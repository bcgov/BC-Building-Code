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EEC77" w14:textId="77777777" w:rsidR="00B37613" w:rsidRDefault="00B37613" w:rsidP="00B37613">
      <w:pPr>
        <w:pStyle w:val="01Part"/>
        <w:rPr>
          <w:ins w:id="0" w:author="Dang, Tommy HOUS:EX" w:date="2023-09-01T16:50:00Z"/>
          <w:rFonts w:eastAsia="HelveticaLTPro-Black"/>
          <w:lang w:val="en-CA"/>
        </w:rPr>
      </w:pPr>
      <w:ins w:id="1" w:author="Dang, Tommy HOUS:EX" w:date="2023-09-01T16:50:00Z">
        <w:r>
          <w:rPr>
            <w:rFonts w:eastAsia="HelveticaLTPro-Black"/>
            <w:lang w:val="en-CA"/>
          </w:rPr>
          <w:t>Part 10</w:t>
        </w:r>
      </w:ins>
    </w:p>
    <w:p w14:paraId="41326F6A" w14:textId="77777777" w:rsidR="00B37613" w:rsidRDefault="00B37613" w:rsidP="00B37613">
      <w:pPr>
        <w:pStyle w:val="01Part"/>
        <w:rPr>
          <w:ins w:id="2" w:author="Dang, Tommy HOUS:EX" w:date="2023-09-01T16:50:00Z"/>
          <w:rFonts w:eastAsia="HelveticaLTPro-Black"/>
          <w:lang w:val="en-CA"/>
        </w:rPr>
      </w:pPr>
      <w:ins w:id="3" w:author="Dang, Tommy HOUS:EX" w:date="2023-09-01T16:50:00Z">
        <w:r>
          <w:rPr>
            <w:rFonts w:eastAsia="HelveticaLTPro-Black"/>
            <w:lang w:val="en-CA"/>
          </w:rPr>
          <w:t>Energy Efficiency</w:t>
        </w:r>
      </w:ins>
    </w:p>
    <w:p w14:paraId="46E91BB6" w14:textId="77777777" w:rsidR="00B37613" w:rsidRPr="00B620DB" w:rsidRDefault="00B37613" w:rsidP="00B37613">
      <w:pPr>
        <w:pStyle w:val="02Section"/>
        <w:rPr>
          <w:ins w:id="4" w:author="Dang, Tommy HOUS:EX" w:date="2023-09-01T16:50:00Z"/>
        </w:rPr>
      </w:pPr>
      <w:proofErr w:type="gramStart"/>
      <w:ins w:id="5" w:author="Dang, Tommy HOUS:EX" w:date="2023-09-01T16:50:00Z">
        <w:r w:rsidRPr="00B620DB">
          <w:t>Section  1</w:t>
        </w:r>
        <w:r>
          <w:t>0</w:t>
        </w:r>
        <w:r w:rsidRPr="00B620DB">
          <w:t>.</w:t>
        </w:r>
        <w:r>
          <w:t>1.</w:t>
        </w:r>
        <w:proofErr w:type="gramEnd"/>
        <w:r w:rsidRPr="00B620DB">
          <w:t>   General</w:t>
        </w:r>
      </w:ins>
    </w:p>
    <w:p w14:paraId="77D8E5A9" w14:textId="77777777" w:rsidR="00B37613" w:rsidRPr="00B620DB" w:rsidRDefault="00B37613" w:rsidP="00B37613">
      <w:pPr>
        <w:pStyle w:val="03Subsection"/>
        <w:rPr>
          <w:ins w:id="6" w:author="Dang, Tommy HOUS:EX" w:date="2023-09-01T16:50:00Z"/>
        </w:rPr>
      </w:pPr>
      <w:bookmarkStart w:id="7" w:name="a55309"/>
      <w:bookmarkStart w:id="8" w:name="a55310"/>
      <w:bookmarkStart w:id="9" w:name="ep001021.1.1"/>
      <w:bookmarkEnd w:id="7"/>
      <w:bookmarkEnd w:id="8"/>
      <w:bookmarkEnd w:id="9"/>
      <w:ins w:id="10" w:author="Dang, Tommy HOUS:EX" w:date="2023-09-01T16:50:00Z">
        <w:r w:rsidRPr="00B620DB">
          <w:t>1</w:t>
        </w:r>
        <w:r>
          <w:t>0</w:t>
        </w:r>
        <w:r w:rsidRPr="00B620DB">
          <w:t>.1.1. Application</w:t>
        </w:r>
        <w:bookmarkStart w:id="11" w:name="a55312"/>
        <w:bookmarkEnd w:id="11"/>
      </w:ins>
    </w:p>
    <w:p w14:paraId="56EF8EB6" w14:textId="77777777" w:rsidR="00B37613" w:rsidRPr="00B620DB" w:rsidRDefault="00B37613" w:rsidP="00B37613">
      <w:pPr>
        <w:pStyle w:val="04Article"/>
        <w:rPr>
          <w:ins w:id="12" w:author="Dang, Tommy HOUS:EX" w:date="2023-09-01T16:50:00Z"/>
        </w:rPr>
      </w:pPr>
      <w:bookmarkStart w:id="13" w:name="a55592"/>
      <w:bookmarkStart w:id="14" w:name="ea004150"/>
      <w:bookmarkEnd w:id="13"/>
      <w:bookmarkEnd w:id="14"/>
      <w:ins w:id="15" w:author="Dang, Tommy HOUS:EX" w:date="2023-09-01T16:50:00Z">
        <w:r w:rsidRPr="00B620DB">
          <w:rPr>
            <w:rStyle w:val="f101"/>
          </w:rPr>
          <w:t>1</w:t>
        </w:r>
        <w:r>
          <w:rPr>
            <w:rStyle w:val="f101"/>
          </w:rPr>
          <w:t>0</w:t>
        </w:r>
        <w:r w:rsidRPr="00B620DB">
          <w:rPr>
            <w:rStyle w:val="f101"/>
          </w:rPr>
          <w:t>.1.1.1. </w:t>
        </w:r>
        <w:r>
          <w:rPr>
            <w:rStyle w:val="f101"/>
          </w:rPr>
          <w:t>Scope</w:t>
        </w:r>
      </w:ins>
    </w:p>
    <w:p w14:paraId="3F42C1F2" w14:textId="77777777" w:rsidR="00B37613" w:rsidRPr="00B620DB" w:rsidRDefault="00B37613" w:rsidP="00B37613">
      <w:pPr>
        <w:pStyle w:val="05Sentence"/>
        <w:rPr>
          <w:ins w:id="16" w:author="Dang, Tommy HOUS:EX" w:date="2023-09-01T16:50:00Z"/>
        </w:rPr>
      </w:pPr>
      <w:bookmarkStart w:id="17" w:name="a55601"/>
      <w:bookmarkStart w:id="18" w:name="es007243"/>
      <w:bookmarkEnd w:id="17"/>
      <w:bookmarkEnd w:id="18"/>
      <w:ins w:id="19" w:author="Dang, Tommy HOUS:EX" w:date="2023-09-01T16:50:00Z">
        <w:r w:rsidRPr="00B620DB">
          <w:rPr>
            <w:rStyle w:val="f101"/>
          </w:rPr>
          <w:t>1)   </w:t>
        </w:r>
        <w:bookmarkStart w:id="20" w:name="a55817"/>
        <w:bookmarkStart w:id="21" w:name="a55599"/>
        <w:bookmarkStart w:id="22" w:name="a55314"/>
        <w:bookmarkEnd w:id="20"/>
        <w:bookmarkEnd w:id="21"/>
        <w:bookmarkEnd w:id="22"/>
        <w:r>
          <w:t>The scope of this Part shall be as described in Subsection 1.3.3. of Division A.</w:t>
        </w:r>
      </w:ins>
    </w:p>
    <w:p w14:paraId="7F1734FB" w14:textId="77777777" w:rsidR="00B37613" w:rsidRPr="00B620DB" w:rsidRDefault="00B37613" w:rsidP="00B37613">
      <w:pPr>
        <w:pStyle w:val="04Article"/>
        <w:rPr>
          <w:ins w:id="23" w:author="Dang, Tommy HOUS:EX" w:date="2023-09-01T16:50:00Z"/>
        </w:rPr>
      </w:pPr>
      <w:bookmarkStart w:id="24" w:name="a55315"/>
      <w:bookmarkStart w:id="25" w:name="a55316"/>
      <w:bookmarkStart w:id="26" w:name="ep001021.1.2"/>
      <w:bookmarkStart w:id="27" w:name="a55318"/>
      <w:bookmarkStart w:id="28" w:name="a55819"/>
      <w:bookmarkStart w:id="29" w:name="ea004151"/>
      <w:bookmarkEnd w:id="24"/>
      <w:bookmarkEnd w:id="25"/>
      <w:bookmarkEnd w:id="26"/>
      <w:bookmarkEnd w:id="27"/>
      <w:bookmarkEnd w:id="28"/>
      <w:bookmarkEnd w:id="29"/>
      <w:ins w:id="30" w:author="Dang, Tommy HOUS:EX" w:date="2023-09-01T16:50:00Z">
        <w:r w:rsidRPr="00B620DB">
          <w:rPr>
            <w:rStyle w:val="f101"/>
          </w:rPr>
          <w:t>1</w:t>
        </w:r>
        <w:r>
          <w:rPr>
            <w:rStyle w:val="f101"/>
          </w:rPr>
          <w:t>0</w:t>
        </w:r>
        <w:r w:rsidRPr="00B620DB">
          <w:rPr>
            <w:rStyle w:val="f101"/>
          </w:rPr>
          <w:t>.1.</w:t>
        </w:r>
        <w:r>
          <w:rPr>
            <w:rStyle w:val="f101"/>
          </w:rPr>
          <w:t>1</w:t>
        </w:r>
        <w:r w:rsidRPr="00B620DB">
          <w:rPr>
            <w:rStyle w:val="f101"/>
          </w:rPr>
          <w:t>.</w:t>
        </w:r>
        <w:r>
          <w:rPr>
            <w:rStyle w:val="f101"/>
          </w:rPr>
          <w:t>2</w:t>
        </w:r>
        <w:r w:rsidRPr="00B620DB">
          <w:rPr>
            <w:rStyle w:val="f101"/>
          </w:rPr>
          <w:t>. A</w:t>
        </w:r>
        <w:r>
          <w:rPr>
            <w:rStyle w:val="f101"/>
          </w:rPr>
          <w:t>pplication</w:t>
        </w:r>
      </w:ins>
    </w:p>
    <w:p w14:paraId="385879BE" w14:textId="77777777" w:rsidR="00B37613" w:rsidRDefault="00B37613" w:rsidP="00B37613">
      <w:pPr>
        <w:pStyle w:val="05Sentence"/>
        <w:rPr>
          <w:ins w:id="31" w:author="Dang, Tommy HOUS:EX" w:date="2023-09-01T16:50:00Z"/>
        </w:rPr>
      </w:pPr>
      <w:bookmarkStart w:id="32" w:name="a55826"/>
      <w:bookmarkStart w:id="33" w:name="es007244"/>
      <w:bookmarkEnd w:id="32"/>
      <w:bookmarkEnd w:id="33"/>
      <w:ins w:id="34" w:author="Dang, Tommy HOUS:EX" w:date="2023-09-01T16:50:00Z">
        <w:r w:rsidRPr="00B620DB">
          <w:rPr>
            <w:rStyle w:val="f101"/>
          </w:rPr>
          <w:t>1)   </w:t>
        </w:r>
        <w:r>
          <w:t>The application of this Part shall be as described in Subsection 1.3.3. of Division A.</w:t>
        </w:r>
      </w:ins>
    </w:p>
    <w:p w14:paraId="354351E7" w14:textId="77777777" w:rsidR="00B37613" w:rsidRPr="00B620DB" w:rsidRDefault="00B37613" w:rsidP="00B37613">
      <w:pPr>
        <w:pStyle w:val="03Subsection"/>
        <w:rPr>
          <w:ins w:id="35" w:author="Dang, Tommy HOUS:EX" w:date="2023-09-01T16:50:00Z"/>
        </w:rPr>
      </w:pPr>
      <w:ins w:id="36" w:author="Dang, Tommy HOUS:EX" w:date="2023-09-01T16:50:00Z">
        <w:r w:rsidRPr="00B620DB">
          <w:t>1</w:t>
        </w:r>
        <w:r>
          <w:t>0</w:t>
        </w:r>
        <w:r w:rsidRPr="00B620DB">
          <w:t>.1.</w:t>
        </w:r>
        <w:r>
          <w:t>2</w:t>
        </w:r>
        <w:r w:rsidRPr="00B620DB">
          <w:t>. </w:t>
        </w:r>
        <w:r>
          <w:t>Definitions</w:t>
        </w:r>
      </w:ins>
    </w:p>
    <w:p w14:paraId="72A9E9A0" w14:textId="77777777" w:rsidR="00B37613" w:rsidRDefault="00B37613" w:rsidP="00B37613">
      <w:pPr>
        <w:pStyle w:val="04Article"/>
        <w:rPr>
          <w:ins w:id="37" w:author="Dang, Tommy HOUS:EX" w:date="2023-09-01T16:50:00Z"/>
          <w:rStyle w:val="f101"/>
        </w:rPr>
      </w:pPr>
      <w:ins w:id="38" w:author="Dang, Tommy HOUS:EX" w:date="2023-09-01T16:50:00Z">
        <w:r w:rsidRPr="00B620DB">
          <w:rPr>
            <w:rStyle w:val="f101"/>
          </w:rPr>
          <w:t>1</w:t>
        </w:r>
        <w:r>
          <w:rPr>
            <w:rStyle w:val="f101"/>
          </w:rPr>
          <w:t>0</w:t>
        </w:r>
        <w:r w:rsidRPr="00B620DB">
          <w:rPr>
            <w:rStyle w:val="f101"/>
          </w:rPr>
          <w:t>.1.1.1. </w:t>
        </w:r>
        <w:r>
          <w:rPr>
            <w:rStyle w:val="f101"/>
          </w:rPr>
          <w:t>Defined Terms</w:t>
        </w:r>
      </w:ins>
    </w:p>
    <w:p w14:paraId="7B748FBD" w14:textId="77777777" w:rsidR="00B37613" w:rsidRDefault="00B37613" w:rsidP="00B37613">
      <w:pPr>
        <w:pStyle w:val="05Sentence"/>
        <w:rPr>
          <w:ins w:id="39" w:author="Dang, Tommy HOUS:EX" w:date="2023-09-01T16:50:00Z"/>
        </w:rPr>
      </w:pPr>
      <w:ins w:id="40" w:author="Dang, Tommy HOUS:EX" w:date="2023-09-01T16:50:00Z">
        <w:r>
          <w:t>1)   Words that appear in italics are defined in Article 1.4.1.2.</w:t>
        </w:r>
      </w:ins>
    </w:p>
    <w:p w14:paraId="41BB462A" w14:textId="77777777" w:rsidR="00B37613" w:rsidRDefault="00B37613" w:rsidP="00B37613">
      <w:pPr>
        <w:pStyle w:val="02Section"/>
        <w:rPr>
          <w:ins w:id="41" w:author="Dang, Tommy HOUS:EX" w:date="2023-09-01T16:50:00Z"/>
        </w:rPr>
      </w:pPr>
      <w:proofErr w:type="gramStart"/>
      <w:ins w:id="42" w:author="Dang, Tommy HOUS:EX" w:date="2023-09-01T16:50:00Z">
        <w:r w:rsidRPr="00B620DB">
          <w:t>Section  1</w:t>
        </w:r>
        <w:r>
          <w:t>0</w:t>
        </w:r>
        <w:r w:rsidRPr="00B620DB">
          <w:t>.</w:t>
        </w:r>
        <w:r>
          <w:t>2.</w:t>
        </w:r>
        <w:proofErr w:type="gramEnd"/>
        <w:r w:rsidRPr="00B620DB">
          <w:t xml:space="preserve">   </w:t>
        </w:r>
        <w:r>
          <w:t>Energy Efficiency</w:t>
        </w:r>
      </w:ins>
    </w:p>
    <w:p w14:paraId="487F8084" w14:textId="77777777" w:rsidR="00B37613" w:rsidRPr="00B620DB" w:rsidRDefault="00B37613" w:rsidP="00B37613">
      <w:pPr>
        <w:pStyle w:val="03Subsection"/>
        <w:rPr>
          <w:ins w:id="43" w:author="Dang, Tommy HOUS:EX" w:date="2023-09-01T16:50:00Z"/>
        </w:rPr>
      </w:pPr>
      <w:ins w:id="44" w:author="Dang, Tommy HOUS:EX" w:date="2023-09-01T16:50:00Z">
        <w:r w:rsidRPr="00B620DB">
          <w:t>1</w:t>
        </w:r>
        <w:r>
          <w:t>0</w:t>
        </w:r>
        <w:r w:rsidRPr="00B620DB">
          <w:t>.</w:t>
        </w:r>
        <w:r>
          <w:t>2</w:t>
        </w:r>
        <w:r w:rsidRPr="00B620DB">
          <w:t>.1. </w:t>
        </w:r>
        <w:r>
          <w:t>General</w:t>
        </w:r>
      </w:ins>
    </w:p>
    <w:p w14:paraId="5E7217D3" w14:textId="77777777" w:rsidR="00B37613" w:rsidRDefault="00B37613" w:rsidP="00B37613">
      <w:pPr>
        <w:pStyle w:val="04Article"/>
        <w:rPr>
          <w:ins w:id="45" w:author="Dang, Tommy HOUS:EX" w:date="2023-09-01T16:50:00Z"/>
          <w:rStyle w:val="f101"/>
        </w:rPr>
      </w:pPr>
      <w:ins w:id="46" w:author="Dang, Tommy HOUS:EX" w:date="2023-09-01T16:50:00Z">
        <w:r w:rsidRPr="00B620DB">
          <w:rPr>
            <w:rStyle w:val="f101"/>
          </w:rPr>
          <w:t>1</w:t>
        </w:r>
        <w:r>
          <w:rPr>
            <w:rStyle w:val="f101"/>
          </w:rPr>
          <w:t>0</w:t>
        </w:r>
        <w:r w:rsidRPr="00B620DB">
          <w:rPr>
            <w:rStyle w:val="f101"/>
          </w:rPr>
          <w:t>.</w:t>
        </w:r>
        <w:r>
          <w:rPr>
            <w:rStyle w:val="f101"/>
          </w:rPr>
          <w:t>2</w:t>
        </w:r>
        <w:r w:rsidRPr="00B620DB">
          <w:rPr>
            <w:rStyle w:val="f101"/>
          </w:rPr>
          <w:t>.1.1. </w:t>
        </w:r>
        <w:r>
          <w:rPr>
            <w:rStyle w:val="f101"/>
          </w:rPr>
          <w:t>Application</w:t>
        </w:r>
      </w:ins>
    </w:p>
    <w:p w14:paraId="5A08EB9E" w14:textId="77777777" w:rsidR="00B37613" w:rsidRDefault="00B37613" w:rsidP="00B37613">
      <w:pPr>
        <w:pStyle w:val="05Sentence"/>
        <w:rPr>
          <w:ins w:id="47" w:author="Dang, Tommy HOUS:EX" w:date="2023-09-01T16:50:00Z"/>
        </w:rPr>
      </w:pPr>
      <w:ins w:id="48" w:author="Dang, Tommy HOUS:EX" w:date="2023-09-01T16:50:00Z">
        <w:r>
          <w:t xml:space="preserve">1)   This Section does not apply to </w:t>
        </w:r>
        <w:r w:rsidRPr="00231CBE">
          <w:rPr>
            <w:i/>
            <w:iCs/>
          </w:rPr>
          <w:t>buildings</w:t>
        </w:r>
        <w:r>
          <w:t xml:space="preserve"> described in Sentence 1.3.3.3.(1) of Division A.</w:t>
        </w:r>
      </w:ins>
    </w:p>
    <w:p w14:paraId="2343F0CE" w14:textId="77777777" w:rsidR="00B37613" w:rsidRPr="00B620DB" w:rsidRDefault="00B37613" w:rsidP="00B37613">
      <w:pPr>
        <w:pStyle w:val="03Subsection"/>
        <w:rPr>
          <w:ins w:id="49" w:author="Dang, Tommy HOUS:EX" w:date="2023-09-01T16:50:00Z"/>
        </w:rPr>
      </w:pPr>
      <w:ins w:id="50" w:author="Dang, Tommy HOUS:EX" w:date="2023-09-01T16:50:00Z">
        <w:r w:rsidRPr="00B620DB">
          <w:t>1</w:t>
        </w:r>
        <w:r>
          <w:t>0</w:t>
        </w:r>
        <w:r w:rsidRPr="00B620DB">
          <w:t>.</w:t>
        </w:r>
        <w:r>
          <w:t>2</w:t>
        </w:r>
        <w:r w:rsidRPr="00B620DB">
          <w:t>.</w:t>
        </w:r>
        <w:r>
          <w:t>2</w:t>
        </w:r>
        <w:r w:rsidRPr="00B620DB">
          <w:t>. </w:t>
        </w:r>
        <w:r>
          <w:t>Design and Construction</w:t>
        </w:r>
      </w:ins>
    </w:p>
    <w:p w14:paraId="0079D19A" w14:textId="77777777" w:rsidR="00B37613" w:rsidRDefault="00B37613" w:rsidP="00B37613">
      <w:pPr>
        <w:pStyle w:val="04Article"/>
        <w:rPr>
          <w:ins w:id="51" w:author="Dang, Tommy HOUS:EX" w:date="2023-09-01T16:50:00Z"/>
          <w:rStyle w:val="f101"/>
        </w:rPr>
      </w:pPr>
      <w:ins w:id="52" w:author="Dang, Tommy HOUS:EX" w:date="2023-09-01T16:50:00Z">
        <w:r w:rsidRPr="00B620DB">
          <w:rPr>
            <w:rStyle w:val="f101"/>
          </w:rPr>
          <w:t>1</w:t>
        </w:r>
        <w:r>
          <w:rPr>
            <w:rStyle w:val="f101"/>
          </w:rPr>
          <w:t>0</w:t>
        </w:r>
        <w:r w:rsidRPr="00B620DB">
          <w:rPr>
            <w:rStyle w:val="f101"/>
          </w:rPr>
          <w:t>.</w:t>
        </w:r>
        <w:r>
          <w:rPr>
            <w:rStyle w:val="f101"/>
          </w:rPr>
          <w:t>2</w:t>
        </w:r>
        <w:r w:rsidRPr="00B620DB">
          <w:rPr>
            <w:rStyle w:val="f101"/>
          </w:rPr>
          <w:t>.</w:t>
        </w:r>
        <w:r>
          <w:rPr>
            <w:rStyle w:val="f101"/>
          </w:rPr>
          <w:t>2</w:t>
        </w:r>
        <w:r w:rsidRPr="00B620DB">
          <w:rPr>
            <w:rStyle w:val="f101"/>
          </w:rPr>
          <w:t>.1. </w:t>
        </w:r>
        <w:r>
          <w:rPr>
            <w:rStyle w:val="f101"/>
          </w:rPr>
          <w:t>Design and Construction</w:t>
        </w:r>
      </w:ins>
    </w:p>
    <w:p w14:paraId="5C6AAE5A" w14:textId="77777777" w:rsidR="00B37613" w:rsidRPr="00231CBE" w:rsidRDefault="00B37613" w:rsidP="00B37613">
      <w:pPr>
        <w:pStyle w:val="05Sentence"/>
        <w:rPr>
          <w:ins w:id="53" w:author="Dang, Tommy HOUS:EX" w:date="2023-09-01T16:50:00Z"/>
        </w:rPr>
      </w:pPr>
      <w:ins w:id="54" w:author="Dang, Tommy HOUS:EX" w:date="2023-09-01T16:50:00Z">
        <w:r>
          <w:t xml:space="preserve">1)   Except as permitted in Article 10.2.2.2., </w:t>
        </w:r>
        <w:r w:rsidRPr="00231CBE">
          <w:rPr>
            <w:i/>
            <w:iCs/>
          </w:rPr>
          <w:t>buildings</w:t>
        </w:r>
        <w:r>
          <w:t xml:space="preserve"> shall be designed and constructed to conform to</w:t>
        </w:r>
      </w:ins>
    </w:p>
    <w:p w14:paraId="03AF8F63" w14:textId="77777777" w:rsidR="00B37613" w:rsidRDefault="00B37613" w:rsidP="00B37613">
      <w:pPr>
        <w:pStyle w:val="05Sentence"/>
        <w:rPr>
          <w:ins w:id="55" w:author="Dang, Tommy HOUS:EX" w:date="2023-09-01T16:50:00Z"/>
        </w:rPr>
      </w:pPr>
      <w:ins w:id="56" w:author="Dang, Tommy HOUS:EX" w:date="2023-09-01T16:50:00Z">
        <w:r>
          <w:t>a)   ANSI/ASHRAE/IES 90.1, “Energy Standard for Buildings Except Low-Rise Residential Buildings” (except Subsection 8.4.2.),</w:t>
        </w:r>
      </w:ins>
    </w:p>
    <w:p w14:paraId="011C7BFF" w14:textId="77777777" w:rsidR="00B37613" w:rsidRDefault="00B37613" w:rsidP="00B37613">
      <w:pPr>
        <w:pStyle w:val="05Sentence"/>
        <w:rPr>
          <w:ins w:id="57" w:author="Dang, Tommy HOUS:EX" w:date="2023-09-01T16:50:00Z"/>
        </w:rPr>
      </w:pPr>
      <w:ins w:id="58" w:author="Dang, Tommy HOUS:EX" w:date="2023-09-01T16:50:00Z">
        <w:r>
          <w:t>b)   the NECB, or</w:t>
        </w:r>
      </w:ins>
    </w:p>
    <w:p w14:paraId="3CCD8D80" w14:textId="77777777" w:rsidR="00B37613" w:rsidRDefault="00B37613" w:rsidP="00B37613">
      <w:pPr>
        <w:pStyle w:val="05Sentence"/>
        <w:rPr>
          <w:ins w:id="59" w:author="Dang, Tommy HOUS:EX" w:date="2023-09-01T16:50:00Z"/>
        </w:rPr>
      </w:pPr>
      <w:ins w:id="60" w:author="Dang, Tommy HOUS:EX" w:date="2023-09-01T16:50:00Z">
        <w:r>
          <w:t>c)   Subsection 10.2.3.</w:t>
        </w:r>
      </w:ins>
    </w:p>
    <w:p w14:paraId="34BA3341" w14:textId="77777777" w:rsidR="00B37613" w:rsidRDefault="00B37613" w:rsidP="00B37613">
      <w:pPr>
        <w:pStyle w:val="05Sentence"/>
        <w:rPr>
          <w:ins w:id="61" w:author="Dang, Tommy HOUS:EX" w:date="2023-09-01T16:50:00Z"/>
        </w:rPr>
      </w:pPr>
      <w:ins w:id="62" w:author="Dang, Tommy HOUS:EX" w:date="2023-09-01T16:50:00Z">
        <w:r>
          <w:t xml:space="preserve">2)   Where a </w:t>
        </w:r>
        <w:r w:rsidRPr="00231CBE">
          <w:rPr>
            <w:i/>
            <w:iCs/>
          </w:rPr>
          <w:t>building</w:t>
        </w:r>
        <w:r>
          <w:t xml:space="preserve"> contains one or more </w:t>
        </w:r>
        <w:r w:rsidRPr="00231CBE">
          <w:rPr>
            <w:i/>
            <w:iCs/>
          </w:rPr>
          <w:t>major occupancies</w:t>
        </w:r>
        <w:r>
          <w:t xml:space="preserve"> listed in Subsection 10.2.3., those </w:t>
        </w:r>
        <w:r w:rsidRPr="005418E7">
          <w:rPr>
            <w:i/>
            <w:iCs/>
          </w:rPr>
          <w:t>major occupancies</w:t>
        </w:r>
        <w:r>
          <w:t xml:space="preserve"> shall conform to the requirements of any of Steps 2 to 4, as described in Sentence 10.2.3.2.(3), and where the </w:t>
        </w:r>
        <w:r w:rsidRPr="00231CBE">
          <w:rPr>
            <w:i/>
            <w:iCs/>
          </w:rPr>
          <w:t>building</w:t>
        </w:r>
        <w:r>
          <w:t xml:space="preserve"> contains </w:t>
        </w:r>
        <w:r w:rsidRPr="00231CBE">
          <w:rPr>
            <w:i/>
            <w:iCs/>
          </w:rPr>
          <w:t>major occupancies</w:t>
        </w:r>
        <w:r>
          <w:t xml:space="preserve"> not listed in Subsection 10.2.3., those remaining </w:t>
        </w:r>
        <w:r w:rsidRPr="00231CBE">
          <w:rPr>
            <w:i/>
            <w:iCs/>
          </w:rPr>
          <w:t>major occupancies</w:t>
        </w:r>
        <w:r>
          <w:t xml:space="preserve"> shall comply with Clause (1)(a) or (b).</w:t>
        </w:r>
      </w:ins>
    </w:p>
    <w:p w14:paraId="664D1C0D" w14:textId="77777777" w:rsidR="00B37613" w:rsidRDefault="00B37613" w:rsidP="00B37613">
      <w:pPr>
        <w:pStyle w:val="04Article"/>
        <w:rPr>
          <w:ins w:id="63" w:author="Dang, Tommy HOUS:EX" w:date="2023-09-01T16:50:00Z"/>
          <w:rStyle w:val="f101"/>
        </w:rPr>
      </w:pPr>
      <w:ins w:id="64" w:author="Dang, Tommy HOUS:EX" w:date="2023-09-01T16:50:00Z">
        <w:r w:rsidRPr="00B620DB">
          <w:rPr>
            <w:rStyle w:val="f101"/>
          </w:rPr>
          <w:t>1</w:t>
        </w:r>
        <w:r>
          <w:rPr>
            <w:rStyle w:val="f101"/>
          </w:rPr>
          <w:t>0</w:t>
        </w:r>
        <w:r w:rsidRPr="00B620DB">
          <w:rPr>
            <w:rStyle w:val="f101"/>
          </w:rPr>
          <w:t>.</w:t>
        </w:r>
        <w:r>
          <w:rPr>
            <w:rStyle w:val="f101"/>
          </w:rPr>
          <w:t>2</w:t>
        </w:r>
        <w:r w:rsidRPr="00B620DB">
          <w:rPr>
            <w:rStyle w:val="f101"/>
          </w:rPr>
          <w:t>.</w:t>
        </w:r>
        <w:r>
          <w:rPr>
            <w:rStyle w:val="f101"/>
          </w:rPr>
          <w:t>2</w:t>
        </w:r>
        <w:r w:rsidRPr="00B620DB">
          <w:rPr>
            <w:rStyle w:val="f101"/>
          </w:rPr>
          <w:t>.</w:t>
        </w:r>
        <w:r>
          <w:rPr>
            <w:rStyle w:val="f101"/>
          </w:rPr>
          <w:t>2</w:t>
        </w:r>
        <w:r w:rsidRPr="00B620DB">
          <w:rPr>
            <w:rStyle w:val="f101"/>
          </w:rPr>
          <w:t>. </w:t>
        </w:r>
        <w:r>
          <w:rPr>
            <w:rStyle w:val="f101"/>
          </w:rPr>
          <w:t>Application to Existing Buildings</w:t>
        </w:r>
      </w:ins>
    </w:p>
    <w:p w14:paraId="373A1DF4" w14:textId="77777777" w:rsidR="00B37613" w:rsidRDefault="00B37613" w:rsidP="00B37613">
      <w:pPr>
        <w:pStyle w:val="05Sentence"/>
        <w:rPr>
          <w:ins w:id="65" w:author="Dang, Tommy HOUS:EX" w:date="2023-09-01T16:50:00Z"/>
        </w:rPr>
      </w:pPr>
      <w:ins w:id="66" w:author="Dang, Tommy HOUS:EX" w:date="2023-09-01T16:50:00Z">
        <w:r>
          <w:t>(See Note A-10.2.2.2.)</w:t>
        </w:r>
      </w:ins>
    </w:p>
    <w:p w14:paraId="4B9BDD73" w14:textId="77777777" w:rsidR="00B37613" w:rsidRDefault="00B37613" w:rsidP="00B37613">
      <w:pPr>
        <w:pStyle w:val="05Sentence"/>
        <w:rPr>
          <w:ins w:id="67" w:author="Dang, Tommy HOUS:EX" w:date="2023-09-01T16:50:00Z"/>
        </w:rPr>
      </w:pPr>
      <w:ins w:id="68" w:author="Dang, Tommy HOUS:EX" w:date="2023-09-01T16:50:00Z">
        <w:r>
          <w:t xml:space="preserve">1)   Where a </w:t>
        </w:r>
        <w:r w:rsidRPr="00231CBE">
          <w:rPr>
            <w:i/>
            <w:iCs/>
          </w:rPr>
          <w:t>building</w:t>
        </w:r>
        <w:r>
          <w:t xml:space="preserve"> or </w:t>
        </w:r>
        <w:r w:rsidRPr="00231CBE">
          <w:rPr>
            <w:i/>
            <w:iCs/>
          </w:rPr>
          <w:t>major occupancy</w:t>
        </w:r>
        <w:r>
          <w:t xml:space="preserve"> designed and constructed to conform to any version of ANSI/ASHRAE/IES 90.1, “Energy Standard for Buildings Except Low-Rise Residential Buildings” is altered, rehabilitated, or renovated, or there is a change in </w:t>
        </w:r>
        <w:r w:rsidRPr="003C196C">
          <w:rPr>
            <w:i/>
            <w:iCs/>
          </w:rPr>
          <w:t>occupancy</w:t>
        </w:r>
        <w:r>
          <w:t xml:space="preserve">, the energy performance of the </w:t>
        </w:r>
        <w:r w:rsidRPr="00231CBE">
          <w:rPr>
            <w:i/>
            <w:iCs/>
          </w:rPr>
          <w:t>alteration</w:t>
        </w:r>
        <w:r>
          <w:t xml:space="preserve">, rehabilitation, renovation, or change in </w:t>
        </w:r>
        <w:r w:rsidRPr="00231CBE">
          <w:rPr>
            <w:i/>
            <w:iCs/>
          </w:rPr>
          <w:t>occupancy</w:t>
        </w:r>
        <w:r>
          <w:t xml:space="preserve"> shall comply with Clause 10.2.2.1.(1)(a) or (c).</w:t>
        </w:r>
      </w:ins>
    </w:p>
    <w:p w14:paraId="358B6D61" w14:textId="77777777" w:rsidR="00B37613" w:rsidRDefault="00B37613" w:rsidP="00B37613">
      <w:pPr>
        <w:pStyle w:val="05Sentence"/>
        <w:rPr>
          <w:ins w:id="69" w:author="Dang, Tommy HOUS:EX" w:date="2023-09-01T16:50:00Z"/>
        </w:rPr>
      </w:pPr>
      <w:ins w:id="70" w:author="Dang, Tommy HOUS:EX" w:date="2023-09-01T16:50:00Z">
        <w:r>
          <w:lastRenderedPageBreak/>
          <w:t xml:space="preserve">2)   Notwithstanding Article 1.1.1.1. of Division A of the NECB, where a </w:t>
        </w:r>
        <w:r w:rsidRPr="00231CBE">
          <w:rPr>
            <w:i/>
            <w:iCs/>
          </w:rPr>
          <w:t>building</w:t>
        </w:r>
        <w:r>
          <w:t xml:space="preserve"> or </w:t>
        </w:r>
        <w:r w:rsidRPr="00231CBE">
          <w:rPr>
            <w:i/>
            <w:iCs/>
          </w:rPr>
          <w:t>major occupancy</w:t>
        </w:r>
        <w:r>
          <w:t xml:space="preserve"> designed and constructed to conform to any version of the NECB is altered, rehabilitated, or renovated, or there is a change in </w:t>
        </w:r>
        <w:r w:rsidRPr="00231CBE">
          <w:rPr>
            <w:i/>
            <w:iCs/>
          </w:rPr>
          <w:t>occupancy</w:t>
        </w:r>
        <w:r>
          <w:t xml:space="preserve">, the energy performance of the </w:t>
        </w:r>
        <w:r w:rsidRPr="00231CBE">
          <w:rPr>
            <w:i/>
            <w:iCs/>
          </w:rPr>
          <w:t>alteration</w:t>
        </w:r>
        <w:r>
          <w:t xml:space="preserve">, rehabilitation, renovation or change in </w:t>
        </w:r>
        <w:r w:rsidRPr="00231CBE">
          <w:rPr>
            <w:i/>
            <w:iCs/>
          </w:rPr>
          <w:t>occupancy</w:t>
        </w:r>
        <w:r>
          <w:t>, shall comply with Clause 10.2.2.1.(1)(b) or (c).</w:t>
        </w:r>
      </w:ins>
    </w:p>
    <w:p w14:paraId="40EFEB98" w14:textId="77777777" w:rsidR="00B37613" w:rsidRDefault="00B37613" w:rsidP="00B37613">
      <w:pPr>
        <w:pStyle w:val="05Sentence"/>
        <w:rPr>
          <w:ins w:id="71" w:author="Dang, Tommy HOUS:EX" w:date="2023-09-01T16:50:00Z"/>
        </w:rPr>
      </w:pPr>
      <w:ins w:id="72" w:author="Dang, Tommy HOUS:EX" w:date="2023-09-01T16:50:00Z">
        <w:r>
          <w:t xml:space="preserve">3)   Notwithstanding Article 1.1.1.1. of Division A of the NECB, where a </w:t>
        </w:r>
        <w:r w:rsidRPr="00231CBE">
          <w:rPr>
            <w:i/>
            <w:iCs/>
          </w:rPr>
          <w:t>building</w:t>
        </w:r>
        <w:r>
          <w:t xml:space="preserve"> or </w:t>
        </w:r>
        <w:r w:rsidRPr="00231CBE">
          <w:rPr>
            <w:i/>
            <w:iCs/>
          </w:rPr>
          <w:t>major occupancy</w:t>
        </w:r>
        <w:r>
          <w:t xml:space="preserve"> </w:t>
        </w:r>
        <w:proofErr w:type="gramStart"/>
        <w:r>
          <w:t>designed</w:t>
        </w:r>
        <w:proofErr w:type="gramEnd"/>
        <w:r>
          <w:t xml:space="preserve"> and constructed to conform to any version of Subsection 10.2.3. is altered, rehabilitated, renovated, or there is a change in </w:t>
        </w:r>
        <w:r w:rsidRPr="00231CBE">
          <w:rPr>
            <w:i/>
            <w:iCs/>
          </w:rPr>
          <w:t>occupancy</w:t>
        </w:r>
        <w:r>
          <w:t xml:space="preserve">, the energy performance of the </w:t>
        </w:r>
        <w:r w:rsidRPr="00231CBE">
          <w:rPr>
            <w:i/>
            <w:iCs/>
          </w:rPr>
          <w:t>alteration</w:t>
        </w:r>
        <w:r>
          <w:t xml:space="preserve">, rehabilitation, renovation, or change in </w:t>
        </w:r>
        <w:r w:rsidRPr="00231CBE">
          <w:rPr>
            <w:i/>
            <w:iCs/>
          </w:rPr>
          <w:t>occupancy</w:t>
        </w:r>
        <w:r>
          <w:t>, shall comply Clauses 10.2.2.1.(1)(b) or (c).</w:t>
        </w:r>
      </w:ins>
    </w:p>
    <w:p w14:paraId="4F2DF963" w14:textId="77777777" w:rsidR="00B37613" w:rsidRDefault="00B37613" w:rsidP="00B37613">
      <w:pPr>
        <w:pStyle w:val="05Sentence"/>
        <w:rPr>
          <w:ins w:id="73" w:author="Dang, Tommy HOUS:EX" w:date="2023-09-01T16:50:00Z"/>
        </w:rPr>
      </w:pPr>
      <w:ins w:id="74" w:author="Dang, Tommy HOUS:EX" w:date="2023-09-01T16:50:00Z">
        <w:r>
          <w:t xml:space="preserve">4)   Notwithstanding Article 1.1.1.1. of Division A of the NECB, where a </w:t>
        </w:r>
        <w:r w:rsidRPr="00231CBE">
          <w:rPr>
            <w:i/>
            <w:iCs/>
          </w:rPr>
          <w:t>building</w:t>
        </w:r>
        <w:r>
          <w:t xml:space="preserve"> or </w:t>
        </w:r>
        <w:r w:rsidRPr="00231CBE">
          <w:rPr>
            <w:i/>
            <w:iCs/>
          </w:rPr>
          <w:t>major occupancy</w:t>
        </w:r>
        <w:r>
          <w:t xml:space="preserve"> that is not described in Sentences (1) through (3) is altered, rehabilitated, renovated, or there is a change in </w:t>
        </w:r>
        <w:r w:rsidRPr="00231CBE">
          <w:rPr>
            <w:i/>
            <w:iCs/>
          </w:rPr>
          <w:t>occupancy</w:t>
        </w:r>
        <w:r>
          <w:t xml:space="preserve">, the energy performance of the </w:t>
        </w:r>
        <w:r w:rsidRPr="00231CBE">
          <w:rPr>
            <w:i/>
            <w:iCs/>
          </w:rPr>
          <w:t>alteration</w:t>
        </w:r>
        <w:r>
          <w:t xml:space="preserve">, rehabilitation, renovation, or change in </w:t>
        </w:r>
        <w:r w:rsidRPr="00231CBE">
          <w:rPr>
            <w:i/>
            <w:iCs/>
          </w:rPr>
          <w:t>occupancy</w:t>
        </w:r>
        <w:r>
          <w:t xml:space="preserve"> shall comply with Sentence 10.2.2.1.(1).</w:t>
        </w:r>
      </w:ins>
    </w:p>
    <w:p w14:paraId="31C53CA2" w14:textId="77777777" w:rsidR="00B37613" w:rsidRPr="00B620DB" w:rsidRDefault="00B37613" w:rsidP="00B37613">
      <w:pPr>
        <w:pStyle w:val="03Subsection"/>
        <w:rPr>
          <w:ins w:id="75" w:author="Dang, Tommy HOUS:EX" w:date="2023-09-01T16:50:00Z"/>
        </w:rPr>
      </w:pPr>
      <w:ins w:id="76" w:author="Dang, Tommy HOUS:EX" w:date="2023-09-01T16:50:00Z">
        <w:r w:rsidRPr="00B620DB">
          <w:t>1</w:t>
        </w:r>
        <w:r>
          <w:t>0</w:t>
        </w:r>
        <w:r w:rsidRPr="00B620DB">
          <w:t>.</w:t>
        </w:r>
        <w:r>
          <w:t>2</w:t>
        </w:r>
        <w:r w:rsidRPr="00B620DB">
          <w:t>.</w:t>
        </w:r>
        <w:r>
          <w:t>3</w:t>
        </w:r>
        <w:r w:rsidRPr="00B620DB">
          <w:t>. </w:t>
        </w:r>
        <w:r>
          <w:t>Energy Step Code</w:t>
        </w:r>
      </w:ins>
    </w:p>
    <w:p w14:paraId="76B3DB61" w14:textId="77777777" w:rsidR="00B37613" w:rsidRDefault="00B37613" w:rsidP="00B37613">
      <w:pPr>
        <w:pStyle w:val="04Article"/>
        <w:rPr>
          <w:ins w:id="77" w:author="Dang, Tommy HOUS:EX" w:date="2023-09-01T16:50:00Z"/>
          <w:rStyle w:val="f101"/>
        </w:rPr>
      </w:pPr>
      <w:ins w:id="78" w:author="Dang, Tommy HOUS:EX" w:date="2023-09-01T16:50:00Z">
        <w:r w:rsidRPr="00B620DB">
          <w:rPr>
            <w:rStyle w:val="f101"/>
          </w:rPr>
          <w:t>1</w:t>
        </w:r>
        <w:r>
          <w:rPr>
            <w:rStyle w:val="f101"/>
          </w:rPr>
          <w:t>0</w:t>
        </w:r>
        <w:r w:rsidRPr="00B620DB">
          <w:rPr>
            <w:rStyle w:val="f101"/>
          </w:rPr>
          <w:t>.</w:t>
        </w:r>
        <w:r>
          <w:rPr>
            <w:rStyle w:val="f101"/>
          </w:rPr>
          <w:t>2</w:t>
        </w:r>
        <w:r w:rsidRPr="00B620DB">
          <w:rPr>
            <w:rStyle w:val="f101"/>
          </w:rPr>
          <w:t>.</w:t>
        </w:r>
        <w:r>
          <w:rPr>
            <w:rStyle w:val="f101"/>
          </w:rPr>
          <w:t>3</w:t>
        </w:r>
        <w:r w:rsidRPr="00B620DB">
          <w:rPr>
            <w:rStyle w:val="f101"/>
          </w:rPr>
          <w:t>.1. </w:t>
        </w:r>
        <w:r>
          <w:rPr>
            <w:rStyle w:val="f101"/>
          </w:rPr>
          <w:t>Application</w:t>
        </w:r>
      </w:ins>
    </w:p>
    <w:p w14:paraId="6CF411D8" w14:textId="77777777" w:rsidR="00B37613" w:rsidRDefault="00B37613" w:rsidP="00B37613">
      <w:pPr>
        <w:pStyle w:val="05Sentence"/>
        <w:rPr>
          <w:ins w:id="79" w:author="Dang, Tommy HOUS:EX" w:date="2023-09-01T16:50:00Z"/>
        </w:rPr>
      </w:pPr>
      <w:ins w:id="80" w:author="Dang, Tommy HOUS:EX" w:date="2023-09-01T16:50:00Z">
        <w:r>
          <w:t xml:space="preserve">1)   This Subsection applies to </w:t>
        </w:r>
        <w:r w:rsidRPr="00231CBE">
          <w:rPr>
            <w:i/>
            <w:iCs/>
          </w:rPr>
          <w:t>buildings</w:t>
        </w:r>
        <w:r>
          <w:t xml:space="preserve"> containing any of the following </w:t>
        </w:r>
        <w:r w:rsidRPr="00231CBE">
          <w:rPr>
            <w:i/>
            <w:iCs/>
          </w:rPr>
          <w:t>major occupancies</w:t>
        </w:r>
        <w:r>
          <w:t>:</w:t>
        </w:r>
      </w:ins>
    </w:p>
    <w:p w14:paraId="6A5D842D" w14:textId="77777777" w:rsidR="00B37613" w:rsidRDefault="00B37613" w:rsidP="00B37613">
      <w:pPr>
        <w:pStyle w:val="05Sentence"/>
        <w:rPr>
          <w:ins w:id="81" w:author="Dang, Tommy HOUS:EX" w:date="2023-09-01T16:50:00Z"/>
        </w:rPr>
      </w:pPr>
      <w:ins w:id="82" w:author="Dang, Tommy HOUS:EX" w:date="2023-09-01T16:50:00Z">
        <w:r>
          <w:t xml:space="preserve">a)   </w:t>
        </w:r>
        <w:r w:rsidRPr="00231CBE">
          <w:rPr>
            <w:i/>
            <w:iCs/>
          </w:rPr>
          <w:t>assembly</w:t>
        </w:r>
        <w:r>
          <w:t>, as described in Tables 10.2.3.3.-A, 10.2.3.3.-B, 10.2.3.3.-C and 10.2.3.3.-D,</w:t>
        </w:r>
      </w:ins>
    </w:p>
    <w:p w14:paraId="20A4A42A" w14:textId="77777777" w:rsidR="00B37613" w:rsidRDefault="00B37613" w:rsidP="00B37613">
      <w:pPr>
        <w:pStyle w:val="05Sentence"/>
        <w:rPr>
          <w:ins w:id="83" w:author="Dang, Tommy HOUS:EX" w:date="2023-09-01T16:50:00Z"/>
        </w:rPr>
      </w:pPr>
      <w:ins w:id="84" w:author="Dang, Tommy HOUS:EX" w:date="2023-09-01T16:50:00Z">
        <w:r>
          <w:t xml:space="preserve">b)   </w:t>
        </w:r>
        <w:r>
          <w:rPr>
            <w:i/>
            <w:iCs/>
          </w:rPr>
          <w:t>treatment</w:t>
        </w:r>
        <w:r>
          <w:t>, as described in Table 10.2.3.3.-E,</w:t>
        </w:r>
      </w:ins>
    </w:p>
    <w:p w14:paraId="673AB5B9" w14:textId="77777777" w:rsidR="00B37613" w:rsidRDefault="00B37613" w:rsidP="00B37613">
      <w:pPr>
        <w:pStyle w:val="05Sentence"/>
        <w:rPr>
          <w:ins w:id="85" w:author="Dang, Tommy HOUS:EX" w:date="2023-09-01T16:50:00Z"/>
        </w:rPr>
      </w:pPr>
      <w:ins w:id="86" w:author="Dang, Tommy HOUS:EX" w:date="2023-09-01T16:50:00Z">
        <w:r>
          <w:t xml:space="preserve">c)   </w:t>
        </w:r>
        <w:r w:rsidRPr="00231CBE">
          <w:rPr>
            <w:i/>
            <w:iCs/>
          </w:rPr>
          <w:t>care</w:t>
        </w:r>
        <w:r>
          <w:t>, as described in Table 10.2.3.3.-F,</w:t>
        </w:r>
      </w:ins>
    </w:p>
    <w:p w14:paraId="525A6B93" w14:textId="77777777" w:rsidR="00B37613" w:rsidRDefault="00B37613" w:rsidP="00B37613">
      <w:pPr>
        <w:pStyle w:val="05Sentence"/>
        <w:rPr>
          <w:ins w:id="87" w:author="Dang, Tommy HOUS:EX" w:date="2023-09-01T16:50:00Z"/>
        </w:rPr>
      </w:pPr>
      <w:ins w:id="88" w:author="Dang, Tommy HOUS:EX" w:date="2023-09-01T16:50:00Z">
        <w:r>
          <w:t xml:space="preserve">d)   </w:t>
        </w:r>
        <w:r>
          <w:rPr>
            <w:i/>
            <w:iCs/>
          </w:rPr>
          <w:t>residential</w:t>
        </w:r>
        <w:r>
          <w:t>,</w:t>
        </w:r>
      </w:ins>
    </w:p>
    <w:p w14:paraId="71DDB96C" w14:textId="77777777" w:rsidR="00B37613" w:rsidRDefault="00B37613" w:rsidP="00B37613">
      <w:pPr>
        <w:pStyle w:val="05Sentence"/>
        <w:rPr>
          <w:ins w:id="89" w:author="Dang, Tommy HOUS:EX" w:date="2023-09-01T16:50:00Z"/>
        </w:rPr>
      </w:pPr>
      <w:ins w:id="90" w:author="Dang, Tommy HOUS:EX" w:date="2023-09-01T16:50:00Z">
        <w:r>
          <w:t xml:space="preserve">e)   </w:t>
        </w:r>
        <w:r>
          <w:rPr>
            <w:i/>
            <w:iCs/>
          </w:rPr>
          <w:t xml:space="preserve">business and personal service, </w:t>
        </w:r>
        <w:r>
          <w:t>or</w:t>
        </w:r>
      </w:ins>
    </w:p>
    <w:p w14:paraId="621F47F6" w14:textId="77777777" w:rsidR="00B37613" w:rsidRDefault="00B37613" w:rsidP="00B37613">
      <w:pPr>
        <w:pStyle w:val="05Sentence"/>
        <w:rPr>
          <w:ins w:id="91" w:author="Dang, Tommy HOUS:EX" w:date="2023-09-01T16:50:00Z"/>
        </w:rPr>
      </w:pPr>
      <w:ins w:id="92" w:author="Dang, Tommy HOUS:EX" w:date="2023-09-01T16:50:00Z">
        <w:r>
          <w:t xml:space="preserve">f)   </w:t>
        </w:r>
        <w:r>
          <w:rPr>
            <w:i/>
            <w:iCs/>
          </w:rPr>
          <w:t>mercantile</w:t>
        </w:r>
        <w:r>
          <w:t>.</w:t>
        </w:r>
      </w:ins>
    </w:p>
    <w:p w14:paraId="65189F93" w14:textId="77777777" w:rsidR="00B37613" w:rsidRDefault="00B37613" w:rsidP="00B37613">
      <w:pPr>
        <w:pStyle w:val="05Sentence"/>
        <w:rPr>
          <w:ins w:id="93" w:author="Dang, Tommy HOUS:EX" w:date="2023-09-01T16:50:00Z"/>
        </w:rPr>
      </w:pPr>
      <w:ins w:id="94" w:author="Dang, Tommy HOUS:EX" w:date="2023-09-01T16:50:00Z">
        <w:r>
          <w:t>(See Sentence 1.1.3.1.(1) and Table C-2 in Appendix C.)</w:t>
        </w:r>
      </w:ins>
    </w:p>
    <w:p w14:paraId="7CAECA3A" w14:textId="77777777" w:rsidR="00B37613" w:rsidRDefault="00B37613" w:rsidP="00B37613">
      <w:pPr>
        <w:pStyle w:val="04Article"/>
        <w:rPr>
          <w:ins w:id="95" w:author="Dang, Tommy HOUS:EX" w:date="2023-09-01T16:50:00Z"/>
          <w:rStyle w:val="f101"/>
        </w:rPr>
      </w:pPr>
      <w:ins w:id="96" w:author="Dang, Tommy HOUS:EX" w:date="2023-09-01T16:50:00Z">
        <w:r w:rsidRPr="00B620DB">
          <w:rPr>
            <w:rStyle w:val="f101"/>
          </w:rPr>
          <w:t>1</w:t>
        </w:r>
        <w:r>
          <w:rPr>
            <w:rStyle w:val="f101"/>
          </w:rPr>
          <w:t>0</w:t>
        </w:r>
        <w:r w:rsidRPr="00B620DB">
          <w:rPr>
            <w:rStyle w:val="f101"/>
          </w:rPr>
          <w:t>.</w:t>
        </w:r>
        <w:r>
          <w:rPr>
            <w:rStyle w:val="f101"/>
          </w:rPr>
          <w:t>2</w:t>
        </w:r>
        <w:r w:rsidRPr="00B620DB">
          <w:rPr>
            <w:rStyle w:val="f101"/>
          </w:rPr>
          <w:t>.</w:t>
        </w:r>
        <w:r>
          <w:rPr>
            <w:rStyle w:val="f101"/>
          </w:rPr>
          <w:t>3</w:t>
        </w:r>
        <w:r w:rsidRPr="00B620DB">
          <w:rPr>
            <w:rStyle w:val="f101"/>
          </w:rPr>
          <w:t>.</w:t>
        </w:r>
        <w:r>
          <w:rPr>
            <w:rStyle w:val="f101"/>
          </w:rPr>
          <w:t>2</w:t>
        </w:r>
        <w:r w:rsidRPr="00B620DB">
          <w:rPr>
            <w:rStyle w:val="f101"/>
          </w:rPr>
          <w:t>. </w:t>
        </w:r>
        <w:r>
          <w:rPr>
            <w:rStyle w:val="f101"/>
          </w:rPr>
          <w:t>Definitions</w:t>
        </w:r>
      </w:ins>
    </w:p>
    <w:p w14:paraId="58910EA0" w14:textId="77777777" w:rsidR="00B37613" w:rsidRDefault="00B37613" w:rsidP="00B37613">
      <w:pPr>
        <w:pStyle w:val="05Sentence"/>
        <w:rPr>
          <w:ins w:id="97" w:author="Dang, Tommy HOUS:EX" w:date="2023-09-01T16:50:00Z"/>
        </w:rPr>
      </w:pPr>
      <w:ins w:id="98" w:author="Dang, Tommy HOUS:EX" w:date="2023-09-01T16:50:00Z">
        <w:r>
          <w:t>(See Note A-9.36.6.2.)</w:t>
        </w:r>
      </w:ins>
    </w:p>
    <w:p w14:paraId="4FEAFE32" w14:textId="77777777" w:rsidR="00B37613" w:rsidRDefault="00B37613" w:rsidP="00B37613">
      <w:pPr>
        <w:pStyle w:val="05Sentence"/>
        <w:rPr>
          <w:ins w:id="99" w:author="Dang, Tommy HOUS:EX" w:date="2023-09-01T16:50:00Z"/>
        </w:rPr>
      </w:pPr>
      <w:ins w:id="100" w:author="Dang, Tommy HOUS:EX" w:date="2023-09-01T16:50:00Z">
        <w:r>
          <w:t xml:space="preserve">1)   For the purpose of this Subsection, the term “total energy use intensity” shall mean a metric of the energy used over a year by the </w:t>
        </w:r>
        <w:r w:rsidRPr="00231CBE">
          <w:rPr>
            <w:i/>
            <w:iCs/>
          </w:rPr>
          <w:t>building</w:t>
        </w:r>
        <w:r>
          <w:t xml:space="preserve">, estimated by using an energy model in accordance with Article 10.2.3.4., normalized per square </w:t>
        </w:r>
        <w:proofErr w:type="spellStart"/>
        <w:r>
          <w:t>metre</w:t>
        </w:r>
        <w:proofErr w:type="spellEnd"/>
        <w:r>
          <w:t xml:space="preserve"> of floor area of </w:t>
        </w:r>
        <w:r w:rsidRPr="00231CBE">
          <w:rPr>
            <w:i/>
            <w:iCs/>
          </w:rPr>
          <w:t>conditioned space</w:t>
        </w:r>
        <w:r>
          <w:t xml:space="preserve"> and expressed in kWh</w:t>
        </w:r>
        <w:proofErr w:type="gramStart"/>
        <w:r>
          <w:t>/(</w:t>
        </w:r>
        <w:proofErr w:type="gramEnd"/>
        <w:r>
          <w:t>m</w:t>
        </w:r>
        <w:r w:rsidRPr="003C196C">
          <w:rPr>
            <w:vertAlign w:val="superscript"/>
          </w:rPr>
          <w:t>2</w:t>
        </w:r>
        <w:r>
          <w:t xml:space="preserve"> •year), for all of the following combined:</w:t>
        </w:r>
      </w:ins>
    </w:p>
    <w:p w14:paraId="0526977D" w14:textId="77777777" w:rsidR="00B37613" w:rsidRDefault="00B37613" w:rsidP="00B37613">
      <w:pPr>
        <w:pStyle w:val="05Sentence"/>
        <w:rPr>
          <w:ins w:id="101" w:author="Dang, Tommy HOUS:EX" w:date="2023-09-01T16:50:00Z"/>
        </w:rPr>
      </w:pPr>
      <w:ins w:id="102" w:author="Dang, Tommy HOUS:EX" w:date="2023-09-01T16:50:00Z">
        <w:r>
          <w:t>a)   space-heating equipment,</w:t>
        </w:r>
      </w:ins>
    </w:p>
    <w:p w14:paraId="348E494A" w14:textId="77777777" w:rsidR="00B37613" w:rsidRDefault="00B37613" w:rsidP="00B37613">
      <w:pPr>
        <w:pStyle w:val="05Sentence"/>
        <w:rPr>
          <w:ins w:id="103" w:author="Dang, Tommy HOUS:EX" w:date="2023-09-01T16:50:00Z"/>
        </w:rPr>
      </w:pPr>
      <w:ins w:id="104" w:author="Dang, Tommy HOUS:EX" w:date="2023-09-01T16:50:00Z">
        <w:r>
          <w:t>b)   space-cooling equipment,</w:t>
        </w:r>
      </w:ins>
    </w:p>
    <w:p w14:paraId="519E5C2C" w14:textId="77777777" w:rsidR="00B37613" w:rsidRDefault="00B37613" w:rsidP="00B37613">
      <w:pPr>
        <w:pStyle w:val="05Sentence"/>
        <w:rPr>
          <w:ins w:id="105" w:author="Dang, Tommy HOUS:EX" w:date="2023-09-01T16:50:00Z"/>
        </w:rPr>
      </w:pPr>
      <w:ins w:id="106" w:author="Dang, Tommy HOUS:EX" w:date="2023-09-01T16:50:00Z">
        <w:r>
          <w:t>c)   fans,</w:t>
        </w:r>
      </w:ins>
    </w:p>
    <w:p w14:paraId="4342D7FB" w14:textId="77777777" w:rsidR="00B37613" w:rsidRDefault="00B37613" w:rsidP="00B37613">
      <w:pPr>
        <w:pStyle w:val="05Sentence"/>
        <w:rPr>
          <w:ins w:id="107" w:author="Dang, Tommy HOUS:EX" w:date="2023-09-01T16:50:00Z"/>
        </w:rPr>
      </w:pPr>
      <w:ins w:id="108" w:author="Dang, Tommy HOUS:EX" w:date="2023-09-01T16:50:00Z">
        <w:r>
          <w:t>d)   interior and exterior lighting devices,</w:t>
        </w:r>
      </w:ins>
    </w:p>
    <w:p w14:paraId="76648369" w14:textId="77777777" w:rsidR="00B37613" w:rsidRDefault="00B37613" w:rsidP="00B37613">
      <w:pPr>
        <w:pStyle w:val="05Sentence"/>
        <w:rPr>
          <w:ins w:id="109" w:author="Dang, Tommy HOUS:EX" w:date="2023-09-01T16:50:00Z"/>
        </w:rPr>
      </w:pPr>
      <w:ins w:id="110" w:author="Dang, Tommy HOUS:EX" w:date="2023-09-01T16:50:00Z">
        <w:r>
          <w:t>e)   service water heating equipment,</w:t>
        </w:r>
      </w:ins>
    </w:p>
    <w:p w14:paraId="09123B13" w14:textId="77777777" w:rsidR="00B37613" w:rsidRDefault="00B37613" w:rsidP="00B37613">
      <w:pPr>
        <w:pStyle w:val="05Sentence"/>
        <w:rPr>
          <w:ins w:id="111" w:author="Dang, Tommy HOUS:EX" w:date="2023-09-01T16:50:00Z"/>
        </w:rPr>
      </w:pPr>
      <w:ins w:id="112" w:author="Dang, Tommy HOUS:EX" w:date="2023-09-01T16:50:00Z">
        <w:r>
          <w:t>f)   pumps,</w:t>
        </w:r>
      </w:ins>
    </w:p>
    <w:p w14:paraId="1B70F8FC" w14:textId="77777777" w:rsidR="00B37613" w:rsidRDefault="00B37613" w:rsidP="00B37613">
      <w:pPr>
        <w:pStyle w:val="05Sentence"/>
        <w:rPr>
          <w:ins w:id="113" w:author="Dang, Tommy HOUS:EX" w:date="2023-09-01T16:50:00Z"/>
        </w:rPr>
      </w:pPr>
      <w:ins w:id="114" w:author="Dang, Tommy HOUS:EX" w:date="2023-09-01T16:50:00Z">
        <w:r>
          <w:t>g)   auxiliary HVAC equipment (see A-9.36.6.</w:t>
        </w:r>
        <w:proofErr w:type="gramStart"/>
        <w:r>
          <w:t>2.(</w:t>
        </w:r>
        <w:proofErr w:type="gramEnd"/>
        <w:r>
          <w:t>1)(f) in Appendix A),</w:t>
        </w:r>
      </w:ins>
    </w:p>
    <w:p w14:paraId="580C8E0C" w14:textId="77777777" w:rsidR="00B37613" w:rsidRDefault="00B37613" w:rsidP="00B37613">
      <w:pPr>
        <w:pStyle w:val="05Sentence"/>
        <w:rPr>
          <w:ins w:id="115" w:author="Dang, Tommy HOUS:EX" w:date="2023-09-01T16:50:00Z"/>
        </w:rPr>
      </w:pPr>
      <w:ins w:id="116" w:author="Dang, Tommy HOUS:EX" w:date="2023-09-01T16:50:00Z">
        <w:r>
          <w:t>h)   receptacle loads and miscellaneous equipment,</w:t>
        </w:r>
      </w:ins>
    </w:p>
    <w:p w14:paraId="74B24C88" w14:textId="77777777" w:rsidR="00B37613" w:rsidRDefault="00B37613" w:rsidP="00B37613">
      <w:pPr>
        <w:pStyle w:val="05Sentence"/>
        <w:rPr>
          <w:ins w:id="117" w:author="Dang, Tommy HOUS:EX" w:date="2023-09-01T16:50:00Z"/>
        </w:rPr>
      </w:pPr>
      <w:ins w:id="118" w:author="Dang, Tommy HOUS:EX" w:date="2023-09-01T16:50:00Z">
        <w:r>
          <w:t>i)   appliances, and</w:t>
        </w:r>
      </w:ins>
    </w:p>
    <w:p w14:paraId="772EE601" w14:textId="77777777" w:rsidR="00B37613" w:rsidRDefault="00B37613" w:rsidP="00B37613">
      <w:pPr>
        <w:pStyle w:val="05Sentence"/>
        <w:rPr>
          <w:ins w:id="119" w:author="Dang, Tommy HOUS:EX" w:date="2023-09-01T16:50:00Z"/>
        </w:rPr>
      </w:pPr>
      <w:ins w:id="120" w:author="Dang, Tommy HOUS:EX" w:date="2023-09-01T16:50:00Z">
        <w:r>
          <w:lastRenderedPageBreak/>
          <w:t>j)   elevators and escalators.</w:t>
        </w:r>
      </w:ins>
    </w:p>
    <w:p w14:paraId="5D3AA414" w14:textId="77777777" w:rsidR="00B37613" w:rsidRDefault="00B37613" w:rsidP="00B37613">
      <w:pPr>
        <w:pStyle w:val="05Sentence"/>
        <w:rPr>
          <w:ins w:id="121" w:author="Dang, Tommy HOUS:EX" w:date="2023-09-01T16:50:00Z"/>
        </w:rPr>
      </w:pPr>
      <w:ins w:id="122" w:author="Dang, Tommy HOUS:EX" w:date="2023-09-01T16:50:00Z">
        <w:r>
          <w:t xml:space="preserve">2)   For the purpose of this Subsection, the term “thermal energy demand intensity” shall mean a metric of the annual heating required by the </w:t>
        </w:r>
        <w:r w:rsidRPr="00231CBE">
          <w:rPr>
            <w:i/>
            <w:iCs/>
          </w:rPr>
          <w:t>building</w:t>
        </w:r>
        <w:r>
          <w:t xml:space="preserve"> for space conditioning and for conditioning of ventilation air, estimated by using an energy model in accordance with Article 10.2.3.4., normalized per square </w:t>
        </w:r>
        <w:proofErr w:type="spellStart"/>
        <w:r>
          <w:t>metre</w:t>
        </w:r>
        <w:proofErr w:type="spellEnd"/>
        <w:r>
          <w:t xml:space="preserve"> of floor area of </w:t>
        </w:r>
        <w:r w:rsidRPr="00231CBE">
          <w:rPr>
            <w:i/>
            <w:iCs/>
          </w:rPr>
          <w:t>conditioned space</w:t>
        </w:r>
        <w:r>
          <w:t xml:space="preserve"> and expressed in kWh</w:t>
        </w:r>
        <w:proofErr w:type="gramStart"/>
        <w:r>
          <w:t>/(</w:t>
        </w:r>
        <w:proofErr w:type="gramEnd"/>
        <w:r>
          <w:t>m</w:t>
        </w:r>
        <w:r w:rsidRPr="003C196C">
          <w:rPr>
            <w:vertAlign w:val="superscript"/>
          </w:rPr>
          <w:t>2</w:t>
        </w:r>
        <w:r>
          <w:t xml:space="preserve"> •year), taking into account all of the following:</w:t>
        </w:r>
      </w:ins>
    </w:p>
    <w:p w14:paraId="2DB58CE0" w14:textId="77777777" w:rsidR="00B37613" w:rsidRDefault="00B37613" w:rsidP="00B37613">
      <w:pPr>
        <w:pStyle w:val="05Sentence"/>
        <w:rPr>
          <w:ins w:id="123" w:author="Dang, Tommy HOUS:EX" w:date="2023-09-01T16:50:00Z"/>
        </w:rPr>
      </w:pPr>
      <w:ins w:id="124" w:author="Dang, Tommy HOUS:EX" w:date="2023-09-01T16:50:00Z">
        <w:r>
          <w:t>a)   thermal transmittance of above-ground walls and roof-ceiling assemblies,</w:t>
        </w:r>
      </w:ins>
    </w:p>
    <w:p w14:paraId="28EA3FA6" w14:textId="77777777" w:rsidR="00B37613" w:rsidRDefault="00B37613" w:rsidP="00B37613">
      <w:pPr>
        <w:pStyle w:val="05Sentence"/>
        <w:rPr>
          <w:ins w:id="125" w:author="Dang, Tommy HOUS:EX" w:date="2023-09-01T16:50:00Z"/>
        </w:rPr>
      </w:pPr>
      <w:ins w:id="126" w:author="Dang, Tommy HOUS:EX" w:date="2023-09-01T16:50:00Z">
        <w:r>
          <w:t xml:space="preserve">b)   thermal transmittance of floors and walls in contact with the ground, or space that is not </w:t>
        </w:r>
        <w:r w:rsidRPr="00231CBE">
          <w:rPr>
            <w:i/>
            <w:iCs/>
          </w:rPr>
          <w:t>conditioned space</w:t>
        </w:r>
        <w:r>
          <w:t>,</w:t>
        </w:r>
      </w:ins>
    </w:p>
    <w:p w14:paraId="3D9887B7" w14:textId="77777777" w:rsidR="00B37613" w:rsidRDefault="00B37613" w:rsidP="00B37613">
      <w:pPr>
        <w:pStyle w:val="05Sentence"/>
        <w:rPr>
          <w:ins w:id="127" w:author="Dang, Tommy HOUS:EX" w:date="2023-09-01T16:50:00Z"/>
        </w:rPr>
      </w:pPr>
      <w:ins w:id="128" w:author="Dang, Tommy HOUS:EX" w:date="2023-09-01T16:50:00Z">
        <w:r>
          <w:t xml:space="preserve">c)   thermal transmittance and solar heat gain of windows, </w:t>
        </w:r>
        <w:proofErr w:type="gramStart"/>
        <w:r>
          <w:t>doors</w:t>
        </w:r>
        <w:proofErr w:type="gramEnd"/>
        <w:r>
          <w:t xml:space="preserve"> and skylights,</w:t>
        </w:r>
      </w:ins>
    </w:p>
    <w:p w14:paraId="1F9B4B1A" w14:textId="77777777" w:rsidR="00B37613" w:rsidRDefault="00B37613" w:rsidP="00B37613">
      <w:pPr>
        <w:pStyle w:val="05Sentence"/>
        <w:rPr>
          <w:ins w:id="129" w:author="Dang, Tommy HOUS:EX" w:date="2023-09-01T16:50:00Z"/>
        </w:rPr>
      </w:pPr>
      <w:ins w:id="130" w:author="Dang, Tommy HOUS:EX" w:date="2023-09-01T16:50:00Z">
        <w:r>
          <w:t xml:space="preserve">d)   air leakage through the </w:t>
        </w:r>
        <w:r>
          <w:rPr>
            <w:i/>
            <w:iCs/>
          </w:rPr>
          <w:t>air barrier system</w:t>
        </w:r>
        <w:r>
          <w:t>,</w:t>
        </w:r>
      </w:ins>
    </w:p>
    <w:p w14:paraId="239CF332" w14:textId="77777777" w:rsidR="00B37613" w:rsidRDefault="00B37613" w:rsidP="00B37613">
      <w:pPr>
        <w:pStyle w:val="05Sentence"/>
        <w:rPr>
          <w:ins w:id="131" w:author="Dang, Tommy HOUS:EX" w:date="2023-09-01T16:50:00Z"/>
        </w:rPr>
      </w:pPr>
      <w:ins w:id="132" w:author="Dang, Tommy HOUS:EX" w:date="2023-09-01T16:50:00Z">
        <w:r>
          <w:t xml:space="preserve">e)   internal heat gains from occupants and equipment, and </w:t>
        </w:r>
      </w:ins>
    </w:p>
    <w:p w14:paraId="572A9B55" w14:textId="77777777" w:rsidR="00B37613" w:rsidRDefault="00B37613" w:rsidP="00B37613">
      <w:pPr>
        <w:pStyle w:val="05Sentence"/>
        <w:rPr>
          <w:ins w:id="133" w:author="Dang, Tommy HOUS:EX" w:date="2023-09-01T16:50:00Z"/>
        </w:rPr>
      </w:pPr>
      <w:ins w:id="134" w:author="Dang, Tommy HOUS:EX" w:date="2023-09-01T16:50:00Z">
        <w:r>
          <w:t xml:space="preserve">f)   heat recovery from exhaust ventilation.  </w:t>
        </w:r>
      </w:ins>
    </w:p>
    <w:p w14:paraId="1895E160" w14:textId="77777777" w:rsidR="00B37613" w:rsidRDefault="00B37613" w:rsidP="00B37613">
      <w:pPr>
        <w:pStyle w:val="05Sentence"/>
        <w:rPr>
          <w:ins w:id="135" w:author="Dang, Tommy HOUS:EX" w:date="2023-09-01T16:50:00Z"/>
        </w:rPr>
      </w:pPr>
      <w:ins w:id="136" w:author="Dang, Tommy HOUS:EX" w:date="2023-09-01T16:50:00Z">
        <w:r>
          <w:t>(See Note A-10.2.3.</w:t>
        </w:r>
        <w:proofErr w:type="gramStart"/>
        <w:r>
          <w:t>2.(</w:t>
        </w:r>
        <w:proofErr w:type="gramEnd"/>
        <w:r>
          <w:t>2).)</w:t>
        </w:r>
      </w:ins>
    </w:p>
    <w:p w14:paraId="48F3DD04" w14:textId="77777777" w:rsidR="00B37613" w:rsidRDefault="00B37613" w:rsidP="00B37613">
      <w:pPr>
        <w:pStyle w:val="05Sentence"/>
        <w:rPr>
          <w:ins w:id="137" w:author="Dang, Tommy HOUS:EX" w:date="2023-09-01T16:50:00Z"/>
        </w:rPr>
      </w:pPr>
      <w:ins w:id="138" w:author="Dang, Tommy HOUS:EX" w:date="2023-09-01T16:50:00Z">
        <w:r>
          <w:t>3)   For the purpose of this Subsection, the term “Step” shall mean a Step referred to in Tables 10.2.3.3.-A to 10.2.3.3.-J.</w:t>
        </w:r>
      </w:ins>
    </w:p>
    <w:p w14:paraId="4E72C4AF" w14:textId="77777777" w:rsidR="00B37613" w:rsidRDefault="00B37613" w:rsidP="00B37613">
      <w:pPr>
        <w:pStyle w:val="04Article"/>
        <w:rPr>
          <w:ins w:id="139" w:author="Dang, Tommy HOUS:EX" w:date="2023-09-01T16:50:00Z"/>
          <w:rStyle w:val="f101"/>
        </w:rPr>
      </w:pPr>
      <w:ins w:id="140" w:author="Dang, Tommy HOUS:EX" w:date="2023-09-01T16:50:00Z">
        <w:r w:rsidRPr="00B620DB">
          <w:rPr>
            <w:rStyle w:val="f101"/>
          </w:rPr>
          <w:t>1</w:t>
        </w:r>
        <w:r>
          <w:rPr>
            <w:rStyle w:val="f101"/>
          </w:rPr>
          <w:t>0</w:t>
        </w:r>
        <w:r w:rsidRPr="00B620DB">
          <w:rPr>
            <w:rStyle w:val="f101"/>
          </w:rPr>
          <w:t>.</w:t>
        </w:r>
        <w:r>
          <w:rPr>
            <w:rStyle w:val="f101"/>
          </w:rPr>
          <w:t>2</w:t>
        </w:r>
        <w:r w:rsidRPr="00B620DB">
          <w:rPr>
            <w:rStyle w:val="f101"/>
          </w:rPr>
          <w:t>.</w:t>
        </w:r>
        <w:r>
          <w:rPr>
            <w:rStyle w:val="f101"/>
          </w:rPr>
          <w:t>3</w:t>
        </w:r>
        <w:r w:rsidRPr="00B620DB">
          <w:rPr>
            <w:rStyle w:val="f101"/>
          </w:rPr>
          <w:t>.</w:t>
        </w:r>
        <w:r>
          <w:rPr>
            <w:rStyle w:val="f101"/>
          </w:rPr>
          <w:t>3</w:t>
        </w:r>
        <w:r w:rsidRPr="00B620DB">
          <w:rPr>
            <w:rStyle w:val="f101"/>
          </w:rPr>
          <w:t>. </w:t>
        </w:r>
        <w:r>
          <w:rPr>
            <w:rStyle w:val="f101"/>
          </w:rPr>
          <w:t>Compliance Requirements</w:t>
        </w:r>
      </w:ins>
    </w:p>
    <w:p w14:paraId="23F04C6F" w14:textId="77777777" w:rsidR="00B37613" w:rsidRPr="00231CBE" w:rsidRDefault="00B37613" w:rsidP="00B37613">
      <w:pPr>
        <w:pStyle w:val="05Sentence"/>
        <w:spacing w:before="240"/>
        <w:rPr>
          <w:ins w:id="141" w:author="Dang, Tommy HOUS:EX" w:date="2023-09-01T16:50:00Z"/>
        </w:rPr>
      </w:pPr>
      <w:ins w:id="142" w:author="Dang, Tommy HOUS:EX" w:date="2023-09-01T16:50:00Z">
        <w:r>
          <w:t xml:space="preserve">1)   </w:t>
        </w:r>
        <w:r w:rsidRPr="00231CBE">
          <w:rPr>
            <w:i/>
            <w:iCs/>
          </w:rPr>
          <w:t>Buildings</w:t>
        </w:r>
        <w:r>
          <w:t xml:space="preserve"> and </w:t>
        </w:r>
        <w:r w:rsidRPr="00231CBE">
          <w:rPr>
            <w:i/>
            <w:iCs/>
          </w:rPr>
          <w:t>major occupancies</w:t>
        </w:r>
        <w:r>
          <w:t xml:space="preserve"> conforming to the requirements of any of Steps 2 to 4 shall be designed and constructed to conform to the applicable energy performance requirements in Tables 10.2.3.3.-A to 10.2.3.3.-J</w:t>
        </w:r>
      </w:ins>
    </w:p>
    <w:p w14:paraId="54B11684" w14:textId="77777777" w:rsidR="00B37613" w:rsidRPr="00EF34A3" w:rsidRDefault="00B37613" w:rsidP="00B37613">
      <w:pPr>
        <w:pStyle w:val="10Tabtitle"/>
        <w:rPr>
          <w:ins w:id="143" w:author="Dang, Tommy HOUS:EX" w:date="2023-09-01T16:50:00Z"/>
          <w:b w:val="0"/>
          <w:bCs/>
          <w:lang w:val="en-CA"/>
        </w:rPr>
      </w:pPr>
      <w:ins w:id="144" w:author="Dang, Tommy HOUS:EX" w:date="2023-09-01T16:50:00Z">
        <w:r w:rsidRPr="00B37613">
          <w:rPr>
            <w:lang w:val="en-CA"/>
          </w:rPr>
          <w:t>Table</w:t>
        </w:r>
        <w:r w:rsidRPr="00EF34A3">
          <w:rPr>
            <w:bCs/>
            <w:lang w:val="en-CA"/>
          </w:rPr>
          <w:t xml:space="preserve"> 10.2.3.3.-A</w:t>
        </w:r>
      </w:ins>
    </w:p>
    <w:p w14:paraId="28B997C7" w14:textId="77777777" w:rsidR="00B37613" w:rsidRPr="00EF34A3" w:rsidRDefault="00B37613" w:rsidP="00B37613">
      <w:pPr>
        <w:pStyle w:val="10Tabtitle"/>
        <w:rPr>
          <w:ins w:id="145" w:author="Dang, Tommy HOUS:EX" w:date="2023-09-01T16:50:00Z"/>
          <w:b w:val="0"/>
          <w:bCs/>
          <w:lang w:val="en-CA"/>
        </w:rPr>
      </w:pPr>
      <w:ins w:id="146" w:author="Dang, Tommy HOUS:EX" w:date="2023-09-01T16:50:00Z">
        <w:r w:rsidRPr="00EF34A3">
          <w:rPr>
            <w:bCs/>
            <w:lang w:val="en-CA"/>
          </w:rPr>
          <w:t xml:space="preserve">Energy </w:t>
        </w:r>
        <w:r w:rsidRPr="00B37613">
          <w:rPr>
            <w:lang w:val="en-CA"/>
          </w:rPr>
          <w:t>Performance</w:t>
        </w:r>
        <w:r w:rsidRPr="00EF34A3">
          <w:rPr>
            <w:bCs/>
            <w:lang w:val="en-CA"/>
          </w:rPr>
          <w:t xml:space="preserve"> Requirements for Schools Other than Colleges</w:t>
        </w:r>
      </w:ins>
    </w:p>
    <w:p w14:paraId="73006E41" w14:textId="77777777" w:rsidR="00B37613" w:rsidRPr="00231CBE" w:rsidRDefault="00B37613" w:rsidP="00B37613">
      <w:pPr>
        <w:pStyle w:val="10Tabtitle"/>
        <w:rPr>
          <w:ins w:id="147" w:author="Dang, Tommy HOUS:EX" w:date="2023-09-01T16:50:00Z"/>
          <w:lang w:val="en-CA"/>
        </w:rPr>
      </w:pPr>
      <w:ins w:id="148" w:author="Dang, Tommy HOUS:EX" w:date="2023-09-01T16:50:00Z">
        <w:r w:rsidRPr="00EF34A3">
          <w:rPr>
            <w:lang w:val="en-CA"/>
          </w:rPr>
          <w:t>Forming part of Sentences 10.2.3.3.(1) and (2)</w:t>
        </w:r>
      </w:ins>
    </w:p>
    <w:tbl>
      <w:tblPr>
        <w:tblStyle w:val="TableGrid"/>
        <w:tblW w:w="10332" w:type="dxa"/>
        <w:jc w:val="center"/>
        <w:tblLook w:val="04A0" w:firstRow="1" w:lastRow="0" w:firstColumn="1" w:lastColumn="0" w:noHBand="0" w:noVBand="1"/>
      </w:tblPr>
      <w:tblGrid>
        <w:gridCol w:w="1118"/>
        <w:gridCol w:w="4536"/>
        <w:gridCol w:w="4678"/>
      </w:tblGrid>
      <w:tr w:rsidR="00B37613" w:rsidRPr="00EF34A3" w14:paraId="2359B4AE" w14:textId="77777777" w:rsidTr="000F7ACB">
        <w:trPr>
          <w:trHeight w:val="502"/>
          <w:jc w:val="center"/>
          <w:ins w:id="149" w:author="Dang, Tommy HOUS:EX" w:date="2023-09-01T16:50:00Z"/>
        </w:trPr>
        <w:tc>
          <w:tcPr>
            <w:tcW w:w="1118" w:type="dxa"/>
            <w:vAlign w:val="center"/>
          </w:tcPr>
          <w:p w14:paraId="72929FF5" w14:textId="77777777" w:rsidR="00B37613" w:rsidRPr="00EF34A3" w:rsidRDefault="00B37613" w:rsidP="000F7ACB">
            <w:pPr>
              <w:jc w:val="center"/>
              <w:rPr>
                <w:ins w:id="150" w:author="Dang, Tommy HOUS:EX" w:date="2023-09-01T16:50:00Z"/>
                <w:rFonts w:ascii="Arial Narrow" w:hAnsi="Arial Narrow" w:cs="Calibri"/>
                <w:sz w:val="18"/>
                <w:szCs w:val="18"/>
                <w:lang w:eastAsia="en-CA"/>
              </w:rPr>
            </w:pPr>
            <w:ins w:id="151" w:author="Dang, Tommy HOUS:EX" w:date="2023-09-01T16:50:00Z">
              <w:r w:rsidRPr="00EF34A3">
                <w:rPr>
                  <w:rFonts w:ascii="Arial Narrow" w:hAnsi="Arial Narrow" w:cs="Calibri"/>
                  <w:sz w:val="18"/>
                  <w:szCs w:val="18"/>
                  <w:lang w:eastAsia="en-CA"/>
                </w:rPr>
                <w:t>Step</w:t>
              </w:r>
            </w:ins>
          </w:p>
        </w:tc>
        <w:tc>
          <w:tcPr>
            <w:tcW w:w="4536" w:type="dxa"/>
            <w:vAlign w:val="center"/>
          </w:tcPr>
          <w:p w14:paraId="7E0F6D04" w14:textId="77777777" w:rsidR="00B37613" w:rsidRPr="00EF34A3" w:rsidRDefault="00B37613" w:rsidP="000F7ACB">
            <w:pPr>
              <w:jc w:val="center"/>
              <w:rPr>
                <w:ins w:id="152" w:author="Dang, Tommy HOUS:EX" w:date="2023-09-01T16:50:00Z"/>
                <w:rFonts w:ascii="Arial Narrow" w:hAnsi="Arial Narrow" w:cs="Calibri"/>
                <w:sz w:val="18"/>
                <w:szCs w:val="18"/>
                <w:lang w:eastAsia="en-CA"/>
              </w:rPr>
            </w:pPr>
            <w:ins w:id="153" w:author="Dang, Tommy HOUS:EX" w:date="2023-09-01T16:50:00Z">
              <w:r w:rsidRPr="00EF34A3">
                <w:rPr>
                  <w:rFonts w:ascii="Arial Narrow" w:hAnsi="Arial Narrow" w:cs="Calibri"/>
                  <w:sz w:val="18"/>
                  <w:szCs w:val="18"/>
                  <w:lang w:eastAsia="en-CA"/>
                </w:rPr>
                <w:t>Equipment and Systems – Maximum Total Energy Use Intensity, kWh/(m</w:t>
              </w:r>
              <w:r w:rsidRPr="00EF34A3">
                <w:rPr>
                  <w:rFonts w:ascii="Arial Narrow" w:hAnsi="Arial Narrow" w:cs="Calibri"/>
                  <w:sz w:val="18"/>
                  <w:szCs w:val="18"/>
                  <w:vertAlign w:val="superscript"/>
                  <w:lang w:eastAsia="en-CA"/>
                </w:rPr>
                <w:t>2</w:t>
              </w:r>
              <w:r w:rsidRPr="00EF34A3">
                <w:rPr>
                  <w:rFonts w:ascii="Arial Narrow" w:hAnsi="Arial Narrow" w:cs="Calibri"/>
                  <w:sz w:val="18"/>
                  <w:szCs w:val="18"/>
                  <w:lang w:eastAsia="en-CA"/>
                </w:rPr>
                <w:t>·year)</w:t>
              </w:r>
            </w:ins>
          </w:p>
        </w:tc>
        <w:tc>
          <w:tcPr>
            <w:tcW w:w="4678" w:type="dxa"/>
            <w:vAlign w:val="center"/>
          </w:tcPr>
          <w:p w14:paraId="30D62BC3" w14:textId="77777777" w:rsidR="00B37613" w:rsidRPr="00EF34A3" w:rsidRDefault="00B37613" w:rsidP="000F7ACB">
            <w:pPr>
              <w:jc w:val="center"/>
              <w:rPr>
                <w:ins w:id="154" w:author="Dang, Tommy HOUS:EX" w:date="2023-09-01T16:50:00Z"/>
                <w:rFonts w:ascii="Arial Narrow" w:hAnsi="Arial Narrow" w:cs="Calibri"/>
                <w:sz w:val="18"/>
                <w:szCs w:val="18"/>
                <w:lang w:eastAsia="en-CA"/>
              </w:rPr>
            </w:pPr>
            <w:ins w:id="155" w:author="Dang, Tommy HOUS:EX" w:date="2023-09-01T16:50:00Z">
              <w:r w:rsidRPr="00EF34A3">
                <w:rPr>
                  <w:rFonts w:ascii="Arial Narrow" w:hAnsi="Arial Narrow" w:cs="Calibri"/>
                  <w:i/>
                  <w:iCs/>
                  <w:sz w:val="18"/>
                  <w:szCs w:val="18"/>
                  <w:lang w:eastAsia="en-CA"/>
                </w:rPr>
                <w:t>Building</w:t>
              </w:r>
              <w:r w:rsidRPr="00EF34A3">
                <w:rPr>
                  <w:rFonts w:ascii="Arial Narrow" w:hAnsi="Arial Narrow" w:cs="Calibri"/>
                  <w:sz w:val="18"/>
                  <w:szCs w:val="18"/>
                  <w:lang w:eastAsia="en-CA"/>
                </w:rPr>
                <w:t xml:space="preserve"> Envelope – Maximum Thermal Energy Demand Intensity, kWh/(m</w:t>
              </w:r>
              <w:r w:rsidRPr="00EF34A3">
                <w:rPr>
                  <w:rFonts w:ascii="Arial Narrow" w:hAnsi="Arial Narrow" w:cs="Calibri"/>
                  <w:sz w:val="18"/>
                  <w:szCs w:val="18"/>
                  <w:vertAlign w:val="superscript"/>
                  <w:lang w:eastAsia="en-CA"/>
                </w:rPr>
                <w:t>2</w:t>
              </w:r>
              <w:r w:rsidRPr="00EF34A3">
                <w:rPr>
                  <w:rFonts w:ascii="Arial Narrow" w:hAnsi="Arial Narrow" w:cs="Calibri"/>
                  <w:sz w:val="18"/>
                  <w:szCs w:val="18"/>
                  <w:lang w:eastAsia="en-CA"/>
                </w:rPr>
                <w:t>·year)</w:t>
              </w:r>
            </w:ins>
          </w:p>
        </w:tc>
      </w:tr>
      <w:tr w:rsidR="00B37613" w:rsidRPr="00EF34A3" w14:paraId="38142C1C" w14:textId="77777777" w:rsidTr="000F7ACB">
        <w:trPr>
          <w:trHeight w:val="268"/>
          <w:jc w:val="center"/>
          <w:ins w:id="156" w:author="Dang, Tommy HOUS:EX" w:date="2023-09-01T16:50:00Z"/>
        </w:trPr>
        <w:tc>
          <w:tcPr>
            <w:tcW w:w="1118" w:type="dxa"/>
            <w:vAlign w:val="center"/>
          </w:tcPr>
          <w:p w14:paraId="43752CB6" w14:textId="77777777" w:rsidR="00B37613" w:rsidRPr="00EF34A3" w:rsidRDefault="00B37613" w:rsidP="000F7ACB">
            <w:pPr>
              <w:jc w:val="center"/>
              <w:rPr>
                <w:ins w:id="157" w:author="Dang, Tommy HOUS:EX" w:date="2023-09-01T16:50:00Z"/>
                <w:rFonts w:ascii="Arial Narrow" w:hAnsi="Arial Narrow" w:cs="Calibri"/>
                <w:sz w:val="18"/>
                <w:szCs w:val="18"/>
                <w:lang w:eastAsia="en-CA"/>
              </w:rPr>
            </w:pPr>
            <w:ins w:id="158" w:author="Dang, Tommy HOUS:EX" w:date="2023-09-01T16:50:00Z">
              <w:r w:rsidRPr="00EF34A3">
                <w:rPr>
                  <w:rFonts w:ascii="Arial Narrow" w:hAnsi="Arial Narrow" w:cs="Calibri"/>
                  <w:sz w:val="18"/>
                  <w:szCs w:val="18"/>
                  <w:lang w:eastAsia="en-CA"/>
                </w:rPr>
                <w:t>1</w:t>
              </w:r>
            </w:ins>
          </w:p>
        </w:tc>
        <w:tc>
          <w:tcPr>
            <w:tcW w:w="9214" w:type="dxa"/>
            <w:gridSpan w:val="2"/>
            <w:vAlign w:val="center"/>
          </w:tcPr>
          <w:p w14:paraId="0141101F" w14:textId="77777777" w:rsidR="00B37613" w:rsidRPr="00EF34A3" w:rsidRDefault="00B37613" w:rsidP="000F7ACB">
            <w:pPr>
              <w:jc w:val="center"/>
              <w:rPr>
                <w:ins w:id="159" w:author="Dang, Tommy HOUS:EX" w:date="2023-09-01T16:50:00Z"/>
                <w:rFonts w:ascii="Arial Narrow" w:hAnsi="Arial Narrow" w:cs="Calibri"/>
                <w:sz w:val="18"/>
                <w:szCs w:val="18"/>
                <w:lang w:eastAsia="en-CA"/>
              </w:rPr>
            </w:pPr>
            <w:ins w:id="160" w:author="Dang, Tommy HOUS:EX" w:date="2023-09-01T16:50:00Z">
              <w:r w:rsidRPr="00EF34A3">
                <w:rPr>
                  <w:rFonts w:ascii="Arial Narrow" w:hAnsi="Arial Narrow" w:cs="Calibri"/>
                  <w:sz w:val="18"/>
                  <w:szCs w:val="18"/>
                  <w:lang w:eastAsia="en-CA"/>
                </w:rPr>
                <w:t>Reserved</w:t>
              </w:r>
            </w:ins>
          </w:p>
        </w:tc>
      </w:tr>
      <w:tr w:rsidR="00B37613" w:rsidRPr="00EF34A3" w14:paraId="344E94B5" w14:textId="77777777" w:rsidTr="000F7ACB">
        <w:trPr>
          <w:trHeight w:val="272"/>
          <w:jc w:val="center"/>
          <w:ins w:id="161" w:author="Dang, Tommy HOUS:EX" w:date="2023-09-01T16:50:00Z"/>
        </w:trPr>
        <w:tc>
          <w:tcPr>
            <w:tcW w:w="1118" w:type="dxa"/>
            <w:vAlign w:val="center"/>
          </w:tcPr>
          <w:p w14:paraId="78ED0683" w14:textId="77777777" w:rsidR="00B37613" w:rsidRPr="00EF34A3" w:rsidRDefault="00B37613" w:rsidP="000F7ACB">
            <w:pPr>
              <w:jc w:val="center"/>
              <w:rPr>
                <w:ins w:id="162" w:author="Dang, Tommy HOUS:EX" w:date="2023-09-01T16:50:00Z"/>
                <w:rFonts w:ascii="Arial Narrow" w:hAnsi="Arial Narrow" w:cs="Calibri"/>
                <w:color w:val="0070C0"/>
                <w:sz w:val="18"/>
                <w:szCs w:val="18"/>
                <w:lang w:eastAsia="en-CA"/>
              </w:rPr>
            </w:pPr>
            <w:ins w:id="163" w:author="Dang, Tommy HOUS:EX" w:date="2023-09-01T16:50:00Z">
              <w:r w:rsidRPr="00EF34A3">
                <w:rPr>
                  <w:rFonts w:ascii="Arial Narrow" w:hAnsi="Arial Narrow" w:cs="Calibri"/>
                  <w:sz w:val="18"/>
                  <w:szCs w:val="18"/>
                  <w:lang w:eastAsia="en-CA"/>
                </w:rPr>
                <w:t>2</w:t>
              </w:r>
            </w:ins>
          </w:p>
        </w:tc>
        <w:tc>
          <w:tcPr>
            <w:tcW w:w="9214" w:type="dxa"/>
            <w:gridSpan w:val="2"/>
            <w:vAlign w:val="center"/>
          </w:tcPr>
          <w:p w14:paraId="381FBAD0" w14:textId="77777777" w:rsidR="00B37613" w:rsidRPr="00EF34A3" w:rsidRDefault="00B37613" w:rsidP="000F7ACB">
            <w:pPr>
              <w:jc w:val="center"/>
              <w:rPr>
                <w:ins w:id="164" w:author="Dang, Tommy HOUS:EX" w:date="2023-09-01T16:50:00Z"/>
                <w:rFonts w:ascii="Arial Narrow" w:hAnsi="Arial Narrow" w:cs="Calibri"/>
                <w:sz w:val="18"/>
                <w:szCs w:val="18"/>
                <w:lang w:eastAsia="en-CA"/>
              </w:rPr>
            </w:pPr>
            <w:ins w:id="165" w:author="Dang, Tommy HOUS:EX" w:date="2023-09-01T16:50:00Z">
              <w:r w:rsidRPr="00EF34A3">
                <w:rPr>
                  <w:rFonts w:ascii="Arial Narrow" w:hAnsi="Arial Narrow" w:cs="Calibri"/>
                  <w:sz w:val="18"/>
                  <w:szCs w:val="18"/>
                  <w:lang w:eastAsia="en-CA"/>
                </w:rPr>
                <w:t>Conform to Part 8 of the NECB</w:t>
              </w:r>
            </w:ins>
          </w:p>
        </w:tc>
      </w:tr>
    </w:tbl>
    <w:p w14:paraId="45ABA0BF" w14:textId="77777777" w:rsidR="00B37613" w:rsidRPr="006620C4" w:rsidRDefault="00B37613" w:rsidP="00B37613">
      <w:pPr>
        <w:pStyle w:val="05Sentence"/>
        <w:rPr>
          <w:ins w:id="166" w:author="Dang, Tommy HOUS:EX" w:date="2023-09-01T16:50:00Z"/>
        </w:rPr>
      </w:pPr>
    </w:p>
    <w:p w14:paraId="644293AE" w14:textId="77777777" w:rsidR="00B37613" w:rsidRPr="00EF34A3" w:rsidRDefault="00B37613" w:rsidP="00B37613">
      <w:pPr>
        <w:pStyle w:val="10Tabtitle"/>
        <w:rPr>
          <w:ins w:id="167" w:author="Dang, Tommy HOUS:EX" w:date="2023-09-01T16:50:00Z"/>
          <w:b w:val="0"/>
          <w:bCs/>
          <w:lang w:val="en-CA"/>
        </w:rPr>
      </w:pPr>
      <w:ins w:id="168" w:author="Dang, Tommy HOUS:EX" w:date="2023-09-01T16:50:00Z">
        <w:r w:rsidRPr="00B37613">
          <w:rPr>
            <w:lang w:val="en-CA"/>
          </w:rPr>
          <w:t>Table</w:t>
        </w:r>
        <w:r w:rsidRPr="00EF34A3">
          <w:rPr>
            <w:bCs/>
            <w:lang w:val="en-CA"/>
          </w:rPr>
          <w:t xml:space="preserve"> 10.2.3.3.-</w:t>
        </w:r>
        <w:r>
          <w:rPr>
            <w:bCs/>
            <w:lang w:val="en-CA"/>
          </w:rPr>
          <w:t>B</w:t>
        </w:r>
      </w:ins>
    </w:p>
    <w:p w14:paraId="6928614F" w14:textId="77777777" w:rsidR="00B37613" w:rsidRPr="00EF34A3" w:rsidRDefault="00B37613" w:rsidP="00B37613">
      <w:pPr>
        <w:pStyle w:val="10Tabtitle"/>
        <w:rPr>
          <w:ins w:id="169" w:author="Dang, Tommy HOUS:EX" w:date="2023-09-01T16:50:00Z"/>
          <w:b w:val="0"/>
          <w:bCs/>
          <w:lang w:val="en-CA"/>
        </w:rPr>
      </w:pPr>
      <w:ins w:id="170" w:author="Dang, Tommy HOUS:EX" w:date="2023-09-01T16:50:00Z">
        <w:r w:rsidRPr="00EF34A3">
          <w:rPr>
            <w:bCs/>
            <w:lang w:val="en-CA"/>
          </w:rPr>
          <w:t xml:space="preserve">Energy Performance </w:t>
        </w:r>
        <w:r w:rsidRPr="00B37613">
          <w:rPr>
            <w:lang w:val="en-CA"/>
          </w:rPr>
          <w:t>Requirements</w:t>
        </w:r>
        <w:r w:rsidRPr="00EF34A3">
          <w:rPr>
            <w:bCs/>
            <w:lang w:val="en-CA"/>
          </w:rPr>
          <w:t xml:space="preserve"> for </w:t>
        </w:r>
        <w:r>
          <w:rPr>
            <w:bCs/>
            <w:lang w:val="en-CA"/>
          </w:rPr>
          <w:t>Libraries</w:t>
        </w:r>
      </w:ins>
    </w:p>
    <w:p w14:paraId="4D2A1181" w14:textId="77777777" w:rsidR="00B37613" w:rsidRPr="00231CBE" w:rsidRDefault="00B37613" w:rsidP="00B37613">
      <w:pPr>
        <w:pStyle w:val="10Tabtitle"/>
        <w:rPr>
          <w:ins w:id="171" w:author="Dang, Tommy HOUS:EX" w:date="2023-09-01T16:50:00Z"/>
          <w:rStyle w:val="f101"/>
          <w:lang w:val="en-CA"/>
        </w:rPr>
      </w:pPr>
      <w:ins w:id="172" w:author="Dang, Tommy HOUS:EX" w:date="2023-09-01T16:50:00Z">
        <w:r w:rsidRPr="00EF34A3">
          <w:rPr>
            <w:lang w:val="en-CA"/>
          </w:rPr>
          <w:t>Forming part of Sentences 10.2.3.3.(1) and (2)</w:t>
        </w:r>
      </w:ins>
    </w:p>
    <w:tbl>
      <w:tblPr>
        <w:tblStyle w:val="TableGrid1"/>
        <w:tblW w:w="10332" w:type="dxa"/>
        <w:jc w:val="center"/>
        <w:tblLook w:val="04A0" w:firstRow="1" w:lastRow="0" w:firstColumn="1" w:lastColumn="0" w:noHBand="0" w:noVBand="1"/>
      </w:tblPr>
      <w:tblGrid>
        <w:gridCol w:w="1118"/>
        <w:gridCol w:w="4536"/>
        <w:gridCol w:w="4678"/>
      </w:tblGrid>
      <w:tr w:rsidR="00B37613" w:rsidRPr="00EF34A3" w14:paraId="51F5937B" w14:textId="77777777" w:rsidTr="000F7ACB">
        <w:trPr>
          <w:trHeight w:val="502"/>
          <w:jc w:val="center"/>
          <w:ins w:id="173" w:author="Dang, Tommy HOUS:EX" w:date="2023-09-01T16:50:00Z"/>
        </w:trPr>
        <w:tc>
          <w:tcPr>
            <w:tcW w:w="1118" w:type="dxa"/>
            <w:vAlign w:val="center"/>
          </w:tcPr>
          <w:p w14:paraId="61EE5ABA" w14:textId="77777777" w:rsidR="00B37613" w:rsidRPr="00EF34A3" w:rsidRDefault="00B37613" w:rsidP="000F7ACB">
            <w:pPr>
              <w:jc w:val="center"/>
              <w:rPr>
                <w:ins w:id="174" w:author="Dang, Tommy HOUS:EX" w:date="2023-09-01T16:50:00Z"/>
                <w:rFonts w:ascii="Arial Narrow" w:hAnsi="Arial Narrow" w:cs="Calibri"/>
                <w:sz w:val="18"/>
                <w:szCs w:val="18"/>
                <w:lang w:eastAsia="en-CA"/>
              </w:rPr>
            </w:pPr>
            <w:ins w:id="175" w:author="Dang, Tommy HOUS:EX" w:date="2023-09-01T16:50:00Z">
              <w:r w:rsidRPr="00EF34A3">
                <w:rPr>
                  <w:rFonts w:ascii="Arial Narrow" w:hAnsi="Arial Narrow" w:cs="Calibri"/>
                  <w:sz w:val="18"/>
                  <w:szCs w:val="18"/>
                  <w:lang w:eastAsia="en-CA"/>
                </w:rPr>
                <w:t>Step</w:t>
              </w:r>
            </w:ins>
          </w:p>
        </w:tc>
        <w:tc>
          <w:tcPr>
            <w:tcW w:w="4536" w:type="dxa"/>
            <w:vAlign w:val="center"/>
          </w:tcPr>
          <w:p w14:paraId="101B7BBF" w14:textId="77777777" w:rsidR="00B37613" w:rsidRPr="00EF34A3" w:rsidRDefault="00B37613" w:rsidP="000F7ACB">
            <w:pPr>
              <w:jc w:val="center"/>
              <w:rPr>
                <w:ins w:id="176" w:author="Dang, Tommy HOUS:EX" w:date="2023-09-01T16:50:00Z"/>
                <w:rFonts w:ascii="Arial Narrow" w:hAnsi="Arial Narrow" w:cs="Calibri"/>
                <w:sz w:val="18"/>
                <w:szCs w:val="18"/>
                <w:lang w:eastAsia="en-CA"/>
              </w:rPr>
            </w:pPr>
            <w:ins w:id="177" w:author="Dang, Tommy HOUS:EX" w:date="2023-09-01T16:50:00Z">
              <w:r w:rsidRPr="00EF34A3">
                <w:rPr>
                  <w:rFonts w:ascii="Arial Narrow" w:hAnsi="Arial Narrow" w:cs="Calibri"/>
                  <w:sz w:val="18"/>
                  <w:szCs w:val="18"/>
                  <w:lang w:eastAsia="en-CA"/>
                </w:rPr>
                <w:t>Equipment and Systems – Maximum Total Energy Use Intensity, kWh/(m</w:t>
              </w:r>
              <w:r w:rsidRPr="00EF34A3">
                <w:rPr>
                  <w:rFonts w:ascii="Arial Narrow" w:hAnsi="Arial Narrow" w:cs="Calibri"/>
                  <w:sz w:val="18"/>
                  <w:szCs w:val="18"/>
                  <w:vertAlign w:val="superscript"/>
                  <w:lang w:eastAsia="en-CA"/>
                </w:rPr>
                <w:t>2</w:t>
              </w:r>
              <w:r w:rsidRPr="00EF34A3">
                <w:rPr>
                  <w:rFonts w:ascii="Arial Narrow" w:hAnsi="Arial Narrow" w:cs="Calibri"/>
                  <w:sz w:val="18"/>
                  <w:szCs w:val="18"/>
                  <w:lang w:eastAsia="en-CA"/>
                </w:rPr>
                <w:t>·year)</w:t>
              </w:r>
            </w:ins>
          </w:p>
        </w:tc>
        <w:tc>
          <w:tcPr>
            <w:tcW w:w="4678" w:type="dxa"/>
            <w:vAlign w:val="center"/>
          </w:tcPr>
          <w:p w14:paraId="096710A1" w14:textId="77777777" w:rsidR="00B37613" w:rsidRPr="00EF34A3" w:rsidRDefault="00B37613" w:rsidP="000F7ACB">
            <w:pPr>
              <w:jc w:val="center"/>
              <w:rPr>
                <w:ins w:id="178" w:author="Dang, Tommy HOUS:EX" w:date="2023-09-01T16:50:00Z"/>
                <w:rFonts w:ascii="Arial Narrow" w:hAnsi="Arial Narrow" w:cs="Calibri"/>
                <w:sz w:val="18"/>
                <w:szCs w:val="18"/>
                <w:lang w:eastAsia="en-CA"/>
              </w:rPr>
            </w:pPr>
            <w:ins w:id="179" w:author="Dang, Tommy HOUS:EX" w:date="2023-09-01T16:50:00Z">
              <w:r w:rsidRPr="00EF34A3">
                <w:rPr>
                  <w:rFonts w:ascii="Arial Narrow" w:hAnsi="Arial Narrow" w:cs="Calibri"/>
                  <w:i/>
                  <w:iCs/>
                  <w:sz w:val="18"/>
                  <w:szCs w:val="18"/>
                  <w:lang w:eastAsia="en-CA"/>
                </w:rPr>
                <w:t>Building</w:t>
              </w:r>
              <w:r w:rsidRPr="00EF34A3">
                <w:rPr>
                  <w:rFonts w:ascii="Arial Narrow" w:hAnsi="Arial Narrow" w:cs="Calibri"/>
                  <w:sz w:val="18"/>
                  <w:szCs w:val="18"/>
                  <w:lang w:eastAsia="en-CA"/>
                </w:rPr>
                <w:t xml:space="preserve"> Envelope – Maximum Thermal Energy Demand Intensity, kWh/(m</w:t>
              </w:r>
              <w:r w:rsidRPr="00EF34A3">
                <w:rPr>
                  <w:rFonts w:ascii="Arial Narrow" w:hAnsi="Arial Narrow" w:cs="Calibri"/>
                  <w:sz w:val="18"/>
                  <w:szCs w:val="18"/>
                  <w:vertAlign w:val="superscript"/>
                  <w:lang w:eastAsia="en-CA"/>
                </w:rPr>
                <w:t>2</w:t>
              </w:r>
              <w:r w:rsidRPr="00EF34A3">
                <w:rPr>
                  <w:rFonts w:ascii="Arial Narrow" w:hAnsi="Arial Narrow" w:cs="Calibri"/>
                  <w:sz w:val="18"/>
                  <w:szCs w:val="18"/>
                  <w:lang w:eastAsia="en-CA"/>
                </w:rPr>
                <w:t>·year)</w:t>
              </w:r>
            </w:ins>
          </w:p>
        </w:tc>
      </w:tr>
      <w:tr w:rsidR="00B37613" w:rsidRPr="00EF34A3" w14:paraId="3B127AD1" w14:textId="77777777" w:rsidTr="000F7ACB">
        <w:trPr>
          <w:trHeight w:val="268"/>
          <w:jc w:val="center"/>
          <w:ins w:id="180" w:author="Dang, Tommy HOUS:EX" w:date="2023-09-01T16:50:00Z"/>
        </w:trPr>
        <w:tc>
          <w:tcPr>
            <w:tcW w:w="1118" w:type="dxa"/>
            <w:vAlign w:val="center"/>
          </w:tcPr>
          <w:p w14:paraId="5527A8DA" w14:textId="77777777" w:rsidR="00B37613" w:rsidRPr="00EF34A3" w:rsidRDefault="00B37613" w:rsidP="000F7ACB">
            <w:pPr>
              <w:jc w:val="center"/>
              <w:rPr>
                <w:ins w:id="181" w:author="Dang, Tommy HOUS:EX" w:date="2023-09-01T16:50:00Z"/>
                <w:rFonts w:ascii="Arial Narrow" w:hAnsi="Arial Narrow" w:cs="Calibri"/>
                <w:sz w:val="18"/>
                <w:szCs w:val="18"/>
                <w:lang w:eastAsia="en-CA"/>
              </w:rPr>
            </w:pPr>
            <w:ins w:id="182" w:author="Dang, Tommy HOUS:EX" w:date="2023-09-01T16:50:00Z">
              <w:r w:rsidRPr="00EF34A3">
                <w:rPr>
                  <w:rFonts w:ascii="Arial Narrow" w:hAnsi="Arial Narrow" w:cs="Calibri"/>
                  <w:sz w:val="18"/>
                  <w:szCs w:val="18"/>
                  <w:lang w:eastAsia="en-CA"/>
                </w:rPr>
                <w:t>1</w:t>
              </w:r>
            </w:ins>
          </w:p>
        </w:tc>
        <w:tc>
          <w:tcPr>
            <w:tcW w:w="9214" w:type="dxa"/>
            <w:gridSpan w:val="2"/>
            <w:vAlign w:val="center"/>
          </w:tcPr>
          <w:p w14:paraId="6D85A4DC" w14:textId="77777777" w:rsidR="00B37613" w:rsidRPr="00EF34A3" w:rsidRDefault="00B37613" w:rsidP="000F7ACB">
            <w:pPr>
              <w:jc w:val="center"/>
              <w:rPr>
                <w:ins w:id="183" w:author="Dang, Tommy HOUS:EX" w:date="2023-09-01T16:50:00Z"/>
                <w:rFonts w:ascii="Arial Narrow" w:hAnsi="Arial Narrow" w:cs="Calibri"/>
                <w:sz w:val="18"/>
                <w:szCs w:val="18"/>
                <w:lang w:eastAsia="en-CA"/>
              </w:rPr>
            </w:pPr>
            <w:ins w:id="184" w:author="Dang, Tommy HOUS:EX" w:date="2023-09-01T16:50:00Z">
              <w:r w:rsidRPr="00EF34A3">
                <w:rPr>
                  <w:rFonts w:ascii="Arial Narrow" w:hAnsi="Arial Narrow" w:cs="Calibri"/>
                  <w:sz w:val="18"/>
                  <w:szCs w:val="18"/>
                  <w:lang w:eastAsia="en-CA"/>
                </w:rPr>
                <w:t>Reserved</w:t>
              </w:r>
            </w:ins>
          </w:p>
        </w:tc>
      </w:tr>
      <w:tr w:rsidR="00B37613" w:rsidRPr="00EF34A3" w14:paraId="7F869962" w14:textId="77777777" w:rsidTr="000F7ACB">
        <w:trPr>
          <w:trHeight w:val="272"/>
          <w:jc w:val="center"/>
          <w:ins w:id="185" w:author="Dang, Tommy HOUS:EX" w:date="2023-09-01T16:50:00Z"/>
        </w:trPr>
        <w:tc>
          <w:tcPr>
            <w:tcW w:w="1118" w:type="dxa"/>
            <w:vAlign w:val="center"/>
          </w:tcPr>
          <w:p w14:paraId="4EFE772C" w14:textId="77777777" w:rsidR="00B37613" w:rsidRPr="00EF34A3" w:rsidRDefault="00B37613" w:rsidP="000F7ACB">
            <w:pPr>
              <w:jc w:val="center"/>
              <w:rPr>
                <w:ins w:id="186" w:author="Dang, Tommy HOUS:EX" w:date="2023-09-01T16:50:00Z"/>
                <w:rFonts w:ascii="Arial Narrow" w:hAnsi="Arial Narrow" w:cs="Calibri"/>
                <w:color w:val="0070C0"/>
                <w:sz w:val="18"/>
                <w:szCs w:val="18"/>
                <w:lang w:eastAsia="en-CA"/>
              </w:rPr>
            </w:pPr>
            <w:ins w:id="187" w:author="Dang, Tommy HOUS:EX" w:date="2023-09-01T16:50:00Z">
              <w:r w:rsidRPr="00EF34A3">
                <w:rPr>
                  <w:rFonts w:ascii="Arial Narrow" w:hAnsi="Arial Narrow" w:cs="Calibri"/>
                  <w:sz w:val="18"/>
                  <w:szCs w:val="18"/>
                  <w:lang w:eastAsia="en-CA"/>
                </w:rPr>
                <w:t>2</w:t>
              </w:r>
            </w:ins>
          </w:p>
        </w:tc>
        <w:tc>
          <w:tcPr>
            <w:tcW w:w="9214" w:type="dxa"/>
            <w:gridSpan w:val="2"/>
            <w:vAlign w:val="center"/>
          </w:tcPr>
          <w:p w14:paraId="132EA542" w14:textId="77777777" w:rsidR="00B37613" w:rsidRPr="00EF34A3" w:rsidRDefault="00B37613" w:rsidP="000F7ACB">
            <w:pPr>
              <w:jc w:val="center"/>
              <w:rPr>
                <w:ins w:id="188" w:author="Dang, Tommy HOUS:EX" w:date="2023-09-01T16:50:00Z"/>
                <w:rFonts w:ascii="Arial Narrow" w:hAnsi="Arial Narrow" w:cs="Calibri"/>
                <w:sz w:val="18"/>
                <w:szCs w:val="18"/>
                <w:lang w:eastAsia="en-CA"/>
              </w:rPr>
            </w:pPr>
            <w:ins w:id="189" w:author="Dang, Tommy HOUS:EX" w:date="2023-09-01T16:50:00Z">
              <w:r w:rsidRPr="00EF34A3">
                <w:rPr>
                  <w:rFonts w:ascii="Arial Narrow" w:hAnsi="Arial Narrow" w:cs="Calibri"/>
                  <w:sz w:val="18"/>
                  <w:szCs w:val="18"/>
                  <w:lang w:eastAsia="en-CA"/>
                </w:rPr>
                <w:t>Conform to Part 8 of the NECB</w:t>
              </w:r>
            </w:ins>
          </w:p>
        </w:tc>
      </w:tr>
    </w:tbl>
    <w:p w14:paraId="69B73E95" w14:textId="77777777" w:rsidR="00B37613" w:rsidRDefault="00B37613" w:rsidP="00B37613">
      <w:pPr>
        <w:rPr>
          <w:ins w:id="190" w:author="Dang, Tommy HOUS:EX" w:date="2023-09-01T16:50:00Z"/>
          <w:rStyle w:val="f101"/>
          <w:rFonts w:ascii="Palatino" w:hAnsi="Palatino"/>
          <w:snapToGrid w:val="0"/>
        </w:rPr>
      </w:pPr>
    </w:p>
    <w:p w14:paraId="35E8CF3E" w14:textId="77777777" w:rsidR="00B37613" w:rsidRPr="00EF34A3" w:rsidRDefault="00B37613" w:rsidP="00B37613">
      <w:pPr>
        <w:pStyle w:val="10Tabtitle"/>
        <w:rPr>
          <w:ins w:id="191" w:author="Dang, Tommy HOUS:EX" w:date="2023-09-01T16:50:00Z"/>
          <w:b w:val="0"/>
          <w:bCs/>
          <w:lang w:val="en-CA"/>
        </w:rPr>
      </w:pPr>
      <w:ins w:id="192" w:author="Dang, Tommy HOUS:EX" w:date="2023-09-01T16:50:00Z">
        <w:r w:rsidRPr="00EF34A3">
          <w:rPr>
            <w:bCs/>
            <w:lang w:val="en-CA"/>
          </w:rPr>
          <w:t>Table 10.2.3.3.-</w:t>
        </w:r>
        <w:r>
          <w:rPr>
            <w:bCs/>
            <w:lang w:val="en-CA"/>
          </w:rPr>
          <w:t>C</w:t>
        </w:r>
      </w:ins>
    </w:p>
    <w:p w14:paraId="3F6353B1" w14:textId="77777777" w:rsidR="00B37613" w:rsidRPr="00EF34A3" w:rsidRDefault="00B37613" w:rsidP="00B37613">
      <w:pPr>
        <w:pStyle w:val="10Tabtitle"/>
        <w:rPr>
          <w:ins w:id="193" w:author="Dang, Tommy HOUS:EX" w:date="2023-09-01T16:50:00Z"/>
          <w:b w:val="0"/>
          <w:bCs/>
          <w:lang w:val="en-CA"/>
        </w:rPr>
      </w:pPr>
      <w:ins w:id="194" w:author="Dang, Tommy HOUS:EX" w:date="2023-09-01T16:50:00Z">
        <w:r w:rsidRPr="00EF34A3">
          <w:rPr>
            <w:bCs/>
            <w:lang w:val="en-CA"/>
          </w:rPr>
          <w:t xml:space="preserve">Energy Performance </w:t>
        </w:r>
        <w:r w:rsidRPr="00B37613">
          <w:rPr>
            <w:lang w:val="en-CA"/>
          </w:rPr>
          <w:t>Requirements</w:t>
        </w:r>
        <w:r w:rsidRPr="00EF34A3">
          <w:rPr>
            <w:bCs/>
            <w:lang w:val="en-CA"/>
          </w:rPr>
          <w:t xml:space="preserve"> for </w:t>
        </w:r>
        <w:r>
          <w:rPr>
            <w:bCs/>
            <w:lang w:val="en-CA"/>
          </w:rPr>
          <w:t>Colleges</w:t>
        </w:r>
      </w:ins>
    </w:p>
    <w:p w14:paraId="608E82CB" w14:textId="77777777" w:rsidR="00B37613" w:rsidRPr="00450EB7" w:rsidRDefault="00B37613" w:rsidP="00B37613">
      <w:pPr>
        <w:pStyle w:val="10Tabtitle"/>
        <w:rPr>
          <w:ins w:id="195" w:author="Dang, Tommy HOUS:EX" w:date="2023-09-01T16:50:00Z"/>
          <w:rStyle w:val="f101"/>
          <w:lang w:val="en-CA"/>
        </w:rPr>
      </w:pPr>
      <w:ins w:id="196" w:author="Dang, Tommy HOUS:EX" w:date="2023-09-01T16:50:00Z">
        <w:r w:rsidRPr="00EF34A3">
          <w:rPr>
            <w:lang w:val="en-CA"/>
          </w:rPr>
          <w:t>Forming part of Sentences 10.2.3.3.(1) and (2)</w:t>
        </w:r>
      </w:ins>
    </w:p>
    <w:tbl>
      <w:tblPr>
        <w:tblStyle w:val="TableGrid2"/>
        <w:tblW w:w="10332" w:type="dxa"/>
        <w:jc w:val="center"/>
        <w:tblLook w:val="04A0" w:firstRow="1" w:lastRow="0" w:firstColumn="1" w:lastColumn="0" w:noHBand="0" w:noVBand="1"/>
      </w:tblPr>
      <w:tblGrid>
        <w:gridCol w:w="1118"/>
        <w:gridCol w:w="4536"/>
        <w:gridCol w:w="4678"/>
      </w:tblGrid>
      <w:tr w:rsidR="00B37613" w:rsidRPr="00EF34A3" w14:paraId="231F53D7" w14:textId="77777777" w:rsidTr="000F7ACB">
        <w:trPr>
          <w:trHeight w:val="502"/>
          <w:jc w:val="center"/>
          <w:ins w:id="197" w:author="Dang, Tommy HOUS:EX" w:date="2023-09-01T16:50:00Z"/>
        </w:trPr>
        <w:tc>
          <w:tcPr>
            <w:tcW w:w="1118" w:type="dxa"/>
            <w:vAlign w:val="center"/>
          </w:tcPr>
          <w:p w14:paraId="563C8940" w14:textId="77777777" w:rsidR="00B37613" w:rsidRPr="00EF34A3" w:rsidRDefault="00B37613" w:rsidP="000F7ACB">
            <w:pPr>
              <w:jc w:val="center"/>
              <w:rPr>
                <w:ins w:id="198" w:author="Dang, Tommy HOUS:EX" w:date="2023-09-01T16:50:00Z"/>
                <w:rFonts w:ascii="Arial Narrow" w:hAnsi="Arial Narrow" w:cs="Calibri"/>
                <w:sz w:val="18"/>
                <w:szCs w:val="18"/>
                <w:lang w:eastAsia="en-CA"/>
              </w:rPr>
            </w:pPr>
            <w:ins w:id="199" w:author="Dang, Tommy HOUS:EX" w:date="2023-09-01T16:50:00Z">
              <w:r w:rsidRPr="00EF34A3">
                <w:rPr>
                  <w:rFonts w:ascii="Arial Narrow" w:hAnsi="Arial Narrow" w:cs="Calibri"/>
                  <w:sz w:val="18"/>
                  <w:szCs w:val="18"/>
                  <w:lang w:eastAsia="en-CA"/>
                </w:rPr>
                <w:t>Step</w:t>
              </w:r>
            </w:ins>
          </w:p>
        </w:tc>
        <w:tc>
          <w:tcPr>
            <w:tcW w:w="4536" w:type="dxa"/>
            <w:vAlign w:val="center"/>
          </w:tcPr>
          <w:p w14:paraId="6B6A3E7B" w14:textId="77777777" w:rsidR="00B37613" w:rsidRPr="00EF34A3" w:rsidRDefault="00B37613" w:rsidP="000F7ACB">
            <w:pPr>
              <w:jc w:val="center"/>
              <w:rPr>
                <w:ins w:id="200" w:author="Dang, Tommy HOUS:EX" w:date="2023-09-01T16:50:00Z"/>
                <w:rFonts w:ascii="Arial Narrow" w:hAnsi="Arial Narrow" w:cs="Calibri"/>
                <w:sz w:val="18"/>
                <w:szCs w:val="18"/>
                <w:lang w:eastAsia="en-CA"/>
              </w:rPr>
            </w:pPr>
            <w:ins w:id="201" w:author="Dang, Tommy HOUS:EX" w:date="2023-09-01T16:50:00Z">
              <w:r w:rsidRPr="00EF34A3">
                <w:rPr>
                  <w:rFonts w:ascii="Arial Narrow" w:hAnsi="Arial Narrow" w:cs="Calibri"/>
                  <w:sz w:val="18"/>
                  <w:szCs w:val="18"/>
                  <w:lang w:eastAsia="en-CA"/>
                </w:rPr>
                <w:t>Equipment and Systems – Maximum Total Energy Use Intensity, kWh/(m</w:t>
              </w:r>
              <w:r w:rsidRPr="00EF34A3">
                <w:rPr>
                  <w:rFonts w:ascii="Arial Narrow" w:hAnsi="Arial Narrow" w:cs="Calibri"/>
                  <w:sz w:val="18"/>
                  <w:szCs w:val="18"/>
                  <w:vertAlign w:val="superscript"/>
                  <w:lang w:eastAsia="en-CA"/>
                </w:rPr>
                <w:t>2</w:t>
              </w:r>
              <w:r w:rsidRPr="00EF34A3">
                <w:rPr>
                  <w:rFonts w:ascii="Arial Narrow" w:hAnsi="Arial Narrow" w:cs="Calibri"/>
                  <w:sz w:val="18"/>
                  <w:szCs w:val="18"/>
                  <w:lang w:eastAsia="en-CA"/>
                </w:rPr>
                <w:t>·year)</w:t>
              </w:r>
            </w:ins>
          </w:p>
        </w:tc>
        <w:tc>
          <w:tcPr>
            <w:tcW w:w="4678" w:type="dxa"/>
            <w:vAlign w:val="center"/>
          </w:tcPr>
          <w:p w14:paraId="65EBD38A" w14:textId="77777777" w:rsidR="00B37613" w:rsidRPr="00EF34A3" w:rsidRDefault="00B37613" w:rsidP="000F7ACB">
            <w:pPr>
              <w:jc w:val="center"/>
              <w:rPr>
                <w:ins w:id="202" w:author="Dang, Tommy HOUS:EX" w:date="2023-09-01T16:50:00Z"/>
                <w:rFonts w:ascii="Arial Narrow" w:hAnsi="Arial Narrow" w:cs="Calibri"/>
                <w:sz w:val="18"/>
                <w:szCs w:val="18"/>
                <w:lang w:eastAsia="en-CA"/>
              </w:rPr>
            </w:pPr>
            <w:ins w:id="203" w:author="Dang, Tommy HOUS:EX" w:date="2023-09-01T16:50:00Z">
              <w:r w:rsidRPr="00EF34A3">
                <w:rPr>
                  <w:rFonts w:ascii="Arial Narrow" w:hAnsi="Arial Narrow" w:cs="Calibri"/>
                  <w:i/>
                  <w:iCs/>
                  <w:sz w:val="18"/>
                  <w:szCs w:val="18"/>
                  <w:lang w:eastAsia="en-CA"/>
                </w:rPr>
                <w:t>Building</w:t>
              </w:r>
              <w:r w:rsidRPr="00EF34A3">
                <w:rPr>
                  <w:rFonts w:ascii="Arial Narrow" w:hAnsi="Arial Narrow" w:cs="Calibri"/>
                  <w:sz w:val="18"/>
                  <w:szCs w:val="18"/>
                  <w:lang w:eastAsia="en-CA"/>
                </w:rPr>
                <w:t xml:space="preserve"> Envelope – Maximum Thermal Energy Demand Intensity, kWh/(m</w:t>
              </w:r>
              <w:r w:rsidRPr="00EF34A3">
                <w:rPr>
                  <w:rFonts w:ascii="Arial Narrow" w:hAnsi="Arial Narrow" w:cs="Calibri"/>
                  <w:sz w:val="18"/>
                  <w:szCs w:val="18"/>
                  <w:vertAlign w:val="superscript"/>
                  <w:lang w:eastAsia="en-CA"/>
                </w:rPr>
                <w:t>2</w:t>
              </w:r>
              <w:r w:rsidRPr="00EF34A3">
                <w:rPr>
                  <w:rFonts w:ascii="Arial Narrow" w:hAnsi="Arial Narrow" w:cs="Calibri"/>
                  <w:sz w:val="18"/>
                  <w:szCs w:val="18"/>
                  <w:lang w:eastAsia="en-CA"/>
                </w:rPr>
                <w:t>·year)</w:t>
              </w:r>
            </w:ins>
          </w:p>
        </w:tc>
      </w:tr>
      <w:tr w:rsidR="00B37613" w:rsidRPr="00EF34A3" w14:paraId="1C60D23A" w14:textId="77777777" w:rsidTr="000F7ACB">
        <w:trPr>
          <w:trHeight w:val="268"/>
          <w:jc w:val="center"/>
          <w:ins w:id="204" w:author="Dang, Tommy HOUS:EX" w:date="2023-09-01T16:50:00Z"/>
        </w:trPr>
        <w:tc>
          <w:tcPr>
            <w:tcW w:w="1118" w:type="dxa"/>
            <w:vAlign w:val="center"/>
          </w:tcPr>
          <w:p w14:paraId="03E01881" w14:textId="77777777" w:rsidR="00B37613" w:rsidRPr="00EF34A3" w:rsidRDefault="00B37613" w:rsidP="000F7ACB">
            <w:pPr>
              <w:jc w:val="center"/>
              <w:rPr>
                <w:ins w:id="205" w:author="Dang, Tommy HOUS:EX" w:date="2023-09-01T16:50:00Z"/>
                <w:rFonts w:ascii="Arial Narrow" w:hAnsi="Arial Narrow" w:cs="Calibri"/>
                <w:sz w:val="18"/>
                <w:szCs w:val="18"/>
                <w:lang w:eastAsia="en-CA"/>
              </w:rPr>
            </w:pPr>
            <w:ins w:id="206" w:author="Dang, Tommy HOUS:EX" w:date="2023-09-01T16:50:00Z">
              <w:r w:rsidRPr="00EF34A3">
                <w:rPr>
                  <w:rFonts w:ascii="Arial Narrow" w:hAnsi="Arial Narrow" w:cs="Calibri"/>
                  <w:sz w:val="18"/>
                  <w:szCs w:val="18"/>
                  <w:lang w:eastAsia="en-CA"/>
                </w:rPr>
                <w:t>1</w:t>
              </w:r>
            </w:ins>
          </w:p>
        </w:tc>
        <w:tc>
          <w:tcPr>
            <w:tcW w:w="9214" w:type="dxa"/>
            <w:gridSpan w:val="2"/>
            <w:vAlign w:val="center"/>
          </w:tcPr>
          <w:p w14:paraId="4718C595" w14:textId="77777777" w:rsidR="00B37613" w:rsidRPr="00EF34A3" w:rsidRDefault="00B37613" w:rsidP="000F7ACB">
            <w:pPr>
              <w:jc w:val="center"/>
              <w:rPr>
                <w:ins w:id="207" w:author="Dang, Tommy HOUS:EX" w:date="2023-09-01T16:50:00Z"/>
                <w:rFonts w:ascii="Arial Narrow" w:hAnsi="Arial Narrow" w:cs="Calibri"/>
                <w:sz w:val="18"/>
                <w:szCs w:val="18"/>
                <w:lang w:eastAsia="en-CA"/>
              </w:rPr>
            </w:pPr>
            <w:ins w:id="208" w:author="Dang, Tommy HOUS:EX" w:date="2023-09-01T16:50:00Z">
              <w:r w:rsidRPr="00EF34A3">
                <w:rPr>
                  <w:rFonts w:ascii="Arial Narrow" w:hAnsi="Arial Narrow" w:cs="Calibri"/>
                  <w:sz w:val="18"/>
                  <w:szCs w:val="18"/>
                  <w:lang w:eastAsia="en-CA"/>
                </w:rPr>
                <w:t>Reserved</w:t>
              </w:r>
            </w:ins>
          </w:p>
        </w:tc>
      </w:tr>
      <w:tr w:rsidR="00B37613" w:rsidRPr="00EF34A3" w14:paraId="4F473A8E" w14:textId="77777777" w:rsidTr="000F7ACB">
        <w:trPr>
          <w:trHeight w:val="272"/>
          <w:jc w:val="center"/>
          <w:ins w:id="209" w:author="Dang, Tommy HOUS:EX" w:date="2023-09-01T16:50:00Z"/>
        </w:trPr>
        <w:tc>
          <w:tcPr>
            <w:tcW w:w="1118" w:type="dxa"/>
            <w:vAlign w:val="center"/>
          </w:tcPr>
          <w:p w14:paraId="496DC087" w14:textId="77777777" w:rsidR="00B37613" w:rsidRPr="00EF34A3" w:rsidRDefault="00B37613" w:rsidP="000F7ACB">
            <w:pPr>
              <w:jc w:val="center"/>
              <w:rPr>
                <w:ins w:id="210" w:author="Dang, Tommy HOUS:EX" w:date="2023-09-01T16:50:00Z"/>
                <w:rFonts w:ascii="Arial Narrow" w:hAnsi="Arial Narrow" w:cs="Calibri"/>
                <w:color w:val="0070C0"/>
                <w:sz w:val="18"/>
                <w:szCs w:val="18"/>
                <w:lang w:eastAsia="en-CA"/>
              </w:rPr>
            </w:pPr>
            <w:ins w:id="211" w:author="Dang, Tommy HOUS:EX" w:date="2023-09-01T16:50:00Z">
              <w:r w:rsidRPr="00EF34A3">
                <w:rPr>
                  <w:rFonts w:ascii="Arial Narrow" w:hAnsi="Arial Narrow" w:cs="Calibri"/>
                  <w:sz w:val="18"/>
                  <w:szCs w:val="18"/>
                  <w:lang w:eastAsia="en-CA"/>
                </w:rPr>
                <w:lastRenderedPageBreak/>
                <w:t>2</w:t>
              </w:r>
            </w:ins>
          </w:p>
        </w:tc>
        <w:tc>
          <w:tcPr>
            <w:tcW w:w="9214" w:type="dxa"/>
            <w:gridSpan w:val="2"/>
            <w:vAlign w:val="center"/>
          </w:tcPr>
          <w:p w14:paraId="127FE37F" w14:textId="77777777" w:rsidR="00B37613" w:rsidRPr="00EF34A3" w:rsidRDefault="00B37613" w:rsidP="000F7ACB">
            <w:pPr>
              <w:jc w:val="center"/>
              <w:rPr>
                <w:ins w:id="212" w:author="Dang, Tommy HOUS:EX" w:date="2023-09-01T16:50:00Z"/>
                <w:rFonts w:ascii="Arial Narrow" w:hAnsi="Arial Narrow" w:cs="Calibri"/>
                <w:sz w:val="18"/>
                <w:szCs w:val="18"/>
                <w:lang w:eastAsia="en-CA"/>
              </w:rPr>
            </w:pPr>
            <w:ins w:id="213" w:author="Dang, Tommy HOUS:EX" w:date="2023-09-01T16:50:00Z">
              <w:r w:rsidRPr="00EF34A3">
                <w:rPr>
                  <w:rFonts w:ascii="Arial Narrow" w:hAnsi="Arial Narrow" w:cs="Calibri"/>
                  <w:sz w:val="18"/>
                  <w:szCs w:val="18"/>
                  <w:lang w:eastAsia="en-CA"/>
                </w:rPr>
                <w:t>Conform to Part 8 of the NECB</w:t>
              </w:r>
            </w:ins>
          </w:p>
        </w:tc>
      </w:tr>
    </w:tbl>
    <w:p w14:paraId="7A9E34FF" w14:textId="77777777" w:rsidR="00B37613" w:rsidRDefault="00B37613" w:rsidP="00B37613">
      <w:pPr>
        <w:pStyle w:val="01Part"/>
        <w:rPr>
          <w:ins w:id="214" w:author="Dang, Tommy HOUS:EX" w:date="2023-09-01T16:50:00Z"/>
          <w:rStyle w:val="f101"/>
          <w:sz w:val="24"/>
          <w:szCs w:val="24"/>
        </w:rPr>
      </w:pPr>
    </w:p>
    <w:p w14:paraId="22640B8E" w14:textId="77777777" w:rsidR="00B37613" w:rsidRPr="00EF34A3" w:rsidRDefault="00B37613" w:rsidP="00B37613">
      <w:pPr>
        <w:pStyle w:val="10Tabtitle"/>
        <w:rPr>
          <w:ins w:id="215" w:author="Dang, Tommy HOUS:EX" w:date="2023-09-01T16:50:00Z"/>
          <w:b w:val="0"/>
          <w:bCs/>
          <w:lang w:val="en-CA"/>
        </w:rPr>
      </w:pPr>
      <w:ins w:id="216" w:author="Dang, Tommy HOUS:EX" w:date="2023-09-01T16:50:00Z">
        <w:r w:rsidRPr="00EF34A3">
          <w:rPr>
            <w:bCs/>
            <w:lang w:val="en-CA"/>
          </w:rPr>
          <w:t>Table 10.2.3.3.-</w:t>
        </w:r>
        <w:r>
          <w:rPr>
            <w:bCs/>
            <w:lang w:val="en-CA"/>
          </w:rPr>
          <w:t>D</w:t>
        </w:r>
      </w:ins>
    </w:p>
    <w:p w14:paraId="731C163B" w14:textId="77777777" w:rsidR="00B37613" w:rsidRPr="00EF34A3" w:rsidRDefault="00B37613" w:rsidP="00B37613">
      <w:pPr>
        <w:pStyle w:val="10Tabtitle"/>
        <w:rPr>
          <w:ins w:id="217" w:author="Dang, Tommy HOUS:EX" w:date="2023-09-01T16:50:00Z"/>
          <w:b w:val="0"/>
          <w:bCs/>
          <w:lang w:val="en-CA"/>
        </w:rPr>
      </w:pPr>
      <w:ins w:id="218" w:author="Dang, Tommy HOUS:EX" w:date="2023-09-01T16:50:00Z">
        <w:r w:rsidRPr="00EF34A3">
          <w:rPr>
            <w:bCs/>
            <w:lang w:val="en-CA"/>
          </w:rPr>
          <w:t xml:space="preserve">Energy Performance </w:t>
        </w:r>
        <w:r w:rsidRPr="00B37613">
          <w:rPr>
            <w:lang w:val="en-CA"/>
          </w:rPr>
          <w:t>Requirements</w:t>
        </w:r>
        <w:r w:rsidRPr="00EF34A3">
          <w:rPr>
            <w:bCs/>
            <w:lang w:val="en-CA"/>
          </w:rPr>
          <w:t xml:space="preserve"> for </w:t>
        </w:r>
        <w:r>
          <w:rPr>
            <w:bCs/>
            <w:lang w:val="en-CA"/>
          </w:rPr>
          <w:t>Recreation Centres</w:t>
        </w:r>
      </w:ins>
    </w:p>
    <w:p w14:paraId="178DD8DC" w14:textId="77777777" w:rsidR="00B37613" w:rsidRPr="00450EB7" w:rsidRDefault="00B37613" w:rsidP="00B37613">
      <w:pPr>
        <w:pStyle w:val="10Tabtitle"/>
        <w:rPr>
          <w:ins w:id="219" w:author="Dang, Tommy HOUS:EX" w:date="2023-09-01T16:50:00Z"/>
          <w:rStyle w:val="f101"/>
          <w:lang w:val="en-CA"/>
        </w:rPr>
      </w:pPr>
      <w:ins w:id="220" w:author="Dang, Tommy HOUS:EX" w:date="2023-09-01T16:50:00Z">
        <w:r w:rsidRPr="00EF34A3">
          <w:rPr>
            <w:lang w:val="en-CA"/>
          </w:rPr>
          <w:t>Forming part of Sentences 10.2.3.3.(1) and (2)</w:t>
        </w:r>
      </w:ins>
    </w:p>
    <w:tbl>
      <w:tblPr>
        <w:tblStyle w:val="TableGrid3"/>
        <w:tblW w:w="10332" w:type="dxa"/>
        <w:jc w:val="center"/>
        <w:tblLook w:val="04A0" w:firstRow="1" w:lastRow="0" w:firstColumn="1" w:lastColumn="0" w:noHBand="0" w:noVBand="1"/>
      </w:tblPr>
      <w:tblGrid>
        <w:gridCol w:w="1118"/>
        <w:gridCol w:w="4536"/>
        <w:gridCol w:w="4678"/>
      </w:tblGrid>
      <w:tr w:rsidR="00B37613" w:rsidRPr="002E23FC" w14:paraId="5D911B0B" w14:textId="77777777" w:rsidTr="000F7ACB">
        <w:trPr>
          <w:trHeight w:val="502"/>
          <w:jc w:val="center"/>
          <w:ins w:id="221" w:author="Dang, Tommy HOUS:EX" w:date="2023-09-01T16:50:00Z"/>
        </w:trPr>
        <w:tc>
          <w:tcPr>
            <w:tcW w:w="1118" w:type="dxa"/>
            <w:vAlign w:val="center"/>
          </w:tcPr>
          <w:p w14:paraId="37C53A7A" w14:textId="77777777" w:rsidR="00B37613" w:rsidRPr="002E23FC" w:rsidRDefault="00B37613" w:rsidP="000F7ACB">
            <w:pPr>
              <w:jc w:val="center"/>
              <w:rPr>
                <w:ins w:id="222" w:author="Dang, Tommy HOUS:EX" w:date="2023-09-01T16:50:00Z"/>
                <w:rFonts w:ascii="Arial Narrow" w:hAnsi="Arial Narrow" w:cs="Calibri"/>
                <w:sz w:val="18"/>
                <w:szCs w:val="18"/>
                <w:lang w:eastAsia="en-CA"/>
              </w:rPr>
            </w:pPr>
            <w:ins w:id="223" w:author="Dang, Tommy HOUS:EX" w:date="2023-09-01T16:50:00Z">
              <w:r w:rsidRPr="002E23FC">
                <w:rPr>
                  <w:rFonts w:ascii="Arial Narrow" w:hAnsi="Arial Narrow" w:cs="Calibri"/>
                  <w:sz w:val="18"/>
                  <w:szCs w:val="18"/>
                  <w:lang w:eastAsia="en-CA"/>
                </w:rPr>
                <w:t>Step</w:t>
              </w:r>
            </w:ins>
          </w:p>
        </w:tc>
        <w:tc>
          <w:tcPr>
            <w:tcW w:w="4536" w:type="dxa"/>
            <w:vAlign w:val="center"/>
          </w:tcPr>
          <w:p w14:paraId="246129E5" w14:textId="77777777" w:rsidR="00B37613" w:rsidRPr="002E23FC" w:rsidRDefault="00B37613" w:rsidP="000F7ACB">
            <w:pPr>
              <w:jc w:val="center"/>
              <w:rPr>
                <w:ins w:id="224" w:author="Dang, Tommy HOUS:EX" w:date="2023-09-01T16:50:00Z"/>
                <w:rFonts w:ascii="Arial Narrow" w:hAnsi="Arial Narrow" w:cs="Calibri"/>
                <w:sz w:val="18"/>
                <w:szCs w:val="18"/>
                <w:lang w:eastAsia="en-CA"/>
              </w:rPr>
            </w:pPr>
            <w:ins w:id="225" w:author="Dang, Tommy HOUS:EX" w:date="2023-09-01T16:50:00Z">
              <w:r w:rsidRPr="002E23FC">
                <w:rPr>
                  <w:rFonts w:ascii="Arial Narrow" w:hAnsi="Arial Narrow" w:cs="Calibri"/>
                  <w:sz w:val="18"/>
                  <w:szCs w:val="18"/>
                  <w:lang w:eastAsia="en-CA"/>
                </w:rPr>
                <w:t>Equipment and Systems – Maximum Total Energy Use Intensity, kWh/(m</w:t>
              </w:r>
              <w:r w:rsidRPr="002E23FC">
                <w:rPr>
                  <w:rFonts w:ascii="Arial Narrow" w:hAnsi="Arial Narrow" w:cs="Calibri"/>
                  <w:sz w:val="18"/>
                  <w:szCs w:val="18"/>
                  <w:vertAlign w:val="superscript"/>
                  <w:lang w:eastAsia="en-CA"/>
                </w:rPr>
                <w:t>2</w:t>
              </w:r>
              <w:r w:rsidRPr="002E23FC">
                <w:rPr>
                  <w:rFonts w:ascii="Arial Narrow" w:hAnsi="Arial Narrow" w:cs="Calibri"/>
                  <w:sz w:val="18"/>
                  <w:szCs w:val="18"/>
                  <w:lang w:eastAsia="en-CA"/>
                </w:rPr>
                <w:t>·year)</w:t>
              </w:r>
            </w:ins>
          </w:p>
        </w:tc>
        <w:tc>
          <w:tcPr>
            <w:tcW w:w="4678" w:type="dxa"/>
            <w:vAlign w:val="center"/>
          </w:tcPr>
          <w:p w14:paraId="3E910C49" w14:textId="77777777" w:rsidR="00B37613" w:rsidRPr="002E23FC" w:rsidRDefault="00B37613" w:rsidP="000F7ACB">
            <w:pPr>
              <w:jc w:val="center"/>
              <w:rPr>
                <w:ins w:id="226" w:author="Dang, Tommy HOUS:EX" w:date="2023-09-01T16:50:00Z"/>
                <w:rFonts w:ascii="Arial Narrow" w:hAnsi="Arial Narrow" w:cs="Calibri"/>
                <w:sz w:val="18"/>
                <w:szCs w:val="18"/>
                <w:lang w:eastAsia="en-CA"/>
              </w:rPr>
            </w:pPr>
            <w:ins w:id="227" w:author="Dang, Tommy HOUS:EX" w:date="2023-09-01T16:50:00Z">
              <w:r w:rsidRPr="002E23FC">
                <w:rPr>
                  <w:rFonts w:ascii="Arial Narrow" w:hAnsi="Arial Narrow" w:cs="Calibri"/>
                  <w:i/>
                  <w:iCs/>
                  <w:sz w:val="18"/>
                  <w:szCs w:val="18"/>
                  <w:lang w:eastAsia="en-CA"/>
                </w:rPr>
                <w:t>Building</w:t>
              </w:r>
              <w:r w:rsidRPr="002E23FC">
                <w:rPr>
                  <w:rFonts w:ascii="Arial Narrow" w:hAnsi="Arial Narrow" w:cs="Calibri"/>
                  <w:sz w:val="18"/>
                  <w:szCs w:val="18"/>
                  <w:lang w:eastAsia="en-CA"/>
                </w:rPr>
                <w:t xml:space="preserve"> Envelope – Maximum Thermal Energy Demand Intensity, kWh/(m</w:t>
              </w:r>
              <w:r w:rsidRPr="002E23FC">
                <w:rPr>
                  <w:rFonts w:ascii="Arial Narrow" w:hAnsi="Arial Narrow" w:cs="Calibri"/>
                  <w:sz w:val="18"/>
                  <w:szCs w:val="18"/>
                  <w:vertAlign w:val="superscript"/>
                  <w:lang w:eastAsia="en-CA"/>
                </w:rPr>
                <w:t>2</w:t>
              </w:r>
              <w:r w:rsidRPr="002E23FC">
                <w:rPr>
                  <w:rFonts w:ascii="Arial Narrow" w:hAnsi="Arial Narrow" w:cs="Calibri"/>
                  <w:sz w:val="18"/>
                  <w:szCs w:val="18"/>
                  <w:lang w:eastAsia="en-CA"/>
                </w:rPr>
                <w:t>·year)</w:t>
              </w:r>
            </w:ins>
          </w:p>
        </w:tc>
      </w:tr>
      <w:tr w:rsidR="00B37613" w:rsidRPr="002E23FC" w14:paraId="0BCB8CC8" w14:textId="77777777" w:rsidTr="000F7ACB">
        <w:trPr>
          <w:trHeight w:val="268"/>
          <w:jc w:val="center"/>
          <w:ins w:id="228" w:author="Dang, Tommy HOUS:EX" w:date="2023-09-01T16:50:00Z"/>
        </w:trPr>
        <w:tc>
          <w:tcPr>
            <w:tcW w:w="1118" w:type="dxa"/>
            <w:vAlign w:val="center"/>
          </w:tcPr>
          <w:p w14:paraId="22C75CA0" w14:textId="77777777" w:rsidR="00B37613" w:rsidRPr="002E23FC" w:rsidRDefault="00B37613" w:rsidP="000F7ACB">
            <w:pPr>
              <w:jc w:val="center"/>
              <w:rPr>
                <w:ins w:id="229" w:author="Dang, Tommy HOUS:EX" w:date="2023-09-01T16:50:00Z"/>
                <w:rFonts w:ascii="Arial Narrow" w:hAnsi="Arial Narrow" w:cs="Calibri"/>
                <w:sz w:val="18"/>
                <w:szCs w:val="18"/>
                <w:lang w:eastAsia="en-CA"/>
              </w:rPr>
            </w:pPr>
            <w:ins w:id="230" w:author="Dang, Tommy HOUS:EX" w:date="2023-09-01T16:50:00Z">
              <w:r w:rsidRPr="002E23FC">
                <w:rPr>
                  <w:rFonts w:ascii="Arial Narrow" w:hAnsi="Arial Narrow" w:cs="Calibri"/>
                  <w:sz w:val="18"/>
                  <w:szCs w:val="18"/>
                  <w:lang w:eastAsia="en-CA"/>
                </w:rPr>
                <w:t>1</w:t>
              </w:r>
            </w:ins>
          </w:p>
        </w:tc>
        <w:tc>
          <w:tcPr>
            <w:tcW w:w="9214" w:type="dxa"/>
            <w:gridSpan w:val="2"/>
            <w:vAlign w:val="center"/>
          </w:tcPr>
          <w:p w14:paraId="5539219E" w14:textId="77777777" w:rsidR="00B37613" w:rsidRPr="002E23FC" w:rsidRDefault="00B37613" w:rsidP="000F7ACB">
            <w:pPr>
              <w:jc w:val="center"/>
              <w:rPr>
                <w:ins w:id="231" w:author="Dang, Tommy HOUS:EX" w:date="2023-09-01T16:50:00Z"/>
                <w:rFonts w:ascii="Arial Narrow" w:hAnsi="Arial Narrow" w:cs="Calibri"/>
                <w:sz w:val="18"/>
                <w:szCs w:val="18"/>
                <w:lang w:eastAsia="en-CA"/>
              </w:rPr>
            </w:pPr>
            <w:ins w:id="232" w:author="Dang, Tommy HOUS:EX" w:date="2023-09-01T16:50:00Z">
              <w:r w:rsidRPr="002E23FC">
                <w:rPr>
                  <w:rFonts w:ascii="Arial Narrow" w:hAnsi="Arial Narrow" w:cs="Calibri"/>
                  <w:sz w:val="18"/>
                  <w:szCs w:val="18"/>
                  <w:lang w:eastAsia="en-CA"/>
                </w:rPr>
                <w:t>Reserved</w:t>
              </w:r>
            </w:ins>
          </w:p>
        </w:tc>
      </w:tr>
      <w:tr w:rsidR="00B37613" w:rsidRPr="002E23FC" w14:paraId="62B92FE8" w14:textId="77777777" w:rsidTr="000F7ACB">
        <w:trPr>
          <w:trHeight w:val="272"/>
          <w:jc w:val="center"/>
          <w:ins w:id="233" w:author="Dang, Tommy HOUS:EX" w:date="2023-09-01T16:50:00Z"/>
        </w:trPr>
        <w:tc>
          <w:tcPr>
            <w:tcW w:w="1118" w:type="dxa"/>
            <w:vAlign w:val="center"/>
          </w:tcPr>
          <w:p w14:paraId="1AE49B17" w14:textId="77777777" w:rsidR="00B37613" w:rsidRPr="002E23FC" w:rsidRDefault="00B37613" w:rsidP="000F7ACB">
            <w:pPr>
              <w:jc w:val="center"/>
              <w:rPr>
                <w:ins w:id="234" w:author="Dang, Tommy HOUS:EX" w:date="2023-09-01T16:50:00Z"/>
                <w:rFonts w:ascii="Arial Narrow" w:hAnsi="Arial Narrow" w:cs="Calibri"/>
                <w:color w:val="0070C0"/>
                <w:sz w:val="18"/>
                <w:szCs w:val="18"/>
                <w:lang w:eastAsia="en-CA"/>
              </w:rPr>
            </w:pPr>
            <w:ins w:id="235" w:author="Dang, Tommy HOUS:EX" w:date="2023-09-01T16:50:00Z">
              <w:r w:rsidRPr="002E23FC">
                <w:rPr>
                  <w:rFonts w:ascii="Arial Narrow" w:hAnsi="Arial Narrow" w:cs="Calibri"/>
                  <w:sz w:val="18"/>
                  <w:szCs w:val="18"/>
                  <w:lang w:eastAsia="en-CA"/>
                </w:rPr>
                <w:t>2</w:t>
              </w:r>
            </w:ins>
          </w:p>
        </w:tc>
        <w:tc>
          <w:tcPr>
            <w:tcW w:w="9214" w:type="dxa"/>
            <w:gridSpan w:val="2"/>
            <w:vAlign w:val="center"/>
          </w:tcPr>
          <w:p w14:paraId="4F1E914E" w14:textId="77777777" w:rsidR="00B37613" w:rsidRPr="002E23FC" w:rsidRDefault="00B37613" w:rsidP="000F7ACB">
            <w:pPr>
              <w:jc w:val="center"/>
              <w:rPr>
                <w:ins w:id="236" w:author="Dang, Tommy HOUS:EX" w:date="2023-09-01T16:50:00Z"/>
                <w:rFonts w:ascii="Arial Narrow" w:hAnsi="Arial Narrow" w:cs="Calibri"/>
                <w:sz w:val="18"/>
                <w:szCs w:val="18"/>
                <w:lang w:eastAsia="en-CA"/>
              </w:rPr>
            </w:pPr>
            <w:ins w:id="237" w:author="Dang, Tommy HOUS:EX" w:date="2023-09-01T16:50:00Z">
              <w:r w:rsidRPr="002E23FC">
                <w:rPr>
                  <w:rFonts w:ascii="Arial Narrow" w:hAnsi="Arial Narrow" w:cs="Calibri"/>
                  <w:sz w:val="18"/>
                  <w:szCs w:val="18"/>
                  <w:lang w:eastAsia="en-CA"/>
                </w:rPr>
                <w:t>Conform to Part 8 of the NECB</w:t>
              </w:r>
            </w:ins>
          </w:p>
        </w:tc>
      </w:tr>
    </w:tbl>
    <w:p w14:paraId="756FB790" w14:textId="77777777" w:rsidR="00B37613" w:rsidRDefault="00B37613" w:rsidP="00B37613">
      <w:pPr>
        <w:pStyle w:val="01Part"/>
        <w:rPr>
          <w:ins w:id="238" w:author="Dang, Tommy HOUS:EX" w:date="2023-09-01T16:50:00Z"/>
          <w:rStyle w:val="f101"/>
          <w:sz w:val="24"/>
          <w:szCs w:val="24"/>
        </w:rPr>
      </w:pPr>
    </w:p>
    <w:p w14:paraId="59E1F8CF" w14:textId="77777777" w:rsidR="00B37613" w:rsidRPr="00EF34A3" w:rsidRDefault="00B37613" w:rsidP="00B37613">
      <w:pPr>
        <w:pStyle w:val="10Tabtitle"/>
        <w:rPr>
          <w:ins w:id="239" w:author="Dang, Tommy HOUS:EX" w:date="2023-09-01T16:50:00Z"/>
          <w:b w:val="0"/>
          <w:bCs/>
          <w:lang w:val="en-CA"/>
        </w:rPr>
      </w:pPr>
      <w:ins w:id="240" w:author="Dang, Tommy HOUS:EX" w:date="2023-09-01T16:50:00Z">
        <w:r w:rsidRPr="00EF34A3">
          <w:rPr>
            <w:bCs/>
            <w:lang w:val="en-CA"/>
          </w:rPr>
          <w:t>Table 10.2.3.3.-</w:t>
        </w:r>
        <w:r>
          <w:rPr>
            <w:bCs/>
            <w:lang w:val="en-CA"/>
          </w:rPr>
          <w:t>E</w:t>
        </w:r>
      </w:ins>
    </w:p>
    <w:p w14:paraId="4D1313CF" w14:textId="77777777" w:rsidR="00B37613" w:rsidRPr="00EF34A3" w:rsidRDefault="00B37613" w:rsidP="00B37613">
      <w:pPr>
        <w:pStyle w:val="10Tabtitle"/>
        <w:rPr>
          <w:ins w:id="241" w:author="Dang, Tommy HOUS:EX" w:date="2023-09-01T16:50:00Z"/>
          <w:b w:val="0"/>
          <w:bCs/>
          <w:lang w:val="en-CA"/>
        </w:rPr>
      </w:pPr>
      <w:ins w:id="242" w:author="Dang, Tommy HOUS:EX" w:date="2023-09-01T16:50:00Z">
        <w:r w:rsidRPr="00EF34A3">
          <w:rPr>
            <w:bCs/>
            <w:lang w:val="en-CA"/>
          </w:rPr>
          <w:t xml:space="preserve">Energy Performance </w:t>
        </w:r>
        <w:r w:rsidRPr="00B37613">
          <w:rPr>
            <w:lang w:val="en-CA"/>
          </w:rPr>
          <w:t>Requirements</w:t>
        </w:r>
        <w:r w:rsidRPr="00EF34A3">
          <w:rPr>
            <w:bCs/>
            <w:lang w:val="en-CA"/>
          </w:rPr>
          <w:t xml:space="preserve"> for </w:t>
        </w:r>
        <w:r>
          <w:rPr>
            <w:bCs/>
            <w:lang w:val="en-CA"/>
          </w:rPr>
          <w:t>Hospitals</w:t>
        </w:r>
      </w:ins>
    </w:p>
    <w:p w14:paraId="6FEBDAA4" w14:textId="77777777" w:rsidR="00B37613" w:rsidRPr="00450EB7" w:rsidRDefault="00B37613" w:rsidP="00B37613">
      <w:pPr>
        <w:pStyle w:val="10Tabtitle"/>
        <w:rPr>
          <w:ins w:id="243" w:author="Dang, Tommy HOUS:EX" w:date="2023-09-01T16:50:00Z"/>
          <w:rStyle w:val="f101"/>
          <w:lang w:val="en-CA"/>
        </w:rPr>
      </w:pPr>
      <w:ins w:id="244" w:author="Dang, Tommy HOUS:EX" w:date="2023-09-01T16:50:00Z">
        <w:r w:rsidRPr="00EF34A3">
          <w:rPr>
            <w:lang w:val="en-CA"/>
          </w:rPr>
          <w:t>Forming part of Sentences 10.2.3.3.(1) and (2)</w:t>
        </w:r>
      </w:ins>
    </w:p>
    <w:tbl>
      <w:tblPr>
        <w:tblStyle w:val="TableGrid4"/>
        <w:tblW w:w="10332" w:type="dxa"/>
        <w:jc w:val="center"/>
        <w:tblLook w:val="04A0" w:firstRow="1" w:lastRow="0" w:firstColumn="1" w:lastColumn="0" w:noHBand="0" w:noVBand="1"/>
      </w:tblPr>
      <w:tblGrid>
        <w:gridCol w:w="1118"/>
        <w:gridCol w:w="4536"/>
        <w:gridCol w:w="4678"/>
      </w:tblGrid>
      <w:tr w:rsidR="00B37613" w:rsidRPr="002E23FC" w14:paraId="1FCCC73B" w14:textId="77777777" w:rsidTr="000F7ACB">
        <w:trPr>
          <w:trHeight w:val="502"/>
          <w:jc w:val="center"/>
          <w:ins w:id="245" w:author="Dang, Tommy HOUS:EX" w:date="2023-09-01T16:50:00Z"/>
        </w:trPr>
        <w:tc>
          <w:tcPr>
            <w:tcW w:w="1118" w:type="dxa"/>
            <w:vAlign w:val="center"/>
          </w:tcPr>
          <w:p w14:paraId="462FBBBD" w14:textId="77777777" w:rsidR="00B37613" w:rsidRPr="002E23FC" w:rsidRDefault="00B37613" w:rsidP="000F7ACB">
            <w:pPr>
              <w:jc w:val="center"/>
              <w:rPr>
                <w:ins w:id="246" w:author="Dang, Tommy HOUS:EX" w:date="2023-09-01T16:50:00Z"/>
                <w:rFonts w:ascii="Arial Narrow" w:hAnsi="Arial Narrow" w:cs="Calibri"/>
                <w:sz w:val="18"/>
                <w:szCs w:val="18"/>
                <w:lang w:eastAsia="en-CA"/>
              </w:rPr>
            </w:pPr>
            <w:ins w:id="247" w:author="Dang, Tommy HOUS:EX" w:date="2023-09-01T16:50:00Z">
              <w:r w:rsidRPr="002E23FC">
                <w:rPr>
                  <w:rFonts w:ascii="Arial Narrow" w:hAnsi="Arial Narrow" w:cs="Calibri"/>
                  <w:sz w:val="18"/>
                  <w:szCs w:val="18"/>
                  <w:lang w:eastAsia="en-CA"/>
                </w:rPr>
                <w:t>Step</w:t>
              </w:r>
            </w:ins>
          </w:p>
        </w:tc>
        <w:tc>
          <w:tcPr>
            <w:tcW w:w="4536" w:type="dxa"/>
            <w:vAlign w:val="center"/>
          </w:tcPr>
          <w:p w14:paraId="30422CBC" w14:textId="77777777" w:rsidR="00B37613" w:rsidRPr="002E23FC" w:rsidRDefault="00B37613" w:rsidP="000F7ACB">
            <w:pPr>
              <w:jc w:val="center"/>
              <w:rPr>
                <w:ins w:id="248" w:author="Dang, Tommy HOUS:EX" w:date="2023-09-01T16:50:00Z"/>
                <w:rFonts w:ascii="Arial Narrow" w:hAnsi="Arial Narrow" w:cs="Calibri"/>
                <w:sz w:val="18"/>
                <w:szCs w:val="18"/>
                <w:lang w:eastAsia="en-CA"/>
              </w:rPr>
            </w:pPr>
            <w:ins w:id="249" w:author="Dang, Tommy HOUS:EX" w:date="2023-09-01T16:50:00Z">
              <w:r w:rsidRPr="002E23FC">
                <w:rPr>
                  <w:rFonts w:ascii="Arial Narrow" w:hAnsi="Arial Narrow" w:cs="Calibri"/>
                  <w:sz w:val="18"/>
                  <w:szCs w:val="18"/>
                  <w:lang w:eastAsia="en-CA"/>
                </w:rPr>
                <w:t>Equipment and Systems – Maximum Total Energy Use Intensity, kWh/(m</w:t>
              </w:r>
              <w:r w:rsidRPr="002E23FC">
                <w:rPr>
                  <w:rFonts w:ascii="Arial Narrow" w:hAnsi="Arial Narrow" w:cs="Calibri"/>
                  <w:sz w:val="18"/>
                  <w:szCs w:val="18"/>
                  <w:vertAlign w:val="superscript"/>
                  <w:lang w:eastAsia="en-CA"/>
                </w:rPr>
                <w:t>2</w:t>
              </w:r>
              <w:r w:rsidRPr="002E23FC">
                <w:rPr>
                  <w:rFonts w:ascii="Arial Narrow" w:hAnsi="Arial Narrow" w:cs="Calibri"/>
                  <w:sz w:val="18"/>
                  <w:szCs w:val="18"/>
                  <w:lang w:eastAsia="en-CA"/>
                </w:rPr>
                <w:t>·year)</w:t>
              </w:r>
            </w:ins>
          </w:p>
        </w:tc>
        <w:tc>
          <w:tcPr>
            <w:tcW w:w="4678" w:type="dxa"/>
            <w:vAlign w:val="center"/>
          </w:tcPr>
          <w:p w14:paraId="75BAF16D" w14:textId="77777777" w:rsidR="00B37613" w:rsidRPr="002E23FC" w:rsidRDefault="00B37613" w:rsidP="000F7ACB">
            <w:pPr>
              <w:jc w:val="center"/>
              <w:rPr>
                <w:ins w:id="250" w:author="Dang, Tommy HOUS:EX" w:date="2023-09-01T16:50:00Z"/>
                <w:rFonts w:ascii="Arial Narrow" w:hAnsi="Arial Narrow" w:cs="Calibri"/>
                <w:sz w:val="18"/>
                <w:szCs w:val="18"/>
                <w:lang w:eastAsia="en-CA"/>
              </w:rPr>
            </w:pPr>
            <w:ins w:id="251" w:author="Dang, Tommy HOUS:EX" w:date="2023-09-01T16:50:00Z">
              <w:r w:rsidRPr="002E23FC">
                <w:rPr>
                  <w:rFonts w:ascii="Arial Narrow" w:hAnsi="Arial Narrow" w:cs="Calibri"/>
                  <w:i/>
                  <w:iCs/>
                  <w:sz w:val="18"/>
                  <w:szCs w:val="18"/>
                  <w:lang w:eastAsia="en-CA"/>
                </w:rPr>
                <w:t>Building</w:t>
              </w:r>
              <w:r w:rsidRPr="002E23FC">
                <w:rPr>
                  <w:rFonts w:ascii="Arial Narrow" w:hAnsi="Arial Narrow" w:cs="Calibri"/>
                  <w:sz w:val="18"/>
                  <w:szCs w:val="18"/>
                  <w:lang w:eastAsia="en-CA"/>
                </w:rPr>
                <w:t xml:space="preserve"> Envelope – Maximum Thermal Energy Demand Intensity, kWh/(m</w:t>
              </w:r>
              <w:r w:rsidRPr="002E23FC">
                <w:rPr>
                  <w:rFonts w:ascii="Arial Narrow" w:hAnsi="Arial Narrow" w:cs="Calibri"/>
                  <w:sz w:val="18"/>
                  <w:szCs w:val="18"/>
                  <w:vertAlign w:val="superscript"/>
                  <w:lang w:eastAsia="en-CA"/>
                </w:rPr>
                <w:t>2</w:t>
              </w:r>
              <w:r w:rsidRPr="002E23FC">
                <w:rPr>
                  <w:rFonts w:ascii="Arial Narrow" w:hAnsi="Arial Narrow" w:cs="Calibri"/>
                  <w:sz w:val="18"/>
                  <w:szCs w:val="18"/>
                  <w:lang w:eastAsia="en-CA"/>
                </w:rPr>
                <w:t>·year)</w:t>
              </w:r>
            </w:ins>
          </w:p>
        </w:tc>
      </w:tr>
      <w:tr w:rsidR="00B37613" w:rsidRPr="002E23FC" w14:paraId="41E7F0E0" w14:textId="77777777" w:rsidTr="000F7ACB">
        <w:trPr>
          <w:trHeight w:val="268"/>
          <w:jc w:val="center"/>
          <w:ins w:id="252" w:author="Dang, Tommy HOUS:EX" w:date="2023-09-01T16:50:00Z"/>
        </w:trPr>
        <w:tc>
          <w:tcPr>
            <w:tcW w:w="1118" w:type="dxa"/>
            <w:vAlign w:val="center"/>
          </w:tcPr>
          <w:p w14:paraId="0E03D3D1" w14:textId="77777777" w:rsidR="00B37613" w:rsidRPr="002E23FC" w:rsidRDefault="00B37613" w:rsidP="000F7ACB">
            <w:pPr>
              <w:jc w:val="center"/>
              <w:rPr>
                <w:ins w:id="253" w:author="Dang, Tommy HOUS:EX" w:date="2023-09-01T16:50:00Z"/>
                <w:rFonts w:ascii="Arial Narrow" w:hAnsi="Arial Narrow" w:cs="Calibri"/>
                <w:sz w:val="18"/>
                <w:szCs w:val="18"/>
                <w:lang w:eastAsia="en-CA"/>
              </w:rPr>
            </w:pPr>
            <w:ins w:id="254" w:author="Dang, Tommy HOUS:EX" w:date="2023-09-01T16:50:00Z">
              <w:r w:rsidRPr="002E23FC">
                <w:rPr>
                  <w:rFonts w:ascii="Arial Narrow" w:hAnsi="Arial Narrow" w:cs="Calibri"/>
                  <w:sz w:val="18"/>
                  <w:szCs w:val="18"/>
                  <w:lang w:eastAsia="en-CA"/>
                </w:rPr>
                <w:t>1</w:t>
              </w:r>
            </w:ins>
          </w:p>
        </w:tc>
        <w:tc>
          <w:tcPr>
            <w:tcW w:w="9214" w:type="dxa"/>
            <w:gridSpan w:val="2"/>
            <w:vAlign w:val="center"/>
          </w:tcPr>
          <w:p w14:paraId="43E1A0F0" w14:textId="77777777" w:rsidR="00B37613" w:rsidRPr="002E23FC" w:rsidRDefault="00B37613" w:rsidP="000F7ACB">
            <w:pPr>
              <w:jc w:val="center"/>
              <w:rPr>
                <w:ins w:id="255" w:author="Dang, Tommy HOUS:EX" w:date="2023-09-01T16:50:00Z"/>
                <w:rFonts w:ascii="Arial Narrow" w:hAnsi="Arial Narrow" w:cs="Calibri"/>
                <w:sz w:val="18"/>
                <w:szCs w:val="18"/>
                <w:lang w:eastAsia="en-CA"/>
              </w:rPr>
            </w:pPr>
            <w:ins w:id="256" w:author="Dang, Tommy HOUS:EX" w:date="2023-09-01T16:50:00Z">
              <w:r w:rsidRPr="002E23FC">
                <w:rPr>
                  <w:rFonts w:ascii="Arial Narrow" w:hAnsi="Arial Narrow" w:cs="Calibri"/>
                  <w:sz w:val="18"/>
                  <w:szCs w:val="18"/>
                  <w:lang w:eastAsia="en-CA"/>
                </w:rPr>
                <w:t>Reserved</w:t>
              </w:r>
            </w:ins>
          </w:p>
        </w:tc>
      </w:tr>
      <w:tr w:rsidR="00B37613" w:rsidRPr="002E23FC" w14:paraId="4A2EC868" w14:textId="77777777" w:rsidTr="000F7ACB">
        <w:trPr>
          <w:trHeight w:val="272"/>
          <w:jc w:val="center"/>
          <w:ins w:id="257" w:author="Dang, Tommy HOUS:EX" w:date="2023-09-01T16:50:00Z"/>
        </w:trPr>
        <w:tc>
          <w:tcPr>
            <w:tcW w:w="1118" w:type="dxa"/>
            <w:vAlign w:val="center"/>
          </w:tcPr>
          <w:p w14:paraId="7A10AB78" w14:textId="77777777" w:rsidR="00B37613" w:rsidRPr="002E23FC" w:rsidRDefault="00B37613" w:rsidP="000F7ACB">
            <w:pPr>
              <w:jc w:val="center"/>
              <w:rPr>
                <w:ins w:id="258" w:author="Dang, Tommy HOUS:EX" w:date="2023-09-01T16:50:00Z"/>
                <w:rFonts w:ascii="Arial Narrow" w:hAnsi="Arial Narrow" w:cs="Calibri"/>
                <w:color w:val="0070C0"/>
                <w:sz w:val="18"/>
                <w:szCs w:val="18"/>
                <w:u w:val="single"/>
                <w:lang w:eastAsia="en-CA"/>
              </w:rPr>
            </w:pPr>
            <w:ins w:id="259" w:author="Dang, Tommy HOUS:EX" w:date="2023-09-01T16:50:00Z">
              <w:r w:rsidRPr="002E23FC">
                <w:rPr>
                  <w:rFonts w:ascii="Arial Narrow" w:hAnsi="Arial Narrow" w:cs="Calibri"/>
                  <w:sz w:val="18"/>
                  <w:szCs w:val="18"/>
                  <w:u w:val="single"/>
                  <w:lang w:eastAsia="en-CA"/>
                </w:rPr>
                <w:t>2</w:t>
              </w:r>
            </w:ins>
          </w:p>
        </w:tc>
        <w:tc>
          <w:tcPr>
            <w:tcW w:w="9214" w:type="dxa"/>
            <w:gridSpan w:val="2"/>
            <w:vAlign w:val="center"/>
          </w:tcPr>
          <w:p w14:paraId="6C8F2296" w14:textId="77777777" w:rsidR="00B37613" w:rsidRPr="002E23FC" w:rsidRDefault="00B37613" w:rsidP="000F7ACB">
            <w:pPr>
              <w:jc w:val="center"/>
              <w:rPr>
                <w:ins w:id="260" w:author="Dang, Tommy HOUS:EX" w:date="2023-09-01T16:50:00Z"/>
                <w:rFonts w:ascii="Arial Narrow" w:hAnsi="Arial Narrow" w:cs="Calibri"/>
                <w:sz w:val="18"/>
                <w:szCs w:val="18"/>
                <w:lang w:eastAsia="en-CA"/>
              </w:rPr>
            </w:pPr>
            <w:ins w:id="261" w:author="Dang, Tommy HOUS:EX" w:date="2023-09-01T16:50:00Z">
              <w:r w:rsidRPr="002E23FC">
                <w:rPr>
                  <w:rFonts w:ascii="Arial Narrow" w:hAnsi="Arial Narrow" w:cs="Calibri"/>
                  <w:sz w:val="18"/>
                  <w:szCs w:val="18"/>
                  <w:lang w:eastAsia="en-CA"/>
                </w:rPr>
                <w:t>Conform to Part 8 of the NECB</w:t>
              </w:r>
            </w:ins>
          </w:p>
        </w:tc>
      </w:tr>
    </w:tbl>
    <w:p w14:paraId="7FCB179E" w14:textId="77777777" w:rsidR="00B37613" w:rsidRDefault="00B37613" w:rsidP="00B37613">
      <w:pPr>
        <w:pStyle w:val="01Part"/>
        <w:rPr>
          <w:ins w:id="262" w:author="Dang, Tommy HOUS:EX" w:date="2023-09-01T16:50:00Z"/>
          <w:rStyle w:val="f101"/>
          <w:sz w:val="24"/>
          <w:szCs w:val="24"/>
        </w:rPr>
      </w:pPr>
    </w:p>
    <w:p w14:paraId="2D56006F" w14:textId="77777777" w:rsidR="00B37613" w:rsidRPr="00EF34A3" w:rsidRDefault="00B37613" w:rsidP="00B37613">
      <w:pPr>
        <w:pStyle w:val="10Tabtitle"/>
        <w:rPr>
          <w:ins w:id="263" w:author="Dang, Tommy HOUS:EX" w:date="2023-09-01T16:50:00Z"/>
          <w:b w:val="0"/>
          <w:bCs/>
          <w:lang w:val="en-CA"/>
        </w:rPr>
      </w:pPr>
      <w:ins w:id="264" w:author="Dang, Tommy HOUS:EX" w:date="2023-09-01T16:50:00Z">
        <w:r w:rsidRPr="00EF34A3">
          <w:rPr>
            <w:bCs/>
            <w:lang w:val="en-CA"/>
          </w:rPr>
          <w:t>Table 10.2.3.3.-</w:t>
        </w:r>
        <w:r>
          <w:rPr>
            <w:bCs/>
            <w:lang w:val="en-CA"/>
          </w:rPr>
          <w:t>F</w:t>
        </w:r>
      </w:ins>
    </w:p>
    <w:p w14:paraId="575B7BDD" w14:textId="77777777" w:rsidR="00B37613" w:rsidRPr="00EF34A3" w:rsidRDefault="00B37613" w:rsidP="00B37613">
      <w:pPr>
        <w:pStyle w:val="10Tabtitle"/>
        <w:rPr>
          <w:ins w:id="265" w:author="Dang, Tommy HOUS:EX" w:date="2023-09-01T16:50:00Z"/>
          <w:b w:val="0"/>
          <w:bCs/>
          <w:lang w:val="en-CA"/>
        </w:rPr>
      </w:pPr>
      <w:ins w:id="266" w:author="Dang, Tommy HOUS:EX" w:date="2023-09-01T16:50:00Z">
        <w:r w:rsidRPr="00EF34A3">
          <w:rPr>
            <w:bCs/>
            <w:lang w:val="en-CA"/>
          </w:rPr>
          <w:t xml:space="preserve">Energy Performance </w:t>
        </w:r>
        <w:r w:rsidRPr="00B37613">
          <w:rPr>
            <w:lang w:val="en-CA"/>
          </w:rPr>
          <w:t>Requirements</w:t>
        </w:r>
        <w:r w:rsidRPr="00EF34A3">
          <w:rPr>
            <w:bCs/>
            <w:lang w:val="en-CA"/>
          </w:rPr>
          <w:t xml:space="preserve"> for </w:t>
        </w:r>
        <w:r>
          <w:rPr>
            <w:bCs/>
            <w:lang w:val="en-CA"/>
          </w:rPr>
          <w:t>Care Centres</w:t>
        </w:r>
      </w:ins>
    </w:p>
    <w:p w14:paraId="6BABA972" w14:textId="77777777" w:rsidR="00B37613" w:rsidRPr="00450EB7" w:rsidRDefault="00B37613" w:rsidP="00B37613">
      <w:pPr>
        <w:pStyle w:val="10Tabtitle"/>
        <w:rPr>
          <w:ins w:id="267" w:author="Dang, Tommy HOUS:EX" w:date="2023-09-01T16:50:00Z"/>
          <w:rStyle w:val="f101"/>
          <w:lang w:val="en-CA"/>
        </w:rPr>
      </w:pPr>
      <w:ins w:id="268" w:author="Dang, Tommy HOUS:EX" w:date="2023-09-01T16:50:00Z">
        <w:r w:rsidRPr="00EF34A3">
          <w:rPr>
            <w:lang w:val="en-CA"/>
          </w:rPr>
          <w:t>Forming part of Sentences 10.2.3.3.(1) and (2)</w:t>
        </w:r>
      </w:ins>
    </w:p>
    <w:tbl>
      <w:tblPr>
        <w:tblStyle w:val="TableGrid5"/>
        <w:tblW w:w="10332" w:type="dxa"/>
        <w:jc w:val="center"/>
        <w:tblLook w:val="04A0" w:firstRow="1" w:lastRow="0" w:firstColumn="1" w:lastColumn="0" w:noHBand="0" w:noVBand="1"/>
      </w:tblPr>
      <w:tblGrid>
        <w:gridCol w:w="1118"/>
        <w:gridCol w:w="4536"/>
        <w:gridCol w:w="4678"/>
      </w:tblGrid>
      <w:tr w:rsidR="00B37613" w:rsidRPr="002E23FC" w14:paraId="47761E27" w14:textId="77777777" w:rsidTr="000F7ACB">
        <w:trPr>
          <w:trHeight w:val="502"/>
          <w:jc w:val="center"/>
          <w:ins w:id="269" w:author="Dang, Tommy HOUS:EX" w:date="2023-09-01T16:50:00Z"/>
        </w:trPr>
        <w:tc>
          <w:tcPr>
            <w:tcW w:w="1118" w:type="dxa"/>
            <w:vAlign w:val="center"/>
          </w:tcPr>
          <w:p w14:paraId="3390644A" w14:textId="77777777" w:rsidR="00B37613" w:rsidRPr="002E23FC" w:rsidRDefault="00B37613" w:rsidP="000F7ACB">
            <w:pPr>
              <w:jc w:val="center"/>
              <w:rPr>
                <w:ins w:id="270" w:author="Dang, Tommy HOUS:EX" w:date="2023-09-01T16:50:00Z"/>
                <w:rFonts w:ascii="Arial Narrow" w:hAnsi="Arial Narrow" w:cs="Calibri"/>
                <w:sz w:val="18"/>
                <w:szCs w:val="18"/>
                <w:lang w:eastAsia="en-CA"/>
              </w:rPr>
            </w:pPr>
            <w:ins w:id="271" w:author="Dang, Tommy HOUS:EX" w:date="2023-09-01T16:50:00Z">
              <w:r w:rsidRPr="002E23FC">
                <w:rPr>
                  <w:rFonts w:ascii="Arial Narrow" w:hAnsi="Arial Narrow" w:cs="Calibri"/>
                  <w:sz w:val="18"/>
                  <w:szCs w:val="18"/>
                  <w:lang w:eastAsia="en-CA"/>
                </w:rPr>
                <w:t>Step</w:t>
              </w:r>
            </w:ins>
          </w:p>
        </w:tc>
        <w:tc>
          <w:tcPr>
            <w:tcW w:w="4536" w:type="dxa"/>
            <w:vAlign w:val="center"/>
          </w:tcPr>
          <w:p w14:paraId="456437AF" w14:textId="77777777" w:rsidR="00B37613" w:rsidRPr="002E23FC" w:rsidRDefault="00B37613" w:rsidP="000F7ACB">
            <w:pPr>
              <w:jc w:val="center"/>
              <w:rPr>
                <w:ins w:id="272" w:author="Dang, Tommy HOUS:EX" w:date="2023-09-01T16:50:00Z"/>
                <w:rFonts w:ascii="Arial Narrow" w:hAnsi="Arial Narrow" w:cs="Calibri"/>
                <w:sz w:val="18"/>
                <w:szCs w:val="18"/>
                <w:lang w:eastAsia="en-CA"/>
              </w:rPr>
            </w:pPr>
            <w:ins w:id="273" w:author="Dang, Tommy HOUS:EX" w:date="2023-09-01T16:50:00Z">
              <w:r w:rsidRPr="002E23FC">
                <w:rPr>
                  <w:rFonts w:ascii="Arial Narrow" w:hAnsi="Arial Narrow" w:cs="Calibri"/>
                  <w:sz w:val="18"/>
                  <w:szCs w:val="18"/>
                  <w:lang w:eastAsia="en-CA"/>
                </w:rPr>
                <w:t>Equipment and Systems – Maximum Total Energy Use Intensity, kWh/(m</w:t>
              </w:r>
              <w:r w:rsidRPr="002E23FC">
                <w:rPr>
                  <w:rFonts w:ascii="Arial Narrow" w:hAnsi="Arial Narrow" w:cs="Calibri"/>
                  <w:sz w:val="18"/>
                  <w:szCs w:val="18"/>
                  <w:vertAlign w:val="superscript"/>
                  <w:lang w:eastAsia="en-CA"/>
                </w:rPr>
                <w:t>2</w:t>
              </w:r>
              <w:r w:rsidRPr="002E23FC">
                <w:rPr>
                  <w:rFonts w:ascii="Arial Narrow" w:hAnsi="Arial Narrow" w:cs="Calibri"/>
                  <w:sz w:val="18"/>
                  <w:szCs w:val="18"/>
                  <w:lang w:eastAsia="en-CA"/>
                </w:rPr>
                <w:t>·year)</w:t>
              </w:r>
            </w:ins>
          </w:p>
        </w:tc>
        <w:tc>
          <w:tcPr>
            <w:tcW w:w="4678" w:type="dxa"/>
            <w:vAlign w:val="center"/>
          </w:tcPr>
          <w:p w14:paraId="30B91562" w14:textId="77777777" w:rsidR="00B37613" w:rsidRPr="002E23FC" w:rsidRDefault="00B37613" w:rsidP="000F7ACB">
            <w:pPr>
              <w:jc w:val="center"/>
              <w:rPr>
                <w:ins w:id="274" w:author="Dang, Tommy HOUS:EX" w:date="2023-09-01T16:50:00Z"/>
                <w:rFonts w:ascii="Arial Narrow" w:hAnsi="Arial Narrow" w:cs="Calibri"/>
                <w:sz w:val="18"/>
                <w:szCs w:val="18"/>
                <w:lang w:eastAsia="en-CA"/>
              </w:rPr>
            </w:pPr>
            <w:ins w:id="275" w:author="Dang, Tommy HOUS:EX" w:date="2023-09-01T16:50:00Z">
              <w:r w:rsidRPr="002E23FC">
                <w:rPr>
                  <w:rFonts w:ascii="Arial Narrow" w:hAnsi="Arial Narrow" w:cs="Calibri"/>
                  <w:i/>
                  <w:iCs/>
                  <w:sz w:val="18"/>
                  <w:szCs w:val="18"/>
                  <w:lang w:eastAsia="en-CA"/>
                </w:rPr>
                <w:t>Building</w:t>
              </w:r>
              <w:r w:rsidRPr="002E23FC">
                <w:rPr>
                  <w:rFonts w:ascii="Arial Narrow" w:hAnsi="Arial Narrow" w:cs="Calibri"/>
                  <w:sz w:val="18"/>
                  <w:szCs w:val="18"/>
                  <w:lang w:eastAsia="en-CA"/>
                </w:rPr>
                <w:t xml:space="preserve"> Envelope – Maximum Thermal Energy Demand Intensity, kWh/(m</w:t>
              </w:r>
              <w:r w:rsidRPr="002E23FC">
                <w:rPr>
                  <w:rFonts w:ascii="Arial Narrow" w:hAnsi="Arial Narrow" w:cs="Calibri"/>
                  <w:sz w:val="18"/>
                  <w:szCs w:val="18"/>
                  <w:vertAlign w:val="superscript"/>
                  <w:lang w:eastAsia="en-CA"/>
                </w:rPr>
                <w:t>2</w:t>
              </w:r>
              <w:r w:rsidRPr="002E23FC">
                <w:rPr>
                  <w:rFonts w:ascii="Arial Narrow" w:hAnsi="Arial Narrow" w:cs="Calibri"/>
                  <w:sz w:val="18"/>
                  <w:szCs w:val="18"/>
                  <w:lang w:eastAsia="en-CA"/>
                </w:rPr>
                <w:t>·year)</w:t>
              </w:r>
            </w:ins>
          </w:p>
        </w:tc>
      </w:tr>
      <w:tr w:rsidR="00B37613" w:rsidRPr="002E23FC" w14:paraId="36E3F68E" w14:textId="77777777" w:rsidTr="000F7ACB">
        <w:trPr>
          <w:trHeight w:val="268"/>
          <w:jc w:val="center"/>
          <w:ins w:id="276" w:author="Dang, Tommy HOUS:EX" w:date="2023-09-01T16:50:00Z"/>
        </w:trPr>
        <w:tc>
          <w:tcPr>
            <w:tcW w:w="1118" w:type="dxa"/>
            <w:vAlign w:val="center"/>
          </w:tcPr>
          <w:p w14:paraId="196F97EF" w14:textId="77777777" w:rsidR="00B37613" w:rsidRPr="002E23FC" w:rsidRDefault="00B37613" w:rsidP="000F7ACB">
            <w:pPr>
              <w:jc w:val="center"/>
              <w:rPr>
                <w:ins w:id="277" w:author="Dang, Tommy HOUS:EX" w:date="2023-09-01T16:50:00Z"/>
                <w:rFonts w:ascii="Arial Narrow" w:hAnsi="Arial Narrow" w:cs="Calibri"/>
                <w:sz w:val="18"/>
                <w:szCs w:val="18"/>
                <w:lang w:eastAsia="en-CA"/>
              </w:rPr>
            </w:pPr>
            <w:ins w:id="278" w:author="Dang, Tommy HOUS:EX" w:date="2023-09-01T16:50:00Z">
              <w:r w:rsidRPr="002E23FC">
                <w:rPr>
                  <w:rFonts w:ascii="Arial Narrow" w:hAnsi="Arial Narrow" w:cs="Calibri"/>
                  <w:sz w:val="18"/>
                  <w:szCs w:val="18"/>
                  <w:lang w:eastAsia="en-CA"/>
                </w:rPr>
                <w:t>1</w:t>
              </w:r>
            </w:ins>
          </w:p>
        </w:tc>
        <w:tc>
          <w:tcPr>
            <w:tcW w:w="9214" w:type="dxa"/>
            <w:gridSpan w:val="2"/>
            <w:vAlign w:val="center"/>
          </w:tcPr>
          <w:p w14:paraId="69247687" w14:textId="77777777" w:rsidR="00B37613" w:rsidRPr="002E23FC" w:rsidRDefault="00B37613" w:rsidP="000F7ACB">
            <w:pPr>
              <w:jc w:val="center"/>
              <w:rPr>
                <w:ins w:id="279" w:author="Dang, Tommy HOUS:EX" w:date="2023-09-01T16:50:00Z"/>
                <w:rFonts w:ascii="Arial Narrow" w:hAnsi="Arial Narrow" w:cs="Calibri"/>
                <w:sz w:val="18"/>
                <w:szCs w:val="18"/>
                <w:lang w:eastAsia="en-CA"/>
              </w:rPr>
            </w:pPr>
            <w:ins w:id="280" w:author="Dang, Tommy HOUS:EX" w:date="2023-09-01T16:50:00Z">
              <w:r w:rsidRPr="002E23FC">
                <w:rPr>
                  <w:rFonts w:ascii="Arial Narrow" w:hAnsi="Arial Narrow" w:cs="Calibri"/>
                  <w:sz w:val="18"/>
                  <w:szCs w:val="18"/>
                  <w:lang w:eastAsia="en-CA"/>
                </w:rPr>
                <w:t>Reserved</w:t>
              </w:r>
            </w:ins>
          </w:p>
        </w:tc>
      </w:tr>
      <w:tr w:rsidR="00B37613" w:rsidRPr="002E23FC" w14:paraId="6842E3F3" w14:textId="77777777" w:rsidTr="000F7ACB">
        <w:trPr>
          <w:trHeight w:val="272"/>
          <w:jc w:val="center"/>
          <w:ins w:id="281" w:author="Dang, Tommy HOUS:EX" w:date="2023-09-01T16:50:00Z"/>
        </w:trPr>
        <w:tc>
          <w:tcPr>
            <w:tcW w:w="1118" w:type="dxa"/>
            <w:vAlign w:val="center"/>
          </w:tcPr>
          <w:p w14:paraId="6276736F" w14:textId="77777777" w:rsidR="00B37613" w:rsidRPr="002E23FC" w:rsidRDefault="00B37613" w:rsidP="000F7ACB">
            <w:pPr>
              <w:jc w:val="center"/>
              <w:rPr>
                <w:ins w:id="282" w:author="Dang, Tommy HOUS:EX" w:date="2023-09-01T16:50:00Z"/>
                <w:rFonts w:ascii="Arial Narrow" w:hAnsi="Arial Narrow" w:cs="Calibri"/>
                <w:color w:val="0070C0"/>
                <w:sz w:val="18"/>
                <w:szCs w:val="18"/>
                <w:lang w:eastAsia="en-CA"/>
              </w:rPr>
            </w:pPr>
            <w:ins w:id="283" w:author="Dang, Tommy HOUS:EX" w:date="2023-09-01T16:50:00Z">
              <w:r w:rsidRPr="002E23FC">
                <w:rPr>
                  <w:rFonts w:ascii="Arial Narrow" w:hAnsi="Arial Narrow" w:cs="Calibri"/>
                  <w:sz w:val="18"/>
                  <w:szCs w:val="18"/>
                  <w:lang w:eastAsia="en-CA"/>
                </w:rPr>
                <w:t>2</w:t>
              </w:r>
            </w:ins>
          </w:p>
        </w:tc>
        <w:tc>
          <w:tcPr>
            <w:tcW w:w="9214" w:type="dxa"/>
            <w:gridSpan w:val="2"/>
            <w:vAlign w:val="center"/>
          </w:tcPr>
          <w:p w14:paraId="75375EF5" w14:textId="77777777" w:rsidR="00B37613" w:rsidRPr="002E23FC" w:rsidRDefault="00B37613" w:rsidP="000F7ACB">
            <w:pPr>
              <w:jc w:val="center"/>
              <w:rPr>
                <w:ins w:id="284" w:author="Dang, Tommy HOUS:EX" w:date="2023-09-01T16:50:00Z"/>
                <w:rFonts w:ascii="Arial Narrow" w:hAnsi="Arial Narrow" w:cs="Calibri"/>
                <w:sz w:val="18"/>
                <w:szCs w:val="18"/>
                <w:lang w:eastAsia="en-CA"/>
              </w:rPr>
            </w:pPr>
            <w:ins w:id="285" w:author="Dang, Tommy HOUS:EX" w:date="2023-09-01T16:50:00Z">
              <w:r w:rsidRPr="002E23FC">
                <w:rPr>
                  <w:rFonts w:ascii="Arial Narrow" w:hAnsi="Arial Narrow" w:cs="Calibri"/>
                  <w:sz w:val="18"/>
                  <w:szCs w:val="18"/>
                  <w:lang w:eastAsia="en-CA"/>
                </w:rPr>
                <w:t>Conform to Part 8 of the NECB</w:t>
              </w:r>
            </w:ins>
          </w:p>
        </w:tc>
      </w:tr>
    </w:tbl>
    <w:p w14:paraId="692FC05C" w14:textId="77777777" w:rsidR="00B37613" w:rsidRDefault="00B37613" w:rsidP="00B37613">
      <w:pPr>
        <w:pStyle w:val="01Part"/>
        <w:rPr>
          <w:ins w:id="286" w:author="Dang, Tommy HOUS:EX" w:date="2023-09-01T16:50:00Z"/>
          <w:rStyle w:val="f101"/>
          <w:sz w:val="24"/>
          <w:szCs w:val="24"/>
        </w:rPr>
      </w:pPr>
    </w:p>
    <w:p w14:paraId="67F37684" w14:textId="77777777" w:rsidR="00B37613" w:rsidRPr="00EF34A3" w:rsidRDefault="00B37613" w:rsidP="00B37613">
      <w:pPr>
        <w:pStyle w:val="10Tabtitle"/>
        <w:rPr>
          <w:ins w:id="287" w:author="Dang, Tommy HOUS:EX" w:date="2023-09-01T16:50:00Z"/>
          <w:b w:val="0"/>
          <w:bCs/>
          <w:lang w:val="en-CA"/>
        </w:rPr>
      </w:pPr>
      <w:ins w:id="288" w:author="Dang, Tommy HOUS:EX" w:date="2023-09-01T16:50:00Z">
        <w:r w:rsidRPr="00EF34A3">
          <w:rPr>
            <w:bCs/>
            <w:lang w:val="en-CA"/>
          </w:rPr>
          <w:t>Table 10.2.3.3</w:t>
        </w:r>
        <w:r w:rsidRPr="00B37613">
          <w:rPr>
            <w:lang w:val="en-CA"/>
          </w:rPr>
          <w:t>.-</w:t>
        </w:r>
        <w:r>
          <w:rPr>
            <w:bCs/>
            <w:lang w:val="en-CA"/>
          </w:rPr>
          <w:t>G</w:t>
        </w:r>
      </w:ins>
    </w:p>
    <w:p w14:paraId="021691C7" w14:textId="77777777" w:rsidR="00B37613" w:rsidRPr="00EF34A3" w:rsidRDefault="00B37613" w:rsidP="00B37613">
      <w:pPr>
        <w:pStyle w:val="10Tabtitle"/>
        <w:rPr>
          <w:ins w:id="289" w:author="Dang, Tommy HOUS:EX" w:date="2023-09-01T16:50:00Z"/>
          <w:b w:val="0"/>
          <w:bCs/>
          <w:lang w:val="en-CA"/>
        </w:rPr>
      </w:pPr>
      <w:ins w:id="290" w:author="Dang, Tommy HOUS:EX" w:date="2023-09-01T16:50:00Z">
        <w:r w:rsidRPr="00EF34A3">
          <w:rPr>
            <w:bCs/>
            <w:lang w:val="en-CA"/>
          </w:rPr>
          <w:t xml:space="preserve">Energy Performance Requirements </w:t>
        </w:r>
        <w:r w:rsidRPr="00B37613">
          <w:rPr>
            <w:lang w:val="en-CA"/>
          </w:rPr>
          <w:t>for</w:t>
        </w:r>
        <w:r w:rsidRPr="00EF34A3">
          <w:rPr>
            <w:bCs/>
            <w:lang w:val="en-CA"/>
          </w:rPr>
          <w:t xml:space="preserve"> </w:t>
        </w:r>
        <w:r>
          <w:rPr>
            <w:bCs/>
            <w:lang w:val="en-CA"/>
          </w:rPr>
          <w:t>Hotels and Motels</w:t>
        </w:r>
      </w:ins>
    </w:p>
    <w:p w14:paraId="36E34161" w14:textId="77777777" w:rsidR="00B37613" w:rsidRDefault="00B37613" w:rsidP="00B37613">
      <w:pPr>
        <w:pStyle w:val="10Tabtitle"/>
        <w:rPr>
          <w:ins w:id="291" w:author="Dang, Tommy HOUS:EX" w:date="2023-09-01T16:50:00Z"/>
          <w:lang w:val="en-CA"/>
        </w:rPr>
      </w:pPr>
      <w:ins w:id="292" w:author="Dang, Tommy HOUS:EX" w:date="2023-09-01T16:50:00Z">
        <w:r w:rsidRPr="00EF34A3">
          <w:rPr>
            <w:lang w:val="en-CA"/>
          </w:rPr>
          <w:t>Forming part of Sentences 10.2.3.3.(1) and (2</w:t>
        </w:r>
        <w:r>
          <w:rPr>
            <w:lang w:val="en-CA"/>
          </w:rPr>
          <w:t>)</w:t>
        </w:r>
      </w:ins>
    </w:p>
    <w:tbl>
      <w:tblPr>
        <w:tblStyle w:val="TableGrid6"/>
        <w:tblW w:w="10332" w:type="dxa"/>
        <w:jc w:val="center"/>
        <w:tblLook w:val="04A0" w:firstRow="1" w:lastRow="0" w:firstColumn="1" w:lastColumn="0" w:noHBand="0" w:noVBand="1"/>
      </w:tblPr>
      <w:tblGrid>
        <w:gridCol w:w="2517"/>
        <w:gridCol w:w="2517"/>
        <w:gridCol w:w="2518"/>
        <w:gridCol w:w="2780"/>
      </w:tblGrid>
      <w:tr w:rsidR="00B37613" w:rsidRPr="002E23FC" w14:paraId="2849C665" w14:textId="77777777" w:rsidTr="000F7ACB">
        <w:trPr>
          <w:trHeight w:val="662"/>
          <w:jc w:val="center"/>
          <w:ins w:id="293" w:author="Dang, Tommy HOUS:EX" w:date="2023-09-01T16:50:00Z"/>
        </w:trPr>
        <w:tc>
          <w:tcPr>
            <w:tcW w:w="2517" w:type="dxa"/>
            <w:vAlign w:val="center"/>
          </w:tcPr>
          <w:p w14:paraId="47500806" w14:textId="77777777" w:rsidR="00B37613" w:rsidRPr="002E23FC" w:rsidRDefault="00B37613" w:rsidP="000F7ACB">
            <w:pPr>
              <w:jc w:val="center"/>
              <w:rPr>
                <w:ins w:id="294" w:author="Dang, Tommy HOUS:EX" w:date="2023-09-01T16:50:00Z"/>
                <w:rFonts w:ascii="Arial Narrow" w:hAnsi="Arial Narrow" w:cs="Calibri"/>
                <w:sz w:val="18"/>
                <w:szCs w:val="18"/>
                <w:lang w:eastAsia="en-CA"/>
              </w:rPr>
            </w:pPr>
            <w:ins w:id="295" w:author="Dang, Tommy HOUS:EX" w:date="2023-09-01T16:50:00Z">
              <w:r w:rsidRPr="002E23FC">
                <w:rPr>
                  <w:rFonts w:ascii="Arial Narrow" w:hAnsi="Arial Narrow" w:cs="Calibri"/>
                  <w:sz w:val="18"/>
                  <w:szCs w:val="18"/>
                  <w:lang w:eastAsia="en-CA"/>
                </w:rPr>
                <w:t>Degree-Days Below 18°C</w:t>
              </w:r>
            </w:ins>
          </w:p>
        </w:tc>
        <w:tc>
          <w:tcPr>
            <w:tcW w:w="2517" w:type="dxa"/>
            <w:vAlign w:val="center"/>
          </w:tcPr>
          <w:p w14:paraId="64509A3B" w14:textId="77777777" w:rsidR="00B37613" w:rsidRPr="002E23FC" w:rsidRDefault="00B37613" w:rsidP="000F7ACB">
            <w:pPr>
              <w:jc w:val="center"/>
              <w:rPr>
                <w:ins w:id="296" w:author="Dang, Tommy HOUS:EX" w:date="2023-09-01T16:50:00Z"/>
                <w:rFonts w:ascii="Arial Narrow" w:hAnsi="Arial Narrow" w:cs="Calibri"/>
                <w:sz w:val="18"/>
                <w:szCs w:val="18"/>
                <w:lang w:eastAsia="en-CA"/>
              </w:rPr>
            </w:pPr>
            <w:ins w:id="297" w:author="Dang, Tommy HOUS:EX" w:date="2023-09-01T16:50:00Z">
              <w:r w:rsidRPr="002E23FC">
                <w:rPr>
                  <w:rFonts w:ascii="Arial Narrow" w:hAnsi="Arial Narrow" w:cs="Calibri"/>
                  <w:sz w:val="18"/>
                  <w:szCs w:val="18"/>
                  <w:lang w:eastAsia="en-CA"/>
                </w:rPr>
                <w:t>Step</w:t>
              </w:r>
            </w:ins>
          </w:p>
        </w:tc>
        <w:tc>
          <w:tcPr>
            <w:tcW w:w="2518" w:type="dxa"/>
            <w:vAlign w:val="center"/>
          </w:tcPr>
          <w:p w14:paraId="0339B14A" w14:textId="77777777" w:rsidR="00B37613" w:rsidRPr="002E23FC" w:rsidRDefault="00B37613" w:rsidP="000F7ACB">
            <w:pPr>
              <w:jc w:val="center"/>
              <w:rPr>
                <w:ins w:id="298" w:author="Dang, Tommy HOUS:EX" w:date="2023-09-01T16:50:00Z"/>
                <w:rFonts w:ascii="Arial Narrow" w:hAnsi="Arial Narrow" w:cs="Calibri"/>
                <w:sz w:val="18"/>
                <w:szCs w:val="18"/>
                <w:lang w:eastAsia="en-CA"/>
              </w:rPr>
            </w:pPr>
            <w:ins w:id="299" w:author="Dang, Tommy HOUS:EX" w:date="2023-09-01T16:50:00Z">
              <w:r w:rsidRPr="002E23FC">
                <w:rPr>
                  <w:rFonts w:ascii="Arial Narrow" w:hAnsi="Arial Narrow" w:cs="Calibri"/>
                  <w:sz w:val="18"/>
                  <w:szCs w:val="18"/>
                  <w:lang w:eastAsia="en-CA"/>
                </w:rPr>
                <w:t>Equipment and Systems – Maximum Total Energy Use Intensity, kWh/(m</w:t>
              </w:r>
              <w:r w:rsidRPr="002E23FC">
                <w:rPr>
                  <w:rFonts w:ascii="Arial Narrow" w:hAnsi="Arial Narrow" w:cs="Calibri"/>
                  <w:sz w:val="18"/>
                  <w:szCs w:val="18"/>
                  <w:vertAlign w:val="superscript"/>
                  <w:lang w:eastAsia="en-CA"/>
                </w:rPr>
                <w:t>2</w:t>
              </w:r>
              <w:r w:rsidRPr="002E23FC">
                <w:rPr>
                  <w:rFonts w:ascii="Arial Narrow" w:hAnsi="Arial Narrow" w:cs="Calibri"/>
                  <w:sz w:val="18"/>
                  <w:szCs w:val="18"/>
                  <w:lang w:eastAsia="en-CA"/>
                </w:rPr>
                <w:t>·year)</w:t>
              </w:r>
            </w:ins>
          </w:p>
        </w:tc>
        <w:tc>
          <w:tcPr>
            <w:tcW w:w="2780" w:type="dxa"/>
            <w:vAlign w:val="center"/>
          </w:tcPr>
          <w:p w14:paraId="57530DEB" w14:textId="77777777" w:rsidR="00B37613" w:rsidRPr="002E23FC" w:rsidRDefault="00B37613" w:rsidP="000F7ACB">
            <w:pPr>
              <w:jc w:val="center"/>
              <w:rPr>
                <w:ins w:id="300" w:author="Dang, Tommy HOUS:EX" w:date="2023-09-01T16:50:00Z"/>
                <w:rFonts w:ascii="Arial Narrow" w:hAnsi="Arial Narrow" w:cs="Calibri"/>
                <w:sz w:val="18"/>
                <w:szCs w:val="18"/>
                <w:lang w:eastAsia="en-CA"/>
              </w:rPr>
            </w:pPr>
            <w:ins w:id="301" w:author="Dang, Tommy HOUS:EX" w:date="2023-09-01T16:50:00Z">
              <w:r w:rsidRPr="002E23FC">
                <w:rPr>
                  <w:rFonts w:ascii="Arial Narrow" w:hAnsi="Arial Narrow" w:cs="Calibri"/>
                  <w:i/>
                  <w:iCs/>
                  <w:sz w:val="18"/>
                  <w:szCs w:val="18"/>
                  <w:lang w:eastAsia="en-CA"/>
                </w:rPr>
                <w:t>Building</w:t>
              </w:r>
              <w:r w:rsidRPr="002E23FC">
                <w:rPr>
                  <w:rFonts w:ascii="Arial Narrow" w:hAnsi="Arial Narrow" w:cs="Calibri"/>
                  <w:sz w:val="18"/>
                  <w:szCs w:val="18"/>
                  <w:lang w:eastAsia="en-CA"/>
                </w:rPr>
                <w:t xml:space="preserve"> Envelope – Maximum Thermal Energy Demand Intensity, kWh/(m</w:t>
              </w:r>
              <w:r w:rsidRPr="002E23FC">
                <w:rPr>
                  <w:rFonts w:ascii="Arial Narrow" w:hAnsi="Arial Narrow" w:cs="Calibri"/>
                  <w:sz w:val="18"/>
                  <w:szCs w:val="18"/>
                  <w:vertAlign w:val="superscript"/>
                  <w:lang w:eastAsia="en-CA"/>
                </w:rPr>
                <w:t>2</w:t>
              </w:r>
              <w:r w:rsidRPr="002E23FC">
                <w:rPr>
                  <w:rFonts w:ascii="Arial Narrow" w:hAnsi="Arial Narrow" w:cs="Calibri"/>
                  <w:sz w:val="18"/>
                  <w:szCs w:val="18"/>
                  <w:lang w:eastAsia="en-CA"/>
                </w:rPr>
                <w:t>·year)</w:t>
              </w:r>
            </w:ins>
          </w:p>
        </w:tc>
      </w:tr>
      <w:tr w:rsidR="00B37613" w:rsidRPr="002E23FC" w14:paraId="49276537" w14:textId="77777777" w:rsidTr="000F7ACB">
        <w:trPr>
          <w:trHeight w:val="274"/>
          <w:jc w:val="center"/>
          <w:ins w:id="302" w:author="Dang, Tommy HOUS:EX" w:date="2023-09-01T16:50:00Z"/>
        </w:trPr>
        <w:tc>
          <w:tcPr>
            <w:tcW w:w="2517" w:type="dxa"/>
            <w:vMerge w:val="restart"/>
            <w:vAlign w:val="center"/>
          </w:tcPr>
          <w:p w14:paraId="314CC8E4" w14:textId="77777777" w:rsidR="00B37613" w:rsidRPr="002E23FC" w:rsidRDefault="00B37613" w:rsidP="000F7ACB">
            <w:pPr>
              <w:jc w:val="center"/>
              <w:rPr>
                <w:ins w:id="303" w:author="Dang, Tommy HOUS:EX" w:date="2023-09-01T16:50:00Z"/>
                <w:rFonts w:ascii="Arial Narrow" w:hAnsi="Arial Narrow" w:cs="Calibri"/>
                <w:sz w:val="18"/>
                <w:szCs w:val="18"/>
                <w:lang w:eastAsia="en-CA"/>
              </w:rPr>
            </w:pPr>
            <w:ins w:id="304" w:author="Dang, Tommy HOUS:EX" w:date="2023-09-01T16:50:00Z">
              <w:r w:rsidRPr="002E23FC">
                <w:rPr>
                  <w:rFonts w:ascii="Arial Narrow" w:hAnsi="Arial Narrow" w:cs="Calibri"/>
                  <w:sz w:val="18"/>
                  <w:szCs w:val="18"/>
                  <w:lang w:eastAsia="en-CA"/>
                </w:rPr>
                <w:t>Less than 3000</w:t>
              </w:r>
            </w:ins>
          </w:p>
        </w:tc>
        <w:tc>
          <w:tcPr>
            <w:tcW w:w="2517" w:type="dxa"/>
            <w:vAlign w:val="center"/>
          </w:tcPr>
          <w:p w14:paraId="69C38F25" w14:textId="77777777" w:rsidR="00B37613" w:rsidRPr="002E23FC" w:rsidRDefault="00B37613" w:rsidP="000F7ACB">
            <w:pPr>
              <w:jc w:val="center"/>
              <w:rPr>
                <w:ins w:id="305" w:author="Dang, Tommy HOUS:EX" w:date="2023-09-01T16:50:00Z"/>
                <w:rFonts w:ascii="Arial Narrow" w:hAnsi="Arial Narrow" w:cs="Calibri"/>
                <w:sz w:val="18"/>
                <w:szCs w:val="18"/>
                <w:lang w:eastAsia="en-CA"/>
              </w:rPr>
            </w:pPr>
            <w:ins w:id="306" w:author="Dang, Tommy HOUS:EX" w:date="2023-09-01T16:50:00Z">
              <w:r w:rsidRPr="002E23FC">
                <w:rPr>
                  <w:rFonts w:ascii="Arial Narrow" w:hAnsi="Arial Narrow" w:cs="Calibri"/>
                  <w:sz w:val="18"/>
                  <w:szCs w:val="18"/>
                  <w:lang w:eastAsia="en-CA"/>
                </w:rPr>
                <w:t>1</w:t>
              </w:r>
            </w:ins>
          </w:p>
        </w:tc>
        <w:tc>
          <w:tcPr>
            <w:tcW w:w="5298" w:type="dxa"/>
            <w:gridSpan w:val="2"/>
            <w:vAlign w:val="center"/>
          </w:tcPr>
          <w:p w14:paraId="0E5760C0" w14:textId="77777777" w:rsidR="00B37613" w:rsidRPr="002E23FC" w:rsidRDefault="00B37613" w:rsidP="000F7ACB">
            <w:pPr>
              <w:jc w:val="center"/>
              <w:rPr>
                <w:ins w:id="307" w:author="Dang, Tommy HOUS:EX" w:date="2023-09-01T16:50:00Z"/>
                <w:rFonts w:ascii="Arial Narrow" w:hAnsi="Arial Narrow" w:cs="Calibri"/>
                <w:sz w:val="18"/>
                <w:szCs w:val="18"/>
                <w:lang w:eastAsia="en-CA"/>
              </w:rPr>
            </w:pPr>
            <w:ins w:id="308" w:author="Dang, Tommy HOUS:EX" w:date="2023-09-01T16:50:00Z">
              <w:r w:rsidRPr="002E23FC">
                <w:rPr>
                  <w:rFonts w:ascii="Arial Narrow" w:hAnsi="Arial Narrow" w:cs="Calibri"/>
                  <w:sz w:val="18"/>
                  <w:szCs w:val="18"/>
                  <w:lang w:eastAsia="en-CA"/>
                </w:rPr>
                <w:t>Reserved</w:t>
              </w:r>
            </w:ins>
          </w:p>
        </w:tc>
      </w:tr>
      <w:tr w:rsidR="00B37613" w:rsidRPr="002E23FC" w14:paraId="1BA5F8BC" w14:textId="77777777" w:rsidTr="000F7ACB">
        <w:trPr>
          <w:trHeight w:val="278"/>
          <w:jc w:val="center"/>
          <w:ins w:id="309" w:author="Dang, Tommy HOUS:EX" w:date="2023-09-01T16:50:00Z"/>
        </w:trPr>
        <w:tc>
          <w:tcPr>
            <w:tcW w:w="2517" w:type="dxa"/>
            <w:vMerge/>
            <w:vAlign w:val="center"/>
          </w:tcPr>
          <w:p w14:paraId="0762C30E" w14:textId="77777777" w:rsidR="00B37613" w:rsidRPr="002E23FC" w:rsidRDefault="00B37613" w:rsidP="000F7ACB">
            <w:pPr>
              <w:jc w:val="center"/>
              <w:rPr>
                <w:ins w:id="310" w:author="Dang, Tommy HOUS:EX" w:date="2023-09-01T16:50:00Z"/>
                <w:rFonts w:ascii="Arial Narrow" w:hAnsi="Arial Narrow" w:cs="Calibri"/>
                <w:sz w:val="18"/>
                <w:szCs w:val="18"/>
                <w:lang w:eastAsia="en-CA"/>
              </w:rPr>
            </w:pPr>
          </w:p>
        </w:tc>
        <w:tc>
          <w:tcPr>
            <w:tcW w:w="2517" w:type="dxa"/>
            <w:vAlign w:val="center"/>
          </w:tcPr>
          <w:p w14:paraId="72E19BEB" w14:textId="77777777" w:rsidR="00B37613" w:rsidRPr="002E23FC" w:rsidRDefault="00B37613" w:rsidP="000F7ACB">
            <w:pPr>
              <w:jc w:val="center"/>
              <w:rPr>
                <w:ins w:id="311" w:author="Dang, Tommy HOUS:EX" w:date="2023-09-01T16:50:00Z"/>
                <w:rFonts w:ascii="Arial Narrow" w:hAnsi="Arial Narrow" w:cs="Calibri"/>
                <w:sz w:val="18"/>
                <w:szCs w:val="18"/>
                <w:lang w:eastAsia="en-CA"/>
              </w:rPr>
            </w:pPr>
            <w:ins w:id="312" w:author="Dang, Tommy HOUS:EX" w:date="2023-09-01T16:50:00Z">
              <w:r w:rsidRPr="002E23FC">
                <w:rPr>
                  <w:rFonts w:ascii="Arial Narrow" w:hAnsi="Arial Narrow" w:cs="Calibri"/>
                  <w:sz w:val="18"/>
                  <w:szCs w:val="18"/>
                  <w:lang w:eastAsia="en-CA"/>
                </w:rPr>
                <w:t>2</w:t>
              </w:r>
            </w:ins>
          </w:p>
        </w:tc>
        <w:tc>
          <w:tcPr>
            <w:tcW w:w="2518" w:type="dxa"/>
            <w:vAlign w:val="center"/>
          </w:tcPr>
          <w:p w14:paraId="54276A2D" w14:textId="77777777" w:rsidR="00B37613" w:rsidRPr="002E23FC" w:rsidRDefault="00B37613" w:rsidP="000F7ACB">
            <w:pPr>
              <w:jc w:val="center"/>
              <w:rPr>
                <w:ins w:id="313" w:author="Dang, Tommy HOUS:EX" w:date="2023-09-01T16:50:00Z"/>
                <w:rFonts w:ascii="Arial Narrow" w:hAnsi="Arial Narrow" w:cs="Calibri"/>
                <w:sz w:val="18"/>
                <w:szCs w:val="18"/>
                <w:lang w:eastAsia="en-CA"/>
              </w:rPr>
            </w:pPr>
            <w:ins w:id="314" w:author="Dang, Tommy HOUS:EX" w:date="2023-09-01T16:50:00Z">
              <w:r w:rsidRPr="002E23FC">
                <w:rPr>
                  <w:rFonts w:ascii="Arial Narrow" w:hAnsi="Arial Narrow" w:cs="Calibri"/>
                  <w:sz w:val="18"/>
                  <w:szCs w:val="18"/>
                  <w:lang w:eastAsia="en-CA"/>
                </w:rPr>
                <w:t>170</w:t>
              </w:r>
            </w:ins>
          </w:p>
        </w:tc>
        <w:tc>
          <w:tcPr>
            <w:tcW w:w="2780" w:type="dxa"/>
            <w:vAlign w:val="center"/>
          </w:tcPr>
          <w:p w14:paraId="07211818" w14:textId="77777777" w:rsidR="00B37613" w:rsidRPr="002E23FC" w:rsidRDefault="00B37613" w:rsidP="000F7ACB">
            <w:pPr>
              <w:jc w:val="center"/>
              <w:rPr>
                <w:ins w:id="315" w:author="Dang, Tommy HOUS:EX" w:date="2023-09-01T16:50:00Z"/>
                <w:rFonts w:ascii="Arial Narrow" w:hAnsi="Arial Narrow" w:cs="Calibri"/>
                <w:sz w:val="18"/>
                <w:szCs w:val="18"/>
                <w:lang w:eastAsia="en-CA"/>
              </w:rPr>
            </w:pPr>
            <w:ins w:id="316" w:author="Dang, Tommy HOUS:EX" w:date="2023-09-01T16:50:00Z">
              <w:r w:rsidRPr="002E23FC">
                <w:rPr>
                  <w:rFonts w:ascii="Arial Narrow" w:hAnsi="Arial Narrow" w:cs="Calibri"/>
                  <w:sz w:val="18"/>
                  <w:szCs w:val="18"/>
                  <w:lang w:eastAsia="en-CA"/>
                </w:rPr>
                <w:t>30</w:t>
              </w:r>
            </w:ins>
          </w:p>
        </w:tc>
      </w:tr>
      <w:tr w:rsidR="00B37613" w:rsidRPr="002E23FC" w14:paraId="2800929C" w14:textId="77777777" w:rsidTr="000F7ACB">
        <w:trPr>
          <w:trHeight w:val="268"/>
          <w:jc w:val="center"/>
          <w:ins w:id="317" w:author="Dang, Tommy HOUS:EX" w:date="2023-09-01T16:50:00Z"/>
        </w:trPr>
        <w:tc>
          <w:tcPr>
            <w:tcW w:w="2517" w:type="dxa"/>
            <w:vMerge/>
            <w:vAlign w:val="center"/>
          </w:tcPr>
          <w:p w14:paraId="4943F79F" w14:textId="77777777" w:rsidR="00B37613" w:rsidRPr="002E23FC" w:rsidRDefault="00B37613" w:rsidP="000F7ACB">
            <w:pPr>
              <w:jc w:val="center"/>
              <w:rPr>
                <w:ins w:id="318" w:author="Dang, Tommy HOUS:EX" w:date="2023-09-01T16:50:00Z"/>
                <w:rFonts w:ascii="Arial Narrow" w:hAnsi="Arial Narrow" w:cs="Calibri"/>
                <w:sz w:val="18"/>
                <w:szCs w:val="18"/>
                <w:lang w:eastAsia="en-CA"/>
              </w:rPr>
            </w:pPr>
          </w:p>
        </w:tc>
        <w:tc>
          <w:tcPr>
            <w:tcW w:w="2517" w:type="dxa"/>
            <w:vAlign w:val="center"/>
          </w:tcPr>
          <w:p w14:paraId="4F7F78DC" w14:textId="77777777" w:rsidR="00B37613" w:rsidRPr="002E23FC" w:rsidRDefault="00B37613" w:rsidP="000F7ACB">
            <w:pPr>
              <w:jc w:val="center"/>
              <w:rPr>
                <w:ins w:id="319" w:author="Dang, Tommy HOUS:EX" w:date="2023-09-01T16:50:00Z"/>
                <w:rFonts w:ascii="Arial Narrow" w:hAnsi="Arial Narrow" w:cs="Calibri"/>
                <w:sz w:val="18"/>
                <w:szCs w:val="18"/>
                <w:lang w:eastAsia="en-CA"/>
              </w:rPr>
            </w:pPr>
            <w:ins w:id="320" w:author="Dang, Tommy HOUS:EX" w:date="2023-09-01T16:50:00Z">
              <w:r w:rsidRPr="002E23FC">
                <w:rPr>
                  <w:rFonts w:ascii="Arial Narrow" w:hAnsi="Arial Narrow" w:cs="Calibri"/>
                  <w:sz w:val="18"/>
                  <w:szCs w:val="18"/>
                  <w:lang w:eastAsia="en-CA"/>
                </w:rPr>
                <w:t>3</w:t>
              </w:r>
            </w:ins>
          </w:p>
        </w:tc>
        <w:tc>
          <w:tcPr>
            <w:tcW w:w="2518" w:type="dxa"/>
            <w:vAlign w:val="center"/>
          </w:tcPr>
          <w:p w14:paraId="684C718D" w14:textId="77777777" w:rsidR="00B37613" w:rsidRPr="002E23FC" w:rsidRDefault="00B37613" w:rsidP="000F7ACB">
            <w:pPr>
              <w:jc w:val="center"/>
              <w:rPr>
                <w:ins w:id="321" w:author="Dang, Tommy HOUS:EX" w:date="2023-09-01T16:50:00Z"/>
                <w:rFonts w:ascii="Arial Narrow" w:hAnsi="Arial Narrow" w:cs="Calibri"/>
                <w:sz w:val="18"/>
                <w:szCs w:val="18"/>
                <w:lang w:eastAsia="en-CA"/>
              </w:rPr>
            </w:pPr>
            <w:ins w:id="322" w:author="Dang, Tommy HOUS:EX" w:date="2023-09-01T16:50:00Z">
              <w:r w:rsidRPr="002E23FC">
                <w:rPr>
                  <w:rFonts w:ascii="Arial Narrow" w:hAnsi="Arial Narrow" w:cs="Calibri"/>
                  <w:sz w:val="18"/>
                  <w:szCs w:val="18"/>
                  <w:lang w:eastAsia="en-CA"/>
                </w:rPr>
                <w:t>140</w:t>
              </w:r>
            </w:ins>
          </w:p>
        </w:tc>
        <w:tc>
          <w:tcPr>
            <w:tcW w:w="2780" w:type="dxa"/>
            <w:vAlign w:val="center"/>
          </w:tcPr>
          <w:p w14:paraId="57AD2210" w14:textId="77777777" w:rsidR="00B37613" w:rsidRPr="002E23FC" w:rsidRDefault="00B37613" w:rsidP="000F7ACB">
            <w:pPr>
              <w:jc w:val="center"/>
              <w:rPr>
                <w:ins w:id="323" w:author="Dang, Tommy HOUS:EX" w:date="2023-09-01T16:50:00Z"/>
                <w:rFonts w:ascii="Arial Narrow" w:hAnsi="Arial Narrow" w:cs="Calibri"/>
                <w:sz w:val="18"/>
                <w:szCs w:val="18"/>
                <w:lang w:eastAsia="en-CA"/>
              </w:rPr>
            </w:pPr>
            <w:ins w:id="324" w:author="Dang, Tommy HOUS:EX" w:date="2023-09-01T16:50:00Z">
              <w:r w:rsidRPr="002E23FC">
                <w:rPr>
                  <w:rFonts w:ascii="Arial Narrow" w:hAnsi="Arial Narrow" w:cs="Calibri"/>
                  <w:sz w:val="18"/>
                  <w:szCs w:val="18"/>
                  <w:lang w:eastAsia="en-CA"/>
                </w:rPr>
                <w:t>20</w:t>
              </w:r>
            </w:ins>
          </w:p>
        </w:tc>
      </w:tr>
      <w:tr w:rsidR="00B37613" w:rsidRPr="002E23FC" w14:paraId="17B64768" w14:textId="77777777" w:rsidTr="000F7ACB">
        <w:trPr>
          <w:trHeight w:val="272"/>
          <w:jc w:val="center"/>
          <w:ins w:id="325" w:author="Dang, Tommy HOUS:EX" w:date="2023-09-01T16:50:00Z"/>
        </w:trPr>
        <w:tc>
          <w:tcPr>
            <w:tcW w:w="2517" w:type="dxa"/>
            <w:vMerge/>
            <w:vAlign w:val="center"/>
          </w:tcPr>
          <w:p w14:paraId="3905397F" w14:textId="77777777" w:rsidR="00B37613" w:rsidRPr="002E23FC" w:rsidRDefault="00B37613" w:rsidP="000F7ACB">
            <w:pPr>
              <w:jc w:val="center"/>
              <w:rPr>
                <w:ins w:id="326" w:author="Dang, Tommy HOUS:EX" w:date="2023-09-01T16:50:00Z"/>
                <w:rFonts w:ascii="Arial Narrow" w:hAnsi="Arial Narrow" w:cs="Calibri"/>
                <w:sz w:val="18"/>
                <w:szCs w:val="18"/>
                <w:lang w:eastAsia="en-CA"/>
              </w:rPr>
            </w:pPr>
          </w:p>
        </w:tc>
        <w:tc>
          <w:tcPr>
            <w:tcW w:w="2517" w:type="dxa"/>
            <w:vAlign w:val="center"/>
          </w:tcPr>
          <w:p w14:paraId="187B9A46" w14:textId="77777777" w:rsidR="00B37613" w:rsidRPr="002E23FC" w:rsidRDefault="00B37613" w:rsidP="000F7ACB">
            <w:pPr>
              <w:jc w:val="center"/>
              <w:rPr>
                <w:ins w:id="327" w:author="Dang, Tommy HOUS:EX" w:date="2023-09-01T16:50:00Z"/>
                <w:rFonts w:ascii="Arial Narrow" w:hAnsi="Arial Narrow" w:cs="Calibri"/>
                <w:sz w:val="18"/>
                <w:szCs w:val="18"/>
                <w:lang w:eastAsia="en-CA"/>
              </w:rPr>
            </w:pPr>
            <w:ins w:id="328" w:author="Dang, Tommy HOUS:EX" w:date="2023-09-01T16:50:00Z">
              <w:r w:rsidRPr="002E23FC">
                <w:rPr>
                  <w:rFonts w:ascii="Arial Narrow" w:hAnsi="Arial Narrow" w:cs="Calibri"/>
                  <w:sz w:val="18"/>
                  <w:szCs w:val="18"/>
                  <w:lang w:eastAsia="en-CA"/>
                </w:rPr>
                <w:t>4</w:t>
              </w:r>
            </w:ins>
          </w:p>
        </w:tc>
        <w:tc>
          <w:tcPr>
            <w:tcW w:w="2518" w:type="dxa"/>
            <w:vAlign w:val="center"/>
          </w:tcPr>
          <w:p w14:paraId="58DA40CD" w14:textId="77777777" w:rsidR="00B37613" w:rsidRPr="002E23FC" w:rsidRDefault="00B37613" w:rsidP="000F7ACB">
            <w:pPr>
              <w:jc w:val="center"/>
              <w:rPr>
                <w:ins w:id="329" w:author="Dang, Tommy HOUS:EX" w:date="2023-09-01T16:50:00Z"/>
                <w:rFonts w:ascii="Arial Narrow" w:hAnsi="Arial Narrow" w:cs="Calibri"/>
                <w:sz w:val="18"/>
                <w:szCs w:val="18"/>
                <w:lang w:eastAsia="en-CA"/>
              </w:rPr>
            </w:pPr>
            <w:ins w:id="330" w:author="Dang, Tommy HOUS:EX" w:date="2023-09-01T16:50:00Z">
              <w:r w:rsidRPr="002E23FC">
                <w:rPr>
                  <w:rFonts w:ascii="Arial Narrow" w:hAnsi="Arial Narrow" w:cs="Calibri"/>
                  <w:sz w:val="18"/>
                  <w:szCs w:val="18"/>
                  <w:lang w:eastAsia="en-CA"/>
                </w:rPr>
                <w:t>120</w:t>
              </w:r>
            </w:ins>
          </w:p>
        </w:tc>
        <w:tc>
          <w:tcPr>
            <w:tcW w:w="2780" w:type="dxa"/>
            <w:vAlign w:val="center"/>
          </w:tcPr>
          <w:p w14:paraId="47F4DC5A" w14:textId="77777777" w:rsidR="00B37613" w:rsidRPr="002E23FC" w:rsidRDefault="00B37613" w:rsidP="000F7ACB">
            <w:pPr>
              <w:jc w:val="center"/>
              <w:rPr>
                <w:ins w:id="331" w:author="Dang, Tommy HOUS:EX" w:date="2023-09-01T16:50:00Z"/>
                <w:rFonts w:ascii="Arial Narrow" w:hAnsi="Arial Narrow" w:cs="Calibri"/>
                <w:sz w:val="18"/>
                <w:szCs w:val="18"/>
                <w:lang w:eastAsia="en-CA"/>
              </w:rPr>
            </w:pPr>
            <w:ins w:id="332" w:author="Dang, Tommy HOUS:EX" w:date="2023-09-01T16:50:00Z">
              <w:r w:rsidRPr="002E23FC">
                <w:rPr>
                  <w:rFonts w:ascii="Arial Narrow" w:hAnsi="Arial Narrow" w:cs="Calibri"/>
                  <w:sz w:val="18"/>
                  <w:szCs w:val="18"/>
                  <w:lang w:eastAsia="en-CA"/>
                </w:rPr>
                <w:t>15</w:t>
              </w:r>
            </w:ins>
          </w:p>
        </w:tc>
      </w:tr>
      <w:tr w:rsidR="00B37613" w:rsidRPr="002E23FC" w14:paraId="6D5C6E87" w14:textId="77777777" w:rsidTr="000F7ACB">
        <w:trPr>
          <w:trHeight w:val="290"/>
          <w:jc w:val="center"/>
          <w:ins w:id="333" w:author="Dang, Tommy HOUS:EX" w:date="2023-09-01T16:50:00Z"/>
        </w:trPr>
        <w:tc>
          <w:tcPr>
            <w:tcW w:w="2517" w:type="dxa"/>
            <w:vMerge w:val="restart"/>
            <w:vAlign w:val="center"/>
          </w:tcPr>
          <w:p w14:paraId="46DE2B09" w14:textId="77777777" w:rsidR="00B37613" w:rsidRPr="002E23FC" w:rsidRDefault="00B37613" w:rsidP="000F7ACB">
            <w:pPr>
              <w:jc w:val="center"/>
              <w:rPr>
                <w:ins w:id="334" w:author="Dang, Tommy HOUS:EX" w:date="2023-09-01T16:50:00Z"/>
                <w:rFonts w:ascii="Arial Narrow" w:hAnsi="Arial Narrow" w:cs="Calibri"/>
                <w:sz w:val="18"/>
                <w:szCs w:val="18"/>
                <w:lang w:eastAsia="en-CA"/>
              </w:rPr>
            </w:pPr>
            <w:ins w:id="335" w:author="Dang, Tommy HOUS:EX" w:date="2023-09-01T16:50:00Z">
              <w:r w:rsidRPr="002E23FC">
                <w:rPr>
                  <w:rFonts w:ascii="Arial Narrow" w:hAnsi="Arial Narrow" w:cs="Calibri"/>
                  <w:sz w:val="18"/>
                  <w:szCs w:val="18"/>
                  <w:lang w:eastAsia="en-CA"/>
                </w:rPr>
                <w:t>3000 to 3999</w:t>
              </w:r>
            </w:ins>
          </w:p>
        </w:tc>
        <w:tc>
          <w:tcPr>
            <w:tcW w:w="2517" w:type="dxa"/>
            <w:vAlign w:val="center"/>
          </w:tcPr>
          <w:p w14:paraId="5425D255" w14:textId="77777777" w:rsidR="00B37613" w:rsidRPr="002E23FC" w:rsidRDefault="00B37613" w:rsidP="000F7ACB">
            <w:pPr>
              <w:jc w:val="center"/>
              <w:rPr>
                <w:ins w:id="336" w:author="Dang, Tommy HOUS:EX" w:date="2023-09-01T16:50:00Z"/>
                <w:rFonts w:ascii="Arial Narrow" w:hAnsi="Arial Narrow" w:cs="Calibri"/>
                <w:sz w:val="18"/>
                <w:szCs w:val="18"/>
                <w:lang w:eastAsia="en-CA"/>
              </w:rPr>
            </w:pPr>
            <w:ins w:id="337" w:author="Dang, Tommy HOUS:EX" w:date="2023-09-01T16:50:00Z">
              <w:r w:rsidRPr="002E23FC">
                <w:rPr>
                  <w:rFonts w:ascii="Arial Narrow" w:hAnsi="Arial Narrow" w:cs="Calibri"/>
                  <w:sz w:val="18"/>
                  <w:szCs w:val="18"/>
                  <w:lang w:eastAsia="en-CA"/>
                </w:rPr>
                <w:t>1</w:t>
              </w:r>
            </w:ins>
          </w:p>
        </w:tc>
        <w:tc>
          <w:tcPr>
            <w:tcW w:w="5298" w:type="dxa"/>
            <w:gridSpan w:val="2"/>
            <w:vAlign w:val="center"/>
          </w:tcPr>
          <w:p w14:paraId="4A02ED75" w14:textId="77777777" w:rsidR="00B37613" w:rsidRPr="002E23FC" w:rsidRDefault="00B37613" w:rsidP="000F7ACB">
            <w:pPr>
              <w:jc w:val="center"/>
              <w:rPr>
                <w:ins w:id="338" w:author="Dang, Tommy HOUS:EX" w:date="2023-09-01T16:50:00Z"/>
                <w:rFonts w:ascii="Arial Narrow" w:hAnsi="Arial Narrow" w:cs="Calibri"/>
                <w:sz w:val="18"/>
                <w:szCs w:val="18"/>
                <w:lang w:eastAsia="en-CA"/>
              </w:rPr>
            </w:pPr>
            <w:ins w:id="339" w:author="Dang, Tommy HOUS:EX" w:date="2023-09-01T16:50:00Z">
              <w:r w:rsidRPr="002E23FC">
                <w:rPr>
                  <w:rFonts w:ascii="Arial Narrow" w:hAnsi="Arial Narrow" w:cs="Calibri"/>
                  <w:sz w:val="18"/>
                  <w:szCs w:val="18"/>
                  <w:lang w:eastAsia="en-CA"/>
                </w:rPr>
                <w:t>Reserved</w:t>
              </w:r>
            </w:ins>
          </w:p>
        </w:tc>
      </w:tr>
      <w:tr w:rsidR="00B37613" w:rsidRPr="002E23FC" w14:paraId="5B5C64AC" w14:textId="77777777" w:rsidTr="000F7ACB">
        <w:trPr>
          <w:trHeight w:val="266"/>
          <w:jc w:val="center"/>
          <w:ins w:id="340" w:author="Dang, Tommy HOUS:EX" w:date="2023-09-01T16:50:00Z"/>
        </w:trPr>
        <w:tc>
          <w:tcPr>
            <w:tcW w:w="2517" w:type="dxa"/>
            <w:vMerge/>
            <w:vAlign w:val="center"/>
          </w:tcPr>
          <w:p w14:paraId="0E0926C2" w14:textId="77777777" w:rsidR="00B37613" w:rsidRPr="002E23FC" w:rsidRDefault="00B37613" w:rsidP="000F7ACB">
            <w:pPr>
              <w:jc w:val="center"/>
              <w:rPr>
                <w:ins w:id="341" w:author="Dang, Tommy HOUS:EX" w:date="2023-09-01T16:50:00Z"/>
                <w:rFonts w:ascii="Arial Narrow" w:hAnsi="Arial Narrow" w:cs="Calibri"/>
                <w:sz w:val="18"/>
                <w:szCs w:val="18"/>
                <w:lang w:eastAsia="en-CA"/>
              </w:rPr>
            </w:pPr>
          </w:p>
        </w:tc>
        <w:tc>
          <w:tcPr>
            <w:tcW w:w="2517" w:type="dxa"/>
            <w:vAlign w:val="center"/>
          </w:tcPr>
          <w:p w14:paraId="1020A1BE" w14:textId="77777777" w:rsidR="00B37613" w:rsidRPr="002E23FC" w:rsidRDefault="00B37613" w:rsidP="000F7ACB">
            <w:pPr>
              <w:jc w:val="center"/>
              <w:rPr>
                <w:ins w:id="342" w:author="Dang, Tommy HOUS:EX" w:date="2023-09-01T16:50:00Z"/>
                <w:rFonts w:ascii="Arial Narrow" w:hAnsi="Arial Narrow" w:cs="Calibri"/>
                <w:sz w:val="18"/>
                <w:szCs w:val="18"/>
                <w:lang w:eastAsia="en-CA"/>
              </w:rPr>
            </w:pPr>
            <w:ins w:id="343" w:author="Dang, Tommy HOUS:EX" w:date="2023-09-01T16:50:00Z">
              <w:r w:rsidRPr="002E23FC">
                <w:rPr>
                  <w:rFonts w:ascii="Arial Narrow" w:hAnsi="Arial Narrow" w:cs="Calibri"/>
                  <w:sz w:val="18"/>
                  <w:szCs w:val="18"/>
                  <w:lang w:eastAsia="en-CA"/>
                </w:rPr>
                <w:t>2</w:t>
              </w:r>
            </w:ins>
          </w:p>
        </w:tc>
        <w:tc>
          <w:tcPr>
            <w:tcW w:w="2518" w:type="dxa"/>
            <w:vAlign w:val="center"/>
          </w:tcPr>
          <w:p w14:paraId="4EE9B184" w14:textId="77777777" w:rsidR="00B37613" w:rsidRPr="002E23FC" w:rsidRDefault="00B37613" w:rsidP="000F7ACB">
            <w:pPr>
              <w:jc w:val="center"/>
              <w:rPr>
                <w:ins w:id="344" w:author="Dang, Tommy HOUS:EX" w:date="2023-09-01T16:50:00Z"/>
                <w:rFonts w:ascii="Arial Narrow" w:hAnsi="Arial Narrow" w:cs="Calibri"/>
                <w:sz w:val="18"/>
                <w:szCs w:val="18"/>
                <w:lang w:eastAsia="en-CA"/>
              </w:rPr>
            </w:pPr>
            <w:ins w:id="345" w:author="Dang, Tommy HOUS:EX" w:date="2023-09-01T16:50:00Z">
              <w:r w:rsidRPr="002E23FC">
                <w:rPr>
                  <w:rFonts w:ascii="Arial Narrow" w:hAnsi="Arial Narrow" w:cs="Calibri"/>
                  <w:sz w:val="18"/>
                  <w:szCs w:val="18"/>
                  <w:lang w:eastAsia="en-CA"/>
                </w:rPr>
                <w:t>170</w:t>
              </w:r>
            </w:ins>
          </w:p>
        </w:tc>
        <w:tc>
          <w:tcPr>
            <w:tcW w:w="2780" w:type="dxa"/>
            <w:vAlign w:val="center"/>
          </w:tcPr>
          <w:p w14:paraId="764BF755" w14:textId="77777777" w:rsidR="00B37613" w:rsidRPr="002E23FC" w:rsidRDefault="00B37613" w:rsidP="000F7ACB">
            <w:pPr>
              <w:jc w:val="center"/>
              <w:rPr>
                <w:ins w:id="346" w:author="Dang, Tommy HOUS:EX" w:date="2023-09-01T16:50:00Z"/>
                <w:rFonts w:ascii="Arial Narrow" w:hAnsi="Arial Narrow" w:cs="Calibri"/>
                <w:sz w:val="18"/>
                <w:szCs w:val="18"/>
                <w:lang w:eastAsia="en-CA"/>
              </w:rPr>
            </w:pPr>
            <w:ins w:id="347" w:author="Dang, Tommy HOUS:EX" w:date="2023-09-01T16:50:00Z">
              <w:r w:rsidRPr="002E23FC">
                <w:rPr>
                  <w:rFonts w:ascii="Arial Narrow" w:hAnsi="Arial Narrow" w:cs="Calibri"/>
                  <w:sz w:val="18"/>
                  <w:szCs w:val="18"/>
                  <w:lang w:eastAsia="en-CA"/>
                </w:rPr>
                <w:t>30</w:t>
              </w:r>
            </w:ins>
          </w:p>
        </w:tc>
      </w:tr>
      <w:tr w:rsidR="00B37613" w:rsidRPr="002E23FC" w14:paraId="1169540E" w14:textId="77777777" w:rsidTr="000F7ACB">
        <w:trPr>
          <w:trHeight w:val="270"/>
          <w:jc w:val="center"/>
          <w:ins w:id="348" w:author="Dang, Tommy HOUS:EX" w:date="2023-09-01T16:50:00Z"/>
        </w:trPr>
        <w:tc>
          <w:tcPr>
            <w:tcW w:w="2517" w:type="dxa"/>
            <w:vMerge/>
            <w:vAlign w:val="center"/>
          </w:tcPr>
          <w:p w14:paraId="028F10CD" w14:textId="77777777" w:rsidR="00B37613" w:rsidRPr="002E23FC" w:rsidRDefault="00B37613" w:rsidP="000F7ACB">
            <w:pPr>
              <w:jc w:val="center"/>
              <w:rPr>
                <w:ins w:id="349" w:author="Dang, Tommy HOUS:EX" w:date="2023-09-01T16:50:00Z"/>
                <w:rFonts w:ascii="Arial Narrow" w:hAnsi="Arial Narrow" w:cs="Calibri"/>
                <w:sz w:val="18"/>
                <w:szCs w:val="18"/>
                <w:lang w:eastAsia="en-CA"/>
              </w:rPr>
            </w:pPr>
          </w:p>
        </w:tc>
        <w:tc>
          <w:tcPr>
            <w:tcW w:w="2517" w:type="dxa"/>
            <w:vAlign w:val="center"/>
          </w:tcPr>
          <w:p w14:paraId="458434AE" w14:textId="77777777" w:rsidR="00B37613" w:rsidRPr="002E23FC" w:rsidRDefault="00B37613" w:rsidP="000F7ACB">
            <w:pPr>
              <w:jc w:val="center"/>
              <w:rPr>
                <w:ins w:id="350" w:author="Dang, Tommy HOUS:EX" w:date="2023-09-01T16:50:00Z"/>
                <w:rFonts w:ascii="Arial Narrow" w:hAnsi="Arial Narrow" w:cs="Calibri"/>
                <w:sz w:val="18"/>
                <w:szCs w:val="18"/>
                <w:lang w:eastAsia="en-CA"/>
              </w:rPr>
            </w:pPr>
            <w:ins w:id="351" w:author="Dang, Tommy HOUS:EX" w:date="2023-09-01T16:50:00Z">
              <w:r w:rsidRPr="002E23FC">
                <w:rPr>
                  <w:rFonts w:ascii="Arial Narrow" w:hAnsi="Arial Narrow" w:cs="Calibri"/>
                  <w:sz w:val="18"/>
                  <w:szCs w:val="18"/>
                  <w:lang w:eastAsia="en-CA"/>
                </w:rPr>
                <w:t>3</w:t>
              </w:r>
            </w:ins>
          </w:p>
        </w:tc>
        <w:tc>
          <w:tcPr>
            <w:tcW w:w="2518" w:type="dxa"/>
            <w:vAlign w:val="center"/>
          </w:tcPr>
          <w:p w14:paraId="7BE5D77E" w14:textId="77777777" w:rsidR="00B37613" w:rsidRPr="002E23FC" w:rsidRDefault="00B37613" w:rsidP="000F7ACB">
            <w:pPr>
              <w:jc w:val="center"/>
              <w:rPr>
                <w:ins w:id="352" w:author="Dang, Tommy HOUS:EX" w:date="2023-09-01T16:50:00Z"/>
                <w:rFonts w:ascii="Arial Narrow" w:hAnsi="Arial Narrow" w:cs="Calibri"/>
                <w:sz w:val="18"/>
                <w:szCs w:val="18"/>
                <w:lang w:eastAsia="en-CA"/>
              </w:rPr>
            </w:pPr>
            <w:ins w:id="353" w:author="Dang, Tommy HOUS:EX" w:date="2023-09-01T16:50:00Z">
              <w:r w:rsidRPr="002E23FC">
                <w:rPr>
                  <w:rFonts w:ascii="Arial Narrow" w:hAnsi="Arial Narrow" w:cs="Calibri"/>
                  <w:sz w:val="18"/>
                  <w:szCs w:val="18"/>
                  <w:lang w:eastAsia="en-CA"/>
                </w:rPr>
                <w:t>145</w:t>
              </w:r>
            </w:ins>
          </w:p>
        </w:tc>
        <w:tc>
          <w:tcPr>
            <w:tcW w:w="2780" w:type="dxa"/>
            <w:vAlign w:val="center"/>
          </w:tcPr>
          <w:p w14:paraId="3B88FD47" w14:textId="77777777" w:rsidR="00B37613" w:rsidRPr="002E23FC" w:rsidRDefault="00B37613" w:rsidP="000F7ACB">
            <w:pPr>
              <w:jc w:val="center"/>
              <w:rPr>
                <w:ins w:id="354" w:author="Dang, Tommy HOUS:EX" w:date="2023-09-01T16:50:00Z"/>
                <w:rFonts w:ascii="Arial Narrow" w:hAnsi="Arial Narrow" w:cs="Calibri"/>
                <w:sz w:val="18"/>
                <w:szCs w:val="18"/>
                <w:lang w:eastAsia="en-CA"/>
              </w:rPr>
            </w:pPr>
            <w:ins w:id="355" w:author="Dang, Tommy HOUS:EX" w:date="2023-09-01T16:50:00Z">
              <w:r w:rsidRPr="002E23FC">
                <w:rPr>
                  <w:rFonts w:ascii="Arial Narrow" w:hAnsi="Arial Narrow" w:cs="Calibri"/>
                  <w:sz w:val="18"/>
                  <w:szCs w:val="18"/>
                  <w:lang w:eastAsia="en-CA"/>
                </w:rPr>
                <w:t>21</w:t>
              </w:r>
            </w:ins>
          </w:p>
        </w:tc>
      </w:tr>
      <w:tr w:rsidR="00B37613" w:rsidRPr="002E23FC" w14:paraId="245A2030" w14:textId="77777777" w:rsidTr="000F7ACB">
        <w:trPr>
          <w:trHeight w:val="274"/>
          <w:jc w:val="center"/>
          <w:ins w:id="356" w:author="Dang, Tommy HOUS:EX" w:date="2023-09-01T16:50:00Z"/>
        </w:trPr>
        <w:tc>
          <w:tcPr>
            <w:tcW w:w="2517" w:type="dxa"/>
            <w:vMerge/>
            <w:vAlign w:val="center"/>
          </w:tcPr>
          <w:p w14:paraId="10CA4699" w14:textId="77777777" w:rsidR="00B37613" w:rsidRPr="002E23FC" w:rsidRDefault="00B37613" w:rsidP="000F7ACB">
            <w:pPr>
              <w:jc w:val="center"/>
              <w:rPr>
                <w:ins w:id="357" w:author="Dang, Tommy HOUS:EX" w:date="2023-09-01T16:50:00Z"/>
                <w:rFonts w:ascii="Arial Narrow" w:hAnsi="Arial Narrow" w:cs="Calibri"/>
                <w:sz w:val="18"/>
                <w:szCs w:val="18"/>
                <w:lang w:eastAsia="en-CA"/>
              </w:rPr>
            </w:pPr>
          </w:p>
        </w:tc>
        <w:tc>
          <w:tcPr>
            <w:tcW w:w="2517" w:type="dxa"/>
            <w:vAlign w:val="center"/>
          </w:tcPr>
          <w:p w14:paraId="3B03272F" w14:textId="77777777" w:rsidR="00B37613" w:rsidRPr="002E23FC" w:rsidRDefault="00B37613" w:rsidP="000F7ACB">
            <w:pPr>
              <w:jc w:val="center"/>
              <w:rPr>
                <w:ins w:id="358" w:author="Dang, Tommy HOUS:EX" w:date="2023-09-01T16:50:00Z"/>
                <w:rFonts w:ascii="Arial Narrow" w:hAnsi="Arial Narrow" w:cs="Calibri"/>
                <w:sz w:val="18"/>
                <w:szCs w:val="18"/>
                <w:lang w:eastAsia="en-CA"/>
              </w:rPr>
            </w:pPr>
            <w:ins w:id="359" w:author="Dang, Tommy HOUS:EX" w:date="2023-09-01T16:50:00Z">
              <w:r w:rsidRPr="002E23FC">
                <w:rPr>
                  <w:rFonts w:ascii="Arial Narrow" w:hAnsi="Arial Narrow" w:cs="Calibri"/>
                  <w:sz w:val="18"/>
                  <w:szCs w:val="18"/>
                  <w:lang w:eastAsia="en-CA"/>
                </w:rPr>
                <w:t>4</w:t>
              </w:r>
            </w:ins>
          </w:p>
        </w:tc>
        <w:tc>
          <w:tcPr>
            <w:tcW w:w="2518" w:type="dxa"/>
            <w:vAlign w:val="center"/>
          </w:tcPr>
          <w:p w14:paraId="03031A7B" w14:textId="77777777" w:rsidR="00B37613" w:rsidRPr="002E23FC" w:rsidRDefault="00B37613" w:rsidP="000F7ACB">
            <w:pPr>
              <w:jc w:val="center"/>
              <w:rPr>
                <w:ins w:id="360" w:author="Dang, Tommy HOUS:EX" w:date="2023-09-01T16:50:00Z"/>
                <w:rFonts w:ascii="Arial Narrow" w:hAnsi="Arial Narrow" w:cs="Calibri"/>
                <w:sz w:val="18"/>
                <w:szCs w:val="18"/>
                <w:lang w:eastAsia="en-CA"/>
              </w:rPr>
            </w:pPr>
            <w:ins w:id="361" w:author="Dang, Tommy HOUS:EX" w:date="2023-09-01T16:50:00Z">
              <w:r w:rsidRPr="002E23FC">
                <w:rPr>
                  <w:rFonts w:ascii="Arial Narrow" w:hAnsi="Arial Narrow" w:cs="Calibri"/>
                  <w:sz w:val="18"/>
                  <w:szCs w:val="18"/>
                  <w:lang w:eastAsia="en-CA"/>
                </w:rPr>
                <w:t>130</w:t>
              </w:r>
            </w:ins>
          </w:p>
        </w:tc>
        <w:tc>
          <w:tcPr>
            <w:tcW w:w="2780" w:type="dxa"/>
            <w:vAlign w:val="center"/>
          </w:tcPr>
          <w:p w14:paraId="291BA372" w14:textId="77777777" w:rsidR="00B37613" w:rsidRPr="002E23FC" w:rsidRDefault="00B37613" w:rsidP="000F7ACB">
            <w:pPr>
              <w:jc w:val="center"/>
              <w:rPr>
                <w:ins w:id="362" w:author="Dang, Tommy HOUS:EX" w:date="2023-09-01T16:50:00Z"/>
                <w:rFonts w:ascii="Arial Narrow" w:hAnsi="Arial Narrow" w:cs="Calibri"/>
                <w:sz w:val="18"/>
                <w:szCs w:val="18"/>
                <w:lang w:eastAsia="en-CA"/>
              </w:rPr>
            </w:pPr>
            <w:ins w:id="363" w:author="Dang, Tommy HOUS:EX" w:date="2023-09-01T16:50:00Z">
              <w:r w:rsidRPr="002E23FC">
                <w:rPr>
                  <w:rFonts w:ascii="Arial Narrow" w:hAnsi="Arial Narrow" w:cs="Calibri"/>
                  <w:sz w:val="18"/>
                  <w:szCs w:val="18"/>
                  <w:lang w:eastAsia="en-CA"/>
                </w:rPr>
                <w:t>16</w:t>
              </w:r>
            </w:ins>
          </w:p>
        </w:tc>
      </w:tr>
      <w:tr w:rsidR="00B37613" w:rsidRPr="002E23FC" w14:paraId="6F91BA1F" w14:textId="77777777" w:rsidTr="000F7ACB">
        <w:trPr>
          <w:trHeight w:val="278"/>
          <w:jc w:val="center"/>
          <w:ins w:id="364" w:author="Dang, Tommy HOUS:EX" w:date="2023-09-01T16:50:00Z"/>
        </w:trPr>
        <w:tc>
          <w:tcPr>
            <w:tcW w:w="2517" w:type="dxa"/>
            <w:vMerge w:val="restart"/>
            <w:vAlign w:val="center"/>
          </w:tcPr>
          <w:p w14:paraId="30919EC4" w14:textId="77777777" w:rsidR="00B37613" w:rsidRPr="002E23FC" w:rsidRDefault="00B37613" w:rsidP="000F7ACB">
            <w:pPr>
              <w:jc w:val="center"/>
              <w:rPr>
                <w:ins w:id="365" w:author="Dang, Tommy HOUS:EX" w:date="2023-09-01T16:50:00Z"/>
                <w:rFonts w:ascii="Arial Narrow" w:hAnsi="Arial Narrow" w:cs="Calibri"/>
                <w:sz w:val="18"/>
                <w:szCs w:val="18"/>
                <w:lang w:eastAsia="en-CA"/>
              </w:rPr>
            </w:pPr>
            <w:ins w:id="366" w:author="Dang, Tommy HOUS:EX" w:date="2023-09-01T16:50:00Z">
              <w:r w:rsidRPr="002E23FC">
                <w:rPr>
                  <w:rFonts w:ascii="Arial Narrow" w:hAnsi="Arial Narrow" w:cs="Calibri"/>
                  <w:sz w:val="18"/>
                  <w:szCs w:val="18"/>
                  <w:lang w:eastAsia="en-CA"/>
                </w:rPr>
                <w:t>4000 to 4999</w:t>
              </w:r>
            </w:ins>
          </w:p>
        </w:tc>
        <w:tc>
          <w:tcPr>
            <w:tcW w:w="2517" w:type="dxa"/>
            <w:vAlign w:val="center"/>
          </w:tcPr>
          <w:p w14:paraId="5D848A10" w14:textId="77777777" w:rsidR="00B37613" w:rsidRPr="002E23FC" w:rsidRDefault="00B37613" w:rsidP="000F7ACB">
            <w:pPr>
              <w:jc w:val="center"/>
              <w:rPr>
                <w:ins w:id="367" w:author="Dang, Tommy HOUS:EX" w:date="2023-09-01T16:50:00Z"/>
                <w:rFonts w:ascii="Arial Narrow" w:hAnsi="Arial Narrow" w:cs="Calibri"/>
                <w:sz w:val="18"/>
                <w:szCs w:val="18"/>
                <w:lang w:eastAsia="en-CA"/>
              </w:rPr>
            </w:pPr>
            <w:ins w:id="368" w:author="Dang, Tommy HOUS:EX" w:date="2023-09-01T16:50:00Z">
              <w:r w:rsidRPr="002E23FC">
                <w:rPr>
                  <w:rFonts w:ascii="Arial Narrow" w:hAnsi="Arial Narrow" w:cs="Calibri"/>
                  <w:sz w:val="18"/>
                  <w:szCs w:val="18"/>
                  <w:lang w:eastAsia="en-CA"/>
                </w:rPr>
                <w:t>1</w:t>
              </w:r>
            </w:ins>
          </w:p>
        </w:tc>
        <w:tc>
          <w:tcPr>
            <w:tcW w:w="5298" w:type="dxa"/>
            <w:gridSpan w:val="2"/>
            <w:vAlign w:val="center"/>
          </w:tcPr>
          <w:p w14:paraId="40B15EE1" w14:textId="77777777" w:rsidR="00B37613" w:rsidRPr="002E23FC" w:rsidRDefault="00B37613" w:rsidP="000F7ACB">
            <w:pPr>
              <w:jc w:val="center"/>
              <w:rPr>
                <w:ins w:id="369" w:author="Dang, Tommy HOUS:EX" w:date="2023-09-01T16:50:00Z"/>
                <w:rFonts w:ascii="Arial Narrow" w:hAnsi="Arial Narrow" w:cs="Calibri"/>
                <w:sz w:val="18"/>
                <w:szCs w:val="18"/>
                <w:lang w:eastAsia="en-CA"/>
              </w:rPr>
            </w:pPr>
            <w:ins w:id="370" w:author="Dang, Tommy HOUS:EX" w:date="2023-09-01T16:50:00Z">
              <w:r w:rsidRPr="002E23FC">
                <w:rPr>
                  <w:rFonts w:ascii="Arial Narrow" w:hAnsi="Arial Narrow" w:cs="Calibri"/>
                  <w:sz w:val="18"/>
                  <w:szCs w:val="18"/>
                  <w:lang w:eastAsia="en-CA"/>
                </w:rPr>
                <w:t>Reserved</w:t>
              </w:r>
            </w:ins>
          </w:p>
        </w:tc>
      </w:tr>
      <w:tr w:rsidR="00B37613" w:rsidRPr="002E23FC" w14:paraId="22407BD7" w14:textId="77777777" w:rsidTr="000F7ACB">
        <w:trPr>
          <w:trHeight w:val="268"/>
          <w:jc w:val="center"/>
          <w:ins w:id="371" w:author="Dang, Tommy HOUS:EX" w:date="2023-09-01T16:50:00Z"/>
        </w:trPr>
        <w:tc>
          <w:tcPr>
            <w:tcW w:w="2517" w:type="dxa"/>
            <w:vMerge/>
            <w:vAlign w:val="center"/>
          </w:tcPr>
          <w:p w14:paraId="449E360A" w14:textId="77777777" w:rsidR="00B37613" w:rsidRPr="002E23FC" w:rsidRDefault="00B37613" w:rsidP="000F7ACB">
            <w:pPr>
              <w:jc w:val="center"/>
              <w:rPr>
                <w:ins w:id="372" w:author="Dang, Tommy HOUS:EX" w:date="2023-09-01T16:50:00Z"/>
                <w:rFonts w:ascii="Arial Narrow" w:hAnsi="Arial Narrow" w:cs="Calibri"/>
                <w:sz w:val="18"/>
                <w:szCs w:val="18"/>
                <w:lang w:eastAsia="en-CA"/>
              </w:rPr>
            </w:pPr>
          </w:p>
        </w:tc>
        <w:tc>
          <w:tcPr>
            <w:tcW w:w="2517" w:type="dxa"/>
            <w:vAlign w:val="center"/>
          </w:tcPr>
          <w:p w14:paraId="048C045D" w14:textId="77777777" w:rsidR="00B37613" w:rsidRPr="002E23FC" w:rsidRDefault="00B37613" w:rsidP="000F7ACB">
            <w:pPr>
              <w:jc w:val="center"/>
              <w:rPr>
                <w:ins w:id="373" w:author="Dang, Tommy HOUS:EX" w:date="2023-09-01T16:50:00Z"/>
                <w:rFonts w:ascii="Arial Narrow" w:hAnsi="Arial Narrow" w:cs="Calibri"/>
                <w:sz w:val="18"/>
                <w:szCs w:val="18"/>
                <w:lang w:eastAsia="en-CA"/>
              </w:rPr>
            </w:pPr>
            <w:ins w:id="374" w:author="Dang, Tommy HOUS:EX" w:date="2023-09-01T16:50:00Z">
              <w:r w:rsidRPr="002E23FC">
                <w:rPr>
                  <w:rFonts w:ascii="Arial Narrow" w:hAnsi="Arial Narrow" w:cs="Calibri"/>
                  <w:sz w:val="18"/>
                  <w:szCs w:val="18"/>
                  <w:lang w:eastAsia="en-CA"/>
                </w:rPr>
                <w:t>2</w:t>
              </w:r>
            </w:ins>
          </w:p>
        </w:tc>
        <w:tc>
          <w:tcPr>
            <w:tcW w:w="2518" w:type="dxa"/>
            <w:vAlign w:val="center"/>
          </w:tcPr>
          <w:p w14:paraId="0A901863" w14:textId="77777777" w:rsidR="00B37613" w:rsidRPr="002E23FC" w:rsidRDefault="00B37613" w:rsidP="000F7ACB">
            <w:pPr>
              <w:jc w:val="center"/>
              <w:rPr>
                <w:ins w:id="375" w:author="Dang, Tommy HOUS:EX" w:date="2023-09-01T16:50:00Z"/>
                <w:rFonts w:ascii="Arial Narrow" w:hAnsi="Arial Narrow" w:cs="Calibri"/>
                <w:sz w:val="18"/>
                <w:szCs w:val="18"/>
                <w:lang w:eastAsia="en-CA"/>
              </w:rPr>
            </w:pPr>
            <w:ins w:id="376" w:author="Dang, Tommy HOUS:EX" w:date="2023-09-01T16:50:00Z">
              <w:r w:rsidRPr="002E23FC">
                <w:rPr>
                  <w:rFonts w:ascii="Arial Narrow" w:hAnsi="Arial Narrow" w:cs="Calibri"/>
                  <w:sz w:val="18"/>
                  <w:szCs w:val="18"/>
                  <w:lang w:eastAsia="en-CA"/>
                </w:rPr>
                <w:t>170</w:t>
              </w:r>
            </w:ins>
          </w:p>
        </w:tc>
        <w:tc>
          <w:tcPr>
            <w:tcW w:w="2780" w:type="dxa"/>
            <w:vAlign w:val="center"/>
          </w:tcPr>
          <w:p w14:paraId="55045512" w14:textId="77777777" w:rsidR="00B37613" w:rsidRPr="002E23FC" w:rsidRDefault="00B37613" w:rsidP="000F7ACB">
            <w:pPr>
              <w:jc w:val="center"/>
              <w:rPr>
                <w:ins w:id="377" w:author="Dang, Tommy HOUS:EX" w:date="2023-09-01T16:50:00Z"/>
                <w:rFonts w:ascii="Arial Narrow" w:hAnsi="Arial Narrow" w:cs="Calibri"/>
                <w:sz w:val="18"/>
                <w:szCs w:val="18"/>
                <w:lang w:eastAsia="en-CA"/>
              </w:rPr>
            </w:pPr>
            <w:ins w:id="378" w:author="Dang, Tommy HOUS:EX" w:date="2023-09-01T16:50:00Z">
              <w:r w:rsidRPr="002E23FC">
                <w:rPr>
                  <w:rFonts w:ascii="Arial Narrow" w:hAnsi="Arial Narrow" w:cs="Calibri"/>
                  <w:sz w:val="18"/>
                  <w:szCs w:val="18"/>
                  <w:lang w:eastAsia="en-CA"/>
                </w:rPr>
                <w:t>30</w:t>
              </w:r>
            </w:ins>
          </w:p>
        </w:tc>
      </w:tr>
      <w:tr w:rsidR="00B37613" w:rsidRPr="002E23FC" w14:paraId="715DC49E" w14:textId="77777777" w:rsidTr="000F7ACB">
        <w:trPr>
          <w:trHeight w:val="272"/>
          <w:jc w:val="center"/>
          <w:ins w:id="379" w:author="Dang, Tommy HOUS:EX" w:date="2023-09-01T16:50:00Z"/>
        </w:trPr>
        <w:tc>
          <w:tcPr>
            <w:tcW w:w="2517" w:type="dxa"/>
            <w:vMerge/>
            <w:vAlign w:val="center"/>
          </w:tcPr>
          <w:p w14:paraId="1EDBBAF4" w14:textId="77777777" w:rsidR="00B37613" w:rsidRPr="002E23FC" w:rsidRDefault="00B37613" w:rsidP="000F7ACB">
            <w:pPr>
              <w:jc w:val="center"/>
              <w:rPr>
                <w:ins w:id="380" w:author="Dang, Tommy HOUS:EX" w:date="2023-09-01T16:50:00Z"/>
                <w:rFonts w:ascii="Arial Narrow" w:hAnsi="Arial Narrow" w:cs="Calibri"/>
                <w:sz w:val="18"/>
                <w:szCs w:val="18"/>
                <w:lang w:eastAsia="en-CA"/>
              </w:rPr>
            </w:pPr>
          </w:p>
        </w:tc>
        <w:tc>
          <w:tcPr>
            <w:tcW w:w="2517" w:type="dxa"/>
            <w:vAlign w:val="center"/>
          </w:tcPr>
          <w:p w14:paraId="6E9FDFEE" w14:textId="77777777" w:rsidR="00B37613" w:rsidRPr="002E23FC" w:rsidRDefault="00B37613" w:rsidP="000F7ACB">
            <w:pPr>
              <w:jc w:val="center"/>
              <w:rPr>
                <w:ins w:id="381" w:author="Dang, Tommy HOUS:EX" w:date="2023-09-01T16:50:00Z"/>
                <w:rFonts w:ascii="Arial Narrow" w:hAnsi="Arial Narrow" w:cs="Calibri"/>
                <w:sz w:val="18"/>
                <w:szCs w:val="18"/>
                <w:lang w:eastAsia="en-CA"/>
              </w:rPr>
            </w:pPr>
            <w:ins w:id="382" w:author="Dang, Tommy HOUS:EX" w:date="2023-09-01T16:50:00Z">
              <w:r w:rsidRPr="002E23FC">
                <w:rPr>
                  <w:rFonts w:ascii="Arial Narrow" w:hAnsi="Arial Narrow" w:cs="Calibri"/>
                  <w:sz w:val="18"/>
                  <w:szCs w:val="18"/>
                  <w:lang w:eastAsia="en-CA"/>
                </w:rPr>
                <w:t>3</w:t>
              </w:r>
            </w:ins>
          </w:p>
        </w:tc>
        <w:tc>
          <w:tcPr>
            <w:tcW w:w="2518" w:type="dxa"/>
            <w:vAlign w:val="center"/>
          </w:tcPr>
          <w:p w14:paraId="065E9DA2" w14:textId="77777777" w:rsidR="00B37613" w:rsidRPr="002E23FC" w:rsidRDefault="00B37613" w:rsidP="000F7ACB">
            <w:pPr>
              <w:jc w:val="center"/>
              <w:rPr>
                <w:ins w:id="383" w:author="Dang, Tommy HOUS:EX" w:date="2023-09-01T16:50:00Z"/>
                <w:rFonts w:ascii="Arial Narrow" w:hAnsi="Arial Narrow" w:cs="Calibri"/>
                <w:sz w:val="18"/>
                <w:szCs w:val="18"/>
                <w:lang w:eastAsia="en-CA"/>
              </w:rPr>
            </w:pPr>
            <w:ins w:id="384" w:author="Dang, Tommy HOUS:EX" w:date="2023-09-01T16:50:00Z">
              <w:r w:rsidRPr="002E23FC">
                <w:rPr>
                  <w:rFonts w:ascii="Arial Narrow" w:hAnsi="Arial Narrow" w:cs="Calibri"/>
                  <w:sz w:val="18"/>
                  <w:szCs w:val="18"/>
                  <w:lang w:eastAsia="en-CA"/>
                </w:rPr>
                <w:t>145</w:t>
              </w:r>
            </w:ins>
          </w:p>
        </w:tc>
        <w:tc>
          <w:tcPr>
            <w:tcW w:w="2780" w:type="dxa"/>
            <w:vAlign w:val="center"/>
          </w:tcPr>
          <w:p w14:paraId="76D2002D" w14:textId="77777777" w:rsidR="00B37613" w:rsidRPr="002E23FC" w:rsidRDefault="00B37613" w:rsidP="000F7ACB">
            <w:pPr>
              <w:jc w:val="center"/>
              <w:rPr>
                <w:ins w:id="385" w:author="Dang, Tommy HOUS:EX" w:date="2023-09-01T16:50:00Z"/>
                <w:rFonts w:ascii="Arial Narrow" w:hAnsi="Arial Narrow" w:cs="Calibri"/>
                <w:sz w:val="18"/>
                <w:szCs w:val="18"/>
                <w:lang w:eastAsia="en-CA"/>
              </w:rPr>
            </w:pPr>
            <w:ins w:id="386" w:author="Dang, Tommy HOUS:EX" w:date="2023-09-01T16:50:00Z">
              <w:r w:rsidRPr="002E23FC">
                <w:rPr>
                  <w:rFonts w:ascii="Arial Narrow" w:hAnsi="Arial Narrow" w:cs="Calibri"/>
                  <w:sz w:val="18"/>
                  <w:szCs w:val="18"/>
                  <w:lang w:eastAsia="en-CA"/>
                </w:rPr>
                <w:t>25</w:t>
              </w:r>
            </w:ins>
          </w:p>
        </w:tc>
      </w:tr>
      <w:tr w:rsidR="00B37613" w:rsidRPr="002E23FC" w14:paraId="6592653D" w14:textId="77777777" w:rsidTr="000F7ACB">
        <w:trPr>
          <w:trHeight w:val="276"/>
          <w:jc w:val="center"/>
          <w:ins w:id="387" w:author="Dang, Tommy HOUS:EX" w:date="2023-09-01T16:50:00Z"/>
        </w:trPr>
        <w:tc>
          <w:tcPr>
            <w:tcW w:w="2517" w:type="dxa"/>
            <w:vMerge/>
            <w:vAlign w:val="center"/>
          </w:tcPr>
          <w:p w14:paraId="354CCE6C" w14:textId="77777777" w:rsidR="00B37613" w:rsidRPr="002E23FC" w:rsidRDefault="00B37613" w:rsidP="000F7ACB">
            <w:pPr>
              <w:jc w:val="center"/>
              <w:rPr>
                <w:ins w:id="388" w:author="Dang, Tommy HOUS:EX" w:date="2023-09-01T16:50:00Z"/>
                <w:rFonts w:ascii="Arial Narrow" w:hAnsi="Arial Narrow" w:cs="Calibri"/>
                <w:sz w:val="18"/>
                <w:szCs w:val="18"/>
                <w:lang w:eastAsia="en-CA"/>
              </w:rPr>
            </w:pPr>
          </w:p>
        </w:tc>
        <w:tc>
          <w:tcPr>
            <w:tcW w:w="2517" w:type="dxa"/>
            <w:vAlign w:val="center"/>
          </w:tcPr>
          <w:p w14:paraId="5E97C3CC" w14:textId="77777777" w:rsidR="00B37613" w:rsidRPr="002E23FC" w:rsidRDefault="00B37613" w:rsidP="000F7ACB">
            <w:pPr>
              <w:jc w:val="center"/>
              <w:rPr>
                <w:ins w:id="389" w:author="Dang, Tommy HOUS:EX" w:date="2023-09-01T16:50:00Z"/>
                <w:rFonts w:ascii="Arial Narrow" w:hAnsi="Arial Narrow" w:cs="Calibri"/>
                <w:sz w:val="18"/>
                <w:szCs w:val="18"/>
                <w:lang w:eastAsia="en-CA"/>
              </w:rPr>
            </w:pPr>
            <w:ins w:id="390" w:author="Dang, Tommy HOUS:EX" w:date="2023-09-01T16:50:00Z">
              <w:r w:rsidRPr="002E23FC">
                <w:rPr>
                  <w:rFonts w:ascii="Arial Narrow" w:hAnsi="Arial Narrow" w:cs="Calibri"/>
                  <w:sz w:val="18"/>
                  <w:szCs w:val="18"/>
                  <w:lang w:eastAsia="en-CA"/>
                </w:rPr>
                <w:t>4</w:t>
              </w:r>
            </w:ins>
          </w:p>
        </w:tc>
        <w:tc>
          <w:tcPr>
            <w:tcW w:w="2518" w:type="dxa"/>
            <w:vAlign w:val="center"/>
          </w:tcPr>
          <w:p w14:paraId="7F3F5CA5" w14:textId="77777777" w:rsidR="00B37613" w:rsidRPr="002E23FC" w:rsidRDefault="00B37613" w:rsidP="000F7ACB">
            <w:pPr>
              <w:jc w:val="center"/>
              <w:rPr>
                <w:ins w:id="391" w:author="Dang, Tommy HOUS:EX" w:date="2023-09-01T16:50:00Z"/>
                <w:rFonts w:ascii="Arial Narrow" w:hAnsi="Arial Narrow" w:cs="Calibri"/>
                <w:sz w:val="18"/>
                <w:szCs w:val="18"/>
                <w:lang w:eastAsia="en-CA"/>
              </w:rPr>
            </w:pPr>
            <w:ins w:id="392" w:author="Dang, Tommy HOUS:EX" w:date="2023-09-01T16:50:00Z">
              <w:r w:rsidRPr="002E23FC">
                <w:rPr>
                  <w:rFonts w:ascii="Arial Narrow" w:hAnsi="Arial Narrow" w:cs="Calibri"/>
                  <w:sz w:val="18"/>
                  <w:szCs w:val="18"/>
                  <w:lang w:eastAsia="en-CA"/>
                </w:rPr>
                <w:t>130</w:t>
              </w:r>
            </w:ins>
          </w:p>
        </w:tc>
        <w:tc>
          <w:tcPr>
            <w:tcW w:w="2780" w:type="dxa"/>
            <w:vAlign w:val="center"/>
          </w:tcPr>
          <w:p w14:paraId="3CD22997" w14:textId="77777777" w:rsidR="00B37613" w:rsidRPr="002E23FC" w:rsidRDefault="00B37613" w:rsidP="000F7ACB">
            <w:pPr>
              <w:jc w:val="center"/>
              <w:rPr>
                <w:ins w:id="393" w:author="Dang, Tommy HOUS:EX" w:date="2023-09-01T16:50:00Z"/>
                <w:rFonts w:ascii="Arial Narrow" w:hAnsi="Arial Narrow" w:cs="Calibri"/>
                <w:sz w:val="18"/>
                <w:szCs w:val="18"/>
                <w:lang w:eastAsia="en-CA"/>
              </w:rPr>
            </w:pPr>
            <w:ins w:id="394" w:author="Dang, Tommy HOUS:EX" w:date="2023-09-01T16:50:00Z">
              <w:r w:rsidRPr="002E23FC">
                <w:rPr>
                  <w:rFonts w:ascii="Arial Narrow" w:hAnsi="Arial Narrow" w:cs="Calibri"/>
                  <w:sz w:val="18"/>
                  <w:szCs w:val="18"/>
                  <w:lang w:eastAsia="en-CA"/>
                </w:rPr>
                <w:t>18</w:t>
              </w:r>
            </w:ins>
          </w:p>
        </w:tc>
      </w:tr>
      <w:tr w:rsidR="00B37613" w:rsidRPr="002E23FC" w14:paraId="5B134E53" w14:textId="77777777" w:rsidTr="000F7ACB">
        <w:trPr>
          <w:trHeight w:val="280"/>
          <w:jc w:val="center"/>
          <w:ins w:id="395" w:author="Dang, Tommy HOUS:EX" w:date="2023-09-01T16:50:00Z"/>
        </w:trPr>
        <w:tc>
          <w:tcPr>
            <w:tcW w:w="2517" w:type="dxa"/>
            <w:vMerge w:val="restart"/>
            <w:vAlign w:val="center"/>
          </w:tcPr>
          <w:p w14:paraId="3C42B7C4" w14:textId="77777777" w:rsidR="00B37613" w:rsidRPr="002E23FC" w:rsidRDefault="00B37613" w:rsidP="000F7ACB">
            <w:pPr>
              <w:jc w:val="center"/>
              <w:rPr>
                <w:ins w:id="396" w:author="Dang, Tommy HOUS:EX" w:date="2023-09-01T16:50:00Z"/>
                <w:rFonts w:ascii="Arial Narrow" w:hAnsi="Arial Narrow" w:cs="Calibri"/>
                <w:sz w:val="18"/>
                <w:szCs w:val="18"/>
                <w:lang w:eastAsia="en-CA"/>
              </w:rPr>
            </w:pPr>
            <w:ins w:id="397" w:author="Dang, Tommy HOUS:EX" w:date="2023-09-01T16:50:00Z">
              <w:r w:rsidRPr="002E23FC">
                <w:rPr>
                  <w:rFonts w:ascii="Arial Narrow" w:hAnsi="Arial Narrow" w:cs="Calibri"/>
                  <w:sz w:val="18"/>
                  <w:szCs w:val="18"/>
                  <w:lang w:eastAsia="en-CA"/>
                </w:rPr>
                <w:lastRenderedPageBreak/>
                <w:t>Greater than 4999</w:t>
              </w:r>
            </w:ins>
          </w:p>
        </w:tc>
        <w:tc>
          <w:tcPr>
            <w:tcW w:w="2517" w:type="dxa"/>
            <w:vAlign w:val="center"/>
          </w:tcPr>
          <w:p w14:paraId="6690B58A" w14:textId="77777777" w:rsidR="00B37613" w:rsidRPr="002E23FC" w:rsidRDefault="00B37613" w:rsidP="000F7ACB">
            <w:pPr>
              <w:jc w:val="center"/>
              <w:rPr>
                <w:ins w:id="398" w:author="Dang, Tommy HOUS:EX" w:date="2023-09-01T16:50:00Z"/>
                <w:rFonts w:ascii="Arial Narrow" w:hAnsi="Arial Narrow" w:cs="Calibri"/>
                <w:sz w:val="18"/>
                <w:szCs w:val="18"/>
                <w:lang w:eastAsia="en-CA"/>
              </w:rPr>
            </w:pPr>
            <w:ins w:id="399" w:author="Dang, Tommy HOUS:EX" w:date="2023-09-01T16:50:00Z">
              <w:r w:rsidRPr="002E23FC">
                <w:rPr>
                  <w:rFonts w:ascii="Arial Narrow" w:hAnsi="Arial Narrow" w:cs="Calibri"/>
                  <w:sz w:val="18"/>
                  <w:szCs w:val="18"/>
                  <w:lang w:eastAsia="en-CA"/>
                </w:rPr>
                <w:t>1</w:t>
              </w:r>
            </w:ins>
          </w:p>
        </w:tc>
        <w:tc>
          <w:tcPr>
            <w:tcW w:w="5298" w:type="dxa"/>
            <w:gridSpan w:val="2"/>
            <w:vAlign w:val="center"/>
          </w:tcPr>
          <w:p w14:paraId="58915915" w14:textId="77777777" w:rsidR="00B37613" w:rsidRPr="002E23FC" w:rsidRDefault="00B37613" w:rsidP="000F7ACB">
            <w:pPr>
              <w:jc w:val="center"/>
              <w:rPr>
                <w:ins w:id="400" w:author="Dang, Tommy HOUS:EX" w:date="2023-09-01T16:50:00Z"/>
                <w:rFonts w:ascii="Arial Narrow" w:hAnsi="Arial Narrow" w:cs="Calibri"/>
                <w:sz w:val="18"/>
                <w:szCs w:val="18"/>
                <w:lang w:eastAsia="en-CA"/>
              </w:rPr>
            </w:pPr>
            <w:ins w:id="401" w:author="Dang, Tommy HOUS:EX" w:date="2023-09-01T16:50:00Z">
              <w:r w:rsidRPr="002E23FC">
                <w:rPr>
                  <w:rFonts w:ascii="Arial Narrow" w:hAnsi="Arial Narrow" w:cs="Calibri"/>
                  <w:sz w:val="18"/>
                  <w:szCs w:val="18"/>
                  <w:lang w:eastAsia="en-CA"/>
                </w:rPr>
                <w:t>Reserved</w:t>
              </w:r>
            </w:ins>
          </w:p>
        </w:tc>
      </w:tr>
      <w:tr w:rsidR="00B37613" w:rsidRPr="002E23FC" w14:paraId="1117D9C6" w14:textId="77777777" w:rsidTr="000F7ACB">
        <w:trPr>
          <w:trHeight w:val="270"/>
          <w:jc w:val="center"/>
          <w:ins w:id="402" w:author="Dang, Tommy HOUS:EX" w:date="2023-09-01T16:50:00Z"/>
        </w:trPr>
        <w:tc>
          <w:tcPr>
            <w:tcW w:w="2517" w:type="dxa"/>
            <w:vMerge/>
            <w:vAlign w:val="center"/>
          </w:tcPr>
          <w:p w14:paraId="0EB09BE0" w14:textId="77777777" w:rsidR="00B37613" w:rsidRPr="002E23FC" w:rsidRDefault="00B37613" w:rsidP="000F7ACB">
            <w:pPr>
              <w:jc w:val="center"/>
              <w:rPr>
                <w:ins w:id="403" w:author="Dang, Tommy HOUS:EX" w:date="2023-09-01T16:50:00Z"/>
                <w:rFonts w:ascii="Arial Narrow" w:hAnsi="Arial Narrow" w:cs="Calibri"/>
                <w:sz w:val="18"/>
                <w:szCs w:val="18"/>
                <w:lang w:eastAsia="en-CA"/>
              </w:rPr>
            </w:pPr>
          </w:p>
        </w:tc>
        <w:tc>
          <w:tcPr>
            <w:tcW w:w="2517" w:type="dxa"/>
            <w:vAlign w:val="center"/>
          </w:tcPr>
          <w:p w14:paraId="28588C0F" w14:textId="77777777" w:rsidR="00B37613" w:rsidRPr="002E23FC" w:rsidRDefault="00B37613" w:rsidP="000F7ACB">
            <w:pPr>
              <w:jc w:val="center"/>
              <w:rPr>
                <w:ins w:id="404" w:author="Dang, Tommy HOUS:EX" w:date="2023-09-01T16:50:00Z"/>
                <w:rFonts w:ascii="Arial Narrow" w:hAnsi="Arial Narrow" w:cs="Calibri"/>
                <w:sz w:val="18"/>
                <w:szCs w:val="18"/>
                <w:lang w:eastAsia="en-CA"/>
              </w:rPr>
            </w:pPr>
            <w:ins w:id="405" w:author="Dang, Tommy HOUS:EX" w:date="2023-09-01T16:50:00Z">
              <w:r w:rsidRPr="002E23FC">
                <w:rPr>
                  <w:rFonts w:ascii="Arial Narrow" w:hAnsi="Arial Narrow" w:cs="Calibri"/>
                  <w:sz w:val="18"/>
                  <w:szCs w:val="18"/>
                  <w:lang w:eastAsia="en-CA"/>
                </w:rPr>
                <w:t>2</w:t>
              </w:r>
            </w:ins>
          </w:p>
        </w:tc>
        <w:tc>
          <w:tcPr>
            <w:tcW w:w="2518" w:type="dxa"/>
            <w:vAlign w:val="center"/>
          </w:tcPr>
          <w:p w14:paraId="6801F151" w14:textId="77777777" w:rsidR="00B37613" w:rsidRPr="002E23FC" w:rsidRDefault="00B37613" w:rsidP="000F7ACB">
            <w:pPr>
              <w:jc w:val="center"/>
              <w:rPr>
                <w:ins w:id="406" w:author="Dang, Tommy HOUS:EX" w:date="2023-09-01T16:50:00Z"/>
                <w:rFonts w:ascii="Arial Narrow" w:hAnsi="Arial Narrow" w:cs="Calibri"/>
                <w:sz w:val="18"/>
                <w:szCs w:val="18"/>
                <w:lang w:eastAsia="en-CA"/>
              </w:rPr>
            </w:pPr>
            <w:ins w:id="407" w:author="Dang, Tommy HOUS:EX" w:date="2023-09-01T16:50:00Z">
              <w:r w:rsidRPr="002E23FC">
                <w:rPr>
                  <w:rFonts w:ascii="Arial Narrow" w:hAnsi="Arial Narrow" w:cs="Calibri"/>
                  <w:sz w:val="18"/>
                  <w:szCs w:val="18"/>
                  <w:lang w:eastAsia="en-CA"/>
                </w:rPr>
                <w:t>170</w:t>
              </w:r>
            </w:ins>
          </w:p>
        </w:tc>
        <w:tc>
          <w:tcPr>
            <w:tcW w:w="2780" w:type="dxa"/>
            <w:vAlign w:val="center"/>
          </w:tcPr>
          <w:p w14:paraId="2D939069" w14:textId="77777777" w:rsidR="00B37613" w:rsidRPr="002E23FC" w:rsidRDefault="00B37613" w:rsidP="000F7ACB">
            <w:pPr>
              <w:jc w:val="center"/>
              <w:rPr>
                <w:ins w:id="408" w:author="Dang, Tommy HOUS:EX" w:date="2023-09-01T16:50:00Z"/>
                <w:rFonts w:ascii="Arial Narrow" w:hAnsi="Arial Narrow" w:cs="Calibri"/>
                <w:sz w:val="18"/>
                <w:szCs w:val="18"/>
                <w:lang w:eastAsia="en-CA"/>
              </w:rPr>
            </w:pPr>
            <w:ins w:id="409" w:author="Dang, Tommy HOUS:EX" w:date="2023-09-01T16:50:00Z">
              <w:r w:rsidRPr="002E23FC">
                <w:rPr>
                  <w:rFonts w:ascii="Arial Narrow" w:hAnsi="Arial Narrow" w:cs="Calibri"/>
                  <w:sz w:val="18"/>
                  <w:szCs w:val="18"/>
                  <w:lang w:eastAsia="en-CA"/>
                </w:rPr>
                <w:t>32</w:t>
              </w:r>
            </w:ins>
          </w:p>
        </w:tc>
      </w:tr>
      <w:tr w:rsidR="00B37613" w:rsidRPr="002E23FC" w14:paraId="718C558D" w14:textId="77777777" w:rsidTr="000F7ACB">
        <w:trPr>
          <w:trHeight w:val="274"/>
          <w:jc w:val="center"/>
          <w:ins w:id="410" w:author="Dang, Tommy HOUS:EX" w:date="2023-09-01T16:50:00Z"/>
        </w:trPr>
        <w:tc>
          <w:tcPr>
            <w:tcW w:w="2517" w:type="dxa"/>
            <w:vMerge/>
            <w:vAlign w:val="center"/>
          </w:tcPr>
          <w:p w14:paraId="5B0A3B4C" w14:textId="77777777" w:rsidR="00B37613" w:rsidRPr="002E23FC" w:rsidRDefault="00B37613" w:rsidP="000F7ACB">
            <w:pPr>
              <w:jc w:val="center"/>
              <w:rPr>
                <w:ins w:id="411" w:author="Dang, Tommy HOUS:EX" w:date="2023-09-01T16:50:00Z"/>
                <w:rFonts w:ascii="Arial Narrow" w:hAnsi="Arial Narrow" w:cs="Calibri"/>
                <w:sz w:val="18"/>
                <w:szCs w:val="18"/>
                <w:lang w:eastAsia="en-CA"/>
              </w:rPr>
            </w:pPr>
          </w:p>
        </w:tc>
        <w:tc>
          <w:tcPr>
            <w:tcW w:w="2517" w:type="dxa"/>
            <w:vAlign w:val="center"/>
          </w:tcPr>
          <w:p w14:paraId="3291BF8E" w14:textId="77777777" w:rsidR="00B37613" w:rsidRPr="002E23FC" w:rsidRDefault="00B37613" w:rsidP="000F7ACB">
            <w:pPr>
              <w:jc w:val="center"/>
              <w:rPr>
                <w:ins w:id="412" w:author="Dang, Tommy HOUS:EX" w:date="2023-09-01T16:50:00Z"/>
                <w:rFonts w:ascii="Arial Narrow" w:hAnsi="Arial Narrow" w:cs="Calibri"/>
                <w:sz w:val="18"/>
                <w:szCs w:val="18"/>
                <w:lang w:eastAsia="en-CA"/>
              </w:rPr>
            </w:pPr>
            <w:ins w:id="413" w:author="Dang, Tommy HOUS:EX" w:date="2023-09-01T16:50:00Z">
              <w:r w:rsidRPr="002E23FC">
                <w:rPr>
                  <w:rFonts w:ascii="Arial Narrow" w:hAnsi="Arial Narrow" w:cs="Calibri"/>
                  <w:sz w:val="18"/>
                  <w:szCs w:val="18"/>
                  <w:lang w:eastAsia="en-CA"/>
                </w:rPr>
                <w:t>3</w:t>
              </w:r>
            </w:ins>
          </w:p>
        </w:tc>
        <w:tc>
          <w:tcPr>
            <w:tcW w:w="2518" w:type="dxa"/>
            <w:vAlign w:val="center"/>
          </w:tcPr>
          <w:p w14:paraId="1C6E8879" w14:textId="77777777" w:rsidR="00B37613" w:rsidRPr="002E23FC" w:rsidRDefault="00B37613" w:rsidP="000F7ACB">
            <w:pPr>
              <w:jc w:val="center"/>
              <w:rPr>
                <w:ins w:id="414" w:author="Dang, Tommy HOUS:EX" w:date="2023-09-01T16:50:00Z"/>
                <w:rFonts w:ascii="Arial Narrow" w:hAnsi="Arial Narrow" w:cs="Calibri"/>
                <w:sz w:val="18"/>
                <w:szCs w:val="18"/>
                <w:lang w:eastAsia="en-CA"/>
              </w:rPr>
            </w:pPr>
            <w:ins w:id="415" w:author="Dang, Tommy HOUS:EX" w:date="2023-09-01T16:50:00Z">
              <w:r w:rsidRPr="002E23FC">
                <w:rPr>
                  <w:rFonts w:ascii="Arial Narrow" w:hAnsi="Arial Narrow" w:cs="Calibri"/>
                  <w:sz w:val="18"/>
                  <w:szCs w:val="18"/>
                  <w:lang w:eastAsia="en-CA"/>
                </w:rPr>
                <w:t>150</w:t>
              </w:r>
            </w:ins>
          </w:p>
        </w:tc>
        <w:tc>
          <w:tcPr>
            <w:tcW w:w="2780" w:type="dxa"/>
            <w:vAlign w:val="center"/>
          </w:tcPr>
          <w:p w14:paraId="57765449" w14:textId="77777777" w:rsidR="00B37613" w:rsidRPr="002E23FC" w:rsidRDefault="00B37613" w:rsidP="000F7ACB">
            <w:pPr>
              <w:jc w:val="center"/>
              <w:rPr>
                <w:ins w:id="416" w:author="Dang, Tommy HOUS:EX" w:date="2023-09-01T16:50:00Z"/>
                <w:rFonts w:ascii="Arial Narrow" w:hAnsi="Arial Narrow" w:cs="Calibri"/>
                <w:sz w:val="18"/>
                <w:szCs w:val="18"/>
                <w:lang w:eastAsia="en-CA"/>
              </w:rPr>
            </w:pPr>
            <w:ins w:id="417" w:author="Dang, Tommy HOUS:EX" w:date="2023-09-01T16:50:00Z">
              <w:r w:rsidRPr="002E23FC">
                <w:rPr>
                  <w:rFonts w:ascii="Arial Narrow" w:hAnsi="Arial Narrow" w:cs="Calibri"/>
                  <w:sz w:val="18"/>
                  <w:szCs w:val="18"/>
                  <w:lang w:eastAsia="en-CA"/>
                </w:rPr>
                <w:t>28</w:t>
              </w:r>
            </w:ins>
          </w:p>
        </w:tc>
      </w:tr>
      <w:tr w:rsidR="00B37613" w:rsidRPr="002E23FC" w14:paraId="5145C79A" w14:textId="77777777" w:rsidTr="000F7ACB">
        <w:trPr>
          <w:trHeight w:val="264"/>
          <w:jc w:val="center"/>
          <w:ins w:id="418" w:author="Dang, Tommy HOUS:EX" w:date="2023-09-01T16:50:00Z"/>
        </w:trPr>
        <w:tc>
          <w:tcPr>
            <w:tcW w:w="2517" w:type="dxa"/>
            <w:vMerge/>
            <w:vAlign w:val="center"/>
          </w:tcPr>
          <w:p w14:paraId="2FBAE4AE" w14:textId="77777777" w:rsidR="00B37613" w:rsidRPr="002E23FC" w:rsidRDefault="00B37613" w:rsidP="000F7ACB">
            <w:pPr>
              <w:jc w:val="center"/>
              <w:rPr>
                <w:ins w:id="419" w:author="Dang, Tommy HOUS:EX" w:date="2023-09-01T16:50:00Z"/>
                <w:rFonts w:ascii="Arial Narrow" w:hAnsi="Arial Narrow" w:cs="Calibri"/>
                <w:sz w:val="18"/>
                <w:szCs w:val="18"/>
                <w:lang w:eastAsia="en-CA"/>
              </w:rPr>
            </w:pPr>
          </w:p>
        </w:tc>
        <w:tc>
          <w:tcPr>
            <w:tcW w:w="2517" w:type="dxa"/>
            <w:vAlign w:val="center"/>
          </w:tcPr>
          <w:p w14:paraId="2FE3B4C3" w14:textId="77777777" w:rsidR="00B37613" w:rsidRPr="002E23FC" w:rsidRDefault="00B37613" w:rsidP="000F7ACB">
            <w:pPr>
              <w:jc w:val="center"/>
              <w:rPr>
                <w:ins w:id="420" w:author="Dang, Tommy HOUS:EX" w:date="2023-09-01T16:50:00Z"/>
                <w:rFonts w:ascii="Arial Narrow" w:hAnsi="Arial Narrow" w:cs="Calibri"/>
                <w:sz w:val="18"/>
                <w:szCs w:val="18"/>
                <w:lang w:eastAsia="en-CA"/>
              </w:rPr>
            </w:pPr>
            <w:ins w:id="421" w:author="Dang, Tommy HOUS:EX" w:date="2023-09-01T16:50:00Z">
              <w:r w:rsidRPr="002E23FC">
                <w:rPr>
                  <w:rFonts w:ascii="Arial Narrow" w:hAnsi="Arial Narrow" w:cs="Calibri"/>
                  <w:sz w:val="18"/>
                  <w:szCs w:val="18"/>
                  <w:lang w:eastAsia="en-CA"/>
                </w:rPr>
                <w:t>4</w:t>
              </w:r>
            </w:ins>
          </w:p>
        </w:tc>
        <w:tc>
          <w:tcPr>
            <w:tcW w:w="2518" w:type="dxa"/>
            <w:vAlign w:val="center"/>
          </w:tcPr>
          <w:p w14:paraId="4D9A769A" w14:textId="77777777" w:rsidR="00B37613" w:rsidRPr="002E23FC" w:rsidRDefault="00B37613" w:rsidP="000F7ACB">
            <w:pPr>
              <w:jc w:val="center"/>
              <w:rPr>
                <w:ins w:id="422" w:author="Dang, Tommy HOUS:EX" w:date="2023-09-01T16:50:00Z"/>
                <w:rFonts w:ascii="Arial Narrow" w:hAnsi="Arial Narrow" w:cs="Calibri"/>
                <w:sz w:val="18"/>
                <w:szCs w:val="18"/>
                <w:lang w:eastAsia="en-CA"/>
              </w:rPr>
            </w:pPr>
            <w:ins w:id="423" w:author="Dang, Tommy HOUS:EX" w:date="2023-09-01T16:50:00Z">
              <w:r w:rsidRPr="002E23FC">
                <w:rPr>
                  <w:rFonts w:ascii="Arial Narrow" w:hAnsi="Arial Narrow" w:cs="Calibri"/>
                  <w:sz w:val="18"/>
                  <w:szCs w:val="18"/>
                  <w:lang w:eastAsia="en-CA"/>
                </w:rPr>
                <w:t>145</w:t>
              </w:r>
            </w:ins>
          </w:p>
        </w:tc>
        <w:tc>
          <w:tcPr>
            <w:tcW w:w="2780" w:type="dxa"/>
            <w:vAlign w:val="center"/>
          </w:tcPr>
          <w:p w14:paraId="39C4E303" w14:textId="77777777" w:rsidR="00B37613" w:rsidRPr="002E23FC" w:rsidRDefault="00B37613" w:rsidP="000F7ACB">
            <w:pPr>
              <w:jc w:val="center"/>
              <w:rPr>
                <w:ins w:id="424" w:author="Dang, Tommy HOUS:EX" w:date="2023-09-01T16:50:00Z"/>
                <w:rFonts w:ascii="Arial Narrow" w:hAnsi="Arial Narrow" w:cs="Calibri"/>
                <w:sz w:val="18"/>
                <w:szCs w:val="18"/>
                <w:lang w:eastAsia="en-CA"/>
              </w:rPr>
            </w:pPr>
            <w:ins w:id="425" w:author="Dang, Tommy HOUS:EX" w:date="2023-09-01T16:50:00Z">
              <w:r w:rsidRPr="002E23FC">
                <w:rPr>
                  <w:rFonts w:ascii="Arial Narrow" w:hAnsi="Arial Narrow" w:cs="Calibri"/>
                  <w:sz w:val="18"/>
                  <w:szCs w:val="18"/>
                  <w:lang w:eastAsia="en-CA"/>
                </w:rPr>
                <w:t>20</w:t>
              </w:r>
            </w:ins>
          </w:p>
        </w:tc>
      </w:tr>
    </w:tbl>
    <w:p w14:paraId="7D072CCB" w14:textId="77777777" w:rsidR="00B37613" w:rsidRDefault="00B37613" w:rsidP="00B37613">
      <w:pPr>
        <w:pStyle w:val="01Part"/>
        <w:rPr>
          <w:ins w:id="426" w:author="Dang, Tommy HOUS:EX" w:date="2023-09-01T16:50:00Z"/>
          <w:rStyle w:val="f101"/>
          <w:sz w:val="24"/>
          <w:szCs w:val="24"/>
        </w:rPr>
      </w:pPr>
    </w:p>
    <w:p w14:paraId="174E5D63" w14:textId="77777777" w:rsidR="00B37613" w:rsidRPr="00EF34A3" w:rsidRDefault="00B37613" w:rsidP="00B37613">
      <w:pPr>
        <w:pStyle w:val="10Tabtitle"/>
        <w:rPr>
          <w:ins w:id="427" w:author="Dang, Tommy HOUS:EX" w:date="2023-09-01T16:50:00Z"/>
          <w:b w:val="0"/>
          <w:bCs/>
          <w:lang w:val="en-CA"/>
        </w:rPr>
      </w:pPr>
      <w:ins w:id="428" w:author="Dang, Tommy HOUS:EX" w:date="2023-09-01T16:50:00Z">
        <w:r w:rsidRPr="00EF34A3">
          <w:rPr>
            <w:bCs/>
            <w:lang w:val="en-CA"/>
          </w:rPr>
          <w:t>Table 10.2.3.3.-</w:t>
        </w:r>
        <w:r>
          <w:rPr>
            <w:bCs/>
            <w:lang w:val="en-CA"/>
          </w:rPr>
          <w:t>H</w:t>
        </w:r>
      </w:ins>
    </w:p>
    <w:p w14:paraId="34615956" w14:textId="77777777" w:rsidR="00B37613" w:rsidRPr="00EF34A3" w:rsidRDefault="00B37613" w:rsidP="00B37613">
      <w:pPr>
        <w:pStyle w:val="10Tabtitle"/>
        <w:rPr>
          <w:ins w:id="429" w:author="Dang, Tommy HOUS:EX" w:date="2023-09-01T16:50:00Z"/>
          <w:b w:val="0"/>
          <w:bCs/>
          <w:lang w:val="en-CA"/>
        </w:rPr>
      </w:pPr>
      <w:ins w:id="430" w:author="Dang, Tommy HOUS:EX" w:date="2023-09-01T16:50:00Z">
        <w:r w:rsidRPr="00EF34A3">
          <w:rPr>
            <w:bCs/>
            <w:lang w:val="en-CA"/>
          </w:rPr>
          <w:t xml:space="preserve">Energy Performance Requirements for </w:t>
        </w:r>
        <w:r w:rsidRPr="00B37613">
          <w:rPr>
            <w:lang w:val="en-CA"/>
          </w:rPr>
          <w:t>Other</w:t>
        </w:r>
        <w:r>
          <w:rPr>
            <w:bCs/>
            <w:lang w:val="en-CA"/>
          </w:rPr>
          <w:t xml:space="preserve"> Residential Occupancies</w:t>
        </w:r>
      </w:ins>
    </w:p>
    <w:p w14:paraId="15ACFED4" w14:textId="77777777" w:rsidR="00B37613" w:rsidRDefault="00B37613" w:rsidP="00B37613">
      <w:pPr>
        <w:pStyle w:val="10Tabtitle"/>
        <w:rPr>
          <w:ins w:id="431" w:author="Dang, Tommy HOUS:EX" w:date="2023-09-01T16:50:00Z"/>
          <w:lang w:val="en-CA"/>
        </w:rPr>
      </w:pPr>
      <w:ins w:id="432" w:author="Dang, Tommy HOUS:EX" w:date="2023-09-01T16:50:00Z">
        <w:r w:rsidRPr="00EF34A3">
          <w:rPr>
            <w:lang w:val="en-CA"/>
          </w:rPr>
          <w:t>Forming part of Sentences 10.2.3.3.(1) and (2</w:t>
        </w:r>
        <w:r>
          <w:rPr>
            <w:lang w:val="en-CA"/>
          </w:rPr>
          <w:t>)</w:t>
        </w:r>
      </w:ins>
    </w:p>
    <w:tbl>
      <w:tblPr>
        <w:tblStyle w:val="TableGrid7"/>
        <w:tblW w:w="10332" w:type="dxa"/>
        <w:jc w:val="center"/>
        <w:tblLook w:val="04A0" w:firstRow="1" w:lastRow="0" w:firstColumn="1" w:lastColumn="0" w:noHBand="0" w:noVBand="1"/>
      </w:tblPr>
      <w:tblGrid>
        <w:gridCol w:w="2517"/>
        <w:gridCol w:w="2517"/>
        <w:gridCol w:w="2518"/>
        <w:gridCol w:w="2780"/>
      </w:tblGrid>
      <w:tr w:rsidR="00B37613" w:rsidRPr="002E23FC" w14:paraId="7879F37D" w14:textId="77777777" w:rsidTr="000F7ACB">
        <w:trPr>
          <w:trHeight w:val="662"/>
          <w:jc w:val="center"/>
          <w:ins w:id="433" w:author="Dang, Tommy HOUS:EX" w:date="2023-09-01T16:50:00Z"/>
        </w:trPr>
        <w:tc>
          <w:tcPr>
            <w:tcW w:w="2517" w:type="dxa"/>
            <w:vAlign w:val="center"/>
          </w:tcPr>
          <w:p w14:paraId="28B8C28A" w14:textId="77777777" w:rsidR="00B37613" w:rsidRPr="002E23FC" w:rsidRDefault="00B37613" w:rsidP="000F7ACB">
            <w:pPr>
              <w:jc w:val="center"/>
              <w:rPr>
                <w:ins w:id="434" w:author="Dang, Tommy HOUS:EX" w:date="2023-09-01T16:50:00Z"/>
                <w:rFonts w:ascii="Arial Narrow" w:hAnsi="Arial Narrow" w:cs="Calibri"/>
                <w:sz w:val="18"/>
                <w:szCs w:val="18"/>
                <w:lang w:eastAsia="en-CA"/>
              </w:rPr>
            </w:pPr>
            <w:ins w:id="435" w:author="Dang, Tommy HOUS:EX" w:date="2023-09-01T16:50:00Z">
              <w:r w:rsidRPr="002E23FC">
                <w:rPr>
                  <w:rFonts w:ascii="Arial Narrow" w:hAnsi="Arial Narrow" w:cs="Calibri"/>
                  <w:sz w:val="18"/>
                  <w:szCs w:val="18"/>
                  <w:lang w:eastAsia="en-CA"/>
                </w:rPr>
                <w:t>Degree-Days Below 18°C</w:t>
              </w:r>
            </w:ins>
          </w:p>
        </w:tc>
        <w:tc>
          <w:tcPr>
            <w:tcW w:w="2517" w:type="dxa"/>
            <w:vAlign w:val="center"/>
          </w:tcPr>
          <w:p w14:paraId="530BF276" w14:textId="77777777" w:rsidR="00B37613" w:rsidRPr="002E23FC" w:rsidRDefault="00B37613" w:rsidP="000F7ACB">
            <w:pPr>
              <w:jc w:val="center"/>
              <w:rPr>
                <w:ins w:id="436" w:author="Dang, Tommy HOUS:EX" w:date="2023-09-01T16:50:00Z"/>
                <w:rFonts w:ascii="Arial Narrow" w:hAnsi="Arial Narrow" w:cs="Calibri"/>
                <w:sz w:val="18"/>
                <w:szCs w:val="18"/>
                <w:lang w:eastAsia="en-CA"/>
              </w:rPr>
            </w:pPr>
            <w:ins w:id="437" w:author="Dang, Tommy HOUS:EX" w:date="2023-09-01T16:50:00Z">
              <w:r w:rsidRPr="002E23FC">
                <w:rPr>
                  <w:rFonts w:ascii="Arial Narrow" w:hAnsi="Arial Narrow" w:cs="Calibri"/>
                  <w:sz w:val="18"/>
                  <w:szCs w:val="18"/>
                  <w:lang w:eastAsia="en-CA"/>
                </w:rPr>
                <w:t>Step</w:t>
              </w:r>
            </w:ins>
          </w:p>
        </w:tc>
        <w:tc>
          <w:tcPr>
            <w:tcW w:w="2518" w:type="dxa"/>
            <w:vAlign w:val="center"/>
          </w:tcPr>
          <w:p w14:paraId="0C6179E7" w14:textId="77777777" w:rsidR="00B37613" w:rsidRPr="002E23FC" w:rsidRDefault="00B37613" w:rsidP="000F7ACB">
            <w:pPr>
              <w:jc w:val="center"/>
              <w:rPr>
                <w:ins w:id="438" w:author="Dang, Tommy HOUS:EX" w:date="2023-09-01T16:50:00Z"/>
                <w:rFonts w:ascii="Arial Narrow" w:hAnsi="Arial Narrow" w:cs="Calibri"/>
                <w:sz w:val="18"/>
                <w:szCs w:val="18"/>
                <w:lang w:eastAsia="en-CA"/>
              </w:rPr>
            </w:pPr>
            <w:ins w:id="439" w:author="Dang, Tommy HOUS:EX" w:date="2023-09-01T16:50:00Z">
              <w:r w:rsidRPr="002E23FC">
                <w:rPr>
                  <w:rFonts w:ascii="Arial Narrow" w:hAnsi="Arial Narrow" w:cs="Calibri"/>
                  <w:sz w:val="18"/>
                  <w:szCs w:val="18"/>
                  <w:lang w:eastAsia="en-CA"/>
                </w:rPr>
                <w:t>Equipment and Systems – Maximum Total Energy Use Intensity, kWh/(m</w:t>
              </w:r>
              <w:r w:rsidRPr="002E23FC">
                <w:rPr>
                  <w:rFonts w:ascii="Arial Narrow" w:hAnsi="Arial Narrow" w:cs="Calibri"/>
                  <w:sz w:val="18"/>
                  <w:szCs w:val="18"/>
                  <w:vertAlign w:val="superscript"/>
                  <w:lang w:eastAsia="en-CA"/>
                </w:rPr>
                <w:t>2</w:t>
              </w:r>
              <w:r w:rsidRPr="002E23FC">
                <w:rPr>
                  <w:rFonts w:ascii="Arial Narrow" w:hAnsi="Arial Narrow" w:cs="Calibri"/>
                  <w:sz w:val="18"/>
                  <w:szCs w:val="18"/>
                  <w:lang w:eastAsia="en-CA"/>
                </w:rPr>
                <w:t>·year)</w:t>
              </w:r>
            </w:ins>
          </w:p>
        </w:tc>
        <w:tc>
          <w:tcPr>
            <w:tcW w:w="2780" w:type="dxa"/>
            <w:vAlign w:val="center"/>
          </w:tcPr>
          <w:p w14:paraId="128E4F03" w14:textId="77777777" w:rsidR="00B37613" w:rsidRPr="002E23FC" w:rsidRDefault="00B37613" w:rsidP="000F7ACB">
            <w:pPr>
              <w:jc w:val="center"/>
              <w:rPr>
                <w:ins w:id="440" w:author="Dang, Tommy HOUS:EX" w:date="2023-09-01T16:50:00Z"/>
                <w:rFonts w:ascii="Arial Narrow" w:hAnsi="Arial Narrow" w:cs="Calibri"/>
                <w:sz w:val="18"/>
                <w:szCs w:val="18"/>
                <w:lang w:eastAsia="en-CA"/>
              </w:rPr>
            </w:pPr>
            <w:ins w:id="441" w:author="Dang, Tommy HOUS:EX" w:date="2023-09-01T16:50:00Z">
              <w:r w:rsidRPr="002E23FC">
                <w:rPr>
                  <w:rFonts w:ascii="Arial Narrow" w:hAnsi="Arial Narrow" w:cs="Calibri"/>
                  <w:i/>
                  <w:iCs/>
                  <w:sz w:val="18"/>
                  <w:szCs w:val="18"/>
                  <w:lang w:eastAsia="en-CA"/>
                </w:rPr>
                <w:t>Building</w:t>
              </w:r>
              <w:r w:rsidRPr="002E23FC">
                <w:rPr>
                  <w:rFonts w:ascii="Arial Narrow" w:hAnsi="Arial Narrow" w:cs="Calibri"/>
                  <w:sz w:val="18"/>
                  <w:szCs w:val="18"/>
                  <w:lang w:eastAsia="en-CA"/>
                </w:rPr>
                <w:t xml:space="preserve"> Envelope – Maximum Thermal Energy Demand Intensity, kWh/(m</w:t>
              </w:r>
              <w:r w:rsidRPr="002E23FC">
                <w:rPr>
                  <w:rFonts w:ascii="Arial Narrow" w:hAnsi="Arial Narrow" w:cs="Calibri"/>
                  <w:sz w:val="18"/>
                  <w:szCs w:val="18"/>
                  <w:vertAlign w:val="superscript"/>
                  <w:lang w:eastAsia="en-CA"/>
                </w:rPr>
                <w:t>2</w:t>
              </w:r>
              <w:r w:rsidRPr="002E23FC">
                <w:rPr>
                  <w:rFonts w:ascii="Arial Narrow" w:hAnsi="Arial Narrow" w:cs="Calibri"/>
                  <w:sz w:val="18"/>
                  <w:szCs w:val="18"/>
                  <w:lang w:eastAsia="en-CA"/>
                </w:rPr>
                <w:t>·year)</w:t>
              </w:r>
            </w:ins>
          </w:p>
        </w:tc>
      </w:tr>
      <w:tr w:rsidR="00B37613" w:rsidRPr="002E23FC" w14:paraId="0A5E3AA0" w14:textId="77777777" w:rsidTr="000F7ACB">
        <w:trPr>
          <w:trHeight w:val="274"/>
          <w:jc w:val="center"/>
          <w:ins w:id="442" w:author="Dang, Tommy HOUS:EX" w:date="2023-09-01T16:50:00Z"/>
        </w:trPr>
        <w:tc>
          <w:tcPr>
            <w:tcW w:w="2517" w:type="dxa"/>
            <w:vMerge w:val="restart"/>
            <w:vAlign w:val="center"/>
          </w:tcPr>
          <w:p w14:paraId="797EF499" w14:textId="77777777" w:rsidR="00B37613" w:rsidRPr="002E23FC" w:rsidRDefault="00B37613" w:rsidP="000F7ACB">
            <w:pPr>
              <w:jc w:val="center"/>
              <w:rPr>
                <w:ins w:id="443" w:author="Dang, Tommy HOUS:EX" w:date="2023-09-01T16:50:00Z"/>
                <w:rFonts w:ascii="Arial Narrow" w:hAnsi="Arial Narrow" w:cs="Calibri"/>
                <w:sz w:val="18"/>
                <w:szCs w:val="18"/>
                <w:lang w:eastAsia="en-CA"/>
              </w:rPr>
            </w:pPr>
            <w:ins w:id="444" w:author="Dang, Tommy HOUS:EX" w:date="2023-09-01T16:50:00Z">
              <w:r w:rsidRPr="002E23FC">
                <w:rPr>
                  <w:rFonts w:ascii="Arial Narrow" w:hAnsi="Arial Narrow" w:cs="Calibri"/>
                  <w:sz w:val="18"/>
                  <w:szCs w:val="18"/>
                  <w:lang w:eastAsia="en-CA"/>
                </w:rPr>
                <w:t>Less than 3000</w:t>
              </w:r>
            </w:ins>
          </w:p>
        </w:tc>
        <w:tc>
          <w:tcPr>
            <w:tcW w:w="2517" w:type="dxa"/>
            <w:vAlign w:val="center"/>
          </w:tcPr>
          <w:p w14:paraId="167A8AE5" w14:textId="77777777" w:rsidR="00B37613" w:rsidRPr="002E23FC" w:rsidRDefault="00B37613" w:rsidP="000F7ACB">
            <w:pPr>
              <w:jc w:val="center"/>
              <w:rPr>
                <w:ins w:id="445" w:author="Dang, Tommy HOUS:EX" w:date="2023-09-01T16:50:00Z"/>
                <w:rFonts w:ascii="Arial Narrow" w:hAnsi="Arial Narrow" w:cs="Calibri"/>
                <w:sz w:val="18"/>
                <w:szCs w:val="18"/>
                <w:lang w:eastAsia="en-CA"/>
              </w:rPr>
            </w:pPr>
            <w:ins w:id="446" w:author="Dang, Tommy HOUS:EX" w:date="2023-09-01T16:50:00Z">
              <w:r w:rsidRPr="002E23FC">
                <w:rPr>
                  <w:rFonts w:ascii="Arial Narrow" w:hAnsi="Arial Narrow" w:cs="Calibri"/>
                  <w:sz w:val="18"/>
                  <w:szCs w:val="18"/>
                  <w:lang w:eastAsia="en-CA"/>
                </w:rPr>
                <w:t>1</w:t>
              </w:r>
            </w:ins>
          </w:p>
        </w:tc>
        <w:tc>
          <w:tcPr>
            <w:tcW w:w="5298" w:type="dxa"/>
            <w:gridSpan w:val="2"/>
            <w:vAlign w:val="center"/>
          </w:tcPr>
          <w:p w14:paraId="762F29A9" w14:textId="77777777" w:rsidR="00B37613" w:rsidRPr="002E23FC" w:rsidRDefault="00B37613" w:rsidP="000F7ACB">
            <w:pPr>
              <w:jc w:val="center"/>
              <w:rPr>
                <w:ins w:id="447" w:author="Dang, Tommy HOUS:EX" w:date="2023-09-01T16:50:00Z"/>
                <w:rFonts w:ascii="Arial Narrow" w:hAnsi="Arial Narrow" w:cs="Calibri"/>
                <w:sz w:val="18"/>
                <w:szCs w:val="18"/>
                <w:lang w:eastAsia="en-CA"/>
              </w:rPr>
            </w:pPr>
            <w:ins w:id="448" w:author="Dang, Tommy HOUS:EX" w:date="2023-09-01T16:50:00Z">
              <w:r w:rsidRPr="002E23FC">
                <w:rPr>
                  <w:rFonts w:ascii="Arial Narrow" w:hAnsi="Arial Narrow" w:cs="Calibri"/>
                  <w:sz w:val="18"/>
                  <w:szCs w:val="18"/>
                  <w:lang w:eastAsia="en-CA"/>
                </w:rPr>
                <w:t>Reserved</w:t>
              </w:r>
            </w:ins>
          </w:p>
        </w:tc>
      </w:tr>
      <w:tr w:rsidR="00B37613" w:rsidRPr="002E23FC" w14:paraId="292F73DD" w14:textId="77777777" w:rsidTr="000F7ACB">
        <w:trPr>
          <w:trHeight w:val="278"/>
          <w:jc w:val="center"/>
          <w:ins w:id="449" w:author="Dang, Tommy HOUS:EX" w:date="2023-09-01T16:50:00Z"/>
        </w:trPr>
        <w:tc>
          <w:tcPr>
            <w:tcW w:w="2517" w:type="dxa"/>
            <w:vMerge/>
            <w:vAlign w:val="center"/>
          </w:tcPr>
          <w:p w14:paraId="5BFBB3E9" w14:textId="77777777" w:rsidR="00B37613" w:rsidRPr="002E23FC" w:rsidRDefault="00B37613" w:rsidP="000F7ACB">
            <w:pPr>
              <w:jc w:val="center"/>
              <w:rPr>
                <w:ins w:id="450" w:author="Dang, Tommy HOUS:EX" w:date="2023-09-01T16:50:00Z"/>
                <w:rFonts w:ascii="Arial Narrow" w:hAnsi="Arial Narrow" w:cs="Calibri"/>
                <w:sz w:val="18"/>
                <w:szCs w:val="18"/>
                <w:lang w:eastAsia="en-CA"/>
              </w:rPr>
            </w:pPr>
          </w:p>
        </w:tc>
        <w:tc>
          <w:tcPr>
            <w:tcW w:w="2517" w:type="dxa"/>
            <w:vAlign w:val="center"/>
          </w:tcPr>
          <w:p w14:paraId="6231DCCA" w14:textId="77777777" w:rsidR="00B37613" w:rsidRPr="002E23FC" w:rsidRDefault="00B37613" w:rsidP="000F7ACB">
            <w:pPr>
              <w:jc w:val="center"/>
              <w:rPr>
                <w:ins w:id="451" w:author="Dang, Tommy HOUS:EX" w:date="2023-09-01T16:50:00Z"/>
                <w:rFonts w:ascii="Arial Narrow" w:hAnsi="Arial Narrow" w:cs="Calibri"/>
                <w:sz w:val="18"/>
                <w:szCs w:val="18"/>
                <w:lang w:eastAsia="en-CA"/>
              </w:rPr>
            </w:pPr>
            <w:ins w:id="452" w:author="Dang, Tommy HOUS:EX" w:date="2023-09-01T16:50:00Z">
              <w:r w:rsidRPr="002E23FC">
                <w:rPr>
                  <w:rFonts w:ascii="Arial Narrow" w:hAnsi="Arial Narrow" w:cs="Calibri"/>
                  <w:sz w:val="18"/>
                  <w:szCs w:val="18"/>
                  <w:lang w:eastAsia="en-CA"/>
                </w:rPr>
                <w:t>2</w:t>
              </w:r>
            </w:ins>
          </w:p>
        </w:tc>
        <w:tc>
          <w:tcPr>
            <w:tcW w:w="2518" w:type="dxa"/>
            <w:vAlign w:val="center"/>
          </w:tcPr>
          <w:p w14:paraId="2DF027D9" w14:textId="77777777" w:rsidR="00B37613" w:rsidRPr="002E23FC" w:rsidRDefault="00B37613" w:rsidP="000F7ACB">
            <w:pPr>
              <w:jc w:val="center"/>
              <w:rPr>
                <w:ins w:id="453" w:author="Dang, Tommy HOUS:EX" w:date="2023-09-01T16:50:00Z"/>
                <w:rFonts w:ascii="Arial Narrow" w:hAnsi="Arial Narrow" w:cs="Calibri"/>
                <w:sz w:val="18"/>
                <w:szCs w:val="18"/>
                <w:lang w:eastAsia="en-CA"/>
              </w:rPr>
            </w:pPr>
            <w:ins w:id="454" w:author="Dang, Tommy HOUS:EX" w:date="2023-09-01T16:50:00Z">
              <w:r w:rsidRPr="002E23FC">
                <w:rPr>
                  <w:rFonts w:ascii="Arial Narrow" w:hAnsi="Arial Narrow" w:cs="Calibri"/>
                  <w:sz w:val="18"/>
                  <w:szCs w:val="18"/>
                  <w:lang w:eastAsia="en-CA"/>
                </w:rPr>
                <w:t>130</w:t>
              </w:r>
            </w:ins>
          </w:p>
        </w:tc>
        <w:tc>
          <w:tcPr>
            <w:tcW w:w="2780" w:type="dxa"/>
            <w:vAlign w:val="center"/>
          </w:tcPr>
          <w:p w14:paraId="713569F9" w14:textId="77777777" w:rsidR="00B37613" w:rsidRPr="002E23FC" w:rsidRDefault="00B37613" w:rsidP="000F7ACB">
            <w:pPr>
              <w:jc w:val="center"/>
              <w:rPr>
                <w:ins w:id="455" w:author="Dang, Tommy HOUS:EX" w:date="2023-09-01T16:50:00Z"/>
                <w:rFonts w:ascii="Arial Narrow" w:hAnsi="Arial Narrow" w:cs="Calibri"/>
                <w:sz w:val="18"/>
                <w:szCs w:val="18"/>
                <w:lang w:eastAsia="en-CA"/>
              </w:rPr>
            </w:pPr>
            <w:ins w:id="456" w:author="Dang, Tommy HOUS:EX" w:date="2023-09-01T16:50:00Z">
              <w:r w:rsidRPr="002E23FC">
                <w:rPr>
                  <w:rFonts w:ascii="Arial Narrow" w:hAnsi="Arial Narrow" w:cs="Calibri"/>
                  <w:sz w:val="18"/>
                  <w:szCs w:val="18"/>
                  <w:lang w:eastAsia="en-CA"/>
                </w:rPr>
                <w:t>45</w:t>
              </w:r>
            </w:ins>
          </w:p>
        </w:tc>
      </w:tr>
      <w:tr w:rsidR="00B37613" w:rsidRPr="002E23FC" w14:paraId="779F6FF2" w14:textId="77777777" w:rsidTr="000F7ACB">
        <w:trPr>
          <w:trHeight w:val="268"/>
          <w:jc w:val="center"/>
          <w:ins w:id="457" w:author="Dang, Tommy HOUS:EX" w:date="2023-09-01T16:50:00Z"/>
        </w:trPr>
        <w:tc>
          <w:tcPr>
            <w:tcW w:w="2517" w:type="dxa"/>
            <w:vMerge/>
            <w:vAlign w:val="center"/>
          </w:tcPr>
          <w:p w14:paraId="1C7CA93F" w14:textId="77777777" w:rsidR="00B37613" w:rsidRPr="002E23FC" w:rsidRDefault="00B37613" w:rsidP="000F7ACB">
            <w:pPr>
              <w:jc w:val="center"/>
              <w:rPr>
                <w:ins w:id="458" w:author="Dang, Tommy HOUS:EX" w:date="2023-09-01T16:50:00Z"/>
                <w:rFonts w:ascii="Arial Narrow" w:hAnsi="Arial Narrow" w:cs="Calibri"/>
                <w:sz w:val="18"/>
                <w:szCs w:val="18"/>
                <w:lang w:eastAsia="en-CA"/>
              </w:rPr>
            </w:pPr>
          </w:p>
        </w:tc>
        <w:tc>
          <w:tcPr>
            <w:tcW w:w="2517" w:type="dxa"/>
            <w:vAlign w:val="center"/>
          </w:tcPr>
          <w:p w14:paraId="7575A60F" w14:textId="77777777" w:rsidR="00B37613" w:rsidRPr="002E23FC" w:rsidRDefault="00B37613" w:rsidP="000F7ACB">
            <w:pPr>
              <w:jc w:val="center"/>
              <w:rPr>
                <w:ins w:id="459" w:author="Dang, Tommy HOUS:EX" w:date="2023-09-01T16:50:00Z"/>
                <w:rFonts w:ascii="Arial Narrow" w:hAnsi="Arial Narrow" w:cs="Calibri"/>
                <w:sz w:val="18"/>
                <w:szCs w:val="18"/>
                <w:lang w:eastAsia="en-CA"/>
              </w:rPr>
            </w:pPr>
            <w:ins w:id="460" w:author="Dang, Tommy HOUS:EX" w:date="2023-09-01T16:50:00Z">
              <w:r w:rsidRPr="002E23FC">
                <w:rPr>
                  <w:rFonts w:ascii="Arial Narrow" w:hAnsi="Arial Narrow" w:cs="Calibri"/>
                  <w:sz w:val="18"/>
                  <w:szCs w:val="18"/>
                  <w:lang w:eastAsia="en-CA"/>
                </w:rPr>
                <w:t>3</w:t>
              </w:r>
            </w:ins>
          </w:p>
        </w:tc>
        <w:tc>
          <w:tcPr>
            <w:tcW w:w="2518" w:type="dxa"/>
            <w:vAlign w:val="center"/>
          </w:tcPr>
          <w:p w14:paraId="3D7074ED" w14:textId="77777777" w:rsidR="00B37613" w:rsidRPr="002E23FC" w:rsidRDefault="00B37613" w:rsidP="000F7ACB">
            <w:pPr>
              <w:jc w:val="center"/>
              <w:rPr>
                <w:ins w:id="461" w:author="Dang, Tommy HOUS:EX" w:date="2023-09-01T16:50:00Z"/>
                <w:rFonts w:ascii="Arial Narrow" w:hAnsi="Arial Narrow" w:cs="Calibri"/>
                <w:sz w:val="18"/>
                <w:szCs w:val="18"/>
                <w:lang w:eastAsia="en-CA"/>
              </w:rPr>
            </w:pPr>
            <w:ins w:id="462" w:author="Dang, Tommy HOUS:EX" w:date="2023-09-01T16:50:00Z">
              <w:r w:rsidRPr="002E23FC">
                <w:rPr>
                  <w:rFonts w:ascii="Arial Narrow" w:hAnsi="Arial Narrow" w:cs="Calibri"/>
                  <w:sz w:val="18"/>
                  <w:szCs w:val="18"/>
                  <w:lang w:eastAsia="en-CA"/>
                </w:rPr>
                <w:t>120</w:t>
              </w:r>
            </w:ins>
          </w:p>
        </w:tc>
        <w:tc>
          <w:tcPr>
            <w:tcW w:w="2780" w:type="dxa"/>
            <w:vAlign w:val="center"/>
          </w:tcPr>
          <w:p w14:paraId="1E427C18" w14:textId="77777777" w:rsidR="00B37613" w:rsidRPr="002E23FC" w:rsidRDefault="00B37613" w:rsidP="000F7ACB">
            <w:pPr>
              <w:jc w:val="center"/>
              <w:rPr>
                <w:ins w:id="463" w:author="Dang, Tommy HOUS:EX" w:date="2023-09-01T16:50:00Z"/>
                <w:rFonts w:ascii="Arial Narrow" w:hAnsi="Arial Narrow" w:cs="Calibri"/>
                <w:sz w:val="18"/>
                <w:szCs w:val="18"/>
                <w:lang w:eastAsia="en-CA"/>
              </w:rPr>
            </w:pPr>
            <w:ins w:id="464" w:author="Dang, Tommy HOUS:EX" w:date="2023-09-01T16:50:00Z">
              <w:r w:rsidRPr="002E23FC">
                <w:rPr>
                  <w:rFonts w:ascii="Arial Narrow" w:hAnsi="Arial Narrow" w:cs="Calibri"/>
                  <w:sz w:val="18"/>
                  <w:szCs w:val="18"/>
                  <w:lang w:eastAsia="en-CA"/>
                </w:rPr>
                <w:t>30</w:t>
              </w:r>
            </w:ins>
          </w:p>
        </w:tc>
      </w:tr>
      <w:tr w:rsidR="00B37613" w:rsidRPr="002E23FC" w14:paraId="6E8E7CD6" w14:textId="77777777" w:rsidTr="000F7ACB">
        <w:trPr>
          <w:trHeight w:val="272"/>
          <w:jc w:val="center"/>
          <w:ins w:id="465" w:author="Dang, Tommy HOUS:EX" w:date="2023-09-01T16:50:00Z"/>
        </w:trPr>
        <w:tc>
          <w:tcPr>
            <w:tcW w:w="2517" w:type="dxa"/>
            <w:vMerge/>
            <w:vAlign w:val="center"/>
          </w:tcPr>
          <w:p w14:paraId="3A967ED7" w14:textId="77777777" w:rsidR="00B37613" w:rsidRPr="002E23FC" w:rsidRDefault="00B37613" w:rsidP="000F7ACB">
            <w:pPr>
              <w:jc w:val="center"/>
              <w:rPr>
                <w:ins w:id="466" w:author="Dang, Tommy HOUS:EX" w:date="2023-09-01T16:50:00Z"/>
                <w:rFonts w:ascii="Arial Narrow" w:hAnsi="Arial Narrow" w:cs="Calibri"/>
                <w:sz w:val="18"/>
                <w:szCs w:val="18"/>
                <w:lang w:eastAsia="en-CA"/>
              </w:rPr>
            </w:pPr>
          </w:p>
        </w:tc>
        <w:tc>
          <w:tcPr>
            <w:tcW w:w="2517" w:type="dxa"/>
            <w:vAlign w:val="center"/>
          </w:tcPr>
          <w:p w14:paraId="3A8CD58C" w14:textId="77777777" w:rsidR="00B37613" w:rsidRPr="002E23FC" w:rsidRDefault="00B37613" w:rsidP="000F7ACB">
            <w:pPr>
              <w:jc w:val="center"/>
              <w:rPr>
                <w:ins w:id="467" w:author="Dang, Tommy HOUS:EX" w:date="2023-09-01T16:50:00Z"/>
                <w:rFonts w:ascii="Arial Narrow" w:hAnsi="Arial Narrow" w:cs="Calibri"/>
                <w:sz w:val="18"/>
                <w:szCs w:val="18"/>
                <w:lang w:eastAsia="en-CA"/>
              </w:rPr>
            </w:pPr>
            <w:ins w:id="468" w:author="Dang, Tommy HOUS:EX" w:date="2023-09-01T16:50:00Z">
              <w:r w:rsidRPr="002E23FC">
                <w:rPr>
                  <w:rFonts w:ascii="Arial Narrow" w:hAnsi="Arial Narrow" w:cs="Calibri"/>
                  <w:sz w:val="18"/>
                  <w:szCs w:val="18"/>
                  <w:lang w:eastAsia="en-CA"/>
                </w:rPr>
                <w:t>4</w:t>
              </w:r>
            </w:ins>
          </w:p>
        </w:tc>
        <w:tc>
          <w:tcPr>
            <w:tcW w:w="2518" w:type="dxa"/>
            <w:vAlign w:val="center"/>
          </w:tcPr>
          <w:p w14:paraId="47E934B9" w14:textId="77777777" w:rsidR="00B37613" w:rsidRPr="002E23FC" w:rsidRDefault="00B37613" w:rsidP="000F7ACB">
            <w:pPr>
              <w:jc w:val="center"/>
              <w:rPr>
                <w:ins w:id="469" w:author="Dang, Tommy HOUS:EX" w:date="2023-09-01T16:50:00Z"/>
                <w:rFonts w:ascii="Arial Narrow" w:hAnsi="Arial Narrow" w:cs="Calibri"/>
                <w:sz w:val="18"/>
                <w:szCs w:val="18"/>
                <w:lang w:eastAsia="en-CA"/>
              </w:rPr>
            </w:pPr>
            <w:ins w:id="470" w:author="Dang, Tommy HOUS:EX" w:date="2023-09-01T16:50:00Z">
              <w:r w:rsidRPr="002E23FC">
                <w:rPr>
                  <w:rFonts w:ascii="Arial Narrow" w:hAnsi="Arial Narrow" w:cs="Calibri"/>
                  <w:sz w:val="18"/>
                  <w:szCs w:val="18"/>
                  <w:lang w:eastAsia="en-CA"/>
                </w:rPr>
                <w:t>100</w:t>
              </w:r>
            </w:ins>
          </w:p>
        </w:tc>
        <w:tc>
          <w:tcPr>
            <w:tcW w:w="2780" w:type="dxa"/>
            <w:vAlign w:val="center"/>
          </w:tcPr>
          <w:p w14:paraId="58988761" w14:textId="77777777" w:rsidR="00B37613" w:rsidRPr="002E23FC" w:rsidRDefault="00B37613" w:rsidP="000F7ACB">
            <w:pPr>
              <w:jc w:val="center"/>
              <w:rPr>
                <w:ins w:id="471" w:author="Dang, Tommy HOUS:EX" w:date="2023-09-01T16:50:00Z"/>
                <w:rFonts w:ascii="Arial Narrow" w:hAnsi="Arial Narrow" w:cs="Calibri"/>
                <w:sz w:val="18"/>
                <w:szCs w:val="18"/>
                <w:lang w:eastAsia="en-CA"/>
              </w:rPr>
            </w:pPr>
            <w:ins w:id="472" w:author="Dang, Tommy HOUS:EX" w:date="2023-09-01T16:50:00Z">
              <w:r w:rsidRPr="002E23FC">
                <w:rPr>
                  <w:rFonts w:ascii="Arial Narrow" w:hAnsi="Arial Narrow" w:cs="Calibri"/>
                  <w:sz w:val="18"/>
                  <w:szCs w:val="18"/>
                  <w:lang w:eastAsia="en-CA"/>
                </w:rPr>
                <w:t>15</w:t>
              </w:r>
            </w:ins>
          </w:p>
        </w:tc>
      </w:tr>
      <w:tr w:rsidR="00B37613" w:rsidRPr="002E23FC" w14:paraId="65753E7A" w14:textId="77777777" w:rsidTr="000F7ACB">
        <w:trPr>
          <w:trHeight w:val="290"/>
          <w:jc w:val="center"/>
          <w:ins w:id="473" w:author="Dang, Tommy HOUS:EX" w:date="2023-09-01T16:50:00Z"/>
        </w:trPr>
        <w:tc>
          <w:tcPr>
            <w:tcW w:w="2517" w:type="dxa"/>
            <w:vMerge w:val="restart"/>
            <w:vAlign w:val="center"/>
          </w:tcPr>
          <w:p w14:paraId="6B580D75" w14:textId="77777777" w:rsidR="00B37613" w:rsidRPr="002E23FC" w:rsidRDefault="00B37613" w:rsidP="000F7ACB">
            <w:pPr>
              <w:jc w:val="center"/>
              <w:rPr>
                <w:ins w:id="474" w:author="Dang, Tommy HOUS:EX" w:date="2023-09-01T16:50:00Z"/>
                <w:rFonts w:ascii="Arial Narrow" w:hAnsi="Arial Narrow" w:cs="Calibri"/>
                <w:sz w:val="18"/>
                <w:szCs w:val="18"/>
                <w:lang w:eastAsia="en-CA"/>
              </w:rPr>
            </w:pPr>
            <w:ins w:id="475" w:author="Dang, Tommy HOUS:EX" w:date="2023-09-01T16:50:00Z">
              <w:r w:rsidRPr="002E23FC">
                <w:rPr>
                  <w:rFonts w:ascii="Arial Narrow" w:hAnsi="Arial Narrow" w:cs="Calibri"/>
                  <w:sz w:val="18"/>
                  <w:szCs w:val="18"/>
                  <w:lang w:eastAsia="en-CA"/>
                </w:rPr>
                <w:t>3000 to 3999</w:t>
              </w:r>
            </w:ins>
          </w:p>
        </w:tc>
        <w:tc>
          <w:tcPr>
            <w:tcW w:w="2517" w:type="dxa"/>
            <w:vAlign w:val="center"/>
          </w:tcPr>
          <w:p w14:paraId="2C093B1D" w14:textId="77777777" w:rsidR="00B37613" w:rsidRPr="002E23FC" w:rsidRDefault="00B37613" w:rsidP="000F7ACB">
            <w:pPr>
              <w:jc w:val="center"/>
              <w:rPr>
                <w:ins w:id="476" w:author="Dang, Tommy HOUS:EX" w:date="2023-09-01T16:50:00Z"/>
                <w:rFonts w:ascii="Arial Narrow" w:hAnsi="Arial Narrow" w:cs="Calibri"/>
                <w:sz w:val="18"/>
                <w:szCs w:val="18"/>
                <w:lang w:eastAsia="en-CA"/>
              </w:rPr>
            </w:pPr>
            <w:ins w:id="477" w:author="Dang, Tommy HOUS:EX" w:date="2023-09-01T16:50:00Z">
              <w:r w:rsidRPr="002E23FC">
                <w:rPr>
                  <w:rFonts w:ascii="Arial Narrow" w:hAnsi="Arial Narrow" w:cs="Calibri"/>
                  <w:sz w:val="18"/>
                  <w:szCs w:val="18"/>
                  <w:lang w:eastAsia="en-CA"/>
                </w:rPr>
                <w:t>1</w:t>
              </w:r>
            </w:ins>
          </w:p>
        </w:tc>
        <w:tc>
          <w:tcPr>
            <w:tcW w:w="5298" w:type="dxa"/>
            <w:gridSpan w:val="2"/>
            <w:vAlign w:val="center"/>
          </w:tcPr>
          <w:p w14:paraId="792D99E1" w14:textId="77777777" w:rsidR="00B37613" w:rsidRPr="002E23FC" w:rsidRDefault="00B37613" w:rsidP="000F7ACB">
            <w:pPr>
              <w:jc w:val="center"/>
              <w:rPr>
                <w:ins w:id="478" w:author="Dang, Tommy HOUS:EX" w:date="2023-09-01T16:50:00Z"/>
                <w:rFonts w:ascii="Arial Narrow" w:hAnsi="Arial Narrow" w:cs="Calibri"/>
                <w:sz w:val="18"/>
                <w:szCs w:val="18"/>
                <w:lang w:eastAsia="en-CA"/>
              </w:rPr>
            </w:pPr>
            <w:ins w:id="479" w:author="Dang, Tommy HOUS:EX" w:date="2023-09-01T16:50:00Z">
              <w:r w:rsidRPr="002E23FC">
                <w:rPr>
                  <w:rFonts w:ascii="Arial Narrow" w:hAnsi="Arial Narrow" w:cs="Calibri"/>
                  <w:sz w:val="18"/>
                  <w:szCs w:val="18"/>
                  <w:lang w:eastAsia="en-CA"/>
                </w:rPr>
                <w:t>Reserved</w:t>
              </w:r>
            </w:ins>
          </w:p>
        </w:tc>
      </w:tr>
      <w:tr w:rsidR="00B37613" w:rsidRPr="002E23FC" w14:paraId="646C69E9" w14:textId="77777777" w:rsidTr="000F7ACB">
        <w:trPr>
          <w:trHeight w:val="266"/>
          <w:jc w:val="center"/>
          <w:ins w:id="480" w:author="Dang, Tommy HOUS:EX" w:date="2023-09-01T16:50:00Z"/>
        </w:trPr>
        <w:tc>
          <w:tcPr>
            <w:tcW w:w="2517" w:type="dxa"/>
            <w:vMerge/>
            <w:vAlign w:val="center"/>
          </w:tcPr>
          <w:p w14:paraId="5DEAC455" w14:textId="77777777" w:rsidR="00B37613" w:rsidRPr="002E23FC" w:rsidRDefault="00B37613" w:rsidP="000F7ACB">
            <w:pPr>
              <w:jc w:val="center"/>
              <w:rPr>
                <w:ins w:id="481" w:author="Dang, Tommy HOUS:EX" w:date="2023-09-01T16:50:00Z"/>
                <w:rFonts w:ascii="Arial Narrow" w:hAnsi="Arial Narrow" w:cs="Calibri"/>
                <w:sz w:val="18"/>
                <w:szCs w:val="18"/>
                <w:lang w:eastAsia="en-CA"/>
              </w:rPr>
            </w:pPr>
          </w:p>
        </w:tc>
        <w:tc>
          <w:tcPr>
            <w:tcW w:w="2517" w:type="dxa"/>
            <w:vAlign w:val="center"/>
          </w:tcPr>
          <w:p w14:paraId="127ACDF1" w14:textId="77777777" w:rsidR="00B37613" w:rsidRPr="002E23FC" w:rsidRDefault="00B37613" w:rsidP="000F7ACB">
            <w:pPr>
              <w:jc w:val="center"/>
              <w:rPr>
                <w:ins w:id="482" w:author="Dang, Tommy HOUS:EX" w:date="2023-09-01T16:50:00Z"/>
                <w:rFonts w:ascii="Arial Narrow" w:hAnsi="Arial Narrow" w:cs="Calibri"/>
                <w:sz w:val="18"/>
                <w:szCs w:val="18"/>
                <w:lang w:eastAsia="en-CA"/>
              </w:rPr>
            </w:pPr>
            <w:ins w:id="483" w:author="Dang, Tommy HOUS:EX" w:date="2023-09-01T16:50:00Z">
              <w:r w:rsidRPr="002E23FC">
                <w:rPr>
                  <w:rFonts w:ascii="Arial Narrow" w:hAnsi="Arial Narrow" w:cs="Calibri"/>
                  <w:sz w:val="18"/>
                  <w:szCs w:val="18"/>
                  <w:lang w:eastAsia="en-CA"/>
                </w:rPr>
                <w:t>2</w:t>
              </w:r>
            </w:ins>
          </w:p>
        </w:tc>
        <w:tc>
          <w:tcPr>
            <w:tcW w:w="2518" w:type="dxa"/>
            <w:vAlign w:val="center"/>
          </w:tcPr>
          <w:p w14:paraId="0C3B60F5" w14:textId="77777777" w:rsidR="00B37613" w:rsidRPr="002E23FC" w:rsidRDefault="00B37613" w:rsidP="000F7ACB">
            <w:pPr>
              <w:jc w:val="center"/>
              <w:rPr>
                <w:ins w:id="484" w:author="Dang, Tommy HOUS:EX" w:date="2023-09-01T16:50:00Z"/>
                <w:rFonts w:ascii="Arial Narrow" w:hAnsi="Arial Narrow" w:cs="Calibri"/>
                <w:sz w:val="18"/>
                <w:szCs w:val="18"/>
                <w:lang w:eastAsia="en-CA"/>
              </w:rPr>
            </w:pPr>
            <w:ins w:id="485" w:author="Dang, Tommy HOUS:EX" w:date="2023-09-01T16:50:00Z">
              <w:r w:rsidRPr="002E23FC">
                <w:rPr>
                  <w:rFonts w:ascii="Arial Narrow" w:hAnsi="Arial Narrow" w:cs="Calibri"/>
                  <w:sz w:val="18"/>
                  <w:szCs w:val="18"/>
                  <w:lang w:eastAsia="en-CA"/>
                </w:rPr>
                <w:t>130</w:t>
              </w:r>
            </w:ins>
          </w:p>
        </w:tc>
        <w:tc>
          <w:tcPr>
            <w:tcW w:w="2780" w:type="dxa"/>
            <w:vAlign w:val="center"/>
          </w:tcPr>
          <w:p w14:paraId="5D0358A4" w14:textId="77777777" w:rsidR="00B37613" w:rsidRPr="002E23FC" w:rsidRDefault="00B37613" w:rsidP="000F7ACB">
            <w:pPr>
              <w:jc w:val="center"/>
              <w:rPr>
                <w:ins w:id="486" w:author="Dang, Tommy HOUS:EX" w:date="2023-09-01T16:50:00Z"/>
                <w:rFonts w:ascii="Arial Narrow" w:hAnsi="Arial Narrow" w:cs="Calibri"/>
                <w:sz w:val="18"/>
                <w:szCs w:val="18"/>
                <w:lang w:eastAsia="en-CA"/>
              </w:rPr>
            </w:pPr>
            <w:ins w:id="487" w:author="Dang, Tommy HOUS:EX" w:date="2023-09-01T16:50:00Z">
              <w:r w:rsidRPr="002E23FC">
                <w:rPr>
                  <w:rFonts w:ascii="Arial Narrow" w:hAnsi="Arial Narrow" w:cs="Calibri"/>
                  <w:sz w:val="18"/>
                  <w:szCs w:val="18"/>
                  <w:lang w:eastAsia="en-CA"/>
                </w:rPr>
                <w:t>45</w:t>
              </w:r>
            </w:ins>
          </w:p>
        </w:tc>
      </w:tr>
      <w:tr w:rsidR="00B37613" w:rsidRPr="002E23FC" w14:paraId="01E21B74" w14:textId="77777777" w:rsidTr="000F7ACB">
        <w:trPr>
          <w:trHeight w:val="270"/>
          <w:jc w:val="center"/>
          <w:ins w:id="488" w:author="Dang, Tommy HOUS:EX" w:date="2023-09-01T16:50:00Z"/>
        </w:trPr>
        <w:tc>
          <w:tcPr>
            <w:tcW w:w="2517" w:type="dxa"/>
            <w:vMerge/>
            <w:vAlign w:val="center"/>
          </w:tcPr>
          <w:p w14:paraId="2E2803C9" w14:textId="77777777" w:rsidR="00B37613" w:rsidRPr="002E23FC" w:rsidRDefault="00B37613" w:rsidP="000F7ACB">
            <w:pPr>
              <w:jc w:val="center"/>
              <w:rPr>
                <w:ins w:id="489" w:author="Dang, Tommy HOUS:EX" w:date="2023-09-01T16:50:00Z"/>
                <w:rFonts w:ascii="Arial Narrow" w:hAnsi="Arial Narrow" w:cs="Calibri"/>
                <w:sz w:val="18"/>
                <w:szCs w:val="18"/>
                <w:lang w:eastAsia="en-CA"/>
              </w:rPr>
            </w:pPr>
          </w:p>
        </w:tc>
        <w:tc>
          <w:tcPr>
            <w:tcW w:w="2517" w:type="dxa"/>
            <w:vAlign w:val="center"/>
          </w:tcPr>
          <w:p w14:paraId="5025FE53" w14:textId="77777777" w:rsidR="00B37613" w:rsidRPr="002E23FC" w:rsidRDefault="00B37613" w:rsidP="000F7ACB">
            <w:pPr>
              <w:jc w:val="center"/>
              <w:rPr>
                <w:ins w:id="490" w:author="Dang, Tommy HOUS:EX" w:date="2023-09-01T16:50:00Z"/>
                <w:rFonts w:ascii="Arial Narrow" w:hAnsi="Arial Narrow" w:cs="Calibri"/>
                <w:sz w:val="18"/>
                <w:szCs w:val="18"/>
                <w:lang w:eastAsia="en-CA"/>
              </w:rPr>
            </w:pPr>
            <w:ins w:id="491" w:author="Dang, Tommy HOUS:EX" w:date="2023-09-01T16:50:00Z">
              <w:r w:rsidRPr="002E23FC">
                <w:rPr>
                  <w:rFonts w:ascii="Arial Narrow" w:hAnsi="Arial Narrow" w:cs="Calibri"/>
                  <w:sz w:val="18"/>
                  <w:szCs w:val="18"/>
                  <w:lang w:eastAsia="en-CA"/>
                </w:rPr>
                <w:t>3</w:t>
              </w:r>
            </w:ins>
          </w:p>
        </w:tc>
        <w:tc>
          <w:tcPr>
            <w:tcW w:w="2518" w:type="dxa"/>
            <w:vAlign w:val="center"/>
          </w:tcPr>
          <w:p w14:paraId="5C9A9ADB" w14:textId="77777777" w:rsidR="00B37613" w:rsidRPr="002E23FC" w:rsidRDefault="00B37613" w:rsidP="000F7ACB">
            <w:pPr>
              <w:jc w:val="center"/>
              <w:rPr>
                <w:ins w:id="492" w:author="Dang, Tommy HOUS:EX" w:date="2023-09-01T16:50:00Z"/>
                <w:rFonts w:ascii="Arial Narrow" w:hAnsi="Arial Narrow" w:cs="Calibri"/>
                <w:sz w:val="18"/>
                <w:szCs w:val="18"/>
                <w:lang w:eastAsia="en-CA"/>
              </w:rPr>
            </w:pPr>
            <w:ins w:id="493" w:author="Dang, Tommy HOUS:EX" w:date="2023-09-01T16:50:00Z">
              <w:r w:rsidRPr="002E23FC">
                <w:rPr>
                  <w:rFonts w:ascii="Arial Narrow" w:hAnsi="Arial Narrow" w:cs="Calibri"/>
                  <w:sz w:val="18"/>
                  <w:szCs w:val="18"/>
                  <w:lang w:eastAsia="en-CA"/>
                </w:rPr>
                <w:t>120</w:t>
              </w:r>
            </w:ins>
          </w:p>
        </w:tc>
        <w:tc>
          <w:tcPr>
            <w:tcW w:w="2780" w:type="dxa"/>
            <w:vAlign w:val="center"/>
          </w:tcPr>
          <w:p w14:paraId="3233A232" w14:textId="77777777" w:rsidR="00B37613" w:rsidRPr="002E23FC" w:rsidRDefault="00B37613" w:rsidP="000F7ACB">
            <w:pPr>
              <w:jc w:val="center"/>
              <w:rPr>
                <w:ins w:id="494" w:author="Dang, Tommy HOUS:EX" w:date="2023-09-01T16:50:00Z"/>
                <w:rFonts w:ascii="Arial Narrow" w:hAnsi="Arial Narrow" w:cs="Calibri"/>
                <w:sz w:val="18"/>
                <w:szCs w:val="18"/>
                <w:lang w:eastAsia="en-CA"/>
              </w:rPr>
            </w:pPr>
            <w:ins w:id="495" w:author="Dang, Tommy HOUS:EX" w:date="2023-09-01T16:50:00Z">
              <w:r w:rsidRPr="002E23FC">
                <w:rPr>
                  <w:rFonts w:ascii="Arial Narrow" w:hAnsi="Arial Narrow" w:cs="Calibri"/>
                  <w:sz w:val="18"/>
                  <w:szCs w:val="18"/>
                  <w:lang w:eastAsia="en-CA"/>
                </w:rPr>
                <w:t>35</w:t>
              </w:r>
            </w:ins>
          </w:p>
        </w:tc>
      </w:tr>
      <w:tr w:rsidR="00B37613" w:rsidRPr="002E23FC" w14:paraId="14650D58" w14:textId="77777777" w:rsidTr="000F7ACB">
        <w:trPr>
          <w:trHeight w:val="274"/>
          <w:jc w:val="center"/>
          <w:ins w:id="496" w:author="Dang, Tommy HOUS:EX" w:date="2023-09-01T16:50:00Z"/>
        </w:trPr>
        <w:tc>
          <w:tcPr>
            <w:tcW w:w="2517" w:type="dxa"/>
            <w:vMerge/>
            <w:vAlign w:val="center"/>
          </w:tcPr>
          <w:p w14:paraId="5A43E8F6" w14:textId="77777777" w:rsidR="00B37613" w:rsidRPr="002E23FC" w:rsidRDefault="00B37613" w:rsidP="000F7ACB">
            <w:pPr>
              <w:jc w:val="center"/>
              <w:rPr>
                <w:ins w:id="497" w:author="Dang, Tommy HOUS:EX" w:date="2023-09-01T16:50:00Z"/>
                <w:rFonts w:ascii="Arial Narrow" w:hAnsi="Arial Narrow" w:cs="Calibri"/>
                <w:sz w:val="18"/>
                <w:szCs w:val="18"/>
                <w:lang w:eastAsia="en-CA"/>
              </w:rPr>
            </w:pPr>
          </w:p>
        </w:tc>
        <w:tc>
          <w:tcPr>
            <w:tcW w:w="2517" w:type="dxa"/>
            <w:vAlign w:val="center"/>
          </w:tcPr>
          <w:p w14:paraId="7A4D0B92" w14:textId="77777777" w:rsidR="00B37613" w:rsidRPr="002E23FC" w:rsidRDefault="00B37613" w:rsidP="000F7ACB">
            <w:pPr>
              <w:jc w:val="center"/>
              <w:rPr>
                <w:ins w:id="498" w:author="Dang, Tommy HOUS:EX" w:date="2023-09-01T16:50:00Z"/>
                <w:rFonts w:ascii="Arial Narrow" w:hAnsi="Arial Narrow" w:cs="Calibri"/>
                <w:sz w:val="18"/>
                <w:szCs w:val="18"/>
                <w:lang w:eastAsia="en-CA"/>
              </w:rPr>
            </w:pPr>
            <w:ins w:id="499" w:author="Dang, Tommy HOUS:EX" w:date="2023-09-01T16:50:00Z">
              <w:r w:rsidRPr="002E23FC">
                <w:rPr>
                  <w:rFonts w:ascii="Arial Narrow" w:hAnsi="Arial Narrow" w:cs="Calibri"/>
                  <w:sz w:val="18"/>
                  <w:szCs w:val="18"/>
                  <w:lang w:eastAsia="en-CA"/>
                </w:rPr>
                <w:t>4</w:t>
              </w:r>
            </w:ins>
          </w:p>
        </w:tc>
        <w:tc>
          <w:tcPr>
            <w:tcW w:w="2518" w:type="dxa"/>
            <w:vAlign w:val="center"/>
          </w:tcPr>
          <w:p w14:paraId="78C1C796" w14:textId="77777777" w:rsidR="00B37613" w:rsidRPr="002E23FC" w:rsidRDefault="00B37613" w:rsidP="000F7ACB">
            <w:pPr>
              <w:jc w:val="center"/>
              <w:rPr>
                <w:ins w:id="500" w:author="Dang, Tommy HOUS:EX" w:date="2023-09-01T16:50:00Z"/>
                <w:rFonts w:ascii="Arial Narrow" w:hAnsi="Arial Narrow" w:cs="Calibri"/>
                <w:sz w:val="18"/>
                <w:szCs w:val="18"/>
                <w:lang w:eastAsia="en-CA"/>
              </w:rPr>
            </w:pPr>
            <w:ins w:id="501" w:author="Dang, Tommy HOUS:EX" w:date="2023-09-01T16:50:00Z">
              <w:r w:rsidRPr="002E23FC">
                <w:rPr>
                  <w:rFonts w:ascii="Arial Narrow" w:hAnsi="Arial Narrow" w:cs="Calibri"/>
                  <w:sz w:val="18"/>
                  <w:szCs w:val="18"/>
                  <w:lang w:eastAsia="en-CA"/>
                </w:rPr>
                <w:t>110</w:t>
              </w:r>
            </w:ins>
          </w:p>
        </w:tc>
        <w:tc>
          <w:tcPr>
            <w:tcW w:w="2780" w:type="dxa"/>
            <w:vAlign w:val="center"/>
          </w:tcPr>
          <w:p w14:paraId="3D12C6E5" w14:textId="77777777" w:rsidR="00B37613" w:rsidRPr="002E23FC" w:rsidRDefault="00B37613" w:rsidP="000F7ACB">
            <w:pPr>
              <w:jc w:val="center"/>
              <w:rPr>
                <w:ins w:id="502" w:author="Dang, Tommy HOUS:EX" w:date="2023-09-01T16:50:00Z"/>
                <w:rFonts w:ascii="Arial Narrow" w:hAnsi="Arial Narrow" w:cs="Calibri"/>
                <w:sz w:val="18"/>
                <w:szCs w:val="18"/>
                <w:lang w:eastAsia="en-CA"/>
              </w:rPr>
            </w:pPr>
            <w:ins w:id="503" w:author="Dang, Tommy HOUS:EX" w:date="2023-09-01T16:50:00Z">
              <w:r w:rsidRPr="002E23FC">
                <w:rPr>
                  <w:rFonts w:ascii="Arial Narrow" w:hAnsi="Arial Narrow" w:cs="Calibri"/>
                  <w:sz w:val="18"/>
                  <w:szCs w:val="18"/>
                  <w:lang w:eastAsia="en-CA"/>
                </w:rPr>
                <w:t>22</w:t>
              </w:r>
            </w:ins>
          </w:p>
        </w:tc>
      </w:tr>
      <w:tr w:rsidR="00B37613" w:rsidRPr="002E23FC" w14:paraId="4EECB8AA" w14:textId="77777777" w:rsidTr="000F7ACB">
        <w:trPr>
          <w:trHeight w:val="278"/>
          <w:jc w:val="center"/>
          <w:ins w:id="504" w:author="Dang, Tommy HOUS:EX" w:date="2023-09-01T16:50:00Z"/>
        </w:trPr>
        <w:tc>
          <w:tcPr>
            <w:tcW w:w="2517" w:type="dxa"/>
            <w:vMerge w:val="restart"/>
            <w:vAlign w:val="center"/>
          </w:tcPr>
          <w:p w14:paraId="03BDADC2" w14:textId="77777777" w:rsidR="00B37613" w:rsidRPr="002E23FC" w:rsidRDefault="00B37613" w:rsidP="000F7ACB">
            <w:pPr>
              <w:jc w:val="center"/>
              <w:rPr>
                <w:ins w:id="505" w:author="Dang, Tommy HOUS:EX" w:date="2023-09-01T16:50:00Z"/>
                <w:rFonts w:ascii="Arial Narrow" w:hAnsi="Arial Narrow" w:cs="Calibri"/>
                <w:sz w:val="18"/>
                <w:szCs w:val="18"/>
                <w:lang w:eastAsia="en-CA"/>
              </w:rPr>
            </w:pPr>
            <w:ins w:id="506" w:author="Dang, Tommy HOUS:EX" w:date="2023-09-01T16:50:00Z">
              <w:r w:rsidRPr="002E23FC">
                <w:rPr>
                  <w:rFonts w:ascii="Arial Narrow" w:hAnsi="Arial Narrow" w:cs="Calibri"/>
                  <w:sz w:val="18"/>
                  <w:szCs w:val="18"/>
                  <w:lang w:eastAsia="en-CA"/>
                </w:rPr>
                <w:t>4000 to 4999</w:t>
              </w:r>
            </w:ins>
          </w:p>
        </w:tc>
        <w:tc>
          <w:tcPr>
            <w:tcW w:w="2517" w:type="dxa"/>
            <w:vAlign w:val="center"/>
          </w:tcPr>
          <w:p w14:paraId="1EBF9537" w14:textId="77777777" w:rsidR="00B37613" w:rsidRPr="002E23FC" w:rsidRDefault="00B37613" w:rsidP="000F7ACB">
            <w:pPr>
              <w:jc w:val="center"/>
              <w:rPr>
                <w:ins w:id="507" w:author="Dang, Tommy HOUS:EX" w:date="2023-09-01T16:50:00Z"/>
                <w:rFonts w:ascii="Arial Narrow" w:hAnsi="Arial Narrow" w:cs="Calibri"/>
                <w:sz w:val="18"/>
                <w:szCs w:val="18"/>
                <w:lang w:eastAsia="en-CA"/>
              </w:rPr>
            </w:pPr>
            <w:ins w:id="508" w:author="Dang, Tommy HOUS:EX" w:date="2023-09-01T16:50:00Z">
              <w:r w:rsidRPr="002E23FC">
                <w:rPr>
                  <w:rFonts w:ascii="Arial Narrow" w:hAnsi="Arial Narrow" w:cs="Calibri"/>
                  <w:sz w:val="18"/>
                  <w:szCs w:val="18"/>
                  <w:lang w:eastAsia="en-CA"/>
                </w:rPr>
                <w:t>1</w:t>
              </w:r>
            </w:ins>
          </w:p>
        </w:tc>
        <w:tc>
          <w:tcPr>
            <w:tcW w:w="5298" w:type="dxa"/>
            <w:gridSpan w:val="2"/>
            <w:vAlign w:val="center"/>
          </w:tcPr>
          <w:p w14:paraId="36CC1920" w14:textId="77777777" w:rsidR="00B37613" w:rsidRPr="002E23FC" w:rsidRDefault="00B37613" w:rsidP="000F7ACB">
            <w:pPr>
              <w:jc w:val="center"/>
              <w:rPr>
                <w:ins w:id="509" w:author="Dang, Tommy HOUS:EX" w:date="2023-09-01T16:50:00Z"/>
                <w:rFonts w:ascii="Arial Narrow" w:hAnsi="Arial Narrow" w:cs="Calibri"/>
                <w:sz w:val="18"/>
                <w:szCs w:val="18"/>
                <w:lang w:eastAsia="en-CA"/>
              </w:rPr>
            </w:pPr>
            <w:ins w:id="510" w:author="Dang, Tommy HOUS:EX" w:date="2023-09-01T16:50:00Z">
              <w:r w:rsidRPr="002E23FC">
                <w:rPr>
                  <w:rFonts w:ascii="Arial Narrow" w:hAnsi="Arial Narrow" w:cs="Calibri"/>
                  <w:sz w:val="18"/>
                  <w:szCs w:val="18"/>
                  <w:lang w:eastAsia="en-CA"/>
                </w:rPr>
                <w:t>Reserved</w:t>
              </w:r>
            </w:ins>
          </w:p>
        </w:tc>
      </w:tr>
      <w:tr w:rsidR="00B37613" w:rsidRPr="002E23FC" w14:paraId="71BFB36A" w14:textId="77777777" w:rsidTr="000F7ACB">
        <w:trPr>
          <w:trHeight w:val="268"/>
          <w:jc w:val="center"/>
          <w:ins w:id="511" w:author="Dang, Tommy HOUS:EX" w:date="2023-09-01T16:50:00Z"/>
        </w:trPr>
        <w:tc>
          <w:tcPr>
            <w:tcW w:w="2517" w:type="dxa"/>
            <w:vMerge/>
            <w:vAlign w:val="center"/>
          </w:tcPr>
          <w:p w14:paraId="6A753C01" w14:textId="77777777" w:rsidR="00B37613" w:rsidRPr="002E23FC" w:rsidRDefault="00B37613" w:rsidP="000F7ACB">
            <w:pPr>
              <w:jc w:val="center"/>
              <w:rPr>
                <w:ins w:id="512" w:author="Dang, Tommy HOUS:EX" w:date="2023-09-01T16:50:00Z"/>
                <w:rFonts w:ascii="Arial Narrow" w:hAnsi="Arial Narrow" w:cs="Calibri"/>
                <w:sz w:val="18"/>
                <w:szCs w:val="18"/>
                <w:lang w:eastAsia="en-CA"/>
              </w:rPr>
            </w:pPr>
          </w:p>
        </w:tc>
        <w:tc>
          <w:tcPr>
            <w:tcW w:w="2517" w:type="dxa"/>
            <w:vAlign w:val="center"/>
          </w:tcPr>
          <w:p w14:paraId="2E8BE1EF" w14:textId="77777777" w:rsidR="00B37613" w:rsidRPr="002E23FC" w:rsidRDefault="00B37613" w:rsidP="000F7ACB">
            <w:pPr>
              <w:jc w:val="center"/>
              <w:rPr>
                <w:ins w:id="513" w:author="Dang, Tommy HOUS:EX" w:date="2023-09-01T16:50:00Z"/>
                <w:rFonts w:ascii="Arial Narrow" w:hAnsi="Arial Narrow" w:cs="Calibri"/>
                <w:sz w:val="18"/>
                <w:szCs w:val="18"/>
                <w:lang w:eastAsia="en-CA"/>
              </w:rPr>
            </w:pPr>
            <w:ins w:id="514" w:author="Dang, Tommy HOUS:EX" w:date="2023-09-01T16:50:00Z">
              <w:r w:rsidRPr="002E23FC">
                <w:rPr>
                  <w:rFonts w:ascii="Arial Narrow" w:hAnsi="Arial Narrow" w:cs="Calibri"/>
                  <w:sz w:val="18"/>
                  <w:szCs w:val="18"/>
                  <w:lang w:eastAsia="en-CA"/>
                </w:rPr>
                <w:t>2</w:t>
              </w:r>
            </w:ins>
          </w:p>
        </w:tc>
        <w:tc>
          <w:tcPr>
            <w:tcW w:w="2518" w:type="dxa"/>
            <w:vAlign w:val="center"/>
          </w:tcPr>
          <w:p w14:paraId="4767530F" w14:textId="77777777" w:rsidR="00B37613" w:rsidRPr="002E23FC" w:rsidRDefault="00B37613" w:rsidP="000F7ACB">
            <w:pPr>
              <w:jc w:val="center"/>
              <w:rPr>
                <w:ins w:id="515" w:author="Dang, Tommy HOUS:EX" w:date="2023-09-01T16:50:00Z"/>
                <w:rFonts w:ascii="Arial Narrow" w:hAnsi="Arial Narrow" w:cs="Calibri"/>
                <w:sz w:val="18"/>
                <w:szCs w:val="18"/>
                <w:lang w:eastAsia="en-CA"/>
              </w:rPr>
            </w:pPr>
            <w:ins w:id="516" w:author="Dang, Tommy HOUS:EX" w:date="2023-09-01T16:50:00Z">
              <w:r w:rsidRPr="002E23FC">
                <w:rPr>
                  <w:rFonts w:ascii="Arial Narrow" w:hAnsi="Arial Narrow" w:cs="Calibri"/>
                  <w:sz w:val="18"/>
                  <w:szCs w:val="18"/>
                  <w:lang w:eastAsia="en-CA"/>
                </w:rPr>
                <w:t>135</w:t>
              </w:r>
            </w:ins>
          </w:p>
        </w:tc>
        <w:tc>
          <w:tcPr>
            <w:tcW w:w="2780" w:type="dxa"/>
            <w:vAlign w:val="center"/>
          </w:tcPr>
          <w:p w14:paraId="61EA39FE" w14:textId="77777777" w:rsidR="00B37613" w:rsidRPr="002E23FC" w:rsidRDefault="00B37613" w:rsidP="000F7ACB">
            <w:pPr>
              <w:jc w:val="center"/>
              <w:rPr>
                <w:ins w:id="517" w:author="Dang, Tommy HOUS:EX" w:date="2023-09-01T16:50:00Z"/>
                <w:rFonts w:ascii="Arial Narrow" w:hAnsi="Arial Narrow" w:cs="Calibri"/>
                <w:sz w:val="18"/>
                <w:szCs w:val="18"/>
                <w:lang w:eastAsia="en-CA"/>
              </w:rPr>
            </w:pPr>
            <w:ins w:id="518" w:author="Dang, Tommy HOUS:EX" w:date="2023-09-01T16:50:00Z">
              <w:r w:rsidRPr="002E23FC">
                <w:rPr>
                  <w:rFonts w:ascii="Arial Narrow" w:hAnsi="Arial Narrow" w:cs="Calibri"/>
                  <w:sz w:val="18"/>
                  <w:szCs w:val="18"/>
                  <w:lang w:eastAsia="en-CA"/>
                </w:rPr>
                <w:t>50</w:t>
              </w:r>
            </w:ins>
          </w:p>
        </w:tc>
      </w:tr>
      <w:tr w:rsidR="00B37613" w:rsidRPr="002E23FC" w14:paraId="0EDEB2B4" w14:textId="77777777" w:rsidTr="000F7ACB">
        <w:trPr>
          <w:trHeight w:val="272"/>
          <w:jc w:val="center"/>
          <w:ins w:id="519" w:author="Dang, Tommy HOUS:EX" w:date="2023-09-01T16:50:00Z"/>
        </w:trPr>
        <w:tc>
          <w:tcPr>
            <w:tcW w:w="2517" w:type="dxa"/>
            <w:vMerge/>
            <w:vAlign w:val="center"/>
          </w:tcPr>
          <w:p w14:paraId="6252EA28" w14:textId="77777777" w:rsidR="00B37613" w:rsidRPr="002E23FC" w:rsidRDefault="00B37613" w:rsidP="000F7ACB">
            <w:pPr>
              <w:jc w:val="center"/>
              <w:rPr>
                <w:ins w:id="520" w:author="Dang, Tommy HOUS:EX" w:date="2023-09-01T16:50:00Z"/>
                <w:rFonts w:ascii="Arial Narrow" w:hAnsi="Arial Narrow" w:cs="Calibri"/>
                <w:sz w:val="18"/>
                <w:szCs w:val="18"/>
                <w:lang w:eastAsia="en-CA"/>
              </w:rPr>
            </w:pPr>
          </w:p>
        </w:tc>
        <w:tc>
          <w:tcPr>
            <w:tcW w:w="2517" w:type="dxa"/>
            <w:vAlign w:val="center"/>
          </w:tcPr>
          <w:p w14:paraId="21EDFC17" w14:textId="77777777" w:rsidR="00B37613" w:rsidRPr="002E23FC" w:rsidRDefault="00B37613" w:rsidP="000F7ACB">
            <w:pPr>
              <w:jc w:val="center"/>
              <w:rPr>
                <w:ins w:id="521" w:author="Dang, Tommy HOUS:EX" w:date="2023-09-01T16:50:00Z"/>
                <w:rFonts w:ascii="Arial Narrow" w:hAnsi="Arial Narrow" w:cs="Calibri"/>
                <w:sz w:val="18"/>
                <w:szCs w:val="18"/>
                <w:lang w:eastAsia="en-CA"/>
              </w:rPr>
            </w:pPr>
            <w:ins w:id="522" w:author="Dang, Tommy HOUS:EX" w:date="2023-09-01T16:50:00Z">
              <w:r w:rsidRPr="002E23FC">
                <w:rPr>
                  <w:rFonts w:ascii="Arial Narrow" w:hAnsi="Arial Narrow" w:cs="Calibri"/>
                  <w:sz w:val="18"/>
                  <w:szCs w:val="18"/>
                  <w:lang w:eastAsia="en-CA"/>
                </w:rPr>
                <w:t>3</w:t>
              </w:r>
            </w:ins>
          </w:p>
        </w:tc>
        <w:tc>
          <w:tcPr>
            <w:tcW w:w="2518" w:type="dxa"/>
            <w:vAlign w:val="center"/>
          </w:tcPr>
          <w:p w14:paraId="41ECC5FD" w14:textId="77777777" w:rsidR="00B37613" w:rsidRPr="002E23FC" w:rsidRDefault="00B37613" w:rsidP="000F7ACB">
            <w:pPr>
              <w:jc w:val="center"/>
              <w:rPr>
                <w:ins w:id="523" w:author="Dang, Tommy HOUS:EX" w:date="2023-09-01T16:50:00Z"/>
                <w:rFonts w:ascii="Arial Narrow" w:hAnsi="Arial Narrow" w:cs="Calibri"/>
                <w:sz w:val="18"/>
                <w:szCs w:val="18"/>
                <w:lang w:eastAsia="en-CA"/>
              </w:rPr>
            </w:pPr>
            <w:ins w:id="524" w:author="Dang, Tommy HOUS:EX" w:date="2023-09-01T16:50:00Z">
              <w:r w:rsidRPr="002E23FC">
                <w:rPr>
                  <w:rFonts w:ascii="Arial Narrow" w:hAnsi="Arial Narrow" w:cs="Calibri"/>
                  <w:sz w:val="18"/>
                  <w:szCs w:val="18"/>
                  <w:lang w:eastAsia="en-CA"/>
                </w:rPr>
                <w:t>120</w:t>
              </w:r>
            </w:ins>
          </w:p>
        </w:tc>
        <w:tc>
          <w:tcPr>
            <w:tcW w:w="2780" w:type="dxa"/>
            <w:vAlign w:val="center"/>
          </w:tcPr>
          <w:p w14:paraId="33744743" w14:textId="77777777" w:rsidR="00B37613" w:rsidRPr="002E23FC" w:rsidRDefault="00B37613" w:rsidP="000F7ACB">
            <w:pPr>
              <w:jc w:val="center"/>
              <w:rPr>
                <w:ins w:id="525" w:author="Dang, Tommy HOUS:EX" w:date="2023-09-01T16:50:00Z"/>
                <w:rFonts w:ascii="Arial Narrow" w:hAnsi="Arial Narrow" w:cs="Calibri"/>
                <w:sz w:val="18"/>
                <w:szCs w:val="18"/>
                <w:lang w:eastAsia="en-CA"/>
              </w:rPr>
            </w:pPr>
            <w:ins w:id="526" w:author="Dang, Tommy HOUS:EX" w:date="2023-09-01T16:50:00Z">
              <w:r w:rsidRPr="002E23FC">
                <w:rPr>
                  <w:rFonts w:ascii="Arial Narrow" w:hAnsi="Arial Narrow" w:cs="Calibri"/>
                  <w:sz w:val="18"/>
                  <w:szCs w:val="18"/>
                  <w:lang w:eastAsia="en-CA"/>
                </w:rPr>
                <w:t>35</w:t>
              </w:r>
            </w:ins>
          </w:p>
        </w:tc>
      </w:tr>
      <w:tr w:rsidR="00B37613" w:rsidRPr="002E23FC" w14:paraId="34343332" w14:textId="77777777" w:rsidTr="000F7ACB">
        <w:trPr>
          <w:trHeight w:val="276"/>
          <w:jc w:val="center"/>
          <w:ins w:id="527" w:author="Dang, Tommy HOUS:EX" w:date="2023-09-01T16:50:00Z"/>
        </w:trPr>
        <w:tc>
          <w:tcPr>
            <w:tcW w:w="2517" w:type="dxa"/>
            <w:vMerge/>
            <w:vAlign w:val="center"/>
          </w:tcPr>
          <w:p w14:paraId="107A634F" w14:textId="77777777" w:rsidR="00B37613" w:rsidRPr="002E23FC" w:rsidRDefault="00B37613" w:rsidP="000F7ACB">
            <w:pPr>
              <w:jc w:val="center"/>
              <w:rPr>
                <w:ins w:id="528" w:author="Dang, Tommy HOUS:EX" w:date="2023-09-01T16:50:00Z"/>
                <w:rFonts w:ascii="Arial Narrow" w:hAnsi="Arial Narrow" w:cs="Calibri"/>
                <w:sz w:val="18"/>
                <w:szCs w:val="18"/>
                <w:lang w:eastAsia="en-CA"/>
              </w:rPr>
            </w:pPr>
          </w:p>
        </w:tc>
        <w:tc>
          <w:tcPr>
            <w:tcW w:w="2517" w:type="dxa"/>
            <w:vAlign w:val="center"/>
          </w:tcPr>
          <w:p w14:paraId="42407EDA" w14:textId="77777777" w:rsidR="00B37613" w:rsidRPr="002E23FC" w:rsidRDefault="00B37613" w:rsidP="000F7ACB">
            <w:pPr>
              <w:jc w:val="center"/>
              <w:rPr>
                <w:ins w:id="529" w:author="Dang, Tommy HOUS:EX" w:date="2023-09-01T16:50:00Z"/>
                <w:rFonts w:ascii="Arial Narrow" w:hAnsi="Arial Narrow" w:cs="Calibri"/>
                <w:sz w:val="18"/>
                <w:szCs w:val="18"/>
                <w:lang w:eastAsia="en-CA"/>
              </w:rPr>
            </w:pPr>
            <w:ins w:id="530" w:author="Dang, Tommy HOUS:EX" w:date="2023-09-01T16:50:00Z">
              <w:r w:rsidRPr="002E23FC">
                <w:rPr>
                  <w:rFonts w:ascii="Arial Narrow" w:hAnsi="Arial Narrow" w:cs="Calibri"/>
                  <w:sz w:val="18"/>
                  <w:szCs w:val="18"/>
                  <w:lang w:eastAsia="en-CA"/>
                </w:rPr>
                <w:t>4</w:t>
              </w:r>
            </w:ins>
          </w:p>
        </w:tc>
        <w:tc>
          <w:tcPr>
            <w:tcW w:w="2518" w:type="dxa"/>
            <w:vAlign w:val="center"/>
          </w:tcPr>
          <w:p w14:paraId="3F4F5107" w14:textId="77777777" w:rsidR="00B37613" w:rsidRPr="002E23FC" w:rsidRDefault="00B37613" w:rsidP="000F7ACB">
            <w:pPr>
              <w:jc w:val="center"/>
              <w:rPr>
                <w:ins w:id="531" w:author="Dang, Tommy HOUS:EX" w:date="2023-09-01T16:50:00Z"/>
                <w:rFonts w:ascii="Arial Narrow" w:hAnsi="Arial Narrow" w:cs="Calibri"/>
                <w:sz w:val="18"/>
                <w:szCs w:val="18"/>
                <w:lang w:eastAsia="en-CA"/>
              </w:rPr>
            </w:pPr>
            <w:ins w:id="532" w:author="Dang, Tommy HOUS:EX" w:date="2023-09-01T16:50:00Z">
              <w:r w:rsidRPr="002E23FC">
                <w:rPr>
                  <w:rFonts w:ascii="Arial Narrow" w:hAnsi="Arial Narrow" w:cs="Calibri"/>
                  <w:sz w:val="18"/>
                  <w:szCs w:val="18"/>
                  <w:lang w:eastAsia="en-CA"/>
                </w:rPr>
                <w:t>110</w:t>
              </w:r>
            </w:ins>
          </w:p>
        </w:tc>
        <w:tc>
          <w:tcPr>
            <w:tcW w:w="2780" w:type="dxa"/>
            <w:vAlign w:val="center"/>
          </w:tcPr>
          <w:p w14:paraId="60E45F98" w14:textId="77777777" w:rsidR="00B37613" w:rsidRPr="002E23FC" w:rsidRDefault="00B37613" w:rsidP="000F7ACB">
            <w:pPr>
              <w:jc w:val="center"/>
              <w:rPr>
                <w:ins w:id="533" w:author="Dang, Tommy HOUS:EX" w:date="2023-09-01T16:50:00Z"/>
                <w:rFonts w:ascii="Arial Narrow" w:hAnsi="Arial Narrow" w:cs="Calibri"/>
                <w:sz w:val="18"/>
                <w:szCs w:val="18"/>
                <w:lang w:eastAsia="en-CA"/>
              </w:rPr>
            </w:pPr>
            <w:ins w:id="534" w:author="Dang, Tommy HOUS:EX" w:date="2023-09-01T16:50:00Z">
              <w:r w:rsidRPr="002E23FC">
                <w:rPr>
                  <w:rFonts w:ascii="Arial Narrow" w:hAnsi="Arial Narrow" w:cs="Calibri"/>
                  <w:sz w:val="18"/>
                  <w:szCs w:val="18"/>
                  <w:lang w:eastAsia="en-CA"/>
                </w:rPr>
                <w:t>22</w:t>
              </w:r>
            </w:ins>
          </w:p>
        </w:tc>
      </w:tr>
      <w:tr w:rsidR="00B37613" w:rsidRPr="002E23FC" w14:paraId="65B1B87B" w14:textId="77777777" w:rsidTr="000F7ACB">
        <w:trPr>
          <w:trHeight w:val="280"/>
          <w:jc w:val="center"/>
          <w:ins w:id="535" w:author="Dang, Tommy HOUS:EX" w:date="2023-09-01T16:50:00Z"/>
        </w:trPr>
        <w:tc>
          <w:tcPr>
            <w:tcW w:w="2517" w:type="dxa"/>
            <w:vMerge w:val="restart"/>
            <w:vAlign w:val="center"/>
          </w:tcPr>
          <w:p w14:paraId="519CCAFF" w14:textId="77777777" w:rsidR="00B37613" w:rsidRPr="002E23FC" w:rsidRDefault="00B37613" w:rsidP="000F7ACB">
            <w:pPr>
              <w:jc w:val="center"/>
              <w:rPr>
                <w:ins w:id="536" w:author="Dang, Tommy HOUS:EX" w:date="2023-09-01T16:50:00Z"/>
                <w:rFonts w:ascii="Arial Narrow" w:hAnsi="Arial Narrow" w:cs="Calibri"/>
                <w:sz w:val="18"/>
                <w:szCs w:val="18"/>
                <w:lang w:eastAsia="en-CA"/>
              </w:rPr>
            </w:pPr>
            <w:ins w:id="537" w:author="Dang, Tommy HOUS:EX" w:date="2023-09-01T16:50:00Z">
              <w:r w:rsidRPr="002E23FC">
                <w:rPr>
                  <w:rFonts w:ascii="Arial Narrow" w:hAnsi="Arial Narrow" w:cs="Calibri"/>
                  <w:sz w:val="18"/>
                  <w:szCs w:val="18"/>
                  <w:lang w:eastAsia="en-CA"/>
                </w:rPr>
                <w:t>5000 to 5999</w:t>
              </w:r>
            </w:ins>
          </w:p>
        </w:tc>
        <w:tc>
          <w:tcPr>
            <w:tcW w:w="2517" w:type="dxa"/>
            <w:vAlign w:val="center"/>
          </w:tcPr>
          <w:p w14:paraId="07247D92" w14:textId="77777777" w:rsidR="00B37613" w:rsidRPr="002E23FC" w:rsidRDefault="00B37613" w:rsidP="000F7ACB">
            <w:pPr>
              <w:jc w:val="center"/>
              <w:rPr>
                <w:ins w:id="538" w:author="Dang, Tommy HOUS:EX" w:date="2023-09-01T16:50:00Z"/>
                <w:rFonts w:ascii="Arial Narrow" w:hAnsi="Arial Narrow" w:cs="Calibri"/>
                <w:sz w:val="18"/>
                <w:szCs w:val="18"/>
                <w:lang w:eastAsia="en-CA"/>
              </w:rPr>
            </w:pPr>
            <w:ins w:id="539" w:author="Dang, Tommy HOUS:EX" w:date="2023-09-01T16:50:00Z">
              <w:r w:rsidRPr="002E23FC">
                <w:rPr>
                  <w:rFonts w:ascii="Arial Narrow" w:hAnsi="Arial Narrow" w:cs="Calibri"/>
                  <w:sz w:val="18"/>
                  <w:szCs w:val="18"/>
                  <w:lang w:eastAsia="en-CA"/>
                </w:rPr>
                <w:t>1</w:t>
              </w:r>
            </w:ins>
          </w:p>
        </w:tc>
        <w:tc>
          <w:tcPr>
            <w:tcW w:w="5298" w:type="dxa"/>
            <w:gridSpan w:val="2"/>
            <w:vAlign w:val="center"/>
          </w:tcPr>
          <w:p w14:paraId="1DF1F0DB" w14:textId="77777777" w:rsidR="00B37613" w:rsidRPr="002E23FC" w:rsidRDefault="00B37613" w:rsidP="000F7ACB">
            <w:pPr>
              <w:jc w:val="center"/>
              <w:rPr>
                <w:ins w:id="540" w:author="Dang, Tommy HOUS:EX" w:date="2023-09-01T16:50:00Z"/>
                <w:rFonts w:ascii="Arial Narrow" w:hAnsi="Arial Narrow" w:cs="Calibri"/>
                <w:sz w:val="18"/>
                <w:szCs w:val="18"/>
                <w:lang w:eastAsia="en-CA"/>
              </w:rPr>
            </w:pPr>
            <w:ins w:id="541" w:author="Dang, Tommy HOUS:EX" w:date="2023-09-01T16:50:00Z">
              <w:r w:rsidRPr="002E23FC">
                <w:rPr>
                  <w:rFonts w:ascii="Arial Narrow" w:hAnsi="Arial Narrow" w:cs="Calibri"/>
                  <w:sz w:val="18"/>
                  <w:szCs w:val="18"/>
                  <w:lang w:eastAsia="en-CA"/>
                </w:rPr>
                <w:t>Reserved</w:t>
              </w:r>
            </w:ins>
          </w:p>
        </w:tc>
      </w:tr>
      <w:tr w:rsidR="00B37613" w:rsidRPr="002E23FC" w14:paraId="499A79CB" w14:textId="77777777" w:rsidTr="000F7ACB">
        <w:trPr>
          <w:trHeight w:val="270"/>
          <w:jc w:val="center"/>
          <w:ins w:id="542" w:author="Dang, Tommy HOUS:EX" w:date="2023-09-01T16:50:00Z"/>
        </w:trPr>
        <w:tc>
          <w:tcPr>
            <w:tcW w:w="2517" w:type="dxa"/>
            <w:vMerge/>
            <w:vAlign w:val="center"/>
          </w:tcPr>
          <w:p w14:paraId="6DFF25FD" w14:textId="77777777" w:rsidR="00B37613" w:rsidRPr="002E23FC" w:rsidRDefault="00B37613" w:rsidP="000F7ACB">
            <w:pPr>
              <w:jc w:val="center"/>
              <w:rPr>
                <w:ins w:id="543" w:author="Dang, Tommy HOUS:EX" w:date="2023-09-01T16:50:00Z"/>
                <w:rFonts w:ascii="Arial Narrow" w:hAnsi="Arial Narrow" w:cs="Calibri"/>
                <w:sz w:val="18"/>
                <w:szCs w:val="18"/>
                <w:lang w:eastAsia="en-CA"/>
              </w:rPr>
            </w:pPr>
          </w:p>
        </w:tc>
        <w:tc>
          <w:tcPr>
            <w:tcW w:w="2517" w:type="dxa"/>
            <w:vAlign w:val="center"/>
          </w:tcPr>
          <w:p w14:paraId="70615CE8" w14:textId="77777777" w:rsidR="00B37613" w:rsidRPr="002E23FC" w:rsidRDefault="00B37613" w:rsidP="000F7ACB">
            <w:pPr>
              <w:jc w:val="center"/>
              <w:rPr>
                <w:ins w:id="544" w:author="Dang, Tommy HOUS:EX" w:date="2023-09-01T16:50:00Z"/>
                <w:rFonts w:ascii="Arial Narrow" w:hAnsi="Arial Narrow" w:cs="Calibri"/>
                <w:sz w:val="18"/>
                <w:szCs w:val="18"/>
                <w:lang w:eastAsia="en-CA"/>
              </w:rPr>
            </w:pPr>
            <w:ins w:id="545" w:author="Dang, Tommy HOUS:EX" w:date="2023-09-01T16:50:00Z">
              <w:r w:rsidRPr="002E23FC">
                <w:rPr>
                  <w:rFonts w:ascii="Arial Narrow" w:hAnsi="Arial Narrow" w:cs="Calibri"/>
                  <w:sz w:val="18"/>
                  <w:szCs w:val="18"/>
                  <w:lang w:eastAsia="en-CA"/>
                </w:rPr>
                <w:t>2</w:t>
              </w:r>
            </w:ins>
          </w:p>
        </w:tc>
        <w:tc>
          <w:tcPr>
            <w:tcW w:w="2518" w:type="dxa"/>
            <w:vAlign w:val="center"/>
          </w:tcPr>
          <w:p w14:paraId="6236362D" w14:textId="77777777" w:rsidR="00B37613" w:rsidRPr="002E23FC" w:rsidRDefault="00B37613" w:rsidP="000F7ACB">
            <w:pPr>
              <w:jc w:val="center"/>
              <w:rPr>
                <w:ins w:id="546" w:author="Dang, Tommy HOUS:EX" w:date="2023-09-01T16:50:00Z"/>
                <w:rFonts w:ascii="Arial Narrow" w:hAnsi="Arial Narrow" w:cs="Calibri"/>
                <w:sz w:val="18"/>
                <w:szCs w:val="18"/>
                <w:lang w:eastAsia="en-CA"/>
              </w:rPr>
            </w:pPr>
            <w:ins w:id="547" w:author="Dang, Tommy HOUS:EX" w:date="2023-09-01T16:50:00Z">
              <w:r w:rsidRPr="002E23FC">
                <w:rPr>
                  <w:rFonts w:ascii="Arial Narrow" w:hAnsi="Arial Narrow" w:cs="Calibri"/>
                  <w:sz w:val="18"/>
                  <w:szCs w:val="18"/>
                  <w:lang w:eastAsia="en-CA"/>
                </w:rPr>
                <w:t>135</w:t>
              </w:r>
            </w:ins>
          </w:p>
        </w:tc>
        <w:tc>
          <w:tcPr>
            <w:tcW w:w="2780" w:type="dxa"/>
            <w:vAlign w:val="center"/>
          </w:tcPr>
          <w:p w14:paraId="54C94CF7" w14:textId="77777777" w:rsidR="00B37613" w:rsidRPr="002E23FC" w:rsidRDefault="00B37613" w:rsidP="000F7ACB">
            <w:pPr>
              <w:jc w:val="center"/>
              <w:rPr>
                <w:ins w:id="548" w:author="Dang, Tommy HOUS:EX" w:date="2023-09-01T16:50:00Z"/>
                <w:rFonts w:ascii="Arial Narrow" w:hAnsi="Arial Narrow" w:cs="Calibri"/>
                <w:sz w:val="18"/>
                <w:szCs w:val="18"/>
                <w:lang w:eastAsia="en-CA"/>
              </w:rPr>
            </w:pPr>
            <w:ins w:id="549" w:author="Dang, Tommy HOUS:EX" w:date="2023-09-01T16:50:00Z">
              <w:r w:rsidRPr="002E23FC">
                <w:rPr>
                  <w:rFonts w:ascii="Arial Narrow" w:hAnsi="Arial Narrow" w:cs="Calibri"/>
                  <w:sz w:val="18"/>
                  <w:szCs w:val="18"/>
                  <w:lang w:eastAsia="en-CA"/>
                </w:rPr>
                <w:t>55</w:t>
              </w:r>
            </w:ins>
          </w:p>
        </w:tc>
      </w:tr>
      <w:tr w:rsidR="00B37613" w:rsidRPr="002E23FC" w14:paraId="7F1481E2" w14:textId="77777777" w:rsidTr="000F7ACB">
        <w:trPr>
          <w:trHeight w:val="274"/>
          <w:jc w:val="center"/>
          <w:ins w:id="550" w:author="Dang, Tommy HOUS:EX" w:date="2023-09-01T16:50:00Z"/>
        </w:trPr>
        <w:tc>
          <w:tcPr>
            <w:tcW w:w="2517" w:type="dxa"/>
            <w:vMerge/>
            <w:vAlign w:val="center"/>
          </w:tcPr>
          <w:p w14:paraId="463F4753" w14:textId="77777777" w:rsidR="00B37613" w:rsidRPr="002E23FC" w:rsidRDefault="00B37613" w:rsidP="000F7ACB">
            <w:pPr>
              <w:jc w:val="center"/>
              <w:rPr>
                <w:ins w:id="551" w:author="Dang, Tommy HOUS:EX" w:date="2023-09-01T16:50:00Z"/>
                <w:rFonts w:ascii="Arial Narrow" w:hAnsi="Arial Narrow" w:cs="Calibri"/>
                <w:sz w:val="18"/>
                <w:szCs w:val="18"/>
                <w:lang w:eastAsia="en-CA"/>
              </w:rPr>
            </w:pPr>
          </w:p>
        </w:tc>
        <w:tc>
          <w:tcPr>
            <w:tcW w:w="2517" w:type="dxa"/>
            <w:vAlign w:val="center"/>
          </w:tcPr>
          <w:p w14:paraId="04A0082F" w14:textId="77777777" w:rsidR="00B37613" w:rsidRPr="002E23FC" w:rsidRDefault="00B37613" w:rsidP="000F7ACB">
            <w:pPr>
              <w:jc w:val="center"/>
              <w:rPr>
                <w:ins w:id="552" w:author="Dang, Tommy HOUS:EX" w:date="2023-09-01T16:50:00Z"/>
                <w:rFonts w:ascii="Arial Narrow" w:hAnsi="Arial Narrow" w:cs="Calibri"/>
                <w:sz w:val="18"/>
                <w:szCs w:val="18"/>
                <w:lang w:eastAsia="en-CA"/>
              </w:rPr>
            </w:pPr>
            <w:ins w:id="553" w:author="Dang, Tommy HOUS:EX" w:date="2023-09-01T16:50:00Z">
              <w:r w:rsidRPr="002E23FC">
                <w:rPr>
                  <w:rFonts w:ascii="Arial Narrow" w:hAnsi="Arial Narrow" w:cs="Calibri"/>
                  <w:sz w:val="18"/>
                  <w:szCs w:val="18"/>
                  <w:lang w:eastAsia="en-CA"/>
                </w:rPr>
                <w:t>3</w:t>
              </w:r>
            </w:ins>
          </w:p>
        </w:tc>
        <w:tc>
          <w:tcPr>
            <w:tcW w:w="2518" w:type="dxa"/>
            <w:vAlign w:val="center"/>
          </w:tcPr>
          <w:p w14:paraId="0A669C10" w14:textId="77777777" w:rsidR="00B37613" w:rsidRPr="002E23FC" w:rsidRDefault="00B37613" w:rsidP="000F7ACB">
            <w:pPr>
              <w:jc w:val="center"/>
              <w:rPr>
                <w:ins w:id="554" w:author="Dang, Tommy HOUS:EX" w:date="2023-09-01T16:50:00Z"/>
                <w:rFonts w:ascii="Arial Narrow" w:hAnsi="Arial Narrow" w:cs="Calibri"/>
                <w:sz w:val="18"/>
                <w:szCs w:val="18"/>
                <w:lang w:eastAsia="en-CA"/>
              </w:rPr>
            </w:pPr>
            <w:ins w:id="555" w:author="Dang, Tommy HOUS:EX" w:date="2023-09-01T16:50:00Z">
              <w:r w:rsidRPr="002E23FC">
                <w:rPr>
                  <w:rFonts w:ascii="Arial Narrow" w:hAnsi="Arial Narrow" w:cs="Calibri"/>
                  <w:sz w:val="18"/>
                  <w:szCs w:val="18"/>
                  <w:lang w:eastAsia="en-CA"/>
                </w:rPr>
                <w:t>120</w:t>
              </w:r>
            </w:ins>
          </w:p>
        </w:tc>
        <w:tc>
          <w:tcPr>
            <w:tcW w:w="2780" w:type="dxa"/>
            <w:vAlign w:val="center"/>
          </w:tcPr>
          <w:p w14:paraId="1D7DD301" w14:textId="77777777" w:rsidR="00B37613" w:rsidRPr="002E23FC" w:rsidRDefault="00B37613" w:rsidP="000F7ACB">
            <w:pPr>
              <w:jc w:val="center"/>
              <w:rPr>
                <w:ins w:id="556" w:author="Dang, Tommy HOUS:EX" w:date="2023-09-01T16:50:00Z"/>
                <w:rFonts w:ascii="Arial Narrow" w:hAnsi="Arial Narrow" w:cs="Calibri"/>
                <w:sz w:val="18"/>
                <w:szCs w:val="18"/>
                <w:lang w:eastAsia="en-CA"/>
              </w:rPr>
            </w:pPr>
            <w:ins w:id="557" w:author="Dang, Tommy HOUS:EX" w:date="2023-09-01T16:50:00Z">
              <w:r w:rsidRPr="002E23FC">
                <w:rPr>
                  <w:rFonts w:ascii="Arial Narrow" w:hAnsi="Arial Narrow" w:cs="Calibri"/>
                  <w:sz w:val="18"/>
                  <w:szCs w:val="18"/>
                  <w:lang w:eastAsia="en-CA"/>
                </w:rPr>
                <w:t>40</w:t>
              </w:r>
            </w:ins>
          </w:p>
        </w:tc>
      </w:tr>
      <w:tr w:rsidR="00B37613" w:rsidRPr="002E23FC" w14:paraId="30AEC8BD" w14:textId="77777777" w:rsidTr="000F7ACB">
        <w:trPr>
          <w:trHeight w:val="264"/>
          <w:jc w:val="center"/>
          <w:ins w:id="558" w:author="Dang, Tommy HOUS:EX" w:date="2023-09-01T16:50:00Z"/>
        </w:trPr>
        <w:tc>
          <w:tcPr>
            <w:tcW w:w="2517" w:type="dxa"/>
            <w:vMerge/>
            <w:vAlign w:val="center"/>
          </w:tcPr>
          <w:p w14:paraId="50C7C7F7" w14:textId="77777777" w:rsidR="00B37613" w:rsidRPr="002E23FC" w:rsidRDefault="00B37613" w:rsidP="000F7ACB">
            <w:pPr>
              <w:jc w:val="center"/>
              <w:rPr>
                <w:ins w:id="559" w:author="Dang, Tommy HOUS:EX" w:date="2023-09-01T16:50:00Z"/>
                <w:rFonts w:ascii="Arial Narrow" w:hAnsi="Arial Narrow" w:cs="Calibri"/>
                <w:sz w:val="18"/>
                <w:szCs w:val="18"/>
                <w:lang w:eastAsia="en-CA"/>
              </w:rPr>
            </w:pPr>
          </w:p>
        </w:tc>
        <w:tc>
          <w:tcPr>
            <w:tcW w:w="2517" w:type="dxa"/>
            <w:vAlign w:val="center"/>
          </w:tcPr>
          <w:p w14:paraId="1B4F3B27" w14:textId="77777777" w:rsidR="00B37613" w:rsidRPr="002E23FC" w:rsidRDefault="00B37613" w:rsidP="000F7ACB">
            <w:pPr>
              <w:jc w:val="center"/>
              <w:rPr>
                <w:ins w:id="560" w:author="Dang, Tommy HOUS:EX" w:date="2023-09-01T16:50:00Z"/>
                <w:rFonts w:ascii="Arial Narrow" w:hAnsi="Arial Narrow" w:cs="Calibri"/>
                <w:sz w:val="18"/>
                <w:szCs w:val="18"/>
                <w:lang w:eastAsia="en-CA"/>
              </w:rPr>
            </w:pPr>
            <w:ins w:id="561" w:author="Dang, Tommy HOUS:EX" w:date="2023-09-01T16:50:00Z">
              <w:r w:rsidRPr="002E23FC">
                <w:rPr>
                  <w:rFonts w:ascii="Arial Narrow" w:hAnsi="Arial Narrow" w:cs="Calibri"/>
                  <w:sz w:val="18"/>
                  <w:szCs w:val="18"/>
                  <w:lang w:eastAsia="en-CA"/>
                </w:rPr>
                <w:t>4</w:t>
              </w:r>
            </w:ins>
          </w:p>
        </w:tc>
        <w:tc>
          <w:tcPr>
            <w:tcW w:w="2518" w:type="dxa"/>
            <w:vAlign w:val="center"/>
          </w:tcPr>
          <w:p w14:paraId="499D1AA3" w14:textId="77777777" w:rsidR="00B37613" w:rsidRPr="002E23FC" w:rsidRDefault="00B37613" w:rsidP="000F7ACB">
            <w:pPr>
              <w:jc w:val="center"/>
              <w:rPr>
                <w:ins w:id="562" w:author="Dang, Tommy HOUS:EX" w:date="2023-09-01T16:50:00Z"/>
                <w:rFonts w:ascii="Arial Narrow" w:hAnsi="Arial Narrow" w:cs="Calibri"/>
                <w:sz w:val="18"/>
                <w:szCs w:val="18"/>
                <w:lang w:eastAsia="en-CA"/>
              </w:rPr>
            </w:pPr>
            <w:ins w:id="563" w:author="Dang, Tommy HOUS:EX" w:date="2023-09-01T16:50:00Z">
              <w:r w:rsidRPr="002E23FC">
                <w:rPr>
                  <w:rFonts w:ascii="Arial Narrow" w:hAnsi="Arial Narrow" w:cs="Calibri"/>
                  <w:sz w:val="18"/>
                  <w:szCs w:val="18"/>
                  <w:lang w:eastAsia="en-CA"/>
                </w:rPr>
                <w:t>110</w:t>
              </w:r>
            </w:ins>
          </w:p>
        </w:tc>
        <w:tc>
          <w:tcPr>
            <w:tcW w:w="2780" w:type="dxa"/>
            <w:vAlign w:val="center"/>
          </w:tcPr>
          <w:p w14:paraId="2B13C665" w14:textId="77777777" w:rsidR="00B37613" w:rsidRPr="002E23FC" w:rsidRDefault="00B37613" w:rsidP="000F7ACB">
            <w:pPr>
              <w:jc w:val="center"/>
              <w:rPr>
                <w:ins w:id="564" w:author="Dang, Tommy HOUS:EX" w:date="2023-09-01T16:50:00Z"/>
                <w:rFonts w:ascii="Arial Narrow" w:hAnsi="Arial Narrow" w:cs="Calibri"/>
                <w:sz w:val="18"/>
                <w:szCs w:val="18"/>
                <w:lang w:eastAsia="en-CA"/>
              </w:rPr>
            </w:pPr>
            <w:ins w:id="565" w:author="Dang, Tommy HOUS:EX" w:date="2023-09-01T16:50:00Z">
              <w:r w:rsidRPr="002E23FC">
                <w:rPr>
                  <w:rFonts w:ascii="Arial Narrow" w:hAnsi="Arial Narrow" w:cs="Calibri"/>
                  <w:sz w:val="18"/>
                  <w:szCs w:val="18"/>
                  <w:lang w:eastAsia="en-CA"/>
                </w:rPr>
                <w:t>22</w:t>
              </w:r>
            </w:ins>
          </w:p>
        </w:tc>
      </w:tr>
      <w:tr w:rsidR="00B37613" w:rsidRPr="002E23FC" w14:paraId="6723144F" w14:textId="77777777" w:rsidTr="000F7ACB">
        <w:trPr>
          <w:trHeight w:val="264"/>
          <w:jc w:val="center"/>
          <w:ins w:id="566" w:author="Dang, Tommy HOUS:EX" w:date="2023-09-01T16:50:00Z"/>
        </w:trPr>
        <w:tc>
          <w:tcPr>
            <w:tcW w:w="2517" w:type="dxa"/>
            <w:vMerge w:val="restart"/>
            <w:vAlign w:val="center"/>
          </w:tcPr>
          <w:p w14:paraId="3C57CF68" w14:textId="77777777" w:rsidR="00B37613" w:rsidRPr="002E23FC" w:rsidRDefault="00B37613" w:rsidP="000F7ACB">
            <w:pPr>
              <w:jc w:val="center"/>
              <w:rPr>
                <w:ins w:id="567" w:author="Dang, Tommy HOUS:EX" w:date="2023-09-01T16:50:00Z"/>
                <w:rFonts w:ascii="Arial Narrow" w:hAnsi="Arial Narrow" w:cs="Calibri"/>
                <w:sz w:val="18"/>
                <w:szCs w:val="18"/>
                <w:lang w:eastAsia="en-CA"/>
              </w:rPr>
            </w:pPr>
            <w:ins w:id="568" w:author="Dang, Tommy HOUS:EX" w:date="2023-09-01T16:50:00Z">
              <w:r w:rsidRPr="002E23FC">
                <w:rPr>
                  <w:rFonts w:ascii="Arial Narrow" w:hAnsi="Arial Narrow" w:cs="Calibri"/>
                  <w:sz w:val="18"/>
                  <w:szCs w:val="18"/>
                  <w:lang w:eastAsia="en-CA"/>
                </w:rPr>
                <w:t>6000 to 6999</w:t>
              </w:r>
            </w:ins>
          </w:p>
        </w:tc>
        <w:tc>
          <w:tcPr>
            <w:tcW w:w="2517" w:type="dxa"/>
            <w:vAlign w:val="center"/>
          </w:tcPr>
          <w:p w14:paraId="0FBC8CF8" w14:textId="77777777" w:rsidR="00B37613" w:rsidRPr="002E23FC" w:rsidRDefault="00B37613" w:rsidP="000F7ACB">
            <w:pPr>
              <w:jc w:val="center"/>
              <w:rPr>
                <w:ins w:id="569" w:author="Dang, Tommy HOUS:EX" w:date="2023-09-01T16:50:00Z"/>
                <w:rFonts w:ascii="Arial Narrow" w:hAnsi="Arial Narrow" w:cs="Calibri"/>
                <w:sz w:val="18"/>
                <w:szCs w:val="18"/>
                <w:lang w:eastAsia="en-CA"/>
              </w:rPr>
            </w:pPr>
            <w:ins w:id="570" w:author="Dang, Tommy HOUS:EX" w:date="2023-09-01T16:50:00Z">
              <w:r w:rsidRPr="002E23FC">
                <w:rPr>
                  <w:rFonts w:ascii="Arial Narrow" w:hAnsi="Arial Narrow" w:cs="Calibri"/>
                  <w:sz w:val="18"/>
                  <w:szCs w:val="18"/>
                  <w:lang w:eastAsia="en-CA"/>
                </w:rPr>
                <w:t>1</w:t>
              </w:r>
            </w:ins>
          </w:p>
        </w:tc>
        <w:tc>
          <w:tcPr>
            <w:tcW w:w="5298" w:type="dxa"/>
            <w:gridSpan w:val="2"/>
            <w:vAlign w:val="center"/>
          </w:tcPr>
          <w:p w14:paraId="4F78C4CF" w14:textId="77777777" w:rsidR="00B37613" w:rsidRPr="002E23FC" w:rsidRDefault="00B37613" w:rsidP="000F7ACB">
            <w:pPr>
              <w:jc w:val="center"/>
              <w:rPr>
                <w:ins w:id="571" w:author="Dang, Tommy HOUS:EX" w:date="2023-09-01T16:50:00Z"/>
                <w:rFonts w:ascii="Arial Narrow" w:hAnsi="Arial Narrow" w:cs="Calibri"/>
                <w:sz w:val="18"/>
                <w:szCs w:val="18"/>
                <w:lang w:eastAsia="en-CA"/>
              </w:rPr>
            </w:pPr>
            <w:ins w:id="572" w:author="Dang, Tommy HOUS:EX" w:date="2023-09-01T16:50:00Z">
              <w:r w:rsidRPr="002E23FC">
                <w:rPr>
                  <w:rFonts w:ascii="Arial Narrow" w:hAnsi="Arial Narrow" w:cs="Calibri"/>
                  <w:sz w:val="18"/>
                  <w:szCs w:val="18"/>
                  <w:lang w:eastAsia="en-CA"/>
                </w:rPr>
                <w:t>Reserved</w:t>
              </w:r>
            </w:ins>
          </w:p>
        </w:tc>
      </w:tr>
      <w:tr w:rsidR="00B37613" w:rsidRPr="002E23FC" w14:paraId="64693E8A" w14:textId="77777777" w:rsidTr="000F7ACB">
        <w:trPr>
          <w:trHeight w:val="264"/>
          <w:jc w:val="center"/>
          <w:ins w:id="573" w:author="Dang, Tommy HOUS:EX" w:date="2023-09-01T16:50:00Z"/>
        </w:trPr>
        <w:tc>
          <w:tcPr>
            <w:tcW w:w="2517" w:type="dxa"/>
            <w:vMerge/>
            <w:vAlign w:val="center"/>
          </w:tcPr>
          <w:p w14:paraId="47CF161B" w14:textId="77777777" w:rsidR="00B37613" w:rsidRPr="002E23FC" w:rsidRDefault="00B37613" w:rsidP="000F7ACB">
            <w:pPr>
              <w:jc w:val="center"/>
              <w:rPr>
                <w:ins w:id="574" w:author="Dang, Tommy HOUS:EX" w:date="2023-09-01T16:50:00Z"/>
                <w:rFonts w:ascii="Arial Narrow" w:hAnsi="Arial Narrow" w:cs="Calibri"/>
                <w:sz w:val="18"/>
                <w:szCs w:val="18"/>
                <w:lang w:eastAsia="en-CA"/>
              </w:rPr>
            </w:pPr>
          </w:p>
        </w:tc>
        <w:tc>
          <w:tcPr>
            <w:tcW w:w="2517" w:type="dxa"/>
            <w:vAlign w:val="center"/>
          </w:tcPr>
          <w:p w14:paraId="6E8FE9DD" w14:textId="77777777" w:rsidR="00B37613" w:rsidRPr="002E23FC" w:rsidRDefault="00B37613" w:rsidP="000F7ACB">
            <w:pPr>
              <w:jc w:val="center"/>
              <w:rPr>
                <w:ins w:id="575" w:author="Dang, Tommy HOUS:EX" w:date="2023-09-01T16:50:00Z"/>
                <w:rFonts w:ascii="Arial Narrow" w:hAnsi="Arial Narrow" w:cs="Calibri"/>
                <w:sz w:val="18"/>
                <w:szCs w:val="18"/>
                <w:lang w:eastAsia="en-CA"/>
              </w:rPr>
            </w:pPr>
            <w:ins w:id="576" w:author="Dang, Tommy HOUS:EX" w:date="2023-09-01T16:50:00Z">
              <w:r w:rsidRPr="002E23FC">
                <w:rPr>
                  <w:rFonts w:ascii="Arial Narrow" w:hAnsi="Arial Narrow" w:cs="Calibri"/>
                  <w:sz w:val="18"/>
                  <w:szCs w:val="18"/>
                  <w:lang w:eastAsia="en-CA"/>
                </w:rPr>
                <w:t>2</w:t>
              </w:r>
            </w:ins>
          </w:p>
        </w:tc>
        <w:tc>
          <w:tcPr>
            <w:tcW w:w="2518" w:type="dxa"/>
            <w:vAlign w:val="center"/>
          </w:tcPr>
          <w:p w14:paraId="220BBE3F" w14:textId="77777777" w:rsidR="00B37613" w:rsidRPr="002E23FC" w:rsidRDefault="00B37613" w:rsidP="000F7ACB">
            <w:pPr>
              <w:jc w:val="center"/>
              <w:rPr>
                <w:ins w:id="577" w:author="Dang, Tommy HOUS:EX" w:date="2023-09-01T16:50:00Z"/>
                <w:rFonts w:ascii="Arial Narrow" w:hAnsi="Arial Narrow" w:cs="Calibri"/>
                <w:sz w:val="18"/>
                <w:szCs w:val="18"/>
                <w:lang w:eastAsia="en-CA"/>
              </w:rPr>
            </w:pPr>
            <w:ins w:id="578" w:author="Dang, Tommy HOUS:EX" w:date="2023-09-01T16:50:00Z">
              <w:r w:rsidRPr="002E23FC">
                <w:rPr>
                  <w:rFonts w:ascii="Arial Narrow" w:hAnsi="Arial Narrow" w:cs="Calibri"/>
                  <w:sz w:val="18"/>
                  <w:szCs w:val="18"/>
                  <w:lang w:eastAsia="en-CA"/>
                </w:rPr>
                <w:t>150</w:t>
              </w:r>
            </w:ins>
          </w:p>
        </w:tc>
        <w:tc>
          <w:tcPr>
            <w:tcW w:w="2780" w:type="dxa"/>
            <w:vAlign w:val="center"/>
          </w:tcPr>
          <w:p w14:paraId="378E2D36" w14:textId="77777777" w:rsidR="00B37613" w:rsidRPr="002E23FC" w:rsidRDefault="00B37613" w:rsidP="000F7ACB">
            <w:pPr>
              <w:jc w:val="center"/>
              <w:rPr>
                <w:ins w:id="579" w:author="Dang, Tommy HOUS:EX" w:date="2023-09-01T16:50:00Z"/>
                <w:rFonts w:ascii="Arial Narrow" w:hAnsi="Arial Narrow" w:cs="Calibri"/>
                <w:sz w:val="18"/>
                <w:szCs w:val="18"/>
                <w:lang w:eastAsia="en-CA"/>
              </w:rPr>
            </w:pPr>
            <w:ins w:id="580" w:author="Dang, Tommy HOUS:EX" w:date="2023-09-01T16:50:00Z">
              <w:r w:rsidRPr="002E23FC">
                <w:rPr>
                  <w:rFonts w:ascii="Arial Narrow" w:hAnsi="Arial Narrow" w:cs="Calibri"/>
                  <w:sz w:val="18"/>
                  <w:szCs w:val="18"/>
                  <w:lang w:eastAsia="en-CA"/>
                </w:rPr>
                <w:t>60</w:t>
              </w:r>
            </w:ins>
          </w:p>
        </w:tc>
      </w:tr>
      <w:tr w:rsidR="00B37613" w:rsidRPr="002E23FC" w14:paraId="7E864132" w14:textId="77777777" w:rsidTr="000F7ACB">
        <w:trPr>
          <w:trHeight w:val="264"/>
          <w:jc w:val="center"/>
          <w:ins w:id="581" w:author="Dang, Tommy HOUS:EX" w:date="2023-09-01T16:50:00Z"/>
        </w:trPr>
        <w:tc>
          <w:tcPr>
            <w:tcW w:w="2517" w:type="dxa"/>
            <w:vMerge/>
            <w:vAlign w:val="center"/>
          </w:tcPr>
          <w:p w14:paraId="349130BD" w14:textId="77777777" w:rsidR="00B37613" w:rsidRPr="002E23FC" w:rsidRDefault="00B37613" w:rsidP="000F7ACB">
            <w:pPr>
              <w:jc w:val="center"/>
              <w:rPr>
                <w:ins w:id="582" w:author="Dang, Tommy HOUS:EX" w:date="2023-09-01T16:50:00Z"/>
                <w:rFonts w:ascii="Arial Narrow" w:hAnsi="Arial Narrow" w:cs="Calibri"/>
                <w:sz w:val="18"/>
                <w:szCs w:val="18"/>
                <w:lang w:eastAsia="en-CA"/>
              </w:rPr>
            </w:pPr>
          </w:p>
        </w:tc>
        <w:tc>
          <w:tcPr>
            <w:tcW w:w="2517" w:type="dxa"/>
            <w:vAlign w:val="center"/>
          </w:tcPr>
          <w:p w14:paraId="41079F1F" w14:textId="77777777" w:rsidR="00B37613" w:rsidRPr="002E23FC" w:rsidRDefault="00B37613" w:rsidP="000F7ACB">
            <w:pPr>
              <w:jc w:val="center"/>
              <w:rPr>
                <w:ins w:id="583" w:author="Dang, Tommy HOUS:EX" w:date="2023-09-01T16:50:00Z"/>
                <w:rFonts w:ascii="Arial Narrow" w:hAnsi="Arial Narrow" w:cs="Calibri"/>
                <w:sz w:val="18"/>
                <w:szCs w:val="18"/>
                <w:lang w:eastAsia="en-CA"/>
              </w:rPr>
            </w:pPr>
            <w:ins w:id="584" w:author="Dang, Tommy HOUS:EX" w:date="2023-09-01T16:50:00Z">
              <w:r w:rsidRPr="002E23FC">
                <w:rPr>
                  <w:rFonts w:ascii="Arial Narrow" w:hAnsi="Arial Narrow" w:cs="Calibri"/>
                  <w:sz w:val="18"/>
                  <w:szCs w:val="18"/>
                  <w:lang w:eastAsia="en-CA"/>
                </w:rPr>
                <w:t>3</w:t>
              </w:r>
            </w:ins>
          </w:p>
        </w:tc>
        <w:tc>
          <w:tcPr>
            <w:tcW w:w="2518" w:type="dxa"/>
            <w:vAlign w:val="center"/>
          </w:tcPr>
          <w:p w14:paraId="5C7047A5" w14:textId="77777777" w:rsidR="00B37613" w:rsidRPr="002E23FC" w:rsidRDefault="00B37613" w:rsidP="000F7ACB">
            <w:pPr>
              <w:jc w:val="center"/>
              <w:rPr>
                <w:ins w:id="585" w:author="Dang, Tommy HOUS:EX" w:date="2023-09-01T16:50:00Z"/>
                <w:rFonts w:ascii="Arial Narrow" w:hAnsi="Arial Narrow" w:cs="Calibri"/>
                <w:sz w:val="18"/>
                <w:szCs w:val="18"/>
                <w:lang w:eastAsia="en-CA"/>
              </w:rPr>
            </w:pPr>
            <w:ins w:id="586" w:author="Dang, Tommy HOUS:EX" w:date="2023-09-01T16:50:00Z">
              <w:r w:rsidRPr="002E23FC">
                <w:rPr>
                  <w:rFonts w:ascii="Arial Narrow" w:hAnsi="Arial Narrow" w:cs="Calibri"/>
                  <w:sz w:val="18"/>
                  <w:szCs w:val="18"/>
                  <w:lang w:eastAsia="en-CA"/>
                </w:rPr>
                <w:t>140</w:t>
              </w:r>
            </w:ins>
          </w:p>
        </w:tc>
        <w:tc>
          <w:tcPr>
            <w:tcW w:w="2780" w:type="dxa"/>
            <w:vAlign w:val="center"/>
          </w:tcPr>
          <w:p w14:paraId="5A79678C" w14:textId="77777777" w:rsidR="00B37613" w:rsidRPr="002E23FC" w:rsidRDefault="00B37613" w:rsidP="000F7ACB">
            <w:pPr>
              <w:jc w:val="center"/>
              <w:rPr>
                <w:ins w:id="587" w:author="Dang, Tommy HOUS:EX" w:date="2023-09-01T16:50:00Z"/>
                <w:rFonts w:ascii="Arial Narrow" w:hAnsi="Arial Narrow" w:cs="Calibri"/>
                <w:sz w:val="18"/>
                <w:szCs w:val="18"/>
                <w:lang w:eastAsia="en-CA"/>
              </w:rPr>
            </w:pPr>
            <w:ins w:id="588" w:author="Dang, Tommy HOUS:EX" w:date="2023-09-01T16:50:00Z">
              <w:r w:rsidRPr="002E23FC">
                <w:rPr>
                  <w:rFonts w:ascii="Arial Narrow" w:hAnsi="Arial Narrow" w:cs="Calibri"/>
                  <w:sz w:val="18"/>
                  <w:szCs w:val="18"/>
                  <w:lang w:eastAsia="en-CA"/>
                </w:rPr>
                <w:t>50</w:t>
              </w:r>
            </w:ins>
          </w:p>
        </w:tc>
      </w:tr>
      <w:tr w:rsidR="00B37613" w:rsidRPr="002E23FC" w14:paraId="71F58603" w14:textId="77777777" w:rsidTr="000F7ACB">
        <w:trPr>
          <w:trHeight w:val="264"/>
          <w:jc w:val="center"/>
          <w:ins w:id="589" w:author="Dang, Tommy HOUS:EX" w:date="2023-09-01T16:50:00Z"/>
        </w:trPr>
        <w:tc>
          <w:tcPr>
            <w:tcW w:w="2517" w:type="dxa"/>
            <w:vMerge/>
            <w:vAlign w:val="center"/>
          </w:tcPr>
          <w:p w14:paraId="7F80051C" w14:textId="77777777" w:rsidR="00B37613" w:rsidRPr="002E23FC" w:rsidRDefault="00B37613" w:rsidP="000F7ACB">
            <w:pPr>
              <w:jc w:val="center"/>
              <w:rPr>
                <w:ins w:id="590" w:author="Dang, Tommy HOUS:EX" w:date="2023-09-01T16:50:00Z"/>
                <w:rFonts w:ascii="Arial Narrow" w:hAnsi="Arial Narrow" w:cs="Calibri"/>
                <w:sz w:val="18"/>
                <w:szCs w:val="18"/>
                <w:lang w:eastAsia="en-CA"/>
              </w:rPr>
            </w:pPr>
          </w:p>
        </w:tc>
        <w:tc>
          <w:tcPr>
            <w:tcW w:w="2517" w:type="dxa"/>
            <w:vAlign w:val="center"/>
          </w:tcPr>
          <w:p w14:paraId="6D50FD61" w14:textId="77777777" w:rsidR="00B37613" w:rsidRPr="002E23FC" w:rsidRDefault="00B37613" w:rsidP="000F7ACB">
            <w:pPr>
              <w:jc w:val="center"/>
              <w:rPr>
                <w:ins w:id="591" w:author="Dang, Tommy HOUS:EX" w:date="2023-09-01T16:50:00Z"/>
                <w:rFonts w:ascii="Arial Narrow" w:hAnsi="Arial Narrow" w:cs="Calibri"/>
                <w:sz w:val="18"/>
                <w:szCs w:val="18"/>
                <w:lang w:eastAsia="en-CA"/>
              </w:rPr>
            </w:pPr>
            <w:ins w:id="592" w:author="Dang, Tommy HOUS:EX" w:date="2023-09-01T16:50:00Z">
              <w:r w:rsidRPr="002E23FC">
                <w:rPr>
                  <w:rFonts w:ascii="Arial Narrow" w:hAnsi="Arial Narrow" w:cs="Calibri"/>
                  <w:sz w:val="18"/>
                  <w:szCs w:val="18"/>
                  <w:lang w:eastAsia="en-CA"/>
                </w:rPr>
                <w:t>4</w:t>
              </w:r>
            </w:ins>
          </w:p>
        </w:tc>
        <w:tc>
          <w:tcPr>
            <w:tcW w:w="2518" w:type="dxa"/>
            <w:vAlign w:val="center"/>
          </w:tcPr>
          <w:p w14:paraId="571555F7" w14:textId="77777777" w:rsidR="00B37613" w:rsidRPr="002E23FC" w:rsidRDefault="00B37613" w:rsidP="000F7ACB">
            <w:pPr>
              <w:jc w:val="center"/>
              <w:rPr>
                <w:ins w:id="593" w:author="Dang, Tommy HOUS:EX" w:date="2023-09-01T16:50:00Z"/>
                <w:rFonts w:ascii="Arial Narrow" w:hAnsi="Arial Narrow" w:cs="Calibri"/>
                <w:sz w:val="18"/>
                <w:szCs w:val="18"/>
                <w:lang w:eastAsia="en-CA"/>
              </w:rPr>
            </w:pPr>
            <w:ins w:id="594" w:author="Dang, Tommy HOUS:EX" w:date="2023-09-01T16:50:00Z">
              <w:r w:rsidRPr="002E23FC">
                <w:rPr>
                  <w:rFonts w:ascii="Arial Narrow" w:hAnsi="Arial Narrow" w:cs="Calibri"/>
                  <w:sz w:val="18"/>
                  <w:szCs w:val="18"/>
                  <w:lang w:eastAsia="en-CA"/>
                </w:rPr>
                <w:t>125</w:t>
              </w:r>
            </w:ins>
          </w:p>
        </w:tc>
        <w:tc>
          <w:tcPr>
            <w:tcW w:w="2780" w:type="dxa"/>
            <w:vAlign w:val="center"/>
          </w:tcPr>
          <w:p w14:paraId="688FDBF0" w14:textId="77777777" w:rsidR="00B37613" w:rsidRPr="002E23FC" w:rsidRDefault="00B37613" w:rsidP="000F7ACB">
            <w:pPr>
              <w:jc w:val="center"/>
              <w:rPr>
                <w:ins w:id="595" w:author="Dang, Tommy HOUS:EX" w:date="2023-09-01T16:50:00Z"/>
                <w:rFonts w:ascii="Arial Narrow" w:hAnsi="Arial Narrow" w:cs="Calibri"/>
                <w:sz w:val="18"/>
                <w:szCs w:val="18"/>
                <w:lang w:eastAsia="en-CA"/>
              </w:rPr>
            </w:pPr>
            <w:ins w:id="596" w:author="Dang, Tommy HOUS:EX" w:date="2023-09-01T16:50:00Z">
              <w:r w:rsidRPr="002E23FC">
                <w:rPr>
                  <w:rFonts w:ascii="Arial Narrow" w:hAnsi="Arial Narrow" w:cs="Calibri"/>
                  <w:sz w:val="18"/>
                  <w:szCs w:val="18"/>
                  <w:lang w:eastAsia="en-CA"/>
                </w:rPr>
                <w:t>35</w:t>
              </w:r>
            </w:ins>
          </w:p>
        </w:tc>
      </w:tr>
      <w:tr w:rsidR="00B37613" w:rsidRPr="002E23FC" w14:paraId="1E7E5742" w14:textId="77777777" w:rsidTr="000F7ACB">
        <w:trPr>
          <w:trHeight w:val="264"/>
          <w:jc w:val="center"/>
          <w:ins w:id="597" w:author="Dang, Tommy HOUS:EX" w:date="2023-09-01T16:50:00Z"/>
        </w:trPr>
        <w:tc>
          <w:tcPr>
            <w:tcW w:w="2517" w:type="dxa"/>
            <w:vMerge w:val="restart"/>
            <w:vAlign w:val="center"/>
          </w:tcPr>
          <w:p w14:paraId="73231CA5" w14:textId="77777777" w:rsidR="00B37613" w:rsidRPr="002E23FC" w:rsidRDefault="00B37613" w:rsidP="000F7ACB">
            <w:pPr>
              <w:jc w:val="center"/>
              <w:rPr>
                <w:ins w:id="598" w:author="Dang, Tommy HOUS:EX" w:date="2023-09-01T16:50:00Z"/>
                <w:rFonts w:ascii="Arial Narrow" w:hAnsi="Arial Narrow" w:cs="Calibri"/>
                <w:sz w:val="18"/>
                <w:szCs w:val="18"/>
                <w:lang w:eastAsia="en-CA"/>
              </w:rPr>
            </w:pPr>
            <w:ins w:id="599" w:author="Dang, Tommy HOUS:EX" w:date="2023-09-01T16:50:00Z">
              <w:r w:rsidRPr="002E23FC">
                <w:rPr>
                  <w:rFonts w:ascii="Arial Narrow" w:hAnsi="Arial Narrow" w:cs="Calibri"/>
                  <w:sz w:val="18"/>
                  <w:szCs w:val="18"/>
                  <w:lang w:eastAsia="en-CA"/>
                </w:rPr>
                <w:t>Greater than 6999</w:t>
              </w:r>
            </w:ins>
          </w:p>
        </w:tc>
        <w:tc>
          <w:tcPr>
            <w:tcW w:w="2517" w:type="dxa"/>
            <w:vAlign w:val="center"/>
          </w:tcPr>
          <w:p w14:paraId="250ED403" w14:textId="77777777" w:rsidR="00B37613" w:rsidRPr="002E23FC" w:rsidRDefault="00B37613" w:rsidP="000F7ACB">
            <w:pPr>
              <w:jc w:val="center"/>
              <w:rPr>
                <w:ins w:id="600" w:author="Dang, Tommy HOUS:EX" w:date="2023-09-01T16:50:00Z"/>
                <w:rFonts w:ascii="Arial Narrow" w:hAnsi="Arial Narrow" w:cs="Calibri"/>
                <w:sz w:val="18"/>
                <w:szCs w:val="18"/>
                <w:lang w:eastAsia="en-CA"/>
              </w:rPr>
            </w:pPr>
            <w:ins w:id="601" w:author="Dang, Tommy HOUS:EX" w:date="2023-09-01T16:50:00Z">
              <w:r w:rsidRPr="002E23FC">
                <w:rPr>
                  <w:rFonts w:ascii="Arial Narrow" w:hAnsi="Arial Narrow" w:cs="Calibri"/>
                  <w:sz w:val="18"/>
                  <w:szCs w:val="18"/>
                  <w:lang w:eastAsia="en-CA"/>
                </w:rPr>
                <w:t>1</w:t>
              </w:r>
            </w:ins>
          </w:p>
        </w:tc>
        <w:tc>
          <w:tcPr>
            <w:tcW w:w="5298" w:type="dxa"/>
            <w:gridSpan w:val="2"/>
            <w:vAlign w:val="center"/>
          </w:tcPr>
          <w:p w14:paraId="44E84A7C" w14:textId="77777777" w:rsidR="00B37613" w:rsidRPr="002E23FC" w:rsidRDefault="00B37613" w:rsidP="000F7ACB">
            <w:pPr>
              <w:jc w:val="center"/>
              <w:rPr>
                <w:ins w:id="602" w:author="Dang, Tommy HOUS:EX" w:date="2023-09-01T16:50:00Z"/>
                <w:rFonts w:ascii="Arial Narrow" w:hAnsi="Arial Narrow" w:cs="Calibri"/>
                <w:sz w:val="18"/>
                <w:szCs w:val="18"/>
                <w:lang w:eastAsia="en-CA"/>
              </w:rPr>
            </w:pPr>
            <w:ins w:id="603" w:author="Dang, Tommy HOUS:EX" w:date="2023-09-01T16:50:00Z">
              <w:r w:rsidRPr="002E23FC">
                <w:rPr>
                  <w:rFonts w:ascii="Arial Narrow" w:hAnsi="Arial Narrow" w:cs="Calibri"/>
                  <w:sz w:val="18"/>
                  <w:szCs w:val="18"/>
                  <w:lang w:eastAsia="en-CA"/>
                </w:rPr>
                <w:t>Reserved</w:t>
              </w:r>
            </w:ins>
          </w:p>
        </w:tc>
      </w:tr>
      <w:tr w:rsidR="00B37613" w:rsidRPr="002E23FC" w14:paraId="5F8175DB" w14:textId="77777777" w:rsidTr="000F7ACB">
        <w:trPr>
          <w:trHeight w:val="264"/>
          <w:jc w:val="center"/>
          <w:ins w:id="604" w:author="Dang, Tommy HOUS:EX" w:date="2023-09-01T16:50:00Z"/>
        </w:trPr>
        <w:tc>
          <w:tcPr>
            <w:tcW w:w="2517" w:type="dxa"/>
            <w:vMerge/>
            <w:vAlign w:val="center"/>
          </w:tcPr>
          <w:p w14:paraId="6FE63B24" w14:textId="77777777" w:rsidR="00B37613" w:rsidRPr="002E23FC" w:rsidRDefault="00B37613" w:rsidP="000F7ACB">
            <w:pPr>
              <w:jc w:val="center"/>
              <w:rPr>
                <w:ins w:id="605" w:author="Dang, Tommy HOUS:EX" w:date="2023-09-01T16:50:00Z"/>
                <w:rFonts w:ascii="Arial Narrow" w:hAnsi="Arial Narrow" w:cs="Calibri"/>
                <w:sz w:val="18"/>
                <w:szCs w:val="18"/>
                <w:lang w:eastAsia="en-CA"/>
              </w:rPr>
            </w:pPr>
          </w:p>
        </w:tc>
        <w:tc>
          <w:tcPr>
            <w:tcW w:w="2517" w:type="dxa"/>
            <w:vAlign w:val="center"/>
          </w:tcPr>
          <w:p w14:paraId="6E77CECF" w14:textId="77777777" w:rsidR="00B37613" w:rsidRPr="002E23FC" w:rsidRDefault="00B37613" w:rsidP="000F7ACB">
            <w:pPr>
              <w:jc w:val="center"/>
              <w:rPr>
                <w:ins w:id="606" w:author="Dang, Tommy HOUS:EX" w:date="2023-09-01T16:50:00Z"/>
                <w:rFonts w:ascii="Arial Narrow" w:hAnsi="Arial Narrow" w:cs="Calibri"/>
                <w:sz w:val="18"/>
                <w:szCs w:val="18"/>
                <w:lang w:eastAsia="en-CA"/>
              </w:rPr>
            </w:pPr>
            <w:ins w:id="607" w:author="Dang, Tommy HOUS:EX" w:date="2023-09-01T16:50:00Z">
              <w:r w:rsidRPr="002E23FC">
                <w:rPr>
                  <w:rFonts w:ascii="Arial Narrow" w:hAnsi="Arial Narrow" w:cs="Calibri"/>
                  <w:sz w:val="18"/>
                  <w:szCs w:val="18"/>
                  <w:lang w:eastAsia="en-CA"/>
                </w:rPr>
                <w:t>2</w:t>
              </w:r>
            </w:ins>
          </w:p>
        </w:tc>
        <w:tc>
          <w:tcPr>
            <w:tcW w:w="2518" w:type="dxa"/>
            <w:vAlign w:val="center"/>
          </w:tcPr>
          <w:p w14:paraId="0545C96C" w14:textId="77777777" w:rsidR="00B37613" w:rsidRPr="002E23FC" w:rsidRDefault="00B37613" w:rsidP="000F7ACB">
            <w:pPr>
              <w:jc w:val="center"/>
              <w:rPr>
                <w:ins w:id="608" w:author="Dang, Tommy HOUS:EX" w:date="2023-09-01T16:50:00Z"/>
                <w:rFonts w:ascii="Arial Narrow" w:hAnsi="Arial Narrow" w:cs="Calibri"/>
                <w:sz w:val="18"/>
                <w:szCs w:val="18"/>
                <w:lang w:eastAsia="en-CA"/>
              </w:rPr>
            </w:pPr>
            <w:ins w:id="609" w:author="Dang, Tommy HOUS:EX" w:date="2023-09-01T16:50:00Z">
              <w:r w:rsidRPr="002E23FC">
                <w:rPr>
                  <w:rFonts w:ascii="Arial Narrow" w:hAnsi="Arial Narrow" w:cs="Calibri"/>
                  <w:sz w:val="18"/>
                  <w:szCs w:val="18"/>
                  <w:lang w:eastAsia="en-CA"/>
                </w:rPr>
                <w:t>180</w:t>
              </w:r>
            </w:ins>
          </w:p>
        </w:tc>
        <w:tc>
          <w:tcPr>
            <w:tcW w:w="2780" w:type="dxa"/>
            <w:vAlign w:val="center"/>
          </w:tcPr>
          <w:p w14:paraId="614CEF34" w14:textId="77777777" w:rsidR="00B37613" w:rsidRPr="002E23FC" w:rsidRDefault="00B37613" w:rsidP="000F7ACB">
            <w:pPr>
              <w:jc w:val="center"/>
              <w:rPr>
                <w:ins w:id="610" w:author="Dang, Tommy HOUS:EX" w:date="2023-09-01T16:50:00Z"/>
                <w:rFonts w:ascii="Arial Narrow" w:hAnsi="Arial Narrow" w:cs="Calibri"/>
                <w:sz w:val="18"/>
                <w:szCs w:val="18"/>
                <w:lang w:eastAsia="en-CA"/>
              </w:rPr>
            </w:pPr>
            <w:ins w:id="611" w:author="Dang, Tommy HOUS:EX" w:date="2023-09-01T16:50:00Z">
              <w:r w:rsidRPr="002E23FC">
                <w:rPr>
                  <w:rFonts w:ascii="Arial Narrow" w:hAnsi="Arial Narrow" w:cs="Calibri"/>
                  <w:sz w:val="18"/>
                  <w:szCs w:val="18"/>
                  <w:lang w:eastAsia="en-CA"/>
                </w:rPr>
                <w:t>90</w:t>
              </w:r>
            </w:ins>
          </w:p>
        </w:tc>
      </w:tr>
      <w:tr w:rsidR="00B37613" w:rsidRPr="002E23FC" w14:paraId="2642989E" w14:textId="77777777" w:rsidTr="000F7ACB">
        <w:trPr>
          <w:trHeight w:val="264"/>
          <w:jc w:val="center"/>
          <w:ins w:id="612" w:author="Dang, Tommy HOUS:EX" w:date="2023-09-01T16:50:00Z"/>
        </w:trPr>
        <w:tc>
          <w:tcPr>
            <w:tcW w:w="2517" w:type="dxa"/>
            <w:vMerge/>
            <w:vAlign w:val="center"/>
          </w:tcPr>
          <w:p w14:paraId="049335D8" w14:textId="77777777" w:rsidR="00B37613" w:rsidRPr="002E23FC" w:rsidRDefault="00B37613" w:rsidP="000F7ACB">
            <w:pPr>
              <w:jc w:val="center"/>
              <w:rPr>
                <w:ins w:id="613" w:author="Dang, Tommy HOUS:EX" w:date="2023-09-01T16:50:00Z"/>
                <w:rFonts w:ascii="Arial Narrow" w:hAnsi="Arial Narrow" w:cs="Calibri"/>
                <w:sz w:val="18"/>
                <w:szCs w:val="18"/>
                <w:lang w:eastAsia="en-CA"/>
              </w:rPr>
            </w:pPr>
          </w:p>
        </w:tc>
        <w:tc>
          <w:tcPr>
            <w:tcW w:w="2517" w:type="dxa"/>
            <w:vAlign w:val="center"/>
          </w:tcPr>
          <w:p w14:paraId="1E85466F" w14:textId="77777777" w:rsidR="00B37613" w:rsidRPr="002E23FC" w:rsidRDefault="00B37613" w:rsidP="000F7ACB">
            <w:pPr>
              <w:jc w:val="center"/>
              <w:rPr>
                <w:ins w:id="614" w:author="Dang, Tommy HOUS:EX" w:date="2023-09-01T16:50:00Z"/>
                <w:rFonts w:ascii="Arial Narrow" w:hAnsi="Arial Narrow" w:cs="Calibri"/>
                <w:sz w:val="18"/>
                <w:szCs w:val="18"/>
                <w:lang w:eastAsia="en-CA"/>
              </w:rPr>
            </w:pPr>
            <w:ins w:id="615" w:author="Dang, Tommy HOUS:EX" w:date="2023-09-01T16:50:00Z">
              <w:r w:rsidRPr="002E23FC">
                <w:rPr>
                  <w:rFonts w:ascii="Arial Narrow" w:hAnsi="Arial Narrow" w:cs="Calibri"/>
                  <w:sz w:val="18"/>
                  <w:szCs w:val="18"/>
                  <w:lang w:eastAsia="en-CA"/>
                </w:rPr>
                <w:t>3</w:t>
              </w:r>
            </w:ins>
          </w:p>
        </w:tc>
        <w:tc>
          <w:tcPr>
            <w:tcW w:w="2518" w:type="dxa"/>
            <w:vAlign w:val="center"/>
          </w:tcPr>
          <w:p w14:paraId="79EBD52E" w14:textId="77777777" w:rsidR="00B37613" w:rsidRPr="002E23FC" w:rsidRDefault="00B37613" w:rsidP="000F7ACB">
            <w:pPr>
              <w:jc w:val="center"/>
              <w:rPr>
                <w:ins w:id="616" w:author="Dang, Tommy HOUS:EX" w:date="2023-09-01T16:50:00Z"/>
                <w:rFonts w:ascii="Arial Narrow" w:hAnsi="Arial Narrow" w:cs="Calibri"/>
                <w:sz w:val="18"/>
                <w:szCs w:val="18"/>
                <w:lang w:eastAsia="en-CA"/>
              </w:rPr>
            </w:pPr>
            <w:ins w:id="617" w:author="Dang, Tommy HOUS:EX" w:date="2023-09-01T16:50:00Z">
              <w:r w:rsidRPr="002E23FC">
                <w:rPr>
                  <w:rFonts w:ascii="Arial Narrow" w:hAnsi="Arial Narrow" w:cs="Calibri"/>
                  <w:sz w:val="18"/>
                  <w:szCs w:val="18"/>
                  <w:lang w:eastAsia="en-CA"/>
                </w:rPr>
                <w:t>160</w:t>
              </w:r>
            </w:ins>
          </w:p>
        </w:tc>
        <w:tc>
          <w:tcPr>
            <w:tcW w:w="2780" w:type="dxa"/>
            <w:vAlign w:val="center"/>
          </w:tcPr>
          <w:p w14:paraId="675E4324" w14:textId="77777777" w:rsidR="00B37613" w:rsidRPr="002E23FC" w:rsidRDefault="00B37613" w:rsidP="000F7ACB">
            <w:pPr>
              <w:jc w:val="center"/>
              <w:rPr>
                <w:ins w:id="618" w:author="Dang, Tommy HOUS:EX" w:date="2023-09-01T16:50:00Z"/>
                <w:rFonts w:ascii="Arial Narrow" w:hAnsi="Arial Narrow" w:cs="Calibri"/>
                <w:sz w:val="18"/>
                <w:szCs w:val="18"/>
                <w:lang w:eastAsia="en-CA"/>
              </w:rPr>
            </w:pPr>
            <w:ins w:id="619" w:author="Dang, Tommy HOUS:EX" w:date="2023-09-01T16:50:00Z">
              <w:r w:rsidRPr="002E23FC">
                <w:rPr>
                  <w:rFonts w:ascii="Arial Narrow" w:hAnsi="Arial Narrow" w:cs="Calibri"/>
                  <w:sz w:val="18"/>
                  <w:szCs w:val="18"/>
                  <w:lang w:eastAsia="en-CA"/>
                </w:rPr>
                <w:t>75</w:t>
              </w:r>
            </w:ins>
          </w:p>
        </w:tc>
      </w:tr>
      <w:tr w:rsidR="00B37613" w:rsidRPr="002E23FC" w14:paraId="6E34BC31" w14:textId="77777777" w:rsidTr="000F7ACB">
        <w:trPr>
          <w:trHeight w:val="264"/>
          <w:jc w:val="center"/>
          <w:ins w:id="620" w:author="Dang, Tommy HOUS:EX" w:date="2023-09-01T16:50:00Z"/>
        </w:trPr>
        <w:tc>
          <w:tcPr>
            <w:tcW w:w="2517" w:type="dxa"/>
            <w:vMerge/>
            <w:vAlign w:val="center"/>
          </w:tcPr>
          <w:p w14:paraId="63E5A563" w14:textId="77777777" w:rsidR="00B37613" w:rsidRPr="002E23FC" w:rsidRDefault="00B37613" w:rsidP="000F7ACB">
            <w:pPr>
              <w:jc w:val="center"/>
              <w:rPr>
                <w:ins w:id="621" w:author="Dang, Tommy HOUS:EX" w:date="2023-09-01T16:50:00Z"/>
                <w:rFonts w:ascii="Arial Narrow" w:hAnsi="Arial Narrow" w:cs="Calibri"/>
                <w:sz w:val="18"/>
                <w:szCs w:val="18"/>
                <w:lang w:eastAsia="en-CA"/>
              </w:rPr>
            </w:pPr>
          </w:p>
        </w:tc>
        <w:tc>
          <w:tcPr>
            <w:tcW w:w="2517" w:type="dxa"/>
            <w:vAlign w:val="center"/>
          </w:tcPr>
          <w:p w14:paraId="7C06A572" w14:textId="77777777" w:rsidR="00B37613" w:rsidRPr="002E23FC" w:rsidRDefault="00B37613" w:rsidP="000F7ACB">
            <w:pPr>
              <w:jc w:val="center"/>
              <w:rPr>
                <w:ins w:id="622" w:author="Dang, Tommy HOUS:EX" w:date="2023-09-01T16:50:00Z"/>
                <w:rFonts w:ascii="Arial Narrow" w:hAnsi="Arial Narrow" w:cs="Calibri"/>
                <w:sz w:val="18"/>
                <w:szCs w:val="18"/>
                <w:lang w:eastAsia="en-CA"/>
              </w:rPr>
            </w:pPr>
            <w:ins w:id="623" w:author="Dang, Tommy HOUS:EX" w:date="2023-09-01T16:50:00Z">
              <w:r w:rsidRPr="002E23FC">
                <w:rPr>
                  <w:rFonts w:ascii="Arial Narrow" w:hAnsi="Arial Narrow" w:cs="Calibri"/>
                  <w:sz w:val="18"/>
                  <w:szCs w:val="18"/>
                  <w:lang w:eastAsia="en-CA"/>
                </w:rPr>
                <w:t>4</w:t>
              </w:r>
            </w:ins>
          </w:p>
        </w:tc>
        <w:tc>
          <w:tcPr>
            <w:tcW w:w="2518" w:type="dxa"/>
            <w:vAlign w:val="center"/>
          </w:tcPr>
          <w:p w14:paraId="2606087E" w14:textId="77777777" w:rsidR="00B37613" w:rsidRPr="002E23FC" w:rsidRDefault="00B37613" w:rsidP="000F7ACB">
            <w:pPr>
              <w:jc w:val="center"/>
              <w:rPr>
                <w:ins w:id="624" w:author="Dang, Tommy HOUS:EX" w:date="2023-09-01T16:50:00Z"/>
                <w:rFonts w:ascii="Arial Narrow" w:hAnsi="Arial Narrow" w:cs="Calibri"/>
                <w:sz w:val="18"/>
                <w:szCs w:val="18"/>
                <w:lang w:eastAsia="en-CA"/>
              </w:rPr>
            </w:pPr>
            <w:ins w:id="625" w:author="Dang, Tommy HOUS:EX" w:date="2023-09-01T16:50:00Z">
              <w:r w:rsidRPr="002E23FC">
                <w:rPr>
                  <w:rFonts w:ascii="Arial Narrow" w:hAnsi="Arial Narrow" w:cs="Calibri"/>
                  <w:sz w:val="18"/>
                  <w:szCs w:val="18"/>
                  <w:lang w:eastAsia="en-CA"/>
                </w:rPr>
                <w:t>140</w:t>
              </w:r>
            </w:ins>
          </w:p>
        </w:tc>
        <w:tc>
          <w:tcPr>
            <w:tcW w:w="2780" w:type="dxa"/>
            <w:vAlign w:val="center"/>
          </w:tcPr>
          <w:p w14:paraId="508089D6" w14:textId="77777777" w:rsidR="00B37613" w:rsidRPr="002E23FC" w:rsidRDefault="00B37613" w:rsidP="000F7ACB">
            <w:pPr>
              <w:jc w:val="center"/>
              <w:rPr>
                <w:ins w:id="626" w:author="Dang, Tommy HOUS:EX" w:date="2023-09-01T16:50:00Z"/>
                <w:rFonts w:ascii="Arial Narrow" w:hAnsi="Arial Narrow" w:cs="Calibri"/>
                <w:sz w:val="18"/>
                <w:szCs w:val="18"/>
                <w:lang w:eastAsia="en-CA"/>
              </w:rPr>
            </w:pPr>
            <w:ins w:id="627" w:author="Dang, Tommy HOUS:EX" w:date="2023-09-01T16:50:00Z">
              <w:r w:rsidRPr="002E23FC">
                <w:rPr>
                  <w:rFonts w:ascii="Arial Narrow" w:hAnsi="Arial Narrow" w:cs="Calibri"/>
                  <w:sz w:val="18"/>
                  <w:szCs w:val="18"/>
                  <w:lang w:eastAsia="en-CA"/>
                </w:rPr>
                <w:t>60</w:t>
              </w:r>
            </w:ins>
          </w:p>
        </w:tc>
      </w:tr>
    </w:tbl>
    <w:p w14:paraId="7824A1C1" w14:textId="77777777" w:rsidR="00B37613" w:rsidRDefault="00B37613" w:rsidP="00B37613">
      <w:pPr>
        <w:pStyle w:val="01Part"/>
        <w:rPr>
          <w:ins w:id="628" w:author="Dang, Tommy HOUS:EX" w:date="2023-09-01T16:50:00Z"/>
          <w:rStyle w:val="f101"/>
          <w:sz w:val="24"/>
          <w:szCs w:val="24"/>
        </w:rPr>
      </w:pPr>
    </w:p>
    <w:p w14:paraId="305E4FFE" w14:textId="77777777" w:rsidR="00B37613" w:rsidRDefault="00B37613" w:rsidP="00B37613">
      <w:pPr>
        <w:pStyle w:val="05Sentence"/>
        <w:jc w:val="center"/>
        <w:rPr>
          <w:ins w:id="629" w:author="Dang, Tommy HOUS:EX" w:date="2023-09-01T16:50:00Z"/>
          <w:b/>
          <w:bCs/>
          <w:lang w:val="en-CA"/>
        </w:rPr>
      </w:pPr>
    </w:p>
    <w:p w14:paraId="2D2F85E3" w14:textId="77777777" w:rsidR="00B37613" w:rsidRPr="00EF34A3" w:rsidRDefault="00B37613" w:rsidP="00B37613">
      <w:pPr>
        <w:pStyle w:val="10Tabtitle"/>
        <w:rPr>
          <w:ins w:id="630" w:author="Dang, Tommy HOUS:EX" w:date="2023-09-01T16:50:00Z"/>
          <w:b w:val="0"/>
          <w:bCs/>
          <w:lang w:val="en-CA"/>
        </w:rPr>
      </w:pPr>
      <w:ins w:id="631" w:author="Dang, Tommy HOUS:EX" w:date="2023-09-01T16:50:00Z">
        <w:r w:rsidRPr="00EF34A3">
          <w:rPr>
            <w:bCs/>
            <w:lang w:val="en-CA"/>
          </w:rPr>
          <w:t>Table 10.2.3.3.-</w:t>
        </w:r>
        <w:r>
          <w:rPr>
            <w:bCs/>
            <w:lang w:val="en-CA"/>
          </w:rPr>
          <w:t>I</w:t>
        </w:r>
      </w:ins>
    </w:p>
    <w:p w14:paraId="13301B4D" w14:textId="77777777" w:rsidR="00B37613" w:rsidRPr="00EF34A3" w:rsidRDefault="00B37613" w:rsidP="00B37613">
      <w:pPr>
        <w:pStyle w:val="10Tabtitle"/>
        <w:rPr>
          <w:ins w:id="632" w:author="Dang, Tommy HOUS:EX" w:date="2023-09-01T16:50:00Z"/>
          <w:b w:val="0"/>
          <w:bCs/>
          <w:lang w:val="en-CA"/>
        </w:rPr>
      </w:pPr>
      <w:ins w:id="633" w:author="Dang, Tommy HOUS:EX" w:date="2023-09-01T16:50:00Z">
        <w:r w:rsidRPr="00EF34A3">
          <w:rPr>
            <w:bCs/>
            <w:lang w:val="en-CA"/>
          </w:rPr>
          <w:t xml:space="preserve">Energy Performance </w:t>
        </w:r>
        <w:r w:rsidRPr="00B37613">
          <w:rPr>
            <w:lang w:val="en-CA"/>
          </w:rPr>
          <w:t>Requirements</w:t>
        </w:r>
        <w:r w:rsidRPr="00EF34A3">
          <w:rPr>
            <w:bCs/>
            <w:lang w:val="en-CA"/>
          </w:rPr>
          <w:t xml:space="preserve"> for </w:t>
        </w:r>
        <w:r>
          <w:rPr>
            <w:bCs/>
            <w:lang w:val="en-CA"/>
          </w:rPr>
          <w:t>Offices</w:t>
        </w:r>
      </w:ins>
    </w:p>
    <w:p w14:paraId="3794178A" w14:textId="77777777" w:rsidR="00B37613" w:rsidRPr="00231CBE" w:rsidRDefault="00B37613" w:rsidP="00B37613">
      <w:pPr>
        <w:pStyle w:val="10Tabtitle"/>
        <w:rPr>
          <w:ins w:id="634" w:author="Dang, Tommy HOUS:EX" w:date="2023-09-01T16:50:00Z"/>
          <w:rStyle w:val="f101"/>
          <w:lang w:val="en-CA"/>
        </w:rPr>
      </w:pPr>
      <w:ins w:id="635" w:author="Dang, Tommy HOUS:EX" w:date="2023-09-01T16:50:00Z">
        <w:r w:rsidRPr="00EF34A3">
          <w:rPr>
            <w:lang w:val="en-CA"/>
          </w:rPr>
          <w:t>Forming part of Sentences 10.2.3.3.(1) and (2</w:t>
        </w:r>
        <w:r>
          <w:rPr>
            <w:lang w:val="en-CA"/>
          </w:rPr>
          <w:t>)</w:t>
        </w:r>
      </w:ins>
    </w:p>
    <w:tbl>
      <w:tblPr>
        <w:tblStyle w:val="TableGrid8"/>
        <w:tblW w:w="10332" w:type="dxa"/>
        <w:jc w:val="center"/>
        <w:tblLook w:val="04A0" w:firstRow="1" w:lastRow="0" w:firstColumn="1" w:lastColumn="0" w:noHBand="0" w:noVBand="1"/>
      </w:tblPr>
      <w:tblGrid>
        <w:gridCol w:w="2517"/>
        <w:gridCol w:w="2517"/>
        <w:gridCol w:w="2518"/>
        <w:gridCol w:w="2780"/>
      </w:tblGrid>
      <w:tr w:rsidR="00B37613" w:rsidRPr="002E23FC" w14:paraId="0ED89DA0" w14:textId="77777777" w:rsidTr="000F7ACB">
        <w:trPr>
          <w:trHeight w:val="662"/>
          <w:jc w:val="center"/>
          <w:ins w:id="636" w:author="Dang, Tommy HOUS:EX" w:date="2023-09-01T16:50:00Z"/>
        </w:trPr>
        <w:tc>
          <w:tcPr>
            <w:tcW w:w="2517" w:type="dxa"/>
            <w:vAlign w:val="center"/>
          </w:tcPr>
          <w:p w14:paraId="4757D64F" w14:textId="77777777" w:rsidR="00B37613" w:rsidRPr="002E23FC" w:rsidRDefault="00B37613" w:rsidP="000F7ACB">
            <w:pPr>
              <w:jc w:val="center"/>
              <w:rPr>
                <w:ins w:id="637" w:author="Dang, Tommy HOUS:EX" w:date="2023-09-01T16:50:00Z"/>
                <w:rFonts w:ascii="Arial Narrow" w:hAnsi="Arial Narrow" w:cs="Calibri"/>
                <w:sz w:val="18"/>
                <w:szCs w:val="18"/>
                <w:lang w:eastAsia="en-CA"/>
              </w:rPr>
            </w:pPr>
            <w:ins w:id="638" w:author="Dang, Tommy HOUS:EX" w:date="2023-09-01T16:50:00Z">
              <w:r w:rsidRPr="002E23FC">
                <w:rPr>
                  <w:rFonts w:ascii="Arial Narrow" w:hAnsi="Arial Narrow" w:cs="Calibri"/>
                  <w:sz w:val="18"/>
                  <w:szCs w:val="18"/>
                  <w:lang w:eastAsia="en-CA"/>
                </w:rPr>
                <w:t>Degree-Days Below 18°C</w:t>
              </w:r>
            </w:ins>
          </w:p>
        </w:tc>
        <w:tc>
          <w:tcPr>
            <w:tcW w:w="2517" w:type="dxa"/>
            <w:vAlign w:val="center"/>
          </w:tcPr>
          <w:p w14:paraId="0FC571FD" w14:textId="77777777" w:rsidR="00B37613" w:rsidRPr="002E23FC" w:rsidRDefault="00B37613" w:rsidP="000F7ACB">
            <w:pPr>
              <w:jc w:val="center"/>
              <w:rPr>
                <w:ins w:id="639" w:author="Dang, Tommy HOUS:EX" w:date="2023-09-01T16:50:00Z"/>
                <w:rFonts w:ascii="Arial Narrow" w:hAnsi="Arial Narrow" w:cs="Calibri"/>
                <w:sz w:val="18"/>
                <w:szCs w:val="18"/>
                <w:lang w:eastAsia="en-CA"/>
              </w:rPr>
            </w:pPr>
            <w:ins w:id="640" w:author="Dang, Tommy HOUS:EX" w:date="2023-09-01T16:50:00Z">
              <w:r w:rsidRPr="002E23FC">
                <w:rPr>
                  <w:rFonts w:ascii="Arial Narrow" w:hAnsi="Arial Narrow" w:cs="Calibri"/>
                  <w:sz w:val="18"/>
                  <w:szCs w:val="18"/>
                  <w:lang w:eastAsia="en-CA"/>
                </w:rPr>
                <w:t>Step</w:t>
              </w:r>
            </w:ins>
          </w:p>
        </w:tc>
        <w:tc>
          <w:tcPr>
            <w:tcW w:w="2518" w:type="dxa"/>
            <w:vAlign w:val="center"/>
          </w:tcPr>
          <w:p w14:paraId="24B2AFDC" w14:textId="77777777" w:rsidR="00B37613" w:rsidRPr="002E23FC" w:rsidRDefault="00B37613" w:rsidP="000F7ACB">
            <w:pPr>
              <w:jc w:val="center"/>
              <w:rPr>
                <w:ins w:id="641" w:author="Dang, Tommy HOUS:EX" w:date="2023-09-01T16:50:00Z"/>
                <w:rFonts w:ascii="Arial Narrow" w:hAnsi="Arial Narrow" w:cs="Calibri"/>
                <w:sz w:val="18"/>
                <w:szCs w:val="18"/>
                <w:lang w:eastAsia="en-CA"/>
              </w:rPr>
            </w:pPr>
            <w:ins w:id="642" w:author="Dang, Tommy HOUS:EX" w:date="2023-09-01T16:50:00Z">
              <w:r w:rsidRPr="002E23FC">
                <w:rPr>
                  <w:rFonts w:ascii="Arial Narrow" w:hAnsi="Arial Narrow" w:cs="Calibri"/>
                  <w:sz w:val="18"/>
                  <w:szCs w:val="18"/>
                  <w:lang w:eastAsia="en-CA"/>
                </w:rPr>
                <w:t>Equipment and Systems – Maximum Total Energy Use Intensity, kWh/(m</w:t>
              </w:r>
              <w:r w:rsidRPr="002E23FC">
                <w:rPr>
                  <w:rFonts w:ascii="Arial Narrow" w:hAnsi="Arial Narrow" w:cs="Calibri"/>
                  <w:sz w:val="18"/>
                  <w:szCs w:val="18"/>
                  <w:vertAlign w:val="superscript"/>
                  <w:lang w:eastAsia="en-CA"/>
                </w:rPr>
                <w:t>2</w:t>
              </w:r>
              <w:r w:rsidRPr="002E23FC">
                <w:rPr>
                  <w:rFonts w:ascii="Arial Narrow" w:hAnsi="Arial Narrow" w:cs="Calibri"/>
                  <w:sz w:val="18"/>
                  <w:szCs w:val="18"/>
                  <w:lang w:eastAsia="en-CA"/>
                </w:rPr>
                <w:t>·year)</w:t>
              </w:r>
            </w:ins>
          </w:p>
        </w:tc>
        <w:tc>
          <w:tcPr>
            <w:tcW w:w="2780" w:type="dxa"/>
            <w:vAlign w:val="center"/>
          </w:tcPr>
          <w:p w14:paraId="76114031" w14:textId="77777777" w:rsidR="00B37613" w:rsidRPr="002E23FC" w:rsidRDefault="00B37613" w:rsidP="000F7ACB">
            <w:pPr>
              <w:jc w:val="center"/>
              <w:rPr>
                <w:ins w:id="643" w:author="Dang, Tommy HOUS:EX" w:date="2023-09-01T16:50:00Z"/>
                <w:rFonts w:ascii="Arial Narrow" w:hAnsi="Arial Narrow" w:cs="Calibri"/>
                <w:sz w:val="18"/>
                <w:szCs w:val="18"/>
                <w:lang w:eastAsia="en-CA"/>
              </w:rPr>
            </w:pPr>
            <w:ins w:id="644" w:author="Dang, Tommy HOUS:EX" w:date="2023-09-01T16:50:00Z">
              <w:r w:rsidRPr="002E23FC">
                <w:rPr>
                  <w:rFonts w:ascii="Arial Narrow" w:hAnsi="Arial Narrow" w:cs="Calibri"/>
                  <w:i/>
                  <w:iCs/>
                  <w:sz w:val="18"/>
                  <w:szCs w:val="18"/>
                  <w:lang w:eastAsia="en-CA"/>
                </w:rPr>
                <w:t>Building</w:t>
              </w:r>
              <w:r w:rsidRPr="002E23FC">
                <w:rPr>
                  <w:rFonts w:ascii="Arial Narrow" w:hAnsi="Arial Narrow" w:cs="Calibri"/>
                  <w:sz w:val="18"/>
                  <w:szCs w:val="18"/>
                  <w:lang w:eastAsia="en-CA"/>
                </w:rPr>
                <w:t xml:space="preserve"> Envelope – Maximum Thermal Energy Demand Intensity, kWh/(m</w:t>
              </w:r>
              <w:r w:rsidRPr="002E23FC">
                <w:rPr>
                  <w:rFonts w:ascii="Arial Narrow" w:hAnsi="Arial Narrow" w:cs="Calibri"/>
                  <w:sz w:val="18"/>
                  <w:szCs w:val="18"/>
                  <w:vertAlign w:val="superscript"/>
                  <w:lang w:eastAsia="en-CA"/>
                </w:rPr>
                <w:t>2</w:t>
              </w:r>
              <w:r w:rsidRPr="002E23FC">
                <w:rPr>
                  <w:rFonts w:ascii="Arial Narrow" w:hAnsi="Arial Narrow" w:cs="Calibri"/>
                  <w:sz w:val="18"/>
                  <w:szCs w:val="18"/>
                  <w:lang w:eastAsia="en-CA"/>
                </w:rPr>
                <w:t>·year)</w:t>
              </w:r>
            </w:ins>
          </w:p>
        </w:tc>
      </w:tr>
      <w:tr w:rsidR="00B37613" w:rsidRPr="002E23FC" w14:paraId="74A88797" w14:textId="77777777" w:rsidTr="000F7ACB">
        <w:trPr>
          <w:trHeight w:val="274"/>
          <w:jc w:val="center"/>
          <w:ins w:id="645" w:author="Dang, Tommy HOUS:EX" w:date="2023-09-01T16:50:00Z"/>
        </w:trPr>
        <w:tc>
          <w:tcPr>
            <w:tcW w:w="2517" w:type="dxa"/>
            <w:vMerge w:val="restart"/>
            <w:vAlign w:val="center"/>
          </w:tcPr>
          <w:p w14:paraId="2723C67D" w14:textId="77777777" w:rsidR="00B37613" w:rsidRPr="002E23FC" w:rsidRDefault="00B37613" w:rsidP="000F7ACB">
            <w:pPr>
              <w:jc w:val="center"/>
              <w:rPr>
                <w:ins w:id="646" w:author="Dang, Tommy HOUS:EX" w:date="2023-09-01T16:50:00Z"/>
                <w:rFonts w:ascii="Arial Narrow" w:hAnsi="Arial Narrow" w:cs="Calibri"/>
                <w:sz w:val="18"/>
                <w:szCs w:val="18"/>
                <w:lang w:eastAsia="en-CA"/>
              </w:rPr>
            </w:pPr>
            <w:ins w:id="647" w:author="Dang, Tommy HOUS:EX" w:date="2023-09-01T16:50:00Z">
              <w:r w:rsidRPr="002E23FC">
                <w:rPr>
                  <w:rFonts w:ascii="Arial Narrow" w:hAnsi="Arial Narrow" w:cs="Calibri"/>
                  <w:sz w:val="18"/>
                  <w:szCs w:val="18"/>
                  <w:lang w:eastAsia="en-CA"/>
                </w:rPr>
                <w:t>Less than 3000</w:t>
              </w:r>
            </w:ins>
          </w:p>
        </w:tc>
        <w:tc>
          <w:tcPr>
            <w:tcW w:w="2517" w:type="dxa"/>
            <w:vAlign w:val="center"/>
          </w:tcPr>
          <w:p w14:paraId="22826834" w14:textId="77777777" w:rsidR="00B37613" w:rsidRPr="002E23FC" w:rsidRDefault="00B37613" w:rsidP="000F7ACB">
            <w:pPr>
              <w:jc w:val="center"/>
              <w:rPr>
                <w:ins w:id="648" w:author="Dang, Tommy HOUS:EX" w:date="2023-09-01T16:50:00Z"/>
                <w:rFonts w:ascii="Arial Narrow" w:hAnsi="Arial Narrow" w:cs="Calibri"/>
                <w:sz w:val="18"/>
                <w:szCs w:val="18"/>
                <w:lang w:eastAsia="en-CA"/>
              </w:rPr>
            </w:pPr>
            <w:ins w:id="649" w:author="Dang, Tommy HOUS:EX" w:date="2023-09-01T16:50:00Z">
              <w:r w:rsidRPr="002E23FC">
                <w:rPr>
                  <w:rFonts w:ascii="Arial Narrow" w:hAnsi="Arial Narrow" w:cs="Calibri"/>
                  <w:sz w:val="18"/>
                  <w:szCs w:val="18"/>
                  <w:lang w:eastAsia="en-CA"/>
                </w:rPr>
                <w:t>1</w:t>
              </w:r>
            </w:ins>
          </w:p>
        </w:tc>
        <w:tc>
          <w:tcPr>
            <w:tcW w:w="5298" w:type="dxa"/>
            <w:gridSpan w:val="2"/>
            <w:vAlign w:val="center"/>
          </w:tcPr>
          <w:p w14:paraId="7FE44E9B" w14:textId="77777777" w:rsidR="00B37613" w:rsidRPr="002E23FC" w:rsidRDefault="00B37613" w:rsidP="000F7ACB">
            <w:pPr>
              <w:jc w:val="center"/>
              <w:rPr>
                <w:ins w:id="650" w:author="Dang, Tommy HOUS:EX" w:date="2023-09-01T16:50:00Z"/>
                <w:rFonts w:ascii="Arial Narrow" w:hAnsi="Arial Narrow" w:cs="Calibri"/>
                <w:sz w:val="18"/>
                <w:szCs w:val="18"/>
                <w:lang w:eastAsia="en-CA"/>
              </w:rPr>
            </w:pPr>
            <w:ins w:id="651" w:author="Dang, Tommy HOUS:EX" w:date="2023-09-01T16:50:00Z">
              <w:r w:rsidRPr="002E23FC">
                <w:rPr>
                  <w:rFonts w:ascii="Arial Narrow" w:hAnsi="Arial Narrow" w:cs="Calibri"/>
                  <w:sz w:val="18"/>
                  <w:szCs w:val="18"/>
                  <w:lang w:eastAsia="en-CA"/>
                </w:rPr>
                <w:t>Reserved</w:t>
              </w:r>
            </w:ins>
          </w:p>
        </w:tc>
      </w:tr>
      <w:tr w:rsidR="00B37613" w:rsidRPr="002E23FC" w14:paraId="017F0FCB" w14:textId="77777777" w:rsidTr="000F7ACB">
        <w:trPr>
          <w:trHeight w:val="278"/>
          <w:jc w:val="center"/>
          <w:ins w:id="652" w:author="Dang, Tommy HOUS:EX" w:date="2023-09-01T16:50:00Z"/>
        </w:trPr>
        <w:tc>
          <w:tcPr>
            <w:tcW w:w="2517" w:type="dxa"/>
            <w:vMerge/>
            <w:vAlign w:val="center"/>
          </w:tcPr>
          <w:p w14:paraId="0066B2A8" w14:textId="77777777" w:rsidR="00B37613" w:rsidRPr="002E23FC" w:rsidRDefault="00B37613" w:rsidP="000F7ACB">
            <w:pPr>
              <w:jc w:val="center"/>
              <w:rPr>
                <w:ins w:id="653" w:author="Dang, Tommy HOUS:EX" w:date="2023-09-01T16:50:00Z"/>
                <w:rFonts w:ascii="Arial Narrow" w:hAnsi="Arial Narrow" w:cs="Calibri"/>
                <w:sz w:val="18"/>
                <w:szCs w:val="18"/>
                <w:lang w:eastAsia="en-CA"/>
              </w:rPr>
            </w:pPr>
          </w:p>
        </w:tc>
        <w:tc>
          <w:tcPr>
            <w:tcW w:w="2517" w:type="dxa"/>
            <w:vAlign w:val="center"/>
          </w:tcPr>
          <w:p w14:paraId="7EE081D0" w14:textId="77777777" w:rsidR="00B37613" w:rsidRPr="002E23FC" w:rsidRDefault="00B37613" w:rsidP="000F7ACB">
            <w:pPr>
              <w:jc w:val="center"/>
              <w:rPr>
                <w:ins w:id="654" w:author="Dang, Tommy HOUS:EX" w:date="2023-09-01T16:50:00Z"/>
                <w:rFonts w:ascii="Arial Narrow" w:hAnsi="Arial Narrow" w:cs="Calibri"/>
                <w:sz w:val="18"/>
                <w:szCs w:val="18"/>
                <w:lang w:eastAsia="en-CA"/>
              </w:rPr>
            </w:pPr>
            <w:ins w:id="655" w:author="Dang, Tommy HOUS:EX" w:date="2023-09-01T16:50:00Z">
              <w:r w:rsidRPr="002E23FC">
                <w:rPr>
                  <w:rFonts w:ascii="Arial Narrow" w:hAnsi="Arial Narrow" w:cs="Calibri"/>
                  <w:sz w:val="18"/>
                  <w:szCs w:val="18"/>
                  <w:lang w:eastAsia="en-CA"/>
                </w:rPr>
                <w:t>2</w:t>
              </w:r>
            </w:ins>
          </w:p>
        </w:tc>
        <w:tc>
          <w:tcPr>
            <w:tcW w:w="2518" w:type="dxa"/>
            <w:vAlign w:val="center"/>
          </w:tcPr>
          <w:p w14:paraId="05E0FDE8" w14:textId="77777777" w:rsidR="00B37613" w:rsidRPr="002E23FC" w:rsidRDefault="00B37613" w:rsidP="000F7ACB">
            <w:pPr>
              <w:jc w:val="center"/>
              <w:rPr>
                <w:ins w:id="656" w:author="Dang, Tommy HOUS:EX" w:date="2023-09-01T16:50:00Z"/>
                <w:rFonts w:ascii="Arial Narrow" w:hAnsi="Arial Narrow" w:cs="Calibri"/>
                <w:sz w:val="18"/>
                <w:szCs w:val="18"/>
                <w:lang w:eastAsia="en-CA"/>
              </w:rPr>
            </w:pPr>
            <w:ins w:id="657" w:author="Dang, Tommy HOUS:EX" w:date="2023-09-01T16:50:00Z">
              <w:r w:rsidRPr="002E23FC">
                <w:rPr>
                  <w:rFonts w:ascii="Arial Narrow" w:hAnsi="Arial Narrow" w:cs="Calibri"/>
                  <w:sz w:val="18"/>
                  <w:szCs w:val="18"/>
                  <w:lang w:eastAsia="en-CA"/>
                </w:rPr>
                <w:t>110</w:t>
              </w:r>
            </w:ins>
          </w:p>
        </w:tc>
        <w:tc>
          <w:tcPr>
            <w:tcW w:w="2780" w:type="dxa"/>
            <w:vAlign w:val="center"/>
          </w:tcPr>
          <w:p w14:paraId="23795A04" w14:textId="77777777" w:rsidR="00B37613" w:rsidRPr="002E23FC" w:rsidRDefault="00B37613" w:rsidP="000F7ACB">
            <w:pPr>
              <w:jc w:val="center"/>
              <w:rPr>
                <w:ins w:id="658" w:author="Dang, Tommy HOUS:EX" w:date="2023-09-01T16:50:00Z"/>
                <w:rFonts w:ascii="Arial Narrow" w:hAnsi="Arial Narrow" w:cs="Calibri"/>
                <w:sz w:val="18"/>
                <w:szCs w:val="18"/>
                <w:lang w:eastAsia="en-CA"/>
              </w:rPr>
            </w:pPr>
            <w:ins w:id="659" w:author="Dang, Tommy HOUS:EX" w:date="2023-09-01T16:50:00Z">
              <w:r w:rsidRPr="002E23FC">
                <w:rPr>
                  <w:rFonts w:ascii="Arial Narrow" w:hAnsi="Arial Narrow" w:cs="Calibri"/>
                  <w:sz w:val="18"/>
                  <w:szCs w:val="18"/>
                  <w:lang w:eastAsia="en-CA"/>
                </w:rPr>
                <w:t>30</w:t>
              </w:r>
            </w:ins>
          </w:p>
        </w:tc>
      </w:tr>
      <w:tr w:rsidR="00B37613" w:rsidRPr="002E23FC" w14:paraId="748FEF2E" w14:textId="77777777" w:rsidTr="000F7ACB">
        <w:trPr>
          <w:trHeight w:val="268"/>
          <w:jc w:val="center"/>
          <w:ins w:id="660" w:author="Dang, Tommy HOUS:EX" w:date="2023-09-01T16:50:00Z"/>
        </w:trPr>
        <w:tc>
          <w:tcPr>
            <w:tcW w:w="2517" w:type="dxa"/>
            <w:vMerge/>
            <w:vAlign w:val="center"/>
          </w:tcPr>
          <w:p w14:paraId="028D850A" w14:textId="77777777" w:rsidR="00B37613" w:rsidRPr="002E23FC" w:rsidRDefault="00B37613" w:rsidP="000F7ACB">
            <w:pPr>
              <w:jc w:val="center"/>
              <w:rPr>
                <w:ins w:id="661" w:author="Dang, Tommy HOUS:EX" w:date="2023-09-01T16:50:00Z"/>
                <w:rFonts w:ascii="Arial Narrow" w:hAnsi="Arial Narrow" w:cs="Calibri"/>
                <w:sz w:val="18"/>
                <w:szCs w:val="18"/>
                <w:lang w:eastAsia="en-CA"/>
              </w:rPr>
            </w:pPr>
          </w:p>
        </w:tc>
        <w:tc>
          <w:tcPr>
            <w:tcW w:w="2517" w:type="dxa"/>
            <w:vAlign w:val="center"/>
          </w:tcPr>
          <w:p w14:paraId="0A357D25" w14:textId="77777777" w:rsidR="00B37613" w:rsidRPr="002E23FC" w:rsidRDefault="00B37613" w:rsidP="000F7ACB">
            <w:pPr>
              <w:jc w:val="center"/>
              <w:rPr>
                <w:ins w:id="662" w:author="Dang, Tommy HOUS:EX" w:date="2023-09-01T16:50:00Z"/>
                <w:rFonts w:ascii="Arial Narrow" w:hAnsi="Arial Narrow" w:cs="Calibri"/>
                <w:sz w:val="18"/>
                <w:szCs w:val="18"/>
                <w:lang w:eastAsia="en-CA"/>
              </w:rPr>
            </w:pPr>
            <w:ins w:id="663" w:author="Dang, Tommy HOUS:EX" w:date="2023-09-01T16:50:00Z">
              <w:r w:rsidRPr="002E23FC">
                <w:rPr>
                  <w:rFonts w:ascii="Arial Narrow" w:hAnsi="Arial Narrow" w:cs="Calibri"/>
                  <w:sz w:val="18"/>
                  <w:szCs w:val="18"/>
                  <w:lang w:eastAsia="en-CA"/>
                </w:rPr>
                <w:t>3</w:t>
              </w:r>
            </w:ins>
          </w:p>
        </w:tc>
        <w:tc>
          <w:tcPr>
            <w:tcW w:w="2518" w:type="dxa"/>
            <w:vAlign w:val="center"/>
          </w:tcPr>
          <w:p w14:paraId="410EAF5F" w14:textId="77777777" w:rsidR="00B37613" w:rsidRPr="002E23FC" w:rsidRDefault="00B37613" w:rsidP="000F7ACB">
            <w:pPr>
              <w:jc w:val="center"/>
              <w:rPr>
                <w:ins w:id="664" w:author="Dang, Tommy HOUS:EX" w:date="2023-09-01T16:50:00Z"/>
                <w:rFonts w:ascii="Arial Narrow" w:hAnsi="Arial Narrow" w:cs="Calibri"/>
                <w:sz w:val="18"/>
                <w:szCs w:val="18"/>
                <w:lang w:eastAsia="en-CA"/>
              </w:rPr>
            </w:pPr>
            <w:ins w:id="665" w:author="Dang, Tommy HOUS:EX" w:date="2023-09-01T16:50:00Z">
              <w:r w:rsidRPr="002E23FC">
                <w:rPr>
                  <w:rFonts w:ascii="Arial Narrow" w:hAnsi="Arial Narrow" w:cs="Calibri"/>
                  <w:sz w:val="18"/>
                  <w:szCs w:val="18"/>
                  <w:lang w:eastAsia="en-CA"/>
                </w:rPr>
                <w:t>100</w:t>
              </w:r>
            </w:ins>
          </w:p>
        </w:tc>
        <w:tc>
          <w:tcPr>
            <w:tcW w:w="2780" w:type="dxa"/>
            <w:vAlign w:val="center"/>
          </w:tcPr>
          <w:p w14:paraId="6B6AA02E" w14:textId="77777777" w:rsidR="00B37613" w:rsidRPr="002E23FC" w:rsidRDefault="00B37613" w:rsidP="000F7ACB">
            <w:pPr>
              <w:jc w:val="center"/>
              <w:rPr>
                <w:ins w:id="666" w:author="Dang, Tommy HOUS:EX" w:date="2023-09-01T16:50:00Z"/>
                <w:rFonts w:ascii="Arial Narrow" w:hAnsi="Arial Narrow" w:cs="Calibri"/>
                <w:sz w:val="18"/>
                <w:szCs w:val="18"/>
                <w:lang w:eastAsia="en-CA"/>
              </w:rPr>
            </w:pPr>
            <w:ins w:id="667" w:author="Dang, Tommy HOUS:EX" w:date="2023-09-01T16:50:00Z">
              <w:r w:rsidRPr="002E23FC">
                <w:rPr>
                  <w:rFonts w:ascii="Arial Narrow" w:hAnsi="Arial Narrow" w:cs="Calibri"/>
                  <w:sz w:val="18"/>
                  <w:szCs w:val="18"/>
                  <w:lang w:eastAsia="en-CA"/>
                </w:rPr>
                <w:t>20</w:t>
              </w:r>
            </w:ins>
          </w:p>
        </w:tc>
      </w:tr>
      <w:tr w:rsidR="00B37613" w:rsidRPr="002E23FC" w14:paraId="2D8138D3" w14:textId="77777777" w:rsidTr="000F7ACB">
        <w:trPr>
          <w:trHeight w:val="290"/>
          <w:jc w:val="center"/>
          <w:ins w:id="668" w:author="Dang, Tommy HOUS:EX" w:date="2023-09-01T16:50:00Z"/>
        </w:trPr>
        <w:tc>
          <w:tcPr>
            <w:tcW w:w="2517" w:type="dxa"/>
            <w:vMerge w:val="restart"/>
            <w:vAlign w:val="center"/>
          </w:tcPr>
          <w:p w14:paraId="50D7BC42" w14:textId="77777777" w:rsidR="00B37613" w:rsidRPr="002E23FC" w:rsidRDefault="00B37613" w:rsidP="000F7ACB">
            <w:pPr>
              <w:jc w:val="center"/>
              <w:rPr>
                <w:ins w:id="669" w:author="Dang, Tommy HOUS:EX" w:date="2023-09-01T16:50:00Z"/>
                <w:rFonts w:ascii="Arial Narrow" w:hAnsi="Arial Narrow" w:cs="Calibri"/>
                <w:sz w:val="18"/>
                <w:szCs w:val="18"/>
                <w:lang w:eastAsia="en-CA"/>
              </w:rPr>
            </w:pPr>
            <w:ins w:id="670" w:author="Dang, Tommy HOUS:EX" w:date="2023-09-01T16:50:00Z">
              <w:r w:rsidRPr="002E23FC">
                <w:rPr>
                  <w:rFonts w:ascii="Arial Narrow" w:hAnsi="Arial Narrow" w:cs="Calibri"/>
                  <w:sz w:val="18"/>
                  <w:szCs w:val="18"/>
                  <w:lang w:eastAsia="en-CA"/>
                </w:rPr>
                <w:t>3000 to 3999</w:t>
              </w:r>
            </w:ins>
          </w:p>
        </w:tc>
        <w:tc>
          <w:tcPr>
            <w:tcW w:w="2517" w:type="dxa"/>
            <w:vAlign w:val="center"/>
          </w:tcPr>
          <w:p w14:paraId="7F5E1640" w14:textId="77777777" w:rsidR="00B37613" w:rsidRPr="002E23FC" w:rsidRDefault="00B37613" w:rsidP="000F7ACB">
            <w:pPr>
              <w:jc w:val="center"/>
              <w:rPr>
                <w:ins w:id="671" w:author="Dang, Tommy HOUS:EX" w:date="2023-09-01T16:50:00Z"/>
                <w:rFonts w:ascii="Arial Narrow" w:hAnsi="Arial Narrow" w:cs="Calibri"/>
                <w:sz w:val="18"/>
                <w:szCs w:val="18"/>
                <w:lang w:eastAsia="en-CA"/>
              </w:rPr>
            </w:pPr>
            <w:ins w:id="672" w:author="Dang, Tommy HOUS:EX" w:date="2023-09-01T16:50:00Z">
              <w:r w:rsidRPr="002E23FC">
                <w:rPr>
                  <w:rFonts w:ascii="Arial Narrow" w:hAnsi="Arial Narrow" w:cs="Calibri"/>
                  <w:sz w:val="18"/>
                  <w:szCs w:val="18"/>
                  <w:lang w:eastAsia="en-CA"/>
                </w:rPr>
                <w:t>1</w:t>
              </w:r>
            </w:ins>
          </w:p>
        </w:tc>
        <w:tc>
          <w:tcPr>
            <w:tcW w:w="5298" w:type="dxa"/>
            <w:gridSpan w:val="2"/>
            <w:vAlign w:val="center"/>
          </w:tcPr>
          <w:p w14:paraId="57889321" w14:textId="77777777" w:rsidR="00B37613" w:rsidRPr="002E23FC" w:rsidRDefault="00B37613" w:rsidP="000F7ACB">
            <w:pPr>
              <w:jc w:val="center"/>
              <w:rPr>
                <w:ins w:id="673" w:author="Dang, Tommy HOUS:EX" w:date="2023-09-01T16:50:00Z"/>
                <w:rFonts w:ascii="Arial Narrow" w:hAnsi="Arial Narrow" w:cs="Calibri"/>
                <w:sz w:val="18"/>
                <w:szCs w:val="18"/>
                <w:lang w:eastAsia="en-CA"/>
              </w:rPr>
            </w:pPr>
            <w:ins w:id="674" w:author="Dang, Tommy HOUS:EX" w:date="2023-09-01T16:50:00Z">
              <w:r w:rsidRPr="002E23FC">
                <w:rPr>
                  <w:rFonts w:ascii="Arial Narrow" w:hAnsi="Arial Narrow" w:cs="Calibri"/>
                  <w:sz w:val="18"/>
                  <w:szCs w:val="18"/>
                  <w:lang w:eastAsia="en-CA"/>
                </w:rPr>
                <w:t>Reserved</w:t>
              </w:r>
            </w:ins>
          </w:p>
        </w:tc>
      </w:tr>
      <w:tr w:rsidR="00B37613" w:rsidRPr="002E23FC" w14:paraId="5F589BC9" w14:textId="77777777" w:rsidTr="000F7ACB">
        <w:trPr>
          <w:trHeight w:val="266"/>
          <w:jc w:val="center"/>
          <w:ins w:id="675" w:author="Dang, Tommy HOUS:EX" w:date="2023-09-01T16:50:00Z"/>
        </w:trPr>
        <w:tc>
          <w:tcPr>
            <w:tcW w:w="2517" w:type="dxa"/>
            <w:vMerge/>
            <w:vAlign w:val="center"/>
          </w:tcPr>
          <w:p w14:paraId="516DB657" w14:textId="77777777" w:rsidR="00B37613" w:rsidRPr="002E23FC" w:rsidRDefault="00B37613" w:rsidP="000F7ACB">
            <w:pPr>
              <w:jc w:val="center"/>
              <w:rPr>
                <w:ins w:id="676" w:author="Dang, Tommy HOUS:EX" w:date="2023-09-01T16:50:00Z"/>
                <w:rFonts w:ascii="Arial Narrow" w:hAnsi="Arial Narrow" w:cs="Calibri"/>
                <w:sz w:val="18"/>
                <w:szCs w:val="18"/>
                <w:lang w:eastAsia="en-CA"/>
              </w:rPr>
            </w:pPr>
          </w:p>
        </w:tc>
        <w:tc>
          <w:tcPr>
            <w:tcW w:w="2517" w:type="dxa"/>
            <w:vAlign w:val="center"/>
          </w:tcPr>
          <w:p w14:paraId="78F91094" w14:textId="77777777" w:rsidR="00B37613" w:rsidRPr="002E23FC" w:rsidRDefault="00B37613" w:rsidP="000F7ACB">
            <w:pPr>
              <w:jc w:val="center"/>
              <w:rPr>
                <w:ins w:id="677" w:author="Dang, Tommy HOUS:EX" w:date="2023-09-01T16:50:00Z"/>
                <w:rFonts w:ascii="Arial Narrow" w:hAnsi="Arial Narrow" w:cs="Calibri"/>
                <w:sz w:val="18"/>
                <w:szCs w:val="18"/>
                <w:lang w:eastAsia="en-CA"/>
              </w:rPr>
            </w:pPr>
            <w:ins w:id="678" w:author="Dang, Tommy HOUS:EX" w:date="2023-09-01T16:50:00Z">
              <w:r w:rsidRPr="002E23FC">
                <w:rPr>
                  <w:rFonts w:ascii="Arial Narrow" w:hAnsi="Arial Narrow" w:cs="Calibri"/>
                  <w:sz w:val="18"/>
                  <w:szCs w:val="18"/>
                  <w:lang w:eastAsia="en-CA"/>
                </w:rPr>
                <w:t>2</w:t>
              </w:r>
            </w:ins>
          </w:p>
        </w:tc>
        <w:tc>
          <w:tcPr>
            <w:tcW w:w="2518" w:type="dxa"/>
            <w:vAlign w:val="center"/>
          </w:tcPr>
          <w:p w14:paraId="05FDE9F7" w14:textId="77777777" w:rsidR="00B37613" w:rsidRPr="002E23FC" w:rsidRDefault="00B37613" w:rsidP="000F7ACB">
            <w:pPr>
              <w:jc w:val="center"/>
              <w:rPr>
                <w:ins w:id="679" w:author="Dang, Tommy HOUS:EX" w:date="2023-09-01T16:50:00Z"/>
                <w:rFonts w:ascii="Arial Narrow" w:hAnsi="Arial Narrow" w:cs="Calibri"/>
                <w:sz w:val="18"/>
                <w:szCs w:val="18"/>
                <w:lang w:eastAsia="en-CA"/>
              </w:rPr>
            </w:pPr>
            <w:ins w:id="680" w:author="Dang, Tommy HOUS:EX" w:date="2023-09-01T16:50:00Z">
              <w:r w:rsidRPr="002E23FC">
                <w:rPr>
                  <w:rFonts w:ascii="Arial Narrow" w:hAnsi="Arial Narrow" w:cs="Calibri"/>
                  <w:sz w:val="18"/>
                  <w:szCs w:val="18"/>
                  <w:lang w:eastAsia="en-CA"/>
                </w:rPr>
                <w:t>110</w:t>
              </w:r>
            </w:ins>
          </w:p>
        </w:tc>
        <w:tc>
          <w:tcPr>
            <w:tcW w:w="2780" w:type="dxa"/>
            <w:vAlign w:val="center"/>
          </w:tcPr>
          <w:p w14:paraId="7905674B" w14:textId="77777777" w:rsidR="00B37613" w:rsidRPr="002E23FC" w:rsidRDefault="00B37613" w:rsidP="000F7ACB">
            <w:pPr>
              <w:jc w:val="center"/>
              <w:rPr>
                <w:ins w:id="681" w:author="Dang, Tommy HOUS:EX" w:date="2023-09-01T16:50:00Z"/>
                <w:rFonts w:ascii="Arial Narrow" w:hAnsi="Arial Narrow" w:cs="Calibri"/>
                <w:sz w:val="18"/>
                <w:szCs w:val="18"/>
                <w:lang w:eastAsia="en-CA"/>
              </w:rPr>
            </w:pPr>
            <w:ins w:id="682" w:author="Dang, Tommy HOUS:EX" w:date="2023-09-01T16:50:00Z">
              <w:r w:rsidRPr="002E23FC">
                <w:rPr>
                  <w:rFonts w:ascii="Arial Narrow" w:hAnsi="Arial Narrow" w:cs="Calibri"/>
                  <w:sz w:val="18"/>
                  <w:szCs w:val="18"/>
                  <w:lang w:eastAsia="en-CA"/>
                </w:rPr>
                <w:t>30</w:t>
              </w:r>
            </w:ins>
          </w:p>
        </w:tc>
      </w:tr>
      <w:tr w:rsidR="00B37613" w:rsidRPr="002E23FC" w14:paraId="310DDF05" w14:textId="77777777" w:rsidTr="000F7ACB">
        <w:trPr>
          <w:trHeight w:val="270"/>
          <w:jc w:val="center"/>
          <w:ins w:id="683" w:author="Dang, Tommy HOUS:EX" w:date="2023-09-01T16:50:00Z"/>
        </w:trPr>
        <w:tc>
          <w:tcPr>
            <w:tcW w:w="2517" w:type="dxa"/>
            <w:vMerge/>
            <w:vAlign w:val="center"/>
          </w:tcPr>
          <w:p w14:paraId="655D4B74" w14:textId="77777777" w:rsidR="00B37613" w:rsidRPr="002E23FC" w:rsidRDefault="00B37613" w:rsidP="000F7ACB">
            <w:pPr>
              <w:jc w:val="center"/>
              <w:rPr>
                <w:ins w:id="684" w:author="Dang, Tommy HOUS:EX" w:date="2023-09-01T16:50:00Z"/>
                <w:rFonts w:ascii="Arial Narrow" w:hAnsi="Arial Narrow" w:cs="Calibri"/>
                <w:sz w:val="18"/>
                <w:szCs w:val="18"/>
                <w:lang w:eastAsia="en-CA"/>
              </w:rPr>
            </w:pPr>
          </w:p>
        </w:tc>
        <w:tc>
          <w:tcPr>
            <w:tcW w:w="2517" w:type="dxa"/>
            <w:vAlign w:val="center"/>
          </w:tcPr>
          <w:p w14:paraId="47248E63" w14:textId="77777777" w:rsidR="00B37613" w:rsidRPr="002E23FC" w:rsidRDefault="00B37613" w:rsidP="000F7ACB">
            <w:pPr>
              <w:jc w:val="center"/>
              <w:rPr>
                <w:ins w:id="685" w:author="Dang, Tommy HOUS:EX" w:date="2023-09-01T16:50:00Z"/>
                <w:rFonts w:ascii="Arial Narrow" w:hAnsi="Arial Narrow" w:cs="Calibri"/>
                <w:sz w:val="18"/>
                <w:szCs w:val="18"/>
                <w:lang w:eastAsia="en-CA"/>
              </w:rPr>
            </w:pPr>
            <w:ins w:id="686" w:author="Dang, Tommy HOUS:EX" w:date="2023-09-01T16:50:00Z">
              <w:r w:rsidRPr="002E23FC">
                <w:rPr>
                  <w:rFonts w:ascii="Arial Narrow" w:hAnsi="Arial Narrow" w:cs="Calibri"/>
                  <w:sz w:val="18"/>
                  <w:szCs w:val="18"/>
                  <w:lang w:eastAsia="en-CA"/>
                </w:rPr>
                <w:t>3</w:t>
              </w:r>
            </w:ins>
          </w:p>
        </w:tc>
        <w:tc>
          <w:tcPr>
            <w:tcW w:w="2518" w:type="dxa"/>
            <w:vAlign w:val="center"/>
          </w:tcPr>
          <w:p w14:paraId="60773F5C" w14:textId="77777777" w:rsidR="00B37613" w:rsidRPr="002E23FC" w:rsidRDefault="00B37613" w:rsidP="000F7ACB">
            <w:pPr>
              <w:jc w:val="center"/>
              <w:rPr>
                <w:ins w:id="687" w:author="Dang, Tommy HOUS:EX" w:date="2023-09-01T16:50:00Z"/>
                <w:rFonts w:ascii="Arial Narrow" w:hAnsi="Arial Narrow" w:cs="Calibri"/>
                <w:sz w:val="18"/>
                <w:szCs w:val="18"/>
                <w:lang w:eastAsia="en-CA"/>
              </w:rPr>
            </w:pPr>
            <w:ins w:id="688" w:author="Dang, Tommy HOUS:EX" w:date="2023-09-01T16:50:00Z">
              <w:r w:rsidRPr="002E23FC">
                <w:rPr>
                  <w:rFonts w:ascii="Arial Narrow" w:hAnsi="Arial Narrow" w:cs="Calibri"/>
                  <w:sz w:val="18"/>
                  <w:szCs w:val="18"/>
                  <w:lang w:eastAsia="en-CA"/>
                </w:rPr>
                <w:t>100</w:t>
              </w:r>
            </w:ins>
          </w:p>
        </w:tc>
        <w:tc>
          <w:tcPr>
            <w:tcW w:w="2780" w:type="dxa"/>
            <w:vAlign w:val="center"/>
          </w:tcPr>
          <w:p w14:paraId="59C68CA1" w14:textId="77777777" w:rsidR="00B37613" w:rsidRPr="002E23FC" w:rsidRDefault="00B37613" w:rsidP="000F7ACB">
            <w:pPr>
              <w:jc w:val="center"/>
              <w:rPr>
                <w:ins w:id="689" w:author="Dang, Tommy HOUS:EX" w:date="2023-09-01T16:50:00Z"/>
                <w:rFonts w:ascii="Arial Narrow" w:hAnsi="Arial Narrow" w:cs="Calibri"/>
                <w:sz w:val="18"/>
                <w:szCs w:val="18"/>
                <w:lang w:eastAsia="en-CA"/>
              </w:rPr>
            </w:pPr>
            <w:ins w:id="690" w:author="Dang, Tommy HOUS:EX" w:date="2023-09-01T16:50:00Z">
              <w:r w:rsidRPr="002E23FC">
                <w:rPr>
                  <w:rFonts w:ascii="Arial Narrow" w:hAnsi="Arial Narrow" w:cs="Calibri"/>
                  <w:sz w:val="18"/>
                  <w:szCs w:val="18"/>
                  <w:lang w:eastAsia="en-CA"/>
                </w:rPr>
                <w:t>20</w:t>
              </w:r>
            </w:ins>
          </w:p>
        </w:tc>
      </w:tr>
      <w:tr w:rsidR="00B37613" w:rsidRPr="002E23FC" w14:paraId="13408BF4" w14:textId="77777777" w:rsidTr="000F7ACB">
        <w:trPr>
          <w:trHeight w:val="278"/>
          <w:jc w:val="center"/>
          <w:ins w:id="691" w:author="Dang, Tommy HOUS:EX" w:date="2023-09-01T16:50:00Z"/>
        </w:trPr>
        <w:tc>
          <w:tcPr>
            <w:tcW w:w="2517" w:type="dxa"/>
            <w:vMerge w:val="restart"/>
            <w:vAlign w:val="center"/>
          </w:tcPr>
          <w:p w14:paraId="7C31972F" w14:textId="77777777" w:rsidR="00B37613" w:rsidRPr="002E23FC" w:rsidRDefault="00B37613" w:rsidP="000F7ACB">
            <w:pPr>
              <w:jc w:val="center"/>
              <w:rPr>
                <w:ins w:id="692" w:author="Dang, Tommy HOUS:EX" w:date="2023-09-01T16:50:00Z"/>
                <w:rFonts w:ascii="Arial Narrow" w:hAnsi="Arial Narrow" w:cs="Calibri"/>
                <w:sz w:val="18"/>
                <w:szCs w:val="18"/>
                <w:lang w:eastAsia="en-CA"/>
              </w:rPr>
            </w:pPr>
            <w:ins w:id="693" w:author="Dang, Tommy HOUS:EX" w:date="2023-09-01T16:50:00Z">
              <w:r w:rsidRPr="002E23FC">
                <w:rPr>
                  <w:rFonts w:ascii="Arial Narrow" w:hAnsi="Arial Narrow" w:cs="Calibri"/>
                  <w:sz w:val="18"/>
                  <w:szCs w:val="18"/>
                  <w:lang w:eastAsia="en-CA"/>
                </w:rPr>
                <w:t>4000 to 4999</w:t>
              </w:r>
            </w:ins>
          </w:p>
        </w:tc>
        <w:tc>
          <w:tcPr>
            <w:tcW w:w="2517" w:type="dxa"/>
            <w:vAlign w:val="center"/>
          </w:tcPr>
          <w:p w14:paraId="1581D426" w14:textId="77777777" w:rsidR="00B37613" w:rsidRPr="002E23FC" w:rsidRDefault="00B37613" w:rsidP="000F7ACB">
            <w:pPr>
              <w:jc w:val="center"/>
              <w:rPr>
                <w:ins w:id="694" w:author="Dang, Tommy HOUS:EX" w:date="2023-09-01T16:50:00Z"/>
                <w:rFonts w:ascii="Arial Narrow" w:hAnsi="Arial Narrow" w:cs="Calibri"/>
                <w:sz w:val="18"/>
                <w:szCs w:val="18"/>
                <w:lang w:eastAsia="en-CA"/>
              </w:rPr>
            </w:pPr>
            <w:ins w:id="695" w:author="Dang, Tommy HOUS:EX" w:date="2023-09-01T16:50:00Z">
              <w:r w:rsidRPr="002E23FC">
                <w:rPr>
                  <w:rFonts w:ascii="Arial Narrow" w:hAnsi="Arial Narrow" w:cs="Calibri"/>
                  <w:sz w:val="18"/>
                  <w:szCs w:val="18"/>
                  <w:lang w:eastAsia="en-CA"/>
                </w:rPr>
                <w:t>1</w:t>
              </w:r>
            </w:ins>
          </w:p>
        </w:tc>
        <w:tc>
          <w:tcPr>
            <w:tcW w:w="5298" w:type="dxa"/>
            <w:gridSpan w:val="2"/>
            <w:vAlign w:val="center"/>
          </w:tcPr>
          <w:p w14:paraId="30B462D6" w14:textId="77777777" w:rsidR="00B37613" w:rsidRPr="002E23FC" w:rsidRDefault="00B37613" w:rsidP="000F7ACB">
            <w:pPr>
              <w:jc w:val="center"/>
              <w:rPr>
                <w:ins w:id="696" w:author="Dang, Tommy HOUS:EX" w:date="2023-09-01T16:50:00Z"/>
                <w:rFonts w:ascii="Arial Narrow" w:hAnsi="Arial Narrow" w:cs="Calibri"/>
                <w:sz w:val="18"/>
                <w:szCs w:val="18"/>
                <w:lang w:eastAsia="en-CA"/>
              </w:rPr>
            </w:pPr>
            <w:ins w:id="697" w:author="Dang, Tommy HOUS:EX" w:date="2023-09-01T16:50:00Z">
              <w:r w:rsidRPr="002E23FC">
                <w:rPr>
                  <w:rFonts w:ascii="Arial Narrow" w:hAnsi="Arial Narrow" w:cs="Calibri"/>
                  <w:sz w:val="18"/>
                  <w:szCs w:val="18"/>
                  <w:lang w:eastAsia="en-CA"/>
                </w:rPr>
                <w:t>Reserved</w:t>
              </w:r>
            </w:ins>
          </w:p>
        </w:tc>
      </w:tr>
      <w:tr w:rsidR="00B37613" w:rsidRPr="002E23FC" w14:paraId="3C6B42FE" w14:textId="77777777" w:rsidTr="000F7ACB">
        <w:trPr>
          <w:trHeight w:val="268"/>
          <w:jc w:val="center"/>
          <w:ins w:id="698" w:author="Dang, Tommy HOUS:EX" w:date="2023-09-01T16:50:00Z"/>
        </w:trPr>
        <w:tc>
          <w:tcPr>
            <w:tcW w:w="2517" w:type="dxa"/>
            <w:vMerge/>
            <w:vAlign w:val="center"/>
          </w:tcPr>
          <w:p w14:paraId="2E45CBCF" w14:textId="77777777" w:rsidR="00B37613" w:rsidRPr="002E23FC" w:rsidRDefault="00B37613" w:rsidP="000F7ACB">
            <w:pPr>
              <w:jc w:val="center"/>
              <w:rPr>
                <w:ins w:id="699" w:author="Dang, Tommy HOUS:EX" w:date="2023-09-01T16:50:00Z"/>
                <w:rFonts w:ascii="Arial Narrow" w:hAnsi="Arial Narrow" w:cs="Calibri"/>
                <w:sz w:val="18"/>
                <w:szCs w:val="18"/>
                <w:lang w:eastAsia="en-CA"/>
              </w:rPr>
            </w:pPr>
          </w:p>
        </w:tc>
        <w:tc>
          <w:tcPr>
            <w:tcW w:w="2517" w:type="dxa"/>
            <w:vAlign w:val="center"/>
          </w:tcPr>
          <w:p w14:paraId="46A89892" w14:textId="77777777" w:rsidR="00B37613" w:rsidRPr="002E23FC" w:rsidRDefault="00B37613" w:rsidP="000F7ACB">
            <w:pPr>
              <w:jc w:val="center"/>
              <w:rPr>
                <w:ins w:id="700" w:author="Dang, Tommy HOUS:EX" w:date="2023-09-01T16:50:00Z"/>
                <w:rFonts w:ascii="Arial Narrow" w:hAnsi="Arial Narrow" w:cs="Calibri"/>
                <w:sz w:val="18"/>
                <w:szCs w:val="18"/>
                <w:lang w:eastAsia="en-CA"/>
              </w:rPr>
            </w:pPr>
            <w:ins w:id="701" w:author="Dang, Tommy HOUS:EX" w:date="2023-09-01T16:50:00Z">
              <w:r w:rsidRPr="002E23FC">
                <w:rPr>
                  <w:rFonts w:ascii="Arial Narrow" w:hAnsi="Arial Narrow" w:cs="Calibri"/>
                  <w:sz w:val="18"/>
                  <w:szCs w:val="18"/>
                  <w:lang w:eastAsia="en-CA"/>
                </w:rPr>
                <w:t>2</w:t>
              </w:r>
            </w:ins>
          </w:p>
        </w:tc>
        <w:tc>
          <w:tcPr>
            <w:tcW w:w="2518" w:type="dxa"/>
            <w:vAlign w:val="center"/>
          </w:tcPr>
          <w:p w14:paraId="4CF1E0BF" w14:textId="77777777" w:rsidR="00B37613" w:rsidRPr="002E23FC" w:rsidRDefault="00B37613" w:rsidP="000F7ACB">
            <w:pPr>
              <w:jc w:val="center"/>
              <w:rPr>
                <w:ins w:id="702" w:author="Dang, Tommy HOUS:EX" w:date="2023-09-01T16:50:00Z"/>
                <w:rFonts w:ascii="Arial Narrow" w:hAnsi="Arial Narrow" w:cs="Calibri"/>
                <w:sz w:val="18"/>
                <w:szCs w:val="18"/>
                <w:lang w:eastAsia="en-CA"/>
              </w:rPr>
            </w:pPr>
            <w:ins w:id="703" w:author="Dang, Tommy HOUS:EX" w:date="2023-09-01T16:50:00Z">
              <w:r w:rsidRPr="002E23FC">
                <w:rPr>
                  <w:rFonts w:ascii="Arial Narrow" w:hAnsi="Arial Narrow" w:cs="Calibri"/>
                  <w:sz w:val="18"/>
                  <w:szCs w:val="18"/>
                  <w:lang w:eastAsia="en-CA"/>
                </w:rPr>
                <w:t>110</w:t>
              </w:r>
            </w:ins>
          </w:p>
        </w:tc>
        <w:tc>
          <w:tcPr>
            <w:tcW w:w="2780" w:type="dxa"/>
            <w:vAlign w:val="center"/>
          </w:tcPr>
          <w:p w14:paraId="7647D2B4" w14:textId="77777777" w:rsidR="00B37613" w:rsidRPr="002E23FC" w:rsidRDefault="00B37613" w:rsidP="000F7ACB">
            <w:pPr>
              <w:jc w:val="center"/>
              <w:rPr>
                <w:ins w:id="704" w:author="Dang, Tommy HOUS:EX" w:date="2023-09-01T16:50:00Z"/>
                <w:rFonts w:ascii="Arial Narrow" w:hAnsi="Arial Narrow" w:cs="Calibri"/>
                <w:sz w:val="18"/>
                <w:szCs w:val="18"/>
                <w:lang w:eastAsia="en-CA"/>
              </w:rPr>
            </w:pPr>
            <w:ins w:id="705" w:author="Dang, Tommy HOUS:EX" w:date="2023-09-01T16:50:00Z">
              <w:r w:rsidRPr="002E23FC">
                <w:rPr>
                  <w:rFonts w:ascii="Arial Narrow" w:hAnsi="Arial Narrow" w:cs="Calibri"/>
                  <w:sz w:val="18"/>
                  <w:szCs w:val="18"/>
                  <w:lang w:eastAsia="en-CA"/>
                </w:rPr>
                <w:t>30</w:t>
              </w:r>
            </w:ins>
          </w:p>
        </w:tc>
      </w:tr>
      <w:tr w:rsidR="00B37613" w:rsidRPr="002E23FC" w14:paraId="3B9B9C92" w14:textId="77777777" w:rsidTr="000F7ACB">
        <w:trPr>
          <w:trHeight w:val="272"/>
          <w:jc w:val="center"/>
          <w:ins w:id="706" w:author="Dang, Tommy HOUS:EX" w:date="2023-09-01T16:50:00Z"/>
        </w:trPr>
        <w:tc>
          <w:tcPr>
            <w:tcW w:w="2517" w:type="dxa"/>
            <w:vMerge/>
            <w:vAlign w:val="center"/>
          </w:tcPr>
          <w:p w14:paraId="79F5F0FF" w14:textId="77777777" w:rsidR="00B37613" w:rsidRPr="002E23FC" w:rsidRDefault="00B37613" w:rsidP="000F7ACB">
            <w:pPr>
              <w:jc w:val="center"/>
              <w:rPr>
                <w:ins w:id="707" w:author="Dang, Tommy HOUS:EX" w:date="2023-09-01T16:50:00Z"/>
                <w:rFonts w:ascii="Arial Narrow" w:hAnsi="Arial Narrow" w:cs="Calibri"/>
                <w:sz w:val="18"/>
                <w:szCs w:val="18"/>
                <w:lang w:eastAsia="en-CA"/>
              </w:rPr>
            </w:pPr>
          </w:p>
        </w:tc>
        <w:tc>
          <w:tcPr>
            <w:tcW w:w="2517" w:type="dxa"/>
            <w:vAlign w:val="center"/>
          </w:tcPr>
          <w:p w14:paraId="6B2B67F6" w14:textId="77777777" w:rsidR="00B37613" w:rsidRPr="002E23FC" w:rsidRDefault="00B37613" w:rsidP="000F7ACB">
            <w:pPr>
              <w:jc w:val="center"/>
              <w:rPr>
                <w:ins w:id="708" w:author="Dang, Tommy HOUS:EX" w:date="2023-09-01T16:50:00Z"/>
                <w:rFonts w:ascii="Arial Narrow" w:hAnsi="Arial Narrow" w:cs="Calibri"/>
                <w:sz w:val="18"/>
                <w:szCs w:val="18"/>
                <w:lang w:eastAsia="en-CA"/>
              </w:rPr>
            </w:pPr>
            <w:ins w:id="709" w:author="Dang, Tommy HOUS:EX" w:date="2023-09-01T16:50:00Z">
              <w:r w:rsidRPr="002E23FC">
                <w:rPr>
                  <w:rFonts w:ascii="Arial Narrow" w:hAnsi="Arial Narrow" w:cs="Calibri"/>
                  <w:sz w:val="18"/>
                  <w:szCs w:val="18"/>
                  <w:lang w:eastAsia="en-CA"/>
                </w:rPr>
                <w:t>3</w:t>
              </w:r>
            </w:ins>
          </w:p>
        </w:tc>
        <w:tc>
          <w:tcPr>
            <w:tcW w:w="2518" w:type="dxa"/>
            <w:vAlign w:val="center"/>
          </w:tcPr>
          <w:p w14:paraId="7B4035FC" w14:textId="77777777" w:rsidR="00B37613" w:rsidRPr="002E23FC" w:rsidRDefault="00B37613" w:rsidP="000F7ACB">
            <w:pPr>
              <w:jc w:val="center"/>
              <w:rPr>
                <w:ins w:id="710" w:author="Dang, Tommy HOUS:EX" w:date="2023-09-01T16:50:00Z"/>
                <w:rFonts w:ascii="Arial Narrow" w:hAnsi="Arial Narrow" w:cs="Calibri"/>
                <w:sz w:val="18"/>
                <w:szCs w:val="18"/>
                <w:lang w:eastAsia="en-CA"/>
              </w:rPr>
            </w:pPr>
            <w:ins w:id="711" w:author="Dang, Tommy HOUS:EX" w:date="2023-09-01T16:50:00Z">
              <w:r w:rsidRPr="002E23FC">
                <w:rPr>
                  <w:rFonts w:ascii="Arial Narrow" w:hAnsi="Arial Narrow" w:cs="Calibri"/>
                  <w:sz w:val="18"/>
                  <w:szCs w:val="18"/>
                  <w:lang w:eastAsia="en-CA"/>
                </w:rPr>
                <w:t>100</w:t>
              </w:r>
            </w:ins>
          </w:p>
        </w:tc>
        <w:tc>
          <w:tcPr>
            <w:tcW w:w="2780" w:type="dxa"/>
            <w:vAlign w:val="center"/>
          </w:tcPr>
          <w:p w14:paraId="6963FADB" w14:textId="77777777" w:rsidR="00B37613" w:rsidRPr="002E23FC" w:rsidRDefault="00B37613" w:rsidP="000F7ACB">
            <w:pPr>
              <w:jc w:val="center"/>
              <w:rPr>
                <w:ins w:id="712" w:author="Dang, Tommy HOUS:EX" w:date="2023-09-01T16:50:00Z"/>
                <w:rFonts w:ascii="Arial Narrow" w:hAnsi="Arial Narrow" w:cs="Calibri"/>
                <w:sz w:val="18"/>
                <w:szCs w:val="18"/>
                <w:lang w:eastAsia="en-CA"/>
              </w:rPr>
            </w:pPr>
            <w:ins w:id="713" w:author="Dang, Tommy HOUS:EX" w:date="2023-09-01T16:50:00Z">
              <w:r w:rsidRPr="002E23FC">
                <w:rPr>
                  <w:rFonts w:ascii="Arial Narrow" w:hAnsi="Arial Narrow" w:cs="Calibri"/>
                  <w:sz w:val="18"/>
                  <w:szCs w:val="18"/>
                  <w:lang w:eastAsia="en-CA"/>
                </w:rPr>
                <w:t>20</w:t>
              </w:r>
            </w:ins>
          </w:p>
        </w:tc>
      </w:tr>
      <w:tr w:rsidR="00B37613" w:rsidRPr="002E23FC" w14:paraId="0ED7B27A" w14:textId="77777777" w:rsidTr="000F7ACB">
        <w:trPr>
          <w:trHeight w:val="280"/>
          <w:jc w:val="center"/>
          <w:ins w:id="714" w:author="Dang, Tommy HOUS:EX" w:date="2023-09-01T16:50:00Z"/>
        </w:trPr>
        <w:tc>
          <w:tcPr>
            <w:tcW w:w="2517" w:type="dxa"/>
            <w:vMerge w:val="restart"/>
            <w:vAlign w:val="center"/>
          </w:tcPr>
          <w:p w14:paraId="5BD24DED" w14:textId="77777777" w:rsidR="00B37613" w:rsidRPr="002E23FC" w:rsidRDefault="00B37613" w:rsidP="000F7ACB">
            <w:pPr>
              <w:jc w:val="center"/>
              <w:rPr>
                <w:ins w:id="715" w:author="Dang, Tommy HOUS:EX" w:date="2023-09-01T16:50:00Z"/>
                <w:rFonts w:ascii="Arial Narrow" w:hAnsi="Arial Narrow" w:cs="Calibri"/>
                <w:sz w:val="18"/>
                <w:szCs w:val="18"/>
                <w:lang w:eastAsia="en-CA"/>
              </w:rPr>
            </w:pPr>
            <w:ins w:id="716" w:author="Dang, Tommy HOUS:EX" w:date="2023-09-01T16:50:00Z">
              <w:r w:rsidRPr="002E23FC">
                <w:rPr>
                  <w:rFonts w:ascii="Arial Narrow" w:hAnsi="Arial Narrow" w:cs="Calibri"/>
                  <w:sz w:val="18"/>
                  <w:szCs w:val="18"/>
                  <w:lang w:eastAsia="en-CA"/>
                </w:rPr>
                <w:t>Greater than 4999</w:t>
              </w:r>
            </w:ins>
          </w:p>
        </w:tc>
        <w:tc>
          <w:tcPr>
            <w:tcW w:w="2517" w:type="dxa"/>
            <w:vAlign w:val="center"/>
          </w:tcPr>
          <w:p w14:paraId="2E04627A" w14:textId="77777777" w:rsidR="00B37613" w:rsidRPr="002E23FC" w:rsidRDefault="00B37613" w:rsidP="000F7ACB">
            <w:pPr>
              <w:jc w:val="center"/>
              <w:rPr>
                <w:ins w:id="717" w:author="Dang, Tommy HOUS:EX" w:date="2023-09-01T16:50:00Z"/>
                <w:rFonts w:ascii="Arial Narrow" w:hAnsi="Arial Narrow" w:cs="Calibri"/>
                <w:sz w:val="18"/>
                <w:szCs w:val="18"/>
                <w:lang w:eastAsia="en-CA"/>
              </w:rPr>
            </w:pPr>
            <w:ins w:id="718" w:author="Dang, Tommy HOUS:EX" w:date="2023-09-01T16:50:00Z">
              <w:r w:rsidRPr="002E23FC">
                <w:rPr>
                  <w:rFonts w:ascii="Arial Narrow" w:hAnsi="Arial Narrow" w:cs="Calibri"/>
                  <w:sz w:val="18"/>
                  <w:szCs w:val="18"/>
                  <w:lang w:eastAsia="en-CA"/>
                </w:rPr>
                <w:t>1</w:t>
              </w:r>
            </w:ins>
          </w:p>
        </w:tc>
        <w:tc>
          <w:tcPr>
            <w:tcW w:w="5298" w:type="dxa"/>
            <w:gridSpan w:val="2"/>
            <w:vAlign w:val="center"/>
          </w:tcPr>
          <w:p w14:paraId="7942B2F1" w14:textId="77777777" w:rsidR="00B37613" w:rsidRPr="002E23FC" w:rsidRDefault="00B37613" w:rsidP="000F7ACB">
            <w:pPr>
              <w:jc w:val="center"/>
              <w:rPr>
                <w:ins w:id="719" w:author="Dang, Tommy HOUS:EX" w:date="2023-09-01T16:50:00Z"/>
                <w:rFonts w:ascii="Arial Narrow" w:hAnsi="Arial Narrow" w:cs="Calibri"/>
                <w:sz w:val="18"/>
                <w:szCs w:val="18"/>
                <w:lang w:eastAsia="en-CA"/>
              </w:rPr>
            </w:pPr>
            <w:ins w:id="720" w:author="Dang, Tommy HOUS:EX" w:date="2023-09-01T16:50:00Z">
              <w:r w:rsidRPr="002E23FC">
                <w:rPr>
                  <w:rFonts w:ascii="Arial Narrow" w:hAnsi="Arial Narrow" w:cs="Calibri"/>
                  <w:sz w:val="18"/>
                  <w:szCs w:val="18"/>
                  <w:lang w:eastAsia="en-CA"/>
                </w:rPr>
                <w:t>Reserved</w:t>
              </w:r>
            </w:ins>
          </w:p>
        </w:tc>
      </w:tr>
      <w:tr w:rsidR="00B37613" w:rsidRPr="002E23FC" w14:paraId="0D2E3CA0" w14:textId="77777777" w:rsidTr="000F7ACB">
        <w:trPr>
          <w:trHeight w:val="270"/>
          <w:jc w:val="center"/>
          <w:ins w:id="721" w:author="Dang, Tommy HOUS:EX" w:date="2023-09-01T16:50:00Z"/>
        </w:trPr>
        <w:tc>
          <w:tcPr>
            <w:tcW w:w="2517" w:type="dxa"/>
            <w:vMerge/>
            <w:vAlign w:val="center"/>
          </w:tcPr>
          <w:p w14:paraId="03E6AD98" w14:textId="77777777" w:rsidR="00B37613" w:rsidRPr="002E23FC" w:rsidRDefault="00B37613" w:rsidP="000F7ACB">
            <w:pPr>
              <w:jc w:val="center"/>
              <w:rPr>
                <w:ins w:id="722" w:author="Dang, Tommy HOUS:EX" w:date="2023-09-01T16:50:00Z"/>
                <w:rFonts w:ascii="Arial Narrow" w:hAnsi="Arial Narrow" w:cs="Calibri"/>
                <w:sz w:val="18"/>
                <w:szCs w:val="18"/>
                <w:lang w:eastAsia="en-CA"/>
              </w:rPr>
            </w:pPr>
          </w:p>
        </w:tc>
        <w:tc>
          <w:tcPr>
            <w:tcW w:w="2517" w:type="dxa"/>
            <w:vAlign w:val="center"/>
          </w:tcPr>
          <w:p w14:paraId="439E4755" w14:textId="77777777" w:rsidR="00B37613" w:rsidRPr="002E23FC" w:rsidRDefault="00B37613" w:rsidP="000F7ACB">
            <w:pPr>
              <w:jc w:val="center"/>
              <w:rPr>
                <w:ins w:id="723" w:author="Dang, Tommy HOUS:EX" w:date="2023-09-01T16:50:00Z"/>
                <w:rFonts w:ascii="Arial Narrow" w:hAnsi="Arial Narrow" w:cs="Calibri"/>
                <w:sz w:val="18"/>
                <w:szCs w:val="18"/>
                <w:lang w:eastAsia="en-CA"/>
              </w:rPr>
            </w:pPr>
            <w:ins w:id="724" w:author="Dang, Tommy HOUS:EX" w:date="2023-09-01T16:50:00Z">
              <w:r w:rsidRPr="002E23FC">
                <w:rPr>
                  <w:rFonts w:ascii="Arial Narrow" w:hAnsi="Arial Narrow" w:cs="Calibri"/>
                  <w:sz w:val="18"/>
                  <w:szCs w:val="18"/>
                  <w:lang w:eastAsia="en-CA"/>
                </w:rPr>
                <w:t>2</w:t>
              </w:r>
            </w:ins>
          </w:p>
        </w:tc>
        <w:tc>
          <w:tcPr>
            <w:tcW w:w="2518" w:type="dxa"/>
            <w:vAlign w:val="center"/>
          </w:tcPr>
          <w:p w14:paraId="2A235AAD" w14:textId="77777777" w:rsidR="00B37613" w:rsidRPr="002E23FC" w:rsidRDefault="00B37613" w:rsidP="000F7ACB">
            <w:pPr>
              <w:jc w:val="center"/>
              <w:rPr>
                <w:ins w:id="725" w:author="Dang, Tommy HOUS:EX" w:date="2023-09-01T16:50:00Z"/>
                <w:rFonts w:ascii="Arial Narrow" w:hAnsi="Arial Narrow" w:cs="Calibri"/>
                <w:sz w:val="18"/>
                <w:szCs w:val="18"/>
                <w:lang w:eastAsia="en-CA"/>
              </w:rPr>
            </w:pPr>
            <w:ins w:id="726" w:author="Dang, Tommy HOUS:EX" w:date="2023-09-01T16:50:00Z">
              <w:r w:rsidRPr="002E23FC">
                <w:rPr>
                  <w:rFonts w:ascii="Arial Narrow" w:hAnsi="Arial Narrow" w:cs="Calibri"/>
                  <w:sz w:val="18"/>
                  <w:szCs w:val="18"/>
                  <w:lang w:eastAsia="en-CA"/>
                </w:rPr>
                <w:t>115</w:t>
              </w:r>
            </w:ins>
          </w:p>
        </w:tc>
        <w:tc>
          <w:tcPr>
            <w:tcW w:w="2780" w:type="dxa"/>
            <w:vAlign w:val="center"/>
          </w:tcPr>
          <w:p w14:paraId="295A6DAD" w14:textId="77777777" w:rsidR="00B37613" w:rsidRPr="002E23FC" w:rsidRDefault="00B37613" w:rsidP="000F7ACB">
            <w:pPr>
              <w:jc w:val="center"/>
              <w:rPr>
                <w:ins w:id="727" w:author="Dang, Tommy HOUS:EX" w:date="2023-09-01T16:50:00Z"/>
                <w:rFonts w:ascii="Arial Narrow" w:hAnsi="Arial Narrow" w:cs="Calibri"/>
                <w:sz w:val="18"/>
                <w:szCs w:val="18"/>
                <w:lang w:eastAsia="en-CA"/>
              </w:rPr>
            </w:pPr>
            <w:ins w:id="728" w:author="Dang, Tommy HOUS:EX" w:date="2023-09-01T16:50:00Z">
              <w:r w:rsidRPr="002E23FC">
                <w:rPr>
                  <w:rFonts w:ascii="Arial Narrow" w:hAnsi="Arial Narrow" w:cs="Calibri"/>
                  <w:sz w:val="18"/>
                  <w:szCs w:val="18"/>
                  <w:lang w:eastAsia="en-CA"/>
                </w:rPr>
                <w:t>30</w:t>
              </w:r>
            </w:ins>
          </w:p>
        </w:tc>
      </w:tr>
      <w:tr w:rsidR="00B37613" w:rsidRPr="002E23FC" w14:paraId="7E3D7AB9" w14:textId="77777777" w:rsidTr="000F7ACB">
        <w:trPr>
          <w:trHeight w:val="274"/>
          <w:jc w:val="center"/>
          <w:ins w:id="729" w:author="Dang, Tommy HOUS:EX" w:date="2023-09-01T16:50:00Z"/>
        </w:trPr>
        <w:tc>
          <w:tcPr>
            <w:tcW w:w="2517" w:type="dxa"/>
            <w:vMerge/>
            <w:vAlign w:val="center"/>
          </w:tcPr>
          <w:p w14:paraId="41D87122" w14:textId="77777777" w:rsidR="00B37613" w:rsidRPr="002E23FC" w:rsidRDefault="00B37613" w:rsidP="000F7ACB">
            <w:pPr>
              <w:jc w:val="center"/>
              <w:rPr>
                <w:ins w:id="730" w:author="Dang, Tommy HOUS:EX" w:date="2023-09-01T16:50:00Z"/>
                <w:rFonts w:ascii="Arial Narrow" w:hAnsi="Arial Narrow" w:cs="Calibri"/>
                <w:sz w:val="18"/>
                <w:szCs w:val="18"/>
                <w:lang w:eastAsia="en-CA"/>
              </w:rPr>
            </w:pPr>
          </w:p>
        </w:tc>
        <w:tc>
          <w:tcPr>
            <w:tcW w:w="2517" w:type="dxa"/>
            <w:vAlign w:val="center"/>
          </w:tcPr>
          <w:p w14:paraId="2779093C" w14:textId="77777777" w:rsidR="00B37613" w:rsidRPr="002E23FC" w:rsidRDefault="00B37613" w:rsidP="000F7ACB">
            <w:pPr>
              <w:jc w:val="center"/>
              <w:rPr>
                <w:ins w:id="731" w:author="Dang, Tommy HOUS:EX" w:date="2023-09-01T16:50:00Z"/>
                <w:rFonts w:ascii="Arial Narrow" w:hAnsi="Arial Narrow" w:cs="Calibri"/>
                <w:sz w:val="18"/>
                <w:szCs w:val="18"/>
                <w:lang w:eastAsia="en-CA"/>
              </w:rPr>
            </w:pPr>
            <w:ins w:id="732" w:author="Dang, Tommy HOUS:EX" w:date="2023-09-01T16:50:00Z">
              <w:r w:rsidRPr="002E23FC">
                <w:rPr>
                  <w:rFonts w:ascii="Arial Narrow" w:hAnsi="Arial Narrow" w:cs="Calibri"/>
                  <w:sz w:val="18"/>
                  <w:szCs w:val="18"/>
                  <w:lang w:eastAsia="en-CA"/>
                </w:rPr>
                <w:t>3</w:t>
              </w:r>
            </w:ins>
          </w:p>
        </w:tc>
        <w:tc>
          <w:tcPr>
            <w:tcW w:w="2518" w:type="dxa"/>
            <w:vAlign w:val="center"/>
          </w:tcPr>
          <w:p w14:paraId="6963FB24" w14:textId="77777777" w:rsidR="00B37613" w:rsidRPr="002E23FC" w:rsidRDefault="00B37613" w:rsidP="000F7ACB">
            <w:pPr>
              <w:jc w:val="center"/>
              <w:rPr>
                <w:ins w:id="733" w:author="Dang, Tommy HOUS:EX" w:date="2023-09-01T16:50:00Z"/>
                <w:rFonts w:ascii="Arial Narrow" w:hAnsi="Arial Narrow" w:cs="Calibri"/>
                <w:sz w:val="18"/>
                <w:szCs w:val="18"/>
                <w:lang w:eastAsia="en-CA"/>
              </w:rPr>
            </w:pPr>
            <w:ins w:id="734" w:author="Dang, Tommy HOUS:EX" w:date="2023-09-01T16:50:00Z">
              <w:r w:rsidRPr="002E23FC">
                <w:rPr>
                  <w:rFonts w:ascii="Arial Narrow" w:hAnsi="Arial Narrow" w:cs="Calibri"/>
                  <w:sz w:val="18"/>
                  <w:szCs w:val="18"/>
                  <w:lang w:eastAsia="en-CA"/>
                </w:rPr>
                <w:t>110</w:t>
              </w:r>
            </w:ins>
          </w:p>
        </w:tc>
        <w:tc>
          <w:tcPr>
            <w:tcW w:w="2780" w:type="dxa"/>
            <w:vAlign w:val="center"/>
          </w:tcPr>
          <w:p w14:paraId="3BA684B2" w14:textId="77777777" w:rsidR="00B37613" w:rsidRPr="002E23FC" w:rsidRDefault="00B37613" w:rsidP="000F7ACB">
            <w:pPr>
              <w:jc w:val="center"/>
              <w:rPr>
                <w:ins w:id="735" w:author="Dang, Tommy HOUS:EX" w:date="2023-09-01T16:50:00Z"/>
                <w:rFonts w:ascii="Arial Narrow" w:hAnsi="Arial Narrow" w:cs="Calibri"/>
                <w:sz w:val="18"/>
                <w:szCs w:val="18"/>
                <w:lang w:eastAsia="en-CA"/>
              </w:rPr>
            </w:pPr>
            <w:ins w:id="736" w:author="Dang, Tommy HOUS:EX" w:date="2023-09-01T16:50:00Z">
              <w:r w:rsidRPr="002E23FC">
                <w:rPr>
                  <w:rFonts w:ascii="Arial Narrow" w:hAnsi="Arial Narrow" w:cs="Calibri"/>
                  <w:sz w:val="18"/>
                  <w:szCs w:val="18"/>
                  <w:lang w:eastAsia="en-CA"/>
                </w:rPr>
                <w:t>20</w:t>
              </w:r>
            </w:ins>
          </w:p>
        </w:tc>
      </w:tr>
    </w:tbl>
    <w:p w14:paraId="179A1826" w14:textId="77777777" w:rsidR="00B37613" w:rsidRDefault="00B37613" w:rsidP="00B37613">
      <w:pPr>
        <w:pStyle w:val="01Part"/>
        <w:rPr>
          <w:ins w:id="737" w:author="Dang, Tommy HOUS:EX" w:date="2023-09-01T16:50:00Z"/>
          <w:rStyle w:val="f101"/>
          <w:sz w:val="24"/>
          <w:szCs w:val="24"/>
        </w:rPr>
      </w:pPr>
    </w:p>
    <w:p w14:paraId="0D9D36E9" w14:textId="77777777" w:rsidR="00B37613" w:rsidRPr="00EF34A3" w:rsidRDefault="00B37613" w:rsidP="00B37613">
      <w:pPr>
        <w:pStyle w:val="10Tabtitle"/>
        <w:rPr>
          <w:ins w:id="738" w:author="Dang, Tommy HOUS:EX" w:date="2023-09-01T16:50:00Z"/>
          <w:b w:val="0"/>
          <w:bCs/>
          <w:lang w:val="en-CA"/>
        </w:rPr>
      </w:pPr>
      <w:ins w:id="739" w:author="Dang, Tommy HOUS:EX" w:date="2023-09-01T16:50:00Z">
        <w:r w:rsidRPr="00EF34A3">
          <w:rPr>
            <w:bCs/>
            <w:lang w:val="en-CA"/>
          </w:rPr>
          <w:t>Table 10.2.3.3.-</w:t>
        </w:r>
        <w:r>
          <w:rPr>
            <w:bCs/>
            <w:lang w:val="en-CA"/>
          </w:rPr>
          <w:t>J</w:t>
        </w:r>
      </w:ins>
    </w:p>
    <w:p w14:paraId="63503899" w14:textId="77777777" w:rsidR="00B37613" w:rsidRPr="00EF34A3" w:rsidRDefault="00B37613" w:rsidP="00B37613">
      <w:pPr>
        <w:pStyle w:val="10Tabtitle"/>
        <w:rPr>
          <w:ins w:id="740" w:author="Dang, Tommy HOUS:EX" w:date="2023-09-01T16:50:00Z"/>
          <w:b w:val="0"/>
          <w:bCs/>
          <w:lang w:val="en-CA"/>
        </w:rPr>
      </w:pPr>
      <w:ins w:id="741" w:author="Dang, Tommy HOUS:EX" w:date="2023-09-01T16:50:00Z">
        <w:r w:rsidRPr="00EF34A3">
          <w:rPr>
            <w:bCs/>
            <w:lang w:val="en-CA"/>
          </w:rPr>
          <w:t xml:space="preserve">Energy Performance Requirements for </w:t>
        </w:r>
        <w:r w:rsidRPr="00B37613">
          <w:rPr>
            <w:lang w:val="en-CA"/>
          </w:rPr>
          <w:t>Other</w:t>
        </w:r>
        <w:r>
          <w:rPr>
            <w:bCs/>
            <w:lang w:val="en-CA"/>
          </w:rPr>
          <w:t xml:space="preserve"> Business and Personal Service or Mercantile Occupancies</w:t>
        </w:r>
      </w:ins>
    </w:p>
    <w:p w14:paraId="17982904" w14:textId="77777777" w:rsidR="00B37613" w:rsidRPr="00450EB7" w:rsidRDefault="00B37613" w:rsidP="00B37613">
      <w:pPr>
        <w:pStyle w:val="10Tabtitle"/>
        <w:rPr>
          <w:ins w:id="742" w:author="Dang, Tommy HOUS:EX" w:date="2023-09-01T16:50:00Z"/>
          <w:rStyle w:val="f101"/>
          <w:lang w:val="en-CA"/>
        </w:rPr>
      </w:pPr>
      <w:ins w:id="743" w:author="Dang, Tommy HOUS:EX" w:date="2023-09-01T16:50:00Z">
        <w:r w:rsidRPr="00EF34A3">
          <w:rPr>
            <w:lang w:val="en-CA"/>
          </w:rPr>
          <w:t>Forming part of Sentences 10.2.3.3.(1) and (2</w:t>
        </w:r>
        <w:r>
          <w:rPr>
            <w:lang w:val="en-CA"/>
          </w:rPr>
          <w:t>)</w:t>
        </w:r>
      </w:ins>
    </w:p>
    <w:tbl>
      <w:tblPr>
        <w:tblStyle w:val="TableGrid9"/>
        <w:tblW w:w="10332" w:type="dxa"/>
        <w:jc w:val="center"/>
        <w:tblLook w:val="04A0" w:firstRow="1" w:lastRow="0" w:firstColumn="1" w:lastColumn="0" w:noHBand="0" w:noVBand="1"/>
      </w:tblPr>
      <w:tblGrid>
        <w:gridCol w:w="2517"/>
        <w:gridCol w:w="2517"/>
        <w:gridCol w:w="2518"/>
        <w:gridCol w:w="2780"/>
      </w:tblGrid>
      <w:tr w:rsidR="00B37613" w:rsidRPr="002E23FC" w14:paraId="66CDD003" w14:textId="77777777" w:rsidTr="000F7ACB">
        <w:trPr>
          <w:trHeight w:val="662"/>
          <w:jc w:val="center"/>
          <w:ins w:id="744" w:author="Dang, Tommy HOUS:EX" w:date="2023-09-01T16:50:00Z"/>
        </w:trPr>
        <w:tc>
          <w:tcPr>
            <w:tcW w:w="2517" w:type="dxa"/>
            <w:vAlign w:val="center"/>
          </w:tcPr>
          <w:p w14:paraId="436A335A" w14:textId="77777777" w:rsidR="00B37613" w:rsidRPr="002E23FC" w:rsidRDefault="00B37613" w:rsidP="000F7ACB">
            <w:pPr>
              <w:jc w:val="center"/>
              <w:rPr>
                <w:ins w:id="745" w:author="Dang, Tommy HOUS:EX" w:date="2023-09-01T16:50:00Z"/>
                <w:rFonts w:ascii="Arial Narrow" w:hAnsi="Arial Narrow" w:cs="Calibri"/>
                <w:sz w:val="18"/>
                <w:szCs w:val="18"/>
                <w:lang w:eastAsia="en-CA"/>
              </w:rPr>
            </w:pPr>
            <w:ins w:id="746" w:author="Dang, Tommy HOUS:EX" w:date="2023-09-01T16:50:00Z">
              <w:r w:rsidRPr="002E23FC">
                <w:rPr>
                  <w:rFonts w:ascii="Arial Narrow" w:hAnsi="Arial Narrow" w:cs="Calibri"/>
                  <w:sz w:val="18"/>
                  <w:szCs w:val="18"/>
                  <w:lang w:eastAsia="en-CA"/>
                </w:rPr>
                <w:t>Degree-Days Below 18°C</w:t>
              </w:r>
            </w:ins>
          </w:p>
        </w:tc>
        <w:tc>
          <w:tcPr>
            <w:tcW w:w="2517" w:type="dxa"/>
            <w:vAlign w:val="center"/>
          </w:tcPr>
          <w:p w14:paraId="5C40E6AD" w14:textId="77777777" w:rsidR="00B37613" w:rsidRPr="002E23FC" w:rsidRDefault="00B37613" w:rsidP="000F7ACB">
            <w:pPr>
              <w:jc w:val="center"/>
              <w:rPr>
                <w:ins w:id="747" w:author="Dang, Tommy HOUS:EX" w:date="2023-09-01T16:50:00Z"/>
                <w:rFonts w:ascii="Arial Narrow" w:hAnsi="Arial Narrow" w:cs="Calibri"/>
                <w:sz w:val="18"/>
                <w:szCs w:val="18"/>
                <w:lang w:eastAsia="en-CA"/>
              </w:rPr>
            </w:pPr>
            <w:ins w:id="748" w:author="Dang, Tommy HOUS:EX" w:date="2023-09-01T16:50:00Z">
              <w:r w:rsidRPr="002E23FC">
                <w:rPr>
                  <w:rFonts w:ascii="Arial Narrow" w:hAnsi="Arial Narrow" w:cs="Calibri"/>
                  <w:sz w:val="18"/>
                  <w:szCs w:val="18"/>
                  <w:lang w:eastAsia="en-CA"/>
                </w:rPr>
                <w:t>Step</w:t>
              </w:r>
            </w:ins>
          </w:p>
        </w:tc>
        <w:tc>
          <w:tcPr>
            <w:tcW w:w="2518" w:type="dxa"/>
            <w:vAlign w:val="center"/>
          </w:tcPr>
          <w:p w14:paraId="40DE52AA" w14:textId="77777777" w:rsidR="00B37613" w:rsidRPr="002E23FC" w:rsidRDefault="00B37613" w:rsidP="000F7ACB">
            <w:pPr>
              <w:jc w:val="center"/>
              <w:rPr>
                <w:ins w:id="749" w:author="Dang, Tommy HOUS:EX" w:date="2023-09-01T16:50:00Z"/>
                <w:rFonts w:ascii="Arial Narrow" w:hAnsi="Arial Narrow" w:cs="Calibri"/>
                <w:sz w:val="18"/>
                <w:szCs w:val="18"/>
                <w:lang w:eastAsia="en-CA"/>
              </w:rPr>
            </w:pPr>
            <w:ins w:id="750" w:author="Dang, Tommy HOUS:EX" w:date="2023-09-01T16:50:00Z">
              <w:r w:rsidRPr="002E23FC">
                <w:rPr>
                  <w:rFonts w:ascii="Arial Narrow" w:hAnsi="Arial Narrow" w:cs="Calibri"/>
                  <w:sz w:val="18"/>
                  <w:szCs w:val="18"/>
                  <w:lang w:eastAsia="en-CA"/>
                </w:rPr>
                <w:t>Equipment and Systems – Maximum Total Energy Use Intensity, kWh/(m</w:t>
              </w:r>
              <w:r w:rsidRPr="002E23FC">
                <w:rPr>
                  <w:rFonts w:ascii="Arial Narrow" w:hAnsi="Arial Narrow" w:cs="Calibri"/>
                  <w:sz w:val="18"/>
                  <w:szCs w:val="18"/>
                  <w:vertAlign w:val="superscript"/>
                  <w:lang w:eastAsia="en-CA"/>
                </w:rPr>
                <w:t>2</w:t>
              </w:r>
              <w:r w:rsidRPr="002E23FC">
                <w:rPr>
                  <w:rFonts w:ascii="Arial Narrow" w:hAnsi="Arial Narrow" w:cs="Calibri"/>
                  <w:sz w:val="18"/>
                  <w:szCs w:val="18"/>
                  <w:lang w:eastAsia="en-CA"/>
                </w:rPr>
                <w:t>·year)</w:t>
              </w:r>
            </w:ins>
          </w:p>
        </w:tc>
        <w:tc>
          <w:tcPr>
            <w:tcW w:w="2780" w:type="dxa"/>
            <w:vAlign w:val="center"/>
          </w:tcPr>
          <w:p w14:paraId="2C16191A" w14:textId="77777777" w:rsidR="00B37613" w:rsidRPr="002E23FC" w:rsidRDefault="00B37613" w:rsidP="000F7ACB">
            <w:pPr>
              <w:jc w:val="center"/>
              <w:rPr>
                <w:ins w:id="751" w:author="Dang, Tommy HOUS:EX" w:date="2023-09-01T16:50:00Z"/>
                <w:rFonts w:ascii="Arial Narrow" w:hAnsi="Arial Narrow" w:cs="Calibri"/>
                <w:sz w:val="18"/>
                <w:szCs w:val="18"/>
                <w:lang w:eastAsia="en-CA"/>
              </w:rPr>
            </w:pPr>
            <w:ins w:id="752" w:author="Dang, Tommy HOUS:EX" w:date="2023-09-01T16:50:00Z">
              <w:r w:rsidRPr="002E23FC">
                <w:rPr>
                  <w:rFonts w:ascii="Arial Narrow" w:hAnsi="Arial Narrow" w:cs="Calibri"/>
                  <w:i/>
                  <w:iCs/>
                  <w:sz w:val="18"/>
                  <w:szCs w:val="18"/>
                  <w:lang w:eastAsia="en-CA"/>
                </w:rPr>
                <w:t>Building</w:t>
              </w:r>
              <w:r w:rsidRPr="002E23FC">
                <w:rPr>
                  <w:rFonts w:ascii="Arial Narrow" w:hAnsi="Arial Narrow" w:cs="Calibri"/>
                  <w:sz w:val="18"/>
                  <w:szCs w:val="18"/>
                  <w:lang w:eastAsia="en-CA"/>
                </w:rPr>
                <w:t xml:space="preserve"> Envelope – Maximum Thermal Energy Demand Intensity, kWh/(m</w:t>
              </w:r>
              <w:r w:rsidRPr="002E23FC">
                <w:rPr>
                  <w:rFonts w:ascii="Arial Narrow" w:hAnsi="Arial Narrow" w:cs="Calibri"/>
                  <w:sz w:val="18"/>
                  <w:szCs w:val="18"/>
                  <w:vertAlign w:val="superscript"/>
                  <w:lang w:eastAsia="en-CA"/>
                </w:rPr>
                <w:t>2</w:t>
              </w:r>
              <w:r w:rsidRPr="002E23FC">
                <w:rPr>
                  <w:rFonts w:ascii="Arial Narrow" w:hAnsi="Arial Narrow" w:cs="Calibri"/>
                  <w:sz w:val="18"/>
                  <w:szCs w:val="18"/>
                  <w:lang w:eastAsia="en-CA"/>
                </w:rPr>
                <w:t>·year)</w:t>
              </w:r>
            </w:ins>
          </w:p>
        </w:tc>
      </w:tr>
      <w:tr w:rsidR="00B37613" w:rsidRPr="002E23FC" w14:paraId="6A9814B9" w14:textId="77777777" w:rsidTr="000F7ACB">
        <w:trPr>
          <w:trHeight w:val="274"/>
          <w:jc w:val="center"/>
          <w:ins w:id="753" w:author="Dang, Tommy HOUS:EX" w:date="2023-09-01T16:50:00Z"/>
        </w:trPr>
        <w:tc>
          <w:tcPr>
            <w:tcW w:w="2517" w:type="dxa"/>
            <w:vMerge w:val="restart"/>
            <w:vAlign w:val="center"/>
          </w:tcPr>
          <w:p w14:paraId="00B1ED91" w14:textId="77777777" w:rsidR="00B37613" w:rsidRPr="002E23FC" w:rsidRDefault="00B37613" w:rsidP="000F7ACB">
            <w:pPr>
              <w:jc w:val="center"/>
              <w:rPr>
                <w:ins w:id="754" w:author="Dang, Tommy HOUS:EX" w:date="2023-09-01T16:50:00Z"/>
                <w:rFonts w:ascii="Arial Narrow" w:hAnsi="Arial Narrow" w:cs="Calibri"/>
                <w:sz w:val="18"/>
                <w:szCs w:val="18"/>
                <w:lang w:eastAsia="en-CA"/>
              </w:rPr>
            </w:pPr>
            <w:ins w:id="755" w:author="Dang, Tommy HOUS:EX" w:date="2023-09-01T16:50:00Z">
              <w:r w:rsidRPr="002E23FC">
                <w:rPr>
                  <w:rFonts w:ascii="Arial Narrow" w:hAnsi="Arial Narrow" w:cs="Calibri"/>
                  <w:sz w:val="18"/>
                  <w:szCs w:val="18"/>
                  <w:lang w:eastAsia="en-CA"/>
                </w:rPr>
                <w:t>Less than 3000</w:t>
              </w:r>
            </w:ins>
          </w:p>
        </w:tc>
        <w:tc>
          <w:tcPr>
            <w:tcW w:w="2517" w:type="dxa"/>
            <w:vAlign w:val="center"/>
          </w:tcPr>
          <w:p w14:paraId="44F38B6C" w14:textId="77777777" w:rsidR="00B37613" w:rsidRPr="002E23FC" w:rsidRDefault="00B37613" w:rsidP="000F7ACB">
            <w:pPr>
              <w:jc w:val="center"/>
              <w:rPr>
                <w:ins w:id="756" w:author="Dang, Tommy HOUS:EX" w:date="2023-09-01T16:50:00Z"/>
                <w:rFonts w:ascii="Arial Narrow" w:hAnsi="Arial Narrow" w:cs="Calibri"/>
                <w:sz w:val="18"/>
                <w:szCs w:val="18"/>
                <w:lang w:eastAsia="en-CA"/>
              </w:rPr>
            </w:pPr>
            <w:ins w:id="757" w:author="Dang, Tommy HOUS:EX" w:date="2023-09-01T16:50:00Z">
              <w:r w:rsidRPr="002E23FC">
                <w:rPr>
                  <w:rFonts w:ascii="Arial Narrow" w:hAnsi="Arial Narrow" w:cs="Calibri"/>
                  <w:sz w:val="18"/>
                  <w:szCs w:val="18"/>
                  <w:lang w:eastAsia="en-CA"/>
                </w:rPr>
                <w:t>1</w:t>
              </w:r>
            </w:ins>
          </w:p>
        </w:tc>
        <w:tc>
          <w:tcPr>
            <w:tcW w:w="5298" w:type="dxa"/>
            <w:gridSpan w:val="2"/>
            <w:vAlign w:val="center"/>
          </w:tcPr>
          <w:p w14:paraId="4E388D78" w14:textId="77777777" w:rsidR="00B37613" w:rsidRPr="002E23FC" w:rsidRDefault="00B37613" w:rsidP="000F7ACB">
            <w:pPr>
              <w:jc w:val="center"/>
              <w:rPr>
                <w:ins w:id="758" w:author="Dang, Tommy HOUS:EX" w:date="2023-09-01T16:50:00Z"/>
                <w:rFonts w:ascii="Arial Narrow" w:hAnsi="Arial Narrow" w:cs="Calibri"/>
                <w:sz w:val="18"/>
                <w:szCs w:val="18"/>
                <w:lang w:eastAsia="en-CA"/>
              </w:rPr>
            </w:pPr>
            <w:ins w:id="759" w:author="Dang, Tommy HOUS:EX" w:date="2023-09-01T16:50:00Z">
              <w:r w:rsidRPr="002E23FC">
                <w:rPr>
                  <w:rFonts w:ascii="Arial Narrow" w:hAnsi="Arial Narrow" w:cs="Calibri"/>
                  <w:sz w:val="18"/>
                  <w:szCs w:val="18"/>
                  <w:lang w:eastAsia="en-CA"/>
                </w:rPr>
                <w:t>Reserved</w:t>
              </w:r>
            </w:ins>
          </w:p>
        </w:tc>
      </w:tr>
      <w:tr w:rsidR="00B37613" w:rsidRPr="002E23FC" w14:paraId="76BAC9E8" w14:textId="77777777" w:rsidTr="000F7ACB">
        <w:trPr>
          <w:trHeight w:val="278"/>
          <w:jc w:val="center"/>
          <w:ins w:id="760" w:author="Dang, Tommy HOUS:EX" w:date="2023-09-01T16:50:00Z"/>
        </w:trPr>
        <w:tc>
          <w:tcPr>
            <w:tcW w:w="2517" w:type="dxa"/>
            <w:vMerge/>
            <w:vAlign w:val="center"/>
          </w:tcPr>
          <w:p w14:paraId="675FFF21" w14:textId="77777777" w:rsidR="00B37613" w:rsidRPr="002E23FC" w:rsidRDefault="00B37613" w:rsidP="000F7ACB">
            <w:pPr>
              <w:jc w:val="center"/>
              <w:rPr>
                <w:ins w:id="761" w:author="Dang, Tommy HOUS:EX" w:date="2023-09-01T16:50:00Z"/>
                <w:rFonts w:ascii="Arial Narrow" w:hAnsi="Arial Narrow" w:cs="Calibri"/>
                <w:sz w:val="18"/>
                <w:szCs w:val="18"/>
                <w:lang w:eastAsia="en-CA"/>
              </w:rPr>
            </w:pPr>
          </w:p>
        </w:tc>
        <w:tc>
          <w:tcPr>
            <w:tcW w:w="2517" w:type="dxa"/>
            <w:vAlign w:val="center"/>
          </w:tcPr>
          <w:p w14:paraId="68CB93D7" w14:textId="77777777" w:rsidR="00B37613" w:rsidRPr="002E23FC" w:rsidRDefault="00B37613" w:rsidP="000F7ACB">
            <w:pPr>
              <w:jc w:val="center"/>
              <w:rPr>
                <w:ins w:id="762" w:author="Dang, Tommy HOUS:EX" w:date="2023-09-01T16:50:00Z"/>
                <w:rFonts w:ascii="Arial Narrow" w:hAnsi="Arial Narrow" w:cs="Calibri"/>
                <w:sz w:val="18"/>
                <w:szCs w:val="18"/>
                <w:lang w:eastAsia="en-CA"/>
              </w:rPr>
            </w:pPr>
            <w:ins w:id="763" w:author="Dang, Tommy HOUS:EX" w:date="2023-09-01T16:50:00Z">
              <w:r w:rsidRPr="002E23FC">
                <w:rPr>
                  <w:rFonts w:ascii="Arial Narrow" w:hAnsi="Arial Narrow" w:cs="Calibri"/>
                  <w:sz w:val="18"/>
                  <w:szCs w:val="18"/>
                  <w:lang w:eastAsia="en-CA"/>
                </w:rPr>
                <w:t>2</w:t>
              </w:r>
            </w:ins>
          </w:p>
        </w:tc>
        <w:tc>
          <w:tcPr>
            <w:tcW w:w="2518" w:type="dxa"/>
            <w:vAlign w:val="center"/>
          </w:tcPr>
          <w:p w14:paraId="64F38CCC" w14:textId="77777777" w:rsidR="00B37613" w:rsidRPr="002E23FC" w:rsidRDefault="00B37613" w:rsidP="000F7ACB">
            <w:pPr>
              <w:jc w:val="center"/>
              <w:rPr>
                <w:ins w:id="764" w:author="Dang, Tommy HOUS:EX" w:date="2023-09-01T16:50:00Z"/>
                <w:rFonts w:ascii="Arial Narrow" w:hAnsi="Arial Narrow" w:cs="Calibri"/>
                <w:sz w:val="18"/>
                <w:szCs w:val="18"/>
                <w:lang w:eastAsia="en-CA"/>
              </w:rPr>
            </w:pPr>
            <w:ins w:id="765" w:author="Dang, Tommy HOUS:EX" w:date="2023-09-01T16:50:00Z">
              <w:r w:rsidRPr="002E23FC">
                <w:rPr>
                  <w:rFonts w:ascii="Arial Narrow" w:hAnsi="Arial Narrow" w:cs="Calibri"/>
                  <w:sz w:val="18"/>
                  <w:szCs w:val="18"/>
                  <w:lang w:eastAsia="en-CA"/>
                </w:rPr>
                <w:t>145</w:t>
              </w:r>
            </w:ins>
          </w:p>
        </w:tc>
        <w:tc>
          <w:tcPr>
            <w:tcW w:w="2780" w:type="dxa"/>
            <w:vAlign w:val="center"/>
          </w:tcPr>
          <w:p w14:paraId="6E6D6B50" w14:textId="77777777" w:rsidR="00B37613" w:rsidRPr="002E23FC" w:rsidRDefault="00B37613" w:rsidP="000F7ACB">
            <w:pPr>
              <w:jc w:val="center"/>
              <w:rPr>
                <w:ins w:id="766" w:author="Dang, Tommy HOUS:EX" w:date="2023-09-01T16:50:00Z"/>
                <w:rFonts w:ascii="Arial Narrow" w:hAnsi="Arial Narrow" w:cs="Calibri"/>
                <w:sz w:val="18"/>
                <w:szCs w:val="18"/>
                <w:lang w:eastAsia="en-CA"/>
              </w:rPr>
            </w:pPr>
            <w:ins w:id="767" w:author="Dang, Tommy HOUS:EX" w:date="2023-09-01T16:50:00Z">
              <w:r w:rsidRPr="002E23FC">
                <w:rPr>
                  <w:rFonts w:ascii="Arial Narrow" w:hAnsi="Arial Narrow" w:cs="Calibri"/>
                  <w:sz w:val="18"/>
                  <w:szCs w:val="18"/>
                  <w:lang w:eastAsia="en-CA"/>
                </w:rPr>
                <w:t>30</w:t>
              </w:r>
            </w:ins>
          </w:p>
        </w:tc>
      </w:tr>
      <w:tr w:rsidR="00B37613" w:rsidRPr="002E23FC" w14:paraId="314A30B6" w14:textId="77777777" w:rsidTr="000F7ACB">
        <w:trPr>
          <w:trHeight w:val="268"/>
          <w:jc w:val="center"/>
          <w:ins w:id="768" w:author="Dang, Tommy HOUS:EX" w:date="2023-09-01T16:50:00Z"/>
        </w:trPr>
        <w:tc>
          <w:tcPr>
            <w:tcW w:w="2517" w:type="dxa"/>
            <w:vMerge/>
            <w:vAlign w:val="center"/>
          </w:tcPr>
          <w:p w14:paraId="76E0AE35" w14:textId="77777777" w:rsidR="00B37613" w:rsidRPr="002E23FC" w:rsidRDefault="00B37613" w:rsidP="000F7ACB">
            <w:pPr>
              <w:jc w:val="center"/>
              <w:rPr>
                <w:ins w:id="769" w:author="Dang, Tommy HOUS:EX" w:date="2023-09-01T16:50:00Z"/>
                <w:rFonts w:ascii="Arial Narrow" w:hAnsi="Arial Narrow" w:cs="Calibri"/>
                <w:sz w:val="18"/>
                <w:szCs w:val="18"/>
                <w:lang w:eastAsia="en-CA"/>
              </w:rPr>
            </w:pPr>
          </w:p>
        </w:tc>
        <w:tc>
          <w:tcPr>
            <w:tcW w:w="2517" w:type="dxa"/>
            <w:vAlign w:val="center"/>
          </w:tcPr>
          <w:p w14:paraId="24881ADF" w14:textId="77777777" w:rsidR="00B37613" w:rsidRPr="002E23FC" w:rsidRDefault="00B37613" w:rsidP="000F7ACB">
            <w:pPr>
              <w:jc w:val="center"/>
              <w:rPr>
                <w:ins w:id="770" w:author="Dang, Tommy HOUS:EX" w:date="2023-09-01T16:50:00Z"/>
                <w:rFonts w:ascii="Arial Narrow" w:hAnsi="Arial Narrow" w:cs="Calibri"/>
                <w:sz w:val="18"/>
                <w:szCs w:val="18"/>
                <w:lang w:eastAsia="en-CA"/>
              </w:rPr>
            </w:pPr>
            <w:ins w:id="771" w:author="Dang, Tommy HOUS:EX" w:date="2023-09-01T16:50:00Z">
              <w:r w:rsidRPr="002E23FC">
                <w:rPr>
                  <w:rFonts w:ascii="Arial Narrow" w:hAnsi="Arial Narrow" w:cs="Calibri"/>
                  <w:sz w:val="18"/>
                  <w:szCs w:val="18"/>
                  <w:lang w:eastAsia="en-CA"/>
                </w:rPr>
                <w:t>3</w:t>
              </w:r>
            </w:ins>
          </w:p>
        </w:tc>
        <w:tc>
          <w:tcPr>
            <w:tcW w:w="2518" w:type="dxa"/>
            <w:vAlign w:val="center"/>
          </w:tcPr>
          <w:p w14:paraId="147B9AFB" w14:textId="77777777" w:rsidR="00B37613" w:rsidRPr="002E23FC" w:rsidRDefault="00B37613" w:rsidP="000F7ACB">
            <w:pPr>
              <w:jc w:val="center"/>
              <w:rPr>
                <w:ins w:id="772" w:author="Dang, Tommy HOUS:EX" w:date="2023-09-01T16:50:00Z"/>
                <w:rFonts w:ascii="Arial Narrow" w:hAnsi="Arial Narrow" w:cs="Calibri"/>
                <w:sz w:val="18"/>
                <w:szCs w:val="18"/>
                <w:lang w:eastAsia="en-CA"/>
              </w:rPr>
            </w:pPr>
            <w:ins w:id="773" w:author="Dang, Tommy HOUS:EX" w:date="2023-09-01T16:50:00Z">
              <w:r w:rsidRPr="002E23FC">
                <w:rPr>
                  <w:rFonts w:ascii="Arial Narrow" w:hAnsi="Arial Narrow" w:cs="Calibri"/>
                  <w:sz w:val="18"/>
                  <w:szCs w:val="18"/>
                  <w:lang w:eastAsia="en-CA"/>
                </w:rPr>
                <w:t>120</w:t>
              </w:r>
            </w:ins>
          </w:p>
        </w:tc>
        <w:tc>
          <w:tcPr>
            <w:tcW w:w="2780" w:type="dxa"/>
            <w:vAlign w:val="center"/>
          </w:tcPr>
          <w:p w14:paraId="64F54AF9" w14:textId="77777777" w:rsidR="00B37613" w:rsidRPr="002E23FC" w:rsidRDefault="00B37613" w:rsidP="000F7ACB">
            <w:pPr>
              <w:jc w:val="center"/>
              <w:rPr>
                <w:ins w:id="774" w:author="Dang, Tommy HOUS:EX" w:date="2023-09-01T16:50:00Z"/>
                <w:rFonts w:ascii="Arial Narrow" w:hAnsi="Arial Narrow" w:cs="Calibri"/>
                <w:sz w:val="18"/>
                <w:szCs w:val="18"/>
                <w:lang w:eastAsia="en-CA"/>
              </w:rPr>
            </w:pPr>
            <w:ins w:id="775" w:author="Dang, Tommy HOUS:EX" w:date="2023-09-01T16:50:00Z">
              <w:r w:rsidRPr="002E23FC">
                <w:rPr>
                  <w:rFonts w:ascii="Arial Narrow" w:hAnsi="Arial Narrow" w:cs="Calibri"/>
                  <w:sz w:val="18"/>
                  <w:szCs w:val="18"/>
                  <w:lang w:eastAsia="en-CA"/>
                </w:rPr>
                <w:t>20</w:t>
              </w:r>
            </w:ins>
          </w:p>
        </w:tc>
      </w:tr>
      <w:tr w:rsidR="00B37613" w:rsidRPr="002E23FC" w14:paraId="0D93CA14" w14:textId="77777777" w:rsidTr="000F7ACB">
        <w:trPr>
          <w:trHeight w:val="290"/>
          <w:jc w:val="center"/>
          <w:ins w:id="776" w:author="Dang, Tommy HOUS:EX" w:date="2023-09-01T16:50:00Z"/>
        </w:trPr>
        <w:tc>
          <w:tcPr>
            <w:tcW w:w="2517" w:type="dxa"/>
            <w:vMerge w:val="restart"/>
            <w:vAlign w:val="center"/>
          </w:tcPr>
          <w:p w14:paraId="063B926F" w14:textId="77777777" w:rsidR="00B37613" w:rsidRPr="002E23FC" w:rsidRDefault="00B37613" w:rsidP="000F7ACB">
            <w:pPr>
              <w:jc w:val="center"/>
              <w:rPr>
                <w:ins w:id="777" w:author="Dang, Tommy HOUS:EX" w:date="2023-09-01T16:50:00Z"/>
                <w:rFonts w:ascii="Arial Narrow" w:hAnsi="Arial Narrow" w:cs="Calibri"/>
                <w:sz w:val="18"/>
                <w:szCs w:val="18"/>
                <w:lang w:eastAsia="en-CA"/>
              </w:rPr>
            </w:pPr>
            <w:ins w:id="778" w:author="Dang, Tommy HOUS:EX" w:date="2023-09-01T16:50:00Z">
              <w:r w:rsidRPr="002E23FC">
                <w:rPr>
                  <w:rFonts w:ascii="Arial Narrow" w:hAnsi="Arial Narrow" w:cs="Calibri"/>
                  <w:sz w:val="18"/>
                  <w:szCs w:val="18"/>
                  <w:lang w:eastAsia="en-CA"/>
                </w:rPr>
                <w:t>3000 to 3999</w:t>
              </w:r>
            </w:ins>
          </w:p>
        </w:tc>
        <w:tc>
          <w:tcPr>
            <w:tcW w:w="2517" w:type="dxa"/>
            <w:vAlign w:val="center"/>
          </w:tcPr>
          <w:p w14:paraId="366D5769" w14:textId="77777777" w:rsidR="00B37613" w:rsidRPr="002E23FC" w:rsidRDefault="00B37613" w:rsidP="000F7ACB">
            <w:pPr>
              <w:jc w:val="center"/>
              <w:rPr>
                <w:ins w:id="779" w:author="Dang, Tommy HOUS:EX" w:date="2023-09-01T16:50:00Z"/>
                <w:rFonts w:ascii="Arial Narrow" w:hAnsi="Arial Narrow" w:cs="Calibri"/>
                <w:sz w:val="18"/>
                <w:szCs w:val="18"/>
                <w:lang w:eastAsia="en-CA"/>
              </w:rPr>
            </w:pPr>
            <w:ins w:id="780" w:author="Dang, Tommy HOUS:EX" w:date="2023-09-01T16:50:00Z">
              <w:r w:rsidRPr="002E23FC">
                <w:rPr>
                  <w:rFonts w:ascii="Arial Narrow" w:hAnsi="Arial Narrow" w:cs="Calibri"/>
                  <w:sz w:val="18"/>
                  <w:szCs w:val="18"/>
                  <w:lang w:eastAsia="en-CA"/>
                </w:rPr>
                <w:t>1</w:t>
              </w:r>
            </w:ins>
          </w:p>
        </w:tc>
        <w:tc>
          <w:tcPr>
            <w:tcW w:w="5298" w:type="dxa"/>
            <w:gridSpan w:val="2"/>
            <w:vAlign w:val="center"/>
          </w:tcPr>
          <w:p w14:paraId="1BBF1BA2" w14:textId="77777777" w:rsidR="00B37613" w:rsidRPr="002E23FC" w:rsidRDefault="00B37613" w:rsidP="000F7ACB">
            <w:pPr>
              <w:jc w:val="center"/>
              <w:rPr>
                <w:ins w:id="781" w:author="Dang, Tommy HOUS:EX" w:date="2023-09-01T16:50:00Z"/>
                <w:rFonts w:ascii="Arial Narrow" w:hAnsi="Arial Narrow" w:cs="Calibri"/>
                <w:sz w:val="18"/>
                <w:szCs w:val="18"/>
                <w:lang w:eastAsia="en-CA"/>
              </w:rPr>
            </w:pPr>
            <w:ins w:id="782" w:author="Dang, Tommy HOUS:EX" w:date="2023-09-01T16:50:00Z">
              <w:r w:rsidRPr="002E23FC">
                <w:rPr>
                  <w:rFonts w:ascii="Arial Narrow" w:hAnsi="Arial Narrow" w:cs="Calibri"/>
                  <w:sz w:val="18"/>
                  <w:szCs w:val="18"/>
                  <w:lang w:eastAsia="en-CA"/>
                </w:rPr>
                <w:t>Reserved</w:t>
              </w:r>
            </w:ins>
          </w:p>
        </w:tc>
      </w:tr>
      <w:tr w:rsidR="00B37613" w:rsidRPr="002E23FC" w14:paraId="64640EB9" w14:textId="77777777" w:rsidTr="000F7ACB">
        <w:trPr>
          <w:trHeight w:val="266"/>
          <w:jc w:val="center"/>
          <w:ins w:id="783" w:author="Dang, Tommy HOUS:EX" w:date="2023-09-01T16:50:00Z"/>
        </w:trPr>
        <w:tc>
          <w:tcPr>
            <w:tcW w:w="2517" w:type="dxa"/>
            <w:vMerge/>
            <w:vAlign w:val="center"/>
          </w:tcPr>
          <w:p w14:paraId="79BC2BE4" w14:textId="77777777" w:rsidR="00B37613" w:rsidRPr="002E23FC" w:rsidRDefault="00B37613" w:rsidP="000F7ACB">
            <w:pPr>
              <w:jc w:val="center"/>
              <w:rPr>
                <w:ins w:id="784" w:author="Dang, Tommy HOUS:EX" w:date="2023-09-01T16:50:00Z"/>
                <w:rFonts w:ascii="Arial Narrow" w:hAnsi="Arial Narrow" w:cs="Calibri"/>
                <w:sz w:val="18"/>
                <w:szCs w:val="18"/>
                <w:lang w:eastAsia="en-CA"/>
              </w:rPr>
            </w:pPr>
          </w:p>
        </w:tc>
        <w:tc>
          <w:tcPr>
            <w:tcW w:w="2517" w:type="dxa"/>
            <w:vAlign w:val="center"/>
          </w:tcPr>
          <w:p w14:paraId="42ECC6BC" w14:textId="77777777" w:rsidR="00B37613" w:rsidRPr="002E23FC" w:rsidRDefault="00B37613" w:rsidP="000F7ACB">
            <w:pPr>
              <w:jc w:val="center"/>
              <w:rPr>
                <w:ins w:id="785" w:author="Dang, Tommy HOUS:EX" w:date="2023-09-01T16:50:00Z"/>
                <w:rFonts w:ascii="Arial Narrow" w:hAnsi="Arial Narrow" w:cs="Calibri"/>
                <w:sz w:val="18"/>
                <w:szCs w:val="18"/>
                <w:lang w:eastAsia="en-CA"/>
              </w:rPr>
            </w:pPr>
            <w:ins w:id="786" w:author="Dang, Tommy HOUS:EX" w:date="2023-09-01T16:50:00Z">
              <w:r w:rsidRPr="002E23FC">
                <w:rPr>
                  <w:rFonts w:ascii="Arial Narrow" w:hAnsi="Arial Narrow" w:cs="Calibri"/>
                  <w:sz w:val="18"/>
                  <w:szCs w:val="18"/>
                  <w:lang w:eastAsia="en-CA"/>
                </w:rPr>
                <w:t>2</w:t>
              </w:r>
            </w:ins>
          </w:p>
        </w:tc>
        <w:tc>
          <w:tcPr>
            <w:tcW w:w="2518" w:type="dxa"/>
            <w:vAlign w:val="center"/>
          </w:tcPr>
          <w:p w14:paraId="1090EC59" w14:textId="77777777" w:rsidR="00B37613" w:rsidRPr="002E23FC" w:rsidRDefault="00B37613" w:rsidP="000F7ACB">
            <w:pPr>
              <w:jc w:val="center"/>
              <w:rPr>
                <w:ins w:id="787" w:author="Dang, Tommy HOUS:EX" w:date="2023-09-01T16:50:00Z"/>
                <w:rFonts w:ascii="Arial Narrow" w:hAnsi="Arial Narrow" w:cs="Calibri"/>
                <w:sz w:val="18"/>
                <w:szCs w:val="18"/>
                <w:lang w:eastAsia="en-CA"/>
              </w:rPr>
            </w:pPr>
            <w:ins w:id="788" w:author="Dang, Tommy HOUS:EX" w:date="2023-09-01T16:50:00Z">
              <w:r w:rsidRPr="002E23FC">
                <w:rPr>
                  <w:rFonts w:ascii="Arial Narrow" w:hAnsi="Arial Narrow" w:cs="Calibri"/>
                  <w:sz w:val="18"/>
                  <w:szCs w:val="18"/>
                  <w:lang w:eastAsia="en-CA"/>
                </w:rPr>
                <w:t>145</w:t>
              </w:r>
            </w:ins>
          </w:p>
        </w:tc>
        <w:tc>
          <w:tcPr>
            <w:tcW w:w="2780" w:type="dxa"/>
            <w:vAlign w:val="center"/>
          </w:tcPr>
          <w:p w14:paraId="22C7C1D7" w14:textId="77777777" w:rsidR="00B37613" w:rsidRPr="002E23FC" w:rsidRDefault="00B37613" w:rsidP="000F7ACB">
            <w:pPr>
              <w:jc w:val="center"/>
              <w:rPr>
                <w:ins w:id="789" w:author="Dang, Tommy HOUS:EX" w:date="2023-09-01T16:50:00Z"/>
                <w:rFonts w:ascii="Arial Narrow" w:hAnsi="Arial Narrow" w:cs="Calibri"/>
                <w:sz w:val="18"/>
                <w:szCs w:val="18"/>
                <w:lang w:eastAsia="en-CA"/>
              </w:rPr>
            </w:pPr>
            <w:ins w:id="790" w:author="Dang, Tommy HOUS:EX" w:date="2023-09-01T16:50:00Z">
              <w:r w:rsidRPr="002E23FC">
                <w:rPr>
                  <w:rFonts w:ascii="Arial Narrow" w:hAnsi="Arial Narrow" w:cs="Calibri"/>
                  <w:sz w:val="18"/>
                  <w:szCs w:val="18"/>
                  <w:lang w:eastAsia="en-CA"/>
                </w:rPr>
                <w:t>30</w:t>
              </w:r>
            </w:ins>
          </w:p>
        </w:tc>
      </w:tr>
      <w:tr w:rsidR="00B37613" w:rsidRPr="002E23FC" w14:paraId="0D932B2B" w14:textId="77777777" w:rsidTr="000F7ACB">
        <w:trPr>
          <w:trHeight w:val="270"/>
          <w:jc w:val="center"/>
          <w:ins w:id="791" w:author="Dang, Tommy HOUS:EX" w:date="2023-09-01T16:50:00Z"/>
        </w:trPr>
        <w:tc>
          <w:tcPr>
            <w:tcW w:w="2517" w:type="dxa"/>
            <w:vMerge/>
            <w:vAlign w:val="center"/>
          </w:tcPr>
          <w:p w14:paraId="6D95C332" w14:textId="77777777" w:rsidR="00B37613" w:rsidRPr="002E23FC" w:rsidRDefault="00B37613" w:rsidP="000F7ACB">
            <w:pPr>
              <w:jc w:val="center"/>
              <w:rPr>
                <w:ins w:id="792" w:author="Dang, Tommy HOUS:EX" w:date="2023-09-01T16:50:00Z"/>
                <w:rFonts w:ascii="Arial Narrow" w:hAnsi="Arial Narrow" w:cs="Calibri"/>
                <w:sz w:val="18"/>
                <w:szCs w:val="18"/>
                <w:lang w:eastAsia="en-CA"/>
              </w:rPr>
            </w:pPr>
          </w:p>
        </w:tc>
        <w:tc>
          <w:tcPr>
            <w:tcW w:w="2517" w:type="dxa"/>
            <w:vAlign w:val="center"/>
          </w:tcPr>
          <w:p w14:paraId="256E35E6" w14:textId="77777777" w:rsidR="00B37613" w:rsidRPr="002E23FC" w:rsidRDefault="00B37613" w:rsidP="000F7ACB">
            <w:pPr>
              <w:jc w:val="center"/>
              <w:rPr>
                <w:ins w:id="793" w:author="Dang, Tommy HOUS:EX" w:date="2023-09-01T16:50:00Z"/>
                <w:rFonts w:ascii="Arial Narrow" w:hAnsi="Arial Narrow" w:cs="Calibri"/>
                <w:sz w:val="18"/>
                <w:szCs w:val="18"/>
                <w:lang w:eastAsia="en-CA"/>
              </w:rPr>
            </w:pPr>
            <w:ins w:id="794" w:author="Dang, Tommy HOUS:EX" w:date="2023-09-01T16:50:00Z">
              <w:r w:rsidRPr="002E23FC">
                <w:rPr>
                  <w:rFonts w:ascii="Arial Narrow" w:hAnsi="Arial Narrow" w:cs="Calibri"/>
                  <w:sz w:val="18"/>
                  <w:szCs w:val="18"/>
                  <w:lang w:eastAsia="en-CA"/>
                </w:rPr>
                <w:t>3</w:t>
              </w:r>
            </w:ins>
          </w:p>
        </w:tc>
        <w:tc>
          <w:tcPr>
            <w:tcW w:w="2518" w:type="dxa"/>
            <w:vAlign w:val="center"/>
          </w:tcPr>
          <w:p w14:paraId="10167F37" w14:textId="77777777" w:rsidR="00B37613" w:rsidRPr="002E23FC" w:rsidRDefault="00B37613" w:rsidP="000F7ACB">
            <w:pPr>
              <w:jc w:val="center"/>
              <w:rPr>
                <w:ins w:id="795" w:author="Dang, Tommy HOUS:EX" w:date="2023-09-01T16:50:00Z"/>
                <w:rFonts w:ascii="Arial Narrow" w:hAnsi="Arial Narrow" w:cs="Calibri"/>
                <w:sz w:val="18"/>
                <w:szCs w:val="18"/>
                <w:lang w:eastAsia="en-CA"/>
              </w:rPr>
            </w:pPr>
            <w:ins w:id="796" w:author="Dang, Tommy HOUS:EX" w:date="2023-09-01T16:50:00Z">
              <w:r w:rsidRPr="002E23FC">
                <w:rPr>
                  <w:rFonts w:ascii="Arial Narrow" w:hAnsi="Arial Narrow" w:cs="Calibri"/>
                  <w:sz w:val="18"/>
                  <w:szCs w:val="18"/>
                  <w:lang w:eastAsia="en-CA"/>
                </w:rPr>
                <w:t>125</w:t>
              </w:r>
            </w:ins>
          </w:p>
        </w:tc>
        <w:tc>
          <w:tcPr>
            <w:tcW w:w="2780" w:type="dxa"/>
            <w:vAlign w:val="center"/>
          </w:tcPr>
          <w:p w14:paraId="4A1B1F78" w14:textId="77777777" w:rsidR="00B37613" w:rsidRPr="002E23FC" w:rsidRDefault="00B37613" w:rsidP="000F7ACB">
            <w:pPr>
              <w:jc w:val="center"/>
              <w:rPr>
                <w:ins w:id="797" w:author="Dang, Tommy HOUS:EX" w:date="2023-09-01T16:50:00Z"/>
                <w:rFonts w:ascii="Arial Narrow" w:hAnsi="Arial Narrow" w:cs="Calibri"/>
                <w:sz w:val="18"/>
                <w:szCs w:val="18"/>
                <w:lang w:eastAsia="en-CA"/>
              </w:rPr>
            </w:pPr>
            <w:ins w:id="798" w:author="Dang, Tommy HOUS:EX" w:date="2023-09-01T16:50:00Z">
              <w:r w:rsidRPr="002E23FC">
                <w:rPr>
                  <w:rFonts w:ascii="Arial Narrow" w:hAnsi="Arial Narrow" w:cs="Calibri"/>
                  <w:sz w:val="18"/>
                  <w:szCs w:val="18"/>
                  <w:lang w:eastAsia="en-CA"/>
                </w:rPr>
                <w:t>25</w:t>
              </w:r>
            </w:ins>
          </w:p>
        </w:tc>
      </w:tr>
      <w:tr w:rsidR="00B37613" w:rsidRPr="002E23FC" w14:paraId="0AB23C92" w14:textId="77777777" w:rsidTr="000F7ACB">
        <w:trPr>
          <w:trHeight w:val="278"/>
          <w:jc w:val="center"/>
          <w:ins w:id="799" w:author="Dang, Tommy HOUS:EX" w:date="2023-09-01T16:50:00Z"/>
        </w:trPr>
        <w:tc>
          <w:tcPr>
            <w:tcW w:w="2517" w:type="dxa"/>
            <w:vMerge w:val="restart"/>
            <w:vAlign w:val="center"/>
          </w:tcPr>
          <w:p w14:paraId="61EBCBAA" w14:textId="77777777" w:rsidR="00B37613" w:rsidRPr="002E23FC" w:rsidRDefault="00B37613" w:rsidP="000F7ACB">
            <w:pPr>
              <w:jc w:val="center"/>
              <w:rPr>
                <w:ins w:id="800" w:author="Dang, Tommy HOUS:EX" w:date="2023-09-01T16:50:00Z"/>
                <w:rFonts w:ascii="Arial Narrow" w:hAnsi="Arial Narrow" w:cs="Calibri"/>
                <w:sz w:val="18"/>
                <w:szCs w:val="18"/>
                <w:lang w:eastAsia="en-CA"/>
              </w:rPr>
            </w:pPr>
            <w:ins w:id="801" w:author="Dang, Tommy HOUS:EX" w:date="2023-09-01T16:50:00Z">
              <w:r w:rsidRPr="002E23FC">
                <w:rPr>
                  <w:rFonts w:ascii="Arial Narrow" w:hAnsi="Arial Narrow" w:cs="Calibri"/>
                  <w:sz w:val="18"/>
                  <w:szCs w:val="18"/>
                  <w:lang w:eastAsia="en-CA"/>
                </w:rPr>
                <w:t>4000 to 4999</w:t>
              </w:r>
            </w:ins>
          </w:p>
        </w:tc>
        <w:tc>
          <w:tcPr>
            <w:tcW w:w="2517" w:type="dxa"/>
            <w:vAlign w:val="center"/>
          </w:tcPr>
          <w:p w14:paraId="2DF117B2" w14:textId="77777777" w:rsidR="00B37613" w:rsidRPr="002E23FC" w:rsidRDefault="00B37613" w:rsidP="000F7ACB">
            <w:pPr>
              <w:jc w:val="center"/>
              <w:rPr>
                <w:ins w:id="802" w:author="Dang, Tommy HOUS:EX" w:date="2023-09-01T16:50:00Z"/>
                <w:rFonts w:ascii="Arial Narrow" w:hAnsi="Arial Narrow" w:cs="Calibri"/>
                <w:sz w:val="18"/>
                <w:szCs w:val="18"/>
                <w:lang w:eastAsia="en-CA"/>
              </w:rPr>
            </w:pPr>
            <w:ins w:id="803" w:author="Dang, Tommy HOUS:EX" w:date="2023-09-01T16:50:00Z">
              <w:r w:rsidRPr="002E23FC">
                <w:rPr>
                  <w:rFonts w:ascii="Arial Narrow" w:hAnsi="Arial Narrow" w:cs="Calibri"/>
                  <w:sz w:val="18"/>
                  <w:szCs w:val="18"/>
                  <w:lang w:eastAsia="en-CA"/>
                </w:rPr>
                <w:t>1</w:t>
              </w:r>
            </w:ins>
          </w:p>
        </w:tc>
        <w:tc>
          <w:tcPr>
            <w:tcW w:w="5298" w:type="dxa"/>
            <w:gridSpan w:val="2"/>
            <w:vAlign w:val="center"/>
          </w:tcPr>
          <w:p w14:paraId="1526C076" w14:textId="77777777" w:rsidR="00B37613" w:rsidRPr="002E23FC" w:rsidRDefault="00B37613" w:rsidP="000F7ACB">
            <w:pPr>
              <w:jc w:val="center"/>
              <w:rPr>
                <w:ins w:id="804" w:author="Dang, Tommy HOUS:EX" w:date="2023-09-01T16:50:00Z"/>
                <w:rFonts w:ascii="Arial Narrow" w:hAnsi="Arial Narrow" w:cs="Calibri"/>
                <w:sz w:val="18"/>
                <w:szCs w:val="18"/>
                <w:lang w:eastAsia="en-CA"/>
              </w:rPr>
            </w:pPr>
            <w:ins w:id="805" w:author="Dang, Tommy HOUS:EX" w:date="2023-09-01T16:50:00Z">
              <w:r w:rsidRPr="002E23FC">
                <w:rPr>
                  <w:rFonts w:ascii="Arial Narrow" w:hAnsi="Arial Narrow" w:cs="Calibri"/>
                  <w:sz w:val="18"/>
                  <w:szCs w:val="18"/>
                  <w:lang w:eastAsia="en-CA"/>
                </w:rPr>
                <w:t>Reserved</w:t>
              </w:r>
            </w:ins>
          </w:p>
        </w:tc>
      </w:tr>
      <w:tr w:rsidR="00B37613" w:rsidRPr="002E23FC" w14:paraId="2F64439F" w14:textId="77777777" w:rsidTr="000F7ACB">
        <w:trPr>
          <w:trHeight w:val="268"/>
          <w:jc w:val="center"/>
          <w:ins w:id="806" w:author="Dang, Tommy HOUS:EX" w:date="2023-09-01T16:50:00Z"/>
        </w:trPr>
        <w:tc>
          <w:tcPr>
            <w:tcW w:w="2517" w:type="dxa"/>
            <w:vMerge/>
            <w:vAlign w:val="center"/>
          </w:tcPr>
          <w:p w14:paraId="72CA6E60" w14:textId="77777777" w:rsidR="00B37613" w:rsidRPr="002E23FC" w:rsidRDefault="00B37613" w:rsidP="000F7ACB">
            <w:pPr>
              <w:jc w:val="center"/>
              <w:rPr>
                <w:ins w:id="807" w:author="Dang, Tommy HOUS:EX" w:date="2023-09-01T16:50:00Z"/>
                <w:rFonts w:ascii="Arial Narrow" w:hAnsi="Arial Narrow" w:cs="Calibri"/>
                <w:sz w:val="18"/>
                <w:szCs w:val="18"/>
                <w:lang w:eastAsia="en-CA"/>
              </w:rPr>
            </w:pPr>
          </w:p>
        </w:tc>
        <w:tc>
          <w:tcPr>
            <w:tcW w:w="2517" w:type="dxa"/>
            <w:vAlign w:val="center"/>
          </w:tcPr>
          <w:p w14:paraId="5AF941B3" w14:textId="77777777" w:rsidR="00B37613" w:rsidRPr="002E23FC" w:rsidRDefault="00B37613" w:rsidP="000F7ACB">
            <w:pPr>
              <w:jc w:val="center"/>
              <w:rPr>
                <w:ins w:id="808" w:author="Dang, Tommy HOUS:EX" w:date="2023-09-01T16:50:00Z"/>
                <w:rFonts w:ascii="Arial Narrow" w:hAnsi="Arial Narrow" w:cs="Calibri"/>
                <w:sz w:val="18"/>
                <w:szCs w:val="18"/>
                <w:lang w:eastAsia="en-CA"/>
              </w:rPr>
            </w:pPr>
            <w:ins w:id="809" w:author="Dang, Tommy HOUS:EX" w:date="2023-09-01T16:50:00Z">
              <w:r w:rsidRPr="002E23FC">
                <w:rPr>
                  <w:rFonts w:ascii="Arial Narrow" w:hAnsi="Arial Narrow" w:cs="Calibri"/>
                  <w:sz w:val="18"/>
                  <w:szCs w:val="18"/>
                  <w:lang w:eastAsia="en-CA"/>
                </w:rPr>
                <w:t>2</w:t>
              </w:r>
            </w:ins>
          </w:p>
        </w:tc>
        <w:tc>
          <w:tcPr>
            <w:tcW w:w="2518" w:type="dxa"/>
            <w:vAlign w:val="center"/>
          </w:tcPr>
          <w:p w14:paraId="275A4E5D" w14:textId="77777777" w:rsidR="00B37613" w:rsidRPr="002E23FC" w:rsidRDefault="00B37613" w:rsidP="000F7ACB">
            <w:pPr>
              <w:jc w:val="center"/>
              <w:rPr>
                <w:ins w:id="810" w:author="Dang, Tommy HOUS:EX" w:date="2023-09-01T16:50:00Z"/>
                <w:rFonts w:ascii="Arial Narrow" w:hAnsi="Arial Narrow" w:cs="Calibri"/>
                <w:sz w:val="18"/>
                <w:szCs w:val="18"/>
                <w:lang w:eastAsia="en-CA"/>
              </w:rPr>
            </w:pPr>
            <w:ins w:id="811" w:author="Dang, Tommy HOUS:EX" w:date="2023-09-01T16:50:00Z">
              <w:r w:rsidRPr="002E23FC">
                <w:rPr>
                  <w:rFonts w:ascii="Arial Narrow" w:hAnsi="Arial Narrow" w:cs="Calibri"/>
                  <w:sz w:val="18"/>
                  <w:szCs w:val="18"/>
                  <w:lang w:eastAsia="en-CA"/>
                </w:rPr>
                <w:t>145</w:t>
              </w:r>
            </w:ins>
          </w:p>
        </w:tc>
        <w:tc>
          <w:tcPr>
            <w:tcW w:w="2780" w:type="dxa"/>
            <w:vAlign w:val="center"/>
          </w:tcPr>
          <w:p w14:paraId="4E7D138F" w14:textId="77777777" w:rsidR="00B37613" w:rsidRPr="002E23FC" w:rsidRDefault="00B37613" w:rsidP="000F7ACB">
            <w:pPr>
              <w:jc w:val="center"/>
              <w:rPr>
                <w:ins w:id="812" w:author="Dang, Tommy HOUS:EX" w:date="2023-09-01T16:50:00Z"/>
                <w:rFonts w:ascii="Arial Narrow" w:hAnsi="Arial Narrow" w:cs="Calibri"/>
                <w:sz w:val="18"/>
                <w:szCs w:val="18"/>
                <w:lang w:eastAsia="en-CA"/>
              </w:rPr>
            </w:pPr>
            <w:ins w:id="813" w:author="Dang, Tommy HOUS:EX" w:date="2023-09-01T16:50:00Z">
              <w:r w:rsidRPr="002E23FC">
                <w:rPr>
                  <w:rFonts w:ascii="Arial Narrow" w:hAnsi="Arial Narrow" w:cs="Calibri"/>
                  <w:sz w:val="18"/>
                  <w:szCs w:val="18"/>
                  <w:lang w:eastAsia="en-CA"/>
                </w:rPr>
                <w:t>45</w:t>
              </w:r>
            </w:ins>
          </w:p>
        </w:tc>
      </w:tr>
      <w:tr w:rsidR="00B37613" w:rsidRPr="002E23FC" w14:paraId="05D04602" w14:textId="77777777" w:rsidTr="000F7ACB">
        <w:trPr>
          <w:trHeight w:val="272"/>
          <w:jc w:val="center"/>
          <w:ins w:id="814" w:author="Dang, Tommy HOUS:EX" w:date="2023-09-01T16:50:00Z"/>
        </w:trPr>
        <w:tc>
          <w:tcPr>
            <w:tcW w:w="2517" w:type="dxa"/>
            <w:vMerge/>
            <w:vAlign w:val="center"/>
          </w:tcPr>
          <w:p w14:paraId="3482E91A" w14:textId="77777777" w:rsidR="00B37613" w:rsidRPr="002E23FC" w:rsidRDefault="00B37613" w:rsidP="000F7ACB">
            <w:pPr>
              <w:jc w:val="center"/>
              <w:rPr>
                <w:ins w:id="815" w:author="Dang, Tommy HOUS:EX" w:date="2023-09-01T16:50:00Z"/>
                <w:rFonts w:ascii="Arial Narrow" w:hAnsi="Arial Narrow" w:cs="Calibri"/>
                <w:sz w:val="18"/>
                <w:szCs w:val="18"/>
                <w:lang w:eastAsia="en-CA"/>
              </w:rPr>
            </w:pPr>
          </w:p>
        </w:tc>
        <w:tc>
          <w:tcPr>
            <w:tcW w:w="2517" w:type="dxa"/>
            <w:vAlign w:val="center"/>
          </w:tcPr>
          <w:p w14:paraId="1D356915" w14:textId="77777777" w:rsidR="00B37613" w:rsidRPr="002E23FC" w:rsidRDefault="00B37613" w:rsidP="000F7ACB">
            <w:pPr>
              <w:jc w:val="center"/>
              <w:rPr>
                <w:ins w:id="816" w:author="Dang, Tommy HOUS:EX" w:date="2023-09-01T16:50:00Z"/>
                <w:rFonts w:ascii="Arial Narrow" w:hAnsi="Arial Narrow" w:cs="Calibri"/>
                <w:sz w:val="18"/>
                <w:szCs w:val="18"/>
                <w:lang w:eastAsia="en-CA"/>
              </w:rPr>
            </w:pPr>
            <w:ins w:id="817" w:author="Dang, Tommy HOUS:EX" w:date="2023-09-01T16:50:00Z">
              <w:r w:rsidRPr="002E23FC">
                <w:rPr>
                  <w:rFonts w:ascii="Arial Narrow" w:hAnsi="Arial Narrow" w:cs="Calibri"/>
                  <w:sz w:val="18"/>
                  <w:szCs w:val="18"/>
                  <w:lang w:eastAsia="en-CA"/>
                </w:rPr>
                <w:t>3</w:t>
              </w:r>
            </w:ins>
          </w:p>
        </w:tc>
        <w:tc>
          <w:tcPr>
            <w:tcW w:w="2518" w:type="dxa"/>
            <w:vAlign w:val="center"/>
          </w:tcPr>
          <w:p w14:paraId="250D0DEB" w14:textId="77777777" w:rsidR="00B37613" w:rsidRPr="002E23FC" w:rsidRDefault="00B37613" w:rsidP="000F7ACB">
            <w:pPr>
              <w:jc w:val="center"/>
              <w:rPr>
                <w:ins w:id="818" w:author="Dang, Tommy HOUS:EX" w:date="2023-09-01T16:50:00Z"/>
                <w:rFonts w:ascii="Arial Narrow" w:hAnsi="Arial Narrow" w:cs="Calibri"/>
                <w:sz w:val="18"/>
                <w:szCs w:val="18"/>
                <w:lang w:eastAsia="en-CA"/>
              </w:rPr>
            </w:pPr>
            <w:ins w:id="819" w:author="Dang, Tommy HOUS:EX" w:date="2023-09-01T16:50:00Z">
              <w:r w:rsidRPr="002E23FC">
                <w:rPr>
                  <w:rFonts w:ascii="Arial Narrow" w:hAnsi="Arial Narrow" w:cs="Calibri"/>
                  <w:sz w:val="18"/>
                  <w:szCs w:val="18"/>
                  <w:lang w:eastAsia="en-CA"/>
                </w:rPr>
                <w:t>130</w:t>
              </w:r>
            </w:ins>
          </w:p>
        </w:tc>
        <w:tc>
          <w:tcPr>
            <w:tcW w:w="2780" w:type="dxa"/>
            <w:vAlign w:val="center"/>
          </w:tcPr>
          <w:p w14:paraId="00DBA832" w14:textId="77777777" w:rsidR="00B37613" w:rsidRPr="002E23FC" w:rsidRDefault="00B37613" w:rsidP="000F7ACB">
            <w:pPr>
              <w:jc w:val="center"/>
              <w:rPr>
                <w:ins w:id="820" w:author="Dang, Tommy HOUS:EX" w:date="2023-09-01T16:50:00Z"/>
                <w:rFonts w:ascii="Arial Narrow" w:hAnsi="Arial Narrow" w:cs="Calibri"/>
                <w:sz w:val="18"/>
                <w:szCs w:val="18"/>
                <w:lang w:eastAsia="en-CA"/>
              </w:rPr>
            </w:pPr>
            <w:ins w:id="821" w:author="Dang, Tommy HOUS:EX" w:date="2023-09-01T16:50:00Z">
              <w:r w:rsidRPr="002E23FC">
                <w:rPr>
                  <w:rFonts w:ascii="Arial Narrow" w:hAnsi="Arial Narrow" w:cs="Calibri"/>
                  <w:sz w:val="18"/>
                  <w:szCs w:val="18"/>
                  <w:lang w:eastAsia="en-CA"/>
                </w:rPr>
                <w:t>30</w:t>
              </w:r>
            </w:ins>
          </w:p>
        </w:tc>
      </w:tr>
      <w:tr w:rsidR="00B37613" w:rsidRPr="002E23FC" w14:paraId="6B02B721" w14:textId="77777777" w:rsidTr="000F7ACB">
        <w:trPr>
          <w:trHeight w:val="280"/>
          <w:jc w:val="center"/>
          <w:ins w:id="822" w:author="Dang, Tommy HOUS:EX" w:date="2023-09-01T16:50:00Z"/>
        </w:trPr>
        <w:tc>
          <w:tcPr>
            <w:tcW w:w="2517" w:type="dxa"/>
            <w:vMerge w:val="restart"/>
            <w:vAlign w:val="center"/>
          </w:tcPr>
          <w:p w14:paraId="221A64EA" w14:textId="77777777" w:rsidR="00B37613" w:rsidRPr="002E23FC" w:rsidRDefault="00B37613" w:rsidP="000F7ACB">
            <w:pPr>
              <w:jc w:val="center"/>
              <w:rPr>
                <w:ins w:id="823" w:author="Dang, Tommy HOUS:EX" w:date="2023-09-01T16:50:00Z"/>
                <w:rFonts w:ascii="Arial Narrow" w:hAnsi="Arial Narrow" w:cs="Calibri"/>
                <w:sz w:val="18"/>
                <w:szCs w:val="18"/>
                <w:lang w:eastAsia="en-CA"/>
              </w:rPr>
            </w:pPr>
            <w:ins w:id="824" w:author="Dang, Tommy HOUS:EX" w:date="2023-09-01T16:50:00Z">
              <w:r w:rsidRPr="002E23FC">
                <w:rPr>
                  <w:rFonts w:ascii="Arial Narrow" w:hAnsi="Arial Narrow" w:cs="Calibri"/>
                  <w:sz w:val="18"/>
                  <w:szCs w:val="18"/>
                  <w:lang w:eastAsia="en-CA"/>
                </w:rPr>
                <w:t>Greater than 4999</w:t>
              </w:r>
            </w:ins>
          </w:p>
        </w:tc>
        <w:tc>
          <w:tcPr>
            <w:tcW w:w="2517" w:type="dxa"/>
            <w:vAlign w:val="center"/>
          </w:tcPr>
          <w:p w14:paraId="699E2E18" w14:textId="77777777" w:rsidR="00B37613" w:rsidRPr="002E23FC" w:rsidRDefault="00B37613" w:rsidP="000F7ACB">
            <w:pPr>
              <w:jc w:val="center"/>
              <w:rPr>
                <w:ins w:id="825" w:author="Dang, Tommy HOUS:EX" w:date="2023-09-01T16:50:00Z"/>
                <w:rFonts w:ascii="Arial Narrow" w:hAnsi="Arial Narrow" w:cs="Calibri"/>
                <w:sz w:val="18"/>
                <w:szCs w:val="18"/>
                <w:lang w:eastAsia="en-CA"/>
              </w:rPr>
            </w:pPr>
            <w:ins w:id="826" w:author="Dang, Tommy HOUS:EX" w:date="2023-09-01T16:50:00Z">
              <w:r w:rsidRPr="002E23FC">
                <w:rPr>
                  <w:rFonts w:ascii="Arial Narrow" w:hAnsi="Arial Narrow" w:cs="Calibri"/>
                  <w:sz w:val="18"/>
                  <w:szCs w:val="18"/>
                  <w:lang w:eastAsia="en-CA"/>
                </w:rPr>
                <w:t>1</w:t>
              </w:r>
            </w:ins>
          </w:p>
        </w:tc>
        <w:tc>
          <w:tcPr>
            <w:tcW w:w="5298" w:type="dxa"/>
            <w:gridSpan w:val="2"/>
            <w:vAlign w:val="center"/>
          </w:tcPr>
          <w:p w14:paraId="745B3B66" w14:textId="77777777" w:rsidR="00B37613" w:rsidRPr="002E23FC" w:rsidRDefault="00B37613" w:rsidP="000F7ACB">
            <w:pPr>
              <w:jc w:val="center"/>
              <w:rPr>
                <w:ins w:id="827" w:author="Dang, Tommy HOUS:EX" w:date="2023-09-01T16:50:00Z"/>
                <w:rFonts w:ascii="Arial Narrow" w:hAnsi="Arial Narrow" w:cs="Calibri"/>
                <w:sz w:val="18"/>
                <w:szCs w:val="18"/>
                <w:lang w:eastAsia="en-CA"/>
              </w:rPr>
            </w:pPr>
            <w:ins w:id="828" w:author="Dang, Tommy HOUS:EX" w:date="2023-09-01T16:50:00Z">
              <w:r w:rsidRPr="002E23FC">
                <w:rPr>
                  <w:rFonts w:ascii="Arial Narrow" w:hAnsi="Arial Narrow" w:cs="Calibri"/>
                  <w:sz w:val="18"/>
                  <w:szCs w:val="18"/>
                  <w:lang w:eastAsia="en-CA"/>
                </w:rPr>
                <w:t>Reserved</w:t>
              </w:r>
            </w:ins>
          </w:p>
        </w:tc>
      </w:tr>
      <w:tr w:rsidR="00B37613" w:rsidRPr="002E23FC" w14:paraId="325B66B7" w14:textId="77777777" w:rsidTr="000F7ACB">
        <w:trPr>
          <w:trHeight w:val="270"/>
          <w:jc w:val="center"/>
          <w:ins w:id="829" w:author="Dang, Tommy HOUS:EX" w:date="2023-09-01T16:50:00Z"/>
        </w:trPr>
        <w:tc>
          <w:tcPr>
            <w:tcW w:w="2517" w:type="dxa"/>
            <w:vMerge/>
            <w:vAlign w:val="center"/>
          </w:tcPr>
          <w:p w14:paraId="62386F96" w14:textId="77777777" w:rsidR="00B37613" w:rsidRPr="002E23FC" w:rsidRDefault="00B37613" w:rsidP="000F7ACB">
            <w:pPr>
              <w:jc w:val="center"/>
              <w:rPr>
                <w:ins w:id="830" w:author="Dang, Tommy HOUS:EX" w:date="2023-09-01T16:50:00Z"/>
                <w:rFonts w:ascii="Arial Narrow" w:hAnsi="Arial Narrow" w:cs="Calibri"/>
                <w:sz w:val="18"/>
                <w:szCs w:val="18"/>
                <w:lang w:eastAsia="en-CA"/>
              </w:rPr>
            </w:pPr>
          </w:p>
        </w:tc>
        <w:tc>
          <w:tcPr>
            <w:tcW w:w="2517" w:type="dxa"/>
            <w:vAlign w:val="center"/>
          </w:tcPr>
          <w:p w14:paraId="2A1DBE69" w14:textId="77777777" w:rsidR="00B37613" w:rsidRPr="002E23FC" w:rsidRDefault="00B37613" w:rsidP="000F7ACB">
            <w:pPr>
              <w:jc w:val="center"/>
              <w:rPr>
                <w:ins w:id="831" w:author="Dang, Tommy HOUS:EX" w:date="2023-09-01T16:50:00Z"/>
                <w:rFonts w:ascii="Arial Narrow" w:hAnsi="Arial Narrow" w:cs="Calibri"/>
                <w:sz w:val="18"/>
                <w:szCs w:val="18"/>
                <w:lang w:eastAsia="en-CA"/>
              </w:rPr>
            </w:pPr>
            <w:ins w:id="832" w:author="Dang, Tommy HOUS:EX" w:date="2023-09-01T16:50:00Z">
              <w:r w:rsidRPr="002E23FC">
                <w:rPr>
                  <w:rFonts w:ascii="Arial Narrow" w:hAnsi="Arial Narrow" w:cs="Calibri"/>
                  <w:sz w:val="18"/>
                  <w:szCs w:val="18"/>
                  <w:lang w:eastAsia="en-CA"/>
                </w:rPr>
                <w:t>2</w:t>
              </w:r>
            </w:ins>
          </w:p>
        </w:tc>
        <w:tc>
          <w:tcPr>
            <w:tcW w:w="2518" w:type="dxa"/>
            <w:vAlign w:val="center"/>
          </w:tcPr>
          <w:p w14:paraId="521E91B8" w14:textId="77777777" w:rsidR="00B37613" w:rsidRPr="002E23FC" w:rsidRDefault="00B37613" w:rsidP="000F7ACB">
            <w:pPr>
              <w:jc w:val="center"/>
              <w:rPr>
                <w:ins w:id="833" w:author="Dang, Tommy HOUS:EX" w:date="2023-09-01T16:50:00Z"/>
                <w:rFonts w:ascii="Arial Narrow" w:hAnsi="Arial Narrow" w:cs="Calibri"/>
                <w:sz w:val="18"/>
                <w:szCs w:val="18"/>
                <w:lang w:eastAsia="en-CA"/>
              </w:rPr>
            </w:pPr>
            <w:ins w:id="834" w:author="Dang, Tommy HOUS:EX" w:date="2023-09-01T16:50:00Z">
              <w:r w:rsidRPr="002E23FC">
                <w:rPr>
                  <w:rFonts w:ascii="Arial Narrow" w:hAnsi="Arial Narrow" w:cs="Calibri"/>
                  <w:sz w:val="18"/>
                  <w:szCs w:val="18"/>
                  <w:lang w:eastAsia="en-CA"/>
                </w:rPr>
                <w:t>170</w:t>
              </w:r>
            </w:ins>
          </w:p>
        </w:tc>
        <w:tc>
          <w:tcPr>
            <w:tcW w:w="2780" w:type="dxa"/>
            <w:vAlign w:val="center"/>
          </w:tcPr>
          <w:p w14:paraId="79C915EF" w14:textId="77777777" w:rsidR="00B37613" w:rsidRPr="002E23FC" w:rsidRDefault="00B37613" w:rsidP="000F7ACB">
            <w:pPr>
              <w:jc w:val="center"/>
              <w:rPr>
                <w:ins w:id="835" w:author="Dang, Tommy HOUS:EX" w:date="2023-09-01T16:50:00Z"/>
                <w:rFonts w:ascii="Arial Narrow" w:hAnsi="Arial Narrow" w:cs="Calibri"/>
                <w:sz w:val="18"/>
                <w:szCs w:val="18"/>
                <w:lang w:eastAsia="en-CA"/>
              </w:rPr>
            </w:pPr>
            <w:ins w:id="836" w:author="Dang, Tommy HOUS:EX" w:date="2023-09-01T16:50:00Z">
              <w:r w:rsidRPr="002E23FC">
                <w:rPr>
                  <w:rFonts w:ascii="Arial Narrow" w:hAnsi="Arial Narrow" w:cs="Calibri"/>
                  <w:sz w:val="18"/>
                  <w:szCs w:val="18"/>
                  <w:lang w:eastAsia="en-CA"/>
                </w:rPr>
                <w:t>55</w:t>
              </w:r>
            </w:ins>
          </w:p>
        </w:tc>
      </w:tr>
      <w:tr w:rsidR="00B37613" w:rsidRPr="002E23FC" w14:paraId="13BF0666" w14:textId="77777777" w:rsidTr="000F7ACB">
        <w:trPr>
          <w:trHeight w:val="274"/>
          <w:jc w:val="center"/>
          <w:ins w:id="837" w:author="Dang, Tommy HOUS:EX" w:date="2023-09-01T16:50:00Z"/>
        </w:trPr>
        <w:tc>
          <w:tcPr>
            <w:tcW w:w="2517" w:type="dxa"/>
            <w:vMerge/>
            <w:vAlign w:val="center"/>
          </w:tcPr>
          <w:p w14:paraId="77803BBD" w14:textId="77777777" w:rsidR="00B37613" w:rsidRPr="002E23FC" w:rsidRDefault="00B37613" w:rsidP="000F7ACB">
            <w:pPr>
              <w:jc w:val="center"/>
              <w:rPr>
                <w:ins w:id="838" w:author="Dang, Tommy HOUS:EX" w:date="2023-09-01T16:50:00Z"/>
                <w:rFonts w:ascii="Arial Narrow" w:hAnsi="Arial Narrow" w:cs="Calibri"/>
                <w:sz w:val="18"/>
                <w:szCs w:val="18"/>
                <w:lang w:eastAsia="en-CA"/>
              </w:rPr>
            </w:pPr>
          </w:p>
        </w:tc>
        <w:tc>
          <w:tcPr>
            <w:tcW w:w="2517" w:type="dxa"/>
            <w:vAlign w:val="center"/>
          </w:tcPr>
          <w:p w14:paraId="0D80C9E2" w14:textId="77777777" w:rsidR="00B37613" w:rsidRPr="002E23FC" w:rsidRDefault="00B37613" w:rsidP="000F7ACB">
            <w:pPr>
              <w:jc w:val="center"/>
              <w:rPr>
                <w:ins w:id="839" w:author="Dang, Tommy HOUS:EX" w:date="2023-09-01T16:50:00Z"/>
                <w:rFonts w:ascii="Arial Narrow" w:hAnsi="Arial Narrow" w:cs="Calibri"/>
                <w:sz w:val="18"/>
                <w:szCs w:val="18"/>
                <w:lang w:eastAsia="en-CA"/>
              </w:rPr>
            </w:pPr>
            <w:ins w:id="840" w:author="Dang, Tommy HOUS:EX" w:date="2023-09-01T16:50:00Z">
              <w:r w:rsidRPr="002E23FC">
                <w:rPr>
                  <w:rFonts w:ascii="Arial Narrow" w:hAnsi="Arial Narrow" w:cs="Calibri"/>
                  <w:sz w:val="18"/>
                  <w:szCs w:val="18"/>
                  <w:lang w:eastAsia="en-CA"/>
                </w:rPr>
                <w:t>3</w:t>
              </w:r>
            </w:ins>
          </w:p>
        </w:tc>
        <w:tc>
          <w:tcPr>
            <w:tcW w:w="2518" w:type="dxa"/>
            <w:vAlign w:val="center"/>
          </w:tcPr>
          <w:p w14:paraId="20CD9F45" w14:textId="77777777" w:rsidR="00B37613" w:rsidRPr="002E23FC" w:rsidRDefault="00B37613" w:rsidP="000F7ACB">
            <w:pPr>
              <w:jc w:val="center"/>
              <w:rPr>
                <w:ins w:id="841" w:author="Dang, Tommy HOUS:EX" w:date="2023-09-01T16:50:00Z"/>
                <w:rFonts w:ascii="Arial Narrow" w:hAnsi="Arial Narrow" w:cs="Calibri"/>
                <w:sz w:val="18"/>
                <w:szCs w:val="18"/>
                <w:lang w:eastAsia="en-CA"/>
              </w:rPr>
            </w:pPr>
            <w:ins w:id="842" w:author="Dang, Tommy HOUS:EX" w:date="2023-09-01T16:50:00Z">
              <w:r w:rsidRPr="002E23FC">
                <w:rPr>
                  <w:rFonts w:ascii="Arial Narrow" w:hAnsi="Arial Narrow" w:cs="Calibri"/>
                  <w:sz w:val="18"/>
                  <w:szCs w:val="18"/>
                  <w:lang w:eastAsia="en-CA"/>
                </w:rPr>
                <w:t>150</w:t>
              </w:r>
            </w:ins>
          </w:p>
        </w:tc>
        <w:tc>
          <w:tcPr>
            <w:tcW w:w="2780" w:type="dxa"/>
            <w:vAlign w:val="center"/>
          </w:tcPr>
          <w:p w14:paraId="0B63EE70" w14:textId="77777777" w:rsidR="00B37613" w:rsidRPr="002E23FC" w:rsidRDefault="00B37613" w:rsidP="000F7ACB">
            <w:pPr>
              <w:jc w:val="center"/>
              <w:rPr>
                <w:ins w:id="843" w:author="Dang, Tommy HOUS:EX" w:date="2023-09-01T16:50:00Z"/>
                <w:rFonts w:ascii="Arial Narrow" w:hAnsi="Arial Narrow" w:cs="Calibri"/>
                <w:sz w:val="18"/>
                <w:szCs w:val="18"/>
                <w:lang w:eastAsia="en-CA"/>
              </w:rPr>
            </w:pPr>
            <w:ins w:id="844" w:author="Dang, Tommy HOUS:EX" w:date="2023-09-01T16:50:00Z">
              <w:r w:rsidRPr="002E23FC">
                <w:rPr>
                  <w:rFonts w:ascii="Arial Narrow" w:hAnsi="Arial Narrow" w:cs="Calibri"/>
                  <w:sz w:val="18"/>
                  <w:szCs w:val="18"/>
                  <w:lang w:eastAsia="en-CA"/>
                </w:rPr>
                <w:t>40</w:t>
              </w:r>
            </w:ins>
          </w:p>
        </w:tc>
      </w:tr>
    </w:tbl>
    <w:p w14:paraId="22652404" w14:textId="77777777" w:rsidR="00B37613" w:rsidRDefault="00B37613" w:rsidP="00B37613">
      <w:pPr>
        <w:pStyle w:val="01Part"/>
        <w:rPr>
          <w:ins w:id="845" w:author="Dang, Tommy HOUS:EX" w:date="2023-09-01T16:50:00Z"/>
          <w:rStyle w:val="f101"/>
          <w:sz w:val="24"/>
          <w:szCs w:val="24"/>
        </w:rPr>
      </w:pPr>
    </w:p>
    <w:p w14:paraId="1D236055" w14:textId="77777777" w:rsidR="00B37613" w:rsidRDefault="00B37613" w:rsidP="00B37613">
      <w:pPr>
        <w:pStyle w:val="05Sentence"/>
        <w:rPr>
          <w:ins w:id="846" w:author="Dang, Tommy HOUS:EX" w:date="2023-09-01T16:50:00Z"/>
        </w:rPr>
      </w:pPr>
      <w:ins w:id="847" w:author="Dang, Tommy HOUS:EX" w:date="2023-09-01T16:50:00Z">
        <w:r w:rsidRPr="00231CBE">
          <w:t>2)</w:t>
        </w:r>
        <w:r>
          <w:t xml:space="preserve">   Except as permitted by Sentence (3),</w:t>
        </w:r>
      </w:ins>
    </w:p>
    <w:p w14:paraId="71335D2A" w14:textId="77777777" w:rsidR="00B37613" w:rsidRDefault="00B37613" w:rsidP="00B37613">
      <w:pPr>
        <w:pStyle w:val="05Sentence"/>
        <w:rPr>
          <w:ins w:id="848" w:author="Dang, Tommy HOUS:EX" w:date="2023-09-01T16:50:00Z"/>
        </w:rPr>
      </w:pPr>
      <w:ins w:id="849" w:author="Dang, Tommy HOUS:EX" w:date="2023-09-01T16:50:00Z">
        <w:r>
          <w:t xml:space="preserve">a)   </w:t>
        </w:r>
        <w:r w:rsidRPr="0018111B">
          <w:t>energy performance shall be calculated in conformance with Article 10.2.3.4., and</w:t>
        </w:r>
      </w:ins>
    </w:p>
    <w:p w14:paraId="5A8A0E9D" w14:textId="77777777" w:rsidR="00B37613" w:rsidRDefault="00B37613" w:rsidP="00B37613">
      <w:pPr>
        <w:pStyle w:val="05Sentence"/>
        <w:rPr>
          <w:ins w:id="850" w:author="Dang, Tommy HOUS:EX" w:date="2023-09-01T16:50:00Z"/>
        </w:rPr>
      </w:pPr>
      <w:ins w:id="851" w:author="Dang, Tommy HOUS:EX" w:date="2023-09-01T16:50:00Z">
        <w:r>
          <w:t xml:space="preserve">b)   </w:t>
        </w:r>
        <w:r w:rsidRPr="0018111B">
          <w:t>airtightness shall be tested in accordance with Article 10.2.3.5</w:t>
        </w:r>
        <w:r>
          <w:t>.</w:t>
        </w:r>
      </w:ins>
    </w:p>
    <w:p w14:paraId="7D5F8EB3" w14:textId="77777777" w:rsidR="00B37613" w:rsidRDefault="00B37613" w:rsidP="00B37613">
      <w:pPr>
        <w:pStyle w:val="05Sentence"/>
        <w:rPr>
          <w:ins w:id="852" w:author="Dang, Tommy HOUS:EX" w:date="2023-09-01T16:50:00Z"/>
        </w:rPr>
      </w:pPr>
      <w:ins w:id="853" w:author="Dang, Tommy HOUS:EX" w:date="2023-09-01T16:50:00Z">
        <w:r>
          <w:t>(See Note A-10.2.3.</w:t>
        </w:r>
        <w:proofErr w:type="gramStart"/>
        <w:r>
          <w:t>3.(</w:t>
        </w:r>
        <w:proofErr w:type="gramEnd"/>
        <w:r>
          <w:t>2).)</w:t>
        </w:r>
      </w:ins>
    </w:p>
    <w:p w14:paraId="55F257EC" w14:textId="77777777" w:rsidR="00B37613" w:rsidRDefault="00B37613" w:rsidP="00B37613">
      <w:pPr>
        <w:pStyle w:val="05Sentence"/>
        <w:rPr>
          <w:ins w:id="854" w:author="Dang, Tommy HOUS:EX" w:date="2023-09-01T16:50:00Z"/>
        </w:rPr>
      </w:pPr>
      <w:ins w:id="855" w:author="Dang, Tommy HOUS:EX" w:date="2023-09-01T16:50:00Z">
        <w:r>
          <w:t xml:space="preserve">3)   </w:t>
        </w:r>
        <w:r w:rsidRPr="00231CBE">
          <w:rPr>
            <w:i/>
            <w:iCs/>
          </w:rPr>
          <w:t>Buildings</w:t>
        </w:r>
        <w:r w:rsidRPr="0018111B">
          <w:t xml:space="preserve"> and </w:t>
        </w:r>
        <w:r w:rsidRPr="00231CBE">
          <w:rPr>
            <w:i/>
            <w:iCs/>
          </w:rPr>
          <w:t>major occupancies</w:t>
        </w:r>
        <w:r w:rsidRPr="0018111B">
          <w:t xml:space="preserve"> designed and constructed to conform to Step 4 of Tables 10.2.3.3.- G to 10.2.3.3.-H or to Step 3 in Tables 10.2.3.3.-I and 10.2.3.3.-J, and to the Passive House Planning Package, version 9 or newer, are deemed to comply with this Subsection provided the energy model according to which the </w:t>
        </w:r>
        <w:r w:rsidRPr="00231CBE">
          <w:rPr>
            <w:i/>
            <w:iCs/>
          </w:rPr>
          <w:t>building</w:t>
        </w:r>
        <w:r w:rsidRPr="0018111B">
          <w:t xml:space="preserve"> or the </w:t>
        </w:r>
        <w:r w:rsidRPr="00231CBE">
          <w:rPr>
            <w:i/>
            <w:iCs/>
          </w:rPr>
          <w:t>major occupancy</w:t>
        </w:r>
        <w:r w:rsidRPr="0018111B">
          <w:t xml:space="preserve"> of the </w:t>
        </w:r>
        <w:r w:rsidRPr="00231CBE">
          <w:rPr>
            <w:i/>
            <w:iCs/>
          </w:rPr>
          <w:t>building</w:t>
        </w:r>
        <w:r w:rsidRPr="0018111B">
          <w:t xml:space="preserve"> is designed and constructed is prepared by a Certified Passive House Designer, or Certified Passive House Consultant, who is approved by the Passive House Institute.</w:t>
        </w:r>
      </w:ins>
    </w:p>
    <w:p w14:paraId="4D23CBFB" w14:textId="77777777" w:rsidR="00B37613" w:rsidRDefault="00B37613" w:rsidP="00B37613">
      <w:pPr>
        <w:pStyle w:val="05Sentence"/>
        <w:rPr>
          <w:ins w:id="856" w:author="Dang, Tommy HOUS:EX" w:date="2023-09-01T16:50:00Z"/>
        </w:rPr>
      </w:pPr>
      <w:ins w:id="857" w:author="Dang, Tommy HOUS:EX" w:date="2023-09-01T16:50:00Z">
        <w:r>
          <w:t>(See also Sentence 10.2.2.1.(2).)</w:t>
        </w:r>
      </w:ins>
    </w:p>
    <w:p w14:paraId="71552E74" w14:textId="77777777" w:rsidR="00B37613" w:rsidRDefault="00B37613" w:rsidP="00B37613">
      <w:pPr>
        <w:pStyle w:val="04Article"/>
        <w:rPr>
          <w:ins w:id="858" w:author="Dang, Tommy HOUS:EX" w:date="2023-09-01T16:50:00Z"/>
          <w:rStyle w:val="f101"/>
        </w:rPr>
      </w:pPr>
      <w:ins w:id="859" w:author="Dang, Tommy HOUS:EX" w:date="2023-09-01T16:50:00Z">
        <w:r w:rsidRPr="00B620DB">
          <w:rPr>
            <w:rStyle w:val="f101"/>
          </w:rPr>
          <w:t>1</w:t>
        </w:r>
        <w:r>
          <w:rPr>
            <w:rStyle w:val="f101"/>
          </w:rPr>
          <w:t>0</w:t>
        </w:r>
        <w:r w:rsidRPr="00B620DB">
          <w:rPr>
            <w:rStyle w:val="f101"/>
          </w:rPr>
          <w:t>.</w:t>
        </w:r>
        <w:r>
          <w:rPr>
            <w:rStyle w:val="f101"/>
          </w:rPr>
          <w:t>2</w:t>
        </w:r>
        <w:r w:rsidRPr="00B620DB">
          <w:rPr>
            <w:rStyle w:val="f101"/>
          </w:rPr>
          <w:t>.</w:t>
        </w:r>
        <w:r>
          <w:rPr>
            <w:rStyle w:val="f101"/>
          </w:rPr>
          <w:t>3</w:t>
        </w:r>
        <w:r w:rsidRPr="00B620DB">
          <w:rPr>
            <w:rStyle w:val="f101"/>
          </w:rPr>
          <w:t>.</w:t>
        </w:r>
        <w:r>
          <w:rPr>
            <w:rStyle w:val="f101"/>
          </w:rPr>
          <w:t>4</w:t>
        </w:r>
        <w:r w:rsidRPr="00B620DB">
          <w:rPr>
            <w:rStyle w:val="f101"/>
          </w:rPr>
          <w:t>. </w:t>
        </w:r>
        <w:r>
          <w:rPr>
            <w:rStyle w:val="f101"/>
          </w:rPr>
          <w:t>Energy Modelling</w:t>
        </w:r>
      </w:ins>
    </w:p>
    <w:p w14:paraId="6BE402E9" w14:textId="77777777" w:rsidR="00B37613" w:rsidRDefault="00B37613" w:rsidP="00B37613">
      <w:pPr>
        <w:pStyle w:val="05Sentence"/>
        <w:rPr>
          <w:ins w:id="860" w:author="Dang, Tommy HOUS:EX" w:date="2023-09-01T16:50:00Z"/>
        </w:rPr>
      </w:pPr>
      <w:ins w:id="861" w:author="Dang, Tommy HOUS:EX" w:date="2023-09-01T16:50:00Z">
        <w:r>
          <w:lastRenderedPageBreak/>
          <w:t>(See Note A-10.2.3.4.)</w:t>
        </w:r>
      </w:ins>
    </w:p>
    <w:p w14:paraId="25509EB4" w14:textId="77777777" w:rsidR="00B37613" w:rsidRDefault="00B37613" w:rsidP="00B37613">
      <w:pPr>
        <w:pStyle w:val="05Sentence"/>
        <w:rPr>
          <w:ins w:id="862" w:author="Dang, Tommy HOUS:EX" w:date="2023-09-01T16:50:00Z"/>
        </w:rPr>
      </w:pPr>
      <w:ins w:id="863" w:author="Dang, Tommy HOUS:EX" w:date="2023-09-01T16:50:00Z">
        <w:r>
          <w:t xml:space="preserve">1)   </w:t>
        </w:r>
        <w:r w:rsidRPr="0018111B">
          <w:t xml:space="preserve">Except as required by Sentence (2), for </w:t>
        </w:r>
        <w:r w:rsidRPr="00231CBE">
          <w:rPr>
            <w:i/>
            <w:iCs/>
          </w:rPr>
          <w:t>buildings</w:t>
        </w:r>
        <w:r w:rsidRPr="0018111B">
          <w:t xml:space="preserve"> and </w:t>
        </w:r>
        <w:r w:rsidRPr="00231CBE">
          <w:rPr>
            <w:i/>
            <w:iCs/>
          </w:rPr>
          <w:t>major occupancies</w:t>
        </w:r>
        <w:r w:rsidRPr="0018111B">
          <w:t xml:space="preserve"> conforming to the requirements of any of Steps 2 to 4, energy modelling shall conform to</w:t>
        </w:r>
      </w:ins>
    </w:p>
    <w:p w14:paraId="20E53530" w14:textId="77777777" w:rsidR="00B37613" w:rsidRDefault="00B37613" w:rsidP="00B37613">
      <w:pPr>
        <w:pStyle w:val="05Sentence"/>
        <w:rPr>
          <w:ins w:id="864" w:author="Dang, Tommy HOUS:EX" w:date="2023-09-01T16:50:00Z"/>
        </w:rPr>
      </w:pPr>
      <w:ins w:id="865" w:author="Dang, Tommy HOUS:EX" w:date="2023-09-01T16:50:00Z">
        <w:r>
          <w:t>a)   the applicable requirements of Part 8 of the NECB, and</w:t>
        </w:r>
      </w:ins>
    </w:p>
    <w:p w14:paraId="14362518" w14:textId="77777777" w:rsidR="00B37613" w:rsidRDefault="00B37613" w:rsidP="00B37613">
      <w:pPr>
        <w:pStyle w:val="05Sentence"/>
        <w:rPr>
          <w:ins w:id="866" w:author="Dang, Tommy HOUS:EX" w:date="2023-09-01T16:50:00Z"/>
        </w:rPr>
      </w:pPr>
      <w:ins w:id="867" w:author="Dang, Tommy HOUS:EX" w:date="2023-09-01T16:50:00Z">
        <w:r>
          <w:t>b)   the City of Vancouver Energy Modelling Guidelines.</w:t>
        </w:r>
      </w:ins>
    </w:p>
    <w:p w14:paraId="7C39B519" w14:textId="77777777" w:rsidR="00B37613" w:rsidRDefault="00B37613" w:rsidP="00B37613">
      <w:pPr>
        <w:pStyle w:val="05Sentence"/>
        <w:rPr>
          <w:ins w:id="868" w:author="Dang, Tommy HOUS:EX" w:date="2023-09-01T16:50:00Z"/>
        </w:rPr>
      </w:pPr>
      <w:ins w:id="869" w:author="Dang, Tommy HOUS:EX" w:date="2023-09-01T16:50:00Z">
        <w:r>
          <w:t xml:space="preserve">2)   </w:t>
        </w:r>
        <w:r w:rsidRPr="0018111B">
          <w:t xml:space="preserve">Except as permitted by Sentence (3), energy modelling for </w:t>
        </w:r>
        <w:r w:rsidRPr="00231CBE">
          <w:rPr>
            <w:i/>
            <w:iCs/>
          </w:rPr>
          <w:t>buildings</w:t>
        </w:r>
        <w:r w:rsidRPr="0018111B">
          <w:t xml:space="preserve"> and </w:t>
        </w:r>
        <w:r w:rsidRPr="00231CBE">
          <w:rPr>
            <w:i/>
            <w:iCs/>
          </w:rPr>
          <w:t>major occupancies</w:t>
        </w:r>
        <w:r w:rsidRPr="0018111B">
          <w:t xml:space="preserve"> conforming to the requirements of any of Steps 2 to 4 shall account for the air leakage rate derived in accordance with Article 10.2.3.5.</w:t>
        </w:r>
      </w:ins>
    </w:p>
    <w:p w14:paraId="4CE586CD" w14:textId="77777777" w:rsidR="00B37613" w:rsidRDefault="00B37613" w:rsidP="00B37613">
      <w:pPr>
        <w:pStyle w:val="05Sentence"/>
        <w:rPr>
          <w:ins w:id="870" w:author="Dang, Tommy HOUS:EX" w:date="2023-09-01T16:50:00Z"/>
        </w:rPr>
      </w:pPr>
      <w:ins w:id="871" w:author="Dang, Tommy HOUS:EX" w:date="2023-09-01T16:50:00Z">
        <w:r>
          <w:t xml:space="preserve">3)   </w:t>
        </w:r>
        <w:r w:rsidRPr="00451AAC">
          <w:t>Until the air leakage rate determined by Sentence (2) is available, an air leakage rate determined in accordance with the City of Vancouver Energy Modelling Guidelines shall be used.</w:t>
        </w:r>
      </w:ins>
    </w:p>
    <w:p w14:paraId="1C715718" w14:textId="77777777" w:rsidR="00B37613" w:rsidRDefault="00B37613" w:rsidP="00B37613">
      <w:pPr>
        <w:pStyle w:val="05Sentence"/>
        <w:rPr>
          <w:ins w:id="872" w:author="Dang, Tommy HOUS:EX" w:date="2023-09-01T16:50:00Z"/>
        </w:rPr>
      </w:pPr>
      <w:ins w:id="873" w:author="Dang, Tommy HOUS:EX" w:date="2023-09-01T16:50:00Z">
        <w:r>
          <w:t xml:space="preserve">4)   </w:t>
        </w:r>
        <w:r w:rsidRPr="00451AAC">
          <w:t>In case of conflict between the provisions of the NECB and the City of Vancouver Energy Modelling Guidelines, the provisions of the City of Vancouver Energy Modelling Guidelines shall govern.</w:t>
        </w:r>
      </w:ins>
    </w:p>
    <w:p w14:paraId="4326E76B" w14:textId="77777777" w:rsidR="00B37613" w:rsidRDefault="00B37613" w:rsidP="00B37613">
      <w:pPr>
        <w:pStyle w:val="04Article"/>
        <w:rPr>
          <w:ins w:id="874" w:author="Dang, Tommy HOUS:EX" w:date="2023-09-01T16:50:00Z"/>
          <w:rStyle w:val="f101"/>
        </w:rPr>
      </w:pPr>
      <w:ins w:id="875" w:author="Dang, Tommy HOUS:EX" w:date="2023-09-01T16:50:00Z">
        <w:r w:rsidRPr="00B620DB">
          <w:rPr>
            <w:rStyle w:val="f101"/>
          </w:rPr>
          <w:t>1</w:t>
        </w:r>
        <w:r>
          <w:rPr>
            <w:rStyle w:val="f101"/>
          </w:rPr>
          <w:t>0</w:t>
        </w:r>
        <w:r w:rsidRPr="00B620DB">
          <w:rPr>
            <w:rStyle w:val="f101"/>
          </w:rPr>
          <w:t>.</w:t>
        </w:r>
        <w:r>
          <w:rPr>
            <w:rStyle w:val="f101"/>
          </w:rPr>
          <w:t>2</w:t>
        </w:r>
        <w:r w:rsidRPr="00B620DB">
          <w:rPr>
            <w:rStyle w:val="f101"/>
          </w:rPr>
          <w:t>.</w:t>
        </w:r>
        <w:r>
          <w:rPr>
            <w:rStyle w:val="f101"/>
          </w:rPr>
          <w:t>3</w:t>
        </w:r>
        <w:r w:rsidRPr="00B620DB">
          <w:rPr>
            <w:rStyle w:val="f101"/>
          </w:rPr>
          <w:t>.</w:t>
        </w:r>
        <w:r>
          <w:rPr>
            <w:rStyle w:val="f101"/>
          </w:rPr>
          <w:t>5</w:t>
        </w:r>
        <w:r w:rsidRPr="00B620DB">
          <w:rPr>
            <w:rStyle w:val="f101"/>
          </w:rPr>
          <w:t>. </w:t>
        </w:r>
        <w:r>
          <w:rPr>
            <w:rStyle w:val="f101"/>
          </w:rPr>
          <w:t>Building Envelope Airtightness Testing</w:t>
        </w:r>
      </w:ins>
    </w:p>
    <w:p w14:paraId="4688DA73" w14:textId="77777777" w:rsidR="00B37613" w:rsidRDefault="00B37613" w:rsidP="00B37613">
      <w:pPr>
        <w:pStyle w:val="05Sentence"/>
        <w:rPr>
          <w:ins w:id="876" w:author="Dang, Tommy HOUS:EX" w:date="2023-09-01T16:50:00Z"/>
        </w:rPr>
      </w:pPr>
      <w:ins w:id="877" w:author="Dang, Tommy HOUS:EX" w:date="2023-09-01T16:50:00Z">
        <w:r>
          <w:t xml:space="preserve">1)   </w:t>
        </w:r>
        <w:r w:rsidRPr="00451AAC">
          <w:t xml:space="preserve">Except as required by Sentence (2), </w:t>
        </w:r>
        <w:r w:rsidRPr="00231CBE">
          <w:rPr>
            <w:i/>
            <w:iCs/>
          </w:rPr>
          <w:t>buildings</w:t>
        </w:r>
        <w:r w:rsidRPr="00451AAC">
          <w:t xml:space="preserve"> and </w:t>
        </w:r>
        <w:r w:rsidRPr="00231CBE">
          <w:rPr>
            <w:i/>
            <w:iCs/>
          </w:rPr>
          <w:t>major occupancies</w:t>
        </w:r>
        <w:r w:rsidRPr="00451AAC">
          <w:t xml:space="preserve"> shall be tested for airtightness in accordance with</w:t>
        </w:r>
      </w:ins>
    </w:p>
    <w:p w14:paraId="0B313ACF" w14:textId="77777777" w:rsidR="00B37613" w:rsidRDefault="00B37613" w:rsidP="00B37613">
      <w:pPr>
        <w:pStyle w:val="05Sentence"/>
        <w:rPr>
          <w:ins w:id="878" w:author="Dang, Tommy HOUS:EX" w:date="2023-09-01T16:50:00Z"/>
        </w:rPr>
      </w:pPr>
      <w:ins w:id="879" w:author="Dang, Tommy HOUS:EX" w:date="2023-09-01T16:50:00Z">
        <w:r>
          <w:t xml:space="preserve">a)   </w:t>
        </w:r>
        <w:r w:rsidRPr="008A17D1">
          <w:t>ASTM E 779, “Standard Test Method for Determining Air Leakage Rate by Fan Pressurization”</w:t>
        </w:r>
        <w:r>
          <w:t>,</w:t>
        </w:r>
      </w:ins>
    </w:p>
    <w:p w14:paraId="7AA9C02F" w14:textId="77777777" w:rsidR="00B37613" w:rsidRDefault="00B37613" w:rsidP="00B37613">
      <w:pPr>
        <w:pStyle w:val="05Sentence"/>
        <w:rPr>
          <w:ins w:id="880" w:author="Dang, Tommy HOUS:EX" w:date="2023-09-01T16:50:00Z"/>
        </w:rPr>
      </w:pPr>
      <w:ins w:id="881" w:author="Dang, Tommy HOUS:EX" w:date="2023-09-01T16:50:00Z">
        <w:r>
          <w:t xml:space="preserve">b)   </w:t>
        </w:r>
        <w:r w:rsidRPr="008A17D1">
          <w:t>USACE Version 3, “Air Leakage Test Protocol for Building Envelopes”</w:t>
        </w:r>
        <w:r>
          <w:t>, or</w:t>
        </w:r>
      </w:ins>
    </w:p>
    <w:p w14:paraId="5D3EB2A0" w14:textId="77777777" w:rsidR="00B37613" w:rsidRDefault="00B37613" w:rsidP="00B37613">
      <w:pPr>
        <w:pStyle w:val="05Sentence"/>
        <w:rPr>
          <w:ins w:id="882" w:author="Dang, Tommy HOUS:EX" w:date="2023-09-01T16:50:00Z"/>
        </w:rPr>
      </w:pPr>
      <w:ins w:id="883" w:author="Dang, Tommy HOUS:EX" w:date="2023-09-01T16:50:00Z">
        <w:r>
          <w:t xml:space="preserve">c)   </w:t>
        </w:r>
        <w:r w:rsidRPr="008A17D1">
          <w:t>ASTM E</w:t>
        </w:r>
        <w:r>
          <w:t xml:space="preserve"> </w:t>
        </w:r>
        <w:r w:rsidRPr="008A17D1">
          <w:t>3158, “Standard Test Method for Measuring the Air Leakage Rate of a Large or Multizone Building.”</w:t>
        </w:r>
      </w:ins>
    </w:p>
    <w:p w14:paraId="49577F2A" w14:textId="77777777" w:rsidR="00B37613" w:rsidRDefault="00B37613" w:rsidP="00B37613">
      <w:pPr>
        <w:pStyle w:val="05Sentence"/>
        <w:rPr>
          <w:ins w:id="884" w:author="Dang, Tommy HOUS:EX" w:date="2023-09-01T16:50:00Z"/>
        </w:rPr>
      </w:pPr>
      <w:ins w:id="885" w:author="Dang, Tommy HOUS:EX" w:date="2023-09-01T16:50:00Z">
        <w:r>
          <w:t>(See Note A-10.2.3.</w:t>
        </w:r>
        <w:proofErr w:type="gramStart"/>
        <w:r>
          <w:t>5.(</w:t>
        </w:r>
        <w:proofErr w:type="gramEnd"/>
        <w:r>
          <w:t>1).)</w:t>
        </w:r>
      </w:ins>
    </w:p>
    <w:p w14:paraId="3CB63C55" w14:textId="77777777" w:rsidR="00B37613" w:rsidRDefault="00B37613" w:rsidP="00B37613">
      <w:pPr>
        <w:pStyle w:val="05Sentence"/>
        <w:rPr>
          <w:ins w:id="886" w:author="Dang, Tommy HOUS:EX" w:date="2023-09-01T16:50:00Z"/>
        </w:rPr>
      </w:pPr>
      <w:ins w:id="887" w:author="Dang, Tommy HOUS:EX" w:date="2023-09-01T16:50:00Z">
        <w:r>
          <w:t xml:space="preserve">2)   </w:t>
        </w:r>
        <w:r w:rsidRPr="00231CBE">
          <w:rPr>
            <w:i/>
            <w:iCs/>
          </w:rPr>
          <w:t>Buildings</w:t>
        </w:r>
        <w:r w:rsidRPr="008A17D1">
          <w:t xml:space="preserve"> and </w:t>
        </w:r>
        <w:r w:rsidRPr="00231CBE">
          <w:rPr>
            <w:i/>
            <w:iCs/>
          </w:rPr>
          <w:t>major occupancies</w:t>
        </w:r>
        <w:r w:rsidRPr="008A17D1">
          <w:t xml:space="preserve"> shall be tested for airtightness to an induced test pressure of not less than 75 Pa.</w:t>
        </w:r>
      </w:ins>
    </w:p>
    <w:p w14:paraId="36356D0F" w14:textId="77777777" w:rsidR="00B37613" w:rsidRPr="00B620DB" w:rsidRDefault="00B37613" w:rsidP="00B37613">
      <w:pPr>
        <w:pStyle w:val="02Section"/>
        <w:rPr>
          <w:ins w:id="888" w:author="Dang, Tommy HOUS:EX" w:date="2023-09-01T16:50:00Z"/>
        </w:rPr>
      </w:pPr>
      <w:proofErr w:type="gramStart"/>
      <w:ins w:id="889" w:author="Dang, Tommy HOUS:EX" w:date="2023-09-01T16:50:00Z">
        <w:r w:rsidRPr="00B620DB">
          <w:t>Section  1</w:t>
        </w:r>
        <w:r>
          <w:t>0</w:t>
        </w:r>
        <w:r w:rsidRPr="00B620DB">
          <w:t>.</w:t>
        </w:r>
        <w:r>
          <w:t>3.</w:t>
        </w:r>
        <w:proofErr w:type="gramEnd"/>
        <w:r w:rsidRPr="00B620DB">
          <w:t xml:space="preserve">   </w:t>
        </w:r>
        <w:r>
          <w:t>Greenhouse Gas Emissions</w:t>
        </w:r>
      </w:ins>
    </w:p>
    <w:p w14:paraId="3AA5ACAB" w14:textId="77777777" w:rsidR="00B37613" w:rsidRPr="00B620DB" w:rsidRDefault="00B37613" w:rsidP="00B37613">
      <w:pPr>
        <w:pStyle w:val="03Subsection"/>
        <w:rPr>
          <w:ins w:id="890" w:author="Dang, Tommy HOUS:EX" w:date="2023-09-01T16:50:00Z"/>
        </w:rPr>
      </w:pPr>
      <w:ins w:id="891" w:author="Dang, Tommy HOUS:EX" w:date="2023-09-01T16:50:00Z">
        <w:r w:rsidRPr="00B620DB">
          <w:t>1</w:t>
        </w:r>
        <w:r>
          <w:t>0</w:t>
        </w:r>
        <w:r w:rsidRPr="00B620DB">
          <w:t>.</w:t>
        </w:r>
        <w:r>
          <w:t>3</w:t>
        </w:r>
        <w:r w:rsidRPr="00B620DB">
          <w:t>.1. </w:t>
        </w:r>
        <w:r>
          <w:t>General</w:t>
        </w:r>
      </w:ins>
    </w:p>
    <w:p w14:paraId="00DDFC42" w14:textId="77777777" w:rsidR="00B37613" w:rsidRPr="00B620DB" w:rsidRDefault="00B37613" w:rsidP="00B37613">
      <w:pPr>
        <w:pStyle w:val="04Article"/>
        <w:rPr>
          <w:ins w:id="892" w:author="Dang, Tommy HOUS:EX" w:date="2023-09-01T16:50:00Z"/>
        </w:rPr>
      </w:pPr>
      <w:ins w:id="893" w:author="Dang, Tommy HOUS:EX" w:date="2023-09-01T16:50:00Z">
        <w:r w:rsidRPr="00B620DB">
          <w:rPr>
            <w:rStyle w:val="f101"/>
          </w:rPr>
          <w:t>1</w:t>
        </w:r>
        <w:r>
          <w:rPr>
            <w:rStyle w:val="f101"/>
          </w:rPr>
          <w:t>0</w:t>
        </w:r>
        <w:r w:rsidRPr="00B620DB">
          <w:rPr>
            <w:rStyle w:val="f101"/>
          </w:rPr>
          <w:t>.</w:t>
        </w:r>
        <w:r>
          <w:rPr>
            <w:rStyle w:val="f101"/>
          </w:rPr>
          <w:t>3</w:t>
        </w:r>
        <w:r w:rsidRPr="00B620DB">
          <w:rPr>
            <w:rStyle w:val="f101"/>
          </w:rPr>
          <w:t>.1.1. </w:t>
        </w:r>
        <w:r>
          <w:rPr>
            <w:rStyle w:val="f101"/>
          </w:rPr>
          <w:t>Application</w:t>
        </w:r>
      </w:ins>
    </w:p>
    <w:p w14:paraId="5F23252D" w14:textId="77777777" w:rsidR="00B37613" w:rsidRDefault="00B37613" w:rsidP="00B37613">
      <w:pPr>
        <w:pStyle w:val="05Sentence"/>
        <w:rPr>
          <w:ins w:id="894" w:author="Dang, Tommy HOUS:EX" w:date="2023-09-01T16:50:00Z"/>
        </w:rPr>
      </w:pPr>
      <w:ins w:id="895" w:author="Dang, Tommy HOUS:EX" w:date="2023-09-01T16:50:00Z">
        <w:r w:rsidRPr="00B620DB">
          <w:rPr>
            <w:rStyle w:val="f101"/>
          </w:rPr>
          <w:t>1)   </w:t>
        </w:r>
        <w:r>
          <w:t xml:space="preserve">The requirements of this Section apply only to </w:t>
        </w:r>
        <w:r>
          <w:rPr>
            <w:i/>
            <w:iCs/>
          </w:rPr>
          <w:t xml:space="preserve">buildings </w:t>
        </w:r>
        <w:r>
          <w:t>that</w:t>
        </w:r>
      </w:ins>
    </w:p>
    <w:p w14:paraId="625607D6" w14:textId="77777777" w:rsidR="00B37613" w:rsidRDefault="00B37613" w:rsidP="00B37613">
      <w:pPr>
        <w:pStyle w:val="05Sentence"/>
        <w:rPr>
          <w:ins w:id="896" w:author="Dang, Tommy HOUS:EX" w:date="2023-09-01T16:50:00Z"/>
        </w:rPr>
      </w:pPr>
      <w:ins w:id="897" w:author="Dang, Tommy HOUS:EX" w:date="2023-09-01T16:50:00Z">
        <w:r>
          <w:t xml:space="preserve">a)   </w:t>
        </w:r>
        <w:r w:rsidRPr="00231CBE">
          <w:t>contain any of the following major occupancies as described in Table 10.3.1.3.:</w:t>
        </w:r>
      </w:ins>
    </w:p>
    <w:p w14:paraId="197795E7" w14:textId="77777777" w:rsidR="00B37613" w:rsidRDefault="00B37613" w:rsidP="00B37613">
      <w:pPr>
        <w:pStyle w:val="05Sentence"/>
        <w:rPr>
          <w:ins w:id="898" w:author="Dang, Tommy HOUS:EX" w:date="2023-09-01T16:50:00Z"/>
        </w:rPr>
      </w:pPr>
      <w:ins w:id="899" w:author="Dang, Tommy HOUS:EX" w:date="2023-09-01T16:50:00Z">
        <w:r>
          <w:t xml:space="preserve">i)   </w:t>
        </w:r>
        <w:r>
          <w:rPr>
            <w:i/>
            <w:iCs/>
          </w:rPr>
          <w:t>residential</w:t>
        </w:r>
        <w:r>
          <w:t>,</w:t>
        </w:r>
      </w:ins>
    </w:p>
    <w:p w14:paraId="1BBE8DBF" w14:textId="77777777" w:rsidR="00B37613" w:rsidRDefault="00B37613" w:rsidP="00B37613">
      <w:pPr>
        <w:pStyle w:val="05Sentence"/>
        <w:rPr>
          <w:ins w:id="900" w:author="Dang, Tommy HOUS:EX" w:date="2023-09-01T16:50:00Z"/>
        </w:rPr>
      </w:pPr>
      <w:ins w:id="901" w:author="Dang, Tommy HOUS:EX" w:date="2023-09-01T16:50:00Z">
        <w:r>
          <w:t xml:space="preserve">iii)   </w:t>
        </w:r>
        <w:r>
          <w:rPr>
            <w:i/>
            <w:iCs/>
          </w:rPr>
          <w:t>business and personal services,</w:t>
        </w:r>
        <w:r>
          <w:t xml:space="preserve"> or</w:t>
        </w:r>
      </w:ins>
    </w:p>
    <w:p w14:paraId="78508F28" w14:textId="77777777" w:rsidR="00B37613" w:rsidRDefault="00B37613" w:rsidP="00B37613">
      <w:pPr>
        <w:pStyle w:val="05Sentence"/>
        <w:rPr>
          <w:ins w:id="902" w:author="Dang, Tommy HOUS:EX" w:date="2023-09-01T16:50:00Z"/>
        </w:rPr>
      </w:pPr>
      <w:ins w:id="903" w:author="Dang, Tommy HOUS:EX" w:date="2023-09-01T16:50:00Z">
        <w:r>
          <w:t xml:space="preserve">iii)   </w:t>
        </w:r>
        <w:r>
          <w:rPr>
            <w:i/>
            <w:iCs/>
          </w:rPr>
          <w:t>mercantile,</w:t>
        </w:r>
        <w:r>
          <w:t xml:space="preserve"> and</w:t>
        </w:r>
      </w:ins>
    </w:p>
    <w:p w14:paraId="4590E944" w14:textId="77777777" w:rsidR="00B37613" w:rsidRDefault="00B37613" w:rsidP="00B37613">
      <w:pPr>
        <w:pStyle w:val="05Sentence"/>
        <w:rPr>
          <w:ins w:id="904" w:author="Dang, Tommy HOUS:EX" w:date="2023-09-01T16:50:00Z"/>
        </w:rPr>
      </w:pPr>
      <w:ins w:id="905" w:author="Dang, Tommy HOUS:EX" w:date="2023-09-01T16:50:00Z">
        <w:r>
          <w:t xml:space="preserve">b)   </w:t>
        </w:r>
        <w:r w:rsidRPr="00231CBE">
          <w:t>are designed to Step 2, 3 or 4 in Tables 10.2.3.3.-G to 10.2.3.3.-J. (See also Sentence 10.2.3.2.(3)).</w:t>
        </w:r>
      </w:ins>
    </w:p>
    <w:p w14:paraId="6351B9BB" w14:textId="77777777" w:rsidR="00B37613" w:rsidRDefault="00B37613" w:rsidP="00B37613">
      <w:pPr>
        <w:pStyle w:val="05Sentence"/>
        <w:rPr>
          <w:ins w:id="906" w:author="Dang, Tommy HOUS:EX" w:date="2023-09-01T16:50:00Z"/>
        </w:rPr>
      </w:pPr>
      <w:ins w:id="907" w:author="Dang, Tommy HOUS:EX" w:date="2023-09-01T16:50:00Z">
        <w:r>
          <w:t xml:space="preserve">2)   </w:t>
        </w:r>
        <w:r w:rsidRPr="00231CBE">
          <w:t>Modeling of greenhouse gas emissions shall conform to the City of Vancouver Energy Modeling Guidelines</w:t>
        </w:r>
        <w:r>
          <w:t>.</w:t>
        </w:r>
      </w:ins>
    </w:p>
    <w:p w14:paraId="514F2794" w14:textId="77777777" w:rsidR="00B37613" w:rsidRDefault="00B37613" w:rsidP="00B37613">
      <w:pPr>
        <w:pStyle w:val="04Article"/>
        <w:rPr>
          <w:ins w:id="908" w:author="Dang, Tommy HOUS:EX" w:date="2023-09-01T16:50:00Z"/>
          <w:rStyle w:val="f101"/>
        </w:rPr>
      </w:pPr>
      <w:ins w:id="909" w:author="Dang, Tommy HOUS:EX" w:date="2023-09-01T16:50:00Z">
        <w:r w:rsidRPr="00B620DB">
          <w:rPr>
            <w:rStyle w:val="f101"/>
          </w:rPr>
          <w:t>1</w:t>
        </w:r>
        <w:r>
          <w:rPr>
            <w:rStyle w:val="f101"/>
          </w:rPr>
          <w:t>0</w:t>
        </w:r>
        <w:r w:rsidRPr="00B620DB">
          <w:rPr>
            <w:rStyle w:val="f101"/>
          </w:rPr>
          <w:t>.</w:t>
        </w:r>
        <w:r>
          <w:rPr>
            <w:rStyle w:val="f101"/>
          </w:rPr>
          <w:t>3</w:t>
        </w:r>
        <w:r w:rsidRPr="00B620DB">
          <w:rPr>
            <w:rStyle w:val="f101"/>
          </w:rPr>
          <w:t>.1.</w:t>
        </w:r>
        <w:r>
          <w:rPr>
            <w:rStyle w:val="f101"/>
          </w:rPr>
          <w:t>2</w:t>
        </w:r>
        <w:r w:rsidRPr="00B620DB">
          <w:rPr>
            <w:rStyle w:val="f101"/>
          </w:rPr>
          <w:t>. </w:t>
        </w:r>
        <w:r>
          <w:rPr>
            <w:rStyle w:val="f101"/>
          </w:rPr>
          <w:t>Definitions and Attributions</w:t>
        </w:r>
      </w:ins>
    </w:p>
    <w:p w14:paraId="64AE4124" w14:textId="77777777" w:rsidR="00B37613" w:rsidRDefault="00B37613" w:rsidP="00B37613">
      <w:pPr>
        <w:pStyle w:val="05Sentence"/>
        <w:rPr>
          <w:ins w:id="910" w:author="Dang, Tommy HOUS:EX" w:date="2023-09-01T16:50:00Z"/>
        </w:rPr>
      </w:pPr>
      <w:ins w:id="911" w:author="Dang, Tommy HOUS:EX" w:date="2023-09-01T16:50:00Z">
        <w:r>
          <w:lastRenderedPageBreak/>
          <w:t xml:space="preserve">1)   </w:t>
        </w:r>
        <w:r w:rsidRPr="00231CBE">
          <w:t>For the purposes of this Section, the term “greenhouse gas”</w:t>
        </w:r>
        <w:r>
          <w:t>, expressed with the abbreviation “GHG”,</w:t>
        </w:r>
        <w:r w:rsidRPr="00231CBE">
          <w:t xml:space="preserve"> shall have the same meaning as defined in the Climate Change Accountability Act</w:t>
        </w:r>
        <w:r>
          <w:t xml:space="preserve">. </w:t>
        </w:r>
      </w:ins>
    </w:p>
    <w:p w14:paraId="0C05DCE5" w14:textId="77777777" w:rsidR="00B37613" w:rsidRDefault="00B37613" w:rsidP="00B37613">
      <w:pPr>
        <w:pStyle w:val="05Sentence"/>
        <w:rPr>
          <w:ins w:id="912" w:author="Dang, Tommy HOUS:EX" w:date="2023-09-01T16:50:00Z"/>
        </w:rPr>
      </w:pPr>
      <w:ins w:id="913" w:author="Dang, Tommy HOUS:EX" w:date="2023-09-01T16:50:00Z">
        <w:r>
          <w:t xml:space="preserve">2)   </w:t>
        </w:r>
        <w:r w:rsidRPr="00231CBE">
          <w:t>For the purposes of this Section, the term “greenhouse gas intensity”</w:t>
        </w:r>
        <w:r>
          <w:t>, expressed with the abbreviation “GHGI”,</w:t>
        </w:r>
        <w:r w:rsidRPr="00231CBE">
          <w:t xml:space="preserve"> shall mean the total greenhouse gas emissions, expressed as kgCO</w:t>
        </w:r>
        <w:r w:rsidRPr="00273A44">
          <w:rPr>
            <w:vertAlign w:val="subscript"/>
          </w:rPr>
          <w:t>2e</w:t>
        </w:r>
        <w:r w:rsidRPr="00231CBE">
          <w:t xml:space="preserve"> per square </w:t>
        </w:r>
        <w:proofErr w:type="spellStart"/>
        <w:r w:rsidRPr="00231CBE">
          <w:t>metre</w:t>
        </w:r>
        <w:proofErr w:type="spellEnd"/>
        <w:r w:rsidRPr="00231CBE">
          <w:t xml:space="preserve"> of floor area of </w:t>
        </w:r>
        <w:r w:rsidRPr="00231CBE">
          <w:rPr>
            <w:i/>
            <w:iCs/>
          </w:rPr>
          <w:t>conditioned space</w:t>
        </w:r>
        <w:r w:rsidRPr="00231CBE">
          <w:t xml:space="preserve"> per year, associated with the energy used by the </w:t>
        </w:r>
        <w:r w:rsidRPr="00231CBE">
          <w:rPr>
            <w:i/>
            <w:iCs/>
          </w:rPr>
          <w:t>building's</w:t>
        </w:r>
        <w:r w:rsidRPr="00231CBE">
          <w:t xml:space="preserve"> systems</w:t>
        </w:r>
        <w:r>
          <w:t>.</w:t>
        </w:r>
      </w:ins>
    </w:p>
    <w:p w14:paraId="57F7F65C" w14:textId="77777777" w:rsidR="00B37613" w:rsidRDefault="00B37613" w:rsidP="00B37613">
      <w:pPr>
        <w:pStyle w:val="05Sentence"/>
        <w:rPr>
          <w:ins w:id="914" w:author="Dang, Tommy HOUS:EX" w:date="2023-09-01T16:50:00Z"/>
        </w:rPr>
      </w:pPr>
      <w:ins w:id="915" w:author="Dang, Tommy HOUS:EX" w:date="2023-09-01T16:50:00Z">
        <w:r>
          <w:t xml:space="preserve">3)   </w:t>
        </w:r>
        <w:r w:rsidRPr="00231CBE">
          <w:t>For the purposes of this Section, the symbol “CO</w:t>
        </w:r>
        <w:r w:rsidRPr="00273A44">
          <w:rPr>
            <w:vertAlign w:val="subscript"/>
          </w:rPr>
          <w:t>2e</w:t>
        </w:r>
        <w:r w:rsidRPr="00231CBE">
          <w:t>” shall mean carbon dioxide or carbon dioxide equivalent, with carbon dioxide equivalent meaning one or more greenhouse gases with a global warming potential equivalent to carbon dioxide</w:t>
        </w:r>
        <w:r>
          <w:t>.</w:t>
        </w:r>
      </w:ins>
    </w:p>
    <w:p w14:paraId="5EB317F6" w14:textId="77777777" w:rsidR="00B37613" w:rsidRDefault="00B37613" w:rsidP="00B37613">
      <w:pPr>
        <w:pStyle w:val="05Sentence"/>
        <w:rPr>
          <w:ins w:id="916" w:author="Dang, Tommy HOUS:EX" w:date="2023-09-01T16:50:00Z"/>
        </w:rPr>
      </w:pPr>
      <w:ins w:id="917" w:author="Dang, Tommy HOUS:EX" w:date="2023-09-01T16:50:00Z">
        <w:r>
          <w:t xml:space="preserve">4)   </w:t>
        </w:r>
        <w:r w:rsidRPr="00231CBE">
          <w:t>For the purposes of this Section, the term “Emissions Level” shall mean an Emissions Level referred to in Table 10.3.1.3.</w:t>
        </w:r>
      </w:ins>
    </w:p>
    <w:p w14:paraId="17AB31D4" w14:textId="77777777" w:rsidR="00B37613" w:rsidRDefault="00B37613" w:rsidP="00B37613">
      <w:pPr>
        <w:pStyle w:val="05Sentence"/>
        <w:rPr>
          <w:ins w:id="918" w:author="Dang, Tommy HOUS:EX" w:date="2023-09-01T16:50:00Z"/>
        </w:rPr>
      </w:pPr>
      <w:ins w:id="919" w:author="Dang, Tommy HOUS:EX" w:date="2023-09-01T16:50:00Z">
        <w:r>
          <w:t>5)   For the purposes of this Section, the term “measure only” shall mean that the GHGI and the total greenhouse gases are calculated, as applicable, and the values reported in accordance with Subsection 2.2.8. of Division C.</w:t>
        </w:r>
      </w:ins>
    </w:p>
    <w:p w14:paraId="1DA3565A" w14:textId="77777777" w:rsidR="00B37613" w:rsidRDefault="00B37613" w:rsidP="00B37613">
      <w:pPr>
        <w:pStyle w:val="04Article"/>
        <w:rPr>
          <w:ins w:id="920" w:author="Dang, Tommy HOUS:EX" w:date="2023-09-01T16:50:00Z"/>
          <w:rStyle w:val="f101"/>
        </w:rPr>
      </w:pPr>
      <w:ins w:id="921" w:author="Dang, Tommy HOUS:EX" w:date="2023-09-01T16:50:00Z">
        <w:r w:rsidRPr="00B620DB">
          <w:rPr>
            <w:rStyle w:val="f101"/>
          </w:rPr>
          <w:t>1</w:t>
        </w:r>
        <w:r>
          <w:rPr>
            <w:rStyle w:val="f101"/>
          </w:rPr>
          <w:t>0</w:t>
        </w:r>
        <w:r w:rsidRPr="00B620DB">
          <w:rPr>
            <w:rStyle w:val="f101"/>
          </w:rPr>
          <w:t>.</w:t>
        </w:r>
        <w:r>
          <w:rPr>
            <w:rStyle w:val="f101"/>
          </w:rPr>
          <w:t>3</w:t>
        </w:r>
        <w:r w:rsidRPr="00B620DB">
          <w:rPr>
            <w:rStyle w:val="f101"/>
          </w:rPr>
          <w:t>.1.</w:t>
        </w:r>
        <w:r>
          <w:rPr>
            <w:rStyle w:val="f101"/>
          </w:rPr>
          <w:t>3</w:t>
        </w:r>
        <w:r w:rsidRPr="00B620DB">
          <w:rPr>
            <w:rStyle w:val="f101"/>
          </w:rPr>
          <w:t>. </w:t>
        </w:r>
        <w:r>
          <w:rPr>
            <w:rStyle w:val="f101"/>
          </w:rPr>
          <w:t>Compliance Requirements</w:t>
        </w:r>
      </w:ins>
    </w:p>
    <w:p w14:paraId="1E348759" w14:textId="77777777" w:rsidR="00B37613" w:rsidRPr="00231CBE" w:rsidRDefault="00B37613" w:rsidP="00B37613">
      <w:pPr>
        <w:pStyle w:val="05Sentence"/>
        <w:rPr>
          <w:ins w:id="922" w:author="Dang, Tommy HOUS:EX" w:date="2023-09-01T16:50:00Z"/>
        </w:rPr>
      </w:pPr>
      <w:ins w:id="923" w:author="Dang, Tommy HOUS:EX" w:date="2023-09-01T16:50:00Z">
        <w:r>
          <w:t xml:space="preserve">1)   </w:t>
        </w:r>
        <w:r w:rsidRPr="00231CBE">
          <w:rPr>
            <w:i/>
            <w:iCs/>
          </w:rPr>
          <w:t>Buildings</w:t>
        </w:r>
        <w:r w:rsidRPr="00231CBE">
          <w:t xml:space="preserve"> conforming to the requirements of any of GHG Emission Levels EL-1 to EL-4 shall be designed and constructed to conform to Table 10.3.1.3. based on </w:t>
        </w:r>
        <w:r w:rsidRPr="00231CBE">
          <w:rPr>
            <w:i/>
            <w:iCs/>
          </w:rPr>
          <w:t>occupancy</w:t>
        </w:r>
        <w:r w:rsidRPr="00231CBE">
          <w:t>.</w:t>
        </w:r>
      </w:ins>
    </w:p>
    <w:p w14:paraId="60393433" w14:textId="77777777" w:rsidR="00B37613" w:rsidRPr="00231CBE" w:rsidRDefault="00B37613" w:rsidP="00B37613">
      <w:pPr>
        <w:pStyle w:val="05Sentence"/>
        <w:jc w:val="center"/>
        <w:rPr>
          <w:ins w:id="924" w:author="Dang, Tommy HOUS:EX" w:date="2023-09-01T16:50:00Z"/>
          <w:lang w:val="en-CA"/>
        </w:rPr>
      </w:pPr>
    </w:p>
    <w:tbl>
      <w:tblPr>
        <w:tblW w:w="10337"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90"/>
        <w:gridCol w:w="1920"/>
        <w:gridCol w:w="2475"/>
        <w:gridCol w:w="1620"/>
        <w:gridCol w:w="3032"/>
      </w:tblGrid>
      <w:tr w:rsidR="00B37613" w:rsidRPr="00231CBE" w14:paraId="68EE144D" w14:textId="77777777" w:rsidTr="000F7ACB">
        <w:trPr>
          <w:trHeight w:val="300"/>
          <w:jc w:val="center"/>
          <w:ins w:id="925" w:author="Dang, Tommy HOUS:EX" w:date="2023-09-01T16:50:00Z"/>
        </w:trPr>
        <w:tc>
          <w:tcPr>
            <w:tcW w:w="10337" w:type="dxa"/>
            <w:gridSpan w:val="5"/>
            <w:tcBorders>
              <w:top w:val="nil"/>
              <w:left w:val="nil"/>
              <w:bottom w:val="single" w:sz="6" w:space="0" w:color="auto"/>
              <w:right w:val="nil"/>
            </w:tcBorders>
            <w:shd w:val="clear" w:color="auto" w:fill="auto"/>
            <w:vAlign w:val="center"/>
            <w:hideMark/>
          </w:tcPr>
          <w:p w14:paraId="0D9484B0" w14:textId="77777777" w:rsidR="00B37613" w:rsidRPr="00231CBE" w:rsidRDefault="00B37613" w:rsidP="00B37613">
            <w:pPr>
              <w:pStyle w:val="10Tabtitle"/>
              <w:rPr>
                <w:ins w:id="926" w:author="Dang, Tommy HOUS:EX" w:date="2023-09-01T16:50:00Z"/>
                <w:b w:val="0"/>
                <w:bCs/>
                <w:lang w:val="en-CA"/>
              </w:rPr>
            </w:pPr>
            <w:ins w:id="927" w:author="Dang, Tommy HOUS:EX" w:date="2023-09-01T16:50:00Z">
              <w:r w:rsidRPr="00231CBE">
                <w:rPr>
                  <w:bCs/>
                  <w:lang w:val="en-CA"/>
                </w:rPr>
                <w:t>Table 10.3.1.3. </w:t>
              </w:r>
            </w:ins>
          </w:p>
          <w:p w14:paraId="15B30698" w14:textId="77777777" w:rsidR="00B37613" w:rsidRPr="00231CBE" w:rsidRDefault="00B37613" w:rsidP="00B37613">
            <w:pPr>
              <w:pStyle w:val="10Tabtitle"/>
              <w:rPr>
                <w:ins w:id="928" w:author="Dang, Tommy HOUS:EX" w:date="2023-09-01T16:50:00Z"/>
                <w:b w:val="0"/>
                <w:bCs/>
                <w:lang w:val="en-CA"/>
              </w:rPr>
            </w:pPr>
            <w:ins w:id="929" w:author="Dang, Tommy HOUS:EX" w:date="2023-09-01T16:50:00Z">
              <w:r w:rsidRPr="00231CBE">
                <w:rPr>
                  <w:bCs/>
                  <w:lang w:val="en-CA"/>
                </w:rPr>
                <w:t xml:space="preserve">Greenhouse </w:t>
              </w:r>
              <w:r w:rsidRPr="00B37613">
                <w:rPr>
                  <w:lang w:val="en-CA"/>
                </w:rPr>
                <w:t>Gas</w:t>
              </w:r>
              <w:r w:rsidRPr="00231CBE">
                <w:rPr>
                  <w:bCs/>
                  <w:lang w:val="en-CA"/>
                </w:rPr>
                <w:t xml:space="preserve"> Emissions </w:t>
              </w:r>
            </w:ins>
          </w:p>
          <w:p w14:paraId="1010A09B" w14:textId="77777777" w:rsidR="00B37613" w:rsidRPr="00231CBE" w:rsidRDefault="00B37613" w:rsidP="00B37613">
            <w:pPr>
              <w:pStyle w:val="10Tabtitle"/>
              <w:rPr>
                <w:ins w:id="930" w:author="Dang, Tommy HOUS:EX" w:date="2023-09-01T16:50:00Z"/>
                <w:color w:val="0070C0"/>
                <w:sz w:val="22"/>
                <w:szCs w:val="22"/>
                <w:u w:val="single"/>
                <w:lang w:val="en-CA" w:eastAsia="en-CA"/>
              </w:rPr>
            </w:pPr>
            <w:ins w:id="931" w:author="Dang, Tommy HOUS:EX" w:date="2023-09-01T16:50:00Z">
              <w:r w:rsidRPr="00231CBE">
                <w:rPr>
                  <w:lang w:val="en-CA"/>
                </w:rPr>
                <w:t>Forming Part of Sentence 10.3.1.3.(1)</w:t>
              </w:r>
              <w:r w:rsidRPr="00231CBE">
                <w:rPr>
                  <w:rFonts w:ascii="Arial" w:hAnsi="Arial" w:cs="Arial"/>
                  <w:color w:val="0070C0"/>
                  <w:sz w:val="18"/>
                  <w:szCs w:val="18"/>
                  <w:u w:val="single"/>
                  <w:lang w:val="en-CA" w:eastAsia="en-CA"/>
                </w:rPr>
                <w:t> </w:t>
              </w:r>
            </w:ins>
          </w:p>
        </w:tc>
      </w:tr>
      <w:tr w:rsidR="00B37613" w:rsidRPr="00231CBE" w14:paraId="4532CA2B" w14:textId="77777777" w:rsidTr="000F7ACB">
        <w:trPr>
          <w:trHeight w:val="330"/>
          <w:jc w:val="center"/>
          <w:ins w:id="932" w:author="Dang, Tommy HOUS:EX" w:date="2023-09-01T16:50:00Z"/>
        </w:trPr>
        <w:tc>
          <w:tcPr>
            <w:tcW w:w="1290"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108DBE71" w14:textId="77777777" w:rsidR="00B37613" w:rsidRPr="00FC6F8C" w:rsidRDefault="00B37613" w:rsidP="000F7ACB">
            <w:pPr>
              <w:jc w:val="center"/>
              <w:textAlignment w:val="baseline"/>
              <w:rPr>
                <w:ins w:id="933" w:author="Dang, Tommy HOUS:EX" w:date="2023-09-01T16:50:00Z"/>
                <w:rFonts w:ascii="Arial Narrow" w:hAnsi="Arial Narrow"/>
                <w:sz w:val="18"/>
                <w:szCs w:val="18"/>
                <w:lang w:val="en-CA" w:eastAsia="en-CA"/>
              </w:rPr>
            </w:pPr>
            <w:ins w:id="934" w:author="Dang, Tommy HOUS:EX" w:date="2023-09-01T16:50:00Z">
              <w:r w:rsidRPr="00FC6F8C">
                <w:rPr>
                  <w:rFonts w:ascii="Arial Narrow" w:hAnsi="Arial Narrow" w:cs="Arial"/>
                  <w:sz w:val="18"/>
                  <w:szCs w:val="18"/>
                  <w:lang w:val="en-CA" w:eastAsia="en-CA"/>
                </w:rPr>
                <w:t>GHG Emission Level </w:t>
              </w:r>
            </w:ins>
          </w:p>
        </w:tc>
        <w:tc>
          <w:tcPr>
            <w:tcW w:w="9047"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28CFC12E" w14:textId="77777777" w:rsidR="00B37613" w:rsidRPr="00FC6F8C" w:rsidRDefault="00B37613" w:rsidP="000F7ACB">
            <w:pPr>
              <w:jc w:val="center"/>
              <w:textAlignment w:val="baseline"/>
              <w:rPr>
                <w:ins w:id="935" w:author="Dang, Tommy HOUS:EX" w:date="2023-09-01T16:50:00Z"/>
                <w:rFonts w:ascii="Arial Narrow" w:hAnsi="Arial Narrow"/>
                <w:sz w:val="18"/>
                <w:szCs w:val="18"/>
                <w:lang w:val="en-CA" w:eastAsia="en-CA"/>
              </w:rPr>
            </w:pPr>
            <w:ins w:id="936" w:author="Dang, Tommy HOUS:EX" w:date="2023-09-01T16:50:00Z">
              <w:r w:rsidRPr="00FC6F8C">
                <w:rPr>
                  <w:rFonts w:ascii="Arial Narrow" w:hAnsi="Arial Narrow" w:cs="Arial"/>
                  <w:sz w:val="18"/>
                  <w:szCs w:val="18"/>
                  <w:lang w:val="en-CA" w:eastAsia="en-CA"/>
                </w:rPr>
                <w:t xml:space="preserve">Maximum GHGI of the </w:t>
              </w:r>
              <w:r w:rsidRPr="00FC6F8C">
                <w:rPr>
                  <w:rFonts w:ascii="Arial Narrow" w:hAnsi="Arial Narrow" w:cs="Arial"/>
                  <w:i/>
                  <w:iCs/>
                  <w:sz w:val="18"/>
                  <w:szCs w:val="18"/>
                  <w:lang w:val="en-CA" w:eastAsia="en-CA"/>
                </w:rPr>
                <w:t>Building</w:t>
              </w:r>
              <w:r w:rsidRPr="00FC6F8C">
                <w:rPr>
                  <w:rFonts w:ascii="Arial Narrow" w:hAnsi="Arial Narrow" w:cs="Arial"/>
                  <w:sz w:val="18"/>
                  <w:szCs w:val="18"/>
                  <w:lang w:val="en-CA" w:eastAsia="en-CA"/>
                </w:rPr>
                <w:t>, Expressed in kgCO</w:t>
              </w:r>
              <w:r w:rsidRPr="00FC6F8C">
                <w:rPr>
                  <w:rFonts w:ascii="Arial Narrow" w:hAnsi="Arial Narrow" w:cs="Arial"/>
                  <w:sz w:val="18"/>
                  <w:szCs w:val="18"/>
                  <w:vertAlign w:val="subscript"/>
                  <w:lang w:val="en-CA" w:eastAsia="en-CA"/>
                </w:rPr>
                <w:t>2e</w:t>
              </w:r>
              <w:r w:rsidRPr="00FC6F8C">
                <w:rPr>
                  <w:rFonts w:ascii="Arial Narrow" w:hAnsi="Arial Narrow" w:cs="Arial"/>
                  <w:sz w:val="18"/>
                  <w:szCs w:val="18"/>
                  <w:lang w:val="en-CA" w:eastAsia="en-CA"/>
                </w:rPr>
                <w:t>/m</w:t>
              </w:r>
              <w:r w:rsidRPr="00FC6F8C">
                <w:rPr>
                  <w:rFonts w:ascii="Arial Narrow" w:hAnsi="Arial Narrow" w:cs="Arial"/>
                  <w:sz w:val="18"/>
                  <w:szCs w:val="18"/>
                  <w:vertAlign w:val="superscript"/>
                  <w:lang w:val="en-CA" w:eastAsia="en-CA"/>
                </w:rPr>
                <w:t>2</w:t>
              </w:r>
              <w:r w:rsidRPr="00FC6F8C">
                <w:rPr>
                  <w:rFonts w:ascii="Arial Narrow" w:hAnsi="Arial Narrow" w:cs="Arial"/>
                  <w:sz w:val="18"/>
                  <w:szCs w:val="18"/>
                  <w:lang w:val="en-CA" w:eastAsia="en-CA"/>
                </w:rPr>
                <w:t>/year </w:t>
              </w:r>
            </w:ins>
          </w:p>
        </w:tc>
      </w:tr>
      <w:tr w:rsidR="00B37613" w:rsidRPr="00231CBE" w14:paraId="038C1A35" w14:textId="77777777" w:rsidTr="000F7ACB">
        <w:trPr>
          <w:trHeight w:val="300"/>
          <w:jc w:val="center"/>
          <w:ins w:id="937" w:author="Dang, Tommy HOUS:EX" w:date="2023-09-01T16:50:00Z"/>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48829FE6" w14:textId="77777777" w:rsidR="00B37613" w:rsidRPr="00FC6F8C" w:rsidRDefault="00B37613" w:rsidP="000F7ACB">
            <w:pPr>
              <w:rPr>
                <w:ins w:id="938" w:author="Dang, Tommy HOUS:EX" w:date="2023-09-01T16:50:00Z"/>
                <w:rFonts w:ascii="Arial Narrow" w:hAnsi="Arial Narrow"/>
                <w:sz w:val="18"/>
                <w:szCs w:val="18"/>
                <w:lang w:val="en-CA" w:eastAsia="en-CA"/>
              </w:rPr>
            </w:pPr>
          </w:p>
        </w:tc>
        <w:tc>
          <w:tcPr>
            <w:tcW w:w="439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563D10F2" w14:textId="77777777" w:rsidR="00B37613" w:rsidRPr="00FC6F8C" w:rsidRDefault="00B37613" w:rsidP="000F7ACB">
            <w:pPr>
              <w:jc w:val="center"/>
              <w:textAlignment w:val="baseline"/>
              <w:rPr>
                <w:ins w:id="939" w:author="Dang, Tommy HOUS:EX" w:date="2023-09-01T16:50:00Z"/>
                <w:rFonts w:ascii="Arial Narrow" w:hAnsi="Arial Narrow"/>
                <w:sz w:val="18"/>
                <w:szCs w:val="18"/>
                <w:lang w:val="en-CA" w:eastAsia="en-CA"/>
              </w:rPr>
            </w:pPr>
            <w:ins w:id="940" w:author="Dang, Tommy HOUS:EX" w:date="2023-09-01T16:50:00Z">
              <w:r w:rsidRPr="00FC6F8C">
                <w:rPr>
                  <w:rFonts w:ascii="Arial Narrow" w:hAnsi="Arial Narrow" w:cs="Arial"/>
                  <w:i/>
                  <w:iCs/>
                  <w:sz w:val="18"/>
                  <w:szCs w:val="18"/>
                  <w:lang w:val="en-CA" w:eastAsia="en-CA"/>
                </w:rPr>
                <w:t>Residential Major Occupancy</w:t>
              </w:r>
              <w:r w:rsidRPr="00FC6F8C">
                <w:rPr>
                  <w:rFonts w:ascii="Arial Narrow" w:hAnsi="Arial Narrow" w:cs="Arial"/>
                  <w:sz w:val="18"/>
                  <w:szCs w:val="18"/>
                  <w:lang w:val="en-CA" w:eastAsia="en-CA"/>
                </w:rPr>
                <w:t> </w:t>
              </w:r>
            </w:ins>
          </w:p>
        </w:tc>
        <w:tc>
          <w:tcPr>
            <w:tcW w:w="4652"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7FBFFE4F" w14:textId="77777777" w:rsidR="00B37613" w:rsidRPr="00FC6F8C" w:rsidRDefault="00B37613" w:rsidP="000F7ACB">
            <w:pPr>
              <w:jc w:val="center"/>
              <w:textAlignment w:val="baseline"/>
              <w:rPr>
                <w:ins w:id="941" w:author="Dang, Tommy HOUS:EX" w:date="2023-09-01T16:50:00Z"/>
                <w:rFonts w:ascii="Arial Narrow" w:hAnsi="Arial Narrow"/>
                <w:sz w:val="18"/>
                <w:szCs w:val="18"/>
                <w:lang w:val="en-CA" w:eastAsia="en-CA"/>
              </w:rPr>
            </w:pPr>
            <w:ins w:id="942" w:author="Dang, Tommy HOUS:EX" w:date="2023-09-01T16:50:00Z">
              <w:r w:rsidRPr="00FC6F8C">
                <w:rPr>
                  <w:rFonts w:ascii="Arial Narrow" w:hAnsi="Arial Narrow" w:cs="Arial"/>
                  <w:i/>
                  <w:iCs/>
                  <w:sz w:val="18"/>
                  <w:szCs w:val="18"/>
                  <w:lang w:val="en-CA" w:eastAsia="en-CA"/>
                </w:rPr>
                <w:t>Business and Personal Service</w:t>
              </w:r>
              <w:r w:rsidRPr="00FC6F8C">
                <w:rPr>
                  <w:rFonts w:ascii="Arial Narrow" w:hAnsi="Arial Narrow" w:cs="Arial"/>
                  <w:sz w:val="18"/>
                  <w:szCs w:val="18"/>
                  <w:lang w:val="en-CA" w:eastAsia="en-CA"/>
                </w:rPr>
                <w:t xml:space="preserve"> and </w:t>
              </w:r>
              <w:r w:rsidRPr="00FC6F8C">
                <w:rPr>
                  <w:rFonts w:ascii="Arial Narrow" w:hAnsi="Arial Narrow" w:cs="Arial"/>
                  <w:i/>
                  <w:iCs/>
                  <w:sz w:val="18"/>
                  <w:szCs w:val="18"/>
                  <w:lang w:val="en-CA" w:eastAsia="en-CA"/>
                </w:rPr>
                <w:t>Mercantile Major Occupancies</w:t>
              </w:r>
              <w:r w:rsidRPr="00FC6F8C">
                <w:rPr>
                  <w:rFonts w:ascii="Arial Narrow" w:hAnsi="Arial Narrow" w:cs="Arial"/>
                  <w:sz w:val="18"/>
                  <w:szCs w:val="18"/>
                  <w:lang w:val="en-CA" w:eastAsia="en-CA"/>
                </w:rPr>
                <w:t> </w:t>
              </w:r>
            </w:ins>
          </w:p>
        </w:tc>
      </w:tr>
      <w:tr w:rsidR="00B37613" w:rsidRPr="00231CBE" w14:paraId="6D7BC826" w14:textId="77777777" w:rsidTr="000F7ACB">
        <w:trPr>
          <w:trHeight w:val="300"/>
          <w:jc w:val="center"/>
          <w:ins w:id="943" w:author="Dang, Tommy HOUS:EX" w:date="2023-09-01T16:50:00Z"/>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0D62052" w14:textId="77777777" w:rsidR="00B37613" w:rsidRPr="00FC6F8C" w:rsidRDefault="00B37613" w:rsidP="000F7ACB">
            <w:pPr>
              <w:rPr>
                <w:ins w:id="944" w:author="Dang, Tommy HOUS:EX" w:date="2023-09-01T16:50:00Z"/>
                <w:rFonts w:ascii="Arial Narrow" w:hAnsi="Arial Narrow"/>
                <w:sz w:val="18"/>
                <w:szCs w:val="18"/>
                <w:lang w:val="en-CA" w:eastAsia="en-CA"/>
              </w:rPr>
            </w:pPr>
          </w:p>
        </w:tc>
        <w:tc>
          <w:tcPr>
            <w:tcW w:w="19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1A2C50E" w14:textId="77777777" w:rsidR="00B37613" w:rsidRPr="00FC6F8C" w:rsidRDefault="00B37613" w:rsidP="000F7ACB">
            <w:pPr>
              <w:jc w:val="center"/>
              <w:textAlignment w:val="baseline"/>
              <w:rPr>
                <w:ins w:id="945" w:author="Dang, Tommy HOUS:EX" w:date="2023-09-01T16:50:00Z"/>
                <w:rFonts w:ascii="Arial Narrow" w:hAnsi="Arial Narrow"/>
                <w:sz w:val="18"/>
                <w:szCs w:val="18"/>
                <w:lang w:val="en-CA" w:eastAsia="en-CA"/>
              </w:rPr>
            </w:pPr>
            <w:ins w:id="946" w:author="Dang, Tommy HOUS:EX" w:date="2023-09-01T16:50:00Z">
              <w:r w:rsidRPr="00FC6F8C">
                <w:rPr>
                  <w:rFonts w:ascii="Arial Narrow" w:hAnsi="Arial Narrow" w:cs="Arial"/>
                  <w:sz w:val="18"/>
                  <w:szCs w:val="18"/>
                  <w:lang w:val="en-CA" w:eastAsia="en-CA"/>
                </w:rPr>
                <w:t>Hotels and Motels  </w:t>
              </w:r>
            </w:ins>
          </w:p>
        </w:tc>
        <w:tc>
          <w:tcPr>
            <w:tcW w:w="24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C6E66B3" w14:textId="77777777" w:rsidR="00B37613" w:rsidRPr="00FC6F8C" w:rsidRDefault="00B37613" w:rsidP="000F7ACB">
            <w:pPr>
              <w:jc w:val="center"/>
              <w:textAlignment w:val="baseline"/>
              <w:rPr>
                <w:ins w:id="947" w:author="Dang, Tommy HOUS:EX" w:date="2023-09-01T16:50:00Z"/>
                <w:rFonts w:ascii="Arial Narrow" w:hAnsi="Arial Narrow"/>
                <w:sz w:val="18"/>
                <w:szCs w:val="18"/>
                <w:lang w:val="en-CA" w:eastAsia="en-CA"/>
              </w:rPr>
            </w:pPr>
            <w:ins w:id="948" w:author="Dang, Tommy HOUS:EX" w:date="2023-09-01T16:50:00Z">
              <w:r w:rsidRPr="00FC6F8C">
                <w:rPr>
                  <w:rFonts w:ascii="Arial Narrow" w:hAnsi="Arial Narrow" w:cs="Arial"/>
                  <w:sz w:val="18"/>
                  <w:szCs w:val="18"/>
                  <w:lang w:val="en-CA" w:eastAsia="en-CA"/>
                </w:rPr>
                <w:t xml:space="preserve">Other </w:t>
              </w:r>
              <w:r w:rsidRPr="00FC6F8C">
                <w:rPr>
                  <w:rFonts w:ascii="Arial Narrow" w:hAnsi="Arial Narrow" w:cs="Arial"/>
                  <w:i/>
                  <w:iCs/>
                  <w:sz w:val="18"/>
                  <w:szCs w:val="18"/>
                  <w:lang w:val="en-CA" w:eastAsia="en-CA"/>
                </w:rPr>
                <w:t>Residential Occupancies</w:t>
              </w:r>
              <w:r w:rsidRPr="00FC6F8C">
                <w:rPr>
                  <w:rFonts w:ascii="Arial Narrow" w:hAnsi="Arial Narrow" w:cs="Arial"/>
                  <w:sz w:val="18"/>
                  <w:szCs w:val="18"/>
                  <w:lang w:val="en-CA" w:eastAsia="en-CA"/>
                </w:rPr>
                <w:t> </w:t>
              </w:r>
            </w:ins>
          </w:p>
        </w:tc>
        <w:tc>
          <w:tcPr>
            <w:tcW w:w="16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266DF35" w14:textId="77777777" w:rsidR="00B37613" w:rsidRPr="00FC6F8C" w:rsidRDefault="00B37613" w:rsidP="000F7ACB">
            <w:pPr>
              <w:jc w:val="center"/>
              <w:textAlignment w:val="baseline"/>
              <w:rPr>
                <w:ins w:id="949" w:author="Dang, Tommy HOUS:EX" w:date="2023-09-01T16:50:00Z"/>
                <w:rFonts w:ascii="Arial Narrow" w:hAnsi="Arial Narrow"/>
                <w:sz w:val="18"/>
                <w:szCs w:val="18"/>
                <w:lang w:val="en-CA" w:eastAsia="en-CA"/>
              </w:rPr>
            </w:pPr>
            <w:ins w:id="950" w:author="Dang, Tommy HOUS:EX" w:date="2023-09-01T16:50:00Z">
              <w:r w:rsidRPr="00FC6F8C">
                <w:rPr>
                  <w:rFonts w:ascii="Arial Narrow" w:hAnsi="Arial Narrow" w:cs="Arial"/>
                  <w:sz w:val="18"/>
                  <w:szCs w:val="18"/>
                  <w:lang w:val="en-CA" w:eastAsia="en-CA"/>
                </w:rPr>
                <w:t>Offices </w:t>
              </w:r>
            </w:ins>
          </w:p>
        </w:tc>
        <w:tc>
          <w:tcPr>
            <w:tcW w:w="303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F8DC999" w14:textId="77777777" w:rsidR="00B37613" w:rsidRPr="00FC6F8C" w:rsidRDefault="00B37613" w:rsidP="000F7ACB">
            <w:pPr>
              <w:jc w:val="center"/>
              <w:textAlignment w:val="baseline"/>
              <w:rPr>
                <w:ins w:id="951" w:author="Dang, Tommy HOUS:EX" w:date="2023-09-01T16:50:00Z"/>
                <w:rFonts w:ascii="Arial Narrow" w:hAnsi="Arial Narrow"/>
                <w:sz w:val="18"/>
                <w:szCs w:val="18"/>
                <w:lang w:val="en-CA" w:eastAsia="en-CA"/>
              </w:rPr>
            </w:pPr>
            <w:ins w:id="952" w:author="Dang, Tommy HOUS:EX" w:date="2023-09-01T16:50:00Z">
              <w:r w:rsidRPr="00FC6F8C">
                <w:rPr>
                  <w:rFonts w:ascii="Arial Narrow" w:hAnsi="Arial Narrow" w:cs="Arial"/>
                  <w:sz w:val="18"/>
                  <w:szCs w:val="18"/>
                  <w:lang w:val="en-CA" w:eastAsia="en-CA"/>
                </w:rPr>
                <w:t>Other</w:t>
              </w:r>
              <w:r w:rsidRPr="00FC6F8C">
                <w:rPr>
                  <w:rFonts w:ascii="Arial Narrow" w:hAnsi="Arial Narrow" w:cs="Arial"/>
                  <w:i/>
                  <w:iCs/>
                  <w:sz w:val="18"/>
                  <w:szCs w:val="18"/>
                  <w:lang w:val="en-CA" w:eastAsia="en-CA"/>
                </w:rPr>
                <w:t xml:space="preserve"> Business and Personal Service</w:t>
              </w:r>
              <w:r w:rsidRPr="00FC6F8C">
                <w:rPr>
                  <w:rFonts w:ascii="Arial Narrow" w:hAnsi="Arial Narrow" w:cs="Arial"/>
                  <w:sz w:val="18"/>
                  <w:szCs w:val="18"/>
                  <w:lang w:val="en-CA" w:eastAsia="en-CA"/>
                </w:rPr>
                <w:t xml:space="preserve"> and </w:t>
              </w:r>
              <w:r w:rsidRPr="00FC6F8C">
                <w:rPr>
                  <w:rFonts w:ascii="Arial Narrow" w:hAnsi="Arial Narrow" w:cs="Arial"/>
                  <w:i/>
                  <w:iCs/>
                  <w:sz w:val="18"/>
                  <w:szCs w:val="18"/>
                  <w:lang w:val="en-CA" w:eastAsia="en-CA"/>
                </w:rPr>
                <w:t>Mercantile Occupancies</w:t>
              </w:r>
              <w:r w:rsidRPr="00FC6F8C">
                <w:rPr>
                  <w:rFonts w:ascii="Arial Narrow" w:hAnsi="Arial Narrow" w:cs="Arial"/>
                  <w:sz w:val="18"/>
                  <w:szCs w:val="18"/>
                  <w:lang w:val="en-CA" w:eastAsia="en-CA"/>
                </w:rPr>
                <w:t> </w:t>
              </w:r>
            </w:ins>
          </w:p>
        </w:tc>
      </w:tr>
      <w:tr w:rsidR="00B37613" w:rsidRPr="00231CBE" w14:paraId="02559E07" w14:textId="77777777" w:rsidTr="000F7ACB">
        <w:trPr>
          <w:trHeight w:val="300"/>
          <w:jc w:val="center"/>
          <w:ins w:id="953" w:author="Dang, Tommy HOUS:EX" w:date="2023-09-01T16:50:00Z"/>
        </w:trPr>
        <w:tc>
          <w:tcPr>
            <w:tcW w:w="12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0BA4447" w14:textId="77777777" w:rsidR="00B37613" w:rsidRPr="00FC6F8C" w:rsidRDefault="00B37613" w:rsidP="000F7ACB">
            <w:pPr>
              <w:jc w:val="center"/>
              <w:textAlignment w:val="baseline"/>
              <w:rPr>
                <w:ins w:id="954" w:author="Dang, Tommy HOUS:EX" w:date="2023-09-01T16:50:00Z"/>
                <w:rFonts w:ascii="Arial Narrow" w:hAnsi="Arial Narrow"/>
                <w:sz w:val="18"/>
                <w:szCs w:val="18"/>
                <w:lang w:val="en-CA" w:eastAsia="en-CA"/>
              </w:rPr>
            </w:pPr>
            <w:ins w:id="955" w:author="Dang, Tommy HOUS:EX" w:date="2023-09-01T16:50:00Z">
              <w:r w:rsidRPr="00FC6F8C">
                <w:rPr>
                  <w:rFonts w:ascii="Arial Narrow" w:hAnsi="Arial Narrow" w:cs="Arial"/>
                  <w:sz w:val="18"/>
                  <w:szCs w:val="18"/>
                  <w:lang w:val="en-CA" w:eastAsia="en-CA"/>
                </w:rPr>
                <w:t>EL-1 </w:t>
              </w:r>
            </w:ins>
          </w:p>
        </w:tc>
        <w:tc>
          <w:tcPr>
            <w:tcW w:w="9047"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44DA35FA" w14:textId="77777777" w:rsidR="00B37613" w:rsidRPr="00FC6F8C" w:rsidRDefault="00B37613" w:rsidP="000F7ACB">
            <w:pPr>
              <w:jc w:val="center"/>
              <w:textAlignment w:val="baseline"/>
              <w:rPr>
                <w:ins w:id="956" w:author="Dang, Tommy HOUS:EX" w:date="2023-09-01T16:50:00Z"/>
                <w:rFonts w:ascii="Arial Narrow" w:hAnsi="Arial Narrow"/>
                <w:sz w:val="18"/>
                <w:szCs w:val="18"/>
                <w:lang w:val="en-CA" w:eastAsia="en-CA"/>
              </w:rPr>
            </w:pPr>
            <w:ins w:id="957" w:author="Dang, Tommy HOUS:EX" w:date="2023-09-01T16:50:00Z">
              <w:r w:rsidRPr="00FC6F8C">
                <w:rPr>
                  <w:rFonts w:ascii="Arial Narrow" w:hAnsi="Arial Narrow" w:cs="Arial"/>
                  <w:sz w:val="18"/>
                  <w:szCs w:val="18"/>
                  <w:lang w:val="en-CA" w:eastAsia="en-CA"/>
                </w:rPr>
                <w:t>measure only </w:t>
              </w:r>
            </w:ins>
          </w:p>
        </w:tc>
      </w:tr>
      <w:tr w:rsidR="00B37613" w:rsidRPr="00231CBE" w14:paraId="0E38997D" w14:textId="77777777" w:rsidTr="000F7ACB">
        <w:trPr>
          <w:trHeight w:val="300"/>
          <w:jc w:val="center"/>
          <w:ins w:id="958" w:author="Dang, Tommy HOUS:EX" w:date="2023-09-01T16:50:00Z"/>
        </w:trPr>
        <w:tc>
          <w:tcPr>
            <w:tcW w:w="12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99C1CBB" w14:textId="77777777" w:rsidR="00B37613" w:rsidRPr="00FC6F8C" w:rsidRDefault="00B37613" w:rsidP="000F7ACB">
            <w:pPr>
              <w:jc w:val="center"/>
              <w:textAlignment w:val="baseline"/>
              <w:rPr>
                <w:ins w:id="959" w:author="Dang, Tommy HOUS:EX" w:date="2023-09-01T16:50:00Z"/>
                <w:rFonts w:ascii="Arial Narrow" w:hAnsi="Arial Narrow"/>
                <w:sz w:val="18"/>
                <w:szCs w:val="18"/>
                <w:lang w:val="en-CA" w:eastAsia="en-CA"/>
              </w:rPr>
            </w:pPr>
            <w:ins w:id="960" w:author="Dang, Tommy HOUS:EX" w:date="2023-09-01T16:50:00Z">
              <w:r w:rsidRPr="00FC6F8C">
                <w:rPr>
                  <w:rFonts w:ascii="Arial Narrow" w:hAnsi="Arial Narrow" w:cs="Arial"/>
                  <w:sz w:val="18"/>
                  <w:szCs w:val="18"/>
                  <w:lang w:val="en-CA" w:eastAsia="en-CA"/>
                </w:rPr>
                <w:t>EL-2 </w:t>
              </w:r>
            </w:ins>
          </w:p>
        </w:tc>
        <w:tc>
          <w:tcPr>
            <w:tcW w:w="19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506EF86" w14:textId="77777777" w:rsidR="00B37613" w:rsidRPr="00FC6F8C" w:rsidRDefault="00B37613" w:rsidP="000F7ACB">
            <w:pPr>
              <w:jc w:val="center"/>
              <w:textAlignment w:val="baseline"/>
              <w:rPr>
                <w:ins w:id="961" w:author="Dang, Tommy HOUS:EX" w:date="2023-09-01T16:50:00Z"/>
                <w:rFonts w:ascii="Arial Narrow" w:hAnsi="Arial Narrow"/>
                <w:sz w:val="18"/>
                <w:szCs w:val="18"/>
                <w:lang w:val="en-CA" w:eastAsia="en-CA"/>
              </w:rPr>
            </w:pPr>
            <w:ins w:id="962" w:author="Dang, Tommy HOUS:EX" w:date="2023-09-01T16:50:00Z">
              <w:r w:rsidRPr="00FC6F8C">
                <w:rPr>
                  <w:rFonts w:ascii="Arial Narrow" w:hAnsi="Arial Narrow" w:cs="Arial"/>
                  <w:sz w:val="18"/>
                  <w:szCs w:val="18"/>
                  <w:lang w:val="en-CA" w:eastAsia="en-CA"/>
                </w:rPr>
                <w:t>9.0 </w:t>
              </w:r>
            </w:ins>
          </w:p>
        </w:tc>
        <w:tc>
          <w:tcPr>
            <w:tcW w:w="24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61FE45C" w14:textId="77777777" w:rsidR="00B37613" w:rsidRPr="00FC6F8C" w:rsidRDefault="00B37613" w:rsidP="000F7ACB">
            <w:pPr>
              <w:jc w:val="center"/>
              <w:textAlignment w:val="baseline"/>
              <w:rPr>
                <w:ins w:id="963" w:author="Dang, Tommy HOUS:EX" w:date="2023-09-01T16:50:00Z"/>
                <w:rFonts w:ascii="Arial Narrow" w:hAnsi="Arial Narrow"/>
                <w:sz w:val="18"/>
                <w:szCs w:val="18"/>
                <w:lang w:val="en-CA" w:eastAsia="en-CA"/>
              </w:rPr>
            </w:pPr>
            <w:ins w:id="964" w:author="Dang, Tommy HOUS:EX" w:date="2023-09-01T16:50:00Z">
              <w:r w:rsidRPr="00FC6F8C">
                <w:rPr>
                  <w:rFonts w:ascii="Arial Narrow" w:hAnsi="Arial Narrow" w:cs="Arial"/>
                  <w:sz w:val="18"/>
                  <w:szCs w:val="18"/>
                  <w:lang w:val="en-CA" w:eastAsia="en-CA"/>
                </w:rPr>
                <w:t>7.0 </w:t>
              </w:r>
            </w:ins>
          </w:p>
        </w:tc>
        <w:tc>
          <w:tcPr>
            <w:tcW w:w="16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08880DB" w14:textId="77777777" w:rsidR="00B37613" w:rsidRPr="00FC6F8C" w:rsidRDefault="00B37613" w:rsidP="000F7ACB">
            <w:pPr>
              <w:jc w:val="center"/>
              <w:textAlignment w:val="baseline"/>
              <w:rPr>
                <w:ins w:id="965" w:author="Dang, Tommy HOUS:EX" w:date="2023-09-01T16:50:00Z"/>
                <w:rFonts w:ascii="Arial Narrow" w:hAnsi="Arial Narrow"/>
                <w:sz w:val="18"/>
                <w:szCs w:val="18"/>
                <w:lang w:val="en-CA" w:eastAsia="en-CA"/>
              </w:rPr>
            </w:pPr>
            <w:ins w:id="966" w:author="Dang, Tommy HOUS:EX" w:date="2023-09-01T16:50:00Z">
              <w:r w:rsidRPr="00FC6F8C">
                <w:rPr>
                  <w:rFonts w:ascii="Arial Narrow" w:hAnsi="Arial Narrow" w:cs="Arial"/>
                  <w:sz w:val="18"/>
                  <w:szCs w:val="18"/>
                  <w:lang w:val="en-CA" w:eastAsia="en-CA"/>
                </w:rPr>
                <w:t>5.0 </w:t>
              </w:r>
            </w:ins>
          </w:p>
        </w:tc>
        <w:tc>
          <w:tcPr>
            <w:tcW w:w="303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FC40676" w14:textId="77777777" w:rsidR="00B37613" w:rsidRPr="00FC6F8C" w:rsidRDefault="00B37613" w:rsidP="000F7ACB">
            <w:pPr>
              <w:jc w:val="center"/>
              <w:textAlignment w:val="baseline"/>
              <w:rPr>
                <w:ins w:id="967" w:author="Dang, Tommy HOUS:EX" w:date="2023-09-01T16:50:00Z"/>
                <w:rFonts w:ascii="Arial Narrow" w:hAnsi="Arial Narrow"/>
                <w:sz w:val="18"/>
                <w:szCs w:val="18"/>
                <w:lang w:val="en-CA" w:eastAsia="en-CA"/>
              </w:rPr>
            </w:pPr>
            <w:ins w:id="968" w:author="Dang, Tommy HOUS:EX" w:date="2023-09-01T16:50:00Z">
              <w:r w:rsidRPr="00FC6F8C">
                <w:rPr>
                  <w:rFonts w:ascii="Arial Narrow" w:hAnsi="Arial Narrow" w:cs="Arial"/>
                  <w:sz w:val="18"/>
                  <w:szCs w:val="18"/>
                  <w:lang w:val="en-CA" w:eastAsia="en-CA"/>
                </w:rPr>
                <w:t>6.0 </w:t>
              </w:r>
            </w:ins>
          </w:p>
        </w:tc>
      </w:tr>
      <w:tr w:rsidR="00B37613" w:rsidRPr="00231CBE" w14:paraId="4A3F138E" w14:textId="77777777" w:rsidTr="000F7ACB">
        <w:trPr>
          <w:trHeight w:val="300"/>
          <w:jc w:val="center"/>
          <w:ins w:id="969" w:author="Dang, Tommy HOUS:EX" w:date="2023-09-01T16:50:00Z"/>
        </w:trPr>
        <w:tc>
          <w:tcPr>
            <w:tcW w:w="12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6501DD" w14:textId="77777777" w:rsidR="00B37613" w:rsidRPr="00FC6F8C" w:rsidRDefault="00B37613" w:rsidP="000F7ACB">
            <w:pPr>
              <w:jc w:val="center"/>
              <w:textAlignment w:val="baseline"/>
              <w:rPr>
                <w:ins w:id="970" w:author="Dang, Tommy HOUS:EX" w:date="2023-09-01T16:50:00Z"/>
                <w:rFonts w:ascii="Arial Narrow" w:hAnsi="Arial Narrow"/>
                <w:sz w:val="18"/>
                <w:szCs w:val="18"/>
                <w:lang w:val="en-CA" w:eastAsia="en-CA"/>
              </w:rPr>
            </w:pPr>
            <w:ins w:id="971" w:author="Dang, Tommy HOUS:EX" w:date="2023-09-01T16:50:00Z">
              <w:r w:rsidRPr="00FC6F8C">
                <w:rPr>
                  <w:rFonts w:ascii="Arial Narrow" w:hAnsi="Arial Narrow" w:cs="Arial"/>
                  <w:sz w:val="18"/>
                  <w:szCs w:val="18"/>
                  <w:lang w:val="en-CA" w:eastAsia="en-CA"/>
                </w:rPr>
                <w:t>EL-3 </w:t>
              </w:r>
            </w:ins>
          </w:p>
        </w:tc>
        <w:tc>
          <w:tcPr>
            <w:tcW w:w="19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A0550A1" w14:textId="77777777" w:rsidR="00B37613" w:rsidRPr="00FC6F8C" w:rsidRDefault="00B37613" w:rsidP="000F7ACB">
            <w:pPr>
              <w:jc w:val="center"/>
              <w:textAlignment w:val="baseline"/>
              <w:rPr>
                <w:ins w:id="972" w:author="Dang, Tommy HOUS:EX" w:date="2023-09-01T16:50:00Z"/>
                <w:rFonts w:ascii="Arial Narrow" w:hAnsi="Arial Narrow"/>
                <w:sz w:val="18"/>
                <w:szCs w:val="18"/>
                <w:lang w:val="en-CA" w:eastAsia="en-CA"/>
              </w:rPr>
            </w:pPr>
            <w:ins w:id="973" w:author="Dang, Tommy HOUS:EX" w:date="2023-09-01T16:50:00Z">
              <w:r w:rsidRPr="00FC6F8C">
                <w:rPr>
                  <w:rFonts w:ascii="Arial Narrow" w:hAnsi="Arial Narrow" w:cs="Arial"/>
                  <w:sz w:val="18"/>
                  <w:szCs w:val="18"/>
                  <w:lang w:val="en-CA" w:eastAsia="en-CA"/>
                </w:rPr>
                <w:t>4.0 </w:t>
              </w:r>
            </w:ins>
          </w:p>
        </w:tc>
        <w:tc>
          <w:tcPr>
            <w:tcW w:w="24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8F3060E" w14:textId="77777777" w:rsidR="00B37613" w:rsidRPr="00FC6F8C" w:rsidRDefault="00B37613" w:rsidP="000F7ACB">
            <w:pPr>
              <w:jc w:val="center"/>
              <w:textAlignment w:val="baseline"/>
              <w:rPr>
                <w:ins w:id="974" w:author="Dang, Tommy HOUS:EX" w:date="2023-09-01T16:50:00Z"/>
                <w:rFonts w:ascii="Arial Narrow" w:hAnsi="Arial Narrow"/>
                <w:sz w:val="18"/>
                <w:szCs w:val="18"/>
                <w:lang w:val="en-CA" w:eastAsia="en-CA"/>
              </w:rPr>
            </w:pPr>
            <w:ins w:id="975" w:author="Dang, Tommy HOUS:EX" w:date="2023-09-01T16:50:00Z">
              <w:r w:rsidRPr="00FC6F8C">
                <w:rPr>
                  <w:rFonts w:ascii="Arial Narrow" w:hAnsi="Arial Narrow" w:cs="Arial"/>
                  <w:sz w:val="18"/>
                  <w:szCs w:val="18"/>
                  <w:lang w:val="en-CA" w:eastAsia="en-CA"/>
                </w:rPr>
                <w:t>3.0 </w:t>
              </w:r>
            </w:ins>
          </w:p>
        </w:tc>
        <w:tc>
          <w:tcPr>
            <w:tcW w:w="16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E3C3190" w14:textId="77777777" w:rsidR="00B37613" w:rsidRPr="00FC6F8C" w:rsidRDefault="00B37613" w:rsidP="000F7ACB">
            <w:pPr>
              <w:jc w:val="center"/>
              <w:textAlignment w:val="baseline"/>
              <w:rPr>
                <w:ins w:id="976" w:author="Dang, Tommy HOUS:EX" w:date="2023-09-01T16:50:00Z"/>
                <w:rFonts w:ascii="Arial Narrow" w:hAnsi="Arial Narrow"/>
                <w:sz w:val="18"/>
                <w:szCs w:val="18"/>
                <w:lang w:val="en-CA" w:eastAsia="en-CA"/>
              </w:rPr>
            </w:pPr>
            <w:ins w:id="977" w:author="Dang, Tommy HOUS:EX" w:date="2023-09-01T16:50:00Z">
              <w:r w:rsidRPr="00FC6F8C">
                <w:rPr>
                  <w:rFonts w:ascii="Arial Narrow" w:hAnsi="Arial Narrow" w:cs="Arial"/>
                  <w:sz w:val="18"/>
                  <w:szCs w:val="18"/>
                  <w:lang w:val="en-CA" w:eastAsia="en-CA"/>
                </w:rPr>
                <w:t>3.0 </w:t>
              </w:r>
            </w:ins>
          </w:p>
        </w:tc>
        <w:tc>
          <w:tcPr>
            <w:tcW w:w="303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6461923" w14:textId="77777777" w:rsidR="00B37613" w:rsidRPr="00FC6F8C" w:rsidRDefault="00B37613" w:rsidP="000F7ACB">
            <w:pPr>
              <w:jc w:val="center"/>
              <w:textAlignment w:val="baseline"/>
              <w:rPr>
                <w:ins w:id="978" w:author="Dang, Tommy HOUS:EX" w:date="2023-09-01T16:50:00Z"/>
                <w:rFonts w:ascii="Arial Narrow" w:hAnsi="Arial Narrow"/>
                <w:sz w:val="18"/>
                <w:szCs w:val="18"/>
                <w:lang w:val="en-CA" w:eastAsia="en-CA"/>
              </w:rPr>
            </w:pPr>
            <w:ins w:id="979" w:author="Dang, Tommy HOUS:EX" w:date="2023-09-01T16:50:00Z">
              <w:r w:rsidRPr="00FC6F8C">
                <w:rPr>
                  <w:rFonts w:ascii="Arial Narrow" w:hAnsi="Arial Narrow" w:cs="Arial"/>
                  <w:sz w:val="18"/>
                  <w:szCs w:val="18"/>
                  <w:lang w:val="en-CA" w:eastAsia="en-CA"/>
                </w:rPr>
                <w:t>3.0 </w:t>
              </w:r>
            </w:ins>
          </w:p>
        </w:tc>
      </w:tr>
      <w:tr w:rsidR="00B37613" w:rsidRPr="00231CBE" w14:paraId="454005FF" w14:textId="77777777" w:rsidTr="000F7ACB">
        <w:trPr>
          <w:trHeight w:val="300"/>
          <w:jc w:val="center"/>
          <w:ins w:id="980" w:author="Dang, Tommy HOUS:EX" w:date="2023-09-01T16:50:00Z"/>
        </w:trPr>
        <w:tc>
          <w:tcPr>
            <w:tcW w:w="12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0DDFF22" w14:textId="77777777" w:rsidR="00B37613" w:rsidRPr="00FC6F8C" w:rsidRDefault="00B37613" w:rsidP="000F7ACB">
            <w:pPr>
              <w:jc w:val="center"/>
              <w:textAlignment w:val="baseline"/>
              <w:rPr>
                <w:ins w:id="981" w:author="Dang, Tommy HOUS:EX" w:date="2023-09-01T16:50:00Z"/>
                <w:rFonts w:ascii="Arial Narrow" w:hAnsi="Arial Narrow"/>
                <w:sz w:val="18"/>
                <w:szCs w:val="18"/>
                <w:lang w:val="en-CA" w:eastAsia="en-CA"/>
              </w:rPr>
            </w:pPr>
            <w:ins w:id="982" w:author="Dang, Tommy HOUS:EX" w:date="2023-09-01T16:50:00Z">
              <w:r w:rsidRPr="00FC6F8C">
                <w:rPr>
                  <w:rFonts w:ascii="Arial Narrow" w:hAnsi="Arial Narrow" w:cs="Arial"/>
                  <w:sz w:val="18"/>
                  <w:szCs w:val="18"/>
                  <w:lang w:val="en-CA" w:eastAsia="en-CA"/>
                </w:rPr>
                <w:t>EL-4 </w:t>
              </w:r>
            </w:ins>
          </w:p>
        </w:tc>
        <w:tc>
          <w:tcPr>
            <w:tcW w:w="19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F919F4F" w14:textId="77777777" w:rsidR="00B37613" w:rsidRPr="00FC6F8C" w:rsidRDefault="00B37613" w:rsidP="000F7ACB">
            <w:pPr>
              <w:jc w:val="center"/>
              <w:textAlignment w:val="baseline"/>
              <w:rPr>
                <w:ins w:id="983" w:author="Dang, Tommy HOUS:EX" w:date="2023-09-01T16:50:00Z"/>
                <w:rFonts w:ascii="Arial Narrow" w:hAnsi="Arial Narrow"/>
                <w:sz w:val="18"/>
                <w:szCs w:val="18"/>
                <w:lang w:val="en-CA" w:eastAsia="en-CA"/>
              </w:rPr>
            </w:pPr>
            <w:ins w:id="984" w:author="Dang, Tommy HOUS:EX" w:date="2023-09-01T16:50:00Z">
              <w:r w:rsidRPr="00FC6F8C">
                <w:rPr>
                  <w:rFonts w:ascii="Arial Narrow" w:hAnsi="Arial Narrow" w:cs="Arial"/>
                  <w:sz w:val="18"/>
                  <w:szCs w:val="18"/>
                  <w:lang w:val="en-CA" w:eastAsia="en-CA"/>
                </w:rPr>
                <w:t>2.0 </w:t>
              </w:r>
            </w:ins>
          </w:p>
        </w:tc>
        <w:tc>
          <w:tcPr>
            <w:tcW w:w="24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0995929" w14:textId="77777777" w:rsidR="00B37613" w:rsidRPr="00FC6F8C" w:rsidRDefault="00B37613" w:rsidP="000F7ACB">
            <w:pPr>
              <w:jc w:val="center"/>
              <w:textAlignment w:val="baseline"/>
              <w:rPr>
                <w:ins w:id="985" w:author="Dang, Tommy HOUS:EX" w:date="2023-09-01T16:50:00Z"/>
                <w:rFonts w:ascii="Arial Narrow" w:hAnsi="Arial Narrow"/>
                <w:sz w:val="18"/>
                <w:szCs w:val="18"/>
                <w:lang w:val="en-CA" w:eastAsia="en-CA"/>
              </w:rPr>
            </w:pPr>
            <w:ins w:id="986" w:author="Dang, Tommy HOUS:EX" w:date="2023-09-01T16:50:00Z">
              <w:r w:rsidRPr="00FC6F8C">
                <w:rPr>
                  <w:rFonts w:ascii="Arial Narrow" w:hAnsi="Arial Narrow" w:cs="Arial"/>
                  <w:sz w:val="18"/>
                  <w:szCs w:val="18"/>
                  <w:lang w:val="en-CA" w:eastAsia="en-CA"/>
                </w:rPr>
                <w:t>1.8 </w:t>
              </w:r>
            </w:ins>
          </w:p>
        </w:tc>
        <w:tc>
          <w:tcPr>
            <w:tcW w:w="16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5FE7453" w14:textId="77777777" w:rsidR="00B37613" w:rsidRPr="00FC6F8C" w:rsidRDefault="00B37613" w:rsidP="000F7ACB">
            <w:pPr>
              <w:jc w:val="center"/>
              <w:textAlignment w:val="baseline"/>
              <w:rPr>
                <w:ins w:id="987" w:author="Dang, Tommy HOUS:EX" w:date="2023-09-01T16:50:00Z"/>
                <w:rFonts w:ascii="Arial Narrow" w:hAnsi="Arial Narrow"/>
                <w:sz w:val="18"/>
                <w:szCs w:val="18"/>
                <w:lang w:val="en-CA" w:eastAsia="en-CA"/>
              </w:rPr>
            </w:pPr>
            <w:ins w:id="988" w:author="Dang, Tommy HOUS:EX" w:date="2023-09-01T16:50:00Z">
              <w:r w:rsidRPr="00FC6F8C">
                <w:rPr>
                  <w:rFonts w:ascii="Arial Narrow" w:hAnsi="Arial Narrow" w:cs="Arial"/>
                  <w:sz w:val="18"/>
                  <w:szCs w:val="18"/>
                  <w:lang w:val="en-CA" w:eastAsia="en-CA"/>
                </w:rPr>
                <w:t>1.5 </w:t>
              </w:r>
            </w:ins>
          </w:p>
        </w:tc>
        <w:tc>
          <w:tcPr>
            <w:tcW w:w="303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C18CB6" w14:textId="77777777" w:rsidR="00B37613" w:rsidRPr="00FC6F8C" w:rsidRDefault="00B37613" w:rsidP="000F7ACB">
            <w:pPr>
              <w:jc w:val="center"/>
              <w:textAlignment w:val="baseline"/>
              <w:rPr>
                <w:ins w:id="989" w:author="Dang, Tommy HOUS:EX" w:date="2023-09-01T16:50:00Z"/>
                <w:rFonts w:ascii="Arial Narrow" w:hAnsi="Arial Narrow"/>
                <w:sz w:val="18"/>
                <w:szCs w:val="18"/>
                <w:lang w:val="en-CA" w:eastAsia="en-CA"/>
              </w:rPr>
            </w:pPr>
            <w:ins w:id="990" w:author="Dang, Tommy HOUS:EX" w:date="2023-09-01T16:50:00Z">
              <w:r w:rsidRPr="00FC6F8C">
                <w:rPr>
                  <w:rFonts w:ascii="Arial Narrow" w:hAnsi="Arial Narrow" w:cs="Arial"/>
                  <w:sz w:val="18"/>
                  <w:szCs w:val="18"/>
                  <w:lang w:val="en-CA" w:eastAsia="en-CA"/>
                </w:rPr>
                <w:t>2.0 </w:t>
              </w:r>
            </w:ins>
          </w:p>
        </w:tc>
      </w:tr>
    </w:tbl>
    <w:p w14:paraId="4432E659" w14:textId="77777777" w:rsidR="00B37613" w:rsidRDefault="00B37613" w:rsidP="00B37613">
      <w:pPr>
        <w:pStyle w:val="05Sentence"/>
        <w:rPr>
          <w:ins w:id="991" w:author="Dang, Tommy HOUS:EX" w:date="2023-09-01T16:50:00Z"/>
        </w:rPr>
      </w:pPr>
      <w:ins w:id="992" w:author="Dang, Tommy HOUS:EX" w:date="2023-09-01T16:50:00Z">
        <w:r>
          <w:t xml:space="preserve">2)   </w:t>
        </w:r>
        <w:r w:rsidRPr="00CE4FA0">
          <w:t xml:space="preserve">The emissions factors associated with the use of energy utilities consumed by the </w:t>
        </w:r>
        <w:r w:rsidRPr="00CE4FA0">
          <w:rPr>
            <w:i/>
            <w:iCs/>
          </w:rPr>
          <w:t>building’s</w:t>
        </w:r>
        <w:r w:rsidRPr="00CE4FA0">
          <w:t xml:space="preserve"> systems shall be</w:t>
        </w:r>
      </w:ins>
    </w:p>
    <w:p w14:paraId="6FBBAE95" w14:textId="77777777" w:rsidR="00B37613" w:rsidRDefault="00B37613" w:rsidP="00B37613">
      <w:pPr>
        <w:pStyle w:val="05Sentence"/>
        <w:rPr>
          <w:ins w:id="993" w:author="Dang, Tommy HOUS:EX" w:date="2023-09-01T16:50:00Z"/>
        </w:rPr>
      </w:pPr>
      <w:ins w:id="994" w:author="Dang, Tommy HOUS:EX" w:date="2023-09-01T16:50:00Z">
        <w:r>
          <w:t xml:space="preserve">a)   </w:t>
        </w:r>
        <w:r w:rsidRPr="00E27578">
          <w:t>0.011 kg CO</w:t>
        </w:r>
        <w:r w:rsidRPr="00273A44">
          <w:rPr>
            <w:vertAlign w:val="subscript"/>
          </w:rPr>
          <w:t>2e</w:t>
        </w:r>
        <w:r w:rsidRPr="00E27578">
          <w:t xml:space="preserve">/kWh for electricity, </w:t>
        </w:r>
      </w:ins>
    </w:p>
    <w:p w14:paraId="0E258A8F" w14:textId="77777777" w:rsidR="00B37613" w:rsidRDefault="00B37613" w:rsidP="00B37613">
      <w:pPr>
        <w:pStyle w:val="05Sentence"/>
        <w:rPr>
          <w:ins w:id="995" w:author="Dang, Tommy HOUS:EX" w:date="2023-09-01T16:50:00Z"/>
        </w:rPr>
      </w:pPr>
      <w:ins w:id="996" w:author="Dang, Tommy HOUS:EX" w:date="2023-09-01T16:50:00Z">
        <w:r>
          <w:t xml:space="preserve">b)   </w:t>
        </w:r>
        <w:r w:rsidRPr="00E27578">
          <w:t>0.180 kg CO</w:t>
        </w:r>
        <w:r w:rsidRPr="00273A44">
          <w:rPr>
            <w:vertAlign w:val="subscript"/>
          </w:rPr>
          <w:t>2e</w:t>
        </w:r>
        <w:r w:rsidRPr="00E27578">
          <w:t>/kWh for natural gas</w:t>
        </w:r>
        <w:r>
          <w:t>,</w:t>
        </w:r>
      </w:ins>
    </w:p>
    <w:p w14:paraId="51415050" w14:textId="77777777" w:rsidR="00B37613" w:rsidRDefault="00B37613" w:rsidP="00B37613">
      <w:pPr>
        <w:pStyle w:val="05Sentence"/>
        <w:rPr>
          <w:ins w:id="997" w:author="Dang, Tommy HOUS:EX" w:date="2023-09-01T16:50:00Z"/>
        </w:rPr>
      </w:pPr>
      <w:ins w:id="998" w:author="Dang, Tommy HOUS:EX" w:date="2023-09-01T16:50:00Z">
        <w:r>
          <w:t>c)   0.2155 kg CO</w:t>
        </w:r>
        <w:r w:rsidRPr="00273A44">
          <w:rPr>
            <w:vertAlign w:val="subscript"/>
          </w:rPr>
          <w:t>2e</w:t>
        </w:r>
        <w:r>
          <w:t>/kWh for propane,</w:t>
        </w:r>
      </w:ins>
    </w:p>
    <w:p w14:paraId="51B2E806" w14:textId="77777777" w:rsidR="00B37613" w:rsidRDefault="00B37613" w:rsidP="00B37613">
      <w:pPr>
        <w:pStyle w:val="05Sentence"/>
        <w:rPr>
          <w:ins w:id="999" w:author="Dang, Tommy HOUS:EX" w:date="2023-09-01T16:50:00Z"/>
        </w:rPr>
      </w:pPr>
      <w:ins w:id="1000" w:author="Dang, Tommy HOUS:EX" w:date="2023-09-01T16:50:00Z">
        <w:r>
          <w:t>d)   0.2579 kg CO</w:t>
        </w:r>
        <w:r w:rsidRPr="00273A44">
          <w:rPr>
            <w:vertAlign w:val="subscript"/>
          </w:rPr>
          <w:t>2e</w:t>
        </w:r>
        <w:r>
          <w:t>/kWh for light fuel oil (standard),</w:t>
        </w:r>
      </w:ins>
    </w:p>
    <w:p w14:paraId="577C1BA6" w14:textId="77777777" w:rsidR="00B37613" w:rsidRDefault="00B37613" w:rsidP="00B37613">
      <w:pPr>
        <w:pStyle w:val="05Sentence"/>
        <w:rPr>
          <w:ins w:id="1001" w:author="Dang, Tommy HOUS:EX" w:date="2023-09-01T16:50:00Z"/>
        </w:rPr>
      </w:pPr>
      <w:ins w:id="1002" w:author="Dang, Tommy HOUS:EX" w:date="2023-09-01T16:50:00Z">
        <w:r>
          <w:t>e)   0.2689 kg CO</w:t>
        </w:r>
        <w:r w:rsidRPr="00273A44">
          <w:rPr>
            <w:vertAlign w:val="subscript"/>
          </w:rPr>
          <w:t>2e</w:t>
        </w:r>
        <w:r>
          <w:t xml:space="preserve">/kWh for heavy fuel oil, </w:t>
        </w:r>
      </w:ins>
    </w:p>
    <w:p w14:paraId="4F3D979B" w14:textId="77777777" w:rsidR="00B37613" w:rsidRDefault="00B37613" w:rsidP="00B37613">
      <w:pPr>
        <w:pStyle w:val="05Sentence"/>
        <w:rPr>
          <w:ins w:id="1003" w:author="Dang, Tommy HOUS:EX" w:date="2023-09-01T16:50:00Z"/>
        </w:rPr>
      </w:pPr>
      <w:ins w:id="1004" w:author="Dang, Tommy HOUS:EX" w:date="2023-09-01T16:50:00Z">
        <w:r>
          <w:t>f)   0.2581 kg CO</w:t>
        </w:r>
        <w:r w:rsidRPr="00273A44">
          <w:rPr>
            <w:vertAlign w:val="subscript"/>
          </w:rPr>
          <w:t>2e</w:t>
        </w:r>
        <w:r>
          <w:t>/kWh for diesel fuel (standard), and</w:t>
        </w:r>
      </w:ins>
    </w:p>
    <w:p w14:paraId="08EDE928" w14:textId="77777777" w:rsidR="00B37613" w:rsidRDefault="00B37613" w:rsidP="00B37613">
      <w:pPr>
        <w:pStyle w:val="05Sentence"/>
        <w:rPr>
          <w:ins w:id="1005" w:author="Dang, Tommy HOUS:EX" w:date="2023-09-01T16:50:00Z"/>
        </w:rPr>
      </w:pPr>
      <w:ins w:id="1006" w:author="Dang, Tommy HOUS:EX" w:date="2023-09-01T16:50:00Z">
        <w:r>
          <w:t>g)   0.0786 kg CO</w:t>
        </w:r>
        <w:r w:rsidRPr="00273A44">
          <w:rPr>
            <w:vertAlign w:val="subscript"/>
          </w:rPr>
          <w:t>2e</w:t>
        </w:r>
        <w:r>
          <w:t>/kWh for wood fuel.</w:t>
        </w:r>
      </w:ins>
    </w:p>
    <w:p w14:paraId="2A1660D3" w14:textId="77777777" w:rsidR="00B37613" w:rsidRDefault="00B37613" w:rsidP="00B37613">
      <w:pPr>
        <w:pStyle w:val="05Sentence"/>
        <w:rPr>
          <w:ins w:id="1007" w:author="Dang, Tommy HOUS:EX" w:date="2023-09-01T16:50:00Z"/>
        </w:rPr>
      </w:pPr>
    </w:p>
    <w:p w14:paraId="378D4875" w14:textId="77777777" w:rsidR="00B37613" w:rsidRPr="00B620DB" w:rsidRDefault="00B37613" w:rsidP="00B37613">
      <w:pPr>
        <w:pStyle w:val="02Section"/>
        <w:rPr>
          <w:ins w:id="1008" w:author="Dang, Tommy HOUS:EX" w:date="2023-09-01T16:50:00Z"/>
        </w:rPr>
      </w:pPr>
      <w:proofErr w:type="gramStart"/>
      <w:ins w:id="1009" w:author="Dang, Tommy HOUS:EX" w:date="2023-09-01T16:50:00Z">
        <w:r w:rsidRPr="00B620DB">
          <w:lastRenderedPageBreak/>
          <w:t>Section  1</w:t>
        </w:r>
        <w:r>
          <w:t>0</w:t>
        </w:r>
        <w:r w:rsidRPr="00B620DB">
          <w:t>.</w:t>
        </w:r>
        <w:r>
          <w:t>4.</w:t>
        </w:r>
        <w:proofErr w:type="gramEnd"/>
        <w:r w:rsidRPr="00B620DB">
          <w:t xml:space="preserve">   </w:t>
        </w:r>
        <w:r>
          <w:t>Objectives and Functional Statements</w:t>
        </w:r>
      </w:ins>
    </w:p>
    <w:p w14:paraId="4221871F" w14:textId="77777777" w:rsidR="00B37613" w:rsidRPr="00B620DB" w:rsidRDefault="00B37613" w:rsidP="00B37613">
      <w:pPr>
        <w:pStyle w:val="03Subsection"/>
        <w:rPr>
          <w:ins w:id="1010" w:author="Dang, Tommy HOUS:EX" w:date="2023-09-01T16:50:00Z"/>
        </w:rPr>
      </w:pPr>
      <w:ins w:id="1011" w:author="Dang, Tommy HOUS:EX" w:date="2023-09-01T16:50:00Z">
        <w:r w:rsidRPr="00B620DB">
          <w:t>1</w:t>
        </w:r>
        <w:r>
          <w:t>0</w:t>
        </w:r>
        <w:r w:rsidRPr="00B620DB">
          <w:t>.</w:t>
        </w:r>
        <w:r>
          <w:t>4</w:t>
        </w:r>
        <w:r w:rsidRPr="00B620DB">
          <w:t>.1. </w:t>
        </w:r>
        <w:r>
          <w:t>Objectives and Functional Statements</w:t>
        </w:r>
      </w:ins>
    </w:p>
    <w:p w14:paraId="1B498934" w14:textId="77777777" w:rsidR="00B37613" w:rsidRDefault="00B37613" w:rsidP="00B37613">
      <w:pPr>
        <w:pStyle w:val="04Article"/>
        <w:rPr>
          <w:ins w:id="1012" w:author="Dang, Tommy HOUS:EX" w:date="2023-09-01T16:50:00Z"/>
          <w:rStyle w:val="f101"/>
        </w:rPr>
      </w:pPr>
      <w:ins w:id="1013" w:author="Dang, Tommy HOUS:EX" w:date="2023-09-01T16:50:00Z">
        <w:r w:rsidRPr="00B620DB">
          <w:rPr>
            <w:rStyle w:val="f101"/>
          </w:rPr>
          <w:t>1</w:t>
        </w:r>
        <w:r>
          <w:rPr>
            <w:rStyle w:val="f101"/>
          </w:rPr>
          <w:t>0</w:t>
        </w:r>
        <w:r w:rsidRPr="00B620DB">
          <w:rPr>
            <w:rStyle w:val="f101"/>
          </w:rPr>
          <w:t>.</w:t>
        </w:r>
        <w:r>
          <w:rPr>
            <w:rStyle w:val="f101"/>
          </w:rPr>
          <w:t>4</w:t>
        </w:r>
        <w:r w:rsidRPr="00B620DB">
          <w:rPr>
            <w:rStyle w:val="f101"/>
          </w:rPr>
          <w:t>.1.1. </w:t>
        </w:r>
        <w:r>
          <w:rPr>
            <w:rStyle w:val="f101"/>
          </w:rPr>
          <w:t>Attributions to Acceptable Solutions</w:t>
        </w:r>
      </w:ins>
    </w:p>
    <w:p w14:paraId="6F215AAB" w14:textId="77777777" w:rsidR="00B37613" w:rsidRPr="00997145" w:rsidRDefault="00B37613" w:rsidP="00B37613">
      <w:pPr>
        <w:pStyle w:val="05Sentence"/>
        <w:rPr>
          <w:ins w:id="1014" w:author="Dang, Tommy HOUS:EX" w:date="2023-09-01T16:50:00Z"/>
        </w:rPr>
      </w:pPr>
      <w:ins w:id="1015" w:author="Dang, Tommy HOUS:EX" w:date="2023-09-01T16:50:00Z">
        <w:r>
          <w:t xml:space="preserve">1)   </w:t>
        </w:r>
        <w:r w:rsidRPr="00997145">
          <w:t>For the purpose of compliance with this Code as required in Clause 1.2.1.1.(1)(b) of Division A, the objectives and functional statements attributed to the acceptable solutions in this Part shall be the objectives and functional statements listed in Table 10.4.1.1. (See Note A-1.1.2.</w:t>
        </w:r>
        <w:proofErr w:type="gramStart"/>
        <w:r w:rsidRPr="00997145">
          <w:t>1.(</w:t>
        </w:r>
        <w:proofErr w:type="gramEnd"/>
        <w:r w:rsidRPr="00997145">
          <w:t>1).)</w:t>
        </w:r>
      </w:ins>
    </w:p>
    <w:p w14:paraId="6DA03699" w14:textId="77777777" w:rsidR="00B37613" w:rsidRDefault="00B37613" w:rsidP="00B37613">
      <w:pPr>
        <w:pStyle w:val="05Sentence"/>
        <w:rPr>
          <w:ins w:id="1016" w:author="Dang, Tommy HOUS:EX" w:date="2023-09-01T16:50:00Z"/>
        </w:rPr>
      </w:pPr>
    </w:p>
    <w:p w14:paraId="365B7BC0" w14:textId="77777777" w:rsidR="00B37613" w:rsidRPr="006862E9" w:rsidRDefault="00B37613" w:rsidP="00B37613">
      <w:pPr>
        <w:pStyle w:val="10Tabtitle"/>
        <w:rPr>
          <w:ins w:id="1017" w:author="Dang, Tommy HOUS:EX" w:date="2023-09-01T16:50:00Z"/>
        </w:rPr>
      </w:pPr>
      <w:ins w:id="1018" w:author="Dang, Tommy HOUS:EX" w:date="2023-09-01T16:50:00Z">
        <w:r w:rsidRPr="006862E9">
          <w:rPr>
            <w:rStyle w:val="b1"/>
            <w:b/>
            <w:bCs w:val="0"/>
          </w:rPr>
          <w:t>Table </w:t>
        </w:r>
        <w:r>
          <w:fldChar w:fldCharType="begin"/>
        </w:r>
        <w:r>
          <w:instrText>HYPERLINK "file:///E:\\_2005-201X_Codes_Guides\\HTML_DOCX\\_WORD_source\\NBC2020p1\\nbc2020.htm" \l "et001102"</w:instrText>
        </w:r>
        <w:r>
          <w:fldChar w:fldCharType="separate"/>
        </w:r>
        <w:r>
          <w:rPr>
            <w:rStyle w:val="Hyperlink"/>
            <w:color w:val="auto"/>
            <w:u w:val="none"/>
          </w:rPr>
          <w:t>10</w:t>
        </w:r>
        <w:r w:rsidRPr="006862E9">
          <w:rPr>
            <w:rStyle w:val="Hyperlink"/>
            <w:color w:val="auto"/>
            <w:u w:val="none"/>
          </w:rPr>
          <w:t>.</w:t>
        </w:r>
        <w:r>
          <w:rPr>
            <w:rStyle w:val="Hyperlink"/>
            <w:color w:val="auto"/>
            <w:u w:val="none"/>
          </w:rPr>
          <w:t>4</w:t>
        </w:r>
        <w:r w:rsidRPr="006862E9">
          <w:rPr>
            <w:rStyle w:val="Hyperlink"/>
            <w:color w:val="auto"/>
            <w:u w:val="none"/>
          </w:rPr>
          <w:t>.1.1.</w:t>
        </w:r>
        <w:r>
          <w:rPr>
            <w:rStyle w:val="Hyperlink"/>
            <w:color w:val="auto"/>
            <w:u w:val="none"/>
          </w:rPr>
          <w:fldChar w:fldCharType="end"/>
        </w:r>
      </w:ins>
    </w:p>
    <w:p w14:paraId="6EA74B71" w14:textId="77777777" w:rsidR="00B37613" w:rsidRPr="006862E9" w:rsidRDefault="00B37613" w:rsidP="00B37613">
      <w:pPr>
        <w:pStyle w:val="10Tabtitle"/>
        <w:rPr>
          <w:ins w:id="1019" w:author="Dang, Tommy HOUS:EX" w:date="2023-09-01T16:50:00Z"/>
        </w:rPr>
      </w:pPr>
      <w:ins w:id="1020" w:author="Dang, Tommy HOUS:EX" w:date="2023-09-01T16:50:00Z">
        <w:r w:rsidRPr="006862E9">
          <w:rPr>
            <w:rStyle w:val="b1"/>
            <w:b/>
            <w:bCs w:val="0"/>
          </w:rPr>
          <w:t xml:space="preserve">Objectives and Functional Statements Attributed to the Acceptable Solutions in Part </w:t>
        </w:r>
        <w:r>
          <w:rPr>
            <w:rStyle w:val="b1"/>
            <w:b/>
            <w:bCs w:val="0"/>
          </w:rPr>
          <w:t>10</w:t>
        </w:r>
      </w:ins>
    </w:p>
    <w:p w14:paraId="23060DF6" w14:textId="77777777" w:rsidR="00B37613" w:rsidRDefault="00B37613" w:rsidP="00B37613">
      <w:pPr>
        <w:pStyle w:val="10Tabtitle"/>
        <w:rPr>
          <w:ins w:id="1021" w:author="Dang, Tommy HOUS:EX" w:date="2023-09-01T16:50:00Z"/>
        </w:rPr>
      </w:pPr>
      <w:ins w:id="1022" w:author="Dang, Tommy HOUS:EX" w:date="2023-09-01T16:50:00Z">
        <w:r w:rsidRPr="006862E9">
          <w:rPr>
            <w:rStyle w:val="f101"/>
          </w:rPr>
          <w:t>Forming Part of </w:t>
        </w:r>
        <w:r>
          <w:fldChar w:fldCharType="begin"/>
        </w:r>
        <w:r>
          <w:instrText>HYPERLINK "file:///E:\\_2005-201X_Codes_Guides\\HTML_DOCX\\_WORD_source\\NBC2020p1\\nbc2020.htm" \l "es008667"</w:instrText>
        </w:r>
        <w:r>
          <w:fldChar w:fldCharType="separate"/>
        </w:r>
        <w:r w:rsidRPr="006862E9">
          <w:rPr>
            <w:rStyle w:val="Hyperlink"/>
            <w:color w:val="auto"/>
            <w:u w:val="none"/>
          </w:rPr>
          <w:t>Sentence</w:t>
        </w:r>
        <w:r>
          <w:rPr>
            <w:rStyle w:val="Hyperlink"/>
            <w:color w:val="auto"/>
            <w:u w:val="none"/>
          </w:rPr>
          <w:fldChar w:fldCharType="end"/>
        </w:r>
        <w:r>
          <w:fldChar w:fldCharType="begin"/>
        </w:r>
        <w:r>
          <w:instrText>HYPERLINK "file:///E:\\_2005-201X_Codes_Guides\\HTML_DOCX\\_WORD_source\\NBC2020p1\\nbc2020.htm" \l "es008667"</w:instrText>
        </w:r>
        <w:r>
          <w:fldChar w:fldCharType="separate"/>
        </w:r>
        <w:r w:rsidRPr="006862E9">
          <w:rPr>
            <w:rStyle w:val="Hyperlink"/>
            <w:color w:val="auto"/>
            <w:u w:val="none"/>
          </w:rPr>
          <w:t> </w:t>
        </w:r>
        <w:r>
          <w:rPr>
            <w:rStyle w:val="Hyperlink"/>
            <w:color w:val="auto"/>
            <w:u w:val="none"/>
          </w:rPr>
          <w:fldChar w:fldCharType="end"/>
        </w:r>
        <w:r>
          <w:fldChar w:fldCharType="begin"/>
        </w:r>
        <w:r>
          <w:instrText>HYPERLINK "file:///E:\\_2005-201X_Codes_Guides\\HTML_DOCX\\_WORD_source\\NBC2020p1\\nbc2020.htm" \l "es008667"</w:instrText>
        </w:r>
        <w:r>
          <w:fldChar w:fldCharType="separate"/>
        </w:r>
        <w:r>
          <w:rPr>
            <w:rStyle w:val="Hyperlink"/>
            <w:color w:val="auto"/>
            <w:u w:val="none"/>
          </w:rPr>
          <w:t>10.4.1.1.(1)</w:t>
        </w:r>
        <w:r>
          <w:rPr>
            <w:rStyle w:val="Hyperlink"/>
            <w:color w:val="auto"/>
            <w:u w:val="none"/>
          </w:rPr>
          <w:fldChar w:fldCharType="end"/>
        </w:r>
      </w:ins>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66"/>
        <w:gridCol w:w="7158"/>
      </w:tblGrid>
      <w:tr w:rsidR="00B37613" w:rsidRPr="00B620DB" w14:paraId="7786E379" w14:textId="77777777" w:rsidTr="000F7ACB">
        <w:trPr>
          <w:ins w:id="1023" w:author="Dang, Tommy HOUS:EX" w:date="2023-09-01T16:50:00Z"/>
        </w:trPr>
        <w:tc>
          <w:tcPr>
            <w:tcW w:w="850" w:type="pct"/>
            <w:tcBorders>
              <w:top w:val="outset" w:sz="6" w:space="0" w:color="auto"/>
              <w:left w:val="outset" w:sz="6" w:space="0" w:color="auto"/>
              <w:bottom w:val="outset" w:sz="6" w:space="0" w:color="auto"/>
              <w:right w:val="outset" w:sz="6" w:space="0" w:color="auto"/>
            </w:tcBorders>
            <w:vAlign w:val="center"/>
            <w:hideMark/>
          </w:tcPr>
          <w:p w14:paraId="3A525D06" w14:textId="77777777" w:rsidR="00B37613" w:rsidRPr="00B620DB" w:rsidRDefault="00B37613" w:rsidP="000F7ACB">
            <w:pPr>
              <w:pStyle w:val="12TabHeadBody"/>
              <w:rPr>
                <w:ins w:id="1024" w:author="Dang, Tommy HOUS:EX" w:date="2023-09-01T16:50:00Z"/>
              </w:rPr>
            </w:pPr>
            <w:ins w:id="1025" w:author="Dang, Tommy HOUS:EX" w:date="2023-09-01T16:50:00Z">
              <w:r>
                <w:rPr>
                  <w:rStyle w:val="flts1"/>
                  <w:b/>
                  <w:bCs/>
                </w:rPr>
                <w:t>Acceptable Solutions</w:t>
              </w:r>
            </w:ins>
          </w:p>
        </w:tc>
        <w:tc>
          <w:tcPr>
            <w:tcW w:w="4150" w:type="pct"/>
            <w:tcBorders>
              <w:top w:val="outset" w:sz="6" w:space="0" w:color="auto"/>
              <w:left w:val="outset" w:sz="6" w:space="0" w:color="auto"/>
              <w:bottom w:val="outset" w:sz="6" w:space="0" w:color="auto"/>
              <w:right w:val="outset" w:sz="6" w:space="0" w:color="auto"/>
            </w:tcBorders>
            <w:vAlign w:val="center"/>
            <w:hideMark/>
          </w:tcPr>
          <w:p w14:paraId="04C79409" w14:textId="77777777" w:rsidR="00B37613" w:rsidRPr="00B620DB" w:rsidRDefault="00B37613" w:rsidP="000F7ACB">
            <w:pPr>
              <w:pStyle w:val="12TabHeadBody"/>
              <w:rPr>
                <w:ins w:id="1026" w:author="Dang, Tommy HOUS:EX" w:date="2023-09-01T16:50:00Z"/>
              </w:rPr>
            </w:pPr>
            <w:ins w:id="1027" w:author="Dang, Tommy HOUS:EX" w:date="2023-09-01T16:50:00Z">
              <w:r w:rsidRPr="00B620DB">
                <w:rPr>
                  <w:rStyle w:val="flts1"/>
                  <w:b/>
                  <w:bCs/>
                </w:rPr>
                <w:t>Functional Statements and Objectives</w:t>
              </w:r>
              <w:bookmarkStart w:id="1028" w:name="et001102-1"/>
              <w:bookmarkStart w:id="1029" w:name="a1092363"/>
              <w:bookmarkEnd w:id="1028"/>
              <w:bookmarkEnd w:id="1029"/>
              <w:r w:rsidRPr="00B620DB">
                <w:rPr>
                  <w:sz w:val="12"/>
                  <w:szCs w:val="12"/>
                  <w:vertAlign w:val="superscript"/>
                </w:rPr>
                <w:t>(1)</w:t>
              </w:r>
              <w:bookmarkStart w:id="1030" w:name="a1092367"/>
              <w:bookmarkEnd w:id="1030"/>
            </w:ins>
          </w:p>
        </w:tc>
      </w:tr>
      <w:tr w:rsidR="00B37613" w:rsidRPr="00B620DB" w14:paraId="610FDE81" w14:textId="77777777" w:rsidTr="000F7ACB">
        <w:trPr>
          <w:ins w:id="1031" w:author="Dang, Tommy HOUS:EX" w:date="2023-09-01T16:50:00Z"/>
        </w:trPr>
        <w:tc>
          <w:tcPr>
            <w:tcW w:w="5000" w:type="pct"/>
            <w:gridSpan w:val="2"/>
            <w:tcBorders>
              <w:top w:val="outset" w:sz="6" w:space="0" w:color="auto"/>
              <w:left w:val="outset" w:sz="6" w:space="0" w:color="auto"/>
              <w:bottom w:val="outset" w:sz="6" w:space="0" w:color="auto"/>
              <w:right w:val="outset" w:sz="6" w:space="0" w:color="auto"/>
            </w:tcBorders>
            <w:hideMark/>
          </w:tcPr>
          <w:p w14:paraId="0CD1A0BB" w14:textId="77777777" w:rsidR="00B37613" w:rsidRPr="00B620DB" w:rsidRDefault="00B37613" w:rsidP="000F7ACB">
            <w:pPr>
              <w:pStyle w:val="12TabHeadBody"/>
              <w:rPr>
                <w:ins w:id="1032" w:author="Dang, Tommy HOUS:EX" w:date="2023-09-01T16:50:00Z"/>
              </w:rPr>
            </w:pPr>
            <w:ins w:id="1033" w:author="Dang, Tommy HOUS:EX" w:date="2023-09-01T16:50:00Z">
              <w:r>
                <w:t>10.2.3.3. Compliance Requirements</w:t>
              </w:r>
            </w:ins>
          </w:p>
        </w:tc>
      </w:tr>
      <w:tr w:rsidR="00B37613" w:rsidRPr="00B620DB" w14:paraId="1B26D071" w14:textId="77777777" w:rsidTr="000F7ACB">
        <w:trPr>
          <w:ins w:id="1034" w:author="Dang, Tommy HOUS:EX" w:date="2023-09-01T16:50:00Z"/>
        </w:trPr>
        <w:tc>
          <w:tcPr>
            <w:tcW w:w="850" w:type="pct"/>
            <w:tcBorders>
              <w:top w:val="outset" w:sz="6" w:space="0" w:color="auto"/>
              <w:left w:val="outset" w:sz="6" w:space="0" w:color="auto"/>
              <w:bottom w:val="outset" w:sz="6" w:space="0" w:color="auto"/>
              <w:right w:val="outset" w:sz="6" w:space="0" w:color="auto"/>
            </w:tcBorders>
            <w:hideMark/>
          </w:tcPr>
          <w:p w14:paraId="38D7DA06" w14:textId="77777777" w:rsidR="00B37613" w:rsidRPr="00B620DB" w:rsidRDefault="00B37613" w:rsidP="000F7ACB">
            <w:pPr>
              <w:pStyle w:val="12TabHeadBody"/>
              <w:rPr>
                <w:ins w:id="1035" w:author="Dang, Tommy HOUS:EX" w:date="2023-09-01T16:50:00Z"/>
              </w:rPr>
            </w:pPr>
            <w:ins w:id="1036" w:author="Dang, Tommy HOUS:EX" w:date="2023-09-01T16:50:00Z">
              <w:r>
                <w:fldChar w:fldCharType="begin"/>
              </w:r>
              <w:r>
                <w:instrText>HYPERLINK "file:///E:\\_2005-201X_Codes_Guides\\HTML_DOCX\\_WORD_source\\NBC2020p1\\nbc2020.htm" \l "es008019"</w:instrText>
              </w:r>
              <w:r>
                <w:fldChar w:fldCharType="separate"/>
              </w:r>
              <w:r w:rsidRPr="00B620DB">
                <w:rPr>
                  <w:rStyle w:val="Hyperlink"/>
                  <w:color w:val="auto"/>
                  <w:szCs w:val="18"/>
                  <w:u w:val="none"/>
                </w:rPr>
                <w:t>(</w:t>
              </w:r>
              <w:r>
                <w:rPr>
                  <w:rStyle w:val="Hyperlink"/>
                  <w:color w:val="auto"/>
                  <w:szCs w:val="18"/>
                  <w:u w:val="none"/>
                </w:rPr>
                <w:t>3</w:t>
              </w:r>
              <w:r w:rsidRPr="00B620DB">
                <w:rPr>
                  <w:rStyle w:val="Hyperlink"/>
                  <w:color w:val="auto"/>
                  <w:szCs w:val="18"/>
                  <w:u w:val="none"/>
                </w:rPr>
                <w:t>)</w:t>
              </w:r>
              <w:r>
                <w:rPr>
                  <w:rStyle w:val="Hyperlink"/>
                  <w:color w:val="auto"/>
                  <w:szCs w:val="18"/>
                  <w:u w:val="none"/>
                </w:rPr>
                <w:fldChar w:fldCharType="end"/>
              </w:r>
            </w:ins>
          </w:p>
        </w:tc>
        <w:tc>
          <w:tcPr>
            <w:tcW w:w="4150" w:type="pct"/>
            <w:tcBorders>
              <w:top w:val="outset" w:sz="6" w:space="0" w:color="auto"/>
              <w:left w:val="outset" w:sz="6" w:space="0" w:color="auto"/>
              <w:bottom w:val="outset" w:sz="6" w:space="0" w:color="auto"/>
              <w:right w:val="outset" w:sz="6" w:space="0" w:color="auto"/>
            </w:tcBorders>
            <w:hideMark/>
          </w:tcPr>
          <w:p w14:paraId="4BD3E5E1" w14:textId="77777777" w:rsidR="00B37613" w:rsidRPr="00B620DB" w:rsidRDefault="00B37613" w:rsidP="000F7ACB">
            <w:pPr>
              <w:pStyle w:val="12TabHeadBody"/>
              <w:rPr>
                <w:ins w:id="1037" w:author="Dang, Tommy HOUS:EX" w:date="2023-09-01T16:50:00Z"/>
              </w:rPr>
            </w:pPr>
            <w:ins w:id="1038" w:author="Dang, Tommy HOUS:EX" w:date="2023-09-01T16:50:00Z">
              <w:r>
                <w:t>[F85, F86, F90, F91, F92, F93, F95, F96, F98, F99, F100-OE1.1]</w:t>
              </w:r>
            </w:ins>
          </w:p>
        </w:tc>
      </w:tr>
      <w:tr w:rsidR="00B37613" w:rsidRPr="00B620DB" w14:paraId="06391CDA" w14:textId="77777777" w:rsidTr="000F7ACB">
        <w:trPr>
          <w:ins w:id="1039" w:author="Dang, Tommy HOUS:EX" w:date="2023-09-01T16:50:00Z"/>
        </w:trPr>
        <w:tc>
          <w:tcPr>
            <w:tcW w:w="5000" w:type="pct"/>
            <w:gridSpan w:val="2"/>
            <w:tcBorders>
              <w:top w:val="outset" w:sz="6" w:space="0" w:color="auto"/>
              <w:left w:val="outset" w:sz="6" w:space="0" w:color="auto"/>
              <w:bottom w:val="outset" w:sz="6" w:space="0" w:color="auto"/>
              <w:right w:val="outset" w:sz="6" w:space="0" w:color="auto"/>
            </w:tcBorders>
          </w:tcPr>
          <w:p w14:paraId="3B174183" w14:textId="77777777" w:rsidR="00B37613" w:rsidRPr="00B620DB" w:rsidRDefault="00B37613" w:rsidP="000F7ACB">
            <w:pPr>
              <w:pStyle w:val="12TabHeadBody"/>
              <w:rPr>
                <w:ins w:id="1040" w:author="Dang, Tommy HOUS:EX" w:date="2023-09-01T16:50:00Z"/>
              </w:rPr>
            </w:pPr>
            <w:ins w:id="1041" w:author="Dang, Tommy HOUS:EX" w:date="2023-09-01T16:50:00Z">
              <w:r>
                <w:t>10.2.3.5. Building Envelope Airtightness Testing</w:t>
              </w:r>
            </w:ins>
          </w:p>
        </w:tc>
      </w:tr>
      <w:tr w:rsidR="00B37613" w:rsidRPr="00B620DB" w14:paraId="1DA121B7" w14:textId="77777777" w:rsidTr="000F7ACB">
        <w:trPr>
          <w:ins w:id="1042" w:author="Dang, Tommy HOUS:EX" w:date="2023-09-01T16:50:00Z"/>
        </w:trPr>
        <w:tc>
          <w:tcPr>
            <w:tcW w:w="850" w:type="pct"/>
            <w:tcBorders>
              <w:top w:val="outset" w:sz="6" w:space="0" w:color="auto"/>
              <w:left w:val="outset" w:sz="6" w:space="0" w:color="auto"/>
              <w:bottom w:val="outset" w:sz="6" w:space="0" w:color="auto"/>
              <w:right w:val="outset" w:sz="6" w:space="0" w:color="auto"/>
            </w:tcBorders>
          </w:tcPr>
          <w:p w14:paraId="58149E00" w14:textId="77777777" w:rsidR="00B37613" w:rsidRPr="00B620DB" w:rsidRDefault="00B37613" w:rsidP="000F7ACB">
            <w:pPr>
              <w:pStyle w:val="12TabHeadBody"/>
              <w:rPr>
                <w:ins w:id="1043" w:author="Dang, Tommy HOUS:EX" w:date="2023-09-01T16:50:00Z"/>
              </w:rPr>
            </w:pPr>
            <w:ins w:id="1044" w:author="Dang, Tommy HOUS:EX" w:date="2023-09-01T16:50:00Z">
              <w:r>
                <w:t>(1)</w:t>
              </w:r>
            </w:ins>
          </w:p>
        </w:tc>
        <w:tc>
          <w:tcPr>
            <w:tcW w:w="4150" w:type="pct"/>
            <w:tcBorders>
              <w:top w:val="outset" w:sz="6" w:space="0" w:color="auto"/>
              <w:left w:val="outset" w:sz="6" w:space="0" w:color="auto"/>
              <w:bottom w:val="outset" w:sz="6" w:space="0" w:color="auto"/>
              <w:right w:val="outset" w:sz="6" w:space="0" w:color="auto"/>
            </w:tcBorders>
          </w:tcPr>
          <w:p w14:paraId="29FE58CB" w14:textId="77777777" w:rsidR="00B37613" w:rsidRPr="00B620DB" w:rsidRDefault="00B37613" w:rsidP="000F7ACB">
            <w:pPr>
              <w:pStyle w:val="12TabHeadBody"/>
              <w:rPr>
                <w:ins w:id="1045" w:author="Dang, Tommy HOUS:EX" w:date="2023-09-01T16:50:00Z"/>
              </w:rPr>
            </w:pPr>
            <w:ins w:id="1046" w:author="Dang, Tommy HOUS:EX" w:date="2023-09-01T16:50:00Z">
              <w:r>
                <w:t>[F90-OE1.1]</w:t>
              </w:r>
            </w:ins>
          </w:p>
        </w:tc>
      </w:tr>
    </w:tbl>
    <w:p w14:paraId="49972546" w14:textId="77777777" w:rsidR="00B37613" w:rsidRPr="00B620DB" w:rsidRDefault="00B37613" w:rsidP="00B37613">
      <w:pPr>
        <w:pStyle w:val="12bTabnote"/>
        <w:rPr>
          <w:ins w:id="1047" w:author="Dang, Tommy HOUS:EX" w:date="2023-09-01T16:50:00Z"/>
        </w:rPr>
      </w:pPr>
      <w:ins w:id="1048" w:author="Dang, Tommy HOUS:EX" w:date="2023-09-01T16:50:00Z">
        <w:r w:rsidRPr="00B620DB">
          <w:rPr>
            <w:rStyle w:val="b1"/>
          </w:rPr>
          <w:t>Notes to Table </w:t>
        </w:r>
        <w:r>
          <w:rPr>
            <w:rStyle w:val="b1"/>
          </w:rPr>
          <w:t>10</w:t>
        </w:r>
        <w:r w:rsidRPr="00B620DB">
          <w:rPr>
            <w:rStyle w:val="b1"/>
          </w:rPr>
          <w:t>.</w:t>
        </w:r>
        <w:r>
          <w:rPr>
            <w:rStyle w:val="b1"/>
          </w:rPr>
          <w:t>4</w:t>
        </w:r>
        <w:r w:rsidRPr="00B620DB">
          <w:rPr>
            <w:rStyle w:val="b1"/>
          </w:rPr>
          <w:t>.1.1.:</w:t>
        </w:r>
      </w:ins>
    </w:p>
    <w:p w14:paraId="467DC652" w14:textId="77777777" w:rsidR="00B37613" w:rsidRPr="00B620DB" w:rsidRDefault="00B37613" w:rsidP="00B37613">
      <w:pPr>
        <w:pStyle w:val="12bTabnote"/>
        <w:rPr>
          <w:ins w:id="1049" w:author="Dang, Tommy HOUS:EX" w:date="2023-09-01T16:50:00Z"/>
        </w:rPr>
      </w:pPr>
      <w:ins w:id="1050" w:author="Dang, Tommy HOUS:EX" w:date="2023-09-01T16:50:00Z">
        <w:r w:rsidRPr="00B620DB">
          <w:rPr>
            <w:sz w:val="12"/>
            <w:szCs w:val="12"/>
            <w:vertAlign w:val="superscript"/>
          </w:rPr>
          <w:t>(1)</w:t>
        </w:r>
        <w:r w:rsidRPr="00B620DB">
          <w:rPr>
            <w:rStyle w:val="flts1"/>
          </w:rPr>
          <w:t> See Parts 2 and 3 of Division A.</w:t>
        </w:r>
        <w:bookmarkStart w:id="1051" w:name="a1106703"/>
        <w:bookmarkStart w:id="1052" w:name="a1092123"/>
        <w:bookmarkStart w:id="1053" w:name="a1071919"/>
        <w:bookmarkStart w:id="1054" w:name="a1071920"/>
        <w:bookmarkEnd w:id="1051"/>
        <w:bookmarkEnd w:id="1052"/>
        <w:bookmarkEnd w:id="1053"/>
        <w:bookmarkEnd w:id="1054"/>
      </w:ins>
    </w:p>
    <w:p w14:paraId="622E1419" w14:textId="77777777" w:rsidR="00B37613" w:rsidRDefault="00B37613" w:rsidP="00B37613">
      <w:pPr>
        <w:pStyle w:val="01Part"/>
        <w:rPr>
          <w:ins w:id="1055" w:author="Dang, Tommy HOUS:EX" w:date="2023-09-01T16:50:00Z"/>
          <w:rFonts w:eastAsia="HelveticaLTPro-Black"/>
          <w:lang w:val="en-CA"/>
        </w:rPr>
      </w:pPr>
      <w:ins w:id="1056" w:author="Dang, Tommy HOUS:EX" w:date="2023-09-01T16:50:00Z">
        <w:r>
          <w:rPr>
            <w:rFonts w:eastAsia="HelveticaLTPro-Black"/>
            <w:lang w:val="en-CA"/>
          </w:rPr>
          <w:t>Notes to Part 10</w:t>
        </w:r>
      </w:ins>
    </w:p>
    <w:p w14:paraId="1CC5FAE5" w14:textId="77777777" w:rsidR="00B37613" w:rsidRDefault="00B37613" w:rsidP="00B37613">
      <w:pPr>
        <w:pStyle w:val="01Part"/>
        <w:rPr>
          <w:ins w:id="1057" w:author="Dang, Tommy HOUS:EX" w:date="2023-09-01T16:50:00Z"/>
          <w:rFonts w:eastAsia="HelveticaLTPro-Black"/>
          <w:lang w:val="en-CA"/>
        </w:rPr>
      </w:pPr>
      <w:ins w:id="1058" w:author="Dang, Tommy HOUS:EX" w:date="2023-09-01T16:50:00Z">
        <w:r>
          <w:rPr>
            <w:rFonts w:eastAsia="HelveticaLTPro-Black"/>
            <w:lang w:val="en-CA"/>
          </w:rPr>
          <w:t>Energy Efficiency</w:t>
        </w:r>
      </w:ins>
    </w:p>
    <w:p w14:paraId="7236E7AC" w14:textId="77777777" w:rsidR="00B37613" w:rsidRPr="00E07B90" w:rsidRDefault="00B37613" w:rsidP="00B37613">
      <w:pPr>
        <w:pStyle w:val="08appnote"/>
        <w:rPr>
          <w:ins w:id="1059" w:author="Dang, Tommy HOUS:EX" w:date="2023-09-01T16:50:00Z"/>
          <w:rStyle w:val="f101"/>
        </w:rPr>
      </w:pPr>
      <w:ins w:id="1060" w:author="Dang, Tommy HOUS:EX" w:date="2023-09-01T16:50:00Z">
        <w:r w:rsidRPr="00B620DB">
          <w:rPr>
            <w:rStyle w:val="f101"/>
          </w:rPr>
          <w:t>A-</w:t>
        </w:r>
        <w:r>
          <w:rPr>
            <w:rStyle w:val="f101"/>
          </w:rPr>
          <w:t>10</w:t>
        </w:r>
        <w:r w:rsidRPr="00B620DB">
          <w:rPr>
            <w:rStyle w:val="f101"/>
          </w:rPr>
          <w:t>.</w:t>
        </w:r>
        <w:r w:rsidRPr="00E07B90">
          <w:rPr>
            <w:rStyle w:val="f101"/>
          </w:rPr>
          <w:t>   </w:t>
        </w:r>
        <w:bookmarkStart w:id="1061" w:name="a1107474"/>
        <w:bookmarkEnd w:id="1061"/>
        <w:r>
          <w:rPr>
            <w:rStyle w:val="f101"/>
          </w:rPr>
          <w:t xml:space="preserve">Water Efficiency.   </w:t>
        </w:r>
        <w:r w:rsidRPr="00E07B90">
          <w:t>Water efficiency requirements have been relocated in Book II, Plumbing Services, of the B</w:t>
        </w:r>
        <w:r>
          <w:t xml:space="preserve">ritish </w:t>
        </w:r>
        <w:r w:rsidRPr="00E07B90">
          <w:t>C</w:t>
        </w:r>
        <w:r>
          <w:t>olumbia</w:t>
        </w:r>
        <w:r w:rsidRPr="00E07B90">
          <w:t xml:space="preserve"> Building Code.</w:t>
        </w:r>
      </w:ins>
    </w:p>
    <w:p w14:paraId="3F62B270" w14:textId="77777777" w:rsidR="00B37613" w:rsidRDefault="00B37613" w:rsidP="00B37613">
      <w:pPr>
        <w:pStyle w:val="08appnote"/>
        <w:rPr>
          <w:ins w:id="1062" w:author="Dang, Tommy HOUS:EX" w:date="2023-09-01T16:50:00Z"/>
        </w:rPr>
      </w:pPr>
      <w:ins w:id="1063" w:author="Dang, Tommy HOUS:EX" w:date="2023-09-01T16:50:00Z">
        <w:r w:rsidRPr="00E07B90">
          <w:t xml:space="preserve">A-10.2.2.2. </w:t>
        </w:r>
        <w:r>
          <w:t xml:space="preserve">  </w:t>
        </w:r>
        <w:r w:rsidRPr="00E07B90">
          <w:t xml:space="preserve">Energy Requirements for Alterations to Buildings and Major Occupancies. Alterations, rehabilitation, </w:t>
        </w:r>
        <w:proofErr w:type="gramStart"/>
        <w:r w:rsidRPr="00E07B90">
          <w:t>renovations</w:t>
        </w:r>
        <w:proofErr w:type="gramEnd"/>
        <w:r w:rsidRPr="00E07B90">
          <w:t xml:space="preserve"> and changes of occupancy to existing buildings or major occupancies that were originally designed and constructed to previous editions of the ANSI/ASHRAE/IES 90.1 standard are to comply with the edition of the ANSI/ASHRAE/IES 90.1 standard referenced in this Code, or the requirements of Subsection 10.2.3. Alterations, rehabilitation, </w:t>
        </w:r>
        <w:proofErr w:type="gramStart"/>
        <w:r w:rsidRPr="00E07B90">
          <w:t>renovations</w:t>
        </w:r>
        <w:proofErr w:type="gramEnd"/>
        <w:r w:rsidRPr="00E07B90">
          <w:t xml:space="preserve"> and changes of occupancy to existing buildings or major occupancies that were originally designed and constructed to previous editions of the NECB or Subsection 10.2.3. are to comply with the edition of the NECB referenced in this Code, or to Subsection 10.2.3. Existing buildings or major occupancies that were not designed and constructed to any version of the ANSI/ASHRAE/IES 90.1 standard, the NECB or Subsection 10.2.3, may use the edition of the ANSI/ASHRAE/IES 90.1 standard or the NECB referenced in this Code, or Subsection 10.2.3. for alterations, rehabilitation, </w:t>
        </w:r>
        <w:proofErr w:type="gramStart"/>
        <w:r w:rsidRPr="00E07B90">
          <w:t>renovations</w:t>
        </w:r>
        <w:proofErr w:type="gramEnd"/>
        <w:r w:rsidRPr="00E07B90">
          <w:t xml:space="preserve"> and changes in occupancy.</w:t>
        </w:r>
      </w:ins>
    </w:p>
    <w:p w14:paraId="48643D64" w14:textId="77777777" w:rsidR="00B37613" w:rsidRDefault="00B37613" w:rsidP="00B37613">
      <w:pPr>
        <w:pStyle w:val="08appnote"/>
        <w:rPr>
          <w:ins w:id="1064" w:author="Dang, Tommy HOUS:EX" w:date="2023-09-01T16:50:00Z"/>
        </w:rPr>
      </w:pPr>
      <w:ins w:id="1065" w:author="Dang, Tommy HOUS:EX" w:date="2023-09-01T16:50:00Z">
        <w:r w:rsidRPr="00E07B90">
          <w:t xml:space="preserve">Sentence 1.1.1.2.(1) of Division A states that the level of building performance shall not be decreased below a level that already exists. For example, a new occupancy may be permitted a higher lighting power density by the ANSI/ASHRAE/IES 90.1 standard or the NECB than the lighting power density that was permitted for a previous occupancy. This does not constitute a </w:t>
        </w:r>
        <w:r w:rsidRPr="00E07B90">
          <w:lastRenderedPageBreak/>
          <w:t xml:space="preserve">decrease in the level of building performance, provided the design meets the minimum requirements of the relevant Code or standard. </w:t>
        </w:r>
      </w:ins>
    </w:p>
    <w:p w14:paraId="489402D7" w14:textId="77777777" w:rsidR="00B37613" w:rsidRDefault="00B37613" w:rsidP="00B37613">
      <w:pPr>
        <w:pStyle w:val="08appnote"/>
        <w:rPr>
          <w:ins w:id="1066" w:author="Dang, Tommy HOUS:EX" w:date="2023-09-01T16:50:00Z"/>
        </w:rPr>
      </w:pPr>
      <w:ins w:id="1067" w:author="Dang, Tommy HOUS:EX" w:date="2023-09-01T16:50:00Z">
        <w:r w:rsidRPr="00E07B90">
          <w:t>A-10.2.3.</w:t>
        </w:r>
        <w:proofErr w:type="gramStart"/>
        <w:r w:rsidRPr="00E07B90">
          <w:t>2.(</w:t>
        </w:r>
        <w:proofErr w:type="gramEnd"/>
        <w:r w:rsidRPr="00E07B90">
          <w:t xml:space="preserve">2) </w:t>
        </w:r>
        <w:r>
          <w:t xml:space="preserve">  </w:t>
        </w:r>
        <w:r w:rsidRPr="00E07B90">
          <w:t xml:space="preserve">Thermal Energy Demand Intensity (TEDI). TEDI does not include receptacle loads and energy use from unusual uses such as spas and computer server rooms. </w:t>
        </w:r>
      </w:ins>
    </w:p>
    <w:p w14:paraId="713DBFF4" w14:textId="77777777" w:rsidR="00B37613" w:rsidRDefault="00B37613" w:rsidP="00B37613">
      <w:pPr>
        <w:pStyle w:val="08appnote"/>
        <w:rPr>
          <w:ins w:id="1068" w:author="Dang, Tommy HOUS:EX" w:date="2023-09-01T16:50:00Z"/>
        </w:rPr>
      </w:pPr>
      <w:ins w:id="1069" w:author="Dang, Tommy HOUS:EX" w:date="2023-09-01T16:50:00Z">
        <w:r w:rsidRPr="00E07B90">
          <w:t>A-10.2.3.</w:t>
        </w:r>
        <w:proofErr w:type="gramStart"/>
        <w:r w:rsidRPr="00E07B90">
          <w:t>3.(</w:t>
        </w:r>
        <w:proofErr w:type="gramEnd"/>
        <w:r w:rsidRPr="00E07B90">
          <w:t xml:space="preserve">2) </w:t>
        </w:r>
        <w:r>
          <w:t xml:space="preserve">  </w:t>
        </w:r>
        <w:r w:rsidRPr="00E07B90">
          <w:t>Energy Model Calculations for Step 1. Although the total energy use intensity and thermal energy demand intensity are not required for NECB conformance, they must still be calculated in conformance with Article 10.3.1.4. and reported in accordance with Subsection 2.2.9. of Division C.</w:t>
        </w:r>
      </w:ins>
    </w:p>
    <w:p w14:paraId="68F9E947" w14:textId="77777777" w:rsidR="00B37613" w:rsidRDefault="00B37613" w:rsidP="00B37613">
      <w:pPr>
        <w:pStyle w:val="08appnote"/>
        <w:rPr>
          <w:ins w:id="1070" w:author="Dang, Tommy HOUS:EX" w:date="2023-09-01T16:50:00Z"/>
        </w:rPr>
      </w:pPr>
      <w:ins w:id="1071" w:author="Dang, Tommy HOUS:EX" w:date="2023-09-01T16:50:00Z">
        <w:r w:rsidRPr="00E07B90">
          <w:t>A-10.2.3.</w:t>
        </w:r>
        <w:r>
          <w:t>4</w:t>
        </w:r>
        <w:r w:rsidRPr="00E07B90">
          <w:t xml:space="preserve">. </w:t>
        </w:r>
        <w:r>
          <w:t xml:space="preserve">  </w:t>
        </w:r>
        <w:r w:rsidRPr="00E07B90">
          <w:t>Energy</w:t>
        </w:r>
        <w:r>
          <w:t xml:space="preserve"> Modelling</w:t>
        </w:r>
      </w:ins>
    </w:p>
    <w:p w14:paraId="56772986" w14:textId="77777777" w:rsidR="00B37613" w:rsidRPr="004D77A9" w:rsidRDefault="00B37613" w:rsidP="00B37613">
      <w:pPr>
        <w:pStyle w:val="08appnote"/>
        <w:rPr>
          <w:ins w:id="1072" w:author="Dang, Tommy HOUS:EX" w:date="2023-09-01T16:50:00Z"/>
          <w:rStyle w:val="b1"/>
        </w:rPr>
      </w:pPr>
      <w:ins w:id="1073" w:author="Dang, Tommy HOUS:EX" w:date="2023-09-01T16:50:00Z">
        <w:r w:rsidRPr="004D77A9">
          <w:rPr>
            <w:rStyle w:val="b1"/>
          </w:rPr>
          <w:t xml:space="preserve">Energy Model Calculations for Steps 2 to 4 </w:t>
        </w:r>
      </w:ins>
    </w:p>
    <w:p w14:paraId="3480E6A0" w14:textId="77777777" w:rsidR="00B37613" w:rsidRDefault="00B37613" w:rsidP="00B37613">
      <w:pPr>
        <w:pStyle w:val="08appnote"/>
        <w:rPr>
          <w:ins w:id="1074" w:author="Dang, Tommy HOUS:EX" w:date="2023-09-01T16:50:00Z"/>
        </w:rPr>
      </w:pPr>
      <w:ins w:id="1075" w:author="Dang, Tommy HOUS:EX" w:date="2023-09-01T16:50:00Z">
        <w:r w:rsidRPr="004D77A9">
          <w:t xml:space="preserve">Notwithstanding the requirements of Part 8 of the NECB, a reference building and building energy target are not required for compliance with the requirements of Steps 2 to 4 in Article 10.2.3.3. The performance requirements of Tables 10.2.3.3.-A. to 10.2.3.3.-J. are used to determine compliance. </w:t>
        </w:r>
      </w:ins>
    </w:p>
    <w:p w14:paraId="501C6602" w14:textId="77777777" w:rsidR="00B37613" w:rsidRPr="004D77A9" w:rsidRDefault="00B37613" w:rsidP="00B37613">
      <w:pPr>
        <w:pStyle w:val="08appnote"/>
        <w:rPr>
          <w:ins w:id="1076" w:author="Dang, Tommy HOUS:EX" w:date="2023-09-01T16:50:00Z"/>
          <w:b/>
          <w:bCs/>
        </w:rPr>
      </w:pPr>
      <w:ins w:id="1077" w:author="Dang, Tommy HOUS:EX" w:date="2023-09-01T16:50:00Z">
        <w:r w:rsidRPr="004D77A9">
          <w:rPr>
            <w:b/>
            <w:bCs/>
          </w:rPr>
          <w:t xml:space="preserve">Air Leakage Rate in Energy Model Calculations </w:t>
        </w:r>
      </w:ins>
    </w:p>
    <w:p w14:paraId="6C824B6B" w14:textId="77777777" w:rsidR="00B37613" w:rsidRDefault="00B37613" w:rsidP="00B37613">
      <w:pPr>
        <w:pStyle w:val="08appnote"/>
        <w:rPr>
          <w:ins w:id="1078" w:author="Dang, Tommy HOUS:EX" w:date="2023-09-01T16:50:00Z"/>
        </w:rPr>
      </w:pPr>
      <w:ins w:id="1079" w:author="Dang, Tommy HOUS:EX" w:date="2023-09-01T16:50:00Z">
        <w:r w:rsidRPr="004D77A9">
          <w:t xml:space="preserve">The requirement to account for the air leakage rate as tested in all energy model calculations supersedes the NECB air leakage rate requirements. For buildings that must conform to the requirements of any of Steps 2 to 4, higher than expected air leakage may require the building design to be altered and the energy model calculations to be repeated. Alternatively, the air leakage rate could be retested after making alterations to the air barrier system to attain the desired air leakage rate. </w:t>
        </w:r>
      </w:ins>
    </w:p>
    <w:p w14:paraId="5D9428E7" w14:textId="77777777" w:rsidR="00B37613" w:rsidRPr="00063F04" w:rsidRDefault="00B37613" w:rsidP="00B37613">
      <w:pPr>
        <w:pStyle w:val="08appnote"/>
        <w:rPr>
          <w:ins w:id="1080" w:author="Dang, Tommy HOUS:EX" w:date="2023-09-01T16:50:00Z"/>
          <w:b/>
          <w:bCs/>
        </w:rPr>
      </w:pPr>
      <w:ins w:id="1081" w:author="Dang, Tommy HOUS:EX" w:date="2023-09-01T16:50:00Z">
        <w:r w:rsidRPr="00063F04">
          <w:rPr>
            <w:b/>
            <w:bCs/>
          </w:rPr>
          <w:t xml:space="preserve">Air Leakage Rate </w:t>
        </w:r>
      </w:ins>
    </w:p>
    <w:p w14:paraId="17F20874" w14:textId="77777777" w:rsidR="00B37613" w:rsidRPr="00E07B90" w:rsidRDefault="00B37613" w:rsidP="00B37613">
      <w:pPr>
        <w:pStyle w:val="08appnote"/>
        <w:rPr>
          <w:ins w:id="1082" w:author="Dang, Tommy HOUS:EX" w:date="2023-09-01T16:50:00Z"/>
        </w:rPr>
      </w:pPr>
      <w:ins w:id="1083" w:author="Dang, Tommy HOUS:EX" w:date="2023-09-01T16:50:00Z">
        <w:r w:rsidRPr="004D77A9">
          <w:t>Section 2.4. of the City of Vancouver’s Energy Modelling Guidelines provides guidance on determining infiltration/air leakage rates for buildings conforming with Section 10.2.3. at the design stage.</w:t>
        </w:r>
      </w:ins>
    </w:p>
    <w:p w14:paraId="3B3AF826" w14:textId="77777777" w:rsidR="00B37613" w:rsidRPr="00231CBE" w:rsidRDefault="00B37613" w:rsidP="00B37613">
      <w:pPr>
        <w:pStyle w:val="08appnote"/>
        <w:rPr>
          <w:ins w:id="1084" w:author="Dang, Tommy HOUS:EX" w:date="2023-09-01T16:50:00Z"/>
        </w:rPr>
      </w:pPr>
      <w:ins w:id="1085" w:author="Dang, Tommy HOUS:EX" w:date="2023-09-01T16:50:00Z">
        <w:r w:rsidRPr="00063F04">
          <w:t>A-10.2.3.</w:t>
        </w:r>
        <w:proofErr w:type="gramStart"/>
        <w:r w:rsidRPr="00063F04">
          <w:t>5.(</w:t>
        </w:r>
        <w:proofErr w:type="gramEnd"/>
        <w:r w:rsidRPr="00063F04">
          <w:t xml:space="preserve">1) </w:t>
        </w:r>
        <w:r>
          <w:t xml:space="preserve">  </w:t>
        </w:r>
        <w:r w:rsidRPr="00063F04">
          <w:t>Building Airtightness Testing Requirements. The intent of this testing is to quantify the airtightness level of the air barrier system, not airtightness of the building at in-service operating conditions.</w:t>
        </w:r>
      </w:ins>
    </w:p>
    <w:p w14:paraId="675AB6ED" w14:textId="6D822E16" w:rsidR="00B25FB6" w:rsidRPr="00B37613" w:rsidRDefault="00B25FB6" w:rsidP="00B37613"/>
    <w:sectPr w:rsidR="00B25FB6" w:rsidRPr="00B37613" w:rsidSect="00673CF0">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17E1D1" w14:textId="77777777" w:rsidR="008300D0" w:rsidRDefault="008300D0" w:rsidP="006179FF">
      <w:r>
        <w:separator/>
      </w:r>
    </w:p>
    <w:p w14:paraId="2C3EDB47" w14:textId="77777777" w:rsidR="008300D0" w:rsidRDefault="008300D0"/>
  </w:endnote>
  <w:endnote w:type="continuationSeparator" w:id="0">
    <w:p w14:paraId="79CB8E71" w14:textId="77777777" w:rsidR="008300D0" w:rsidRDefault="008300D0" w:rsidP="006179FF">
      <w:r>
        <w:continuationSeparator/>
      </w:r>
    </w:p>
    <w:p w14:paraId="112482F0" w14:textId="77777777" w:rsidR="008300D0" w:rsidRDefault="008300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w:altName w:val="Book Antiqua"/>
    <w:panose1 w:val="00000000000000000000"/>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auto"/>
    <w:pitch w:val="variable"/>
    <w:sig w:usb0="E00002FF" w:usb1="5000785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C Sans">
    <w:panose1 w:val="00000000000000000000"/>
    <w:charset w:val="00"/>
    <w:family w:val="auto"/>
    <w:pitch w:val="variable"/>
    <w:sig w:usb0="E00002FF" w:usb1="4000001B" w:usb2="08002021" w:usb3="00000000" w:csb0="0000019F" w:csb1="00000000"/>
  </w:font>
  <w:font w:name="Calibri">
    <w:panose1 w:val="020F0502020204030204"/>
    <w:charset w:val="00"/>
    <w:family w:val="swiss"/>
    <w:pitch w:val="variable"/>
    <w:sig w:usb0="E4002EFF" w:usb1="C000247B" w:usb2="00000009" w:usb3="00000000" w:csb0="000001FF" w:csb1="00000000"/>
  </w:font>
  <w:font w:name="HelveticaLTPro-Black">
    <w:altName w:val="Yu Gothic"/>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6A2E4" w14:textId="77777777" w:rsidR="00C61FD8" w:rsidRDefault="00C61FD8">
    <w:pPr>
      <w:pStyle w:val="Footer"/>
    </w:pPr>
  </w:p>
  <w:p w14:paraId="57C3B468" w14:textId="77777777" w:rsidR="00C61FD8" w:rsidRDefault="00C61FD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4729493"/>
      <w:docPartObj>
        <w:docPartGallery w:val="Page Numbers (Bottom of Page)"/>
        <w:docPartUnique/>
      </w:docPartObj>
    </w:sdtPr>
    <w:sdtEndPr/>
    <w:sdtContent>
      <w:p w14:paraId="5F7655CD" w14:textId="77777777" w:rsidR="00C61FD8" w:rsidRDefault="00C61FD8">
        <w:pPr>
          <w:pStyle w:val="Footer"/>
          <w:jc w:val="right"/>
        </w:pPr>
        <w:r>
          <w:rPr>
            <w:noProof/>
          </w:rPr>
          <w:fldChar w:fldCharType="begin"/>
        </w:r>
        <w:r>
          <w:rPr>
            <w:noProof/>
          </w:rPr>
          <w:instrText xml:space="preserve"> PAGE   \* MERGEFORMAT </w:instrText>
        </w:r>
        <w:r>
          <w:rPr>
            <w:noProof/>
          </w:rPr>
          <w:fldChar w:fldCharType="separate"/>
        </w:r>
        <w:r w:rsidR="00CE372F">
          <w:rPr>
            <w:noProof/>
          </w:rPr>
          <w:t>1</w:t>
        </w:r>
        <w:r>
          <w:rPr>
            <w:noProof/>
          </w:rPr>
          <w:fldChar w:fldCharType="end"/>
        </w:r>
      </w:p>
    </w:sdtContent>
  </w:sdt>
  <w:p w14:paraId="59C67A94" w14:textId="77777777" w:rsidR="00C61FD8" w:rsidRDefault="00C61FD8">
    <w:pPr>
      <w:pStyle w:val="Footer"/>
    </w:pPr>
  </w:p>
  <w:p w14:paraId="2E596931" w14:textId="77777777" w:rsidR="00C61FD8" w:rsidRDefault="00C61F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2CFFE" w14:textId="77777777" w:rsidR="00C61FD8" w:rsidRDefault="00C61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0C1644" w14:textId="77777777" w:rsidR="008300D0" w:rsidRDefault="008300D0" w:rsidP="006179FF">
      <w:r>
        <w:separator/>
      </w:r>
    </w:p>
    <w:p w14:paraId="1BBF2E15" w14:textId="77777777" w:rsidR="008300D0" w:rsidRDefault="008300D0"/>
  </w:footnote>
  <w:footnote w:type="continuationSeparator" w:id="0">
    <w:p w14:paraId="0EA31C3C" w14:textId="77777777" w:rsidR="008300D0" w:rsidRDefault="008300D0" w:rsidP="006179FF">
      <w:r>
        <w:continuationSeparator/>
      </w:r>
    </w:p>
    <w:p w14:paraId="227EF3E7" w14:textId="77777777" w:rsidR="008300D0" w:rsidRDefault="008300D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FAF78" w14:textId="77777777" w:rsidR="00C61FD8" w:rsidRDefault="00C61FD8">
    <w:pPr>
      <w:pStyle w:val="Header"/>
    </w:pPr>
  </w:p>
  <w:p w14:paraId="5B0B4DE8" w14:textId="77777777" w:rsidR="00C61FD8" w:rsidRDefault="00C61FD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611BB" w14:textId="77777777" w:rsidR="00C61FD8" w:rsidRDefault="00C61FD8">
    <w:pPr>
      <w:pStyle w:val="Header"/>
    </w:pPr>
  </w:p>
  <w:p w14:paraId="3EF315FD" w14:textId="77777777" w:rsidR="00C61FD8" w:rsidRDefault="00C61FD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E5FD5" w14:textId="77777777" w:rsidR="00C61FD8" w:rsidRDefault="00C61F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24D8E"/>
    <w:multiLevelType w:val="hybridMultilevel"/>
    <w:tmpl w:val="EDF2F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4B2829"/>
    <w:multiLevelType w:val="hybridMultilevel"/>
    <w:tmpl w:val="FDDA463E"/>
    <w:lvl w:ilvl="0" w:tplc="DFDECB76">
      <w:start w:val="1"/>
      <w:numFmt w:val="lowerLetter"/>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FF28A9"/>
    <w:multiLevelType w:val="hybridMultilevel"/>
    <w:tmpl w:val="40A8CD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B35881"/>
    <w:multiLevelType w:val="hybridMultilevel"/>
    <w:tmpl w:val="33D262EC"/>
    <w:lvl w:ilvl="0" w:tplc="F5369E10">
      <w:start w:val="18"/>
      <w:numFmt w:val="bullet"/>
      <w:lvlText w:val="•"/>
      <w:lvlJc w:val="left"/>
      <w:pPr>
        <w:ind w:left="720" w:hanging="360"/>
      </w:pPr>
      <w:rPr>
        <w:rFonts w:ascii="Palatino" w:eastAsia="Times New Roman" w:hAnsi="Palatin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5621FB"/>
    <w:multiLevelType w:val="hybridMultilevel"/>
    <w:tmpl w:val="B082F2D4"/>
    <w:lvl w:ilvl="0" w:tplc="F5369E10">
      <w:start w:val="18"/>
      <w:numFmt w:val="bullet"/>
      <w:lvlText w:val="•"/>
      <w:lvlJc w:val="left"/>
      <w:pPr>
        <w:ind w:left="720" w:hanging="360"/>
      </w:pPr>
      <w:rPr>
        <w:rFonts w:ascii="Palatino" w:eastAsia="Times New Roman" w:hAnsi="Palatin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B3014B"/>
    <w:multiLevelType w:val="hybridMultilevel"/>
    <w:tmpl w:val="6DA0F7C8"/>
    <w:lvl w:ilvl="0" w:tplc="F5369E10">
      <w:start w:val="18"/>
      <w:numFmt w:val="bullet"/>
      <w:lvlText w:val="•"/>
      <w:lvlJc w:val="left"/>
      <w:pPr>
        <w:ind w:left="720" w:hanging="360"/>
      </w:pPr>
      <w:rPr>
        <w:rFonts w:ascii="Palatino" w:eastAsia="Times New Roman" w:hAnsi="Palatin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730244"/>
    <w:multiLevelType w:val="hybridMultilevel"/>
    <w:tmpl w:val="D0642C10"/>
    <w:lvl w:ilvl="0" w:tplc="436A8BD4">
      <w:start w:val="1"/>
      <w:numFmt w:val="decimal"/>
      <w:lvlText w:val="(%1)"/>
      <w:lvlJc w:val="left"/>
      <w:pPr>
        <w:ind w:left="720" w:hanging="360"/>
      </w:pPr>
      <w:rPr>
        <w:rFonts w:hint="default"/>
        <w:sz w:val="1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711756489">
    <w:abstractNumId w:val="0"/>
  </w:num>
  <w:num w:numId="2" w16cid:durableId="63382796">
    <w:abstractNumId w:val="5"/>
  </w:num>
  <w:num w:numId="3" w16cid:durableId="19477580">
    <w:abstractNumId w:val="3"/>
  </w:num>
  <w:num w:numId="4" w16cid:durableId="1441491740">
    <w:abstractNumId w:val="4"/>
  </w:num>
  <w:num w:numId="5" w16cid:durableId="1558589838">
    <w:abstractNumId w:val="2"/>
  </w:num>
  <w:num w:numId="6" w16cid:durableId="876697975">
    <w:abstractNumId w:val="1"/>
  </w:num>
  <w:num w:numId="7" w16cid:durableId="104772519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g, Tommy HOUS:EX">
    <w15:presenceInfo w15:providerId="AD" w15:userId="S::Tommy.Dang@gov.bc.ca::69d8ff01-ee80-4fa7-bde0-c74fa6d291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FCF"/>
    <w:rsid w:val="00000613"/>
    <w:rsid w:val="0000167A"/>
    <w:rsid w:val="000021DC"/>
    <w:rsid w:val="00004D8E"/>
    <w:rsid w:val="0000760E"/>
    <w:rsid w:val="0001593D"/>
    <w:rsid w:val="000160EB"/>
    <w:rsid w:val="00020303"/>
    <w:rsid w:val="000313A1"/>
    <w:rsid w:val="00035AA9"/>
    <w:rsid w:val="000369AC"/>
    <w:rsid w:val="00041967"/>
    <w:rsid w:val="00060DAF"/>
    <w:rsid w:val="00063F04"/>
    <w:rsid w:val="00070214"/>
    <w:rsid w:val="00070BED"/>
    <w:rsid w:val="00073C1B"/>
    <w:rsid w:val="00075D4A"/>
    <w:rsid w:val="00076CAF"/>
    <w:rsid w:val="000A2B4E"/>
    <w:rsid w:val="000C4620"/>
    <w:rsid w:val="000C695F"/>
    <w:rsid w:val="000D2E51"/>
    <w:rsid w:val="000D31D4"/>
    <w:rsid w:val="000E288F"/>
    <w:rsid w:val="000E37CF"/>
    <w:rsid w:val="000E65B6"/>
    <w:rsid w:val="000E6863"/>
    <w:rsid w:val="000F0094"/>
    <w:rsid w:val="000F62BF"/>
    <w:rsid w:val="00115817"/>
    <w:rsid w:val="00120290"/>
    <w:rsid w:val="00120AD2"/>
    <w:rsid w:val="00121228"/>
    <w:rsid w:val="00125EE5"/>
    <w:rsid w:val="001308B2"/>
    <w:rsid w:val="00131AC6"/>
    <w:rsid w:val="0013516C"/>
    <w:rsid w:val="00144360"/>
    <w:rsid w:val="0015137C"/>
    <w:rsid w:val="00156595"/>
    <w:rsid w:val="001572F6"/>
    <w:rsid w:val="001606E7"/>
    <w:rsid w:val="00162DC1"/>
    <w:rsid w:val="0018111B"/>
    <w:rsid w:val="001917FE"/>
    <w:rsid w:val="001943A7"/>
    <w:rsid w:val="001A11BD"/>
    <w:rsid w:val="001A4B38"/>
    <w:rsid w:val="001C71E4"/>
    <w:rsid w:val="001F5720"/>
    <w:rsid w:val="00231CBE"/>
    <w:rsid w:val="00236495"/>
    <w:rsid w:val="00243945"/>
    <w:rsid w:val="00251387"/>
    <w:rsid w:val="0025705C"/>
    <w:rsid w:val="002602F2"/>
    <w:rsid w:val="00273A44"/>
    <w:rsid w:val="00276F18"/>
    <w:rsid w:val="00276F34"/>
    <w:rsid w:val="002776D1"/>
    <w:rsid w:val="00285C0F"/>
    <w:rsid w:val="00292FCF"/>
    <w:rsid w:val="00294B46"/>
    <w:rsid w:val="002A03C7"/>
    <w:rsid w:val="002A3BAB"/>
    <w:rsid w:val="002A4795"/>
    <w:rsid w:val="002E23FC"/>
    <w:rsid w:val="002F21D1"/>
    <w:rsid w:val="00302BD8"/>
    <w:rsid w:val="00305C22"/>
    <w:rsid w:val="00305F64"/>
    <w:rsid w:val="0032031D"/>
    <w:rsid w:val="00323882"/>
    <w:rsid w:val="00327D4A"/>
    <w:rsid w:val="00331763"/>
    <w:rsid w:val="00332A9F"/>
    <w:rsid w:val="00341ADD"/>
    <w:rsid w:val="0034373C"/>
    <w:rsid w:val="0035401E"/>
    <w:rsid w:val="0036072D"/>
    <w:rsid w:val="003776F1"/>
    <w:rsid w:val="0038265D"/>
    <w:rsid w:val="0038429B"/>
    <w:rsid w:val="0038537F"/>
    <w:rsid w:val="0038554F"/>
    <w:rsid w:val="00390CEB"/>
    <w:rsid w:val="00390E49"/>
    <w:rsid w:val="00393E34"/>
    <w:rsid w:val="00397D0E"/>
    <w:rsid w:val="003A6C33"/>
    <w:rsid w:val="003B09DB"/>
    <w:rsid w:val="003C196C"/>
    <w:rsid w:val="003C5060"/>
    <w:rsid w:val="003C6E17"/>
    <w:rsid w:val="003F132A"/>
    <w:rsid w:val="003F62F7"/>
    <w:rsid w:val="0040561E"/>
    <w:rsid w:val="00414061"/>
    <w:rsid w:val="00417D7D"/>
    <w:rsid w:val="00424ADD"/>
    <w:rsid w:val="00427E85"/>
    <w:rsid w:val="0043085B"/>
    <w:rsid w:val="004349AC"/>
    <w:rsid w:val="00434A9F"/>
    <w:rsid w:val="00451AAC"/>
    <w:rsid w:val="00494FCF"/>
    <w:rsid w:val="00496368"/>
    <w:rsid w:val="004C4159"/>
    <w:rsid w:val="004D28A2"/>
    <w:rsid w:val="004D4761"/>
    <w:rsid w:val="004D6327"/>
    <w:rsid w:val="004D6A8E"/>
    <w:rsid w:val="004D77A9"/>
    <w:rsid w:val="004F613F"/>
    <w:rsid w:val="005073ED"/>
    <w:rsid w:val="00521A9D"/>
    <w:rsid w:val="00523CAD"/>
    <w:rsid w:val="0052467F"/>
    <w:rsid w:val="00525B93"/>
    <w:rsid w:val="00530916"/>
    <w:rsid w:val="00533784"/>
    <w:rsid w:val="005418E7"/>
    <w:rsid w:val="00542A65"/>
    <w:rsid w:val="00552C8F"/>
    <w:rsid w:val="00556D73"/>
    <w:rsid w:val="0056334F"/>
    <w:rsid w:val="00564BFC"/>
    <w:rsid w:val="00565D4E"/>
    <w:rsid w:val="005672C1"/>
    <w:rsid w:val="00574600"/>
    <w:rsid w:val="00585A45"/>
    <w:rsid w:val="005B0970"/>
    <w:rsid w:val="005C2D66"/>
    <w:rsid w:val="005D12E7"/>
    <w:rsid w:val="005D7D64"/>
    <w:rsid w:val="005E7C9F"/>
    <w:rsid w:val="005F2338"/>
    <w:rsid w:val="005F2F3F"/>
    <w:rsid w:val="005F61FE"/>
    <w:rsid w:val="0060232A"/>
    <w:rsid w:val="006179FF"/>
    <w:rsid w:val="00640AB0"/>
    <w:rsid w:val="00640C73"/>
    <w:rsid w:val="00643526"/>
    <w:rsid w:val="006603C1"/>
    <w:rsid w:val="006620C4"/>
    <w:rsid w:val="0067046A"/>
    <w:rsid w:val="006704BA"/>
    <w:rsid w:val="0067186A"/>
    <w:rsid w:val="00673CF0"/>
    <w:rsid w:val="00683489"/>
    <w:rsid w:val="00685065"/>
    <w:rsid w:val="0068541B"/>
    <w:rsid w:val="006862E9"/>
    <w:rsid w:val="00686DDB"/>
    <w:rsid w:val="00696A87"/>
    <w:rsid w:val="006A7376"/>
    <w:rsid w:val="006C4A9E"/>
    <w:rsid w:val="006D0038"/>
    <w:rsid w:val="006E1B90"/>
    <w:rsid w:val="006E2477"/>
    <w:rsid w:val="006E2CC5"/>
    <w:rsid w:val="006F4F38"/>
    <w:rsid w:val="00701FD7"/>
    <w:rsid w:val="00710D3C"/>
    <w:rsid w:val="007225E8"/>
    <w:rsid w:val="0072706C"/>
    <w:rsid w:val="007304DE"/>
    <w:rsid w:val="007340DC"/>
    <w:rsid w:val="00746FD0"/>
    <w:rsid w:val="007513D8"/>
    <w:rsid w:val="007540E4"/>
    <w:rsid w:val="007737B1"/>
    <w:rsid w:val="00776CBC"/>
    <w:rsid w:val="00776E14"/>
    <w:rsid w:val="00785513"/>
    <w:rsid w:val="00795127"/>
    <w:rsid w:val="007C3FD0"/>
    <w:rsid w:val="007C428E"/>
    <w:rsid w:val="007E65A6"/>
    <w:rsid w:val="007F4FED"/>
    <w:rsid w:val="008013B3"/>
    <w:rsid w:val="00801F14"/>
    <w:rsid w:val="00804ECE"/>
    <w:rsid w:val="00810BEB"/>
    <w:rsid w:val="008119E8"/>
    <w:rsid w:val="0082536A"/>
    <w:rsid w:val="0082611F"/>
    <w:rsid w:val="008300D0"/>
    <w:rsid w:val="008357D7"/>
    <w:rsid w:val="008451ED"/>
    <w:rsid w:val="00845755"/>
    <w:rsid w:val="008524FD"/>
    <w:rsid w:val="008542F5"/>
    <w:rsid w:val="0085446E"/>
    <w:rsid w:val="00855D65"/>
    <w:rsid w:val="00857E05"/>
    <w:rsid w:val="00872C87"/>
    <w:rsid w:val="00880EE6"/>
    <w:rsid w:val="00886FB8"/>
    <w:rsid w:val="008A17D1"/>
    <w:rsid w:val="008C1784"/>
    <w:rsid w:val="008D4D94"/>
    <w:rsid w:val="008D6B40"/>
    <w:rsid w:val="0090250A"/>
    <w:rsid w:val="00912E88"/>
    <w:rsid w:val="0091769E"/>
    <w:rsid w:val="009211C4"/>
    <w:rsid w:val="00941EBF"/>
    <w:rsid w:val="009455DA"/>
    <w:rsid w:val="00945B91"/>
    <w:rsid w:val="00947560"/>
    <w:rsid w:val="009507DF"/>
    <w:rsid w:val="0095454F"/>
    <w:rsid w:val="00956DB7"/>
    <w:rsid w:val="009601EB"/>
    <w:rsid w:val="00984147"/>
    <w:rsid w:val="00997145"/>
    <w:rsid w:val="009971CD"/>
    <w:rsid w:val="009A788D"/>
    <w:rsid w:val="009B630C"/>
    <w:rsid w:val="009C426F"/>
    <w:rsid w:val="009D4D49"/>
    <w:rsid w:val="009E40B7"/>
    <w:rsid w:val="009E7F1F"/>
    <w:rsid w:val="009F78BF"/>
    <w:rsid w:val="009F7F54"/>
    <w:rsid w:val="00A02309"/>
    <w:rsid w:val="00A030EA"/>
    <w:rsid w:val="00A15CAC"/>
    <w:rsid w:val="00A228C7"/>
    <w:rsid w:val="00A31F91"/>
    <w:rsid w:val="00A34560"/>
    <w:rsid w:val="00A4048B"/>
    <w:rsid w:val="00A455DA"/>
    <w:rsid w:val="00A45EA0"/>
    <w:rsid w:val="00A50BE3"/>
    <w:rsid w:val="00A5748F"/>
    <w:rsid w:val="00A613F8"/>
    <w:rsid w:val="00A65917"/>
    <w:rsid w:val="00A72B11"/>
    <w:rsid w:val="00A7525F"/>
    <w:rsid w:val="00A76455"/>
    <w:rsid w:val="00A82129"/>
    <w:rsid w:val="00AA43B3"/>
    <w:rsid w:val="00AC10E8"/>
    <w:rsid w:val="00AC27B4"/>
    <w:rsid w:val="00AD2E2C"/>
    <w:rsid w:val="00AE0989"/>
    <w:rsid w:val="00AE4D50"/>
    <w:rsid w:val="00AE6779"/>
    <w:rsid w:val="00AE683E"/>
    <w:rsid w:val="00AF5776"/>
    <w:rsid w:val="00B02FBD"/>
    <w:rsid w:val="00B064DC"/>
    <w:rsid w:val="00B25FB6"/>
    <w:rsid w:val="00B26DD2"/>
    <w:rsid w:val="00B33E7C"/>
    <w:rsid w:val="00B37613"/>
    <w:rsid w:val="00B377D6"/>
    <w:rsid w:val="00B41451"/>
    <w:rsid w:val="00B479D8"/>
    <w:rsid w:val="00B522BB"/>
    <w:rsid w:val="00B56106"/>
    <w:rsid w:val="00B56DB7"/>
    <w:rsid w:val="00B57F1B"/>
    <w:rsid w:val="00B62843"/>
    <w:rsid w:val="00B91FBD"/>
    <w:rsid w:val="00BA1C4F"/>
    <w:rsid w:val="00BA1D90"/>
    <w:rsid w:val="00BB1632"/>
    <w:rsid w:val="00BE3827"/>
    <w:rsid w:val="00BF09AB"/>
    <w:rsid w:val="00BF32E5"/>
    <w:rsid w:val="00BF4A00"/>
    <w:rsid w:val="00C026D2"/>
    <w:rsid w:val="00C039FC"/>
    <w:rsid w:val="00C1354E"/>
    <w:rsid w:val="00C16C91"/>
    <w:rsid w:val="00C23E5F"/>
    <w:rsid w:val="00C26C58"/>
    <w:rsid w:val="00C27EF6"/>
    <w:rsid w:val="00C33658"/>
    <w:rsid w:val="00C40881"/>
    <w:rsid w:val="00C455B5"/>
    <w:rsid w:val="00C471A7"/>
    <w:rsid w:val="00C4764D"/>
    <w:rsid w:val="00C555B5"/>
    <w:rsid w:val="00C55C4A"/>
    <w:rsid w:val="00C56075"/>
    <w:rsid w:val="00C57C5F"/>
    <w:rsid w:val="00C61FD8"/>
    <w:rsid w:val="00C65FB6"/>
    <w:rsid w:val="00C67CED"/>
    <w:rsid w:val="00C733AD"/>
    <w:rsid w:val="00C74C71"/>
    <w:rsid w:val="00C77770"/>
    <w:rsid w:val="00C91C70"/>
    <w:rsid w:val="00C91EBC"/>
    <w:rsid w:val="00C97A2F"/>
    <w:rsid w:val="00CA713B"/>
    <w:rsid w:val="00CB2342"/>
    <w:rsid w:val="00CC3FD1"/>
    <w:rsid w:val="00CC7513"/>
    <w:rsid w:val="00CD141C"/>
    <w:rsid w:val="00CD5D34"/>
    <w:rsid w:val="00CE372F"/>
    <w:rsid w:val="00CE3AD4"/>
    <w:rsid w:val="00CE4FA0"/>
    <w:rsid w:val="00CE676F"/>
    <w:rsid w:val="00CF2988"/>
    <w:rsid w:val="00CF3D15"/>
    <w:rsid w:val="00CF44CA"/>
    <w:rsid w:val="00CF75FA"/>
    <w:rsid w:val="00D06AD9"/>
    <w:rsid w:val="00D10B6A"/>
    <w:rsid w:val="00D1105E"/>
    <w:rsid w:val="00D204D2"/>
    <w:rsid w:val="00D35C4E"/>
    <w:rsid w:val="00D40C65"/>
    <w:rsid w:val="00D477C9"/>
    <w:rsid w:val="00D5382D"/>
    <w:rsid w:val="00D543A8"/>
    <w:rsid w:val="00D5733D"/>
    <w:rsid w:val="00D66BB3"/>
    <w:rsid w:val="00D6727B"/>
    <w:rsid w:val="00D87EFF"/>
    <w:rsid w:val="00D92837"/>
    <w:rsid w:val="00DA0CBA"/>
    <w:rsid w:val="00DA5DA5"/>
    <w:rsid w:val="00DB2E4F"/>
    <w:rsid w:val="00DB6058"/>
    <w:rsid w:val="00DD3AE8"/>
    <w:rsid w:val="00DE49FB"/>
    <w:rsid w:val="00DE6683"/>
    <w:rsid w:val="00DE76E2"/>
    <w:rsid w:val="00E0279B"/>
    <w:rsid w:val="00E07B90"/>
    <w:rsid w:val="00E12787"/>
    <w:rsid w:val="00E1341D"/>
    <w:rsid w:val="00E241A4"/>
    <w:rsid w:val="00E259F7"/>
    <w:rsid w:val="00E27578"/>
    <w:rsid w:val="00E34B91"/>
    <w:rsid w:val="00E3799B"/>
    <w:rsid w:val="00E41861"/>
    <w:rsid w:val="00E4416F"/>
    <w:rsid w:val="00E57CC3"/>
    <w:rsid w:val="00E7275E"/>
    <w:rsid w:val="00E81CEA"/>
    <w:rsid w:val="00E912A6"/>
    <w:rsid w:val="00E961FB"/>
    <w:rsid w:val="00EA3222"/>
    <w:rsid w:val="00EB67C7"/>
    <w:rsid w:val="00EB7246"/>
    <w:rsid w:val="00EC1109"/>
    <w:rsid w:val="00EC3367"/>
    <w:rsid w:val="00ED1608"/>
    <w:rsid w:val="00EE4EE7"/>
    <w:rsid w:val="00EF34A3"/>
    <w:rsid w:val="00EF3617"/>
    <w:rsid w:val="00F036AE"/>
    <w:rsid w:val="00F10D3C"/>
    <w:rsid w:val="00F22D1D"/>
    <w:rsid w:val="00F265FC"/>
    <w:rsid w:val="00F653B7"/>
    <w:rsid w:val="00F711E7"/>
    <w:rsid w:val="00F71AC9"/>
    <w:rsid w:val="00F76DCE"/>
    <w:rsid w:val="00F826E6"/>
    <w:rsid w:val="00FB0E95"/>
    <w:rsid w:val="00FB5F97"/>
    <w:rsid w:val="00FC4489"/>
    <w:rsid w:val="00FC6F8C"/>
    <w:rsid w:val="00FD1D6F"/>
    <w:rsid w:val="00FE7090"/>
    <w:rsid w:val="00FF7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377CBA"/>
  <w15:docId w15:val="{9C68D6E0-2873-4E0C-A34B-F79E657ED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36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Part">
    <w:name w:val="01_Part"/>
    <w:link w:val="01PartChar"/>
    <w:autoRedefine/>
    <w:rsid w:val="00B37613"/>
    <w:pPr>
      <w:tabs>
        <w:tab w:val="left" w:pos="342"/>
      </w:tabs>
      <w:spacing w:before="60"/>
    </w:pPr>
    <w:rPr>
      <w:rFonts w:ascii="Arial Black" w:hAnsi="Arial Black"/>
      <w:snapToGrid w:val="0"/>
      <w:sz w:val="44"/>
    </w:rPr>
  </w:style>
  <w:style w:type="paragraph" w:customStyle="1" w:styleId="02Section">
    <w:name w:val="02_Section"/>
    <w:basedOn w:val="01Part"/>
    <w:next w:val="03Subsection"/>
    <w:link w:val="02SectionChar"/>
    <w:autoRedefine/>
    <w:rsid w:val="0090250A"/>
    <w:rPr>
      <w:b/>
      <w:sz w:val="34"/>
    </w:rPr>
  </w:style>
  <w:style w:type="paragraph" w:customStyle="1" w:styleId="03Subsection">
    <w:name w:val="03_Subsection"/>
    <w:basedOn w:val="02Section"/>
    <w:next w:val="04Article"/>
    <w:link w:val="03SubsectionChar"/>
    <w:autoRedefine/>
    <w:rsid w:val="00231CBE"/>
    <w:rPr>
      <w:sz w:val="24"/>
    </w:rPr>
  </w:style>
  <w:style w:type="paragraph" w:customStyle="1" w:styleId="04Article">
    <w:name w:val="04_Article"/>
    <w:basedOn w:val="03Subsection"/>
    <w:next w:val="05Sentence"/>
    <w:link w:val="04ArticleChar"/>
    <w:rsid w:val="0090250A"/>
    <w:rPr>
      <w:sz w:val="20"/>
    </w:rPr>
  </w:style>
  <w:style w:type="paragraph" w:customStyle="1" w:styleId="05Sentence">
    <w:name w:val="05_Sentence"/>
    <w:link w:val="05SentenceChar"/>
    <w:rsid w:val="0090250A"/>
    <w:pPr>
      <w:tabs>
        <w:tab w:val="left" w:pos="852"/>
        <w:tab w:val="right" w:pos="4536"/>
      </w:tabs>
      <w:spacing w:before="120"/>
      <w:ind w:left="12" w:firstLine="360"/>
    </w:pPr>
    <w:rPr>
      <w:rFonts w:ascii="Palatino" w:hAnsi="Palatino"/>
      <w:snapToGrid w:val="0"/>
    </w:rPr>
  </w:style>
  <w:style w:type="character" w:styleId="Hyperlink">
    <w:name w:val="Hyperlink"/>
    <w:basedOn w:val="DefaultParagraphFont"/>
    <w:uiPriority w:val="99"/>
    <w:unhideWhenUsed/>
    <w:rsid w:val="007225E8"/>
    <w:rPr>
      <w:color w:val="0000FF"/>
      <w:u w:val="single"/>
    </w:rPr>
  </w:style>
  <w:style w:type="paragraph" w:customStyle="1" w:styleId="08appnote">
    <w:name w:val="08_appnote"/>
    <w:rsid w:val="00424ADD"/>
    <w:pPr>
      <w:spacing w:before="120"/>
    </w:pPr>
    <w:rPr>
      <w:rFonts w:ascii="Palatino" w:hAnsi="Palatino"/>
      <w:snapToGrid w:val="0"/>
    </w:rPr>
  </w:style>
  <w:style w:type="paragraph" w:customStyle="1" w:styleId="11FigTitle">
    <w:name w:val="11_Fig_Title"/>
    <w:basedOn w:val="Normal"/>
    <w:link w:val="11FigTitleChar"/>
    <w:rsid w:val="00D92837"/>
    <w:pPr>
      <w:tabs>
        <w:tab w:val="center" w:pos="5040"/>
        <w:tab w:val="right" w:pos="9600"/>
      </w:tabs>
      <w:ind w:left="120"/>
      <w:jc w:val="center"/>
    </w:pPr>
    <w:rPr>
      <w:rFonts w:ascii="Helvetica" w:hAnsi="Helvetica"/>
      <w:b/>
      <w:noProof/>
      <w:sz w:val="20"/>
      <w:szCs w:val="20"/>
    </w:rPr>
  </w:style>
  <w:style w:type="paragraph" w:customStyle="1" w:styleId="12TabHeadBody">
    <w:name w:val="12_Tab_Head&amp;Body"/>
    <w:basedOn w:val="Normal"/>
    <w:rsid w:val="00020303"/>
    <w:pPr>
      <w:tabs>
        <w:tab w:val="center" w:pos="5040"/>
        <w:tab w:val="right" w:pos="9600"/>
      </w:tabs>
      <w:ind w:left="120"/>
    </w:pPr>
    <w:rPr>
      <w:rFonts w:ascii="Arial Narrow" w:hAnsi="Arial Narrow"/>
      <w:noProof/>
      <w:sz w:val="18"/>
      <w:szCs w:val="20"/>
    </w:rPr>
  </w:style>
  <w:style w:type="character" w:styleId="FollowedHyperlink">
    <w:name w:val="FollowedHyperlink"/>
    <w:basedOn w:val="DefaultParagraphFont"/>
    <w:uiPriority w:val="99"/>
    <w:semiHidden/>
    <w:unhideWhenUsed/>
    <w:rsid w:val="007225E8"/>
    <w:rPr>
      <w:color w:val="800080"/>
      <w:u w:val="single"/>
    </w:rPr>
  </w:style>
  <w:style w:type="paragraph" w:customStyle="1" w:styleId="10Tabtitle">
    <w:name w:val="10_Tab_title"/>
    <w:basedOn w:val="11FigTitle"/>
    <w:link w:val="10TabtitleChar"/>
    <w:qFormat/>
    <w:rsid w:val="00C4764D"/>
    <w:pPr>
      <w:spacing w:before="60"/>
      <w:ind w:left="119"/>
    </w:pPr>
  </w:style>
  <w:style w:type="character" w:customStyle="1" w:styleId="11FigTitleChar">
    <w:name w:val="11_Fig_Title Char"/>
    <w:basedOn w:val="DefaultParagraphFont"/>
    <w:link w:val="11FigTitle"/>
    <w:rsid w:val="00D92837"/>
    <w:rPr>
      <w:rFonts w:ascii="Helvetica" w:hAnsi="Helvetica"/>
      <w:b/>
      <w:noProof/>
    </w:rPr>
  </w:style>
  <w:style w:type="character" w:customStyle="1" w:styleId="10TabtitleChar">
    <w:name w:val="10_Tab_title Char"/>
    <w:basedOn w:val="11FigTitleChar"/>
    <w:link w:val="10Tabtitle"/>
    <w:rsid w:val="00C4764D"/>
    <w:rPr>
      <w:rFonts w:ascii="Helvetica" w:hAnsi="Helvetica"/>
      <w:b/>
      <w:noProof/>
    </w:rPr>
  </w:style>
  <w:style w:type="paragraph" w:customStyle="1" w:styleId="12bTabnote">
    <w:name w:val="12b_Tab_note"/>
    <w:basedOn w:val="05Sentence"/>
    <w:link w:val="12bTabnoteChar"/>
    <w:qFormat/>
    <w:rsid w:val="00984147"/>
    <w:pPr>
      <w:spacing w:before="0"/>
      <w:ind w:hanging="12"/>
    </w:pPr>
    <w:rPr>
      <w:rFonts w:ascii="Arial" w:hAnsi="Arial" w:cs="Arial"/>
      <w:sz w:val="16"/>
      <w:szCs w:val="18"/>
    </w:rPr>
  </w:style>
  <w:style w:type="character" w:customStyle="1" w:styleId="05SentenceChar">
    <w:name w:val="05_Sentence Char"/>
    <w:basedOn w:val="DefaultParagraphFont"/>
    <w:link w:val="05Sentence"/>
    <w:rsid w:val="00EE4EE7"/>
    <w:rPr>
      <w:rFonts w:ascii="Palatino" w:hAnsi="Palatino"/>
      <w:snapToGrid w:val="0"/>
    </w:rPr>
  </w:style>
  <w:style w:type="paragraph" w:customStyle="1" w:styleId="13Appnotes">
    <w:name w:val="13_Appnotes"/>
    <w:basedOn w:val="05Sentence"/>
    <w:link w:val="13AppnotesChar"/>
    <w:qFormat/>
    <w:rsid w:val="003B09DB"/>
    <w:pPr>
      <w:ind w:firstLine="0"/>
    </w:pPr>
  </w:style>
  <w:style w:type="character" w:customStyle="1" w:styleId="12bTabnoteChar">
    <w:name w:val="12b_Tab_note Char"/>
    <w:basedOn w:val="05SentenceChar"/>
    <w:link w:val="12bTabnote"/>
    <w:rsid w:val="00984147"/>
    <w:rPr>
      <w:rFonts w:ascii="Arial" w:hAnsi="Arial" w:cs="Arial"/>
      <w:snapToGrid w:val="0"/>
      <w:sz w:val="16"/>
      <w:szCs w:val="18"/>
    </w:rPr>
  </w:style>
  <w:style w:type="paragraph" w:customStyle="1" w:styleId="13aAppnotenumttl">
    <w:name w:val="13a_Appnote_num_ttl"/>
    <w:basedOn w:val="13Appnotes"/>
    <w:link w:val="13aAppnotenumttlChar"/>
    <w:qFormat/>
    <w:rsid w:val="006E2477"/>
    <w:pPr>
      <w:ind w:hanging="12"/>
    </w:pPr>
    <w:rPr>
      <w:rFonts w:ascii="Arial Black" w:hAnsi="Arial Black"/>
    </w:rPr>
  </w:style>
  <w:style w:type="character" w:customStyle="1" w:styleId="13AppnotesChar">
    <w:name w:val="13_Appnotes Char"/>
    <w:basedOn w:val="05SentenceChar"/>
    <w:link w:val="13Appnotes"/>
    <w:rsid w:val="003B09DB"/>
    <w:rPr>
      <w:rFonts w:ascii="Palatino" w:hAnsi="Palatino"/>
      <w:snapToGrid w:val="0"/>
    </w:rPr>
  </w:style>
  <w:style w:type="paragraph" w:customStyle="1" w:styleId="13bAppnotediv1">
    <w:name w:val="13b_Appnote_div1"/>
    <w:link w:val="13bAppnotediv1Char"/>
    <w:qFormat/>
    <w:rsid w:val="007C428E"/>
    <w:pPr>
      <w:spacing w:before="120"/>
    </w:pPr>
    <w:rPr>
      <w:rFonts w:ascii="Arial" w:hAnsi="Arial"/>
      <w:szCs w:val="24"/>
    </w:rPr>
  </w:style>
  <w:style w:type="character" w:customStyle="1" w:styleId="13aAppnotenumttlChar">
    <w:name w:val="13a_Appnote_num_ttl Char"/>
    <w:basedOn w:val="13AppnotesChar"/>
    <w:link w:val="13aAppnotenumttl"/>
    <w:rsid w:val="006E2477"/>
    <w:rPr>
      <w:rFonts w:ascii="Arial Black" w:hAnsi="Arial Black"/>
      <w:snapToGrid w:val="0"/>
    </w:rPr>
  </w:style>
  <w:style w:type="character" w:customStyle="1" w:styleId="13bAppnotediv1Char">
    <w:name w:val="13b_Appnote_div1 Char"/>
    <w:basedOn w:val="11FigTitleChar"/>
    <w:link w:val="13bAppnotediv1"/>
    <w:rsid w:val="007C428E"/>
    <w:rPr>
      <w:rFonts w:ascii="Arial" w:hAnsi="Arial"/>
      <w:b/>
      <w:noProof/>
      <w:szCs w:val="24"/>
    </w:rPr>
  </w:style>
  <w:style w:type="paragraph" w:customStyle="1" w:styleId="17TOCsect">
    <w:name w:val="17_TOC_sect"/>
    <w:basedOn w:val="04Article"/>
    <w:link w:val="17TOCsectChar"/>
    <w:qFormat/>
    <w:rsid w:val="00ED1608"/>
  </w:style>
  <w:style w:type="paragraph" w:customStyle="1" w:styleId="17aTOCitem">
    <w:name w:val="17a_TOC_item"/>
    <w:basedOn w:val="Normal"/>
    <w:link w:val="17aTOCitemChar"/>
    <w:qFormat/>
    <w:rsid w:val="00ED1608"/>
    <w:rPr>
      <w:rFonts w:ascii="Arial" w:hAnsi="Arial" w:cs="Arial"/>
      <w:sz w:val="20"/>
      <w:szCs w:val="20"/>
    </w:rPr>
  </w:style>
  <w:style w:type="character" w:customStyle="1" w:styleId="01PartChar">
    <w:name w:val="01_Part Char"/>
    <w:basedOn w:val="DefaultParagraphFont"/>
    <w:link w:val="01Part"/>
    <w:rsid w:val="00B37613"/>
    <w:rPr>
      <w:rFonts w:ascii="Arial Black" w:hAnsi="Arial Black"/>
      <w:snapToGrid w:val="0"/>
      <w:sz w:val="44"/>
    </w:rPr>
  </w:style>
  <w:style w:type="character" w:customStyle="1" w:styleId="02SectionChar">
    <w:name w:val="02_Section Char"/>
    <w:basedOn w:val="01PartChar"/>
    <w:link w:val="02Section"/>
    <w:rsid w:val="00ED1608"/>
    <w:rPr>
      <w:rFonts w:ascii="Arial Black" w:hAnsi="Arial Black"/>
      <w:b/>
      <w:snapToGrid w:val="0"/>
      <w:sz w:val="34"/>
    </w:rPr>
  </w:style>
  <w:style w:type="character" w:customStyle="1" w:styleId="03SubsectionChar">
    <w:name w:val="03_Subsection Char"/>
    <w:basedOn w:val="02SectionChar"/>
    <w:link w:val="03Subsection"/>
    <w:rsid w:val="00231CBE"/>
    <w:rPr>
      <w:rFonts w:ascii="Arial Black" w:hAnsi="Arial Black"/>
      <w:b/>
      <w:snapToGrid w:val="0"/>
      <w:sz w:val="24"/>
    </w:rPr>
  </w:style>
  <w:style w:type="character" w:customStyle="1" w:styleId="04ArticleChar">
    <w:name w:val="04_Article Char"/>
    <w:basedOn w:val="03SubsectionChar"/>
    <w:link w:val="04Article"/>
    <w:rsid w:val="00ED1608"/>
    <w:rPr>
      <w:rFonts w:ascii="Arial Black" w:hAnsi="Arial Black"/>
      <w:b/>
      <w:snapToGrid w:val="0"/>
      <w:sz w:val="24"/>
    </w:rPr>
  </w:style>
  <w:style w:type="character" w:customStyle="1" w:styleId="17TOCsectChar">
    <w:name w:val="17_TOC_sect Char"/>
    <w:basedOn w:val="04ArticleChar"/>
    <w:link w:val="17TOCsect"/>
    <w:rsid w:val="00ED1608"/>
    <w:rPr>
      <w:rFonts w:ascii="Arial Black" w:hAnsi="Arial Black"/>
      <w:b/>
      <w:snapToGrid w:val="0"/>
      <w:sz w:val="24"/>
    </w:rPr>
  </w:style>
  <w:style w:type="character" w:customStyle="1" w:styleId="17aTOCitemChar">
    <w:name w:val="17a_TOC_item Char"/>
    <w:basedOn w:val="DefaultParagraphFont"/>
    <w:link w:val="17aTOCitem"/>
    <w:rsid w:val="00ED1608"/>
    <w:rPr>
      <w:rFonts w:ascii="Arial" w:hAnsi="Arial" w:cs="Arial"/>
    </w:rPr>
  </w:style>
  <w:style w:type="paragraph" w:styleId="BalloonText">
    <w:name w:val="Balloon Text"/>
    <w:basedOn w:val="Normal"/>
    <w:link w:val="BalloonTextChar"/>
    <w:uiPriority w:val="99"/>
    <w:semiHidden/>
    <w:unhideWhenUsed/>
    <w:rsid w:val="0038554F"/>
    <w:rPr>
      <w:rFonts w:ascii="Tahoma" w:hAnsi="Tahoma" w:cs="Tahoma"/>
      <w:sz w:val="16"/>
      <w:szCs w:val="16"/>
    </w:rPr>
  </w:style>
  <w:style w:type="character" w:customStyle="1" w:styleId="BalloonTextChar">
    <w:name w:val="Balloon Text Char"/>
    <w:basedOn w:val="DefaultParagraphFont"/>
    <w:link w:val="BalloonText"/>
    <w:uiPriority w:val="99"/>
    <w:semiHidden/>
    <w:rsid w:val="0038554F"/>
    <w:rPr>
      <w:rFonts w:ascii="Tahoma" w:hAnsi="Tahoma" w:cs="Tahoma"/>
      <w:sz w:val="16"/>
      <w:szCs w:val="16"/>
    </w:rPr>
  </w:style>
  <w:style w:type="paragraph" w:customStyle="1" w:styleId="13cFigTitle">
    <w:name w:val="13c_Fig_Title"/>
    <w:basedOn w:val="11FigTitle"/>
    <w:link w:val="13cFigTitleChar"/>
    <w:qFormat/>
    <w:rsid w:val="00A31F91"/>
    <w:pPr>
      <w:jc w:val="left"/>
    </w:pPr>
  </w:style>
  <w:style w:type="character" w:customStyle="1" w:styleId="13cFigTitleChar">
    <w:name w:val="13c_Fig_Title Char"/>
    <w:basedOn w:val="11FigTitleChar"/>
    <w:link w:val="13cFigTitle"/>
    <w:rsid w:val="00A31F91"/>
    <w:rPr>
      <w:rFonts w:ascii="Helvetica" w:hAnsi="Helvetica"/>
      <w:b/>
      <w:noProof/>
    </w:rPr>
  </w:style>
  <w:style w:type="paragraph" w:styleId="Header">
    <w:name w:val="header"/>
    <w:basedOn w:val="Normal"/>
    <w:link w:val="HeaderChar"/>
    <w:uiPriority w:val="99"/>
    <w:semiHidden/>
    <w:unhideWhenUsed/>
    <w:rsid w:val="006179FF"/>
    <w:pPr>
      <w:tabs>
        <w:tab w:val="center" w:pos="4680"/>
        <w:tab w:val="right" w:pos="9360"/>
      </w:tabs>
    </w:pPr>
  </w:style>
  <w:style w:type="character" w:customStyle="1" w:styleId="HeaderChar">
    <w:name w:val="Header Char"/>
    <w:basedOn w:val="DefaultParagraphFont"/>
    <w:link w:val="Header"/>
    <w:uiPriority w:val="99"/>
    <w:semiHidden/>
    <w:rsid w:val="006179FF"/>
    <w:rPr>
      <w:sz w:val="24"/>
      <w:szCs w:val="24"/>
    </w:rPr>
  </w:style>
  <w:style w:type="paragraph" w:styleId="Footer">
    <w:name w:val="footer"/>
    <w:basedOn w:val="Normal"/>
    <w:link w:val="FooterChar"/>
    <w:uiPriority w:val="99"/>
    <w:unhideWhenUsed/>
    <w:rsid w:val="006179FF"/>
    <w:pPr>
      <w:tabs>
        <w:tab w:val="center" w:pos="4680"/>
        <w:tab w:val="right" w:pos="9360"/>
      </w:tabs>
    </w:pPr>
  </w:style>
  <w:style w:type="character" w:customStyle="1" w:styleId="FooterChar">
    <w:name w:val="Footer Char"/>
    <w:basedOn w:val="DefaultParagraphFont"/>
    <w:link w:val="Footer"/>
    <w:uiPriority w:val="99"/>
    <w:rsid w:val="006179FF"/>
    <w:rPr>
      <w:sz w:val="24"/>
      <w:szCs w:val="24"/>
    </w:rPr>
  </w:style>
  <w:style w:type="paragraph" w:customStyle="1" w:styleId="flts">
    <w:name w:val="flts"/>
    <w:basedOn w:val="Normal"/>
    <w:rsid w:val="001A4B38"/>
    <w:pPr>
      <w:spacing w:before="100" w:beforeAutospacing="1" w:after="100" w:afterAutospacing="1"/>
    </w:pPr>
    <w:rPr>
      <w:sz w:val="18"/>
      <w:szCs w:val="18"/>
      <w:lang w:val="en-CA" w:eastAsia="en-CA"/>
    </w:rPr>
  </w:style>
  <w:style w:type="paragraph" w:customStyle="1" w:styleId="fltp">
    <w:name w:val="fltp"/>
    <w:basedOn w:val="Normal"/>
    <w:rsid w:val="001A4B38"/>
    <w:pPr>
      <w:spacing w:before="100" w:beforeAutospacing="1" w:after="100" w:afterAutospacing="1" w:line="200" w:lineRule="atLeast"/>
    </w:pPr>
    <w:rPr>
      <w:lang w:val="en-CA" w:eastAsia="en-CA"/>
    </w:rPr>
  </w:style>
  <w:style w:type="paragraph" w:customStyle="1" w:styleId="b">
    <w:name w:val="b"/>
    <w:basedOn w:val="Normal"/>
    <w:rsid w:val="001A4B38"/>
    <w:pPr>
      <w:spacing w:before="100" w:beforeAutospacing="1" w:after="100" w:afterAutospacing="1"/>
    </w:pPr>
    <w:rPr>
      <w:b/>
      <w:bCs/>
      <w:lang w:val="en-CA" w:eastAsia="en-CA"/>
    </w:rPr>
  </w:style>
  <w:style w:type="paragraph" w:customStyle="1" w:styleId="p8">
    <w:name w:val="p8"/>
    <w:basedOn w:val="Normal"/>
    <w:rsid w:val="001A4B38"/>
    <w:pPr>
      <w:spacing w:before="100" w:beforeAutospacing="1" w:after="100" w:afterAutospacing="1"/>
    </w:pPr>
    <w:rPr>
      <w:lang w:val="en-CA" w:eastAsia="en-CA"/>
    </w:rPr>
  </w:style>
  <w:style w:type="paragraph" w:customStyle="1" w:styleId="l11">
    <w:name w:val="l11"/>
    <w:basedOn w:val="Normal"/>
    <w:rsid w:val="001A4B38"/>
    <w:pPr>
      <w:spacing w:before="100" w:beforeAutospacing="1" w:after="100" w:afterAutospacing="1" w:line="220" w:lineRule="atLeast"/>
    </w:pPr>
    <w:rPr>
      <w:lang w:val="en-CA" w:eastAsia="en-CA"/>
    </w:rPr>
  </w:style>
  <w:style w:type="paragraph" w:customStyle="1" w:styleId="f10">
    <w:name w:val="f10"/>
    <w:basedOn w:val="Normal"/>
    <w:rsid w:val="001A4B38"/>
    <w:pPr>
      <w:spacing w:before="100" w:beforeAutospacing="1" w:after="100" w:afterAutospacing="1"/>
    </w:pPr>
    <w:rPr>
      <w:sz w:val="20"/>
      <w:szCs w:val="20"/>
      <w:lang w:val="en-CA" w:eastAsia="en-CA"/>
    </w:rPr>
  </w:style>
  <w:style w:type="paragraph" w:customStyle="1" w:styleId="l14al">
    <w:name w:val="l14al"/>
    <w:basedOn w:val="Normal"/>
    <w:rsid w:val="001A4B38"/>
    <w:pPr>
      <w:spacing w:before="100" w:beforeAutospacing="1" w:after="100" w:afterAutospacing="1" w:line="280" w:lineRule="atLeast"/>
    </w:pPr>
    <w:rPr>
      <w:lang w:val="en-CA" w:eastAsia="en-CA"/>
    </w:rPr>
  </w:style>
  <w:style w:type="paragraph" w:customStyle="1" w:styleId="l14p14">
    <w:name w:val="l14p14"/>
    <w:basedOn w:val="Normal"/>
    <w:rsid w:val="001A4B38"/>
    <w:pPr>
      <w:spacing w:before="100" w:beforeAutospacing="1" w:after="100" w:afterAutospacing="1" w:line="280" w:lineRule="atLeast"/>
    </w:pPr>
    <w:rPr>
      <w:lang w:val="en-CA" w:eastAsia="en-CA"/>
    </w:rPr>
  </w:style>
  <w:style w:type="paragraph" w:customStyle="1" w:styleId="l11p6">
    <w:name w:val="l11p6"/>
    <w:basedOn w:val="Normal"/>
    <w:rsid w:val="001A4B38"/>
    <w:pPr>
      <w:spacing w:before="100" w:beforeAutospacing="1" w:after="100" w:afterAutospacing="1" w:line="220" w:lineRule="atLeast"/>
    </w:pPr>
    <w:rPr>
      <w:lang w:val="en-CA" w:eastAsia="en-CA"/>
    </w:rPr>
  </w:style>
  <w:style w:type="paragraph" w:customStyle="1" w:styleId="f9sb">
    <w:name w:val="f9sb"/>
    <w:basedOn w:val="Normal"/>
    <w:rsid w:val="001A4B38"/>
    <w:pPr>
      <w:spacing w:before="100" w:beforeAutospacing="1" w:after="100" w:afterAutospacing="1"/>
    </w:pPr>
    <w:rPr>
      <w:rFonts w:ascii="Arial" w:hAnsi="Arial" w:cs="Arial"/>
      <w:b/>
      <w:bCs/>
      <w:sz w:val="18"/>
      <w:szCs w:val="18"/>
      <w:lang w:val="en-CA" w:eastAsia="en-CA"/>
    </w:rPr>
  </w:style>
  <w:style w:type="paragraph" w:customStyle="1" w:styleId="f11s">
    <w:name w:val="f11s"/>
    <w:basedOn w:val="Normal"/>
    <w:rsid w:val="001A4B38"/>
    <w:pPr>
      <w:spacing w:before="100" w:beforeAutospacing="1" w:after="100" w:afterAutospacing="1"/>
    </w:pPr>
    <w:rPr>
      <w:rFonts w:ascii="Arial" w:hAnsi="Arial" w:cs="Arial"/>
      <w:sz w:val="22"/>
      <w:szCs w:val="22"/>
      <w:lang w:val="en-CA" w:eastAsia="en-CA"/>
    </w:rPr>
  </w:style>
  <w:style w:type="character" w:customStyle="1" w:styleId="f101">
    <w:name w:val="f101"/>
    <w:basedOn w:val="DefaultParagraphFont"/>
    <w:rsid w:val="001A4B38"/>
    <w:rPr>
      <w:sz w:val="20"/>
      <w:szCs w:val="20"/>
    </w:rPr>
  </w:style>
  <w:style w:type="character" w:customStyle="1" w:styleId="b1">
    <w:name w:val="b1"/>
    <w:basedOn w:val="DefaultParagraphFont"/>
    <w:rsid w:val="001A4B38"/>
    <w:rPr>
      <w:b/>
      <w:bCs/>
    </w:rPr>
  </w:style>
  <w:style w:type="character" w:customStyle="1" w:styleId="f11s1">
    <w:name w:val="f11s1"/>
    <w:basedOn w:val="DefaultParagraphFont"/>
    <w:rsid w:val="001A4B38"/>
    <w:rPr>
      <w:rFonts w:ascii="Arial" w:hAnsi="Arial" w:cs="Arial" w:hint="default"/>
      <w:sz w:val="22"/>
      <w:szCs w:val="22"/>
    </w:rPr>
  </w:style>
  <w:style w:type="character" w:customStyle="1" w:styleId="flts1">
    <w:name w:val="flts1"/>
    <w:basedOn w:val="DefaultParagraphFont"/>
    <w:rsid w:val="001A4B38"/>
    <w:rPr>
      <w:sz w:val="18"/>
      <w:szCs w:val="18"/>
    </w:rPr>
  </w:style>
  <w:style w:type="character" w:customStyle="1" w:styleId="f9sb1">
    <w:name w:val="f9sb1"/>
    <w:basedOn w:val="DefaultParagraphFont"/>
    <w:rsid w:val="001A4B38"/>
    <w:rPr>
      <w:rFonts w:ascii="Arial" w:hAnsi="Arial" w:cs="Arial" w:hint="default"/>
      <w:b/>
      <w:bCs/>
      <w:sz w:val="18"/>
      <w:szCs w:val="18"/>
    </w:rPr>
  </w:style>
  <w:style w:type="paragraph" w:styleId="Revision">
    <w:name w:val="Revision"/>
    <w:hidden/>
    <w:uiPriority w:val="99"/>
    <w:semiHidden/>
    <w:rsid w:val="00E34B91"/>
    <w:rPr>
      <w:sz w:val="24"/>
      <w:szCs w:val="24"/>
    </w:rPr>
  </w:style>
  <w:style w:type="character" w:styleId="CommentReference">
    <w:name w:val="annotation reference"/>
    <w:basedOn w:val="DefaultParagraphFont"/>
    <w:uiPriority w:val="99"/>
    <w:semiHidden/>
    <w:unhideWhenUsed/>
    <w:rsid w:val="009F78BF"/>
    <w:rPr>
      <w:sz w:val="16"/>
      <w:szCs w:val="16"/>
    </w:rPr>
  </w:style>
  <w:style w:type="paragraph" w:styleId="CommentText">
    <w:name w:val="annotation text"/>
    <w:basedOn w:val="Normal"/>
    <w:link w:val="CommentTextChar"/>
    <w:uiPriority w:val="99"/>
    <w:unhideWhenUsed/>
    <w:rsid w:val="009F78BF"/>
    <w:rPr>
      <w:sz w:val="20"/>
      <w:szCs w:val="20"/>
    </w:rPr>
  </w:style>
  <w:style w:type="character" w:customStyle="1" w:styleId="CommentTextChar">
    <w:name w:val="Comment Text Char"/>
    <w:basedOn w:val="DefaultParagraphFont"/>
    <w:link w:val="CommentText"/>
    <w:uiPriority w:val="99"/>
    <w:rsid w:val="009F78BF"/>
  </w:style>
  <w:style w:type="paragraph" w:styleId="CommentSubject">
    <w:name w:val="annotation subject"/>
    <w:basedOn w:val="CommentText"/>
    <w:next w:val="CommentText"/>
    <w:link w:val="CommentSubjectChar"/>
    <w:uiPriority w:val="99"/>
    <w:semiHidden/>
    <w:unhideWhenUsed/>
    <w:rsid w:val="009F78BF"/>
    <w:rPr>
      <w:b/>
      <w:bCs/>
    </w:rPr>
  </w:style>
  <w:style w:type="character" w:customStyle="1" w:styleId="CommentSubjectChar">
    <w:name w:val="Comment Subject Char"/>
    <w:basedOn w:val="CommentTextChar"/>
    <w:link w:val="CommentSubject"/>
    <w:uiPriority w:val="99"/>
    <w:semiHidden/>
    <w:rsid w:val="009F78BF"/>
    <w:rPr>
      <w:b/>
      <w:bCs/>
    </w:rPr>
  </w:style>
  <w:style w:type="paragraph" w:styleId="NoSpacing">
    <w:name w:val="No Spacing"/>
    <w:uiPriority w:val="1"/>
    <w:qFormat/>
    <w:rsid w:val="00C23E5F"/>
    <w:rPr>
      <w:rFonts w:ascii="BC Sans" w:eastAsiaTheme="minorHAnsi" w:hAnsi="BC Sans" w:cstheme="minorBidi"/>
      <w:sz w:val="24"/>
      <w:szCs w:val="24"/>
      <w:lang w:val="en-CA"/>
    </w:rPr>
  </w:style>
  <w:style w:type="paragraph" w:customStyle="1" w:styleId="paragraph">
    <w:name w:val="paragraph"/>
    <w:basedOn w:val="Normal"/>
    <w:rsid w:val="00C23E5F"/>
    <w:pPr>
      <w:spacing w:before="100" w:beforeAutospacing="1" w:after="100" w:afterAutospacing="1"/>
    </w:pPr>
    <w:rPr>
      <w:lang w:val="en-CA" w:eastAsia="en-CA"/>
    </w:rPr>
  </w:style>
  <w:style w:type="character" w:styleId="UnresolvedMention">
    <w:name w:val="Unresolved Mention"/>
    <w:basedOn w:val="DefaultParagraphFont"/>
    <w:uiPriority w:val="99"/>
    <w:semiHidden/>
    <w:unhideWhenUsed/>
    <w:rsid w:val="00390CEB"/>
    <w:rPr>
      <w:color w:val="605E5C"/>
      <w:shd w:val="clear" w:color="auto" w:fill="E1DFDD"/>
    </w:rPr>
  </w:style>
  <w:style w:type="table" w:styleId="TableGrid">
    <w:name w:val="Table Grid"/>
    <w:basedOn w:val="TableNormal"/>
    <w:uiPriority w:val="39"/>
    <w:rsid w:val="00EF34A3"/>
    <w:rPr>
      <w:rFonts w:ascii="BC Sans" w:eastAsia="Calibri" w:hAnsi="BC Sans"/>
      <w:sz w:val="24"/>
      <w:szCs w:val="24"/>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EF34A3"/>
    <w:rPr>
      <w:rFonts w:ascii="BC Sans" w:eastAsia="Calibri" w:hAnsi="BC Sans"/>
      <w:sz w:val="24"/>
      <w:szCs w:val="24"/>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EF34A3"/>
    <w:rPr>
      <w:rFonts w:ascii="BC Sans" w:eastAsia="Calibri" w:hAnsi="BC Sans"/>
      <w:sz w:val="24"/>
      <w:szCs w:val="24"/>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2E23FC"/>
    <w:rPr>
      <w:rFonts w:ascii="BC Sans" w:eastAsia="Calibri" w:hAnsi="BC Sans"/>
      <w:sz w:val="24"/>
      <w:szCs w:val="24"/>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2E23FC"/>
    <w:rPr>
      <w:rFonts w:ascii="BC Sans" w:eastAsia="Calibri" w:hAnsi="BC Sans"/>
      <w:sz w:val="24"/>
      <w:szCs w:val="24"/>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2E23FC"/>
    <w:rPr>
      <w:rFonts w:ascii="BC Sans" w:eastAsia="Calibri" w:hAnsi="BC Sans"/>
      <w:sz w:val="24"/>
      <w:szCs w:val="24"/>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2E23FC"/>
    <w:rPr>
      <w:rFonts w:ascii="BC Sans" w:eastAsia="Calibri" w:hAnsi="BC Sans"/>
      <w:sz w:val="24"/>
      <w:szCs w:val="24"/>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2E23FC"/>
    <w:rPr>
      <w:rFonts w:ascii="BC Sans" w:eastAsia="Calibri" w:hAnsi="BC Sans"/>
      <w:sz w:val="24"/>
      <w:szCs w:val="24"/>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2E23FC"/>
    <w:rPr>
      <w:rFonts w:ascii="BC Sans" w:eastAsia="Calibri" w:hAnsi="BC Sans"/>
      <w:sz w:val="24"/>
      <w:szCs w:val="24"/>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2E23FC"/>
    <w:rPr>
      <w:rFonts w:ascii="BC Sans" w:eastAsia="Calibri" w:hAnsi="BC Sans"/>
      <w:sz w:val="24"/>
      <w:szCs w:val="24"/>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445675">
      <w:bodyDiv w:val="1"/>
      <w:marLeft w:val="0"/>
      <w:marRight w:val="0"/>
      <w:marTop w:val="0"/>
      <w:marBottom w:val="0"/>
      <w:divBdr>
        <w:top w:val="none" w:sz="0" w:space="0" w:color="auto"/>
        <w:left w:val="none" w:sz="0" w:space="0" w:color="auto"/>
        <w:bottom w:val="none" w:sz="0" w:space="0" w:color="auto"/>
        <w:right w:val="none" w:sz="0" w:space="0" w:color="auto"/>
      </w:divBdr>
      <w:divsChild>
        <w:div w:id="216015815">
          <w:marLeft w:val="0"/>
          <w:marRight w:val="0"/>
          <w:marTop w:val="0"/>
          <w:marBottom w:val="0"/>
          <w:divBdr>
            <w:top w:val="none" w:sz="0" w:space="0" w:color="auto"/>
            <w:left w:val="none" w:sz="0" w:space="0" w:color="auto"/>
            <w:bottom w:val="none" w:sz="0" w:space="0" w:color="auto"/>
            <w:right w:val="none" w:sz="0" w:space="0" w:color="auto"/>
          </w:divBdr>
          <w:divsChild>
            <w:div w:id="1859676">
              <w:marLeft w:val="0"/>
              <w:marRight w:val="0"/>
              <w:marTop w:val="0"/>
              <w:marBottom w:val="0"/>
              <w:divBdr>
                <w:top w:val="none" w:sz="0" w:space="0" w:color="auto"/>
                <w:left w:val="none" w:sz="0" w:space="0" w:color="auto"/>
                <w:bottom w:val="none" w:sz="0" w:space="0" w:color="auto"/>
                <w:right w:val="none" w:sz="0" w:space="0" w:color="auto"/>
              </w:divBdr>
            </w:div>
            <w:div w:id="2898845">
              <w:marLeft w:val="0"/>
              <w:marRight w:val="0"/>
              <w:marTop w:val="0"/>
              <w:marBottom w:val="0"/>
              <w:divBdr>
                <w:top w:val="none" w:sz="0" w:space="0" w:color="auto"/>
                <w:left w:val="none" w:sz="0" w:space="0" w:color="auto"/>
                <w:bottom w:val="none" w:sz="0" w:space="0" w:color="auto"/>
                <w:right w:val="none" w:sz="0" w:space="0" w:color="auto"/>
              </w:divBdr>
            </w:div>
            <w:div w:id="45186523">
              <w:marLeft w:val="0"/>
              <w:marRight w:val="0"/>
              <w:marTop w:val="0"/>
              <w:marBottom w:val="0"/>
              <w:divBdr>
                <w:top w:val="none" w:sz="0" w:space="0" w:color="auto"/>
                <w:left w:val="none" w:sz="0" w:space="0" w:color="auto"/>
                <w:bottom w:val="none" w:sz="0" w:space="0" w:color="auto"/>
                <w:right w:val="none" w:sz="0" w:space="0" w:color="auto"/>
              </w:divBdr>
            </w:div>
            <w:div w:id="60103721">
              <w:marLeft w:val="0"/>
              <w:marRight w:val="0"/>
              <w:marTop w:val="0"/>
              <w:marBottom w:val="0"/>
              <w:divBdr>
                <w:top w:val="none" w:sz="0" w:space="0" w:color="auto"/>
                <w:left w:val="none" w:sz="0" w:space="0" w:color="auto"/>
                <w:bottom w:val="none" w:sz="0" w:space="0" w:color="auto"/>
                <w:right w:val="none" w:sz="0" w:space="0" w:color="auto"/>
              </w:divBdr>
            </w:div>
            <w:div w:id="67927896">
              <w:marLeft w:val="0"/>
              <w:marRight w:val="0"/>
              <w:marTop w:val="0"/>
              <w:marBottom w:val="0"/>
              <w:divBdr>
                <w:top w:val="none" w:sz="0" w:space="0" w:color="auto"/>
                <w:left w:val="none" w:sz="0" w:space="0" w:color="auto"/>
                <w:bottom w:val="none" w:sz="0" w:space="0" w:color="auto"/>
                <w:right w:val="none" w:sz="0" w:space="0" w:color="auto"/>
              </w:divBdr>
            </w:div>
            <w:div w:id="71200354">
              <w:marLeft w:val="0"/>
              <w:marRight w:val="0"/>
              <w:marTop w:val="0"/>
              <w:marBottom w:val="0"/>
              <w:divBdr>
                <w:top w:val="none" w:sz="0" w:space="0" w:color="auto"/>
                <w:left w:val="none" w:sz="0" w:space="0" w:color="auto"/>
                <w:bottom w:val="none" w:sz="0" w:space="0" w:color="auto"/>
                <w:right w:val="none" w:sz="0" w:space="0" w:color="auto"/>
              </w:divBdr>
            </w:div>
            <w:div w:id="79719614">
              <w:marLeft w:val="0"/>
              <w:marRight w:val="0"/>
              <w:marTop w:val="0"/>
              <w:marBottom w:val="0"/>
              <w:divBdr>
                <w:top w:val="none" w:sz="0" w:space="0" w:color="auto"/>
                <w:left w:val="none" w:sz="0" w:space="0" w:color="auto"/>
                <w:bottom w:val="none" w:sz="0" w:space="0" w:color="auto"/>
                <w:right w:val="none" w:sz="0" w:space="0" w:color="auto"/>
              </w:divBdr>
            </w:div>
            <w:div w:id="81418437">
              <w:marLeft w:val="0"/>
              <w:marRight w:val="0"/>
              <w:marTop w:val="0"/>
              <w:marBottom w:val="0"/>
              <w:divBdr>
                <w:top w:val="none" w:sz="0" w:space="0" w:color="auto"/>
                <w:left w:val="none" w:sz="0" w:space="0" w:color="auto"/>
                <w:bottom w:val="none" w:sz="0" w:space="0" w:color="auto"/>
                <w:right w:val="none" w:sz="0" w:space="0" w:color="auto"/>
              </w:divBdr>
            </w:div>
            <w:div w:id="87849763">
              <w:marLeft w:val="0"/>
              <w:marRight w:val="0"/>
              <w:marTop w:val="0"/>
              <w:marBottom w:val="0"/>
              <w:divBdr>
                <w:top w:val="none" w:sz="0" w:space="0" w:color="auto"/>
                <w:left w:val="none" w:sz="0" w:space="0" w:color="auto"/>
                <w:bottom w:val="none" w:sz="0" w:space="0" w:color="auto"/>
                <w:right w:val="none" w:sz="0" w:space="0" w:color="auto"/>
              </w:divBdr>
            </w:div>
            <w:div w:id="97525878">
              <w:marLeft w:val="0"/>
              <w:marRight w:val="0"/>
              <w:marTop w:val="0"/>
              <w:marBottom w:val="0"/>
              <w:divBdr>
                <w:top w:val="none" w:sz="0" w:space="0" w:color="auto"/>
                <w:left w:val="none" w:sz="0" w:space="0" w:color="auto"/>
                <w:bottom w:val="none" w:sz="0" w:space="0" w:color="auto"/>
                <w:right w:val="none" w:sz="0" w:space="0" w:color="auto"/>
              </w:divBdr>
            </w:div>
            <w:div w:id="101344994">
              <w:marLeft w:val="0"/>
              <w:marRight w:val="0"/>
              <w:marTop w:val="0"/>
              <w:marBottom w:val="0"/>
              <w:divBdr>
                <w:top w:val="none" w:sz="0" w:space="0" w:color="auto"/>
                <w:left w:val="none" w:sz="0" w:space="0" w:color="auto"/>
                <w:bottom w:val="none" w:sz="0" w:space="0" w:color="auto"/>
                <w:right w:val="none" w:sz="0" w:space="0" w:color="auto"/>
              </w:divBdr>
            </w:div>
            <w:div w:id="108624489">
              <w:marLeft w:val="0"/>
              <w:marRight w:val="0"/>
              <w:marTop w:val="0"/>
              <w:marBottom w:val="0"/>
              <w:divBdr>
                <w:top w:val="none" w:sz="0" w:space="0" w:color="auto"/>
                <w:left w:val="none" w:sz="0" w:space="0" w:color="auto"/>
                <w:bottom w:val="none" w:sz="0" w:space="0" w:color="auto"/>
                <w:right w:val="none" w:sz="0" w:space="0" w:color="auto"/>
              </w:divBdr>
            </w:div>
            <w:div w:id="110394019">
              <w:marLeft w:val="0"/>
              <w:marRight w:val="0"/>
              <w:marTop w:val="0"/>
              <w:marBottom w:val="0"/>
              <w:divBdr>
                <w:top w:val="none" w:sz="0" w:space="0" w:color="auto"/>
                <w:left w:val="none" w:sz="0" w:space="0" w:color="auto"/>
                <w:bottom w:val="none" w:sz="0" w:space="0" w:color="auto"/>
                <w:right w:val="none" w:sz="0" w:space="0" w:color="auto"/>
              </w:divBdr>
            </w:div>
            <w:div w:id="119149998">
              <w:marLeft w:val="0"/>
              <w:marRight w:val="0"/>
              <w:marTop w:val="0"/>
              <w:marBottom w:val="0"/>
              <w:divBdr>
                <w:top w:val="none" w:sz="0" w:space="0" w:color="auto"/>
                <w:left w:val="none" w:sz="0" w:space="0" w:color="auto"/>
                <w:bottom w:val="none" w:sz="0" w:space="0" w:color="auto"/>
                <w:right w:val="none" w:sz="0" w:space="0" w:color="auto"/>
              </w:divBdr>
            </w:div>
            <w:div w:id="122311924">
              <w:marLeft w:val="0"/>
              <w:marRight w:val="0"/>
              <w:marTop w:val="0"/>
              <w:marBottom w:val="0"/>
              <w:divBdr>
                <w:top w:val="none" w:sz="0" w:space="0" w:color="auto"/>
                <w:left w:val="none" w:sz="0" w:space="0" w:color="auto"/>
                <w:bottom w:val="none" w:sz="0" w:space="0" w:color="auto"/>
                <w:right w:val="none" w:sz="0" w:space="0" w:color="auto"/>
              </w:divBdr>
            </w:div>
            <w:div w:id="132330790">
              <w:marLeft w:val="0"/>
              <w:marRight w:val="0"/>
              <w:marTop w:val="0"/>
              <w:marBottom w:val="0"/>
              <w:divBdr>
                <w:top w:val="none" w:sz="0" w:space="0" w:color="auto"/>
                <w:left w:val="none" w:sz="0" w:space="0" w:color="auto"/>
                <w:bottom w:val="none" w:sz="0" w:space="0" w:color="auto"/>
                <w:right w:val="none" w:sz="0" w:space="0" w:color="auto"/>
              </w:divBdr>
            </w:div>
            <w:div w:id="141704394">
              <w:marLeft w:val="0"/>
              <w:marRight w:val="0"/>
              <w:marTop w:val="0"/>
              <w:marBottom w:val="0"/>
              <w:divBdr>
                <w:top w:val="none" w:sz="0" w:space="0" w:color="auto"/>
                <w:left w:val="none" w:sz="0" w:space="0" w:color="auto"/>
                <w:bottom w:val="none" w:sz="0" w:space="0" w:color="auto"/>
                <w:right w:val="none" w:sz="0" w:space="0" w:color="auto"/>
              </w:divBdr>
            </w:div>
            <w:div w:id="153644071">
              <w:marLeft w:val="0"/>
              <w:marRight w:val="0"/>
              <w:marTop w:val="0"/>
              <w:marBottom w:val="0"/>
              <w:divBdr>
                <w:top w:val="none" w:sz="0" w:space="0" w:color="auto"/>
                <w:left w:val="none" w:sz="0" w:space="0" w:color="auto"/>
                <w:bottom w:val="none" w:sz="0" w:space="0" w:color="auto"/>
                <w:right w:val="none" w:sz="0" w:space="0" w:color="auto"/>
              </w:divBdr>
            </w:div>
            <w:div w:id="160508179">
              <w:marLeft w:val="0"/>
              <w:marRight w:val="0"/>
              <w:marTop w:val="0"/>
              <w:marBottom w:val="0"/>
              <w:divBdr>
                <w:top w:val="none" w:sz="0" w:space="0" w:color="auto"/>
                <w:left w:val="none" w:sz="0" w:space="0" w:color="auto"/>
                <w:bottom w:val="none" w:sz="0" w:space="0" w:color="auto"/>
                <w:right w:val="none" w:sz="0" w:space="0" w:color="auto"/>
              </w:divBdr>
            </w:div>
            <w:div w:id="164980753">
              <w:marLeft w:val="0"/>
              <w:marRight w:val="0"/>
              <w:marTop w:val="0"/>
              <w:marBottom w:val="0"/>
              <w:divBdr>
                <w:top w:val="none" w:sz="0" w:space="0" w:color="auto"/>
                <w:left w:val="none" w:sz="0" w:space="0" w:color="auto"/>
                <w:bottom w:val="none" w:sz="0" w:space="0" w:color="auto"/>
                <w:right w:val="none" w:sz="0" w:space="0" w:color="auto"/>
              </w:divBdr>
            </w:div>
            <w:div w:id="166362708">
              <w:marLeft w:val="0"/>
              <w:marRight w:val="0"/>
              <w:marTop w:val="0"/>
              <w:marBottom w:val="0"/>
              <w:divBdr>
                <w:top w:val="none" w:sz="0" w:space="0" w:color="auto"/>
                <w:left w:val="none" w:sz="0" w:space="0" w:color="auto"/>
                <w:bottom w:val="none" w:sz="0" w:space="0" w:color="auto"/>
                <w:right w:val="none" w:sz="0" w:space="0" w:color="auto"/>
              </w:divBdr>
            </w:div>
            <w:div w:id="172377577">
              <w:marLeft w:val="0"/>
              <w:marRight w:val="0"/>
              <w:marTop w:val="0"/>
              <w:marBottom w:val="0"/>
              <w:divBdr>
                <w:top w:val="none" w:sz="0" w:space="0" w:color="auto"/>
                <w:left w:val="none" w:sz="0" w:space="0" w:color="auto"/>
                <w:bottom w:val="none" w:sz="0" w:space="0" w:color="auto"/>
                <w:right w:val="none" w:sz="0" w:space="0" w:color="auto"/>
              </w:divBdr>
            </w:div>
            <w:div w:id="195235725">
              <w:marLeft w:val="0"/>
              <w:marRight w:val="0"/>
              <w:marTop w:val="0"/>
              <w:marBottom w:val="0"/>
              <w:divBdr>
                <w:top w:val="none" w:sz="0" w:space="0" w:color="auto"/>
                <w:left w:val="none" w:sz="0" w:space="0" w:color="auto"/>
                <w:bottom w:val="none" w:sz="0" w:space="0" w:color="auto"/>
                <w:right w:val="none" w:sz="0" w:space="0" w:color="auto"/>
              </w:divBdr>
            </w:div>
            <w:div w:id="197671041">
              <w:marLeft w:val="0"/>
              <w:marRight w:val="0"/>
              <w:marTop w:val="0"/>
              <w:marBottom w:val="0"/>
              <w:divBdr>
                <w:top w:val="none" w:sz="0" w:space="0" w:color="auto"/>
                <w:left w:val="none" w:sz="0" w:space="0" w:color="auto"/>
                <w:bottom w:val="none" w:sz="0" w:space="0" w:color="auto"/>
                <w:right w:val="none" w:sz="0" w:space="0" w:color="auto"/>
              </w:divBdr>
            </w:div>
            <w:div w:id="232859137">
              <w:marLeft w:val="0"/>
              <w:marRight w:val="0"/>
              <w:marTop w:val="0"/>
              <w:marBottom w:val="0"/>
              <w:divBdr>
                <w:top w:val="none" w:sz="0" w:space="0" w:color="auto"/>
                <w:left w:val="none" w:sz="0" w:space="0" w:color="auto"/>
                <w:bottom w:val="none" w:sz="0" w:space="0" w:color="auto"/>
                <w:right w:val="none" w:sz="0" w:space="0" w:color="auto"/>
              </w:divBdr>
            </w:div>
            <w:div w:id="242758787">
              <w:marLeft w:val="0"/>
              <w:marRight w:val="0"/>
              <w:marTop w:val="0"/>
              <w:marBottom w:val="0"/>
              <w:divBdr>
                <w:top w:val="none" w:sz="0" w:space="0" w:color="auto"/>
                <w:left w:val="none" w:sz="0" w:space="0" w:color="auto"/>
                <w:bottom w:val="none" w:sz="0" w:space="0" w:color="auto"/>
                <w:right w:val="none" w:sz="0" w:space="0" w:color="auto"/>
              </w:divBdr>
            </w:div>
            <w:div w:id="257326536">
              <w:marLeft w:val="0"/>
              <w:marRight w:val="0"/>
              <w:marTop w:val="0"/>
              <w:marBottom w:val="0"/>
              <w:divBdr>
                <w:top w:val="none" w:sz="0" w:space="0" w:color="auto"/>
                <w:left w:val="none" w:sz="0" w:space="0" w:color="auto"/>
                <w:bottom w:val="none" w:sz="0" w:space="0" w:color="auto"/>
                <w:right w:val="none" w:sz="0" w:space="0" w:color="auto"/>
              </w:divBdr>
            </w:div>
            <w:div w:id="265315119">
              <w:marLeft w:val="0"/>
              <w:marRight w:val="0"/>
              <w:marTop w:val="0"/>
              <w:marBottom w:val="0"/>
              <w:divBdr>
                <w:top w:val="none" w:sz="0" w:space="0" w:color="auto"/>
                <w:left w:val="none" w:sz="0" w:space="0" w:color="auto"/>
                <w:bottom w:val="none" w:sz="0" w:space="0" w:color="auto"/>
                <w:right w:val="none" w:sz="0" w:space="0" w:color="auto"/>
              </w:divBdr>
            </w:div>
            <w:div w:id="301082233">
              <w:marLeft w:val="0"/>
              <w:marRight w:val="0"/>
              <w:marTop w:val="0"/>
              <w:marBottom w:val="0"/>
              <w:divBdr>
                <w:top w:val="none" w:sz="0" w:space="0" w:color="auto"/>
                <w:left w:val="none" w:sz="0" w:space="0" w:color="auto"/>
                <w:bottom w:val="none" w:sz="0" w:space="0" w:color="auto"/>
                <w:right w:val="none" w:sz="0" w:space="0" w:color="auto"/>
              </w:divBdr>
            </w:div>
            <w:div w:id="306281961">
              <w:marLeft w:val="0"/>
              <w:marRight w:val="0"/>
              <w:marTop w:val="0"/>
              <w:marBottom w:val="0"/>
              <w:divBdr>
                <w:top w:val="none" w:sz="0" w:space="0" w:color="auto"/>
                <w:left w:val="none" w:sz="0" w:space="0" w:color="auto"/>
                <w:bottom w:val="none" w:sz="0" w:space="0" w:color="auto"/>
                <w:right w:val="none" w:sz="0" w:space="0" w:color="auto"/>
              </w:divBdr>
            </w:div>
            <w:div w:id="306516276">
              <w:marLeft w:val="0"/>
              <w:marRight w:val="0"/>
              <w:marTop w:val="0"/>
              <w:marBottom w:val="0"/>
              <w:divBdr>
                <w:top w:val="none" w:sz="0" w:space="0" w:color="auto"/>
                <w:left w:val="none" w:sz="0" w:space="0" w:color="auto"/>
                <w:bottom w:val="none" w:sz="0" w:space="0" w:color="auto"/>
                <w:right w:val="none" w:sz="0" w:space="0" w:color="auto"/>
              </w:divBdr>
            </w:div>
            <w:div w:id="309753928">
              <w:marLeft w:val="0"/>
              <w:marRight w:val="0"/>
              <w:marTop w:val="0"/>
              <w:marBottom w:val="0"/>
              <w:divBdr>
                <w:top w:val="none" w:sz="0" w:space="0" w:color="auto"/>
                <w:left w:val="none" w:sz="0" w:space="0" w:color="auto"/>
                <w:bottom w:val="none" w:sz="0" w:space="0" w:color="auto"/>
                <w:right w:val="none" w:sz="0" w:space="0" w:color="auto"/>
              </w:divBdr>
            </w:div>
            <w:div w:id="314381916">
              <w:marLeft w:val="0"/>
              <w:marRight w:val="0"/>
              <w:marTop w:val="0"/>
              <w:marBottom w:val="0"/>
              <w:divBdr>
                <w:top w:val="none" w:sz="0" w:space="0" w:color="auto"/>
                <w:left w:val="none" w:sz="0" w:space="0" w:color="auto"/>
                <w:bottom w:val="none" w:sz="0" w:space="0" w:color="auto"/>
                <w:right w:val="none" w:sz="0" w:space="0" w:color="auto"/>
              </w:divBdr>
            </w:div>
            <w:div w:id="326978787">
              <w:marLeft w:val="0"/>
              <w:marRight w:val="0"/>
              <w:marTop w:val="0"/>
              <w:marBottom w:val="0"/>
              <w:divBdr>
                <w:top w:val="none" w:sz="0" w:space="0" w:color="auto"/>
                <w:left w:val="none" w:sz="0" w:space="0" w:color="auto"/>
                <w:bottom w:val="none" w:sz="0" w:space="0" w:color="auto"/>
                <w:right w:val="none" w:sz="0" w:space="0" w:color="auto"/>
              </w:divBdr>
            </w:div>
            <w:div w:id="360015383">
              <w:marLeft w:val="0"/>
              <w:marRight w:val="0"/>
              <w:marTop w:val="0"/>
              <w:marBottom w:val="0"/>
              <w:divBdr>
                <w:top w:val="none" w:sz="0" w:space="0" w:color="auto"/>
                <w:left w:val="none" w:sz="0" w:space="0" w:color="auto"/>
                <w:bottom w:val="none" w:sz="0" w:space="0" w:color="auto"/>
                <w:right w:val="none" w:sz="0" w:space="0" w:color="auto"/>
              </w:divBdr>
            </w:div>
            <w:div w:id="381367940">
              <w:marLeft w:val="0"/>
              <w:marRight w:val="0"/>
              <w:marTop w:val="0"/>
              <w:marBottom w:val="0"/>
              <w:divBdr>
                <w:top w:val="none" w:sz="0" w:space="0" w:color="auto"/>
                <w:left w:val="none" w:sz="0" w:space="0" w:color="auto"/>
                <w:bottom w:val="none" w:sz="0" w:space="0" w:color="auto"/>
                <w:right w:val="none" w:sz="0" w:space="0" w:color="auto"/>
              </w:divBdr>
            </w:div>
            <w:div w:id="383605813">
              <w:marLeft w:val="0"/>
              <w:marRight w:val="0"/>
              <w:marTop w:val="0"/>
              <w:marBottom w:val="0"/>
              <w:divBdr>
                <w:top w:val="none" w:sz="0" w:space="0" w:color="auto"/>
                <w:left w:val="none" w:sz="0" w:space="0" w:color="auto"/>
                <w:bottom w:val="none" w:sz="0" w:space="0" w:color="auto"/>
                <w:right w:val="none" w:sz="0" w:space="0" w:color="auto"/>
              </w:divBdr>
            </w:div>
            <w:div w:id="393938722">
              <w:marLeft w:val="0"/>
              <w:marRight w:val="0"/>
              <w:marTop w:val="0"/>
              <w:marBottom w:val="0"/>
              <w:divBdr>
                <w:top w:val="none" w:sz="0" w:space="0" w:color="auto"/>
                <w:left w:val="none" w:sz="0" w:space="0" w:color="auto"/>
                <w:bottom w:val="none" w:sz="0" w:space="0" w:color="auto"/>
                <w:right w:val="none" w:sz="0" w:space="0" w:color="auto"/>
              </w:divBdr>
            </w:div>
            <w:div w:id="394359832">
              <w:marLeft w:val="0"/>
              <w:marRight w:val="0"/>
              <w:marTop w:val="0"/>
              <w:marBottom w:val="0"/>
              <w:divBdr>
                <w:top w:val="none" w:sz="0" w:space="0" w:color="auto"/>
                <w:left w:val="none" w:sz="0" w:space="0" w:color="auto"/>
                <w:bottom w:val="none" w:sz="0" w:space="0" w:color="auto"/>
                <w:right w:val="none" w:sz="0" w:space="0" w:color="auto"/>
              </w:divBdr>
            </w:div>
            <w:div w:id="405346024">
              <w:marLeft w:val="0"/>
              <w:marRight w:val="0"/>
              <w:marTop w:val="0"/>
              <w:marBottom w:val="0"/>
              <w:divBdr>
                <w:top w:val="none" w:sz="0" w:space="0" w:color="auto"/>
                <w:left w:val="none" w:sz="0" w:space="0" w:color="auto"/>
                <w:bottom w:val="none" w:sz="0" w:space="0" w:color="auto"/>
                <w:right w:val="none" w:sz="0" w:space="0" w:color="auto"/>
              </w:divBdr>
            </w:div>
            <w:div w:id="429276632">
              <w:marLeft w:val="0"/>
              <w:marRight w:val="0"/>
              <w:marTop w:val="0"/>
              <w:marBottom w:val="0"/>
              <w:divBdr>
                <w:top w:val="none" w:sz="0" w:space="0" w:color="auto"/>
                <w:left w:val="none" w:sz="0" w:space="0" w:color="auto"/>
                <w:bottom w:val="none" w:sz="0" w:space="0" w:color="auto"/>
                <w:right w:val="none" w:sz="0" w:space="0" w:color="auto"/>
              </w:divBdr>
            </w:div>
            <w:div w:id="430398418">
              <w:marLeft w:val="0"/>
              <w:marRight w:val="0"/>
              <w:marTop w:val="0"/>
              <w:marBottom w:val="0"/>
              <w:divBdr>
                <w:top w:val="none" w:sz="0" w:space="0" w:color="auto"/>
                <w:left w:val="none" w:sz="0" w:space="0" w:color="auto"/>
                <w:bottom w:val="none" w:sz="0" w:space="0" w:color="auto"/>
                <w:right w:val="none" w:sz="0" w:space="0" w:color="auto"/>
              </w:divBdr>
            </w:div>
            <w:div w:id="431126902">
              <w:marLeft w:val="0"/>
              <w:marRight w:val="0"/>
              <w:marTop w:val="0"/>
              <w:marBottom w:val="0"/>
              <w:divBdr>
                <w:top w:val="none" w:sz="0" w:space="0" w:color="auto"/>
                <w:left w:val="none" w:sz="0" w:space="0" w:color="auto"/>
                <w:bottom w:val="none" w:sz="0" w:space="0" w:color="auto"/>
                <w:right w:val="none" w:sz="0" w:space="0" w:color="auto"/>
              </w:divBdr>
            </w:div>
            <w:div w:id="433745652">
              <w:marLeft w:val="0"/>
              <w:marRight w:val="0"/>
              <w:marTop w:val="0"/>
              <w:marBottom w:val="0"/>
              <w:divBdr>
                <w:top w:val="none" w:sz="0" w:space="0" w:color="auto"/>
                <w:left w:val="none" w:sz="0" w:space="0" w:color="auto"/>
                <w:bottom w:val="none" w:sz="0" w:space="0" w:color="auto"/>
                <w:right w:val="none" w:sz="0" w:space="0" w:color="auto"/>
              </w:divBdr>
            </w:div>
            <w:div w:id="436020561">
              <w:marLeft w:val="0"/>
              <w:marRight w:val="0"/>
              <w:marTop w:val="0"/>
              <w:marBottom w:val="0"/>
              <w:divBdr>
                <w:top w:val="none" w:sz="0" w:space="0" w:color="auto"/>
                <w:left w:val="none" w:sz="0" w:space="0" w:color="auto"/>
                <w:bottom w:val="none" w:sz="0" w:space="0" w:color="auto"/>
                <w:right w:val="none" w:sz="0" w:space="0" w:color="auto"/>
              </w:divBdr>
            </w:div>
            <w:div w:id="441146726">
              <w:marLeft w:val="0"/>
              <w:marRight w:val="0"/>
              <w:marTop w:val="0"/>
              <w:marBottom w:val="0"/>
              <w:divBdr>
                <w:top w:val="none" w:sz="0" w:space="0" w:color="auto"/>
                <w:left w:val="none" w:sz="0" w:space="0" w:color="auto"/>
                <w:bottom w:val="none" w:sz="0" w:space="0" w:color="auto"/>
                <w:right w:val="none" w:sz="0" w:space="0" w:color="auto"/>
              </w:divBdr>
            </w:div>
            <w:div w:id="469179468">
              <w:marLeft w:val="0"/>
              <w:marRight w:val="0"/>
              <w:marTop w:val="0"/>
              <w:marBottom w:val="0"/>
              <w:divBdr>
                <w:top w:val="none" w:sz="0" w:space="0" w:color="auto"/>
                <w:left w:val="none" w:sz="0" w:space="0" w:color="auto"/>
                <w:bottom w:val="none" w:sz="0" w:space="0" w:color="auto"/>
                <w:right w:val="none" w:sz="0" w:space="0" w:color="auto"/>
              </w:divBdr>
            </w:div>
            <w:div w:id="473911612">
              <w:marLeft w:val="0"/>
              <w:marRight w:val="0"/>
              <w:marTop w:val="0"/>
              <w:marBottom w:val="0"/>
              <w:divBdr>
                <w:top w:val="none" w:sz="0" w:space="0" w:color="auto"/>
                <w:left w:val="none" w:sz="0" w:space="0" w:color="auto"/>
                <w:bottom w:val="none" w:sz="0" w:space="0" w:color="auto"/>
                <w:right w:val="none" w:sz="0" w:space="0" w:color="auto"/>
              </w:divBdr>
            </w:div>
            <w:div w:id="482891775">
              <w:marLeft w:val="0"/>
              <w:marRight w:val="0"/>
              <w:marTop w:val="0"/>
              <w:marBottom w:val="0"/>
              <w:divBdr>
                <w:top w:val="none" w:sz="0" w:space="0" w:color="auto"/>
                <w:left w:val="none" w:sz="0" w:space="0" w:color="auto"/>
                <w:bottom w:val="none" w:sz="0" w:space="0" w:color="auto"/>
                <w:right w:val="none" w:sz="0" w:space="0" w:color="auto"/>
              </w:divBdr>
            </w:div>
            <w:div w:id="488714191">
              <w:marLeft w:val="0"/>
              <w:marRight w:val="0"/>
              <w:marTop w:val="0"/>
              <w:marBottom w:val="0"/>
              <w:divBdr>
                <w:top w:val="none" w:sz="0" w:space="0" w:color="auto"/>
                <w:left w:val="none" w:sz="0" w:space="0" w:color="auto"/>
                <w:bottom w:val="none" w:sz="0" w:space="0" w:color="auto"/>
                <w:right w:val="none" w:sz="0" w:space="0" w:color="auto"/>
              </w:divBdr>
            </w:div>
            <w:div w:id="499273748">
              <w:marLeft w:val="0"/>
              <w:marRight w:val="0"/>
              <w:marTop w:val="0"/>
              <w:marBottom w:val="0"/>
              <w:divBdr>
                <w:top w:val="none" w:sz="0" w:space="0" w:color="auto"/>
                <w:left w:val="none" w:sz="0" w:space="0" w:color="auto"/>
                <w:bottom w:val="none" w:sz="0" w:space="0" w:color="auto"/>
                <w:right w:val="none" w:sz="0" w:space="0" w:color="auto"/>
              </w:divBdr>
            </w:div>
            <w:div w:id="500196403">
              <w:marLeft w:val="0"/>
              <w:marRight w:val="0"/>
              <w:marTop w:val="0"/>
              <w:marBottom w:val="0"/>
              <w:divBdr>
                <w:top w:val="none" w:sz="0" w:space="0" w:color="auto"/>
                <w:left w:val="none" w:sz="0" w:space="0" w:color="auto"/>
                <w:bottom w:val="none" w:sz="0" w:space="0" w:color="auto"/>
                <w:right w:val="none" w:sz="0" w:space="0" w:color="auto"/>
              </w:divBdr>
            </w:div>
            <w:div w:id="514921134">
              <w:marLeft w:val="0"/>
              <w:marRight w:val="0"/>
              <w:marTop w:val="0"/>
              <w:marBottom w:val="0"/>
              <w:divBdr>
                <w:top w:val="none" w:sz="0" w:space="0" w:color="auto"/>
                <w:left w:val="none" w:sz="0" w:space="0" w:color="auto"/>
                <w:bottom w:val="none" w:sz="0" w:space="0" w:color="auto"/>
                <w:right w:val="none" w:sz="0" w:space="0" w:color="auto"/>
              </w:divBdr>
            </w:div>
            <w:div w:id="519517170">
              <w:marLeft w:val="0"/>
              <w:marRight w:val="0"/>
              <w:marTop w:val="0"/>
              <w:marBottom w:val="0"/>
              <w:divBdr>
                <w:top w:val="none" w:sz="0" w:space="0" w:color="auto"/>
                <w:left w:val="none" w:sz="0" w:space="0" w:color="auto"/>
                <w:bottom w:val="none" w:sz="0" w:space="0" w:color="auto"/>
                <w:right w:val="none" w:sz="0" w:space="0" w:color="auto"/>
              </w:divBdr>
            </w:div>
            <w:div w:id="522134928">
              <w:marLeft w:val="0"/>
              <w:marRight w:val="0"/>
              <w:marTop w:val="0"/>
              <w:marBottom w:val="0"/>
              <w:divBdr>
                <w:top w:val="none" w:sz="0" w:space="0" w:color="auto"/>
                <w:left w:val="none" w:sz="0" w:space="0" w:color="auto"/>
                <w:bottom w:val="none" w:sz="0" w:space="0" w:color="auto"/>
                <w:right w:val="none" w:sz="0" w:space="0" w:color="auto"/>
              </w:divBdr>
            </w:div>
            <w:div w:id="522981551">
              <w:marLeft w:val="0"/>
              <w:marRight w:val="0"/>
              <w:marTop w:val="0"/>
              <w:marBottom w:val="0"/>
              <w:divBdr>
                <w:top w:val="none" w:sz="0" w:space="0" w:color="auto"/>
                <w:left w:val="none" w:sz="0" w:space="0" w:color="auto"/>
                <w:bottom w:val="none" w:sz="0" w:space="0" w:color="auto"/>
                <w:right w:val="none" w:sz="0" w:space="0" w:color="auto"/>
              </w:divBdr>
            </w:div>
            <w:div w:id="524825268">
              <w:marLeft w:val="0"/>
              <w:marRight w:val="0"/>
              <w:marTop w:val="0"/>
              <w:marBottom w:val="0"/>
              <w:divBdr>
                <w:top w:val="none" w:sz="0" w:space="0" w:color="auto"/>
                <w:left w:val="none" w:sz="0" w:space="0" w:color="auto"/>
                <w:bottom w:val="none" w:sz="0" w:space="0" w:color="auto"/>
                <w:right w:val="none" w:sz="0" w:space="0" w:color="auto"/>
              </w:divBdr>
            </w:div>
            <w:div w:id="531111792">
              <w:marLeft w:val="0"/>
              <w:marRight w:val="0"/>
              <w:marTop w:val="0"/>
              <w:marBottom w:val="0"/>
              <w:divBdr>
                <w:top w:val="none" w:sz="0" w:space="0" w:color="auto"/>
                <w:left w:val="none" w:sz="0" w:space="0" w:color="auto"/>
                <w:bottom w:val="none" w:sz="0" w:space="0" w:color="auto"/>
                <w:right w:val="none" w:sz="0" w:space="0" w:color="auto"/>
              </w:divBdr>
            </w:div>
            <w:div w:id="533538353">
              <w:marLeft w:val="0"/>
              <w:marRight w:val="0"/>
              <w:marTop w:val="0"/>
              <w:marBottom w:val="0"/>
              <w:divBdr>
                <w:top w:val="none" w:sz="0" w:space="0" w:color="auto"/>
                <w:left w:val="none" w:sz="0" w:space="0" w:color="auto"/>
                <w:bottom w:val="none" w:sz="0" w:space="0" w:color="auto"/>
                <w:right w:val="none" w:sz="0" w:space="0" w:color="auto"/>
              </w:divBdr>
            </w:div>
            <w:div w:id="533806660">
              <w:marLeft w:val="0"/>
              <w:marRight w:val="0"/>
              <w:marTop w:val="0"/>
              <w:marBottom w:val="0"/>
              <w:divBdr>
                <w:top w:val="none" w:sz="0" w:space="0" w:color="auto"/>
                <w:left w:val="none" w:sz="0" w:space="0" w:color="auto"/>
                <w:bottom w:val="none" w:sz="0" w:space="0" w:color="auto"/>
                <w:right w:val="none" w:sz="0" w:space="0" w:color="auto"/>
              </w:divBdr>
            </w:div>
            <w:div w:id="538706245">
              <w:marLeft w:val="0"/>
              <w:marRight w:val="0"/>
              <w:marTop w:val="0"/>
              <w:marBottom w:val="0"/>
              <w:divBdr>
                <w:top w:val="none" w:sz="0" w:space="0" w:color="auto"/>
                <w:left w:val="none" w:sz="0" w:space="0" w:color="auto"/>
                <w:bottom w:val="none" w:sz="0" w:space="0" w:color="auto"/>
                <w:right w:val="none" w:sz="0" w:space="0" w:color="auto"/>
              </w:divBdr>
            </w:div>
            <w:div w:id="544097517">
              <w:marLeft w:val="0"/>
              <w:marRight w:val="0"/>
              <w:marTop w:val="0"/>
              <w:marBottom w:val="0"/>
              <w:divBdr>
                <w:top w:val="none" w:sz="0" w:space="0" w:color="auto"/>
                <w:left w:val="none" w:sz="0" w:space="0" w:color="auto"/>
                <w:bottom w:val="none" w:sz="0" w:space="0" w:color="auto"/>
                <w:right w:val="none" w:sz="0" w:space="0" w:color="auto"/>
              </w:divBdr>
            </w:div>
            <w:div w:id="547423485">
              <w:marLeft w:val="0"/>
              <w:marRight w:val="0"/>
              <w:marTop w:val="0"/>
              <w:marBottom w:val="0"/>
              <w:divBdr>
                <w:top w:val="none" w:sz="0" w:space="0" w:color="auto"/>
                <w:left w:val="none" w:sz="0" w:space="0" w:color="auto"/>
                <w:bottom w:val="none" w:sz="0" w:space="0" w:color="auto"/>
                <w:right w:val="none" w:sz="0" w:space="0" w:color="auto"/>
              </w:divBdr>
            </w:div>
            <w:div w:id="558174329">
              <w:marLeft w:val="0"/>
              <w:marRight w:val="0"/>
              <w:marTop w:val="480"/>
              <w:marBottom w:val="0"/>
              <w:divBdr>
                <w:top w:val="single" w:sz="6" w:space="0" w:color="auto"/>
                <w:left w:val="single" w:sz="6" w:space="0" w:color="auto"/>
                <w:bottom w:val="single" w:sz="6" w:space="0" w:color="auto"/>
                <w:right w:val="single" w:sz="6" w:space="0" w:color="auto"/>
              </w:divBdr>
            </w:div>
            <w:div w:id="559170134">
              <w:marLeft w:val="0"/>
              <w:marRight w:val="0"/>
              <w:marTop w:val="0"/>
              <w:marBottom w:val="0"/>
              <w:divBdr>
                <w:top w:val="none" w:sz="0" w:space="0" w:color="auto"/>
                <w:left w:val="none" w:sz="0" w:space="0" w:color="auto"/>
                <w:bottom w:val="none" w:sz="0" w:space="0" w:color="auto"/>
                <w:right w:val="none" w:sz="0" w:space="0" w:color="auto"/>
              </w:divBdr>
            </w:div>
            <w:div w:id="559831833">
              <w:marLeft w:val="0"/>
              <w:marRight w:val="0"/>
              <w:marTop w:val="0"/>
              <w:marBottom w:val="0"/>
              <w:divBdr>
                <w:top w:val="none" w:sz="0" w:space="0" w:color="auto"/>
                <w:left w:val="none" w:sz="0" w:space="0" w:color="auto"/>
                <w:bottom w:val="none" w:sz="0" w:space="0" w:color="auto"/>
                <w:right w:val="none" w:sz="0" w:space="0" w:color="auto"/>
              </w:divBdr>
            </w:div>
            <w:div w:id="562259313">
              <w:marLeft w:val="0"/>
              <w:marRight w:val="0"/>
              <w:marTop w:val="0"/>
              <w:marBottom w:val="0"/>
              <w:divBdr>
                <w:top w:val="none" w:sz="0" w:space="0" w:color="auto"/>
                <w:left w:val="none" w:sz="0" w:space="0" w:color="auto"/>
                <w:bottom w:val="none" w:sz="0" w:space="0" w:color="auto"/>
                <w:right w:val="none" w:sz="0" w:space="0" w:color="auto"/>
              </w:divBdr>
            </w:div>
            <w:div w:id="564803754">
              <w:marLeft w:val="0"/>
              <w:marRight w:val="0"/>
              <w:marTop w:val="0"/>
              <w:marBottom w:val="0"/>
              <w:divBdr>
                <w:top w:val="none" w:sz="0" w:space="0" w:color="auto"/>
                <w:left w:val="none" w:sz="0" w:space="0" w:color="auto"/>
                <w:bottom w:val="none" w:sz="0" w:space="0" w:color="auto"/>
                <w:right w:val="none" w:sz="0" w:space="0" w:color="auto"/>
              </w:divBdr>
            </w:div>
            <w:div w:id="571429418">
              <w:marLeft w:val="0"/>
              <w:marRight w:val="0"/>
              <w:marTop w:val="0"/>
              <w:marBottom w:val="0"/>
              <w:divBdr>
                <w:top w:val="none" w:sz="0" w:space="0" w:color="auto"/>
                <w:left w:val="none" w:sz="0" w:space="0" w:color="auto"/>
                <w:bottom w:val="none" w:sz="0" w:space="0" w:color="auto"/>
                <w:right w:val="none" w:sz="0" w:space="0" w:color="auto"/>
              </w:divBdr>
            </w:div>
            <w:div w:id="599029682">
              <w:marLeft w:val="0"/>
              <w:marRight w:val="0"/>
              <w:marTop w:val="0"/>
              <w:marBottom w:val="0"/>
              <w:divBdr>
                <w:top w:val="none" w:sz="0" w:space="0" w:color="auto"/>
                <w:left w:val="none" w:sz="0" w:space="0" w:color="auto"/>
                <w:bottom w:val="none" w:sz="0" w:space="0" w:color="auto"/>
                <w:right w:val="none" w:sz="0" w:space="0" w:color="auto"/>
              </w:divBdr>
            </w:div>
            <w:div w:id="599337769">
              <w:marLeft w:val="0"/>
              <w:marRight w:val="0"/>
              <w:marTop w:val="0"/>
              <w:marBottom w:val="0"/>
              <w:divBdr>
                <w:top w:val="none" w:sz="0" w:space="0" w:color="auto"/>
                <w:left w:val="none" w:sz="0" w:space="0" w:color="auto"/>
                <w:bottom w:val="none" w:sz="0" w:space="0" w:color="auto"/>
                <w:right w:val="none" w:sz="0" w:space="0" w:color="auto"/>
              </w:divBdr>
            </w:div>
            <w:div w:id="600340867">
              <w:marLeft w:val="0"/>
              <w:marRight w:val="0"/>
              <w:marTop w:val="0"/>
              <w:marBottom w:val="0"/>
              <w:divBdr>
                <w:top w:val="none" w:sz="0" w:space="0" w:color="auto"/>
                <w:left w:val="none" w:sz="0" w:space="0" w:color="auto"/>
                <w:bottom w:val="none" w:sz="0" w:space="0" w:color="auto"/>
                <w:right w:val="none" w:sz="0" w:space="0" w:color="auto"/>
              </w:divBdr>
            </w:div>
            <w:div w:id="626008494">
              <w:marLeft w:val="0"/>
              <w:marRight w:val="0"/>
              <w:marTop w:val="0"/>
              <w:marBottom w:val="0"/>
              <w:divBdr>
                <w:top w:val="none" w:sz="0" w:space="0" w:color="auto"/>
                <w:left w:val="none" w:sz="0" w:space="0" w:color="auto"/>
                <w:bottom w:val="none" w:sz="0" w:space="0" w:color="auto"/>
                <w:right w:val="none" w:sz="0" w:space="0" w:color="auto"/>
              </w:divBdr>
            </w:div>
            <w:div w:id="633678267">
              <w:marLeft w:val="0"/>
              <w:marRight w:val="0"/>
              <w:marTop w:val="0"/>
              <w:marBottom w:val="0"/>
              <w:divBdr>
                <w:top w:val="none" w:sz="0" w:space="0" w:color="auto"/>
                <w:left w:val="none" w:sz="0" w:space="0" w:color="auto"/>
                <w:bottom w:val="none" w:sz="0" w:space="0" w:color="auto"/>
                <w:right w:val="none" w:sz="0" w:space="0" w:color="auto"/>
              </w:divBdr>
            </w:div>
            <w:div w:id="639845254">
              <w:marLeft w:val="0"/>
              <w:marRight w:val="0"/>
              <w:marTop w:val="0"/>
              <w:marBottom w:val="0"/>
              <w:divBdr>
                <w:top w:val="none" w:sz="0" w:space="0" w:color="auto"/>
                <w:left w:val="none" w:sz="0" w:space="0" w:color="auto"/>
                <w:bottom w:val="none" w:sz="0" w:space="0" w:color="auto"/>
                <w:right w:val="none" w:sz="0" w:space="0" w:color="auto"/>
              </w:divBdr>
            </w:div>
            <w:div w:id="641151752">
              <w:marLeft w:val="0"/>
              <w:marRight w:val="0"/>
              <w:marTop w:val="0"/>
              <w:marBottom w:val="0"/>
              <w:divBdr>
                <w:top w:val="none" w:sz="0" w:space="0" w:color="auto"/>
                <w:left w:val="none" w:sz="0" w:space="0" w:color="auto"/>
                <w:bottom w:val="none" w:sz="0" w:space="0" w:color="auto"/>
                <w:right w:val="none" w:sz="0" w:space="0" w:color="auto"/>
              </w:divBdr>
            </w:div>
            <w:div w:id="665128464">
              <w:marLeft w:val="0"/>
              <w:marRight w:val="0"/>
              <w:marTop w:val="0"/>
              <w:marBottom w:val="0"/>
              <w:divBdr>
                <w:top w:val="none" w:sz="0" w:space="0" w:color="auto"/>
                <w:left w:val="none" w:sz="0" w:space="0" w:color="auto"/>
                <w:bottom w:val="none" w:sz="0" w:space="0" w:color="auto"/>
                <w:right w:val="none" w:sz="0" w:space="0" w:color="auto"/>
              </w:divBdr>
            </w:div>
            <w:div w:id="712847132">
              <w:marLeft w:val="0"/>
              <w:marRight w:val="0"/>
              <w:marTop w:val="0"/>
              <w:marBottom w:val="0"/>
              <w:divBdr>
                <w:top w:val="none" w:sz="0" w:space="0" w:color="auto"/>
                <w:left w:val="none" w:sz="0" w:space="0" w:color="auto"/>
                <w:bottom w:val="none" w:sz="0" w:space="0" w:color="auto"/>
                <w:right w:val="none" w:sz="0" w:space="0" w:color="auto"/>
              </w:divBdr>
            </w:div>
            <w:div w:id="718020258">
              <w:marLeft w:val="0"/>
              <w:marRight w:val="0"/>
              <w:marTop w:val="0"/>
              <w:marBottom w:val="0"/>
              <w:divBdr>
                <w:top w:val="none" w:sz="0" w:space="0" w:color="auto"/>
                <w:left w:val="none" w:sz="0" w:space="0" w:color="auto"/>
                <w:bottom w:val="none" w:sz="0" w:space="0" w:color="auto"/>
                <w:right w:val="none" w:sz="0" w:space="0" w:color="auto"/>
              </w:divBdr>
            </w:div>
            <w:div w:id="729040018">
              <w:marLeft w:val="0"/>
              <w:marRight w:val="0"/>
              <w:marTop w:val="0"/>
              <w:marBottom w:val="0"/>
              <w:divBdr>
                <w:top w:val="none" w:sz="0" w:space="0" w:color="auto"/>
                <w:left w:val="none" w:sz="0" w:space="0" w:color="auto"/>
                <w:bottom w:val="none" w:sz="0" w:space="0" w:color="auto"/>
                <w:right w:val="none" w:sz="0" w:space="0" w:color="auto"/>
              </w:divBdr>
            </w:div>
            <w:div w:id="746998662">
              <w:marLeft w:val="0"/>
              <w:marRight w:val="0"/>
              <w:marTop w:val="0"/>
              <w:marBottom w:val="0"/>
              <w:divBdr>
                <w:top w:val="none" w:sz="0" w:space="0" w:color="auto"/>
                <w:left w:val="none" w:sz="0" w:space="0" w:color="auto"/>
                <w:bottom w:val="none" w:sz="0" w:space="0" w:color="auto"/>
                <w:right w:val="none" w:sz="0" w:space="0" w:color="auto"/>
              </w:divBdr>
            </w:div>
            <w:div w:id="751852929">
              <w:marLeft w:val="0"/>
              <w:marRight w:val="0"/>
              <w:marTop w:val="0"/>
              <w:marBottom w:val="0"/>
              <w:divBdr>
                <w:top w:val="none" w:sz="0" w:space="0" w:color="auto"/>
                <w:left w:val="none" w:sz="0" w:space="0" w:color="auto"/>
                <w:bottom w:val="none" w:sz="0" w:space="0" w:color="auto"/>
                <w:right w:val="none" w:sz="0" w:space="0" w:color="auto"/>
              </w:divBdr>
            </w:div>
            <w:div w:id="786966034">
              <w:marLeft w:val="0"/>
              <w:marRight w:val="0"/>
              <w:marTop w:val="0"/>
              <w:marBottom w:val="0"/>
              <w:divBdr>
                <w:top w:val="none" w:sz="0" w:space="0" w:color="auto"/>
                <w:left w:val="none" w:sz="0" w:space="0" w:color="auto"/>
                <w:bottom w:val="none" w:sz="0" w:space="0" w:color="auto"/>
                <w:right w:val="none" w:sz="0" w:space="0" w:color="auto"/>
              </w:divBdr>
            </w:div>
            <w:div w:id="788278754">
              <w:marLeft w:val="0"/>
              <w:marRight w:val="0"/>
              <w:marTop w:val="0"/>
              <w:marBottom w:val="0"/>
              <w:divBdr>
                <w:top w:val="none" w:sz="0" w:space="0" w:color="auto"/>
                <w:left w:val="none" w:sz="0" w:space="0" w:color="auto"/>
                <w:bottom w:val="none" w:sz="0" w:space="0" w:color="auto"/>
                <w:right w:val="none" w:sz="0" w:space="0" w:color="auto"/>
              </w:divBdr>
            </w:div>
            <w:div w:id="811754368">
              <w:marLeft w:val="0"/>
              <w:marRight w:val="0"/>
              <w:marTop w:val="0"/>
              <w:marBottom w:val="0"/>
              <w:divBdr>
                <w:top w:val="none" w:sz="0" w:space="0" w:color="auto"/>
                <w:left w:val="none" w:sz="0" w:space="0" w:color="auto"/>
                <w:bottom w:val="none" w:sz="0" w:space="0" w:color="auto"/>
                <w:right w:val="none" w:sz="0" w:space="0" w:color="auto"/>
              </w:divBdr>
            </w:div>
            <w:div w:id="827282028">
              <w:marLeft w:val="0"/>
              <w:marRight w:val="0"/>
              <w:marTop w:val="0"/>
              <w:marBottom w:val="0"/>
              <w:divBdr>
                <w:top w:val="none" w:sz="0" w:space="0" w:color="auto"/>
                <w:left w:val="none" w:sz="0" w:space="0" w:color="auto"/>
                <w:bottom w:val="none" w:sz="0" w:space="0" w:color="auto"/>
                <w:right w:val="none" w:sz="0" w:space="0" w:color="auto"/>
              </w:divBdr>
            </w:div>
            <w:div w:id="829177103">
              <w:marLeft w:val="0"/>
              <w:marRight w:val="0"/>
              <w:marTop w:val="0"/>
              <w:marBottom w:val="0"/>
              <w:divBdr>
                <w:top w:val="none" w:sz="0" w:space="0" w:color="auto"/>
                <w:left w:val="none" w:sz="0" w:space="0" w:color="auto"/>
                <w:bottom w:val="none" w:sz="0" w:space="0" w:color="auto"/>
                <w:right w:val="none" w:sz="0" w:space="0" w:color="auto"/>
              </w:divBdr>
            </w:div>
            <w:div w:id="831070407">
              <w:marLeft w:val="0"/>
              <w:marRight w:val="0"/>
              <w:marTop w:val="480"/>
              <w:marBottom w:val="0"/>
              <w:divBdr>
                <w:top w:val="single" w:sz="6" w:space="0" w:color="auto"/>
                <w:left w:val="single" w:sz="6" w:space="0" w:color="auto"/>
                <w:bottom w:val="single" w:sz="6" w:space="0" w:color="auto"/>
                <w:right w:val="single" w:sz="6" w:space="0" w:color="auto"/>
              </w:divBdr>
            </w:div>
            <w:div w:id="833951661">
              <w:marLeft w:val="0"/>
              <w:marRight w:val="0"/>
              <w:marTop w:val="0"/>
              <w:marBottom w:val="0"/>
              <w:divBdr>
                <w:top w:val="none" w:sz="0" w:space="0" w:color="auto"/>
                <w:left w:val="none" w:sz="0" w:space="0" w:color="auto"/>
                <w:bottom w:val="none" w:sz="0" w:space="0" w:color="auto"/>
                <w:right w:val="none" w:sz="0" w:space="0" w:color="auto"/>
              </w:divBdr>
            </w:div>
            <w:div w:id="848369807">
              <w:marLeft w:val="0"/>
              <w:marRight w:val="0"/>
              <w:marTop w:val="0"/>
              <w:marBottom w:val="0"/>
              <w:divBdr>
                <w:top w:val="none" w:sz="0" w:space="0" w:color="auto"/>
                <w:left w:val="none" w:sz="0" w:space="0" w:color="auto"/>
                <w:bottom w:val="none" w:sz="0" w:space="0" w:color="auto"/>
                <w:right w:val="none" w:sz="0" w:space="0" w:color="auto"/>
              </w:divBdr>
            </w:div>
            <w:div w:id="852572165">
              <w:marLeft w:val="0"/>
              <w:marRight w:val="0"/>
              <w:marTop w:val="0"/>
              <w:marBottom w:val="0"/>
              <w:divBdr>
                <w:top w:val="none" w:sz="0" w:space="0" w:color="auto"/>
                <w:left w:val="none" w:sz="0" w:space="0" w:color="auto"/>
                <w:bottom w:val="none" w:sz="0" w:space="0" w:color="auto"/>
                <w:right w:val="none" w:sz="0" w:space="0" w:color="auto"/>
              </w:divBdr>
            </w:div>
            <w:div w:id="862666243">
              <w:marLeft w:val="0"/>
              <w:marRight w:val="0"/>
              <w:marTop w:val="0"/>
              <w:marBottom w:val="0"/>
              <w:divBdr>
                <w:top w:val="none" w:sz="0" w:space="0" w:color="auto"/>
                <w:left w:val="none" w:sz="0" w:space="0" w:color="auto"/>
                <w:bottom w:val="none" w:sz="0" w:space="0" w:color="auto"/>
                <w:right w:val="none" w:sz="0" w:space="0" w:color="auto"/>
              </w:divBdr>
            </w:div>
            <w:div w:id="873810143">
              <w:marLeft w:val="0"/>
              <w:marRight w:val="0"/>
              <w:marTop w:val="0"/>
              <w:marBottom w:val="0"/>
              <w:divBdr>
                <w:top w:val="none" w:sz="0" w:space="0" w:color="auto"/>
                <w:left w:val="none" w:sz="0" w:space="0" w:color="auto"/>
                <w:bottom w:val="none" w:sz="0" w:space="0" w:color="auto"/>
                <w:right w:val="none" w:sz="0" w:space="0" w:color="auto"/>
              </w:divBdr>
            </w:div>
            <w:div w:id="874272938">
              <w:marLeft w:val="0"/>
              <w:marRight w:val="0"/>
              <w:marTop w:val="0"/>
              <w:marBottom w:val="0"/>
              <w:divBdr>
                <w:top w:val="none" w:sz="0" w:space="0" w:color="auto"/>
                <w:left w:val="none" w:sz="0" w:space="0" w:color="auto"/>
                <w:bottom w:val="none" w:sz="0" w:space="0" w:color="auto"/>
                <w:right w:val="none" w:sz="0" w:space="0" w:color="auto"/>
              </w:divBdr>
            </w:div>
            <w:div w:id="880940209">
              <w:marLeft w:val="0"/>
              <w:marRight w:val="0"/>
              <w:marTop w:val="0"/>
              <w:marBottom w:val="0"/>
              <w:divBdr>
                <w:top w:val="none" w:sz="0" w:space="0" w:color="auto"/>
                <w:left w:val="none" w:sz="0" w:space="0" w:color="auto"/>
                <w:bottom w:val="none" w:sz="0" w:space="0" w:color="auto"/>
                <w:right w:val="none" w:sz="0" w:space="0" w:color="auto"/>
              </w:divBdr>
            </w:div>
            <w:div w:id="902836602">
              <w:marLeft w:val="0"/>
              <w:marRight w:val="0"/>
              <w:marTop w:val="0"/>
              <w:marBottom w:val="0"/>
              <w:divBdr>
                <w:top w:val="none" w:sz="0" w:space="0" w:color="auto"/>
                <w:left w:val="none" w:sz="0" w:space="0" w:color="auto"/>
                <w:bottom w:val="none" w:sz="0" w:space="0" w:color="auto"/>
                <w:right w:val="none" w:sz="0" w:space="0" w:color="auto"/>
              </w:divBdr>
            </w:div>
            <w:div w:id="935021121">
              <w:marLeft w:val="0"/>
              <w:marRight w:val="0"/>
              <w:marTop w:val="0"/>
              <w:marBottom w:val="0"/>
              <w:divBdr>
                <w:top w:val="none" w:sz="0" w:space="0" w:color="auto"/>
                <w:left w:val="none" w:sz="0" w:space="0" w:color="auto"/>
                <w:bottom w:val="none" w:sz="0" w:space="0" w:color="auto"/>
                <w:right w:val="none" w:sz="0" w:space="0" w:color="auto"/>
              </w:divBdr>
            </w:div>
            <w:div w:id="937062574">
              <w:marLeft w:val="0"/>
              <w:marRight w:val="0"/>
              <w:marTop w:val="0"/>
              <w:marBottom w:val="0"/>
              <w:divBdr>
                <w:top w:val="none" w:sz="0" w:space="0" w:color="auto"/>
                <w:left w:val="none" w:sz="0" w:space="0" w:color="auto"/>
                <w:bottom w:val="none" w:sz="0" w:space="0" w:color="auto"/>
                <w:right w:val="none" w:sz="0" w:space="0" w:color="auto"/>
              </w:divBdr>
            </w:div>
            <w:div w:id="941836854">
              <w:marLeft w:val="0"/>
              <w:marRight w:val="0"/>
              <w:marTop w:val="0"/>
              <w:marBottom w:val="0"/>
              <w:divBdr>
                <w:top w:val="none" w:sz="0" w:space="0" w:color="auto"/>
                <w:left w:val="none" w:sz="0" w:space="0" w:color="auto"/>
                <w:bottom w:val="none" w:sz="0" w:space="0" w:color="auto"/>
                <w:right w:val="none" w:sz="0" w:space="0" w:color="auto"/>
              </w:divBdr>
            </w:div>
            <w:div w:id="951011499">
              <w:marLeft w:val="0"/>
              <w:marRight w:val="0"/>
              <w:marTop w:val="0"/>
              <w:marBottom w:val="0"/>
              <w:divBdr>
                <w:top w:val="none" w:sz="0" w:space="0" w:color="auto"/>
                <w:left w:val="none" w:sz="0" w:space="0" w:color="auto"/>
                <w:bottom w:val="none" w:sz="0" w:space="0" w:color="auto"/>
                <w:right w:val="none" w:sz="0" w:space="0" w:color="auto"/>
              </w:divBdr>
            </w:div>
            <w:div w:id="952637884">
              <w:marLeft w:val="0"/>
              <w:marRight w:val="0"/>
              <w:marTop w:val="0"/>
              <w:marBottom w:val="0"/>
              <w:divBdr>
                <w:top w:val="none" w:sz="0" w:space="0" w:color="auto"/>
                <w:left w:val="none" w:sz="0" w:space="0" w:color="auto"/>
                <w:bottom w:val="none" w:sz="0" w:space="0" w:color="auto"/>
                <w:right w:val="none" w:sz="0" w:space="0" w:color="auto"/>
              </w:divBdr>
            </w:div>
            <w:div w:id="952782753">
              <w:marLeft w:val="0"/>
              <w:marRight w:val="0"/>
              <w:marTop w:val="0"/>
              <w:marBottom w:val="0"/>
              <w:divBdr>
                <w:top w:val="none" w:sz="0" w:space="0" w:color="auto"/>
                <w:left w:val="none" w:sz="0" w:space="0" w:color="auto"/>
                <w:bottom w:val="none" w:sz="0" w:space="0" w:color="auto"/>
                <w:right w:val="none" w:sz="0" w:space="0" w:color="auto"/>
              </w:divBdr>
            </w:div>
            <w:div w:id="963124063">
              <w:marLeft w:val="0"/>
              <w:marRight w:val="0"/>
              <w:marTop w:val="0"/>
              <w:marBottom w:val="0"/>
              <w:divBdr>
                <w:top w:val="none" w:sz="0" w:space="0" w:color="auto"/>
                <w:left w:val="none" w:sz="0" w:space="0" w:color="auto"/>
                <w:bottom w:val="none" w:sz="0" w:space="0" w:color="auto"/>
                <w:right w:val="none" w:sz="0" w:space="0" w:color="auto"/>
              </w:divBdr>
            </w:div>
            <w:div w:id="975258650">
              <w:marLeft w:val="0"/>
              <w:marRight w:val="0"/>
              <w:marTop w:val="0"/>
              <w:marBottom w:val="0"/>
              <w:divBdr>
                <w:top w:val="none" w:sz="0" w:space="0" w:color="auto"/>
                <w:left w:val="none" w:sz="0" w:space="0" w:color="auto"/>
                <w:bottom w:val="none" w:sz="0" w:space="0" w:color="auto"/>
                <w:right w:val="none" w:sz="0" w:space="0" w:color="auto"/>
              </w:divBdr>
            </w:div>
            <w:div w:id="981034909">
              <w:marLeft w:val="0"/>
              <w:marRight w:val="0"/>
              <w:marTop w:val="0"/>
              <w:marBottom w:val="0"/>
              <w:divBdr>
                <w:top w:val="none" w:sz="0" w:space="0" w:color="auto"/>
                <w:left w:val="none" w:sz="0" w:space="0" w:color="auto"/>
                <w:bottom w:val="none" w:sz="0" w:space="0" w:color="auto"/>
                <w:right w:val="none" w:sz="0" w:space="0" w:color="auto"/>
              </w:divBdr>
            </w:div>
            <w:div w:id="986402077">
              <w:marLeft w:val="0"/>
              <w:marRight w:val="0"/>
              <w:marTop w:val="0"/>
              <w:marBottom w:val="0"/>
              <w:divBdr>
                <w:top w:val="none" w:sz="0" w:space="0" w:color="auto"/>
                <w:left w:val="none" w:sz="0" w:space="0" w:color="auto"/>
                <w:bottom w:val="none" w:sz="0" w:space="0" w:color="auto"/>
                <w:right w:val="none" w:sz="0" w:space="0" w:color="auto"/>
              </w:divBdr>
            </w:div>
            <w:div w:id="986786703">
              <w:marLeft w:val="0"/>
              <w:marRight w:val="0"/>
              <w:marTop w:val="0"/>
              <w:marBottom w:val="0"/>
              <w:divBdr>
                <w:top w:val="none" w:sz="0" w:space="0" w:color="auto"/>
                <w:left w:val="none" w:sz="0" w:space="0" w:color="auto"/>
                <w:bottom w:val="none" w:sz="0" w:space="0" w:color="auto"/>
                <w:right w:val="none" w:sz="0" w:space="0" w:color="auto"/>
              </w:divBdr>
            </w:div>
            <w:div w:id="992217444">
              <w:marLeft w:val="0"/>
              <w:marRight w:val="0"/>
              <w:marTop w:val="0"/>
              <w:marBottom w:val="0"/>
              <w:divBdr>
                <w:top w:val="none" w:sz="0" w:space="0" w:color="auto"/>
                <w:left w:val="none" w:sz="0" w:space="0" w:color="auto"/>
                <w:bottom w:val="none" w:sz="0" w:space="0" w:color="auto"/>
                <w:right w:val="none" w:sz="0" w:space="0" w:color="auto"/>
              </w:divBdr>
            </w:div>
            <w:div w:id="998997414">
              <w:marLeft w:val="0"/>
              <w:marRight w:val="0"/>
              <w:marTop w:val="0"/>
              <w:marBottom w:val="0"/>
              <w:divBdr>
                <w:top w:val="none" w:sz="0" w:space="0" w:color="auto"/>
                <w:left w:val="none" w:sz="0" w:space="0" w:color="auto"/>
                <w:bottom w:val="none" w:sz="0" w:space="0" w:color="auto"/>
                <w:right w:val="none" w:sz="0" w:space="0" w:color="auto"/>
              </w:divBdr>
            </w:div>
            <w:div w:id="1002464794">
              <w:marLeft w:val="0"/>
              <w:marRight w:val="0"/>
              <w:marTop w:val="0"/>
              <w:marBottom w:val="0"/>
              <w:divBdr>
                <w:top w:val="none" w:sz="0" w:space="0" w:color="auto"/>
                <w:left w:val="none" w:sz="0" w:space="0" w:color="auto"/>
                <w:bottom w:val="none" w:sz="0" w:space="0" w:color="auto"/>
                <w:right w:val="none" w:sz="0" w:space="0" w:color="auto"/>
              </w:divBdr>
            </w:div>
            <w:div w:id="1013724122">
              <w:marLeft w:val="0"/>
              <w:marRight w:val="0"/>
              <w:marTop w:val="0"/>
              <w:marBottom w:val="0"/>
              <w:divBdr>
                <w:top w:val="none" w:sz="0" w:space="0" w:color="auto"/>
                <w:left w:val="none" w:sz="0" w:space="0" w:color="auto"/>
                <w:bottom w:val="none" w:sz="0" w:space="0" w:color="auto"/>
                <w:right w:val="none" w:sz="0" w:space="0" w:color="auto"/>
              </w:divBdr>
            </w:div>
            <w:div w:id="1019085354">
              <w:marLeft w:val="0"/>
              <w:marRight w:val="0"/>
              <w:marTop w:val="0"/>
              <w:marBottom w:val="0"/>
              <w:divBdr>
                <w:top w:val="none" w:sz="0" w:space="0" w:color="auto"/>
                <w:left w:val="none" w:sz="0" w:space="0" w:color="auto"/>
                <w:bottom w:val="none" w:sz="0" w:space="0" w:color="auto"/>
                <w:right w:val="none" w:sz="0" w:space="0" w:color="auto"/>
              </w:divBdr>
            </w:div>
            <w:div w:id="1029256715">
              <w:marLeft w:val="0"/>
              <w:marRight w:val="0"/>
              <w:marTop w:val="0"/>
              <w:marBottom w:val="0"/>
              <w:divBdr>
                <w:top w:val="none" w:sz="0" w:space="0" w:color="auto"/>
                <w:left w:val="none" w:sz="0" w:space="0" w:color="auto"/>
                <w:bottom w:val="none" w:sz="0" w:space="0" w:color="auto"/>
                <w:right w:val="none" w:sz="0" w:space="0" w:color="auto"/>
              </w:divBdr>
            </w:div>
            <w:div w:id="1038550708">
              <w:marLeft w:val="0"/>
              <w:marRight w:val="0"/>
              <w:marTop w:val="0"/>
              <w:marBottom w:val="0"/>
              <w:divBdr>
                <w:top w:val="none" w:sz="0" w:space="0" w:color="auto"/>
                <w:left w:val="none" w:sz="0" w:space="0" w:color="auto"/>
                <w:bottom w:val="none" w:sz="0" w:space="0" w:color="auto"/>
                <w:right w:val="none" w:sz="0" w:space="0" w:color="auto"/>
              </w:divBdr>
            </w:div>
            <w:div w:id="1043942149">
              <w:marLeft w:val="0"/>
              <w:marRight w:val="0"/>
              <w:marTop w:val="0"/>
              <w:marBottom w:val="0"/>
              <w:divBdr>
                <w:top w:val="none" w:sz="0" w:space="0" w:color="auto"/>
                <w:left w:val="none" w:sz="0" w:space="0" w:color="auto"/>
                <w:bottom w:val="none" w:sz="0" w:space="0" w:color="auto"/>
                <w:right w:val="none" w:sz="0" w:space="0" w:color="auto"/>
              </w:divBdr>
            </w:div>
            <w:div w:id="1081945921">
              <w:marLeft w:val="0"/>
              <w:marRight w:val="0"/>
              <w:marTop w:val="0"/>
              <w:marBottom w:val="0"/>
              <w:divBdr>
                <w:top w:val="none" w:sz="0" w:space="0" w:color="auto"/>
                <w:left w:val="none" w:sz="0" w:space="0" w:color="auto"/>
                <w:bottom w:val="none" w:sz="0" w:space="0" w:color="auto"/>
                <w:right w:val="none" w:sz="0" w:space="0" w:color="auto"/>
              </w:divBdr>
            </w:div>
            <w:div w:id="1106462262">
              <w:marLeft w:val="0"/>
              <w:marRight w:val="0"/>
              <w:marTop w:val="0"/>
              <w:marBottom w:val="0"/>
              <w:divBdr>
                <w:top w:val="none" w:sz="0" w:space="0" w:color="auto"/>
                <w:left w:val="none" w:sz="0" w:space="0" w:color="auto"/>
                <w:bottom w:val="none" w:sz="0" w:space="0" w:color="auto"/>
                <w:right w:val="none" w:sz="0" w:space="0" w:color="auto"/>
              </w:divBdr>
            </w:div>
            <w:div w:id="1108235300">
              <w:marLeft w:val="0"/>
              <w:marRight w:val="0"/>
              <w:marTop w:val="0"/>
              <w:marBottom w:val="0"/>
              <w:divBdr>
                <w:top w:val="none" w:sz="0" w:space="0" w:color="auto"/>
                <w:left w:val="none" w:sz="0" w:space="0" w:color="auto"/>
                <w:bottom w:val="none" w:sz="0" w:space="0" w:color="auto"/>
                <w:right w:val="none" w:sz="0" w:space="0" w:color="auto"/>
              </w:divBdr>
            </w:div>
            <w:div w:id="1141851532">
              <w:marLeft w:val="0"/>
              <w:marRight w:val="0"/>
              <w:marTop w:val="480"/>
              <w:marBottom w:val="0"/>
              <w:divBdr>
                <w:top w:val="single" w:sz="6" w:space="0" w:color="auto"/>
                <w:left w:val="single" w:sz="6" w:space="0" w:color="auto"/>
                <w:bottom w:val="single" w:sz="6" w:space="0" w:color="auto"/>
                <w:right w:val="single" w:sz="6" w:space="0" w:color="auto"/>
              </w:divBdr>
            </w:div>
            <w:div w:id="1153642444">
              <w:marLeft w:val="0"/>
              <w:marRight w:val="0"/>
              <w:marTop w:val="0"/>
              <w:marBottom w:val="0"/>
              <w:divBdr>
                <w:top w:val="none" w:sz="0" w:space="0" w:color="auto"/>
                <w:left w:val="none" w:sz="0" w:space="0" w:color="auto"/>
                <w:bottom w:val="none" w:sz="0" w:space="0" w:color="auto"/>
                <w:right w:val="none" w:sz="0" w:space="0" w:color="auto"/>
              </w:divBdr>
            </w:div>
            <w:div w:id="1168328462">
              <w:marLeft w:val="0"/>
              <w:marRight w:val="0"/>
              <w:marTop w:val="0"/>
              <w:marBottom w:val="0"/>
              <w:divBdr>
                <w:top w:val="none" w:sz="0" w:space="0" w:color="auto"/>
                <w:left w:val="none" w:sz="0" w:space="0" w:color="auto"/>
                <w:bottom w:val="none" w:sz="0" w:space="0" w:color="auto"/>
                <w:right w:val="none" w:sz="0" w:space="0" w:color="auto"/>
              </w:divBdr>
            </w:div>
            <w:div w:id="1170561209">
              <w:marLeft w:val="0"/>
              <w:marRight w:val="0"/>
              <w:marTop w:val="0"/>
              <w:marBottom w:val="0"/>
              <w:divBdr>
                <w:top w:val="none" w:sz="0" w:space="0" w:color="auto"/>
                <w:left w:val="none" w:sz="0" w:space="0" w:color="auto"/>
                <w:bottom w:val="none" w:sz="0" w:space="0" w:color="auto"/>
                <w:right w:val="none" w:sz="0" w:space="0" w:color="auto"/>
              </w:divBdr>
            </w:div>
            <w:div w:id="1190874183">
              <w:marLeft w:val="0"/>
              <w:marRight w:val="0"/>
              <w:marTop w:val="0"/>
              <w:marBottom w:val="0"/>
              <w:divBdr>
                <w:top w:val="none" w:sz="0" w:space="0" w:color="auto"/>
                <w:left w:val="none" w:sz="0" w:space="0" w:color="auto"/>
                <w:bottom w:val="none" w:sz="0" w:space="0" w:color="auto"/>
                <w:right w:val="none" w:sz="0" w:space="0" w:color="auto"/>
              </w:divBdr>
            </w:div>
            <w:div w:id="1196771754">
              <w:marLeft w:val="0"/>
              <w:marRight w:val="0"/>
              <w:marTop w:val="0"/>
              <w:marBottom w:val="0"/>
              <w:divBdr>
                <w:top w:val="none" w:sz="0" w:space="0" w:color="auto"/>
                <w:left w:val="none" w:sz="0" w:space="0" w:color="auto"/>
                <w:bottom w:val="none" w:sz="0" w:space="0" w:color="auto"/>
                <w:right w:val="none" w:sz="0" w:space="0" w:color="auto"/>
              </w:divBdr>
            </w:div>
            <w:div w:id="1213805955">
              <w:marLeft w:val="0"/>
              <w:marRight w:val="0"/>
              <w:marTop w:val="0"/>
              <w:marBottom w:val="0"/>
              <w:divBdr>
                <w:top w:val="none" w:sz="0" w:space="0" w:color="auto"/>
                <w:left w:val="none" w:sz="0" w:space="0" w:color="auto"/>
                <w:bottom w:val="none" w:sz="0" w:space="0" w:color="auto"/>
                <w:right w:val="none" w:sz="0" w:space="0" w:color="auto"/>
              </w:divBdr>
            </w:div>
            <w:div w:id="1222594355">
              <w:marLeft w:val="0"/>
              <w:marRight w:val="0"/>
              <w:marTop w:val="0"/>
              <w:marBottom w:val="0"/>
              <w:divBdr>
                <w:top w:val="none" w:sz="0" w:space="0" w:color="auto"/>
                <w:left w:val="none" w:sz="0" w:space="0" w:color="auto"/>
                <w:bottom w:val="none" w:sz="0" w:space="0" w:color="auto"/>
                <w:right w:val="none" w:sz="0" w:space="0" w:color="auto"/>
              </w:divBdr>
            </w:div>
            <w:div w:id="1228684559">
              <w:marLeft w:val="0"/>
              <w:marRight w:val="0"/>
              <w:marTop w:val="0"/>
              <w:marBottom w:val="0"/>
              <w:divBdr>
                <w:top w:val="none" w:sz="0" w:space="0" w:color="auto"/>
                <w:left w:val="none" w:sz="0" w:space="0" w:color="auto"/>
                <w:bottom w:val="none" w:sz="0" w:space="0" w:color="auto"/>
                <w:right w:val="none" w:sz="0" w:space="0" w:color="auto"/>
              </w:divBdr>
            </w:div>
            <w:div w:id="1245996811">
              <w:marLeft w:val="0"/>
              <w:marRight w:val="0"/>
              <w:marTop w:val="0"/>
              <w:marBottom w:val="0"/>
              <w:divBdr>
                <w:top w:val="none" w:sz="0" w:space="0" w:color="auto"/>
                <w:left w:val="none" w:sz="0" w:space="0" w:color="auto"/>
                <w:bottom w:val="none" w:sz="0" w:space="0" w:color="auto"/>
                <w:right w:val="none" w:sz="0" w:space="0" w:color="auto"/>
              </w:divBdr>
            </w:div>
            <w:div w:id="1251888724">
              <w:marLeft w:val="0"/>
              <w:marRight w:val="0"/>
              <w:marTop w:val="480"/>
              <w:marBottom w:val="0"/>
              <w:divBdr>
                <w:top w:val="single" w:sz="6" w:space="0" w:color="auto"/>
                <w:left w:val="single" w:sz="6" w:space="0" w:color="auto"/>
                <w:bottom w:val="single" w:sz="6" w:space="0" w:color="auto"/>
                <w:right w:val="single" w:sz="6" w:space="0" w:color="auto"/>
              </w:divBdr>
            </w:div>
            <w:div w:id="1261253822">
              <w:marLeft w:val="0"/>
              <w:marRight w:val="0"/>
              <w:marTop w:val="480"/>
              <w:marBottom w:val="0"/>
              <w:divBdr>
                <w:top w:val="single" w:sz="6" w:space="0" w:color="auto"/>
                <w:left w:val="single" w:sz="6" w:space="0" w:color="auto"/>
                <w:bottom w:val="single" w:sz="6" w:space="0" w:color="auto"/>
                <w:right w:val="single" w:sz="6" w:space="0" w:color="auto"/>
              </w:divBdr>
            </w:div>
            <w:div w:id="1261260513">
              <w:marLeft w:val="0"/>
              <w:marRight w:val="0"/>
              <w:marTop w:val="0"/>
              <w:marBottom w:val="0"/>
              <w:divBdr>
                <w:top w:val="none" w:sz="0" w:space="0" w:color="auto"/>
                <w:left w:val="none" w:sz="0" w:space="0" w:color="auto"/>
                <w:bottom w:val="none" w:sz="0" w:space="0" w:color="auto"/>
                <w:right w:val="none" w:sz="0" w:space="0" w:color="auto"/>
              </w:divBdr>
            </w:div>
            <w:div w:id="1263488159">
              <w:marLeft w:val="0"/>
              <w:marRight w:val="0"/>
              <w:marTop w:val="0"/>
              <w:marBottom w:val="0"/>
              <w:divBdr>
                <w:top w:val="none" w:sz="0" w:space="0" w:color="auto"/>
                <w:left w:val="none" w:sz="0" w:space="0" w:color="auto"/>
                <w:bottom w:val="none" w:sz="0" w:space="0" w:color="auto"/>
                <w:right w:val="none" w:sz="0" w:space="0" w:color="auto"/>
              </w:divBdr>
            </w:div>
            <w:div w:id="1265071269">
              <w:marLeft w:val="0"/>
              <w:marRight w:val="0"/>
              <w:marTop w:val="0"/>
              <w:marBottom w:val="0"/>
              <w:divBdr>
                <w:top w:val="none" w:sz="0" w:space="0" w:color="auto"/>
                <w:left w:val="none" w:sz="0" w:space="0" w:color="auto"/>
                <w:bottom w:val="none" w:sz="0" w:space="0" w:color="auto"/>
                <w:right w:val="none" w:sz="0" w:space="0" w:color="auto"/>
              </w:divBdr>
            </w:div>
            <w:div w:id="1271427221">
              <w:marLeft w:val="0"/>
              <w:marRight w:val="0"/>
              <w:marTop w:val="0"/>
              <w:marBottom w:val="0"/>
              <w:divBdr>
                <w:top w:val="none" w:sz="0" w:space="0" w:color="auto"/>
                <w:left w:val="none" w:sz="0" w:space="0" w:color="auto"/>
                <w:bottom w:val="none" w:sz="0" w:space="0" w:color="auto"/>
                <w:right w:val="none" w:sz="0" w:space="0" w:color="auto"/>
              </w:divBdr>
            </w:div>
            <w:div w:id="1304120956">
              <w:marLeft w:val="0"/>
              <w:marRight w:val="0"/>
              <w:marTop w:val="0"/>
              <w:marBottom w:val="0"/>
              <w:divBdr>
                <w:top w:val="none" w:sz="0" w:space="0" w:color="auto"/>
                <w:left w:val="none" w:sz="0" w:space="0" w:color="auto"/>
                <w:bottom w:val="none" w:sz="0" w:space="0" w:color="auto"/>
                <w:right w:val="none" w:sz="0" w:space="0" w:color="auto"/>
              </w:divBdr>
            </w:div>
            <w:div w:id="1304503760">
              <w:marLeft w:val="0"/>
              <w:marRight w:val="0"/>
              <w:marTop w:val="0"/>
              <w:marBottom w:val="0"/>
              <w:divBdr>
                <w:top w:val="none" w:sz="0" w:space="0" w:color="auto"/>
                <w:left w:val="none" w:sz="0" w:space="0" w:color="auto"/>
                <w:bottom w:val="none" w:sz="0" w:space="0" w:color="auto"/>
                <w:right w:val="none" w:sz="0" w:space="0" w:color="auto"/>
              </w:divBdr>
            </w:div>
            <w:div w:id="1308513809">
              <w:marLeft w:val="0"/>
              <w:marRight w:val="0"/>
              <w:marTop w:val="0"/>
              <w:marBottom w:val="0"/>
              <w:divBdr>
                <w:top w:val="none" w:sz="0" w:space="0" w:color="auto"/>
                <w:left w:val="none" w:sz="0" w:space="0" w:color="auto"/>
                <w:bottom w:val="none" w:sz="0" w:space="0" w:color="auto"/>
                <w:right w:val="none" w:sz="0" w:space="0" w:color="auto"/>
              </w:divBdr>
            </w:div>
            <w:div w:id="1327825332">
              <w:marLeft w:val="0"/>
              <w:marRight w:val="0"/>
              <w:marTop w:val="0"/>
              <w:marBottom w:val="0"/>
              <w:divBdr>
                <w:top w:val="none" w:sz="0" w:space="0" w:color="auto"/>
                <w:left w:val="none" w:sz="0" w:space="0" w:color="auto"/>
                <w:bottom w:val="none" w:sz="0" w:space="0" w:color="auto"/>
                <w:right w:val="none" w:sz="0" w:space="0" w:color="auto"/>
              </w:divBdr>
            </w:div>
            <w:div w:id="1330206523">
              <w:marLeft w:val="0"/>
              <w:marRight w:val="0"/>
              <w:marTop w:val="0"/>
              <w:marBottom w:val="0"/>
              <w:divBdr>
                <w:top w:val="none" w:sz="0" w:space="0" w:color="auto"/>
                <w:left w:val="none" w:sz="0" w:space="0" w:color="auto"/>
                <w:bottom w:val="none" w:sz="0" w:space="0" w:color="auto"/>
                <w:right w:val="none" w:sz="0" w:space="0" w:color="auto"/>
              </w:divBdr>
            </w:div>
            <w:div w:id="1341662792">
              <w:marLeft w:val="0"/>
              <w:marRight w:val="0"/>
              <w:marTop w:val="0"/>
              <w:marBottom w:val="0"/>
              <w:divBdr>
                <w:top w:val="none" w:sz="0" w:space="0" w:color="auto"/>
                <w:left w:val="none" w:sz="0" w:space="0" w:color="auto"/>
                <w:bottom w:val="none" w:sz="0" w:space="0" w:color="auto"/>
                <w:right w:val="none" w:sz="0" w:space="0" w:color="auto"/>
              </w:divBdr>
            </w:div>
            <w:div w:id="1361662452">
              <w:marLeft w:val="0"/>
              <w:marRight w:val="0"/>
              <w:marTop w:val="0"/>
              <w:marBottom w:val="0"/>
              <w:divBdr>
                <w:top w:val="none" w:sz="0" w:space="0" w:color="auto"/>
                <w:left w:val="none" w:sz="0" w:space="0" w:color="auto"/>
                <w:bottom w:val="none" w:sz="0" w:space="0" w:color="auto"/>
                <w:right w:val="none" w:sz="0" w:space="0" w:color="auto"/>
              </w:divBdr>
            </w:div>
            <w:div w:id="1368678537">
              <w:marLeft w:val="0"/>
              <w:marRight w:val="0"/>
              <w:marTop w:val="0"/>
              <w:marBottom w:val="0"/>
              <w:divBdr>
                <w:top w:val="none" w:sz="0" w:space="0" w:color="auto"/>
                <w:left w:val="none" w:sz="0" w:space="0" w:color="auto"/>
                <w:bottom w:val="none" w:sz="0" w:space="0" w:color="auto"/>
                <w:right w:val="none" w:sz="0" w:space="0" w:color="auto"/>
              </w:divBdr>
            </w:div>
            <w:div w:id="1409232244">
              <w:marLeft w:val="0"/>
              <w:marRight w:val="0"/>
              <w:marTop w:val="0"/>
              <w:marBottom w:val="0"/>
              <w:divBdr>
                <w:top w:val="none" w:sz="0" w:space="0" w:color="auto"/>
                <w:left w:val="none" w:sz="0" w:space="0" w:color="auto"/>
                <w:bottom w:val="none" w:sz="0" w:space="0" w:color="auto"/>
                <w:right w:val="none" w:sz="0" w:space="0" w:color="auto"/>
              </w:divBdr>
            </w:div>
            <w:div w:id="1420909898">
              <w:marLeft w:val="0"/>
              <w:marRight w:val="0"/>
              <w:marTop w:val="0"/>
              <w:marBottom w:val="0"/>
              <w:divBdr>
                <w:top w:val="none" w:sz="0" w:space="0" w:color="auto"/>
                <w:left w:val="none" w:sz="0" w:space="0" w:color="auto"/>
                <w:bottom w:val="none" w:sz="0" w:space="0" w:color="auto"/>
                <w:right w:val="none" w:sz="0" w:space="0" w:color="auto"/>
              </w:divBdr>
            </w:div>
            <w:div w:id="1423183081">
              <w:marLeft w:val="0"/>
              <w:marRight w:val="0"/>
              <w:marTop w:val="0"/>
              <w:marBottom w:val="0"/>
              <w:divBdr>
                <w:top w:val="none" w:sz="0" w:space="0" w:color="auto"/>
                <w:left w:val="none" w:sz="0" w:space="0" w:color="auto"/>
                <w:bottom w:val="none" w:sz="0" w:space="0" w:color="auto"/>
                <w:right w:val="none" w:sz="0" w:space="0" w:color="auto"/>
              </w:divBdr>
            </w:div>
            <w:div w:id="1426070173">
              <w:marLeft w:val="0"/>
              <w:marRight w:val="0"/>
              <w:marTop w:val="0"/>
              <w:marBottom w:val="0"/>
              <w:divBdr>
                <w:top w:val="none" w:sz="0" w:space="0" w:color="auto"/>
                <w:left w:val="none" w:sz="0" w:space="0" w:color="auto"/>
                <w:bottom w:val="none" w:sz="0" w:space="0" w:color="auto"/>
                <w:right w:val="none" w:sz="0" w:space="0" w:color="auto"/>
              </w:divBdr>
            </w:div>
            <w:div w:id="1445348432">
              <w:marLeft w:val="0"/>
              <w:marRight w:val="0"/>
              <w:marTop w:val="0"/>
              <w:marBottom w:val="0"/>
              <w:divBdr>
                <w:top w:val="none" w:sz="0" w:space="0" w:color="auto"/>
                <w:left w:val="none" w:sz="0" w:space="0" w:color="auto"/>
                <w:bottom w:val="none" w:sz="0" w:space="0" w:color="auto"/>
                <w:right w:val="none" w:sz="0" w:space="0" w:color="auto"/>
              </w:divBdr>
            </w:div>
            <w:div w:id="1456564972">
              <w:marLeft w:val="0"/>
              <w:marRight w:val="0"/>
              <w:marTop w:val="0"/>
              <w:marBottom w:val="0"/>
              <w:divBdr>
                <w:top w:val="none" w:sz="0" w:space="0" w:color="auto"/>
                <w:left w:val="none" w:sz="0" w:space="0" w:color="auto"/>
                <w:bottom w:val="none" w:sz="0" w:space="0" w:color="auto"/>
                <w:right w:val="none" w:sz="0" w:space="0" w:color="auto"/>
              </w:divBdr>
            </w:div>
            <w:div w:id="1459032688">
              <w:marLeft w:val="0"/>
              <w:marRight w:val="0"/>
              <w:marTop w:val="0"/>
              <w:marBottom w:val="0"/>
              <w:divBdr>
                <w:top w:val="none" w:sz="0" w:space="0" w:color="auto"/>
                <w:left w:val="none" w:sz="0" w:space="0" w:color="auto"/>
                <w:bottom w:val="none" w:sz="0" w:space="0" w:color="auto"/>
                <w:right w:val="none" w:sz="0" w:space="0" w:color="auto"/>
              </w:divBdr>
            </w:div>
            <w:div w:id="1461529984">
              <w:marLeft w:val="0"/>
              <w:marRight w:val="0"/>
              <w:marTop w:val="0"/>
              <w:marBottom w:val="0"/>
              <w:divBdr>
                <w:top w:val="none" w:sz="0" w:space="0" w:color="auto"/>
                <w:left w:val="none" w:sz="0" w:space="0" w:color="auto"/>
                <w:bottom w:val="none" w:sz="0" w:space="0" w:color="auto"/>
                <w:right w:val="none" w:sz="0" w:space="0" w:color="auto"/>
              </w:divBdr>
            </w:div>
            <w:div w:id="1470584818">
              <w:marLeft w:val="0"/>
              <w:marRight w:val="0"/>
              <w:marTop w:val="0"/>
              <w:marBottom w:val="0"/>
              <w:divBdr>
                <w:top w:val="none" w:sz="0" w:space="0" w:color="auto"/>
                <w:left w:val="none" w:sz="0" w:space="0" w:color="auto"/>
                <w:bottom w:val="none" w:sz="0" w:space="0" w:color="auto"/>
                <w:right w:val="none" w:sz="0" w:space="0" w:color="auto"/>
              </w:divBdr>
            </w:div>
            <w:div w:id="1495144873">
              <w:marLeft w:val="0"/>
              <w:marRight w:val="0"/>
              <w:marTop w:val="0"/>
              <w:marBottom w:val="0"/>
              <w:divBdr>
                <w:top w:val="none" w:sz="0" w:space="0" w:color="auto"/>
                <w:left w:val="none" w:sz="0" w:space="0" w:color="auto"/>
                <w:bottom w:val="none" w:sz="0" w:space="0" w:color="auto"/>
                <w:right w:val="none" w:sz="0" w:space="0" w:color="auto"/>
              </w:divBdr>
            </w:div>
            <w:div w:id="1506437938">
              <w:marLeft w:val="0"/>
              <w:marRight w:val="0"/>
              <w:marTop w:val="0"/>
              <w:marBottom w:val="0"/>
              <w:divBdr>
                <w:top w:val="none" w:sz="0" w:space="0" w:color="auto"/>
                <w:left w:val="none" w:sz="0" w:space="0" w:color="auto"/>
                <w:bottom w:val="none" w:sz="0" w:space="0" w:color="auto"/>
                <w:right w:val="none" w:sz="0" w:space="0" w:color="auto"/>
              </w:divBdr>
            </w:div>
            <w:div w:id="1511338863">
              <w:marLeft w:val="0"/>
              <w:marRight w:val="0"/>
              <w:marTop w:val="0"/>
              <w:marBottom w:val="0"/>
              <w:divBdr>
                <w:top w:val="none" w:sz="0" w:space="0" w:color="auto"/>
                <w:left w:val="none" w:sz="0" w:space="0" w:color="auto"/>
                <w:bottom w:val="none" w:sz="0" w:space="0" w:color="auto"/>
                <w:right w:val="none" w:sz="0" w:space="0" w:color="auto"/>
              </w:divBdr>
            </w:div>
            <w:div w:id="1512139418">
              <w:marLeft w:val="0"/>
              <w:marRight w:val="0"/>
              <w:marTop w:val="0"/>
              <w:marBottom w:val="0"/>
              <w:divBdr>
                <w:top w:val="none" w:sz="0" w:space="0" w:color="auto"/>
                <w:left w:val="none" w:sz="0" w:space="0" w:color="auto"/>
                <w:bottom w:val="none" w:sz="0" w:space="0" w:color="auto"/>
                <w:right w:val="none" w:sz="0" w:space="0" w:color="auto"/>
              </w:divBdr>
            </w:div>
            <w:div w:id="1513958731">
              <w:marLeft w:val="0"/>
              <w:marRight w:val="0"/>
              <w:marTop w:val="0"/>
              <w:marBottom w:val="0"/>
              <w:divBdr>
                <w:top w:val="none" w:sz="0" w:space="0" w:color="auto"/>
                <w:left w:val="none" w:sz="0" w:space="0" w:color="auto"/>
                <w:bottom w:val="none" w:sz="0" w:space="0" w:color="auto"/>
                <w:right w:val="none" w:sz="0" w:space="0" w:color="auto"/>
              </w:divBdr>
            </w:div>
            <w:div w:id="1530756048">
              <w:marLeft w:val="0"/>
              <w:marRight w:val="0"/>
              <w:marTop w:val="0"/>
              <w:marBottom w:val="0"/>
              <w:divBdr>
                <w:top w:val="none" w:sz="0" w:space="0" w:color="auto"/>
                <w:left w:val="none" w:sz="0" w:space="0" w:color="auto"/>
                <w:bottom w:val="none" w:sz="0" w:space="0" w:color="auto"/>
                <w:right w:val="none" w:sz="0" w:space="0" w:color="auto"/>
              </w:divBdr>
            </w:div>
            <w:div w:id="1545751527">
              <w:marLeft w:val="0"/>
              <w:marRight w:val="0"/>
              <w:marTop w:val="0"/>
              <w:marBottom w:val="0"/>
              <w:divBdr>
                <w:top w:val="none" w:sz="0" w:space="0" w:color="auto"/>
                <w:left w:val="none" w:sz="0" w:space="0" w:color="auto"/>
                <w:bottom w:val="none" w:sz="0" w:space="0" w:color="auto"/>
                <w:right w:val="none" w:sz="0" w:space="0" w:color="auto"/>
              </w:divBdr>
            </w:div>
            <w:div w:id="1555119877">
              <w:marLeft w:val="0"/>
              <w:marRight w:val="0"/>
              <w:marTop w:val="0"/>
              <w:marBottom w:val="0"/>
              <w:divBdr>
                <w:top w:val="none" w:sz="0" w:space="0" w:color="auto"/>
                <w:left w:val="none" w:sz="0" w:space="0" w:color="auto"/>
                <w:bottom w:val="none" w:sz="0" w:space="0" w:color="auto"/>
                <w:right w:val="none" w:sz="0" w:space="0" w:color="auto"/>
              </w:divBdr>
            </w:div>
            <w:div w:id="1602569162">
              <w:marLeft w:val="0"/>
              <w:marRight w:val="0"/>
              <w:marTop w:val="0"/>
              <w:marBottom w:val="0"/>
              <w:divBdr>
                <w:top w:val="none" w:sz="0" w:space="0" w:color="auto"/>
                <w:left w:val="none" w:sz="0" w:space="0" w:color="auto"/>
                <w:bottom w:val="none" w:sz="0" w:space="0" w:color="auto"/>
                <w:right w:val="none" w:sz="0" w:space="0" w:color="auto"/>
              </w:divBdr>
            </w:div>
            <w:div w:id="1611812855">
              <w:marLeft w:val="0"/>
              <w:marRight w:val="0"/>
              <w:marTop w:val="0"/>
              <w:marBottom w:val="0"/>
              <w:divBdr>
                <w:top w:val="none" w:sz="0" w:space="0" w:color="auto"/>
                <w:left w:val="none" w:sz="0" w:space="0" w:color="auto"/>
                <w:bottom w:val="none" w:sz="0" w:space="0" w:color="auto"/>
                <w:right w:val="none" w:sz="0" w:space="0" w:color="auto"/>
              </w:divBdr>
            </w:div>
            <w:div w:id="1657224161">
              <w:marLeft w:val="0"/>
              <w:marRight w:val="0"/>
              <w:marTop w:val="0"/>
              <w:marBottom w:val="0"/>
              <w:divBdr>
                <w:top w:val="none" w:sz="0" w:space="0" w:color="auto"/>
                <w:left w:val="none" w:sz="0" w:space="0" w:color="auto"/>
                <w:bottom w:val="none" w:sz="0" w:space="0" w:color="auto"/>
                <w:right w:val="none" w:sz="0" w:space="0" w:color="auto"/>
              </w:divBdr>
            </w:div>
            <w:div w:id="1666132088">
              <w:marLeft w:val="0"/>
              <w:marRight w:val="0"/>
              <w:marTop w:val="0"/>
              <w:marBottom w:val="0"/>
              <w:divBdr>
                <w:top w:val="none" w:sz="0" w:space="0" w:color="auto"/>
                <w:left w:val="none" w:sz="0" w:space="0" w:color="auto"/>
                <w:bottom w:val="none" w:sz="0" w:space="0" w:color="auto"/>
                <w:right w:val="none" w:sz="0" w:space="0" w:color="auto"/>
              </w:divBdr>
            </w:div>
            <w:div w:id="1673100551">
              <w:marLeft w:val="0"/>
              <w:marRight w:val="0"/>
              <w:marTop w:val="0"/>
              <w:marBottom w:val="0"/>
              <w:divBdr>
                <w:top w:val="none" w:sz="0" w:space="0" w:color="auto"/>
                <w:left w:val="none" w:sz="0" w:space="0" w:color="auto"/>
                <w:bottom w:val="none" w:sz="0" w:space="0" w:color="auto"/>
                <w:right w:val="none" w:sz="0" w:space="0" w:color="auto"/>
              </w:divBdr>
            </w:div>
            <w:div w:id="1676417657">
              <w:marLeft w:val="0"/>
              <w:marRight w:val="0"/>
              <w:marTop w:val="0"/>
              <w:marBottom w:val="0"/>
              <w:divBdr>
                <w:top w:val="none" w:sz="0" w:space="0" w:color="auto"/>
                <w:left w:val="none" w:sz="0" w:space="0" w:color="auto"/>
                <w:bottom w:val="none" w:sz="0" w:space="0" w:color="auto"/>
                <w:right w:val="none" w:sz="0" w:space="0" w:color="auto"/>
              </w:divBdr>
            </w:div>
            <w:div w:id="1690402729">
              <w:marLeft w:val="0"/>
              <w:marRight w:val="0"/>
              <w:marTop w:val="0"/>
              <w:marBottom w:val="0"/>
              <w:divBdr>
                <w:top w:val="none" w:sz="0" w:space="0" w:color="auto"/>
                <w:left w:val="none" w:sz="0" w:space="0" w:color="auto"/>
                <w:bottom w:val="none" w:sz="0" w:space="0" w:color="auto"/>
                <w:right w:val="none" w:sz="0" w:space="0" w:color="auto"/>
              </w:divBdr>
            </w:div>
            <w:div w:id="1692803890">
              <w:marLeft w:val="0"/>
              <w:marRight w:val="0"/>
              <w:marTop w:val="480"/>
              <w:marBottom w:val="0"/>
              <w:divBdr>
                <w:top w:val="single" w:sz="6" w:space="0" w:color="auto"/>
                <w:left w:val="single" w:sz="6" w:space="0" w:color="auto"/>
                <w:bottom w:val="single" w:sz="6" w:space="0" w:color="auto"/>
                <w:right w:val="single" w:sz="6" w:space="0" w:color="auto"/>
              </w:divBdr>
            </w:div>
            <w:div w:id="1702825446">
              <w:marLeft w:val="0"/>
              <w:marRight w:val="0"/>
              <w:marTop w:val="0"/>
              <w:marBottom w:val="0"/>
              <w:divBdr>
                <w:top w:val="none" w:sz="0" w:space="0" w:color="auto"/>
                <w:left w:val="none" w:sz="0" w:space="0" w:color="auto"/>
                <w:bottom w:val="none" w:sz="0" w:space="0" w:color="auto"/>
                <w:right w:val="none" w:sz="0" w:space="0" w:color="auto"/>
              </w:divBdr>
            </w:div>
            <w:div w:id="1774395441">
              <w:marLeft w:val="0"/>
              <w:marRight w:val="0"/>
              <w:marTop w:val="0"/>
              <w:marBottom w:val="0"/>
              <w:divBdr>
                <w:top w:val="none" w:sz="0" w:space="0" w:color="auto"/>
                <w:left w:val="none" w:sz="0" w:space="0" w:color="auto"/>
                <w:bottom w:val="none" w:sz="0" w:space="0" w:color="auto"/>
                <w:right w:val="none" w:sz="0" w:space="0" w:color="auto"/>
              </w:divBdr>
            </w:div>
            <w:div w:id="1778793411">
              <w:marLeft w:val="0"/>
              <w:marRight w:val="0"/>
              <w:marTop w:val="480"/>
              <w:marBottom w:val="0"/>
              <w:divBdr>
                <w:top w:val="single" w:sz="6" w:space="0" w:color="auto"/>
                <w:left w:val="single" w:sz="6" w:space="0" w:color="auto"/>
                <w:bottom w:val="single" w:sz="6" w:space="0" w:color="auto"/>
                <w:right w:val="single" w:sz="6" w:space="0" w:color="auto"/>
              </w:divBdr>
            </w:div>
            <w:div w:id="1799908136">
              <w:marLeft w:val="0"/>
              <w:marRight w:val="0"/>
              <w:marTop w:val="0"/>
              <w:marBottom w:val="0"/>
              <w:divBdr>
                <w:top w:val="none" w:sz="0" w:space="0" w:color="auto"/>
                <w:left w:val="none" w:sz="0" w:space="0" w:color="auto"/>
                <w:bottom w:val="none" w:sz="0" w:space="0" w:color="auto"/>
                <w:right w:val="none" w:sz="0" w:space="0" w:color="auto"/>
              </w:divBdr>
            </w:div>
            <w:div w:id="1820725050">
              <w:marLeft w:val="0"/>
              <w:marRight w:val="0"/>
              <w:marTop w:val="0"/>
              <w:marBottom w:val="0"/>
              <w:divBdr>
                <w:top w:val="none" w:sz="0" w:space="0" w:color="auto"/>
                <w:left w:val="none" w:sz="0" w:space="0" w:color="auto"/>
                <w:bottom w:val="none" w:sz="0" w:space="0" w:color="auto"/>
                <w:right w:val="none" w:sz="0" w:space="0" w:color="auto"/>
              </w:divBdr>
            </w:div>
            <w:div w:id="1828012603">
              <w:marLeft w:val="0"/>
              <w:marRight w:val="0"/>
              <w:marTop w:val="0"/>
              <w:marBottom w:val="0"/>
              <w:divBdr>
                <w:top w:val="none" w:sz="0" w:space="0" w:color="auto"/>
                <w:left w:val="none" w:sz="0" w:space="0" w:color="auto"/>
                <w:bottom w:val="none" w:sz="0" w:space="0" w:color="auto"/>
                <w:right w:val="none" w:sz="0" w:space="0" w:color="auto"/>
              </w:divBdr>
            </w:div>
            <w:div w:id="1834566485">
              <w:marLeft w:val="0"/>
              <w:marRight w:val="0"/>
              <w:marTop w:val="0"/>
              <w:marBottom w:val="0"/>
              <w:divBdr>
                <w:top w:val="none" w:sz="0" w:space="0" w:color="auto"/>
                <w:left w:val="none" w:sz="0" w:space="0" w:color="auto"/>
                <w:bottom w:val="none" w:sz="0" w:space="0" w:color="auto"/>
                <w:right w:val="none" w:sz="0" w:space="0" w:color="auto"/>
              </w:divBdr>
            </w:div>
            <w:div w:id="1843206379">
              <w:marLeft w:val="0"/>
              <w:marRight w:val="0"/>
              <w:marTop w:val="0"/>
              <w:marBottom w:val="0"/>
              <w:divBdr>
                <w:top w:val="none" w:sz="0" w:space="0" w:color="auto"/>
                <w:left w:val="none" w:sz="0" w:space="0" w:color="auto"/>
                <w:bottom w:val="none" w:sz="0" w:space="0" w:color="auto"/>
                <w:right w:val="none" w:sz="0" w:space="0" w:color="auto"/>
              </w:divBdr>
            </w:div>
            <w:div w:id="1855070384">
              <w:marLeft w:val="0"/>
              <w:marRight w:val="0"/>
              <w:marTop w:val="0"/>
              <w:marBottom w:val="0"/>
              <w:divBdr>
                <w:top w:val="none" w:sz="0" w:space="0" w:color="auto"/>
                <w:left w:val="none" w:sz="0" w:space="0" w:color="auto"/>
                <w:bottom w:val="none" w:sz="0" w:space="0" w:color="auto"/>
                <w:right w:val="none" w:sz="0" w:space="0" w:color="auto"/>
              </w:divBdr>
            </w:div>
            <w:div w:id="1859853283">
              <w:marLeft w:val="0"/>
              <w:marRight w:val="0"/>
              <w:marTop w:val="0"/>
              <w:marBottom w:val="0"/>
              <w:divBdr>
                <w:top w:val="none" w:sz="0" w:space="0" w:color="auto"/>
                <w:left w:val="none" w:sz="0" w:space="0" w:color="auto"/>
                <w:bottom w:val="none" w:sz="0" w:space="0" w:color="auto"/>
                <w:right w:val="none" w:sz="0" w:space="0" w:color="auto"/>
              </w:divBdr>
            </w:div>
            <w:div w:id="1862351324">
              <w:marLeft w:val="0"/>
              <w:marRight w:val="0"/>
              <w:marTop w:val="0"/>
              <w:marBottom w:val="0"/>
              <w:divBdr>
                <w:top w:val="none" w:sz="0" w:space="0" w:color="auto"/>
                <w:left w:val="none" w:sz="0" w:space="0" w:color="auto"/>
                <w:bottom w:val="none" w:sz="0" w:space="0" w:color="auto"/>
                <w:right w:val="none" w:sz="0" w:space="0" w:color="auto"/>
              </w:divBdr>
            </w:div>
            <w:div w:id="1866402786">
              <w:marLeft w:val="0"/>
              <w:marRight w:val="0"/>
              <w:marTop w:val="0"/>
              <w:marBottom w:val="0"/>
              <w:divBdr>
                <w:top w:val="none" w:sz="0" w:space="0" w:color="auto"/>
                <w:left w:val="none" w:sz="0" w:space="0" w:color="auto"/>
                <w:bottom w:val="none" w:sz="0" w:space="0" w:color="auto"/>
                <w:right w:val="none" w:sz="0" w:space="0" w:color="auto"/>
              </w:divBdr>
            </w:div>
            <w:div w:id="1887599804">
              <w:marLeft w:val="0"/>
              <w:marRight w:val="0"/>
              <w:marTop w:val="0"/>
              <w:marBottom w:val="0"/>
              <w:divBdr>
                <w:top w:val="none" w:sz="0" w:space="0" w:color="auto"/>
                <w:left w:val="none" w:sz="0" w:space="0" w:color="auto"/>
                <w:bottom w:val="none" w:sz="0" w:space="0" w:color="auto"/>
                <w:right w:val="none" w:sz="0" w:space="0" w:color="auto"/>
              </w:divBdr>
            </w:div>
            <w:div w:id="1903833748">
              <w:marLeft w:val="0"/>
              <w:marRight w:val="0"/>
              <w:marTop w:val="0"/>
              <w:marBottom w:val="0"/>
              <w:divBdr>
                <w:top w:val="none" w:sz="0" w:space="0" w:color="auto"/>
                <w:left w:val="none" w:sz="0" w:space="0" w:color="auto"/>
                <w:bottom w:val="none" w:sz="0" w:space="0" w:color="auto"/>
                <w:right w:val="none" w:sz="0" w:space="0" w:color="auto"/>
              </w:divBdr>
            </w:div>
            <w:div w:id="1910381749">
              <w:marLeft w:val="0"/>
              <w:marRight w:val="0"/>
              <w:marTop w:val="0"/>
              <w:marBottom w:val="0"/>
              <w:divBdr>
                <w:top w:val="none" w:sz="0" w:space="0" w:color="auto"/>
                <w:left w:val="none" w:sz="0" w:space="0" w:color="auto"/>
                <w:bottom w:val="none" w:sz="0" w:space="0" w:color="auto"/>
                <w:right w:val="none" w:sz="0" w:space="0" w:color="auto"/>
              </w:divBdr>
            </w:div>
            <w:div w:id="1934825459">
              <w:marLeft w:val="0"/>
              <w:marRight w:val="0"/>
              <w:marTop w:val="0"/>
              <w:marBottom w:val="0"/>
              <w:divBdr>
                <w:top w:val="none" w:sz="0" w:space="0" w:color="auto"/>
                <w:left w:val="none" w:sz="0" w:space="0" w:color="auto"/>
                <w:bottom w:val="none" w:sz="0" w:space="0" w:color="auto"/>
                <w:right w:val="none" w:sz="0" w:space="0" w:color="auto"/>
              </w:divBdr>
            </w:div>
            <w:div w:id="1959215078">
              <w:marLeft w:val="0"/>
              <w:marRight w:val="0"/>
              <w:marTop w:val="480"/>
              <w:marBottom w:val="0"/>
              <w:divBdr>
                <w:top w:val="single" w:sz="6" w:space="0" w:color="auto"/>
                <w:left w:val="single" w:sz="6" w:space="0" w:color="auto"/>
                <w:bottom w:val="single" w:sz="6" w:space="0" w:color="auto"/>
                <w:right w:val="single" w:sz="6" w:space="0" w:color="auto"/>
              </w:divBdr>
            </w:div>
            <w:div w:id="1960716160">
              <w:marLeft w:val="0"/>
              <w:marRight w:val="0"/>
              <w:marTop w:val="0"/>
              <w:marBottom w:val="0"/>
              <w:divBdr>
                <w:top w:val="none" w:sz="0" w:space="0" w:color="auto"/>
                <w:left w:val="none" w:sz="0" w:space="0" w:color="auto"/>
                <w:bottom w:val="none" w:sz="0" w:space="0" w:color="auto"/>
                <w:right w:val="none" w:sz="0" w:space="0" w:color="auto"/>
              </w:divBdr>
            </w:div>
            <w:div w:id="1966085293">
              <w:marLeft w:val="0"/>
              <w:marRight w:val="0"/>
              <w:marTop w:val="0"/>
              <w:marBottom w:val="0"/>
              <w:divBdr>
                <w:top w:val="none" w:sz="0" w:space="0" w:color="auto"/>
                <w:left w:val="none" w:sz="0" w:space="0" w:color="auto"/>
                <w:bottom w:val="none" w:sz="0" w:space="0" w:color="auto"/>
                <w:right w:val="none" w:sz="0" w:space="0" w:color="auto"/>
              </w:divBdr>
            </w:div>
            <w:div w:id="1975327626">
              <w:marLeft w:val="0"/>
              <w:marRight w:val="0"/>
              <w:marTop w:val="0"/>
              <w:marBottom w:val="0"/>
              <w:divBdr>
                <w:top w:val="none" w:sz="0" w:space="0" w:color="auto"/>
                <w:left w:val="none" w:sz="0" w:space="0" w:color="auto"/>
                <w:bottom w:val="none" w:sz="0" w:space="0" w:color="auto"/>
                <w:right w:val="none" w:sz="0" w:space="0" w:color="auto"/>
              </w:divBdr>
            </w:div>
            <w:div w:id="1984315194">
              <w:marLeft w:val="0"/>
              <w:marRight w:val="0"/>
              <w:marTop w:val="0"/>
              <w:marBottom w:val="0"/>
              <w:divBdr>
                <w:top w:val="none" w:sz="0" w:space="0" w:color="auto"/>
                <w:left w:val="none" w:sz="0" w:space="0" w:color="auto"/>
                <w:bottom w:val="none" w:sz="0" w:space="0" w:color="auto"/>
                <w:right w:val="none" w:sz="0" w:space="0" w:color="auto"/>
              </w:divBdr>
            </w:div>
            <w:div w:id="2015105543">
              <w:marLeft w:val="0"/>
              <w:marRight w:val="0"/>
              <w:marTop w:val="0"/>
              <w:marBottom w:val="0"/>
              <w:divBdr>
                <w:top w:val="none" w:sz="0" w:space="0" w:color="auto"/>
                <w:left w:val="none" w:sz="0" w:space="0" w:color="auto"/>
                <w:bottom w:val="none" w:sz="0" w:space="0" w:color="auto"/>
                <w:right w:val="none" w:sz="0" w:space="0" w:color="auto"/>
              </w:divBdr>
            </w:div>
            <w:div w:id="2015716496">
              <w:marLeft w:val="0"/>
              <w:marRight w:val="0"/>
              <w:marTop w:val="0"/>
              <w:marBottom w:val="0"/>
              <w:divBdr>
                <w:top w:val="none" w:sz="0" w:space="0" w:color="auto"/>
                <w:left w:val="none" w:sz="0" w:space="0" w:color="auto"/>
                <w:bottom w:val="none" w:sz="0" w:space="0" w:color="auto"/>
                <w:right w:val="none" w:sz="0" w:space="0" w:color="auto"/>
              </w:divBdr>
            </w:div>
            <w:div w:id="2017612924">
              <w:marLeft w:val="0"/>
              <w:marRight w:val="0"/>
              <w:marTop w:val="480"/>
              <w:marBottom w:val="0"/>
              <w:divBdr>
                <w:top w:val="single" w:sz="6" w:space="0" w:color="auto"/>
                <w:left w:val="single" w:sz="6" w:space="0" w:color="auto"/>
                <w:bottom w:val="single" w:sz="6" w:space="0" w:color="auto"/>
                <w:right w:val="single" w:sz="6" w:space="0" w:color="auto"/>
              </w:divBdr>
            </w:div>
            <w:div w:id="2027175583">
              <w:marLeft w:val="0"/>
              <w:marRight w:val="0"/>
              <w:marTop w:val="0"/>
              <w:marBottom w:val="0"/>
              <w:divBdr>
                <w:top w:val="none" w:sz="0" w:space="0" w:color="auto"/>
                <w:left w:val="none" w:sz="0" w:space="0" w:color="auto"/>
                <w:bottom w:val="none" w:sz="0" w:space="0" w:color="auto"/>
                <w:right w:val="none" w:sz="0" w:space="0" w:color="auto"/>
              </w:divBdr>
            </w:div>
            <w:div w:id="2032681205">
              <w:marLeft w:val="0"/>
              <w:marRight w:val="0"/>
              <w:marTop w:val="0"/>
              <w:marBottom w:val="0"/>
              <w:divBdr>
                <w:top w:val="none" w:sz="0" w:space="0" w:color="auto"/>
                <w:left w:val="none" w:sz="0" w:space="0" w:color="auto"/>
                <w:bottom w:val="none" w:sz="0" w:space="0" w:color="auto"/>
                <w:right w:val="none" w:sz="0" w:space="0" w:color="auto"/>
              </w:divBdr>
            </w:div>
            <w:div w:id="2048484234">
              <w:marLeft w:val="0"/>
              <w:marRight w:val="0"/>
              <w:marTop w:val="0"/>
              <w:marBottom w:val="0"/>
              <w:divBdr>
                <w:top w:val="none" w:sz="0" w:space="0" w:color="auto"/>
                <w:left w:val="none" w:sz="0" w:space="0" w:color="auto"/>
                <w:bottom w:val="none" w:sz="0" w:space="0" w:color="auto"/>
                <w:right w:val="none" w:sz="0" w:space="0" w:color="auto"/>
              </w:divBdr>
            </w:div>
            <w:div w:id="2063552021">
              <w:marLeft w:val="0"/>
              <w:marRight w:val="0"/>
              <w:marTop w:val="0"/>
              <w:marBottom w:val="0"/>
              <w:divBdr>
                <w:top w:val="none" w:sz="0" w:space="0" w:color="auto"/>
                <w:left w:val="none" w:sz="0" w:space="0" w:color="auto"/>
                <w:bottom w:val="none" w:sz="0" w:space="0" w:color="auto"/>
                <w:right w:val="none" w:sz="0" w:space="0" w:color="auto"/>
              </w:divBdr>
            </w:div>
            <w:div w:id="2069912355">
              <w:marLeft w:val="0"/>
              <w:marRight w:val="0"/>
              <w:marTop w:val="0"/>
              <w:marBottom w:val="0"/>
              <w:divBdr>
                <w:top w:val="none" w:sz="0" w:space="0" w:color="auto"/>
                <w:left w:val="none" w:sz="0" w:space="0" w:color="auto"/>
                <w:bottom w:val="none" w:sz="0" w:space="0" w:color="auto"/>
                <w:right w:val="none" w:sz="0" w:space="0" w:color="auto"/>
              </w:divBdr>
            </w:div>
            <w:div w:id="2082679612">
              <w:marLeft w:val="0"/>
              <w:marRight w:val="0"/>
              <w:marTop w:val="0"/>
              <w:marBottom w:val="0"/>
              <w:divBdr>
                <w:top w:val="none" w:sz="0" w:space="0" w:color="auto"/>
                <w:left w:val="none" w:sz="0" w:space="0" w:color="auto"/>
                <w:bottom w:val="none" w:sz="0" w:space="0" w:color="auto"/>
                <w:right w:val="none" w:sz="0" w:space="0" w:color="auto"/>
              </w:divBdr>
            </w:div>
            <w:div w:id="2094356289">
              <w:marLeft w:val="0"/>
              <w:marRight w:val="0"/>
              <w:marTop w:val="0"/>
              <w:marBottom w:val="0"/>
              <w:divBdr>
                <w:top w:val="none" w:sz="0" w:space="0" w:color="auto"/>
                <w:left w:val="none" w:sz="0" w:space="0" w:color="auto"/>
                <w:bottom w:val="none" w:sz="0" w:space="0" w:color="auto"/>
                <w:right w:val="none" w:sz="0" w:space="0" w:color="auto"/>
              </w:divBdr>
            </w:div>
            <w:div w:id="2095129800">
              <w:marLeft w:val="0"/>
              <w:marRight w:val="0"/>
              <w:marTop w:val="0"/>
              <w:marBottom w:val="0"/>
              <w:divBdr>
                <w:top w:val="none" w:sz="0" w:space="0" w:color="auto"/>
                <w:left w:val="none" w:sz="0" w:space="0" w:color="auto"/>
                <w:bottom w:val="none" w:sz="0" w:space="0" w:color="auto"/>
                <w:right w:val="none" w:sz="0" w:space="0" w:color="auto"/>
              </w:divBdr>
            </w:div>
            <w:div w:id="2102794870">
              <w:marLeft w:val="0"/>
              <w:marRight w:val="0"/>
              <w:marTop w:val="0"/>
              <w:marBottom w:val="0"/>
              <w:divBdr>
                <w:top w:val="none" w:sz="0" w:space="0" w:color="auto"/>
                <w:left w:val="none" w:sz="0" w:space="0" w:color="auto"/>
                <w:bottom w:val="none" w:sz="0" w:space="0" w:color="auto"/>
                <w:right w:val="none" w:sz="0" w:space="0" w:color="auto"/>
              </w:divBdr>
            </w:div>
            <w:div w:id="2106147980">
              <w:marLeft w:val="0"/>
              <w:marRight w:val="0"/>
              <w:marTop w:val="0"/>
              <w:marBottom w:val="0"/>
              <w:divBdr>
                <w:top w:val="none" w:sz="0" w:space="0" w:color="auto"/>
                <w:left w:val="none" w:sz="0" w:space="0" w:color="auto"/>
                <w:bottom w:val="none" w:sz="0" w:space="0" w:color="auto"/>
                <w:right w:val="none" w:sz="0" w:space="0" w:color="auto"/>
              </w:divBdr>
            </w:div>
            <w:div w:id="2115205627">
              <w:marLeft w:val="0"/>
              <w:marRight w:val="0"/>
              <w:marTop w:val="480"/>
              <w:marBottom w:val="0"/>
              <w:divBdr>
                <w:top w:val="single" w:sz="6" w:space="0" w:color="auto"/>
                <w:left w:val="single" w:sz="6" w:space="0" w:color="auto"/>
                <w:bottom w:val="single" w:sz="6" w:space="0" w:color="auto"/>
                <w:right w:val="single" w:sz="6" w:space="0" w:color="auto"/>
              </w:divBdr>
            </w:div>
            <w:div w:id="2125608799">
              <w:marLeft w:val="0"/>
              <w:marRight w:val="0"/>
              <w:marTop w:val="0"/>
              <w:marBottom w:val="0"/>
              <w:divBdr>
                <w:top w:val="none" w:sz="0" w:space="0" w:color="auto"/>
                <w:left w:val="none" w:sz="0" w:space="0" w:color="auto"/>
                <w:bottom w:val="none" w:sz="0" w:space="0" w:color="auto"/>
                <w:right w:val="none" w:sz="0" w:space="0" w:color="auto"/>
              </w:divBdr>
            </w:div>
            <w:div w:id="2139375845">
              <w:marLeft w:val="0"/>
              <w:marRight w:val="0"/>
              <w:marTop w:val="0"/>
              <w:marBottom w:val="0"/>
              <w:divBdr>
                <w:top w:val="none" w:sz="0" w:space="0" w:color="auto"/>
                <w:left w:val="none" w:sz="0" w:space="0" w:color="auto"/>
                <w:bottom w:val="none" w:sz="0" w:space="0" w:color="auto"/>
                <w:right w:val="none" w:sz="0" w:space="0" w:color="auto"/>
              </w:divBdr>
            </w:div>
            <w:div w:id="2145193100">
              <w:marLeft w:val="0"/>
              <w:marRight w:val="0"/>
              <w:marTop w:val="0"/>
              <w:marBottom w:val="0"/>
              <w:divBdr>
                <w:top w:val="none" w:sz="0" w:space="0" w:color="auto"/>
                <w:left w:val="none" w:sz="0" w:space="0" w:color="auto"/>
                <w:bottom w:val="none" w:sz="0" w:space="0" w:color="auto"/>
                <w:right w:val="none" w:sz="0" w:space="0" w:color="auto"/>
              </w:divBdr>
            </w:div>
            <w:div w:id="2145734093">
              <w:marLeft w:val="0"/>
              <w:marRight w:val="0"/>
              <w:marTop w:val="0"/>
              <w:marBottom w:val="0"/>
              <w:divBdr>
                <w:top w:val="none" w:sz="0" w:space="0" w:color="auto"/>
                <w:left w:val="none" w:sz="0" w:space="0" w:color="auto"/>
                <w:bottom w:val="none" w:sz="0" w:space="0" w:color="auto"/>
                <w:right w:val="none" w:sz="0" w:space="0" w:color="auto"/>
              </w:divBdr>
            </w:div>
            <w:div w:id="2146509335">
              <w:marLeft w:val="0"/>
              <w:marRight w:val="0"/>
              <w:marTop w:val="0"/>
              <w:marBottom w:val="0"/>
              <w:divBdr>
                <w:top w:val="none" w:sz="0" w:space="0" w:color="auto"/>
                <w:left w:val="none" w:sz="0" w:space="0" w:color="auto"/>
                <w:bottom w:val="none" w:sz="0" w:space="0" w:color="auto"/>
                <w:right w:val="none" w:sz="0" w:space="0" w:color="auto"/>
              </w:divBdr>
            </w:div>
          </w:divsChild>
        </w:div>
        <w:div w:id="1746757643">
          <w:marLeft w:val="0"/>
          <w:marRight w:val="0"/>
          <w:marTop w:val="0"/>
          <w:marBottom w:val="0"/>
          <w:divBdr>
            <w:top w:val="none" w:sz="0" w:space="0" w:color="auto"/>
            <w:left w:val="none" w:sz="0" w:space="0" w:color="auto"/>
            <w:bottom w:val="none" w:sz="0" w:space="0" w:color="auto"/>
            <w:right w:val="none" w:sz="0" w:space="0" w:color="auto"/>
          </w:divBdr>
          <w:divsChild>
            <w:div w:id="1512570">
              <w:marLeft w:val="0"/>
              <w:marRight w:val="0"/>
              <w:marTop w:val="0"/>
              <w:marBottom w:val="0"/>
              <w:divBdr>
                <w:top w:val="none" w:sz="0" w:space="0" w:color="auto"/>
                <w:left w:val="none" w:sz="0" w:space="0" w:color="auto"/>
                <w:bottom w:val="none" w:sz="0" w:space="0" w:color="auto"/>
                <w:right w:val="none" w:sz="0" w:space="0" w:color="auto"/>
              </w:divBdr>
            </w:div>
            <w:div w:id="4403723">
              <w:marLeft w:val="0"/>
              <w:marRight w:val="0"/>
              <w:marTop w:val="0"/>
              <w:marBottom w:val="0"/>
              <w:divBdr>
                <w:top w:val="none" w:sz="0" w:space="0" w:color="auto"/>
                <w:left w:val="none" w:sz="0" w:space="0" w:color="auto"/>
                <w:bottom w:val="none" w:sz="0" w:space="0" w:color="auto"/>
                <w:right w:val="none" w:sz="0" w:space="0" w:color="auto"/>
              </w:divBdr>
            </w:div>
            <w:div w:id="5180167">
              <w:marLeft w:val="0"/>
              <w:marRight w:val="0"/>
              <w:marTop w:val="0"/>
              <w:marBottom w:val="0"/>
              <w:divBdr>
                <w:top w:val="none" w:sz="0" w:space="0" w:color="auto"/>
                <w:left w:val="none" w:sz="0" w:space="0" w:color="auto"/>
                <w:bottom w:val="none" w:sz="0" w:space="0" w:color="auto"/>
                <w:right w:val="none" w:sz="0" w:space="0" w:color="auto"/>
              </w:divBdr>
            </w:div>
            <w:div w:id="7143480">
              <w:marLeft w:val="0"/>
              <w:marRight w:val="0"/>
              <w:marTop w:val="0"/>
              <w:marBottom w:val="0"/>
              <w:divBdr>
                <w:top w:val="none" w:sz="0" w:space="0" w:color="auto"/>
                <w:left w:val="none" w:sz="0" w:space="0" w:color="auto"/>
                <w:bottom w:val="none" w:sz="0" w:space="0" w:color="auto"/>
                <w:right w:val="none" w:sz="0" w:space="0" w:color="auto"/>
              </w:divBdr>
            </w:div>
            <w:div w:id="9525101">
              <w:marLeft w:val="0"/>
              <w:marRight w:val="0"/>
              <w:marTop w:val="0"/>
              <w:marBottom w:val="0"/>
              <w:divBdr>
                <w:top w:val="none" w:sz="0" w:space="0" w:color="auto"/>
                <w:left w:val="none" w:sz="0" w:space="0" w:color="auto"/>
                <w:bottom w:val="none" w:sz="0" w:space="0" w:color="auto"/>
                <w:right w:val="none" w:sz="0" w:space="0" w:color="auto"/>
              </w:divBdr>
            </w:div>
            <w:div w:id="13388743">
              <w:marLeft w:val="0"/>
              <w:marRight w:val="0"/>
              <w:marTop w:val="0"/>
              <w:marBottom w:val="0"/>
              <w:divBdr>
                <w:top w:val="none" w:sz="0" w:space="0" w:color="auto"/>
                <w:left w:val="none" w:sz="0" w:space="0" w:color="auto"/>
                <w:bottom w:val="none" w:sz="0" w:space="0" w:color="auto"/>
                <w:right w:val="none" w:sz="0" w:space="0" w:color="auto"/>
              </w:divBdr>
            </w:div>
            <w:div w:id="13464047">
              <w:marLeft w:val="0"/>
              <w:marRight w:val="0"/>
              <w:marTop w:val="0"/>
              <w:marBottom w:val="0"/>
              <w:divBdr>
                <w:top w:val="none" w:sz="0" w:space="0" w:color="auto"/>
                <w:left w:val="none" w:sz="0" w:space="0" w:color="auto"/>
                <w:bottom w:val="none" w:sz="0" w:space="0" w:color="auto"/>
                <w:right w:val="none" w:sz="0" w:space="0" w:color="auto"/>
              </w:divBdr>
            </w:div>
            <w:div w:id="14235764">
              <w:marLeft w:val="0"/>
              <w:marRight w:val="0"/>
              <w:marTop w:val="0"/>
              <w:marBottom w:val="0"/>
              <w:divBdr>
                <w:top w:val="none" w:sz="0" w:space="0" w:color="auto"/>
                <w:left w:val="none" w:sz="0" w:space="0" w:color="auto"/>
                <w:bottom w:val="none" w:sz="0" w:space="0" w:color="auto"/>
                <w:right w:val="none" w:sz="0" w:space="0" w:color="auto"/>
              </w:divBdr>
            </w:div>
            <w:div w:id="16470723">
              <w:marLeft w:val="0"/>
              <w:marRight w:val="0"/>
              <w:marTop w:val="0"/>
              <w:marBottom w:val="0"/>
              <w:divBdr>
                <w:top w:val="none" w:sz="0" w:space="0" w:color="auto"/>
                <w:left w:val="none" w:sz="0" w:space="0" w:color="auto"/>
                <w:bottom w:val="none" w:sz="0" w:space="0" w:color="auto"/>
                <w:right w:val="none" w:sz="0" w:space="0" w:color="auto"/>
              </w:divBdr>
            </w:div>
            <w:div w:id="17708288">
              <w:marLeft w:val="0"/>
              <w:marRight w:val="0"/>
              <w:marTop w:val="0"/>
              <w:marBottom w:val="0"/>
              <w:divBdr>
                <w:top w:val="none" w:sz="0" w:space="0" w:color="auto"/>
                <w:left w:val="none" w:sz="0" w:space="0" w:color="auto"/>
                <w:bottom w:val="none" w:sz="0" w:space="0" w:color="auto"/>
                <w:right w:val="none" w:sz="0" w:space="0" w:color="auto"/>
              </w:divBdr>
            </w:div>
            <w:div w:id="18707952">
              <w:marLeft w:val="0"/>
              <w:marRight w:val="0"/>
              <w:marTop w:val="0"/>
              <w:marBottom w:val="0"/>
              <w:divBdr>
                <w:top w:val="none" w:sz="0" w:space="0" w:color="auto"/>
                <w:left w:val="none" w:sz="0" w:space="0" w:color="auto"/>
                <w:bottom w:val="none" w:sz="0" w:space="0" w:color="auto"/>
                <w:right w:val="none" w:sz="0" w:space="0" w:color="auto"/>
              </w:divBdr>
            </w:div>
            <w:div w:id="23214856">
              <w:marLeft w:val="0"/>
              <w:marRight w:val="0"/>
              <w:marTop w:val="0"/>
              <w:marBottom w:val="0"/>
              <w:divBdr>
                <w:top w:val="none" w:sz="0" w:space="0" w:color="auto"/>
                <w:left w:val="none" w:sz="0" w:space="0" w:color="auto"/>
                <w:bottom w:val="none" w:sz="0" w:space="0" w:color="auto"/>
                <w:right w:val="none" w:sz="0" w:space="0" w:color="auto"/>
              </w:divBdr>
            </w:div>
            <w:div w:id="25254913">
              <w:marLeft w:val="0"/>
              <w:marRight w:val="0"/>
              <w:marTop w:val="0"/>
              <w:marBottom w:val="0"/>
              <w:divBdr>
                <w:top w:val="none" w:sz="0" w:space="0" w:color="auto"/>
                <w:left w:val="none" w:sz="0" w:space="0" w:color="auto"/>
                <w:bottom w:val="none" w:sz="0" w:space="0" w:color="auto"/>
                <w:right w:val="none" w:sz="0" w:space="0" w:color="auto"/>
              </w:divBdr>
            </w:div>
            <w:div w:id="25639747">
              <w:marLeft w:val="0"/>
              <w:marRight w:val="0"/>
              <w:marTop w:val="0"/>
              <w:marBottom w:val="0"/>
              <w:divBdr>
                <w:top w:val="none" w:sz="0" w:space="0" w:color="auto"/>
                <w:left w:val="none" w:sz="0" w:space="0" w:color="auto"/>
                <w:bottom w:val="none" w:sz="0" w:space="0" w:color="auto"/>
                <w:right w:val="none" w:sz="0" w:space="0" w:color="auto"/>
              </w:divBdr>
            </w:div>
            <w:div w:id="32115150">
              <w:marLeft w:val="0"/>
              <w:marRight w:val="0"/>
              <w:marTop w:val="0"/>
              <w:marBottom w:val="0"/>
              <w:divBdr>
                <w:top w:val="none" w:sz="0" w:space="0" w:color="auto"/>
                <w:left w:val="none" w:sz="0" w:space="0" w:color="auto"/>
                <w:bottom w:val="none" w:sz="0" w:space="0" w:color="auto"/>
                <w:right w:val="none" w:sz="0" w:space="0" w:color="auto"/>
              </w:divBdr>
            </w:div>
            <w:div w:id="32655187">
              <w:marLeft w:val="0"/>
              <w:marRight w:val="0"/>
              <w:marTop w:val="0"/>
              <w:marBottom w:val="0"/>
              <w:divBdr>
                <w:top w:val="none" w:sz="0" w:space="0" w:color="auto"/>
                <w:left w:val="none" w:sz="0" w:space="0" w:color="auto"/>
                <w:bottom w:val="none" w:sz="0" w:space="0" w:color="auto"/>
                <w:right w:val="none" w:sz="0" w:space="0" w:color="auto"/>
              </w:divBdr>
            </w:div>
            <w:div w:id="35127786">
              <w:marLeft w:val="0"/>
              <w:marRight w:val="0"/>
              <w:marTop w:val="0"/>
              <w:marBottom w:val="0"/>
              <w:divBdr>
                <w:top w:val="none" w:sz="0" w:space="0" w:color="auto"/>
                <w:left w:val="none" w:sz="0" w:space="0" w:color="auto"/>
                <w:bottom w:val="none" w:sz="0" w:space="0" w:color="auto"/>
                <w:right w:val="none" w:sz="0" w:space="0" w:color="auto"/>
              </w:divBdr>
            </w:div>
            <w:div w:id="35281762">
              <w:marLeft w:val="0"/>
              <w:marRight w:val="0"/>
              <w:marTop w:val="0"/>
              <w:marBottom w:val="0"/>
              <w:divBdr>
                <w:top w:val="none" w:sz="0" w:space="0" w:color="auto"/>
                <w:left w:val="none" w:sz="0" w:space="0" w:color="auto"/>
                <w:bottom w:val="none" w:sz="0" w:space="0" w:color="auto"/>
                <w:right w:val="none" w:sz="0" w:space="0" w:color="auto"/>
              </w:divBdr>
            </w:div>
            <w:div w:id="36008414">
              <w:marLeft w:val="0"/>
              <w:marRight w:val="0"/>
              <w:marTop w:val="0"/>
              <w:marBottom w:val="0"/>
              <w:divBdr>
                <w:top w:val="none" w:sz="0" w:space="0" w:color="auto"/>
                <w:left w:val="none" w:sz="0" w:space="0" w:color="auto"/>
                <w:bottom w:val="none" w:sz="0" w:space="0" w:color="auto"/>
                <w:right w:val="none" w:sz="0" w:space="0" w:color="auto"/>
              </w:divBdr>
            </w:div>
            <w:div w:id="37436624">
              <w:marLeft w:val="0"/>
              <w:marRight w:val="0"/>
              <w:marTop w:val="0"/>
              <w:marBottom w:val="0"/>
              <w:divBdr>
                <w:top w:val="none" w:sz="0" w:space="0" w:color="auto"/>
                <w:left w:val="none" w:sz="0" w:space="0" w:color="auto"/>
                <w:bottom w:val="none" w:sz="0" w:space="0" w:color="auto"/>
                <w:right w:val="none" w:sz="0" w:space="0" w:color="auto"/>
              </w:divBdr>
            </w:div>
            <w:div w:id="39863372">
              <w:marLeft w:val="0"/>
              <w:marRight w:val="0"/>
              <w:marTop w:val="0"/>
              <w:marBottom w:val="0"/>
              <w:divBdr>
                <w:top w:val="none" w:sz="0" w:space="0" w:color="auto"/>
                <w:left w:val="none" w:sz="0" w:space="0" w:color="auto"/>
                <w:bottom w:val="none" w:sz="0" w:space="0" w:color="auto"/>
                <w:right w:val="none" w:sz="0" w:space="0" w:color="auto"/>
              </w:divBdr>
            </w:div>
            <w:div w:id="40138000">
              <w:marLeft w:val="0"/>
              <w:marRight w:val="0"/>
              <w:marTop w:val="0"/>
              <w:marBottom w:val="0"/>
              <w:divBdr>
                <w:top w:val="none" w:sz="0" w:space="0" w:color="auto"/>
                <w:left w:val="none" w:sz="0" w:space="0" w:color="auto"/>
                <w:bottom w:val="none" w:sz="0" w:space="0" w:color="auto"/>
                <w:right w:val="none" w:sz="0" w:space="0" w:color="auto"/>
              </w:divBdr>
            </w:div>
            <w:div w:id="43794393">
              <w:marLeft w:val="0"/>
              <w:marRight w:val="0"/>
              <w:marTop w:val="0"/>
              <w:marBottom w:val="0"/>
              <w:divBdr>
                <w:top w:val="none" w:sz="0" w:space="0" w:color="auto"/>
                <w:left w:val="none" w:sz="0" w:space="0" w:color="auto"/>
                <w:bottom w:val="none" w:sz="0" w:space="0" w:color="auto"/>
                <w:right w:val="none" w:sz="0" w:space="0" w:color="auto"/>
              </w:divBdr>
            </w:div>
            <w:div w:id="44181316">
              <w:marLeft w:val="0"/>
              <w:marRight w:val="0"/>
              <w:marTop w:val="0"/>
              <w:marBottom w:val="0"/>
              <w:divBdr>
                <w:top w:val="none" w:sz="0" w:space="0" w:color="auto"/>
                <w:left w:val="none" w:sz="0" w:space="0" w:color="auto"/>
                <w:bottom w:val="none" w:sz="0" w:space="0" w:color="auto"/>
                <w:right w:val="none" w:sz="0" w:space="0" w:color="auto"/>
              </w:divBdr>
            </w:div>
            <w:div w:id="46300748">
              <w:marLeft w:val="0"/>
              <w:marRight w:val="0"/>
              <w:marTop w:val="0"/>
              <w:marBottom w:val="0"/>
              <w:divBdr>
                <w:top w:val="none" w:sz="0" w:space="0" w:color="auto"/>
                <w:left w:val="none" w:sz="0" w:space="0" w:color="auto"/>
                <w:bottom w:val="none" w:sz="0" w:space="0" w:color="auto"/>
                <w:right w:val="none" w:sz="0" w:space="0" w:color="auto"/>
              </w:divBdr>
            </w:div>
            <w:div w:id="46607567">
              <w:marLeft w:val="0"/>
              <w:marRight w:val="0"/>
              <w:marTop w:val="0"/>
              <w:marBottom w:val="0"/>
              <w:divBdr>
                <w:top w:val="none" w:sz="0" w:space="0" w:color="auto"/>
                <w:left w:val="none" w:sz="0" w:space="0" w:color="auto"/>
                <w:bottom w:val="none" w:sz="0" w:space="0" w:color="auto"/>
                <w:right w:val="none" w:sz="0" w:space="0" w:color="auto"/>
              </w:divBdr>
            </w:div>
            <w:div w:id="47534871">
              <w:marLeft w:val="0"/>
              <w:marRight w:val="0"/>
              <w:marTop w:val="0"/>
              <w:marBottom w:val="0"/>
              <w:divBdr>
                <w:top w:val="none" w:sz="0" w:space="0" w:color="auto"/>
                <w:left w:val="none" w:sz="0" w:space="0" w:color="auto"/>
                <w:bottom w:val="none" w:sz="0" w:space="0" w:color="auto"/>
                <w:right w:val="none" w:sz="0" w:space="0" w:color="auto"/>
              </w:divBdr>
            </w:div>
            <w:div w:id="57483273">
              <w:marLeft w:val="0"/>
              <w:marRight w:val="0"/>
              <w:marTop w:val="0"/>
              <w:marBottom w:val="0"/>
              <w:divBdr>
                <w:top w:val="none" w:sz="0" w:space="0" w:color="auto"/>
                <w:left w:val="none" w:sz="0" w:space="0" w:color="auto"/>
                <w:bottom w:val="none" w:sz="0" w:space="0" w:color="auto"/>
                <w:right w:val="none" w:sz="0" w:space="0" w:color="auto"/>
              </w:divBdr>
            </w:div>
            <w:div w:id="58944763">
              <w:marLeft w:val="0"/>
              <w:marRight w:val="0"/>
              <w:marTop w:val="0"/>
              <w:marBottom w:val="0"/>
              <w:divBdr>
                <w:top w:val="none" w:sz="0" w:space="0" w:color="auto"/>
                <w:left w:val="none" w:sz="0" w:space="0" w:color="auto"/>
                <w:bottom w:val="none" w:sz="0" w:space="0" w:color="auto"/>
                <w:right w:val="none" w:sz="0" w:space="0" w:color="auto"/>
              </w:divBdr>
            </w:div>
            <w:div w:id="59402475">
              <w:marLeft w:val="0"/>
              <w:marRight w:val="0"/>
              <w:marTop w:val="0"/>
              <w:marBottom w:val="0"/>
              <w:divBdr>
                <w:top w:val="none" w:sz="0" w:space="0" w:color="auto"/>
                <w:left w:val="none" w:sz="0" w:space="0" w:color="auto"/>
                <w:bottom w:val="none" w:sz="0" w:space="0" w:color="auto"/>
                <w:right w:val="none" w:sz="0" w:space="0" w:color="auto"/>
              </w:divBdr>
            </w:div>
            <w:div w:id="59907088">
              <w:marLeft w:val="0"/>
              <w:marRight w:val="0"/>
              <w:marTop w:val="0"/>
              <w:marBottom w:val="0"/>
              <w:divBdr>
                <w:top w:val="none" w:sz="0" w:space="0" w:color="auto"/>
                <w:left w:val="none" w:sz="0" w:space="0" w:color="auto"/>
                <w:bottom w:val="none" w:sz="0" w:space="0" w:color="auto"/>
                <w:right w:val="none" w:sz="0" w:space="0" w:color="auto"/>
              </w:divBdr>
            </w:div>
            <w:div w:id="62678603">
              <w:marLeft w:val="0"/>
              <w:marRight w:val="0"/>
              <w:marTop w:val="0"/>
              <w:marBottom w:val="0"/>
              <w:divBdr>
                <w:top w:val="none" w:sz="0" w:space="0" w:color="auto"/>
                <w:left w:val="none" w:sz="0" w:space="0" w:color="auto"/>
                <w:bottom w:val="none" w:sz="0" w:space="0" w:color="auto"/>
                <w:right w:val="none" w:sz="0" w:space="0" w:color="auto"/>
              </w:divBdr>
            </w:div>
            <w:div w:id="64760901">
              <w:marLeft w:val="0"/>
              <w:marRight w:val="0"/>
              <w:marTop w:val="0"/>
              <w:marBottom w:val="0"/>
              <w:divBdr>
                <w:top w:val="none" w:sz="0" w:space="0" w:color="auto"/>
                <w:left w:val="none" w:sz="0" w:space="0" w:color="auto"/>
                <w:bottom w:val="none" w:sz="0" w:space="0" w:color="auto"/>
                <w:right w:val="none" w:sz="0" w:space="0" w:color="auto"/>
              </w:divBdr>
            </w:div>
            <w:div w:id="64881290">
              <w:marLeft w:val="0"/>
              <w:marRight w:val="0"/>
              <w:marTop w:val="0"/>
              <w:marBottom w:val="0"/>
              <w:divBdr>
                <w:top w:val="none" w:sz="0" w:space="0" w:color="auto"/>
                <w:left w:val="none" w:sz="0" w:space="0" w:color="auto"/>
                <w:bottom w:val="none" w:sz="0" w:space="0" w:color="auto"/>
                <w:right w:val="none" w:sz="0" w:space="0" w:color="auto"/>
              </w:divBdr>
            </w:div>
            <w:div w:id="66080925">
              <w:marLeft w:val="0"/>
              <w:marRight w:val="0"/>
              <w:marTop w:val="0"/>
              <w:marBottom w:val="0"/>
              <w:divBdr>
                <w:top w:val="none" w:sz="0" w:space="0" w:color="auto"/>
                <w:left w:val="none" w:sz="0" w:space="0" w:color="auto"/>
                <w:bottom w:val="none" w:sz="0" w:space="0" w:color="auto"/>
                <w:right w:val="none" w:sz="0" w:space="0" w:color="auto"/>
              </w:divBdr>
            </w:div>
            <w:div w:id="69740811">
              <w:marLeft w:val="0"/>
              <w:marRight w:val="0"/>
              <w:marTop w:val="0"/>
              <w:marBottom w:val="0"/>
              <w:divBdr>
                <w:top w:val="none" w:sz="0" w:space="0" w:color="auto"/>
                <w:left w:val="none" w:sz="0" w:space="0" w:color="auto"/>
                <w:bottom w:val="none" w:sz="0" w:space="0" w:color="auto"/>
                <w:right w:val="none" w:sz="0" w:space="0" w:color="auto"/>
              </w:divBdr>
            </w:div>
            <w:div w:id="71440809">
              <w:marLeft w:val="0"/>
              <w:marRight w:val="0"/>
              <w:marTop w:val="0"/>
              <w:marBottom w:val="0"/>
              <w:divBdr>
                <w:top w:val="none" w:sz="0" w:space="0" w:color="auto"/>
                <w:left w:val="none" w:sz="0" w:space="0" w:color="auto"/>
                <w:bottom w:val="none" w:sz="0" w:space="0" w:color="auto"/>
                <w:right w:val="none" w:sz="0" w:space="0" w:color="auto"/>
              </w:divBdr>
            </w:div>
            <w:div w:id="72777318">
              <w:marLeft w:val="0"/>
              <w:marRight w:val="0"/>
              <w:marTop w:val="0"/>
              <w:marBottom w:val="0"/>
              <w:divBdr>
                <w:top w:val="none" w:sz="0" w:space="0" w:color="auto"/>
                <w:left w:val="none" w:sz="0" w:space="0" w:color="auto"/>
                <w:bottom w:val="none" w:sz="0" w:space="0" w:color="auto"/>
                <w:right w:val="none" w:sz="0" w:space="0" w:color="auto"/>
              </w:divBdr>
            </w:div>
            <w:div w:id="75056950">
              <w:marLeft w:val="0"/>
              <w:marRight w:val="0"/>
              <w:marTop w:val="0"/>
              <w:marBottom w:val="0"/>
              <w:divBdr>
                <w:top w:val="none" w:sz="0" w:space="0" w:color="auto"/>
                <w:left w:val="none" w:sz="0" w:space="0" w:color="auto"/>
                <w:bottom w:val="none" w:sz="0" w:space="0" w:color="auto"/>
                <w:right w:val="none" w:sz="0" w:space="0" w:color="auto"/>
              </w:divBdr>
            </w:div>
            <w:div w:id="75706884">
              <w:marLeft w:val="0"/>
              <w:marRight w:val="0"/>
              <w:marTop w:val="0"/>
              <w:marBottom w:val="0"/>
              <w:divBdr>
                <w:top w:val="none" w:sz="0" w:space="0" w:color="auto"/>
                <w:left w:val="none" w:sz="0" w:space="0" w:color="auto"/>
                <w:bottom w:val="none" w:sz="0" w:space="0" w:color="auto"/>
                <w:right w:val="none" w:sz="0" w:space="0" w:color="auto"/>
              </w:divBdr>
            </w:div>
            <w:div w:id="76290838">
              <w:marLeft w:val="0"/>
              <w:marRight w:val="0"/>
              <w:marTop w:val="0"/>
              <w:marBottom w:val="0"/>
              <w:divBdr>
                <w:top w:val="none" w:sz="0" w:space="0" w:color="auto"/>
                <w:left w:val="none" w:sz="0" w:space="0" w:color="auto"/>
                <w:bottom w:val="none" w:sz="0" w:space="0" w:color="auto"/>
                <w:right w:val="none" w:sz="0" w:space="0" w:color="auto"/>
              </w:divBdr>
            </w:div>
            <w:div w:id="78792289">
              <w:marLeft w:val="0"/>
              <w:marRight w:val="0"/>
              <w:marTop w:val="0"/>
              <w:marBottom w:val="0"/>
              <w:divBdr>
                <w:top w:val="none" w:sz="0" w:space="0" w:color="auto"/>
                <w:left w:val="none" w:sz="0" w:space="0" w:color="auto"/>
                <w:bottom w:val="none" w:sz="0" w:space="0" w:color="auto"/>
                <w:right w:val="none" w:sz="0" w:space="0" w:color="auto"/>
              </w:divBdr>
            </w:div>
            <w:div w:id="79647093">
              <w:marLeft w:val="0"/>
              <w:marRight w:val="0"/>
              <w:marTop w:val="0"/>
              <w:marBottom w:val="0"/>
              <w:divBdr>
                <w:top w:val="none" w:sz="0" w:space="0" w:color="auto"/>
                <w:left w:val="none" w:sz="0" w:space="0" w:color="auto"/>
                <w:bottom w:val="none" w:sz="0" w:space="0" w:color="auto"/>
                <w:right w:val="none" w:sz="0" w:space="0" w:color="auto"/>
              </w:divBdr>
            </w:div>
            <w:div w:id="79720931">
              <w:marLeft w:val="0"/>
              <w:marRight w:val="0"/>
              <w:marTop w:val="0"/>
              <w:marBottom w:val="0"/>
              <w:divBdr>
                <w:top w:val="none" w:sz="0" w:space="0" w:color="auto"/>
                <w:left w:val="none" w:sz="0" w:space="0" w:color="auto"/>
                <w:bottom w:val="none" w:sz="0" w:space="0" w:color="auto"/>
                <w:right w:val="none" w:sz="0" w:space="0" w:color="auto"/>
              </w:divBdr>
            </w:div>
            <w:div w:id="80956223">
              <w:marLeft w:val="0"/>
              <w:marRight w:val="0"/>
              <w:marTop w:val="0"/>
              <w:marBottom w:val="0"/>
              <w:divBdr>
                <w:top w:val="none" w:sz="0" w:space="0" w:color="auto"/>
                <w:left w:val="none" w:sz="0" w:space="0" w:color="auto"/>
                <w:bottom w:val="none" w:sz="0" w:space="0" w:color="auto"/>
                <w:right w:val="none" w:sz="0" w:space="0" w:color="auto"/>
              </w:divBdr>
            </w:div>
            <w:div w:id="81727754">
              <w:marLeft w:val="0"/>
              <w:marRight w:val="0"/>
              <w:marTop w:val="0"/>
              <w:marBottom w:val="0"/>
              <w:divBdr>
                <w:top w:val="none" w:sz="0" w:space="0" w:color="auto"/>
                <w:left w:val="none" w:sz="0" w:space="0" w:color="auto"/>
                <w:bottom w:val="none" w:sz="0" w:space="0" w:color="auto"/>
                <w:right w:val="none" w:sz="0" w:space="0" w:color="auto"/>
              </w:divBdr>
            </w:div>
            <w:div w:id="84613272">
              <w:marLeft w:val="0"/>
              <w:marRight w:val="0"/>
              <w:marTop w:val="0"/>
              <w:marBottom w:val="0"/>
              <w:divBdr>
                <w:top w:val="none" w:sz="0" w:space="0" w:color="auto"/>
                <w:left w:val="none" w:sz="0" w:space="0" w:color="auto"/>
                <w:bottom w:val="none" w:sz="0" w:space="0" w:color="auto"/>
                <w:right w:val="none" w:sz="0" w:space="0" w:color="auto"/>
              </w:divBdr>
            </w:div>
            <w:div w:id="85157326">
              <w:marLeft w:val="0"/>
              <w:marRight w:val="0"/>
              <w:marTop w:val="0"/>
              <w:marBottom w:val="0"/>
              <w:divBdr>
                <w:top w:val="none" w:sz="0" w:space="0" w:color="auto"/>
                <w:left w:val="none" w:sz="0" w:space="0" w:color="auto"/>
                <w:bottom w:val="none" w:sz="0" w:space="0" w:color="auto"/>
                <w:right w:val="none" w:sz="0" w:space="0" w:color="auto"/>
              </w:divBdr>
            </w:div>
            <w:div w:id="88278864">
              <w:marLeft w:val="0"/>
              <w:marRight w:val="0"/>
              <w:marTop w:val="0"/>
              <w:marBottom w:val="0"/>
              <w:divBdr>
                <w:top w:val="none" w:sz="0" w:space="0" w:color="auto"/>
                <w:left w:val="none" w:sz="0" w:space="0" w:color="auto"/>
                <w:bottom w:val="none" w:sz="0" w:space="0" w:color="auto"/>
                <w:right w:val="none" w:sz="0" w:space="0" w:color="auto"/>
              </w:divBdr>
            </w:div>
            <w:div w:id="89088548">
              <w:marLeft w:val="0"/>
              <w:marRight w:val="0"/>
              <w:marTop w:val="0"/>
              <w:marBottom w:val="0"/>
              <w:divBdr>
                <w:top w:val="none" w:sz="0" w:space="0" w:color="auto"/>
                <w:left w:val="none" w:sz="0" w:space="0" w:color="auto"/>
                <w:bottom w:val="none" w:sz="0" w:space="0" w:color="auto"/>
                <w:right w:val="none" w:sz="0" w:space="0" w:color="auto"/>
              </w:divBdr>
            </w:div>
            <w:div w:id="89468641">
              <w:marLeft w:val="0"/>
              <w:marRight w:val="0"/>
              <w:marTop w:val="0"/>
              <w:marBottom w:val="0"/>
              <w:divBdr>
                <w:top w:val="none" w:sz="0" w:space="0" w:color="auto"/>
                <w:left w:val="none" w:sz="0" w:space="0" w:color="auto"/>
                <w:bottom w:val="none" w:sz="0" w:space="0" w:color="auto"/>
                <w:right w:val="none" w:sz="0" w:space="0" w:color="auto"/>
              </w:divBdr>
            </w:div>
            <w:div w:id="90440744">
              <w:marLeft w:val="0"/>
              <w:marRight w:val="0"/>
              <w:marTop w:val="0"/>
              <w:marBottom w:val="0"/>
              <w:divBdr>
                <w:top w:val="none" w:sz="0" w:space="0" w:color="auto"/>
                <w:left w:val="none" w:sz="0" w:space="0" w:color="auto"/>
                <w:bottom w:val="none" w:sz="0" w:space="0" w:color="auto"/>
                <w:right w:val="none" w:sz="0" w:space="0" w:color="auto"/>
              </w:divBdr>
            </w:div>
            <w:div w:id="90660427">
              <w:marLeft w:val="0"/>
              <w:marRight w:val="0"/>
              <w:marTop w:val="0"/>
              <w:marBottom w:val="0"/>
              <w:divBdr>
                <w:top w:val="none" w:sz="0" w:space="0" w:color="auto"/>
                <w:left w:val="none" w:sz="0" w:space="0" w:color="auto"/>
                <w:bottom w:val="none" w:sz="0" w:space="0" w:color="auto"/>
                <w:right w:val="none" w:sz="0" w:space="0" w:color="auto"/>
              </w:divBdr>
            </w:div>
            <w:div w:id="91316380">
              <w:marLeft w:val="0"/>
              <w:marRight w:val="0"/>
              <w:marTop w:val="0"/>
              <w:marBottom w:val="0"/>
              <w:divBdr>
                <w:top w:val="none" w:sz="0" w:space="0" w:color="auto"/>
                <w:left w:val="none" w:sz="0" w:space="0" w:color="auto"/>
                <w:bottom w:val="none" w:sz="0" w:space="0" w:color="auto"/>
                <w:right w:val="none" w:sz="0" w:space="0" w:color="auto"/>
              </w:divBdr>
            </w:div>
            <w:div w:id="93324638">
              <w:marLeft w:val="0"/>
              <w:marRight w:val="0"/>
              <w:marTop w:val="0"/>
              <w:marBottom w:val="0"/>
              <w:divBdr>
                <w:top w:val="none" w:sz="0" w:space="0" w:color="auto"/>
                <w:left w:val="none" w:sz="0" w:space="0" w:color="auto"/>
                <w:bottom w:val="none" w:sz="0" w:space="0" w:color="auto"/>
                <w:right w:val="none" w:sz="0" w:space="0" w:color="auto"/>
              </w:divBdr>
            </w:div>
            <w:div w:id="98111454">
              <w:marLeft w:val="0"/>
              <w:marRight w:val="0"/>
              <w:marTop w:val="0"/>
              <w:marBottom w:val="0"/>
              <w:divBdr>
                <w:top w:val="none" w:sz="0" w:space="0" w:color="auto"/>
                <w:left w:val="none" w:sz="0" w:space="0" w:color="auto"/>
                <w:bottom w:val="none" w:sz="0" w:space="0" w:color="auto"/>
                <w:right w:val="none" w:sz="0" w:space="0" w:color="auto"/>
              </w:divBdr>
            </w:div>
            <w:div w:id="98452021">
              <w:marLeft w:val="0"/>
              <w:marRight w:val="0"/>
              <w:marTop w:val="0"/>
              <w:marBottom w:val="0"/>
              <w:divBdr>
                <w:top w:val="none" w:sz="0" w:space="0" w:color="auto"/>
                <w:left w:val="none" w:sz="0" w:space="0" w:color="auto"/>
                <w:bottom w:val="none" w:sz="0" w:space="0" w:color="auto"/>
                <w:right w:val="none" w:sz="0" w:space="0" w:color="auto"/>
              </w:divBdr>
            </w:div>
            <w:div w:id="100345311">
              <w:marLeft w:val="0"/>
              <w:marRight w:val="0"/>
              <w:marTop w:val="0"/>
              <w:marBottom w:val="0"/>
              <w:divBdr>
                <w:top w:val="none" w:sz="0" w:space="0" w:color="auto"/>
                <w:left w:val="none" w:sz="0" w:space="0" w:color="auto"/>
                <w:bottom w:val="none" w:sz="0" w:space="0" w:color="auto"/>
                <w:right w:val="none" w:sz="0" w:space="0" w:color="auto"/>
              </w:divBdr>
            </w:div>
            <w:div w:id="100807996">
              <w:marLeft w:val="0"/>
              <w:marRight w:val="0"/>
              <w:marTop w:val="0"/>
              <w:marBottom w:val="0"/>
              <w:divBdr>
                <w:top w:val="none" w:sz="0" w:space="0" w:color="auto"/>
                <w:left w:val="none" w:sz="0" w:space="0" w:color="auto"/>
                <w:bottom w:val="none" w:sz="0" w:space="0" w:color="auto"/>
                <w:right w:val="none" w:sz="0" w:space="0" w:color="auto"/>
              </w:divBdr>
            </w:div>
            <w:div w:id="101071839">
              <w:marLeft w:val="0"/>
              <w:marRight w:val="0"/>
              <w:marTop w:val="0"/>
              <w:marBottom w:val="0"/>
              <w:divBdr>
                <w:top w:val="none" w:sz="0" w:space="0" w:color="auto"/>
                <w:left w:val="none" w:sz="0" w:space="0" w:color="auto"/>
                <w:bottom w:val="none" w:sz="0" w:space="0" w:color="auto"/>
                <w:right w:val="none" w:sz="0" w:space="0" w:color="auto"/>
              </w:divBdr>
            </w:div>
            <w:div w:id="101532289">
              <w:marLeft w:val="0"/>
              <w:marRight w:val="0"/>
              <w:marTop w:val="0"/>
              <w:marBottom w:val="0"/>
              <w:divBdr>
                <w:top w:val="none" w:sz="0" w:space="0" w:color="auto"/>
                <w:left w:val="none" w:sz="0" w:space="0" w:color="auto"/>
                <w:bottom w:val="none" w:sz="0" w:space="0" w:color="auto"/>
                <w:right w:val="none" w:sz="0" w:space="0" w:color="auto"/>
              </w:divBdr>
            </w:div>
            <w:div w:id="102766810">
              <w:marLeft w:val="0"/>
              <w:marRight w:val="0"/>
              <w:marTop w:val="0"/>
              <w:marBottom w:val="0"/>
              <w:divBdr>
                <w:top w:val="none" w:sz="0" w:space="0" w:color="auto"/>
                <w:left w:val="none" w:sz="0" w:space="0" w:color="auto"/>
                <w:bottom w:val="none" w:sz="0" w:space="0" w:color="auto"/>
                <w:right w:val="none" w:sz="0" w:space="0" w:color="auto"/>
              </w:divBdr>
            </w:div>
            <w:div w:id="103498529">
              <w:marLeft w:val="0"/>
              <w:marRight w:val="0"/>
              <w:marTop w:val="0"/>
              <w:marBottom w:val="0"/>
              <w:divBdr>
                <w:top w:val="none" w:sz="0" w:space="0" w:color="auto"/>
                <w:left w:val="none" w:sz="0" w:space="0" w:color="auto"/>
                <w:bottom w:val="none" w:sz="0" w:space="0" w:color="auto"/>
                <w:right w:val="none" w:sz="0" w:space="0" w:color="auto"/>
              </w:divBdr>
            </w:div>
            <w:div w:id="106434983">
              <w:marLeft w:val="0"/>
              <w:marRight w:val="0"/>
              <w:marTop w:val="0"/>
              <w:marBottom w:val="0"/>
              <w:divBdr>
                <w:top w:val="none" w:sz="0" w:space="0" w:color="auto"/>
                <w:left w:val="none" w:sz="0" w:space="0" w:color="auto"/>
                <w:bottom w:val="none" w:sz="0" w:space="0" w:color="auto"/>
                <w:right w:val="none" w:sz="0" w:space="0" w:color="auto"/>
              </w:divBdr>
            </w:div>
            <w:div w:id="107164413">
              <w:marLeft w:val="0"/>
              <w:marRight w:val="0"/>
              <w:marTop w:val="0"/>
              <w:marBottom w:val="0"/>
              <w:divBdr>
                <w:top w:val="none" w:sz="0" w:space="0" w:color="auto"/>
                <w:left w:val="none" w:sz="0" w:space="0" w:color="auto"/>
                <w:bottom w:val="none" w:sz="0" w:space="0" w:color="auto"/>
                <w:right w:val="none" w:sz="0" w:space="0" w:color="auto"/>
              </w:divBdr>
            </w:div>
            <w:div w:id="107552601">
              <w:marLeft w:val="0"/>
              <w:marRight w:val="0"/>
              <w:marTop w:val="0"/>
              <w:marBottom w:val="0"/>
              <w:divBdr>
                <w:top w:val="none" w:sz="0" w:space="0" w:color="auto"/>
                <w:left w:val="none" w:sz="0" w:space="0" w:color="auto"/>
                <w:bottom w:val="none" w:sz="0" w:space="0" w:color="auto"/>
                <w:right w:val="none" w:sz="0" w:space="0" w:color="auto"/>
              </w:divBdr>
            </w:div>
            <w:div w:id="111095120">
              <w:marLeft w:val="0"/>
              <w:marRight w:val="0"/>
              <w:marTop w:val="0"/>
              <w:marBottom w:val="0"/>
              <w:divBdr>
                <w:top w:val="none" w:sz="0" w:space="0" w:color="auto"/>
                <w:left w:val="none" w:sz="0" w:space="0" w:color="auto"/>
                <w:bottom w:val="none" w:sz="0" w:space="0" w:color="auto"/>
                <w:right w:val="none" w:sz="0" w:space="0" w:color="auto"/>
              </w:divBdr>
            </w:div>
            <w:div w:id="115416433">
              <w:marLeft w:val="0"/>
              <w:marRight w:val="0"/>
              <w:marTop w:val="0"/>
              <w:marBottom w:val="0"/>
              <w:divBdr>
                <w:top w:val="none" w:sz="0" w:space="0" w:color="auto"/>
                <w:left w:val="none" w:sz="0" w:space="0" w:color="auto"/>
                <w:bottom w:val="none" w:sz="0" w:space="0" w:color="auto"/>
                <w:right w:val="none" w:sz="0" w:space="0" w:color="auto"/>
              </w:divBdr>
            </w:div>
            <w:div w:id="119079099">
              <w:marLeft w:val="0"/>
              <w:marRight w:val="0"/>
              <w:marTop w:val="0"/>
              <w:marBottom w:val="0"/>
              <w:divBdr>
                <w:top w:val="none" w:sz="0" w:space="0" w:color="auto"/>
                <w:left w:val="none" w:sz="0" w:space="0" w:color="auto"/>
                <w:bottom w:val="none" w:sz="0" w:space="0" w:color="auto"/>
                <w:right w:val="none" w:sz="0" w:space="0" w:color="auto"/>
              </w:divBdr>
            </w:div>
            <w:div w:id="120660219">
              <w:marLeft w:val="0"/>
              <w:marRight w:val="0"/>
              <w:marTop w:val="0"/>
              <w:marBottom w:val="0"/>
              <w:divBdr>
                <w:top w:val="none" w:sz="0" w:space="0" w:color="auto"/>
                <w:left w:val="none" w:sz="0" w:space="0" w:color="auto"/>
                <w:bottom w:val="none" w:sz="0" w:space="0" w:color="auto"/>
                <w:right w:val="none" w:sz="0" w:space="0" w:color="auto"/>
              </w:divBdr>
            </w:div>
            <w:div w:id="121463150">
              <w:marLeft w:val="0"/>
              <w:marRight w:val="0"/>
              <w:marTop w:val="0"/>
              <w:marBottom w:val="0"/>
              <w:divBdr>
                <w:top w:val="none" w:sz="0" w:space="0" w:color="auto"/>
                <w:left w:val="none" w:sz="0" w:space="0" w:color="auto"/>
                <w:bottom w:val="none" w:sz="0" w:space="0" w:color="auto"/>
                <w:right w:val="none" w:sz="0" w:space="0" w:color="auto"/>
              </w:divBdr>
            </w:div>
            <w:div w:id="122575984">
              <w:marLeft w:val="0"/>
              <w:marRight w:val="0"/>
              <w:marTop w:val="0"/>
              <w:marBottom w:val="0"/>
              <w:divBdr>
                <w:top w:val="none" w:sz="0" w:space="0" w:color="auto"/>
                <w:left w:val="none" w:sz="0" w:space="0" w:color="auto"/>
                <w:bottom w:val="none" w:sz="0" w:space="0" w:color="auto"/>
                <w:right w:val="none" w:sz="0" w:space="0" w:color="auto"/>
              </w:divBdr>
            </w:div>
            <w:div w:id="123892437">
              <w:marLeft w:val="0"/>
              <w:marRight w:val="0"/>
              <w:marTop w:val="0"/>
              <w:marBottom w:val="0"/>
              <w:divBdr>
                <w:top w:val="none" w:sz="0" w:space="0" w:color="auto"/>
                <w:left w:val="none" w:sz="0" w:space="0" w:color="auto"/>
                <w:bottom w:val="none" w:sz="0" w:space="0" w:color="auto"/>
                <w:right w:val="none" w:sz="0" w:space="0" w:color="auto"/>
              </w:divBdr>
            </w:div>
            <w:div w:id="124275497">
              <w:marLeft w:val="0"/>
              <w:marRight w:val="0"/>
              <w:marTop w:val="0"/>
              <w:marBottom w:val="0"/>
              <w:divBdr>
                <w:top w:val="none" w:sz="0" w:space="0" w:color="auto"/>
                <w:left w:val="none" w:sz="0" w:space="0" w:color="auto"/>
                <w:bottom w:val="none" w:sz="0" w:space="0" w:color="auto"/>
                <w:right w:val="none" w:sz="0" w:space="0" w:color="auto"/>
              </w:divBdr>
            </w:div>
            <w:div w:id="125054999">
              <w:marLeft w:val="0"/>
              <w:marRight w:val="0"/>
              <w:marTop w:val="0"/>
              <w:marBottom w:val="0"/>
              <w:divBdr>
                <w:top w:val="none" w:sz="0" w:space="0" w:color="auto"/>
                <w:left w:val="none" w:sz="0" w:space="0" w:color="auto"/>
                <w:bottom w:val="none" w:sz="0" w:space="0" w:color="auto"/>
                <w:right w:val="none" w:sz="0" w:space="0" w:color="auto"/>
              </w:divBdr>
            </w:div>
            <w:div w:id="125320969">
              <w:marLeft w:val="0"/>
              <w:marRight w:val="0"/>
              <w:marTop w:val="0"/>
              <w:marBottom w:val="0"/>
              <w:divBdr>
                <w:top w:val="none" w:sz="0" w:space="0" w:color="auto"/>
                <w:left w:val="none" w:sz="0" w:space="0" w:color="auto"/>
                <w:bottom w:val="none" w:sz="0" w:space="0" w:color="auto"/>
                <w:right w:val="none" w:sz="0" w:space="0" w:color="auto"/>
              </w:divBdr>
            </w:div>
            <w:div w:id="126048174">
              <w:marLeft w:val="0"/>
              <w:marRight w:val="0"/>
              <w:marTop w:val="0"/>
              <w:marBottom w:val="0"/>
              <w:divBdr>
                <w:top w:val="none" w:sz="0" w:space="0" w:color="auto"/>
                <w:left w:val="none" w:sz="0" w:space="0" w:color="auto"/>
                <w:bottom w:val="none" w:sz="0" w:space="0" w:color="auto"/>
                <w:right w:val="none" w:sz="0" w:space="0" w:color="auto"/>
              </w:divBdr>
            </w:div>
            <w:div w:id="127479349">
              <w:marLeft w:val="0"/>
              <w:marRight w:val="0"/>
              <w:marTop w:val="0"/>
              <w:marBottom w:val="0"/>
              <w:divBdr>
                <w:top w:val="none" w:sz="0" w:space="0" w:color="auto"/>
                <w:left w:val="none" w:sz="0" w:space="0" w:color="auto"/>
                <w:bottom w:val="none" w:sz="0" w:space="0" w:color="auto"/>
                <w:right w:val="none" w:sz="0" w:space="0" w:color="auto"/>
              </w:divBdr>
            </w:div>
            <w:div w:id="129785833">
              <w:marLeft w:val="0"/>
              <w:marRight w:val="0"/>
              <w:marTop w:val="0"/>
              <w:marBottom w:val="0"/>
              <w:divBdr>
                <w:top w:val="none" w:sz="0" w:space="0" w:color="auto"/>
                <w:left w:val="none" w:sz="0" w:space="0" w:color="auto"/>
                <w:bottom w:val="none" w:sz="0" w:space="0" w:color="auto"/>
                <w:right w:val="none" w:sz="0" w:space="0" w:color="auto"/>
              </w:divBdr>
            </w:div>
            <w:div w:id="133528106">
              <w:marLeft w:val="0"/>
              <w:marRight w:val="0"/>
              <w:marTop w:val="0"/>
              <w:marBottom w:val="0"/>
              <w:divBdr>
                <w:top w:val="none" w:sz="0" w:space="0" w:color="auto"/>
                <w:left w:val="none" w:sz="0" w:space="0" w:color="auto"/>
                <w:bottom w:val="none" w:sz="0" w:space="0" w:color="auto"/>
                <w:right w:val="none" w:sz="0" w:space="0" w:color="auto"/>
              </w:divBdr>
            </w:div>
            <w:div w:id="136578993">
              <w:marLeft w:val="0"/>
              <w:marRight w:val="0"/>
              <w:marTop w:val="0"/>
              <w:marBottom w:val="0"/>
              <w:divBdr>
                <w:top w:val="none" w:sz="0" w:space="0" w:color="auto"/>
                <w:left w:val="none" w:sz="0" w:space="0" w:color="auto"/>
                <w:bottom w:val="none" w:sz="0" w:space="0" w:color="auto"/>
                <w:right w:val="none" w:sz="0" w:space="0" w:color="auto"/>
              </w:divBdr>
            </w:div>
            <w:div w:id="139857351">
              <w:marLeft w:val="0"/>
              <w:marRight w:val="0"/>
              <w:marTop w:val="0"/>
              <w:marBottom w:val="0"/>
              <w:divBdr>
                <w:top w:val="none" w:sz="0" w:space="0" w:color="auto"/>
                <w:left w:val="none" w:sz="0" w:space="0" w:color="auto"/>
                <w:bottom w:val="none" w:sz="0" w:space="0" w:color="auto"/>
                <w:right w:val="none" w:sz="0" w:space="0" w:color="auto"/>
              </w:divBdr>
            </w:div>
            <w:div w:id="142241822">
              <w:marLeft w:val="0"/>
              <w:marRight w:val="0"/>
              <w:marTop w:val="0"/>
              <w:marBottom w:val="0"/>
              <w:divBdr>
                <w:top w:val="none" w:sz="0" w:space="0" w:color="auto"/>
                <w:left w:val="none" w:sz="0" w:space="0" w:color="auto"/>
                <w:bottom w:val="none" w:sz="0" w:space="0" w:color="auto"/>
                <w:right w:val="none" w:sz="0" w:space="0" w:color="auto"/>
              </w:divBdr>
            </w:div>
            <w:div w:id="142281996">
              <w:marLeft w:val="0"/>
              <w:marRight w:val="0"/>
              <w:marTop w:val="0"/>
              <w:marBottom w:val="0"/>
              <w:divBdr>
                <w:top w:val="none" w:sz="0" w:space="0" w:color="auto"/>
                <w:left w:val="none" w:sz="0" w:space="0" w:color="auto"/>
                <w:bottom w:val="none" w:sz="0" w:space="0" w:color="auto"/>
                <w:right w:val="none" w:sz="0" w:space="0" w:color="auto"/>
              </w:divBdr>
            </w:div>
            <w:div w:id="143544755">
              <w:marLeft w:val="0"/>
              <w:marRight w:val="0"/>
              <w:marTop w:val="0"/>
              <w:marBottom w:val="0"/>
              <w:divBdr>
                <w:top w:val="none" w:sz="0" w:space="0" w:color="auto"/>
                <w:left w:val="none" w:sz="0" w:space="0" w:color="auto"/>
                <w:bottom w:val="none" w:sz="0" w:space="0" w:color="auto"/>
                <w:right w:val="none" w:sz="0" w:space="0" w:color="auto"/>
              </w:divBdr>
            </w:div>
            <w:div w:id="144469146">
              <w:marLeft w:val="0"/>
              <w:marRight w:val="0"/>
              <w:marTop w:val="0"/>
              <w:marBottom w:val="0"/>
              <w:divBdr>
                <w:top w:val="none" w:sz="0" w:space="0" w:color="auto"/>
                <w:left w:val="none" w:sz="0" w:space="0" w:color="auto"/>
                <w:bottom w:val="none" w:sz="0" w:space="0" w:color="auto"/>
                <w:right w:val="none" w:sz="0" w:space="0" w:color="auto"/>
              </w:divBdr>
            </w:div>
            <w:div w:id="145056461">
              <w:marLeft w:val="0"/>
              <w:marRight w:val="0"/>
              <w:marTop w:val="0"/>
              <w:marBottom w:val="0"/>
              <w:divBdr>
                <w:top w:val="none" w:sz="0" w:space="0" w:color="auto"/>
                <w:left w:val="none" w:sz="0" w:space="0" w:color="auto"/>
                <w:bottom w:val="none" w:sz="0" w:space="0" w:color="auto"/>
                <w:right w:val="none" w:sz="0" w:space="0" w:color="auto"/>
              </w:divBdr>
            </w:div>
            <w:div w:id="147325191">
              <w:marLeft w:val="0"/>
              <w:marRight w:val="0"/>
              <w:marTop w:val="0"/>
              <w:marBottom w:val="0"/>
              <w:divBdr>
                <w:top w:val="none" w:sz="0" w:space="0" w:color="auto"/>
                <w:left w:val="none" w:sz="0" w:space="0" w:color="auto"/>
                <w:bottom w:val="none" w:sz="0" w:space="0" w:color="auto"/>
                <w:right w:val="none" w:sz="0" w:space="0" w:color="auto"/>
              </w:divBdr>
            </w:div>
            <w:div w:id="147668534">
              <w:marLeft w:val="0"/>
              <w:marRight w:val="0"/>
              <w:marTop w:val="0"/>
              <w:marBottom w:val="0"/>
              <w:divBdr>
                <w:top w:val="none" w:sz="0" w:space="0" w:color="auto"/>
                <w:left w:val="none" w:sz="0" w:space="0" w:color="auto"/>
                <w:bottom w:val="none" w:sz="0" w:space="0" w:color="auto"/>
                <w:right w:val="none" w:sz="0" w:space="0" w:color="auto"/>
              </w:divBdr>
            </w:div>
            <w:div w:id="147941713">
              <w:marLeft w:val="0"/>
              <w:marRight w:val="0"/>
              <w:marTop w:val="0"/>
              <w:marBottom w:val="0"/>
              <w:divBdr>
                <w:top w:val="none" w:sz="0" w:space="0" w:color="auto"/>
                <w:left w:val="none" w:sz="0" w:space="0" w:color="auto"/>
                <w:bottom w:val="none" w:sz="0" w:space="0" w:color="auto"/>
                <w:right w:val="none" w:sz="0" w:space="0" w:color="auto"/>
              </w:divBdr>
            </w:div>
            <w:div w:id="149908102">
              <w:marLeft w:val="0"/>
              <w:marRight w:val="0"/>
              <w:marTop w:val="0"/>
              <w:marBottom w:val="0"/>
              <w:divBdr>
                <w:top w:val="none" w:sz="0" w:space="0" w:color="auto"/>
                <w:left w:val="none" w:sz="0" w:space="0" w:color="auto"/>
                <w:bottom w:val="none" w:sz="0" w:space="0" w:color="auto"/>
                <w:right w:val="none" w:sz="0" w:space="0" w:color="auto"/>
              </w:divBdr>
            </w:div>
            <w:div w:id="150299062">
              <w:marLeft w:val="0"/>
              <w:marRight w:val="0"/>
              <w:marTop w:val="0"/>
              <w:marBottom w:val="0"/>
              <w:divBdr>
                <w:top w:val="none" w:sz="0" w:space="0" w:color="auto"/>
                <w:left w:val="none" w:sz="0" w:space="0" w:color="auto"/>
                <w:bottom w:val="none" w:sz="0" w:space="0" w:color="auto"/>
                <w:right w:val="none" w:sz="0" w:space="0" w:color="auto"/>
              </w:divBdr>
            </w:div>
            <w:div w:id="152180770">
              <w:marLeft w:val="0"/>
              <w:marRight w:val="0"/>
              <w:marTop w:val="0"/>
              <w:marBottom w:val="0"/>
              <w:divBdr>
                <w:top w:val="none" w:sz="0" w:space="0" w:color="auto"/>
                <w:left w:val="none" w:sz="0" w:space="0" w:color="auto"/>
                <w:bottom w:val="none" w:sz="0" w:space="0" w:color="auto"/>
                <w:right w:val="none" w:sz="0" w:space="0" w:color="auto"/>
              </w:divBdr>
            </w:div>
            <w:div w:id="153493347">
              <w:marLeft w:val="0"/>
              <w:marRight w:val="0"/>
              <w:marTop w:val="0"/>
              <w:marBottom w:val="0"/>
              <w:divBdr>
                <w:top w:val="none" w:sz="0" w:space="0" w:color="auto"/>
                <w:left w:val="none" w:sz="0" w:space="0" w:color="auto"/>
                <w:bottom w:val="none" w:sz="0" w:space="0" w:color="auto"/>
                <w:right w:val="none" w:sz="0" w:space="0" w:color="auto"/>
              </w:divBdr>
            </w:div>
            <w:div w:id="155809787">
              <w:marLeft w:val="0"/>
              <w:marRight w:val="0"/>
              <w:marTop w:val="0"/>
              <w:marBottom w:val="0"/>
              <w:divBdr>
                <w:top w:val="none" w:sz="0" w:space="0" w:color="auto"/>
                <w:left w:val="none" w:sz="0" w:space="0" w:color="auto"/>
                <w:bottom w:val="none" w:sz="0" w:space="0" w:color="auto"/>
                <w:right w:val="none" w:sz="0" w:space="0" w:color="auto"/>
              </w:divBdr>
            </w:div>
            <w:div w:id="156462789">
              <w:marLeft w:val="0"/>
              <w:marRight w:val="0"/>
              <w:marTop w:val="0"/>
              <w:marBottom w:val="0"/>
              <w:divBdr>
                <w:top w:val="none" w:sz="0" w:space="0" w:color="auto"/>
                <w:left w:val="none" w:sz="0" w:space="0" w:color="auto"/>
                <w:bottom w:val="none" w:sz="0" w:space="0" w:color="auto"/>
                <w:right w:val="none" w:sz="0" w:space="0" w:color="auto"/>
              </w:divBdr>
            </w:div>
            <w:div w:id="156500486">
              <w:marLeft w:val="0"/>
              <w:marRight w:val="0"/>
              <w:marTop w:val="0"/>
              <w:marBottom w:val="0"/>
              <w:divBdr>
                <w:top w:val="none" w:sz="0" w:space="0" w:color="auto"/>
                <w:left w:val="none" w:sz="0" w:space="0" w:color="auto"/>
                <w:bottom w:val="none" w:sz="0" w:space="0" w:color="auto"/>
                <w:right w:val="none" w:sz="0" w:space="0" w:color="auto"/>
              </w:divBdr>
            </w:div>
            <w:div w:id="162740894">
              <w:marLeft w:val="0"/>
              <w:marRight w:val="0"/>
              <w:marTop w:val="0"/>
              <w:marBottom w:val="0"/>
              <w:divBdr>
                <w:top w:val="none" w:sz="0" w:space="0" w:color="auto"/>
                <w:left w:val="none" w:sz="0" w:space="0" w:color="auto"/>
                <w:bottom w:val="none" w:sz="0" w:space="0" w:color="auto"/>
                <w:right w:val="none" w:sz="0" w:space="0" w:color="auto"/>
              </w:divBdr>
            </w:div>
            <w:div w:id="165635851">
              <w:marLeft w:val="0"/>
              <w:marRight w:val="0"/>
              <w:marTop w:val="0"/>
              <w:marBottom w:val="0"/>
              <w:divBdr>
                <w:top w:val="none" w:sz="0" w:space="0" w:color="auto"/>
                <w:left w:val="none" w:sz="0" w:space="0" w:color="auto"/>
                <w:bottom w:val="none" w:sz="0" w:space="0" w:color="auto"/>
                <w:right w:val="none" w:sz="0" w:space="0" w:color="auto"/>
              </w:divBdr>
            </w:div>
            <w:div w:id="168914447">
              <w:marLeft w:val="0"/>
              <w:marRight w:val="0"/>
              <w:marTop w:val="0"/>
              <w:marBottom w:val="0"/>
              <w:divBdr>
                <w:top w:val="none" w:sz="0" w:space="0" w:color="auto"/>
                <w:left w:val="none" w:sz="0" w:space="0" w:color="auto"/>
                <w:bottom w:val="none" w:sz="0" w:space="0" w:color="auto"/>
                <w:right w:val="none" w:sz="0" w:space="0" w:color="auto"/>
              </w:divBdr>
            </w:div>
            <w:div w:id="169486834">
              <w:marLeft w:val="0"/>
              <w:marRight w:val="0"/>
              <w:marTop w:val="0"/>
              <w:marBottom w:val="0"/>
              <w:divBdr>
                <w:top w:val="none" w:sz="0" w:space="0" w:color="auto"/>
                <w:left w:val="none" w:sz="0" w:space="0" w:color="auto"/>
                <w:bottom w:val="none" w:sz="0" w:space="0" w:color="auto"/>
                <w:right w:val="none" w:sz="0" w:space="0" w:color="auto"/>
              </w:divBdr>
            </w:div>
            <w:div w:id="170026430">
              <w:marLeft w:val="0"/>
              <w:marRight w:val="0"/>
              <w:marTop w:val="360"/>
              <w:marBottom w:val="0"/>
              <w:divBdr>
                <w:top w:val="single" w:sz="6" w:space="0" w:color="auto"/>
                <w:left w:val="single" w:sz="6" w:space="0" w:color="auto"/>
                <w:bottom w:val="single" w:sz="6" w:space="0" w:color="auto"/>
                <w:right w:val="single" w:sz="6" w:space="0" w:color="auto"/>
              </w:divBdr>
            </w:div>
            <w:div w:id="170608787">
              <w:marLeft w:val="0"/>
              <w:marRight w:val="0"/>
              <w:marTop w:val="0"/>
              <w:marBottom w:val="0"/>
              <w:divBdr>
                <w:top w:val="none" w:sz="0" w:space="0" w:color="auto"/>
                <w:left w:val="none" w:sz="0" w:space="0" w:color="auto"/>
                <w:bottom w:val="none" w:sz="0" w:space="0" w:color="auto"/>
                <w:right w:val="none" w:sz="0" w:space="0" w:color="auto"/>
              </w:divBdr>
            </w:div>
            <w:div w:id="173426997">
              <w:marLeft w:val="0"/>
              <w:marRight w:val="0"/>
              <w:marTop w:val="0"/>
              <w:marBottom w:val="0"/>
              <w:divBdr>
                <w:top w:val="none" w:sz="0" w:space="0" w:color="auto"/>
                <w:left w:val="none" w:sz="0" w:space="0" w:color="auto"/>
                <w:bottom w:val="none" w:sz="0" w:space="0" w:color="auto"/>
                <w:right w:val="none" w:sz="0" w:space="0" w:color="auto"/>
              </w:divBdr>
            </w:div>
            <w:div w:id="174803255">
              <w:marLeft w:val="0"/>
              <w:marRight w:val="0"/>
              <w:marTop w:val="0"/>
              <w:marBottom w:val="0"/>
              <w:divBdr>
                <w:top w:val="none" w:sz="0" w:space="0" w:color="auto"/>
                <w:left w:val="none" w:sz="0" w:space="0" w:color="auto"/>
                <w:bottom w:val="none" w:sz="0" w:space="0" w:color="auto"/>
                <w:right w:val="none" w:sz="0" w:space="0" w:color="auto"/>
              </w:divBdr>
            </w:div>
            <w:div w:id="177499704">
              <w:marLeft w:val="0"/>
              <w:marRight w:val="0"/>
              <w:marTop w:val="0"/>
              <w:marBottom w:val="0"/>
              <w:divBdr>
                <w:top w:val="none" w:sz="0" w:space="0" w:color="auto"/>
                <w:left w:val="none" w:sz="0" w:space="0" w:color="auto"/>
                <w:bottom w:val="none" w:sz="0" w:space="0" w:color="auto"/>
                <w:right w:val="none" w:sz="0" w:space="0" w:color="auto"/>
              </w:divBdr>
            </w:div>
            <w:div w:id="177894364">
              <w:marLeft w:val="0"/>
              <w:marRight w:val="0"/>
              <w:marTop w:val="0"/>
              <w:marBottom w:val="0"/>
              <w:divBdr>
                <w:top w:val="none" w:sz="0" w:space="0" w:color="auto"/>
                <w:left w:val="none" w:sz="0" w:space="0" w:color="auto"/>
                <w:bottom w:val="none" w:sz="0" w:space="0" w:color="auto"/>
                <w:right w:val="none" w:sz="0" w:space="0" w:color="auto"/>
              </w:divBdr>
            </w:div>
            <w:div w:id="177931013">
              <w:marLeft w:val="0"/>
              <w:marRight w:val="0"/>
              <w:marTop w:val="0"/>
              <w:marBottom w:val="0"/>
              <w:divBdr>
                <w:top w:val="none" w:sz="0" w:space="0" w:color="auto"/>
                <w:left w:val="none" w:sz="0" w:space="0" w:color="auto"/>
                <w:bottom w:val="none" w:sz="0" w:space="0" w:color="auto"/>
                <w:right w:val="none" w:sz="0" w:space="0" w:color="auto"/>
              </w:divBdr>
            </w:div>
            <w:div w:id="178931778">
              <w:marLeft w:val="0"/>
              <w:marRight w:val="0"/>
              <w:marTop w:val="0"/>
              <w:marBottom w:val="0"/>
              <w:divBdr>
                <w:top w:val="none" w:sz="0" w:space="0" w:color="auto"/>
                <w:left w:val="none" w:sz="0" w:space="0" w:color="auto"/>
                <w:bottom w:val="none" w:sz="0" w:space="0" w:color="auto"/>
                <w:right w:val="none" w:sz="0" w:space="0" w:color="auto"/>
              </w:divBdr>
            </w:div>
            <w:div w:id="179855692">
              <w:marLeft w:val="0"/>
              <w:marRight w:val="0"/>
              <w:marTop w:val="0"/>
              <w:marBottom w:val="0"/>
              <w:divBdr>
                <w:top w:val="none" w:sz="0" w:space="0" w:color="auto"/>
                <w:left w:val="none" w:sz="0" w:space="0" w:color="auto"/>
                <w:bottom w:val="none" w:sz="0" w:space="0" w:color="auto"/>
                <w:right w:val="none" w:sz="0" w:space="0" w:color="auto"/>
              </w:divBdr>
            </w:div>
            <w:div w:id="182666654">
              <w:marLeft w:val="0"/>
              <w:marRight w:val="0"/>
              <w:marTop w:val="0"/>
              <w:marBottom w:val="0"/>
              <w:divBdr>
                <w:top w:val="none" w:sz="0" w:space="0" w:color="auto"/>
                <w:left w:val="none" w:sz="0" w:space="0" w:color="auto"/>
                <w:bottom w:val="none" w:sz="0" w:space="0" w:color="auto"/>
                <w:right w:val="none" w:sz="0" w:space="0" w:color="auto"/>
              </w:divBdr>
            </w:div>
            <w:div w:id="184439651">
              <w:marLeft w:val="0"/>
              <w:marRight w:val="0"/>
              <w:marTop w:val="0"/>
              <w:marBottom w:val="0"/>
              <w:divBdr>
                <w:top w:val="none" w:sz="0" w:space="0" w:color="auto"/>
                <w:left w:val="none" w:sz="0" w:space="0" w:color="auto"/>
                <w:bottom w:val="none" w:sz="0" w:space="0" w:color="auto"/>
                <w:right w:val="none" w:sz="0" w:space="0" w:color="auto"/>
              </w:divBdr>
            </w:div>
            <w:div w:id="184558553">
              <w:marLeft w:val="0"/>
              <w:marRight w:val="0"/>
              <w:marTop w:val="0"/>
              <w:marBottom w:val="0"/>
              <w:divBdr>
                <w:top w:val="none" w:sz="0" w:space="0" w:color="auto"/>
                <w:left w:val="none" w:sz="0" w:space="0" w:color="auto"/>
                <w:bottom w:val="none" w:sz="0" w:space="0" w:color="auto"/>
                <w:right w:val="none" w:sz="0" w:space="0" w:color="auto"/>
              </w:divBdr>
            </w:div>
            <w:div w:id="184831328">
              <w:marLeft w:val="0"/>
              <w:marRight w:val="0"/>
              <w:marTop w:val="0"/>
              <w:marBottom w:val="0"/>
              <w:divBdr>
                <w:top w:val="none" w:sz="0" w:space="0" w:color="auto"/>
                <w:left w:val="none" w:sz="0" w:space="0" w:color="auto"/>
                <w:bottom w:val="none" w:sz="0" w:space="0" w:color="auto"/>
                <w:right w:val="none" w:sz="0" w:space="0" w:color="auto"/>
              </w:divBdr>
            </w:div>
            <w:div w:id="186332004">
              <w:marLeft w:val="0"/>
              <w:marRight w:val="0"/>
              <w:marTop w:val="0"/>
              <w:marBottom w:val="0"/>
              <w:divBdr>
                <w:top w:val="none" w:sz="0" w:space="0" w:color="auto"/>
                <w:left w:val="none" w:sz="0" w:space="0" w:color="auto"/>
                <w:bottom w:val="none" w:sz="0" w:space="0" w:color="auto"/>
                <w:right w:val="none" w:sz="0" w:space="0" w:color="auto"/>
              </w:divBdr>
            </w:div>
            <w:div w:id="189808715">
              <w:marLeft w:val="0"/>
              <w:marRight w:val="0"/>
              <w:marTop w:val="0"/>
              <w:marBottom w:val="0"/>
              <w:divBdr>
                <w:top w:val="none" w:sz="0" w:space="0" w:color="auto"/>
                <w:left w:val="none" w:sz="0" w:space="0" w:color="auto"/>
                <w:bottom w:val="none" w:sz="0" w:space="0" w:color="auto"/>
                <w:right w:val="none" w:sz="0" w:space="0" w:color="auto"/>
              </w:divBdr>
            </w:div>
            <w:div w:id="190802826">
              <w:marLeft w:val="0"/>
              <w:marRight w:val="0"/>
              <w:marTop w:val="0"/>
              <w:marBottom w:val="0"/>
              <w:divBdr>
                <w:top w:val="none" w:sz="0" w:space="0" w:color="auto"/>
                <w:left w:val="none" w:sz="0" w:space="0" w:color="auto"/>
                <w:bottom w:val="none" w:sz="0" w:space="0" w:color="auto"/>
                <w:right w:val="none" w:sz="0" w:space="0" w:color="auto"/>
              </w:divBdr>
            </w:div>
            <w:div w:id="191964047">
              <w:marLeft w:val="0"/>
              <w:marRight w:val="0"/>
              <w:marTop w:val="0"/>
              <w:marBottom w:val="0"/>
              <w:divBdr>
                <w:top w:val="none" w:sz="0" w:space="0" w:color="auto"/>
                <w:left w:val="none" w:sz="0" w:space="0" w:color="auto"/>
                <w:bottom w:val="none" w:sz="0" w:space="0" w:color="auto"/>
                <w:right w:val="none" w:sz="0" w:space="0" w:color="auto"/>
              </w:divBdr>
            </w:div>
            <w:div w:id="192498648">
              <w:marLeft w:val="0"/>
              <w:marRight w:val="0"/>
              <w:marTop w:val="0"/>
              <w:marBottom w:val="0"/>
              <w:divBdr>
                <w:top w:val="none" w:sz="0" w:space="0" w:color="auto"/>
                <w:left w:val="none" w:sz="0" w:space="0" w:color="auto"/>
                <w:bottom w:val="none" w:sz="0" w:space="0" w:color="auto"/>
                <w:right w:val="none" w:sz="0" w:space="0" w:color="auto"/>
              </w:divBdr>
            </w:div>
            <w:div w:id="197085550">
              <w:marLeft w:val="0"/>
              <w:marRight w:val="0"/>
              <w:marTop w:val="0"/>
              <w:marBottom w:val="0"/>
              <w:divBdr>
                <w:top w:val="none" w:sz="0" w:space="0" w:color="auto"/>
                <w:left w:val="none" w:sz="0" w:space="0" w:color="auto"/>
                <w:bottom w:val="none" w:sz="0" w:space="0" w:color="auto"/>
                <w:right w:val="none" w:sz="0" w:space="0" w:color="auto"/>
              </w:divBdr>
            </w:div>
            <w:div w:id="198443290">
              <w:marLeft w:val="0"/>
              <w:marRight w:val="0"/>
              <w:marTop w:val="0"/>
              <w:marBottom w:val="0"/>
              <w:divBdr>
                <w:top w:val="none" w:sz="0" w:space="0" w:color="auto"/>
                <w:left w:val="none" w:sz="0" w:space="0" w:color="auto"/>
                <w:bottom w:val="none" w:sz="0" w:space="0" w:color="auto"/>
                <w:right w:val="none" w:sz="0" w:space="0" w:color="auto"/>
              </w:divBdr>
            </w:div>
            <w:div w:id="200368190">
              <w:marLeft w:val="0"/>
              <w:marRight w:val="0"/>
              <w:marTop w:val="0"/>
              <w:marBottom w:val="0"/>
              <w:divBdr>
                <w:top w:val="none" w:sz="0" w:space="0" w:color="auto"/>
                <w:left w:val="none" w:sz="0" w:space="0" w:color="auto"/>
                <w:bottom w:val="none" w:sz="0" w:space="0" w:color="auto"/>
                <w:right w:val="none" w:sz="0" w:space="0" w:color="auto"/>
              </w:divBdr>
            </w:div>
            <w:div w:id="202518096">
              <w:marLeft w:val="0"/>
              <w:marRight w:val="0"/>
              <w:marTop w:val="0"/>
              <w:marBottom w:val="0"/>
              <w:divBdr>
                <w:top w:val="none" w:sz="0" w:space="0" w:color="auto"/>
                <w:left w:val="none" w:sz="0" w:space="0" w:color="auto"/>
                <w:bottom w:val="none" w:sz="0" w:space="0" w:color="auto"/>
                <w:right w:val="none" w:sz="0" w:space="0" w:color="auto"/>
              </w:divBdr>
            </w:div>
            <w:div w:id="203098874">
              <w:marLeft w:val="0"/>
              <w:marRight w:val="0"/>
              <w:marTop w:val="0"/>
              <w:marBottom w:val="0"/>
              <w:divBdr>
                <w:top w:val="none" w:sz="0" w:space="0" w:color="auto"/>
                <w:left w:val="none" w:sz="0" w:space="0" w:color="auto"/>
                <w:bottom w:val="none" w:sz="0" w:space="0" w:color="auto"/>
                <w:right w:val="none" w:sz="0" w:space="0" w:color="auto"/>
              </w:divBdr>
            </w:div>
            <w:div w:id="204830359">
              <w:marLeft w:val="0"/>
              <w:marRight w:val="0"/>
              <w:marTop w:val="0"/>
              <w:marBottom w:val="0"/>
              <w:divBdr>
                <w:top w:val="none" w:sz="0" w:space="0" w:color="auto"/>
                <w:left w:val="none" w:sz="0" w:space="0" w:color="auto"/>
                <w:bottom w:val="none" w:sz="0" w:space="0" w:color="auto"/>
                <w:right w:val="none" w:sz="0" w:space="0" w:color="auto"/>
              </w:divBdr>
            </w:div>
            <w:div w:id="206993323">
              <w:marLeft w:val="0"/>
              <w:marRight w:val="0"/>
              <w:marTop w:val="0"/>
              <w:marBottom w:val="0"/>
              <w:divBdr>
                <w:top w:val="none" w:sz="0" w:space="0" w:color="auto"/>
                <w:left w:val="none" w:sz="0" w:space="0" w:color="auto"/>
                <w:bottom w:val="none" w:sz="0" w:space="0" w:color="auto"/>
                <w:right w:val="none" w:sz="0" w:space="0" w:color="auto"/>
              </w:divBdr>
            </w:div>
            <w:div w:id="214396977">
              <w:marLeft w:val="0"/>
              <w:marRight w:val="0"/>
              <w:marTop w:val="0"/>
              <w:marBottom w:val="0"/>
              <w:divBdr>
                <w:top w:val="none" w:sz="0" w:space="0" w:color="auto"/>
                <w:left w:val="none" w:sz="0" w:space="0" w:color="auto"/>
                <w:bottom w:val="none" w:sz="0" w:space="0" w:color="auto"/>
                <w:right w:val="none" w:sz="0" w:space="0" w:color="auto"/>
              </w:divBdr>
            </w:div>
            <w:div w:id="217669015">
              <w:marLeft w:val="0"/>
              <w:marRight w:val="0"/>
              <w:marTop w:val="0"/>
              <w:marBottom w:val="0"/>
              <w:divBdr>
                <w:top w:val="none" w:sz="0" w:space="0" w:color="auto"/>
                <w:left w:val="none" w:sz="0" w:space="0" w:color="auto"/>
                <w:bottom w:val="none" w:sz="0" w:space="0" w:color="auto"/>
                <w:right w:val="none" w:sz="0" w:space="0" w:color="auto"/>
              </w:divBdr>
            </w:div>
            <w:div w:id="226036053">
              <w:marLeft w:val="0"/>
              <w:marRight w:val="0"/>
              <w:marTop w:val="0"/>
              <w:marBottom w:val="0"/>
              <w:divBdr>
                <w:top w:val="none" w:sz="0" w:space="0" w:color="auto"/>
                <w:left w:val="none" w:sz="0" w:space="0" w:color="auto"/>
                <w:bottom w:val="none" w:sz="0" w:space="0" w:color="auto"/>
                <w:right w:val="none" w:sz="0" w:space="0" w:color="auto"/>
              </w:divBdr>
            </w:div>
            <w:div w:id="228393279">
              <w:marLeft w:val="0"/>
              <w:marRight w:val="0"/>
              <w:marTop w:val="0"/>
              <w:marBottom w:val="0"/>
              <w:divBdr>
                <w:top w:val="none" w:sz="0" w:space="0" w:color="auto"/>
                <w:left w:val="none" w:sz="0" w:space="0" w:color="auto"/>
                <w:bottom w:val="none" w:sz="0" w:space="0" w:color="auto"/>
                <w:right w:val="none" w:sz="0" w:space="0" w:color="auto"/>
              </w:divBdr>
            </w:div>
            <w:div w:id="230241329">
              <w:marLeft w:val="0"/>
              <w:marRight w:val="0"/>
              <w:marTop w:val="0"/>
              <w:marBottom w:val="0"/>
              <w:divBdr>
                <w:top w:val="none" w:sz="0" w:space="0" w:color="auto"/>
                <w:left w:val="none" w:sz="0" w:space="0" w:color="auto"/>
                <w:bottom w:val="none" w:sz="0" w:space="0" w:color="auto"/>
                <w:right w:val="none" w:sz="0" w:space="0" w:color="auto"/>
              </w:divBdr>
            </w:div>
            <w:div w:id="231962955">
              <w:marLeft w:val="0"/>
              <w:marRight w:val="0"/>
              <w:marTop w:val="0"/>
              <w:marBottom w:val="0"/>
              <w:divBdr>
                <w:top w:val="none" w:sz="0" w:space="0" w:color="auto"/>
                <w:left w:val="none" w:sz="0" w:space="0" w:color="auto"/>
                <w:bottom w:val="none" w:sz="0" w:space="0" w:color="auto"/>
                <w:right w:val="none" w:sz="0" w:space="0" w:color="auto"/>
              </w:divBdr>
            </w:div>
            <w:div w:id="232664609">
              <w:marLeft w:val="0"/>
              <w:marRight w:val="0"/>
              <w:marTop w:val="0"/>
              <w:marBottom w:val="0"/>
              <w:divBdr>
                <w:top w:val="none" w:sz="0" w:space="0" w:color="auto"/>
                <w:left w:val="none" w:sz="0" w:space="0" w:color="auto"/>
                <w:bottom w:val="none" w:sz="0" w:space="0" w:color="auto"/>
                <w:right w:val="none" w:sz="0" w:space="0" w:color="auto"/>
              </w:divBdr>
            </w:div>
            <w:div w:id="233395699">
              <w:marLeft w:val="0"/>
              <w:marRight w:val="0"/>
              <w:marTop w:val="0"/>
              <w:marBottom w:val="0"/>
              <w:divBdr>
                <w:top w:val="none" w:sz="0" w:space="0" w:color="auto"/>
                <w:left w:val="none" w:sz="0" w:space="0" w:color="auto"/>
                <w:bottom w:val="none" w:sz="0" w:space="0" w:color="auto"/>
                <w:right w:val="none" w:sz="0" w:space="0" w:color="auto"/>
              </w:divBdr>
            </w:div>
            <w:div w:id="233666532">
              <w:marLeft w:val="0"/>
              <w:marRight w:val="0"/>
              <w:marTop w:val="0"/>
              <w:marBottom w:val="0"/>
              <w:divBdr>
                <w:top w:val="none" w:sz="0" w:space="0" w:color="auto"/>
                <w:left w:val="none" w:sz="0" w:space="0" w:color="auto"/>
                <w:bottom w:val="none" w:sz="0" w:space="0" w:color="auto"/>
                <w:right w:val="none" w:sz="0" w:space="0" w:color="auto"/>
              </w:divBdr>
            </w:div>
            <w:div w:id="234508131">
              <w:marLeft w:val="0"/>
              <w:marRight w:val="0"/>
              <w:marTop w:val="0"/>
              <w:marBottom w:val="0"/>
              <w:divBdr>
                <w:top w:val="none" w:sz="0" w:space="0" w:color="auto"/>
                <w:left w:val="none" w:sz="0" w:space="0" w:color="auto"/>
                <w:bottom w:val="none" w:sz="0" w:space="0" w:color="auto"/>
                <w:right w:val="none" w:sz="0" w:space="0" w:color="auto"/>
              </w:divBdr>
            </w:div>
            <w:div w:id="235290847">
              <w:marLeft w:val="0"/>
              <w:marRight w:val="0"/>
              <w:marTop w:val="0"/>
              <w:marBottom w:val="0"/>
              <w:divBdr>
                <w:top w:val="none" w:sz="0" w:space="0" w:color="auto"/>
                <w:left w:val="none" w:sz="0" w:space="0" w:color="auto"/>
                <w:bottom w:val="none" w:sz="0" w:space="0" w:color="auto"/>
                <w:right w:val="none" w:sz="0" w:space="0" w:color="auto"/>
              </w:divBdr>
            </w:div>
            <w:div w:id="235748978">
              <w:marLeft w:val="0"/>
              <w:marRight w:val="0"/>
              <w:marTop w:val="0"/>
              <w:marBottom w:val="0"/>
              <w:divBdr>
                <w:top w:val="none" w:sz="0" w:space="0" w:color="auto"/>
                <w:left w:val="none" w:sz="0" w:space="0" w:color="auto"/>
                <w:bottom w:val="none" w:sz="0" w:space="0" w:color="auto"/>
                <w:right w:val="none" w:sz="0" w:space="0" w:color="auto"/>
              </w:divBdr>
            </w:div>
            <w:div w:id="236286881">
              <w:marLeft w:val="0"/>
              <w:marRight w:val="0"/>
              <w:marTop w:val="0"/>
              <w:marBottom w:val="0"/>
              <w:divBdr>
                <w:top w:val="none" w:sz="0" w:space="0" w:color="auto"/>
                <w:left w:val="none" w:sz="0" w:space="0" w:color="auto"/>
                <w:bottom w:val="none" w:sz="0" w:space="0" w:color="auto"/>
                <w:right w:val="none" w:sz="0" w:space="0" w:color="auto"/>
              </w:divBdr>
            </w:div>
            <w:div w:id="237331323">
              <w:marLeft w:val="0"/>
              <w:marRight w:val="0"/>
              <w:marTop w:val="0"/>
              <w:marBottom w:val="0"/>
              <w:divBdr>
                <w:top w:val="none" w:sz="0" w:space="0" w:color="auto"/>
                <w:left w:val="none" w:sz="0" w:space="0" w:color="auto"/>
                <w:bottom w:val="none" w:sz="0" w:space="0" w:color="auto"/>
                <w:right w:val="none" w:sz="0" w:space="0" w:color="auto"/>
              </w:divBdr>
            </w:div>
            <w:div w:id="237787222">
              <w:marLeft w:val="0"/>
              <w:marRight w:val="0"/>
              <w:marTop w:val="0"/>
              <w:marBottom w:val="0"/>
              <w:divBdr>
                <w:top w:val="none" w:sz="0" w:space="0" w:color="auto"/>
                <w:left w:val="none" w:sz="0" w:space="0" w:color="auto"/>
                <w:bottom w:val="none" w:sz="0" w:space="0" w:color="auto"/>
                <w:right w:val="none" w:sz="0" w:space="0" w:color="auto"/>
              </w:divBdr>
            </w:div>
            <w:div w:id="238946337">
              <w:marLeft w:val="0"/>
              <w:marRight w:val="0"/>
              <w:marTop w:val="0"/>
              <w:marBottom w:val="0"/>
              <w:divBdr>
                <w:top w:val="none" w:sz="0" w:space="0" w:color="auto"/>
                <w:left w:val="none" w:sz="0" w:space="0" w:color="auto"/>
                <w:bottom w:val="none" w:sz="0" w:space="0" w:color="auto"/>
                <w:right w:val="none" w:sz="0" w:space="0" w:color="auto"/>
              </w:divBdr>
            </w:div>
            <w:div w:id="239407949">
              <w:marLeft w:val="0"/>
              <w:marRight w:val="0"/>
              <w:marTop w:val="0"/>
              <w:marBottom w:val="0"/>
              <w:divBdr>
                <w:top w:val="none" w:sz="0" w:space="0" w:color="auto"/>
                <w:left w:val="none" w:sz="0" w:space="0" w:color="auto"/>
                <w:bottom w:val="none" w:sz="0" w:space="0" w:color="auto"/>
                <w:right w:val="none" w:sz="0" w:space="0" w:color="auto"/>
              </w:divBdr>
            </w:div>
            <w:div w:id="241452796">
              <w:marLeft w:val="0"/>
              <w:marRight w:val="0"/>
              <w:marTop w:val="0"/>
              <w:marBottom w:val="0"/>
              <w:divBdr>
                <w:top w:val="none" w:sz="0" w:space="0" w:color="auto"/>
                <w:left w:val="none" w:sz="0" w:space="0" w:color="auto"/>
                <w:bottom w:val="none" w:sz="0" w:space="0" w:color="auto"/>
                <w:right w:val="none" w:sz="0" w:space="0" w:color="auto"/>
              </w:divBdr>
            </w:div>
            <w:div w:id="242689950">
              <w:marLeft w:val="0"/>
              <w:marRight w:val="0"/>
              <w:marTop w:val="0"/>
              <w:marBottom w:val="0"/>
              <w:divBdr>
                <w:top w:val="none" w:sz="0" w:space="0" w:color="auto"/>
                <w:left w:val="none" w:sz="0" w:space="0" w:color="auto"/>
                <w:bottom w:val="none" w:sz="0" w:space="0" w:color="auto"/>
                <w:right w:val="none" w:sz="0" w:space="0" w:color="auto"/>
              </w:divBdr>
            </w:div>
            <w:div w:id="246114158">
              <w:marLeft w:val="0"/>
              <w:marRight w:val="0"/>
              <w:marTop w:val="0"/>
              <w:marBottom w:val="0"/>
              <w:divBdr>
                <w:top w:val="none" w:sz="0" w:space="0" w:color="auto"/>
                <w:left w:val="none" w:sz="0" w:space="0" w:color="auto"/>
                <w:bottom w:val="none" w:sz="0" w:space="0" w:color="auto"/>
                <w:right w:val="none" w:sz="0" w:space="0" w:color="auto"/>
              </w:divBdr>
            </w:div>
            <w:div w:id="246350493">
              <w:marLeft w:val="0"/>
              <w:marRight w:val="0"/>
              <w:marTop w:val="0"/>
              <w:marBottom w:val="0"/>
              <w:divBdr>
                <w:top w:val="none" w:sz="0" w:space="0" w:color="auto"/>
                <w:left w:val="none" w:sz="0" w:space="0" w:color="auto"/>
                <w:bottom w:val="none" w:sz="0" w:space="0" w:color="auto"/>
                <w:right w:val="none" w:sz="0" w:space="0" w:color="auto"/>
              </w:divBdr>
            </w:div>
            <w:div w:id="246886244">
              <w:marLeft w:val="0"/>
              <w:marRight w:val="0"/>
              <w:marTop w:val="0"/>
              <w:marBottom w:val="0"/>
              <w:divBdr>
                <w:top w:val="none" w:sz="0" w:space="0" w:color="auto"/>
                <w:left w:val="none" w:sz="0" w:space="0" w:color="auto"/>
                <w:bottom w:val="none" w:sz="0" w:space="0" w:color="auto"/>
                <w:right w:val="none" w:sz="0" w:space="0" w:color="auto"/>
              </w:divBdr>
            </w:div>
            <w:div w:id="247925351">
              <w:marLeft w:val="0"/>
              <w:marRight w:val="0"/>
              <w:marTop w:val="0"/>
              <w:marBottom w:val="0"/>
              <w:divBdr>
                <w:top w:val="none" w:sz="0" w:space="0" w:color="auto"/>
                <w:left w:val="none" w:sz="0" w:space="0" w:color="auto"/>
                <w:bottom w:val="none" w:sz="0" w:space="0" w:color="auto"/>
                <w:right w:val="none" w:sz="0" w:space="0" w:color="auto"/>
              </w:divBdr>
            </w:div>
            <w:div w:id="248468177">
              <w:marLeft w:val="0"/>
              <w:marRight w:val="0"/>
              <w:marTop w:val="0"/>
              <w:marBottom w:val="0"/>
              <w:divBdr>
                <w:top w:val="none" w:sz="0" w:space="0" w:color="auto"/>
                <w:left w:val="none" w:sz="0" w:space="0" w:color="auto"/>
                <w:bottom w:val="none" w:sz="0" w:space="0" w:color="auto"/>
                <w:right w:val="none" w:sz="0" w:space="0" w:color="auto"/>
              </w:divBdr>
            </w:div>
            <w:div w:id="250547856">
              <w:marLeft w:val="0"/>
              <w:marRight w:val="0"/>
              <w:marTop w:val="0"/>
              <w:marBottom w:val="0"/>
              <w:divBdr>
                <w:top w:val="none" w:sz="0" w:space="0" w:color="auto"/>
                <w:left w:val="none" w:sz="0" w:space="0" w:color="auto"/>
                <w:bottom w:val="none" w:sz="0" w:space="0" w:color="auto"/>
                <w:right w:val="none" w:sz="0" w:space="0" w:color="auto"/>
              </w:divBdr>
            </w:div>
            <w:div w:id="251279658">
              <w:marLeft w:val="0"/>
              <w:marRight w:val="0"/>
              <w:marTop w:val="0"/>
              <w:marBottom w:val="0"/>
              <w:divBdr>
                <w:top w:val="none" w:sz="0" w:space="0" w:color="auto"/>
                <w:left w:val="none" w:sz="0" w:space="0" w:color="auto"/>
                <w:bottom w:val="none" w:sz="0" w:space="0" w:color="auto"/>
                <w:right w:val="none" w:sz="0" w:space="0" w:color="auto"/>
              </w:divBdr>
            </w:div>
            <w:div w:id="251742785">
              <w:marLeft w:val="0"/>
              <w:marRight w:val="0"/>
              <w:marTop w:val="0"/>
              <w:marBottom w:val="0"/>
              <w:divBdr>
                <w:top w:val="none" w:sz="0" w:space="0" w:color="auto"/>
                <w:left w:val="none" w:sz="0" w:space="0" w:color="auto"/>
                <w:bottom w:val="none" w:sz="0" w:space="0" w:color="auto"/>
                <w:right w:val="none" w:sz="0" w:space="0" w:color="auto"/>
              </w:divBdr>
            </w:div>
            <w:div w:id="252981625">
              <w:marLeft w:val="0"/>
              <w:marRight w:val="0"/>
              <w:marTop w:val="0"/>
              <w:marBottom w:val="0"/>
              <w:divBdr>
                <w:top w:val="none" w:sz="0" w:space="0" w:color="auto"/>
                <w:left w:val="none" w:sz="0" w:space="0" w:color="auto"/>
                <w:bottom w:val="none" w:sz="0" w:space="0" w:color="auto"/>
                <w:right w:val="none" w:sz="0" w:space="0" w:color="auto"/>
              </w:divBdr>
            </w:div>
            <w:div w:id="254366722">
              <w:marLeft w:val="0"/>
              <w:marRight w:val="0"/>
              <w:marTop w:val="0"/>
              <w:marBottom w:val="0"/>
              <w:divBdr>
                <w:top w:val="none" w:sz="0" w:space="0" w:color="auto"/>
                <w:left w:val="none" w:sz="0" w:space="0" w:color="auto"/>
                <w:bottom w:val="none" w:sz="0" w:space="0" w:color="auto"/>
                <w:right w:val="none" w:sz="0" w:space="0" w:color="auto"/>
              </w:divBdr>
            </w:div>
            <w:div w:id="255360734">
              <w:marLeft w:val="0"/>
              <w:marRight w:val="0"/>
              <w:marTop w:val="0"/>
              <w:marBottom w:val="0"/>
              <w:divBdr>
                <w:top w:val="none" w:sz="0" w:space="0" w:color="auto"/>
                <w:left w:val="none" w:sz="0" w:space="0" w:color="auto"/>
                <w:bottom w:val="none" w:sz="0" w:space="0" w:color="auto"/>
                <w:right w:val="none" w:sz="0" w:space="0" w:color="auto"/>
              </w:divBdr>
            </w:div>
            <w:div w:id="258178291">
              <w:marLeft w:val="0"/>
              <w:marRight w:val="0"/>
              <w:marTop w:val="0"/>
              <w:marBottom w:val="0"/>
              <w:divBdr>
                <w:top w:val="none" w:sz="0" w:space="0" w:color="auto"/>
                <w:left w:val="none" w:sz="0" w:space="0" w:color="auto"/>
                <w:bottom w:val="none" w:sz="0" w:space="0" w:color="auto"/>
                <w:right w:val="none" w:sz="0" w:space="0" w:color="auto"/>
              </w:divBdr>
            </w:div>
            <w:div w:id="258295303">
              <w:marLeft w:val="0"/>
              <w:marRight w:val="0"/>
              <w:marTop w:val="0"/>
              <w:marBottom w:val="0"/>
              <w:divBdr>
                <w:top w:val="none" w:sz="0" w:space="0" w:color="auto"/>
                <w:left w:val="none" w:sz="0" w:space="0" w:color="auto"/>
                <w:bottom w:val="none" w:sz="0" w:space="0" w:color="auto"/>
                <w:right w:val="none" w:sz="0" w:space="0" w:color="auto"/>
              </w:divBdr>
              <w:divsChild>
                <w:div w:id="2560047">
                  <w:marLeft w:val="0"/>
                  <w:marRight w:val="0"/>
                  <w:marTop w:val="0"/>
                  <w:marBottom w:val="0"/>
                  <w:divBdr>
                    <w:top w:val="none" w:sz="0" w:space="0" w:color="auto"/>
                    <w:left w:val="none" w:sz="0" w:space="0" w:color="auto"/>
                    <w:bottom w:val="none" w:sz="0" w:space="0" w:color="auto"/>
                    <w:right w:val="none" w:sz="0" w:space="0" w:color="auto"/>
                  </w:divBdr>
                </w:div>
                <w:div w:id="2901917">
                  <w:marLeft w:val="0"/>
                  <w:marRight w:val="0"/>
                  <w:marTop w:val="0"/>
                  <w:marBottom w:val="0"/>
                  <w:divBdr>
                    <w:top w:val="none" w:sz="0" w:space="0" w:color="auto"/>
                    <w:left w:val="none" w:sz="0" w:space="0" w:color="auto"/>
                    <w:bottom w:val="none" w:sz="0" w:space="0" w:color="auto"/>
                    <w:right w:val="none" w:sz="0" w:space="0" w:color="auto"/>
                  </w:divBdr>
                </w:div>
                <w:div w:id="5445173">
                  <w:marLeft w:val="0"/>
                  <w:marRight w:val="0"/>
                  <w:marTop w:val="0"/>
                  <w:marBottom w:val="0"/>
                  <w:divBdr>
                    <w:top w:val="none" w:sz="0" w:space="0" w:color="auto"/>
                    <w:left w:val="none" w:sz="0" w:space="0" w:color="auto"/>
                    <w:bottom w:val="none" w:sz="0" w:space="0" w:color="auto"/>
                    <w:right w:val="none" w:sz="0" w:space="0" w:color="auto"/>
                  </w:divBdr>
                </w:div>
                <w:div w:id="6829009">
                  <w:marLeft w:val="0"/>
                  <w:marRight w:val="0"/>
                  <w:marTop w:val="0"/>
                  <w:marBottom w:val="0"/>
                  <w:divBdr>
                    <w:top w:val="none" w:sz="0" w:space="0" w:color="auto"/>
                    <w:left w:val="none" w:sz="0" w:space="0" w:color="auto"/>
                    <w:bottom w:val="none" w:sz="0" w:space="0" w:color="auto"/>
                    <w:right w:val="none" w:sz="0" w:space="0" w:color="auto"/>
                  </w:divBdr>
                </w:div>
                <w:div w:id="8340204">
                  <w:marLeft w:val="0"/>
                  <w:marRight w:val="0"/>
                  <w:marTop w:val="0"/>
                  <w:marBottom w:val="0"/>
                  <w:divBdr>
                    <w:top w:val="none" w:sz="0" w:space="0" w:color="auto"/>
                    <w:left w:val="none" w:sz="0" w:space="0" w:color="auto"/>
                    <w:bottom w:val="none" w:sz="0" w:space="0" w:color="auto"/>
                    <w:right w:val="none" w:sz="0" w:space="0" w:color="auto"/>
                  </w:divBdr>
                </w:div>
                <w:div w:id="14113844">
                  <w:marLeft w:val="0"/>
                  <w:marRight w:val="0"/>
                  <w:marTop w:val="0"/>
                  <w:marBottom w:val="0"/>
                  <w:divBdr>
                    <w:top w:val="none" w:sz="0" w:space="0" w:color="auto"/>
                    <w:left w:val="none" w:sz="0" w:space="0" w:color="auto"/>
                    <w:bottom w:val="none" w:sz="0" w:space="0" w:color="auto"/>
                    <w:right w:val="none" w:sz="0" w:space="0" w:color="auto"/>
                  </w:divBdr>
                </w:div>
                <w:div w:id="15011604">
                  <w:marLeft w:val="0"/>
                  <w:marRight w:val="0"/>
                  <w:marTop w:val="0"/>
                  <w:marBottom w:val="0"/>
                  <w:divBdr>
                    <w:top w:val="none" w:sz="0" w:space="0" w:color="auto"/>
                    <w:left w:val="none" w:sz="0" w:space="0" w:color="auto"/>
                    <w:bottom w:val="none" w:sz="0" w:space="0" w:color="auto"/>
                    <w:right w:val="none" w:sz="0" w:space="0" w:color="auto"/>
                  </w:divBdr>
                </w:div>
                <w:div w:id="23798863">
                  <w:marLeft w:val="0"/>
                  <w:marRight w:val="0"/>
                  <w:marTop w:val="0"/>
                  <w:marBottom w:val="0"/>
                  <w:divBdr>
                    <w:top w:val="none" w:sz="0" w:space="0" w:color="auto"/>
                    <w:left w:val="none" w:sz="0" w:space="0" w:color="auto"/>
                    <w:bottom w:val="none" w:sz="0" w:space="0" w:color="auto"/>
                    <w:right w:val="none" w:sz="0" w:space="0" w:color="auto"/>
                  </w:divBdr>
                </w:div>
                <w:div w:id="25912902">
                  <w:marLeft w:val="0"/>
                  <w:marRight w:val="0"/>
                  <w:marTop w:val="0"/>
                  <w:marBottom w:val="0"/>
                  <w:divBdr>
                    <w:top w:val="none" w:sz="0" w:space="0" w:color="auto"/>
                    <w:left w:val="none" w:sz="0" w:space="0" w:color="auto"/>
                    <w:bottom w:val="none" w:sz="0" w:space="0" w:color="auto"/>
                    <w:right w:val="none" w:sz="0" w:space="0" w:color="auto"/>
                  </w:divBdr>
                </w:div>
                <w:div w:id="27729090">
                  <w:marLeft w:val="0"/>
                  <w:marRight w:val="0"/>
                  <w:marTop w:val="0"/>
                  <w:marBottom w:val="0"/>
                  <w:divBdr>
                    <w:top w:val="none" w:sz="0" w:space="0" w:color="auto"/>
                    <w:left w:val="none" w:sz="0" w:space="0" w:color="auto"/>
                    <w:bottom w:val="none" w:sz="0" w:space="0" w:color="auto"/>
                    <w:right w:val="none" w:sz="0" w:space="0" w:color="auto"/>
                  </w:divBdr>
                </w:div>
                <w:div w:id="30422887">
                  <w:marLeft w:val="0"/>
                  <w:marRight w:val="0"/>
                  <w:marTop w:val="0"/>
                  <w:marBottom w:val="0"/>
                  <w:divBdr>
                    <w:top w:val="none" w:sz="0" w:space="0" w:color="auto"/>
                    <w:left w:val="none" w:sz="0" w:space="0" w:color="auto"/>
                    <w:bottom w:val="none" w:sz="0" w:space="0" w:color="auto"/>
                    <w:right w:val="none" w:sz="0" w:space="0" w:color="auto"/>
                  </w:divBdr>
                </w:div>
                <w:div w:id="31537456">
                  <w:marLeft w:val="0"/>
                  <w:marRight w:val="0"/>
                  <w:marTop w:val="0"/>
                  <w:marBottom w:val="0"/>
                  <w:divBdr>
                    <w:top w:val="none" w:sz="0" w:space="0" w:color="auto"/>
                    <w:left w:val="none" w:sz="0" w:space="0" w:color="auto"/>
                    <w:bottom w:val="none" w:sz="0" w:space="0" w:color="auto"/>
                    <w:right w:val="none" w:sz="0" w:space="0" w:color="auto"/>
                  </w:divBdr>
                </w:div>
                <w:div w:id="32268328">
                  <w:marLeft w:val="0"/>
                  <w:marRight w:val="0"/>
                  <w:marTop w:val="0"/>
                  <w:marBottom w:val="0"/>
                  <w:divBdr>
                    <w:top w:val="none" w:sz="0" w:space="0" w:color="auto"/>
                    <w:left w:val="none" w:sz="0" w:space="0" w:color="auto"/>
                    <w:bottom w:val="none" w:sz="0" w:space="0" w:color="auto"/>
                    <w:right w:val="none" w:sz="0" w:space="0" w:color="auto"/>
                  </w:divBdr>
                </w:div>
                <w:div w:id="34163783">
                  <w:marLeft w:val="0"/>
                  <w:marRight w:val="0"/>
                  <w:marTop w:val="0"/>
                  <w:marBottom w:val="0"/>
                  <w:divBdr>
                    <w:top w:val="none" w:sz="0" w:space="0" w:color="auto"/>
                    <w:left w:val="none" w:sz="0" w:space="0" w:color="auto"/>
                    <w:bottom w:val="none" w:sz="0" w:space="0" w:color="auto"/>
                    <w:right w:val="none" w:sz="0" w:space="0" w:color="auto"/>
                  </w:divBdr>
                </w:div>
                <w:div w:id="35200371">
                  <w:marLeft w:val="0"/>
                  <w:marRight w:val="0"/>
                  <w:marTop w:val="0"/>
                  <w:marBottom w:val="0"/>
                  <w:divBdr>
                    <w:top w:val="none" w:sz="0" w:space="0" w:color="auto"/>
                    <w:left w:val="none" w:sz="0" w:space="0" w:color="auto"/>
                    <w:bottom w:val="none" w:sz="0" w:space="0" w:color="auto"/>
                    <w:right w:val="none" w:sz="0" w:space="0" w:color="auto"/>
                  </w:divBdr>
                </w:div>
                <w:div w:id="38092205">
                  <w:marLeft w:val="0"/>
                  <w:marRight w:val="0"/>
                  <w:marTop w:val="0"/>
                  <w:marBottom w:val="0"/>
                  <w:divBdr>
                    <w:top w:val="none" w:sz="0" w:space="0" w:color="auto"/>
                    <w:left w:val="none" w:sz="0" w:space="0" w:color="auto"/>
                    <w:bottom w:val="none" w:sz="0" w:space="0" w:color="auto"/>
                    <w:right w:val="none" w:sz="0" w:space="0" w:color="auto"/>
                  </w:divBdr>
                </w:div>
                <w:div w:id="40204420">
                  <w:marLeft w:val="0"/>
                  <w:marRight w:val="0"/>
                  <w:marTop w:val="0"/>
                  <w:marBottom w:val="0"/>
                  <w:divBdr>
                    <w:top w:val="none" w:sz="0" w:space="0" w:color="auto"/>
                    <w:left w:val="none" w:sz="0" w:space="0" w:color="auto"/>
                    <w:bottom w:val="none" w:sz="0" w:space="0" w:color="auto"/>
                    <w:right w:val="none" w:sz="0" w:space="0" w:color="auto"/>
                  </w:divBdr>
                </w:div>
                <w:div w:id="41176206">
                  <w:marLeft w:val="0"/>
                  <w:marRight w:val="0"/>
                  <w:marTop w:val="0"/>
                  <w:marBottom w:val="0"/>
                  <w:divBdr>
                    <w:top w:val="none" w:sz="0" w:space="0" w:color="auto"/>
                    <w:left w:val="none" w:sz="0" w:space="0" w:color="auto"/>
                    <w:bottom w:val="none" w:sz="0" w:space="0" w:color="auto"/>
                    <w:right w:val="none" w:sz="0" w:space="0" w:color="auto"/>
                  </w:divBdr>
                </w:div>
                <w:div w:id="42288822">
                  <w:marLeft w:val="0"/>
                  <w:marRight w:val="0"/>
                  <w:marTop w:val="0"/>
                  <w:marBottom w:val="0"/>
                  <w:divBdr>
                    <w:top w:val="none" w:sz="0" w:space="0" w:color="auto"/>
                    <w:left w:val="none" w:sz="0" w:space="0" w:color="auto"/>
                    <w:bottom w:val="none" w:sz="0" w:space="0" w:color="auto"/>
                    <w:right w:val="none" w:sz="0" w:space="0" w:color="auto"/>
                  </w:divBdr>
                </w:div>
                <w:div w:id="42559314">
                  <w:marLeft w:val="0"/>
                  <w:marRight w:val="0"/>
                  <w:marTop w:val="0"/>
                  <w:marBottom w:val="0"/>
                  <w:divBdr>
                    <w:top w:val="none" w:sz="0" w:space="0" w:color="auto"/>
                    <w:left w:val="none" w:sz="0" w:space="0" w:color="auto"/>
                    <w:bottom w:val="none" w:sz="0" w:space="0" w:color="auto"/>
                    <w:right w:val="none" w:sz="0" w:space="0" w:color="auto"/>
                  </w:divBdr>
                </w:div>
                <w:div w:id="43144347">
                  <w:marLeft w:val="0"/>
                  <w:marRight w:val="0"/>
                  <w:marTop w:val="0"/>
                  <w:marBottom w:val="0"/>
                  <w:divBdr>
                    <w:top w:val="none" w:sz="0" w:space="0" w:color="auto"/>
                    <w:left w:val="none" w:sz="0" w:space="0" w:color="auto"/>
                    <w:bottom w:val="none" w:sz="0" w:space="0" w:color="auto"/>
                    <w:right w:val="none" w:sz="0" w:space="0" w:color="auto"/>
                  </w:divBdr>
                </w:div>
                <w:div w:id="44834946">
                  <w:marLeft w:val="0"/>
                  <w:marRight w:val="0"/>
                  <w:marTop w:val="0"/>
                  <w:marBottom w:val="0"/>
                  <w:divBdr>
                    <w:top w:val="none" w:sz="0" w:space="0" w:color="auto"/>
                    <w:left w:val="none" w:sz="0" w:space="0" w:color="auto"/>
                    <w:bottom w:val="none" w:sz="0" w:space="0" w:color="auto"/>
                    <w:right w:val="none" w:sz="0" w:space="0" w:color="auto"/>
                  </w:divBdr>
                </w:div>
                <w:div w:id="45833888">
                  <w:marLeft w:val="0"/>
                  <w:marRight w:val="0"/>
                  <w:marTop w:val="0"/>
                  <w:marBottom w:val="0"/>
                  <w:divBdr>
                    <w:top w:val="none" w:sz="0" w:space="0" w:color="auto"/>
                    <w:left w:val="none" w:sz="0" w:space="0" w:color="auto"/>
                    <w:bottom w:val="none" w:sz="0" w:space="0" w:color="auto"/>
                    <w:right w:val="none" w:sz="0" w:space="0" w:color="auto"/>
                  </w:divBdr>
                </w:div>
                <w:div w:id="49691922">
                  <w:marLeft w:val="0"/>
                  <w:marRight w:val="0"/>
                  <w:marTop w:val="0"/>
                  <w:marBottom w:val="0"/>
                  <w:divBdr>
                    <w:top w:val="none" w:sz="0" w:space="0" w:color="auto"/>
                    <w:left w:val="none" w:sz="0" w:space="0" w:color="auto"/>
                    <w:bottom w:val="none" w:sz="0" w:space="0" w:color="auto"/>
                    <w:right w:val="none" w:sz="0" w:space="0" w:color="auto"/>
                  </w:divBdr>
                </w:div>
                <w:div w:id="51464303">
                  <w:marLeft w:val="0"/>
                  <w:marRight w:val="0"/>
                  <w:marTop w:val="0"/>
                  <w:marBottom w:val="0"/>
                  <w:divBdr>
                    <w:top w:val="none" w:sz="0" w:space="0" w:color="auto"/>
                    <w:left w:val="none" w:sz="0" w:space="0" w:color="auto"/>
                    <w:bottom w:val="none" w:sz="0" w:space="0" w:color="auto"/>
                    <w:right w:val="none" w:sz="0" w:space="0" w:color="auto"/>
                  </w:divBdr>
                </w:div>
                <w:div w:id="52702506">
                  <w:marLeft w:val="0"/>
                  <w:marRight w:val="0"/>
                  <w:marTop w:val="0"/>
                  <w:marBottom w:val="0"/>
                  <w:divBdr>
                    <w:top w:val="none" w:sz="0" w:space="0" w:color="auto"/>
                    <w:left w:val="none" w:sz="0" w:space="0" w:color="auto"/>
                    <w:bottom w:val="none" w:sz="0" w:space="0" w:color="auto"/>
                    <w:right w:val="none" w:sz="0" w:space="0" w:color="auto"/>
                  </w:divBdr>
                </w:div>
                <w:div w:id="55596140">
                  <w:marLeft w:val="0"/>
                  <w:marRight w:val="0"/>
                  <w:marTop w:val="0"/>
                  <w:marBottom w:val="0"/>
                  <w:divBdr>
                    <w:top w:val="none" w:sz="0" w:space="0" w:color="auto"/>
                    <w:left w:val="none" w:sz="0" w:space="0" w:color="auto"/>
                    <w:bottom w:val="none" w:sz="0" w:space="0" w:color="auto"/>
                    <w:right w:val="none" w:sz="0" w:space="0" w:color="auto"/>
                  </w:divBdr>
                </w:div>
                <w:div w:id="60061106">
                  <w:marLeft w:val="0"/>
                  <w:marRight w:val="0"/>
                  <w:marTop w:val="0"/>
                  <w:marBottom w:val="0"/>
                  <w:divBdr>
                    <w:top w:val="none" w:sz="0" w:space="0" w:color="auto"/>
                    <w:left w:val="none" w:sz="0" w:space="0" w:color="auto"/>
                    <w:bottom w:val="none" w:sz="0" w:space="0" w:color="auto"/>
                    <w:right w:val="none" w:sz="0" w:space="0" w:color="auto"/>
                  </w:divBdr>
                </w:div>
                <w:div w:id="60715573">
                  <w:marLeft w:val="0"/>
                  <w:marRight w:val="0"/>
                  <w:marTop w:val="0"/>
                  <w:marBottom w:val="0"/>
                  <w:divBdr>
                    <w:top w:val="none" w:sz="0" w:space="0" w:color="auto"/>
                    <w:left w:val="none" w:sz="0" w:space="0" w:color="auto"/>
                    <w:bottom w:val="none" w:sz="0" w:space="0" w:color="auto"/>
                    <w:right w:val="none" w:sz="0" w:space="0" w:color="auto"/>
                  </w:divBdr>
                </w:div>
                <w:div w:id="61100783">
                  <w:marLeft w:val="0"/>
                  <w:marRight w:val="0"/>
                  <w:marTop w:val="0"/>
                  <w:marBottom w:val="0"/>
                  <w:divBdr>
                    <w:top w:val="none" w:sz="0" w:space="0" w:color="auto"/>
                    <w:left w:val="none" w:sz="0" w:space="0" w:color="auto"/>
                    <w:bottom w:val="none" w:sz="0" w:space="0" w:color="auto"/>
                    <w:right w:val="none" w:sz="0" w:space="0" w:color="auto"/>
                  </w:divBdr>
                </w:div>
                <w:div w:id="63189849">
                  <w:marLeft w:val="0"/>
                  <w:marRight w:val="0"/>
                  <w:marTop w:val="0"/>
                  <w:marBottom w:val="0"/>
                  <w:divBdr>
                    <w:top w:val="none" w:sz="0" w:space="0" w:color="auto"/>
                    <w:left w:val="none" w:sz="0" w:space="0" w:color="auto"/>
                    <w:bottom w:val="none" w:sz="0" w:space="0" w:color="auto"/>
                    <w:right w:val="none" w:sz="0" w:space="0" w:color="auto"/>
                  </w:divBdr>
                </w:div>
                <w:div w:id="64648213">
                  <w:marLeft w:val="0"/>
                  <w:marRight w:val="0"/>
                  <w:marTop w:val="0"/>
                  <w:marBottom w:val="0"/>
                  <w:divBdr>
                    <w:top w:val="none" w:sz="0" w:space="0" w:color="auto"/>
                    <w:left w:val="none" w:sz="0" w:space="0" w:color="auto"/>
                    <w:bottom w:val="none" w:sz="0" w:space="0" w:color="auto"/>
                    <w:right w:val="none" w:sz="0" w:space="0" w:color="auto"/>
                  </w:divBdr>
                </w:div>
                <w:div w:id="65542051">
                  <w:marLeft w:val="0"/>
                  <w:marRight w:val="0"/>
                  <w:marTop w:val="0"/>
                  <w:marBottom w:val="0"/>
                  <w:divBdr>
                    <w:top w:val="none" w:sz="0" w:space="0" w:color="auto"/>
                    <w:left w:val="none" w:sz="0" w:space="0" w:color="auto"/>
                    <w:bottom w:val="none" w:sz="0" w:space="0" w:color="auto"/>
                    <w:right w:val="none" w:sz="0" w:space="0" w:color="auto"/>
                  </w:divBdr>
                </w:div>
                <w:div w:id="67193550">
                  <w:marLeft w:val="0"/>
                  <w:marRight w:val="0"/>
                  <w:marTop w:val="0"/>
                  <w:marBottom w:val="0"/>
                  <w:divBdr>
                    <w:top w:val="none" w:sz="0" w:space="0" w:color="auto"/>
                    <w:left w:val="none" w:sz="0" w:space="0" w:color="auto"/>
                    <w:bottom w:val="none" w:sz="0" w:space="0" w:color="auto"/>
                    <w:right w:val="none" w:sz="0" w:space="0" w:color="auto"/>
                  </w:divBdr>
                </w:div>
                <w:div w:id="70740458">
                  <w:marLeft w:val="0"/>
                  <w:marRight w:val="0"/>
                  <w:marTop w:val="0"/>
                  <w:marBottom w:val="0"/>
                  <w:divBdr>
                    <w:top w:val="none" w:sz="0" w:space="0" w:color="auto"/>
                    <w:left w:val="none" w:sz="0" w:space="0" w:color="auto"/>
                    <w:bottom w:val="none" w:sz="0" w:space="0" w:color="auto"/>
                    <w:right w:val="none" w:sz="0" w:space="0" w:color="auto"/>
                  </w:divBdr>
                </w:div>
                <w:div w:id="71513956">
                  <w:marLeft w:val="0"/>
                  <w:marRight w:val="0"/>
                  <w:marTop w:val="0"/>
                  <w:marBottom w:val="0"/>
                  <w:divBdr>
                    <w:top w:val="none" w:sz="0" w:space="0" w:color="auto"/>
                    <w:left w:val="none" w:sz="0" w:space="0" w:color="auto"/>
                    <w:bottom w:val="none" w:sz="0" w:space="0" w:color="auto"/>
                    <w:right w:val="none" w:sz="0" w:space="0" w:color="auto"/>
                  </w:divBdr>
                </w:div>
                <w:div w:id="72051004">
                  <w:marLeft w:val="0"/>
                  <w:marRight w:val="0"/>
                  <w:marTop w:val="0"/>
                  <w:marBottom w:val="0"/>
                  <w:divBdr>
                    <w:top w:val="none" w:sz="0" w:space="0" w:color="auto"/>
                    <w:left w:val="none" w:sz="0" w:space="0" w:color="auto"/>
                    <w:bottom w:val="none" w:sz="0" w:space="0" w:color="auto"/>
                    <w:right w:val="none" w:sz="0" w:space="0" w:color="auto"/>
                  </w:divBdr>
                </w:div>
                <w:div w:id="72435378">
                  <w:marLeft w:val="0"/>
                  <w:marRight w:val="0"/>
                  <w:marTop w:val="0"/>
                  <w:marBottom w:val="0"/>
                  <w:divBdr>
                    <w:top w:val="none" w:sz="0" w:space="0" w:color="auto"/>
                    <w:left w:val="none" w:sz="0" w:space="0" w:color="auto"/>
                    <w:bottom w:val="none" w:sz="0" w:space="0" w:color="auto"/>
                    <w:right w:val="none" w:sz="0" w:space="0" w:color="auto"/>
                  </w:divBdr>
                </w:div>
                <w:div w:id="77291149">
                  <w:marLeft w:val="0"/>
                  <w:marRight w:val="0"/>
                  <w:marTop w:val="0"/>
                  <w:marBottom w:val="0"/>
                  <w:divBdr>
                    <w:top w:val="none" w:sz="0" w:space="0" w:color="auto"/>
                    <w:left w:val="none" w:sz="0" w:space="0" w:color="auto"/>
                    <w:bottom w:val="none" w:sz="0" w:space="0" w:color="auto"/>
                    <w:right w:val="none" w:sz="0" w:space="0" w:color="auto"/>
                  </w:divBdr>
                </w:div>
                <w:div w:id="78214950">
                  <w:marLeft w:val="0"/>
                  <w:marRight w:val="0"/>
                  <w:marTop w:val="0"/>
                  <w:marBottom w:val="0"/>
                  <w:divBdr>
                    <w:top w:val="none" w:sz="0" w:space="0" w:color="auto"/>
                    <w:left w:val="none" w:sz="0" w:space="0" w:color="auto"/>
                    <w:bottom w:val="none" w:sz="0" w:space="0" w:color="auto"/>
                    <w:right w:val="none" w:sz="0" w:space="0" w:color="auto"/>
                  </w:divBdr>
                </w:div>
                <w:div w:id="78796491">
                  <w:marLeft w:val="0"/>
                  <w:marRight w:val="0"/>
                  <w:marTop w:val="0"/>
                  <w:marBottom w:val="0"/>
                  <w:divBdr>
                    <w:top w:val="none" w:sz="0" w:space="0" w:color="auto"/>
                    <w:left w:val="none" w:sz="0" w:space="0" w:color="auto"/>
                    <w:bottom w:val="none" w:sz="0" w:space="0" w:color="auto"/>
                    <w:right w:val="none" w:sz="0" w:space="0" w:color="auto"/>
                  </w:divBdr>
                </w:div>
                <w:div w:id="79911927">
                  <w:marLeft w:val="0"/>
                  <w:marRight w:val="0"/>
                  <w:marTop w:val="0"/>
                  <w:marBottom w:val="0"/>
                  <w:divBdr>
                    <w:top w:val="none" w:sz="0" w:space="0" w:color="auto"/>
                    <w:left w:val="none" w:sz="0" w:space="0" w:color="auto"/>
                    <w:bottom w:val="none" w:sz="0" w:space="0" w:color="auto"/>
                    <w:right w:val="none" w:sz="0" w:space="0" w:color="auto"/>
                  </w:divBdr>
                </w:div>
                <w:div w:id="80683191">
                  <w:marLeft w:val="0"/>
                  <w:marRight w:val="0"/>
                  <w:marTop w:val="0"/>
                  <w:marBottom w:val="0"/>
                  <w:divBdr>
                    <w:top w:val="none" w:sz="0" w:space="0" w:color="auto"/>
                    <w:left w:val="none" w:sz="0" w:space="0" w:color="auto"/>
                    <w:bottom w:val="none" w:sz="0" w:space="0" w:color="auto"/>
                    <w:right w:val="none" w:sz="0" w:space="0" w:color="auto"/>
                  </w:divBdr>
                </w:div>
                <w:div w:id="82117586">
                  <w:marLeft w:val="0"/>
                  <w:marRight w:val="0"/>
                  <w:marTop w:val="0"/>
                  <w:marBottom w:val="0"/>
                  <w:divBdr>
                    <w:top w:val="none" w:sz="0" w:space="0" w:color="auto"/>
                    <w:left w:val="none" w:sz="0" w:space="0" w:color="auto"/>
                    <w:bottom w:val="none" w:sz="0" w:space="0" w:color="auto"/>
                    <w:right w:val="none" w:sz="0" w:space="0" w:color="auto"/>
                  </w:divBdr>
                </w:div>
                <w:div w:id="83065667">
                  <w:marLeft w:val="0"/>
                  <w:marRight w:val="0"/>
                  <w:marTop w:val="0"/>
                  <w:marBottom w:val="0"/>
                  <w:divBdr>
                    <w:top w:val="none" w:sz="0" w:space="0" w:color="auto"/>
                    <w:left w:val="none" w:sz="0" w:space="0" w:color="auto"/>
                    <w:bottom w:val="none" w:sz="0" w:space="0" w:color="auto"/>
                    <w:right w:val="none" w:sz="0" w:space="0" w:color="auto"/>
                  </w:divBdr>
                </w:div>
                <w:div w:id="83187814">
                  <w:marLeft w:val="0"/>
                  <w:marRight w:val="0"/>
                  <w:marTop w:val="0"/>
                  <w:marBottom w:val="0"/>
                  <w:divBdr>
                    <w:top w:val="none" w:sz="0" w:space="0" w:color="auto"/>
                    <w:left w:val="none" w:sz="0" w:space="0" w:color="auto"/>
                    <w:bottom w:val="none" w:sz="0" w:space="0" w:color="auto"/>
                    <w:right w:val="none" w:sz="0" w:space="0" w:color="auto"/>
                  </w:divBdr>
                </w:div>
                <w:div w:id="87971553">
                  <w:marLeft w:val="0"/>
                  <w:marRight w:val="0"/>
                  <w:marTop w:val="0"/>
                  <w:marBottom w:val="0"/>
                  <w:divBdr>
                    <w:top w:val="none" w:sz="0" w:space="0" w:color="auto"/>
                    <w:left w:val="none" w:sz="0" w:space="0" w:color="auto"/>
                    <w:bottom w:val="none" w:sz="0" w:space="0" w:color="auto"/>
                    <w:right w:val="none" w:sz="0" w:space="0" w:color="auto"/>
                  </w:divBdr>
                </w:div>
                <w:div w:id="88085588">
                  <w:marLeft w:val="0"/>
                  <w:marRight w:val="0"/>
                  <w:marTop w:val="0"/>
                  <w:marBottom w:val="0"/>
                  <w:divBdr>
                    <w:top w:val="none" w:sz="0" w:space="0" w:color="auto"/>
                    <w:left w:val="none" w:sz="0" w:space="0" w:color="auto"/>
                    <w:bottom w:val="none" w:sz="0" w:space="0" w:color="auto"/>
                    <w:right w:val="none" w:sz="0" w:space="0" w:color="auto"/>
                  </w:divBdr>
                </w:div>
                <w:div w:id="93324077">
                  <w:marLeft w:val="0"/>
                  <w:marRight w:val="0"/>
                  <w:marTop w:val="0"/>
                  <w:marBottom w:val="0"/>
                  <w:divBdr>
                    <w:top w:val="none" w:sz="0" w:space="0" w:color="auto"/>
                    <w:left w:val="none" w:sz="0" w:space="0" w:color="auto"/>
                    <w:bottom w:val="none" w:sz="0" w:space="0" w:color="auto"/>
                    <w:right w:val="none" w:sz="0" w:space="0" w:color="auto"/>
                  </w:divBdr>
                </w:div>
                <w:div w:id="93716526">
                  <w:marLeft w:val="0"/>
                  <w:marRight w:val="0"/>
                  <w:marTop w:val="0"/>
                  <w:marBottom w:val="0"/>
                  <w:divBdr>
                    <w:top w:val="none" w:sz="0" w:space="0" w:color="auto"/>
                    <w:left w:val="none" w:sz="0" w:space="0" w:color="auto"/>
                    <w:bottom w:val="none" w:sz="0" w:space="0" w:color="auto"/>
                    <w:right w:val="none" w:sz="0" w:space="0" w:color="auto"/>
                  </w:divBdr>
                </w:div>
                <w:div w:id="96222608">
                  <w:marLeft w:val="0"/>
                  <w:marRight w:val="0"/>
                  <w:marTop w:val="0"/>
                  <w:marBottom w:val="0"/>
                  <w:divBdr>
                    <w:top w:val="none" w:sz="0" w:space="0" w:color="auto"/>
                    <w:left w:val="none" w:sz="0" w:space="0" w:color="auto"/>
                    <w:bottom w:val="none" w:sz="0" w:space="0" w:color="auto"/>
                    <w:right w:val="none" w:sz="0" w:space="0" w:color="auto"/>
                  </w:divBdr>
                </w:div>
                <w:div w:id="98065426">
                  <w:marLeft w:val="0"/>
                  <w:marRight w:val="0"/>
                  <w:marTop w:val="0"/>
                  <w:marBottom w:val="0"/>
                  <w:divBdr>
                    <w:top w:val="none" w:sz="0" w:space="0" w:color="auto"/>
                    <w:left w:val="none" w:sz="0" w:space="0" w:color="auto"/>
                    <w:bottom w:val="none" w:sz="0" w:space="0" w:color="auto"/>
                    <w:right w:val="none" w:sz="0" w:space="0" w:color="auto"/>
                  </w:divBdr>
                </w:div>
                <w:div w:id="99185835">
                  <w:marLeft w:val="0"/>
                  <w:marRight w:val="0"/>
                  <w:marTop w:val="0"/>
                  <w:marBottom w:val="0"/>
                  <w:divBdr>
                    <w:top w:val="none" w:sz="0" w:space="0" w:color="auto"/>
                    <w:left w:val="none" w:sz="0" w:space="0" w:color="auto"/>
                    <w:bottom w:val="none" w:sz="0" w:space="0" w:color="auto"/>
                    <w:right w:val="none" w:sz="0" w:space="0" w:color="auto"/>
                  </w:divBdr>
                </w:div>
                <w:div w:id="100733098">
                  <w:marLeft w:val="0"/>
                  <w:marRight w:val="0"/>
                  <w:marTop w:val="0"/>
                  <w:marBottom w:val="0"/>
                  <w:divBdr>
                    <w:top w:val="none" w:sz="0" w:space="0" w:color="auto"/>
                    <w:left w:val="none" w:sz="0" w:space="0" w:color="auto"/>
                    <w:bottom w:val="none" w:sz="0" w:space="0" w:color="auto"/>
                    <w:right w:val="none" w:sz="0" w:space="0" w:color="auto"/>
                  </w:divBdr>
                </w:div>
                <w:div w:id="102263952">
                  <w:marLeft w:val="0"/>
                  <w:marRight w:val="0"/>
                  <w:marTop w:val="0"/>
                  <w:marBottom w:val="0"/>
                  <w:divBdr>
                    <w:top w:val="none" w:sz="0" w:space="0" w:color="auto"/>
                    <w:left w:val="none" w:sz="0" w:space="0" w:color="auto"/>
                    <w:bottom w:val="none" w:sz="0" w:space="0" w:color="auto"/>
                    <w:right w:val="none" w:sz="0" w:space="0" w:color="auto"/>
                  </w:divBdr>
                </w:div>
                <w:div w:id="103228258">
                  <w:marLeft w:val="0"/>
                  <w:marRight w:val="0"/>
                  <w:marTop w:val="0"/>
                  <w:marBottom w:val="0"/>
                  <w:divBdr>
                    <w:top w:val="none" w:sz="0" w:space="0" w:color="auto"/>
                    <w:left w:val="none" w:sz="0" w:space="0" w:color="auto"/>
                    <w:bottom w:val="none" w:sz="0" w:space="0" w:color="auto"/>
                    <w:right w:val="none" w:sz="0" w:space="0" w:color="auto"/>
                  </w:divBdr>
                </w:div>
                <w:div w:id="106437648">
                  <w:marLeft w:val="0"/>
                  <w:marRight w:val="0"/>
                  <w:marTop w:val="0"/>
                  <w:marBottom w:val="0"/>
                  <w:divBdr>
                    <w:top w:val="none" w:sz="0" w:space="0" w:color="auto"/>
                    <w:left w:val="none" w:sz="0" w:space="0" w:color="auto"/>
                    <w:bottom w:val="none" w:sz="0" w:space="0" w:color="auto"/>
                    <w:right w:val="none" w:sz="0" w:space="0" w:color="auto"/>
                  </w:divBdr>
                </w:div>
                <w:div w:id="106704821">
                  <w:marLeft w:val="0"/>
                  <w:marRight w:val="0"/>
                  <w:marTop w:val="0"/>
                  <w:marBottom w:val="0"/>
                  <w:divBdr>
                    <w:top w:val="none" w:sz="0" w:space="0" w:color="auto"/>
                    <w:left w:val="none" w:sz="0" w:space="0" w:color="auto"/>
                    <w:bottom w:val="none" w:sz="0" w:space="0" w:color="auto"/>
                    <w:right w:val="none" w:sz="0" w:space="0" w:color="auto"/>
                  </w:divBdr>
                </w:div>
                <w:div w:id="109008308">
                  <w:marLeft w:val="0"/>
                  <w:marRight w:val="0"/>
                  <w:marTop w:val="0"/>
                  <w:marBottom w:val="0"/>
                  <w:divBdr>
                    <w:top w:val="none" w:sz="0" w:space="0" w:color="auto"/>
                    <w:left w:val="none" w:sz="0" w:space="0" w:color="auto"/>
                    <w:bottom w:val="none" w:sz="0" w:space="0" w:color="auto"/>
                    <w:right w:val="none" w:sz="0" w:space="0" w:color="auto"/>
                  </w:divBdr>
                </w:div>
                <w:div w:id="110322030">
                  <w:marLeft w:val="0"/>
                  <w:marRight w:val="0"/>
                  <w:marTop w:val="0"/>
                  <w:marBottom w:val="0"/>
                  <w:divBdr>
                    <w:top w:val="none" w:sz="0" w:space="0" w:color="auto"/>
                    <w:left w:val="none" w:sz="0" w:space="0" w:color="auto"/>
                    <w:bottom w:val="none" w:sz="0" w:space="0" w:color="auto"/>
                    <w:right w:val="none" w:sz="0" w:space="0" w:color="auto"/>
                  </w:divBdr>
                </w:div>
                <w:div w:id="110636131">
                  <w:marLeft w:val="0"/>
                  <w:marRight w:val="0"/>
                  <w:marTop w:val="0"/>
                  <w:marBottom w:val="0"/>
                  <w:divBdr>
                    <w:top w:val="none" w:sz="0" w:space="0" w:color="auto"/>
                    <w:left w:val="none" w:sz="0" w:space="0" w:color="auto"/>
                    <w:bottom w:val="none" w:sz="0" w:space="0" w:color="auto"/>
                    <w:right w:val="none" w:sz="0" w:space="0" w:color="auto"/>
                  </w:divBdr>
                </w:div>
                <w:div w:id="111948456">
                  <w:marLeft w:val="0"/>
                  <w:marRight w:val="0"/>
                  <w:marTop w:val="0"/>
                  <w:marBottom w:val="0"/>
                  <w:divBdr>
                    <w:top w:val="none" w:sz="0" w:space="0" w:color="auto"/>
                    <w:left w:val="none" w:sz="0" w:space="0" w:color="auto"/>
                    <w:bottom w:val="none" w:sz="0" w:space="0" w:color="auto"/>
                    <w:right w:val="none" w:sz="0" w:space="0" w:color="auto"/>
                  </w:divBdr>
                </w:div>
                <w:div w:id="115956006">
                  <w:marLeft w:val="0"/>
                  <w:marRight w:val="0"/>
                  <w:marTop w:val="0"/>
                  <w:marBottom w:val="0"/>
                  <w:divBdr>
                    <w:top w:val="none" w:sz="0" w:space="0" w:color="auto"/>
                    <w:left w:val="none" w:sz="0" w:space="0" w:color="auto"/>
                    <w:bottom w:val="none" w:sz="0" w:space="0" w:color="auto"/>
                    <w:right w:val="none" w:sz="0" w:space="0" w:color="auto"/>
                  </w:divBdr>
                </w:div>
                <w:div w:id="119225757">
                  <w:marLeft w:val="0"/>
                  <w:marRight w:val="0"/>
                  <w:marTop w:val="0"/>
                  <w:marBottom w:val="0"/>
                  <w:divBdr>
                    <w:top w:val="none" w:sz="0" w:space="0" w:color="auto"/>
                    <w:left w:val="none" w:sz="0" w:space="0" w:color="auto"/>
                    <w:bottom w:val="none" w:sz="0" w:space="0" w:color="auto"/>
                    <w:right w:val="none" w:sz="0" w:space="0" w:color="auto"/>
                  </w:divBdr>
                </w:div>
                <w:div w:id="119344112">
                  <w:marLeft w:val="0"/>
                  <w:marRight w:val="0"/>
                  <w:marTop w:val="0"/>
                  <w:marBottom w:val="0"/>
                  <w:divBdr>
                    <w:top w:val="none" w:sz="0" w:space="0" w:color="auto"/>
                    <w:left w:val="none" w:sz="0" w:space="0" w:color="auto"/>
                    <w:bottom w:val="none" w:sz="0" w:space="0" w:color="auto"/>
                    <w:right w:val="none" w:sz="0" w:space="0" w:color="auto"/>
                  </w:divBdr>
                </w:div>
                <w:div w:id="119884866">
                  <w:marLeft w:val="0"/>
                  <w:marRight w:val="0"/>
                  <w:marTop w:val="0"/>
                  <w:marBottom w:val="0"/>
                  <w:divBdr>
                    <w:top w:val="none" w:sz="0" w:space="0" w:color="auto"/>
                    <w:left w:val="none" w:sz="0" w:space="0" w:color="auto"/>
                    <w:bottom w:val="none" w:sz="0" w:space="0" w:color="auto"/>
                    <w:right w:val="none" w:sz="0" w:space="0" w:color="auto"/>
                  </w:divBdr>
                </w:div>
                <w:div w:id="121268832">
                  <w:marLeft w:val="0"/>
                  <w:marRight w:val="0"/>
                  <w:marTop w:val="0"/>
                  <w:marBottom w:val="0"/>
                  <w:divBdr>
                    <w:top w:val="none" w:sz="0" w:space="0" w:color="auto"/>
                    <w:left w:val="none" w:sz="0" w:space="0" w:color="auto"/>
                    <w:bottom w:val="none" w:sz="0" w:space="0" w:color="auto"/>
                    <w:right w:val="none" w:sz="0" w:space="0" w:color="auto"/>
                  </w:divBdr>
                </w:div>
                <w:div w:id="121776862">
                  <w:marLeft w:val="0"/>
                  <w:marRight w:val="0"/>
                  <w:marTop w:val="0"/>
                  <w:marBottom w:val="0"/>
                  <w:divBdr>
                    <w:top w:val="none" w:sz="0" w:space="0" w:color="auto"/>
                    <w:left w:val="none" w:sz="0" w:space="0" w:color="auto"/>
                    <w:bottom w:val="none" w:sz="0" w:space="0" w:color="auto"/>
                    <w:right w:val="none" w:sz="0" w:space="0" w:color="auto"/>
                  </w:divBdr>
                </w:div>
                <w:div w:id="123893492">
                  <w:marLeft w:val="0"/>
                  <w:marRight w:val="0"/>
                  <w:marTop w:val="0"/>
                  <w:marBottom w:val="0"/>
                  <w:divBdr>
                    <w:top w:val="none" w:sz="0" w:space="0" w:color="auto"/>
                    <w:left w:val="none" w:sz="0" w:space="0" w:color="auto"/>
                    <w:bottom w:val="none" w:sz="0" w:space="0" w:color="auto"/>
                    <w:right w:val="none" w:sz="0" w:space="0" w:color="auto"/>
                  </w:divBdr>
                </w:div>
                <w:div w:id="125127937">
                  <w:marLeft w:val="0"/>
                  <w:marRight w:val="0"/>
                  <w:marTop w:val="0"/>
                  <w:marBottom w:val="0"/>
                  <w:divBdr>
                    <w:top w:val="none" w:sz="0" w:space="0" w:color="auto"/>
                    <w:left w:val="none" w:sz="0" w:space="0" w:color="auto"/>
                    <w:bottom w:val="none" w:sz="0" w:space="0" w:color="auto"/>
                    <w:right w:val="none" w:sz="0" w:space="0" w:color="auto"/>
                  </w:divBdr>
                </w:div>
                <w:div w:id="125241649">
                  <w:marLeft w:val="0"/>
                  <w:marRight w:val="0"/>
                  <w:marTop w:val="0"/>
                  <w:marBottom w:val="0"/>
                  <w:divBdr>
                    <w:top w:val="none" w:sz="0" w:space="0" w:color="auto"/>
                    <w:left w:val="none" w:sz="0" w:space="0" w:color="auto"/>
                    <w:bottom w:val="none" w:sz="0" w:space="0" w:color="auto"/>
                    <w:right w:val="none" w:sz="0" w:space="0" w:color="auto"/>
                  </w:divBdr>
                </w:div>
                <w:div w:id="125389442">
                  <w:marLeft w:val="0"/>
                  <w:marRight w:val="0"/>
                  <w:marTop w:val="0"/>
                  <w:marBottom w:val="0"/>
                  <w:divBdr>
                    <w:top w:val="none" w:sz="0" w:space="0" w:color="auto"/>
                    <w:left w:val="none" w:sz="0" w:space="0" w:color="auto"/>
                    <w:bottom w:val="none" w:sz="0" w:space="0" w:color="auto"/>
                    <w:right w:val="none" w:sz="0" w:space="0" w:color="auto"/>
                  </w:divBdr>
                </w:div>
                <w:div w:id="125700722">
                  <w:marLeft w:val="0"/>
                  <w:marRight w:val="0"/>
                  <w:marTop w:val="0"/>
                  <w:marBottom w:val="0"/>
                  <w:divBdr>
                    <w:top w:val="none" w:sz="0" w:space="0" w:color="auto"/>
                    <w:left w:val="none" w:sz="0" w:space="0" w:color="auto"/>
                    <w:bottom w:val="none" w:sz="0" w:space="0" w:color="auto"/>
                    <w:right w:val="none" w:sz="0" w:space="0" w:color="auto"/>
                  </w:divBdr>
                </w:div>
                <w:div w:id="130295413">
                  <w:marLeft w:val="0"/>
                  <w:marRight w:val="0"/>
                  <w:marTop w:val="0"/>
                  <w:marBottom w:val="0"/>
                  <w:divBdr>
                    <w:top w:val="none" w:sz="0" w:space="0" w:color="auto"/>
                    <w:left w:val="none" w:sz="0" w:space="0" w:color="auto"/>
                    <w:bottom w:val="none" w:sz="0" w:space="0" w:color="auto"/>
                    <w:right w:val="none" w:sz="0" w:space="0" w:color="auto"/>
                  </w:divBdr>
                </w:div>
                <w:div w:id="130634631">
                  <w:marLeft w:val="0"/>
                  <w:marRight w:val="0"/>
                  <w:marTop w:val="0"/>
                  <w:marBottom w:val="0"/>
                  <w:divBdr>
                    <w:top w:val="none" w:sz="0" w:space="0" w:color="auto"/>
                    <w:left w:val="none" w:sz="0" w:space="0" w:color="auto"/>
                    <w:bottom w:val="none" w:sz="0" w:space="0" w:color="auto"/>
                    <w:right w:val="none" w:sz="0" w:space="0" w:color="auto"/>
                  </w:divBdr>
                </w:div>
                <w:div w:id="132135863">
                  <w:marLeft w:val="0"/>
                  <w:marRight w:val="0"/>
                  <w:marTop w:val="0"/>
                  <w:marBottom w:val="0"/>
                  <w:divBdr>
                    <w:top w:val="none" w:sz="0" w:space="0" w:color="auto"/>
                    <w:left w:val="none" w:sz="0" w:space="0" w:color="auto"/>
                    <w:bottom w:val="none" w:sz="0" w:space="0" w:color="auto"/>
                    <w:right w:val="none" w:sz="0" w:space="0" w:color="auto"/>
                  </w:divBdr>
                </w:div>
                <w:div w:id="135807132">
                  <w:marLeft w:val="0"/>
                  <w:marRight w:val="0"/>
                  <w:marTop w:val="0"/>
                  <w:marBottom w:val="0"/>
                  <w:divBdr>
                    <w:top w:val="none" w:sz="0" w:space="0" w:color="auto"/>
                    <w:left w:val="none" w:sz="0" w:space="0" w:color="auto"/>
                    <w:bottom w:val="none" w:sz="0" w:space="0" w:color="auto"/>
                    <w:right w:val="none" w:sz="0" w:space="0" w:color="auto"/>
                  </w:divBdr>
                </w:div>
                <w:div w:id="140510400">
                  <w:marLeft w:val="0"/>
                  <w:marRight w:val="0"/>
                  <w:marTop w:val="0"/>
                  <w:marBottom w:val="0"/>
                  <w:divBdr>
                    <w:top w:val="none" w:sz="0" w:space="0" w:color="auto"/>
                    <w:left w:val="none" w:sz="0" w:space="0" w:color="auto"/>
                    <w:bottom w:val="none" w:sz="0" w:space="0" w:color="auto"/>
                    <w:right w:val="none" w:sz="0" w:space="0" w:color="auto"/>
                  </w:divBdr>
                </w:div>
                <w:div w:id="143399753">
                  <w:marLeft w:val="0"/>
                  <w:marRight w:val="0"/>
                  <w:marTop w:val="0"/>
                  <w:marBottom w:val="0"/>
                  <w:divBdr>
                    <w:top w:val="none" w:sz="0" w:space="0" w:color="auto"/>
                    <w:left w:val="none" w:sz="0" w:space="0" w:color="auto"/>
                    <w:bottom w:val="none" w:sz="0" w:space="0" w:color="auto"/>
                    <w:right w:val="none" w:sz="0" w:space="0" w:color="auto"/>
                  </w:divBdr>
                </w:div>
                <w:div w:id="144246446">
                  <w:marLeft w:val="0"/>
                  <w:marRight w:val="0"/>
                  <w:marTop w:val="0"/>
                  <w:marBottom w:val="0"/>
                  <w:divBdr>
                    <w:top w:val="none" w:sz="0" w:space="0" w:color="auto"/>
                    <w:left w:val="none" w:sz="0" w:space="0" w:color="auto"/>
                    <w:bottom w:val="none" w:sz="0" w:space="0" w:color="auto"/>
                    <w:right w:val="none" w:sz="0" w:space="0" w:color="auto"/>
                  </w:divBdr>
                </w:div>
                <w:div w:id="148789531">
                  <w:marLeft w:val="0"/>
                  <w:marRight w:val="0"/>
                  <w:marTop w:val="0"/>
                  <w:marBottom w:val="0"/>
                  <w:divBdr>
                    <w:top w:val="none" w:sz="0" w:space="0" w:color="auto"/>
                    <w:left w:val="none" w:sz="0" w:space="0" w:color="auto"/>
                    <w:bottom w:val="none" w:sz="0" w:space="0" w:color="auto"/>
                    <w:right w:val="none" w:sz="0" w:space="0" w:color="auto"/>
                  </w:divBdr>
                </w:div>
                <w:div w:id="151675675">
                  <w:marLeft w:val="0"/>
                  <w:marRight w:val="0"/>
                  <w:marTop w:val="0"/>
                  <w:marBottom w:val="0"/>
                  <w:divBdr>
                    <w:top w:val="none" w:sz="0" w:space="0" w:color="auto"/>
                    <w:left w:val="none" w:sz="0" w:space="0" w:color="auto"/>
                    <w:bottom w:val="none" w:sz="0" w:space="0" w:color="auto"/>
                    <w:right w:val="none" w:sz="0" w:space="0" w:color="auto"/>
                  </w:divBdr>
                </w:div>
                <w:div w:id="151994951">
                  <w:marLeft w:val="0"/>
                  <w:marRight w:val="0"/>
                  <w:marTop w:val="0"/>
                  <w:marBottom w:val="0"/>
                  <w:divBdr>
                    <w:top w:val="none" w:sz="0" w:space="0" w:color="auto"/>
                    <w:left w:val="none" w:sz="0" w:space="0" w:color="auto"/>
                    <w:bottom w:val="none" w:sz="0" w:space="0" w:color="auto"/>
                    <w:right w:val="none" w:sz="0" w:space="0" w:color="auto"/>
                  </w:divBdr>
                </w:div>
                <w:div w:id="154107634">
                  <w:marLeft w:val="0"/>
                  <w:marRight w:val="0"/>
                  <w:marTop w:val="0"/>
                  <w:marBottom w:val="0"/>
                  <w:divBdr>
                    <w:top w:val="none" w:sz="0" w:space="0" w:color="auto"/>
                    <w:left w:val="none" w:sz="0" w:space="0" w:color="auto"/>
                    <w:bottom w:val="none" w:sz="0" w:space="0" w:color="auto"/>
                    <w:right w:val="none" w:sz="0" w:space="0" w:color="auto"/>
                  </w:divBdr>
                </w:div>
                <w:div w:id="157112330">
                  <w:marLeft w:val="0"/>
                  <w:marRight w:val="0"/>
                  <w:marTop w:val="0"/>
                  <w:marBottom w:val="0"/>
                  <w:divBdr>
                    <w:top w:val="none" w:sz="0" w:space="0" w:color="auto"/>
                    <w:left w:val="none" w:sz="0" w:space="0" w:color="auto"/>
                    <w:bottom w:val="none" w:sz="0" w:space="0" w:color="auto"/>
                    <w:right w:val="none" w:sz="0" w:space="0" w:color="auto"/>
                  </w:divBdr>
                </w:div>
                <w:div w:id="161551595">
                  <w:marLeft w:val="0"/>
                  <w:marRight w:val="0"/>
                  <w:marTop w:val="0"/>
                  <w:marBottom w:val="0"/>
                  <w:divBdr>
                    <w:top w:val="none" w:sz="0" w:space="0" w:color="auto"/>
                    <w:left w:val="none" w:sz="0" w:space="0" w:color="auto"/>
                    <w:bottom w:val="none" w:sz="0" w:space="0" w:color="auto"/>
                    <w:right w:val="none" w:sz="0" w:space="0" w:color="auto"/>
                  </w:divBdr>
                </w:div>
                <w:div w:id="163983611">
                  <w:marLeft w:val="0"/>
                  <w:marRight w:val="0"/>
                  <w:marTop w:val="0"/>
                  <w:marBottom w:val="0"/>
                  <w:divBdr>
                    <w:top w:val="none" w:sz="0" w:space="0" w:color="auto"/>
                    <w:left w:val="none" w:sz="0" w:space="0" w:color="auto"/>
                    <w:bottom w:val="none" w:sz="0" w:space="0" w:color="auto"/>
                    <w:right w:val="none" w:sz="0" w:space="0" w:color="auto"/>
                  </w:divBdr>
                </w:div>
                <w:div w:id="164369208">
                  <w:marLeft w:val="0"/>
                  <w:marRight w:val="0"/>
                  <w:marTop w:val="0"/>
                  <w:marBottom w:val="0"/>
                  <w:divBdr>
                    <w:top w:val="none" w:sz="0" w:space="0" w:color="auto"/>
                    <w:left w:val="none" w:sz="0" w:space="0" w:color="auto"/>
                    <w:bottom w:val="none" w:sz="0" w:space="0" w:color="auto"/>
                    <w:right w:val="none" w:sz="0" w:space="0" w:color="auto"/>
                  </w:divBdr>
                </w:div>
                <w:div w:id="164901737">
                  <w:marLeft w:val="0"/>
                  <w:marRight w:val="0"/>
                  <w:marTop w:val="0"/>
                  <w:marBottom w:val="0"/>
                  <w:divBdr>
                    <w:top w:val="none" w:sz="0" w:space="0" w:color="auto"/>
                    <w:left w:val="none" w:sz="0" w:space="0" w:color="auto"/>
                    <w:bottom w:val="none" w:sz="0" w:space="0" w:color="auto"/>
                    <w:right w:val="none" w:sz="0" w:space="0" w:color="auto"/>
                  </w:divBdr>
                </w:div>
                <w:div w:id="170994179">
                  <w:marLeft w:val="0"/>
                  <w:marRight w:val="0"/>
                  <w:marTop w:val="0"/>
                  <w:marBottom w:val="0"/>
                  <w:divBdr>
                    <w:top w:val="none" w:sz="0" w:space="0" w:color="auto"/>
                    <w:left w:val="none" w:sz="0" w:space="0" w:color="auto"/>
                    <w:bottom w:val="none" w:sz="0" w:space="0" w:color="auto"/>
                    <w:right w:val="none" w:sz="0" w:space="0" w:color="auto"/>
                  </w:divBdr>
                </w:div>
                <w:div w:id="171342438">
                  <w:marLeft w:val="0"/>
                  <w:marRight w:val="0"/>
                  <w:marTop w:val="0"/>
                  <w:marBottom w:val="0"/>
                  <w:divBdr>
                    <w:top w:val="none" w:sz="0" w:space="0" w:color="auto"/>
                    <w:left w:val="none" w:sz="0" w:space="0" w:color="auto"/>
                    <w:bottom w:val="none" w:sz="0" w:space="0" w:color="auto"/>
                    <w:right w:val="none" w:sz="0" w:space="0" w:color="auto"/>
                  </w:divBdr>
                </w:div>
                <w:div w:id="171409293">
                  <w:marLeft w:val="0"/>
                  <w:marRight w:val="0"/>
                  <w:marTop w:val="0"/>
                  <w:marBottom w:val="0"/>
                  <w:divBdr>
                    <w:top w:val="none" w:sz="0" w:space="0" w:color="auto"/>
                    <w:left w:val="none" w:sz="0" w:space="0" w:color="auto"/>
                    <w:bottom w:val="none" w:sz="0" w:space="0" w:color="auto"/>
                    <w:right w:val="none" w:sz="0" w:space="0" w:color="auto"/>
                  </w:divBdr>
                </w:div>
                <w:div w:id="171728992">
                  <w:marLeft w:val="0"/>
                  <w:marRight w:val="0"/>
                  <w:marTop w:val="0"/>
                  <w:marBottom w:val="0"/>
                  <w:divBdr>
                    <w:top w:val="none" w:sz="0" w:space="0" w:color="auto"/>
                    <w:left w:val="none" w:sz="0" w:space="0" w:color="auto"/>
                    <w:bottom w:val="none" w:sz="0" w:space="0" w:color="auto"/>
                    <w:right w:val="none" w:sz="0" w:space="0" w:color="auto"/>
                  </w:divBdr>
                </w:div>
                <w:div w:id="172040260">
                  <w:marLeft w:val="0"/>
                  <w:marRight w:val="0"/>
                  <w:marTop w:val="0"/>
                  <w:marBottom w:val="0"/>
                  <w:divBdr>
                    <w:top w:val="none" w:sz="0" w:space="0" w:color="auto"/>
                    <w:left w:val="none" w:sz="0" w:space="0" w:color="auto"/>
                    <w:bottom w:val="none" w:sz="0" w:space="0" w:color="auto"/>
                    <w:right w:val="none" w:sz="0" w:space="0" w:color="auto"/>
                  </w:divBdr>
                </w:div>
                <w:div w:id="180239769">
                  <w:marLeft w:val="0"/>
                  <w:marRight w:val="0"/>
                  <w:marTop w:val="0"/>
                  <w:marBottom w:val="0"/>
                  <w:divBdr>
                    <w:top w:val="none" w:sz="0" w:space="0" w:color="auto"/>
                    <w:left w:val="none" w:sz="0" w:space="0" w:color="auto"/>
                    <w:bottom w:val="none" w:sz="0" w:space="0" w:color="auto"/>
                    <w:right w:val="none" w:sz="0" w:space="0" w:color="auto"/>
                  </w:divBdr>
                </w:div>
                <w:div w:id="180751761">
                  <w:marLeft w:val="0"/>
                  <w:marRight w:val="0"/>
                  <w:marTop w:val="0"/>
                  <w:marBottom w:val="0"/>
                  <w:divBdr>
                    <w:top w:val="none" w:sz="0" w:space="0" w:color="auto"/>
                    <w:left w:val="none" w:sz="0" w:space="0" w:color="auto"/>
                    <w:bottom w:val="none" w:sz="0" w:space="0" w:color="auto"/>
                    <w:right w:val="none" w:sz="0" w:space="0" w:color="auto"/>
                  </w:divBdr>
                </w:div>
                <w:div w:id="180973617">
                  <w:marLeft w:val="0"/>
                  <w:marRight w:val="0"/>
                  <w:marTop w:val="0"/>
                  <w:marBottom w:val="0"/>
                  <w:divBdr>
                    <w:top w:val="none" w:sz="0" w:space="0" w:color="auto"/>
                    <w:left w:val="none" w:sz="0" w:space="0" w:color="auto"/>
                    <w:bottom w:val="none" w:sz="0" w:space="0" w:color="auto"/>
                    <w:right w:val="none" w:sz="0" w:space="0" w:color="auto"/>
                  </w:divBdr>
                </w:div>
                <w:div w:id="184951636">
                  <w:marLeft w:val="0"/>
                  <w:marRight w:val="0"/>
                  <w:marTop w:val="0"/>
                  <w:marBottom w:val="0"/>
                  <w:divBdr>
                    <w:top w:val="none" w:sz="0" w:space="0" w:color="auto"/>
                    <w:left w:val="none" w:sz="0" w:space="0" w:color="auto"/>
                    <w:bottom w:val="none" w:sz="0" w:space="0" w:color="auto"/>
                    <w:right w:val="none" w:sz="0" w:space="0" w:color="auto"/>
                  </w:divBdr>
                </w:div>
                <w:div w:id="186219439">
                  <w:marLeft w:val="0"/>
                  <w:marRight w:val="0"/>
                  <w:marTop w:val="0"/>
                  <w:marBottom w:val="0"/>
                  <w:divBdr>
                    <w:top w:val="none" w:sz="0" w:space="0" w:color="auto"/>
                    <w:left w:val="none" w:sz="0" w:space="0" w:color="auto"/>
                    <w:bottom w:val="none" w:sz="0" w:space="0" w:color="auto"/>
                    <w:right w:val="none" w:sz="0" w:space="0" w:color="auto"/>
                  </w:divBdr>
                </w:div>
                <w:div w:id="190730511">
                  <w:marLeft w:val="0"/>
                  <w:marRight w:val="0"/>
                  <w:marTop w:val="0"/>
                  <w:marBottom w:val="0"/>
                  <w:divBdr>
                    <w:top w:val="none" w:sz="0" w:space="0" w:color="auto"/>
                    <w:left w:val="none" w:sz="0" w:space="0" w:color="auto"/>
                    <w:bottom w:val="none" w:sz="0" w:space="0" w:color="auto"/>
                    <w:right w:val="none" w:sz="0" w:space="0" w:color="auto"/>
                  </w:divBdr>
                </w:div>
                <w:div w:id="193008754">
                  <w:marLeft w:val="0"/>
                  <w:marRight w:val="0"/>
                  <w:marTop w:val="0"/>
                  <w:marBottom w:val="0"/>
                  <w:divBdr>
                    <w:top w:val="none" w:sz="0" w:space="0" w:color="auto"/>
                    <w:left w:val="none" w:sz="0" w:space="0" w:color="auto"/>
                    <w:bottom w:val="none" w:sz="0" w:space="0" w:color="auto"/>
                    <w:right w:val="none" w:sz="0" w:space="0" w:color="auto"/>
                  </w:divBdr>
                </w:div>
                <w:div w:id="194464931">
                  <w:marLeft w:val="0"/>
                  <w:marRight w:val="0"/>
                  <w:marTop w:val="0"/>
                  <w:marBottom w:val="0"/>
                  <w:divBdr>
                    <w:top w:val="none" w:sz="0" w:space="0" w:color="auto"/>
                    <w:left w:val="none" w:sz="0" w:space="0" w:color="auto"/>
                    <w:bottom w:val="none" w:sz="0" w:space="0" w:color="auto"/>
                    <w:right w:val="none" w:sz="0" w:space="0" w:color="auto"/>
                  </w:divBdr>
                </w:div>
                <w:div w:id="196890825">
                  <w:marLeft w:val="0"/>
                  <w:marRight w:val="0"/>
                  <w:marTop w:val="0"/>
                  <w:marBottom w:val="0"/>
                  <w:divBdr>
                    <w:top w:val="none" w:sz="0" w:space="0" w:color="auto"/>
                    <w:left w:val="none" w:sz="0" w:space="0" w:color="auto"/>
                    <w:bottom w:val="none" w:sz="0" w:space="0" w:color="auto"/>
                    <w:right w:val="none" w:sz="0" w:space="0" w:color="auto"/>
                  </w:divBdr>
                </w:div>
                <w:div w:id="197158759">
                  <w:marLeft w:val="0"/>
                  <w:marRight w:val="0"/>
                  <w:marTop w:val="0"/>
                  <w:marBottom w:val="0"/>
                  <w:divBdr>
                    <w:top w:val="none" w:sz="0" w:space="0" w:color="auto"/>
                    <w:left w:val="none" w:sz="0" w:space="0" w:color="auto"/>
                    <w:bottom w:val="none" w:sz="0" w:space="0" w:color="auto"/>
                    <w:right w:val="none" w:sz="0" w:space="0" w:color="auto"/>
                  </w:divBdr>
                </w:div>
                <w:div w:id="198590489">
                  <w:marLeft w:val="0"/>
                  <w:marRight w:val="0"/>
                  <w:marTop w:val="0"/>
                  <w:marBottom w:val="0"/>
                  <w:divBdr>
                    <w:top w:val="none" w:sz="0" w:space="0" w:color="auto"/>
                    <w:left w:val="none" w:sz="0" w:space="0" w:color="auto"/>
                    <w:bottom w:val="none" w:sz="0" w:space="0" w:color="auto"/>
                    <w:right w:val="none" w:sz="0" w:space="0" w:color="auto"/>
                  </w:divBdr>
                </w:div>
                <w:div w:id="199561517">
                  <w:marLeft w:val="0"/>
                  <w:marRight w:val="0"/>
                  <w:marTop w:val="0"/>
                  <w:marBottom w:val="0"/>
                  <w:divBdr>
                    <w:top w:val="none" w:sz="0" w:space="0" w:color="auto"/>
                    <w:left w:val="none" w:sz="0" w:space="0" w:color="auto"/>
                    <w:bottom w:val="none" w:sz="0" w:space="0" w:color="auto"/>
                    <w:right w:val="none" w:sz="0" w:space="0" w:color="auto"/>
                  </w:divBdr>
                </w:div>
                <w:div w:id="202013762">
                  <w:marLeft w:val="0"/>
                  <w:marRight w:val="0"/>
                  <w:marTop w:val="0"/>
                  <w:marBottom w:val="0"/>
                  <w:divBdr>
                    <w:top w:val="none" w:sz="0" w:space="0" w:color="auto"/>
                    <w:left w:val="none" w:sz="0" w:space="0" w:color="auto"/>
                    <w:bottom w:val="none" w:sz="0" w:space="0" w:color="auto"/>
                    <w:right w:val="none" w:sz="0" w:space="0" w:color="auto"/>
                  </w:divBdr>
                </w:div>
                <w:div w:id="202642000">
                  <w:marLeft w:val="0"/>
                  <w:marRight w:val="0"/>
                  <w:marTop w:val="0"/>
                  <w:marBottom w:val="0"/>
                  <w:divBdr>
                    <w:top w:val="none" w:sz="0" w:space="0" w:color="auto"/>
                    <w:left w:val="none" w:sz="0" w:space="0" w:color="auto"/>
                    <w:bottom w:val="none" w:sz="0" w:space="0" w:color="auto"/>
                    <w:right w:val="none" w:sz="0" w:space="0" w:color="auto"/>
                  </w:divBdr>
                </w:div>
                <w:div w:id="203031401">
                  <w:marLeft w:val="0"/>
                  <w:marRight w:val="0"/>
                  <w:marTop w:val="0"/>
                  <w:marBottom w:val="0"/>
                  <w:divBdr>
                    <w:top w:val="none" w:sz="0" w:space="0" w:color="auto"/>
                    <w:left w:val="none" w:sz="0" w:space="0" w:color="auto"/>
                    <w:bottom w:val="none" w:sz="0" w:space="0" w:color="auto"/>
                    <w:right w:val="none" w:sz="0" w:space="0" w:color="auto"/>
                  </w:divBdr>
                </w:div>
                <w:div w:id="203180908">
                  <w:marLeft w:val="0"/>
                  <w:marRight w:val="0"/>
                  <w:marTop w:val="0"/>
                  <w:marBottom w:val="0"/>
                  <w:divBdr>
                    <w:top w:val="none" w:sz="0" w:space="0" w:color="auto"/>
                    <w:left w:val="none" w:sz="0" w:space="0" w:color="auto"/>
                    <w:bottom w:val="none" w:sz="0" w:space="0" w:color="auto"/>
                    <w:right w:val="none" w:sz="0" w:space="0" w:color="auto"/>
                  </w:divBdr>
                </w:div>
                <w:div w:id="203715629">
                  <w:marLeft w:val="0"/>
                  <w:marRight w:val="0"/>
                  <w:marTop w:val="0"/>
                  <w:marBottom w:val="0"/>
                  <w:divBdr>
                    <w:top w:val="none" w:sz="0" w:space="0" w:color="auto"/>
                    <w:left w:val="none" w:sz="0" w:space="0" w:color="auto"/>
                    <w:bottom w:val="none" w:sz="0" w:space="0" w:color="auto"/>
                    <w:right w:val="none" w:sz="0" w:space="0" w:color="auto"/>
                  </w:divBdr>
                </w:div>
                <w:div w:id="206452702">
                  <w:marLeft w:val="0"/>
                  <w:marRight w:val="0"/>
                  <w:marTop w:val="0"/>
                  <w:marBottom w:val="0"/>
                  <w:divBdr>
                    <w:top w:val="none" w:sz="0" w:space="0" w:color="auto"/>
                    <w:left w:val="none" w:sz="0" w:space="0" w:color="auto"/>
                    <w:bottom w:val="none" w:sz="0" w:space="0" w:color="auto"/>
                    <w:right w:val="none" w:sz="0" w:space="0" w:color="auto"/>
                  </w:divBdr>
                </w:div>
                <w:div w:id="210505797">
                  <w:marLeft w:val="0"/>
                  <w:marRight w:val="0"/>
                  <w:marTop w:val="0"/>
                  <w:marBottom w:val="0"/>
                  <w:divBdr>
                    <w:top w:val="none" w:sz="0" w:space="0" w:color="auto"/>
                    <w:left w:val="none" w:sz="0" w:space="0" w:color="auto"/>
                    <w:bottom w:val="none" w:sz="0" w:space="0" w:color="auto"/>
                    <w:right w:val="none" w:sz="0" w:space="0" w:color="auto"/>
                  </w:divBdr>
                </w:div>
                <w:div w:id="215825964">
                  <w:marLeft w:val="0"/>
                  <w:marRight w:val="0"/>
                  <w:marTop w:val="0"/>
                  <w:marBottom w:val="0"/>
                  <w:divBdr>
                    <w:top w:val="none" w:sz="0" w:space="0" w:color="auto"/>
                    <w:left w:val="none" w:sz="0" w:space="0" w:color="auto"/>
                    <w:bottom w:val="none" w:sz="0" w:space="0" w:color="auto"/>
                    <w:right w:val="none" w:sz="0" w:space="0" w:color="auto"/>
                  </w:divBdr>
                </w:div>
                <w:div w:id="218634707">
                  <w:marLeft w:val="0"/>
                  <w:marRight w:val="0"/>
                  <w:marTop w:val="0"/>
                  <w:marBottom w:val="0"/>
                  <w:divBdr>
                    <w:top w:val="none" w:sz="0" w:space="0" w:color="auto"/>
                    <w:left w:val="none" w:sz="0" w:space="0" w:color="auto"/>
                    <w:bottom w:val="none" w:sz="0" w:space="0" w:color="auto"/>
                    <w:right w:val="none" w:sz="0" w:space="0" w:color="auto"/>
                  </w:divBdr>
                </w:div>
                <w:div w:id="219365676">
                  <w:marLeft w:val="0"/>
                  <w:marRight w:val="0"/>
                  <w:marTop w:val="0"/>
                  <w:marBottom w:val="0"/>
                  <w:divBdr>
                    <w:top w:val="none" w:sz="0" w:space="0" w:color="auto"/>
                    <w:left w:val="none" w:sz="0" w:space="0" w:color="auto"/>
                    <w:bottom w:val="none" w:sz="0" w:space="0" w:color="auto"/>
                    <w:right w:val="none" w:sz="0" w:space="0" w:color="auto"/>
                  </w:divBdr>
                </w:div>
                <w:div w:id="222058194">
                  <w:marLeft w:val="0"/>
                  <w:marRight w:val="0"/>
                  <w:marTop w:val="0"/>
                  <w:marBottom w:val="0"/>
                  <w:divBdr>
                    <w:top w:val="none" w:sz="0" w:space="0" w:color="auto"/>
                    <w:left w:val="none" w:sz="0" w:space="0" w:color="auto"/>
                    <w:bottom w:val="none" w:sz="0" w:space="0" w:color="auto"/>
                    <w:right w:val="none" w:sz="0" w:space="0" w:color="auto"/>
                  </w:divBdr>
                </w:div>
                <w:div w:id="223612724">
                  <w:marLeft w:val="0"/>
                  <w:marRight w:val="0"/>
                  <w:marTop w:val="0"/>
                  <w:marBottom w:val="0"/>
                  <w:divBdr>
                    <w:top w:val="none" w:sz="0" w:space="0" w:color="auto"/>
                    <w:left w:val="none" w:sz="0" w:space="0" w:color="auto"/>
                    <w:bottom w:val="none" w:sz="0" w:space="0" w:color="auto"/>
                    <w:right w:val="none" w:sz="0" w:space="0" w:color="auto"/>
                  </w:divBdr>
                </w:div>
                <w:div w:id="227617567">
                  <w:marLeft w:val="0"/>
                  <w:marRight w:val="0"/>
                  <w:marTop w:val="0"/>
                  <w:marBottom w:val="0"/>
                  <w:divBdr>
                    <w:top w:val="none" w:sz="0" w:space="0" w:color="auto"/>
                    <w:left w:val="none" w:sz="0" w:space="0" w:color="auto"/>
                    <w:bottom w:val="none" w:sz="0" w:space="0" w:color="auto"/>
                    <w:right w:val="none" w:sz="0" w:space="0" w:color="auto"/>
                  </w:divBdr>
                </w:div>
                <w:div w:id="230389187">
                  <w:marLeft w:val="0"/>
                  <w:marRight w:val="0"/>
                  <w:marTop w:val="0"/>
                  <w:marBottom w:val="0"/>
                  <w:divBdr>
                    <w:top w:val="none" w:sz="0" w:space="0" w:color="auto"/>
                    <w:left w:val="none" w:sz="0" w:space="0" w:color="auto"/>
                    <w:bottom w:val="none" w:sz="0" w:space="0" w:color="auto"/>
                    <w:right w:val="none" w:sz="0" w:space="0" w:color="auto"/>
                  </w:divBdr>
                </w:div>
                <w:div w:id="231240593">
                  <w:marLeft w:val="0"/>
                  <w:marRight w:val="0"/>
                  <w:marTop w:val="0"/>
                  <w:marBottom w:val="0"/>
                  <w:divBdr>
                    <w:top w:val="none" w:sz="0" w:space="0" w:color="auto"/>
                    <w:left w:val="none" w:sz="0" w:space="0" w:color="auto"/>
                    <w:bottom w:val="none" w:sz="0" w:space="0" w:color="auto"/>
                    <w:right w:val="none" w:sz="0" w:space="0" w:color="auto"/>
                  </w:divBdr>
                </w:div>
                <w:div w:id="231938880">
                  <w:marLeft w:val="0"/>
                  <w:marRight w:val="0"/>
                  <w:marTop w:val="0"/>
                  <w:marBottom w:val="0"/>
                  <w:divBdr>
                    <w:top w:val="none" w:sz="0" w:space="0" w:color="auto"/>
                    <w:left w:val="none" w:sz="0" w:space="0" w:color="auto"/>
                    <w:bottom w:val="none" w:sz="0" w:space="0" w:color="auto"/>
                    <w:right w:val="none" w:sz="0" w:space="0" w:color="auto"/>
                  </w:divBdr>
                </w:div>
                <w:div w:id="234894952">
                  <w:marLeft w:val="0"/>
                  <w:marRight w:val="0"/>
                  <w:marTop w:val="0"/>
                  <w:marBottom w:val="0"/>
                  <w:divBdr>
                    <w:top w:val="none" w:sz="0" w:space="0" w:color="auto"/>
                    <w:left w:val="none" w:sz="0" w:space="0" w:color="auto"/>
                    <w:bottom w:val="none" w:sz="0" w:space="0" w:color="auto"/>
                    <w:right w:val="none" w:sz="0" w:space="0" w:color="auto"/>
                  </w:divBdr>
                </w:div>
                <w:div w:id="236207043">
                  <w:marLeft w:val="0"/>
                  <w:marRight w:val="0"/>
                  <w:marTop w:val="0"/>
                  <w:marBottom w:val="0"/>
                  <w:divBdr>
                    <w:top w:val="none" w:sz="0" w:space="0" w:color="auto"/>
                    <w:left w:val="none" w:sz="0" w:space="0" w:color="auto"/>
                    <w:bottom w:val="none" w:sz="0" w:space="0" w:color="auto"/>
                    <w:right w:val="none" w:sz="0" w:space="0" w:color="auto"/>
                  </w:divBdr>
                </w:div>
                <w:div w:id="238635227">
                  <w:marLeft w:val="0"/>
                  <w:marRight w:val="0"/>
                  <w:marTop w:val="0"/>
                  <w:marBottom w:val="0"/>
                  <w:divBdr>
                    <w:top w:val="none" w:sz="0" w:space="0" w:color="auto"/>
                    <w:left w:val="none" w:sz="0" w:space="0" w:color="auto"/>
                    <w:bottom w:val="none" w:sz="0" w:space="0" w:color="auto"/>
                    <w:right w:val="none" w:sz="0" w:space="0" w:color="auto"/>
                  </w:divBdr>
                </w:div>
                <w:div w:id="240256441">
                  <w:marLeft w:val="0"/>
                  <w:marRight w:val="0"/>
                  <w:marTop w:val="0"/>
                  <w:marBottom w:val="0"/>
                  <w:divBdr>
                    <w:top w:val="none" w:sz="0" w:space="0" w:color="auto"/>
                    <w:left w:val="none" w:sz="0" w:space="0" w:color="auto"/>
                    <w:bottom w:val="none" w:sz="0" w:space="0" w:color="auto"/>
                    <w:right w:val="none" w:sz="0" w:space="0" w:color="auto"/>
                  </w:divBdr>
                </w:div>
                <w:div w:id="247884539">
                  <w:marLeft w:val="0"/>
                  <w:marRight w:val="0"/>
                  <w:marTop w:val="0"/>
                  <w:marBottom w:val="0"/>
                  <w:divBdr>
                    <w:top w:val="none" w:sz="0" w:space="0" w:color="auto"/>
                    <w:left w:val="none" w:sz="0" w:space="0" w:color="auto"/>
                    <w:bottom w:val="none" w:sz="0" w:space="0" w:color="auto"/>
                    <w:right w:val="none" w:sz="0" w:space="0" w:color="auto"/>
                  </w:divBdr>
                </w:div>
                <w:div w:id="248851655">
                  <w:marLeft w:val="0"/>
                  <w:marRight w:val="0"/>
                  <w:marTop w:val="0"/>
                  <w:marBottom w:val="0"/>
                  <w:divBdr>
                    <w:top w:val="none" w:sz="0" w:space="0" w:color="auto"/>
                    <w:left w:val="none" w:sz="0" w:space="0" w:color="auto"/>
                    <w:bottom w:val="none" w:sz="0" w:space="0" w:color="auto"/>
                    <w:right w:val="none" w:sz="0" w:space="0" w:color="auto"/>
                  </w:divBdr>
                </w:div>
                <w:div w:id="252474309">
                  <w:marLeft w:val="0"/>
                  <w:marRight w:val="0"/>
                  <w:marTop w:val="0"/>
                  <w:marBottom w:val="0"/>
                  <w:divBdr>
                    <w:top w:val="none" w:sz="0" w:space="0" w:color="auto"/>
                    <w:left w:val="none" w:sz="0" w:space="0" w:color="auto"/>
                    <w:bottom w:val="none" w:sz="0" w:space="0" w:color="auto"/>
                    <w:right w:val="none" w:sz="0" w:space="0" w:color="auto"/>
                  </w:divBdr>
                </w:div>
                <w:div w:id="253325136">
                  <w:marLeft w:val="0"/>
                  <w:marRight w:val="0"/>
                  <w:marTop w:val="0"/>
                  <w:marBottom w:val="0"/>
                  <w:divBdr>
                    <w:top w:val="none" w:sz="0" w:space="0" w:color="auto"/>
                    <w:left w:val="none" w:sz="0" w:space="0" w:color="auto"/>
                    <w:bottom w:val="none" w:sz="0" w:space="0" w:color="auto"/>
                    <w:right w:val="none" w:sz="0" w:space="0" w:color="auto"/>
                  </w:divBdr>
                </w:div>
                <w:div w:id="255334734">
                  <w:marLeft w:val="0"/>
                  <w:marRight w:val="0"/>
                  <w:marTop w:val="0"/>
                  <w:marBottom w:val="0"/>
                  <w:divBdr>
                    <w:top w:val="none" w:sz="0" w:space="0" w:color="auto"/>
                    <w:left w:val="none" w:sz="0" w:space="0" w:color="auto"/>
                    <w:bottom w:val="none" w:sz="0" w:space="0" w:color="auto"/>
                    <w:right w:val="none" w:sz="0" w:space="0" w:color="auto"/>
                  </w:divBdr>
                </w:div>
                <w:div w:id="256209847">
                  <w:marLeft w:val="0"/>
                  <w:marRight w:val="0"/>
                  <w:marTop w:val="0"/>
                  <w:marBottom w:val="0"/>
                  <w:divBdr>
                    <w:top w:val="none" w:sz="0" w:space="0" w:color="auto"/>
                    <w:left w:val="none" w:sz="0" w:space="0" w:color="auto"/>
                    <w:bottom w:val="none" w:sz="0" w:space="0" w:color="auto"/>
                    <w:right w:val="none" w:sz="0" w:space="0" w:color="auto"/>
                  </w:divBdr>
                </w:div>
                <w:div w:id="260265353">
                  <w:marLeft w:val="0"/>
                  <w:marRight w:val="0"/>
                  <w:marTop w:val="0"/>
                  <w:marBottom w:val="0"/>
                  <w:divBdr>
                    <w:top w:val="none" w:sz="0" w:space="0" w:color="auto"/>
                    <w:left w:val="none" w:sz="0" w:space="0" w:color="auto"/>
                    <w:bottom w:val="none" w:sz="0" w:space="0" w:color="auto"/>
                    <w:right w:val="none" w:sz="0" w:space="0" w:color="auto"/>
                  </w:divBdr>
                </w:div>
                <w:div w:id="264577235">
                  <w:marLeft w:val="0"/>
                  <w:marRight w:val="0"/>
                  <w:marTop w:val="0"/>
                  <w:marBottom w:val="0"/>
                  <w:divBdr>
                    <w:top w:val="none" w:sz="0" w:space="0" w:color="auto"/>
                    <w:left w:val="none" w:sz="0" w:space="0" w:color="auto"/>
                    <w:bottom w:val="none" w:sz="0" w:space="0" w:color="auto"/>
                    <w:right w:val="none" w:sz="0" w:space="0" w:color="auto"/>
                  </w:divBdr>
                </w:div>
                <w:div w:id="264775255">
                  <w:marLeft w:val="0"/>
                  <w:marRight w:val="0"/>
                  <w:marTop w:val="0"/>
                  <w:marBottom w:val="0"/>
                  <w:divBdr>
                    <w:top w:val="none" w:sz="0" w:space="0" w:color="auto"/>
                    <w:left w:val="none" w:sz="0" w:space="0" w:color="auto"/>
                    <w:bottom w:val="none" w:sz="0" w:space="0" w:color="auto"/>
                    <w:right w:val="none" w:sz="0" w:space="0" w:color="auto"/>
                  </w:divBdr>
                </w:div>
                <w:div w:id="264920232">
                  <w:marLeft w:val="0"/>
                  <w:marRight w:val="0"/>
                  <w:marTop w:val="0"/>
                  <w:marBottom w:val="0"/>
                  <w:divBdr>
                    <w:top w:val="none" w:sz="0" w:space="0" w:color="auto"/>
                    <w:left w:val="none" w:sz="0" w:space="0" w:color="auto"/>
                    <w:bottom w:val="none" w:sz="0" w:space="0" w:color="auto"/>
                    <w:right w:val="none" w:sz="0" w:space="0" w:color="auto"/>
                  </w:divBdr>
                </w:div>
                <w:div w:id="271212200">
                  <w:marLeft w:val="0"/>
                  <w:marRight w:val="0"/>
                  <w:marTop w:val="0"/>
                  <w:marBottom w:val="0"/>
                  <w:divBdr>
                    <w:top w:val="none" w:sz="0" w:space="0" w:color="auto"/>
                    <w:left w:val="none" w:sz="0" w:space="0" w:color="auto"/>
                    <w:bottom w:val="none" w:sz="0" w:space="0" w:color="auto"/>
                    <w:right w:val="none" w:sz="0" w:space="0" w:color="auto"/>
                  </w:divBdr>
                </w:div>
                <w:div w:id="272251286">
                  <w:marLeft w:val="0"/>
                  <w:marRight w:val="0"/>
                  <w:marTop w:val="0"/>
                  <w:marBottom w:val="0"/>
                  <w:divBdr>
                    <w:top w:val="none" w:sz="0" w:space="0" w:color="auto"/>
                    <w:left w:val="none" w:sz="0" w:space="0" w:color="auto"/>
                    <w:bottom w:val="none" w:sz="0" w:space="0" w:color="auto"/>
                    <w:right w:val="none" w:sz="0" w:space="0" w:color="auto"/>
                  </w:divBdr>
                </w:div>
                <w:div w:id="273755427">
                  <w:marLeft w:val="0"/>
                  <w:marRight w:val="0"/>
                  <w:marTop w:val="0"/>
                  <w:marBottom w:val="0"/>
                  <w:divBdr>
                    <w:top w:val="none" w:sz="0" w:space="0" w:color="auto"/>
                    <w:left w:val="none" w:sz="0" w:space="0" w:color="auto"/>
                    <w:bottom w:val="none" w:sz="0" w:space="0" w:color="auto"/>
                    <w:right w:val="none" w:sz="0" w:space="0" w:color="auto"/>
                  </w:divBdr>
                </w:div>
                <w:div w:id="274406756">
                  <w:marLeft w:val="0"/>
                  <w:marRight w:val="0"/>
                  <w:marTop w:val="0"/>
                  <w:marBottom w:val="0"/>
                  <w:divBdr>
                    <w:top w:val="none" w:sz="0" w:space="0" w:color="auto"/>
                    <w:left w:val="none" w:sz="0" w:space="0" w:color="auto"/>
                    <w:bottom w:val="none" w:sz="0" w:space="0" w:color="auto"/>
                    <w:right w:val="none" w:sz="0" w:space="0" w:color="auto"/>
                  </w:divBdr>
                </w:div>
                <w:div w:id="274875587">
                  <w:marLeft w:val="0"/>
                  <w:marRight w:val="0"/>
                  <w:marTop w:val="0"/>
                  <w:marBottom w:val="0"/>
                  <w:divBdr>
                    <w:top w:val="none" w:sz="0" w:space="0" w:color="auto"/>
                    <w:left w:val="none" w:sz="0" w:space="0" w:color="auto"/>
                    <w:bottom w:val="none" w:sz="0" w:space="0" w:color="auto"/>
                    <w:right w:val="none" w:sz="0" w:space="0" w:color="auto"/>
                  </w:divBdr>
                </w:div>
                <w:div w:id="276718341">
                  <w:marLeft w:val="0"/>
                  <w:marRight w:val="0"/>
                  <w:marTop w:val="0"/>
                  <w:marBottom w:val="0"/>
                  <w:divBdr>
                    <w:top w:val="none" w:sz="0" w:space="0" w:color="auto"/>
                    <w:left w:val="none" w:sz="0" w:space="0" w:color="auto"/>
                    <w:bottom w:val="none" w:sz="0" w:space="0" w:color="auto"/>
                    <w:right w:val="none" w:sz="0" w:space="0" w:color="auto"/>
                  </w:divBdr>
                </w:div>
                <w:div w:id="277378063">
                  <w:marLeft w:val="0"/>
                  <w:marRight w:val="0"/>
                  <w:marTop w:val="0"/>
                  <w:marBottom w:val="0"/>
                  <w:divBdr>
                    <w:top w:val="none" w:sz="0" w:space="0" w:color="auto"/>
                    <w:left w:val="none" w:sz="0" w:space="0" w:color="auto"/>
                    <w:bottom w:val="none" w:sz="0" w:space="0" w:color="auto"/>
                    <w:right w:val="none" w:sz="0" w:space="0" w:color="auto"/>
                  </w:divBdr>
                </w:div>
                <w:div w:id="283658903">
                  <w:marLeft w:val="0"/>
                  <w:marRight w:val="0"/>
                  <w:marTop w:val="0"/>
                  <w:marBottom w:val="0"/>
                  <w:divBdr>
                    <w:top w:val="none" w:sz="0" w:space="0" w:color="auto"/>
                    <w:left w:val="none" w:sz="0" w:space="0" w:color="auto"/>
                    <w:bottom w:val="none" w:sz="0" w:space="0" w:color="auto"/>
                    <w:right w:val="none" w:sz="0" w:space="0" w:color="auto"/>
                  </w:divBdr>
                </w:div>
                <w:div w:id="285891148">
                  <w:marLeft w:val="0"/>
                  <w:marRight w:val="0"/>
                  <w:marTop w:val="0"/>
                  <w:marBottom w:val="0"/>
                  <w:divBdr>
                    <w:top w:val="none" w:sz="0" w:space="0" w:color="auto"/>
                    <w:left w:val="none" w:sz="0" w:space="0" w:color="auto"/>
                    <w:bottom w:val="none" w:sz="0" w:space="0" w:color="auto"/>
                    <w:right w:val="none" w:sz="0" w:space="0" w:color="auto"/>
                  </w:divBdr>
                </w:div>
                <w:div w:id="292835606">
                  <w:marLeft w:val="0"/>
                  <w:marRight w:val="0"/>
                  <w:marTop w:val="0"/>
                  <w:marBottom w:val="0"/>
                  <w:divBdr>
                    <w:top w:val="none" w:sz="0" w:space="0" w:color="auto"/>
                    <w:left w:val="none" w:sz="0" w:space="0" w:color="auto"/>
                    <w:bottom w:val="none" w:sz="0" w:space="0" w:color="auto"/>
                    <w:right w:val="none" w:sz="0" w:space="0" w:color="auto"/>
                  </w:divBdr>
                </w:div>
                <w:div w:id="296495612">
                  <w:marLeft w:val="0"/>
                  <w:marRight w:val="0"/>
                  <w:marTop w:val="0"/>
                  <w:marBottom w:val="0"/>
                  <w:divBdr>
                    <w:top w:val="none" w:sz="0" w:space="0" w:color="auto"/>
                    <w:left w:val="none" w:sz="0" w:space="0" w:color="auto"/>
                    <w:bottom w:val="none" w:sz="0" w:space="0" w:color="auto"/>
                    <w:right w:val="none" w:sz="0" w:space="0" w:color="auto"/>
                  </w:divBdr>
                </w:div>
                <w:div w:id="298608133">
                  <w:marLeft w:val="0"/>
                  <w:marRight w:val="0"/>
                  <w:marTop w:val="0"/>
                  <w:marBottom w:val="0"/>
                  <w:divBdr>
                    <w:top w:val="none" w:sz="0" w:space="0" w:color="auto"/>
                    <w:left w:val="none" w:sz="0" w:space="0" w:color="auto"/>
                    <w:bottom w:val="none" w:sz="0" w:space="0" w:color="auto"/>
                    <w:right w:val="none" w:sz="0" w:space="0" w:color="auto"/>
                  </w:divBdr>
                </w:div>
                <w:div w:id="300234581">
                  <w:marLeft w:val="0"/>
                  <w:marRight w:val="0"/>
                  <w:marTop w:val="0"/>
                  <w:marBottom w:val="0"/>
                  <w:divBdr>
                    <w:top w:val="none" w:sz="0" w:space="0" w:color="auto"/>
                    <w:left w:val="none" w:sz="0" w:space="0" w:color="auto"/>
                    <w:bottom w:val="none" w:sz="0" w:space="0" w:color="auto"/>
                    <w:right w:val="none" w:sz="0" w:space="0" w:color="auto"/>
                  </w:divBdr>
                </w:div>
                <w:div w:id="300577769">
                  <w:marLeft w:val="0"/>
                  <w:marRight w:val="0"/>
                  <w:marTop w:val="0"/>
                  <w:marBottom w:val="0"/>
                  <w:divBdr>
                    <w:top w:val="none" w:sz="0" w:space="0" w:color="auto"/>
                    <w:left w:val="none" w:sz="0" w:space="0" w:color="auto"/>
                    <w:bottom w:val="none" w:sz="0" w:space="0" w:color="auto"/>
                    <w:right w:val="none" w:sz="0" w:space="0" w:color="auto"/>
                  </w:divBdr>
                </w:div>
                <w:div w:id="301887125">
                  <w:marLeft w:val="0"/>
                  <w:marRight w:val="0"/>
                  <w:marTop w:val="0"/>
                  <w:marBottom w:val="0"/>
                  <w:divBdr>
                    <w:top w:val="none" w:sz="0" w:space="0" w:color="auto"/>
                    <w:left w:val="none" w:sz="0" w:space="0" w:color="auto"/>
                    <w:bottom w:val="none" w:sz="0" w:space="0" w:color="auto"/>
                    <w:right w:val="none" w:sz="0" w:space="0" w:color="auto"/>
                  </w:divBdr>
                </w:div>
                <w:div w:id="304049660">
                  <w:marLeft w:val="0"/>
                  <w:marRight w:val="0"/>
                  <w:marTop w:val="0"/>
                  <w:marBottom w:val="0"/>
                  <w:divBdr>
                    <w:top w:val="none" w:sz="0" w:space="0" w:color="auto"/>
                    <w:left w:val="none" w:sz="0" w:space="0" w:color="auto"/>
                    <w:bottom w:val="none" w:sz="0" w:space="0" w:color="auto"/>
                    <w:right w:val="none" w:sz="0" w:space="0" w:color="auto"/>
                  </w:divBdr>
                </w:div>
                <w:div w:id="305594926">
                  <w:marLeft w:val="0"/>
                  <w:marRight w:val="0"/>
                  <w:marTop w:val="0"/>
                  <w:marBottom w:val="0"/>
                  <w:divBdr>
                    <w:top w:val="none" w:sz="0" w:space="0" w:color="auto"/>
                    <w:left w:val="none" w:sz="0" w:space="0" w:color="auto"/>
                    <w:bottom w:val="none" w:sz="0" w:space="0" w:color="auto"/>
                    <w:right w:val="none" w:sz="0" w:space="0" w:color="auto"/>
                  </w:divBdr>
                </w:div>
                <w:div w:id="307170155">
                  <w:marLeft w:val="0"/>
                  <w:marRight w:val="0"/>
                  <w:marTop w:val="0"/>
                  <w:marBottom w:val="0"/>
                  <w:divBdr>
                    <w:top w:val="none" w:sz="0" w:space="0" w:color="auto"/>
                    <w:left w:val="none" w:sz="0" w:space="0" w:color="auto"/>
                    <w:bottom w:val="none" w:sz="0" w:space="0" w:color="auto"/>
                    <w:right w:val="none" w:sz="0" w:space="0" w:color="auto"/>
                  </w:divBdr>
                </w:div>
                <w:div w:id="307780428">
                  <w:marLeft w:val="0"/>
                  <w:marRight w:val="0"/>
                  <w:marTop w:val="0"/>
                  <w:marBottom w:val="0"/>
                  <w:divBdr>
                    <w:top w:val="none" w:sz="0" w:space="0" w:color="auto"/>
                    <w:left w:val="none" w:sz="0" w:space="0" w:color="auto"/>
                    <w:bottom w:val="none" w:sz="0" w:space="0" w:color="auto"/>
                    <w:right w:val="none" w:sz="0" w:space="0" w:color="auto"/>
                  </w:divBdr>
                </w:div>
                <w:div w:id="309329991">
                  <w:marLeft w:val="0"/>
                  <w:marRight w:val="0"/>
                  <w:marTop w:val="0"/>
                  <w:marBottom w:val="0"/>
                  <w:divBdr>
                    <w:top w:val="none" w:sz="0" w:space="0" w:color="auto"/>
                    <w:left w:val="none" w:sz="0" w:space="0" w:color="auto"/>
                    <w:bottom w:val="none" w:sz="0" w:space="0" w:color="auto"/>
                    <w:right w:val="none" w:sz="0" w:space="0" w:color="auto"/>
                  </w:divBdr>
                </w:div>
                <w:div w:id="309334314">
                  <w:marLeft w:val="0"/>
                  <w:marRight w:val="0"/>
                  <w:marTop w:val="0"/>
                  <w:marBottom w:val="0"/>
                  <w:divBdr>
                    <w:top w:val="none" w:sz="0" w:space="0" w:color="auto"/>
                    <w:left w:val="none" w:sz="0" w:space="0" w:color="auto"/>
                    <w:bottom w:val="none" w:sz="0" w:space="0" w:color="auto"/>
                    <w:right w:val="none" w:sz="0" w:space="0" w:color="auto"/>
                  </w:divBdr>
                </w:div>
                <w:div w:id="309528899">
                  <w:marLeft w:val="0"/>
                  <w:marRight w:val="0"/>
                  <w:marTop w:val="0"/>
                  <w:marBottom w:val="0"/>
                  <w:divBdr>
                    <w:top w:val="none" w:sz="0" w:space="0" w:color="auto"/>
                    <w:left w:val="none" w:sz="0" w:space="0" w:color="auto"/>
                    <w:bottom w:val="none" w:sz="0" w:space="0" w:color="auto"/>
                    <w:right w:val="none" w:sz="0" w:space="0" w:color="auto"/>
                  </w:divBdr>
                </w:div>
                <w:div w:id="310403466">
                  <w:marLeft w:val="0"/>
                  <w:marRight w:val="0"/>
                  <w:marTop w:val="0"/>
                  <w:marBottom w:val="0"/>
                  <w:divBdr>
                    <w:top w:val="none" w:sz="0" w:space="0" w:color="auto"/>
                    <w:left w:val="none" w:sz="0" w:space="0" w:color="auto"/>
                    <w:bottom w:val="none" w:sz="0" w:space="0" w:color="auto"/>
                    <w:right w:val="none" w:sz="0" w:space="0" w:color="auto"/>
                  </w:divBdr>
                </w:div>
                <w:div w:id="313291932">
                  <w:marLeft w:val="0"/>
                  <w:marRight w:val="0"/>
                  <w:marTop w:val="0"/>
                  <w:marBottom w:val="0"/>
                  <w:divBdr>
                    <w:top w:val="none" w:sz="0" w:space="0" w:color="auto"/>
                    <w:left w:val="none" w:sz="0" w:space="0" w:color="auto"/>
                    <w:bottom w:val="none" w:sz="0" w:space="0" w:color="auto"/>
                    <w:right w:val="none" w:sz="0" w:space="0" w:color="auto"/>
                  </w:divBdr>
                </w:div>
                <w:div w:id="314114584">
                  <w:marLeft w:val="0"/>
                  <w:marRight w:val="0"/>
                  <w:marTop w:val="0"/>
                  <w:marBottom w:val="0"/>
                  <w:divBdr>
                    <w:top w:val="none" w:sz="0" w:space="0" w:color="auto"/>
                    <w:left w:val="none" w:sz="0" w:space="0" w:color="auto"/>
                    <w:bottom w:val="none" w:sz="0" w:space="0" w:color="auto"/>
                    <w:right w:val="none" w:sz="0" w:space="0" w:color="auto"/>
                  </w:divBdr>
                </w:div>
                <w:div w:id="315649598">
                  <w:marLeft w:val="0"/>
                  <w:marRight w:val="0"/>
                  <w:marTop w:val="0"/>
                  <w:marBottom w:val="0"/>
                  <w:divBdr>
                    <w:top w:val="none" w:sz="0" w:space="0" w:color="auto"/>
                    <w:left w:val="none" w:sz="0" w:space="0" w:color="auto"/>
                    <w:bottom w:val="none" w:sz="0" w:space="0" w:color="auto"/>
                    <w:right w:val="none" w:sz="0" w:space="0" w:color="auto"/>
                  </w:divBdr>
                </w:div>
                <w:div w:id="318969576">
                  <w:marLeft w:val="0"/>
                  <w:marRight w:val="0"/>
                  <w:marTop w:val="0"/>
                  <w:marBottom w:val="0"/>
                  <w:divBdr>
                    <w:top w:val="none" w:sz="0" w:space="0" w:color="auto"/>
                    <w:left w:val="none" w:sz="0" w:space="0" w:color="auto"/>
                    <w:bottom w:val="none" w:sz="0" w:space="0" w:color="auto"/>
                    <w:right w:val="none" w:sz="0" w:space="0" w:color="auto"/>
                  </w:divBdr>
                </w:div>
                <w:div w:id="322121180">
                  <w:marLeft w:val="0"/>
                  <w:marRight w:val="0"/>
                  <w:marTop w:val="0"/>
                  <w:marBottom w:val="0"/>
                  <w:divBdr>
                    <w:top w:val="none" w:sz="0" w:space="0" w:color="auto"/>
                    <w:left w:val="none" w:sz="0" w:space="0" w:color="auto"/>
                    <w:bottom w:val="none" w:sz="0" w:space="0" w:color="auto"/>
                    <w:right w:val="none" w:sz="0" w:space="0" w:color="auto"/>
                  </w:divBdr>
                </w:div>
                <w:div w:id="324281898">
                  <w:marLeft w:val="0"/>
                  <w:marRight w:val="0"/>
                  <w:marTop w:val="0"/>
                  <w:marBottom w:val="0"/>
                  <w:divBdr>
                    <w:top w:val="none" w:sz="0" w:space="0" w:color="auto"/>
                    <w:left w:val="none" w:sz="0" w:space="0" w:color="auto"/>
                    <w:bottom w:val="none" w:sz="0" w:space="0" w:color="auto"/>
                    <w:right w:val="none" w:sz="0" w:space="0" w:color="auto"/>
                  </w:divBdr>
                </w:div>
                <w:div w:id="324868345">
                  <w:marLeft w:val="0"/>
                  <w:marRight w:val="0"/>
                  <w:marTop w:val="0"/>
                  <w:marBottom w:val="0"/>
                  <w:divBdr>
                    <w:top w:val="none" w:sz="0" w:space="0" w:color="auto"/>
                    <w:left w:val="none" w:sz="0" w:space="0" w:color="auto"/>
                    <w:bottom w:val="none" w:sz="0" w:space="0" w:color="auto"/>
                    <w:right w:val="none" w:sz="0" w:space="0" w:color="auto"/>
                  </w:divBdr>
                </w:div>
                <w:div w:id="325670992">
                  <w:marLeft w:val="0"/>
                  <w:marRight w:val="0"/>
                  <w:marTop w:val="0"/>
                  <w:marBottom w:val="0"/>
                  <w:divBdr>
                    <w:top w:val="none" w:sz="0" w:space="0" w:color="auto"/>
                    <w:left w:val="none" w:sz="0" w:space="0" w:color="auto"/>
                    <w:bottom w:val="none" w:sz="0" w:space="0" w:color="auto"/>
                    <w:right w:val="none" w:sz="0" w:space="0" w:color="auto"/>
                  </w:divBdr>
                </w:div>
                <w:div w:id="325792267">
                  <w:marLeft w:val="0"/>
                  <w:marRight w:val="0"/>
                  <w:marTop w:val="0"/>
                  <w:marBottom w:val="0"/>
                  <w:divBdr>
                    <w:top w:val="none" w:sz="0" w:space="0" w:color="auto"/>
                    <w:left w:val="none" w:sz="0" w:space="0" w:color="auto"/>
                    <w:bottom w:val="none" w:sz="0" w:space="0" w:color="auto"/>
                    <w:right w:val="none" w:sz="0" w:space="0" w:color="auto"/>
                  </w:divBdr>
                </w:div>
                <w:div w:id="326786160">
                  <w:marLeft w:val="0"/>
                  <w:marRight w:val="0"/>
                  <w:marTop w:val="0"/>
                  <w:marBottom w:val="0"/>
                  <w:divBdr>
                    <w:top w:val="none" w:sz="0" w:space="0" w:color="auto"/>
                    <w:left w:val="none" w:sz="0" w:space="0" w:color="auto"/>
                    <w:bottom w:val="none" w:sz="0" w:space="0" w:color="auto"/>
                    <w:right w:val="none" w:sz="0" w:space="0" w:color="auto"/>
                  </w:divBdr>
                </w:div>
                <w:div w:id="329524826">
                  <w:marLeft w:val="0"/>
                  <w:marRight w:val="0"/>
                  <w:marTop w:val="0"/>
                  <w:marBottom w:val="0"/>
                  <w:divBdr>
                    <w:top w:val="none" w:sz="0" w:space="0" w:color="auto"/>
                    <w:left w:val="none" w:sz="0" w:space="0" w:color="auto"/>
                    <w:bottom w:val="none" w:sz="0" w:space="0" w:color="auto"/>
                    <w:right w:val="none" w:sz="0" w:space="0" w:color="auto"/>
                  </w:divBdr>
                </w:div>
                <w:div w:id="331566827">
                  <w:marLeft w:val="0"/>
                  <w:marRight w:val="0"/>
                  <w:marTop w:val="0"/>
                  <w:marBottom w:val="0"/>
                  <w:divBdr>
                    <w:top w:val="none" w:sz="0" w:space="0" w:color="auto"/>
                    <w:left w:val="none" w:sz="0" w:space="0" w:color="auto"/>
                    <w:bottom w:val="none" w:sz="0" w:space="0" w:color="auto"/>
                    <w:right w:val="none" w:sz="0" w:space="0" w:color="auto"/>
                  </w:divBdr>
                </w:div>
                <w:div w:id="333067951">
                  <w:marLeft w:val="0"/>
                  <w:marRight w:val="0"/>
                  <w:marTop w:val="0"/>
                  <w:marBottom w:val="0"/>
                  <w:divBdr>
                    <w:top w:val="none" w:sz="0" w:space="0" w:color="auto"/>
                    <w:left w:val="none" w:sz="0" w:space="0" w:color="auto"/>
                    <w:bottom w:val="none" w:sz="0" w:space="0" w:color="auto"/>
                    <w:right w:val="none" w:sz="0" w:space="0" w:color="auto"/>
                  </w:divBdr>
                </w:div>
                <w:div w:id="334841739">
                  <w:marLeft w:val="0"/>
                  <w:marRight w:val="0"/>
                  <w:marTop w:val="0"/>
                  <w:marBottom w:val="0"/>
                  <w:divBdr>
                    <w:top w:val="none" w:sz="0" w:space="0" w:color="auto"/>
                    <w:left w:val="none" w:sz="0" w:space="0" w:color="auto"/>
                    <w:bottom w:val="none" w:sz="0" w:space="0" w:color="auto"/>
                    <w:right w:val="none" w:sz="0" w:space="0" w:color="auto"/>
                  </w:divBdr>
                </w:div>
                <w:div w:id="334848904">
                  <w:marLeft w:val="0"/>
                  <w:marRight w:val="0"/>
                  <w:marTop w:val="0"/>
                  <w:marBottom w:val="0"/>
                  <w:divBdr>
                    <w:top w:val="none" w:sz="0" w:space="0" w:color="auto"/>
                    <w:left w:val="none" w:sz="0" w:space="0" w:color="auto"/>
                    <w:bottom w:val="none" w:sz="0" w:space="0" w:color="auto"/>
                    <w:right w:val="none" w:sz="0" w:space="0" w:color="auto"/>
                  </w:divBdr>
                </w:div>
                <w:div w:id="336343831">
                  <w:marLeft w:val="0"/>
                  <w:marRight w:val="0"/>
                  <w:marTop w:val="0"/>
                  <w:marBottom w:val="0"/>
                  <w:divBdr>
                    <w:top w:val="none" w:sz="0" w:space="0" w:color="auto"/>
                    <w:left w:val="none" w:sz="0" w:space="0" w:color="auto"/>
                    <w:bottom w:val="none" w:sz="0" w:space="0" w:color="auto"/>
                    <w:right w:val="none" w:sz="0" w:space="0" w:color="auto"/>
                  </w:divBdr>
                </w:div>
                <w:div w:id="338701580">
                  <w:marLeft w:val="0"/>
                  <w:marRight w:val="0"/>
                  <w:marTop w:val="0"/>
                  <w:marBottom w:val="0"/>
                  <w:divBdr>
                    <w:top w:val="none" w:sz="0" w:space="0" w:color="auto"/>
                    <w:left w:val="none" w:sz="0" w:space="0" w:color="auto"/>
                    <w:bottom w:val="none" w:sz="0" w:space="0" w:color="auto"/>
                    <w:right w:val="none" w:sz="0" w:space="0" w:color="auto"/>
                  </w:divBdr>
                </w:div>
                <w:div w:id="339745389">
                  <w:marLeft w:val="0"/>
                  <w:marRight w:val="0"/>
                  <w:marTop w:val="0"/>
                  <w:marBottom w:val="0"/>
                  <w:divBdr>
                    <w:top w:val="none" w:sz="0" w:space="0" w:color="auto"/>
                    <w:left w:val="none" w:sz="0" w:space="0" w:color="auto"/>
                    <w:bottom w:val="none" w:sz="0" w:space="0" w:color="auto"/>
                    <w:right w:val="none" w:sz="0" w:space="0" w:color="auto"/>
                  </w:divBdr>
                </w:div>
                <w:div w:id="340789336">
                  <w:marLeft w:val="0"/>
                  <w:marRight w:val="0"/>
                  <w:marTop w:val="0"/>
                  <w:marBottom w:val="0"/>
                  <w:divBdr>
                    <w:top w:val="none" w:sz="0" w:space="0" w:color="auto"/>
                    <w:left w:val="none" w:sz="0" w:space="0" w:color="auto"/>
                    <w:bottom w:val="none" w:sz="0" w:space="0" w:color="auto"/>
                    <w:right w:val="none" w:sz="0" w:space="0" w:color="auto"/>
                  </w:divBdr>
                </w:div>
                <w:div w:id="343673180">
                  <w:marLeft w:val="0"/>
                  <w:marRight w:val="0"/>
                  <w:marTop w:val="0"/>
                  <w:marBottom w:val="0"/>
                  <w:divBdr>
                    <w:top w:val="none" w:sz="0" w:space="0" w:color="auto"/>
                    <w:left w:val="none" w:sz="0" w:space="0" w:color="auto"/>
                    <w:bottom w:val="none" w:sz="0" w:space="0" w:color="auto"/>
                    <w:right w:val="none" w:sz="0" w:space="0" w:color="auto"/>
                  </w:divBdr>
                </w:div>
                <w:div w:id="345908045">
                  <w:marLeft w:val="0"/>
                  <w:marRight w:val="0"/>
                  <w:marTop w:val="0"/>
                  <w:marBottom w:val="0"/>
                  <w:divBdr>
                    <w:top w:val="none" w:sz="0" w:space="0" w:color="auto"/>
                    <w:left w:val="none" w:sz="0" w:space="0" w:color="auto"/>
                    <w:bottom w:val="none" w:sz="0" w:space="0" w:color="auto"/>
                    <w:right w:val="none" w:sz="0" w:space="0" w:color="auto"/>
                  </w:divBdr>
                </w:div>
                <w:div w:id="346910536">
                  <w:marLeft w:val="0"/>
                  <w:marRight w:val="0"/>
                  <w:marTop w:val="0"/>
                  <w:marBottom w:val="0"/>
                  <w:divBdr>
                    <w:top w:val="none" w:sz="0" w:space="0" w:color="auto"/>
                    <w:left w:val="none" w:sz="0" w:space="0" w:color="auto"/>
                    <w:bottom w:val="none" w:sz="0" w:space="0" w:color="auto"/>
                    <w:right w:val="none" w:sz="0" w:space="0" w:color="auto"/>
                  </w:divBdr>
                </w:div>
                <w:div w:id="348483005">
                  <w:marLeft w:val="0"/>
                  <w:marRight w:val="0"/>
                  <w:marTop w:val="0"/>
                  <w:marBottom w:val="0"/>
                  <w:divBdr>
                    <w:top w:val="none" w:sz="0" w:space="0" w:color="auto"/>
                    <w:left w:val="none" w:sz="0" w:space="0" w:color="auto"/>
                    <w:bottom w:val="none" w:sz="0" w:space="0" w:color="auto"/>
                    <w:right w:val="none" w:sz="0" w:space="0" w:color="auto"/>
                  </w:divBdr>
                </w:div>
                <w:div w:id="350300090">
                  <w:marLeft w:val="0"/>
                  <w:marRight w:val="0"/>
                  <w:marTop w:val="0"/>
                  <w:marBottom w:val="0"/>
                  <w:divBdr>
                    <w:top w:val="none" w:sz="0" w:space="0" w:color="auto"/>
                    <w:left w:val="none" w:sz="0" w:space="0" w:color="auto"/>
                    <w:bottom w:val="none" w:sz="0" w:space="0" w:color="auto"/>
                    <w:right w:val="none" w:sz="0" w:space="0" w:color="auto"/>
                  </w:divBdr>
                </w:div>
                <w:div w:id="354696433">
                  <w:marLeft w:val="0"/>
                  <w:marRight w:val="0"/>
                  <w:marTop w:val="0"/>
                  <w:marBottom w:val="0"/>
                  <w:divBdr>
                    <w:top w:val="none" w:sz="0" w:space="0" w:color="auto"/>
                    <w:left w:val="none" w:sz="0" w:space="0" w:color="auto"/>
                    <w:bottom w:val="none" w:sz="0" w:space="0" w:color="auto"/>
                    <w:right w:val="none" w:sz="0" w:space="0" w:color="auto"/>
                  </w:divBdr>
                </w:div>
                <w:div w:id="358508808">
                  <w:marLeft w:val="0"/>
                  <w:marRight w:val="0"/>
                  <w:marTop w:val="0"/>
                  <w:marBottom w:val="0"/>
                  <w:divBdr>
                    <w:top w:val="none" w:sz="0" w:space="0" w:color="auto"/>
                    <w:left w:val="none" w:sz="0" w:space="0" w:color="auto"/>
                    <w:bottom w:val="none" w:sz="0" w:space="0" w:color="auto"/>
                    <w:right w:val="none" w:sz="0" w:space="0" w:color="auto"/>
                  </w:divBdr>
                </w:div>
                <w:div w:id="360664855">
                  <w:marLeft w:val="0"/>
                  <w:marRight w:val="0"/>
                  <w:marTop w:val="0"/>
                  <w:marBottom w:val="0"/>
                  <w:divBdr>
                    <w:top w:val="none" w:sz="0" w:space="0" w:color="auto"/>
                    <w:left w:val="none" w:sz="0" w:space="0" w:color="auto"/>
                    <w:bottom w:val="none" w:sz="0" w:space="0" w:color="auto"/>
                    <w:right w:val="none" w:sz="0" w:space="0" w:color="auto"/>
                  </w:divBdr>
                </w:div>
                <w:div w:id="361825309">
                  <w:marLeft w:val="0"/>
                  <w:marRight w:val="0"/>
                  <w:marTop w:val="0"/>
                  <w:marBottom w:val="0"/>
                  <w:divBdr>
                    <w:top w:val="none" w:sz="0" w:space="0" w:color="auto"/>
                    <w:left w:val="none" w:sz="0" w:space="0" w:color="auto"/>
                    <w:bottom w:val="none" w:sz="0" w:space="0" w:color="auto"/>
                    <w:right w:val="none" w:sz="0" w:space="0" w:color="auto"/>
                  </w:divBdr>
                </w:div>
                <w:div w:id="361829806">
                  <w:marLeft w:val="0"/>
                  <w:marRight w:val="0"/>
                  <w:marTop w:val="0"/>
                  <w:marBottom w:val="0"/>
                  <w:divBdr>
                    <w:top w:val="none" w:sz="0" w:space="0" w:color="auto"/>
                    <w:left w:val="none" w:sz="0" w:space="0" w:color="auto"/>
                    <w:bottom w:val="none" w:sz="0" w:space="0" w:color="auto"/>
                    <w:right w:val="none" w:sz="0" w:space="0" w:color="auto"/>
                  </w:divBdr>
                </w:div>
                <w:div w:id="361976667">
                  <w:marLeft w:val="0"/>
                  <w:marRight w:val="0"/>
                  <w:marTop w:val="0"/>
                  <w:marBottom w:val="0"/>
                  <w:divBdr>
                    <w:top w:val="none" w:sz="0" w:space="0" w:color="auto"/>
                    <w:left w:val="none" w:sz="0" w:space="0" w:color="auto"/>
                    <w:bottom w:val="none" w:sz="0" w:space="0" w:color="auto"/>
                    <w:right w:val="none" w:sz="0" w:space="0" w:color="auto"/>
                  </w:divBdr>
                </w:div>
                <w:div w:id="362749271">
                  <w:marLeft w:val="0"/>
                  <w:marRight w:val="0"/>
                  <w:marTop w:val="0"/>
                  <w:marBottom w:val="0"/>
                  <w:divBdr>
                    <w:top w:val="none" w:sz="0" w:space="0" w:color="auto"/>
                    <w:left w:val="none" w:sz="0" w:space="0" w:color="auto"/>
                    <w:bottom w:val="none" w:sz="0" w:space="0" w:color="auto"/>
                    <w:right w:val="none" w:sz="0" w:space="0" w:color="auto"/>
                  </w:divBdr>
                </w:div>
                <w:div w:id="362827865">
                  <w:marLeft w:val="0"/>
                  <w:marRight w:val="0"/>
                  <w:marTop w:val="0"/>
                  <w:marBottom w:val="0"/>
                  <w:divBdr>
                    <w:top w:val="none" w:sz="0" w:space="0" w:color="auto"/>
                    <w:left w:val="none" w:sz="0" w:space="0" w:color="auto"/>
                    <w:bottom w:val="none" w:sz="0" w:space="0" w:color="auto"/>
                    <w:right w:val="none" w:sz="0" w:space="0" w:color="auto"/>
                  </w:divBdr>
                </w:div>
                <w:div w:id="368191964">
                  <w:marLeft w:val="0"/>
                  <w:marRight w:val="0"/>
                  <w:marTop w:val="0"/>
                  <w:marBottom w:val="0"/>
                  <w:divBdr>
                    <w:top w:val="none" w:sz="0" w:space="0" w:color="auto"/>
                    <w:left w:val="none" w:sz="0" w:space="0" w:color="auto"/>
                    <w:bottom w:val="none" w:sz="0" w:space="0" w:color="auto"/>
                    <w:right w:val="none" w:sz="0" w:space="0" w:color="auto"/>
                  </w:divBdr>
                </w:div>
                <w:div w:id="370231767">
                  <w:marLeft w:val="0"/>
                  <w:marRight w:val="0"/>
                  <w:marTop w:val="0"/>
                  <w:marBottom w:val="0"/>
                  <w:divBdr>
                    <w:top w:val="none" w:sz="0" w:space="0" w:color="auto"/>
                    <w:left w:val="none" w:sz="0" w:space="0" w:color="auto"/>
                    <w:bottom w:val="none" w:sz="0" w:space="0" w:color="auto"/>
                    <w:right w:val="none" w:sz="0" w:space="0" w:color="auto"/>
                  </w:divBdr>
                </w:div>
                <w:div w:id="372190553">
                  <w:marLeft w:val="0"/>
                  <w:marRight w:val="0"/>
                  <w:marTop w:val="0"/>
                  <w:marBottom w:val="0"/>
                  <w:divBdr>
                    <w:top w:val="none" w:sz="0" w:space="0" w:color="auto"/>
                    <w:left w:val="none" w:sz="0" w:space="0" w:color="auto"/>
                    <w:bottom w:val="none" w:sz="0" w:space="0" w:color="auto"/>
                    <w:right w:val="none" w:sz="0" w:space="0" w:color="auto"/>
                  </w:divBdr>
                </w:div>
                <w:div w:id="372193239">
                  <w:marLeft w:val="0"/>
                  <w:marRight w:val="0"/>
                  <w:marTop w:val="0"/>
                  <w:marBottom w:val="0"/>
                  <w:divBdr>
                    <w:top w:val="none" w:sz="0" w:space="0" w:color="auto"/>
                    <w:left w:val="none" w:sz="0" w:space="0" w:color="auto"/>
                    <w:bottom w:val="none" w:sz="0" w:space="0" w:color="auto"/>
                    <w:right w:val="none" w:sz="0" w:space="0" w:color="auto"/>
                  </w:divBdr>
                </w:div>
                <w:div w:id="377750295">
                  <w:marLeft w:val="0"/>
                  <w:marRight w:val="0"/>
                  <w:marTop w:val="0"/>
                  <w:marBottom w:val="0"/>
                  <w:divBdr>
                    <w:top w:val="none" w:sz="0" w:space="0" w:color="auto"/>
                    <w:left w:val="none" w:sz="0" w:space="0" w:color="auto"/>
                    <w:bottom w:val="none" w:sz="0" w:space="0" w:color="auto"/>
                    <w:right w:val="none" w:sz="0" w:space="0" w:color="auto"/>
                  </w:divBdr>
                </w:div>
                <w:div w:id="379549670">
                  <w:marLeft w:val="0"/>
                  <w:marRight w:val="0"/>
                  <w:marTop w:val="0"/>
                  <w:marBottom w:val="0"/>
                  <w:divBdr>
                    <w:top w:val="none" w:sz="0" w:space="0" w:color="auto"/>
                    <w:left w:val="none" w:sz="0" w:space="0" w:color="auto"/>
                    <w:bottom w:val="none" w:sz="0" w:space="0" w:color="auto"/>
                    <w:right w:val="none" w:sz="0" w:space="0" w:color="auto"/>
                  </w:divBdr>
                </w:div>
                <w:div w:id="380255940">
                  <w:marLeft w:val="0"/>
                  <w:marRight w:val="0"/>
                  <w:marTop w:val="0"/>
                  <w:marBottom w:val="0"/>
                  <w:divBdr>
                    <w:top w:val="none" w:sz="0" w:space="0" w:color="auto"/>
                    <w:left w:val="none" w:sz="0" w:space="0" w:color="auto"/>
                    <w:bottom w:val="none" w:sz="0" w:space="0" w:color="auto"/>
                    <w:right w:val="none" w:sz="0" w:space="0" w:color="auto"/>
                  </w:divBdr>
                </w:div>
                <w:div w:id="381053882">
                  <w:marLeft w:val="0"/>
                  <w:marRight w:val="0"/>
                  <w:marTop w:val="0"/>
                  <w:marBottom w:val="0"/>
                  <w:divBdr>
                    <w:top w:val="none" w:sz="0" w:space="0" w:color="auto"/>
                    <w:left w:val="none" w:sz="0" w:space="0" w:color="auto"/>
                    <w:bottom w:val="none" w:sz="0" w:space="0" w:color="auto"/>
                    <w:right w:val="none" w:sz="0" w:space="0" w:color="auto"/>
                  </w:divBdr>
                </w:div>
                <w:div w:id="384527716">
                  <w:marLeft w:val="0"/>
                  <w:marRight w:val="0"/>
                  <w:marTop w:val="0"/>
                  <w:marBottom w:val="0"/>
                  <w:divBdr>
                    <w:top w:val="none" w:sz="0" w:space="0" w:color="auto"/>
                    <w:left w:val="none" w:sz="0" w:space="0" w:color="auto"/>
                    <w:bottom w:val="none" w:sz="0" w:space="0" w:color="auto"/>
                    <w:right w:val="none" w:sz="0" w:space="0" w:color="auto"/>
                  </w:divBdr>
                </w:div>
                <w:div w:id="388112323">
                  <w:marLeft w:val="0"/>
                  <w:marRight w:val="0"/>
                  <w:marTop w:val="0"/>
                  <w:marBottom w:val="0"/>
                  <w:divBdr>
                    <w:top w:val="none" w:sz="0" w:space="0" w:color="auto"/>
                    <w:left w:val="none" w:sz="0" w:space="0" w:color="auto"/>
                    <w:bottom w:val="none" w:sz="0" w:space="0" w:color="auto"/>
                    <w:right w:val="none" w:sz="0" w:space="0" w:color="auto"/>
                  </w:divBdr>
                </w:div>
                <w:div w:id="390159846">
                  <w:marLeft w:val="0"/>
                  <w:marRight w:val="0"/>
                  <w:marTop w:val="0"/>
                  <w:marBottom w:val="0"/>
                  <w:divBdr>
                    <w:top w:val="none" w:sz="0" w:space="0" w:color="auto"/>
                    <w:left w:val="none" w:sz="0" w:space="0" w:color="auto"/>
                    <w:bottom w:val="none" w:sz="0" w:space="0" w:color="auto"/>
                    <w:right w:val="none" w:sz="0" w:space="0" w:color="auto"/>
                  </w:divBdr>
                </w:div>
                <w:div w:id="392508723">
                  <w:marLeft w:val="0"/>
                  <w:marRight w:val="0"/>
                  <w:marTop w:val="0"/>
                  <w:marBottom w:val="0"/>
                  <w:divBdr>
                    <w:top w:val="none" w:sz="0" w:space="0" w:color="auto"/>
                    <w:left w:val="none" w:sz="0" w:space="0" w:color="auto"/>
                    <w:bottom w:val="none" w:sz="0" w:space="0" w:color="auto"/>
                    <w:right w:val="none" w:sz="0" w:space="0" w:color="auto"/>
                  </w:divBdr>
                </w:div>
                <w:div w:id="392848584">
                  <w:marLeft w:val="0"/>
                  <w:marRight w:val="0"/>
                  <w:marTop w:val="0"/>
                  <w:marBottom w:val="0"/>
                  <w:divBdr>
                    <w:top w:val="none" w:sz="0" w:space="0" w:color="auto"/>
                    <w:left w:val="none" w:sz="0" w:space="0" w:color="auto"/>
                    <w:bottom w:val="none" w:sz="0" w:space="0" w:color="auto"/>
                    <w:right w:val="none" w:sz="0" w:space="0" w:color="auto"/>
                  </w:divBdr>
                </w:div>
                <w:div w:id="392850478">
                  <w:marLeft w:val="0"/>
                  <w:marRight w:val="0"/>
                  <w:marTop w:val="0"/>
                  <w:marBottom w:val="0"/>
                  <w:divBdr>
                    <w:top w:val="none" w:sz="0" w:space="0" w:color="auto"/>
                    <w:left w:val="none" w:sz="0" w:space="0" w:color="auto"/>
                    <w:bottom w:val="none" w:sz="0" w:space="0" w:color="auto"/>
                    <w:right w:val="none" w:sz="0" w:space="0" w:color="auto"/>
                  </w:divBdr>
                </w:div>
                <w:div w:id="393161273">
                  <w:marLeft w:val="0"/>
                  <w:marRight w:val="0"/>
                  <w:marTop w:val="0"/>
                  <w:marBottom w:val="0"/>
                  <w:divBdr>
                    <w:top w:val="none" w:sz="0" w:space="0" w:color="auto"/>
                    <w:left w:val="none" w:sz="0" w:space="0" w:color="auto"/>
                    <w:bottom w:val="none" w:sz="0" w:space="0" w:color="auto"/>
                    <w:right w:val="none" w:sz="0" w:space="0" w:color="auto"/>
                  </w:divBdr>
                </w:div>
                <w:div w:id="395519445">
                  <w:marLeft w:val="0"/>
                  <w:marRight w:val="0"/>
                  <w:marTop w:val="0"/>
                  <w:marBottom w:val="0"/>
                  <w:divBdr>
                    <w:top w:val="none" w:sz="0" w:space="0" w:color="auto"/>
                    <w:left w:val="none" w:sz="0" w:space="0" w:color="auto"/>
                    <w:bottom w:val="none" w:sz="0" w:space="0" w:color="auto"/>
                    <w:right w:val="none" w:sz="0" w:space="0" w:color="auto"/>
                  </w:divBdr>
                </w:div>
                <w:div w:id="398795479">
                  <w:marLeft w:val="0"/>
                  <w:marRight w:val="0"/>
                  <w:marTop w:val="0"/>
                  <w:marBottom w:val="0"/>
                  <w:divBdr>
                    <w:top w:val="none" w:sz="0" w:space="0" w:color="auto"/>
                    <w:left w:val="none" w:sz="0" w:space="0" w:color="auto"/>
                    <w:bottom w:val="none" w:sz="0" w:space="0" w:color="auto"/>
                    <w:right w:val="none" w:sz="0" w:space="0" w:color="auto"/>
                  </w:divBdr>
                </w:div>
                <w:div w:id="401025957">
                  <w:marLeft w:val="0"/>
                  <w:marRight w:val="0"/>
                  <w:marTop w:val="0"/>
                  <w:marBottom w:val="0"/>
                  <w:divBdr>
                    <w:top w:val="none" w:sz="0" w:space="0" w:color="auto"/>
                    <w:left w:val="none" w:sz="0" w:space="0" w:color="auto"/>
                    <w:bottom w:val="none" w:sz="0" w:space="0" w:color="auto"/>
                    <w:right w:val="none" w:sz="0" w:space="0" w:color="auto"/>
                  </w:divBdr>
                </w:div>
                <w:div w:id="401609608">
                  <w:marLeft w:val="0"/>
                  <w:marRight w:val="0"/>
                  <w:marTop w:val="0"/>
                  <w:marBottom w:val="0"/>
                  <w:divBdr>
                    <w:top w:val="none" w:sz="0" w:space="0" w:color="auto"/>
                    <w:left w:val="none" w:sz="0" w:space="0" w:color="auto"/>
                    <w:bottom w:val="none" w:sz="0" w:space="0" w:color="auto"/>
                    <w:right w:val="none" w:sz="0" w:space="0" w:color="auto"/>
                  </w:divBdr>
                </w:div>
                <w:div w:id="401948261">
                  <w:marLeft w:val="0"/>
                  <w:marRight w:val="0"/>
                  <w:marTop w:val="0"/>
                  <w:marBottom w:val="0"/>
                  <w:divBdr>
                    <w:top w:val="none" w:sz="0" w:space="0" w:color="auto"/>
                    <w:left w:val="none" w:sz="0" w:space="0" w:color="auto"/>
                    <w:bottom w:val="none" w:sz="0" w:space="0" w:color="auto"/>
                    <w:right w:val="none" w:sz="0" w:space="0" w:color="auto"/>
                  </w:divBdr>
                </w:div>
                <w:div w:id="407658155">
                  <w:marLeft w:val="0"/>
                  <w:marRight w:val="0"/>
                  <w:marTop w:val="0"/>
                  <w:marBottom w:val="0"/>
                  <w:divBdr>
                    <w:top w:val="none" w:sz="0" w:space="0" w:color="auto"/>
                    <w:left w:val="none" w:sz="0" w:space="0" w:color="auto"/>
                    <w:bottom w:val="none" w:sz="0" w:space="0" w:color="auto"/>
                    <w:right w:val="none" w:sz="0" w:space="0" w:color="auto"/>
                  </w:divBdr>
                </w:div>
                <w:div w:id="410471316">
                  <w:marLeft w:val="0"/>
                  <w:marRight w:val="0"/>
                  <w:marTop w:val="0"/>
                  <w:marBottom w:val="0"/>
                  <w:divBdr>
                    <w:top w:val="none" w:sz="0" w:space="0" w:color="auto"/>
                    <w:left w:val="none" w:sz="0" w:space="0" w:color="auto"/>
                    <w:bottom w:val="none" w:sz="0" w:space="0" w:color="auto"/>
                    <w:right w:val="none" w:sz="0" w:space="0" w:color="auto"/>
                  </w:divBdr>
                </w:div>
                <w:div w:id="411901494">
                  <w:marLeft w:val="0"/>
                  <w:marRight w:val="0"/>
                  <w:marTop w:val="0"/>
                  <w:marBottom w:val="0"/>
                  <w:divBdr>
                    <w:top w:val="none" w:sz="0" w:space="0" w:color="auto"/>
                    <w:left w:val="none" w:sz="0" w:space="0" w:color="auto"/>
                    <w:bottom w:val="none" w:sz="0" w:space="0" w:color="auto"/>
                    <w:right w:val="none" w:sz="0" w:space="0" w:color="auto"/>
                  </w:divBdr>
                </w:div>
                <w:div w:id="415442449">
                  <w:marLeft w:val="0"/>
                  <w:marRight w:val="0"/>
                  <w:marTop w:val="0"/>
                  <w:marBottom w:val="0"/>
                  <w:divBdr>
                    <w:top w:val="none" w:sz="0" w:space="0" w:color="auto"/>
                    <w:left w:val="none" w:sz="0" w:space="0" w:color="auto"/>
                    <w:bottom w:val="none" w:sz="0" w:space="0" w:color="auto"/>
                    <w:right w:val="none" w:sz="0" w:space="0" w:color="auto"/>
                  </w:divBdr>
                </w:div>
                <w:div w:id="415637309">
                  <w:marLeft w:val="0"/>
                  <w:marRight w:val="0"/>
                  <w:marTop w:val="0"/>
                  <w:marBottom w:val="0"/>
                  <w:divBdr>
                    <w:top w:val="none" w:sz="0" w:space="0" w:color="auto"/>
                    <w:left w:val="none" w:sz="0" w:space="0" w:color="auto"/>
                    <w:bottom w:val="none" w:sz="0" w:space="0" w:color="auto"/>
                    <w:right w:val="none" w:sz="0" w:space="0" w:color="auto"/>
                  </w:divBdr>
                </w:div>
                <w:div w:id="417557409">
                  <w:marLeft w:val="0"/>
                  <w:marRight w:val="0"/>
                  <w:marTop w:val="0"/>
                  <w:marBottom w:val="0"/>
                  <w:divBdr>
                    <w:top w:val="none" w:sz="0" w:space="0" w:color="auto"/>
                    <w:left w:val="none" w:sz="0" w:space="0" w:color="auto"/>
                    <w:bottom w:val="none" w:sz="0" w:space="0" w:color="auto"/>
                    <w:right w:val="none" w:sz="0" w:space="0" w:color="auto"/>
                  </w:divBdr>
                </w:div>
                <w:div w:id="419302623">
                  <w:marLeft w:val="0"/>
                  <w:marRight w:val="0"/>
                  <w:marTop w:val="0"/>
                  <w:marBottom w:val="0"/>
                  <w:divBdr>
                    <w:top w:val="none" w:sz="0" w:space="0" w:color="auto"/>
                    <w:left w:val="none" w:sz="0" w:space="0" w:color="auto"/>
                    <w:bottom w:val="none" w:sz="0" w:space="0" w:color="auto"/>
                    <w:right w:val="none" w:sz="0" w:space="0" w:color="auto"/>
                  </w:divBdr>
                </w:div>
                <w:div w:id="420568494">
                  <w:marLeft w:val="0"/>
                  <w:marRight w:val="0"/>
                  <w:marTop w:val="0"/>
                  <w:marBottom w:val="0"/>
                  <w:divBdr>
                    <w:top w:val="none" w:sz="0" w:space="0" w:color="auto"/>
                    <w:left w:val="none" w:sz="0" w:space="0" w:color="auto"/>
                    <w:bottom w:val="none" w:sz="0" w:space="0" w:color="auto"/>
                    <w:right w:val="none" w:sz="0" w:space="0" w:color="auto"/>
                  </w:divBdr>
                </w:div>
                <w:div w:id="421416366">
                  <w:marLeft w:val="0"/>
                  <w:marRight w:val="0"/>
                  <w:marTop w:val="0"/>
                  <w:marBottom w:val="0"/>
                  <w:divBdr>
                    <w:top w:val="none" w:sz="0" w:space="0" w:color="auto"/>
                    <w:left w:val="none" w:sz="0" w:space="0" w:color="auto"/>
                    <w:bottom w:val="none" w:sz="0" w:space="0" w:color="auto"/>
                    <w:right w:val="none" w:sz="0" w:space="0" w:color="auto"/>
                  </w:divBdr>
                </w:div>
                <w:div w:id="425417828">
                  <w:marLeft w:val="0"/>
                  <w:marRight w:val="0"/>
                  <w:marTop w:val="0"/>
                  <w:marBottom w:val="0"/>
                  <w:divBdr>
                    <w:top w:val="none" w:sz="0" w:space="0" w:color="auto"/>
                    <w:left w:val="none" w:sz="0" w:space="0" w:color="auto"/>
                    <w:bottom w:val="none" w:sz="0" w:space="0" w:color="auto"/>
                    <w:right w:val="none" w:sz="0" w:space="0" w:color="auto"/>
                  </w:divBdr>
                </w:div>
                <w:div w:id="428739829">
                  <w:marLeft w:val="0"/>
                  <w:marRight w:val="0"/>
                  <w:marTop w:val="0"/>
                  <w:marBottom w:val="0"/>
                  <w:divBdr>
                    <w:top w:val="none" w:sz="0" w:space="0" w:color="auto"/>
                    <w:left w:val="none" w:sz="0" w:space="0" w:color="auto"/>
                    <w:bottom w:val="none" w:sz="0" w:space="0" w:color="auto"/>
                    <w:right w:val="none" w:sz="0" w:space="0" w:color="auto"/>
                  </w:divBdr>
                </w:div>
                <w:div w:id="429199805">
                  <w:marLeft w:val="0"/>
                  <w:marRight w:val="0"/>
                  <w:marTop w:val="0"/>
                  <w:marBottom w:val="0"/>
                  <w:divBdr>
                    <w:top w:val="none" w:sz="0" w:space="0" w:color="auto"/>
                    <w:left w:val="none" w:sz="0" w:space="0" w:color="auto"/>
                    <w:bottom w:val="none" w:sz="0" w:space="0" w:color="auto"/>
                    <w:right w:val="none" w:sz="0" w:space="0" w:color="auto"/>
                  </w:divBdr>
                </w:div>
                <w:div w:id="429474441">
                  <w:marLeft w:val="0"/>
                  <w:marRight w:val="0"/>
                  <w:marTop w:val="0"/>
                  <w:marBottom w:val="0"/>
                  <w:divBdr>
                    <w:top w:val="none" w:sz="0" w:space="0" w:color="auto"/>
                    <w:left w:val="none" w:sz="0" w:space="0" w:color="auto"/>
                    <w:bottom w:val="none" w:sz="0" w:space="0" w:color="auto"/>
                    <w:right w:val="none" w:sz="0" w:space="0" w:color="auto"/>
                  </w:divBdr>
                </w:div>
                <w:div w:id="434204796">
                  <w:marLeft w:val="0"/>
                  <w:marRight w:val="0"/>
                  <w:marTop w:val="0"/>
                  <w:marBottom w:val="0"/>
                  <w:divBdr>
                    <w:top w:val="none" w:sz="0" w:space="0" w:color="auto"/>
                    <w:left w:val="none" w:sz="0" w:space="0" w:color="auto"/>
                    <w:bottom w:val="none" w:sz="0" w:space="0" w:color="auto"/>
                    <w:right w:val="none" w:sz="0" w:space="0" w:color="auto"/>
                  </w:divBdr>
                </w:div>
                <w:div w:id="439494743">
                  <w:marLeft w:val="0"/>
                  <w:marRight w:val="0"/>
                  <w:marTop w:val="0"/>
                  <w:marBottom w:val="0"/>
                  <w:divBdr>
                    <w:top w:val="none" w:sz="0" w:space="0" w:color="auto"/>
                    <w:left w:val="none" w:sz="0" w:space="0" w:color="auto"/>
                    <w:bottom w:val="none" w:sz="0" w:space="0" w:color="auto"/>
                    <w:right w:val="none" w:sz="0" w:space="0" w:color="auto"/>
                  </w:divBdr>
                </w:div>
                <w:div w:id="442463009">
                  <w:marLeft w:val="0"/>
                  <w:marRight w:val="0"/>
                  <w:marTop w:val="0"/>
                  <w:marBottom w:val="0"/>
                  <w:divBdr>
                    <w:top w:val="none" w:sz="0" w:space="0" w:color="auto"/>
                    <w:left w:val="none" w:sz="0" w:space="0" w:color="auto"/>
                    <w:bottom w:val="none" w:sz="0" w:space="0" w:color="auto"/>
                    <w:right w:val="none" w:sz="0" w:space="0" w:color="auto"/>
                  </w:divBdr>
                </w:div>
                <w:div w:id="442463140">
                  <w:marLeft w:val="0"/>
                  <w:marRight w:val="0"/>
                  <w:marTop w:val="0"/>
                  <w:marBottom w:val="0"/>
                  <w:divBdr>
                    <w:top w:val="none" w:sz="0" w:space="0" w:color="auto"/>
                    <w:left w:val="none" w:sz="0" w:space="0" w:color="auto"/>
                    <w:bottom w:val="none" w:sz="0" w:space="0" w:color="auto"/>
                    <w:right w:val="none" w:sz="0" w:space="0" w:color="auto"/>
                  </w:divBdr>
                </w:div>
                <w:div w:id="443886854">
                  <w:marLeft w:val="0"/>
                  <w:marRight w:val="0"/>
                  <w:marTop w:val="0"/>
                  <w:marBottom w:val="0"/>
                  <w:divBdr>
                    <w:top w:val="none" w:sz="0" w:space="0" w:color="auto"/>
                    <w:left w:val="none" w:sz="0" w:space="0" w:color="auto"/>
                    <w:bottom w:val="none" w:sz="0" w:space="0" w:color="auto"/>
                    <w:right w:val="none" w:sz="0" w:space="0" w:color="auto"/>
                  </w:divBdr>
                </w:div>
                <w:div w:id="444810869">
                  <w:marLeft w:val="0"/>
                  <w:marRight w:val="0"/>
                  <w:marTop w:val="0"/>
                  <w:marBottom w:val="0"/>
                  <w:divBdr>
                    <w:top w:val="none" w:sz="0" w:space="0" w:color="auto"/>
                    <w:left w:val="none" w:sz="0" w:space="0" w:color="auto"/>
                    <w:bottom w:val="none" w:sz="0" w:space="0" w:color="auto"/>
                    <w:right w:val="none" w:sz="0" w:space="0" w:color="auto"/>
                  </w:divBdr>
                </w:div>
                <w:div w:id="445738955">
                  <w:marLeft w:val="0"/>
                  <w:marRight w:val="0"/>
                  <w:marTop w:val="0"/>
                  <w:marBottom w:val="0"/>
                  <w:divBdr>
                    <w:top w:val="none" w:sz="0" w:space="0" w:color="auto"/>
                    <w:left w:val="none" w:sz="0" w:space="0" w:color="auto"/>
                    <w:bottom w:val="none" w:sz="0" w:space="0" w:color="auto"/>
                    <w:right w:val="none" w:sz="0" w:space="0" w:color="auto"/>
                  </w:divBdr>
                </w:div>
                <w:div w:id="449201027">
                  <w:marLeft w:val="0"/>
                  <w:marRight w:val="0"/>
                  <w:marTop w:val="0"/>
                  <w:marBottom w:val="0"/>
                  <w:divBdr>
                    <w:top w:val="none" w:sz="0" w:space="0" w:color="auto"/>
                    <w:left w:val="none" w:sz="0" w:space="0" w:color="auto"/>
                    <w:bottom w:val="none" w:sz="0" w:space="0" w:color="auto"/>
                    <w:right w:val="none" w:sz="0" w:space="0" w:color="auto"/>
                  </w:divBdr>
                </w:div>
                <w:div w:id="451246285">
                  <w:marLeft w:val="0"/>
                  <w:marRight w:val="0"/>
                  <w:marTop w:val="0"/>
                  <w:marBottom w:val="0"/>
                  <w:divBdr>
                    <w:top w:val="none" w:sz="0" w:space="0" w:color="auto"/>
                    <w:left w:val="none" w:sz="0" w:space="0" w:color="auto"/>
                    <w:bottom w:val="none" w:sz="0" w:space="0" w:color="auto"/>
                    <w:right w:val="none" w:sz="0" w:space="0" w:color="auto"/>
                  </w:divBdr>
                </w:div>
                <w:div w:id="462624467">
                  <w:marLeft w:val="0"/>
                  <w:marRight w:val="0"/>
                  <w:marTop w:val="0"/>
                  <w:marBottom w:val="0"/>
                  <w:divBdr>
                    <w:top w:val="none" w:sz="0" w:space="0" w:color="auto"/>
                    <w:left w:val="none" w:sz="0" w:space="0" w:color="auto"/>
                    <w:bottom w:val="none" w:sz="0" w:space="0" w:color="auto"/>
                    <w:right w:val="none" w:sz="0" w:space="0" w:color="auto"/>
                  </w:divBdr>
                </w:div>
                <w:div w:id="466751047">
                  <w:marLeft w:val="0"/>
                  <w:marRight w:val="0"/>
                  <w:marTop w:val="0"/>
                  <w:marBottom w:val="0"/>
                  <w:divBdr>
                    <w:top w:val="none" w:sz="0" w:space="0" w:color="auto"/>
                    <w:left w:val="none" w:sz="0" w:space="0" w:color="auto"/>
                    <w:bottom w:val="none" w:sz="0" w:space="0" w:color="auto"/>
                    <w:right w:val="none" w:sz="0" w:space="0" w:color="auto"/>
                  </w:divBdr>
                </w:div>
                <w:div w:id="469053204">
                  <w:marLeft w:val="0"/>
                  <w:marRight w:val="0"/>
                  <w:marTop w:val="0"/>
                  <w:marBottom w:val="0"/>
                  <w:divBdr>
                    <w:top w:val="none" w:sz="0" w:space="0" w:color="auto"/>
                    <w:left w:val="none" w:sz="0" w:space="0" w:color="auto"/>
                    <w:bottom w:val="none" w:sz="0" w:space="0" w:color="auto"/>
                    <w:right w:val="none" w:sz="0" w:space="0" w:color="auto"/>
                  </w:divBdr>
                </w:div>
                <w:div w:id="469250525">
                  <w:marLeft w:val="0"/>
                  <w:marRight w:val="0"/>
                  <w:marTop w:val="0"/>
                  <w:marBottom w:val="0"/>
                  <w:divBdr>
                    <w:top w:val="none" w:sz="0" w:space="0" w:color="auto"/>
                    <w:left w:val="none" w:sz="0" w:space="0" w:color="auto"/>
                    <w:bottom w:val="none" w:sz="0" w:space="0" w:color="auto"/>
                    <w:right w:val="none" w:sz="0" w:space="0" w:color="auto"/>
                  </w:divBdr>
                </w:div>
                <w:div w:id="473110118">
                  <w:marLeft w:val="0"/>
                  <w:marRight w:val="0"/>
                  <w:marTop w:val="0"/>
                  <w:marBottom w:val="0"/>
                  <w:divBdr>
                    <w:top w:val="none" w:sz="0" w:space="0" w:color="auto"/>
                    <w:left w:val="none" w:sz="0" w:space="0" w:color="auto"/>
                    <w:bottom w:val="none" w:sz="0" w:space="0" w:color="auto"/>
                    <w:right w:val="none" w:sz="0" w:space="0" w:color="auto"/>
                  </w:divBdr>
                </w:div>
                <w:div w:id="473258710">
                  <w:marLeft w:val="0"/>
                  <w:marRight w:val="0"/>
                  <w:marTop w:val="0"/>
                  <w:marBottom w:val="0"/>
                  <w:divBdr>
                    <w:top w:val="none" w:sz="0" w:space="0" w:color="auto"/>
                    <w:left w:val="none" w:sz="0" w:space="0" w:color="auto"/>
                    <w:bottom w:val="none" w:sz="0" w:space="0" w:color="auto"/>
                    <w:right w:val="none" w:sz="0" w:space="0" w:color="auto"/>
                  </w:divBdr>
                </w:div>
                <w:div w:id="473530066">
                  <w:marLeft w:val="0"/>
                  <w:marRight w:val="0"/>
                  <w:marTop w:val="0"/>
                  <w:marBottom w:val="0"/>
                  <w:divBdr>
                    <w:top w:val="none" w:sz="0" w:space="0" w:color="auto"/>
                    <w:left w:val="none" w:sz="0" w:space="0" w:color="auto"/>
                    <w:bottom w:val="none" w:sz="0" w:space="0" w:color="auto"/>
                    <w:right w:val="none" w:sz="0" w:space="0" w:color="auto"/>
                  </w:divBdr>
                </w:div>
                <w:div w:id="474101073">
                  <w:marLeft w:val="0"/>
                  <w:marRight w:val="0"/>
                  <w:marTop w:val="0"/>
                  <w:marBottom w:val="0"/>
                  <w:divBdr>
                    <w:top w:val="none" w:sz="0" w:space="0" w:color="auto"/>
                    <w:left w:val="none" w:sz="0" w:space="0" w:color="auto"/>
                    <w:bottom w:val="none" w:sz="0" w:space="0" w:color="auto"/>
                    <w:right w:val="none" w:sz="0" w:space="0" w:color="auto"/>
                  </w:divBdr>
                </w:div>
                <w:div w:id="477380029">
                  <w:marLeft w:val="0"/>
                  <w:marRight w:val="0"/>
                  <w:marTop w:val="0"/>
                  <w:marBottom w:val="0"/>
                  <w:divBdr>
                    <w:top w:val="none" w:sz="0" w:space="0" w:color="auto"/>
                    <w:left w:val="none" w:sz="0" w:space="0" w:color="auto"/>
                    <w:bottom w:val="none" w:sz="0" w:space="0" w:color="auto"/>
                    <w:right w:val="none" w:sz="0" w:space="0" w:color="auto"/>
                  </w:divBdr>
                </w:div>
                <w:div w:id="481309578">
                  <w:marLeft w:val="0"/>
                  <w:marRight w:val="0"/>
                  <w:marTop w:val="0"/>
                  <w:marBottom w:val="0"/>
                  <w:divBdr>
                    <w:top w:val="none" w:sz="0" w:space="0" w:color="auto"/>
                    <w:left w:val="none" w:sz="0" w:space="0" w:color="auto"/>
                    <w:bottom w:val="none" w:sz="0" w:space="0" w:color="auto"/>
                    <w:right w:val="none" w:sz="0" w:space="0" w:color="auto"/>
                  </w:divBdr>
                </w:div>
                <w:div w:id="481964056">
                  <w:marLeft w:val="0"/>
                  <w:marRight w:val="0"/>
                  <w:marTop w:val="0"/>
                  <w:marBottom w:val="0"/>
                  <w:divBdr>
                    <w:top w:val="none" w:sz="0" w:space="0" w:color="auto"/>
                    <w:left w:val="none" w:sz="0" w:space="0" w:color="auto"/>
                    <w:bottom w:val="none" w:sz="0" w:space="0" w:color="auto"/>
                    <w:right w:val="none" w:sz="0" w:space="0" w:color="auto"/>
                  </w:divBdr>
                </w:div>
                <w:div w:id="483131895">
                  <w:marLeft w:val="0"/>
                  <w:marRight w:val="0"/>
                  <w:marTop w:val="0"/>
                  <w:marBottom w:val="0"/>
                  <w:divBdr>
                    <w:top w:val="none" w:sz="0" w:space="0" w:color="auto"/>
                    <w:left w:val="none" w:sz="0" w:space="0" w:color="auto"/>
                    <w:bottom w:val="none" w:sz="0" w:space="0" w:color="auto"/>
                    <w:right w:val="none" w:sz="0" w:space="0" w:color="auto"/>
                  </w:divBdr>
                </w:div>
                <w:div w:id="483668405">
                  <w:marLeft w:val="0"/>
                  <w:marRight w:val="0"/>
                  <w:marTop w:val="0"/>
                  <w:marBottom w:val="0"/>
                  <w:divBdr>
                    <w:top w:val="none" w:sz="0" w:space="0" w:color="auto"/>
                    <w:left w:val="none" w:sz="0" w:space="0" w:color="auto"/>
                    <w:bottom w:val="none" w:sz="0" w:space="0" w:color="auto"/>
                    <w:right w:val="none" w:sz="0" w:space="0" w:color="auto"/>
                  </w:divBdr>
                </w:div>
                <w:div w:id="483739951">
                  <w:marLeft w:val="0"/>
                  <w:marRight w:val="0"/>
                  <w:marTop w:val="0"/>
                  <w:marBottom w:val="0"/>
                  <w:divBdr>
                    <w:top w:val="none" w:sz="0" w:space="0" w:color="auto"/>
                    <w:left w:val="none" w:sz="0" w:space="0" w:color="auto"/>
                    <w:bottom w:val="none" w:sz="0" w:space="0" w:color="auto"/>
                    <w:right w:val="none" w:sz="0" w:space="0" w:color="auto"/>
                  </w:divBdr>
                </w:div>
                <w:div w:id="485822584">
                  <w:marLeft w:val="0"/>
                  <w:marRight w:val="0"/>
                  <w:marTop w:val="0"/>
                  <w:marBottom w:val="0"/>
                  <w:divBdr>
                    <w:top w:val="none" w:sz="0" w:space="0" w:color="auto"/>
                    <w:left w:val="none" w:sz="0" w:space="0" w:color="auto"/>
                    <w:bottom w:val="none" w:sz="0" w:space="0" w:color="auto"/>
                    <w:right w:val="none" w:sz="0" w:space="0" w:color="auto"/>
                  </w:divBdr>
                </w:div>
                <w:div w:id="486898980">
                  <w:marLeft w:val="0"/>
                  <w:marRight w:val="0"/>
                  <w:marTop w:val="0"/>
                  <w:marBottom w:val="0"/>
                  <w:divBdr>
                    <w:top w:val="none" w:sz="0" w:space="0" w:color="auto"/>
                    <w:left w:val="none" w:sz="0" w:space="0" w:color="auto"/>
                    <w:bottom w:val="none" w:sz="0" w:space="0" w:color="auto"/>
                    <w:right w:val="none" w:sz="0" w:space="0" w:color="auto"/>
                  </w:divBdr>
                </w:div>
                <w:div w:id="488518634">
                  <w:marLeft w:val="0"/>
                  <w:marRight w:val="0"/>
                  <w:marTop w:val="0"/>
                  <w:marBottom w:val="0"/>
                  <w:divBdr>
                    <w:top w:val="none" w:sz="0" w:space="0" w:color="auto"/>
                    <w:left w:val="none" w:sz="0" w:space="0" w:color="auto"/>
                    <w:bottom w:val="none" w:sz="0" w:space="0" w:color="auto"/>
                    <w:right w:val="none" w:sz="0" w:space="0" w:color="auto"/>
                  </w:divBdr>
                </w:div>
                <w:div w:id="489176057">
                  <w:marLeft w:val="0"/>
                  <w:marRight w:val="0"/>
                  <w:marTop w:val="0"/>
                  <w:marBottom w:val="0"/>
                  <w:divBdr>
                    <w:top w:val="none" w:sz="0" w:space="0" w:color="auto"/>
                    <w:left w:val="none" w:sz="0" w:space="0" w:color="auto"/>
                    <w:bottom w:val="none" w:sz="0" w:space="0" w:color="auto"/>
                    <w:right w:val="none" w:sz="0" w:space="0" w:color="auto"/>
                  </w:divBdr>
                </w:div>
                <w:div w:id="492841799">
                  <w:marLeft w:val="0"/>
                  <w:marRight w:val="0"/>
                  <w:marTop w:val="0"/>
                  <w:marBottom w:val="0"/>
                  <w:divBdr>
                    <w:top w:val="none" w:sz="0" w:space="0" w:color="auto"/>
                    <w:left w:val="none" w:sz="0" w:space="0" w:color="auto"/>
                    <w:bottom w:val="none" w:sz="0" w:space="0" w:color="auto"/>
                    <w:right w:val="none" w:sz="0" w:space="0" w:color="auto"/>
                  </w:divBdr>
                </w:div>
                <w:div w:id="493227937">
                  <w:marLeft w:val="0"/>
                  <w:marRight w:val="0"/>
                  <w:marTop w:val="0"/>
                  <w:marBottom w:val="0"/>
                  <w:divBdr>
                    <w:top w:val="none" w:sz="0" w:space="0" w:color="auto"/>
                    <w:left w:val="none" w:sz="0" w:space="0" w:color="auto"/>
                    <w:bottom w:val="none" w:sz="0" w:space="0" w:color="auto"/>
                    <w:right w:val="none" w:sz="0" w:space="0" w:color="auto"/>
                  </w:divBdr>
                </w:div>
                <w:div w:id="493955043">
                  <w:marLeft w:val="0"/>
                  <w:marRight w:val="0"/>
                  <w:marTop w:val="0"/>
                  <w:marBottom w:val="0"/>
                  <w:divBdr>
                    <w:top w:val="none" w:sz="0" w:space="0" w:color="auto"/>
                    <w:left w:val="none" w:sz="0" w:space="0" w:color="auto"/>
                    <w:bottom w:val="none" w:sz="0" w:space="0" w:color="auto"/>
                    <w:right w:val="none" w:sz="0" w:space="0" w:color="auto"/>
                  </w:divBdr>
                </w:div>
                <w:div w:id="493957445">
                  <w:marLeft w:val="0"/>
                  <w:marRight w:val="0"/>
                  <w:marTop w:val="0"/>
                  <w:marBottom w:val="0"/>
                  <w:divBdr>
                    <w:top w:val="none" w:sz="0" w:space="0" w:color="auto"/>
                    <w:left w:val="none" w:sz="0" w:space="0" w:color="auto"/>
                    <w:bottom w:val="none" w:sz="0" w:space="0" w:color="auto"/>
                    <w:right w:val="none" w:sz="0" w:space="0" w:color="auto"/>
                  </w:divBdr>
                </w:div>
                <w:div w:id="497572969">
                  <w:marLeft w:val="0"/>
                  <w:marRight w:val="0"/>
                  <w:marTop w:val="0"/>
                  <w:marBottom w:val="0"/>
                  <w:divBdr>
                    <w:top w:val="none" w:sz="0" w:space="0" w:color="auto"/>
                    <w:left w:val="none" w:sz="0" w:space="0" w:color="auto"/>
                    <w:bottom w:val="none" w:sz="0" w:space="0" w:color="auto"/>
                    <w:right w:val="none" w:sz="0" w:space="0" w:color="auto"/>
                  </w:divBdr>
                </w:div>
                <w:div w:id="502475579">
                  <w:marLeft w:val="0"/>
                  <w:marRight w:val="0"/>
                  <w:marTop w:val="0"/>
                  <w:marBottom w:val="0"/>
                  <w:divBdr>
                    <w:top w:val="none" w:sz="0" w:space="0" w:color="auto"/>
                    <w:left w:val="none" w:sz="0" w:space="0" w:color="auto"/>
                    <w:bottom w:val="none" w:sz="0" w:space="0" w:color="auto"/>
                    <w:right w:val="none" w:sz="0" w:space="0" w:color="auto"/>
                  </w:divBdr>
                </w:div>
                <w:div w:id="504322788">
                  <w:marLeft w:val="0"/>
                  <w:marRight w:val="0"/>
                  <w:marTop w:val="0"/>
                  <w:marBottom w:val="0"/>
                  <w:divBdr>
                    <w:top w:val="none" w:sz="0" w:space="0" w:color="auto"/>
                    <w:left w:val="none" w:sz="0" w:space="0" w:color="auto"/>
                    <w:bottom w:val="none" w:sz="0" w:space="0" w:color="auto"/>
                    <w:right w:val="none" w:sz="0" w:space="0" w:color="auto"/>
                  </w:divBdr>
                </w:div>
                <w:div w:id="504978132">
                  <w:marLeft w:val="0"/>
                  <w:marRight w:val="0"/>
                  <w:marTop w:val="0"/>
                  <w:marBottom w:val="0"/>
                  <w:divBdr>
                    <w:top w:val="none" w:sz="0" w:space="0" w:color="auto"/>
                    <w:left w:val="none" w:sz="0" w:space="0" w:color="auto"/>
                    <w:bottom w:val="none" w:sz="0" w:space="0" w:color="auto"/>
                    <w:right w:val="none" w:sz="0" w:space="0" w:color="auto"/>
                  </w:divBdr>
                </w:div>
                <w:div w:id="511649892">
                  <w:marLeft w:val="0"/>
                  <w:marRight w:val="0"/>
                  <w:marTop w:val="0"/>
                  <w:marBottom w:val="0"/>
                  <w:divBdr>
                    <w:top w:val="none" w:sz="0" w:space="0" w:color="auto"/>
                    <w:left w:val="none" w:sz="0" w:space="0" w:color="auto"/>
                    <w:bottom w:val="none" w:sz="0" w:space="0" w:color="auto"/>
                    <w:right w:val="none" w:sz="0" w:space="0" w:color="auto"/>
                  </w:divBdr>
                </w:div>
                <w:div w:id="512569325">
                  <w:marLeft w:val="0"/>
                  <w:marRight w:val="0"/>
                  <w:marTop w:val="0"/>
                  <w:marBottom w:val="0"/>
                  <w:divBdr>
                    <w:top w:val="none" w:sz="0" w:space="0" w:color="auto"/>
                    <w:left w:val="none" w:sz="0" w:space="0" w:color="auto"/>
                    <w:bottom w:val="none" w:sz="0" w:space="0" w:color="auto"/>
                    <w:right w:val="none" w:sz="0" w:space="0" w:color="auto"/>
                  </w:divBdr>
                </w:div>
                <w:div w:id="521863638">
                  <w:marLeft w:val="0"/>
                  <w:marRight w:val="0"/>
                  <w:marTop w:val="0"/>
                  <w:marBottom w:val="0"/>
                  <w:divBdr>
                    <w:top w:val="none" w:sz="0" w:space="0" w:color="auto"/>
                    <w:left w:val="none" w:sz="0" w:space="0" w:color="auto"/>
                    <w:bottom w:val="none" w:sz="0" w:space="0" w:color="auto"/>
                    <w:right w:val="none" w:sz="0" w:space="0" w:color="auto"/>
                  </w:divBdr>
                </w:div>
                <w:div w:id="523328961">
                  <w:marLeft w:val="0"/>
                  <w:marRight w:val="0"/>
                  <w:marTop w:val="0"/>
                  <w:marBottom w:val="0"/>
                  <w:divBdr>
                    <w:top w:val="none" w:sz="0" w:space="0" w:color="auto"/>
                    <w:left w:val="none" w:sz="0" w:space="0" w:color="auto"/>
                    <w:bottom w:val="none" w:sz="0" w:space="0" w:color="auto"/>
                    <w:right w:val="none" w:sz="0" w:space="0" w:color="auto"/>
                  </w:divBdr>
                </w:div>
                <w:div w:id="528184439">
                  <w:marLeft w:val="0"/>
                  <w:marRight w:val="0"/>
                  <w:marTop w:val="0"/>
                  <w:marBottom w:val="0"/>
                  <w:divBdr>
                    <w:top w:val="none" w:sz="0" w:space="0" w:color="auto"/>
                    <w:left w:val="none" w:sz="0" w:space="0" w:color="auto"/>
                    <w:bottom w:val="none" w:sz="0" w:space="0" w:color="auto"/>
                    <w:right w:val="none" w:sz="0" w:space="0" w:color="auto"/>
                  </w:divBdr>
                </w:div>
                <w:div w:id="528302223">
                  <w:marLeft w:val="0"/>
                  <w:marRight w:val="0"/>
                  <w:marTop w:val="0"/>
                  <w:marBottom w:val="0"/>
                  <w:divBdr>
                    <w:top w:val="none" w:sz="0" w:space="0" w:color="auto"/>
                    <w:left w:val="none" w:sz="0" w:space="0" w:color="auto"/>
                    <w:bottom w:val="none" w:sz="0" w:space="0" w:color="auto"/>
                    <w:right w:val="none" w:sz="0" w:space="0" w:color="auto"/>
                  </w:divBdr>
                </w:div>
                <w:div w:id="530263787">
                  <w:marLeft w:val="0"/>
                  <w:marRight w:val="0"/>
                  <w:marTop w:val="0"/>
                  <w:marBottom w:val="0"/>
                  <w:divBdr>
                    <w:top w:val="none" w:sz="0" w:space="0" w:color="auto"/>
                    <w:left w:val="none" w:sz="0" w:space="0" w:color="auto"/>
                    <w:bottom w:val="none" w:sz="0" w:space="0" w:color="auto"/>
                    <w:right w:val="none" w:sz="0" w:space="0" w:color="auto"/>
                  </w:divBdr>
                </w:div>
                <w:div w:id="539780286">
                  <w:marLeft w:val="0"/>
                  <w:marRight w:val="0"/>
                  <w:marTop w:val="0"/>
                  <w:marBottom w:val="0"/>
                  <w:divBdr>
                    <w:top w:val="none" w:sz="0" w:space="0" w:color="auto"/>
                    <w:left w:val="none" w:sz="0" w:space="0" w:color="auto"/>
                    <w:bottom w:val="none" w:sz="0" w:space="0" w:color="auto"/>
                    <w:right w:val="none" w:sz="0" w:space="0" w:color="auto"/>
                  </w:divBdr>
                </w:div>
                <w:div w:id="542446561">
                  <w:marLeft w:val="0"/>
                  <w:marRight w:val="0"/>
                  <w:marTop w:val="0"/>
                  <w:marBottom w:val="0"/>
                  <w:divBdr>
                    <w:top w:val="none" w:sz="0" w:space="0" w:color="auto"/>
                    <w:left w:val="none" w:sz="0" w:space="0" w:color="auto"/>
                    <w:bottom w:val="none" w:sz="0" w:space="0" w:color="auto"/>
                    <w:right w:val="none" w:sz="0" w:space="0" w:color="auto"/>
                  </w:divBdr>
                </w:div>
                <w:div w:id="542601239">
                  <w:marLeft w:val="0"/>
                  <w:marRight w:val="0"/>
                  <w:marTop w:val="0"/>
                  <w:marBottom w:val="0"/>
                  <w:divBdr>
                    <w:top w:val="none" w:sz="0" w:space="0" w:color="auto"/>
                    <w:left w:val="none" w:sz="0" w:space="0" w:color="auto"/>
                    <w:bottom w:val="none" w:sz="0" w:space="0" w:color="auto"/>
                    <w:right w:val="none" w:sz="0" w:space="0" w:color="auto"/>
                  </w:divBdr>
                </w:div>
                <w:div w:id="547687849">
                  <w:marLeft w:val="0"/>
                  <w:marRight w:val="0"/>
                  <w:marTop w:val="0"/>
                  <w:marBottom w:val="0"/>
                  <w:divBdr>
                    <w:top w:val="none" w:sz="0" w:space="0" w:color="auto"/>
                    <w:left w:val="none" w:sz="0" w:space="0" w:color="auto"/>
                    <w:bottom w:val="none" w:sz="0" w:space="0" w:color="auto"/>
                    <w:right w:val="none" w:sz="0" w:space="0" w:color="auto"/>
                  </w:divBdr>
                </w:div>
                <w:div w:id="547887088">
                  <w:marLeft w:val="0"/>
                  <w:marRight w:val="0"/>
                  <w:marTop w:val="0"/>
                  <w:marBottom w:val="0"/>
                  <w:divBdr>
                    <w:top w:val="none" w:sz="0" w:space="0" w:color="auto"/>
                    <w:left w:val="none" w:sz="0" w:space="0" w:color="auto"/>
                    <w:bottom w:val="none" w:sz="0" w:space="0" w:color="auto"/>
                    <w:right w:val="none" w:sz="0" w:space="0" w:color="auto"/>
                  </w:divBdr>
                </w:div>
                <w:div w:id="548149701">
                  <w:marLeft w:val="0"/>
                  <w:marRight w:val="0"/>
                  <w:marTop w:val="0"/>
                  <w:marBottom w:val="0"/>
                  <w:divBdr>
                    <w:top w:val="none" w:sz="0" w:space="0" w:color="auto"/>
                    <w:left w:val="none" w:sz="0" w:space="0" w:color="auto"/>
                    <w:bottom w:val="none" w:sz="0" w:space="0" w:color="auto"/>
                    <w:right w:val="none" w:sz="0" w:space="0" w:color="auto"/>
                  </w:divBdr>
                </w:div>
                <w:div w:id="548882892">
                  <w:marLeft w:val="0"/>
                  <w:marRight w:val="0"/>
                  <w:marTop w:val="0"/>
                  <w:marBottom w:val="0"/>
                  <w:divBdr>
                    <w:top w:val="none" w:sz="0" w:space="0" w:color="auto"/>
                    <w:left w:val="none" w:sz="0" w:space="0" w:color="auto"/>
                    <w:bottom w:val="none" w:sz="0" w:space="0" w:color="auto"/>
                    <w:right w:val="none" w:sz="0" w:space="0" w:color="auto"/>
                  </w:divBdr>
                </w:div>
                <w:div w:id="551772432">
                  <w:marLeft w:val="0"/>
                  <w:marRight w:val="0"/>
                  <w:marTop w:val="0"/>
                  <w:marBottom w:val="0"/>
                  <w:divBdr>
                    <w:top w:val="none" w:sz="0" w:space="0" w:color="auto"/>
                    <w:left w:val="none" w:sz="0" w:space="0" w:color="auto"/>
                    <w:bottom w:val="none" w:sz="0" w:space="0" w:color="auto"/>
                    <w:right w:val="none" w:sz="0" w:space="0" w:color="auto"/>
                  </w:divBdr>
                </w:div>
                <w:div w:id="552273163">
                  <w:marLeft w:val="0"/>
                  <w:marRight w:val="0"/>
                  <w:marTop w:val="0"/>
                  <w:marBottom w:val="0"/>
                  <w:divBdr>
                    <w:top w:val="none" w:sz="0" w:space="0" w:color="auto"/>
                    <w:left w:val="none" w:sz="0" w:space="0" w:color="auto"/>
                    <w:bottom w:val="none" w:sz="0" w:space="0" w:color="auto"/>
                    <w:right w:val="none" w:sz="0" w:space="0" w:color="auto"/>
                  </w:divBdr>
                </w:div>
                <w:div w:id="553348663">
                  <w:marLeft w:val="0"/>
                  <w:marRight w:val="0"/>
                  <w:marTop w:val="0"/>
                  <w:marBottom w:val="0"/>
                  <w:divBdr>
                    <w:top w:val="none" w:sz="0" w:space="0" w:color="auto"/>
                    <w:left w:val="none" w:sz="0" w:space="0" w:color="auto"/>
                    <w:bottom w:val="none" w:sz="0" w:space="0" w:color="auto"/>
                    <w:right w:val="none" w:sz="0" w:space="0" w:color="auto"/>
                  </w:divBdr>
                </w:div>
                <w:div w:id="554194616">
                  <w:marLeft w:val="0"/>
                  <w:marRight w:val="0"/>
                  <w:marTop w:val="0"/>
                  <w:marBottom w:val="0"/>
                  <w:divBdr>
                    <w:top w:val="none" w:sz="0" w:space="0" w:color="auto"/>
                    <w:left w:val="none" w:sz="0" w:space="0" w:color="auto"/>
                    <w:bottom w:val="none" w:sz="0" w:space="0" w:color="auto"/>
                    <w:right w:val="none" w:sz="0" w:space="0" w:color="auto"/>
                  </w:divBdr>
                </w:div>
                <w:div w:id="559487052">
                  <w:marLeft w:val="0"/>
                  <w:marRight w:val="0"/>
                  <w:marTop w:val="0"/>
                  <w:marBottom w:val="0"/>
                  <w:divBdr>
                    <w:top w:val="none" w:sz="0" w:space="0" w:color="auto"/>
                    <w:left w:val="none" w:sz="0" w:space="0" w:color="auto"/>
                    <w:bottom w:val="none" w:sz="0" w:space="0" w:color="auto"/>
                    <w:right w:val="none" w:sz="0" w:space="0" w:color="auto"/>
                  </w:divBdr>
                </w:div>
                <w:div w:id="562445624">
                  <w:marLeft w:val="0"/>
                  <w:marRight w:val="0"/>
                  <w:marTop w:val="0"/>
                  <w:marBottom w:val="0"/>
                  <w:divBdr>
                    <w:top w:val="none" w:sz="0" w:space="0" w:color="auto"/>
                    <w:left w:val="none" w:sz="0" w:space="0" w:color="auto"/>
                    <w:bottom w:val="none" w:sz="0" w:space="0" w:color="auto"/>
                    <w:right w:val="none" w:sz="0" w:space="0" w:color="auto"/>
                  </w:divBdr>
                </w:div>
                <w:div w:id="563491730">
                  <w:marLeft w:val="0"/>
                  <w:marRight w:val="0"/>
                  <w:marTop w:val="0"/>
                  <w:marBottom w:val="0"/>
                  <w:divBdr>
                    <w:top w:val="none" w:sz="0" w:space="0" w:color="auto"/>
                    <w:left w:val="none" w:sz="0" w:space="0" w:color="auto"/>
                    <w:bottom w:val="none" w:sz="0" w:space="0" w:color="auto"/>
                    <w:right w:val="none" w:sz="0" w:space="0" w:color="auto"/>
                  </w:divBdr>
                </w:div>
                <w:div w:id="563681821">
                  <w:marLeft w:val="0"/>
                  <w:marRight w:val="0"/>
                  <w:marTop w:val="0"/>
                  <w:marBottom w:val="0"/>
                  <w:divBdr>
                    <w:top w:val="none" w:sz="0" w:space="0" w:color="auto"/>
                    <w:left w:val="none" w:sz="0" w:space="0" w:color="auto"/>
                    <w:bottom w:val="none" w:sz="0" w:space="0" w:color="auto"/>
                    <w:right w:val="none" w:sz="0" w:space="0" w:color="auto"/>
                  </w:divBdr>
                </w:div>
                <w:div w:id="564100085">
                  <w:marLeft w:val="0"/>
                  <w:marRight w:val="0"/>
                  <w:marTop w:val="0"/>
                  <w:marBottom w:val="0"/>
                  <w:divBdr>
                    <w:top w:val="none" w:sz="0" w:space="0" w:color="auto"/>
                    <w:left w:val="none" w:sz="0" w:space="0" w:color="auto"/>
                    <w:bottom w:val="none" w:sz="0" w:space="0" w:color="auto"/>
                    <w:right w:val="none" w:sz="0" w:space="0" w:color="auto"/>
                  </w:divBdr>
                </w:div>
                <w:div w:id="564291919">
                  <w:marLeft w:val="0"/>
                  <w:marRight w:val="0"/>
                  <w:marTop w:val="0"/>
                  <w:marBottom w:val="0"/>
                  <w:divBdr>
                    <w:top w:val="none" w:sz="0" w:space="0" w:color="auto"/>
                    <w:left w:val="none" w:sz="0" w:space="0" w:color="auto"/>
                    <w:bottom w:val="none" w:sz="0" w:space="0" w:color="auto"/>
                    <w:right w:val="none" w:sz="0" w:space="0" w:color="auto"/>
                  </w:divBdr>
                </w:div>
                <w:div w:id="564730579">
                  <w:marLeft w:val="0"/>
                  <w:marRight w:val="0"/>
                  <w:marTop w:val="0"/>
                  <w:marBottom w:val="0"/>
                  <w:divBdr>
                    <w:top w:val="none" w:sz="0" w:space="0" w:color="auto"/>
                    <w:left w:val="none" w:sz="0" w:space="0" w:color="auto"/>
                    <w:bottom w:val="none" w:sz="0" w:space="0" w:color="auto"/>
                    <w:right w:val="none" w:sz="0" w:space="0" w:color="auto"/>
                  </w:divBdr>
                </w:div>
                <w:div w:id="566232338">
                  <w:marLeft w:val="0"/>
                  <w:marRight w:val="0"/>
                  <w:marTop w:val="0"/>
                  <w:marBottom w:val="0"/>
                  <w:divBdr>
                    <w:top w:val="none" w:sz="0" w:space="0" w:color="auto"/>
                    <w:left w:val="none" w:sz="0" w:space="0" w:color="auto"/>
                    <w:bottom w:val="none" w:sz="0" w:space="0" w:color="auto"/>
                    <w:right w:val="none" w:sz="0" w:space="0" w:color="auto"/>
                  </w:divBdr>
                </w:div>
                <w:div w:id="566964158">
                  <w:marLeft w:val="0"/>
                  <w:marRight w:val="0"/>
                  <w:marTop w:val="0"/>
                  <w:marBottom w:val="0"/>
                  <w:divBdr>
                    <w:top w:val="none" w:sz="0" w:space="0" w:color="auto"/>
                    <w:left w:val="none" w:sz="0" w:space="0" w:color="auto"/>
                    <w:bottom w:val="none" w:sz="0" w:space="0" w:color="auto"/>
                    <w:right w:val="none" w:sz="0" w:space="0" w:color="auto"/>
                  </w:divBdr>
                </w:div>
                <w:div w:id="567345549">
                  <w:marLeft w:val="0"/>
                  <w:marRight w:val="0"/>
                  <w:marTop w:val="0"/>
                  <w:marBottom w:val="0"/>
                  <w:divBdr>
                    <w:top w:val="none" w:sz="0" w:space="0" w:color="auto"/>
                    <w:left w:val="none" w:sz="0" w:space="0" w:color="auto"/>
                    <w:bottom w:val="none" w:sz="0" w:space="0" w:color="auto"/>
                    <w:right w:val="none" w:sz="0" w:space="0" w:color="auto"/>
                  </w:divBdr>
                </w:div>
                <w:div w:id="568033203">
                  <w:marLeft w:val="0"/>
                  <w:marRight w:val="0"/>
                  <w:marTop w:val="0"/>
                  <w:marBottom w:val="0"/>
                  <w:divBdr>
                    <w:top w:val="none" w:sz="0" w:space="0" w:color="auto"/>
                    <w:left w:val="none" w:sz="0" w:space="0" w:color="auto"/>
                    <w:bottom w:val="none" w:sz="0" w:space="0" w:color="auto"/>
                    <w:right w:val="none" w:sz="0" w:space="0" w:color="auto"/>
                  </w:divBdr>
                </w:div>
                <w:div w:id="572543669">
                  <w:marLeft w:val="0"/>
                  <w:marRight w:val="0"/>
                  <w:marTop w:val="0"/>
                  <w:marBottom w:val="0"/>
                  <w:divBdr>
                    <w:top w:val="none" w:sz="0" w:space="0" w:color="auto"/>
                    <w:left w:val="none" w:sz="0" w:space="0" w:color="auto"/>
                    <w:bottom w:val="none" w:sz="0" w:space="0" w:color="auto"/>
                    <w:right w:val="none" w:sz="0" w:space="0" w:color="auto"/>
                  </w:divBdr>
                </w:div>
                <w:div w:id="576747741">
                  <w:marLeft w:val="0"/>
                  <w:marRight w:val="0"/>
                  <w:marTop w:val="0"/>
                  <w:marBottom w:val="0"/>
                  <w:divBdr>
                    <w:top w:val="none" w:sz="0" w:space="0" w:color="auto"/>
                    <w:left w:val="none" w:sz="0" w:space="0" w:color="auto"/>
                    <w:bottom w:val="none" w:sz="0" w:space="0" w:color="auto"/>
                    <w:right w:val="none" w:sz="0" w:space="0" w:color="auto"/>
                  </w:divBdr>
                </w:div>
                <w:div w:id="579212583">
                  <w:marLeft w:val="0"/>
                  <w:marRight w:val="0"/>
                  <w:marTop w:val="0"/>
                  <w:marBottom w:val="0"/>
                  <w:divBdr>
                    <w:top w:val="none" w:sz="0" w:space="0" w:color="auto"/>
                    <w:left w:val="none" w:sz="0" w:space="0" w:color="auto"/>
                    <w:bottom w:val="none" w:sz="0" w:space="0" w:color="auto"/>
                    <w:right w:val="none" w:sz="0" w:space="0" w:color="auto"/>
                  </w:divBdr>
                </w:div>
                <w:div w:id="579995007">
                  <w:marLeft w:val="0"/>
                  <w:marRight w:val="0"/>
                  <w:marTop w:val="0"/>
                  <w:marBottom w:val="0"/>
                  <w:divBdr>
                    <w:top w:val="none" w:sz="0" w:space="0" w:color="auto"/>
                    <w:left w:val="none" w:sz="0" w:space="0" w:color="auto"/>
                    <w:bottom w:val="none" w:sz="0" w:space="0" w:color="auto"/>
                    <w:right w:val="none" w:sz="0" w:space="0" w:color="auto"/>
                  </w:divBdr>
                </w:div>
                <w:div w:id="581915568">
                  <w:marLeft w:val="0"/>
                  <w:marRight w:val="0"/>
                  <w:marTop w:val="0"/>
                  <w:marBottom w:val="0"/>
                  <w:divBdr>
                    <w:top w:val="none" w:sz="0" w:space="0" w:color="auto"/>
                    <w:left w:val="none" w:sz="0" w:space="0" w:color="auto"/>
                    <w:bottom w:val="none" w:sz="0" w:space="0" w:color="auto"/>
                    <w:right w:val="none" w:sz="0" w:space="0" w:color="auto"/>
                  </w:divBdr>
                </w:div>
                <w:div w:id="584191471">
                  <w:marLeft w:val="0"/>
                  <w:marRight w:val="0"/>
                  <w:marTop w:val="0"/>
                  <w:marBottom w:val="0"/>
                  <w:divBdr>
                    <w:top w:val="none" w:sz="0" w:space="0" w:color="auto"/>
                    <w:left w:val="none" w:sz="0" w:space="0" w:color="auto"/>
                    <w:bottom w:val="none" w:sz="0" w:space="0" w:color="auto"/>
                    <w:right w:val="none" w:sz="0" w:space="0" w:color="auto"/>
                  </w:divBdr>
                </w:div>
                <w:div w:id="585383772">
                  <w:marLeft w:val="0"/>
                  <w:marRight w:val="0"/>
                  <w:marTop w:val="0"/>
                  <w:marBottom w:val="0"/>
                  <w:divBdr>
                    <w:top w:val="none" w:sz="0" w:space="0" w:color="auto"/>
                    <w:left w:val="none" w:sz="0" w:space="0" w:color="auto"/>
                    <w:bottom w:val="none" w:sz="0" w:space="0" w:color="auto"/>
                    <w:right w:val="none" w:sz="0" w:space="0" w:color="auto"/>
                  </w:divBdr>
                </w:div>
                <w:div w:id="585892602">
                  <w:marLeft w:val="0"/>
                  <w:marRight w:val="0"/>
                  <w:marTop w:val="0"/>
                  <w:marBottom w:val="0"/>
                  <w:divBdr>
                    <w:top w:val="none" w:sz="0" w:space="0" w:color="auto"/>
                    <w:left w:val="none" w:sz="0" w:space="0" w:color="auto"/>
                    <w:bottom w:val="none" w:sz="0" w:space="0" w:color="auto"/>
                    <w:right w:val="none" w:sz="0" w:space="0" w:color="auto"/>
                  </w:divBdr>
                </w:div>
                <w:div w:id="586576342">
                  <w:marLeft w:val="0"/>
                  <w:marRight w:val="0"/>
                  <w:marTop w:val="0"/>
                  <w:marBottom w:val="0"/>
                  <w:divBdr>
                    <w:top w:val="none" w:sz="0" w:space="0" w:color="auto"/>
                    <w:left w:val="none" w:sz="0" w:space="0" w:color="auto"/>
                    <w:bottom w:val="none" w:sz="0" w:space="0" w:color="auto"/>
                    <w:right w:val="none" w:sz="0" w:space="0" w:color="auto"/>
                  </w:divBdr>
                </w:div>
                <w:div w:id="586960685">
                  <w:marLeft w:val="0"/>
                  <w:marRight w:val="0"/>
                  <w:marTop w:val="0"/>
                  <w:marBottom w:val="0"/>
                  <w:divBdr>
                    <w:top w:val="none" w:sz="0" w:space="0" w:color="auto"/>
                    <w:left w:val="none" w:sz="0" w:space="0" w:color="auto"/>
                    <w:bottom w:val="none" w:sz="0" w:space="0" w:color="auto"/>
                    <w:right w:val="none" w:sz="0" w:space="0" w:color="auto"/>
                  </w:divBdr>
                </w:div>
                <w:div w:id="595749617">
                  <w:marLeft w:val="0"/>
                  <w:marRight w:val="0"/>
                  <w:marTop w:val="0"/>
                  <w:marBottom w:val="0"/>
                  <w:divBdr>
                    <w:top w:val="none" w:sz="0" w:space="0" w:color="auto"/>
                    <w:left w:val="none" w:sz="0" w:space="0" w:color="auto"/>
                    <w:bottom w:val="none" w:sz="0" w:space="0" w:color="auto"/>
                    <w:right w:val="none" w:sz="0" w:space="0" w:color="auto"/>
                  </w:divBdr>
                </w:div>
                <w:div w:id="595820466">
                  <w:marLeft w:val="0"/>
                  <w:marRight w:val="0"/>
                  <w:marTop w:val="0"/>
                  <w:marBottom w:val="0"/>
                  <w:divBdr>
                    <w:top w:val="none" w:sz="0" w:space="0" w:color="auto"/>
                    <w:left w:val="none" w:sz="0" w:space="0" w:color="auto"/>
                    <w:bottom w:val="none" w:sz="0" w:space="0" w:color="auto"/>
                    <w:right w:val="none" w:sz="0" w:space="0" w:color="auto"/>
                  </w:divBdr>
                </w:div>
                <w:div w:id="596182684">
                  <w:marLeft w:val="0"/>
                  <w:marRight w:val="0"/>
                  <w:marTop w:val="0"/>
                  <w:marBottom w:val="0"/>
                  <w:divBdr>
                    <w:top w:val="none" w:sz="0" w:space="0" w:color="auto"/>
                    <w:left w:val="none" w:sz="0" w:space="0" w:color="auto"/>
                    <w:bottom w:val="none" w:sz="0" w:space="0" w:color="auto"/>
                    <w:right w:val="none" w:sz="0" w:space="0" w:color="auto"/>
                  </w:divBdr>
                </w:div>
                <w:div w:id="597106546">
                  <w:marLeft w:val="0"/>
                  <w:marRight w:val="0"/>
                  <w:marTop w:val="0"/>
                  <w:marBottom w:val="0"/>
                  <w:divBdr>
                    <w:top w:val="none" w:sz="0" w:space="0" w:color="auto"/>
                    <w:left w:val="none" w:sz="0" w:space="0" w:color="auto"/>
                    <w:bottom w:val="none" w:sz="0" w:space="0" w:color="auto"/>
                    <w:right w:val="none" w:sz="0" w:space="0" w:color="auto"/>
                  </w:divBdr>
                </w:div>
                <w:div w:id="599148648">
                  <w:marLeft w:val="0"/>
                  <w:marRight w:val="0"/>
                  <w:marTop w:val="0"/>
                  <w:marBottom w:val="0"/>
                  <w:divBdr>
                    <w:top w:val="none" w:sz="0" w:space="0" w:color="auto"/>
                    <w:left w:val="none" w:sz="0" w:space="0" w:color="auto"/>
                    <w:bottom w:val="none" w:sz="0" w:space="0" w:color="auto"/>
                    <w:right w:val="none" w:sz="0" w:space="0" w:color="auto"/>
                  </w:divBdr>
                </w:div>
                <w:div w:id="599601983">
                  <w:marLeft w:val="0"/>
                  <w:marRight w:val="0"/>
                  <w:marTop w:val="0"/>
                  <w:marBottom w:val="0"/>
                  <w:divBdr>
                    <w:top w:val="none" w:sz="0" w:space="0" w:color="auto"/>
                    <w:left w:val="none" w:sz="0" w:space="0" w:color="auto"/>
                    <w:bottom w:val="none" w:sz="0" w:space="0" w:color="auto"/>
                    <w:right w:val="none" w:sz="0" w:space="0" w:color="auto"/>
                  </w:divBdr>
                </w:div>
                <w:div w:id="599721309">
                  <w:marLeft w:val="0"/>
                  <w:marRight w:val="0"/>
                  <w:marTop w:val="0"/>
                  <w:marBottom w:val="0"/>
                  <w:divBdr>
                    <w:top w:val="none" w:sz="0" w:space="0" w:color="auto"/>
                    <w:left w:val="none" w:sz="0" w:space="0" w:color="auto"/>
                    <w:bottom w:val="none" w:sz="0" w:space="0" w:color="auto"/>
                    <w:right w:val="none" w:sz="0" w:space="0" w:color="auto"/>
                  </w:divBdr>
                </w:div>
                <w:div w:id="602036368">
                  <w:marLeft w:val="0"/>
                  <w:marRight w:val="0"/>
                  <w:marTop w:val="0"/>
                  <w:marBottom w:val="0"/>
                  <w:divBdr>
                    <w:top w:val="none" w:sz="0" w:space="0" w:color="auto"/>
                    <w:left w:val="none" w:sz="0" w:space="0" w:color="auto"/>
                    <w:bottom w:val="none" w:sz="0" w:space="0" w:color="auto"/>
                    <w:right w:val="none" w:sz="0" w:space="0" w:color="auto"/>
                  </w:divBdr>
                </w:div>
                <w:div w:id="604657451">
                  <w:marLeft w:val="0"/>
                  <w:marRight w:val="0"/>
                  <w:marTop w:val="0"/>
                  <w:marBottom w:val="0"/>
                  <w:divBdr>
                    <w:top w:val="none" w:sz="0" w:space="0" w:color="auto"/>
                    <w:left w:val="none" w:sz="0" w:space="0" w:color="auto"/>
                    <w:bottom w:val="none" w:sz="0" w:space="0" w:color="auto"/>
                    <w:right w:val="none" w:sz="0" w:space="0" w:color="auto"/>
                  </w:divBdr>
                </w:div>
                <w:div w:id="611744093">
                  <w:marLeft w:val="0"/>
                  <w:marRight w:val="0"/>
                  <w:marTop w:val="0"/>
                  <w:marBottom w:val="0"/>
                  <w:divBdr>
                    <w:top w:val="none" w:sz="0" w:space="0" w:color="auto"/>
                    <w:left w:val="none" w:sz="0" w:space="0" w:color="auto"/>
                    <w:bottom w:val="none" w:sz="0" w:space="0" w:color="auto"/>
                    <w:right w:val="none" w:sz="0" w:space="0" w:color="auto"/>
                  </w:divBdr>
                </w:div>
                <w:div w:id="612248508">
                  <w:marLeft w:val="0"/>
                  <w:marRight w:val="0"/>
                  <w:marTop w:val="0"/>
                  <w:marBottom w:val="0"/>
                  <w:divBdr>
                    <w:top w:val="none" w:sz="0" w:space="0" w:color="auto"/>
                    <w:left w:val="none" w:sz="0" w:space="0" w:color="auto"/>
                    <w:bottom w:val="none" w:sz="0" w:space="0" w:color="auto"/>
                    <w:right w:val="none" w:sz="0" w:space="0" w:color="auto"/>
                  </w:divBdr>
                </w:div>
                <w:div w:id="613370844">
                  <w:marLeft w:val="0"/>
                  <w:marRight w:val="0"/>
                  <w:marTop w:val="0"/>
                  <w:marBottom w:val="0"/>
                  <w:divBdr>
                    <w:top w:val="none" w:sz="0" w:space="0" w:color="auto"/>
                    <w:left w:val="none" w:sz="0" w:space="0" w:color="auto"/>
                    <w:bottom w:val="none" w:sz="0" w:space="0" w:color="auto"/>
                    <w:right w:val="none" w:sz="0" w:space="0" w:color="auto"/>
                  </w:divBdr>
                </w:div>
                <w:div w:id="616177536">
                  <w:marLeft w:val="0"/>
                  <w:marRight w:val="0"/>
                  <w:marTop w:val="0"/>
                  <w:marBottom w:val="0"/>
                  <w:divBdr>
                    <w:top w:val="none" w:sz="0" w:space="0" w:color="auto"/>
                    <w:left w:val="none" w:sz="0" w:space="0" w:color="auto"/>
                    <w:bottom w:val="none" w:sz="0" w:space="0" w:color="auto"/>
                    <w:right w:val="none" w:sz="0" w:space="0" w:color="auto"/>
                  </w:divBdr>
                </w:div>
                <w:div w:id="616789990">
                  <w:marLeft w:val="0"/>
                  <w:marRight w:val="0"/>
                  <w:marTop w:val="0"/>
                  <w:marBottom w:val="0"/>
                  <w:divBdr>
                    <w:top w:val="none" w:sz="0" w:space="0" w:color="auto"/>
                    <w:left w:val="none" w:sz="0" w:space="0" w:color="auto"/>
                    <w:bottom w:val="none" w:sz="0" w:space="0" w:color="auto"/>
                    <w:right w:val="none" w:sz="0" w:space="0" w:color="auto"/>
                  </w:divBdr>
                </w:div>
                <w:div w:id="617958091">
                  <w:marLeft w:val="0"/>
                  <w:marRight w:val="0"/>
                  <w:marTop w:val="0"/>
                  <w:marBottom w:val="0"/>
                  <w:divBdr>
                    <w:top w:val="none" w:sz="0" w:space="0" w:color="auto"/>
                    <w:left w:val="none" w:sz="0" w:space="0" w:color="auto"/>
                    <w:bottom w:val="none" w:sz="0" w:space="0" w:color="auto"/>
                    <w:right w:val="none" w:sz="0" w:space="0" w:color="auto"/>
                  </w:divBdr>
                </w:div>
                <w:div w:id="622925964">
                  <w:marLeft w:val="0"/>
                  <w:marRight w:val="0"/>
                  <w:marTop w:val="0"/>
                  <w:marBottom w:val="0"/>
                  <w:divBdr>
                    <w:top w:val="none" w:sz="0" w:space="0" w:color="auto"/>
                    <w:left w:val="none" w:sz="0" w:space="0" w:color="auto"/>
                    <w:bottom w:val="none" w:sz="0" w:space="0" w:color="auto"/>
                    <w:right w:val="none" w:sz="0" w:space="0" w:color="auto"/>
                  </w:divBdr>
                </w:div>
                <w:div w:id="626012986">
                  <w:marLeft w:val="0"/>
                  <w:marRight w:val="0"/>
                  <w:marTop w:val="0"/>
                  <w:marBottom w:val="0"/>
                  <w:divBdr>
                    <w:top w:val="none" w:sz="0" w:space="0" w:color="auto"/>
                    <w:left w:val="none" w:sz="0" w:space="0" w:color="auto"/>
                    <w:bottom w:val="none" w:sz="0" w:space="0" w:color="auto"/>
                    <w:right w:val="none" w:sz="0" w:space="0" w:color="auto"/>
                  </w:divBdr>
                </w:div>
                <w:div w:id="631250664">
                  <w:marLeft w:val="0"/>
                  <w:marRight w:val="0"/>
                  <w:marTop w:val="0"/>
                  <w:marBottom w:val="0"/>
                  <w:divBdr>
                    <w:top w:val="none" w:sz="0" w:space="0" w:color="auto"/>
                    <w:left w:val="none" w:sz="0" w:space="0" w:color="auto"/>
                    <w:bottom w:val="none" w:sz="0" w:space="0" w:color="auto"/>
                    <w:right w:val="none" w:sz="0" w:space="0" w:color="auto"/>
                  </w:divBdr>
                </w:div>
                <w:div w:id="631402371">
                  <w:marLeft w:val="0"/>
                  <w:marRight w:val="0"/>
                  <w:marTop w:val="0"/>
                  <w:marBottom w:val="0"/>
                  <w:divBdr>
                    <w:top w:val="none" w:sz="0" w:space="0" w:color="auto"/>
                    <w:left w:val="none" w:sz="0" w:space="0" w:color="auto"/>
                    <w:bottom w:val="none" w:sz="0" w:space="0" w:color="auto"/>
                    <w:right w:val="none" w:sz="0" w:space="0" w:color="auto"/>
                  </w:divBdr>
                </w:div>
                <w:div w:id="631520181">
                  <w:marLeft w:val="0"/>
                  <w:marRight w:val="0"/>
                  <w:marTop w:val="0"/>
                  <w:marBottom w:val="0"/>
                  <w:divBdr>
                    <w:top w:val="none" w:sz="0" w:space="0" w:color="auto"/>
                    <w:left w:val="none" w:sz="0" w:space="0" w:color="auto"/>
                    <w:bottom w:val="none" w:sz="0" w:space="0" w:color="auto"/>
                    <w:right w:val="none" w:sz="0" w:space="0" w:color="auto"/>
                  </w:divBdr>
                </w:div>
                <w:div w:id="632443895">
                  <w:marLeft w:val="0"/>
                  <w:marRight w:val="0"/>
                  <w:marTop w:val="0"/>
                  <w:marBottom w:val="0"/>
                  <w:divBdr>
                    <w:top w:val="none" w:sz="0" w:space="0" w:color="auto"/>
                    <w:left w:val="none" w:sz="0" w:space="0" w:color="auto"/>
                    <w:bottom w:val="none" w:sz="0" w:space="0" w:color="auto"/>
                    <w:right w:val="none" w:sz="0" w:space="0" w:color="auto"/>
                  </w:divBdr>
                </w:div>
                <w:div w:id="633483829">
                  <w:marLeft w:val="0"/>
                  <w:marRight w:val="0"/>
                  <w:marTop w:val="0"/>
                  <w:marBottom w:val="0"/>
                  <w:divBdr>
                    <w:top w:val="none" w:sz="0" w:space="0" w:color="auto"/>
                    <w:left w:val="none" w:sz="0" w:space="0" w:color="auto"/>
                    <w:bottom w:val="none" w:sz="0" w:space="0" w:color="auto"/>
                    <w:right w:val="none" w:sz="0" w:space="0" w:color="auto"/>
                  </w:divBdr>
                </w:div>
                <w:div w:id="635568860">
                  <w:marLeft w:val="0"/>
                  <w:marRight w:val="0"/>
                  <w:marTop w:val="0"/>
                  <w:marBottom w:val="0"/>
                  <w:divBdr>
                    <w:top w:val="none" w:sz="0" w:space="0" w:color="auto"/>
                    <w:left w:val="none" w:sz="0" w:space="0" w:color="auto"/>
                    <w:bottom w:val="none" w:sz="0" w:space="0" w:color="auto"/>
                    <w:right w:val="none" w:sz="0" w:space="0" w:color="auto"/>
                  </w:divBdr>
                </w:div>
                <w:div w:id="640696395">
                  <w:marLeft w:val="0"/>
                  <w:marRight w:val="0"/>
                  <w:marTop w:val="0"/>
                  <w:marBottom w:val="0"/>
                  <w:divBdr>
                    <w:top w:val="none" w:sz="0" w:space="0" w:color="auto"/>
                    <w:left w:val="none" w:sz="0" w:space="0" w:color="auto"/>
                    <w:bottom w:val="none" w:sz="0" w:space="0" w:color="auto"/>
                    <w:right w:val="none" w:sz="0" w:space="0" w:color="auto"/>
                  </w:divBdr>
                </w:div>
                <w:div w:id="641233499">
                  <w:marLeft w:val="0"/>
                  <w:marRight w:val="0"/>
                  <w:marTop w:val="0"/>
                  <w:marBottom w:val="0"/>
                  <w:divBdr>
                    <w:top w:val="none" w:sz="0" w:space="0" w:color="auto"/>
                    <w:left w:val="none" w:sz="0" w:space="0" w:color="auto"/>
                    <w:bottom w:val="none" w:sz="0" w:space="0" w:color="auto"/>
                    <w:right w:val="none" w:sz="0" w:space="0" w:color="auto"/>
                  </w:divBdr>
                </w:div>
                <w:div w:id="642858460">
                  <w:marLeft w:val="0"/>
                  <w:marRight w:val="0"/>
                  <w:marTop w:val="0"/>
                  <w:marBottom w:val="0"/>
                  <w:divBdr>
                    <w:top w:val="none" w:sz="0" w:space="0" w:color="auto"/>
                    <w:left w:val="none" w:sz="0" w:space="0" w:color="auto"/>
                    <w:bottom w:val="none" w:sz="0" w:space="0" w:color="auto"/>
                    <w:right w:val="none" w:sz="0" w:space="0" w:color="auto"/>
                  </w:divBdr>
                </w:div>
                <w:div w:id="650065692">
                  <w:marLeft w:val="0"/>
                  <w:marRight w:val="0"/>
                  <w:marTop w:val="0"/>
                  <w:marBottom w:val="0"/>
                  <w:divBdr>
                    <w:top w:val="none" w:sz="0" w:space="0" w:color="auto"/>
                    <w:left w:val="none" w:sz="0" w:space="0" w:color="auto"/>
                    <w:bottom w:val="none" w:sz="0" w:space="0" w:color="auto"/>
                    <w:right w:val="none" w:sz="0" w:space="0" w:color="auto"/>
                  </w:divBdr>
                </w:div>
                <w:div w:id="650332012">
                  <w:marLeft w:val="0"/>
                  <w:marRight w:val="0"/>
                  <w:marTop w:val="0"/>
                  <w:marBottom w:val="0"/>
                  <w:divBdr>
                    <w:top w:val="none" w:sz="0" w:space="0" w:color="auto"/>
                    <w:left w:val="none" w:sz="0" w:space="0" w:color="auto"/>
                    <w:bottom w:val="none" w:sz="0" w:space="0" w:color="auto"/>
                    <w:right w:val="none" w:sz="0" w:space="0" w:color="auto"/>
                  </w:divBdr>
                </w:div>
                <w:div w:id="650838538">
                  <w:marLeft w:val="0"/>
                  <w:marRight w:val="0"/>
                  <w:marTop w:val="0"/>
                  <w:marBottom w:val="0"/>
                  <w:divBdr>
                    <w:top w:val="none" w:sz="0" w:space="0" w:color="auto"/>
                    <w:left w:val="none" w:sz="0" w:space="0" w:color="auto"/>
                    <w:bottom w:val="none" w:sz="0" w:space="0" w:color="auto"/>
                    <w:right w:val="none" w:sz="0" w:space="0" w:color="auto"/>
                  </w:divBdr>
                </w:div>
                <w:div w:id="651908228">
                  <w:marLeft w:val="0"/>
                  <w:marRight w:val="0"/>
                  <w:marTop w:val="0"/>
                  <w:marBottom w:val="0"/>
                  <w:divBdr>
                    <w:top w:val="none" w:sz="0" w:space="0" w:color="auto"/>
                    <w:left w:val="none" w:sz="0" w:space="0" w:color="auto"/>
                    <w:bottom w:val="none" w:sz="0" w:space="0" w:color="auto"/>
                    <w:right w:val="none" w:sz="0" w:space="0" w:color="auto"/>
                  </w:divBdr>
                </w:div>
                <w:div w:id="654454561">
                  <w:marLeft w:val="0"/>
                  <w:marRight w:val="0"/>
                  <w:marTop w:val="0"/>
                  <w:marBottom w:val="0"/>
                  <w:divBdr>
                    <w:top w:val="none" w:sz="0" w:space="0" w:color="auto"/>
                    <w:left w:val="none" w:sz="0" w:space="0" w:color="auto"/>
                    <w:bottom w:val="none" w:sz="0" w:space="0" w:color="auto"/>
                    <w:right w:val="none" w:sz="0" w:space="0" w:color="auto"/>
                  </w:divBdr>
                </w:div>
                <w:div w:id="659961240">
                  <w:marLeft w:val="0"/>
                  <w:marRight w:val="0"/>
                  <w:marTop w:val="0"/>
                  <w:marBottom w:val="0"/>
                  <w:divBdr>
                    <w:top w:val="none" w:sz="0" w:space="0" w:color="auto"/>
                    <w:left w:val="none" w:sz="0" w:space="0" w:color="auto"/>
                    <w:bottom w:val="none" w:sz="0" w:space="0" w:color="auto"/>
                    <w:right w:val="none" w:sz="0" w:space="0" w:color="auto"/>
                  </w:divBdr>
                </w:div>
                <w:div w:id="662006019">
                  <w:marLeft w:val="0"/>
                  <w:marRight w:val="0"/>
                  <w:marTop w:val="0"/>
                  <w:marBottom w:val="0"/>
                  <w:divBdr>
                    <w:top w:val="none" w:sz="0" w:space="0" w:color="auto"/>
                    <w:left w:val="none" w:sz="0" w:space="0" w:color="auto"/>
                    <w:bottom w:val="none" w:sz="0" w:space="0" w:color="auto"/>
                    <w:right w:val="none" w:sz="0" w:space="0" w:color="auto"/>
                  </w:divBdr>
                </w:div>
                <w:div w:id="662899173">
                  <w:marLeft w:val="0"/>
                  <w:marRight w:val="0"/>
                  <w:marTop w:val="0"/>
                  <w:marBottom w:val="0"/>
                  <w:divBdr>
                    <w:top w:val="none" w:sz="0" w:space="0" w:color="auto"/>
                    <w:left w:val="none" w:sz="0" w:space="0" w:color="auto"/>
                    <w:bottom w:val="none" w:sz="0" w:space="0" w:color="auto"/>
                    <w:right w:val="none" w:sz="0" w:space="0" w:color="auto"/>
                  </w:divBdr>
                </w:div>
                <w:div w:id="663775872">
                  <w:marLeft w:val="0"/>
                  <w:marRight w:val="0"/>
                  <w:marTop w:val="0"/>
                  <w:marBottom w:val="0"/>
                  <w:divBdr>
                    <w:top w:val="none" w:sz="0" w:space="0" w:color="auto"/>
                    <w:left w:val="none" w:sz="0" w:space="0" w:color="auto"/>
                    <w:bottom w:val="none" w:sz="0" w:space="0" w:color="auto"/>
                    <w:right w:val="none" w:sz="0" w:space="0" w:color="auto"/>
                  </w:divBdr>
                </w:div>
                <w:div w:id="665284034">
                  <w:marLeft w:val="0"/>
                  <w:marRight w:val="0"/>
                  <w:marTop w:val="0"/>
                  <w:marBottom w:val="0"/>
                  <w:divBdr>
                    <w:top w:val="none" w:sz="0" w:space="0" w:color="auto"/>
                    <w:left w:val="none" w:sz="0" w:space="0" w:color="auto"/>
                    <w:bottom w:val="none" w:sz="0" w:space="0" w:color="auto"/>
                    <w:right w:val="none" w:sz="0" w:space="0" w:color="auto"/>
                  </w:divBdr>
                </w:div>
                <w:div w:id="668757785">
                  <w:marLeft w:val="0"/>
                  <w:marRight w:val="0"/>
                  <w:marTop w:val="0"/>
                  <w:marBottom w:val="0"/>
                  <w:divBdr>
                    <w:top w:val="none" w:sz="0" w:space="0" w:color="auto"/>
                    <w:left w:val="none" w:sz="0" w:space="0" w:color="auto"/>
                    <w:bottom w:val="none" w:sz="0" w:space="0" w:color="auto"/>
                    <w:right w:val="none" w:sz="0" w:space="0" w:color="auto"/>
                  </w:divBdr>
                </w:div>
                <w:div w:id="671033963">
                  <w:marLeft w:val="0"/>
                  <w:marRight w:val="0"/>
                  <w:marTop w:val="0"/>
                  <w:marBottom w:val="0"/>
                  <w:divBdr>
                    <w:top w:val="none" w:sz="0" w:space="0" w:color="auto"/>
                    <w:left w:val="none" w:sz="0" w:space="0" w:color="auto"/>
                    <w:bottom w:val="none" w:sz="0" w:space="0" w:color="auto"/>
                    <w:right w:val="none" w:sz="0" w:space="0" w:color="auto"/>
                  </w:divBdr>
                </w:div>
                <w:div w:id="673461944">
                  <w:marLeft w:val="0"/>
                  <w:marRight w:val="0"/>
                  <w:marTop w:val="0"/>
                  <w:marBottom w:val="0"/>
                  <w:divBdr>
                    <w:top w:val="none" w:sz="0" w:space="0" w:color="auto"/>
                    <w:left w:val="none" w:sz="0" w:space="0" w:color="auto"/>
                    <w:bottom w:val="none" w:sz="0" w:space="0" w:color="auto"/>
                    <w:right w:val="none" w:sz="0" w:space="0" w:color="auto"/>
                  </w:divBdr>
                </w:div>
                <w:div w:id="676732930">
                  <w:marLeft w:val="0"/>
                  <w:marRight w:val="0"/>
                  <w:marTop w:val="0"/>
                  <w:marBottom w:val="0"/>
                  <w:divBdr>
                    <w:top w:val="none" w:sz="0" w:space="0" w:color="auto"/>
                    <w:left w:val="none" w:sz="0" w:space="0" w:color="auto"/>
                    <w:bottom w:val="none" w:sz="0" w:space="0" w:color="auto"/>
                    <w:right w:val="none" w:sz="0" w:space="0" w:color="auto"/>
                  </w:divBdr>
                </w:div>
                <w:div w:id="677779353">
                  <w:marLeft w:val="0"/>
                  <w:marRight w:val="0"/>
                  <w:marTop w:val="0"/>
                  <w:marBottom w:val="0"/>
                  <w:divBdr>
                    <w:top w:val="none" w:sz="0" w:space="0" w:color="auto"/>
                    <w:left w:val="none" w:sz="0" w:space="0" w:color="auto"/>
                    <w:bottom w:val="none" w:sz="0" w:space="0" w:color="auto"/>
                    <w:right w:val="none" w:sz="0" w:space="0" w:color="auto"/>
                  </w:divBdr>
                </w:div>
                <w:div w:id="677997618">
                  <w:marLeft w:val="0"/>
                  <w:marRight w:val="0"/>
                  <w:marTop w:val="0"/>
                  <w:marBottom w:val="0"/>
                  <w:divBdr>
                    <w:top w:val="none" w:sz="0" w:space="0" w:color="auto"/>
                    <w:left w:val="none" w:sz="0" w:space="0" w:color="auto"/>
                    <w:bottom w:val="none" w:sz="0" w:space="0" w:color="auto"/>
                    <w:right w:val="none" w:sz="0" w:space="0" w:color="auto"/>
                  </w:divBdr>
                </w:div>
                <w:div w:id="680592503">
                  <w:marLeft w:val="0"/>
                  <w:marRight w:val="0"/>
                  <w:marTop w:val="0"/>
                  <w:marBottom w:val="0"/>
                  <w:divBdr>
                    <w:top w:val="none" w:sz="0" w:space="0" w:color="auto"/>
                    <w:left w:val="none" w:sz="0" w:space="0" w:color="auto"/>
                    <w:bottom w:val="none" w:sz="0" w:space="0" w:color="auto"/>
                    <w:right w:val="none" w:sz="0" w:space="0" w:color="auto"/>
                  </w:divBdr>
                </w:div>
                <w:div w:id="683242111">
                  <w:marLeft w:val="0"/>
                  <w:marRight w:val="0"/>
                  <w:marTop w:val="0"/>
                  <w:marBottom w:val="0"/>
                  <w:divBdr>
                    <w:top w:val="none" w:sz="0" w:space="0" w:color="auto"/>
                    <w:left w:val="none" w:sz="0" w:space="0" w:color="auto"/>
                    <w:bottom w:val="none" w:sz="0" w:space="0" w:color="auto"/>
                    <w:right w:val="none" w:sz="0" w:space="0" w:color="auto"/>
                  </w:divBdr>
                </w:div>
                <w:div w:id="684786662">
                  <w:marLeft w:val="0"/>
                  <w:marRight w:val="0"/>
                  <w:marTop w:val="0"/>
                  <w:marBottom w:val="0"/>
                  <w:divBdr>
                    <w:top w:val="none" w:sz="0" w:space="0" w:color="auto"/>
                    <w:left w:val="none" w:sz="0" w:space="0" w:color="auto"/>
                    <w:bottom w:val="none" w:sz="0" w:space="0" w:color="auto"/>
                    <w:right w:val="none" w:sz="0" w:space="0" w:color="auto"/>
                  </w:divBdr>
                </w:div>
                <w:div w:id="685253921">
                  <w:marLeft w:val="0"/>
                  <w:marRight w:val="0"/>
                  <w:marTop w:val="0"/>
                  <w:marBottom w:val="0"/>
                  <w:divBdr>
                    <w:top w:val="none" w:sz="0" w:space="0" w:color="auto"/>
                    <w:left w:val="none" w:sz="0" w:space="0" w:color="auto"/>
                    <w:bottom w:val="none" w:sz="0" w:space="0" w:color="auto"/>
                    <w:right w:val="none" w:sz="0" w:space="0" w:color="auto"/>
                  </w:divBdr>
                </w:div>
                <w:div w:id="685791631">
                  <w:marLeft w:val="0"/>
                  <w:marRight w:val="0"/>
                  <w:marTop w:val="0"/>
                  <w:marBottom w:val="0"/>
                  <w:divBdr>
                    <w:top w:val="none" w:sz="0" w:space="0" w:color="auto"/>
                    <w:left w:val="none" w:sz="0" w:space="0" w:color="auto"/>
                    <w:bottom w:val="none" w:sz="0" w:space="0" w:color="auto"/>
                    <w:right w:val="none" w:sz="0" w:space="0" w:color="auto"/>
                  </w:divBdr>
                </w:div>
                <w:div w:id="685912934">
                  <w:marLeft w:val="0"/>
                  <w:marRight w:val="0"/>
                  <w:marTop w:val="0"/>
                  <w:marBottom w:val="0"/>
                  <w:divBdr>
                    <w:top w:val="none" w:sz="0" w:space="0" w:color="auto"/>
                    <w:left w:val="none" w:sz="0" w:space="0" w:color="auto"/>
                    <w:bottom w:val="none" w:sz="0" w:space="0" w:color="auto"/>
                    <w:right w:val="none" w:sz="0" w:space="0" w:color="auto"/>
                  </w:divBdr>
                </w:div>
                <w:div w:id="689140472">
                  <w:marLeft w:val="0"/>
                  <w:marRight w:val="0"/>
                  <w:marTop w:val="0"/>
                  <w:marBottom w:val="0"/>
                  <w:divBdr>
                    <w:top w:val="none" w:sz="0" w:space="0" w:color="auto"/>
                    <w:left w:val="none" w:sz="0" w:space="0" w:color="auto"/>
                    <w:bottom w:val="none" w:sz="0" w:space="0" w:color="auto"/>
                    <w:right w:val="none" w:sz="0" w:space="0" w:color="auto"/>
                  </w:divBdr>
                </w:div>
                <w:div w:id="694160080">
                  <w:marLeft w:val="0"/>
                  <w:marRight w:val="0"/>
                  <w:marTop w:val="0"/>
                  <w:marBottom w:val="0"/>
                  <w:divBdr>
                    <w:top w:val="none" w:sz="0" w:space="0" w:color="auto"/>
                    <w:left w:val="none" w:sz="0" w:space="0" w:color="auto"/>
                    <w:bottom w:val="none" w:sz="0" w:space="0" w:color="auto"/>
                    <w:right w:val="none" w:sz="0" w:space="0" w:color="auto"/>
                  </w:divBdr>
                </w:div>
                <w:div w:id="695085338">
                  <w:marLeft w:val="0"/>
                  <w:marRight w:val="0"/>
                  <w:marTop w:val="0"/>
                  <w:marBottom w:val="0"/>
                  <w:divBdr>
                    <w:top w:val="none" w:sz="0" w:space="0" w:color="auto"/>
                    <w:left w:val="none" w:sz="0" w:space="0" w:color="auto"/>
                    <w:bottom w:val="none" w:sz="0" w:space="0" w:color="auto"/>
                    <w:right w:val="none" w:sz="0" w:space="0" w:color="auto"/>
                  </w:divBdr>
                </w:div>
                <w:div w:id="696546602">
                  <w:marLeft w:val="0"/>
                  <w:marRight w:val="0"/>
                  <w:marTop w:val="0"/>
                  <w:marBottom w:val="0"/>
                  <w:divBdr>
                    <w:top w:val="none" w:sz="0" w:space="0" w:color="auto"/>
                    <w:left w:val="none" w:sz="0" w:space="0" w:color="auto"/>
                    <w:bottom w:val="none" w:sz="0" w:space="0" w:color="auto"/>
                    <w:right w:val="none" w:sz="0" w:space="0" w:color="auto"/>
                  </w:divBdr>
                </w:div>
                <w:div w:id="698437872">
                  <w:marLeft w:val="0"/>
                  <w:marRight w:val="0"/>
                  <w:marTop w:val="0"/>
                  <w:marBottom w:val="0"/>
                  <w:divBdr>
                    <w:top w:val="none" w:sz="0" w:space="0" w:color="auto"/>
                    <w:left w:val="none" w:sz="0" w:space="0" w:color="auto"/>
                    <w:bottom w:val="none" w:sz="0" w:space="0" w:color="auto"/>
                    <w:right w:val="none" w:sz="0" w:space="0" w:color="auto"/>
                  </w:divBdr>
                </w:div>
                <w:div w:id="700589908">
                  <w:marLeft w:val="0"/>
                  <w:marRight w:val="0"/>
                  <w:marTop w:val="0"/>
                  <w:marBottom w:val="0"/>
                  <w:divBdr>
                    <w:top w:val="none" w:sz="0" w:space="0" w:color="auto"/>
                    <w:left w:val="none" w:sz="0" w:space="0" w:color="auto"/>
                    <w:bottom w:val="none" w:sz="0" w:space="0" w:color="auto"/>
                    <w:right w:val="none" w:sz="0" w:space="0" w:color="auto"/>
                  </w:divBdr>
                </w:div>
                <w:div w:id="702558912">
                  <w:marLeft w:val="0"/>
                  <w:marRight w:val="0"/>
                  <w:marTop w:val="0"/>
                  <w:marBottom w:val="0"/>
                  <w:divBdr>
                    <w:top w:val="none" w:sz="0" w:space="0" w:color="auto"/>
                    <w:left w:val="none" w:sz="0" w:space="0" w:color="auto"/>
                    <w:bottom w:val="none" w:sz="0" w:space="0" w:color="auto"/>
                    <w:right w:val="none" w:sz="0" w:space="0" w:color="auto"/>
                  </w:divBdr>
                </w:div>
                <w:div w:id="705133984">
                  <w:marLeft w:val="0"/>
                  <w:marRight w:val="0"/>
                  <w:marTop w:val="0"/>
                  <w:marBottom w:val="0"/>
                  <w:divBdr>
                    <w:top w:val="none" w:sz="0" w:space="0" w:color="auto"/>
                    <w:left w:val="none" w:sz="0" w:space="0" w:color="auto"/>
                    <w:bottom w:val="none" w:sz="0" w:space="0" w:color="auto"/>
                    <w:right w:val="none" w:sz="0" w:space="0" w:color="auto"/>
                  </w:divBdr>
                </w:div>
                <w:div w:id="706178725">
                  <w:marLeft w:val="0"/>
                  <w:marRight w:val="0"/>
                  <w:marTop w:val="0"/>
                  <w:marBottom w:val="0"/>
                  <w:divBdr>
                    <w:top w:val="none" w:sz="0" w:space="0" w:color="auto"/>
                    <w:left w:val="none" w:sz="0" w:space="0" w:color="auto"/>
                    <w:bottom w:val="none" w:sz="0" w:space="0" w:color="auto"/>
                    <w:right w:val="none" w:sz="0" w:space="0" w:color="auto"/>
                  </w:divBdr>
                </w:div>
                <w:div w:id="711424203">
                  <w:marLeft w:val="0"/>
                  <w:marRight w:val="0"/>
                  <w:marTop w:val="0"/>
                  <w:marBottom w:val="0"/>
                  <w:divBdr>
                    <w:top w:val="none" w:sz="0" w:space="0" w:color="auto"/>
                    <w:left w:val="none" w:sz="0" w:space="0" w:color="auto"/>
                    <w:bottom w:val="none" w:sz="0" w:space="0" w:color="auto"/>
                    <w:right w:val="none" w:sz="0" w:space="0" w:color="auto"/>
                  </w:divBdr>
                </w:div>
                <w:div w:id="715006263">
                  <w:marLeft w:val="0"/>
                  <w:marRight w:val="0"/>
                  <w:marTop w:val="0"/>
                  <w:marBottom w:val="0"/>
                  <w:divBdr>
                    <w:top w:val="none" w:sz="0" w:space="0" w:color="auto"/>
                    <w:left w:val="none" w:sz="0" w:space="0" w:color="auto"/>
                    <w:bottom w:val="none" w:sz="0" w:space="0" w:color="auto"/>
                    <w:right w:val="none" w:sz="0" w:space="0" w:color="auto"/>
                  </w:divBdr>
                </w:div>
                <w:div w:id="715275677">
                  <w:marLeft w:val="0"/>
                  <w:marRight w:val="0"/>
                  <w:marTop w:val="0"/>
                  <w:marBottom w:val="0"/>
                  <w:divBdr>
                    <w:top w:val="none" w:sz="0" w:space="0" w:color="auto"/>
                    <w:left w:val="none" w:sz="0" w:space="0" w:color="auto"/>
                    <w:bottom w:val="none" w:sz="0" w:space="0" w:color="auto"/>
                    <w:right w:val="none" w:sz="0" w:space="0" w:color="auto"/>
                  </w:divBdr>
                </w:div>
                <w:div w:id="715350260">
                  <w:marLeft w:val="0"/>
                  <w:marRight w:val="0"/>
                  <w:marTop w:val="0"/>
                  <w:marBottom w:val="0"/>
                  <w:divBdr>
                    <w:top w:val="none" w:sz="0" w:space="0" w:color="auto"/>
                    <w:left w:val="none" w:sz="0" w:space="0" w:color="auto"/>
                    <w:bottom w:val="none" w:sz="0" w:space="0" w:color="auto"/>
                    <w:right w:val="none" w:sz="0" w:space="0" w:color="auto"/>
                  </w:divBdr>
                </w:div>
                <w:div w:id="716707993">
                  <w:marLeft w:val="0"/>
                  <w:marRight w:val="0"/>
                  <w:marTop w:val="0"/>
                  <w:marBottom w:val="0"/>
                  <w:divBdr>
                    <w:top w:val="none" w:sz="0" w:space="0" w:color="auto"/>
                    <w:left w:val="none" w:sz="0" w:space="0" w:color="auto"/>
                    <w:bottom w:val="none" w:sz="0" w:space="0" w:color="auto"/>
                    <w:right w:val="none" w:sz="0" w:space="0" w:color="auto"/>
                  </w:divBdr>
                </w:div>
                <w:div w:id="722946036">
                  <w:marLeft w:val="0"/>
                  <w:marRight w:val="0"/>
                  <w:marTop w:val="0"/>
                  <w:marBottom w:val="0"/>
                  <w:divBdr>
                    <w:top w:val="none" w:sz="0" w:space="0" w:color="auto"/>
                    <w:left w:val="none" w:sz="0" w:space="0" w:color="auto"/>
                    <w:bottom w:val="none" w:sz="0" w:space="0" w:color="auto"/>
                    <w:right w:val="none" w:sz="0" w:space="0" w:color="auto"/>
                  </w:divBdr>
                </w:div>
                <w:div w:id="727803607">
                  <w:marLeft w:val="0"/>
                  <w:marRight w:val="0"/>
                  <w:marTop w:val="0"/>
                  <w:marBottom w:val="0"/>
                  <w:divBdr>
                    <w:top w:val="none" w:sz="0" w:space="0" w:color="auto"/>
                    <w:left w:val="none" w:sz="0" w:space="0" w:color="auto"/>
                    <w:bottom w:val="none" w:sz="0" w:space="0" w:color="auto"/>
                    <w:right w:val="none" w:sz="0" w:space="0" w:color="auto"/>
                  </w:divBdr>
                </w:div>
                <w:div w:id="732854830">
                  <w:marLeft w:val="0"/>
                  <w:marRight w:val="0"/>
                  <w:marTop w:val="0"/>
                  <w:marBottom w:val="0"/>
                  <w:divBdr>
                    <w:top w:val="none" w:sz="0" w:space="0" w:color="auto"/>
                    <w:left w:val="none" w:sz="0" w:space="0" w:color="auto"/>
                    <w:bottom w:val="none" w:sz="0" w:space="0" w:color="auto"/>
                    <w:right w:val="none" w:sz="0" w:space="0" w:color="auto"/>
                  </w:divBdr>
                </w:div>
                <w:div w:id="732898688">
                  <w:marLeft w:val="0"/>
                  <w:marRight w:val="0"/>
                  <w:marTop w:val="0"/>
                  <w:marBottom w:val="0"/>
                  <w:divBdr>
                    <w:top w:val="none" w:sz="0" w:space="0" w:color="auto"/>
                    <w:left w:val="none" w:sz="0" w:space="0" w:color="auto"/>
                    <w:bottom w:val="none" w:sz="0" w:space="0" w:color="auto"/>
                    <w:right w:val="none" w:sz="0" w:space="0" w:color="auto"/>
                  </w:divBdr>
                </w:div>
                <w:div w:id="734283336">
                  <w:marLeft w:val="0"/>
                  <w:marRight w:val="0"/>
                  <w:marTop w:val="0"/>
                  <w:marBottom w:val="0"/>
                  <w:divBdr>
                    <w:top w:val="none" w:sz="0" w:space="0" w:color="auto"/>
                    <w:left w:val="none" w:sz="0" w:space="0" w:color="auto"/>
                    <w:bottom w:val="none" w:sz="0" w:space="0" w:color="auto"/>
                    <w:right w:val="none" w:sz="0" w:space="0" w:color="auto"/>
                  </w:divBdr>
                </w:div>
                <w:div w:id="737285983">
                  <w:marLeft w:val="0"/>
                  <w:marRight w:val="0"/>
                  <w:marTop w:val="0"/>
                  <w:marBottom w:val="0"/>
                  <w:divBdr>
                    <w:top w:val="none" w:sz="0" w:space="0" w:color="auto"/>
                    <w:left w:val="none" w:sz="0" w:space="0" w:color="auto"/>
                    <w:bottom w:val="none" w:sz="0" w:space="0" w:color="auto"/>
                    <w:right w:val="none" w:sz="0" w:space="0" w:color="auto"/>
                  </w:divBdr>
                </w:div>
                <w:div w:id="737829957">
                  <w:marLeft w:val="0"/>
                  <w:marRight w:val="0"/>
                  <w:marTop w:val="0"/>
                  <w:marBottom w:val="0"/>
                  <w:divBdr>
                    <w:top w:val="none" w:sz="0" w:space="0" w:color="auto"/>
                    <w:left w:val="none" w:sz="0" w:space="0" w:color="auto"/>
                    <w:bottom w:val="none" w:sz="0" w:space="0" w:color="auto"/>
                    <w:right w:val="none" w:sz="0" w:space="0" w:color="auto"/>
                  </w:divBdr>
                </w:div>
                <w:div w:id="739401735">
                  <w:marLeft w:val="0"/>
                  <w:marRight w:val="0"/>
                  <w:marTop w:val="0"/>
                  <w:marBottom w:val="0"/>
                  <w:divBdr>
                    <w:top w:val="none" w:sz="0" w:space="0" w:color="auto"/>
                    <w:left w:val="none" w:sz="0" w:space="0" w:color="auto"/>
                    <w:bottom w:val="none" w:sz="0" w:space="0" w:color="auto"/>
                    <w:right w:val="none" w:sz="0" w:space="0" w:color="auto"/>
                  </w:divBdr>
                </w:div>
                <w:div w:id="744106019">
                  <w:marLeft w:val="0"/>
                  <w:marRight w:val="0"/>
                  <w:marTop w:val="0"/>
                  <w:marBottom w:val="0"/>
                  <w:divBdr>
                    <w:top w:val="none" w:sz="0" w:space="0" w:color="auto"/>
                    <w:left w:val="none" w:sz="0" w:space="0" w:color="auto"/>
                    <w:bottom w:val="none" w:sz="0" w:space="0" w:color="auto"/>
                    <w:right w:val="none" w:sz="0" w:space="0" w:color="auto"/>
                  </w:divBdr>
                </w:div>
                <w:div w:id="744231633">
                  <w:marLeft w:val="0"/>
                  <w:marRight w:val="0"/>
                  <w:marTop w:val="0"/>
                  <w:marBottom w:val="0"/>
                  <w:divBdr>
                    <w:top w:val="none" w:sz="0" w:space="0" w:color="auto"/>
                    <w:left w:val="none" w:sz="0" w:space="0" w:color="auto"/>
                    <w:bottom w:val="none" w:sz="0" w:space="0" w:color="auto"/>
                    <w:right w:val="none" w:sz="0" w:space="0" w:color="auto"/>
                  </w:divBdr>
                </w:div>
                <w:div w:id="745877729">
                  <w:marLeft w:val="0"/>
                  <w:marRight w:val="0"/>
                  <w:marTop w:val="0"/>
                  <w:marBottom w:val="0"/>
                  <w:divBdr>
                    <w:top w:val="none" w:sz="0" w:space="0" w:color="auto"/>
                    <w:left w:val="none" w:sz="0" w:space="0" w:color="auto"/>
                    <w:bottom w:val="none" w:sz="0" w:space="0" w:color="auto"/>
                    <w:right w:val="none" w:sz="0" w:space="0" w:color="auto"/>
                  </w:divBdr>
                </w:div>
                <w:div w:id="747464757">
                  <w:marLeft w:val="0"/>
                  <w:marRight w:val="0"/>
                  <w:marTop w:val="0"/>
                  <w:marBottom w:val="0"/>
                  <w:divBdr>
                    <w:top w:val="none" w:sz="0" w:space="0" w:color="auto"/>
                    <w:left w:val="none" w:sz="0" w:space="0" w:color="auto"/>
                    <w:bottom w:val="none" w:sz="0" w:space="0" w:color="auto"/>
                    <w:right w:val="none" w:sz="0" w:space="0" w:color="auto"/>
                  </w:divBdr>
                </w:div>
                <w:div w:id="747656069">
                  <w:marLeft w:val="0"/>
                  <w:marRight w:val="0"/>
                  <w:marTop w:val="0"/>
                  <w:marBottom w:val="0"/>
                  <w:divBdr>
                    <w:top w:val="none" w:sz="0" w:space="0" w:color="auto"/>
                    <w:left w:val="none" w:sz="0" w:space="0" w:color="auto"/>
                    <w:bottom w:val="none" w:sz="0" w:space="0" w:color="auto"/>
                    <w:right w:val="none" w:sz="0" w:space="0" w:color="auto"/>
                  </w:divBdr>
                </w:div>
                <w:div w:id="755594837">
                  <w:marLeft w:val="0"/>
                  <w:marRight w:val="0"/>
                  <w:marTop w:val="0"/>
                  <w:marBottom w:val="0"/>
                  <w:divBdr>
                    <w:top w:val="none" w:sz="0" w:space="0" w:color="auto"/>
                    <w:left w:val="none" w:sz="0" w:space="0" w:color="auto"/>
                    <w:bottom w:val="none" w:sz="0" w:space="0" w:color="auto"/>
                    <w:right w:val="none" w:sz="0" w:space="0" w:color="auto"/>
                  </w:divBdr>
                </w:div>
                <w:div w:id="755906260">
                  <w:marLeft w:val="0"/>
                  <w:marRight w:val="0"/>
                  <w:marTop w:val="0"/>
                  <w:marBottom w:val="0"/>
                  <w:divBdr>
                    <w:top w:val="none" w:sz="0" w:space="0" w:color="auto"/>
                    <w:left w:val="none" w:sz="0" w:space="0" w:color="auto"/>
                    <w:bottom w:val="none" w:sz="0" w:space="0" w:color="auto"/>
                    <w:right w:val="none" w:sz="0" w:space="0" w:color="auto"/>
                  </w:divBdr>
                </w:div>
                <w:div w:id="756482397">
                  <w:marLeft w:val="0"/>
                  <w:marRight w:val="0"/>
                  <w:marTop w:val="0"/>
                  <w:marBottom w:val="0"/>
                  <w:divBdr>
                    <w:top w:val="none" w:sz="0" w:space="0" w:color="auto"/>
                    <w:left w:val="none" w:sz="0" w:space="0" w:color="auto"/>
                    <w:bottom w:val="none" w:sz="0" w:space="0" w:color="auto"/>
                    <w:right w:val="none" w:sz="0" w:space="0" w:color="auto"/>
                  </w:divBdr>
                </w:div>
                <w:div w:id="760838490">
                  <w:marLeft w:val="0"/>
                  <w:marRight w:val="0"/>
                  <w:marTop w:val="0"/>
                  <w:marBottom w:val="0"/>
                  <w:divBdr>
                    <w:top w:val="none" w:sz="0" w:space="0" w:color="auto"/>
                    <w:left w:val="none" w:sz="0" w:space="0" w:color="auto"/>
                    <w:bottom w:val="none" w:sz="0" w:space="0" w:color="auto"/>
                    <w:right w:val="none" w:sz="0" w:space="0" w:color="auto"/>
                  </w:divBdr>
                </w:div>
                <w:div w:id="762577350">
                  <w:marLeft w:val="0"/>
                  <w:marRight w:val="0"/>
                  <w:marTop w:val="0"/>
                  <w:marBottom w:val="0"/>
                  <w:divBdr>
                    <w:top w:val="none" w:sz="0" w:space="0" w:color="auto"/>
                    <w:left w:val="none" w:sz="0" w:space="0" w:color="auto"/>
                    <w:bottom w:val="none" w:sz="0" w:space="0" w:color="auto"/>
                    <w:right w:val="none" w:sz="0" w:space="0" w:color="auto"/>
                  </w:divBdr>
                </w:div>
                <w:div w:id="763721052">
                  <w:marLeft w:val="0"/>
                  <w:marRight w:val="0"/>
                  <w:marTop w:val="0"/>
                  <w:marBottom w:val="0"/>
                  <w:divBdr>
                    <w:top w:val="none" w:sz="0" w:space="0" w:color="auto"/>
                    <w:left w:val="none" w:sz="0" w:space="0" w:color="auto"/>
                    <w:bottom w:val="none" w:sz="0" w:space="0" w:color="auto"/>
                    <w:right w:val="none" w:sz="0" w:space="0" w:color="auto"/>
                  </w:divBdr>
                </w:div>
                <w:div w:id="764569794">
                  <w:marLeft w:val="0"/>
                  <w:marRight w:val="0"/>
                  <w:marTop w:val="0"/>
                  <w:marBottom w:val="0"/>
                  <w:divBdr>
                    <w:top w:val="none" w:sz="0" w:space="0" w:color="auto"/>
                    <w:left w:val="none" w:sz="0" w:space="0" w:color="auto"/>
                    <w:bottom w:val="none" w:sz="0" w:space="0" w:color="auto"/>
                    <w:right w:val="none" w:sz="0" w:space="0" w:color="auto"/>
                  </w:divBdr>
                </w:div>
                <w:div w:id="766535792">
                  <w:marLeft w:val="0"/>
                  <w:marRight w:val="0"/>
                  <w:marTop w:val="0"/>
                  <w:marBottom w:val="0"/>
                  <w:divBdr>
                    <w:top w:val="none" w:sz="0" w:space="0" w:color="auto"/>
                    <w:left w:val="none" w:sz="0" w:space="0" w:color="auto"/>
                    <w:bottom w:val="none" w:sz="0" w:space="0" w:color="auto"/>
                    <w:right w:val="none" w:sz="0" w:space="0" w:color="auto"/>
                  </w:divBdr>
                </w:div>
                <w:div w:id="767314398">
                  <w:marLeft w:val="0"/>
                  <w:marRight w:val="0"/>
                  <w:marTop w:val="0"/>
                  <w:marBottom w:val="0"/>
                  <w:divBdr>
                    <w:top w:val="none" w:sz="0" w:space="0" w:color="auto"/>
                    <w:left w:val="none" w:sz="0" w:space="0" w:color="auto"/>
                    <w:bottom w:val="none" w:sz="0" w:space="0" w:color="auto"/>
                    <w:right w:val="none" w:sz="0" w:space="0" w:color="auto"/>
                  </w:divBdr>
                </w:div>
                <w:div w:id="768887961">
                  <w:marLeft w:val="0"/>
                  <w:marRight w:val="0"/>
                  <w:marTop w:val="0"/>
                  <w:marBottom w:val="0"/>
                  <w:divBdr>
                    <w:top w:val="none" w:sz="0" w:space="0" w:color="auto"/>
                    <w:left w:val="none" w:sz="0" w:space="0" w:color="auto"/>
                    <w:bottom w:val="none" w:sz="0" w:space="0" w:color="auto"/>
                    <w:right w:val="none" w:sz="0" w:space="0" w:color="auto"/>
                  </w:divBdr>
                </w:div>
                <w:div w:id="772893486">
                  <w:marLeft w:val="0"/>
                  <w:marRight w:val="0"/>
                  <w:marTop w:val="0"/>
                  <w:marBottom w:val="0"/>
                  <w:divBdr>
                    <w:top w:val="none" w:sz="0" w:space="0" w:color="auto"/>
                    <w:left w:val="none" w:sz="0" w:space="0" w:color="auto"/>
                    <w:bottom w:val="none" w:sz="0" w:space="0" w:color="auto"/>
                    <w:right w:val="none" w:sz="0" w:space="0" w:color="auto"/>
                  </w:divBdr>
                </w:div>
                <w:div w:id="778644509">
                  <w:marLeft w:val="0"/>
                  <w:marRight w:val="0"/>
                  <w:marTop w:val="0"/>
                  <w:marBottom w:val="0"/>
                  <w:divBdr>
                    <w:top w:val="none" w:sz="0" w:space="0" w:color="auto"/>
                    <w:left w:val="none" w:sz="0" w:space="0" w:color="auto"/>
                    <w:bottom w:val="none" w:sz="0" w:space="0" w:color="auto"/>
                    <w:right w:val="none" w:sz="0" w:space="0" w:color="auto"/>
                  </w:divBdr>
                </w:div>
                <w:div w:id="780107225">
                  <w:marLeft w:val="0"/>
                  <w:marRight w:val="0"/>
                  <w:marTop w:val="0"/>
                  <w:marBottom w:val="0"/>
                  <w:divBdr>
                    <w:top w:val="none" w:sz="0" w:space="0" w:color="auto"/>
                    <w:left w:val="none" w:sz="0" w:space="0" w:color="auto"/>
                    <w:bottom w:val="none" w:sz="0" w:space="0" w:color="auto"/>
                    <w:right w:val="none" w:sz="0" w:space="0" w:color="auto"/>
                  </w:divBdr>
                </w:div>
                <w:div w:id="781802554">
                  <w:marLeft w:val="0"/>
                  <w:marRight w:val="0"/>
                  <w:marTop w:val="0"/>
                  <w:marBottom w:val="0"/>
                  <w:divBdr>
                    <w:top w:val="none" w:sz="0" w:space="0" w:color="auto"/>
                    <w:left w:val="none" w:sz="0" w:space="0" w:color="auto"/>
                    <w:bottom w:val="none" w:sz="0" w:space="0" w:color="auto"/>
                    <w:right w:val="none" w:sz="0" w:space="0" w:color="auto"/>
                  </w:divBdr>
                </w:div>
                <w:div w:id="786898080">
                  <w:marLeft w:val="0"/>
                  <w:marRight w:val="0"/>
                  <w:marTop w:val="0"/>
                  <w:marBottom w:val="0"/>
                  <w:divBdr>
                    <w:top w:val="none" w:sz="0" w:space="0" w:color="auto"/>
                    <w:left w:val="none" w:sz="0" w:space="0" w:color="auto"/>
                    <w:bottom w:val="none" w:sz="0" w:space="0" w:color="auto"/>
                    <w:right w:val="none" w:sz="0" w:space="0" w:color="auto"/>
                  </w:divBdr>
                </w:div>
                <w:div w:id="787628069">
                  <w:marLeft w:val="0"/>
                  <w:marRight w:val="0"/>
                  <w:marTop w:val="0"/>
                  <w:marBottom w:val="0"/>
                  <w:divBdr>
                    <w:top w:val="none" w:sz="0" w:space="0" w:color="auto"/>
                    <w:left w:val="none" w:sz="0" w:space="0" w:color="auto"/>
                    <w:bottom w:val="none" w:sz="0" w:space="0" w:color="auto"/>
                    <w:right w:val="none" w:sz="0" w:space="0" w:color="auto"/>
                  </w:divBdr>
                </w:div>
                <w:div w:id="787970990">
                  <w:marLeft w:val="0"/>
                  <w:marRight w:val="0"/>
                  <w:marTop w:val="0"/>
                  <w:marBottom w:val="0"/>
                  <w:divBdr>
                    <w:top w:val="none" w:sz="0" w:space="0" w:color="auto"/>
                    <w:left w:val="none" w:sz="0" w:space="0" w:color="auto"/>
                    <w:bottom w:val="none" w:sz="0" w:space="0" w:color="auto"/>
                    <w:right w:val="none" w:sz="0" w:space="0" w:color="auto"/>
                  </w:divBdr>
                </w:div>
                <w:div w:id="792015941">
                  <w:marLeft w:val="0"/>
                  <w:marRight w:val="0"/>
                  <w:marTop w:val="0"/>
                  <w:marBottom w:val="0"/>
                  <w:divBdr>
                    <w:top w:val="none" w:sz="0" w:space="0" w:color="auto"/>
                    <w:left w:val="none" w:sz="0" w:space="0" w:color="auto"/>
                    <w:bottom w:val="none" w:sz="0" w:space="0" w:color="auto"/>
                    <w:right w:val="none" w:sz="0" w:space="0" w:color="auto"/>
                  </w:divBdr>
                </w:div>
                <w:div w:id="796721506">
                  <w:marLeft w:val="0"/>
                  <w:marRight w:val="0"/>
                  <w:marTop w:val="0"/>
                  <w:marBottom w:val="0"/>
                  <w:divBdr>
                    <w:top w:val="none" w:sz="0" w:space="0" w:color="auto"/>
                    <w:left w:val="none" w:sz="0" w:space="0" w:color="auto"/>
                    <w:bottom w:val="none" w:sz="0" w:space="0" w:color="auto"/>
                    <w:right w:val="none" w:sz="0" w:space="0" w:color="auto"/>
                  </w:divBdr>
                </w:div>
                <w:div w:id="800533102">
                  <w:marLeft w:val="0"/>
                  <w:marRight w:val="0"/>
                  <w:marTop w:val="0"/>
                  <w:marBottom w:val="0"/>
                  <w:divBdr>
                    <w:top w:val="none" w:sz="0" w:space="0" w:color="auto"/>
                    <w:left w:val="none" w:sz="0" w:space="0" w:color="auto"/>
                    <w:bottom w:val="none" w:sz="0" w:space="0" w:color="auto"/>
                    <w:right w:val="none" w:sz="0" w:space="0" w:color="auto"/>
                  </w:divBdr>
                </w:div>
                <w:div w:id="803082057">
                  <w:marLeft w:val="0"/>
                  <w:marRight w:val="0"/>
                  <w:marTop w:val="0"/>
                  <w:marBottom w:val="0"/>
                  <w:divBdr>
                    <w:top w:val="none" w:sz="0" w:space="0" w:color="auto"/>
                    <w:left w:val="none" w:sz="0" w:space="0" w:color="auto"/>
                    <w:bottom w:val="none" w:sz="0" w:space="0" w:color="auto"/>
                    <w:right w:val="none" w:sz="0" w:space="0" w:color="auto"/>
                  </w:divBdr>
                </w:div>
                <w:div w:id="805463950">
                  <w:marLeft w:val="0"/>
                  <w:marRight w:val="0"/>
                  <w:marTop w:val="0"/>
                  <w:marBottom w:val="0"/>
                  <w:divBdr>
                    <w:top w:val="none" w:sz="0" w:space="0" w:color="auto"/>
                    <w:left w:val="none" w:sz="0" w:space="0" w:color="auto"/>
                    <w:bottom w:val="none" w:sz="0" w:space="0" w:color="auto"/>
                    <w:right w:val="none" w:sz="0" w:space="0" w:color="auto"/>
                  </w:divBdr>
                </w:div>
                <w:div w:id="807631613">
                  <w:marLeft w:val="0"/>
                  <w:marRight w:val="0"/>
                  <w:marTop w:val="0"/>
                  <w:marBottom w:val="0"/>
                  <w:divBdr>
                    <w:top w:val="none" w:sz="0" w:space="0" w:color="auto"/>
                    <w:left w:val="none" w:sz="0" w:space="0" w:color="auto"/>
                    <w:bottom w:val="none" w:sz="0" w:space="0" w:color="auto"/>
                    <w:right w:val="none" w:sz="0" w:space="0" w:color="auto"/>
                  </w:divBdr>
                </w:div>
                <w:div w:id="808548465">
                  <w:marLeft w:val="0"/>
                  <w:marRight w:val="0"/>
                  <w:marTop w:val="0"/>
                  <w:marBottom w:val="0"/>
                  <w:divBdr>
                    <w:top w:val="none" w:sz="0" w:space="0" w:color="auto"/>
                    <w:left w:val="none" w:sz="0" w:space="0" w:color="auto"/>
                    <w:bottom w:val="none" w:sz="0" w:space="0" w:color="auto"/>
                    <w:right w:val="none" w:sz="0" w:space="0" w:color="auto"/>
                  </w:divBdr>
                </w:div>
                <w:div w:id="809860359">
                  <w:marLeft w:val="0"/>
                  <w:marRight w:val="0"/>
                  <w:marTop w:val="0"/>
                  <w:marBottom w:val="0"/>
                  <w:divBdr>
                    <w:top w:val="none" w:sz="0" w:space="0" w:color="auto"/>
                    <w:left w:val="none" w:sz="0" w:space="0" w:color="auto"/>
                    <w:bottom w:val="none" w:sz="0" w:space="0" w:color="auto"/>
                    <w:right w:val="none" w:sz="0" w:space="0" w:color="auto"/>
                  </w:divBdr>
                </w:div>
                <w:div w:id="810439505">
                  <w:marLeft w:val="0"/>
                  <w:marRight w:val="0"/>
                  <w:marTop w:val="0"/>
                  <w:marBottom w:val="0"/>
                  <w:divBdr>
                    <w:top w:val="none" w:sz="0" w:space="0" w:color="auto"/>
                    <w:left w:val="none" w:sz="0" w:space="0" w:color="auto"/>
                    <w:bottom w:val="none" w:sz="0" w:space="0" w:color="auto"/>
                    <w:right w:val="none" w:sz="0" w:space="0" w:color="auto"/>
                  </w:divBdr>
                </w:div>
                <w:div w:id="811290325">
                  <w:marLeft w:val="0"/>
                  <w:marRight w:val="0"/>
                  <w:marTop w:val="0"/>
                  <w:marBottom w:val="0"/>
                  <w:divBdr>
                    <w:top w:val="none" w:sz="0" w:space="0" w:color="auto"/>
                    <w:left w:val="none" w:sz="0" w:space="0" w:color="auto"/>
                    <w:bottom w:val="none" w:sz="0" w:space="0" w:color="auto"/>
                    <w:right w:val="none" w:sz="0" w:space="0" w:color="auto"/>
                  </w:divBdr>
                </w:div>
                <w:div w:id="811799122">
                  <w:marLeft w:val="0"/>
                  <w:marRight w:val="0"/>
                  <w:marTop w:val="0"/>
                  <w:marBottom w:val="0"/>
                  <w:divBdr>
                    <w:top w:val="none" w:sz="0" w:space="0" w:color="auto"/>
                    <w:left w:val="none" w:sz="0" w:space="0" w:color="auto"/>
                    <w:bottom w:val="none" w:sz="0" w:space="0" w:color="auto"/>
                    <w:right w:val="none" w:sz="0" w:space="0" w:color="auto"/>
                  </w:divBdr>
                </w:div>
                <w:div w:id="814219557">
                  <w:marLeft w:val="0"/>
                  <w:marRight w:val="0"/>
                  <w:marTop w:val="0"/>
                  <w:marBottom w:val="0"/>
                  <w:divBdr>
                    <w:top w:val="none" w:sz="0" w:space="0" w:color="auto"/>
                    <w:left w:val="none" w:sz="0" w:space="0" w:color="auto"/>
                    <w:bottom w:val="none" w:sz="0" w:space="0" w:color="auto"/>
                    <w:right w:val="none" w:sz="0" w:space="0" w:color="auto"/>
                  </w:divBdr>
                </w:div>
                <w:div w:id="818807707">
                  <w:marLeft w:val="0"/>
                  <w:marRight w:val="0"/>
                  <w:marTop w:val="0"/>
                  <w:marBottom w:val="0"/>
                  <w:divBdr>
                    <w:top w:val="none" w:sz="0" w:space="0" w:color="auto"/>
                    <w:left w:val="none" w:sz="0" w:space="0" w:color="auto"/>
                    <w:bottom w:val="none" w:sz="0" w:space="0" w:color="auto"/>
                    <w:right w:val="none" w:sz="0" w:space="0" w:color="auto"/>
                  </w:divBdr>
                </w:div>
                <w:div w:id="823206971">
                  <w:marLeft w:val="0"/>
                  <w:marRight w:val="0"/>
                  <w:marTop w:val="0"/>
                  <w:marBottom w:val="0"/>
                  <w:divBdr>
                    <w:top w:val="none" w:sz="0" w:space="0" w:color="auto"/>
                    <w:left w:val="none" w:sz="0" w:space="0" w:color="auto"/>
                    <w:bottom w:val="none" w:sz="0" w:space="0" w:color="auto"/>
                    <w:right w:val="none" w:sz="0" w:space="0" w:color="auto"/>
                  </w:divBdr>
                </w:div>
                <w:div w:id="824081553">
                  <w:marLeft w:val="0"/>
                  <w:marRight w:val="0"/>
                  <w:marTop w:val="0"/>
                  <w:marBottom w:val="0"/>
                  <w:divBdr>
                    <w:top w:val="none" w:sz="0" w:space="0" w:color="auto"/>
                    <w:left w:val="none" w:sz="0" w:space="0" w:color="auto"/>
                    <w:bottom w:val="none" w:sz="0" w:space="0" w:color="auto"/>
                    <w:right w:val="none" w:sz="0" w:space="0" w:color="auto"/>
                  </w:divBdr>
                </w:div>
                <w:div w:id="828520580">
                  <w:marLeft w:val="0"/>
                  <w:marRight w:val="0"/>
                  <w:marTop w:val="0"/>
                  <w:marBottom w:val="0"/>
                  <w:divBdr>
                    <w:top w:val="none" w:sz="0" w:space="0" w:color="auto"/>
                    <w:left w:val="none" w:sz="0" w:space="0" w:color="auto"/>
                    <w:bottom w:val="none" w:sz="0" w:space="0" w:color="auto"/>
                    <w:right w:val="none" w:sz="0" w:space="0" w:color="auto"/>
                  </w:divBdr>
                </w:div>
                <w:div w:id="829104229">
                  <w:marLeft w:val="0"/>
                  <w:marRight w:val="0"/>
                  <w:marTop w:val="0"/>
                  <w:marBottom w:val="0"/>
                  <w:divBdr>
                    <w:top w:val="none" w:sz="0" w:space="0" w:color="auto"/>
                    <w:left w:val="none" w:sz="0" w:space="0" w:color="auto"/>
                    <w:bottom w:val="none" w:sz="0" w:space="0" w:color="auto"/>
                    <w:right w:val="none" w:sz="0" w:space="0" w:color="auto"/>
                  </w:divBdr>
                </w:div>
                <w:div w:id="829836021">
                  <w:marLeft w:val="0"/>
                  <w:marRight w:val="0"/>
                  <w:marTop w:val="0"/>
                  <w:marBottom w:val="0"/>
                  <w:divBdr>
                    <w:top w:val="none" w:sz="0" w:space="0" w:color="auto"/>
                    <w:left w:val="none" w:sz="0" w:space="0" w:color="auto"/>
                    <w:bottom w:val="none" w:sz="0" w:space="0" w:color="auto"/>
                    <w:right w:val="none" w:sz="0" w:space="0" w:color="auto"/>
                  </w:divBdr>
                </w:div>
                <w:div w:id="830566724">
                  <w:marLeft w:val="0"/>
                  <w:marRight w:val="0"/>
                  <w:marTop w:val="0"/>
                  <w:marBottom w:val="0"/>
                  <w:divBdr>
                    <w:top w:val="none" w:sz="0" w:space="0" w:color="auto"/>
                    <w:left w:val="none" w:sz="0" w:space="0" w:color="auto"/>
                    <w:bottom w:val="none" w:sz="0" w:space="0" w:color="auto"/>
                    <w:right w:val="none" w:sz="0" w:space="0" w:color="auto"/>
                  </w:divBdr>
                </w:div>
                <w:div w:id="835413489">
                  <w:marLeft w:val="0"/>
                  <w:marRight w:val="0"/>
                  <w:marTop w:val="0"/>
                  <w:marBottom w:val="0"/>
                  <w:divBdr>
                    <w:top w:val="none" w:sz="0" w:space="0" w:color="auto"/>
                    <w:left w:val="none" w:sz="0" w:space="0" w:color="auto"/>
                    <w:bottom w:val="none" w:sz="0" w:space="0" w:color="auto"/>
                    <w:right w:val="none" w:sz="0" w:space="0" w:color="auto"/>
                  </w:divBdr>
                </w:div>
                <w:div w:id="837961838">
                  <w:marLeft w:val="0"/>
                  <w:marRight w:val="0"/>
                  <w:marTop w:val="0"/>
                  <w:marBottom w:val="0"/>
                  <w:divBdr>
                    <w:top w:val="none" w:sz="0" w:space="0" w:color="auto"/>
                    <w:left w:val="none" w:sz="0" w:space="0" w:color="auto"/>
                    <w:bottom w:val="none" w:sz="0" w:space="0" w:color="auto"/>
                    <w:right w:val="none" w:sz="0" w:space="0" w:color="auto"/>
                  </w:divBdr>
                </w:div>
                <w:div w:id="838815942">
                  <w:marLeft w:val="0"/>
                  <w:marRight w:val="0"/>
                  <w:marTop w:val="0"/>
                  <w:marBottom w:val="0"/>
                  <w:divBdr>
                    <w:top w:val="none" w:sz="0" w:space="0" w:color="auto"/>
                    <w:left w:val="none" w:sz="0" w:space="0" w:color="auto"/>
                    <w:bottom w:val="none" w:sz="0" w:space="0" w:color="auto"/>
                    <w:right w:val="none" w:sz="0" w:space="0" w:color="auto"/>
                  </w:divBdr>
                </w:div>
                <w:div w:id="840848654">
                  <w:marLeft w:val="0"/>
                  <w:marRight w:val="0"/>
                  <w:marTop w:val="0"/>
                  <w:marBottom w:val="0"/>
                  <w:divBdr>
                    <w:top w:val="none" w:sz="0" w:space="0" w:color="auto"/>
                    <w:left w:val="none" w:sz="0" w:space="0" w:color="auto"/>
                    <w:bottom w:val="none" w:sz="0" w:space="0" w:color="auto"/>
                    <w:right w:val="none" w:sz="0" w:space="0" w:color="auto"/>
                  </w:divBdr>
                </w:div>
                <w:div w:id="842628772">
                  <w:marLeft w:val="0"/>
                  <w:marRight w:val="0"/>
                  <w:marTop w:val="0"/>
                  <w:marBottom w:val="0"/>
                  <w:divBdr>
                    <w:top w:val="none" w:sz="0" w:space="0" w:color="auto"/>
                    <w:left w:val="none" w:sz="0" w:space="0" w:color="auto"/>
                    <w:bottom w:val="none" w:sz="0" w:space="0" w:color="auto"/>
                    <w:right w:val="none" w:sz="0" w:space="0" w:color="auto"/>
                  </w:divBdr>
                </w:div>
                <w:div w:id="845900062">
                  <w:marLeft w:val="0"/>
                  <w:marRight w:val="0"/>
                  <w:marTop w:val="0"/>
                  <w:marBottom w:val="0"/>
                  <w:divBdr>
                    <w:top w:val="none" w:sz="0" w:space="0" w:color="auto"/>
                    <w:left w:val="none" w:sz="0" w:space="0" w:color="auto"/>
                    <w:bottom w:val="none" w:sz="0" w:space="0" w:color="auto"/>
                    <w:right w:val="none" w:sz="0" w:space="0" w:color="auto"/>
                  </w:divBdr>
                </w:div>
                <w:div w:id="846166537">
                  <w:marLeft w:val="0"/>
                  <w:marRight w:val="0"/>
                  <w:marTop w:val="0"/>
                  <w:marBottom w:val="0"/>
                  <w:divBdr>
                    <w:top w:val="none" w:sz="0" w:space="0" w:color="auto"/>
                    <w:left w:val="none" w:sz="0" w:space="0" w:color="auto"/>
                    <w:bottom w:val="none" w:sz="0" w:space="0" w:color="auto"/>
                    <w:right w:val="none" w:sz="0" w:space="0" w:color="auto"/>
                  </w:divBdr>
                </w:div>
                <w:div w:id="846478431">
                  <w:marLeft w:val="0"/>
                  <w:marRight w:val="0"/>
                  <w:marTop w:val="0"/>
                  <w:marBottom w:val="0"/>
                  <w:divBdr>
                    <w:top w:val="none" w:sz="0" w:space="0" w:color="auto"/>
                    <w:left w:val="none" w:sz="0" w:space="0" w:color="auto"/>
                    <w:bottom w:val="none" w:sz="0" w:space="0" w:color="auto"/>
                    <w:right w:val="none" w:sz="0" w:space="0" w:color="auto"/>
                  </w:divBdr>
                </w:div>
                <w:div w:id="846555276">
                  <w:marLeft w:val="0"/>
                  <w:marRight w:val="0"/>
                  <w:marTop w:val="0"/>
                  <w:marBottom w:val="0"/>
                  <w:divBdr>
                    <w:top w:val="none" w:sz="0" w:space="0" w:color="auto"/>
                    <w:left w:val="none" w:sz="0" w:space="0" w:color="auto"/>
                    <w:bottom w:val="none" w:sz="0" w:space="0" w:color="auto"/>
                    <w:right w:val="none" w:sz="0" w:space="0" w:color="auto"/>
                  </w:divBdr>
                </w:div>
                <w:div w:id="846822502">
                  <w:marLeft w:val="0"/>
                  <w:marRight w:val="0"/>
                  <w:marTop w:val="0"/>
                  <w:marBottom w:val="0"/>
                  <w:divBdr>
                    <w:top w:val="none" w:sz="0" w:space="0" w:color="auto"/>
                    <w:left w:val="none" w:sz="0" w:space="0" w:color="auto"/>
                    <w:bottom w:val="none" w:sz="0" w:space="0" w:color="auto"/>
                    <w:right w:val="none" w:sz="0" w:space="0" w:color="auto"/>
                  </w:divBdr>
                </w:div>
                <w:div w:id="847329022">
                  <w:marLeft w:val="0"/>
                  <w:marRight w:val="0"/>
                  <w:marTop w:val="0"/>
                  <w:marBottom w:val="0"/>
                  <w:divBdr>
                    <w:top w:val="none" w:sz="0" w:space="0" w:color="auto"/>
                    <w:left w:val="none" w:sz="0" w:space="0" w:color="auto"/>
                    <w:bottom w:val="none" w:sz="0" w:space="0" w:color="auto"/>
                    <w:right w:val="none" w:sz="0" w:space="0" w:color="auto"/>
                  </w:divBdr>
                </w:div>
                <w:div w:id="847402234">
                  <w:marLeft w:val="0"/>
                  <w:marRight w:val="0"/>
                  <w:marTop w:val="0"/>
                  <w:marBottom w:val="0"/>
                  <w:divBdr>
                    <w:top w:val="none" w:sz="0" w:space="0" w:color="auto"/>
                    <w:left w:val="none" w:sz="0" w:space="0" w:color="auto"/>
                    <w:bottom w:val="none" w:sz="0" w:space="0" w:color="auto"/>
                    <w:right w:val="none" w:sz="0" w:space="0" w:color="auto"/>
                  </w:divBdr>
                </w:div>
                <w:div w:id="849492577">
                  <w:marLeft w:val="0"/>
                  <w:marRight w:val="0"/>
                  <w:marTop w:val="0"/>
                  <w:marBottom w:val="0"/>
                  <w:divBdr>
                    <w:top w:val="none" w:sz="0" w:space="0" w:color="auto"/>
                    <w:left w:val="none" w:sz="0" w:space="0" w:color="auto"/>
                    <w:bottom w:val="none" w:sz="0" w:space="0" w:color="auto"/>
                    <w:right w:val="none" w:sz="0" w:space="0" w:color="auto"/>
                  </w:divBdr>
                </w:div>
                <w:div w:id="851913282">
                  <w:marLeft w:val="0"/>
                  <w:marRight w:val="0"/>
                  <w:marTop w:val="0"/>
                  <w:marBottom w:val="0"/>
                  <w:divBdr>
                    <w:top w:val="none" w:sz="0" w:space="0" w:color="auto"/>
                    <w:left w:val="none" w:sz="0" w:space="0" w:color="auto"/>
                    <w:bottom w:val="none" w:sz="0" w:space="0" w:color="auto"/>
                    <w:right w:val="none" w:sz="0" w:space="0" w:color="auto"/>
                  </w:divBdr>
                </w:div>
                <w:div w:id="852573808">
                  <w:marLeft w:val="0"/>
                  <w:marRight w:val="0"/>
                  <w:marTop w:val="0"/>
                  <w:marBottom w:val="0"/>
                  <w:divBdr>
                    <w:top w:val="none" w:sz="0" w:space="0" w:color="auto"/>
                    <w:left w:val="none" w:sz="0" w:space="0" w:color="auto"/>
                    <w:bottom w:val="none" w:sz="0" w:space="0" w:color="auto"/>
                    <w:right w:val="none" w:sz="0" w:space="0" w:color="auto"/>
                  </w:divBdr>
                </w:div>
                <w:div w:id="852960013">
                  <w:marLeft w:val="0"/>
                  <w:marRight w:val="0"/>
                  <w:marTop w:val="0"/>
                  <w:marBottom w:val="0"/>
                  <w:divBdr>
                    <w:top w:val="none" w:sz="0" w:space="0" w:color="auto"/>
                    <w:left w:val="none" w:sz="0" w:space="0" w:color="auto"/>
                    <w:bottom w:val="none" w:sz="0" w:space="0" w:color="auto"/>
                    <w:right w:val="none" w:sz="0" w:space="0" w:color="auto"/>
                  </w:divBdr>
                </w:div>
                <w:div w:id="853569458">
                  <w:marLeft w:val="0"/>
                  <w:marRight w:val="0"/>
                  <w:marTop w:val="0"/>
                  <w:marBottom w:val="0"/>
                  <w:divBdr>
                    <w:top w:val="none" w:sz="0" w:space="0" w:color="auto"/>
                    <w:left w:val="none" w:sz="0" w:space="0" w:color="auto"/>
                    <w:bottom w:val="none" w:sz="0" w:space="0" w:color="auto"/>
                    <w:right w:val="none" w:sz="0" w:space="0" w:color="auto"/>
                  </w:divBdr>
                </w:div>
                <w:div w:id="856238052">
                  <w:marLeft w:val="0"/>
                  <w:marRight w:val="0"/>
                  <w:marTop w:val="0"/>
                  <w:marBottom w:val="0"/>
                  <w:divBdr>
                    <w:top w:val="none" w:sz="0" w:space="0" w:color="auto"/>
                    <w:left w:val="none" w:sz="0" w:space="0" w:color="auto"/>
                    <w:bottom w:val="none" w:sz="0" w:space="0" w:color="auto"/>
                    <w:right w:val="none" w:sz="0" w:space="0" w:color="auto"/>
                  </w:divBdr>
                </w:div>
                <w:div w:id="857545971">
                  <w:marLeft w:val="0"/>
                  <w:marRight w:val="0"/>
                  <w:marTop w:val="0"/>
                  <w:marBottom w:val="0"/>
                  <w:divBdr>
                    <w:top w:val="none" w:sz="0" w:space="0" w:color="auto"/>
                    <w:left w:val="none" w:sz="0" w:space="0" w:color="auto"/>
                    <w:bottom w:val="none" w:sz="0" w:space="0" w:color="auto"/>
                    <w:right w:val="none" w:sz="0" w:space="0" w:color="auto"/>
                  </w:divBdr>
                </w:div>
                <w:div w:id="860049106">
                  <w:marLeft w:val="0"/>
                  <w:marRight w:val="0"/>
                  <w:marTop w:val="0"/>
                  <w:marBottom w:val="0"/>
                  <w:divBdr>
                    <w:top w:val="none" w:sz="0" w:space="0" w:color="auto"/>
                    <w:left w:val="none" w:sz="0" w:space="0" w:color="auto"/>
                    <w:bottom w:val="none" w:sz="0" w:space="0" w:color="auto"/>
                    <w:right w:val="none" w:sz="0" w:space="0" w:color="auto"/>
                  </w:divBdr>
                </w:div>
                <w:div w:id="862674376">
                  <w:marLeft w:val="0"/>
                  <w:marRight w:val="0"/>
                  <w:marTop w:val="0"/>
                  <w:marBottom w:val="0"/>
                  <w:divBdr>
                    <w:top w:val="none" w:sz="0" w:space="0" w:color="auto"/>
                    <w:left w:val="none" w:sz="0" w:space="0" w:color="auto"/>
                    <w:bottom w:val="none" w:sz="0" w:space="0" w:color="auto"/>
                    <w:right w:val="none" w:sz="0" w:space="0" w:color="auto"/>
                  </w:divBdr>
                </w:div>
                <w:div w:id="863251688">
                  <w:marLeft w:val="0"/>
                  <w:marRight w:val="0"/>
                  <w:marTop w:val="0"/>
                  <w:marBottom w:val="0"/>
                  <w:divBdr>
                    <w:top w:val="none" w:sz="0" w:space="0" w:color="auto"/>
                    <w:left w:val="none" w:sz="0" w:space="0" w:color="auto"/>
                    <w:bottom w:val="none" w:sz="0" w:space="0" w:color="auto"/>
                    <w:right w:val="none" w:sz="0" w:space="0" w:color="auto"/>
                  </w:divBdr>
                </w:div>
                <w:div w:id="864057804">
                  <w:marLeft w:val="0"/>
                  <w:marRight w:val="0"/>
                  <w:marTop w:val="0"/>
                  <w:marBottom w:val="0"/>
                  <w:divBdr>
                    <w:top w:val="none" w:sz="0" w:space="0" w:color="auto"/>
                    <w:left w:val="none" w:sz="0" w:space="0" w:color="auto"/>
                    <w:bottom w:val="none" w:sz="0" w:space="0" w:color="auto"/>
                    <w:right w:val="none" w:sz="0" w:space="0" w:color="auto"/>
                  </w:divBdr>
                </w:div>
                <w:div w:id="866990564">
                  <w:marLeft w:val="0"/>
                  <w:marRight w:val="0"/>
                  <w:marTop w:val="0"/>
                  <w:marBottom w:val="0"/>
                  <w:divBdr>
                    <w:top w:val="none" w:sz="0" w:space="0" w:color="auto"/>
                    <w:left w:val="none" w:sz="0" w:space="0" w:color="auto"/>
                    <w:bottom w:val="none" w:sz="0" w:space="0" w:color="auto"/>
                    <w:right w:val="none" w:sz="0" w:space="0" w:color="auto"/>
                  </w:divBdr>
                </w:div>
                <w:div w:id="870147122">
                  <w:marLeft w:val="0"/>
                  <w:marRight w:val="0"/>
                  <w:marTop w:val="0"/>
                  <w:marBottom w:val="0"/>
                  <w:divBdr>
                    <w:top w:val="none" w:sz="0" w:space="0" w:color="auto"/>
                    <w:left w:val="none" w:sz="0" w:space="0" w:color="auto"/>
                    <w:bottom w:val="none" w:sz="0" w:space="0" w:color="auto"/>
                    <w:right w:val="none" w:sz="0" w:space="0" w:color="auto"/>
                  </w:divBdr>
                </w:div>
                <w:div w:id="872232138">
                  <w:marLeft w:val="0"/>
                  <w:marRight w:val="0"/>
                  <w:marTop w:val="0"/>
                  <w:marBottom w:val="0"/>
                  <w:divBdr>
                    <w:top w:val="none" w:sz="0" w:space="0" w:color="auto"/>
                    <w:left w:val="none" w:sz="0" w:space="0" w:color="auto"/>
                    <w:bottom w:val="none" w:sz="0" w:space="0" w:color="auto"/>
                    <w:right w:val="none" w:sz="0" w:space="0" w:color="auto"/>
                  </w:divBdr>
                </w:div>
                <w:div w:id="873005751">
                  <w:marLeft w:val="0"/>
                  <w:marRight w:val="0"/>
                  <w:marTop w:val="0"/>
                  <w:marBottom w:val="0"/>
                  <w:divBdr>
                    <w:top w:val="none" w:sz="0" w:space="0" w:color="auto"/>
                    <w:left w:val="none" w:sz="0" w:space="0" w:color="auto"/>
                    <w:bottom w:val="none" w:sz="0" w:space="0" w:color="auto"/>
                    <w:right w:val="none" w:sz="0" w:space="0" w:color="auto"/>
                  </w:divBdr>
                </w:div>
                <w:div w:id="878318962">
                  <w:marLeft w:val="0"/>
                  <w:marRight w:val="0"/>
                  <w:marTop w:val="0"/>
                  <w:marBottom w:val="0"/>
                  <w:divBdr>
                    <w:top w:val="none" w:sz="0" w:space="0" w:color="auto"/>
                    <w:left w:val="none" w:sz="0" w:space="0" w:color="auto"/>
                    <w:bottom w:val="none" w:sz="0" w:space="0" w:color="auto"/>
                    <w:right w:val="none" w:sz="0" w:space="0" w:color="auto"/>
                  </w:divBdr>
                </w:div>
                <w:div w:id="878737889">
                  <w:marLeft w:val="0"/>
                  <w:marRight w:val="0"/>
                  <w:marTop w:val="0"/>
                  <w:marBottom w:val="0"/>
                  <w:divBdr>
                    <w:top w:val="none" w:sz="0" w:space="0" w:color="auto"/>
                    <w:left w:val="none" w:sz="0" w:space="0" w:color="auto"/>
                    <w:bottom w:val="none" w:sz="0" w:space="0" w:color="auto"/>
                    <w:right w:val="none" w:sz="0" w:space="0" w:color="auto"/>
                  </w:divBdr>
                </w:div>
                <w:div w:id="878784756">
                  <w:marLeft w:val="0"/>
                  <w:marRight w:val="0"/>
                  <w:marTop w:val="0"/>
                  <w:marBottom w:val="0"/>
                  <w:divBdr>
                    <w:top w:val="none" w:sz="0" w:space="0" w:color="auto"/>
                    <w:left w:val="none" w:sz="0" w:space="0" w:color="auto"/>
                    <w:bottom w:val="none" w:sz="0" w:space="0" w:color="auto"/>
                    <w:right w:val="none" w:sz="0" w:space="0" w:color="auto"/>
                  </w:divBdr>
                </w:div>
                <w:div w:id="880678175">
                  <w:marLeft w:val="0"/>
                  <w:marRight w:val="0"/>
                  <w:marTop w:val="0"/>
                  <w:marBottom w:val="0"/>
                  <w:divBdr>
                    <w:top w:val="none" w:sz="0" w:space="0" w:color="auto"/>
                    <w:left w:val="none" w:sz="0" w:space="0" w:color="auto"/>
                    <w:bottom w:val="none" w:sz="0" w:space="0" w:color="auto"/>
                    <w:right w:val="none" w:sz="0" w:space="0" w:color="auto"/>
                  </w:divBdr>
                </w:div>
                <w:div w:id="886599099">
                  <w:marLeft w:val="0"/>
                  <w:marRight w:val="0"/>
                  <w:marTop w:val="0"/>
                  <w:marBottom w:val="0"/>
                  <w:divBdr>
                    <w:top w:val="none" w:sz="0" w:space="0" w:color="auto"/>
                    <w:left w:val="none" w:sz="0" w:space="0" w:color="auto"/>
                    <w:bottom w:val="none" w:sz="0" w:space="0" w:color="auto"/>
                    <w:right w:val="none" w:sz="0" w:space="0" w:color="auto"/>
                  </w:divBdr>
                </w:div>
                <w:div w:id="887112255">
                  <w:marLeft w:val="0"/>
                  <w:marRight w:val="0"/>
                  <w:marTop w:val="0"/>
                  <w:marBottom w:val="0"/>
                  <w:divBdr>
                    <w:top w:val="none" w:sz="0" w:space="0" w:color="auto"/>
                    <w:left w:val="none" w:sz="0" w:space="0" w:color="auto"/>
                    <w:bottom w:val="none" w:sz="0" w:space="0" w:color="auto"/>
                    <w:right w:val="none" w:sz="0" w:space="0" w:color="auto"/>
                  </w:divBdr>
                </w:div>
                <w:div w:id="887761648">
                  <w:marLeft w:val="0"/>
                  <w:marRight w:val="0"/>
                  <w:marTop w:val="0"/>
                  <w:marBottom w:val="0"/>
                  <w:divBdr>
                    <w:top w:val="none" w:sz="0" w:space="0" w:color="auto"/>
                    <w:left w:val="none" w:sz="0" w:space="0" w:color="auto"/>
                    <w:bottom w:val="none" w:sz="0" w:space="0" w:color="auto"/>
                    <w:right w:val="none" w:sz="0" w:space="0" w:color="auto"/>
                  </w:divBdr>
                </w:div>
                <w:div w:id="888761139">
                  <w:marLeft w:val="0"/>
                  <w:marRight w:val="0"/>
                  <w:marTop w:val="0"/>
                  <w:marBottom w:val="0"/>
                  <w:divBdr>
                    <w:top w:val="none" w:sz="0" w:space="0" w:color="auto"/>
                    <w:left w:val="none" w:sz="0" w:space="0" w:color="auto"/>
                    <w:bottom w:val="none" w:sz="0" w:space="0" w:color="auto"/>
                    <w:right w:val="none" w:sz="0" w:space="0" w:color="auto"/>
                  </w:divBdr>
                </w:div>
                <w:div w:id="888807009">
                  <w:marLeft w:val="0"/>
                  <w:marRight w:val="0"/>
                  <w:marTop w:val="0"/>
                  <w:marBottom w:val="0"/>
                  <w:divBdr>
                    <w:top w:val="none" w:sz="0" w:space="0" w:color="auto"/>
                    <w:left w:val="none" w:sz="0" w:space="0" w:color="auto"/>
                    <w:bottom w:val="none" w:sz="0" w:space="0" w:color="auto"/>
                    <w:right w:val="none" w:sz="0" w:space="0" w:color="auto"/>
                  </w:divBdr>
                </w:div>
                <w:div w:id="889653869">
                  <w:marLeft w:val="0"/>
                  <w:marRight w:val="0"/>
                  <w:marTop w:val="0"/>
                  <w:marBottom w:val="0"/>
                  <w:divBdr>
                    <w:top w:val="none" w:sz="0" w:space="0" w:color="auto"/>
                    <w:left w:val="none" w:sz="0" w:space="0" w:color="auto"/>
                    <w:bottom w:val="none" w:sz="0" w:space="0" w:color="auto"/>
                    <w:right w:val="none" w:sz="0" w:space="0" w:color="auto"/>
                  </w:divBdr>
                </w:div>
                <w:div w:id="893197948">
                  <w:marLeft w:val="0"/>
                  <w:marRight w:val="0"/>
                  <w:marTop w:val="0"/>
                  <w:marBottom w:val="0"/>
                  <w:divBdr>
                    <w:top w:val="none" w:sz="0" w:space="0" w:color="auto"/>
                    <w:left w:val="none" w:sz="0" w:space="0" w:color="auto"/>
                    <w:bottom w:val="none" w:sz="0" w:space="0" w:color="auto"/>
                    <w:right w:val="none" w:sz="0" w:space="0" w:color="auto"/>
                  </w:divBdr>
                </w:div>
                <w:div w:id="895507598">
                  <w:marLeft w:val="0"/>
                  <w:marRight w:val="0"/>
                  <w:marTop w:val="0"/>
                  <w:marBottom w:val="0"/>
                  <w:divBdr>
                    <w:top w:val="none" w:sz="0" w:space="0" w:color="auto"/>
                    <w:left w:val="none" w:sz="0" w:space="0" w:color="auto"/>
                    <w:bottom w:val="none" w:sz="0" w:space="0" w:color="auto"/>
                    <w:right w:val="none" w:sz="0" w:space="0" w:color="auto"/>
                  </w:divBdr>
                </w:div>
                <w:div w:id="896209148">
                  <w:marLeft w:val="0"/>
                  <w:marRight w:val="0"/>
                  <w:marTop w:val="0"/>
                  <w:marBottom w:val="0"/>
                  <w:divBdr>
                    <w:top w:val="none" w:sz="0" w:space="0" w:color="auto"/>
                    <w:left w:val="none" w:sz="0" w:space="0" w:color="auto"/>
                    <w:bottom w:val="none" w:sz="0" w:space="0" w:color="auto"/>
                    <w:right w:val="none" w:sz="0" w:space="0" w:color="auto"/>
                  </w:divBdr>
                </w:div>
                <w:div w:id="903563054">
                  <w:marLeft w:val="0"/>
                  <w:marRight w:val="0"/>
                  <w:marTop w:val="0"/>
                  <w:marBottom w:val="0"/>
                  <w:divBdr>
                    <w:top w:val="none" w:sz="0" w:space="0" w:color="auto"/>
                    <w:left w:val="none" w:sz="0" w:space="0" w:color="auto"/>
                    <w:bottom w:val="none" w:sz="0" w:space="0" w:color="auto"/>
                    <w:right w:val="none" w:sz="0" w:space="0" w:color="auto"/>
                  </w:divBdr>
                </w:div>
                <w:div w:id="906264466">
                  <w:marLeft w:val="0"/>
                  <w:marRight w:val="0"/>
                  <w:marTop w:val="0"/>
                  <w:marBottom w:val="0"/>
                  <w:divBdr>
                    <w:top w:val="none" w:sz="0" w:space="0" w:color="auto"/>
                    <w:left w:val="none" w:sz="0" w:space="0" w:color="auto"/>
                    <w:bottom w:val="none" w:sz="0" w:space="0" w:color="auto"/>
                    <w:right w:val="none" w:sz="0" w:space="0" w:color="auto"/>
                  </w:divBdr>
                </w:div>
                <w:div w:id="906695674">
                  <w:marLeft w:val="0"/>
                  <w:marRight w:val="0"/>
                  <w:marTop w:val="0"/>
                  <w:marBottom w:val="0"/>
                  <w:divBdr>
                    <w:top w:val="none" w:sz="0" w:space="0" w:color="auto"/>
                    <w:left w:val="none" w:sz="0" w:space="0" w:color="auto"/>
                    <w:bottom w:val="none" w:sz="0" w:space="0" w:color="auto"/>
                    <w:right w:val="none" w:sz="0" w:space="0" w:color="auto"/>
                  </w:divBdr>
                </w:div>
                <w:div w:id="910576972">
                  <w:marLeft w:val="0"/>
                  <w:marRight w:val="0"/>
                  <w:marTop w:val="0"/>
                  <w:marBottom w:val="0"/>
                  <w:divBdr>
                    <w:top w:val="none" w:sz="0" w:space="0" w:color="auto"/>
                    <w:left w:val="none" w:sz="0" w:space="0" w:color="auto"/>
                    <w:bottom w:val="none" w:sz="0" w:space="0" w:color="auto"/>
                    <w:right w:val="none" w:sz="0" w:space="0" w:color="auto"/>
                  </w:divBdr>
                </w:div>
                <w:div w:id="913663724">
                  <w:marLeft w:val="0"/>
                  <w:marRight w:val="0"/>
                  <w:marTop w:val="0"/>
                  <w:marBottom w:val="0"/>
                  <w:divBdr>
                    <w:top w:val="none" w:sz="0" w:space="0" w:color="auto"/>
                    <w:left w:val="none" w:sz="0" w:space="0" w:color="auto"/>
                    <w:bottom w:val="none" w:sz="0" w:space="0" w:color="auto"/>
                    <w:right w:val="none" w:sz="0" w:space="0" w:color="auto"/>
                  </w:divBdr>
                </w:div>
                <w:div w:id="913932228">
                  <w:marLeft w:val="0"/>
                  <w:marRight w:val="0"/>
                  <w:marTop w:val="0"/>
                  <w:marBottom w:val="0"/>
                  <w:divBdr>
                    <w:top w:val="none" w:sz="0" w:space="0" w:color="auto"/>
                    <w:left w:val="none" w:sz="0" w:space="0" w:color="auto"/>
                    <w:bottom w:val="none" w:sz="0" w:space="0" w:color="auto"/>
                    <w:right w:val="none" w:sz="0" w:space="0" w:color="auto"/>
                  </w:divBdr>
                </w:div>
                <w:div w:id="915438437">
                  <w:marLeft w:val="0"/>
                  <w:marRight w:val="0"/>
                  <w:marTop w:val="0"/>
                  <w:marBottom w:val="0"/>
                  <w:divBdr>
                    <w:top w:val="none" w:sz="0" w:space="0" w:color="auto"/>
                    <w:left w:val="none" w:sz="0" w:space="0" w:color="auto"/>
                    <w:bottom w:val="none" w:sz="0" w:space="0" w:color="auto"/>
                    <w:right w:val="none" w:sz="0" w:space="0" w:color="auto"/>
                  </w:divBdr>
                </w:div>
                <w:div w:id="917709579">
                  <w:marLeft w:val="0"/>
                  <w:marRight w:val="0"/>
                  <w:marTop w:val="0"/>
                  <w:marBottom w:val="0"/>
                  <w:divBdr>
                    <w:top w:val="none" w:sz="0" w:space="0" w:color="auto"/>
                    <w:left w:val="none" w:sz="0" w:space="0" w:color="auto"/>
                    <w:bottom w:val="none" w:sz="0" w:space="0" w:color="auto"/>
                    <w:right w:val="none" w:sz="0" w:space="0" w:color="auto"/>
                  </w:divBdr>
                </w:div>
                <w:div w:id="918059540">
                  <w:marLeft w:val="0"/>
                  <w:marRight w:val="0"/>
                  <w:marTop w:val="0"/>
                  <w:marBottom w:val="0"/>
                  <w:divBdr>
                    <w:top w:val="none" w:sz="0" w:space="0" w:color="auto"/>
                    <w:left w:val="none" w:sz="0" w:space="0" w:color="auto"/>
                    <w:bottom w:val="none" w:sz="0" w:space="0" w:color="auto"/>
                    <w:right w:val="none" w:sz="0" w:space="0" w:color="auto"/>
                  </w:divBdr>
                </w:div>
                <w:div w:id="919487677">
                  <w:marLeft w:val="0"/>
                  <w:marRight w:val="0"/>
                  <w:marTop w:val="0"/>
                  <w:marBottom w:val="0"/>
                  <w:divBdr>
                    <w:top w:val="none" w:sz="0" w:space="0" w:color="auto"/>
                    <w:left w:val="none" w:sz="0" w:space="0" w:color="auto"/>
                    <w:bottom w:val="none" w:sz="0" w:space="0" w:color="auto"/>
                    <w:right w:val="none" w:sz="0" w:space="0" w:color="auto"/>
                  </w:divBdr>
                </w:div>
                <w:div w:id="919830079">
                  <w:marLeft w:val="0"/>
                  <w:marRight w:val="0"/>
                  <w:marTop w:val="0"/>
                  <w:marBottom w:val="0"/>
                  <w:divBdr>
                    <w:top w:val="none" w:sz="0" w:space="0" w:color="auto"/>
                    <w:left w:val="none" w:sz="0" w:space="0" w:color="auto"/>
                    <w:bottom w:val="none" w:sz="0" w:space="0" w:color="auto"/>
                    <w:right w:val="none" w:sz="0" w:space="0" w:color="auto"/>
                  </w:divBdr>
                </w:div>
                <w:div w:id="921917496">
                  <w:marLeft w:val="0"/>
                  <w:marRight w:val="0"/>
                  <w:marTop w:val="0"/>
                  <w:marBottom w:val="0"/>
                  <w:divBdr>
                    <w:top w:val="none" w:sz="0" w:space="0" w:color="auto"/>
                    <w:left w:val="none" w:sz="0" w:space="0" w:color="auto"/>
                    <w:bottom w:val="none" w:sz="0" w:space="0" w:color="auto"/>
                    <w:right w:val="none" w:sz="0" w:space="0" w:color="auto"/>
                  </w:divBdr>
                </w:div>
                <w:div w:id="923538843">
                  <w:marLeft w:val="0"/>
                  <w:marRight w:val="0"/>
                  <w:marTop w:val="0"/>
                  <w:marBottom w:val="0"/>
                  <w:divBdr>
                    <w:top w:val="none" w:sz="0" w:space="0" w:color="auto"/>
                    <w:left w:val="none" w:sz="0" w:space="0" w:color="auto"/>
                    <w:bottom w:val="none" w:sz="0" w:space="0" w:color="auto"/>
                    <w:right w:val="none" w:sz="0" w:space="0" w:color="auto"/>
                  </w:divBdr>
                </w:div>
                <w:div w:id="923954140">
                  <w:marLeft w:val="0"/>
                  <w:marRight w:val="0"/>
                  <w:marTop w:val="0"/>
                  <w:marBottom w:val="0"/>
                  <w:divBdr>
                    <w:top w:val="none" w:sz="0" w:space="0" w:color="auto"/>
                    <w:left w:val="none" w:sz="0" w:space="0" w:color="auto"/>
                    <w:bottom w:val="none" w:sz="0" w:space="0" w:color="auto"/>
                    <w:right w:val="none" w:sz="0" w:space="0" w:color="auto"/>
                  </w:divBdr>
                </w:div>
                <w:div w:id="925194330">
                  <w:marLeft w:val="0"/>
                  <w:marRight w:val="0"/>
                  <w:marTop w:val="0"/>
                  <w:marBottom w:val="0"/>
                  <w:divBdr>
                    <w:top w:val="none" w:sz="0" w:space="0" w:color="auto"/>
                    <w:left w:val="none" w:sz="0" w:space="0" w:color="auto"/>
                    <w:bottom w:val="none" w:sz="0" w:space="0" w:color="auto"/>
                    <w:right w:val="none" w:sz="0" w:space="0" w:color="auto"/>
                  </w:divBdr>
                </w:div>
                <w:div w:id="926382485">
                  <w:marLeft w:val="0"/>
                  <w:marRight w:val="0"/>
                  <w:marTop w:val="0"/>
                  <w:marBottom w:val="0"/>
                  <w:divBdr>
                    <w:top w:val="none" w:sz="0" w:space="0" w:color="auto"/>
                    <w:left w:val="none" w:sz="0" w:space="0" w:color="auto"/>
                    <w:bottom w:val="none" w:sz="0" w:space="0" w:color="auto"/>
                    <w:right w:val="none" w:sz="0" w:space="0" w:color="auto"/>
                  </w:divBdr>
                </w:div>
                <w:div w:id="926767423">
                  <w:marLeft w:val="0"/>
                  <w:marRight w:val="0"/>
                  <w:marTop w:val="0"/>
                  <w:marBottom w:val="0"/>
                  <w:divBdr>
                    <w:top w:val="none" w:sz="0" w:space="0" w:color="auto"/>
                    <w:left w:val="none" w:sz="0" w:space="0" w:color="auto"/>
                    <w:bottom w:val="none" w:sz="0" w:space="0" w:color="auto"/>
                    <w:right w:val="none" w:sz="0" w:space="0" w:color="auto"/>
                  </w:divBdr>
                </w:div>
                <w:div w:id="928805007">
                  <w:marLeft w:val="0"/>
                  <w:marRight w:val="0"/>
                  <w:marTop w:val="0"/>
                  <w:marBottom w:val="0"/>
                  <w:divBdr>
                    <w:top w:val="none" w:sz="0" w:space="0" w:color="auto"/>
                    <w:left w:val="none" w:sz="0" w:space="0" w:color="auto"/>
                    <w:bottom w:val="none" w:sz="0" w:space="0" w:color="auto"/>
                    <w:right w:val="none" w:sz="0" w:space="0" w:color="auto"/>
                  </w:divBdr>
                </w:div>
                <w:div w:id="929122885">
                  <w:marLeft w:val="0"/>
                  <w:marRight w:val="0"/>
                  <w:marTop w:val="0"/>
                  <w:marBottom w:val="0"/>
                  <w:divBdr>
                    <w:top w:val="none" w:sz="0" w:space="0" w:color="auto"/>
                    <w:left w:val="none" w:sz="0" w:space="0" w:color="auto"/>
                    <w:bottom w:val="none" w:sz="0" w:space="0" w:color="auto"/>
                    <w:right w:val="none" w:sz="0" w:space="0" w:color="auto"/>
                  </w:divBdr>
                </w:div>
                <w:div w:id="930431743">
                  <w:marLeft w:val="0"/>
                  <w:marRight w:val="0"/>
                  <w:marTop w:val="0"/>
                  <w:marBottom w:val="0"/>
                  <w:divBdr>
                    <w:top w:val="none" w:sz="0" w:space="0" w:color="auto"/>
                    <w:left w:val="none" w:sz="0" w:space="0" w:color="auto"/>
                    <w:bottom w:val="none" w:sz="0" w:space="0" w:color="auto"/>
                    <w:right w:val="none" w:sz="0" w:space="0" w:color="auto"/>
                  </w:divBdr>
                </w:div>
                <w:div w:id="931014972">
                  <w:marLeft w:val="0"/>
                  <w:marRight w:val="0"/>
                  <w:marTop w:val="0"/>
                  <w:marBottom w:val="0"/>
                  <w:divBdr>
                    <w:top w:val="none" w:sz="0" w:space="0" w:color="auto"/>
                    <w:left w:val="none" w:sz="0" w:space="0" w:color="auto"/>
                    <w:bottom w:val="none" w:sz="0" w:space="0" w:color="auto"/>
                    <w:right w:val="none" w:sz="0" w:space="0" w:color="auto"/>
                  </w:divBdr>
                </w:div>
                <w:div w:id="931934751">
                  <w:marLeft w:val="0"/>
                  <w:marRight w:val="0"/>
                  <w:marTop w:val="0"/>
                  <w:marBottom w:val="0"/>
                  <w:divBdr>
                    <w:top w:val="none" w:sz="0" w:space="0" w:color="auto"/>
                    <w:left w:val="none" w:sz="0" w:space="0" w:color="auto"/>
                    <w:bottom w:val="none" w:sz="0" w:space="0" w:color="auto"/>
                    <w:right w:val="none" w:sz="0" w:space="0" w:color="auto"/>
                  </w:divBdr>
                </w:div>
                <w:div w:id="934245869">
                  <w:marLeft w:val="0"/>
                  <w:marRight w:val="0"/>
                  <w:marTop w:val="0"/>
                  <w:marBottom w:val="0"/>
                  <w:divBdr>
                    <w:top w:val="none" w:sz="0" w:space="0" w:color="auto"/>
                    <w:left w:val="none" w:sz="0" w:space="0" w:color="auto"/>
                    <w:bottom w:val="none" w:sz="0" w:space="0" w:color="auto"/>
                    <w:right w:val="none" w:sz="0" w:space="0" w:color="auto"/>
                  </w:divBdr>
                </w:div>
                <w:div w:id="935091873">
                  <w:marLeft w:val="0"/>
                  <w:marRight w:val="0"/>
                  <w:marTop w:val="0"/>
                  <w:marBottom w:val="0"/>
                  <w:divBdr>
                    <w:top w:val="none" w:sz="0" w:space="0" w:color="auto"/>
                    <w:left w:val="none" w:sz="0" w:space="0" w:color="auto"/>
                    <w:bottom w:val="none" w:sz="0" w:space="0" w:color="auto"/>
                    <w:right w:val="none" w:sz="0" w:space="0" w:color="auto"/>
                  </w:divBdr>
                </w:div>
                <w:div w:id="936213972">
                  <w:marLeft w:val="0"/>
                  <w:marRight w:val="0"/>
                  <w:marTop w:val="0"/>
                  <w:marBottom w:val="0"/>
                  <w:divBdr>
                    <w:top w:val="none" w:sz="0" w:space="0" w:color="auto"/>
                    <w:left w:val="none" w:sz="0" w:space="0" w:color="auto"/>
                    <w:bottom w:val="none" w:sz="0" w:space="0" w:color="auto"/>
                    <w:right w:val="none" w:sz="0" w:space="0" w:color="auto"/>
                  </w:divBdr>
                </w:div>
                <w:div w:id="937441474">
                  <w:marLeft w:val="0"/>
                  <w:marRight w:val="0"/>
                  <w:marTop w:val="0"/>
                  <w:marBottom w:val="0"/>
                  <w:divBdr>
                    <w:top w:val="none" w:sz="0" w:space="0" w:color="auto"/>
                    <w:left w:val="none" w:sz="0" w:space="0" w:color="auto"/>
                    <w:bottom w:val="none" w:sz="0" w:space="0" w:color="auto"/>
                    <w:right w:val="none" w:sz="0" w:space="0" w:color="auto"/>
                  </w:divBdr>
                </w:div>
                <w:div w:id="938871751">
                  <w:marLeft w:val="0"/>
                  <w:marRight w:val="0"/>
                  <w:marTop w:val="0"/>
                  <w:marBottom w:val="0"/>
                  <w:divBdr>
                    <w:top w:val="none" w:sz="0" w:space="0" w:color="auto"/>
                    <w:left w:val="none" w:sz="0" w:space="0" w:color="auto"/>
                    <w:bottom w:val="none" w:sz="0" w:space="0" w:color="auto"/>
                    <w:right w:val="none" w:sz="0" w:space="0" w:color="auto"/>
                  </w:divBdr>
                </w:div>
                <w:div w:id="942306669">
                  <w:marLeft w:val="0"/>
                  <w:marRight w:val="0"/>
                  <w:marTop w:val="0"/>
                  <w:marBottom w:val="0"/>
                  <w:divBdr>
                    <w:top w:val="none" w:sz="0" w:space="0" w:color="auto"/>
                    <w:left w:val="none" w:sz="0" w:space="0" w:color="auto"/>
                    <w:bottom w:val="none" w:sz="0" w:space="0" w:color="auto"/>
                    <w:right w:val="none" w:sz="0" w:space="0" w:color="auto"/>
                  </w:divBdr>
                </w:div>
                <w:div w:id="942807872">
                  <w:marLeft w:val="0"/>
                  <w:marRight w:val="0"/>
                  <w:marTop w:val="0"/>
                  <w:marBottom w:val="0"/>
                  <w:divBdr>
                    <w:top w:val="none" w:sz="0" w:space="0" w:color="auto"/>
                    <w:left w:val="none" w:sz="0" w:space="0" w:color="auto"/>
                    <w:bottom w:val="none" w:sz="0" w:space="0" w:color="auto"/>
                    <w:right w:val="none" w:sz="0" w:space="0" w:color="auto"/>
                  </w:divBdr>
                </w:div>
                <w:div w:id="945843108">
                  <w:marLeft w:val="0"/>
                  <w:marRight w:val="0"/>
                  <w:marTop w:val="0"/>
                  <w:marBottom w:val="0"/>
                  <w:divBdr>
                    <w:top w:val="none" w:sz="0" w:space="0" w:color="auto"/>
                    <w:left w:val="none" w:sz="0" w:space="0" w:color="auto"/>
                    <w:bottom w:val="none" w:sz="0" w:space="0" w:color="auto"/>
                    <w:right w:val="none" w:sz="0" w:space="0" w:color="auto"/>
                  </w:divBdr>
                </w:div>
                <w:div w:id="946036794">
                  <w:marLeft w:val="0"/>
                  <w:marRight w:val="0"/>
                  <w:marTop w:val="0"/>
                  <w:marBottom w:val="0"/>
                  <w:divBdr>
                    <w:top w:val="none" w:sz="0" w:space="0" w:color="auto"/>
                    <w:left w:val="none" w:sz="0" w:space="0" w:color="auto"/>
                    <w:bottom w:val="none" w:sz="0" w:space="0" w:color="auto"/>
                    <w:right w:val="none" w:sz="0" w:space="0" w:color="auto"/>
                  </w:divBdr>
                </w:div>
                <w:div w:id="946695858">
                  <w:marLeft w:val="0"/>
                  <w:marRight w:val="0"/>
                  <w:marTop w:val="0"/>
                  <w:marBottom w:val="0"/>
                  <w:divBdr>
                    <w:top w:val="none" w:sz="0" w:space="0" w:color="auto"/>
                    <w:left w:val="none" w:sz="0" w:space="0" w:color="auto"/>
                    <w:bottom w:val="none" w:sz="0" w:space="0" w:color="auto"/>
                    <w:right w:val="none" w:sz="0" w:space="0" w:color="auto"/>
                  </w:divBdr>
                </w:div>
                <w:div w:id="947737687">
                  <w:marLeft w:val="0"/>
                  <w:marRight w:val="0"/>
                  <w:marTop w:val="0"/>
                  <w:marBottom w:val="0"/>
                  <w:divBdr>
                    <w:top w:val="none" w:sz="0" w:space="0" w:color="auto"/>
                    <w:left w:val="none" w:sz="0" w:space="0" w:color="auto"/>
                    <w:bottom w:val="none" w:sz="0" w:space="0" w:color="auto"/>
                    <w:right w:val="none" w:sz="0" w:space="0" w:color="auto"/>
                  </w:divBdr>
                </w:div>
                <w:div w:id="947809550">
                  <w:marLeft w:val="0"/>
                  <w:marRight w:val="0"/>
                  <w:marTop w:val="0"/>
                  <w:marBottom w:val="0"/>
                  <w:divBdr>
                    <w:top w:val="none" w:sz="0" w:space="0" w:color="auto"/>
                    <w:left w:val="none" w:sz="0" w:space="0" w:color="auto"/>
                    <w:bottom w:val="none" w:sz="0" w:space="0" w:color="auto"/>
                    <w:right w:val="none" w:sz="0" w:space="0" w:color="auto"/>
                  </w:divBdr>
                </w:div>
                <w:div w:id="951589719">
                  <w:marLeft w:val="0"/>
                  <w:marRight w:val="0"/>
                  <w:marTop w:val="0"/>
                  <w:marBottom w:val="0"/>
                  <w:divBdr>
                    <w:top w:val="none" w:sz="0" w:space="0" w:color="auto"/>
                    <w:left w:val="none" w:sz="0" w:space="0" w:color="auto"/>
                    <w:bottom w:val="none" w:sz="0" w:space="0" w:color="auto"/>
                    <w:right w:val="none" w:sz="0" w:space="0" w:color="auto"/>
                  </w:divBdr>
                </w:div>
                <w:div w:id="954092130">
                  <w:marLeft w:val="0"/>
                  <w:marRight w:val="0"/>
                  <w:marTop w:val="0"/>
                  <w:marBottom w:val="0"/>
                  <w:divBdr>
                    <w:top w:val="none" w:sz="0" w:space="0" w:color="auto"/>
                    <w:left w:val="none" w:sz="0" w:space="0" w:color="auto"/>
                    <w:bottom w:val="none" w:sz="0" w:space="0" w:color="auto"/>
                    <w:right w:val="none" w:sz="0" w:space="0" w:color="auto"/>
                  </w:divBdr>
                </w:div>
                <w:div w:id="954407205">
                  <w:marLeft w:val="0"/>
                  <w:marRight w:val="0"/>
                  <w:marTop w:val="0"/>
                  <w:marBottom w:val="0"/>
                  <w:divBdr>
                    <w:top w:val="none" w:sz="0" w:space="0" w:color="auto"/>
                    <w:left w:val="none" w:sz="0" w:space="0" w:color="auto"/>
                    <w:bottom w:val="none" w:sz="0" w:space="0" w:color="auto"/>
                    <w:right w:val="none" w:sz="0" w:space="0" w:color="auto"/>
                  </w:divBdr>
                </w:div>
                <w:div w:id="955676262">
                  <w:marLeft w:val="0"/>
                  <w:marRight w:val="0"/>
                  <w:marTop w:val="0"/>
                  <w:marBottom w:val="0"/>
                  <w:divBdr>
                    <w:top w:val="none" w:sz="0" w:space="0" w:color="auto"/>
                    <w:left w:val="none" w:sz="0" w:space="0" w:color="auto"/>
                    <w:bottom w:val="none" w:sz="0" w:space="0" w:color="auto"/>
                    <w:right w:val="none" w:sz="0" w:space="0" w:color="auto"/>
                  </w:divBdr>
                </w:div>
                <w:div w:id="956182805">
                  <w:marLeft w:val="0"/>
                  <w:marRight w:val="0"/>
                  <w:marTop w:val="0"/>
                  <w:marBottom w:val="0"/>
                  <w:divBdr>
                    <w:top w:val="none" w:sz="0" w:space="0" w:color="auto"/>
                    <w:left w:val="none" w:sz="0" w:space="0" w:color="auto"/>
                    <w:bottom w:val="none" w:sz="0" w:space="0" w:color="auto"/>
                    <w:right w:val="none" w:sz="0" w:space="0" w:color="auto"/>
                  </w:divBdr>
                </w:div>
                <w:div w:id="961419535">
                  <w:marLeft w:val="0"/>
                  <w:marRight w:val="0"/>
                  <w:marTop w:val="0"/>
                  <w:marBottom w:val="0"/>
                  <w:divBdr>
                    <w:top w:val="none" w:sz="0" w:space="0" w:color="auto"/>
                    <w:left w:val="none" w:sz="0" w:space="0" w:color="auto"/>
                    <w:bottom w:val="none" w:sz="0" w:space="0" w:color="auto"/>
                    <w:right w:val="none" w:sz="0" w:space="0" w:color="auto"/>
                  </w:divBdr>
                </w:div>
                <w:div w:id="962230832">
                  <w:marLeft w:val="0"/>
                  <w:marRight w:val="0"/>
                  <w:marTop w:val="0"/>
                  <w:marBottom w:val="0"/>
                  <w:divBdr>
                    <w:top w:val="none" w:sz="0" w:space="0" w:color="auto"/>
                    <w:left w:val="none" w:sz="0" w:space="0" w:color="auto"/>
                    <w:bottom w:val="none" w:sz="0" w:space="0" w:color="auto"/>
                    <w:right w:val="none" w:sz="0" w:space="0" w:color="auto"/>
                  </w:divBdr>
                </w:div>
                <w:div w:id="963925286">
                  <w:marLeft w:val="0"/>
                  <w:marRight w:val="0"/>
                  <w:marTop w:val="0"/>
                  <w:marBottom w:val="0"/>
                  <w:divBdr>
                    <w:top w:val="none" w:sz="0" w:space="0" w:color="auto"/>
                    <w:left w:val="none" w:sz="0" w:space="0" w:color="auto"/>
                    <w:bottom w:val="none" w:sz="0" w:space="0" w:color="auto"/>
                    <w:right w:val="none" w:sz="0" w:space="0" w:color="auto"/>
                  </w:divBdr>
                </w:div>
                <w:div w:id="967977534">
                  <w:marLeft w:val="0"/>
                  <w:marRight w:val="0"/>
                  <w:marTop w:val="0"/>
                  <w:marBottom w:val="0"/>
                  <w:divBdr>
                    <w:top w:val="none" w:sz="0" w:space="0" w:color="auto"/>
                    <w:left w:val="none" w:sz="0" w:space="0" w:color="auto"/>
                    <w:bottom w:val="none" w:sz="0" w:space="0" w:color="auto"/>
                    <w:right w:val="none" w:sz="0" w:space="0" w:color="auto"/>
                  </w:divBdr>
                </w:div>
                <w:div w:id="968778726">
                  <w:marLeft w:val="0"/>
                  <w:marRight w:val="0"/>
                  <w:marTop w:val="0"/>
                  <w:marBottom w:val="0"/>
                  <w:divBdr>
                    <w:top w:val="none" w:sz="0" w:space="0" w:color="auto"/>
                    <w:left w:val="none" w:sz="0" w:space="0" w:color="auto"/>
                    <w:bottom w:val="none" w:sz="0" w:space="0" w:color="auto"/>
                    <w:right w:val="none" w:sz="0" w:space="0" w:color="auto"/>
                  </w:divBdr>
                </w:div>
                <w:div w:id="970787986">
                  <w:marLeft w:val="0"/>
                  <w:marRight w:val="0"/>
                  <w:marTop w:val="0"/>
                  <w:marBottom w:val="0"/>
                  <w:divBdr>
                    <w:top w:val="none" w:sz="0" w:space="0" w:color="auto"/>
                    <w:left w:val="none" w:sz="0" w:space="0" w:color="auto"/>
                    <w:bottom w:val="none" w:sz="0" w:space="0" w:color="auto"/>
                    <w:right w:val="none" w:sz="0" w:space="0" w:color="auto"/>
                  </w:divBdr>
                </w:div>
                <w:div w:id="974867136">
                  <w:marLeft w:val="0"/>
                  <w:marRight w:val="0"/>
                  <w:marTop w:val="0"/>
                  <w:marBottom w:val="0"/>
                  <w:divBdr>
                    <w:top w:val="none" w:sz="0" w:space="0" w:color="auto"/>
                    <w:left w:val="none" w:sz="0" w:space="0" w:color="auto"/>
                    <w:bottom w:val="none" w:sz="0" w:space="0" w:color="auto"/>
                    <w:right w:val="none" w:sz="0" w:space="0" w:color="auto"/>
                  </w:divBdr>
                </w:div>
                <w:div w:id="979647984">
                  <w:marLeft w:val="0"/>
                  <w:marRight w:val="0"/>
                  <w:marTop w:val="0"/>
                  <w:marBottom w:val="0"/>
                  <w:divBdr>
                    <w:top w:val="none" w:sz="0" w:space="0" w:color="auto"/>
                    <w:left w:val="none" w:sz="0" w:space="0" w:color="auto"/>
                    <w:bottom w:val="none" w:sz="0" w:space="0" w:color="auto"/>
                    <w:right w:val="none" w:sz="0" w:space="0" w:color="auto"/>
                  </w:divBdr>
                </w:div>
                <w:div w:id="982345320">
                  <w:marLeft w:val="0"/>
                  <w:marRight w:val="0"/>
                  <w:marTop w:val="0"/>
                  <w:marBottom w:val="0"/>
                  <w:divBdr>
                    <w:top w:val="none" w:sz="0" w:space="0" w:color="auto"/>
                    <w:left w:val="none" w:sz="0" w:space="0" w:color="auto"/>
                    <w:bottom w:val="none" w:sz="0" w:space="0" w:color="auto"/>
                    <w:right w:val="none" w:sz="0" w:space="0" w:color="auto"/>
                  </w:divBdr>
                </w:div>
                <w:div w:id="986282365">
                  <w:marLeft w:val="0"/>
                  <w:marRight w:val="0"/>
                  <w:marTop w:val="0"/>
                  <w:marBottom w:val="0"/>
                  <w:divBdr>
                    <w:top w:val="none" w:sz="0" w:space="0" w:color="auto"/>
                    <w:left w:val="none" w:sz="0" w:space="0" w:color="auto"/>
                    <w:bottom w:val="none" w:sz="0" w:space="0" w:color="auto"/>
                    <w:right w:val="none" w:sz="0" w:space="0" w:color="auto"/>
                  </w:divBdr>
                </w:div>
                <w:div w:id="989482159">
                  <w:marLeft w:val="0"/>
                  <w:marRight w:val="0"/>
                  <w:marTop w:val="0"/>
                  <w:marBottom w:val="0"/>
                  <w:divBdr>
                    <w:top w:val="none" w:sz="0" w:space="0" w:color="auto"/>
                    <w:left w:val="none" w:sz="0" w:space="0" w:color="auto"/>
                    <w:bottom w:val="none" w:sz="0" w:space="0" w:color="auto"/>
                    <w:right w:val="none" w:sz="0" w:space="0" w:color="auto"/>
                  </w:divBdr>
                </w:div>
                <w:div w:id="991064728">
                  <w:marLeft w:val="0"/>
                  <w:marRight w:val="0"/>
                  <w:marTop w:val="0"/>
                  <w:marBottom w:val="0"/>
                  <w:divBdr>
                    <w:top w:val="none" w:sz="0" w:space="0" w:color="auto"/>
                    <w:left w:val="none" w:sz="0" w:space="0" w:color="auto"/>
                    <w:bottom w:val="none" w:sz="0" w:space="0" w:color="auto"/>
                    <w:right w:val="none" w:sz="0" w:space="0" w:color="auto"/>
                  </w:divBdr>
                </w:div>
                <w:div w:id="995569655">
                  <w:marLeft w:val="0"/>
                  <w:marRight w:val="0"/>
                  <w:marTop w:val="0"/>
                  <w:marBottom w:val="0"/>
                  <w:divBdr>
                    <w:top w:val="none" w:sz="0" w:space="0" w:color="auto"/>
                    <w:left w:val="none" w:sz="0" w:space="0" w:color="auto"/>
                    <w:bottom w:val="none" w:sz="0" w:space="0" w:color="auto"/>
                    <w:right w:val="none" w:sz="0" w:space="0" w:color="auto"/>
                  </w:divBdr>
                </w:div>
                <w:div w:id="995764522">
                  <w:marLeft w:val="0"/>
                  <w:marRight w:val="0"/>
                  <w:marTop w:val="0"/>
                  <w:marBottom w:val="0"/>
                  <w:divBdr>
                    <w:top w:val="none" w:sz="0" w:space="0" w:color="auto"/>
                    <w:left w:val="none" w:sz="0" w:space="0" w:color="auto"/>
                    <w:bottom w:val="none" w:sz="0" w:space="0" w:color="auto"/>
                    <w:right w:val="none" w:sz="0" w:space="0" w:color="auto"/>
                  </w:divBdr>
                </w:div>
                <w:div w:id="998194199">
                  <w:marLeft w:val="0"/>
                  <w:marRight w:val="0"/>
                  <w:marTop w:val="0"/>
                  <w:marBottom w:val="0"/>
                  <w:divBdr>
                    <w:top w:val="none" w:sz="0" w:space="0" w:color="auto"/>
                    <w:left w:val="none" w:sz="0" w:space="0" w:color="auto"/>
                    <w:bottom w:val="none" w:sz="0" w:space="0" w:color="auto"/>
                    <w:right w:val="none" w:sz="0" w:space="0" w:color="auto"/>
                  </w:divBdr>
                </w:div>
                <w:div w:id="1000549182">
                  <w:marLeft w:val="0"/>
                  <w:marRight w:val="0"/>
                  <w:marTop w:val="0"/>
                  <w:marBottom w:val="0"/>
                  <w:divBdr>
                    <w:top w:val="none" w:sz="0" w:space="0" w:color="auto"/>
                    <w:left w:val="none" w:sz="0" w:space="0" w:color="auto"/>
                    <w:bottom w:val="none" w:sz="0" w:space="0" w:color="auto"/>
                    <w:right w:val="none" w:sz="0" w:space="0" w:color="auto"/>
                  </w:divBdr>
                </w:div>
                <w:div w:id="1001087008">
                  <w:marLeft w:val="0"/>
                  <w:marRight w:val="0"/>
                  <w:marTop w:val="0"/>
                  <w:marBottom w:val="0"/>
                  <w:divBdr>
                    <w:top w:val="none" w:sz="0" w:space="0" w:color="auto"/>
                    <w:left w:val="none" w:sz="0" w:space="0" w:color="auto"/>
                    <w:bottom w:val="none" w:sz="0" w:space="0" w:color="auto"/>
                    <w:right w:val="none" w:sz="0" w:space="0" w:color="auto"/>
                  </w:divBdr>
                </w:div>
                <w:div w:id="1001809567">
                  <w:marLeft w:val="0"/>
                  <w:marRight w:val="0"/>
                  <w:marTop w:val="0"/>
                  <w:marBottom w:val="0"/>
                  <w:divBdr>
                    <w:top w:val="none" w:sz="0" w:space="0" w:color="auto"/>
                    <w:left w:val="none" w:sz="0" w:space="0" w:color="auto"/>
                    <w:bottom w:val="none" w:sz="0" w:space="0" w:color="auto"/>
                    <w:right w:val="none" w:sz="0" w:space="0" w:color="auto"/>
                  </w:divBdr>
                </w:div>
                <w:div w:id="1005593689">
                  <w:marLeft w:val="0"/>
                  <w:marRight w:val="0"/>
                  <w:marTop w:val="0"/>
                  <w:marBottom w:val="0"/>
                  <w:divBdr>
                    <w:top w:val="none" w:sz="0" w:space="0" w:color="auto"/>
                    <w:left w:val="none" w:sz="0" w:space="0" w:color="auto"/>
                    <w:bottom w:val="none" w:sz="0" w:space="0" w:color="auto"/>
                    <w:right w:val="none" w:sz="0" w:space="0" w:color="auto"/>
                  </w:divBdr>
                </w:div>
                <w:div w:id="1006519035">
                  <w:marLeft w:val="0"/>
                  <w:marRight w:val="0"/>
                  <w:marTop w:val="0"/>
                  <w:marBottom w:val="0"/>
                  <w:divBdr>
                    <w:top w:val="none" w:sz="0" w:space="0" w:color="auto"/>
                    <w:left w:val="none" w:sz="0" w:space="0" w:color="auto"/>
                    <w:bottom w:val="none" w:sz="0" w:space="0" w:color="auto"/>
                    <w:right w:val="none" w:sz="0" w:space="0" w:color="auto"/>
                  </w:divBdr>
                </w:div>
                <w:div w:id="1011954070">
                  <w:marLeft w:val="0"/>
                  <w:marRight w:val="0"/>
                  <w:marTop w:val="0"/>
                  <w:marBottom w:val="0"/>
                  <w:divBdr>
                    <w:top w:val="none" w:sz="0" w:space="0" w:color="auto"/>
                    <w:left w:val="none" w:sz="0" w:space="0" w:color="auto"/>
                    <w:bottom w:val="none" w:sz="0" w:space="0" w:color="auto"/>
                    <w:right w:val="none" w:sz="0" w:space="0" w:color="auto"/>
                  </w:divBdr>
                </w:div>
                <w:div w:id="1018503962">
                  <w:marLeft w:val="0"/>
                  <w:marRight w:val="0"/>
                  <w:marTop w:val="0"/>
                  <w:marBottom w:val="0"/>
                  <w:divBdr>
                    <w:top w:val="none" w:sz="0" w:space="0" w:color="auto"/>
                    <w:left w:val="none" w:sz="0" w:space="0" w:color="auto"/>
                    <w:bottom w:val="none" w:sz="0" w:space="0" w:color="auto"/>
                    <w:right w:val="none" w:sz="0" w:space="0" w:color="auto"/>
                  </w:divBdr>
                </w:div>
                <w:div w:id="1020087169">
                  <w:marLeft w:val="0"/>
                  <w:marRight w:val="0"/>
                  <w:marTop w:val="0"/>
                  <w:marBottom w:val="0"/>
                  <w:divBdr>
                    <w:top w:val="none" w:sz="0" w:space="0" w:color="auto"/>
                    <w:left w:val="none" w:sz="0" w:space="0" w:color="auto"/>
                    <w:bottom w:val="none" w:sz="0" w:space="0" w:color="auto"/>
                    <w:right w:val="none" w:sz="0" w:space="0" w:color="auto"/>
                  </w:divBdr>
                </w:div>
                <w:div w:id="1021080806">
                  <w:marLeft w:val="0"/>
                  <w:marRight w:val="0"/>
                  <w:marTop w:val="0"/>
                  <w:marBottom w:val="0"/>
                  <w:divBdr>
                    <w:top w:val="none" w:sz="0" w:space="0" w:color="auto"/>
                    <w:left w:val="none" w:sz="0" w:space="0" w:color="auto"/>
                    <w:bottom w:val="none" w:sz="0" w:space="0" w:color="auto"/>
                    <w:right w:val="none" w:sz="0" w:space="0" w:color="auto"/>
                  </w:divBdr>
                </w:div>
                <w:div w:id="1025670721">
                  <w:marLeft w:val="0"/>
                  <w:marRight w:val="0"/>
                  <w:marTop w:val="0"/>
                  <w:marBottom w:val="0"/>
                  <w:divBdr>
                    <w:top w:val="none" w:sz="0" w:space="0" w:color="auto"/>
                    <w:left w:val="none" w:sz="0" w:space="0" w:color="auto"/>
                    <w:bottom w:val="none" w:sz="0" w:space="0" w:color="auto"/>
                    <w:right w:val="none" w:sz="0" w:space="0" w:color="auto"/>
                  </w:divBdr>
                </w:div>
                <w:div w:id="1026296284">
                  <w:marLeft w:val="0"/>
                  <w:marRight w:val="0"/>
                  <w:marTop w:val="0"/>
                  <w:marBottom w:val="0"/>
                  <w:divBdr>
                    <w:top w:val="none" w:sz="0" w:space="0" w:color="auto"/>
                    <w:left w:val="none" w:sz="0" w:space="0" w:color="auto"/>
                    <w:bottom w:val="none" w:sz="0" w:space="0" w:color="auto"/>
                    <w:right w:val="none" w:sz="0" w:space="0" w:color="auto"/>
                  </w:divBdr>
                </w:div>
                <w:div w:id="1026909002">
                  <w:marLeft w:val="0"/>
                  <w:marRight w:val="0"/>
                  <w:marTop w:val="0"/>
                  <w:marBottom w:val="0"/>
                  <w:divBdr>
                    <w:top w:val="none" w:sz="0" w:space="0" w:color="auto"/>
                    <w:left w:val="none" w:sz="0" w:space="0" w:color="auto"/>
                    <w:bottom w:val="none" w:sz="0" w:space="0" w:color="auto"/>
                    <w:right w:val="none" w:sz="0" w:space="0" w:color="auto"/>
                  </w:divBdr>
                </w:div>
                <w:div w:id="1028339413">
                  <w:marLeft w:val="0"/>
                  <w:marRight w:val="0"/>
                  <w:marTop w:val="0"/>
                  <w:marBottom w:val="0"/>
                  <w:divBdr>
                    <w:top w:val="none" w:sz="0" w:space="0" w:color="auto"/>
                    <w:left w:val="none" w:sz="0" w:space="0" w:color="auto"/>
                    <w:bottom w:val="none" w:sz="0" w:space="0" w:color="auto"/>
                    <w:right w:val="none" w:sz="0" w:space="0" w:color="auto"/>
                  </w:divBdr>
                </w:div>
                <w:div w:id="1029333643">
                  <w:marLeft w:val="0"/>
                  <w:marRight w:val="0"/>
                  <w:marTop w:val="0"/>
                  <w:marBottom w:val="0"/>
                  <w:divBdr>
                    <w:top w:val="none" w:sz="0" w:space="0" w:color="auto"/>
                    <w:left w:val="none" w:sz="0" w:space="0" w:color="auto"/>
                    <w:bottom w:val="none" w:sz="0" w:space="0" w:color="auto"/>
                    <w:right w:val="none" w:sz="0" w:space="0" w:color="auto"/>
                  </w:divBdr>
                </w:div>
                <w:div w:id="1033581341">
                  <w:marLeft w:val="0"/>
                  <w:marRight w:val="0"/>
                  <w:marTop w:val="0"/>
                  <w:marBottom w:val="0"/>
                  <w:divBdr>
                    <w:top w:val="none" w:sz="0" w:space="0" w:color="auto"/>
                    <w:left w:val="none" w:sz="0" w:space="0" w:color="auto"/>
                    <w:bottom w:val="none" w:sz="0" w:space="0" w:color="auto"/>
                    <w:right w:val="none" w:sz="0" w:space="0" w:color="auto"/>
                  </w:divBdr>
                </w:div>
                <w:div w:id="1035037347">
                  <w:marLeft w:val="0"/>
                  <w:marRight w:val="0"/>
                  <w:marTop w:val="0"/>
                  <w:marBottom w:val="0"/>
                  <w:divBdr>
                    <w:top w:val="none" w:sz="0" w:space="0" w:color="auto"/>
                    <w:left w:val="none" w:sz="0" w:space="0" w:color="auto"/>
                    <w:bottom w:val="none" w:sz="0" w:space="0" w:color="auto"/>
                    <w:right w:val="none" w:sz="0" w:space="0" w:color="auto"/>
                  </w:divBdr>
                </w:div>
                <w:div w:id="1036587134">
                  <w:marLeft w:val="0"/>
                  <w:marRight w:val="0"/>
                  <w:marTop w:val="0"/>
                  <w:marBottom w:val="0"/>
                  <w:divBdr>
                    <w:top w:val="none" w:sz="0" w:space="0" w:color="auto"/>
                    <w:left w:val="none" w:sz="0" w:space="0" w:color="auto"/>
                    <w:bottom w:val="none" w:sz="0" w:space="0" w:color="auto"/>
                    <w:right w:val="none" w:sz="0" w:space="0" w:color="auto"/>
                  </w:divBdr>
                </w:div>
                <w:div w:id="1037897619">
                  <w:marLeft w:val="0"/>
                  <w:marRight w:val="0"/>
                  <w:marTop w:val="0"/>
                  <w:marBottom w:val="0"/>
                  <w:divBdr>
                    <w:top w:val="none" w:sz="0" w:space="0" w:color="auto"/>
                    <w:left w:val="none" w:sz="0" w:space="0" w:color="auto"/>
                    <w:bottom w:val="none" w:sz="0" w:space="0" w:color="auto"/>
                    <w:right w:val="none" w:sz="0" w:space="0" w:color="auto"/>
                  </w:divBdr>
                </w:div>
                <w:div w:id="1038355885">
                  <w:marLeft w:val="0"/>
                  <w:marRight w:val="0"/>
                  <w:marTop w:val="0"/>
                  <w:marBottom w:val="0"/>
                  <w:divBdr>
                    <w:top w:val="none" w:sz="0" w:space="0" w:color="auto"/>
                    <w:left w:val="none" w:sz="0" w:space="0" w:color="auto"/>
                    <w:bottom w:val="none" w:sz="0" w:space="0" w:color="auto"/>
                    <w:right w:val="none" w:sz="0" w:space="0" w:color="auto"/>
                  </w:divBdr>
                </w:div>
                <w:div w:id="1040521575">
                  <w:marLeft w:val="0"/>
                  <w:marRight w:val="0"/>
                  <w:marTop w:val="0"/>
                  <w:marBottom w:val="0"/>
                  <w:divBdr>
                    <w:top w:val="none" w:sz="0" w:space="0" w:color="auto"/>
                    <w:left w:val="none" w:sz="0" w:space="0" w:color="auto"/>
                    <w:bottom w:val="none" w:sz="0" w:space="0" w:color="auto"/>
                    <w:right w:val="none" w:sz="0" w:space="0" w:color="auto"/>
                  </w:divBdr>
                </w:div>
                <w:div w:id="1040713255">
                  <w:marLeft w:val="0"/>
                  <w:marRight w:val="0"/>
                  <w:marTop w:val="0"/>
                  <w:marBottom w:val="0"/>
                  <w:divBdr>
                    <w:top w:val="none" w:sz="0" w:space="0" w:color="auto"/>
                    <w:left w:val="none" w:sz="0" w:space="0" w:color="auto"/>
                    <w:bottom w:val="none" w:sz="0" w:space="0" w:color="auto"/>
                    <w:right w:val="none" w:sz="0" w:space="0" w:color="auto"/>
                  </w:divBdr>
                </w:div>
                <w:div w:id="1044256574">
                  <w:marLeft w:val="0"/>
                  <w:marRight w:val="0"/>
                  <w:marTop w:val="0"/>
                  <w:marBottom w:val="0"/>
                  <w:divBdr>
                    <w:top w:val="none" w:sz="0" w:space="0" w:color="auto"/>
                    <w:left w:val="none" w:sz="0" w:space="0" w:color="auto"/>
                    <w:bottom w:val="none" w:sz="0" w:space="0" w:color="auto"/>
                    <w:right w:val="none" w:sz="0" w:space="0" w:color="auto"/>
                  </w:divBdr>
                </w:div>
                <w:div w:id="1045372088">
                  <w:marLeft w:val="0"/>
                  <w:marRight w:val="0"/>
                  <w:marTop w:val="0"/>
                  <w:marBottom w:val="0"/>
                  <w:divBdr>
                    <w:top w:val="none" w:sz="0" w:space="0" w:color="auto"/>
                    <w:left w:val="none" w:sz="0" w:space="0" w:color="auto"/>
                    <w:bottom w:val="none" w:sz="0" w:space="0" w:color="auto"/>
                    <w:right w:val="none" w:sz="0" w:space="0" w:color="auto"/>
                  </w:divBdr>
                </w:div>
                <w:div w:id="1050155469">
                  <w:marLeft w:val="0"/>
                  <w:marRight w:val="0"/>
                  <w:marTop w:val="0"/>
                  <w:marBottom w:val="0"/>
                  <w:divBdr>
                    <w:top w:val="none" w:sz="0" w:space="0" w:color="auto"/>
                    <w:left w:val="none" w:sz="0" w:space="0" w:color="auto"/>
                    <w:bottom w:val="none" w:sz="0" w:space="0" w:color="auto"/>
                    <w:right w:val="none" w:sz="0" w:space="0" w:color="auto"/>
                  </w:divBdr>
                </w:div>
                <w:div w:id="1052311957">
                  <w:marLeft w:val="0"/>
                  <w:marRight w:val="0"/>
                  <w:marTop w:val="0"/>
                  <w:marBottom w:val="0"/>
                  <w:divBdr>
                    <w:top w:val="none" w:sz="0" w:space="0" w:color="auto"/>
                    <w:left w:val="none" w:sz="0" w:space="0" w:color="auto"/>
                    <w:bottom w:val="none" w:sz="0" w:space="0" w:color="auto"/>
                    <w:right w:val="none" w:sz="0" w:space="0" w:color="auto"/>
                  </w:divBdr>
                </w:div>
                <w:div w:id="1052851067">
                  <w:marLeft w:val="0"/>
                  <w:marRight w:val="0"/>
                  <w:marTop w:val="0"/>
                  <w:marBottom w:val="0"/>
                  <w:divBdr>
                    <w:top w:val="none" w:sz="0" w:space="0" w:color="auto"/>
                    <w:left w:val="none" w:sz="0" w:space="0" w:color="auto"/>
                    <w:bottom w:val="none" w:sz="0" w:space="0" w:color="auto"/>
                    <w:right w:val="none" w:sz="0" w:space="0" w:color="auto"/>
                  </w:divBdr>
                </w:div>
                <w:div w:id="1054430887">
                  <w:marLeft w:val="0"/>
                  <w:marRight w:val="0"/>
                  <w:marTop w:val="0"/>
                  <w:marBottom w:val="0"/>
                  <w:divBdr>
                    <w:top w:val="none" w:sz="0" w:space="0" w:color="auto"/>
                    <w:left w:val="none" w:sz="0" w:space="0" w:color="auto"/>
                    <w:bottom w:val="none" w:sz="0" w:space="0" w:color="auto"/>
                    <w:right w:val="none" w:sz="0" w:space="0" w:color="auto"/>
                  </w:divBdr>
                </w:div>
                <w:div w:id="1055663819">
                  <w:marLeft w:val="0"/>
                  <w:marRight w:val="0"/>
                  <w:marTop w:val="0"/>
                  <w:marBottom w:val="0"/>
                  <w:divBdr>
                    <w:top w:val="none" w:sz="0" w:space="0" w:color="auto"/>
                    <w:left w:val="none" w:sz="0" w:space="0" w:color="auto"/>
                    <w:bottom w:val="none" w:sz="0" w:space="0" w:color="auto"/>
                    <w:right w:val="none" w:sz="0" w:space="0" w:color="auto"/>
                  </w:divBdr>
                </w:div>
                <w:div w:id="1058749597">
                  <w:marLeft w:val="0"/>
                  <w:marRight w:val="0"/>
                  <w:marTop w:val="0"/>
                  <w:marBottom w:val="0"/>
                  <w:divBdr>
                    <w:top w:val="none" w:sz="0" w:space="0" w:color="auto"/>
                    <w:left w:val="none" w:sz="0" w:space="0" w:color="auto"/>
                    <w:bottom w:val="none" w:sz="0" w:space="0" w:color="auto"/>
                    <w:right w:val="none" w:sz="0" w:space="0" w:color="auto"/>
                  </w:divBdr>
                </w:div>
                <w:div w:id="1064839829">
                  <w:marLeft w:val="0"/>
                  <w:marRight w:val="0"/>
                  <w:marTop w:val="0"/>
                  <w:marBottom w:val="0"/>
                  <w:divBdr>
                    <w:top w:val="none" w:sz="0" w:space="0" w:color="auto"/>
                    <w:left w:val="none" w:sz="0" w:space="0" w:color="auto"/>
                    <w:bottom w:val="none" w:sz="0" w:space="0" w:color="auto"/>
                    <w:right w:val="none" w:sz="0" w:space="0" w:color="auto"/>
                  </w:divBdr>
                </w:div>
                <w:div w:id="1066956266">
                  <w:marLeft w:val="0"/>
                  <w:marRight w:val="0"/>
                  <w:marTop w:val="0"/>
                  <w:marBottom w:val="0"/>
                  <w:divBdr>
                    <w:top w:val="none" w:sz="0" w:space="0" w:color="auto"/>
                    <w:left w:val="none" w:sz="0" w:space="0" w:color="auto"/>
                    <w:bottom w:val="none" w:sz="0" w:space="0" w:color="auto"/>
                    <w:right w:val="none" w:sz="0" w:space="0" w:color="auto"/>
                  </w:divBdr>
                </w:div>
                <w:div w:id="1067805599">
                  <w:marLeft w:val="0"/>
                  <w:marRight w:val="0"/>
                  <w:marTop w:val="0"/>
                  <w:marBottom w:val="0"/>
                  <w:divBdr>
                    <w:top w:val="none" w:sz="0" w:space="0" w:color="auto"/>
                    <w:left w:val="none" w:sz="0" w:space="0" w:color="auto"/>
                    <w:bottom w:val="none" w:sz="0" w:space="0" w:color="auto"/>
                    <w:right w:val="none" w:sz="0" w:space="0" w:color="auto"/>
                  </w:divBdr>
                </w:div>
                <w:div w:id="1068573659">
                  <w:marLeft w:val="0"/>
                  <w:marRight w:val="0"/>
                  <w:marTop w:val="0"/>
                  <w:marBottom w:val="0"/>
                  <w:divBdr>
                    <w:top w:val="none" w:sz="0" w:space="0" w:color="auto"/>
                    <w:left w:val="none" w:sz="0" w:space="0" w:color="auto"/>
                    <w:bottom w:val="none" w:sz="0" w:space="0" w:color="auto"/>
                    <w:right w:val="none" w:sz="0" w:space="0" w:color="auto"/>
                  </w:divBdr>
                </w:div>
                <w:div w:id="1068923686">
                  <w:marLeft w:val="0"/>
                  <w:marRight w:val="0"/>
                  <w:marTop w:val="0"/>
                  <w:marBottom w:val="0"/>
                  <w:divBdr>
                    <w:top w:val="none" w:sz="0" w:space="0" w:color="auto"/>
                    <w:left w:val="none" w:sz="0" w:space="0" w:color="auto"/>
                    <w:bottom w:val="none" w:sz="0" w:space="0" w:color="auto"/>
                    <w:right w:val="none" w:sz="0" w:space="0" w:color="auto"/>
                  </w:divBdr>
                </w:div>
                <w:div w:id="1070731437">
                  <w:marLeft w:val="0"/>
                  <w:marRight w:val="0"/>
                  <w:marTop w:val="0"/>
                  <w:marBottom w:val="0"/>
                  <w:divBdr>
                    <w:top w:val="none" w:sz="0" w:space="0" w:color="auto"/>
                    <w:left w:val="none" w:sz="0" w:space="0" w:color="auto"/>
                    <w:bottom w:val="none" w:sz="0" w:space="0" w:color="auto"/>
                    <w:right w:val="none" w:sz="0" w:space="0" w:color="auto"/>
                  </w:divBdr>
                </w:div>
                <w:div w:id="1072463811">
                  <w:marLeft w:val="0"/>
                  <w:marRight w:val="0"/>
                  <w:marTop w:val="0"/>
                  <w:marBottom w:val="0"/>
                  <w:divBdr>
                    <w:top w:val="none" w:sz="0" w:space="0" w:color="auto"/>
                    <w:left w:val="none" w:sz="0" w:space="0" w:color="auto"/>
                    <w:bottom w:val="none" w:sz="0" w:space="0" w:color="auto"/>
                    <w:right w:val="none" w:sz="0" w:space="0" w:color="auto"/>
                  </w:divBdr>
                </w:div>
                <w:div w:id="1072854302">
                  <w:marLeft w:val="0"/>
                  <w:marRight w:val="0"/>
                  <w:marTop w:val="0"/>
                  <w:marBottom w:val="0"/>
                  <w:divBdr>
                    <w:top w:val="none" w:sz="0" w:space="0" w:color="auto"/>
                    <w:left w:val="none" w:sz="0" w:space="0" w:color="auto"/>
                    <w:bottom w:val="none" w:sz="0" w:space="0" w:color="auto"/>
                    <w:right w:val="none" w:sz="0" w:space="0" w:color="auto"/>
                  </w:divBdr>
                </w:div>
                <w:div w:id="1076777940">
                  <w:marLeft w:val="0"/>
                  <w:marRight w:val="0"/>
                  <w:marTop w:val="0"/>
                  <w:marBottom w:val="0"/>
                  <w:divBdr>
                    <w:top w:val="none" w:sz="0" w:space="0" w:color="auto"/>
                    <w:left w:val="none" w:sz="0" w:space="0" w:color="auto"/>
                    <w:bottom w:val="none" w:sz="0" w:space="0" w:color="auto"/>
                    <w:right w:val="none" w:sz="0" w:space="0" w:color="auto"/>
                  </w:divBdr>
                </w:div>
                <w:div w:id="1077701669">
                  <w:marLeft w:val="0"/>
                  <w:marRight w:val="0"/>
                  <w:marTop w:val="0"/>
                  <w:marBottom w:val="0"/>
                  <w:divBdr>
                    <w:top w:val="none" w:sz="0" w:space="0" w:color="auto"/>
                    <w:left w:val="none" w:sz="0" w:space="0" w:color="auto"/>
                    <w:bottom w:val="none" w:sz="0" w:space="0" w:color="auto"/>
                    <w:right w:val="none" w:sz="0" w:space="0" w:color="auto"/>
                  </w:divBdr>
                </w:div>
                <w:div w:id="1079912557">
                  <w:marLeft w:val="0"/>
                  <w:marRight w:val="0"/>
                  <w:marTop w:val="0"/>
                  <w:marBottom w:val="0"/>
                  <w:divBdr>
                    <w:top w:val="none" w:sz="0" w:space="0" w:color="auto"/>
                    <w:left w:val="none" w:sz="0" w:space="0" w:color="auto"/>
                    <w:bottom w:val="none" w:sz="0" w:space="0" w:color="auto"/>
                    <w:right w:val="none" w:sz="0" w:space="0" w:color="auto"/>
                  </w:divBdr>
                </w:div>
                <w:div w:id="1081834849">
                  <w:marLeft w:val="0"/>
                  <w:marRight w:val="0"/>
                  <w:marTop w:val="0"/>
                  <w:marBottom w:val="0"/>
                  <w:divBdr>
                    <w:top w:val="none" w:sz="0" w:space="0" w:color="auto"/>
                    <w:left w:val="none" w:sz="0" w:space="0" w:color="auto"/>
                    <w:bottom w:val="none" w:sz="0" w:space="0" w:color="auto"/>
                    <w:right w:val="none" w:sz="0" w:space="0" w:color="auto"/>
                  </w:divBdr>
                </w:div>
                <w:div w:id="1082724046">
                  <w:marLeft w:val="0"/>
                  <w:marRight w:val="0"/>
                  <w:marTop w:val="0"/>
                  <w:marBottom w:val="0"/>
                  <w:divBdr>
                    <w:top w:val="none" w:sz="0" w:space="0" w:color="auto"/>
                    <w:left w:val="none" w:sz="0" w:space="0" w:color="auto"/>
                    <w:bottom w:val="none" w:sz="0" w:space="0" w:color="auto"/>
                    <w:right w:val="none" w:sz="0" w:space="0" w:color="auto"/>
                  </w:divBdr>
                </w:div>
                <w:div w:id="1083145080">
                  <w:marLeft w:val="0"/>
                  <w:marRight w:val="0"/>
                  <w:marTop w:val="0"/>
                  <w:marBottom w:val="0"/>
                  <w:divBdr>
                    <w:top w:val="none" w:sz="0" w:space="0" w:color="auto"/>
                    <w:left w:val="none" w:sz="0" w:space="0" w:color="auto"/>
                    <w:bottom w:val="none" w:sz="0" w:space="0" w:color="auto"/>
                    <w:right w:val="none" w:sz="0" w:space="0" w:color="auto"/>
                  </w:divBdr>
                </w:div>
                <w:div w:id="1084110505">
                  <w:marLeft w:val="0"/>
                  <w:marRight w:val="0"/>
                  <w:marTop w:val="0"/>
                  <w:marBottom w:val="0"/>
                  <w:divBdr>
                    <w:top w:val="none" w:sz="0" w:space="0" w:color="auto"/>
                    <w:left w:val="none" w:sz="0" w:space="0" w:color="auto"/>
                    <w:bottom w:val="none" w:sz="0" w:space="0" w:color="auto"/>
                    <w:right w:val="none" w:sz="0" w:space="0" w:color="auto"/>
                  </w:divBdr>
                </w:div>
                <w:div w:id="1084187032">
                  <w:marLeft w:val="0"/>
                  <w:marRight w:val="0"/>
                  <w:marTop w:val="0"/>
                  <w:marBottom w:val="0"/>
                  <w:divBdr>
                    <w:top w:val="none" w:sz="0" w:space="0" w:color="auto"/>
                    <w:left w:val="none" w:sz="0" w:space="0" w:color="auto"/>
                    <w:bottom w:val="none" w:sz="0" w:space="0" w:color="auto"/>
                    <w:right w:val="none" w:sz="0" w:space="0" w:color="auto"/>
                  </w:divBdr>
                </w:div>
                <w:div w:id="1085079905">
                  <w:marLeft w:val="0"/>
                  <w:marRight w:val="0"/>
                  <w:marTop w:val="0"/>
                  <w:marBottom w:val="0"/>
                  <w:divBdr>
                    <w:top w:val="none" w:sz="0" w:space="0" w:color="auto"/>
                    <w:left w:val="none" w:sz="0" w:space="0" w:color="auto"/>
                    <w:bottom w:val="none" w:sz="0" w:space="0" w:color="auto"/>
                    <w:right w:val="none" w:sz="0" w:space="0" w:color="auto"/>
                  </w:divBdr>
                </w:div>
                <w:div w:id="1086414085">
                  <w:marLeft w:val="0"/>
                  <w:marRight w:val="0"/>
                  <w:marTop w:val="0"/>
                  <w:marBottom w:val="0"/>
                  <w:divBdr>
                    <w:top w:val="none" w:sz="0" w:space="0" w:color="auto"/>
                    <w:left w:val="none" w:sz="0" w:space="0" w:color="auto"/>
                    <w:bottom w:val="none" w:sz="0" w:space="0" w:color="auto"/>
                    <w:right w:val="none" w:sz="0" w:space="0" w:color="auto"/>
                  </w:divBdr>
                </w:div>
                <w:div w:id="1089733970">
                  <w:marLeft w:val="0"/>
                  <w:marRight w:val="0"/>
                  <w:marTop w:val="0"/>
                  <w:marBottom w:val="0"/>
                  <w:divBdr>
                    <w:top w:val="none" w:sz="0" w:space="0" w:color="auto"/>
                    <w:left w:val="none" w:sz="0" w:space="0" w:color="auto"/>
                    <w:bottom w:val="none" w:sz="0" w:space="0" w:color="auto"/>
                    <w:right w:val="none" w:sz="0" w:space="0" w:color="auto"/>
                  </w:divBdr>
                </w:div>
                <w:div w:id="1092511017">
                  <w:marLeft w:val="0"/>
                  <w:marRight w:val="0"/>
                  <w:marTop w:val="0"/>
                  <w:marBottom w:val="0"/>
                  <w:divBdr>
                    <w:top w:val="none" w:sz="0" w:space="0" w:color="auto"/>
                    <w:left w:val="none" w:sz="0" w:space="0" w:color="auto"/>
                    <w:bottom w:val="none" w:sz="0" w:space="0" w:color="auto"/>
                    <w:right w:val="none" w:sz="0" w:space="0" w:color="auto"/>
                  </w:divBdr>
                </w:div>
                <w:div w:id="1093551897">
                  <w:marLeft w:val="0"/>
                  <w:marRight w:val="0"/>
                  <w:marTop w:val="0"/>
                  <w:marBottom w:val="0"/>
                  <w:divBdr>
                    <w:top w:val="none" w:sz="0" w:space="0" w:color="auto"/>
                    <w:left w:val="none" w:sz="0" w:space="0" w:color="auto"/>
                    <w:bottom w:val="none" w:sz="0" w:space="0" w:color="auto"/>
                    <w:right w:val="none" w:sz="0" w:space="0" w:color="auto"/>
                  </w:divBdr>
                </w:div>
                <w:div w:id="1094352310">
                  <w:marLeft w:val="0"/>
                  <w:marRight w:val="0"/>
                  <w:marTop w:val="0"/>
                  <w:marBottom w:val="0"/>
                  <w:divBdr>
                    <w:top w:val="none" w:sz="0" w:space="0" w:color="auto"/>
                    <w:left w:val="none" w:sz="0" w:space="0" w:color="auto"/>
                    <w:bottom w:val="none" w:sz="0" w:space="0" w:color="auto"/>
                    <w:right w:val="none" w:sz="0" w:space="0" w:color="auto"/>
                  </w:divBdr>
                </w:div>
                <w:div w:id="1097750480">
                  <w:marLeft w:val="0"/>
                  <w:marRight w:val="0"/>
                  <w:marTop w:val="0"/>
                  <w:marBottom w:val="0"/>
                  <w:divBdr>
                    <w:top w:val="none" w:sz="0" w:space="0" w:color="auto"/>
                    <w:left w:val="none" w:sz="0" w:space="0" w:color="auto"/>
                    <w:bottom w:val="none" w:sz="0" w:space="0" w:color="auto"/>
                    <w:right w:val="none" w:sz="0" w:space="0" w:color="auto"/>
                  </w:divBdr>
                </w:div>
                <w:div w:id="1100296763">
                  <w:marLeft w:val="0"/>
                  <w:marRight w:val="0"/>
                  <w:marTop w:val="0"/>
                  <w:marBottom w:val="0"/>
                  <w:divBdr>
                    <w:top w:val="none" w:sz="0" w:space="0" w:color="auto"/>
                    <w:left w:val="none" w:sz="0" w:space="0" w:color="auto"/>
                    <w:bottom w:val="none" w:sz="0" w:space="0" w:color="auto"/>
                    <w:right w:val="none" w:sz="0" w:space="0" w:color="auto"/>
                  </w:divBdr>
                </w:div>
                <w:div w:id="1102190506">
                  <w:marLeft w:val="0"/>
                  <w:marRight w:val="0"/>
                  <w:marTop w:val="0"/>
                  <w:marBottom w:val="0"/>
                  <w:divBdr>
                    <w:top w:val="none" w:sz="0" w:space="0" w:color="auto"/>
                    <w:left w:val="none" w:sz="0" w:space="0" w:color="auto"/>
                    <w:bottom w:val="none" w:sz="0" w:space="0" w:color="auto"/>
                    <w:right w:val="none" w:sz="0" w:space="0" w:color="auto"/>
                  </w:divBdr>
                </w:div>
                <w:div w:id="1103724060">
                  <w:marLeft w:val="0"/>
                  <w:marRight w:val="0"/>
                  <w:marTop w:val="0"/>
                  <w:marBottom w:val="0"/>
                  <w:divBdr>
                    <w:top w:val="none" w:sz="0" w:space="0" w:color="auto"/>
                    <w:left w:val="none" w:sz="0" w:space="0" w:color="auto"/>
                    <w:bottom w:val="none" w:sz="0" w:space="0" w:color="auto"/>
                    <w:right w:val="none" w:sz="0" w:space="0" w:color="auto"/>
                  </w:divBdr>
                </w:div>
                <w:div w:id="1104811933">
                  <w:marLeft w:val="0"/>
                  <w:marRight w:val="0"/>
                  <w:marTop w:val="0"/>
                  <w:marBottom w:val="0"/>
                  <w:divBdr>
                    <w:top w:val="none" w:sz="0" w:space="0" w:color="auto"/>
                    <w:left w:val="none" w:sz="0" w:space="0" w:color="auto"/>
                    <w:bottom w:val="none" w:sz="0" w:space="0" w:color="auto"/>
                    <w:right w:val="none" w:sz="0" w:space="0" w:color="auto"/>
                  </w:divBdr>
                </w:div>
                <w:div w:id="1112285797">
                  <w:marLeft w:val="0"/>
                  <w:marRight w:val="0"/>
                  <w:marTop w:val="0"/>
                  <w:marBottom w:val="0"/>
                  <w:divBdr>
                    <w:top w:val="none" w:sz="0" w:space="0" w:color="auto"/>
                    <w:left w:val="none" w:sz="0" w:space="0" w:color="auto"/>
                    <w:bottom w:val="none" w:sz="0" w:space="0" w:color="auto"/>
                    <w:right w:val="none" w:sz="0" w:space="0" w:color="auto"/>
                  </w:divBdr>
                </w:div>
                <w:div w:id="1112433707">
                  <w:marLeft w:val="0"/>
                  <w:marRight w:val="0"/>
                  <w:marTop w:val="0"/>
                  <w:marBottom w:val="0"/>
                  <w:divBdr>
                    <w:top w:val="none" w:sz="0" w:space="0" w:color="auto"/>
                    <w:left w:val="none" w:sz="0" w:space="0" w:color="auto"/>
                    <w:bottom w:val="none" w:sz="0" w:space="0" w:color="auto"/>
                    <w:right w:val="none" w:sz="0" w:space="0" w:color="auto"/>
                  </w:divBdr>
                </w:div>
                <w:div w:id="1112434458">
                  <w:marLeft w:val="0"/>
                  <w:marRight w:val="0"/>
                  <w:marTop w:val="0"/>
                  <w:marBottom w:val="0"/>
                  <w:divBdr>
                    <w:top w:val="none" w:sz="0" w:space="0" w:color="auto"/>
                    <w:left w:val="none" w:sz="0" w:space="0" w:color="auto"/>
                    <w:bottom w:val="none" w:sz="0" w:space="0" w:color="auto"/>
                    <w:right w:val="none" w:sz="0" w:space="0" w:color="auto"/>
                  </w:divBdr>
                </w:div>
                <w:div w:id="1114590625">
                  <w:marLeft w:val="0"/>
                  <w:marRight w:val="0"/>
                  <w:marTop w:val="0"/>
                  <w:marBottom w:val="0"/>
                  <w:divBdr>
                    <w:top w:val="none" w:sz="0" w:space="0" w:color="auto"/>
                    <w:left w:val="none" w:sz="0" w:space="0" w:color="auto"/>
                    <w:bottom w:val="none" w:sz="0" w:space="0" w:color="auto"/>
                    <w:right w:val="none" w:sz="0" w:space="0" w:color="auto"/>
                  </w:divBdr>
                </w:div>
                <w:div w:id="1115904080">
                  <w:marLeft w:val="0"/>
                  <w:marRight w:val="0"/>
                  <w:marTop w:val="0"/>
                  <w:marBottom w:val="0"/>
                  <w:divBdr>
                    <w:top w:val="none" w:sz="0" w:space="0" w:color="auto"/>
                    <w:left w:val="none" w:sz="0" w:space="0" w:color="auto"/>
                    <w:bottom w:val="none" w:sz="0" w:space="0" w:color="auto"/>
                    <w:right w:val="none" w:sz="0" w:space="0" w:color="auto"/>
                  </w:divBdr>
                </w:div>
                <w:div w:id="1116867967">
                  <w:marLeft w:val="0"/>
                  <w:marRight w:val="0"/>
                  <w:marTop w:val="0"/>
                  <w:marBottom w:val="0"/>
                  <w:divBdr>
                    <w:top w:val="none" w:sz="0" w:space="0" w:color="auto"/>
                    <w:left w:val="none" w:sz="0" w:space="0" w:color="auto"/>
                    <w:bottom w:val="none" w:sz="0" w:space="0" w:color="auto"/>
                    <w:right w:val="none" w:sz="0" w:space="0" w:color="auto"/>
                  </w:divBdr>
                </w:div>
                <w:div w:id="1119642493">
                  <w:marLeft w:val="0"/>
                  <w:marRight w:val="0"/>
                  <w:marTop w:val="0"/>
                  <w:marBottom w:val="0"/>
                  <w:divBdr>
                    <w:top w:val="none" w:sz="0" w:space="0" w:color="auto"/>
                    <w:left w:val="none" w:sz="0" w:space="0" w:color="auto"/>
                    <w:bottom w:val="none" w:sz="0" w:space="0" w:color="auto"/>
                    <w:right w:val="none" w:sz="0" w:space="0" w:color="auto"/>
                  </w:divBdr>
                </w:div>
                <w:div w:id="1122571621">
                  <w:marLeft w:val="0"/>
                  <w:marRight w:val="0"/>
                  <w:marTop w:val="0"/>
                  <w:marBottom w:val="0"/>
                  <w:divBdr>
                    <w:top w:val="none" w:sz="0" w:space="0" w:color="auto"/>
                    <w:left w:val="none" w:sz="0" w:space="0" w:color="auto"/>
                    <w:bottom w:val="none" w:sz="0" w:space="0" w:color="auto"/>
                    <w:right w:val="none" w:sz="0" w:space="0" w:color="auto"/>
                  </w:divBdr>
                </w:div>
                <w:div w:id="1123159703">
                  <w:marLeft w:val="0"/>
                  <w:marRight w:val="0"/>
                  <w:marTop w:val="0"/>
                  <w:marBottom w:val="0"/>
                  <w:divBdr>
                    <w:top w:val="none" w:sz="0" w:space="0" w:color="auto"/>
                    <w:left w:val="none" w:sz="0" w:space="0" w:color="auto"/>
                    <w:bottom w:val="none" w:sz="0" w:space="0" w:color="auto"/>
                    <w:right w:val="none" w:sz="0" w:space="0" w:color="auto"/>
                  </w:divBdr>
                </w:div>
                <w:div w:id="1123839587">
                  <w:marLeft w:val="0"/>
                  <w:marRight w:val="0"/>
                  <w:marTop w:val="0"/>
                  <w:marBottom w:val="0"/>
                  <w:divBdr>
                    <w:top w:val="none" w:sz="0" w:space="0" w:color="auto"/>
                    <w:left w:val="none" w:sz="0" w:space="0" w:color="auto"/>
                    <w:bottom w:val="none" w:sz="0" w:space="0" w:color="auto"/>
                    <w:right w:val="none" w:sz="0" w:space="0" w:color="auto"/>
                  </w:divBdr>
                </w:div>
                <w:div w:id="1125545245">
                  <w:marLeft w:val="0"/>
                  <w:marRight w:val="0"/>
                  <w:marTop w:val="0"/>
                  <w:marBottom w:val="0"/>
                  <w:divBdr>
                    <w:top w:val="none" w:sz="0" w:space="0" w:color="auto"/>
                    <w:left w:val="none" w:sz="0" w:space="0" w:color="auto"/>
                    <w:bottom w:val="none" w:sz="0" w:space="0" w:color="auto"/>
                    <w:right w:val="none" w:sz="0" w:space="0" w:color="auto"/>
                  </w:divBdr>
                </w:div>
                <w:div w:id="1128667726">
                  <w:marLeft w:val="0"/>
                  <w:marRight w:val="0"/>
                  <w:marTop w:val="0"/>
                  <w:marBottom w:val="0"/>
                  <w:divBdr>
                    <w:top w:val="none" w:sz="0" w:space="0" w:color="auto"/>
                    <w:left w:val="none" w:sz="0" w:space="0" w:color="auto"/>
                    <w:bottom w:val="none" w:sz="0" w:space="0" w:color="auto"/>
                    <w:right w:val="none" w:sz="0" w:space="0" w:color="auto"/>
                  </w:divBdr>
                </w:div>
                <w:div w:id="1132288576">
                  <w:marLeft w:val="0"/>
                  <w:marRight w:val="0"/>
                  <w:marTop w:val="0"/>
                  <w:marBottom w:val="0"/>
                  <w:divBdr>
                    <w:top w:val="none" w:sz="0" w:space="0" w:color="auto"/>
                    <w:left w:val="none" w:sz="0" w:space="0" w:color="auto"/>
                    <w:bottom w:val="none" w:sz="0" w:space="0" w:color="auto"/>
                    <w:right w:val="none" w:sz="0" w:space="0" w:color="auto"/>
                  </w:divBdr>
                </w:div>
                <w:div w:id="1132745083">
                  <w:marLeft w:val="0"/>
                  <w:marRight w:val="0"/>
                  <w:marTop w:val="0"/>
                  <w:marBottom w:val="0"/>
                  <w:divBdr>
                    <w:top w:val="none" w:sz="0" w:space="0" w:color="auto"/>
                    <w:left w:val="none" w:sz="0" w:space="0" w:color="auto"/>
                    <w:bottom w:val="none" w:sz="0" w:space="0" w:color="auto"/>
                    <w:right w:val="none" w:sz="0" w:space="0" w:color="auto"/>
                  </w:divBdr>
                </w:div>
                <w:div w:id="1133909932">
                  <w:marLeft w:val="0"/>
                  <w:marRight w:val="0"/>
                  <w:marTop w:val="0"/>
                  <w:marBottom w:val="0"/>
                  <w:divBdr>
                    <w:top w:val="none" w:sz="0" w:space="0" w:color="auto"/>
                    <w:left w:val="none" w:sz="0" w:space="0" w:color="auto"/>
                    <w:bottom w:val="none" w:sz="0" w:space="0" w:color="auto"/>
                    <w:right w:val="none" w:sz="0" w:space="0" w:color="auto"/>
                  </w:divBdr>
                </w:div>
                <w:div w:id="1137802684">
                  <w:marLeft w:val="0"/>
                  <w:marRight w:val="0"/>
                  <w:marTop w:val="0"/>
                  <w:marBottom w:val="0"/>
                  <w:divBdr>
                    <w:top w:val="none" w:sz="0" w:space="0" w:color="auto"/>
                    <w:left w:val="none" w:sz="0" w:space="0" w:color="auto"/>
                    <w:bottom w:val="none" w:sz="0" w:space="0" w:color="auto"/>
                    <w:right w:val="none" w:sz="0" w:space="0" w:color="auto"/>
                  </w:divBdr>
                </w:div>
                <w:div w:id="1137868784">
                  <w:marLeft w:val="0"/>
                  <w:marRight w:val="0"/>
                  <w:marTop w:val="0"/>
                  <w:marBottom w:val="0"/>
                  <w:divBdr>
                    <w:top w:val="none" w:sz="0" w:space="0" w:color="auto"/>
                    <w:left w:val="none" w:sz="0" w:space="0" w:color="auto"/>
                    <w:bottom w:val="none" w:sz="0" w:space="0" w:color="auto"/>
                    <w:right w:val="none" w:sz="0" w:space="0" w:color="auto"/>
                  </w:divBdr>
                </w:div>
                <w:div w:id="1141381297">
                  <w:marLeft w:val="0"/>
                  <w:marRight w:val="0"/>
                  <w:marTop w:val="0"/>
                  <w:marBottom w:val="0"/>
                  <w:divBdr>
                    <w:top w:val="none" w:sz="0" w:space="0" w:color="auto"/>
                    <w:left w:val="none" w:sz="0" w:space="0" w:color="auto"/>
                    <w:bottom w:val="none" w:sz="0" w:space="0" w:color="auto"/>
                    <w:right w:val="none" w:sz="0" w:space="0" w:color="auto"/>
                  </w:divBdr>
                </w:div>
                <w:div w:id="1147629595">
                  <w:marLeft w:val="0"/>
                  <w:marRight w:val="0"/>
                  <w:marTop w:val="0"/>
                  <w:marBottom w:val="0"/>
                  <w:divBdr>
                    <w:top w:val="none" w:sz="0" w:space="0" w:color="auto"/>
                    <w:left w:val="none" w:sz="0" w:space="0" w:color="auto"/>
                    <w:bottom w:val="none" w:sz="0" w:space="0" w:color="auto"/>
                    <w:right w:val="none" w:sz="0" w:space="0" w:color="auto"/>
                  </w:divBdr>
                </w:div>
                <w:div w:id="1148009535">
                  <w:marLeft w:val="0"/>
                  <w:marRight w:val="0"/>
                  <w:marTop w:val="0"/>
                  <w:marBottom w:val="0"/>
                  <w:divBdr>
                    <w:top w:val="none" w:sz="0" w:space="0" w:color="auto"/>
                    <w:left w:val="none" w:sz="0" w:space="0" w:color="auto"/>
                    <w:bottom w:val="none" w:sz="0" w:space="0" w:color="auto"/>
                    <w:right w:val="none" w:sz="0" w:space="0" w:color="auto"/>
                  </w:divBdr>
                </w:div>
                <w:div w:id="1148666868">
                  <w:marLeft w:val="0"/>
                  <w:marRight w:val="0"/>
                  <w:marTop w:val="0"/>
                  <w:marBottom w:val="0"/>
                  <w:divBdr>
                    <w:top w:val="none" w:sz="0" w:space="0" w:color="auto"/>
                    <w:left w:val="none" w:sz="0" w:space="0" w:color="auto"/>
                    <w:bottom w:val="none" w:sz="0" w:space="0" w:color="auto"/>
                    <w:right w:val="none" w:sz="0" w:space="0" w:color="auto"/>
                  </w:divBdr>
                </w:div>
                <w:div w:id="1151868520">
                  <w:marLeft w:val="0"/>
                  <w:marRight w:val="0"/>
                  <w:marTop w:val="0"/>
                  <w:marBottom w:val="0"/>
                  <w:divBdr>
                    <w:top w:val="none" w:sz="0" w:space="0" w:color="auto"/>
                    <w:left w:val="none" w:sz="0" w:space="0" w:color="auto"/>
                    <w:bottom w:val="none" w:sz="0" w:space="0" w:color="auto"/>
                    <w:right w:val="none" w:sz="0" w:space="0" w:color="auto"/>
                  </w:divBdr>
                </w:div>
                <w:div w:id="1151949939">
                  <w:marLeft w:val="0"/>
                  <w:marRight w:val="0"/>
                  <w:marTop w:val="0"/>
                  <w:marBottom w:val="0"/>
                  <w:divBdr>
                    <w:top w:val="none" w:sz="0" w:space="0" w:color="auto"/>
                    <w:left w:val="none" w:sz="0" w:space="0" w:color="auto"/>
                    <w:bottom w:val="none" w:sz="0" w:space="0" w:color="auto"/>
                    <w:right w:val="none" w:sz="0" w:space="0" w:color="auto"/>
                  </w:divBdr>
                </w:div>
                <w:div w:id="1155336610">
                  <w:marLeft w:val="0"/>
                  <w:marRight w:val="0"/>
                  <w:marTop w:val="0"/>
                  <w:marBottom w:val="0"/>
                  <w:divBdr>
                    <w:top w:val="none" w:sz="0" w:space="0" w:color="auto"/>
                    <w:left w:val="none" w:sz="0" w:space="0" w:color="auto"/>
                    <w:bottom w:val="none" w:sz="0" w:space="0" w:color="auto"/>
                    <w:right w:val="none" w:sz="0" w:space="0" w:color="auto"/>
                  </w:divBdr>
                </w:div>
                <w:div w:id="1155605937">
                  <w:marLeft w:val="0"/>
                  <w:marRight w:val="0"/>
                  <w:marTop w:val="0"/>
                  <w:marBottom w:val="0"/>
                  <w:divBdr>
                    <w:top w:val="none" w:sz="0" w:space="0" w:color="auto"/>
                    <w:left w:val="none" w:sz="0" w:space="0" w:color="auto"/>
                    <w:bottom w:val="none" w:sz="0" w:space="0" w:color="auto"/>
                    <w:right w:val="none" w:sz="0" w:space="0" w:color="auto"/>
                  </w:divBdr>
                </w:div>
                <w:div w:id="1156796063">
                  <w:marLeft w:val="0"/>
                  <w:marRight w:val="0"/>
                  <w:marTop w:val="0"/>
                  <w:marBottom w:val="0"/>
                  <w:divBdr>
                    <w:top w:val="none" w:sz="0" w:space="0" w:color="auto"/>
                    <w:left w:val="none" w:sz="0" w:space="0" w:color="auto"/>
                    <w:bottom w:val="none" w:sz="0" w:space="0" w:color="auto"/>
                    <w:right w:val="none" w:sz="0" w:space="0" w:color="auto"/>
                  </w:divBdr>
                </w:div>
                <w:div w:id="1158810747">
                  <w:marLeft w:val="0"/>
                  <w:marRight w:val="0"/>
                  <w:marTop w:val="0"/>
                  <w:marBottom w:val="0"/>
                  <w:divBdr>
                    <w:top w:val="none" w:sz="0" w:space="0" w:color="auto"/>
                    <w:left w:val="none" w:sz="0" w:space="0" w:color="auto"/>
                    <w:bottom w:val="none" w:sz="0" w:space="0" w:color="auto"/>
                    <w:right w:val="none" w:sz="0" w:space="0" w:color="auto"/>
                  </w:divBdr>
                </w:div>
                <w:div w:id="1159686568">
                  <w:marLeft w:val="0"/>
                  <w:marRight w:val="0"/>
                  <w:marTop w:val="0"/>
                  <w:marBottom w:val="0"/>
                  <w:divBdr>
                    <w:top w:val="none" w:sz="0" w:space="0" w:color="auto"/>
                    <w:left w:val="none" w:sz="0" w:space="0" w:color="auto"/>
                    <w:bottom w:val="none" w:sz="0" w:space="0" w:color="auto"/>
                    <w:right w:val="none" w:sz="0" w:space="0" w:color="auto"/>
                  </w:divBdr>
                </w:div>
                <w:div w:id="1163275556">
                  <w:marLeft w:val="0"/>
                  <w:marRight w:val="0"/>
                  <w:marTop w:val="0"/>
                  <w:marBottom w:val="0"/>
                  <w:divBdr>
                    <w:top w:val="none" w:sz="0" w:space="0" w:color="auto"/>
                    <w:left w:val="none" w:sz="0" w:space="0" w:color="auto"/>
                    <w:bottom w:val="none" w:sz="0" w:space="0" w:color="auto"/>
                    <w:right w:val="none" w:sz="0" w:space="0" w:color="auto"/>
                  </w:divBdr>
                </w:div>
                <w:div w:id="1163669354">
                  <w:marLeft w:val="0"/>
                  <w:marRight w:val="0"/>
                  <w:marTop w:val="0"/>
                  <w:marBottom w:val="0"/>
                  <w:divBdr>
                    <w:top w:val="none" w:sz="0" w:space="0" w:color="auto"/>
                    <w:left w:val="none" w:sz="0" w:space="0" w:color="auto"/>
                    <w:bottom w:val="none" w:sz="0" w:space="0" w:color="auto"/>
                    <w:right w:val="none" w:sz="0" w:space="0" w:color="auto"/>
                  </w:divBdr>
                </w:div>
                <w:div w:id="1163737235">
                  <w:marLeft w:val="0"/>
                  <w:marRight w:val="0"/>
                  <w:marTop w:val="0"/>
                  <w:marBottom w:val="0"/>
                  <w:divBdr>
                    <w:top w:val="none" w:sz="0" w:space="0" w:color="auto"/>
                    <w:left w:val="none" w:sz="0" w:space="0" w:color="auto"/>
                    <w:bottom w:val="none" w:sz="0" w:space="0" w:color="auto"/>
                    <w:right w:val="none" w:sz="0" w:space="0" w:color="auto"/>
                  </w:divBdr>
                </w:div>
                <w:div w:id="1164857788">
                  <w:marLeft w:val="0"/>
                  <w:marRight w:val="0"/>
                  <w:marTop w:val="0"/>
                  <w:marBottom w:val="0"/>
                  <w:divBdr>
                    <w:top w:val="none" w:sz="0" w:space="0" w:color="auto"/>
                    <w:left w:val="none" w:sz="0" w:space="0" w:color="auto"/>
                    <w:bottom w:val="none" w:sz="0" w:space="0" w:color="auto"/>
                    <w:right w:val="none" w:sz="0" w:space="0" w:color="auto"/>
                  </w:divBdr>
                </w:div>
                <w:div w:id="1165631226">
                  <w:marLeft w:val="0"/>
                  <w:marRight w:val="0"/>
                  <w:marTop w:val="0"/>
                  <w:marBottom w:val="0"/>
                  <w:divBdr>
                    <w:top w:val="none" w:sz="0" w:space="0" w:color="auto"/>
                    <w:left w:val="none" w:sz="0" w:space="0" w:color="auto"/>
                    <w:bottom w:val="none" w:sz="0" w:space="0" w:color="auto"/>
                    <w:right w:val="none" w:sz="0" w:space="0" w:color="auto"/>
                  </w:divBdr>
                </w:div>
                <w:div w:id="1166290010">
                  <w:marLeft w:val="0"/>
                  <w:marRight w:val="0"/>
                  <w:marTop w:val="0"/>
                  <w:marBottom w:val="0"/>
                  <w:divBdr>
                    <w:top w:val="none" w:sz="0" w:space="0" w:color="auto"/>
                    <w:left w:val="none" w:sz="0" w:space="0" w:color="auto"/>
                    <w:bottom w:val="none" w:sz="0" w:space="0" w:color="auto"/>
                    <w:right w:val="none" w:sz="0" w:space="0" w:color="auto"/>
                  </w:divBdr>
                </w:div>
                <w:div w:id="1172111693">
                  <w:marLeft w:val="0"/>
                  <w:marRight w:val="0"/>
                  <w:marTop w:val="0"/>
                  <w:marBottom w:val="0"/>
                  <w:divBdr>
                    <w:top w:val="none" w:sz="0" w:space="0" w:color="auto"/>
                    <w:left w:val="none" w:sz="0" w:space="0" w:color="auto"/>
                    <w:bottom w:val="none" w:sz="0" w:space="0" w:color="auto"/>
                    <w:right w:val="none" w:sz="0" w:space="0" w:color="auto"/>
                  </w:divBdr>
                </w:div>
                <w:div w:id="1172143122">
                  <w:marLeft w:val="0"/>
                  <w:marRight w:val="0"/>
                  <w:marTop w:val="0"/>
                  <w:marBottom w:val="0"/>
                  <w:divBdr>
                    <w:top w:val="none" w:sz="0" w:space="0" w:color="auto"/>
                    <w:left w:val="none" w:sz="0" w:space="0" w:color="auto"/>
                    <w:bottom w:val="none" w:sz="0" w:space="0" w:color="auto"/>
                    <w:right w:val="none" w:sz="0" w:space="0" w:color="auto"/>
                  </w:divBdr>
                </w:div>
                <w:div w:id="1173032050">
                  <w:marLeft w:val="0"/>
                  <w:marRight w:val="0"/>
                  <w:marTop w:val="0"/>
                  <w:marBottom w:val="0"/>
                  <w:divBdr>
                    <w:top w:val="none" w:sz="0" w:space="0" w:color="auto"/>
                    <w:left w:val="none" w:sz="0" w:space="0" w:color="auto"/>
                    <w:bottom w:val="none" w:sz="0" w:space="0" w:color="auto"/>
                    <w:right w:val="none" w:sz="0" w:space="0" w:color="auto"/>
                  </w:divBdr>
                </w:div>
                <w:div w:id="1173565122">
                  <w:marLeft w:val="0"/>
                  <w:marRight w:val="0"/>
                  <w:marTop w:val="0"/>
                  <w:marBottom w:val="0"/>
                  <w:divBdr>
                    <w:top w:val="none" w:sz="0" w:space="0" w:color="auto"/>
                    <w:left w:val="none" w:sz="0" w:space="0" w:color="auto"/>
                    <w:bottom w:val="none" w:sz="0" w:space="0" w:color="auto"/>
                    <w:right w:val="none" w:sz="0" w:space="0" w:color="auto"/>
                  </w:divBdr>
                </w:div>
                <w:div w:id="1178159683">
                  <w:marLeft w:val="0"/>
                  <w:marRight w:val="0"/>
                  <w:marTop w:val="0"/>
                  <w:marBottom w:val="0"/>
                  <w:divBdr>
                    <w:top w:val="none" w:sz="0" w:space="0" w:color="auto"/>
                    <w:left w:val="none" w:sz="0" w:space="0" w:color="auto"/>
                    <w:bottom w:val="none" w:sz="0" w:space="0" w:color="auto"/>
                    <w:right w:val="none" w:sz="0" w:space="0" w:color="auto"/>
                  </w:divBdr>
                </w:div>
                <w:div w:id="1182553474">
                  <w:marLeft w:val="0"/>
                  <w:marRight w:val="0"/>
                  <w:marTop w:val="0"/>
                  <w:marBottom w:val="0"/>
                  <w:divBdr>
                    <w:top w:val="none" w:sz="0" w:space="0" w:color="auto"/>
                    <w:left w:val="none" w:sz="0" w:space="0" w:color="auto"/>
                    <w:bottom w:val="none" w:sz="0" w:space="0" w:color="auto"/>
                    <w:right w:val="none" w:sz="0" w:space="0" w:color="auto"/>
                  </w:divBdr>
                </w:div>
                <w:div w:id="1183085693">
                  <w:marLeft w:val="0"/>
                  <w:marRight w:val="0"/>
                  <w:marTop w:val="0"/>
                  <w:marBottom w:val="0"/>
                  <w:divBdr>
                    <w:top w:val="none" w:sz="0" w:space="0" w:color="auto"/>
                    <w:left w:val="none" w:sz="0" w:space="0" w:color="auto"/>
                    <w:bottom w:val="none" w:sz="0" w:space="0" w:color="auto"/>
                    <w:right w:val="none" w:sz="0" w:space="0" w:color="auto"/>
                  </w:divBdr>
                </w:div>
                <w:div w:id="1185435065">
                  <w:marLeft w:val="0"/>
                  <w:marRight w:val="0"/>
                  <w:marTop w:val="0"/>
                  <w:marBottom w:val="0"/>
                  <w:divBdr>
                    <w:top w:val="none" w:sz="0" w:space="0" w:color="auto"/>
                    <w:left w:val="none" w:sz="0" w:space="0" w:color="auto"/>
                    <w:bottom w:val="none" w:sz="0" w:space="0" w:color="auto"/>
                    <w:right w:val="none" w:sz="0" w:space="0" w:color="auto"/>
                  </w:divBdr>
                </w:div>
                <w:div w:id="1187521064">
                  <w:marLeft w:val="0"/>
                  <w:marRight w:val="0"/>
                  <w:marTop w:val="0"/>
                  <w:marBottom w:val="0"/>
                  <w:divBdr>
                    <w:top w:val="none" w:sz="0" w:space="0" w:color="auto"/>
                    <w:left w:val="none" w:sz="0" w:space="0" w:color="auto"/>
                    <w:bottom w:val="none" w:sz="0" w:space="0" w:color="auto"/>
                    <w:right w:val="none" w:sz="0" w:space="0" w:color="auto"/>
                  </w:divBdr>
                </w:div>
                <w:div w:id="1187871788">
                  <w:marLeft w:val="0"/>
                  <w:marRight w:val="0"/>
                  <w:marTop w:val="0"/>
                  <w:marBottom w:val="0"/>
                  <w:divBdr>
                    <w:top w:val="none" w:sz="0" w:space="0" w:color="auto"/>
                    <w:left w:val="none" w:sz="0" w:space="0" w:color="auto"/>
                    <w:bottom w:val="none" w:sz="0" w:space="0" w:color="auto"/>
                    <w:right w:val="none" w:sz="0" w:space="0" w:color="auto"/>
                  </w:divBdr>
                </w:div>
                <w:div w:id="1189100862">
                  <w:marLeft w:val="0"/>
                  <w:marRight w:val="0"/>
                  <w:marTop w:val="0"/>
                  <w:marBottom w:val="0"/>
                  <w:divBdr>
                    <w:top w:val="none" w:sz="0" w:space="0" w:color="auto"/>
                    <w:left w:val="none" w:sz="0" w:space="0" w:color="auto"/>
                    <w:bottom w:val="none" w:sz="0" w:space="0" w:color="auto"/>
                    <w:right w:val="none" w:sz="0" w:space="0" w:color="auto"/>
                  </w:divBdr>
                </w:div>
                <w:div w:id="1192691635">
                  <w:marLeft w:val="0"/>
                  <w:marRight w:val="0"/>
                  <w:marTop w:val="0"/>
                  <w:marBottom w:val="0"/>
                  <w:divBdr>
                    <w:top w:val="none" w:sz="0" w:space="0" w:color="auto"/>
                    <w:left w:val="none" w:sz="0" w:space="0" w:color="auto"/>
                    <w:bottom w:val="none" w:sz="0" w:space="0" w:color="auto"/>
                    <w:right w:val="none" w:sz="0" w:space="0" w:color="auto"/>
                  </w:divBdr>
                </w:div>
                <w:div w:id="1198471433">
                  <w:marLeft w:val="0"/>
                  <w:marRight w:val="0"/>
                  <w:marTop w:val="0"/>
                  <w:marBottom w:val="0"/>
                  <w:divBdr>
                    <w:top w:val="none" w:sz="0" w:space="0" w:color="auto"/>
                    <w:left w:val="none" w:sz="0" w:space="0" w:color="auto"/>
                    <w:bottom w:val="none" w:sz="0" w:space="0" w:color="auto"/>
                    <w:right w:val="none" w:sz="0" w:space="0" w:color="auto"/>
                  </w:divBdr>
                </w:div>
                <w:div w:id="1203206472">
                  <w:marLeft w:val="0"/>
                  <w:marRight w:val="0"/>
                  <w:marTop w:val="0"/>
                  <w:marBottom w:val="0"/>
                  <w:divBdr>
                    <w:top w:val="none" w:sz="0" w:space="0" w:color="auto"/>
                    <w:left w:val="none" w:sz="0" w:space="0" w:color="auto"/>
                    <w:bottom w:val="none" w:sz="0" w:space="0" w:color="auto"/>
                    <w:right w:val="none" w:sz="0" w:space="0" w:color="auto"/>
                  </w:divBdr>
                </w:div>
                <w:div w:id="1203636858">
                  <w:marLeft w:val="0"/>
                  <w:marRight w:val="0"/>
                  <w:marTop w:val="0"/>
                  <w:marBottom w:val="0"/>
                  <w:divBdr>
                    <w:top w:val="none" w:sz="0" w:space="0" w:color="auto"/>
                    <w:left w:val="none" w:sz="0" w:space="0" w:color="auto"/>
                    <w:bottom w:val="none" w:sz="0" w:space="0" w:color="auto"/>
                    <w:right w:val="none" w:sz="0" w:space="0" w:color="auto"/>
                  </w:divBdr>
                </w:div>
                <w:div w:id="1205370124">
                  <w:marLeft w:val="0"/>
                  <w:marRight w:val="0"/>
                  <w:marTop w:val="0"/>
                  <w:marBottom w:val="0"/>
                  <w:divBdr>
                    <w:top w:val="none" w:sz="0" w:space="0" w:color="auto"/>
                    <w:left w:val="none" w:sz="0" w:space="0" w:color="auto"/>
                    <w:bottom w:val="none" w:sz="0" w:space="0" w:color="auto"/>
                    <w:right w:val="none" w:sz="0" w:space="0" w:color="auto"/>
                  </w:divBdr>
                </w:div>
                <w:div w:id="1208031522">
                  <w:marLeft w:val="0"/>
                  <w:marRight w:val="0"/>
                  <w:marTop w:val="0"/>
                  <w:marBottom w:val="0"/>
                  <w:divBdr>
                    <w:top w:val="none" w:sz="0" w:space="0" w:color="auto"/>
                    <w:left w:val="none" w:sz="0" w:space="0" w:color="auto"/>
                    <w:bottom w:val="none" w:sz="0" w:space="0" w:color="auto"/>
                    <w:right w:val="none" w:sz="0" w:space="0" w:color="auto"/>
                  </w:divBdr>
                </w:div>
                <w:div w:id="1210993755">
                  <w:marLeft w:val="0"/>
                  <w:marRight w:val="0"/>
                  <w:marTop w:val="0"/>
                  <w:marBottom w:val="0"/>
                  <w:divBdr>
                    <w:top w:val="none" w:sz="0" w:space="0" w:color="auto"/>
                    <w:left w:val="none" w:sz="0" w:space="0" w:color="auto"/>
                    <w:bottom w:val="none" w:sz="0" w:space="0" w:color="auto"/>
                    <w:right w:val="none" w:sz="0" w:space="0" w:color="auto"/>
                  </w:divBdr>
                </w:div>
                <w:div w:id="1211306466">
                  <w:marLeft w:val="0"/>
                  <w:marRight w:val="0"/>
                  <w:marTop w:val="0"/>
                  <w:marBottom w:val="0"/>
                  <w:divBdr>
                    <w:top w:val="none" w:sz="0" w:space="0" w:color="auto"/>
                    <w:left w:val="none" w:sz="0" w:space="0" w:color="auto"/>
                    <w:bottom w:val="none" w:sz="0" w:space="0" w:color="auto"/>
                    <w:right w:val="none" w:sz="0" w:space="0" w:color="auto"/>
                  </w:divBdr>
                </w:div>
                <w:div w:id="1212957857">
                  <w:marLeft w:val="0"/>
                  <w:marRight w:val="0"/>
                  <w:marTop w:val="0"/>
                  <w:marBottom w:val="0"/>
                  <w:divBdr>
                    <w:top w:val="none" w:sz="0" w:space="0" w:color="auto"/>
                    <w:left w:val="none" w:sz="0" w:space="0" w:color="auto"/>
                    <w:bottom w:val="none" w:sz="0" w:space="0" w:color="auto"/>
                    <w:right w:val="none" w:sz="0" w:space="0" w:color="auto"/>
                  </w:divBdr>
                </w:div>
                <w:div w:id="1213690163">
                  <w:marLeft w:val="0"/>
                  <w:marRight w:val="0"/>
                  <w:marTop w:val="0"/>
                  <w:marBottom w:val="0"/>
                  <w:divBdr>
                    <w:top w:val="none" w:sz="0" w:space="0" w:color="auto"/>
                    <w:left w:val="none" w:sz="0" w:space="0" w:color="auto"/>
                    <w:bottom w:val="none" w:sz="0" w:space="0" w:color="auto"/>
                    <w:right w:val="none" w:sz="0" w:space="0" w:color="auto"/>
                  </w:divBdr>
                </w:div>
                <w:div w:id="1216163295">
                  <w:marLeft w:val="0"/>
                  <w:marRight w:val="0"/>
                  <w:marTop w:val="0"/>
                  <w:marBottom w:val="0"/>
                  <w:divBdr>
                    <w:top w:val="none" w:sz="0" w:space="0" w:color="auto"/>
                    <w:left w:val="none" w:sz="0" w:space="0" w:color="auto"/>
                    <w:bottom w:val="none" w:sz="0" w:space="0" w:color="auto"/>
                    <w:right w:val="none" w:sz="0" w:space="0" w:color="auto"/>
                  </w:divBdr>
                </w:div>
                <w:div w:id="1217281701">
                  <w:marLeft w:val="0"/>
                  <w:marRight w:val="0"/>
                  <w:marTop w:val="0"/>
                  <w:marBottom w:val="0"/>
                  <w:divBdr>
                    <w:top w:val="none" w:sz="0" w:space="0" w:color="auto"/>
                    <w:left w:val="none" w:sz="0" w:space="0" w:color="auto"/>
                    <w:bottom w:val="none" w:sz="0" w:space="0" w:color="auto"/>
                    <w:right w:val="none" w:sz="0" w:space="0" w:color="auto"/>
                  </w:divBdr>
                </w:div>
                <w:div w:id="1217552130">
                  <w:marLeft w:val="0"/>
                  <w:marRight w:val="0"/>
                  <w:marTop w:val="0"/>
                  <w:marBottom w:val="0"/>
                  <w:divBdr>
                    <w:top w:val="none" w:sz="0" w:space="0" w:color="auto"/>
                    <w:left w:val="none" w:sz="0" w:space="0" w:color="auto"/>
                    <w:bottom w:val="none" w:sz="0" w:space="0" w:color="auto"/>
                    <w:right w:val="none" w:sz="0" w:space="0" w:color="auto"/>
                  </w:divBdr>
                </w:div>
                <w:div w:id="1217620280">
                  <w:marLeft w:val="0"/>
                  <w:marRight w:val="0"/>
                  <w:marTop w:val="0"/>
                  <w:marBottom w:val="0"/>
                  <w:divBdr>
                    <w:top w:val="none" w:sz="0" w:space="0" w:color="auto"/>
                    <w:left w:val="none" w:sz="0" w:space="0" w:color="auto"/>
                    <w:bottom w:val="none" w:sz="0" w:space="0" w:color="auto"/>
                    <w:right w:val="none" w:sz="0" w:space="0" w:color="auto"/>
                  </w:divBdr>
                </w:div>
                <w:div w:id="1218515700">
                  <w:marLeft w:val="0"/>
                  <w:marRight w:val="0"/>
                  <w:marTop w:val="0"/>
                  <w:marBottom w:val="0"/>
                  <w:divBdr>
                    <w:top w:val="none" w:sz="0" w:space="0" w:color="auto"/>
                    <w:left w:val="none" w:sz="0" w:space="0" w:color="auto"/>
                    <w:bottom w:val="none" w:sz="0" w:space="0" w:color="auto"/>
                    <w:right w:val="none" w:sz="0" w:space="0" w:color="auto"/>
                  </w:divBdr>
                </w:div>
                <w:div w:id="1218976351">
                  <w:marLeft w:val="0"/>
                  <w:marRight w:val="0"/>
                  <w:marTop w:val="0"/>
                  <w:marBottom w:val="0"/>
                  <w:divBdr>
                    <w:top w:val="none" w:sz="0" w:space="0" w:color="auto"/>
                    <w:left w:val="none" w:sz="0" w:space="0" w:color="auto"/>
                    <w:bottom w:val="none" w:sz="0" w:space="0" w:color="auto"/>
                    <w:right w:val="none" w:sz="0" w:space="0" w:color="auto"/>
                  </w:divBdr>
                </w:div>
                <w:div w:id="1222012135">
                  <w:marLeft w:val="0"/>
                  <w:marRight w:val="0"/>
                  <w:marTop w:val="0"/>
                  <w:marBottom w:val="0"/>
                  <w:divBdr>
                    <w:top w:val="none" w:sz="0" w:space="0" w:color="auto"/>
                    <w:left w:val="none" w:sz="0" w:space="0" w:color="auto"/>
                    <w:bottom w:val="none" w:sz="0" w:space="0" w:color="auto"/>
                    <w:right w:val="none" w:sz="0" w:space="0" w:color="auto"/>
                  </w:divBdr>
                </w:div>
                <w:div w:id="1225484539">
                  <w:marLeft w:val="0"/>
                  <w:marRight w:val="0"/>
                  <w:marTop w:val="0"/>
                  <w:marBottom w:val="0"/>
                  <w:divBdr>
                    <w:top w:val="none" w:sz="0" w:space="0" w:color="auto"/>
                    <w:left w:val="none" w:sz="0" w:space="0" w:color="auto"/>
                    <w:bottom w:val="none" w:sz="0" w:space="0" w:color="auto"/>
                    <w:right w:val="none" w:sz="0" w:space="0" w:color="auto"/>
                  </w:divBdr>
                </w:div>
                <w:div w:id="1227178359">
                  <w:marLeft w:val="0"/>
                  <w:marRight w:val="0"/>
                  <w:marTop w:val="0"/>
                  <w:marBottom w:val="0"/>
                  <w:divBdr>
                    <w:top w:val="none" w:sz="0" w:space="0" w:color="auto"/>
                    <w:left w:val="none" w:sz="0" w:space="0" w:color="auto"/>
                    <w:bottom w:val="none" w:sz="0" w:space="0" w:color="auto"/>
                    <w:right w:val="none" w:sz="0" w:space="0" w:color="auto"/>
                  </w:divBdr>
                </w:div>
                <w:div w:id="1227640931">
                  <w:marLeft w:val="0"/>
                  <w:marRight w:val="0"/>
                  <w:marTop w:val="0"/>
                  <w:marBottom w:val="0"/>
                  <w:divBdr>
                    <w:top w:val="none" w:sz="0" w:space="0" w:color="auto"/>
                    <w:left w:val="none" w:sz="0" w:space="0" w:color="auto"/>
                    <w:bottom w:val="none" w:sz="0" w:space="0" w:color="auto"/>
                    <w:right w:val="none" w:sz="0" w:space="0" w:color="auto"/>
                  </w:divBdr>
                </w:div>
                <w:div w:id="1232151896">
                  <w:marLeft w:val="0"/>
                  <w:marRight w:val="0"/>
                  <w:marTop w:val="0"/>
                  <w:marBottom w:val="0"/>
                  <w:divBdr>
                    <w:top w:val="none" w:sz="0" w:space="0" w:color="auto"/>
                    <w:left w:val="none" w:sz="0" w:space="0" w:color="auto"/>
                    <w:bottom w:val="none" w:sz="0" w:space="0" w:color="auto"/>
                    <w:right w:val="none" w:sz="0" w:space="0" w:color="auto"/>
                  </w:divBdr>
                </w:div>
                <w:div w:id="1232737141">
                  <w:marLeft w:val="0"/>
                  <w:marRight w:val="0"/>
                  <w:marTop w:val="0"/>
                  <w:marBottom w:val="0"/>
                  <w:divBdr>
                    <w:top w:val="none" w:sz="0" w:space="0" w:color="auto"/>
                    <w:left w:val="none" w:sz="0" w:space="0" w:color="auto"/>
                    <w:bottom w:val="none" w:sz="0" w:space="0" w:color="auto"/>
                    <w:right w:val="none" w:sz="0" w:space="0" w:color="auto"/>
                  </w:divBdr>
                </w:div>
                <w:div w:id="1233851766">
                  <w:marLeft w:val="0"/>
                  <w:marRight w:val="0"/>
                  <w:marTop w:val="0"/>
                  <w:marBottom w:val="0"/>
                  <w:divBdr>
                    <w:top w:val="none" w:sz="0" w:space="0" w:color="auto"/>
                    <w:left w:val="none" w:sz="0" w:space="0" w:color="auto"/>
                    <w:bottom w:val="none" w:sz="0" w:space="0" w:color="auto"/>
                    <w:right w:val="none" w:sz="0" w:space="0" w:color="auto"/>
                  </w:divBdr>
                </w:div>
                <w:div w:id="1234730948">
                  <w:marLeft w:val="0"/>
                  <w:marRight w:val="0"/>
                  <w:marTop w:val="0"/>
                  <w:marBottom w:val="0"/>
                  <w:divBdr>
                    <w:top w:val="none" w:sz="0" w:space="0" w:color="auto"/>
                    <w:left w:val="none" w:sz="0" w:space="0" w:color="auto"/>
                    <w:bottom w:val="none" w:sz="0" w:space="0" w:color="auto"/>
                    <w:right w:val="none" w:sz="0" w:space="0" w:color="auto"/>
                  </w:divBdr>
                </w:div>
                <w:div w:id="1235434691">
                  <w:marLeft w:val="0"/>
                  <w:marRight w:val="0"/>
                  <w:marTop w:val="0"/>
                  <w:marBottom w:val="0"/>
                  <w:divBdr>
                    <w:top w:val="none" w:sz="0" w:space="0" w:color="auto"/>
                    <w:left w:val="none" w:sz="0" w:space="0" w:color="auto"/>
                    <w:bottom w:val="none" w:sz="0" w:space="0" w:color="auto"/>
                    <w:right w:val="none" w:sz="0" w:space="0" w:color="auto"/>
                  </w:divBdr>
                </w:div>
                <w:div w:id="1241208448">
                  <w:marLeft w:val="0"/>
                  <w:marRight w:val="0"/>
                  <w:marTop w:val="0"/>
                  <w:marBottom w:val="0"/>
                  <w:divBdr>
                    <w:top w:val="none" w:sz="0" w:space="0" w:color="auto"/>
                    <w:left w:val="none" w:sz="0" w:space="0" w:color="auto"/>
                    <w:bottom w:val="none" w:sz="0" w:space="0" w:color="auto"/>
                    <w:right w:val="none" w:sz="0" w:space="0" w:color="auto"/>
                  </w:divBdr>
                </w:div>
                <w:div w:id="1242108501">
                  <w:marLeft w:val="0"/>
                  <w:marRight w:val="0"/>
                  <w:marTop w:val="0"/>
                  <w:marBottom w:val="0"/>
                  <w:divBdr>
                    <w:top w:val="none" w:sz="0" w:space="0" w:color="auto"/>
                    <w:left w:val="none" w:sz="0" w:space="0" w:color="auto"/>
                    <w:bottom w:val="none" w:sz="0" w:space="0" w:color="auto"/>
                    <w:right w:val="none" w:sz="0" w:space="0" w:color="auto"/>
                  </w:divBdr>
                </w:div>
                <w:div w:id="1242373845">
                  <w:marLeft w:val="0"/>
                  <w:marRight w:val="0"/>
                  <w:marTop w:val="0"/>
                  <w:marBottom w:val="0"/>
                  <w:divBdr>
                    <w:top w:val="none" w:sz="0" w:space="0" w:color="auto"/>
                    <w:left w:val="none" w:sz="0" w:space="0" w:color="auto"/>
                    <w:bottom w:val="none" w:sz="0" w:space="0" w:color="auto"/>
                    <w:right w:val="none" w:sz="0" w:space="0" w:color="auto"/>
                  </w:divBdr>
                </w:div>
                <w:div w:id="1244146613">
                  <w:marLeft w:val="0"/>
                  <w:marRight w:val="0"/>
                  <w:marTop w:val="0"/>
                  <w:marBottom w:val="0"/>
                  <w:divBdr>
                    <w:top w:val="none" w:sz="0" w:space="0" w:color="auto"/>
                    <w:left w:val="none" w:sz="0" w:space="0" w:color="auto"/>
                    <w:bottom w:val="none" w:sz="0" w:space="0" w:color="auto"/>
                    <w:right w:val="none" w:sz="0" w:space="0" w:color="auto"/>
                  </w:divBdr>
                </w:div>
                <w:div w:id="1246839518">
                  <w:marLeft w:val="0"/>
                  <w:marRight w:val="0"/>
                  <w:marTop w:val="0"/>
                  <w:marBottom w:val="0"/>
                  <w:divBdr>
                    <w:top w:val="none" w:sz="0" w:space="0" w:color="auto"/>
                    <w:left w:val="none" w:sz="0" w:space="0" w:color="auto"/>
                    <w:bottom w:val="none" w:sz="0" w:space="0" w:color="auto"/>
                    <w:right w:val="none" w:sz="0" w:space="0" w:color="auto"/>
                  </w:divBdr>
                </w:div>
                <w:div w:id="1249312824">
                  <w:marLeft w:val="0"/>
                  <w:marRight w:val="0"/>
                  <w:marTop w:val="0"/>
                  <w:marBottom w:val="0"/>
                  <w:divBdr>
                    <w:top w:val="none" w:sz="0" w:space="0" w:color="auto"/>
                    <w:left w:val="none" w:sz="0" w:space="0" w:color="auto"/>
                    <w:bottom w:val="none" w:sz="0" w:space="0" w:color="auto"/>
                    <w:right w:val="none" w:sz="0" w:space="0" w:color="auto"/>
                  </w:divBdr>
                </w:div>
                <w:div w:id="1249584694">
                  <w:marLeft w:val="0"/>
                  <w:marRight w:val="0"/>
                  <w:marTop w:val="0"/>
                  <w:marBottom w:val="0"/>
                  <w:divBdr>
                    <w:top w:val="none" w:sz="0" w:space="0" w:color="auto"/>
                    <w:left w:val="none" w:sz="0" w:space="0" w:color="auto"/>
                    <w:bottom w:val="none" w:sz="0" w:space="0" w:color="auto"/>
                    <w:right w:val="none" w:sz="0" w:space="0" w:color="auto"/>
                  </w:divBdr>
                </w:div>
                <w:div w:id="1251429419">
                  <w:marLeft w:val="0"/>
                  <w:marRight w:val="0"/>
                  <w:marTop w:val="0"/>
                  <w:marBottom w:val="0"/>
                  <w:divBdr>
                    <w:top w:val="none" w:sz="0" w:space="0" w:color="auto"/>
                    <w:left w:val="none" w:sz="0" w:space="0" w:color="auto"/>
                    <w:bottom w:val="none" w:sz="0" w:space="0" w:color="auto"/>
                    <w:right w:val="none" w:sz="0" w:space="0" w:color="auto"/>
                  </w:divBdr>
                </w:div>
                <w:div w:id="1253392856">
                  <w:marLeft w:val="0"/>
                  <w:marRight w:val="0"/>
                  <w:marTop w:val="0"/>
                  <w:marBottom w:val="0"/>
                  <w:divBdr>
                    <w:top w:val="none" w:sz="0" w:space="0" w:color="auto"/>
                    <w:left w:val="none" w:sz="0" w:space="0" w:color="auto"/>
                    <w:bottom w:val="none" w:sz="0" w:space="0" w:color="auto"/>
                    <w:right w:val="none" w:sz="0" w:space="0" w:color="auto"/>
                  </w:divBdr>
                </w:div>
                <w:div w:id="1258514565">
                  <w:marLeft w:val="0"/>
                  <w:marRight w:val="0"/>
                  <w:marTop w:val="0"/>
                  <w:marBottom w:val="0"/>
                  <w:divBdr>
                    <w:top w:val="none" w:sz="0" w:space="0" w:color="auto"/>
                    <w:left w:val="none" w:sz="0" w:space="0" w:color="auto"/>
                    <w:bottom w:val="none" w:sz="0" w:space="0" w:color="auto"/>
                    <w:right w:val="none" w:sz="0" w:space="0" w:color="auto"/>
                  </w:divBdr>
                </w:div>
                <w:div w:id="1259144232">
                  <w:marLeft w:val="0"/>
                  <w:marRight w:val="0"/>
                  <w:marTop w:val="0"/>
                  <w:marBottom w:val="0"/>
                  <w:divBdr>
                    <w:top w:val="none" w:sz="0" w:space="0" w:color="auto"/>
                    <w:left w:val="none" w:sz="0" w:space="0" w:color="auto"/>
                    <w:bottom w:val="none" w:sz="0" w:space="0" w:color="auto"/>
                    <w:right w:val="none" w:sz="0" w:space="0" w:color="auto"/>
                  </w:divBdr>
                </w:div>
                <w:div w:id="1262376289">
                  <w:marLeft w:val="0"/>
                  <w:marRight w:val="0"/>
                  <w:marTop w:val="0"/>
                  <w:marBottom w:val="0"/>
                  <w:divBdr>
                    <w:top w:val="none" w:sz="0" w:space="0" w:color="auto"/>
                    <w:left w:val="none" w:sz="0" w:space="0" w:color="auto"/>
                    <w:bottom w:val="none" w:sz="0" w:space="0" w:color="auto"/>
                    <w:right w:val="none" w:sz="0" w:space="0" w:color="auto"/>
                  </w:divBdr>
                </w:div>
                <w:div w:id="1266186604">
                  <w:marLeft w:val="0"/>
                  <w:marRight w:val="0"/>
                  <w:marTop w:val="0"/>
                  <w:marBottom w:val="0"/>
                  <w:divBdr>
                    <w:top w:val="none" w:sz="0" w:space="0" w:color="auto"/>
                    <w:left w:val="none" w:sz="0" w:space="0" w:color="auto"/>
                    <w:bottom w:val="none" w:sz="0" w:space="0" w:color="auto"/>
                    <w:right w:val="none" w:sz="0" w:space="0" w:color="auto"/>
                  </w:divBdr>
                </w:div>
                <w:div w:id="1266768653">
                  <w:marLeft w:val="0"/>
                  <w:marRight w:val="0"/>
                  <w:marTop w:val="0"/>
                  <w:marBottom w:val="0"/>
                  <w:divBdr>
                    <w:top w:val="none" w:sz="0" w:space="0" w:color="auto"/>
                    <w:left w:val="none" w:sz="0" w:space="0" w:color="auto"/>
                    <w:bottom w:val="none" w:sz="0" w:space="0" w:color="auto"/>
                    <w:right w:val="none" w:sz="0" w:space="0" w:color="auto"/>
                  </w:divBdr>
                </w:div>
                <w:div w:id="1268538175">
                  <w:marLeft w:val="0"/>
                  <w:marRight w:val="0"/>
                  <w:marTop w:val="0"/>
                  <w:marBottom w:val="0"/>
                  <w:divBdr>
                    <w:top w:val="none" w:sz="0" w:space="0" w:color="auto"/>
                    <w:left w:val="none" w:sz="0" w:space="0" w:color="auto"/>
                    <w:bottom w:val="none" w:sz="0" w:space="0" w:color="auto"/>
                    <w:right w:val="none" w:sz="0" w:space="0" w:color="auto"/>
                  </w:divBdr>
                </w:div>
                <w:div w:id="1269771131">
                  <w:marLeft w:val="0"/>
                  <w:marRight w:val="0"/>
                  <w:marTop w:val="0"/>
                  <w:marBottom w:val="0"/>
                  <w:divBdr>
                    <w:top w:val="none" w:sz="0" w:space="0" w:color="auto"/>
                    <w:left w:val="none" w:sz="0" w:space="0" w:color="auto"/>
                    <w:bottom w:val="none" w:sz="0" w:space="0" w:color="auto"/>
                    <w:right w:val="none" w:sz="0" w:space="0" w:color="auto"/>
                  </w:divBdr>
                </w:div>
                <w:div w:id="1270626187">
                  <w:marLeft w:val="0"/>
                  <w:marRight w:val="0"/>
                  <w:marTop w:val="0"/>
                  <w:marBottom w:val="0"/>
                  <w:divBdr>
                    <w:top w:val="none" w:sz="0" w:space="0" w:color="auto"/>
                    <w:left w:val="none" w:sz="0" w:space="0" w:color="auto"/>
                    <w:bottom w:val="none" w:sz="0" w:space="0" w:color="auto"/>
                    <w:right w:val="none" w:sz="0" w:space="0" w:color="auto"/>
                  </w:divBdr>
                </w:div>
                <w:div w:id="1271281081">
                  <w:marLeft w:val="0"/>
                  <w:marRight w:val="0"/>
                  <w:marTop w:val="0"/>
                  <w:marBottom w:val="0"/>
                  <w:divBdr>
                    <w:top w:val="none" w:sz="0" w:space="0" w:color="auto"/>
                    <w:left w:val="none" w:sz="0" w:space="0" w:color="auto"/>
                    <w:bottom w:val="none" w:sz="0" w:space="0" w:color="auto"/>
                    <w:right w:val="none" w:sz="0" w:space="0" w:color="auto"/>
                  </w:divBdr>
                </w:div>
                <w:div w:id="1271428047">
                  <w:marLeft w:val="0"/>
                  <w:marRight w:val="0"/>
                  <w:marTop w:val="0"/>
                  <w:marBottom w:val="0"/>
                  <w:divBdr>
                    <w:top w:val="none" w:sz="0" w:space="0" w:color="auto"/>
                    <w:left w:val="none" w:sz="0" w:space="0" w:color="auto"/>
                    <w:bottom w:val="none" w:sz="0" w:space="0" w:color="auto"/>
                    <w:right w:val="none" w:sz="0" w:space="0" w:color="auto"/>
                  </w:divBdr>
                </w:div>
                <w:div w:id="1273123034">
                  <w:marLeft w:val="0"/>
                  <w:marRight w:val="0"/>
                  <w:marTop w:val="0"/>
                  <w:marBottom w:val="0"/>
                  <w:divBdr>
                    <w:top w:val="none" w:sz="0" w:space="0" w:color="auto"/>
                    <w:left w:val="none" w:sz="0" w:space="0" w:color="auto"/>
                    <w:bottom w:val="none" w:sz="0" w:space="0" w:color="auto"/>
                    <w:right w:val="none" w:sz="0" w:space="0" w:color="auto"/>
                  </w:divBdr>
                </w:div>
                <w:div w:id="1274633043">
                  <w:marLeft w:val="0"/>
                  <w:marRight w:val="0"/>
                  <w:marTop w:val="0"/>
                  <w:marBottom w:val="0"/>
                  <w:divBdr>
                    <w:top w:val="none" w:sz="0" w:space="0" w:color="auto"/>
                    <w:left w:val="none" w:sz="0" w:space="0" w:color="auto"/>
                    <w:bottom w:val="none" w:sz="0" w:space="0" w:color="auto"/>
                    <w:right w:val="none" w:sz="0" w:space="0" w:color="auto"/>
                  </w:divBdr>
                </w:div>
                <w:div w:id="1278027873">
                  <w:marLeft w:val="0"/>
                  <w:marRight w:val="0"/>
                  <w:marTop w:val="0"/>
                  <w:marBottom w:val="0"/>
                  <w:divBdr>
                    <w:top w:val="none" w:sz="0" w:space="0" w:color="auto"/>
                    <w:left w:val="none" w:sz="0" w:space="0" w:color="auto"/>
                    <w:bottom w:val="none" w:sz="0" w:space="0" w:color="auto"/>
                    <w:right w:val="none" w:sz="0" w:space="0" w:color="auto"/>
                  </w:divBdr>
                </w:div>
                <w:div w:id="1279139031">
                  <w:marLeft w:val="0"/>
                  <w:marRight w:val="0"/>
                  <w:marTop w:val="0"/>
                  <w:marBottom w:val="0"/>
                  <w:divBdr>
                    <w:top w:val="none" w:sz="0" w:space="0" w:color="auto"/>
                    <w:left w:val="none" w:sz="0" w:space="0" w:color="auto"/>
                    <w:bottom w:val="none" w:sz="0" w:space="0" w:color="auto"/>
                    <w:right w:val="none" w:sz="0" w:space="0" w:color="auto"/>
                  </w:divBdr>
                </w:div>
                <w:div w:id="1279414948">
                  <w:marLeft w:val="0"/>
                  <w:marRight w:val="0"/>
                  <w:marTop w:val="0"/>
                  <w:marBottom w:val="0"/>
                  <w:divBdr>
                    <w:top w:val="none" w:sz="0" w:space="0" w:color="auto"/>
                    <w:left w:val="none" w:sz="0" w:space="0" w:color="auto"/>
                    <w:bottom w:val="none" w:sz="0" w:space="0" w:color="auto"/>
                    <w:right w:val="none" w:sz="0" w:space="0" w:color="auto"/>
                  </w:divBdr>
                </w:div>
                <w:div w:id="1280721126">
                  <w:marLeft w:val="0"/>
                  <w:marRight w:val="0"/>
                  <w:marTop w:val="0"/>
                  <w:marBottom w:val="0"/>
                  <w:divBdr>
                    <w:top w:val="none" w:sz="0" w:space="0" w:color="auto"/>
                    <w:left w:val="none" w:sz="0" w:space="0" w:color="auto"/>
                    <w:bottom w:val="none" w:sz="0" w:space="0" w:color="auto"/>
                    <w:right w:val="none" w:sz="0" w:space="0" w:color="auto"/>
                  </w:divBdr>
                </w:div>
                <w:div w:id="1288858038">
                  <w:marLeft w:val="0"/>
                  <w:marRight w:val="0"/>
                  <w:marTop w:val="0"/>
                  <w:marBottom w:val="0"/>
                  <w:divBdr>
                    <w:top w:val="none" w:sz="0" w:space="0" w:color="auto"/>
                    <w:left w:val="none" w:sz="0" w:space="0" w:color="auto"/>
                    <w:bottom w:val="none" w:sz="0" w:space="0" w:color="auto"/>
                    <w:right w:val="none" w:sz="0" w:space="0" w:color="auto"/>
                  </w:divBdr>
                </w:div>
                <w:div w:id="1289970273">
                  <w:marLeft w:val="0"/>
                  <w:marRight w:val="0"/>
                  <w:marTop w:val="0"/>
                  <w:marBottom w:val="0"/>
                  <w:divBdr>
                    <w:top w:val="none" w:sz="0" w:space="0" w:color="auto"/>
                    <w:left w:val="none" w:sz="0" w:space="0" w:color="auto"/>
                    <w:bottom w:val="none" w:sz="0" w:space="0" w:color="auto"/>
                    <w:right w:val="none" w:sz="0" w:space="0" w:color="auto"/>
                  </w:divBdr>
                </w:div>
                <w:div w:id="1294555427">
                  <w:marLeft w:val="0"/>
                  <w:marRight w:val="0"/>
                  <w:marTop w:val="0"/>
                  <w:marBottom w:val="0"/>
                  <w:divBdr>
                    <w:top w:val="none" w:sz="0" w:space="0" w:color="auto"/>
                    <w:left w:val="none" w:sz="0" w:space="0" w:color="auto"/>
                    <w:bottom w:val="none" w:sz="0" w:space="0" w:color="auto"/>
                    <w:right w:val="none" w:sz="0" w:space="0" w:color="auto"/>
                  </w:divBdr>
                </w:div>
                <w:div w:id="1295450339">
                  <w:marLeft w:val="0"/>
                  <w:marRight w:val="0"/>
                  <w:marTop w:val="0"/>
                  <w:marBottom w:val="0"/>
                  <w:divBdr>
                    <w:top w:val="none" w:sz="0" w:space="0" w:color="auto"/>
                    <w:left w:val="none" w:sz="0" w:space="0" w:color="auto"/>
                    <w:bottom w:val="none" w:sz="0" w:space="0" w:color="auto"/>
                    <w:right w:val="none" w:sz="0" w:space="0" w:color="auto"/>
                  </w:divBdr>
                </w:div>
                <w:div w:id="1296764291">
                  <w:marLeft w:val="0"/>
                  <w:marRight w:val="0"/>
                  <w:marTop w:val="0"/>
                  <w:marBottom w:val="0"/>
                  <w:divBdr>
                    <w:top w:val="none" w:sz="0" w:space="0" w:color="auto"/>
                    <w:left w:val="none" w:sz="0" w:space="0" w:color="auto"/>
                    <w:bottom w:val="none" w:sz="0" w:space="0" w:color="auto"/>
                    <w:right w:val="none" w:sz="0" w:space="0" w:color="auto"/>
                  </w:divBdr>
                </w:div>
                <w:div w:id="1299461048">
                  <w:marLeft w:val="0"/>
                  <w:marRight w:val="0"/>
                  <w:marTop w:val="0"/>
                  <w:marBottom w:val="0"/>
                  <w:divBdr>
                    <w:top w:val="none" w:sz="0" w:space="0" w:color="auto"/>
                    <w:left w:val="none" w:sz="0" w:space="0" w:color="auto"/>
                    <w:bottom w:val="none" w:sz="0" w:space="0" w:color="auto"/>
                    <w:right w:val="none" w:sz="0" w:space="0" w:color="auto"/>
                  </w:divBdr>
                </w:div>
                <w:div w:id="1306620201">
                  <w:marLeft w:val="0"/>
                  <w:marRight w:val="0"/>
                  <w:marTop w:val="0"/>
                  <w:marBottom w:val="0"/>
                  <w:divBdr>
                    <w:top w:val="none" w:sz="0" w:space="0" w:color="auto"/>
                    <w:left w:val="none" w:sz="0" w:space="0" w:color="auto"/>
                    <w:bottom w:val="none" w:sz="0" w:space="0" w:color="auto"/>
                    <w:right w:val="none" w:sz="0" w:space="0" w:color="auto"/>
                  </w:divBdr>
                </w:div>
                <w:div w:id="1309360477">
                  <w:marLeft w:val="0"/>
                  <w:marRight w:val="0"/>
                  <w:marTop w:val="0"/>
                  <w:marBottom w:val="0"/>
                  <w:divBdr>
                    <w:top w:val="none" w:sz="0" w:space="0" w:color="auto"/>
                    <w:left w:val="none" w:sz="0" w:space="0" w:color="auto"/>
                    <w:bottom w:val="none" w:sz="0" w:space="0" w:color="auto"/>
                    <w:right w:val="none" w:sz="0" w:space="0" w:color="auto"/>
                  </w:divBdr>
                </w:div>
                <w:div w:id="1309552671">
                  <w:marLeft w:val="0"/>
                  <w:marRight w:val="0"/>
                  <w:marTop w:val="0"/>
                  <w:marBottom w:val="0"/>
                  <w:divBdr>
                    <w:top w:val="none" w:sz="0" w:space="0" w:color="auto"/>
                    <w:left w:val="none" w:sz="0" w:space="0" w:color="auto"/>
                    <w:bottom w:val="none" w:sz="0" w:space="0" w:color="auto"/>
                    <w:right w:val="none" w:sz="0" w:space="0" w:color="auto"/>
                  </w:divBdr>
                </w:div>
                <w:div w:id="1310984584">
                  <w:marLeft w:val="0"/>
                  <w:marRight w:val="0"/>
                  <w:marTop w:val="0"/>
                  <w:marBottom w:val="0"/>
                  <w:divBdr>
                    <w:top w:val="none" w:sz="0" w:space="0" w:color="auto"/>
                    <w:left w:val="none" w:sz="0" w:space="0" w:color="auto"/>
                    <w:bottom w:val="none" w:sz="0" w:space="0" w:color="auto"/>
                    <w:right w:val="none" w:sz="0" w:space="0" w:color="auto"/>
                  </w:divBdr>
                </w:div>
                <w:div w:id="1312442361">
                  <w:marLeft w:val="0"/>
                  <w:marRight w:val="0"/>
                  <w:marTop w:val="0"/>
                  <w:marBottom w:val="0"/>
                  <w:divBdr>
                    <w:top w:val="none" w:sz="0" w:space="0" w:color="auto"/>
                    <w:left w:val="none" w:sz="0" w:space="0" w:color="auto"/>
                    <w:bottom w:val="none" w:sz="0" w:space="0" w:color="auto"/>
                    <w:right w:val="none" w:sz="0" w:space="0" w:color="auto"/>
                  </w:divBdr>
                </w:div>
                <w:div w:id="1316182876">
                  <w:marLeft w:val="0"/>
                  <w:marRight w:val="0"/>
                  <w:marTop w:val="0"/>
                  <w:marBottom w:val="0"/>
                  <w:divBdr>
                    <w:top w:val="none" w:sz="0" w:space="0" w:color="auto"/>
                    <w:left w:val="none" w:sz="0" w:space="0" w:color="auto"/>
                    <w:bottom w:val="none" w:sz="0" w:space="0" w:color="auto"/>
                    <w:right w:val="none" w:sz="0" w:space="0" w:color="auto"/>
                  </w:divBdr>
                </w:div>
                <w:div w:id="1318533629">
                  <w:marLeft w:val="0"/>
                  <w:marRight w:val="0"/>
                  <w:marTop w:val="0"/>
                  <w:marBottom w:val="0"/>
                  <w:divBdr>
                    <w:top w:val="none" w:sz="0" w:space="0" w:color="auto"/>
                    <w:left w:val="none" w:sz="0" w:space="0" w:color="auto"/>
                    <w:bottom w:val="none" w:sz="0" w:space="0" w:color="auto"/>
                    <w:right w:val="none" w:sz="0" w:space="0" w:color="auto"/>
                  </w:divBdr>
                </w:div>
                <w:div w:id="1319727193">
                  <w:marLeft w:val="0"/>
                  <w:marRight w:val="0"/>
                  <w:marTop w:val="0"/>
                  <w:marBottom w:val="0"/>
                  <w:divBdr>
                    <w:top w:val="none" w:sz="0" w:space="0" w:color="auto"/>
                    <w:left w:val="none" w:sz="0" w:space="0" w:color="auto"/>
                    <w:bottom w:val="none" w:sz="0" w:space="0" w:color="auto"/>
                    <w:right w:val="none" w:sz="0" w:space="0" w:color="auto"/>
                  </w:divBdr>
                </w:div>
                <w:div w:id="1322851882">
                  <w:marLeft w:val="0"/>
                  <w:marRight w:val="0"/>
                  <w:marTop w:val="0"/>
                  <w:marBottom w:val="0"/>
                  <w:divBdr>
                    <w:top w:val="none" w:sz="0" w:space="0" w:color="auto"/>
                    <w:left w:val="none" w:sz="0" w:space="0" w:color="auto"/>
                    <w:bottom w:val="none" w:sz="0" w:space="0" w:color="auto"/>
                    <w:right w:val="none" w:sz="0" w:space="0" w:color="auto"/>
                  </w:divBdr>
                </w:div>
                <w:div w:id="1322931719">
                  <w:marLeft w:val="0"/>
                  <w:marRight w:val="0"/>
                  <w:marTop w:val="0"/>
                  <w:marBottom w:val="0"/>
                  <w:divBdr>
                    <w:top w:val="none" w:sz="0" w:space="0" w:color="auto"/>
                    <w:left w:val="none" w:sz="0" w:space="0" w:color="auto"/>
                    <w:bottom w:val="none" w:sz="0" w:space="0" w:color="auto"/>
                    <w:right w:val="none" w:sz="0" w:space="0" w:color="auto"/>
                  </w:divBdr>
                </w:div>
                <w:div w:id="1323047963">
                  <w:marLeft w:val="0"/>
                  <w:marRight w:val="0"/>
                  <w:marTop w:val="0"/>
                  <w:marBottom w:val="0"/>
                  <w:divBdr>
                    <w:top w:val="none" w:sz="0" w:space="0" w:color="auto"/>
                    <w:left w:val="none" w:sz="0" w:space="0" w:color="auto"/>
                    <w:bottom w:val="none" w:sz="0" w:space="0" w:color="auto"/>
                    <w:right w:val="none" w:sz="0" w:space="0" w:color="auto"/>
                  </w:divBdr>
                </w:div>
                <w:div w:id="1324623391">
                  <w:marLeft w:val="0"/>
                  <w:marRight w:val="0"/>
                  <w:marTop w:val="0"/>
                  <w:marBottom w:val="0"/>
                  <w:divBdr>
                    <w:top w:val="none" w:sz="0" w:space="0" w:color="auto"/>
                    <w:left w:val="none" w:sz="0" w:space="0" w:color="auto"/>
                    <w:bottom w:val="none" w:sz="0" w:space="0" w:color="auto"/>
                    <w:right w:val="none" w:sz="0" w:space="0" w:color="auto"/>
                  </w:divBdr>
                </w:div>
                <w:div w:id="1325360303">
                  <w:marLeft w:val="0"/>
                  <w:marRight w:val="0"/>
                  <w:marTop w:val="0"/>
                  <w:marBottom w:val="0"/>
                  <w:divBdr>
                    <w:top w:val="none" w:sz="0" w:space="0" w:color="auto"/>
                    <w:left w:val="none" w:sz="0" w:space="0" w:color="auto"/>
                    <w:bottom w:val="none" w:sz="0" w:space="0" w:color="auto"/>
                    <w:right w:val="none" w:sz="0" w:space="0" w:color="auto"/>
                  </w:divBdr>
                </w:div>
                <w:div w:id="1326203358">
                  <w:marLeft w:val="0"/>
                  <w:marRight w:val="0"/>
                  <w:marTop w:val="0"/>
                  <w:marBottom w:val="0"/>
                  <w:divBdr>
                    <w:top w:val="none" w:sz="0" w:space="0" w:color="auto"/>
                    <w:left w:val="none" w:sz="0" w:space="0" w:color="auto"/>
                    <w:bottom w:val="none" w:sz="0" w:space="0" w:color="auto"/>
                    <w:right w:val="none" w:sz="0" w:space="0" w:color="auto"/>
                  </w:divBdr>
                </w:div>
                <w:div w:id="1329213512">
                  <w:marLeft w:val="0"/>
                  <w:marRight w:val="0"/>
                  <w:marTop w:val="0"/>
                  <w:marBottom w:val="0"/>
                  <w:divBdr>
                    <w:top w:val="none" w:sz="0" w:space="0" w:color="auto"/>
                    <w:left w:val="none" w:sz="0" w:space="0" w:color="auto"/>
                    <w:bottom w:val="none" w:sz="0" w:space="0" w:color="auto"/>
                    <w:right w:val="none" w:sz="0" w:space="0" w:color="auto"/>
                  </w:divBdr>
                </w:div>
                <w:div w:id="1329865478">
                  <w:marLeft w:val="0"/>
                  <w:marRight w:val="0"/>
                  <w:marTop w:val="0"/>
                  <w:marBottom w:val="0"/>
                  <w:divBdr>
                    <w:top w:val="none" w:sz="0" w:space="0" w:color="auto"/>
                    <w:left w:val="none" w:sz="0" w:space="0" w:color="auto"/>
                    <w:bottom w:val="none" w:sz="0" w:space="0" w:color="auto"/>
                    <w:right w:val="none" w:sz="0" w:space="0" w:color="auto"/>
                  </w:divBdr>
                </w:div>
                <w:div w:id="1332177250">
                  <w:marLeft w:val="0"/>
                  <w:marRight w:val="0"/>
                  <w:marTop w:val="0"/>
                  <w:marBottom w:val="0"/>
                  <w:divBdr>
                    <w:top w:val="none" w:sz="0" w:space="0" w:color="auto"/>
                    <w:left w:val="none" w:sz="0" w:space="0" w:color="auto"/>
                    <w:bottom w:val="none" w:sz="0" w:space="0" w:color="auto"/>
                    <w:right w:val="none" w:sz="0" w:space="0" w:color="auto"/>
                  </w:divBdr>
                </w:div>
                <w:div w:id="1334255973">
                  <w:marLeft w:val="0"/>
                  <w:marRight w:val="0"/>
                  <w:marTop w:val="0"/>
                  <w:marBottom w:val="0"/>
                  <w:divBdr>
                    <w:top w:val="none" w:sz="0" w:space="0" w:color="auto"/>
                    <w:left w:val="none" w:sz="0" w:space="0" w:color="auto"/>
                    <w:bottom w:val="none" w:sz="0" w:space="0" w:color="auto"/>
                    <w:right w:val="none" w:sz="0" w:space="0" w:color="auto"/>
                  </w:divBdr>
                </w:div>
                <w:div w:id="1334530313">
                  <w:marLeft w:val="0"/>
                  <w:marRight w:val="0"/>
                  <w:marTop w:val="0"/>
                  <w:marBottom w:val="0"/>
                  <w:divBdr>
                    <w:top w:val="none" w:sz="0" w:space="0" w:color="auto"/>
                    <w:left w:val="none" w:sz="0" w:space="0" w:color="auto"/>
                    <w:bottom w:val="none" w:sz="0" w:space="0" w:color="auto"/>
                    <w:right w:val="none" w:sz="0" w:space="0" w:color="auto"/>
                  </w:divBdr>
                </w:div>
                <w:div w:id="1336421722">
                  <w:marLeft w:val="0"/>
                  <w:marRight w:val="0"/>
                  <w:marTop w:val="0"/>
                  <w:marBottom w:val="0"/>
                  <w:divBdr>
                    <w:top w:val="none" w:sz="0" w:space="0" w:color="auto"/>
                    <w:left w:val="none" w:sz="0" w:space="0" w:color="auto"/>
                    <w:bottom w:val="none" w:sz="0" w:space="0" w:color="auto"/>
                    <w:right w:val="none" w:sz="0" w:space="0" w:color="auto"/>
                  </w:divBdr>
                </w:div>
                <w:div w:id="1336955738">
                  <w:marLeft w:val="0"/>
                  <w:marRight w:val="0"/>
                  <w:marTop w:val="0"/>
                  <w:marBottom w:val="0"/>
                  <w:divBdr>
                    <w:top w:val="none" w:sz="0" w:space="0" w:color="auto"/>
                    <w:left w:val="none" w:sz="0" w:space="0" w:color="auto"/>
                    <w:bottom w:val="none" w:sz="0" w:space="0" w:color="auto"/>
                    <w:right w:val="none" w:sz="0" w:space="0" w:color="auto"/>
                  </w:divBdr>
                </w:div>
                <w:div w:id="1337611492">
                  <w:marLeft w:val="0"/>
                  <w:marRight w:val="0"/>
                  <w:marTop w:val="0"/>
                  <w:marBottom w:val="0"/>
                  <w:divBdr>
                    <w:top w:val="none" w:sz="0" w:space="0" w:color="auto"/>
                    <w:left w:val="none" w:sz="0" w:space="0" w:color="auto"/>
                    <w:bottom w:val="none" w:sz="0" w:space="0" w:color="auto"/>
                    <w:right w:val="none" w:sz="0" w:space="0" w:color="auto"/>
                  </w:divBdr>
                </w:div>
                <w:div w:id="1340349479">
                  <w:marLeft w:val="0"/>
                  <w:marRight w:val="0"/>
                  <w:marTop w:val="0"/>
                  <w:marBottom w:val="0"/>
                  <w:divBdr>
                    <w:top w:val="none" w:sz="0" w:space="0" w:color="auto"/>
                    <w:left w:val="none" w:sz="0" w:space="0" w:color="auto"/>
                    <w:bottom w:val="none" w:sz="0" w:space="0" w:color="auto"/>
                    <w:right w:val="none" w:sz="0" w:space="0" w:color="auto"/>
                  </w:divBdr>
                </w:div>
                <w:div w:id="1343243112">
                  <w:marLeft w:val="0"/>
                  <w:marRight w:val="0"/>
                  <w:marTop w:val="0"/>
                  <w:marBottom w:val="0"/>
                  <w:divBdr>
                    <w:top w:val="none" w:sz="0" w:space="0" w:color="auto"/>
                    <w:left w:val="none" w:sz="0" w:space="0" w:color="auto"/>
                    <w:bottom w:val="none" w:sz="0" w:space="0" w:color="auto"/>
                    <w:right w:val="none" w:sz="0" w:space="0" w:color="auto"/>
                  </w:divBdr>
                </w:div>
                <w:div w:id="1344824942">
                  <w:marLeft w:val="0"/>
                  <w:marRight w:val="0"/>
                  <w:marTop w:val="0"/>
                  <w:marBottom w:val="0"/>
                  <w:divBdr>
                    <w:top w:val="none" w:sz="0" w:space="0" w:color="auto"/>
                    <w:left w:val="none" w:sz="0" w:space="0" w:color="auto"/>
                    <w:bottom w:val="none" w:sz="0" w:space="0" w:color="auto"/>
                    <w:right w:val="none" w:sz="0" w:space="0" w:color="auto"/>
                  </w:divBdr>
                </w:div>
                <w:div w:id="1347443140">
                  <w:marLeft w:val="0"/>
                  <w:marRight w:val="0"/>
                  <w:marTop w:val="0"/>
                  <w:marBottom w:val="0"/>
                  <w:divBdr>
                    <w:top w:val="none" w:sz="0" w:space="0" w:color="auto"/>
                    <w:left w:val="none" w:sz="0" w:space="0" w:color="auto"/>
                    <w:bottom w:val="none" w:sz="0" w:space="0" w:color="auto"/>
                    <w:right w:val="none" w:sz="0" w:space="0" w:color="auto"/>
                  </w:divBdr>
                </w:div>
                <w:div w:id="1350831009">
                  <w:marLeft w:val="0"/>
                  <w:marRight w:val="0"/>
                  <w:marTop w:val="0"/>
                  <w:marBottom w:val="0"/>
                  <w:divBdr>
                    <w:top w:val="none" w:sz="0" w:space="0" w:color="auto"/>
                    <w:left w:val="none" w:sz="0" w:space="0" w:color="auto"/>
                    <w:bottom w:val="none" w:sz="0" w:space="0" w:color="auto"/>
                    <w:right w:val="none" w:sz="0" w:space="0" w:color="auto"/>
                  </w:divBdr>
                </w:div>
                <w:div w:id="1351181773">
                  <w:marLeft w:val="0"/>
                  <w:marRight w:val="0"/>
                  <w:marTop w:val="0"/>
                  <w:marBottom w:val="0"/>
                  <w:divBdr>
                    <w:top w:val="none" w:sz="0" w:space="0" w:color="auto"/>
                    <w:left w:val="none" w:sz="0" w:space="0" w:color="auto"/>
                    <w:bottom w:val="none" w:sz="0" w:space="0" w:color="auto"/>
                    <w:right w:val="none" w:sz="0" w:space="0" w:color="auto"/>
                  </w:divBdr>
                </w:div>
                <w:div w:id="1351834873">
                  <w:marLeft w:val="0"/>
                  <w:marRight w:val="0"/>
                  <w:marTop w:val="0"/>
                  <w:marBottom w:val="0"/>
                  <w:divBdr>
                    <w:top w:val="none" w:sz="0" w:space="0" w:color="auto"/>
                    <w:left w:val="none" w:sz="0" w:space="0" w:color="auto"/>
                    <w:bottom w:val="none" w:sz="0" w:space="0" w:color="auto"/>
                    <w:right w:val="none" w:sz="0" w:space="0" w:color="auto"/>
                  </w:divBdr>
                </w:div>
                <w:div w:id="1353188946">
                  <w:marLeft w:val="0"/>
                  <w:marRight w:val="0"/>
                  <w:marTop w:val="0"/>
                  <w:marBottom w:val="0"/>
                  <w:divBdr>
                    <w:top w:val="none" w:sz="0" w:space="0" w:color="auto"/>
                    <w:left w:val="none" w:sz="0" w:space="0" w:color="auto"/>
                    <w:bottom w:val="none" w:sz="0" w:space="0" w:color="auto"/>
                    <w:right w:val="none" w:sz="0" w:space="0" w:color="auto"/>
                  </w:divBdr>
                </w:div>
                <w:div w:id="1353914208">
                  <w:marLeft w:val="0"/>
                  <w:marRight w:val="0"/>
                  <w:marTop w:val="0"/>
                  <w:marBottom w:val="0"/>
                  <w:divBdr>
                    <w:top w:val="none" w:sz="0" w:space="0" w:color="auto"/>
                    <w:left w:val="none" w:sz="0" w:space="0" w:color="auto"/>
                    <w:bottom w:val="none" w:sz="0" w:space="0" w:color="auto"/>
                    <w:right w:val="none" w:sz="0" w:space="0" w:color="auto"/>
                  </w:divBdr>
                </w:div>
                <w:div w:id="1354189635">
                  <w:marLeft w:val="0"/>
                  <w:marRight w:val="0"/>
                  <w:marTop w:val="0"/>
                  <w:marBottom w:val="0"/>
                  <w:divBdr>
                    <w:top w:val="none" w:sz="0" w:space="0" w:color="auto"/>
                    <w:left w:val="none" w:sz="0" w:space="0" w:color="auto"/>
                    <w:bottom w:val="none" w:sz="0" w:space="0" w:color="auto"/>
                    <w:right w:val="none" w:sz="0" w:space="0" w:color="auto"/>
                  </w:divBdr>
                </w:div>
                <w:div w:id="1355350862">
                  <w:marLeft w:val="0"/>
                  <w:marRight w:val="0"/>
                  <w:marTop w:val="0"/>
                  <w:marBottom w:val="0"/>
                  <w:divBdr>
                    <w:top w:val="none" w:sz="0" w:space="0" w:color="auto"/>
                    <w:left w:val="none" w:sz="0" w:space="0" w:color="auto"/>
                    <w:bottom w:val="none" w:sz="0" w:space="0" w:color="auto"/>
                    <w:right w:val="none" w:sz="0" w:space="0" w:color="auto"/>
                  </w:divBdr>
                </w:div>
                <w:div w:id="1358507698">
                  <w:marLeft w:val="0"/>
                  <w:marRight w:val="0"/>
                  <w:marTop w:val="0"/>
                  <w:marBottom w:val="0"/>
                  <w:divBdr>
                    <w:top w:val="none" w:sz="0" w:space="0" w:color="auto"/>
                    <w:left w:val="none" w:sz="0" w:space="0" w:color="auto"/>
                    <w:bottom w:val="none" w:sz="0" w:space="0" w:color="auto"/>
                    <w:right w:val="none" w:sz="0" w:space="0" w:color="auto"/>
                  </w:divBdr>
                </w:div>
                <w:div w:id="1360928801">
                  <w:marLeft w:val="0"/>
                  <w:marRight w:val="0"/>
                  <w:marTop w:val="0"/>
                  <w:marBottom w:val="0"/>
                  <w:divBdr>
                    <w:top w:val="none" w:sz="0" w:space="0" w:color="auto"/>
                    <w:left w:val="none" w:sz="0" w:space="0" w:color="auto"/>
                    <w:bottom w:val="none" w:sz="0" w:space="0" w:color="auto"/>
                    <w:right w:val="none" w:sz="0" w:space="0" w:color="auto"/>
                  </w:divBdr>
                </w:div>
                <w:div w:id="1362827130">
                  <w:marLeft w:val="0"/>
                  <w:marRight w:val="0"/>
                  <w:marTop w:val="0"/>
                  <w:marBottom w:val="0"/>
                  <w:divBdr>
                    <w:top w:val="none" w:sz="0" w:space="0" w:color="auto"/>
                    <w:left w:val="none" w:sz="0" w:space="0" w:color="auto"/>
                    <w:bottom w:val="none" w:sz="0" w:space="0" w:color="auto"/>
                    <w:right w:val="none" w:sz="0" w:space="0" w:color="auto"/>
                  </w:divBdr>
                </w:div>
                <w:div w:id="1365329381">
                  <w:marLeft w:val="0"/>
                  <w:marRight w:val="0"/>
                  <w:marTop w:val="0"/>
                  <w:marBottom w:val="0"/>
                  <w:divBdr>
                    <w:top w:val="none" w:sz="0" w:space="0" w:color="auto"/>
                    <w:left w:val="none" w:sz="0" w:space="0" w:color="auto"/>
                    <w:bottom w:val="none" w:sz="0" w:space="0" w:color="auto"/>
                    <w:right w:val="none" w:sz="0" w:space="0" w:color="auto"/>
                  </w:divBdr>
                </w:div>
                <w:div w:id="1367295011">
                  <w:marLeft w:val="0"/>
                  <w:marRight w:val="0"/>
                  <w:marTop w:val="0"/>
                  <w:marBottom w:val="0"/>
                  <w:divBdr>
                    <w:top w:val="none" w:sz="0" w:space="0" w:color="auto"/>
                    <w:left w:val="none" w:sz="0" w:space="0" w:color="auto"/>
                    <w:bottom w:val="none" w:sz="0" w:space="0" w:color="auto"/>
                    <w:right w:val="none" w:sz="0" w:space="0" w:color="auto"/>
                  </w:divBdr>
                </w:div>
                <w:div w:id="1368067885">
                  <w:marLeft w:val="0"/>
                  <w:marRight w:val="0"/>
                  <w:marTop w:val="0"/>
                  <w:marBottom w:val="0"/>
                  <w:divBdr>
                    <w:top w:val="none" w:sz="0" w:space="0" w:color="auto"/>
                    <w:left w:val="none" w:sz="0" w:space="0" w:color="auto"/>
                    <w:bottom w:val="none" w:sz="0" w:space="0" w:color="auto"/>
                    <w:right w:val="none" w:sz="0" w:space="0" w:color="auto"/>
                  </w:divBdr>
                </w:div>
                <w:div w:id="1368793357">
                  <w:marLeft w:val="0"/>
                  <w:marRight w:val="0"/>
                  <w:marTop w:val="0"/>
                  <w:marBottom w:val="0"/>
                  <w:divBdr>
                    <w:top w:val="none" w:sz="0" w:space="0" w:color="auto"/>
                    <w:left w:val="none" w:sz="0" w:space="0" w:color="auto"/>
                    <w:bottom w:val="none" w:sz="0" w:space="0" w:color="auto"/>
                    <w:right w:val="none" w:sz="0" w:space="0" w:color="auto"/>
                  </w:divBdr>
                </w:div>
                <w:div w:id="1368947647">
                  <w:marLeft w:val="0"/>
                  <w:marRight w:val="0"/>
                  <w:marTop w:val="0"/>
                  <w:marBottom w:val="0"/>
                  <w:divBdr>
                    <w:top w:val="none" w:sz="0" w:space="0" w:color="auto"/>
                    <w:left w:val="none" w:sz="0" w:space="0" w:color="auto"/>
                    <w:bottom w:val="none" w:sz="0" w:space="0" w:color="auto"/>
                    <w:right w:val="none" w:sz="0" w:space="0" w:color="auto"/>
                  </w:divBdr>
                </w:div>
                <w:div w:id="1370839233">
                  <w:marLeft w:val="0"/>
                  <w:marRight w:val="0"/>
                  <w:marTop w:val="0"/>
                  <w:marBottom w:val="0"/>
                  <w:divBdr>
                    <w:top w:val="none" w:sz="0" w:space="0" w:color="auto"/>
                    <w:left w:val="none" w:sz="0" w:space="0" w:color="auto"/>
                    <w:bottom w:val="none" w:sz="0" w:space="0" w:color="auto"/>
                    <w:right w:val="none" w:sz="0" w:space="0" w:color="auto"/>
                  </w:divBdr>
                </w:div>
                <w:div w:id="1371763948">
                  <w:marLeft w:val="0"/>
                  <w:marRight w:val="0"/>
                  <w:marTop w:val="0"/>
                  <w:marBottom w:val="0"/>
                  <w:divBdr>
                    <w:top w:val="none" w:sz="0" w:space="0" w:color="auto"/>
                    <w:left w:val="none" w:sz="0" w:space="0" w:color="auto"/>
                    <w:bottom w:val="none" w:sz="0" w:space="0" w:color="auto"/>
                    <w:right w:val="none" w:sz="0" w:space="0" w:color="auto"/>
                  </w:divBdr>
                </w:div>
                <w:div w:id="1374189834">
                  <w:marLeft w:val="0"/>
                  <w:marRight w:val="0"/>
                  <w:marTop w:val="0"/>
                  <w:marBottom w:val="0"/>
                  <w:divBdr>
                    <w:top w:val="none" w:sz="0" w:space="0" w:color="auto"/>
                    <w:left w:val="none" w:sz="0" w:space="0" w:color="auto"/>
                    <w:bottom w:val="none" w:sz="0" w:space="0" w:color="auto"/>
                    <w:right w:val="none" w:sz="0" w:space="0" w:color="auto"/>
                  </w:divBdr>
                </w:div>
                <w:div w:id="1375277848">
                  <w:marLeft w:val="0"/>
                  <w:marRight w:val="0"/>
                  <w:marTop w:val="0"/>
                  <w:marBottom w:val="0"/>
                  <w:divBdr>
                    <w:top w:val="none" w:sz="0" w:space="0" w:color="auto"/>
                    <w:left w:val="none" w:sz="0" w:space="0" w:color="auto"/>
                    <w:bottom w:val="none" w:sz="0" w:space="0" w:color="auto"/>
                    <w:right w:val="none" w:sz="0" w:space="0" w:color="auto"/>
                  </w:divBdr>
                </w:div>
                <w:div w:id="1376004447">
                  <w:marLeft w:val="0"/>
                  <w:marRight w:val="0"/>
                  <w:marTop w:val="0"/>
                  <w:marBottom w:val="0"/>
                  <w:divBdr>
                    <w:top w:val="none" w:sz="0" w:space="0" w:color="auto"/>
                    <w:left w:val="none" w:sz="0" w:space="0" w:color="auto"/>
                    <w:bottom w:val="none" w:sz="0" w:space="0" w:color="auto"/>
                    <w:right w:val="none" w:sz="0" w:space="0" w:color="auto"/>
                  </w:divBdr>
                </w:div>
                <w:div w:id="1379089358">
                  <w:marLeft w:val="0"/>
                  <w:marRight w:val="0"/>
                  <w:marTop w:val="0"/>
                  <w:marBottom w:val="0"/>
                  <w:divBdr>
                    <w:top w:val="none" w:sz="0" w:space="0" w:color="auto"/>
                    <w:left w:val="none" w:sz="0" w:space="0" w:color="auto"/>
                    <w:bottom w:val="none" w:sz="0" w:space="0" w:color="auto"/>
                    <w:right w:val="none" w:sz="0" w:space="0" w:color="auto"/>
                  </w:divBdr>
                </w:div>
                <w:div w:id="1379402073">
                  <w:marLeft w:val="0"/>
                  <w:marRight w:val="0"/>
                  <w:marTop w:val="0"/>
                  <w:marBottom w:val="0"/>
                  <w:divBdr>
                    <w:top w:val="none" w:sz="0" w:space="0" w:color="auto"/>
                    <w:left w:val="none" w:sz="0" w:space="0" w:color="auto"/>
                    <w:bottom w:val="none" w:sz="0" w:space="0" w:color="auto"/>
                    <w:right w:val="none" w:sz="0" w:space="0" w:color="auto"/>
                  </w:divBdr>
                </w:div>
                <w:div w:id="1382248158">
                  <w:marLeft w:val="0"/>
                  <w:marRight w:val="0"/>
                  <w:marTop w:val="0"/>
                  <w:marBottom w:val="0"/>
                  <w:divBdr>
                    <w:top w:val="none" w:sz="0" w:space="0" w:color="auto"/>
                    <w:left w:val="none" w:sz="0" w:space="0" w:color="auto"/>
                    <w:bottom w:val="none" w:sz="0" w:space="0" w:color="auto"/>
                    <w:right w:val="none" w:sz="0" w:space="0" w:color="auto"/>
                  </w:divBdr>
                </w:div>
                <w:div w:id="1384212887">
                  <w:marLeft w:val="0"/>
                  <w:marRight w:val="0"/>
                  <w:marTop w:val="0"/>
                  <w:marBottom w:val="0"/>
                  <w:divBdr>
                    <w:top w:val="none" w:sz="0" w:space="0" w:color="auto"/>
                    <w:left w:val="none" w:sz="0" w:space="0" w:color="auto"/>
                    <w:bottom w:val="none" w:sz="0" w:space="0" w:color="auto"/>
                    <w:right w:val="none" w:sz="0" w:space="0" w:color="auto"/>
                  </w:divBdr>
                </w:div>
                <w:div w:id="1384714464">
                  <w:marLeft w:val="0"/>
                  <w:marRight w:val="0"/>
                  <w:marTop w:val="0"/>
                  <w:marBottom w:val="0"/>
                  <w:divBdr>
                    <w:top w:val="none" w:sz="0" w:space="0" w:color="auto"/>
                    <w:left w:val="none" w:sz="0" w:space="0" w:color="auto"/>
                    <w:bottom w:val="none" w:sz="0" w:space="0" w:color="auto"/>
                    <w:right w:val="none" w:sz="0" w:space="0" w:color="auto"/>
                  </w:divBdr>
                </w:div>
                <w:div w:id="1387487822">
                  <w:marLeft w:val="0"/>
                  <w:marRight w:val="0"/>
                  <w:marTop w:val="0"/>
                  <w:marBottom w:val="0"/>
                  <w:divBdr>
                    <w:top w:val="none" w:sz="0" w:space="0" w:color="auto"/>
                    <w:left w:val="none" w:sz="0" w:space="0" w:color="auto"/>
                    <w:bottom w:val="none" w:sz="0" w:space="0" w:color="auto"/>
                    <w:right w:val="none" w:sz="0" w:space="0" w:color="auto"/>
                  </w:divBdr>
                </w:div>
                <w:div w:id="1389184867">
                  <w:marLeft w:val="0"/>
                  <w:marRight w:val="0"/>
                  <w:marTop w:val="0"/>
                  <w:marBottom w:val="0"/>
                  <w:divBdr>
                    <w:top w:val="none" w:sz="0" w:space="0" w:color="auto"/>
                    <w:left w:val="none" w:sz="0" w:space="0" w:color="auto"/>
                    <w:bottom w:val="none" w:sz="0" w:space="0" w:color="auto"/>
                    <w:right w:val="none" w:sz="0" w:space="0" w:color="auto"/>
                  </w:divBdr>
                </w:div>
                <w:div w:id="1389380971">
                  <w:marLeft w:val="0"/>
                  <w:marRight w:val="0"/>
                  <w:marTop w:val="0"/>
                  <w:marBottom w:val="0"/>
                  <w:divBdr>
                    <w:top w:val="none" w:sz="0" w:space="0" w:color="auto"/>
                    <w:left w:val="none" w:sz="0" w:space="0" w:color="auto"/>
                    <w:bottom w:val="none" w:sz="0" w:space="0" w:color="auto"/>
                    <w:right w:val="none" w:sz="0" w:space="0" w:color="auto"/>
                  </w:divBdr>
                </w:div>
                <w:div w:id="1391148906">
                  <w:marLeft w:val="0"/>
                  <w:marRight w:val="0"/>
                  <w:marTop w:val="0"/>
                  <w:marBottom w:val="0"/>
                  <w:divBdr>
                    <w:top w:val="none" w:sz="0" w:space="0" w:color="auto"/>
                    <w:left w:val="none" w:sz="0" w:space="0" w:color="auto"/>
                    <w:bottom w:val="none" w:sz="0" w:space="0" w:color="auto"/>
                    <w:right w:val="none" w:sz="0" w:space="0" w:color="auto"/>
                  </w:divBdr>
                </w:div>
                <w:div w:id="1393578664">
                  <w:marLeft w:val="0"/>
                  <w:marRight w:val="0"/>
                  <w:marTop w:val="0"/>
                  <w:marBottom w:val="0"/>
                  <w:divBdr>
                    <w:top w:val="none" w:sz="0" w:space="0" w:color="auto"/>
                    <w:left w:val="none" w:sz="0" w:space="0" w:color="auto"/>
                    <w:bottom w:val="none" w:sz="0" w:space="0" w:color="auto"/>
                    <w:right w:val="none" w:sz="0" w:space="0" w:color="auto"/>
                  </w:divBdr>
                </w:div>
                <w:div w:id="1393966260">
                  <w:marLeft w:val="0"/>
                  <w:marRight w:val="0"/>
                  <w:marTop w:val="0"/>
                  <w:marBottom w:val="0"/>
                  <w:divBdr>
                    <w:top w:val="none" w:sz="0" w:space="0" w:color="auto"/>
                    <w:left w:val="none" w:sz="0" w:space="0" w:color="auto"/>
                    <w:bottom w:val="none" w:sz="0" w:space="0" w:color="auto"/>
                    <w:right w:val="none" w:sz="0" w:space="0" w:color="auto"/>
                  </w:divBdr>
                </w:div>
                <w:div w:id="1394617325">
                  <w:marLeft w:val="0"/>
                  <w:marRight w:val="0"/>
                  <w:marTop w:val="0"/>
                  <w:marBottom w:val="0"/>
                  <w:divBdr>
                    <w:top w:val="none" w:sz="0" w:space="0" w:color="auto"/>
                    <w:left w:val="none" w:sz="0" w:space="0" w:color="auto"/>
                    <w:bottom w:val="none" w:sz="0" w:space="0" w:color="auto"/>
                    <w:right w:val="none" w:sz="0" w:space="0" w:color="auto"/>
                  </w:divBdr>
                </w:div>
                <w:div w:id="1396126951">
                  <w:marLeft w:val="0"/>
                  <w:marRight w:val="0"/>
                  <w:marTop w:val="0"/>
                  <w:marBottom w:val="0"/>
                  <w:divBdr>
                    <w:top w:val="none" w:sz="0" w:space="0" w:color="auto"/>
                    <w:left w:val="none" w:sz="0" w:space="0" w:color="auto"/>
                    <w:bottom w:val="none" w:sz="0" w:space="0" w:color="auto"/>
                    <w:right w:val="none" w:sz="0" w:space="0" w:color="auto"/>
                  </w:divBdr>
                </w:div>
                <w:div w:id="1397388616">
                  <w:marLeft w:val="0"/>
                  <w:marRight w:val="0"/>
                  <w:marTop w:val="0"/>
                  <w:marBottom w:val="0"/>
                  <w:divBdr>
                    <w:top w:val="none" w:sz="0" w:space="0" w:color="auto"/>
                    <w:left w:val="none" w:sz="0" w:space="0" w:color="auto"/>
                    <w:bottom w:val="none" w:sz="0" w:space="0" w:color="auto"/>
                    <w:right w:val="none" w:sz="0" w:space="0" w:color="auto"/>
                  </w:divBdr>
                </w:div>
                <w:div w:id="1398481012">
                  <w:marLeft w:val="0"/>
                  <w:marRight w:val="0"/>
                  <w:marTop w:val="0"/>
                  <w:marBottom w:val="0"/>
                  <w:divBdr>
                    <w:top w:val="none" w:sz="0" w:space="0" w:color="auto"/>
                    <w:left w:val="none" w:sz="0" w:space="0" w:color="auto"/>
                    <w:bottom w:val="none" w:sz="0" w:space="0" w:color="auto"/>
                    <w:right w:val="none" w:sz="0" w:space="0" w:color="auto"/>
                  </w:divBdr>
                </w:div>
                <w:div w:id="1402168250">
                  <w:marLeft w:val="0"/>
                  <w:marRight w:val="0"/>
                  <w:marTop w:val="0"/>
                  <w:marBottom w:val="0"/>
                  <w:divBdr>
                    <w:top w:val="none" w:sz="0" w:space="0" w:color="auto"/>
                    <w:left w:val="none" w:sz="0" w:space="0" w:color="auto"/>
                    <w:bottom w:val="none" w:sz="0" w:space="0" w:color="auto"/>
                    <w:right w:val="none" w:sz="0" w:space="0" w:color="auto"/>
                  </w:divBdr>
                </w:div>
                <w:div w:id="1407653441">
                  <w:marLeft w:val="0"/>
                  <w:marRight w:val="0"/>
                  <w:marTop w:val="0"/>
                  <w:marBottom w:val="0"/>
                  <w:divBdr>
                    <w:top w:val="none" w:sz="0" w:space="0" w:color="auto"/>
                    <w:left w:val="none" w:sz="0" w:space="0" w:color="auto"/>
                    <w:bottom w:val="none" w:sz="0" w:space="0" w:color="auto"/>
                    <w:right w:val="none" w:sz="0" w:space="0" w:color="auto"/>
                  </w:divBdr>
                </w:div>
                <w:div w:id="1408839607">
                  <w:marLeft w:val="0"/>
                  <w:marRight w:val="0"/>
                  <w:marTop w:val="0"/>
                  <w:marBottom w:val="0"/>
                  <w:divBdr>
                    <w:top w:val="none" w:sz="0" w:space="0" w:color="auto"/>
                    <w:left w:val="none" w:sz="0" w:space="0" w:color="auto"/>
                    <w:bottom w:val="none" w:sz="0" w:space="0" w:color="auto"/>
                    <w:right w:val="none" w:sz="0" w:space="0" w:color="auto"/>
                  </w:divBdr>
                </w:div>
                <w:div w:id="1410495525">
                  <w:marLeft w:val="0"/>
                  <w:marRight w:val="0"/>
                  <w:marTop w:val="0"/>
                  <w:marBottom w:val="0"/>
                  <w:divBdr>
                    <w:top w:val="none" w:sz="0" w:space="0" w:color="auto"/>
                    <w:left w:val="none" w:sz="0" w:space="0" w:color="auto"/>
                    <w:bottom w:val="none" w:sz="0" w:space="0" w:color="auto"/>
                    <w:right w:val="none" w:sz="0" w:space="0" w:color="auto"/>
                  </w:divBdr>
                </w:div>
                <w:div w:id="1411122428">
                  <w:marLeft w:val="0"/>
                  <w:marRight w:val="0"/>
                  <w:marTop w:val="0"/>
                  <w:marBottom w:val="0"/>
                  <w:divBdr>
                    <w:top w:val="none" w:sz="0" w:space="0" w:color="auto"/>
                    <w:left w:val="none" w:sz="0" w:space="0" w:color="auto"/>
                    <w:bottom w:val="none" w:sz="0" w:space="0" w:color="auto"/>
                    <w:right w:val="none" w:sz="0" w:space="0" w:color="auto"/>
                  </w:divBdr>
                </w:div>
                <w:div w:id="1412434525">
                  <w:marLeft w:val="0"/>
                  <w:marRight w:val="0"/>
                  <w:marTop w:val="0"/>
                  <w:marBottom w:val="0"/>
                  <w:divBdr>
                    <w:top w:val="none" w:sz="0" w:space="0" w:color="auto"/>
                    <w:left w:val="none" w:sz="0" w:space="0" w:color="auto"/>
                    <w:bottom w:val="none" w:sz="0" w:space="0" w:color="auto"/>
                    <w:right w:val="none" w:sz="0" w:space="0" w:color="auto"/>
                  </w:divBdr>
                </w:div>
                <w:div w:id="1416627727">
                  <w:marLeft w:val="0"/>
                  <w:marRight w:val="0"/>
                  <w:marTop w:val="0"/>
                  <w:marBottom w:val="0"/>
                  <w:divBdr>
                    <w:top w:val="none" w:sz="0" w:space="0" w:color="auto"/>
                    <w:left w:val="none" w:sz="0" w:space="0" w:color="auto"/>
                    <w:bottom w:val="none" w:sz="0" w:space="0" w:color="auto"/>
                    <w:right w:val="none" w:sz="0" w:space="0" w:color="auto"/>
                  </w:divBdr>
                </w:div>
                <w:div w:id="1419214170">
                  <w:marLeft w:val="0"/>
                  <w:marRight w:val="0"/>
                  <w:marTop w:val="0"/>
                  <w:marBottom w:val="0"/>
                  <w:divBdr>
                    <w:top w:val="none" w:sz="0" w:space="0" w:color="auto"/>
                    <w:left w:val="none" w:sz="0" w:space="0" w:color="auto"/>
                    <w:bottom w:val="none" w:sz="0" w:space="0" w:color="auto"/>
                    <w:right w:val="none" w:sz="0" w:space="0" w:color="auto"/>
                  </w:divBdr>
                </w:div>
                <w:div w:id="1419911995">
                  <w:marLeft w:val="0"/>
                  <w:marRight w:val="0"/>
                  <w:marTop w:val="0"/>
                  <w:marBottom w:val="0"/>
                  <w:divBdr>
                    <w:top w:val="none" w:sz="0" w:space="0" w:color="auto"/>
                    <w:left w:val="none" w:sz="0" w:space="0" w:color="auto"/>
                    <w:bottom w:val="none" w:sz="0" w:space="0" w:color="auto"/>
                    <w:right w:val="none" w:sz="0" w:space="0" w:color="auto"/>
                  </w:divBdr>
                </w:div>
                <w:div w:id="1430004475">
                  <w:marLeft w:val="0"/>
                  <w:marRight w:val="0"/>
                  <w:marTop w:val="0"/>
                  <w:marBottom w:val="0"/>
                  <w:divBdr>
                    <w:top w:val="none" w:sz="0" w:space="0" w:color="auto"/>
                    <w:left w:val="none" w:sz="0" w:space="0" w:color="auto"/>
                    <w:bottom w:val="none" w:sz="0" w:space="0" w:color="auto"/>
                    <w:right w:val="none" w:sz="0" w:space="0" w:color="auto"/>
                  </w:divBdr>
                </w:div>
                <w:div w:id="1430924477">
                  <w:marLeft w:val="0"/>
                  <w:marRight w:val="0"/>
                  <w:marTop w:val="0"/>
                  <w:marBottom w:val="0"/>
                  <w:divBdr>
                    <w:top w:val="none" w:sz="0" w:space="0" w:color="auto"/>
                    <w:left w:val="none" w:sz="0" w:space="0" w:color="auto"/>
                    <w:bottom w:val="none" w:sz="0" w:space="0" w:color="auto"/>
                    <w:right w:val="none" w:sz="0" w:space="0" w:color="auto"/>
                  </w:divBdr>
                </w:div>
                <w:div w:id="1431314077">
                  <w:marLeft w:val="0"/>
                  <w:marRight w:val="0"/>
                  <w:marTop w:val="0"/>
                  <w:marBottom w:val="0"/>
                  <w:divBdr>
                    <w:top w:val="none" w:sz="0" w:space="0" w:color="auto"/>
                    <w:left w:val="none" w:sz="0" w:space="0" w:color="auto"/>
                    <w:bottom w:val="none" w:sz="0" w:space="0" w:color="auto"/>
                    <w:right w:val="none" w:sz="0" w:space="0" w:color="auto"/>
                  </w:divBdr>
                </w:div>
                <w:div w:id="1432508062">
                  <w:marLeft w:val="0"/>
                  <w:marRight w:val="0"/>
                  <w:marTop w:val="0"/>
                  <w:marBottom w:val="0"/>
                  <w:divBdr>
                    <w:top w:val="none" w:sz="0" w:space="0" w:color="auto"/>
                    <w:left w:val="none" w:sz="0" w:space="0" w:color="auto"/>
                    <w:bottom w:val="none" w:sz="0" w:space="0" w:color="auto"/>
                    <w:right w:val="none" w:sz="0" w:space="0" w:color="auto"/>
                  </w:divBdr>
                </w:div>
                <w:div w:id="1433937988">
                  <w:marLeft w:val="0"/>
                  <w:marRight w:val="0"/>
                  <w:marTop w:val="0"/>
                  <w:marBottom w:val="0"/>
                  <w:divBdr>
                    <w:top w:val="none" w:sz="0" w:space="0" w:color="auto"/>
                    <w:left w:val="none" w:sz="0" w:space="0" w:color="auto"/>
                    <w:bottom w:val="none" w:sz="0" w:space="0" w:color="auto"/>
                    <w:right w:val="none" w:sz="0" w:space="0" w:color="auto"/>
                  </w:divBdr>
                </w:div>
                <w:div w:id="1434548620">
                  <w:marLeft w:val="0"/>
                  <w:marRight w:val="0"/>
                  <w:marTop w:val="0"/>
                  <w:marBottom w:val="0"/>
                  <w:divBdr>
                    <w:top w:val="none" w:sz="0" w:space="0" w:color="auto"/>
                    <w:left w:val="none" w:sz="0" w:space="0" w:color="auto"/>
                    <w:bottom w:val="none" w:sz="0" w:space="0" w:color="auto"/>
                    <w:right w:val="none" w:sz="0" w:space="0" w:color="auto"/>
                  </w:divBdr>
                </w:div>
                <w:div w:id="1434861721">
                  <w:marLeft w:val="0"/>
                  <w:marRight w:val="0"/>
                  <w:marTop w:val="0"/>
                  <w:marBottom w:val="0"/>
                  <w:divBdr>
                    <w:top w:val="none" w:sz="0" w:space="0" w:color="auto"/>
                    <w:left w:val="none" w:sz="0" w:space="0" w:color="auto"/>
                    <w:bottom w:val="none" w:sz="0" w:space="0" w:color="auto"/>
                    <w:right w:val="none" w:sz="0" w:space="0" w:color="auto"/>
                  </w:divBdr>
                </w:div>
                <w:div w:id="1435900176">
                  <w:marLeft w:val="0"/>
                  <w:marRight w:val="0"/>
                  <w:marTop w:val="0"/>
                  <w:marBottom w:val="0"/>
                  <w:divBdr>
                    <w:top w:val="none" w:sz="0" w:space="0" w:color="auto"/>
                    <w:left w:val="none" w:sz="0" w:space="0" w:color="auto"/>
                    <w:bottom w:val="none" w:sz="0" w:space="0" w:color="auto"/>
                    <w:right w:val="none" w:sz="0" w:space="0" w:color="auto"/>
                  </w:divBdr>
                </w:div>
                <w:div w:id="1437628774">
                  <w:marLeft w:val="0"/>
                  <w:marRight w:val="0"/>
                  <w:marTop w:val="0"/>
                  <w:marBottom w:val="0"/>
                  <w:divBdr>
                    <w:top w:val="none" w:sz="0" w:space="0" w:color="auto"/>
                    <w:left w:val="none" w:sz="0" w:space="0" w:color="auto"/>
                    <w:bottom w:val="none" w:sz="0" w:space="0" w:color="auto"/>
                    <w:right w:val="none" w:sz="0" w:space="0" w:color="auto"/>
                  </w:divBdr>
                </w:div>
                <w:div w:id="1439716299">
                  <w:marLeft w:val="0"/>
                  <w:marRight w:val="0"/>
                  <w:marTop w:val="0"/>
                  <w:marBottom w:val="0"/>
                  <w:divBdr>
                    <w:top w:val="none" w:sz="0" w:space="0" w:color="auto"/>
                    <w:left w:val="none" w:sz="0" w:space="0" w:color="auto"/>
                    <w:bottom w:val="none" w:sz="0" w:space="0" w:color="auto"/>
                    <w:right w:val="none" w:sz="0" w:space="0" w:color="auto"/>
                  </w:divBdr>
                </w:div>
                <w:div w:id="1440029444">
                  <w:marLeft w:val="0"/>
                  <w:marRight w:val="0"/>
                  <w:marTop w:val="0"/>
                  <w:marBottom w:val="0"/>
                  <w:divBdr>
                    <w:top w:val="none" w:sz="0" w:space="0" w:color="auto"/>
                    <w:left w:val="none" w:sz="0" w:space="0" w:color="auto"/>
                    <w:bottom w:val="none" w:sz="0" w:space="0" w:color="auto"/>
                    <w:right w:val="none" w:sz="0" w:space="0" w:color="auto"/>
                  </w:divBdr>
                </w:div>
                <w:div w:id="1441074151">
                  <w:marLeft w:val="0"/>
                  <w:marRight w:val="0"/>
                  <w:marTop w:val="0"/>
                  <w:marBottom w:val="0"/>
                  <w:divBdr>
                    <w:top w:val="none" w:sz="0" w:space="0" w:color="auto"/>
                    <w:left w:val="none" w:sz="0" w:space="0" w:color="auto"/>
                    <w:bottom w:val="none" w:sz="0" w:space="0" w:color="auto"/>
                    <w:right w:val="none" w:sz="0" w:space="0" w:color="auto"/>
                  </w:divBdr>
                </w:div>
                <w:div w:id="1441222388">
                  <w:marLeft w:val="0"/>
                  <w:marRight w:val="0"/>
                  <w:marTop w:val="0"/>
                  <w:marBottom w:val="0"/>
                  <w:divBdr>
                    <w:top w:val="none" w:sz="0" w:space="0" w:color="auto"/>
                    <w:left w:val="none" w:sz="0" w:space="0" w:color="auto"/>
                    <w:bottom w:val="none" w:sz="0" w:space="0" w:color="auto"/>
                    <w:right w:val="none" w:sz="0" w:space="0" w:color="auto"/>
                  </w:divBdr>
                </w:div>
                <w:div w:id="1442535044">
                  <w:marLeft w:val="0"/>
                  <w:marRight w:val="0"/>
                  <w:marTop w:val="0"/>
                  <w:marBottom w:val="0"/>
                  <w:divBdr>
                    <w:top w:val="none" w:sz="0" w:space="0" w:color="auto"/>
                    <w:left w:val="none" w:sz="0" w:space="0" w:color="auto"/>
                    <w:bottom w:val="none" w:sz="0" w:space="0" w:color="auto"/>
                    <w:right w:val="none" w:sz="0" w:space="0" w:color="auto"/>
                  </w:divBdr>
                </w:div>
                <w:div w:id="1442721115">
                  <w:marLeft w:val="0"/>
                  <w:marRight w:val="0"/>
                  <w:marTop w:val="0"/>
                  <w:marBottom w:val="0"/>
                  <w:divBdr>
                    <w:top w:val="none" w:sz="0" w:space="0" w:color="auto"/>
                    <w:left w:val="none" w:sz="0" w:space="0" w:color="auto"/>
                    <w:bottom w:val="none" w:sz="0" w:space="0" w:color="auto"/>
                    <w:right w:val="none" w:sz="0" w:space="0" w:color="auto"/>
                  </w:divBdr>
                </w:div>
                <w:div w:id="1442796685">
                  <w:marLeft w:val="0"/>
                  <w:marRight w:val="0"/>
                  <w:marTop w:val="0"/>
                  <w:marBottom w:val="0"/>
                  <w:divBdr>
                    <w:top w:val="none" w:sz="0" w:space="0" w:color="auto"/>
                    <w:left w:val="none" w:sz="0" w:space="0" w:color="auto"/>
                    <w:bottom w:val="none" w:sz="0" w:space="0" w:color="auto"/>
                    <w:right w:val="none" w:sz="0" w:space="0" w:color="auto"/>
                  </w:divBdr>
                </w:div>
                <w:div w:id="1443066693">
                  <w:marLeft w:val="0"/>
                  <w:marRight w:val="0"/>
                  <w:marTop w:val="0"/>
                  <w:marBottom w:val="0"/>
                  <w:divBdr>
                    <w:top w:val="none" w:sz="0" w:space="0" w:color="auto"/>
                    <w:left w:val="none" w:sz="0" w:space="0" w:color="auto"/>
                    <w:bottom w:val="none" w:sz="0" w:space="0" w:color="auto"/>
                    <w:right w:val="none" w:sz="0" w:space="0" w:color="auto"/>
                  </w:divBdr>
                </w:div>
                <w:div w:id="1443959263">
                  <w:marLeft w:val="0"/>
                  <w:marRight w:val="0"/>
                  <w:marTop w:val="0"/>
                  <w:marBottom w:val="0"/>
                  <w:divBdr>
                    <w:top w:val="none" w:sz="0" w:space="0" w:color="auto"/>
                    <w:left w:val="none" w:sz="0" w:space="0" w:color="auto"/>
                    <w:bottom w:val="none" w:sz="0" w:space="0" w:color="auto"/>
                    <w:right w:val="none" w:sz="0" w:space="0" w:color="auto"/>
                  </w:divBdr>
                </w:div>
                <w:div w:id="1444495406">
                  <w:marLeft w:val="0"/>
                  <w:marRight w:val="0"/>
                  <w:marTop w:val="0"/>
                  <w:marBottom w:val="0"/>
                  <w:divBdr>
                    <w:top w:val="none" w:sz="0" w:space="0" w:color="auto"/>
                    <w:left w:val="none" w:sz="0" w:space="0" w:color="auto"/>
                    <w:bottom w:val="none" w:sz="0" w:space="0" w:color="auto"/>
                    <w:right w:val="none" w:sz="0" w:space="0" w:color="auto"/>
                  </w:divBdr>
                </w:div>
                <w:div w:id="1445075782">
                  <w:marLeft w:val="0"/>
                  <w:marRight w:val="0"/>
                  <w:marTop w:val="0"/>
                  <w:marBottom w:val="0"/>
                  <w:divBdr>
                    <w:top w:val="none" w:sz="0" w:space="0" w:color="auto"/>
                    <w:left w:val="none" w:sz="0" w:space="0" w:color="auto"/>
                    <w:bottom w:val="none" w:sz="0" w:space="0" w:color="auto"/>
                    <w:right w:val="none" w:sz="0" w:space="0" w:color="auto"/>
                  </w:divBdr>
                </w:div>
                <w:div w:id="1446851342">
                  <w:marLeft w:val="0"/>
                  <w:marRight w:val="0"/>
                  <w:marTop w:val="0"/>
                  <w:marBottom w:val="0"/>
                  <w:divBdr>
                    <w:top w:val="none" w:sz="0" w:space="0" w:color="auto"/>
                    <w:left w:val="none" w:sz="0" w:space="0" w:color="auto"/>
                    <w:bottom w:val="none" w:sz="0" w:space="0" w:color="auto"/>
                    <w:right w:val="none" w:sz="0" w:space="0" w:color="auto"/>
                  </w:divBdr>
                </w:div>
                <w:div w:id="1447116120">
                  <w:marLeft w:val="0"/>
                  <w:marRight w:val="0"/>
                  <w:marTop w:val="0"/>
                  <w:marBottom w:val="0"/>
                  <w:divBdr>
                    <w:top w:val="none" w:sz="0" w:space="0" w:color="auto"/>
                    <w:left w:val="none" w:sz="0" w:space="0" w:color="auto"/>
                    <w:bottom w:val="none" w:sz="0" w:space="0" w:color="auto"/>
                    <w:right w:val="none" w:sz="0" w:space="0" w:color="auto"/>
                  </w:divBdr>
                </w:div>
                <w:div w:id="1447845762">
                  <w:marLeft w:val="0"/>
                  <w:marRight w:val="0"/>
                  <w:marTop w:val="0"/>
                  <w:marBottom w:val="0"/>
                  <w:divBdr>
                    <w:top w:val="none" w:sz="0" w:space="0" w:color="auto"/>
                    <w:left w:val="none" w:sz="0" w:space="0" w:color="auto"/>
                    <w:bottom w:val="none" w:sz="0" w:space="0" w:color="auto"/>
                    <w:right w:val="none" w:sz="0" w:space="0" w:color="auto"/>
                  </w:divBdr>
                </w:div>
                <w:div w:id="1449927677">
                  <w:marLeft w:val="0"/>
                  <w:marRight w:val="0"/>
                  <w:marTop w:val="0"/>
                  <w:marBottom w:val="0"/>
                  <w:divBdr>
                    <w:top w:val="none" w:sz="0" w:space="0" w:color="auto"/>
                    <w:left w:val="none" w:sz="0" w:space="0" w:color="auto"/>
                    <w:bottom w:val="none" w:sz="0" w:space="0" w:color="auto"/>
                    <w:right w:val="none" w:sz="0" w:space="0" w:color="auto"/>
                  </w:divBdr>
                </w:div>
                <w:div w:id="1450658964">
                  <w:marLeft w:val="0"/>
                  <w:marRight w:val="0"/>
                  <w:marTop w:val="0"/>
                  <w:marBottom w:val="0"/>
                  <w:divBdr>
                    <w:top w:val="none" w:sz="0" w:space="0" w:color="auto"/>
                    <w:left w:val="none" w:sz="0" w:space="0" w:color="auto"/>
                    <w:bottom w:val="none" w:sz="0" w:space="0" w:color="auto"/>
                    <w:right w:val="none" w:sz="0" w:space="0" w:color="auto"/>
                  </w:divBdr>
                </w:div>
                <w:div w:id="1453016344">
                  <w:marLeft w:val="0"/>
                  <w:marRight w:val="0"/>
                  <w:marTop w:val="0"/>
                  <w:marBottom w:val="0"/>
                  <w:divBdr>
                    <w:top w:val="none" w:sz="0" w:space="0" w:color="auto"/>
                    <w:left w:val="none" w:sz="0" w:space="0" w:color="auto"/>
                    <w:bottom w:val="none" w:sz="0" w:space="0" w:color="auto"/>
                    <w:right w:val="none" w:sz="0" w:space="0" w:color="auto"/>
                  </w:divBdr>
                </w:div>
                <w:div w:id="1453131585">
                  <w:marLeft w:val="0"/>
                  <w:marRight w:val="0"/>
                  <w:marTop w:val="0"/>
                  <w:marBottom w:val="0"/>
                  <w:divBdr>
                    <w:top w:val="none" w:sz="0" w:space="0" w:color="auto"/>
                    <w:left w:val="none" w:sz="0" w:space="0" w:color="auto"/>
                    <w:bottom w:val="none" w:sz="0" w:space="0" w:color="auto"/>
                    <w:right w:val="none" w:sz="0" w:space="0" w:color="auto"/>
                  </w:divBdr>
                </w:div>
                <w:div w:id="1454860421">
                  <w:marLeft w:val="0"/>
                  <w:marRight w:val="0"/>
                  <w:marTop w:val="0"/>
                  <w:marBottom w:val="0"/>
                  <w:divBdr>
                    <w:top w:val="none" w:sz="0" w:space="0" w:color="auto"/>
                    <w:left w:val="none" w:sz="0" w:space="0" w:color="auto"/>
                    <w:bottom w:val="none" w:sz="0" w:space="0" w:color="auto"/>
                    <w:right w:val="none" w:sz="0" w:space="0" w:color="auto"/>
                  </w:divBdr>
                </w:div>
                <w:div w:id="1456019613">
                  <w:marLeft w:val="0"/>
                  <w:marRight w:val="0"/>
                  <w:marTop w:val="0"/>
                  <w:marBottom w:val="0"/>
                  <w:divBdr>
                    <w:top w:val="none" w:sz="0" w:space="0" w:color="auto"/>
                    <w:left w:val="none" w:sz="0" w:space="0" w:color="auto"/>
                    <w:bottom w:val="none" w:sz="0" w:space="0" w:color="auto"/>
                    <w:right w:val="none" w:sz="0" w:space="0" w:color="auto"/>
                  </w:divBdr>
                </w:div>
                <w:div w:id="1459301515">
                  <w:marLeft w:val="0"/>
                  <w:marRight w:val="0"/>
                  <w:marTop w:val="0"/>
                  <w:marBottom w:val="0"/>
                  <w:divBdr>
                    <w:top w:val="none" w:sz="0" w:space="0" w:color="auto"/>
                    <w:left w:val="none" w:sz="0" w:space="0" w:color="auto"/>
                    <w:bottom w:val="none" w:sz="0" w:space="0" w:color="auto"/>
                    <w:right w:val="none" w:sz="0" w:space="0" w:color="auto"/>
                  </w:divBdr>
                </w:div>
                <w:div w:id="1459445900">
                  <w:marLeft w:val="0"/>
                  <w:marRight w:val="0"/>
                  <w:marTop w:val="0"/>
                  <w:marBottom w:val="0"/>
                  <w:divBdr>
                    <w:top w:val="none" w:sz="0" w:space="0" w:color="auto"/>
                    <w:left w:val="none" w:sz="0" w:space="0" w:color="auto"/>
                    <w:bottom w:val="none" w:sz="0" w:space="0" w:color="auto"/>
                    <w:right w:val="none" w:sz="0" w:space="0" w:color="auto"/>
                  </w:divBdr>
                </w:div>
                <w:div w:id="1460804852">
                  <w:marLeft w:val="0"/>
                  <w:marRight w:val="0"/>
                  <w:marTop w:val="0"/>
                  <w:marBottom w:val="0"/>
                  <w:divBdr>
                    <w:top w:val="none" w:sz="0" w:space="0" w:color="auto"/>
                    <w:left w:val="none" w:sz="0" w:space="0" w:color="auto"/>
                    <w:bottom w:val="none" w:sz="0" w:space="0" w:color="auto"/>
                    <w:right w:val="none" w:sz="0" w:space="0" w:color="auto"/>
                  </w:divBdr>
                </w:div>
                <w:div w:id="1461653878">
                  <w:marLeft w:val="0"/>
                  <w:marRight w:val="0"/>
                  <w:marTop w:val="0"/>
                  <w:marBottom w:val="0"/>
                  <w:divBdr>
                    <w:top w:val="none" w:sz="0" w:space="0" w:color="auto"/>
                    <w:left w:val="none" w:sz="0" w:space="0" w:color="auto"/>
                    <w:bottom w:val="none" w:sz="0" w:space="0" w:color="auto"/>
                    <w:right w:val="none" w:sz="0" w:space="0" w:color="auto"/>
                  </w:divBdr>
                </w:div>
                <w:div w:id="1461848031">
                  <w:marLeft w:val="0"/>
                  <w:marRight w:val="0"/>
                  <w:marTop w:val="0"/>
                  <w:marBottom w:val="0"/>
                  <w:divBdr>
                    <w:top w:val="none" w:sz="0" w:space="0" w:color="auto"/>
                    <w:left w:val="none" w:sz="0" w:space="0" w:color="auto"/>
                    <w:bottom w:val="none" w:sz="0" w:space="0" w:color="auto"/>
                    <w:right w:val="none" w:sz="0" w:space="0" w:color="auto"/>
                  </w:divBdr>
                </w:div>
                <w:div w:id="1461993269">
                  <w:marLeft w:val="0"/>
                  <w:marRight w:val="0"/>
                  <w:marTop w:val="0"/>
                  <w:marBottom w:val="0"/>
                  <w:divBdr>
                    <w:top w:val="none" w:sz="0" w:space="0" w:color="auto"/>
                    <w:left w:val="none" w:sz="0" w:space="0" w:color="auto"/>
                    <w:bottom w:val="none" w:sz="0" w:space="0" w:color="auto"/>
                    <w:right w:val="none" w:sz="0" w:space="0" w:color="auto"/>
                  </w:divBdr>
                </w:div>
                <w:div w:id="1463765653">
                  <w:marLeft w:val="0"/>
                  <w:marRight w:val="0"/>
                  <w:marTop w:val="0"/>
                  <w:marBottom w:val="0"/>
                  <w:divBdr>
                    <w:top w:val="none" w:sz="0" w:space="0" w:color="auto"/>
                    <w:left w:val="none" w:sz="0" w:space="0" w:color="auto"/>
                    <w:bottom w:val="none" w:sz="0" w:space="0" w:color="auto"/>
                    <w:right w:val="none" w:sz="0" w:space="0" w:color="auto"/>
                  </w:divBdr>
                </w:div>
                <w:div w:id="1465932044">
                  <w:marLeft w:val="0"/>
                  <w:marRight w:val="0"/>
                  <w:marTop w:val="0"/>
                  <w:marBottom w:val="0"/>
                  <w:divBdr>
                    <w:top w:val="none" w:sz="0" w:space="0" w:color="auto"/>
                    <w:left w:val="none" w:sz="0" w:space="0" w:color="auto"/>
                    <w:bottom w:val="none" w:sz="0" w:space="0" w:color="auto"/>
                    <w:right w:val="none" w:sz="0" w:space="0" w:color="auto"/>
                  </w:divBdr>
                </w:div>
                <w:div w:id="1470367322">
                  <w:marLeft w:val="0"/>
                  <w:marRight w:val="0"/>
                  <w:marTop w:val="0"/>
                  <w:marBottom w:val="0"/>
                  <w:divBdr>
                    <w:top w:val="none" w:sz="0" w:space="0" w:color="auto"/>
                    <w:left w:val="none" w:sz="0" w:space="0" w:color="auto"/>
                    <w:bottom w:val="none" w:sz="0" w:space="0" w:color="auto"/>
                    <w:right w:val="none" w:sz="0" w:space="0" w:color="auto"/>
                  </w:divBdr>
                </w:div>
                <w:div w:id="1470442901">
                  <w:marLeft w:val="0"/>
                  <w:marRight w:val="0"/>
                  <w:marTop w:val="0"/>
                  <w:marBottom w:val="0"/>
                  <w:divBdr>
                    <w:top w:val="none" w:sz="0" w:space="0" w:color="auto"/>
                    <w:left w:val="none" w:sz="0" w:space="0" w:color="auto"/>
                    <w:bottom w:val="none" w:sz="0" w:space="0" w:color="auto"/>
                    <w:right w:val="none" w:sz="0" w:space="0" w:color="auto"/>
                  </w:divBdr>
                </w:div>
                <w:div w:id="1473137142">
                  <w:marLeft w:val="0"/>
                  <w:marRight w:val="0"/>
                  <w:marTop w:val="0"/>
                  <w:marBottom w:val="0"/>
                  <w:divBdr>
                    <w:top w:val="none" w:sz="0" w:space="0" w:color="auto"/>
                    <w:left w:val="none" w:sz="0" w:space="0" w:color="auto"/>
                    <w:bottom w:val="none" w:sz="0" w:space="0" w:color="auto"/>
                    <w:right w:val="none" w:sz="0" w:space="0" w:color="auto"/>
                  </w:divBdr>
                </w:div>
                <w:div w:id="1474130422">
                  <w:marLeft w:val="0"/>
                  <w:marRight w:val="0"/>
                  <w:marTop w:val="0"/>
                  <w:marBottom w:val="0"/>
                  <w:divBdr>
                    <w:top w:val="none" w:sz="0" w:space="0" w:color="auto"/>
                    <w:left w:val="none" w:sz="0" w:space="0" w:color="auto"/>
                    <w:bottom w:val="none" w:sz="0" w:space="0" w:color="auto"/>
                    <w:right w:val="none" w:sz="0" w:space="0" w:color="auto"/>
                  </w:divBdr>
                </w:div>
                <w:div w:id="1478186924">
                  <w:marLeft w:val="0"/>
                  <w:marRight w:val="0"/>
                  <w:marTop w:val="0"/>
                  <w:marBottom w:val="0"/>
                  <w:divBdr>
                    <w:top w:val="none" w:sz="0" w:space="0" w:color="auto"/>
                    <w:left w:val="none" w:sz="0" w:space="0" w:color="auto"/>
                    <w:bottom w:val="none" w:sz="0" w:space="0" w:color="auto"/>
                    <w:right w:val="none" w:sz="0" w:space="0" w:color="auto"/>
                  </w:divBdr>
                </w:div>
                <w:div w:id="1478187095">
                  <w:marLeft w:val="0"/>
                  <w:marRight w:val="0"/>
                  <w:marTop w:val="0"/>
                  <w:marBottom w:val="0"/>
                  <w:divBdr>
                    <w:top w:val="none" w:sz="0" w:space="0" w:color="auto"/>
                    <w:left w:val="none" w:sz="0" w:space="0" w:color="auto"/>
                    <w:bottom w:val="none" w:sz="0" w:space="0" w:color="auto"/>
                    <w:right w:val="none" w:sz="0" w:space="0" w:color="auto"/>
                  </w:divBdr>
                </w:div>
                <w:div w:id="1478763670">
                  <w:marLeft w:val="0"/>
                  <w:marRight w:val="0"/>
                  <w:marTop w:val="0"/>
                  <w:marBottom w:val="0"/>
                  <w:divBdr>
                    <w:top w:val="none" w:sz="0" w:space="0" w:color="auto"/>
                    <w:left w:val="none" w:sz="0" w:space="0" w:color="auto"/>
                    <w:bottom w:val="none" w:sz="0" w:space="0" w:color="auto"/>
                    <w:right w:val="none" w:sz="0" w:space="0" w:color="auto"/>
                  </w:divBdr>
                </w:div>
                <w:div w:id="1479103889">
                  <w:marLeft w:val="0"/>
                  <w:marRight w:val="0"/>
                  <w:marTop w:val="0"/>
                  <w:marBottom w:val="0"/>
                  <w:divBdr>
                    <w:top w:val="none" w:sz="0" w:space="0" w:color="auto"/>
                    <w:left w:val="none" w:sz="0" w:space="0" w:color="auto"/>
                    <w:bottom w:val="none" w:sz="0" w:space="0" w:color="auto"/>
                    <w:right w:val="none" w:sz="0" w:space="0" w:color="auto"/>
                  </w:divBdr>
                </w:div>
                <w:div w:id="1479297872">
                  <w:marLeft w:val="0"/>
                  <w:marRight w:val="0"/>
                  <w:marTop w:val="0"/>
                  <w:marBottom w:val="0"/>
                  <w:divBdr>
                    <w:top w:val="none" w:sz="0" w:space="0" w:color="auto"/>
                    <w:left w:val="none" w:sz="0" w:space="0" w:color="auto"/>
                    <w:bottom w:val="none" w:sz="0" w:space="0" w:color="auto"/>
                    <w:right w:val="none" w:sz="0" w:space="0" w:color="auto"/>
                  </w:divBdr>
                </w:div>
                <w:div w:id="1481772909">
                  <w:marLeft w:val="0"/>
                  <w:marRight w:val="0"/>
                  <w:marTop w:val="0"/>
                  <w:marBottom w:val="0"/>
                  <w:divBdr>
                    <w:top w:val="none" w:sz="0" w:space="0" w:color="auto"/>
                    <w:left w:val="none" w:sz="0" w:space="0" w:color="auto"/>
                    <w:bottom w:val="none" w:sz="0" w:space="0" w:color="auto"/>
                    <w:right w:val="none" w:sz="0" w:space="0" w:color="auto"/>
                  </w:divBdr>
                </w:div>
                <w:div w:id="1482649913">
                  <w:marLeft w:val="0"/>
                  <w:marRight w:val="0"/>
                  <w:marTop w:val="0"/>
                  <w:marBottom w:val="0"/>
                  <w:divBdr>
                    <w:top w:val="none" w:sz="0" w:space="0" w:color="auto"/>
                    <w:left w:val="none" w:sz="0" w:space="0" w:color="auto"/>
                    <w:bottom w:val="none" w:sz="0" w:space="0" w:color="auto"/>
                    <w:right w:val="none" w:sz="0" w:space="0" w:color="auto"/>
                  </w:divBdr>
                </w:div>
                <w:div w:id="1489860827">
                  <w:marLeft w:val="0"/>
                  <w:marRight w:val="0"/>
                  <w:marTop w:val="0"/>
                  <w:marBottom w:val="0"/>
                  <w:divBdr>
                    <w:top w:val="none" w:sz="0" w:space="0" w:color="auto"/>
                    <w:left w:val="none" w:sz="0" w:space="0" w:color="auto"/>
                    <w:bottom w:val="none" w:sz="0" w:space="0" w:color="auto"/>
                    <w:right w:val="none" w:sz="0" w:space="0" w:color="auto"/>
                  </w:divBdr>
                </w:div>
                <w:div w:id="1490555635">
                  <w:marLeft w:val="0"/>
                  <w:marRight w:val="0"/>
                  <w:marTop w:val="0"/>
                  <w:marBottom w:val="0"/>
                  <w:divBdr>
                    <w:top w:val="none" w:sz="0" w:space="0" w:color="auto"/>
                    <w:left w:val="none" w:sz="0" w:space="0" w:color="auto"/>
                    <w:bottom w:val="none" w:sz="0" w:space="0" w:color="auto"/>
                    <w:right w:val="none" w:sz="0" w:space="0" w:color="auto"/>
                  </w:divBdr>
                </w:div>
                <w:div w:id="1490705334">
                  <w:marLeft w:val="0"/>
                  <w:marRight w:val="0"/>
                  <w:marTop w:val="0"/>
                  <w:marBottom w:val="0"/>
                  <w:divBdr>
                    <w:top w:val="none" w:sz="0" w:space="0" w:color="auto"/>
                    <w:left w:val="none" w:sz="0" w:space="0" w:color="auto"/>
                    <w:bottom w:val="none" w:sz="0" w:space="0" w:color="auto"/>
                    <w:right w:val="none" w:sz="0" w:space="0" w:color="auto"/>
                  </w:divBdr>
                </w:div>
                <w:div w:id="1490829337">
                  <w:marLeft w:val="0"/>
                  <w:marRight w:val="0"/>
                  <w:marTop w:val="0"/>
                  <w:marBottom w:val="0"/>
                  <w:divBdr>
                    <w:top w:val="none" w:sz="0" w:space="0" w:color="auto"/>
                    <w:left w:val="none" w:sz="0" w:space="0" w:color="auto"/>
                    <w:bottom w:val="none" w:sz="0" w:space="0" w:color="auto"/>
                    <w:right w:val="none" w:sz="0" w:space="0" w:color="auto"/>
                  </w:divBdr>
                </w:div>
                <w:div w:id="1492217408">
                  <w:marLeft w:val="0"/>
                  <w:marRight w:val="0"/>
                  <w:marTop w:val="0"/>
                  <w:marBottom w:val="0"/>
                  <w:divBdr>
                    <w:top w:val="none" w:sz="0" w:space="0" w:color="auto"/>
                    <w:left w:val="none" w:sz="0" w:space="0" w:color="auto"/>
                    <w:bottom w:val="none" w:sz="0" w:space="0" w:color="auto"/>
                    <w:right w:val="none" w:sz="0" w:space="0" w:color="auto"/>
                  </w:divBdr>
                </w:div>
                <w:div w:id="1493793541">
                  <w:marLeft w:val="0"/>
                  <w:marRight w:val="0"/>
                  <w:marTop w:val="0"/>
                  <w:marBottom w:val="0"/>
                  <w:divBdr>
                    <w:top w:val="none" w:sz="0" w:space="0" w:color="auto"/>
                    <w:left w:val="none" w:sz="0" w:space="0" w:color="auto"/>
                    <w:bottom w:val="none" w:sz="0" w:space="0" w:color="auto"/>
                    <w:right w:val="none" w:sz="0" w:space="0" w:color="auto"/>
                  </w:divBdr>
                </w:div>
                <w:div w:id="1494446724">
                  <w:marLeft w:val="0"/>
                  <w:marRight w:val="0"/>
                  <w:marTop w:val="0"/>
                  <w:marBottom w:val="0"/>
                  <w:divBdr>
                    <w:top w:val="none" w:sz="0" w:space="0" w:color="auto"/>
                    <w:left w:val="none" w:sz="0" w:space="0" w:color="auto"/>
                    <w:bottom w:val="none" w:sz="0" w:space="0" w:color="auto"/>
                    <w:right w:val="none" w:sz="0" w:space="0" w:color="auto"/>
                  </w:divBdr>
                </w:div>
                <w:div w:id="1494880307">
                  <w:marLeft w:val="0"/>
                  <w:marRight w:val="0"/>
                  <w:marTop w:val="0"/>
                  <w:marBottom w:val="0"/>
                  <w:divBdr>
                    <w:top w:val="none" w:sz="0" w:space="0" w:color="auto"/>
                    <w:left w:val="none" w:sz="0" w:space="0" w:color="auto"/>
                    <w:bottom w:val="none" w:sz="0" w:space="0" w:color="auto"/>
                    <w:right w:val="none" w:sz="0" w:space="0" w:color="auto"/>
                  </w:divBdr>
                </w:div>
                <w:div w:id="1495991888">
                  <w:marLeft w:val="0"/>
                  <w:marRight w:val="0"/>
                  <w:marTop w:val="0"/>
                  <w:marBottom w:val="0"/>
                  <w:divBdr>
                    <w:top w:val="none" w:sz="0" w:space="0" w:color="auto"/>
                    <w:left w:val="none" w:sz="0" w:space="0" w:color="auto"/>
                    <w:bottom w:val="none" w:sz="0" w:space="0" w:color="auto"/>
                    <w:right w:val="none" w:sz="0" w:space="0" w:color="auto"/>
                  </w:divBdr>
                </w:div>
                <w:div w:id="1495994911">
                  <w:marLeft w:val="0"/>
                  <w:marRight w:val="0"/>
                  <w:marTop w:val="0"/>
                  <w:marBottom w:val="0"/>
                  <w:divBdr>
                    <w:top w:val="none" w:sz="0" w:space="0" w:color="auto"/>
                    <w:left w:val="none" w:sz="0" w:space="0" w:color="auto"/>
                    <w:bottom w:val="none" w:sz="0" w:space="0" w:color="auto"/>
                    <w:right w:val="none" w:sz="0" w:space="0" w:color="auto"/>
                  </w:divBdr>
                </w:div>
                <w:div w:id="1496843372">
                  <w:marLeft w:val="0"/>
                  <w:marRight w:val="0"/>
                  <w:marTop w:val="0"/>
                  <w:marBottom w:val="0"/>
                  <w:divBdr>
                    <w:top w:val="none" w:sz="0" w:space="0" w:color="auto"/>
                    <w:left w:val="none" w:sz="0" w:space="0" w:color="auto"/>
                    <w:bottom w:val="none" w:sz="0" w:space="0" w:color="auto"/>
                    <w:right w:val="none" w:sz="0" w:space="0" w:color="auto"/>
                  </w:divBdr>
                </w:div>
                <w:div w:id="1497106928">
                  <w:marLeft w:val="0"/>
                  <w:marRight w:val="0"/>
                  <w:marTop w:val="0"/>
                  <w:marBottom w:val="0"/>
                  <w:divBdr>
                    <w:top w:val="none" w:sz="0" w:space="0" w:color="auto"/>
                    <w:left w:val="none" w:sz="0" w:space="0" w:color="auto"/>
                    <w:bottom w:val="none" w:sz="0" w:space="0" w:color="auto"/>
                    <w:right w:val="none" w:sz="0" w:space="0" w:color="auto"/>
                  </w:divBdr>
                </w:div>
                <w:div w:id="1498181500">
                  <w:marLeft w:val="0"/>
                  <w:marRight w:val="0"/>
                  <w:marTop w:val="0"/>
                  <w:marBottom w:val="0"/>
                  <w:divBdr>
                    <w:top w:val="none" w:sz="0" w:space="0" w:color="auto"/>
                    <w:left w:val="none" w:sz="0" w:space="0" w:color="auto"/>
                    <w:bottom w:val="none" w:sz="0" w:space="0" w:color="auto"/>
                    <w:right w:val="none" w:sz="0" w:space="0" w:color="auto"/>
                  </w:divBdr>
                </w:div>
                <w:div w:id="1500727787">
                  <w:marLeft w:val="0"/>
                  <w:marRight w:val="0"/>
                  <w:marTop w:val="0"/>
                  <w:marBottom w:val="0"/>
                  <w:divBdr>
                    <w:top w:val="none" w:sz="0" w:space="0" w:color="auto"/>
                    <w:left w:val="none" w:sz="0" w:space="0" w:color="auto"/>
                    <w:bottom w:val="none" w:sz="0" w:space="0" w:color="auto"/>
                    <w:right w:val="none" w:sz="0" w:space="0" w:color="auto"/>
                  </w:divBdr>
                </w:div>
                <w:div w:id="1501848881">
                  <w:marLeft w:val="0"/>
                  <w:marRight w:val="0"/>
                  <w:marTop w:val="0"/>
                  <w:marBottom w:val="0"/>
                  <w:divBdr>
                    <w:top w:val="none" w:sz="0" w:space="0" w:color="auto"/>
                    <w:left w:val="none" w:sz="0" w:space="0" w:color="auto"/>
                    <w:bottom w:val="none" w:sz="0" w:space="0" w:color="auto"/>
                    <w:right w:val="none" w:sz="0" w:space="0" w:color="auto"/>
                  </w:divBdr>
                </w:div>
                <w:div w:id="1502156145">
                  <w:marLeft w:val="0"/>
                  <w:marRight w:val="0"/>
                  <w:marTop w:val="0"/>
                  <w:marBottom w:val="0"/>
                  <w:divBdr>
                    <w:top w:val="none" w:sz="0" w:space="0" w:color="auto"/>
                    <w:left w:val="none" w:sz="0" w:space="0" w:color="auto"/>
                    <w:bottom w:val="none" w:sz="0" w:space="0" w:color="auto"/>
                    <w:right w:val="none" w:sz="0" w:space="0" w:color="auto"/>
                  </w:divBdr>
                </w:div>
                <w:div w:id="1503662869">
                  <w:marLeft w:val="0"/>
                  <w:marRight w:val="0"/>
                  <w:marTop w:val="0"/>
                  <w:marBottom w:val="0"/>
                  <w:divBdr>
                    <w:top w:val="none" w:sz="0" w:space="0" w:color="auto"/>
                    <w:left w:val="none" w:sz="0" w:space="0" w:color="auto"/>
                    <w:bottom w:val="none" w:sz="0" w:space="0" w:color="auto"/>
                    <w:right w:val="none" w:sz="0" w:space="0" w:color="auto"/>
                  </w:divBdr>
                </w:div>
                <w:div w:id="1505778655">
                  <w:marLeft w:val="0"/>
                  <w:marRight w:val="0"/>
                  <w:marTop w:val="0"/>
                  <w:marBottom w:val="0"/>
                  <w:divBdr>
                    <w:top w:val="none" w:sz="0" w:space="0" w:color="auto"/>
                    <w:left w:val="none" w:sz="0" w:space="0" w:color="auto"/>
                    <w:bottom w:val="none" w:sz="0" w:space="0" w:color="auto"/>
                    <w:right w:val="none" w:sz="0" w:space="0" w:color="auto"/>
                  </w:divBdr>
                </w:div>
                <w:div w:id="1507861723">
                  <w:marLeft w:val="0"/>
                  <w:marRight w:val="0"/>
                  <w:marTop w:val="0"/>
                  <w:marBottom w:val="0"/>
                  <w:divBdr>
                    <w:top w:val="none" w:sz="0" w:space="0" w:color="auto"/>
                    <w:left w:val="none" w:sz="0" w:space="0" w:color="auto"/>
                    <w:bottom w:val="none" w:sz="0" w:space="0" w:color="auto"/>
                    <w:right w:val="none" w:sz="0" w:space="0" w:color="auto"/>
                  </w:divBdr>
                </w:div>
                <w:div w:id="1508132157">
                  <w:marLeft w:val="0"/>
                  <w:marRight w:val="0"/>
                  <w:marTop w:val="0"/>
                  <w:marBottom w:val="0"/>
                  <w:divBdr>
                    <w:top w:val="none" w:sz="0" w:space="0" w:color="auto"/>
                    <w:left w:val="none" w:sz="0" w:space="0" w:color="auto"/>
                    <w:bottom w:val="none" w:sz="0" w:space="0" w:color="auto"/>
                    <w:right w:val="none" w:sz="0" w:space="0" w:color="auto"/>
                  </w:divBdr>
                </w:div>
                <w:div w:id="1511332419">
                  <w:marLeft w:val="0"/>
                  <w:marRight w:val="0"/>
                  <w:marTop w:val="0"/>
                  <w:marBottom w:val="0"/>
                  <w:divBdr>
                    <w:top w:val="none" w:sz="0" w:space="0" w:color="auto"/>
                    <w:left w:val="none" w:sz="0" w:space="0" w:color="auto"/>
                    <w:bottom w:val="none" w:sz="0" w:space="0" w:color="auto"/>
                    <w:right w:val="none" w:sz="0" w:space="0" w:color="auto"/>
                  </w:divBdr>
                </w:div>
                <w:div w:id="1515074350">
                  <w:marLeft w:val="0"/>
                  <w:marRight w:val="0"/>
                  <w:marTop w:val="0"/>
                  <w:marBottom w:val="0"/>
                  <w:divBdr>
                    <w:top w:val="none" w:sz="0" w:space="0" w:color="auto"/>
                    <w:left w:val="none" w:sz="0" w:space="0" w:color="auto"/>
                    <w:bottom w:val="none" w:sz="0" w:space="0" w:color="auto"/>
                    <w:right w:val="none" w:sz="0" w:space="0" w:color="auto"/>
                  </w:divBdr>
                </w:div>
                <w:div w:id="1515147463">
                  <w:marLeft w:val="0"/>
                  <w:marRight w:val="0"/>
                  <w:marTop w:val="0"/>
                  <w:marBottom w:val="0"/>
                  <w:divBdr>
                    <w:top w:val="none" w:sz="0" w:space="0" w:color="auto"/>
                    <w:left w:val="none" w:sz="0" w:space="0" w:color="auto"/>
                    <w:bottom w:val="none" w:sz="0" w:space="0" w:color="auto"/>
                    <w:right w:val="none" w:sz="0" w:space="0" w:color="auto"/>
                  </w:divBdr>
                </w:div>
                <w:div w:id="1515534296">
                  <w:marLeft w:val="0"/>
                  <w:marRight w:val="0"/>
                  <w:marTop w:val="0"/>
                  <w:marBottom w:val="0"/>
                  <w:divBdr>
                    <w:top w:val="none" w:sz="0" w:space="0" w:color="auto"/>
                    <w:left w:val="none" w:sz="0" w:space="0" w:color="auto"/>
                    <w:bottom w:val="none" w:sz="0" w:space="0" w:color="auto"/>
                    <w:right w:val="none" w:sz="0" w:space="0" w:color="auto"/>
                  </w:divBdr>
                </w:div>
                <w:div w:id="1518544202">
                  <w:marLeft w:val="0"/>
                  <w:marRight w:val="0"/>
                  <w:marTop w:val="0"/>
                  <w:marBottom w:val="0"/>
                  <w:divBdr>
                    <w:top w:val="none" w:sz="0" w:space="0" w:color="auto"/>
                    <w:left w:val="none" w:sz="0" w:space="0" w:color="auto"/>
                    <w:bottom w:val="none" w:sz="0" w:space="0" w:color="auto"/>
                    <w:right w:val="none" w:sz="0" w:space="0" w:color="auto"/>
                  </w:divBdr>
                </w:div>
                <w:div w:id="1518735928">
                  <w:marLeft w:val="0"/>
                  <w:marRight w:val="0"/>
                  <w:marTop w:val="0"/>
                  <w:marBottom w:val="0"/>
                  <w:divBdr>
                    <w:top w:val="none" w:sz="0" w:space="0" w:color="auto"/>
                    <w:left w:val="none" w:sz="0" w:space="0" w:color="auto"/>
                    <w:bottom w:val="none" w:sz="0" w:space="0" w:color="auto"/>
                    <w:right w:val="none" w:sz="0" w:space="0" w:color="auto"/>
                  </w:divBdr>
                </w:div>
                <w:div w:id="1520467299">
                  <w:marLeft w:val="0"/>
                  <w:marRight w:val="0"/>
                  <w:marTop w:val="0"/>
                  <w:marBottom w:val="0"/>
                  <w:divBdr>
                    <w:top w:val="none" w:sz="0" w:space="0" w:color="auto"/>
                    <w:left w:val="none" w:sz="0" w:space="0" w:color="auto"/>
                    <w:bottom w:val="none" w:sz="0" w:space="0" w:color="auto"/>
                    <w:right w:val="none" w:sz="0" w:space="0" w:color="auto"/>
                  </w:divBdr>
                </w:div>
                <w:div w:id="1522431510">
                  <w:marLeft w:val="0"/>
                  <w:marRight w:val="0"/>
                  <w:marTop w:val="0"/>
                  <w:marBottom w:val="0"/>
                  <w:divBdr>
                    <w:top w:val="none" w:sz="0" w:space="0" w:color="auto"/>
                    <w:left w:val="none" w:sz="0" w:space="0" w:color="auto"/>
                    <w:bottom w:val="none" w:sz="0" w:space="0" w:color="auto"/>
                    <w:right w:val="none" w:sz="0" w:space="0" w:color="auto"/>
                  </w:divBdr>
                </w:div>
                <w:div w:id="1524170792">
                  <w:marLeft w:val="0"/>
                  <w:marRight w:val="0"/>
                  <w:marTop w:val="0"/>
                  <w:marBottom w:val="0"/>
                  <w:divBdr>
                    <w:top w:val="none" w:sz="0" w:space="0" w:color="auto"/>
                    <w:left w:val="none" w:sz="0" w:space="0" w:color="auto"/>
                    <w:bottom w:val="none" w:sz="0" w:space="0" w:color="auto"/>
                    <w:right w:val="none" w:sz="0" w:space="0" w:color="auto"/>
                  </w:divBdr>
                </w:div>
                <w:div w:id="1525094990">
                  <w:marLeft w:val="0"/>
                  <w:marRight w:val="0"/>
                  <w:marTop w:val="0"/>
                  <w:marBottom w:val="0"/>
                  <w:divBdr>
                    <w:top w:val="none" w:sz="0" w:space="0" w:color="auto"/>
                    <w:left w:val="none" w:sz="0" w:space="0" w:color="auto"/>
                    <w:bottom w:val="none" w:sz="0" w:space="0" w:color="auto"/>
                    <w:right w:val="none" w:sz="0" w:space="0" w:color="auto"/>
                  </w:divBdr>
                </w:div>
                <w:div w:id="1529637883">
                  <w:marLeft w:val="0"/>
                  <w:marRight w:val="0"/>
                  <w:marTop w:val="0"/>
                  <w:marBottom w:val="0"/>
                  <w:divBdr>
                    <w:top w:val="none" w:sz="0" w:space="0" w:color="auto"/>
                    <w:left w:val="none" w:sz="0" w:space="0" w:color="auto"/>
                    <w:bottom w:val="none" w:sz="0" w:space="0" w:color="auto"/>
                    <w:right w:val="none" w:sz="0" w:space="0" w:color="auto"/>
                  </w:divBdr>
                </w:div>
                <w:div w:id="1531600589">
                  <w:marLeft w:val="0"/>
                  <w:marRight w:val="0"/>
                  <w:marTop w:val="0"/>
                  <w:marBottom w:val="0"/>
                  <w:divBdr>
                    <w:top w:val="none" w:sz="0" w:space="0" w:color="auto"/>
                    <w:left w:val="none" w:sz="0" w:space="0" w:color="auto"/>
                    <w:bottom w:val="none" w:sz="0" w:space="0" w:color="auto"/>
                    <w:right w:val="none" w:sz="0" w:space="0" w:color="auto"/>
                  </w:divBdr>
                </w:div>
                <w:div w:id="1532691543">
                  <w:marLeft w:val="0"/>
                  <w:marRight w:val="0"/>
                  <w:marTop w:val="0"/>
                  <w:marBottom w:val="0"/>
                  <w:divBdr>
                    <w:top w:val="none" w:sz="0" w:space="0" w:color="auto"/>
                    <w:left w:val="none" w:sz="0" w:space="0" w:color="auto"/>
                    <w:bottom w:val="none" w:sz="0" w:space="0" w:color="auto"/>
                    <w:right w:val="none" w:sz="0" w:space="0" w:color="auto"/>
                  </w:divBdr>
                </w:div>
                <w:div w:id="1534268330">
                  <w:marLeft w:val="0"/>
                  <w:marRight w:val="0"/>
                  <w:marTop w:val="0"/>
                  <w:marBottom w:val="0"/>
                  <w:divBdr>
                    <w:top w:val="none" w:sz="0" w:space="0" w:color="auto"/>
                    <w:left w:val="none" w:sz="0" w:space="0" w:color="auto"/>
                    <w:bottom w:val="none" w:sz="0" w:space="0" w:color="auto"/>
                    <w:right w:val="none" w:sz="0" w:space="0" w:color="auto"/>
                  </w:divBdr>
                </w:div>
                <w:div w:id="1536969115">
                  <w:marLeft w:val="0"/>
                  <w:marRight w:val="0"/>
                  <w:marTop w:val="0"/>
                  <w:marBottom w:val="0"/>
                  <w:divBdr>
                    <w:top w:val="none" w:sz="0" w:space="0" w:color="auto"/>
                    <w:left w:val="none" w:sz="0" w:space="0" w:color="auto"/>
                    <w:bottom w:val="none" w:sz="0" w:space="0" w:color="auto"/>
                    <w:right w:val="none" w:sz="0" w:space="0" w:color="auto"/>
                  </w:divBdr>
                </w:div>
                <w:div w:id="1539585796">
                  <w:marLeft w:val="0"/>
                  <w:marRight w:val="0"/>
                  <w:marTop w:val="0"/>
                  <w:marBottom w:val="0"/>
                  <w:divBdr>
                    <w:top w:val="none" w:sz="0" w:space="0" w:color="auto"/>
                    <w:left w:val="none" w:sz="0" w:space="0" w:color="auto"/>
                    <w:bottom w:val="none" w:sz="0" w:space="0" w:color="auto"/>
                    <w:right w:val="none" w:sz="0" w:space="0" w:color="auto"/>
                  </w:divBdr>
                </w:div>
                <w:div w:id="1541044419">
                  <w:marLeft w:val="0"/>
                  <w:marRight w:val="0"/>
                  <w:marTop w:val="0"/>
                  <w:marBottom w:val="0"/>
                  <w:divBdr>
                    <w:top w:val="none" w:sz="0" w:space="0" w:color="auto"/>
                    <w:left w:val="none" w:sz="0" w:space="0" w:color="auto"/>
                    <w:bottom w:val="none" w:sz="0" w:space="0" w:color="auto"/>
                    <w:right w:val="none" w:sz="0" w:space="0" w:color="auto"/>
                  </w:divBdr>
                </w:div>
                <w:div w:id="1544518902">
                  <w:marLeft w:val="0"/>
                  <w:marRight w:val="0"/>
                  <w:marTop w:val="0"/>
                  <w:marBottom w:val="0"/>
                  <w:divBdr>
                    <w:top w:val="none" w:sz="0" w:space="0" w:color="auto"/>
                    <w:left w:val="none" w:sz="0" w:space="0" w:color="auto"/>
                    <w:bottom w:val="none" w:sz="0" w:space="0" w:color="auto"/>
                    <w:right w:val="none" w:sz="0" w:space="0" w:color="auto"/>
                  </w:divBdr>
                </w:div>
                <w:div w:id="1545561359">
                  <w:marLeft w:val="0"/>
                  <w:marRight w:val="0"/>
                  <w:marTop w:val="0"/>
                  <w:marBottom w:val="0"/>
                  <w:divBdr>
                    <w:top w:val="none" w:sz="0" w:space="0" w:color="auto"/>
                    <w:left w:val="none" w:sz="0" w:space="0" w:color="auto"/>
                    <w:bottom w:val="none" w:sz="0" w:space="0" w:color="auto"/>
                    <w:right w:val="none" w:sz="0" w:space="0" w:color="auto"/>
                  </w:divBdr>
                </w:div>
                <w:div w:id="1546792054">
                  <w:marLeft w:val="0"/>
                  <w:marRight w:val="0"/>
                  <w:marTop w:val="0"/>
                  <w:marBottom w:val="0"/>
                  <w:divBdr>
                    <w:top w:val="none" w:sz="0" w:space="0" w:color="auto"/>
                    <w:left w:val="none" w:sz="0" w:space="0" w:color="auto"/>
                    <w:bottom w:val="none" w:sz="0" w:space="0" w:color="auto"/>
                    <w:right w:val="none" w:sz="0" w:space="0" w:color="auto"/>
                  </w:divBdr>
                </w:div>
                <w:div w:id="1547332014">
                  <w:marLeft w:val="0"/>
                  <w:marRight w:val="0"/>
                  <w:marTop w:val="0"/>
                  <w:marBottom w:val="0"/>
                  <w:divBdr>
                    <w:top w:val="none" w:sz="0" w:space="0" w:color="auto"/>
                    <w:left w:val="none" w:sz="0" w:space="0" w:color="auto"/>
                    <w:bottom w:val="none" w:sz="0" w:space="0" w:color="auto"/>
                    <w:right w:val="none" w:sz="0" w:space="0" w:color="auto"/>
                  </w:divBdr>
                </w:div>
                <w:div w:id="1548756953">
                  <w:marLeft w:val="0"/>
                  <w:marRight w:val="0"/>
                  <w:marTop w:val="0"/>
                  <w:marBottom w:val="0"/>
                  <w:divBdr>
                    <w:top w:val="none" w:sz="0" w:space="0" w:color="auto"/>
                    <w:left w:val="none" w:sz="0" w:space="0" w:color="auto"/>
                    <w:bottom w:val="none" w:sz="0" w:space="0" w:color="auto"/>
                    <w:right w:val="none" w:sz="0" w:space="0" w:color="auto"/>
                  </w:divBdr>
                </w:div>
                <w:div w:id="1551646468">
                  <w:marLeft w:val="0"/>
                  <w:marRight w:val="0"/>
                  <w:marTop w:val="0"/>
                  <w:marBottom w:val="0"/>
                  <w:divBdr>
                    <w:top w:val="none" w:sz="0" w:space="0" w:color="auto"/>
                    <w:left w:val="none" w:sz="0" w:space="0" w:color="auto"/>
                    <w:bottom w:val="none" w:sz="0" w:space="0" w:color="auto"/>
                    <w:right w:val="none" w:sz="0" w:space="0" w:color="auto"/>
                  </w:divBdr>
                </w:div>
                <w:div w:id="1556697896">
                  <w:marLeft w:val="0"/>
                  <w:marRight w:val="0"/>
                  <w:marTop w:val="0"/>
                  <w:marBottom w:val="0"/>
                  <w:divBdr>
                    <w:top w:val="none" w:sz="0" w:space="0" w:color="auto"/>
                    <w:left w:val="none" w:sz="0" w:space="0" w:color="auto"/>
                    <w:bottom w:val="none" w:sz="0" w:space="0" w:color="auto"/>
                    <w:right w:val="none" w:sz="0" w:space="0" w:color="auto"/>
                  </w:divBdr>
                </w:div>
                <w:div w:id="1565290730">
                  <w:marLeft w:val="0"/>
                  <w:marRight w:val="0"/>
                  <w:marTop w:val="0"/>
                  <w:marBottom w:val="0"/>
                  <w:divBdr>
                    <w:top w:val="none" w:sz="0" w:space="0" w:color="auto"/>
                    <w:left w:val="none" w:sz="0" w:space="0" w:color="auto"/>
                    <w:bottom w:val="none" w:sz="0" w:space="0" w:color="auto"/>
                    <w:right w:val="none" w:sz="0" w:space="0" w:color="auto"/>
                  </w:divBdr>
                </w:div>
                <w:div w:id="1565293369">
                  <w:marLeft w:val="0"/>
                  <w:marRight w:val="0"/>
                  <w:marTop w:val="0"/>
                  <w:marBottom w:val="0"/>
                  <w:divBdr>
                    <w:top w:val="none" w:sz="0" w:space="0" w:color="auto"/>
                    <w:left w:val="none" w:sz="0" w:space="0" w:color="auto"/>
                    <w:bottom w:val="none" w:sz="0" w:space="0" w:color="auto"/>
                    <w:right w:val="none" w:sz="0" w:space="0" w:color="auto"/>
                  </w:divBdr>
                </w:div>
                <w:div w:id="1565946590">
                  <w:marLeft w:val="0"/>
                  <w:marRight w:val="0"/>
                  <w:marTop w:val="0"/>
                  <w:marBottom w:val="0"/>
                  <w:divBdr>
                    <w:top w:val="none" w:sz="0" w:space="0" w:color="auto"/>
                    <w:left w:val="none" w:sz="0" w:space="0" w:color="auto"/>
                    <w:bottom w:val="none" w:sz="0" w:space="0" w:color="auto"/>
                    <w:right w:val="none" w:sz="0" w:space="0" w:color="auto"/>
                  </w:divBdr>
                </w:div>
                <w:div w:id="1566455591">
                  <w:marLeft w:val="0"/>
                  <w:marRight w:val="0"/>
                  <w:marTop w:val="0"/>
                  <w:marBottom w:val="0"/>
                  <w:divBdr>
                    <w:top w:val="none" w:sz="0" w:space="0" w:color="auto"/>
                    <w:left w:val="none" w:sz="0" w:space="0" w:color="auto"/>
                    <w:bottom w:val="none" w:sz="0" w:space="0" w:color="auto"/>
                    <w:right w:val="none" w:sz="0" w:space="0" w:color="auto"/>
                  </w:divBdr>
                </w:div>
                <w:div w:id="1574314465">
                  <w:marLeft w:val="0"/>
                  <w:marRight w:val="0"/>
                  <w:marTop w:val="0"/>
                  <w:marBottom w:val="0"/>
                  <w:divBdr>
                    <w:top w:val="none" w:sz="0" w:space="0" w:color="auto"/>
                    <w:left w:val="none" w:sz="0" w:space="0" w:color="auto"/>
                    <w:bottom w:val="none" w:sz="0" w:space="0" w:color="auto"/>
                    <w:right w:val="none" w:sz="0" w:space="0" w:color="auto"/>
                  </w:divBdr>
                </w:div>
                <w:div w:id="1575435083">
                  <w:marLeft w:val="0"/>
                  <w:marRight w:val="0"/>
                  <w:marTop w:val="0"/>
                  <w:marBottom w:val="0"/>
                  <w:divBdr>
                    <w:top w:val="none" w:sz="0" w:space="0" w:color="auto"/>
                    <w:left w:val="none" w:sz="0" w:space="0" w:color="auto"/>
                    <w:bottom w:val="none" w:sz="0" w:space="0" w:color="auto"/>
                    <w:right w:val="none" w:sz="0" w:space="0" w:color="auto"/>
                  </w:divBdr>
                </w:div>
                <w:div w:id="1575511867">
                  <w:marLeft w:val="0"/>
                  <w:marRight w:val="0"/>
                  <w:marTop w:val="0"/>
                  <w:marBottom w:val="0"/>
                  <w:divBdr>
                    <w:top w:val="none" w:sz="0" w:space="0" w:color="auto"/>
                    <w:left w:val="none" w:sz="0" w:space="0" w:color="auto"/>
                    <w:bottom w:val="none" w:sz="0" w:space="0" w:color="auto"/>
                    <w:right w:val="none" w:sz="0" w:space="0" w:color="auto"/>
                  </w:divBdr>
                </w:div>
                <w:div w:id="1575895042">
                  <w:marLeft w:val="0"/>
                  <w:marRight w:val="0"/>
                  <w:marTop w:val="0"/>
                  <w:marBottom w:val="0"/>
                  <w:divBdr>
                    <w:top w:val="none" w:sz="0" w:space="0" w:color="auto"/>
                    <w:left w:val="none" w:sz="0" w:space="0" w:color="auto"/>
                    <w:bottom w:val="none" w:sz="0" w:space="0" w:color="auto"/>
                    <w:right w:val="none" w:sz="0" w:space="0" w:color="auto"/>
                  </w:divBdr>
                </w:div>
                <w:div w:id="1577980080">
                  <w:marLeft w:val="0"/>
                  <w:marRight w:val="0"/>
                  <w:marTop w:val="0"/>
                  <w:marBottom w:val="0"/>
                  <w:divBdr>
                    <w:top w:val="none" w:sz="0" w:space="0" w:color="auto"/>
                    <w:left w:val="none" w:sz="0" w:space="0" w:color="auto"/>
                    <w:bottom w:val="none" w:sz="0" w:space="0" w:color="auto"/>
                    <w:right w:val="none" w:sz="0" w:space="0" w:color="auto"/>
                  </w:divBdr>
                </w:div>
                <w:div w:id="1578856755">
                  <w:marLeft w:val="0"/>
                  <w:marRight w:val="0"/>
                  <w:marTop w:val="0"/>
                  <w:marBottom w:val="0"/>
                  <w:divBdr>
                    <w:top w:val="none" w:sz="0" w:space="0" w:color="auto"/>
                    <w:left w:val="none" w:sz="0" w:space="0" w:color="auto"/>
                    <w:bottom w:val="none" w:sz="0" w:space="0" w:color="auto"/>
                    <w:right w:val="none" w:sz="0" w:space="0" w:color="auto"/>
                  </w:divBdr>
                </w:div>
                <w:div w:id="1579364753">
                  <w:marLeft w:val="0"/>
                  <w:marRight w:val="0"/>
                  <w:marTop w:val="0"/>
                  <w:marBottom w:val="0"/>
                  <w:divBdr>
                    <w:top w:val="none" w:sz="0" w:space="0" w:color="auto"/>
                    <w:left w:val="none" w:sz="0" w:space="0" w:color="auto"/>
                    <w:bottom w:val="none" w:sz="0" w:space="0" w:color="auto"/>
                    <w:right w:val="none" w:sz="0" w:space="0" w:color="auto"/>
                  </w:divBdr>
                </w:div>
                <w:div w:id="1580482476">
                  <w:marLeft w:val="0"/>
                  <w:marRight w:val="0"/>
                  <w:marTop w:val="0"/>
                  <w:marBottom w:val="0"/>
                  <w:divBdr>
                    <w:top w:val="none" w:sz="0" w:space="0" w:color="auto"/>
                    <w:left w:val="none" w:sz="0" w:space="0" w:color="auto"/>
                    <w:bottom w:val="none" w:sz="0" w:space="0" w:color="auto"/>
                    <w:right w:val="none" w:sz="0" w:space="0" w:color="auto"/>
                  </w:divBdr>
                </w:div>
                <w:div w:id="1582250486">
                  <w:marLeft w:val="0"/>
                  <w:marRight w:val="0"/>
                  <w:marTop w:val="0"/>
                  <w:marBottom w:val="0"/>
                  <w:divBdr>
                    <w:top w:val="none" w:sz="0" w:space="0" w:color="auto"/>
                    <w:left w:val="none" w:sz="0" w:space="0" w:color="auto"/>
                    <w:bottom w:val="none" w:sz="0" w:space="0" w:color="auto"/>
                    <w:right w:val="none" w:sz="0" w:space="0" w:color="auto"/>
                  </w:divBdr>
                </w:div>
                <w:div w:id="1584561858">
                  <w:marLeft w:val="0"/>
                  <w:marRight w:val="0"/>
                  <w:marTop w:val="0"/>
                  <w:marBottom w:val="0"/>
                  <w:divBdr>
                    <w:top w:val="none" w:sz="0" w:space="0" w:color="auto"/>
                    <w:left w:val="none" w:sz="0" w:space="0" w:color="auto"/>
                    <w:bottom w:val="none" w:sz="0" w:space="0" w:color="auto"/>
                    <w:right w:val="none" w:sz="0" w:space="0" w:color="auto"/>
                  </w:divBdr>
                </w:div>
                <w:div w:id="1587572720">
                  <w:marLeft w:val="0"/>
                  <w:marRight w:val="0"/>
                  <w:marTop w:val="0"/>
                  <w:marBottom w:val="0"/>
                  <w:divBdr>
                    <w:top w:val="none" w:sz="0" w:space="0" w:color="auto"/>
                    <w:left w:val="none" w:sz="0" w:space="0" w:color="auto"/>
                    <w:bottom w:val="none" w:sz="0" w:space="0" w:color="auto"/>
                    <w:right w:val="none" w:sz="0" w:space="0" w:color="auto"/>
                  </w:divBdr>
                </w:div>
                <w:div w:id="1591697920">
                  <w:marLeft w:val="0"/>
                  <w:marRight w:val="0"/>
                  <w:marTop w:val="0"/>
                  <w:marBottom w:val="0"/>
                  <w:divBdr>
                    <w:top w:val="none" w:sz="0" w:space="0" w:color="auto"/>
                    <w:left w:val="none" w:sz="0" w:space="0" w:color="auto"/>
                    <w:bottom w:val="none" w:sz="0" w:space="0" w:color="auto"/>
                    <w:right w:val="none" w:sz="0" w:space="0" w:color="auto"/>
                  </w:divBdr>
                </w:div>
                <w:div w:id="1595239653">
                  <w:marLeft w:val="0"/>
                  <w:marRight w:val="0"/>
                  <w:marTop w:val="0"/>
                  <w:marBottom w:val="0"/>
                  <w:divBdr>
                    <w:top w:val="none" w:sz="0" w:space="0" w:color="auto"/>
                    <w:left w:val="none" w:sz="0" w:space="0" w:color="auto"/>
                    <w:bottom w:val="none" w:sz="0" w:space="0" w:color="auto"/>
                    <w:right w:val="none" w:sz="0" w:space="0" w:color="auto"/>
                  </w:divBdr>
                </w:div>
                <w:div w:id="1596936589">
                  <w:marLeft w:val="0"/>
                  <w:marRight w:val="0"/>
                  <w:marTop w:val="0"/>
                  <w:marBottom w:val="0"/>
                  <w:divBdr>
                    <w:top w:val="none" w:sz="0" w:space="0" w:color="auto"/>
                    <w:left w:val="none" w:sz="0" w:space="0" w:color="auto"/>
                    <w:bottom w:val="none" w:sz="0" w:space="0" w:color="auto"/>
                    <w:right w:val="none" w:sz="0" w:space="0" w:color="auto"/>
                  </w:divBdr>
                </w:div>
                <w:div w:id="1597517479">
                  <w:marLeft w:val="0"/>
                  <w:marRight w:val="0"/>
                  <w:marTop w:val="0"/>
                  <w:marBottom w:val="0"/>
                  <w:divBdr>
                    <w:top w:val="none" w:sz="0" w:space="0" w:color="auto"/>
                    <w:left w:val="none" w:sz="0" w:space="0" w:color="auto"/>
                    <w:bottom w:val="none" w:sz="0" w:space="0" w:color="auto"/>
                    <w:right w:val="none" w:sz="0" w:space="0" w:color="auto"/>
                  </w:divBdr>
                </w:div>
                <w:div w:id="1600943323">
                  <w:marLeft w:val="0"/>
                  <w:marRight w:val="0"/>
                  <w:marTop w:val="0"/>
                  <w:marBottom w:val="0"/>
                  <w:divBdr>
                    <w:top w:val="none" w:sz="0" w:space="0" w:color="auto"/>
                    <w:left w:val="none" w:sz="0" w:space="0" w:color="auto"/>
                    <w:bottom w:val="none" w:sz="0" w:space="0" w:color="auto"/>
                    <w:right w:val="none" w:sz="0" w:space="0" w:color="auto"/>
                  </w:divBdr>
                </w:div>
                <w:div w:id="1605268487">
                  <w:marLeft w:val="0"/>
                  <w:marRight w:val="0"/>
                  <w:marTop w:val="0"/>
                  <w:marBottom w:val="0"/>
                  <w:divBdr>
                    <w:top w:val="none" w:sz="0" w:space="0" w:color="auto"/>
                    <w:left w:val="none" w:sz="0" w:space="0" w:color="auto"/>
                    <w:bottom w:val="none" w:sz="0" w:space="0" w:color="auto"/>
                    <w:right w:val="none" w:sz="0" w:space="0" w:color="auto"/>
                  </w:divBdr>
                </w:div>
                <w:div w:id="1605383972">
                  <w:marLeft w:val="0"/>
                  <w:marRight w:val="0"/>
                  <w:marTop w:val="0"/>
                  <w:marBottom w:val="0"/>
                  <w:divBdr>
                    <w:top w:val="none" w:sz="0" w:space="0" w:color="auto"/>
                    <w:left w:val="none" w:sz="0" w:space="0" w:color="auto"/>
                    <w:bottom w:val="none" w:sz="0" w:space="0" w:color="auto"/>
                    <w:right w:val="none" w:sz="0" w:space="0" w:color="auto"/>
                  </w:divBdr>
                </w:div>
                <w:div w:id="1606305036">
                  <w:marLeft w:val="0"/>
                  <w:marRight w:val="0"/>
                  <w:marTop w:val="0"/>
                  <w:marBottom w:val="0"/>
                  <w:divBdr>
                    <w:top w:val="none" w:sz="0" w:space="0" w:color="auto"/>
                    <w:left w:val="none" w:sz="0" w:space="0" w:color="auto"/>
                    <w:bottom w:val="none" w:sz="0" w:space="0" w:color="auto"/>
                    <w:right w:val="none" w:sz="0" w:space="0" w:color="auto"/>
                  </w:divBdr>
                </w:div>
                <w:div w:id="1606497592">
                  <w:marLeft w:val="0"/>
                  <w:marRight w:val="0"/>
                  <w:marTop w:val="0"/>
                  <w:marBottom w:val="0"/>
                  <w:divBdr>
                    <w:top w:val="none" w:sz="0" w:space="0" w:color="auto"/>
                    <w:left w:val="none" w:sz="0" w:space="0" w:color="auto"/>
                    <w:bottom w:val="none" w:sz="0" w:space="0" w:color="auto"/>
                    <w:right w:val="none" w:sz="0" w:space="0" w:color="auto"/>
                  </w:divBdr>
                </w:div>
                <w:div w:id="1606958144">
                  <w:marLeft w:val="0"/>
                  <w:marRight w:val="0"/>
                  <w:marTop w:val="0"/>
                  <w:marBottom w:val="0"/>
                  <w:divBdr>
                    <w:top w:val="none" w:sz="0" w:space="0" w:color="auto"/>
                    <w:left w:val="none" w:sz="0" w:space="0" w:color="auto"/>
                    <w:bottom w:val="none" w:sz="0" w:space="0" w:color="auto"/>
                    <w:right w:val="none" w:sz="0" w:space="0" w:color="auto"/>
                  </w:divBdr>
                </w:div>
                <w:div w:id="1607034448">
                  <w:marLeft w:val="0"/>
                  <w:marRight w:val="0"/>
                  <w:marTop w:val="0"/>
                  <w:marBottom w:val="0"/>
                  <w:divBdr>
                    <w:top w:val="none" w:sz="0" w:space="0" w:color="auto"/>
                    <w:left w:val="none" w:sz="0" w:space="0" w:color="auto"/>
                    <w:bottom w:val="none" w:sz="0" w:space="0" w:color="auto"/>
                    <w:right w:val="none" w:sz="0" w:space="0" w:color="auto"/>
                  </w:divBdr>
                </w:div>
                <w:div w:id="1608384568">
                  <w:marLeft w:val="0"/>
                  <w:marRight w:val="0"/>
                  <w:marTop w:val="0"/>
                  <w:marBottom w:val="0"/>
                  <w:divBdr>
                    <w:top w:val="none" w:sz="0" w:space="0" w:color="auto"/>
                    <w:left w:val="none" w:sz="0" w:space="0" w:color="auto"/>
                    <w:bottom w:val="none" w:sz="0" w:space="0" w:color="auto"/>
                    <w:right w:val="none" w:sz="0" w:space="0" w:color="auto"/>
                  </w:divBdr>
                </w:div>
                <w:div w:id="1608610935">
                  <w:marLeft w:val="0"/>
                  <w:marRight w:val="0"/>
                  <w:marTop w:val="0"/>
                  <w:marBottom w:val="0"/>
                  <w:divBdr>
                    <w:top w:val="none" w:sz="0" w:space="0" w:color="auto"/>
                    <w:left w:val="none" w:sz="0" w:space="0" w:color="auto"/>
                    <w:bottom w:val="none" w:sz="0" w:space="0" w:color="auto"/>
                    <w:right w:val="none" w:sz="0" w:space="0" w:color="auto"/>
                  </w:divBdr>
                </w:div>
                <w:div w:id="1611669327">
                  <w:marLeft w:val="0"/>
                  <w:marRight w:val="0"/>
                  <w:marTop w:val="0"/>
                  <w:marBottom w:val="0"/>
                  <w:divBdr>
                    <w:top w:val="none" w:sz="0" w:space="0" w:color="auto"/>
                    <w:left w:val="none" w:sz="0" w:space="0" w:color="auto"/>
                    <w:bottom w:val="none" w:sz="0" w:space="0" w:color="auto"/>
                    <w:right w:val="none" w:sz="0" w:space="0" w:color="auto"/>
                  </w:divBdr>
                </w:div>
                <w:div w:id="1612542953">
                  <w:marLeft w:val="0"/>
                  <w:marRight w:val="0"/>
                  <w:marTop w:val="0"/>
                  <w:marBottom w:val="0"/>
                  <w:divBdr>
                    <w:top w:val="none" w:sz="0" w:space="0" w:color="auto"/>
                    <w:left w:val="none" w:sz="0" w:space="0" w:color="auto"/>
                    <w:bottom w:val="none" w:sz="0" w:space="0" w:color="auto"/>
                    <w:right w:val="none" w:sz="0" w:space="0" w:color="auto"/>
                  </w:divBdr>
                </w:div>
                <w:div w:id="1613898595">
                  <w:marLeft w:val="0"/>
                  <w:marRight w:val="0"/>
                  <w:marTop w:val="0"/>
                  <w:marBottom w:val="0"/>
                  <w:divBdr>
                    <w:top w:val="none" w:sz="0" w:space="0" w:color="auto"/>
                    <w:left w:val="none" w:sz="0" w:space="0" w:color="auto"/>
                    <w:bottom w:val="none" w:sz="0" w:space="0" w:color="auto"/>
                    <w:right w:val="none" w:sz="0" w:space="0" w:color="auto"/>
                  </w:divBdr>
                </w:div>
                <w:div w:id="1615210876">
                  <w:marLeft w:val="0"/>
                  <w:marRight w:val="0"/>
                  <w:marTop w:val="0"/>
                  <w:marBottom w:val="0"/>
                  <w:divBdr>
                    <w:top w:val="none" w:sz="0" w:space="0" w:color="auto"/>
                    <w:left w:val="none" w:sz="0" w:space="0" w:color="auto"/>
                    <w:bottom w:val="none" w:sz="0" w:space="0" w:color="auto"/>
                    <w:right w:val="none" w:sz="0" w:space="0" w:color="auto"/>
                  </w:divBdr>
                </w:div>
                <w:div w:id="1618483104">
                  <w:marLeft w:val="0"/>
                  <w:marRight w:val="0"/>
                  <w:marTop w:val="0"/>
                  <w:marBottom w:val="0"/>
                  <w:divBdr>
                    <w:top w:val="none" w:sz="0" w:space="0" w:color="auto"/>
                    <w:left w:val="none" w:sz="0" w:space="0" w:color="auto"/>
                    <w:bottom w:val="none" w:sz="0" w:space="0" w:color="auto"/>
                    <w:right w:val="none" w:sz="0" w:space="0" w:color="auto"/>
                  </w:divBdr>
                </w:div>
                <w:div w:id="1621229827">
                  <w:marLeft w:val="0"/>
                  <w:marRight w:val="0"/>
                  <w:marTop w:val="0"/>
                  <w:marBottom w:val="0"/>
                  <w:divBdr>
                    <w:top w:val="none" w:sz="0" w:space="0" w:color="auto"/>
                    <w:left w:val="none" w:sz="0" w:space="0" w:color="auto"/>
                    <w:bottom w:val="none" w:sz="0" w:space="0" w:color="auto"/>
                    <w:right w:val="none" w:sz="0" w:space="0" w:color="auto"/>
                  </w:divBdr>
                </w:div>
                <w:div w:id="1621449740">
                  <w:marLeft w:val="0"/>
                  <w:marRight w:val="0"/>
                  <w:marTop w:val="0"/>
                  <w:marBottom w:val="0"/>
                  <w:divBdr>
                    <w:top w:val="none" w:sz="0" w:space="0" w:color="auto"/>
                    <w:left w:val="none" w:sz="0" w:space="0" w:color="auto"/>
                    <w:bottom w:val="none" w:sz="0" w:space="0" w:color="auto"/>
                    <w:right w:val="none" w:sz="0" w:space="0" w:color="auto"/>
                  </w:divBdr>
                </w:div>
                <w:div w:id="1624576978">
                  <w:marLeft w:val="0"/>
                  <w:marRight w:val="0"/>
                  <w:marTop w:val="0"/>
                  <w:marBottom w:val="0"/>
                  <w:divBdr>
                    <w:top w:val="none" w:sz="0" w:space="0" w:color="auto"/>
                    <w:left w:val="none" w:sz="0" w:space="0" w:color="auto"/>
                    <w:bottom w:val="none" w:sz="0" w:space="0" w:color="auto"/>
                    <w:right w:val="none" w:sz="0" w:space="0" w:color="auto"/>
                  </w:divBdr>
                </w:div>
                <w:div w:id="1625580445">
                  <w:marLeft w:val="0"/>
                  <w:marRight w:val="0"/>
                  <w:marTop w:val="0"/>
                  <w:marBottom w:val="0"/>
                  <w:divBdr>
                    <w:top w:val="none" w:sz="0" w:space="0" w:color="auto"/>
                    <w:left w:val="none" w:sz="0" w:space="0" w:color="auto"/>
                    <w:bottom w:val="none" w:sz="0" w:space="0" w:color="auto"/>
                    <w:right w:val="none" w:sz="0" w:space="0" w:color="auto"/>
                  </w:divBdr>
                </w:div>
                <w:div w:id="1625966109">
                  <w:marLeft w:val="0"/>
                  <w:marRight w:val="0"/>
                  <w:marTop w:val="0"/>
                  <w:marBottom w:val="0"/>
                  <w:divBdr>
                    <w:top w:val="none" w:sz="0" w:space="0" w:color="auto"/>
                    <w:left w:val="none" w:sz="0" w:space="0" w:color="auto"/>
                    <w:bottom w:val="none" w:sz="0" w:space="0" w:color="auto"/>
                    <w:right w:val="none" w:sz="0" w:space="0" w:color="auto"/>
                  </w:divBdr>
                </w:div>
                <w:div w:id="1626279663">
                  <w:marLeft w:val="0"/>
                  <w:marRight w:val="0"/>
                  <w:marTop w:val="0"/>
                  <w:marBottom w:val="0"/>
                  <w:divBdr>
                    <w:top w:val="none" w:sz="0" w:space="0" w:color="auto"/>
                    <w:left w:val="none" w:sz="0" w:space="0" w:color="auto"/>
                    <w:bottom w:val="none" w:sz="0" w:space="0" w:color="auto"/>
                    <w:right w:val="none" w:sz="0" w:space="0" w:color="auto"/>
                  </w:divBdr>
                </w:div>
                <w:div w:id="1628664099">
                  <w:marLeft w:val="0"/>
                  <w:marRight w:val="0"/>
                  <w:marTop w:val="0"/>
                  <w:marBottom w:val="0"/>
                  <w:divBdr>
                    <w:top w:val="none" w:sz="0" w:space="0" w:color="auto"/>
                    <w:left w:val="none" w:sz="0" w:space="0" w:color="auto"/>
                    <w:bottom w:val="none" w:sz="0" w:space="0" w:color="auto"/>
                    <w:right w:val="none" w:sz="0" w:space="0" w:color="auto"/>
                  </w:divBdr>
                </w:div>
                <w:div w:id="1633049833">
                  <w:marLeft w:val="0"/>
                  <w:marRight w:val="0"/>
                  <w:marTop w:val="0"/>
                  <w:marBottom w:val="0"/>
                  <w:divBdr>
                    <w:top w:val="none" w:sz="0" w:space="0" w:color="auto"/>
                    <w:left w:val="none" w:sz="0" w:space="0" w:color="auto"/>
                    <w:bottom w:val="none" w:sz="0" w:space="0" w:color="auto"/>
                    <w:right w:val="none" w:sz="0" w:space="0" w:color="auto"/>
                  </w:divBdr>
                </w:div>
                <w:div w:id="1637830562">
                  <w:marLeft w:val="0"/>
                  <w:marRight w:val="0"/>
                  <w:marTop w:val="0"/>
                  <w:marBottom w:val="0"/>
                  <w:divBdr>
                    <w:top w:val="none" w:sz="0" w:space="0" w:color="auto"/>
                    <w:left w:val="none" w:sz="0" w:space="0" w:color="auto"/>
                    <w:bottom w:val="none" w:sz="0" w:space="0" w:color="auto"/>
                    <w:right w:val="none" w:sz="0" w:space="0" w:color="auto"/>
                  </w:divBdr>
                </w:div>
                <w:div w:id="1638367083">
                  <w:marLeft w:val="0"/>
                  <w:marRight w:val="0"/>
                  <w:marTop w:val="0"/>
                  <w:marBottom w:val="0"/>
                  <w:divBdr>
                    <w:top w:val="none" w:sz="0" w:space="0" w:color="auto"/>
                    <w:left w:val="none" w:sz="0" w:space="0" w:color="auto"/>
                    <w:bottom w:val="none" w:sz="0" w:space="0" w:color="auto"/>
                    <w:right w:val="none" w:sz="0" w:space="0" w:color="auto"/>
                  </w:divBdr>
                </w:div>
                <w:div w:id="1641882981">
                  <w:marLeft w:val="0"/>
                  <w:marRight w:val="0"/>
                  <w:marTop w:val="0"/>
                  <w:marBottom w:val="0"/>
                  <w:divBdr>
                    <w:top w:val="none" w:sz="0" w:space="0" w:color="auto"/>
                    <w:left w:val="none" w:sz="0" w:space="0" w:color="auto"/>
                    <w:bottom w:val="none" w:sz="0" w:space="0" w:color="auto"/>
                    <w:right w:val="none" w:sz="0" w:space="0" w:color="auto"/>
                  </w:divBdr>
                </w:div>
                <w:div w:id="1643465610">
                  <w:marLeft w:val="0"/>
                  <w:marRight w:val="0"/>
                  <w:marTop w:val="0"/>
                  <w:marBottom w:val="0"/>
                  <w:divBdr>
                    <w:top w:val="none" w:sz="0" w:space="0" w:color="auto"/>
                    <w:left w:val="none" w:sz="0" w:space="0" w:color="auto"/>
                    <w:bottom w:val="none" w:sz="0" w:space="0" w:color="auto"/>
                    <w:right w:val="none" w:sz="0" w:space="0" w:color="auto"/>
                  </w:divBdr>
                </w:div>
                <w:div w:id="1646473724">
                  <w:marLeft w:val="0"/>
                  <w:marRight w:val="0"/>
                  <w:marTop w:val="0"/>
                  <w:marBottom w:val="0"/>
                  <w:divBdr>
                    <w:top w:val="none" w:sz="0" w:space="0" w:color="auto"/>
                    <w:left w:val="none" w:sz="0" w:space="0" w:color="auto"/>
                    <w:bottom w:val="none" w:sz="0" w:space="0" w:color="auto"/>
                    <w:right w:val="none" w:sz="0" w:space="0" w:color="auto"/>
                  </w:divBdr>
                </w:div>
                <w:div w:id="1649747301">
                  <w:marLeft w:val="0"/>
                  <w:marRight w:val="0"/>
                  <w:marTop w:val="0"/>
                  <w:marBottom w:val="0"/>
                  <w:divBdr>
                    <w:top w:val="none" w:sz="0" w:space="0" w:color="auto"/>
                    <w:left w:val="none" w:sz="0" w:space="0" w:color="auto"/>
                    <w:bottom w:val="none" w:sz="0" w:space="0" w:color="auto"/>
                    <w:right w:val="none" w:sz="0" w:space="0" w:color="auto"/>
                  </w:divBdr>
                </w:div>
                <w:div w:id="1649751063">
                  <w:marLeft w:val="0"/>
                  <w:marRight w:val="0"/>
                  <w:marTop w:val="0"/>
                  <w:marBottom w:val="0"/>
                  <w:divBdr>
                    <w:top w:val="none" w:sz="0" w:space="0" w:color="auto"/>
                    <w:left w:val="none" w:sz="0" w:space="0" w:color="auto"/>
                    <w:bottom w:val="none" w:sz="0" w:space="0" w:color="auto"/>
                    <w:right w:val="none" w:sz="0" w:space="0" w:color="auto"/>
                  </w:divBdr>
                </w:div>
                <w:div w:id="1652176516">
                  <w:marLeft w:val="0"/>
                  <w:marRight w:val="0"/>
                  <w:marTop w:val="0"/>
                  <w:marBottom w:val="0"/>
                  <w:divBdr>
                    <w:top w:val="none" w:sz="0" w:space="0" w:color="auto"/>
                    <w:left w:val="none" w:sz="0" w:space="0" w:color="auto"/>
                    <w:bottom w:val="none" w:sz="0" w:space="0" w:color="auto"/>
                    <w:right w:val="none" w:sz="0" w:space="0" w:color="auto"/>
                  </w:divBdr>
                </w:div>
                <w:div w:id="1657494473">
                  <w:marLeft w:val="0"/>
                  <w:marRight w:val="0"/>
                  <w:marTop w:val="0"/>
                  <w:marBottom w:val="0"/>
                  <w:divBdr>
                    <w:top w:val="none" w:sz="0" w:space="0" w:color="auto"/>
                    <w:left w:val="none" w:sz="0" w:space="0" w:color="auto"/>
                    <w:bottom w:val="none" w:sz="0" w:space="0" w:color="auto"/>
                    <w:right w:val="none" w:sz="0" w:space="0" w:color="auto"/>
                  </w:divBdr>
                </w:div>
                <w:div w:id="1660042005">
                  <w:marLeft w:val="0"/>
                  <w:marRight w:val="0"/>
                  <w:marTop w:val="0"/>
                  <w:marBottom w:val="0"/>
                  <w:divBdr>
                    <w:top w:val="none" w:sz="0" w:space="0" w:color="auto"/>
                    <w:left w:val="none" w:sz="0" w:space="0" w:color="auto"/>
                    <w:bottom w:val="none" w:sz="0" w:space="0" w:color="auto"/>
                    <w:right w:val="none" w:sz="0" w:space="0" w:color="auto"/>
                  </w:divBdr>
                </w:div>
                <w:div w:id="1660226278">
                  <w:marLeft w:val="0"/>
                  <w:marRight w:val="0"/>
                  <w:marTop w:val="0"/>
                  <w:marBottom w:val="0"/>
                  <w:divBdr>
                    <w:top w:val="none" w:sz="0" w:space="0" w:color="auto"/>
                    <w:left w:val="none" w:sz="0" w:space="0" w:color="auto"/>
                    <w:bottom w:val="none" w:sz="0" w:space="0" w:color="auto"/>
                    <w:right w:val="none" w:sz="0" w:space="0" w:color="auto"/>
                  </w:divBdr>
                </w:div>
                <w:div w:id="1662271234">
                  <w:marLeft w:val="0"/>
                  <w:marRight w:val="0"/>
                  <w:marTop w:val="0"/>
                  <w:marBottom w:val="0"/>
                  <w:divBdr>
                    <w:top w:val="none" w:sz="0" w:space="0" w:color="auto"/>
                    <w:left w:val="none" w:sz="0" w:space="0" w:color="auto"/>
                    <w:bottom w:val="none" w:sz="0" w:space="0" w:color="auto"/>
                    <w:right w:val="none" w:sz="0" w:space="0" w:color="auto"/>
                  </w:divBdr>
                </w:div>
                <w:div w:id="1663705103">
                  <w:marLeft w:val="0"/>
                  <w:marRight w:val="0"/>
                  <w:marTop w:val="0"/>
                  <w:marBottom w:val="0"/>
                  <w:divBdr>
                    <w:top w:val="none" w:sz="0" w:space="0" w:color="auto"/>
                    <w:left w:val="none" w:sz="0" w:space="0" w:color="auto"/>
                    <w:bottom w:val="none" w:sz="0" w:space="0" w:color="auto"/>
                    <w:right w:val="none" w:sz="0" w:space="0" w:color="auto"/>
                  </w:divBdr>
                </w:div>
                <w:div w:id="1668360014">
                  <w:marLeft w:val="0"/>
                  <w:marRight w:val="0"/>
                  <w:marTop w:val="0"/>
                  <w:marBottom w:val="0"/>
                  <w:divBdr>
                    <w:top w:val="none" w:sz="0" w:space="0" w:color="auto"/>
                    <w:left w:val="none" w:sz="0" w:space="0" w:color="auto"/>
                    <w:bottom w:val="none" w:sz="0" w:space="0" w:color="auto"/>
                    <w:right w:val="none" w:sz="0" w:space="0" w:color="auto"/>
                  </w:divBdr>
                </w:div>
                <w:div w:id="1668708993">
                  <w:marLeft w:val="0"/>
                  <w:marRight w:val="0"/>
                  <w:marTop w:val="0"/>
                  <w:marBottom w:val="0"/>
                  <w:divBdr>
                    <w:top w:val="none" w:sz="0" w:space="0" w:color="auto"/>
                    <w:left w:val="none" w:sz="0" w:space="0" w:color="auto"/>
                    <w:bottom w:val="none" w:sz="0" w:space="0" w:color="auto"/>
                    <w:right w:val="none" w:sz="0" w:space="0" w:color="auto"/>
                  </w:divBdr>
                </w:div>
                <w:div w:id="1669869120">
                  <w:marLeft w:val="0"/>
                  <w:marRight w:val="0"/>
                  <w:marTop w:val="0"/>
                  <w:marBottom w:val="0"/>
                  <w:divBdr>
                    <w:top w:val="none" w:sz="0" w:space="0" w:color="auto"/>
                    <w:left w:val="none" w:sz="0" w:space="0" w:color="auto"/>
                    <w:bottom w:val="none" w:sz="0" w:space="0" w:color="auto"/>
                    <w:right w:val="none" w:sz="0" w:space="0" w:color="auto"/>
                  </w:divBdr>
                </w:div>
                <w:div w:id="1670670653">
                  <w:marLeft w:val="0"/>
                  <w:marRight w:val="0"/>
                  <w:marTop w:val="0"/>
                  <w:marBottom w:val="0"/>
                  <w:divBdr>
                    <w:top w:val="none" w:sz="0" w:space="0" w:color="auto"/>
                    <w:left w:val="none" w:sz="0" w:space="0" w:color="auto"/>
                    <w:bottom w:val="none" w:sz="0" w:space="0" w:color="auto"/>
                    <w:right w:val="none" w:sz="0" w:space="0" w:color="auto"/>
                  </w:divBdr>
                </w:div>
                <w:div w:id="1671375113">
                  <w:marLeft w:val="0"/>
                  <w:marRight w:val="0"/>
                  <w:marTop w:val="0"/>
                  <w:marBottom w:val="0"/>
                  <w:divBdr>
                    <w:top w:val="none" w:sz="0" w:space="0" w:color="auto"/>
                    <w:left w:val="none" w:sz="0" w:space="0" w:color="auto"/>
                    <w:bottom w:val="none" w:sz="0" w:space="0" w:color="auto"/>
                    <w:right w:val="none" w:sz="0" w:space="0" w:color="auto"/>
                  </w:divBdr>
                </w:div>
                <w:div w:id="1671638783">
                  <w:marLeft w:val="0"/>
                  <w:marRight w:val="0"/>
                  <w:marTop w:val="0"/>
                  <w:marBottom w:val="0"/>
                  <w:divBdr>
                    <w:top w:val="none" w:sz="0" w:space="0" w:color="auto"/>
                    <w:left w:val="none" w:sz="0" w:space="0" w:color="auto"/>
                    <w:bottom w:val="none" w:sz="0" w:space="0" w:color="auto"/>
                    <w:right w:val="none" w:sz="0" w:space="0" w:color="auto"/>
                  </w:divBdr>
                </w:div>
                <w:div w:id="1673220017">
                  <w:marLeft w:val="0"/>
                  <w:marRight w:val="0"/>
                  <w:marTop w:val="0"/>
                  <w:marBottom w:val="0"/>
                  <w:divBdr>
                    <w:top w:val="none" w:sz="0" w:space="0" w:color="auto"/>
                    <w:left w:val="none" w:sz="0" w:space="0" w:color="auto"/>
                    <w:bottom w:val="none" w:sz="0" w:space="0" w:color="auto"/>
                    <w:right w:val="none" w:sz="0" w:space="0" w:color="auto"/>
                  </w:divBdr>
                </w:div>
                <w:div w:id="1673410030">
                  <w:marLeft w:val="0"/>
                  <w:marRight w:val="0"/>
                  <w:marTop w:val="0"/>
                  <w:marBottom w:val="0"/>
                  <w:divBdr>
                    <w:top w:val="none" w:sz="0" w:space="0" w:color="auto"/>
                    <w:left w:val="none" w:sz="0" w:space="0" w:color="auto"/>
                    <w:bottom w:val="none" w:sz="0" w:space="0" w:color="auto"/>
                    <w:right w:val="none" w:sz="0" w:space="0" w:color="auto"/>
                  </w:divBdr>
                </w:div>
                <w:div w:id="1679388195">
                  <w:marLeft w:val="0"/>
                  <w:marRight w:val="0"/>
                  <w:marTop w:val="0"/>
                  <w:marBottom w:val="0"/>
                  <w:divBdr>
                    <w:top w:val="none" w:sz="0" w:space="0" w:color="auto"/>
                    <w:left w:val="none" w:sz="0" w:space="0" w:color="auto"/>
                    <w:bottom w:val="none" w:sz="0" w:space="0" w:color="auto"/>
                    <w:right w:val="none" w:sz="0" w:space="0" w:color="auto"/>
                  </w:divBdr>
                </w:div>
                <w:div w:id="1680426527">
                  <w:marLeft w:val="0"/>
                  <w:marRight w:val="0"/>
                  <w:marTop w:val="0"/>
                  <w:marBottom w:val="0"/>
                  <w:divBdr>
                    <w:top w:val="none" w:sz="0" w:space="0" w:color="auto"/>
                    <w:left w:val="none" w:sz="0" w:space="0" w:color="auto"/>
                    <w:bottom w:val="none" w:sz="0" w:space="0" w:color="auto"/>
                    <w:right w:val="none" w:sz="0" w:space="0" w:color="auto"/>
                  </w:divBdr>
                </w:div>
                <w:div w:id="1681736414">
                  <w:marLeft w:val="0"/>
                  <w:marRight w:val="0"/>
                  <w:marTop w:val="0"/>
                  <w:marBottom w:val="0"/>
                  <w:divBdr>
                    <w:top w:val="none" w:sz="0" w:space="0" w:color="auto"/>
                    <w:left w:val="none" w:sz="0" w:space="0" w:color="auto"/>
                    <w:bottom w:val="none" w:sz="0" w:space="0" w:color="auto"/>
                    <w:right w:val="none" w:sz="0" w:space="0" w:color="auto"/>
                  </w:divBdr>
                </w:div>
                <w:div w:id="1685474727">
                  <w:marLeft w:val="0"/>
                  <w:marRight w:val="0"/>
                  <w:marTop w:val="0"/>
                  <w:marBottom w:val="0"/>
                  <w:divBdr>
                    <w:top w:val="none" w:sz="0" w:space="0" w:color="auto"/>
                    <w:left w:val="none" w:sz="0" w:space="0" w:color="auto"/>
                    <w:bottom w:val="none" w:sz="0" w:space="0" w:color="auto"/>
                    <w:right w:val="none" w:sz="0" w:space="0" w:color="auto"/>
                  </w:divBdr>
                </w:div>
                <w:div w:id="1686712357">
                  <w:marLeft w:val="0"/>
                  <w:marRight w:val="0"/>
                  <w:marTop w:val="0"/>
                  <w:marBottom w:val="0"/>
                  <w:divBdr>
                    <w:top w:val="none" w:sz="0" w:space="0" w:color="auto"/>
                    <w:left w:val="none" w:sz="0" w:space="0" w:color="auto"/>
                    <w:bottom w:val="none" w:sz="0" w:space="0" w:color="auto"/>
                    <w:right w:val="none" w:sz="0" w:space="0" w:color="auto"/>
                  </w:divBdr>
                </w:div>
                <w:div w:id="1688864729">
                  <w:marLeft w:val="0"/>
                  <w:marRight w:val="0"/>
                  <w:marTop w:val="0"/>
                  <w:marBottom w:val="0"/>
                  <w:divBdr>
                    <w:top w:val="none" w:sz="0" w:space="0" w:color="auto"/>
                    <w:left w:val="none" w:sz="0" w:space="0" w:color="auto"/>
                    <w:bottom w:val="none" w:sz="0" w:space="0" w:color="auto"/>
                    <w:right w:val="none" w:sz="0" w:space="0" w:color="auto"/>
                  </w:divBdr>
                </w:div>
                <w:div w:id="1689017523">
                  <w:marLeft w:val="0"/>
                  <w:marRight w:val="0"/>
                  <w:marTop w:val="0"/>
                  <w:marBottom w:val="0"/>
                  <w:divBdr>
                    <w:top w:val="none" w:sz="0" w:space="0" w:color="auto"/>
                    <w:left w:val="none" w:sz="0" w:space="0" w:color="auto"/>
                    <w:bottom w:val="none" w:sz="0" w:space="0" w:color="auto"/>
                    <w:right w:val="none" w:sz="0" w:space="0" w:color="auto"/>
                  </w:divBdr>
                </w:div>
                <w:div w:id="1689406785">
                  <w:marLeft w:val="0"/>
                  <w:marRight w:val="0"/>
                  <w:marTop w:val="0"/>
                  <w:marBottom w:val="0"/>
                  <w:divBdr>
                    <w:top w:val="none" w:sz="0" w:space="0" w:color="auto"/>
                    <w:left w:val="none" w:sz="0" w:space="0" w:color="auto"/>
                    <w:bottom w:val="none" w:sz="0" w:space="0" w:color="auto"/>
                    <w:right w:val="none" w:sz="0" w:space="0" w:color="auto"/>
                  </w:divBdr>
                </w:div>
                <w:div w:id="1691375645">
                  <w:marLeft w:val="0"/>
                  <w:marRight w:val="0"/>
                  <w:marTop w:val="0"/>
                  <w:marBottom w:val="0"/>
                  <w:divBdr>
                    <w:top w:val="none" w:sz="0" w:space="0" w:color="auto"/>
                    <w:left w:val="none" w:sz="0" w:space="0" w:color="auto"/>
                    <w:bottom w:val="none" w:sz="0" w:space="0" w:color="auto"/>
                    <w:right w:val="none" w:sz="0" w:space="0" w:color="auto"/>
                  </w:divBdr>
                </w:div>
                <w:div w:id="1692683274">
                  <w:marLeft w:val="0"/>
                  <w:marRight w:val="0"/>
                  <w:marTop w:val="0"/>
                  <w:marBottom w:val="0"/>
                  <w:divBdr>
                    <w:top w:val="none" w:sz="0" w:space="0" w:color="auto"/>
                    <w:left w:val="none" w:sz="0" w:space="0" w:color="auto"/>
                    <w:bottom w:val="none" w:sz="0" w:space="0" w:color="auto"/>
                    <w:right w:val="none" w:sz="0" w:space="0" w:color="auto"/>
                  </w:divBdr>
                </w:div>
                <w:div w:id="1692956027">
                  <w:marLeft w:val="0"/>
                  <w:marRight w:val="0"/>
                  <w:marTop w:val="0"/>
                  <w:marBottom w:val="0"/>
                  <w:divBdr>
                    <w:top w:val="none" w:sz="0" w:space="0" w:color="auto"/>
                    <w:left w:val="none" w:sz="0" w:space="0" w:color="auto"/>
                    <w:bottom w:val="none" w:sz="0" w:space="0" w:color="auto"/>
                    <w:right w:val="none" w:sz="0" w:space="0" w:color="auto"/>
                  </w:divBdr>
                </w:div>
                <w:div w:id="1693190285">
                  <w:marLeft w:val="0"/>
                  <w:marRight w:val="0"/>
                  <w:marTop w:val="0"/>
                  <w:marBottom w:val="0"/>
                  <w:divBdr>
                    <w:top w:val="none" w:sz="0" w:space="0" w:color="auto"/>
                    <w:left w:val="none" w:sz="0" w:space="0" w:color="auto"/>
                    <w:bottom w:val="none" w:sz="0" w:space="0" w:color="auto"/>
                    <w:right w:val="none" w:sz="0" w:space="0" w:color="auto"/>
                  </w:divBdr>
                </w:div>
                <w:div w:id="1695963047">
                  <w:marLeft w:val="0"/>
                  <w:marRight w:val="0"/>
                  <w:marTop w:val="0"/>
                  <w:marBottom w:val="0"/>
                  <w:divBdr>
                    <w:top w:val="none" w:sz="0" w:space="0" w:color="auto"/>
                    <w:left w:val="none" w:sz="0" w:space="0" w:color="auto"/>
                    <w:bottom w:val="none" w:sz="0" w:space="0" w:color="auto"/>
                    <w:right w:val="none" w:sz="0" w:space="0" w:color="auto"/>
                  </w:divBdr>
                </w:div>
                <w:div w:id="1697584776">
                  <w:marLeft w:val="0"/>
                  <w:marRight w:val="0"/>
                  <w:marTop w:val="0"/>
                  <w:marBottom w:val="0"/>
                  <w:divBdr>
                    <w:top w:val="none" w:sz="0" w:space="0" w:color="auto"/>
                    <w:left w:val="none" w:sz="0" w:space="0" w:color="auto"/>
                    <w:bottom w:val="none" w:sz="0" w:space="0" w:color="auto"/>
                    <w:right w:val="none" w:sz="0" w:space="0" w:color="auto"/>
                  </w:divBdr>
                </w:div>
                <w:div w:id="1699743925">
                  <w:marLeft w:val="0"/>
                  <w:marRight w:val="0"/>
                  <w:marTop w:val="0"/>
                  <w:marBottom w:val="0"/>
                  <w:divBdr>
                    <w:top w:val="none" w:sz="0" w:space="0" w:color="auto"/>
                    <w:left w:val="none" w:sz="0" w:space="0" w:color="auto"/>
                    <w:bottom w:val="none" w:sz="0" w:space="0" w:color="auto"/>
                    <w:right w:val="none" w:sz="0" w:space="0" w:color="auto"/>
                  </w:divBdr>
                </w:div>
                <w:div w:id="1699774047">
                  <w:marLeft w:val="0"/>
                  <w:marRight w:val="0"/>
                  <w:marTop w:val="0"/>
                  <w:marBottom w:val="0"/>
                  <w:divBdr>
                    <w:top w:val="none" w:sz="0" w:space="0" w:color="auto"/>
                    <w:left w:val="none" w:sz="0" w:space="0" w:color="auto"/>
                    <w:bottom w:val="none" w:sz="0" w:space="0" w:color="auto"/>
                    <w:right w:val="none" w:sz="0" w:space="0" w:color="auto"/>
                  </w:divBdr>
                </w:div>
                <w:div w:id="1701399144">
                  <w:marLeft w:val="0"/>
                  <w:marRight w:val="0"/>
                  <w:marTop w:val="0"/>
                  <w:marBottom w:val="0"/>
                  <w:divBdr>
                    <w:top w:val="none" w:sz="0" w:space="0" w:color="auto"/>
                    <w:left w:val="none" w:sz="0" w:space="0" w:color="auto"/>
                    <w:bottom w:val="none" w:sz="0" w:space="0" w:color="auto"/>
                    <w:right w:val="none" w:sz="0" w:space="0" w:color="auto"/>
                  </w:divBdr>
                </w:div>
                <w:div w:id="1701975920">
                  <w:marLeft w:val="0"/>
                  <w:marRight w:val="0"/>
                  <w:marTop w:val="0"/>
                  <w:marBottom w:val="0"/>
                  <w:divBdr>
                    <w:top w:val="none" w:sz="0" w:space="0" w:color="auto"/>
                    <w:left w:val="none" w:sz="0" w:space="0" w:color="auto"/>
                    <w:bottom w:val="none" w:sz="0" w:space="0" w:color="auto"/>
                    <w:right w:val="none" w:sz="0" w:space="0" w:color="auto"/>
                  </w:divBdr>
                </w:div>
                <w:div w:id="1703550836">
                  <w:marLeft w:val="0"/>
                  <w:marRight w:val="0"/>
                  <w:marTop w:val="0"/>
                  <w:marBottom w:val="0"/>
                  <w:divBdr>
                    <w:top w:val="none" w:sz="0" w:space="0" w:color="auto"/>
                    <w:left w:val="none" w:sz="0" w:space="0" w:color="auto"/>
                    <w:bottom w:val="none" w:sz="0" w:space="0" w:color="auto"/>
                    <w:right w:val="none" w:sz="0" w:space="0" w:color="auto"/>
                  </w:divBdr>
                </w:div>
                <w:div w:id="1705904057">
                  <w:marLeft w:val="0"/>
                  <w:marRight w:val="0"/>
                  <w:marTop w:val="0"/>
                  <w:marBottom w:val="0"/>
                  <w:divBdr>
                    <w:top w:val="none" w:sz="0" w:space="0" w:color="auto"/>
                    <w:left w:val="none" w:sz="0" w:space="0" w:color="auto"/>
                    <w:bottom w:val="none" w:sz="0" w:space="0" w:color="auto"/>
                    <w:right w:val="none" w:sz="0" w:space="0" w:color="auto"/>
                  </w:divBdr>
                </w:div>
                <w:div w:id="1710689907">
                  <w:marLeft w:val="0"/>
                  <w:marRight w:val="0"/>
                  <w:marTop w:val="0"/>
                  <w:marBottom w:val="0"/>
                  <w:divBdr>
                    <w:top w:val="none" w:sz="0" w:space="0" w:color="auto"/>
                    <w:left w:val="none" w:sz="0" w:space="0" w:color="auto"/>
                    <w:bottom w:val="none" w:sz="0" w:space="0" w:color="auto"/>
                    <w:right w:val="none" w:sz="0" w:space="0" w:color="auto"/>
                  </w:divBdr>
                </w:div>
                <w:div w:id="1713380421">
                  <w:marLeft w:val="0"/>
                  <w:marRight w:val="0"/>
                  <w:marTop w:val="0"/>
                  <w:marBottom w:val="0"/>
                  <w:divBdr>
                    <w:top w:val="none" w:sz="0" w:space="0" w:color="auto"/>
                    <w:left w:val="none" w:sz="0" w:space="0" w:color="auto"/>
                    <w:bottom w:val="none" w:sz="0" w:space="0" w:color="auto"/>
                    <w:right w:val="none" w:sz="0" w:space="0" w:color="auto"/>
                  </w:divBdr>
                </w:div>
                <w:div w:id="1714453390">
                  <w:marLeft w:val="0"/>
                  <w:marRight w:val="0"/>
                  <w:marTop w:val="0"/>
                  <w:marBottom w:val="0"/>
                  <w:divBdr>
                    <w:top w:val="none" w:sz="0" w:space="0" w:color="auto"/>
                    <w:left w:val="none" w:sz="0" w:space="0" w:color="auto"/>
                    <w:bottom w:val="none" w:sz="0" w:space="0" w:color="auto"/>
                    <w:right w:val="none" w:sz="0" w:space="0" w:color="auto"/>
                  </w:divBdr>
                </w:div>
                <w:div w:id="1719089183">
                  <w:marLeft w:val="0"/>
                  <w:marRight w:val="0"/>
                  <w:marTop w:val="0"/>
                  <w:marBottom w:val="0"/>
                  <w:divBdr>
                    <w:top w:val="none" w:sz="0" w:space="0" w:color="auto"/>
                    <w:left w:val="none" w:sz="0" w:space="0" w:color="auto"/>
                    <w:bottom w:val="none" w:sz="0" w:space="0" w:color="auto"/>
                    <w:right w:val="none" w:sz="0" w:space="0" w:color="auto"/>
                  </w:divBdr>
                </w:div>
                <w:div w:id="1719158976">
                  <w:marLeft w:val="0"/>
                  <w:marRight w:val="0"/>
                  <w:marTop w:val="0"/>
                  <w:marBottom w:val="0"/>
                  <w:divBdr>
                    <w:top w:val="none" w:sz="0" w:space="0" w:color="auto"/>
                    <w:left w:val="none" w:sz="0" w:space="0" w:color="auto"/>
                    <w:bottom w:val="none" w:sz="0" w:space="0" w:color="auto"/>
                    <w:right w:val="none" w:sz="0" w:space="0" w:color="auto"/>
                  </w:divBdr>
                </w:div>
                <w:div w:id="1721513665">
                  <w:marLeft w:val="0"/>
                  <w:marRight w:val="0"/>
                  <w:marTop w:val="0"/>
                  <w:marBottom w:val="0"/>
                  <w:divBdr>
                    <w:top w:val="none" w:sz="0" w:space="0" w:color="auto"/>
                    <w:left w:val="none" w:sz="0" w:space="0" w:color="auto"/>
                    <w:bottom w:val="none" w:sz="0" w:space="0" w:color="auto"/>
                    <w:right w:val="none" w:sz="0" w:space="0" w:color="auto"/>
                  </w:divBdr>
                </w:div>
                <w:div w:id="1724284421">
                  <w:marLeft w:val="0"/>
                  <w:marRight w:val="0"/>
                  <w:marTop w:val="0"/>
                  <w:marBottom w:val="0"/>
                  <w:divBdr>
                    <w:top w:val="none" w:sz="0" w:space="0" w:color="auto"/>
                    <w:left w:val="none" w:sz="0" w:space="0" w:color="auto"/>
                    <w:bottom w:val="none" w:sz="0" w:space="0" w:color="auto"/>
                    <w:right w:val="none" w:sz="0" w:space="0" w:color="auto"/>
                  </w:divBdr>
                </w:div>
                <w:div w:id="1726372833">
                  <w:marLeft w:val="0"/>
                  <w:marRight w:val="0"/>
                  <w:marTop w:val="0"/>
                  <w:marBottom w:val="0"/>
                  <w:divBdr>
                    <w:top w:val="none" w:sz="0" w:space="0" w:color="auto"/>
                    <w:left w:val="none" w:sz="0" w:space="0" w:color="auto"/>
                    <w:bottom w:val="none" w:sz="0" w:space="0" w:color="auto"/>
                    <w:right w:val="none" w:sz="0" w:space="0" w:color="auto"/>
                  </w:divBdr>
                </w:div>
                <w:div w:id="1728532385">
                  <w:marLeft w:val="0"/>
                  <w:marRight w:val="0"/>
                  <w:marTop w:val="0"/>
                  <w:marBottom w:val="0"/>
                  <w:divBdr>
                    <w:top w:val="none" w:sz="0" w:space="0" w:color="auto"/>
                    <w:left w:val="none" w:sz="0" w:space="0" w:color="auto"/>
                    <w:bottom w:val="none" w:sz="0" w:space="0" w:color="auto"/>
                    <w:right w:val="none" w:sz="0" w:space="0" w:color="auto"/>
                  </w:divBdr>
                </w:div>
                <w:div w:id="1730613397">
                  <w:marLeft w:val="0"/>
                  <w:marRight w:val="0"/>
                  <w:marTop w:val="0"/>
                  <w:marBottom w:val="0"/>
                  <w:divBdr>
                    <w:top w:val="none" w:sz="0" w:space="0" w:color="auto"/>
                    <w:left w:val="none" w:sz="0" w:space="0" w:color="auto"/>
                    <w:bottom w:val="none" w:sz="0" w:space="0" w:color="auto"/>
                    <w:right w:val="none" w:sz="0" w:space="0" w:color="auto"/>
                  </w:divBdr>
                </w:div>
                <w:div w:id="1736120515">
                  <w:marLeft w:val="0"/>
                  <w:marRight w:val="0"/>
                  <w:marTop w:val="0"/>
                  <w:marBottom w:val="0"/>
                  <w:divBdr>
                    <w:top w:val="none" w:sz="0" w:space="0" w:color="auto"/>
                    <w:left w:val="none" w:sz="0" w:space="0" w:color="auto"/>
                    <w:bottom w:val="none" w:sz="0" w:space="0" w:color="auto"/>
                    <w:right w:val="none" w:sz="0" w:space="0" w:color="auto"/>
                  </w:divBdr>
                </w:div>
                <w:div w:id="1738934583">
                  <w:marLeft w:val="0"/>
                  <w:marRight w:val="0"/>
                  <w:marTop w:val="0"/>
                  <w:marBottom w:val="0"/>
                  <w:divBdr>
                    <w:top w:val="none" w:sz="0" w:space="0" w:color="auto"/>
                    <w:left w:val="none" w:sz="0" w:space="0" w:color="auto"/>
                    <w:bottom w:val="none" w:sz="0" w:space="0" w:color="auto"/>
                    <w:right w:val="none" w:sz="0" w:space="0" w:color="auto"/>
                  </w:divBdr>
                </w:div>
                <w:div w:id="1740441971">
                  <w:marLeft w:val="0"/>
                  <w:marRight w:val="0"/>
                  <w:marTop w:val="0"/>
                  <w:marBottom w:val="0"/>
                  <w:divBdr>
                    <w:top w:val="none" w:sz="0" w:space="0" w:color="auto"/>
                    <w:left w:val="none" w:sz="0" w:space="0" w:color="auto"/>
                    <w:bottom w:val="none" w:sz="0" w:space="0" w:color="auto"/>
                    <w:right w:val="none" w:sz="0" w:space="0" w:color="auto"/>
                  </w:divBdr>
                </w:div>
                <w:div w:id="1743868642">
                  <w:marLeft w:val="0"/>
                  <w:marRight w:val="0"/>
                  <w:marTop w:val="0"/>
                  <w:marBottom w:val="0"/>
                  <w:divBdr>
                    <w:top w:val="none" w:sz="0" w:space="0" w:color="auto"/>
                    <w:left w:val="none" w:sz="0" w:space="0" w:color="auto"/>
                    <w:bottom w:val="none" w:sz="0" w:space="0" w:color="auto"/>
                    <w:right w:val="none" w:sz="0" w:space="0" w:color="auto"/>
                  </w:divBdr>
                </w:div>
                <w:div w:id="1744109600">
                  <w:marLeft w:val="0"/>
                  <w:marRight w:val="0"/>
                  <w:marTop w:val="0"/>
                  <w:marBottom w:val="0"/>
                  <w:divBdr>
                    <w:top w:val="none" w:sz="0" w:space="0" w:color="auto"/>
                    <w:left w:val="none" w:sz="0" w:space="0" w:color="auto"/>
                    <w:bottom w:val="none" w:sz="0" w:space="0" w:color="auto"/>
                    <w:right w:val="none" w:sz="0" w:space="0" w:color="auto"/>
                  </w:divBdr>
                </w:div>
                <w:div w:id="1744333005">
                  <w:marLeft w:val="0"/>
                  <w:marRight w:val="0"/>
                  <w:marTop w:val="0"/>
                  <w:marBottom w:val="0"/>
                  <w:divBdr>
                    <w:top w:val="none" w:sz="0" w:space="0" w:color="auto"/>
                    <w:left w:val="none" w:sz="0" w:space="0" w:color="auto"/>
                    <w:bottom w:val="none" w:sz="0" w:space="0" w:color="auto"/>
                    <w:right w:val="none" w:sz="0" w:space="0" w:color="auto"/>
                  </w:divBdr>
                </w:div>
                <w:div w:id="1747190964">
                  <w:marLeft w:val="0"/>
                  <w:marRight w:val="0"/>
                  <w:marTop w:val="0"/>
                  <w:marBottom w:val="0"/>
                  <w:divBdr>
                    <w:top w:val="none" w:sz="0" w:space="0" w:color="auto"/>
                    <w:left w:val="none" w:sz="0" w:space="0" w:color="auto"/>
                    <w:bottom w:val="none" w:sz="0" w:space="0" w:color="auto"/>
                    <w:right w:val="none" w:sz="0" w:space="0" w:color="auto"/>
                  </w:divBdr>
                </w:div>
                <w:div w:id="1748961557">
                  <w:marLeft w:val="0"/>
                  <w:marRight w:val="0"/>
                  <w:marTop w:val="0"/>
                  <w:marBottom w:val="0"/>
                  <w:divBdr>
                    <w:top w:val="none" w:sz="0" w:space="0" w:color="auto"/>
                    <w:left w:val="none" w:sz="0" w:space="0" w:color="auto"/>
                    <w:bottom w:val="none" w:sz="0" w:space="0" w:color="auto"/>
                    <w:right w:val="none" w:sz="0" w:space="0" w:color="auto"/>
                  </w:divBdr>
                </w:div>
                <w:div w:id="1749690270">
                  <w:marLeft w:val="0"/>
                  <w:marRight w:val="0"/>
                  <w:marTop w:val="0"/>
                  <w:marBottom w:val="0"/>
                  <w:divBdr>
                    <w:top w:val="none" w:sz="0" w:space="0" w:color="auto"/>
                    <w:left w:val="none" w:sz="0" w:space="0" w:color="auto"/>
                    <w:bottom w:val="none" w:sz="0" w:space="0" w:color="auto"/>
                    <w:right w:val="none" w:sz="0" w:space="0" w:color="auto"/>
                  </w:divBdr>
                </w:div>
                <w:div w:id="1754810856">
                  <w:marLeft w:val="0"/>
                  <w:marRight w:val="0"/>
                  <w:marTop w:val="0"/>
                  <w:marBottom w:val="0"/>
                  <w:divBdr>
                    <w:top w:val="none" w:sz="0" w:space="0" w:color="auto"/>
                    <w:left w:val="none" w:sz="0" w:space="0" w:color="auto"/>
                    <w:bottom w:val="none" w:sz="0" w:space="0" w:color="auto"/>
                    <w:right w:val="none" w:sz="0" w:space="0" w:color="auto"/>
                  </w:divBdr>
                </w:div>
                <w:div w:id="1755321772">
                  <w:marLeft w:val="0"/>
                  <w:marRight w:val="0"/>
                  <w:marTop w:val="0"/>
                  <w:marBottom w:val="0"/>
                  <w:divBdr>
                    <w:top w:val="none" w:sz="0" w:space="0" w:color="auto"/>
                    <w:left w:val="none" w:sz="0" w:space="0" w:color="auto"/>
                    <w:bottom w:val="none" w:sz="0" w:space="0" w:color="auto"/>
                    <w:right w:val="none" w:sz="0" w:space="0" w:color="auto"/>
                  </w:divBdr>
                </w:div>
                <w:div w:id="1758020149">
                  <w:marLeft w:val="0"/>
                  <w:marRight w:val="0"/>
                  <w:marTop w:val="0"/>
                  <w:marBottom w:val="0"/>
                  <w:divBdr>
                    <w:top w:val="none" w:sz="0" w:space="0" w:color="auto"/>
                    <w:left w:val="none" w:sz="0" w:space="0" w:color="auto"/>
                    <w:bottom w:val="none" w:sz="0" w:space="0" w:color="auto"/>
                    <w:right w:val="none" w:sz="0" w:space="0" w:color="auto"/>
                  </w:divBdr>
                </w:div>
                <w:div w:id="1761639837">
                  <w:marLeft w:val="0"/>
                  <w:marRight w:val="0"/>
                  <w:marTop w:val="0"/>
                  <w:marBottom w:val="0"/>
                  <w:divBdr>
                    <w:top w:val="none" w:sz="0" w:space="0" w:color="auto"/>
                    <w:left w:val="none" w:sz="0" w:space="0" w:color="auto"/>
                    <w:bottom w:val="none" w:sz="0" w:space="0" w:color="auto"/>
                    <w:right w:val="none" w:sz="0" w:space="0" w:color="auto"/>
                  </w:divBdr>
                </w:div>
                <w:div w:id="1764758814">
                  <w:marLeft w:val="0"/>
                  <w:marRight w:val="0"/>
                  <w:marTop w:val="0"/>
                  <w:marBottom w:val="0"/>
                  <w:divBdr>
                    <w:top w:val="none" w:sz="0" w:space="0" w:color="auto"/>
                    <w:left w:val="none" w:sz="0" w:space="0" w:color="auto"/>
                    <w:bottom w:val="none" w:sz="0" w:space="0" w:color="auto"/>
                    <w:right w:val="none" w:sz="0" w:space="0" w:color="auto"/>
                  </w:divBdr>
                </w:div>
                <w:div w:id="1768228420">
                  <w:marLeft w:val="0"/>
                  <w:marRight w:val="0"/>
                  <w:marTop w:val="0"/>
                  <w:marBottom w:val="0"/>
                  <w:divBdr>
                    <w:top w:val="none" w:sz="0" w:space="0" w:color="auto"/>
                    <w:left w:val="none" w:sz="0" w:space="0" w:color="auto"/>
                    <w:bottom w:val="none" w:sz="0" w:space="0" w:color="auto"/>
                    <w:right w:val="none" w:sz="0" w:space="0" w:color="auto"/>
                  </w:divBdr>
                </w:div>
                <w:div w:id="1771119286">
                  <w:marLeft w:val="0"/>
                  <w:marRight w:val="0"/>
                  <w:marTop w:val="0"/>
                  <w:marBottom w:val="0"/>
                  <w:divBdr>
                    <w:top w:val="none" w:sz="0" w:space="0" w:color="auto"/>
                    <w:left w:val="none" w:sz="0" w:space="0" w:color="auto"/>
                    <w:bottom w:val="none" w:sz="0" w:space="0" w:color="auto"/>
                    <w:right w:val="none" w:sz="0" w:space="0" w:color="auto"/>
                  </w:divBdr>
                </w:div>
                <w:div w:id="1771393625">
                  <w:marLeft w:val="0"/>
                  <w:marRight w:val="0"/>
                  <w:marTop w:val="0"/>
                  <w:marBottom w:val="0"/>
                  <w:divBdr>
                    <w:top w:val="none" w:sz="0" w:space="0" w:color="auto"/>
                    <w:left w:val="none" w:sz="0" w:space="0" w:color="auto"/>
                    <w:bottom w:val="none" w:sz="0" w:space="0" w:color="auto"/>
                    <w:right w:val="none" w:sz="0" w:space="0" w:color="auto"/>
                  </w:divBdr>
                </w:div>
                <w:div w:id="1772125474">
                  <w:marLeft w:val="0"/>
                  <w:marRight w:val="0"/>
                  <w:marTop w:val="0"/>
                  <w:marBottom w:val="0"/>
                  <w:divBdr>
                    <w:top w:val="none" w:sz="0" w:space="0" w:color="auto"/>
                    <w:left w:val="none" w:sz="0" w:space="0" w:color="auto"/>
                    <w:bottom w:val="none" w:sz="0" w:space="0" w:color="auto"/>
                    <w:right w:val="none" w:sz="0" w:space="0" w:color="auto"/>
                  </w:divBdr>
                </w:div>
                <w:div w:id="1772701432">
                  <w:marLeft w:val="0"/>
                  <w:marRight w:val="0"/>
                  <w:marTop w:val="0"/>
                  <w:marBottom w:val="0"/>
                  <w:divBdr>
                    <w:top w:val="none" w:sz="0" w:space="0" w:color="auto"/>
                    <w:left w:val="none" w:sz="0" w:space="0" w:color="auto"/>
                    <w:bottom w:val="none" w:sz="0" w:space="0" w:color="auto"/>
                    <w:right w:val="none" w:sz="0" w:space="0" w:color="auto"/>
                  </w:divBdr>
                </w:div>
                <w:div w:id="1774205624">
                  <w:marLeft w:val="0"/>
                  <w:marRight w:val="0"/>
                  <w:marTop w:val="0"/>
                  <w:marBottom w:val="0"/>
                  <w:divBdr>
                    <w:top w:val="none" w:sz="0" w:space="0" w:color="auto"/>
                    <w:left w:val="none" w:sz="0" w:space="0" w:color="auto"/>
                    <w:bottom w:val="none" w:sz="0" w:space="0" w:color="auto"/>
                    <w:right w:val="none" w:sz="0" w:space="0" w:color="auto"/>
                  </w:divBdr>
                </w:div>
                <w:div w:id="1777748531">
                  <w:marLeft w:val="0"/>
                  <w:marRight w:val="0"/>
                  <w:marTop w:val="0"/>
                  <w:marBottom w:val="0"/>
                  <w:divBdr>
                    <w:top w:val="none" w:sz="0" w:space="0" w:color="auto"/>
                    <w:left w:val="none" w:sz="0" w:space="0" w:color="auto"/>
                    <w:bottom w:val="none" w:sz="0" w:space="0" w:color="auto"/>
                    <w:right w:val="none" w:sz="0" w:space="0" w:color="auto"/>
                  </w:divBdr>
                </w:div>
                <w:div w:id="1781611109">
                  <w:marLeft w:val="0"/>
                  <w:marRight w:val="0"/>
                  <w:marTop w:val="0"/>
                  <w:marBottom w:val="0"/>
                  <w:divBdr>
                    <w:top w:val="none" w:sz="0" w:space="0" w:color="auto"/>
                    <w:left w:val="none" w:sz="0" w:space="0" w:color="auto"/>
                    <w:bottom w:val="none" w:sz="0" w:space="0" w:color="auto"/>
                    <w:right w:val="none" w:sz="0" w:space="0" w:color="auto"/>
                  </w:divBdr>
                </w:div>
                <w:div w:id="1784305119">
                  <w:marLeft w:val="0"/>
                  <w:marRight w:val="0"/>
                  <w:marTop w:val="0"/>
                  <w:marBottom w:val="0"/>
                  <w:divBdr>
                    <w:top w:val="none" w:sz="0" w:space="0" w:color="auto"/>
                    <w:left w:val="none" w:sz="0" w:space="0" w:color="auto"/>
                    <w:bottom w:val="none" w:sz="0" w:space="0" w:color="auto"/>
                    <w:right w:val="none" w:sz="0" w:space="0" w:color="auto"/>
                  </w:divBdr>
                </w:div>
                <w:div w:id="1785416418">
                  <w:marLeft w:val="0"/>
                  <w:marRight w:val="0"/>
                  <w:marTop w:val="0"/>
                  <w:marBottom w:val="0"/>
                  <w:divBdr>
                    <w:top w:val="none" w:sz="0" w:space="0" w:color="auto"/>
                    <w:left w:val="none" w:sz="0" w:space="0" w:color="auto"/>
                    <w:bottom w:val="none" w:sz="0" w:space="0" w:color="auto"/>
                    <w:right w:val="none" w:sz="0" w:space="0" w:color="auto"/>
                  </w:divBdr>
                </w:div>
                <w:div w:id="1786577444">
                  <w:marLeft w:val="0"/>
                  <w:marRight w:val="0"/>
                  <w:marTop w:val="0"/>
                  <w:marBottom w:val="0"/>
                  <w:divBdr>
                    <w:top w:val="none" w:sz="0" w:space="0" w:color="auto"/>
                    <w:left w:val="none" w:sz="0" w:space="0" w:color="auto"/>
                    <w:bottom w:val="none" w:sz="0" w:space="0" w:color="auto"/>
                    <w:right w:val="none" w:sz="0" w:space="0" w:color="auto"/>
                  </w:divBdr>
                </w:div>
                <w:div w:id="1787656660">
                  <w:marLeft w:val="0"/>
                  <w:marRight w:val="0"/>
                  <w:marTop w:val="0"/>
                  <w:marBottom w:val="0"/>
                  <w:divBdr>
                    <w:top w:val="none" w:sz="0" w:space="0" w:color="auto"/>
                    <w:left w:val="none" w:sz="0" w:space="0" w:color="auto"/>
                    <w:bottom w:val="none" w:sz="0" w:space="0" w:color="auto"/>
                    <w:right w:val="none" w:sz="0" w:space="0" w:color="auto"/>
                  </w:divBdr>
                </w:div>
                <w:div w:id="1789350235">
                  <w:marLeft w:val="0"/>
                  <w:marRight w:val="0"/>
                  <w:marTop w:val="0"/>
                  <w:marBottom w:val="0"/>
                  <w:divBdr>
                    <w:top w:val="none" w:sz="0" w:space="0" w:color="auto"/>
                    <w:left w:val="none" w:sz="0" w:space="0" w:color="auto"/>
                    <w:bottom w:val="none" w:sz="0" w:space="0" w:color="auto"/>
                    <w:right w:val="none" w:sz="0" w:space="0" w:color="auto"/>
                  </w:divBdr>
                </w:div>
                <w:div w:id="1790008397">
                  <w:marLeft w:val="0"/>
                  <w:marRight w:val="0"/>
                  <w:marTop w:val="0"/>
                  <w:marBottom w:val="0"/>
                  <w:divBdr>
                    <w:top w:val="none" w:sz="0" w:space="0" w:color="auto"/>
                    <w:left w:val="none" w:sz="0" w:space="0" w:color="auto"/>
                    <w:bottom w:val="none" w:sz="0" w:space="0" w:color="auto"/>
                    <w:right w:val="none" w:sz="0" w:space="0" w:color="auto"/>
                  </w:divBdr>
                </w:div>
                <w:div w:id="1791971889">
                  <w:marLeft w:val="0"/>
                  <w:marRight w:val="0"/>
                  <w:marTop w:val="0"/>
                  <w:marBottom w:val="0"/>
                  <w:divBdr>
                    <w:top w:val="none" w:sz="0" w:space="0" w:color="auto"/>
                    <w:left w:val="none" w:sz="0" w:space="0" w:color="auto"/>
                    <w:bottom w:val="none" w:sz="0" w:space="0" w:color="auto"/>
                    <w:right w:val="none" w:sz="0" w:space="0" w:color="auto"/>
                  </w:divBdr>
                </w:div>
                <w:div w:id="1794012242">
                  <w:marLeft w:val="0"/>
                  <w:marRight w:val="0"/>
                  <w:marTop w:val="0"/>
                  <w:marBottom w:val="0"/>
                  <w:divBdr>
                    <w:top w:val="none" w:sz="0" w:space="0" w:color="auto"/>
                    <w:left w:val="none" w:sz="0" w:space="0" w:color="auto"/>
                    <w:bottom w:val="none" w:sz="0" w:space="0" w:color="auto"/>
                    <w:right w:val="none" w:sz="0" w:space="0" w:color="auto"/>
                  </w:divBdr>
                </w:div>
                <w:div w:id="1795365675">
                  <w:marLeft w:val="0"/>
                  <w:marRight w:val="0"/>
                  <w:marTop w:val="0"/>
                  <w:marBottom w:val="0"/>
                  <w:divBdr>
                    <w:top w:val="none" w:sz="0" w:space="0" w:color="auto"/>
                    <w:left w:val="none" w:sz="0" w:space="0" w:color="auto"/>
                    <w:bottom w:val="none" w:sz="0" w:space="0" w:color="auto"/>
                    <w:right w:val="none" w:sz="0" w:space="0" w:color="auto"/>
                  </w:divBdr>
                </w:div>
                <w:div w:id="1797721089">
                  <w:marLeft w:val="0"/>
                  <w:marRight w:val="0"/>
                  <w:marTop w:val="0"/>
                  <w:marBottom w:val="0"/>
                  <w:divBdr>
                    <w:top w:val="none" w:sz="0" w:space="0" w:color="auto"/>
                    <w:left w:val="none" w:sz="0" w:space="0" w:color="auto"/>
                    <w:bottom w:val="none" w:sz="0" w:space="0" w:color="auto"/>
                    <w:right w:val="none" w:sz="0" w:space="0" w:color="auto"/>
                  </w:divBdr>
                </w:div>
                <w:div w:id="1799643015">
                  <w:marLeft w:val="0"/>
                  <w:marRight w:val="0"/>
                  <w:marTop w:val="0"/>
                  <w:marBottom w:val="0"/>
                  <w:divBdr>
                    <w:top w:val="none" w:sz="0" w:space="0" w:color="auto"/>
                    <w:left w:val="none" w:sz="0" w:space="0" w:color="auto"/>
                    <w:bottom w:val="none" w:sz="0" w:space="0" w:color="auto"/>
                    <w:right w:val="none" w:sz="0" w:space="0" w:color="auto"/>
                  </w:divBdr>
                </w:div>
                <w:div w:id="1801024697">
                  <w:marLeft w:val="0"/>
                  <w:marRight w:val="0"/>
                  <w:marTop w:val="0"/>
                  <w:marBottom w:val="0"/>
                  <w:divBdr>
                    <w:top w:val="none" w:sz="0" w:space="0" w:color="auto"/>
                    <w:left w:val="none" w:sz="0" w:space="0" w:color="auto"/>
                    <w:bottom w:val="none" w:sz="0" w:space="0" w:color="auto"/>
                    <w:right w:val="none" w:sz="0" w:space="0" w:color="auto"/>
                  </w:divBdr>
                </w:div>
                <w:div w:id="1802306080">
                  <w:marLeft w:val="0"/>
                  <w:marRight w:val="0"/>
                  <w:marTop w:val="0"/>
                  <w:marBottom w:val="0"/>
                  <w:divBdr>
                    <w:top w:val="none" w:sz="0" w:space="0" w:color="auto"/>
                    <w:left w:val="none" w:sz="0" w:space="0" w:color="auto"/>
                    <w:bottom w:val="none" w:sz="0" w:space="0" w:color="auto"/>
                    <w:right w:val="none" w:sz="0" w:space="0" w:color="auto"/>
                  </w:divBdr>
                </w:div>
                <w:div w:id="1807313468">
                  <w:marLeft w:val="0"/>
                  <w:marRight w:val="0"/>
                  <w:marTop w:val="0"/>
                  <w:marBottom w:val="0"/>
                  <w:divBdr>
                    <w:top w:val="none" w:sz="0" w:space="0" w:color="auto"/>
                    <w:left w:val="none" w:sz="0" w:space="0" w:color="auto"/>
                    <w:bottom w:val="none" w:sz="0" w:space="0" w:color="auto"/>
                    <w:right w:val="none" w:sz="0" w:space="0" w:color="auto"/>
                  </w:divBdr>
                </w:div>
                <w:div w:id="1810053824">
                  <w:marLeft w:val="0"/>
                  <w:marRight w:val="0"/>
                  <w:marTop w:val="0"/>
                  <w:marBottom w:val="0"/>
                  <w:divBdr>
                    <w:top w:val="none" w:sz="0" w:space="0" w:color="auto"/>
                    <w:left w:val="none" w:sz="0" w:space="0" w:color="auto"/>
                    <w:bottom w:val="none" w:sz="0" w:space="0" w:color="auto"/>
                    <w:right w:val="none" w:sz="0" w:space="0" w:color="auto"/>
                  </w:divBdr>
                </w:div>
                <w:div w:id="1811435661">
                  <w:marLeft w:val="0"/>
                  <w:marRight w:val="0"/>
                  <w:marTop w:val="0"/>
                  <w:marBottom w:val="0"/>
                  <w:divBdr>
                    <w:top w:val="none" w:sz="0" w:space="0" w:color="auto"/>
                    <w:left w:val="none" w:sz="0" w:space="0" w:color="auto"/>
                    <w:bottom w:val="none" w:sz="0" w:space="0" w:color="auto"/>
                    <w:right w:val="none" w:sz="0" w:space="0" w:color="auto"/>
                  </w:divBdr>
                </w:div>
                <w:div w:id="1814785190">
                  <w:marLeft w:val="0"/>
                  <w:marRight w:val="0"/>
                  <w:marTop w:val="0"/>
                  <w:marBottom w:val="0"/>
                  <w:divBdr>
                    <w:top w:val="none" w:sz="0" w:space="0" w:color="auto"/>
                    <w:left w:val="none" w:sz="0" w:space="0" w:color="auto"/>
                    <w:bottom w:val="none" w:sz="0" w:space="0" w:color="auto"/>
                    <w:right w:val="none" w:sz="0" w:space="0" w:color="auto"/>
                  </w:divBdr>
                </w:div>
                <w:div w:id="1815222661">
                  <w:marLeft w:val="0"/>
                  <w:marRight w:val="0"/>
                  <w:marTop w:val="0"/>
                  <w:marBottom w:val="0"/>
                  <w:divBdr>
                    <w:top w:val="none" w:sz="0" w:space="0" w:color="auto"/>
                    <w:left w:val="none" w:sz="0" w:space="0" w:color="auto"/>
                    <w:bottom w:val="none" w:sz="0" w:space="0" w:color="auto"/>
                    <w:right w:val="none" w:sz="0" w:space="0" w:color="auto"/>
                  </w:divBdr>
                </w:div>
                <w:div w:id="1817603942">
                  <w:marLeft w:val="0"/>
                  <w:marRight w:val="0"/>
                  <w:marTop w:val="0"/>
                  <w:marBottom w:val="0"/>
                  <w:divBdr>
                    <w:top w:val="none" w:sz="0" w:space="0" w:color="auto"/>
                    <w:left w:val="none" w:sz="0" w:space="0" w:color="auto"/>
                    <w:bottom w:val="none" w:sz="0" w:space="0" w:color="auto"/>
                    <w:right w:val="none" w:sz="0" w:space="0" w:color="auto"/>
                  </w:divBdr>
                </w:div>
                <w:div w:id="1822698717">
                  <w:marLeft w:val="0"/>
                  <w:marRight w:val="0"/>
                  <w:marTop w:val="0"/>
                  <w:marBottom w:val="0"/>
                  <w:divBdr>
                    <w:top w:val="none" w:sz="0" w:space="0" w:color="auto"/>
                    <w:left w:val="none" w:sz="0" w:space="0" w:color="auto"/>
                    <w:bottom w:val="none" w:sz="0" w:space="0" w:color="auto"/>
                    <w:right w:val="none" w:sz="0" w:space="0" w:color="auto"/>
                  </w:divBdr>
                </w:div>
                <w:div w:id="1823351462">
                  <w:marLeft w:val="0"/>
                  <w:marRight w:val="0"/>
                  <w:marTop w:val="0"/>
                  <w:marBottom w:val="0"/>
                  <w:divBdr>
                    <w:top w:val="none" w:sz="0" w:space="0" w:color="auto"/>
                    <w:left w:val="none" w:sz="0" w:space="0" w:color="auto"/>
                    <w:bottom w:val="none" w:sz="0" w:space="0" w:color="auto"/>
                    <w:right w:val="none" w:sz="0" w:space="0" w:color="auto"/>
                  </w:divBdr>
                </w:div>
                <w:div w:id="1825513721">
                  <w:marLeft w:val="0"/>
                  <w:marRight w:val="0"/>
                  <w:marTop w:val="0"/>
                  <w:marBottom w:val="0"/>
                  <w:divBdr>
                    <w:top w:val="none" w:sz="0" w:space="0" w:color="auto"/>
                    <w:left w:val="none" w:sz="0" w:space="0" w:color="auto"/>
                    <w:bottom w:val="none" w:sz="0" w:space="0" w:color="auto"/>
                    <w:right w:val="none" w:sz="0" w:space="0" w:color="auto"/>
                  </w:divBdr>
                </w:div>
                <w:div w:id="1826042923">
                  <w:marLeft w:val="0"/>
                  <w:marRight w:val="0"/>
                  <w:marTop w:val="0"/>
                  <w:marBottom w:val="0"/>
                  <w:divBdr>
                    <w:top w:val="none" w:sz="0" w:space="0" w:color="auto"/>
                    <w:left w:val="none" w:sz="0" w:space="0" w:color="auto"/>
                    <w:bottom w:val="none" w:sz="0" w:space="0" w:color="auto"/>
                    <w:right w:val="none" w:sz="0" w:space="0" w:color="auto"/>
                  </w:divBdr>
                </w:div>
                <w:div w:id="1826703188">
                  <w:marLeft w:val="0"/>
                  <w:marRight w:val="0"/>
                  <w:marTop w:val="0"/>
                  <w:marBottom w:val="0"/>
                  <w:divBdr>
                    <w:top w:val="none" w:sz="0" w:space="0" w:color="auto"/>
                    <w:left w:val="none" w:sz="0" w:space="0" w:color="auto"/>
                    <w:bottom w:val="none" w:sz="0" w:space="0" w:color="auto"/>
                    <w:right w:val="none" w:sz="0" w:space="0" w:color="auto"/>
                  </w:divBdr>
                </w:div>
                <w:div w:id="1827814718">
                  <w:marLeft w:val="0"/>
                  <w:marRight w:val="0"/>
                  <w:marTop w:val="0"/>
                  <w:marBottom w:val="0"/>
                  <w:divBdr>
                    <w:top w:val="none" w:sz="0" w:space="0" w:color="auto"/>
                    <w:left w:val="none" w:sz="0" w:space="0" w:color="auto"/>
                    <w:bottom w:val="none" w:sz="0" w:space="0" w:color="auto"/>
                    <w:right w:val="none" w:sz="0" w:space="0" w:color="auto"/>
                  </w:divBdr>
                </w:div>
                <w:div w:id="1828594029">
                  <w:marLeft w:val="0"/>
                  <w:marRight w:val="0"/>
                  <w:marTop w:val="0"/>
                  <w:marBottom w:val="0"/>
                  <w:divBdr>
                    <w:top w:val="none" w:sz="0" w:space="0" w:color="auto"/>
                    <w:left w:val="none" w:sz="0" w:space="0" w:color="auto"/>
                    <w:bottom w:val="none" w:sz="0" w:space="0" w:color="auto"/>
                    <w:right w:val="none" w:sz="0" w:space="0" w:color="auto"/>
                  </w:divBdr>
                </w:div>
                <w:div w:id="1828594340">
                  <w:marLeft w:val="0"/>
                  <w:marRight w:val="0"/>
                  <w:marTop w:val="0"/>
                  <w:marBottom w:val="0"/>
                  <w:divBdr>
                    <w:top w:val="none" w:sz="0" w:space="0" w:color="auto"/>
                    <w:left w:val="none" w:sz="0" w:space="0" w:color="auto"/>
                    <w:bottom w:val="none" w:sz="0" w:space="0" w:color="auto"/>
                    <w:right w:val="none" w:sz="0" w:space="0" w:color="auto"/>
                  </w:divBdr>
                </w:div>
                <w:div w:id="1829590246">
                  <w:marLeft w:val="0"/>
                  <w:marRight w:val="0"/>
                  <w:marTop w:val="0"/>
                  <w:marBottom w:val="0"/>
                  <w:divBdr>
                    <w:top w:val="none" w:sz="0" w:space="0" w:color="auto"/>
                    <w:left w:val="none" w:sz="0" w:space="0" w:color="auto"/>
                    <w:bottom w:val="none" w:sz="0" w:space="0" w:color="auto"/>
                    <w:right w:val="none" w:sz="0" w:space="0" w:color="auto"/>
                  </w:divBdr>
                </w:div>
                <w:div w:id="1835291892">
                  <w:marLeft w:val="0"/>
                  <w:marRight w:val="0"/>
                  <w:marTop w:val="0"/>
                  <w:marBottom w:val="0"/>
                  <w:divBdr>
                    <w:top w:val="none" w:sz="0" w:space="0" w:color="auto"/>
                    <w:left w:val="none" w:sz="0" w:space="0" w:color="auto"/>
                    <w:bottom w:val="none" w:sz="0" w:space="0" w:color="auto"/>
                    <w:right w:val="none" w:sz="0" w:space="0" w:color="auto"/>
                  </w:divBdr>
                </w:div>
                <w:div w:id="1837257994">
                  <w:marLeft w:val="0"/>
                  <w:marRight w:val="0"/>
                  <w:marTop w:val="0"/>
                  <w:marBottom w:val="0"/>
                  <w:divBdr>
                    <w:top w:val="none" w:sz="0" w:space="0" w:color="auto"/>
                    <w:left w:val="none" w:sz="0" w:space="0" w:color="auto"/>
                    <w:bottom w:val="none" w:sz="0" w:space="0" w:color="auto"/>
                    <w:right w:val="none" w:sz="0" w:space="0" w:color="auto"/>
                  </w:divBdr>
                </w:div>
                <w:div w:id="1837259043">
                  <w:marLeft w:val="0"/>
                  <w:marRight w:val="0"/>
                  <w:marTop w:val="0"/>
                  <w:marBottom w:val="0"/>
                  <w:divBdr>
                    <w:top w:val="none" w:sz="0" w:space="0" w:color="auto"/>
                    <w:left w:val="none" w:sz="0" w:space="0" w:color="auto"/>
                    <w:bottom w:val="none" w:sz="0" w:space="0" w:color="auto"/>
                    <w:right w:val="none" w:sz="0" w:space="0" w:color="auto"/>
                  </w:divBdr>
                </w:div>
                <w:div w:id="1837651679">
                  <w:marLeft w:val="0"/>
                  <w:marRight w:val="0"/>
                  <w:marTop w:val="0"/>
                  <w:marBottom w:val="0"/>
                  <w:divBdr>
                    <w:top w:val="none" w:sz="0" w:space="0" w:color="auto"/>
                    <w:left w:val="none" w:sz="0" w:space="0" w:color="auto"/>
                    <w:bottom w:val="none" w:sz="0" w:space="0" w:color="auto"/>
                    <w:right w:val="none" w:sz="0" w:space="0" w:color="auto"/>
                  </w:divBdr>
                </w:div>
                <w:div w:id="1838032594">
                  <w:marLeft w:val="0"/>
                  <w:marRight w:val="0"/>
                  <w:marTop w:val="0"/>
                  <w:marBottom w:val="0"/>
                  <w:divBdr>
                    <w:top w:val="none" w:sz="0" w:space="0" w:color="auto"/>
                    <w:left w:val="none" w:sz="0" w:space="0" w:color="auto"/>
                    <w:bottom w:val="none" w:sz="0" w:space="0" w:color="auto"/>
                    <w:right w:val="none" w:sz="0" w:space="0" w:color="auto"/>
                  </w:divBdr>
                </w:div>
                <w:div w:id="1844470748">
                  <w:marLeft w:val="0"/>
                  <w:marRight w:val="0"/>
                  <w:marTop w:val="0"/>
                  <w:marBottom w:val="0"/>
                  <w:divBdr>
                    <w:top w:val="none" w:sz="0" w:space="0" w:color="auto"/>
                    <w:left w:val="none" w:sz="0" w:space="0" w:color="auto"/>
                    <w:bottom w:val="none" w:sz="0" w:space="0" w:color="auto"/>
                    <w:right w:val="none" w:sz="0" w:space="0" w:color="auto"/>
                  </w:divBdr>
                </w:div>
                <w:div w:id="1844860613">
                  <w:marLeft w:val="0"/>
                  <w:marRight w:val="0"/>
                  <w:marTop w:val="0"/>
                  <w:marBottom w:val="0"/>
                  <w:divBdr>
                    <w:top w:val="none" w:sz="0" w:space="0" w:color="auto"/>
                    <w:left w:val="none" w:sz="0" w:space="0" w:color="auto"/>
                    <w:bottom w:val="none" w:sz="0" w:space="0" w:color="auto"/>
                    <w:right w:val="none" w:sz="0" w:space="0" w:color="auto"/>
                  </w:divBdr>
                </w:div>
                <w:div w:id="1845122613">
                  <w:marLeft w:val="0"/>
                  <w:marRight w:val="0"/>
                  <w:marTop w:val="0"/>
                  <w:marBottom w:val="0"/>
                  <w:divBdr>
                    <w:top w:val="none" w:sz="0" w:space="0" w:color="auto"/>
                    <w:left w:val="none" w:sz="0" w:space="0" w:color="auto"/>
                    <w:bottom w:val="none" w:sz="0" w:space="0" w:color="auto"/>
                    <w:right w:val="none" w:sz="0" w:space="0" w:color="auto"/>
                  </w:divBdr>
                </w:div>
                <w:div w:id="1845389216">
                  <w:marLeft w:val="0"/>
                  <w:marRight w:val="0"/>
                  <w:marTop w:val="0"/>
                  <w:marBottom w:val="0"/>
                  <w:divBdr>
                    <w:top w:val="none" w:sz="0" w:space="0" w:color="auto"/>
                    <w:left w:val="none" w:sz="0" w:space="0" w:color="auto"/>
                    <w:bottom w:val="none" w:sz="0" w:space="0" w:color="auto"/>
                    <w:right w:val="none" w:sz="0" w:space="0" w:color="auto"/>
                  </w:divBdr>
                </w:div>
                <w:div w:id="1846046402">
                  <w:marLeft w:val="0"/>
                  <w:marRight w:val="0"/>
                  <w:marTop w:val="0"/>
                  <w:marBottom w:val="0"/>
                  <w:divBdr>
                    <w:top w:val="none" w:sz="0" w:space="0" w:color="auto"/>
                    <w:left w:val="none" w:sz="0" w:space="0" w:color="auto"/>
                    <w:bottom w:val="none" w:sz="0" w:space="0" w:color="auto"/>
                    <w:right w:val="none" w:sz="0" w:space="0" w:color="auto"/>
                  </w:divBdr>
                </w:div>
                <w:div w:id="1846703184">
                  <w:marLeft w:val="0"/>
                  <w:marRight w:val="0"/>
                  <w:marTop w:val="0"/>
                  <w:marBottom w:val="0"/>
                  <w:divBdr>
                    <w:top w:val="none" w:sz="0" w:space="0" w:color="auto"/>
                    <w:left w:val="none" w:sz="0" w:space="0" w:color="auto"/>
                    <w:bottom w:val="none" w:sz="0" w:space="0" w:color="auto"/>
                    <w:right w:val="none" w:sz="0" w:space="0" w:color="auto"/>
                  </w:divBdr>
                </w:div>
                <w:div w:id="1846747162">
                  <w:marLeft w:val="0"/>
                  <w:marRight w:val="0"/>
                  <w:marTop w:val="0"/>
                  <w:marBottom w:val="0"/>
                  <w:divBdr>
                    <w:top w:val="none" w:sz="0" w:space="0" w:color="auto"/>
                    <w:left w:val="none" w:sz="0" w:space="0" w:color="auto"/>
                    <w:bottom w:val="none" w:sz="0" w:space="0" w:color="auto"/>
                    <w:right w:val="none" w:sz="0" w:space="0" w:color="auto"/>
                  </w:divBdr>
                </w:div>
                <w:div w:id="1851293494">
                  <w:marLeft w:val="0"/>
                  <w:marRight w:val="0"/>
                  <w:marTop w:val="0"/>
                  <w:marBottom w:val="0"/>
                  <w:divBdr>
                    <w:top w:val="none" w:sz="0" w:space="0" w:color="auto"/>
                    <w:left w:val="none" w:sz="0" w:space="0" w:color="auto"/>
                    <w:bottom w:val="none" w:sz="0" w:space="0" w:color="auto"/>
                    <w:right w:val="none" w:sz="0" w:space="0" w:color="auto"/>
                  </w:divBdr>
                </w:div>
                <w:div w:id="1851872978">
                  <w:marLeft w:val="0"/>
                  <w:marRight w:val="0"/>
                  <w:marTop w:val="0"/>
                  <w:marBottom w:val="0"/>
                  <w:divBdr>
                    <w:top w:val="none" w:sz="0" w:space="0" w:color="auto"/>
                    <w:left w:val="none" w:sz="0" w:space="0" w:color="auto"/>
                    <w:bottom w:val="none" w:sz="0" w:space="0" w:color="auto"/>
                    <w:right w:val="none" w:sz="0" w:space="0" w:color="auto"/>
                  </w:divBdr>
                </w:div>
                <w:div w:id="1858809064">
                  <w:marLeft w:val="0"/>
                  <w:marRight w:val="0"/>
                  <w:marTop w:val="0"/>
                  <w:marBottom w:val="0"/>
                  <w:divBdr>
                    <w:top w:val="none" w:sz="0" w:space="0" w:color="auto"/>
                    <w:left w:val="none" w:sz="0" w:space="0" w:color="auto"/>
                    <w:bottom w:val="none" w:sz="0" w:space="0" w:color="auto"/>
                    <w:right w:val="none" w:sz="0" w:space="0" w:color="auto"/>
                  </w:divBdr>
                </w:div>
                <w:div w:id="1859006043">
                  <w:marLeft w:val="0"/>
                  <w:marRight w:val="0"/>
                  <w:marTop w:val="0"/>
                  <w:marBottom w:val="0"/>
                  <w:divBdr>
                    <w:top w:val="none" w:sz="0" w:space="0" w:color="auto"/>
                    <w:left w:val="none" w:sz="0" w:space="0" w:color="auto"/>
                    <w:bottom w:val="none" w:sz="0" w:space="0" w:color="auto"/>
                    <w:right w:val="none" w:sz="0" w:space="0" w:color="auto"/>
                  </w:divBdr>
                </w:div>
                <w:div w:id="1861697923">
                  <w:marLeft w:val="0"/>
                  <w:marRight w:val="0"/>
                  <w:marTop w:val="0"/>
                  <w:marBottom w:val="0"/>
                  <w:divBdr>
                    <w:top w:val="none" w:sz="0" w:space="0" w:color="auto"/>
                    <w:left w:val="none" w:sz="0" w:space="0" w:color="auto"/>
                    <w:bottom w:val="none" w:sz="0" w:space="0" w:color="auto"/>
                    <w:right w:val="none" w:sz="0" w:space="0" w:color="auto"/>
                  </w:divBdr>
                </w:div>
                <w:div w:id="1861895558">
                  <w:marLeft w:val="0"/>
                  <w:marRight w:val="0"/>
                  <w:marTop w:val="0"/>
                  <w:marBottom w:val="0"/>
                  <w:divBdr>
                    <w:top w:val="none" w:sz="0" w:space="0" w:color="auto"/>
                    <w:left w:val="none" w:sz="0" w:space="0" w:color="auto"/>
                    <w:bottom w:val="none" w:sz="0" w:space="0" w:color="auto"/>
                    <w:right w:val="none" w:sz="0" w:space="0" w:color="auto"/>
                  </w:divBdr>
                </w:div>
                <w:div w:id="1862402113">
                  <w:marLeft w:val="0"/>
                  <w:marRight w:val="0"/>
                  <w:marTop w:val="0"/>
                  <w:marBottom w:val="0"/>
                  <w:divBdr>
                    <w:top w:val="none" w:sz="0" w:space="0" w:color="auto"/>
                    <w:left w:val="none" w:sz="0" w:space="0" w:color="auto"/>
                    <w:bottom w:val="none" w:sz="0" w:space="0" w:color="auto"/>
                    <w:right w:val="none" w:sz="0" w:space="0" w:color="auto"/>
                  </w:divBdr>
                </w:div>
                <w:div w:id="1866944919">
                  <w:marLeft w:val="0"/>
                  <w:marRight w:val="0"/>
                  <w:marTop w:val="0"/>
                  <w:marBottom w:val="0"/>
                  <w:divBdr>
                    <w:top w:val="none" w:sz="0" w:space="0" w:color="auto"/>
                    <w:left w:val="none" w:sz="0" w:space="0" w:color="auto"/>
                    <w:bottom w:val="none" w:sz="0" w:space="0" w:color="auto"/>
                    <w:right w:val="none" w:sz="0" w:space="0" w:color="auto"/>
                  </w:divBdr>
                </w:div>
                <w:div w:id="1870290396">
                  <w:marLeft w:val="0"/>
                  <w:marRight w:val="0"/>
                  <w:marTop w:val="0"/>
                  <w:marBottom w:val="0"/>
                  <w:divBdr>
                    <w:top w:val="none" w:sz="0" w:space="0" w:color="auto"/>
                    <w:left w:val="none" w:sz="0" w:space="0" w:color="auto"/>
                    <w:bottom w:val="none" w:sz="0" w:space="0" w:color="auto"/>
                    <w:right w:val="none" w:sz="0" w:space="0" w:color="auto"/>
                  </w:divBdr>
                </w:div>
                <w:div w:id="1871139155">
                  <w:marLeft w:val="0"/>
                  <w:marRight w:val="0"/>
                  <w:marTop w:val="0"/>
                  <w:marBottom w:val="0"/>
                  <w:divBdr>
                    <w:top w:val="none" w:sz="0" w:space="0" w:color="auto"/>
                    <w:left w:val="none" w:sz="0" w:space="0" w:color="auto"/>
                    <w:bottom w:val="none" w:sz="0" w:space="0" w:color="auto"/>
                    <w:right w:val="none" w:sz="0" w:space="0" w:color="auto"/>
                  </w:divBdr>
                </w:div>
                <w:div w:id="1871140638">
                  <w:marLeft w:val="0"/>
                  <w:marRight w:val="0"/>
                  <w:marTop w:val="0"/>
                  <w:marBottom w:val="0"/>
                  <w:divBdr>
                    <w:top w:val="none" w:sz="0" w:space="0" w:color="auto"/>
                    <w:left w:val="none" w:sz="0" w:space="0" w:color="auto"/>
                    <w:bottom w:val="none" w:sz="0" w:space="0" w:color="auto"/>
                    <w:right w:val="none" w:sz="0" w:space="0" w:color="auto"/>
                  </w:divBdr>
                </w:div>
                <w:div w:id="1873372147">
                  <w:marLeft w:val="0"/>
                  <w:marRight w:val="0"/>
                  <w:marTop w:val="0"/>
                  <w:marBottom w:val="0"/>
                  <w:divBdr>
                    <w:top w:val="none" w:sz="0" w:space="0" w:color="auto"/>
                    <w:left w:val="none" w:sz="0" w:space="0" w:color="auto"/>
                    <w:bottom w:val="none" w:sz="0" w:space="0" w:color="auto"/>
                    <w:right w:val="none" w:sz="0" w:space="0" w:color="auto"/>
                  </w:divBdr>
                </w:div>
                <w:div w:id="1874808177">
                  <w:marLeft w:val="0"/>
                  <w:marRight w:val="0"/>
                  <w:marTop w:val="0"/>
                  <w:marBottom w:val="0"/>
                  <w:divBdr>
                    <w:top w:val="none" w:sz="0" w:space="0" w:color="auto"/>
                    <w:left w:val="none" w:sz="0" w:space="0" w:color="auto"/>
                    <w:bottom w:val="none" w:sz="0" w:space="0" w:color="auto"/>
                    <w:right w:val="none" w:sz="0" w:space="0" w:color="auto"/>
                  </w:divBdr>
                </w:div>
                <w:div w:id="1876309273">
                  <w:marLeft w:val="0"/>
                  <w:marRight w:val="0"/>
                  <w:marTop w:val="0"/>
                  <w:marBottom w:val="0"/>
                  <w:divBdr>
                    <w:top w:val="none" w:sz="0" w:space="0" w:color="auto"/>
                    <w:left w:val="none" w:sz="0" w:space="0" w:color="auto"/>
                    <w:bottom w:val="none" w:sz="0" w:space="0" w:color="auto"/>
                    <w:right w:val="none" w:sz="0" w:space="0" w:color="auto"/>
                  </w:divBdr>
                </w:div>
                <w:div w:id="1882328869">
                  <w:marLeft w:val="0"/>
                  <w:marRight w:val="0"/>
                  <w:marTop w:val="0"/>
                  <w:marBottom w:val="0"/>
                  <w:divBdr>
                    <w:top w:val="none" w:sz="0" w:space="0" w:color="auto"/>
                    <w:left w:val="none" w:sz="0" w:space="0" w:color="auto"/>
                    <w:bottom w:val="none" w:sz="0" w:space="0" w:color="auto"/>
                    <w:right w:val="none" w:sz="0" w:space="0" w:color="auto"/>
                  </w:divBdr>
                </w:div>
                <w:div w:id="1884515632">
                  <w:marLeft w:val="0"/>
                  <w:marRight w:val="0"/>
                  <w:marTop w:val="0"/>
                  <w:marBottom w:val="0"/>
                  <w:divBdr>
                    <w:top w:val="none" w:sz="0" w:space="0" w:color="auto"/>
                    <w:left w:val="none" w:sz="0" w:space="0" w:color="auto"/>
                    <w:bottom w:val="none" w:sz="0" w:space="0" w:color="auto"/>
                    <w:right w:val="none" w:sz="0" w:space="0" w:color="auto"/>
                  </w:divBdr>
                </w:div>
                <w:div w:id="1885218190">
                  <w:marLeft w:val="0"/>
                  <w:marRight w:val="0"/>
                  <w:marTop w:val="0"/>
                  <w:marBottom w:val="0"/>
                  <w:divBdr>
                    <w:top w:val="none" w:sz="0" w:space="0" w:color="auto"/>
                    <w:left w:val="none" w:sz="0" w:space="0" w:color="auto"/>
                    <w:bottom w:val="none" w:sz="0" w:space="0" w:color="auto"/>
                    <w:right w:val="none" w:sz="0" w:space="0" w:color="auto"/>
                  </w:divBdr>
                </w:div>
                <w:div w:id="1885364215">
                  <w:marLeft w:val="0"/>
                  <w:marRight w:val="0"/>
                  <w:marTop w:val="0"/>
                  <w:marBottom w:val="0"/>
                  <w:divBdr>
                    <w:top w:val="none" w:sz="0" w:space="0" w:color="auto"/>
                    <w:left w:val="none" w:sz="0" w:space="0" w:color="auto"/>
                    <w:bottom w:val="none" w:sz="0" w:space="0" w:color="auto"/>
                    <w:right w:val="none" w:sz="0" w:space="0" w:color="auto"/>
                  </w:divBdr>
                </w:div>
                <w:div w:id="1886405200">
                  <w:marLeft w:val="0"/>
                  <w:marRight w:val="0"/>
                  <w:marTop w:val="0"/>
                  <w:marBottom w:val="0"/>
                  <w:divBdr>
                    <w:top w:val="none" w:sz="0" w:space="0" w:color="auto"/>
                    <w:left w:val="none" w:sz="0" w:space="0" w:color="auto"/>
                    <w:bottom w:val="none" w:sz="0" w:space="0" w:color="auto"/>
                    <w:right w:val="none" w:sz="0" w:space="0" w:color="auto"/>
                  </w:divBdr>
                </w:div>
                <w:div w:id="1887526063">
                  <w:marLeft w:val="0"/>
                  <w:marRight w:val="0"/>
                  <w:marTop w:val="0"/>
                  <w:marBottom w:val="0"/>
                  <w:divBdr>
                    <w:top w:val="none" w:sz="0" w:space="0" w:color="auto"/>
                    <w:left w:val="none" w:sz="0" w:space="0" w:color="auto"/>
                    <w:bottom w:val="none" w:sz="0" w:space="0" w:color="auto"/>
                    <w:right w:val="none" w:sz="0" w:space="0" w:color="auto"/>
                  </w:divBdr>
                </w:div>
                <w:div w:id="1888175739">
                  <w:marLeft w:val="0"/>
                  <w:marRight w:val="0"/>
                  <w:marTop w:val="0"/>
                  <w:marBottom w:val="0"/>
                  <w:divBdr>
                    <w:top w:val="none" w:sz="0" w:space="0" w:color="auto"/>
                    <w:left w:val="none" w:sz="0" w:space="0" w:color="auto"/>
                    <w:bottom w:val="none" w:sz="0" w:space="0" w:color="auto"/>
                    <w:right w:val="none" w:sz="0" w:space="0" w:color="auto"/>
                  </w:divBdr>
                </w:div>
                <w:div w:id="1889759872">
                  <w:marLeft w:val="0"/>
                  <w:marRight w:val="0"/>
                  <w:marTop w:val="0"/>
                  <w:marBottom w:val="0"/>
                  <w:divBdr>
                    <w:top w:val="none" w:sz="0" w:space="0" w:color="auto"/>
                    <w:left w:val="none" w:sz="0" w:space="0" w:color="auto"/>
                    <w:bottom w:val="none" w:sz="0" w:space="0" w:color="auto"/>
                    <w:right w:val="none" w:sz="0" w:space="0" w:color="auto"/>
                  </w:divBdr>
                </w:div>
                <w:div w:id="1891260858">
                  <w:marLeft w:val="0"/>
                  <w:marRight w:val="0"/>
                  <w:marTop w:val="0"/>
                  <w:marBottom w:val="0"/>
                  <w:divBdr>
                    <w:top w:val="none" w:sz="0" w:space="0" w:color="auto"/>
                    <w:left w:val="none" w:sz="0" w:space="0" w:color="auto"/>
                    <w:bottom w:val="none" w:sz="0" w:space="0" w:color="auto"/>
                    <w:right w:val="none" w:sz="0" w:space="0" w:color="auto"/>
                  </w:divBdr>
                </w:div>
                <w:div w:id="1894347817">
                  <w:marLeft w:val="0"/>
                  <w:marRight w:val="0"/>
                  <w:marTop w:val="0"/>
                  <w:marBottom w:val="0"/>
                  <w:divBdr>
                    <w:top w:val="none" w:sz="0" w:space="0" w:color="auto"/>
                    <w:left w:val="none" w:sz="0" w:space="0" w:color="auto"/>
                    <w:bottom w:val="none" w:sz="0" w:space="0" w:color="auto"/>
                    <w:right w:val="none" w:sz="0" w:space="0" w:color="auto"/>
                  </w:divBdr>
                </w:div>
                <w:div w:id="1896625529">
                  <w:marLeft w:val="0"/>
                  <w:marRight w:val="0"/>
                  <w:marTop w:val="0"/>
                  <w:marBottom w:val="0"/>
                  <w:divBdr>
                    <w:top w:val="none" w:sz="0" w:space="0" w:color="auto"/>
                    <w:left w:val="none" w:sz="0" w:space="0" w:color="auto"/>
                    <w:bottom w:val="none" w:sz="0" w:space="0" w:color="auto"/>
                    <w:right w:val="none" w:sz="0" w:space="0" w:color="auto"/>
                  </w:divBdr>
                </w:div>
                <w:div w:id="1898473789">
                  <w:marLeft w:val="0"/>
                  <w:marRight w:val="0"/>
                  <w:marTop w:val="0"/>
                  <w:marBottom w:val="0"/>
                  <w:divBdr>
                    <w:top w:val="none" w:sz="0" w:space="0" w:color="auto"/>
                    <w:left w:val="none" w:sz="0" w:space="0" w:color="auto"/>
                    <w:bottom w:val="none" w:sz="0" w:space="0" w:color="auto"/>
                    <w:right w:val="none" w:sz="0" w:space="0" w:color="auto"/>
                  </w:divBdr>
                </w:div>
                <w:div w:id="1901020289">
                  <w:marLeft w:val="0"/>
                  <w:marRight w:val="0"/>
                  <w:marTop w:val="0"/>
                  <w:marBottom w:val="0"/>
                  <w:divBdr>
                    <w:top w:val="none" w:sz="0" w:space="0" w:color="auto"/>
                    <w:left w:val="none" w:sz="0" w:space="0" w:color="auto"/>
                    <w:bottom w:val="none" w:sz="0" w:space="0" w:color="auto"/>
                    <w:right w:val="none" w:sz="0" w:space="0" w:color="auto"/>
                  </w:divBdr>
                </w:div>
                <w:div w:id="1901207328">
                  <w:marLeft w:val="0"/>
                  <w:marRight w:val="0"/>
                  <w:marTop w:val="0"/>
                  <w:marBottom w:val="0"/>
                  <w:divBdr>
                    <w:top w:val="none" w:sz="0" w:space="0" w:color="auto"/>
                    <w:left w:val="none" w:sz="0" w:space="0" w:color="auto"/>
                    <w:bottom w:val="none" w:sz="0" w:space="0" w:color="auto"/>
                    <w:right w:val="none" w:sz="0" w:space="0" w:color="auto"/>
                  </w:divBdr>
                </w:div>
                <w:div w:id="1901280112">
                  <w:marLeft w:val="0"/>
                  <w:marRight w:val="0"/>
                  <w:marTop w:val="0"/>
                  <w:marBottom w:val="0"/>
                  <w:divBdr>
                    <w:top w:val="none" w:sz="0" w:space="0" w:color="auto"/>
                    <w:left w:val="none" w:sz="0" w:space="0" w:color="auto"/>
                    <w:bottom w:val="none" w:sz="0" w:space="0" w:color="auto"/>
                    <w:right w:val="none" w:sz="0" w:space="0" w:color="auto"/>
                  </w:divBdr>
                </w:div>
                <w:div w:id="1904945258">
                  <w:marLeft w:val="0"/>
                  <w:marRight w:val="0"/>
                  <w:marTop w:val="0"/>
                  <w:marBottom w:val="0"/>
                  <w:divBdr>
                    <w:top w:val="none" w:sz="0" w:space="0" w:color="auto"/>
                    <w:left w:val="none" w:sz="0" w:space="0" w:color="auto"/>
                    <w:bottom w:val="none" w:sz="0" w:space="0" w:color="auto"/>
                    <w:right w:val="none" w:sz="0" w:space="0" w:color="auto"/>
                  </w:divBdr>
                </w:div>
                <w:div w:id="1908345464">
                  <w:marLeft w:val="0"/>
                  <w:marRight w:val="0"/>
                  <w:marTop w:val="0"/>
                  <w:marBottom w:val="0"/>
                  <w:divBdr>
                    <w:top w:val="none" w:sz="0" w:space="0" w:color="auto"/>
                    <w:left w:val="none" w:sz="0" w:space="0" w:color="auto"/>
                    <w:bottom w:val="none" w:sz="0" w:space="0" w:color="auto"/>
                    <w:right w:val="none" w:sz="0" w:space="0" w:color="auto"/>
                  </w:divBdr>
                </w:div>
                <w:div w:id="1909345633">
                  <w:marLeft w:val="0"/>
                  <w:marRight w:val="0"/>
                  <w:marTop w:val="0"/>
                  <w:marBottom w:val="0"/>
                  <w:divBdr>
                    <w:top w:val="none" w:sz="0" w:space="0" w:color="auto"/>
                    <w:left w:val="none" w:sz="0" w:space="0" w:color="auto"/>
                    <w:bottom w:val="none" w:sz="0" w:space="0" w:color="auto"/>
                    <w:right w:val="none" w:sz="0" w:space="0" w:color="auto"/>
                  </w:divBdr>
                </w:div>
                <w:div w:id="1910532198">
                  <w:marLeft w:val="0"/>
                  <w:marRight w:val="0"/>
                  <w:marTop w:val="0"/>
                  <w:marBottom w:val="0"/>
                  <w:divBdr>
                    <w:top w:val="none" w:sz="0" w:space="0" w:color="auto"/>
                    <w:left w:val="none" w:sz="0" w:space="0" w:color="auto"/>
                    <w:bottom w:val="none" w:sz="0" w:space="0" w:color="auto"/>
                    <w:right w:val="none" w:sz="0" w:space="0" w:color="auto"/>
                  </w:divBdr>
                </w:div>
                <w:div w:id="1911112880">
                  <w:marLeft w:val="0"/>
                  <w:marRight w:val="0"/>
                  <w:marTop w:val="0"/>
                  <w:marBottom w:val="0"/>
                  <w:divBdr>
                    <w:top w:val="none" w:sz="0" w:space="0" w:color="auto"/>
                    <w:left w:val="none" w:sz="0" w:space="0" w:color="auto"/>
                    <w:bottom w:val="none" w:sz="0" w:space="0" w:color="auto"/>
                    <w:right w:val="none" w:sz="0" w:space="0" w:color="auto"/>
                  </w:divBdr>
                </w:div>
                <w:div w:id="1914315061">
                  <w:marLeft w:val="0"/>
                  <w:marRight w:val="0"/>
                  <w:marTop w:val="0"/>
                  <w:marBottom w:val="0"/>
                  <w:divBdr>
                    <w:top w:val="none" w:sz="0" w:space="0" w:color="auto"/>
                    <w:left w:val="none" w:sz="0" w:space="0" w:color="auto"/>
                    <w:bottom w:val="none" w:sz="0" w:space="0" w:color="auto"/>
                    <w:right w:val="none" w:sz="0" w:space="0" w:color="auto"/>
                  </w:divBdr>
                </w:div>
                <w:div w:id="1915386827">
                  <w:marLeft w:val="0"/>
                  <w:marRight w:val="0"/>
                  <w:marTop w:val="0"/>
                  <w:marBottom w:val="0"/>
                  <w:divBdr>
                    <w:top w:val="none" w:sz="0" w:space="0" w:color="auto"/>
                    <w:left w:val="none" w:sz="0" w:space="0" w:color="auto"/>
                    <w:bottom w:val="none" w:sz="0" w:space="0" w:color="auto"/>
                    <w:right w:val="none" w:sz="0" w:space="0" w:color="auto"/>
                  </w:divBdr>
                </w:div>
                <w:div w:id="1915973966">
                  <w:marLeft w:val="0"/>
                  <w:marRight w:val="0"/>
                  <w:marTop w:val="0"/>
                  <w:marBottom w:val="0"/>
                  <w:divBdr>
                    <w:top w:val="none" w:sz="0" w:space="0" w:color="auto"/>
                    <w:left w:val="none" w:sz="0" w:space="0" w:color="auto"/>
                    <w:bottom w:val="none" w:sz="0" w:space="0" w:color="auto"/>
                    <w:right w:val="none" w:sz="0" w:space="0" w:color="auto"/>
                  </w:divBdr>
                </w:div>
                <w:div w:id="1921404038">
                  <w:marLeft w:val="0"/>
                  <w:marRight w:val="0"/>
                  <w:marTop w:val="0"/>
                  <w:marBottom w:val="0"/>
                  <w:divBdr>
                    <w:top w:val="none" w:sz="0" w:space="0" w:color="auto"/>
                    <w:left w:val="none" w:sz="0" w:space="0" w:color="auto"/>
                    <w:bottom w:val="none" w:sz="0" w:space="0" w:color="auto"/>
                    <w:right w:val="none" w:sz="0" w:space="0" w:color="auto"/>
                  </w:divBdr>
                </w:div>
                <w:div w:id="1924103954">
                  <w:marLeft w:val="0"/>
                  <w:marRight w:val="0"/>
                  <w:marTop w:val="0"/>
                  <w:marBottom w:val="0"/>
                  <w:divBdr>
                    <w:top w:val="none" w:sz="0" w:space="0" w:color="auto"/>
                    <w:left w:val="none" w:sz="0" w:space="0" w:color="auto"/>
                    <w:bottom w:val="none" w:sz="0" w:space="0" w:color="auto"/>
                    <w:right w:val="none" w:sz="0" w:space="0" w:color="auto"/>
                  </w:divBdr>
                </w:div>
                <w:div w:id="1925071760">
                  <w:marLeft w:val="0"/>
                  <w:marRight w:val="0"/>
                  <w:marTop w:val="0"/>
                  <w:marBottom w:val="0"/>
                  <w:divBdr>
                    <w:top w:val="none" w:sz="0" w:space="0" w:color="auto"/>
                    <w:left w:val="none" w:sz="0" w:space="0" w:color="auto"/>
                    <w:bottom w:val="none" w:sz="0" w:space="0" w:color="auto"/>
                    <w:right w:val="none" w:sz="0" w:space="0" w:color="auto"/>
                  </w:divBdr>
                </w:div>
                <w:div w:id="1925332255">
                  <w:marLeft w:val="0"/>
                  <w:marRight w:val="0"/>
                  <w:marTop w:val="0"/>
                  <w:marBottom w:val="0"/>
                  <w:divBdr>
                    <w:top w:val="none" w:sz="0" w:space="0" w:color="auto"/>
                    <w:left w:val="none" w:sz="0" w:space="0" w:color="auto"/>
                    <w:bottom w:val="none" w:sz="0" w:space="0" w:color="auto"/>
                    <w:right w:val="none" w:sz="0" w:space="0" w:color="auto"/>
                  </w:divBdr>
                </w:div>
                <w:div w:id="1925333100">
                  <w:marLeft w:val="0"/>
                  <w:marRight w:val="0"/>
                  <w:marTop w:val="0"/>
                  <w:marBottom w:val="0"/>
                  <w:divBdr>
                    <w:top w:val="none" w:sz="0" w:space="0" w:color="auto"/>
                    <w:left w:val="none" w:sz="0" w:space="0" w:color="auto"/>
                    <w:bottom w:val="none" w:sz="0" w:space="0" w:color="auto"/>
                    <w:right w:val="none" w:sz="0" w:space="0" w:color="auto"/>
                  </w:divBdr>
                </w:div>
                <w:div w:id="1928880313">
                  <w:marLeft w:val="0"/>
                  <w:marRight w:val="0"/>
                  <w:marTop w:val="0"/>
                  <w:marBottom w:val="0"/>
                  <w:divBdr>
                    <w:top w:val="none" w:sz="0" w:space="0" w:color="auto"/>
                    <w:left w:val="none" w:sz="0" w:space="0" w:color="auto"/>
                    <w:bottom w:val="none" w:sz="0" w:space="0" w:color="auto"/>
                    <w:right w:val="none" w:sz="0" w:space="0" w:color="auto"/>
                  </w:divBdr>
                </w:div>
                <w:div w:id="1929774038">
                  <w:marLeft w:val="0"/>
                  <w:marRight w:val="0"/>
                  <w:marTop w:val="0"/>
                  <w:marBottom w:val="0"/>
                  <w:divBdr>
                    <w:top w:val="none" w:sz="0" w:space="0" w:color="auto"/>
                    <w:left w:val="none" w:sz="0" w:space="0" w:color="auto"/>
                    <w:bottom w:val="none" w:sz="0" w:space="0" w:color="auto"/>
                    <w:right w:val="none" w:sz="0" w:space="0" w:color="auto"/>
                  </w:divBdr>
                </w:div>
                <w:div w:id="1931043069">
                  <w:marLeft w:val="0"/>
                  <w:marRight w:val="0"/>
                  <w:marTop w:val="0"/>
                  <w:marBottom w:val="0"/>
                  <w:divBdr>
                    <w:top w:val="none" w:sz="0" w:space="0" w:color="auto"/>
                    <w:left w:val="none" w:sz="0" w:space="0" w:color="auto"/>
                    <w:bottom w:val="none" w:sz="0" w:space="0" w:color="auto"/>
                    <w:right w:val="none" w:sz="0" w:space="0" w:color="auto"/>
                  </w:divBdr>
                </w:div>
                <w:div w:id="1932011415">
                  <w:marLeft w:val="0"/>
                  <w:marRight w:val="0"/>
                  <w:marTop w:val="0"/>
                  <w:marBottom w:val="0"/>
                  <w:divBdr>
                    <w:top w:val="none" w:sz="0" w:space="0" w:color="auto"/>
                    <w:left w:val="none" w:sz="0" w:space="0" w:color="auto"/>
                    <w:bottom w:val="none" w:sz="0" w:space="0" w:color="auto"/>
                    <w:right w:val="none" w:sz="0" w:space="0" w:color="auto"/>
                  </w:divBdr>
                </w:div>
                <w:div w:id="1932347816">
                  <w:marLeft w:val="0"/>
                  <w:marRight w:val="0"/>
                  <w:marTop w:val="0"/>
                  <w:marBottom w:val="0"/>
                  <w:divBdr>
                    <w:top w:val="none" w:sz="0" w:space="0" w:color="auto"/>
                    <w:left w:val="none" w:sz="0" w:space="0" w:color="auto"/>
                    <w:bottom w:val="none" w:sz="0" w:space="0" w:color="auto"/>
                    <w:right w:val="none" w:sz="0" w:space="0" w:color="auto"/>
                  </w:divBdr>
                </w:div>
                <w:div w:id="1932540022">
                  <w:marLeft w:val="0"/>
                  <w:marRight w:val="0"/>
                  <w:marTop w:val="0"/>
                  <w:marBottom w:val="0"/>
                  <w:divBdr>
                    <w:top w:val="none" w:sz="0" w:space="0" w:color="auto"/>
                    <w:left w:val="none" w:sz="0" w:space="0" w:color="auto"/>
                    <w:bottom w:val="none" w:sz="0" w:space="0" w:color="auto"/>
                    <w:right w:val="none" w:sz="0" w:space="0" w:color="auto"/>
                  </w:divBdr>
                </w:div>
                <w:div w:id="1933513029">
                  <w:marLeft w:val="0"/>
                  <w:marRight w:val="0"/>
                  <w:marTop w:val="0"/>
                  <w:marBottom w:val="0"/>
                  <w:divBdr>
                    <w:top w:val="none" w:sz="0" w:space="0" w:color="auto"/>
                    <w:left w:val="none" w:sz="0" w:space="0" w:color="auto"/>
                    <w:bottom w:val="none" w:sz="0" w:space="0" w:color="auto"/>
                    <w:right w:val="none" w:sz="0" w:space="0" w:color="auto"/>
                  </w:divBdr>
                </w:div>
                <w:div w:id="1934624278">
                  <w:marLeft w:val="0"/>
                  <w:marRight w:val="0"/>
                  <w:marTop w:val="0"/>
                  <w:marBottom w:val="0"/>
                  <w:divBdr>
                    <w:top w:val="none" w:sz="0" w:space="0" w:color="auto"/>
                    <w:left w:val="none" w:sz="0" w:space="0" w:color="auto"/>
                    <w:bottom w:val="none" w:sz="0" w:space="0" w:color="auto"/>
                    <w:right w:val="none" w:sz="0" w:space="0" w:color="auto"/>
                  </w:divBdr>
                </w:div>
                <w:div w:id="1935896269">
                  <w:marLeft w:val="0"/>
                  <w:marRight w:val="0"/>
                  <w:marTop w:val="0"/>
                  <w:marBottom w:val="0"/>
                  <w:divBdr>
                    <w:top w:val="none" w:sz="0" w:space="0" w:color="auto"/>
                    <w:left w:val="none" w:sz="0" w:space="0" w:color="auto"/>
                    <w:bottom w:val="none" w:sz="0" w:space="0" w:color="auto"/>
                    <w:right w:val="none" w:sz="0" w:space="0" w:color="auto"/>
                  </w:divBdr>
                </w:div>
                <w:div w:id="1936018584">
                  <w:marLeft w:val="0"/>
                  <w:marRight w:val="0"/>
                  <w:marTop w:val="0"/>
                  <w:marBottom w:val="0"/>
                  <w:divBdr>
                    <w:top w:val="none" w:sz="0" w:space="0" w:color="auto"/>
                    <w:left w:val="none" w:sz="0" w:space="0" w:color="auto"/>
                    <w:bottom w:val="none" w:sz="0" w:space="0" w:color="auto"/>
                    <w:right w:val="none" w:sz="0" w:space="0" w:color="auto"/>
                  </w:divBdr>
                </w:div>
                <w:div w:id="1938050538">
                  <w:marLeft w:val="0"/>
                  <w:marRight w:val="0"/>
                  <w:marTop w:val="0"/>
                  <w:marBottom w:val="0"/>
                  <w:divBdr>
                    <w:top w:val="none" w:sz="0" w:space="0" w:color="auto"/>
                    <w:left w:val="none" w:sz="0" w:space="0" w:color="auto"/>
                    <w:bottom w:val="none" w:sz="0" w:space="0" w:color="auto"/>
                    <w:right w:val="none" w:sz="0" w:space="0" w:color="auto"/>
                  </w:divBdr>
                </w:div>
                <w:div w:id="1938825887">
                  <w:marLeft w:val="0"/>
                  <w:marRight w:val="0"/>
                  <w:marTop w:val="0"/>
                  <w:marBottom w:val="0"/>
                  <w:divBdr>
                    <w:top w:val="none" w:sz="0" w:space="0" w:color="auto"/>
                    <w:left w:val="none" w:sz="0" w:space="0" w:color="auto"/>
                    <w:bottom w:val="none" w:sz="0" w:space="0" w:color="auto"/>
                    <w:right w:val="none" w:sz="0" w:space="0" w:color="auto"/>
                  </w:divBdr>
                </w:div>
                <w:div w:id="1940141452">
                  <w:marLeft w:val="0"/>
                  <w:marRight w:val="0"/>
                  <w:marTop w:val="0"/>
                  <w:marBottom w:val="0"/>
                  <w:divBdr>
                    <w:top w:val="none" w:sz="0" w:space="0" w:color="auto"/>
                    <w:left w:val="none" w:sz="0" w:space="0" w:color="auto"/>
                    <w:bottom w:val="none" w:sz="0" w:space="0" w:color="auto"/>
                    <w:right w:val="none" w:sz="0" w:space="0" w:color="auto"/>
                  </w:divBdr>
                </w:div>
                <w:div w:id="1944217220">
                  <w:marLeft w:val="0"/>
                  <w:marRight w:val="0"/>
                  <w:marTop w:val="0"/>
                  <w:marBottom w:val="0"/>
                  <w:divBdr>
                    <w:top w:val="none" w:sz="0" w:space="0" w:color="auto"/>
                    <w:left w:val="none" w:sz="0" w:space="0" w:color="auto"/>
                    <w:bottom w:val="none" w:sz="0" w:space="0" w:color="auto"/>
                    <w:right w:val="none" w:sz="0" w:space="0" w:color="auto"/>
                  </w:divBdr>
                </w:div>
                <w:div w:id="1947271916">
                  <w:marLeft w:val="0"/>
                  <w:marRight w:val="0"/>
                  <w:marTop w:val="0"/>
                  <w:marBottom w:val="0"/>
                  <w:divBdr>
                    <w:top w:val="none" w:sz="0" w:space="0" w:color="auto"/>
                    <w:left w:val="none" w:sz="0" w:space="0" w:color="auto"/>
                    <w:bottom w:val="none" w:sz="0" w:space="0" w:color="auto"/>
                    <w:right w:val="none" w:sz="0" w:space="0" w:color="auto"/>
                  </w:divBdr>
                </w:div>
                <w:div w:id="1949847773">
                  <w:marLeft w:val="0"/>
                  <w:marRight w:val="0"/>
                  <w:marTop w:val="0"/>
                  <w:marBottom w:val="0"/>
                  <w:divBdr>
                    <w:top w:val="none" w:sz="0" w:space="0" w:color="auto"/>
                    <w:left w:val="none" w:sz="0" w:space="0" w:color="auto"/>
                    <w:bottom w:val="none" w:sz="0" w:space="0" w:color="auto"/>
                    <w:right w:val="none" w:sz="0" w:space="0" w:color="auto"/>
                  </w:divBdr>
                </w:div>
                <w:div w:id="1950314945">
                  <w:marLeft w:val="0"/>
                  <w:marRight w:val="0"/>
                  <w:marTop w:val="0"/>
                  <w:marBottom w:val="0"/>
                  <w:divBdr>
                    <w:top w:val="none" w:sz="0" w:space="0" w:color="auto"/>
                    <w:left w:val="none" w:sz="0" w:space="0" w:color="auto"/>
                    <w:bottom w:val="none" w:sz="0" w:space="0" w:color="auto"/>
                    <w:right w:val="none" w:sz="0" w:space="0" w:color="auto"/>
                  </w:divBdr>
                </w:div>
                <w:div w:id="1951083047">
                  <w:marLeft w:val="0"/>
                  <w:marRight w:val="0"/>
                  <w:marTop w:val="0"/>
                  <w:marBottom w:val="0"/>
                  <w:divBdr>
                    <w:top w:val="none" w:sz="0" w:space="0" w:color="auto"/>
                    <w:left w:val="none" w:sz="0" w:space="0" w:color="auto"/>
                    <w:bottom w:val="none" w:sz="0" w:space="0" w:color="auto"/>
                    <w:right w:val="none" w:sz="0" w:space="0" w:color="auto"/>
                  </w:divBdr>
                </w:div>
                <w:div w:id="1952322382">
                  <w:marLeft w:val="0"/>
                  <w:marRight w:val="0"/>
                  <w:marTop w:val="0"/>
                  <w:marBottom w:val="0"/>
                  <w:divBdr>
                    <w:top w:val="none" w:sz="0" w:space="0" w:color="auto"/>
                    <w:left w:val="none" w:sz="0" w:space="0" w:color="auto"/>
                    <w:bottom w:val="none" w:sz="0" w:space="0" w:color="auto"/>
                    <w:right w:val="none" w:sz="0" w:space="0" w:color="auto"/>
                  </w:divBdr>
                </w:div>
                <w:div w:id="1955791784">
                  <w:marLeft w:val="0"/>
                  <w:marRight w:val="0"/>
                  <w:marTop w:val="0"/>
                  <w:marBottom w:val="0"/>
                  <w:divBdr>
                    <w:top w:val="none" w:sz="0" w:space="0" w:color="auto"/>
                    <w:left w:val="none" w:sz="0" w:space="0" w:color="auto"/>
                    <w:bottom w:val="none" w:sz="0" w:space="0" w:color="auto"/>
                    <w:right w:val="none" w:sz="0" w:space="0" w:color="auto"/>
                  </w:divBdr>
                </w:div>
                <w:div w:id="1957789145">
                  <w:marLeft w:val="0"/>
                  <w:marRight w:val="0"/>
                  <w:marTop w:val="0"/>
                  <w:marBottom w:val="0"/>
                  <w:divBdr>
                    <w:top w:val="none" w:sz="0" w:space="0" w:color="auto"/>
                    <w:left w:val="none" w:sz="0" w:space="0" w:color="auto"/>
                    <w:bottom w:val="none" w:sz="0" w:space="0" w:color="auto"/>
                    <w:right w:val="none" w:sz="0" w:space="0" w:color="auto"/>
                  </w:divBdr>
                </w:div>
                <w:div w:id="1958097875">
                  <w:marLeft w:val="0"/>
                  <w:marRight w:val="0"/>
                  <w:marTop w:val="0"/>
                  <w:marBottom w:val="0"/>
                  <w:divBdr>
                    <w:top w:val="none" w:sz="0" w:space="0" w:color="auto"/>
                    <w:left w:val="none" w:sz="0" w:space="0" w:color="auto"/>
                    <w:bottom w:val="none" w:sz="0" w:space="0" w:color="auto"/>
                    <w:right w:val="none" w:sz="0" w:space="0" w:color="auto"/>
                  </w:divBdr>
                </w:div>
                <w:div w:id="1959405486">
                  <w:marLeft w:val="0"/>
                  <w:marRight w:val="0"/>
                  <w:marTop w:val="0"/>
                  <w:marBottom w:val="0"/>
                  <w:divBdr>
                    <w:top w:val="none" w:sz="0" w:space="0" w:color="auto"/>
                    <w:left w:val="none" w:sz="0" w:space="0" w:color="auto"/>
                    <w:bottom w:val="none" w:sz="0" w:space="0" w:color="auto"/>
                    <w:right w:val="none" w:sz="0" w:space="0" w:color="auto"/>
                  </w:divBdr>
                </w:div>
                <w:div w:id="1959530252">
                  <w:marLeft w:val="0"/>
                  <w:marRight w:val="0"/>
                  <w:marTop w:val="0"/>
                  <w:marBottom w:val="0"/>
                  <w:divBdr>
                    <w:top w:val="none" w:sz="0" w:space="0" w:color="auto"/>
                    <w:left w:val="none" w:sz="0" w:space="0" w:color="auto"/>
                    <w:bottom w:val="none" w:sz="0" w:space="0" w:color="auto"/>
                    <w:right w:val="none" w:sz="0" w:space="0" w:color="auto"/>
                  </w:divBdr>
                </w:div>
                <w:div w:id="1959798919">
                  <w:marLeft w:val="0"/>
                  <w:marRight w:val="0"/>
                  <w:marTop w:val="0"/>
                  <w:marBottom w:val="0"/>
                  <w:divBdr>
                    <w:top w:val="none" w:sz="0" w:space="0" w:color="auto"/>
                    <w:left w:val="none" w:sz="0" w:space="0" w:color="auto"/>
                    <w:bottom w:val="none" w:sz="0" w:space="0" w:color="auto"/>
                    <w:right w:val="none" w:sz="0" w:space="0" w:color="auto"/>
                  </w:divBdr>
                </w:div>
                <w:div w:id="1960649292">
                  <w:marLeft w:val="0"/>
                  <w:marRight w:val="0"/>
                  <w:marTop w:val="0"/>
                  <w:marBottom w:val="0"/>
                  <w:divBdr>
                    <w:top w:val="none" w:sz="0" w:space="0" w:color="auto"/>
                    <w:left w:val="none" w:sz="0" w:space="0" w:color="auto"/>
                    <w:bottom w:val="none" w:sz="0" w:space="0" w:color="auto"/>
                    <w:right w:val="none" w:sz="0" w:space="0" w:color="auto"/>
                  </w:divBdr>
                </w:div>
                <w:div w:id="1962496736">
                  <w:marLeft w:val="0"/>
                  <w:marRight w:val="0"/>
                  <w:marTop w:val="0"/>
                  <w:marBottom w:val="0"/>
                  <w:divBdr>
                    <w:top w:val="none" w:sz="0" w:space="0" w:color="auto"/>
                    <w:left w:val="none" w:sz="0" w:space="0" w:color="auto"/>
                    <w:bottom w:val="none" w:sz="0" w:space="0" w:color="auto"/>
                    <w:right w:val="none" w:sz="0" w:space="0" w:color="auto"/>
                  </w:divBdr>
                </w:div>
                <w:div w:id="1964340228">
                  <w:marLeft w:val="0"/>
                  <w:marRight w:val="0"/>
                  <w:marTop w:val="0"/>
                  <w:marBottom w:val="0"/>
                  <w:divBdr>
                    <w:top w:val="none" w:sz="0" w:space="0" w:color="auto"/>
                    <w:left w:val="none" w:sz="0" w:space="0" w:color="auto"/>
                    <w:bottom w:val="none" w:sz="0" w:space="0" w:color="auto"/>
                    <w:right w:val="none" w:sz="0" w:space="0" w:color="auto"/>
                  </w:divBdr>
                </w:div>
                <w:div w:id="1964997559">
                  <w:marLeft w:val="0"/>
                  <w:marRight w:val="0"/>
                  <w:marTop w:val="0"/>
                  <w:marBottom w:val="0"/>
                  <w:divBdr>
                    <w:top w:val="none" w:sz="0" w:space="0" w:color="auto"/>
                    <w:left w:val="none" w:sz="0" w:space="0" w:color="auto"/>
                    <w:bottom w:val="none" w:sz="0" w:space="0" w:color="auto"/>
                    <w:right w:val="none" w:sz="0" w:space="0" w:color="auto"/>
                  </w:divBdr>
                </w:div>
                <w:div w:id="1965499798">
                  <w:marLeft w:val="0"/>
                  <w:marRight w:val="0"/>
                  <w:marTop w:val="0"/>
                  <w:marBottom w:val="0"/>
                  <w:divBdr>
                    <w:top w:val="none" w:sz="0" w:space="0" w:color="auto"/>
                    <w:left w:val="none" w:sz="0" w:space="0" w:color="auto"/>
                    <w:bottom w:val="none" w:sz="0" w:space="0" w:color="auto"/>
                    <w:right w:val="none" w:sz="0" w:space="0" w:color="auto"/>
                  </w:divBdr>
                </w:div>
                <w:div w:id="1967350830">
                  <w:marLeft w:val="0"/>
                  <w:marRight w:val="0"/>
                  <w:marTop w:val="0"/>
                  <w:marBottom w:val="0"/>
                  <w:divBdr>
                    <w:top w:val="none" w:sz="0" w:space="0" w:color="auto"/>
                    <w:left w:val="none" w:sz="0" w:space="0" w:color="auto"/>
                    <w:bottom w:val="none" w:sz="0" w:space="0" w:color="auto"/>
                    <w:right w:val="none" w:sz="0" w:space="0" w:color="auto"/>
                  </w:divBdr>
                </w:div>
                <w:div w:id="1968899856">
                  <w:marLeft w:val="0"/>
                  <w:marRight w:val="0"/>
                  <w:marTop w:val="0"/>
                  <w:marBottom w:val="0"/>
                  <w:divBdr>
                    <w:top w:val="none" w:sz="0" w:space="0" w:color="auto"/>
                    <w:left w:val="none" w:sz="0" w:space="0" w:color="auto"/>
                    <w:bottom w:val="none" w:sz="0" w:space="0" w:color="auto"/>
                    <w:right w:val="none" w:sz="0" w:space="0" w:color="auto"/>
                  </w:divBdr>
                </w:div>
                <w:div w:id="1973636836">
                  <w:marLeft w:val="0"/>
                  <w:marRight w:val="0"/>
                  <w:marTop w:val="0"/>
                  <w:marBottom w:val="0"/>
                  <w:divBdr>
                    <w:top w:val="none" w:sz="0" w:space="0" w:color="auto"/>
                    <w:left w:val="none" w:sz="0" w:space="0" w:color="auto"/>
                    <w:bottom w:val="none" w:sz="0" w:space="0" w:color="auto"/>
                    <w:right w:val="none" w:sz="0" w:space="0" w:color="auto"/>
                  </w:divBdr>
                </w:div>
                <w:div w:id="1974097743">
                  <w:marLeft w:val="0"/>
                  <w:marRight w:val="0"/>
                  <w:marTop w:val="0"/>
                  <w:marBottom w:val="0"/>
                  <w:divBdr>
                    <w:top w:val="none" w:sz="0" w:space="0" w:color="auto"/>
                    <w:left w:val="none" w:sz="0" w:space="0" w:color="auto"/>
                    <w:bottom w:val="none" w:sz="0" w:space="0" w:color="auto"/>
                    <w:right w:val="none" w:sz="0" w:space="0" w:color="auto"/>
                  </w:divBdr>
                </w:div>
                <w:div w:id="1980764571">
                  <w:marLeft w:val="0"/>
                  <w:marRight w:val="0"/>
                  <w:marTop w:val="0"/>
                  <w:marBottom w:val="0"/>
                  <w:divBdr>
                    <w:top w:val="none" w:sz="0" w:space="0" w:color="auto"/>
                    <w:left w:val="none" w:sz="0" w:space="0" w:color="auto"/>
                    <w:bottom w:val="none" w:sz="0" w:space="0" w:color="auto"/>
                    <w:right w:val="none" w:sz="0" w:space="0" w:color="auto"/>
                  </w:divBdr>
                </w:div>
                <w:div w:id="1981880656">
                  <w:marLeft w:val="0"/>
                  <w:marRight w:val="0"/>
                  <w:marTop w:val="0"/>
                  <w:marBottom w:val="0"/>
                  <w:divBdr>
                    <w:top w:val="none" w:sz="0" w:space="0" w:color="auto"/>
                    <w:left w:val="none" w:sz="0" w:space="0" w:color="auto"/>
                    <w:bottom w:val="none" w:sz="0" w:space="0" w:color="auto"/>
                    <w:right w:val="none" w:sz="0" w:space="0" w:color="auto"/>
                  </w:divBdr>
                </w:div>
                <w:div w:id="1982273277">
                  <w:marLeft w:val="0"/>
                  <w:marRight w:val="0"/>
                  <w:marTop w:val="0"/>
                  <w:marBottom w:val="0"/>
                  <w:divBdr>
                    <w:top w:val="none" w:sz="0" w:space="0" w:color="auto"/>
                    <w:left w:val="none" w:sz="0" w:space="0" w:color="auto"/>
                    <w:bottom w:val="none" w:sz="0" w:space="0" w:color="auto"/>
                    <w:right w:val="none" w:sz="0" w:space="0" w:color="auto"/>
                  </w:divBdr>
                </w:div>
                <w:div w:id="1984187790">
                  <w:marLeft w:val="0"/>
                  <w:marRight w:val="0"/>
                  <w:marTop w:val="0"/>
                  <w:marBottom w:val="0"/>
                  <w:divBdr>
                    <w:top w:val="none" w:sz="0" w:space="0" w:color="auto"/>
                    <w:left w:val="none" w:sz="0" w:space="0" w:color="auto"/>
                    <w:bottom w:val="none" w:sz="0" w:space="0" w:color="auto"/>
                    <w:right w:val="none" w:sz="0" w:space="0" w:color="auto"/>
                  </w:divBdr>
                </w:div>
                <w:div w:id="1986734153">
                  <w:marLeft w:val="0"/>
                  <w:marRight w:val="0"/>
                  <w:marTop w:val="0"/>
                  <w:marBottom w:val="0"/>
                  <w:divBdr>
                    <w:top w:val="none" w:sz="0" w:space="0" w:color="auto"/>
                    <w:left w:val="none" w:sz="0" w:space="0" w:color="auto"/>
                    <w:bottom w:val="none" w:sz="0" w:space="0" w:color="auto"/>
                    <w:right w:val="none" w:sz="0" w:space="0" w:color="auto"/>
                  </w:divBdr>
                </w:div>
                <w:div w:id="1994020575">
                  <w:marLeft w:val="0"/>
                  <w:marRight w:val="0"/>
                  <w:marTop w:val="0"/>
                  <w:marBottom w:val="0"/>
                  <w:divBdr>
                    <w:top w:val="none" w:sz="0" w:space="0" w:color="auto"/>
                    <w:left w:val="none" w:sz="0" w:space="0" w:color="auto"/>
                    <w:bottom w:val="none" w:sz="0" w:space="0" w:color="auto"/>
                    <w:right w:val="none" w:sz="0" w:space="0" w:color="auto"/>
                  </w:divBdr>
                </w:div>
                <w:div w:id="1994335740">
                  <w:marLeft w:val="0"/>
                  <w:marRight w:val="0"/>
                  <w:marTop w:val="0"/>
                  <w:marBottom w:val="0"/>
                  <w:divBdr>
                    <w:top w:val="none" w:sz="0" w:space="0" w:color="auto"/>
                    <w:left w:val="none" w:sz="0" w:space="0" w:color="auto"/>
                    <w:bottom w:val="none" w:sz="0" w:space="0" w:color="auto"/>
                    <w:right w:val="none" w:sz="0" w:space="0" w:color="auto"/>
                  </w:divBdr>
                </w:div>
                <w:div w:id="1994528424">
                  <w:marLeft w:val="0"/>
                  <w:marRight w:val="0"/>
                  <w:marTop w:val="0"/>
                  <w:marBottom w:val="0"/>
                  <w:divBdr>
                    <w:top w:val="none" w:sz="0" w:space="0" w:color="auto"/>
                    <w:left w:val="none" w:sz="0" w:space="0" w:color="auto"/>
                    <w:bottom w:val="none" w:sz="0" w:space="0" w:color="auto"/>
                    <w:right w:val="none" w:sz="0" w:space="0" w:color="auto"/>
                  </w:divBdr>
                </w:div>
                <w:div w:id="1995139627">
                  <w:marLeft w:val="0"/>
                  <w:marRight w:val="0"/>
                  <w:marTop w:val="0"/>
                  <w:marBottom w:val="0"/>
                  <w:divBdr>
                    <w:top w:val="none" w:sz="0" w:space="0" w:color="auto"/>
                    <w:left w:val="none" w:sz="0" w:space="0" w:color="auto"/>
                    <w:bottom w:val="none" w:sz="0" w:space="0" w:color="auto"/>
                    <w:right w:val="none" w:sz="0" w:space="0" w:color="auto"/>
                  </w:divBdr>
                </w:div>
                <w:div w:id="1998027830">
                  <w:marLeft w:val="0"/>
                  <w:marRight w:val="0"/>
                  <w:marTop w:val="0"/>
                  <w:marBottom w:val="0"/>
                  <w:divBdr>
                    <w:top w:val="none" w:sz="0" w:space="0" w:color="auto"/>
                    <w:left w:val="none" w:sz="0" w:space="0" w:color="auto"/>
                    <w:bottom w:val="none" w:sz="0" w:space="0" w:color="auto"/>
                    <w:right w:val="none" w:sz="0" w:space="0" w:color="auto"/>
                  </w:divBdr>
                </w:div>
                <w:div w:id="2000186027">
                  <w:marLeft w:val="0"/>
                  <w:marRight w:val="0"/>
                  <w:marTop w:val="0"/>
                  <w:marBottom w:val="0"/>
                  <w:divBdr>
                    <w:top w:val="none" w:sz="0" w:space="0" w:color="auto"/>
                    <w:left w:val="none" w:sz="0" w:space="0" w:color="auto"/>
                    <w:bottom w:val="none" w:sz="0" w:space="0" w:color="auto"/>
                    <w:right w:val="none" w:sz="0" w:space="0" w:color="auto"/>
                  </w:divBdr>
                </w:div>
                <w:div w:id="2003314507">
                  <w:marLeft w:val="0"/>
                  <w:marRight w:val="0"/>
                  <w:marTop w:val="0"/>
                  <w:marBottom w:val="0"/>
                  <w:divBdr>
                    <w:top w:val="none" w:sz="0" w:space="0" w:color="auto"/>
                    <w:left w:val="none" w:sz="0" w:space="0" w:color="auto"/>
                    <w:bottom w:val="none" w:sz="0" w:space="0" w:color="auto"/>
                    <w:right w:val="none" w:sz="0" w:space="0" w:color="auto"/>
                  </w:divBdr>
                </w:div>
                <w:div w:id="2003728975">
                  <w:marLeft w:val="0"/>
                  <w:marRight w:val="0"/>
                  <w:marTop w:val="0"/>
                  <w:marBottom w:val="0"/>
                  <w:divBdr>
                    <w:top w:val="none" w:sz="0" w:space="0" w:color="auto"/>
                    <w:left w:val="none" w:sz="0" w:space="0" w:color="auto"/>
                    <w:bottom w:val="none" w:sz="0" w:space="0" w:color="auto"/>
                    <w:right w:val="none" w:sz="0" w:space="0" w:color="auto"/>
                  </w:divBdr>
                </w:div>
                <w:div w:id="2003964524">
                  <w:marLeft w:val="0"/>
                  <w:marRight w:val="0"/>
                  <w:marTop w:val="0"/>
                  <w:marBottom w:val="0"/>
                  <w:divBdr>
                    <w:top w:val="none" w:sz="0" w:space="0" w:color="auto"/>
                    <w:left w:val="none" w:sz="0" w:space="0" w:color="auto"/>
                    <w:bottom w:val="none" w:sz="0" w:space="0" w:color="auto"/>
                    <w:right w:val="none" w:sz="0" w:space="0" w:color="auto"/>
                  </w:divBdr>
                </w:div>
                <w:div w:id="2004044809">
                  <w:marLeft w:val="0"/>
                  <w:marRight w:val="0"/>
                  <w:marTop w:val="0"/>
                  <w:marBottom w:val="0"/>
                  <w:divBdr>
                    <w:top w:val="none" w:sz="0" w:space="0" w:color="auto"/>
                    <w:left w:val="none" w:sz="0" w:space="0" w:color="auto"/>
                    <w:bottom w:val="none" w:sz="0" w:space="0" w:color="auto"/>
                    <w:right w:val="none" w:sz="0" w:space="0" w:color="auto"/>
                  </w:divBdr>
                </w:div>
                <w:div w:id="2005009601">
                  <w:marLeft w:val="0"/>
                  <w:marRight w:val="0"/>
                  <w:marTop w:val="0"/>
                  <w:marBottom w:val="0"/>
                  <w:divBdr>
                    <w:top w:val="none" w:sz="0" w:space="0" w:color="auto"/>
                    <w:left w:val="none" w:sz="0" w:space="0" w:color="auto"/>
                    <w:bottom w:val="none" w:sz="0" w:space="0" w:color="auto"/>
                    <w:right w:val="none" w:sz="0" w:space="0" w:color="auto"/>
                  </w:divBdr>
                </w:div>
                <w:div w:id="2006863234">
                  <w:marLeft w:val="0"/>
                  <w:marRight w:val="0"/>
                  <w:marTop w:val="0"/>
                  <w:marBottom w:val="0"/>
                  <w:divBdr>
                    <w:top w:val="none" w:sz="0" w:space="0" w:color="auto"/>
                    <w:left w:val="none" w:sz="0" w:space="0" w:color="auto"/>
                    <w:bottom w:val="none" w:sz="0" w:space="0" w:color="auto"/>
                    <w:right w:val="none" w:sz="0" w:space="0" w:color="auto"/>
                  </w:divBdr>
                </w:div>
                <w:div w:id="2007047703">
                  <w:marLeft w:val="0"/>
                  <w:marRight w:val="0"/>
                  <w:marTop w:val="0"/>
                  <w:marBottom w:val="0"/>
                  <w:divBdr>
                    <w:top w:val="none" w:sz="0" w:space="0" w:color="auto"/>
                    <w:left w:val="none" w:sz="0" w:space="0" w:color="auto"/>
                    <w:bottom w:val="none" w:sz="0" w:space="0" w:color="auto"/>
                    <w:right w:val="none" w:sz="0" w:space="0" w:color="auto"/>
                  </w:divBdr>
                </w:div>
                <w:div w:id="2010059763">
                  <w:marLeft w:val="0"/>
                  <w:marRight w:val="0"/>
                  <w:marTop w:val="0"/>
                  <w:marBottom w:val="0"/>
                  <w:divBdr>
                    <w:top w:val="none" w:sz="0" w:space="0" w:color="auto"/>
                    <w:left w:val="none" w:sz="0" w:space="0" w:color="auto"/>
                    <w:bottom w:val="none" w:sz="0" w:space="0" w:color="auto"/>
                    <w:right w:val="none" w:sz="0" w:space="0" w:color="auto"/>
                  </w:divBdr>
                </w:div>
                <w:div w:id="2010909513">
                  <w:marLeft w:val="0"/>
                  <w:marRight w:val="0"/>
                  <w:marTop w:val="0"/>
                  <w:marBottom w:val="0"/>
                  <w:divBdr>
                    <w:top w:val="none" w:sz="0" w:space="0" w:color="auto"/>
                    <w:left w:val="none" w:sz="0" w:space="0" w:color="auto"/>
                    <w:bottom w:val="none" w:sz="0" w:space="0" w:color="auto"/>
                    <w:right w:val="none" w:sz="0" w:space="0" w:color="auto"/>
                  </w:divBdr>
                </w:div>
                <w:div w:id="2011827312">
                  <w:marLeft w:val="0"/>
                  <w:marRight w:val="0"/>
                  <w:marTop w:val="0"/>
                  <w:marBottom w:val="0"/>
                  <w:divBdr>
                    <w:top w:val="none" w:sz="0" w:space="0" w:color="auto"/>
                    <w:left w:val="none" w:sz="0" w:space="0" w:color="auto"/>
                    <w:bottom w:val="none" w:sz="0" w:space="0" w:color="auto"/>
                    <w:right w:val="none" w:sz="0" w:space="0" w:color="auto"/>
                  </w:divBdr>
                </w:div>
                <w:div w:id="2013485929">
                  <w:marLeft w:val="0"/>
                  <w:marRight w:val="0"/>
                  <w:marTop w:val="0"/>
                  <w:marBottom w:val="0"/>
                  <w:divBdr>
                    <w:top w:val="none" w:sz="0" w:space="0" w:color="auto"/>
                    <w:left w:val="none" w:sz="0" w:space="0" w:color="auto"/>
                    <w:bottom w:val="none" w:sz="0" w:space="0" w:color="auto"/>
                    <w:right w:val="none" w:sz="0" w:space="0" w:color="auto"/>
                  </w:divBdr>
                </w:div>
                <w:div w:id="2014141207">
                  <w:marLeft w:val="0"/>
                  <w:marRight w:val="0"/>
                  <w:marTop w:val="0"/>
                  <w:marBottom w:val="0"/>
                  <w:divBdr>
                    <w:top w:val="none" w:sz="0" w:space="0" w:color="auto"/>
                    <w:left w:val="none" w:sz="0" w:space="0" w:color="auto"/>
                    <w:bottom w:val="none" w:sz="0" w:space="0" w:color="auto"/>
                    <w:right w:val="none" w:sz="0" w:space="0" w:color="auto"/>
                  </w:divBdr>
                </w:div>
                <w:div w:id="2015959450">
                  <w:marLeft w:val="0"/>
                  <w:marRight w:val="0"/>
                  <w:marTop w:val="0"/>
                  <w:marBottom w:val="0"/>
                  <w:divBdr>
                    <w:top w:val="none" w:sz="0" w:space="0" w:color="auto"/>
                    <w:left w:val="none" w:sz="0" w:space="0" w:color="auto"/>
                    <w:bottom w:val="none" w:sz="0" w:space="0" w:color="auto"/>
                    <w:right w:val="none" w:sz="0" w:space="0" w:color="auto"/>
                  </w:divBdr>
                </w:div>
                <w:div w:id="2017809352">
                  <w:marLeft w:val="0"/>
                  <w:marRight w:val="0"/>
                  <w:marTop w:val="0"/>
                  <w:marBottom w:val="0"/>
                  <w:divBdr>
                    <w:top w:val="none" w:sz="0" w:space="0" w:color="auto"/>
                    <w:left w:val="none" w:sz="0" w:space="0" w:color="auto"/>
                    <w:bottom w:val="none" w:sz="0" w:space="0" w:color="auto"/>
                    <w:right w:val="none" w:sz="0" w:space="0" w:color="auto"/>
                  </w:divBdr>
                </w:div>
                <w:div w:id="2019194841">
                  <w:marLeft w:val="0"/>
                  <w:marRight w:val="0"/>
                  <w:marTop w:val="0"/>
                  <w:marBottom w:val="0"/>
                  <w:divBdr>
                    <w:top w:val="none" w:sz="0" w:space="0" w:color="auto"/>
                    <w:left w:val="none" w:sz="0" w:space="0" w:color="auto"/>
                    <w:bottom w:val="none" w:sz="0" w:space="0" w:color="auto"/>
                    <w:right w:val="none" w:sz="0" w:space="0" w:color="auto"/>
                  </w:divBdr>
                </w:div>
                <w:div w:id="2019310331">
                  <w:marLeft w:val="0"/>
                  <w:marRight w:val="0"/>
                  <w:marTop w:val="0"/>
                  <w:marBottom w:val="0"/>
                  <w:divBdr>
                    <w:top w:val="none" w:sz="0" w:space="0" w:color="auto"/>
                    <w:left w:val="none" w:sz="0" w:space="0" w:color="auto"/>
                    <w:bottom w:val="none" w:sz="0" w:space="0" w:color="auto"/>
                    <w:right w:val="none" w:sz="0" w:space="0" w:color="auto"/>
                  </w:divBdr>
                </w:div>
                <w:div w:id="2020886347">
                  <w:marLeft w:val="0"/>
                  <w:marRight w:val="0"/>
                  <w:marTop w:val="0"/>
                  <w:marBottom w:val="0"/>
                  <w:divBdr>
                    <w:top w:val="none" w:sz="0" w:space="0" w:color="auto"/>
                    <w:left w:val="none" w:sz="0" w:space="0" w:color="auto"/>
                    <w:bottom w:val="none" w:sz="0" w:space="0" w:color="auto"/>
                    <w:right w:val="none" w:sz="0" w:space="0" w:color="auto"/>
                  </w:divBdr>
                </w:div>
                <w:div w:id="2030595170">
                  <w:marLeft w:val="0"/>
                  <w:marRight w:val="0"/>
                  <w:marTop w:val="0"/>
                  <w:marBottom w:val="0"/>
                  <w:divBdr>
                    <w:top w:val="none" w:sz="0" w:space="0" w:color="auto"/>
                    <w:left w:val="none" w:sz="0" w:space="0" w:color="auto"/>
                    <w:bottom w:val="none" w:sz="0" w:space="0" w:color="auto"/>
                    <w:right w:val="none" w:sz="0" w:space="0" w:color="auto"/>
                  </w:divBdr>
                </w:div>
                <w:div w:id="2037660754">
                  <w:marLeft w:val="0"/>
                  <w:marRight w:val="0"/>
                  <w:marTop w:val="0"/>
                  <w:marBottom w:val="0"/>
                  <w:divBdr>
                    <w:top w:val="none" w:sz="0" w:space="0" w:color="auto"/>
                    <w:left w:val="none" w:sz="0" w:space="0" w:color="auto"/>
                    <w:bottom w:val="none" w:sz="0" w:space="0" w:color="auto"/>
                    <w:right w:val="none" w:sz="0" w:space="0" w:color="auto"/>
                  </w:divBdr>
                </w:div>
                <w:div w:id="2039813722">
                  <w:marLeft w:val="0"/>
                  <w:marRight w:val="0"/>
                  <w:marTop w:val="0"/>
                  <w:marBottom w:val="0"/>
                  <w:divBdr>
                    <w:top w:val="none" w:sz="0" w:space="0" w:color="auto"/>
                    <w:left w:val="none" w:sz="0" w:space="0" w:color="auto"/>
                    <w:bottom w:val="none" w:sz="0" w:space="0" w:color="auto"/>
                    <w:right w:val="none" w:sz="0" w:space="0" w:color="auto"/>
                  </w:divBdr>
                </w:div>
                <w:div w:id="2041468569">
                  <w:marLeft w:val="0"/>
                  <w:marRight w:val="0"/>
                  <w:marTop w:val="0"/>
                  <w:marBottom w:val="0"/>
                  <w:divBdr>
                    <w:top w:val="none" w:sz="0" w:space="0" w:color="auto"/>
                    <w:left w:val="none" w:sz="0" w:space="0" w:color="auto"/>
                    <w:bottom w:val="none" w:sz="0" w:space="0" w:color="auto"/>
                    <w:right w:val="none" w:sz="0" w:space="0" w:color="auto"/>
                  </w:divBdr>
                </w:div>
                <w:div w:id="2043095878">
                  <w:marLeft w:val="0"/>
                  <w:marRight w:val="0"/>
                  <w:marTop w:val="0"/>
                  <w:marBottom w:val="0"/>
                  <w:divBdr>
                    <w:top w:val="none" w:sz="0" w:space="0" w:color="auto"/>
                    <w:left w:val="none" w:sz="0" w:space="0" w:color="auto"/>
                    <w:bottom w:val="none" w:sz="0" w:space="0" w:color="auto"/>
                    <w:right w:val="none" w:sz="0" w:space="0" w:color="auto"/>
                  </w:divBdr>
                </w:div>
                <w:div w:id="2045514430">
                  <w:marLeft w:val="0"/>
                  <w:marRight w:val="0"/>
                  <w:marTop w:val="0"/>
                  <w:marBottom w:val="0"/>
                  <w:divBdr>
                    <w:top w:val="none" w:sz="0" w:space="0" w:color="auto"/>
                    <w:left w:val="none" w:sz="0" w:space="0" w:color="auto"/>
                    <w:bottom w:val="none" w:sz="0" w:space="0" w:color="auto"/>
                    <w:right w:val="none" w:sz="0" w:space="0" w:color="auto"/>
                  </w:divBdr>
                </w:div>
                <w:div w:id="2047024719">
                  <w:marLeft w:val="0"/>
                  <w:marRight w:val="0"/>
                  <w:marTop w:val="0"/>
                  <w:marBottom w:val="0"/>
                  <w:divBdr>
                    <w:top w:val="none" w:sz="0" w:space="0" w:color="auto"/>
                    <w:left w:val="none" w:sz="0" w:space="0" w:color="auto"/>
                    <w:bottom w:val="none" w:sz="0" w:space="0" w:color="auto"/>
                    <w:right w:val="none" w:sz="0" w:space="0" w:color="auto"/>
                  </w:divBdr>
                </w:div>
                <w:div w:id="2047442100">
                  <w:marLeft w:val="0"/>
                  <w:marRight w:val="0"/>
                  <w:marTop w:val="0"/>
                  <w:marBottom w:val="0"/>
                  <w:divBdr>
                    <w:top w:val="none" w:sz="0" w:space="0" w:color="auto"/>
                    <w:left w:val="none" w:sz="0" w:space="0" w:color="auto"/>
                    <w:bottom w:val="none" w:sz="0" w:space="0" w:color="auto"/>
                    <w:right w:val="none" w:sz="0" w:space="0" w:color="auto"/>
                  </w:divBdr>
                </w:div>
                <w:div w:id="2047636204">
                  <w:marLeft w:val="0"/>
                  <w:marRight w:val="0"/>
                  <w:marTop w:val="0"/>
                  <w:marBottom w:val="0"/>
                  <w:divBdr>
                    <w:top w:val="none" w:sz="0" w:space="0" w:color="auto"/>
                    <w:left w:val="none" w:sz="0" w:space="0" w:color="auto"/>
                    <w:bottom w:val="none" w:sz="0" w:space="0" w:color="auto"/>
                    <w:right w:val="none" w:sz="0" w:space="0" w:color="auto"/>
                  </w:divBdr>
                </w:div>
                <w:div w:id="2052342163">
                  <w:marLeft w:val="0"/>
                  <w:marRight w:val="0"/>
                  <w:marTop w:val="0"/>
                  <w:marBottom w:val="0"/>
                  <w:divBdr>
                    <w:top w:val="none" w:sz="0" w:space="0" w:color="auto"/>
                    <w:left w:val="none" w:sz="0" w:space="0" w:color="auto"/>
                    <w:bottom w:val="none" w:sz="0" w:space="0" w:color="auto"/>
                    <w:right w:val="none" w:sz="0" w:space="0" w:color="auto"/>
                  </w:divBdr>
                </w:div>
                <w:div w:id="2052607618">
                  <w:marLeft w:val="0"/>
                  <w:marRight w:val="0"/>
                  <w:marTop w:val="0"/>
                  <w:marBottom w:val="0"/>
                  <w:divBdr>
                    <w:top w:val="none" w:sz="0" w:space="0" w:color="auto"/>
                    <w:left w:val="none" w:sz="0" w:space="0" w:color="auto"/>
                    <w:bottom w:val="none" w:sz="0" w:space="0" w:color="auto"/>
                    <w:right w:val="none" w:sz="0" w:space="0" w:color="auto"/>
                  </w:divBdr>
                </w:div>
                <w:div w:id="2053381062">
                  <w:marLeft w:val="0"/>
                  <w:marRight w:val="0"/>
                  <w:marTop w:val="0"/>
                  <w:marBottom w:val="0"/>
                  <w:divBdr>
                    <w:top w:val="none" w:sz="0" w:space="0" w:color="auto"/>
                    <w:left w:val="none" w:sz="0" w:space="0" w:color="auto"/>
                    <w:bottom w:val="none" w:sz="0" w:space="0" w:color="auto"/>
                    <w:right w:val="none" w:sz="0" w:space="0" w:color="auto"/>
                  </w:divBdr>
                </w:div>
                <w:div w:id="2053578418">
                  <w:marLeft w:val="0"/>
                  <w:marRight w:val="0"/>
                  <w:marTop w:val="0"/>
                  <w:marBottom w:val="0"/>
                  <w:divBdr>
                    <w:top w:val="none" w:sz="0" w:space="0" w:color="auto"/>
                    <w:left w:val="none" w:sz="0" w:space="0" w:color="auto"/>
                    <w:bottom w:val="none" w:sz="0" w:space="0" w:color="auto"/>
                    <w:right w:val="none" w:sz="0" w:space="0" w:color="auto"/>
                  </w:divBdr>
                </w:div>
                <w:div w:id="2055230513">
                  <w:marLeft w:val="0"/>
                  <w:marRight w:val="0"/>
                  <w:marTop w:val="0"/>
                  <w:marBottom w:val="0"/>
                  <w:divBdr>
                    <w:top w:val="none" w:sz="0" w:space="0" w:color="auto"/>
                    <w:left w:val="none" w:sz="0" w:space="0" w:color="auto"/>
                    <w:bottom w:val="none" w:sz="0" w:space="0" w:color="auto"/>
                    <w:right w:val="none" w:sz="0" w:space="0" w:color="auto"/>
                  </w:divBdr>
                </w:div>
                <w:div w:id="2056268724">
                  <w:marLeft w:val="0"/>
                  <w:marRight w:val="0"/>
                  <w:marTop w:val="0"/>
                  <w:marBottom w:val="0"/>
                  <w:divBdr>
                    <w:top w:val="none" w:sz="0" w:space="0" w:color="auto"/>
                    <w:left w:val="none" w:sz="0" w:space="0" w:color="auto"/>
                    <w:bottom w:val="none" w:sz="0" w:space="0" w:color="auto"/>
                    <w:right w:val="none" w:sz="0" w:space="0" w:color="auto"/>
                  </w:divBdr>
                </w:div>
                <w:div w:id="2056272400">
                  <w:marLeft w:val="0"/>
                  <w:marRight w:val="0"/>
                  <w:marTop w:val="0"/>
                  <w:marBottom w:val="0"/>
                  <w:divBdr>
                    <w:top w:val="none" w:sz="0" w:space="0" w:color="auto"/>
                    <w:left w:val="none" w:sz="0" w:space="0" w:color="auto"/>
                    <w:bottom w:val="none" w:sz="0" w:space="0" w:color="auto"/>
                    <w:right w:val="none" w:sz="0" w:space="0" w:color="auto"/>
                  </w:divBdr>
                </w:div>
                <w:div w:id="2057772237">
                  <w:marLeft w:val="0"/>
                  <w:marRight w:val="0"/>
                  <w:marTop w:val="0"/>
                  <w:marBottom w:val="0"/>
                  <w:divBdr>
                    <w:top w:val="none" w:sz="0" w:space="0" w:color="auto"/>
                    <w:left w:val="none" w:sz="0" w:space="0" w:color="auto"/>
                    <w:bottom w:val="none" w:sz="0" w:space="0" w:color="auto"/>
                    <w:right w:val="none" w:sz="0" w:space="0" w:color="auto"/>
                  </w:divBdr>
                </w:div>
                <w:div w:id="2060393733">
                  <w:marLeft w:val="0"/>
                  <w:marRight w:val="0"/>
                  <w:marTop w:val="0"/>
                  <w:marBottom w:val="0"/>
                  <w:divBdr>
                    <w:top w:val="none" w:sz="0" w:space="0" w:color="auto"/>
                    <w:left w:val="none" w:sz="0" w:space="0" w:color="auto"/>
                    <w:bottom w:val="none" w:sz="0" w:space="0" w:color="auto"/>
                    <w:right w:val="none" w:sz="0" w:space="0" w:color="auto"/>
                  </w:divBdr>
                </w:div>
                <w:div w:id="2064671062">
                  <w:marLeft w:val="0"/>
                  <w:marRight w:val="0"/>
                  <w:marTop w:val="0"/>
                  <w:marBottom w:val="0"/>
                  <w:divBdr>
                    <w:top w:val="none" w:sz="0" w:space="0" w:color="auto"/>
                    <w:left w:val="none" w:sz="0" w:space="0" w:color="auto"/>
                    <w:bottom w:val="none" w:sz="0" w:space="0" w:color="auto"/>
                    <w:right w:val="none" w:sz="0" w:space="0" w:color="auto"/>
                  </w:divBdr>
                </w:div>
                <w:div w:id="2065516493">
                  <w:marLeft w:val="0"/>
                  <w:marRight w:val="0"/>
                  <w:marTop w:val="0"/>
                  <w:marBottom w:val="0"/>
                  <w:divBdr>
                    <w:top w:val="none" w:sz="0" w:space="0" w:color="auto"/>
                    <w:left w:val="none" w:sz="0" w:space="0" w:color="auto"/>
                    <w:bottom w:val="none" w:sz="0" w:space="0" w:color="auto"/>
                    <w:right w:val="none" w:sz="0" w:space="0" w:color="auto"/>
                  </w:divBdr>
                </w:div>
                <w:div w:id="2066830104">
                  <w:marLeft w:val="0"/>
                  <w:marRight w:val="0"/>
                  <w:marTop w:val="0"/>
                  <w:marBottom w:val="0"/>
                  <w:divBdr>
                    <w:top w:val="none" w:sz="0" w:space="0" w:color="auto"/>
                    <w:left w:val="none" w:sz="0" w:space="0" w:color="auto"/>
                    <w:bottom w:val="none" w:sz="0" w:space="0" w:color="auto"/>
                    <w:right w:val="none" w:sz="0" w:space="0" w:color="auto"/>
                  </w:divBdr>
                </w:div>
                <w:div w:id="2072997514">
                  <w:marLeft w:val="0"/>
                  <w:marRight w:val="0"/>
                  <w:marTop w:val="0"/>
                  <w:marBottom w:val="0"/>
                  <w:divBdr>
                    <w:top w:val="none" w:sz="0" w:space="0" w:color="auto"/>
                    <w:left w:val="none" w:sz="0" w:space="0" w:color="auto"/>
                    <w:bottom w:val="none" w:sz="0" w:space="0" w:color="auto"/>
                    <w:right w:val="none" w:sz="0" w:space="0" w:color="auto"/>
                  </w:divBdr>
                </w:div>
                <w:div w:id="2072999771">
                  <w:marLeft w:val="0"/>
                  <w:marRight w:val="0"/>
                  <w:marTop w:val="0"/>
                  <w:marBottom w:val="0"/>
                  <w:divBdr>
                    <w:top w:val="none" w:sz="0" w:space="0" w:color="auto"/>
                    <w:left w:val="none" w:sz="0" w:space="0" w:color="auto"/>
                    <w:bottom w:val="none" w:sz="0" w:space="0" w:color="auto"/>
                    <w:right w:val="none" w:sz="0" w:space="0" w:color="auto"/>
                  </w:divBdr>
                </w:div>
                <w:div w:id="2073498666">
                  <w:marLeft w:val="0"/>
                  <w:marRight w:val="0"/>
                  <w:marTop w:val="0"/>
                  <w:marBottom w:val="0"/>
                  <w:divBdr>
                    <w:top w:val="none" w:sz="0" w:space="0" w:color="auto"/>
                    <w:left w:val="none" w:sz="0" w:space="0" w:color="auto"/>
                    <w:bottom w:val="none" w:sz="0" w:space="0" w:color="auto"/>
                    <w:right w:val="none" w:sz="0" w:space="0" w:color="auto"/>
                  </w:divBdr>
                </w:div>
                <w:div w:id="2075197998">
                  <w:marLeft w:val="0"/>
                  <w:marRight w:val="0"/>
                  <w:marTop w:val="0"/>
                  <w:marBottom w:val="0"/>
                  <w:divBdr>
                    <w:top w:val="none" w:sz="0" w:space="0" w:color="auto"/>
                    <w:left w:val="none" w:sz="0" w:space="0" w:color="auto"/>
                    <w:bottom w:val="none" w:sz="0" w:space="0" w:color="auto"/>
                    <w:right w:val="none" w:sz="0" w:space="0" w:color="auto"/>
                  </w:divBdr>
                </w:div>
                <w:div w:id="2075278441">
                  <w:marLeft w:val="0"/>
                  <w:marRight w:val="0"/>
                  <w:marTop w:val="0"/>
                  <w:marBottom w:val="0"/>
                  <w:divBdr>
                    <w:top w:val="none" w:sz="0" w:space="0" w:color="auto"/>
                    <w:left w:val="none" w:sz="0" w:space="0" w:color="auto"/>
                    <w:bottom w:val="none" w:sz="0" w:space="0" w:color="auto"/>
                    <w:right w:val="none" w:sz="0" w:space="0" w:color="auto"/>
                  </w:divBdr>
                </w:div>
                <w:div w:id="2077630162">
                  <w:marLeft w:val="0"/>
                  <w:marRight w:val="0"/>
                  <w:marTop w:val="0"/>
                  <w:marBottom w:val="0"/>
                  <w:divBdr>
                    <w:top w:val="none" w:sz="0" w:space="0" w:color="auto"/>
                    <w:left w:val="none" w:sz="0" w:space="0" w:color="auto"/>
                    <w:bottom w:val="none" w:sz="0" w:space="0" w:color="auto"/>
                    <w:right w:val="none" w:sz="0" w:space="0" w:color="auto"/>
                  </w:divBdr>
                </w:div>
                <w:div w:id="2077970141">
                  <w:marLeft w:val="0"/>
                  <w:marRight w:val="0"/>
                  <w:marTop w:val="0"/>
                  <w:marBottom w:val="0"/>
                  <w:divBdr>
                    <w:top w:val="none" w:sz="0" w:space="0" w:color="auto"/>
                    <w:left w:val="none" w:sz="0" w:space="0" w:color="auto"/>
                    <w:bottom w:val="none" w:sz="0" w:space="0" w:color="auto"/>
                    <w:right w:val="none" w:sz="0" w:space="0" w:color="auto"/>
                  </w:divBdr>
                </w:div>
                <w:div w:id="2079404660">
                  <w:marLeft w:val="0"/>
                  <w:marRight w:val="0"/>
                  <w:marTop w:val="0"/>
                  <w:marBottom w:val="0"/>
                  <w:divBdr>
                    <w:top w:val="none" w:sz="0" w:space="0" w:color="auto"/>
                    <w:left w:val="none" w:sz="0" w:space="0" w:color="auto"/>
                    <w:bottom w:val="none" w:sz="0" w:space="0" w:color="auto"/>
                    <w:right w:val="none" w:sz="0" w:space="0" w:color="auto"/>
                  </w:divBdr>
                </w:div>
                <w:div w:id="2079671366">
                  <w:marLeft w:val="0"/>
                  <w:marRight w:val="0"/>
                  <w:marTop w:val="0"/>
                  <w:marBottom w:val="0"/>
                  <w:divBdr>
                    <w:top w:val="none" w:sz="0" w:space="0" w:color="auto"/>
                    <w:left w:val="none" w:sz="0" w:space="0" w:color="auto"/>
                    <w:bottom w:val="none" w:sz="0" w:space="0" w:color="auto"/>
                    <w:right w:val="none" w:sz="0" w:space="0" w:color="auto"/>
                  </w:divBdr>
                </w:div>
                <w:div w:id="2085251534">
                  <w:marLeft w:val="0"/>
                  <w:marRight w:val="0"/>
                  <w:marTop w:val="0"/>
                  <w:marBottom w:val="0"/>
                  <w:divBdr>
                    <w:top w:val="none" w:sz="0" w:space="0" w:color="auto"/>
                    <w:left w:val="none" w:sz="0" w:space="0" w:color="auto"/>
                    <w:bottom w:val="none" w:sz="0" w:space="0" w:color="auto"/>
                    <w:right w:val="none" w:sz="0" w:space="0" w:color="auto"/>
                  </w:divBdr>
                </w:div>
                <w:div w:id="2085296591">
                  <w:marLeft w:val="0"/>
                  <w:marRight w:val="0"/>
                  <w:marTop w:val="0"/>
                  <w:marBottom w:val="0"/>
                  <w:divBdr>
                    <w:top w:val="none" w:sz="0" w:space="0" w:color="auto"/>
                    <w:left w:val="none" w:sz="0" w:space="0" w:color="auto"/>
                    <w:bottom w:val="none" w:sz="0" w:space="0" w:color="auto"/>
                    <w:right w:val="none" w:sz="0" w:space="0" w:color="auto"/>
                  </w:divBdr>
                </w:div>
                <w:div w:id="2087531300">
                  <w:marLeft w:val="0"/>
                  <w:marRight w:val="0"/>
                  <w:marTop w:val="0"/>
                  <w:marBottom w:val="0"/>
                  <w:divBdr>
                    <w:top w:val="none" w:sz="0" w:space="0" w:color="auto"/>
                    <w:left w:val="none" w:sz="0" w:space="0" w:color="auto"/>
                    <w:bottom w:val="none" w:sz="0" w:space="0" w:color="auto"/>
                    <w:right w:val="none" w:sz="0" w:space="0" w:color="auto"/>
                  </w:divBdr>
                </w:div>
                <w:div w:id="2088257836">
                  <w:marLeft w:val="0"/>
                  <w:marRight w:val="0"/>
                  <w:marTop w:val="0"/>
                  <w:marBottom w:val="0"/>
                  <w:divBdr>
                    <w:top w:val="none" w:sz="0" w:space="0" w:color="auto"/>
                    <w:left w:val="none" w:sz="0" w:space="0" w:color="auto"/>
                    <w:bottom w:val="none" w:sz="0" w:space="0" w:color="auto"/>
                    <w:right w:val="none" w:sz="0" w:space="0" w:color="auto"/>
                  </w:divBdr>
                </w:div>
                <w:div w:id="2090032172">
                  <w:marLeft w:val="0"/>
                  <w:marRight w:val="0"/>
                  <w:marTop w:val="0"/>
                  <w:marBottom w:val="0"/>
                  <w:divBdr>
                    <w:top w:val="none" w:sz="0" w:space="0" w:color="auto"/>
                    <w:left w:val="none" w:sz="0" w:space="0" w:color="auto"/>
                    <w:bottom w:val="none" w:sz="0" w:space="0" w:color="auto"/>
                    <w:right w:val="none" w:sz="0" w:space="0" w:color="auto"/>
                  </w:divBdr>
                </w:div>
                <w:div w:id="2090468566">
                  <w:marLeft w:val="0"/>
                  <w:marRight w:val="0"/>
                  <w:marTop w:val="0"/>
                  <w:marBottom w:val="0"/>
                  <w:divBdr>
                    <w:top w:val="none" w:sz="0" w:space="0" w:color="auto"/>
                    <w:left w:val="none" w:sz="0" w:space="0" w:color="auto"/>
                    <w:bottom w:val="none" w:sz="0" w:space="0" w:color="auto"/>
                    <w:right w:val="none" w:sz="0" w:space="0" w:color="auto"/>
                  </w:divBdr>
                </w:div>
                <w:div w:id="2090539476">
                  <w:marLeft w:val="0"/>
                  <w:marRight w:val="0"/>
                  <w:marTop w:val="0"/>
                  <w:marBottom w:val="0"/>
                  <w:divBdr>
                    <w:top w:val="none" w:sz="0" w:space="0" w:color="auto"/>
                    <w:left w:val="none" w:sz="0" w:space="0" w:color="auto"/>
                    <w:bottom w:val="none" w:sz="0" w:space="0" w:color="auto"/>
                    <w:right w:val="none" w:sz="0" w:space="0" w:color="auto"/>
                  </w:divBdr>
                </w:div>
                <w:div w:id="2090879569">
                  <w:marLeft w:val="0"/>
                  <w:marRight w:val="0"/>
                  <w:marTop w:val="0"/>
                  <w:marBottom w:val="0"/>
                  <w:divBdr>
                    <w:top w:val="none" w:sz="0" w:space="0" w:color="auto"/>
                    <w:left w:val="none" w:sz="0" w:space="0" w:color="auto"/>
                    <w:bottom w:val="none" w:sz="0" w:space="0" w:color="auto"/>
                    <w:right w:val="none" w:sz="0" w:space="0" w:color="auto"/>
                  </w:divBdr>
                </w:div>
                <w:div w:id="2091736569">
                  <w:marLeft w:val="0"/>
                  <w:marRight w:val="0"/>
                  <w:marTop w:val="0"/>
                  <w:marBottom w:val="0"/>
                  <w:divBdr>
                    <w:top w:val="none" w:sz="0" w:space="0" w:color="auto"/>
                    <w:left w:val="none" w:sz="0" w:space="0" w:color="auto"/>
                    <w:bottom w:val="none" w:sz="0" w:space="0" w:color="auto"/>
                    <w:right w:val="none" w:sz="0" w:space="0" w:color="auto"/>
                  </w:divBdr>
                </w:div>
                <w:div w:id="2095202323">
                  <w:marLeft w:val="0"/>
                  <w:marRight w:val="0"/>
                  <w:marTop w:val="0"/>
                  <w:marBottom w:val="0"/>
                  <w:divBdr>
                    <w:top w:val="none" w:sz="0" w:space="0" w:color="auto"/>
                    <w:left w:val="none" w:sz="0" w:space="0" w:color="auto"/>
                    <w:bottom w:val="none" w:sz="0" w:space="0" w:color="auto"/>
                    <w:right w:val="none" w:sz="0" w:space="0" w:color="auto"/>
                  </w:divBdr>
                </w:div>
                <w:div w:id="2097509648">
                  <w:marLeft w:val="0"/>
                  <w:marRight w:val="0"/>
                  <w:marTop w:val="0"/>
                  <w:marBottom w:val="0"/>
                  <w:divBdr>
                    <w:top w:val="none" w:sz="0" w:space="0" w:color="auto"/>
                    <w:left w:val="none" w:sz="0" w:space="0" w:color="auto"/>
                    <w:bottom w:val="none" w:sz="0" w:space="0" w:color="auto"/>
                    <w:right w:val="none" w:sz="0" w:space="0" w:color="auto"/>
                  </w:divBdr>
                </w:div>
                <w:div w:id="2098866355">
                  <w:marLeft w:val="0"/>
                  <w:marRight w:val="0"/>
                  <w:marTop w:val="0"/>
                  <w:marBottom w:val="0"/>
                  <w:divBdr>
                    <w:top w:val="none" w:sz="0" w:space="0" w:color="auto"/>
                    <w:left w:val="none" w:sz="0" w:space="0" w:color="auto"/>
                    <w:bottom w:val="none" w:sz="0" w:space="0" w:color="auto"/>
                    <w:right w:val="none" w:sz="0" w:space="0" w:color="auto"/>
                  </w:divBdr>
                </w:div>
                <w:div w:id="2100977501">
                  <w:marLeft w:val="0"/>
                  <w:marRight w:val="0"/>
                  <w:marTop w:val="0"/>
                  <w:marBottom w:val="0"/>
                  <w:divBdr>
                    <w:top w:val="none" w:sz="0" w:space="0" w:color="auto"/>
                    <w:left w:val="none" w:sz="0" w:space="0" w:color="auto"/>
                    <w:bottom w:val="none" w:sz="0" w:space="0" w:color="auto"/>
                    <w:right w:val="none" w:sz="0" w:space="0" w:color="auto"/>
                  </w:divBdr>
                </w:div>
                <w:div w:id="2102486357">
                  <w:marLeft w:val="0"/>
                  <w:marRight w:val="0"/>
                  <w:marTop w:val="0"/>
                  <w:marBottom w:val="0"/>
                  <w:divBdr>
                    <w:top w:val="none" w:sz="0" w:space="0" w:color="auto"/>
                    <w:left w:val="none" w:sz="0" w:space="0" w:color="auto"/>
                    <w:bottom w:val="none" w:sz="0" w:space="0" w:color="auto"/>
                    <w:right w:val="none" w:sz="0" w:space="0" w:color="auto"/>
                  </w:divBdr>
                </w:div>
                <w:div w:id="2105420244">
                  <w:marLeft w:val="0"/>
                  <w:marRight w:val="0"/>
                  <w:marTop w:val="0"/>
                  <w:marBottom w:val="0"/>
                  <w:divBdr>
                    <w:top w:val="none" w:sz="0" w:space="0" w:color="auto"/>
                    <w:left w:val="none" w:sz="0" w:space="0" w:color="auto"/>
                    <w:bottom w:val="none" w:sz="0" w:space="0" w:color="auto"/>
                    <w:right w:val="none" w:sz="0" w:space="0" w:color="auto"/>
                  </w:divBdr>
                </w:div>
                <w:div w:id="2107384452">
                  <w:marLeft w:val="0"/>
                  <w:marRight w:val="0"/>
                  <w:marTop w:val="0"/>
                  <w:marBottom w:val="0"/>
                  <w:divBdr>
                    <w:top w:val="none" w:sz="0" w:space="0" w:color="auto"/>
                    <w:left w:val="none" w:sz="0" w:space="0" w:color="auto"/>
                    <w:bottom w:val="none" w:sz="0" w:space="0" w:color="auto"/>
                    <w:right w:val="none" w:sz="0" w:space="0" w:color="auto"/>
                  </w:divBdr>
                </w:div>
                <w:div w:id="2110420977">
                  <w:marLeft w:val="0"/>
                  <w:marRight w:val="0"/>
                  <w:marTop w:val="0"/>
                  <w:marBottom w:val="0"/>
                  <w:divBdr>
                    <w:top w:val="none" w:sz="0" w:space="0" w:color="auto"/>
                    <w:left w:val="none" w:sz="0" w:space="0" w:color="auto"/>
                    <w:bottom w:val="none" w:sz="0" w:space="0" w:color="auto"/>
                    <w:right w:val="none" w:sz="0" w:space="0" w:color="auto"/>
                  </w:divBdr>
                </w:div>
                <w:div w:id="2112233926">
                  <w:marLeft w:val="0"/>
                  <w:marRight w:val="0"/>
                  <w:marTop w:val="0"/>
                  <w:marBottom w:val="0"/>
                  <w:divBdr>
                    <w:top w:val="none" w:sz="0" w:space="0" w:color="auto"/>
                    <w:left w:val="none" w:sz="0" w:space="0" w:color="auto"/>
                    <w:bottom w:val="none" w:sz="0" w:space="0" w:color="auto"/>
                    <w:right w:val="none" w:sz="0" w:space="0" w:color="auto"/>
                  </w:divBdr>
                </w:div>
                <w:div w:id="2113239087">
                  <w:marLeft w:val="0"/>
                  <w:marRight w:val="0"/>
                  <w:marTop w:val="0"/>
                  <w:marBottom w:val="0"/>
                  <w:divBdr>
                    <w:top w:val="none" w:sz="0" w:space="0" w:color="auto"/>
                    <w:left w:val="none" w:sz="0" w:space="0" w:color="auto"/>
                    <w:bottom w:val="none" w:sz="0" w:space="0" w:color="auto"/>
                    <w:right w:val="none" w:sz="0" w:space="0" w:color="auto"/>
                  </w:divBdr>
                </w:div>
                <w:div w:id="2114551145">
                  <w:marLeft w:val="0"/>
                  <w:marRight w:val="0"/>
                  <w:marTop w:val="0"/>
                  <w:marBottom w:val="0"/>
                  <w:divBdr>
                    <w:top w:val="none" w:sz="0" w:space="0" w:color="auto"/>
                    <w:left w:val="none" w:sz="0" w:space="0" w:color="auto"/>
                    <w:bottom w:val="none" w:sz="0" w:space="0" w:color="auto"/>
                    <w:right w:val="none" w:sz="0" w:space="0" w:color="auto"/>
                  </w:divBdr>
                </w:div>
                <w:div w:id="2116095006">
                  <w:marLeft w:val="0"/>
                  <w:marRight w:val="0"/>
                  <w:marTop w:val="0"/>
                  <w:marBottom w:val="0"/>
                  <w:divBdr>
                    <w:top w:val="none" w:sz="0" w:space="0" w:color="auto"/>
                    <w:left w:val="none" w:sz="0" w:space="0" w:color="auto"/>
                    <w:bottom w:val="none" w:sz="0" w:space="0" w:color="auto"/>
                    <w:right w:val="none" w:sz="0" w:space="0" w:color="auto"/>
                  </w:divBdr>
                </w:div>
                <w:div w:id="2117746568">
                  <w:marLeft w:val="0"/>
                  <w:marRight w:val="0"/>
                  <w:marTop w:val="0"/>
                  <w:marBottom w:val="0"/>
                  <w:divBdr>
                    <w:top w:val="none" w:sz="0" w:space="0" w:color="auto"/>
                    <w:left w:val="none" w:sz="0" w:space="0" w:color="auto"/>
                    <w:bottom w:val="none" w:sz="0" w:space="0" w:color="auto"/>
                    <w:right w:val="none" w:sz="0" w:space="0" w:color="auto"/>
                  </w:divBdr>
                </w:div>
                <w:div w:id="2121558741">
                  <w:marLeft w:val="0"/>
                  <w:marRight w:val="0"/>
                  <w:marTop w:val="0"/>
                  <w:marBottom w:val="0"/>
                  <w:divBdr>
                    <w:top w:val="none" w:sz="0" w:space="0" w:color="auto"/>
                    <w:left w:val="none" w:sz="0" w:space="0" w:color="auto"/>
                    <w:bottom w:val="none" w:sz="0" w:space="0" w:color="auto"/>
                    <w:right w:val="none" w:sz="0" w:space="0" w:color="auto"/>
                  </w:divBdr>
                </w:div>
                <w:div w:id="2121679427">
                  <w:marLeft w:val="0"/>
                  <w:marRight w:val="0"/>
                  <w:marTop w:val="0"/>
                  <w:marBottom w:val="0"/>
                  <w:divBdr>
                    <w:top w:val="none" w:sz="0" w:space="0" w:color="auto"/>
                    <w:left w:val="none" w:sz="0" w:space="0" w:color="auto"/>
                    <w:bottom w:val="none" w:sz="0" w:space="0" w:color="auto"/>
                    <w:right w:val="none" w:sz="0" w:space="0" w:color="auto"/>
                  </w:divBdr>
                </w:div>
                <w:div w:id="2121752276">
                  <w:marLeft w:val="0"/>
                  <w:marRight w:val="0"/>
                  <w:marTop w:val="0"/>
                  <w:marBottom w:val="0"/>
                  <w:divBdr>
                    <w:top w:val="none" w:sz="0" w:space="0" w:color="auto"/>
                    <w:left w:val="none" w:sz="0" w:space="0" w:color="auto"/>
                    <w:bottom w:val="none" w:sz="0" w:space="0" w:color="auto"/>
                    <w:right w:val="none" w:sz="0" w:space="0" w:color="auto"/>
                  </w:divBdr>
                </w:div>
                <w:div w:id="2123376968">
                  <w:marLeft w:val="0"/>
                  <w:marRight w:val="0"/>
                  <w:marTop w:val="0"/>
                  <w:marBottom w:val="0"/>
                  <w:divBdr>
                    <w:top w:val="none" w:sz="0" w:space="0" w:color="auto"/>
                    <w:left w:val="none" w:sz="0" w:space="0" w:color="auto"/>
                    <w:bottom w:val="none" w:sz="0" w:space="0" w:color="auto"/>
                    <w:right w:val="none" w:sz="0" w:space="0" w:color="auto"/>
                  </w:divBdr>
                </w:div>
                <w:div w:id="2125225851">
                  <w:marLeft w:val="0"/>
                  <w:marRight w:val="0"/>
                  <w:marTop w:val="0"/>
                  <w:marBottom w:val="0"/>
                  <w:divBdr>
                    <w:top w:val="none" w:sz="0" w:space="0" w:color="auto"/>
                    <w:left w:val="none" w:sz="0" w:space="0" w:color="auto"/>
                    <w:bottom w:val="none" w:sz="0" w:space="0" w:color="auto"/>
                    <w:right w:val="none" w:sz="0" w:space="0" w:color="auto"/>
                  </w:divBdr>
                </w:div>
                <w:div w:id="2125807353">
                  <w:marLeft w:val="0"/>
                  <w:marRight w:val="0"/>
                  <w:marTop w:val="0"/>
                  <w:marBottom w:val="0"/>
                  <w:divBdr>
                    <w:top w:val="none" w:sz="0" w:space="0" w:color="auto"/>
                    <w:left w:val="none" w:sz="0" w:space="0" w:color="auto"/>
                    <w:bottom w:val="none" w:sz="0" w:space="0" w:color="auto"/>
                    <w:right w:val="none" w:sz="0" w:space="0" w:color="auto"/>
                  </w:divBdr>
                </w:div>
                <w:div w:id="2126345065">
                  <w:marLeft w:val="0"/>
                  <w:marRight w:val="0"/>
                  <w:marTop w:val="0"/>
                  <w:marBottom w:val="0"/>
                  <w:divBdr>
                    <w:top w:val="none" w:sz="0" w:space="0" w:color="auto"/>
                    <w:left w:val="none" w:sz="0" w:space="0" w:color="auto"/>
                    <w:bottom w:val="none" w:sz="0" w:space="0" w:color="auto"/>
                    <w:right w:val="none" w:sz="0" w:space="0" w:color="auto"/>
                  </w:divBdr>
                </w:div>
                <w:div w:id="2126610084">
                  <w:marLeft w:val="0"/>
                  <w:marRight w:val="0"/>
                  <w:marTop w:val="0"/>
                  <w:marBottom w:val="0"/>
                  <w:divBdr>
                    <w:top w:val="none" w:sz="0" w:space="0" w:color="auto"/>
                    <w:left w:val="none" w:sz="0" w:space="0" w:color="auto"/>
                    <w:bottom w:val="none" w:sz="0" w:space="0" w:color="auto"/>
                    <w:right w:val="none" w:sz="0" w:space="0" w:color="auto"/>
                  </w:divBdr>
                </w:div>
                <w:div w:id="2136605341">
                  <w:marLeft w:val="0"/>
                  <w:marRight w:val="0"/>
                  <w:marTop w:val="0"/>
                  <w:marBottom w:val="0"/>
                  <w:divBdr>
                    <w:top w:val="none" w:sz="0" w:space="0" w:color="auto"/>
                    <w:left w:val="none" w:sz="0" w:space="0" w:color="auto"/>
                    <w:bottom w:val="none" w:sz="0" w:space="0" w:color="auto"/>
                    <w:right w:val="none" w:sz="0" w:space="0" w:color="auto"/>
                  </w:divBdr>
                </w:div>
                <w:div w:id="2137331931">
                  <w:marLeft w:val="0"/>
                  <w:marRight w:val="0"/>
                  <w:marTop w:val="0"/>
                  <w:marBottom w:val="0"/>
                  <w:divBdr>
                    <w:top w:val="none" w:sz="0" w:space="0" w:color="auto"/>
                    <w:left w:val="none" w:sz="0" w:space="0" w:color="auto"/>
                    <w:bottom w:val="none" w:sz="0" w:space="0" w:color="auto"/>
                    <w:right w:val="none" w:sz="0" w:space="0" w:color="auto"/>
                  </w:divBdr>
                </w:div>
                <w:div w:id="2137523344">
                  <w:marLeft w:val="0"/>
                  <w:marRight w:val="0"/>
                  <w:marTop w:val="0"/>
                  <w:marBottom w:val="0"/>
                  <w:divBdr>
                    <w:top w:val="none" w:sz="0" w:space="0" w:color="auto"/>
                    <w:left w:val="none" w:sz="0" w:space="0" w:color="auto"/>
                    <w:bottom w:val="none" w:sz="0" w:space="0" w:color="auto"/>
                    <w:right w:val="none" w:sz="0" w:space="0" w:color="auto"/>
                  </w:divBdr>
                </w:div>
                <w:div w:id="2137867283">
                  <w:marLeft w:val="0"/>
                  <w:marRight w:val="0"/>
                  <w:marTop w:val="0"/>
                  <w:marBottom w:val="0"/>
                  <w:divBdr>
                    <w:top w:val="none" w:sz="0" w:space="0" w:color="auto"/>
                    <w:left w:val="none" w:sz="0" w:space="0" w:color="auto"/>
                    <w:bottom w:val="none" w:sz="0" w:space="0" w:color="auto"/>
                    <w:right w:val="none" w:sz="0" w:space="0" w:color="auto"/>
                  </w:divBdr>
                </w:div>
                <w:div w:id="2138375687">
                  <w:marLeft w:val="0"/>
                  <w:marRight w:val="0"/>
                  <w:marTop w:val="0"/>
                  <w:marBottom w:val="0"/>
                  <w:divBdr>
                    <w:top w:val="none" w:sz="0" w:space="0" w:color="auto"/>
                    <w:left w:val="none" w:sz="0" w:space="0" w:color="auto"/>
                    <w:bottom w:val="none" w:sz="0" w:space="0" w:color="auto"/>
                    <w:right w:val="none" w:sz="0" w:space="0" w:color="auto"/>
                  </w:divBdr>
                </w:div>
                <w:div w:id="2141918838">
                  <w:marLeft w:val="0"/>
                  <w:marRight w:val="0"/>
                  <w:marTop w:val="0"/>
                  <w:marBottom w:val="0"/>
                  <w:divBdr>
                    <w:top w:val="none" w:sz="0" w:space="0" w:color="auto"/>
                    <w:left w:val="none" w:sz="0" w:space="0" w:color="auto"/>
                    <w:bottom w:val="none" w:sz="0" w:space="0" w:color="auto"/>
                    <w:right w:val="none" w:sz="0" w:space="0" w:color="auto"/>
                  </w:divBdr>
                </w:div>
                <w:div w:id="2142571579">
                  <w:marLeft w:val="0"/>
                  <w:marRight w:val="0"/>
                  <w:marTop w:val="0"/>
                  <w:marBottom w:val="0"/>
                  <w:divBdr>
                    <w:top w:val="none" w:sz="0" w:space="0" w:color="auto"/>
                    <w:left w:val="none" w:sz="0" w:space="0" w:color="auto"/>
                    <w:bottom w:val="none" w:sz="0" w:space="0" w:color="auto"/>
                    <w:right w:val="none" w:sz="0" w:space="0" w:color="auto"/>
                  </w:divBdr>
                </w:div>
                <w:div w:id="2143813636">
                  <w:marLeft w:val="0"/>
                  <w:marRight w:val="0"/>
                  <w:marTop w:val="0"/>
                  <w:marBottom w:val="0"/>
                  <w:divBdr>
                    <w:top w:val="none" w:sz="0" w:space="0" w:color="auto"/>
                    <w:left w:val="none" w:sz="0" w:space="0" w:color="auto"/>
                    <w:bottom w:val="none" w:sz="0" w:space="0" w:color="auto"/>
                    <w:right w:val="none" w:sz="0" w:space="0" w:color="auto"/>
                  </w:divBdr>
                </w:div>
              </w:divsChild>
            </w:div>
            <w:div w:id="258369264">
              <w:marLeft w:val="0"/>
              <w:marRight w:val="0"/>
              <w:marTop w:val="0"/>
              <w:marBottom w:val="0"/>
              <w:divBdr>
                <w:top w:val="none" w:sz="0" w:space="0" w:color="auto"/>
                <w:left w:val="none" w:sz="0" w:space="0" w:color="auto"/>
                <w:bottom w:val="none" w:sz="0" w:space="0" w:color="auto"/>
                <w:right w:val="none" w:sz="0" w:space="0" w:color="auto"/>
              </w:divBdr>
            </w:div>
            <w:div w:id="258559749">
              <w:marLeft w:val="0"/>
              <w:marRight w:val="0"/>
              <w:marTop w:val="0"/>
              <w:marBottom w:val="0"/>
              <w:divBdr>
                <w:top w:val="none" w:sz="0" w:space="0" w:color="auto"/>
                <w:left w:val="none" w:sz="0" w:space="0" w:color="auto"/>
                <w:bottom w:val="none" w:sz="0" w:space="0" w:color="auto"/>
                <w:right w:val="none" w:sz="0" w:space="0" w:color="auto"/>
              </w:divBdr>
            </w:div>
            <w:div w:id="260140142">
              <w:marLeft w:val="0"/>
              <w:marRight w:val="0"/>
              <w:marTop w:val="0"/>
              <w:marBottom w:val="0"/>
              <w:divBdr>
                <w:top w:val="none" w:sz="0" w:space="0" w:color="auto"/>
                <w:left w:val="none" w:sz="0" w:space="0" w:color="auto"/>
                <w:bottom w:val="none" w:sz="0" w:space="0" w:color="auto"/>
                <w:right w:val="none" w:sz="0" w:space="0" w:color="auto"/>
              </w:divBdr>
            </w:div>
            <w:div w:id="260843481">
              <w:marLeft w:val="0"/>
              <w:marRight w:val="0"/>
              <w:marTop w:val="0"/>
              <w:marBottom w:val="0"/>
              <w:divBdr>
                <w:top w:val="none" w:sz="0" w:space="0" w:color="auto"/>
                <w:left w:val="none" w:sz="0" w:space="0" w:color="auto"/>
                <w:bottom w:val="none" w:sz="0" w:space="0" w:color="auto"/>
                <w:right w:val="none" w:sz="0" w:space="0" w:color="auto"/>
              </w:divBdr>
            </w:div>
            <w:div w:id="261693434">
              <w:marLeft w:val="0"/>
              <w:marRight w:val="0"/>
              <w:marTop w:val="0"/>
              <w:marBottom w:val="0"/>
              <w:divBdr>
                <w:top w:val="none" w:sz="0" w:space="0" w:color="auto"/>
                <w:left w:val="none" w:sz="0" w:space="0" w:color="auto"/>
                <w:bottom w:val="none" w:sz="0" w:space="0" w:color="auto"/>
                <w:right w:val="none" w:sz="0" w:space="0" w:color="auto"/>
              </w:divBdr>
            </w:div>
            <w:div w:id="265503087">
              <w:marLeft w:val="0"/>
              <w:marRight w:val="0"/>
              <w:marTop w:val="0"/>
              <w:marBottom w:val="0"/>
              <w:divBdr>
                <w:top w:val="none" w:sz="0" w:space="0" w:color="auto"/>
                <w:left w:val="none" w:sz="0" w:space="0" w:color="auto"/>
                <w:bottom w:val="none" w:sz="0" w:space="0" w:color="auto"/>
                <w:right w:val="none" w:sz="0" w:space="0" w:color="auto"/>
              </w:divBdr>
            </w:div>
            <w:div w:id="267007556">
              <w:marLeft w:val="0"/>
              <w:marRight w:val="0"/>
              <w:marTop w:val="0"/>
              <w:marBottom w:val="0"/>
              <w:divBdr>
                <w:top w:val="none" w:sz="0" w:space="0" w:color="auto"/>
                <w:left w:val="none" w:sz="0" w:space="0" w:color="auto"/>
                <w:bottom w:val="none" w:sz="0" w:space="0" w:color="auto"/>
                <w:right w:val="none" w:sz="0" w:space="0" w:color="auto"/>
              </w:divBdr>
            </w:div>
            <w:div w:id="267741368">
              <w:marLeft w:val="0"/>
              <w:marRight w:val="0"/>
              <w:marTop w:val="0"/>
              <w:marBottom w:val="0"/>
              <w:divBdr>
                <w:top w:val="none" w:sz="0" w:space="0" w:color="auto"/>
                <w:left w:val="none" w:sz="0" w:space="0" w:color="auto"/>
                <w:bottom w:val="none" w:sz="0" w:space="0" w:color="auto"/>
                <w:right w:val="none" w:sz="0" w:space="0" w:color="auto"/>
              </w:divBdr>
            </w:div>
            <w:div w:id="269237747">
              <w:marLeft w:val="0"/>
              <w:marRight w:val="0"/>
              <w:marTop w:val="0"/>
              <w:marBottom w:val="0"/>
              <w:divBdr>
                <w:top w:val="none" w:sz="0" w:space="0" w:color="auto"/>
                <w:left w:val="none" w:sz="0" w:space="0" w:color="auto"/>
                <w:bottom w:val="none" w:sz="0" w:space="0" w:color="auto"/>
                <w:right w:val="none" w:sz="0" w:space="0" w:color="auto"/>
              </w:divBdr>
            </w:div>
            <w:div w:id="269288913">
              <w:marLeft w:val="0"/>
              <w:marRight w:val="0"/>
              <w:marTop w:val="0"/>
              <w:marBottom w:val="0"/>
              <w:divBdr>
                <w:top w:val="none" w:sz="0" w:space="0" w:color="auto"/>
                <w:left w:val="none" w:sz="0" w:space="0" w:color="auto"/>
                <w:bottom w:val="none" w:sz="0" w:space="0" w:color="auto"/>
                <w:right w:val="none" w:sz="0" w:space="0" w:color="auto"/>
              </w:divBdr>
            </w:div>
            <w:div w:id="269508523">
              <w:marLeft w:val="0"/>
              <w:marRight w:val="0"/>
              <w:marTop w:val="0"/>
              <w:marBottom w:val="0"/>
              <w:divBdr>
                <w:top w:val="none" w:sz="0" w:space="0" w:color="auto"/>
                <w:left w:val="none" w:sz="0" w:space="0" w:color="auto"/>
                <w:bottom w:val="none" w:sz="0" w:space="0" w:color="auto"/>
                <w:right w:val="none" w:sz="0" w:space="0" w:color="auto"/>
              </w:divBdr>
            </w:div>
            <w:div w:id="270475405">
              <w:marLeft w:val="0"/>
              <w:marRight w:val="0"/>
              <w:marTop w:val="0"/>
              <w:marBottom w:val="0"/>
              <w:divBdr>
                <w:top w:val="none" w:sz="0" w:space="0" w:color="auto"/>
                <w:left w:val="none" w:sz="0" w:space="0" w:color="auto"/>
                <w:bottom w:val="none" w:sz="0" w:space="0" w:color="auto"/>
                <w:right w:val="none" w:sz="0" w:space="0" w:color="auto"/>
              </w:divBdr>
            </w:div>
            <w:div w:id="271061762">
              <w:marLeft w:val="0"/>
              <w:marRight w:val="0"/>
              <w:marTop w:val="0"/>
              <w:marBottom w:val="0"/>
              <w:divBdr>
                <w:top w:val="none" w:sz="0" w:space="0" w:color="auto"/>
                <w:left w:val="none" w:sz="0" w:space="0" w:color="auto"/>
                <w:bottom w:val="none" w:sz="0" w:space="0" w:color="auto"/>
                <w:right w:val="none" w:sz="0" w:space="0" w:color="auto"/>
              </w:divBdr>
            </w:div>
            <w:div w:id="276454475">
              <w:marLeft w:val="0"/>
              <w:marRight w:val="0"/>
              <w:marTop w:val="0"/>
              <w:marBottom w:val="0"/>
              <w:divBdr>
                <w:top w:val="none" w:sz="0" w:space="0" w:color="auto"/>
                <w:left w:val="none" w:sz="0" w:space="0" w:color="auto"/>
                <w:bottom w:val="none" w:sz="0" w:space="0" w:color="auto"/>
                <w:right w:val="none" w:sz="0" w:space="0" w:color="auto"/>
              </w:divBdr>
            </w:div>
            <w:div w:id="278530838">
              <w:marLeft w:val="0"/>
              <w:marRight w:val="0"/>
              <w:marTop w:val="0"/>
              <w:marBottom w:val="0"/>
              <w:divBdr>
                <w:top w:val="none" w:sz="0" w:space="0" w:color="auto"/>
                <w:left w:val="none" w:sz="0" w:space="0" w:color="auto"/>
                <w:bottom w:val="none" w:sz="0" w:space="0" w:color="auto"/>
                <w:right w:val="none" w:sz="0" w:space="0" w:color="auto"/>
              </w:divBdr>
            </w:div>
            <w:div w:id="280307190">
              <w:marLeft w:val="0"/>
              <w:marRight w:val="0"/>
              <w:marTop w:val="0"/>
              <w:marBottom w:val="0"/>
              <w:divBdr>
                <w:top w:val="none" w:sz="0" w:space="0" w:color="auto"/>
                <w:left w:val="none" w:sz="0" w:space="0" w:color="auto"/>
                <w:bottom w:val="none" w:sz="0" w:space="0" w:color="auto"/>
                <w:right w:val="none" w:sz="0" w:space="0" w:color="auto"/>
              </w:divBdr>
            </w:div>
            <w:div w:id="281613619">
              <w:marLeft w:val="0"/>
              <w:marRight w:val="0"/>
              <w:marTop w:val="0"/>
              <w:marBottom w:val="0"/>
              <w:divBdr>
                <w:top w:val="none" w:sz="0" w:space="0" w:color="auto"/>
                <w:left w:val="none" w:sz="0" w:space="0" w:color="auto"/>
                <w:bottom w:val="none" w:sz="0" w:space="0" w:color="auto"/>
                <w:right w:val="none" w:sz="0" w:space="0" w:color="auto"/>
              </w:divBdr>
            </w:div>
            <w:div w:id="282856438">
              <w:marLeft w:val="0"/>
              <w:marRight w:val="0"/>
              <w:marTop w:val="0"/>
              <w:marBottom w:val="0"/>
              <w:divBdr>
                <w:top w:val="none" w:sz="0" w:space="0" w:color="auto"/>
                <w:left w:val="none" w:sz="0" w:space="0" w:color="auto"/>
                <w:bottom w:val="none" w:sz="0" w:space="0" w:color="auto"/>
                <w:right w:val="none" w:sz="0" w:space="0" w:color="auto"/>
              </w:divBdr>
            </w:div>
            <w:div w:id="283006733">
              <w:marLeft w:val="0"/>
              <w:marRight w:val="0"/>
              <w:marTop w:val="0"/>
              <w:marBottom w:val="0"/>
              <w:divBdr>
                <w:top w:val="none" w:sz="0" w:space="0" w:color="auto"/>
                <w:left w:val="none" w:sz="0" w:space="0" w:color="auto"/>
                <w:bottom w:val="none" w:sz="0" w:space="0" w:color="auto"/>
                <w:right w:val="none" w:sz="0" w:space="0" w:color="auto"/>
              </w:divBdr>
            </w:div>
            <w:div w:id="283466384">
              <w:marLeft w:val="0"/>
              <w:marRight w:val="0"/>
              <w:marTop w:val="0"/>
              <w:marBottom w:val="0"/>
              <w:divBdr>
                <w:top w:val="none" w:sz="0" w:space="0" w:color="auto"/>
                <w:left w:val="none" w:sz="0" w:space="0" w:color="auto"/>
                <w:bottom w:val="none" w:sz="0" w:space="0" w:color="auto"/>
                <w:right w:val="none" w:sz="0" w:space="0" w:color="auto"/>
              </w:divBdr>
            </w:div>
            <w:div w:id="283737637">
              <w:marLeft w:val="0"/>
              <w:marRight w:val="0"/>
              <w:marTop w:val="0"/>
              <w:marBottom w:val="0"/>
              <w:divBdr>
                <w:top w:val="none" w:sz="0" w:space="0" w:color="auto"/>
                <w:left w:val="none" w:sz="0" w:space="0" w:color="auto"/>
                <w:bottom w:val="none" w:sz="0" w:space="0" w:color="auto"/>
                <w:right w:val="none" w:sz="0" w:space="0" w:color="auto"/>
              </w:divBdr>
            </w:div>
            <w:div w:id="287668431">
              <w:marLeft w:val="0"/>
              <w:marRight w:val="0"/>
              <w:marTop w:val="0"/>
              <w:marBottom w:val="0"/>
              <w:divBdr>
                <w:top w:val="none" w:sz="0" w:space="0" w:color="auto"/>
                <w:left w:val="none" w:sz="0" w:space="0" w:color="auto"/>
                <w:bottom w:val="none" w:sz="0" w:space="0" w:color="auto"/>
                <w:right w:val="none" w:sz="0" w:space="0" w:color="auto"/>
              </w:divBdr>
            </w:div>
            <w:div w:id="289558605">
              <w:marLeft w:val="0"/>
              <w:marRight w:val="0"/>
              <w:marTop w:val="0"/>
              <w:marBottom w:val="0"/>
              <w:divBdr>
                <w:top w:val="none" w:sz="0" w:space="0" w:color="auto"/>
                <w:left w:val="none" w:sz="0" w:space="0" w:color="auto"/>
                <w:bottom w:val="none" w:sz="0" w:space="0" w:color="auto"/>
                <w:right w:val="none" w:sz="0" w:space="0" w:color="auto"/>
              </w:divBdr>
            </w:div>
            <w:div w:id="296111515">
              <w:marLeft w:val="0"/>
              <w:marRight w:val="0"/>
              <w:marTop w:val="0"/>
              <w:marBottom w:val="0"/>
              <w:divBdr>
                <w:top w:val="none" w:sz="0" w:space="0" w:color="auto"/>
                <w:left w:val="none" w:sz="0" w:space="0" w:color="auto"/>
                <w:bottom w:val="none" w:sz="0" w:space="0" w:color="auto"/>
                <w:right w:val="none" w:sz="0" w:space="0" w:color="auto"/>
              </w:divBdr>
            </w:div>
            <w:div w:id="296187163">
              <w:marLeft w:val="0"/>
              <w:marRight w:val="0"/>
              <w:marTop w:val="0"/>
              <w:marBottom w:val="0"/>
              <w:divBdr>
                <w:top w:val="none" w:sz="0" w:space="0" w:color="auto"/>
                <w:left w:val="none" w:sz="0" w:space="0" w:color="auto"/>
                <w:bottom w:val="none" w:sz="0" w:space="0" w:color="auto"/>
                <w:right w:val="none" w:sz="0" w:space="0" w:color="auto"/>
              </w:divBdr>
            </w:div>
            <w:div w:id="297034204">
              <w:marLeft w:val="0"/>
              <w:marRight w:val="0"/>
              <w:marTop w:val="0"/>
              <w:marBottom w:val="0"/>
              <w:divBdr>
                <w:top w:val="none" w:sz="0" w:space="0" w:color="auto"/>
                <w:left w:val="none" w:sz="0" w:space="0" w:color="auto"/>
                <w:bottom w:val="none" w:sz="0" w:space="0" w:color="auto"/>
                <w:right w:val="none" w:sz="0" w:space="0" w:color="auto"/>
              </w:divBdr>
            </w:div>
            <w:div w:id="297538648">
              <w:marLeft w:val="0"/>
              <w:marRight w:val="0"/>
              <w:marTop w:val="0"/>
              <w:marBottom w:val="0"/>
              <w:divBdr>
                <w:top w:val="none" w:sz="0" w:space="0" w:color="auto"/>
                <w:left w:val="none" w:sz="0" w:space="0" w:color="auto"/>
                <w:bottom w:val="none" w:sz="0" w:space="0" w:color="auto"/>
                <w:right w:val="none" w:sz="0" w:space="0" w:color="auto"/>
              </w:divBdr>
            </w:div>
            <w:div w:id="298650072">
              <w:marLeft w:val="0"/>
              <w:marRight w:val="0"/>
              <w:marTop w:val="0"/>
              <w:marBottom w:val="0"/>
              <w:divBdr>
                <w:top w:val="none" w:sz="0" w:space="0" w:color="auto"/>
                <w:left w:val="none" w:sz="0" w:space="0" w:color="auto"/>
                <w:bottom w:val="none" w:sz="0" w:space="0" w:color="auto"/>
                <w:right w:val="none" w:sz="0" w:space="0" w:color="auto"/>
              </w:divBdr>
            </w:div>
            <w:div w:id="298725946">
              <w:marLeft w:val="0"/>
              <w:marRight w:val="0"/>
              <w:marTop w:val="0"/>
              <w:marBottom w:val="0"/>
              <w:divBdr>
                <w:top w:val="none" w:sz="0" w:space="0" w:color="auto"/>
                <w:left w:val="none" w:sz="0" w:space="0" w:color="auto"/>
                <w:bottom w:val="none" w:sz="0" w:space="0" w:color="auto"/>
                <w:right w:val="none" w:sz="0" w:space="0" w:color="auto"/>
              </w:divBdr>
            </w:div>
            <w:div w:id="299655547">
              <w:marLeft w:val="0"/>
              <w:marRight w:val="0"/>
              <w:marTop w:val="0"/>
              <w:marBottom w:val="0"/>
              <w:divBdr>
                <w:top w:val="none" w:sz="0" w:space="0" w:color="auto"/>
                <w:left w:val="none" w:sz="0" w:space="0" w:color="auto"/>
                <w:bottom w:val="none" w:sz="0" w:space="0" w:color="auto"/>
                <w:right w:val="none" w:sz="0" w:space="0" w:color="auto"/>
              </w:divBdr>
            </w:div>
            <w:div w:id="300035805">
              <w:marLeft w:val="0"/>
              <w:marRight w:val="0"/>
              <w:marTop w:val="0"/>
              <w:marBottom w:val="0"/>
              <w:divBdr>
                <w:top w:val="none" w:sz="0" w:space="0" w:color="auto"/>
                <w:left w:val="none" w:sz="0" w:space="0" w:color="auto"/>
                <w:bottom w:val="none" w:sz="0" w:space="0" w:color="auto"/>
                <w:right w:val="none" w:sz="0" w:space="0" w:color="auto"/>
              </w:divBdr>
            </w:div>
            <w:div w:id="301009079">
              <w:marLeft w:val="0"/>
              <w:marRight w:val="0"/>
              <w:marTop w:val="0"/>
              <w:marBottom w:val="0"/>
              <w:divBdr>
                <w:top w:val="none" w:sz="0" w:space="0" w:color="auto"/>
                <w:left w:val="none" w:sz="0" w:space="0" w:color="auto"/>
                <w:bottom w:val="none" w:sz="0" w:space="0" w:color="auto"/>
                <w:right w:val="none" w:sz="0" w:space="0" w:color="auto"/>
              </w:divBdr>
            </w:div>
            <w:div w:id="301204433">
              <w:marLeft w:val="0"/>
              <w:marRight w:val="0"/>
              <w:marTop w:val="0"/>
              <w:marBottom w:val="0"/>
              <w:divBdr>
                <w:top w:val="none" w:sz="0" w:space="0" w:color="auto"/>
                <w:left w:val="none" w:sz="0" w:space="0" w:color="auto"/>
                <w:bottom w:val="none" w:sz="0" w:space="0" w:color="auto"/>
                <w:right w:val="none" w:sz="0" w:space="0" w:color="auto"/>
              </w:divBdr>
            </w:div>
            <w:div w:id="308553880">
              <w:marLeft w:val="0"/>
              <w:marRight w:val="0"/>
              <w:marTop w:val="0"/>
              <w:marBottom w:val="0"/>
              <w:divBdr>
                <w:top w:val="none" w:sz="0" w:space="0" w:color="auto"/>
                <w:left w:val="none" w:sz="0" w:space="0" w:color="auto"/>
                <w:bottom w:val="none" w:sz="0" w:space="0" w:color="auto"/>
                <w:right w:val="none" w:sz="0" w:space="0" w:color="auto"/>
              </w:divBdr>
            </w:div>
            <w:div w:id="313605376">
              <w:marLeft w:val="0"/>
              <w:marRight w:val="0"/>
              <w:marTop w:val="0"/>
              <w:marBottom w:val="0"/>
              <w:divBdr>
                <w:top w:val="none" w:sz="0" w:space="0" w:color="auto"/>
                <w:left w:val="none" w:sz="0" w:space="0" w:color="auto"/>
                <w:bottom w:val="none" w:sz="0" w:space="0" w:color="auto"/>
                <w:right w:val="none" w:sz="0" w:space="0" w:color="auto"/>
              </w:divBdr>
            </w:div>
            <w:div w:id="317612688">
              <w:marLeft w:val="0"/>
              <w:marRight w:val="0"/>
              <w:marTop w:val="0"/>
              <w:marBottom w:val="0"/>
              <w:divBdr>
                <w:top w:val="none" w:sz="0" w:space="0" w:color="auto"/>
                <w:left w:val="none" w:sz="0" w:space="0" w:color="auto"/>
                <w:bottom w:val="none" w:sz="0" w:space="0" w:color="auto"/>
                <w:right w:val="none" w:sz="0" w:space="0" w:color="auto"/>
              </w:divBdr>
            </w:div>
            <w:div w:id="317660095">
              <w:marLeft w:val="0"/>
              <w:marRight w:val="0"/>
              <w:marTop w:val="0"/>
              <w:marBottom w:val="0"/>
              <w:divBdr>
                <w:top w:val="none" w:sz="0" w:space="0" w:color="auto"/>
                <w:left w:val="none" w:sz="0" w:space="0" w:color="auto"/>
                <w:bottom w:val="none" w:sz="0" w:space="0" w:color="auto"/>
                <w:right w:val="none" w:sz="0" w:space="0" w:color="auto"/>
              </w:divBdr>
            </w:div>
            <w:div w:id="317729236">
              <w:marLeft w:val="0"/>
              <w:marRight w:val="0"/>
              <w:marTop w:val="0"/>
              <w:marBottom w:val="0"/>
              <w:divBdr>
                <w:top w:val="none" w:sz="0" w:space="0" w:color="auto"/>
                <w:left w:val="none" w:sz="0" w:space="0" w:color="auto"/>
                <w:bottom w:val="none" w:sz="0" w:space="0" w:color="auto"/>
                <w:right w:val="none" w:sz="0" w:space="0" w:color="auto"/>
              </w:divBdr>
            </w:div>
            <w:div w:id="318849071">
              <w:marLeft w:val="0"/>
              <w:marRight w:val="0"/>
              <w:marTop w:val="0"/>
              <w:marBottom w:val="0"/>
              <w:divBdr>
                <w:top w:val="none" w:sz="0" w:space="0" w:color="auto"/>
                <w:left w:val="none" w:sz="0" w:space="0" w:color="auto"/>
                <w:bottom w:val="none" w:sz="0" w:space="0" w:color="auto"/>
                <w:right w:val="none" w:sz="0" w:space="0" w:color="auto"/>
              </w:divBdr>
            </w:div>
            <w:div w:id="320619271">
              <w:marLeft w:val="0"/>
              <w:marRight w:val="0"/>
              <w:marTop w:val="0"/>
              <w:marBottom w:val="0"/>
              <w:divBdr>
                <w:top w:val="none" w:sz="0" w:space="0" w:color="auto"/>
                <w:left w:val="none" w:sz="0" w:space="0" w:color="auto"/>
                <w:bottom w:val="none" w:sz="0" w:space="0" w:color="auto"/>
                <w:right w:val="none" w:sz="0" w:space="0" w:color="auto"/>
              </w:divBdr>
            </w:div>
            <w:div w:id="322660392">
              <w:marLeft w:val="0"/>
              <w:marRight w:val="0"/>
              <w:marTop w:val="0"/>
              <w:marBottom w:val="0"/>
              <w:divBdr>
                <w:top w:val="none" w:sz="0" w:space="0" w:color="auto"/>
                <w:left w:val="none" w:sz="0" w:space="0" w:color="auto"/>
                <w:bottom w:val="none" w:sz="0" w:space="0" w:color="auto"/>
                <w:right w:val="none" w:sz="0" w:space="0" w:color="auto"/>
              </w:divBdr>
            </w:div>
            <w:div w:id="322780742">
              <w:marLeft w:val="0"/>
              <w:marRight w:val="0"/>
              <w:marTop w:val="0"/>
              <w:marBottom w:val="0"/>
              <w:divBdr>
                <w:top w:val="none" w:sz="0" w:space="0" w:color="auto"/>
                <w:left w:val="none" w:sz="0" w:space="0" w:color="auto"/>
                <w:bottom w:val="none" w:sz="0" w:space="0" w:color="auto"/>
                <w:right w:val="none" w:sz="0" w:space="0" w:color="auto"/>
              </w:divBdr>
            </w:div>
            <w:div w:id="324167279">
              <w:marLeft w:val="0"/>
              <w:marRight w:val="0"/>
              <w:marTop w:val="0"/>
              <w:marBottom w:val="0"/>
              <w:divBdr>
                <w:top w:val="none" w:sz="0" w:space="0" w:color="auto"/>
                <w:left w:val="none" w:sz="0" w:space="0" w:color="auto"/>
                <w:bottom w:val="none" w:sz="0" w:space="0" w:color="auto"/>
                <w:right w:val="none" w:sz="0" w:space="0" w:color="auto"/>
              </w:divBdr>
            </w:div>
            <w:div w:id="326441512">
              <w:marLeft w:val="0"/>
              <w:marRight w:val="0"/>
              <w:marTop w:val="0"/>
              <w:marBottom w:val="0"/>
              <w:divBdr>
                <w:top w:val="none" w:sz="0" w:space="0" w:color="auto"/>
                <w:left w:val="none" w:sz="0" w:space="0" w:color="auto"/>
                <w:bottom w:val="none" w:sz="0" w:space="0" w:color="auto"/>
                <w:right w:val="none" w:sz="0" w:space="0" w:color="auto"/>
              </w:divBdr>
            </w:div>
            <w:div w:id="326518864">
              <w:marLeft w:val="0"/>
              <w:marRight w:val="0"/>
              <w:marTop w:val="0"/>
              <w:marBottom w:val="0"/>
              <w:divBdr>
                <w:top w:val="none" w:sz="0" w:space="0" w:color="auto"/>
                <w:left w:val="none" w:sz="0" w:space="0" w:color="auto"/>
                <w:bottom w:val="none" w:sz="0" w:space="0" w:color="auto"/>
                <w:right w:val="none" w:sz="0" w:space="0" w:color="auto"/>
              </w:divBdr>
            </w:div>
            <w:div w:id="326714558">
              <w:marLeft w:val="0"/>
              <w:marRight w:val="0"/>
              <w:marTop w:val="0"/>
              <w:marBottom w:val="0"/>
              <w:divBdr>
                <w:top w:val="none" w:sz="0" w:space="0" w:color="auto"/>
                <w:left w:val="none" w:sz="0" w:space="0" w:color="auto"/>
                <w:bottom w:val="none" w:sz="0" w:space="0" w:color="auto"/>
                <w:right w:val="none" w:sz="0" w:space="0" w:color="auto"/>
              </w:divBdr>
            </w:div>
            <w:div w:id="335771181">
              <w:marLeft w:val="0"/>
              <w:marRight w:val="0"/>
              <w:marTop w:val="0"/>
              <w:marBottom w:val="0"/>
              <w:divBdr>
                <w:top w:val="none" w:sz="0" w:space="0" w:color="auto"/>
                <w:left w:val="none" w:sz="0" w:space="0" w:color="auto"/>
                <w:bottom w:val="none" w:sz="0" w:space="0" w:color="auto"/>
                <w:right w:val="none" w:sz="0" w:space="0" w:color="auto"/>
              </w:divBdr>
            </w:div>
            <w:div w:id="336225608">
              <w:marLeft w:val="0"/>
              <w:marRight w:val="0"/>
              <w:marTop w:val="0"/>
              <w:marBottom w:val="0"/>
              <w:divBdr>
                <w:top w:val="none" w:sz="0" w:space="0" w:color="auto"/>
                <w:left w:val="none" w:sz="0" w:space="0" w:color="auto"/>
                <w:bottom w:val="none" w:sz="0" w:space="0" w:color="auto"/>
                <w:right w:val="none" w:sz="0" w:space="0" w:color="auto"/>
              </w:divBdr>
            </w:div>
            <w:div w:id="336926581">
              <w:marLeft w:val="0"/>
              <w:marRight w:val="0"/>
              <w:marTop w:val="0"/>
              <w:marBottom w:val="0"/>
              <w:divBdr>
                <w:top w:val="none" w:sz="0" w:space="0" w:color="auto"/>
                <w:left w:val="none" w:sz="0" w:space="0" w:color="auto"/>
                <w:bottom w:val="none" w:sz="0" w:space="0" w:color="auto"/>
                <w:right w:val="none" w:sz="0" w:space="0" w:color="auto"/>
              </w:divBdr>
            </w:div>
            <w:div w:id="342441777">
              <w:marLeft w:val="0"/>
              <w:marRight w:val="0"/>
              <w:marTop w:val="0"/>
              <w:marBottom w:val="0"/>
              <w:divBdr>
                <w:top w:val="none" w:sz="0" w:space="0" w:color="auto"/>
                <w:left w:val="none" w:sz="0" w:space="0" w:color="auto"/>
                <w:bottom w:val="none" w:sz="0" w:space="0" w:color="auto"/>
                <w:right w:val="none" w:sz="0" w:space="0" w:color="auto"/>
              </w:divBdr>
            </w:div>
            <w:div w:id="342556785">
              <w:marLeft w:val="0"/>
              <w:marRight w:val="0"/>
              <w:marTop w:val="0"/>
              <w:marBottom w:val="0"/>
              <w:divBdr>
                <w:top w:val="none" w:sz="0" w:space="0" w:color="auto"/>
                <w:left w:val="none" w:sz="0" w:space="0" w:color="auto"/>
                <w:bottom w:val="none" w:sz="0" w:space="0" w:color="auto"/>
                <w:right w:val="none" w:sz="0" w:space="0" w:color="auto"/>
              </w:divBdr>
            </w:div>
            <w:div w:id="342631428">
              <w:marLeft w:val="0"/>
              <w:marRight w:val="0"/>
              <w:marTop w:val="0"/>
              <w:marBottom w:val="0"/>
              <w:divBdr>
                <w:top w:val="none" w:sz="0" w:space="0" w:color="auto"/>
                <w:left w:val="none" w:sz="0" w:space="0" w:color="auto"/>
                <w:bottom w:val="none" w:sz="0" w:space="0" w:color="auto"/>
                <w:right w:val="none" w:sz="0" w:space="0" w:color="auto"/>
              </w:divBdr>
            </w:div>
            <w:div w:id="343213823">
              <w:marLeft w:val="0"/>
              <w:marRight w:val="0"/>
              <w:marTop w:val="0"/>
              <w:marBottom w:val="0"/>
              <w:divBdr>
                <w:top w:val="none" w:sz="0" w:space="0" w:color="auto"/>
                <w:left w:val="none" w:sz="0" w:space="0" w:color="auto"/>
                <w:bottom w:val="none" w:sz="0" w:space="0" w:color="auto"/>
                <w:right w:val="none" w:sz="0" w:space="0" w:color="auto"/>
              </w:divBdr>
            </w:div>
            <w:div w:id="347023863">
              <w:marLeft w:val="0"/>
              <w:marRight w:val="0"/>
              <w:marTop w:val="0"/>
              <w:marBottom w:val="0"/>
              <w:divBdr>
                <w:top w:val="none" w:sz="0" w:space="0" w:color="auto"/>
                <w:left w:val="none" w:sz="0" w:space="0" w:color="auto"/>
                <w:bottom w:val="none" w:sz="0" w:space="0" w:color="auto"/>
                <w:right w:val="none" w:sz="0" w:space="0" w:color="auto"/>
              </w:divBdr>
            </w:div>
            <w:div w:id="352805087">
              <w:marLeft w:val="0"/>
              <w:marRight w:val="0"/>
              <w:marTop w:val="360"/>
              <w:marBottom w:val="0"/>
              <w:divBdr>
                <w:top w:val="single" w:sz="6" w:space="0" w:color="auto"/>
                <w:left w:val="single" w:sz="6" w:space="0" w:color="auto"/>
                <w:bottom w:val="single" w:sz="6" w:space="0" w:color="auto"/>
                <w:right w:val="single" w:sz="6" w:space="0" w:color="auto"/>
              </w:divBdr>
            </w:div>
            <w:div w:id="353000532">
              <w:marLeft w:val="0"/>
              <w:marRight w:val="0"/>
              <w:marTop w:val="0"/>
              <w:marBottom w:val="0"/>
              <w:divBdr>
                <w:top w:val="none" w:sz="0" w:space="0" w:color="auto"/>
                <w:left w:val="none" w:sz="0" w:space="0" w:color="auto"/>
                <w:bottom w:val="none" w:sz="0" w:space="0" w:color="auto"/>
                <w:right w:val="none" w:sz="0" w:space="0" w:color="auto"/>
              </w:divBdr>
            </w:div>
            <w:div w:id="353187453">
              <w:marLeft w:val="0"/>
              <w:marRight w:val="0"/>
              <w:marTop w:val="0"/>
              <w:marBottom w:val="0"/>
              <w:divBdr>
                <w:top w:val="none" w:sz="0" w:space="0" w:color="auto"/>
                <w:left w:val="none" w:sz="0" w:space="0" w:color="auto"/>
                <w:bottom w:val="none" w:sz="0" w:space="0" w:color="auto"/>
                <w:right w:val="none" w:sz="0" w:space="0" w:color="auto"/>
              </w:divBdr>
            </w:div>
            <w:div w:id="353384943">
              <w:marLeft w:val="0"/>
              <w:marRight w:val="0"/>
              <w:marTop w:val="0"/>
              <w:marBottom w:val="0"/>
              <w:divBdr>
                <w:top w:val="none" w:sz="0" w:space="0" w:color="auto"/>
                <w:left w:val="none" w:sz="0" w:space="0" w:color="auto"/>
                <w:bottom w:val="none" w:sz="0" w:space="0" w:color="auto"/>
                <w:right w:val="none" w:sz="0" w:space="0" w:color="auto"/>
              </w:divBdr>
            </w:div>
            <w:div w:id="354036531">
              <w:marLeft w:val="0"/>
              <w:marRight w:val="0"/>
              <w:marTop w:val="0"/>
              <w:marBottom w:val="0"/>
              <w:divBdr>
                <w:top w:val="none" w:sz="0" w:space="0" w:color="auto"/>
                <w:left w:val="none" w:sz="0" w:space="0" w:color="auto"/>
                <w:bottom w:val="none" w:sz="0" w:space="0" w:color="auto"/>
                <w:right w:val="none" w:sz="0" w:space="0" w:color="auto"/>
              </w:divBdr>
            </w:div>
            <w:div w:id="354116983">
              <w:marLeft w:val="0"/>
              <w:marRight w:val="0"/>
              <w:marTop w:val="0"/>
              <w:marBottom w:val="0"/>
              <w:divBdr>
                <w:top w:val="none" w:sz="0" w:space="0" w:color="auto"/>
                <w:left w:val="none" w:sz="0" w:space="0" w:color="auto"/>
                <w:bottom w:val="none" w:sz="0" w:space="0" w:color="auto"/>
                <w:right w:val="none" w:sz="0" w:space="0" w:color="auto"/>
              </w:divBdr>
            </w:div>
            <w:div w:id="354428734">
              <w:marLeft w:val="0"/>
              <w:marRight w:val="0"/>
              <w:marTop w:val="0"/>
              <w:marBottom w:val="0"/>
              <w:divBdr>
                <w:top w:val="none" w:sz="0" w:space="0" w:color="auto"/>
                <w:left w:val="none" w:sz="0" w:space="0" w:color="auto"/>
                <w:bottom w:val="none" w:sz="0" w:space="0" w:color="auto"/>
                <w:right w:val="none" w:sz="0" w:space="0" w:color="auto"/>
              </w:divBdr>
            </w:div>
            <w:div w:id="359472170">
              <w:marLeft w:val="0"/>
              <w:marRight w:val="0"/>
              <w:marTop w:val="0"/>
              <w:marBottom w:val="0"/>
              <w:divBdr>
                <w:top w:val="none" w:sz="0" w:space="0" w:color="auto"/>
                <w:left w:val="none" w:sz="0" w:space="0" w:color="auto"/>
                <w:bottom w:val="none" w:sz="0" w:space="0" w:color="auto"/>
                <w:right w:val="none" w:sz="0" w:space="0" w:color="auto"/>
              </w:divBdr>
            </w:div>
            <w:div w:id="361369395">
              <w:marLeft w:val="0"/>
              <w:marRight w:val="0"/>
              <w:marTop w:val="0"/>
              <w:marBottom w:val="0"/>
              <w:divBdr>
                <w:top w:val="none" w:sz="0" w:space="0" w:color="auto"/>
                <w:left w:val="none" w:sz="0" w:space="0" w:color="auto"/>
                <w:bottom w:val="none" w:sz="0" w:space="0" w:color="auto"/>
                <w:right w:val="none" w:sz="0" w:space="0" w:color="auto"/>
              </w:divBdr>
            </w:div>
            <w:div w:id="363211405">
              <w:marLeft w:val="0"/>
              <w:marRight w:val="0"/>
              <w:marTop w:val="0"/>
              <w:marBottom w:val="0"/>
              <w:divBdr>
                <w:top w:val="none" w:sz="0" w:space="0" w:color="auto"/>
                <w:left w:val="none" w:sz="0" w:space="0" w:color="auto"/>
                <w:bottom w:val="none" w:sz="0" w:space="0" w:color="auto"/>
                <w:right w:val="none" w:sz="0" w:space="0" w:color="auto"/>
              </w:divBdr>
            </w:div>
            <w:div w:id="364527866">
              <w:marLeft w:val="0"/>
              <w:marRight w:val="0"/>
              <w:marTop w:val="0"/>
              <w:marBottom w:val="0"/>
              <w:divBdr>
                <w:top w:val="none" w:sz="0" w:space="0" w:color="auto"/>
                <w:left w:val="none" w:sz="0" w:space="0" w:color="auto"/>
                <w:bottom w:val="none" w:sz="0" w:space="0" w:color="auto"/>
                <w:right w:val="none" w:sz="0" w:space="0" w:color="auto"/>
              </w:divBdr>
            </w:div>
            <w:div w:id="365059572">
              <w:marLeft w:val="0"/>
              <w:marRight w:val="0"/>
              <w:marTop w:val="0"/>
              <w:marBottom w:val="0"/>
              <w:divBdr>
                <w:top w:val="none" w:sz="0" w:space="0" w:color="auto"/>
                <w:left w:val="none" w:sz="0" w:space="0" w:color="auto"/>
                <w:bottom w:val="none" w:sz="0" w:space="0" w:color="auto"/>
                <w:right w:val="none" w:sz="0" w:space="0" w:color="auto"/>
              </w:divBdr>
            </w:div>
            <w:div w:id="365184058">
              <w:marLeft w:val="0"/>
              <w:marRight w:val="0"/>
              <w:marTop w:val="0"/>
              <w:marBottom w:val="0"/>
              <w:divBdr>
                <w:top w:val="none" w:sz="0" w:space="0" w:color="auto"/>
                <w:left w:val="none" w:sz="0" w:space="0" w:color="auto"/>
                <w:bottom w:val="none" w:sz="0" w:space="0" w:color="auto"/>
                <w:right w:val="none" w:sz="0" w:space="0" w:color="auto"/>
              </w:divBdr>
            </w:div>
            <w:div w:id="366029884">
              <w:marLeft w:val="0"/>
              <w:marRight w:val="0"/>
              <w:marTop w:val="0"/>
              <w:marBottom w:val="0"/>
              <w:divBdr>
                <w:top w:val="none" w:sz="0" w:space="0" w:color="auto"/>
                <w:left w:val="none" w:sz="0" w:space="0" w:color="auto"/>
                <w:bottom w:val="none" w:sz="0" w:space="0" w:color="auto"/>
                <w:right w:val="none" w:sz="0" w:space="0" w:color="auto"/>
              </w:divBdr>
            </w:div>
            <w:div w:id="368917621">
              <w:marLeft w:val="0"/>
              <w:marRight w:val="0"/>
              <w:marTop w:val="0"/>
              <w:marBottom w:val="0"/>
              <w:divBdr>
                <w:top w:val="none" w:sz="0" w:space="0" w:color="auto"/>
                <w:left w:val="none" w:sz="0" w:space="0" w:color="auto"/>
                <w:bottom w:val="none" w:sz="0" w:space="0" w:color="auto"/>
                <w:right w:val="none" w:sz="0" w:space="0" w:color="auto"/>
              </w:divBdr>
            </w:div>
            <w:div w:id="369109007">
              <w:marLeft w:val="0"/>
              <w:marRight w:val="0"/>
              <w:marTop w:val="0"/>
              <w:marBottom w:val="0"/>
              <w:divBdr>
                <w:top w:val="none" w:sz="0" w:space="0" w:color="auto"/>
                <w:left w:val="none" w:sz="0" w:space="0" w:color="auto"/>
                <w:bottom w:val="none" w:sz="0" w:space="0" w:color="auto"/>
                <w:right w:val="none" w:sz="0" w:space="0" w:color="auto"/>
              </w:divBdr>
            </w:div>
            <w:div w:id="370570547">
              <w:marLeft w:val="0"/>
              <w:marRight w:val="0"/>
              <w:marTop w:val="0"/>
              <w:marBottom w:val="0"/>
              <w:divBdr>
                <w:top w:val="none" w:sz="0" w:space="0" w:color="auto"/>
                <w:left w:val="none" w:sz="0" w:space="0" w:color="auto"/>
                <w:bottom w:val="none" w:sz="0" w:space="0" w:color="auto"/>
                <w:right w:val="none" w:sz="0" w:space="0" w:color="auto"/>
              </w:divBdr>
            </w:div>
            <w:div w:id="372655861">
              <w:marLeft w:val="0"/>
              <w:marRight w:val="0"/>
              <w:marTop w:val="0"/>
              <w:marBottom w:val="0"/>
              <w:divBdr>
                <w:top w:val="none" w:sz="0" w:space="0" w:color="auto"/>
                <w:left w:val="none" w:sz="0" w:space="0" w:color="auto"/>
                <w:bottom w:val="none" w:sz="0" w:space="0" w:color="auto"/>
                <w:right w:val="none" w:sz="0" w:space="0" w:color="auto"/>
              </w:divBdr>
            </w:div>
            <w:div w:id="373239503">
              <w:marLeft w:val="0"/>
              <w:marRight w:val="0"/>
              <w:marTop w:val="0"/>
              <w:marBottom w:val="0"/>
              <w:divBdr>
                <w:top w:val="none" w:sz="0" w:space="0" w:color="auto"/>
                <w:left w:val="none" w:sz="0" w:space="0" w:color="auto"/>
                <w:bottom w:val="none" w:sz="0" w:space="0" w:color="auto"/>
                <w:right w:val="none" w:sz="0" w:space="0" w:color="auto"/>
              </w:divBdr>
            </w:div>
            <w:div w:id="375398260">
              <w:marLeft w:val="0"/>
              <w:marRight w:val="0"/>
              <w:marTop w:val="0"/>
              <w:marBottom w:val="0"/>
              <w:divBdr>
                <w:top w:val="none" w:sz="0" w:space="0" w:color="auto"/>
                <w:left w:val="none" w:sz="0" w:space="0" w:color="auto"/>
                <w:bottom w:val="none" w:sz="0" w:space="0" w:color="auto"/>
                <w:right w:val="none" w:sz="0" w:space="0" w:color="auto"/>
              </w:divBdr>
            </w:div>
            <w:div w:id="376397416">
              <w:marLeft w:val="0"/>
              <w:marRight w:val="0"/>
              <w:marTop w:val="0"/>
              <w:marBottom w:val="0"/>
              <w:divBdr>
                <w:top w:val="none" w:sz="0" w:space="0" w:color="auto"/>
                <w:left w:val="none" w:sz="0" w:space="0" w:color="auto"/>
                <w:bottom w:val="none" w:sz="0" w:space="0" w:color="auto"/>
                <w:right w:val="none" w:sz="0" w:space="0" w:color="auto"/>
              </w:divBdr>
            </w:div>
            <w:div w:id="376705267">
              <w:marLeft w:val="0"/>
              <w:marRight w:val="0"/>
              <w:marTop w:val="0"/>
              <w:marBottom w:val="0"/>
              <w:divBdr>
                <w:top w:val="none" w:sz="0" w:space="0" w:color="auto"/>
                <w:left w:val="none" w:sz="0" w:space="0" w:color="auto"/>
                <w:bottom w:val="none" w:sz="0" w:space="0" w:color="auto"/>
                <w:right w:val="none" w:sz="0" w:space="0" w:color="auto"/>
              </w:divBdr>
            </w:div>
            <w:div w:id="378823591">
              <w:marLeft w:val="0"/>
              <w:marRight w:val="0"/>
              <w:marTop w:val="0"/>
              <w:marBottom w:val="0"/>
              <w:divBdr>
                <w:top w:val="none" w:sz="0" w:space="0" w:color="auto"/>
                <w:left w:val="none" w:sz="0" w:space="0" w:color="auto"/>
                <w:bottom w:val="none" w:sz="0" w:space="0" w:color="auto"/>
                <w:right w:val="none" w:sz="0" w:space="0" w:color="auto"/>
              </w:divBdr>
            </w:div>
            <w:div w:id="378869307">
              <w:marLeft w:val="0"/>
              <w:marRight w:val="0"/>
              <w:marTop w:val="0"/>
              <w:marBottom w:val="0"/>
              <w:divBdr>
                <w:top w:val="none" w:sz="0" w:space="0" w:color="auto"/>
                <w:left w:val="none" w:sz="0" w:space="0" w:color="auto"/>
                <w:bottom w:val="none" w:sz="0" w:space="0" w:color="auto"/>
                <w:right w:val="none" w:sz="0" w:space="0" w:color="auto"/>
              </w:divBdr>
            </w:div>
            <w:div w:id="379596667">
              <w:marLeft w:val="0"/>
              <w:marRight w:val="0"/>
              <w:marTop w:val="0"/>
              <w:marBottom w:val="0"/>
              <w:divBdr>
                <w:top w:val="none" w:sz="0" w:space="0" w:color="auto"/>
                <w:left w:val="none" w:sz="0" w:space="0" w:color="auto"/>
                <w:bottom w:val="none" w:sz="0" w:space="0" w:color="auto"/>
                <w:right w:val="none" w:sz="0" w:space="0" w:color="auto"/>
              </w:divBdr>
            </w:div>
            <w:div w:id="382025731">
              <w:marLeft w:val="0"/>
              <w:marRight w:val="0"/>
              <w:marTop w:val="0"/>
              <w:marBottom w:val="0"/>
              <w:divBdr>
                <w:top w:val="none" w:sz="0" w:space="0" w:color="auto"/>
                <w:left w:val="none" w:sz="0" w:space="0" w:color="auto"/>
                <w:bottom w:val="none" w:sz="0" w:space="0" w:color="auto"/>
                <w:right w:val="none" w:sz="0" w:space="0" w:color="auto"/>
              </w:divBdr>
            </w:div>
            <w:div w:id="386997640">
              <w:marLeft w:val="0"/>
              <w:marRight w:val="0"/>
              <w:marTop w:val="0"/>
              <w:marBottom w:val="0"/>
              <w:divBdr>
                <w:top w:val="none" w:sz="0" w:space="0" w:color="auto"/>
                <w:left w:val="none" w:sz="0" w:space="0" w:color="auto"/>
                <w:bottom w:val="none" w:sz="0" w:space="0" w:color="auto"/>
                <w:right w:val="none" w:sz="0" w:space="0" w:color="auto"/>
              </w:divBdr>
            </w:div>
            <w:div w:id="391736288">
              <w:marLeft w:val="0"/>
              <w:marRight w:val="0"/>
              <w:marTop w:val="0"/>
              <w:marBottom w:val="0"/>
              <w:divBdr>
                <w:top w:val="none" w:sz="0" w:space="0" w:color="auto"/>
                <w:left w:val="none" w:sz="0" w:space="0" w:color="auto"/>
                <w:bottom w:val="none" w:sz="0" w:space="0" w:color="auto"/>
                <w:right w:val="none" w:sz="0" w:space="0" w:color="auto"/>
              </w:divBdr>
            </w:div>
            <w:div w:id="392966192">
              <w:marLeft w:val="0"/>
              <w:marRight w:val="0"/>
              <w:marTop w:val="0"/>
              <w:marBottom w:val="0"/>
              <w:divBdr>
                <w:top w:val="none" w:sz="0" w:space="0" w:color="auto"/>
                <w:left w:val="none" w:sz="0" w:space="0" w:color="auto"/>
                <w:bottom w:val="none" w:sz="0" w:space="0" w:color="auto"/>
                <w:right w:val="none" w:sz="0" w:space="0" w:color="auto"/>
              </w:divBdr>
            </w:div>
            <w:div w:id="393241390">
              <w:marLeft w:val="0"/>
              <w:marRight w:val="0"/>
              <w:marTop w:val="0"/>
              <w:marBottom w:val="0"/>
              <w:divBdr>
                <w:top w:val="none" w:sz="0" w:space="0" w:color="auto"/>
                <w:left w:val="none" w:sz="0" w:space="0" w:color="auto"/>
                <w:bottom w:val="none" w:sz="0" w:space="0" w:color="auto"/>
                <w:right w:val="none" w:sz="0" w:space="0" w:color="auto"/>
              </w:divBdr>
            </w:div>
            <w:div w:id="393939924">
              <w:marLeft w:val="0"/>
              <w:marRight w:val="0"/>
              <w:marTop w:val="0"/>
              <w:marBottom w:val="0"/>
              <w:divBdr>
                <w:top w:val="none" w:sz="0" w:space="0" w:color="auto"/>
                <w:left w:val="none" w:sz="0" w:space="0" w:color="auto"/>
                <w:bottom w:val="none" w:sz="0" w:space="0" w:color="auto"/>
                <w:right w:val="none" w:sz="0" w:space="0" w:color="auto"/>
              </w:divBdr>
            </w:div>
            <w:div w:id="395785290">
              <w:marLeft w:val="0"/>
              <w:marRight w:val="0"/>
              <w:marTop w:val="0"/>
              <w:marBottom w:val="0"/>
              <w:divBdr>
                <w:top w:val="none" w:sz="0" w:space="0" w:color="auto"/>
                <w:left w:val="none" w:sz="0" w:space="0" w:color="auto"/>
                <w:bottom w:val="none" w:sz="0" w:space="0" w:color="auto"/>
                <w:right w:val="none" w:sz="0" w:space="0" w:color="auto"/>
              </w:divBdr>
            </w:div>
            <w:div w:id="396827374">
              <w:marLeft w:val="0"/>
              <w:marRight w:val="0"/>
              <w:marTop w:val="0"/>
              <w:marBottom w:val="0"/>
              <w:divBdr>
                <w:top w:val="none" w:sz="0" w:space="0" w:color="auto"/>
                <w:left w:val="none" w:sz="0" w:space="0" w:color="auto"/>
                <w:bottom w:val="none" w:sz="0" w:space="0" w:color="auto"/>
                <w:right w:val="none" w:sz="0" w:space="0" w:color="auto"/>
              </w:divBdr>
            </w:div>
            <w:div w:id="398135360">
              <w:marLeft w:val="0"/>
              <w:marRight w:val="0"/>
              <w:marTop w:val="0"/>
              <w:marBottom w:val="0"/>
              <w:divBdr>
                <w:top w:val="none" w:sz="0" w:space="0" w:color="auto"/>
                <w:left w:val="none" w:sz="0" w:space="0" w:color="auto"/>
                <w:bottom w:val="none" w:sz="0" w:space="0" w:color="auto"/>
                <w:right w:val="none" w:sz="0" w:space="0" w:color="auto"/>
              </w:divBdr>
            </w:div>
            <w:div w:id="398477837">
              <w:marLeft w:val="0"/>
              <w:marRight w:val="0"/>
              <w:marTop w:val="0"/>
              <w:marBottom w:val="0"/>
              <w:divBdr>
                <w:top w:val="none" w:sz="0" w:space="0" w:color="auto"/>
                <w:left w:val="none" w:sz="0" w:space="0" w:color="auto"/>
                <w:bottom w:val="none" w:sz="0" w:space="0" w:color="auto"/>
                <w:right w:val="none" w:sz="0" w:space="0" w:color="auto"/>
              </w:divBdr>
            </w:div>
            <w:div w:id="399716650">
              <w:marLeft w:val="0"/>
              <w:marRight w:val="0"/>
              <w:marTop w:val="0"/>
              <w:marBottom w:val="0"/>
              <w:divBdr>
                <w:top w:val="none" w:sz="0" w:space="0" w:color="auto"/>
                <w:left w:val="none" w:sz="0" w:space="0" w:color="auto"/>
                <w:bottom w:val="none" w:sz="0" w:space="0" w:color="auto"/>
                <w:right w:val="none" w:sz="0" w:space="0" w:color="auto"/>
              </w:divBdr>
            </w:div>
            <w:div w:id="402140155">
              <w:marLeft w:val="0"/>
              <w:marRight w:val="0"/>
              <w:marTop w:val="0"/>
              <w:marBottom w:val="0"/>
              <w:divBdr>
                <w:top w:val="none" w:sz="0" w:space="0" w:color="auto"/>
                <w:left w:val="none" w:sz="0" w:space="0" w:color="auto"/>
                <w:bottom w:val="none" w:sz="0" w:space="0" w:color="auto"/>
                <w:right w:val="none" w:sz="0" w:space="0" w:color="auto"/>
              </w:divBdr>
            </w:div>
            <w:div w:id="403256976">
              <w:marLeft w:val="0"/>
              <w:marRight w:val="0"/>
              <w:marTop w:val="0"/>
              <w:marBottom w:val="0"/>
              <w:divBdr>
                <w:top w:val="none" w:sz="0" w:space="0" w:color="auto"/>
                <w:left w:val="none" w:sz="0" w:space="0" w:color="auto"/>
                <w:bottom w:val="none" w:sz="0" w:space="0" w:color="auto"/>
                <w:right w:val="none" w:sz="0" w:space="0" w:color="auto"/>
              </w:divBdr>
            </w:div>
            <w:div w:id="404108306">
              <w:marLeft w:val="0"/>
              <w:marRight w:val="0"/>
              <w:marTop w:val="0"/>
              <w:marBottom w:val="0"/>
              <w:divBdr>
                <w:top w:val="none" w:sz="0" w:space="0" w:color="auto"/>
                <w:left w:val="none" w:sz="0" w:space="0" w:color="auto"/>
                <w:bottom w:val="none" w:sz="0" w:space="0" w:color="auto"/>
                <w:right w:val="none" w:sz="0" w:space="0" w:color="auto"/>
              </w:divBdr>
            </w:div>
            <w:div w:id="404423248">
              <w:marLeft w:val="0"/>
              <w:marRight w:val="0"/>
              <w:marTop w:val="0"/>
              <w:marBottom w:val="0"/>
              <w:divBdr>
                <w:top w:val="none" w:sz="0" w:space="0" w:color="auto"/>
                <w:left w:val="none" w:sz="0" w:space="0" w:color="auto"/>
                <w:bottom w:val="none" w:sz="0" w:space="0" w:color="auto"/>
                <w:right w:val="none" w:sz="0" w:space="0" w:color="auto"/>
              </w:divBdr>
            </w:div>
            <w:div w:id="404572070">
              <w:marLeft w:val="0"/>
              <w:marRight w:val="0"/>
              <w:marTop w:val="0"/>
              <w:marBottom w:val="0"/>
              <w:divBdr>
                <w:top w:val="none" w:sz="0" w:space="0" w:color="auto"/>
                <w:left w:val="none" w:sz="0" w:space="0" w:color="auto"/>
                <w:bottom w:val="none" w:sz="0" w:space="0" w:color="auto"/>
                <w:right w:val="none" w:sz="0" w:space="0" w:color="auto"/>
              </w:divBdr>
            </w:div>
            <w:div w:id="405224875">
              <w:marLeft w:val="0"/>
              <w:marRight w:val="0"/>
              <w:marTop w:val="0"/>
              <w:marBottom w:val="0"/>
              <w:divBdr>
                <w:top w:val="none" w:sz="0" w:space="0" w:color="auto"/>
                <w:left w:val="none" w:sz="0" w:space="0" w:color="auto"/>
                <w:bottom w:val="none" w:sz="0" w:space="0" w:color="auto"/>
                <w:right w:val="none" w:sz="0" w:space="0" w:color="auto"/>
              </w:divBdr>
            </w:div>
            <w:div w:id="405300952">
              <w:marLeft w:val="0"/>
              <w:marRight w:val="0"/>
              <w:marTop w:val="0"/>
              <w:marBottom w:val="0"/>
              <w:divBdr>
                <w:top w:val="none" w:sz="0" w:space="0" w:color="auto"/>
                <w:left w:val="none" w:sz="0" w:space="0" w:color="auto"/>
                <w:bottom w:val="none" w:sz="0" w:space="0" w:color="auto"/>
                <w:right w:val="none" w:sz="0" w:space="0" w:color="auto"/>
              </w:divBdr>
            </w:div>
            <w:div w:id="405420234">
              <w:marLeft w:val="0"/>
              <w:marRight w:val="0"/>
              <w:marTop w:val="0"/>
              <w:marBottom w:val="0"/>
              <w:divBdr>
                <w:top w:val="none" w:sz="0" w:space="0" w:color="auto"/>
                <w:left w:val="none" w:sz="0" w:space="0" w:color="auto"/>
                <w:bottom w:val="none" w:sz="0" w:space="0" w:color="auto"/>
                <w:right w:val="none" w:sz="0" w:space="0" w:color="auto"/>
              </w:divBdr>
            </w:div>
            <w:div w:id="407268429">
              <w:marLeft w:val="0"/>
              <w:marRight w:val="0"/>
              <w:marTop w:val="0"/>
              <w:marBottom w:val="0"/>
              <w:divBdr>
                <w:top w:val="none" w:sz="0" w:space="0" w:color="auto"/>
                <w:left w:val="none" w:sz="0" w:space="0" w:color="auto"/>
                <w:bottom w:val="none" w:sz="0" w:space="0" w:color="auto"/>
                <w:right w:val="none" w:sz="0" w:space="0" w:color="auto"/>
              </w:divBdr>
            </w:div>
            <w:div w:id="407312837">
              <w:marLeft w:val="0"/>
              <w:marRight w:val="0"/>
              <w:marTop w:val="0"/>
              <w:marBottom w:val="0"/>
              <w:divBdr>
                <w:top w:val="none" w:sz="0" w:space="0" w:color="auto"/>
                <w:left w:val="none" w:sz="0" w:space="0" w:color="auto"/>
                <w:bottom w:val="none" w:sz="0" w:space="0" w:color="auto"/>
                <w:right w:val="none" w:sz="0" w:space="0" w:color="auto"/>
              </w:divBdr>
            </w:div>
            <w:div w:id="410011764">
              <w:marLeft w:val="0"/>
              <w:marRight w:val="0"/>
              <w:marTop w:val="0"/>
              <w:marBottom w:val="0"/>
              <w:divBdr>
                <w:top w:val="none" w:sz="0" w:space="0" w:color="auto"/>
                <w:left w:val="none" w:sz="0" w:space="0" w:color="auto"/>
                <w:bottom w:val="none" w:sz="0" w:space="0" w:color="auto"/>
                <w:right w:val="none" w:sz="0" w:space="0" w:color="auto"/>
              </w:divBdr>
            </w:div>
            <w:div w:id="410389123">
              <w:marLeft w:val="0"/>
              <w:marRight w:val="0"/>
              <w:marTop w:val="0"/>
              <w:marBottom w:val="0"/>
              <w:divBdr>
                <w:top w:val="none" w:sz="0" w:space="0" w:color="auto"/>
                <w:left w:val="none" w:sz="0" w:space="0" w:color="auto"/>
                <w:bottom w:val="none" w:sz="0" w:space="0" w:color="auto"/>
                <w:right w:val="none" w:sz="0" w:space="0" w:color="auto"/>
              </w:divBdr>
            </w:div>
            <w:div w:id="412313177">
              <w:marLeft w:val="0"/>
              <w:marRight w:val="0"/>
              <w:marTop w:val="0"/>
              <w:marBottom w:val="0"/>
              <w:divBdr>
                <w:top w:val="none" w:sz="0" w:space="0" w:color="auto"/>
                <w:left w:val="none" w:sz="0" w:space="0" w:color="auto"/>
                <w:bottom w:val="none" w:sz="0" w:space="0" w:color="auto"/>
                <w:right w:val="none" w:sz="0" w:space="0" w:color="auto"/>
              </w:divBdr>
            </w:div>
            <w:div w:id="413623890">
              <w:marLeft w:val="0"/>
              <w:marRight w:val="0"/>
              <w:marTop w:val="0"/>
              <w:marBottom w:val="0"/>
              <w:divBdr>
                <w:top w:val="none" w:sz="0" w:space="0" w:color="auto"/>
                <w:left w:val="none" w:sz="0" w:space="0" w:color="auto"/>
                <w:bottom w:val="none" w:sz="0" w:space="0" w:color="auto"/>
                <w:right w:val="none" w:sz="0" w:space="0" w:color="auto"/>
              </w:divBdr>
            </w:div>
            <w:div w:id="414977735">
              <w:marLeft w:val="0"/>
              <w:marRight w:val="0"/>
              <w:marTop w:val="0"/>
              <w:marBottom w:val="0"/>
              <w:divBdr>
                <w:top w:val="none" w:sz="0" w:space="0" w:color="auto"/>
                <w:left w:val="none" w:sz="0" w:space="0" w:color="auto"/>
                <w:bottom w:val="none" w:sz="0" w:space="0" w:color="auto"/>
                <w:right w:val="none" w:sz="0" w:space="0" w:color="auto"/>
              </w:divBdr>
            </w:div>
            <w:div w:id="416904827">
              <w:marLeft w:val="0"/>
              <w:marRight w:val="0"/>
              <w:marTop w:val="0"/>
              <w:marBottom w:val="0"/>
              <w:divBdr>
                <w:top w:val="none" w:sz="0" w:space="0" w:color="auto"/>
                <w:left w:val="none" w:sz="0" w:space="0" w:color="auto"/>
                <w:bottom w:val="none" w:sz="0" w:space="0" w:color="auto"/>
                <w:right w:val="none" w:sz="0" w:space="0" w:color="auto"/>
              </w:divBdr>
            </w:div>
            <w:div w:id="419326963">
              <w:marLeft w:val="0"/>
              <w:marRight w:val="0"/>
              <w:marTop w:val="0"/>
              <w:marBottom w:val="0"/>
              <w:divBdr>
                <w:top w:val="none" w:sz="0" w:space="0" w:color="auto"/>
                <w:left w:val="none" w:sz="0" w:space="0" w:color="auto"/>
                <w:bottom w:val="none" w:sz="0" w:space="0" w:color="auto"/>
                <w:right w:val="none" w:sz="0" w:space="0" w:color="auto"/>
              </w:divBdr>
            </w:div>
            <w:div w:id="419763705">
              <w:marLeft w:val="0"/>
              <w:marRight w:val="0"/>
              <w:marTop w:val="0"/>
              <w:marBottom w:val="0"/>
              <w:divBdr>
                <w:top w:val="none" w:sz="0" w:space="0" w:color="auto"/>
                <w:left w:val="none" w:sz="0" w:space="0" w:color="auto"/>
                <w:bottom w:val="none" w:sz="0" w:space="0" w:color="auto"/>
                <w:right w:val="none" w:sz="0" w:space="0" w:color="auto"/>
              </w:divBdr>
            </w:div>
            <w:div w:id="421099192">
              <w:marLeft w:val="0"/>
              <w:marRight w:val="0"/>
              <w:marTop w:val="0"/>
              <w:marBottom w:val="0"/>
              <w:divBdr>
                <w:top w:val="none" w:sz="0" w:space="0" w:color="auto"/>
                <w:left w:val="none" w:sz="0" w:space="0" w:color="auto"/>
                <w:bottom w:val="none" w:sz="0" w:space="0" w:color="auto"/>
                <w:right w:val="none" w:sz="0" w:space="0" w:color="auto"/>
              </w:divBdr>
            </w:div>
            <w:div w:id="423036640">
              <w:marLeft w:val="0"/>
              <w:marRight w:val="0"/>
              <w:marTop w:val="0"/>
              <w:marBottom w:val="0"/>
              <w:divBdr>
                <w:top w:val="none" w:sz="0" w:space="0" w:color="auto"/>
                <w:left w:val="none" w:sz="0" w:space="0" w:color="auto"/>
                <w:bottom w:val="none" w:sz="0" w:space="0" w:color="auto"/>
                <w:right w:val="none" w:sz="0" w:space="0" w:color="auto"/>
              </w:divBdr>
            </w:div>
            <w:div w:id="428694004">
              <w:marLeft w:val="0"/>
              <w:marRight w:val="0"/>
              <w:marTop w:val="0"/>
              <w:marBottom w:val="0"/>
              <w:divBdr>
                <w:top w:val="none" w:sz="0" w:space="0" w:color="auto"/>
                <w:left w:val="none" w:sz="0" w:space="0" w:color="auto"/>
                <w:bottom w:val="none" w:sz="0" w:space="0" w:color="auto"/>
                <w:right w:val="none" w:sz="0" w:space="0" w:color="auto"/>
              </w:divBdr>
            </w:div>
            <w:div w:id="430130911">
              <w:marLeft w:val="0"/>
              <w:marRight w:val="0"/>
              <w:marTop w:val="0"/>
              <w:marBottom w:val="0"/>
              <w:divBdr>
                <w:top w:val="none" w:sz="0" w:space="0" w:color="auto"/>
                <w:left w:val="none" w:sz="0" w:space="0" w:color="auto"/>
                <w:bottom w:val="none" w:sz="0" w:space="0" w:color="auto"/>
                <w:right w:val="none" w:sz="0" w:space="0" w:color="auto"/>
              </w:divBdr>
            </w:div>
            <w:div w:id="432210831">
              <w:marLeft w:val="0"/>
              <w:marRight w:val="0"/>
              <w:marTop w:val="0"/>
              <w:marBottom w:val="0"/>
              <w:divBdr>
                <w:top w:val="none" w:sz="0" w:space="0" w:color="auto"/>
                <w:left w:val="none" w:sz="0" w:space="0" w:color="auto"/>
                <w:bottom w:val="none" w:sz="0" w:space="0" w:color="auto"/>
                <w:right w:val="none" w:sz="0" w:space="0" w:color="auto"/>
              </w:divBdr>
            </w:div>
            <w:div w:id="434136800">
              <w:marLeft w:val="0"/>
              <w:marRight w:val="0"/>
              <w:marTop w:val="0"/>
              <w:marBottom w:val="0"/>
              <w:divBdr>
                <w:top w:val="none" w:sz="0" w:space="0" w:color="auto"/>
                <w:left w:val="none" w:sz="0" w:space="0" w:color="auto"/>
                <w:bottom w:val="none" w:sz="0" w:space="0" w:color="auto"/>
                <w:right w:val="none" w:sz="0" w:space="0" w:color="auto"/>
              </w:divBdr>
            </w:div>
            <w:div w:id="434374153">
              <w:marLeft w:val="0"/>
              <w:marRight w:val="0"/>
              <w:marTop w:val="0"/>
              <w:marBottom w:val="0"/>
              <w:divBdr>
                <w:top w:val="none" w:sz="0" w:space="0" w:color="auto"/>
                <w:left w:val="none" w:sz="0" w:space="0" w:color="auto"/>
                <w:bottom w:val="none" w:sz="0" w:space="0" w:color="auto"/>
                <w:right w:val="none" w:sz="0" w:space="0" w:color="auto"/>
              </w:divBdr>
            </w:div>
            <w:div w:id="435441119">
              <w:marLeft w:val="0"/>
              <w:marRight w:val="0"/>
              <w:marTop w:val="0"/>
              <w:marBottom w:val="0"/>
              <w:divBdr>
                <w:top w:val="none" w:sz="0" w:space="0" w:color="auto"/>
                <w:left w:val="none" w:sz="0" w:space="0" w:color="auto"/>
                <w:bottom w:val="none" w:sz="0" w:space="0" w:color="auto"/>
                <w:right w:val="none" w:sz="0" w:space="0" w:color="auto"/>
              </w:divBdr>
            </w:div>
            <w:div w:id="439840850">
              <w:marLeft w:val="0"/>
              <w:marRight w:val="0"/>
              <w:marTop w:val="0"/>
              <w:marBottom w:val="0"/>
              <w:divBdr>
                <w:top w:val="none" w:sz="0" w:space="0" w:color="auto"/>
                <w:left w:val="none" w:sz="0" w:space="0" w:color="auto"/>
                <w:bottom w:val="none" w:sz="0" w:space="0" w:color="auto"/>
                <w:right w:val="none" w:sz="0" w:space="0" w:color="auto"/>
              </w:divBdr>
            </w:div>
            <w:div w:id="440762126">
              <w:marLeft w:val="0"/>
              <w:marRight w:val="0"/>
              <w:marTop w:val="0"/>
              <w:marBottom w:val="0"/>
              <w:divBdr>
                <w:top w:val="none" w:sz="0" w:space="0" w:color="auto"/>
                <w:left w:val="none" w:sz="0" w:space="0" w:color="auto"/>
                <w:bottom w:val="none" w:sz="0" w:space="0" w:color="auto"/>
                <w:right w:val="none" w:sz="0" w:space="0" w:color="auto"/>
              </w:divBdr>
            </w:div>
            <w:div w:id="442775443">
              <w:marLeft w:val="0"/>
              <w:marRight w:val="0"/>
              <w:marTop w:val="360"/>
              <w:marBottom w:val="0"/>
              <w:divBdr>
                <w:top w:val="single" w:sz="6" w:space="0" w:color="auto"/>
                <w:left w:val="single" w:sz="6" w:space="0" w:color="auto"/>
                <w:bottom w:val="single" w:sz="6" w:space="0" w:color="auto"/>
                <w:right w:val="single" w:sz="6" w:space="0" w:color="auto"/>
              </w:divBdr>
            </w:div>
            <w:div w:id="442961244">
              <w:marLeft w:val="0"/>
              <w:marRight w:val="0"/>
              <w:marTop w:val="0"/>
              <w:marBottom w:val="0"/>
              <w:divBdr>
                <w:top w:val="none" w:sz="0" w:space="0" w:color="auto"/>
                <w:left w:val="none" w:sz="0" w:space="0" w:color="auto"/>
                <w:bottom w:val="none" w:sz="0" w:space="0" w:color="auto"/>
                <w:right w:val="none" w:sz="0" w:space="0" w:color="auto"/>
              </w:divBdr>
            </w:div>
            <w:div w:id="443227725">
              <w:marLeft w:val="0"/>
              <w:marRight w:val="0"/>
              <w:marTop w:val="0"/>
              <w:marBottom w:val="0"/>
              <w:divBdr>
                <w:top w:val="none" w:sz="0" w:space="0" w:color="auto"/>
                <w:left w:val="none" w:sz="0" w:space="0" w:color="auto"/>
                <w:bottom w:val="none" w:sz="0" w:space="0" w:color="auto"/>
                <w:right w:val="none" w:sz="0" w:space="0" w:color="auto"/>
              </w:divBdr>
            </w:div>
            <w:div w:id="444007444">
              <w:marLeft w:val="0"/>
              <w:marRight w:val="0"/>
              <w:marTop w:val="0"/>
              <w:marBottom w:val="0"/>
              <w:divBdr>
                <w:top w:val="none" w:sz="0" w:space="0" w:color="auto"/>
                <w:left w:val="none" w:sz="0" w:space="0" w:color="auto"/>
                <w:bottom w:val="none" w:sz="0" w:space="0" w:color="auto"/>
                <w:right w:val="none" w:sz="0" w:space="0" w:color="auto"/>
              </w:divBdr>
            </w:div>
            <w:div w:id="446244132">
              <w:marLeft w:val="0"/>
              <w:marRight w:val="0"/>
              <w:marTop w:val="0"/>
              <w:marBottom w:val="0"/>
              <w:divBdr>
                <w:top w:val="none" w:sz="0" w:space="0" w:color="auto"/>
                <w:left w:val="none" w:sz="0" w:space="0" w:color="auto"/>
                <w:bottom w:val="none" w:sz="0" w:space="0" w:color="auto"/>
                <w:right w:val="none" w:sz="0" w:space="0" w:color="auto"/>
              </w:divBdr>
            </w:div>
            <w:div w:id="448822020">
              <w:marLeft w:val="0"/>
              <w:marRight w:val="0"/>
              <w:marTop w:val="0"/>
              <w:marBottom w:val="0"/>
              <w:divBdr>
                <w:top w:val="none" w:sz="0" w:space="0" w:color="auto"/>
                <w:left w:val="none" w:sz="0" w:space="0" w:color="auto"/>
                <w:bottom w:val="none" w:sz="0" w:space="0" w:color="auto"/>
                <w:right w:val="none" w:sz="0" w:space="0" w:color="auto"/>
              </w:divBdr>
            </w:div>
            <w:div w:id="451940664">
              <w:marLeft w:val="0"/>
              <w:marRight w:val="0"/>
              <w:marTop w:val="0"/>
              <w:marBottom w:val="0"/>
              <w:divBdr>
                <w:top w:val="none" w:sz="0" w:space="0" w:color="auto"/>
                <w:left w:val="none" w:sz="0" w:space="0" w:color="auto"/>
                <w:bottom w:val="none" w:sz="0" w:space="0" w:color="auto"/>
                <w:right w:val="none" w:sz="0" w:space="0" w:color="auto"/>
              </w:divBdr>
            </w:div>
            <w:div w:id="452790464">
              <w:marLeft w:val="0"/>
              <w:marRight w:val="0"/>
              <w:marTop w:val="0"/>
              <w:marBottom w:val="0"/>
              <w:divBdr>
                <w:top w:val="none" w:sz="0" w:space="0" w:color="auto"/>
                <w:left w:val="none" w:sz="0" w:space="0" w:color="auto"/>
                <w:bottom w:val="none" w:sz="0" w:space="0" w:color="auto"/>
                <w:right w:val="none" w:sz="0" w:space="0" w:color="auto"/>
              </w:divBdr>
            </w:div>
            <w:div w:id="455369543">
              <w:marLeft w:val="0"/>
              <w:marRight w:val="0"/>
              <w:marTop w:val="0"/>
              <w:marBottom w:val="0"/>
              <w:divBdr>
                <w:top w:val="none" w:sz="0" w:space="0" w:color="auto"/>
                <w:left w:val="none" w:sz="0" w:space="0" w:color="auto"/>
                <w:bottom w:val="none" w:sz="0" w:space="0" w:color="auto"/>
                <w:right w:val="none" w:sz="0" w:space="0" w:color="auto"/>
              </w:divBdr>
            </w:div>
            <w:div w:id="456338653">
              <w:marLeft w:val="0"/>
              <w:marRight w:val="0"/>
              <w:marTop w:val="0"/>
              <w:marBottom w:val="0"/>
              <w:divBdr>
                <w:top w:val="none" w:sz="0" w:space="0" w:color="auto"/>
                <w:left w:val="none" w:sz="0" w:space="0" w:color="auto"/>
                <w:bottom w:val="none" w:sz="0" w:space="0" w:color="auto"/>
                <w:right w:val="none" w:sz="0" w:space="0" w:color="auto"/>
              </w:divBdr>
            </w:div>
            <w:div w:id="457260996">
              <w:marLeft w:val="0"/>
              <w:marRight w:val="0"/>
              <w:marTop w:val="0"/>
              <w:marBottom w:val="0"/>
              <w:divBdr>
                <w:top w:val="none" w:sz="0" w:space="0" w:color="auto"/>
                <w:left w:val="none" w:sz="0" w:space="0" w:color="auto"/>
                <w:bottom w:val="none" w:sz="0" w:space="0" w:color="auto"/>
                <w:right w:val="none" w:sz="0" w:space="0" w:color="auto"/>
              </w:divBdr>
            </w:div>
            <w:div w:id="459961935">
              <w:marLeft w:val="0"/>
              <w:marRight w:val="0"/>
              <w:marTop w:val="0"/>
              <w:marBottom w:val="0"/>
              <w:divBdr>
                <w:top w:val="none" w:sz="0" w:space="0" w:color="auto"/>
                <w:left w:val="none" w:sz="0" w:space="0" w:color="auto"/>
                <w:bottom w:val="none" w:sz="0" w:space="0" w:color="auto"/>
                <w:right w:val="none" w:sz="0" w:space="0" w:color="auto"/>
              </w:divBdr>
            </w:div>
            <w:div w:id="461075871">
              <w:marLeft w:val="0"/>
              <w:marRight w:val="0"/>
              <w:marTop w:val="0"/>
              <w:marBottom w:val="0"/>
              <w:divBdr>
                <w:top w:val="none" w:sz="0" w:space="0" w:color="auto"/>
                <w:left w:val="none" w:sz="0" w:space="0" w:color="auto"/>
                <w:bottom w:val="none" w:sz="0" w:space="0" w:color="auto"/>
                <w:right w:val="none" w:sz="0" w:space="0" w:color="auto"/>
              </w:divBdr>
            </w:div>
            <w:div w:id="461729780">
              <w:marLeft w:val="0"/>
              <w:marRight w:val="0"/>
              <w:marTop w:val="0"/>
              <w:marBottom w:val="0"/>
              <w:divBdr>
                <w:top w:val="none" w:sz="0" w:space="0" w:color="auto"/>
                <w:left w:val="none" w:sz="0" w:space="0" w:color="auto"/>
                <w:bottom w:val="none" w:sz="0" w:space="0" w:color="auto"/>
                <w:right w:val="none" w:sz="0" w:space="0" w:color="auto"/>
              </w:divBdr>
            </w:div>
            <w:div w:id="461849320">
              <w:marLeft w:val="0"/>
              <w:marRight w:val="0"/>
              <w:marTop w:val="0"/>
              <w:marBottom w:val="0"/>
              <w:divBdr>
                <w:top w:val="none" w:sz="0" w:space="0" w:color="auto"/>
                <w:left w:val="none" w:sz="0" w:space="0" w:color="auto"/>
                <w:bottom w:val="none" w:sz="0" w:space="0" w:color="auto"/>
                <w:right w:val="none" w:sz="0" w:space="0" w:color="auto"/>
              </w:divBdr>
            </w:div>
            <w:div w:id="462578560">
              <w:marLeft w:val="0"/>
              <w:marRight w:val="0"/>
              <w:marTop w:val="0"/>
              <w:marBottom w:val="0"/>
              <w:divBdr>
                <w:top w:val="none" w:sz="0" w:space="0" w:color="auto"/>
                <w:left w:val="none" w:sz="0" w:space="0" w:color="auto"/>
                <w:bottom w:val="none" w:sz="0" w:space="0" w:color="auto"/>
                <w:right w:val="none" w:sz="0" w:space="0" w:color="auto"/>
              </w:divBdr>
            </w:div>
            <w:div w:id="463423972">
              <w:marLeft w:val="0"/>
              <w:marRight w:val="0"/>
              <w:marTop w:val="0"/>
              <w:marBottom w:val="0"/>
              <w:divBdr>
                <w:top w:val="none" w:sz="0" w:space="0" w:color="auto"/>
                <w:left w:val="none" w:sz="0" w:space="0" w:color="auto"/>
                <w:bottom w:val="none" w:sz="0" w:space="0" w:color="auto"/>
                <w:right w:val="none" w:sz="0" w:space="0" w:color="auto"/>
              </w:divBdr>
            </w:div>
            <w:div w:id="465665721">
              <w:marLeft w:val="0"/>
              <w:marRight w:val="0"/>
              <w:marTop w:val="0"/>
              <w:marBottom w:val="0"/>
              <w:divBdr>
                <w:top w:val="none" w:sz="0" w:space="0" w:color="auto"/>
                <w:left w:val="none" w:sz="0" w:space="0" w:color="auto"/>
                <w:bottom w:val="none" w:sz="0" w:space="0" w:color="auto"/>
                <w:right w:val="none" w:sz="0" w:space="0" w:color="auto"/>
              </w:divBdr>
            </w:div>
            <w:div w:id="465780134">
              <w:marLeft w:val="0"/>
              <w:marRight w:val="0"/>
              <w:marTop w:val="0"/>
              <w:marBottom w:val="0"/>
              <w:divBdr>
                <w:top w:val="none" w:sz="0" w:space="0" w:color="auto"/>
                <w:left w:val="none" w:sz="0" w:space="0" w:color="auto"/>
                <w:bottom w:val="none" w:sz="0" w:space="0" w:color="auto"/>
                <w:right w:val="none" w:sz="0" w:space="0" w:color="auto"/>
              </w:divBdr>
              <w:divsChild>
                <w:div w:id="927344501">
                  <w:marLeft w:val="0"/>
                  <w:marRight w:val="0"/>
                  <w:marTop w:val="0"/>
                  <w:marBottom w:val="0"/>
                  <w:divBdr>
                    <w:top w:val="none" w:sz="0" w:space="0" w:color="auto"/>
                    <w:left w:val="none" w:sz="0" w:space="0" w:color="auto"/>
                    <w:bottom w:val="none" w:sz="0" w:space="0" w:color="auto"/>
                    <w:right w:val="none" w:sz="0" w:space="0" w:color="auto"/>
                  </w:divBdr>
                </w:div>
                <w:div w:id="1201279926">
                  <w:marLeft w:val="0"/>
                  <w:marRight w:val="0"/>
                  <w:marTop w:val="0"/>
                  <w:marBottom w:val="0"/>
                  <w:divBdr>
                    <w:top w:val="none" w:sz="0" w:space="0" w:color="auto"/>
                    <w:left w:val="none" w:sz="0" w:space="0" w:color="auto"/>
                    <w:bottom w:val="none" w:sz="0" w:space="0" w:color="auto"/>
                    <w:right w:val="none" w:sz="0" w:space="0" w:color="auto"/>
                  </w:divBdr>
                </w:div>
                <w:div w:id="1389232806">
                  <w:marLeft w:val="0"/>
                  <w:marRight w:val="0"/>
                  <w:marTop w:val="0"/>
                  <w:marBottom w:val="0"/>
                  <w:divBdr>
                    <w:top w:val="none" w:sz="0" w:space="0" w:color="auto"/>
                    <w:left w:val="none" w:sz="0" w:space="0" w:color="auto"/>
                    <w:bottom w:val="none" w:sz="0" w:space="0" w:color="auto"/>
                    <w:right w:val="none" w:sz="0" w:space="0" w:color="auto"/>
                  </w:divBdr>
                </w:div>
                <w:div w:id="1410494040">
                  <w:marLeft w:val="0"/>
                  <w:marRight w:val="0"/>
                  <w:marTop w:val="0"/>
                  <w:marBottom w:val="0"/>
                  <w:divBdr>
                    <w:top w:val="none" w:sz="0" w:space="0" w:color="auto"/>
                    <w:left w:val="none" w:sz="0" w:space="0" w:color="auto"/>
                    <w:bottom w:val="none" w:sz="0" w:space="0" w:color="auto"/>
                    <w:right w:val="none" w:sz="0" w:space="0" w:color="auto"/>
                  </w:divBdr>
                </w:div>
              </w:divsChild>
            </w:div>
            <w:div w:id="466699462">
              <w:marLeft w:val="0"/>
              <w:marRight w:val="0"/>
              <w:marTop w:val="0"/>
              <w:marBottom w:val="0"/>
              <w:divBdr>
                <w:top w:val="none" w:sz="0" w:space="0" w:color="auto"/>
                <w:left w:val="none" w:sz="0" w:space="0" w:color="auto"/>
                <w:bottom w:val="none" w:sz="0" w:space="0" w:color="auto"/>
                <w:right w:val="none" w:sz="0" w:space="0" w:color="auto"/>
              </w:divBdr>
            </w:div>
            <w:div w:id="466749844">
              <w:marLeft w:val="0"/>
              <w:marRight w:val="0"/>
              <w:marTop w:val="0"/>
              <w:marBottom w:val="0"/>
              <w:divBdr>
                <w:top w:val="none" w:sz="0" w:space="0" w:color="auto"/>
                <w:left w:val="none" w:sz="0" w:space="0" w:color="auto"/>
                <w:bottom w:val="none" w:sz="0" w:space="0" w:color="auto"/>
                <w:right w:val="none" w:sz="0" w:space="0" w:color="auto"/>
              </w:divBdr>
            </w:div>
            <w:div w:id="467282769">
              <w:marLeft w:val="0"/>
              <w:marRight w:val="0"/>
              <w:marTop w:val="0"/>
              <w:marBottom w:val="0"/>
              <w:divBdr>
                <w:top w:val="none" w:sz="0" w:space="0" w:color="auto"/>
                <w:left w:val="none" w:sz="0" w:space="0" w:color="auto"/>
                <w:bottom w:val="none" w:sz="0" w:space="0" w:color="auto"/>
                <w:right w:val="none" w:sz="0" w:space="0" w:color="auto"/>
              </w:divBdr>
            </w:div>
            <w:div w:id="467941426">
              <w:marLeft w:val="0"/>
              <w:marRight w:val="0"/>
              <w:marTop w:val="0"/>
              <w:marBottom w:val="0"/>
              <w:divBdr>
                <w:top w:val="none" w:sz="0" w:space="0" w:color="auto"/>
                <w:left w:val="none" w:sz="0" w:space="0" w:color="auto"/>
                <w:bottom w:val="none" w:sz="0" w:space="0" w:color="auto"/>
                <w:right w:val="none" w:sz="0" w:space="0" w:color="auto"/>
              </w:divBdr>
            </w:div>
            <w:div w:id="468132779">
              <w:marLeft w:val="0"/>
              <w:marRight w:val="0"/>
              <w:marTop w:val="0"/>
              <w:marBottom w:val="0"/>
              <w:divBdr>
                <w:top w:val="none" w:sz="0" w:space="0" w:color="auto"/>
                <w:left w:val="none" w:sz="0" w:space="0" w:color="auto"/>
                <w:bottom w:val="none" w:sz="0" w:space="0" w:color="auto"/>
                <w:right w:val="none" w:sz="0" w:space="0" w:color="auto"/>
              </w:divBdr>
            </w:div>
            <w:div w:id="469592283">
              <w:marLeft w:val="0"/>
              <w:marRight w:val="0"/>
              <w:marTop w:val="0"/>
              <w:marBottom w:val="0"/>
              <w:divBdr>
                <w:top w:val="none" w:sz="0" w:space="0" w:color="auto"/>
                <w:left w:val="none" w:sz="0" w:space="0" w:color="auto"/>
                <w:bottom w:val="none" w:sz="0" w:space="0" w:color="auto"/>
                <w:right w:val="none" w:sz="0" w:space="0" w:color="auto"/>
              </w:divBdr>
            </w:div>
            <w:div w:id="473328896">
              <w:marLeft w:val="0"/>
              <w:marRight w:val="0"/>
              <w:marTop w:val="0"/>
              <w:marBottom w:val="0"/>
              <w:divBdr>
                <w:top w:val="none" w:sz="0" w:space="0" w:color="auto"/>
                <w:left w:val="none" w:sz="0" w:space="0" w:color="auto"/>
                <w:bottom w:val="none" w:sz="0" w:space="0" w:color="auto"/>
                <w:right w:val="none" w:sz="0" w:space="0" w:color="auto"/>
              </w:divBdr>
            </w:div>
            <w:div w:id="474764481">
              <w:marLeft w:val="0"/>
              <w:marRight w:val="0"/>
              <w:marTop w:val="0"/>
              <w:marBottom w:val="0"/>
              <w:divBdr>
                <w:top w:val="none" w:sz="0" w:space="0" w:color="auto"/>
                <w:left w:val="none" w:sz="0" w:space="0" w:color="auto"/>
                <w:bottom w:val="none" w:sz="0" w:space="0" w:color="auto"/>
                <w:right w:val="none" w:sz="0" w:space="0" w:color="auto"/>
              </w:divBdr>
            </w:div>
            <w:div w:id="474841003">
              <w:marLeft w:val="0"/>
              <w:marRight w:val="0"/>
              <w:marTop w:val="0"/>
              <w:marBottom w:val="0"/>
              <w:divBdr>
                <w:top w:val="none" w:sz="0" w:space="0" w:color="auto"/>
                <w:left w:val="none" w:sz="0" w:space="0" w:color="auto"/>
                <w:bottom w:val="none" w:sz="0" w:space="0" w:color="auto"/>
                <w:right w:val="none" w:sz="0" w:space="0" w:color="auto"/>
              </w:divBdr>
            </w:div>
            <w:div w:id="476000874">
              <w:marLeft w:val="0"/>
              <w:marRight w:val="0"/>
              <w:marTop w:val="0"/>
              <w:marBottom w:val="0"/>
              <w:divBdr>
                <w:top w:val="none" w:sz="0" w:space="0" w:color="auto"/>
                <w:left w:val="none" w:sz="0" w:space="0" w:color="auto"/>
                <w:bottom w:val="none" w:sz="0" w:space="0" w:color="auto"/>
                <w:right w:val="none" w:sz="0" w:space="0" w:color="auto"/>
              </w:divBdr>
            </w:div>
            <w:div w:id="477038469">
              <w:marLeft w:val="0"/>
              <w:marRight w:val="0"/>
              <w:marTop w:val="0"/>
              <w:marBottom w:val="0"/>
              <w:divBdr>
                <w:top w:val="none" w:sz="0" w:space="0" w:color="auto"/>
                <w:left w:val="none" w:sz="0" w:space="0" w:color="auto"/>
                <w:bottom w:val="none" w:sz="0" w:space="0" w:color="auto"/>
                <w:right w:val="none" w:sz="0" w:space="0" w:color="auto"/>
              </w:divBdr>
            </w:div>
            <w:div w:id="477652274">
              <w:marLeft w:val="0"/>
              <w:marRight w:val="0"/>
              <w:marTop w:val="0"/>
              <w:marBottom w:val="0"/>
              <w:divBdr>
                <w:top w:val="none" w:sz="0" w:space="0" w:color="auto"/>
                <w:left w:val="none" w:sz="0" w:space="0" w:color="auto"/>
                <w:bottom w:val="none" w:sz="0" w:space="0" w:color="auto"/>
                <w:right w:val="none" w:sz="0" w:space="0" w:color="auto"/>
              </w:divBdr>
            </w:div>
            <w:div w:id="478347995">
              <w:marLeft w:val="0"/>
              <w:marRight w:val="0"/>
              <w:marTop w:val="0"/>
              <w:marBottom w:val="0"/>
              <w:divBdr>
                <w:top w:val="none" w:sz="0" w:space="0" w:color="auto"/>
                <w:left w:val="none" w:sz="0" w:space="0" w:color="auto"/>
                <w:bottom w:val="none" w:sz="0" w:space="0" w:color="auto"/>
                <w:right w:val="none" w:sz="0" w:space="0" w:color="auto"/>
              </w:divBdr>
            </w:div>
            <w:div w:id="480081413">
              <w:marLeft w:val="0"/>
              <w:marRight w:val="0"/>
              <w:marTop w:val="0"/>
              <w:marBottom w:val="0"/>
              <w:divBdr>
                <w:top w:val="none" w:sz="0" w:space="0" w:color="auto"/>
                <w:left w:val="none" w:sz="0" w:space="0" w:color="auto"/>
                <w:bottom w:val="none" w:sz="0" w:space="0" w:color="auto"/>
                <w:right w:val="none" w:sz="0" w:space="0" w:color="auto"/>
              </w:divBdr>
            </w:div>
            <w:div w:id="480121167">
              <w:marLeft w:val="0"/>
              <w:marRight w:val="0"/>
              <w:marTop w:val="0"/>
              <w:marBottom w:val="0"/>
              <w:divBdr>
                <w:top w:val="none" w:sz="0" w:space="0" w:color="auto"/>
                <w:left w:val="none" w:sz="0" w:space="0" w:color="auto"/>
                <w:bottom w:val="none" w:sz="0" w:space="0" w:color="auto"/>
                <w:right w:val="none" w:sz="0" w:space="0" w:color="auto"/>
              </w:divBdr>
            </w:div>
            <w:div w:id="481509913">
              <w:marLeft w:val="0"/>
              <w:marRight w:val="0"/>
              <w:marTop w:val="0"/>
              <w:marBottom w:val="0"/>
              <w:divBdr>
                <w:top w:val="none" w:sz="0" w:space="0" w:color="auto"/>
                <w:left w:val="none" w:sz="0" w:space="0" w:color="auto"/>
                <w:bottom w:val="none" w:sz="0" w:space="0" w:color="auto"/>
                <w:right w:val="none" w:sz="0" w:space="0" w:color="auto"/>
              </w:divBdr>
            </w:div>
            <w:div w:id="481969756">
              <w:marLeft w:val="0"/>
              <w:marRight w:val="0"/>
              <w:marTop w:val="0"/>
              <w:marBottom w:val="0"/>
              <w:divBdr>
                <w:top w:val="none" w:sz="0" w:space="0" w:color="auto"/>
                <w:left w:val="none" w:sz="0" w:space="0" w:color="auto"/>
                <w:bottom w:val="none" w:sz="0" w:space="0" w:color="auto"/>
                <w:right w:val="none" w:sz="0" w:space="0" w:color="auto"/>
              </w:divBdr>
            </w:div>
            <w:div w:id="482738205">
              <w:marLeft w:val="0"/>
              <w:marRight w:val="0"/>
              <w:marTop w:val="0"/>
              <w:marBottom w:val="0"/>
              <w:divBdr>
                <w:top w:val="none" w:sz="0" w:space="0" w:color="auto"/>
                <w:left w:val="none" w:sz="0" w:space="0" w:color="auto"/>
                <w:bottom w:val="none" w:sz="0" w:space="0" w:color="auto"/>
                <w:right w:val="none" w:sz="0" w:space="0" w:color="auto"/>
              </w:divBdr>
            </w:div>
            <w:div w:id="483548826">
              <w:marLeft w:val="0"/>
              <w:marRight w:val="0"/>
              <w:marTop w:val="0"/>
              <w:marBottom w:val="0"/>
              <w:divBdr>
                <w:top w:val="none" w:sz="0" w:space="0" w:color="auto"/>
                <w:left w:val="none" w:sz="0" w:space="0" w:color="auto"/>
                <w:bottom w:val="none" w:sz="0" w:space="0" w:color="auto"/>
                <w:right w:val="none" w:sz="0" w:space="0" w:color="auto"/>
              </w:divBdr>
            </w:div>
            <w:div w:id="483739322">
              <w:marLeft w:val="0"/>
              <w:marRight w:val="0"/>
              <w:marTop w:val="0"/>
              <w:marBottom w:val="0"/>
              <w:divBdr>
                <w:top w:val="none" w:sz="0" w:space="0" w:color="auto"/>
                <w:left w:val="none" w:sz="0" w:space="0" w:color="auto"/>
                <w:bottom w:val="none" w:sz="0" w:space="0" w:color="auto"/>
                <w:right w:val="none" w:sz="0" w:space="0" w:color="auto"/>
              </w:divBdr>
            </w:div>
            <w:div w:id="484126636">
              <w:marLeft w:val="0"/>
              <w:marRight w:val="0"/>
              <w:marTop w:val="0"/>
              <w:marBottom w:val="0"/>
              <w:divBdr>
                <w:top w:val="none" w:sz="0" w:space="0" w:color="auto"/>
                <w:left w:val="none" w:sz="0" w:space="0" w:color="auto"/>
                <w:bottom w:val="none" w:sz="0" w:space="0" w:color="auto"/>
                <w:right w:val="none" w:sz="0" w:space="0" w:color="auto"/>
              </w:divBdr>
            </w:div>
            <w:div w:id="487356864">
              <w:marLeft w:val="0"/>
              <w:marRight w:val="0"/>
              <w:marTop w:val="0"/>
              <w:marBottom w:val="0"/>
              <w:divBdr>
                <w:top w:val="none" w:sz="0" w:space="0" w:color="auto"/>
                <w:left w:val="none" w:sz="0" w:space="0" w:color="auto"/>
                <w:bottom w:val="none" w:sz="0" w:space="0" w:color="auto"/>
                <w:right w:val="none" w:sz="0" w:space="0" w:color="auto"/>
              </w:divBdr>
            </w:div>
            <w:div w:id="488982448">
              <w:marLeft w:val="0"/>
              <w:marRight w:val="0"/>
              <w:marTop w:val="0"/>
              <w:marBottom w:val="0"/>
              <w:divBdr>
                <w:top w:val="none" w:sz="0" w:space="0" w:color="auto"/>
                <w:left w:val="none" w:sz="0" w:space="0" w:color="auto"/>
                <w:bottom w:val="none" w:sz="0" w:space="0" w:color="auto"/>
                <w:right w:val="none" w:sz="0" w:space="0" w:color="auto"/>
              </w:divBdr>
            </w:div>
            <w:div w:id="489368715">
              <w:marLeft w:val="0"/>
              <w:marRight w:val="0"/>
              <w:marTop w:val="0"/>
              <w:marBottom w:val="0"/>
              <w:divBdr>
                <w:top w:val="none" w:sz="0" w:space="0" w:color="auto"/>
                <w:left w:val="none" w:sz="0" w:space="0" w:color="auto"/>
                <w:bottom w:val="none" w:sz="0" w:space="0" w:color="auto"/>
                <w:right w:val="none" w:sz="0" w:space="0" w:color="auto"/>
              </w:divBdr>
            </w:div>
            <w:div w:id="489710724">
              <w:marLeft w:val="0"/>
              <w:marRight w:val="0"/>
              <w:marTop w:val="0"/>
              <w:marBottom w:val="0"/>
              <w:divBdr>
                <w:top w:val="none" w:sz="0" w:space="0" w:color="auto"/>
                <w:left w:val="none" w:sz="0" w:space="0" w:color="auto"/>
                <w:bottom w:val="none" w:sz="0" w:space="0" w:color="auto"/>
                <w:right w:val="none" w:sz="0" w:space="0" w:color="auto"/>
              </w:divBdr>
            </w:div>
            <w:div w:id="490366775">
              <w:marLeft w:val="0"/>
              <w:marRight w:val="0"/>
              <w:marTop w:val="0"/>
              <w:marBottom w:val="0"/>
              <w:divBdr>
                <w:top w:val="none" w:sz="0" w:space="0" w:color="auto"/>
                <w:left w:val="none" w:sz="0" w:space="0" w:color="auto"/>
                <w:bottom w:val="none" w:sz="0" w:space="0" w:color="auto"/>
                <w:right w:val="none" w:sz="0" w:space="0" w:color="auto"/>
              </w:divBdr>
            </w:div>
            <w:div w:id="491333877">
              <w:marLeft w:val="0"/>
              <w:marRight w:val="0"/>
              <w:marTop w:val="0"/>
              <w:marBottom w:val="0"/>
              <w:divBdr>
                <w:top w:val="none" w:sz="0" w:space="0" w:color="auto"/>
                <w:left w:val="none" w:sz="0" w:space="0" w:color="auto"/>
                <w:bottom w:val="none" w:sz="0" w:space="0" w:color="auto"/>
                <w:right w:val="none" w:sz="0" w:space="0" w:color="auto"/>
              </w:divBdr>
            </w:div>
            <w:div w:id="491993042">
              <w:marLeft w:val="0"/>
              <w:marRight w:val="0"/>
              <w:marTop w:val="0"/>
              <w:marBottom w:val="0"/>
              <w:divBdr>
                <w:top w:val="none" w:sz="0" w:space="0" w:color="auto"/>
                <w:left w:val="none" w:sz="0" w:space="0" w:color="auto"/>
                <w:bottom w:val="none" w:sz="0" w:space="0" w:color="auto"/>
                <w:right w:val="none" w:sz="0" w:space="0" w:color="auto"/>
              </w:divBdr>
            </w:div>
            <w:div w:id="493880721">
              <w:marLeft w:val="0"/>
              <w:marRight w:val="0"/>
              <w:marTop w:val="0"/>
              <w:marBottom w:val="0"/>
              <w:divBdr>
                <w:top w:val="none" w:sz="0" w:space="0" w:color="auto"/>
                <w:left w:val="none" w:sz="0" w:space="0" w:color="auto"/>
                <w:bottom w:val="none" w:sz="0" w:space="0" w:color="auto"/>
                <w:right w:val="none" w:sz="0" w:space="0" w:color="auto"/>
              </w:divBdr>
            </w:div>
            <w:div w:id="495078204">
              <w:marLeft w:val="0"/>
              <w:marRight w:val="0"/>
              <w:marTop w:val="0"/>
              <w:marBottom w:val="0"/>
              <w:divBdr>
                <w:top w:val="none" w:sz="0" w:space="0" w:color="auto"/>
                <w:left w:val="none" w:sz="0" w:space="0" w:color="auto"/>
                <w:bottom w:val="none" w:sz="0" w:space="0" w:color="auto"/>
                <w:right w:val="none" w:sz="0" w:space="0" w:color="auto"/>
              </w:divBdr>
            </w:div>
            <w:div w:id="497892225">
              <w:marLeft w:val="0"/>
              <w:marRight w:val="0"/>
              <w:marTop w:val="0"/>
              <w:marBottom w:val="0"/>
              <w:divBdr>
                <w:top w:val="none" w:sz="0" w:space="0" w:color="auto"/>
                <w:left w:val="none" w:sz="0" w:space="0" w:color="auto"/>
                <w:bottom w:val="none" w:sz="0" w:space="0" w:color="auto"/>
                <w:right w:val="none" w:sz="0" w:space="0" w:color="auto"/>
              </w:divBdr>
            </w:div>
            <w:div w:id="499010193">
              <w:marLeft w:val="0"/>
              <w:marRight w:val="0"/>
              <w:marTop w:val="0"/>
              <w:marBottom w:val="0"/>
              <w:divBdr>
                <w:top w:val="none" w:sz="0" w:space="0" w:color="auto"/>
                <w:left w:val="none" w:sz="0" w:space="0" w:color="auto"/>
                <w:bottom w:val="none" w:sz="0" w:space="0" w:color="auto"/>
                <w:right w:val="none" w:sz="0" w:space="0" w:color="auto"/>
              </w:divBdr>
            </w:div>
            <w:div w:id="500199452">
              <w:marLeft w:val="0"/>
              <w:marRight w:val="0"/>
              <w:marTop w:val="0"/>
              <w:marBottom w:val="0"/>
              <w:divBdr>
                <w:top w:val="none" w:sz="0" w:space="0" w:color="auto"/>
                <w:left w:val="none" w:sz="0" w:space="0" w:color="auto"/>
                <w:bottom w:val="none" w:sz="0" w:space="0" w:color="auto"/>
                <w:right w:val="none" w:sz="0" w:space="0" w:color="auto"/>
              </w:divBdr>
            </w:div>
            <w:div w:id="500242995">
              <w:marLeft w:val="0"/>
              <w:marRight w:val="0"/>
              <w:marTop w:val="0"/>
              <w:marBottom w:val="0"/>
              <w:divBdr>
                <w:top w:val="none" w:sz="0" w:space="0" w:color="auto"/>
                <w:left w:val="none" w:sz="0" w:space="0" w:color="auto"/>
                <w:bottom w:val="none" w:sz="0" w:space="0" w:color="auto"/>
                <w:right w:val="none" w:sz="0" w:space="0" w:color="auto"/>
              </w:divBdr>
            </w:div>
            <w:div w:id="501236413">
              <w:marLeft w:val="0"/>
              <w:marRight w:val="0"/>
              <w:marTop w:val="0"/>
              <w:marBottom w:val="0"/>
              <w:divBdr>
                <w:top w:val="none" w:sz="0" w:space="0" w:color="auto"/>
                <w:left w:val="none" w:sz="0" w:space="0" w:color="auto"/>
                <w:bottom w:val="none" w:sz="0" w:space="0" w:color="auto"/>
                <w:right w:val="none" w:sz="0" w:space="0" w:color="auto"/>
              </w:divBdr>
            </w:div>
            <w:div w:id="501285076">
              <w:marLeft w:val="0"/>
              <w:marRight w:val="0"/>
              <w:marTop w:val="0"/>
              <w:marBottom w:val="0"/>
              <w:divBdr>
                <w:top w:val="none" w:sz="0" w:space="0" w:color="auto"/>
                <w:left w:val="none" w:sz="0" w:space="0" w:color="auto"/>
                <w:bottom w:val="none" w:sz="0" w:space="0" w:color="auto"/>
                <w:right w:val="none" w:sz="0" w:space="0" w:color="auto"/>
              </w:divBdr>
            </w:div>
            <w:div w:id="501700662">
              <w:marLeft w:val="0"/>
              <w:marRight w:val="0"/>
              <w:marTop w:val="0"/>
              <w:marBottom w:val="0"/>
              <w:divBdr>
                <w:top w:val="none" w:sz="0" w:space="0" w:color="auto"/>
                <w:left w:val="none" w:sz="0" w:space="0" w:color="auto"/>
                <w:bottom w:val="none" w:sz="0" w:space="0" w:color="auto"/>
                <w:right w:val="none" w:sz="0" w:space="0" w:color="auto"/>
              </w:divBdr>
            </w:div>
            <w:div w:id="504170369">
              <w:marLeft w:val="0"/>
              <w:marRight w:val="0"/>
              <w:marTop w:val="0"/>
              <w:marBottom w:val="0"/>
              <w:divBdr>
                <w:top w:val="none" w:sz="0" w:space="0" w:color="auto"/>
                <w:left w:val="none" w:sz="0" w:space="0" w:color="auto"/>
                <w:bottom w:val="none" w:sz="0" w:space="0" w:color="auto"/>
                <w:right w:val="none" w:sz="0" w:space="0" w:color="auto"/>
              </w:divBdr>
            </w:div>
            <w:div w:id="504563356">
              <w:marLeft w:val="0"/>
              <w:marRight w:val="0"/>
              <w:marTop w:val="0"/>
              <w:marBottom w:val="0"/>
              <w:divBdr>
                <w:top w:val="none" w:sz="0" w:space="0" w:color="auto"/>
                <w:left w:val="none" w:sz="0" w:space="0" w:color="auto"/>
                <w:bottom w:val="none" w:sz="0" w:space="0" w:color="auto"/>
                <w:right w:val="none" w:sz="0" w:space="0" w:color="auto"/>
              </w:divBdr>
            </w:div>
            <w:div w:id="505942277">
              <w:marLeft w:val="0"/>
              <w:marRight w:val="0"/>
              <w:marTop w:val="0"/>
              <w:marBottom w:val="0"/>
              <w:divBdr>
                <w:top w:val="none" w:sz="0" w:space="0" w:color="auto"/>
                <w:left w:val="none" w:sz="0" w:space="0" w:color="auto"/>
                <w:bottom w:val="none" w:sz="0" w:space="0" w:color="auto"/>
                <w:right w:val="none" w:sz="0" w:space="0" w:color="auto"/>
              </w:divBdr>
            </w:div>
            <w:div w:id="506286924">
              <w:marLeft w:val="0"/>
              <w:marRight w:val="0"/>
              <w:marTop w:val="0"/>
              <w:marBottom w:val="0"/>
              <w:divBdr>
                <w:top w:val="none" w:sz="0" w:space="0" w:color="auto"/>
                <w:left w:val="none" w:sz="0" w:space="0" w:color="auto"/>
                <w:bottom w:val="none" w:sz="0" w:space="0" w:color="auto"/>
                <w:right w:val="none" w:sz="0" w:space="0" w:color="auto"/>
              </w:divBdr>
            </w:div>
            <w:div w:id="507133356">
              <w:marLeft w:val="0"/>
              <w:marRight w:val="0"/>
              <w:marTop w:val="0"/>
              <w:marBottom w:val="0"/>
              <w:divBdr>
                <w:top w:val="none" w:sz="0" w:space="0" w:color="auto"/>
                <w:left w:val="none" w:sz="0" w:space="0" w:color="auto"/>
                <w:bottom w:val="none" w:sz="0" w:space="0" w:color="auto"/>
                <w:right w:val="none" w:sz="0" w:space="0" w:color="auto"/>
              </w:divBdr>
            </w:div>
            <w:div w:id="509880603">
              <w:marLeft w:val="0"/>
              <w:marRight w:val="0"/>
              <w:marTop w:val="0"/>
              <w:marBottom w:val="0"/>
              <w:divBdr>
                <w:top w:val="none" w:sz="0" w:space="0" w:color="auto"/>
                <w:left w:val="none" w:sz="0" w:space="0" w:color="auto"/>
                <w:bottom w:val="none" w:sz="0" w:space="0" w:color="auto"/>
                <w:right w:val="none" w:sz="0" w:space="0" w:color="auto"/>
              </w:divBdr>
            </w:div>
            <w:div w:id="514461685">
              <w:marLeft w:val="0"/>
              <w:marRight w:val="0"/>
              <w:marTop w:val="0"/>
              <w:marBottom w:val="0"/>
              <w:divBdr>
                <w:top w:val="none" w:sz="0" w:space="0" w:color="auto"/>
                <w:left w:val="none" w:sz="0" w:space="0" w:color="auto"/>
                <w:bottom w:val="none" w:sz="0" w:space="0" w:color="auto"/>
                <w:right w:val="none" w:sz="0" w:space="0" w:color="auto"/>
              </w:divBdr>
            </w:div>
            <w:div w:id="514534368">
              <w:marLeft w:val="0"/>
              <w:marRight w:val="0"/>
              <w:marTop w:val="0"/>
              <w:marBottom w:val="0"/>
              <w:divBdr>
                <w:top w:val="none" w:sz="0" w:space="0" w:color="auto"/>
                <w:left w:val="none" w:sz="0" w:space="0" w:color="auto"/>
                <w:bottom w:val="none" w:sz="0" w:space="0" w:color="auto"/>
                <w:right w:val="none" w:sz="0" w:space="0" w:color="auto"/>
              </w:divBdr>
            </w:div>
            <w:div w:id="516774337">
              <w:marLeft w:val="0"/>
              <w:marRight w:val="0"/>
              <w:marTop w:val="0"/>
              <w:marBottom w:val="0"/>
              <w:divBdr>
                <w:top w:val="none" w:sz="0" w:space="0" w:color="auto"/>
                <w:left w:val="none" w:sz="0" w:space="0" w:color="auto"/>
                <w:bottom w:val="none" w:sz="0" w:space="0" w:color="auto"/>
                <w:right w:val="none" w:sz="0" w:space="0" w:color="auto"/>
              </w:divBdr>
            </w:div>
            <w:div w:id="519317443">
              <w:marLeft w:val="0"/>
              <w:marRight w:val="0"/>
              <w:marTop w:val="0"/>
              <w:marBottom w:val="0"/>
              <w:divBdr>
                <w:top w:val="none" w:sz="0" w:space="0" w:color="auto"/>
                <w:left w:val="none" w:sz="0" w:space="0" w:color="auto"/>
                <w:bottom w:val="none" w:sz="0" w:space="0" w:color="auto"/>
                <w:right w:val="none" w:sz="0" w:space="0" w:color="auto"/>
              </w:divBdr>
            </w:div>
            <w:div w:id="519466641">
              <w:marLeft w:val="0"/>
              <w:marRight w:val="0"/>
              <w:marTop w:val="0"/>
              <w:marBottom w:val="0"/>
              <w:divBdr>
                <w:top w:val="none" w:sz="0" w:space="0" w:color="auto"/>
                <w:left w:val="none" w:sz="0" w:space="0" w:color="auto"/>
                <w:bottom w:val="none" w:sz="0" w:space="0" w:color="auto"/>
                <w:right w:val="none" w:sz="0" w:space="0" w:color="auto"/>
              </w:divBdr>
            </w:div>
            <w:div w:id="519979192">
              <w:marLeft w:val="0"/>
              <w:marRight w:val="0"/>
              <w:marTop w:val="0"/>
              <w:marBottom w:val="0"/>
              <w:divBdr>
                <w:top w:val="none" w:sz="0" w:space="0" w:color="auto"/>
                <w:left w:val="none" w:sz="0" w:space="0" w:color="auto"/>
                <w:bottom w:val="none" w:sz="0" w:space="0" w:color="auto"/>
                <w:right w:val="none" w:sz="0" w:space="0" w:color="auto"/>
              </w:divBdr>
            </w:div>
            <w:div w:id="522204801">
              <w:marLeft w:val="0"/>
              <w:marRight w:val="0"/>
              <w:marTop w:val="0"/>
              <w:marBottom w:val="0"/>
              <w:divBdr>
                <w:top w:val="none" w:sz="0" w:space="0" w:color="auto"/>
                <w:left w:val="none" w:sz="0" w:space="0" w:color="auto"/>
                <w:bottom w:val="none" w:sz="0" w:space="0" w:color="auto"/>
                <w:right w:val="none" w:sz="0" w:space="0" w:color="auto"/>
              </w:divBdr>
            </w:div>
            <w:div w:id="522481103">
              <w:marLeft w:val="0"/>
              <w:marRight w:val="0"/>
              <w:marTop w:val="0"/>
              <w:marBottom w:val="0"/>
              <w:divBdr>
                <w:top w:val="none" w:sz="0" w:space="0" w:color="auto"/>
                <w:left w:val="none" w:sz="0" w:space="0" w:color="auto"/>
                <w:bottom w:val="none" w:sz="0" w:space="0" w:color="auto"/>
                <w:right w:val="none" w:sz="0" w:space="0" w:color="auto"/>
              </w:divBdr>
            </w:div>
            <w:div w:id="525559643">
              <w:marLeft w:val="0"/>
              <w:marRight w:val="0"/>
              <w:marTop w:val="0"/>
              <w:marBottom w:val="0"/>
              <w:divBdr>
                <w:top w:val="none" w:sz="0" w:space="0" w:color="auto"/>
                <w:left w:val="none" w:sz="0" w:space="0" w:color="auto"/>
                <w:bottom w:val="none" w:sz="0" w:space="0" w:color="auto"/>
                <w:right w:val="none" w:sz="0" w:space="0" w:color="auto"/>
              </w:divBdr>
            </w:div>
            <w:div w:id="526065080">
              <w:marLeft w:val="0"/>
              <w:marRight w:val="0"/>
              <w:marTop w:val="0"/>
              <w:marBottom w:val="0"/>
              <w:divBdr>
                <w:top w:val="none" w:sz="0" w:space="0" w:color="auto"/>
                <w:left w:val="none" w:sz="0" w:space="0" w:color="auto"/>
                <w:bottom w:val="none" w:sz="0" w:space="0" w:color="auto"/>
                <w:right w:val="none" w:sz="0" w:space="0" w:color="auto"/>
              </w:divBdr>
            </w:div>
            <w:div w:id="526329069">
              <w:marLeft w:val="0"/>
              <w:marRight w:val="0"/>
              <w:marTop w:val="0"/>
              <w:marBottom w:val="0"/>
              <w:divBdr>
                <w:top w:val="none" w:sz="0" w:space="0" w:color="auto"/>
                <w:left w:val="none" w:sz="0" w:space="0" w:color="auto"/>
                <w:bottom w:val="none" w:sz="0" w:space="0" w:color="auto"/>
                <w:right w:val="none" w:sz="0" w:space="0" w:color="auto"/>
              </w:divBdr>
            </w:div>
            <w:div w:id="529336670">
              <w:marLeft w:val="0"/>
              <w:marRight w:val="0"/>
              <w:marTop w:val="0"/>
              <w:marBottom w:val="0"/>
              <w:divBdr>
                <w:top w:val="none" w:sz="0" w:space="0" w:color="auto"/>
                <w:left w:val="none" w:sz="0" w:space="0" w:color="auto"/>
                <w:bottom w:val="none" w:sz="0" w:space="0" w:color="auto"/>
                <w:right w:val="none" w:sz="0" w:space="0" w:color="auto"/>
              </w:divBdr>
            </w:div>
            <w:div w:id="531693634">
              <w:marLeft w:val="0"/>
              <w:marRight w:val="0"/>
              <w:marTop w:val="0"/>
              <w:marBottom w:val="0"/>
              <w:divBdr>
                <w:top w:val="none" w:sz="0" w:space="0" w:color="auto"/>
                <w:left w:val="none" w:sz="0" w:space="0" w:color="auto"/>
                <w:bottom w:val="none" w:sz="0" w:space="0" w:color="auto"/>
                <w:right w:val="none" w:sz="0" w:space="0" w:color="auto"/>
              </w:divBdr>
            </w:div>
            <w:div w:id="533419388">
              <w:marLeft w:val="0"/>
              <w:marRight w:val="0"/>
              <w:marTop w:val="0"/>
              <w:marBottom w:val="0"/>
              <w:divBdr>
                <w:top w:val="none" w:sz="0" w:space="0" w:color="auto"/>
                <w:left w:val="none" w:sz="0" w:space="0" w:color="auto"/>
                <w:bottom w:val="none" w:sz="0" w:space="0" w:color="auto"/>
                <w:right w:val="none" w:sz="0" w:space="0" w:color="auto"/>
              </w:divBdr>
            </w:div>
            <w:div w:id="533663834">
              <w:marLeft w:val="0"/>
              <w:marRight w:val="0"/>
              <w:marTop w:val="0"/>
              <w:marBottom w:val="0"/>
              <w:divBdr>
                <w:top w:val="none" w:sz="0" w:space="0" w:color="auto"/>
                <w:left w:val="none" w:sz="0" w:space="0" w:color="auto"/>
                <w:bottom w:val="none" w:sz="0" w:space="0" w:color="auto"/>
                <w:right w:val="none" w:sz="0" w:space="0" w:color="auto"/>
              </w:divBdr>
            </w:div>
            <w:div w:id="541865218">
              <w:marLeft w:val="0"/>
              <w:marRight w:val="0"/>
              <w:marTop w:val="0"/>
              <w:marBottom w:val="0"/>
              <w:divBdr>
                <w:top w:val="none" w:sz="0" w:space="0" w:color="auto"/>
                <w:left w:val="none" w:sz="0" w:space="0" w:color="auto"/>
                <w:bottom w:val="none" w:sz="0" w:space="0" w:color="auto"/>
                <w:right w:val="none" w:sz="0" w:space="0" w:color="auto"/>
              </w:divBdr>
            </w:div>
            <w:div w:id="542986669">
              <w:marLeft w:val="0"/>
              <w:marRight w:val="0"/>
              <w:marTop w:val="0"/>
              <w:marBottom w:val="0"/>
              <w:divBdr>
                <w:top w:val="none" w:sz="0" w:space="0" w:color="auto"/>
                <w:left w:val="none" w:sz="0" w:space="0" w:color="auto"/>
                <w:bottom w:val="none" w:sz="0" w:space="0" w:color="auto"/>
                <w:right w:val="none" w:sz="0" w:space="0" w:color="auto"/>
              </w:divBdr>
            </w:div>
            <w:div w:id="544565037">
              <w:marLeft w:val="0"/>
              <w:marRight w:val="0"/>
              <w:marTop w:val="0"/>
              <w:marBottom w:val="0"/>
              <w:divBdr>
                <w:top w:val="none" w:sz="0" w:space="0" w:color="auto"/>
                <w:left w:val="none" w:sz="0" w:space="0" w:color="auto"/>
                <w:bottom w:val="none" w:sz="0" w:space="0" w:color="auto"/>
                <w:right w:val="none" w:sz="0" w:space="0" w:color="auto"/>
              </w:divBdr>
            </w:div>
            <w:div w:id="545070291">
              <w:marLeft w:val="0"/>
              <w:marRight w:val="0"/>
              <w:marTop w:val="0"/>
              <w:marBottom w:val="0"/>
              <w:divBdr>
                <w:top w:val="none" w:sz="0" w:space="0" w:color="auto"/>
                <w:left w:val="none" w:sz="0" w:space="0" w:color="auto"/>
                <w:bottom w:val="none" w:sz="0" w:space="0" w:color="auto"/>
                <w:right w:val="none" w:sz="0" w:space="0" w:color="auto"/>
              </w:divBdr>
            </w:div>
            <w:div w:id="548029603">
              <w:marLeft w:val="0"/>
              <w:marRight w:val="0"/>
              <w:marTop w:val="0"/>
              <w:marBottom w:val="0"/>
              <w:divBdr>
                <w:top w:val="none" w:sz="0" w:space="0" w:color="auto"/>
                <w:left w:val="none" w:sz="0" w:space="0" w:color="auto"/>
                <w:bottom w:val="none" w:sz="0" w:space="0" w:color="auto"/>
                <w:right w:val="none" w:sz="0" w:space="0" w:color="auto"/>
              </w:divBdr>
            </w:div>
            <w:div w:id="548612269">
              <w:marLeft w:val="0"/>
              <w:marRight w:val="0"/>
              <w:marTop w:val="0"/>
              <w:marBottom w:val="0"/>
              <w:divBdr>
                <w:top w:val="none" w:sz="0" w:space="0" w:color="auto"/>
                <w:left w:val="none" w:sz="0" w:space="0" w:color="auto"/>
                <w:bottom w:val="none" w:sz="0" w:space="0" w:color="auto"/>
                <w:right w:val="none" w:sz="0" w:space="0" w:color="auto"/>
              </w:divBdr>
            </w:div>
            <w:div w:id="549224348">
              <w:marLeft w:val="0"/>
              <w:marRight w:val="0"/>
              <w:marTop w:val="0"/>
              <w:marBottom w:val="0"/>
              <w:divBdr>
                <w:top w:val="none" w:sz="0" w:space="0" w:color="auto"/>
                <w:left w:val="none" w:sz="0" w:space="0" w:color="auto"/>
                <w:bottom w:val="none" w:sz="0" w:space="0" w:color="auto"/>
                <w:right w:val="none" w:sz="0" w:space="0" w:color="auto"/>
              </w:divBdr>
            </w:div>
            <w:div w:id="552428227">
              <w:marLeft w:val="0"/>
              <w:marRight w:val="0"/>
              <w:marTop w:val="0"/>
              <w:marBottom w:val="0"/>
              <w:divBdr>
                <w:top w:val="none" w:sz="0" w:space="0" w:color="auto"/>
                <w:left w:val="none" w:sz="0" w:space="0" w:color="auto"/>
                <w:bottom w:val="none" w:sz="0" w:space="0" w:color="auto"/>
                <w:right w:val="none" w:sz="0" w:space="0" w:color="auto"/>
              </w:divBdr>
            </w:div>
            <w:div w:id="556165500">
              <w:marLeft w:val="0"/>
              <w:marRight w:val="0"/>
              <w:marTop w:val="0"/>
              <w:marBottom w:val="0"/>
              <w:divBdr>
                <w:top w:val="none" w:sz="0" w:space="0" w:color="auto"/>
                <w:left w:val="none" w:sz="0" w:space="0" w:color="auto"/>
                <w:bottom w:val="none" w:sz="0" w:space="0" w:color="auto"/>
                <w:right w:val="none" w:sz="0" w:space="0" w:color="auto"/>
              </w:divBdr>
            </w:div>
            <w:div w:id="556429414">
              <w:marLeft w:val="0"/>
              <w:marRight w:val="0"/>
              <w:marTop w:val="0"/>
              <w:marBottom w:val="0"/>
              <w:divBdr>
                <w:top w:val="none" w:sz="0" w:space="0" w:color="auto"/>
                <w:left w:val="none" w:sz="0" w:space="0" w:color="auto"/>
                <w:bottom w:val="none" w:sz="0" w:space="0" w:color="auto"/>
                <w:right w:val="none" w:sz="0" w:space="0" w:color="auto"/>
              </w:divBdr>
            </w:div>
            <w:div w:id="558057237">
              <w:marLeft w:val="0"/>
              <w:marRight w:val="0"/>
              <w:marTop w:val="0"/>
              <w:marBottom w:val="0"/>
              <w:divBdr>
                <w:top w:val="none" w:sz="0" w:space="0" w:color="auto"/>
                <w:left w:val="none" w:sz="0" w:space="0" w:color="auto"/>
                <w:bottom w:val="none" w:sz="0" w:space="0" w:color="auto"/>
                <w:right w:val="none" w:sz="0" w:space="0" w:color="auto"/>
              </w:divBdr>
            </w:div>
            <w:div w:id="560219255">
              <w:marLeft w:val="0"/>
              <w:marRight w:val="0"/>
              <w:marTop w:val="0"/>
              <w:marBottom w:val="0"/>
              <w:divBdr>
                <w:top w:val="none" w:sz="0" w:space="0" w:color="auto"/>
                <w:left w:val="none" w:sz="0" w:space="0" w:color="auto"/>
                <w:bottom w:val="none" w:sz="0" w:space="0" w:color="auto"/>
                <w:right w:val="none" w:sz="0" w:space="0" w:color="auto"/>
              </w:divBdr>
            </w:div>
            <w:div w:id="561411621">
              <w:marLeft w:val="0"/>
              <w:marRight w:val="0"/>
              <w:marTop w:val="0"/>
              <w:marBottom w:val="0"/>
              <w:divBdr>
                <w:top w:val="none" w:sz="0" w:space="0" w:color="auto"/>
                <w:left w:val="none" w:sz="0" w:space="0" w:color="auto"/>
                <w:bottom w:val="none" w:sz="0" w:space="0" w:color="auto"/>
                <w:right w:val="none" w:sz="0" w:space="0" w:color="auto"/>
              </w:divBdr>
            </w:div>
            <w:div w:id="561671800">
              <w:marLeft w:val="0"/>
              <w:marRight w:val="0"/>
              <w:marTop w:val="0"/>
              <w:marBottom w:val="0"/>
              <w:divBdr>
                <w:top w:val="none" w:sz="0" w:space="0" w:color="auto"/>
                <w:left w:val="none" w:sz="0" w:space="0" w:color="auto"/>
                <w:bottom w:val="none" w:sz="0" w:space="0" w:color="auto"/>
                <w:right w:val="none" w:sz="0" w:space="0" w:color="auto"/>
              </w:divBdr>
            </w:div>
            <w:div w:id="563760985">
              <w:marLeft w:val="0"/>
              <w:marRight w:val="0"/>
              <w:marTop w:val="0"/>
              <w:marBottom w:val="0"/>
              <w:divBdr>
                <w:top w:val="none" w:sz="0" w:space="0" w:color="auto"/>
                <w:left w:val="none" w:sz="0" w:space="0" w:color="auto"/>
                <w:bottom w:val="none" w:sz="0" w:space="0" w:color="auto"/>
                <w:right w:val="none" w:sz="0" w:space="0" w:color="auto"/>
              </w:divBdr>
            </w:div>
            <w:div w:id="565797479">
              <w:marLeft w:val="0"/>
              <w:marRight w:val="0"/>
              <w:marTop w:val="0"/>
              <w:marBottom w:val="0"/>
              <w:divBdr>
                <w:top w:val="none" w:sz="0" w:space="0" w:color="auto"/>
                <w:left w:val="none" w:sz="0" w:space="0" w:color="auto"/>
                <w:bottom w:val="none" w:sz="0" w:space="0" w:color="auto"/>
                <w:right w:val="none" w:sz="0" w:space="0" w:color="auto"/>
              </w:divBdr>
            </w:div>
            <w:div w:id="566309063">
              <w:marLeft w:val="0"/>
              <w:marRight w:val="0"/>
              <w:marTop w:val="0"/>
              <w:marBottom w:val="0"/>
              <w:divBdr>
                <w:top w:val="none" w:sz="0" w:space="0" w:color="auto"/>
                <w:left w:val="none" w:sz="0" w:space="0" w:color="auto"/>
                <w:bottom w:val="none" w:sz="0" w:space="0" w:color="auto"/>
                <w:right w:val="none" w:sz="0" w:space="0" w:color="auto"/>
              </w:divBdr>
            </w:div>
            <w:div w:id="567303102">
              <w:marLeft w:val="0"/>
              <w:marRight w:val="0"/>
              <w:marTop w:val="0"/>
              <w:marBottom w:val="0"/>
              <w:divBdr>
                <w:top w:val="none" w:sz="0" w:space="0" w:color="auto"/>
                <w:left w:val="none" w:sz="0" w:space="0" w:color="auto"/>
                <w:bottom w:val="none" w:sz="0" w:space="0" w:color="auto"/>
                <w:right w:val="none" w:sz="0" w:space="0" w:color="auto"/>
              </w:divBdr>
            </w:div>
            <w:div w:id="567305331">
              <w:marLeft w:val="0"/>
              <w:marRight w:val="0"/>
              <w:marTop w:val="0"/>
              <w:marBottom w:val="0"/>
              <w:divBdr>
                <w:top w:val="none" w:sz="0" w:space="0" w:color="auto"/>
                <w:left w:val="none" w:sz="0" w:space="0" w:color="auto"/>
                <w:bottom w:val="none" w:sz="0" w:space="0" w:color="auto"/>
                <w:right w:val="none" w:sz="0" w:space="0" w:color="auto"/>
              </w:divBdr>
            </w:div>
            <w:div w:id="567568379">
              <w:marLeft w:val="0"/>
              <w:marRight w:val="0"/>
              <w:marTop w:val="0"/>
              <w:marBottom w:val="0"/>
              <w:divBdr>
                <w:top w:val="none" w:sz="0" w:space="0" w:color="auto"/>
                <w:left w:val="none" w:sz="0" w:space="0" w:color="auto"/>
                <w:bottom w:val="none" w:sz="0" w:space="0" w:color="auto"/>
                <w:right w:val="none" w:sz="0" w:space="0" w:color="auto"/>
              </w:divBdr>
              <w:divsChild>
                <w:div w:id="211380930">
                  <w:marLeft w:val="0"/>
                  <w:marRight w:val="0"/>
                  <w:marTop w:val="0"/>
                  <w:marBottom w:val="0"/>
                  <w:divBdr>
                    <w:top w:val="none" w:sz="0" w:space="0" w:color="auto"/>
                    <w:left w:val="none" w:sz="0" w:space="0" w:color="auto"/>
                    <w:bottom w:val="none" w:sz="0" w:space="0" w:color="auto"/>
                    <w:right w:val="none" w:sz="0" w:space="0" w:color="auto"/>
                  </w:divBdr>
                </w:div>
                <w:div w:id="562102590">
                  <w:marLeft w:val="0"/>
                  <w:marRight w:val="0"/>
                  <w:marTop w:val="0"/>
                  <w:marBottom w:val="0"/>
                  <w:divBdr>
                    <w:top w:val="none" w:sz="0" w:space="0" w:color="auto"/>
                    <w:left w:val="none" w:sz="0" w:space="0" w:color="auto"/>
                    <w:bottom w:val="none" w:sz="0" w:space="0" w:color="auto"/>
                    <w:right w:val="none" w:sz="0" w:space="0" w:color="auto"/>
                  </w:divBdr>
                </w:div>
                <w:div w:id="701369065">
                  <w:marLeft w:val="0"/>
                  <w:marRight w:val="0"/>
                  <w:marTop w:val="0"/>
                  <w:marBottom w:val="0"/>
                  <w:divBdr>
                    <w:top w:val="none" w:sz="0" w:space="0" w:color="auto"/>
                    <w:left w:val="none" w:sz="0" w:space="0" w:color="auto"/>
                    <w:bottom w:val="none" w:sz="0" w:space="0" w:color="auto"/>
                    <w:right w:val="none" w:sz="0" w:space="0" w:color="auto"/>
                  </w:divBdr>
                </w:div>
                <w:div w:id="1282762346">
                  <w:marLeft w:val="0"/>
                  <w:marRight w:val="0"/>
                  <w:marTop w:val="0"/>
                  <w:marBottom w:val="0"/>
                  <w:divBdr>
                    <w:top w:val="none" w:sz="0" w:space="0" w:color="auto"/>
                    <w:left w:val="none" w:sz="0" w:space="0" w:color="auto"/>
                    <w:bottom w:val="none" w:sz="0" w:space="0" w:color="auto"/>
                    <w:right w:val="none" w:sz="0" w:space="0" w:color="auto"/>
                  </w:divBdr>
                </w:div>
              </w:divsChild>
            </w:div>
            <w:div w:id="572854945">
              <w:marLeft w:val="0"/>
              <w:marRight w:val="0"/>
              <w:marTop w:val="0"/>
              <w:marBottom w:val="0"/>
              <w:divBdr>
                <w:top w:val="none" w:sz="0" w:space="0" w:color="auto"/>
                <w:left w:val="none" w:sz="0" w:space="0" w:color="auto"/>
                <w:bottom w:val="none" w:sz="0" w:space="0" w:color="auto"/>
                <w:right w:val="none" w:sz="0" w:space="0" w:color="auto"/>
              </w:divBdr>
            </w:div>
            <w:div w:id="573583627">
              <w:marLeft w:val="0"/>
              <w:marRight w:val="0"/>
              <w:marTop w:val="0"/>
              <w:marBottom w:val="0"/>
              <w:divBdr>
                <w:top w:val="none" w:sz="0" w:space="0" w:color="auto"/>
                <w:left w:val="none" w:sz="0" w:space="0" w:color="auto"/>
                <w:bottom w:val="none" w:sz="0" w:space="0" w:color="auto"/>
                <w:right w:val="none" w:sz="0" w:space="0" w:color="auto"/>
              </w:divBdr>
            </w:div>
            <w:div w:id="574316793">
              <w:marLeft w:val="0"/>
              <w:marRight w:val="0"/>
              <w:marTop w:val="0"/>
              <w:marBottom w:val="0"/>
              <w:divBdr>
                <w:top w:val="none" w:sz="0" w:space="0" w:color="auto"/>
                <w:left w:val="none" w:sz="0" w:space="0" w:color="auto"/>
                <w:bottom w:val="none" w:sz="0" w:space="0" w:color="auto"/>
                <w:right w:val="none" w:sz="0" w:space="0" w:color="auto"/>
              </w:divBdr>
            </w:div>
            <w:div w:id="574708037">
              <w:marLeft w:val="0"/>
              <w:marRight w:val="0"/>
              <w:marTop w:val="0"/>
              <w:marBottom w:val="0"/>
              <w:divBdr>
                <w:top w:val="none" w:sz="0" w:space="0" w:color="auto"/>
                <w:left w:val="none" w:sz="0" w:space="0" w:color="auto"/>
                <w:bottom w:val="none" w:sz="0" w:space="0" w:color="auto"/>
                <w:right w:val="none" w:sz="0" w:space="0" w:color="auto"/>
              </w:divBdr>
            </w:div>
            <w:div w:id="576745948">
              <w:marLeft w:val="0"/>
              <w:marRight w:val="0"/>
              <w:marTop w:val="0"/>
              <w:marBottom w:val="0"/>
              <w:divBdr>
                <w:top w:val="none" w:sz="0" w:space="0" w:color="auto"/>
                <w:left w:val="none" w:sz="0" w:space="0" w:color="auto"/>
                <w:bottom w:val="none" w:sz="0" w:space="0" w:color="auto"/>
                <w:right w:val="none" w:sz="0" w:space="0" w:color="auto"/>
              </w:divBdr>
            </w:div>
            <w:div w:id="580991469">
              <w:marLeft w:val="0"/>
              <w:marRight w:val="0"/>
              <w:marTop w:val="0"/>
              <w:marBottom w:val="0"/>
              <w:divBdr>
                <w:top w:val="none" w:sz="0" w:space="0" w:color="auto"/>
                <w:left w:val="none" w:sz="0" w:space="0" w:color="auto"/>
                <w:bottom w:val="none" w:sz="0" w:space="0" w:color="auto"/>
                <w:right w:val="none" w:sz="0" w:space="0" w:color="auto"/>
              </w:divBdr>
            </w:div>
            <w:div w:id="581451225">
              <w:marLeft w:val="0"/>
              <w:marRight w:val="0"/>
              <w:marTop w:val="0"/>
              <w:marBottom w:val="0"/>
              <w:divBdr>
                <w:top w:val="none" w:sz="0" w:space="0" w:color="auto"/>
                <w:left w:val="none" w:sz="0" w:space="0" w:color="auto"/>
                <w:bottom w:val="none" w:sz="0" w:space="0" w:color="auto"/>
                <w:right w:val="none" w:sz="0" w:space="0" w:color="auto"/>
              </w:divBdr>
            </w:div>
            <w:div w:id="583076836">
              <w:marLeft w:val="0"/>
              <w:marRight w:val="0"/>
              <w:marTop w:val="360"/>
              <w:marBottom w:val="0"/>
              <w:divBdr>
                <w:top w:val="single" w:sz="6" w:space="0" w:color="auto"/>
                <w:left w:val="single" w:sz="6" w:space="0" w:color="auto"/>
                <w:bottom w:val="single" w:sz="6" w:space="0" w:color="auto"/>
                <w:right w:val="single" w:sz="6" w:space="0" w:color="auto"/>
              </w:divBdr>
            </w:div>
            <w:div w:id="583495743">
              <w:marLeft w:val="0"/>
              <w:marRight w:val="0"/>
              <w:marTop w:val="0"/>
              <w:marBottom w:val="0"/>
              <w:divBdr>
                <w:top w:val="none" w:sz="0" w:space="0" w:color="auto"/>
                <w:left w:val="none" w:sz="0" w:space="0" w:color="auto"/>
                <w:bottom w:val="none" w:sz="0" w:space="0" w:color="auto"/>
                <w:right w:val="none" w:sz="0" w:space="0" w:color="auto"/>
              </w:divBdr>
            </w:div>
            <w:div w:id="587999974">
              <w:marLeft w:val="0"/>
              <w:marRight w:val="0"/>
              <w:marTop w:val="0"/>
              <w:marBottom w:val="0"/>
              <w:divBdr>
                <w:top w:val="none" w:sz="0" w:space="0" w:color="auto"/>
                <w:left w:val="none" w:sz="0" w:space="0" w:color="auto"/>
                <w:bottom w:val="none" w:sz="0" w:space="0" w:color="auto"/>
                <w:right w:val="none" w:sz="0" w:space="0" w:color="auto"/>
              </w:divBdr>
            </w:div>
            <w:div w:id="588151740">
              <w:marLeft w:val="0"/>
              <w:marRight w:val="0"/>
              <w:marTop w:val="0"/>
              <w:marBottom w:val="0"/>
              <w:divBdr>
                <w:top w:val="none" w:sz="0" w:space="0" w:color="auto"/>
                <w:left w:val="none" w:sz="0" w:space="0" w:color="auto"/>
                <w:bottom w:val="none" w:sz="0" w:space="0" w:color="auto"/>
                <w:right w:val="none" w:sz="0" w:space="0" w:color="auto"/>
              </w:divBdr>
            </w:div>
            <w:div w:id="588152517">
              <w:marLeft w:val="0"/>
              <w:marRight w:val="0"/>
              <w:marTop w:val="0"/>
              <w:marBottom w:val="0"/>
              <w:divBdr>
                <w:top w:val="none" w:sz="0" w:space="0" w:color="auto"/>
                <w:left w:val="none" w:sz="0" w:space="0" w:color="auto"/>
                <w:bottom w:val="none" w:sz="0" w:space="0" w:color="auto"/>
                <w:right w:val="none" w:sz="0" w:space="0" w:color="auto"/>
              </w:divBdr>
            </w:div>
            <w:div w:id="588347173">
              <w:marLeft w:val="0"/>
              <w:marRight w:val="0"/>
              <w:marTop w:val="0"/>
              <w:marBottom w:val="0"/>
              <w:divBdr>
                <w:top w:val="none" w:sz="0" w:space="0" w:color="auto"/>
                <w:left w:val="none" w:sz="0" w:space="0" w:color="auto"/>
                <w:bottom w:val="none" w:sz="0" w:space="0" w:color="auto"/>
                <w:right w:val="none" w:sz="0" w:space="0" w:color="auto"/>
              </w:divBdr>
            </w:div>
            <w:div w:id="589848286">
              <w:marLeft w:val="0"/>
              <w:marRight w:val="0"/>
              <w:marTop w:val="0"/>
              <w:marBottom w:val="0"/>
              <w:divBdr>
                <w:top w:val="none" w:sz="0" w:space="0" w:color="auto"/>
                <w:left w:val="none" w:sz="0" w:space="0" w:color="auto"/>
                <w:bottom w:val="none" w:sz="0" w:space="0" w:color="auto"/>
                <w:right w:val="none" w:sz="0" w:space="0" w:color="auto"/>
              </w:divBdr>
            </w:div>
            <w:div w:id="591935490">
              <w:marLeft w:val="0"/>
              <w:marRight w:val="0"/>
              <w:marTop w:val="0"/>
              <w:marBottom w:val="0"/>
              <w:divBdr>
                <w:top w:val="none" w:sz="0" w:space="0" w:color="auto"/>
                <w:left w:val="none" w:sz="0" w:space="0" w:color="auto"/>
                <w:bottom w:val="none" w:sz="0" w:space="0" w:color="auto"/>
                <w:right w:val="none" w:sz="0" w:space="0" w:color="auto"/>
              </w:divBdr>
            </w:div>
            <w:div w:id="593708007">
              <w:marLeft w:val="0"/>
              <w:marRight w:val="0"/>
              <w:marTop w:val="0"/>
              <w:marBottom w:val="0"/>
              <w:divBdr>
                <w:top w:val="none" w:sz="0" w:space="0" w:color="auto"/>
                <w:left w:val="none" w:sz="0" w:space="0" w:color="auto"/>
                <w:bottom w:val="none" w:sz="0" w:space="0" w:color="auto"/>
                <w:right w:val="none" w:sz="0" w:space="0" w:color="auto"/>
              </w:divBdr>
            </w:div>
            <w:div w:id="594674694">
              <w:marLeft w:val="0"/>
              <w:marRight w:val="0"/>
              <w:marTop w:val="0"/>
              <w:marBottom w:val="0"/>
              <w:divBdr>
                <w:top w:val="none" w:sz="0" w:space="0" w:color="auto"/>
                <w:left w:val="none" w:sz="0" w:space="0" w:color="auto"/>
                <w:bottom w:val="none" w:sz="0" w:space="0" w:color="auto"/>
                <w:right w:val="none" w:sz="0" w:space="0" w:color="auto"/>
              </w:divBdr>
            </w:div>
            <w:div w:id="594753434">
              <w:marLeft w:val="0"/>
              <w:marRight w:val="0"/>
              <w:marTop w:val="0"/>
              <w:marBottom w:val="0"/>
              <w:divBdr>
                <w:top w:val="none" w:sz="0" w:space="0" w:color="auto"/>
                <w:left w:val="none" w:sz="0" w:space="0" w:color="auto"/>
                <w:bottom w:val="none" w:sz="0" w:space="0" w:color="auto"/>
                <w:right w:val="none" w:sz="0" w:space="0" w:color="auto"/>
              </w:divBdr>
            </w:div>
            <w:div w:id="597639362">
              <w:marLeft w:val="0"/>
              <w:marRight w:val="0"/>
              <w:marTop w:val="0"/>
              <w:marBottom w:val="0"/>
              <w:divBdr>
                <w:top w:val="none" w:sz="0" w:space="0" w:color="auto"/>
                <w:left w:val="none" w:sz="0" w:space="0" w:color="auto"/>
                <w:bottom w:val="none" w:sz="0" w:space="0" w:color="auto"/>
                <w:right w:val="none" w:sz="0" w:space="0" w:color="auto"/>
              </w:divBdr>
            </w:div>
            <w:div w:id="603072067">
              <w:marLeft w:val="0"/>
              <w:marRight w:val="0"/>
              <w:marTop w:val="0"/>
              <w:marBottom w:val="0"/>
              <w:divBdr>
                <w:top w:val="none" w:sz="0" w:space="0" w:color="auto"/>
                <w:left w:val="none" w:sz="0" w:space="0" w:color="auto"/>
                <w:bottom w:val="none" w:sz="0" w:space="0" w:color="auto"/>
                <w:right w:val="none" w:sz="0" w:space="0" w:color="auto"/>
              </w:divBdr>
            </w:div>
            <w:div w:id="603613520">
              <w:marLeft w:val="0"/>
              <w:marRight w:val="0"/>
              <w:marTop w:val="0"/>
              <w:marBottom w:val="0"/>
              <w:divBdr>
                <w:top w:val="none" w:sz="0" w:space="0" w:color="auto"/>
                <w:left w:val="none" w:sz="0" w:space="0" w:color="auto"/>
                <w:bottom w:val="none" w:sz="0" w:space="0" w:color="auto"/>
                <w:right w:val="none" w:sz="0" w:space="0" w:color="auto"/>
              </w:divBdr>
            </w:div>
            <w:div w:id="604927248">
              <w:marLeft w:val="0"/>
              <w:marRight w:val="0"/>
              <w:marTop w:val="0"/>
              <w:marBottom w:val="0"/>
              <w:divBdr>
                <w:top w:val="none" w:sz="0" w:space="0" w:color="auto"/>
                <w:left w:val="none" w:sz="0" w:space="0" w:color="auto"/>
                <w:bottom w:val="none" w:sz="0" w:space="0" w:color="auto"/>
                <w:right w:val="none" w:sz="0" w:space="0" w:color="auto"/>
              </w:divBdr>
            </w:div>
            <w:div w:id="605894809">
              <w:marLeft w:val="0"/>
              <w:marRight w:val="0"/>
              <w:marTop w:val="0"/>
              <w:marBottom w:val="0"/>
              <w:divBdr>
                <w:top w:val="none" w:sz="0" w:space="0" w:color="auto"/>
                <w:left w:val="none" w:sz="0" w:space="0" w:color="auto"/>
                <w:bottom w:val="none" w:sz="0" w:space="0" w:color="auto"/>
                <w:right w:val="none" w:sz="0" w:space="0" w:color="auto"/>
              </w:divBdr>
            </w:div>
            <w:div w:id="605965123">
              <w:marLeft w:val="0"/>
              <w:marRight w:val="0"/>
              <w:marTop w:val="0"/>
              <w:marBottom w:val="0"/>
              <w:divBdr>
                <w:top w:val="none" w:sz="0" w:space="0" w:color="auto"/>
                <w:left w:val="none" w:sz="0" w:space="0" w:color="auto"/>
                <w:bottom w:val="none" w:sz="0" w:space="0" w:color="auto"/>
                <w:right w:val="none" w:sz="0" w:space="0" w:color="auto"/>
              </w:divBdr>
            </w:div>
            <w:div w:id="606162996">
              <w:marLeft w:val="0"/>
              <w:marRight w:val="0"/>
              <w:marTop w:val="0"/>
              <w:marBottom w:val="0"/>
              <w:divBdr>
                <w:top w:val="none" w:sz="0" w:space="0" w:color="auto"/>
                <w:left w:val="none" w:sz="0" w:space="0" w:color="auto"/>
                <w:bottom w:val="none" w:sz="0" w:space="0" w:color="auto"/>
                <w:right w:val="none" w:sz="0" w:space="0" w:color="auto"/>
              </w:divBdr>
            </w:div>
            <w:div w:id="606500603">
              <w:marLeft w:val="0"/>
              <w:marRight w:val="0"/>
              <w:marTop w:val="0"/>
              <w:marBottom w:val="0"/>
              <w:divBdr>
                <w:top w:val="none" w:sz="0" w:space="0" w:color="auto"/>
                <w:left w:val="none" w:sz="0" w:space="0" w:color="auto"/>
                <w:bottom w:val="none" w:sz="0" w:space="0" w:color="auto"/>
                <w:right w:val="none" w:sz="0" w:space="0" w:color="auto"/>
              </w:divBdr>
            </w:div>
            <w:div w:id="608120580">
              <w:marLeft w:val="0"/>
              <w:marRight w:val="0"/>
              <w:marTop w:val="0"/>
              <w:marBottom w:val="0"/>
              <w:divBdr>
                <w:top w:val="none" w:sz="0" w:space="0" w:color="auto"/>
                <w:left w:val="none" w:sz="0" w:space="0" w:color="auto"/>
                <w:bottom w:val="none" w:sz="0" w:space="0" w:color="auto"/>
                <w:right w:val="none" w:sz="0" w:space="0" w:color="auto"/>
              </w:divBdr>
            </w:div>
            <w:div w:id="610480964">
              <w:marLeft w:val="0"/>
              <w:marRight w:val="0"/>
              <w:marTop w:val="0"/>
              <w:marBottom w:val="0"/>
              <w:divBdr>
                <w:top w:val="none" w:sz="0" w:space="0" w:color="auto"/>
                <w:left w:val="none" w:sz="0" w:space="0" w:color="auto"/>
                <w:bottom w:val="none" w:sz="0" w:space="0" w:color="auto"/>
                <w:right w:val="none" w:sz="0" w:space="0" w:color="auto"/>
              </w:divBdr>
            </w:div>
            <w:div w:id="611740495">
              <w:marLeft w:val="0"/>
              <w:marRight w:val="0"/>
              <w:marTop w:val="0"/>
              <w:marBottom w:val="0"/>
              <w:divBdr>
                <w:top w:val="none" w:sz="0" w:space="0" w:color="auto"/>
                <w:left w:val="none" w:sz="0" w:space="0" w:color="auto"/>
                <w:bottom w:val="none" w:sz="0" w:space="0" w:color="auto"/>
                <w:right w:val="none" w:sz="0" w:space="0" w:color="auto"/>
              </w:divBdr>
            </w:div>
            <w:div w:id="611983634">
              <w:marLeft w:val="0"/>
              <w:marRight w:val="0"/>
              <w:marTop w:val="0"/>
              <w:marBottom w:val="0"/>
              <w:divBdr>
                <w:top w:val="none" w:sz="0" w:space="0" w:color="auto"/>
                <w:left w:val="none" w:sz="0" w:space="0" w:color="auto"/>
                <w:bottom w:val="none" w:sz="0" w:space="0" w:color="auto"/>
                <w:right w:val="none" w:sz="0" w:space="0" w:color="auto"/>
              </w:divBdr>
            </w:div>
            <w:div w:id="612327799">
              <w:marLeft w:val="0"/>
              <w:marRight w:val="0"/>
              <w:marTop w:val="0"/>
              <w:marBottom w:val="0"/>
              <w:divBdr>
                <w:top w:val="none" w:sz="0" w:space="0" w:color="auto"/>
                <w:left w:val="none" w:sz="0" w:space="0" w:color="auto"/>
                <w:bottom w:val="none" w:sz="0" w:space="0" w:color="auto"/>
                <w:right w:val="none" w:sz="0" w:space="0" w:color="auto"/>
              </w:divBdr>
            </w:div>
            <w:div w:id="613292547">
              <w:marLeft w:val="0"/>
              <w:marRight w:val="0"/>
              <w:marTop w:val="0"/>
              <w:marBottom w:val="0"/>
              <w:divBdr>
                <w:top w:val="none" w:sz="0" w:space="0" w:color="auto"/>
                <w:left w:val="none" w:sz="0" w:space="0" w:color="auto"/>
                <w:bottom w:val="none" w:sz="0" w:space="0" w:color="auto"/>
                <w:right w:val="none" w:sz="0" w:space="0" w:color="auto"/>
              </w:divBdr>
            </w:div>
            <w:div w:id="614747636">
              <w:marLeft w:val="0"/>
              <w:marRight w:val="0"/>
              <w:marTop w:val="0"/>
              <w:marBottom w:val="0"/>
              <w:divBdr>
                <w:top w:val="none" w:sz="0" w:space="0" w:color="auto"/>
                <w:left w:val="none" w:sz="0" w:space="0" w:color="auto"/>
                <w:bottom w:val="none" w:sz="0" w:space="0" w:color="auto"/>
                <w:right w:val="none" w:sz="0" w:space="0" w:color="auto"/>
              </w:divBdr>
            </w:div>
            <w:div w:id="617223876">
              <w:marLeft w:val="0"/>
              <w:marRight w:val="0"/>
              <w:marTop w:val="0"/>
              <w:marBottom w:val="0"/>
              <w:divBdr>
                <w:top w:val="none" w:sz="0" w:space="0" w:color="auto"/>
                <w:left w:val="none" w:sz="0" w:space="0" w:color="auto"/>
                <w:bottom w:val="none" w:sz="0" w:space="0" w:color="auto"/>
                <w:right w:val="none" w:sz="0" w:space="0" w:color="auto"/>
              </w:divBdr>
            </w:div>
            <w:div w:id="618026057">
              <w:marLeft w:val="0"/>
              <w:marRight w:val="0"/>
              <w:marTop w:val="0"/>
              <w:marBottom w:val="0"/>
              <w:divBdr>
                <w:top w:val="none" w:sz="0" w:space="0" w:color="auto"/>
                <w:left w:val="none" w:sz="0" w:space="0" w:color="auto"/>
                <w:bottom w:val="none" w:sz="0" w:space="0" w:color="auto"/>
                <w:right w:val="none" w:sz="0" w:space="0" w:color="auto"/>
              </w:divBdr>
            </w:div>
            <w:div w:id="618489776">
              <w:marLeft w:val="0"/>
              <w:marRight w:val="0"/>
              <w:marTop w:val="0"/>
              <w:marBottom w:val="0"/>
              <w:divBdr>
                <w:top w:val="none" w:sz="0" w:space="0" w:color="auto"/>
                <w:left w:val="none" w:sz="0" w:space="0" w:color="auto"/>
                <w:bottom w:val="none" w:sz="0" w:space="0" w:color="auto"/>
                <w:right w:val="none" w:sz="0" w:space="0" w:color="auto"/>
              </w:divBdr>
            </w:div>
            <w:div w:id="618726025">
              <w:marLeft w:val="0"/>
              <w:marRight w:val="0"/>
              <w:marTop w:val="0"/>
              <w:marBottom w:val="0"/>
              <w:divBdr>
                <w:top w:val="none" w:sz="0" w:space="0" w:color="auto"/>
                <w:left w:val="none" w:sz="0" w:space="0" w:color="auto"/>
                <w:bottom w:val="none" w:sz="0" w:space="0" w:color="auto"/>
                <w:right w:val="none" w:sz="0" w:space="0" w:color="auto"/>
              </w:divBdr>
            </w:div>
            <w:div w:id="619385581">
              <w:marLeft w:val="0"/>
              <w:marRight w:val="0"/>
              <w:marTop w:val="0"/>
              <w:marBottom w:val="0"/>
              <w:divBdr>
                <w:top w:val="none" w:sz="0" w:space="0" w:color="auto"/>
                <w:left w:val="none" w:sz="0" w:space="0" w:color="auto"/>
                <w:bottom w:val="none" w:sz="0" w:space="0" w:color="auto"/>
                <w:right w:val="none" w:sz="0" w:space="0" w:color="auto"/>
              </w:divBdr>
            </w:div>
            <w:div w:id="619411944">
              <w:marLeft w:val="0"/>
              <w:marRight w:val="0"/>
              <w:marTop w:val="0"/>
              <w:marBottom w:val="0"/>
              <w:divBdr>
                <w:top w:val="none" w:sz="0" w:space="0" w:color="auto"/>
                <w:left w:val="none" w:sz="0" w:space="0" w:color="auto"/>
                <w:bottom w:val="none" w:sz="0" w:space="0" w:color="auto"/>
                <w:right w:val="none" w:sz="0" w:space="0" w:color="auto"/>
              </w:divBdr>
            </w:div>
            <w:div w:id="619579727">
              <w:marLeft w:val="0"/>
              <w:marRight w:val="0"/>
              <w:marTop w:val="0"/>
              <w:marBottom w:val="0"/>
              <w:divBdr>
                <w:top w:val="none" w:sz="0" w:space="0" w:color="auto"/>
                <w:left w:val="none" w:sz="0" w:space="0" w:color="auto"/>
                <w:bottom w:val="none" w:sz="0" w:space="0" w:color="auto"/>
                <w:right w:val="none" w:sz="0" w:space="0" w:color="auto"/>
              </w:divBdr>
            </w:div>
            <w:div w:id="620844758">
              <w:marLeft w:val="0"/>
              <w:marRight w:val="0"/>
              <w:marTop w:val="0"/>
              <w:marBottom w:val="0"/>
              <w:divBdr>
                <w:top w:val="none" w:sz="0" w:space="0" w:color="auto"/>
                <w:left w:val="none" w:sz="0" w:space="0" w:color="auto"/>
                <w:bottom w:val="none" w:sz="0" w:space="0" w:color="auto"/>
                <w:right w:val="none" w:sz="0" w:space="0" w:color="auto"/>
              </w:divBdr>
            </w:div>
            <w:div w:id="624773434">
              <w:marLeft w:val="0"/>
              <w:marRight w:val="0"/>
              <w:marTop w:val="0"/>
              <w:marBottom w:val="0"/>
              <w:divBdr>
                <w:top w:val="none" w:sz="0" w:space="0" w:color="auto"/>
                <w:left w:val="none" w:sz="0" w:space="0" w:color="auto"/>
                <w:bottom w:val="none" w:sz="0" w:space="0" w:color="auto"/>
                <w:right w:val="none" w:sz="0" w:space="0" w:color="auto"/>
              </w:divBdr>
            </w:div>
            <w:div w:id="626280029">
              <w:marLeft w:val="0"/>
              <w:marRight w:val="0"/>
              <w:marTop w:val="0"/>
              <w:marBottom w:val="0"/>
              <w:divBdr>
                <w:top w:val="none" w:sz="0" w:space="0" w:color="auto"/>
                <w:left w:val="none" w:sz="0" w:space="0" w:color="auto"/>
                <w:bottom w:val="none" w:sz="0" w:space="0" w:color="auto"/>
                <w:right w:val="none" w:sz="0" w:space="0" w:color="auto"/>
              </w:divBdr>
            </w:div>
            <w:div w:id="628583582">
              <w:marLeft w:val="0"/>
              <w:marRight w:val="0"/>
              <w:marTop w:val="0"/>
              <w:marBottom w:val="0"/>
              <w:divBdr>
                <w:top w:val="none" w:sz="0" w:space="0" w:color="auto"/>
                <w:left w:val="none" w:sz="0" w:space="0" w:color="auto"/>
                <w:bottom w:val="none" w:sz="0" w:space="0" w:color="auto"/>
                <w:right w:val="none" w:sz="0" w:space="0" w:color="auto"/>
              </w:divBdr>
            </w:div>
            <w:div w:id="636758897">
              <w:marLeft w:val="0"/>
              <w:marRight w:val="0"/>
              <w:marTop w:val="0"/>
              <w:marBottom w:val="0"/>
              <w:divBdr>
                <w:top w:val="none" w:sz="0" w:space="0" w:color="auto"/>
                <w:left w:val="none" w:sz="0" w:space="0" w:color="auto"/>
                <w:bottom w:val="none" w:sz="0" w:space="0" w:color="auto"/>
                <w:right w:val="none" w:sz="0" w:space="0" w:color="auto"/>
              </w:divBdr>
            </w:div>
            <w:div w:id="638262069">
              <w:marLeft w:val="0"/>
              <w:marRight w:val="0"/>
              <w:marTop w:val="0"/>
              <w:marBottom w:val="0"/>
              <w:divBdr>
                <w:top w:val="none" w:sz="0" w:space="0" w:color="auto"/>
                <w:left w:val="none" w:sz="0" w:space="0" w:color="auto"/>
                <w:bottom w:val="none" w:sz="0" w:space="0" w:color="auto"/>
                <w:right w:val="none" w:sz="0" w:space="0" w:color="auto"/>
              </w:divBdr>
            </w:div>
            <w:div w:id="643707072">
              <w:marLeft w:val="0"/>
              <w:marRight w:val="0"/>
              <w:marTop w:val="0"/>
              <w:marBottom w:val="0"/>
              <w:divBdr>
                <w:top w:val="none" w:sz="0" w:space="0" w:color="auto"/>
                <w:left w:val="none" w:sz="0" w:space="0" w:color="auto"/>
                <w:bottom w:val="none" w:sz="0" w:space="0" w:color="auto"/>
                <w:right w:val="none" w:sz="0" w:space="0" w:color="auto"/>
              </w:divBdr>
            </w:div>
            <w:div w:id="646204626">
              <w:marLeft w:val="0"/>
              <w:marRight w:val="0"/>
              <w:marTop w:val="0"/>
              <w:marBottom w:val="0"/>
              <w:divBdr>
                <w:top w:val="none" w:sz="0" w:space="0" w:color="auto"/>
                <w:left w:val="none" w:sz="0" w:space="0" w:color="auto"/>
                <w:bottom w:val="none" w:sz="0" w:space="0" w:color="auto"/>
                <w:right w:val="none" w:sz="0" w:space="0" w:color="auto"/>
              </w:divBdr>
            </w:div>
            <w:div w:id="646517390">
              <w:marLeft w:val="0"/>
              <w:marRight w:val="0"/>
              <w:marTop w:val="0"/>
              <w:marBottom w:val="0"/>
              <w:divBdr>
                <w:top w:val="none" w:sz="0" w:space="0" w:color="auto"/>
                <w:left w:val="none" w:sz="0" w:space="0" w:color="auto"/>
                <w:bottom w:val="none" w:sz="0" w:space="0" w:color="auto"/>
                <w:right w:val="none" w:sz="0" w:space="0" w:color="auto"/>
              </w:divBdr>
            </w:div>
            <w:div w:id="647831205">
              <w:marLeft w:val="0"/>
              <w:marRight w:val="0"/>
              <w:marTop w:val="0"/>
              <w:marBottom w:val="0"/>
              <w:divBdr>
                <w:top w:val="none" w:sz="0" w:space="0" w:color="auto"/>
                <w:left w:val="none" w:sz="0" w:space="0" w:color="auto"/>
                <w:bottom w:val="none" w:sz="0" w:space="0" w:color="auto"/>
                <w:right w:val="none" w:sz="0" w:space="0" w:color="auto"/>
              </w:divBdr>
            </w:div>
            <w:div w:id="649136052">
              <w:marLeft w:val="0"/>
              <w:marRight w:val="0"/>
              <w:marTop w:val="0"/>
              <w:marBottom w:val="0"/>
              <w:divBdr>
                <w:top w:val="none" w:sz="0" w:space="0" w:color="auto"/>
                <w:left w:val="none" w:sz="0" w:space="0" w:color="auto"/>
                <w:bottom w:val="none" w:sz="0" w:space="0" w:color="auto"/>
                <w:right w:val="none" w:sz="0" w:space="0" w:color="auto"/>
              </w:divBdr>
            </w:div>
            <w:div w:id="650063228">
              <w:marLeft w:val="0"/>
              <w:marRight w:val="0"/>
              <w:marTop w:val="0"/>
              <w:marBottom w:val="0"/>
              <w:divBdr>
                <w:top w:val="none" w:sz="0" w:space="0" w:color="auto"/>
                <w:left w:val="none" w:sz="0" w:space="0" w:color="auto"/>
                <w:bottom w:val="none" w:sz="0" w:space="0" w:color="auto"/>
                <w:right w:val="none" w:sz="0" w:space="0" w:color="auto"/>
              </w:divBdr>
            </w:div>
            <w:div w:id="651056860">
              <w:marLeft w:val="0"/>
              <w:marRight w:val="0"/>
              <w:marTop w:val="0"/>
              <w:marBottom w:val="0"/>
              <w:divBdr>
                <w:top w:val="none" w:sz="0" w:space="0" w:color="auto"/>
                <w:left w:val="none" w:sz="0" w:space="0" w:color="auto"/>
                <w:bottom w:val="none" w:sz="0" w:space="0" w:color="auto"/>
                <w:right w:val="none" w:sz="0" w:space="0" w:color="auto"/>
              </w:divBdr>
            </w:div>
            <w:div w:id="651637461">
              <w:marLeft w:val="0"/>
              <w:marRight w:val="0"/>
              <w:marTop w:val="0"/>
              <w:marBottom w:val="0"/>
              <w:divBdr>
                <w:top w:val="none" w:sz="0" w:space="0" w:color="auto"/>
                <w:left w:val="none" w:sz="0" w:space="0" w:color="auto"/>
                <w:bottom w:val="none" w:sz="0" w:space="0" w:color="auto"/>
                <w:right w:val="none" w:sz="0" w:space="0" w:color="auto"/>
              </w:divBdr>
            </w:div>
            <w:div w:id="652953212">
              <w:marLeft w:val="0"/>
              <w:marRight w:val="0"/>
              <w:marTop w:val="0"/>
              <w:marBottom w:val="0"/>
              <w:divBdr>
                <w:top w:val="none" w:sz="0" w:space="0" w:color="auto"/>
                <w:left w:val="none" w:sz="0" w:space="0" w:color="auto"/>
                <w:bottom w:val="none" w:sz="0" w:space="0" w:color="auto"/>
                <w:right w:val="none" w:sz="0" w:space="0" w:color="auto"/>
              </w:divBdr>
            </w:div>
            <w:div w:id="654335759">
              <w:marLeft w:val="0"/>
              <w:marRight w:val="0"/>
              <w:marTop w:val="0"/>
              <w:marBottom w:val="0"/>
              <w:divBdr>
                <w:top w:val="none" w:sz="0" w:space="0" w:color="auto"/>
                <w:left w:val="none" w:sz="0" w:space="0" w:color="auto"/>
                <w:bottom w:val="none" w:sz="0" w:space="0" w:color="auto"/>
                <w:right w:val="none" w:sz="0" w:space="0" w:color="auto"/>
              </w:divBdr>
            </w:div>
            <w:div w:id="657416530">
              <w:marLeft w:val="0"/>
              <w:marRight w:val="0"/>
              <w:marTop w:val="0"/>
              <w:marBottom w:val="0"/>
              <w:divBdr>
                <w:top w:val="none" w:sz="0" w:space="0" w:color="auto"/>
                <w:left w:val="none" w:sz="0" w:space="0" w:color="auto"/>
                <w:bottom w:val="none" w:sz="0" w:space="0" w:color="auto"/>
                <w:right w:val="none" w:sz="0" w:space="0" w:color="auto"/>
              </w:divBdr>
            </w:div>
            <w:div w:id="661666771">
              <w:marLeft w:val="0"/>
              <w:marRight w:val="0"/>
              <w:marTop w:val="0"/>
              <w:marBottom w:val="0"/>
              <w:divBdr>
                <w:top w:val="none" w:sz="0" w:space="0" w:color="auto"/>
                <w:left w:val="none" w:sz="0" w:space="0" w:color="auto"/>
                <w:bottom w:val="none" w:sz="0" w:space="0" w:color="auto"/>
                <w:right w:val="none" w:sz="0" w:space="0" w:color="auto"/>
              </w:divBdr>
            </w:div>
            <w:div w:id="663120845">
              <w:marLeft w:val="0"/>
              <w:marRight w:val="0"/>
              <w:marTop w:val="0"/>
              <w:marBottom w:val="0"/>
              <w:divBdr>
                <w:top w:val="none" w:sz="0" w:space="0" w:color="auto"/>
                <w:left w:val="none" w:sz="0" w:space="0" w:color="auto"/>
                <w:bottom w:val="none" w:sz="0" w:space="0" w:color="auto"/>
                <w:right w:val="none" w:sz="0" w:space="0" w:color="auto"/>
              </w:divBdr>
            </w:div>
            <w:div w:id="664212563">
              <w:marLeft w:val="0"/>
              <w:marRight w:val="0"/>
              <w:marTop w:val="0"/>
              <w:marBottom w:val="0"/>
              <w:divBdr>
                <w:top w:val="none" w:sz="0" w:space="0" w:color="auto"/>
                <w:left w:val="none" w:sz="0" w:space="0" w:color="auto"/>
                <w:bottom w:val="none" w:sz="0" w:space="0" w:color="auto"/>
                <w:right w:val="none" w:sz="0" w:space="0" w:color="auto"/>
              </w:divBdr>
            </w:div>
            <w:div w:id="665521341">
              <w:marLeft w:val="0"/>
              <w:marRight w:val="0"/>
              <w:marTop w:val="0"/>
              <w:marBottom w:val="0"/>
              <w:divBdr>
                <w:top w:val="none" w:sz="0" w:space="0" w:color="auto"/>
                <w:left w:val="none" w:sz="0" w:space="0" w:color="auto"/>
                <w:bottom w:val="none" w:sz="0" w:space="0" w:color="auto"/>
                <w:right w:val="none" w:sz="0" w:space="0" w:color="auto"/>
              </w:divBdr>
            </w:div>
            <w:div w:id="665792465">
              <w:marLeft w:val="0"/>
              <w:marRight w:val="0"/>
              <w:marTop w:val="0"/>
              <w:marBottom w:val="0"/>
              <w:divBdr>
                <w:top w:val="none" w:sz="0" w:space="0" w:color="auto"/>
                <w:left w:val="none" w:sz="0" w:space="0" w:color="auto"/>
                <w:bottom w:val="none" w:sz="0" w:space="0" w:color="auto"/>
                <w:right w:val="none" w:sz="0" w:space="0" w:color="auto"/>
              </w:divBdr>
            </w:div>
            <w:div w:id="667707138">
              <w:marLeft w:val="0"/>
              <w:marRight w:val="0"/>
              <w:marTop w:val="0"/>
              <w:marBottom w:val="0"/>
              <w:divBdr>
                <w:top w:val="none" w:sz="0" w:space="0" w:color="auto"/>
                <w:left w:val="none" w:sz="0" w:space="0" w:color="auto"/>
                <w:bottom w:val="none" w:sz="0" w:space="0" w:color="auto"/>
                <w:right w:val="none" w:sz="0" w:space="0" w:color="auto"/>
              </w:divBdr>
            </w:div>
            <w:div w:id="668093050">
              <w:marLeft w:val="0"/>
              <w:marRight w:val="0"/>
              <w:marTop w:val="0"/>
              <w:marBottom w:val="0"/>
              <w:divBdr>
                <w:top w:val="none" w:sz="0" w:space="0" w:color="auto"/>
                <w:left w:val="none" w:sz="0" w:space="0" w:color="auto"/>
                <w:bottom w:val="none" w:sz="0" w:space="0" w:color="auto"/>
                <w:right w:val="none" w:sz="0" w:space="0" w:color="auto"/>
              </w:divBdr>
            </w:div>
            <w:div w:id="668168371">
              <w:marLeft w:val="0"/>
              <w:marRight w:val="0"/>
              <w:marTop w:val="0"/>
              <w:marBottom w:val="0"/>
              <w:divBdr>
                <w:top w:val="none" w:sz="0" w:space="0" w:color="auto"/>
                <w:left w:val="none" w:sz="0" w:space="0" w:color="auto"/>
                <w:bottom w:val="none" w:sz="0" w:space="0" w:color="auto"/>
                <w:right w:val="none" w:sz="0" w:space="0" w:color="auto"/>
              </w:divBdr>
            </w:div>
            <w:div w:id="668404417">
              <w:marLeft w:val="0"/>
              <w:marRight w:val="0"/>
              <w:marTop w:val="0"/>
              <w:marBottom w:val="0"/>
              <w:divBdr>
                <w:top w:val="none" w:sz="0" w:space="0" w:color="auto"/>
                <w:left w:val="none" w:sz="0" w:space="0" w:color="auto"/>
                <w:bottom w:val="none" w:sz="0" w:space="0" w:color="auto"/>
                <w:right w:val="none" w:sz="0" w:space="0" w:color="auto"/>
              </w:divBdr>
            </w:div>
            <w:div w:id="669989184">
              <w:marLeft w:val="0"/>
              <w:marRight w:val="0"/>
              <w:marTop w:val="0"/>
              <w:marBottom w:val="0"/>
              <w:divBdr>
                <w:top w:val="none" w:sz="0" w:space="0" w:color="auto"/>
                <w:left w:val="none" w:sz="0" w:space="0" w:color="auto"/>
                <w:bottom w:val="none" w:sz="0" w:space="0" w:color="auto"/>
                <w:right w:val="none" w:sz="0" w:space="0" w:color="auto"/>
              </w:divBdr>
            </w:div>
            <w:div w:id="671026198">
              <w:marLeft w:val="0"/>
              <w:marRight w:val="0"/>
              <w:marTop w:val="0"/>
              <w:marBottom w:val="0"/>
              <w:divBdr>
                <w:top w:val="none" w:sz="0" w:space="0" w:color="auto"/>
                <w:left w:val="none" w:sz="0" w:space="0" w:color="auto"/>
                <w:bottom w:val="none" w:sz="0" w:space="0" w:color="auto"/>
                <w:right w:val="none" w:sz="0" w:space="0" w:color="auto"/>
              </w:divBdr>
            </w:div>
            <w:div w:id="674070013">
              <w:marLeft w:val="0"/>
              <w:marRight w:val="0"/>
              <w:marTop w:val="0"/>
              <w:marBottom w:val="0"/>
              <w:divBdr>
                <w:top w:val="none" w:sz="0" w:space="0" w:color="auto"/>
                <w:left w:val="none" w:sz="0" w:space="0" w:color="auto"/>
                <w:bottom w:val="none" w:sz="0" w:space="0" w:color="auto"/>
                <w:right w:val="none" w:sz="0" w:space="0" w:color="auto"/>
              </w:divBdr>
            </w:div>
            <w:div w:id="674725084">
              <w:marLeft w:val="0"/>
              <w:marRight w:val="0"/>
              <w:marTop w:val="0"/>
              <w:marBottom w:val="0"/>
              <w:divBdr>
                <w:top w:val="none" w:sz="0" w:space="0" w:color="auto"/>
                <w:left w:val="none" w:sz="0" w:space="0" w:color="auto"/>
                <w:bottom w:val="none" w:sz="0" w:space="0" w:color="auto"/>
                <w:right w:val="none" w:sz="0" w:space="0" w:color="auto"/>
              </w:divBdr>
            </w:div>
            <w:div w:id="674916169">
              <w:marLeft w:val="0"/>
              <w:marRight w:val="0"/>
              <w:marTop w:val="0"/>
              <w:marBottom w:val="0"/>
              <w:divBdr>
                <w:top w:val="none" w:sz="0" w:space="0" w:color="auto"/>
                <w:left w:val="none" w:sz="0" w:space="0" w:color="auto"/>
                <w:bottom w:val="none" w:sz="0" w:space="0" w:color="auto"/>
                <w:right w:val="none" w:sz="0" w:space="0" w:color="auto"/>
              </w:divBdr>
            </w:div>
            <w:div w:id="675497971">
              <w:marLeft w:val="0"/>
              <w:marRight w:val="0"/>
              <w:marTop w:val="0"/>
              <w:marBottom w:val="0"/>
              <w:divBdr>
                <w:top w:val="none" w:sz="0" w:space="0" w:color="auto"/>
                <w:left w:val="none" w:sz="0" w:space="0" w:color="auto"/>
                <w:bottom w:val="none" w:sz="0" w:space="0" w:color="auto"/>
                <w:right w:val="none" w:sz="0" w:space="0" w:color="auto"/>
              </w:divBdr>
            </w:div>
            <w:div w:id="675809970">
              <w:marLeft w:val="0"/>
              <w:marRight w:val="0"/>
              <w:marTop w:val="0"/>
              <w:marBottom w:val="0"/>
              <w:divBdr>
                <w:top w:val="none" w:sz="0" w:space="0" w:color="auto"/>
                <w:left w:val="none" w:sz="0" w:space="0" w:color="auto"/>
                <w:bottom w:val="none" w:sz="0" w:space="0" w:color="auto"/>
                <w:right w:val="none" w:sz="0" w:space="0" w:color="auto"/>
              </w:divBdr>
            </w:div>
            <w:div w:id="676542762">
              <w:marLeft w:val="0"/>
              <w:marRight w:val="0"/>
              <w:marTop w:val="0"/>
              <w:marBottom w:val="0"/>
              <w:divBdr>
                <w:top w:val="none" w:sz="0" w:space="0" w:color="auto"/>
                <w:left w:val="none" w:sz="0" w:space="0" w:color="auto"/>
                <w:bottom w:val="none" w:sz="0" w:space="0" w:color="auto"/>
                <w:right w:val="none" w:sz="0" w:space="0" w:color="auto"/>
              </w:divBdr>
            </w:div>
            <w:div w:id="676928896">
              <w:marLeft w:val="0"/>
              <w:marRight w:val="0"/>
              <w:marTop w:val="0"/>
              <w:marBottom w:val="0"/>
              <w:divBdr>
                <w:top w:val="none" w:sz="0" w:space="0" w:color="auto"/>
                <w:left w:val="none" w:sz="0" w:space="0" w:color="auto"/>
                <w:bottom w:val="none" w:sz="0" w:space="0" w:color="auto"/>
                <w:right w:val="none" w:sz="0" w:space="0" w:color="auto"/>
              </w:divBdr>
            </w:div>
            <w:div w:id="680819233">
              <w:marLeft w:val="0"/>
              <w:marRight w:val="0"/>
              <w:marTop w:val="0"/>
              <w:marBottom w:val="0"/>
              <w:divBdr>
                <w:top w:val="none" w:sz="0" w:space="0" w:color="auto"/>
                <w:left w:val="none" w:sz="0" w:space="0" w:color="auto"/>
                <w:bottom w:val="none" w:sz="0" w:space="0" w:color="auto"/>
                <w:right w:val="none" w:sz="0" w:space="0" w:color="auto"/>
              </w:divBdr>
            </w:div>
            <w:div w:id="683747056">
              <w:marLeft w:val="0"/>
              <w:marRight w:val="0"/>
              <w:marTop w:val="0"/>
              <w:marBottom w:val="0"/>
              <w:divBdr>
                <w:top w:val="none" w:sz="0" w:space="0" w:color="auto"/>
                <w:left w:val="none" w:sz="0" w:space="0" w:color="auto"/>
                <w:bottom w:val="none" w:sz="0" w:space="0" w:color="auto"/>
                <w:right w:val="none" w:sz="0" w:space="0" w:color="auto"/>
              </w:divBdr>
            </w:div>
            <w:div w:id="685061739">
              <w:marLeft w:val="0"/>
              <w:marRight w:val="0"/>
              <w:marTop w:val="0"/>
              <w:marBottom w:val="0"/>
              <w:divBdr>
                <w:top w:val="none" w:sz="0" w:space="0" w:color="auto"/>
                <w:left w:val="none" w:sz="0" w:space="0" w:color="auto"/>
                <w:bottom w:val="none" w:sz="0" w:space="0" w:color="auto"/>
                <w:right w:val="none" w:sz="0" w:space="0" w:color="auto"/>
              </w:divBdr>
            </w:div>
            <w:div w:id="687219761">
              <w:marLeft w:val="0"/>
              <w:marRight w:val="0"/>
              <w:marTop w:val="0"/>
              <w:marBottom w:val="0"/>
              <w:divBdr>
                <w:top w:val="none" w:sz="0" w:space="0" w:color="auto"/>
                <w:left w:val="none" w:sz="0" w:space="0" w:color="auto"/>
                <w:bottom w:val="none" w:sz="0" w:space="0" w:color="auto"/>
                <w:right w:val="none" w:sz="0" w:space="0" w:color="auto"/>
              </w:divBdr>
            </w:div>
            <w:div w:id="687682429">
              <w:marLeft w:val="0"/>
              <w:marRight w:val="0"/>
              <w:marTop w:val="0"/>
              <w:marBottom w:val="0"/>
              <w:divBdr>
                <w:top w:val="none" w:sz="0" w:space="0" w:color="auto"/>
                <w:left w:val="none" w:sz="0" w:space="0" w:color="auto"/>
                <w:bottom w:val="none" w:sz="0" w:space="0" w:color="auto"/>
                <w:right w:val="none" w:sz="0" w:space="0" w:color="auto"/>
              </w:divBdr>
            </w:div>
            <w:div w:id="688607417">
              <w:marLeft w:val="0"/>
              <w:marRight w:val="0"/>
              <w:marTop w:val="0"/>
              <w:marBottom w:val="0"/>
              <w:divBdr>
                <w:top w:val="none" w:sz="0" w:space="0" w:color="auto"/>
                <w:left w:val="none" w:sz="0" w:space="0" w:color="auto"/>
                <w:bottom w:val="none" w:sz="0" w:space="0" w:color="auto"/>
                <w:right w:val="none" w:sz="0" w:space="0" w:color="auto"/>
              </w:divBdr>
            </w:div>
            <w:div w:id="690298402">
              <w:marLeft w:val="0"/>
              <w:marRight w:val="0"/>
              <w:marTop w:val="0"/>
              <w:marBottom w:val="0"/>
              <w:divBdr>
                <w:top w:val="none" w:sz="0" w:space="0" w:color="auto"/>
                <w:left w:val="none" w:sz="0" w:space="0" w:color="auto"/>
                <w:bottom w:val="none" w:sz="0" w:space="0" w:color="auto"/>
                <w:right w:val="none" w:sz="0" w:space="0" w:color="auto"/>
              </w:divBdr>
            </w:div>
            <w:div w:id="690716178">
              <w:marLeft w:val="0"/>
              <w:marRight w:val="0"/>
              <w:marTop w:val="0"/>
              <w:marBottom w:val="0"/>
              <w:divBdr>
                <w:top w:val="none" w:sz="0" w:space="0" w:color="auto"/>
                <w:left w:val="none" w:sz="0" w:space="0" w:color="auto"/>
                <w:bottom w:val="none" w:sz="0" w:space="0" w:color="auto"/>
                <w:right w:val="none" w:sz="0" w:space="0" w:color="auto"/>
              </w:divBdr>
            </w:div>
            <w:div w:id="692658268">
              <w:marLeft w:val="0"/>
              <w:marRight w:val="0"/>
              <w:marTop w:val="0"/>
              <w:marBottom w:val="0"/>
              <w:divBdr>
                <w:top w:val="none" w:sz="0" w:space="0" w:color="auto"/>
                <w:left w:val="none" w:sz="0" w:space="0" w:color="auto"/>
                <w:bottom w:val="none" w:sz="0" w:space="0" w:color="auto"/>
                <w:right w:val="none" w:sz="0" w:space="0" w:color="auto"/>
              </w:divBdr>
            </w:div>
            <w:div w:id="696081470">
              <w:marLeft w:val="0"/>
              <w:marRight w:val="0"/>
              <w:marTop w:val="0"/>
              <w:marBottom w:val="0"/>
              <w:divBdr>
                <w:top w:val="none" w:sz="0" w:space="0" w:color="auto"/>
                <w:left w:val="none" w:sz="0" w:space="0" w:color="auto"/>
                <w:bottom w:val="none" w:sz="0" w:space="0" w:color="auto"/>
                <w:right w:val="none" w:sz="0" w:space="0" w:color="auto"/>
              </w:divBdr>
            </w:div>
            <w:div w:id="696589759">
              <w:marLeft w:val="0"/>
              <w:marRight w:val="0"/>
              <w:marTop w:val="0"/>
              <w:marBottom w:val="0"/>
              <w:divBdr>
                <w:top w:val="none" w:sz="0" w:space="0" w:color="auto"/>
                <w:left w:val="none" w:sz="0" w:space="0" w:color="auto"/>
                <w:bottom w:val="none" w:sz="0" w:space="0" w:color="auto"/>
                <w:right w:val="none" w:sz="0" w:space="0" w:color="auto"/>
              </w:divBdr>
            </w:div>
            <w:div w:id="697631017">
              <w:marLeft w:val="0"/>
              <w:marRight w:val="0"/>
              <w:marTop w:val="360"/>
              <w:marBottom w:val="0"/>
              <w:divBdr>
                <w:top w:val="single" w:sz="6" w:space="0" w:color="auto"/>
                <w:left w:val="single" w:sz="6" w:space="0" w:color="auto"/>
                <w:bottom w:val="single" w:sz="6" w:space="0" w:color="auto"/>
                <w:right w:val="single" w:sz="6" w:space="0" w:color="auto"/>
              </w:divBdr>
            </w:div>
            <w:div w:id="697974506">
              <w:marLeft w:val="0"/>
              <w:marRight w:val="0"/>
              <w:marTop w:val="0"/>
              <w:marBottom w:val="0"/>
              <w:divBdr>
                <w:top w:val="none" w:sz="0" w:space="0" w:color="auto"/>
                <w:left w:val="none" w:sz="0" w:space="0" w:color="auto"/>
                <w:bottom w:val="none" w:sz="0" w:space="0" w:color="auto"/>
                <w:right w:val="none" w:sz="0" w:space="0" w:color="auto"/>
              </w:divBdr>
            </w:div>
            <w:div w:id="703991482">
              <w:marLeft w:val="0"/>
              <w:marRight w:val="0"/>
              <w:marTop w:val="0"/>
              <w:marBottom w:val="0"/>
              <w:divBdr>
                <w:top w:val="none" w:sz="0" w:space="0" w:color="auto"/>
                <w:left w:val="none" w:sz="0" w:space="0" w:color="auto"/>
                <w:bottom w:val="none" w:sz="0" w:space="0" w:color="auto"/>
                <w:right w:val="none" w:sz="0" w:space="0" w:color="auto"/>
              </w:divBdr>
            </w:div>
            <w:div w:id="709458338">
              <w:marLeft w:val="0"/>
              <w:marRight w:val="0"/>
              <w:marTop w:val="0"/>
              <w:marBottom w:val="0"/>
              <w:divBdr>
                <w:top w:val="none" w:sz="0" w:space="0" w:color="auto"/>
                <w:left w:val="none" w:sz="0" w:space="0" w:color="auto"/>
                <w:bottom w:val="none" w:sz="0" w:space="0" w:color="auto"/>
                <w:right w:val="none" w:sz="0" w:space="0" w:color="auto"/>
              </w:divBdr>
            </w:div>
            <w:div w:id="709458542">
              <w:marLeft w:val="0"/>
              <w:marRight w:val="0"/>
              <w:marTop w:val="0"/>
              <w:marBottom w:val="0"/>
              <w:divBdr>
                <w:top w:val="none" w:sz="0" w:space="0" w:color="auto"/>
                <w:left w:val="none" w:sz="0" w:space="0" w:color="auto"/>
                <w:bottom w:val="none" w:sz="0" w:space="0" w:color="auto"/>
                <w:right w:val="none" w:sz="0" w:space="0" w:color="auto"/>
              </w:divBdr>
            </w:div>
            <w:div w:id="709912763">
              <w:marLeft w:val="0"/>
              <w:marRight w:val="0"/>
              <w:marTop w:val="0"/>
              <w:marBottom w:val="0"/>
              <w:divBdr>
                <w:top w:val="none" w:sz="0" w:space="0" w:color="auto"/>
                <w:left w:val="none" w:sz="0" w:space="0" w:color="auto"/>
                <w:bottom w:val="none" w:sz="0" w:space="0" w:color="auto"/>
                <w:right w:val="none" w:sz="0" w:space="0" w:color="auto"/>
              </w:divBdr>
            </w:div>
            <w:div w:id="710038333">
              <w:marLeft w:val="0"/>
              <w:marRight w:val="0"/>
              <w:marTop w:val="0"/>
              <w:marBottom w:val="0"/>
              <w:divBdr>
                <w:top w:val="none" w:sz="0" w:space="0" w:color="auto"/>
                <w:left w:val="none" w:sz="0" w:space="0" w:color="auto"/>
                <w:bottom w:val="none" w:sz="0" w:space="0" w:color="auto"/>
                <w:right w:val="none" w:sz="0" w:space="0" w:color="auto"/>
              </w:divBdr>
            </w:div>
            <w:div w:id="710618355">
              <w:marLeft w:val="0"/>
              <w:marRight w:val="0"/>
              <w:marTop w:val="0"/>
              <w:marBottom w:val="0"/>
              <w:divBdr>
                <w:top w:val="none" w:sz="0" w:space="0" w:color="auto"/>
                <w:left w:val="none" w:sz="0" w:space="0" w:color="auto"/>
                <w:bottom w:val="none" w:sz="0" w:space="0" w:color="auto"/>
                <w:right w:val="none" w:sz="0" w:space="0" w:color="auto"/>
              </w:divBdr>
            </w:div>
            <w:div w:id="717977114">
              <w:marLeft w:val="0"/>
              <w:marRight w:val="0"/>
              <w:marTop w:val="0"/>
              <w:marBottom w:val="0"/>
              <w:divBdr>
                <w:top w:val="none" w:sz="0" w:space="0" w:color="auto"/>
                <w:left w:val="none" w:sz="0" w:space="0" w:color="auto"/>
                <w:bottom w:val="none" w:sz="0" w:space="0" w:color="auto"/>
                <w:right w:val="none" w:sz="0" w:space="0" w:color="auto"/>
              </w:divBdr>
            </w:div>
            <w:div w:id="719784771">
              <w:marLeft w:val="0"/>
              <w:marRight w:val="0"/>
              <w:marTop w:val="0"/>
              <w:marBottom w:val="0"/>
              <w:divBdr>
                <w:top w:val="none" w:sz="0" w:space="0" w:color="auto"/>
                <w:left w:val="none" w:sz="0" w:space="0" w:color="auto"/>
                <w:bottom w:val="none" w:sz="0" w:space="0" w:color="auto"/>
                <w:right w:val="none" w:sz="0" w:space="0" w:color="auto"/>
              </w:divBdr>
            </w:div>
            <w:div w:id="719984024">
              <w:marLeft w:val="0"/>
              <w:marRight w:val="0"/>
              <w:marTop w:val="0"/>
              <w:marBottom w:val="0"/>
              <w:divBdr>
                <w:top w:val="none" w:sz="0" w:space="0" w:color="auto"/>
                <w:left w:val="none" w:sz="0" w:space="0" w:color="auto"/>
                <w:bottom w:val="none" w:sz="0" w:space="0" w:color="auto"/>
                <w:right w:val="none" w:sz="0" w:space="0" w:color="auto"/>
              </w:divBdr>
            </w:div>
            <w:div w:id="725372048">
              <w:marLeft w:val="0"/>
              <w:marRight w:val="0"/>
              <w:marTop w:val="0"/>
              <w:marBottom w:val="0"/>
              <w:divBdr>
                <w:top w:val="none" w:sz="0" w:space="0" w:color="auto"/>
                <w:left w:val="none" w:sz="0" w:space="0" w:color="auto"/>
                <w:bottom w:val="none" w:sz="0" w:space="0" w:color="auto"/>
                <w:right w:val="none" w:sz="0" w:space="0" w:color="auto"/>
              </w:divBdr>
            </w:div>
            <w:div w:id="727075401">
              <w:marLeft w:val="0"/>
              <w:marRight w:val="0"/>
              <w:marTop w:val="0"/>
              <w:marBottom w:val="0"/>
              <w:divBdr>
                <w:top w:val="none" w:sz="0" w:space="0" w:color="auto"/>
                <w:left w:val="none" w:sz="0" w:space="0" w:color="auto"/>
                <w:bottom w:val="none" w:sz="0" w:space="0" w:color="auto"/>
                <w:right w:val="none" w:sz="0" w:space="0" w:color="auto"/>
              </w:divBdr>
            </w:div>
            <w:div w:id="727151675">
              <w:marLeft w:val="0"/>
              <w:marRight w:val="0"/>
              <w:marTop w:val="0"/>
              <w:marBottom w:val="0"/>
              <w:divBdr>
                <w:top w:val="none" w:sz="0" w:space="0" w:color="auto"/>
                <w:left w:val="none" w:sz="0" w:space="0" w:color="auto"/>
                <w:bottom w:val="none" w:sz="0" w:space="0" w:color="auto"/>
                <w:right w:val="none" w:sz="0" w:space="0" w:color="auto"/>
              </w:divBdr>
            </w:div>
            <w:div w:id="727188042">
              <w:marLeft w:val="0"/>
              <w:marRight w:val="0"/>
              <w:marTop w:val="0"/>
              <w:marBottom w:val="0"/>
              <w:divBdr>
                <w:top w:val="none" w:sz="0" w:space="0" w:color="auto"/>
                <w:left w:val="none" w:sz="0" w:space="0" w:color="auto"/>
                <w:bottom w:val="none" w:sz="0" w:space="0" w:color="auto"/>
                <w:right w:val="none" w:sz="0" w:space="0" w:color="auto"/>
              </w:divBdr>
            </w:div>
            <w:div w:id="727219934">
              <w:marLeft w:val="0"/>
              <w:marRight w:val="0"/>
              <w:marTop w:val="0"/>
              <w:marBottom w:val="0"/>
              <w:divBdr>
                <w:top w:val="none" w:sz="0" w:space="0" w:color="auto"/>
                <w:left w:val="none" w:sz="0" w:space="0" w:color="auto"/>
                <w:bottom w:val="none" w:sz="0" w:space="0" w:color="auto"/>
                <w:right w:val="none" w:sz="0" w:space="0" w:color="auto"/>
              </w:divBdr>
            </w:div>
            <w:div w:id="728774112">
              <w:marLeft w:val="0"/>
              <w:marRight w:val="0"/>
              <w:marTop w:val="0"/>
              <w:marBottom w:val="0"/>
              <w:divBdr>
                <w:top w:val="none" w:sz="0" w:space="0" w:color="auto"/>
                <w:left w:val="none" w:sz="0" w:space="0" w:color="auto"/>
                <w:bottom w:val="none" w:sz="0" w:space="0" w:color="auto"/>
                <w:right w:val="none" w:sz="0" w:space="0" w:color="auto"/>
              </w:divBdr>
            </w:div>
            <w:div w:id="729350329">
              <w:marLeft w:val="0"/>
              <w:marRight w:val="0"/>
              <w:marTop w:val="0"/>
              <w:marBottom w:val="0"/>
              <w:divBdr>
                <w:top w:val="none" w:sz="0" w:space="0" w:color="auto"/>
                <w:left w:val="none" w:sz="0" w:space="0" w:color="auto"/>
                <w:bottom w:val="none" w:sz="0" w:space="0" w:color="auto"/>
                <w:right w:val="none" w:sz="0" w:space="0" w:color="auto"/>
              </w:divBdr>
            </w:div>
            <w:div w:id="732847328">
              <w:marLeft w:val="0"/>
              <w:marRight w:val="0"/>
              <w:marTop w:val="0"/>
              <w:marBottom w:val="0"/>
              <w:divBdr>
                <w:top w:val="none" w:sz="0" w:space="0" w:color="auto"/>
                <w:left w:val="none" w:sz="0" w:space="0" w:color="auto"/>
                <w:bottom w:val="none" w:sz="0" w:space="0" w:color="auto"/>
                <w:right w:val="none" w:sz="0" w:space="0" w:color="auto"/>
              </w:divBdr>
            </w:div>
            <w:div w:id="733553781">
              <w:marLeft w:val="0"/>
              <w:marRight w:val="0"/>
              <w:marTop w:val="0"/>
              <w:marBottom w:val="0"/>
              <w:divBdr>
                <w:top w:val="none" w:sz="0" w:space="0" w:color="auto"/>
                <w:left w:val="none" w:sz="0" w:space="0" w:color="auto"/>
                <w:bottom w:val="none" w:sz="0" w:space="0" w:color="auto"/>
                <w:right w:val="none" w:sz="0" w:space="0" w:color="auto"/>
              </w:divBdr>
            </w:div>
            <w:div w:id="734351319">
              <w:marLeft w:val="0"/>
              <w:marRight w:val="0"/>
              <w:marTop w:val="0"/>
              <w:marBottom w:val="0"/>
              <w:divBdr>
                <w:top w:val="none" w:sz="0" w:space="0" w:color="auto"/>
                <w:left w:val="none" w:sz="0" w:space="0" w:color="auto"/>
                <w:bottom w:val="none" w:sz="0" w:space="0" w:color="auto"/>
                <w:right w:val="none" w:sz="0" w:space="0" w:color="auto"/>
              </w:divBdr>
            </w:div>
            <w:div w:id="735056378">
              <w:marLeft w:val="0"/>
              <w:marRight w:val="0"/>
              <w:marTop w:val="0"/>
              <w:marBottom w:val="0"/>
              <w:divBdr>
                <w:top w:val="none" w:sz="0" w:space="0" w:color="auto"/>
                <w:left w:val="none" w:sz="0" w:space="0" w:color="auto"/>
                <w:bottom w:val="none" w:sz="0" w:space="0" w:color="auto"/>
                <w:right w:val="none" w:sz="0" w:space="0" w:color="auto"/>
              </w:divBdr>
            </w:div>
            <w:div w:id="737172515">
              <w:marLeft w:val="0"/>
              <w:marRight w:val="0"/>
              <w:marTop w:val="0"/>
              <w:marBottom w:val="0"/>
              <w:divBdr>
                <w:top w:val="none" w:sz="0" w:space="0" w:color="auto"/>
                <w:left w:val="none" w:sz="0" w:space="0" w:color="auto"/>
                <w:bottom w:val="none" w:sz="0" w:space="0" w:color="auto"/>
                <w:right w:val="none" w:sz="0" w:space="0" w:color="auto"/>
              </w:divBdr>
            </w:div>
            <w:div w:id="737442533">
              <w:marLeft w:val="0"/>
              <w:marRight w:val="0"/>
              <w:marTop w:val="0"/>
              <w:marBottom w:val="0"/>
              <w:divBdr>
                <w:top w:val="none" w:sz="0" w:space="0" w:color="auto"/>
                <w:left w:val="none" w:sz="0" w:space="0" w:color="auto"/>
                <w:bottom w:val="none" w:sz="0" w:space="0" w:color="auto"/>
                <w:right w:val="none" w:sz="0" w:space="0" w:color="auto"/>
              </w:divBdr>
            </w:div>
            <w:div w:id="737631007">
              <w:marLeft w:val="0"/>
              <w:marRight w:val="0"/>
              <w:marTop w:val="0"/>
              <w:marBottom w:val="0"/>
              <w:divBdr>
                <w:top w:val="none" w:sz="0" w:space="0" w:color="auto"/>
                <w:left w:val="none" w:sz="0" w:space="0" w:color="auto"/>
                <w:bottom w:val="none" w:sz="0" w:space="0" w:color="auto"/>
                <w:right w:val="none" w:sz="0" w:space="0" w:color="auto"/>
              </w:divBdr>
            </w:div>
            <w:div w:id="738678195">
              <w:marLeft w:val="0"/>
              <w:marRight w:val="0"/>
              <w:marTop w:val="0"/>
              <w:marBottom w:val="0"/>
              <w:divBdr>
                <w:top w:val="none" w:sz="0" w:space="0" w:color="auto"/>
                <w:left w:val="none" w:sz="0" w:space="0" w:color="auto"/>
                <w:bottom w:val="none" w:sz="0" w:space="0" w:color="auto"/>
                <w:right w:val="none" w:sz="0" w:space="0" w:color="auto"/>
              </w:divBdr>
            </w:div>
            <w:div w:id="740366541">
              <w:marLeft w:val="0"/>
              <w:marRight w:val="0"/>
              <w:marTop w:val="0"/>
              <w:marBottom w:val="0"/>
              <w:divBdr>
                <w:top w:val="none" w:sz="0" w:space="0" w:color="auto"/>
                <w:left w:val="none" w:sz="0" w:space="0" w:color="auto"/>
                <w:bottom w:val="none" w:sz="0" w:space="0" w:color="auto"/>
                <w:right w:val="none" w:sz="0" w:space="0" w:color="auto"/>
              </w:divBdr>
            </w:div>
            <w:div w:id="740373610">
              <w:marLeft w:val="0"/>
              <w:marRight w:val="0"/>
              <w:marTop w:val="0"/>
              <w:marBottom w:val="0"/>
              <w:divBdr>
                <w:top w:val="none" w:sz="0" w:space="0" w:color="auto"/>
                <w:left w:val="none" w:sz="0" w:space="0" w:color="auto"/>
                <w:bottom w:val="none" w:sz="0" w:space="0" w:color="auto"/>
                <w:right w:val="none" w:sz="0" w:space="0" w:color="auto"/>
              </w:divBdr>
            </w:div>
            <w:div w:id="740643636">
              <w:marLeft w:val="0"/>
              <w:marRight w:val="0"/>
              <w:marTop w:val="0"/>
              <w:marBottom w:val="0"/>
              <w:divBdr>
                <w:top w:val="none" w:sz="0" w:space="0" w:color="auto"/>
                <w:left w:val="none" w:sz="0" w:space="0" w:color="auto"/>
                <w:bottom w:val="none" w:sz="0" w:space="0" w:color="auto"/>
                <w:right w:val="none" w:sz="0" w:space="0" w:color="auto"/>
              </w:divBdr>
            </w:div>
            <w:div w:id="741483831">
              <w:marLeft w:val="0"/>
              <w:marRight w:val="0"/>
              <w:marTop w:val="0"/>
              <w:marBottom w:val="0"/>
              <w:divBdr>
                <w:top w:val="none" w:sz="0" w:space="0" w:color="auto"/>
                <w:left w:val="none" w:sz="0" w:space="0" w:color="auto"/>
                <w:bottom w:val="none" w:sz="0" w:space="0" w:color="auto"/>
                <w:right w:val="none" w:sz="0" w:space="0" w:color="auto"/>
              </w:divBdr>
            </w:div>
            <w:div w:id="742217228">
              <w:marLeft w:val="0"/>
              <w:marRight w:val="0"/>
              <w:marTop w:val="0"/>
              <w:marBottom w:val="0"/>
              <w:divBdr>
                <w:top w:val="none" w:sz="0" w:space="0" w:color="auto"/>
                <w:left w:val="none" w:sz="0" w:space="0" w:color="auto"/>
                <w:bottom w:val="none" w:sz="0" w:space="0" w:color="auto"/>
                <w:right w:val="none" w:sz="0" w:space="0" w:color="auto"/>
              </w:divBdr>
            </w:div>
            <w:div w:id="745419674">
              <w:marLeft w:val="0"/>
              <w:marRight w:val="0"/>
              <w:marTop w:val="0"/>
              <w:marBottom w:val="0"/>
              <w:divBdr>
                <w:top w:val="none" w:sz="0" w:space="0" w:color="auto"/>
                <w:left w:val="none" w:sz="0" w:space="0" w:color="auto"/>
                <w:bottom w:val="none" w:sz="0" w:space="0" w:color="auto"/>
                <w:right w:val="none" w:sz="0" w:space="0" w:color="auto"/>
              </w:divBdr>
            </w:div>
            <w:div w:id="747459625">
              <w:marLeft w:val="0"/>
              <w:marRight w:val="0"/>
              <w:marTop w:val="0"/>
              <w:marBottom w:val="0"/>
              <w:divBdr>
                <w:top w:val="none" w:sz="0" w:space="0" w:color="auto"/>
                <w:left w:val="none" w:sz="0" w:space="0" w:color="auto"/>
                <w:bottom w:val="none" w:sz="0" w:space="0" w:color="auto"/>
                <w:right w:val="none" w:sz="0" w:space="0" w:color="auto"/>
              </w:divBdr>
            </w:div>
            <w:div w:id="749889100">
              <w:marLeft w:val="0"/>
              <w:marRight w:val="0"/>
              <w:marTop w:val="0"/>
              <w:marBottom w:val="0"/>
              <w:divBdr>
                <w:top w:val="none" w:sz="0" w:space="0" w:color="auto"/>
                <w:left w:val="none" w:sz="0" w:space="0" w:color="auto"/>
                <w:bottom w:val="none" w:sz="0" w:space="0" w:color="auto"/>
                <w:right w:val="none" w:sz="0" w:space="0" w:color="auto"/>
              </w:divBdr>
            </w:div>
            <w:div w:id="749960562">
              <w:marLeft w:val="0"/>
              <w:marRight w:val="0"/>
              <w:marTop w:val="0"/>
              <w:marBottom w:val="0"/>
              <w:divBdr>
                <w:top w:val="none" w:sz="0" w:space="0" w:color="auto"/>
                <w:left w:val="none" w:sz="0" w:space="0" w:color="auto"/>
                <w:bottom w:val="none" w:sz="0" w:space="0" w:color="auto"/>
                <w:right w:val="none" w:sz="0" w:space="0" w:color="auto"/>
              </w:divBdr>
            </w:div>
            <w:div w:id="752706967">
              <w:marLeft w:val="0"/>
              <w:marRight w:val="0"/>
              <w:marTop w:val="0"/>
              <w:marBottom w:val="0"/>
              <w:divBdr>
                <w:top w:val="none" w:sz="0" w:space="0" w:color="auto"/>
                <w:left w:val="none" w:sz="0" w:space="0" w:color="auto"/>
                <w:bottom w:val="none" w:sz="0" w:space="0" w:color="auto"/>
                <w:right w:val="none" w:sz="0" w:space="0" w:color="auto"/>
              </w:divBdr>
            </w:div>
            <w:div w:id="754546769">
              <w:marLeft w:val="0"/>
              <w:marRight w:val="0"/>
              <w:marTop w:val="0"/>
              <w:marBottom w:val="0"/>
              <w:divBdr>
                <w:top w:val="none" w:sz="0" w:space="0" w:color="auto"/>
                <w:left w:val="none" w:sz="0" w:space="0" w:color="auto"/>
                <w:bottom w:val="none" w:sz="0" w:space="0" w:color="auto"/>
                <w:right w:val="none" w:sz="0" w:space="0" w:color="auto"/>
              </w:divBdr>
            </w:div>
            <w:div w:id="755634456">
              <w:marLeft w:val="0"/>
              <w:marRight w:val="0"/>
              <w:marTop w:val="0"/>
              <w:marBottom w:val="0"/>
              <w:divBdr>
                <w:top w:val="none" w:sz="0" w:space="0" w:color="auto"/>
                <w:left w:val="none" w:sz="0" w:space="0" w:color="auto"/>
                <w:bottom w:val="none" w:sz="0" w:space="0" w:color="auto"/>
                <w:right w:val="none" w:sz="0" w:space="0" w:color="auto"/>
              </w:divBdr>
            </w:div>
            <w:div w:id="755710004">
              <w:marLeft w:val="0"/>
              <w:marRight w:val="0"/>
              <w:marTop w:val="0"/>
              <w:marBottom w:val="0"/>
              <w:divBdr>
                <w:top w:val="none" w:sz="0" w:space="0" w:color="auto"/>
                <w:left w:val="none" w:sz="0" w:space="0" w:color="auto"/>
                <w:bottom w:val="none" w:sz="0" w:space="0" w:color="auto"/>
                <w:right w:val="none" w:sz="0" w:space="0" w:color="auto"/>
              </w:divBdr>
            </w:div>
            <w:div w:id="756561946">
              <w:marLeft w:val="0"/>
              <w:marRight w:val="0"/>
              <w:marTop w:val="0"/>
              <w:marBottom w:val="0"/>
              <w:divBdr>
                <w:top w:val="none" w:sz="0" w:space="0" w:color="auto"/>
                <w:left w:val="none" w:sz="0" w:space="0" w:color="auto"/>
                <w:bottom w:val="none" w:sz="0" w:space="0" w:color="auto"/>
                <w:right w:val="none" w:sz="0" w:space="0" w:color="auto"/>
              </w:divBdr>
            </w:div>
            <w:div w:id="759565880">
              <w:marLeft w:val="0"/>
              <w:marRight w:val="0"/>
              <w:marTop w:val="0"/>
              <w:marBottom w:val="0"/>
              <w:divBdr>
                <w:top w:val="none" w:sz="0" w:space="0" w:color="auto"/>
                <w:left w:val="none" w:sz="0" w:space="0" w:color="auto"/>
                <w:bottom w:val="none" w:sz="0" w:space="0" w:color="auto"/>
                <w:right w:val="none" w:sz="0" w:space="0" w:color="auto"/>
              </w:divBdr>
            </w:div>
            <w:div w:id="759982044">
              <w:marLeft w:val="0"/>
              <w:marRight w:val="0"/>
              <w:marTop w:val="0"/>
              <w:marBottom w:val="0"/>
              <w:divBdr>
                <w:top w:val="none" w:sz="0" w:space="0" w:color="auto"/>
                <w:left w:val="none" w:sz="0" w:space="0" w:color="auto"/>
                <w:bottom w:val="none" w:sz="0" w:space="0" w:color="auto"/>
                <w:right w:val="none" w:sz="0" w:space="0" w:color="auto"/>
              </w:divBdr>
            </w:div>
            <w:div w:id="760878994">
              <w:marLeft w:val="0"/>
              <w:marRight w:val="0"/>
              <w:marTop w:val="0"/>
              <w:marBottom w:val="0"/>
              <w:divBdr>
                <w:top w:val="none" w:sz="0" w:space="0" w:color="auto"/>
                <w:left w:val="none" w:sz="0" w:space="0" w:color="auto"/>
                <w:bottom w:val="none" w:sz="0" w:space="0" w:color="auto"/>
                <w:right w:val="none" w:sz="0" w:space="0" w:color="auto"/>
              </w:divBdr>
            </w:div>
            <w:div w:id="762922324">
              <w:marLeft w:val="0"/>
              <w:marRight w:val="0"/>
              <w:marTop w:val="0"/>
              <w:marBottom w:val="0"/>
              <w:divBdr>
                <w:top w:val="none" w:sz="0" w:space="0" w:color="auto"/>
                <w:left w:val="none" w:sz="0" w:space="0" w:color="auto"/>
                <w:bottom w:val="none" w:sz="0" w:space="0" w:color="auto"/>
                <w:right w:val="none" w:sz="0" w:space="0" w:color="auto"/>
              </w:divBdr>
            </w:div>
            <w:div w:id="768427337">
              <w:marLeft w:val="0"/>
              <w:marRight w:val="0"/>
              <w:marTop w:val="0"/>
              <w:marBottom w:val="0"/>
              <w:divBdr>
                <w:top w:val="none" w:sz="0" w:space="0" w:color="auto"/>
                <w:left w:val="none" w:sz="0" w:space="0" w:color="auto"/>
                <w:bottom w:val="none" w:sz="0" w:space="0" w:color="auto"/>
                <w:right w:val="none" w:sz="0" w:space="0" w:color="auto"/>
              </w:divBdr>
            </w:div>
            <w:div w:id="768742113">
              <w:marLeft w:val="0"/>
              <w:marRight w:val="0"/>
              <w:marTop w:val="0"/>
              <w:marBottom w:val="0"/>
              <w:divBdr>
                <w:top w:val="none" w:sz="0" w:space="0" w:color="auto"/>
                <w:left w:val="none" w:sz="0" w:space="0" w:color="auto"/>
                <w:bottom w:val="none" w:sz="0" w:space="0" w:color="auto"/>
                <w:right w:val="none" w:sz="0" w:space="0" w:color="auto"/>
              </w:divBdr>
            </w:div>
            <w:div w:id="768892930">
              <w:marLeft w:val="0"/>
              <w:marRight w:val="0"/>
              <w:marTop w:val="0"/>
              <w:marBottom w:val="0"/>
              <w:divBdr>
                <w:top w:val="none" w:sz="0" w:space="0" w:color="auto"/>
                <w:left w:val="none" w:sz="0" w:space="0" w:color="auto"/>
                <w:bottom w:val="none" w:sz="0" w:space="0" w:color="auto"/>
                <w:right w:val="none" w:sz="0" w:space="0" w:color="auto"/>
              </w:divBdr>
            </w:div>
            <w:div w:id="769816268">
              <w:marLeft w:val="0"/>
              <w:marRight w:val="0"/>
              <w:marTop w:val="0"/>
              <w:marBottom w:val="0"/>
              <w:divBdr>
                <w:top w:val="none" w:sz="0" w:space="0" w:color="auto"/>
                <w:left w:val="none" w:sz="0" w:space="0" w:color="auto"/>
                <w:bottom w:val="none" w:sz="0" w:space="0" w:color="auto"/>
                <w:right w:val="none" w:sz="0" w:space="0" w:color="auto"/>
              </w:divBdr>
            </w:div>
            <w:div w:id="771825385">
              <w:marLeft w:val="0"/>
              <w:marRight w:val="0"/>
              <w:marTop w:val="0"/>
              <w:marBottom w:val="0"/>
              <w:divBdr>
                <w:top w:val="none" w:sz="0" w:space="0" w:color="auto"/>
                <w:left w:val="none" w:sz="0" w:space="0" w:color="auto"/>
                <w:bottom w:val="none" w:sz="0" w:space="0" w:color="auto"/>
                <w:right w:val="none" w:sz="0" w:space="0" w:color="auto"/>
              </w:divBdr>
            </w:div>
            <w:div w:id="772942298">
              <w:marLeft w:val="0"/>
              <w:marRight w:val="0"/>
              <w:marTop w:val="0"/>
              <w:marBottom w:val="0"/>
              <w:divBdr>
                <w:top w:val="none" w:sz="0" w:space="0" w:color="auto"/>
                <w:left w:val="none" w:sz="0" w:space="0" w:color="auto"/>
                <w:bottom w:val="none" w:sz="0" w:space="0" w:color="auto"/>
                <w:right w:val="none" w:sz="0" w:space="0" w:color="auto"/>
              </w:divBdr>
            </w:div>
            <w:div w:id="774247398">
              <w:marLeft w:val="0"/>
              <w:marRight w:val="0"/>
              <w:marTop w:val="0"/>
              <w:marBottom w:val="0"/>
              <w:divBdr>
                <w:top w:val="none" w:sz="0" w:space="0" w:color="auto"/>
                <w:left w:val="none" w:sz="0" w:space="0" w:color="auto"/>
                <w:bottom w:val="none" w:sz="0" w:space="0" w:color="auto"/>
                <w:right w:val="none" w:sz="0" w:space="0" w:color="auto"/>
              </w:divBdr>
            </w:div>
            <w:div w:id="774712924">
              <w:marLeft w:val="0"/>
              <w:marRight w:val="0"/>
              <w:marTop w:val="0"/>
              <w:marBottom w:val="0"/>
              <w:divBdr>
                <w:top w:val="none" w:sz="0" w:space="0" w:color="auto"/>
                <w:left w:val="none" w:sz="0" w:space="0" w:color="auto"/>
                <w:bottom w:val="none" w:sz="0" w:space="0" w:color="auto"/>
                <w:right w:val="none" w:sz="0" w:space="0" w:color="auto"/>
              </w:divBdr>
            </w:div>
            <w:div w:id="777455753">
              <w:marLeft w:val="0"/>
              <w:marRight w:val="0"/>
              <w:marTop w:val="0"/>
              <w:marBottom w:val="0"/>
              <w:divBdr>
                <w:top w:val="none" w:sz="0" w:space="0" w:color="auto"/>
                <w:left w:val="none" w:sz="0" w:space="0" w:color="auto"/>
                <w:bottom w:val="none" w:sz="0" w:space="0" w:color="auto"/>
                <w:right w:val="none" w:sz="0" w:space="0" w:color="auto"/>
              </w:divBdr>
            </w:div>
            <w:div w:id="777986566">
              <w:marLeft w:val="0"/>
              <w:marRight w:val="0"/>
              <w:marTop w:val="0"/>
              <w:marBottom w:val="0"/>
              <w:divBdr>
                <w:top w:val="none" w:sz="0" w:space="0" w:color="auto"/>
                <w:left w:val="none" w:sz="0" w:space="0" w:color="auto"/>
                <w:bottom w:val="none" w:sz="0" w:space="0" w:color="auto"/>
                <w:right w:val="none" w:sz="0" w:space="0" w:color="auto"/>
              </w:divBdr>
            </w:div>
            <w:div w:id="782962303">
              <w:marLeft w:val="0"/>
              <w:marRight w:val="0"/>
              <w:marTop w:val="0"/>
              <w:marBottom w:val="0"/>
              <w:divBdr>
                <w:top w:val="none" w:sz="0" w:space="0" w:color="auto"/>
                <w:left w:val="none" w:sz="0" w:space="0" w:color="auto"/>
                <w:bottom w:val="none" w:sz="0" w:space="0" w:color="auto"/>
                <w:right w:val="none" w:sz="0" w:space="0" w:color="auto"/>
              </w:divBdr>
            </w:div>
            <w:div w:id="783959800">
              <w:marLeft w:val="0"/>
              <w:marRight w:val="0"/>
              <w:marTop w:val="0"/>
              <w:marBottom w:val="0"/>
              <w:divBdr>
                <w:top w:val="none" w:sz="0" w:space="0" w:color="auto"/>
                <w:left w:val="none" w:sz="0" w:space="0" w:color="auto"/>
                <w:bottom w:val="none" w:sz="0" w:space="0" w:color="auto"/>
                <w:right w:val="none" w:sz="0" w:space="0" w:color="auto"/>
              </w:divBdr>
            </w:div>
            <w:div w:id="785854561">
              <w:marLeft w:val="0"/>
              <w:marRight w:val="0"/>
              <w:marTop w:val="0"/>
              <w:marBottom w:val="0"/>
              <w:divBdr>
                <w:top w:val="none" w:sz="0" w:space="0" w:color="auto"/>
                <w:left w:val="none" w:sz="0" w:space="0" w:color="auto"/>
                <w:bottom w:val="none" w:sz="0" w:space="0" w:color="auto"/>
                <w:right w:val="none" w:sz="0" w:space="0" w:color="auto"/>
              </w:divBdr>
            </w:div>
            <w:div w:id="785932824">
              <w:marLeft w:val="0"/>
              <w:marRight w:val="0"/>
              <w:marTop w:val="0"/>
              <w:marBottom w:val="0"/>
              <w:divBdr>
                <w:top w:val="none" w:sz="0" w:space="0" w:color="auto"/>
                <w:left w:val="none" w:sz="0" w:space="0" w:color="auto"/>
                <w:bottom w:val="none" w:sz="0" w:space="0" w:color="auto"/>
                <w:right w:val="none" w:sz="0" w:space="0" w:color="auto"/>
              </w:divBdr>
            </w:div>
            <w:div w:id="790057904">
              <w:marLeft w:val="0"/>
              <w:marRight w:val="0"/>
              <w:marTop w:val="0"/>
              <w:marBottom w:val="0"/>
              <w:divBdr>
                <w:top w:val="none" w:sz="0" w:space="0" w:color="auto"/>
                <w:left w:val="none" w:sz="0" w:space="0" w:color="auto"/>
                <w:bottom w:val="none" w:sz="0" w:space="0" w:color="auto"/>
                <w:right w:val="none" w:sz="0" w:space="0" w:color="auto"/>
              </w:divBdr>
            </w:div>
            <w:div w:id="792285410">
              <w:marLeft w:val="0"/>
              <w:marRight w:val="0"/>
              <w:marTop w:val="0"/>
              <w:marBottom w:val="0"/>
              <w:divBdr>
                <w:top w:val="none" w:sz="0" w:space="0" w:color="auto"/>
                <w:left w:val="none" w:sz="0" w:space="0" w:color="auto"/>
                <w:bottom w:val="none" w:sz="0" w:space="0" w:color="auto"/>
                <w:right w:val="none" w:sz="0" w:space="0" w:color="auto"/>
              </w:divBdr>
            </w:div>
            <w:div w:id="792987094">
              <w:marLeft w:val="0"/>
              <w:marRight w:val="0"/>
              <w:marTop w:val="0"/>
              <w:marBottom w:val="0"/>
              <w:divBdr>
                <w:top w:val="none" w:sz="0" w:space="0" w:color="auto"/>
                <w:left w:val="none" w:sz="0" w:space="0" w:color="auto"/>
                <w:bottom w:val="none" w:sz="0" w:space="0" w:color="auto"/>
                <w:right w:val="none" w:sz="0" w:space="0" w:color="auto"/>
              </w:divBdr>
            </w:div>
            <w:div w:id="793325700">
              <w:marLeft w:val="0"/>
              <w:marRight w:val="0"/>
              <w:marTop w:val="0"/>
              <w:marBottom w:val="0"/>
              <w:divBdr>
                <w:top w:val="none" w:sz="0" w:space="0" w:color="auto"/>
                <w:left w:val="none" w:sz="0" w:space="0" w:color="auto"/>
                <w:bottom w:val="none" w:sz="0" w:space="0" w:color="auto"/>
                <w:right w:val="none" w:sz="0" w:space="0" w:color="auto"/>
              </w:divBdr>
            </w:div>
            <w:div w:id="794059323">
              <w:marLeft w:val="0"/>
              <w:marRight w:val="0"/>
              <w:marTop w:val="0"/>
              <w:marBottom w:val="0"/>
              <w:divBdr>
                <w:top w:val="none" w:sz="0" w:space="0" w:color="auto"/>
                <w:left w:val="none" w:sz="0" w:space="0" w:color="auto"/>
                <w:bottom w:val="none" w:sz="0" w:space="0" w:color="auto"/>
                <w:right w:val="none" w:sz="0" w:space="0" w:color="auto"/>
              </w:divBdr>
            </w:div>
            <w:div w:id="794644236">
              <w:marLeft w:val="0"/>
              <w:marRight w:val="0"/>
              <w:marTop w:val="0"/>
              <w:marBottom w:val="0"/>
              <w:divBdr>
                <w:top w:val="none" w:sz="0" w:space="0" w:color="auto"/>
                <w:left w:val="none" w:sz="0" w:space="0" w:color="auto"/>
                <w:bottom w:val="none" w:sz="0" w:space="0" w:color="auto"/>
                <w:right w:val="none" w:sz="0" w:space="0" w:color="auto"/>
              </w:divBdr>
            </w:div>
            <w:div w:id="795636842">
              <w:marLeft w:val="0"/>
              <w:marRight w:val="0"/>
              <w:marTop w:val="0"/>
              <w:marBottom w:val="0"/>
              <w:divBdr>
                <w:top w:val="none" w:sz="0" w:space="0" w:color="auto"/>
                <w:left w:val="none" w:sz="0" w:space="0" w:color="auto"/>
                <w:bottom w:val="none" w:sz="0" w:space="0" w:color="auto"/>
                <w:right w:val="none" w:sz="0" w:space="0" w:color="auto"/>
              </w:divBdr>
            </w:div>
            <w:div w:id="799036061">
              <w:marLeft w:val="0"/>
              <w:marRight w:val="0"/>
              <w:marTop w:val="0"/>
              <w:marBottom w:val="0"/>
              <w:divBdr>
                <w:top w:val="none" w:sz="0" w:space="0" w:color="auto"/>
                <w:left w:val="none" w:sz="0" w:space="0" w:color="auto"/>
                <w:bottom w:val="none" w:sz="0" w:space="0" w:color="auto"/>
                <w:right w:val="none" w:sz="0" w:space="0" w:color="auto"/>
              </w:divBdr>
            </w:div>
            <w:div w:id="799614002">
              <w:marLeft w:val="0"/>
              <w:marRight w:val="0"/>
              <w:marTop w:val="0"/>
              <w:marBottom w:val="0"/>
              <w:divBdr>
                <w:top w:val="none" w:sz="0" w:space="0" w:color="auto"/>
                <w:left w:val="none" w:sz="0" w:space="0" w:color="auto"/>
                <w:bottom w:val="none" w:sz="0" w:space="0" w:color="auto"/>
                <w:right w:val="none" w:sz="0" w:space="0" w:color="auto"/>
              </w:divBdr>
            </w:div>
            <w:div w:id="800225278">
              <w:marLeft w:val="0"/>
              <w:marRight w:val="0"/>
              <w:marTop w:val="0"/>
              <w:marBottom w:val="0"/>
              <w:divBdr>
                <w:top w:val="none" w:sz="0" w:space="0" w:color="auto"/>
                <w:left w:val="none" w:sz="0" w:space="0" w:color="auto"/>
                <w:bottom w:val="none" w:sz="0" w:space="0" w:color="auto"/>
                <w:right w:val="none" w:sz="0" w:space="0" w:color="auto"/>
              </w:divBdr>
            </w:div>
            <w:div w:id="802770952">
              <w:marLeft w:val="0"/>
              <w:marRight w:val="0"/>
              <w:marTop w:val="0"/>
              <w:marBottom w:val="0"/>
              <w:divBdr>
                <w:top w:val="none" w:sz="0" w:space="0" w:color="auto"/>
                <w:left w:val="none" w:sz="0" w:space="0" w:color="auto"/>
                <w:bottom w:val="none" w:sz="0" w:space="0" w:color="auto"/>
                <w:right w:val="none" w:sz="0" w:space="0" w:color="auto"/>
              </w:divBdr>
            </w:div>
            <w:div w:id="805659595">
              <w:marLeft w:val="0"/>
              <w:marRight w:val="0"/>
              <w:marTop w:val="0"/>
              <w:marBottom w:val="0"/>
              <w:divBdr>
                <w:top w:val="none" w:sz="0" w:space="0" w:color="auto"/>
                <w:left w:val="none" w:sz="0" w:space="0" w:color="auto"/>
                <w:bottom w:val="none" w:sz="0" w:space="0" w:color="auto"/>
                <w:right w:val="none" w:sz="0" w:space="0" w:color="auto"/>
              </w:divBdr>
              <w:divsChild>
                <w:div w:id="36785272">
                  <w:marLeft w:val="0"/>
                  <w:marRight w:val="0"/>
                  <w:marTop w:val="0"/>
                  <w:marBottom w:val="0"/>
                  <w:divBdr>
                    <w:top w:val="none" w:sz="0" w:space="0" w:color="auto"/>
                    <w:left w:val="none" w:sz="0" w:space="0" w:color="auto"/>
                    <w:bottom w:val="none" w:sz="0" w:space="0" w:color="auto"/>
                    <w:right w:val="none" w:sz="0" w:space="0" w:color="auto"/>
                  </w:divBdr>
                </w:div>
                <w:div w:id="41294290">
                  <w:marLeft w:val="0"/>
                  <w:marRight w:val="0"/>
                  <w:marTop w:val="0"/>
                  <w:marBottom w:val="0"/>
                  <w:divBdr>
                    <w:top w:val="none" w:sz="0" w:space="0" w:color="auto"/>
                    <w:left w:val="none" w:sz="0" w:space="0" w:color="auto"/>
                    <w:bottom w:val="none" w:sz="0" w:space="0" w:color="auto"/>
                    <w:right w:val="none" w:sz="0" w:space="0" w:color="auto"/>
                  </w:divBdr>
                </w:div>
                <w:div w:id="518390516">
                  <w:marLeft w:val="0"/>
                  <w:marRight w:val="0"/>
                  <w:marTop w:val="0"/>
                  <w:marBottom w:val="0"/>
                  <w:divBdr>
                    <w:top w:val="none" w:sz="0" w:space="0" w:color="auto"/>
                    <w:left w:val="none" w:sz="0" w:space="0" w:color="auto"/>
                    <w:bottom w:val="none" w:sz="0" w:space="0" w:color="auto"/>
                    <w:right w:val="none" w:sz="0" w:space="0" w:color="auto"/>
                  </w:divBdr>
                </w:div>
                <w:div w:id="575626289">
                  <w:marLeft w:val="0"/>
                  <w:marRight w:val="0"/>
                  <w:marTop w:val="0"/>
                  <w:marBottom w:val="0"/>
                  <w:divBdr>
                    <w:top w:val="none" w:sz="0" w:space="0" w:color="auto"/>
                    <w:left w:val="none" w:sz="0" w:space="0" w:color="auto"/>
                    <w:bottom w:val="none" w:sz="0" w:space="0" w:color="auto"/>
                    <w:right w:val="none" w:sz="0" w:space="0" w:color="auto"/>
                  </w:divBdr>
                </w:div>
                <w:div w:id="633557321">
                  <w:marLeft w:val="0"/>
                  <w:marRight w:val="0"/>
                  <w:marTop w:val="0"/>
                  <w:marBottom w:val="0"/>
                  <w:divBdr>
                    <w:top w:val="none" w:sz="0" w:space="0" w:color="auto"/>
                    <w:left w:val="none" w:sz="0" w:space="0" w:color="auto"/>
                    <w:bottom w:val="none" w:sz="0" w:space="0" w:color="auto"/>
                    <w:right w:val="none" w:sz="0" w:space="0" w:color="auto"/>
                  </w:divBdr>
                </w:div>
                <w:div w:id="684138345">
                  <w:marLeft w:val="0"/>
                  <w:marRight w:val="0"/>
                  <w:marTop w:val="0"/>
                  <w:marBottom w:val="0"/>
                  <w:divBdr>
                    <w:top w:val="none" w:sz="0" w:space="0" w:color="auto"/>
                    <w:left w:val="none" w:sz="0" w:space="0" w:color="auto"/>
                    <w:bottom w:val="none" w:sz="0" w:space="0" w:color="auto"/>
                    <w:right w:val="none" w:sz="0" w:space="0" w:color="auto"/>
                  </w:divBdr>
                </w:div>
                <w:div w:id="1229802225">
                  <w:marLeft w:val="0"/>
                  <w:marRight w:val="0"/>
                  <w:marTop w:val="0"/>
                  <w:marBottom w:val="0"/>
                  <w:divBdr>
                    <w:top w:val="none" w:sz="0" w:space="0" w:color="auto"/>
                    <w:left w:val="none" w:sz="0" w:space="0" w:color="auto"/>
                    <w:bottom w:val="none" w:sz="0" w:space="0" w:color="auto"/>
                    <w:right w:val="none" w:sz="0" w:space="0" w:color="auto"/>
                  </w:divBdr>
                </w:div>
                <w:div w:id="1420370357">
                  <w:marLeft w:val="0"/>
                  <w:marRight w:val="0"/>
                  <w:marTop w:val="0"/>
                  <w:marBottom w:val="0"/>
                  <w:divBdr>
                    <w:top w:val="none" w:sz="0" w:space="0" w:color="auto"/>
                    <w:left w:val="none" w:sz="0" w:space="0" w:color="auto"/>
                    <w:bottom w:val="none" w:sz="0" w:space="0" w:color="auto"/>
                    <w:right w:val="none" w:sz="0" w:space="0" w:color="auto"/>
                  </w:divBdr>
                </w:div>
                <w:div w:id="1615479946">
                  <w:marLeft w:val="0"/>
                  <w:marRight w:val="0"/>
                  <w:marTop w:val="0"/>
                  <w:marBottom w:val="0"/>
                  <w:divBdr>
                    <w:top w:val="none" w:sz="0" w:space="0" w:color="auto"/>
                    <w:left w:val="none" w:sz="0" w:space="0" w:color="auto"/>
                    <w:bottom w:val="none" w:sz="0" w:space="0" w:color="auto"/>
                    <w:right w:val="none" w:sz="0" w:space="0" w:color="auto"/>
                  </w:divBdr>
                </w:div>
                <w:div w:id="2136675551">
                  <w:marLeft w:val="0"/>
                  <w:marRight w:val="0"/>
                  <w:marTop w:val="0"/>
                  <w:marBottom w:val="0"/>
                  <w:divBdr>
                    <w:top w:val="none" w:sz="0" w:space="0" w:color="auto"/>
                    <w:left w:val="none" w:sz="0" w:space="0" w:color="auto"/>
                    <w:bottom w:val="none" w:sz="0" w:space="0" w:color="auto"/>
                    <w:right w:val="none" w:sz="0" w:space="0" w:color="auto"/>
                  </w:divBdr>
                </w:div>
              </w:divsChild>
            </w:div>
            <w:div w:id="806819014">
              <w:marLeft w:val="0"/>
              <w:marRight w:val="0"/>
              <w:marTop w:val="0"/>
              <w:marBottom w:val="0"/>
              <w:divBdr>
                <w:top w:val="none" w:sz="0" w:space="0" w:color="auto"/>
                <w:left w:val="none" w:sz="0" w:space="0" w:color="auto"/>
                <w:bottom w:val="none" w:sz="0" w:space="0" w:color="auto"/>
                <w:right w:val="none" w:sz="0" w:space="0" w:color="auto"/>
              </w:divBdr>
            </w:div>
            <w:div w:id="807623869">
              <w:marLeft w:val="0"/>
              <w:marRight w:val="0"/>
              <w:marTop w:val="0"/>
              <w:marBottom w:val="0"/>
              <w:divBdr>
                <w:top w:val="none" w:sz="0" w:space="0" w:color="auto"/>
                <w:left w:val="none" w:sz="0" w:space="0" w:color="auto"/>
                <w:bottom w:val="none" w:sz="0" w:space="0" w:color="auto"/>
                <w:right w:val="none" w:sz="0" w:space="0" w:color="auto"/>
              </w:divBdr>
            </w:div>
            <w:div w:id="808976987">
              <w:marLeft w:val="0"/>
              <w:marRight w:val="0"/>
              <w:marTop w:val="0"/>
              <w:marBottom w:val="0"/>
              <w:divBdr>
                <w:top w:val="none" w:sz="0" w:space="0" w:color="auto"/>
                <w:left w:val="none" w:sz="0" w:space="0" w:color="auto"/>
                <w:bottom w:val="none" w:sz="0" w:space="0" w:color="auto"/>
                <w:right w:val="none" w:sz="0" w:space="0" w:color="auto"/>
              </w:divBdr>
            </w:div>
            <w:div w:id="809516620">
              <w:marLeft w:val="0"/>
              <w:marRight w:val="0"/>
              <w:marTop w:val="0"/>
              <w:marBottom w:val="0"/>
              <w:divBdr>
                <w:top w:val="none" w:sz="0" w:space="0" w:color="auto"/>
                <w:left w:val="none" w:sz="0" w:space="0" w:color="auto"/>
                <w:bottom w:val="none" w:sz="0" w:space="0" w:color="auto"/>
                <w:right w:val="none" w:sz="0" w:space="0" w:color="auto"/>
              </w:divBdr>
              <w:divsChild>
                <w:div w:id="24528577">
                  <w:marLeft w:val="0"/>
                  <w:marRight w:val="0"/>
                  <w:marTop w:val="0"/>
                  <w:marBottom w:val="0"/>
                  <w:divBdr>
                    <w:top w:val="none" w:sz="0" w:space="0" w:color="auto"/>
                    <w:left w:val="none" w:sz="0" w:space="0" w:color="auto"/>
                    <w:bottom w:val="none" w:sz="0" w:space="0" w:color="auto"/>
                    <w:right w:val="none" w:sz="0" w:space="0" w:color="auto"/>
                  </w:divBdr>
                </w:div>
                <w:div w:id="183835177">
                  <w:marLeft w:val="0"/>
                  <w:marRight w:val="0"/>
                  <w:marTop w:val="0"/>
                  <w:marBottom w:val="0"/>
                  <w:divBdr>
                    <w:top w:val="none" w:sz="0" w:space="0" w:color="auto"/>
                    <w:left w:val="none" w:sz="0" w:space="0" w:color="auto"/>
                    <w:bottom w:val="none" w:sz="0" w:space="0" w:color="auto"/>
                    <w:right w:val="none" w:sz="0" w:space="0" w:color="auto"/>
                  </w:divBdr>
                </w:div>
                <w:div w:id="1700932224">
                  <w:marLeft w:val="0"/>
                  <w:marRight w:val="0"/>
                  <w:marTop w:val="0"/>
                  <w:marBottom w:val="0"/>
                  <w:divBdr>
                    <w:top w:val="none" w:sz="0" w:space="0" w:color="auto"/>
                    <w:left w:val="none" w:sz="0" w:space="0" w:color="auto"/>
                    <w:bottom w:val="none" w:sz="0" w:space="0" w:color="auto"/>
                    <w:right w:val="none" w:sz="0" w:space="0" w:color="auto"/>
                  </w:divBdr>
                </w:div>
                <w:div w:id="1803036208">
                  <w:marLeft w:val="0"/>
                  <w:marRight w:val="0"/>
                  <w:marTop w:val="0"/>
                  <w:marBottom w:val="0"/>
                  <w:divBdr>
                    <w:top w:val="none" w:sz="0" w:space="0" w:color="auto"/>
                    <w:left w:val="none" w:sz="0" w:space="0" w:color="auto"/>
                    <w:bottom w:val="none" w:sz="0" w:space="0" w:color="auto"/>
                    <w:right w:val="none" w:sz="0" w:space="0" w:color="auto"/>
                  </w:divBdr>
                </w:div>
                <w:div w:id="2008289821">
                  <w:marLeft w:val="0"/>
                  <w:marRight w:val="0"/>
                  <w:marTop w:val="0"/>
                  <w:marBottom w:val="0"/>
                  <w:divBdr>
                    <w:top w:val="none" w:sz="0" w:space="0" w:color="auto"/>
                    <w:left w:val="none" w:sz="0" w:space="0" w:color="auto"/>
                    <w:bottom w:val="none" w:sz="0" w:space="0" w:color="auto"/>
                    <w:right w:val="none" w:sz="0" w:space="0" w:color="auto"/>
                  </w:divBdr>
                </w:div>
                <w:div w:id="2079134728">
                  <w:marLeft w:val="0"/>
                  <w:marRight w:val="0"/>
                  <w:marTop w:val="0"/>
                  <w:marBottom w:val="0"/>
                  <w:divBdr>
                    <w:top w:val="none" w:sz="0" w:space="0" w:color="auto"/>
                    <w:left w:val="none" w:sz="0" w:space="0" w:color="auto"/>
                    <w:bottom w:val="none" w:sz="0" w:space="0" w:color="auto"/>
                    <w:right w:val="none" w:sz="0" w:space="0" w:color="auto"/>
                  </w:divBdr>
                </w:div>
              </w:divsChild>
            </w:div>
            <w:div w:id="811139099">
              <w:marLeft w:val="0"/>
              <w:marRight w:val="0"/>
              <w:marTop w:val="0"/>
              <w:marBottom w:val="0"/>
              <w:divBdr>
                <w:top w:val="none" w:sz="0" w:space="0" w:color="auto"/>
                <w:left w:val="none" w:sz="0" w:space="0" w:color="auto"/>
                <w:bottom w:val="none" w:sz="0" w:space="0" w:color="auto"/>
                <w:right w:val="none" w:sz="0" w:space="0" w:color="auto"/>
              </w:divBdr>
            </w:div>
            <w:div w:id="813063511">
              <w:marLeft w:val="0"/>
              <w:marRight w:val="0"/>
              <w:marTop w:val="0"/>
              <w:marBottom w:val="0"/>
              <w:divBdr>
                <w:top w:val="none" w:sz="0" w:space="0" w:color="auto"/>
                <w:left w:val="none" w:sz="0" w:space="0" w:color="auto"/>
                <w:bottom w:val="none" w:sz="0" w:space="0" w:color="auto"/>
                <w:right w:val="none" w:sz="0" w:space="0" w:color="auto"/>
              </w:divBdr>
            </w:div>
            <w:div w:id="813453300">
              <w:marLeft w:val="0"/>
              <w:marRight w:val="0"/>
              <w:marTop w:val="0"/>
              <w:marBottom w:val="0"/>
              <w:divBdr>
                <w:top w:val="none" w:sz="0" w:space="0" w:color="auto"/>
                <w:left w:val="none" w:sz="0" w:space="0" w:color="auto"/>
                <w:bottom w:val="none" w:sz="0" w:space="0" w:color="auto"/>
                <w:right w:val="none" w:sz="0" w:space="0" w:color="auto"/>
              </w:divBdr>
            </w:div>
            <w:div w:id="815269620">
              <w:marLeft w:val="0"/>
              <w:marRight w:val="0"/>
              <w:marTop w:val="0"/>
              <w:marBottom w:val="0"/>
              <w:divBdr>
                <w:top w:val="none" w:sz="0" w:space="0" w:color="auto"/>
                <w:left w:val="none" w:sz="0" w:space="0" w:color="auto"/>
                <w:bottom w:val="none" w:sz="0" w:space="0" w:color="auto"/>
                <w:right w:val="none" w:sz="0" w:space="0" w:color="auto"/>
              </w:divBdr>
            </w:div>
            <w:div w:id="816611257">
              <w:marLeft w:val="0"/>
              <w:marRight w:val="0"/>
              <w:marTop w:val="0"/>
              <w:marBottom w:val="0"/>
              <w:divBdr>
                <w:top w:val="none" w:sz="0" w:space="0" w:color="auto"/>
                <w:left w:val="none" w:sz="0" w:space="0" w:color="auto"/>
                <w:bottom w:val="none" w:sz="0" w:space="0" w:color="auto"/>
                <w:right w:val="none" w:sz="0" w:space="0" w:color="auto"/>
              </w:divBdr>
            </w:div>
            <w:div w:id="818112599">
              <w:marLeft w:val="0"/>
              <w:marRight w:val="0"/>
              <w:marTop w:val="0"/>
              <w:marBottom w:val="0"/>
              <w:divBdr>
                <w:top w:val="none" w:sz="0" w:space="0" w:color="auto"/>
                <w:left w:val="none" w:sz="0" w:space="0" w:color="auto"/>
                <w:bottom w:val="none" w:sz="0" w:space="0" w:color="auto"/>
                <w:right w:val="none" w:sz="0" w:space="0" w:color="auto"/>
              </w:divBdr>
            </w:div>
            <w:div w:id="819345163">
              <w:marLeft w:val="0"/>
              <w:marRight w:val="0"/>
              <w:marTop w:val="0"/>
              <w:marBottom w:val="0"/>
              <w:divBdr>
                <w:top w:val="none" w:sz="0" w:space="0" w:color="auto"/>
                <w:left w:val="none" w:sz="0" w:space="0" w:color="auto"/>
                <w:bottom w:val="none" w:sz="0" w:space="0" w:color="auto"/>
                <w:right w:val="none" w:sz="0" w:space="0" w:color="auto"/>
              </w:divBdr>
            </w:div>
            <w:div w:id="819535521">
              <w:marLeft w:val="0"/>
              <w:marRight w:val="0"/>
              <w:marTop w:val="0"/>
              <w:marBottom w:val="0"/>
              <w:divBdr>
                <w:top w:val="none" w:sz="0" w:space="0" w:color="auto"/>
                <w:left w:val="none" w:sz="0" w:space="0" w:color="auto"/>
                <w:bottom w:val="none" w:sz="0" w:space="0" w:color="auto"/>
                <w:right w:val="none" w:sz="0" w:space="0" w:color="auto"/>
              </w:divBdr>
            </w:div>
            <w:div w:id="823280078">
              <w:marLeft w:val="0"/>
              <w:marRight w:val="0"/>
              <w:marTop w:val="0"/>
              <w:marBottom w:val="0"/>
              <w:divBdr>
                <w:top w:val="none" w:sz="0" w:space="0" w:color="auto"/>
                <w:left w:val="none" w:sz="0" w:space="0" w:color="auto"/>
                <w:bottom w:val="none" w:sz="0" w:space="0" w:color="auto"/>
                <w:right w:val="none" w:sz="0" w:space="0" w:color="auto"/>
              </w:divBdr>
            </w:div>
            <w:div w:id="824005485">
              <w:marLeft w:val="0"/>
              <w:marRight w:val="0"/>
              <w:marTop w:val="0"/>
              <w:marBottom w:val="0"/>
              <w:divBdr>
                <w:top w:val="none" w:sz="0" w:space="0" w:color="auto"/>
                <w:left w:val="none" w:sz="0" w:space="0" w:color="auto"/>
                <w:bottom w:val="none" w:sz="0" w:space="0" w:color="auto"/>
                <w:right w:val="none" w:sz="0" w:space="0" w:color="auto"/>
              </w:divBdr>
            </w:div>
            <w:div w:id="830872242">
              <w:marLeft w:val="0"/>
              <w:marRight w:val="0"/>
              <w:marTop w:val="0"/>
              <w:marBottom w:val="0"/>
              <w:divBdr>
                <w:top w:val="none" w:sz="0" w:space="0" w:color="auto"/>
                <w:left w:val="none" w:sz="0" w:space="0" w:color="auto"/>
                <w:bottom w:val="none" w:sz="0" w:space="0" w:color="auto"/>
                <w:right w:val="none" w:sz="0" w:space="0" w:color="auto"/>
              </w:divBdr>
            </w:div>
            <w:div w:id="831261814">
              <w:marLeft w:val="0"/>
              <w:marRight w:val="0"/>
              <w:marTop w:val="0"/>
              <w:marBottom w:val="0"/>
              <w:divBdr>
                <w:top w:val="none" w:sz="0" w:space="0" w:color="auto"/>
                <w:left w:val="none" w:sz="0" w:space="0" w:color="auto"/>
                <w:bottom w:val="none" w:sz="0" w:space="0" w:color="auto"/>
                <w:right w:val="none" w:sz="0" w:space="0" w:color="auto"/>
              </w:divBdr>
              <w:divsChild>
                <w:div w:id="239217787">
                  <w:marLeft w:val="0"/>
                  <w:marRight w:val="0"/>
                  <w:marTop w:val="0"/>
                  <w:marBottom w:val="0"/>
                  <w:divBdr>
                    <w:top w:val="none" w:sz="0" w:space="0" w:color="auto"/>
                    <w:left w:val="none" w:sz="0" w:space="0" w:color="auto"/>
                    <w:bottom w:val="none" w:sz="0" w:space="0" w:color="auto"/>
                    <w:right w:val="none" w:sz="0" w:space="0" w:color="auto"/>
                  </w:divBdr>
                </w:div>
                <w:div w:id="988022796">
                  <w:marLeft w:val="0"/>
                  <w:marRight w:val="0"/>
                  <w:marTop w:val="0"/>
                  <w:marBottom w:val="0"/>
                  <w:divBdr>
                    <w:top w:val="none" w:sz="0" w:space="0" w:color="auto"/>
                    <w:left w:val="none" w:sz="0" w:space="0" w:color="auto"/>
                    <w:bottom w:val="none" w:sz="0" w:space="0" w:color="auto"/>
                    <w:right w:val="none" w:sz="0" w:space="0" w:color="auto"/>
                  </w:divBdr>
                </w:div>
                <w:div w:id="2001352015">
                  <w:marLeft w:val="0"/>
                  <w:marRight w:val="0"/>
                  <w:marTop w:val="0"/>
                  <w:marBottom w:val="0"/>
                  <w:divBdr>
                    <w:top w:val="none" w:sz="0" w:space="0" w:color="auto"/>
                    <w:left w:val="none" w:sz="0" w:space="0" w:color="auto"/>
                    <w:bottom w:val="none" w:sz="0" w:space="0" w:color="auto"/>
                    <w:right w:val="none" w:sz="0" w:space="0" w:color="auto"/>
                  </w:divBdr>
                </w:div>
              </w:divsChild>
            </w:div>
            <w:div w:id="831994531">
              <w:marLeft w:val="0"/>
              <w:marRight w:val="0"/>
              <w:marTop w:val="0"/>
              <w:marBottom w:val="0"/>
              <w:divBdr>
                <w:top w:val="none" w:sz="0" w:space="0" w:color="auto"/>
                <w:left w:val="none" w:sz="0" w:space="0" w:color="auto"/>
                <w:bottom w:val="none" w:sz="0" w:space="0" w:color="auto"/>
                <w:right w:val="none" w:sz="0" w:space="0" w:color="auto"/>
              </w:divBdr>
            </w:div>
            <w:div w:id="832136362">
              <w:marLeft w:val="0"/>
              <w:marRight w:val="0"/>
              <w:marTop w:val="0"/>
              <w:marBottom w:val="0"/>
              <w:divBdr>
                <w:top w:val="none" w:sz="0" w:space="0" w:color="auto"/>
                <w:left w:val="none" w:sz="0" w:space="0" w:color="auto"/>
                <w:bottom w:val="none" w:sz="0" w:space="0" w:color="auto"/>
                <w:right w:val="none" w:sz="0" w:space="0" w:color="auto"/>
              </w:divBdr>
            </w:div>
            <w:div w:id="833105876">
              <w:marLeft w:val="0"/>
              <w:marRight w:val="0"/>
              <w:marTop w:val="0"/>
              <w:marBottom w:val="0"/>
              <w:divBdr>
                <w:top w:val="none" w:sz="0" w:space="0" w:color="auto"/>
                <w:left w:val="none" w:sz="0" w:space="0" w:color="auto"/>
                <w:bottom w:val="none" w:sz="0" w:space="0" w:color="auto"/>
                <w:right w:val="none" w:sz="0" w:space="0" w:color="auto"/>
              </w:divBdr>
            </w:div>
            <w:div w:id="834539701">
              <w:marLeft w:val="0"/>
              <w:marRight w:val="0"/>
              <w:marTop w:val="0"/>
              <w:marBottom w:val="0"/>
              <w:divBdr>
                <w:top w:val="none" w:sz="0" w:space="0" w:color="auto"/>
                <w:left w:val="none" w:sz="0" w:space="0" w:color="auto"/>
                <w:bottom w:val="none" w:sz="0" w:space="0" w:color="auto"/>
                <w:right w:val="none" w:sz="0" w:space="0" w:color="auto"/>
              </w:divBdr>
            </w:div>
            <w:div w:id="835414738">
              <w:marLeft w:val="0"/>
              <w:marRight w:val="0"/>
              <w:marTop w:val="0"/>
              <w:marBottom w:val="0"/>
              <w:divBdr>
                <w:top w:val="none" w:sz="0" w:space="0" w:color="auto"/>
                <w:left w:val="none" w:sz="0" w:space="0" w:color="auto"/>
                <w:bottom w:val="none" w:sz="0" w:space="0" w:color="auto"/>
                <w:right w:val="none" w:sz="0" w:space="0" w:color="auto"/>
              </w:divBdr>
            </w:div>
            <w:div w:id="836269035">
              <w:marLeft w:val="0"/>
              <w:marRight w:val="0"/>
              <w:marTop w:val="0"/>
              <w:marBottom w:val="0"/>
              <w:divBdr>
                <w:top w:val="none" w:sz="0" w:space="0" w:color="auto"/>
                <w:left w:val="none" w:sz="0" w:space="0" w:color="auto"/>
                <w:bottom w:val="none" w:sz="0" w:space="0" w:color="auto"/>
                <w:right w:val="none" w:sz="0" w:space="0" w:color="auto"/>
              </w:divBdr>
            </w:div>
            <w:div w:id="839388074">
              <w:marLeft w:val="0"/>
              <w:marRight w:val="0"/>
              <w:marTop w:val="0"/>
              <w:marBottom w:val="0"/>
              <w:divBdr>
                <w:top w:val="none" w:sz="0" w:space="0" w:color="auto"/>
                <w:left w:val="none" w:sz="0" w:space="0" w:color="auto"/>
                <w:bottom w:val="none" w:sz="0" w:space="0" w:color="auto"/>
                <w:right w:val="none" w:sz="0" w:space="0" w:color="auto"/>
              </w:divBdr>
            </w:div>
            <w:div w:id="843133093">
              <w:marLeft w:val="0"/>
              <w:marRight w:val="0"/>
              <w:marTop w:val="0"/>
              <w:marBottom w:val="0"/>
              <w:divBdr>
                <w:top w:val="none" w:sz="0" w:space="0" w:color="auto"/>
                <w:left w:val="none" w:sz="0" w:space="0" w:color="auto"/>
                <w:bottom w:val="none" w:sz="0" w:space="0" w:color="auto"/>
                <w:right w:val="none" w:sz="0" w:space="0" w:color="auto"/>
              </w:divBdr>
            </w:div>
            <w:div w:id="843863340">
              <w:marLeft w:val="0"/>
              <w:marRight w:val="0"/>
              <w:marTop w:val="0"/>
              <w:marBottom w:val="0"/>
              <w:divBdr>
                <w:top w:val="none" w:sz="0" w:space="0" w:color="auto"/>
                <w:left w:val="none" w:sz="0" w:space="0" w:color="auto"/>
                <w:bottom w:val="none" w:sz="0" w:space="0" w:color="auto"/>
                <w:right w:val="none" w:sz="0" w:space="0" w:color="auto"/>
              </w:divBdr>
              <w:divsChild>
                <w:div w:id="656424859">
                  <w:marLeft w:val="0"/>
                  <w:marRight w:val="0"/>
                  <w:marTop w:val="0"/>
                  <w:marBottom w:val="0"/>
                  <w:divBdr>
                    <w:top w:val="none" w:sz="0" w:space="0" w:color="auto"/>
                    <w:left w:val="none" w:sz="0" w:space="0" w:color="auto"/>
                    <w:bottom w:val="none" w:sz="0" w:space="0" w:color="auto"/>
                    <w:right w:val="none" w:sz="0" w:space="0" w:color="auto"/>
                  </w:divBdr>
                </w:div>
                <w:div w:id="1046415289">
                  <w:marLeft w:val="0"/>
                  <w:marRight w:val="0"/>
                  <w:marTop w:val="0"/>
                  <w:marBottom w:val="0"/>
                  <w:divBdr>
                    <w:top w:val="none" w:sz="0" w:space="0" w:color="auto"/>
                    <w:left w:val="none" w:sz="0" w:space="0" w:color="auto"/>
                    <w:bottom w:val="none" w:sz="0" w:space="0" w:color="auto"/>
                    <w:right w:val="none" w:sz="0" w:space="0" w:color="auto"/>
                  </w:divBdr>
                </w:div>
                <w:div w:id="1244606645">
                  <w:marLeft w:val="0"/>
                  <w:marRight w:val="0"/>
                  <w:marTop w:val="0"/>
                  <w:marBottom w:val="0"/>
                  <w:divBdr>
                    <w:top w:val="none" w:sz="0" w:space="0" w:color="auto"/>
                    <w:left w:val="none" w:sz="0" w:space="0" w:color="auto"/>
                    <w:bottom w:val="none" w:sz="0" w:space="0" w:color="auto"/>
                    <w:right w:val="none" w:sz="0" w:space="0" w:color="auto"/>
                  </w:divBdr>
                </w:div>
                <w:div w:id="1352999546">
                  <w:marLeft w:val="0"/>
                  <w:marRight w:val="0"/>
                  <w:marTop w:val="0"/>
                  <w:marBottom w:val="0"/>
                  <w:divBdr>
                    <w:top w:val="none" w:sz="0" w:space="0" w:color="auto"/>
                    <w:left w:val="none" w:sz="0" w:space="0" w:color="auto"/>
                    <w:bottom w:val="none" w:sz="0" w:space="0" w:color="auto"/>
                    <w:right w:val="none" w:sz="0" w:space="0" w:color="auto"/>
                  </w:divBdr>
                </w:div>
              </w:divsChild>
            </w:div>
            <w:div w:id="846334633">
              <w:marLeft w:val="0"/>
              <w:marRight w:val="0"/>
              <w:marTop w:val="0"/>
              <w:marBottom w:val="0"/>
              <w:divBdr>
                <w:top w:val="none" w:sz="0" w:space="0" w:color="auto"/>
                <w:left w:val="none" w:sz="0" w:space="0" w:color="auto"/>
                <w:bottom w:val="none" w:sz="0" w:space="0" w:color="auto"/>
                <w:right w:val="none" w:sz="0" w:space="0" w:color="auto"/>
              </w:divBdr>
            </w:div>
            <w:div w:id="847331639">
              <w:marLeft w:val="0"/>
              <w:marRight w:val="0"/>
              <w:marTop w:val="0"/>
              <w:marBottom w:val="0"/>
              <w:divBdr>
                <w:top w:val="none" w:sz="0" w:space="0" w:color="auto"/>
                <w:left w:val="none" w:sz="0" w:space="0" w:color="auto"/>
                <w:bottom w:val="none" w:sz="0" w:space="0" w:color="auto"/>
                <w:right w:val="none" w:sz="0" w:space="0" w:color="auto"/>
              </w:divBdr>
            </w:div>
            <w:div w:id="848637253">
              <w:marLeft w:val="0"/>
              <w:marRight w:val="0"/>
              <w:marTop w:val="0"/>
              <w:marBottom w:val="0"/>
              <w:divBdr>
                <w:top w:val="none" w:sz="0" w:space="0" w:color="auto"/>
                <w:left w:val="none" w:sz="0" w:space="0" w:color="auto"/>
                <w:bottom w:val="none" w:sz="0" w:space="0" w:color="auto"/>
                <w:right w:val="none" w:sz="0" w:space="0" w:color="auto"/>
              </w:divBdr>
            </w:div>
            <w:div w:id="849492688">
              <w:marLeft w:val="0"/>
              <w:marRight w:val="0"/>
              <w:marTop w:val="0"/>
              <w:marBottom w:val="0"/>
              <w:divBdr>
                <w:top w:val="none" w:sz="0" w:space="0" w:color="auto"/>
                <w:left w:val="none" w:sz="0" w:space="0" w:color="auto"/>
                <w:bottom w:val="none" w:sz="0" w:space="0" w:color="auto"/>
                <w:right w:val="none" w:sz="0" w:space="0" w:color="auto"/>
              </w:divBdr>
            </w:div>
            <w:div w:id="850073037">
              <w:marLeft w:val="0"/>
              <w:marRight w:val="0"/>
              <w:marTop w:val="0"/>
              <w:marBottom w:val="0"/>
              <w:divBdr>
                <w:top w:val="none" w:sz="0" w:space="0" w:color="auto"/>
                <w:left w:val="none" w:sz="0" w:space="0" w:color="auto"/>
                <w:bottom w:val="none" w:sz="0" w:space="0" w:color="auto"/>
                <w:right w:val="none" w:sz="0" w:space="0" w:color="auto"/>
              </w:divBdr>
            </w:div>
            <w:div w:id="850685434">
              <w:marLeft w:val="0"/>
              <w:marRight w:val="0"/>
              <w:marTop w:val="0"/>
              <w:marBottom w:val="0"/>
              <w:divBdr>
                <w:top w:val="none" w:sz="0" w:space="0" w:color="auto"/>
                <w:left w:val="none" w:sz="0" w:space="0" w:color="auto"/>
                <w:bottom w:val="none" w:sz="0" w:space="0" w:color="auto"/>
                <w:right w:val="none" w:sz="0" w:space="0" w:color="auto"/>
              </w:divBdr>
            </w:div>
            <w:div w:id="850948650">
              <w:marLeft w:val="0"/>
              <w:marRight w:val="0"/>
              <w:marTop w:val="0"/>
              <w:marBottom w:val="0"/>
              <w:divBdr>
                <w:top w:val="none" w:sz="0" w:space="0" w:color="auto"/>
                <w:left w:val="none" w:sz="0" w:space="0" w:color="auto"/>
                <w:bottom w:val="none" w:sz="0" w:space="0" w:color="auto"/>
                <w:right w:val="none" w:sz="0" w:space="0" w:color="auto"/>
              </w:divBdr>
            </w:div>
            <w:div w:id="855390823">
              <w:marLeft w:val="0"/>
              <w:marRight w:val="0"/>
              <w:marTop w:val="0"/>
              <w:marBottom w:val="0"/>
              <w:divBdr>
                <w:top w:val="none" w:sz="0" w:space="0" w:color="auto"/>
                <w:left w:val="none" w:sz="0" w:space="0" w:color="auto"/>
                <w:bottom w:val="none" w:sz="0" w:space="0" w:color="auto"/>
                <w:right w:val="none" w:sz="0" w:space="0" w:color="auto"/>
              </w:divBdr>
            </w:div>
            <w:div w:id="855844580">
              <w:marLeft w:val="0"/>
              <w:marRight w:val="0"/>
              <w:marTop w:val="0"/>
              <w:marBottom w:val="0"/>
              <w:divBdr>
                <w:top w:val="none" w:sz="0" w:space="0" w:color="auto"/>
                <w:left w:val="none" w:sz="0" w:space="0" w:color="auto"/>
                <w:bottom w:val="none" w:sz="0" w:space="0" w:color="auto"/>
                <w:right w:val="none" w:sz="0" w:space="0" w:color="auto"/>
              </w:divBdr>
            </w:div>
            <w:div w:id="856503324">
              <w:marLeft w:val="0"/>
              <w:marRight w:val="0"/>
              <w:marTop w:val="0"/>
              <w:marBottom w:val="0"/>
              <w:divBdr>
                <w:top w:val="none" w:sz="0" w:space="0" w:color="auto"/>
                <w:left w:val="none" w:sz="0" w:space="0" w:color="auto"/>
                <w:bottom w:val="none" w:sz="0" w:space="0" w:color="auto"/>
                <w:right w:val="none" w:sz="0" w:space="0" w:color="auto"/>
              </w:divBdr>
            </w:div>
            <w:div w:id="856770690">
              <w:marLeft w:val="0"/>
              <w:marRight w:val="0"/>
              <w:marTop w:val="0"/>
              <w:marBottom w:val="0"/>
              <w:divBdr>
                <w:top w:val="none" w:sz="0" w:space="0" w:color="auto"/>
                <w:left w:val="none" w:sz="0" w:space="0" w:color="auto"/>
                <w:bottom w:val="none" w:sz="0" w:space="0" w:color="auto"/>
                <w:right w:val="none" w:sz="0" w:space="0" w:color="auto"/>
              </w:divBdr>
            </w:div>
            <w:div w:id="858391928">
              <w:marLeft w:val="0"/>
              <w:marRight w:val="0"/>
              <w:marTop w:val="0"/>
              <w:marBottom w:val="0"/>
              <w:divBdr>
                <w:top w:val="none" w:sz="0" w:space="0" w:color="auto"/>
                <w:left w:val="none" w:sz="0" w:space="0" w:color="auto"/>
                <w:bottom w:val="none" w:sz="0" w:space="0" w:color="auto"/>
                <w:right w:val="none" w:sz="0" w:space="0" w:color="auto"/>
              </w:divBdr>
            </w:div>
            <w:div w:id="861478593">
              <w:marLeft w:val="0"/>
              <w:marRight w:val="0"/>
              <w:marTop w:val="0"/>
              <w:marBottom w:val="0"/>
              <w:divBdr>
                <w:top w:val="none" w:sz="0" w:space="0" w:color="auto"/>
                <w:left w:val="none" w:sz="0" w:space="0" w:color="auto"/>
                <w:bottom w:val="none" w:sz="0" w:space="0" w:color="auto"/>
                <w:right w:val="none" w:sz="0" w:space="0" w:color="auto"/>
              </w:divBdr>
            </w:div>
            <w:div w:id="862323448">
              <w:marLeft w:val="0"/>
              <w:marRight w:val="0"/>
              <w:marTop w:val="0"/>
              <w:marBottom w:val="0"/>
              <w:divBdr>
                <w:top w:val="none" w:sz="0" w:space="0" w:color="auto"/>
                <w:left w:val="none" w:sz="0" w:space="0" w:color="auto"/>
                <w:bottom w:val="none" w:sz="0" w:space="0" w:color="auto"/>
                <w:right w:val="none" w:sz="0" w:space="0" w:color="auto"/>
              </w:divBdr>
            </w:div>
            <w:div w:id="865867298">
              <w:marLeft w:val="0"/>
              <w:marRight w:val="0"/>
              <w:marTop w:val="0"/>
              <w:marBottom w:val="0"/>
              <w:divBdr>
                <w:top w:val="none" w:sz="0" w:space="0" w:color="auto"/>
                <w:left w:val="none" w:sz="0" w:space="0" w:color="auto"/>
                <w:bottom w:val="none" w:sz="0" w:space="0" w:color="auto"/>
                <w:right w:val="none" w:sz="0" w:space="0" w:color="auto"/>
              </w:divBdr>
            </w:div>
            <w:div w:id="869492499">
              <w:marLeft w:val="0"/>
              <w:marRight w:val="0"/>
              <w:marTop w:val="0"/>
              <w:marBottom w:val="0"/>
              <w:divBdr>
                <w:top w:val="none" w:sz="0" w:space="0" w:color="auto"/>
                <w:left w:val="none" w:sz="0" w:space="0" w:color="auto"/>
                <w:bottom w:val="none" w:sz="0" w:space="0" w:color="auto"/>
                <w:right w:val="none" w:sz="0" w:space="0" w:color="auto"/>
              </w:divBdr>
            </w:div>
            <w:div w:id="870646937">
              <w:marLeft w:val="0"/>
              <w:marRight w:val="0"/>
              <w:marTop w:val="0"/>
              <w:marBottom w:val="0"/>
              <w:divBdr>
                <w:top w:val="none" w:sz="0" w:space="0" w:color="auto"/>
                <w:left w:val="none" w:sz="0" w:space="0" w:color="auto"/>
                <w:bottom w:val="none" w:sz="0" w:space="0" w:color="auto"/>
                <w:right w:val="none" w:sz="0" w:space="0" w:color="auto"/>
              </w:divBdr>
            </w:div>
            <w:div w:id="870921682">
              <w:marLeft w:val="0"/>
              <w:marRight w:val="0"/>
              <w:marTop w:val="0"/>
              <w:marBottom w:val="0"/>
              <w:divBdr>
                <w:top w:val="none" w:sz="0" w:space="0" w:color="auto"/>
                <w:left w:val="none" w:sz="0" w:space="0" w:color="auto"/>
                <w:bottom w:val="none" w:sz="0" w:space="0" w:color="auto"/>
                <w:right w:val="none" w:sz="0" w:space="0" w:color="auto"/>
              </w:divBdr>
            </w:div>
            <w:div w:id="872380655">
              <w:marLeft w:val="0"/>
              <w:marRight w:val="0"/>
              <w:marTop w:val="0"/>
              <w:marBottom w:val="0"/>
              <w:divBdr>
                <w:top w:val="none" w:sz="0" w:space="0" w:color="auto"/>
                <w:left w:val="none" w:sz="0" w:space="0" w:color="auto"/>
                <w:bottom w:val="none" w:sz="0" w:space="0" w:color="auto"/>
                <w:right w:val="none" w:sz="0" w:space="0" w:color="auto"/>
              </w:divBdr>
            </w:div>
            <w:div w:id="878510474">
              <w:marLeft w:val="0"/>
              <w:marRight w:val="0"/>
              <w:marTop w:val="0"/>
              <w:marBottom w:val="0"/>
              <w:divBdr>
                <w:top w:val="none" w:sz="0" w:space="0" w:color="auto"/>
                <w:left w:val="none" w:sz="0" w:space="0" w:color="auto"/>
                <w:bottom w:val="none" w:sz="0" w:space="0" w:color="auto"/>
                <w:right w:val="none" w:sz="0" w:space="0" w:color="auto"/>
              </w:divBdr>
            </w:div>
            <w:div w:id="880944662">
              <w:marLeft w:val="0"/>
              <w:marRight w:val="0"/>
              <w:marTop w:val="0"/>
              <w:marBottom w:val="0"/>
              <w:divBdr>
                <w:top w:val="none" w:sz="0" w:space="0" w:color="auto"/>
                <w:left w:val="none" w:sz="0" w:space="0" w:color="auto"/>
                <w:bottom w:val="none" w:sz="0" w:space="0" w:color="auto"/>
                <w:right w:val="none" w:sz="0" w:space="0" w:color="auto"/>
              </w:divBdr>
            </w:div>
            <w:div w:id="885800938">
              <w:marLeft w:val="0"/>
              <w:marRight w:val="0"/>
              <w:marTop w:val="0"/>
              <w:marBottom w:val="0"/>
              <w:divBdr>
                <w:top w:val="none" w:sz="0" w:space="0" w:color="auto"/>
                <w:left w:val="none" w:sz="0" w:space="0" w:color="auto"/>
                <w:bottom w:val="none" w:sz="0" w:space="0" w:color="auto"/>
                <w:right w:val="none" w:sz="0" w:space="0" w:color="auto"/>
              </w:divBdr>
            </w:div>
            <w:div w:id="885875485">
              <w:marLeft w:val="0"/>
              <w:marRight w:val="0"/>
              <w:marTop w:val="0"/>
              <w:marBottom w:val="0"/>
              <w:divBdr>
                <w:top w:val="none" w:sz="0" w:space="0" w:color="auto"/>
                <w:left w:val="none" w:sz="0" w:space="0" w:color="auto"/>
                <w:bottom w:val="none" w:sz="0" w:space="0" w:color="auto"/>
                <w:right w:val="none" w:sz="0" w:space="0" w:color="auto"/>
              </w:divBdr>
            </w:div>
            <w:div w:id="887111144">
              <w:marLeft w:val="0"/>
              <w:marRight w:val="0"/>
              <w:marTop w:val="0"/>
              <w:marBottom w:val="0"/>
              <w:divBdr>
                <w:top w:val="none" w:sz="0" w:space="0" w:color="auto"/>
                <w:left w:val="none" w:sz="0" w:space="0" w:color="auto"/>
                <w:bottom w:val="none" w:sz="0" w:space="0" w:color="auto"/>
                <w:right w:val="none" w:sz="0" w:space="0" w:color="auto"/>
              </w:divBdr>
            </w:div>
            <w:div w:id="887490353">
              <w:marLeft w:val="0"/>
              <w:marRight w:val="0"/>
              <w:marTop w:val="0"/>
              <w:marBottom w:val="0"/>
              <w:divBdr>
                <w:top w:val="none" w:sz="0" w:space="0" w:color="auto"/>
                <w:left w:val="none" w:sz="0" w:space="0" w:color="auto"/>
                <w:bottom w:val="none" w:sz="0" w:space="0" w:color="auto"/>
                <w:right w:val="none" w:sz="0" w:space="0" w:color="auto"/>
              </w:divBdr>
            </w:div>
            <w:div w:id="889269609">
              <w:marLeft w:val="0"/>
              <w:marRight w:val="0"/>
              <w:marTop w:val="0"/>
              <w:marBottom w:val="0"/>
              <w:divBdr>
                <w:top w:val="none" w:sz="0" w:space="0" w:color="auto"/>
                <w:left w:val="none" w:sz="0" w:space="0" w:color="auto"/>
                <w:bottom w:val="none" w:sz="0" w:space="0" w:color="auto"/>
                <w:right w:val="none" w:sz="0" w:space="0" w:color="auto"/>
              </w:divBdr>
            </w:div>
            <w:div w:id="890195096">
              <w:marLeft w:val="0"/>
              <w:marRight w:val="0"/>
              <w:marTop w:val="0"/>
              <w:marBottom w:val="0"/>
              <w:divBdr>
                <w:top w:val="none" w:sz="0" w:space="0" w:color="auto"/>
                <w:left w:val="none" w:sz="0" w:space="0" w:color="auto"/>
                <w:bottom w:val="none" w:sz="0" w:space="0" w:color="auto"/>
                <w:right w:val="none" w:sz="0" w:space="0" w:color="auto"/>
              </w:divBdr>
            </w:div>
            <w:div w:id="891814090">
              <w:marLeft w:val="0"/>
              <w:marRight w:val="0"/>
              <w:marTop w:val="0"/>
              <w:marBottom w:val="0"/>
              <w:divBdr>
                <w:top w:val="none" w:sz="0" w:space="0" w:color="auto"/>
                <w:left w:val="none" w:sz="0" w:space="0" w:color="auto"/>
                <w:bottom w:val="none" w:sz="0" w:space="0" w:color="auto"/>
                <w:right w:val="none" w:sz="0" w:space="0" w:color="auto"/>
              </w:divBdr>
            </w:div>
            <w:div w:id="894269913">
              <w:marLeft w:val="0"/>
              <w:marRight w:val="0"/>
              <w:marTop w:val="0"/>
              <w:marBottom w:val="0"/>
              <w:divBdr>
                <w:top w:val="none" w:sz="0" w:space="0" w:color="auto"/>
                <w:left w:val="none" w:sz="0" w:space="0" w:color="auto"/>
                <w:bottom w:val="none" w:sz="0" w:space="0" w:color="auto"/>
                <w:right w:val="none" w:sz="0" w:space="0" w:color="auto"/>
              </w:divBdr>
            </w:div>
            <w:div w:id="898590178">
              <w:marLeft w:val="0"/>
              <w:marRight w:val="0"/>
              <w:marTop w:val="0"/>
              <w:marBottom w:val="0"/>
              <w:divBdr>
                <w:top w:val="none" w:sz="0" w:space="0" w:color="auto"/>
                <w:left w:val="none" w:sz="0" w:space="0" w:color="auto"/>
                <w:bottom w:val="none" w:sz="0" w:space="0" w:color="auto"/>
                <w:right w:val="none" w:sz="0" w:space="0" w:color="auto"/>
              </w:divBdr>
            </w:div>
            <w:div w:id="901326821">
              <w:marLeft w:val="0"/>
              <w:marRight w:val="0"/>
              <w:marTop w:val="0"/>
              <w:marBottom w:val="0"/>
              <w:divBdr>
                <w:top w:val="none" w:sz="0" w:space="0" w:color="auto"/>
                <w:left w:val="none" w:sz="0" w:space="0" w:color="auto"/>
                <w:bottom w:val="none" w:sz="0" w:space="0" w:color="auto"/>
                <w:right w:val="none" w:sz="0" w:space="0" w:color="auto"/>
              </w:divBdr>
            </w:div>
            <w:div w:id="905456838">
              <w:marLeft w:val="0"/>
              <w:marRight w:val="0"/>
              <w:marTop w:val="0"/>
              <w:marBottom w:val="0"/>
              <w:divBdr>
                <w:top w:val="none" w:sz="0" w:space="0" w:color="auto"/>
                <w:left w:val="none" w:sz="0" w:space="0" w:color="auto"/>
                <w:bottom w:val="none" w:sz="0" w:space="0" w:color="auto"/>
                <w:right w:val="none" w:sz="0" w:space="0" w:color="auto"/>
              </w:divBdr>
            </w:div>
            <w:div w:id="905529829">
              <w:marLeft w:val="0"/>
              <w:marRight w:val="0"/>
              <w:marTop w:val="0"/>
              <w:marBottom w:val="0"/>
              <w:divBdr>
                <w:top w:val="none" w:sz="0" w:space="0" w:color="auto"/>
                <w:left w:val="none" w:sz="0" w:space="0" w:color="auto"/>
                <w:bottom w:val="none" w:sz="0" w:space="0" w:color="auto"/>
                <w:right w:val="none" w:sz="0" w:space="0" w:color="auto"/>
              </w:divBdr>
            </w:div>
            <w:div w:id="905800316">
              <w:marLeft w:val="0"/>
              <w:marRight w:val="0"/>
              <w:marTop w:val="0"/>
              <w:marBottom w:val="0"/>
              <w:divBdr>
                <w:top w:val="none" w:sz="0" w:space="0" w:color="auto"/>
                <w:left w:val="none" w:sz="0" w:space="0" w:color="auto"/>
                <w:bottom w:val="none" w:sz="0" w:space="0" w:color="auto"/>
                <w:right w:val="none" w:sz="0" w:space="0" w:color="auto"/>
              </w:divBdr>
            </w:div>
            <w:div w:id="906500145">
              <w:marLeft w:val="0"/>
              <w:marRight w:val="0"/>
              <w:marTop w:val="0"/>
              <w:marBottom w:val="0"/>
              <w:divBdr>
                <w:top w:val="none" w:sz="0" w:space="0" w:color="auto"/>
                <w:left w:val="none" w:sz="0" w:space="0" w:color="auto"/>
                <w:bottom w:val="none" w:sz="0" w:space="0" w:color="auto"/>
                <w:right w:val="none" w:sz="0" w:space="0" w:color="auto"/>
              </w:divBdr>
            </w:div>
            <w:div w:id="907765556">
              <w:marLeft w:val="0"/>
              <w:marRight w:val="0"/>
              <w:marTop w:val="0"/>
              <w:marBottom w:val="0"/>
              <w:divBdr>
                <w:top w:val="none" w:sz="0" w:space="0" w:color="auto"/>
                <w:left w:val="none" w:sz="0" w:space="0" w:color="auto"/>
                <w:bottom w:val="none" w:sz="0" w:space="0" w:color="auto"/>
                <w:right w:val="none" w:sz="0" w:space="0" w:color="auto"/>
              </w:divBdr>
            </w:div>
            <w:div w:id="909540786">
              <w:marLeft w:val="0"/>
              <w:marRight w:val="0"/>
              <w:marTop w:val="0"/>
              <w:marBottom w:val="0"/>
              <w:divBdr>
                <w:top w:val="none" w:sz="0" w:space="0" w:color="auto"/>
                <w:left w:val="none" w:sz="0" w:space="0" w:color="auto"/>
                <w:bottom w:val="none" w:sz="0" w:space="0" w:color="auto"/>
                <w:right w:val="none" w:sz="0" w:space="0" w:color="auto"/>
              </w:divBdr>
            </w:div>
            <w:div w:id="913204169">
              <w:marLeft w:val="0"/>
              <w:marRight w:val="0"/>
              <w:marTop w:val="0"/>
              <w:marBottom w:val="0"/>
              <w:divBdr>
                <w:top w:val="none" w:sz="0" w:space="0" w:color="auto"/>
                <w:left w:val="none" w:sz="0" w:space="0" w:color="auto"/>
                <w:bottom w:val="none" w:sz="0" w:space="0" w:color="auto"/>
                <w:right w:val="none" w:sz="0" w:space="0" w:color="auto"/>
              </w:divBdr>
            </w:div>
            <w:div w:id="914123161">
              <w:marLeft w:val="0"/>
              <w:marRight w:val="0"/>
              <w:marTop w:val="0"/>
              <w:marBottom w:val="0"/>
              <w:divBdr>
                <w:top w:val="none" w:sz="0" w:space="0" w:color="auto"/>
                <w:left w:val="none" w:sz="0" w:space="0" w:color="auto"/>
                <w:bottom w:val="none" w:sz="0" w:space="0" w:color="auto"/>
                <w:right w:val="none" w:sz="0" w:space="0" w:color="auto"/>
              </w:divBdr>
            </w:div>
            <w:div w:id="914314296">
              <w:marLeft w:val="0"/>
              <w:marRight w:val="0"/>
              <w:marTop w:val="360"/>
              <w:marBottom w:val="0"/>
              <w:divBdr>
                <w:top w:val="single" w:sz="6" w:space="0" w:color="auto"/>
                <w:left w:val="single" w:sz="6" w:space="0" w:color="auto"/>
                <w:bottom w:val="single" w:sz="6" w:space="0" w:color="auto"/>
                <w:right w:val="single" w:sz="6" w:space="0" w:color="auto"/>
              </w:divBdr>
            </w:div>
            <w:div w:id="915165698">
              <w:marLeft w:val="0"/>
              <w:marRight w:val="0"/>
              <w:marTop w:val="0"/>
              <w:marBottom w:val="0"/>
              <w:divBdr>
                <w:top w:val="none" w:sz="0" w:space="0" w:color="auto"/>
                <w:left w:val="none" w:sz="0" w:space="0" w:color="auto"/>
                <w:bottom w:val="none" w:sz="0" w:space="0" w:color="auto"/>
                <w:right w:val="none" w:sz="0" w:space="0" w:color="auto"/>
              </w:divBdr>
            </w:div>
            <w:div w:id="915936445">
              <w:marLeft w:val="0"/>
              <w:marRight w:val="0"/>
              <w:marTop w:val="0"/>
              <w:marBottom w:val="0"/>
              <w:divBdr>
                <w:top w:val="none" w:sz="0" w:space="0" w:color="auto"/>
                <w:left w:val="none" w:sz="0" w:space="0" w:color="auto"/>
                <w:bottom w:val="none" w:sz="0" w:space="0" w:color="auto"/>
                <w:right w:val="none" w:sz="0" w:space="0" w:color="auto"/>
              </w:divBdr>
            </w:div>
            <w:div w:id="916784102">
              <w:marLeft w:val="0"/>
              <w:marRight w:val="0"/>
              <w:marTop w:val="0"/>
              <w:marBottom w:val="0"/>
              <w:divBdr>
                <w:top w:val="none" w:sz="0" w:space="0" w:color="auto"/>
                <w:left w:val="none" w:sz="0" w:space="0" w:color="auto"/>
                <w:bottom w:val="none" w:sz="0" w:space="0" w:color="auto"/>
                <w:right w:val="none" w:sz="0" w:space="0" w:color="auto"/>
              </w:divBdr>
            </w:div>
            <w:div w:id="917400389">
              <w:marLeft w:val="0"/>
              <w:marRight w:val="0"/>
              <w:marTop w:val="0"/>
              <w:marBottom w:val="0"/>
              <w:divBdr>
                <w:top w:val="none" w:sz="0" w:space="0" w:color="auto"/>
                <w:left w:val="none" w:sz="0" w:space="0" w:color="auto"/>
                <w:bottom w:val="none" w:sz="0" w:space="0" w:color="auto"/>
                <w:right w:val="none" w:sz="0" w:space="0" w:color="auto"/>
              </w:divBdr>
            </w:div>
            <w:div w:id="918056927">
              <w:marLeft w:val="0"/>
              <w:marRight w:val="0"/>
              <w:marTop w:val="0"/>
              <w:marBottom w:val="0"/>
              <w:divBdr>
                <w:top w:val="none" w:sz="0" w:space="0" w:color="auto"/>
                <w:left w:val="none" w:sz="0" w:space="0" w:color="auto"/>
                <w:bottom w:val="none" w:sz="0" w:space="0" w:color="auto"/>
                <w:right w:val="none" w:sz="0" w:space="0" w:color="auto"/>
              </w:divBdr>
            </w:div>
            <w:div w:id="918176862">
              <w:marLeft w:val="0"/>
              <w:marRight w:val="0"/>
              <w:marTop w:val="0"/>
              <w:marBottom w:val="0"/>
              <w:divBdr>
                <w:top w:val="none" w:sz="0" w:space="0" w:color="auto"/>
                <w:left w:val="none" w:sz="0" w:space="0" w:color="auto"/>
                <w:bottom w:val="none" w:sz="0" w:space="0" w:color="auto"/>
                <w:right w:val="none" w:sz="0" w:space="0" w:color="auto"/>
              </w:divBdr>
            </w:div>
            <w:div w:id="923296940">
              <w:marLeft w:val="0"/>
              <w:marRight w:val="0"/>
              <w:marTop w:val="0"/>
              <w:marBottom w:val="0"/>
              <w:divBdr>
                <w:top w:val="none" w:sz="0" w:space="0" w:color="auto"/>
                <w:left w:val="none" w:sz="0" w:space="0" w:color="auto"/>
                <w:bottom w:val="none" w:sz="0" w:space="0" w:color="auto"/>
                <w:right w:val="none" w:sz="0" w:space="0" w:color="auto"/>
              </w:divBdr>
            </w:div>
            <w:div w:id="925764941">
              <w:marLeft w:val="0"/>
              <w:marRight w:val="0"/>
              <w:marTop w:val="0"/>
              <w:marBottom w:val="0"/>
              <w:divBdr>
                <w:top w:val="none" w:sz="0" w:space="0" w:color="auto"/>
                <w:left w:val="none" w:sz="0" w:space="0" w:color="auto"/>
                <w:bottom w:val="none" w:sz="0" w:space="0" w:color="auto"/>
                <w:right w:val="none" w:sz="0" w:space="0" w:color="auto"/>
              </w:divBdr>
            </w:div>
            <w:div w:id="926038100">
              <w:marLeft w:val="0"/>
              <w:marRight w:val="0"/>
              <w:marTop w:val="0"/>
              <w:marBottom w:val="0"/>
              <w:divBdr>
                <w:top w:val="none" w:sz="0" w:space="0" w:color="auto"/>
                <w:left w:val="none" w:sz="0" w:space="0" w:color="auto"/>
                <w:bottom w:val="none" w:sz="0" w:space="0" w:color="auto"/>
                <w:right w:val="none" w:sz="0" w:space="0" w:color="auto"/>
              </w:divBdr>
            </w:div>
            <w:div w:id="926156033">
              <w:marLeft w:val="0"/>
              <w:marRight w:val="0"/>
              <w:marTop w:val="0"/>
              <w:marBottom w:val="0"/>
              <w:divBdr>
                <w:top w:val="none" w:sz="0" w:space="0" w:color="auto"/>
                <w:left w:val="none" w:sz="0" w:space="0" w:color="auto"/>
                <w:bottom w:val="none" w:sz="0" w:space="0" w:color="auto"/>
                <w:right w:val="none" w:sz="0" w:space="0" w:color="auto"/>
              </w:divBdr>
            </w:div>
            <w:div w:id="926966012">
              <w:marLeft w:val="0"/>
              <w:marRight w:val="0"/>
              <w:marTop w:val="0"/>
              <w:marBottom w:val="0"/>
              <w:divBdr>
                <w:top w:val="none" w:sz="0" w:space="0" w:color="auto"/>
                <w:left w:val="none" w:sz="0" w:space="0" w:color="auto"/>
                <w:bottom w:val="none" w:sz="0" w:space="0" w:color="auto"/>
                <w:right w:val="none" w:sz="0" w:space="0" w:color="auto"/>
              </w:divBdr>
            </w:div>
            <w:div w:id="933050082">
              <w:marLeft w:val="0"/>
              <w:marRight w:val="0"/>
              <w:marTop w:val="0"/>
              <w:marBottom w:val="0"/>
              <w:divBdr>
                <w:top w:val="none" w:sz="0" w:space="0" w:color="auto"/>
                <w:left w:val="none" w:sz="0" w:space="0" w:color="auto"/>
                <w:bottom w:val="none" w:sz="0" w:space="0" w:color="auto"/>
                <w:right w:val="none" w:sz="0" w:space="0" w:color="auto"/>
              </w:divBdr>
            </w:div>
            <w:div w:id="933052754">
              <w:marLeft w:val="0"/>
              <w:marRight w:val="0"/>
              <w:marTop w:val="0"/>
              <w:marBottom w:val="0"/>
              <w:divBdr>
                <w:top w:val="none" w:sz="0" w:space="0" w:color="auto"/>
                <w:left w:val="none" w:sz="0" w:space="0" w:color="auto"/>
                <w:bottom w:val="none" w:sz="0" w:space="0" w:color="auto"/>
                <w:right w:val="none" w:sz="0" w:space="0" w:color="auto"/>
              </w:divBdr>
            </w:div>
            <w:div w:id="933980869">
              <w:marLeft w:val="0"/>
              <w:marRight w:val="0"/>
              <w:marTop w:val="0"/>
              <w:marBottom w:val="0"/>
              <w:divBdr>
                <w:top w:val="none" w:sz="0" w:space="0" w:color="auto"/>
                <w:left w:val="none" w:sz="0" w:space="0" w:color="auto"/>
                <w:bottom w:val="none" w:sz="0" w:space="0" w:color="auto"/>
                <w:right w:val="none" w:sz="0" w:space="0" w:color="auto"/>
              </w:divBdr>
            </w:div>
            <w:div w:id="934291597">
              <w:marLeft w:val="0"/>
              <w:marRight w:val="0"/>
              <w:marTop w:val="0"/>
              <w:marBottom w:val="0"/>
              <w:divBdr>
                <w:top w:val="none" w:sz="0" w:space="0" w:color="auto"/>
                <w:left w:val="none" w:sz="0" w:space="0" w:color="auto"/>
                <w:bottom w:val="none" w:sz="0" w:space="0" w:color="auto"/>
                <w:right w:val="none" w:sz="0" w:space="0" w:color="auto"/>
              </w:divBdr>
            </w:div>
            <w:div w:id="936451674">
              <w:marLeft w:val="0"/>
              <w:marRight w:val="0"/>
              <w:marTop w:val="0"/>
              <w:marBottom w:val="0"/>
              <w:divBdr>
                <w:top w:val="none" w:sz="0" w:space="0" w:color="auto"/>
                <w:left w:val="none" w:sz="0" w:space="0" w:color="auto"/>
                <w:bottom w:val="none" w:sz="0" w:space="0" w:color="auto"/>
                <w:right w:val="none" w:sz="0" w:space="0" w:color="auto"/>
              </w:divBdr>
            </w:div>
            <w:div w:id="937370327">
              <w:marLeft w:val="0"/>
              <w:marRight w:val="0"/>
              <w:marTop w:val="0"/>
              <w:marBottom w:val="0"/>
              <w:divBdr>
                <w:top w:val="none" w:sz="0" w:space="0" w:color="auto"/>
                <w:left w:val="none" w:sz="0" w:space="0" w:color="auto"/>
                <w:bottom w:val="none" w:sz="0" w:space="0" w:color="auto"/>
                <w:right w:val="none" w:sz="0" w:space="0" w:color="auto"/>
              </w:divBdr>
            </w:div>
            <w:div w:id="937835782">
              <w:marLeft w:val="0"/>
              <w:marRight w:val="0"/>
              <w:marTop w:val="0"/>
              <w:marBottom w:val="0"/>
              <w:divBdr>
                <w:top w:val="none" w:sz="0" w:space="0" w:color="auto"/>
                <w:left w:val="none" w:sz="0" w:space="0" w:color="auto"/>
                <w:bottom w:val="none" w:sz="0" w:space="0" w:color="auto"/>
                <w:right w:val="none" w:sz="0" w:space="0" w:color="auto"/>
              </w:divBdr>
            </w:div>
            <w:div w:id="939606630">
              <w:marLeft w:val="0"/>
              <w:marRight w:val="0"/>
              <w:marTop w:val="0"/>
              <w:marBottom w:val="0"/>
              <w:divBdr>
                <w:top w:val="none" w:sz="0" w:space="0" w:color="auto"/>
                <w:left w:val="none" w:sz="0" w:space="0" w:color="auto"/>
                <w:bottom w:val="none" w:sz="0" w:space="0" w:color="auto"/>
                <w:right w:val="none" w:sz="0" w:space="0" w:color="auto"/>
              </w:divBdr>
            </w:div>
            <w:div w:id="941376454">
              <w:marLeft w:val="0"/>
              <w:marRight w:val="0"/>
              <w:marTop w:val="360"/>
              <w:marBottom w:val="0"/>
              <w:divBdr>
                <w:top w:val="single" w:sz="6" w:space="0" w:color="auto"/>
                <w:left w:val="single" w:sz="6" w:space="0" w:color="auto"/>
                <w:bottom w:val="single" w:sz="6" w:space="0" w:color="auto"/>
                <w:right w:val="single" w:sz="6" w:space="0" w:color="auto"/>
              </w:divBdr>
            </w:div>
            <w:div w:id="942109949">
              <w:marLeft w:val="0"/>
              <w:marRight w:val="0"/>
              <w:marTop w:val="0"/>
              <w:marBottom w:val="0"/>
              <w:divBdr>
                <w:top w:val="none" w:sz="0" w:space="0" w:color="auto"/>
                <w:left w:val="none" w:sz="0" w:space="0" w:color="auto"/>
                <w:bottom w:val="none" w:sz="0" w:space="0" w:color="auto"/>
                <w:right w:val="none" w:sz="0" w:space="0" w:color="auto"/>
              </w:divBdr>
            </w:div>
            <w:div w:id="943801126">
              <w:marLeft w:val="0"/>
              <w:marRight w:val="0"/>
              <w:marTop w:val="0"/>
              <w:marBottom w:val="0"/>
              <w:divBdr>
                <w:top w:val="none" w:sz="0" w:space="0" w:color="auto"/>
                <w:left w:val="none" w:sz="0" w:space="0" w:color="auto"/>
                <w:bottom w:val="none" w:sz="0" w:space="0" w:color="auto"/>
                <w:right w:val="none" w:sz="0" w:space="0" w:color="auto"/>
              </w:divBdr>
            </w:div>
            <w:div w:id="947661253">
              <w:marLeft w:val="0"/>
              <w:marRight w:val="0"/>
              <w:marTop w:val="0"/>
              <w:marBottom w:val="0"/>
              <w:divBdr>
                <w:top w:val="none" w:sz="0" w:space="0" w:color="auto"/>
                <w:left w:val="none" w:sz="0" w:space="0" w:color="auto"/>
                <w:bottom w:val="none" w:sz="0" w:space="0" w:color="auto"/>
                <w:right w:val="none" w:sz="0" w:space="0" w:color="auto"/>
              </w:divBdr>
              <w:divsChild>
                <w:div w:id="967203759">
                  <w:marLeft w:val="0"/>
                  <w:marRight w:val="0"/>
                  <w:marTop w:val="0"/>
                  <w:marBottom w:val="0"/>
                  <w:divBdr>
                    <w:top w:val="none" w:sz="0" w:space="0" w:color="auto"/>
                    <w:left w:val="none" w:sz="0" w:space="0" w:color="auto"/>
                    <w:bottom w:val="none" w:sz="0" w:space="0" w:color="auto"/>
                    <w:right w:val="none" w:sz="0" w:space="0" w:color="auto"/>
                  </w:divBdr>
                </w:div>
                <w:div w:id="1224637150">
                  <w:marLeft w:val="0"/>
                  <w:marRight w:val="0"/>
                  <w:marTop w:val="0"/>
                  <w:marBottom w:val="0"/>
                  <w:divBdr>
                    <w:top w:val="none" w:sz="0" w:space="0" w:color="auto"/>
                    <w:left w:val="none" w:sz="0" w:space="0" w:color="auto"/>
                    <w:bottom w:val="none" w:sz="0" w:space="0" w:color="auto"/>
                    <w:right w:val="none" w:sz="0" w:space="0" w:color="auto"/>
                  </w:divBdr>
                </w:div>
                <w:div w:id="1224876733">
                  <w:marLeft w:val="0"/>
                  <w:marRight w:val="0"/>
                  <w:marTop w:val="0"/>
                  <w:marBottom w:val="0"/>
                  <w:divBdr>
                    <w:top w:val="none" w:sz="0" w:space="0" w:color="auto"/>
                    <w:left w:val="none" w:sz="0" w:space="0" w:color="auto"/>
                    <w:bottom w:val="none" w:sz="0" w:space="0" w:color="auto"/>
                    <w:right w:val="none" w:sz="0" w:space="0" w:color="auto"/>
                  </w:divBdr>
                </w:div>
                <w:div w:id="2001694562">
                  <w:marLeft w:val="0"/>
                  <w:marRight w:val="0"/>
                  <w:marTop w:val="0"/>
                  <w:marBottom w:val="0"/>
                  <w:divBdr>
                    <w:top w:val="none" w:sz="0" w:space="0" w:color="auto"/>
                    <w:left w:val="none" w:sz="0" w:space="0" w:color="auto"/>
                    <w:bottom w:val="none" w:sz="0" w:space="0" w:color="auto"/>
                    <w:right w:val="none" w:sz="0" w:space="0" w:color="auto"/>
                  </w:divBdr>
                </w:div>
              </w:divsChild>
            </w:div>
            <w:div w:id="948196110">
              <w:marLeft w:val="0"/>
              <w:marRight w:val="0"/>
              <w:marTop w:val="0"/>
              <w:marBottom w:val="0"/>
              <w:divBdr>
                <w:top w:val="none" w:sz="0" w:space="0" w:color="auto"/>
                <w:left w:val="none" w:sz="0" w:space="0" w:color="auto"/>
                <w:bottom w:val="none" w:sz="0" w:space="0" w:color="auto"/>
                <w:right w:val="none" w:sz="0" w:space="0" w:color="auto"/>
              </w:divBdr>
            </w:div>
            <w:div w:id="949359904">
              <w:marLeft w:val="0"/>
              <w:marRight w:val="0"/>
              <w:marTop w:val="0"/>
              <w:marBottom w:val="0"/>
              <w:divBdr>
                <w:top w:val="none" w:sz="0" w:space="0" w:color="auto"/>
                <w:left w:val="none" w:sz="0" w:space="0" w:color="auto"/>
                <w:bottom w:val="none" w:sz="0" w:space="0" w:color="auto"/>
                <w:right w:val="none" w:sz="0" w:space="0" w:color="auto"/>
              </w:divBdr>
            </w:div>
            <w:div w:id="954556421">
              <w:marLeft w:val="0"/>
              <w:marRight w:val="0"/>
              <w:marTop w:val="0"/>
              <w:marBottom w:val="0"/>
              <w:divBdr>
                <w:top w:val="none" w:sz="0" w:space="0" w:color="auto"/>
                <w:left w:val="none" w:sz="0" w:space="0" w:color="auto"/>
                <w:bottom w:val="none" w:sz="0" w:space="0" w:color="auto"/>
                <w:right w:val="none" w:sz="0" w:space="0" w:color="auto"/>
              </w:divBdr>
            </w:div>
            <w:div w:id="955454556">
              <w:marLeft w:val="0"/>
              <w:marRight w:val="0"/>
              <w:marTop w:val="0"/>
              <w:marBottom w:val="0"/>
              <w:divBdr>
                <w:top w:val="none" w:sz="0" w:space="0" w:color="auto"/>
                <w:left w:val="none" w:sz="0" w:space="0" w:color="auto"/>
                <w:bottom w:val="none" w:sz="0" w:space="0" w:color="auto"/>
                <w:right w:val="none" w:sz="0" w:space="0" w:color="auto"/>
              </w:divBdr>
            </w:div>
            <w:div w:id="956792006">
              <w:marLeft w:val="0"/>
              <w:marRight w:val="0"/>
              <w:marTop w:val="0"/>
              <w:marBottom w:val="0"/>
              <w:divBdr>
                <w:top w:val="none" w:sz="0" w:space="0" w:color="auto"/>
                <w:left w:val="none" w:sz="0" w:space="0" w:color="auto"/>
                <w:bottom w:val="none" w:sz="0" w:space="0" w:color="auto"/>
                <w:right w:val="none" w:sz="0" w:space="0" w:color="auto"/>
              </w:divBdr>
            </w:div>
            <w:div w:id="957570953">
              <w:marLeft w:val="0"/>
              <w:marRight w:val="0"/>
              <w:marTop w:val="0"/>
              <w:marBottom w:val="0"/>
              <w:divBdr>
                <w:top w:val="none" w:sz="0" w:space="0" w:color="auto"/>
                <w:left w:val="none" w:sz="0" w:space="0" w:color="auto"/>
                <w:bottom w:val="none" w:sz="0" w:space="0" w:color="auto"/>
                <w:right w:val="none" w:sz="0" w:space="0" w:color="auto"/>
              </w:divBdr>
            </w:div>
            <w:div w:id="958414423">
              <w:marLeft w:val="0"/>
              <w:marRight w:val="0"/>
              <w:marTop w:val="0"/>
              <w:marBottom w:val="0"/>
              <w:divBdr>
                <w:top w:val="none" w:sz="0" w:space="0" w:color="auto"/>
                <w:left w:val="none" w:sz="0" w:space="0" w:color="auto"/>
                <w:bottom w:val="none" w:sz="0" w:space="0" w:color="auto"/>
                <w:right w:val="none" w:sz="0" w:space="0" w:color="auto"/>
              </w:divBdr>
            </w:div>
            <w:div w:id="958948633">
              <w:marLeft w:val="0"/>
              <w:marRight w:val="0"/>
              <w:marTop w:val="0"/>
              <w:marBottom w:val="0"/>
              <w:divBdr>
                <w:top w:val="none" w:sz="0" w:space="0" w:color="auto"/>
                <w:left w:val="none" w:sz="0" w:space="0" w:color="auto"/>
                <w:bottom w:val="none" w:sz="0" w:space="0" w:color="auto"/>
                <w:right w:val="none" w:sz="0" w:space="0" w:color="auto"/>
              </w:divBdr>
            </w:div>
            <w:div w:id="959266012">
              <w:marLeft w:val="0"/>
              <w:marRight w:val="0"/>
              <w:marTop w:val="0"/>
              <w:marBottom w:val="0"/>
              <w:divBdr>
                <w:top w:val="none" w:sz="0" w:space="0" w:color="auto"/>
                <w:left w:val="none" w:sz="0" w:space="0" w:color="auto"/>
                <w:bottom w:val="none" w:sz="0" w:space="0" w:color="auto"/>
                <w:right w:val="none" w:sz="0" w:space="0" w:color="auto"/>
              </w:divBdr>
            </w:div>
            <w:div w:id="960040398">
              <w:marLeft w:val="0"/>
              <w:marRight w:val="0"/>
              <w:marTop w:val="0"/>
              <w:marBottom w:val="0"/>
              <w:divBdr>
                <w:top w:val="none" w:sz="0" w:space="0" w:color="auto"/>
                <w:left w:val="none" w:sz="0" w:space="0" w:color="auto"/>
                <w:bottom w:val="none" w:sz="0" w:space="0" w:color="auto"/>
                <w:right w:val="none" w:sz="0" w:space="0" w:color="auto"/>
              </w:divBdr>
            </w:div>
            <w:div w:id="961424300">
              <w:marLeft w:val="0"/>
              <w:marRight w:val="0"/>
              <w:marTop w:val="0"/>
              <w:marBottom w:val="0"/>
              <w:divBdr>
                <w:top w:val="none" w:sz="0" w:space="0" w:color="auto"/>
                <w:left w:val="none" w:sz="0" w:space="0" w:color="auto"/>
                <w:bottom w:val="none" w:sz="0" w:space="0" w:color="auto"/>
                <w:right w:val="none" w:sz="0" w:space="0" w:color="auto"/>
              </w:divBdr>
            </w:div>
            <w:div w:id="962467524">
              <w:marLeft w:val="0"/>
              <w:marRight w:val="0"/>
              <w:marTop w:val="0"/>
              <w:marBottom w:val="0"/>
              <w:divBdr>
                <w:top w:val="none" w:sz="0" w:space="0" w:color="auto"/>
                <w:left w:val="none" w:sz="0" w:space="0" w:color="auto"/>
                <w:bottom w:val="none" w:sz="0" w:space="0" w:color="auto"/>
                <w:right w:val="none" w:sz="0" w:space="0" w:color="auto"/>
              </w:divBdr>
            </w:div>
            <w:div w:id="966394522">
              <w:marLeft w:val="0"/>
              <w:marRight w:val="0"/>
              <w:marTop w:val="0"/>
              <w:marBottom w:val="0"/>
              <w:divBdr>
                <w:top w:val="none" w:sz="0" w:space="0" w:color="auto"/>
                <w:left w:val="none" w:sz="0" w:space="0" w:color="auto"/>
                <w:bottom w:val="none" w:sz="0" w:space="0" w:color="auto"/>
                <w:right w:val="none" w:sz="0" w:space="0" w:color="auto"/>
              </w:divBdr>
            </w:div>
            <w:div w:id="967005064">
              <w:marLeft w:val="0"/>
              <w:marRight w:val="0"/>
              <w:marTop w:val="0"/>
              <w:marBottom w:val="0"/>
              <w:divBdr>
                <w:top w:val="none" w:sz="0" w:space="0" w:color="auto"/>
                <w:left w:val="none" w:sz="0" w:space="0" w:color="auto"/>
                <w:bottom w:val="none" w:sz="0" w:space="0" w:color="auto"/>
                <w:right w:val="none" w:sz="0" w:space="0" w:color="auto"/>
              </w:divBdr>
            </w:div>
            <w:div w:id="967931873">
              <w:marLeft w:val="0"/>
              <w:marRight w:val="0"/>
              <w:marTop w:val="0"/>
              <w:marBottom w:val="0"/>
              <w:divBdr>
                <w:top w:val="none" w:sz="0" w:space="0" w:color="auto"/>
                <w:left w:val="none" w:sz="0" w:space="0" w:color="auto"/>
                <w:bottom w:val="none" w:sz="0" w:space="0" w:color="auto"/>
                <w:right w:val="none" w:sz="0" w:space="0" w:color="auto"/>
              </w:divBdr>
            </w:div>
            <w:div w:id="968703153">
              <w:marLeft w:val="0"/>
              <w:marRight w:val="0"/>
              <w:marTop w:val="0"/>
              <w:marBottom w:val="0"/>
              <w:divBdr>
                <w:top w:val="none" w:sz="0" w:space="0" w:color="auto"/>
                <w:left w:val="none" w:sz="0" w:space="0" w:color="auto"/>
                <w:bottom w:val="none" w:sz="0" w:space="0" w:color="auto"/>
                <w:right w:val="none" w:sz="0" w:space="0" w:color="auto"/>
              </w:divBdr>
            </w:div>
            <w:div w:id="968777230">
              <w:marLeft w:val="0"/>
              <w:marRight w:val="0"/>
              <w:marTop w:val="0"/>
              <w:marBottom w:val="0"/>
              <w:divBdr>
                <w:top w:val="none" w:sz="0" w:space="0" w:color="auto"/>
                <w:left w:val="none" w:sz="0" w:space="0" w:color="auto"/>
                <w:bottom w:val="none" w:sz="0" w:space="0" w:color="auto"/>
                <w:right w:val="none" w:sz="0" w:space="0" w:color="auto"/>
              </w:divBdr>
            </w:div>
            <w:div w:id="968784839">
              <w:marLeft w:val="0"/>
              <w:marRight w:val="0"/>
              <w:marTop w:val="0"/>
              <w:marBottom w:val="0"/>
              <w:divBdr>
                <w:top w:val="none" w:sz="0" w:space="0" w:color="auto"/>
                <w:left w:val="none" w:sz="0" w:space="0" w:color="auto"/>
                <w:bottom w:val="none" w:sz="0" w:space="0" w:color="auto"/>
                <w:right w:val="none" w:sz="0" w:space="0" w:color="auto"/>
              </w:divBdr>
            </w:div>
            <w:div w:id="970868390">
              <w:marLeft w:val="0"/>
              <w:marRight w:val="0"/>
              <w:marTop w:val="0"/>
              <w:marBottom w:val="0"/>
              <w:divBdr>
                <w:top w:val="none" w:sz="0" w:space="0" w:color="auto"/>
                <w:left w:val="none" w:sz="0" w:space="0" w:color="auto"/>
                <w:bottom w:val="none" w:sz="0" w:space="0" w:color="auto"/>
                <w:right w:val="none" w:sz="0" w:space="0" w:color="auto"/>
              </w:divBdr>
            </w:div>
            <w:div w:id="972055365">
              <w:marLeft w:val="0"/>
              <w:marRight w:val="0"/>
              <w:marTop w:val="0"/>
              <w:marBottom w:val="0"/>
              <w:divBdr>
                <w:top w:val="none" w:sz="0" w:space="0" w:color="auto"/>
                <w:left w:val="none" w:sz="0" w:space="0" w:color="auto"/>
                <w:bottom w:val="none" w:sz="0" w:space="0" w:color="auto"/>
                <w:right w:val="none" w:sz="0" w:space="0" w:color="auto"/>
              </w:divBdr>
            </w:div>
            <w:div w:id="972293670">
              <w:marLeft w:val="0"/>
              <w:marRight w:val="0"/>
              <w:marTop w:val="0"/>
              <w:marBottom w:val="0"/>
              <w:divBdr>
                <w:top w:val="none" w:sz="0" w:space="0" w:color="auto"/>
                <w:left w:val="none" w:sz="0" w:space="0" w:color="auto"/>
                <w:bottom w:val="none" w:sz="0" w:space="0" w:color="auto"/>
                <w:right w:val="none" w:sz="0" w:space="0" w:color="auto"/>
              </w:divBdr>
            </w:div>
            <w:div w:id="972371493">
              <w:marLeft w:val="0"/>
              <w:marRight w:val="0"/>
              <w:marTop w:val="0"/>
              <w:marBottom w:val="0"/>
              <w:divBdr>
                <w:top w:val="none" w:sz="0" w:space="0" w:color="auto"/>
                <w:left w:val="none" w:sz="0" w:space="0" w:color="auto"/>
                <w:bottom w:val="none" w:sz="0" w:space="0" w:color="auto"/>
                <w:right w:val="none" w:sz="0" w:space="0" w:color="auto"/>
              </w:divBdr>
            </w:div>
            <w:div w:id="981277822">
              <w:marLeft w:val="0"/>
              <w:marRight w:val="0"/>
              <w:marTop w:val="0"/>
              <w:marBottom w:val="0"/>
              <w:divBdr>
                <w:top w:val="none" w:sz="0" w:space="0" w:color="auto"/>
                <w:left w:val="none" w:sz="0" w:space="0" w:color="auto"/>
                <w:bottom w:val="none" w:sz="0" w:space="0" w:color="auto"/>
                <w:right w:val="none" w:sz="0" w:space="0" w:color="auto"/>
              </w:divBdr>
            </w:div>
            <w:div w:id="981808102">
              <w:marLeft w:val="0"/>
              <w:marRight w:val="0"/>
              <w:marTop w:val="0"/>
              <w:marBottom w:val="0"/>
              <w:divBdr>
                <w:top w:val="none" w:sz="0" w:space="0" w:color="auto"/>
                <w:left w:val="none" w:sz="0" w:space="0" w:color="auto"/>
                <w:bottom w:val="none" w:sz="0" w:space="0" w:color="auto"/>
                <w:right w:val="none" w:sz="0" w:space="0" w:color="auto"/>
              </w:divBdr>
            </w:div>
            <w:div w:id="983849245">
              <w:marLeft w:val="0"/>
              <w:marRight w:val="0"/>
              <w:marTop w:val="0"/>
              <w:marBottom w:val="0"/>
              <w:divBdr>
                <w:top w:val="none" w:sz="0" w:space="0" w:color="auto"/>
                <w:left w:val="none" w:sz="0" w:space="0" w:color="auto"/>
                <w:bottom w:val="none" w:sz="0" w:space="0" w:color="auto"/>
                <w:right w:val="none" w:sz="0" w:space="0" w:color="auto"/>
              </w:divBdr>
            </w:div>
            <w:div w:id="984119121">
              <w:marLeft w:val="0"/>
              <w:marRight w:val="0"/>
              <w:marTop w:val="0"/>
              <w:marBottom w:val="0"/>
              <w:divBdr>
                <w:top w:val="none" w:sz="0" w:space="0" w:color="auto"/>
                <w:left w:val="none" w:sz="0" w:space="0" w:color="auto"/>
                <w:bottom w:val="none" w:sz="0" w:space="0" w:color="auto"/>
                <w:right w:val="none" w:sz="0" w:space="0" w:color="auto"/>
              </w:divBdr>
            </w:div>
            <w:div w:id="986401678">
              <w:marLeft w:val="0"/>
              <w:marRight w:val="0"/>
              <w:marTop w:val="0"/>
              <w:marBottom w:val="0"/>
              <w:divBdr>
                <w:top w:val="none" w:sz="0" w:space="0" w:color="auto"/>
                <w:left w:val="none" w:sz="0" w:space="0" w:color="auto"/>
                <w:bottom w:val="none" w:sz="0" w:space="0" w:color="auto"/>
                <w:right w:val="none" w:sz="0" w:space="0" w:color="auto"/>
              </w:divBdr>
            </w:div>
            <w:div w:id="989166336">
              <w:marLeft w:val="0"/>
              <w:marRight w:val="0"/>
              <w:marTop w:val="0"/>
              <w:marBottom w:val="0"/>
              <w:divBdr>
                <w:top w:val="none" w:sz="0" w:space="0" w:color="auto"/>
                <w:left w:val="none" w:sz="0" w:space="0" w:color="auto"/>
                <w:bottom w:val="none" w:sz="0" w:space="0" w:color="auto"/>
                <w:right w:val="none" w:sz="0" w:space="0" w:color="auto"/>
              </w:divBdr>
            </w:div>
            <w:div w:id="991837730">
              <w:marLeft w:val="0"/>
              <w:marRight w:val="0"/>
              <w:marTop w:val="0"/>
              <w:marBottom w:val="0"/>
              <w:divBdr>
                <w:top w:val="none" w:sz="0" w:space="0" w:color="auto"/>
                <w:left w:val="none" w:sz="0" w:space="0" w:color="auto"/>
                <w:bottom w:val="none" w:sz="0" w:space="0" w:color="auto"/>
                <w:right w:val="none" w:sz="0" w:space="0" w:color="auto"/>
              </w:divBdr>
            </w:div>
            <w:div w:id="994845788">
              <w:marLeft w:val="0"/>
              <w:marRight w:val="0"/>
              <w:marTop w:val="0"/>
              <w:marBottom w:val="0"/>
              <w:divBdr>
                <w:top w:val="none" w:sz="0" w:space="0" w:color="auto"/>
                <w:left w:val="none" w:sz="0" w:space="0" w:color="auto"/>
                <w:bottom w:val="none" w:sz="0" w:space="0" w:color="auto"/>
                <w:right w:val="none" w:sz="0" w:space="0" w:color="auto"/>
              </w:divBdr>
            </w:div>
            <w:div w:id="995570924">
              <w:marLeft w:val="0"/>
              <w:marRight w:val="0"/>
              <w:marTop w:val="0"/>
              <w:marBottom w:val="0"/>
              <w:divBdr>
                <w:top w:val="none" w:sz="0" w:space="0" w:color="auto"/>
                <w:left w:val="none" w:sz="0" w:space="0" w:color="auto"/>
                <w:bottom w:val="none" w:sz="0" w:space="0" w:color="auto"/>
                <w:right w:val="none" w:sz="0" w:space="0" w:color="auto"/>
              </w:divBdr>
            </w:div>
            <w:div w:id="996348618">
              <w:marLeft w:val="0"/>
              <w:marRight w:val="0"/>
              <w:marTop w:val="0"/>
              <w:marBottom w:val="0"/>
              <w:divBdr>
                <w:top w:val="none" w:sz="0" w:space="0" w:color="auto"/>
                <w:left w:val="none" w:sz="0" w:space="0" w:color="auto"/>
                <w:bottom w:val="none" w:sz="0" w:space="0" w:color="auto"/>
                <w:right w:val="none" w:sz="0" w:space="0" w:color="auto"/>
              </w:divBdr>
            </w:div>
            <w:div w:id="996764688">
              <w:marLeft w:val="0"/>
              <w:marRight w:val="0"/>
              <w:marTop w:val="0"/>
              <w:marBottom w:val="0"/>
              <w:divBdr>
                <w:top w:val="none" w:sz="0" w:space="0" w:color="auto"/>
                <w:left w:val="none" w:sz="0" w:space="0" w:color="auto"/>
                <w:bottom w:val="none" w:sz="0" w:space="0" w:color="auto"/>
                <w:right w:val="none" w:sz="0" w:space="0" w:color="auto"/>
              </w:divBdr>
            </w:div>
            <w:div w:id="999430719">
              <w:marLeft w:val="0"/>
              <w:marRight w:val="0"/>
              <w:marTop w:val="0"/>
              <w:marBottom w:val="0"/>
              <w:divBdr>
                <w:top w:val="none" w:sz="0" w:space="0" w:color="auto"/>
                <w:left w:val="none" w:sz="0" w:space="0" w:color="auto"/>
                <w:bottom w:val="none" w:sz="0" w:space="0" w:color="auto"/>
                <w:right w:val="none" w:sz="0" w:space="0" w:color="auto"/>
              </w:divBdr>
            </w:div>
            <w:div w:id="1000355776">
              <w:marLeft w:val="0"/>
              <w:marRight w:val="0"/>
              <w:marTop w:val="0"/>
              <w:marBottom w:val="0"/>
              <w:divBdr>
                <w:top w:val="none" w:sz="0" w:space="0" w:color="auto"/>
                <w:left w:val="none" w:sz="0" w:space="0" w:color="auto"/>
                <w:bottom w:val="none" w:sz="0" w:space="0" w:color="auto"/>
                <w:right w:val="none" w:sz="0" w:space="0" w:color="auto"/>
              </w:divBdr>
            </w:div>
            <w:div w:id="1001355214">
              <w:marLeft w:val="0"/>
              <w:marRight w:val="0"/>
              <w:marTop w:val="0"/>
              <w:marBottom w:val="0"/>
              <w:divBdr>
                <w:top w:val="none" w:sz="0" w:space="0" w:color="auto"/>
                <w:left w:val="none" w:sz="0" w:space="0" w:color="auto"/>
                <w:bottom w:val="none" w:sz="0" w:space="0" w:color="auto"/>
                <w:right w:val="none" w:sz="0" w:space="0" w:color="auto"/>
              </w:divBdr>
            </w:div>
            <w:div w:id="1002321717">
              <w:marLeft w:val="0"/>
              <w:marRight w:val="0"/>
              <w:marTop w:val="0"/>
              <w:marBottom w:val="0"/>
              <w:divBdr>
                <w:top w:val="none" w:sz="0" w:space="0" w:color="auto"/>
                <w:left w:val="none" w:sz="0" w:space="0" w:color="auto"/>
                <w:bottom w:val="none" w:sz="0" w:space="0" w:color="auto"/>
                <w:right w:val="none" w:sz="0" w:space="0" w:color="auto"/>
              </w:divBdr>
            </w:div>
            <w:div w:id="1002663851">
              <w:marLeft w:val="0"/>
              <w:marRight w:val="0"/>
              <w:marTop w:val="0"/>
              <w:marBottom w:val="0"/>
              <w:divBdr>
                <w:top w:val="none" w:sz="0" w:space="0" w:color="auto"/>
                <w:left w:val="none" w:sz="0" w:space="0" w:color="auto"/>
                <w:bottom w:val="none" w:sz="0" w:space="0" w:color="auto"/>
                <w:right w:val="none" w:sz="0" w:space="0" w:color="auto"/>
              </w:divBdr>
            </w:div>
            <w:div w:id="1004627639">
              <w:marLeft w:val="0"/>
              <w:marRight w:val="0"/>
              <w:marTop w:val="0"/>
              <w:marBottom w:val="0"/>
              <w:divBdr>
                <w:top w:val="none" w:sz="0" w:space="0" w:color="auto"/>
                <w:left w:val="none" w:sz="0" w:space="0" w:color="auto"/>
                <w:bottom w:val="none" w:sz="0" w:space="0" w:color="auto"/>
                <w:right w:val="none" w:sz="0" w:space="0" w:color="auto"/>
              </w:divBdr>
            </w:div>
            <w:div w:id="1004819971">
              <w:marLeft w:val="0"/>
              <w:marRight w:val="0"/>
              <w:marTop w:val="0"/>
              <w:marBottom w:val="0"/>
              <w:divBdr>
                <w:top w:val="none" w:sz="0" w:space="0" w:color="auto"/>
                <w:left w:val="none" w:sz="0" w:space="0" w:color="auto"/>
                <w:bottom w:val="none" w:sz="0" w:space="0" w:color="auto"/>
                <w:right w:val="none" w:sz="0" w:space="0" w:color="auto"/>
              </w:divBdr>
            </w:div>
            <w:div w:id="1005206148">
              <w:marLeft w:val="0"/>
              <w:marRight w:val="0"/>
              <w:marTop w:val="0"/>
              <w:marBottom w:val="0"/>
              <w:divBdr>
                <w:top w:val="none" w:sz="0" w:space="0" w:color="auto"/>
                <w:left w:val="none" w:sz="0" w:space="0" w:color="auto"/>
                <w:bottom w:val="none" w:sz="0" w:space="0" w:color="auto"/>
                <w:right w:val="none" w:sz="0" w:space="0" w:color="auto"/>
              </w:divBdr>
            </w:div>
            <w:div w:id="1010792447">
              <w:marLeft w:val="0"/>
              <w:marRight w:val="0"/>
              <w:marTop w:val="0"/>
              <w:marBottom w:val="0"/>
              <w:divBdr>
                <w:top w:val="none" w:sz="0" w:space="0" w:color="auto"/>
                <w:left w:val="none" w:sz="0" w:space="0" w:color="auto"/>
                <w:bottom w:val="none" w:sz="0" w:space="0" w:color="auto"/>
                <w:right w:val="none" w:sz="0" w:space="0" w:color="auto"/>
              </w:divBdr>
            </w:div>
            <w:div w:id="1012489250">
              <w:marLeft w:val="0"/>
              <w:marRight w:val="0"/>
              <w:marTop w:val="0"/>
              <w:marBottom w:val="0"/>
              <w:divBdr>
                <w:top w:val="none" w:sz="0" w:space="0" w:color="auto"/>
                <w:left w:val="none" w:sz="0" w:space="0" w:color="auto"/>
                <w:bottom w:val="none" w:sz="0" w:space="0" w:color="auto"/>
                <w:right w:val="none" w:sz="0" w:space="0" w:color="auto"/>
              </w:divBdr>
            </w:div>
            <w:div w:id="1012728706">
              <w:marLeft w:val="0"/>
              <w:marRight w:val="0"/>
              <w:marTop w:val="0"/>
              <w:marBottom w:val="0"/>
              <w:divBdr>
                <w:top w:val="none" w:sz="0" w:space="0" w:color="auto"/>
                <w:left w:val="none" w:sz="0" w:space="0" w:color="auto"/>
                <w:bottom w:val="none" w:sz="0" w:space="0" w:color="auto"/>
                <w:right w:val="none" w:sz="0" w:space="0" w:color="auto"/>
              </w:divBdr>
            </w:div>
            <w:div w:id="1012758334">
              <w:marLeft w:val="0"/>
              <w:marRight w:val="0"/>
              <w:marTop w:val="0"/>
              <w:marBottom w:val="0"/>
              <w:divBdr>
                <w:top w:val="none" w:sz="0" w:space="0" w:color="auto"/>
                <w:left w:val="none" w:sz="0" w:space="0" w:color="auto"/>
                <w:bottom w:val="none" w:sz="0" w:space="0" w:color="auto"/>
                <w:right w:val="none" w:sz="0" w:space="0" w:color="auto"/>
              </w:divBdr>
            </w:div>
            <w:div w:id="1016542752">
              <w:marLeft w:val="0"/>
              <w:marRight w:val="0"/>
              <w:marTop w:val="0"/>
              <w:marBottom w:val="0"/>
              <w:divBdr>
                <w:top w:val="none" w:sz="0" w:space="0" w:color="auto"/>
                <w:left w:val="none" w:sz="0" w:space="0" w:color="auto"/>
                <w:bottom w:val="none" w:sz="0" w:space="0" w:color="auto"/>
                <w:right w:val="none" w:sz="0" w:space="0" w:color="auto"/>
              </w:divBdr>
            </w:div>
            <w:div w:id="1017776001">
              <w:marLeft w:val="0"/>
              <w:marRight w:val="0"/>
              <w:marTop w:val="0"/>
              <w:marBottom w:val="0"/>
              <w:divBdr>
                <w:top w:val="none" w:sz="0" w:space="0" w:color="auto"/>
                <w:left w:val="none" w:sz="0" w:space="0" w:color="auto"/>
                <w:bottom w:val="none" w:sz="0" w:space="0" w:color="auto"/>
                <w:right w:val="none" w:sz="0" w:space="0" w:color="auto"/>
              </w:divBdr>
            </w:div>
            <w:div w:id="1018190256">
              <w:marLeft w:val="0"/>
              <w:marRight w:val="0"/>
              <w:marTop w:val="0"/>
              <w:marBottom w:val="0"/>
              <w:divBdr>
                <w:top w:val="none" w:sz="0" w:space="0" w:color="auto"/>
                <w:left w:val="none" w:sz="0" w:space="0" w:color="auto"/>
                <w:bottom w:val="none" w:sz="0" w:space="0" w:color="auto"/>
                <w:right w:val="none" w:sz="0" w:space="0" w:color="auto"/>
              </w:divBdr>
            </w:div>
            <w:div w:id="1023090355">
              <w:marLeft w:val="0"/>
              <w:marRight w:val="0"/>
              <w:marTop w:val="0"/>
              <w:marBottom w:val="0"/>
              <w:divBdr>
                <w:top w:val="none" w:sz="0" w:space="0" w:color="auto"/>
                <w:left w:val="none" w:sz="0" w:space="0" w:color="auto"/>
                <w:bottom w:val="none" w:sz="0" w:space="0" w:color="auto"/>
                <w:right w:val="none" w:sz="0" w:space="0" w:color="auto"/>
              </w:divBdr>
            </w:div>
            <w:div w:id="1025523897">
              <w:marLeft w:val="0"/>
              <w:marRight w:val="0"/>
              <w:marTop w:val="0"/>
              <w:marBottom w:val="0"/>
              <w:divBdr>
                <w:top w:val="none" w:sz="0" w:space="0" w:color="auto"/>
                <w:left w:val="none" w:sz="0" w:space="0" w:color="auto"/>
                <w:bottom w:val="none" w:sz="0" w:space="0" w:color="auto"/>
                <w:right w:val="none" w:sz="0" w:space="0" w:color="auto"/>
              </w:divBdr>
            </w:div>
            <w:div w:id="1026520025">
              <w:marLeft w:val="0"/>
              <w:marRight w:val="0"/>
              <w:marTop w:val="0"/>
              <w:marBottom w:val="0"/>
              <w:divBdr>
                <w:top w:val="none" w:sz="0" w:space="0" w:color="auto"/>
                <w:left w:val="none" w:sz="0" w:space="0" w:color="auto"/>
                <w:bottom w:val="none" w:sz="0" w:space="0" w:color="auto"/>
                <w:right w:val="none" w:sz="0" w:space="0" w:color="auto"/>
              </w:divBdr>
            </w:div>
            <w:div w:id="1026831206">
              <w:marLeft w:val="0"/>
              <w:marRight w:val="0"/>
              <w:marTop w:val="0"/>
              <w:marBottom w:val="0"/>
              <w:divBdr>
                <w:top w:val="none" w:sz="0" w:space="0" w:color="auto"/>
                <w:left w:val="none" w:sz="0" w:space="0" w:color="auto"/>
                <w:bottom w:val="none" w:sz="0" w:space="0" w:color="auto"/>
                <w:right w:val="none" w:sz="0" w:space="0" w:color="auto"/>
              </w:divBdr>
            </w:div>
            <w:div w:id="1029184123">
              <w:marLeft w:val="0"/>
              <w:marRight w:val="0"/>
              <w:marTop w:val="0"/>
              <w:marBottom w:val="0"/>
              <w:divBdr>
                <w:top w:val="none" w:sz="0" w:space="0" w:color="auto"/>
                <w:left w:val="none" w:sz="0" w:space="0" w:color="auto"/>
                <w:bottom w:val="none" w:sz="0" w:space="0" w:color="auto"/>
                <w:right w:val="none" w:sz="0" w:space="0" w:color="auto"/>
              </w:divBdr>
            </w:div>
            <w:div w:id="1030061839">
              <w:marLeft w:val="0"/>
              <w:marRight w:val="0"/>
              <w:marTop w:val="0"/>
              <w:marBottom w:val="0"/>
              <w:divBdr>
                <w:top w:val="none" w:sz="0" w:space="0" w:color="auto"/>
                <w:left w:val="none" w:sz="0" w:space="0" w:color="auto"/>
                <w:bottom w:val="none" w:sz="0" w:space="0" w:color="auto"/>
                <w:right w:val="none" w:sz="0" w:space="0" w:color="auto"/>
              </w:divBdr>
            </w:div>
            <w:div w:id="1031616463">
              <w:marLeft w:val="0"/>
              <w:marRight w:val="0"/>
              <w:marTop w:val="0"/>
              <w:marBottom w:val="0"/>
              <w:divBdr>
                <w:top w:val="none" w:sz="0" w:space="0" w:color="auto"/>
                <w:left w:val="none" w:sz="0" w:space="0" w:color="auto"/>
                <w:bottom w:val="none" w:sz="0" w:space="0" w:color="auto"/>
                <w:right w:val="none" w:sz="0" w:space="0" w:color="auto"/>
              </w:divBdr>
            </w:div>
            <w:div w:id="1031765683">
              <w:marLeft w:val="0"/>
              <w:marRight w:val="0"/>
              <w:marTop w:val="0"/>
              <w:marBottom w:val="0"/>
              <w:divBdr>
                <w:top w:val="none" w:sz="0" w:space="0" w:color="auto"/>
                <w:left w:val="none" w:sz="0" w:space="0" w:color="auto"/>
                <w:bottom w:val="none" w:sz="0" w:space="0" w:color="auto"/>
                <w:right w:val="none" w:sz="0" w:space="0" w:color="auto"/>
              </w:divBdr>
            </w:div>
            <w:div w:id="1034768739">
              <w:marLeft w:val="0"/>
              <w:marRight w:val="0"/>
              <w:marTop w:val="0"/>
              <w:marBottom w:val="0"/>
              <w:divBdr>
                <w:top w:val="none" w:sz="0" w:space="0" w:color="auto"/>
                <w:left w:val="none" w:sz="0" w:space="0" w:color="auto"/>
                <w:bottom w:val="none" w:sz="0" w:space="0" w:color="auto"/>
                <w:right w:val="none" w:sz="0" w:space="0" w:color="auto"/>
              </w:divBdr>
            </w:div>
            <w:div w:id="1039472048">
              <w:marLeft w:val="0"/>
              <w:marRight w:val="0"/>
              <w:marTop w:val="0"/>
              <w:marBottom w:val="0"/>
              <w:divBdr>
                <w:top w:val="none" w:sz="0" w:space="0" w:color="auto"/>
                <w:left w:val="none" w:sz="0" w:space="0" w:color="auto"/>
                <w:bottom w:val="none" w:sz="0" w:space="0" w:color="auto"/>
                <w:right w:val="none" w:sz="0" w:space="0" w:color="auto"/>
              </w:divBdr>
            </w:div>
            <w:div w:id="1043288949">
              <w:marLeft w:val="0"/>
              <w:marRight w:val="0"/>
              <w:marTop w:val="0"/>
              <w:marBottom w:val="0"/>
              <w:divBdr>
                <w:top w:val="none" w:sz="0" w:space="0" w:color="auto"/>
                <w:left w:val="none" w:sz="0" w:space="0" w:color="auto"/>
                <w:bottom w:val="none" w:sz="0" w:space="0" w:color="auto"/>
                <w:right w:val="none" w:sz="0" w:space="0" w:color="auto"/>
              </w:divBdr>
            </w:div>
            <w:div w:id="1045789295">
              <w:marLeft w:val="0"/>
              <w:marRight w:val="0"/>
              <w:marTop w:val="0"/>
              <w:marBottom w:val="0"/>
              <w:divBdr>
                <w:top w:val="none" w:sz="0" w:space="0" w:color="auto"/>
                <w:left w:val="none" w:sz="0" w:space="0" w:color="auto"/>
                <w:bottom w:val="none" w:sz="0" w:space="0" w:color="auto"/>
                <w:right w:val="none" w:sz="0" w:space="0" w:color="auto"/>
              </w:divBdr>
            </w:div>
            <w:div w:id="1048726695">
              <w:marLeft w:val="0"/>
              <w:marRight w:val="0"/>
              <w:marTop w:val="0"/>
              <w:marBottom w:val="0"/>
              <w:divBdr>
                <w:top w:val="none" w:sz="0" w:space="0" w:color="auto"/>
                <w:left w:val="none" w:sz="0" w:space="0" w:color="auto"/>
                <w:bottom w:val="none" w:sz="0" w:space="0" w:color="auto"/>
                <w:right w:val="none" w:sz="0" w:space="0" w:color="auto"/>
              </w:divBdr>
            </w:div>
            <w:div w:id="1051147715">
              <w:marLeft w:val="0"/>
              <w:marRight w:val="0"/>
              <w:marTop w:val="0"/>
              <w:marBottom w:val="0"/>
              <w:divBdr>
                <w:top w:val="none" w:sz="0" w:space="0" w:color="auto"/>
                <w:left w:val="none" w:sz="0" w:space="0" w:color="auto"/>
                <w:bottom w:val="none" w:sz="0" w:space="0" w:color="auto"/>
                <w:right w:val="none" w:sz="0" w:space="0" w:color="auto"/>
              </w:divBdr>
            </w:div>
            <w:div w:id="1052190225">
              <w:marLeft w:val="0"/>
              <w:marRight w:val="0"/>
              <w:marTop w:val="0"/>
              <w:marBottom w:val="0"/>
              <w:divBdr>
                <w:top w:val="none" w:sz="0" w:space="0" w:color="auto"/>
                <w:left w:val="none" w:sz="0" w:space="0" w:color="auto"/>
                <w:bottom w:val="none" w:sz="0" w:space="0" w:color="auto"/>
                <w:right w:val="none" w:sz="0" w:space="0" w:color="auto"/>
              </w:divBdr>
            </w:div>
            <w:div w:id="1053234051">
              <w:marLeft w:val="0"/>
              <w:marRight w:val="0"/>
              <w:marTop w:val="0"/>
              <w:marBottom w:val="0"/>
              <w:divBdr>
                <w:top w:val="none" w:sz="0" w:space="0" w:color="auto"/>
                <w:left w:val="none" w:sz="0" w:space="0" w:color="auto"/>
                <w:bottom w:val="none" w:sz="0" w:space="0" w:color="auto"/>
                <w:right w:val="none" w:sz="0" w:space="0" w:color="auto"/>
              </w:divBdr>
            </w:div>
            <w:div w:id="1053583394">
              <w:marLeft w:val="0"/>
              <w:marRight w:val="0"/>
              <w:marTop w:val="0"/>
              <w:marBottom w:val="0"/>
              <w:divBdr>
                <w:top w:val="none" w:sz="0" w:space="0" w:color="auto"/>
                <w:left w:val="none" w:sz="0" w:space="0" w:color="auto"/>
                <w:bottom w:val="none" w:sz="0" w:space="0" w:color="auto"/>
                <w:right w:val="none" w:sz="0" w:space="0" w:color="auto"/>
              </w:divBdr>
            </w:div>
            <w:div w:id="1059860020">
              <w:marLeft w:val="0"/>
              <w:marRight w:val="0"/>
              <w:marTop w:val="0"/>
              <w:marBottom w:val="0"/>
              <w:divBdr>
                <w:top w:val="none" w:sz="0" w:space="0" w:color="auto"/>
                <w:left w:val="none" w:sz="0" w:space="0" w:color="auto"/>
                <w:bottom w:val="none" w:sz="0" w:space="0" w:color="auto"/>
                <w:right w:val="none" w:sz="0" w:space="0" w:color="auto"/>
              </w:divBdr>
            </w:div>
            <w:div w:id="1060132515">
              <w:marLeft w:val="0"/>
              <w:marRight w:val="0"/>
              <w:marTop w:val="0"/>
              <w:marBottom w:val="0"/>
              <w:divBdr>
                <w:top w:val="none" w:sz="0" w:space="0" w:color="auto"/>
                <w:left w:val="none" w:sz="0" w:space="0" w:color="auto"/>
                <w:bottom w:val="none" w:sz="0" w:space="0" w:color="auto"/>
                <w:right w:val="none" w:sz="0" w:space="0" w:color="auto"/>
              </w:divBdr>
            </w:div>
            <w:div w:id="1060591165">
              <w:marLeft w:val="0"/>
              <w:marRight w:val="0"/>
              <w:marTop w:val="0"/>
              <w:marBottom w:val="0"/>
              <w:divBdr>
                <w:top w:val="none" w:sz="0" w:space="0" w:color="auto"/>
                <w:left w:val="none" w:sz="0" w:space="0" w:color="auto"/>
                <w:bottom w:val="none" w:sz="0" w:space="0" w:color="auto"/>
                <w:right w:val="none" w:sz="0" w:space="0" w:color="auto"/>
              </w:divBdr>
            </w:div>
            <w:div w:id="1060908773">
              <w:marLeft w:val="0"/>
              <w:marRight w:val="0"/>
              <w:marTop w:val="0"/>
              <w:marBottom w:val="0"/>
              <w:divBdr>
                <w:top w:val="none" w:sz="0" w:space="0" w:color="auto"/>
                <w:left w:val="none" w:sz="0" w:space="0" w:color="auto"/>
                <w:bottom w:val="none" w:sz="0" w:space="0" w:color="auto"/>
                <w:right w:val="none" w:sz="0" w:space="0" w:color="auto"/>
              </w:divBdr>
            </w:div>
            <w:div w:id="1061054672">
              <w:marLeft w:val="0"/>
              <w:marRight w:val="0"/>
              <w:marTop w:val="0"/>
              <w:marBottom w:val="0"/>
              <w:divBdr>
                <w:top w:val="none" w:sz="0" w:space="0" w:color="auto"/>
                <w:left w:val="none" w:sz="0" w:space="0" w:color="auto"/>
                <w:bottom w:val="none" w:sz="0" w:space="0" w:color="auto"/>
                <w:right w:val="none" w:sz="0" w:space="0" w:color="auto"/>
              </w:divBdr>
            </w:div>
            <w:div w:id="1063523952">
              <w:marLeft w:val="0"/>
              <w:marRight w:val="0"/>
              <w:marTop w:val="0"/>
              <w:marBottom w:val="0"/>
              <w:divBdr>
                <w:top w:val="none" w:sz="0" w:space="0" w:color="auto"/>
                <w:left w:val="none" w:sz="0" w:space="0" w:color="auto"/>
                <w:bottom w:val="none" w:sz="0" w:space="0" w:color="auto"/>
                <w:right w:val="none" w:sz="0" w:space="0" w:color="auto"/>
              </w:divBdr>
            </w:div>
            <w:div w:id="1063873769">
              <w:marLeft w:val="0"/>
              <w:marRight w:val="0"/>
              <w:marTop w:val="0"/>
              <w:marBottom w:val="0"/>
              <w:divBdr>
                <w:top w:val="none" w:sz="0" w:space="0" w:color="auto"/>
                <w:left w:val="none" w:sz="0" w:space="0" w:color="auto"/>
                <w:bottom w:val="none" w:sz="0" w:space="0" w:color="auto"/>
                <w:right w:val="none" w:sz="0" w:space="0" w:color="auto"/>
              </w:divBdr>
            </w:div>
            <w:div w:id="1064180613">
              <w:marLeft w:val="0"/>
              <w:marRight w:val="0"/>
              <w:marTop w:val="0"/>
              <w:marBottom w:val="0"/>
              <w:divBdr>
                <w:top w:val="none" w:sz="0" w:space="0" w:color="auto"/>
                <w:left w:val="none" w:sz="0" w:space="0" w:color="auto"/>
                <w:bottom w:val="none" w:sz="0" w:space="0" w:color="auto"/>
                <w:right w:val="none" w:sz="0" w:space="0" w:color="auto"/>
              </w:divBdr>
            </w:div>
            <w:div w:id="1064527415">
              <w:marLeft w:val="0"/>
              <w:marRight w:val="0"/>
              <w:marTop w:val="0"/>
              <w:marBottom w:val="0"/>
              <w:divBdr>
                <w:top w:val="none" w:sz="0" w:space="0" w:color="auto"/>
                <w:left w:val="none" w:sz="0" w:space="0" w:color="auto"/>
                <w:bottom w:val="none" w:sz="0" w:space="0" w:color="auto"/>
                <w:right w:val="none" w:sz="0" w:space="0" w:color="auto"/>
              </w:divBdr>
            </w:div>
            <w:div w:id="1067806142">
              <w:marLeft w:val="0"/>
              <w:marRight w:val="0"/>
              <w:marTop w:val="0"/>
              <w:marBottom w:val="0"/>
              <w:divBdr>
                <w:top w:val="none" w:sz="0" w:space="0" w:color="auto"/>
                <w:left w:val="none" w:sz="0" w:space="0" w:color="auto"/>
                <w:bottom w:val="none" w:sz="0" w:space="0" w:color="auto"/>
                <w:right w:val="none" w:sz="0" w:space="0" w:color="auto"/>
              </w:divBdr>
            </w:div>
            <w:div w:id="1070007944">
              <w:marLeft w:val="0"/>
              <w:marRight w:val="0"/>
              <w:marTop w:val="0"/>
              <w:marBottom w:val="0"/>
              <w:divBdr>
                <w:top w:val="none" w:sz="0" w:space="0" w:color="auto"/>
                <w:left w:val="none" w:sz="0" w:space="0" w:color="auto"/>
                <w:bottom w:val="none" w:sz="0" w:space="0" w:color="auto"/>
                <w:right w:val="none" w:sz="0" w:space="0" w:color="auto"/>
              </w:divBdr>
            </w:div>
            <w:div w:id="1070732816">
              <w:marLeft w:val="0"/>
              <w:marRight w:val="0"/>
              <w:marTop w:val="0"/>
              <w:marBottom w:val="0"/>
              <w:divBdr>
                <w:top w:val="none" w:sz="0" w:space="0" w:color="auto"/>
                <w:left w:val="none" w:sz="0" w:space="0" w:color="auto"/>
                <w:bottom w:val="none" w:sz="0" w:space="0" w:color="auto"/>
                <w:right w:val="none" w:sz="0" w:space="0" w:color="auto"/>
              </w:divBdr>
            </w:div>
            <w:div w:id="1072971723">
              <w:marLeft w:val="0"/>
              <w:marRight w:val="0"/>
              <w:marTop w:val="0"/>
              <w:marBottom w:val="0"/>
              <w:divBdr>
                <w:top w:val="none" w:sz="0" w:space="0" w:color="auto"/>
                <w:left w:val="none" w:sz="0" w:space="0" w:color="auto"/>
                <w:bottom w:val="none" w:sz="0" w:space="0" w:color="auto"/>
                <w:right w:val="none" w:sz="0" w:space="0" w:color="auto"/>
              </w:divBdr>
            </w:div>
            <w:div w:id="1075319160">
              <w:marLeft w:val="0"/>
              <w:marRight w:val="0"/>
              <w:marTop w:val="0"/>
              <w:marBottom w:val="0"/>
              <w:divBdr>
                <w:top w:val="none" w:sz="0" w:space="0" w:color="auto"/>
                <w:left w:val="none" w:sz="0" w:space="0" w:color="auto"/>
                <w:bottom w:val="none" w:sz="0" w:space="0" w:color="auto"/>
                <w:right w:val="none" w:sz="0" w:space="0" w:color="auto"/>
              </w:divBdr>
            </w:div>
            <w:div w:id="1076900050">
              <w:marLeft w:val="0"/>
              <w:marRight w:val="0"/>
              <w:marTop w:val="0"/>
              <w:marBottom w:val="0"/>
              <w:divBdr>
                <w:top w:val="none" w:sz="0" w:space="0" w:color="auto"/>
                <w:left w:val="none" w:sz="0" w:space="0" w:color="auto"/>
                <w:bottom w:val="none" w:sz="0" w:space="0" w:color="auto"/>
                <w:right w:val="none" w:sz="0" w:space="0" w:color="auto"/>
              </w:divBdr>
            </w:div>
            <w:div w:id="1078871129">
              <w:marLeft w:val="0"/>
              <w:marRight w:val="0"/>
              <w:marTop w:val="0"/>
              <w:marBottom w:val="0"/>
              <w:divBdr>
                <w:top w:val="none" w:sz="0" w:space="0" w:color="auto"/>
                <w:left w:val="none" w:sz="0" w:space="0" w:color="auto"/>
                <w:bottom w:val="none" w:sz="0" w:space="0" w:color="auto"/>
                <w:right w:val="none" w:sz="0" w:space="0" w:color="auto"/>
              </w:divBdr>
            </w:div>
            <w:div w:id="1079207521">
              <w:marLeft w:val="0"/>
              <w:marRight w:val="0"/>
              <w:marTop w:val="0"/>
              <w:marBottom w:val="0"/>
              <w:divBdr>
                <w:top w:val="none" w:sz="0" w:space="0" w:color="auto"/>
                <w:left w:val="none" w:sz="0" w:space="0" w:color="auto"/>
                <w:bottom w:val="none" w:sz="0" w:space="0" w:color="auto"/>
                <w:right w:val="none" w:sz="0" w:space="0" w:color="auto"/>
              </w:divBdr>
            </w:div>
            <w:div w:id="1079213513">
              <w:marLeft w:val="0"/>
              <w:marRight w:val="0"/>
              <w:marTop w:val="0"/>
              <w:marBottom w:val="0"/>
              <w:divBdr>
                <w:top w:val="none" w:sz="0" w:space="0" w:color="auto"/>
                <w:left w:val="none" w:sz="0" w:space="0" w:color="auto"/>
                <w:bottom w:val="none" w:sz="0" w:space="0" w:color="auto"/>
                <w:right w:val="none" w:sz="0" w:space="0" w:color="auto"/>
              </w:divBdr>
              <w:divsChild>
                <w:div w:id="227882137">
                  <w:marLeft w:val="0"/>
                  <w:marRight w:val="0"/>
                  <w:marTop w:val="0"/>
                  <w:marBottom w:val="0"/>
                  <w:divBdr>
                    <w:top w:val="none" w:sz="0" w:space="0" w:color="auto"/>
                    <w:left w:val="none" w:sz="0" w:space="0" w:color="auto"/>
                    <w:bottom w:val="none" w:sz="0" w:space="0" w:color="auto"/>
                    <w:right w:val="none" w:sz="0" w:space="0" w:color="auto"/>
                  </w:divBdr>
                </w:div>
                <w:div w:id="243221050">
                  <w:marLeft w:val="0"/>
                  <w:marRight w:val="0"/>
                  <w:marTop w:val="0"/>
                  <w:marBottom w:val="0"/>
                  <w:divBdr>
                    <w:top w:val="none" w:sz="0" w:space="0" w:color="auto"/>
                    <w:left w:val="none" w:sz="0" w:space="0" w:color="auto"/>
                    <w:bottom w:val="none" w:sz="0" w:space="0" w:color="auto"/>
                    <w:right w:val="none" w:sz="0" w:space="0" w:color="auto"/>
                  </w:divBdr>
                </w:div>
                <w:div w:id="341902344">
                  <w:marLeft w:val="0"/>
                  <w:marRight w:val="0"/>
                  <w:marTop w:val="0"/>
                  <w:marBottom w:val="0"/>
                  <w:divBdr>
                    <w:top w:val="none" w:sz="0" w:space="0" w:color="auto"/>
                    <w:left w:val="none" w:sz="0" w:space="0" w:color="auto"/>
                    <w:bottom w:val="none" w:sz="0" w:space="0" w:color="auto"/>
                    <w:right w:val="none" w:sz="0" w:space="0" w:color="auto"/>
                  </w:divBdr>
                </w:div>
                <w:div w:id="644625265">
                  <w:marLeft w:val="0"/>
                  <w:marRight w:val="0"/>
                  <w:marTop w:val="0"/>
                  <w:marBottom w:val="0"/>
                  <w:divBdr>
                    <w:top w:val="none" w:sz="0" w:space="0" w:color="auto"/>
                    <w:left w:val="none" w:sz="0" w:space="0" w:color="auto"/>
                    <w:bottom w:val="none" w:sz="0" w:space="0" w:color="auto"/>
                    <w:right w:val="none" w:sz="0" w:space="0" w:color="auto"/>
                  </w:divBdr>
                </w:div>
                <w:div w:id="675619419">
                  <w:marLeft w:val="0"/>
                  <w:marRight w:val="0"/>
                  <w:marTop w:val="0"/>
                  <w:marBottom w:val="0"/>
                  <w:divBdr>
                    <w:top w:val="none" w:sz="0" w:space="0" w:color="auto"/>
                    <w:left w:val="none" w:sz="0" w:space="0" w:color="auto"/>
                    <w:bottom w:val="none" w:sz="0" w:space="0" w:color="auto"/>
                    <w:right w:val="none" w:sz="0" w:space="0" w:color="auto"/>
                  </w:divBdr>
                </w:div>
                <w:div w:id="687290205">
                  <w:marLeft w:val="0"/>
                  <w:marRight w:val="0"/>
                  <w:marTop w:val="0"/>
                  <w:marBottom w:val="0"/>
                  <w:divBdr>
                    <w:top w:val="none" w:sz="0" w:space="0" w:color="auto"/>
                    <w:left w:val="none" w:sz="0" w:space="0" w:color="auto"/>
                    <w:bottom w:val="none" w:sz="0" w:space="0" w:color="auto"/>
                    <w:right w:val="none" w:sz="0" w:space="0" w:color="auto"/>
                  </w:divBdr>
                </w:div>
                <w:div w:id="759301320">
                  <w:marLeft w:val="0"/>
                  <w:marRight w:val="0"/>
                  <w:marTop w:val="0"/>
                  <w:marBottom w:val="0"/>
                  <w:divBdr>
                    <w:top w:val="none" w:sz="0" w:space="0" w:color="auto"/>
                    <w:left w:val="none" w:sz="0" w:space="0" w:color="auto"/>
                    <w:bottom w:val="none" w:sz="0" w:space="0" w:color="auto"/>
                    <w:right w:val="none" w:sz="0" w:space="0" w:color="auto"/>
                  </w:divBdr>
                </w:div>
                <w:div w:id="820005623">
                  <w:marLeft w:val="0"/>
                  <w:marRight w:val="0"/>
                  <w:marTop w:val="0"/>
                  <w:marBottom w:val="0"/>
                  <w:divBdr>
                    <w:top w:val="none" w:sz="0" w:space="0" w:color="auto"/>
                    <w:left w:val="none" w:sz="0" w:space="0" w:color="auto"/>
                    <w:bottom w:val="none" w:sz="0" w:space="0" w:color="auto"/>
                    <w:right w:val="none" w:sz="0" w:space="0" w:color="auto"/>
                  </w:divBdr>
                </w:div>
                <w:div w:id="836960504">
                  <w:marLeft w:val="0"/>
                  <w:marRight w:val="0"/>
                  <w:marTop w:val="0"/>
                  <w:marBottom w:val="0"/>
                  <w:divBdr>
                    <w:top w:val="none" w:sz="0" w:space="0" w:color="auto"/>
                    <w:left w:val="none" w:sz="0" w:space="0" w:color="auto"/>
                    <w:bottom w:val="none" w:sz="0" w:space="0" w:color="auto"/>
                    <w:right w:val="none" w:sz="0" w:space="0" w:color="auto"/>
                  </w:divBdr>
                </w:div>
                <w:div w:id="1122729871">
                  <w:marLeft w:val="0"/>
                  <w:marRight w:val="0"/>
                  <w:marTop w:val="0"/>
                  <w:marBottom w:val="0"/>
                  <w:divBdr>
                    <w:top w:val="none" w:sz="0" w:space="0" w:color="auto"/>
                    <w:left w:val="none" w:sz="0" w:space="0" w:color="auto"/>
                    <w:bottom w:val="none" w:sz="0" w:space="0" w:color="auto"/>
                    <w:right w:val="none" w:sz="0" w:space="0" w:color="auto"/>
                  </w:divBdr>
                </w:div>
                <w:div w:id="1301955271">
                  <w:marLeft w:val="0"/>
                  <w:marRight w:val="0"/>
                  <w:marTop w:val="0"/>
                  <w:marBottom w:val="0"/>
                  <w:divBdr>
                    <w:top w:val="none" w:sz="0" w:space="0" w:color="auto"/>
                    <w:left w:val="none" w:sz="0" w:space="0" w:color="auto"/>
                    <w:bottom w:val="none" w:sz="0" w:space="0" w:color="auto"/>
                    <w:right w:val="none" w:sz="0" w:space="0" w:color="auto"/>
                  </w:divBdr>
                </w:div>
                <w:div w:id="1493714867">
                  <w:marLeft w:val="0"/>
                  <w:marRight w:val="0"/>
                  <w:marTop w:val="0"/>
                  <w:marBottom w:val="0"/>
                  <w:divBdr>
                    <w:top w:val="none" w:sz="0" w:space="0" w:color="auto"/>
                    <w:left w:val="none" w:sz="0" w:space="0" w:color="auto"/>
                    <w:bottom w:val="none" w:sz="0" w:space="0" w:color="auto"/>
                    <w:right w:val="none" w:sz="0" w:space="0" w:color="auto"/>
                  </w:divBdr>
                </w:div>
                <w:div w:id="1503086941">
                  <w:marLeft w:val="0"/>
                  <w:marRight w:val="0"/>
                  <w:marTop w:val="0"/>
                  <w:marBottom w:val="0"/>
                  <w:divBdr>
                    <w:top w:val="none" w:sz="0" w:space="0" w:color="auto"/>
                    <w:left w:val="none" w:sz="0" w:space="0" w:color="auto"/>
                    <w:bottom w:val="none" w:sz="0" w:space="0" w:color="auto"/>
                    <w:right w:val="none" w:sz="0" w:space="0" w:color="auto"/>
                  </w:divBdr>
                </w:div>
                <w:div w:id="1600409566">
                  <w:marLeft w:val="0"/>
                  <w:marRight w:val="0"/>
                  <w:marTop w:val="0"/>
                  <w:marBottom w:val="0"/>
                  <w:divBdr>
                    <w:top w:val="none" w:sz="0" w:space="0" w:color="auto"/>
                    <w:left w:val="none" w:sz="0" w:space="0" w:color="auto"/>
                    <w:bottom w:val="none" w:sz="0" w:space="0" w:color="auto"/>
                    <w:right w:val="none" w:sz="0" w:space="0" w:color="auto"/>
                  </w:divBdr>
                </w:div>
                <w:div w:id="1608388463">
                  <w:marLeft w:val="0"/>
                  <w:marRight w:val="0"/>
                  <w:marTop w:val="0"/>
                  <w:marBottom w:val="0"/>
                  <w:divBdr>
                    <w:top w:val="none" w:sz="0" w:space="0" w:color="auto"/>
                    <w:left w:val="none" w:sz="0" w:space="0" w:color="auto"/>
                    <w:bottom w:val="none" w:sz="0" w:space="0" w:color="auto"/>
                    <w:right w:val="none" w:sz="0" w:space="0" w:color="auto"/>
                  </w:divBdr>
                </w:div>
                <w:div w:id="1830486352">
                  <w:marLeft w:val="0"/>
                  <w:marRight w:val="0"/>
                  <w:marTop w:val="0"/>
                  <w:marBottom w:val="0"/>
                  <w:divBdr>
                    <w:top w:val="none" w:sz="0" w:space="0" w:color="auto"/>
                    <w:left w:val="none" w:sz="0" w:space="0" w:color="auto"/>
                    <w:bottom w:val="none" w:sz="0" w:space="0" w:color="auto"/>
                    <w:right w:val="none" w:sz="0" w:space="0" w:color="auto"/>
                  </w:divBdr>
                </w:div>
                <w:div w:id="2048069499">
                  <w:marLeft w:val="0"/>
                  <w:marRight w:val="0"/>
                  <w:marTop w:val="0"/>
                  <w:marBottom w:val="0"/>
                  <w:divBdr>
                    <w:top w:val="none" w:sz="0" w:space="0" w:color="auto"/>
                    <w:left w:val="none" w:sz="0" w:space="0" w:color="auto"/>
                    <w:bottom w:val="none" w:sz="0" w:space="0" w:color="auto"/>
                    <w:right w:val="none" w:sz="0" w:space="0" w:color="auto"/>
                  </w:divBdr>
                </w:div>
                <w:div w:id="2109811439">
                  <w:marLeft w:val="0"/>
                  <w:marRight w:val="0"/>
                  <w:marTop w:val="0"/>
                  <w:marBottom w:val="0"/>
                  <w:divBdr>
                    <w:top w:val="none" w:sz="0" w:space="0" w:color="auto"/>
                    <w:left w:val="none" w:sz="0" w:space="0" w:color="auto"/>
                    <w:bottom w:val="none" w:sz="0" w:space="0" w:color="auto"/>
                    <w:right w:val="none" w:sz="0" w:space="0" w:color="auto"/>
                  </w:divBdr>
                </w:div>
                <w:div w:id="2145077309">
                  <w:marLeft w:val="0"/>
                  <w:marRight w:val="0"/>
                  <w:marTop w:val="0"/>
                  <w:marBottom w:val="0"/>
                  <w:divBdr>
                    <w:top w:val="none" w:sz="0" w:space="0" w:color="auto"/>
                    <w:left w:val="none" w:sz="0" w:space="0" w:color="auto"/>
                    <w:bottom w:val="none" w:sz="0" w:space="0" w:color="auto"/>
                    <w:right w:val="none" w:sz="0" w:space="0" w:color="auto"/>
                  </w:divBdr>
                </w:div>
              </w:divsChild>
            </w:div>
            <w:div w:id="1079327625">
              <w:marLeft w:val="0"/>
              <w:marRight w:val="0"/>
              <w:marTop w:val="0"/>
              <w:marBottom w:val="0"/>
              <w:divBdr>
                <w:top w:val="none" w:sz="0" w:space="0" w:color="auto"/>
                <w:left w:val="none" w:sz="0" w:space="0" w:color="auto"/>
                <w:bottom w:val="none" w:sz="0" w:space="0" w:color="auto"/>
                <w:right w:val="none" w:sz="0" w:space="0" w:color="auto"/>
              </w:divBdr>
            </w:div>
            <w:div w:id="1084909892">
              <w:marLeft w:val="0"/>
              <w:marRight w:val="0"/>
              <w:marTop w:val="0"/>
              <w:marBottom w:val="0"/>
              <w:divBdr>
                <w:top w:val="none" w:sz="0" w:space="0" w:color="auto"/>
                <w:left w:val="none" w:sz="0" w:space="0" w:color="auto"/>
                <w:bottom w:val="none" w:sz="0" w:space="0" w:color="auto"/>
                <w:right w:val="none" w:sz="0" w:space="0" w:color="auto"/>
              </w:divBdr>
            </w:div>
            <w:div w:id="1085808980">
              <w:marLeft w:val="0"/>
              <w:marRight w:val="0"/>
              <w:marTop w:val="0"/>
              <w:marBottom w:val="0"/>
              <w:divBdr>
                <w:top w:val="none" w:sz="0" w:space="0" w:color="auto"/>
                <w:left w:val="none" w:sz="0" w:space="0" w:color="auto"/>
                <w:bottom w:val="none" w:sz="0" w:space="0" w:color="auto"/>
                <w:right w:val="none" w:sz="0" w:space="0" w:color="auto"/>
              </w:divBdr>
            </w:div>
            <w:div w:id="1086346269">
              <w:marLeft w:val="0"/>
              <w:marRight w:val="0"/>
              <w:marTop w:val="0"/>
              <w:marBottom w:val="0"/>
              <w:divBdr>
                <w:top w:val="none" w:sz="0" w:space="0" w:color="auto"/>
                <w:left w:val="none" w:sz="0" w:space="0" w:color="auto"/>
                <w:bottom w:val="none" w:sz="0" w:space="0" w:color="auto"/>
                <w:right w:val="none" w:sz="0" w:space="0" w:color="auto"/>
              </w:divBdr>
            </w:div>
            <w:div w:id="1086535727">
              <w:marLeft w:val="0"/>
              <w:marRight w:val="0"/>
              <w:marTop w:val="0"/>
              <w:marBottom w:val="0"/>
              <w:divBdr>
                <w:top w:val="none" w:sz="0" w:space="0" w:color="auto"/>
                <w:left w:val="none" w:sz="0" w:space="0" w:color="auto"/>
                <w:bottom w:val="none" w:sz="0" w:space="0" w:color="auto"/>
                <w:right w:val="none" w:sz="0" w:space="0" w:color="auto"/>
              </w:divBdr>
            </w:div>
            <w:div w:id="1087308120">
              <w:marLeft w:val="0"/>
              <w:marRight w:val="0"/>
              <w:marTop w:val="0"/>
              <w:marBottom w:val="0"/>
              <w:divBdr>
                <w:top w:val="none" w:sz="0" w:space="0" w:color="auto"/>
                <w:left w:val="none" w:sz="0" w:space="0" w:color="auto"/>
                <w:bottom w:val="none" w:sz="0" w:space="0" w:color="auto"/>
                <w:right w:val="none" w:sz="0" w:space="0" w:color="auto"/>
              </w:divBdr>
            </w:div>
            <w:div w:id="1092121655">
              <w:marLeft w:val="0"/>
              <w:marRight w:val="0"/>
              <w:marTop w:val="0"/>
              <w:marBottom w:val="0"/>
              <w:divBdr>
                <w:top w:val="none" w:sz="0" w:space="0" w:color="auto"/>
                <w:left w:val="none" w:sz="0" w:space="0" w:color="auto"/>
                <w:bottom w:val="none" w:sz="0" w:space="0" w:color="auto"/>
                <w:right w:val="none" w:sz="0" w:space="0" w:color="auto"/>
              </w:divBdr>
            </w:div>
            <w:div w:id="1092161753">
              <w:marLeft w:val="0"/>
              <w:marRight w:val="0"/>
              <w:marTop w:val="0"/>
              <w:marBottom w:val="0"/>
              <w:divBdr>
                <w:top w:val="none" w:sz="0" w:space="0" w:color="auto"/>
                <w:left w:val="none" w:sz="0" w:space="0" w:color="auto"/>
                <w:bottom w:val="none" w:sz="0" w:space="0" w:color="auto"/>
                <w:right w:val="none" w:sz="0" w:space="0" w:color="auto"/>
              </w:divBdr>
            </w:div>
            <w:div w:id="1094714857">
              <w:marLeft w:val="0"/>
              <w:marRight w:val="0"/>
              <w:marTop w:val="0"/>
              <w:marBottom w:val="0"/>
              <w:divBdr>
                <w:top w:val="none" w:sz="0" w:space="0" w:color="auto"/>
                <w:left w:val="none" w:sz="0" w:space="0" w:color="auto"/>
                <w:bottom w:val="none" w:sz="0" w:space="0" w:color="auto"/>
                <w:right w:val="none" w:sz="0" w:space="0" w:color="auto"/>
              </w:divBdr>
            </w:div>
            <w:div w:id="1096709864">
              <w:marLeft w:val="0"/>
              <w:marRight w:val="0"/>
              <w:marTop w:val="0"/>
              <w:marBottom w:val="0"/>
              <w:divBdr>
                <w:top w:val="none" w:sz="0" w:space="0" w:color="auto"/>
                <w:left w:val="none" w:sz="0" w:space="0" w:color="auto"/>
                <w:bottom w:val="none" w:sz="0" w:space="0" w:color="auto"/>
                <w:right w:val="none" w:sz="0" w:space="0" w:color="auto"/>
              </w:divBdr>
            </w:div>
            <w:div w:id="1097676210">
              <w:marLeft w:val="0"/>
              <w:marRight w:val="0"/>
              <w:marTop w:val="0"/>
              <w:marBottom w:val="0"/>
              <w:divBdr>
                <w:top w:val="none" w:sz="0" w:space="0" w:color="auto"/>
                <w:left w:val="none" w:sz="0" w:space="0" w:color="auto"/>
                <w:bottom w:val="none" w:sz="0" w:space="0" w:color="auto"/>
                <w:right w:val="none" w:sz="0" w:space="0" w:color="auto"/>
              </w:divBdr>
            </w:div>
            <w:div w:id="1098868194">
              <w:marLeft w:val="0"/>
              <w:marRight w:val="0"/>
              <w:marTop w:val="0"/>
              <w:marBottom w:val="0"/>
              <w:divBdr>
                <w:top w:val="none" w:sz="0" w:space="0" w:color="auto"/>
                <w:left w:val="none" w:sz="0" w:space="0" w:color="auto"/>
                <w:bottom w:val="none" w:sz="0" w:space="0" w:color="auto"/>
                <w:right w:val="none" w:sz="0" w:space="0" w:color="auto"/>
              </w:divBdr>
            </w:div>
            <w:div w:id="1099252090">
              <w:marLeft w:val="0"/>
              <w:marRight w:val="0"/>
              <w:marTop w:val="0"/>
              <w:marBottom w:val="0"/>
              <w:divBdr>
                <w:top w:val="none" w:sz="0" w:space="0" w:color="auto"/>
                <w:left w:val="none" w:sz="0" w:space="0" w:color="auto"/>
                <w:bottom w:val="none" w:sz="0" w:space="0" w:color="auto"/>
                <w:right w:val="none" w:sz="0" w:space="0" w:color="auto"/>
              </w:divBdr>
            </w:div>
            <w:div w:id="1103187436">
              <w:marLeft w:val="0"/>
              <w:marRight w:val="0"/>
              <w:marTop w:val="0"/>
              <w:marBottom w:val="0"/>
              <w:divBdr>
                <w:top w:val="none" w:sz="0" w:space="0" w:color="auto"/>
                <w:left w:val="none" w:sz="0" w:space="0" w:color="auto"/>
                <w:bottom w:val="none" w:sz="0" w:space="0" w:color="auto"/>
                <w:right w:val="none" w:sz="0" w:space="0" w:color="auto"/>
              </w:divBdr>
            </w:div>
            <w:div w:id="1106196133">
              <w:marLeft w:val="0"/>
              <w:marRight w:val="0"/>
              <w:marTop w:val="0"/>
              <w:marBottom w:val="0"/>
              <w:divBdr>
                <w:top w:val="none" w:sz="0" w:space="0" w:color="auto"/>
                <w:left w:val="none" w:sz="0" w:space="0" w:color="auto"/>
                <w:bottom w:val="none" w:sz="0" w:space="0" w:color="auto"/>
                <w:right w:val="none" w:sz="0" w:space="0" w:color="auto"/>
              </w:divBdr>
            </w:div>
            <w:div w:id="1106778421">
              <w:marLeft w:val="0"/>
              <w:marRight w:val="0"/>
              <w:marTop w:val="0"/>
              <w:marBottom w:val="0"/>
              <w:divBdr>
                <w:top w:val="none" w:sz="0" w:space="0" w:color="auto"/>
                <w:left w:val="none" w:sz="0" w:space="0" w:color="auto"/>
                <w:bottom w:val="none" w:sz="0" w:space="0" w:color="auto"/>
                <w:right w:val="none" w:sz="0" w:space="0" w:color="auto"/>
              </w:divBdr>
            </w:div>
            <w:div w:id="1111900721">
              <w:marLeft w:val="0"/>
              <w:marRight w:val="0"/>
              <w:marTop w:val="0"/>
              <w:marBottom w:val="0"/>
              <w:divBdr>
                <w:top w:val="none" w:sz="0" w:space="0" w:color="auto"/>
                <w:left w:val="none" w:sz="0" w:space="0" w:color="auto"/>
                <w:bottom w:val="none" w:sz="0" w:space="0" w:color="auto"/>
                <w:right w:val="none" w:sz="0" w:space="0" w:color="auto"/>
              </w:divBdr>
            </w:div>
            <w:div w:id="1113286112">
              <w:marLeft w:val="0"/>
              <w:marRight w:val="0"/>
              <w:marTop w:val="0"/>
              <w:marBottom w:val="0"/>
              <w:divBdr>
                <w:top w:val="none" w:sz="0" w:space="0" w:color="auto"/>
                <w:left w:val="none" w:sz="0" w:space="0" w:color="auto"/>
                <w:bottom w:val="none" w:sz="0" w:space="0" w:color="auto"/>
                <w:right w:val="none" w:sz="0" w:space="0" w:color="auto"/>
              </w:divBdr>
            </w:div>
            <w:div w:id="1113593035">
              <w:marLeft w:val="0"/>
              <w:marRight w:val="0"/>
              <w:marTop w:val="0"/>
              <w:marBottom w:val="0"/>
              <w:divBdr>
                <w:top w:val="none" w:sz="0" w:space="0" w:color="auto"/>
                <w:left w:val="none" w:sz="0" w:space="0" w:color="auto"/>
                <w:bottom w:val="none" w:sz="0" w:space="0" w:color="auto"/>
                <w:right w:val="none" w:sz="0" w:space="0" w:color="auto"/>
              </w:divBdr>
            </w:div>
            <w:div w:id="1113864539">
              <w:marLeft w:val="0"/>
              <w:marRight w:val="0"/>
              <w:marTop w:val="0"/>
              <w:marBottom w:val="0"/>
              <w:divBdr>
                <w:top w:val="none" w:sz="0" w:space="0" w:color="auto"/>
                <w:left w:val="none" w:sz="0" w:space="0" w:color="auto"/>
                <w:bottom w:val="none" w:sz="0" w:space="0" w:color="auto"/>
                <w:right w:val="none" w:sz="0" w:space="0" w:color="auto"/>
              </w:divBdr>
            </w:div>
            <w:div w:id="1116413502">
              <w:marLeft w:val="0"/>
              <w:marRight w:val="0"/>
              <w:marTop w:val="0"/>
              <w:marBottom w:val="0"/>
              <w:divBdr>
                <w:top w:val="none" w:sz="0" w:space="0" w:color="auto"/>
                <w:left w:val="none" w:sz="0" w:space="0" w:color="auto"/>
                <w:bottom w:val="none" w:sz="0" w:space="0" w:color="auto"/>
                <w:right w:val="none" w:sz="0" w:space="0" w:color="auto"/>
              </w:divBdr>
            </w:div>
            <w:div w:id="1116484194">
              <w:marLeft w:val="0"/>
              <w:marRight w:val="0"/>
              <w:marTop w:val="0"/>
              <w:marBottom w:val="0"/>
              <w:divBdr>
                <w:top w:val="none" w:sz="0" w:space="0" w:color="auto"/>
                <w:left w:val="none" w:sz="0" w:space="0" w:color="auto"/>
                <w:bottom w:val="none" w:sz="0" w:space="0" w:color="auto"/>
                <w:right w:val="none" w:sz="0" w:space="0" w:color="auto"/>
              </w:divBdr>
            </w:div>
            <w:div w:id="1119185049">
              <w:marLeft w:val="0"/>
              <w:marRight w:val="0"/>
              <w:marTop w:val="0"/>
              <w:marBottom w:val="0"/>
              <w:divBdr>
                <w:top w:val="none" w:sz="0" w:space="0" w:color="auto"/>
                <w:left w:val="none" w:sz="0" w:space="0" w:color="auto"/>
                <w:bottom w:val="none" w:sz="0" w:space="0" w:color="auto"/>
                <w:right w:val="none" w:sz="0" w:space="0" w:color="auto"/>
              </w:divBdr>
            </w:div>
            <w:div w:id="1120566308">
              <w:marLeft w:val="0"/>
              <w:marRight w:val="0"/>
              <w:marTop w:val="0"/>
              <w:marBottom w:val="0"/>
              <w:divBdr>
                <w:top w:val="none" w:sz="0" w:space="0" w:color="auto"/>
                <w:left w:val="none" w:sz="0" w:space="0" w:color="auto"/>
                <w:bottom w:val="none" w:sz="0" w:space="0" w:color="auto"/>
                <w:right w:val="none" w:sz="0" w:space="0" w:color="auto"/>
              </w:divBdr>
            </w:div>
            <w:div w:id="1123185313">
              <w:marLeft w:val="0"/>
              <w:marRight w:val="0"/>
              <w:marTop w:val="0"/>
              <w:marBottom w:val="0"/>
              <w:divBdr>
                <w:top w:val="none" w:sz="0" w:space="0" w:color="auto"/>
                <w:left w:val="none" w:sz="0" w:space="0" w:color="auto"/>
                <w:bottom w:val="none" w:sz="0" w:space="0" w:color="auto"/>
                <w:right w:val="none" w:sz="0" w:space="0" w:color="auto"/>
              </w:divBdr>
            </w:div>
            <w:div w:id="1124957786">
              <w:marLeft w:val="0"/>
              <w:marRight w:val="0"/>
              <w:marTop w:val="0"/>
              <w:marBottom w:val="0"/>
              <w:divBdr>
                <w:top w:val="none" w:sz="0" w:space="0" w:color="auto"/>
                <w:left w:val="none" w:sz="0" w:space="0" w:color="auto"/>
                <w:bottom w:val="none" w:sz="0" w:space="0" w:color="auto"/>
                <w:right w:val="none" w:sz="0" w:space="0" w:color="auto"/>
              </w:divBdr>
            </w:div>
            <w:div w:id="1130050590">
              <w:marLeft w:val="0"/>
              <w:marRight w:val="0"/>
              <w:marTop w:val="0"/>
              <w:marBottom w:val="0"/>
              <w:divBdr>
                <w:top w:val="none" w:sz="0" w:space="0" w:color="auto"/>
                <w:left w:val="none" w:sz="0" w:space="0" w:color="auto"/>
                <w:bottom w:val="none" w:sz="0" w:space="0" w:color="auto"/>
                <w:right w:val="none" w:sz="0" w:space="0" w:color="auto"/>
              </w:divBdr>
            </w:div>
            <w:div w:id="1130123552">
              <w:marLeft w:val="0"/>
              <w:marRight w:val="0"/>
              <w:marTop w:val="0"/>
              <w:marBottom w:val="0"/>
              <w:divBdr>
                <w:top w:val="none" w:sz="0" w:space="0" w:color="auto"/>
                <w:left w:val="none" w:sz="0" w:space="0" w:color="auto"/>
                <w:bottom w:val="none" w:sz="0" w:space="0" w:color="auto"/>
                <w:right w:val="none" w:sz="0" w:space="0" w:color="auto"/>
              </w:divBdr>
            </w:div>
            <w:div w:id="1135559219">
              <w:marLeft w:val="0"/>
              <w:marRight w:val="0"/>
              <w:marTop w:val="0"/>
              <w:marBottom w:val="0"/>
              <w:divBdr>
                <w:top w:val="none" w:sz="0" w:space="0" w:color="auto"/>
                <w:left w:val="none" w:sz="0" w:space="0" w:color="auto"/>
                <w:bottom w:val="none" w:sz="0" w:space="0" w:color="auto"/>
                <w:right w:val="none" w:sz="0" w:space="0" w:color="auto"/>
              </w:divBdr>
            </w:div>
            <w:div w:id="1135878254">
              <w:marLeft w:val="0"/>
              <w:marRight w:val="0"/>
              <w:marTop w:val="0"/>
              <w:marBottom w:val="0"/>
              <w:divBdr>
                <w:top w:val="none" w:sz="0" w:space="0" w:color="auto"/>
                <w:left w:val="none" w:sz="0" w:space="0" w:color="auto"/>
                <w:bottom w:val="none" w:sz="0" w:space="0" w:color="auto"/>
                <w:right w:val="none" w:sz="0" w:space="0" w:color="auto"/>
              </w:divBdr>
            </w:div>
            <w:div w:id="1136139441">
              <w:marLeft w:val="0"/>
              <w:marRight w:val="0"/>
              <w:marTop w:val="0"/>
              <w:marBottom w:val="0"/>
              <w:divBdr>
                <w:top w:val="none" w:sz="0" w:space="0" w:color="auto"/>
                <w:left w:val="none" w:sz="0" w:space="0" w:color="auto"/>
                <w:bottom w:val="none" w:sz="0" w:space="0" w:color="auto"/>
                <w:right w:val="none" w:sz="0" w:space="0" w:color="auto"/>
              </w:divBdr>
            </w:div>
            <w:div w:id="1137261551">
              <w:marLeft w:val="0"/>
              <w:marRight w:val="0"/>
              <w:marTop w:val="0"/>
              <w:marBottom w:val="0"/>
              <w:divBdr>
                <w:top w:val="none" w:sz="0" w:space="0" w:color="auto"/>
                <w:left w:val="none" w:sz="0" w:space="0" w:color="auto"/>
                <w:bottom w:val="none" w:sz="0" w:space="0" w:color="auto"/>
                <w:right w:val="none" w:sz="0" w:space="0" w:color="auto"/>
              </w:divBdr>
            </w:div>
            <w:div w:id="1138452538">
              <w:marLeft w:val="0"/>
              <w:marRight w:val="0"/>
              <w:marTop w:val="0"/>
              <w:marBottom w:val="0"/>
              <w:divBdr>
                <w:top w:val="none" w:sz="0" w:space="0" w:color="auto"/>
                <w:left w:val="none" w:sz="0" w:space="0" w:color="auto"/>
                <w:bottom w:val="none" w:sz="0" w:space="0" w:color="auto"/>
                <w:right w:val="none" w:sz="0" w:space="0" w:color="auto"/>
              </w:divBdr>
            </w:div>
            <w:div w:id="1140224119">
              <w:marLeft w:val="0"/>
              <w:marRight w:val="0"/>
              <w:marTop w:val="0"/>
              <w:marBottom w:val="0"/>
              <w:divBdr>
                <w:top w:val="none" w:sz="0" w:space="0" w:color="auto"/>
                <w:left w:val="none" w:sz="0" w:space="0" w:color="auto"/>
                <w:bottom w:val="none" w:sz="0" w:space="0" w:color="auto"/>
                <w:right w:val="none" w:sz="0" w:space="0" w:color="auto"/>
              </w:divBdr>
            </w:div>
            <w:div w:id="1142305546">
              <w:marLeft w:val="0"/>
              <w:marRight w:val="0"/>
              <w:marTop w:val="0"/>
              <w:marBottom w:val="0"/>
              <w:divBdr>
                <w:top w:val="none" w:sz="0" w:space="0" w:color="auto"/>
                <w:left w:val="none" w:sz="0" w:space="0" w:color="auto"/>
                <w:bottom w:val="none" w:sz="0" w:space="0" w:color="auto"/>
                <w:right w:val="none" w:sz="0" w:space="0" w:color="auto"/>
              </w:divBdr>
            </w:div>
            <w:div w:id="1142962470">
              <w:marLeft w:val="0"/>
              <w:marRight w:val="0"/>
              <w:marTop w:val="0"/>
              <w:marBottom w:val="0"/>
              <w:divBdr>
                <w:top w:val="none" w:sz="0" w:space="0" w:color="auto"/>
                <w:left w:val="none" w:sz="0" w:space="0" w:color="auto"/>
                <w:bottom w:val="none" w:sz="0" w:space="0" w:color="auto"/>
                <w:right w:val="none" w:sz="0" w:space="0" w:color="auto"/>
              </w:divBdr>
            </w:div>
            <w:div w:id="1145438984">
              <w:marLeft w:val="0"/>
              <w:marRight w:val="0"/>
              <w:marTop w:val="0"/>
              <w:marBottom w:val="0"/>
              <w:divBdr>
                <w:top w:val="none" w:sz="0" w:space="0" w:color="auto"/>
                <w:left w:val="none" w:sz="0" w:space="0" w:color="auto"/>
                <w:bottom w:val="none" w:sz="0" w:space="0" w:color="auto"/>
                <w:right w:val="none" w:sz="0" w:space="0" w:color="auto"/>
              </w:divBdr>
            </w:div>
            <w:div w:id="1147432999">
              <w:marLeft w:val="0"/>
              <w:marRight w:val="0"/>
              <w:marTop w:val="0"/>
              <w:marBottom w:val="0"/>
              <w:divBdr>
                <w:top w:val="none" w:sz="0" w:space="0" w:color="auto"/>
                <w:left w:val="none" w:sz="0" w:space="0" w:color="auto"/>
                <w:bottom w:val="none" w:sz="0" w:space="0" w:color="auto"/>
                <w:right w:val="none" w:sz="0" w:space="0" w:color="auto"/>
              </w:divBdr>
            </w:div>
            <w:div w:id="1148061101">
              <w:marLeft w:val="0"/>
              <w:marRight w:val="0"/>
              <w:marTop w:val="0"/>
              <w:marBottom w:val="0"/>
              <w:divBdr>
                <w:top w:val="none" w:sz="0" w:space="0" w:color="auto"/>
                <w:left w:val="none" w:sz="0" w:space="0" w:color="auto"/>
                <w:bottom w:val="none" w:sz="0" w:space="0" w:color="auto"/>
                <w:right w:val="none" w:sz="0" w:space="0" w:color="auto"/>
              </w:divBdr>
            </w:div>
            <w:div w:id="1148404706">
              <w:marLeft w:val="0"/>
              <w:marRight w:val="0"/>
              <w:marTop w:val="0"/>
              <w:marBottom w:val="0"/>
              <w:divBdr>
                <w:top w:val="none" w:sz="0" w:space="0" w:color="auto"/>
                <w:left w:val="none" w:sz="0" w:space="0" w:color="auto"/>
                <w:bottom w:val="none" w:sz="0" w:space="0" w:color="auto"/>
                <w:right w:val="none" w:sz="0" w:space="0" w:color="auto"/>
              </w:divBdr>
            </w:div>
            <w:div w:id="1149590990">
              <w:marLeft w:val="0"/>
              <w:marRight w:val="0"/>
              <w:marTop w:val="0"/>
              <w:marBottom w:val="0"/>
              <w:divBdr>
                <w:top w:val="none" w:sz="0" w:space="0" w:color="auto"/>
                <w:left w:val="none" w:sz="0" w:space="0" w:color="auto"/>
                <w:bottom w:val="none" w:sz="0" w:space="0" w:color="auto"/>
                <w:right w:val="none" w:sz="0" w:space="0" w:color="auto"/>
              </w:divBdr>
            </w:div>
            <w:div w:id="1149637610">
              <w:marLeft w:val="0"/>
              <w:marRight w:val="0"/>
              <w:marTop w:val="0"/>
              <w:marBottom w:val="0"/>
              <w:divBdr>
                <w:top w:val="none" w:sz="0" w:space="0" w:color="auto"/>
                <w:left w:val="none" w:sz="0" w:space="0" w:color="auto"/>
                <w:bottom w:val="none" w:sz="0" w:space="0" w:color="auto"/>
                <w:right w:val="none" w:sz="0" w:space="0" w:color="auto"/>
              </w:divBdr>
            </w:div>
            <w:div w:id="1150906605">
              <w:marLeft w:val="0"/>
              <w:marRight w:val="0"/>
              <w:marTop w:val="0"/>
              <w:marBottom w:val="0"/>
              <w:divBdr>
                <w:top w:val="none" w:sz="0" w:space="0" w:color="auto"/>
                <w:left w:val="none" w:sz="0" w:space="0" w:color="auto"/>
                <w:bottom w:val="none" w:sz="0" w:space="0" w:color="auto"/>
                <w:right w:val="none" w:sz="0" w:space="0" w:color="auto"/>
              </w:divBdr>
            </w:div>
            <w:div w:id="1153643161">
              <w:marLeft w:val="0"/>
              <w:marRight w:val="0"/>
              <w:marTop w:val="0"/>
              <w:marBottom w:val="0"/>
              <w:divBdr>
                <w:top w:val="none" w:sz="0" w:space="0" w:color="auto"/>
                <w:left w:val="none" w:sz="0" w:space="0" w:color="auto"/>
                <w:bottom w:val="none" w:sz="0" w:space="0" w:color="auto"/>
                <w:right w:val="none" w:sz="0" w:space="0" w:color="auto"/>
              </w:divBdr>
            </w:div>
            <w:div w:id="1154949543">
              <w:marLeft w:val="0"/>
              <w:marRight w:val="0"/>
              <w:marTop w:val="0"/>
              <w:marBottom w:val="0"/>
              <w:divBdr>
                <w:top w:val="none" w:sz="0" w:space="0" w:color="auto"/>
                <w:left w:val="none" w:sz="0" w:space="0" w:color="auto"/>
                <w:bottom w:val="none" w:sz="0" w:space="0" w:color="auto"/>
                <w:right w:val="none" w:sz="0" w:space="0" w:color="auto"/>
              </w:divBdr>
            </w:div>
            <w:div w:id="1155219045">
              <w:marLeft w:val="0"/>
              <w:marRight w:val="0"/>
              <w:marTop w:val="0"/>
              <w:marBottom w:val="0"/>
              <w:divBdr>
                <w:top w:val="none" w:sz="0" w:space="0" w:color="auto"/>
                <w:left w:val="none" w:sz="0" w:space="0" w:color="auto"/>
                <w:bottom w:val="none" w:sz="0" w:space="0" w:color="auto"/>
                <w:right w:val="none" w:sz="0" w:space="0" w:color="auto"/>
              </w:divBdr>
            </w:div>
            <w:div w:id="1155874107">
              <w:marLeft w:val="0"/>
              <w:marRight w:val="0"/>
              <w:marTop w:val="0"/>
              <w:marBottom w:val="0"/>
              <w:divBdr>
                <w:top w:val="none" w:sz="0" w:space="0" w:color="auto"/>
                <w:left w:val="none" w:sz="0" w:space="0" w:color="auto"/>
                <w:bottom w:val="none" w:sz="0" w:space="0" w:color="auto"/>
                <w:right w:val="none" w:sz="0" w:space="0" w:color="auto"/>
              </w:divBdr>
            </w:div>
            <w:div w:id="1158379358">
              <w:marLeft w:val="0"/>
              <w:marRight w:val="0"/>
              <w:marTop w:val="0"/>
              <w:marBottom w:val="0"/>
              <w:divBdr>
                <w:top w:val="none" w:sz="0" w:space="0" w:color="auto"/>
                <w:left w:val="none" w:sz="0" w:space="0" w:color="auto"/>
                <w:bottom w:val="none" w:sz="0" w:space="0" w:color="auto"/>
                <w:right w:val="none" w:sz="0" w:space="0" w:color="auto"/>
              </w:divBdr>
            </w:div>
            <w:div w:id="1158493840">
              <w:marLeft w:val="0"/>
              <w:marRight w:val="0"/>
              <w:marTop w:val="0"/>
              <w:marBottom w:val="0"/>
              <w:divBdr>
                <w:top w:val="none" w:sz="0" w:space="0" w:color="auto"/>
                <w:left w:val="none" w:sz="0" w:space="0" w:color="auto"/>
                <w:bottom w:val="none" w:sz="0" w:space="0" w:color="auto"/>
                <w:right w:val="none" w:sz="0" w:space="0" w:color="auto"/>
              </w:divBdr>
            </w:div>
            <w:div w:id="1159342781">
              <w:marLeft w:val="0"/>
              <w:marRight w:val="0"/>
              <w:marTop w:val="0"/>
              <w:marBottom w:val="0"/>
              <w:divBdr>
                <w:top w:val="none" w:sz="0" w:space="0" w:color="auto"/>
                <w:left w:val="none" w:sz="0" w:space="0" w:color="auto"/>
                <w:bottom w:val="none" w:sz="0" w:space="0" w:color="auto"/>
                <w:right w:val="none" w:sz="0" w:space="0" w:color="auto"/>
              </w:divBdr>
            </w:div>
            <w:div w:id="1159686851">
              <w:marLeft w:val="0"/>
              <w:marRight w:val="0"/>
              <w:marTop w:val="0"/>
              <w:marBottom w:val="0"/>
              <w:divBdr>
                <w:top w:val="none" w:sz="0" w:space="0" w:color="auto"/>
                <w:left w:val="none" w:sz="0" w:space="0" w:color="auto"/>
                <w:bottom w:val="none" w:sz="0" w:space="0" w:color="auto"/>
                <w:right w:val="none" w:sz="0" w:space="0" w:color="auto"/>
              </w:divBdr>
            </w:div>
            <w:div w:id="1160196260">
              <w:marLeft w:val="0"/>
              <w:marRight w:val="0"/>
              <w:marTop w:val="0"/>
              <w:marBottom w:val="0"/>
              <w:divBdr>
                <w:top w:val="none" w:sz="0" w:space="0" w:color="auto"/>
                <w:left w:val="none" w:sz="0" w:space="0" w:color="auto"/>
                <w:bottom w:val="none" w:sz="0" w:space="0" w:color="auto"/>
                <w:right w:val="none" w:sz="0" w:space="0" w:color="auto"/>
              </w:divBdr>
            </w:div>
            <w:div w:id="1161850633">
              <w:marLeft w:val="0"/>
              <w:marRight w:val="0"/>
              <w:marTop w:val="0"/>
              <w:marBottom w:val="0"/>
              <w:divBdr>
                <w:top w:val="none" w:sz="0" w:space="0" w:color="auto"/>
                <w:left w:val="none" w:sz="0" w:space="0" w:color="auto"/>
                <w:bottom w:val="none" w:sz="0" w:space="0" w:color="auto"/>
                <w:right w:val="none" w:sz="0" w:space="0" w:color="auto"/>
              </w:divBdr>
            </w:div>
            <w:div w:id="1163545572">
              <w:marLeft w:val="0"/>
              <w:marRight w:val="0"/>
              <w:marTop w:val="0"/>
              <w:marBottom w:val="0"/>
              <w:divBdr>
                <w:top w:val="none" w:sz="0" w:space="0" w:color="auto"/>
                <w:left w:val="none" w:sz="0" w:space="0" w:color="auto"/>
                <w:bottom w:val="none" w:sz="0" w:space="0" w:color="auto"/>
                <w:right w:val="none" w:sz="0" w:space="0" w:color="auto"/>
              </w:divBdr>
            </w:div>
            <w:div w:id="1164006250">
              <w:marLeft w:val="0"/>
              <w:marRight w:val="0"/>
              <w:marTop w:val="0"/>
              <w:marBottom w:val="0"/>
              <w:divBdr>
                <w:top w:val="none" w:sz="0" w:space="0" w:color="auto"/>
                <w:left w:val="none" w:sz="0" w:space="0" w:color="auto"/>
                <w:bottom w:val="none" w:sz="0" w:space="0" w:color="auto"/>
                <w:right w:val="none" w:sz="0" w:space="0" w:color="auto"/>
              </w:divBdr>
            </w:div>
            <w:div w:id="1164976441">
              <w:marLeft w:val="0"/>
              <w:marRight w:val="0"/>
              <w:marTop w:val="0"/>
              <w:marBottom w:val="0"/>
              <w:divBdr>
                <w:top w:val="none" w:sz="0" w:space="0" w:color="auto"/>
                <w:left w:val="none" w:sz="0" w:space="0" w:color="auto"/>
                <w:bottom w:val="none" w:sz="0" w:space="0" w:color="auto"/>
                <w:right w:val="none" w:sz="0" w:space="0" w:color="auto"/>
              </w:divBdr>
            </w:div>
            <w:div w:id="1167091830">
              <w:marLeft w:val="0"/>
              <w:marRight w:val="0"/>
              <w:marTop w:val="0"/>
              <w:marBottom w:val="0"/>
              <w:divBdr>
                <w:top w:val="none" w:sz="0" w:space="0" w:color="auto"/>
                <w:left w:val="none" w:sz="0" w:space="0" w:color="auto"/>
                <w:bottom w:val="none" w:sz="0" w:space="0" w:color="auto"/>
                <w:right w:val="none" w:sz="0" w:space="0" w:color="auto"/>
              </w:divBdr>
            </w:div>
            <w:div w:id="1167095879">
              <w:marLeft w:val="0"/>
              <w:marRight w:val="0"/>
              <w:marTop w:val="0"/>
              <w:marBottom w:val="0"/>
              <w:divBdr>
                <w:top w:val="none" w:sz="0" w:space="0" w:color="auto"/>
                <w:left w:val="none" w:sz="0" w:space="0" w:color="auto"/>
                <w:bottom w:val="none" w:sz="0" w:space="0" w:color="auto"/>
                <w:right w:val="none" w:sz="0" w:space="0" w:color="auto"/>
              </w:divBdr>
            </w:div>
            <w:div w:id="1168986928">
              <w:marLeft w:val="0"/>
              <w:marRight w:val="0"/>
              <w:marTop w:val="0"/>
              <w:marBottom w:val="0"/>
              <w:divBdr>
                <w:top w:val="none" w:sz="0" w:space="0" w:color="auto"/>
                <w:left w:val="none" w:sz="0" w:space="0" w:color="auto"/>
                <w:bottom w:val="none" w:sz="0" w:space="0" w:color="auto"/>
                <w:right w:val="none" w:sz="0" w:space="0" w:color="auto"/>
              </w:divBdr>
            </w:div>
            <w:div w:id="1169834758">
              <w:marLeft w:val="0"/>
              <w:marRight w:val="0"/>
              <w:marTop w:val="0"/>
              <w:marBottom w:val="0"/>
              <w:divBdr>
                <w:top w:val="none" w:sz="0" w:space="0" w:color="auto"/>
                <w:left w:val="none" w:sz="0" w:space="0" w:color="auto"/>
                <w:bottom w:val="none" w:sz="0" w:space="0" w:color="auto"/>
                <w:right w:val="none" w:sz="0" w:space="0" w:color="auto"/>
              </w:divBdr>
            </w:div>
            <w:div w:id="1171331921">
              <w:marLeft w:val="0"/>
              <w:marRight w:val="0"/>
              <w:marTop w:val="0"/>
              <w:marBottom w:val="0"/>
              <w:divBdr>
                <w:top w:val="none" w:sz="0" w:space="0" w:color="auto"/>
                <w:left w:val="none" w:sz="0" w:space="0" w:color="auto"/>
                <w:bottom w:val="none" w:sz="0" w:space="0" w:color="auto"/>
                <w:right w:val="none" w:sz="0" w:space="0" w:color="auto"/>
              </w:divBdr>
            </w:div>
            <w:div w:id="1172332212">
              <w:marLeft w:val="0"/>
              <w:marRight w:val="0"/>
              <w:marTop w:val="0"/>
              <w:marBottom w:val="0"/>
              <w:divBdr>
                <w:top w:val="none" w:sz="0" w:space="0" w:color="auto"/>
                <w:left w:val="none" w:sz="0" w:space="0" w:color="auto"/>
                <w:bottom w:val="none" w:sz="0" w:space="0" w:color="auto"/>
                <w:right w:val="none" w:sz="0" w:space="0" w:color="auto"/>
              </w:divBdr>
            </w:div>
            <w:div w:id="1172524319">
              <w:marLeft w:val="0"/>
              <w:marRight w:val="0"/>
              <w:marTop w:val="0"/>
              <w:marBottom w:val="0"/>
              <w:divBdr>
                <w:top w:val="none" w:sz="0" w:space="0" w:color="auto"/>
                <w:left w:val="none" w:sz="0" w:space="0" w:color="auto"/>
                <w:bottom w:val="none" w:sz="0" w:space="0" w:color="auto"/>
                <w:right w:val="none" w:sz="0" w:space="0" w:color="auto"/>
              </w:divBdr>
            </w:div>
            <w:div w:id="1174995339">
              <w:marLeft w:val="0"/>
              <w:marRight w:val="0"/>
              <w:marTop w:val="0"/>
              <w:marBottom w:val="0"/>
              <w:divBdr>
                <w:top w:val="none" w:sz="0" w:space="0" w:color="auto"/>
                <w:left w:val="none" w:sz="0" w:space="0" w:color="auto"/>
                <w:bottom w:val="none" w:sz="0" w:space="0" w:color="auto"/>
                <w:right w:val="none" w:sz="0" w:space="0" w:color="auto"/>
              </w:divBdr>
            </w:div>
            <w:div w:id="1175726216">
              <w:marLeft w:val="0"/>
              <w:marRight w:val="0"/>
              <w:marTop w:val="0"/>
              <w:marBottom w:val="0"/>
              <w:divBdr>
                <w:top w:val="none" w:sz="0" w:space="0" w:color="auto"/>
                <w:left w:val="none" w:sz="0" w:space="0" w:color="auto"/>
                <w:bottom w:val="none" w:sz="0" w:space="0" w:color="auto"/>
                <w:right w:val="none" w:sz="0" w:space="0" w:color="auto"/>
              </w:divBdr>
            </w:div>
            <w:div w:id="1176067489">
              <w:marLeft w:val="0"/>
              <w:marRight w:val="0"/>
              <w:marTop w:val="0"/>
              <w:marBottom w:val="0"/>
              <w:divBdr>
                <w:top w:val="none" w:sz="0" w:space="0" w:color="auto"/>
                <w:left w:val="none" w:sz="0" w:space="0" w:color="auto"/>
                <w:bottom w:val="none" w:sz="0" w:space="0" w:color="auto"/>
                <w:right w:val="none" w:sz="0" w:space="0" w:color="auto"/>
              </w:divBdr>
            </w:div>
            <w:div w:id="1176381436">
              <w:marLeft w:val="0"/>
              <w:marRight w:val="0"/>
              <w:marTop w:val="0"/>
              <w:marBottom w:val="0"/>
              <w:divBdr>
                <w:top w:val="none" w:sz="0" w:space="0" w:color="auto"/>
                <w:left w:val="none" w:sz="0" w:space="0" w:color="auto"/>
                <w:bottom w:val="none" w:sz="0" w:space="0" w:color="auto"/>
                <w:right w:val="none" w:sz="0" w:space="0" w:color="auto"/>
              </w:divBdr>
            </w:div>
            <w:div w:id="1177034816">
              <w:marLeft w:val="0"/>
              <w:marRight w:val="0"/>
              <w:marTop w:val="0"/>
              <w:marBottom w:val="0"/>
              <w:divBdr>
                <w:top w:val="none" w:sz="0" w:space="0" w:color="auto"/>
                <w:left w:val="none" w:sz="0" w:space="0" w:color="auto"/>
                <w:bottom w:val="none" w:sz="0" w:space="0" w:color="auto"/>
                <w:right w:val="none" w:sz="0" w:space="0" w:color="auto"/>
              </w:divBdr>
            </w:div>
            <w:div w:id="1178272071">
              <w:marLeft w:val="0"/>
              <w:marRight w:val="0"/>
              <w:marTop w:val="0"/>
              <w:marBottom w:val="0"/>
              <w:divBdr>
                <w:top w:val="none" w:sz="0" w:space="0" w:color="auto"/>
                <w:left w:val="none" w:sz="0" w:space="0" w:color="auto"/>
                <w:bottom w:val="none" w:sz="0" w:space="0" w:color="auto"/>
                <w:right w:val="none" w:sz="0" w:space="0" w:color="auto"/>
              </w:divBdr>
            </w:div>
            <w:div w:id="1181160802">
              <w:marLeft w:val="0"/>
              <w:marRight w:val="0"/>
              <w:marTop w:val="0"/>
              <w:marBottom w:val="0"/>
              <w:divBdr>
                <w:top w:val="none" w:sz="0" w:space="0" w:color="auto"/>
                <w:left w:val="none" w:sz="0" w:space="0" w:color="auto"/>
                <w:bottom w:val="none" w:sz="0" w:space="0" w:color="auto"/>
                <w:right w:val="none" w:sz="0" w:space="0" w:color="auto"/>
              </w:divBdr>
            </w:div>
            <w:div w:id="1182083617">
              <w:marLeft w:val="0"/>
              <w:marRight w:val="0"/>
              <w:marTop w:val="0"/>
              <w:marBottom w:val="0"/>
              <w:divBdr>
                <w:top w:val="none" w:sz="0" w:space="0" w:color="auto"/>
                <w:left w:val="none" w:sz="0" w:space="0" w:color="auto"/>
                <w:bottom w:val="none" w:sz="0" w:space="0" w:color="auto"/>
                <w:right w:val="none" w:sz="0" w:space="0" w:color="auto"/>
              </w:divBdr>
            </w:div>
            <w:div w:id="1184510966">
              <w:marLeft w:val="0"/>
              <w:marRight w:val="0"/>
              <w:marTop w:val="0"/>
              <w:marBottom w:val="0"/>
              <w:divBdr>
                <w:top w:val="none" w:sz="0" w:space="0" w:color="auto"/>
                <w:left w:val="none" w:sz="0" w:space="0" w:color="auto"/>
                <w:bottom w:val="none" w:sz="0" w:space="0" w:color="auto"/>
                <w:right w:val="none" w:sz="0" w:space="0" w:color="auto"/>
              </w:divBdr>
            </w:div>
            <w:div w:id="1184634336">
              <w:marLeft w:val="0"/>
              <w:marRight w:val="0"/>
              <w:marTop w:val="0"/>
              <w:marBottom w:val="0"/>
              <w:divBdr>
                <w:top w:val="none" w:sz="0" w:space="0" w:color="auto"/>
                <w:left w:val="none" w:sz="0" w:space="0" w:color="auto"/>
                <w:bottom w:val="none" w:sz="0" w:space="0" w:color="auto"/>
                <w:right w:val="none" w:sz="0" w:space="0" w:color="auto"/>
              </w:divBdr>
            </w:div>
            <w:div w:id="1187521821">
              <w:marLeft w:val="0"/>
              <w:marRight w:val="0"/>
              <w:marTop w:val="0"/>
              <w:marBottom w:val="0"/>
              <w:divBdr>
                <w:top w:val="none" w:sz="0" w:space="0" w:color="auto"/>
                <w:left w:val="none" w:sz="0" w:space="0" w:color="auto"/>
                <w:bottom w:val="none" w:sz="0" w:space="0" w:color="auto"/>
                <w:right w:val="none" w:sz="0" w:space="0" w:color="auto"/>
              </w:divBdr>
            </w:div>
            <w:div w:id="1187601145">
              <w:marLeft w:val="0"/>
              <w:marRight w:val="0"/>
              <w:marTop w:val="0"/>
              <w:marBottom w:val="0"/>
              <w:divBdr>
                <w:top w:val="none" w:sz="0" w:space="0" w:color="auto"/>
                <w:left w:val="none" w:sz="0" w:space="0" w:color="auto"/>
                <w:bottom w:val="none" w:sz="0" w:space="0" w:color="auto"/>
                <w:right w:val="none" w:sz="0" w:space="0" w:color="auto"/>
              </w:divBdr>
            </w:div>
            <w:div w:id="1187644519">
              <w:marLeft w:val="0"/>
              <w:marRight w:val="0"/>
              <w:marTop w:val="0"/>
              <w:marBottom w:val="0"/>
              <w:divBdr>
                <w:top w:val="none" w:sz="0" w:space="0" w:color="auto"/>
                <w:left w:val="none" w:sz="0" w:space="0" w:color="auto"/>
                <w:bottom w:val="none" w:sz="0" w:space="0" w:color="auto"/>
                <w:right w:val="none" w:sz="0" w:space="0" w:color="auto"/>
              </w:divBdr>
            </w:div>
            <w:div w:id="1188525871">
              <w:marLeft w:val="0"/>
              <w:marRight w:val="0"/>
              <w:marTop w:val="0"/>
              <w:marBottom w:val="0"/>
              <w:divBdr>
                <w:top w:val="none" w:sz="0" w:space="0" w:color="auto"/>
                <w:left w:val="none" w:sz="0" w:space="0" w:color="auto"/>
                <w:bottom w:val="none" w:sz="0" w:space="0" w:color="auto"/>
                <w:right w:val="none" w:sz="0" w:space="0" w:color="auto"/>
              </w:divBdr>
            </w:div>
            <w:div w:id="1189104343">
              <w:marLeft w:val="0"/>
              <w:marRight w:val="0"/>
              <w:marTop w:val="0"/>
              <w:marBottom w:val="0"/>
              <w:divBdr>
                <w:top w:val="none" w:sz="0" w:space="0" w:color="auto"/>
                <w:left w:val="none" w:sz="0" w:space="0" w:color="auto"/>
                <w:bottom w:val="none" w:sz="0" w:space="0" w:color="auto"/>
                <w:right w:val="none" w:sz="0" w:space="0" w:color="auto"/>
              </w:divBdr>
            </w:div>
            <w:div w:id="1194810655">
              <w:marLeft w:val="0"/>
              <w:marRight w:val="0"/>
              <w:marTop w:val="0"/>
              <w:marBottom w:val="0"/>
              <w:divBdr>
                <w:top w:val="none" w:sz="0" w:space="0" w:color="auto"/>
                <w:left w:val="none" w:sz="0" w:space="0" w:color="auto"/>
                <w:bottom w:val="none" w:sz="0" w:space="0" w:color="auto"/>
                <w:right w:val="none" w:sz="0" w:space="0" w:color="auto"/>
              </w:divBdr>
            </w:div>
            <w:div w:id="1197691970">
              <w:marLeft w:val="0"/>
              <w:marRight w:val="0"/>
              <w:marTop w:val="0"/>
              <w:marBottom w:val="0"/>
              <w:divBdr>
                <w:top w:val="none" w:sz="0" w:space="0" w:color="auto"/>
                <w:left w:val="none" w:sz="0" w:space="0" w:color="auto"/>
                <w:bottom w:val="none" w:sz="0" w:space="0" w:color="auto"/>
                <w:right w:val="none" w:sz="0" w:space="0" w:color="auto"/>
              </w:divBdr>
            </w:div>
            <w:div w:id="1202791036">
              <w:marLeft w:val="0"/>
              <w:marRight w:val="0"/>
              <w:marTop w:val="0"/>
              <w:marBottom w:val="0"/>
              <w:divBdr>
                <w:top w:val="none" w:sz="0" w:space="0" w:color="auto"/>
                <w:left w:val="none" w:sz="0" w:space="0" w:color="auto"/>
                <w:bottom w:val="none" w:sz="0" w:space="0" w:color="auto"/>
                <w:right w:val="none" w:sz="0" w:space="0" w:color="auto"/>
              </w:divBdr>
            </w:div>
            <w:div w:id="1207598942">
              <w:marLeft w:val="0"/>
              <w:marRight w:val="0"/>
              <w:marTop w:val="0"/>
              <w:marBottom w:val="0"/>
              <w:divBdr>
                <w:top w:val="none" w:sz="0" w:space="0" w:color="auto"/>
                <w:left w:val="none" w:sz="0" w:space="0" w:color="auto"/>
                <w:bottom w:val="none" w:sz="0" w:space="0" w:color="auto"/>
                <w:right w:val="none" w:sz="0" w:space="0" w:color="auto"/>
              </w:divBdr>
            </w:div>
            <w:div w:id="1209343320">
              <w:marLeft w:val="0"/>
              <w:marRight w:val="0"/>
              <w:marTop w:val="0"/>
              <w:marBottom w:val="0"/>
              <w:divBdr>
                <w:top w:val="none" w:sz="0" w:space="0" w:color="auto"/>
                <w:left w:val="none" w:sz="0" w:space="0" w:color="auto"/>
                <w:bottom w:val="none" w:sz="0" w:space="0" w:color="auto"/>
                <w:right w:val="none" w:sz="0" w:space="0" w:color="auto"/>
              </w:divBdr>
            </w:div>
            <w:div w:id="1211309430">
              <w:marLeft w:val="0"/>
              <w:marRight w:val="0"/>
              <w:marTop w:val="0"/>
              <w:marBottom w:val="0"/>
              <w:divBdr>
                <w:top w:val="none" w:sz="0" w:space="0" w:color="auto"/>
                <w:left w:val="none" w:sz="0" w:space="0" w:color="auto"/>
                <w:bottom w:val="none" w:sz="0" w:space="0" w:color="auto"/>
                <w:right w:val="none" w:sz="0" w:space="0" w:color="auto"/>
              </w:divBdr>
            </w:div>
            <w:div w:id="1211454051">
              <w:marLeft w:val="0"/>
              <w:marRight w:val="0"/>
              <w:marTop w:val="0"/>
              <w:marBottom w:val="0"/>
              <w:divBdr>
                <w:top w:val="none" w:sz="0" w:space="0" w:color="auto"/>
                <w:left w:val="none" w:sz="0" w:space="0" w:color="auto"/>
                <w:bottom w:val="none" w:sz="0" w:space="0" w:color="auto"/>
                <w:right w:val="none" w:sz="0" w:space="0" w:color="auto"/>
              </w:divBdr>
            </w:div>
            <w:div w:id="1214197815">
              <w:marLeft w:val="0"/>
              <w:marRight w:val="0"/>
              <w:marTop w:val="0"/>
              <w:marBottom w:val="0"/>
              <w:divBdr>
                <w:top w:val="none" w:sz="0" w:space="0" w:color="auto"/>
                <w:left w:val="none" w:sz="0" w:space="0" w:color="auto"/>
                <w:bottom w:val="none" w:sz="0" w:space="0" w:color="auto"/>
                <w:right w:val="none" w:sz="0" w:space="0" w:color="auto"/>
              </w:divBdr>
            </w:div>
            <w:div w:id="1214465071">
              <w:marLeft w:val="0"/>
              <w:marRight w:val="0"/>
              <w:marTop w:val="0"/>
              <w:marBottom w:val="0"/>
              <w:divBdr>
                <w:top w:val="none" w:sz="0" w:space="0" w:color="auto"/>
                <w:left w:val="none" w:sz="0" w:space="0" w:color="auto"/>
                <w:bottom w:val="none" w:sz="0" w:space="0" w:color="auto"/>
                <w:right w:val="none" w:sz="0" w:space="0" w:color="auto"/>
              </w:divBdr>
            </w:div>
            <w:div w:id="1215502173">
              <w:marLeft w:val="0"/>
              <w:marRight w:val="0"/>
              <w:marTop w:val="0"/>
              <w:marBottom w:val="0"/>
              <w:divBdr>
                <w:top w:val="none" w:sz="0" w:space="0" w:color="auto"/>
                <w:left w:val="none" w:sz="0" w:space="0" w:color="auto"/>
                <w:bottom w:val="none" w:sz="0" w:space="0" w:color="auto"/>
                <w:right w:val="none" w:sz="0" w:space="0" w:color="auto"/>
              </w:divBdr>
            </w:div>
            <w:div w:id="1217551834">
              <w:marLeft w:val="0"/>
              <w:marRight w:val="0"/>
              <w:marTop w:val="0"/>
              <w:marBottom w:val="0"/>
              <w:divBdr>
                <w:top w:val="none" w:sz="0" w:space="0" w:color="auto"/>
                <w:left w:val="none" w:sz="0" w:space="0" w:color="auto"/>
                <w:bottom w:val="none" w:sz="0" w:space="0" w:color="auto"/>
                <w:right w:val="none" w:sz="0" w:space="0" w:color="auto"/>
              </w:divBdr>
            </w:div>
            <w:div w:id="1222446939">
              <w:marLeft w:val="0"/>
              <w:marRight w:val="0"/>
              <w:marTop w:val="0"/>
              <w:marBottom w:val="0"/>
              <w:divBdr>
                <w:top w:val="none" w:sz="0" w:space="0" w:color="auto"/>
                <w:left w:val="none" w:sz="0" w:space="0" w:color="auto"/>
                <w:bottom w:val="none" w:sz="0" w:space="0" w:color="auto"/>
                <w:right w:val="none" w:sz="0" w:space="0" w:color="auto"/>
              </w:divBdr>
            </w:div>
            <w:div w:id="1226180546">
              <w:marLeft w:val="0"/>
              <w:marRight w:val="0"/>
              <w:marTop w:val="0"/>
              <w:marBottom w:val="0"/>
              <w:divBdr>
                <w:top w:val="none" w:sz="0" w:space="0" w:color="auto"/>
                <w:left w:val="none" w:sz="0" w:space="0" w:color="auto"/>
                <w:bottom w:val="none" w:sz="0" w:space="0" w:color="auto"/>
                <w:right w:val="none" w:sz="0" w:space="0" w:color="auto"/>
              </w:divBdr>
            </w:div>
            <w:div w:id="1227912045">
              <w:marLeft w:val="0"/>
              <w:marRight w:val="0"/>
              <w:marTop w:val="0"/>
              <w:marBottom w:val="0"/>
              <w:divBdr>
                <w:top w:val="none" w:sz="0" w:space="0" w:color="auto"/>
                <w:left w:val="none" w:sz="0" w:space="0" w:color="auto"/>
                <w:bottom w:val="none" w:sz="0" w:space="0" w:color="auto"/>
                <w:right w:val="none" w:sz="0" w:space="0" w:color="auto"/>
              </w:divBdr>
            </w:div>
            <w:div w:id="1228566644">
              <w:marLeft w:val="0"/>
              <w:marRight w:val="0"/>
              <w:marTop w:val="0"/>
              <w:marBottom w:val="0"/>
              <w:divBdr>
                <w:top w:val="none" w:sz="0" w:space="0" w:color="auto"/>
                <w:left w:val="none" w:sz="0" w:space="0" w:color="auto"/>
                <w:bottom w:val="none" w:sz="0" w:space="0" w:color="auto"/>
                <w:right w:val="none" w:sz="0" w:space="0" w:color="auto"/>
              </w:divBdr>
            </w:div>
            <w:div w:id="1229070530">
              <w:marLeft w:val="0"/>
              <w:marRight w:val="0"/>
              <w:marTop w:val="0"/>
              <w:marBottom w:val="0"/>
              <w:divBdr>
                <w:top w:val="none" w:sz="0" w:space="0" w:color="auto"/>
                <w:left w:val="none" w:sz="0" w:space="0" w:color="auto"/>
                <w:bottom w:val="none" w:sz="0" w:space="0" w:color="auto"/>
                <w:right w:val="none" w:sz="0" w:space="0" w:color="auto"/>
              </w:divBdr>
            </w:div>
            <w:div w:id="1229809040">
              <w:marLeft w:val="0"/>
              <w:marRight w:val="0"/>
              <w:marTop w:val="0"/>
              <w:marBottom w:val="0"/>
              <w:divBdr>
                <w:top w:val="none" w:sz="0" w:space="0" w:color="auto"/>
                <w:left w:val="none" w:sz="0" w:space="0" w:color="auto"/>
                <w:bottom w:val="none" w:sz="0" w:space="0" w:color="auto"/>
                <w:right w:val="none" w:sz="0" w:space="0" w:color="auto"/>
              </w:divBdr>
            </w:div>
            <w:div w:id="1232347877">
              <w:marLeft w:val="0"/>
              <w:marRight w:val="0"/>
              <w:marTop w:val="0"/>
              <w:marBottom w:val="0"/>
              <w:divBdr>
                <w:top w:val="none" w:sz="0" w:space="0" w:color="auto"/>
                <w:left w:val="none" w:sz="0" w:space="0" w:color="auto"/>
                <w:bottom w:val="none" w:sz="0" w:space="0" w:color="auto"/>
                <w:right w:val="none" w:sz="0" w:space="0" w:color="auto"/>
              </w:divBdr>
            </w:div>
            <w:div w:id="1233007599">
              <w:marLeft w:val="0"/>
              <w:marRight w:val="0"/>
              <w:marTop w:val="0"/>
              <w:marBottom w:val="0"/>
              <w:divBdr>
                <w:top w:val="none" w:sz="0" w:space="0" w:color="auto"/>
                <w:left w:val="none" w:sz="0" w:space="0" w:color="auto"/>
                <w:bottom w:val="none" w:sz="0" w:space="0" w:color="auto"/>
                <w:right w:val="none" w:sz="0" w:space="0" w:color="auto"/>
              </w:divBdr>
            </w:div>
            <w:div w:id="1233157231">
              <w:marLeft w:val="0"/>
              <w:marRight w:val="0"/>
              <w:marTop w:val="0"/>
              <w:marBottom w:val="0"/>
              <w:divBdr>
                <w:top w:val="none" w:sz="0" w:space="0" w:color="auto"/>
                <w:left w:val="none" w:sz="0" w:space="0" w:color="auto"/>
                <w:bottom w:val="none" w:sz="0" w:space="0" w:color="auto"/>
                <w:right w:val="none" w:sz="0" w:space="0" w:color="auto"/>
              </w:divBdr>
            </w:div>
            <w:div w:id="1234975197">
              <w:marLeft w:val="0"/>
              <w:marRight w:val="0"/>
              <w:marTop w:val="0"/>
              <w:marBottom w:val="0"/>
              <w:divBdr>
                <w:top w:val="none" w:sz="0" w:space="0" w:color="auto"/>
                <w:left w:val="none" w:sz="0" w:space="0" w:color="auto"/>
                <w:bottom w:val="none" w:sz="0" w:space="0" w:color="auto"/>
                <w:right w:val="none" w:sz="0" w:space="0" w:color="auto"/>
              </w:divBdr>
            </w:div>
            <w:div w:id="1235319519">
              <w:marLeft w:val="0"/>
              <w:marRight w:val="0"/>
              <w:marTop w:val="0"/>
              <w:marBottom w:val="0"/>
              <w:divBdr>
                <w:top w:val="none" w:sz="0" w:space="0" w:color="auto"/>
                <w:left w:val="none" w:sz="0" w:space="0" w:color="auto"/>
                <w:bottom w:val="none" w:sz="0" w:space="0" w:color="auto"/>
                <w:right w:val="none" w:sz="0" w:space="0" w:color="auto"/>
              </w:divBdr>
            </w:div>
            <w:div w:id="1237517408">
              <w:marLeft w:val="0"/>
              <w:marRight w:val="0"/>
              <w:marTop w:val="0"/>
              <w:marBottom w:val="0"/>
              <w:divBdr>
                <w:top w:val="none" w:sz="0" w:space="0" w:color="auto"/>
                <w:left w:val="none" w:sz="0" w:space="0" w:color="auto"/>
                <w:bottom w:val="none" w:sz="0" w:space="0" w:color="auto"/>
                <w:right w:val="none" w:sz="0" w:space="0" w:color="auto"/>
              </w:divBdr>
            </w:div>
            <w:div w:id="1237670257">
              <w:marLeft w:val="0"/>
              <w:marRight w:val="0"/>
              <w:marTop w:val="0"/>
              <w:marBottom w:val="0"/>
              <w:divBdr>
                <w:top w:val="none" w:sz="0" w:space="0" w:color="auto"/>
                <w:left w:val="none" w:sz="0" w:space="0" w:color="auto"/>
                <w:bottom w:val="none" w:sz="0" w:space="0" w:color="auto"/>
                <w:right w:val="none" w:sz="0" w:space="0" w:color="auto"/>
              </w:divBdr>
            </w:div>
            <w:div w:id="1238520313">
              <w:marLeft w:val="0"/>
              <w:marRight w:val="0"/>
              <w:marTop w:val="0"/>
              <w:marBottom w:val="0"/>
              <w:divBdr>
                <w:top w:val="none" w:sz="0" w:space="0" w:color="auto"/>
                <w:left w:val="none" w:sz="0" w:space="0" w:color="auto"/>
                <w:bottom w:val="none" w:sz="0" w:space="0" w:color="auto"/>
                <w:right w:val="none" w:sz="0" w:space="0" w:color="auto"/>
              </w:divBdr>
            </w:div>
            <w:div w:id="1239365482">
              <w:marLeft w:val="0"/>
              <w:marRight w:val="0"/>
              <w:marTop w:val="0"/>
              <w:marBottom w:val="0"/>
              <w:divBdr>
                <w:top w:val="none" w:sz="0" w:space="0" w:color="auto"/>
                <w:left w:val="none" w:sz="0" w:space="0" w:color="auto"/>
                <w:bottom w:val="none" w:sz="0" w:space="0" w:color="auto"/>
                <w:right w:val="none" w:sz="0" w:space="0" w:color="auto"/>
              </w:divBdr>
            </w:div>
            <w:div w:id="1239368908">
              <w:marLeft w:val="0"/>
              <w:marRight w:val="0"/>
              <w:marTop w:val="0"/>
              <w:marBottom w:val="0"/>
              <w:divBdr>
                <w:top w:val="none" w:sz="0" w:space="0" w:color="auto"/>
                <w:left w:val="none" w:sz="0" w:space="0" w:color="auto"/>
                <w:bottom w:val="none" w:sz="0" w:space="0" w:color="auto"/>
                <w:right w:val="none" w:sz="0" w:space="0" w:color="auto"/>
              </w:divBdr>
            </w:div>
            <w:div w:id="1240824313">
              <w:marLeft w:val="0"/>
              <w:marRight w:val="0"/>
              <w:marTop w:val="0"/>
              <w:marBottom w:val="0"/>
              <w:divBdr>
                <w:top w:val="none" w:sz="0" w:space="0" w:color="auto"/>
                <w:left w:val="none" w:sz="0" w:space="0" w:color="auto"/>
                <w:bottom w:val="none" w:sz="0" w:space="0" w:color="auto"/>
                <w:right w:val="none" w:sz="0" w:space="0" w:color="auto"/>
              </w:divBdr>
            </w:div>
            <w:div w:id="1244528710">
              <w:marLeft w:val="0"/>
              <w:marRight w:val="0"/>
              <w:marTop w:val="0"/>
              <w:marBottom w:val="0"/>
              <w:divBdr>
                <w:top w:val="none" w:sz="0" w:space="0" w:color="auto"/>
                <w:left w:val="none" w:sz="0" w:space="0" w:color="auto"/>
                <w:bottom w:val="none" w:sz="0" w:space="0" w:color="auto"/>
                <w:right w:val="none" w:sz="0" w:space="0" w:color="auto"/>
              </w:divBdr>
            </w:div>
            <w:div w:id="1246650614">
              <w:marLeft w:val="0"/>
              <w:marRight w:val="0"/>
              <w:marTop w:val="0"/>
              <w:marBottom w:val="0"/>
              <w:divBdr>
                <w:top w:val="none" w:sz="0" w:space="0" w:color="auto"/>
                <w:left w:val="none" w:sz="0" w:space="0" w:color="auto"/>
                <w:bottom w:val="none" w:sz="0" w:space="0" w:color="auto"/>
                <w:right w:val="none" w:sz="0" w:space="0" w:color="auto"/>
              </w:divBdr>
            </w:div>
            <w:div w:id="1250112866">
              <w:marLeft w:val="0"/>
              <w:marRight w:val="0"/>
              <w:marTop w:val="0"/>
              <w:marBottom w:val="0"/>
              <w:divBdr>
                <w:top w:val="none" w:sz="0" w:space="0" w:color="auto"/>
                <w:left w:val="none" w:sz="0" w:space="0" w:color="auto"/>
                <w:bottom w:val="none" w:sz="0" w:space="0" w:color="auto"/>
                <w:right w:val="none" w:sz="0" w:space="0" w:color="auto"/>
              </w:divBdr>
            </w:div>
            <w:div w:id="1250115017">
              <w:marLeft w:val="0"/>
              <w:marRight w:val="0"/>
              <w:marTop w:val="0"/>
              <w:marBottom w:val="0"/>
              <w:divBdr>
                <w:top w:val="none" w:sz="0" w:space="0" w:color="auto"/>
                <w:left w:val="none" w:sz="0" w:space="0" w:color="auto"/>
                <w:bottom w:val="none" w:sz="0" w:space="0" w:color="auto"/>
                <w:right w:val="none" w:sz="0" w:space="0" w:color="auto"/>
              </w:divBdr>
            </w:div>
            <w:div w:id="1251502584">
              <w:marLeft w:val="0"/>
              <w:marRight w:val="0"/>
              <w:marTop w:val="0"/>
              <w:marBottom w:val="0"/>
              <w:divBdr>
                <w:top w:val="none" w:sz="0" w:space="0" w:color="auto"/>
                <w:left w:val="none" w:sz="0" w:space="0" w:color="auto"/>
                <w:bottom w:val="none" w:sz="0" w:space="0" w:color="auto"/>
                <w:right w:val="none" w:sz="0" w:space="0" w:color="auto"/>
              </w:divBdr>
            </w:div>
            <w:div w:id="1253514116">
              <w:marLeft w:val="0"/>
              <w:marRight w:val="0"/>
              <w:marTop w:val="0"/>
              <w:marBottom w:val="0"/>
              <w:divBdr>
                <w:top w:val="none" w:sz="0" w:space="0" w:color="auto"/>
                <w:left w:val="none" w:sz="0" w:space="0" w:color="auto"/>
                <w:bottom w:val="none" w:sz="0" w:space="0" w:color="auto"/>
                <w:right w:val="none" w:sz="0" w:space="0" w:color="auto"/>
              </w:divBdr>
            </w:div>
            <w:div w:id="1258439746">
              <w:marLeft w:val="0"/>
              <w:marRight w:val="0"/>
              <w:marTop w:val="0"/>
              <w:marBottom w:val="0"/>
              <w:divBdr>
                <w:top w:val="none" w:sz="0" w:space="0" w:color="auto"/>
                <w:left w:val="none" w:sz="0" w:space="0" w:color="auto"/>
                <w:bottom w:val="none" w:sz="0" w:space="0" w:color="auto"/>
                <w:right w:val="none" w:sz="0" w:space="0" w:color="auto"/>
              </w:divBdr>
            </w:div>
            <w:div w:id="1259869342">
              <w:marLeft w:val="0"/>
              <w:marRight w:val="0"/>
              <w:marTop w:val="0"/>
              <w:marBottom w:val="0"/>
              <w:divBdr>
                <w:top w:val="none" w:sz="0" w:space="0" w:color="auto"/>
                <w:left w:val="none" w:sz="0" w:space="0" w:color="auto"/>
                <w:bottom w:val="none" w:sz="0" w:space="0" w:color="auto"/>
                <w:right w:val="none" w:sz="0" w:space="0" w:color="auto"/>
              </w:divBdr>
            </w:div>
            <w:div w:id="1260992840">
              <w:marLeft w:val="0"/>
              <w:marRight w:val="0"/>
              <w:marTop w:val="0"/>
              <w:marBottom w:val="0"/>
              <w:divBdr>
                <w:top w:val="none" w:sz="0" w:space="0" w:color="auto"/>
                <w:left w:val="none" w:sz="0" w:space="0" w:color="auto"/>
                <w:bottom w:val="none" w:sz="0" w:space="0" w:color="auto"/>
                <w:right w:val="none" w:sz="0" w:space="0" w:color="auto"/>
              </w:divBdr>
            </w:div>
            <w:div w:id="1262950198">
              <w:marLeft w:val="0"/>
              <w:marRight w:val="0"/>
              <w:marTop w:val="0"/>
              <w:marBottom w:val="0"/>
              <w:divBdr>
                <w:top w:val="none" w:sz="0" w:space="0" w:color="auto"/>
                <w:left w:val="none" w:sz="0" w:space="0" w:color="auto"/>
                <w:bottom w:val="none" w:sz="0" w:space="0" w:color="auto"/>
                <w:right w:val="none" w:sz="0" w:space="0" w:color="auto"/>
              </w:divBdr>
            </w:div>
            <w:div w:id="1264533665">
              <w:marLeft w:val="0"/>
              <w:marRight w:val="0"/>
              <w:marTop w:val="0"/>
              <w:marBottom w:val="0"/>
              <w:divBdr>
                <w:top w:val="none" w:sz="0" w:space="0" w:color="auto"/>
                <w:left w:val="none" w:sz="0" w:space="0" w:color="auto"/>
                <w:bottom w:val="none" w:sz="0" w:space="0" w:color="auto"/>
                <w:right w:val="none" w:sz="0" w:space="0" w:color="auto"/>
              </w:divBdr>
            </w:div>
            <w:div w:id="1266380481">
              <w:marLeft w:val="0"/>
              <w:marRight w:val="0"/>
              <w:marTop w:val="0"/>
              <w:marBottom w:val="0"/>
              <w:divBdr>
                <w:top w:val="none" w:sz="0" w:space="0" w:color="auto"/>
                <w:left w:val="none" w:sz="0" w:space="0" w:color="auto"/>
                <w:bottom w:val="none" w:sz="0" w:space="0" w:color="auto"/>
                <w:right w:val="none" w:sz="0" w:space="0" w:color="auto"/>
              </w:divBdr>
            </w:div>
            <w:div w:id="1267805803">
              <w:marLeft w:val="0"/>
              <w:marRight w:val="0"/>
              <w:marTop w:val="0"/>
              <w:marBottom w:val="0"/>
              <w:divBdr>
                <w:top w:val="none" w:sz="0" w:space="0" w:color="auto"/>
                <w:left w:val="none" w:sz="0" w:space="0" w:color="auto"/>
                <w:bottom w:val="none" w:sz="0" w:space="0" w:color="auto"/>
                <w:right w:val="none" w:sz="0" w:space="0" w:color="auto"/>
              </w:divBdr>
            </w:div>
            <w:div w:id="1267884002">
              <w:marLeft w:val="0"/>
              <w:marRight w:val="0"/>
              <w:marTop w:val="0"/>
              <w:marBottom w:val="0"/>
              <w:divBdr>
                <w:top w:val="none" w:sz="0" w:space="0" w:color="auto"/>
                <w:left w:val="none" w:sz="0" w:space="0" w:color="auto"/>
                <w:bottom w:val="none" w:sz="0" w:space="0" w:color="auto"/>
                <w:right w:val="none" w:sz="0" w:space="0" w:color="auto"/>
              </w:divBdr>
            </w:div>
            <w:div w:id="1268851141">
              <w:marLeft w:val="0"/>
              <w:marRight w:val="0"/>
              <w:marTop w:val="0"/>
              <w:marBottom w:val="0"/>
              <w:divBdr>
                <w:top w:val="none" w:sz="0" w:space="0" w:color="auto"/>
                <w:left w:val="none" w:sz="0" w:space="0" w:color="auto"/>
                <w:bottom w:val="none" w:sz="0" w:space="0" w:color="auto"/>
                <w:right w:val="none" w:sz="0" w:space="0" w:color="auto"/>
              </w:divBdr>
            </w:div>
            <w:div w:id="1270315810">
              <w:marLeft w:val="0"/>
              <w:marRight w:val="0"/>
              <w:marTop w:val="0"/>
              <w:marBottom w:val="0"/>
              <w:divBdr>
                <w:top w:val="none" w:sz="0" w:space="0" w:color="auto"/>
                <w:left w:val="none" w:sz="0" w:space="0" w:color="auto"/>
                <w:bottom w:val="none" w:sz="0" w:space="0" w:color="auto"/>
                <w:right w:val="none" w:sz="0" w:space="0" w:color="auto"/>
              </w:divBdr>
            </w:div>
            <w:div w:id="1270624122">
              <w:marLeft w:val="0"/>
              <w:marRight w:val="0"/>
              <w:marTop w:val="0"/>
              <w:marBottom w:val="0"/>
              <w:divBdr>
                <w:top w:val="none" w:sz="0" w:space="0" w:color="auto"/>
                <w:left w:val="none" w:sz="0" w:space="0" w:color="auto"/>
                <w:bottom w:val="none" w:sz="0" w:space="0" w:color="auto"/>
                <w:right w:val="none" w:sz="0" w:space="0" w:color="auto"/>
              </w:divBdr>
            </w:div>
            <w:div w:id="1272206329">
              <w:marLeft w:val="0"/>
              <w:marRight w:val="0"/>
              <w:marTop w:val="0"/>
              <w:marBottom w:val="0"/>
              <w:divBdr>
                <w:top w:val="none" w:sz="0" w:space="0" w:color="auto"/>
                <w:left w:val="none" w:sz="0" w:space="0" w:color="auto"/>
                <w:bottom w:val="none" w:sz="0" w:space="0" w:color="auto"/>
                <w:right w:val="none" w:sz="0" w:space="0" w:color="auto"/>
              </w:divBdr>
            </w:div>
            <w:div w:id="1273126516">
              <w:marLeft w:val="0"/>
              <w:marRight w:val="0"/>
              <w:marTop w:val="0"/>
              <w:marBottom w:val="0"/>
              <w:divBdr>
                <w:top w:val="none" w:sz="0" w:space="0" w:color="auto"/>
                <w:left w:val="none" w:sz="0" w:space="0" w:color="auto"/>
                <w:bottom w:val="none" w:sz="0" w:space="0" w:color="auto"/>
                <w:right w:val="none" w:sz="0" w:space="0" w:color="auto"/>
              </w:divBdr>
            </w:div>
            <w:div w:id="1275862375">
              <w:marLeft w:val="0"/>
              <w:marRight w:val="0"/>
              <w:marTop w:val="0"/>
              <w:marBottom w:val="0"/>
              <w:divBdr>
                <w:top w:val="none" w:sz="0" w:space="0" w:color="auto"/>
                <w:left w:val="none" w:sz="0" w:space="0" w:color="auto"/>
                <w:bottom w:val="none" w:sz="0" w:space="0" w:color="auto"/>
                <w:right w:val="none" w:sz="0" w:space="0" w:color="auto"/>
              </w:divBdr>
            </w:div>
            <w:div w:id="1276406458">
              <w:marLeft w:val="0"/>
              <w:marRight w:val="0"/>
              <w:marTop w:val="0"/>
              <w:marBottom w:val="0"/>
              <w:divBdr>
                <w:top w:val="none" w:sz="0" w:space="0" w:color="auto"/>
                <w:left w:val="none" w:sz="0" w:space="0" w:color="auto"/>
                <w:bottom w:val="none" w:sz="0" w:space="0" w:color="auto"/>
                <w:right w:val="none" w:sz="0" w:space="0" w:color="auto"/>
              </w:divBdr>
            </w:div>
            <w:div w:id="1276517942">
              <w:marLeft w:val="0"/>
              <w:marRight w:val="0"/>
              <w:marTop w:val="0"/>
              <w:marBottom w:val="0"/>
              <w:divBdr>
                <w:top w:val="none" w:sz="0" w:space="0" w:color="auto"/>
                <w:left w:val="none" w:sz="0" w:space="0" w:color="auto"/>
                <w:bottom w:val="none" w:sz="0" w:space="0" w:color="auto"/>
                <w:right w:val="none" w:sz="0" w:space="0" w:color="auto"/>
              </w:divBdr>
            </w:div>
            <w:div w:id="1277255466">
              <w:marLeft w:val="0"/>
              <w:marRight w:val="0"/>
              <w:marTop w:val="360"/>
              <w:marBottom w:val="0"/>
              <w:divBdr>
                <w:top w:val="single" w:sz="6" w:space="0" w:color="auto"/>
                <w:left w:val="single" w:sz="6" w:space="0" w:color="auto"/>
                <w:bottom w:val="single" w:sz="6" w:space="0" w:color="auto"/>
                <w:right w:val="single" w:sz="6" w:space="0" w:color="auto"/>
              </w:divBdr>
            </w:div>
            <w:div w:id="1278950097">
              <w:marLeft w:val="0"/>
              <w:marRight w:val="0"/>
              <w:marTop w:val="0"/>
              <w:marBottom w:val="0"/>
              <w:divBdr>
                <w:top w:val="none" w:sz="0" w:space="0" w:color="auto"/>
                <w:left w:val="none" w:sz="0" w:space="0" w:color="auto"/>
                <w:bottom w:val="none" w:sz="0" w:space="0" w:color="auto"/>
                <w:right w:val="none" w:sz="0" w:space="0" w:color="auto"/>
              </w:divBdr>
              <w:divsChild>
                <w:div w:id="9261194">
                  <w:marLeft w:val="0"/>
                  <w:marRight w:val="0"/>
                  <w:marTop w:val="0"/>
                  <w:marBottom w:val="0"/>
                  <w:divBdr>
                    <w:top w:val="none" w:sz="0" w:space="0" w:color="auto"/>
                    <w:left w:val="none" w:sz="0" w:space="0" w:color="auto"/>
                    <w:bottom w:val="none" w:sz="0" w:space="0" w:color="auto"/>
                    <w:right w:val="none" w:sz="0" w:space="0" w:color="auto"/>
                  </w:divBdr>
                </w:div>
                <w:div w:id="65299557">
                  <w:marLeft w:val="0"/>
                  <w:marRight w:val="0"/>
                  <w:marTop w:val="0"/>
                  <w:marBottom w:val="0"/>
                  <w:divBdr>
                    <w:top w:val="none" w:sz="0" w:space="0" w:color="auto"/>
                    <w:left w:val="none" w:sz="0" w:space="0" w:color="auto"/>
                    <w:bottom w:val="none" w:sz="0" w:space="0" w:color="auto"/>
                    <w:right w:val="none" w:sz="0" w:space="0" w:color="auto"/>
                  </w:divBdr>
                </w:div>
                <w:div w:id="141628653">
                  <w:marLeft w:val="0"/>
                  <w:marRight w:val="0"/>
                  <w:marTop w:val="0"/>
                  <w:marBottom w:val="0"/>
                  <w:divBdr>
                    <w:top w:val="none" w:sz="0" w:space="0" w:color="auto"/>
                    <w:left w:val="none" w:sz="0" w:space="0" w:color="auto"/>
                    <w:bottom w:val="none" w:sz="0" w:space="0" w:color="auto"/>
                    <w:right w:val="none" w:sz="0" w:space="0" w:color="auto"/>
                  </w:divBdr>
                </w:div>
                <w:div w:id="223030272">
                  <w:marLeft w:val="0"/>
                  <w:marRight w:val="0"/>
                  <w:marTop w:val="0"/>
                  <w:marBottom w:val="0"/>
                  <w:divBdr>
                    <w:top w:val="none" w:sz="0" w:space="0" w:color="auto"/>
                    <w:left w:val="none" w:sz="0" w:space="0" w:color="auto"/>
                    <w:bottom w:val="none" w:sz="0" w:space="0" w:color="auto"/>
                    <w:right w:val="none" w:sz="0" w:space="0" w:color="auto"/>
                  </w:divBdr>
                </w:div>
                <w:div w:id="253318101">
                  <w:marLeft w:val="0"/>
                  <w:marRight w:val="0"/>
                  <w:marTop w:val="0"/>
                  <w:marBottom w:val="0"/>
                  <w:divBdr>
                    <w:top w:val="none" w:sz="0" w:space="0" w:color="auto"/>
                    <w:left w:val="none" w:sz="0" w:space="0" w:color="auto"/>
                    <w:bottom w:val="none" w:sz="0" w:space="0" w:color="auto"/>
                    <w:right w:val="none" w:sz="0" w:space="0" w:color="auto"/>
                  </w:divBdr>
                </w:div>
                <w:div w:id="318047987">
                  <w:marLeft w:val="0"/>
                  <w:marRight w:val="0"/>
                  <w:marTop w:val="0"/>
                  <w:marBottom w:val="0"/>
                  <w:divBdr>
                    <w:top w:val="none" w:sz="0" w:space="0" w:color="auto"/>
                    <w:left w:val="none" w:sz="0" w:space="0" w:color="auto"/>
                    <w:bottom w:val="none" w:sz="0" w:space="0" w:color="auto"/>
                    <w:right w:val="none" w:sz="0" w:space="0" w:color="auto"/>
                  </w:divBdr>
                </w:div>
                <w:div w:id="401566797">
                  <w:marLeft w:val="0"/>
                  <w:marRight w:val="0"/>
                  <w:marTop w:val="0"/>
                  <w:marBottom w:val="0"/>
                  <w:divBdr>
                    <w:top w:val="none" w:sz="0" w:space="0" w:color="auto"/>
                    <w:left w:val="none" w:sz="0" w:space="0" w:color="auto"/>
                    <w:bottom w:val="none" w:sz="0" w:space="0" w:color="auto"/>
                    <w:right w:val="none" w:sz="0" w:space="0" w:color="auto"/>
                  </w:divBdr>
                </w:div>
                <w:div w:id="474029185">
                  <w:marLeft w:val="0"/>
                  <w:marRight w:val="0"/>
                  <w:marTop w:val="0"/>
                  <w:marBottom w:val="0"/>
                  <w:divBdr>
                    <w:top w:val="none" w:sz="0" w:space="0" w:color="auto"/>
                    <w:left w:val="none" w:sz="0" w:space="0" w:color="auto"/>
                    <w:bottom w:val="none" w:sz="0" w:space="0" w:color="auto"/>
                    <w:right w:val="none" w:sz="0" w:space="0" w:color="auto"/>
                  </w:divBdr>
                </w:div>
                <w:div w:id="632175669">
                  <w:marLeft w:val="0"/>
                  <w:marRight w:val="0"/>
                  <w:marTop w:val="0"/>
                  <w:marBottom w:val="0"/>
                  <w:divBdr>
                    <w:top w:val="none" w:sz="0" w:space="0" w:color="auto"/>
                    <w:left w:val="none" w:sz="0" w:space="0" w:color="auto"/>
                    <w:bottom w:val="none" w:sz="0" w:space="0" w:color="auto"/>
                    <w:right w:val="none" w:sz="0" w:space="0" w:color="auto"/>
                  </w:divBdr>
                </w:div>
                <w:div w:id="685062378">
                  <w:marLeft w:val="0"/>
                  <w:marRight w:val="0"/>
                  <w:marTop w:val="0"/>
                  <w:marBottom w:val="0"/>
                  <w:divBdr>
                    <w:top w:val="none" w:sz="0" w:space="0" w:color="auto"/>
                    <w:left w:val="none" w:sz="0" w:space="0" w:color="auto"/>
                    <w:bottom w:val="none" w:sz="0" w:space="0" w:color="auto"/>
                    <w:right w:val="none" w:sz="0" w:space="0" w:color="auto"/>
                  </w:divBdr>
                </w:div>
                <w:div w:id="768741834">
                  <w:marLeft w:val="0"/>
                  <w:marRight w:val="0"/>
                  <w:marTop w:val="0"/>
                  <w:marBottom w:val="0"/>
                  <w:divBdr>
                    <w:top w:val="none" w:sz="0" w:space="0" w:color="auto"/>
                    <w:left w:val="none" w:sz="0" w:space="0" w:color="auto"/>
                    <w:bottom w:val="none" w:sz="0" w:space="0" w:color="auto"/>
                    <w:right w:val="none" w:sz="0" w:space="0" w:color="auto"/>
                  </w:divBdr>
                </w:div>
                <w:div w:id="1009480591">
                  <w:marLeft w:val="0"/>
                  <w:marRight w:val="0"/>
                  <w:marTop w:val="0"/>
                  <w:marBottom w:val="0"/>
                  <w:divBdr>
                    <w:top w:val="none" w:sz="0" w:space="0" w:color="auto"/>
                    <w:left w:val="none" w:sz="0" w:space="0" w:color="auto"/>
                    <w:bottom w:val="none" w:sz="0" w:space="0" w:color="auto"/>
                    <w:right w:val="none" w:sz="0" w:space="0" w:color="auto"/>
                  </w:divBdr>
                </w:div>
                <w:div w:id="1080372694">
                  <w:marLeft w:val="0"/>
                  <w:marRight w:val="0"/>
                  <w:marTop w:val="0"/>
                  <w:marBottom w:val="0"/>
                  <w:divBdr>
                    <w:top w:val="none" w:sz="0" w:space="0" w:color="auto"/>
                    <w:left w:val="none" w:sz="0" w:space="0" w:color="auto"/>
                    <w:bottom w:val="none" w:sz="0" w:space="0" w:color="auto"/>
                    <w:right w:val="none" w:sz="0" w:space="0" w:color="auto"/>
                  </w:divBdr>
                </w:div>
                <w:div w:id="1120950665">
                  <w:marLeft w:val="0"/>
                  <w:marRight w:val="0"/>
                  <w:marTop w:val="0"/>
                  <w:marBottom w:val="0"/>
                  <w:divBdr>
                    <w:top w:val="none" w:sz="0" w:space="0" w:color="auto"/>
                    <w:left w:val="none" w:sz="0" w:space="0" w:color="auto"/>
                    <w:bottom w:val="none" w:sz="0" w:space="0" w:color="auto"/>
                    <w:right w:val="none" w:sz="0" w:space="0" w:color="auto"/>
                  </w:divBdr>
                </w:div>
                <w:div w:id="1211651238">
                  <w:marLeft w:val="0"/>
                  <w:marRight w:val="0"/>
                  <w:marTop w:val="0"/>
                  <w:marBottom w:val="0"/>
                  <w:divBdr>
                    <w:top w:val="none" w:sz="0" w:space="0" w:color="auto"/>
                    <w:left w:val="none" w:sz="0" w:space="0" w:color="auto"/>
                    <w:bottom w:val="none" w:sz="0" w:space="0" w:color="auto"/>
                    <w:right w:val="none" w:sz="0" w:space="0" w:color="auto"/>
                  </w:divBdr>
                </w:div>
                <w:div w:id="1215197639">
                  <w:marLeft w:val="0"/>
                  <w:marRight w:val="0"/>
                  <w:marTop w:val="0"/>
                  <w:marBottom w:val="0"/>
                  <w:divBdr>
                    <w:top w:val="none" w:sz="0" w:space="0" w:color="auto"/>
                    <w:left w:val="none" w:sz="0" w:space="0" w:color="auto"/>
                    <w:bottom w:val="none" w:sz="0" w:space="0" w:color="auto"/>
                    <w:right w:val="none" w:sz="0" w:space="0" w:color="auto"/>
                  </w:divBdr>
                </w:div>
                <w:div w:id="1221212920">
                  <w:marLeft w:val="0"/>
                  <w:marRight w:val="0"/>
                  <w:marTop w:val="0"/>
                  <w:marBottom w:val="0"/>
                  <w:divBdr>
                    <w:top w:val="none" w:sz="0" w:space="0" w:color="auto"/>
                    <w:left w:val="none" w:sz="0" w:space="0" w:color="auto"/>
                    <w:bottom w:val="none" w:sz="0" w:space="0" w:color="auto"/>
                    <w:right w:val="none" w:sz="0" w:space="0" w:color="auto"/>
                  </w:divBdr>
                </w:div>
                <w:div w:id="1226648499">
                  <w:marLeft w:val="0"/>
                  <w:marRight w:val="0"/>
                  <w:marTop w:val="0"/>
                  <w:marBottom w:val="0"/>
                  <w:divBdr>
                    <w:top w:val="none" w:sz="0" w:space="0" w:color="auto"/>
                    <w:left w:val="none" w:sz="0" w:space="0" w:color="auto"/>
                    <w:bottom w:val="none" w:sz="0" w:space="0" w:color="auto"/>
                    <w:right w:val="none" w:sz="0" w:space="0" w:color="auto"/>
                  </w:divBdr>
                </w:div>
                <w:div w:id="1511289739">
                  <w:marLeft w:val="0"/>
                  <w:marRight w:val="0"/>
                  <w:marTop w:val="0"/>
                  <w:marBottom w:val="0"/>
                  <w:divBdr>
                    <w:top w:val="none" w:sz="0" w:space="0" w:color="auto"/>
                    <w:left w:val="none" w:sz="0" w:space="0" w:color="auto"/>
                    <w:bottom w:val="none" w:sz="0" w:space="0" w:color="auto"/>
                    <w:right w:val="none" w:sz="0" w:space="0" w:color="auto"/>
                  </w:divBdr>
                </w:div>
                <w:div w:id="1523978220">
                  <w:marLeft w:val="0"/>
                  <w:marRight w:val="0"/>
                  <w:marTop w:val="0"/>
                  <w:marBottom w:val="0"/>
                  <w:divBdr>
                    <w:top w:val="none" w:sz="0" w:space="0" w:color="auto"/>
                    <w:left w:val="none" w:sz="0" w:space="0" w:color="auto"/>
                    <w:bottom w:val="none" w:sz="0" w:space="0" w:color="auto"/>
                    <w:right w:val="none" w:sz="0" w:space="0" w:color="auto"/>
                  </w:divBdr>
                </w:div>
                <w:div w:id="1642149075">
                  <w:marLeft w:val="0"/>
                  <w:marRight w:val="0"/>
                  <w:marTop w:val="0"/>
                  <w:marBottom w:val="0"/>
                  <w:divBdr>
                    <w:top w:val="none" w:sz="0" w:space="0" w:color="auto"/>
                    <w:left w:val="none" w:sz="0" w:space="0" w:color="auto"/>
                    <w:bottom w:val="none" w:sz="0" w:space="0" w:color="auto"/>
                    <w:right w:val="none" w:sz="0" w:space="0" w:color="auto"/>
                  </w:divBdr>
                </w:div>
                <w:div w:id="1664972320">
                  <w:marLeft w:val="0"/>
                  <w:marRight w:val="0"/>
                  <w:marTop w:val="0"/>
                  <w:marBottom w:val="0"/>
                  <w:divBdr>
                    <w:top w:val="none" w:sz="0" w:space="0" w:color="auto"/>
                    <w:left w:val="none" w:sz="0" w:space="0" w:color="auto"/>
                    <w:bottom w:val="none" w:sz="0" w:space="0" w:color="auto"/>
                    <w:right w:val="none" w:sz="0" w:space="0" w:color="auto"/>
                  </w:divBdr>
                </w:div>
                <w:div w:id="1687051642">
                  <w:marLeft w:val="0"/>
                  <w:marRight w:val="0"/>
                  <w:marTop w:val="0"/>
                  <w:marBottom w:val="0"/>
                  <w:divBdr>
                    <w:top w:val="none" w:sz="0" w:space="0" w:color="auto"/>
                    <w:left w:val="none" w:sz="0" w:space="0" w:color="auto"/>
                    <w:bottom w:val="none" w:sz="0" w:space="0" w:color="auto"/>
                    <w:right w:val="none" w:sz="0" w:space="0" w:color="auto"/>
                  </w:divBdr>
                </w:div>
                <w:div w:id="1768573961">
                  <w:marLeft w:val="0"/>
                  <w:marRight w:val="0"/>
                  <w:marTop w:val="0"/>
                  <w:marBottom w:val="0"/>
                  <w:divBdr>
                    <w:top w:val="none" w:sz="0" w:space="0" w:color="auto"/>
                    <w:left w:val="none" w:sz="0" w:space="0" w:color="auto"/>
                    <w:bottom w:val="none" w:sz="0" w:space="0" w:color="auto"/>
                    <w:right w:val="none" w:sz="0" w:space="0" w:color="auto"/>
                  </w:divBdr>
                </w:div>
                <w:div w:id="1863592737">
                  <w:marLeft w:val="0"/>
                  <w:marRight w:val="0"/>
                  <w:marTop w:val="0"/>
                  <w:marBottom w:val="0"/>
                  <w:divBdr>
                    <w:top w:val="none" w:sz="0" w:space="0" w:color="auto"/>
                    <w:left w:val="none" w:sz="0" w:space="0" w:color="auto"/>
                    <w:bottom w:val="none" w:sz="0" w:space="0" w:color="auto"/>
                    <w:right w:val="none" w:sz="0" w:space="0" w:color="auto"/>
                  </w:divBdr>
                </w:div>
                <w:div w:id="1957904574">
                  <w:marLeft w:val="0"/>
                  <w:marRight w:val="0"/>
                  <w:marTop w:val="0"/>
                  <w:marBottom w:val="0"/>
                  <w:divBdr>
                    <w:top w:val="none" w:sz="0" w:space="0" w:color="auto"/>
                    <w:left w:val="none" w:sz="0" w:space="0" w:color="auto"/>
                    <w:bottom w:val="none" w:sz="0" w:space="0" w:color="auto"/>
                    <w:right w:val="none" w:sz="0" w:space="0" w:color="auto"/>
                  </w:divBdr>
                </w:div>
                <w:div w:id="2050495675">
                  <w:marLeft w:val="0"/>
                  <w:marRight w:val="0"/>
                  <w:marTop w:val="0"/>
                  <w:marBottom w:val="0"/>
                  <w:divBdr>
                    <w:top w:val="none" w:sz="0" w:space="0" w:color="auto"/>
                    <w:left w:val="none" w:sz="0" w:space="0" w:color="auto"/>
                    <w:bottom w:val="none" w:sz="0" w:space="0" w:color="auto"/>
                    <w:right w:val="none" w:sz="0" w:space="0" w:color="auto"/>
                  </w:divBdr>
                </w:div>
                <w:div w:id="2070688753">
                  <w:marLeft w:val="0"/>
                  <w:marRight w:val="0"/>
                  <w:marTop w:val="0"/>
                  <w:marBottom w:val="0"/>
                  <w:divBdr>
                    <w:top w:val="none" w:sz="0" w:space="0" w:color="auto"/>
                    <w:left w:val="none" w:sz="0" w:space="0" w:color="auto"/>
                    <w:bottom w:val="none" w:sz="0" w:space="0" w:color="auto"/>
                    <w:right w:val="none" w:sz="0" w:space="0" w:color="auto"/>
                  </w:divBdr>
                </w:div>
                <w:div w:id="2116289442">
                  <w:marLeft w:val="0"/>
                  <w:marRight w:val="0"/>
                  <w:marTop w:val="0"/>
                  <w:marBottom w:val="0"/>
                  <w:divBdr>
                    <w:top w:val="none" w:sz="0" w:space="0" w:color="auto"/>
                    <w:left w:val="none" w:sz="0" w:space="0" w:color="auto"/>
                    <w:bottom w:val="none" w:sz="0" w:space="0" w:color="auto"/>
                    <w:right w:val="none" w:sz="0" w:space="0" w:color="auto"/>
                  </w:divBdr>
                </w:div>
                <w:div w:id="2129657911">
                  <w:marLeft w:val="0"/>
                  <w:marRight w:val="0"/>
                  <w:marTop w:val="0"/>
                  <w:marBottom w:val="0"/>
                  <w:divBdr>
                    <w:top w:val="none" w:sz="0" w:space="0" w:color="auto"/>
                    <w:left w:val="none" w:sz="0" w:space="0" w:color="auto"/>
                    <w:bottom w:val="none" w:sz="0" w:space="0" w:color="auto"/>
                    <w:right w:val="none" w:sz="0" w:space="0" w:color="auto"/>
                  </w:divBdr>
                </w:div>
              </w:divsChild>
            </w:div>
            <w:div w:id="1279683039">
              <w:marLeft w:val="0"/>
              <w:marRight w:val="0"/>
              <w:marTop w:val="0"/>
              <w:marBottom w:val="0"/>
              <w:divBdr>
                <w:top w:val="none" w:sz="0" w:space="0" w:color="auto"/>
                <w:left w:val="none" w:sz="0" w:space="0" w:color="auto"/>
                <w:bottom w:val="none" w:sz="0" w:space="0" w:color="auto"/>
                <w:right w:val="none" w:sz="0" w:space="0" w:color="auto"/>
              </w:divBdr>
            </w:div>
            <w:div w:id="1282690128">
              <w:marLeft w:val="0"/>
              <w:marRight w:val="0"/>
              <w:marTop w:val="0"/>
              <w:marBottom w:val="0"/>
              <w:divBdr>
                <w:top w:val="none" w:sz="0" w:space="0" w:color="auto"/>
                <w:left w:val="none" w:sz="0" w:space="0" w:color="auto"/>
                <w:bottom w:val="none" w:sz="0" w:space="0" w:color="auto"/>
                <w:right w:val="none" w:sz="0" w:space="0" w:color="auto"/>
              </w:divBdr>
            </w:div>
            <w:div w:id="1284119460">
              <w:marLeft w:val="0"/>
              <w:marRight w:val="0"/>
              <w:marTop w:val="0"/>
              <w:marBottom w:val="0"/>
              <w:divBdr>
                <w:top w:val="none" w:sz="0" w:space="0" w:color="auto"/>
                <w:left w:val="none" w:sz="0" w:space="0" w:color="auto"/>
                <w:bottom w:val="none" w:sz="0" w:space="0" w:color="auto"/>
                <w:right w:val="none" w:sz="0" w:space="0" w:color="auto"/>
              </w:divBdr>
            </w:div>
            <w:div w:id="1284578370">
              <w:marLeft w:val="0"/>
              <w:marRight w:val="0"/>
              <w:marTop w:val="0"/>
              <w:marBottom w:val="0"/>
              <w:divBdr>
                <w:top w:val="none" w:sz="0" w:space="0" w:color="auto"/>
                <w:left w:val="none" w:sz="0" w:space="0" w:color="auto"/>
                <w:bottom w:val="none" w:sz="0" w:space="0" w:color="auto"/>
                <w:right w:val="none" w:sz="0" w:space="0" w:color="auto"/>
              </w:divBdr>
            </w:div>
            <w:div w:id="1286161930">
              <w:marLeft w:val="0"/>
              <w:marRight w:val="0"/>
              <w:marTop w:val="0"/>
              <w:marBottom w:val="0"/>
              <w:divBdr>
                <w:top w:val="none" w:sz="0" w:space="0" w:color="auto"/>
                <w:left w:val="none" w:sz="0" w:space="0" w:color="auto"/>
                <w:bottom w:val="none" w:sz="0" w:space="0" w:color="auto"/>
                <w:right w:val="none" w:sz="0" w:space="0" w:color="auto"/>
              </w:divBdr>
            </w:div>
            <w:div w:id="1286424219">
              <w:marLeft w:val="0"/>
              <w:marRight w:val="0"/>
              <w:marTop w:val="0"/>
              <w:marBottom w:val="0"/>
              <w:divBdr>
                <w:top w:val="none" w:sz="0" w:space="0" w:color="auto"/>
                <w:left w:val="none" w:sz="0" w:space="0" w:color="auto"/>
                <w:bottom w:val="none" w:sz="0" w:space="0" w:color="auto"/>
                <w:right w:val="none" w:sz="0" w:space="0" w:color="auto"/>
              </w:divBdr>
            </w:div>
            <w:div w:id="1287857345">
              <w:marLeft w:val="0"/>
              <w:marRight w:val="0"/>
              <w:marTop w:val="0"/>
              <w:marBottom w:val="0"/>
              <w:divBdr>
                <w:top w:val="none" w:sz="0" w:space="0" w:color="auto"/>
                <w:left w:val="none" w:sz="0" w:space="0" w:color="auto"/>
                <w:bottom w:val="none" w:sz="0" w:space="0" w:color="auto"/>
                <w:right w:val="none" w:sz="0" w:space="0" w:color="auto"/>
              </w:divBdr>
            </w:div>
            <w:div w:id="1290281063">
              <w:marLeft w:val="0"/>
              <w:marRight w:val="0"/>
              <w:marTop w:val="0"/>
              <w:marBottom w:val="0"/>
              <w:divBdr>
                <w:top w:val="none" w:sz="0" w:space="0" w:color="auto"/>
                <w:left w:val="none" w:sz="0" w:space="0" w:color="auto"/>
                <w:bottom w:val="none" w:sz="0" w:space="0" w:color="auto"/>
                <w:right w:val="none" w:sz="0" w:space="0" w:color="auto"/>
              </w:divBdr>
            </w:div>
            <w:div w:id="1291129805">
              <w:marLeft w:val="0"/>
              <w:marRight w:val="0"/>
              <w:marTop w:val="0"/>
              <w:marBottom w:val="0"/>
              <w:divBdr>
                <w:top w:val="none" w:sz="0" w:space="0" w:color="auto"/>
                <w:left w:val="none" w:sz="0" w:space="0" w:color="auto"/>
                <w:bottom w:val="none" w:sz="0" w:space="0" w:color="auto"/>
                <w:right w:val="none" w:sz="0" w:space="0" w:color="auto"/>
              </w:divBdr>
            </w:div>
            <w:div w:id="1291282429">
              <w:marLeft w:val="0"/>
              <w:marRight w:val="0"/>
              <w:marTop w:val="0"/>
              <w:marBottom w:val="0"/>
              <w:divBdr>
                <w:top w:val="none" w:sz="0" w:space="0" w:color="auto"/>
                <w:left w:val="none" w:sz="0" w:space="0" w:color="auto"/>
                <w:bottom w:val="none" w:sz="0" w:space="0" w:color="auto"/>
                <w:right w:val="none" w:sz="0" w:space="0" w:color="auto"/>
              </w:divBdr>
            </w:div>
            <w:div w:id="1291547635">
              <w:marLeft w:val="0"/>
              <w:marRight w:val="0"/>
              <w:marTop w:val="360"/>
              <w:marBottom w:val="0"/>
              <w:divBdr>
                <w:top w:val="single" w:sz="6" w:space="0" w:color="auto"/>
                <w:left w:val="single" w:sz="6" w:space="0" w:color="auto"/>
                <w:bottom w:val="single" w:sz="6" w:space="0" w:color="auto"/>
                <w:right w:val="single" w:sz="6" w:space="0" w:color="auto"/>
              </w:divBdr>
            </w:div>
            <w:div w:id="1293172670">
              <w:marLeft w:val="0"/>
              <w:marRight w:val="0"/>
              <w:marTop w:val="360"/>
              <w:marBottom w:val="0"/>
              <w:divBdr>
                <w:top w:val="single" w:sz="6" w:space="0" w:color="auto"/>
                <w:left w:val="single" w:sz="6" w:space="0" w:color="auto"/>
                <w:bottom w:val="single" w:sz="6" w:space="0" w:color="auto"/>
                <w:right w:val="single" w:sz="6" w:space="0" w:color="auto"/>
              </w:divBdr>
            </w:div>
            <w:div w:id="1294673913">
              <w:marLeft w:val="0"/>
              <w:marRight w:val="0"/>
              <w:marTop w:val="0"/>
              <w:marBottom w:val="0"/>
              <w:divBdr>
                <w:top w:val="none" w:sz="0" w:space="0" w:color="auto"/>
                <w:left w:val="none" w:sz="0" w:space="0" w:color="auto"/>
                <w:bottom w:val="none" w:sz="0" w:space="0" w:color="auto"/>
                <w:right w:val="none" w:sz="0" w:space="0" w:color="auto"/>
              </w:divBdr>
            </w:div>
            <w:div w:id="1294827404">
              <w:marLeft w:val="0"/>
              <w:marRight w:val="0"/>
              <w:marTop w:val="0"/>
              <w:marBottom w:val="0"/>
              <w:divBdr>
                <w:top w:val="none" w:sz="0" w:space="0" w:color="auto"/>
                <w:left w:val="none" w:sz="0" w:space="0" w:color="auto"/>
                <w:bottom w:val="none" w:sz="0" w:space="0" w:color="auto"/>
                <w:right w:val="none" w:sz="0" w:space="0" w:color="auto"/>
              </w:divBdr>
            </w:div>
            <w:div w:id="1299913225">
              <w:marLeft w:val="0"/>
              <w:marRight w:val="0"/>
              <w:marTop w:val="0"/>
              <w:marBottom w:val="0"/>
              <w:divBdr>
                <w:top w:val="none" w:sz="0" w:space="0" w:color="auto"/>
                <w:left w:val="none" w:sz="0" w:space="0" w:color="auto"/>
                <w:bottom w:val="none" w:sz="0" w:space="0" w:color="auto"/>
                <w:right w:val="none" w:sz="0" w:space="0" w:color="auto"/>
              </w:divBdr>
            </w:div>
            <w:div w:id="1300184486">
              <w:marLeft w:val="0"/>
              <w:marRight w:val="0"/>
              <w:marTop w:val="0"/>
              <w:marBottom w:val="0"/>
              <w:divBdr>
                <w:top w:val="none" w:sz="0" w:space="0" w:color="auto"/>
                <w:left w:val="none" w:sz="0" w:space="0" w:color="auto"/>
                <w:bottom w:val="none" w:sz="0" w:space="0" w:color="auto"/>
                <w:right w:val="none" w:sz="0" w:space="0" w:color="auto"/>
              </w:divBdr>
            </w:div>
            <w:div w:id="1301033828">
              <w:marLeft w:val="0"/>
              <w:marRight w:val="0"/>
              <w:marTop w:val="0"/>
              <w:marBottom w:val="0"/>
              <w:divBdr>
                <w:top w:val="none" w:sz="0" w:space="0" w:color="auto"/>
                <w:left w:val="none" w:sz="0" w:space="0" w:color="auto"/>
                <w:bottom w:val="none" w:sz="0" w:space="0" w:color="auto"/>
                <w:right w:val="none" w:sz="0" w:space="0" w:color="auto"/>
              </w:divBdr>
            </w:div>
            <w:div w:id="1301690004">
              <w:marLeft w:val="0"/>
              <w:marRight w:val="0"/>
              <w:marTop w:val="0"/>
              <w:marBottom w:val="0"/>
              <w:divBdr>
                <w:top w:val="none" w:sz="0" w:space="0" w:color="auto"/>
                <w:left w:val="none" w:sz="0" w:space="0" w:color="auto"/>
                <w:bottom w:val="none" w:sz="0" w:space="0" w:color="auto"/>
                <w:right w:val="none" w:sz="0" w:space="0" w:color="auto"/>
              </w:divBdr>
            </w:div>
            <w:div w:id="1302149363">
              <w:marLeft w:val="0"/>
              <w:marRight w:val="0"/>
              <w:marTop w:val="0"/>
              <w:marBottom w:val="0"/>
              <w:divBdr>
                <w:top w:val="none" w:sz="0" w:space="0" w:color="auto"/>
                <w:left w:val="none" w:sz="0" w:space="0" w:color="auto"/>
                <w:bottom w:val="none" w:sz="0" w:space="0" w:color="auto"/>
                <w:right w:val="none" w:sz="0" w:space="0" w:color="auto"/>
              </w:divBdr>
            </w:div>
            <w:div w:id="1302615224">
              <w:marLeft w:val="0"/>
              <w:marRight w:val="0"/>
              <w:marTop w:val="0"/>
              <w:marBottom w:val="0"/>
              <w:divBdr>
                <w:top w:val="none" w:sz="0" w:space="0" w:color="auto"/>
                <w:left w:val="none" w:sz="0" w:space="0" w:color="auto"/>
                <w:bottom w:val="none" w:sz="0" w:space="0" w:color="auto"/>
                <w:right w:val="none" w:sz="0" w:space="0" w:color="auto"/>
              </w:divBdr>
            </w:div>
            <w:div w:id="1302803931">
              <w:marLeft w:val="0"/>
              <w:marRight w:val="0"/>
              <w:marTop w:val="0"/>
              <w:marBottom w:val="0"/>
              <w:divBdr>
                <w:top w:val="none" w:sz="0" w:space="0" w:color="auto"/>
                <w:left w:val="none" w:sz="0" w:space="0" w:color="auto"/>
                <w:bottom w:val="none" w:sz="0" w:space="0" w:color="auto"/>
                <w:right w:val="none" w:sz="0" w:space="0" w:color="auto"/>
              </w:divBdr>
            </w:div>
            <w:div w:id="1302925604">
              <w:marLeft w:val="0"/>
              <w:marRight w:val="0"/>
              <w:marTop w:val="0"/>
              <w:marBottom w:val="0"/>
              <w:divBdr>
                <w:top w:val="none" w:sz="0" w:space="0" w:color="auto"/>
                <w:left w:val="none" w:sz="0" w:space="0" w:color="auto"/>
                <w:bottom w:val="none" w:sz="0" w:space="0" w:color="auto"/>
                <w:right w:val="none" w:sz="0" w:space="0" w:color="auto"/>
              </w:divBdr>
            </w:div>
            <w:div w:id="1304971811">
              <w:marLeft w:val="0"/>
              <w:marRight w:val="0"/>
              <w:marTop w:val="0"/>
              <w:marBottom w:val="0"/>
              <w:divBdr>
                <w:top w:val="none" w:sz="0" w:space="0" w:color="auto"/>
                <w:left w:val="none" w:sz="0" w:space="0" w:color="auto"/>
                <w:bottom w:val="none" w:sz="0" w:space="0" w:color="auto"/>
                <w:right w:val="none" w:sz="0" w:space="0" w:color="auto"/>
              </w:divBdr>
            </w:div>
            <w:div w:id="1307474306">
              <w:marLeft w:val="0"/>
              <w:marRight w:val="0"/>
              <w:marTop w:val="0"/>
              <w:marBottom w:val="0"/>
              <w:divBdr>
                <w:top w:val="none" w:sz="0" w:space="0" w:color="auto"/>
                <w:left w:val="none" w:sz="0" w:space="0" w:color="auto"/>
                <w:bottom w:val="none" w:sz="0" w:space="0" w:color="auto"/>
                <w:right w:val="none" w:sz="0" w:space="0" w:color="auto"/>
              </w:divBdr>
            </w:div>
            <w:div w:id="1307513119">
              <w:marLeft w:val="0"/>
              <w:marRight w:val="0"/>
              <w:marTop w:val="0"/>
              <w:marBottom w:val="0"/>
              <w:divBdr>
                <w:top w:val="none" w:sz="0" w:space="0" w:color="auto"/>
                <w:left w:val="none" w:sz="0" w:space="0" w:color="auto"/>
                <w:bottom w:val="none" w:sz="0" w:space="0" w:color="auto"/>
                <w:right w:val="none" w:sz="0" w:space="0" w:color="auto"/>
              </w:divBdr>
            </w:div>
            <w:div w:id="1307588109">
              <w:marLeft w:val="0"/>
              <w:marRight w:val="0"/>
              <w:marTop w:val="0"/>
              <w:marBottom w:val="0"/>
              <w:divBdr>
                <w:top w:val="none" w:sz="0" w:space="0" w:color="auto"/>
                <w:left w:val="none" w:sz="0" w:space="0" w:color="auto"/>
                <w:bottom w:val="none" w:sz="0" w:space="0" w:color="auto"/>
                <w:right w:val="none" w:sz="0" w:space="0" w:color="auto"/>
              </w:divBdr>
            </w:div>
            <w:div w:id="1308049491">
              <w:marLeft w:val="0"/>
              <w:marRight w:val="0"/>
              <w:marTop w:val="0"/>
              <w:marBottom w:val="0"/>
              <w:divBdr>
                <w:top w:val="none" w:sz="0" w:space="0" w:color="auto"/>
                <w:left w:val="none" w:sz="0" w:space="0" w:color="auto"/>
                <w:bottom w:val="none" w:sz="0" w:space="0" w:color="auto"/>
                <w:right w:val="none" w:sz="0" w:space="0" w:color="auto"/>
              </w:divBdr>
            </w:div>
            <w:div w:id="1309624381">
              <w:marLeft w:val="0"/>
              <w:marRight w:val="0"/>
              <w:marTop w:val="0"/>
              <w:marBottom w:val="0"/>
              <w:divBdr>
                <w:top w:val="none" w:sz="0" w:space="0" w:color="auto"/>
                <w:left w:val="none" w:sz="0" w:space="0" w:color="auto"/>
                <w:bottom w:val="none" w:sz="0" w:space="0" w:color="auto"/>
                <w:right w:val="none" w:sz="0" w:space="0" w:color="auto"/>
              </w:divBdr>
            </w:div>
            <w:div w:id="1313943890">
              <w:marLeft w:val="0"/>
              <w:marRight w:val="0"/>
              <w:marTop w:val="0"/>
              <w:marBottom w:val="0"/>
              <w:divBdr>
                <w:top w:val="none" w:sz="0" w:space="0" w:color="auto"/>
                <w:left w:val="none" w:sz="0" w:space="0" w:color="auto"/>
                <w:bottom w:val="none" w:sz="0" w:space="0" w:color="auto"/>
                <w:right w:val="none" w:sz="0" w:space="0" w:color="auto"/>
              </w:divBdr>
            </w:div>
            <w:div w:id="1315794092">
              <w:marLeft w:val="0"/>
              <w:marRight w:val="0"/>
              <w:marTop w:val="0"/>
              <w:marBottom w:val="0"/>
              <w:divBdr>
                <w:top w:val="none" w:sz="0" w:space="0" w:color="auto"/>
                <w:left w:val="none" w:sz="0" w:space="0" w:color="auto"/>
                <w:bottom w:val="none" w:sz="0" w:space="0" w:color="auto"/>
                <w:right w:val="none" w:sz="0" w:space="0" w:color="auto"/>
              </w:divBdr>
            </w:div>
            <w:div w:id="1316107834">
              <w:marLeft w:val="0"/>
              <w:marRight w:val="0"/>
              <w:marTop w:val="0"/>
              <w:marBottom w:val="0"/>
              <w:divBdr>
                <w:top w:val="none" w:sz="0" w:space="0" w:color="auto"/>
                <w:left w:val="none" w:sz="0" w:space="0" w:color="auto"/>
                <w:bottom w:val="none" w:sz="0" w:space="0" w:color="auto"/>
                <w:right w:val="none" w:sz="0" w:space="0" w:color="auto"/>
              </w:divBdr>
            </w:div>
            <w:div w:id="1319845997">
              <w:marLeft w:val="0"/>
              <w:marRight w:val="0"/>
              <w:marTop w:val="0"/>
              <w:marBottom w:val="0"/>
              <w:divBdr>
                <w:top w:val="none" w:sz="0" w:space="0" w:color="auto"/>
                <w:left w:val="none" w:sz="0" w:space="0" w:color="auto"/>
                <w:bottom w:val="none" w:sz="0" w:space="0" w:color="auto"/>
                <w:right w:val="none" w:sz="0" w:space="0" w:color="auto"/>
              </w:divBdr>
            </w:div>
            <w:div w:id="1321427978">
              <w:marLeft w:val="0"/>
              <w:marRight w:val="0"/>
              <w:marTop w:val="0"/>
              <w:marBottom w:val="0"/>
              <w:divBdr>
                <w:top w:val="none" w:sz="0" w:space="0" w:color="auto"/>
                <w:left w:val="none" w:sz="0" w:space="0" w:color="auto"/>
                <w:bottom w:val="none" w:sz="0" w:space="0" w:color="auto"/>
                <w:right w:val="none" w:sz="0" w:space="0" w:color="auto"/>
              </w:divBdr>
            </w:div>
            <w:div w:id="1321539105">
              <w:marLeft w:val="0"/>
              <w:marRight w:val="0"/>
              <w:marTop w:val="0"/>
              <w:marBottom w:val="0"/>
              <w:divBdr>
                <w:top w:val="none" w:sz="0" w:space="0" w:color="auto"/>
                <w:left w:val="none" w:sz="0" w:space="0" w:color="auto"/>
                <w:bottom w:val="none" w:sz="0" w:space="0" w:color="auto"/>
                <w:right w:val="none" w:sz="0" w:space="0" w:color="auto"/>
              </w:divBdr>
            </w:div>
            <w:div w:id="1323193424">
              <w:marLeft w:val="0"/>
              <w:marRight w:val="0"/>
              <w:marTop w:val="0"/>
              <w:marBottom w:val="0"/>
              <w:divBdr>
                <w:top w:val="none" w:sz="0" w:space="0" w:color="auto"/>
                <w:left w:val="none" w:sz="0" w:space="0" w:color="auto"/>
                <w:bottom w:val="none" w:sz="0" w:space="0" w:color="auto"/>
                <w:right w:val="none" w:sz="0" w:space="0" w:color="auto"/>
              </w:divBdr>
            </w:div>
            <w:div w:id="1324435730">
              <w:marLeft w:val="0"/>
              <w:marRight w:val="0"/>
              <w:marTop w:val="0"/>
              <w:marBottom w:val="0"/>
              <w:divBdr>
                <w:top w:val="none" w:sz="0" w:space="0" w:color="auto"/>
                <w:left w:val="none" w:sz="0" w:space="0" w:color="auto"/>
                <w:bottom w:val="none" w:sz="0" w:space="0" w:color="auto"/>
                <w:right w:val="none" w:sz="0" w:space="0" w:color="auto"/>
              </w:divBdr>
            </w:div>
            <w:div w:id="1326013122">
              <w:marLeft w:val="0"/>
              <w:marRight w:val="0"/>
              <w:marTop w:val="0"/>
              <w:marBottom w:val="0"/>
              <w:divBdr>
                <w:top w:val="none" w:sz="0" w:space="0" w:color="auto"/>
                <w:left w:val="none" w:sz="0" w:space="0" w:color="auto"/>
                <w:bottom w:val="none" w:sz="0" w:space="0" w:color="auto"/>
                <w:right w:val="none" w:sz="0" w:space="0" w:color="auto"/>
              </w:divBdr>
            </w:div>
            <w:div w:id="1326665995">
              <w:marLeft w:val="0"/>
              <w:marRight w:val="0"/>
              <w:marTop w:val="0"/>
              <w:marBottom w:val="0"/>
              <w:divBdr>
                <w:top w:val="none" w:sz="0" w:space="0" w:color="auto"/>
                <w:left w:val="none" w:sz="0" w:space="0" w:color="auto"/>
                <w:bottom w:val="none" w:sz="0" w:space="0" w:color="auto"/>
                <w:right w:val="none" w:sz="0" w:space="0" w:color="auto"/>
              </w:divBdr>
            </w:div>
            <w:div w:id="1326974173">
              <w:marLeft w:val="0"/>
              <w:marRight w:val="0"/>
              <w:marTop w:val="0"/>
              <w:marBottom w:val="0"/>
              <w:divBdr>
                <w:top w:val="none" w:sz="0" w:space="0" w:color="auto"/>
                <w:left w:val="none" w:sz="0" w:space="0" w:color="auto"/>
                <w:bottom w:val="none" w:sz="0" w:space="0" w:color="auto"/>
                <w:right w:val="none" w:sz="0" w:space="0" w:color="auto"/>
              </w:divBdr>
            </w:div>
            <w:div w:id="1327056959">
              <w:marLeft w:val="0"/>
              <w:marRight w:val="0"/>
              <w:marTop w:val="0"/>
              <w:marBottom w:val="0"/>
              <w:divBdr>
                <w:top w:val="none" w:sz="0" w:space="0" w:color="auto"/>
                <w:left w:val="none" w:sz="0" w:space="0" w:color="auto"/>
                <w:bottom w:val="none" w:sz="0" w:space="0" w:color="auto"/>
                <w:right w:val="none" w:sz="0" w:space="0" w:color="auto"/>
              </w:divBdr>
            </w:div>
            <w:div w:id="1329283033">
              <w:marLeft w:val="0"/>
              <w:marRight w:val="0"/>
              <w:marTop w:val="0"/>
              <w:marBottom w:val="0"/>
              <w:divBdr>
                <w:top w:val="none" w:sz="0" w:space="0" w:color="auto"/>
                <w:left w:val="none" w:sz="0" w:space="0" w:color="auto"/>
                <w:bottom w:val="none" w:sz="0" w:space="0" w:color="auto"/>
                <w:right w:val="none" w:sz="0" w:space="0" w:color="auto"/>
              </w:divBdr>
            </w:div>
            <w:div w:id="1331636942">
              <w:marLeft w:val="0"/>
              <w:marRight w:val="0"/>
              <w:marTop w:val="360"/>
              <w:marBottom w:val="0"/>
              <w:divBdr>
                <w:top w:val="single" w:sz="6" w:space="0" w:color="auto"/>
                <w:left w:val="single" w:sz="6" w:space="0" w:color="auto"/>
                <w:bottom w:val="single" w:sz="6" w:space="0" w:color="auto"/>
                <w:right w:val="single" w:sz="6" w:space="0" w:color="auto"/>
              </w:divBdr>
            </w:div>
            <w:div w:id="1331711316">
              <w:marLeft w:val="0"/>
              <w:marRight w:val="0"/>
              <w:marTop w:val="0"/>
              <w:marBottom w:val="0"/>
              <w:divBdr>
                <w:top w:val="none" w:sz="0" w:space="0" w:color="auto"/>
                <w:left w:val="none" w:sz="0" w:space="0" w:color="auto"/>
                <w:bottom w:val="none" w:sz="0" w:space="0" w:color="auto"/>
                <w:right w:val="none" w:sz="0" w:space="0" w:color="auto"/>
              </w:divBdr>
            </w:div>
            <w:div w:id="1334918116">
              <w:marLeft w:val="0"/>
              <w:marRight w:val="0"/>
              <w:marTop w:val="0"/>
              <w:marBottom w:val="0"/>
              <w:divBdr>
                <w:top w:val="none" w:sz="0" w:space="0" w:color="auto"/>
                <w:left w:val="none" w:sz="0" w:space="0" w:color="auto"/>
                <w:bottom w:val="none" w:sz="0" w:space="0" w:color="auto"/>
                <w:right w:val="none" w:sz="0" w:space="0" w:color="auto"/>
              </w:divBdr>
            </w:div>
            <w:div w:id="1335954166">
              <w:marLeft w:val="0"/>
              <w:marRight w:val="0"/>
              <w:marTop w:val="0"/>
              <w:marBottom w:val="0"/>
              <w:divBdr>
                <w:top w:val="none" w:sz="0" w:space="0" w:color="auto"/>
                <w:left w:val="none" w:sz="0" w:space="0" w:color="auto"/>
                <w:bottom w:val="none" w:sz="0" w:space="0" w:color="auto"/>
                <w:right w:val="none" w:sz="0" w:space="0" w:color="auto"/>
              </w:divBdr>
            </w:div>
            <w:div w:id="1339237727">
              <w:marLeft w:val="0"/>
              <w:marRight w:val="0"/>
              <w:marTop w:val="0"/>
              <w:marBottom w:val="0"/>
              <w:divBdr>
                <w:top w:val="none" w:sz="0" w:space="0" w:color="auto"/>
                <w:left w:val="none" w:sz="0" w:space="0" w:color="auto"/>
                <w:bottom w:val="none" w:sz="0" w:space="0" w:color="auto"/>
                <w:right w:val="none" w:sz="0" w:space="0" w:color="auto"/>
              </w:divBdr>
            </w:div>
            <w:div w:id="1340230379">
              <w:marLeft w:val="0"/>
              <w:marRight w:val="0"/>
              <w:marTop w:val="0"/>
              <w:marBottom w:val="0"/>
              <w:divBdr>
                <w:top w:val="none" w:sz="0" w:space="0" w:color="auto"/>
                <w:left w:val="none" w:sz="0" w:space="0" w:color="auto"/>
                <w:bottom w:val="none" w:sz="0" w:space="0" w:color="auto"/>
                <w:right w:val="none" w:sz="0" w:space="0" w:color="auto"/>
              </w:divBdr>
              <w:divsChild>
                <w:div w:id="4940405">
                  <w:marLeft w:val="0"/>
                  <w:marRight w:val="0"/>
                  <w:marTop w:val="0"/>
                  <w:marBottom w:val="0"/>
                  <w:divBdr>
                    <w:top w:val="none" w:sz="0" w:space="0" w:color="auto"/>
                    <w:left w:val="none" w:sz="0" w:space="0" w:color="auto"/>
                    <w:bottom w:val="none" w:sz="0" w:space="0" w:color="auto"/>
                    <w:right w:val="none" w:sz="0" w:space="0" w:color="auto"/>
                  </w:divBdr>
                </w:div>
                <w:div w:id="92554447">
                  <w:marLeft w:val="0"/>
                  <w:marRight w:val="0"/>
                  <w:marTop w:val="0"/>
                  <w:marBottom w:val="0"/>
                  <w:divBdr>
                    <w:top w:val="none" w:sz="0" w:space="0" w:color="auto"/>
                    <w:left w:val="none" w:sz="0" w:space="0" w:color="auto"/>
                    <w:bottom w:val="none" w:sz="0" w:space="0" w:color="auto"/>
                    <w:right w:val="none" w:sz="0" w:space="0" w:color="auto"/>
                  </w:divBdr>
                </w:div>
                <w:div w:id="92602670">
                  <w:marLeft w:val="0"/>
                  <w:marRight w:val="0"/>
                  <w:marTop w:val="0"/>
                  <w:marBottom w:val="0"/>
                  <w:divBdr>
                    <w:top w:val="none" w:sz="0" w:space="0" w:color="auto"/>
                    <w:left w:val="none" w:sz="0" w:space="0" w:color="auto"/>
                    <w:bottom w:val="none" w:sz="0" w:space="0" w:color="auto"/>
                    <w:right w:val="none" w:sz="0" w:space="0" w:color="auto"/>
                  </w:divBdr>
                </w:div>
                <w:div w:id="208566013">
                  <w:marLeft w:val="0"/>
                  <w:marRight w:val="0"/>
                  <w:marTop w:val="0"/>
                  <w:marBottom w:val="0"/>
                  <w:divBdr>
                    <w:top w:val="none" w:sz="0" w:space="0" w:color="auto"/>
                    <w:left w:val="none" w:sz="0" w:space="0" w:color="auto"/>
                    <w:bottom w:val="none" w:sz="0" w:space="0" w:color="auto"/>
                    <w:right w:val="none" w:sz="0" w:space="0" w:color="auto"/>
                  </w:divBdr>
                </w:div>
                <w:div w:id="274757085">
                  <w:marLeft w:val="0"/>
                  <w:marRight w:val="0"/>
                  <w:marTop w:val="0"/>
                  <w:marBottom w:val="0"/>
                  <w:divBdr>
                    <w:top w:val="none" w:sz="0" w:space="0" w:color="auto"/>
                    <w:left w:val="none" w:sz="0" w:space="0" w:color="auto"/>
                    <w:bottom w:val="none" w:sz="0" w:space="0" w:color="auto"/>
                    <w:right w:val="none" w:sz="0" w:space="0" w:color="auto"/>
                  </w:divBdr>
                </w:div>
                <w:div w:id="415902851">
                  <w:marLeft w:val="0"/>
                  <w:marRight w:val="0"/>
                  <w:marTop w:val="0"/>
                  <w:marBottom w:val="0"/>
                  <w:divBdr>
                    <w:top w:val="none" w:sz="0" w:space="0" w:color="auto"/>
                    <w:left w:val="none" w:sz="0" w:space="0" w:color="auto"/>
                    <w:bottom w:val="none" w:sz="0" w:space="0" w:color="auto"/>
                    <w:right w:val="none" w:sz="0" w:space="0" w:color="auto"/>
                  </w:divBdr>
                </w:div>
                <w:div w:id="423650811">
                  <w:marLeft w:val="0"/>
                  <w:marRight w:val="0"/>
                  <w:marTop w:val="0"/>
                  <w:marBottom w:val="0"/>
                  <w:divBdr>
                    <w:top w:val="none" w:sz="0" w:space="0" w:color="auto"/>
                    <w:left w:val="none" w:sz="0" w:space="0" w:color="auto"/>
                    <w:bottom w:val="none" w:sz="0" w:space="0" w:color="auto"/>
                    <w:right w:val="none" w:sz="0" w:space="0" w:color="auto"/>
                  </w:divBdr>
                </w:div>
                <w:div w:id="582226940">
                  <w:marLeft w:val="0"/>
                  <w:marRight w:val="0"/>
                  <w:marTop w:val="0"/>
                  <w:marBottom w:val="0"/>
                  <w:divBdr>
                    <w:top w:val="none" w:sz="0" w:space="0" w:color="auto"/>
                    <w:left w:val="none" w:sz="0" w:space="0" w:color="auto"/>
                    <w:bottom w:val="none" w:sz="0" w:space="0" w:color="auto"/>
                    <w:right w:val="none" w:sz="0" w:space="0" w:color="auto"/>
                  </w:divBdr>
                </w:div>
                <w:div w:id="584533470">
                  <w:marLeft w:val="0"/>
                  <w:marRight w:val="0"/>
                  <w:marTop w:val="0"/>
                  <w:marBottom w:val="0"/>
                  <w:divBdr>
                    <w:top w:val="none" w:sz="0" w:space="0" w:color="auto"/>
                    <w:left w:val="none" w:sz="0" w:space="0" w:color="auto"/>
                    <w:bottom w:val="none" w:sz="0" w:space="0" w:color="auto"/>
                    <w:right w:val="none" w:sz="0" w:space="0" w:color="auto"/>
                  </w:divBdr>
                </w:div>
                <w:div w:id="626354272">
                  <w:marLeft w:val="0"/>
                  <w:marRight w:val="0"/>
                  <w:marTop w:val="0"/>
                  <w:marBottom w:val="0"/>
                  <w:divBdr>
                    <w:top w:val="none" w:sz="0" w:space="0" w:color="auto"/>
                    <w:left w:val="none" w:sz="0" w:space="0" w:color="auto"/>
                    <w:bottom w:val="none" w:sz="0" w:space="0" w:color="auto"/>
                    <w:right w:val="none" w:sz="0" w:space="0" w:color="auto"/>
                  </w:divBdr>
                </w:div>
                <w:div w:id="653336270">
                  <w:marLeft w:val="0"/>
                  <w:marRight w:val="0"/>
                  <w:marTop w:val="0"/>
                  <w:marBottom w:val="0"/>
                  <w:divBdr>
                    <w:top w:val="none" w:sz="0" w:space="0" w:color="auto"/>
                    <w:left w:val="none" w:sz="0" w:space="0" w:color="auto"/>
                    <w:bottom w:val="none" w:sz="0" w:space="0" w:color="auto"/>
                    <w:right w:val="none" w:sz="0" w:space="0" w:color="auto"/>
                  </w:divBdr>
                </w:div>
                <w:div w:id="664020097">
                  <w:marLeft w:val="0"/>
                  <w:marRight w:val="0"/>
                  <w:marTop w:val="0"/>
                  <w:marBottom w:val="0"/>
                  <w:divBdr>
                    <w:top w:val="none" w:sz="0" w:space="0" w:color="auto"/>
                    <w:left w:val="none" w:sz="0" w:space="0" w:color="auto"/>
                    <w:bottom w:val="none" w:sz="0" w:space="0" w:color="auto"/>
                    <w:right w:val="none" w:sz="0" w:space="0" w:color="auto"/>
                  </w:divBdr>
                </w:div>
                <w:div w:id="703678856">
                  <w:marLeft w:val="0"/>
                  <w:marRight w:val="0"/>
                  <w:marTop w:val="0"/>
                  <w:marBottom w:val="0"/>
                  <w:divBdr>
                    <w:top w:val="none" w:sz="0" w:space="0" w:color="auto"/>
                    <w:left w:val="none" w:sz="0" w:space="0" w:color="auto"/>
                    <w:bottom w:val="none" w:sz="0" w:space="0" w:color="auto"/>
                    <w:right w:val="none" w:sz="0" w:space="0" w:color="auto"/>
                  </w:divBdr>
                </w:div>
                <w:div w:id="789473286">
                  <w:marLeft w:val="0"/>
                  <w:marRight w:val="0"/>
                  <w:marTop w:val="0"/>
                  <w:marBottom w:val="0"/>
                  <w:divBdr>
                    <w:top w:val="none" w:sz="0" w:space="0" w:color="auto"/>
                    <w:left w:val="none" w:sz="0" w:space="0" w:color="auto"/>
                    <w:bottom w:val="none" w:sz="0" w:space="0" w:color="auto"/>
                    <w:right w:val="none" w:sz="0" w:space="0" w:color="auto"/>
                  </w:divBdr>
                </w:div>
                <w:div w:id="803159071">
                  <w:marLeft w:val="0"/>
                  <w:marRight w:val="0"/>
                  <w:marTop w:val="0"/>
                  <w:marBottom w:val="0"/>
                  <w:divBdr>
                    <w:top w:val="none" w:sz="0" w:space="0" w:color="auto"/>
                    <w:left w:val="none" w:sz="0" w:space="0" w:color="auto"/>
                    <w:bottom w:val="none" w:sz="0" w:space="0" w:color="auto"/>
                    <w:right w:val="none" w:sz="0" w:space="0" w:color="auto"/>
                  </w:divBdr>
                </w:div>
                <w:div w:id="854152559">
                  <w:marLeft w:val="0"/>
                  <w:marRight w:val="0"/>
                  <w:marTop w:val="0"/>
                  <w:marBottom w:val="0"/>
                  <w:divBdr>
                    <w:top w:val="none" w:sz="0" w:space="0" w:color="auto"/>
                    <w:left w:val="none" w:sz="0" w:space="0" w:color="auto"/>
                    <w:bottom w:val="none" w:sz="0" w:space="0" w:color="auto"/>
                    <w:right w:val="none" w:sz="0" w:space="0" w:color="auto"/>
                  </w:divBdr>
                </w:div>
                <w:div w:id="890189137">
                  <w:marLeft w:val="0"/>
                  <w:marRight w:val="0"/>
                  <w:marTop w:val="0"/>
                  <w:marBottom w:val="0"/>
                  <w:divBdr>
                    <w:top w:val="none" w:sz="0" w:space="0" w:color="auto"/>
                    <w:left w:val="none" w:sz="0" w:space="0" w:color="auto"/>
                    <w:bottom w:val="none" w:sz="0" w:space="0" w:color="auto"/>
                    <w:right w:val="none" w:sz="0" w:space="0" w:color="auto"/>
                  </w:divBdr>
                </w:div>
                <w:div w:id="918094827">
                  <w:marLeft w:val="0"/>
                  <w:marRight w:val="0"/>
                  <w:marTop w:val="0"/>
                  <w:marBottom w:val="0"/>
                  <w:divBdr>
                    <w:top w:val="none" w:sz="0" w:space="0" w:color="auto"/>
                    <w:left w:val="none" w:sz="0" w:space="0" w:color="auto"/>
                    <w:bottom w:val="none" w:sz="0" w:space="0" w:color="auto"/>
                    <w:right w:val="none" w:sz="0" w:space="0" w:color="auto"/>
                  </w:divBdr>
                </w:div>
                <w:div w:id="932471696">
                  <w:marLeft w:val="0"/>
                  <w:marRight w:val="0"/>
                  <w:marTop w:val="0"/>
                  <w:marBottom w:val="0"/>
                  <w:divBdr>
                    <w:top w:val="none" w:sz="0" w:space="0" w:color="auto"/>
                    <w:left w:val="none" w:sz="0" w:space="0" w:color="auto"/>
                    <w:bottom w:val="none" w:sz="0" w:space="0" w:color="auto"/>
                    <w:right w:val="none" w:sz="0" w:space="0" w:color="auto"/>
                  </w:divBdr>
                </w:div>
                <w:div w:id="935403437">
                  <w:marLeft w:val="0"/>
                  <w:marRight w:val="0"/>
                  <w:marTop w:val="0"/>
                  <w:marBottom w:val="0"/>
                  <w:divBdr>
                    <w:top w:val="none" w:sz="0" w:space="0" w:color="auto"/>
                    <w:left w:val="none" w:sz="0" w:space="0" w:color="auto"/>
                    <w:bottom w:val="none" w:sz="0" w:space="0" w:color="auto"/>
                    <w:right w:val="none" w:sz="0" w:space="0" w:color="auto"/>
                  </w:divBdr>
                </w:div>
                <w:div w:id="955259278">
                  <w:marLeft w:val="0"/>
                  <w:marRight w:val="0"/>
                  <w:marTop w:val="0"/>
                  <w:marBottom w:val="0"/>
                  <w:divBdr>
                    <w:top w:val="none" w:sz="0" w:space="0" w:color="auto"/>
                    <w:left w:val="none" w:sz="0" w:space="0" w:color="auto"/>
                    <w:bottom w:val="none" w:sz="0" w:space="0" w:color="auto"/>
                    <w:right w:val="none" w:sz="0" w:space="0" w:color="auto"/>
                  </w:divBdr>
                </w:div>
                <w:div w:id="965232598">
                  <w:marLeft w:val="0"/>
                  <w:marRight w:val="0"/>
                  <w:marTop w:val="0"/>
                  <w:marBottom w:val="0"/>
                  <w:divBdr>
                    <w:top w:val="none" w:sz="0" w:space="0" w:color="auto"/>
                    <w:left w:val="none" w:sz="0" w:space="0" w:color="auto"/>
                    <w:bottom w:val="none" w:sz="0" w:space="0" w:color="auto"/>
                    <w:right w:val="none" w:sz="0" w:space="0" w:color="auto"/>
                  </w:divBdr>
                </w:div>
                <w:div w:id="978267448">
                  <w:marLeft w:val="0"/>
                  <w:marRight w:val="0"/>
                  <w:marTop w:val="0"/>
                  <w:marBottom w:val="0"/>
                  <w:divBdr>
                    <w:top w:val="none" w:sz="0" w:space="0" w:color="auto"/>
                    <w:left w:val="none" w:sz="0" w:space="0" w:color="auto"/>
                    <w:bottom w:val="none" w:sz="0" w:space="0" w:color="auto"/>
                    <w:right w:val="none" w:sz="0" w:space="0" w:color="auto"/>
                  </w:divBdr>
                </w:div>
                <w:div w:id="1115251022">
                  <w:marLeft w:val="0"/>
                  <w:marRight w:val="0"/>
                  <w:marTop w:val="0"/>
                  <w:marBottom w:val="0"/>
                  <w:divBdr>
                    <w:top w:val="none" w:sz="0" w:space="0" w:color="auto"/>
                    <w:left w:val="none" w:sz="0" w:space="0" w:color="auto"/>
                    <w:bottom w:val="none" w:sz="0" w:space="0" w:color="auto"/>
                    <w:right w:val="none" w:sz="0" w:space="0" w:color="auto"/>
                  </w:divBdr>
                </w:div>
                <w:div w:id="1169252900">
                  <w:marLeft w:val="0"/>
                  <w:marRight w:val="0"/>
                  <w:marTop w:val="0"/>
                  <w:marBottom w:val="0"/>
                  <w:divBdr>
                    <w:top w:val="none" w:sz="0" w:space="0" w:color="auto"/>
                    <w:left w:val="none" w:sz="0" w:space="0" w:color="auto"/>
                    <w:bottom w:val="none" w:sz="0" w:space="0" w:color="auto"/>
                    <w:right w:val="none" w:sz="0" w:space="0" w:color="auto"/>
                  </w:divBdr>
                </w:div>
                <w:div w:id="1204438539">
                  <w:marLeft w:val="0"/>
                  <w:marRight w:val="0"/>
                  <w:marTop w:val="0"/>
                  <w:marBottom w:val="0"/>
                  <w:divBdr>
                    <w:top w:val="none" w:sz="0" w:space="0" w:color="auto"/>
                    <w:left w:val="none" w:sz="0" w:space="0" w:color="auto"/>
                    <w:bottom w:val="none" w:sz="0" w:space="0" w:color="auto"/>
                    <w:right w:val="none" w:sz="0" w:space="0" w:color="auto"/>
                  </w:divBdr>
                </w:div>
                <w:div w:id="1253319814">
                  <w:marLeft w:val="0"/>
                  <w:marRight w:val="0"/>
                  <w:marTop w:val="0"/>
                  <w:marBottom w:val="0"/>
                  <w:divBdr>
                    <w:top w:val="none" w:sz="0" w:space="0" w:color="auto"/>
                    <w:left w:val="none" w:sz="0" w:space="0" w:color="auto"/>
                    <w:bottom w:val="none" w:sz="0" w:space="0" w:color="auto"/>
                    <w:right w:val="none" w:sz="0" w:space="0" w:color="auto"/>
                  </w:divBdr>
                </w:div>
                <w:div w:id="1269191837">
                  <w:marLeft w:val="0"/>
                  <w:marRight w:val="0"/>
                  <w:marTop w:val="0"/>
                  <w:marBottom w:val="0"/>
                  <w:divBdr>
                    <w:top w:val="none" w:sz="0" w:space="0" w:color="auto"/>
                    <w:left w:val="none" w:sz="0" w:space="0" w:color="auto"/>
                    <w:bottom w:val="none" w:sz="0" w:space="0" w:color="auto"/>
                    <w:right w:val="none" w:sz="0" w:space="0" w:color="auto"/>
                  </w:divBdr>
                </w:div>
                <w:div w:id="1329753586">
                  <w:marLeft w:val="0"/>
                  <w:marRight w:val="0"/>
                  <w:marTop w:val="0"/>
                  <w:marBottom w:val="0"/>
                  <w:divBdr>
                    <w:top w:val="none" w:sz="0" w:space="0" w:color="auto"/>
                    <w:left w:val="none" w:sz="0" w:space="0" w:color="auto"/>
                    <w:bottom w:val="none" w:sz="0" w:space="0" w:color="auto"/>
                    <w:right w:val="none" w:sz="0" w:space="0" w:color="auto"/>
                  </w:divBdr>
                </w:div>
                <w:div w:id="1397901953">
                  <w:marLeft w:val="0"/>
                  <w:marRight w:val="0"/>
                  <w:marTop w:val="0"/>
                  <w:marBottom w:val="0"/>
                  <w:divBdr>
                    <w:top w:val="none" w:sz="0" w:space="0" w:color="auto"/>
                    <w:left w:val="none" w:sz="0" w:space="0" w:color="auto"/>
                    <w:bottom w:val="none" w:sz="0" w:space="0" w:color="auto"/>
                    <w:right w:val="none" w:sz="0" w:space="0" w:color="auto"/>
                  </w:divBdr>
                </w:div>
                <w:div w:id="1416900386">
                  <w:marLeft w:val="0"/>
                  <w:marRight w:val="0"/>
                  <w:marTop w:val="0"/>
                  <w:marBottom w:val="0"/>
                  <w:divBdr>
                    <w:top w:val="none" w:sz="0" w:space="0" w:color="auto"/>
                    <w:left w:val="none" w:sz="0" w:space="0" w:color="auto"/>
                    <w:bottom w:val="none" w:sz="0" w:space="0" w:color="auto"/>
                    <w:right w:val="none" w:sz="0" w:space="0" w:color="auto"/>
                  </w:divBdr>
                </w:div>
                <w:div w:id="1417703417">
                  <w:marLeft w:val="0"/>
                  <w:marRight w:val="0"/>
                  <w:marTop w:val="0"/>
                  <w:marBottom w:val="0"/>
                  <w:divBdr>
                    <w:top w:val="none" w:sz="0" w:space="0" w:color="auto"/>
                    <w:left w:val="none" w:sz="0" w:space="0" w:color="auto"/>
                    <w:bottom w:val="none" w:sz="0" w:space="0" w:color="auto"/>
                    <w:right w:val="none" w:sz="0" w:space="0" w:color="auto"/>
                  </w:divBdr>
                </w:div>
                <w:div w:id="1423601827">
                  <w:marLeft w:val="0"/>
                  <w:marRight w:val="0"/>
                  <w:marTop w:val="0"/>
                  <w:marBottom w:val="0"/>
                  <w:divBdr>
                    <w:top w:val="none" w:sz="0" w:space="0" w:color="auto"/>
                    <w:left w:val="none" w:sz="0" w:space="0" w:color="auto"/>
                    <w:bottom w:val="none" w:sz="0" w:space="0" w:color="auto"/>
                    <w:right w:val="none" w:sz="0" w:space="0" w:color="auto"/>
                  </w:divBdr>
                </w:div>
                <w:div w:id="1424570795">
                  <w:marLeft w:val="0"/>
                  <w:marRight w:val="0"/>
                  <w:marTop w:val="0"/>
                  <w:marBottom w:val="0"/>
                  <w:divBdr>
                    <w:top w:val="none" w:sz="0" w:space="0" w:color="auto"/>
                    <w:left w:val="none" w:sz="0" w:space="0" w:color="auto"/>
                    <w:bottom w:val="none" w:sz="0" w:space="0" w:color="auto"/>
                    <w:right w:val="none" w:sz="0" w:space="0" w:color="auto"/>
                  </w:divBdr>
                </w:div>
                <w:div w:id="1431585632">
                  <w:marLeft w:val="0"/>
                  <w:marRight w:val="0"/>
                  <w:marTop w:val="0"/>
                  <w:marBottom w:val="0"/>
                  <w:divBdr>
                    <w:top w:val="none" w:sz="0" w:space="0" w:color="auto"/>
                    <w:left w:val="none" w:sz="0" w:space="0" w:color="auto"/>
                    <w:bottom w:val="none" w:sz="0" w:space="0" w:color="auto"/>
                    <w:right w:val="none" w:sz="0" w:space="0" w:color="auto"/>
                  </w:divBdr>
                </w:div>
                <w:div w:id="1443500211">
                  <w:marLeft w:val="0"/>
                  <w:marRight w:val="0"/>
                  <w:marTop w:val="0"/>
                  <w:marBottom w:val="0"/>
                  <w:divBdr>
                    <w:top w:val="none" w:sz="0" w:space="0" w:color="auto"/>
                    <w:left w:val="none" w:sz="0" w:space="0" w:color="auto"/>
                    <w:bottom w:val="none" w:sz="0" w:space="0" w:color="auto"/>
                    <w:right w:val="none" w:sz="0" w:space="0" w:color="auto"/>
                  </w:divBdr>
                </w:div>
                <w:div w:id="1452240486">
                  <w:marLeft w:val="0"/>
                  <w:marRight w:val="0"/>
                  <w:marTop w:val="0"/>
                  <w:marBottom w:val="0"/>
                  <w:divBdr>
                    <w:top w:val="none" w:sz="0" w:space="0" w:color="auto"/>
                    <w:left w:val="none" w:sz="0" w:space="0" w:color="auto"/>
                    <w:bottom w:val="none" w:sz="0" w:space="0" w:color="auto"/>
                    <w:right w:val="none" w:sz="0" w:space="0" w:color="auto"/>
                  </w:divBdr>
                </w:div>
                <w:div w:id="1499151455">
                  <w:marLeft w:val="0"/>
                  <w:marRight w:val="0"/>
                  <w:marTop w:val="0"/>
                  <w:marBottom w:val="0"/>
                  <w:divBdr>
                    <w:top w:val="none" w:sz="0" w:space="0" w:color="auto"/>
                    <w:left w:val="none" w:sz="0" w:space="0" w:color="auto"/>
                    <w:bottom w:val="none" w:sz="0" w:space="0" w:color="auto"/>
                    <w:right w:val="none" w:sz="0" w:space="0" w:color="auto"/>
                  </w:divBdr>
                </w:div>
                <w:div w:id="1516771029">
                  <w:marLeft w:val="0"/>
                  <w:marRight w:val="0"/>
                  <w:marTop w:val="0"/>
                  <w:marBottom w:val="0"/>
                  <w:divBdr>
                    <w:top w:val="none" w:sz="0" w:space="0" w:color="auto"/>
                    <w:left w:val="none" w:sz="0" w:space="0" w:color="auto"/>
                    <w:bottom w:val="none" w:sz="0" w:space="0" w:color="auto"/>
                    <w:right w:val="none" w:sz="0" w:space="0" w:color="auto"/>
                  </w:divBdr>
                </w:div>
                <w:div w:id="1574315697">
                  <w:marLeft w:val="0"/>
                  <w:marRight w:val="0"/>
                  <w:marTop w:val="0"/>
                  <w:marBottom w:val="0"/>
                  <w:divBdr>
                    <w:top w:val="none" w:sz="0" w:space="0" w:color="auto"/>
                    <w:left w:val="none" w:sz="0" w:space="0" w:color="auto"/>
                    <w:bottom w:val="none" w:sz="0" w:space="0" w:color="auto"/>
                    <w:right w:val="none" w:sz="0" w:space="0" w:color="auto"/>
                  </w:divBdr>
                </w:div>
                <w:div w:id="1588878574">
                  <w:marLeft w:val="0"/>
                  <w:marRight w:val="0"/>
                  <w:marTop w:val="0"/>
                  <w:marBottom w:val="0"/>
                  <w:divBdr>
                    <w:top w:val="none" w:sz="0" w:space="0" w:color="auto"/>
                    <w:left w:val="none" w:sz="0" w:space="0" w:color="auto"/>
                    <w:bottom w:val="none" w:sz="0" w:space="0" w:color="auto"/>
                    <w:right w:val="none" w:sz="0" w:space="0" w:color="auto"/>
                  </w:divBdr>
                </w:div>
                <w:div w:id="1609508595">
                  <w:marLeft w:val="0"/>
                  <w:marRight w:val="0"/>
                  <w:marTop w:val="0"/>
                  <w:marBottom w:val="0"/>
                  <w:divBdr>
                    <w:top w:val="none" w:sz="0" w:space="0" w:color="auto"/>
                    <w:left w:val="none" w:sz="0" w:space="0" w:color="auto"/>
                    <w:bottom w:val="none" w:sz="0" w:space="0" w:color="auto"/>
                    <w:right w:val="none" w:sz="0" w:space="0" w:color="auto"/>
                  </w:divBdr>
                </w:div>
                <w:div w:id="1779178804">
                  <w:marLeft w:val="0"/>
                  <w:marRight w:val="0"/>
                  <w:marTop w:val="0"/>
                  <w:marBottom w:val="0"/>
                  <w:divBdr>
                    <w:top w:val="none" w:sz="0" w:space="0" w:color="auto"/>
                    <w:left w:val="none" w:sz="0" w:space="0" w:color="auto"/>
                    <w:bottom w:val="none" w:sz="0" w:space="0" w:color="auto"/>
                    <w:right w:val="none" w:sz="0" w:space="0" w:color="auto"/>
                  </w:divBdr>
                </w:div>
                <w:div w:id="1912277106">
                  <w:marLeft w:val="0"/>
                  <w:marRight w:val="0"/>
                  <w:marTop w:val="0"/>
                  <w:marBottom w:val="0"/>
                  <w:divBdr>
                    <w:top w:val="none" w:sz="0" w:space="0" w:color="auto"/>
                    <w:left w:val="none" w:sz="0" w:space="0" w:color="auto"/>
                    <w:bottom w:val="none" w:sz="0" w:space="0" w:color="auto"/>
                    <w:right w:val="none" w:sz="0" w:space="0" w:color="auto"/>
                  </w:divBdr>
                </w:div>
                <w:div w:id="1920093788">
                  <w:marLeft w:val="0"/>
                  <w:marRight w:val="0"/>
                  <w:marTop w:val="0"/>
                  <w:marBottom w:val="0"/>
                  <w:divBdr>
                    <w:top w:val="none" w:sz="0" w:space="0" w:color="auto"/>
                    <w:left w:val="none" w:sz="0" w:space="0" w:color="auto"/>
                    <w:bottom w:val="none" w:sz="0" w:space="0" w:color="auto"/>
                    <w:right w:val="none" w:sz="0" w:space="0" w:color="auto"/>
                  </w:divBdr>
                </w:div>
                <w:div w:id="1957371227">
                  <w:marLeft w:val="0"/>
                  <w:marRight w:val="0"/>
                  <w:marTop w:val="0"/>
                  <w:marBottom w:val="0"/>
                  <w:divBdr>
                    <w:top w:val="none" w:sz="0" w:space="0" w:color="auto"/>
                    <w:left w:val="none" w:sz="0" w:space="0" w:color="auto"/>
                    <w:bottom w:val="none" w:sz="0" w:space="0" w:color="auto"/>
                    <w:right w:val="none" w:sz="0" w:space="0" w:color="auto"/>
                  </w:divBdr>
                </w:div>
                <w:div w:id="1980064109">
                  <w:marLeft w:val="0"/>
                  <w:marRight w:val="0"/>
                  <w:marTop w:val="0"/>
                  <w:marBottom w:val="0"/>
                  <w:divBdr>
                    <w:top w:val="none" w:sz="0" w:space="0" w:color="auto"/>
                    <w:left w:val="none" w:sz="0" w:space="0" w:color="auto"/>
                    <w:bottom w:val="none" w:sz="0" w:space="0" w:color="auto"/>
                    <w:right w:val="none" w:sz="0" w:space="0" w:color="auto"/>
                  </w:divBdr>
                </w:div>
                <w:div w:id="2010054803">
                  <w:marLeft w:val="0"/>
                  <w:marRight w:val="0"/>
                  <w:marTop w:val="0"/>
                  <w:marBottom w:val="0"/>
                  <w:divBdr>
                    <w:top w:val="none" w:sz="0" w:space="0" w:color="auto"/>
                    <w:left w:val="none" w:sz="0" w:space="0" w:color="auto"/>
                    <w:bottom w:val="none" w:sz="0" w:space="0" w:color="auto"/>
                    <w:right w:val="none" w:sz="0" w:space="0" w:color="auto"/>
                  </w:divBdr>
                </w:div>
                <w:div w:id="2019119894">
                  <w:marLeft w:val="0"/>
                  <w:marRight w:val="0"/>
                  <w:marTop w:val="0"/>
                  <w:marBottom w:val="0"/>
                  <w:divBdr>
                    <w:top w:val="none" w:sz="0" w:space="0" w:color="auto"/>
                    <w:left w:val="none" w:sz="0" w:space="0" w:color="auto"/>
                    <w:bottom w:val="none" w:sz="0" w:space="0" w:color="auto"/>
                    <w:right w:val="none" w:sz="0" w:space="0" w:color="auto"/>
                  </w:divBdr>
                </w:div>
                <w:div w:id="2020429475">
                  <w:marLeft w:val="0"/>
                  <w:marRight w:val="0"/>
                  <w:marTop w:val="0"/>
                  <w:marBottom w:val="0"/>
                  <w:divBdr>
                    <w:top w:val="none" w:sz="0" w:space="0" w:color="auto"/>
                    <w:left w:val="none" w:sz="0" w:space="0" w:color="auto"/>
                    <w:bottom w:val="none" w:sz="0" w:space="0" w:color="auto"/>
                    <w:right w:val="none" w:sz="0" w:space="0" w:color="auto"/>
                  </w:divBdr>
                </w:div>
                <w:div w:id="2026859116">
                  <w:marLeft w:val="0"/>
                  <w:marRight w:val="0"/>
                  <w:marTop w:val="0"/>
                  <w:marBottom w:val="0"/>
                  <w:divBdr>
                    <w:top w:val="none" w:sz="0" w:space="0" w:color="auto"/>
                    <w:left w:val="none" w:sz="0" w:space="0" w:color="auto"/>
                    <w:bottom w:val="none" w:sz="0" w:space="0" w:color="auto"/>
                    <w:right w:val="none" w:sz="0" w:space="0" w:color="auto"/>
                  </w:divBdr>
                </w:div>
                <w:div w:id="2049797770">
                  <w:marLeft w:val="0"/>
                  <w:marRight w:val="0"/>
                  <w:marTop w:val="0"/>
                  <w:marBottom w:val="0"/>
                  <w:divBdr>
                    <w:top w:val="none" w:sz="0" w:space="0" w:color="auto"/>
                    <w:left w:val="none" w:sz="0" w:space="0" w:color="auto"/>
                    <w:bottom w:val="none" w:sz="0" w:space="0" w:color="auto"/>
                    <w:right w:val="none" w:sz="0" w:space="0" w:color="auto"/>
                  </w:divBdr>
                </w:div>
                <w:div w:id="2090081020">
                  <w:marLeft w:val="0"/>
                  <w:marRight w:val="0"/>
                  <w:marTop w:val="0"/>
                  <w:marBottom w:val="0"/>
                  <w:divBdr>
                    <w:top w:val="none" w:sz="0" w:space="0" w:color="auto"/>
                    <w:left w:val="none" w:sz="0" w:space="0" w:color="auto"/>
                    <w:bottom w:val="none" w:sz="0" w:space="0" w:color="auto"/>
                    <w:right w:val="none" w:sz="0" w:space="0" w:color="auto"/>
                  </w:divBdr>
                </w:div>
                <w:div w:id="2125149087">
                  <w:marLeft w:val="0"/>
                  <w:marRight w:val="0"/>
                  <w:marTop w:val="0"/>
                  <w:marBottom w:val="0"/>
                  <w:divBdr>
                    <w:top w:val="none" w:sz="0" w:space="0" w:color="auto"/>
                    <w:left w:val="none" w:sz="0" w:space="0" w:color="auto"/>
                    <w:bottom w:val="none" w:sz="0" w:space="0" w:color="auto"/>
                    <w:right w:val="none" w:sz="0" w:space="0" w:color="auto"/>
                  </w:divBdr>
                </w:div>
                <w:div w:id="2145387218">
                  <w:marLeft w:val="0"/>
                  <w:marRight w:val="0"/>
                  <w:marTop w:val="0"/>
                  <w:marBottom w:val="0"/>
                  <w:divBdr>
                    <w:top w:val="none" w:sz="0" w:space="0" w:color="auto"/>
                    <w:left w:val="none" w:sz="0" w:space="0" w:color="auto"/>
                    <w:bottom w:val="none" w:sz="0" w:space="0" w:color="auto"/>
                    <w:right w:val="none" w:sz="0" w:space="0" w:color="auto"/>
                  </w:divBdr>
                </w:div>
              </w:divsChild>
            </w:div>
            <w:div w:id="1340431165">
              <w:marLeft w:val="0"/>
              <w:marRight w:val="0"/>
              <w:marTop w:val="0"/>
              <w:marBottom w:val="0"/>
              <w:divBdr>
                <w:top w:val="none" w:sz="0" w:space="0" w:color="auto"/>
                <w:left w:val="none" w:sz="0" w:space="0" w:color="auto"/>
                <w:bottom w:val="none" w:sz="0" w:space="0" w:color="auto"/>
                <w:right w:val="none" w:sz="0" w:space="0" w:color="auto"/>
              </w:divBdr>
            </w:div>
            <w:div w:id="1342048473">
              <w:marLeft w:val="0"/>
              <w:marRight w:val="0"/>
              <w:marTop w:val="0"/>
              <w:marBottom w:val="0"/>
              <w:divBdr>
                <w:top w:val="none" w:sz="0" w:space="0" w:color="auto"/>
                <w:left w:val="none" w:sz="0" w:space="0" w:color="auto"/>
                <w:bottom w:val="none" w:sz="0" w:space="0" w:color="auto"/>
                <w:right w:val="none" w:sz="0" w:space="0" w:color="auto"/>
              </w:divBdr>
            </w:div>
            <w:div w:id="1342658801">
              <w:marLeft w:val="0"/>
              <w:marRight w:val="0"/>
              <w:marTop w:val="0"/>
              <w:marBottom w:val="0"/>
              <w:divBdr>
                <w:top w:val="none" w:sz="0" w:space="0" w:color="auto"/>
                <w:left w:val="none" w:sz="0" w:space="0" w:color="auto"/>
                <w:bottom w:val="none" w:sz="0" w:space="0" w:color="auto"/>
                <w:right w:val="none" w:sz="0" w:space="0" w:color="auto"/>
              </w:divBdr>
            </w:div>
            <w:div w:id="1342704101">
              <w:marLeft w:val="0"/>
              <w:marRight w:val="0"/>
              <w:marTop w:val="0"/>
              <w:marBottom w:val="0"/>
              <w:divBdr>
                <w:top w:val="none" w:sz="0" w:space="0" w:color="auto"/>
                <w:left w:val="none" w:sz="0" w:space="0" w:color="auto"/>
                <w:bottom w:val="none" w:sz="0" w:space="0" w:color="auto"/>
                <w:right w:val="none" w:sz="0" w:space="0" w:color="auto"/>
              </w:divBdr>
            </w:div>
            <w:div w:id="1343165666">
              <w:marLeft w:val="0"/>
              <w:marRight w:val="0"/>
              <w:marTop w:val="0"/>
              <w:marBottom w:val="0"/>
              <w:divBdr>
                <w:top w:val="none" w:sz="0" w:space="0" w:color="auto"/>
                <w:left w:val="none" w:sz="0" w:space="0" w:color="auto"/>
                <w:bottom w:val="none" w:sz="0" w:space="0" w:color="auto"/>
                <w:right w:val="none" w:sz="0" w:space="0" w:color="auto"/>
              </w:divBdr>
            </w:div>
            <w:div w:id="1343167093">
              <w:marLeft w:val="0"/>
              <w:marRight w:val="0"/>
              <w:marTop w:val="0"/>
              <w:marBottom w:val="0"/>
              <w:divBdr>
                <w:top w:val="none" w:sz="0" w:space="0" w:color="auto"/>
                <w:left w:val="none" w:sz="0" w:space="0" w:color="auto"/>
                <w:bottom w:val="none" w:sz="0" w:space="0" w:color="auto"/>
                <w:right w:val="none" w:sz="0" w:space="0" w:color="auto"/>
              </w:divBdr>
            </w:div>
            <w:div w:id="1343825086">
              <w:marLeft w:val="0"/>
              <w:marRight w:val="0"/>
              <w:marTop w:val="0"/>
              <w:marBottom w:val="0"/>
              <w:divBdr>
                <w:top w:val="none" w:sz="0" w:space="0" w:color="auto"/>
                <w:left w:val="none" w:sz="0" w:space="0" w:color="auto"/>
                <w:bottom w:val="none" w:sz="0" w:space="0" w:color="auto"/>
                <w:right w:val="none" w:sz="0" w:space="0" w:color="auto"/>
              </w:divBdr>
            </w:div>
            <w:div w:id="1344699166">
              <w:marLeft w:val="0"/>
              <w:marRight w:val="0"/>
              <w:marTop w:val="0"/>
              <w:marBottom w:val="0"/>
              <w:divBdr>
                <w:top w:val="none" w:sz="0" w:space="0" w:color="auto"/>
                <w:left w:val="none" w:sz="0" w:space="0" w:color="auto"/>
                <w:bottom w:val="none" w:sz="0" w:space="0" w:color="auto"/>
                <w:right w:val="none" w:sz="0" w:space="0" w:color="auto"/>
              </w:divBdr>
            </w:div>
            <w:div w:id="1345668542">
              <w:marLeft w:val="0"/>
              <w:marRight w:val="0"/>
              <w:marTop w:val="0"/>
              <w:marBottom w:val="0"/>
              <w:divBdr>
                <w:top w:val="none" w:sz="0" w:space="0" w:color="auto"/>
                <w:left w:val="none" w:sz="0" w:space="0" w:color="auto"/>
                <w:bottom w:val="none" w:sz="0" w:space="0" w:color="auto"/>
                <w:right w:val="none" w:sz="0" w:space="0" w:color="auto"/>
              </w:divBdr>
            </w:div>
            <w:div w:id="1345935832">
              <w:marLeft w:val="0"/>
              <w:marRight w:val="0"/>
              <w:marTop w:val="0"/>
              <w:marBottom w:val="0"/>
              <w:divBdr>
                <w:top w:val="none" w:sz="0" w:space="0" w:color="auto"/>
                <w:left w:val="none" w:sz="0" w:space="0" w:color="auto"/>
                <w:bottom w:val="none" w:sz="0" w:space="0" w:color="auto"/>
                <w:right w:val="none" w:sz="0" w:space="0" w:color="auto"/>
              </w:divBdr>
            </w:div>
            <w:div w:id="1348748976">
              <w:marLeft w:val="0"/>
              <w:marRight w:val="0"/>
              <w:marTop w:val="0"/>
              <w:marBottom w:val="0"/>
              <w:divBdr>
                <w:top w:val="none" w:sz="0" w:space="0" w:color="auto"/>
                <w:left w:val="none" w:sz="0" w:space="0" w:color="auto"/>
                <w:bottom w:val="none" w:sz="0" w:space="0" w:color="auto"/>
                <w:right w:val="none" w:sz="0" w:space="0" w:color="auto"/>
              </w:divBdr>
            </w:div>
            <w:div w:id="1349789706">
              <w:marLeft w:val="0"/>
              <w:marRight w:val="0"/>
              <w:marTop w:val="0"/>
              <w:marBottom w:val="0"/>
              <w:divBdr>
                <w:top w:val="none" w:sz="0" w:space="0" w:color="auto"/>
                <w:left w:val="none" w:sz="0" w:space="0" w:color="auto"/>
                <w:bottom w:val="none" w:sz="0" w:space="0" w:color="auto"/>
                <w:right w:val="none" w:sz="0" w:space="0" w:color="auto"/>
              </w:divBdr>
            </w:div>
            <w:div w:id="1349792028">
              <w:marLeft w:val="0"/>
              <w:marRight w:val="0"/>
              <w:marTop w:val="0"/>
              <w:marBottom w:val="0"/>
              <w:divBdr>
                <w:top w:val="none" w:sz="0" w:space="0" w:color="auto"/>
                <w:left w:val="none" w:sz="0" w:space="0" w:color="auto"/>
                <w:bottom w:val="none" w:sz="0" w:space="0" w:color="auto"/>
                <w:right w:val="none" w:sz="0" w:space="0" w:color="auto"/>
              </w:divBdr>
            </w:div>
            <w:div w:id="1353997916">
              <w:marLeft w:val="0"/>
              <w:marRight w:val="0"/>
              <w:marTop w:val="0"/>
              <w:marBottom w:val="0"/>
              <w:divBdr>
                <w:top w:val="none" w:sz="0" w:space="0" w:color="auto"/>
                <w:left w:val="none" w:sz="0" w:space="0" w:color="auto"/>
                <w:bottom w:val="none" w:sz="0" w:space="0" w:color="auto"/>
                <w:right w:val="none" w:sz="0" w:space="0" w:color="auto"/>
              </w:divBdr>
            </w:div>
            <w:div w:id="1354723899">
              <w:marLeft w:val="0"/>
              <w:marRight w:val="0"/>
              <w:marTop w:val="0"/>
              <w:marBottom w:val="0"/>
              <w:divBdr>
                <w:top w:val="none" w:sz="0" w:space="0" w:color="auto"/>
                <w:left w:val="none" w:sz="0" w:space="0" w:color="auto"/>
                <w:bottom w:val="none" w:sz="0" w:space="0" w:color="auto"/>
                <w:right w:val="none" w:sz="0" w:space="0" w:color="auto"/>
              </w:divBdr>
            </w:div>
            <w:div w:id="1354960035">
              <w:marLeft w:val="0"/>
              <w:marRight w:val="0"/>
              <w:marTop w:val="0"/>
              <w:marBottom w:val="0"/>
              <w:divBdr>
                <w:top w:val="none" w:sz="0" w:space="0" w:color="auto"/>
                <w:left w:val="none" w:sz="0" w:space="0" w:color="auto"/>
                <w:bottom w:val="none" w:sz="0" w:space="0" w:color="auto"/>
                <w:right w:val="none" w:sz="0" w:space="0" w:color="auto"/>
              </w:divBdr>
            </w:div>
            <w:div w:id="1356465051">
              <w:marLeft w:val="0"/>
              <w:marRight w:val="0"/>
              <w:marTop w:val="0"/>
              <w:marBottom w:val="0"/>
              <w:divBdr>
                <w:top w:val="none" w:sz="0" w:space="0" w:color="auto"/>
                <w:left w:val="none" w:sz="0" w:space="0" w:color="auto"/>
                <w:bottom w:val="none" w:sz="0" w:space="0" w:color="auto"/>
                <w:right w:val="none" w:sz="0" w:space="0" w:color="auto"/>
              </w:divBdr>
            </w:div>
            <w:div w:id="1356729700">
              <w:marLeft w:val="0"/>
              <w:marRight w:val="0"/>
              <w:marTop w:val="0"/>
              <w:marBottom w:val="0"/>
              <w:divBdr>
                <w:top w:val="none" w:sz="0" w:space="0" w:color="auto"/>
                <w:left w:val="none" w:sz="0" w:space="0" w:color="auto"/>
                <w:bottom w:val="none" w:sz="0" w:space="0" w:color="auto"/>
                <w:right w:val="none" w:sz="0" w:space="0" w:color="auto"/>
              </w:divBdr>
            </w:div>
            <w:div w:id="1356880843">
              <w:marLeft w:val="0"/>
              <w:marRight w:val="0"/>
              <w:marTop w:val="0"/>
              <w:marBottom w:val="0"/>
              <w:divBdr>
                <w:top w:val="none" w:sz="0" w:space="0" w:color="auto"/>
                <w:left w:val="none" w:sz="0" w:space="0" w:color="auto"/>
                <w:bottom w:val="none" w:sz="0" w:space="0" w:color="auto"/>
                <w:right w:val="none" w:sz="0" w:space="0" w:color="auto"/>
              </w:divBdr>
            </w:div>
            <w:div w:id="1359509286">
              <w:marLeft w:val="0"/>
              <w:marRight w:val="0"/>
              <w:marTop w:val="0"/>
              <w:marBottom w:val="0"/>
              <w:divBdr>
                <w:top w:val="none" w:sz="0" w:space="0" w:color="auto"/>
                <w:left w:val="none" w:sz="0" w:space="0" w:color="auto"/>
                <w:bottom w:val="none" w:sz="0" w:space="0" w:color="auto"/>
                <w:right w:val="none" w:sz="0" w:space="0" w:color="auto"/>
              </w:divBdr>
            </w:div>
            <w:div w:id="1359621011">
              <w:marLeft w:val="0"/>
              <w:marRight w:val="0"/>
              <w:marTop w:val="0"/>
              <w:marBottom w:val="0"/>
              <w:divBdr>
                <w:top w:val="none" w:sz="0" w:space="0" w:color="auto"/>
                <w:left w:val="none" w:sz="0" w:space="0" w:color="auto"/>
                <w:bottom w:val="none" w:sz="0" w:space="0" w:color="auto"/>
                <w:right w:val="none" w:sz="0" w:space="0" w:color="auto"/>
              </w:divBdr>
            </w:div>
            <w:div w:id="1360426313">
              <w:marLeft w:val="0"/>
              <w:marRight w:val="0"/>
              <w:marTop w:val="0"/>
              <w:marBottom w:val="0"/>
              <w:divBdr>
                <w:top w:val="none" w:sz="0" w:space="0" w:color="auto"/>
                <w:left w:val="none" w:sz="0" w:space="0" w:color="auto"/>
                <w:bottom w:val="none" w:sz="0" w:space="0" w:color="auto"/>
                <w:right w:val="none" w:sz="0" w:space="0" w:color="auto"/>
              </w:divBdr>
            </w:div>
            <w:div w:id="1363286073">
              <w:marLeft w:val="0"/>
              <w:marRight w:val="0"/>
              <w:marTop w:val="0"/>
              <w:marBottom w:val="0"/>
              <w:divBdr>
                <w:top w:val="none" w:sz="0" w:space="0" w:color="auto"/>
                <w:left w:val="none" w:sz="0" w:space="0" w:color="auto"/>
                <w:bottom w:val="none" w:sz="0" w:space="0" w:color="auto"/>
                <w:right w:val="none" w:sz="0" w:space="0" w:color="auto"/>
              </w:divBdr>
            </w:div>
            <w:div w:id="1363942478">
              <w:marLeft w:val="0"/>
              <w:marRight w:val="0"/>
              <w:marTop w:val="0"/>
              <w:marBottom w:val="0"/>
              <w:divBdr>
                <w:top w:val="none" w:sz="0" w:space="0" w:color="auto"/>
                <w:left w:val="none" w:sz="0" w:space="0" w:color="auto"/>
                <w:bottom w:val="none" w:sz="0" w:space="0" w:color="auto"/>
                <w:right w:val="none" w:sz="0" w:space="0" w:color="auto"/>
              </w:divBdr>
            </w:div>
            <w:div w:id="1365328963">
              <w:marLeft w:val="0"/>
              <w:marRight w:val="0"/>
              <w:marTop w:val="0"/>
              <w:marBottom w:val="0"/>
              <w:divBdr>
                <w:top w:val="none" w:sz="0" w:space="0" w:color="auto"/>
                <w:left w:val="none" w:sz="0" w:space="0" w:color="auto"/>
                <w:bottom w:val="none" w:sz="0" w:space="0" w:color="auto"/>
                <w:right w:val="none" w:sz="0" w:space="0" w:color="auto"/>
              </w:divBdr>
            </w:div>
            <w:div w:id="1366952763">
              <w:marLeft w:val="0"/>
              <w:marRight w:val="0"/>
              <w:marTop w:val="0"/>
              <w:marBottom w:val="0"/>
              <w:divBdr>
                <w:top w:val="none" w:sz="0" w:space="0" w:color="auto"/>
                <w:left w:val="none" w:sz="0" w:space="0" w:color="auto"/>
                <w:bottom w:val="none" w:sz="0" w:space="0" w:color="auto"/>
                <w:right w:val="none" w:sz="0" w:space="0" w:color="auto"/>
              </w:divBdr>
            </w:div>
            <w:div w:id="1368867917">
              <w:marLeft w:val="0"/>
              <w:marRight w:val="0"/>
              <w:marTop w:val="360"/>
              <w:marBottom w:val="0"/>
              <w:divBdr>
                <w:top w:val="single" w:sz="6" w:space="0" w:color="auto"/>
                <w:left w:val="single" w:sz="6" w:space="0" w:color="auto"/>
                <w:bottom w:val="single" w:sz="6" w:space="0" w:color="auto"/>
                <w:right w:val="single" w:sz="6" w:space="0" w:color="auto"/>
              </w:divBdr>
            </w:div>
            <w:div w:id="1371222772">
              <w:marLeft w:val="0"/>
              <w:marRight w:val="0"/>
              <w:marTop w:val="0"/>
              <w:marBottom w:val="0"/>
              <w:divBdr>
                <w:top w:val="none" w:sz="0" w:space="0" w:color="auto"/>
                <w:left w:val="none" w:sz="0" w:space="0" w:color="auto"/>
                <w:bottom w:val="none" w:sz="0" w:space="0" w:color="auto"/>
                <w:right w:val="none" w:sz="0" w:space="0" w:color="auto"/>
              </w:divBdr>
            </w:div>
            <w:div w:id="1372339903">
              <w:marLeft w:val="0"/>
              <w:marRight w:val="0"/>
              <w:marTop w:val="0"/>
              <w:marBottom w:val="0"/>
              <w:divBdr>
                <w:top w:val="none" w:sz="0" w:space="0" w:color="auto"/>
                <w:left w:val="none" w:sz="0" w:space="0" w:color="auto"/>
                <w:bottom w:val="none" w:sz="0" w:space="0" w:color="auto"/>
                <w:right w:val="none" w:sz="0" w:space="0" w:color="auto"/>
              </w:divBdr>
            </w:div>
            <w:div w:id="1372874674">
              <w:marLeft w:val="0"/>
              <w:marRight w:val="0"/>
              <w:marTop w:val="0"/>
              <w:marBottom w:val="0"/>
              <w:divBdr>
                <w:top w:val="none" w:sz="0" w:space="0" w:color="auto"/>
                <w:left w:val="none" w:sz="0" w:space="0" w:color="auto"/>
                <w:bottom w:val="none" w:sz="0" w:space="0" w:color="auto"/>
                <w:right w:val="none" w:sz="0" w:space="0" w:color="auto"/>
              </w:divBdr>
            </w:div>
            <w:div w:id="1373652040">
              <w:marLeft w:val="0"/>
              <w:marRight w:val="0"/>
              <w:marTop w:val="0"/>
              <w:marBottom w:val="0"/>
              <w:divBdr>
                <w:top w:val="none" w:sz="0" w:space="0" w:color="auto"/>
                <w:left w:val="none" w:sz="0" w:space="0" w:color="auto"/>
                <w:bottom w:val="none" w:sz="0" w:space="0" w:color="auto"/>
                <w:right w:val="none" w:sz="0" w:space="0" w:color="auto"/>
              </w:divBdr>
            </w:div>
            <w:div w:id="1374692931">
              <w:marLeft w:val="0"/>
              <w:marRight w:val="0"/>
              <w:marTop w:val="0"/>
              <w:marBottom w:val="0"/>
              <w:divBdr>
                <w:top w:val="none" w:sz="0" w:space="0" w:color="auto"/>
                <w:left w:val="none" w:sz="0" w:space="0" w:color="auto"/>
                <w:bottom w:val="none" w:sz="0" w:space="0" w:color="auto"/>
                <w:right w:val="none" w:sz="0" w:space="0" w:color="auto"/>
              </w:divBdr>
            </w:div>
            <w:div w:id="1376735267">
              <w:marLeft w:val="0"/>
              <w:marRight w:val="0"/>
              <w:marTop w:val="0"/>
              <w:marBottom w:val="0"/>
              <w:divBdr>
                <w:top w:val="none" w:sz="0" w:space="0" w:color="auto"/>
                <w:left w:val="none" w:sz="0" w:space="0" w:color="auto"/>
                <w:bottom w:val="none" w:sz="0" w:space="0" w:color="auto"/>
                <w:right w:val="none" w:sz="0" w:space="0" w:color="auto"/>
              </w:divBdr>
            </w:div>
            <w:div w:id="1379083624">
              <w:marLeft w:val="0"/>
              <w:marRight w:val="0"/>
              <w:marTop w:val="0"/>
              <w:marBottom w:val="0"/>
              <w:divBdr>
                <w:top w:val="none" w:sz="0" w:space="0" w:color="auto"/>
                <w:left w:val="none" w:sz="0" w:space="0" w:color="auto"/>
                <w:bottom w:val="none" w:sz="0" w:space="0" w:color="auto"/>
                <w:right w:val="none" w:sz="0" w:space="0" w:color="auto"/>
              </w:divBdr>
            </w:div>
            <w:div w:id="1381587275">
              <w:marLeft w:val="0"/>
              <w:marRight w:val="0"/>
              <w:marTop w:val="0"/>
              <w:marBottom w:val="0"/>
              <w:divBdr>
                <w:top w:val="none" w:sz="0" w:space="0" w:color="auto"/>
                <w:left w:val="none" w:sz="0" w:space="0" w:color="auto"/>
                <w:bottom w:val="none" w:sz="0" w:space="0" w:color="auto"/>
                <w:right w:val="none" w:sz="0" w:space="0" w:color="auto"/>
              </w:divBdr>
            </w:div>
            <w:div w:id="1382241682">
              <w:marLeft w:val="0"/>
              <w:marRight w:val="0"/>
              <w:marTop w:val="0"/>
              <w:marBottom w:val="0"/>
              <w:divBdr>
                <w:top w:val="none" w:sz="0" w:space="0" w:color="auto"/>
                <w:left w:val="none" w:sz="0" w:space="0" w:color="auto"/>
                <w:bottom w:val="none" w:sz="0" w:space="0" w:color="auto"/>
                <w:right w:val="none" w:sz="0" w:space="0" w:color="auto"/>
              </w:divBdr>
            </w:div>
            <w:div w:id="1385716116">
              <w:marLeft w:val="0"/>
              <w:marRight w:val="0"/>
              <w:marTop w:val="0"/>
              <w:marBottom w:val="0"/>
              <w:divBdr>
                <w:top w:val="none" w:sz="0" w:space="0" w:color="auto"/>
                <w:left w:val="none" w:sz="0" w:space="0" w:color="auto"/>
                <w:bottom w:val="none" w:sz="0" w:space="0" w:color="auto"/>
                <w:right w:val="none" w:sz="0" w:space="0" w:color="auto"/>
              </w:divBdr>
            </w:div>
            <w:div w:id="1388525514">
              <w:marLeft w:val="0"/>
              <w:marRight w:val="0"/>
              <w:marTop w:val="0"/>
              <w:marBottom w:val="0"/>
              <w:divBdr>
                <w:top w:val="none" w:sz="0" w:space="0" w:color="auto"/>
                <w:left w:val="none" w:sz="0" w:space="0" w:color="auto"/>
                <w:bottom w:val="none" w:sz="0" w:space="0" w:color="auto"/>
                <w:right w:val="none" w:sz="0" w:space="0" w:color="auto"/>
              </w:divBdr>
            </w:div>
            <w:div w:id="1388528514">
              <w:marLeft w:val="0"/>
              <w:marRight w:val="0"/>
              <w:marTop w:val="0"/>
              <w:marBottom w:val="0"/>
              <w:divBdr>
                <w:top w:val="none" w:sz="0" w:space="0" w:color="auto"/>
                <w:left w:val="none" w:sz="0" w:space="0" w:color="auto"/>
                <w:bottom w:val="none" w:sz="0" w:space="0" w:color="auto"/>
                <w:right w:val="none" w:sz="0" w:space="0" w:color="auto"/>
              </w:divBdr>
            </w:div>
            <w:div w:id="1389035955">
              <w:marLeft w:val="0"/>
              <w:marRight w:val="0"/>
              <w:marTop w:val="0"/>
              <w:marBottom w:val="0"/>
              <w:divBdr>
                <w:top w:val="none" w:sz="0" w:space="0" w:color="auto"/>
                <w:left w:val="none" w:sz="0" w:space="0" w:color="auto"/>
                <w:bottom w:val="none" w:sz="0" w:space="0" w:color="auto"/>
                <w:right w:val="none" w:sz="0" w:space="0" w:color="auto"/>
              </w:divBdr>
            </w:div>
            <w:div w:id="1389305766">
              <w:marLeft w:val="0"/>
              <w:marRight w:val="0"/>
              <w:marTop w:val="0"/>
              <w:marBottom w:val="0"/>
              <w:divBdr>
                <w:top w:val="none" w:sz="0" w:space="0" w:color="auto"/>
                <w:left w:val="none" w:sz="0" w:space="0" w:color="auto"/>
                <w:bottom w:val="none" w:sz="0" w:space="0" w:color="auto"/>
                <w:right w:val="none" w:sz="0" w:space="0" w:color="auto"/>
              </w:divBdr>
            </w:div>
            <w:div w:id="1389769602">
              <w:marLeft w:val="0"/>
              <w:marRight w:val="0"/>
              <w:marTop w:val="0"/>
              <w:marBottom w:val="0"/>
              <w:divBdr>
                <w:top w:val="none" w:sz="0" w:space="0" w:color="auto"/>
                <w:left w:val="none" w:sz="0" w:space="0" w:color="auto"/>
                <w:bottom w:val="none" w:sz="0" w:space="0" w:color="auto"/>
                <w:right w:val="none" w:sz="0" w:space="0" w:color="auto"/>
              </w:divBdr>
            </w:div>
            <w:div w:id="1390180033">
              <w:marLeft w:val="0"/>
              <w:marRight w:val="0"/>
              <w:marTop w:val="0"/>
              <w:marBottom w:val="0"/>
              <w:divBdr>
                <w:top w:val="none" w:sz="0" w:space="0" w:color="auto"/>
                <w:left w:val="none" w:sz="0" w:space="0" w:color="auto"/>
                <w:bottom w:val="none" w:sz="0" w:space="0" w:color="auto"/>
                <w:right w:val="none" w:sz="0" w:space="0" w:color="auto"/>
              </w:divBdr>
            </w:div>
            <w:div w:id="1393506281">
              <w:marLeft w:val="0"/>
              <w:marRight w:val="0"/>
              <w:marTop w:val="0"/>
              <w:marBottom w:val="0"/>
              <w:divBdr>
                <w:top w:val="none" w:sz="0" w:space="0" w:color="auto"/>
                <w:left w:val="none" w:sz="0" w:space="0" w:color="auto"/>
                <w:bottom w:val="none" w:sz="0" w:space="0" w:color="auto"/>
                <w:right w:val="none" w:sz="0" w:space="0" w:color="auto"/>
              </w:divBdr>
            </w:div>
            <w:div w:id="1398673456">
              <w:marLeft w:val="0"/>
              <w:marRight w:val="0"/>
              <w:marTop w:val="0"/>
              <w:marBottom w:val="0"/>
              <w:divBdr>
                <w:top w:val="none" w:sz="0" w:space="0" w:color="auto"/>
                <w:left w:val="none" w:sz="0" w:space="0" w:color="auto"/>
                <w:bottom w:val="none" w:sz="0" w:space="0" w:color="auto"/>
                <w:right w:val="none" w:sz="0" w:space="0" w:color="auto"/>
              </w:divBdr>
            </w:div>
            <w:div w:id="1400589690">
              <w:marLeft w:val="0"/>
              <w:marRight w:val="0"/>
              <w:marTop w:val="0"/>
              <w:marBottom w:val="0"/>
              <w:divBdr>
                <w:top w:val="none" w:sz="0" w:space="0" w:color="auto"/>
                <w:left w:val="none" w:sz="0" w:space="0" w:color="auto"/>
                <w:bottom w:val="none" w:sz="0" w:space="0" w:color="auto"/>
                <w:right w:val="none" w:sz="0" w:space="0" w:color="auto"/>
              </w:divBdr>
            </w:div>
            <w:div w:id="1401901642">
              <w:marLeft w:val="0"/>
              <w:marRight w:val="0"/>
              <w:marTop w:val="0"/>
              <w:marBottom w:val="0"/>
              <w:divBdr>
                <w:top w:val="none" w:sz="0" w:space="0" w:color="auto"/>
                <w:left w:val="none" w:sz="0" w:space="0" w:color="auto"/>
                <w:bottom w:val="none" w:sz="0" w:space="0" w:color="auto"/>
                <w:right w:val="none" w:sz="0" w:space="0" w:color="auto"/>
              </w:divBdr>
            </w:div>
            <w:div w:id="1402411928">
              <w:marLeft w:val="0"/>
              <w:marRight w:val="0"/>
              <w:marTop w:val="0"/>
              <w:marBottom w:val="0"/>
              <w:divBdr>
                <w:top w:val="none" w:sz="0" w:space="0" w:color="auto"/>
                <w:left w:val="none" w:sz="0" w:space="0" w:color="auto"/>
                <w:bottom w:val="none" w:sz="0" w:space="0" w:color="auto"/>
                <w:right w:val="none" w:sz="0" w:space="0" w:color="auto"/>
              </w:divBdr>
            </w:div>
            <w:div w:id="1403060825">
              <w:marLeft w:val="0"/>
              <w:marRight w:val="0"/>
              <w:marTop w:val="0"/>
              <w:marBottom w:val="0"/>
              <w:divBdr>
                <w:top w:val="none" w:sz="0" w:space="0" w:color="auto"/>
                <w:left w:val="none" w:sz="0" w:space="0" w:color="auto"/>
                <w:bottom w:val="none" w:sz="0" w:space="0" w:color="auto"/>
                <w:right w:val="none" w:sz="0" w:space="0" w:color="auto"/>
              </w:divBdr>
            </w:div>
            <w:div w:id="1407796713">
              <w:marLeft w:val="0"/>
              <w:marRight w:val="0"/>
              <w:marTop w:val="0"/>
              <w:marBottom w:val="0"/>
              <w:divBdr>
                <w:top w:val="none" w:sz="0" w:space="0" w:color="auto"/>
                <w:left w:val="none" w:sz="0" w:space="0" w:color="auto"/>
                <w:bottom w:val="none" w:sz="0" w:space="0" w:color="auto"/>
                <w:right w:val="none" w:sz="0" w:space="0" w:color="auto"/>
              </w:divBdr>
            </w:div>
            <w:div w:id="1407916458">
              <w:marLeft w:val="0"/>
              <w:marRight w:val="0"/>
              <w:marTop w:val="0"/>
              <w:marBottom w:val="0"/>
              <w:divBdr>
                <w:top w:val="none" w:sz="0" w:space="0" w:color="auto"/>
                <w:left w:val="none" w:sz="0" w:space="0" w:color="auto"/>
                <w:bottom w:val="none" w:sz="0" w:space="0" w:color="auto"/>
                <w:right w:val="none" w:sz="0" w:space="0" w:color="auto"/>
              </w:divBdr>
            </w:div>
            <w:div w:id="1409033200">
              <w:marLeft w:val="0"/>
              <w:marRight w:val="0"/>
              <w:marTop w:val="0"/>
              <w:marBottom w:val="0"/>
              <w:divBdr>
                <w:top w:val="none" w:sz="0" w:space="0" w:color="auto"/>
                <w:left w:val="none" w:sz="0" w:space="0" w:color="auto"/>
                <w:bottom w:val="none" w:sz="0" w:space="0" w:color="auto"/>
                <w:right w:val="none" w:sz="0" w:space="0" w:color="auto"/>
              </w:divBdr>
            </w:div>
            <w:div w:id="1409814427">
              <w:marLeft w:val="0"/>
              <w:marRight w:val="0"/>
              <w:marTop w:val="0"/>
              <w:marBottom w:val="0"/>
              <w:divBdr>
                <w:top w:val="none" w:sz="0" w:space="0" w:color="auto"/>
                <w:left w:val="none" w:sz="0" w:space="0" w:color="auto"/>
                <w:bottom w:val="none" w:sz="0" w:space="0" w:color="auto"/>
                <w:right w:val="none" w:sz="0" w:space="0" w:color="auto"/>
              </w:divBdr>
            </w:div>
            <w:div w:id="1411582010">
              <w:marLeft w:val="0"/>
              <w:marRight w:val="0"/>
              <w:marTop w:val="0"/>
              <w:marBottom w:val="0"/>
              <w:divBdr>
                <w:top w:val="none" w:sz="0" w:space="0" w:color="auto"/>
                <w:left w:val="none" w:sz="0" w:space="0" w:color="auto"/>
                <w:bottom w:val="none" w:sz="0" w:space="0" w:color="auto"/>
                <w:right w:val="none" w:sz="0" w:space="0" w:color="auto"/>
              </w:divBdr>
            </w:div>
            <w:div w:id="1413235451">
              <w:marLeft w:val="0"/>
              <w:marRight w:val="0"/>
              <w:marTop w:val="0"/>
              <w:marBottom w:val="0"/>
              <w:divBdr>
                <w:top w:val="none" w:sz="0" w:space="0" w:color="auto"/>
                <w:left w:val="none" w:sz="0" w:space="0" w:color="auto"/>
                <w:bottom w:val="none" w:sz="0" w:space="0" w:color="auto"/>
                <w:right w:val="none" w:sz="0" w:space="0" w:color="auto"/>
              </w:divBdr>
            </w:div>
            <w:div w:id="1418213333">
              <w:marLeft w:val="0"/>
              <w:marRight w:val="0"/>
              <w:marTop w:val="0"/>
              <w:marBottom w:val="0"/>
              <w:divBdr>
                <w:top w:val="none" w:sz="0" w:space="0" w:color="auto"/>
                <w:left w:val="none" w:sz="0" w:space="0" w:color="auto"/>
                <w:bottom w:val="none" w:sz="0" w:space="0" w:color="auto"/>
                <w:right w:val="none" w:sz="0" w:space="0" w:color="auto"/>
              </w:divBdr>
            </w:div>
            <w:div w:id="1418670518">
              <w:marLeft w:val="0"/>
              <w:marRight w:val="0"/>
              <w:marTop w:val="0"/>
              <w:marBottom w:val="0"/>
              <w:divBdr>
                <w:top w:val="none" w:sz="0" w:space="0" w:color="auto"/>
                <w:left w:val="none" w:sz="0" w:space="0" w:color="auto"/>
                <w:bottom w:val="none" w:sz="0" w:space="0" w:color="auto"/>
                <w:right w:val="none" w:sz="0" w:space="0" w:color="auto"/>
              </w:divBdr>
            </w:div>
            <w:div w:id="1419987775">
              <w:marLeft w:val="0"/>
              <w:marRight w:val="0"/>
              <w:marTop w:val="0"/>
              <w:marBottom w:val="0"/>
              <w:divBdr>
                <w:top w:val="none" w:sz="0" w:space="0" w:color="auto"/>
                <w:left w:val="none" w:sz="0" w:space="0" w:color="auto"/>
                <w:bottom w:val="none" w:sz="0" w:space="0" w:color="auto"/>
                <w:right w:val="none" w:sz="0" w:space="0" w:color="auto"/>
              </w:divBdr>
            </w:div>
            <w:div w:id="1422340014">
              <w:marLeft w:val="0"/>
              <w:marRight w:val="0"/>
              <w:marTop w:val="0"/>
              <w:marBottom w:val="0"/>
              <w:divBdr>
                <w:top w:val="none" w:sz="0" w:space="0" w:color="auto"/>
                <w:left w:val="none" w:sz="0" w:space="0" w:color="auto"/>
                <w:bottom w:val="none" w:sz="0" w:space="0" w:color="auto"/>
                <w:right w:val="none" w:sz="0" w:space="0" w:color="auto"/>
              </w:divBdr>
            </w:div>
            <w:div w:id="1422798823">
              <w:marLeft w:val="0"/>
              <w:marRight w:val="0"/>
              <w:marTop w:val="0"/>
              <w:marBottom w:val="0"/>
              <w:divBdr>
                <w:top w:val="none" w:sz="0" w:space="0" w:color="auto"/>
                <w:left w:val="none" w:sz="0" w:space="0" w:color="auto"/>
                <w:bottom w:val="none" w:sz="0" w:space="0" w:color="auto"/>
                <w:right w:val="none" w:sz="0" w:space="0" w:color="auto"/>
              </w:divBdr>
            </w:div>
            <w:div w:id="1422873350">
              <w:marLeft w:val="0"/>
              <w:marRight w:val="0"/>
              <w:marTop w:val="0"/>
              <w:marBottom w:val="0"/>
              <w:divBdr>
                <w:top w:val="none" w:sz="0" w:space="0" w:color="auto"/>
                <w:left w:val="none" w:sz="0" w:space="0" w:color="auto"/>
                <w:bottom w:val="none" w:sz="0" w:space="0" w:color="auto"/>
                <w:right w:val="none" w:sz="0" w:space="0" w:color="auto"/>
              </w:divBdr>
            </w:div>
            <w:div w:id="1429080606">
              <w:marLeft w:val="0"/>
              <w:marRight w:val="0"/>
              <w:marTop w:val="0"/>
              <w:marBottom w:val="0"/>
              <w:divBdr>
                <w:top w:val="none" w:sz="0" w:space="0" w:color="auto"/>
                <w:left w:val="none" w:sz="0" w:space="0" w:color="auto"/>
                <w:bottom w:val="none" w:sz="0" w:space="0" w:color="auto"/>
                <w:right w:val="none" w:sz="0" w:space="0" w:color="auto"/>
              </w:divBdr>
            </w:div>
            <w:div w:id="1429734094">
              <w:marLeft w:val="0"/>
              <w:marRight w:val="0"/>
              <w:marTop w:val="0"/>
              <w:marBottom w:val="0"/>
              <w:divBdr>
                <w:top w:val="none" w:sz="0" w:space="0" w:color="auto"/>
                <w:left w:val="none" w:sz="0" w:space="0" w:color="auto"/>
                <w:bottom w:val="none" w:sz="0" w:space="0" w:color="auto"/>
                <w:right w:val="none" w:sz="0" w:space="0" w:color="auto"/>
              </w:divBdr>
            </w:div>
            <w:div w:id="1429809705">
              <w:marLeft w:val="0"/>
              <w:marRight w:val="0"/>
              <w:marTop w:val="0"/>
              <w:marBottom w:val="0"/>
              <w:divBdr>
                <w:top w:val="none" w:sz="0" w:space="0" w:color="auto"/>
                <w:left w:val="none" w:sz="0" w:space="0" w:color="auto"/>
                <w:bottom w:val="none" w:sz="0" w:space="0" w:color="auto"/>
                <w:right w:val="none" w:sz="0" w:space="0" w:color="auto"/>
              </w:divBdr>
            </w:div>
            <w:div w:id="1432161897">
              <w:marLeft w:val="0"/>
              <w:marRight w:val="0"/>
              <w:marTop w:val="0"/>
              <w:marBottom w:val="0"/>
              <w:divBdr>
                <w:top w:val="none" w:sz="0" w:space="0" w:color="auto"/>
                <w:left w:val="none" w:sz="0" w:space="0" w:color="auto"/>
                <w:bottom w:val="none" w:sz="0" w:space="0" w:color="auto"/>
                <w:right w:val="none" w:sz="0" w:space="0" w:color="auto"/>
              </w:divBdr>
            </w:div>
            <w:div w:id="1433404368">
              <w:marLeft w:val="0"/>
              <w:marRight w:val="0"/>
              <w:marTop w:val="0"/>
              <w:marBottom w:val="0"/>
              <w:divBdr>
                <w:top w:val="none" w:sz="0" w:space="0" w:color="auto"/>
                <w:left w:val="none" w:sz="0" w:space="0" w:color="auto"/>
                <w:bottom w:val="none" w:sz="0" w:space="0" w:color="auto"/>
                <w:right w:val="none" w:sz="0" w:space="0" w:color="auto"/>
              </w:divBdr>
            </w:div>
            <w:div w:id="1433429369">
              <w:marLeft w:val="0"/>
              <w:marRight w:val="0"/>
              <w:marTop w:val="0"/>
              <w:marBottom w:val="0"/>
              <w:divBdr>
                <w:top w:val="none" w:sz="0" w:space="0" w:color="auto"/>
                <w:left w:val="none" w:sz="0" w:space="0" w:color="auto"/>
                <w:bottom w:val="none" w:sz="0" w:space="0" w:color="auto"/>
                <w:right w:val="none" w:sz="0" w:space="0" w:color="auto"/>
              </w:divBdr>
            </w:div>
            <w:div w:id="1434471363">
              <w:marLeft w:val="0"/>
              <w:marRight w:val="0"/>
              <w:marTop w:val="0"/>
              <w:marBottom w:val="0"/>
              <w:divBdr>
                <w:top w:val="none" w:sz="0" w:space="0" w:color="auto"/>
                <w:left w:val="none" w:sz="0" w:space="0" w:color="auto"/>
                <w:bottom w:val="none" w:sz="0" w:space="0" w:color="auto"/>
                <w:right w:val="none" w:sz="0" w:space="0" w:color="auto"/>
              </w:divBdr>
            </w:div>
            <w:div w:id="1435786989">
              <w:marLeft w:val="0"/>
              <w:marRight w:val="0"/>
              <w:marTop w:val="0"/>
              <w:marBottom w:val="0"/>
              <w:divBdr>
                <w:top w:val="none" w:sz="0" w:space="0" w:color="auto"/>
                <w:left w:val="none" w:sz="0" w:space="0" w:color="auto"/>
                <w:bottom w:val="none" w:sz="0" w:space="0" w:color="auto"/>
                <w:right w:val="none" w:sz="0" w:space="0" w:color="auto"/>
              </w:divBdr>
            </w:div>
            <w:div w:id="1441219179">
              <w:marLeft w:val="0"/>
              <w:marRight w:val="0"/>
              <w:marTop w:val="0"/>
              <w:marBottom w:val="0"/>
              <w:divBdr>
                <w:top w:val="none" w:sz="0" w:space="0" w:color="auto"/>
                <w:left w:val="none" w:sz="0" w:space="0" w:color="auto"/>
                <w:bottom w:val="none" w:sz="0" w:space="0" w:color="auto"/>
                <w:right w:val="none" w:sz="0" w:space="0" w:color="auto"/>
              </w:divBdr>
            </w:div>
            <w:div w:id="1444112947">
              <w:marLeft w:val="0"/>
              <w:marRight w:val="0"/>
              <w:marTop w:val="0"/>
              <w:marBottom w:val="0"/>
              <w:divBdr>
                <w:top w:val="none" w:sz="0" w:space="0" w:color="auto"/>
                <w:left w:val="none" w:sz="0" w:space="0" w:color="auto"/>
                <w:bottom w:val="none" w:sz="0" w:space="0" w:color="auto"/>
                <w:right w:val="none" w:sz="0" w:space="0" w:color="auto"/>
              </w:divBdr>
            </w:div>
            <w:div w:id="1445685359">
              <w:marLeft w:val="0"/>
              <w:marRight w:val="0"/>
              <w:marTop w:val="0"/>
              <w:marBottom w:val="0"/>
              <w:divBdr>
                <w:top w:val="none" w:sz="0" w:space="0" w:color="auto"/>
                <w:left w:val="none" w:sz="0" w:space="0" w:color="auto"/>
                <w:bottom w:val="none" w:sz="0" w:space="0" w:color="auto"/>
                <w:right w:val="none" w:sz="0" w:space="0" w:color="auto"/>
              </w:divBdr>
            </w:div>
            <w:div w:id="1451436358">
              <w:marLeft w:val="0"/>
              <w:marRight w:val="0"/>
              <w:marTop w:val="0"/>
              <w:marBottom w:val="0"/>
              <w:divBdr>
                <w:top w:val="none" w:sz="0" w:space="0" w:color="auto"/>
                <w:left w:val="none" w:sz="0" w:space="0" w:color="auto"/>
                <w:bottom w:val="none" w:sz="0" w:space="0" w:color="auto"/>
                <w:right w:val="none" w:sz="0" w:space="0" w:color="auto"/>
              </w:divBdr>
            </w:div>
            <w:div w:id="1452361698">
              <w:marLeft w:val="0"/>
              <w:marRight w:val="0"/>
              <w:marTop w:val="0"/>
              <w:marBottom w:val="0"/>
              <w:divBdr>
                <w:top w:val="none" w:sz="0" w:space="0" w:color="auto"/>
                <w:left w:val="none" w:sz="0" w:space="0" w:color="auto"/>
                <w:bottom w:val="none" w:sz="0" w:space="0" w:color="auto"/>
                <w:right w:val="none" w:sz="0" w:space="0" w:color="auto"/>
              </w:divBdr>
            </w:div>
            <w:div w:id="1453212543">
              <w:marLeft w:val="0"/>
              <w:marRight w:val="0"/>
              <w:marTop w:val="0"/>
              <w:marBottom w:val="0"/>
              <w:divBdr>
                <w:top w:val="none" w:sz="0" w:space="0" w:color="auto"/>
                <w:left w:val="none" w:sz="0" w:space="0" w:color="auto"/>
                <w:bottom w:val="none" w:sz="0" w:space="0" w:color="auto"/>
                <w:right w:val="none" w:sz="0" w:space="0" w:color="auto"/>
              </w:divBdr>
            </w:div>
            <w:div w:id="1456220305">
              <w:marLeft w:val="0"/>
              <w:marRight w:val="0"/>
              <w:marTop w:val="0"/>
              <w:marBottom w:val="0"/>
              <w:divBdr>
                <w:top w:val="none" w:sz="0" w:space="0" w:color="auto"/>
                <w:left w:val="none" w:sz="0" w:space="0" w:color="auto"/>
                <w:bottom w:val="none" w:sz="0" w:space="0" w:color="auto"/>
                <w:right w:val="none" w:sz="0" w:space="0" w:color="auto"/>
              </w:divBdr>
            </w:div>
            <w:div w:id="1457021982">
              <w:marLeft w:val="0"/>
              <w:marRight w:val="0"/>
              <w:marTop w:val="0"/>
              <w:marBottom w:val="0"/>
              <w:divBdr>
                <w:top w:val="none" w:sz="0" w:space="0" w:color="auto"/>
                <w:left w:val="none" w:sz="0" w:space="0" w:color="auto"/>
                <w:bottom w:val="none" w:sz="0" w:space="0" w:color="auto"/>
                <w:right w:val="none" w:sz="0" w:space="0" w:color="auto"/>
              </w:divBdr>
            </w:div>
            <w:div w:id="1457330394">
              <w:marLeft w:val="0"/>
              <w:marRight w:val="0"/>
              <w:marTop w:val="0"/>
              <w:marBottom w:val="0"/>
              <w:divBdr>
                <w:top w:val="none" w:sz="0" w:space="0" w:color="auto"/>
                <w:left w:val="none" w:sz="0" w:space="0" w:color="auto"/>
                <w:bottom w:val="none" w:sz="0" w:space="0" w:color="auto"/>
                <w:right w:val="none" w:sz="0" w:space="0" w:color="auto"/>
              </w:divBdr>
            </w:div>
            <w:div w:id="1457988749">
              <w:marLeft w:val="0"/>
              <w:marRight w:val="0"/>
              <w:marTop w:val="0"/>
              <w:marBottom w:val="0"/>
              <w:divBdr>
                <w:top w:val="none" w:sz="0" w:space="0" w:color="auto"/>
                <w:left w:val="none" w:sz="0" w:space="0" w:color="auto"/>
                <w:bottom w:val="none" w:sz="0" w:space="0" w:color="auto"/>
                <w:right w:val="none" w:sz="0" w:space="0" w:color="auto"/>
              </w:divBdr>
            </w:div>
            <w:div w:id="1458177857">
              <w:marLeft w:val="0"/>
              <w:marRight w:val="0"/>
              <w:marTop w:val="0"/>
              <w:marBottom w:val="0"/>
              <w:divBdr>
                <w:top w:val="none" w:sz="0" w:space="0" w:color="auto"/>
                <w:left w:val="none" w:sz="0" w:space="0" w:color="auto"/>
                <w:bottom w:val="none" w:sz="0" w:space="0" w:color="auto"/>
                <w:right w:val="none" w:sz="0" w:space="0" w:color="auto"/>
              </w:divBdr>
            </w:div>
            <w:div w:id="1462000479">
              <w:marLeft w:val="0"/>
              <w:marRight w:val="0"/>
              <w:marTop w:val="0"/>
              <w:marBottom w:val="0"/>
              <w:divBdr>
                <w:top w:val="none" w:sz="0" w:space="0" w:color="auto"/>
                <w:left w:val="none" w:sz="0" w:space="0" w:color="auto"/>
                <w:bottom w:val="none" w:sz="0" w:space="0" w:color="auto"/>
                <w:right w:val="none" w:sz="0" w:space="0" w:color="auto"/>
              </w:divBdr>
            </w:div>
            <w:div w:id="1462655047">
              <w:marLeft w:val="0"/>
              <w:marRight w:val="0"/>
              <w:marTop w:val="0"/>
              <w:marBottom w:val="0"/>
              <w:divBdr>
                <w:top w:val="none" w:sz="0" w:space="0" w:color="auto"/>
                <w:left w:val="none" w:sz="0" w:space="0" w:color="auto"/>
                <w:bottom w:val="none" w:sz="0" w:space="0" w:color="auto"/>
                <w:right w:val="none" w:sz="0" w:space="0" w:color="auto"/>
              </w:divBdr>
            </w:div>
            <w:div w:id="1466006909">
              <w:marLeft w:val="0"/>
              <w:marRight w:val="0"/>
              <w:marTop w:val="0"/>
              <w:marBottom w:val="0"/>
              <w:divBdr>
                <w:top w:val="none" w:sz="0" w:space="0" w:color="auto"/>
                <w:left w:val="none" w:sz="0" w:space="0" w:color="auto"/>
                <w:bottom w:val="none" w:sz="0" w:space="0" w:color="auto"/>
                <w:right w:val="none" w:sz="0" w:space="0" w:color="auto"/>
              </w:divBdr>
            </w:div>
            <w:div w:id="1466702945">
              <w:marLeft w:val="0"/>
              <w:marRight w:val="0"/>
              <w:marTop w:val="0"/>
              <w:marBottom w:val="0"/>
              <w:divBdr>
                <w:top w:val="none" w:sz="0" w:space="0" w:color="auto"/>
                <w:left w:val="none" w:sz="0" w:space="0" w:color="auto"/>
                <w:bottom w:val="none" w:sz="0" w:space="0" w:color="auto"/>
                <w:right w:val="none" w:sz="0" w:space="0" w:color="auto"/>
              </w:divBdr>
            </w:div>
            <w:div w:id="1467167333">
              <w:marLeft w:val="0"/>
              <w:marRight w:val="0"/>
              <w:marTop w:val="0"/>
              <w:marBottom w:val="0"/>
              <w:divBdr>
                <w:top w:val="none" w:sz="0" w:space="0" w:color="auto"/>
                <w:left w:val="none" w:sz="0" w:space="0" w:color="auto"/>
                <w:bottom w:val="none" w:sz="0" w:space="0" w:color="auto"/>
                <w:right w:val="none" w:sz="0" w:space="0" w:color="auto"/>
              </w:divBdr>
            </w:div>
            <w:div w:id="1467890620">
              <w:marLeft w:val="0"/>
              <w:marRight w:val="0"/>
              <w:marTop w:val="0"/>
              <w:marBottom w:val="0"/>
              <w:divBdr>
                <w:top w:val="none" w:sz="0" w:space="0" w:color="auto"/>
                <w:left w:val="none" w:sz="0" w:space="0" w:color="auto"/>
                <w:bottom w:val="none" w:sz="0" w:space="0" w:color="auto"/>
                <w:right w:val="none" w:sz="0" w:space="0" w:color="auto"/>
              </w:divBdr>
            </w:div>
            <w:div w:id="1471089902">
              <w:marLeft w:val="0"/>
              <w:marRight w:val="0"/>
              <w:marTop w:val="360"/>
              <w:marBottom w:val="0"/>
              <w:divBdr>
                <w:top w:val="single" w:sz="6" w:space="0" w:color="auto"/>
                <w:left w:val="single" w:sz="6" w:space="0" w:color="auto"/>
                <w:bottom w:val="single" w:sz="6" w:space="0" w:color="auto"/>
                <w:right w:val="single" w:sz="6" w:space="0" w:color="auto"/>
              </w:divBdr>
            </w:div>
            <w:div w:id="1474101562">
              <w:marLeft w:val="0"/>
              <w:marRight w:val="0"/>
              <w:marTop w:val="0"/>
              <w:marBottom w:val="0"/>
              <w:divBdr>
                <w:top w:val="none" w:sz="0" w:space="0" w:color="auto"/>
                <w:left w:val="none" w:sz="0" w:space="0" w:color="auto"/>
                <w:bottom w:val="none" w:sz="0" w:space="0" w:color="auto"/>
                <w:right w:val="none" w:sz="0" w:space="0" w:color="auto"/>
              </w:divBdr>
            </w:div>
            <w:div w:id="1474130376">
              <w:marLeft w:val="0"/>
              <w:marRight w:val="0"/>
              <w:marTop w:val="0"/>
              <w:marBottom w:val="0"/>
              <w:divBdr>
                <w:top w:val="none" w:sz="0" w:space="0" w:color="auto"/>
                <w:left w:val="none" w:sz="0" w:space="0" w:color="auto"/>
                <w:bottom w:val="none" w:sz="0" w:space="0" w:color="auto"/>
                <w:right w:val="none" w:sz="0" w:space="0" w:color="auto"/>
              </w:divBdr>
            </w:div>
            <w:div w:id="1474249200">
              <w:marLeft w:val="0"/>
              <w:marRight w:val="0"/>
              <w:marTop w:val="0"/>
              <w:marBottom w:val="0"/>
              <w:divBdr>
                <w:top w:val="none" w:sz="0" w:space="0" w:color="auto"/>
                <w:left w:val="none" w:sz="0" w:space="0" w:color="auto"/>
                <w:bottom w:val="none" w:sz="0" w:space="0" w:color="auto"/>
                <w:right w:val="none" w:sz="0" w:space="0" w:color="auto"/>
              </w:divBdr>
            </w:div>
            <w:div w:id="1477188281">
              <w:marLeft w:val="0"/>
              <w:marRight w:val="0"/>
              <w:marTop w:val="0"/>
              <w:marBottom w:val="0"/>
              <w:divBdr>
                <w:top w:val="none" w:sz="0" w:space="0" w:color="auto"/>
                <w:left w:val="none" w:sz="0" w:space="0" w:color="auto"/>
                <w:bottom w:val="none" w:sz="0" w:space="0" w:color="auto"/>
                <w:right w:val="none" w:sz="0" w:space="0" w:color="auto"/>
              </w:divBdr>
            </w:div>
            <w:div w:id="1478256959">
              <w:marLeft w:val="0"/>
              <w:marRight w:val="0"/>
              <w:marTop w:val="0"/>
              <w:marBottom w:val="0"/>
              <w:divBdr>
                <w:top w:val="none" w:sz="0" w:space="0" w:color="auto"/>
                <w:left w:val="none" w:sz="0" w:space="0" w:color="auto"/>
                <w:bottom w:val="none" w:sz="0" w:space="0" w:color="auto"/>
                <w:right w:val="none" w:sz="0" w:space="0" w:color="auto"/>
              </w:divBdr>
            </w:div>
            <w:div w:id="1478763962">
              <w:marLeft w:val="0"/>
              <w:marRight w:val="0"/>
              <w:marTop w:val="0"/>
              <w:marBottom w:val="0"/>
              <w:divBdr>
                <w:top w:val="none" w:sz="0" w:space="0" w:color="auto"/>
                <w:left w:val="none" w:sz="0" w:space="0" w:color="auto"/>
                <w:bottom w:val="none" w:sz="0" w:space="0" w:color="auto"/>
                <w:right w:val="none" w:sz="0" w:space="0" w:color="auto"/>
              </w:divBdr>
            </w:div>
            <w:div w:id="1479228419">
              <w:marLeft w:val="0"/>
              <w:marRight w:val="0"/>
              <w:marTop w:val="0"/>
              <w:marBottom w:val="0"/>
              <w:divBdr>
                <w:top w:val="none" w:sz="0" w:space="0" w:color="auto"/>
                <w:left w:val="none" w:sz="0" w:space="0" w:color="auto"/>
                <w:bottom w:val="none" w:sz="0" w:space="0" w:color="auto"/>
                <w:right w:val="none" w:sz="0" w:space="0" w:color="auto"/>
              </w:divBdr>
              <w:divsChild>
                <w:div w:id="241139269">
                  <w:marLeft w:val="0"/>
                  <w:marRight w:val="0"/>
                  <w:marTop w:val="0"/>
                  <w:marBottom w:val="0"/>
                  <w:divBdr>
                    <w:top w:val="none" w:sz="0" w:space="0" w:color="auto"/>
                    <w:left w:val="none" w:sz="0" w:space="0" w:color="auto"/>
                    <w:bottom w:val="none" w:sz="0" w:space="0" w:color="auto"/>
                    <w:right w:val="none" w:sz="0" w:space="0" w:color="auto"/>
                  </w:divBdr>
                </w:div>
                <w:div w:id="877162296">
                  <w:marLeft w:val="0"/>
                  <w:marRight w:val="0"/>
                  <w:marTop w:val="0"/>
                  <w:marBottom w:val="0"/>
                  <w:divBdr>
                    <w:top w:val="none" w:sz="0" w:space="0" w:color="auto"/>
                    <w:left w:val="none" w:sz="0" w:space="0" w:color="auto"/>
                    <w:bottom w:val="none" w:sz="0" w:space="0" w:color="auto"/>
                    <w:right w:val="none" w:sz="0" w:space="0" w:color="auto"/>
                  </w:divBdr>
                </w:div>
                <w:div w:id="964234656">
                  <w:marLeft w:val="0"/>
                  <w:marRight w:val="0"/>
                  <w:marTop w:val="0"/>
                  <w:marBottom w:val="0"/>
                  <w:divBdr>
                    <w:top w:val="none" w:sz="0" w:space="0" w:color="auto"/>
                    <w:left w:val="none" w:sz="0" w:space="0" w:color="auto"/>
                    <w:bottom w:val="none" w:sz="0" w:space="0" w:color="auto"/>
                    <w:right w:val="none" w:sz="0" w:space="0" w:color="auto"/>
                  </w:divBdr>
                </w:div>
              </w:divsChild>
            </w:div>
            <w:div w:id="1481799646">
              <w:marLeft w:val="0"/>
              <w:marRight w:val="0"/>
              <w:marTop w:val="0"/>
              <w:marBottom w:val="0"/>
              <w:divBdr>
                <w:top w:val="none" w:sz="0" w:space="0" w:color="auto"/>
                <w:left w:val="none" w:sz="0" w:space="0" w:color="auto"/>
                <w:bottom w:val="none" w:sz="0" w:space="0" w:color="auto"/>
                <w:right w:val="none" w:sz="0" w:space="0" w:color="auto"/>
              </w:divBdr>
            </w:div>
            <w:div w:id="1483496780">
              <w:marLeft w:val="0"/>
              <w:marRight w:val="0"/>
              <w:marTop w:val="0"/>
              <w:marBottom w:val="0"/>
              <w:divBdr>
                <w:top w:val="none" w:sz="0" w:space="0" w:color="auto"/>
                <w:left w:val="none" w:sz="0" w:space="0" w:color="auto"/>
                <w:bottom w:val="none" w:sz="0" w:space="0" w:color="auto"/>
                <w:right w:val="none" w:sz="0" w:space="0" w:color="auto"/>
              </w:divBdr>
            </w:div>
            <w:div w:id="1484352687">
              <w:marLeft w:val="0"/>
              <w:marRight w:val="0"/>
              <w:marTop w:val="0"/>
              <w:marBottom w:val="0"/>
              <w:divBdr>
                <w:top w:val="none" w:sz="0" w:space="0" w:color="auto"/>
                <w:left w:val="none" w:sz="0" w:space="0" w:color="auto"/>
                <w:bottom w:val="none" w:sz="0" w:space="0" w:color="auto"/>
                <w:right w:val="none" w:sz="0" w:space="0" w:color="auto"/>
              </w:divBdr>
            </w:div>
            <w:div w:id="1484735225">
              <w:marLeft w:val="0"/>
              <w:marRight w:val="0"/>
              <w:marTop w:val="0"/>
              <w:marBottom w:val="0"/>
              <w:divBdr>
                <w:top w:val="none" w:sz="0" w:space="0" w:color="auto"/>
                <w:left w:val="none" w:sz="0" w:space="0" w:color="auto"/>
                <w:bottom w:val="none" w:sz="0" w:space="0" w:color="auto"/>
                <w:right w:val="none" w:sz="0" w:space="0" w:color="auto"/>
              </w:divBdr>
            </w:div>
            <w:div w:id="1485244354">
              <w:marLeft w:val="0"/>
              <w:marRight w:val="0"/>
              <w:marTop w:val="0"/>
              <w:marBottom w:val="0"/>
              <w:divBdr>
                <w:top w:val="none" w:sz="0" w:space="0" w:color="auto"/>
                <w:left w:val="none" w:sz="0" w:space="0" w:color="auto"/>
                <w:bottom w:val="none" w:sz="0" w:space="0" w:color="auto"/>
                <w:right w:val="none" w:sz="0" w:space="0" w:color="auto"/>
              </w:divBdr>
            </w:div>
            <w:div w:id="1485465468">
              <w:marLeft w:val="0"/>
              <w:marRight w:val="0"/>
              <w:marTop w:val="0"/>
              <w:marBottom w:val="0"/>
              <w:divBdr>
                <w:top w:val="none" w:sz="0" w:space="0" w:color="auto"/>
                <w:left w:val="none" w:sz="0" w:space="0" w:color="auto"/>
                <w:bottom w:val="none" w:sz="0" w:space="0" w:color="auto"/>
                <w:right w:val="none" w:sz="0" w:space="0" w:color="auto"/>
              </w:divBdr>
            </w:div>
            <w:div w:id="1486778125">
              <w:marLeft w:val="0"/>
              <w:marRight w:val="0"/>
              <w:marTop w:val="0"/>
              <w:marBottom w:val="0"/>
              <w:divBdr>
                <w:top w:val="none" w:sz="0" w:space="0" w:color="auto"/>
                <w:left w:val="none" w:sz="0" w:space="0" w:color="auto"/>
                <w:bottom w:val="none" w:sz="0" w:space="0" w:color="auto"/>
                <w:right w:val="none" w:sz="0" w:space="0" w:color="auto"/>
              </w:divBdr>
            </w:div>
            <w:div w:id="1487090465">
              <w:marLeft w:val="0"/>
              <w:marRight w:val="0"/>
              <w:marTop w:val="0"/>
              <w:marBottom w:val="0"/>
              <w:divBdr>
                <w:top w:val="none" w:sz="0" w:space="0" w:color="auto"/>
                <w:left w:val="none" w:sz="0" w:space="0" w:color="auto"/>
                <w:bottom w:val="none" w:sz="0" w:space="0" w:color="auto"/>
                <w:right w:val="none" w:sz="0" w:space="0" w:color="auto"/>
              </w:divBdr>
            </w:div>
            <w:div w:id="1490748054">
              <w:marLeft w:val="0"/>
              <w:marRight w:val="0"/>
              <w:marTop w:val="0"/>
              <w:marBottom w:val="0"/>
              <w:divBdr>
                <w:top w:val="none" w:sz="0" w:space="0" w:color="auto"/>
                <w:left w:val="none" w:sz="0" w:space="0" w:color="auto"/>
                <w:bottom w:val="none" w:sz="0" w:space="0" w:color="auto"/>
                <w:right w:val="none" w:sz="0" w:space="0" w:color="auto"/>
              </w:divBdr>
            </w:div>
            <w:div w:id="1491096049">
              <w:marLeft w:val="0"/>
              <w:marRight w:val="0"/>
              <w:marTop w:val="0"/>
              <w:marBottom w:val="0"/>
              <w:divBdr>
                <w:top w:val="none" w:sz="0" w:space="0" w:color="auto"/>
                <w:left w:val="none" w:sz="0" w:space="0" w:color="auto"/>
                <w:bottom w:val="none" w:sz="0" w:space="0" w:color="auto"/>
                <w:right w:val="none" w:sz="0" w:space="0" w:color="auto"/>
              </w:divBdr>
            </w:div>
            <w:div w:id="1492939664">
              <w:marLeft w:val="0"/>
              <w:marRight w:val="0"/>
              <w:marTop w:val="0"/>
              <w:marBottom w:val="0"/>
              <w:divBdr>
                <w:top w:val="none" w:sz="0" w:space="0" w:color="auto"/>
                <w:left w:val="none" w:sz="0" w:space="0" w:color="auto"/>
                <w:bottom w:val="none" w:sz="0" w:space="0" w:color="auto"/>
                <w:right w:val="none" w:sz="0" w:space="0" w:color="auto"/>
              </w:divBdr>
            </w:div>
            <w:div w:id="1499074438">
              <w:marLeft w:val="0"/>
              <w:marRight w:val="0"/>
              <w:marTop w:val="0"/>
              <w:marBottom w:val="0"/>
              <w:divBdr>
                <w:top w:val="none" w:sz="0" w:space="0" w:color="auto"/>
                <w:left w:val="none" w:sz="0" w:space="0" w:color="auto"/>
                <w:bottom w:val="none" w:sz="0" w:space="0" w:color="auto"/>
                <w:right w:val="none" w:sz="0" w:space="0" w:color="auto"/>
              </w:divBdr>
            </w:div>
            <w:div w:id="1499418355">
              <w:marLeft w:val="0"/>
              <w:marRight w:val="0"/>
              <w:marTop w:val="0"/>
              <w:marBottom w:val="0"/>
              <w:divBdr>
                <w:top w:val="none" w:sz="0" w:space="0" w:color="auto"/>
                <w:left w:val="none" w:sz="0" w:space="0" w:color="auto"/>
                <w:bottom w:val="none" w:sz="0" w:space="0" w:color="auto"/>
                <w:right w:val="none" w:sz="0" w:space="0" w:color="auto"/>
              </w:divBdr>
            </w:div>
            <w:div w:id="1499618228">
              <w:marLeft w:val="0"/>
              <w:marRight w:val="0"/>
              <w:marTop w:val="0"/>
              <w:marBottom w:val="0"/>
              <w:divBdr>
                <w:top w:val="none" w:sz="0" w:space="0" w:color="auto"/>
                <w:left w:val="none" w:sz="0" w:space="0" w:color="auto"/>
                <w:bottom w:val="none" w:sz="0" w:space="0" w:color="auto"/>
                <w:right w:val="none" w:sz="0" w:space="0" w:color="auto"/>
              </w:divBdr>
            </w:div>
            <w:div w:id="1499808917">
              <w:marLeft w:val="0"/>
              <w:marRight w:val="0"/>
              <w:marTop w:val="0"/>
              <w:marBottom w:val="0"/>
              <w:divBdr>
                <w:top w:val="none" w:sz="0" w:space="0" w:color="auto"/>
                <w:left w:val="none" w:sz="0" w:space="0" w:color="auto"/>
                <w:bottom w:val="none" w:sz="0" w:space="0" w:color="auto"/>
                <w:right w:val="none" w:sz="0" w:space="0" w:color="auto"/>
              </w:divBdr>
            </w:div>
            <w:div w:id="1502230986">
              <w:marLeft w:val="0"/>
              <w:marRight w:val="0"/>
              <w:marTop w:val="0"/>
              <w:marBottom w:val="0"/>
              <w:divBdr>
                <w:top w:val="none" w:sz="0" w:space="0" w:color="auto"/>
                <w:left w:val="none" w:sz="0" w:space="0" w:color="auto"/>
                <w:bottom w:val="none" w:sz="0" w:space="0" w:color="auto"/>
                <w:right w:val="none" w:sz="0" w:space="0" w:color="auto"/>
              </w:divBdr>
            </w:div>
            <w:div w:id="1502819592">
              <w:marLeft w:val="0"/>
              <w:marRight w:val="0"/>
              <w:marTop w:val="0"/>
              <w:marBottom w:val="0"/>
              <w:divBdr>
                <w:top w:val="none" w:sz="0" w:space="0" w:color="auto"/>
                <w:left w:val="none" w:sz="0" w:space="0" w:color="auto"/>
                <w:bottom w:val="none" w:sz="0" w:space="0" w:color="auto"/>
                <w:right w:val="none" w:sz="0" w:space="0" w:color="auto"/>
              </w:divBdr>
            </w:div>
            <w:div w:id="1504586760">
              <w:marLeft w:val="0"/>
              <w:marRight w:val="0"/>
              <w:marTop w:val="0"/>
              <w:marBottom w:val="0"/>
              <w:divBdr>
                <w:top w:val="none" w:sz="0" w:space="0" w:color="auto"/>
                <w:left w:val="none" w:sz="0" w:space="0" w:color="auto"/>
                <w:bottom w:val="none" w:sz="0" w:space="0" w:color="auto"/>
                <w:right w:val="none" w:sz="0" w:space="0" w:color="auto"/>
              </w:divBdr>
            </w:div>
            <w:div w:id="1505972599">
              <w:marLeft w:val="0"/>
              <w:marRight w:val="0"/>
              <w:marTop w:val="0"/>
              <w:marBottom w:val="0"/>
              <w:divBdr>
                <w:top w:val="none" w:sz="0" w:space="0" w:color="auto"/>
                <w:left w:val="none" w:sz="0" w:space="0" w:color="auto"/>
                <w:bottom w:val="none" w:sz="0" w:space="0" w:color="auto"/>
                <w:right w:val="none" w:sz="0" w:space="0" w:color="auto"/>
              </w:divBdr>
            </w:div>
            <w:div w:id="1509171470">
              <w:marLeft w:val="0"/>
              <w:marRight w:val="0"/>
              <w:marTop w:val="0"/>
              <w:marBottom w:val="0"/>
              <w:divBdr>
                <w:top w:val="none" w:sz="0" w:space="0" w:color="auto"/>
                <w:left w:val="none" w:sz="0" w:space="0" w:color="auto"/>
                <w:bottom w:val="none" w:sz="0" w:space="0" w:color="auto"/>
                <w:right w:val="none" w:sz="0" w:space="0" w:color="auto"/>
              </w:divBdr>
            </w:div>
            <w:div w:id="1509175622">
              <w:marLeft w:val="0"/>
              <w:marRight w:val="0"/>
              <w:marTop w:val="0"/>
              <w:marBottom w:val="0"/>
              <w:divBdr>
                <w:top w:val="none" w:sz="0" w:space="0" w:color="auto"/>
                <w:left w:val="none" w:sz="0" w:space="0" w:color="auto"/>
                <w:bottom w:val="none" w:sz="0" w:space="0" w:color="auto"/>
                <w:right w:val="none" w:sz="0" w:space="0" w:color="auto"/>
              </w:divBdr>
            </w:div>
            <w:div w:id="1511215570">
              <w:marLeft w:val="0"/>
              <w:marRight w:val="0"/>
              <w:marTop w:val="0"/>
              <w:marBottom w:val="0"/>
              <w:divBdr>
                <w:top w:val="none" w:sz="0" w:space="0" w:color="auto"/>
                <w:left w:val="none" w:sz="0" w:space="0" w:color="auto"/>
                <w:bottom w:val="none" w:sz="0" w:space="0" w:color="auto"/>
                <w:right w:val="none" w:sz="0" w:space="0" w:color="auto"/>
              </w:divBdr>
            </w:div>
            <w:div w:id="1512063864">
              <w:marLeft w:val="0"/>
              <w:marRight w:val="0"/>
              <w:marTop w:val="0"/>
              <w:marBottom w:val="0"/>
              <w:divBdr>
                <w:top w:val="none" w:sz="0" w:space="0" w:color="auto"/>
                <w:left w:val="none" w:sz="0" w:space="0" w:color="auto"/>
                <w:bottom w:val="none" w:sz="0" w:space="0" w:color="auto"/>
                <w:right w:val="none" w:sz="0" w:space="0" w:color="auto"/>
              </w:divBdr>
            </w:div>
            <w:div w:id="1513184343">
              <w:marLeft w:val="0"/>
              <w:marRight w:val="0"/>
              <w:marTop w:val="0"/>
              <w:marBottom w:val="0"/>
              <w:divBdr>
                <w:top w:val="none" w:sz="0" w:space="0" w:color="auto"/>
                <w:left w:val="none" w:sz="0" w:space="0" w:color="auto"/>
                <w:bottom w:val="none" w:sz="0" w:space="0" w:color="auto"/>
                <w:right w:val="none" w:sz="0" w:space="0" w:color="auto"/>
              </w:divBdr>
            </w:div>
            <w:div w:id="1515270039">
              <w:marLeft w:val="0"/>
              <w:marRight w:val="0"/>
              <w:marTop w:val="0"/>
              <w:marBottom w:val="0"/>
              <w:divBdr>
                <w:top w:val="none" w:sz="0" w:space="0" w:color="auto"/>
                <w:left w:val="none" w:sz="0" w:space="0" w:color="auto"/>
                <w:bottom w:val="none" w:sz="0" w:space="0" w:color="auto"/>
                <w:right w:val="none" w:sz="0" w:space="0" w:color="auto"/>
              </w:divBdr>
            </w:div>
            <w:div w:id="1518697462">
              <w:marLeft w:val="0"/>
              <w:marRight w:val="0"/>
              <w:marTop w:val="0"/>
              <w:marBottom w:val="0"/>
              <w:divBdr>
                <w:top w:val="none" w:sz="0" w:space="0" w:color="auto"/>
                <w:left w:val="none" w:sz="0" w:space="0" w:color="auto"/>
                <w:bottom w:val="none" w:sz="0" w:space="0" w:color="auto"/>
                <w:right w:val="none" w:sz="0" w:space="0" w:color="auto"/>
              </w:divBdr>
            </w:div>
            <w:div w:id="1519544301">
              <w:marLeft w:val="0"/>
              <w:marRight w:val="0"/>
              <w:marTop w:val="0"/>
              <w:marBottom w:val="0"/>
              <w:divBdr>
                <w:top w:val="none" w:sz="0" w:space="0" w:color="auto"/>
                <w:left w:val="none" w:sz="0" w:space="0" w:color="auto"/>
                <w:bottom w:val="none" w:sz="0" w:space="0" w:color="auto"/>
                <w:right w:val="none" w:sz="0" w:space="0" w:color="auto"/>
              </w:divBdr>
            </w:div>
            <w:div w:id="1520311827">
              <w:marLeft w:val="0"/>
              <w:marRight w:val="0"/>
              <w:marTop w:val="0"/>
              <w:marBottom w:val="0"/>
              <w:divBdr>
                <w:top w:val="none" w:sz="0" w:space="0" w:color="auto"/>
                <w:left w:val="none" w:sz="0" w:space="0" w:color="auto"/>
                <w:bottom w:val="none" w:sz="0" w:space="0" w:color="auto"/>
                <w:right w:val="none" w:sz="0" w:space="0" w:color="auto"/>
              </w:divBdr>
            </w:div>
            <w:div w:id="1520583587">
              <w:marLeft w:val="0"/>
              <w:marRight w:val="0"/>
              <w:marTop w:val="0"/>
              <w:marBottom w:val="0"/>
              <w:divBdr>
                <w:top w:val="none" w:sz="0" w:space="0" w:color="auto"/>
                <w:left w:val="none" w:sz="0" w:space="0" w:color="auto"/>
                <w:bottom w:val="none" w:sz="0" w:space="0" w:color="auto"/>
                <w:right w:val="none" w:sz="0" w:space="0" w:color="auto"/>
              </w:divBdr>
            </w:div>
            <w:div w:id="1522090278">
              <w:marLeft w:val="0"/>
              <w:marRight w:val="0"/>
              <w:marTop w:val="0"/>
              <w:marBottom w:val="0"/>
              <w:divBdr>
                <w:top w:val="none" w:sz="0" w:space="0" w:color="auto"/>
                <w:left w:val="none" w:sz="0" w:space="0" w:color="auto"/>
                <w:bottom w:val="none" w:sz="0" w:space="0" w:color="auto"/>
                <w:right w:val="none" w:sz="0" w:space="0" w:color="auto"/>
              </w:divBdr>
            </w:div>
            <w:div w:id="1522235457">
              <w:marLeft w:val="0"/>
              <w:marRight w:val="0"/>
              <w:marTop w:val="0"/>
              <w:marBottom w:val="0"/>
              <w:divBdr>
                <w:top w:val="none" w:sz="0" w:space="0" w:color="auto"/>
                <w:left w:val="none" w:sz="0" w:space="0" w:color="auto"/>
                <w:bottom w:val="none" w:sz="0" w:space="0" w:color="auto"/>
                <w:right w:val="none" w:sz="0" w:space="0" w:color="auto"/>
              </w:divBdr>
            </w:div>
            <w:div w:id="1522862500">
              <w:marLeft w:val="0"/>
              <w:marRight w:val="0"/>
              <w:marTop w:val="0"/>
              <w:marBottom w:val="0"/>
              <w:divBdr>
                <w:top w:val="none" w:sz="0" w:space="0" w:color="auto"/>
                <w:left w:val="none" w:sz="0" w:space="0" w:color="auto"/>
                <w:bottom w:val="none" w:sz="0" w:space="0" w:color="auto"/>
                <w:right w:val="none" w:sz="0" w:space="0" w:color="auto"/>
              </w:divBdr>
            </w:div>
            <w:div w:id="1526208763">
              <w:marLeft w:val="0"/>
              <w:marRight w:val="0"/>
              <w:marTop w:val="0"/>
              <w:marBottom w:val="0"/>
              <w:divBdr>
                <w:top w:val="none" w:sz="0" w:space="0" w:color="auto"/>
                <w:left w:val="none" w:sz="0" w:space="0" w:color="auto"/>
                <w:bottom w:val="none" w:sz="0" w:space="0" w:color="auto"/>
                <w:right w:val="none" w:sz="0" w:space="0" w:color="auto"/>
              </w:divBdr>
            </w:div>
            <w:div w:id="1529680112">
              <w:marLeft w:val="0"/>
              <w:marRight w:val="0"/>
              <w:marTop w:val="0"/>
              <w:marBottom w:val="0"/>
              <w:divBdr>
                <w:top w:val="none" w:sz="0" w:space="0" w:color="auto"/>
                <w:left w:val="none" w:sz="0" w:space="0" w:color="auto"/>
                <w:bottom w:val="none" w:sz="0" w:space="0" w:color="auto"/>
                <w:right w:val="none" w:sz="0" w:space="0" w:color="auto"/>
              </w:divBdr>
            </w:div>
            <w:div w:id="1529680707">
              <w:marLeft w:val="0"/>
              <w:marRight w:val="0"/>
              <w:marTop w:val="0"/>
              <w:marBottom w:val="0"/>
              <w:divBdr>
                <w:top w:val="none" w:sz="0" w:space="0" w:color="auto"/>
                <w:left w:val="none" w:sz="0" w:space="0" w:color="auto"/>
                <w:bottom w:val="none" w:sz="0" w:space="0" w:color="auto"/>
                <w:right w:val="none" w:sz="0" w:space="0" w:color="auto"/>
              </w:divBdr>
            </w:div>
            <w:div w:id="1531144258">
              <w:marLeft w:val="0"/>
              <w:marRight w:val="0"/>
              <w:marTop w:val="0"/>
              <w:marBottom w:val="0"/>
              <w:divBdr>
                <w:top w:val="none" w:sz="0" w:space="0" w:color="auto"/>
                <w:left w:val="none" w:sz="0" w:space="0" w:color="auto"/>
                <w:bottom w:val="none" w:sz="0" w:space="0" w:color="auto"/>
                <w:right w:val="none" w:sz="0" w:space="0" w:color="auto"/>
              </w:divBdr>
            </w:div>
            <w:div w:id="1531214203">
              <w:marLeft w:val="0"/>
              <w:marRight w:val="0"/>
              <w:marTop w:val="0"/>
              <w:marBottom w:val="0"/>
              <w:divBdr>
                <w:top w:val="none" w:sz="0" w:space="0" w:color="auto"/>
                <w:left w:val="none" w:sz="0" w:space="0" w:color="auto"/>
                <w:bottom w:val="none" w:sz="0" w:space="0" w:color="auto"/>
                <w:right w:val="none" w:sz="0" w:space="0" w:color="auto"/>
              </w:divBdr>
            </w:div>
            <w:div w:id="1531332290">
              <w:marLeft w:val="0"/>
              <w:marRight w:val="0"/>
              <w:marTop w:val="0"/>
              <w:marBottom w:val="0"/>
              <w:divBdr>
                <w:top w:val="none" w:sz="0" w:space="0" w:color="auto"/>
                <w:left w:val="none" w:sz="0" w:space="0" w:color="auto"/>
                <w:bottom w:val="none" w:sz="0" w:space="0" w:color="auto"/>
                <w:right w:val="none" w:sz="0" w:space="0" w:color="auto"/>
              </w:divBdr>
            </w:div>
            <w:div w:id="1532298768">
              <w:marLeft w:val="0"/>
              <w:marRight w:val="0"/>
              <w:marTop w:val="0"/>
              <w:marBottom w:val="0"/>
              <w:divBdr>
                <w:top w:val="none" w:sz="0" w:space="0" w:color="auto"/>
                <w:left w:val="none" w:sz="0" w:space="0" w:color="auto"/>
                <w:bottom w:val="none" w:sz="0" w:space="0" w:color="auto"/>
                <w:right w:val="none" w:sz="0" w:space="0" w:color="auto"/>
              </w:divBdr>
            </w:div>
            <w:div w:id="1532302681">
              <w:marLeft w:val="0"/>
              <w:marRight w:val="0"/>
              <w:marTop w:val="0"/>
              <w:marBottom w:val="0"/>
              <w:divBdr>
                <w:top w:val="none" w:sz="0" w:space="0" w:color="auto"/>
                <w:left w:val="none" w:sz="0" w:space="0" w:color="auto"/>
                <w:bottom w:val="none" w:sz="0" w:space="0" w:color="auto"/>
                <w:right w:val="none" w:sz="0" w:space="0" w:color="auto"/>
              </w:divBdr>
            </w:div>
            <w:div w:id="1533149951">
              <w:marLeft w:val="0"/>
              <w:marRight w:val="0"/>
              <w:marTop w:val="0"/>
              <w:marBottom w:val="0"/>
              <w:divBdr>
                <w:top w:val="none" w:sz="0" w:space="0" w:color="auto"/>
                <w:left w:val="none" w:sz="0" w:space="0" w:color="auto"/>
                <w:bottom w:val="none" w:sz="0" w:space="0" w:color="auto"/>
                <w:right w:val="none" w:sz="0" w:space="0" w:color="auto"/>
              </w:divBdr>
            </w:div>
            <w:div w:id="1534270726">
              <w:marLeft w:val="0"/>
              <w:marRight w:val="0"/>
              <w:marTop w:val="0"/>
              <w:marBottom w:val="0"/>
              <w:divBdr>
                <w:top w:val="none" w:sz="0" w:space="0" w:color="auto"/>
                <w:left w:val="none" w:sz="0" w:space="0" w:color="auto"/>
                <w:bottom w:val="none" w:sz="0" w:space="0" w:color="auto"/>
                <w:right w:val="none" w:sz="0" w:space="0" w:color="auto"/>
              </w:divBdr>
            </w:div>
            <w:div w:id="1535264168">
              <w:marLeft w:val="0"/>
              <w:marRight w:val="0"/>
              <w:marTop w:val="0"/>
              <w:marBottom w:val="0"/>
              <w:divBdr>
                <w:top w:val="none" w:sz="0" w:space="0" w:color="auto"/>
                <w:left w:val="none" w:sz="0" w:space="0" w:color="auto"/>
                <w:bottom w:val="none" w:sz="0" w:space="0" w:color="auto"/>
                <w:right w:val="none" w:sz="0" w:space="0" w:color="auto"/>
              </w:divBdr>
            </w:div>
            <w:div w:id="1537422046">
              <w:marLeft w:val="0"/>
              <w:marRight w:val="0"/>
              <w:marTop w:val="0"/>
              <w:marBottom w:val="0"/>
              <w:divBdr>
                <w:top w:val="none" w:sz="0" w:space="0" w:color="auto"/>
                <w:left w:val="none" w:sz="0" w:space="0" w:color="auto"/>
                <w:bottom w:val="none" w:sz="0" w:space="0" w:color="auto"/>
                <w:right w:val="none" w:sz="0" w:space="0" w:color="auto"/>
              </w:divBdr>
            </w:div>
            <w:div w:id="1539660967">
              <w:marLeft w:val="0"/>
              <w:marRight w:val="0"/>
              <w:marTop w:val="0"/>
              <w:marBottom w:val="0"/>
              <w:divBdr>
                <w:top w:val="none" w:sz="0" w:space="0" w:color="auto"/>
                <w:left w:val="none" w:sz="0" w:space="0" w:color="auto"/>
                <w:bottom w:val="none" w:sz="0" w:space="0" w:color="auto"/>
                <w:right w:val="none" w:sz="0" w:space="0" w:color="auto"/>
              </w:divBdr>
            </w:div>
            <w:div w:id="1541553845">
              <w:marLeft w:val="0"/>
              <w:marRight w:val="0"/>
              <w:marTop w:val="0"/>
              <w:marBottom w:val="0"/>
              <w:divBdr>
                <w:top w:val="none" w:sz="0" w:space="0" w:color="auto"/>
                <w:left w:val="none" w:sz="0" w:space="0" w:color="auto"/>
                <w:bottom w:val="none" w:sz="0" w:space="0" w:color="auto"/>
                <w:right w:val="none" w:sz="0" w:space="0" w:color="auto"/>
              </w:divBdr>
            </w:div>
            <w:div w:id="1542284164">
              <w:marLeft w:val="0"/>
              <w:marRight w:val="0"/>
              <w:marTop w:val="0"/>
              <w:marBottom w:val="0"/>
              <w:divBdr>
                <w:top w:val="none" w:sz="0" w:space="0" w:color="auto"/>
                <w:left w:val="none" w:sz="0" w:space="0" w:color="auto"/>
                <w:bottom w:val="none" w:sz="0" w:space="0" w:color="auto"/>
                <w:right w:val="none" w:sz="0" w:space="0" w:color="auto"/>
              </w:divBdr>
            </w:div>
            <w:div w:id="1545633094">
              <w:marLeft w:val="0"/>
              <w:marRight w:val="0"/>
              <w:marTop w:val="0"/>
              <w:marBottom w:val="0"/>
              <w:divBdr>
                <w:top w:val="none" w:sz="0" w:space="0" w:color="auto"/>
                <w:left w:val="none" w:sz="0" w:space="0" w:color="auto"/>
                <w:bottom w:val="none" w:sz="0" w:space="0" w:color="auto"/>
                <w:right w:val="none" w:sz="0" w:space="0" w:color="auto"/>
              </w:divBdr>
            </w:div>
            <w:div w:id="1546020067">
              <w:marLeft w:val="0"/>
              <w:marRight w:val="0"/>
              <w:marTop w:val="0"/>
              <w:marBottom w:val="0"/>
              <w:divBdr>
                <w:top w:val="none" w:sz="0" w:space="0" w:color="auto"/>
                <w:left w:val="none" w:sz="0" w:space="0" w:color="auto"/>
                <w:bottom w:val="none" w:sz="0" w:space="0" w:color="auto"/>
                <w:right w:val="none" w:sz="0" w:space="0" w:color="auto"/>
              </w:divBdr>
            </w:div>
            <w:div w:id="1546329589">
              <w:marLeft w:val="0"/>
              <w:marRight w:val="0"/>
              <w:marTop w:val="0"/>
              <w:marBottom w:val="0"/>
              <w:divBdr>
                <w:top w:val="none" w:sz="0" w:space="0" w:color="auto"/>
                <w:left w:val="none" w:sz="0" w:space="0" w:color="auto"/>
                <w:bottom w:val="none" w:sz="0" w:space="0" w:color="auto"/>
                <w:right w:val="none" w:sz="0" w:space="0" w:color="auto"/>
              </w:divBdr>
            </w:div>
            <w:div w:id="1547450910">
              <w:marLeft w:val="0"/>
              <w:marRight w:val="0"/>
              <w:marTop w:val="0"/>
              <w:marBottom w:val="0"/>
              <w:divBdr>
                <w:top w:val="none" w:sz="0" w:space="0" w:color="auto"/>
                <w:left w:val="none" w:sz="0" w:space="0" w:color="auto"/>
                <w:bottom w:val="none" w:sz="0" w:space="0" w:color="auto"/>
                <w:right w:val="none" w:sz="0" w:space="0" w:color="auto"/>
              </w:divBdr>
            </w:div>
            <w:div w:id="1547764770">
              <w:marLeft w:val="0"/>
              <w:marRight w:val="0"/>
              <w:marTop w:val="0"/>
              <w:marBottom w:val="0"/>
              <w:divBdr>
                <w:top w:val="none" w:sz="0" w:space="0" w:color="auto"/>
                <w:left w:val="none" w:sz="0" w:space="0" w:color="auto"/>
                <w:bottom w:val="none" w:sz="0" w:space="0" w:color="auto"/>
                <w:right w:val="none" w:sz="0" w:space="0" w:color="auto"/>
              </w:divBdr>
            </w:div>
            <w:div w:id="1549759997">
              <w:marLeft w:val="0"/>
              <w:marRight w:val="0"/>
              <w:marTop w:val="360"/>
              <w:marBottom w:val="0"/>
              <w:divBdr>
                <w:top w:val="single" w:sz="6" w:space="0" w:color="auto"/>
                <w:left w:val="single" w:sz="6" w:space="0" w:color="auto"/>
                <w:bottom w:val="single" w:sz="6" w:space="0" w:color="auto"/>
                <w:right w:val="single" w:sz="6" w:space="0" w:color="auto"/>
              </w:divBdr>
            </w:div>
            <w:div w:id="1550723096">
              <w:marLeft w:val="0"/>
              <w:marRight w:val="0"/>
              <w:marTop w:val="0"/>
              <w:marBottom w:val="0"/>
              <w:divBdr>
                <w:top w:val="none" w:sz="0" w:space="0" w:color="auto"/>
                <w:left w:val="none" w:sz="0" w:space="0" w:color="auto"/>
                <w:bottom w:val="none" w:sz="0" w:space="0" w:color="auto"/>
                <w:right w:val="none" w:sz="0" w:space="0" w:color="auto"/>
              </w:divBdr>
            </w:div>
            <w:div w:id="1550725575">
              <w:marLeft w:val="0"/>
              <w:marRight w:val="0"/>
              <w:marTop w:val="0"/>
              <w:marBottom w:val="0"/>
              <w:divBdr>
                <w:top w:val="none" w:sz="0" w:space="0" w:color="auto"/>
                <w:left w:val="none" w:sz="0" w:space="0" w:color="auto"/>
                <w:bottom w:val="none" w:sz="0" w:space="0" w:color="auto"/>
                <w:right w:val="none" w:sz="0" w:space="0" w:color="auto"/>
              </w:divBdr>
            </w:div>
            <w:div w:id="1551727933">
              <w:marLeft w:val="0"/>
              <w:marRight w:val="0"/>
              <w:marTop w:val="0"/>
              <w:marBottom w:val="0"/>
              <w:divBdr>
                <w:top w:val="none" w:sz="0" w:space="0" w:color="auto"/>
                <w:left w:val="none" w:sz="0" w:space="0" w:color="auto"/>
                <w:bottom w:val="none" w:sz="0" w:space="0" w:color="auto"/>
                <w:right w:val="none" w:sz="0" w:space="0" w:color="auto"/>
              </w:divBdr>
            </w:div>
            <w:div w:id="1552184414">
              <w:marLeft w:val="0"/>
              <w:marRight w:val="0"/>
              <w:marTop w:val="0"/>
              <w:marBottom w:val="0"/>
              <w:divBdr>
                <w:top w:val="none" w:sz="0" w:space="0" w:color="auto"/>
                <w:left w:val="none" w:sz="0" w:space="0" w:color="auto"/>
                <w:bottom w:val="none" w:sz="0" w:space="0" w:color="auto"/>
                <w:right w:val="none" w:sz="0" w:space="0" w:color="auto"/>
              </w:divBdr>
            </w:div>
            <w:div w:id="1552186889">
              <w:marLeft w:val="0"/>
              <w:marRight w:val="0"/>
              <w:marTop w:val="0"/>
              <w:marBottom w:val="0"/>
              <w:divBdr>
                <w:top w:val="none" w:sz="0" w:space="0" w:color="auto"/>
                <w:left w:val="none" w:sz="0" w:space="0" w:color="auto"/>
                <w:bottom w:val="none" w:sz="0" w:space="0" w:color="auto"/>
                <w:right w:val="none" w:sz="0" w:space="0" w:color="auto"/>
              </w:divBdr>
            </w:div>
            <w:div w:id="1553075168">
              <w:marLeft w:val="0"/>
              <w:marRight w:val="0"/>
              <w:marTop w:val="0"/>
              <w:marBottom w:val="0"/>
              <w:divBdr>
                <w:top w:val="none" w:sz="0" w:space="0" w:color="auto"/>
                <w:left w:val="none" w:sz="0" w:space="0" w:color="auto"/>
                <w:bottom w:val="none" w:sz="0" w:space="0" w:color="auto"/>
                <w:right w:val="none" w:sz="0" w:space="0" w:color="auto"/>
              </w:divBdr>
            </w:div>
            <w:div w:id="1554539515">
              <w:marLeft w:val="0"/>
              <w:marRight w:val="0"/>
              <w:marTop w:val="0"/>
              <w:marBottom w:val="0"/>
              <w:divBdr>
                <w:top w:val="none" w:sz="0" w:space="0" w:color="auto"/>
                <w:left w:val="none" w:sz="0" w:space="0" w:color="auto"/>
                <w:bottom w:val="none" w:sz="0" w:space="0" w:color="auto"/>
                <w:right w:val="none" w:sz="0" w:space="0" w:color="auto"/>
              </w:divBdr>
            </w:div>
            <w:div w:id="1557619820">
              <w:marLeft w:val="0"/>
              <w:marRight w:val="0"/>
              <w:marTop w:val="0"/>
              <w:marBottom w:val="0"/>
              <w:divBdr>
                <w:top w:val="none" w:sz="0" w:space="0" w:color="auto"/>
                <w:left w:val="none" w:sz="0" w:space="0" w:color="auto"/>
                <w:bottom w:val="none" w:sz="0" w:space="0" w:color="auto"/>
                <w:right w:val="none" w:sz="0" w:space="0" w:color="auto"/>
              </w:divBdr>
            </w:div>
            <w:div w:id="1560510434">
              <w:marLeft w:val="0"/>
              <w:marRight w:val="0"/>
              <w:marTop w:val="0"/>
              <w:marBottom w:val="0"/>
              <w:divBdr>
                <w:top w:val="none" w:sz="0" w:space="0" w:color="auto"/>
                <w:left w:val="none" w:sz="0" w:space="0" w:color="auto"/>
                <w:bottom w:val="none" w:sz="0" w:space="0" w:color="auto"/>
                <w:right w:val="none" w:sz="0" w:space="0" w:color="auto"/>
              </w:divBdr>
            </w:div>
            <w:div w:id="1561210038">
              <w:marLeft w:val="0"/>
              <w:marRight w:val="0"/>
              <w:marTop w:val="0"/>
              <w:marBottom w:val="0"/>
              <w:divBdr>
                <w:top w:val="none" w:sz="0" w:space="0" w:color="auto"/>
                <w:left w:val="none" w:sz="0" w:space="0" w:color="auto"/>
                <w:bottom w:val="none" w:sz="0" w:space="0" w:color="auto"/>
                <w:right w:val="none" w:sz="0" w:space="0" w:color="auto"/>
              </w:divBdr>
            </w:div>
            <w:div w:id="1561288732">
              <w:marLeft w:val="0"/>
              <w:marRight w:val="0"/>
              <w:marTop w:val="0"/>
              <w:marBottom w:val="0"/>
              <w:divBdr>
                <w:top w:val="none" w:sz="0" w:space="0" w:color="auto"/>
                <w:left w:val="none" w:sz="0" w:space="0" w:color="auto"/>
                <w:bottom w:val="none" w:sz="0" w:space="0" w:color="auto"/>
                <w:right w:val="none" w:sz="0" w:space="0" w:color="auto"/>
              </w:divBdr>
            </w:div>
            <w:div w:id="1561554123">
              <w:marLeft w:val="0"/>
              <w:marRight w:val="0"/>
              <w:marTop w:val="0"/>
              <w:marBottom w:val="0"/>
              <w:divBdr>
                <w:top w:val="none" w:sz="0" w:space="0" w:color="auto"/>
                <w:left w:val="none" w:sz="0" w:space="0" w:color="auto"/>
                <w:bottom w:val="none" w:sz="0" w:space="0" w:color="auto"/>
                <w:right w:val="none" w:sz="0" w:space="0" w:color="auto"/>
              </w:divBdr>
            </w:div>
            <w:div w:id="1563758867">
              <w:marLeft w:val="0"/>
              <w:marRight w:val="0"/>
              <w:marTop w:val="0"/>
              <w:marBottom w:val="0"/>
              <w:divBdr>
                <w:top w:val="none" w:sz="0" w:space="0" w:color="auto"/>
                <w:left w:val="none" w:sz="0" w:space="0" w:color="auto"/>
                <w:bottom w:val="none" w:sz="0" w:space="0" w:color="auto"/>
                <w:right w:val="none" w:sz="0" w:space="0" w:color="auto"/>
              </w:divBdr>
            </w:div>
            <w:div w:id="1565335100">
              <w:marLeft w:val="0"/>
              <w:marRight w:val="0"/>
              <w:marTop w:val="0"/>
              <w:marBottom w:val="0"/>
              <w:divBdr>
                <w:top w:val="none" w:sz="0" w:space="0" w:color="auto"/>
                <w:left w:val="none" w:sz="0" w:space="0" w:color="auto"/>
                <w:bottom w:val="none" w:sz="0" w:space="0" w:color="auto"/>
                <w:right w:val="none" w:sz="0" w:space="0" w:color="auto"/>
              </w:divBdr>
            </w:div>
            <w:div w:id="1565725739">
              <w:marLeft w:val="0"/>
              <w:marRight w:val="0"/>
              <w:marTop w:val="0"/>
              <w:marBottom w:val="0"/>
              <w:divBdr>
                <w:top w:val="none" w:sz="0" w:space="0" w:color="auto"/>
                <w:left w:val="none" w:sz="0" w:space="0" w:color="auto"/>
                <w:bottom w:val="none" w:sz="0" w:space="0" w:color="auto"/>
                <w:right w:val="none" w:sz="0" w:space="0" w:color="auto"/>
              </w:divBdr>
            </w:div>
            <w:div w:id="1565946788">
              <w:marLeft w:val="0"/>
              <w:marRight w:val="0"/>
              <w:marTop w:val="0"/>
              <w:marBottom w:val="0"/>
              <w:divBdr>
                <w:top w:val="none" w:sz="0" w:space="0" w:color="auto"/>
                <w:left w:val="none" w:sz="0" w:space="0" w:color="auto"/>
                <w:bottom w:val="none" w:sz="0" w:space="0" w:color="auto"/>
                <w:right w:val="none" w:sz="0" w:space="0" w:color="auto"/>
              </w:divBdr>
            </w:div>
            <w:div w:id="1568152158">
              <w:marLeft w:val="0"/>
              <w:marRight w:val="0"/>
              <w:marTop w:val="0"/>
              <w:marBottom w:val="0"/>
              <w:divBdr>
                <w:top w:val="none" w:sz="0" w:space="0" w:color="auto"/>
                <w:left w:val="none" w:sz="0" w:space="0" w:color="auto"/>
                <w:bottom w:val="none" w:sz="0" w:space="0" w:color="auto"/>
                <w:right w:val="none" w:sz="0" w:space="0" w:color="auto"/>
              </w:divBdr>
            </w:div>
            <w:div w:id="1569488165">
              <w:marLeft w:val="0"/>
              <w:marRight w:val="0"/>
              <w:marTop w:val="0"/>
              <w:marBottom w:val="0"/>
              <w:divBdr>
                <w:top w:val="none" w:sz="0" w:space="0" w:color="auto"/>
                <w:left w:val="none" w:sz="0" w:space="0" w:color="auto"/>
                <w:bottom w:val="none" w:sz="0" w:space="0" w:color="auto"/>
                <w:right w:val="none" w:sz="0" w:space="0" w:color="auto"/>
              </w:divBdr>
            </w:div>
            <w:div w:id="1569879531">
              <w:marLeft w:val="0"/>
              <w:marRight w:val="0"/>
              <w:marTop w:val="0"/>
              <w:marBottom w:val="0"/>
              <w:divBdr>
                <w:top w:val="none" w:sz="0" w:space="0" w:color="auto"/>
                <w:left w:val="none" w:sz="0" w:space="0" w:color="auto"/>
                <w:bottom w:val="none" w:sz="0" w:space="0" w:color="auto"/>
                <w:right w:val="none" w:sz="0" w:space="0" w:color="auto"/>
              </w:divBdr>
            </w:div>
            <w:div w:id="1569997679">
              <w:marLeft w:val="0"/>
              <w:marRight w:val="0"/>
              <w:marTop w:val="0"/>
              <w:marBottom w:val="0"/>
              <w:divBdr>
                <w:top w:val="none" w:sz="0" w:space="0" w:color="auto"/>
                <w:left w:val="none" w:sz="0" w:space="0" w:color="auto"/>
                <w:bottom w:val="none" w:sz="0" w:space="0" w:color="auto"/>
                <w:right w:val="none" w:sz="0" w:space="0" w:color="auto"/>
              </w:divBdr>
            </w:div>
            <w:div w:id="1570069486">
              <w:marLeft w:val="0"/>
              <w:marRight w:val="0"/>
              <w:marTop w:val="0"/>
              <w:marBottom w:val="0"/>
              <w:divBdr>
                <w:top w:val="none" w:sz="0" w:space="0" w:color="auto"/>
                <w:left w:val="none" w:sz="0" w:space="0" w:color="auto"/>
                <w:bottom w:val="none" w:sz="0" w:space="0" w:color="auto"/>
                <w:right w:val="none" w:sz="0" w:space="0" w:color="auto"/>
              </w:divBdr>
            </w:div>
            <w:div w:id="1571036224">
              <w:marLeft w:val="0"/>
              <w:marRight w:val="0"/>
              <w:marTop w:val="0"/>
              <w:marBottom w:val="0"/>
              <w:divBdr>
                <w:top w:val="none" w:sz="0" w:space="0" w:color="auto"/>
                <w:left w:val="none" w:sz="0" w:space="0" w:color="auto"/>
                <w:bottom w:val="none" w:sz="0" w:space="0" w:color="auto"/>
                <w:right w:val="none" w:sz="0" w:space="0" w:color="auto"/>
              </w:divBdr>
            </w:div>
            <w:div w:id="1573656353">
              <w:marLeft w:val="0"/>
              <w:marRight w:val="0"/>
              <w:marTop w:val="0"/>
              <w:marBottom w:val="0"/>
              <w:divBdr>
                <w:top w:val="none" w:sz="0" w:space="0" w:color="auto"/>
                <w:left w:val="none" w:sz="0" w:space="0" w:color="auto"/>
                <w:bottom w:val="none" w:sz="0" w:space="0" w:color="auto"/>
                <w:right w:val="none" w:sz="0" w:space="0" w:color="auto"/>
              </w:divBdr>
            </w:div>
            <w:div w:id="1574124313">
              <w:marLeft w:val="0"/>
              <w:marRight w:val="0"/>
              <w:marTop w:val="0"/>
              <w:marBottom w:val="0"/>
              <w:divBdr>
                <w:top w:val="none" w:sz="0" w:space="0" w:color="auto"/>
                <w:left w:val="none" w:sz="0" w:space="0" w:color="auto"/>
                <w:bottom w:val="none" w:sz="0" w:space="0" w:color="auto"/>
                <w:right w:val="none" w:sz="0" w:space="0" w:color="auto"/>
              </w:divBdr>
            </w:div>
            <w:div w:id="1574660689">
              <w:marLeft w:val="0"/>
              <w:marRight w:val="0"/>
              <w:marTop w:val="0"/>
              <w:marBottom w:val="0"/>
              <w:divBdr>
                <w:top w:val="none" w:sz="0" w:space="0" w:color="auto"/>
                <w:left w:val="none" w:sz="0" w:space="0" w:color="auto"/>
                <w:bottom w:val="none" w:sz="0" w:space="0" w:color="auto"/>
                <w:right w:val="none" w:sz="0" w:space="0" w:color="auto"/>
              </w:divBdr>
            </w:div>
            <w:div w:id="1577745966">
              <w:marLeft w:val="0"/>
              <w:marRight w:val="0"/>
              <w:marTop w:val="0"/>
              <w:marBottom w:val="0"/>
              <w:divBdr>
                <w:top w:val="none" w:sz="0" w:space="0" w:color="auto"/>
                <w:left w:val="none" w:sz="0" w:space="0" w:color="auto"/>
                <w:bottom w:val="none" w:sz="0" w:space="0" w:color="auto"/>
                <w:right w:val="none" w:sz="0" w:space="0" w:color="auto"/>
              </w:divBdr>
            </w:div>
            <w:div w:id="1580210651">
              <w:marLeft w:val="0"/>
              <w:marRight w:val="0"/>
              <w:marTop w:val="0"/>
              <w:marBottom w:val="0"/>
              <w:divBdr>
                <w:top w:val="none" w:sz="0" w:space="0" w:color="auto"/>
                <w:left w:val="none" w:sz="0" w:space="0" w:color="auto"/>
                <w:bottom w:val="none" w:sz="0" w:space="0" w:color="auto"/>
                <w:right w:val="none" w:sz="0" w:space="0" w:color="auto"/>
              </w:divBdr>
            </w:div>
            <w:div w:id="1582568269">
              <w:marLeft w:val="0"/>
              <w:marRight w:val="0"/>
              <w:marTop w:val="0"/>
              <w:marBottom w:val="0"/>
              <w:divBdr>
                <w:top w:val="none" w:sz="0" w:space="0" w:color="auto"/>
                <w:left w:val="none" w:sz="0" w:space="0" w:color="auto"/>
                <w:bottom w:val="none" w:sz="0" w:space="0" w:color="auto"/>
                <w:right w:val="none" w:sz="0" w:space="0" w:color="auto"/>
              </w:divBdr>
            </w:div>
            <w:div w:id="1583678197">
              <w:marLeft w:val="0"/>
              <w:marRight w:val="0"/>
              <w:marTop w:val="0"/>
              <w:marBottom w:val="0"/>
              <w:divBdr>
                <w:top w:val="none" w:sz="0" w:space="0" w:color="auto"/>
                <w:left w:val="none" w:sz="0" w:space="0" w:color="auto"/>
                <w:bottom w:val="none" w:sz="0" w:space="0" w:color="auto"/>
                <w:right w:val="none" w:sz="0" w:space="0" w:color="auto"/>
              </w:divBdr>
            </w:div>
            <w:div w:id="1584224537">
              <w:marLeft w:val="0"/>
              <w:marRight w:val="0"/>
              <w:marTop w:val="0"/>
              <w:marBottom w:val="0"/>
              <w:divBdr>
                <w:top w:val="none" w:sz="0" w:space="0" w:color="auto"/>
                <w:left w:val="none" w:sz="0" w:space="0" w:color="auto"/>
                <w:bottom w:val="none" w:sz="0" w:space="0" w:color="auto"/>
                <w:right w:val="none" w:sz="0" w:space="0" w:color="auto"/>
              </w:divBdr>
            </w:div>
            <w:div w:id="1584608820">
              <w:marLeft w:val="0"/>
              <w:marRight w:val="0"/>
              <w:marTop w:val="0"/>
              <w:marBottom w:val="0"/>
              <w:divBdr>
                <w:top w:val="none" w:sz="0" w:space="0" w:color="auto"/>
                <w:left w:val="none" w:sz="0" w:space="0" w:color="auto"/>
                <w:bottom w:val="none" w:sz="0" w:space="0" w:color="auto"/>
                <w:right w:val="none" w:sz="0" w:space="0" w:color="auto"/>
              </w:divBdr>
            </w:div>
            <w:div w:id="1585602214">
              <w:marLeft w:val="0"/>
              <w:marRight w:val="0"/>
              <w:marTop w:val="0"/>
              <w:marBottom w:val="0"/>
              <w:divBdr>
                <w:top w:val="none" w:sz="0" w:space="0" w:color="auto"/>
                <w:left w:val="none" w:sz="0" w:space="0" w:color="auto"/>
                <w:bottom w:val="none" w:sz="0" w:space="0" w:color="auto"/>
                <w:right w:val="none" w:sz="0" w:space="0" w:color="auto"/>
              </w:divBdr>
            </w:div>
            <w:div w:id="1587298133">
              <w:marLeft w:val="0"/>
              <w:marRight w:val="0"/>
              <w:marTop w:val="0"/>
              <w:marBottom w:val="0"/>
              <w:divBdr>
                <w:top w:val="none" w:sz="0" w:space="0" w:color="auto"/>
                <w:left w:val="none" w:sz="0" w:space="0" w:color="auto"/>
                <w:bottom w:val="none" w:sz="0" w:space="0" w:color="auto"/>
                <w:right w:val="none" w:sz="0" w:space="0" w:color="auto"/>
              </w:divBdr>
            </w:div>
            <w:div w:id="1588270378">
              <w:marLeft w:val="0"/>
              <w:marRight w:val="0"/>
              <w:marTop w:val="0"/>
              <w:marBottom w:val="0"/>
              <w:divBdr>
                <w:top w:val="none" w:sz="0" w:space="0" w:color="auto"/>
                <w:left w:val="none" w:sz="0" w:space="0" w:color="auto"/>
                <w:bottom w:val="none" w:sz="0" w:space="0" w:color="auto"/>
                <w:right w:val="none" w:sz="0" w:space="0" w:color="auto"/>
              </w:divBdr>
            </w:div>
            <w:div w:id="1597399802">
              <w:marLeft w:val="0"/>
              <w:marRight w:val="0"/>
              <w:marTop w:val="0"/>
              <w:marBottom w:val="0"/>
              <w:divBdr>
                <w:top w:val="none" w:sz="0" w:space="0" w:color="auto"/>
                <w:left w:val="none" w:sz="0" w:space="0" w:color="auto"/>
                <w:bottom w:val="none" w:sz="0" w:space="0" w:color="auto"/>
                <w:right w:val="none" w:sz="0" w:space="0" w:color="auto"/>
              </w:divBdr>
            </w:div>
            <w:div w:id="1597862073">
              <w:marLeft w:val="0"/>
              <w:marRight w:val="0"/>
              <w:marTop w:val="0"/>
              <w:marBottom w:val="0"/>
              <w:divBdr>
                <w:top w:val="none" w:sz="0" w:space="0" w:color="auto"/>
                <w:left w:val="none" w:sz="0" w:space="0" w:color="auto"/>
                <w:bottom w:val="none" w:sz="0" w:space="0" w:color="auto"/>
                <w:right w:val="none" w:sz="0" w:space="0" w:color="auto"/>
              </w:divBdr>
            </w:div>
            <w:div w:id="1599094023">
              <w:marLeft w:val="0"/>
              <w:marRight w:val="0"/>
              <w:marTop w:val="0"/>
              <w:marBottom w:val="0"/>
              <w:divBdr>
                <w:top w:val="none" w:sz="0" w:space="0" w:color="auto"/>
                <w:left w:val="none" w:sz="0" w:space="0" w:color="auto"/>
                <w:bottom w:val="none" w:sz="0" w:space="0" w:color="auto"/>
                <w:right w:val="none" w:sz="0" w:space="0" w:color="auto"/>
              </w:divBdr>
            </w:div>
            <w:div w:id="1599096359">
              <w:marLeft w:val="0"/>
              <w:marRight w:val="0"/>
              <w:marTop w:val="0"/>
              <w:marBottom w:val="0"/>
              <w:divBdr>
                <w:top w:val="none" w:sz="0" w:space="0" w:color="auto"/>
                <w:left w:val="none" w:sz="0" w:space="0" w:color="auto"/>
                <w:bottom w:val="none" w:sz="0" w:space="0" w:color="auto"/>
                <w:right w:val="none" w:sz="0" w:space="0" w:color="auto"/>
              </w:divBdr>
            </w:div>
            <w:div w:id="1600410968">
              <w:marLeft w:val="0"/>
              <w:marRight w:val="0"/>
              <w:marTop w:val="0"/>
              <w:marBottom w:val="0"/>
              <w:divBdr>
                <w:top w:val="none" w:sz="0" w:space="0" w:color="auto"/>
                <w:left w:val="none" w:sz="0" w:space="0" w:color="auto"/>
                <w:bottom w:val="none" w:sz="0" w:space="0" w:color="auto"/>
                <w:right w:val="none" w:sz="0" w:space="0" w:color="auto"/>
              </w:divBdr>
            </w:div>
            <w:div w:id="1602449738">
              <w:marLeft w:val="0"/>
              <w:marRight w:val="0"/>
              <w:marTop w:val="0"/>
              <w:marBottom w:val="0"/>
              <w:divBdr>
                <w:top w:val="none" w:sz="0" w:space="0" w:color="auto"/>
                <w:left w:val="none" w:sz="0" w:space="0" w:color="auto"/>
                <w:bottom w:val="none" w:sz="0" w:space="0" w:color="auto"/>
                <w:right w:val="none" w:sz="0" w:space="0" w:color="auto"/>
              </w:divBdr>
            </w:div>
            <w:div w:id="1602641037">
              <w:marLeft w:val="0"/>
              <w:marRight w:val="0"/>
              <w:marTop w:val="0"/>
              <w:marBottom w:val="0"/>
              <w:divBdr>
                <w:top w:val="none" w:sz="0" w:space="0" w:color="auto"/>
                <w:left w:val="none" w:sz="0" w:space="0" w:color="auto"/>
                <w:bottom w:val="none" w:sz="0" w:space="0" w:color="auto"/>
                <w:right w:val="none" w:sz="0" w:space="0" w:color="auto"/>
              </w:divBdr>
            </w:div>
            <w:div w:id="1604337617">
              <w:marLeft w:val="0"/>
              <w:marRight w:val="0"/>
              <w:marTop w:val="0"/>
              <w:marBottom w:val="0"/>
              <w:divBdr>
                <w:top w:val="none" w:sz="0" w:space="0" w:color="auto"/>
                <w:left w:val="none" w:sz="0" w:space="0" w:color="auto"/>
                <w:bottom w:val="none" w:sz="0" w:space="0" w:color="auto"/>
                <w:right w:val="none" w:sz="0" w:space="0" w:color="auto"/>
              </w:divBdr>
            </w:div>
            <w:div w:id="1606376488">
              <w:marLeft w:val="0"/>
              <w:marRight w:val="0"/>
              <w:marTop w:val="0"/>
              <w:marBottom w:val="0"/>
              <w:divBdr>
                <w:top w:val="none" w:sz="0" w:space="0" w:color="auto"/>
                <w:left w:val="none" w:sz="0" w:space="0" w:color="auto"/>
                <w:bottom w:val="none" w:sz="0" w:space="0" w:color="auto"/>
                <w:right w:val="none" w:sz="0" w:space="0" w:color="auto"/>
              </w:divBdr>
            </w:div>
            <w:div w:id="1606768842">
              <w:marLeft w:val="0"/>
              <w:marRight w:val="0"/>
              <w:marTop w:val="0"/>
              <w:marBottom w:val="0"/>
              <w:divBdr>
                <w:top w:val="none" w:sz="0" w:space="0" w:color="auto"/>
                <w:left w:val="none" w:sz="0" w:space="0" w:color="auto"/>
                <w:bottom w:val="none" w:sz="0" w:space="0" w:color="auto"/>
                <w:right w:val="none" w:sz="0" w:space="0" w:color="auto"/>
              </w:divBdr>
            </w:div>
            <w:div w:id="1606768856">
              <w:marLeft w:val="0"/>
              <w:marRight w:val="0"/>
              <w:marTop w:val="0"/>
              <w:marBottom w:val="0"/>
              <w:divBdr>
                <w:top w:val="none" w:sz="0" w:space="0" w:color="auto"/>
                <w:left w:val="none" w:sz="0" w:space="0" w:color="auto"/>
                <w:bottom w:val="none" w:sz="0" w:space="0" w:color="auto"/>
                <w:right w:val="none" w:sz="0" w:space="0" w:color="auto"/>
              </w:divBdr>
            </w:div>
            <w:div w:id="1606957553">
              <w:marLeft w:val="0"/>
              <w:marRight w:val="0"/>
              <w:marTop w:val="0"/>
              <w:marBottom w:val="0"/>
              <w:divBdr>
                <w:top w:val="none" w:sz="0" w:space="0" w:color="auto"/>
                <w:left w:val="none" w:sz="0" w:space="0" w:color="auto"/>
                <w:bottom w:val="none" w:sz="0" w:space="0" w:color="auto"/>
                <w:right w:val="none" w:sz="0" w:space="0" w:color="auto"/>
              </w:divBdr>
            </w:div>
            <w:div w:id="1609585574">
              <w:marLeft w:val="0"/>
              <w:marRight w:val="0"/>
              <w:marTop w:val="0"/>
              <w:marBottom w:val="0"/>
              <w:divBdr>
                <w:top w:val="none" w:sz="0" w:space="0" w:color="auto"/>
                <w:left w:val="none" w:sz="0" w:space="0" w:color="auto"/>
                <w:bottom w:val="none" w:sz="0" w:space="0" w:color="auto"/>
                <w:right w:val="none" w:sz="0" w:space="0" w:color="auto"/>
              </w:divBdr>
            </w:div>
            <w:div w:id="1610818420">
              <w:marLeft w:val="0"/>
              <w:marRight w:val="0"/>
              <w:marTop w:val="0"/>
              <w:marBottom w:val="0"/>
              <w:divBdr>
                <w:top w:val="none" w:sz="0" w:space="0" w:color="auto"/>
                <w:left w:val="none" w:sz="0" w:space="0" w:color="auto"/>
                <w:bottom w:val="none" w:sz="0" w:space="0" w:color="auto"/>
                <w:right w:val="none" w:sz="0" w:space="0" w:color="auto"/>
              </w:divBdr>
            </w:div>
            <w:div w:id="1611275980">
              <w:marLeft w:val="0"/>
              <w:marRight w:val="0"/>
              <w:marTop w:val="0"/>
              <w:marBottom w:val="0"/>
              <w:divBdr>
                <w:top w:val="none" w:sz="0" w:space="0" w:color="auto"/>
                <w:left w:val="none" w:sz="0" w:space="0" w:color="auto"/>
                <w:bottom w:val="none" w:sz="0" w:space="0" w:color="auto"/>
                <w:right w:val="none" w:sz="0" w:space="0" w:color="auto"/>
              </w:divBdr>
            </w:div>
            <w:div w:id="1612783722">
              <w:marLeft w:val="0"/>
              <w:marRight w:val="0"/>
              <w:marTop w:val="0"/>
              <w:marBottom w:val="0"/>
              <w:divBdr>
                <w:top w:val="none" w:sz="0" w:space="0" w:color="auto"/>
                <w:left w:val="none" w:sz="0" w:space="0" w:color="auto"/>
                <w:bottom w:val="none" w:sz="0" w:space="0" w:color="auto"/>
                <w:right w:val="none" w:sz="0" w:space="0" w:color="auto"/>
              </w:divBdr>
            </w:div>
            <w:div w:id="1612861999">
              <w:marLeft w:val="0"/>
              <w:marRight w:val="0"/>
              <w:marTop w:val="0"/>
              <w:marBottom w:val="0"/>
              <w:divBdr>
                <w:top w:val="none" w:sz="0" w:space="0" w:color="auto"/>
                <w:left w:val="none" w:sz="0" w:space="0" w:color="auto"/>
                <w:bottom w:val="none" w:sz="0" w:space="0" w:color="auto"/>
                <w:right w:val="none" w:sz="0" w:space="0" w:color="auto"/>
              </w:divBdr>
            </w:div>
            <w:div w:id="1613366400">
              <w:marLeft w:val="0"/>
              <w:marRight w:val="0"/>
              <w:marTop w:val="0"/>
              <w:marBottom w:val="0"/>
              <w:divBdr>
                <w:top w:val="none" w:sz="0" w:space="0" w:color="auto"/>
                <w:left w:val="none" w:sz="0" w:space="0" w:color="auto"/>
                <w:bottom w:val="none" w:sz="0" w:space="0" w:color="auto"/>
                <w:right w:val="none" w:sz="0" w:space="0" w:color="auto"/>
              </w:divBdr>
            </w:div>
            <w:div w:id="1617712744">
              <w:marLeft w:val="0"/>
              <w:marRight w:val="0"/>
              <w:marTop w:val="0"/>
              <w:marBottom w:val="0"/>
              <w:divBdr>
                <w:top w:val="none" w:sz="0" w:space="0" w:color="auto"/>
                <w:left w:val="none" w:sz="0" w:space="0" w:color="auto"/>
                <w:bottom w:val="none" w:sz="0" w:space="0" w:color="auto"/>
                <w:right w:val="none" w:sz="0" w:space="0" w:color="auto"/>
              </w:divBdr>
            </w:div>
            <w:div w:id="1618103903">
              <w:marLeft w:val="0"/>
              <w:marRight w:val="0"/>
              <w:marTop w:val="0"/>
              <w:marBottom w:val="0"/>
              <w:divBdr>
                <w:top w:val="none" w:sz="0" w:space="0" w:color="auto"/>
                <w:left w:val="none" w:sz="0" w:space="0" w:color="auto"/>
                <w:bottom w:val="none" w:sz="0" w:space="0" w:color="auto"/>
                <w:right w:val="none" w:sz="0" w:space="0" w:color="auto"/>
              </w:divBdr>
            </w:div>
            <w:div w:id="1618562709">
              <w:marLeft w:val="0"/>
              <w:marRight w:val="0"/>
              <w:marTop w:val="0"/>
              <w:marBottom w:val="0"/>
              <w:divBdr>
                <w:top w:val="none" w:sz="0" w:space="0" w:color="auto"/>
                <w:left w:val="none" w:sz="0" w:space="0" w:color="auto"/>
                <w:bottom w:val="none" w:sz="0" w:space="0" w:color="auto"/>
                <w:right w:val="none" w:sz="0" w:space="0" w:color="auto"/>
              </w:divBdr>
            </w:div>
            <w:div w:id="1620991046">
              <w:marLeft w:val="0"/>
              <w:marRight w:val="0"/>
              <w:marTop w:val="0"/>
              <w:marBottom w:val="0"/>
              <w:divBdr>
                <w:top w:val="none" w:sz="0" w:space="0" w:color="auto"/>
                <w:left w:val="none" w:sz="0" w:space="0" w:color="auto"/>
                <w:bottom w:val="none" w:sz="0" w:space="0" w:color="auto"/>
                <w:right w:val="none" w:sz="0" w:space="0" w:color="auto"/>
              </w:divBdr>
            </w:div>
            <w:div w:id="1621180277">
              <w:marLeft w:val="0"/>
              <w:marRight w:val="0"/>
              <w:marTop w:val="0"/>
              <w:marBottom w:val="0"/>
              <w:divBdr>
                <w:top w:val="none" w:sz="0" w:space="0" w:color="auto"/>
                <w:left w:val="none" w:sz="0" w:space="0" w:color="auto"/>
                <w:bottom w:val="none" w:sz="0" w:space="0" w:color="auto"/>
                <w:right w:val="none" w:sz="0" w:space="0" w:color="auto"/>
              </w:divBdr>
            </w:div>
            <w:div w:id="1622031847">
              <w:marLeft w:val="0"/>
              <w:marRight w:val="0"/>
              <w:marTop w:val="0"/>
              <w:marBottom w:val="0"/>
              <w:divBdr>
                <w:top w:val="none" w:sz="0" w:space="0" w:color="auto"/>
                <w:left w:val="none" w:sz="0" w:space="0" w:color="auto"/>
                <w:bottom w:val="none" w:sz="0" w:space="0" w:color="auto"/>
                <w:right w:val="none" w:sz="0" w:space="0" w:color="auto"/>
              </w:divBdr>
            </w:div>
            <w:div w:id="1622567372">
              <w:marLeft w:val="0"/>
              <w:marRight w:val="0"/>
              <w:marTop w:val="0"/>
              <w:marBottom w:val="0"/>
              <w:divBdr>
                <w:top w:val="none" w:sz="0" w:space="0" w:color="auto"/>
                <w:left w:val="none" w:sz="0" w:space="0" w:color="auto"/>
                <w:bottom w:val="none" w:sz="0" w:space="0" w:color="auto"/>
                <w:right w:val="none" w:sz="0" w:space="0" w:color="auto"/>
              </w:divBdr>
            </w:div>
            <w:div w:id="1623000684">
              <w:marLeft w:val="0"/>
              <w:marRight w:val="0"/>
              <w:marTop w:val="0"/>
              <w:marBottom w:val="0"/>
              <w:divBdr>
                <w:top w:val="none" w:sz="0" w:space="0" w:color="auto"/>
                <w:left w:val="none" w:sz="0" w:space="0" w:color="auto"/>
                <w:bottom w:val="none" w:sz="0" w:space="0" w:color="auto"/>
                <w:right w:val="none" w:sz="0" w:space="0" w:color="auto"/>
              </w:divBdr>
            </w:div>
            <w:div w:id="1624458167">
              <w:marLeft w:val="0"/>
              <w:marRight w:val="0"/>
              <w:marTop w:val="0"/>
              <w:marBottom w:val="0"/>
              <w:divBdr>
                <w:top w:val="none" w:sz="0" w:space="0" w:color="auto"/>
                <w:left w:val="none" w:sz="0" w:space="0" w:color="auto"/>
                <w:bottom w:val="none" w:sz="0" w:space="0" w:color="auto"/>
                <w:right w:val="none" w:sz="0" w:space="0" w:color="auto"/>
              </w:divBdr>
            </w:div>
            <w:div w:id="1625773128">
              <w:marLeft w:val="0"/>
              <w:marRight w:val="0"/>
              <w:marTop w:val="0"/>
              <w:marBottom w:val="0"/>
              <w:divBdr>
                <w:top w:val="none" w:sz="0" w:space="0" w:color="auto"/>
                <w:left w:val="none" w:sz="0" w:space="0" w:color="auto"/>
                <w:bottom w:val="none" w:sz="0" w:space="0" w:color="auto"/>
                <w:right w:val="none" w:sz="0" w:space="0" w:color="auto"/>
              </w:divBdr>
            </w:div>
            <w:div w:id="1626232194">
              <w:marLeft w:val="0"/>
              <w:marRight w:val="0"/>
              <w:marTop w:val="0"/>
              <w:marBottom w:val="0"/>
              <w:divBdr>
                <w:top w:val="none" w:sz="0" w:space="0" w:color="auto"/>
                <w:left w:val="none" w:sz="0" w:space="0" w:color="auto"/>
                <w:bottom w:val="none" w:sz="0" w:space="0" w:color="auto"/>
                <w:right w:val="none" w:sz="0" w:space="0" w:color="auto"/>
              </w:divBdr>
            </w:div>
            <w:div w:id="1628969950">
              <w:marLeft w:val="0"/>
              <w:marRight w:val="0"/>
              <w:marTop w:val="0"/>
              <w:marBottom w:val="0"/>
              <w:divBdr>
                <w:top w:val="none" w:sz="0" w:space="0" w:color="auto"/>
                <w:left w:val="none" w:sz="0" w:space="0" w:color="auto"/>
                <w:bottom w:val="none" w:sz="0" w:space="0" w:color="auto"/>
                <w:right w:val="none" w:sz="0" w:space="0" w:color="auto"/>
              </w:divBdr>
            </w:div>
            <w:div w:id="1629357490">
              <w:marLeft w:val="0"/>
              <w:marRight w:val="0"/>
              <w:marTop w:val="0"/>
              <w:marBottom w:val="0"/>
              <w:divBdr>
                <w:top w:val="none" w:sz="0" w:space="0" w:color="auto"/>
                <w:left w:val="none" w:sz="0" w:space="0" w:color="auto"/>
                <w:bottom w:val="none" w:sz="0" w:space="0" w:color="auto"/>
                <w:right w:val="none" w:sz="0" w:space="0" w:color="auto"/>
              </w:divBdr>
            </w:div>
            <w:div w:id="1630208560">
              <w:marLeft w:val="0"/>
              <w:marRight w:val="0"/>
              <w:marTop w:val="0"/>
              <w:marBottom w:val="0"/>
              <w:divBdr>
                <w:top w:val="none" w:sz="0" w:space="0" w:color="auto"/>
                <w:left w:val="none" w:sz="0" w:space="0" w:color="auto"/>
                <w:bottom w:val="none" w:sz="0" w:space="0" w:color="auto"/>
                <w:right w:val="none" w:sz="0" w:space="0" w:color="auto"/>
              </w:divBdr>
            </w:div>
            <w:div w:id="1630357707">
              <w:marLeft w:val="0"/>
              <w:marRight w:val="0"/>
              <w:marTop w:val="360"/>
              <w:marBottom w:val="0"/>
              <w:divBdr>
                <w:top w:val="single" w:sz="6" w:space="0" w:color="auto"/>
                <w:left w:val="single" w:sz="6" w:space="0" w:color="auto"/>
                <w:bottom w:val="single" w:sz="6" w:space="0" w:color="auto"/>
                <w:right w:val="single" w:sz="6" w:space="0" w:color="auto"/>
              </w:divBdr>
            </w:div>
            <w:div w:id="1633174165">
              <w:marLeft w:val="0"/>
              <w:marRight w:val="0"/>
              <w:marTop w:val="0"/>
              <w:marBottom w:val="0"/>
              <w:divBdr>
                <w:top w:val="none" w:sz="0" w:space="0" w:color="auto"/>
                <w:left w:val="none" w:sz="0" w:space="0" w:color="auto"/>
                <w:bottom w:val="none" w:sz="0" w:space="0" w:color="auto"/>
                <w:right w:val="none" w:sz="0" w:space="0" w:color="auto"/>
              </w:divBdr>
            </w:div>
            <w:div w:id="1639609492">
              <w:marLeft w:val="0"/>
              <w:marRight w:val="0"/>
              <w:marTop w:val="0"/>
              <w:marBottom w:val="0"/>
              <w:divBdr>
                <w:top w:val="none" w:sz="0" w:space="0" w:color="auto"/>
                <w:left w:val="none" w:sz="0" w:space="0" w:color="auto"/>
                <w:bottom w:val="none" w:sz="0" w:space="0" w:color="auto"/>
                <w:right w:val="none" w:sz="0" w:space="0" w:color="auto"/>
              </w:divBdr>
            </w:div>
            <w:div w:id="1640694100">
              <w:marLeft w:val="0"/>
              <w:marRight w:val="0"/>
              <w:marTop w:val="0"/>
              <w:marBottom w:val="0"/>
              <w:divBdr>
                <w:top w:val="none" w:sz="0" w:space="0" w:color="auto"/>
                <w:left w:val="none" w:sz="0" w:space="0" w:color="auto"/>
                <w:bottom w:val="none" w:sz="0" w:space="0" w:color="auto"/>
                <w:right w:val="none" w:sz="0" w:space="0" w:color="auto"/>
              </w:divBdr>
            </w:div>
            <w:div w:id="1640918451">
              <w:marLeft w:val="0"/>
              <w:marRight w:val="0"/>
              <w:marTop w:val="0"/>
              <w:marBottom w:val="0"/>
              <w:divBdr>
                <w:top w:val="none" w:sz="0" w:space="0" w:color="auto"/>
                <w:left w:val="none" w:sz="0" w:space="0" w:color="auto"/>
                <w:bottom w:val="none" w:sz="0" w:space="0" w:color="auto"/>
                <w:right w:val="none" w:sz="0" w:space="0" w:color="auto"/>
              </w:divBdr>
            </w:div>
            <w:div w:id="1641350266">
              <w:marLeft w:val="0"/>
              <w:marRight w:val="0"/>
              <w:marTop w:val="0"/>
              <w:marBottom w:val="0"/>
              <w:divBdr>
                <w:top w:val="none" w:sz="0" w:space="0" w:color="auto"/>
                <w:left w:val="none" w:sz="0" w:space="0" w:color="auto"/>
                <w:bottom w:val="none" w:sz="0" w:space="0" w:color="auto"/>
                <w:right w:val="none" w:sz="0" w:space="0" w:color="auto"/>
              </w:divBdr>
            </w:div>
            <w:div w:id="1644314974">
              <w:marLeft w:val="0"/>
              <w:marRight w:val="0"/>
              <w:marTop w:val="0"/>
              <w:marBottom w:val="0"/>
              <w:divBdr>
                <w:top w:val="none" w:sz="0" w:space="0" w:color="auto"/>
                <w:left w:val="none" w:sz="0" w:space="0" w:color="auto"/>
                <w:bottom w:val="none" w:sz="0" w:space="0" w:color="auto"/>
                <w:right w:val="none" w:sz="0" w:space="0" w:color="auto"/>
              </w:divBdr>
            </w:div>
            <w:div w:id="1645355202">
              <w:marLeft w:val="0"/>
              <w:marRight w:val="0"/>
              <w:marTop w:val="0"/>
              <w:marBottom w:val="0"/>
              <w:divBdr>
                <w:top w:val="none" w:sz="0" w:space="0" w:color="auto"/>
                <w:left w:val="none" w:sz="0" w:space="0" w:color="auto"/>
                <w:bottom w:val="none" w:sz="0" w:space="0" w:color="auto"/>
                <w:right w:val="none" w:sz="0" w:space="0" w:color="auto"/>
              </w:divBdr>
            </w:div>
            <w:div w:id="1646084412">
              <w:marLeft w:val="0"/>
              <w:marRight w:val="0"/>
              <w:marTop w:val="0"/>
              <w:marBottom w:val="0"/>
              <w:divBdr>
                <w:top w:val="none" w:sz="0" w:space="0" w:color="auto"/>
                <w:left w:val="none" w:sz="0" w:space="0" w:color="auto"/>
                <w:bottom w:val="none" w:sz="0" w:space="0" w:color="auto"/>
                <w:right w:val="none" w:sz="0" w:space="0" w:color="auto"/>
              </w:divBdr>
            </w:div>
            <w:div w:id="1651788462">
              <w:marLeft w:val="0"/>
              <w:marRight w:val="0"/>
              <w:marTop w:val="0"/>
              <w:marBottom w:val="0"/>
              <w:divBdr>
                <w:top w:val="none" w:sz="0" w:space="0" w:color="auto"/>
                <w:left w:val="none" w:sz="0" w:space="0" w:color="auto"/>
                <w:bottom w:val="none" w:sz="0" w:space="0" w:color="auto"/>
                <w:right w:val="none" w:sz="0" w:space="0" w:color="auto"/>
              </w:divBdr>
            </w:div>
            <w:div w:id="1655256512">
              <w:marLeft w:val="0"/>
              <w:marRight w:val="0"/>
              <w:marTop w:val="0"/>
              <w:marBottom w:val="0"/>
              <w:divBdr>
                <w:top w:val="none" w:sz="0" w:space="0" w:color="auto"/>
                <w:left w:val="none" w:sz="0" w:space="0" w:color="auto"/>
                <w:bottom w:val="none" w:sz="0" w:space="0" w:color="auto"/>
                <w:right w:val="none" w:sz="0" w:space="0" w:color="auto"/>
              </w:divBdr>
            </w:div>
            <w:div w:id="1657150039">
              <w:marLeft w:val="0"/>
              <w:marRight w:val="0"/>
              <w:marTop w:val="0"/>
              <w:marBottom w:val="0"/>
              <w:divBdr>
                <w:top w:val="none" w:sz="0" w:space="0" w:color="auto"/>
                <w:left w:val="none" w:sz="0" w:space="0" w:color="auto"/>
                <w:bottom w:val="none" w:sz="0" w:space="0" w:color="auto"/>
                <w:right w:val="none" w:sz="0" w:space="0" w:color="auto"/>
              </w:divBdr>
            </w:div>
            <w:div w:id="1658336693">
              <w:marLeft w:val="0"/>
              <w:marRight w:val="0"/>
              <w:marTop w:val="0"/>
              <w:marBottom w:val="0"/>
              <w:divBdr>
                <w:top w:val="none" w:sz="0" w:space="0" w:color="auto"/>
                <w:left w:val="none" w:sz="0" w:space="0" w:color="auto"/>
                <w:bottom w:val="none" w:sz="0" w:space="0" w:color="auto"/>
                <w:right w:val="none" w:sz="0" w:space="0" w:color="auto"/>
              </w:divBdr>
            </w:div>
            <w:div w:id="1661811125">
              <w:marLeft w:val="0"/>
              <w:marRight w:val="0"/>
              <w:marTop w:val="0"/>
              <w:marBottom w:val="0"/>
              <w:divBdr>
                <w:top w:val="none" w:sz="0" w:space="0" w:color="auto"/>
                <w:left w:val="none" w:sz="0" w:space="0" w:color="auto"/>
                <w:bottom w:val="none" w:sz="0" w:space="0" w:color="auto"/>
                <w:right w:val="none" w:sz="0" w:space="0" w:color="auto"/>
              </w:divBdr>
            </w:div>
            <w:div w:id="1662926911">
              <w:marLeft w:val="0"/>
              <w:marRight w:val="0"/>
              <w:marTop w:val="0"/>
              <w:marBottom w:val="0"/>
              <w:divBdr>
                <w:top w:val="none" w:sz="0" w:space="0" w:color="auto"/>
                <w:left w:val="none" w:sz="0" w:space="0" w:color="auto"/>
                <w:bottom w:val="none" w:sz="0" w:space="0" w:color="auto"/>
                <w:right w:val="none" w:sz="0" w:space="0" w:color="auto"/>
              </w:divBdr>
            </w:div>
            <w:div w:id="1663196846">
              <w:marLeft w:val="0"/>
              <w:marRight w:val="0"/>
              <w:marTop w:val="0"/>
              <w:marBottom w:val="0"/>
              <w:divBdr>
                <w:top w:val="none" w:sz="0" w:space="0" w:color="auto"/>
                <w:left w:val="none" w:sz="0" w:space="0" w:color="auto"/>
                <w:bottom w:val="none" w:sz="0" w:space="0" w:color="auto"/>
                <w:right w:val="none" w:sz="0" w:space="0" w:color="auto"/>
              </w:divBdr>
            </w:div>
            <w:div w:id="1664432746">
              <w:marLeft w:val="0"/>
              <w:marRight w:val="0"/>
              <w:marTop w:val="0"/>
              <w:marBottom w:val="0"/>
              <w:divBdr>
                <w:top w:val="none" w:sz="0" w:space="0" w:color="auto"/>
                <w:left w:val="none" w:sz="0" w:space="0" w:color="auto"/>
                <w:bottom w:val="none" w:sz="0" w:space="0" w:color="auto"/>
                <w:right w:val="none" w:sz="0" w:space="0" w:color="auto"/>
              </w:divBdr>
            </w:div>
            <w:div w:id="1664508394">
              <w:marLeft w:val="0"/>
              <w:marRight w:val="0"/>
              <w:marTop w:val="0"/>
              <w:marBottom w:val="0"/>
              <w:divBdr>
                <w:top w:val="none" w:sz="0" w:space="0" w:color="auto"/>
                <w:left w:val="none" w:sz="0" w:space="0" w:color="auto"/>
                <w:bottom w:val="none" w:sz="0" w:space="0" w:color="auto"/>
                <w:right w:val="none" w:sz="0" w:space="0" w:color="auto"/>
              </w:divBdr>
            </w:div>
            <w:div w:id="1664817149">
              <w:marLeft w:val="0"/>
              <w:marRight w:val="0"/>
              <w:marTop w:val="0"/>
              <w:marBottom w:val="0"/>
              <w:divBdr>
                <w:top w:val="none" w:sz="0" w:space="0" w:color="auto"/>
                <w:left w:val="none" w:sz="0" w:space="0" w:color="auto"/>
                <w:bottom w:val="none" w:sz="0" w:space="0" w:color="auto"/>
                <w:right w:val="none" w:sz="0" w:space="0" w:color="auto"/>
              </w:divBdr>
            </w:div>
            <w:div w:id="1666667707">
              <w:marLeft w:val="0"/>
              <w:marRight w:val="0"/>
              <w:marTop w:val="0"/>
              <w:marBottom w:val="0"/>
              <w:divBdr>
                <w:top w:val="none" w:sz="0" w:space="0" w:color="auto"/>
                <w:left w:val="none" w:sz="0" w:space="0" w:color="auto"/>
                <w:bottom w:val="none" w:sz="0" w:space="0" w:color="auto"/>
                <w:right w:val="none" w:sz="0" w:space="0" w:color="auto"/>
              </w:divBdr>
            </w:div>
            <w:div w:id="1669288213">
              <w:marLeft w:val="0"/>
              <w:marRight w:val="0"/>
              <w:marTop w:val="0"/>
              <w:marBottom w:val="0"/>
              <w:divBdr>
                <w:top w:val="none" w:sz="0" w:space="0" w:color="auto"/>
                <w:left w:val="none" w:sz="0" w:space="0" w:color="auto"/>
                <w:bottom w:val="none" w:sz="0" w:space="0" w:color="auto"/>
                <w:right w:val="none" w:sz="0" w:space="0" w:color="auto"/>
              </w:divBdr>
            </w:div>
            <w:div w:id="1670401547">
              <w:marLeft w:val="0"/>
              <w:marRight w:val="0"/>
              <w:marTop w:val="0"/>
              <w:marBottom w:val="0"/>
              <w:divBdr>
                <w:top w:val="none" w:sz="0" w:space="0" w:color="auto"/>
                <w:left w:val="none" w:sz="0" w:space="0" w:color="auto"/>
                <w:bottom w:val="none" w:sz="0" w:space="0" w:color="auto"/>
                <w:right w:val="none" w:sz="0" w:space="0" w:color="auto"/>
              </w:divBdr>
            </w:div>
            <w:div w:id="1670594538">
              <w:marLeft w:val="0"/>
              <w:marRight w:val="0"/>
              <w:marTop w:val="360"/>
              <w:marBottom w:val="0"/>
              <w:divBdr>
                <w:top w:val="single" w:sz="6" w:space="0" w:color="auto"/>
                <w:left w:val="single" w:sz="6" w:space="0" w:color="auto"/>
                <w:bottom w:val="single" w:sz="6" w:space="0" w:color="auto"/>
                <w:right w:val="single" w:sz="6" w:space="0" w:color="auto"/>
              </w:divBdr>
            </w:div>
            <w:div w:id="1673527884">
              <w:marLeft w:val="0"/>
              <w:marRight w:val="0"/>
              <w:marTop w:val="0"/>
              <w:marBottom w:val="0"/>
              <w:divBdr>
                <w:top w:val="none" w:sz="0" w:space="0" w:color="auto"/>
                <w:left w:val="none" w:sz="0" w:space="0" w:color="auto"/>
                <w:bottom w:val="none" w:sz="0" w:space="0" w:color="auto"/>
                <w:right w:val="none" w:sz="0" w:space="0" w:color="auto"/>
              </w:divBdr>
            </w:div>
            <w:div w:id="1673724813">
              <w:marLeft w:val="0"/>
              <w:marRight w:val="0"/>
              <w:marTop w:val="0"/>
              <w:marBottom w:val="0"/>
              <w:divBdr>
                <w:top w:val="none" w:sz="0" w:space="0" w:color="auto"/>
                <w:left w:val="none" w:sz="0" w:space="0" w:color="auto"/>
                <w:bottom w:val="none" w:sz="0" w:space="0" w:color="auto"/>
                <w:right w:val="none" w:sz="0" w:space="0" w:color="auto"/>
              </w:divBdr>
            </w:div>
            <w:div w:id="1675180212">
              <w:marLeft w:val="0"/>
              <w:marRight w:val="0"/>
              <w:marTop w:val="0"/>
              <w:marBottom w:val="0"/>
              <w:divBdr>
                <w:top w:val="none" w:sz="0" w:space="0" w:color="auto"/>
                <w:left w:val="none" w:sz="0" w:space="0" w:color="auto"/>
                <w:bottom w:val="none" w:sz="0" w:space="0" w:color="auto"/>
                <w:right w:val="none" w:sz="0" w:space="0" w:color="auto"/>
              </w:divBdr>
            </w:div>
            <w:div w:id="1675842868">
              <w:marLeft w:val="0"/>
              <w:marRight w:val="0"/>
              <w:marTop w:val="0"/>
              <w:marBottom w:val="0"/>
              <w:divBdr>
                <w:top w:val="none" w:sz="0" w:space="0" w:color="auto"/>
                <w:left w:val="none" w:sz="0" w:space="0" w:color="auto"/>
                <w:bottom w:val="none" w:sz="0" w:space="0" w:color="auto"/>
                <w:right w:val="none" w:sz="0" w:space="0" w:color="auto"/>
              </w:divBdr>
            </w:div>
            <w:div w:id="1676423459">
              <w:marLeft w:val="0"/>
              <w:marRight w:val="0"/>
              <w:marTop w:val="0"/>
              <w:marBottom w:val="0"/>
              <w:divBdr>
                <w:top w:val="none" w:sz="0" w:space="0" w:color="auto"/>
                <w:left w:val="none" w:sz="0" w:space="0" w:color="auto"/>
                <w:bottom w:val="none" w:sz="0" w:space="0" w:color="auto"/>
                <w:right w:val="none" w:sz="0" w:space="0" w:color="auto"/>
              </w:divBdr>
            </w:div>
            <w:div w:id="1677612558">
              <w:marLeft w:val="0"/>
              <w:marRight w:val="0"/>
              <w:marTop w:val="0"/>
              <w:marBottom w:val="0"/>
              <w:divBdr>
                <w:top w:val="none" w:sz="0" w:space="0" w:color="auto"/>
                <w:left w:val="none" w:sz="0" w:space="0" w:color="auto"/>
                <w:bottom w:val="none" w:sz="0" w:space="0" w:color="auto"/>
                <w:right w:val="none" w:sz="0" w:space="0" w:color="auto"/>
              </w:divBdr>
            </w:div>
            <w:div w:id="1678072167">
              <w:marLeft w:val="0"/>
              <w:marRight w:val="0"/>
              <w:marTop w:val="0"/>
              <w:marBottom w:val="0"/>
              <w:divBdr>
                <w:top w:val="none" w:sz="0" w:space="0" w:color="auto"/>
                <w:left w:val="none" w:sz="0" w:space="0" w:color="auto"/>
                <w:bottom w:val="none" w:sz="0" w:space="0" w:color="auto"/>
                <w:right w:val="none" w:sz="0" w:space="0" w:color="auto"/>
              </w:divBdr>
            </w:div>
            <w:div w:id="1678917551">
              <w:marLeft w:val="0"/>
              <w:marRight w:val="0"/>
              <w:marTop w:val="0"/>
              <w:marBottom w:val="0"/>
              <w:divBdr>
                <w:top w:val="none" w:sz="0" w:space="0" w:color="auto"/>
                <w:left w:val="none" w:sz="0" w:space="0" w:color="auto"/>
                <w:bottom w:val="none" w:sz="0" w:space="0" w:color="auto"/>
                <w:right w:val="none" w:sz="0" w:space="0" w:color="auto"/>
              </w:divBdr>
            </w:div>
            <w:div w:id="1679573040">
              <w:marLeft w:val="0"/>
              <w:marRight w:val="0"/>
              <w:marTop w:val="0"/>
              <w:marBottom w:val="0"/>
              <w:divBdr>
                <w:top w:val="none" w:sz="0" w:space="0" w:color="auto"/>
                <w:left w:val="none" w:sz="0" w:space="0" w:color="auto"/>
                <w:bottom w:val="none" w:sz="0" w:space="0" w:color="auto"/>
                <w:right w:val="none" w:sz="0" w:space="0" w:color="auto"/>
              </w:divBdr>
            </w:div>
            <w:div w:id="1682391670">
              <w:marLeft w:val="0"/>
              <w:marRight w:val="0"/>
              <w:marTop w:val="0"/>
              <w:marBottom w:val="0"/>
              <w:divBdr>
                <w:top w:val="none" w:sz="0" w:space="0" w:color="auto"/>
                <w:left w:val="none" w:sz="0" w:space="0" w:color="auto"/>
                <w:bottom w:val="none" w:sz="0" w:space="0" w:color="auto"/>
                <w:right w:val="none" w:sz="0" w:space="0" w:color="auto"/>
              </w:divBdr>
            </w:div>
            <w:div w:id="1689870650">
              <w:marLeft w:val="0"/>
              <w:marRight w:val="0"/>
              <w:marTop w:val="0"/>
              <w:marBottom w:val="0"/>
              <w:divBdr>
                <w:top w:val="none" w:sz="0" w:space="0" w:color="auto"/>
                <w:left w:val="none" w:sz="0" w:space="0" w:color="auto"/>
                <w:bottom w:val="none" w:sz="0" w:space="0" w:color="auto"/>
                <w:right w:val="none" w:sz="0" w:space="0" w:color="auto"/>
              </w:divBdr>
            </w:div>
            <w:div w:id="1690640452">
              <w:marLeft w:val="0"/>
              <w:marRight w:val="0"/>
              <w:marTop w:val="0"/>
              <w:marBottom w:val="0"/>
              <w:divBdr>
                <w:top w:val="none" w:sz="0" w:space="0" w:color="auto"/>
                <w:left w:val="none" w:sz="0" w:space="0" w:color="auto"/>
                <w:bottom w:val="none" w:sz="0" w:space="0" w:color="auto"/>
                <w:right w:val="none" w:sz="0" w:space="0" w:color="auto"/>
              </w:divBdr>
            </w:div>
            <w:div w:id="1690646150">
              <w:marLeft w:val="0"/>
              <w:marRight w:val="0"/>
              <w:marTop w:val="0"/>
              <w:marBottom w:val="0"/>
              <w:divBdr>
                <w:top w:val="none" w:sz="0" w:space="0" w:color="auto"/>
                <w:left w:val="none" w:sz="0" w:space="0" w:color="auto"/>
                <w:bottom w:val="none" w:sz="0" w:space="0" w:color="auto"/>
                <w:right w:val="none" w:sz="0" w:space="0" w:color="auto"/>
              </w:divBdr>
            </w:div>
            <w:div w:id="1691493704">
              <w:marLeft w:val="0"/>
              <w:marRight w:val="0"/>
              <w:marTop w:val="0"/>
              <w:marBottom w:val="0"/>
              <w:divBdr>
                <w:top w:val="none" w:sz="0" w:space="0" w:color="auto"/>
                <w:left w:val="none" w:sz="0" w:space="0" w:color="auto"/>
                <w:bottom w:val="none" w:sz="0" w:space="0" w:color="auto"/>
                <w:right w:val="none" w:sz="0" w:space="0" w:color="auto"/>
              </w:divBdr>
            </w:div>
            <w:div w:id="1692074814">
              <w:marLeft w:val="0"/>
              <w:marRight w:val="0"/>
              <w:marTop w:val="0"/>
              <w:marBottom w:val="0"/>
              <w:divBdr>
                <w:top w:val="none" w:sz="0" w:space="0" w:color="auto"/>
                <w:left w:val="none" w:sz="0" w:space="0" w:color="auto"/>
                <w:bottom w:val="none" w:sz="0" w:space="0" w:color="auto"/>
                <w:right w:val="none" w:sz="0" w:space="0" w:color="auto"/>
              </w:divBdr>
            </w:div>
            <w:div w:id="1692800166">
              <w:marLeft w:val="0"/>
              <w:marRight w:val="0"/>
              <w:marTop w:val="0"/>
              <w:marBottom w:val="0"/>
              <w:divBdr>
                <w:top w:val="none" w:sz="0" w:space="0" w:color="auto"/>
                <w:left w:val="none" w:sz="0" w:space="0" w:color="auto"/>
                <w:bottom w:val="none" w:sz="0" w:space="0" w:color="auto"/>
                <w:right w:val="none" w:sz="0" w:space="0" w:color="auto"/>
              </w:divBdr>
            </w:div>
            <w:div w:id="1693265684">
              <w:marLeft w:val="0"/>
              <w:marRight w:val="0"/>
              <w:marTop w:val="0"/>
              <w:marBottom w:val="0"/>
              <w:divBdr>
                <w:top w:val="none" w:sz="0" w:space="0" w:color="auto"/>
                <w:left w:val="none" w:sz="0" w:space="0" w:color="auto"/>
                <w:bottom w:val="none" w:sz="0" w:space="0" w:color="auto"/>
                <w:right w:val="none" w:sz="0" w:space="0" w:color="auto"/>
              </w:divBdr>
            </w:div>
            <w:div w:id="1695378249">
              <w:marLeft w:val="0"/>
              <w:marRight w:val="0"/>
              <w:marTop w:val="0"/>
              <w:marBottom w:val="0"/>
              <w:divBdr>
                <w:top w:val="none" w:sz="0" w:space="0" w:color="auto"/>
                <w:left w:val="none" w:sz="0" w:space="0" w:color="auto"/>
                <w:bottom w:val="none" w:sz="0" w:space="0" w:color="auto"/>
                <w:right w:val="none" w:sz="0" w:space="0" w:color="auto"/>
              </w:divBdr>
            </w:div>
            <w:div w:id="1697344884">
              <w:marLeft w:val="0"/>
              <w:marRight w:val="0"/>
              <w:marTop w:val="0"/>
              <w:marBottom w:val="0"/>
              <w:divBdr>
                <w:top w:val="none" w:sz="0" w:space="0" w:color="auto"/>
                <w:left w:val="none" w:sz="0" w:space="0" w:color="auto"/>
                <w:bottom w:val="none" w:sz="0" w:space="0" w:color="auto"/>
                <w:right w:val="none" w:sz="0" w:space="0" w:color="auto"/>
              </w:divBdr>
            </w:div>
            <w:div w:id="1698695608">
              <w:marLeft w:val="0"/>
              <w:marRight w:val="0"/>
              <w:marTop w:val="0"/>
              <w:marBottom w:val="0"/>
              <w:divBdr>
                <w:top w:val="none" w:sz="0" w:space="0" w:color="auto"/>
                <w:left w:val="none" w:sz="0" w:space="0" w:color="auto"/>
                <w:bottom w:val="none" w:sz="0" w:space="0" w:color="auto"/>
                <w:right w:val="none" w:sz="0" w:space="0" w:color="auto"/>
              </w:divBdr>
            </w:div>
            <w:div w:id="1698696301">
              <w:marLeft w:val="0"/>
              <w:marRight w:val="0"/>
              <w:marTop w:val="0"/>
              <w:marBottom w:val="0"/>
              <w:divBdr>
                <w:top w:val="none" w:sz="0" w:space="0" w:color="auto"/>
                <w:left w:val="none" w:sz="0" w:space="0" w:color="auto"/>
                <w:bottom w:val="none" w:sz="0" w:space="0" w:color="auto"/>
                <w:right w:val="none" w:sz="0" w:space="0" w:color="auto"/>
              </w:divBdr>
            </w:div>
            <w:div w:id="1699233549">
              <w:marLeft w:val="0"/>
              <w:marRight w:val="0"/>
              <w:marTop w:val="0"/>
              <w:marBottom w:val="0"/>
              <w:divBdr>
                <w:top w:val="none" w:sz="0" w:space="0" w:color="auto"/>
                <w:left w:val="none" w:sz="0" w:space="0" w:color="auto"/>
                <w:bottom w:val="none" w:sz="0" w:space="0" w:color="auto"/>
                <w:right w:val="none" w:sz="0" w:space="0" w:color="auto"/>
              </w:divBdr>
            </w:div>
            <w:div w:id="1699545518">
              <w:marLeft w:val="0"/>
              <w:marRight w:val="0"/>
              <w:marTop w:val="0"/>
              <w:marBottom w:val="0"/>
              <w:divBdr>
                <w:top w:val="none" w:sz="0" w:space="0" w:color="auto"/>
                <w:left w:val="none" w:sz="0" w:space="0" w:color="auto"/>
                <w:bottom w:val="none" w:sz="0" w:space="0" w:color="auto"/>
                <w:right w:val="none" w:sz="0" w:space="0" w:color="auto"/>
              </w:divBdr>
            </w:div>
            <w:div w:id="1700543558">
              <w:marLeft w:val="0"/>
              <w:marRight w:val="0"/>
              <w:marTop w:val="0"/>
              <w:marBottom w:val="0"/>
              <w:divBdr>
                <w:top w:val="none" w:sz="0" w:space="0" w:color="auto"/>
                <w:left w:val="none" w:sz="0" w:space="0" w:color="auto"/>
                <w:bottom w:val="none" w:sz="0" w:space="0" w:color="auto"/>
                <w:right w:val="none" w:sz="0" w:space="0" w:color="auto"/>
              </w:divBdr>
            </w:div>
            <w:div w:id="1701277490">
              <w:marLeft w:val="0"/>
              <w:marRight w:val="0"/>
              <w:marTop w:val="0"/>
              <w:marBottom w:val="0"/>
              <w:divBdr>
                <w:top w:val="none" w:sz="0" w:space="0" w:color="auto"/>
                <w:left w:val="none" w:sz="0" w:space="0" w:color="auto"/>
                <w:bottom w:val="none" w:sz="0" w:space="0" w:color="auto"/>
                <w:right w:val="none" w:sz="0" w:space="0" w:color="auto"/>
              </w:divBdr>
            </w:div>
            <w:div w:id="1705401135">
              <w:marLeft w:val="0"/>
              <w:marRight w:val="0"/>
              <w:marTop w:val="0"/>
              <w:marBottom w:val="0"/>
              <w:divBdr>
                <w:top w:val="none" w:sz="0" w:space="0" w:color="auto"/>
                <w:left w:val="none" w:sz="0" w:space="0" w:color="auto"/>
                <w:bottom w:val="none" w:sz="0" w:space="0" w:color="auto"/>
                <w:right w:val="none" w:sz="0" w:space="0" w:color="auto"/>
              </w:divBdr>
            </w:div>
            <w:div w:id="1706053112">
              <w:marLeft w:val="0"/>
              <w:marRight w:val="0"/>
              <w:marTop w:val="0"/>
              <w:marBottom w:val="0"/>
              <w:divBdr>
                <w:top w:val="none" w:sz="0" w:space="0" w:color="auto"/>
                <w:left w:val="none" w:sz="0" w:space="0" w:color="auto"/>
                <w:bottom w:val="none" w:sz="0" w:space="0" w:color="auto"/>
                <w:right w:val="none" w:sz="0" w:space="0" w:color="auto"/>
              </w:divBdr>
            </w:div>
            <w:div w:id="1715540312">
              <w:marLeft w:val="0"/>
              <w:marRight w:val="0"/>
              <w:marTop w:val="0"/>
              <w:marBottom w:val="0"/>
              <w:divBdr>
                <w:top w:val="none" w:sz="0" w:space="0" w:color="auto"/>
                <w:left w:val="none" w:sz="0" w:space="0" w:color="auto"/>
                <w:bottom w:val="none" w:sz="0" w:space="0" w:color="auto"/>
                <w:right w:val="none" w:sz="0" w:space="0" w:color="auto"/>
              </w:divBdr>
            </w:div>
            <w:div w:id="1717506226">
              <w:marLeft w:val="0"/>
              <w:marRight w:val="0"/>
              <w:marTop w:val="0"/>
              <w:marBottom w:val="0"/>
              <w:divBdr>
                <w:top w:val="none" w:sz="0" w:space="0" w:color="auto"/>
                <w:left w:val="none" w:sz="0" w:space="0" w:color="auto"/>
                <w:bottom w:val="none" w:sz="0" w:space="0" w:color="auto"/>
                <w:right w:val="none" w:sz="0" w:space="0" w:color="auto"/>
              </w:divBdr>
            </w:div>
            <w:div w:id="1722050729">
              <w:marLeft w:val="0"/>
              <w:marRight w:val="0"/>
              <w:marTop w:val="0"/>
              <w:marBottom w:val="0"/>
              <w:divBdr>
                <w:top w:val="none" w:sz="0" w:space="0" w:color="auto"/>
                <w:left w:val="none" w:sz="0" w:space="0" w:color="auto"/>
                <w:bottom w:val="none" w:sz="0" w:space="0" w:color="auto"/>
                <w:right w:val="none" w:sz="0" w:space="0" w:color="auto"/>
              </w:divBdr>
            </w:div>
            <w:div w:id="1722317812">
              <w:marLeft w:val="0"/>
              <w:marRight w:val="0"/>
              <w:marTop w:val="0"/>
              <w:marBottom w:val="0"/>
              <w:divBdr>
                <w:top w:val="none" w:sz="0" w:space="0" w:color="auto"/>
                <w:left w:val="none" w:sz="0" w:space="0" w:color="auto"/>
                <w:bottom w:val="none" w:sz="0" w:space="0" w:color="auto"/>
                <w:right w:val="none" w:sz="0" w:space="0" w:color="auto"/>
              </w:divBdr>
            </w:div>
            <w:div w:id="1723140118">
              <w:marLeft w:val="0"/>
              <w:marRight w:val="0"/>
              <w:marTop w:val="0"/>
              <w:marBottom w:val="0"/>
              <w:divBdr>
                <w:top w:val="none" w:sz="0" w:space="0" w:color="auto"/>
                <w:left w:val="none" w:sz="0" w:space="0" w:color="auto"/>
                <w:bottom w:val="none" w:sz="0" w:space="0" w:color="auto"/>
                <w:right w:val="none" w:sz="0" w:space="0" w:color="auto"/>
              </w:divBdr>
            </w:div>
            <w:div w:id="1723822805">
              <w:marLeft w:val="0"/>
              <w:marRight w:val="0"/>
              <w:marTop w:val="0"/>
              <w:marBottom w:val="0"/>
              <w:divBdr>
                <w:top w:val="none" w:sz="0" w:space="0" w:color="auto"/>
                <w:left w:val="none" w:sz="0" w:space="0" w:color="auto"/>
                <w:bottom w:val="none" w:sz="0" w:space="0" w:color="auto"/>
                <w:right w:val="none" w:sz="0" w:space="0" w:color="auto"/>
              </w:divBdr>
            </w:div>
            <w:div w:id="1724257138">
              <w:marLeft w:val="0"/>
              <w:marRight w:val="0"/>
              <w:marTop w:val="0"/>
              <w:marBottom w:val="0"/>
              <w:divBdr>
                <w:top w:val="none" w:sz="0" w:space="0" w:color="auto"/>
                <w:left w:val="none" w:sz="0" w:space="0" w:color="auto"/>
                <w:bottom w:val="none" w:sz="0" w:space="0" w:color="auto"/>
                <w:right w:val="none" w:sz="0" w:space="0" w:color="auto"/>
              </w:divBdr>
            </w:div>
            <w:div w:id="1727097719">
              <w:marLeft w:val="0"/>
              <w:marRight w:val="0"/>
              <w:marTop w:val="0"/>
              <w:marBottom w:val="0"/>
              <w:divBdr>
                <w:top w:val="none" w:sz="0" w:space="0" w:color="auto"/>
                <w:left w:val="none" w:sz="0" w:space="0" w:color="auto"/>
                <w:bottom w:val="none" w:sz="0" w:space="0" w:color="auto"/>
                <w:right w:val="none" w:sz="0" w:space="0" w:color="auto"/>
              </w:divBdr>
            </w:div>
            <w:div w:id="1728140515">
              <w:marLeft w:val="0"/>
              <w:marRight w:val="0"/>
              <w:marTop w:val="0"/>
              <w:marBottom w:val="0"/>
              <w:divBdr>
                <w:top w:val="none" w:sz="0" w:space="0" w:color="auto"/>
                <w:left w:val="none" w:sz="0" w:space="0" w:color="auto"/>
                <w:bottom w:val="none" w:sz="0" w:space="0" w:color="auto"/>
                <w:right w:val="none" w:sz="0" w:space="0" w:color="auto"/>
              </w:divBdr>
            </w:div>
            <w:div w:id="1728262628">
              <w:marLeft w:val="0"/>
              <w:marRight w:val="0"/>
              <w:marTop w:val="0"/>
              <w:marBottom w:val="0"/>
              <w:divBdr>
                <w:top w:val="none" w:sz="0" w:space="0" w:color="auto"/>
                <w:left w:val="none" w:sz="0" w:space="0" w:color="auto"/>
                <w:bottom w:val="none" w:sz="0" w:space="0" w:color="auto"/>
                <w:right w:val="none" w:sz="0" w:space="0" w:color="auto"/>
              </w:divBdr>
            </w:div>
            <w:div w:id="1729375598">
              <w:marLeft w:val="0"/>
              <w:marRight w:val="0"/>
              <w:marTop w:val="0"/>
              <w:marBottom w:val="0"/>
              <w:divBdr>
                <w:top w:val="none" w:sz="0" w:space="0" w:color="auto"/>
                <w:left w:val="none" w:sz="0" w:space="0" w:color="auto"/>
                <w:bottom w:val="none" w:sz="0" w:space="0" w:color="auto"/>
                <w:right w:val="none" w:sz="0" w:space="0" w:color="auto"/>
              </w:divBdr>
            </w:div>
            <w:div w:id="1730378828">
              <w:marLeft w:val="0"/>
              <w:marRight w:val="0"/>
              <w:marTop w:val="0"/>
              <w:marBottom w:val="0"/>
              <w:divBdr>
                <w:top w:val="none" w:sz="0" w:space="0" w:color="auto"/>
                <w:left w:val="none" w:sz="0" w:space="0" w:color="auto"/>
                <w:bottom w:val="none" w:sz="0" w:space="0" w:color="auto"/>
                <w:right w:val="none" w:sz="0" w:space="0" w:color="auto"/>
              </w:divBdr>
            </w:div>
            <w:div w:id="1731031406">
              <w:marLeft w:val="0"/>
              <w:marRight w:val="0"/>
              <w:marTop w:val="0"/>
              <w:marBottom w:val="0"/>
              <w:divBdr>
                <w:top w:val="none" w:sz="0" w:space="0" w:color="auto"/>
                <w:left w:val="none" w:sz="0" w:space="0" w:color="auto"/>
                <w:bottom w:val="none" w:sz="0" w:space="0" w:color="auto"/>
                <w:right w:val="none" w:sz="0" w:space="0" w:color="auto"/>
              </w:divBdr>
            </w:div>
            <w:div w:id="1732386665">
              <w:marLeft w:val="0"/>
              <w:marRight w:val="0"/>
              <w:marTop w:val="0"/>
              <w:marBottom w:val="0"/>
              <w:divBdr>
                <w:top w:val="none" w:sz="0" w:space="0" w:color="auto"/>
                <w:left w:val="none" w:sz="0" w:space="0" w:color="auto"/>
                <w:bottom w:val="none" w:sz="0" w:space="0" w:color="auto"/>
                <w:right w:val="none" w:sz="0" w:space="0" w:color="auto"/>
              </w:divBdr>
            </w:div>
            <w:div w:id="1732582993">
              <w:marLeft w:val="0"/>
              <w:marRight w:val="0"/>
              <w:marTop w:val="0"/>
              <w:marBottom w:val="0"/>
              <w:divBdr>
                <w:top w:val="none" w:sz="0" w:space="0" w:color="auto"/>
                <w:left w:val="none" w:sz="0" w:space="0" w:color="auto"/>
                <w:bottom w:val="none" w:sz="0" w:space="0" w:color="auto"/>
                <w:right w:val="none" w:sz="0" w:space="0" w:color="auto"/>
              </w:divBdr>
            </w:div>
            <w:div w:id="1734815746">
              <w:marLeft w:val="0"/>
              <w:marRight w:val="0"/>
              <w:marTop w:val="0"/>
              <w:marBottom w:val="0"/>
              <w:divBdr>
                <w:top w:val="none" w:sz="0" w:space="0" w:color="auto"/>
                <w:left w:val="none" w:sz="0" w:space="0" w:color="auto"/>
                <w:bottom w:val="none" w:sz="0" w:space="0" w:color="auto"/>
                <w:right w:val="none" w:sz="0" w:space="0" w:color="auto"/>
              </w:divBdr>
            </w:div>
            <w:div w:id="1737431475">
              <w:marLeft w:val="0"/>
              <w:marRight w:val="0"/>
              <w:marTop w:val="0"/>
              <w:marBottom w:val="0"/>
              <w:divBdr>
                <w:top w:val="none" w:sz="0" w:space="0" w:color="auto"/>
                <w:left w:val="none" w:sz="0" w:space="0" w:color="auto"/>
                <w:bottom w:val="none" w:sz="0" w:space="0" w:color="auto"/>
                <w:right w:val="none" w:sz="0" w:space="0" w:color="auto"/>
              </w:divBdr>
            </w:div>
            <w:div w:id="1740319686">
              <w:marLeft w:val="0"/>
              <w:marRight w:val="0"/>
              <w:marTop w:val="0"/>
              <w:marBottom w:val="0"/>
              <w:divBdr>
                <w:top w:val="none" w:sz="0" w:space="0" w:color="auto"/>
                <w:left w:val="none" w:sz="0" w:space="0" w:color="auto"/>
                <w:bottom w:val="none" w:sz="0" w:space="0" w:color="auto"/>
                <w:right w:val="none" w:sz="0" w:space="0" w:color="auto"/>
              </w:divBdr>
            </w:div>
            <w:div w:id="1744140526">
              <w:marLeft w:val="0"/>
              <w:marRight w:val="0"/>
              <w:marTop w:val="0"/>
              <w:marBottom w:val="0"/>
              <w:divBdr>
                <w:top w:val="none" w:sz="0" w:space="0" w:color="auto"/>
                <w:left w:val="none" w:sz="0" w:space="0" w:color="auto"/>
                <w:bottom w:val="none" w:sz="0" w:space="0" w:color="auto"/>
                <w:right w:val="none" w:sz="0" w:space="0" w:color="auto"/>
              </w:divBdr>
            </w:div>
            <w:div w:id="1744646882">
              <w:marLeft w:val="0"/>
              <w:marRight w:val="0"/>
              <w:marTop w:val="0"/>
              <w:marBottom w:val="0"/>
              <w:divBdr>
                <w:top w:val="none" w:sz="0" w:space="0" w:color="auto"/>
                <w:left w:val="none" w:sz="0" w:space="0" w:color="auto"/>
                <w:bottom w:val="none" w:sz="0" w:space="0" w:color="auto"/>
                <w:right w:val="none" w:sz="0" w:space="0" w:color="auto"/>
              </w:divBdr>
            </w:div>
            <w:div w:id="1746105660">
              <w:marLeft w:val="0"/>
              <w:marRight w:val="0"/>
              <w:marTop w:val="0"/>
              <w:marBottom w:val="0"/>
              <w:divBdr>
                <w:top w:val="none" w:sz="0" w:space="0" w:color="auto"/>
                <w:left w:val="none" w:sz="0" w:space="0" w:color="auto"/>
                <w:bottom w:val="none" w:sz="0" w:space="0" w:color="auto"/>
                <w:right w:val="none" w:sz="0" w:space="0" w:color="auto"/>
              </w:divBdr>
            </w:div>
            <w:div w:id="1747341684">
              <w:marLeft w:val="0"/>
              <w:marRight w:val="0"/>
              <w:marTop w:val="0"/>
              <w:marBottom w:val="0"/>
              <w:divBdr>
                <w:top w:val="none" w:sz="0" w:space="0" w:color="auto"/>
                <w:left w:val="none" w:sz="0" w:space="0" w:color="auto"/>
                <w:bottom w:val="none" w:sz="0" w:space="0" w:color="auto"/>
                <w:right w:val="none" w:sz="0" w:space="0" w:color="auto"/>
              </w:divBdr>
            </w:div>
            <w:div w:id="1747610644">
              <w:marLeft w:val="0"/>
              <w:marRight w:val="0"/>
              <w:marTop w:val="0"/>
              <w:marBottom w:val="0"/>
              <w:divBdr>
                <w:top w:val="none" w:sz="0" w:space="0" w:color="auto"/>
                <w:left w:val="none" w:sz="0" w:space="0" w:color="auto"/>
                <w:bottom w:val="none" w:sz="0" w:space="0" w:color="auto"/>
                <w:right w:val="none" w:sz="0" w:space="0" w:color="auto"/>
              </w:divBdr>
            </w:div>
            <w:div w:id="1747679673">
              <w:marLeft w:val="0"/>
              <w:marRight w:val="0"/>
              <w:marTop w:val="0"/>
              <w:marBottom w:val="0"/>
              <w:divBdr>
                <w:top w:val="none" w:sz="0" w:space="0" w:color="auto"/>
                <w:left w:val="none" w:sz="0" w:space="0" w:color="auto"/>
                <w:bottom w:val="none" w:sz="0" w:space="0" w:color="auto"/>
                <w:right w:val="none" w:sz="0" w:space="0" w:color="auto"/>
              </w:divBdr>
            </w:div>
            <w:div w:id="1750615360">
              <w:marLeft w:val="0"/>
              <w:marRight w:val="0"/>
              <w:marTop w:val="0"/>
              <w:marBottom w:val="0"/>
              <w:divBdr>
                <w:top w:val="none" w:sz="0" w:space="0" w:color="auto"/>
                <w:left w:val="none" w:sz="0" w:space="0" w:color="auto"/>
                <w:bottom w:val="none" w:sz="0" w:space="0" w:color="auto"/>
                <w:right w:val="none" w:sz="0" w:space="0" w:color="auto"/>
              </w:divBdr>
            </w:div>
            <w:div w:id="1750812935">
              <w:marLeft w:val="0"/>
              <w:marRight w:val="0"/>
              <w:marTop w:val="0"/>
              <w:marBottom w:val="0"/>
              <w:divBdr>
                <w:top w:val="none" w:sz="0" w:space="0" w:color="auto"/>
                <w:left w:val="none" w:sz="0" w:space="0" w:color="auto"/>
                <w:bottom w:val="none" w:sz="0" w:space="0" w:color="auto"/>
                <w:right w:val="none" w:sz="0" w:space="0" w:color="auto"/>
              </w:divBdr>
            </w:div>
            <w:div w:id="1750886409">
              <w:marLeft w:val="0"/>
              <w:marRight w:val="0"/>
              <w:marTop w:val="0"/>
              <w:marBottom w:val="0"/>
              <w:divBdr>
                <w:top w:val="none" w:sz="0" w:space="0" w:color="auto"/>
                <w:left w:val="none" w:sz="0" w:space="0" w:color="auto"/>
                <w:bottom w:val="none" w:sz="0" w:space="0" w:color="auto"/>
                <w:right w:val="none" w:sz="0" w:space="0" w:color="auto"/>
              </w:divBdr>
            </w:div>
            <w:div w:id="1752702428">
              <w:marLeft w:val="0"/>
              <w:marRight w:val="0"/>
              <w:marTop w:val="0"/>
              <w:marBottom w:val="0"/>
              <w:divBdr>
                <w:top w:val="none" w:sz="0" w:space="0" w:color="auto"/>
                <w:left w:val="none" w:sz="0" w:space="0" w:color="auto"/>
                <w:bottom w:val="none" w:sz="0" w:space="0" w:color="auto"/>
                <w:right w:val="none" w:sz="0" w:space="0" w:color="auto"/>
              </w:divBdr>
            </w:div>
            <w:div w:id="1753159267">
              <w:marLeft w:val="0"/>
              <w:marRight w:val="0"/>
              <w:marTop w:val="0"/>
              <w:marBottom w:val="0"/>
              <w:divBdr>
                <w:top w:val="none" w:sz="0" w:space="0" w:color="auto"/>
                <w:left w:val="none" w:sz="0" w:space="0" w:color="auto"/>
                <w:bottom w:val="none" w:sz="0" w:space="0" w:color="auto"/>
                <w:right w:val="none" w:sz="0" w:space="0" w:color="auto"/>
              </w:divBdr>
            </w:div>
            <w:div w:id="1755281016">
              <w:marLeft w:val="0"/>
              <w:marRight w:val="0"/>
              <w:marTop w:val="0"/>
              <w:marBottom w:val="0"/>
              <w:divBdr>
                <w:top w:val="none" w:sz="0" w:space="0" w:color="auto"/>
                <w:left w:val="none" w:sz="0" w:space="0" w:color="auto"/>
                <w:bottom w:val="none" w:sz="0" w:space="0" w:color="auto"/>
                <w:right w:val="none" w:sz="0" w:space="0" w:color="auto"/>
              </w:divBdr>
            </w:div>
            <w:div w:id="1755395073">
              <w:marLeft w:val="0"/>
              <w:marRight w:val="0"/>
              <w:marTop w:val="0"/>
              <w:marBottom w:val="0"/>
              <w:divBdr>
                <w:top w:val="none" w:sz="0" w:space="0" w:color="auto"/>
                <w:left w:val="none" w:sz="0" w:space="0" w:color="auto"/>
                <w:bottom w:val="none" w:sz="0" w:space="0" w:color="auto"/>
                <w:right w:val="none" w:sz="0" w:space="0" w:color="auto"/>
              </w:divBdr>
            </w:div>
            <w:div w:id="1755935910">
              <w:marLeft w:val="0"/>
              <w:marRight w:val="0"/>
              <w:marTop w:val="0"/>
              <w:marBottom w:val="0"/>
              <w:divBdr>
                <w:top w:val="none" w:sz="0" w:space="0" w:color="auto"/>
                <w:left w:val="none" w:sz="0" w:space="0" w:color="auto"/>
                <w:bottom w:val="none" w:sz="0" w:space="0" w:color="auto"/>
                <w:right w:val="none" w:sz="0" w:space="0" w:color="auto"/>
              </w:divBdr>
            </w:div>
            <w:div w:id="1757283872">
              <w:marLeft w:val="0"/>
              <w:marRight w:val="0"/>
              <w:marTop w:val="0"/>
              <w:marBottom w:val="0"/>
              <w:divBdr>
                <w:top w:val="none" w:sz="0" w:space="0" w:color="auto"/>
                <w:left w:val="none" w:sz="0" w:space="0" w:color="auto"/>
                <w:bottom w:val="none" w:sz="0" w:space="0" w:color="auto"/>
                <w:right w:val="none" w:sz="0" w:space="0" w:color="auto"/>
              </w:divBdr>
            </w:div>
            <w:div w:id="1757434588">
              <w:marLeft w:val="0"/>
              <w:marRight w:val="0"/>
              <w:marTop w:val="0"/>
              <w:marBottom w:val="0"/>
              <w:divBdr>
                <w:top w:val="none" w:sz="0" w:space="0" w:color="auto"/>
                <w:left w:val="none" w:sz="0" w:space="0" w:color="auto"/>
                <w:bottom w:val="none" w:sz="0" w:space="0" w:color="auto"/>
                <w:right w:val="none" w:sz="0" w:space="0" w:color="auto"/>
              </w:divBdr>
            </w:div>
            <w:div w:id="1758285081">
              <w:marLeft w:val="0"/>
              <w:marRight w:val="0"/>
              <w:marTop w:val="0"/>
              <w:marBottom w:val="0"/>
              <w:divBdr>
                <w:top w:val="none" w:sz="0" w:space="0" w:color="auto"/>
                <w:left w:val="none" w:sz="0" w:space="0" w:color="auto"/>
                <w:bottom w:val="none" w:sz="0" w:space="0" w:color="auto"/>
                <w:right w:val="none" w:sz="0" w:space="0" w:color="auto"/>
              </w:divBdr>
            </w:div>
            <w:div w:id="1758938854">
              <w:marLeft w:val="0"/>
              <w:marRight w:val="0"/>
              <w:marTop w:val="0"/>
              <w:marBottom w:val="0"/>
              <w:divBdr>
                <w:top w:val="none" w:sz="0" w:space="0" w:color="auto"/>
                <w:left w:val="none" w:sz="0" w:space="0" w:color="auto"/>
                <w:bottom w:val="none" w:sz="0" w:space="0" w:color="auto"/>
                <w:right w:val="none" w:sz="0" w:space="0" w:color="auto"/>
              </w:divBdr>
            </w:div>
            <w:div w:id="1762480751">
              <w:marLeft w:val="0"/>
              <w:marRight w:val="0"/>
              <w:marTop w:val="0"/>
              <w:marBottom w:val="0"/>
              <w:divBdr>
                <w:top w:val="none" w:sz="0" w:space="0" w:color="auto"/>
                <w:left w:val="none" w:sz="0" w:space="0" w:color="auto"/>
                <w:bottom w:val="none" w:sz="0" w:space="0" w:color="auto"/>
                <w:right w:val="none" w:sz="0" w:space="0" w:color="auto"/>
              </w:divBdr>
            </w:div>
            <w:div w:id="1763916584">
              <w:marLeft w:val="0"/>
              <w:marRight w:val="0"/>
              <w:marTop w:val="0"/>
              <w:marBottom w:val="0"/>
              <w:divBdr>
                <w:top w:val="none" w:sz="0" w:space="0" w:color="auto"/>
                <w:left w:val="none" w:sz="0" w:space="0" w:color="auto"/>
                <w:bottom w:val="none" w:sz="0" w:space="0" w:color="auto"/>
                <w:right w:val="none" w:sz="0" w:space="0" w:color="auto"/>
              </w:divBdr>
            </w:div>
            <w:div w:id="1764523798">
              <w:marLeft w:val="0"/>
              <w:marRight w:val="0"/>
              <w:marTop w:val="0"/>
              <w:marBottom w:val="0"/>
              <w:divBdr>
                <w:top w:val="none" w:sz="0" w:space="0" w:color="auto"/>
                <w:left w:val="none" w:sz="0" w:space="0" w:color="auto"/>
                <w:bottom w:val="none" w:sz="0" w:space="0" w:color="auto"/>
                <w:right w:val="none" w:sz="0" w:space="0" w:color="auto"/>
              </w:divBdr>
            </w:div>
            <w:div w:id="1766489787">
              <w:marLeft w:val="0"/>
              <w:marRight w:val="0"/>
              <w:marTop w:val="0"/>
              <w:marBottom w:val="0"/>
              <w:divBdr>
                <w:top w:val="none" w:sz="0" w:space="0" w:color="auto"/>
                <w:left w:val="none" w:sz="0" w:space="0" w:color="auto"/>
                <w:bottom w:val="none" w:sz="0" w:space="0" w:color="auto"/>
                <w:right w:val="none" w:sz="0" w:space="0" w:color="auto"/>
              </w:divBdr>
            </w:div>
            <w:div w:id="1767337352">
              <w:marLeft w:val="0"/>
              <w:marRight w:val="0"/>
              <w:marTop w:val="0"/>
              <w:marBottom w:val="0"/>
              <w:divBdr>
                <w:top w:val="none" w:sz="0" w:space="0" w:color="auto"/>
                <w:left w:val="none" w:sz="0" w:space="0" w:color="auto"/>
                <w:bottom w:val="none" w:sz="0" w:space="0" w:color="auto"/>
                <w:right w:val="none" w:sz="0" w:space="0" w:color="auto"/>
              </w:divBdr>
            </w:div>
            <w:div w:id="1767535851">
              <w:marLeft w:val="0"/>
              <w:marRight w:val="0"/>
              <w:marTop w:val="0"/>
              <w:marBottom w:val="0"/>
              <w:divBdr>
                <w:top w:val="none" w:sz="0" w:space="0" w:color="auto"/>
                <w:left w:val="none" w:sz="0" w:space="0" w:color="auto"/>
                <w:bottom w:val="none" w:sz="0" w:space="0" w:color="auto"/>
                <w:right w:val="none" w:sz="0" w:space="0" w:color="auto"/>
              </w:divBdr>
            </w:div>
            <w:div w:id="1768427397">
              <w:marLeft w:val="0"/>
              <w:marRight w:val="0"/>
              <w:marTop w:val="0"/>
              <w:marBottom w:val="0"/>
              <w:divBdr>
                <w:top w:val="none" w:sz="0" w:space="0" w:color="auto"/>
                <w:left w:val="none" w:sz="0" w:space="0" w:color="auto"/>
                <w:bottom w:val="none" w:sz="0" w:space="0" w:color="auto"/>
                <w:right w:val="none" w:sz="0" w:space="0" w:color="auto"/>
              </w:divBdr>
            </w:div>
            <w:div w:id="1769078886">
              <w:marLeft w:val="0"/>
              <w:marRight w:val="0"/>
              <w:marTop w:val="0"/>
              <w:marBottom w:val="0"/>
              <w:divBdr>
                <w:top w:val="none" w:sz="0" w:space="0" w:color="auto"/>
                <w:left w:val="none" w:sz="0" w:space="0" w:color="auto"/>
                <w:bottom w:val="none" w:sz="0" w:space="0" w:color="auto"/>
                <w:right w:val="none" w:sz="0" w:space="0" w:color="auto"/>
              </w:divBdr>
            </w:div>
            <w:div w:id="1769539885">
              <w:marLeft w:val="0"/>
              <w:marRight w:val="0"/>
              <w:marTop w:val="0"/>
              <w:marBottom w:val="0"/>
              <w:divBdr>
                <w:top w:val="none" w:sz="0" w:space="0" w:color="auto"/>
                <w:left w:val="none" w:sz="0" w:space="0" w:color="auto"/>
                <w:bottom w:val="none" w:sz="0" w:space="0" w:color="auto"/>
                <w:right w:val="none" w:sz="0" w:space="0" w:color="auto"/>
              </w:divBdr>
            </w:div>
            <w:div w:id="1770392343">
              <w:marLeft w:val="0"/>
              <w:marRight w:val="0"/>
              <w:marTop w:val="0"/>
              <w:marBottom w:val="0"/>
              <w:divBdr>
                <w:top w:val="none" w:sz="0" w:space="0" w:color="auto"/>
                <w:left w:val="none" w:sz="0" w:space="0" w:color="auto"/>
                <w:bottom w:val="none" w:sz="0" w:space="0" w:color="auto"/>
                <w:right w:val="none" w:sz="0" w:space="0" w:color="auto"/>
              </w:divBdr>
            </w:div>
            <w:div w:id="1770849118">
              <w:marLeft w:val="0"/>
              <w:marRight w:val="0"/>
              <w:marTop w:val="0"/>
              <w:marBottom w:val="0"/>
              <w:divBdr>
                <w:top w:val="none" w:sz="0" w:space="0" w:color="auto"/>
                <w:left w:val="none" w:sz="0" w:space="0" w:color="auto"/>
                <w:bottom w:val="none" w:sz="0" w:space="0" w:color="auto"/>
                <w:right w:val="none" w:sz="0" w:space="0" w:color="auto"/>
              </w:divBdr>
            </w:div>
            <w:div w:id="1771395115">
              <w:marLeft w:val="0"/>
              <w:marRight w:val="0"/>
              <w:marTop w:val="0"/>
              <w:marBottom w:val="0"/>
              <w:divBdr>
                <w:top w:val="none" w:sz="0" w:space="0" w:color="auto"/>
                <w:left w:val="none" w:sz="0" w:space="0" w:color="auto"/>
                <w:bottom w:val="none" w:sz="0" w:space="0" w:color="auto"/>
                <w:right w:val="none" w:sz="0" w:space="0" w:color="auto"/>
              </w:divBdr>
            </w:div>
            <w:div w:id="1771582762">
              <w:marLeft w:val="0"/>
              <w:marRight w:val="0"/>
              <w:marTop w:val="0"/>
              <w:marBottom w:val="0"/>
              <w:divBdr>
                <w:top w:val="none" w:sz="0" w:space="0" w:color="auto"/>
                <w:left w:val="none" w:sz="0" w:space="0" w:color="auto"/>
                <w:bottom w:val="none" w:sz="0" w:space="0" w:color="auto"/>
                <w:right w:val="none" w:sz="0" w:space="0" w:color="auto"/>
              </w:divBdr>
            </w:div>
            <w:div w:id="1774783065">
              <w:marLeft w:val="0"/>
              <w:marRight w:val="0"/>
              <w:marTop w:val="0"/>
              <w:marBottom w:val="0"/>
              <w:divBdr>
                <w:top w:val="none" w:sz="0" w:space="0" w:color="auto"/>
                <w:left w:val="none" w:sz="0" w:space="0" w:color="auto"/>
                <w:bottom w:val="none" w:sz="0" w:space="0" w:color="auto"/>
                <w:right w:val="none" w:sz="0" w:space="0" w:color="auto"/>
              </w:divBdr>
            </w:div>
            <w:div w:id="1775050773">
              <w:marLeft w:val="0"/>
              <w:marRight w:val="0"/>
              <w:marTop w:val="0"/>
              <w:marBottom w:val="0"/>
              <w:divBdr>
                <w:top w:val="none" w:sz="0" w:space="0" w:color="auto"/>
                <w:left w:val="none" w:sz="0" w:space="0" w:color="auto"/>
                <w:bottom w:val="none" w:sz="0" w:space="0" w:color="auto"/>
                <w:right w:val="none" w:sz="0" w:space="0" w:color="auto"/>
              </w:divBdr>
            </w:div>
            <w:div w:id="1776947646">
              <w:marLeft w:val="0"/>
              <w:marRight w:val="0"/>
              <w:marTop w:val="0"/>
              <w:marBottom w:val="0"/>
              <w:divBdr>
                <w:top w:val="none" w:sz="0" w:space="0" w:color="auto"/>
                <w:left w:val="none" w:sz="0" w:space="0" w:color="auto"/>
                <w:bottom w:val="none" w:sz="0" w:space="0" w:color="auto"/>
                <w:right w:val="none" w:sz="0" w:space="0" w:color="auto"/>
              </w:divBdr>
            </w:div>
            <w:div w:id="1778014517">
              <w:marLeft w:val="0"/>
              <w:marRight w:val="0"/>
              <w:marTop w:val="0"/>
              <w:marBottom w:val="0"/>
              <w:divBdr>
                <w:top w:val="none" w:sz="0" w:space="0" w:color="auto"/>
                <w:left w:val="none" w:sz="0" w:space="0" w:color="auto"/>
                <w:bottom w:val="none" w:sz="0" w:space="0" w:color="auto"/>
                <w:right w:val="none" w:sz="0" w:space="0" w:color="auto"/>
              </w:divBdr>
            </w:div>
            <w:div w:id="1781143652">
              <w:marLeft w:val="0"/>
              <w:marRight w:val="0"/>
              <w:marTop w:val="0"/>
              <w:marBottom w:val="0"/>
              <w:divBdr>
                <w:top w:val="none" w:sz="0" w:space="0" w:color="auto"/>
                <w:left w:val="none" w:sz="0" w:space="0" w:color="auto"/>
                <w:bottom w:val="none" w:sz="0" w:space="0" w:color="auto"/>
                <w:right w:val="none" w:sz="0" w:space="0" w:color="auto"/>
              </w:divBdr>
            </w:div>
            <w:div w:id="1788038668">
              <w:marLeft w:val="0"/>
              <w:marRight w:val="0"/>
              <w:marTop w:val="0"/>
              <w:marBottom w:val="0"/>
              <w:divBdr>
                <w:top w:val="none" w:sz="0" w:space="0" w:color="auto"/>
                <w:left w:val="none" w:sz="0" w:space="0" w:color="auto"/>
                <w:bottom w:val="none" w:sz="0" w:space="0" w:color="auto"/>
                <w:right w:val="none" w:sz="0" w:space="0" w:color="auto"/>
              </w:divBdr>
            </w:div>
            <w:div w:id="1789204093">
              <w:marLeft w:val="0"/>
              <w:marRight w:val="0"/>
              <w:marTop w:val="0"/>
              <w:marBottom w:val="0"/>
              <w:divBdr>
                <w:top w:val="none" w:sz="0" w:space="0" w:color="auto"/>
                <w:left w:val="none" w:sz="0" w:space="0" w:color="auto"/>
                <w:bottom w:val="none" w:sz="0" w:space="0" w:color="auto"/>
                <w:right w:val="none" w:sz="0" w:space="0" w:color="auto"/>
              </w:divBdr>
            </w:div>
            <w:div w:id="1789933668">
              <w:marLeft w:val="0"/>
              <w:marRight w:val="0"/>
              <w:marTop w:val="0"/>
              <w:marBottom w:val="0"/>
              <w:divBdr>
                <w:top w:val="none" w:sz="0" w:space="0" w:color="auto"/>
                <w:left w:val="none" w:sz="0" w:space="0" w:color="auto"/>
                <w:bottom w:val="none" w:sz="0" w:space="0" w:color="auto"/>
                <w:right w:val="none" w:sz="0" w:space="0" w:color="auto"/>
              </w:divBdr>
            </w:div>
            <w:div w:id="1790969331">
              <w:marLeft w:val="0"/>
              <w:marRight w:val="0"/>
              <w:marTop w:val="0"/>
              <w:marBottom w:val="0"/>
              <w:divBdr>
                <w:top w:val="none" w:sz="0" w:space="0" w:color="auto"/>
                <w:left w:val="none" w:sz="0" w:space="0" w:color="auto"/>
                <w:bottom w:val="none" w:sz="0" w:space="0" w:color="auto"/>
                <w:right w:val="none" w:sz="0" w:space="0" w:color="auto"/>
              </w:divBdr>
            </w:div>
            <w:div w:id="1791390866">
              <w:marLeft w:val="0"/>
              <w:marRight w:val="0"/>
              <w:marTop w:val="0"/>
              <w:marBottom w:val="0"/>
              <w:divBdr>
                <w:top w:val="none" w:sz="0" w:space="0" w:color="auto"/>
                <w:left w:val="none" w:sz="0" w:space="0" w:color="auto"/>
                <w:bottom w:val="none" w:sz="0" w:space="0" w:color="auto"/>
                <w:right w:val="none" w:sz="0" w:space="0" w:color="auto"/>
              </w:divBdr>
            </w:div>
            <w:div w:id="1791623917">
              <w:marLeft w:val="0"/>
              <w:marRight w:val="0"/>
              <w:marTop w:val="0"/>
              <w:marBottom w:val="0"/>
              <w:divBdr>
                <w:top w:val="none" w:sz="0" w:space="0" w:color="auto"/>
                <w:left w:val="none" w:sz="0" w:space="0" w:color="auto"/>
                <w:bottom w:val="none" w:sz="0" w:space="0" w:color="auto"/>
                <w:right w:val="none" w:sz="0" w:space="0" w:color="auto"/>
              </w:divBdr>
            </w:div>
            <w:div w:id="1791779393">
              <w:marLeft w:val="0"/>
              <w:marRight w:val="0"/>
              <w:marTop w:val="0"/>
              <w:marBottom w:val="0"/>
              <w:divBdr>
                <w:top w:val="none" w:sz="0" w:space="0" w:color="auto"/>
                <w:left w:val="none" w:sz="0" w:space="0" w:color="auto"/>
                <w:bottom w:val="none" w:sz="0" w:space="0" w:color="auto"/>
                <w:right w:val="none" w:sz="0" w:space="0" w:color="auto"/>
              </w:divBdr>
            </w:div>
            <w:div w:id="1793137318">
              <w:marLeft w:val="0"/>
              <w:marRight w:val="0"/>
              <w:marTop w:val="0"/>
              <w:marBottom w:val="0"/>
              <w:divBdr>
                <w:top w:val="none" w:sz="0" w:space="0" w:color="auto"/>
                <w:left w:val="none" w:sz="0" w:space="0" w:color="auto"/>
                <w:bottom w:val="none" w:sz="0" w:space="0" w:color="auto"/>
                <w:right w:val="none" w:sz="0" w:space="0" w:color="auto"/>
              </w:divBdr>
            </w:div>
            <w:div w:id="1796555980">
              <w:marLeft w:val="0"/>
              <w:marRight w:val="0"/>
              <w:marTop w:val="0"/>
              <w:marBottom w:val="0"/>
              <w:divBdr>
                <w:top w:val="none" w:sz="0" w:space="0" w:color="auto"/>
                <w:left w:val="none" w:sz="0" w:space="0" w:color="auto"/>
                <w:bottom w:val="none" w:sz="0" w:space="0" w:color="auto"/>
                <w:right w:val="none" w:sz="0" w:space="0" w:color="auto"/>
              </w:divBdr>
            </w:div>
            <w:div w:id="1801420006">
              <w:marLeft w:val="0"/>
              <w:marRight w:val="0"/>
              <w:marTop w:val="0"/>
              <w:marBottom w:val="0"/>
              <w:divBdr>
                <w:top w:val="none" w:sz="0" w:space="0" w:color="auto"/>
                <w:left w:val="none" w:sz="0" w:space="0" w:color="auto"/>
                <w:bottom w:val="none" w:sz="0" w:space="0" w:color="auto"/>
                <w:right w:val="none" w:sz="0" w:space="0" w:color="auto"/>
              </w:divBdr>
            </w:div>
            <w:div w:id="1802918052">
              <w:marLeft w:val="0"/>
              <w:marRight w:val="0"/>
              <w:marTop w:val="0"/>
              <w:marBottom w:val="0"/>
              <w:divBdr>
                <w:top w:val="none" w:sz="0" w:space="0" w:color="auto"/>
                <w:left w:val="none" w:sz="0" w:space="0" w:color="auto"/>
                <w:bottom w:val="none" w:sz="0" w:space="0" w:color="auto"/>
                <w:right w:val="none" w:sz="0" w:space="0" w:color="auto"/>
              </w:divBdr>
            </w:div>
            <w:div w:id="1803428390">
              <w:marLeft w:val="0"/>
              <w:marRight w:val="0"/>
              <w:marTop w:val="0"/>
              <w:marBottom w:val="0"/>
              <w:divBdr>
                <w:top w:val="none" w:sz="0" w:space="0" w:color="auto"/>
                <w:left w:val="none" w:sz="0" w:space="0" w:color="auto"/>
                <w:bottom w:val="none" w:sz="0" w:space="0" w:color="auto"/>
                <w:right w:val="none" w:sz="0" w:space="0" w:color="auto"/>
              </w:divBdr>
            </w:div>
            <w:div w:id="1805924469">
              <w:marLeft w:val="0"/>
              <w:marRight w:val="0"/>
              <w:marTop w:val="0"/>
              <w:marBottom w:val="0"/>
              <w:divBdr>
                <w:top w:val="none" w:sz="0" w:space="0" w:color="auto"/>
                <w:left w:val="none" w:sz="0" w:space="0" w:color="auto"/>
                <w:bottom w:val="none" w:sz="0" w:space="0" w:color="auto"/>
                <w:right w:val="none" w:sz="0" w:space="0" w:color="auto"/>
              </w:divBdr>
            </w:div>
            <w:div w:id="1807242029">
              <w:marLeft w:val="0"/>
              <w:marRight w:val="0"/>
              <w:marTop w:val="0"/>
              <w:marBottom w:val="0"/>
              <w:divBdr>
                <w:top w:val="none" w:sz="0" w:space="0" w:color="auto"/>
                <w:left w:val="none" w:sz="0" w:space="0" w:color="auto"/>
                <w:bottom w:val="none" w:sz="0" w:space="0" w:color="auto"/>
                <w:right w:val="none" w:sz="0" w:space="0" w:color="auto"/>
              </w:divBdr>
            </w:div>
            <w:div w:id="1811088856">
              <w:marLeft w:val="0"/>
              <w:marRight w:val="0"/>
              <w:marTop w:val="0"/>
              <w:marBottom w:val="0"/>
              <w:divBdr>
                <w:top w:val="none" w:sz="0" w:space="0" w:color="auto"/>
                <w:left w:val="none" w:sz="0" w:space="0" w:color="auto"/>
                <w:bottom w:val="none" w:sz="0" w:space="0" w:color="auto"/>
                <w:right w:val="none" w:sz="0" w:space="0" w:color="auto"/>
              </w:divBdr>
            </w:div>
            <w:div w:id="1812550489">
              <w:marLeft w:val="0"/>
              <w:marRight w:val="0"/>
              <w:marTop w:val="0"/>
              <w:marBottom w:val="0"/>
              <w:divBdr>
                <w:top w:val="none" w:sz="0" w:space="0" w:color="auto"/>
                <w:left w:val="none" w:sz="0" w:space="0" w:color="auto"/>
                <w:bottom w:val="none" w:sz="0" w:space="0" w:color="auto"/>
                <w:right w:val="none" w:sz="0" w:space="0" w:color="auto"/>
              </w:divBdr>
            </w:div>
            <w:div w:id="1813399542">
              <w:marLeft w:val="0"/>
              <w:marRight w:val="0"/>
              <w:marTop w:val="0"/>
              <w:marBottom w:val="0"/>
              <w:divBdr>
                <w:top w:val="none" w:sz="0" w:space="0" w:color="auto"/>
                <w:left w:val="none" w:sz="0" w:space="0" w:color="auto"/>
                <w:bottom w:val="none" w:sz="0" w:space="0" w:color="auto"/>
                <w:right w:val="none" w:sz="0" w:space="0" w:color="auto"/>
              </w:divBdr>
            </w:div>
            <w:div w:id="1814056983">
              <w:marLeft w:val="0"/>
              <w:marRight w:val="0"/>
              <w:marTop w:val="0"/>
              <w:marBottom w:val="0"/>
              <w:divBdr>
                <w:top w:val="none" w:sz="0" w:space="0" w:color="auto"/>
                <w:left w:val="none" w:sz="0" w:space="0" w:color="auto"/>
                <w:bottom w:val="none" w:sz="0" w:space="0" w:color="auto"/>
                <w:right w:val="none" w:sz="0" w:space="0" w:color="auto"/>
              </w:divBdr>
            </w:div>
            <w:div w:id="1815029441">
              <w:marLeft w:val="0"/>
              <w:marRight w:val="0"/>
              <w:marTop w:val="0"/>
              <w:marBottom w:val="0"/>
              <w:divBdr>
                <w:top w:val="none" w:sz="0" w:space="0" w:color="auto"/>
                <w:left w:val="none" w:sz="0" w:space="0" w:color="auto"/>
                <w:bottom w:val="none" w:sz="0" w:space="0" w:color="auto"/>
                <w:right w:val="none" w:sz="0" w:space="0" w:color="auto"/>
              </w:divBdr>
            </w:div>
            <w:div w:id="1815176587">
              <w:marLeft w:val="0"/>
              <w:marRight w:val="0"/>
              <w:marTop w:val="0"/>
              <w:marBottom w:val="0"/>
              <w:divBdr>
                <w:top w:val="none" w:sz="0" w:space="0" w:color="auto"/>
                <w:left w:val="none" w:sz="0" w:space="0" w:color="auto"/>
                <w:bottom w:val="none" w:sz="0" w:space="0" w:color="auto"/>
                <w:right w:val="none" w:sz="0" w:space="0" w:color="auto"/>
              </w:divBdr>
            </w:div>
            <w:div w:id="1815950068">
              <w:marLeft w:val="0"/>
              <w:marRight w:val="0"/>
              <w:marTop w:val="0"/>
              <w:marBottom w:val="0"/>
              <w:divBdr>
                <w:top w:val="none" w:sz="0" w:space="0" w:color="auto"/>
                <w:left w:val="none" w:sz="0" w:space="0" w:color="auto"/>
                <w:bottom w:val="none" w:sz="0" w:space="0" w:color="auto"/>
                <w:right w:val="none" w:sz="0" w:space="0" w:color="auto"/>
              </w:divBdr>
            </w:div>
            <w:div w:id="1817990576">
              <w:marLeft w:val="0"/>
              <w:marRight w:val="0"/>
              <w:marTop w:val="0"/>
              <w:marBottom w:val="0"/>
              <w:divBdr>
                <w:top w:val="none" w:sz="0" w:space="0" w:color="auto"/>
                <w:left w:val="none" w:sz="0" w:space="0" w:color="auto"/>
                <w:bottom w:val="none" w:sz="0" w:space="0" w:color="auto"/>
                <w:right w:val="none" w:sz="0" w:space="0" w:color="auto"/>
              </w:divBdr>
            </w:div>
            <w:div w:id="1818379772">
              <w:marLeft w:val="0"/>
              <w:marRight w:val="0"/>
              <w:marTop w:val="0"/>
              <w:marBottom w:val="0"/>
              <w:divBdr>
                <w:top w:val="none" w:sz="0" w:space="0" w:color="auto"/>
                <w:left w:val="none" w:sz="0" w:space="0" w:color="auto"/>
                <w:bottom w:val="none" w:sz="0" w:space="0" w:color="auto"/>
                <w:right w:val="none" w:sz="0" w:space="0" w:color="auto"/>
              </w:divBdr>
            </w:div>
            <w:div w:id="1818455217">
              <w:marLeft w:val="0"/>
              <w:marRight w:val="0"/>
              <w:marTop w:val="0"/>
              <w:marBottom w:val="0"/>
              <w:divBdr>
                <w:top w:val="none" w:sz="0" w:space="0" w:color="auto"/>
                <w:left w:val="none" w:sz="0" w:space="0" w:color="auto"/>
                <w:bottom w:val="none" w:sz="0" w:space="0" w:color="auto"/>
                <w:right w:val="none" w:sz="0" w:space="0" w:color="auto"/>
              </w:divBdr>
            </w:div>
            <w:div w:id="1819227913">
              <w:marLeft w:val="0"/>
              <w:marRight w:val="0"/>
              <w:marTop w:val="0"/>
              <w:marBottom w:val="0"/>
              <w:divBdr>
                <w:top w:val="none" w:sz="0" w:space="0" w:color="auto"/>
                <w:left w:val="none" w:sz="0" w:space="0" w:color="auto"/>
                <w:bottom w:val="none" w:sz="0" w:space="0" w:color="auto"/>
                <w:right w:val="none" w:sz="0" w:space="0" w:color="auto"/>
              </w:divBdr>
            </w:div>
            <w:div w:id="1819878888">
              <w:marLeft w:val="0"/>
              <w:marRight w:val="0"/>
              <w:marTop w:val="0"/>
              <w:marBottom w:val="0"/>
              <w:divBdr>
                <w:top w:val="none" w:sz="0" w:space="0" w:color="auto"/>
                <w:left w:val="none" w:sz="0" w:space="0" w:color="auto"/>
                <w:bottom w:val="none" w:sz="0" w:space="0" w:color="auto"/>
                <w:right w:val="none" w:sz="0" w:space="0" w:color="auto"/>
              </w:divBdr>
            </w:div>
            <w:div w:id="1822457137">
              <w:marLeft w:val="0"/>
              <w:marRight w:val="0"/>
              <w:marTop w:val="0"/>
              <w:marBottom w:val="0"/>
              <w:divBdr>
                <w:top w:val="none" w:sz="0" w:space="0" w:color="auto"/>
                <w:left w:val="none" w:sz="0" w:space="0" w:color="auto"/>
                <w:bottom w:val="none" w:sz="0" w:space="0" w:color="auto"/>
                <w:right w:val="none" w:sz="0" w:space="0" w:color="auto"/>
              </w:divBdr>
            </w:div>
            <w:div w:id="1824856091">
              <w:marLeft w:val="0"/>
              <w:marRight w:val="0"/>
              <w:marTop w:val="0"/>
              <w:marBottom w:val="0"/>
              <w:divBdr>
                <w:top w:val="none" w:sz="0" w:space="0" w:color="auto"/>
                <w:left w:val="none" w:sz="0" w:space="0" w:color="auto"/>
                <w:bottom w:val="none" w:sz="0" w:space="0" w:color="auto"/>
                <w:right w:val="none" w:sz="0" w:space="0" w:color="auto"/>
              </w:divBdr>
            </w:div>
            <w:div w:id="1831023228">
              <w:marLeft w:val="0"/>
              <w:marRight w:val="0"/>
              <w:marTop w:val="0"/>
              <w:marBottom w:val="0"/>
              <w:divBdr>
                <w:top w:val="none" w:sz="0" w:space="0" w:color="auto"/>
                <w:left w:val="none" w:sz="0" w:space="0" w:color="auto"/>
                <w:bottom w:val="none" w:sz="0" w:space="0" w:color="auto"/>
                <w:right w:val="none" w:sz="0" w:space="0" w:color="auto"/>
              </w:divBdr>
            </w:div>
            <w:div w:id="1834448878">
              <w:marLeft w:val="0"/>
              <w:marRight w:val="0"/>
              <w:marTop w:val="0"/>
              <w:marBottom w:val="0"/>
              <w:divBdr>
                <w:top w:val="none" w:sz="0" w:space="0" w:color="auto"/>
                <w:left w:val="none" w:sz="0" w:space="0" w:color="auto"/>
                <w:bottom w:val="none" w:sz="0" w:space="0" w:color="auto"/>
                <w:right w:val="none" w:sz="0" w:space="0" w:color="auto"/>
              </w:divBdr>
            </w:div>
            <w:div w:id="1835031851">
              <w:marLeft w:val="0"/>
              <w:marRight w:val="0"/>
              <w:marTop w:val="0"/>
              <w:marBottom w:val="0"/>
              <w:divBdr>
                <w:top w:val="none" w:sz="0" w:space="0" w:color="auto"/>
                <w:left w:val="none" w:sz="0" w:space="0" w:color="auto"/>
                <w:bottom w:val="none" w:sz="0" w:space="0" w:color="auto"/>
                <w:right w:val="none" w:sz="0" w:space="0" w:color="auto"/>
              </w:divBdr>
            </w:div>
            <w:div w:id="1836411223">
              <w:marLeft w:val="0"/>
              <w:marRight w:val="0"/>
              <w:marTop w:val="0"/>
              <w:marBottom w:val="0"/>
              <w:divBdr>
                <w:top w:val="none" w:sz="0" w:space="0" w:color="auto"/>
                <w:left w:val="none" w:sz="0" w:space="0" w:color="auto"/>
                <w:bottom w:val="none" w:sz="0" w:space="0" w:color="auto"/>
                <w:right w:val="none" w:sz="0" w:space="0" w:color="auto"/>
              </w:divBdr>
            </w:div>
            <w:div w:id="1837303038">
              <w:marLeft w:val="0"/>
              <w:marRight w:val="0"/>
              <w:marTop w:val="0"/>
              <w:marBottom w:val="0"/>
              <w:divBdr>
                <w:top w:val="none" w:sz="0" w:space="0" w:color="auto"/>
                <w:left w:val="none" w:sz="0" w:space="0" w:color="auto"/>
                <w:bottom w:val="none" w:sz="0" w:space="0" w:color="auto"/>
                <w:right w:val="none" w:sz="0" w:space="0" w:color="auto"/>
              </w:divBdr>
            </w:div>
            <w:div w:id="1838888332">
              <w:marLeft w:val="0"/>
              <w:marRight w:val="0"/>
              <w:marTop w:val="0"/>
              <w:marBottom w:val="0"/>
              <w:divBdr>
                <w:top w:val="none" w:sz="0" w:space="0" w:color="auto"/>
                <w:left w:val="none" w:sz="0" w:space="0" w:color="auto"/>
                <w:bottom w:val="none" w:sz="0" w:space="0" w:color="auto"/>
                <w:right w:val="none" w:sz="0" w:space="0" w:color="auto"/>
              </w:divBdr>
            </w:div>
            <w:div w:id="1840348706">
              <w:marLeft w:val="0"/>
              <w:marRight w:val="0"/>
              <w:marTop w:val="0"/>
              <w:marBottom w:val="0"/>
              <w:divBdr>
                <w:top w:val="none" w:sz="0" w:space="0" w:color="auto"/>
                <w:left w:val="none" w:sz="0" w:space="0" w:color="auto"/>
                <w:bottom w:val="none" w:sz="0" w:space="0" w:color="auto"/>
                <w:right w:val="none" w:sz="0" w:space="0" w:color="auto"/>
              </w:divBdr>
            </w:div>
            <w:div w:id="1840464008">
              <w:marLeft w:val="0"/>
              <w:marRight w:val="0"/>
              <w:marTop w:val="0"/>
              <w:marBottom w:val="0"/>
              <w:divBdr>
                <w:top w:val="none" w:sz="0" w:space="0" w:color="auto"/>
                <w:left w:val="none" w:sz="0" w:space="0" w:color="auto"/>
                <w:bottom w:val="none" w:sz="0" w:space="0" w:color="auto"/>
                <w:right w:val="none" w:sz="0" w:space="0" w:color="auto"/>
              </w:divBdr>
            </w:div>
            <w:div w:id="1841197323">
              <w:marLeft w:val="0"/>
              <w:marRight w:val="0"/>
              <w:marTop w:val="0"/>
              <w:marBottom w:val="0"/>
              <w:divBdr>
                <w:top w:val="none" w:sz="0" w:space="0" w:color="auto"/>
                <w:left w:val="none" w:sz="0" w:space="0" w:color="auto"/>
                <w:bottom w:val="none" w:sz="0" w:space="0" w:color="auto"/>
                <w:right w:val="none" w:sz="0" w:space="0" w:color="auto"/>
              </w:divBdr>
            </w:div>
            <w:div w:id="1842086265">
              <w:marLeft w:val="0"/>
              <w:marRight w:val="0"/>
              <w:marTop w:val="0"/>
              <w:marBottom w:val="0"/>
              <w:divBdr>
                <w:top w:val="none" w:sz="0" w:space="0" w:color="auto"/>
                <w:left w:val="none" w:sz="0" w:space="0" w:color="auto"/>
                <w:bottom w:val="none" w:sz="0" w:space="0" w:color="auto"/>
                <w:right w:val="none" w:sz="0" w:space="0" w:color="auto"/>
              </w:divBdr>
            </w:div>
            <w:div w:id="1842311126">
              <w:marLeft w:val="0"/>
              <w:marRight w:val="0"/>
              <w:marTop w:val="0"/>
              <w:marBottom w:val="0"/>
              <w:divBdr>
                <w:top w:val="none" w:sz="0" w:space="0" w:color="auto"/>
                <w:left w:val="none" w:sz="0" w:space="0" w:color="auto"/>
                <w:bottom w:val="none" w:sz="0" w:space="0" w:color="auto"/>
                <w:right w:val="none" w:sz="0" w:space="0" w:color="auto"/>
              </w:divBdr>
            </w:div>
            <w:div w:id="1842348733">
              <w:marLeft w:val="0"/>
              <w:marRight w:val="0"/>
              <w:marTop w:val="0"/>
              <w:marBottom w:val="0"/>
              <w:divBdr>
                <w:top w:val="none" w:sz="0" w:space="0" w:color="auto"/>
                <w:left w:val="none" w:sz="0" w:space="0" w:color="auto"/>
                <w:bottom w:val="none" w:sz="0" w:space="0" w:color="auto"/>
                <w:right w:val="none" w:sz="0" w:space="0" w:color="auto"/>
              </w:divBdr>
            </w:div>
            <w:div w:id="1845196252">
              <w:marLeft w:val="0"/>
              <w:marRight w:val="0"/>
              <w:marTop w:val="0"/>
              <w:marBottom w:val="0"/>
              <w:divBdr>
                <w:top w:val="none" w:sz="0" w:space="0" w:color="auto"/>
                <w:left w:val="none" w:sz="0" w:space="0" w:color="auto"/>
                <w:bottom w:val="none" w:sz="0" w:space="0" w:color="auto"/>
                <w:right w:val="none" w:sz="0" w:space="0" w:color="auto"/>
              </w:divBdr>
            </w:div>
            <w:div w:id="1848399319">
              <w:marLeft w:val="0"/>
              <w:marRight w:val="0"/>
              <w:marTop w:val="0"/>
              <w:marBottom w:val="0"/>
              <w:divBdr>
                <w:top w:val="none" w:sz="0" w:space="0" w:color="auto"/>
                <w:left w:val="none" w:sz="0" w:space="0" w:color="auto"/>
                <w:bottom w:val="none" w:sz="0" w:space="0" w:color="auto"/>
                <w:right w:val="none" w:sz="0" w:space="0" w:color="auto"/>
              </w:divBdr>
            </w:div>
            <w:div w:id="1849829769">
              <w:marLeft w:val="0"/>
              <w:marRight w:val="0"/>
              <w:marTop w:val="0"/>
              <w:marBottom w:val="0"/>
              <w:divBdr>
                <w:top w:val="none" w:sz="0" w:space="0" w:color="auto"/>
                <w:left w:val="none" w:sz="0" w:space="0" w:color="auto"/>
                <w:bottom w:val="none" w:sz="0" w:space="0" w:color="auto"/>
                <w:right w:val="none" w:sz="0" w:space="0" w:color="auto"/>
              </w:divBdr>
            </w:div>
            <w:div w:id="1851525978">
              <w:marLeft w:val="0"/>
              <w:marRight w:val="0"/>
              <w:marTop w:val="0"/>
              <w:marBottom w:val="0"/>
              <w:divBdr>
                <w:top w:val="none" w:sz="0" w:space="0" w:color="auto"/>
                <w:left w:val="none" w:sz="0" w:space="0" w:color="auto"/>
                <w:bottom w:val="none" w:sz="0" w:space="0" w:color="auto"/>
                <w:right w:val="none" w:sz="0" w:space="0" w:color="auto"/>
              </w:divBdr>
            </w:div>
            <w:div w:id="1852446088">
              <w:marLeft w:val="0"/>
              <w:marRight w:val="0"/>
              <w:marTop w:val="0"/>
              <w:marBottom w:val="0"/>
              <w:divBdr>
                <w:top w:val="none" w:sz="0" w:space="0" w:color="auto"/>
                <w:left w:val="none" w:sz="0" w:space="0" w:color="auto"/>
                <w:bottom w:val="none" w:sz="0" w:space="0" w:color="auto"/>
                <w:right w:val="none" w:sz="0" w:space="0" w:color="auto"/>
              </w:divBdr>
            </w:div>
            <w:div w:id="1853570203">
              <w:marLeft w:val="0"/>
              <w:marRight w:val="0"/>
              <w:marTop w:val="0"/>
              <w:marBottom w:val="0"/>
              <w:divBdr>
                <w:top w:val="none" w:sz="0" w:space="0" w:color="auto"/>
                <w:left w:val="none" w:sz="0" w:space="0" w:color="auto"/>
                <w:bottom w:val="none" w:sz="0" w:space="0" w:color="auto"/>
                <w:right w:val="none" w:sz="0" w:space="0" w:color="auto"/>
              </w:divBdr>
            </w:div>
            <w:div w:id="1853638564">
              <w:marLeft w:val="0"/>
              <w:marRight w:val="0"/>
              <w:marTop w:val="0"/>
              <w:marBottom w:val="0"/>
              <w:divBdr>
                <w:top w:val="none" w:sz="0" w:space="0" w:color="auto"/>
                <w:left w:val="none" w:sz="0" w:space="0" w:color="auto"/>
                <w:bottom w:val="none" w:sz="0" w:space="0" w:color="auto"/>
                <w:right w:val="none" w:sz="0" w:space="0" w:color="auto"/>
              </w:divBdr>
            </w:div>
            <w:div w:id="1853766092">
              <w:marLeft w:val="0"/>
              <w:marRight w:val="0"/>
              <w:marTop w:val="0"/>
              <w:marBottom w:val="0"/>
              <w:divBdr>
                <w:top w:val="none" w:sz="0" w:space="0" w:color="auto"/>
                <w:left w:val="none" w:sz="0" w:space="0" w:color="auto"/>
                <w:bottom w:val="none" w:sz="0" w:space="0" w:color="auto"/>
                <w:right w:val="none" w:sz="0" w:space="0" w:color="auto"/>
              </w:divBdr>
            </w:div>
            <w:div w:id="1855880388">
              <w:marLeft w:val="0"/>
              <w:marRight w:val="0"/>
              <w:marTop w:val="0"/>
              <w:marBottom w:val="0"/>
              <w:divBdr>
                <w:top w:val="none" w:sz="0" w:space="0" w:color="auto"/>
                <w:left w:val="none" w:sz="0" w:space="0" w:color="auto"/>
                <w:bottom w:val="none" w:sz="0" w:space="0" w:color="auto"/>
                <w:right w:val="none" w:sz="0" w:space="0" w:color="auto"/>
              </w:divBdr>
            </w:div>
            <w:div w:id="1856336937">
              <w:marLeft w:val="0"/>
              <w:marRight w:val="0"/>
              <w:marTop w:val="0"/>
              <w:marBottom w:val="0"/>
              <w:divBdr>
                <w:top w:val="none" w:sz="0" w:space="0" w:color="auto"/>
                <w:left w:val="none" w:sz="0" w:space="0" w:color="auto"/>
                <w:bottom w:val="none" w:sz="0" w:space="0" w:color="auto"/>
                <w:right w:val="none" w:sz="0" w:space="0" w:color="auto"/>
              </w:divBdr>
            </w:div>
            <w:div w:id="1856963964">
              <w:marLeft w:val="0"/>
              <w:marRight w:val="0"/>
              <w:marTop w:val="360"/>
              <w:marBottom w:val="0"/>
              <w:divBdr>
                <w:top w:val="single" w:sz="6" w:space="0" w:color="auto"/>
                <w:left w:val="single" w:sz="6" w:space="0" w:color="auto"/>
                <w:bottom w:val="single" w:sz="6" w:space="0" w:color="auto"/>
                <w:right w:val="single" w:sz="6" w:space="0" w:color="auto"/>
              </w:divBdr>
            </w:div>
            <w:div w:id="1857036256">
              <w:marLeft w:val="0"/>
              <w:marRight w:val="0"/>
              <w:marTop w:val="0"/>
              <w:marBottom w:val="0"/>
              <w:divBdr>
                <w:top w:val="none" w:sz="0" w:space="0" w:color="auto"/>
                <w:left w:val="none" w:sz="0" w:space="0" w:color="auto"/>
                <w:bottom w:val="none" w:sz="0" w:space="0" w:color="auto"/>
                <w:right w:val="none" w:sz="0" w:space="0" w:color="auto"/>
              </w:divBdr>
            </w:div>
            <w:div w:id="1857160487">
              <w:marLeft w:val="0"/>
              <w:marRight w:val="0"/>
              <w:marTop w:val="0"/>
              <w:marBottom w:val="0"/>
              <w:divBdr>
                <w:top w:val="none" w:sz="0" w:space="0" w:color="auto"/>
                <w:left w:val="none" w:sz="0" w:space="0" w:color="auto"/>
                <w:bottom w:val="none" w:sz="0" w:space="0" w:color="auto"/>
                <w:right w:val="none" w:sz="0" w:space="0" w:color="auto"/>
              </w:divBdr>
            </w:div>
            <w:div w:id="1857424866">
              <w:marLeft w:val="0"/>
              <w:marRight w:val="0"/>
              <w:marTop w:val="0"/>
              <w:marBottom w:val="0"/>
              <w:divBdr>
                <w:top w:val="none" w:sz="0" w:space="0" w:color="auto"/>
                <w:left w:val="none" w:sz="0" w:space="0" w:color="auto"/>
                <w:bottom w:val="none" w:sz="0" w:space="0" w:color="auto"/>
                <w:right w:val="none" w:sz="0" w:space="0" w:color="auto"/>
              </w:divBdr>
            </w:div>
            <w:div w:id="1859195701">
              <w:marLeft w:val="0"/>
              <w:marRight w:val="0"/>
              <w:marTop w:val="0"/>
              <w:marBottom w:val="0"/>
              <w:divBdr>
                <w:top w:val="none" w:sz="0" w:space="0" w:color="auto"/>
                <w:left w:val="none" w:sz="0" w:space="0" w:color="auto"/>
                <w:bottom w:val="none" w:sz="0" w:space="0" w:color="auto"/>
                <w:right w:val="none" w:sz="0" w:space="0" w:color="auto"/>
              </w:divBdr>
            </w:div>
            <w:div w:id="1860192927">
              <w:marLeft w:val="0"/>
              <w:marRight w:val="0"/>
              <w:marTop w:val="0"/>
              <w:marBottom w:val="0"/>
              <w:divBdr>
                <w:top w:val="none" w:sz="0" w:space="0" w:color="auto"/>
                <w:left w:val="none" w:sz="0" w:space="0" w:color="auto"/>
                <w:bottom w:val="none" w:sz="0" w:space="0" w:color="auto"/>
                <w:right w:val="none" w:sz="0" w:space="0" w:color="auto"/>
              </w:divBdr>
            </w:div>
            <w:div w:id="1861581442">
              <w:marLeft w:val="0"/>
              <w:marRight w:val="0"/>
              <w:marTop w:val="0"/>
              <w:marBottom w:val="0"/>
              <w:divBdr>
                <w:top w:val="none" w:sz="0" w:space="0" w:color="auto"/>
                <w:left w:val="none" w:sz="0" w:space="0" w:color="auto"/>
                <w:bottom w:val="none" w:sz="0" w:space="0" w:color="auto"/>
                <w:right w:val="none" w:sz="0" w:space="0" w:color="auto"/>
              </w:divBdr>
            </w:div>
            <w:div w:id="1862039631">
              <w:marLeft w:val="0"/>
              <w:marRight w:val="0"/>
              <w:marTop w:val="0"/>
              <w:marBottom w:val="0"/>
              <w:divBdr>
                <w:top w:val="none" w:sz="0" w:space="0" w:color="auto"/>
                <w:left w:val="none" w:sz="0" w:space="0" w:color="auto"/>
                <w:bottom w:val="none" w:sz="0" w:space="0" w:color="auto"/>
                <w:right w:val="none" w:sz="0" w:space="0" w:color="auto"/>
              </w:divBdr>
            </w:div>
            <w:div w:id="1863394124">
              <w:marLeft w:val="0"/>
              <w:marRight w:val="0"/>
              <w:marTop w:val="0"/>
              <w:marBottom w:val="0"/>
              <w:divBdr>
                <w:top w:val="none" w:sz="0" w:space="0" w:color="auto"/>
                <w:left w:val="none" w:sz="0" w:space="0" w:color="auto"/>
                <w:bottom w:val="none" w:sz="0" w:space="0" w:color="auto"/>
                <w:right w:val="none" w:sz="0" w:space="0" w:color="auto"/>
              </w:divBdr>
            </w:div>
            <w:div w:id="1863471553">
              <w:marLeft w:val="0"/>
              <w:marRight w:val="0"/>
              <w:marTop w:val="0"/>
              <w:marBottom w:val="0"/>
              <w:divBdr>
                <w:top w:val="none" w:sz="0" w:space="0" w:color="auto"/>
                <w:left w:val="none" w:sz="0" w:space="0" w:color="auto"/>
                <w:bottom w:val="none" w:sz="0" w:space="0" w:color="auto"/>
                <w:right w:val="none" w:sz="0" w:space="0" w:color="auto"/>
              </w:divBdr>
              <w:divsChild>
                <w:div w:id="6367920">
                  <w:marLeft w:val="0"/>
                  <w:marRight w:val="0"/>
                  <w:marTop w:val="0"/>
                  <w:marBottom w:val="0"/>
                  <w:divBdr>
                    <w:top w:val="none" w:sz="0" w:space="0" w:color="auto"/>
                    <w:left w:val="none" w:sz="0" w:space="0" w:color="auto"/>
                    <w:bottom w:val="none" w:sz="0" w:space="0" w:color="auto"/>
                    <w:right w:val="none" w:sz="0" w:space="0" w:color="auto"/>
                  </w:divBdr>
                </w:div>
                <w:div w:id="8484622">
                  <w:marLeft w:val="0"/>
                  <w:marRight w:val="0"/>
                  <w:marTop w:val="0"/>
                  <w:marBottom w:val="0"/>
                  <w:divBdr>
                    <w:top w:val="none" w:sz="0" w:space="0" w:color="auto"/>
                    <w:left w:val="none" w:sz="0" w:space="0" w:color="auto"/>
                    <w:bottom w:val="none" w:sz="0" w:space="0" w:color="auto"/>
                    <w:right w:val="none" w:sz="0" w:space="0" w:color="auto"/>
                  </w:divBdr>
                </w:div>
                <w:div w:id="12078208">
                  <w:marLeft w:val="0"/>
                  <w:marRight w:val="0"/>
                  <w:marTop w:val="0"/>
                  <w:marBottom w:val="0"/>
                  <w:divBdr>
                    <w:top w:val="none" w:sz="0" w:space="0" w:color="auto"/>
                    <w:left w:val="none" w:sz="0" w:space="0" w:color="auto"/>
                    <w:bottom w:val="none" w:sz="0" w:space="0" w:color="auto"/>
                    <w:right w:val="none" w:sz="0" w:space="0" w:color="auto"/>
                  </w:divBdr>
                </w:div>
                <w:div w:id="30343870">
                  <w:marLeft w:val="0"/>
                  <w:marRight w:val="0"/>
                  <w:marTop w:val="0"/>
                  <w:marBottom w:val="0"/>
                  <w:divBdr>
                    <w:top w:val="none" w:sz="0" w:space="0" w:color="auto"/>
                    <w:left w:val="none" w:sz="0" w:space="0" w:color="auto"/>
                    <w:bottom w:val="none" w:sz="0" w:space="0" w:color="auto"/>
                    <w:right w:val="none" w:sz="0" w:space="0" w:color="auto"/>
                  </w:divBdr>
                </w:div>
                <w:div w:id="94448287">
                  <w:marLeft w:val="0"/>
                  <w:marRight w:val="0"/>
                  <w:marTop w:val="0"/>
                  <w:marBottom w:val="0"/>
                  <w:divBdr>
                    <w:top w:val="none" w:sz="0" w:space="0" w:color="auto"/>
                    <w:left w:val="none" w:sz="0" w:space="0" w:color="auto"/>
                    <w:bottom w:val="none" w:sz="0" w:space="0" w:color="auto"/>
                    <w:right w:val="none" w:sz="0" w:space="0" w:color="auto"/>
                  </w:divBdr>
                </w:div>
                <w:div w:id="95055828">
                  <w:marLeft w:val="0"/>
                  <w:marRight w:val="0"/>
                  <w:marTop w:val="0"/>
                  <w:marBottom w:val="0"/>
                  <w:divBdr>
                    <w:top w:val="none" w:sz="0" w:space="0" w:color="auto"/>
                    <w:left w:val="none" w:sz="0" w:space="0" w:color="auto"/>
                    <w:bottom w:val="none" w:sz="0" w:space="0" w:color="auto"/>
                    <w:right w:val="none" w:sz="0" w:space="0" w:color="auto"/>
                  </w:divBdr>
                </w:div>
                <w:div w:id="103502970">
                  <w:marLeft w:val="0"/>
                  <w:marRight w:val="0"/>
                  <w:marTop w:val="0"/>
                  <w:marBottom w:val="0"/>
                  <w:divBdr>
                    <w:top w:val="none" w:sz="0" w:space="0" w:color="auto"/>
                    <w:left w:val="none" w:sz="0" w:space="0" w:color="auto"/>
                    <w:bottom w:val="none" w:sz="0" w:space="0" w:color="auto"/>
                    <w:right w:val="none" w:sz="0" w:space="0" w:color="auto"/>
                  </w:divBdr>
                </w:div>
                <w:div w:id="106897583">
                  <w:marLeft w:val="0"/>
                  <w:marRight w:val="0"/>
                  <w:marTop w:val="0"/>
                  <w:marBottom w:val="0"/>
                  <w:divBdr>
                    <w:top w:val="none" w:sz="0" w:space="0" w:color="auto"/>
                    <w:left w:val="none" w:sz="0" w:space="0" w:color="auto"/>
                    <w:bottom w:val="none" w:sz="0" w:space="0" w:color="auto"/>
                    <w:right w:val="none" w:sz="0" w:space="0" w:color="auto"/>
                  </w:divBdr>
                </w:div>
                <w:div w:id="152722146">
                  <w:marLeft w:val="0"/>
                  <w:marRight w:val="0"/>
                  <w:marTop w:val="0"/>
                  <w:marBottom w:val="0"/>
                  <w:divBdr>
                    <w:top w:val="none" w:sz="0" w:space="0" w:color="auto"/>
                    <w:left w:val="none" w:sz="0" w:space="0" w:color="auto"/>
                    <w:bottom w:val="none" w:sz="0" w:space="0" w:color="auto"/>
                    <w:right w:val="none" w:sz="0" w:space="0" w:color="auto"/>
                  </w:divBdr>
                </w:div>
                <w:div w:id="161552741">
                  <w:marLeft w:val="0"/>
                  <w:marRight w:val="0"/>
                  <w:marTop w:val="0"/>
                  <w:marBottom w:val="0"/>
                  <w:divBdr>
                    <w:top w:val="none" w:sz="0" w:space="0" w:color="auto"/>
                    <w:left w:val="none" w:sz="0" w:space="0" w:color="auto"/>
                    <w:bottom w:val="none" w:sz="0" w:space="0" w:color="auto"/>
                    <w:right w:val="none" w:sz="0" w:space="0" w:color="auto"/>
                  </w:divBdr>
                </w:div>
                <w:div w:id="230434671">
                  <w:marLeft w:val="0"/>
                  <w:marRight w:val="0"/>
                  <w:marTop w:val="0"/>
                  <w:marBottom w:val="0"/>
                  <w:divBdr>
                    <w:top w:val="none" w:sz="0" w:space="0" w:color="auto"/>
                    <w:left w:val="none" w:sz="0" w:space="0" w:color="auto"/>
                    <w:bottom w:val="none" w:sz="0" w:space="0" w:color="auto"/>
                    <w:right w:val="none" w:sz="0" w:space="0" w:color="auto"/>
                  </w:divBdr>
                </w:div>
                <w:div w:id="280456566">
                  <w:marLeft w:val="0"/>
                  <w:marRight w:val="0"/>
                  <w:marTop w:val="0"/>
                  <w:marBottom w:val="0"/>
                  <w:divBdr>
                    <w:top w:val="none" w:sz="0" w:space="0" w:color="auto"/>
                    <w:left w:val="none" w:sz="0" w:space="0" w:color="auto"/>
                    <w:bottom w:val="none" w:sz="0" w:space="0" w:color="auto"/>
                    <w:right w:val="none" w:sz="0" w:space="0" w:color="auto"/>
                  </w:divBdr>
                </w:div>
                <w:div w:id="347563588">
                  <w:marLeft w:val="0"/>
                  <w:marRight w:val="0"/>
                  <w:marTop w:val="0"/>
                  <w:marBottom w:val="0"/>
                  <w:divBdr>
                    <w:top w:val="none" w:sz="0" w:space="0" w:color="auto"/>
                    <w:left w:val="none" w:sz="0" w:space="0" w:color="auto"/>
                    <w:bottom w:val="none" w:sz="0" w:space="0" w:color="auto"/>
                    <w:right w:val="none" w:sz="0" w:space="0" w:color="auto"/>
                  </w:divBdr>
                </w:div>
                <w:div w:id="396898105">
                  <w:marLeft w:val="0"/>
                  <w:marRight w:val="0"/>
                  <w:marTop w:val="0"/>
                  <w:marBottom w:val="0"/>
                  <w:divBdr>
                    <w:top w:val="none" w:sz="0" w:space="0" w:color="auto"/>
                    <w:left w:val="none" w:sz="0" w:space="0" w:color="auto"/>
                    <w:bottom w:val="none" w:sz="0" w:space="0" w:color="auto"/>
                    <w:right w:val="none" w:sz="0" w:space="0" w:color="auto"/>
                  </w:divBdr>
                </w:div>
                <w:div w:id="447507026">
                  <w:marLeft w:val="0"/>
                  <w:marRight w:val="0"/>
                  <w:marTop w:val="0"/>
                  <w:marBottom w:val="0"/>
                  <w:divBdr>
                    <w:top w:val="none" w:sz="0" w:space="0" w:color="auto"/>
                    <w:left w:val="none" w:sz="0" w:space="0" w:color="auto"/>
                    <w:bottom w:val="none" w:sz="0" w:space="0" w:color="auto"/>
                    <w:right w:val="none" w:sz="0" w:space="0" w:color="auto"/>
                  </w:divBdr>
                </w:div>
                <w:div w:id="457453190">
                  <w:marLeft w:val="0"/>
                  <w:marRight w:val="0"/>
                  <w:marTop w:val="0"/>
                  <w:marBottom w:val="0"/>
                  <w:divBdr>
                    <w:top w:val="none" w:sz="0" w:space="0" w:color="auto"/>
                    <w:left w:val="none" w:sz="0" w:space="0" w:color="auto"/>
                    <w:bottom w:val="none" w:sz="0" w:space="0" w:color="auto"/>
                    <w:right w:val="none" w:sz="0" w:space="0" w:color="auto"/>
                  </w:divBdr>
                </w:div>
                <w:div w:id="463813385">
                  <w:marLeft w:val="0"/>
                  <w:marRight w:val="0"/>
                  <w:marTop w:val="0"/>
                  <w:marBottom w:val="0"/>
                  <w:divBdr>
                    <w:top w:val="none" w:sz="0" w:space="0" w:color="auto"/>
                    <w:left w:val="none" w:sz="0" w:space="0" w:color="auto"/>
                    <w:bottom w:val="none" w:sz="0" w:space="0" w:color="auto"/>
                    <w:right w:val="none" w:sz="0" w:space="0" w:color="auto"/>
                  </w:divBdr>
                </w:div>
                <w:div w:id="465398201">
                  <w:marLeft w:val="0"/>
                  <w:marRight w:val="0"/>
                  <w:marTop w:val="0"/>
                  <w:marBottom w:val="0"/>
                  <w:divBdr>
                    <w:top w:val="none" w:sz="0" w:space="0" w:color="auto"/>
                    <w:left w:val="none" w:sz="0" w:space="0" w:color="auto"/>
                    <w:bottom w:val="none" w:sz="0" w:space="0" w:color="auto"/>
                    <w:right w:val="none" w:sz="0" w:space="0" w:color="auto"/>
                  </w:divBdr>
                </w:div>
                <w:div w:id="509610492">
                  <w:marLeft w:val="0"/>
                  <w:marRight w:val="0"/>
                  <w:marTop w:val="0"/>
                  <w:marBottom w:val="0"/>
                  <w:divBdr>
                    <w:top w:val="none" w:sz="0" w:space="0" w:color="auto"/>
                    <w:left w:val="none" w:sz="0" w:space="0" w:color="auto"/>
                    <w:bottom w:val="none" w:sz="0" w:space="0" w:color="auto"/>
                    <w:right w:val="none" w:sz="0" w:space="0" w:color="auto"/>
                  </w:divBdr>
                </w:div>
                <w:div w:id="528837430">
                  <w:marLeft w:val="0"/>
                  <w:marRight w:val="0"/>
                  <w:marTop w:val="0"/>
                  <w:marBottom w:val="0"/>
                  <w:divBdr>
                    <w:top w:val="none" w:sz="0" w:space="0" w:color="auto"/>
                    <w:left w:val="none" w:sz="0" w:space="0" w:color="auto"/>
                    <w:bottom w:val="none" w:sz="0" w:space="0" w:color="auto"/>
                    <w:right w:val="none" w:sz="0" w:space="0" w:color="auto"/>
                  </w:divBdr>
                </w:div>
                <w:div w:id="549657526">
                  <w:marLeft w:val="0"/>
                  <w:marRight w:val="0"/>
                  <w:marTop w:val="0"/>
                  <w:marBottom w:val="0"/>
                  <w:divBdr>
                    <w:top w:val="none" w:sz="0" w:space="0" w:color="auto"/>
                    <w:left w:val="none" w:sz="0" w:space="0" w:color="auto"/>
                    <w:bottom w:val="none" w:sz="0" w:space="0" w:color="auto"/>
                    <w:right w:val="none" w:sz="0" w:space="0" w:color="auto"/>
                  </w:divBdr>
                </w:div>
                <w:div w:id="631637345">
                  <w:marLeft w:val="0"/>
                  <w:marRight w:val="0"/>
                  <w:marTop w:val="0"/>
                  <w:marBottom w:val="0"/>
                  <w:divBdr>
                    <w:top w:val="none" w:sz="0" w:space="0" w:color="auto"/>
                    <w:left w:val="none" w:sz="0" w:space="0" w:color="auto"/>
                    <w:bottom w:val="none" w:sz="0" w:space="0" w:color="auto"/>
                    <w:right w:val="none" w:sz="0" w:space="0" w:color="auto"/>
                  </w:divBdr>
                </w:div>
                <w:div w:id="638412640">
                  <w:marLeft w:val="0"/>
                  <w:marRight w:val="0"/>
                  <w:marTop w:val="0"/>
                  <w:marBottom w:val="0"/>
                  <w:divBdr>
                    <w:top w:val="none" w:sz="0" w:space="0" w:color="auto"/>
                    <w:left w:val="none" w:sz="0" w:space="0" w:color="auto"/>
                    <w:bottom w:val="none" w:sz="0" w:space="0" w:color="auto"/>
                    <w:right w:val="none" w:sz="0" w:space="0" w:color="auto"/>
                  </w:divBdr>
                </w:div>
                <w:div w:id="675111843">
                  <w:marLeft w:val="0"/>
                  <w:marRight w:val="0"/>
                  <w:marTop w:val="0"/>
                  <w:marBottom w:val="0"/>
                  <w:divBdr>
                    <w:top w:val="none" w:sz="0" w:space="0" w:color="auto"/>
                    <w:left w:val="none" w:sz="0" w:space="0" w:color="auto"/>
                    <w:bottom w:val="none" w:sz="0" w:space="0" w:color="auto"/>
                    <w:right w:val="none" w:sz="0" w:space="0" w:color="auto"/>
                  </w:divBdr>
                </w:div>
                <w:div w:id="719355307">
                  <w:marLeft w:val="0"/>
                  <w:marRight w:val="0"/>
                  <w:marTop w:val="0"/>
                  <w:marBottom w:val="0"/>
                  <w:divBdr>
                    <w:top w:val="none" w:sz="0" w:space="0" w:color="auto"/>
                    <w:left w:val="none" w:sz="0" w:space="0" w:color="auto"/>
                    <w:bottom w:val="none" w:sz="0" w:space="0" w:color="auto"/>
                    <w:right w:val="none" w:sz="0" w:space="0" w:color="auto"/>
                  </w:divBdr>
                </w:div>
                <w:div w:id="778335761">
                  <w:marLeft w:val="0"/>
                  <w:marRight w:val="0"/>
                  <w:marTop w:val="0"/>
                  <w:marBottom w:val="0"/>
                  <w:divBdr>
                    <w:top w:val="none" w:sz="0" w:space="0" w:color="auto"/>
                    <w:left w:val="none" w:sz="0" w:space="0" w:color="auto"/>
                    <w:bottom w:val="none" w:sz="0" w:space="0" w:color="auto"/>
                    <w:right w:val="none" w:sz="0" w:space="0" w:color="auto"/>
                  </w:divBdr>
                </w:div>
                <w:div w:id="853808117">
                  <w:marLeft w:val="0"/>
                  <w:marRight w:val="0"/>
                  <w:marTop w:val="0"/>
                  <w:marBottom w:val="0"/>
                  <w:divBdr>
                    <w:top w:val="none" w:sz="0" w:space="0" w:color="auto"/>
                    <w:left w:val="none" w:sz="0" w:space="0" w:color="auto"/>
                    <w:bottom w:val="none" w:sz="0" w:space="0" w:color="auto"/>
                    <w:right w:val="none" w:sz="0" w:space="0" w:color="auto"/>
                  </w:divBdr>
                </w:div>
                <w:div w:id="860168474">
                  <w:marLeft w:val="0"/>
                  <w:marRight w:val="0"/>
                  <w:marTop w:val="0"/>
                  <w:marBottom w:val="0"/>
                  <w:divBdr>
                    <w:top w:val="none" w:sz="0" w:space="0" w:color="auto"/>
                    <w:left w:val="none" w:sz="0" w:space="0" w:color="auto"/>
                    <w:bottom w:val="none" w:sz="0" w:space="0" w:color="auto"/>
                    <w:right w:val="none" w:sz="0" w:space="0" w:color="auto"/>
                  </w:divBdr>
                </w:div>
                <w:div w:id="860774907">
                  <w:marLeft w:val="0"/>
                  <w:marRight w:val="0"/>
                  <w:marTop w:val="0"/>
                  <w:marBottom w:val="0"/>
                  <w:divBdr>
                    <w:top w:val="none" w:sz="0" w:space="0" w:color="auto"/>
                    <w:left w:val="none" w:sz="0" w:space="0" w:color="auto"/>
                    <w:bottom w:val="none" w:sz="0" w:space="0" w:color="auto"/>
                    <w:right w:val="none" w:sz="0" w:space="0" w:color="auto"/>
                  </w:divBdr>
                </w:div>
                <w:div w:id="866261422">
                  <w:marLeft w:val="0"/>
                  <w:marRight w:val="0"/>
                  <w:marTop w:val="0"/>
                  <w:marBottom w:val="0"/>
                  <w:divBdr>
                    <w:top w:val="none" w:sz="0" w:space="0" w:color="auto"/>
                    <w:left w:val="none" w:sz="0" w:space="0" w:color="auto"/>
                    <w:bottom w:val="none" w:sz="0" w:space="0" w:color="auto"/>
                    <w:right w:val="none" w:sz="0" w:space="0" w:color="auto"/>
                  </w:divBdr>
                </w:div>
                <w:div w:id="874848715">
                  <w:marLeft w:val="0"/>
                  <w:marRight w:val="0"/>
                  <w:marTop w:val="0"/>
                  <w:marBottom w:val="0"/>
                  <w:divBdr>
                    <w:top w:val="none" w:sz="0" w:space="0" w:color="auto"/>
                    <w:left w:val="none" w:sz="0" w:space="0" w:color="auto"/>
                    <w:bottom w:val="none" w:sz="0" w:space="0" w:color="auto"/>
                    <w:right w:val="none" w:sz="0" w:space="0" w:color="auto"/>
                  </w:divBdr>
                </w:div>
                <w:div w:id="892423883">
                  <w:marLeft w:val="0"/>
                  <w:marRight w:val="0"/>
                  <w:marTop w:val="0"/>
                  <w:marBottom w:val="0"/>
                  <w:divBdr>
                    <w:top w:val="none" w:sz="0" w:space="0" w:color="auto"/>
                    <w:left w:val="none" w:sz="0" w:space="0" w:color="auto"/>
                    <w:bottom w:val="none" w:sz="0" w:space="0" w:color="auto"/>
                    <w:right w:val="none" w:sz="0" w:space="0" w:color="auto"/>
                  </w:divBdr>
                </w:div>
                <w:div w:id="905260026">
                  <w:marLeft w:val="0"/>
                  <w:marRight w:val="0"/>
                  <w:marTop w:val="0"/>
                  <w:marBottom w:val="0"/>
                  <w:divBdr>
                    <w:top w:val="none" w:sz="0" w:space="0" w:color="auto"/>
                    <w:left w:val="none" w:sz="0" w:space="0" w:color="auto"/>
                    <w:bottom w:val="none" w:sz="0" w:space="0" w:color="auto"/>
                    <w:right w:val="none" w:sz="0" w:space="0" w:color="auto"/>
                  </w:divBdr>
                </w:div>
                <w:div w:id="917641229">
                  <w:marLeft w:val="0"/>
                  <w:marRight w:val="0"/>
                  <w:marTop w:val="0"/>
                  <w:marBottom w:val="0"/>
                  <w:divBdr>
                    <w:top w:val="none" w:sz="0" w:space="0" w:color="auto"/>
                    <w:left w:val="none" w:sz="0" w:space="0" w:color="auto"/>
                    <w:bottom w:val="none" w:sz="0" w:space="0" w:color="auto"/>
                    <w:right w:val="none" w:sz="0" w:space="0" w:color="auto"/>
                  </w:divBdr>
                </w:div>
                <w:div w:id="932326665">
                  <w:marLeft w:val="0"/>
                  <w:marRight w:val="0"/>
                  <w:marTop w:val="0"/>
                  <w:marBottom w:val="0"/>
                  <w:divBdr>
                    <w:top w:val="none" w:sz="0" w:space="0" w:color="auto"/>
                    <w:left w:val="none" w:sz="0" w:space="0" w:color="auto"/>
                    <w:bottom w:val="none" w:sz="0" w:space="0" w:color="auto"/>
                    <w:right w:val="none" w:sz="0" w:space="0" w:color="auto"/>
                  </w:divBdr>
                </w:div>
                <w:div w:id="934289450">
                  <w:marLeft w:val="0"/>
                  <w:marRight w:val="0"/>
                  <w:marTop w:val="0"/>
                  <w:marBottom w:val="0"/>
                  <w:divBdr>
                    <w:top w:val="none" w:sz="0" w:space="0" w:color="auto"/>
                    <w:left w:val="none" w:sz="0" w:space="0" w:color="auto"/>
                    <w:bottom w:val="none" w:sz="0" w:space="0" w:color="auto"/>
                    <w:right w:val="none" w:sz="0" w:space="0" w:color="auto"/>
                  </w:divBdr>
                </w:div>
                <w:div w:id="965358295">
                  <w:marLeft w:val="0"/>
                  <w:marRight w:val="0"/>
                  <w:marTop w:val="0"/>
                  <w:marBottom w:val="0"/>
                  <w:divBdr>
                    <w:top w:val="none" w:sz="0" w:space="0" w:color="auto"/>
                    <w:left w:val="none" w:sz="0" w:space="0" w:color="auto"/>
                    <w:bottom w:val="none" w:sz="0" w:space="0" w:color="auto"/>
                    <w:right w:val="none" w:sz="0" w:space="0" w:color="auto"/>
                  </w:divBdr>
                </w:div>
                <w:div w:id="975986754">
                  <w:marLeft w:val="0"/>
                  <w:marRight w:val="0"/>
                  <w:marTop w:val="0"/>
                  <w:marBottom w:val="0"/>
                  <w:divBdr>
                    <w:top w:val="none" w:sz="0" w:space="0" w:color="auto"/>
                    <w:left w:val="none" w:sz="0" w:space="0" w:color="auto"/>
                    <w:bottom w:val="none" w:sz="0" w:space="0" w:color="auto"/>
                    <w:right w:val="none" w:sz="0" w:space="0" w:color="auto"/>
                  </w:divBdr>
                </w:div>
                <w:div w:id="983851384">
                  <w:marLeft w:val="0"/>
                  <w:marRight w:val="0"/>
                  <w:marTop w:val="0"/>
                  <w:marBottom w:val="0"/>
                  <w:divBdr>
                    <w:top w:val="none" w:sz="0" w:space="0" w:color="auto"/>
                    <w:left w:val="none" w:sz="0" w:space="0" w:color="auto"/>
                    <w:bottom w:val="none" w:sz="0" w:space="0" w:color="auto"/>
                    <w:right w:val="none" w:sz="0" w:space="0" w:color="auto"/>
                  </w:divBdr>
                </w:div>
                <w:div w:id="988094275">
                  <w:marLeft w:val="0"/>
                  <w:marRight w:val="0"/>
                  <w:marTop w:val="0"/>
                  <w:marBottom w:val="0"/>
                  <w:divBdr>
                    <w:top w:val="none" w:sz="0" w:space="0" w:color="auto"/>
                    <w:left w:val="none" w:sz="0" w:space="0" w:color="auto"/>
                    <w:bottom w:val="none" w:sz="0" w:space="0" w:color="auto"/>
                    <w:right w:val="none" w:sz="0" w:space="0" w:color="auto"/>
                  </w:divBdr>
                </w:div>
                <w:div w:id="1043939625">
                  <w:marLeft w:val="0"/>
                  <w:marRight w:val="0"/>
                  <w:marTop w:val="0"/>
                  <w:marBottom w:val="0"/>
                  <w:divBdr>
                    <w:top w:val="none" w:sz="0" w:space="0" w:color="auto"/>
                    <w:left w:val="none" w:sz="0" w:space="0" w:color="auto"/>
                    <w:bottom w:val="none" w:sz="0" w:space="0" w:color="auto"/>
                    <w:right w:val="none" w:sz="0" w:space="0" w:color="auto"/>
                  </w:divBdr>
                </w:div>
                <w:div w:id="1051467600">
                  <w:marLeft w:val="0"/>
                  <w:marRight w:val="0"/>
                  <w:marTop w:val="0"/>
                  <w:marBottom w:val="0"/>
                  <w:divBdr>
                    <w:top w:val="none" w:sz="0" w:space="0" w:color="auto"/>
                    <w:left w:val="none" w:sz="0" w:space="0" w:color="auto"/>
                    <w:bottom w:val="none" w:sz="0" w:space="0" w:color="auto"/>
                    <w:right w:val="none" w:sz="0" w:space="0" w:color="auto"/>
                  </w:divBdr>
                </w:div>
                <w:div w:id="1113407222">
                  <w:marLeft w:val="0"/>
                  <w:marRight w:val="0"/>
                  <w:marTop w:val="0"/>
                  <w:marBottom w:val="0"/>
                  <w:divBdr>
                    <w:top w:val="none" w:sz="0" w:space="0" w:color="auto"/>
                    <w:left w:val="none" w:sz="0" w:space="0" w:color="auto"/>
                    <w:bottom w:val="none" w:sz="0" w:space="0" w:color="auto"/>
                    <w:right w:val="none" w:sz="0" w:space="0" w:color="auto"/>
                  </w:divBdr>
                </w:div>
                <w:div w:id="1121191576">
                  <w:marLeft w:val="0"/>
                  <w:marRight w:val="0"/>
                  <w:marTop w:val="0"/>
                  <w:marBottom w:val="0"/>
                  <w:divBdr>
                    <w:top w:val="none" w:sz="0" w:space="0" w:color="auto"/>
                    <w:left w:val="none" w:sz="0" w:space="0" w:color="auto"/>
                    <w:bottom w:val="none" w:sz="0" w:space="0" w:color="auto"/>
                    <w:right w:val="none" w:sz="0" w:space="0" w:color="auto"/>
                  </w:divBdr>
                </w:div>
                <w:div w:id="1286352502">
                  <w:marLeft w:val="0"/>
                  <w:marRight w:val="0"/>
                  <w:marTop w:val="0"/>
                  <w:marBottom w:val="0"/>
                  <w:divBdr>
                    <w:top w:val="none" w:sz="0" w:space="0" w:color="auto"/>
                    <w:left w:val="none" w:sz="0" w:space="0" w:color="auto"/>
                    <w:bottom w:val="none" w:sz="0" w:space="0" w:color="auto"/>
                    <w:right w:val="none" w:sz="0" w:space="0" w:color="auto"/>
                  </w:divBdr>
                </w:div>
                <w:div w:id="1309171910">
                  <w:marLeft w:val="0"/>
                  <w:marRight w:val="0"/>
                  <w:marTop w:val="0"/>
                  <w:marBottom w:val="0"/>
                  <w:divBdr>
                    <w:top w:val="none" w:sz="0" w:space="0" w:color="auto"/>
                    <w:left w:val="none" w:sz="0" w:space="0" w:color="auto"/>
                    <w:bottom w:val="none" w:sz="0" w:space="0" w:color="auto"/>
                    <w:right w:val="none" w:sz="0" w:space="0" w:color="auto"/>
                  </w:divBdr>
                </w:div>
                <w:div w:id="1322464719">
                  <w:marLeft w:val="0"/>
                  <w:marRight w:val="0"/>
                  <w:marTop w:val="0"/>
                  <w:marBottom w:val="0"/>
                  <w:divBdr>
                    <w:top w:val="none" w:sz="0" w:space="0" w:color="auto"/>
                    <w:left w:val="none" w:sz="0" w:space="0" w:color="auto"/>
                    <w:bottom w:val="none" w:sz="0" w:space="0" w:color="auto"/>
                    <w:right w:val="none" w:sz="0" w:space="0" w:color="auto"/>
                  </w:divBdr>
                </w:div>
                <w:div w:id="1360084856">
                  <w:marLeft w:val="0"/>
                  <w:marRight w:val="0"/>
                  <w:marTop w:val="0"/>
                  <w:marBottom w:val="0"/>
                  <w:divBdr>
                    <w:top w:val="none" w:sz="0" w:space="0" w:color="auto"/>
                    <w:left w:val="none" w:sz="0" w:space="0" w:color="auto"/>
                    <w:bottom w:val="none" w:sz="0" w:space="0" w:color="auto"/>
                    <w:right w:val="none" w:sz="0" w:space="0" w:color="auto"/>
                  </w:divBdr>
                </w:div>
                <w:div w:id="1436822134">
                  <w:marLeft w:val="0"/>
                  <w:marRight w:val="0"/>
                  <w:marTop w:val="0"/>
                  <w:marBottom w:val="0"/>
                  <w:divBdr>
                    <w:top w:val="none" w:sz="0" w:space="0" w:color="auto"/>
                    <w:left w:val="none" w:sz="0" w:space="0" w:color="auto"/>
                    <w:bottom w:val="none" w:sz="0" w:space="0" w:color="auto"/>
                    <w:right w:val="none" w:sz="0" w:space="0" w:color="auto"/>
                  </w:divBdr>
                </w:div>
                <w:div w:id="1480030160">
                  <w:marLeft w:val="0"/>
                  <w:marRight w:val="0"/>
                  <w:marTop w:val="0"/>
                  <w:marBottom w:val="0"/>
                  <w:divBdr>
                    <w:top w:val="none" w:sz="0" w:space="0" w:color="auto"/>
                    <w:left w:val="none" w:sz="0" w:space="0" w:color="auto"/>
                    <w:bottom w:val="none" w:sz="0" w:space="0" w:color="auto"/>
                    <w:right w:val="none" w:sz="0" w:space="0" w:color="auto"/>
                  </w:divBdr>
                </w:div>
                <w:div w:id="1486241865">
                  <w:marLeft w:val="0"/>
                  <w:marRight w:val="0"/>
                  <w:marTop w:val="0"/>
                  <w:marBottom w:val="0"/>
                  <w:divBdr>
                    <w:top w:val="none" w:sz="0" w:space="0" w:color="auto"/>
                    <w:left w:val="none" w:sz="0" w:space="0" w:color="auto"/>
                    <w:bottom w:val="none" w:sz="0" w:space="0" w:color="auto"/>
                    <w:right w:val="none" w:sz="0" w:space="0" w:color="auto"/>
                  </w:divBdr>
                </w:div>
                <w:div w:id="1532066766">
                  <w:marLeft w:val="0"/>
                  <w:marRight w:val="0"/>
                  <w:marTop w:val="0"/>
                  <w:marBottom w:val="0"/>
                  <w:divBdr>
                    <w:top w:val="none" w:sz="0" w:space="0" w:color="auto"/>
                    <w:left w:val="none" w:sz="0" w:space="0" w:color="auto"/>
                    <w:bottom w:val="none" w:sz="0" w:space="0" w:color="auto"/>
                    <w:right w:val="none" w:sz="0" w:space="0" w:color="auto"/>
                  </w:divBdr>
                </w:div>
                <w:div w:id="1533611900">
                  <w:marLeft w:val="0"/>
                  <w:marRight w:val="0"/>
                  <w:marTop w:val="0"/>
                  <w:marBottom w:val="0"/>
                  <w:divBdr>
                    <w:top w:val="none" w:sz="0" w:space="0" w:color="auto"/>
                    <w:left w:val="none" w:sz="0" w:space="0" w:color="auto"/>
                    <w:bottom w:val="none" w:sz="0" w:space="0" w:color="auto"/>
                    <w:right w:val="none" w:sz="0" w:space="0" w:color="auto"/>
                  </w:divBdr>
                </w:div>
                <w:div w:id="1554733218">
                  <w:marLeft w:val="0"/>
                  <w:marRight w:val="0"/>
                  <w:marTop w:val="0"/>
                  <w:marBottom w:val="0"/>
                  <w:divBdr>
                    <w:top w:val="none" w:sz="0" w:space="0" w:color="auto"/>
                    <w:left w:val="none" w:sz="0" w:space="0" w:color="auto"/>
                    <w:bottom w:val="none" w:sz="0" w:space="0" w:color="auto"/>
                    <w:right w:val="none" w:sz="0" w:space="0" w:color="auto"/>
                  </w:divBdr>
                </w:div>
                <w:div w:id="1564219290">
                  <w:marLeft w:val="0"/>
                  <w:marRight w:val="0"/>
                  <w:marTop w:val="0"/>
                  <w:marBottom w:val="0"/>
                  <w:divBdr>
                    <w:top w:val="none" w:sz="0" w:space="0" w:color="auto"/>
                    <w:left w:val="none" w:sz="0" w:space="0" w:color="auto"/>
                    <w:bottom w:val="none" w:sz="0" w:space="0" w:color="auto"/>
                    <w:right w:val="none" w:sz="0" w:space="0" w:color="auto"/>
                  </w:divBdr>
                </w:div>
                <w:div w:id="1581213536">
                  <w:marLeft w:val="0"/>
                  <w:marRight w:val="0"/>
                  <w:marTop w:val="0"/>
                  <w:marBottom w:val="0"/>
                  <w:divBdr>
                    <w:top w:val="none" w:sz="0" w:space="0" w:color="auto"/>
                    <w:left w:val="none" w:sz="0" w:space="0" w:color="auto"/>
                    <w:bottom w:val="none" w:sz="0" w:space="0" w:color="auto"/>
                    <w:right w:val="none" w:sz="0" w:space="0" w:color="auto"/>
                  </w:divBdr>
                </w:div>
                <w:div w:id="1624531572">
                  <w:marLeft w:val="0"/>
                  <w:marRight w:val="0"/>
                  <w:marTop w:val="0"/>
                  <w:marBottom w:val="0"/>
                  <w:divBdr>
                    <w:top w:val="none" w:sz="0" w:space="0" w:color="auto"/>
                    <w:left w:val="none" w:sz="0" w:space="0" w:color="auto"/>
                    <w:bottom w:val="none" w:sz="0" w:space="0" w:color="auto"/>
                    <w:right w:val="none" w:sz="0" w:space="0" w:color="auto"/>
                  </w:divBdr>
                </w:div>
                <w:div w:id="1627277461">
                  <w:marLeft w:val="0"/>
                  <w:marRight w:val="0"/>
                  <w:marTop w:val="0"/>
                  <w:marBottom w:val="0"/>
                  <w:divBdr>
                    <w:top w:val="none" w:sz="0" w:space="0" w:color="auto"/>
                    <w:left w:val="none" w:sz="0" w:space="0" w:color="auto"/>
                    <w:bottom w:val="none" w:sz="0" w:space="0" w:color="auto"/>
                    <w:right w:val="none" w:sz="0" w:space="0" w:color="auto"/>
                  </w:divBdr>
                </w:div>
                <w:div w:id="1692756690">
                  <w:marLeft w:val="0"/>
                  <w:marRight w:val="0"/>
                  <w:marTop w:val="0"/>
                  <w:marBottom w:val="0"/>
                  <w:divBdr>
                    <w:top w:val="none" w:sz="0" w:space="0" w:color="auto"/>
                    <w:left w:val="none" w:sz="0" w:space="0" w:color="auto"/>
                    <w:bottom w:val="none" w:sz="0" w:space="0" w:color="auto"/>
                    <w:right w:val="none" w:sz="0" w:space="0" w:color="auto"/>
                  </w:divBdr>
                </w:div>
                <w:div w:id="1762483922">
                  <w:marLeft w:val="0"/>
                  <w:marRight w:val="0"/>
                  <w:marTop w:val="0"/>
                  <w:marBottom w:val="0"/>
                  <w:divBdr>
                    <w:top w:val="none" w:sz="0" w:space="0" w:color="auto"/>
                    <w:left w:val="none" w:sz="0" w:space="0" w:color="auto"/>
                    <w:bottom w:val="none" w:sz="0" w:space="0" w:color="auto"/>
                    <w:right w:val="none" w:sz="0" w:space="0" w:color="auto"/>
                  </w:divBdr>
                </w:div>
                <w:div w:id="1776049339">
                  <w:marLeft w:val="0"/>
                  <w:marRight w:val="0"/>
                  <w:marTop w:val="0"/>
                  <w:marBottom w:val="0"/>
                  <w:divBdr>
                    <w:top w:val="none" w:sz="0" w:space="0" w:color="auto"/>
                    <w:left w:val="none" w:sz="0" w:space="0" w:color="auto"/>
                    <w:bottom w:val="none" w:sz="0" w:space="0" w:color="auto"/>
                    <w:right w:val="none" w:sz="0" w:space="0" w:color="auto"/>
                  </w:divBdr>
                </w:div>
                <w:div w:id="1778058467">
                  <w:marLeft w:val="0"/>
                  <w:marRight w:val="0"/>
                  <w:marTop w:val="0"/>
                  <w:marBottom w:val="0"/>
                  <w:divBdr>
                    <w:top w:val="none" w:sz="0" w:space="0" w:color="auto"/>
                    <w:left w:val="none" w:sz="0" w:space="0" w:color="auto"/>
                    <w:bottom w:val="none" w:sz="0" w:space="0" w:color="auto"/>
                    <w:right w:val="none" w:sz="0" w:space="0" w:color="auto"/>
                  </w:divBdr>
                </w:div>
                <w:div w:id="1789471338">
                  <w:marLeft w:val="0"/>
                  <w:marRight w:val="0"/>
                  <w:marTop w:val="0"/>
                  <w:marBottom w:val="0"/>
                  <w:divBdr>
                    <w:top w:val="none" w:sz="0" w:space="0" w:color="auto"/>
                    <w:left w:val="none" w:sz="0" w:space="0" w:color="auto"/>
                    <w:bottom w:val="none" w:sz="0" w:space="0" w:color="auto"/>
                    <w:right w:val="none" w:sz="0" w:space="0" w:color="auto"/>
                  </w:divBdr>
                </w:div>
                <w:div w:id="1792213177">
                  <w:marLeft w:val="0"/>
                  <w:marRight w:val="0"/>
                  <w:marTop w:val="0"/>
                  <w:marBottom w:val="0"/>
                  <w:divBdr>
                    <w:top w:val="none" w:sz="0" w:space="0" w:color="auto"/>
                    <w:left w:val="none" w:sz="0" w:space="0" w:color="auto"/>
                    <w:bottom w:val="none" w:sz="0" w:space="0" w:color="auto"/>
                    <w:right w:val="none" w:sz="0" w:space="0" w:color="auto"/>
                  </w:divBdr>
                </w:div>
                <w:div w:id="1832868618">
                  <w:marLeft w:val="0"/>
                  <w:marRight w:val="0"/>
                  <w:marTop w:val="0"/>
                  <w:marBottom w:val="0"/>
                  <w:divBdr>
                    <w:top w:val="none" w:sz="0" w:space="0" w:color="auto"/>
                    <w:left w:val="none" w:sz="0" w:space="0" w:color="auto"/>
                    <w:bottom w:val="none" w:sz="0" w:space="0" w:color="auto"/>
                    <w:right w:val="none" w:sz="0" w:space="0" w:color="auto"/>
                  </w:divBdr>
                </w:div>
                <w:div w:id="1850873550">
                  <w:marLeft w:val="0"/>
                  <w:marRight w:val="0"/>
                  <w:marTop w:val="0"/>
                  <w:marBottom w:val="0"/>
                  <w:divBdr>
                    <w:top w:val="none" w:sz="0" w:space="0" w:color="auto"/>
                    <w:left w:val="none" w:sz="0" w:space="0" w:color="auto"/>
                    <w:bottom w:val="none" w:sz="0" w:space="0" w:color="auto"/>
                    <w:right w:val="none" w:sz="0" w:space="0" w:color="auto"/>
                  </w:divBdr>
                </w:div>
                <w:div w:id="1902401990">
                  <w:marLeft w:val="0"/>
                  <w:marRight w:val="0"/>
                  <w:marTop w:val="0"/>
                  <w:marBottom w:val="0"/>
                  <w:divBdr>
                    <w:top w:val="none" w:sz="0" w:space="0" w:color="auto"/>
                    <w:left w:val="none" w:sz="0" w:space="0" w:color="auto"/>
                    <w:bottom w:val="none" w:sz="0" w:space="0" w:color="auto"/>
                    <w:right w:val="none" w:sz="0" w:space="0" w:color="auto"/>
                  </w:divBdr>
                </w:div>
                <w:div w:id="1945965585">
                  <w:marLeft w:val="0"/>
                  <w:marRight w:val="0"/>
                  <w:marTop w:val="0"/>
                  <w:marBottom w:val="0"/>
                  <w:divBdr>
                    <w:top w:val="none" w:sz="0" w:space="0" w:color="auto"/>
                    <w:left w:val="none" w:sz="0" w:space="0" w:color="auto"/>
                    <w:bottom w:val="none" w:sz="0" w:space="0" w:color="auto"/>
                    <w:right w:val="none" w:sz="0" w:space="0" w:color="auto"/>
                  </w:divBdr>
                </w:div>
                <w:div w:id="1951547806">
                  <w:marLeft w:val="0"/>
                  <w:marRight w:val="0"/>
                  <w:marTop w:val="0"/>
                  <w:marBottom w:val="0"/>
                  <w:divBdr>
                    <w:top w:val="none" w:sz="0" w:space="0" w:color="auto"/>
                    <w:left w:val="none" w:sz="0" w:space="0" w:color="auto"/>
                    <w:bottom w:val="none" w:sz="0" w:space="0" w:color="auto"/>
                    <w:right w:val="none" w:sz="0" w:space="0" w:color="auto"/>
                  </w:divBdr>
                </w:div>
                <w:div w:id="1991211159">
                  <w:marLeft w:val="0"/>
                  <w:marRight w:val="0"/>
                  <w:marTop w:val="0"/>
                  <w:marBottom w:val="0"/>
                  <w:divBdr>
                    <w:top w:val="none" w:sz="0" w:space="0" w:color="auto"/>
                    <w:left w:val="none" w:sz="0" w:space="0" w:color="auto"/>
                    <w:bottom w:val="none" w:sz="0" w:space="0" w:color="auto"/>
                    <w:right w:val="none" w:sz="0" w:space="0" w:color="auto"/>
                  </w:divBdr>
                </w:div>
                <w:div w:id="1993098333">
                  <w:marLeft w:val="0"/>
                  <w:marRight w:val="0"/>
                  <w:marTop w:val="0"/>
                  <w:marBottom w:val="0"/>
                  <w:divBdr>
                    <w:top w:val="none" w:sz="0" w:space="0" w:color="auto"/>
                    <w:left w:val="none" w:sz="0" w:space="0" w:color="auto"/>
                    <w:bottom w:val="none" w:sz="0" w:space="0" w:color="auto"/>
                    <w:right w:val="none" w:sz="0" w:space="0" w:color="auto"/>
                  </w:divBdr>
                </w:div>
                <w:div w:id="2025858225">
                  <w:marLeft w:val="0"/>
                  <w:marRight w:val="0"/>
                  <w:marTop w:val="0"/>
                  <w:marBottom w:val="0"/>
                  <w:divBdr>
                    <w:top w:val="none" w:sz="0" w:space="0" w:color="auto"/>
                    <w:left w:val="none" w:sz="0" w:space="0" w:color="auto"/>
                    <w:bottom w:val="none" w:sz="0" w:space="0" w:color="auto"/>
                    <w:right w:val="none" w:sz="0" w:space="0" w:color="auto"/>
                  </w:divBdr>
                </w:div>
                <w:div w:id="2026519340">
                  <w:marLeft w:val="0"/>
                  <w:marRight w:val="0"/>
                  <w:marTop w:val="0"/>
                  <w:marBottom w:val="0"/>
                  <w:divBdr>
                    <w:top w:val="none" w:sz="0" w:space="0" w:color="auto"/>
                    <w:left w:val="none" w:sz="0" w:space="0" w:color="auto"/>
                    <w:bottom w:val="none" w:sz="0" w:space="0" w:color="auto"/>
                    <w:right w:val="none" w:sz="0" w:space="0" w:color="auto"/>
                  </w:divBdr>
                </w:div>
                <w:div w:id="2038267657">
                  <w:marLeft w:val="0"/>
                  <w:marRight w:val="0"/>
                  <w:marTop w:val="0"/>
                  <w:marBottom w:val="0"/>
                  <w:divBdr>
                    <w:top w:val="none" w:sz="0" w:space="0" w:color="auto"/>
                    <w:left w:val="none" w:sz="0" w:space="0" w:color="auto"/>
                    <w:bottom w:val="none" w:sz="0" w:space="0" w:color="auto"/>
                    <w:right w:val="none" w:sz="0" w:space="0" w:color="auto"/>
                  </w:divBdr>
                </w:div>
                <w:div w:id="2045137381">
                  <w:marLeft w:val="0"/>
                  <w:marRight w:val="0"/>
                  <w:marTop w:val="0"/>
                  <w:marBottom w:val="0"/>
                  <w:divBdr>
                    <w:top w:val="none" w:sz="0" w:space="0" w:color="auto"/>
                    <w:left w:val="none" w:sz="0" w:space="0" w:color="auto"/>
                    <w:bottom w:val="none" w:sz="0" w:space="0" w:color="auto"/>
                    <w:right w:val="none" w:sz="0" w:space="0" w:color="auto"/>
                  </w:divBdr>
                </w:div>
                <w:div w:id="2065833869">
                  <w:marLeft w:val="0"/>
                  <w:marRight w:val="0"/>
                  <w:marTop w:val="0"/>
                  <w:marBottom w:val="0"/>
                  <w:divBdr>
                    <w:top w:val="none" w:sz="0" w:space="0" w:color="auto"/>
                    <w:left w:val="none" w:sz="0" w:space="0" w:color="auto"/>
                    <w:bottom w:val="none" w:sz="0" w:space="0" w:color="auto"/>
                    <w:right w:val="none" w:sz="0" w:space="0" w:color="auto"/>
                  </w:divBdr>
                </w:div>
                <w:div w:id="2099053533">
                  <w:marLeft w:val="0"/>
                  <w:marRight w:val="0"/>
                  <w:marTop w:val="0"/>
                  <w:marBottom w:val="0"/>
                  <w:divBdr>
                    <w:top w:val="none" w:sz="0" w:space="0" w:color="auto"/>
                    <w:left w:val="none" w:sz="0" w:space="0" w:color="auto"/>
                    <w:bottom w:val="none" w:sz="0" w:space="0" w:color="auto"/>
                    <w:right w:val="none" w:sz="0" w:space="0" w:color="auto"/>
                  </w:divBdr>
                </w:div>
              </w:divsChild>
            </w:div>
            <w:div w:id="1864592206">
              <w:marLeft w:val="0"/>
              <w:marRight w:val="0"/>
              <w:marTop w:val="0"/>
              <w:marBottom w:val="0"/>
              <w:divBdr>
                <w:top w:val="none" w:sz="0" w:space="0" w:color="auto"/>
                <w:left w:val="none" w:sz="0" w:space="0" w:color="auto"/>
                <w:bottom w:val="none" w:sz="0" w:space="0" w:color="auto"/>
                <w:right w:val="none" w:sz="0" w:space="0" w:color="auto"/>
              </w:divBdr>
            </w:div>
            <w:div w:id="1864827870">
              <w:marLeft w:val="0"/>
              <w:marRight w:val="0"/>
              <w:marTop w:val="0"/>
              <w:marBottom w:val="0"/>
              <w:divBdr>
                <w:top w:val="none" w:sz="0" w:space="0" w:color="auto"/>
                <w:left w:val="none" w:sz="0" w:space="0" w:color="auto"/>
                <w:bottom w:val="none" w:sz="0" w:space="0" w:color="auto"/>
                <w:right w:val="none" w:sz="0" w:space="0" w:color="auto"/>
              </w:divBdr>
            </w:div>
            <w:div w:id="1864859167">
              <w:marLeft w:val="0"/>
              <w:marRight w:val="0"/>
              <w:marTop w:val="0"/>
              <w:marBottom w:val="0"/>
              <w:divBdr>
                <w:top w:val="none" w:sz="0" w:space="0" w:color="auto"/>
                <w:left w:val="none" w:sz="0" w:space="0" w:color="auto"/>
                <w:bottom w:val="none" w:sz="0" w:space="0" w:color="auto"/>
                <w:right w:val="none" w:sz="0" w:space="0" w:color="auto"/>
              </w:divBdr>
            </w:div>
            <w:div w:id="1865439369">
              <w:marLeft w:val="0"/>
              <w:marRight w:val="0"/>
              <w:marTop w:val="0"/>
              <w:marBottom w:val="0"/>
              <w:divBdr>
                <w:top w:val="none" w:sz="0" w:space="0" w:color="auto"/>
                <w:left w:val="none" w:sz="0" w:space="0" w:color="auto"/>
                <w:bottom w:val="none" w:sz="0" w:space="0" w:color="auto"/>
                <w:right w:val="none" w:sz="0" w:space="0" w:color="auto"/>
              </w:divBdr>
            </w:div>
            <w:div w:id="1866550862">
              <w:marLeft w:val="0"/>
              <w:marRight w:val="0"/>
              <w:marTop w:val="0"/>
              <w:marBottom w:val="0"/>
              <w:divBdr>
                <w:top w:val="none" w:sz="0" w:space="0" w:color="auto"/>
                <w:left w:val="none" w:sz="0" w:space="0" w:color="auto"/>
                <w:bottom w:val="none" w:sz="0" w:space="0" w:color="auto"/>
                <w:right w:val="none" w:sz="0" w:space="0" w:color="auto"/>
              </w:divBdr>
            </w:div>
            <w:div w:id="1867672400">
              <w:marLeft w:val="0"/>
              <w:marRight w:val="0"/>
              <w:marTop w:val="0"/>
              <w:marBottom w:val="0"/>
              <w:divBdr>
                <w:top w:val="none" w:sz="0" w:space="0" w:color="auto"/>
                <w:left w:val="none" w:sz="0" w:space="0" w:color="auto"/>
                <w:bottom w:val="none" w:sz="0" w:space="0" w:color="auto"/>
                <w:right w:val="none" w:sz="0" w:space="0" w:color="auto"/>
              </w:divBdr>
            </w:div>
            <w:div w:id="1868832872">
              <w:marLeft w:val="0"/>
              <w:marRight w:val="0"/>
              <w:marTop w:val="0"/>
              <w:marBottom w:val="0"/>
              <w:divBdr>
                <w:top w:val="none" w:sz="0" w:space="0" w:color="auto"/>
                <w:left w:val="none" w:sz="0" w:space="0" w:color="auto"/>
                <w:bottom w:val="none" w:sz="0" w:space="0" w:color="auto"/>
                <w:right w:val="none" w:sz="0" w:space="0" w:color="auto"/>
              </w:divBdr>
            </w:div>
            <w:div w:id="1870102151">
              <w:marLeft w:val="0"/>
              <w:marRight w:val="0"/>
              <w:marTop w:val="0"/>
              <w:marBottom w:val="0"/>
              <w:divBdr>
                <w:top w:val="none" w:sz="0" w:space="0" w:color="auto"/>
                <w:left w:val="none" w:sz="0" w:space="0" w:color="auto"/>
                <w:bottom w:val="none" w:sz="0" w:space="0" w:color="auto"/>
                <w:right w:val="none" w:sz="0" w:space="0" w:color="auto"/>
              </w:divBdr>
            </w:div>
            <w:div w:id="1871410173">
              <w:marLeft w:val="0"/>
              <w:marRight w:val="0"/>
              <w:marTop w:val="0"/>
              <w:marBottom w:val="0"/>
              <w:divBdr>
                <w:top w:val="none" w:sz="0" w:space="0" w:color="auto"/>
                <w:left w:val="none" w:sz="0" w:space="0" w:color="auto"/>
                <w:bottom w:val="none" w:sz="0" w:space="0" w:color="auto"/>
                <w:right w:val="none" w:sz="0" w:space="0" w:color="auto"/>
              </w:divBdr>
            </w:div>
            <w:div w:id="1875193187">
              <w:marLeft w:val="0"/>
              <w:marRight w:val="0"/>
              <w:marTop w:val="0"/>
              <w:marBottom w:val="0"/>
              <w:divBdr>
                <w:top w:val="none" w:sz="0" w:space="0" w:color="auto"/>
                <w:left w:val="none" w:sz="0" w:space="0" w:color="auto"/>
                <w:bottom w:val="none" w:sz="0" w:space="0" w:color="auto"/>
                <w:right w:val="none" w:sz="0" w:space="0" w:color="auto"/>
              </w:divBdr>
            </w:div>
            <w:div w:id="1875381068">
              <w:marLeft w:val="0"/>
              <w:marRight w:val="0"/>
              <w:marTop w:val="0"/>
              <w:marBottom w:val="0"/>
              <w:divBdr>
                <w:top w:val="none" w:sz="0" w:space="0" w:color="auto"/>
                <w:left w:val="none" w:sz="0" w:space="0" w:color="auto"/>
                <w:bottom w:val="none" w:sz="0" w:space="0" w:color="auto"/>
                <w:right w:val="none" w:sz="0" w:space="0" w:color="auto"/>
              </w:divBdr>
            </w:div>
            <w:div w:id="1877155834">
              <w:marLeft w:val="0"/>
              <w:marRight w:val="0"/>
              <w:marTop w:val="0"/>
              <w:marBottom w:val="0"/>
              <w:divBdr>
                <w:top w:val="none" w:sz="0" w:space="0" w:color="auto"/>
                <w:left w:val="none" w:sz="0" w:space="0" w:color="auto"/>
                <w:bottom w:val="none" w:sz="0" w:space="0" w:color="auto"/>
                <w:right w:val="none" w:sz="0" w:space="0" w:color="auto"/>
              </w:divBdr>
            </w:div>
            <w:div w:id="1877421901">
              <w:marLeft w:val="0"/>
              <w:marRight w:val="0"/>
              <w:marTop w:val="0"/>
              <w:marBottom w:val="0"/>
              <w:divBdr>
                <w:top w:val="none" w:sz="0" w:space="0" w:color="auto"/>
                <w:left w:val="none" w:sz="0" w:space="0" w:color="auto"/>
                <w:bottom w:val="none" w:sz="0" w:space="0" w:color="auto"/>
                <w:right w:val="none" w:sz="0" w:space="0" w:color="auto"/>
              </w:divBdr>
            </w:div>
            <w:div w:id="1878227700">
              <w:marLeft w:val="0"/>
              <w:marRight w:val="0"/>
              <w:marTop w:val="0"/>
              <w:marBottom w:val="0"/>
              <w:divBdr>
                <w:top w:val="none" w:sz="0" w:space="0" w:color="auto"/>
                <w:left w:val="none" w:sz="0" w:space="0" w:color="auto"/>
                <w:bottom w:val="none" w:sz="0" w:space="0" w:color="auto"/>
                <w:right w:val="none" w:sz="0" w:space="0" w:color="auto"/>
              </w:divBdr>
            </w:div>
            <w:div w:id="1882202018">
              <w:marLeft w:val="0"/>
              <w:marRight w:val="0"/>
              <w:marTop w:val="0"/>
              <w:marBottom w:val="0"/>
              <w:divBdr>
                <w:top w:val="none" w:sz="0" w:space="0" w:color="auto"/>
                <w:left w:val="none" w:sz="0" w:space="0" w:color="auto"/>
                <w:bottom w:val="none" w:sz="0" w:space="0" w:color="auto"/>
                <w:right w:val="none" w:sz="0" w:space="0" w:color="auto"/>
              </w:divBdr>
            </w:div>
            <w:div w:id="1883059005">
              <w:marLeft w:val="0"/>
              <w:marRight w:val="0"/>
              <w:marTop w:val="0"/>
              <w:marBottom w:val="0"/>
              <w:divBdr>
                <w:top w:val="none" w:sz="0" w:space="0" w:color="auto"/>
                <w:left w:val="none" w:sz="0" w:space="0" w:color="auto"/>
                <w:bottom w:val="none" w:sz="0" w:space="0" w:color="auto"/>
                <w:right w:val="none" w:sz="0" w:space="0" w:color="auto"/>
              </w:divBdr>
            </w:div>
            <w:div w:id="1884561431">
              <w:marLeft w:val="0"/>
              <w:marRight w:val="0"/>
              <w:marTop w:val="0"/>
              <w:marBottom w:val="0"/>
              <w:divBdr>
                <w:top w:val="none" w:sz="0" w:space="0" w:color="auto"/>
                <w:left w:val="none" w:sz="0" w:space="0" w:color="auto"/>
                <w:bottom w:val="none" w:sz="0" w:space="0" w:color="auto"/>
                <w:right w:val="none" w:sz="0" w:space="0" w:color="auto"/>
              </w:divBdr>
            </w:div>
            <w:div w:id="1888451688">
              <w:marLeft w:val="0"/>
              <w:marRight w:val="0"/>
              <w:marTop w:val="0"/>
              <w:marBottom w:val="0"/>
              <w:divBdr>
                <w:top w:val="none" w:sz="0" w:space="0" w:color="auto"/>
                <w:left w:val="none" w:sz="0" w:space="0" w:color="auto"/>
                <w:bottom w:val="none" w:sz="0" w:space="0" w:color="auto"/>
                <w:right w:val="none" w:sz="0" w:space="0" w:color="auto"/>
              </w:divBdr>
            </w:div>
            <w:div w:id="1889103919">
              <w:marLeft w:val="0"/>
              <w:marRight w:val="0"/>
              <w:marTop w:val="0"/>
              <w:marBottom w:val="0"/>
              <w:divBdr>
                <w:top w:val="none" w:sz="0" w:space="0" w:color="auto"/>
                <w:left w:val="none" w:sz="0" w:space="0" w:color="auto"/>
                <w:bottom w:val="none" w:sz="0" w:space="0" w:color="auto"/>
                <w:right w:val="none" w:sz="0" w:space="0" w:color="auto"/>
              </w:divBdr>
            </w:div>
            <w:div w:id="1889993351">
              <w:marLeft w:val="0"/>
              <w:marRight w:val="0"/>
              <w:marTop w:val="0"/>
              <w:marBottom w:val="0"/>
              <w:divBdr>
                <w:top w:val="none" w:sz="0" w:space="0" w:color="auto"/>
                <w:left w:val="none" w:sz="0" w:space="0" w:color="auto"/>
                <w:bottom w:val="none" w:sz="0" w:space="0" w:color="auto"/>
                <w:right w:val="none" w:sz="0" w:space="0" w:color="auto"/>
              </w:divBdr>
            </w:div>
            <w:div w:id="1890460813">
              <w:marLeft w:val="0"/>
              <w:marRight w:val="0"/>
              <w:marTop w:val="0"/>
              <w:marBottom w:val="0"/>
              <w:divBdr>
                <w:top w:val="none" w:sz="0" w:space="0" w:color="auto"/>
                <w:left w:val="none" w:sz="0" w:space="0" w:color="auto"/>
                <w:bottom w:val="none" w:sz="0" w:space="0" w:color="auto"/>
                <w:right w:val="none" w:sz="0" w:space="0" w:color="auto"/>
              </w:divBdr>
            </w:div>
            <w:div w:id="1896434062">
              <w:marLeft w:val="0"/>
              <w:marRight w:val="0"/>
              <w:marTop w:val="0"/>
              <w:marBottom w:val="0"/>
              <w:divBdr>
                <w:top w:val="none" w:sz="0" w:space="0" w:color="auto"/>
                <w:left w:val="none" w:sz="0" w:space="0" w:color="auto"/>
                <w:bottom w:val="none" w:sz="0" w:space="0" w:color="auto"/>
                <w:right w:val="none" w:sz="0" w:space="0" w:color="auto"/>
              </w:divBdr>
            </w:div>
            <w:div w:id="1901593132">
              <w:marLeft w:val="0"/>
              <w:marRight w:val="0"/>
              <w:marTop w:val="0"/>
              <w:marBottom w:val="0"/>
              <w:divBdr>
                <w:top w:val="none" w:sz="0" w:space="0" w:color="auto"/>
                <w:left w:val="none" w:sz="0" w:space="0" w:color="auto"/>
                <w:bottom w:val="none" w:sz="0" w:space="0" w:color="auto"/>
                <w:right w:val="none" w:sz="0" w:space="0" w:color="auto"/>
              </w:divBdr>
            </w:div>
            <w:div w:id="1901593931">
              <w:marLeft w:val="0"/>
              <w:marRight w:val="0"/>
              <w:marTop w:val="0"/>
              <w:marBottom w:val="0"/>
              <w:divBdr>
                <w:top w:val="none" w:sz="0" w:space="0" w:color="auto"/>
                <w:left w:val="none" w:sz="0" w:space="0" w:color="auto"/>
                <w:bottom w:val="none" w:sz="0" w:space="0" w:color="auto"/>
                <w:right w:val="none" w:sz="0" w:space="0" w:color="auto"/>
              </w:divBdr>
            </w:div>
            <w:div w:id="1902012550">
              <w:marLeft w:val="0"/>
              <w:marRight w:val="0"/>
              <w:marTop w:val="0"/>
              <w:marBottom w:val="0"/>
              <w:divBdr>
                <w:top w:val="none" w:sz="0" w:space="0" w:color="auto"/>
                <w:left w:val="none" w:sz="0" w:space="0" w:color="auto"/>
                <w:bottom w:val="none" w:sz="0" w:space="0" w:color="auto"/>
                <w:right w:val="none" w:sz="0" w:space="0" w:color="auto"/>
              </w:divBdr>
            </w:div>
            <w:div w:id="1902792673">
              <w:marLeft w:val="0"/>
              <w:marRight w:val="0"/>
              <w:marTop w:val="0"/>
              <w:marBottom w:val="0"/>
              <w:divBdr>
                <w:top w:val="none" w:sz="0" w:space="0" w:color="auto"/>
                <w:left w:val="none" w:sz="0" w:space="0" w:color="auto"/>
                <w:bottom w:val="none" w:sz="0" w:space="0" w:color="auto"/>
                <w:right w:val="none" w:sz="0" w:space="0" w:color="auto"/>
              </w:divBdr>
            </w:div>
            <w:div w:id="1903053642">
              <w:marLeft w:val="0"/>
              <w:marRight w:val="0"/>
              <w:marTop w:val="0"/>
              <w:marBottom w:val="0"/>
              <w:divBdr>
                <w:top w:val="none" w:sz="0" w:space="0" w:color="auto"/>
                <w:left w:val="none" w:sz="0" w:space="0" w:color="auto"/>
                <w:bottom w:val="none" w:sz="0" w:space="0" w:color="auto"/>
                <w:right w:val="none" w:sz="0" w:space="0" w:color="auto"/>
              </w:divBdr>
            </w:div>
            <w:div w:id="1903827428">
              <w:marLeft w:val="0"/>
              <w:marRight w:val="0"/>
              <w:marTop w:val="0"/>
              <w:marBottom w:val="0"/>
              <w:divBdr>
                <w:top w:val="none" w:sz="0" w:space="0" w:color="auto"/>
                <w:left w:val="none" w:sz="0" w:space="0" w:color="auto"/>
                <w:bottom w:val="none" w:sz="0" w:space="0" w:color="auto"/>
                <w:right w:val="none" w:sz="0" w:space="0" w:color="auto"/>
              </w:divBdr>
            </w:div>
            <w:div w:id="1904178049">
              <w:marLeft w:val="0"/>
              <w:marRight w:val="0"/>
              <w:marTop w:val="0"/>
              <w:marBottom w:val="0"/>
              <w:divBdr>
                <w:top w:val="none" w:sz="0" w:space="0" w:color="auto"/>
                <w:left w:val="none" w:sz="0" w:space="0" w:color="auto"/>
                <w:bottom w:val="none" w:sz="0" w:space="0" w:color="auto"/>
                <w:right w:val="none" w:sz="0" w:space="0" w:color="auto"/>
              </w:divBdr>
            </w:div>
            <w:div w:id="1904676067">
              <w:marLeft w:val="0"/>
              <w:marRight w:val="0"/>
              <w:marTop w:val="0"/>
              <w:marBottom w:val="0"/>
              <w:divBdr>
                <w:top w:val="none" w:sz="0" w:space="0" w:color="auto"/>
                <w:left w:val="none" w:sz="0" w:space="0" w:color="auto"/>
                <w:bottom w:val="none" w:sz="0" w:space="0" w:color="auto"/>
                <w:right w:val="none" w:sz="0" w:space="0" w:color="auto"/>
              </w:divBdr>
            </w:div>
            <w:div w:id="1906331640">
              <w:marLeft w:val="0"/>
              <w:marRight w:val="0"/>
              <w:marTop w:val="0"/>
              <w:marBottom w:val="0"/>
              <w:divBdr>
                <w:top w:val="none" w:sz="0" w:space="0" w:color="auto"/>
                <w:left w:val="none" w:sz="0" w:space="0" w:color="auto"/>
                <w:bottom w:val="none" w:sz="0" w:space="0" w:color="auto"/>
                <w:right w:val="none" w:sz="0" w:space="0" w:color="auto"/>
              </w:divBdr>
            </w:div>
            <w:div w:id="1906986092">
              <w:marLeft w:val="0"/>
              <w:marRight w:val="0"/>
              <w:marTop w:val="0"/>
              <w:marBottom w:val="0"/>
              <w:divBdr>
                <w:top w:val="none" w:sz="0" w:space="0" w:color="auto"/>
                <w:left w:val="none" w:sz="0" w:space="0" w:color="auto"/>
                <w:bottom w:val="none" w:sz="0" w:space="0" w:color="auto"/>
                <w:right w:val="none" w:sz="0" w:space="0" w:color="auto"/>
              </w:divBdr>
            </w:div>
            <w:div w:id="1908295525">
              <w:marLeft w:val="0"/>
              <w:marRight w:val="0"/>
              <w:marTop w:val="0"/>
              <w:marBottom w:val="0"/>
              <w:divBdr>
                <w:top w:val="none" w:sz="0" w:space="0" w:color="auto"/>
                <w:left w:val="none" w:sz="0" w:space="0" w:color="auto"/>
                <w:bottom w:val="none" w:sz="0" w:space="0" w:color="auto"/>
                <w:right w:val="none" w:sz="0" w:space="0" w:color="auto"/>
              </w:divBdr>
            </w:div>
            <w:div w:id="1908802584">
              <w:marLeft w:val="0"/>
              <w:marRight w:val="0"/>
              <w:marTop w:val="0"/>
              <w:marBottom w:val="0"/>
              <w:divBdr>
                <w:top w:val="none" w:sz="0" w:space="0" w:color="auto"/>
                <w:left w:val="none" w:sz="0" w:space="0" w:color="auto"/>
                <w:bottom w:val="none" w:sz="0" w:space="0" w:color="auto"/>
                <w:right w:val="none" w:sz="0" w:space="0" w:color="auto"/>
              </w:divBdr>
            </w:div>
            <w:div w:id="1910459991">
              <w:marLeft w:val="0"/>
              <w:marRight w:val="0"/>
              <w:marTop w:val="0"/>
              <w:marBottom w:val="0"/>
              <w:divBdr>
                <w:top w:val="none" w:sz="0" w:space="0" w:color="auto"/>
                <w:left w:val="none" w:sz="0" w:space="0" w:color="auto"/>
                <w:bottom w:val="none" w:sz="0" w:space="0" w:color="auto"/>
                <w:right w:val="none" w:sz="0" w:space="0" w:color="auto"/>
              </w:divBdr>
            </w:div>
            <w:div w:id="1911846257">
              <w:marLeft w:val="0"/>
              <w:marRight w:val="0"/>
              <w:marTop w:val="0"/>
              <w:marBottom w:val="0"/>
              <w:divBdr>
                <w:top w:val="none" w:sz="0" w:space="0" w:color="auto"/>
                <w:left w:val="none" w:sz="0" w:space="0" w:color="auto"/>
                <w:bottom w:val="none" w:sz="0" w:space="0" w:color="auto"/>
                <w:right w:val="none" w:sz="0" w:space="0" w:color="auto"/>
              </w:divBdr>
            </w:div>
            <w:div w:id="1913617090">
              <w:marLeft w:val="0"/>
              <w:marRight w:val="0"/>
              <w:marTop w:val="0"/>
              <w:marBottom w:val="0"/>
              <w:divBdr>
                <w:top w:val="none" w:sz="0" w:space="0" w:color="auto"/>
                <w:left w:val="none" w:sz="0" w:space="0" w:color="auto"/>
                <w:bottom w:val="none" w:sz="0" w:space="0" w:color="auto"/>
                <w:right w:val="none" w:sz="0" w:space="0" w:color="auto"/>
              </w:divBdr>
            </w:div>
            <w:div w:id="1914701282">
              <w:marLeft w:val="0"/>
              <w:marRight w:val="0"/>
              <w:marTop w:val="0"/>
              <w:marBottom w:val="0"/>
              <w:divBdr>
                <w:top w:val="none" w:sz="0" w:space="0" w:color="auto"/>
                <w:left w:val="none" w:sz="0" w:space="0" w:color="auto"/>
                <w:bottom w:val="none" w:sz="0" w:space="0" w:color="auto"/>
                <w:right w:val="none" w:sz="0" w:space="0" w:color="auto"/>
              </w:divBdr>
            </w:div>
            <w:div w:id="1916546967">
              <w:marLeft w:val="0"/>
              <w:marRight w:val="0"/>
              <w:marTop w:val="0"/>
              <w:marBottom w:val="0"/>
              <w:divBdr>
                <w:top w:val="none" w:sz="0" w:space="0" w:color="auto"/>
                <w:left w:val="none" w:sz="0" w:space="0" w:color="auto"/>
                <w:bottom w:val="none" w:sz="0" w:space="0" w:color="auto"/>
                <w:right w:val="none" w:sz="0" w:space="0" w:color="auto"/>
              </w:divBdr>
            </w:div>
            <w:div w:id="1920753998">
              <w:marLeft w:val="0"/>
              <w:marRight w:val="0"/>
              <w:marTop w:val="0"/>
              <w:marBottom w:val="0"/>
              <w:divBdr>
                <w:top w:val="none" w:sz="0" w:space="0" w:color="auto"/>
                <w:left w:val="none" w:sz="0" w:space="0" w:color="auto"/>
                <w:bottom w:val="none" w:sz="0" w:space="0" w:color="auto"/>
                <w:right w:val="none" w:sz="0" w:space="0" w:color="auto"/>
              </w:divBdr>
            </w:div>
            <w:div w:id="1921795957">
              <w:marLeft w:val="0"/>
              <w:marRight w:val="0"/>
              <w:marTop w:val="0"/>
              <w:marBottom w:val="0"/>
              <w:divBdr>
                <w:top w:val="none" w:sz="0" w:space="0" w:color="auto"/>
                <w:left w:val="none" w:sz="0" w:space="0" w:color="auto"/>
                <w:bottom w:val="none" w:sz="0" w:space="0" w:color="auto"/>
                <w:right w:val="none" w:sz="0" w:space="0" w:color="auto"/>
              </w:divBdr>
            </w:div>
            <w:div w:id="1921910535">
              <w:marLeft w:val="0"/>
              <w:marRight w:val="0"/>
              <w:marTop w:val="0"/>
              <w:marBottom w:val="0"/>
              <w:divBdr>
                <w:top w:val="none" w:sz="0" w:space="0" w:color="auto"/>
                <w:left w:val="none" w:sz="0" w:space="0" w:color="auto"/>
                <w:bottom w:val="none" w:sz="0" w:space="0" w:color="auto"/>
                <w:right w:val="none" w:sz="0" w:space="0" w:color="auto"/>
              </w:divBdr>
            </w:div>
            <w:div w:id="1922133523">
              <w:marLeft w:val="0"/>
              <w:marRight w:val="0"/>
              <w:marTop w:val="0"/>
              <w:marBottom w:val="0"/>
              <w:divBdr>
                <w:top w:val="none" w:sz="0" w:space="0" w:color="auto"/>
                <w:left w:val="none" w:sz="0" w:space="0" w:color="auto"/>
                <w:bottom w:val="none" w:sz="0" w:space="0" w:color="auto"/>
                <w:right w:val="none" w:sz="0" w:space="0" w:color="auto"/>
              </w:divBdr>
            </w:div>
            <w:div w:id="1926186299">
              <w:marLeft w:val="0"/>
              <w:marRight w:val="0"/>
              <w:marTop w:val="0"/>
              <w:marBottom w:val="0"/>
              <w:divBdr>
                <w:top w:val="none" w:sz="0" w:space="0" w:color="auto"/>
                <w:left w:val="none" w:sz="0" w:space="0" w:color="auto"/>
                <w:bottom w:val="none" w:sz="0" w:space="0" w:color="auto"/>
                <w:right w:val="none" w:sz="0" w:space="0" w:color="auto"/>
              </w:divBdr>
            </w:div>
            <w:div w:id="1927380613">
              <w:marLeft w:val="0"/>
              <w:marRight w:val="0"/>
              <w:marTop w:val="0"/>
              <w:marBottom w:val="0"/>
              <w:divBdr>
                <w:top w:val="none" w:sz="0" w:space="0" w:color="auto"/>
                <w:left w:val="none" w:sz="0" w:space="0" w:color="auto"/>
                <w:bottom w:val="none" w:sz="0" w:space="0" w:color="auto"/>
                <w:right w:val="none" w:sz="0" w:space="0" w:color="auto"/>
              </w:divBdr>
            </w:div>
            <w:div w:id="1927496725">
              <w:marLeft w:val="0"/>
              <w:marRight w:val="0"/>
              <w:marTop w:val="0"/>
              <w:marBottom w:val="0"/>
              <w:divBdr>
                <w:top w:val="none" w:sz="0" w:space="0" w:color="auto"/>
                <w:left w:val="none" w:sz="0" w:space="0" w:color="auto"/>
                <w:bottom w:val="none" w:sz="0" w:space="0" w:color="auto"/>
                <w:right w:val="none" w:sz="0" w:space="0" w:color="auto"/>
              </w:divBdr>
            </w:div>
            <w:div w:id="1931696095">
              <w:marLeft w:val="0"/>
              <w:marRight w:val="0"/>
              <w:marTop w:val="0"/>
              <w:marBottom w:val="0"/>
              <w:divBdr>
                <w:top w:val="none" w:sz="0" w:space="0" w:color="auto"/>
                <w:left w:val="none" w:sz="0" w:space="0" w:color="auto"/>
                <w:bottom w:val="none" w:sz="0" w:space="0" w:color="auto"/>
                <w:right w:val="none" w:sz="0" w:space="0" w:color="auto"/>
              </w:divBdr>
            </w:div>
            <w:div w:id="1931962572">
              <w:marLeft w:val="0"/>
              <w:marRight w:val="0"/>
              <w:marTop w:val="0"/>
              <w:marBottom w:val="0"/>
              <w:divBdr>
                <w:top w:val="none" w:sz="0" w:space="0" w:color="auto"/>
                <w:left w:val="none" w:sz="0" w:space="0" w:color="auto"/>
                <w:bottom w:val="none" w:sz="0" w:space="0" w:color="auto"/>
                <w:right w:val="none" w:sz="0" w:space="0" w:color="auto"/>
              </w:divBdr>
            </w:div>
            <w:div w:id="1932007247">
              <w:marLeft w:val="0"/>
              <w:marRight w:val="0"/>
              <w:marTop w:val="0"/>
              <w:marBottom w:val="0"/>
              <w:divBdr>
                <w:top w:val="none" w:sz="0" w:space="0" w:color="auto"/>
                <w:left w:val="none" w:sz="0" w:space="0" w:color="auto"/>
                <w:bottom w:val="none" w:sz="0" w:space="0" w:color="auto"/>
                <w:right w:val="none" w:sz="0" w:space="0" w:color="auto"/>
              </w:divBdr>
            </w:div>
            <w:div w:id="1932157468">
              <w:marLeft w:val="0"/>
              <w:marRight w:val="0"/>
              <w:marTop w:val="0"/>
              <w:marBottom w:val="0"/>
              <w:divBdr>
                <w:top w:val="none" w:sz="0" w:space="0" w:color="auto"/>
                <w:left w:val="none" w:sz="0" w:space="0" w:color="auto"/>
                <w:bottom w:val="none" w:sz="0" w:space="0" w:color="auto"/>
                <w:right w:val="none" w:sz="0" w:space="0" w:color="auto"/>
              </w:divBdr>
            </w:div>
            <w:div w:id="1932812417">
              <w:marLeft w:val="0"/>
              <w:marRight w:val="0"/>
              <w:marTop w:val="0"/>
              <w:marBottom w:val="0"/>
              <w:divBdr>
                <w:top w:val="none" w:sz="0" w:space="0" w:color="auto"/>
                <w:left w:val="none" w:sz="0" w:space="0" w:color="auto"/>
                <w:bottom w:val="none" w:sz="0" w:space="0" w:color="auto"/>
                <w:right w:val="none" w:sz="0" w:space="0" w:color="auto"/>
              </w:divBdr>
            </w:div>
            <w:div w:id="1937902269">
              <w:marLeft w:val="0"/>
              <w:marRight w:val="0"/>
              <w:marTop w:val="0"/>
              <w:marBottom w:val="0"/>
              <w:divBdr>
                <w:top w:val="none" w:sz="0" w:space="0" w:color="auto"/>
                <w:left w:val="none" w:sz="0" w:space="0" w:color="auto"/>
                <w:bottom w:val="none" w:sz="0" w:space="0" w:color="auto"/>
                <w:right w:val="none" w:sz="0" w:space="0" w:color="auto"/>
              </w:divBdr>
              <w:divsChild>
                <w:div w:id="252666124">
                  <w:marLeft w:val="0"/>
                  <w:marRight w:val="0"/>
                  <w:marTop w:val="0"/>
                  <w:marBottom w:val="0"/>
                  <w:divBdr>
                    <w:top w:val="none" w:sz="0" w:space="0" w:color="auto"/>
                    <w:left w:val="none" w:sz="0" w:space="0" w:color="auto"/>
                    <w:bottom w:val="none" w:sz="0" w:space="0" w:color="auto"/>
                    <w:right w:val="none" w:sz="0" w:space="0" w:color="auto"/>
                  </w:divBdr>
                </w:div>
                <w:div w:id="690960115">
                  <w:marLeft w:val="0"/>
                  <w:marRight w:val="0"/>
                  <w:marTop w:val="0"/>
                  <w:marBottom w:val="0"/>
                  <w:divBdr>
                    <w:top w:val="none" w:sz="0" w:space="0" w:color="auto"/>
                    <w:left w:val="none" w:sz="0" w:space="0" w:color="auto"/>
                    <w:bottom w:val="none" w:sz="0" w:space="0" w:color="auto"/>
                    <w:right w:val="none" w:sz="0" w:space="0" w:color="auto"/>
                  </w:divBdr>
                </w:div>
                <w:div w:id="737436658">
                  <w:marLeft w:val="0"/>
                  <w:marRight w:val="0"/>
                  <w:marTop w:val="0"/>
                  <w:marBottom w:val="0"/>
                  <w:divBdr>
                    <w:top w:val="none" w:sz="0" w:space="0" w:color="auto"/>
                    <w:left w:val="none" w:sz="0" w:space="0" w:color="auto"/>
                    <w:bottom w:val="none" w:sz="0" w:space="0" w:color="auto"/>
                    <w:right w:val="none" w:sz="0" w:space="0" w:color="auto"/>
                  </w:divBdr>
                </w:div>
                <w:div w:id="1428695339">
                  <w:marLeft w:val="0"/>
                  <w:marRight w:val="0"/>
                  <w:marTop w:val="0"/>
                  <w:marBottom w:val="0"/>
                  <w:divBdr>
                    <w:top w:val="none" w:sz="0" w:space="0" w:color="auto"/>
                    <w:left w:val="none" w:sz="0" w:space="0" w:color="auto"/>
                    <w:bottom w:val="none" w:sz="0" w:space="0" w:color="auto"/>
                    <w:right w:val="none" w:sz="0" w:space="0" w:color="auto"/>
                  </w:divBdr>
                </w:div>
              </w:divsChild>
            </w:div>
            <w:div w:id="1941253272">
              <w:marLeft w:val="0"/>
              <w:marRight w:val="0"/>
              <w:marTop w:val="0"/>
              <w:marBottom w:val="0"/>
              <w:divBdr>
                <w:top w:val="none" w:sz="0" w:space="0" w:color="auto"/>
                <w:left w:val="none" w:sz="0" w:space="0" w:color="auto"/>
                <w:bottom w:val="none" w:sz="0" w:space="0" w:color="auto"/>
                <w:right w:val="none" w:sz="0" w:space="0" w:color="auto"/>
              </w:divBdr>
            </w:div>
            <w:div w:id="1941915634">
              <w:marLeft w:val="0"/>
              <w:marRight w:val="0"/>
              <w:marTop w:val="0"/>
              <w:marBottom w:val="0"/>
              <w:divBdr>
                <w:top w:val="none" w:sz="0" w:space="0" w:color="auto"/>
                <w:left w:val="none" w:sz="0" w:space="0" w:color="auto"/>
                <w:bottom w:val="none" w:sz="0" w:space="0" w:color="auto"/>
                <w:right w:val="none" w:sz="0" w:space="0" w:color="auto"/>
              </w:divBdr>
            </w:div>
            <w:div w:id="1942451264">
              <w:marLeft w:val="0"/>
              <w:marRight w:val="0"/>
              <w:marTop w:val="0"/>
              <w:marBottom w:val="0"/>
              <w:divBdr>
                <w:top w:val="none" w:sz="0" w:space="0" w:color="auto"/>
                <w:left w:val="none" w:sz="0" w:space="0" w:color="auto"/>
                <w:bottom w:val="none" w:sz="0" w:space="0" w:color="auto"/>
                <w:right w:val="none" w:sz="0" w:space="0" w:color="auto"/>
              </w:divBdr>
            </w:div>
            <w:div w:id="1942637742">
              <w:marLeft w:val="0"/>
              <w:marRight w:val="0"/>
              <w:marTop w:val="0"/>
              <w:marBottom w:val="0"/>
              <w:divBdr>
                <w:top w:val="none" w:sz="0" w:space="0" w:color="auto"/>
                <w:left w:val="none" w:sz="0" w:space="0" w:color="auto"/>
                <w:bottom w:val="none" w:sz="0" w:space="0" w:color="auto"/>
                <w:right w:val="none" w:sz="0" w:space="0" w:color="auto"/>
              </w:divBdr>
            </w:div>
            <w:div w:id="1943148082">
              <w:marLeft w:val="0"/>
              <w:marRight w:val="0"/>
              <w:marTop w:val="0"/>
              <w:marBottom w:val="0"/>
              <w:divBdr>
                <w:top w:val="none" w:sz="0" w:space="0" w:color="auto"/>
                <w:left w:val="none" w:sz="0" w:space="0" w:color="auto"/>
                <w:bottom w:val="none" w:sz="0" w:space="0" w:color="auto"/>
                <w:right w:val="none" w:sz="0" w:space="0" w:color="auto"/>
              </w:divBdr>
            </w:div>
            <w:div w:id="1943294890">
              <w:marLeft w:val="0"/>
              <w:marRight w:val="0"/>
              <w:marTop w:val="0"/>
              <w:marBottom w:val="0"/>
              <w:divBdr>
                <w:top w:val="none" w:sz="0" w:space="0" w:color="auto"/>
                <w:left w:val="none" w:sz="0" w:space="0" w:color="auto"/>
                <w:bottom w:val="none" w:sz="0" w:space="0" w:color="auto"/>
                <w:right w:val="none" w:sz="0" w:space="0" w:color="auto"/>
              </w:divBdr>
            </w:div>
            <w:div w:id="1943805505">
              <w:marLeft w:val="0"/>
              <w:marRight w:val="0"/>
              <w:marTop w:val="0"/>
              <w:marBottom w:val="0"/>
              <w:divBdr>
                <w:top w:val="none" w:sz="0" w:space="0" w:color="auto"/>
                <w:left w:val="none" w:sz="0" w:space="0" w:color="auto"/>
                <w:bottom w:val="none" w:sz="0" w:space="0" w:color="auto"/>
                <w:right w:val="none" w:sz="0" w:space="0" w:color="auto"/>
              </w:divBdr>
            </w:div>
            <w:div w:id="1950234295">
              <w:marLeft w:val="0"/>
              <w:marRight w:val="0"/>
              <w:marTop w:val="0"/>
              <w:marBottom w:val="0"/>
              <w:divBdr>
                <w:top w:val="none" w:sz="0" w:space="0" w:color="auto"/>
                <w:left w:val="none" w:sz="0" w:space="0" w:color="auto"/>
                <w:bottom w:val="none" w:sz="0" w:space="0" w:color="auto"/>
                <w:right w:val="none" w:sz="0" w:space="0" w:color="auto"/>
              </w:divBdr>
            </w:div>
            <w:div w:id="1952122773">
              <w:marLeft w:val="0"/>
              <w:marRight w:val="0"/>
              <w:marTop w:val="0"/>
              <w:marBottom w:val="0"/>
              <w:divBdr>
                <w:top w:val="none" w:sz="0" w:space="0" w:color="auto"/>
                <w:left w:val="none" w:sz="0" w:space="0" w:color="auto"/>
                <w:bottom w:val="none" w:sz="0" w:space="0" w:color="auto"/>
                <w:right w:val="none" w:sz="0" w:space="0" w:color="auto"/>
              </w:divBdr>
            </w:div>
            <w:div w:id="1952200300">
              <w:marLeft w:val="0"/>
              <w:marRight w:val="0"/>
              <w:marTop w:val="0"/>
              <w:marBottom w:val="0"/>
              <w:divBdr>
                <w:top w:val="none" w:sz="0" w:space="0" w:color="auto"/>
                <w:left w:val="none" w:sz="0" w:space="0" w:color="auto"/>
                <w:bottom w:val="none" w:sz="0" w:space="0" w:color="auto"/>
                <w:right w:val="none" w:sz="0" w:space="0" w:color="auto"/>
              </w:divBdr>
            </w:div>
            <w:div w:id="1953319558">
              <w:marLeft w:val="0"/>
              <w:marRight w:val="0"/>
              <w:marTop w:val="0"/>
              <w:marBottom w:val="0"/>
              <w:divBdr>
                <w:top w:val="none" w:sz="0" w:space="0" w:color="auto"/>
                <w:left w:val="none" w:sz="0" w:space="0" w:color="auto"/>
                <w:bottom w:val="none" w:sz="0" w:space="0" w:color="auto"/>
                <w:right w:val="none" w:sz="0" w:space="0" w:color="auto"/>
              </w:divBdr>
            </w:div>
            <w:div w:id="1953826029">
              <w:marLeft w:val="0"/>
              <w:marRight w:val="0"/>
              <w:marTop w:val="0"/>
              <w:marBottom w:val="0"/>
              <w:divBdr>
                <w:top w:val="none" w:sz="0" w:space="0" w:color="auto"/>
                <w:left w:val="none" w:sz="0" w:space="0" w:color="auto"/>
                <w:bottom w:val="none" w:sz="0" w:space="0" w:color="auto"/>
                <w:right w:val="none" w:sz="0" w:space="0" w:color="auto"/>
              </w:divBdr>
            </w:div>
            <w:div w:id="1954438172">
              <w:marLeft w:val="0"/>
              <w:marRight w:val="0"/>
              <w:marTop w:val="0"/>
              <w:marBottom w:val="0"/>
              <w:divBdr>
                <w:top w:val="none" w:sz="0" w:space="0" w:color="auto"/>
                <w:left w:val="none" w:sz="0" w:space="0" w:color="auto"/>
                <w:bottom w:val="none" w:sz="0" w:space="0" w:color="auto"/>
                <w:right w:val="none" w:sz="0" w:space="0" w:color="auto"/>
              </w:divBdr>
            </w:div>
            <w:div w:id="1954941806">
              <w:marLeft w:val="0"/>
              <w:marRight w:val="0"/>
              <w:marTop w:val="0"/>
              <w:marBottom w:val="0"/>
              <w:divBdr>
                <w:top w:val="none" w:sz="0" w:space="0" w:color="auto"/>
                <w:left w:val="none" w:sz="0" w:space="0" w:color="auto"/>
                <w:bottom w:val="none" w:sz="0" w:space="0" w:color="auto"/>
                <w:right w:val="none" w:sz="0" w:space="0" w:color="auto"/>
              </w:divBdr>
            </w:div>
            <w:div w:id="1956406016">
              <w:marLeft w:val="0"/>
              <w:marRight w:val="0"/>
              <w:marTop w:val="0"/>
              <w:marBottom w:val="0"/>
              <w:divBdr>
                <w:top w:val="none" w:sz="0" w:space="0" w:color="auto"/>
                <w:left w:val="none" w:sz="0" w:space="0" w:color="auto"/>
                <w:bottom w:val="none" w:sz="0" w:space="0" w:color="auto"/>
                <w:right w:val="none" w:sz="0" w:space="0" w:color="auto"/>
              </w:divBdr>
            </w:div>
            <w:div w:id="1958566463">
              <w:marLeft w:val="0"/>
              <w:marRight w:val="0"/>
              <w:marTop w:val="0"/>
              <w:marBottom w:val="0"/>
              <w:divBdr>
                <w:top w:val="none" w:sz="0" w:space="0" w:color="auto"/>
                <w:left w:val="none" w:sz="0" w:space="0" w:color="auto"/>
                <w:bottom w:val="none" w:sz="0" w:space="0" w:color="auto"/>
                <w:right w:val="none" w:sz="0" w:space="0" w:color="auto"/>
              </w:divBdr>
            </w:div>
            <w:div w:id="1960843210">
              <w:marLeft w:val="0"/>
              <w:marRight w:val="0"/>
              <w:marTop w:val="0"/>
              <w:marBottom w:val="0"/>
              <w:divBdr>
                <w:top w:val="none" w:sz="0" w:space="0" w:color="auto"/>
                <w:left w:val="none" w:sz="0" w:space="0" w:color="auto"/>
                <w:bottom w:val="none" w:sz="0" w:space="0" w:color="auto"/>
                <w:right w:val="none" w:sz="0" w:space="0" w:color="auto"/>
              </w:divBdr>
            </w:div>
            <w:div w:id="1964261900">
              <w:marLeft w:val="0"/>
              <w:marRight w:val="0"/>
              <w:marTop w:val="0"/>
              <w:marBottom w:val="0"/>
              <w:divBdr>
                <w:top w:val="none" w:sz="0" w:space="0" w:color="auto"/>
                <w:left w:val="none" w:sz="0" w:space="0" w:color="auto"/>
                <w:bottom w:val="none" w:sz="0" w:space="0" w:color="auto"/>
                <w:right w:val="none" w:sz="0" w:space="0" w:color="auto"/>
              </w:divBdr>
            </w:div>
            <w:div w:id="1965038377">
              <w:marLeft w:val="0"/>
              <w:marRight w:val="0"/>
              <w:marTop w:val="0"/>
              <w:marBottom w:val="0"/>
              <w:divBdr>
                <w:top w:val="none" w:sz="0" w:space="0" w:color="auto"/>
                <w:left w:val="none" w:sz="0" w:space="0" w:color="auto"/>
                <w:bottom w:val="none" w:sz="0" w:space="0" w:color="auto"/>
                <w:right w:val="none" w:sz="0" w:space="0" w:color="auto"/>
              </w:divBdr>
            </w:div>
            <w:div w:id="1966932578">
              <w:marLeft w:val="0"/>
              <w:marRight w:val="0"/>
              <w:marTop w:val="0"/>
              <w:marBottom w:val="0"/>
              <w:divBdr>
                <w:top w:val="none" w:sz="0" w:space="0" w:color="auto"/>
                <w:left w:val="none" w:sz="0" w:space="0" w:color="auto"/>
                <w:bottom w:val="none" w:sz="0" w:space="0" w:color="auto"/>
                <w:right w:val="none" w:sz="0" w:space="0" w:color="auto"/>
              </w:divBdr>
            </w:div>
            <w:div w:id="1970159002">
              <w:marLeft w:val="0"/>
              <w:marRight w:val="0"/>
              <w:marTop w:val="0"/>
              <w:marBottom w:val="0"/>
              <w:divBdr>
                <w:top w:val="none" w:sz="0" w:space="0" w:color="auto"/>
                <w:left w:val="none" w:sz="0" w:space="0" w:color="auto"/>
                <w:bottom w:val="none" w:sz="0" w:space="0" w:color="auto"/>
                <w:right w:val="none" w:sz="0" w:space="0" w:color="auto"/>
              </w:divBdr>
            </w:div>
            <w:div w:id="1972974505">
              <w:marLeft w:val="0"/>
              <w:marRight w:val="0"/>
              <w:marTop w:val="0"/>
              <w:marBottom w:val="0"/>
              <w:divBdr>
                <w:top w:val="none" w:sz="0" w:space="0" w:color="auto"/>
                <w:left w:val="none" w:sz="0" w:space="0" w:color="auto"/>
                <w:bottom w:val="none" w:sz="0" w:space="0" w:color="auto"/>
                <w:right w:val="none" w:sz="0" w:space="0" w:color="auto"/>
              </w:divBdr>
            </w:div>
            <w:div w:id="1976132780">
              <w:marLeft w:val="0"/>
              <w:marRight w:val="0"/>
              <w:marTop w:val="0"/>
              <w:marBottom w:val="0"/>
              <w:divBdr>
                <w:top w:val="none" w:sz="0" w:space="0" w:color="auto"/>
                <w:left w:val="none" w:sz="0" w:space="0" w:color="auto"/>
                <w:bottom w:val="none" w:sz="0" w:space="0" w:color="auto"/>
                <w:right w:val="none" w:sz="0" w:space="0" w:color="auto"/>
              </w:divBdr>
            </w:div>
            <w:div w:id="1976645351">
              <w:marLeft w:val="0"/>
              <w:marRight w:val="0"/>
              <w:marTop w:val="0"/>
              <w:marBottom w:val="0"/>
              <w:divBdr>
                <w:top w:val="none" w:sz="0" w:space="0" w:color="auto"/>
                <w:left w:val="none" w:sz="0" w:space="0" w:color="auto"/>
                <w:bottom w:val="none" w:sz="0" w:space="0" w:color="auto"/>
                <w:right w:val="none" w:sz="0" w:space="0" w:color="auto"/>
              </w:divBdr>
            </w:div>
            <w:div w:id="1976988267">
              <w:marLeft w:val="0"/>
              <w:marRight w:val="0"/>
              <w:marTop w:val="0"/>
              <w:marBottom w:val="0"/>
              <w:divBdr>
                <w:top w:val="none" w:sz="0" w:space="0" w:color="auto"/>
                <w:left w:val="none" w:sz="0" w:space="0" w:color="auto"/>
                <w:bottom w:val="none" w:sz="0" w:space="0" w:color="auto"/>
                <w:right w:val="none" w:sz="0" w:space="0" w:color="auto"/>
              </w:divBdr>
            </w:div>
            <w:div w:id="1977908270">
              <w:marLeft w:val="0"/>
              <w:marRight w:val="0"/>
              <w:marTop w:val="0"/>
              <w:marBottom w:val="0"/>
              <w:divBdr>
                <w:top w:val="none" w:sz="0" w:space="0" w:color="auto"/>
                <w:left w:val="none" w:sz="0" w:space="0" w:color="auto"/>
                <w:bottom w:val="none" w:sz="0" w:space="0" w:color="auto"/>
                <w:right w:val="none" w:sz="0" w:space="0" w:color="auto"/>
              </w:divBdr>
            </w:div>
            <w:div w:id="1978415734">
              <w:marLeft w:val="0"/>
              <w:marRight w:val="0"/>
              <w:marTop w:val="0"/>
              <w:marBottom w:val="0"/>
              <w:divBdr>
                <w:top w:val="none" w:sz="0" w:space="0" w:color="auto"/>
                <w:left w:val="none" w:sz="0" w:space="0" w:color="auto"/>
                <w:bottom w:val="none" w:sz="0" w:space="0" w:color="auto"/>
                <w:right w:val="none" w:sz="0" w:space="0" w:color="auto"/>
              </w:divBdr>
            </w:div>
            <w:div w:id="1980762969">
              <w:marLeft w:val="0"/>
              <w:marRight w:val="0"/>
              <w:marTop w:val="0"/>
              <w:marBottom w:val="0"/>
              <w:divBdr>
                <w:top w:val="none" w:sz="0" w:space="0" w:color="auto"/>
                <w:left w:val="none" w:sz="0" w:space="0" w:color="auto"/>
                <w:bottom w:val="none" w:sz="0" w:space="0" w:color="auto"/>
                <w:right w:val="none" w:sz="0" w:space="0" w:color="auto"/>
              </w:divBdr>
            </w:div>
            <w:div w:id="1983272376">
              <w:marLeft w:val="0"/>
              <w:marRight w:val="0"/>
              <w:marTop w:val="0"/>
              <w:marBottom w:val="0"/>
              <w:divBdr>
                <w:top w:val="none" w:sz="0" w:space="0" w:color="auto"/>
                <w:left w:val="none" w:sz="0" w:space="0" w:color="auto"/>
                <w:bottom w:val="none" w:sz="0" w:space="0" w:color="auto"/>
                <w:right w:val="none" w:sz="0" w:space="0" w:color="auto"/>
              </w:divBdr>
            </w:div>
            <w:div w:id="1983464738">
              <w:marLeft w:val="0"/>
              <w:marRight w:val="0"/>
              <w:marTop w:val="0"/>
              <w:marBottom w:val="0"/>
              <w:divBdr>
                <w:top w:val="none" w:sz="0" w:space="0" w:color="auto"/>
                <w:left w:val="none" w:sz="0" w:space="0" w:color="auto"/>
                <w:bottom w:val="none" w:sz="0" w:space="0" w:color="auto"/>
                <w:right w:val="none" w:sz="0" w:space="0" w:color="auto"/>
              </w:divBdr>
            </w:div>
            <w:div w:id="1983806929">
              <w:marLeft w:val="0"/>
              <w:marRight w:val="0"/>
              <w:marTop w:val="0"/>
              <w:marBottom w:val="0"/>
              <w:divBdr>
                <w:top w:val="none" w:sz="0" w:space="0" w:color="auto"/>
                <w:left w:val="none" w:sz="0" w:space="0" w:color="auto"/>
                <w:bottom w:val="none" w:sz="0" w:space="0" w:color="auto"/>
                <w:right w:val="none" w:sz="0" w:space="0" w:color="auto"/>
              </w:divBdr>
            </w:div>
            <w:div w:id="1985155018">
              <w:marLeft w:val="0"/>
              <w:marRight w:val="0"/>
              <w:marTop w:val="0"/>
              <w:marBottom w:val="0"/>
              <w:divBdr>
                <w:top w:val="none" w:sz="0" w:space="0" w:color="auto"/>
                <w:left w:val="none" w:sz="0" w:space="0" w:color="auto"/>
                <w:bottom w:val="none" w:sz="0" w:space="0" w:color="auto"/>
                <w:right w:val="none" w:sz="0" w:space="0" w:color="auto"/>
              </w:divBdr>
            </w:div>
            <w:div w:id="1985818765">
              <w:marLeft w:val="0"/>
              <w:marRight w:val="0"/>
              <w:marTop w:val="0"/>
              <w:marBottom w:val="0"/>
              <w:divBdr>
                <w:top w:val="none" w:sz="0" w:space="0" w:color="auto"/>
                <w:left w:val="none" w:sz="0" w:space="0" w:color="auto"/>
                <w:bottom w:val="none" w:sz="0" w:space="0" w:color="auto"/>
                <w:right w:val="none" w:sz="0" w:space="0" w:color="auto"/>
              </w:divBdr>
              <w:divsChild>
                <w:div w:id="81068772">
                  <w:marLeft w:val="0"/>
                  <w:marRight w:val="0"/>
                  <w:marTop w:val="0"/>
                  <w:marBottom w:val="0"/>
                  <w:divBdr>
                    <w:top w:val="none" w:sz="0" w:space="0" w:color="auto"/>
                    <w:left w:val="none" w:sz="0" w:space="0" w:color="auto"/>
                    <w:bottom w:val="none" w:sz="0" w:space="0" w:color="auto"/>
                    <w:right w:val="none" w:sz="0" w:space="0" w:color="auto"/>
                  </w:divBdr>
                </w:div>
                <w:div w:id="587084173">
                  <w:marLeft w:val="0"/>
                  <w:marRight w:val="0"/>
                  <w:marTop w:val="0"/>
                  <w:marBottom w:val="0"/>
                  <w:divBdr>
                    <w:top w:val="none" w:sz="0" w:space="0" w:color="auto"/>
                    <w:left w:val="none" w:sz="0" w:space="0" w:color="auto"/>
                    <w:bottom w:val="none" w:sz="0" w:space="0" w:color="auto"/>
                    <w:right w:val="none" w:sz="0" w:space="0" w:color="auto"/>
                  </w:divBdr>
                </w:div>
                <w:div w:id="590967779">
                  <w:marLeft w:val="0"/>
                  <w:marRight w:val="0"/>
                  <w:marTop w:val="0"/>
                  <w:marBottom w:val="0"/>
                  <w:divBdr>
                    <w:top w:val="none" w:sz="0" w:space="0" w:color="auto"/>
                    <w:left w:val="none" w:sz="0" w:space="0" w:color="auto"/>
                    <w:bottom w:val="none" w:sz="0" w:space="0" w:color="auto"/>
                    <w:right w:val="none" w:sz="0" w:space="0" w:color="auto"/>
                  </w:divBdr>
                </w:div>
                <w:div w:id="685211498">
                  <w:marLeft w:val="0"/>
                  <w:marRight w:val="0"/>
                  <w:marTop w:val="0"/>
                  <w:marBottom w:val="0"/>
                  <w:divBdr>
                    <w:top w:val="none" w:sz="0" w:space="0" w:color="auto"/>
                    <w:left w:val="none" w:sz="0" w:space="0" w:color="auto"/>
                    <w:bottom w:val="none" w:sz="0" w:space="0" w:color="auto"/>
                    <w:right w:val="none" w:sz="0" w:space="0" w:color="auto"/>
                  </w:divBdr>
                </w:div>
                <w:div w:id="725494712">
                  <w:marLeft w:val="0"/>
                  <w:marRight w:val="0"/>
                  <w:marTop w:val="0"/>
                  <w:marBottom w:val="0"/>
                  <w:divBdr>
                    <w:top w:val="none" w:sz="0" w:space="0" w:color="auto"/>
                    <w:left w:val="none" w:sz="0" w:space="0" w:color="auto"/>
                    <w:bottom w:val="none" w:sz="0" w:space="0" w:color="auto"/>
                    <w:right w:val="none" w:sz="0" w:space="0" w:color="auto"/>
                  </w:divBdr>
                </w:div>
                <w:div w:id="929235398">
                  <w:marLeft w:val="0"/>
                  <w:marRight w:val="0"/>
                  <w:marTop w:val="0"/>
                  <w:marBottom w:val="0"/>
                  <w:divBdr>
                    <w:top w:val="none" w:sz="0" w:space="0" w:color="auto"/>
                    <w:left w:val="none" w:sz="0" w:space="0" w:color="auto"/>
                    <w:bottom w:val="none" w:sz="0" w:space="0" w:color="auto"/>
                    <w:right w:val="none" w:sz="0" w:space="0" w:color="auto"/>
                  </w:divBdr>
                </w:div>
                <w:div w:id="1295599114">
                  <w:marLeft w:val="0"/>
                  <w:marRight w:val="0"/>
                  <w:marTop w:val="0"/>
                  <w:marBottom w:val="0"/>
                  <w:divBdr>
                    <w:top w:val="none" w:sz="0" w:space="0" w:color="auto"/>
                    <w:left w:val="none" w:sz="0" w:space="0" w:color="auto"/>
                    <w:bottom w:val="none" w:sz="0" w:space="0" w:color="auto"/>
                    <w:right w:val="none" w:sz="0" w:space="0" w:color="auto"/>
                  </w:divBdr>
                </w:div>
                <w:div w:id="1438525326">
                  <w:marLeft w:val="0"/>
                  <w:marRight w:val="0"/>
                  <w:marTop w:val="0"/>
                  <w:marBottom w:val="0"/>
                  <w:divBdr>
                    <w:top w:val="none" w:sz="0" w:space="0" w:color="auto"/>
                    <w:left w:val="none" w:sz="0" w:space="0" w:color="auto"/>
                    <w:bottom w:val="none" w:sz="0" w:space="0" w:color="auto"/>
                    <w:right w:val="none" w:sz="0" w:space="0" w:color="auto"/>
                  </w:divBdr>
                </w:div>
                <w:div w:id="1844778926">
                  <w:marLeft w:val="0"/>
                  <w:marRight w:val="0"/>
                  <w:marTop w:val="0"/>
                  <w:marBottom w:val="0"/>
                  <w:divBdr>
                    <w:top w:val="none" w:sz="0" w:space="0" w:color="auto"/>
                    <w:left w:val="none" w:sz="0" w:space="0" w:color="auto"/>
                    <w:bottom w:val="none" w:sz="0" w:space="0" w:color="auto"/>
                    <w:right w:val="none" w:sz="0" w:space="0" w:color="auto"/>
                  </w:divBdr>
                </w:div>
                <w:div w:id="1882396731">
                  <w:marLeft w:val="0"/>
                  <w:marRight w:val="0"/>
                  <w:marTop w:val="0"/>
                  <w:marBottom w:val="0"/>
                  <w:divBdr>
                    <w:top w:val="none" w:sz="0" w:space="0" w:color="auto"/>
                    <w:left w:val="none" w:sz="0" w:space="0" w:color="auto"/>
                    <w:bottom w:val="none" w:sz="0" w:space="0" w:color="auto"/>
                    <w:right w:val="none" w:sz="0" w:space="0" w:color="auto"/>
                  </w:divBdr>
                </w:div>
                <w:div w:id="2043431523">
                  <w:marLeft w:val="0"/>
                  <w:marRight w:val="0"/>
                  <w:marTop w:val="0"/>
                  <w:marBottom w:val="0"/>
                  <w:divBdr>
                    <w:top w:val="none" w:sz="0" w:space="0" w:color="auto"/>
                    <w:left w:val="none" w:sz="0" w:space="0" w:color="auto"/>
                    <w:bottom w:val="none" w:sz="0" w:space="0" w:color="auto"/>
                    <w:right w:val="none" w:sz="0" w:space="0" w:color="auto"/>
                  </w:divBdr>
                </w:div>
                <w:div w:id="2116829636">
                  <w:marLeft w:val="0"/>
                  <w:marRight w:val="0"/>
                  <w:marTop w:val="0"/>
                  <w:marBottom w:val="0"/>
                  <w:divBdr>
                    <w:top w:val="none" w:sz="0" w:space="0" w:color="auto"/>
                    <w:left w:val="none" w:sz="0" w:space="0" w:color="auto"/>
                    <w:bottom w:val="none" w:sz="0" w:space="0" w:color="auto"/>
                    <w:right w:val="none" w:sz="0" w:space="0" w:color="auto"/>
                  </w:divBdr>
                </w:div>
              </w:divsChild>
            </w:div>
            <w:div w:id="1985962509">
              <w:marLeft w:val="0"/>
              <w:marRight w:val="0"/>
              <w:marTop w:val="0"/>
              <w:marBottom w:val="0"/>
              <w:divBdr>
                <w:top w:val="none" w:sz="0" w:space="0" w:color="auto"/>
                <w:left w:val="none" w:sz="0" w:space="0" w:color="auto"/>
                <w:bottom w:val="none" w:sz="0" w:space="0" w:color="auto"/>
                <w:right w:val="none" w:sz="0" w:space="0" w:color="auto"/>
              </w:divBdr>
            </w:div>
            <w:div w:id="1987778451">
              <w:marLeft w:val="0"/>
              <w:marRight w:val="0"/>
              <w:marTop w:val="0"/>
              <w:marBottom w:val="0"/>
              <w:divBdr>
                <w:top w:val="none" w:sz="0" w:space="0" w:color="auto"/>
                <w:left w:val="none" w:sz="0" w:space="0" w:color="auto"/>
                <w:bottom w:val="none" w:sz="0" w:space="0" w:color="auto"/>
                <w:right w:val="none" w:sz="0" w:space="0" w:color="auto"/>
              </w:divBdr>
            </w:div>
            <w:div w:id="1990134318">
              <w:marLeft w:val="0"/>
              <w:marRight w:val="0"/>
              <w:marTop w:val="0"/>
              <w:marBottom w:val="0"/>
              <w:divBdr>
                <w:top w:val="none" w:sz="0" w:space="0" w:color="auto"/>
                <w:left w:val="none" w:sz="0" w:space="0" w:color="auto"/>
                <w:bottom w:val="none" w:sz="0" w:space="0" w:color="auto"/>
                <w:right w:val="none" w:sz="0" w:space="0" w:color="auto"/>
              </w:divBdr>
            </w:div>
            <w:div w:id="1991976920">
              <w:marLeft w:val="0"/>
              <w:marRight w:val="0"/>
              <w:marTop w:val="0"/>
              <w:marBottom w:val="0"/>
              <w:divBdr>
                <w:top w:val="none" w:sz="0" w:space="0" w:color="auto"/>
                <w:left w:val="none" w:sz="0" w:space="0" w:color="auto"/>
                <w:bottom w:val="none" w:sz="0" w:space="0" w:color="auto"/>
                <w:right w:val="none" w:sz="0" w:space="0" w:color="auto"/>
              </w:divBdr>
            </w:div>
            <w:div w:id="1992558421">
              <w:marLeft w:val="0"/>
              <w:marRight w:val="0"/>
              <w:marTop w:val="0"/>
              <w:marBottom w:val="0"/>
              <w:divBdr>
                <w:top w:val="none" w:sz="0" w:space="0" w:color="auto"/>
                <w:left w:val="none" w:sz="0" w:space="0" w:color="auto"/>
                <w:bottom w:val="none" w:sz="0" w:space="0" w:color="auto"/>
                <w:right w:val="none" w:sz="0" w:space="0" w:color="auto"/>
              </w:divBdr>
            </w:div>
            <w:div w:id="1993176357">
              <w:marLeft w:val="0"/>
              <w:marRight w:val="0"/>
              <w:marTop w:val="0"/>
              <w:marBottom w:val="0"/>
              <w:divBdr>
                <w:top w:val="none" w:sz="0" w:space="0" w:color="auto"/>
                <w:left w:val="none" w:sz="0" w:space="0" w:color="auto"/>
                <w:bottom w:val="none" w:sz="0" w:space="0" w:color="auto"/>
                <w:right w:val="none" w:sz="0" w:space="0" w:color="auto"/>
              </w:divBdr>
            </w:div>
            <w:div w:id="1994722388">
              <w:marLeft w:val="0"/>
              <w:marRight w:val="0"/>
              <w:marTop w:val="0"/>
              <w:marBottom w:val="0"/>
              <w:divBdr>
                <w:top w:val="none" w:sz="0" w:space="0" w:color="auto"/>
                <w:left w:val="none" w:sz="0" w:space="0" w:color="auto"/>
                <w:bottom w:val="none" w:sz="0" w:space="0" w:color="auto"/>
                <w:right w:val="none" w:sz="0" w:space="0" w:color="auto"/>
              </w:divBdr>
            </w:div>
            <w:div w:id="1996297273">
              <w:marLeft w:val="0"/>
              <w:marRight w:val="0"/>
              <w:marTop w:val="0"/>
              <w:marBottom w:val="0"/>
              <w:divBdr>
                <w:top w:val="none" w:sz="0" w:space="0" w:color="auto"/>
                <w:left w:val="none" w:sz="0" w:space="0" w:color="auto"/>
                <w:bottom w:val="none" w:sz="0" w:space="0" w:color="auto"/>
                <w:right w:val="none" w:sz="0" w:space="0" w:color="auto"/>
              </w:divBdr>
            </w:div>
            <w:div w:id="1998338448">
              <w:marLeft w:val="0"/>
              <w:marRight w:val="0"/>
              <w:marTop w:val="0"/>
              <w:marBottom w:val="0"/>
              <w:divBdr>
                <w:top w:val="none" w:sz="0" w:space="0" w:color="auto"/>
                <w:left w:val="none" w:sz="0" w:space="0" w:color="auto"/>
                <w:bottom w:val="none" w:sz="0" w:space="0" w:color="auto"/>
                <w:right w:val="none" w:sz="0" w:space="0" w:color="auto"/>
              </w:divBdr>
            </w:div>
            <w:div w:id="2000888465">
              <w:marLeft w:val="0"/>
              <w:marRight w:val="0"/>
              <w:marTop w:val="0"/>
              <w:marBottom w:val="0"/>
              <w:divBdr>
                <w:top w:val="none" w:sz="0" w:space="0" w:color="auto"/>
                <w:left w:val="none" w:sz="0" w:space="0" w:color="auto"/>
                <w:bottom w:val="none" w:sz="0" w:space="0" w:color="auto"/>
                <w:right w:val="none" w:sz="0" w:space="0" w:color="auto"/>
              </w:divBdr>
            </w:div>
            <w:div w:id="2002152771">
              <w:marLeft w:val="0"/>
              <w:marRight w:val="0"/>
              <w:marTop w:val="0"/>
              <w:marBottom w:val="0"/>
              <w:divBdr>
                <w:top w:val="none" w:sz="0" w:space="0" w:color="auto"/>
                <w:left w:val="none" w:sz="0" w:space="0" w:color="auto"/>
                <w:bottom w:val="none" w:sz="0" w:space="0" w:color="auto"/>
                <w:right w:val="none" w:sz="0" w:space="0" w:color="auto"/>
              </w:divBdr>
            </w:div>
            <w:div w:id="2002539914">
              <w:marLeft w:val="0"/>
              <w:marRight w:val="0"/>
              <w:marTop w:val="0"/>
              <w:marBottom w:val="0"/>
              <w:divBdr>
                <w:top w:val="none" w:sz="0" w:space="0" w:color="auto"/>
                <w:left w:val="none" w:sz="0" w:space="0" w:color="auto"/>
                <w:bottom w:val="none" w:sz="0" w:space="0" w:color="auto"/>
                <w:right w:val="none" w:sz="0" w:space="0" w:color="auto"/>
              </w:divBdr>
            </w:div>
            <w:div w:id="2002806364">
              <w:marLeft w:val="0"/>
              <w:marRight w:val="0"/>
              <w:marTop w:val="0"/>
              <w:marBottom w:val="0"/>
              <w:divBdr>
                <w:top w:val="none" w:sz="0" w:space="0" w:color="auto"/>
                <w:left w:val="none" w:sz="0" w:space="0" w:color="auto"/>
                <w:bottom w:val="none" w:sz="0" w:space="0" w:color="auto"/>
                <w:right w:val="none" w:sz="0" w:space="0" w:color="auto"/>
              </w:divBdr>
            </w:div>
            <w:div w:id="2002924670">
              <w:marLeft w:val="0"/>
              <w:marRight w:val="0"/>
              <w:marTop w:val="0"/>
              <w:marBottom w:val="0"/>
              <w:divBdr>
                <w:top w:val="none" w:sz="0" w:space="0" w:color="auto"/>
                <w:left w:val="none" w:sz="0" w:space="0" w:color="auto"/>
                <w:bottom w:val="none" w:sz="0" w:space="0" w:color="auto"/>
                <w:right w:val="none" w:sz="0" w:space="0" w:color="auto"/>
              </w:divBdr>
            </w:div>
            <w:div w:id="2004042632">
              <w:marLeft w:val="0"/>
              <w:marRight w:val="0"/>
              <w:marTop w:val="0"/>
              <w:marBottom w:val="0"/>
              <w:divBdr>
                <w:top w:val="none" w:sz="0" w:space="0" w:color="auto"/>
                <w:left w:val="none" w:sz="0" w:space="0" w:color="auto"/>
                <w:bottom w:val="none" w:sz="0" w:space="0" w:color="auto"/>
                <w:right w:val="none" w:sz="0" w:space="0" w:color="auto"/>
              </w:divBdr>
            </w:div>
            <w:div w:id="2004509027">
              <w:marLeft w:val="0"/>
              <w:marRight w:val="0"/>
              <w:marTop w:val="0"/>
              <w:marBottom w:val="0"/>
              <w:divBdr>
                <w:top w:val="none" w:sz="0" w:space="0" w:color="auto"/>
                <w:left w:val="none" w:sz="0" w:space="0" w:color="auto"/>
                <w:bottom w:val="none" w:sz="0" w:space="0" w:color="auto"/>
                <w:right w:val="none" w:sz="0" w:space="0" w:color="auto"/>
              </w:divBdr>
            </w:div>
            <w:div w:id="2007634341">
              <w:marLeft w:val="0"/>
              <w:marRight w:val="0"/>
              <w:marTop w:val="0"/>
              <w:marBottom w:val="0"/>
              <w:divBdr>
                <w:top w:val="none" w:sz="0" w:space="0" w:color="auto"/>
                <w:left w:val="none" w:sz="0" w:space="0" w:color="auto"/>
                <w:bottom w:val="none" w:sz="0" w:space="0" w:color="auto"/>
                <w:right w:val="none" w:sz="0" w:space="0" w:color="auto"/>
              </w:divBdr>
            </w:div>
            <w:div w:id="2009288959">
              <w:marLeft w:val="0"/>
              <w:marRight w:val="0"/>
              <w:marTop w:val="0"/>
              <w:marBottom w:val="0"/>
              <w:divBdr>
                <w:top w:val="none" w:sz="0" w:space="0" w:color="auto"/>
                <w:left w:val="none" w:sz="0" w:space="0" w:color="auto"/>
                <w:bottom w:val="none" w:sz="0" w:space="0" w:color="auto"/>
                <w:right w:val="none" w:sz="0" w:space="0" w:color="auto"/>
              </w:divBdr>
            </w:div>
            <w:div w:id="2014645457">
              <w:marLeft w:val="0"/>
              <w:marRight w:val="0"/>
              <w:marTop w:val="0"/>
              <w:marBottom w:val="0"/>
              <w:divBdr>
                <w:top w:val="none" w:sz="0" w:space="0" w:color="auto"/>
                <w:left w:val="none" w:sz="0" w:space="0" w:color="auto"/>
                <w:bottom w:val="none" w:sz="0" w:space="0" w:color="auto"/>
                <w:right w:val="none" w:sz="0" w:space="0" w:color="auto"/>
              </w:divBdr>
            </w:div>
            <w:div w:id="2019388304">
              <w:marLeft w:val="0"/>
              <w:marRight w:val="0"/>
              <w:marTop w:val="0"/>
              <w:marBottom w:val="0"/>
              <w:divBdr>
                <w:top w:val="none" w:sz="0" w:space="0" w:color="auto"/>
                <w:left w:val="none" w:sz="0" w:space="0" w:color="auto"/>
                <w:bottom w:val="none" w:sz="0" w:space="0" w:color="auto"/>
                <w:right w:val="none" w:sz="0" w:space="0" w:color="auto"/>
              </w:divBdr>
            </w:div>
            <w:div w:id="2019458774">
              <w:marLeft w:val="0"/>
              <w:marRight w:val="0"/>
              <w:marTop w:val="0"/>
              <w:marBottom w:val="0"/>
              <w:divBdr>
                <w:top w:val="none" w:sz="0" w:space="0" w:color="auto"/>
                <w:left w:val="none" w:sz="0" w:space="0" w:color="auto"/>
                <w:bottom w:val="none" w:sz="0" w:space="0" w:color="auto"/>
                <w:right w:val="none" w:sz="0" w:space="0" w:color="auto"/>
              </w:divBdr>
            </w:div>
            <w:div w:id="2019890301">
              <w:marLeft w:val="0"/>
              <w:marRight w:val="0"/>
              <w:marTop w:val="0"/>
              <w:marBottom w:val="0"/>
              <w:divBdr>
                <w:top w:val="none" w:sz="0" w:space="0" w:color="auto"/>
                <w:left w:val="none" w:sz="0" w:space="0" w:color="auto"/>
                <w:bottom w:val="none" w:sz="0" w:space="0" w:color="auto"/>
                <w:right w:val="none" w:sz="0" w:space="0" w:color="auto"/>
              </w:divBdr>
            </w:div>
            <w:div w:id="2022125027">
              <w:marLeft w:val="0"/>
              <w:marRight w:val="0"/>
              <w:marTop w:val="0"/>
              <w:marBottom w:val="0"/>
              <w:divBdr>
                <w:top w:val="none" w:sz="0" w:space="0" w:color="auto"/>
                <w:left w:val="none" w:sz="0" w:space="0" w:color="auto"/>
                <w:bottom w:val="none" w:sz="0" w:space="0" w:color="auto"/>
                <w:right w:val="none" w:sz="0" w:space="0" w:color="auto"/>
              </w:divBdr>
            </w:div>
            <w:div w:id="2023050521">
              <w:marLeft w:val="0"/>
              <w:marRight w:val="0"/>
              <w:marTop w:val="0"/>
              <w:marBottom w:val="0"/>
              <w:divBdr>
                <w:top w:val="none" w:sz="0" w:space="0" w:color="auto"/>
                <w:left w:val="none" w:sz="0" w:space="0" w:color="auto"/>
                <w:bottom w:val="none" w:sz="0" w:space="0" w:color="auto"/>
                <w:right w:val="none" w:sz="0" w:space="0" w:color="auto"/>
              </w:divBdr>
            </w:div>
            <w:div w:id="2027167168">
              <w:marLeft w:val="0"/>
              <w:marRight w:val="0"/>
              <w:marTop w:val="0"/>
              <w:marBottom w:val="0"/>
              <w:divBdr>
                <w:top w:val="none" w:sz="0" w:space="0" w:color="auto"/>
                <w:left w:val="none" w:sz="0" w:space="0" w:color="auto"/>
                <w:bottom w:val="none" w:sz="0" w:space="0" w:color="auto"/>
                <w:right w:val="none" w:sz="0" w:space="0" w:color="auto"/>
              </w:divBdr>
            </w:div>
            <w:div w:id="2028632122">
              <w:marLeft w:val="0"/>
              <w:marRight w:val="0"/>
              <w:marTop w:val="0"/>
              <w:marBottom w:val="0"/>
              <w:divBdr>
                <w:top w:val="none" w:sz="0" w:space="0" w:color="auto"/>
                <w:left w:val="none" w:sz="0" w:space="0" w:color="auto"/>
                <w:bottom w:val="none" w:sz="0" w:space="0" w:color="auto"/>
                <w:right w:val="none" w:sz="0" w:space="0" w:color="auto"/>
              </w:divBdr>
            </w:div>
            <w:div w:id="2029938886">
              <w:marLeft w:val="0"/>
              <w:marRight w:val="0"/>
              <w:marTop w:val="0"/>
              <w:marBottom w:val="0"/>
              <w:divBdr>
                <w:top w:val="none" w:sz="0" w:space="0" w:color="auto"/>
                <w:left w:val="none" w:sz="0" w:space="0" w:color="auto"/>
                <w:bottom w:val="none" w:sz="0" w:space="0" w:color="auto"/>
                <w:right w:val="none" w:sz="0" w:space="0" w:color="auto"/>
              </w:divBdr>
            </w:div>
            <w:div w:id="2030521195">
              <w:marLeft w:val="0"/>
              <w:marRight w:val="0"/>
              <w:marTop w:val="0"/>
              <w:marBottom w:val="0"/>
              <w:divBdr>
                <w:top w:val="none" w:sz="0" w:space="0" w:color="auto"/>
                <w:left w:val="none" w:sz="0" w:space="0" w:color="auto"/>
                <w:bottom w:val="none" w:sz="0" w:space="0" w:color="auto"/>
                <w:right w:val="none" w:sz="0" w:space="0" w:color="auto"/>
              </w:divBdr>
            </w:div>
            <w:div w:id="2030528128">
              <w:marLeft w:val="0"/>
              <w:marRight w:val="0"/>
              <w:marTop w:val="0"/>
              <w:marBottom w:val="0"/>
              <w:divBdr>
                <w:top w:val="none" w:sz="0" w:space="0" w:color="auto"/>
                <w:left w:val="none" w:sz="0" w:space="0" w:color="auto"/>
                <w:bottom w:val="none" w:sz="0" w:space="0" w:color="auto"/>
                <w:right w:val="none" w:sz="0" w:space="0" w:color="auto"/>
              </w:divBdr>
            </w:div>
            <w:div w:id="2031761572">
              <w:marLeft w:val="0"/>
              <w:marRight w:val="0"/>
              <w:marTop w:val="0"/>
              <w:marBottom w:val="0"/>
              <w:divBdr>
                <w:top w:val="none" w:sz="0" w:space="0" w:color="auto"/>
                <w:left w:val="none" w:sz="0" w:space="0" w:color="auto"/>
                <w:bottom w:val="none" w:sz="0" w:space="0" w:color="auto"/>
                <w:right w:val="none" w:sz="0" w:space="0" w:color="auto"/>
              </w:divBdr>
            </w:div>
            <w:div w:id="2033411716">
              <w:marLeft w:val="0"/>
              <w:marRight w:val="0"/>
              <w:marTop w:val="0"/>
              <w:marBottom w:val="0"/>
              <w:divBdr>
                <w:top w:val="none" w:sz="0" w:space="0" w:color="auto"/>
                <w:left w:val="none" w:sz="0" w:space="0" w:color="auto"/>
                <w:bottom w:val="none" w:sz="0" w:space="0" w:color="auto"/>
                <w:right w:val="none" w:sz="0" w:space="0" w:color="auto"/>
              </w:divBdr>
            </w:div>
            <w:div w:id="2034719601">
              <w:marLeft w:val="0"/>
              <w:marRight w:val="0"/>
              <w:marTop w:val="0"/>
              <w:marBottom w:val="0"/>
              <w:divBdr>
                <w:top w:val="none" w:sz="0" w:space="0" w:color="auto"/>
                <w:left w:val="none" w:sz="0" w:space="0" w:color="auto"/>
                <w:bottom w:val="none" w:sz="0" w:space="0" w:color="auto"/>
                <w:right w:val="none" w:sz="0" w:space="0" w:color="auto"/>
              </w:divBdr>
            </w:div>
            <w:div w:id="2035493929">
              <w:marLeft w:val="0"/>
              <w:marRight w:val="0"/>
              <w:marTop w:val="0"/>
              <w:marBottom w:val="0"/>
              <w:divBdr>
                <w:top w:val="none" w:sz="0" w:space="0" w:color="auto"/>
                <w:left w:val="none" w:sz="0" w:space="0" w:color="auto"/>
                <w:bottom w:val="none" w:sz="0" w:space="0" w:color="auto"/>
                <w:right w:val="none" w:sz="0" w:space="0" w:color="auto"/>
              </w:divBdr>
            </w:div>
            <w:div w:id="2036883296">
              <w:marLeft w:val="0"/>
              <w:marRight w:val="0"/>
              <w:marTop w:val="0"/>
              <w:marBottom w:val="0"/>
              <w:divBdr>
                <w:top w:val="none" w:sz="0" w:space="0" w:color="auto"/>
                <w:left w:val="none" w:sz="0" w:space="0" w:color="auto"/>
                <w:bottom w:val="none" w:sz="0" w:space="0" w:color="auto"/>
                <w:right w:val="none" w:sz="0" w:space="0" w:color="auto"/>
              </w:divBdr>
            </w:div>
            <w:div w:id="2037654467">
              <w:marLeft w:val="0"/>
              <w:marRight w:val="0"/>
              <w:marTop w:val="0"/>
              <w:marBottom w:val="0"/>
              <w:divBdr>
                <w:top w:val="none" w:sz="0" w:space="0" w:color="auto"/>
                <w:left w:val="none" w:sz="0" w:space="0" w:color="auto"/>
                <w:bottom w:val="none" w:sz="0" w:space="0" w:color="auto"/>
                <w:right w:val="none" w:sz="0" w:space="0" w:color="auto"/>
              </w:divBdr>
            </w:div>
            <w:div w:id="2040619256">
              <w:marLeft w:val="0"/>
              <w:marRight w:val="0"/>
              <w:marTop w:val="0"/>
              <w:marBottom w:val="0"/>
              <w:divBdr>
                <w:top w:val="none" w:sz="0" w:space="0" w:color="auto"/>
                <w:left w:val="none" w:sz="0" w:space="0" w:color="auto"/>
                <w:bottom w:val="none" w:sz="0" w:space="0" w:color="auto"/>
                <w:right w:val="none" w:sz="0" w:space="0" w:color="auto"/>
              </w:divBdr>
            </w:div>
            <w:div w:id="2042854574">
              <w:marLeft w:val="0"/>
              <w:marRight w:val="0"/>
              <w:marTop w:val="0"/>
              <w:marBottom w:val="0"/>
              <w:divBdr>
                <w:top w:val="none" w:sz="0" w:space="0" w:color="auto"/>
                <w:left w:val="none" w:sz="0" w:space="0" w:color="auto"/>
                <w:bottom w:val="none" w:sz="0" w:space="0" w:color="auto"/>
                <w:right w:val="none" w:sz="0" w:space="0" w:color="auto"/>
              </w:divBdr>
            </w:div>
            <w:div w:id="2043624465">
              <w:marLeft w:val="0"/>
              <w:marRight w:val="0"/>
              <w:marTop w:val="0"/>
              <w:marBottom w:val="0"/>
              <w:divBdr>
                <w:top w:val="none" w:sz="0" w:space="0" w:color="auto"/>
                <w:left w:val="none" w:sz="0" w:space="0" w:color="auto"/>
                <w:bottom w:val="none" w:sz="0" w:space="0" w:color="auto"/>
                <w:right w:val="none" w:sz="0" w:space="0" w:color="auto"/>
              </w:divBdr>
            </w:div>
            <w:div w:id="2043820051">
              <w:marLeft w:val="0"/>
              <w:marRight w:val="0"/>
              <w:marTop w:val="0"/>
              <w:marBottom w:val="0"/>
              <w:divBdr>
                <w:top w:val="none" w:sz="0" w:space="0" w:color="auto"/>
                <w:left w:val="none" w:sz="0" w:space="0" w:color="auto"/>
                <w:bottom w:val="none" w:sz="0" w:space="0" w:color="auto"/>
                <w:right w:val="none" w:sz="0" w:space="0" w:color="auto"/>
              </w:divBdr>
            </w:div>
            <w:div w:id="2046909331">
              <w:marLeft w:val="0"/>
              <w:marRight w:val="0"/>
              <w:marTop w:val="0"/>
              <w:marBottom w:val="0"/>
              <w:divBdr>
                <w:top w:val="none" w:sz="0" w:space="0" w:color="auto"/>
                <w:left w:val="none" w:sz="0" w:space="0" w:color="auto"/>
                <w:bottom w:val="none" w:sz="0" w:space="0" w:color="auto"/>
                <w:right w:val="none" w:sz="0" w:space="0" w:color="auto"/>
              </w:divBdr>
            </w:div>
            <w:div w:id="2047172433">
              <w:marLeft w:val="0"/>
              <w:marRight w:val="0"/>
              <w:marTop w:val="0"/>
              <w:marBottom w:val="0"/>
              <w:divBdr>
                <w:top w:val="none" w:sz="0" w:space="0" w:color="auto"/>
                <w:left w:val="none" w:sz="0" w:space="0" w:color="auto"/>
                <w:bottom w:val="none" w:sz="0" w:space="0" w:color="auto"/>
                <w:right w:val="none" w:sz="0" w:space="0" w:color="auto"/>
              </w:divBdr>
            </w:div>
            <w:div w:id="2047950115">
              <w:marLeft w:val="0"/>
              <w:marRight w:val="0"/>
              <w:marTop w:val="0"/>
              <w:marBottom w:val="0"/>
              <w:divBdr>
                <w:top w:val="none" w:sz="0" w:space="0" w:color="auto"/>
                <w:left w:val="none" w:sz="0" w:space="0" w:color="auto"/>
                <w:bottom w:val="none" w:sz="0" w:space="0" w:color="auto"/>
                <w:right w:val="none" w:sz="0" w:space="0" w:color="auto"/>
              </w:divBdr>
            </w:div>
            <w:div w:id="2048598140">
              <w:marLeft w:val="0"/>
              <w:marRight w:val="0"/>
              <w:marTop w:val="0"/>
              <w:marBottom w:val="0"/>
              <w:divBdr>
                <w:top w:val="none" w:sz="0" w:space="0" w:color="auto"/>
                <w:left w:val="none" w:sz="0" w:space="0" w:color="auto"/>
                <w:bottom w:val="none" w:sz="0" w:space="0" w:color="auto"/>
                <w:right w:val="none" w:sz="0" w:space="0" w:color="auto"/>
              </w:divBdr>
            </w:div>
            <w:div w:id="2051294425">
              <w:marLeft w:val="0"/>
              <w:marRight w:val="0"/>
              <w:marTop w:val="0"/>
              <w:marBottom w:val="0"/>
              <w:divBdr>
                <w:top w:val="none" w:sz="0" w:space="0" w:color="auto"/>
                <w:left w:val="none" w:sz="0" w:space="0" w:color="auto"/>
                <w:bottom w:val="none" w:sz="0" w:space="0" w:color="auto"/>
                <w:right w:val="none" w:sz="0" w:space="0" w:color="auto"/>
              </w:divBdr>
            </w:div>
            <w:div w:id="2051689175">
              <w:marLeft w:val="0"/>
              <w:marRight w:val="0"/>
              <w:marTop w:val="0"/>
              <w:marBottom w:val="0"/>
              <w:divBdr>
                <w:top w:val="none" w:sz="0" w:space="0" w:color="auto"/>
                <w:left w:val="none" w:sz="0" w:space="0" w:color="auto"/>
                <w:bottom w:val="none" w:sz="0" w:space="0" w:color="auto"/>
                <w:right w:val="none" w:sz="0" w:space="0" w:color="auto"/>
              </w:divBdr>
            </w:div>
            <w:div w:id="2054843430">
              <w:marLeft w:val="0"/>
              <w:marRight w:val="0"/>
              <w:marTop w:val="0"/>
              <w:marBottom w:val="0"/>
              <w:divBdr>
                <w:top w:val="none" w:sz="0" w:space="0" w:color="auto"/>
                <w:left w:val="none" w:sz="0" w:space="0" w:color="auto"/>
                <w:bottom w:val="none" w:sz="0" w:space="0" w:color="auto"/>
                <w:right w:val="none" w:sz="0" w:space="0" w:color="auto"/>
              </w:divBdr>
            </w:div>
            <w:div w:id="2060084059">
              <w:marLeft w:val="0"/>
              <w:marRight w:val="0"/>
              <w:marTop w:val="0"/>
              <w:marBottom w:val="0"/>
              <w:divBdr>
                <w:top w:val="none" w:sz="0" w:space="0" w:color="auto"/>
                <w:left w:val="none" w:sz="0" w:space="0" w:color="auto"/>
                <w:bottom w:val="none" w:sz="0" w:space="0" w:color="auto"/>
                <w:right w:val="none" w:sz="0" w:space="0" w:color="auto"/>
              </w:divBdr>
            </w:div>
            <w:div w:id="2060199017">
              <w:marLeft w:val="0"/>
              <w:marRight w:val="0"/>
              <w:marTop w:val="0"/>
              <w:marBottom w:val="0"/>
              <w:divBdr>
                <w:top w:val="none" w:sz="0" w:space="0" w:color="auto"/>
                <w:left w:val="none" w:sz="0" w:space="0" w:color="auto"/>
                <w:bottom w:val="none" w:sz="0" w:space="0" w:color="auto"/>
                <w:right w:val="none" w:sz="0" w:space="0" w:color="auto"/>
              </w:divBdr>
            </w:div>
            <w:div w:id="2061704626">
              <w:marLeft w:val="0"/>
              <w:marRight w:val="0"/>
              <w:marTop w:val="0"/>
              <w:marBottom w:val="0"/>
              <w:divBdr>
                <w:top w:val="none" w:sz="0" w:space="0" w:color="auto"/>
                <w:left w:val="none" w:sz="0" w:space="0" w:color="auto"/>
                <w:bottom w:val="none" w:sz="0" w:space="0" w:color="auto"/>
                <w:right w:val="none" w:sz="0" w:space="0" w:color="auto"/>
              </w:divBdr>
            </w:div>
            <w:div w:id="2062051077">
              <w:marLeft w:val="0"/>
              <w:marRight w:val="0"/>
              <w:marTop w:val="0"/>
              <w:marBottom w:val="0"/>
              <w:divBdr>
                <w:top w:val="none" w:sz="0" w:space="0" w:color="auto"/>
                <w:left w:val="none" w:sz="0" w:space="0" w:color="auto"/>
                <w:bottom w:val="none" w:sz="0" w:space="0" w:color="auto"/>
                <w:right w:val="none" w:sz="0" w:space="0" w:color="auto"/>
              </w:divBdr>
            </w:div>
            <w:div w:id="2065905078">
              <w:marLeft w:val="0"/>
              <w:marRight w:val="0"/>
              <w:marTop w:val="0"/>
              <w:marBottom w:val="0"/>
              <w:divBdr>
                <w:top w:val="none" w:sz="0" w:space="0" w:color="auto"/>
                <w:left w:val="none" w:sz="0" w:space="0" w:color="auto"/>
                <w:bottom w:val="none" w:sz="0" w:space="0" w:color="auto"/>
                <w:right w:val="none" w:sz="0" w:space="0" w:color="auto"/>
              </w:divBdr>
            </w:div>
            <w:div w:id="2066756641">
              <w:marLeft w:val="0"/>
              <w:marRight w:val="0"/>
              <w:marTop w:val="0"/>
              <w:marBottom w:val="0"/>
              <w:divBdr>
                <w:top w:val="none" w:sz="0" w:space="0" w:color="auto"/>
                <w:left w:val="none" w:sz="0" w:space="0" w:color="auto"/>
                <w:bottom w:val="none" w:sz="0" w:space="0" w:color="auto"/>
                <w:right w:val="none" w:sz="0" w:space="0" w:color="auto"/>
              </w:divBdr>
            </w:div>
            <w:div w:id="2067602550">
              <w:marLeft w:val="0"/>
              <w:marRight w:val="0"/>
              <w:marTop w:val="0"/>
              <w:marBottom w:val="0"/>
              <w:divBdr>
                <w:top w:val="none" w:sz="0" w:space="0" w:color="auto"/>
                <w:left w:val="none" w:sz="0" w:space="0" w:color="auto"/>
                <w:bottom w:val="none" w:sz="0" w:space="0" w:color="auto"/>
                <w:right w:val="none" w:sz="0" w:space="0" w:color="auto"/>
              </w:divBdr>
            </w:div>
            <w:div w:id="2068452402">
              <w:marLeft w:val="0"/>
              <w:marRight w:val="0"/>
              <w:marTop w:val="0"/>
              <w:marBottom w:val="0"/>
              <w:divBdr>
                <w:top w:val="none" w:sz="0" w:space="0" w:color="auto"/>
                <w:left w:val="none" w:sz="0" w:space="0" w:color="auto"/>
                <w:bottom w:val="none" w:sz="0" w:space="0" w:color="auto"/>
                <w:right w:val="none" w:sz="0" w:space="0" w:color="auto"/>
              </w:divBdr>
            </w:div>
            <w:div w:id="2068675272">
              <w:marLeft w:val="0"/>
              <w:marRight w:val="0"/>
              <w:marTop w:val="0"/>
              <w:marBottom w:val="0"/>
              <w:divBdr>
                <w:top w:val="none" w:sz="0" w:space="0" w:color="auto"/>
                <w:left w:val="none" w:sz="0" w:space="0" w:color="auto"/>
                <w:bottom w:val="none" w:sz="0" w:space="0" w:color="auto"/>
                <w:right w:val="none" w:sz="0" w:space="0" w:color="auto"/>
              </w:divBdr>
            </w:div>
            <w:div w:id="2070572134">
              <w:marLeft w:val="0"/>
              <w:marRight w:val="0"/>
              <w:marTop w:val="0"/>
              <w:marBottom w:val="0"/>
              <w:divBdr>
                <w:top w:val="none" w:sz="0" w:space="0" w:color="auto"/>
                <w:left w:val="none" w:sz="0" w:space="0" w:color="auto"/>
                <w:bottom w:val="none" w:sz="0" w:space="0" w:color="auto"/>
                <w:right w:val="none" w:sz="0" w:space="0" w:color="auto"/>
              </w:divBdr>
            </w:div>
            <w:div w:id="2071464484">
              <w:marLeft w:val="0"/>
              <w:marRight w:val="0"/>
              <w:marTop w:val="0"/>
              <w:marBottom w:val="0"/>
              <w:divBdr>
                <w:top w:val="none" w:sz="0" w:space="0" w:color="auto"/>
                <w:left w:val="none" w:sz="0" w:space="0" w:color="auto"/>
                <w:bottom w:val="none" w:sz="0" w:space="0" w:color="auto"/>
                <w:right w:val="none" w:sz="0" w:space="0" w:color="auto"/>
              </w:divBdr>
            </w:div>
            <w:div w:id="2072536132">
              <w:marLeft w:val="0"/>
              <w:marRight w:val="0"/>
              <w:marTop w:val="0"/>
              <w:marBottom w:val="0"/>
              <w:divBdr>
                <w:top w:val="none" w:sz="0" w:space="0" w:color="auto"/>
                <w:left w:val="none" w:sz="0" w:space="0" w:color="auto"/>
                <w:bottom w:val="none" w:sz="0" w:space="0" w:color="auto"/>
                <w:right w:val="none" w:sz="0" w:space="0" w:color="auto"/>
              </w:divBdr>
            </w:div>
            <w:div w:id="2072996509">
              <w:marLeft w:val="0"/>
              <w:marRight w:val="0"/>
              <w:marTop w:val="0"/>
              <w:marBottom w:val="0"/>
              <w:divBdr>
                <w:top w:val="none" w:sz="0" w:space="0" w:color="auto"/>
                <w:left w:val="none" w:sz="0" w:space="0" w:color="auto"/>
                <w:bottom w:val="none" w:sz="0" w:space="0" w:color="auto"/>
                <w:right w:val="none" w:sz="0" w:space="0" w:color="auto"/>
              </w:divBdr>
            </w:div>
            <w:div w:id="2076271832">
              <w:marLeft w:val="0"/>
              <w:marRight w:val="0"/>
              <w:marTop w:val="0"/>
              <w:marBottom w:val="0"/>
              <w:divBdr>
                <w:top w:val="none" w:sz="0" w:space="0" w:color="auto"/>
                <w:left w:val="none" w:sz="0" w:space="0" w:color="auto"/>
                <w:bottom w:val="none" w:sz="0" w:space="0" w:color="auto"/>
                <w:right w:val="none" w:sz="0" w:space="0" w:color="auto"/>
              </w:divBdr>
              <w:divsChild>
                <w:div w:id="42826309">
                  <w:marLeft w:val="0"/>
                  <w:marRight w:val="0"/>
                  <w:marTop w:val="0"/>
                  <w:marBottom w:val="0"/>
                  <w:divBdr>
                    <w:top w:val="none" w:sz="0" w:space="0" w:color="auto"/>
                    <w:left w:val="none" w:sz="0" w:space="0" w:color="auto"/>
                    <w:bottom w:val="none" w:sz="0" w:space="0" w:color="auto"/>
                    <w:right w:val="none" w:sz="0" w:space="0" w:color="auto"/>
                  </w:divBdr>
                </w:div>
                <w:div w:id="118106674">
                  <w:marLeft w:val="0"/>
                  <w:marRight w:val="0"/>
                  <w:marTop w:val="0"/>
                  <w:marBottom w:val="0"/>
                  <w:divBdr>
                    <w:top w:val="none" w:sz="0" w:space="0" w:color="auto"/>
                    <w:left w:val="none" w:sz="0" w:space="0" w:color="auto"/>
                    <w:bottom w:val="none" w:sz="0" w:space="0" w:color="auto"/>
                    <w:right w:val="none" w:sz="0" w:space="0" w:color="auto"/>
                  </w:divBdr>
                </w:div>
                <w:div w:id="965159875">
                  <w:marLeft w:val="0"/>
                  <w:marRight w:val="0"/>
                  <w:marTop w:val="0"/>
                  <w:marBottom w:val="0"/>
                  <w:divBdr>
                    <w:top w:val="none" w:sz="0" w:space="0" w:color="auto"/>
                    <w:left w:val="none" w:sz="0" w:space="0" w:color="auto"/>
                    <w:bottom w:val="none" w:sz="0" w:space="0" w:color="auto"/>
                    <w:right w:val="none" w:sz="0" w:space="0" w:color="auto"/>
                  </w:divBdr>
                </w:div>
                <w:div w:id="1181580153">
                  <w:marLeft w:val="0"/>
                  <w:marRight w:val="0"/>
                  <w:marTop w:val="0"/>
                  <w:marBottom w:val="0"/>
                  <w:divBdr>
                    <w:top w:val="none" w:sz="0" w:space="0" w:color="auto"/>
                    <w:left w:val="none" w:sz="0" w:space="0" w:color="auto"/>
                    <w:bottom w:val="none" w:sz="0" w:space="0" w:color="auto"/>
                    <w:right w:val="none" w:sz="0" w:space="0" w:color="auto"/>
                  </w:divBdr>
                </w:div>
                <w:div w:id="1441608867">
                  <w:marLeft w:val="0"/>
                  <w:marRight w:val="0"/>
                  <w:marTop w:val="0"/>
                  <w:marBottom w:val="0"/>
                  <w:divBdr>
                    <w:top w:val="none" w:sz="0" w:space="0" w:color="auto"/>
                    <w:left w:val="none" w:sz="0" w:space="0" w:color="auto"/>
                    <w:bottom w:val="none" w:sz="0" w:space="0" w:color="auto"/>
                    <w:right w:val="none" w:sz="0" w:space="0" w:color="auto"/>
                  </w:divBdr>
                </w:div>
                <w:div w:id="1640305670">
                  <w:marLeft w:val="0"/>
                  <w:marRight w:val="0"/>
                  <w:marTop w:val="0"/>
                  <w:marBottom w:val="0"/>
                  <w:divBdr>
                    <w:top w:val="none" w:sz="0" w:space="0" w:color="auto"/>
                    <w:left w:val="none" w:sz="0" w:space="0" w:color="auto"/>
                    <w:bottom w:val="none" w:sz="0" w:space="0" w:color="auto"/>
                    <w:right w:val="none" w:sz="0" w:space="0" w:color="auto"/>
                  </w:divBdr>
                </w:div>
                <w:div w:id="1750543972">
                  <w:marLeft w:val="0"/>
                  <w:marRight w:val="0"/>
                  <w:marTop w:val="0"/>
                  <w:marBottom w:val="0"/>
                  <w:divBdr>
                    <w:top w:val="none" w:sz="0" w:space="0" w:color="auto"/>
                    <w:left w:val="none" w:sz="0" w:space="0" w:color="auto"/>
                    <w:bottom w:val="none" w:sz="0" w:space="0" w:color="auto"/>
                    <w:right w:val="none" w:sz="0" w:space="0" w:color="auto"/>
                  </w:divBdr>
                </w:div>
              </w:divsChild>
            </w:div>
            <w:div w:id="2076704796">
              <w:marLeft w:val="0"/>
              <w:marRight w:val="0"/>
              <w:marTop w:val="0"/>
              <w:marBottom w:val="0"/>
              <w:divBdr>
                <w:top w:val="none" w:sz="0" w:space="0" w:color="auto"/>
                <w:left w:val="none" w:sz="0" w:space="0" w:color="auto"/>
                <w:bottom w:val="none" w:sz="0" w:space="0" w:color="auto"/>
                <w:right w:val="none" w:sz="0" w:space="0" w:color="auto"/>
              </w:divBdr>
            </w:div>
            <w:div w:id="2081324360">
              <w:marLeft w:val="0"/>
              <w:marRight w:val="0"/>
              <w:marTop w:val="0"/>
              <w:marBottom w:val="0"/>
              <w:divBdr>
                <w:top w:val="none" w:sz="0" w:space="0" w:color="auto"/>
                <w:left w:val="none" w:sz="0" w:space="0" w:color="auto"/>
                <w:bottom w:val="none" w:sz="0" w:space="0" w:color="auto"/>
                <w:right w:val="none" w:sz="0" w:space="0" w:color="auto"/>
              </w:divBdr>
            </w:div>
            <w:div w:id="2087921245">
              <w:marLeft w:val="0"/>
              <w:marRight w:val="0"/>
              <w:marTop w:val="0"/>
              <w:marBottom w:val="0"/>
              <w:divBdr>
                <w:top w:val="none" w:sz="0" w:space="0" w:color="auto"/>
                <w:left w:val="none" w:sz="0" w:space="0" w:color="auto"/>
                <w:bottom w:val="none" w:sz="0" w:space="0" w:color="auto"/>
                <w:right w:val="none" w:sz="0" w:space="0" w:color="auto"/>
              </w:divBdr>
            </w:div>
            <w:div w:id="2094230445">
              <w:marLeft w:val="0"/>
              <w:marRight w:val="0"/>
              <w:marTop w:val="0"/>
              <w:marBottom w:val="0"/>
              <w:divBdr>
                <w:top w:val="none" w:sz="0" w:space="0" w:color="auto"/>
                <w:left w:val="none" w:sz="0" w:space="0" w:color="auto"/>
                <w:bottom w:val="none" w:sz="0" w:space="0" w:color="auto"/>
                <w:right w:val="none" w:sz="0" w:space="0" w:color="auto"/>
              </w:divBdr>
            </w:div>
            <w:div w:id="2094668796">
              <w:marLeft w:val="0"/>
              <w:marRight w:val="0"/>
              <w:marTop w:val="0"/>
              <w:marBottom w:val="0"/>
              <w:divBdr>
                <w:top w:val="none" w:sz="0" w:space="0" w:color="auto"/>
                <w:left w:val="none" w:sz="0" w:space="0" w:color="auto"/>
                <w:bottom w:val="none" w:sz="0" w:space="0" w:color="auto"/>
                <w:right w:val="none" w:sz="0" w:space="0" w:color="auto"/>
              </w:divBdr>
            </w:div>
            <w:div w:id="2094930374">
              <w:marLeft w:val="0"/>
              <w:marRight w:val="0"/>
              <w:marTop w:val="0"/>
              <w:marBottom w:val="0"/>
              <w:divBdr>
                <w:top w:val="none" w:sz="0" w:space="0" w:color="auto"/>
                <w:left w:val="none" w:sz="0" w:space="0" w:color="auto"/>
                <w:bottom w:val="none" w:sz="0" w:space="0" w:color="auto"/>
                <w:right w:val="none" w:sz="0" w:space="0" w:color="auto"/>
              </w:divBdr>
            </w:div>
            <w:div w:id="2095080810">
              <w:marLeft w:val="0"/>
              <w:marRight w:val="0"/>
              <w:marTop w:val="0"/>
              <w:marBottom w:val="0"/>
              <w:divBdr>
                <w:top w:val="none" w:sz="0" w:space="0" w:color="auto"/>
                <w:left w:val="none" w:sz="0" w:space="0" w:color="auto"/>
                <w:bottom w:val="none" w:sz="0" w:space="0" w:color="auto"/>
                <w:right w:val="none" w:sz="0" w:space="0" w:color="auto"/>
              </w:divBdr>
            </w:div>
            <w:div w:id="2095320422">
              <w:marLeft w:val="0"/>
              <w:marRight w:val="0"/>
              <w:marTop w:val="0"/>
              <w:marBottom w:val="0"/>
              <w:divBdr>
                <w:top w:val="none" w:sz="0" w:space="0" w:color="auto"/>
                <w:left w:val="none" w:sz="0" w:space="0" w:color="auto"/>
                <w:bottom w:val="none" w:sz="0" w:space="0" w:color="auto"/>
                <w:right w:val="none" w:sz="0" w:space="0" w:color="auto"/>
              </w:divBdr>
            </w:div>
            <w:div w:id="2095587583">
              <w:marLeft w:val="0"/>
              <w:marRight w:val="0"/>
              <w:marTop w:val="0"/>
              <w:marBottom w:val="0"/>
              <w:divBdr>
                <w:top w:val="none" w:sz="0" w:space="0" w:color="auto"/>
                <w:left w:val="none" w:sz="0" w:space="0" w:color="auto"/>
                <w:bottom w:val="none" w:sz="0" w:space="0" w:color="auto"/>
                <w:right w:val="none" w:sz="0" w:space="0" w:color="auto"/>
              </w:divBdr>
            </w:div>
            <w:div w:id="2097283400">
              <w:marLeft w:val="0"/>
              <w:marRight w:val="0"/>
              <w:marTop w:val="0"/>
              <w:marBottom w:val="0"/>
              <w:divBdr>
                <w:top w:val="none" w:sz="0" w:space="0" w:color="auto"/>
                <w:left w:val="none" w:sz="0" w:space="0" w:color="auto"/>
                <w:bottom w:val="none" w:sz="0" w:space="0" w:color="auto"/>
                <w:right w:val="none" w:sz="0" w:space="0" w:color="auto"/>
              </w:divBdr>
            </w:div>
            <w:div w:id="2100328702">
              <w:marLeft w:val="0"/>
              <w:marRight w:val="0"/>
              <w:marTop w:val="0"/>
              <w:marBottom w:val="0"/>
              <w:divBdr>
                <w:top w:val="none" w:sz="0" w:space="0" w:color="auto"/>
                <w:left w:val="none" w:sz="0" w:space="0" w:color="auto"/>
                <w:bottom w:val="none" w:sz="0" w:space="0" w:color="auto"/>
                <w:right w:val="none" w:sz="0" w:space="0" w:color="auto"/>
              </w:divBdr>
            </w:div>
            <w:div w:id="2102681649">
              <w:marLeft w:val="0"/>
              <w:marRight w:val="0"/>
              <w:marTop w:val="0"/>
              <w:marBottom w:val="0"/>
              <w:divBdr>
                <w:top w:val="none" w:sz="0" w:space="0" w:color="auto"/>
                <w:left w:val="none" w:sz="0" w:space="0" w:color="auto"/>
                <w:bottom w:val="none" w:sz="0" w:space="0" w:color="auto"/>
                <w:right w:val="none" w:sz="0" w:space="0" w:color="auto"/>
              </w:divBdr>
            </w:div>
            <w:div w:id="2103063407">
              <w:marLeft w:val="0"/>
              <w:marRight w:val="0"/>
              <w:marTop w:val="0"/>
              <w:marBottom w:val="0"/>
              <w:divBdr>
                <w:top w:val="none" w:sz="0" w:space="0" w:color="auto"/>
                <w:left w:val="none" w:sz="0" w:space="0" w:color="auto"/>
                <w:bottom w:val="none" w:sz="0" w:space="0" w:color="auto"/>
                <w:right w:val="none" w:sz="0" w:space="0" w:color="auto"/>
              </w:divBdr>
            </w:div>
            <w:div w:id="2103337892">
              <w:marLeft w:val="0"/>
              <w:marRight w:val="0"/>
              <w:marTop w:val="0"/>
              <w:marBottom w:val="0"/>
              <w:divBdr>
                <w:top w:val="none" w:sz="0" w:space="0" w:color="auto"/>
                <w:left w:val="none" w:sz="0" w:space="0" w:color="auto"/>
                <w:bottom w:val="none" w:sz="0" w:space="0" w:color="auto"/>
                <w:right w:val="none" w:sz="0" w:space="0" w:color="auto"/>
              </w:divBdr>
            </w:div>
            <w:div w:id="2111050870">
              <w:marLeft w:val="0"/>
              <w:marRight w:val="0"/>
              <w:marTop w:val="0"/>
              <w:marBottom w:val="0"/>
              <w:divBdr>
                <w:top w:val="none" w:sz="0" w:space="0" w:color="auto"/>
                <w:left w:val="none" w:sz="0" w:space="0" w:color="auto"/>
                <w:bottom w:val="none" w:sz="0" w:space="0" w:color="auto"/>
                <w:right w:val="none" w:sz="0" w:space="0" w:color="auto"/>
              </w:divBdr>
            </w:div>
            <w:div w:id="2113284774">
              <w:marLeft w:val="0"/>
              <w:marRight w:val="0"/>
              <w:marTop w:val="0"/>
              <w:marBottom w:val="0"/>
              <w:divBdr>
                <w:top w:val="none" w:sz="0" w:space="0" w:color="auto"/>
                <w:left w:val="none" w:sz="0" w:space="0" w:color="auto"/>
                <w:bottom w:val="none" w:sz="0" w:space="0" w:color="auto"/>
                <w:right w:val="none" w:sz="0" w:space="0" w:color="auto"/>
              </w:divBdr>
            </w:div>
            <w:div w:id="2115780544">
              <w:marLeft w:val="0"/>
              <w:marRight w:val="0"/>
              <w:marTop w:val="0"/>
              <w:marBottom w:val="0"/>
              <w:divBdr>
                <w:top w:val="none" w:sz="0" w:space="0" w:color="auto"/>
                <w:left w:val="none" w:sz="0" w:space="0" w:color="auto"/>
                <w:bottom w:val="none" w:sz="0" w:space="0" w:color="auto"/>
                <w:right w:val="none" w:sz="0" w:space="0" w:color="auto"/>
              </w:divBdr>
            </w:div>
            <w:div w:id="2116442033">
              <w:marLeft w:val="0"/>
              <w:marRight w:val="0"/>
              <w:marTop w:val="0"/>
              <w:marBottom w:val="0"/>
              <w:divBdr>
                <w:top w:val="none" w:sz="0" w:space="0" w:color="auto"/>
                <w:left w:val="none" w:sz="0" w:space="0" w:color="auto"/>
                <w:bottom w:val="none" w:sz="0" w:space="0" w:color="auto"/>
                <w:right w:val="none" w:sz="0" w:space="0" w:color="auto"/>
              </w:divBdr>
            </w:div>
            <w:div w:id="2116559408">
              <w:marLeft w:val="0"/>
              <w:marRight w:val="0"/>
              <w:marTop w:val="0"/>
              <w:marBottom w:val="0"/>
              <w:divBdr>
                <w:top w:val="none" w:sz="0" w:space="0" w:color="auto"/>
                <w:left w:val="none" w:sz="0" w:space="0" w:color="auto"/>
                <w:bottom w:val="none" w:sz="0" w:space="0" w:color="auto"/>
                <w:right w:val="none" w:sz="0" w:space="0" w:color="auto"/>
              </w:divBdr>
            </w:div>
            <w:div w:id="2117361766">
              <w:marLeft w:val="0"/>
              <w:marRight w:val="0"/>
              <w:marTop w:val="360"/>
              <w:marBottom w:val="0"/>
              <w:divBdr>
                <w:top w:val="single" w:sz="6" w:space="0" w:color="auto"/>
                <w:left w:val="single" w:sz="6" w:space="0" w:color="auto"/>
                <w:bottom w:val="single" w:sz="6" w:space="0" w:color="auto"/>
                <w:right w:val="single" w:sz="6" w:space="0" w:color="auto"/>
              </w:divBdr>
            </w:div>
            <w:div w:id="2121298423">
              <w:marLeft w:val="0"/>
              <w:marRight w:val="0"/>
              <w:marTop w:val="0"/>
              <w:marBottom w:val="0"/>
              <w:divBdr>
                <w:top w:val="none" w:sz="0" w:space="0" w:color="auto"/>
                <w:left w:val="none" w:sz="0" w:space="0" w:color="auto"/>
                <w:bottom w:val="none" w:sz="0" w:space="0" w:color="auto"/>
                <w:right w:val="none" w:sz="0" w:space="0" w:color="auto"/>
              </w:divBdr>
            </w:div>
            <w:div w:id="2123259281">
              <w:marLeft w:val="0"/>
              <w:marRight w:val="0"/>
              <w:marTop w:val="0"/>
              <w:marBottom w:val="0"/>
              <w:divBdr>
                <w:top w:val="none" w:sz="0" w:space="0" w:color="auto"/>
                <w:left w:val="none" w:sz="0" w:space="0" w:color="auto"/>
                <w:bottom w:val="none" w:sz="0" w:space="0" w:color="auto"/>
                <w:right w:val="none" w:sz="0" w:space="0" w:color="auto"/>
              </w:divBdr>
            </w:div>
            <w:div w:id="2124109174">
              <w:marLeft w:val="0"/>
              <w:marRight w:val="0"/>
              <w:marTop w:val="0"/>
              <w:marBottom w:val="0"/>
              <w:divBdr>
                <w:top w:val="none" w:sz="0" w:space="0" w:color="auto"/>
                <w:left w:val="none" w:sz="0" w:space="0" w:color="auto"/>
                <w:bottom w:val="none" w:sz="0" w:space="0" w:color="auto"/>
                <w:right w:val="none" w:sz="0" w:space="0" w:color="auto"/>
              </w:divBdr>
              <w:divsChild>
                <w:div w:id="343946582">
                  <w:marLeft w:val="0"/>
                  <w:marRight w:val="0"/>
                  <w:marTop w:val="0"/>
                  <w:marBottom w:val="0"/>
                  <w:divBdr>
                    <w:top w:val="none" w:sz="0" w:space="0" w:color="auto"/>
                    <w:left w:val="none" w:sz="0" w:space="0" w:color="auto"/>
                    <w:bottom w:val="none" w:sz="0" w:space="0" w:color="auto"/>
                    <w:right w:val="none" w:sz="0" w:space="0" w:color="auto"/>
                  </w:divBdr>
                </w:div>
                <w:div w:id="554587747">
                  <w:marLeft w:val="0"/>
                  <w:marRight w:val="0"/>
                  <w:marTop w:val="0"/>
                  <w:marBottom w:val="0"/>
                  <w:divBdr>
                    <w:top w:val="none" w:sz="0" w:space="0" w:color="auto"/>
                    <w:left w:val="none" w:sz="0" w:space="0" w:color="auto"/>
                    <w:bottom w:val="none" w:sz="0" w:space="0" w:color="auto"/>
                    <w:right w:val="none" w:sz="0" w:space="0" w:color="auto"/>
                  </w:divBdr>
                </w:div>
                <w:div w:id="833103390">
                  <w:marLeft w:val="0"/>
                  <w:marRight w:val="0"/>
                  <w:marTop w:val="0"/>
                  <w:marBottom w:val="0"/>
                  <w:divBdr>
                    <w:top w:val="none" w:sz="0" w:space="0" w:color="auto"/>
                    <w:left w:val="none" w:sz="0" w:space="0" w:color="auto"/>
                    <w:bottom w:val="none" w:sz="0" w:space="0" w:color="auto"/>
                    <w:right w:val="none" w:sz="0" w:space="0" w:color="auto"/>
                  </w:divBdr>
                </w:div>
                <w:div w:id="837884251">
                  <w:marLeft w:val="0"/>
                  <w:marRight w:val="0"/>
                  <w:marTop w:val="0"/>
                  <w:marBottom w:val="0"/>
                  <w:divBdr>
                    <w:top w:val="none" w:sz="0" w:space="0" w:color="auto"/>
                    <w:left w:val="none" w:sz="0" w:space="0" w:color="auto"/>
                    <w:bottom w:val="none" w:sz="0" w:space="0" w:color="auto"/>
                    <w:right w:val="none" w:sz="0" w:space="0" w:color="auto"/>
                  </w:divBdr>
                </w:div>
                <w:div w:id="881862321">
                  <w:marLeft w:val="0"/>
                  <w:marRight w:val="0"/>
                  <w:marTop w:val="0"/>
                  <w:marBottom w:val="0"/>
                  <w:divBdr>
                    <w:top w:val="none" w:sz="0" w:space="0" w:color="auto"/>
                    <w:left w:val="none" w:sz="0" w:space="0" w:color="auto"/>
                    <w:bottom w:val="none" w:sz="0" w:space="0" w:color="auto"/>
                    <w:right w:val="none" w:sz="0" w:space="0" w:color="auto"/>
                  </w:divBdr>
                </w:div>
                <w:div w:id="990864140">
                  <w:marLeft w:val="0"/>
                  <w:marRight w:val="0"/>
                  <w:marTop w:val="0"/>
                  <w:marBottom w:val="0"/>
                  <w:divBdr>
                    <w:top w:val="none" w:sz="0" w:space="0" w:color="auto"/>
                    <w:left w:val="none" w:sz="0" w:space="0" w:color="auto"/>
                    <w:bottom w:val="none" w:sz="0" w:space="0" w:color="auto"/>
                    <w:right w:val="none" w:sz="0" w:space="0" w:color="auto"/>
                  </w:divBdr>
                </w:div>
                <w:div w:id="1022708750">
                  <w:marLeft w:val="0"/>
                  <w:marRight w:val="0"/>
                  <w:marTop w:val="0"/>
                  <w:marBottom w:val="0"/>
                  <w:divBdr>
                    <w:top w:val="none" w:sz="0" w:space="0" w:color="auto"/>
                    <w:left w:val="none" w:sz="0" w:space="0" w:color="auto"/>
                    <w:bottom w:val="none" w:sz="0" w:space="0" w:color="auto"/>
                    <w:right w:val="none" w:sz="0" w:space="0" w:color="auto"/>
                  </w:divBdr>
                </w:div>
                <w:div w:id="1280840987">
                  <w:marLeft w:val="0"/>
                  <w:marRight w:val="0"/>
                  <w:marTop w:val="0"/>
                  <w:marBottom w:val="0"/>
                  <w:divBdr>
                    <w:top w:val="none" w:sz="0" w:space="0" w:color="auto"/>
                    <w:left w:val="none" w:sz="0" w:space="0" w:color="auto"/>
                    <w:bottom w:val="none" w:sz="0" w:space="0" w:color="auto"/>
                    <w:right w:val="none" w:sz="0" w:space="0" w:color="auto"/>
                  </w:divBdr>
                </w:div>
                <w:div w:id="1357343354">
                  <w:marLeft w:val="0"/>
                  <w:marRight w:val="0"/>
                  <w:marTop w:val="0"/>
                  <w:marBottom w:val="0"/>
                  <w:divBdr>
                    <w:top w:val="none" w:sz="0" w:space="0" w:color="auto"/>
                    <w:left w:val="none" w:sz="0" w:space="0" w:color="auto"/>
                    <w:bottom w:val="none" w:sz="0" w:space="0" w:color="auto"/>
                    <w:right w:val="none" w:sz="0" w:space="0" w:color="auto"/>
                  </w:divBdr>
                </w:div>
                <w:div w:id="1445349891">
                  <w:marLeft w:val="0"/>
                  <w:marRight w:val="0"/>
                  <w:marTop w:val="0"/>
                  <w:marBottom w:val="0"/>
                  <w:divBdr>
                    <w:top w:val="none" w:sz="0" w:space="0" w:color="auto"/>
                    <w:left w:val="none" w:sz="0" w:space="0" w:color="auto"/>
                    <w:bottom w:val="none" w:sz="0" w:space="0" w:color="auto"/>
                    <w:right w:val="none" w:sz="0" w:space="0" w:color="auto"/>
                  </w:divBdr>
                </w:div>
                <w:div w:id="1521161291">
                  <w:marLeft w:val="0"/>
                  <w:marRight w:val="0"/>
                  <w:marTop w:val="0"/>
                  <w:marBottom w:val="0"/>
                  <w:divBdr>
                    <w:top w:val="none" w:sz="0" w:space="0" w:color="auto"/>
                    <w:left w:val="none" w:sz="0" w:space="0" w:color="auto"/>
                    <w:bottom w:val="none" w:sz="0" w:space="0" w:color="auto"/>
                    <w:right w:val="none" w:sz="0" w:space="0" w:color="auto"/>
                  </w:divBdr>
                </w:div>
                <w:div w:id="1837382441">
                  <w:marLeft w:val="0"/>
                  <w:marRight w:val="0"/>
                  <w:marTop w:val="0"/>
                  <w:marBottom w:val="0"/>
                  <w:divBdr>
                    <w:top w:val="none" w:sz="0" w:space="0" w:color="auto"/>
                    <w:left w:val="none" w:sz="0" w:space="0" w:color="auto"/>
                    <w:bottom w:val="none" w:sz="0" w:space="0" w:color="auto"/>
                    <w:right w:val="none" w:sz="0" w:space="0" w:color="auto"/>
                  </w:divBdr>
                </w:div>
                <w:div w:id="1885285545">
                  <w:marLeft w:val="0"/>
                  <w:marRight w:val="0"/>
                  <w:marTop w:val="0"/>
                  <w:marBottom w:val="0"/>
                  <w:divBdr>
                    <w:top w:val="none" w:sz="0" w:space="0" w:color="auto"/>
                    <w:left w:val="none" w:sz="0" w:space="0" w:color="auto"/>
                    <w:bottom w:val="none" w:sz="0" w:space="0" w:color="auto"/>
                    <w:right w:val="none" w:sz="0" w:space="0" w:color="auto"/>
                  </w:divBdr>
                </w:div>
                <w:div w:id="1920291971">
                  <w:marLeft w:val="0"/>
                  <w:marRight w:val="0"/>
                  <w:marTop w:val="0"/>
                  <w:marBottom w:val="0"/>
                  <w:divBdr>
                    <w:top w:val="none" w:sz="0" w:space="0" w:color="auto"/>
                    <w:left w:val="none" w:sz="0" w:space="0" w:color="auto"/>
                    <w:bottom w:val="none" w:sz="0" w:space="0" w:color="auto"/>
                    <w:right w:val="none" w:sz="0" w:space="0" w:color="auto"/>
                  </w:divBdr>
                </w:div>
                <w:div w:id="2019429219">
                  <w:marLeft w:val="0"/>
                  <w:marRight w:val="0"/>
                  <w:marTop w:val="0"/>
                  <w:marBottom w:val="0"/>
                  <w:divBdr>
                    <w:top w:val="none" w:sz="0" w:space="0" w:color="auto"/>
                    <w:left w:val="none" w:sz="0" w:space="0" w:color="auto"/>
                    <w:bottom w:val="none" w:sz="0" w:space="0" w:color="auto"/>
                    <w:right w:val="none" w:sz="0" w:space="0" w:color="auto"/>
                  </w:divBdr>
                </w:div>
                <w:div w:id="2029479942">
                  <w:marLeft w:val="0"/>
                  <w:marRight w:val="0"/>
                  <w:marTop w:val="0"/>
                  <w:marBottom w:val="0"/>
                  <w:divBdr>
                    <w:top w:val="none" w:sz="0" w:space="0" w:color="auto"/>
                    <w:left w:val="none" w:sz="0" w:space="0" w:color="auto"/>
                    <w:bottom w:val="none" w:sz="0" w:space="0" w:color="auto"/>
                    <w:right w:val="none" w:sz="0" w:space="0" w:color="auto"/>
                  </w:divBdr>
                </w:div>
                <w:div w:id="2079864388">
                  <w:marLeft w:val="0"/>
                  <w:marRight w:val="0"/>
                  <w:marTop w:val="0"/>
                  <w:marBottom w:val="0"/>
                  <w:divBdr>
                    <w:top w:val="none" w:sz="0" w:space="0" w:color="auto"/>
                    <w:left w:val="none" w:sz="0" w:space="0" w:color="auto"/>
                    <w:bottom w:val="none" w:sz="0" w:space="0" w:color="auto"/>
                    <w:right w:val="none" w:sz="0" w:space="0" w:color="auto"/>
                  </w:divBdr>
                </w:div>
                <w:div w:id="2131050377">
                  <w:marLeft w:val="0"/>
                  <w:marRight w:val="0"/>
                  <w:marTop w:val="0"/>
                  <w:marBottom w:val="0"/>
                  <w:divBdr>
                    <w:top w:val="none" w:sz="0" w:space="0" w:color="auto"/>
                    <w:left w:val="none" w:sz="0" w:space="0" w:color="auto"/>
                    <w:bottom w:val="none" w:sz="0" w:space="0" w:color="auto"/>
                    <w:right w:val="none" w:sz="0" w:space="0" w:color="auto"/>
                  </w:divBdr>
                </w:div>
              </w:divsChild>
            </w:div>
            <w:div w:id="2125609092">
              <w:marLeft w:val="0"/>
              <w:marRight w:val="0"/>
              <w:marTop w:val="0"/>
              <w:marBottom w:val="0"/>
              <w:divBdr>
                <w:top w:val="none" w:sz="0" w:space="0" w:color="auto"/>
                <w:left w:val="none" w:sz="0" w:space="0" w:color="auto"/>
                <w:bottom w:val="none" w:sz="0" w:space="0" w:color="auto"/>
                <w:right w:val="none" w:sz="0" w:space="0" w:color="auto"/>
              </w:divBdr>
            </w:div>
            <w:div w:id="2126579732">
              <w:marLeft w:val="0"/>
              <w:marRight w:val="0"/>
              <w:marTop w:val="0"/>
              <w:marBottom w:val="0"/>
              <w:divBdr>
                <w:top w:val="none" w:sz="0" w:space="0" w:color="auto"/>
                <w:left w:val="none" w:sz="0" w:space="0" w:color="auto"/>
                <w:bottom w:val="none" w:sz="0" w:space="0" w:color="auto"/>
                <w:right w:val="none" w:sz="0" w:space="0" w:color="auto"/>
              </w:divBdr>
            </w:div>
            <w:div w:id="2130472674">
              <w:marLeft w:val="0"/>
              <w:marRight w:val="0"/>
              <w:marTop w:val="0"/>
              <w:marBottom w:val="0"/>
              <w:divBdr>
                <w:top w:val="none" w:sz="0" w:space="0" w:color="auto"/>
                <w:left w:val="none" w:sz="0" w:space="0" w:color="auto"/>
                <w:bottom w:val="none" w:sz="0" w:space="0" w:color="auto"/>
                <w:right w:val="none" w:sz="0" w:space="0" w:color="auto"/>
              </w:divBdr>
            </w:div>
            <w:div w:id="2130663240">
              <w:marLeft w:val="0"/>
              <w:marRight w:val="0"/>
              <w:marTop w:val="0"/>
              <w:marBottom w:val="0"/>
              <w:divBdr>
                <w:top w:val="none" w:sz="0" w:space="0" w:color="auto"/>
                <w:left w:val="none" w:sz="0" w:space="0" w:color="auto"/>
                <w:bottom w:val="none" w:sz="0" w:space="0" w:color="auto"/>
                <w:right w:val="none" w:sz="0" w:space="0" w:color="auto"/>
              </w:divBdr>
            </w:div>
            <w:div w:id="2130783274">
              <w:marLeft w:val="0"/>
              <w:marRight w:val="0"/>
              <w:marTop w:val="0"/>
              <w:marBottom w:val="0"/>
              <w:divBdr>
                <w:top w:val="none" w:sz="0" w:space="0" w:color="auto"/>
                <w:left w:val="none" w:sz="0" w:space="0" w:color="auto"/>
                <w:bottom w:val="none" w:sz="0" w:space="0" w:color="auto"/>
                <w:right w:val="none" w:sz="0" w:space="0" w:color="auto"/>
              </w:divBdr>
            </w:div>
            <w:div w:id="2131119891">
              <w:marLeft w:val="0"/>
              <w:marRight w:val="0"/>
              <w:marTop w:val="0"/>
              <w:marBottom w:val="0"/>
              <w:divBdr>
                <w:top w:val="none" w:sz="0" w:space="0" w:color="auto"/>
                <w:left w:val="none" w:sz="0" w:space="0" w:color="auto"/>
                <w:bottom w:val="none" w:sz="0" w:space="0" w:color="auto"/>
                <w:right w:val="none" w:sz="0" w:space="0" w:color="auto"/>
              </w:divBdr>
            </w:div>
            <w:div w:id="2133555963">
              <w:marLeft w:val="0"/>
              <w:marRight w:val="0"/>
              <w:marTop w:val="0"/>
              <w:marBottom w:val="0"/>
              <w:divBdr>
                <w:top w:val="none" w:sz="0" w:space="0" w:color="auto"/>
                <w:left w:val="none" w:sz="0" w:space="0" w:color="auto"/>
                <w:bottom w:val="none" w:sz="0" w:space="0" w:color="auto"/>
                <w:right w:val="none" w:sz="0" w:space="0" w:color="auto"/>
              </w:divBdr>
            </w:div>
            <w:div w:id="2134669725">
              <w:marLeft w:val="0"/>
              <w:marRight w:val="0"/>
              <w:marTop w:val="0"/>
              <w:marBottom w:val="0"/>
              <w:divBdr>
                <w:top w:val="none" w:sz="0" w:space="0" w:color="auto"/>
                <w:left w:val="none" w:sz="0" w:space="0" w:color="auto"/>
                <w:bottom w:val="none" w:sz="0" w:space="0" w:color="auto"/>
                <w:right w:val="none" w:sz="0" w:space="0" w:color="auto"/>
              </w:divBdr>
            </w:div>
            <w:div w:id="2135905329">
              <w:marLeft w:val="0"/>
              <w:marRight w:val="0"/>
              <w:marTop w:val="0"/>
              <w:marBottom w:val="0"/>
              <w:divBdr>
                <w:top w:val="none" w:sz="0" w:space="0" w:color="auto"/>
                <w:left w:val="none" w:sz="0" w:space="0" w:color="auto"/>
                <w:bottom w:val="none" w:sz="0" w:space="0" w:color="auto"/>
                <w:right w:val="none" w:sz="0" w:space="0" w:color="auto"/>
              </w:divBdr>
            </w:div>
            <w:div w:id="2138375891">
              <w:marLeft w:val="0"/>
              <w:marRight w:val="0"/>
              <w:marTop w:val="0"/>
              <w:marBottom w:val="0"/>
              <w:divBdr>
                <w:top w:val="none" w:sz="0" w:space="0" w:color="auto"/>
                <w:left w:val="none" w:sz="0" w:space="0" w:color="auto"/>
                <w:bottom w:val="none" w:sz="0" w:space="0" w:color="auto"/>
                <w:right w:val="none" w:sz="0" w:space="0" w:color="auto"/>
              </w:divBdr>
            </w:div>
            <w:div w:id="2138914651">
              <w:marLeft w:val="0"/>
              <w:marRight w:val="0"/>
              <w:marTop w:val="0"/>
              <w:marBottom w:val="0"/>
              <w:divBdr>
                <w:top w:val="none" w:sz="0" w:space="0" w:color="auto"/>
                <w:left w:val="none" w:sz="0" w:space="0" w:color="auto"/>
                <w:bottom w:val="none" w:sz="0" w:space="0" w:color="auto"/>
                <w:right w:val="none" w:sz="0" w:space="0" w:color="auto"/>
              </w:divBdr>
            </w:div>
            <w:div w:id="2139058797">
              <w:marLeft w:val="0"/>
              <w:marRight w:val="0"/>
              <w:marTop w:val="0"/>
              <w:marBottom w:val="0"/>
              <w:divBdr>
                <w:top w:val="none" w:sz="0" w:space="0" w:color="auto"/>
                <w:left w:val="none" w:sz="0" w:space="0" w:color="auto"/>
                <w:bottom w:val="none" w:sz="0" w:space="0" w:color="auto"/>
                <w:right w:val="none" w:sz="0" w:space="0" w:color="auto"/>
              </w:divBdr>
            </w:div>
            <w:div w:id="2139645605">
              <w:marLeft w:val="0"/>
              <w:marRight w:val="0"/>
              <w:marTop w:val="0"/>
              <w:marBottom w:val="0"/>
              <w:divBdr>
                <w:top w:val="none" w:sz="0" w:space="0" w:color="auto"/>
                <w:left w:val="none" w:sz="0" w:space="0" w:color="auto"/>
                <w:bottom w:val="none" w:sz="0" w:space="0" w:color="auto"/>
                <w:right w:val="none" w:sz="0" w:space="0" w:color="auto"/>
              </w:divBdr>
            </w:div>
            <w:div w:id="2141804589">
              <w:marLeft w:val="0"/>
              <w:marRight w:val="0"/>
              <w:marTop w:val="0"/>
              <w:marBottom w:val="0"/>
              <w:divBdr>
                <w:top w:val="none" w:sz="0" w:space="0" w:color="auto"/>
                <w:left w:val="none" w:sz="0" w:space="0" w:color="auto"/>
                <w:bottom w:val="none" w:sz="0" w:space="0" w:color="auto"/>
                <w:right w:val="none" w:sz="0" w:space="0" w:color="auto"/>
              </w:divBdr>
            </w:div>
            <w:div w:id="2142376392">
              <w:marLeft w:val="0"/>
              <w:marRight w:val="0"/>
              <w:marTop w:val="0"/>
              <w:marBottom w:val="0"/>
              <w:divBdr>
                <w:top w:val="none" w:sz="0" w:space="0" w:color="auto"/>
                <w:left w:val="none" w:sz="0" w:space="0" w:color="auto"/>
                <w:bottom w:val="none" w:sz="0" w:space="0" w:color="auto"/>
                <w:right w:val="none" w:sz="0" w:space="0" w:color="auto"/>
              </w:divBdr>
            </w:div>
            <w:div w:id="214284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03711">
      <w:bodyDiv w:val="1"/>
      <w:marLeft w:val="0"/>
      <w:marRight w:val="0"/>
      <w:marTop w:val="0"/>
      <w:marBottom w:val="0"/>
      <w:divBdr>
        <w:top w:val="none" w:sz="0" w:space="0" w:color="auto"/>
        <w:left w:val="none" w:sz="0" w:space="0" w:color="auto"/>
        <w:bottom w:val="none" w:sz="0" w:space="0" w:color="auto"/>
        <w:right w:val="none" w:sz="0" w:space="0" w:color="auto"/>
      </w:divBdr>
      <w:divsChild>
        <w:div w:id="26684704">
          <w:marLeft w:val="0"/>
          <w:marRight w:val="0"/>
          <w:marTop w:val="0"/>
          <w:marBottom w:val="0"/>
          <w:divBdr>
            <w:top w:val="none" w:sz="0" w:space="0" w:color="auto"/>
            <w:left w:val="none" w:sz="0" w:space="0" w:color="auto"/>
            <w:bottom w:val="none" w:sz="0" w:space="0" w:color="auto"/>
            <w:right w:val="none" w:sz="0" w:space="0" w:color="auto"/>
          </w:divBdr>
        </w:div>
        <w:div w:id="33585238">
          <w:marLeft w:val="0"/>
          <w:marRight w:val="0"/>
          <w:marTop w:val="0"/>
          <w:marBottom w:val="0"/>
          <w:divBdr>
            <w:top w:val="none" w:sz="0" w:space="0" w:color="auto"/>
            <w:left w:val="none" w:sz="0" w:space="0" w:color="auto"/>
            <w:bottom w:val="none" w:sz="0" w:space="0" w:color="auto"/>
            <w:right w:val="none" w:sz="0" w:space="0" w:color="auto"/>
          </w:divBdr>
        </w:div>
        <w:div w:id="47850743">
          <w:marLeft w:val="0"/>
          <w:marRight w:val="0"/>
          <w:marTop w:val="0"/>
          <w:marBottom w:val="0"/>
          <w:divBdr>
            <w:top w:val="none" w:sz="0" w:space="0" w:color="auto"/>
            <w:left w:val="none" w:sz="0" w:space="0" w:color="auto"/>
            <w:bottom w:val="none" w:sz="0" w:space="0" w:color="auto"/>
            <w:right w:val="none" w:sz="0" w:space="0" w:color="auto"/>
          </w:divBdr>
        </w:div>
        <w:div w:id="171920717">
          <w:marLeft w:val="0"/>
          <w:marRight w:val="0"/>
          <w:marTop w:val="0"/>
          <w:marBottom w:val="0"/>
          <w:divBdr>
            <w:top w:val="none" w:sz="0" w:space="0" w:color="auto"/>
            <w:left w:val="none" w:sz="0" w:space="0" w:color="auto"/>
            <w:bottom w:val="none" w:sz="0" w:space="0" w:color="auto"/>
            <w:right w:val="none" w:sz="0" w:space="0" w:color="auto"/>
          </w:divBdr>
        </w:div>
        <w:div w:id="223568500">
          <w:marLeft w:val="0"/>
          <w:marRight w:val="0"/>
          <w:marTop w:val="0"/>
          <w:marBottom w:val="0"/>
          <w:divBdr>
            <w:top w:val="none" w:sz="0" w:space="0" w:color="auto"/>
            <w:left w:val="none" w:sz="0" w:space="0" w:color="auto"/>
            <w:bottom w:val="none" w:sz="0" w:space="0" w:color="auto"/>
            <w:right w:val="none" w:sz="0" w:space="0" w:color="auto"/>
          </w:divBdr>
        </w:div>
        <w:div w:id="239029192">
          <w:marLeft w:val="0"/>
          <w:marRight w:val="0"/>
          <w:marTop w:val="0"/>
          <w:marBottom w:val="0"/>
          <w:divBdr>
            <w:top w:val="none" w:sz="0" w:space="0" w:color="auto"/>
            <w:left w:val="none" w:sz="0" w:space="0" w:color="auto"/>
            <w:bottom w:val="none" w:sz="0" w:space="0" w:color="auto"/>
            <w:right w:val="none" w:sz="0" w:space="0" w:color="auto"/>
          </w:divBdr>
        </w:div>
        <w:div w:id="247884525">
          <w:marLeft w:val="0"/>
          <w:marRight w:val="0"/>
          <w:marTop w:val="0"/>
          <w:marBottom w:val="0"/>
          <w:divBdr>
            <w:top w:val="none" w:sz="0" w:space="0" w:color="auto"/>
            <w:left w:val="none" w:sz="0" w:space="0" w:color="auto"/>
            <w:bottom w:val="none" w:sz="0" w:space="0" w:color="auto"/>
            <w:right w:val="none" w:sz="0" w:space="0" w:color="auto"/>
          </w:divBdr>
        </w:div>
        <w:div w:id="248276775">
          <w:marLeft w:val="0"/>
          <w:marRight w:val="0"/>
          <w:marTop w:val="0"/>
          <w:marBottom w:val="0"/>
          <w:divBdr>
            <w:top w:val="none" w:sz="0" w:space="0" w:color="auto"/>
            <w:left w:val="none" w:sz="0" w:space="0" w:color="auto"/>
            <w:bottom w:val="none" w:sz="0" w:space="0" w:color="auto"/>
            <w:right w:val="none" w:sz="0" w:space="0" w:color="auto"/>
          </w:divBdr>
        </w:div>
        <w:div w:id="305549741">
          <w:marLeft w:val="0"/>
          <w:marRight w:val="0"/>
          <w:marTop w:val="0"/>
          <w:marBottom w:val="0"/>
          <w:divBdr>
            <w:top w:val="none" w:sz="0" w:space="0" w:color="auto"/>
            <w:left w:val="none" w:sz="0" w:space="0" w:color="auto"/>
            <w:bottom w:val="none" w:sz="0" w:space="0" w:color="auto"/>
            <w:right w:val="none" w:sz="0" w:space="0" w:color="auto"/>
          </w:divBdr>
        </w:div>
        <w:div w:id="312758265">
          <w:marLeft w:val="0"/>
          <w:marRight w:val="0"/>
          <w:marTop w:val="0"/>
          <w:marBottom w:val="0"/>
          <w:divBdr>
            <w:top w:val="none" w:sz="0" w:space="0" w:color="auto"/>
            <w:left w:val="none" w:sz="0" w:space="0" w:color="auto"/>
            <w:bottom w:val="none" w:sz="0" w:space="0" w:color="auto"/>
            <w:right w:val="none" w:sz="0" w:space="0" w:color="auto"/>
          </w:divBdr>
        </w:div>
        <w:div w:id="341736695">
          <w:marLeft w:val="0"/>
          <w:marRight w:val="0"/>
          <w:marTop w:val="0"/>
          <w:marBottom w:val="0"/>
          <w:divBdr>
            <w:top w:val="none" w:sz="0" w:space="0" w:color="auto"/>
            <w:left w:val="none" w:sz="0" w:space="0" w:color="auto"/>
            <w:bottom w:val="none" w:sz="0" w:space="0" w:color="auto"/>
            <w:right w:val="none" w:sz="0" w:space="0" w:color="auto"/>
          </w:divBdr>
        </w:div>
        <w:div w:id="358287267">
          <w:marLeft w:val="0"/>
          <w:marRight w:val="0"/>
          <w:marTop w:val="0"/>
          <w:marBottom w:val="0"/>
          <w:divBdr>
            <w:top w:val="none" w:sz="0" w:space="0" w:color="auto"/>
            <w:left w:val="none" w:sz="0" w:space="0" w:color="auto"/>
            <w:bottom w:val="none" w:sz="0" w:space="0" w:color="auto"/>
            <w:right w:val="none" w:sz="0" w:space="0" w:color="auto"/>
          </w:divBdr>
        </w:div>
        <w:div w:id="373193839">
          <w:marLeft w:val="0"/>
          <w:marRight w:val="0"/>
          <w:marTop w:val="0"/>
          <w:marBottom w:val="0"/>
          <w:divBdr>
            <w:top w:val="none" w:sz="0" w:space="0" w:color="auto"/>
            <w:left w:val="none" w:sz="0" w:space="0" w:color="auto"/>
            <w:bottom w:val="none" w:sz="0" w:space="0" w:color="auto"/>
            <w:right w:val="none" w:sz="0" w:space="0" w:color="auto"/>
          </w:divBdr>
        </w:div>
        <w:div w:id="382948685">
          <w:marLeft w:val="0"/>
          <w:marRight w:val="0"/>
          <w:marTop w:val="0"/>
          <w:marBottom w:val="0"/>
          <w:divBdr>
            <w:top w:val="none" w:sz="0" w:space="0" w:color="auto"/>
            <w:left w:val="none" w:sz="0" w:space="0" w:color="auto"/>
            <w:bottom w:val="none" w:sz="0" w:space="0" w:color="auto"/>
            <w:right w:val="none" w:sz="0" w:space="0" w:color="auto"/>
          </w:divBdr>
        </w:div>
        <w:div w:id="410977262">
          <w:marLeft w:val="0"/>
          <w:marRight w:val="0"/>
          <w:marTop w:val="0"/>
          <w:marBottom w:val="0"/>
          <w:divBdr>
            <w:top w:val="none" w:sz="0" w:space="0" w:color="auto"/>
            <w:left w:val="none" w:sz="0" w:space="0" w:color="auto"/>
            <w:bottom w:val="none" w:sz="0" w:space="0" w:color="auto"/>
            <w:right w:val="none" w:sz="0" w:space="0" w:color="auto"/>
          </w:divBdr>
        </w:div>
        <w:div w:id="468599591">
          <w:marLeft w:val="0"/>
          <w:marRight w:val="0"/>
          <w:marTop w:val="0"/>
          <w:marBottom w:val="0"/>
          <w:divBdr>
            <w:top w:val="none" w:sz="0" w:space="0" w:color="auto"/>
            <w:left w:val="none" w:sz="0" w:space="0" w:color="auto"/>
            <w:bottom w:val="none" w:sz="0" w:space="0" w:color="auto"/>
            <w:right w:val="none" w:sz="0" w:space="0" w:color="auto"/>
          </w:divBdr>
        </w:div>
        <w:div w:id="475298812">
          <w:marLeft w:val="0"/>
          <w:marRight w:val="0"/>
          <w:marTop w:val="0"/>
          <w:marBottom w:val="0"/>
          <w:divBdr>
            <w:top w:val="none" w:sz="0" w:space="0" w:color="auto"/>
            <w:left w:val="none" w:sz="0" w:space="0" w:color="auto"/>
            <w:bottom w:val="none" w:sz="0" w:space="0" w:color="auto"/>
            <w:right w:val="none" w:sz="0" w:space="0" w:color="auto"/>
          </w:divBdr>
        </w:div>
        <w:div w:id="522785145">
          <w:marLeft w:val="0"/>
          <w:marRight w:val="0"/>
          <w:marTop w:val="0"/>
          <w:marBottom w:val="0"/>
          <w:divBdr>
            <w:top w:val="none" w:sz="0" w:space="0" w:color="auto"/>
            <w:left w:val="none" w:sz="0" w:space="0" w:color="auto"/>
            <w:bottom w:val="none" w:sz="0" w:space="0" w:color="auto"/>
            <w:right w:val="none" w:sz="0" w:space="0" w:color="auto"/>
          </w:divBdr>
        </w:div>
        <w:div w:id="556891284">
          <w:marLeft w:val="0"/>
          <w:marRight w:val="0"/>
          <w:marTop w:val="0"/>
          <w:marBottom w:val="0"/>
          <w:divBdr>
            <w:top w:val="none" w:sz="0" w:space="0" w:color="auto"/>
            <w:left w:val="none" w:sz="0" w:space="0" w:color="auto"/>
            <w:bottom w:val="none" w:sz="0" w:space="0" w:color="auto"/>
            <w:right w:val="none" w:sz="0" w:space="0" w:color="auto"/>
          </w:divBdr>
        </w:div>
        <w:div w:id="558177936">
          <w:marLeft w:val="0"/>
          <w:marRight w:val="0"/>
          <w:marTop w:val="0"/>
          <w:marBottom w:val="0"/>
          <w:divBdr>
            <w:top w:val="none" w:sz="0" w:space="0" w:color="auto"/>
            <w:left w:val="none" w:sz="0" w:space="0" w:color="auto"/>
            <w:bottom w:val="none" w:sz="0" w:space="0" w:color="auto"/>
            <w:right w:val="none" w:sz="0" w:space="0" w:color="auto"/>
          </w:divBdr>
        </w:div>
        <w:div w:id="617832281">
          <w:marLeft w:val="0"/>
          <w:marRight w:val="0"/>
          <w:marTop w:val="0"/>
          <w:marBottom w:val="0"/>
          <w:divBdr>
            <w:top w:val="none" w:sz="0" w:space="0" w:color="auto"/>
            <w:left w:val="none" w:sz="0" w:space="0" w:color="auto"/>
            <w:bottom w:val="none" w:sz="0" w:space="0" w:color="auto"/>
            <w:right w:val="none" w:sz="0" w:space="0" w:color="auto"/>
          </w:divBdr>
        </w:div>
        <w:div w:id="620890680">
          <w:marLeft w:val="0"/>
          <w:marRight w:val="0"/>
          <w:marTop w:val="0"/>
          <w:marBottom w:val="0"/>
          <w:divBdr>
            <w:top w:val="none" w:sz="0" w:space="0" w:color="auto"/>
            <w:left w:val="none" w:sz="0" w:space="0" w:color="auto"/>
            <w:bottom w:val="none" w:sz="0" w:space="0" w:color="auto"/>
            <w:right w:val="none" w:sz="0" w:space="0" w:color="auto"/>
          </w:divBdr>
        </w:div>
        <w:div w:id="637034582">
          <w:marLeft w:val="0"/>
          <w:marRight w:val="0"/>
          <w:marTop w:val="0"/>
          <w:marBottom w:val="0"/>
          <w:divBdr>
            <w:top w:val="none" w:sz="0" w:space="0" w:color="auto"/>
            <w:left w:val="none" w:sz="0" w:space="0" w:color="auto"/>
            <w:bottom w:val="none" w:sz="0" w:space="0" w:color="auto"/>
            <w:right w:val="none" w:sz="0" w:space="0" w:color="auto"/>
          </w:divBdr>
        </w:div>
        <w:div w:id="640690230">
          <w:marLeft w:val="0"/>
          <w:marRight w:val="0"/>
          <w:marTop w:val="0"/>
          <w:marBottom w:val="0"/>
          <w:divBdr>
            <w:top w:val="none" w:sz="0" w:space="0" w:color="auto"/>
            <w:left w:val="none" w:sz="0" w:space="0" w:color="auto"/>
            <w:bottom w:val="none" w:sz="0" w:space="0" w:color="auto"/>
            <w:right w:val="none" w:sz="0" w:space="0" w:color="auto"/>
          </w:divBdr>
        </w:div>
        <w:div w:id="664940439">
          <w:marLeft w:val="0"/>
          <w:marRight w:val="0"/>
          <w:marTop w:val="0"/>
          <w:marBottom w:val="0"/>
          <w:divBdr>
            <w:top w:val="none" w:sz="0" w:space="0" w:color="auto"/>
            <w:left w:val="none" w:sz="0" w:space="0" w:color="auto"/>
            <w:bottom w:val="none" w:sz="0" w:space="0" w:color="auto"/>
            <w:right w:val="none" w:sz="0" w:space="0" w:color="auto"/>
          </w:divBdr>
        </w:div>
        <w:div w:id="697120253">
          <w:marLeft w:val="0"/>
          <w:marRight w:val="0"/>
          <w:marTop w:val="0"/>
          <w:marBottom w:val="0"/>
          <w:divBdr>
            <w:top w:val="none" w:sz="0" w:space="0" w:color="auto"/>
            <w:left w:val="none" w:sz="0" w:space="0" w:color="auto"/>
            <w:bottom w:val="none" w:sz="0" w:space="0" w:color="auto"/>
            <w:right w:val="none" w:sz="0" w:space="0" w:color="auto"/>
          </w:divBdr>
        </w:div>
        <w:div w:id="713433937">
          <w:marLeft w:val="0"/>
          <w:marRight w:val="0"/>
          <w:marTop w:val="0"/>
          <w:marBottom w:val="0"/>
          <w:divBdr>
            <w:top w:val="none" w:sz="0" w:space="0" w:color="auto"/>
            <w:left w:val="none" w:sz="0" w:space="0" w:color="auto"/>
            <w:bottom w:val="none" w:sz="0" w:space="0" w:color="auto"/>
            <w:right w:val="none" w:sz="0" w:space="0" w:color="auto"/>
          </w:divBdr>
        </w:div>
        <w:div w:id="720251102">
          <w:marLeft w:val="0"/>
          <w:marRight w:val="0"/>
          <w:marTop w:val="0"/>
          <w:marBottom w:val="0"/>
          <w:divBdr>
            <w:top w:val="none" w:sz="0" w:space="0" w:color="auto"/>
            <w:left w:val="none" w:sz="0" w:space="0" w:color="auto"/>
            <w:bottom w:val="none" w:sz="0" w:space="0" w:color="auto"/>
            <w:right w:val="none" w:sz="0" w:space="0" w:color="auto"/>
          </w:divBdr>
        </w:div>
        <w:div w:id="738552794">
          <w:marLeft w:val="0"/>
          <w:marRight w:val="0"/>
          <w:marTop w:val="0"/>
          <w:marBottom w:val="0"/>
          <w:divBdr>
            <w:top w:val="none" w:sz="0" w:space="0" w:color="auto"/>
            <w:left w:val="none" w:sz="0" w:space="0" w:color="auto"/>
            <w:bottom w:val="none" w:sz="0" w:space="0" w:color="auto"/>
            <w:right w:val="none" w:sz="0" w:space="0" w:color="auto"/>
          </w:divBdr>
        </w:div>
        <w:div w:id="781723822">
          <w:marLeft w:val="0"/>
          <w:marRight w:val="0"/>
          <w:marTop w:val="0"/>
          <w:marBottom w:val="0"/>
          <w:divBdr>
            <w:top w:val="none" w:sz="0" w:space="0" w:color="auto"/>
            <w:left w:val="none" w:sz="0" w:space="0" w:color="auto"/>
            <w:bottom w:val="none" w:sz="0" w:space="0" w:color="auto"/>
            <w:right w:val="none" w:sz="0" w:space="0" w:color="auto"/>
          </w:divBdr>
        </w:div>
        <w:div w:id="783694201">
          <w:marLeft w:val="0"/>
          <w:marRight w:val="0"/>
          <w:marTop w:val="0"/>
          <w:marBottom w:val="0"/>
          <w:divBdr>
            <w:top w:val="none" w:sz="0" w:space="0" w:color="auto"/>
            <w:left w:val="none" w:sz="0" w:space="0" w:color="auto"/>
            <w:bottom w:val="none" w:sz="0" w:space="0" w:color="auto"/>
            <w:right w:val="none" w:sz="0" w:space="0" w:color="auto"/>
          </w:divBdr>
        </w:div>
        <w:div w:id="802776188">
          <w:marLeft w:val="0"/>
          <w:marRight w:val="0"/>
          <w:marTop w:val="0"/>
          <w:marBottom w:val="0"/>
          <w:divBdr>
            <w:top w:val="none" w:sz="0" w:space="0" w:color="auto"/>
            <w:left w:val="none" w:sz="0" w:space="0" w:color="auto"/>
            <w:bottom w:val="none" w:sz="0" w:space="0" w:color="auto"/>
            <w:right w:val="none" w:sz="0" w:space="0" w:color="auto"/>
          </w:divBdr>
        </w:div>
        <w:div w:id="820078717">
          <w:marLeft w:val="0"/>
          <w:marRight w:val="0"/>
          <w:marTop w:val="0"/>
          <w:marBottom w:val="0"/>
          <w:divBdr>
            <w:top w:val="none" w:sz="0" w:space="0" w:color="auto"/>
            <w:left w:val="none" w:sz="0" w:space="0" w:color="auto"/>
            <w:bottom w:val="none" w:sz="0" w:space="0" w:color="auto"/>
            <w:right w:val="none" w:sz="0" w:space="0" w:color="auto"/>
          </w:divBdr>
        </w:div>
        <w:div w:id="832456947">
          <w:marLeft w:val="0"/>
          <w:marRight w:val="0"/>
          <w:marTop w:val="0"/>
          <w:marBottom w:val="0"/>
          <w:divBdr>
            <w:top w:val="none" w:sz="0" w:space="0" w:color="auto"/>
            <w:left w:val="none" w:sz="0" w:space="0" w:color="auto"/>
            <w:bottom w:val="none" w:sz="0" w:space="0" w:color="auto"/>
            <w:right w:val="none" w:sz="0" w:space="0" w:color="auto"/>
          </w:divBdr>
        </w:div>
        <w:div w:id="868564459">
          <w:marLeft w:val="0"/>
          <w:marRight w:val="0"/>
          <w:marTop w:val="0"/>
          <w:marBottom w:val="0"/>
          <w:divBdr>
            <w:top w:val="none" w:sz="0" w:space="0" w:color="auto"/>
            <w:left w:val="none" w:sz="0" w:space="0" w:color="auto"/>
            <w:bottom w:val="none" w:sz="0" w:space="0" w:color="auto"/>
            <w:right w:val="none" w:sz="0" w:space="0" w:color="auto"/>
          </w:divBdr>
        </w:div>
        <w:div w:id="968439819">
          <w:marLeft w:val="0"/>
          <w:marRight w:val="0"/>
          <w:marTop w:val="0"/>
          <w:marBottom w:val="0"/>
          <w:divBdr>
            <w:top w:val="none" w:sz="0" w:space="0" w:color="auto"/>
            <w:left w:val="none" w:sz="0" w:space="0" w:color="auto"/>
            <w:bottom w:val="none" w:sz="0" w:space="0" w:color="auto"/>
            <w:right w:val="none" w:sz="0" w:space="0" w:color="auto"/>
          </w:divBdr>
        </w:div>
        <w:div w:id="984239670">
          <w:marLeft w:val="0"/>
          <w:marRight w:val="0"/>
          <w:marTop w:val="0"/>
          <w:marBottom w:val="0"/>
          <w:divBdr>
            <w:top w:val="none" w:sz="0" w:space="0" w:color="auto"/>
            <w:left w:val="none" w:sz="0" w:space="0" w:color="auto"/>
            <w:bottom w:val="none" w:sz="0" w:space="0" w:color="auto"/>
            <w:right w:val="none" w:sz="0" w:space="0" w:color="auto"/>
          </w:divBdr>
        </w:div>
        <w:div w:id="1002004102">
          <w:marLeft w:val="0"/>
          <w:marRight w:val="0"/>
          <w:marTop w:val="0"/>
          <w:marBottom w:val="0"/>
          <w:divBdr>
            <w:top w:val="none" w:sz="0" w:space="0" w:color="auto"/>
            <w:left w:val="none" w:sz="0" w:space="0" w:color="auto"/>
            <w:bottom w:val="none" w:sz="0" w:space="0" w:color="auto"/>
            <w:right w:val="none" w:sz="0" w:space="0" w:color="auto"/>
          </w:divBdr>
        </w:div>
        <w:div w:id="1027291869">
          <w:marLeft w:val="0"/>
          <w:marRight w:val="0"/>
          <w:marTop w:val="0"/>
          <w:marBottom w:val="0"/>
          <w:divBdr>
            <w:top w:val="none" w:sz="0" w:space="0" w:color="auto"/>
            <w:left w:val="none" w:sz="0" w:space="0" w:color="auto"/>
            <w:bottom w:val="none" w:sz="0" w:space="0" w:color="auto"/>
            <w:right w:val="none" w:sz="0" w:space="0" w:color="auto"/>
          </w:divBdr>
        </w:div>
        <w:div w:id="1072195228">
          <w:marLeft w:val="0"/>
          <w:marRight w:val="0"/>
          <w:marTop w:val="0"/>
          <w:marBottom w:val="0"/>
          <w:divBdr>
            <w:top w:val="none" w:sz="0" w:space="0" w:color="auto"/>
            <w:left w:val="none" w:sz="0" w:space="0" w:color="auto"/>
            <w:bottom w:val="none" w:sz="0" w:space="0" w:color="auto"/>
            <w:right w:val="none" w:sz="0" w:space="0" w:color="auto"/>
          </w:divBdr>
        </w:div>
        <w:div w:id="1075276435">
          <w:marLeft w:val="0"/>
          <w:marRight w:val="0"/>
          <w:marTop w:val="0"/>
          <w:marBottom w:val="0"/>
          <w:divBdr>
            <w:top w:val="none" w:sz="0" w:space="0" w:color="auto"/>
            <w:left w:val="none" w:sz="0" w:space="0" w:color="auto"/>
            <w:bottom w:val="none" w:sz="0" w:space="0" w:color="auto"/>
            <w:right w:val="none" w:sz="0" w:space="0" w:color="auto"/>
          </w:divBdr>
        </w:div>
        <w:div w:id="1083798970">
          <w:marLeft w:val="0"/>
          <w:marRight w:val="0"/>
          <w:marTop w:val="0"/>
          <w:marBottom w:val="0"/>
          <w:divBdr>
            <w:top w:val="none" w:sz="0" w:space="0" w:color="auto"/>
            <w:left w:val="none" w:sz="0" w:space="0" w:color="auto"/>
            <w:bottom w:val="none" w:sz="0" w:space="0" w:color="auto"/>
            <w:right w:val="none" w:sz="0" w:space="0" w:color="auto"/>
          </w:divBdr>
        </w:div>
        <w:div w:id="1088501062">
          <w:marLeft w:val="0"/>
          <w:marRight w:val="0"/>
          <w:marTop w:val="0"/>
          <w:marBottom w:val="0"/>
          <w:divBdr>
            <w:top w:val="none" w:sz="0" w:space="0" w:color="auto"/>
            <w:left w:val="none" w:sz="0" w:space="0" w:color="auto"/>
            <w:bottom w:val="none" w:sz="0" w:space="0" w:color="auto"/>
            <w:right w:val="none" w:sz="0" w:space="0" w:color="auto"/>
          </w:divBdr>
        </w:div>
        <w:div w:id="1096637505">
          <w:marLeft w:val="0"/>
          <w:marRight w:val="0"/>
          <w:marTop w:val="0"/>
          <w:marBottom w:val="0"/>
          <w:divBdr>
            <w:top w:val="none" w:sz="0" w:space="0" w:color="auto"/>
            <w:left w:val="none" w:sz="0" w:space="0" w:color="auto"/>
            <w:bottom w:val="none" w:sz="0" w:space="0" w:color="auto"/>
            <w:right w:val="none" w:sz="0" w:space="0" w:color="auto"/>
          </w:divBdr>
        </w:div>
        <w:div w:id="1100953852">
          <w:marLeft w:val="0"/>
          <w:marRight w:val="0"/>
          <w:marTop w:val="0"/>
          <w:marBottom w:val="0"/>
          <w:divBdr>
            <w:top w:val="none" w:sz="0" w:space="0" w:color="auto"/>
            <w:left w:val="none" w:sz="0" w:space="0" w:color="auto"/>
            <w:bottom w:val="none" w:sz="0" w:space="0" w:color="auto"/>
            <w:right w:val="none" w:sz="0" w:space="0" w:color="auto"/>
          </w:divBdr>
        </w:div>
        <w:div w:id="1111244249">
          <w:marLeft w:val="0"/>
          <w:marRight w:val="0"/>
          <w:marTop w:val="0"/>
          <w:marBottom w:val="0"/>
          <w:divBdr>
            <w:top w:val="none" w:sz="0" w:space="0" w:color="auto"/>
            <w:left w:val="none" w:sz="0" w:space="0" w:color="auto"/>
            <w:bottom w:val="none" w:sz="0" w:space="0" w:color="auto"/>
            <w:right w:val="none" w:sz="0" w:space="0" w:color="auto"/>
          </w:divBdr>
        </w:div>
        <w:div w:id="1153721560">
          <w:marLeft w:val="0"/>
          <w:marRight w:val="0"/>
          <w:marTop w:val="0"/>
          <w:marBottom w:val="0"/>
          <w:divBdr>
            <w:top w:val="none" w:sz="0" w:space="0" w:color="auto"/>
            <w:left w:val="none" w:sz="0" w:space="0" w:color="auto"/>
            <w:bottom w:val="none" w:sz="0" w:space="0" w:color="auto"/>
            <w:right w:val="none" w:sz="0" w:space="0" w:color="auto"/>
          </w:divBdr>
        </w:div>
        <w:div w:id="1159225499">
          <w:marLeft w:val="0"/>
          <w:marRight w:val="0"/>
          <w:marTop w:val="0"/>
          <w:marBottom w:val="0"/>
          <w:divBdr>
            <w:top w:val="none" w:sz="0" w:space="0" w:color="auto"/>
            <w:left w:val="none" w:sz="0" w:space="0" w:color="auto"/>
            <w:bottom w:val="none" w:sz="0" w:space="0" w:color="auto"/>
            <w:right w:val="none" w:sz="0" w:space="0" w:color="auto"/>
          </w:divBdr>
        </w:div>
        <w:div w:id="1159270308">
          <w:marLeft w:val="0"/>
          <w:marRight w:val="0"/>
          <w:marTop w:val="0"/>
          <w:marBottom w:val="0"/>
          <w:divBdr>
            <w:top w:val="none" w:sz="0" w:space="0" w:color="auto"/>
            <w:left w:val="none" w:sz="0" w:space="0" w:color="auto"/>
            <w:bottom w:val="none" w:sz="0" w:space="0" w:color="auto"/>
            <w:right w:val="none" w:sz="0" w:space="0" w:color="auto"/>
          </w:divBdr>
        </w:div>
        <w:div w:id="1164051934">
          <w:marLeft w:val="0"/>
          <w:marRight w:val="0"/>
          <w:marTop w:val="0"/>
          <w:marBottom w:val="0"/>
          <w:divBdr>
            <w:top w:val="none" w:sz="0" w:space="0" w:color="auto"/>
            <w:left w:val="none" w:sz="0" w:space="0" w:color="auto"/>
            <w:bottom w:val="none" w:sz="0" w:space="0" w:color="auto"/>
            <w:right w:val="none" w:sz="0" w:space="0" w:color="auto"/>
          </w:divBdr>
        </w:div>
        <w:div w:id="1204101506">
          <w:marLeft w:val="0"/>
          <w:marRight w:val="0"/>
          <w:marTop w:val="0"/>
          <w:marBottom w:val="0"/>
          <w:divBdr>
            <w:top w:val="none" w:sz="0" w:space="0" w:color="auto"/>
            <w:left w:val="none" w:sz="0" w:space="0" w:color="auto"/>
            <w:bottom w:val="none" w:sz="0" w:space="0" w:color="auto"/>
            <w:right w:val="none" w:sz="0" w:space="0" w:color="auto"/>
          </w:divBdr>
        </w:div>
        <w:div w:id="1288272762">
          <w:marLeft w:val="0"/>
          <w:marRight w:val="0"/>
          <w:marTop w:val="0"/>
          <w:marBottom w:val="0"/>
          <w:divBdr>
            <w:top w:val="none" w:sz="0" w:space="0" w:color="auto"/>
            <w:left w:val="none" w:sz="0" w:space="0" w:color="auto"/>
            <w:bottom w:val="none" w:sz="0" w:space="0" w:color="auto"/>
            <w:right w:val="none" w:sz="0" w:space="0" w:color="auto"/>
          </w:divBdr>
        </w:div>
        <w:div w:id="1318537788">
          <w:marLeft w:val="0"/>
          <w:marRight w:val="0"/>
          <w:marTop w:val="0"/>
          <w:marBottom w:val="0"/>
          <w:divBdr>
            <w:top w:val="none" w:sz="0" w:space="0" w:color="auto"/>
            <w:left w:val="none" w:sz="0" w:space="0" w:color="auto"/>
            <w:bottom w:val="none" w:sz="0" w:space="0" w:color="auto"/>
            <w:right w:val="none" w:sz="0" w:space="0" w:color="auto"/>
          </w:divBdr>
        </w:div>
        <w:div w:id="1325234310">
          <w:marLeft w:val="0"/>
          <w:marRight w:val="0"/>
          <w:marTop w:val="0"/>
          <w:marBottom w:val="0"/>
          <w:divBdr>
            <w:top w:val="none" w:sz="0" w:space="0" w:color="auto"/>
            <w:left w:val="none" w:sz="0" w:space="0" w:color="auto"/>
            <w:bottom w:val="none" w:sz="0" w:space="0" w:color="auto"/>
            <w:right w:val="none" w:sz="0" w:space="0" w:color="auto"/>
          </w:divBdr>
        </w:div>
        <w:div w:id="1366828456">
          <w:marLeft w:val="0"/>
          <w:marRight w:val="0"/>
          <w:marTop w:val="0"/>
          <w:marBottom w:val="0"/>
          <w:divBdr>
            <w:top w:val="none" w:sz="0" w:space="0" w:color="auto"/>
            <w:left w:val="none" w:sz="0" w:space="0" w:color="auto"/>
            <w:bottom w:val="none" w:sz="0" w:space="0" w:color="auto"/>
            <w:right w:val="none" w:sz="0" w:space="0" w:color="auto"/>
          </w:divBdr>
        </w:div>
        <w:div w:id="1405302691">
          <w:marLeft w:val="0"/>
          <w:marRight w:val="0"/>
          <w:marTop w:val="0"/>
          <w:marBottom w:val="0"/>
          <w:divBdr>
            <w:top w:val="none" w:sz="0" w:space="0" w:color="auto"/>
            <w:left w:val="none" w:sz="0" w:space="0" w:color="auto"/>
            <w:bottom w:val="none" w:sz="0" w:space="0" w:color="auto"/>
            <w:right w:val="none" w:sz="0" w:space="0" w:color="auto"/>
          </w:divBdr>
        </w:div>
        <w:div w:id="1484155795">
          <w:marLeft w:val="0"/>
          <w:marRight w:val="0"/>
          <w:marTop w:val="0"/>
          <w:marBottom w:val="0"/>
          <w:divBdr>
            <w:top w:val="none" w:sz="0" w:space="0" w:color="auto"/>
            <w:left w:val="none" w:sz="0" w:space="0" w:color="auto"/>
            <w:bottom w:val="none" w:sz="0" w:space="0" w:color="auto"/>
            <w:right w:val="none" w:sz="0" w:space="0" w:color="auto"/>
          </w:divBdr>
        </w:div>
        <w:div w:id="1540892910">
          <w:marLeft w:val="0"/>
          <w:marRight w:val="0"/>
          <w:marTop w:val="0"/>
          <w:marBottom w:val="0"/>
          <w:divBdr>
            <w:top w:val="none" w:sz="0" w:space="0" w:color="auto"/>
            <w:left w:val="none" w:sz="0" w:space="0" w:color="auto"/>
            <w:bottom w:val="none" w:sz="0" w:space="0" w:color="auto"/>
            <w:right w:val="none" w:sz="0" w:space="0" w:color="auto"/>
          </w:divBdr>
        </w:div>
        <w:div w:id="1580795619">
          <w:marLeft w:val="0"/>
          <w:marRight w:val="0"/>
          <w:marTop w:val="0"/>
          <w:marBottom w:val="0"/>
          <w:divBdr>
            <w:top w:val="none" w:sz="0" w:space="0" w:color="auto"/>
            <w:left w:val="none" w:sz="0" w:space="0" w:color="auto"/>
            <w:bottom w:val="none" w:sz="0" w:space="0" w:color="auto"/>
            <w:right w:val="none" w:sz="0" w:space="0" w:color="auto"/>
          </w:divBdr>
        </w:div>
        <w:div w:id="1598052830">
          <w:marLeft w:val="0"/>
          <w:marRight w:val="0"/>
          <w:marTop w:val="0"/>
          <w:marBottom w:val="0"/>
          <w:divBdr>
            <w:top w:val="none" w:sz="0" w:space="0" w:color="auto"/>
            <w:left w:val="none" w:sz="0" w:space="0" w:color="auto"/>
            <w:bottom w:val="none" w:sz="0" w:space="0" w:color="auto"/>
            <w:right w:val="none" w:sz="0" w:space="0" w:color="auto"/>
          </w:divBdr>
        </w:div>
        <w:div w:id="1629387012">
          <w:marLeft w:val="0"/>
          <w:marRight w:val="0"/>
          <w:marTop w:val="0"/>
          <w:marBottom w:val="0"/>
          <w:divBdr>
            <w:top w:val="none" w:sz="0" w:space="0" w:color="auto"/>
            <w:left w:val="none" w:sz="0" w:space="0" w:color="auto"/>
            <w:bottom w:val="none" w:sz="0" w:space="0" w:color="auto"/>
            <w:right w:val="none" w:sz="0" w:space="0" w:color="auto"/>
          </w:divBdr>
        </w:div>
        <w:div w:id="1644003295">
          <w:marLeft w:val="0"/>
          <w:marRight w:val="0"/>
          <w:marTop w:val="0"/>
          <w:marBottom w:val="0"/>
          <w:divBdr>
            <w:top w:val="none" w:sz="0" w:space="0" w:color="auto"/>
            <w:left w:val="none" w:sz="0" w:space="0" w:color="auto"/>
            <w:bottom w:val="none" w:sz="0" w:space="0" w:color="auto"/>
            <w:right w:val="none" w:sz="0" w:space="0" w:color="auto"/>
          </w:divBdr>
        </w:div>
        <w:div w:id="1825900012">
          <w:marLeft w:val="0"/>
          <w:marRight w:val="0"/>
          <w:marTop w:val="0"/>
          <w:marBottom w:val="0"/>
          <w:divBdr>
            <w:top w:val="none" w:sz="0" w:space="0" w:color="auto"/>
            <w:left w:val="none" w:sz="0" w:space="0" w:color="auto"/>
            <w:bottom w:val="none" w:sz="0" w:space="0" w:color="auto"/>
            <w:right w:val="none" w:sz="0" w:space="0" w:color="auto"/>
          </w:divBdr>
        </w:div>
        <w:div w:id="1900286101">
          <w:marLeft w:val="0"/>
          <w:marRight w:val="0"/>
          <w:marTop w:val="0"/>
          <w:marBottom w:val="0"/>
          <w:divBdr>
            <w:top w:val="none" w:sz="0" w:space="0" w:color="auto"/>
            <w:left w:val="none" w:sz="0" w:space="0" w:color="auto"/>
            <w:bottom w:val="none" w:sz="0" w:space="0" w:color="auto"/>
            <w:right w:val="none" w:sz="0" w:space="0" w:color="auto"/>
          </w:divBdr>
        </w:div>
        <w:div w:id="1917664892">
          <w:marLeft w:val="0"/>
          <w:marRight w:val="0"/>
          <w:marTop w:val="0"/>
          <w:marBottom w:val="0"/>
          <w:divBdr>
            <w:top w:val="none" w:sz="0" w:space="0" w:color="auto"/>
            <w:left w:val="none" w:sz="0" w:space="0" w:color="auto"/>
            <w:bottom w:val="none" w:sz="0" w:space="0" w:color="auto"/>
            <w:right w:val="none" w:sz="0" w:space="0" w:color="auto"/>
          </w:divBdr>
        </w:div>
        <w:div w:id="1972010466">
          <w:marLeft w:val="0"/>
          <w:marRight w:val="0"/>
          <w:marTop w:val="0"/>
          <w:marBottom w:val="0"/>
          <w:divBdr>
            <w:top w:val="none" w:sz="0" w:space="0" w:color="auto"/>
            <w:left w:val="none" w:sz="0" w:space="0" w:color="auto"/>
            <w:bottom w:val="none" w:sz="0" w:space="0" w:color="auto"/>
            <w:right w:val="none" w:sz="0" w:space="0" w:color="auto"/>
          </w:divBdr>
        </w:div>
        <w:div w:id="2054769021">
          <w:marLeft w:val="0"/>
          <w:marRight w:val="0"/>
          <w:marTop w:val="0"/>
          <w:marBottom w:val="0"/>
          <w:divBdr>
            <w:top w:val="none" w:sz="0" w:space="0" w:color="auto"/>
            <w:left w:val="none" w:sz="0" w:space="0" w:color="auto"/>
            <w:bottom w:val="none" w:sz="0" w:space="0" w:color="auto"/>
            <w:right w:val="none" w:sz="0" w:space="0" w:color="auto"/>
          </w:divBdr>
        </w:div>
        <w:div w:id="2084181388">
          <w:marLeft w:val="0"/>
          <w:marRight w:val="0"/>
          <w:marTop w:val="0"/>
          <w:marBottom w:val="0"/>
          <w:divBdr>
            <w:top w:val="none" w:sz="0" w:space="0" w:color="auto"/>
            <w:left w:val="none" w:sz="0" w:space="0" w:color="auto"/>
            <w:bottom w:val="none" w:sz="0" w:space="0" w:color="auto"/>
            <w:right w:val="none" w:sz="0" w:space="0" w:color="auto"/>
          </w:divBdr>
        </w:div>
        <w:div w:id="2090806953">
          <w:marLeft w:val="0"/>
          <w:marRight w:val="0"/>
          <w:marTop w:val="0"/>
          <w:marBottom w:val="0"/>
          <w:divBdr>
            <w:top w:val="none" w:sz="0" w:space="0" w:color="auto"/>
            <w:left w:val="none" w:sz="0" w:space="0" w:color="auto"/>
            <w:bottom w:val="none" w:sz="0" w:space="0" w:color="auto"/>
            <w:right w:val="none" w:sz="0" w:space="0" w:color="auto"/>
          </w:divBdr>
        </w:div>
        <w:div w:id="2098477324">
          <w:marLeft w:val="0"/>
          <w:marRight w:val="0"/>
          <w:marTop w:val="0"/>
          <w:marBottom w:val="0"/>
          <w:divBdr>
            <w:top w:val="none" w:sz="0" w:space="0" w:color="auto"/>
            <w:left w:val="none" w:sz="0" w:space="0" w:color="auto"/>
            <w:bottom w:val="none" w:sz="0" w:space="0" w:color="auto"/>
            <w:right w:val="none" w:sz="0" w:space="0" w:color="auto"/>
          </w:divBdr>
        </w:div>
        <w:div w:id="2129085165">
          <w:marLeft w:val="0"/>
          <w:marRight w:val="0"/>
          <w:marTop w:val="0"/>
          <w:marBottom w:val="0"/>
          <w:divBdr>
            <w:top w:val="none" w:sz="0" w:space="0" w:color="auto"/>
            <w:left w:val="none" w:sz="0" w:space="0" w:color="auto"/>
            <w:bottom w:val="none" w:sz="0" w:space="0" w:color="auto"/>
            <w:right w:val="none" w:sz="0" w:space="0" w:color="auto"/>
          </w:divBdr>
        </w:div>
      </w:divsChild>
    </w:div>
    <w:div w:id="922254001">
      <w:bodyDiv w:val="1"/>
      <w:marLeft w:val="0"/>
      <w:marRight w:val="0"/>
      <w:marTop w:val="0"/>
      <w:marBottom w:val="0"/>
      <w:divBdr>
        <w:top w:val="none" w:sz="0" w:space="0" w:color="auto"/>
        <w:left w:val="none" w:sz="0" w:space="0" w:color="auto"/>
        <w:bottom w:val="none" w:sz="0" w:space="0" w:color="auto"/>
        <w:right w:val="none" w:sz="0" w:space="0" w:color="auto"/>
      </w:divBdr>
      <w:divsChild>
        <w:div w:id="1429040916">
          <w:marLeft w:val="0"/>
          <w:marRight w:val="0"/>
          <w:marTop w:val="0"/>
          <w:marBottom w:val="0"/>
          <w:divBdr>
            <w:top w:val="none" w:sz="0" w:space="0" w:color="auto"/>
            <w:left w:val="none" w:sz="0" w:space="0" w:color="auto"/>
            <w:bottom w:val="none" w:sz="0" w:space="0" w:color="auto"/>
            <w:right w:val="none" w:sz="0" w:space="0" w:color="auto"/>
          </w:divBdr>
          <w:divsChild>
            <w:div w:id="745495285">
              <w:marLeft w:val="0"/>
              <w:marRight w:val="0"/>
              <w:marTop w:val="0"/>
              <w:marBottom w:val="0"/>
              <w:divBdr>
                <w:top w:val="none" w:sz="0" w:space="0" w:color="auto"/>
                <w:left w:val="none" w:sz="0" w:space="0" w:color="auto"/>
                <w:bottom w:val="none" w:sz="0" w:space="0" w:color="auto"/>
                <w:right w:val="none" w:sz="0" w:space="0" w:color="auto"/>
              </w:divBdr>
            </w:div>
            <w:div w:id="475535641">
              <w:marLeft w:val="0"/>
              <w:marRight w:val="0"/>
              <w:marTop w:val="0"/>
              <w:marBottom w:val="0"/>
              <w:divBdr>
                <w:top w:val="none" w:sz="0" w:space="0" w:color="auto"/>
                <w:left w:val="none" w:sz="0" w:space="0" w:color="auto"/>
                <w:bottom w:val="none" w:sz="0" w:space="0" w:color="auto"/>
                <w:right w:val="none" w:sz="0" w:space="0" w:color="auto"/>
              </w:divBdr>
            </w:div>
            <w:div w:id="1359813798">
              <w:marLeft w:val="0"/>
              <w:marRight w:val="0"/>
              <w:marTop w:val="0"/>
              <w:marBottom w:val="0"/>
              <w:divBdr>
                <w:top w:val="none" w:sz="0" w:space="0" w:color="auto"/>
                <w:left w:val="none" w:sz="0" w:space="0" w:color="auto"/>
                <w:bottom w:val="none" w:sz="0" w:space="0" w:color="auto"/>
                <w:right w:val="none" w:sz="0" w:space="0" w:color="auto"/>
              </w:divBdr>
            </w:div>
            <w:div w:id="726996898">
              <w:marLeft w:val="0"/>
              <w:marRight w:val="0"/>
              <w:marTop w:val="0"/>
              <w:marBottom w:val="0"/>
              <w:divBdr>
                <w:top w:val="none" w:sz="0" w:space="0" w:color="auto"/>
                <w:left w:val="none" w:sz="0" w:space="0" w:color="auto"/>
                <w:bottom w:val="none" w:sz="0" w:space="0" w:color="auto"/>
                <w:right w:val="none" w:sz="0" w:space="0" w:color="auto"/>
              </w:divBdr>
            </w:div>
            <w:div w:id="991712657">
              <w:marLeft w:val="0"/>
              <w:marRight w:val="0"/>
              <w:marTop w:val="0"/>
              <w:marBottom w:val="0"/>
              <w:divBdr>
                <w:top w:val="none" w:sz="0" w:space="0" w:color="auto"/>
                <w:left w:val="none" w:sz="0" w:space="0" w:color="auto"/>
                <w:bottom w:val="none" w:sz="0" w:space="0" w:color="auto"/>
                <w:right w:val="none" w:sz="0" w:space="0" w:color="auto"/>
              </w:divBdr>
            </w:div>
            <w:div w:id="1130198636">
              <w:marLeft w:val="0"/>
              <w:marRight w:val="0"/>
              <w:marTop w:val="0"/>
              <w:marBottom w:val="0"/>
              <w:divBdr>
                <w:top w:val="none" w:sz="0" w:space="0" w:color="auto"/>
                <w:left w:val="none" w:sz="0" w:space="0" w:color="auto"/>
                <w:bottom w:val="none" w:sz="0" w:space="0" w:color="auto"/>
                <w:right w:val="none" w:sz="0" w:space="0" w:color="auto"/>
              </w:divBdr>
            </w:div>
            <w:div w:id="976228562">
              <w:marLeft w:val="0"/>
              <w:marRight w:val="0"/>
              <w:marTop w:val="0"/>
              <w:marBottom w:val="0"/>
              <w:divBdr>
                <w:top w:val="none" w:sz="0" w:space="0" w:color="auto"/>
                <w:left w:val="none" w:sz="0" w:space="0" w:color="auto"/>
                <w:bottom w:val="none" w:sz="0" w:space="0" w:color="auto"/>
                <w:right w:val="none" w:sz="0" w:space="0" w:color="auto"/>
              </w:divBdr>
            </w:div>
            <w:div w:id="1175850442">
              <w:marLeft w:val="0"/>
              <w:marRight w:val="0"/>
              <w:marTop w:val="0"/>
              <w:marBottom w:val="0"/>
              <w:divBdr>
                <w:top w:val="none" w:sz="0" w:space="0" w:color="auto"/>
                <w:left w:val="none" w:sz="0" w:space="0" w:color="auto"/>
                <w:bottom w:val="none" w:sz="0" w:space="0" w:color="auto"/>
                <w:right w:val="none" w:sz="0" w:space="0" w:color="auto"/>
              </w:divBdr>
            </w:div>
            <w:div w:id="210308741">
              <w:marLeft w:val="0"/>
              <w:marRight w:val="0"/>
              <w:marTop w:val="0"/>
              <w:marBottom w:val="0"/>
              <w:divBdr>
                <w:top w:val="none" w:sz="0" w:space="0" w:color="auto"/>
                <w:left w:val="none" w:sz="0" w:space="0" w:color="auto"/>
                <w:bottom w:val="none" w:sz="0" w:space="0" w:color="auto"/>
                <w:right w:val="none" w:sz="0" w:space="0" w:color="auto"/>
              </w:divBdr>
            </w:div>
            <w:div w:id="216161190">
              <w:marLeft w:val="0"/>
              <w:marRight w:val="0"/>
              <w:marTop w:val="0"/>
              <w:marBottom w:val="0"/>
              <w:divBdr>
                <w:top w:val="none" w:sz="0" w:space="0" w:color="auto"/>
                <w:left w:val="none" w:sz="0" w:space="0" w:color="auto"/>
                <w:bottom w:val="none" w:sz="0" w:space="0" w:color="auto"/>
                <w:right w:val="none" w:sz="0" w:space="0" w:color="auto"/>
              </w:divBdr>
            </w:div>
            <w:div w:id="80687681">
              <w:marLeft w:val="0"/>
              <w:marRight w:val="0"/>
              <w:marTop w:val="0"/>
              <w:marBottom w:val="0"/>
              <w:divBdr>
                <w:top w:val="none" w:sz="0" w:space="0" w:color="auto"/>
                <w:left w:val="none" w:sz="0" w:space="0" w:color="auto"/>
                <w:bottom w:val="none" w:sz="0" w:space="0" w:color="auto"/>
                <w:right w:val="none" w:sz="0" w:space="0" w:color="auto"/>
              </w:divBdr>
            </w:div>
            <w:div w:id="77749202">
              <w:marLeft w:val="0"/>
              <w:marRight w:val="0"/>
              <w:marTop w:val="0"/>
              <w:marBottom w:val="0"/>
              <w:divBdr>
                <w:top w:val="none" w:sz="0" w:space="0" w:color="auto"/>
                <w:left w:val="none" w:sz="0" w:space="0" w:color="auto"/>
                <w:bottom w:val="none" w:sz="0" w:space="0" w:color="auto"/>
                <w:right w:val="none" w:sz="0" w:space="0" w:color="auto"/>
              </w:divBdr>
            </w:div>
            <w:div w:id="621150211">
              <w:marLeft w:val="0"/>
              <w:marRight w:val="0"/>
              <w:marTop w:val="0"/>
              <w:marBottom w:val="0"/>
              <w:divBdr>
                <w:top w:val="none" w:sz="0" w:space="0" w:color="auto"/>
                <w:left w:val="none" w:sz="0" w:space="0" w:color="auto"/>
                <w:bottom w:val="none" w:sz="0" w:space="0" w:color="auto"/>
                <w:right w:val="none" w:sz="0" w:space="0" w:color="auto"/>
              </w:divBdr>
            </w:div>
            <w:div w:id="2133089217">
              <w:marLeft w:val="0"/>
              <w:marRight w:val="0"/>
              <w:marTop w:val="0"/>
              <w:marBottom w:val="0"/>
              <w:divBdr>
                <w:top w:val="none" w:sz="0" w:space="0" w:color="auto"/>
                <w:left w:val="none" w:sz="0" w:space="0" w:color="auto"/>
                <w:bottom w:val="none" w:sz="0" w:space="0" w:color="auto"/>
                <w:right w:val="none" w:sz="0" w:space="0" w:color="auto"/>
              </w:divBdr>
            </w:div>
            <w:div w:id="379715889">
              <w:marLeft w:val="0"/>
              <w:marRight w:val="0"/>
              <w:marTop w:val="0"/>
              <w:marBottom w:val="0"/>
              <w:divBdr>
                <w:top w:val="none" w:sz="0" w:space="0" w:color="auto"/>
                <w:left w:val="none" w:sz="0" w:space="0" w:color="auto"/>
                <w:bottom w:val="none" w:sz="0" w:space="0" w:color="auto"/>
                <w:right w:val="none" w:sz="0" w:space="0" w:color="auto"/>
              </w:divBdr>
            </w:div>
            <w:div w:id="1176001307">
              <w:marLeft w:val="0"/>
              <w:marRight w:val="0"/>
              <w:marTop w:val="0"/>
              <w:marBottom w:val="0"/>
              <w:divBdr>
                <w:top w:val="none" w:sz="0" w:space="0" w:color="auto"/>
                <w:left w:val="none" w:sz="0" w:space="0" w:color="auto"/>
                <w:bottom w:val="none" w:sz="0" w:space="0" w:color="auto"/>
                <w:right w:val="none" w:sz="0" w:space="0" w:color="auto"/>
              </w:divBdr>
            </w:div>
            <w:div w:id="948388199">
              <w:marLeft w:val="0"/>
              <w:marRight w:val="0"/>
              <w:marTop w:val="0"/>
              <w:marBottom w:val="0"/>
              <w:divBdr>
                <w:top w:val="none" w:sz="0" w:space="0" w:color="auto"/>
                <w:left w:val="none" w:sz="0" w:space="0" w:color="auto"/>
                <w:bottom w:val="none" w:sz="0" w:space="0" w:color="auto"/>
                <w:right w:val="none" w:sz="0" w:space="0" w:color="auto"/>
              </w:divBdr>
            </w:div>
            <w:div w:id="671378482">
              <w:marLeft w:val="0"/>
              <w:marRight w:val="0"/>
              <w:marTop w:val="0"/>
              <w:marBottom w:val="0"/>
              <w:divBdr>
                <w:top w:val="none" w:sz="0" w:space="0" w:color="auto"/>
                <w:left w:val="none" w:sz="0" w:space="0" w:color="auto"/>
                <w:bottom w:val="none" w:sz="0" w:space="0" w:color="auto"/>
                <w:right w:val="none" w:sz="0" w:space="0" w:color="auto"/>
              </w:divBdr>
            </w:div>
            <w:div w:id="1881898694">
              <w:marLeft w:val="0"/>
              <w:marRight w:val="0"/>
              <w:marTop w:val="0"/>
              <w:marBottom w:val="0"/>
              <w:divBdr>
                <w:top w:val="none" w:sz="0" w:space="0" w:color="auto"/>
                <w:left w:val="none" w:sz="0" w:space="0" w:color="auto"/>
                <w:bottom w:val="none" w:sz="0" w:space="0" w:color="auto"/>
                <w:right w:val="none" w:sz="0" w:space="0" w:color="auto"/>
              </w:divBdr>
            </w:div>
            <w:div w:id="794837441">
              <w:marLeft w:val="0"/>
              <w:marRight w:val="0"/>
              <w:marTop w:val="0"/>
              <w:marBottom w:val="0"/>
              <w:divBdr>
                <w:top w:val="none" w:sz="0" w:space="0" w:color="auto"/>
                <w:left w:val="none" w:sz="0" w:space="0" w:color="auto"/>
                <w:bottom w:val="none" w:sz="0" w:space="0" w:color="auto"/>
                <w:right w:val="none" w:sz="0" w:space="0" w:color="auto"/>
              </w:divBdr>
            </w:div>
            <w:div w:id="624434050">
              <w:marLeft w:val="0"/>
              <w:marRight w:val="0"/>
              <w:marTop w:val="0"/>
              <w:marBottom w:val="0"/>
              <w:divBdr>
                <w:top w:val="none" w:sz="0" w:space="0" w:color="auto"/>
                <w:left w:val="none" w:sz="0" w:space="0" w:color="auto"/>
                <w:bottom w:val="none" w:sz="0" w:space="0" w:color="auto"/>
                <w:right w:val="none" w:sz="0" w:space="0" w:color="auto"/>
              </w:divBdr>
            </w:div>
            <w:div w:id="1557162392">
              <w:marLeft w:val="0"/>
              <w:marRight w:val="0"/>
              <w:marTop w:val="0"/>
              <w:marBottom w:val="0"/>
              <w:divBdr>
                <w:top w:val="none" w:sz="0" w:space="0" w:color="auto"/>
                <w:left w:val="none" w:sz="0" w:space="0" w:color="auto"/>
                <w:bottom w:val="none" w:sz="0" w:space="0" w:color="auto"/>
                <w:right w:val="none" w:sz="0" w:space="0" w:color="auto"/>
              </w:divBdr>
            </w:div>
            <w:div w:id="280308135">
              <w:marLeft w:val="0"/>
              <w:marRight w:val="0"/>
              <w:marTop w:val="0"/>
              <w:marBottom w:val="0"/>
              <w:divBdr>
                <w:top w:val="none" w:sz="0" w:space="0" w:color="auto"/>
                <w:left w:val="none" w:sz="0" w:space="0" w:color="auto"/>
                <w:bottom w:val="none" w:sz="0" w:space="0" w:color="auto"/>
                <w:right w:val="none" w:sz="0" w:space="0" w:color="auto"/>
              </w:divBdr>
            </w:div>
            <w:div w:id="13191970">
              <w:marLeft w:val="0"/>
              <w:marRight w:val="0"/>
              <w:marTop w:val="0"/>
              <w:marBottom w:val="0"/>
              <w:divBdr>
                <w:top w:val="none" w:sz="0" w:space="0" w:color="auto"/>
                <w:left w:val="none" w:sz="0" w:space="0" w:color="auto"/>
                <w:bottom w:val="none" w:sz="0" w:space="0" w:color="auto"/>
                <w:right w:val="none" w:sz="0" w:space="0" w:color="auto"/>
              </w:divBdr>
            </w:div>
            <w:div w:id="1923903513">
              <w:marLeft w:val="0"/>
              <w:marRight w:val="0"/>
              <w:marTop w:val="0"/>
              <w:marBottom w:val="0"/>
              <w:divBdr>
                <w:top w:val="none" w:sz="0" w:space="0" w:color="auto"/>
                <w:left w:val="none" w:sz="0" w:space="0" w:color="auto"/>
                <w:bottom w:val="none" w:sz="0" w:space="0" w:color="auto"/>
                <w:right w:val="none" w:sz="0" w:space="0" w:color="auto"/>
              </w:divBdr>
            </w:div>
            <w:div w:id="198320033">
              <w:marLeft w:val="0"/>
              <w:marRight w:val="0"/>
              <w:marTop w:val="0"/>
              <w:marBottom w:val="0"/>
              <w:divBdr>
                <w:top w:val="none" w:sz="0" w:space="0" w:color="auto"/>
                <w:left w:val="none" w:sz="0" w:space="0" w:color="auto"/>
                <w:bottom w:val="none" w:sz="0" w:space="0" w:color="auto"/>
                <w:right w:val="none" w:sz="0" w:space="0" w:color="auto"/>
              </w:divBdr>
            </w:div>
            <w:div w:id="1727337311">
              <w:marLeft w:val="0"/>
              <w:marRight w:val="0"/>
              <w:marTop w:val="0"/>
              <w:marBottom w:val="0"/>
              <w:divBdr>
                <w:top w:val="none" w:sz="0" w:space="0" w:color="auto"/>
                <w:left w:val="none" w:sz="0" w:space="0" w:color="auto"/>
                <w:bottom w:val="none" w:sz="0" w:space="0" w:color="auto"/>
                <w:right w:val="none" w:sz="0" w:space="0" w:color="auto"/>
              </w:divBdr>
            </w:div>
            <w:div w:id="575209920">
              <w:marLeft w:val="0"/>
              <w:marRight w:val="0"/>
              <w:marTop w:val="0"/>
              <w:marBottom w:val="0"/>
              <w:divBdr>
                <w:top w:val="none" w:sz="0" w:space="0" w:color="auto"/>
                <w:left w:val="none" w:sz="0" w:space="0" w:color="auto"/>
                <w:bottom w:val="none" w:sz="0" w:space="0" w:color="auto"/>
                <w:right w:val="none" w:sz="0" w:space="0" w:color="auto"/>
              </w:divBdr>
            </w:div>
            <w:div w:id="843859803">
              <w:marLeft w:val="0"/>
              <w:marRight w:val="0"/>
              <w:marTop w:val="0"/>
              <w:marBottom w:val="0"/>
              <w:divBdr>
                <w:top w:val="none" w:sz="0" w:space="0" w:color="auto"/>
                <w:left w:val="none" w:sz="0" w:space="0" w:color="auto"/>
                <w:bottom w:val="none" w:sz="0" w:space="0" w:color="auto"/>
                <w:right w:val="none" w:sz="0" w:space="0" w:color="auto"/>
              </w:divBdr>
            </w:div>
            <w:div w:id="96875531">
              <w:marLeft w:val="0"/>
              <w:marRight w:val="0"/>
              <w:marTop w:val="0"/>
              <w:marBottom w:val="0"/>
              <w:divBdr>
                <w:top w:val="none" w:sz="0" w:space="0" w:color="auto"/>
                <w:left w:val="none" w:sz="0" w:space="0" w:color="auto"/>
                <w:bottom w:val="none" w:sz="0" w:space="0" w:color="auto"/>
                <w:right w:val="none" w:sz="0" w:space="0" w:color="auto"/>
              </w:divBdr>
            </w:div>
            <w:div w:id="846945608">
              <w:marLeft w:val="0"/>
              <w:marRight w:val="0"/>
              <w:marTop w:val="0"/>
              <w:marBottom w:val="0"/>
              <w:divBdr>
                <w:top w:val="none" w:sz="0" w:space="0" w:color="auto"/>
                <w:left w:val="none" w:sz="0" w:space="0" w:color="auto"/>
                <w:bottom w:val="none" w:sz="0" w:space="0" w:color="auto"/>
                <w:right w:val="none" w:sz="0" w:space="0" w:color="auto"/>
              </w:divBdr>
            </w:div>
            <w:div w:id="643776168">
              <w:marLeft w:val="0"/>
              <w:marRight w:val="0"/>
              <w:marTop w:val="0"/>
              <w:marBottom w:val="0"/>
              <w:divBdr>
                <w:top w:val="none" w:sz="0" w:space="0" w:color="auto"/>
                <w:left w:val="none" w:sz="0" w:space="0" w:color="auto"/>
                <w:bottom w:val="none" w:sz="0" w:space="0" w:color="auto"/>
                <w:right w:val="none" w:sz="0" w:space="0" w:color="auto"/>
              </w:divBdr>
            </w:div>
            <w:div w:id="1522626012">
              <w:marLeft w:val="0"/>
              <w:marRight w:val="0"/>
              <w:marTop w:val="0"/>
              <w:marBottom w:val="0"/>
              <w:divBdr>
                <w:top w:val="none" w:sz="0" w:space="0" w:color="auto"/>
                <w:left w:val="none" w:sz="0" w:space="0" w:color="auto"/>
                <w:bottom w:val="none" w:sz="0" w:space="0" w:color="auto"/>
                <w:right w:val="none" w:sz="0" w:space="0" w:color="auto"/>
              </w:divBdr>
            </w:div>
            <w:div w:id="971447142">
              <w:marLeft w:val="0"/>
              <w:marRight w:val="0"/>
              <w:marTop w:val="0"/>
              <w:marBottom w:val="0"/>
              <w:divBdr>
                <w:top w:val="none" w:sz="0" w:space="0" w:color="auto"/>
                <w:left w:val="none" w:sz="0" w:space="0" w:color="auto"/>
                <w:bottom w:val="none" w:sz="0" w:space="0" w:color="auto"/>
                <w:right w:val="none" w:sz="0" w:space="0" w:color="auto"/>
              </w:divBdr>
            </w:div>
            <w:div w:id="645008424">
              <w:marLeft w:val="0"/>
              <w:marRight w:val="0"/>
              <w:marTop w:val="0"/>
              <w:marBottom w:val="0"/>
              <w:divBdr>
                <w:top w:val="none" w:sz="0" w:space="0" w:color="auto"/>
                <w:left w:val="none" w:sz="0" w:space="0" w:color="auto"/>
                <w:bottom w:val="none" w:sz="0" w:space="0" w:color="auto"/>
                <w:right w:val="none" w:sz="0" w:space="0" w:color="auto"/>
              </w:divBdr>
            </w:div>
            <w:div w:id="2019456080">
              <w:marLeft w:val="0"/>
              <w:marRight w:val="0"/>
              <w:marTop w:val="0"/>
              <w:marBottom w:val="0"/>
              <w:divBdr>
                <w:top w:val="none" w:sz="0" w:space="0" w:color="auto"/>
                <w:left w:val="none" w:sz="0" w:space="0" w:color="auto"/>
                <w:bottom w:val="none" w:sz="0" w:space="0" w:color="auto"/>
                <w:right w:val="none" w:sz="0" w:space="0" w:color="auto"/>
              </w:divBdr>
            </w:div>
            <w:div w:id="952828755">
              <w:marLeft w:val="0"/>
              <w:marRight w:val="0"/>
              <w:marTop w:val="0"/>
              <w:marBottom w:val="0"/>
              <w:divBdr>
                <w:top w:val="none" w:sz="0" w:space="0" w:color="auto"/>
                <w:left w:val="none" w:sz="0" w:space="0" w:color="auto"/>
                <w:bottom w:val="none" w:sz="0" w:space="0" w:color="auto"/>
                <w:right w:val="none" w:sz="0" w:space="0" w:color="auto"/>
              </w:divBdr>
            </w:div>
            <w:div w:id="294410537">
              <w:marLeft w:val="0"/>
              <w:marRight w:val="0"/>
              <w:marTop w:val="0"/>
              <w:marBottom w:val="0"/>
              <w:divBdr>
                <w:top w:val="none" w:sz="0" w:space="0" w:color="auto"/>
                <w:left w:val="none" w:sz="0" w:space="0" w:color="auto"/>
                <w:bottom w:val="none" w:sz="0" w:space="0" w:color="auto"/>
                <w:right w:val="none" w:sz="0" w:space="0" w:color="auto"/>
              </w:divBdr>
            </w:div>
            <w:div w:id="274750681">
              <w:marLeft w:val="0"/>
              <w:marRight w:val="0"/>
              <w:marTop w:val="0"/>
              <w:marBottom w:val="0"/>
              <w:divBdr>
                <w:top w:val="none" w:sz="0" w:space="0" w:color="auto"/>
                <w:left w:val="none" w:sz="0" w:space="0" w:color="auto"/>
                <w:bottom w:val="none" w:sz="0" w:space="0" w:color="auto"/>
                <w:right w:val="none" w:sz="0" w:space="0" w:color="auto"/>
              </w:divBdr>
            </w:div>
            <w:div w:id="428501634">
              <w:marLeft w:val="0"/>
              <w:marRight w:val="0"/>
              <w:marTop w:val="0"/>
              <w:marBottom w:val="0"/>
              <w:divBdr>
                <w:top w:val="none" w:sz="0" w:space="0" w:color="auto"/>
                <w:left w:val="none" w:sz="0" w:space="0" w:color="auto"/>
                <w:bottom w:val="none" w:sz="0" w:space="0" w:color="auto"/>
                <w:right w:val="none" w:sz="0" w:space="0" w:color="auto"/>
              </w:divBdr>
            </w:div>
            <w:div w:id="876240571">
              <w:marLeft w:val="0"/>
              <w:marRight w:val="0"/>
              <w:marTop w:val="0"/>
              <w:marBottom w:val="0"/>
              <w:divBdr>
                <w:top w:val="none" w:sz="0" w:space="0" w:color="auto"/>
                <w:left w:val="none" w:sz="0" w:space="0" w:color="auto"/>
                <w:bottom w:val="none" w:sz="0" w:space="0" w:color="auto"/>
                <w:right w:val="none" w:sz="0" w:space="0" w:color="auto"/>
              </w:divBdr>
            </w:div>
            <w:div w:id="1525095300">
              <w:marLeft w:val="0"/>
              <w:marRight w:val="0"/>
              <w:marTop w:val="0"/>
              <w:marBottom w:val="0"/>
              <w:divBdr>
                <w:top w:val="none" w:sz="0" w:space="0" w:color="auto"/>
                <w:left w:val="none" w:sz="0" w:space="0" w:color="auto"/>
                <w:bottom w:val="none" w:sz="0" w:space="0" w:color="auto"/>
                <w:right w:val="none" w:sz="0" w:space="0" w:color="auto"/>
              </w:divBdr>
            </w:div>
            <w:div w:id="728578657">
              <w:marLeft w:val="0"/>
              <w:marRight w:val="0"/>
              <w:marTop w:val="0"/>
              <w:marBottom w:val="0"/>
              <w:divBdr>
                <w:top w:val="none" w:sz="0" w:space="0" w:color="auto"/>
                <w:left w:val="none" w:sz="0" w:space="0" w:color="auto"/>
                <w:bottom w:val="none" w:sz="0" w:space="0" w:color="auto"/>
                <w:right w:val="none" w:sz="0" w:space="0" w:color="auto"/>
              </w:divBdr>
            </w:div>
            <w:div w:id="1082261776">
              <w:marLeft w:val="0"/>
              <w:marRight w:val="0"/>
              <w:marTop w:val="0"/>
              <w:marBottom w:val="0"/>
              <w:divBdr>
                <w:top w:val="none" w:sz="0" w:space="0" w:color="auto"/>
                <w:left w:val="none" w:sz="0" w:space="0" w:color="auto"/>
                <w:bottom w:val="none" w:sz="0" w:space="0" w:color="auto"/>
                <w:right w:val="none" w:sz="0" w:space="0" w:color="auto"/>
              </w:divBdr>
            </w:div>
            <w:div w:id="1081878779">
              <w:marLeft w:val="0"/>
              <w:marRight w:val="0"/>
              <w:marTop w:val="0"/>
              <w:marBottom w:val="0"/>
              <w:divBdr>
                <w:top w:val="none" w:sz="0" w:space="0" w:color="auto"/>
                <w:left w:val="none" w:sz="0" w:space="0" w:color="auto"/>
                <w:bottom w:val="none" w:sz="0" w:space="0" w:color="auto"/>
                <w:right w:val="none" w:sz="0" w:space="0" w:color="auto"/>
              </w:divBdr>
            </w:div>
            <w:div w:id="926041086">
              <w:marLeft w:val="0"/>
              <w:marRight w:val="0"/>
              <w:marTop w:val="0"/>
              <w:marBottom w:val="0"/>
              <w:divBdr>
                <w:top w:val="none" w:sz="0" w:space="0" w:color="auto"/>
                <w:left w:val="none" w:sz="0" w:space="0" w:color="auto"/>
                <w:bottom w:val="none" w:sz="0" w:space="0" w:color="auto"/>
                <w:right w:val="none" w:sz="0" w:space="0" w:color="auto"/>
              </w:divBdr>
            </w:div>
            <w:div w:id="7414029">
              <w:marLeft w:val="0"/>
              <w:marRight w:val="0"/>
              <w:marTop w:val="0"/>
              <w:marBottom w:val="0"/>
              <w:divBdr>
                <w:top w:val="none" w:sz="0" w:space="0" w:color="auto"/>
                <w:left w:val="none" w:sz="0" w:space="0" w:color="auto"/>
                <w:bottom w:val="none" w:sz="0" w:space="0" w:color="auto"/>
                <w:right w:val="none" w:sz="0" w:space="0" w:color="auto"/>
              </w:divBdr>
              <w:divsChild>
                <w:div w:id="1891376619">
                  <w:marLeft w:val="0"/>
                  <w:marRight w:val="0"/>
                  <w:marTop w:val="0"/>
                  <w:marBottom w:val="0"/>
                  <w:divBdr>
                    <w:top w:val="none" w:sz="0" w:space="0" w:color="auto"/>
                    <w:left w:val="none" w:sz="0" w:space="0" w:color="auto"/>
                    <w:bottom w:val="none" w:sz="0" w:space="0" w:color="auto"/>
                    <w:right w:val="none" w:sz="0" w:space="0" w:color="auto"/>
                  </w:divBdr>
                </w:div>
                <w:div w:id="1475488644">
                  <w:marLeft w:val="0"/>
                  <w:marRight w:val="0"/>
                  <w:marTop w:val="0"/>
                  <w:marBottom w:val="0"/>
                  <w:divBdr>
                    <w:top w:val="none" w:sz="0" w:space="0" w:color="auto"/>
                    <w:left w:val="none" w:sz="0" w:space="0" w:color="auto"/>
                    <w:bottom w:val="none" w:sz="0" w:space="0" w:color="auto"/>
                    <w:right w:val="none" w:sz="0" w:space="0" w:color="auto"/>
                  </w:divBdr>
                </w:div>
                <w:div w:id="46073306">
                  <w:marLeft w:val="0"/>
                  <w:marRight w:val="0"/>
                  <w:marTop w:val="0"/>
                  <w:marBottom w:val="0"/>
                  <w:divBdr>
                    <w:top w:val="none" w:sz="0" w:space="0" w:color="auto"/>
                    <w:left w:val="none" w:sz="0" w:space="0" w:color="auto"/>
                    <w:bottom w:val="none" w:sz="0" w:space="0" w:color="auto"/>
                    <w:right w:val="none" w:sz="0" w:space="0" w:color="auto"/>
                  </w:divBdr>
                </w:div>
                <w:div w:id="1984193202">
                  <w:marLeft w:val="0"/>
                  <w:marRight w:val="0"/>
                  <w:marTop w:val="0"/>
                  <w:marBottom w:val="0"/>
                  <w:divBdr>
                    <w:top w:val="none" w:sz="0" w:space="0" w:color="auto"/>
                    <w:left w:val="none" w:sz="0" w:space="0" w:color="auto"/>
                    <w:bottom w:val="none" w:sz="0" w:space="0" w:color="auto"/>
                    <w:right w:val="none" w:sz="0" w:space="0" w:color="auto"/>
                  </w:divBdr>
                </w:div>
                <w:div w:id="2102215892">
                  <w:marLeft w:val="0"/>
                  <w:marRight w:val="0"/>
                  <w:marTop w:val="0"/>
                  <w:marBottom w:val="0"/>
                  <w:divBdr>
                    <w:top w:val="none" w:sz="0" w:space="0" w:color="auto"/>
                    <w:left w:val="none" w:sz="0" w:space="0" w:color="auto"/>
                    <w:bottom w:val="none" w:sz="0" w:space="0" w:color="auto"/>
                    <w:right w:val="none" w:sz="0" w:space="0" w:color="auto"/>
                  </w:divBdr>
                </w:div>
                <w:div w:id="605774646">
                  <w:marLeft w:val="0"/>
                  <w:marRight w:val="0"/>
                  <w:marTop w:val="0"/>
                  <w:marBottom w:val="0"/>
                  <w:divBdr>
                    <w:top w:val="none" w:sz="0" w:space="0" w:color="auto"/>
                    <w:left w:val="none" w:sz="0" w:space="0" w:color="auto"/>
                    <w:bottom w:val="none" w:sz="0" w:space="0" w:color="auto"/>
                    <w:right w:val="none" w:sz="0" w:space="0" w:color="auto"/>
                  </w:divBdr>
                </w:div>
                <w:div w:id="609361193">
                  <w:marLeft w:val="0"/>
                  <w:marRight w:val="0"/>
                  <w:marTop w:val="0"/>
                  <w:marBottom w:val="0"/>
                  <w:divBdr>
                    <w:top w:val="none" w:sz="0" w:space="0" w:color="auto"/>
                    <w:left w:val="none" w:sz="0" w:space="0" w:color="auto"/>
                    <w:bottom w:val="none" w:sz="0" w:space="0" w:color="auto"/>
                    <w:right w:val="none" w:sz="0" w:space="0" w:color="auto"/>
                  </w:divBdr>
                </w:div>
                <w:div w:id="976884157">
                  <w:marLeft w:val="0"/>
                  <w:marRight w:val="0"/>
                  <w:marTop w:val="0"/>
                  <w:marBottom w:val="0"/>
                  <w:divBdr>
                    <w:top w:val="none" w:sz="0" w:space="0" w:color="auto"/>
                    <w:left w:val="none" w:sz="0" w:space="0" w:color="auto"/>
                    <w:bottom w:val="none" w:sz="0" w:space="0" w:color="auto"/>
                    <w:right w:val="none" w:sz="0" w:space="0" w:color="auto"/>
                  </w:divBdr>
                </w:div>
                <w:div w:id="23988736">
                  <w:marLeft w:val="0"/>
                  <w:marRight w:val="0"/>
                  <w:marTop w:val="0"/>
                  <w:marBottom w:val="0"/>
                  <w:divBdr>
                    <w:top w:val="none" w:sz="0" w:space="0" w:color="auto"/>
                    <w:left w:val="none" w:sz="0" w:space="0" w:color="auto"/>
                    <w:bottom w:val="none" w:sz="0" w:space="0" w:color="auto"/>
                    <w:right w:val="none" w:sz="0" w:space="0" w:color="auto"/>
                  </w:divBdr>
                </w:div>
                <w:div w:id="712310857">
                  <w:marLeft w:val="0"/>
                  <w:marRight w:val="0"/>
                  <w:marTop w:val="0"/>
                  <w:marBottom w:val="0"/>
                  <w:divBdr>
                    <w:top w:val="none" w:sz="0" w:space="0" w:color="auto"/>
                    <w:left w:val="none" w:sz="0" w:space="0" w:color="auto"/>
                    <w:bottom w:val="none" w:sz="0" w:space="0" w:color="auto"/>
                    <w:right w:val="none" w:sz="0" w:space="0" w:color="auto"/>
                  </w:divBdr>
                </w:div>
                <w:div w:id="1822186610">
                  <w:marLeft w:val="0"/>
                  <w:marRight w:val="0"/>
                  <w:marTop w:val="0"/>
                  <w:marBottom w:val="0"/>
                  <w:divBdr>
                    <w:top w:val="none" w:sz="0" w:space="0" w:color="auto"/>
                    <w:left w:val="none" w:sz="0" w:space="0" w:color="auto"/>
                    <w:bottom w:val="none" w:sz="0" w:space="0" w:color="auto"/>
                    <w:right w:val="none" w:sz="0" w:space="0" w:color="auto"/>
                  </w:divBdr>
                </w:div>
                <w:div w:id="485320722">
                  <w:marLeft w:val="0"/>
                  <w:marRight w:val="0"/>
                  <w:marTop w:val="0"/>
                  <w:marBottom w:val="0"/>
                  <w:divBdr>
                    <w:top w:val="none" w:sz="0" w:space="0" w:color="auto"/>
                    <w:left w:val="none" w:sz="0" w:space="0" w:color="auto"/>
                    <w:bottom w:val="none" w:sz="0" w:space="0" w:color="auto"/>
                    <w:right w:val="none" w:sz="0" w:space="0" w:color="auto"/>
                  </w:divBdr>
                </w:div>
                <w:div w:id="455022526">
                  <w:marLeft w:val="0"/>
                  <w:marRight w:val="0"/>
                  <w:marTop w:val="0"/>
                  <w:marBottom w:val="0"/>
                  <w:divBdr>
                    <w:top w:val="none" w:sz="0" w:space="0" w:color="auto"/>
                    <w:left w:val="none" w:sz="0" w:space="0" w:color="auto"/>
                    <w:bottom w:val="none" w:sz="0" w:space="0" w:color="auto"/>
                    <w:right w:val="none" w:sz="0" w:space="0" w:color="auto"/>
                  </w:divBdr>
                </w:div>
                <w:div w:id="1525099541">
                  <w:marLeft w:val="0"/>
                  <w:marRight w:val="0"/>
                  <w:marTop w:val="0"/>
                  <w:marBottom w:val="0"/>
                  <w:divBdr>
                    <w:top w:val="none" w:sz="0" w:space="0" w:color="auto"/>
                    <w:left w:val="none" w:sz="0" w:space="0" w:color="auto"/>
                    <w:bottom w:val="none" w:sz="0" w:space="0" w:color="auto"/>
                    <w:right w:val="none" w:sz="0" w:space="0" w:color="auto"/>
                  </w:divBdr>
                </w:div>
                <w:div w:id="839855792">
                  <w:marLeft w:val="0"/>
                  <w:marRight w:val="0"/>
                  <w:marTop w:val="0"/>
                  <w:marBottom w:val="0"/>
                  <w:divBdr>
                    <w:top w:val="none" w:sz="0" w:space="0" w:color="auto"/>
                    <w:left w:val="none" w:sz="0" w:space="0" w:color="auto"/>
                    <w:bottom w:val="none" w:sz="0" w:space="0" w:color="auto"/>
                    <w:right w:val="none" w:sz="0" w:space="0" w:color="auto"/>
                  </w:divBdr>
                </w:div>
                <w:div w:id="465398407">
                  <w:marLeft w:val="0"/>
                  <w:marRight w:val="0"/>
                  <w:marTop w:val="0"/>
                  <w:marBottom w:val="0"/>
                  <w:divBdr>
                    <w:top w:val="none" w:sz="0" w:space="0" w:color="auto"/>
                    <w:left w:val="none" w:sz="0" w:space="0" w:color="auto"/>
                    <w:bottom w:val="none" w:sz="0" w:space="0" w:color="auto"/>
                    <w:right w:val="none" w:sz="0" w:space="0" w:color="auto"/>
                  </w:divBdr>
                </w:div>
                <w:div w:id="1777796691">
                  <w:marLeft w:val="0"/>
                  <w:marRight w:val="0"/>
                  <w:marTop w:val="0"/>
                  <w:marBottom w:val="0"/>
                  <w:divBdr>
                    <w:top w:val="none" w:sz="0" w:space="0" w:color="auto"/>
                    <w:left w:val="none" w:sz="0" w:space="0" w:color="auto"/>
                    <w:bottom w:val="none" w:sz="0" w:space="0" w:color="auto"/>
                    <w:right w:val="none" w:sz="0" w:space="0" w:color="auto"/>
                  </w:divBdr>
                </w:div>
                <w:div w:id="599609293">
                  <w:marLeft w:val="0"/>
                  <w:marRight w:val="0"/>
                  <w:marTop w:val="0"/>
                  <w:marBottom w:val="0"/>
                  <w:divBdr>
                    <w:top w:val="none" w:sz="0" w:space="0" w:color="auto"/>
                    <w:left w:val="none" w:sz="0" w:space="0" w:color="auto"/>
                    <w:bottom w:val="none" w:sz="0" w:space="0" w:color="auto"/>
                    <w:right w:val="none" w:sz="0" w:space="0" w:color="auto"/>
                  </w:divBdr>
                </w:div>
                <w:div w:id="121313874">
                  <w:marLeft w:val="0"/>
                  <w:marRight w:val="0"/>
                  <w:marTop w:val="0"/>
                  <w:marBottom w:val="0"/>
                  <w:divBdr>
                    <w:top w:val="none" w:sz="0" w:space="0" w:color="auto"/>
                    <w:left w:val="none" w:sz="0" w:space="0" w:color="auto"/>
                    <w:bottom w:val="none" w:sz="0" w:space="0" w:color="auto"/>
                    <w:right w:val="none" w:sz="0" w:space="0" w:color="auto"/>
                  </w:divBdr>
                </w:div>
              </w:divsChild>
            </w:div>
            <w:div w:id="248083683">
              <w:marLeft w:val="0"/>
              <w:marRight w:val="0"/>
              <w:marTop w:val="0"/>
              <w:marBottom w:val="0"/>
              <w:divBdr>
                <w:top w:val="none" w:sz="0" w:space="0" w:color="auto"/>
                <w:left w:val="none" w:sz="0" w:space="0" w:color="auto"/>
                <w:bottom w:val="none" w:sz="0" w:space="0" w:color="auto"/>
                <w:right w:val="none" w:sz="0" w:space="0" w:color="auto"/>
              </w:divBdr>
            </w:div>
            <w:div w:id="1634098565">
              <w:marLeft w:val="0"/>
              <w:marRight w:val="0"/>
              <w:marTop w:val="0"/>
              <w:marBottom w:val="0"/>
              <w:divBdr>
                <w:top w:val="none" w:sz="0" w:space="0" w:color="auto"/>
                <w:left w:val="none" w:sz="0" w:space="0" w:color="auto"/>
                <w:bottom w:val="none" w:sz="0" w:space="0" w:color="auto"/>
                <w:right w:val="none" w:sz="0" w:space="0" w:color="auto"/>
              </w:divBdr>
            </w:div>
            <w:div w:id="1522283164">
              <w:marLeft w:val="0"/>
              <w:marRight w:val="0"/>
              <w:marTop w:val="0"/>
              <w:marBottom w:val="0"/>
              <w:divBdr>
                <w:top w:val="none" w:sz="0" w:space="0" w:color="auto"/>
                <w:left w:val="none" w:sz="0" w:space="0" w:color="auto"/>
                <w:bottom w:val="none" w:sz="0" w:space="0" w:color="auto"/>
                <w:right w:val="none" w:sz="0" w:space="0" w:color="auto"/>
              </w:divBdr>
            </w:div>
            <w:div w:id="684131113">
              <w:marLeft w:val="0"/>
              <w:marRight w:val="0"/>
              <w:marTop w:val="0"/>
              <w:marBottom w:val="0"/>
              <w:divBdr>
                <w:top w:val="none" w:sz="0" w:space="0" w:color="auto"/>
                <w:left w:val="none" w:sz="0" w:space="0" w:color="auto"/>
                <w:bottom w:val="none" w:sz="0" w:space="0" w:color="auto"/>
                <w:right w:val="none" w:sz="0" w:space="0" w:color="auto"/>
              </w:divBdr>
            </w:div>
            <w:div w:id="903880084">
              <w:marLeft w:val="0"/>
              <w:marRight w:val="0"/>
              <w:marTop w:val="0"/>
              <w:marBottom w:val="0"/>
              <w:divBdr>
                <w:top w:val="none" w:sz="0" w:space="0" w:color="auto"/>
                <w:left w:val="none" w:sz="0" w:space="0" w:color="auto"/>
                <w:bottom w:val="none" w:sz="0" w:space="0" w:color="auto"/>
                <w:right w:val="none" w:sz="0" w:space="0" w:color="auto"/>
              </w:divBdr>
            </w:div>
            <w:div w:id="952906880">
              <w:marLeft w:val="0"/>
              <w:marRight w:val="0"/>
              <w:marTop w:val="0"/>
              <w:marBottom w:val="0"/>
              <w:divBdr>
                <w:top w:val="none" w:sz="0" w:space="0" w:color="auto"/>
                <w:left w:val="none" w:sz="0" w:space="0" w:color="auto"/>
                <w:bottom w:val="none" w:sz="0" w:space="0" w:color="auto"/>
                <w:right w:val="none" w:sz="0" w:space="0" w:color="auto"/>
              </w:divBdr>
            </w:div>
            <w:div w:id="431513935">
              <w:marLeft w:val="0"/>
              <w:marRight w:val="0"/>
              <w:marTop w:val="0"/>
              <w:marBottom w:val="0"/>
              <w:divBdr>
                <w:top w:val="none" w:sz="0" w:space="0" w:color="auto"/>
                <w:left w:val="none" w:sz="0" w:space="0" w:color="auto"/>
                <w:bottom w:val="none" w:sz="0" w:space="0" w:color="auto"/>
                <w:right w:val="none" w:sz="0" w:space="0" w:color="auto"/>
              </w:divBdr>
            </w:div>
            <w:div w:id="702438405">
              <w:marLeft w:val="0"/>
              <w:marRight w:val="0"/>
              <w:marTop w:val="0"/>
              <w:marBottom w:val="0"/>
              <w:divBdr>
                <w:top w:val="none" w:sz="0" w:space="0" w:color="auto"/>
                <w:left w:val="none" w:sz="0" w:space="0" w:color="auto"/>
                <w:bottom w:val="none" w:sz="0" w:space="0" w:color="auto"/>
                <w:right w:val="none" w:sz="0" w:space="0" w:color="auto"/>
              </w:divBdr>
            </w:div>
            <w:div w:id="1547839428">
              <w:marLeft w:val="0"/>
              <w:marRight w:val="0"/>
              <w:marTop w:val="0"/>
              <w:marBottom w:val="0"/>
              <w:divBdr>
                <w:top w:val="none" w:sz="0" w:space="0" w:color="auto"/>
                <w:left w:val="none" w:sz="0" w:space="0" w:color="auto"/>
                <w:bottom w:val="none" w:sz="0" w:space="0" w:color="auto"/>
                <w:right w:val="none" w:sz="0" w:space="0" w:color="auto"/>
              </w:divBdr>
            </w:div>
            <w:div w:id="354620946">
              <w:marLeft w:val="0"/>
              <w:marRight w:val="0"/>
              <w:marTop w:val="0"/>
              <w:marBottom w:val="0"/>
              <w:divBdr>
                <w:top w:val="none" w:sz="0" w:space="0" w:color="auto"/>
                <w:left w:val="none" w:sz="0" w:space="0" w:color="auto"/>
                <w:bottom w:val="none" w:sz="0" w:space="0" w:color="auto"/>
                <w:right w:val="none" w:sz="0" w:space="0" w:color="auto"/>
              </w:divBdr>
            </w:div>
            <w:div w:id="1165896883">
              <w:marLeft w:val="0"/>
              <w:marRight w:val="0"/>
              <w:marTop w:val="0"/>
              <w:marBottom w:val="0"/>
              <w:divBdr>
                <w:top w:val="none" w:sz="0" w:space="0" w:color="auto"/>
                <w:left w:val="none" w:sz="0" w:space="0" w:color="auto"/>
                <w:bottom w:val="none" w:sz="0" w:space="0" w:color="auto"/>
                <w:right w:val="none" w:sz="0" w:space="0" w:color="auto"/>
              </w:divBdr>
            </w:div>
            <w:div w:id="1942103509">
              <w:marLeft w:val="0"/>
              <w:marRight w:val="0"/>
              <w:marTop w:val="0"/>
              <w:marBottom w:val="0"/>
              <w:divBdr>
                <w:top w:val="none" w:sz="0" w:space="0" w:color="auto"/>
                <w:left w:val="none" w:sz="0" w:space="0" w:color="auto"/>
                <w:bottom w:val="none" w:sz="0" w:space="0" w:color="auto"/>
                <w:right w:val="none" w:sz="0" w:space="0" w:color="auto"/>
              </w:divBdr>
            </w:div>
            <w:div w:id="1925261374">
              <w:marLeft w:val="0"/>
              <w:marRight w:val="0"/>
              <w:marTop w:val="0"/>
              <w:marBottom w:val="0"/>
              <w:divBdr>
                <w:top w:val="none" w:sz="0" w:space="0" w:color="auto"/>
                <w:left w:val="none" w:sz="0" w:space="0" w:color="auto"/>
                <w:bottom w:val="none" w:sz="0" w:space="0" w:color="auto"/>
                <w:right w:val="none" w:sz="0" w:space="0" w:color="auto"/>
              </w:divBdr>
            </w:div>
            <w:div w:id="1935627760">
              <w:marLeft w:val="0"/>
              <w:marRight w:val="0"/>
              <w:marTop w:val="0"/>
              <w:marBottom w:val="0"/>
              <w:divBdr>
                <w:top w:val="none" w:sz="0" w:space="0" w:color="auto"/>
                <w:left w:val="none" w:sz="0" w:space="0" w:color="auto"/>
                <w:bottom w:val="none" w:sz="0" w:space="0" w:color="auto"/>
                <w:right w:val="none" w:sz="0" w:space="0" w:color="auto"/>
              </w:divBdr>
            </w:div>
            <w:div w:id="2090616159">
              <w:marLeft w:val="0"/>
              <w:marRight w:val="0"/>
              <w:marTop w:val="0"/>
              <w:marBottom w:val="0"/>
              <w:divBdr>
                <w:top w:val="none" w:sz="0" w:space="0" w:color="auto"/>
                <w:left w:val="none" w:sz="0" w:space="0" w:color="auto"/>
                <w:bottom w:val="none" w:sz="0" w:space="0" w:color="auto"/>
                <w:right w:val="none" w:sz="0" w:space="0" w:color="auto"/>
              </w:divBdr>
            </w:div>
            <w:div w:id="1867789699">
              <w:marLeft w:val="0"/>
              <w:marRight w:val="0"/>
              <w:marTop w:val="0"/>
              <w:marBottom w:val="0"/>
              <w:divBdr>
                <w:top w:val="none" w:sz="0" w:space="0" w:color="auto"/>
                <w:left w:val="none" w:sz="0" w:space="0" w:color="auto"/>
                <w:bottom w:val="none" w:sz="0" w:space="0" w:color="auto"/>
                <w:right w:val="none" w:sz="0" w:space="0" w:color="auto"/>
              </w:divBdr>
            </w:div>
            <w:div w:id="1777670575">
              <w:marLeft w:val="0"/>
              <w:marRight w:val="0"/>
              <w:marTop w:val="0"/>
              <w:marBottom w:val="0"/>
              <w:divBdr>
                <w:top w:val="none" w:sz="0" w:space="0" w:color="auto"/>
                <w:left w:val="none" w:sz="0" w:space="0" w:color="auto"/>
                <w:bottom w:val="none" w:sz="0" w:space="0" w:color="auto"/>
                <w:right w:val="none" w:sz="0" w:space="0" w:color="auto"/>
              </w:divBdr>
            </w:div>
            <w:div w:id="1350720697">
              <w:marLeft w:val="0"/>
              <w:marRight w:val="0"/>
              <w:marTop w:val="0"/>
              <w:marBottom w:val="0"/>
              <w:divBdr>
                <w:top w:val="none" w:sz="0" w:space="0" w:color="auto"/>
                <w:left w:val="none" w:sz="0" w:space="0" w:color="auto"/>
                <w:bottom w:val="none" w:sz="0" w:space="0" w:color="auto"/>
                <w:right w:val="none" w:sz="0" w:space="0" w:color="auto"/>
              </w:divBdr>
            </w:div>
            <w:div w:id="1118719216">
              <w:marLeft w:val="0"/>
              <w:marRight w:val="0"/>
              <w:marTop w:val="0"/>
              <w:marBottom w:val="0"/>
              <w:divBdr>
                <w:top w:val="none" w:sz="0" w:space="0" w:color="auto"/>
                <w:left w:val="none" w:sz="0" w:space="0" w:color="auto"/>
                <w:bottom w:val="none" w:sz="0" w:space="0" w:color="auto"/>
                <w:right w:val="none" w:sz="0" w:space="0" w:color="auto"/>
              </w:divBdr>
            </w:div>
            <w:div w:id="998191047">
              <w:marLeft w:val="0"/>
              <w:marRight w:val="0"/>
              <w:marTop w:val="0"/>
              <w:marBottom w:val="0"/>
              <w:divBdr>
                <w:top w:val="none" w:sz="0" w:space="0" w:color="auto"/>
                <w:left w:val="none" w:sz="0" w:space="0" w:color="auto"/>
                <w:bottom w:val="none" w:sz="0" w:space="0" w:color="auto"/>
                <w:right w:val="none" w:sz="0" w:space="0" w:color="auto"/>
              </w:divBdr>
            </w:div>
            <w:div w:id="1833712472">
              <w:marLeft w:val="0"/>
              <w:marRight w:val="0"/>
              <w:marTop w:val="0"/>
              <w:marBottom w:val="0"/>
              <w:divBdr>
                <w:top w:val="none" w:sz="0" w:space="0" w:color="auto"/>
                <w:left w:val="none" w:sz="0" w:space="0" w:color="auto"/>
                <w:bottom w:val="none" w:sz="0" w:space="0" w:color="auto"/>
                <w:right w:val="none" w:sz="0" w:space="0" w:color="auto"/>
              </w:divBdr>
            </w:div>
            <w:div w:id="948009802">
              <w:marLeft w:val="0"/>
              <w:marRight w:val="0"/>
              <w:marTop w:val="0"/>
              <w:marBottom w:val="0"/>
              <w:divBdr>
                <w:top w:val="none" w:sz="0" w:space="0" w:color="auto"/>
                <w:left w:val="none" w:sz="0" w:space="0" w:color="auto"/>
                <w:bottom w:val="none" w:sz="0" w:space="0" w:color="auto"/>
                <w:right w:val="none" w:sz="0" w:space="0" w:color="auto"/>
              </w:divBdr>
            </w:div>
            <w:div w:id="1940022914">
              <w:marLeft w:val="0"/>
              <w:marRight w:val="0"/>
              <w:marTop w:val="0"/>
              <w:marBottom w:val="0"/>
              <w:divBdr>
                <w:top w:val="none" w:sz="0" w:space="0" w:color="auto"/>
                <w:left w:val="none" w:sz="0" w:space="0" w:color="auto"/>
                <w:bottom w:val="none" w:sz="0" w:space="0" w:color="auto"/>
                <w:right w:val="none" w:sz="0" w:space="0" w:color="auto"/>
              </w:divBdr>
            </w:div>
            <w:div w:id="1092437515">
              <w:marLeft w:val="0"/>
              <w:marRight w:val="0"/>
              <w:marTop w:val="0"/>
              <w:marBottom w:val="0"/>
              <w:divBdr>
                <w:top w:val="none" w:sz="0" w:space="0" w:color="auto"/>
                <w:left w:val="none" w:sz="0" w:space="0" w:color="auto"/>
                <w:bottom w:val="none" w:sz="0" w:space="0" w:color="auto"/>
                <w:right w:val="none" w:sz="0" w:space="0" w:color="auto"/>
              </w:divBdr>
            </w:div>
            <w:div w:id="892501822">
              <w:marLeft w:val="0"/>
              <w:marRight w:val="0"/>
              <w:marTop w:val="0"/>
              <w:marBottom w:val="0"/>
              <w:divBdr>
                <w:top w:val="none" w:sz="0" w:space="0" w:color="auto"/>
                <w:left w:val="none" w:sz="0" w:space="0" w:color="auto"/>
                <w:bottom w:val="none" w:sz="0" w:space="0" w:color="auto"/>
                <w:right w:val="none" w:sz="0" w:space="0" w:color="auto"/>
              </w:divBdr>
            </w:div>
            <w:div w:id="292030774">
              <w:marLeft w:val="0"/>
              <w:marRight w:val="0"/>
              <w:marTop w:val="0"/>
              <w:marBottom w:val="0"/>
              <w:divBdr>
                <w:top w:val="none" w:sz="0" w:space="0" w:color="auto"/>
                <w:left w:val="none" w:sz="0" w:space="0" w:color="auto"/>
                <w:bottom w:val="none" w:sz="0" w:space="0" w:color="auto"/>
                <w:right w:val="none" w:sz="0" w:space="0" w:color="auto"/>
              </w:divBdr>
            </w:div>
            <w:div w:id="1966504073">
              <w:marLeft w:val="0"/>
              <w:marRight w:val="0"/>
              <w:marTop w:val="0"/>
              <w:marBottom w:val="0"/>
              <w:divBdr>
                <w:top w:val="none" w:sz="0" w:space="0" w:color="auto"/>
                <w:left w:val="none" w:sz="0" w:space="0" w:color="auto"/>
                <w:bottom w:val="none" w:sz="0" w:space="0" w:color="auto"/>
                <w:right w:val="none" w:sz="0" w:space="0" w:color="auto"/>
              </w:divBdr>
            </w:div>
            <w:div w:id="1012880219">
              <w:marLeft w:val="0"/>
              <w:marRight w:val="0"/>
              <w:marTop w:val="0"/>
              <w:marBottom w:val="0"/>
              <w:divBdr>
                <w:top w:val="none" w:sz="0" w:space="0" w:color="auto"/>
                <w:left w:val="none" w:sz="0" w:space="0" w:color="auto"/>
                <w:bottom w:val="none" w:sz="0" w:space="0" w:color="auto"/>
                <w:right w:val="none" w:sz="0" w:space="0" w:color="auto"/>
              </w:divBdr>
            </w:div>
            <w:div w:id="1530726378">
              <w:marLeft w:val="0"/>
              <w:marRight w:val="0"/>
              <w:marTop w:val="0"/>
              <w:marBottom w:val="0"/>
              <w:divBdr>
                <w:top w:val="none" w:sz="0" w:space="0" w:color="auto"/>
                <w:left w:val="none" w:sz="0" w:space="0" w:color="auto"/>
                <w:bottom w:val="none" w:sz="0" w:space="0" w:color="auto"/>
                <w:right w:val="none" w:sz="0" w:space="0" w:color="auto"/>
              </w:divBdr>
            </w:div>
            <w:div w:id="429467798">
              <w:marLeft w:val="0"/>
              <w:marRight w:val="0"/>
              <w:marTop w:val="0"/>
              <w:marBottom w:val="0"/>
              <w:divBdr>
                <w:top w:val="none" w:sz="0" w:space="0" w:color="auto"/>
                <w:left w:val="none" w:sz="0" w:space="0" w:color="auto"/>
                <w:bottom w:val="none" w:sz="0" w:space="0" w:color="auto"/>
                <w:right w:val="none" w:sz="0" w:space="0" w:color="auto"/>
              </w:divBdr>
            </w:div>
            <w:div w:id="464585660">
              <w:marLeft w:val="0"/>
              <w:marRight w:val="0"/>
              <w:marTop w:val="0"/>
              <w:marBottom w:val="0"/>
              <w:divBdr>
                <w:top w:val="none" w:sz="0" w:space="0" w:color="auto"/>
                <w:left w:val="none" w:sz="0" w:space="0" w:color="auto"/>
                <w:bottom w:val="none" w:sz="0" w:space="0" w:color="auto"/>
                <w:right w:val="none" w:sz="0" w:space="0" w:color="auto"/>
              </w:divBdr>
            </w:div>
            <w:div w:id="1574855186">
              <w:marLeft w:val="0"/>
              <w:marRight w:val="0"/>
              <w:marTop w:val="0"/>
              <w:marBottom w:val="0"/>
              <w:divBdr>
                <w:top w:val="none" w:sz="0" w:space="0" w:color="auto"/>
                <w:left w:val="none" w:sz="0" w:space="0" w:color="auto"/>
                <w:bottom w:val="none" w:sz="0" w:space="0" w:color="auto"/>
                <w:right w:val="none" w:sz="0" w:space="0" w:color="auto"/>
              </w:divBdr>
            </w:div>
            <w:div w:id="1869221041">
              <w:marLeft w:val="0"/>
              <w:marRight w:val="0"/>
              <w:marTop w:val="0"/>
              <w:marBottom w:val="0"/>
              <w:divBdr>
                <w:top w:val="none" w:sz="0" w:space="0" w:color="auto"/>
                <w:left w:val="none" w:sz="0" w:space="0" w:color="auto"/>
                <w:bottom w:val="none" w:sz="0" w:space="0" w:color="auto"/>
                <w:right w:val="none" w:sz="0" w:space="0" w:color="auto"/>
              </w:divBdr>
            </w:div>
            <w:div w:id="1510295374">
              <w:marLeft w:val="0"/>
              <w:marRight w:val="0"/>
              <w:marTop w:val="0"/>
              <w:marBottom w:val="0"/>
              <w:divBdr>
                <w:top w:val="none" w:sz="0" w:space="0" w:color="auto"/>
                <w:left w:val="none" w:sz="0" w:space="0" w:color="auto"/>
                <w:bottom w:val="none" w:sz="0" w:space="0" w:color="auto"/>
                <w:right w:val="none" w:sz="0" w:space="0" w:color="auto"/>
              </w:divBdr>
              <w:divsChild>
                <w:div w:id="1693608983">
                  <w:marLeft w:val="0"/>
                  <w:marRight w:val="0"/>
                  <w:marTop w:val="0"/>
                  <w:marBottom w:val="0"/>
                  <w:divBdr>
                    <w:top w:val="none" w:sz="0" w:space="0" w:color="auto"/>
                    <w:left w:val="none" w:sz="0" w:space="0" w:color="auto"/>
                    <w:bottom w:val="none" w:sz="0" w:space="0" w:color="auto"/>
                    <w:right w:val="none" w:sz="0" w:space="0" w:color="auto"/>
                  </w:divBdr>
                </w:div>
                <w:div w:id="1431969513">
                  <w:marLeft w:val="0"/>
                  <w:marRight w:val="0"/>
                  <w:marTop w:val="0"/>
                  <w:marBottom w:val="0"/>
                  <w:divBdr>
                    <w:top w:val="none" w:sz="0" w:space="0" w:color="auto"/>
                    <w:left w:val="none" w:sz="0" w:space="0" w:color="auto"/>
                    <w:bottom w:val="none" w:sz="0" w:space="0" w:color="auto"/>
                    <w:right w:val="none" w:sz="0" w:space="0" w:color="auto"/>
                  </w:divBdr>
                </w:div>
                <w:div w:id="1679622233">
                  <w:marLeft w:val="0"/>
                  <w:marRight w:val="0"/>
                  <w:marTop w:val="0"/>
                  <w:marBottom w:val="0"/>
                  <w:divBdr>
                    <w:top w:val="none" w:sz="0" w:space="0" w:color="auto"/>
                    <w:left w:val="none" w:sz="0" w:space="0" w:color="auto"/>
                    <w:bottom w:val="none" w:sz="0" w:space="0" w:color="auto"/>
                    <w:right w:val="none" w:sz="0" w:space="0" w:color="auto"/>
                  </w:divBdr>
                </w:div>
                <w:div w:id="1478112365">
                  <w:marLeft w:val="0"/>
                  <w:marRight w:val="0"/>
                  <w:marTop w:val="0"/>
                  <w:marBottom w:val="0"/>
                  <w:divBdr>
                    <w:top w:val="none" w:sz="0" w:space="0" w:color="auto"/>
                    <w:left w:val="none" w:sz="0" w:space="0" w:color="auto"/>
                    <w:bottom w:val="none" w:sz="0" w:space="0" w:color="auto"/>
                    <w:right w:val="none" w:sz="0" w:space="0" w:color="auto"/>
                  </w:divBdr>
                </w:div>
                <w:div w:id="1055398931">
                  <w:marLeft w:val="0"/>
                  <w:marRight w:val="0"/>
                  <w:marTop w:val="0"/>
                  <w:marBottom w:val="0"/>
                  <w:divBdr>
                    <w:top w:val="none" w:sz="0" w:space="0" w:color="auto"/>
                    <w:left w:val="none" w:sz="0" w:space="0" w:color="auto"/>
                    <w:bottom w:val="none" w:sz="0" w:space="0" w:color="auto"/>
                    <w:right w:val="none" w:sz="0" w:space="0" w:color="auto"/>
                  </w:divBdr>
                </w:div>
                <w:div w:id="320430455">
                  <w:marLeft w:val="0"/>
                  <w:marRight w:val="0"/>
                  <w:marTop w:val="0"/>
                  <w:marBottom w:val="0"/>
                  <w:divBdr>
                    <w:top w:val="none" w:sz="0" w:space="0" w:color="auto"/>
                    <w:left w:val="none" w:sz="0" w:space="0" w:color="auto"/>
                    <w:bottom w:val="none" w:sz="0" w:space="0" w:color="auto"/>
                    <w:right w:val="none" w:sz="0" w:space="0" w:color="auto"/>
                  </w:divBdr>
                </w:div>
                <w:div w:id="620570925">
                  <w:marLeft w:val="0"/>
                  <w:marRight w:val="0"/>
                  <w:marTop w:val="0"/>
                  <w:marBottom w:val="0"/>
                  <w:divBdr>
                    <w:top w:val="none" w:sz="0" w:space="0" w:color="auto"/>
                    <w:left w:val="none" w:sz="0" w:space="0" w:color="auto"/>
                    <w:bottom w:val="none" w:sz="0" w:space="0" w:color="auto"/>
                    <w:right w:val="none" w:sz="0" w:space="0" w:color="auto"/>
                  </w:divBdr>
                </w:div>
                <w:div w:id="1237588948">
                  <w:marLeft w:val="0"/>
                  <w:marRight w:val="0"/>
                  <w:marTop w:val="0"/>
                  <w:marBottom w:val="0"/>
                  <w:divBdr>
                    <w:top w:val="none" w:sz="0" w:space="0" w:color="auto"/>
                    <w:left w:val="none" w:sz="0" w:space="0" w:color="auto"/>
                    <w:bottom w:val="none" w:sz="0" w:space="0" w:color="auto"/>
                    <w:right w:val="none" w:sz="0" w:space="0" w:color="auto"/>
                  </w:divBdr>
                </w:div>
                <w:div w:id="503861174">
                  <w:marLeft w:val="0"/>
                  <w:marRight w:val="0"/>
                  <w:marTop w:val="0"/>
                  <w:marBottom w:val="0"/>
                  <w:divBdr>
                    <w:top w:val="none" w:sz="0" w:space="0" w:color="auto"/>
                    <w:left w:val="none" w:sz="0" w:space="0" w:color="auto"/>
                    <w:bottom w:val="none" w:sz="0" w:space="0" w:color="auto"/>
                    <w:right w:val="none" w:sz="0" w:space="0" w:color="auto"/>
                  </w:divBdr>
                </w:div>
                <w:div w:id="373584605">
                  <w:marLeft w:val="0"/>
                  <w:marRight w:val="0"/>
                  <w:marTop w:val="0"/>
                  <w:marBottom w:val="0"/>
                  <w:divBdr>
                    <w:top w:val="none" w:sz="0" w:space="0" w:color="auto"/>
                    <w:left w:val="none" w:sz="0" w:space="0" w:color="auto"/>
                    <w:bottom w:val="none" w:sz="0" w:space="0" w:color="auto"/>
                    <w:right w:val="none" w:sz="0" w:space="0" w:color="auto"/>
                  </w:divBdr>
                </w:div>
              </w:divsChild>
            </w:div>
            <w:div w:id="731469899">
              <w:marLeft w:val="0"/>
              <w:marRight w:val="0"/>
              <w:marTop w:val="0"/>
              <w:marBottom w:val="0"/>
              <w:divBdr>
                <w:top w:val="none" w:sz="0" w:space="0" w:color="auto"/>
                <w:left w:val="none" w:sz="0" w:space="0" w:color="auto"/>
                <w:bottom w:val="none" w:sz="0" w:space="0" w:color="auto"/>
                <w:right w:val="none" w:sz="0" w:space="0" w:color="auto"/>
              </w:divBdr>
            </w:div>
            <w:div w:id="1600678863">
              <w:marLeft w:val="0"/>
              <w:marRight w:val="0"/>
              <w:marTop w:val="0"/>
              <w:marBottom w:val="0"/>
              <w:divBdr>
                <w:top w:val="none" w:sz="0" w:space="0" w:color="auto"/>
                <w:left w:val="none" w:sz="0" w:space="0" w:color="auto"/>
                <w:bottom w:val="none" w:sz="0" w:space="0" w:color="auto"/>
                <w:right w:val="none" w:sz="0" w:space="0" w:color="auto"/>
              </w:divBdr>
            </w:div>
            <w:div w:id="514807022">
              <w:marLeft w:val="0"/>
              <w:marRight w:val="0"/>
              <w:marTop w:val="0"/>
              <w:marBottom w:val="0"/>
              <w:divBdr>
                <w:top w:val="none" w:sz="0" w:space="0" w:color="auto"/>
                <w:left w:val="none" w:sz="0" w:space="0" w:color="auto"/>
                <w:bottom w:val="none" w:sz="0" w:space="0" w:color="auto"/>
                <w:right w:val="none" w:sz="0" w:space="0" w:color="auto"/>
              </w:divBdr>
            </w:div>
            <w:div w:id="1214391538">
              <w:marLeft w:val="0"/>
              <w:marRight w:val="0"/>
              <w:marTop w:val="0"/>
              <w:marBottom w:val="0"/>
              <w:divBdr>
                <w:top w:val="none" w:sz="0" w:space="0" w:color="auto"/>
                <w:left w:val="none" w:sz="0" w:space="0" w:color="auto"/>
                <w:bottom w:val="none" w:sz="0" w:space="0" w:color="auto"/>
                <w:right w:val="none" w:sz="0" w:space="0" w:color="auto"/>
              </w:divBdr>
            </w:div>
            <w:div w:id="2113932848">
              <w:marLeft w:val="0"/>
              <w:marRight w:val="0"/>
              <w:marTop w:val="0"/>
              <w:marBottom w:val="0"/>
              <w:divBdr>
                <w:top w:val="none" w:sz="0" w:space="0" w:color="auto"/>
                <w:left w:val="none" w:sz="0" w:space="0" w:color="auto"/>
                <w:bottom w:val="none" w:sz="0" w:space="0" w:color="auto"/>
                <w:right w:val="none" w:sz="0" w:space="0" w:color="auto"/>
              </w:divBdr>
            </w:div>
            <w:div w:id="1343632149">
              <w:marLeft w:val="0"/>
              <w:marRight w:val="0"/>
              <w:marTop w:val="0"/>
              <w:marBottom w:val="0"/>
              <w:divBdr>
                <w:top w:val="none" w:sz="0" w:space="0" w:color="auto"/>
                <w:left w:val="none" w:sz="0" w:space="0" w:color="auto"/>
                <w:bottom w:val="none" w:sz="0" w:space="0" w:color="auto"/>
                <w:right w:val="none" w:sz="0" w:space="0" w:color="auto"/>
              </w:divBdr>
            </w:div>
            <w:div w:id="929432189">
              <w:marLeft w:val="0"/>
              <w:marRight w:val="0"/>
              <w:marTop w:val="0"/>
              <w:marBottom w:val="0"/>
              <w:divBdr>
                <w:top w:val="none" w:sz="0" w:space="0" w:color="auto"/>
                <w:left w:val="none" w:sz="0" w:space="0" w:color="auto"/>
                <w:bottom w:val="none" w:sz="0" w:space="0" w:color="auto"/>
                <w:right w:val="none" w:sz="0" w:space="0" w:color="auto"/>
              </w:divBdr>
            </w:div>
            <w:div w:id="1921257697">
              <w:marLeft w:val="0"/>
              <w:marRight w:val="0"/>
              <w:marTop w:val="0"/>
              <w:marBottom w:val="0"/>
              <w:divBdr>
                <w:top w:val="none" w:sz="0" w:space="0" w:color="auto"/>
                <w:left w:val="none" w:sz="0" w:space="0" w:color="auto"/>
                <w:bottom w:val="none" w:sz="0" w:space="0" w:color="auto"/>
                <w:right w:val="none" w:sz="0" w:space="0" w:color="auto"/>
              </w:divBdr>
            </w:div>
            <w:div w:id="608926291">
              <w:marLeft w:val="0"/>
              <w:marRight w:val="0"/>
              <w:marTop w:val="0"/>
              <w:marBottom w:val="0"/>
              <w:divBdr>
                <w:top w:val="none" w:sz="0" w:space="0" w:color="auto"/>
                <w:left w:val="none" w:sz="0" w:space="0" w:color="auto"/>
                <w:bottom w:val="none" w:sz="0" w:space="0" w:color="auto"/>
                <w:right w:val="none" w:sz="0" w:space="0" w:color="auto"/>
              </w:divBdr>
            </w:div>
            <w:div w:id="1763136377">
              <w:marLeft w:val="0"/>
              <w:marRight w:val="0"/>
              <w:marTop w:val="0"/>
              <w:marBottom w:val="0"/>
              <w:divBdr>
                <w:top w:val="none" w:sz="0" w:space="0" w:color="auto"/>
                <w:left w:val="none" w:sz="0" w:space="0" w:color="auto"/>
                <w:bottom w:val="none" w:sz="0" w:space="0" w:color="auto"/>
                <w:right w:val="none" w:sz="0" w:space="0" w:color="auto"/>
              </w:divBdr>
              <w:divsChild>
                <w:div w:id="2029285720">
                  <w:marLeft w:val="0"/>
                  <w:marRight w:val="0"/>
                  <w:marTop w:val="0"/>
                  <w:marBottom w:val="0"/>
                  <w:divBdr>
                    <w:top w:val="none" w:sz="0" w:space="0" w:color="auto"/>
                    <w:left w:val="none" w:sz="0" w:space="0" w:color="auto"/>
                    <w:bottom w:val="none" w:sz="0" w:space="0" w:color="auto"/>
                    <w:right w:val="none" w:sz="0" w:space="0" w:color="auto"/>
                  </w:divBdr>
                </w:div>
                <w:div w:id="1533613638">
                  <w:marLeft w:val="0"/>
                  <w:marRight w:val="0"/>
                  <w:marTop w:val="0"/>
                  <w:marBottom w:val="0"/>
                  <w:divBdr>
                    <w:top w:val="none" w:sz="0" w:space="0" w:color="auto"/>
                    <w:left w:val="none" w:sz="0" w:space="0" w:color="auto"/>
                    <w:bottom w:val="none" w:sz="0" w:space="0" w:color="auto"/>
                    <w:right w:val="none" w:sz="0" w:space="0" w:color="auto"/>
                  </w:divBdr>
                </w:div>
                <w:div w:id="2065180572">
                  <w:marLeft w:val="0"/>
                  <w:marRight w:val="0"/>
                  <w:marTop w:val="0"/>
                  <w:marBottom w:val="0"/>
                  <w:divBdr>
                    <w:top w:val="none" w:sz="0" w:space="0" w:color="auto"/>
                    <w:left w:val="none" w:sz="0" w:space="0" w:color="auto"/>
                    <w:bottom w:val="none" w:sz="0" w:space="0" w:color="auto"/>
                    <w:right w:val="none" w:sz="0" w:space="0" w:color="auto"/>
                  </w:divBdr>
                </w:div>
                <w:div w:id="388304605">
                  <w:marLeft w:val="0"/>
                  <w:marRight w:val="0"/>
                  <w:marTop w:val="0"/>
                  <w:marBottom w:val="0"/>
                  <w:divBdr>
                    <w:top w:val="none" w:sz="0" w:space="0" w:color="auto"/>
                    <w:left w:val="none" w:sz="0" w:space="0" w:color="auto"/>
                    <w:bottom w:val="none" w:sz="0" w:space="0" w:color="auto"/>
                    <w:right w:val="none" w:sz="0" w:space="0" w:color="auto"/>
                  </w:divBdr>
                </w:div>
                <w:div w:id="1350715137">
                  <w:marLeft w:val="0"/>
                  <w:marRight w:val="0"/>
                  <w:marTop w:val="0"/>
                  <w:marBottom w:val="0"/>
                  <w:divBdr>
                    <w:top w:val="none" w:sz="0" w:space="0" w:color="auto"/>
                    <w:left w:val="none" w:sz="0" w:space="0" w:color="auto"/>
                    <w:bottom w:val="none" w:sz="0" w:space="0" w:color="auto"/>
                    <w:right w:val="none" w:sz="0" w:space="0" w:color="auto"/>
                  </w:divBdr>
                </w:div>
                <w:div w:id="106510142">
                  <w:marLeft w:val="0"/>
                  <w:marRight w:val="0"/>
                  <w:marTop w:val="0"/>
                  <w:marBottom w:val="0"/>
                  <w:divBdr>
                    <w:top w:val="none" w:sz="0" w:space="0" w:color="auto"/>
                    <w:left w:val="none" w:sz="0" w:space="0" w:color="auto"/>
                    <w:bottom w:val="none" w:sz="0" w:space="0" w:color="auto"/>
                    <w:right w:val="none" w:sz="0" w:space="0" w:color="auto"/>
                  </w:divBdr>
                </w:div>
                <w:div w:id="1787582355">
                  <w:marLeft w:val="0"/>
                  <w:marRight w:val="0"/>
                  <w:marTop w:val="0"/>
                  <w:marBottom w:val="0"/>
                  <w:divBdr>
                    <w:top w:val="none" w:sz="0" w:space="0" w:color="auto"/>
                    <w:left w:val="none" w:sz="0" w:space="0" w:color="auto"/>
                    <w:bottom w:val="none" w:sz="0" w:space="0" w:color="auto"/>
                    <w:right w:val="none" w:sz="0" w:space="0" w:color="auto"/>
                  </w:divBdr>
                </w:div>
                <w:div w:id="1212771403">
                  <w:marLeft w:val="0"/>
                  <w:marRight w:val="0"/>
                  <w:marTop w:val="0"/>
                  <w:marBottom w:val="0"/>
                  <w:divBdr>
                    <w:top w:val="none" w:sz="0" w:space="0" w:color="auto"/>
                    <w:left w:val="none" w:sz="0" w:space="0" w:color="auto"/>
                    <w:bottom w:val="none" w:sz="0" w:space="0" w:color="auto"/>
                    <w:right w:val="none" w:sz="0" w:space="0" w:color="auto"/>
                  </w:divBdr>
                </w:div>
                <w:div w:id="743259398">
                  <w:marLeft w:val="0"/>
                  <w:marRight w:val="0"/>
                  <w:marTop w:val="0"/>
                  <w:marBottom w:val="0"/>
                  <w:divBdr>
                    <w:top w:val="none" w:sz="0" w:space="0" w:color="auto"/>
                    <w:left w:val="none" w:sz="0" w:space="0" w:color="auto"/>
                    <w:bottom w:val="none" w:sz="0" w:space="0" w:color="auto"/>
                    <w:right w:val="none" w:sz="0" w:space="0" w:color="auto"/>
                  </w:divBdr>
                </w:div>
                <w:div w:id="458955379">
                  <w:marLeft w:val="0"/>
                  <w:marRight w:val="0"/>
                  <w:marTop w:val="0"/>
                  <w:marBottom w:val="0"/>
                  <w:divBdr>
                    <w:top w:val="none" w:sz="0" w:space="0" w:color="auto"/>
                    <w:left w:val="none" w:sz="0" w:space="0" w:color="auto"/>
                    <w:bottom w:val="none" w:sz="0" w:space="0" w:color="auto"/>
                    <w:right w:val="none" w:sz="0" w:space="0" w:color="auto"/>
                  </w:divBdr>
                </w:div>
                <w:div w:id="724984276">
                  <w:marLeft w:val="0"/>
                  <w:marRight w:val="0"/>
                  <w:marTop w:val="0"/>
                  <w:marBottom w:val="0"/>
                  <w:divBdr>
                    <w:top w:val="none" w:sz="0" w:space="0" w:color="auto"/>
                    <w:left w:val="none" w:sz="0" w:space="0" w:color="auto"/>
                    <w:bottom w:val="none" w:sz="0" w:space="0" w:color="auto"/>
                    <w:right w:val="none" w:sz="0" w:space="0" w:color="auto"/>
                  </w:divBdr>
                </w:div>
                <w:div w:id="974918535">
                  <w:marLeft w:val="0"/>
                  <w:marRight w:val="0"/>
                  <w:marTop w:val="0"/>
                  <w:marBottom w:val="0"/>
                  <w:divBdr>
                    <w:top w:val="none" w:sz="0" w:space="0" w:color="auto"/>
                    <w:left w:val="none" w:sz="0" w:space="0" w:color="auto"/>
                    <w:bottom w:val="none" w:sz="0" w:space="0" w:color="auto"/>
                    <w:right w:val="none" w:sz="0" w:space="0" w:color="auto"/>
                  </w:divBdr>
                </w:div>
              </w:divsChild>
            </w:div>
            <w:div w:id="1491825443">
              <w:marLeft w:val="0"/>
              <w:marRight w:val="0"/>
              <w:marTop w:val="0"/>
              <w:marBottom w:val="0"/>
              <w:divBdr>
                <w:top w:val="none" w:sz="0" w:space="0" w:color="auto"/>
                <w:left w:val="none" w:sz="0" w:space="0" w:color="auto"/>
                <w:bottom w:val="none" w:sz="0" w:space="0" w:color="auto"/>
                <w:right w:val="none" w:sz="0" w:space="0" w:color="auto"/>
              </w:divBdr>
            </w:div>
            <w:div w:id="554048767">
              <w:marLeft w:val="0"/>
              <w:marRight w:val="0"/>
              <w:marTop w:val="0"/>
              <w:marBottom w:val="0"/>
              <w:divBdr>
                <w:top w:val="none" w:sz="0" w:space="0" w:color="auto"/>
                <w:left w:val="none" w:sz="0" w:space="0" w:color="auto"/>
                <w:bottom w:val="none" w:sz="0" w:space="0" w:color="auto"/>
                <w:right w:val="none" w:sz="0" w:space="0" w:color="auto"/>
              </w:divBdr>
            </w:div>
            <w:div w:id="82187266">
              <w:marLeft w:val="0"/>
              <w:marRight w:val="0"/>
              <w:marTop w:val="0"/>
              <w:marBottom w:val="0"/>
              <w:divBdr>
                <w:top w:val="none" w:sz="0" w:space="0" w:color="auto"/>
                <w:left w:val="none" w:sz="0" w:space="0" w:color="auto"/>
                <w:bottom w:val="none" w:sz="0" w:space="0" w:color="auto"/>
                <w:right w:val="none" w:sz="0" w:space="0" w:color="auto"/>
              </w:divBdr>
            </w:div>
            <w:div w:id="378938342">
              <w:marLeft w:val="0"/>
              <w:marRight w:val="0"/>
              <w:marTop w:val="0"/>
              <w:marBottom w:val="0"/>
              <w:divBdr>
                <w:top w:val="none" w:sz="0" w:space="0" w:color="auto"/>
                <w:left w:val="none" w:sz="0" w:space="0" w:color="auto"/>
                <w:bottom w:val="none" w:sz="0" w:space="0" w:color="auto"/>
                <w:right w:val="none" w:sz="0" w:space="0" w:color="auto"/>
              </w:divBdr>
            </w:div>
            <w:div w:id="1091120722">
              <w:marLeft w:val="0"/>
              <w:marRight w:val="0"/>
              <w:marTop w:val="0"/>
              <w:marBottom w:val="0"/>
              <w:divBdr>
                <w:top w:val="none" w:sz="0" w:space="0" w:color="auto"/>
                <w:left w:val="none" w:sz="0" w:space="0" w:color="auto"/>
                <w:bottom w:val="none" w:sz="0" w:space="0" w:color="auto"/>
                <w:right w:val="none" w:sz="0" w:space="0" w:color="auto"/>
              </w:divBdr>
            </w:div>
            <w:div w:id="622034041">
              <w:marLeft w:val="0"/>
              <w:marRight w:val="0"/>
              <w:marTop w:val="0"/>
              <w:marBottom w:val="0"/>
              <w:divBdr>
                <w:top w:val="none" w:sz="0" w:space="0" w:color="auto"/>
                <w:left w:val="none" w:sz="0" w:space="0" w:color="auto"/>
                <w:bottom w:val="none" w:sz="0" w:space="0" w:color="auto"/>
                <w:right w:val="none" w:sz="0" w:space="0" w:color="auto"/>
              </w:divBdr>
            </w:div>
            <w:div w:id="1432043344">
              <w:marLeft w:val="0"/>
              <w:marRight w:val="0"/>
              <w:marTop w:val="0"/>
              <w:marBottom w:val="0"/>
              <w:divBdr>
                <w:top w:val="none" w:sz="0" w:space="0" w:color="auto"/>
                <w:left w:val="none" w:sz="0" w:space="0" w:color="auto"/>
                <w:bottom w:val="none" w:sz="0" w:space="0" w:color="auto"/>
                <w:right w:val="none" w:sz="0" w:space="0" w:color="auto"/>
              </w:divBdr>
            </w:div>
            <w:div w:id="2012946249">
              <w:marLeft w:val="0"/>
              <w:marRight w:val="0"/>
              <w:marTop w:val="0"/>
              <w:marBottom w:val="0"/>
              <w:divBdr>
                <w:top w:val="none" w:sz="0" w:space="0" w:color="auto"/>
                <w:left w:val="none" w:sz="0" w:space="0" w:color="auto"/>
                <w:bottom w:val="none" w:sz="0" w:space="0" w:color="auto"/>
                <w:right w:val="none" w:sz="0" w:space="0" w:color="auto"/>
              </w:divBdr>
            </w:div>
            <w:div w:id="1320883695">
              <w:marLeft w:val="0"/>
              <w:marRight w:val="0"/>
              <w:marTop w:val="0"/>
              <w:marBottom w:val="0"/>
              <w:divBdr>
                <w:top w:val="none" w:sz="0" w:space="0" w:color="auto"/>
                <w:left w:val="none" w:sz="0" w:space="0" w:color="auto"/>
                <w:bottom w:val="none" w:sz="0" w:space="0" w:color="auto"/>
                <w:right w:val="none" w:sz="0" w:space="0" w:color="auto"/>
              </w:divBdr>
            </w:div>
            <w:div w:id="1851601585">
              <w:marLeft w:val="0"/>
              <w:marRight w:val="0"/>
              <w:marTop w:val="0"/>
              <w:marBottom w:val="0"/>
              <w:divBdr>
                <w:top w:val="none" w:sz="0" w:space="0" w:color="auto"/>
                <w:left w:val="none" w:sz="0" w:space="0" w:color="auto"/>
                <w:bottom w:val="none" w:sz="0" w:space="0" w:color="auto"/>
                <w:right w:val="none" w:sz="0" w:space="0" w:color="auto"/>
              </w:divBdr>
            </w:div>
            <w:div w:id="1019157065">
              <w:marLeft w:val="0"/>
              <w:marRight w:val="0"/>
              <w:marTop w:val="0"/>
              <w:marBottom w:val="0"/>
              <w:divBdr>
                <w:top w:val="none" w:sz="0" w:space="0" w:color="auto"/>
                <w:left w:val="none" w:sz="0" w:space="0" w:color="auto"/>
                <w:bottom w:val="none" w:sz="0" w:space="0" w:color="auto"/>
                <w:right w:val="none" w:sz="0" w:space="0" w:color="auto"/>
              </w:divBdr>
            </w:div>
            <w:div w:id="1602444962">
              <w:marLeft w:val="0"/>
              <w:marRight w:val="0"/>
              <w:marTop w:val="0"/>
              <w:marBottom w:val="0"/>
              <w:divBdr>
                <w:top w:val="none" w:sz="0" w:space="0" w:color="auto"/>
                <w:left w:val="none" w:sz="0" w:space="0" w:color="auto"/>
                <w:bottom w:val="none" w:sz="0" w:space="0" w:color="auto"/>
                <w:right w:val="none" w:sz="0" w:space="0" w:color="auto"/>
              </w:divBdr>
            </w:div>
            <w:div w:id="455879484">
              <w:marLeft w:val="0"/>
              <w:marRight w:val="0"/>
              <w:marTop w:val="0"/>
              <w:marBottom w:val="0"/>
              <w:divBdr>
                <w:top w:val="none" w:sz="0" w:space="0" w:color="auto"/>
                <w:left w:val="none" w:sz="0" w:space="0" w:color="auto"/>
                <w:bottom w:val="none" w:sz="0" w:space="0" w:color="auto"/>
                <w:right w:val="none" w:sz="0" w:space="0" w:color="auto"/>
              </w:divBdr>
            </w:div>
            <w:div w:id="888299902">
              <w:marLeft w:val="0"/>
              <w:marRight w:val="0"/>
              <w:marTop w:val="0"/>
              <w:marBottom w:val="0"/>
              <w:divBdr>
                <w:top w:val="none" w:sz="0" w:space="0" w:color="auto"/>
                <w:left w:val="none" w:sz="0" w:space="0" w:color="auto"/>
                <w:bottom w:val="none" w:sz="0" w:space="0" w:color="auto"/>
                <w:right w:val="none" w:sz="0" w:space="0" w:color="auto"/>
              </w:divBdr>
            </w:div>
            <w:div w:id="908271139">
              <w:marLeft w:val="0"/>
              <w:marRight w:val="0"/>
              <w:marTop w:val="0"/>
              <w:marBottom w:val="0"/>
              <w:divBdr>
                <w:top w:val="none" w:sz="0" w:space="0" w:color="auto"/>
                <w:left w:val="none" w:sz="0" w:space="0" w:color="auto"/>
                <w:bottom w:val="none" w:sz="0" w:space="0" w:color="auto"/>
                <w:right w:val="none" w:sz="0" w:space="0" w:color="auto"/>
              </w:divBdr>
            </w:div>
            <w:div w:id="1215240939">
              <w:marLeft w:val="0"/>
              <w:marRight w:val="0"/>
              <w:marTop w:val="0"/>
              <w:marBottom w:val="0"/>
              <w:divBdr>
                <w:top w:val="none" w:sz="0" w:space="0" w:color="auto"/>
                <w:left w:val="none" w:sz="0" w:space="0" w:color="auto"/>
                <w:bottom w:val="none" w:sz="0" w:space="0" w:color="auto"/>
                <w:right w:val="none" w:sz="0" w:space="0" w:color="auto"/>
              </w:divBdr>
            </w:div>
            <w:div w:id="1128815542">
              <w:marLeft w:val="0"/>
              <w:marRight w:val="0"/>
              <w:marTop w:val="0"/>
              <w:marBottom w:val="0"/>
              <w:divBdr>
                <w:top w:val="none" w:sz="0" w:space="0" w:color="auto"/>
                <w:left w:val="none" w:sz="0" w:space="0" w:color="auto"/>
                <w:bottom w:val="none" w:sz="0" w:space="0" w:color="auto"/>
                <w:right w:val="none" w:sz="0" w:space="0" w:color="auto"/>
              </w:divBdr>
            </w:div>
            <w:div w:id="175923585">
              <w:marLeft w:val="0"/>
              <w:marRight w:val="0"/>
              <w:marTop w:val="0"/>
              <w:marBottom w:val="0"/>
              <w:divBdr>
                <w:top w:val="none" w:sz="0" w:space="0" w:color="auto"/>
                <w:left w:val="none" w:sz="0" w:space="0" w:color="auto"/>
                <w:bottom w:val="none" w:sz="0" w:space="0" w:color="auto"/>
                <w:right w:val="none" w:sz="0" w:space="0" w:color="auto"/>
              </w:divBdr>
            </w:div>
            <w:div w:id="843130377">
              <w:marLeft w:val="0"/>
              <w:marRight w:val="0"/>
              <w:marTop w:val="0"/>
              <w:marBottom w:val="0"/>
              <w:divBdr>
                <w:top w:val="none" w:sz="0" w:space="0" w:color="auto"/>
                <w:left w:val="none" w:sz="0" w:space="0" w:color="auto"/>
                <w:bottom w:val="none" w:sz="0" w:space="0" w:color="auto"/>
                <w:right w:val="none" w:sz="0" w:space="0" w:color="auto"/>
              </w:divBdr>
            </w:div>
            <w:div w:id="846139451">
              <w:marLeft w:val="0"/>
              <w:marRight w:val="0"/>
              <w:marTop w:val="0"/>
              <w:marBottom w:val="0"/>
              <w:divBdr>
                <w:top w:val="none" w:sz="0" w:space="0" w:color="auto"/>
                <w:left w:val="none" w:sz="0" w:space="0" w:color="auto"/>
                <w:bottom w:val="none" w:sz="0" w:space="0" w:color="auto"/>
                <w:right w:val="none" w:sz="0" w:space="0" w:color="auto"/>
              </w:divBdr>
            </w:div>
            <w:div w:id="566955596">
              <w:marLeft w:val="0"/>
              <w:marRight w:val="0"/>
              <w:marTop w:val="0"/>
              <w:marBottom w:val="0"/>
              <w:divBdr>
                <w:top w:val="none" w:sz="0" w:space="0" w:color="auto"/>
                <w:left w:val="none" w:sz="0" w:space="0" w:color="auto"/>
                <w:bottom w:val="none" w:sz="0" w:space="0" w:color="auto"/>
                <w:right w:val="none" w:sz="0" w:space="0" w:color="auto"/>
              </w:divBdr>
            </w:div>
            <w:div w:id="21825317">
              <w:marLeft w:val="0"/>
              <w:marRight w:val="0"/>
              <w:marTop w:val="0"/>
              <w:marBottom w:val="0"/>
              <w:divBdr>
                <w:top w:val="none" w:sz="0" w:space="0" w:color="auto"/>
                <w:left w:val="none" w:sz="0" w:space="0" w:color="auto"/>
                <w:bottom w:val="none" w:sz="0" w:space="0" w:color="auto"/>
                <w:right w:val="none" w:sz="0" w:space="0" w:color="auto"/>
              </w:divBdr>
            </w:div>
            <w:div w:id="614875310">
              <w:marLeft w:val="0"/>
              <w:marRight w:val="0"/>
              <w:marTop w:val="0"/>
              <w:marBottom w:val="0"/>
              <w:divBdr>
                <w:top w:val="none" w:sz="0" w:space="0" w:color="auto"/>
                <w:left w:val="none" w:sz="0" w:space="0" w:color="auto"/>
                <w:bottom w:val="none" w:sz="0" w:space="0" w:color="auto"/>
                <w:right w:val="none" w:sz="0" w:space="0" w:color="auto"/>
              </w:divBdr>
            </w:div>
            <w:div w:id="1535343521">
              <w:marLeft w:val="0"/>
              <w:marRight w:val="0"/>
              <w:marTop w:val="0"/>
              <w:marBottom w:val="0"/>
              <w:divBdr>
                <w:top w:val="none" w:sz="0" w:space="0" w:color="auto"/>
                <w:left w:val="none" w:sz="0" w:space="0" w:color="auto"/>
                <w:bottom w:val="none" w:sz="0" w:space="0" w:color="auto"/>
                <w:right w:val="none" w:sz="0" w:space="0" w:color="auto"/>
              </w:divBdr>
            </w:div>
            <w:div w:id="1815679999">
              <w:marLeft w:val="0"/>
              <w:marRight w:val="0"/>
              <w:marTop w:val="0"/>
              <w:marBottom w:val="0"/>
              <w:divBdr>
                <w:top w:val="none" w:sz="0" w:space="0" w:color="auto"/>
                <w:left w:val="none" w:sz="0" w:space="0" w:color="auto"/>
                <w:bottom w:val="none" w:sz="0" w:space="0" w:color="auto"/>
                <w:right w:val="none" w:sz="0" w:space="0" w:color="auto"/>
              </w:divBdr>
            </w:div>
            <w:div w:id="435557850">
              <w:marLeft w:val="0"/>
              <w:marRight w:val="0"/>
              <w:marTop w:val="0"/>
              <w:marBottom w:val="0"/>
              <w:divBdr>
                <w:top w:val="none" w:sz="0" w:space="0" w:color="auto"/>
                <w:left w:val="none" w:sz="0" w:space="0" w:color="auto"/>
                <w:bottom w:val="none" w:sz="0" w:space="0" w:color="auto"/>
                <w:right w:val="none" w:sz="0" w:space="0" w:color="auto"/>
              </w:divBdr>
            </w:div>
            <w:div w:id="1514996480">
              <w:marLeft w:val="0"/>
              <w:marRight w:val="0"/>
              <w:marTop w:val="0"/>
              <w:marBottom w:val="0"/>
              <w:divBdr>
                <w:top w:val="none" w:sz="0" w:space="0" w:color="auto"/>
                <w:left w:val="none" w:sz="0" w:space="0" w:color="auto"/>
                <w:bottom w:val="none" w:sz="0" w:space="0" w:color="auto"/>
                <w:right w:val="none" w:sz="0" w:space="0" w:color="auto"/>
              </w:divBdr>
            </w:div>
            <w:div w:id="249437842">
              <w:marLeft w:val="0"/>
              <w:marRight w:val="0"/>
              <w:marTop w:val="0"/>
              <w:marBottom w:val="0"/>
              <w:divBdr>
                <w:top w:val="none" w:sz="0" w:space="0" w:color="auto"/>
                <w:left w:val="none" w:sz="0" w:space="0" w:color="auto"/>
                <w:bottom w:val="none" w:sz="0" w:space="0" w:color="auto"/>
                <w:right w:val="none" w:sz="0" w:space="0" w:color="auto"/>
              </w:divBdr>
            </w:div>
            <w:div w:id="1686711221">
              <w:marLeft w:val="0"/>
              <w:marRight w:val="0"/>
              <w:marTop w:val="0"/>
              <w:marBottom w:val="0"/>
              <w:divBdr>
                <w:top w:val="none" w:sz="0" w:space="0" w:color="auto"/>
                <w:left w:val="none" w:sz="0" w:space="0" w:color="auto"/>
                <w:bottom w:val="none" w:sz="0" w:space="0" w:color="auto"/>
                <w:right w:val="none" w:sz="0" w:space="0" w:color="auto"/>
              </w:divBdr>
            </w:div>
            <w:div w:id="1111126814">
              <w:marLeft w:val="0"/>
              <w:marRight w:val="0"/>
              <w:marTop w:val="0"/>
              <w:marBottom w:val="0"/>
              <w:divBdr>
                <w:top w:val="none" w:sz="0" w:space="0" w:color="auto"/>
                <w:left w:val="none" w:sz="0" w:space="0" w:color="auto"/>
                <w:bottom w:val="none" w:sz="0" w:space="0" w:color="auto"/>
                <w:right w:val="none" w:sz="0" w:space="0" w:color="auto"/>
              </w:divBdr>
            </w:div>
            <w:div w:id="1672294106">
              <w:marLeft w:val="0"/>
              <w:marRight w:val="0"/>
              <w:marTop w:val="0"/>
              <w:marBottom w:val="0"/>
              <w:divBdr>
                <w:top w:val="none" w:sz="0" w:space="0" w:color="auto"/>
                <w:left w:val="none" w:sz="0" w:space="0" w:color="auto"/>
                <w:bottom w:val="none" w:sz="0" w:space="0" w:color="auto"/>
                <w:right w:val="none" w:sz="0" w:space="0" w:color="auto"/>
              </w:divBdr>
            </w:div>
            <w:div w:id="1979069930">
              <w:marLeft w:val="0"/>
              <w:marRight w:val="0"/>
              <w:marTop w:val="0"/>
              <w:marBottom w:val="0"/>
              <w:divBdr>
                <w:top w:val="none" w:sz="0" w:space="0" w:color="auto"/>
                <w:left w:val="none" w:sz="0" w:space="0" w:color="auto"/>
                <w:bottom w:val="none" w:sz="0" w:space="0" w:color="auto"/>
                <w:right w:val="none" w:sz="0" w:space="0" w:color="auto"/>
              </w:divBdr>
            </w:div>
            <w:div w:id="1599604532">
              <w:marLeft w:val="0"/>
              <w:marRight w:val="0"/>
              <w:marTop w:val="0"/>
              <w:marBottom w:val="0"/>
              <w:divBdr>
                <w:top w:val="none" w:sz="0" w:space="0" w:color="auto"/>
                <w:left w:val="none" w:sz="0" w:space="0" w:color="auto"/>
                <w:bottom w:val="none" w:sz="0" w:space="0" w:color="auto"/>
                <w:right w:val="none" w:sz="0" w:space="0" w:color="auto"/>
              </w:divBdr>
            </w:div>
            <w:div w:id="1418401495">
              <w:marLeft w:val="0"/>
              <w:marRight w:val="0"/>
              <w:marTop w:val="0"/>
              <w:marBottom w:val="0"/>
              <w:divBdr>
                <w:top w:val="none" w:sz="0" w:space="0" w:color="auto"/>
                <w:left w:val="none" w:sz="0" w:space="0" w:color="auto"/>
                <w:bottom w:val="none" w:sz="0" w:space="0" w:color="auto"/>
                <w:right w:val="none" w:sz="0" w:space="0" w:color="auto"/>
              </w:divBdr>
            </w:div>
            <w:div w:id="1368600604">
              <w:marLeft w:val="0"/>
              <w:marRight w:val="0"/>
              <w:marTop w:val="0"/>
              <w:marBottom w:val="0"/>
              <w:divBdr>
                <w:top w:val="none" w:sz="0" w:space="0" w:color="auto"/>
                <w:left w:val="none" w:sz="0" w:space="0" w:color="auto"/>
                <w:bottom w:val="none" w:sz="0" w:space="0" w:color="auto"/>
                <w:right w:val="none" w:sz="0" w:space="0" w:color="auto"/>
              </w:divBdr>
            </w:div>
            <w:div w:id="1163591941">
              <w:marLeft w:val="0"/>
              <w:marRight w:val="0"/>
              <w:marTop w:val="0"/>
              <w:marBottom w:val="0"/>
              <w:divBdr>
                <w:top w:val="none" w:sz="0" w:space="0" w:color="auto"/>
                <w:left w:val="none" w:sz="0" w:space="0" w:color="auto"/>
                <w:bottom w:val="none" w:sz="0" w:space="0" w:color="auto"/>
                <w:right w:val="none" w:sz="0" w:space="0" w:color="auto"/>
              </w:divBdr>
            </w:div>
            <w:div w:id="515850270">
              <w:marLeft w:val="0"/>
              <w:marRight w:val="0"/>
              <w:marTop w:val="0"/>
              <w:marBottom w:val="0"/>
              <w:divBdr>
                <w:top w:val="none" w:sz="0" w:space="0" w:color="auto"/>
                <w:left w:val="none" w:sz="0" w:space="0" w:color="auto"/>
                <w:bottom w:val="none" w:sz="0" w:space="0" w:color="auto"/>
                <w:right w:val="none" w:sz="0" w:space="0" w:color="auto"/>
              </w:divBdr>
            </w:div>
            <w:div w:id="1710760710">
              <w:marLeft w:val="0"/>
              <w:marRight w:val="0"/>
              <w:marTop w:val="0"/>
              <w:marBottom w:val="0"/>
              <w:divBdr>
                <w:top w:val="none" w:sz="0" w:space="0" w:color="auto"/>
                <w:left w:val="none" w:sz="0" w:space="0" w:color="auto"/>
                <w:bottom w:val="none" w:sz="0" w:space="0" w:color="auto"/>
                <w:right w:val="none" w:sz="0" w:space="0" w:color="auto"/>
              </w:divBdr>
            </w:div>
            <w:div w:id="955480555">
              <w:marLeft w:val="0"/>
              <w:marRight w:val="0"/>
              <w:marTop w:val="0"/>
              <w:marBottom w:val="0"/>
              <w:divBdr>
                <w:top w:val="none" w:sz="0" w:space="0" w:color="auto"/>
                <w:left w:val="none" w:sz="0" w:space="0" w:color="auto"/>
                <w:bottom w:val="none" w:sz="0" w:space="0" w:color="auto"/>
                <w:right w:val="none" w:sz="0" w:space="0" w:color="auto"/>
              </w:divBdr>
            </w:div>
            <w:div w:id="1194032054">
              <w:marLeft w:val="0"/>
              <w:marRight w:val="0"/>
              <w:marTop w:val="0"/>
              <w:marBottom w:val="0"/>
              <w:divBdr>
                <w:top w:val="none" w:sz="0" w:space="0" w:color="auto"/>
                <w:left w:val="none" w:sz="0" w:space="0" w:color="auto"/>
                <w:bottom w:val="none" w:sz="0" w:space="0" w:color="auto"/>
                <w:right w:val="none" w:sz="0" w:space="0" w:color="auto"/>
              </w:divBdr>
            </w:div>
            <w:div w:id="387997465">
              <w:marLeft w:val="0"/>
              <w:marRight w:val="0"/>
              <w:marTop w:val="0"/>
              <w:marBottom w:val="0"/>
              <w:divBdr>
                <w:top w:val="none" w:sz="0" w:space="0" w:color="auto"/>
                <w:left w:val="none" w:sz="0" w:space="0" w:color="auto"/>
                <w:bottom w:val="none" w:sz="0" w:space="0" w:color="auto"/>
                <w:right w:val="none" w:sz="0" w:space="0" w:color="auto"/>
              </w:divBdr>
            </w:div>
            <w:div w:id="1830830273">
              <w:marLeft w:val="0"/>
              <w:marRight w:val="0"/>
              <w:marTop w:val="0"/>
              <w:marBottom w:val="0"/>
              <w:divBdr>
                <w:top w:val="none" w:sz="0" w:space="0" w:color="auto"/>
                <w:left w:val="none" w:sz="0" w:space="0" w:color="auto"/>
                <w:bottom w:val="none" w:sz="0" w:space="0" w:color="auto"/>
                <w:right w:val="none" w:sz="0" w:space="0" w:color="auto"/>
              </w:divBdr>
            </w:div>
            <w:div w:id="1248689705">
              <w:marLeft w:val="0"/>
              <w:marRight w:val="0"/>
              <w:marTop w:val="0"/>
              <w:marBottom w:val="0"/>
              <w:divBdr>
                <w:top w:val="none" w:sz="0" w:space="0" w:color="auto"/>
                <w:left w:val="none" w:sz="0" w:space="0" w:color="auto"/>
                <w:bottom w:val="none" w:sz="0" w:space="0" w:color="auto"/>
                <w:right w:val="none" w:sz="0" w:space="0" w:color="auto"/>
              </w:divBdr>
            </w:div>
            <w:div w:id="549651452">
              <w:marLeft w:val="0"/>
              <w:marRight w:val="0"/>
              <w:marTop w:val="0"/>
              <w:marBottom w:val="0"/>
              <w:divBdr>
                <w:top w:val="none" w:sz="0" w:space="0" w:color="auto"/>
                <w:left w:val="none" w:sz="0" w:space="0" w:color="auto"/>
                <w:bottom w:val="none" w:sz="0" w:space="0" w:color="auto"/>
                <w:right w:val="none" w:sz="0" w:space="0" w:color="auto"/>
              </w:divBdr>
            </w:div>
            <w:div w:id="1928685423">
              <w:marLeft w:val="0"/>
              <w:marRight w:val="0"/>
              <w:marTop w:val="0"/>
              <w:marBottom w:val="0"/>
              <w:divBdr>
                <w:top w:val="none" w:sz="0" w:space="0" w:color="auto"/>
                <w:left w:val="none" w:sz="0" w:space="0" w:color="auto"/>
                <w:bottom w:val="none" w:sz="0" w:space="0" w:color="auto"/>
                <w:right w:val="none" w:sz="0" w:space="0" w:color="auto"/>
              </w:divBdr>
            </w:div>
            <w:div w:id="1037119901">
              <w:marLeft w:val="0"/>
              <w:marRight w:val="0"/>
              <w:marTop w:val="0"/>
              <w:marBottom w:val="0"/>
              <w:divBdr>
                <w:top w:val="none" w:sz="0" w:space="0" w:color="auto"/>
                <w:left w:val="none" w:sz="0" w:space="0" w:color="auto"/>
                <w:bottom w:val="none" w:sz="0" w:space="0" w:color="auto"/>
                <w:right w:val="none" w:sz="0" w:space="0" w:color="auto"/>
              </w:divBdr>
            </w:div>
            <w:div w:id="1948076843">
              <w:marLeft w:val="0"/>
              <w:marRight w:val="0"/>
              <w:marTop w:val="0"/>
              <w:marBottom w:val="0"/>
              <w:divBdr>
                <w:top w:val="none" w:sz="0" w:space="0" w:color="auto"/>
                <w:left w:val="none" w:sz="0" w:space="0" w:color="auto"/>
                <w:bottom w:val="none" w:sz="0" w:space="0" w:color="auto"/>
                <w:right w:val="none" w:sz="0" w:space="0" w:color="auto"/>
              </w:divBdr>
            </w:div>
            <w:div w:id="1550221008">
              <w:marLeft w:val="0"/>
              <w:marRight w:val="0"/>
              <w:marTop w:val="0"/>
              <w:marBottom w:val="0"/>
              <w:divBdr>
                <w:top w:val="none" w:sz="0" w:space="0" w:color="auto"/>
                <w:left w:val="none" w:sz="0" w:space="0" w:color="auto"/>
                <w:bottom w:val="none" w:sz="0" w:space="0" w:color="auto"/>
                <w:right w:val="none" w:sz="0" w:space="0" w:color="auto"/>
              </w:divBdr>
            </w:div>
            <w:div w:id="726075719">
              <w:marLeft w:val="0"/>
              <w:marRight w:val="0"/>
              <w:marTop w:val="0"/>
              <w:marBottom w:val="0"/>
              <w:divBdr>
                <w:top w:val="none" w:sz="0" w:space="0" w:color="auto"/>
                <w:left w:val="none" w:sz="0" w:space="0" w:color="auto"/>
                <w:bottom w:val="none" w:sz="0" w:space="0" w:color="auto"/>
                <w:right w:val="none" w:sz="0" w:space="0" w:color="auto"/>
              </w:divBdr>
            </w:div>
            <w:div w:id="1790933947">
              <w:marLeft w:val="0"/>
              <w:marRight w:val="0"/>
              <w:marTop w:val="0"/>
              <w:marBottom w:val="0"/>
              <w:divBdr>
                <w:top w:val="none" w:sz="0" w:space="0" w:color="auto"/>
                <w:left w:val="none" w:sz="0" w:space="0" w:color="auto"/>
                <w:bottom w:val="none" w:sz="0" w:space="0" w:color="auto"/>
                <w:right w:val="none" w:sz="0" w:space="0" w:color="auto"/>
              </w:divBdr>
            </w:div>
            <w:div w:id="1444957275">
              <w:marLeft w:val="0"/>
              <w:marRight w:val="0"/>
              <w:marTop w:val="0"/>
              <w:marBottom w:val="0"/>
              <w:divBdr>
                <w:top w:val="none" w:sz="0" w:space="0" w:color="auto"/>
                <w:left w:val="none" w:sz="0" w:space="0" w:color="auto"/>
                <w:bottom w:val="none" w:sz="0" w:space="0" w:color="auto"/>
                <w:right w:val="none" w:sz="0" w:space="0" w:color="auto"/>
              </w:divBdr>
            </w:div>
            <w:div w:id="1633094884">
              <w:marLeft w:val="0"/>
              <w:marRight w:val="0"/>
              <w:marTop w:val="0"/>
              <w:marBottom w:val="0"/>
              <w:divBdr>
                <w:top w:val="none" w:sz="0" w:space="0" w:color="auto"/>
                <w:left w:val="none" w:sz="0" w:space="0" w:color="auto"/>
                <w:bottom w:val="none" w:sz="0" w:space="0" w:color="auto"/>
                <w:right w:val="none" w:sz="0" w:space="0" w:color="auto"/>
              </w:divBdr>
            </w:div>
            <w:div w:id="552542842">
              <w:marLeft w:val="0"/>
              <w:marRight w:val="0"/>
              <w:marTop w:val="0"/>
              <w:marBottom w:val="0"/>
              <w:divBdr>
                <w:top w:val="none" w:sz="0" w:space="0" w:color="auto"/>
                <w:left w:val="none" w:sz="0" w:space="0" w:color="auto"/>
                <w:bottom w:val="none" w:sz="0" w:space="0" w:color="auto"/>
                <w:right w:val="none" w:sz="0" w:space="0" w:color="auto"/>
              </w:divBdr>
            </w:div>
            <w:div w:id="1133788061">
              <w:marLeft w:val="0"/>
              <w:marRight w:val="0"/>
              <w:marTop w:val="0"/>
              <w:marBottom w:val="0"/>
              <w:divBdr>
                <w:top w:val="none" w:sz="0" w:space="0" w:color="auto"/>
                <w:left w:val="none" w:sz="0" w:space="0" w:color="auto"/>
                <w:bottom w:val="none" w:sz="0" w:space="0" w:color="auto"/>
                <w:right w:val="none" w:sz="0" w:space="0" w:color="auto"/>
              </w:divBdr>
            </w:div>
            <w:div w:id="531649039">
              <w:marLeft w:val="0"/>
              <w:marRight w:val="0"/>
              <w:marTop w:val="0"/>
              <w:marBottom w:val="0"/>
              <w:divBdr>
                <w:top w:val="none" w:sz="0" w:space="0" w:color="auto"/>
                <w:left w:val="none" w:sz="0" w:space="0" w:color="auto"/>
                <w:bottom w:val="none" w:sz="0" w:space="0" w:color="auto"/>
                <w:right w:val="none" w:sz="0" w:space="0" w:color="auto"/>
              </w:divBdr>
            </w:div>
            <w:div w:id="814680215">
              <w:marLeft w:val="0"/>
              <w:marRight w:val="0"/>
              <w:marTop w:val="0"/>
              <w:marBottom w:val="0"/>
              <w:divBdr>
                <w:top w:val="none" w:sz="0" w:space="0" w:color="auto"/>
                <w:left w:val="none" w:sz="0" w:space="0" w:color="auto"/>
                <w:bottom w:val="none" w:sz="0" w:space="0" w:color="auto"/>
                <w:right w:val="none" w:sz="0" w:space="0" w:color="auto"/>
              </w:divBdr>
            </w:div>
            <w:div w:id="530919242">
              <w:marLeft w:val="0"/>
              <w:marRight w:val="0"/>
              <w:marTop w:val="0"/>
              <w:marBottom w:val="0"/>
              <w:divBdr>
                <w:top w:val="none" w:sz="0" w:space="0" w:color="auto"/>
                <w:left w:val="none" w:sz="0" w:space="0" w:color="auto"/>
                <w:bottom w:val="none" w:sz="0" w:space="0" w:color="auto"/>
                <w:right w:val="none" w:sz="0" w:space="0" w:color="auto"/>
              </w:divBdr>
            </w:div>
            <w:div w:id="835146455">
              <w:marLeft w:val="0"/>
              <w:marRight w:val="0"/>
              <w:marTop w:val="0"/>
              <w:marBottom w:val="0"/>
              <w:divBdr>
                <w:top w:val="none" w:sz="0" w:space="0" w:color="auto"/>
                <w:left w:val="none" w:sz="0" w:space="0" w:color="auto"/>
                <w:bottom w:val="none" w:sz="0" w:space="0" w:color="auto"/>
                <w:right w:val="none" w:sz="0" w:space="0" w:color="auto"/>
              </w:divBdr>
            </w:div>
            <w:div w:id="757365936">
              <w:marLeft w:val="0"/>
              <w:marRight w:val="0"/>
              <w:marTop w:val="0"/>
              <w:marBottom w:val="0"/>
              <w:divBdr>
                <w:top w:val="none" w:sz="0" w:space="0" w:color="auto"/>
                <w:left w:val="none" w:sz="0" w:space="0" w:color="auto"/>
                <w:bottom w:val="none" w:sz="0" w:space="0" w:color="auto"/>
                <w:right w:val="none" w:sz="0" w:space="0" w:color="auto"/>
              </w:divBdr>
            </w:div>
            <w:div w:id="1952777772">
              <w:marLeft w:val="0"/>
              <w:marRight w:val="0"/>
              <w:marTop w:val="0"/>
              <w:marBottom w:val="0"/>
              <w:divBdr>
                <w:top w:val="none" w:sz="0" w:space="0" w:color="auto"/>
                <w:left w:val="none" w:sz="0" w:space="0" w:color="auto"/>
                <w:bottom w:val="none" w:sz="0" w:space="0" w:color="auto"/>
                <w:right w:val="none" w:sz="0" w:space="0" w:color="auto"/>
              </w:divBdr>
              <w:divsChild>
                <w:div w:id="513148841">
                  <w:marLeft w:val="0"/>
                  <w:marRight w:val="0"/>
                  <w:marTop w:val="0"/>
                  <w:marBottom w:val="0"/>
                  <w:divBdr>
                    <w:top w:val="none" w:sz="0" w:space="0" w:color="auto"/>
                    <w:left w:val="none" w:sz="0" w:space="0" w:color="auto"/>
                    <w:bottom w:val="none" w:sz="0" w:space="0" w:color="auto"/>
                    <w:right w:val="none" w:sz="0" w:space="0" w:color="auto"/>
                  </w:divBdr>
                </w:div>
                <w:div w:id="1687099166">
                  <w:marLeft w:val="0"/>
                  <w:marRight w:val="0"/>
                  <w:marTop w:val="0"/>
                  <w:marBottom w:val="0"/>
                  <w:divBdr>
                    <w:top w:val="none" w:sz="0" w:space="0" w:color="auto"/>
                    <w:left w:val="none" w:sz="0" w:space="0" w:color="auto"/>
                    <w:bottom w:val="none" w:sz="0" w:space="0" w:color="auto"/>
                    <w:right w:val="none" w:sz="0" w:space="0" w:color="auto"/>
                  </w:divBdr>
                </w:div>
                <w:div w:id="1653211938">
                  <w:marLeft w:val="0"/>
                  <w:marRight w:val="0"/>
                  <w:marTop w:val="0"/>
                  <w:marBottom w:val="0"/>
                  <w:divBdr>
                    <w:top w:val="none" w:sz="0" w:space="0" w:color="auto"/>
                    <w:left w:val="none" w:sz="0" w:space="0" w:color="auto"/>
                    <w:bottom w:val="none" w:sz="0" w:space="0" w:color="auto"/>
                    <w:right w:val="none" w:sz="0" w:space="0" w:color="auto"/>
                  </w:divBdr>
                </w:div>
                <w:div w:id="711805706">
                  <w:marLeft w:val="0"/>
                  <w:marRight w:val="0"/>
                  <w:marTop w:val="0"/>
                  <w:marBottom w:val="0"/>
                  <w:divBdr>
                    <w:top w:val="none" w:sz="0" w:space="0" w:color="auto"/>
                    <w:left w:val="none" w:sz="0" w:space="0" w:color="auto"/>
                    <w:bottom w:val="none" w:sz="0" w:space="0" w:color="auto"/>
                    <w:right w:val="none" w:sz="0" w:space="0" w:color="auto"/>
                  </w:divBdr>
                </w:div>
                <w:div w:id="1271745184">
                  <w:marLeft w:val="0"/>
                  <w:marRight w:val="0"/>
                  <w:marTop w:val="0"/>
                  <w:marBottom w:val="0"/>
                  <w:divBdr>
                    <w:top w:val="none" w:sz="0" w:space="0" w:color="auto"/>
                    <w:left w:val="none" w:sz="0" w:space="0" w:color="auto"/>
                    <w:bottom w:val="none" w:sz="0" w:space="0" w:color="auto"/>
                    <w:right w:val="none" w:sz="0" w:space="0" w:color="auto"/>
                  </w:divBdr>
                </w:div>
                <w:div w:id="1855340662">
                  <w:marLeft w:val="0"/>
                  <w:marRight w:val="0"/>
                  <w:marTop w:val="0"/>
                  <w:marBottom w:val="0"/>
                  <w:divBdr>
                    <w:top w:val="none" w:sz="0" w:space="0" w:color="auto"/>
                    <w:left w:val="none" w:sz="0" w:space="0" w:color="auto"/>
                    <w:bottom w:val="none" w:sz="0" w:space="0" w:color="auto"/>
                    <w:right w:val="none" w:sz="0" w:space="0" w:color="auto"/>
                  </w:divBdr>
                </w:div>
                <w:div w:id="131484635">
                  <w:marLeft w:val="0"/>
                  <w:marRight w:val="0"/>
                  <w:marTop w:val="0"/>
                  <w:marBottom w:val="0"/>
                  <w:divBdr>
                    <w:top w:val="none" w:sz="0" w:space="0" w:color="auto"/>
                    <w:left w:val="none" w:sz="0" w:space="0" w:color="auto"/>
                    <w:bottom w:val="none" w:sz="0" w:space="0" w:color="auto"/>
                    <w:right w:val="none" w:sz="0" w:space="0" w:color="auto"/>
                  </w:divBdr>
                </w:div>
                <w:div w:id="516508256">
                  <w:marLeft w:val="0"/>
                  <w:marRight w:val="0"/>
                  <w:marTop w:val="0"/>
                  <w:marBottom w:val="0"/>
                  <w:divBdr>
                    <w:top w:val="none" w:sz="0" w:space="0" w:color="auto"/>
                    <w:left w:val="none" w:sz="0" w:space="0" w:color="auto"/>
                    <w:bottom w:val="none" w:sz="0" w:space="0" w:color="auto"/>
                    <w:right w:val="none" w:sz="0" w:space="0" w:color="auto"/>
                  </w:divBdr>
                </w:div>
                <w:div w:id="1546336027">
                  <w:marLeft w:val="0"/>
                  <w:marRight w:val="0"/>
                  <w:marTop w:val="0"/>
                  <w:marBottom w:val="0"/>
                  <w:divBdr>
                    <w:top w:val="none" w:sz="0" w:space="0" w:color="auto"/>
                    <w:left w:val="none" w:sz="0" w:space="0" w:color="auto"/>
                    <w:bottom w:val="none" w:sz="0" w:space="0" w:color="auto"/>
                    <w:right w:val="none" w:sz="0" w:space="0" w:color="auto"/>
                  </w:divBdr>
                </w:div>
                <w:div w:id="382367609">
                  <w:marLeft w:val="0"/>
                  <w:marRight w:val="0"/>
                  <w:marTop w:val="0"/>
                  <w:marBottom w:val="0"/>
                  <w:divBdr>
                    <w:top w:val="none" w:sz="0" w:space="0" w:color="auto"/>
                    <w:left w:val="none" w:sz="0" w:space="0" w:color="auto"/>
                    <w:bottom w:val="none" w:sz="0" w:space="0" w:color="auto"/>
                    <w:right w:val="none" w:sz="0" w:space="0" w:color="auto"/>
                  </w:divBdr>
                </w:div>
                <w:div w:id="2146581384">
                  <w:marLeft w:val="0"/>
                  <w:marRight w:val="0"/>
                  <w:marTop w:val="0"/>
                  <w:marBottom w:val="0"/>
                  <w:divBdr>
                    <w:top w:val="none" w:sz="0" w:space="0" w:color="auto"/>
                    <w:left w:val="none" w:sz="0" w:space="0" w:color="auto"/>
                    <w:bottom w:val="none" w:sz="0" w:space="0" w:color="auto"/>
                    <w:right w:val="none" w:sz="0" w:space="0" w:color="auto"/>
                  </w:divBdr>
                </w:div>
                <w:div w:id="1674530666">
                  <w:marLeft w:val="0"/>
                  <w:marRight w:val="0"/>
                  <w:marTop w:val="0"/>
                  <w:marBottom w:val="0"/>
                  <w:divBdr>
                    <w:top w:val="none" w:sz="0" w:space="0" w:color="auto"/>
                    <w:left w:val="none" w:sz="0" w:space="0" w:color="auto"/>
                    <w:bottom w:val="none" w:sz="0" w:space="0" w:color="auto"/>
                    <w:right w:val="none" w:sz="0" w:space="0" w:color="auto"/>
                  </w:divBdr>
                </w:div>
                <w:div w:id="1190990915">
                  <w:marLeft w:val="0"/>
                  <w:marRight w:val="0"/>
                  <w:marTop w:val="0"/>
                  <w:marBottom w:val="0"/>
                  <w:divBdr>
                    <w:top w:val="none" w:sz="0" w:space="0" w:color="auto"/>
                    <w:left w:val="none" w:sz="0" w:space="0" w:color="auto"/>
                    <w:bottom w:val="none" w:sz="0" w:space="0" w:color="auto"/>
                    <w:right w:val="none" w:sz="0" w:space="0" w:color="auto"/>
                  </w:divBdr>
                </w:div>
                <w:div w:id="1253009134">
                  <w:marLeft w:val="0"/>
                  <w:marRight w:val="0"/>
                  <w:marTop w:val="0"/>
                  <w:marBottom w:val="0"/>
                  <w:divBdr>
                    <w:top w:val="none" w:sz="0" w:space="0" w:color="auto"/>
                    <w:left w:val="none" w:sz="0" w:space="0" w:color="auto"/>
                    <w:bottom w:val="none" w:sz="0" w:space="0" w:color="auto"/>
                    <w:right w:val="none" w:sz="0" w:space="0" w:color="auto"/>
                  </w:divBdr>
                </w:div>
                <w:div w:id="1393847163">
                  <w:marLeft w:val="0"/>
                  <w:marRight w:val="0"/>
                  <w:marTop w:val="0"/>
                  <w:marBottom w:val="0"/>
                  <w:divBdr>
                    <w:top w:val="none" w:sz="0" w:space="0" w:color="auto"/>
                    <w:left w:val="none" w:sz="0" w:space="0" w:color="auto"/>
                    <w:bottom w:val="none" w:sz="0" w:space="0" w:color="auto"/>
                    <w:right w:val="none" w:sz="0" w:space="0" w:color="auto"/>
                  </w:divBdr>
                </w:div>
                <w:div w:id="2111924131">
                  <w:marLeft w:val="0"/>
                  <w:marRight w:val="0"/>
                  <w:marTop w:val="0"/>
                  <w:marBottom w:val="0"/>
                  <w:divBdr>
                    <w:top w:val="none" w:sz="0" w:space="0" w:color="auto"/>
                    <w:left w:val="none" w:sz="0" w:space="0" w:color="auto"/>
                    <w:bottom w:val="none" w:sz="0" w:space="0" w:color="auto"/>
                    <w:right w:val="none" w:sz="0" w:space="0" w:color="auto"/>
                  </w:divBdr>
                </w:div>
                <w:div w:id="1822961351">
                  <w:marLeft w:val="0"/>
                  <w:marRight w:val="0"/>
                  <w:marTop w:val="0"/>
                  <w:marBottom w:val="0"/>
                  <w:divBdr>
                    <w:top w:val="none" w:sz="0" w:space="0" w:color="auto"/>
                    <w:left w:val="none" w:sz="0" w:space="0" w:color="auto"/>
                    <w:bottom w:val="none" w:sz="0" w:space="0" w:color="auto"/>
                    <w:right w:val="none" w:sz="0" w:space="0" w:color="auto"/>
                  </w:divBdr>
                </w:div>
                <w:div w:id="641888911">
                  <w:marLeft w:val="0"/>
                  <w:marRight w:val="0"/>
                  <w:marTop w:val="0"/>
                  <w:marBottom w:val="0"/>
                  <w:divBdr>
                    <w:top w:val="none" w:sz="0" w:space="0" w:color="auto"/>
                    <w:left w:val="none" w:sz="0" w:space="0" w:color="auto"/>
                    <w:bottom w:val="none" w:sz="0" w:space="0" w:color="auto"/>
                    <w:right w:val="none" w:sz="0" w:space="0" w:color="auto"/>
                  </w:divBdr>
                </w:div>
                <w:div w:id="317155074">
                  <w:marLeft w:val="0"/>
                  <w:marRight w:val="0"/>
                  <w:marTop w:val="0"/>
                  <w:marBottom w:val="0"/>
                  <w:divBdr>
                    <w:top w:val="none" w:sz="0" w:space="0" w:color="auto"/>
                    <w:left w:val="none" w:sz="0" w:space="0" w:color="auto"/>
                    <w:bottom w:val="none" w:sz="0" w:space="0" w:color="auto"/>
                    <w:right w:val="none" w:sz="0" w:space="0" w:color="auto"/>
                  </w:divBdr>
                </w:div>
                <w:div w:id="1413162751">
                  <w:marLeft w:val="0"/>
                  <w:marRight w:val="0"/>
                  <w:marTop w:val="0"/>
                  <w:marBottom w:val="0"/>
                  <w:divBdr>
                    <w:top w:val="none" w:sz="0" w:space="0" w:color="auto"/>
                    <w:left w:val="none" w:sz="0" w:space="0" w:color="auto"/>
                    <w:bottom w:val="none" w:sz="0" w:space="0" w:color="auto"/>
                    <w:right w:val="none" w:sz="0" w:space="0" w:color="auto"/>
                  </w:divBdr>
                </w:div>
                <w:div w:id="361128292">
                  <w:marLeft w:val="0"/>
                  <w:marRight w:val="0"/>
                  <w:marTop w:val="0"/>
                  <w:marBottom w:val="0"/>
                  <w:divBdr>
                    <w:top w:val="none" w:sz="0" w:space="0" w:color="auto"/>
                    <w:left w:val="none" w:sz="0" w:space="0" w:color="auto"/>
                    <w:bottom w:val="none" w:sz="0" w:space="0" w:color="auto"/>
                    <w:right w:val="none" w:sz="0" w:space="0" w:color="auto"/>
                  </w:divBdr>
                </w:div>
                <w:div w:id="1433671066">
                  <w:marLeft w:val="0"/>
                  <w:marRight w:val="0"/>
                  <w:marTop w:val="0"/>
                  <w:marBottom w:val="0"/>
                  <w:divBdr>
                    <w:top w:val="none" w:sz="0" w:space="0" w:color="auto"/>
                    <w:left w:val="none" w:sz="0" w:space="0" w:color="auto"/>
                    <w:bottom w:val="none" w:sz="0" w:space="0" w:color="auto"/>
                    <w:right w:val="none" w:sz="0" w:space="0" w:color="auto"/>
                  </w:divBdr>
                </w:div>
                <w:div w:id="921371523">
                  <w:marLeft w:val="0"/>
                  <w:marRight w:val="0"/>
                  <w:marTop w:val="0"/>
                  <w:marBottom w:val="0"/>
                  <w:divBdr>
                    <w:top w:val="none" w:sz="0" w:space="0" w:color="auto"/>
                    <w:left w:val="none" w:sz="0" w:space="0" w:color="auto"/>
                    <w:bottom w:val="none" w:sz="0" w:space="0" w:color="auto"/>
                    <w:right w:val="none" w:sz="0" w:space="0" w:color="auto"/>
                  </w:divBdr>
                </w:div>
                <w:div w:id="932781549">
                  <w:marLeft w:val="0"/>
                  <w:marRight w:val="0"/>
                  <w:marTop w:val="0"/>
                  <w:marBottom w:val="0"/>
                  <w:divBdr>
                    <w:top w:val="none" w:sz="0" w:space="0" w:color="auto"/>
                    <w:left w:val="none" w:sz="0" w:space="0" w:color="auto"/>
                    <w:bottom w:val="none" w:sz="0" w:space="0" w:color="auto"/>
                    <w:right w:val="none" w:sz="0" w:space="0" w:color="auto"/>
                  </w:divBdr>
                </w:div>
                <w:div w:id="496773050">
                  <w:marLeft w:val="0"/>
                  <w:marRight w:val="0"/>
                  <w:marTop w:val="0"/>
                  <w:marBottom w:val="0"/>
                  <w:divBdr>
                    <w:top w:val="none" w:sz="0" w:space="0" w:color="auto"/>
                    <w:left w:val="none" w:sz="0" w:space="0" w:color="auto"/>
                    <w:bottom w:val="none" w:sz="0" w:space="0" w:color="auto"/>
                    <w:right w:val="none" w:sz="0" w:space="0" w:color="auto"/>
                  </w:divBdr>
                </w:div>
                <w:div w:id="565796961">
                  <w:marLeft w:val="0"/>
                  <w:marRight w:val="0"/>
                  <w:marTop w:val="0"/>
                  <w:marBottom w:val="0"/>
                  <w:divBdr>
                    <w:top w:val="none" w:sz="0" w:space="0" w:color="auto"/>
                    <w:left w:val="none" w:sz="0" w:space="0" w:color="auto"/>
                    <w:bottom w:val="none" w:sz="0" w:space="0" w:color="auto"/>
                    <w:right w:val="none" w:sz="0" w:space="0" w:color="auto"/>
                  </w:divBdr>
                </w:div>
                <w:div w:id="297730433">
                  <w:marLeft w:val="0"/>
                  <w:marRight w:val="0"/>
                  <w:marTop w:val="0"/>
                  <w:marBottom w:val="0"/>
                  <w:divBdr>
                    <w:top w:val="none" w:sz="0" w:space="0" w:color="auto"/>
                    <w:left w:val="none" w:sz="0" w:space="0" w:color="auto"/>
                    <w:bottom w:val="none" w:sz="0" w:space="0" w:color="auto"/>
                    <w:right w:val="none" w:sz="0" w:space="0" w:color="auto"/>
                  </w:divBdr>
                </w:div>
                <w:div w:id="1297637841">
                  <w:marLeft w:val="0"/>
                  <w:marRight w:val="0"/>
                  <w:marTop w:val="0"/>
                  <w:marBottom w:val="0"/>
                  <w:divBdr>
                    <w:top w:val="none" w:sz="0" w:space="0" w:color="auto"/>
                    <w:left w:val="none" w:sz="0" w:space="0" w:color="auto"/>
                    <w:bottom w:val="none" w:sz="0" w:space="0" w:color="auto"/>
                    <w:right w:val="none" w:sz="0" w:space="0" w:color="auto"/>
                  </w:divBdr>
                </w:div>
                <w:div w:id="567689733">
                  <w:marLeft w:val="0"/>
                  <w:marRight w:val="0"/>
                  <w:marTop w:val="0"/>
                  <w:marBottom w:val="0"/>
                  <w:divBdr>
                    <w:top w:val="none" w:sz="0" w:space="0" w:color="auto"/>
                    <w:left w:val="none" w:sz="0" w:space="0" w:color="auto"/>
                    <w:bottom w:val="none" w:sz="0" w:space="0" w:color="auto"/>
                    <w:right w:val="none" w:sz="0" w:space="0" w:color="auto"/>
                  </w:divBdr>
                </w:div>
                <w:div w:id="1743680490">
                  <w:marLeft w:val="0"/>
                  <w:marRight w:val="0"/>
                  <w:marTop w:val="0"/>
                  <w:marBottom w:val="0"/>
                  <w:divBdr>
                    <w:top w:val="none" w:sz="0" w:space="0" w:color="auto"/>
                    <w:left w:val="none" w:sz="0" w:space="0" w:color="auto"/>
                    <w:bottom w:val="none" w:sz="0" w:space="0" w:color="auto"/>
                    <w:right w:val="none" w:sz="0" w:space="0" w:color="auto"/>
                  </w:divBdr>
                </w:div>
                <w:div w:id="87427162">
                  <w:marLeft w:val="0"/>
                  <w:marRight w:val="0"/>
                  <w:marTop w:val="0"/>
                  <w:marBottom w:val="0"/>
                  <w:divBdr>
                    <w:top w:val="none" w:sz="0" w:space="0" w:color="auto"/>
                    <w:left w:val="none" w:sz="0" w:space="0" w:color="auto"/>
                    <w:bottom w:val="none" w:sz="0" w:space="0" w:color="auto"/>
                    <w:right w:val="none" w:sz="0" w:space="0" w:color="auto"/>
                  </w:divBdr>
                </w:div>
                <w:div w:id="1629779836">
                  <w:marLeft w:val="0"/>
                  <w:marRight w:val="0"/>
                  <w:marTop w:val="0"/>
                  <w:marBottom w:val="0"/>
                  <w:divBdr>
                    <w:top w:val="none" w:sz="0" w:space="0" w:color="auto"/>
                    <w:left w:val="none" w:sz="0" w:space="0" w:color="auto"/>
                    <w:bottom w:val="none" w:sz="0" w:space="0" w:color="auto"/>
                    <w:right w:val="none" w:sz="0" w:space="0" w:color="auto"/>
                  </w:divBdr>
                </w:div>
                <w:div w:id="154954693">
                  <w:marLeft w:val="0"/>
                  <w:marRight w:val="0"/>
                  <w:marTop w:val="0"/>
                  <w:marBottom w:val="0"/>
                  <w:divBdr>
                    <w:top w:val="none" w:sz="0" w:space="0" w:color="auto"/>
                    <w:left w:val="none" w:sz="0" w:space="0" w:color="auto"/>
                    <w:bottom w:val="none" w:sz="0" w:space="0" w:color="auto"/>
                    <w:right w:val="none" w:sz="0" w:space="0" w:color="auto"/>
                  </w:divBdr>
                </w:div>
                <w:div w:id="191571990">
                  <w:marLeft w:val="0"/>
                  <w:marRight w:val="0"/>
                  <w:marTop w:val="0"/>
                  <w:marBottom w:val="0"/>
                  <w:divBdr>
                    <w:top w:val="none" w:sz="0" w:space="0" w:color="auto"/>
                    <w:left w:val="none" w:sz="0" w:space="0" w:color="auto"/>
                    <w:bottom w:val="none" w:sz="0" w:space="0" w:color="auto"/>
                    <w:right w:val="none" w:sz="0" w:space="0" w:color="auto"/>
                  </w:divBdr>
                </w:div>
                <w:div w:id="2039427764">
                  <w:marLeft w:val="0"/>
                  <w:marRight w:val="0"/>
                  <w:marTop w:val="0"/>
                  <w:marBottom w:val="0"/>
                  <w:divBdr>
                    <w:top w:val="none" w:sz="0" w:space="0" w:color="auto"/>
                    <w:left w:val="none" w:sz="0" w:space="0" w:color="auto"/>
                    <w:bottom w:val="none" w:sz="0" w:space="0" w:color="auto"/>
                    <w:right w:val="none" w:sz="0" w:space="0" w:color="auto"/>
                  </w:divBdr>
                </w:div>
                <w:div w:id="717632489">
                  <w:marLeft w:val="0"/>
                  <w:marRight w:val="0"/>
                  <w:marTop w:val="0"/>
                  <w:marBottom w:val="0"/>
                  <w:divBdr>
                    <w:top w:val="none" w:sz="0" w:space="0" w:color="auto"/>
                    <w:left w:val="none" w:sz="0" w:space="0" w:color="auto"/>
                    <w:bottom w:val="none" w:sz="0" w:space="0" w:color="auto"/>
                    <w:right w:val="none" w:sz="0" w:space="0" w:color="auto"/>
                  </w:divBdr>
                </w:div>
                <w:div w:id="417554723">
                  <w:marLeft w:val="0"/>
                  <w:marRight w:val="0"/>
                  <w:marTop w:val="0"/>
                  <w:marBottom w:val="0"/>
                  <w:divBdr>
                    <w:top w:val="none" w:sz="0" w:space="0" w:color="auto"/>
                    <w:left w:val="none" w:sz="0" w:space="0" w:color="auto"/>
                    <w:bottom w:val="none" w:sz="0" w:space="0" w:color="auto"/>
                    <w:right w:val="none" w:sz="0" w:space="0" w:color="auto"/>
                  </w:divBdr>
                </w:div>
                <w:div w:id="606273875">
                  <w:marLeft w:val="0"/>
                  <w:marRight w:val="0"/>
                  <w:marTop w:val="0"/>
                  <w:marBottom w:val="0"/>
                  <w:divBdr>
                    <w:top w:val="none" w:sz="0" w:space="0" w:color="auto"/>
                    <w:left w:val="none" w:sz="0" w:space="0" w:color="auto"/>
                    <w:bottom w:val="none" w:sz="0" w:space="0" w:color="auto"/>
                    <w:right w:val="none" w:sz="0" w:space="0" w:color="auto"/>
                  </w:divBdr>
                </w:div>
                <w:div w:id="1362704309">
                  <w:marLeft w:val="0"/>
                  <w:marRight w:val="0"/>
                  <w:marTop w:val="0"/>
                  <w:marBottom w:val="0"/>
                  <w:divBdr>
                    <w:top w:val="none" w:sz="0" w:space="0" w:color="auto"/>
                    <w:left w:val="none" w:sz="0" w:space="0" w:color="auto"/>
                    <w:bottom w:val="none" w:sz="0" w:space="0" w:color="auto"/>
                    <w:right w:val="none" w:sz="0" w:space="0" w:color="auto"/>
                  </w:divBdr>
                </w:div>
                <w:div w:id="568687613">
                  <w:marLeft w:val="0"/>
                  <w:marRight w:val="0"/>
                  <w:marTop w:val="0"/>
                  <w:marBottom w:val="0"/>
                  <w:divBdr>
                    <w:top w:val="none" w:sz="0" w:space="0" w:color="auto"/>
                    <w:left w:val="none" w:sz="0" w:space="0" w:color="auto"/>
                    <w:bottom w:val="none" w:sz="0" w:space="0" w:color="auto"/>
                    <w:right w:val="none" w:sz="0" w:space="0" w:color="auto"/>
                  </w:divBdr>
                </w:div>
                <w:div w:id="1059984610">
                  <w:marLeft w:val="0"/>
                  <w:marRight w:val="0"/>
                  <w:marTop w:val="0"/>
                  <w:marBottom w:val="0"/>
                  <w:divBdr>
                    <w:top w:val="none" w:sz="0" w:space="0" w:color="auto"/>
                    <w:left w:val="none" w:sz="0" w:space="0" w:color="auto"/>
                    <w:bottom w:val="none" w:sz="0" w:space="0" w:color="auto"/>
                    <w:right w:val="none" w:sz="0" w:space="0" w:color="auto"/>
                  </w:divBdr>
                </w:div>
                <w:div w:id="494612764">
                  <w:marLeft w:val="0"/>
                  <w:marRight w:val="0"/>
                  <w:marTop w:val="0"/>
                  <w:marBottom w:val="0"/>
                  <w:divBdr>
                    <w:top w:val="none" w:sz="0" w:space="0" w:color="auto"/>
                    <w:left w:val="none" w:sz="0" w:space="0" w:color="auto"/>
                    <w:bottom w:val="none" w:sz="0" w:space="0" w:color="auto"/>
                    <w:right w:val="none" w:sz="0" w:space="0" w:color="auto"/>
                  </w:divBdr>
                </w:div>
                <w:div w:id="595210663">
                  <w:marLeft w:val="0"/>
                  <w:marRight w:val="0"/>
                  <w:marTop w:val="0"/>
                  <w:marBottom w:val="0"/>
                  <w:divBdr>
                    <w:top w:val="none" w:sz="0" w:space="0" w:color="auto"/>
                    <w:left w:val="none" w:sz="0" w:space="0" w:color="auto"/>
                    <w:bottom w:val="none" w:sz="0" w:space="0" w:color="auto"/>
                    <w:right w:val="none" w:sz="0" w:space="0" w:color="auto"/>
                  </w:divBdr>
                </w:div>
                <w:div w:id="1894535750">
                  <w:marLeft w:val="0"/>
                  <w:marRight w:val="0"/>
                  <w:marTop w:val="0"/>
                  <w:marBottom w:val="0"/>
                  <w:divBdr>
                    <w:top w:val="none" w:sz="0" w:space="0" w:color="auto"/>
                    <w:left w:val="none" w:sz="0" w:space="0" w:color="auto"/>
                    <w:bottom w:val="none" w:sz="0" w:space="0" w:color="auto"/>
                    <w:right w:val="none" w:sz="0" w:space="0" w:color="auto"/>
                  </w:divBdr>
                </w:div>
                <w:div w:id="1915968955">
                  <w:marLeft w:val="0"/>
                  <w:marRight w:val="0"/>
                  <w:marTop w:val="0"/>
                  <w:marBottom w:val="0"/>
                  <w:divBdr>
                    <w:top w:val="none" w:sz="0" w:space="0" w:color="auto"/>
                    <w:left w:val="none" w:sz="0" w:space="0" w:color="auto"/>
                    <w:bottom w:val="none" w:sz="0" w:space="0" w:color="auto"/>
                    <w:right w:val="none" w:sz="0" w:space="0" w:color="auto"/>
                  </w:divBdr>
                </w:div>
                <w:div w:id="24060128">
                  <w:marLeft w:val="0"/>
                  <w:marRight w:val="0"/>
                  <w:marTop w:val="0"/>
                  <w:marBottom w:val="0"/>
                  <w:divBdr>
                    <w:top w:val="none" w:sz="0" w:space="0" w:color="auto"/>
                    <w:left w:val="none" w:sz="0" w:space="0" w:color="auto"/>
                    <w:bottom w:val="none" w:sz="0" w:space="0" w:color="auto"/>
                    <w:right w:val="none" w:sz="0" w:space="0" w:color="auto"/>
                  </w:divBdr>
                </w:div>
                <w:div w:id="1070157064">
                  <w:marLeft w:val="0"/>
                  <w:marRight w:val="0"/>
                  <w:marTop w:val="0"/>
                  <w:marBottom w:val="0"/>
                  <w:divBdr>
                    <w:top w:val="none" w:sz="0" w:space="0" w:color="auto"/>
                    <w:left w:val="none" w:sz="0" w:space="0" w:color="auto"/>
                    <w:bottom w:val="none" w:sz="0" w:space="0" w:color="auto"/>
                    <w:right w:val="none" w:sz="0" w:space="0" w:color="auto"/>
                  </w:divBdr>
                </w:div>
                <w:div w:id="1236011354">
                  <w:marLeft w:val="0"/>
                  <w:marRight w:val="0"/>
                  <w:marTop w:val="0"/>
                  <w:marBottom w:val="0"/>
                  <w:divBdr>
                    <w:top w:val="none" w:sz="0" w:space="0" w:color="auto"/>
                    <w:left w:val="none" w:sz="0" w:space="0" w:color="auto"/>
                    <w:bottom w:val="none" w:sz="0" w:space="0" w:color="auto"/>
                    <w:right w:val="none" w:sz="0" w:space="0" w:color="auto"/>
                  </w:divBdr>
                </w:div>
                <w:div w:id="979846941">
                  <w:marLeft w:val="0"/>
                  <w:marRight w:val="0"/>
                  <w:marTop w:val="0"/>
                  <w:marBottom w:val="0"/>
                  <w:divBdr>
                    <w:top w:val="none" w:sz="0" w:space="0" w:color="auto"/>
                    <w:left w:val="none" w:sz="0" w:space="0" w:color="auto"/>
                    <w:bottom w:val="none" w:sz="0" w:space="0" w:color="auto"/>
                    <w:right w:val="none" w:sz="0" w:space="0" w:color="auto"/>
                  </w:divBdr>
                </w:div>
                <w:div w:id="1062875128">
                  <w:marLeft w:val="0"/>
                  <w:marRight w:val="0"/>
                  <w:marTop w:val="0"/>
                  <w:marBottom w:val="0"/>
                  <w:divBdr>
                    <w:top w:val="none" w:sz="0" w:space="0" w:color="auto"/>
                    <w:left w:val="none" w:sz="0" w:space="0" w:color="auto"/>
                    <w:bottom w:val="none" w:sz="0" w:space="0" w:color="auto"/>
                    <w:right w:val="none" w:sz="0" w:space="0" w:color="auto"/>
                  </w:divBdr>
                </w:div>
                <w:div w:id="1509829189">
                  <w:marLeft w:val="0"/>
                  <w:marRight w:val="0"/>
                  <w:marTop w:val="0"/>
                  <w:marBottom w:val="0"/>
                  <w:divBdr>
                    <w:top w:val="none" w:sz="0" w:space="0" w:color="auto"/>
                    <w:left w:val="none" w:sz="0" w:space="0" w:color="auto"/>
                    <w:bottom w:val="none" w:sz="0" w:space="0" w:color="auto"/>
                    <w:right w:val="none" w:sz="0" w:space="0" w:color="auto"/>
                  </w:divBdr>
                </w:div>
                <w:div w:id="1006245089">
                  <w:marLeft w:val="0"/>
                  <w:marRight w:val="0"/>
                  <w:marTop w:val="0"/>
                  <w:marBottom w:val="0"/>
                  <w:divBdr>
                    <w:top w:val="none" w:sz="0" w:space="0" w:color="auto"/>
                    <w:left w:val="none" w:sz="0" w:space="0" w:color="auto"/>
                    <w:bottom w:val="none" w:sz="0" w:space="0" w:color="auto"/>
                    <w:right w:val="none" w:sz="0" w:space="0" w:color="auto"/>
                  </w:divBdr>
                </w:div>
                <w:div w:id="147554265">
                  <w:marLeft w:val="0"/>
                  <w:marRight w:val="0"/>
                  <w:marTop w:val="0"/>
                  <w:marBottom w:val="0"/>
                  <w:divBdr>
                    <w:top w:val="none" w:sz="0" w:space="0" w:color="auto"/>
                    <w:left w:val="none" w:sz="0" w:space="0" w:color="auto"/>
                    <w:bottom w:val="none" w:sz="0" w:space="0" w:color="auto"/>
                    <w:right w:val="none" w:sz="0" w:space="0" w:color="auto"/>
                  </w:divBdr>
                </w:div>
                <w:div w:id="1419329606">
                  <w:marLeft w:val="0"/>
                  <w:marRight w:val="0"/>
                  <w:marTop w:val="0"/>
                  <w:marBottom w:val="0"/>
                  <w:divBdr>
                    <w:top w:val="none" w:sz="0" w:space="0" w:color="auto"/>
                    <w:left w:val="none" w:sz="0" w:space="0" w:color="auto"/>
                    <w:bottom w:val="none" w:sz="0" w:space="0" w:color="auto"/>
                    <w:right w:val="none" w:sz="0" w:space="0" w:color="auto"/>
                  </w:divBdr>
                </w:div>
                <w:div w:id="1501384280">
                  <w:marLeft w:val="0"/>
                  <w:marRight w:val="0"/>
                  <w:marTop w:val="0"/>
                  <w:marBottom w:val="0"/>
                  <w:divBdr>
                    <w:top w:val="none" w:sz="0" w:space="0" w:color="auto"/>
                    <w:left w:val="none" w:sz="0" w:space="0" w:color="auto"/>
                    <w:bottom w:val="none" w:sz="0" w:space="0" w:color="auto"/>
                    <w:right w:val="none" w:sz="0" w:space="0" w:color="auto"/>
                  </w:divBdr>
                </w:div>
                <w:div w:id="786698987">
                  <w:marLeft w:val="0"/>
                  <w:marRight w:val="0"/>
                  <w:marTop w:val="0"/>
                  <w:marBottom w:val="0"/>
                  <w:divBdr>
                    <w:top w:val="none" w:sz="0" w:space="0" w:color="auto"/>
                    <w:left w:val="none" w:sz="0" w:space="0" w:color="auto"/>
                    <w:bottom w:val="none" w:sz="0" w:space="0" w:color="auto"/>
                    <w:right w:val="none" w:sz="0" w:space="0" w:color="auto"/>
                  </w:divBdr>
                </w:div>
                <w:div w:id="1513182833">
                  <w:marLeft w:val="0"/>
                  <w:marRight w:val="0"/>
                  <w:marTop w:val="0"/>
                  <w:marBottom w:val="0"/>
                  <w:divBdr>
                    <w:top w:val="none" w:sz="0" w:space="0" w:color="auto"/>
                    <w:left w:val="none" w:sz="0" w:space="0" w:color="auto"/>
                    <w:bottom w:val="none" w:sz="0" w:space="0" w:color="auto"/>
                    <w:right w:val="none" w:sz="0" w:space="0" w:color="auto"/>
                  </w:divBdr>
                </w:div>
                <w:div w:id="1241869677">
                  <w:marLeft w:val="0"/>
                  <w:marRight w:val="0"/>
                  <w:marTop w:val="0"/>
                  <w:marBottom w:val="0"/>
                  <w:divBdr>
                    <w:top w:val="none" w:sz="0" w:space="0" w:color="auto"/>
                    <w:left w:val="none" w:sz="0" w:space="0" w:color="auto"/>
                    <w:bottom w:val="none" w:sz="0" w:space="0" w:color="auto"/>
                    <w:right w:val="none" w:sz="0" w:space="0" w:color="auto"/>
                  </w:divBdr>
                </w:div>
                <w:div w:id="702025990">
                  <w:marLeft w:val="0"/>
                  <w:marRight w:val="0"/>
                  <w:marTop w:val="0"/>
                  <w:marBottom w:val="0"/>
                  <w:divBdr>
                    <w:top w:val="none" w:sz="0" w:space="0" w:color="auto"/>
                    <w:left w:val="none" w:sz="0" w:space="0" w:color="auto"/>
                    <w:bottom w:val="none" w:sz="0" w:space="0" w:color="auto"/>
                    <w:right w:val="none" w:sz="0" w:space="0" w:color="auto"/>
                  </w:divBdr>
                </w:div>
                <w:div w:id="333385675">
                  <w:marLeft w:val="0"/>
                  <w:marRight w:val="0"/>
                  <w:marTop w:val="0"/>
                  <w:marBottom w:val="0"/>
                  <w:divBdr>
                    <w:top w:val="none" w:sz="0" w:space="0" w:color="auto"/>
                    <w:left w:val="none" w:sz="0" w:space="0" w:color="auto"/>
                    <w:bottom w:val="none" w:sz="0" w:space="0" w:color="auto"/>
                    <w:right w:val="none" w:sz="0" w:space="0" w:color="auto"/>
                  </w:divBdr>
                </w:div>
                <w:div w:id="1523206508">
                  <w:marLeft w:val="0"/>
                  <w:marRight w:val="0"/>
                  <w:marTop w:val="0"/>
                  <w:marBottom w:val="0"/>
                  <w:divBdr>
                    <w:top w:val="none" w:sz="0" w:space="0" w:color="auto"/>
                    <w:left w:val="none" w:sz="0" w:space="0" w:color="auto"/>
                    <w:bottom w:val="none" w:sz="0" w:space="0" w:color="auto"/>
                    <w:right w:val="none" w:sz="0" w:space="0" w:color="auto"/>
                  </w:divBdr>
                </w:div>
                <w:div w:id="1307467429">
                  <w:marLeft w:val="0"/>
                  <w:marRight w:val="0"/>
                  <w:marTop w:val="0"/>
                  <w:marBottom w:val="0"/>
                  <w:divBdr>
                    <w:top w:val="none" w:sz="0" w:space="0" w:color="auto"/>
                    <w:left w:val="none" w:sz="0" w:space="0" w:color="auto"/>
                    <w:bottom w:val="none" w:sz="0" w:space="0" w:color="auto"/>
                    <w:right w:val="none" w:sz="0" w:space="0" w:color="auto"/>
                  </w:divBdr>
                </w:div>
                <w:div w:id="374476000">
                  <w:marLeft w:val="0"/>
                  <w:marRight w:val="0"/>
                  <w:marTop w:val="0"/>
                  <w:marBottom w:val="0"/>
                  <w:divBdr>
                    <w:top w:val="none" w:sz="0" w:space="0" w:color="auto"/>
                    <w:left w:val="none" w:sz="0" w:space="0" w:color="auto"/>
                    <w:bottom w:val="none" w:sz="0" w:space="0" w:color="auto"/>
                    <w:right w:val="none" w:sz="0" w:space="0" w:color="auto"/>
                  </w:divBdr>
                </w:div>
                <w:div w:id="162862995">
                  <w:marLeft w:val="0"/>
                  <w:marRight w:val="0"/>
                  <w:marTop w:val="0"/>
                  <w:marBottom w:val="0"/>
                  <w:divBdr>
                    <w:top w:val="none" w:sz="0" w:space="0" w:color="auto"/>
                    <w:left w:val="none" w:sz="0" w:space="0" w:color="auto"/>
                    <w:bottom w:val="none" w:sz="0" w:space="0" w:color="auto"/>
                    <w:right w:val="none" w:sz="0" w:space="0" w:color="auto"/>
                  </w:divBdr>
                </w:div>
                <w:div w:id="1810005358">
                  <w:marLeft w:val="0"/>
                  <w:marRight w:val="0"/>
                  <w:marTop w:val="0"/>
                  <w:marBottom w:val="0"/>
                  <w:divBdr>
                    <w:top w:val="none" w:sz="0" w:space="0" w:color="auto"/>
                    <w:left w:val="none" w:sz="0" w:space="0" w:color="auto"/>
                    <w:bottom w:val="none" w:sz="0" w:space="0" w:color="auto"/>
                    <w:right w:val="none" w:sz="0" w:space="0" w:color="auto"/>
                  </w:divBdr>
                </w:div>
                <w:div w:id="217478477">
                  <w:marLeft w:val="0"/>
                  <w:marRight w:val="0"/>
                  <w:marTop w:val="0"/>
                  <w:marBottom w:val="0"/>
                  <w:divBdr>
                    <w:top w:val="none" w:sz="0" w:space="0" w:color="auto"/>
                    <w:left w:val="none" w:sz="0" w:space="0" w:color="auto"/>
                    <w:bottom w:val="none" w:sz="0" w:space="0" w:color="auto"/>
                    <w:right w:val="none" w:sz="0" w:space="0" w:color="auto"/>
                  </w:divBdr>
                </w:div>
                <w:div w:id="611674031">
                  <w:marLeft w:val="0"/>
                  <w:marRight w:val="0"/>
                  <w:marTop w:val="0"/>
                  <w:marBottom w:val="0"/>
                  <w:divBdr>
                    <w:top w:val="none" w:sz="0" w:space="0" w:color="auto"/>
                    <w:left w:val="none" w:sz="0" w:space="0" w:color="auto"/>
                    <w:bottom w:val="none" w:sz="0" w:space="0" w:color="auto"/>
                    <w:right w:val="none" w:sz="0" w:space="0" w:color="auto"/>
                  </w:divBdr>
                </w:div>
                <w:div w:id="1194341779">
                  <w:marLeft w:val="0"/>
                  <w:marRight w:val="0"/>
                  <w:marTop w:val="0"/>
                  <w:marBottom w:val="0"/>
                  <w:divBdr>
                    <w:top w:val="none" w:sz="0" w:space="0" w:color="auto"/>
                    <w:left w:val="none" w:sz="0" w:space="0" w:color="auto"/>
                    <w:bottom w:val="none" w:sz="0" w:space="0" w:color="auto"/>
                    <w:right w:val="none" w:sz="0" w:space="0" w:color="auto"/>
                  </w:divBdr>
                </w:div>
                <w:div w:id="1576670247">
                  <w:marLeft w:val="0"/>
                  <w:marRight w:val="0"/>
                  <w:marTop w:val="0"/>
                  <w:marBottom w:val="0"/>
                  <w:divBdr>
                    <w:top w:val="none" w:sz="0" w:space="0" w:color="auto"/>
                    <w:left w:val="none" w:sz="0" w:space="0" w:color="auto"/>
                    <w:bottom w:val="none" w:sz="0" w:space="0" w:color="auto"/>
                    <w:right w:val="none" w:sz="0" w:space="0" w:color="auto"/>
                  </w:divBdr>
                </w:div>
                <w:div w:id="769473067">
                  <w:marLeft w:val="0"/>
                  <w:marRight w:val="0"/>
                  <w:marTop w:val="0"/>
                  <w:marBottom w:val="0"/>
                  <w:divBdr>
                    <w:top w:val="none" w:sz="0" w:space="0" w:color="auto"/>
                    <w:left w:val="none" w:sz="0" w:space="0" w:color="auto"/>
                    <w:bottom w:val="none" w:sz="0" w:space="0" w:color="auto"/>
                    <w:right w:val="none" w:sz="0" w:space="0" w:color="auto"/>
                  </w:divBdr>
                </w:div>
                <w:div w:id="646207675">
                  <w:marLeft w:val="0"/>
                  <w:marRight w:val="0"/>
                  <w:marTop w:val="0"/>
                  <w:marBottom w:val="0"/>
                  <w:divBdr>
                    <w:top w:val="none" w:sz="0" w:space="0" w:color="auto"/>
                    <w:left w:val="none" w:sz="0" w:space="0" w:color="auto"/>
                    <w:bottom w:val="none" w:sz="0" w:space="0" w:color="auto"/>
                    <w:right w:val="none" w:sz="0" w:space="0" w:color="auto"/>
                  </w:divBdr>
                </w:div>
                <w:div w:id="677778500">
                  <w:marLeft w:val="0"/>
                  <w:marRight w:val="0"/>
                  <w:marTop w:val="0"/>
                  <w:marBottom w:val="0"/>
                  <w:divBdr>
                    <w:top w:val="none" w:sz="0" w:space="0" w:color="auto"/>
                    <w:left w:val="none" w:sz="0" w:space="0" w:color="auto"/>
                    <w:bottom w:val="none" w:sz="0" w:space="0" w:color="auto"/>
                    <w:right w:val="none" w:sz="0" w:space="0" w:color="auto"/>
                  </w:divBdr>
                </w:div>
                <w:div w:id="363096111">
                  <w:marLeft w:val="0"/>
                  <w:marRight w:val="0"/>
                  <w:marTop w:val="0"/>
                  <w:marBottom w:val="0"/>
                  <w:divBdr>
                    <w:top w:val="none" w:sz="0" w:space="0" w:color="auto"/>
                    <w:left w:val="none" w:sz="0" w:space="0" w:color="auto"/>
                    <w:bottom w:val="none" w:sz="0" w:space="0" w:color="auto"/>
                    <w:right w:val="none" w:sz="0" w:space="0" w:color="auto"/>
                  </w:divBdr>
                </w:div>
                <w:div w:id="2045863466">
                  <w:marLeft w:val="0"/>
                  <w:marRight w:val="0"/>
                  <w:marTop w:val="0"/>
                  <w:marBottom w:val="0"/>
                  <w:divBdr>
                    <w:top w:val="none" w:sz="0" w:space="0" w:color="auto"/>
                    <w:left w:val="none" w:sz="0" w:space="0" w:color="auto"/>
                    <w:bottom w:val="none" w:sz="0" w:space="0" w:color="auto"/>
                    <w:right w:val="none" w:sz="0" w:space="0" w:color="auto"/>
                  </w:divBdr>
                </w:div>
                <w:div w:id="162404664">
                  <w:marLeft w:val="0"/>
                  <w:marRight w:val="0"/>
                  <w:marTop w:val="0"/>
                  <w:marBottom w:val="0"/>
                  <w:divBdr>
                    <w:top w:val="none" w:sz="0" w:space="0" w:color="auto"/>
                    <w:left w:val="none" w:sz="0" w:space="0" w:color="auto"/>
                    <w:bottom w:val="none" w:sz="0" w:space="0" w:color="auto"/>
                    <w:right w:val="none" w:sz="0" w:space="0" w:color="auto"/>
                  </w:divBdr>
                </w:div>
                <w:div w:id="1997146116">
                  <w:marLeft w:val="0"/>
                  <w:marRight w:val="0"/>
                  <w:marTop w:val="0"/>
                  <w:marBottom w:val="0"/>
                  <w:divBdr>
                    <w:top w:val="none" w:sz="0" w:space="0" w:color="auto"/>
                    <w:left w:val="none" w:sz="0" w:space="0" w:color="auto"/>
                    <w:bottom w:val="none" w:sz="0" w:space="0" w:color="auto"/>
                    <w:right w:val="none" w:sz="0" w:space="0" w:color="auto"/>
                  </w:divBdr>
                </w:div>
                <w:div w:id="2112890851">
                  <w:marLeft w:val="0"/>
                  <w:marRight w:val="0"/>
                  <w:marTop w:val="0"/>
                  <w:marBottom w:val="0"/>
                  <w:divBdr>
                    <w:top w:val="none" w:sz="0" w:space="0" w:color="auto"/>
                    <w:left w:val="none" w:sz="0" w:space="0" w:color="auto"/>
                    <w:bottom w:val="none" w:sz="0" w:space="0" w:color="auto"/>
                    <w:right w:val="none" w:sz="0" w:space="0" w:color="auto"/>
                  </w:divBdr>
                </w:div>
              </w:divsChild>
            </w:div>
            <w:div w:id="1495995615">
              <w:marLeft w:val="0"/>
              <w:marRight w:val="0"/>
              <w:marTop w:val="0"/>
              <w:marBottom w:val="0"/>
              <w:divBdr>
                <w:top w:val="none" w:sz="0" w:space="0" w:color="auto"/>
                <w:left w:val="none" w:sz="0" w:space="0" w:color="auto"/>
                <w:bottom w:val="none" w:sz="0" w:space="0" w:color="auto"/>
                <w:right w:val="none" w:sz="0" w:space="0" w:color="auto"/>
              </w:divBdr>
            </w:div>
            <w:div w:id="1219321125">
              <w:marLeft w:val="0"/>
              <w:marRight w:val="0"/>
              <w:marTop w:val="0"/>
              <w:marBottom w:val="0"/>
              <w:divBdr>
                <w:top w:val="none" w:sz="0" w:space="0" w:color="auto"/>
                <w:left w:val="none" w:sz="0" w:space="0" w:color="auto"/>
                <w:bottom w:val="none" w:sz="0" w:space="0" w:color="auto"/>
                <w:right w:val="none" w:sz="0" w:space="0" w:color="auto"/>
              </w:divBdr>
            </w:div>
            <w:div w:id="80565250">
              <w:marLeft w:val="0"/>
              <w:marRight w:val="0"/>
              <w:marTop w:val="0"/>
              <w:marBottom w:val="0"/>
              <w:divBdr>
                <w:top w:val="none" w:sz="0" w:space="0" w:color="auto"/>
                <w:left w:val="none" w:sz="0" w:space="0" w:color="auto"/>
                <w:bottom w:val="none" w:sz="0" w:space="0" w:color="auto"/>
                <w:right w:val="none" w:sz="0" w:space="0" w:color="auto"/>
              </w:divBdr>
            </w:div>
            <w:div w:id="1645160953">
              <w:marLeft w:val="0"/>
              <w:marRight w:val="0"/>
              <w:marTop w:val="0"/>
              <w:marBottom w:val="0"/>
              <w:divBdr>
                <w:top w:val="none" w:sz="0" w:space="0" w:color="auto"/>
                <w:left w:val="none" w:sz="0" w:space="0" w:color="auto"/>
                <w:bottom w:val="none" w:sz="0" w:space="0" w:color="auto"/>
                <w:right w:val="none" w:sz="0" w:space="0" w:color="auto"/>
              </w:divBdr>
            </w:div>
            <w:div w:id="1500852125">
              <w:marLeft w:val="0"/>
              <w:marRight w:val="0"/>
              <w:marTop w:val="0"/>
              <w:marBottom w:val="0"/>
              <w:divBdr>
                <w:top w:val="none" w:sz="0" w:space="0" w:color="auto"/>
                <w:left w:val="none" w:sz="0" w:space="0" w:color="auto"/>
                <w:bottom w:val="none" w:sz="0" w:space="0" w:color="auto"/>
                <w:right w:val="none" w:sz="0" w:space="0" w:color="auto"/>
              </w:divBdr>
            </w:div>
            <w:div w:id="491917436">
              <w:marLeft w:val="0"/>
              <w:marRight w:val="0"/>
              <w:marTop w:val="0"/>
              <w:marBottom w:val="0"/>
              <w:divBdr>
                <w:top w:val="none" w:sz="0" w:space="0" w:color="auto"/>
                <w:left w:val="none" w:sz="0" w:space="0" w:color="auto"/>
                <w:bottom w:val="none" w:sz="0" w:space="0" w:color="auto"/>
                <w:right w:val="none" w:sz="0" w:space="0" w:color="auto"/>
              </w:divBdr>
            </w:div>
            <w:div w:id="1672677402">
              <w:marLeft w:val="0"/>
              <w:marRight w:val="0"/>
              <w:marTop w:val="0"/>
              <w:marBottom w:val="0"/>
              <w:divBdr>
                <w:top w:val="none" w:sz="0" w:space="0" w:color="auto"/>
                <w:left w:val="none" w:sz="0" w:space="0" w:color="auto"/>
                <w:bottom w:val="none" w:sz="0" w:space="0" w:color="auto"/>
                <w:right w:val="none" w:sz="0" w:space="0" w:color="auto"/>
              </w:divBdr>
            </w:div>
            <w:div w:id="1767992508">
              <w:marLeft w:val="0"/>
              <w:marRight w:val="0"/>
              <w:marTop w:val="0"/>
              <w:marBottom w:val="0"/>
              <w:divBdr>
                <w:top w:val="none" w:sz="0" w:space="0" w:color="auto"/>
                <w:left w:val="none" w:sz="0" w:space="0" w:color="auto"/>
                <w:bottom w:val="none" w:sz="0" w:space="0" w:color="auto"/>
                <w:right w:val="none" w:sz="0" w:space="0" w:color="auto"/>
              </w:divBdr>
            </w:div>
            <w:div w:id="502210422">
              <w:marLeft w:val="0"/>
              <w:marRight w:val="0"/>
              <w:marTop w:val="0"/>
              <w:marBottom w:val="0"/>
              <w:divBdr>
                <w:top w:val="none" w:sz="0" w:space="0" w:color="auto"/>
                <w:left w:val="none" w:sz="0" w:space="0" w:color="auto"/>
                <w:bottom w:val="none" w:sz="0" w:space="0" w:color="auto"/>
                <w:right w:val="none" w:sz="0" w:space="0" w:color="auto"/>
              </w:divBdr>
            </w:div>
            <w:div w:id="263732021">
              <w:marLeft w:val="0"/>
              <w:marRight w:val="0"/>
              <w:marTop w:val="0"/>
              <w:marBottom w:val="0"/>
              <w:divBdr>
                <w:top w:val="none" w:sz="0" w:space="0" w:color="auto"/>
                <w:left w:val="none" w:sz="0" w:space="0" w:color="auto"/>
                <w:bottom w:val="none" w:sz="0" w:space="0" w:color="auto"/>
                <w:right w:val="none" w:sz="0" w:space="0" w:color="auto"/>
              </w:divBdr>
            </w:div>
            <w:div w:id="1756852698">
              <w:marLeft w:val="0"/>
              <w:marRight w:val="0"/>
              <w:marTop w:val="0"/>
              <w:marBottom w:val="0"/>
              <w:divBdr>
                <w:top w:val="none" w:sz="0" w:space="0" w:color="auto"/>
                <w:left w:val="none" w:sz="0" w:space="0" w:color="auto"/>
                <w:bottom w:val="none" w:sz="0" w:space="0" w:color="auto"/>
                <w:right w:val="none" w:sz="0" w:space="0" w:color="auto"/>
              </w:divBdr>
            </w:div>
            <w:div w:id="1689679772">
              <w:marLeft w:val="0"/>
              <w:marRight w:val="0"/>
              <w:marTop w:val="0"/>
              <w:marBottom w:val="0"/>
              <w:divBdr>
                <w:top w:val="none" w:sz="0" w:space="0" w:color="auto"/>
                <w:left w:val="none" w:sz="0" w:space="0" w:color="auto"/>
                <w:bottom w:val="none" w:sz="0" w:space="0" w:color="auto"/>
                <w:right w:val="none" w:sz="0" w:space="0" w:color="auto"/>
              </w:divBdr>
            </w:div>
            <w:div w:id="1448423981">
              <w:marLeft w:val="0"/>
              <w:marRight w:val="0"/>
              <w:marTop w:val="0"/>
              <w:marBottom w:val="0"/>
              <w:divBdr>
                <w:top w:val="none" w:sz="0" w:space="0" w:color="auto"/>
                <w:left w:val="none" w:sz="0" w:space="0" w:color="auto"/>
                <w:bottom w:val="none" w:sz="0" w:space="0" w:color="auto"/>
                <w:right w:val="none" w:sz="0" w:space="0" w:color="auto"/>
              </w:divBdr>
            </w:div>
            <w:div w:id="194395565">
              <w:marLeft w:val="0"/>
              <w:marRight w:val="0"/>
              <w:marTop w:val="0"/>
              <w:marBottom w:val="0"/>
              <w:divBdr>
                <w:top w:val="none" w:sz="0" w:space="0" w:color="auto"/>
                <w:left w:val="none" w:sz="0" w:space="0" w:color="auto"/>
                <w:bottom w:val="none" w:sz="0" w:space="0" w:color="auto"/>
                <w:right w:val="none" w:sz="0" w:space="0" w:color="auto"/>
              </w:divBdr>
            </w:div>
            <w:div w:id="949776856">
              <w:marLeft w:val="0"/>
              <w:marRight w:val="0"/>
              <w:marTop w:val="0"/>
              <w:marBottom w:val="0"/>
              <w:divBdr>
                <w:top w:val="none" w:sz="0" w:space="0" w:color="auto"/>
                <w:left w:val="none" w:sz="0" w:space="0" w:color="auto"/>
                <w:bottom w:val="none" w:sz="0" w:space="0" w:color="auto"/>
                <w:right w:val="none" w:sz="0" w:space="0" w:color="auto"/>
              </w:divBdr>
            </w:div>
            <w:div w:id="120924129">
              <w:marLeft w:val="0"/>
              <w:marRight w:val="0"/>
              <w:marTop w:val="0"/>
              <w:marBottom w:val="0"/>
              <w:divBdr>
                <w:top w:val="none" w:sz="0" w:space="0" w:color="auto"/>
                <w:left w:val="none" w:sz="0" w:space="0" w:color="auto"/>
                <w:bottom w:val="none" w:sz="0" w:space="0" w:color="auto"/>
                <w:right w:val="none" w:sz="0" w:space="0" w:color="auto"/>
              </w:divBdr>
            </w:div>
            <w:div w:id="1928610767">
              <w:marLeft w:val="0"/>
              <w:marRight w:val="0"/>
              <w:marTop w:val="0"/>
              <w:marBottom w:val="0"/>
              <w:divBdr>
                <w:top w:val="none" w:sz="0" w:space="0" w:color="auto"/>
                <w:left w:val="none" w:sz="0" w:space="0" w:color="auto"/>
                <w:bottom w:val="none" w:sz="0" w:space="0" w:color="auto"/>
                <w:right w:val="none" w:sz="0" w:space="0" w:color="auto"/>
              </w:divBdr>
            </w:div>
            <w:div w:id="1726490313">
              <w:marLeft w:val="0"/>
              <w:marRight w:val="0"/>
              <w:marTop w:val="0"/>
              <w:marBottom w:val="0"/>
              <w:divBdr>
                <w:top w:val="none" w:sz="0" w:space="0" w:color="auto"/>
                <w:left w:val="none" w:sz="0" w:space="0" w:color="auto"/>
                <w:bottom w:val="none" w:sz="0" w:space="0" w:color="auto"/>
                <w:right w:val="none" w:sz="0" w:space="0" w:color="auto"/>
              </w:divBdr>
            </w:div>
            <w:div w:id="1859656941">
              <w:marLeft w:val="0"/>
              <w:marRight w:val="0"/>
              <w:marTop w:val="0"/>
              <w:marBottom w:val="0"/>
              <w:divBdr>
                <w:top w:val="none" w:sz="0" w:space="0" w:color="auto"/>
                <w:left w:val="none" w:sz="0" w:space="0" w:color="auto"/>
                <w:bottom w:val="none" w:sz="0" w:space="0" w:color="auto"/>
                <w:right w:val="none" w:sz="0" w:space="0" w:color="auto"/>
              </w:divBdr>
            </w:div>
            <w:div w:id="969743769">
              <w:marLeft w:val="0"/>
              <w:marRight w:val="0"/>
              <w:marTop w:val="0"/>
              <w:marBottom w:val="0"/>
              <w:divBdr>
                <w:top w:val="none" w:sz="0" w:space="0" w:color="auto"/>
                <w:left w:val="none" w:sz="0" w:space="0" w:color="auto"/>
                <w:bottom w:val="none" w:sz="0" w:space="0" w:color="auto"/>
                <w:right w:val="none" w:sz="0" w:space="0" w:color="auto"/>
              </w:divBdr>
            </w:div>
            <w:div w:id="173499944">
              <w:marLeft w:val="0"/>
              <w:marRight w:val="0"/>
              <w:marTop w:val="0"/>
              <w:marBottom w:val="0"/>
              <w:divBdr>
                <w:top w:val="none" w:sz="0" w:space="0" w:color="auto"/>
                <w:left w:val="none" w:sz="0" w:space="0" w:color="auto"/>
                <w:bottom w:val="none" w:sz="0" w:space="0" w:color="auto"/>
                <w:right w:val="none" w:sz="0" w:space="0" w:color="auto"/>
              </w:divBdr>
            </w:div>
            <w:div w:id="907883625">
              <w:marLeft w:val="0"/>
              <w:marRight w:val="0"/>
              <w:marTop w:val="0"/>
              <w:marBottom w:val="0"/>
              <w:divBdr>
                <w:top w:val="none" w:sz="0" w:space="0" w:color="auto"/>
                <w:left w:val="none" w:sz="0" w:space="0" w:color="auto"/>
                <w:bottom w:val="none" w:sz="0" w:space="0" w:color="auto"/>
                <w:right w:val="none" w:sz="0" w:space="0" w:color="auto"/>
              </w:divBdr>
            </w:div>
            <w:div w:id="892424446">
              <w:marLeft w:val="0"/>
              <w:marRight w:val="0"/>
              <w:marTop w:val="0"/>
              <w:marBottom w:val="0"/>
              <w:divBdr>
                <w:top w:val="none" w:sz="0" w:space="0" w:color="auto"/>
                <w:left w:val="none" w:sz="0" w:space="0" w:color="auto"/>
                <w:bottom w:val="none" w:sz="0" w:space="0" w:color="auto"/>
                <w:right w:val="none" w:sz="0" w:space="0" w:color="auto"/>
              </w:divBdr>
            </w:div>
            <w:div w:id="1256936821">
              <w:marLeft w:val="0"/>
              <w:marRight w:val="0"/>
              <w:marTop w:val="0"/>
              <w:marBottom w:val="0"/>
              <w:divBdr>
                <w:top w:val="none" w:sz="0" w:space="0" w:color="auto"/>
                <w:left w:val="none" w:sz="0" w:space="0" w:color="auto"/>
                <w:bottom w:val="none" w:sz="0" w:space="0" w:color="auto"/>
                <w:right w:val="none" w:sz="0" w:space="0" w:color="auto"/>
              </w:divBdr>
            </w:div>
            <w:div w:id="46343166">
              <w:marLeft w:val="0"/>
              <w:marRight w:val="0"/>
              <w:marTop w:val="0"/>
              <w:marBottom w:val="0"/>
              <w:divBdr>
                <w:top w:val="none" w:sz="0" w:space="0" w:color="auto"/>
                <w:left w:val="none" w:sz="0" w:space="0" w:color="auto"/>
                <w:bottom w:val="none" w:sz="0" w:space="0" w:color="auto"/>
                <w:right w:val="none" w:sz="0" w:space="0" w:color="auto"/>
              </w:divBdr>
            </w:div>
            <w:div w:id="1392384905">
              <w:marLeft w:val="0"/>
              <w:marRight w:val="0"/>
              <w:marTop w:val="0"/>
              <w:marBottom w:val="0"/>
              <w:divBdr>
                <w:top w:val="none" w:sz="0" w:space="0" w:color="auto"/>
                <w:left w:val="none" w:sz="0" w:space="0" w:color="auto"/>
                <w:bottom w:val="none" w:sz="0" w:space="0" w:color="auto"/>
                <w:right w:val="none" w:sz="0" w:space="0" w:color="auto"/>
              </w:divBdr>
            </w:div>
            <w:div w:id="1919290732">
              <w:marLeft w:val="0"/>
              <w:marRight w:val="0"/>
              <w:marTop w:val="0"/>
              <w:marBottom w:val="0"/>
              <w:divBdr>
                <w:top w:val="none" w:sz="0" w:space="0" w:color="auto"/>
                <w:left w:val="none" w:sz="0" w:space="0" w:color="auto"/>
                <w:bottom w:val="none" w:sz="0" w:space="0" w:color="auto"/>
                <w:right w:val="none" w:sz="0" w:space="0" w:color="auto"/>
              </w:divBdr>
            </w:div>
            <w:div w:id="2004308259">
              <w:marLeft w:val="0"/>
              <w:marRight w:val="0"/>
              <w:marTop w:val="0"/>
              <w:marBottom w:val="0"/>
              <w:divBdr>
                <w:top w:val="none" w:sz="0" w:space="0" w:color="auto"/>
                <w:left w:val="none" w:sz="0" w:space="0" w:color="auto"/>
                <w:bottom w:val="none" w:sz="0" w:space="0" w:color="auto"/>
                <w:right w:val="none" w:sz="0" w:space="0" w:color="auto"/>
              </w:divBdr>
            </w:div>
            <w:div w:id="1040205792">
              <w:marLeft w:val="0"/>
              <w:marRight w:val="0"/>
              <w:marTop w:val="0"/>
              <w:marBottom w:val="0"/>
              <w:divBdr>
                <w:top w:val="none" w:sz="0" w:space="0" w:color="auto"/>
                <w:left w:val="none" w:sz="0" w:space="0" w:color="auto"/>
                <w:bottom w:val="none" w:sz="0" w:space="0" w:color="auto"/>
                <w:right w:val="none" w:sz="0" w:space="0" w:color="auto"/>
              </w:divBdr>
            </w:div>
            <w:div w:id="177694180">
              <w:marLeft w:val="0"/>
              <w:marRight w:val="0"/>
              <w:marTop w:val="0"/>
              <w:marBottom w:val="0"/>
              <w:divBdr>
                <w:top w:val="none" w:sz="0" w:space="0" w:color="auto"/>
                <w:left w:val="none" w:sz="0" w:space="0" w:color="auto"/>
                <w:bottom w:val="none" w:sz="0" w:space="0" w:color="auto"/>
                <w:right w:val="none" w:sz="0" w:space="0" w:color="auto"/>
              </w:divBdr>
            </w:div>
            <w:div w:id="342896721">
              <w:marLeft w:val="0"/>
              <w:marRight w:val="0"/>
              <w:marTop w:val="0"/>
              <w:marBottom w:val="0"/>
              <w:divBdr>
                <w:top w:val="none" w:sz="0" w:space="0" w:color="auto"/>
                <w:left w:val="none" w:sz="0" w:space="0" w:color="auto"/>
                <w:bottom w:val="none" w:sz="0" w:space="0" w:color="auto"/>
                <w:right w:val="none" w:sz="0" w:space="0" w:color="auto"/>
              </w:divBdr>
            </w:div>
            <w:div w:id="535430747">
              <w:marLeft w:val="0"/>
              <w:marRight w:val="0"/>
              <w:marTop w:val="0"/>
              <w:marBottom w:val="0"/>
              <w:divBdr>
                <w:top w:val="none" w:sz="0" w:space="0" w:color="auto"/>
                <w:left w:val="none" w:sz="0" w:space="0" w:color="auto"/>
                <w:bottom w:val="none" w:sz="0" w:space="0" w:color="auto"/>
                <w:right w:val="none" w:sz="0" w:space="0" w:color="auto"/>
              </w:divBdr>
            </w:div>
            <w:div w:id="1701278521">
              <w:marLeft w:val="0"/>
              <w:marRight w:val="0"/>
              <w:marTop w:val="0"/>
              <w:marBottom w:val="0"/>
              <w:divBdr>
                <w:top w:val="none" w:sz="0" w:space="0" w:color="auto"/>
                <w:left w:val="none" w:sz="0" w:space="0" w:color="auto"/>
                <w:bottom w:val="none" w:sz="0" w:space="0" w:color="auto"/>
                <w:right w:val="none" w:sz="0" w:space="0" w:color="auto"/>
              </w:divBdr>
            </w:div>
            <w:div w:id="1913659223">
              <w:marLeft w:val="0"/>
              <w:marRight w:val="0"/>
              <w:marTop w:val="0"/>
              <w:marBottom w:val="0"/>
              <w:divBdr>
                <w:top w:val="none" w:sz="0" w:space="0" w:color="auto"/>
                <w:left w:val="none" w:sz="0" w:space="0" w:color="auto"/>
                <w:bottom w:val="none" w:sz="0" w:space="0" w:color="auto"/>
                <w:right w:val="none" w:sz="0" w:space="0" w:color="auto"/>
              </w:divBdr>
            </w:div>
            <w:div w:id="1481996159">
              <w:marLeft w:val="0"/>
              <w:marRight w:val="0"/>
              <w:marTop w:val="0"/>
              <w:marBottom w:val="0"/>
              <w:divBdr>
                <w:top w:val="none" w:sz="0" w:space="0" w:color="auto"/>
                <w:left w:val="none" w:sz="0" w:space="0" w:color="auto"/>
                <w:bottom w:val="none" w:sz="0" w:space="0" w:color="auto"/>
                <w:right w:val="none" w:sz="0" w:space="0" w:color="auto"/>
              </w:divBdr>
            </w:div>
            <w:div w:id="1794321143">
              <w:marLeft w:val="0"/>
              <w:marRight w:val="0"/>
              <w:marTop w:val="0"/>
              <w:marBottom w:val="0"/>
              <w:divBdr>
                <w:top w:val="none" w:sz="0" w:space="0" w:color="auto"/>
                <w:left w:val="none" w:sz="0" w:space="0" w:color="auto"/>
                <w:bottom w:val="none" w:sz="0" w:space="0" w:color="auto"/>
                <w:right w:val="none" w:sz="0" w:space="0" w:color="auto"/>
              </w:divBdr>
              <w:divsChild>
                <w:div w:id="1684629662">
                  <w:marLeft w:val="0"/>
                  <w:marRight w:val="0"/>
                  <w:marTop w:val="0"/>
                  <w:marBottom w:val="0"/>
                  <w:divBdr>
                    <w:top w:val="none" w:sz="0" w:space="0" w:color="auto"/>
                    <w:left w:val="none" w:sz="0" w:space="0" w:color="auto"/>
                    <w:bottom w:val="none" w:sz="0" w:space="0" w:color="auto"/>
                    <w:right w:val="none" w:sz="0" w:space="0" w:color="auto"/>
                  </w:divBdr>
                </w:div>
                <w:div w:id="494227978">
                  <w:marLeft w:val="0"/>
                  <w:marRight w:val="0"/>
                  <w:marTop w:val="0"/>
                  <w:marBottom w:val="0"/>
                  <w:divBdr>
                    <w:top w:val="none" w:sz="0" w:space="0" w:color="auto"/>
                    <w:left w:val="none" w:sz="0" w:space="0" w:color="auto"/>
                    <w:bottom w:val="none" w:sz="0" w:space="0" w:color="auto"/>
                    <w:right w:val="none" w:sz="0" w:space="0" w:color="auto"/>
                  </w:divBdr>
                </w:div>
                <w:div w:id="2002539541">
                  <w:marLeft w:val="0"/>
                  <w:marRight w:val="0"/>
                  <w:marTop w:val="0"/>
                  <w:marBottom w:val="0"/>
                  <w:divBdr>
                    <w:top w:val="none" w:sz="0" w:space="0" w:color="auto"/>
                    <w:left w:val="none" w:sz="0" w:space="0" w:color="auto"/>
                    <w:bottom w:val="none" w:sz="0" w:space="0" w:color="auto"/>
                    <w:right w:val="none" w:sz="0" w:space="0" w:color="auto"/>
                  </w:divBdr>
                </w:div>
                <w:div w:id="1240628663">
                  <w:marLeft w:val="0"/>
                  <w:marRight w:val="0"/>
                  <w:marTop w:val="0"/>
                  <w:marBottom w:val="0"/>
                  <w:divBdr>
                    <w:top w:val="none" w:sz="0" w:space="0" w:color="auto"/>
                    <w:left w:val="none" w:sz="0" w:space="0" w:color="auto"/>
                    <w:bottom w:val="none" w:sz="0" w:space="0" w:color="auto"/>
                    <w:right w:val="none" w:sz="0" w:space="0" w:color="auto"/>
                  </w:divBdr>
                </w:div>
                <w:div w:id="2089110656">
                  <w:marLeft w:val="0"/>
                  <w:marRight w:val="0"/>
                  <w:marTop w:val="0"/>
                  <w:marBottom w:val="0"/>
                  <w:divBdr>
                    <w:top w:val="none" w:sz="0" w:space="0" w:color="auto"/>
                    <w:left w:val="none" w:sz="0" w:space="0" w:color="auto"/>
                    <w:bottom w:val="none" w:sz="0" w:space="0" w:color="auto"/>
                    <w:right w:val="none" w:sz="0" w:space="0" w:color="auto"/>
                  </w:divBdr>
                </w:div>
                <w:div w:id="1898736603">
                  <w:marLeft w:val="0"/>
                  <w:marRight w:val="0"/>
                  <w:marTop w:val="0"/>
                  <w:marBottom w:val="0"/>
                  <w:divBdr>
                    <w:top w:val="none" w:sz="0" w:space="0" w:color="auto"/>
                    <w:left w:val="none" w:sz="0" w:space="0" w:color="auto"/>
                    <w:bottom w:val="none" w:sz="0" w:space="0" w:color="auto"/>
                    <w:right w:val="none" w:sz="0" w:space="0" w:color="auto"/>
                  </w:divBdr>
                </w:div>
                <w:div w:id="1304043718">
                  <w:marLeft w:val="0"/>
                  <w:marRight w:val="0"/>
                  <w:marTop w:val="0"/>
                  <w:marBottom w:val="0"/>
                  <w:divBdr>
                    <w:top w:val="none" w:sz="0" w:space="0" w:color="auto"/>
                    <w:left w:val="none" w:sz="0" w:space="0" w:color="auto"/>
                    <w:bottom w:val="none" w:sz="0" w:space="0" w:color="auto"/>
                    <w:right w:val="none" w:sz="0" w:space="0" w:color="auto"/>
                  </w:divBdr>
                </w:div>
              </w:divsChild>
            </w:div>
            <w:div w:id="1509251211">
              <w:marLeft w:val="0"/>
              <w:marRight w:val="0"/>
              <w:marTop w:val="0"/>
              <w:marBottom w:val="0"/>
              <w:divBdr>
                <w:top w:val="none" w:sz="0" w:space="0" w:color="auto"/>
                <w:left w:val="none" w:sz="0" w:space="0" w:color="auto"/>
                <w:bottom w:val="none" w:sz="0" w:space="0" w:color="auto"/>
                <w:right w:val="none" w:sz="0" w:space="0" w:color="auto"/>
              </w:divBdr>
            </w:div>
            <w:div w:id="1865946580">
              <w:marLeft w:val="0"/>
              <w:marRight w:val="0"/>
              <w:marTop w:val="0"/>
              <w:marBottom w:val="0"/>
              <w:divBdr>
                <w:top w:val="none" w:sz="0" w:space="0" w:color="auto"/>
                <w:left w:val="none" w:sz="0" w:space="0" w:color="auto"/>
                <w:bottom w:val="none" w:sz="0" w:space="0" w:color="auto"/>
                <w:right w:val="none" w:sz="0" w:space="0" w:color="auto"/>
              </w:divBdr>
            </w:div>
            <w:div w:id="1248732">
              <w:marLeft w:val="0"/>
              <w:marRight w:val="0"/>
              <w:marTop w:val="0"/>
              <w:marBottom w:val="0"/>
              <w:divBdr>
                <w:top w:val="none" w:sz="0" w:space="0" w:color="auto"/>
                <w:left w:val="none" w:sz="0" w:space="0" w:color="auto"/>
                <w:bottom w:val="none" w:sz="0" w:space="0" w:color="auto"/>
                <w:right w:val="none" w:sz="0" w:space="0" w:color="auto"/>
              </w:divBdr>
            </w:div>
            <w:div w:id="1178152561">
              <w:marLeft w:val="0"/>
              <w:marRight w:val="0"/>
              <w:marTop w:val="0"/>
              <w:marBottom w:val="0"/>
              <w:divBdr>
                <w:top w:val="none" w:sz="0" w:space="0" w:color="auto"/>
                <w:left w:val="none" w:sz="0" w:space="0" w:color="auto"/>
                <w:bottom w:val="none" w:sz="0" w:space="0" w:color="auto"/>
                <w:right w:val="none" w:sz="0" w:space="0" w:color="auto"/>
              </w:divBdr>
            </w:div>
            <w:div w:id="998729515">
              <w:marLeft w:val="0"/>
              <w:marRight w:val="0"/>
              <w:marTop w:val="0"/>
              <w:marBottom w:val="0"/>
              <w:divBdr>
                <w:top w:val="none" w:sz="0" w:space="0" w:color="auto"/>
                <w:left w:val="none" w:sz="0" w:space="0" w:color="auto"/>
                <w:bottom w:val="none" w:sz="0" w:space="0" w:color="auto"/>
                <w:right w:val="none" w:sz="0" w:space="0" w:color="auto"/>
              </w:divBdr>
            </w:div>
            <w:div w:id="2069067582">
              <w:marLeft w:val="0"/>
              <w:marRight w:val="0"/>
              <w:marTop w:val="0"/>
              <w:marBottom w:val="0"/>
              <w:divBdr>
                <w:top w:val="none" w:sz="0" w:space="0" w:color="auto"/>
                <w:left w:val="none" w:sz="0" w:space="0" w:color="auto"/>
                <w:bottom w:val="none" w:sz="0" w:space="0" w:color="auto"/>
                <w:right w:val="none" w:sz="0" w:space="0" w:color="auto"/>
              </w:divBdr>
            </w:div>
            <w:div w:id="987975501">
              <w:marLeft w:val="0"/>
              <w:marRight w:val="0"/>
              <w:marTop w:val="0"/>
              <w:marBottom w:val="0"/>
              <w:divBdr>
                <w:top w:val="none" w:sz="0" w:space="0" w:color="auto"/>
                <w:left w:val="none" w:sz="0" w:space="0" w:color="auto"/>
                <w:bottom w:val="none" w:sz="0" w:space="0" w:color="auto"/>
                <w:right w:val="none" w:sz="0" w:space="0" w:color="auto"/>
              </w:divBdr>
            </w:div>
            <w:div w:id="1617445274">
              <w:marLeft w:val="0"/>
              <w:marRight w:val="0"/>
              <w:marTop w:val="0"/>
              <w:marBottom w:val="0"/>
              <w:divBdr>
                <w:top w:val="none" w:sz="0" w:space="0" w:color="auto"/>
                <w:left w:val="none" w:sz="0" w:space="0" w:color="auto"/>
                <w:bottom w:val="none" w:sz="0" w:space="0" w:color="auto"/>
                <w:right w:val="none" w:sz="0" w:space="0" w:color="auto"/>
              </w:divBdr>
            </w:div>
            <w:div w:id="1151218149">
              <w:marLeft w:val="0"/>
              <w:marRight w:val="0"/>
              <w:marTop w:val="0"/>
              <w:marBottom w:val="0"/>
              <w:divBdr>
                <w:top w:val="none" w:sz="0" w:space="0" w:color="auto"/>
                <w:left w:val="none" w:sz="0" w:space="0" w:color="auto"/>
                <w:bottom w:val="none" w:sz="0" w:space="0" w:color="auto"/>
                <w:right w:val="none" w:sz="0" w:space="0" w:color="auto"/>
              </w:divBdr>
            </w:div>
            <w:div w:id="792022813">
              <w:marLeft w:val="0"/>
              <w:marRight w:val="0"/>
              <w:marTop w:val="0"/>
              <w:marBottom w:val="0"/>
              <w:divBdr>
                <w:top w:val="none" w:sz="0" w:space="0" w:color="auto"/>
                <w:left w:val="none" w:sz="0" w:space="0" w:color="auto"/>
                <w:bottom w:val="none" w:sz="0" w:space="0" w:color="auto"/>
                <w:right w:val="none" w:sz="0" w:space="0" w:color="auto"/>
              </w:divBdr>
            </w:div>
            <w:div w:id="916934743">
              <w:marLeft w:val="0"/>
              <w:marRight w:val="0"/>
              <w:marTop w:val="0"/>
              <w:marBottom w:val="0"/>
              <w:divBdr>
                <w:top w:val="none" w:sz="0" w:space="0" w:color="auto"/>
                <w:left w:val="none" w:sz="0" w:space="0" w:color="auto"/>
                <w:bottom w:val="none" w:sz="0" w:space="0" w:color="auto"/>
                <w:right w:val="none" w:sz="0" w:space="0" w:color="auto"/>
              </w:divBdr>
            </w:div>
            <w:div w:id="349457709">
              <w:marLeft w:val="0"/>
              <w:marRight w:val="0"/>
              <w:marTop w:val="0"/>
              <w:marBottom w:val="0"/>
              <w:divBdr>
                <w:top w:val="none" w:sz="0" w:space="0" w:color="auto"/>
                <w:left w:val="none" w:sz="0" w:space="0" w:color="auto"/>
                <w:bottom w:val="none" w:sz="0" w:space="0" w:color="auto"/>
                <w:right w:val="none" w:sz="0" w:space="0" w:color="auto"/>
              </w:divBdr>
              <w:divsChild>
                <w:div w:id="1186678324">
                  <w:marLeft w:val="0"/>
                  <w:marRight w:val="0"/>
                  <w:marTop w:val="0"/>
                  <w:marBottom w:val="0"/>
                  <w:divBdr>
                    <w:top w:val="none" w:sz="0" w:space="0" w:color="auto"/>
                    <w:left w:val="none" w:sz="0" w:space="0" w:color="auto"/>
                    <w:bottom w:val="none" w:sz="0" w:space="0" w:color="auto"/>
                    <w:right w:val="none" w:sz="0" w:space="0" w:color="auto"/>
                  </w:divBdr>
                </w:div>
                <w:div w:id="1616248898">
                  <w:marLeft w:val="0"/>
                  <w:marRight w:val="0"/>
                  <w:marTop w:val="0"/>
                  <w:marBottom w:val="0"/>
                  <w:divBdr>
                    <w:top w:val="none" w:sz="0" w:space="0" w:color="auto"/>
                    <w:left w:val="none" w:sz="0" w:space="0" w:color="auto"/>
                    <w:bottom w:val="none" w:sz="0" w:space="0" w:color="auto"/>
                    <w:right w:val="none" w:sz="0" w:space="0" w:color="auto"/>
                  </w:divBdr>
                </w:div>
                <w:div w:id="1890871797">
                  <w:marLeft w:val="0"/>
                  <w:marRight w:val="0"/>
                  <w:marTop w:val="0"/>
                  <w:marBottom w:val="0"/>
                  <w:divBdr>
                    <w:top w:val="none" w:sz="0" w:space="0" w:color="auto"/>
                    <w:left w:val="none" w:sz="0" w:space="0" w:color="auto"/>
                    <w:bottom w:val="none" w:sz="0" w:space="0" w:color="auto"/>
                    <w:right w:val="none" w:sz="0" w:space="0" w:color="auto"/>
                  </w:divBdr>
                </w:div>
                <w:div w:id="2013333044">
                  <w:marLeft w:val="0"/>
                  <w:marRight w:val="0"/>
                  <w:marTop w:val="0"/>
                  <w:marBottom w:val="0"/>
                  <w:divBdr>
                    <w:top w:val="none" w:sz="0" w:space="0" w:color="auto"/>
                    <w:left w:val="none" w:sz="0" w:space="0" w:color="auto"/>
                    <w:bottom w:val="none" w:sz="0" w:space="0" w:color="auto"/>
                    <w:right w:val="none" w:sz="0" w:space="0" w:color="auto"/>
                  </w:divBdr>
                </w:div>
                <w:div w:id="129179768">
                  <w:marLeft w:val="0"/>
                  <w:marRight w:val="0"/>
                  <w:marTop w:val="0"/>
                  <w:marBottom w:val="0"/>
                  <w:divBdr>
                    <w:top w:val="none" w:sz="0" w:space="0" w:color="auto"/>
                    <w:left w:val="none" w:sz="0" w:space="0" w:color="auto"/>
                    <w:bottom w:val="none" w:sz="0" w:space="0" w:color="auto"/>
                    <w:right w:val="none" w:sz="0" w:space="0" w:color="auto"/>
                  </w:divBdr>
                </w:div>
                <w:div w:id="987516827">
                  <w:marLeft w:val="0"/>
                  <w:marRight w:val="0"/>
                  <w:marTop w:val="0"/>
                  <w:marBottom w:val="0"/>
                  <w:divBdr>
                    <w:top w:val="none" w:sz="0" w:space="0" w:color="auto"/>
                    <w:left w:val="none" w:sz="0" w:space="0" w:color="auto"/>
                    <w:bottom w:val="none" w:sz="0" w:space="0" w:color="auto"/>
                    <w:right w:val="none" w:sz="0" w:space="0" w:color="auto"/>
                  </w:divBdr>
                </w:div>
                <w:div w:id="201940018">
                  <w:marLeft w:val="0"/>
                  <w:marRight w:val="0"/>
                  <w:marTop w:val="0"/>
                  <w:marBottom w:val="0"/>
                  <w:divBdr>
                    <w:top w:val="none" w:sz="0" w:space="0" w:color="auto"/>
                    <w:left w:val="none" w:sz="0" w:space="0" w:color="auto"/>
                    <w:bottom w:val="none" w:sz="0" w:space="0" w:color="auto"/>
                    <w:right w:val="none" w:sz="0" w:space="0" w:color="auto"/>
                  </w:divBdr>
                </w:div>
                <w:div w:id="355816289">
                  <w:marLeft w:val="0"/>
                  <w:marRight w:val="0"/>
                  <w:marTop w:val="0"/>
                  <w:marBottom w:val="0"/>
                  <w:divBdr>
                    <w:top w:val="none" w:sz="0" w:space="0" w:color="auto"/>
                    <w:left w:val="none" w:sz="0" w:space="0" w:color="auto"/>
                    <w:bottom w:val="none" w:sz="0" w:space="0" w:color="auto"/>
                    <w:right w:val="none" w:sz="0" w:space="0" w:color="auto"/>
                  </w:divBdr>
                </w:div>
                <w:div w:id="1214853794">
                  <w:marLeft w:val="0"/>
                  <w:marRight w:val="0"/>
                  <w:marTop w:val="0"/>
                  <w:marBottom w:val="0"/>
                  <w:divBdr>
                    <w:top w:val="none" w:sz="0" w:space="0" w:color="auto"/>
                    <w:left w:val="none" w:sz="0" w:space="0" w:color="auto"/>
                    <w:bottom w:val="none" w:sz="0" w:space="0" w:color="auto"/>
                    <w:right w:val="none" w:sz="0" w:space="0" w:color="auto"/>
                  </w:divBdr>
                </w:div>
                <w:div w:id="429547374">
                  <w:marLeft w:val="0"/>
                  <w:marRight w:val="0"/>
                  <w:marTop w:val="0"/>
                  <w:marBottom w:val="0"/>
                  <w:divBdr>
                    <w:top w:val="none" w:sz="0" w:space="0" w:color="auto"/>
                    <w:left w:val="none" w:sz="0" w:space="0" w:color="auto"/>
                    <w:bottom w:val="none" w:sz="0" w:space="0" w:color="auto"/>
                    <w:right w:val="none" w:sz="0" w:space="0" w:color="auto"/>
                  </w:divBdr>
                </w:div>
                <w:div w:id="476924728">
                  <w:marLeft w:val="0"/>
                  <w:marRight w:val="0"/>
                  <w:marTop w:val="0"/>
                  <w:marBottom w:val="0"/>
                  <w:divBdr>
                    <w:top w:val="none" w:sz="0" w:space="0" w:color="auto"/>
                    <w:left w:val="none" w:sz="0" w:space="0" w:color="auto"/>
                    <w:bottom w:val="none" w:sz="0" w:space="0" w:color="auto"/>
                    <w:right w:val="none" w:sz="0" w:space="0" w:color="auto"/>
                  </w:divBdr>
                </w:div>
              </w:divsChild>
            </w:div>
            <w:div w:id="1668053441">
              <w:marLeft w:val="0"/>
              <w:marRight w:val="0"/>
              <w:marTop w:val="0"/>
              <w:marBottom w:val="0"/>
              <w:divBdr>
                <w:top w:val="none" w:sz="0" w:space="0" w:color="auto"/>
                <w:left w:val="none" w:sz="0" w:space="0" w:color="auto"/>
                <w:bottom w:val="none" w:sz="0" w:space="0" w:color="auto"/>
                <w:right w:val="none" w:sz="0" w:space="0" w:color="auto"/>
              </w:divBdr>
            </w:div>
            <w:div w:id="456684514">
              <w:marLeft w:val="0"/>
              <w:marRight w:val="0"/>
              <w:marTop w:val="0"/>
              <w:marBottom w:val="0"/>
              <w:divBdr>
                <w:top w:val="none" w:sz="0" w:space="0" w:color="auto"/>
                <w:left w:val="none" w:sz="0" w:space="0" w:color="auto"/>
                <w:bottom w:val="none" w:sz="0" w:space="0" w:color="auto"/>
                <w:right w:val="none" w:sz="0" w:space="0" w:color="auto"/>
              </w:divBdr>
            </w:div>
            <w:div w:id="1487093491">
              <w:marLeft w:val="0"/>
              <w:marRight w:val="0"/>
              <w:marTop w:val="0"/>
              <w:marBottom w:val="0"/>
              <w:divBdr>
                <w:top w:val="none" w:sz="0" w:space="0" w:color="auto"/>
                <w:left w:val="none" w:sz="0" w:space="0" w:color="auto"/>
                <w:bottom w:val="none" w:sz="0" w:space="0" w:color="auto"/>
                <w:right w:val="none" w:sz="0" w:space="0" w:color="auto"/>
              </w:divBdr>
            </w:div>
            <w:div w:id="434329462">
              <w:marLeft w:val="0"/>
              <w:marRight w:val="0"/>
              <w:marTop w:val="0"/>
              <w:marBottom w:val="0"/>
              <w:divBdr>
                <w:top w:val="none" w:sz="0" w:space="0" w:color="auto"/>
                <w:left w:val="none" w:sz="0" w:space="0" w:color="auto"/>
                <w:bottom w:val="none" w:sz="0" w:space="0" w:color="auto"/>
                <w:right w:val="none" w:sz="0" w:space="0" w:color="auto"/>
              </w:divBdr>
            </w:div>
            <w:div w:id="1616592214">
              <w:marLeft w:val="0"/>
              <w:marRight w:val="0"/>
              <w:marTop w:val="0"/>
              <w:marBottom w:val="0"/>
              <w:divBdr>
                <w:top w:val="none" w:sz="0" w:space="0" w:color="auto"/>
                <w:left w:val="none" w:sz="0" w:space="0" w:color="auto"/>
                <w:bottom w:val="none" w:sz="0" w:space="0" w:color="auto"/>
                <w:right w:val="none" w:sz="0" w:space="0" w:color="auto"/>
              </w:divBdr>
            </w:div>
            <w:div w:id="366755615">
              <w:marLeft w:val="0"/>
              <w:marRight w:val="0"/>
              <w:marTop w:val="0"/>
              <w:marBottom w:val="0"/>
              <w:divBdr>
                <w:top w:val="none" w:sz="0" w:space="0" w:color="auto"/>
                <w:left w:val="none" w:sz="0" w:space="0" w:color="auto"/>
                <w:bottom w:val="none" w:sz="0" w:space="0" w:color="auto"/>
                <w:right w:val="none" w:sz="0" w:space="0" w:color="auto"/>
              </w:divBdr>
            </w:div>
            <w:div w:id="819812804">
              <w:marLeft w:val="0"/>
              <w:marRight w:val="0"/>
              <w:marTop w:val="0"/>
              <w:marBottom w:val="0"/>
              <w:divBdr>
                <w:top w:val="none" w:sz="0" w:space="0" w:color="auto"/>
                <w:left w:val="none" w:sz="0" w:space="0" w:color="auto"/>
                <w:bottom w:val="none" w:sz="0" w:space="0" w:color="auto"/>
                <w:right w:val="none" w:sz="0" w:space="0" w:color="auto"/>
              </w:divBdr>
            </w:div>
            <w:div w:id="1221016640">
              <w:marLeft w:val="0"/>
              <w:marRight w:val="0"/>
              <w:marTop w:val="0"/>
              <w:marBottom w:val="0"/>
              <w:divBdr>
                <w:top w:val="none" w:sz="0" w:space="0" w:color="auto"/>
                <w:left w:val="none" w:sz="0" w:space="0" w:color="auto"/>
                <w:bottom w:val="none" w:sz="0" w:space="0" w:color="auto"/>
                <w:right w:val="none" w:sz="0" w:space="0" w:color="auto"/>
              </w:divBdr>
            </w:div>
            <w:div w:id="92282719">
              <w:marLeft w:val="0"/>
              <w:marRight w:val="0"/>
              <w:marTop w:val="0"/>
              <w:marBottom w:val="0"/>
              <w:divBdr>
                <w:top w:val="none" w:sz="0" w:space="0" w:color="auto"/>
                <w:left w:val="none" w:sz="0" w:space="0" w:color="auto"/>
                <w:bottom w:val="none" w:sz="0" w:space="0" w:color="auto"/>
                <w:right w:val="none" w:sz="0" w:space="0" w:color="auto"/>
              </w:divBdr>
            </w:div>
            <w:div w:id="292252084">
              <w:marLeft w:val="0"/>
              <w:marRight w:val="0"/>
              <w:marTop w:val="0"/>
              <w:marBottom w:val="0"/>
              <w:divBdr>
                <w:top w:val="none" w:sz="0" w:space="0" w:color="auto"/>
                <w:left w:val="none" w:sz="0" w:space="0" w:color="auto"/>
                <w:bottom w:val="none" w:sz="0" w:space="0" w:color="auto"/>
                <w:right w:val="none" w:sz="0" w:space="0" w:color="auto"/>
              </w:divBdr>
            </w:div>
            <w:div w:id="1078209545">
              <w:marLeft w:val="0"/>
              <w:marRight w:val="0"/>
              <w:marTop w:val="0"/>
              <w:marBottom w:val="0"/>
              <w:divBdr>
                <w:top w:val="none" w:sz="0" w:space="0" w:color="auto"/>
                <w:left w:val="none" w:sz="0" w:space="0" w:color="auto"/>
                <w:bottom w:val="none" w:sz="0" w:space="0" w:color="auto"/>
                <w:right w:val="none" w:sz="0" w:space="0" w:color="auto"/>
              </w:divBdr>
            </w:div>
            <w:div w:id="1705252849">
              <w:marLeft w:val="0"/>
              <w:marRight w:val="0"/>
              <w:marTop w:val="0"/>
              <w:marBottom w:val="0"/>
              <w:divBdr>
                <w:top w:val="none" w:sz="0" w:space="0" w:color="auto"/>
                <w:left w:val="none" w:sz="0" w:space="0" w:color="auto"/>
                <w:bottom w:val="none" w:sz="0" w:space="0" w:color="auto"/>
                <w:right w:val="none" w:sz="0" w:space="0" w:color="auto"/>
              </w:divBdr>
            </w:div>
            <w:div w:id="55705978">
              <w:marLeft w:val="0"/>
              <w:marRight w:val="0"/>
              <w:marTop w:val="0"/>
              <w:marBottom w:val="0"/>
              <w:divBdr>
                <w:top w:val="none" w:sz="0" w:space="0" w:color="auto"/>
                <w:left w:val="none" w:sz="0" w:space="0" w:color="auto"/>
                <w:bottom w:val="none" w:sz="0" w:space="0" w:color="auto"/>
                <w:right w:val="none" w:sz="0" w:space="0" w:color="auto"/>
              </w:divBdr>
            </w:div>
            <w:div w:id="875776979">
              <w:marLeft w:val="0"/>
              <w:marRight w:val="0"/>
              <w:marTop w:val="0"/>
              <w:marBottom w:val="0"/>
              <w:divBdr>
                <w:top w:val="none" w:sz="0" w:space="0" w:color="auto"/>
                <w:left w:val="none" w:sz="0" w:space="0" w:color="auto"/>
                <w:bottom w:val="none" w:sz="0" w:space="0" w:color="auto"/>
                <w:right w:val="none" w:sz="0" w:space="0" w:color="auto"/>
              </w:divBdr>
            </w:div>
            <w:div w:id="18095107">
              <w:marLeft w:val="0"/>
              <w:marRight w:val="0"/>
              <w:marTop w:val="0"/>
              <w:marBottom w:val="0"/>
              <w:divBdr>
                <w:top w:val="none" w:sz="0" w:space="0" w:color="auto"/>
                <w:left w:val="none" w:sz="0" w:space="0" w:color="auto"/>
                <w:bottom w:val="none" w:sz="0" w:space="0" w:color="auto"/>
                <w:right w:val="none" w:sz="0" w:space="0" w:color="auto"/>
              </w:divBdr>
            </w:div>
            <w:div w:id="888761124">
              <w:marLeft w:val="0"/>
              <w:marRight w:val="0"/>
              <w:marTop w:val="0"/>
              <w:marBottom w:val="0"/>
              <w:divBdr>
                <w:top w:val="none" w:sz="0" w:space="0" w:color="auto"/>
                <w:left w:val="none" w:sz="0" w:space="0" w:color="auto"/>
                <w:bottom w:val="none" w:sz="0" w:space="0" w:color="auto"/>
                <w:right w:val="none" w:sz="0" w:space="0" w:color="auto"/>
              </w:divBdr>
            </w:div>
            <w:div w:id="1535727869">
              <w:marLeft w:val="0"/>
              <w:marRight w:val="0"/>
              <w:marTop w:val="0"/>
              <w:marBottom w:val="0"/>
              <w:divBdr>
                <w:top w:val="none" w:sz="0" w:space="0" w:color="auto"/>
                <w:left w:val="none" w:sz="0" w:space="0" w:color="auto"/>
                <w:bottom w:val="none" w:sz="0" w:space="0" w:color="auto"/>
                <w:right w:val="none" w:sz="0" w:space="0" w:color="auto"/>
              </w:divBdr>
            </w:div>
            <w:div w:id="321813548">
              <w:marLeft w:val="0"/>
              <w:marRight w:val="0"/>
              <w:marTop w:val="0"/>
              <w:marBottom w:val="0"/>
              <w:divBdr>
                <w:top w:val="none" w:sz="0" w:space="0" w:color="auto"/>
                <w:left w:val="none" w:sz="0" w:space="0" w:color="auto"/>
                <w:bottom w:val="none" w:sz="0" w:space="0" w:color="auto"/>
                <w:right w:val="none" w:sz="0" w:space="0" w:color="auto"/>
              </w:divBdr>
            </w:div>
            <w:div w:id="1259098680">
              <w:marLeft w:val="0"/>
              <w:marRight w:val="0"/>
              <w:marTop w:val="0"/>
              <w:marBottom w:val="0"/>
              <w:divBdr>
                <w:top w:val="none" w:sz="0" w:space="0" w:color="auto"/>
                <w:left w:val="none" w:sz="0" w:space="0" w:color="auto"/>
                <w:bottom w:val="none" w:sz="0" w:space="0" w:color="auto"/>
                <w:right w:val="none" w:sz="0" w:space="0" w:color="auto"/>
              </w:divBdr>
            </w:div>
            <w:div w:id="1283615061">
              <w:marLeft w:val="0"/>
              <w:marRight w:val="0"/>
              <w:marTop w:val="0"/>
              <w:marBottom w:val="0"/>
              <w:divBdr>
                <w:top w:val="none" w:sz="0" w:space="0" w:color="auto"/>
                <w:left w:val="none" w:sz="0" w:space="0" w:color="auto"/>
                <w:bottom w:val="none" w:sz="0" w:space="0" w:color="auto"/>
                <w:right w:val="none" w:sz="0" w:space="0" w:color="auto"/>
              </w:divBdr>
            </w:div>
            <w:div w:id="40256030">
              <w:marLeft w:val="0"/>
              <w:marRight w:val="0"/>
              <w:marTop w:val="0"/>
              <w:marBottom w:val="0"/>
              <w:divBdr>
                <w:top w:val="none" w:sz="0" w:space="0" w:color="auto"/>
                <w:left w:val="none" w:sz="0" w:space="0" w:color="auto"/>
                <w:bottom w:val="none" w:sz="0" w:space="0" w:color="auto"/>
                <w:right w:val="none" w:sz="0" w:space="0" w:color="auto"/>
              </w:divBdr>
            </w:div>
            <w:div w:id="318114392">
              <w:marLeft w:val="0"/>
              <w:marRight w:val="0"/>
              <w:marTop w:val="0"/>
              <w:marBottom w:val="0"/>
              <w:divBdr>
                <w:top w:val="none" w:sz="0" w:space="0" w:color="auto"/>
                <w:left w:val="none" w:sz="0" w:space="0" w:color="auto"/>
                <w:bottom w:val="none" w:sz="0" w:space="0" w:color="auto"/>
                <w:right w:val="none" w:sz="0" w:space="0" w:color="auto"/>
              </w:divBdr>
            </w:div>
            <w:div w:id="1280720216">
              <w:marLeft w:val="0"/>
              <w:marRight w:val="0"/>
              <w:marTop w:val="0"/>
              <w:marBottom w:val="0"/>
              <w:divBdr>
                <w:top w:val="none" w:sz="0" w:space="0" w:color="auto"/>
                <w:left w:val="none" w:sz="0" w:space="0" w:color="auto"/>
                <w:bottom w:val="none" w:sz="0" w:space="0" w:color="auto"/>
                <w:right w:val="none" w:sz="0" w:space="0" w:color="auto"/>
              </w:divBdr>
            </w:div>
            <w:div w:id="81336492">
              <w:marLeft w:val="0"/>
              <w:marRight w:val="0"/>
              <w:marTop w:val="0"/>
              <w:marBottom w:val="0"/>
              <w:divBdr>
                <w:top w:val="none" w:sz="0" w:space="0" w:color="auto"/>
                <w:left w:val="none" w:sz="0" w:space="0" w:color="auto"/>
                <w:bottom w:val="none" w:sz="0" w:space="0" w:color="auto"/>
                <w:right w:val="none" w:sz="0" w:space="0" w:color="auto"/>
              </w:divBdr>
            </w:div>
            <w:div w:id="144978080">
              <w:marLeft w:val="0"/>
              <w:marRight w:val="0"/>
              <w:marTop w:val="0"/>
              <w:marBottom w:val="0"/>
              <w:divBdr>
                <w:top w:val="none" w:sz="0" w:space="0" w:color="auto"/>
                <w:left w:val="none" w:sz="0" w:space="0" w:color="auto"/>
                <w:bottom w:val="none" w:sz="0" w:space="0" w:color="auto"/>
                <w:right w:val="none" w:sz="0" w:space="0" w:color="auto"/>
              </w:divBdr>
            </w:div>
            <w:div w:id="5135606">
              <w:marLeft w:val="0"/>
              <w:marRight w:val="0"/>
              <w:marTop w:val="0"/>
              <w:marBottom w:val="0"/>
              <w:divBdr>
                <w:top w:val="none" w:sz="0" w:space="0" w:color="auto"/>
                <w:left w:val="none" w:sz="0" w:space="0" w:color="auto"/>
                <w:bottom w:val="none" w:sz="0" w:space="0" w:color="auto"/>
                <w:right w:val="none" w:sz="0" w:space="0" w:color="auto"/>
              </w:divBdr>
            </w:div>
            <w:div w:id="1934587079">
              <w:marLeft w:val="0"/>
              <w:marRight w:val="0"/>
              <w:marTop w:val="0"/>
              <w:marBottom w:val="0"/>
              <w:divBdr>
                <w:top w:val="none" w:sz="0" w:space="0" w:color="auto"/>
                <w:left w:val="none" w:sz="0" w:space="0" w:color="auto"/>
                <w:bottom w:val="none" w:sz="0" w:space="0" w:color="auto"/>
                <w:right w:val="none" w:sz="0" w:space="0" w:color="auto"/>
              </w:divBdr>
            </w:div>
            <w:div w:id="596138941">
              <w:marLeft w:val="0"/>
              <w:marRight w:val="0"/>
              <w:marTop w:val="0"/>
              <w:marBottom w:val="0"/>
              <w:divBdr>
                <w:top w:val="none" w:sz="0" w:space="0" w:color="auto"/>
                <w:left w:val="none" w:sz="0" w:space="0" w:color="auto"/>
                <w:bottom w:val="none" w:sz="0" w:space="0" w:color="auto"/>
                <w:right w:val="none" w:sz="0" w:space="0" w:color="auto"/>
              </w:divBdr>
            </w:div>
            <w:div w:id="2135168621">
              <w:marLeft w:val="0"/>
              <w:marRight w:val="0"/>
              <w:marTop w:val="0"/>
              <w:marBottom w:val="0"/>
              <w:divBdr>
                <w:top w:val="none" w:sz="0" w:space="0" w:color="auto"/>
                <w:left w:val="none" w:sz="0" w:space="0" w:color="auto"/>
                <w:bottom w:val="none" w:sz="0" w:space="0" w:color="auto"/>
                <w:right w:val="none" w:sz="0" w:space="0" w:color="auto"/>
              </w:divBdr>
            </w:div>
            <w:div w:id="1632403198">
              <w:marLeft w:val="0"/>
              <w:marRight w:val="0"/>
              <w:marTop w:val="0"/>
              <w:marBottom w:val="0"/>
              <w:divBdr>
                <w:top w:val="none" w:sz="0" w:space="0" w:color="auto"/>
                <w:left w:val="none" w:sz="0" w:space="0" w:color="auto"/>
                <w:bottom w:val="none" w:sz="0" w:space="0" w:color="auto"/>
                <w:right w:val="none" w:sz="0" w:space="0" w:color="auto"/>
              </w:divBdr>
            </w:div>
            <w:div w:id="2084981600">
              <w:marLeft w:val="0"/>
              <w:marRight w:val="0"/>
              <w:marTop w:val="0"/>
              <w:marBottom w:val="0"/>
              <w:divBdr>
                <w:top w:val="none" w:sz="0" w:space="0" w:color="auto"/>
                <w:left w:val="none" w:sz="0" w:space="0" w:color="auto"/>
                <w:bottom w:val="none" w:sz="0" w:space="0" w:color="auto"/>
                <w:right w:val="none" w:sz="0" w:space="0" w:color="auto"/>
              </w:divBdr>
            </w:div>
            <w:div w:id="956789200">
              <w:marLeft w:val="0"/>
              <w:marRight w:val="0"/>
              <w:marTop w:val="0"/>
              <w:marBottom w:val="0"/>
              <w:divBdr>
                <w:top w:val="none" w:sz="0" w:space="0" w:color="auto"/>
                <w:left w:val="none" w:sz="0" w:space="0" w:color="auto"/>
                <w:bottom w:val="none" w:sz="0" w:space="0" w:color="auto"/>
                <w:right w:val="none" w:sz="0" w:space="0" w:color="auto"/>
              </w:divBdr>
            </w:div>
            <w:div w:id="1532454117">
              <w:marLeft w:val="0"/>
              <w:marRight w:val="0"/>
              <w:marTop w:val="0"/>
              <w:marBottom w:val="0"/>
              <w:divBdr>
                <w:top w:val="none" w:sz="0" w:space="0" w:color="auto"/>
                <w:left w:val="none" w:sz="0" w:space="0" w:color="auto"/>
                <w:bottom w:val="none" w:sz="0" w:space="0" w:color="auto"/>
                <w:right w:val="none" w:sz="0" w:space="0" w:color="auto"/>
              </w:divBdr>
            </w:div>
            <w:div w:id="1160854581">
              <w:marLeft w:val="0"/>
              <w:marRight w:val="0"/>
              <w:marTop w:val="0"/>
              <w:marBottom w:val="0"/>
              <w:divBdr>
                <w:top w:val="none" w:sz="0" w:space="0" w:color="auto"/>
                <w:left w:val="none" w:sz="0" w:space="0" w:color="auto"/>
                <w:bottom w:val="none" w:sz="0" w:space="0" w:color="auto"/>
                <w:right w:val="none" w:sz="0" w:space="0" w:color="auto"/>
              </w:divBdr>
            </w:div>
            <w:div w:id="1556314260">
              <w:marLeft w:val="0"/>
              <w:marRight w:val="0"/>
              <w:marTop w:val="0"/>
              <w:marBottom w:val="0"/>
              <w:divBdr>
                <w:top w:val="none" w:sz="0" w:space="0" w:color="auto"/>
                <w:left w:val="none" w:sz="0" w:space="0" w:color="auto"/>
                <w:bottom w:val="none" w:sz="0" w:space="0" w:color="auto"/>
                <w:right w:val="none" w:sz="0" w:space="0" w:color="auto"/>
              </w:divBdr>
            </w:div>
            <w:div w:id="1834563248">
              <w:marLeft w:val="0"/>
              <w:marRight w:val="0"/>
              <w:marTop w:val="0"/>
              <w:marBottom w:val="0"/>
              <w:divBdr>
                <w:top w:val="none" w:sz="0" w:space="0" w:color="auto"/>
                <w:left w:val="none" w:sz="0" w:space="0" w:color="auto"/>
                <w:bottom w:val="none" w:sz="0" w:space="0" w:color="auto"/>
                <w:right w:val="none" w:sz="0" w:space="0" w:color="auto"/>
              </w:divBdr>
            </w:div>
            <w:div w:id="420224472">
              <w:marLeft w:val="0"/>
              <w:marRight w:val="0"/>
              <w:marTop w:val="0"/>
              <w:marBottom w:val="0"/>
              <w:divBdr>
                <w:top w:val="none" w:sz="0" w:space="0" w:color="auto"/>
                <w:left w:val="none" w:sz="0" w:space="0" w:color="auto"/>
                <w:bottom w:val="none" w:sz="0" w:space="0" w:color="auto"/>
                <w:right w:val="none" w:sz="0" w:space="0" w:color="auto"/>
              </w:divBdr>
            </w:div>
            <w:div w:id="182987327">
              <w:marLeft w:val="0"/>
              <w:marRight w:val="0"/>
              <w:marTop w:val="0"/>
              <w:marBottom w:val="0"/>
              <w:divBdr>
                <w:top w:val="none" w:sz="0" w:space="0" w:color="auto"/>
                <w:left w:val="none" w:sz="0" w:space="0" w:color="auto"/>
                <w:bottom w:val="none" w:sz="0" w:space="0" w:color="auto"/>
                <w:right w:val="none" w:sz="0" w:space="0" w:color="auto"/>
              </w:divBdr>
            </w:div>
            <w:div w:id="1185365839">
              <w:marLeft w:val="0"/>
              <w:marRight w:val="0"/>
              <w:marTop w:val="0"/>
              <w:marBottom w:val="0"/>
              <w:divBdr>
                <w:top w:val="none" w:sz="0" w:space="0" w:color="auto"/>
                <w:left w:val="none" w:sz="0" w:space="0" w:color="auto"/>
                <w:bottom w:val="none" w:sz="0" w:space="0" w:color="auto"/>
                <w:right w:val="none" w:sz="0" w:space="0" w:color="auto"/>
              </w:divBdr>
            </w:div>
            <w:div w:id="1391611908">
              <w:marLeft w:val="0"/>
              <w:marRight w:val="0"/>
              <w:marTop w:val="0"/>
              <w:marBottom w:val="0"/>
              <w:divBdr>
                <w:top w:val="none" w:sz="0" w:space="0" w:color="auto"/>
                <w:left w:val="none" w:sz="0" w:space="0" w:color="auto"/>
                <w:bottom w:val="none" w:sz="0" w:space="0" w:color="auto"/>
                <w:right w:val="none" w:sz="0" w:space="0" w:color="auto"/>
              </w:divBdr>
            </w:div>
            <w:div w:id="1481188129">
              <w:marLeft w:val="0"/>
              <w:marRight w:val="0"/>
              <w:marTop w:val="0"/>
              <w:marBottom w:val="0"/>
              <w:divBdr>
                <w:top w:val="none" w:sz="0" w:space="0" w:color="auto"/>
                <w:left w:val="none" w:sz="0" w:space="0" w:color="auto"/>
                <w:bottom w:val="none" w:sz="0" w:space="0" w:color="auto"/>
                <w:right w:val="none" w:sz="0" w:space="0" w:color="auto"/>
              </w:divBdr>
            </w:div>
            <w:div w:id="982319617">
              <w:marLeft w:val="0"/>
              <w:marRight w:val="0"/>
              <w:marTop w:val="0"/>
              <w:marBottom w:val="0"/>
              <w:divBdr>
                <w:top w:val="none" w:sz="0" w:space="0" w:color="auto"/>
                <w:left w:val="none" w:sz="0" w:space="0" w:color="auto"/>
                <w:bottom w:val="none" w:sz="0" w:space="0" w:color="auto"/>
                <w:right w:val="none" w:sz="0" w:space="0" w:color="auto"/>
              </w:divBdr>
            </w:div>
            <w:div w:id="1734622508">
              <w:marLeft w:val="0"/>
              <w:marRight w:val="0"/>
              <w:marTop w:val="0"/>
              <w:marBottom w:val="0"/>
              <w:divBdr>
                <w:top w:val="none" w:sz="0" w:space="0" w:color="auto"/>
                <w:left w:val="none" w:sz="0" w:space="0" w:color="auto"/>
                <w:bottom w:val="none" w:sz="0" w:space="0" w:color="auto"/>
                <w:right w:val="none" w:sz="0" w:space="0" w:color="auto"/>
              </w:divBdr>
            </w:div>
            <w:div w:id="1492404855">
              <w:marLeft w:val="0"/>
              <w:marRight w:val="0"/>
              <w:marTop w:val="0"/>
              <w:marBottom w:val="0"/>
              <w:divBdr>
                <w:top w:val="none" w:sz="0" w:space="0" w:color="auto"/>
                <w:left w:val="none" w:sz="0" w:space="0" w:color="auto"/>
                <w:bottom w:val="none" w:sz="0" w:space="0" w:color="auto"/>
                <w:right w:val="none" w:sz="0" w:space="0" w:color="auto"/>
              </w:divBdr>
            </w:div>
            <w:div w:id="1736705224">
              <w:marLeft w:val="0"/>
              <w:marRight w:val="0"/>
              <w:marTop w:val="0"/>
              <w:marBottom w:val="0"/>
              <w:divBdr>
                <w:top w:val="none" w:sz="0" w:space="0" w:color="auto"/>
                <w:left w:val="none" w:sz="0" w:space="0" w:color="auto"/>
                <w:bottom w:val="none" w:sz="0" w:space="0" w:color="auto"/>
                <w:right w:val="none" w:sz="0" w:space="0" w:color="auto"/>
              </w:divBdr>
            </w:div>
            <w:div w:id="1802378362">
              <w:marLeft w:val="0"/>
              <w:marRight w:val="0"/>
              <w:marTop w:val="0"/>
              <w:marBottom w:val="0"/>
              <w:divBdr>
                <w:top w:val="none" w:sz="0" w:space="0" w:color="auto"/>
                <w:left w:val="none" w:sz="0" w:space="0" w:color="auto"/>
                <w:bottom w:val="none" w:sz="0" w:space="0" w:color="auto"/>
                <w:right w:val="none" w:sz="0" w:space="0" w:color="auto"/>
              </w:divBdr>
            </w:div>
            <w:div w:id="88893989">
              <w:marLeft w:val="0"/>
              <w:marRight w:val="0"/>
              <w:marTop w:val="0"/>
              <w:marBottom w:val="0"/>
              <w:divBdr>
                <w:top w:val="none" w:sz="0" w:space="0" w:color="auto"/>
                <w:left w:val="none" w:sz="0" w:space="0" w:color="auto"/>
                <w:bottom w:val="none" w:sz="0" w:space="0" w:color="auto"/>
                <w:right w:val="none" w:sz="0" w:space="0" w:color="auto"/>
              </w:divBdr>
            </w:div>
            <w:div w:id="1170482446">
              <w:marLeft w:val="0"/>
              <w:marRight w:val="0"/>
              <w:marTop w:val="0"/>
              <w:marBottom w:val="0"/>
              <w:divBdr>
                <w:top w:val="none" w:sz="0" w:space="0" w:color="auto"/>
                <w:left w:val="none" w:sz="0" w:space="0" w:color="auto"/>
                <w:bottom w:val="none" w:sz="0" w:space="0" w:color="auto"/>
                <w:right w:val="none" w:sz="0" w:space="0" w:color="auto"/>
              </w:divBdr>
            </w:div>
            <w:div w:id="361246794">
              <w:marLeft w:val="0"/>
              <w:marRight w:val="0"/>
              <w:marTop w:val="0"/>
              <w:marBottom w:val="0"/>
              <w:divBdr>
                <w:top w:val="none" w:sz="0" w:space="0" w:color="auto"/>
                <w:left w:val="none" w:sz="0" w:space="0" w:color="auto"/>
                <w:bottom w:val="none" w:sz="0" w:space="0" w:color="auto"/>
                <w:right w:val="none" w:sz="0" w:space="0" w:color="auto"/>
              </w:divBdr>
            </w:div>
            <w:div w:id="322778270">
              <w:marLeft w:val="0"/>
              <w:marRight w:val="0"/>
              <w:marTop w:val="0"/>
              <w:marBottom w:val="0"/>
              <w:divBdr>
                <w:top w:val="none" w:sz="0" w:space="0" w:color="auto"/>
                <w:left w:val="none" w:sz="0" w:space="0" w:color="auto"/>
                <w:bottom w:val="none" w:sz="0" w:space="0" w:color="auto"/>
                <w:right w:val="none" w:sz="0" w:space="0" w:color="auto"/>
              </w:divBdr>
            </w:div>
            <w:div w:id="440147618">
              <w:marLeft w:val="0"/>
              <w:marRight w:val="0"/>
              <w:marTop w:val="0"/>
              <w:marBottom w:val="0"/>
              <w:divBdr>
                <w:top w:val="none" w:sz="0" w:space="0" w:color="auto"/>
                <w:left w:val="none" w:sz="0" w:space="0" w:color="auto"/>
                <w:bottom w:val="none" w:sz="0" w:space="0" w:color="auto"/>
                <w:right w:val="none" w:sz="0" w:space="0" w:color="auto"/>
              </w:divBdr>
              <w:divsChild>
                <w:div w:id="1008949265">
                  <w:marLeft w:val="0"/>
                  <w:marRight w:val="0"/>
                  <w:marTop w:val="0"/>
                  <w:marBottom w:val="0"/>
                  <w:divBdr>
                    <w:top w:val="none" w:sz="0" w:space="0" w:color="auto"/>
                    <w:left w:val="none" w:sz="0" w:space="0" w:color="auto"/>
                    <w:bottom w:val="none" w:sz="0" w:space="0" w:color="auto"/>
                    <w:right w:val="none" w:sz="0" w:space="0" w:color="auto"/>
                  </w:divBdr>
                </w:div>
                <w:div w:id="364646297">
                  <w:marLeft w:val="0"/>
                  <w:marRight w:val="0"/>
                  <w:marTop w:val="0"/>
                  <w:marBottom w:val="0"/>
                  <w:divBdr>
                    <w:top w:val="none" w:sz="0" w:space="0" w:color="auto"/>
                    <w:left w:val="none" w:sz="0" w:space="0" w:color="auto"/>
                    <w:bottom w:val="none" w:sz="0" w:space="0" w:color="auto"/>
                    <w:right w:val="none" w:sz="0" w:space="0" w:color="auto"/>
                  </w:divBdr>
                </w:div>
                <w:div w:id="1923297105">
                  <w:marLeft w:val="0"/>
                  <w:marRight w:val="0"/>
                  <w:marTop w:val="0"/>
                  <w:marBottom w:val="0"/>
                  <w:divBdr>
                    <w:top w:val="none" w:sz="0" w:space="0" w:color="auto"/>
                    <w:left w:val="none" w:sz="0" w:space="0" w:color="auto"/>
                    <w:bottom w:val="none" w:sz="0" w:space="0" w:color="auto"/>
                    <w:right w:val="none" w:sz="0" w:space="0" w:color="auto"/>
                  </w:divBdr>
                </w:div>
                <w:div w:id="1581408699">
                  <w:marLeft w:val="0"/>
                  <w:marRight w:val="0"/>
                  <w:marTop w:val="0"/>
                  <w:marBottom w:val="0"/>
                  <w:divBdr>
                    <w:top w:val="none" w:sz="0" w:space="0" w:color="auto"/>
                    <w:left w:val="none" w:sz="0" w:space="0" w:color="auto"/>
                    <w:bottom w:val="none" w:sz="0" w:space="0" w:color="auto"/>
                    <w:right w:val="none" w:sz="0" w:space="0" w:color="auto"/>
                  </w:divBdr>
                </w:div>
              </w:divsChild>
            </w:div>
            <w:div w:id="1111317940">
              <w:marLeft w:val="0"/>
              <w:marRight w:val="0"/>
              <w:marTop w:val="0"/>
              <w:marBottom w:val="0"/>
              <w:divBdr>
                <w:top w:val="none" w:sz="0" w:space="0" w:color="auto"/>
                <w:left w:val="none" w:sz="0" w:space="0" w:color="auto"/>
                <w:bottom w:val="none" w:sz="0" w:space="0" w:color="auto"/>
                <w:right w:val="none" w:sz="0" w:space="0" w:color="auto"/>
              </w:divBdr>
            </w:div>
            <w:div w:id="1914659155">
              <w:marLeft w:val="0"/>
              <w:marRight w:val="0"/>
              <w:marTop w:val="0"/>
              <w:marBottom w:val="0"/>
              <w:divBdr>
                <w:top w:val="none" w:sz="0" w:space="0" w:color="auto"/>
                <w:left w:val="none" w:sz="0" w:space="0" w:color="auto"/>
                <w:bottom w:val="none" w:sz="0" w:space="0" w:color="auto"/>
                <w:right w:val="none" w:sz="0" w:space="0" w:color="auto"/>
              </w:divBdr>
            </w:div>
            <w:div w:id="1432437204">
              <w:marLeft w:val="0"/>
              <w:marRight w:val="0"/>
              <w:marTop w:val="0"/>
              <w:marBottom w:val="0"/>
              <w:divBdr>
                <w:top w:val="none" w:sz="0" w:space="0" w:color="auto"/>
                <w:left w:val="none" w:sz="0" w:space="0" w:color="auto"/>
                <w:bottom w:val="none" w:sz="0" w:space="0" w:color="auto"/>
                <w:right w:val="none" w:sz="0" w:space="0" w:color="auto"/>
              </w:divBdr>
            </w:div>
            <w:div w:id="180510396">
              <w:marLeft w:val="0"/>
              <w:marRight w:val="0"/>
              <w:marTop w:val="0"/>
              <w:marBottom w:val="0"/>
              <w:divBdr>
                <w:top w:val="none" w:sz="0" w:space="0" w:color="auto"/>
                <w:left w:val="none" w:sz="0" w:space="0" w:color="auto"/>
                <w:bottom w:val="none" w:sz="0" w:space="0" w:color="auto"/>
                <w:right w:val="none" w:sz="0" w:space="0" w:color="auto"/>
              </w:divBdr>
            </w:div>
            <w:div w:id="2037268864">
              <w:marLeft w:val="0"/>
              <w:marRight w:val="0"/>
              <w:marTop w:val="0"/>
              <w:marBottom w:val="0"/>
              <w:divBdr>
                <w:top w:val="none" w:sz="0" w:space="0" w:color="auto"/>
                <w:left w:val="none" w:sz="0" w:space="0" w:color="auto"/>
                <w:bottom w:val="none" w:sz="0" w:space="0" w:color="auto"/>
                <w:right w:val="none" w:sz="0" w:space="0" w:color="auto"/>
              </w:divBdr>
            </w:div>
            <w:div w:id="2011904418">
              <w:marLeft w:val="0"/>
              <w:marRight w:val="0"/>
              <w:marTop w:val="0"/>
              <w:marBottom w:val="0"/>
              <w:divBdr>
                <w:top w:val="none" w:sz="0" w:space="0" w:color="auto"/>
                <w:left w:val="none" w:sz="0" w:space="0" w:color="auto"/>
                <w:bottom w:val="none" w:sz="0" w:space="0" w:color="auto"/>
                <w:right w:val="none" w:sz="0" w:space="0" w:color="auto"/>
              </w:divBdr>
            </w:div>
            <w:div w:id="608581844">
              <w:marLeft w:val="0"/>
              <w:marRight w:val="0"/>
              <w:marTop w:val="0"/>
              <w:marBottom w:val="0"/>
              <w:divBdr>
                <w:top w:val="none" w:sz="0" w:space="0" w:color="auto"/>
                <w:left w:val="none" w:sz="0" w:space="0" w:color="auto"/>
                <w:bottom w:val="none" w:sz="0" w:space="0" w:color="auto"/>
                <w:right w:val="none" w:sz="0" w:space="0" w:color="auto"/>
              </w:divBdr>
            </w:div>
            <w:div w:id="924732162">
              <w:marLeft w:val="0"/>
              <w:marRight w:val="0"/>
              <w:marTop w:val="0"/>
              <w:marBottom w:val="0"/>
              <w:divBdr>
                <w:top w:val="none" w:sz="0" w:space="0" w:color="auto"/>
                <w:left w:val="none" w:sz="0" w:space="0" w:color="auto"/>
                <w:bottom w:val="none" w:sz="0" w:space="0" w:color="auto"/>
                <w:right w:val="none" w:sz="0" w:space="0" w:color="auto"/>
              </w:divBdr>
            </w:div>
            <w:div w:id="874200633">
              <w:marLeft w:val="0"/>
              <w:marRight w:val="0"/>
              <w:marTop w:val="0"/>
              <w:marBottom w:val="0"/>
              <w:divBdr>
                <w:top w:val="none" w:sz="0" w:space="0" w:color="auto"/>
                <w:left w:val="none" w:sz="0" w:space="0" w:color="auto"/>
                <w:bottom w:val="none" w:sz="0" w:space="0" w:color="auto"/>
                <w:right w:val="none" w:sz="0" w:space="0" w:color="auto"/>
              </w:divBdr>
            </w:div>
            <w:div w:id="544878293">
              <w:marLeft w:val="0"/>
              <w:marRight w:val="0"/>
              <w:marTop w:val="0"/>
              <w:marBottom w:val="0"/>
              <w:divBdr>
                <w:top w:val="none" w:sz="0" w:space="0" w:color="auto"/>
                <w:left w:val="none" w:sz="0" w:space="0" w:color="auto"/>
                <w:bottom w:val="none" w:sz="0" w:space="0" w:color="auto"/>
                <w:right w:val="none" w:sz="0" w:space="0" w:color="auto"/>
              </w:divBdr>
            </w:div>
            <w:div w:id="744839134">
              <w:marLeft w:val="0"/>
              <w:marRight w:val="0"/>
              <w:marTop w:val="0"/>
              <w:marBottom w:val="0"/>
              <w:divBdr>
                <w:top w:val="none" w:sz="0" w:space="0" w:color="auto"/>
                <w:left w:val="none" w:sz="0" w:space="0" w:color="auto"/>
                <w:bottom w:val="none" w:sz="0" w:space="0" w:color="auto"/>
                <w:right w:val="none" w:sz="0" w:space="0" w:color="auto"/>
              </w:divBdr>
            </w:div>
            <w:div w:id="212426673">
              <w:marLeft w:val="0"/>
              <w:marRight w:val="0"/>
              <w:marTop w:val="0"/>
              <w:marBottom w:val="0"/>
              <w:divBdr>
                <w:top w:val="none" w:sz="0" w:space="0" w:color="auto"/>
                <w:left w:val="none" w:sz="0" w:space="0" w:color="auto"/>
                <w:bottom w:val="none" w:sz="0" w:space="0" w:color="auto"/>
                <w:right w:val="none" w:sz="0" w:space="0" w:color="auto"/>
              </w:divBdr>
            </w:div>
            <w:div w:id="790396799">
              <w:marLeft w:val="0"/>
              <w:marRight w:val="0"/>
              <w:marTop w:val="0"/>
              <w:marBottom w:val="0"/>
              <w:divBdr>
                <w:top w:val="none" w:sz="0" w:space="0" w:color="auto"/>
                <w:left w:val="none" w:sz="0" w:space="0" w:color="auto"/>
                <w:bottom w:val="none" w:sz="0" w:space="0" w:color="auto"/>
                <w:right w:val="none" w:sz="0" w:space="0" w:color="auto"/>
              </w:divBdr>
            </w:div>
            <w:div w:id="1380084388">
              <w:marLeft w:val="0"/>
              <w:marRight w:val="0"/>
              <w:marTop w:val="0"/>
              <w:marBottom w:val="0"/>
              <w:divBdr>
                <w:top w:val="none" w:sz="0" w:space="0" w:color="auto"/>
                <w:left w:val="none" w:sz="0" w:space="0" w:color="auto"/>
                <w:bottom w:val="none" w:sz="0" w:space="0" w:color="auto"/>
                <w:right w:val="none" w:sz="0" w:space="0" w:color="auto"/>
              </w:divBdr>
            </w:div>
            <w:div w:id="832110838">
              <w:marLeft w:val="0"/>
              <w:marRight w:val="0"/>
              <w:marTop w:val="0"/>
              <w:marBottom w:val="0"/>
              <w:divBdr>
                <w:top w:val="none" w:sz="0" w:space="0" w:color="auto"/>
                <w:left w:val="none" w:sz="0" w:space="0" w:color="auto"/>
                <w:bottom w:val="none" w:sz="0" w:space="0" w:color="auto"/>
                <w:right w:val="none" w:sz="0" w:space="0" w:color="auto"/>
              </w:divBdr>
            </w:div>
            <w:div w:id="2014839037">
              <w:marLeft w:val="0"/>
              <w:marRight w:val="0"/>
              <w:marTop w:val="0"/>
              <w:marBottom w:val="0"/>
              <w:divBdr>
                <w:top w:val="none" w:sz="0" w:space="0" w:color="auto"/>
                <w:left w:val="none" w:sz="0" w:space="0" w:color="auto"/>
                <w:bottom w:val="none" w:sz="0" w:space="0" w:color="auto"/>
                <w:right w:val="none" w:sz="0" w:space="0" w:color="auto"/>
              </w:divBdr>
            </w:div>
            <w:div w:id="1973946332">
              <w:marLeft w:val="0"/>
              <w:marRight w:val="0"/>
              <w:marTop w:val="0"/>
              <w:marBottom w:val="0"/>
              <w:divBdr>
                <w:top w:val="none" w:sz="0" w:space="0" w:color="auto"/>
                <w:left w:val="none" w:sz="0" w:space="0" w:color="auto"/>
                <w:bottom w:val="none" w:sz="0" w:space="0" w:color="auto"/>
                <w:right w:val="none" w:sz="0" w:space="0" w:color="auto"/>
              </w:divBdr>
            </w:div>
            <w:div w:id="334308215">
              <w:marLeft w:val="0"/>
              <w:marRight w:val="0"/>
              <w:marTop w:val="0"/>
              <w:marBottom w:val="0"/>
              <w:divBdr>
                <w:top w:val="none" w:sz="0" w:space="0" w:color="auto"/>
                <w:left w:val="none" w:sz="0" w:space="0" w:color="auto"/>
                <w:bottom w:val="none" w:sz="0" w:space="0" w:color="auto"/>
                <w:right w:val="none" w:sz="0" w:space="0" w:color="auto"/>
              </w:divBdr>
            </w:div>
            <w:div w:id="371923588">
              <w:marLeft w:val="0"/>
              <w:marRight w:val="0"/>
              <w:marTop w:val="0"/>
              <w:marBottom w:val="0"/>
              <w:divBdr>
                <w:top w:val="none" w:sz="0" w:space="0" w:color="auto"/>
                <w:left w:val="none" w:sz="0" w:space="0" w:color="auto"/>
                <w:bottom w:val="none" w:sz="0" w:space="0" w:color="auto"/>
                <w:right w:val="none" w:sz="0" w:space="0" w:color="auto"/>
              </w:divBdr>
            </w:div>
            <w:div w:id="934167288">
              <w:marLeft w:val="0"/>
              <w:marRight w:val="0"/>
              <w:marTop w:val="0"/>
              <w:marBottom w:val="0"/>
              <w:divBdr>
                <w:top w:val="none" w:sz="0" w:space="0" w:color="auto"/>
                <w:left w:val="none" w:sz="0" w:space="0" w:color="auto"/>
                <w:bottom w:val="none" w:sz="0" w:space="0" w:color="auto"/>
                <w:right w:val="none" w:sz="0" w:space="0" w:color="auto"/>
              </w:divBdr>
            </w:div>
            <w:div w:id="1061367070">
              <w:marLeft w:val="0"/>
              <w:marRight w:val="0"/>
              <w:marTop w:val="0"/>
              <w:marBottom w:val="0"/>
              <w:divBdr>
                <w:top w:val="none" w:sz="0" w:space="0" w:color="auto"/>
                <w:left w:val="none" w:sz="0" w:space="0" w:color="auto"/>
                <w:bottom w:val="none" w:sz="0" w:space="0" w:color="auto"/>
                <w:right w:val="none" w:sz="0" w:space="0" w:color="auto"/>
              </w:divBdr>
            </w:div>
            <w:div w:id="556164825">
              <w:marLeft w:val="0"/>
              <w:marRight w:val="0"/>
              <w:marTop w:val="0"/>
              <w:marBottom w:val="0"/>
              <w:divBdr>
                <w:top w:val="none" w:sz="0" w:space="0" w:color="auto"/>
                <w:left w:val="none" w:sz="0" w:space="0" w:color="auto"/>
                <w:bottom w:val="none" w:sz="0" w:space="0" w:color="auto"/>
                <w:right w:val="none" w:sz="0" w:space="0" w:color="auto"/>
              </w:divBdr>
              <w:divsChild>
                <w:div w:id="1562062755">
                  <w:marLeft w:val="0"/>
                  <w:marRight w:val="0"/>
                  <w:marTop w:val="0"/>
                  <w:marBottom w:val="0"/>
                  <w:divBdr>
                    <w:top w:val="none" w:sz="0" w:space="0" w:color="auto"/>
                    <w:left w:val="none" w:sz="0" w:space="0" w:color="auto"/>
                    <w:bottom w:val="none" w:sz="0" w:space="0" w:color="auto"/>
                    <w:right w:val="none" w:sz="0" w:space="0" w:color="auto"/>
                  </w:divBdr>
                </w:div>
                <w:div w:id="141627194">
                  <w:marLeft w:val="0"/>
                  <w:marRight w:val="0"/>
                  <w:marTop w:val="0"/>
                  <w:marBottom w:val="0"/>
                  <w:divBdr>
                    <w:top w:val="none" w:sz="0" w:space="0" w:color="auto"/>
                    <w:left w:val="none" w:sz="0" w:space="0" w:color="auto"/>
                    <w:bottom w:val="none" w:sz="0" w:space="0" w:color="auto"/>
                    <w:right w:val="none" w:sz="0" w:space="0" w:color="auto"/>
                  </w:divBdr>
                </w:div>
                <w:div w:id="816992086">
                  <w:marLeft w:val="0"/>
                  <w:marRight w:val="0"/>
                  <w:marTop w:val="0"/>
                  <w:marBottom w:val="0"/>
                  <w:divBdr>
                    <w:top w:val="none" w:sz="0" w:space="0" w:color="auto"/>
                    <w:left w:val="none" w:sz="0" w:space="0" w:color="auto"/>
                    <w:bottom w:val="none" w:sz="0" w:space="0" w:color="auto"/>
                    <w:right w:val="none" w:sz="0" w:space="0" w:color="auto"/>
                  </w:divBdr>
                </w:div>
                <w:div w:id="924001291">
                  <w:marLeft w:val="0"/>
                  <w:marRight w:val="0"/>
                  <w:marTop w:val="0"/>
                  <w:marBottom w:val="0"/>
                  <w:divBdr>
                    <w:top w:val="none" w:sz="0" w:space="0" w:color="auto"/>
                    <w:left w:val="none" w:sz="0" w:space="0" w:color="auto"/>
                    <w:bottom w:val="none" w:sz="0" w:space="0" w:color="auto"/>
                    <w:right w:val="none" w:sz="0" w:space="0" w:color="auto"/>
                  </w:divBdr>
                </w:div>
                <w:div w:id="1427580752">
                  <w:marLeft w:val="0"/>
                  <w:marRight w:val="0"/>
                  <w:marTop w:val="0"/>
                  <w:marBottom w:val="0"/>
                  <w:divBdr>
                    <w:top w:val="none" w:sz="0" w:space="0" w:color="auto"/>
                    <w:left w:val="none" w:sz="0" w:space="0" w:color="auto"/>
                    <w:bottom w:val="none" w:sz="0" w:space="0" w:color="auto"/>
                    <w:right w:val="none" w:sz="0" w:space="0" w:color="auto"/>
                  </w:divBdr>
                </w:div>
                <w:div w:id="1168862143">
                  <w:marLeft w:val="0"/>
                  <w:marRight w:val="0"/>
                  <w:marTop w:val="0"/>
                  <w:marBottom w:val="0"/>
                  <w:divBdr>
                    <w:top w:val="none" w:sz="0" w:space="0" w:color="auto"/>
                    <w:left w:val="none" w:sz="0" w:space="0" w:color="auto"/>
                    <w:bottom w:val="none" w:sz="0" w:space="0" w:color="auto"/>
                    <w:right w:val="none" w:sz="0" w:space="0" w:color="auto"/>
                  </w:divBdr>
                </w:div>
                <w:div w:id="517737745">
                  <w:marLeft w:val="0"/>
                  <w:marRight w:val="0"/>
                  <w:marTop w:val="0"/>
                  <w:marBottom w:val="0"/>
                  <w:divBdr>
                    <w:top w:val="none" w:sz="0" w:space="0" w:color="auto"/>
                    <w:left w:val="none" w:sz="0" w:space="0" w:color="auto"/>
                    <w:bottom w:val="none" w:sz="0" w:space="0" w:color="auto"/>
                    <w:right w:val="none" w:sz="0" w:space="0" w:color="auto"/>
                  </w:divBdr>
                </w:div>
                <w:div w:id="1310400435">
                  <w:marLeft w:val="0"/>
                  <w:marRight w:val="0"/>
                  <w:marTop w:val="0"/>
                  <w:marBottom w:val="0"/>
                  <w:divBdr>
                    <w:top w:val="none" w:sz="0" w:space="0" w:color="auto"/>
                    <w:left w:val="none" w:sz="0" w:space="0" w:color="auto"/>
                    <w:bottom w:val="none" w:sz="0" w:space="0" w:color="auto"/>
                    <w:right w:val="none" w:sz="0" w:space="0" w:color="auto"/>
                  </w:divBdr>
                </w:div>
                <w:div w:id="541944334">
                  <w:marLeft w:val="0"/>
                  <w:marRight w:val="0"/>
                  <w:marTop w:val="0"/>
                  <w:marBottom w:val="0"/>
                  <w:divBdr>
                    <w:top w:val="none" w:sz="0" w:space="0" w:color="auto"/>
                    <w:left w:val="none" w:sz="0" w:space="0" w:color="auto"/>
                    <w:bottom w:val="none" w:sz="0" w:space="0" w:color="auto"/>
                    <w:right w:val="none" w:sz="0" w:space="0" w:color="auto"/>
                  </w:divBdr>
                </w:div>
                <w:div w:id="1211766077">
                  <w:marLeft w:val="0"/>
                  <w:marRight w:val="0"/>
                  <w:marTop w:val="0"/>
                  <w:marBottom w:val="0"/>
                  <w:divBdr>
                    <w:top w:val="none" w:sz="0" w:space="0" w:color="auto"/>
                    <w:left w:val="none" w:sz="0" w:space="0" w:color="auto"/>
                    <w:bottom w:val="none" w:sz="0" w:space="0" w:color="auto"/>
                    <w:right w:val="none" w:sz="0" w:space="0" w:color="auto"/>
                  </w:divBdr>
                </w:div>
                <w:div w:id="1719358673">
                  <w:marLeft w:val="0"/>
                  <w:marRight w:val="0"/>
                  <w:marTop w:val="0"/>
                  <w:marBottom w:val="0"/>
                  <w:divBdr>
                    <w:top w:val="none" w:sz="0" w:space="0" w:color="auto"/>
                    <w:left w:val="none" w:sz="0" w:space="0" w:color="auto"/>
                    <w:bottom w:val="none" w:sz="0" w:space="0" w:color="auto"/>
                    <w:right w:val="none" w:sz="0" w:space="0" w:color="auto"/>
                  </w:divBdr>
                </w:div>
                <w:div w:id="80833969">
                  <w:marLeft w:val="0"/>
                  <w:marRight w:val="0"/>
                  <w:marTop w:val="0"/>
                  <w:marBottom w:val="0"/>
                  <w:divBdr>
                    <w:top w:val="none" w:sz="0" w:space="0" w:color="auto"/>
                    <w:left w:val="none" w:sz="0" w:space="0" w:color="auto"/>
                    <w:bottom w:val="none" w:sz="0" w:space="0" w:color="auto"/>
                    <w:right w:val="none" w:sz="0" w:space="0" w:color="auto"/>
                  </w:divBdr>
                </w:div>
                <w:div w:id="1194920556">
                  <w:marLeft w:val="0"/>
                  <w:marRight w:val="0"/>
                  <w:marTop w:val="0"/>
                  <w:marBottom w:val="0"/>
                  <w:divBdr>
                    <w:top w:val="none" w:sz="0" w:space="0" w:color="auto"/>
                    <w:left w:val="none" w:sz="0" w:space="0" w:color="auto"/>
                    <w:bottom w:val="none" w:sz="0" w:space="0" w:color="auto"/>
                    <w:right w:val="none" w:sz="0" w:space="0" w:color="auto"/>
                  </w:divBdr>
                </w:div>
                <w:div w:id="1609922238">
                  <w:marLeft w:val="0"/>
                  <w:marRight w:val="0"/>
                  <w:marTop w:val="0"/>
                  <w:marBottom w:val="0"/>
                  <w:divBdr>
                    <w:top w:val="none" w:sz="0" w:space="0" w:color="auto"/>
                    <w:left w:val="none" w:sz="0" w:space="0" w:color="auto"/>
                    <w:bottom w:val="none" w:sz="0" w:space="0" w:color="auto"/>
                    <w:right w:val="none" w:sz="0" w:space="0" w:color="auto"/>
                  </w:divBdr>
                </w:div>
                <w:div w:id="64643147">
                  <w:marLeft w:val="0"/>
                  <w:marRight w:val="0"/>
                  <w:marTop w:val="0"/>
                  <w:marBottom w:val="0"/>
                  <w:divBdr>
                    <w:top w:val="none" w:sz="0" w:space="0" w:color="auto"/>
                    <w:left w:val="none" w:sz="0" w:space="0" w:color="auto"/>
                    <w:bottom w:val="none" w:sz="0" w:space="0" w:color="auto"/>
                    <w:right w:val="none" w:sz="0" w:space="0" w:color="auto"/>
                  </w:divBdr>
                </w:div>
                <w:div w:id="1167206771">
                  <w:marLeft w:val="0"/>
                  <w:marRight w:val="0"/>
                  <w:marTop w:val="0"/>
                  <w:marBottom w:val="0"/>
                  <w:divBdr>
                    <w:top w:val="none" w:sz="0" w:space="0" w:color="auto"/>
                    <w:left w:val="none" w:sz="0" w:space="0" w:color="auto"/>
                    <w:bottom w:val="none" w:sz="0" w:space="0" w:color="auto"/>
                    <w:right w:val="none" w:sz="0" w:space="0" w:color="auto"/>
                  </w:divBdr>
                </w:div>
                <w:div w:id="1022971382">
                  <w:marLeft w:val="0"/>
                  <w:marRight w:val="0"/>
                  <w:marTop w:val="0"/>
                  <w:marBottom w:val="0"/>
                  <w:divBdr>
                    <w:top w:val="none" w:sz="0" w:space="0" w:color="auto"/>
                    <w:left w:val="none" w:sz="0" w:space="0" w:color="auto"/>
                    <w:bottom w:val="none" w:sz="0" w:space="0" w:color="auto"/>
                    <w:right w:val="none" w:sz="0" w:space="0" w:color="auto"/>
                  </w:divBdr>
                </w:div>
                <w:div w:id="2070765213">
                  <w:marLeft w:val="0"/>
                  <w:marRight w:val="0"/>
                  <w:marTop w:val="0"/>
                  <w:marBottom w:val="0"/>
                  <w:divBdr>
                    <w:top w:val="none" w:sz="0" w:space="0" w:color="auto"/>
                    <w:left w:val="none" w:sz="0" w:space="0" w:color="auto"/>
                    <w:bottom w:val="none" w:sz="0" w:space="0" w:color="auto"/>
                    <w:right w:val="none" w:sz="0" w:space="0" w:color="auto"/>
                  </w:divBdr>
                </w:div>
                <w:div w:id="1148279112">
                  <w:marLeft w:val="0"/>
                  <w:marRight w:val="0"/>
                  <w:marTop w:val="0"/>
                  <w:marBottom w:val="0"/>
                  <w:divBdr>
                    <w:top w:val="none" w:sz="0" w:space="0" w:color="auto"/>
                    <w:left w:val="none" w:sz="0" w:space="0" w:color="auto"/>
                    <w:bottom w:val="none" w:sz="0" w:space="0" w:color="auto"/>
                    <w:right w:val="none" w:sz="0" w:space="0" w:color="auto"/>
                  </w:divBdr>
                </w:div>
                <w:div w:id="1294209656">
                  <w:marLeft w:val="0"/>
                  <w:marRight w:val="0"/>
                  <w:marTop w:val="0"/>
                  <w:marBottom w:val="0"/>
                  <w:divBdr>
                    <w:top w:val="none" w:sz="0" w:space="0" w:color="auto"/>
                    <w:left w:val="none" w:sz="0" w:space="0" w:color="auto"/>
                    <w:bottom w:val="none" w:sz="0" w:space="0" w:color="auto"/>
                    <w:right w:val="none" w:sz="0" w:space="0" w:color="auto"/>
                  </w:divBdr>
                </w:div>
                <w:div w:id="594946644">
                  <w:marLeft w:val="0"/>
                  <w:marRight w:val="0"/>
                  <w:marTop w:val="0"/>
                  <w:marBottom w:val="0"/>
                  <w:divBdr>
                    <w:top w:val="none" w:sz="0" w:space="0" w:color="auto"/>
                    <w:left w:val="none" w:sz="0" w:space="0" w:color="auto"/>
                    <w:bottom w:val="none" w:sz="0" w:space="0" w:color="auto"/>
                    <w:right w:val="none" w:sz="0" w:space="0" w:color="auto"/>
                  </w:divBdr>
                </w:div>
                <w:div w:id="1653868608">
                  <w:marLeft w:val="0"/>
                  <w:marRight w:val="0"/>
                  <w:marTop w:val="0"/>
                  <w:marBottom w:val="0"/>
                  <w:divBdr>
                    <w:top w:val="none" w:sz="0" w:space="0" w:color="auto"/>
                    <w:left w:val="none" w:sz="0" w:space="0" w:color="auto"/>
                    <w:bottom w:val="none" w:sz="0" w:space="0" w:color="auto"/>
                    <w:right w:val="none" w:sz="0" w:space="0" w:color="auto"/>
                  </w:divBdr>
                </w:div>
                <w:div w:id="2126845716">
                  <w:marLeft w:val="0"/>
                  <w:marRight w:val="0"/>
                  <w:marTop w:val="0"/>
                  <w:marBottom w:val="0"/>
                  <w:divBdr>
                    <w:top w:val="none" w:sz="0" w:space="0" w:color="auto"/>
                    <w:left w:val="none" w:sz="0" w:space="0" w:color="auto"/>
                    <w:bottom w:val="none" w:sz="0" w:space="0" w:color="auto"/>
                    <w:right w:val="none" w:sz="0" w:space="0" w:color="auto"/>
                  </w:divBdr>
                </w:div>
                <w:div w:id="1966617099">
                  <w:marLeft w:val="0"/>
                  <w:marRight w:val="0"/>
                  <w:marTop w:val="0"/>
                  <w:marBottom w:val="0"/>
                  <w:divBdr>
                    <w:top w:val="none" w:sz="0" w:space="0" w:color="auto"/>
                    <w:left w:val="none" w:sz="0" w:space="0" w:color="auto"/>
                    <w:bottom w:val="none" w:sz="0" w:space="0" w:color="auto"/>
                    <w:right w:val="none" w:sz="0" w:space="0" w:color="auto"/>
                  </w:divBdr>
                </w:div>
                <w:div w:id="1814562558">
                  <w:marLeft w:val="0"/>
                  <w:marRight w:val="0"/>
                  <w:marTop w:val="0"/>
                  <w:marBottom w:val="0"/>
                  <w:divBdr>
                    <w:top w:val="none" w:sz="0" w:space="0" w:color="auto"/>
                    <w:left w:val="none" w:sz="0" w:space="0" w:color="auto"/>
                    <w:bottom w:val="none" w:sz="0" w:space="0" w:color="auto"/>
                    <w:right w:val="none" w:sz="0" w:space="0" w:color="auto"/>
                  </w:divBdr>
                </w:div>
                <w:div w:id="988434669">
                  <w:marLeft w:val="0"/>
                  <w:marRight w:val="0"/>
                  <w:marTop w:val="0"/>
                  <w:marBottom w:val="0"/>
                  <w:divBdr>
                    <w:top w:val="none" w:sz="0" w:space="0" w:color="auto"/>
                    <w:left w:val="none" w:sz="0" w:space="0" w:color="auto"/>
                    <w:bottom w:val="none" w:sz="0" w:space="0" w:color="auto"/>
                    <w:right w:val="none" w:sz="0" w:space="0" w:color="auto"/>
                  </w:divBdr>
                </w:div>
                <w:div w:id="879514231">
                  <w:marLeft w:val="0"/>
                  <w:marRight w:val="0"/>
                  <w:marTop w:val="0"/>
                  <w:marBottom w:val="0"/>
                  <w:divBdr>
                    <w:top w:val="none" w:sz="0" w:space="0" w:color="auto"/>
                    <w:left w:val="none" w:sz="0" w:space="0" w:color="auto"/>
                    <w:bottom w:val="none" w:sz="0" w:space="0" w:color="auto"/>
                    <w:right w:val="none" w:sz="0" w:space="0" w:color="auto"/>
                  </w:divBdr>
                </w:div>
                <w:div w:id="1068769456">
                  <w:marLeft w:val="0"/>
                  <w:marRight w:val="0"/>
                  <w:marTop w:val="0"/>
                  <w:marBottom w:val="0"/>
                  <w:divBdr>
                    <w:top w:val="none" w:sz="0" w:space="0" w:color="auto"/>
                    <w:left w:val="none" w:sz="0" w:space="0" w:color="auto"/>
                    <w:bottom w:val="none" w:sz="0" w:space="0" w:color="auto"/>
                    <w:right w:val="none" w:sz="0" w:space="0" w:color="auto"/>
                  </w:divBdr>
                </w:div>
                <w:div w:id="501504834">
                  <w:marLeft w:val="0"/>
                  <w:marRight w:val="0"/>
                  <w:marTop w:val="0"/>
                  <w:marBottom w:val="0"/>
                  <w:divBdr>
                    <w:top w:val="none" w:sz="0" w:space="0" w:color="auto"/>
                    <w:left w:val="none" w:sz="0" w:space="0" w:color="auto"/>
                    <w:bottom w:val="none" w:sz="0" w:space="0" w:color="auto"/>
                    <w:right w:val="none" w:sz="0" w:space="0" w:color="auto"/>
                  </w:divBdr>
                </w:div>
                <w:div w:id="487209978">
                  <w:marLeft w:val="0"/>
                  <w:marRight w:val="0"/>
                  <w:marTop w:val="0"/>
                  <w:marBottom w:val="0"/>
                  <w:divBdr>
                    <w:top w:val="none" w:sz="0" w:space="0" w:color="auto"/>
                    <w:left w:val="none" w:sz="0" w:space="0" w:color="auto"/>
                    <w:bottom w:val="none" w:sz="0" w:space="0" w:color="auto"/>
                    <w:right w:val="none" w:sz="0" w:space="0" w:color="auto"/>
                  </w:divBdr>
                </w:div>
                <w:div w:id="27417405">
                  <w:marLeft w:val="0"/>
                  <w:marRight w:val="0"/>
                  <w:marTop w:val="0"/>
                  <w:marBottom w:val="0"/>
                  <w:divBdr>
                    <w:top w:val="none" w:sz="0" w:space="0" w:color="auto"/>
                    <w:left w:val="none" w:sz="0" w:space="0" w:color="auto"/>
                    <w:bottom w:val="none" w:sz="0" w:space="0" w:color="auto"/>
                    <w:right w:val="none" w:sz="0" w:space="0" w:color="auto"/>
                  </w:divBdr>
                </w:div>
                <w:div w:id="1324313473">
                  <w:marLeft w:val="0"/>
                  <w:marRight w:val="0"/>
                  <w:marTop w:val="0"/>
                  <w:marBottom w:val="0"/>
                  <w:divBdr>
                    <w:top w:val="none" w:sz="0" w:space="0" w:color="auto"/>
                    <w:left w:val="none" w:sz="0" w:space="0" w:color="auto"/>
                    <w:bottom w:val="none" w:sz="0" w:space="0" w:color="auto"/>
                    <w:right w:val="none" w:sz="0" w:space="0" w:color="auto"/>
                  </w:divBdr>
                </w:div>
                <w:div w:id="1629971556">
                  <w:marLeft w:val="0"/>
                  <w:marRight w:val="0"/>
                  <w:marTop w:val="0"/>
                  <w:marBottom w:val="0"/>
                  <w:divBdr>
                    <w:top w:val="none" w:sz="0" w:space="0" w:color="auto"/>
                    <w:left w:val="none" w:sz="0" w:space="0" w:color="auto"/>
                    <w:bottom w:val="none" w:sz="0" w:space="0" w:color="auto"/>
                    <w:right w:val="none" w:sz="0" w:space="0" w:color="auto"/>
                  </w:divBdr>
                </w:div>
                <w:div w:id="116729240">
                  <w:marLeft w:val="0"/>
                  <w:marRight w:val="0"/>
                  <w:marTop w:val="0"/>
                  <w:marBottom w:val="0"/>
                  <w:divBdr>
                    <w:top w:val="none" w:sz="0" w:space="0" w:color="auto"/>
                    <w:left w:val="none" w:sz="0" w:space="0" w:color="auto"/>
                    <w:bottom w:val="none" w:sz="0" w:space="0" w:color="auto"/>
                    <w:right w:val="none" w:sz="0" w:space="0" w:color="auto"/>
                  </w:divBdr>
                </w:div>
                <w:div w:id="1411124006">
                  <w:marLeft w:val="0"/>
                  <w:marRight w:val="0"/>
                  <w:marTop w:val="0"/>
                  <w:marBottom w:val="0"/>
                  <w:divBdr>
                    <w:top w:val="none" w:sz="0" w:space="0" w:color="auto"/>
                    <w:left w:val="none" w:sz="0" w:space="0" w:color="auto"/>
                    <w:bottom w:val="none" w:sz="0" w:space="0" w:color="auto"/>
                    <w:right w:val="none" w:sz="0" w:space="0" w:color="auto"/>
                  </w:divBdr>
                </w:div>
                <w:div w:id="817528748">
                  <w:marLeft w:val="0"/>
                  <w:marRight w:val="0"/>
                  <w:marTop w:val="0"/>
                  <w:marBottom w:val="0"/>
                  <w:divBdr>
                    <w:top w:val="none" w:sz="0" w:space="0" w:color="auto"/>
                    <w:left w:val="none" w:sz="0" w:space="0" w:color="auto"/>
                    <w:bottom w:val="none" w:sz="0" w:space="0" w:color="auto"/>
                    <w:right w:val="none" w:sz="0" w:space="0" w:color="auto"/>
                  </w:divBdr>
                </w:div>
                <w:div w:id="609050907">
                  <w:marLeft w:val="0"/>
                  <w:marRight w:val="0"/>
                  <w:marTop w:val="0"/>
                  <w:marBottom w:val="0"/>
                  <w:divBdr>
                    <w:top w:val="none" w:sz="0" w:space="0" w:color="auto"/>
                    <w:left w:val="none" w:sz="0" w:space="0" w:color="auto"/>
                    <w:bottom w:val="none" w:sz="0" w:space="0" w:color="auto"/>
                    <w:right w:val="none" w:sz="0" w:space="0" w:color="auto"/>
                  </w:divBdr>
                </w:div>
                <w:div w:id="1604920771">
                  <w:marLeft w:val="0"/>
                  <w:marRight w:val="0"/>
                  <w:marTop w:val="0"/>
                  <w:marBottom w:val="0"/>
                  <w:divBdr>
                    <w:top w:val="none" w:sz="0" w:space="0" w:color="auto"/>
                    <w:left w:val="none" w:sz="0" w:space="0" w:color="auto"/>
                    <w:bottom w:val="none" w:sz="0" w:space="0" w:color="auto"/>
                    <w:right w:val="none" w:sz="0" w:space="0" w:color="auto"/>
                  </w:divBdr>
                </w:div>
                <w:div w:id="723993283">
                  <w:marLeft w:val="0"/>
                  <w:marRight w:val="0"/>
                  <w:marTop w:val="0"/>
                  <w:marBottom w:val="0"/>
                  <w:divBdr>
                    <w:top w:val="none" w:sz="0" w:space="0" w:color="auto"/>
                    <w:left w:val="none" w:sz="0" w:space="0" w:color="auto"/>
                    <w:bottom w:val="none" w:sz="0" w:space="0" w:color="auto"/>
                    <w:right w:val="none" w:sz="0" w:space="0" w:color="auto"/>
                  </w:divBdr>
                </w:div>
                <w:div w:id="1555777171">
                  <w:marLeft w:val="0"/>
                  <w:marRight w:val="0"/>
                  <w:marTop w:val="0"/>
                  <w:marBottom w:val="0"/>
                  <w:divBdr>
                    <w:top w:val="none" w:sz="0" w:space="0" w:color="auto"/>
                    <w:left w:val="none" w:sz="0" w:space="0" w:color="auto"/>
                    <w:bottom w:val="none" w:sz="0" w:space="0" w:color="auto"/>
                    <w:right w:val="none" w:sz="0" w:space="0" w:color="auto"/>
                  </w:divBdr>
                </w:div>
                <w:div w:id="334379578">
                  <w:marLeft w:val="0"/>
                  <w:marRight w:val="0"/>
                  <w:marTop w:val="0"/>
                  <w:marBottom w:val="0"/>
                  <w:divBdr>
                    <w:top w:val="none" w:sz="0" w:space="0" w:color="auto"/>
                    <w:left w:val="none" w:sz="0" w:space="0" w:color="auto"/>
                    <w:bottom w:val="none" w:sz="0" w:space="0" w:color="auto"/>
                    <w:right w:val="none" w:sz="0" w:space="0" w:color="auto"/>
                  </w:divBdr>
                </w:div>
                <w:div w:id="1408531690">
                  <w:marLeft w:val="0"/>
                  <w:marRight w:val="0"/>
                  <w:marTop w:val="0"/>
                  <w:marBottom w:val="0"/>
                  <w:divBdr>
                    <w:top w:val="none" w:sz="0" w:space="0" w:color="auto"/>
                    <w:left w:val="none" w:sz="0" w:space="0" w:color="auto"/>
                    <w:bottom w:val="none" w:sz="0" w:space="0" w:color="auto"/>
                    <w:right w:val="none" w:sz="0" w:space="0" w:color="auto"/>
                  </w:divBdr>
                </w:div>
                <w:div w:id="1007441391">
                  <w:marLeft w:val="0"/>
                  <w:marRight w:val="0"/>
                  <w:marTop w:val="0"/>
                  <w:marBottom w:val="0"/>
                  <w:divBdr>
                    <w:top w:val="none" w:sz="0" w:space="0" w:color="auto"/>
                    <w:left w:val="none" w:sz="0" w:space="0" w:color="auto"/>
                    <w:bottom w:val="none" w:sz="0" w:space="0" w:color="auto"/>
                    <w:right w:val="none" w:sz="0" w:space="0" w:color="auto"/>
                  </w:divBdr>
                </w:div>
                <w:div w:id="1414163683">
                  <w:marLeft w:val="0"/>
                  <w:marRight w:val="0"/>
                  <w:marTop w:val="0"/>
                  <w:marBottom w:val="0"/>
                  <w:divBdr>
                    <w:top w:val="none" w:sz="0" w:space="0" w:color="auto"/>
                    <w:left w:val="none" w:sz="0" w:space="0" w:color="auto"/>
                    <w:bottom w:val="none" w:sz="0" w:space="0" w:color="auto"/>
                    <w:right w:val="none" w:sz="0" w:space="0" w:color="auto"/>
                  </w:divBdr>
                </w:div>
                <w:div w:id="1745370170">
                  <w:marLeft w:val="0"/>
                  <w:marRight w:val="0"/>
                  <w:marTop w:val="0"/>
                  <w:marBottom w:val="0"/>
                  <w:divBdr>
                    <w:top w:val="none" w:sz="0" w:space="0" w:color="auto"/>
                    <w:left w:val="none" w:sz="0" w:space="0" w:color="auto"/>
                    <w:bottom w:val="none" w:sz="0" w:space="0" w:color="auto"/>
                    <w:right w:val="none" w:sz="0" w:space="0" w:color="auto"/>
                  </w:divBdr>
                </w:div>
                <w:div w:id="196893986">
                  <w:marLeft w:val="0"/>
                  <w:marRight w:val="0"/>
                  <w:marTop w:val="0"/>
                  <w:marBottom w:val="0"/>
                  <w:divBdr>
                    <w:top w:val="none" w:sz="0" w:space="0" w:color="auto"/>
                    <w:left w:val="none" w:sz="0" w:space="0" w:color="auto"/>
                    <w:bottom w:val="none" w:sz="0" w:space="0" w:color="auto"/>
                    <w:right w:val="none" w:sz="0" w:space="0" w:color="auto"/>
                  </w:divBdr>
                </w:div>
                <w:div w:id="160901313">
                  <w:marLeft w:val="0"/>
                  <w:marRight w:val="0"/>
                  <w:marTop w:val="0"/>
                  <w:marBottom w:val="0"/>
                  <w:divBdr>
                    <w:top w:val="none" w:sz="0" w:space="0" w:color="auto"/>
                    <w:left w:val="none" w:sz="0" w:space="0" w:color="auto"/>
                    <w:bottom w:val="none" w:sz="0" w:space="0" w:color="auto"/>
                    <w:right w:val="none" w:sz="0" w:space="0" w:color="auto"/>
                  </w:divBdr>
                </w:div>
                <w:div w:id="405539546">
                  <w:marLeft w:val="0"/>
                  <w:marRight w:val="0"/>
                  <w:marTop w:val="0"/>
                  <w:marBottom w:val="0"/>
                  <w:divBdr>
                    <w:top w:val="none" w:sz="0" w:space="0" w:color="auto"/>
                    <w:left w:val="none" w:sz="0" w:space="0" w:color="auto"/>
                    <w:bottom w:val="none" w:sz="0" w:space="0" w:color="auto"/>
                    <w:right w:val="none" w:sz="0" w:space="0" w:color="auto"/>
                  </w:divBdr>
                </w:div>
                <w:div w:id="1209147127">
                  <w:marLeft w:val="0"/>
                  <w:marRight w:val="0"/>
                  <w:marTop w:val="0"/>
                  <w:marBottom w:val="0"/>
                  <w:divBdr>
                    <w:top w:val="none" w:sz="0" w:space="0" w:color="auto"/>
                    <w:left w:val="none" w:sz="0" w:space="0" w:color="auto"/>
                    <w:bottom w:val="none" w:sz="0" w:space="0" w:color="auto"/>
                    <w:right w:val="none" w:sz="0" w:space="0" w:color="auto"/>
                  </w:divBdr>
                </w:div>
                <w:div w:id="2002271897">
                  <w:marLeft w:val="0"/>
                  <w:marRight w:val="0"/>
                  <w:marTop w:val="0"/>
                  <w:marBottom w:val="0"/>
                  <w:divBdr>
                    <w:top w:val="none" w:sz="0" w:space="0" w:color="auto"/>
                    <w:left w:val="none" w:sz="0" w:space="0" w:color="auto"/>
                    <w:bottom w:val="none" w:sz="0" w:space="0" w:color="auto"/>
                    <w:right w:val="none" w:sz="0" w:space="0" w:color="auto"/>
                  </w:divBdr>
                </w:div>
                <w:div w:id="320279776">
                  <w:marLeft w:val="0"/>
                  <w:marRight w:val="0"/>
                  <w:marTop w:val="0"/>
                  <w:marBottom w:val="0"/>
                  <w:divBdr>
                    <w:top w:val="none" w:sz="0" w:space="0" w:color="auto"/>
                    <w:left w:val="none" w:sz="0" w:space="0" w:color="auto"/>
                    <w:bottom w:val="none" w:sz="0" w:space="0" w:color="auto"/>
                    <w:right w:val="none" w:sz="0" w:space="0" w:color="auto"/>
                  </w:divBdr>
                </w:div>
                <w:div w:id="1912806485">
                  <w:marLeft w:val="0"/>
                  <w:marRight w:val="0"/>
                  <w:marTop w:val="0"/>
                  <w:marBottom w:val="0"/>
                  <w:divBdr>
                    <w:top w:val="none" w:sz="0" w:space="0" w:color="auto"/>
                    <w:left w:val="none" w:sz="0" w:space="0" w:color="auto"/>
                    <w:bottom w:val="none" w:sz="0" w:space="0" w:color="auto"/>
                    <w:right w:val="none" w:sz="0" w:space="0" w:color="auto"/>
                  </w:divBdr>
                </w:div>
                <w:div w:id="1718162430">
                  <w:marLeft w:val="0"/>
                  <w:marRight w:val="0"/>
                  <w:marTop w:val="0"/>
                  <w:marBottom w:val="0"/>
                  <w:divBdr>
                    <w:top w:val="none" w:sz="0" w:space="0" w:color="auto"/>
                    <w:left w:val="none" w:sz="0" w:space="0" w:color="auto"/>
                    <w:bottom w:val="none" w:sz="0" w:space="0" w:color="auto"/>
                    <w:right w:val="none" w:sz="0" w:space="0" w:color="auto"/>
                  </w:divBdr>
                </w:div>
                <w:div w:id="2039159643">
                  <w:marLeft w:val="0"/>
                  <w:marRight w:val="0"/>
                  <w:marTop w:val="0"/>
                  <w:marBottom w:val="0"/>
                  <w:divBdr>
                    <w:top w:val="none" w:sz="0" w:space="0" w:color="auto"/>
                    <w:left w:val="none" w:sz="0" w:space="0" w:color="auto"/>
                    <w:bottom w:val="none" w:sz="0" w:space="0" w:color="auto"/>
                    <w:right w:val="none" w:sz="0" w:space="0" w:color="auto"/>
                  </w:divBdr>
                </w:div>
                <w:div w:id="291523519">
                  <w:marLeft w:val="0"/>
                  <w:marRight w:val="0"/>
                  <w:marTop w:val="0"/>
                  <w:marBottom w:val="0"/>
                  <w:divBdr>
                    <w:top w:val="none" w:sz="0" w:space="0" w:color="auto"/>
                    <w:left w:val="none" w:sz="0" w:space="0" w:color="auto"/>
                    <w:bottom w:val="none" w:sz="0" w:space="0" w:color="auto"/>
                    <w:right w:val="none" w:sz="0" w:space="0" w:color="auto"/>
                  </w:divBdr>
                </w:div>
                <w:div w:id="114719318">
                  <w:marLeft w:val="0"/>
                  <w:marRight w:val="0"/>
                  <w:marTop w:val="0"/>
                  <w:marBottom w:val="0"/>
                  <w:divBdr>
                    <w:top w:val="none" w:sz="0" w:space="0" w:color="auto"/>
                    <w:left w:val="none" w:sz="0" w:space="0" w:color="auto"/>
                    <w:bottom w:val="none" w:sz="0" w:space="0" w:color="auto"/>
                    <w:right w:val="none" w:sz="0" w:space="0" w:color="auto"/>
                  </w:divBdr>
                </w:div>
                <w:div w:id="1848861891">
                  <w:marLeft w:val="0"/>
                  <w:marRight w:val="0"/>
                  <w:marTop w:val="0"/>
                  <w:marBottom w:val="0"/>
                  <w:divBdr>
                    <w:top w:val="none" w:sz="0" w:space="0" w:color="auto"/>
                    <w:left w:val="none" w:sz="0" w:space="0" w:color="auto"/>
                    <w:bottom w:val="none" w:sz="0" w:space="0" w:color="auto"/>
                    <w:right w:val="none" w:sz="0" w:space="0" w:color="auto"/>
                  </w:divBdr>
                </w:div>
                <w:div w:id="1164856796">
                  <w:marLeft w:val="0"/>
                  <w:marRight w:val="0"/>
                  <w:marTop w:val="0"/>
                  <w:marBottom w:val="0"/>
                  <w:divBdr>
                    <w:top w:val="none" w:sz="0" w:space="0" w:color="auto"/>
                    <w:left w:val="none" w:sz="0" w:space="0" w:color="auto"/>
                    <w:bottom w:val="none" w:sz="0" w:space="0" w:color="auto"/>
                    <w:right w:val="none" w:sz="0" w:space="0" w:color="auto"/>
                  </w:divBdr>
                </w:div>
                <w:div w:id="479810594">
                  <w:marLeft w:val="0"/>
                  <w:marRight w:val="0"/>
                  <w:marTop w:val="0"/>
                  <w:marBottom w:val="0"/>
                  <w:divBdr>
                    <w:top w:val="none" w:sz="0" w:space="0" w:color="auto"/>
                    <w:left w:val="none" w:sz="0" w:space="0" w:color="auto"/>
                    <w:bottom w:val="none" w:sz="0" w:space="0" w:color="auto"/>
                    <w:right w:val="none" w:sz="0" w:space="0" w:color="auto"/>
                  </w:divBdr>
                </w:div>
                <w:div w:id="1321734257">
                  <w:marLeft w:val="0"/>
                  <w:marRight w:val="0"/>
                  <w:marTop w:val="0"/>
                  <w:marBottom w:val="0"/>
                  <w:divBdr>
                    <w:top w:val="none" w:sz="0" w:space="0" w:color="auto"/>
                    <w:left w:val="none" w:sz="0" w:space="0" w:color="auto"/>
                    <w:bottom w:val="none" w:sz="0" w:space="0" w:color="auto"/>
                    <w:right w:val="none" w:sz="0" w:space="0" w:color="auto"/>
                  </w:divBdr>
                </w:div>
                <w:div w:id="1375278896">
                  <w:marLeft w:val="0"/>
                  <w:marRight w:val="0"/>
                  <w:marTop w:val="0"/>
                  <w:marBottom w:val="0"/>
                  <w:divBdr>
                    <w:top w:val="none" w:sz="0" w:space="0" w:color="auto"/>
                    <w:left w:val="none" w:sz="0" w:space="0" w:color="auto"/>
                    <w:bottom w:val="none" w:sz="0" w:space="0" w:color="auto"/>
                    <w:right w:val="none" w:sz="0" w:space="0" w:color="auto"/>
                  </w:divBdr>
                </w:div>
                <w:div w:id="237178559">
                  <w:marLeft w:val="0"/>
                  <w:marRight w:val="0"/>
                  <w:marTop w:val="0"/>
                  <w:marBottom w:val="0"/>
                  <w:divBdr>
                    <w:top w:val="none" w:sz="0" w:space="0" w:color="auto"/>
                    <w:left w:val="none" w:sz="0" w:space="0" w:color="auto"/>
                    <w:bottom w:val="none" w:sz="0" w:space="0" w:color="auto"/>
                    <w:right w:val="none" w:sz="0" w:space="0" w:color="auto"/>
                  </w:divBdr>
                </w:div>
                <w:div w:id="981810219">
                  <w:marLeft w:val="0"/>
                  <w:marRight w:val="0"/>
                  <w:marTop w:val="0"/>
                  <w:marBottom w:val="0"/>
                  <w:divBdr>
                    <w:top w:val="none" w:sz="0" w:space="0" w:color="auto"/>
                    <w:left w:val="none" w:sz="0" w:space="0" w:color="auto"/>
                    <w:bottom w:val="none" w:sz="0" w:space="0" w:color="auto"/>
                    <w:right w:val="none" w:sz="0" w:space="0" w:color="auto"/>
                  </w:divBdr>
                </w:div>
                <w:div w:id="1453403937">
                  <w:marLeft w:val="0"/>
                  <w:marRight w:val="0"/>
                  <w:marTop w:val="0"/>
                  <w:marBottom w:val="0"/>
                  <w:divBdr>
                    <w:top w:val="none" w:sz="0" w:space="0" w:color="auto"/>
                    <w:left w:val="none" w:sz="0" w:space="0" w:color="auto"/>
                    <w:bottom w:val="none" w:sz="0" w:space="0" w:color="auto"/>
                    <w:right w:val="none" w:sz="0" w:space="0" w:color="auto"/>
                  </w:divBdr>
                </w:div>
                <w:div w:id="471482140">
                  <w:marLeft w:val="0"/>
                  <w:marRight w:val="0"/>
                  <w:marTop w:val="0"/>
                  <w:marBottom w:val="0"/>
                  <w:divBdr>
                    <w:top w:val="none" w:sz="0" w:space="0" w:color="auto"/>
                    <w:left w:val="none" w:sz="0" w:space="0" w:color="auto"/>
                    <w:bottom w:val="none" w:sz="0" w:space="0" w:color="auto"/>
                    <w:right w:val="none" w:sz="0" w:space="0" w:color="auto"/>
                  </w:divBdr>
                </w:div>
                <w:div w:id="1020548213">
                  <w:marLeft w:val="0"/>
                  <w:marRight w:val="0"/>
                  <w:marTop w:val="0"/>
                  <w:marBottom w:val="0"/>
                  <w:divBdr>
                    <w:top w:val="none" w:sz="0" w:space="0" w:color="auto"/>
                    <w:left w:val="none" w:sz="0" w:space="0" w:color="auto"/>
                    <w:bottom w:val="none" w:sz="0" w:space="0" w:color="auto"/>
                    <w:right w:val="none" w:sz="0" w:space="0" w:color="auto"/>
                  </w:divBdr>
                </w:div>
                <w:div w:id="990986038">
                  <w:marLeft w:val="0"/>
                  <w:marRight w:val="0"/>
                  <w:marTop w:val="0"/>
                  <w:marBottom w:val="0"/>
                  <w:divBdr>
                    <w:top w:val="none" w:sz="0" w:space="0" w:color="auto"/>
                    <w:left w:val="none" w:sz="0" w:space="0" w:color="auto"/>
                    <w:bottom w:val="none" w:sz="0" w:space="0" w:color="auto"/>
                    <w:right w:val="none" w:sz="0" w:space="0" w:color="auto"/>
                  </w:divBdr>
                </w:div>
                <w:div w:id="152650255">
                  <w:marLeft w:val="0"/>
                  <w:marRight w:val="0"/>
                  <w:marTop w:val="0"/>
                  <w:marBottom w:val="0"/>
                  <w:divBdr>
                    <w:top w:val="none" w:sz="0" w:space="0" w:color="auto"/>
                    <w:left w:val="none" w:sz="0" w:space="0" w:color="auto"/>
                    <w:bottom w:val="none" w:sz="0" w:space="0" w:color="auto"/>
                    <w:right w:val="none" w:sz="0" w:space="0" w:color="auto"/>
                  </w:divBdr>
                </w:div>
                <w:div w:id="1607082248">
                  <w:marLeft w:val="0"/>
                  <w:marRight w:val="0"/>
                  <w:marTop w:val="0"/>
                  <w:marBottom w:val="0"/>
                  <w:divBdr>
                    <w:top w:val="none" w:sz="0" w:space="0" w:color="auto"/>
                    <w:left w:val="none" w:sz="0" w:space="0" w:color="auto"/>
                    <w:bottom w:val="none" w:sz="0" w:space="0" w:color="auto"/>
                    <w:right w:val="none" w:sz="0" w:space="0" w:color="auto"/>
                  </w:divBdr>
                </w:div>
                <w:div w:id="913316926">
                  <w:marLeft w:val="0"/>
                  <w:marRight w:val="0"/>
                  <w:marTop w:val="0"/>
                  <w:marBottom w:val="0"/>
                  <w:divBdr>
                    <w:top w:val="none" w:sz="0" w:space="0" w:color="auto"/>
                    <w:left w:val="none" w:sz="0" w:space="0" w:color="auto"/>
                    <w:bottom w:val="none" w:sz="0" w:space="0" w:color="auto"/>
                    <w:right w:val="none" w:sz="0" w:space="0" w:color="auto"/>
                  </w:divBdr>
                </w:div>
                <w:div w:id="20594675">
                  <w:marLeft w:val="0"/>
                  <w:marRight w:val="0"/>
                  <w:marTop w:val="0"/>
                  <w:marBottom w:val="0"/>
                  <w:divBdr>
                    <w:top w:val="none" w:sz="0" w:space="0" w:color="auto"/>
                    <w:left w:val="none" w:sz="0" w:space="0" w:color="auto"/>
                    <w:bottom w:val="none" w:sz="0" w:space="0" w:color="auto"/>
                    <w:right w:val="none" w:sz="0" w:space="0" w:color="auto"/>
                  </w:divBdr>
                </w:div>
                <w:div w:id="1831484135">
                  <w:marLeft w:val="0"/>
                  <w:marRight w:val="0"/>
                  <w:marTop w:val="0"/>
                  <w:marBottom w:val="0"/>
                  <w:divBdr>
                    <w:top w:val="none" w:sz="0" w:space="0" w:color="auto"/>
                    <w:left w:val="none" w:sz="0" w:space="0" w:color="auto"/>
                    <w:bottom w:val="none" w:sz="0" w:space="0" w:color="auto"/>
                    <w:right w:val="none" w:sz="0" w:space="0" w:color="auto"/>
                  </w:divBdr>
                </w:div>
                <w:div w:id="1382749192">
                  <w:marLeft w:val="0"/>
                  <w:marRight w:val="0"/>
                  <w:marTop w:val="0"/>
                  <w:marBottom w:val="0"/>
                  <w:divBdr>
                    <w:top w:val="none" w:sz="0" w:space="0" w:color="auto"/>
                    <w:left w:val="none" w:sz="0" w:space="0" w:color="auto"/>
                    <w:bottom w:val="none" w:sz="0" w:space="0" w:color="auto"/>
                    <w:right w:val="none" w:sz="0" w:space="0" w:color="auto"/>
                  </w:divBdr>
                </w:div>
                <w:div w:id="2078819529">
                  <w:marLeft w:val="0"/>
                  <w:marRight w:val="0"/>
                  <w:marTop w:val="0"/>
                  <w:marBottom w:val="0"/>
                  <w:divBdr>
                    <w:top w:val="none" w:sz="0" w:space="0" w:color="auto"/>
                    <w:left w:val="none" w:sz="0" w:space="0" w:color="auto"/>
                    <w:bottom w:val="none" w:sz="0" w:space="0" w:color="auto"/>
                    <w:right w:val="none" w:sz="0" w:space="0" w:color="auto"/>
                  </w:divBdr>
                </w:div>
                <w:div w:id="1947346205">
                  <w:marLeft w:val="0"/>
                  <w:marRight w:val="0"/>
                  <w:marTop w:val="0"/>
                  <w:marBottom w:val="0"/>
                  <w:divBdr>
                    <w:top w:val="none" w:sz="0" w:space="0" w:color="auto"/>
                    <w:left w:val="none" w:sz="0" w:space="0" w:color="auto"/>
                    <w:bottom w:val="none" w:sz="0" w:space="0" w:color="auto"/>
                    <w:right w:val="none" w:sz="0" w:space="0" w:color="auto"/>
                  </w:divBdr>
                </w:div>
                <w:div w:id="1472557755">
                  <w:marLeft w:val="0"/>
                  <w:marRight w:val="0"/>
                  <w:marTop w:val="0"/>
                  <w:marBottom w:val="0"/>
                  <w:divBdr>
                    <w:top w:val="none" w:sz="0" w:space="0" w:color="auto"/>
                    <w:left w:val="none" w:sz="0" w:space="0" w:color="auto"/>
                    <w:bottom w:val="none" w:sz="0" w:space="0" w:color="auto"/>
                    <w:right w:val="none" w:sz="0" w:space="0" w:color="auto"/>
                  </w:divBdr>
                </w:div>
                <w:div w:id="264003335">
                  <w:marLeft w:val="0"/>
                  <w:marRight w:val="0"/>
                  <w:marTop w:val="0"/>
                  <w:marBottom w:val="0"/>
                  <w:divBdr>
                    <w:top w:val="none" w:sz="0" w:space="0" w:color="auto"/>
                    <w:left w:val="none" w:sz="0" w:space="0" w:color="auto"/>
                    <w:bottom w:val="none" w:sz="0" w:space="0" w:color="auto"/>
                    <w:right w:val="none" w:sz="0" w:space="0" w:color="auto"/>
                  </w:divBdr>
                </w:div>
                <w:div w:id="651910777">
                  <w:marLeft w:val="0"/>
                  <w:marRight w:val="0"/>
                  <w:marTop w:val="0"/>
                  <w:marBottom w:val="0"/>
                  <w:divBdr>
                    <w:top w:val="none" w:sz="0" w:space="0" w:color="auto"/>
                    <w:left w:val="none" w:sz="0" w:space="0" w:color="auto"/>
                    <w:bottom w:val="none" w:sz="0" w:space="0" w:color="auto"/>
                    <w:right w:val="none" w:sz="0" w:space="0" w:color="auto"/>
                  </w:divBdr>
                </w:div>
                <w:div w:id="2080513775">
                  <w:marLeft w:val="0"/>
                  <w:marRight w:val="0"/>
                  <w:marTop w:val="0"/>
                  <w:marBottom w:val="0"/>
                  <w:divBdr>
                    <w:top w:val="none" w:sz="0" w:space="0" w:color="auto"/>
                    <w:left w:val="none" w:sz="0" w:space="0" w:color="auto"/>
                    <w:bottom w:val="none" w:sz="0" w:space="0" w:color="auto"/>
                    <w:right w:val="none" w:sz="0" w:space="0" w:color="auto"/>
                  </w:divBdr>
                </w:div>
                <w:div w:id="1326124718">
                  <w:marLeft w:val="0"/>
                  <w:marRight w:val="0"/>
                  <w:marTop w:val="0"/>
                  <w:marBottom w:val="0"/>
                  <w:divBdr>
                    <w:top w:val="none" w:sz="0" w:space="0" w:color="auto"/>
                    <w:left w:val="none" w:sz="0" w:space="0" w:color="auto"/>
                    <w:bottom w:val="none" w:sz="0" w:space="0" w:color="auto"/>
                    <w:right w:val="none" w:sz="0" w:space="0" w:color="auto"/>
                  </w:divBdr>
                </w:div>
                <w:div w:id="1152478620">
                  <w:marLeft w:val="0"/>
                  <w:marRight w:val="0"/>
                  <w:marTop w:val="0"/>
                  <w:marBottom w:val="0"/>
                  <w:divBdr>
                    <w:top w:val="none" w:sz="0" w:space="0" w:color="auto"/>
                    <w:left w:val="none" w:sz="0" w:space="0" w:color="auto"/>
                    <w:bottom w:val="none" w:sz="0" w:space="0" w:color="auto"/>
                    <w:right w:val="none" w:sz="0" w:space="0" w:color="auto"/>
                  </w:divBdr>
                </w:div>
                <w:div w:id="773669652">
                  <w:marLeft w:val="0"/>
                  <w:marRight w:val="0"/>
                  <w:marTop w:val="0"/>
                  <w:marBottom w:val="0"/>
                  <w:divBdr>
                    <w:top w:val="none" w:sz="0" w:space="0" w:color="auto"/>
                    <w:left w:val="none" w:sz="0" w:space="0" w:color="auto"/>
                    <w:bottom w:val="none" w:sz="0" w:space="0" w:color="auto"/>
                    <w:right w:val="none" w:sz="0" w:space="0" w:color="auto"/>
                  </w:divBdr>
                </w:div>
                <w:div w:id="2059818507">
                  <w:marLeft w:val="0"/>
                  <w:marRight w:val="0"/>
                  <w:marTop w:val="0"/>
                  <w:marBottom w:val="0"/>
                  <w:divBdr>
                    <w:top w:val="none" w:sz="0" w:space="0" w:color="auto"/>
                    <w:left w:val="none" w:sz="0" w:space="0" w:color="auto"/>
                    <w:bottom w:val="none" w:sz="0" w:space="0" w:color="auto"/>
                    <w:right w:val="none" w:sz="0" w:space="0" w:color="auto"/>
                  </w:divBdr>
                </w:div>
                <w:div w:id="52198907">
                  <w:marLeft w:val="0"/>
                  <w:marRight w:val="0"/>
                  <w:marTop w:val="0"/>
                  <w:marBottom w:val="0"/>
                  <w:divBdr>
                    <w:top w:val="none" w:sz="0" w:space="0" w:color="auto"/>
                    <w:left w:val="none" w:sz="0" w:space="0" w:color="auto"/>
                    <w:bottom w:val="none" w:sz="0" w:space="0" w:color="auto"/>
                    <w:right w:val="none" w:sz="0" w:space="0" w:color="auto"/>
                  </w:divBdr>
                </w:div>
                <w:div w:id="1148861285">
                  <w:marLeft w:val="0"/>
                  <w:marRight w:val="0"/>
                  <w:marTop w:val="0"/>
                  <w:marBottom w:val="0"/>
                  <w:divBdr>
                    <w:top w:val="none" w:sz="0" w:space="0" w:color="auto"/>
                    <w:left w:val="none" w:sz="0" w:space="0" w:color="auto"/>
                    <w:bottom w:val="none" w:sz="0" w:space="0" w:color="auto"/>
                    <w:right w:val="none" w:sz="0" w:space="0" w:color="auto"/>
                  </w:divBdr>
                </w:div>
                <w:div w:id="1009453608">
                  <w:marLeft w:val="0"/>
                  <w:marRight w:val="0"/>
                  <w:marTop w:val="0"/>
                  <w:marBottom w:val="0"/>
                  <w:divBdr>
                    <w:top w:val="none" w:sz="0" w:space="0" w:color="auto"/>
                    <w:left w:val="none" w:sz="0" w:space="0" w:color="auto"/>
                    <w:bottom w:val="none" w:sz="0" w:space="0" w:color="auto"/>
                    <w:right w:val="none" w:sz="0" w:space="0" w:color="auto"/>
                  </w:divBdr>
                </w:div>
                <w:div w:id="713890281">
                  <w:marLeft w:val="0"/>
                  <w:marRight w:val="0"/>
                  <w:marTop w:val="0"/>
                  <w:marBottom w:val="0"/>
                  <w:divBdr>
                    <w:top w:val="none" w:sz="0" w:space="0" w:color="auto"/>
                    <w:left w:val="none" w:sz="0" w:space="0" w:color="auto"/>
                    <w:bottom w:val="none" w:sz="0" w:space="0" w:color="auto"/>
                    <w:right w:val="none" w:sz="0" w:space="0" w:color="auto"/>
                  </w:divBdr>
                </w:div>
                <w:div w:id="180171460">
                  <w:marLeft w:val="0"/>
                  <w:marRight w:val="0"/>
                  <w:marTop w:val="0"/>
                  <w:marBottom w:val="0"/>
                  <w:divBdr>
                    <w:top w:val="none" w:sz="0" w:space="0" w:color="auto"/>
                    <w:left w:val="none" w:sz="0" w:space="0" w:color="auto"/>
                    <w:bottom w:val="none" w:sz="0" w:space="0" w:color="auto"/>
                    <w:right w:val="none" w:sz="0" w:space="0" w:color="auto"/>
                  </w:divBdr>
                </w:div>
                <w:div w:id="834491539">
                  <w:marLeft w:val="0"/>
                  <w:marRight w:val="0"/>
                  <w:marTop w:val="0"/>
                  <w:marBottom w:val="0"/>
                  <w:divBdr>
                    <w:top w:val="none" w:sz="0" w:space="0" w:color="auto"/>
                    <w:left w:val="none" w:sz="0" w:space="0" w:color="auto"/>
                    <w:bottom w:val="none" w:sz="0" w:space="0" w:color="auto"/>
                    <w:right w:val="none" w:sz="0" w:space="0" w:color="auto"/>
                  </w:divBdr>
                </w:div>
                <w:div w:id="444619675">
                  <w:marLeft w:val="0"/>
                  <w:marRight w:val="0"/>
                  <w:marTop w:val="0"/>
                  <w:marBottom w:val="0"/>
                  <w:divBdr>
                    <w:top w:val="none" w:sz="0" w:space="0" w:color="auto"/>
                    <w:left w:val="none" w:sz="0" w:space="0" w:color="auto"/>
                    <w:bottom w:val="none" w:sz="0" w:space="0" w:color="auto"/>
                    <w:right w:val="none" w:sz="0" w:space="0" w:color="auto"/>
                  </w:divBdr>
                </w:div>
              </w:divsChild>
            </w:div>
            <w:div w:id="1044402632">
              <w:marLeft w:val="0"/>
              <w:marRight w:val="0"/>
              <w:marTop w:val="0"/>
              <w:marBottom w:val="0"/>
              <w:divBdr>
                <w:top w:val="none" w:sz="0" w:space="0" w:color="auto"/>
                <w:left w:val="none" w:sz="0" w:space="0" w:color="auto"/>
                <w:bottom w:val="none" w:sz="0" w:space="0" w:color="auto"/>
                <w:right w:val="none" w:sz="0" w:space="0" w:color="auto"/>
              </w:divBdr>
            </w:div>
            <w:div w:id="2028092960">
              <w:marLeft w:val="0"/>
              <w:marRight w:val="0"/>
              <w:marTop w:val="0"/>
              <w:marBottom w:val="0"/>
              <w:divBdr>
                <w:top w:val="none" w:sz="0" w:space="0" w:color="auto"/>
                <w:left w:val="none" w:sz="0" w:space="0" w:color="auto"/>
                <w:bottom w:val="none" w:sz="0" w:space="0" w:color="auto"/>
                <w:right w:val="none" w:sz="0" w:space="0" w:color="auto"/>
              </w:divBdr>
            </w:div>
            <w:div w:id="1667589512">
              <w:marLeft w:val="0"/>
              <w:marRight w:val="0"/>
              <w:marTop w:val="0"/>
              <w:marBottom w:val="0"/>
              <w:divBdr>
                <w:top w:val="none" w:sz="0" w:space="0" w:color="auto"/>
                <w:left w:val="none" w:sz="0" w:space="0" w:color="auto"/>
                <w:bottom w:val="none" w:sz="0" w:space="0" w:color="auto"/>
                <w:right w:val="none" w:sz="0" w:space="0" w:color="auto"/>
              </w:divBdr>
            </w:div>
            <w:div w:id="687105019">
              <w:marLeft w:val="0"/>
              <w:marRight w:val="0"/>
              <w:marTop w:val="0"/>
              <w:marBottom w:val="0"/>
              <w:divBdr>
                <w:top w:val="none" w:sz="0" w:space="0" w:color="auto"/>
                <w:left w:val="none" w:sz="0" w:space="0" w:color="auto"/>
                <w:bottom w:val="none" w:sz="0" w:space="0" w:color="auto"/>
                <w:right w:val="none" w:sz="0" w:space="0" w:color="auto"/>
              </w:divBdr>
            </w:div>
            <w:div w:id="1283346225">
              <w:marLeft w:val="0"/>
              <w:marRight w:val="0"/>
              <w:marTop w:val="0"/>
              <w:marBottom w:val="0"/>
              <w:divBdr>
                <w:top w:val="none" w:sz="0" w:space="0" w:color="auto"/>
                <w:left w:val="none" w:sz="0" w:space="0" w:color="auto"/>
                <w:bottom w:val="none" w:sz="0" w:space="0" w:color="auto"/>
                <w:right w:val="none" w:sz="0" w:space="0" w:color="auto"/>
              </w:divBdr>
            </w:div>
            <w:div w:id="932280459">
              <w:marLeft w:val="0"/>
              <w:marRight w:val="0"/>
              <w:marTop w:val="0"/>
              <w:marBottom w:val="0"/>
              <w:divBdr>
                <w:top w:val="none" w:sz="0" w:space="0" w:color="auto"/>
                <w:left w:val="none" w:sz="0" w:space="0" w:color="auto"/>
                <w:bottom w:val="none" w:sz="0" w:space="0" w:color="auto"/>
                <w:right w:val="none" w:sz="0" w:space="0" w:color="auto"/>
              </w:divBdr>
            </w:div>
            <w:div w:id="244191166">
              <w:marLeft w:val="0"/>
              <w:marRight w:val="0"/>
              <w:marTop w:val="0"/>
              <w:marBottom w:val="0"/>
              <w:divBdr>
                <w:top w:val="none" w:sz="0" w:space="0" w:color="auto"/>
                <w:left w:val="none" w:sz="0" w:space="0" w:color="auto"/>
                <w:bottom w:val="none" w:sz="0" w:space="0" w:color="auto"/>
                <w:right w:val="none" w:sz="0" w:space="0" w:color="auto"/>
              </w:divBdr>
            </w:div>
            <w:div w:id="2033215206">
              <w:marLeft w:val="0"/>
              <w:marRight w:val="0"/>
              <w:marTop w:val="0"/>
              <w:marBottom w:val="0"/>
              <w:divBdr>
                <w:top w:val="none" w:sz="0" w:space="0" w:color="auto"/>
                <w:left w:val="none" w:sz="0" w:space="0" w:color="auto"/>
                <w:bottom w:val="none" w:sz="0" w:space="0" w:color="auto"/>
                <w:right w:val="none" w:sz="0" w:space="0" w:color="auto"/>
              </w:divBdr>
            </w:div>
            <w:div w:id="848252361">
              <w:marLeft w:val="0"/>
              <w:marRight w:val="0"/>
              <w:marTop w:val="0"/>
              <w:marBottom w:val="0"/>
              <w:divBdr>
                <w:top w:val="none" w:sz="0" w:space="0" w:color="auto"/>
                <w:left w:val="none" w:sz="0" w:space="0" w:color="auto"/>
                <w:bottom w:val="none" w:sz="0" w:space="0" w:color="auto"/>
                <w:right w:val="none" w:sz="0" w:space="0" w:color="auto"/>
              </w:divBdr>
            </w:div>
            <w:div w:id="846024469">
              <w:marLeft w:val="0"/>
              <w:marRight w:val="0"/>
              <w:marTop w:val="0"/>
              <w:marBottom w:val="0"/>
              <w:divBdr>
                <w:top w:val="none" w:sz="0" w:space="0" w:color="auto"/>
                <w:left w:val="none" w:sz="0" w:space="0" w:color="auto"/>
                <w:bottom w:val="none" w:sz="0" w:space="0" w:color="auto"/>
                <w:right w:val="none" w:sz="0" w:space="0" w:color="auto"/>
              </w:divBdr>
            </w:div>
            <w:div w:id="1968463323">
              <w:marLeft w:val="0"/>
              <w:marRight w:val="0"/>
              <w:marTop w:val="0"/>
              <w:marBottom w:val="0"/>
              <w:divBdr>
                <w:top w:val="none" w:sz="0" w:space="0" w:color="auto"/>
                <w:left w:val="none" w:sz="0" w:space="0" w:color="auto"/>
                <w:bottom w:val="none" w:sz="0" w:space="0" w:color="auto"/>
                <w:right w:val="none" w:sz="0" w:space="0" w:color="auto"/>
              </w:divBdr>
            </w:div>
            <w:div w:id="928470657">
              <w:marLeft w:val="0"/>
              <w:marRight w:val="0"/>
              <w:marTop w:val="0"/>
              <w:marBottom w:val="0"/>
              <w:divBdr>
                <w:top w:val="none" w:sz="0" w:space="0" w:color="auto"/>
                <w:left w:val="none" w:sz="0" w:space="0" w:color="auto"/>
                <w:bottom w:val="none" w:sz="0" w:space="0" w:color="auto"/>
                <w:right w:val="none" w:sz="0" w:space="0" w:color="auto"/>
              </w:divBdr>
            </w:div>
            <w:div w:id="789130544">
              <w:marLeft w:val="0"/>
              <w:marRight w:val="0"/>
              <w:marTop w:val="0"/>
              <w:marBottom w:val="0"/>
              <w:divBdr>
                <w:top w:val="none" w:sz="0" w:space="0" w:color="auto"/>
                <w:left w:val="none" w:sz="0" w:space="0" w:color="auto"/>
                <w:bottom w:val="none" w:sz="0" w:space="0" w:color="auto"/>
                <w:right w:val="none" w:sz="0" w:space="0" w:color="auto"/>
              </w:divBdr>
            </w:div>
            <w:div w:id="499277390">
              <w:marLeft w:val="0"/>
              <w:marRight w:val="0"/>
              <w:marTop w:val="0"/>
              <w:marBottom w:val="0"/>
              <w:divBdr>
                <w:top w:val="none" w:sz="0" w:space="0" w:color="auto"/>
                <w:left w:val="none" w:sz="0" w:space="0" w:color="auto"/>
                <w:bottom w:val="none" w:sz="0" w:space="0" w:color="auto"/>
                <w:right w:val="none" w:sz="0" w:space="0" w:color="auto"/>
              </w:divBdr>
            </w:div>
            <w:div w:id="120344371">
              <w:marLeft w:val="0"/>
              <w:marRight w:val="0"/>
              <w:marTop w:val="0"/>
              <w:marBottom w:val="0"/>
              <w:divBdr>
                <w:top w:val="none" w:sz="0" w:space="0" w:color="auto"/>
                <w:left w:val="none" w:sz="0" w:space="0" w:color="auto"/>
                <w:bottom w:val="none" w:sz="0" w:space="0" w:color="auto"/>
                <w:right w:val="none" w:sz="0" w:space="0" w:color="auto"/>
              </w:divBdr>
            </w:div>
            <w:div w:id="1738671305">
              <w:marLeft w:val="0"/>
              <w:marRight w:val="0"/>
              <w:marTop w:val="0"/>
              <w:marBottom w:val="0"/>
              <w:divBdr>
                <w:top w:val="none" w:sz="0" w:space="0" w:color="auto"/>
                <w:left w:val="none" w:sz="0" w:space="0" w:color="auto"/>
                <w:bottom w:val="none" w:sz="0" w:space="0" w:color="auto"/>
                <w:right w:val="none" w:sz="0" w:space="0" w:color="auto"/>
              </w:divBdr>
            </w:div>
            <w:div w:id="668367728">
              <w:marLeft w:val="0"/>
              <w:marRight w:val="0"/>
              <w:marTop w:val="0"/>
              <w:marBottom w:val="0"/>
              <w:divBdr>
                <w:top w:val="none" w:sz="0" w:space="0" w:color="auto"/>
                <w:left w:val="none" w:sz="0" w:space="0" w:color="auto"/>
                <w:bottom w:val="none" w:sz="0" w:space="0" w:color="auto"/>
                <w:right w:val="none" w:sz="0" w:space="0" w:color="auto"/>
              </w:divBdr>
            </w:div>
            <w:div w:id="924192250">
              <w:marLeft w:val="0"/>
              <w:marRight w:val="0"/>
              <w:marTop w:val="0"/>
              <w:marBottom w:val="0"/>
              <w:divBdr>
                <w:top w:val="none" w:sz="0" w:space="0" w:color="auto"/>
                <w:left w:val="none" w:sz="0" w:space="0" w:color="auto"/>
                <w:bottom w:val="none" w:sz="0" w:space="0" w:color="auto"/>
                <w:right w:val="none" w:sz="0" w:space="0" w:color="auto"/>
              </w:divBdr>
            </w:div>
            <w:div w:id="773523584">
              <w:marLeft w:val="0"/>
              <w:marRight w:val="0"/>
              <w:marTop w:val="0"/>
              <w:marBottom w:val="0"/>
              <w:divBdr>
                <w:top w:val="none" w:sz="0" w:space="0" w:color="auto"/>
                <w:left w:val="none" w:sz="0" w:space="0" w:color="auto"/>
                <w:bottom w:val="none" w:sz="0" w:space="0" w:color="auto"/>
                <w:right w:val="none" w:sz="0" w:space="0" w:color="auto"/>
              </w:divBdr>
            </w:div>
            <w:div w:id="833839830">
              <w:marLeft w:val="0"/>
              <w:marRight w:val="0"/>
              <w:marTop w:val="0"/>
              <w:marBottom w:val="0"/>
              <w:divBdr>
                <w:top w:val="none" w:sz="0" w:space="0" w:color="auto"/>
                <w:left w:val="none" w:sz="0" w:space="0" w:color="auto"/>
                <w:bottom w:val="none" w:sz="0" w:space="0" w:color="auto"/>
                <w:right w:val="none" w:sz="0" w:space="0" w:color="auto"/>
              </w:divBdr>
            </w:div>
            <w:div w:id="1259292950">
              <w:marLeft w:val="0"/>
              <w:marRight w:val="0"/>
              <w:marTop w:val="0"/>
              <w:marBottom w:val="0"/>
              <w:divBdr>
                <w:top w:val="none" w:sz="0" w:space="0" w:color="auto"/>
                <w:left w:val="none" w:sz="0" w:space="0" w:color="auto"/>
                <w:bottom w:val="none" w:sz="0" w:space="0" w:color="auto"/>
                <w:right w:val="none" w:sz="0" w:space="0" w:color="auto"/>
              </w:divBdr>
            </w:div>
            <w:div w:id="2012103618">
              <w:marLeft w:val="0"/>
              <w:marRight w:val="0"/>
              <w:marTop w:val="0"/>
              <w:marBottom w:val="0"/>
              <w:divBdr>
                <w:top w:val="none" w:sz="0" w:space="0" w:color="auto"/>
                <w:left w:val="none" w:sz="0" w:space="0" w:color="auto"/>
                <w:bottom w:val="none" w:sz="0" w:space="0" w:color="auto"/>
                <w:right w:val="none" w:sz="0" w:space="0" w:color="auto"/>
              </w:divBdr>
            </w:div>
            <w:div w:id="2068067603">
              <w:marLeft w:val="0"/>
              <w:marRight w:val="0"/>
              <w:marTop w:val="0"/>
              <w:marBottom w:val="0"/>
              <w:divBdr>
                <w:top w:val="none" w:sz="0" w:space="0" w:color="auto"/>
                <w:left w:val="none" w:sz="0" w:space="0" w:color="auto"/>
                <w:bottom w:val="none" w:sz="0" w:space="0" w:color="auto"/>
                <w:right w:val="none" w:sz="0" w:space="0" w:color="auto"/>
              </w:divBdr>
            </w:div>
            <w:div w:id="1096822982">
              <w:marLeft w:val="0"/>
              <w:marRight w:val="0"/>
              <w:marTop w:val="0"/>
              <w:marBottom w:val="0"/>
              <w:divBdr>
                <w:top w:val="none" w:sz="0" w:space="0" w:color="auto"/>
                <w:left w:val="none" w:sz="0" w:space="0" w:color="auto"/>
                <w:bottom w:val="none" w:sz="0" w:space="0" w:color="auto"/>
                <w:right w:val="none" w:sz="0" w:space="0" w:color="auto"/>
              </w:divBdr>
            </w:div>
            <w:div w:id="577985970">
              <w:marLeft w:val="0"/>
              <w:marRight w:val="0"/>
              <w:marTop w:val="0"/>
              <w:marBottom w:val="0"/>
              <w:divBdr>
                <w:top w:val="none" w:sz="0" w:space="0" w:color="auto"/>
                <w:left w:val="none" w:sz="0" w:space="0" w:color="auto"/>
                <w:bottom w:val="none" w:sz="0" w:space="0" w:color="auto"/>
                <w:right w:val="none" w:sz="0" w:space="0" w:color="auto"/>
              </w:divBdr>
            </w:div>
            <w:div w:id="715199039">
              <w:marLeft w:val="0"/>
              <w:marRight w:val="0"/>
              <w:marTop w:val="0"/>
              <w:marBottom w:val="0"/>
              <w:divBdr>
                <w:top w:val="none" w:sz="0" w:space="0" w:color="auto"/>
                <w:left w:val="none" w:sz="0" w:space="0" w:color="auto"/>
                <w:bottom w:val="none" w:sz="0" w:space="0" w:color="auto"/>
                <w:right w:val="none" w:sz="0" w:space="0" w:color="auto"/>
              </w:divBdr>
            </w:div>
            <w:div w:id="131974">
              <w:marLeft w:val="0"/>
              <w:marRight w:val="0"/>
              <w:marTop w:val="0"/>
              <w:marBottom w:val="0"/>
              <w:divBdr>
                <w:top w:val="none" w:sz="0" w:space="0" w:color="auto"/>
                <w:left w:val="none" w:sz="0" w:space="0" w:color="auto"/>
                <w:bottom w:val="none" w:sz="0" w:space="0" w:color="auto"/>
                <w:right w:val="none" w:sz="0" w:space="0" w:color="auto"/>
              </w:divBdr>
            </w:div>
            <w:div w:id="1091514617">
              <w:marLeft w:val="0"/>
              <w:marRight w:val="0"/>
              <w:marTop w:val="0"/>
              <w:marBottom w:val="0"/>
              <w:divBdr>
                <w:top w:val="none" w:sz="0" w:space="0" w:color="auto"/>
                <w:left w:val="none" w:sz="0" w:space="0" w:color="auto"/>
                <w:bottom w:val="none" w:sz="0" w:space="0" w:color="auto"/>
                <w:right w:val="none" w:sz="0" w:space="0" w:color="auto"/>
              </w:divBdr>
            </w:div>
            <w:div w:id="1359088624">
              <w:marLeft w:val="0"/>
              <w:marRight w:val="0"/>
              <w:marTop w:val="0"/>
              <w:marBottom w:val="0"/>
              <w:divBdr>
                <w:top w:val="none" w:sz="0" w:space="0" w:color="auto"/>
                <w:left w:val="none" w:sz="0" w:space="0" w:color="auto"/>
                <w:bottom w:val="none" w:sz="0" w:space="0" w:color="auto"/>
                <w:right w:val="none" w:sz="0" w:space="0" w:color="auto"/>
              </w:divBdr>
            </w:div>
            <w:div w:id="36047900">
              <w:marLeft w:val="0"/>
              <w:marRight w:val="0"/>
              <w:marTop w:val="0"/>
              <w:marBottom w:val="0"/>
              <w:divBdr>
                <w:top w:val="none" w:sz="0" w:space="0" w:color="auto"/>
                <w:left w:val="none" w:sz="0" w:space="0" w:color="auto"/>
                <w:bottom w:val="none" w:sz="0" w:space="0" w:color="auto"/>
                <w:right w:val="none" w:sz="0" w:space="0" w:color="auto"/>
              </w:divBdr>
            </w:div>
            <w:div w:id="464011930">
              <w:marLeft w:val="0"/>
              <w:marRight w:val="0"/>
              <w:marTop w:val="0"/>
              <w:marBottom w:val="0"/>
              <w:divBdr>
                <w:top w:val="none" w:sz="0" w:space="0" w:color="auto"/>
                <w:left w:val="none" w:sz="0" w:space="0" w:color="auto"/>
                <w:bottom w:val="none" w:sz="0" w:space="0" w:color="auto"/>
                <w:right w:val="none" w:sz="0" w:space="0" w:color="auto"/>
              </w:divBdr>
            </w:div>
            <w:div w:id="447429119">
              <w:marLeft w:val="0"/>
              <w:marRight w:val="0"/>
              <w:marTop w:val="0"/>
              <w:marBottom w:val="0"/>
              <w:divBdr>
                <w:top w:val="none" w:sz="0" w:space="0" w:color="auto"/>
                <w:left w:val="none" w:sz="0" w:space="0" w:color="auto"/>
                <w:bottom w:val="none" w:sz="0" w:space="0" w:color="auto"/>
                <w:right w:val="none" w:sz="0" w:space="0" w:color="auto"/>
              </w:divBdr>
            </w:div>
            <w:div w:id="304821387">
              <w:marLeft w:val="0"/>
              <w:marRight w:val="0"/>
              <w:marTop w:val="360"/>
              <w:marBottom w:val="0"/>
              <w:divBdr>
                <w:top w:val="single" w:sz="6" w:space="0" w:color="auto"/>
                <w:left w:val="single" w:sz="6" w:space="0" w:color="auto"/>
                <w:bottom w:val="single" w:sz="6" w:space="0" w:color="auto"/>
                <w:right w:val="single" w:sz="6" w:space="0" w:color="auto"/>
              </w:divBdr>
            </w:div>
            <w:div w:id="1284965034">
              <w:marLeft w:val="0"/>
              <w:marRight w:val="0"/>
              <w:marTop w:val="0"/>
              <w:marBottom w:val="0"/>
              <w:divBdr>
                <w:top w:val="none" w:sz="0" w:space="0" w:color="auto"/>
                <w:left w:val="none" w:sz="0" w:space="0" w:color="auto"/>
                <w:bottom w:val="none" w:sz="0" w:space="0" w:color="auto"/>
                <w:right w:val="none" w:sz="0" w:space="0" w:color="auto"/>
              </w:divBdr>
            </w:div>
            <w:div w:id="1120610419">
              <w:marLeft w:val="0"/>
              <w:marRight w:val="0"/>
              <w:marTop w:val="0"/>
              <w:marBottom w:val="0"/>
              <w:divBdr>
                <w:top w:val="none" w:sz="0" w:space="0" w:color="auto"/>
                <w:left w:val="none" w:sz="0" w:space="0" w:color="auto"/>
                <w:bottom w:val="none" w:sz="0" w:space="0" w:color="auto"/>
                <w:right w:val="none" w:sz="0" w:space="0" w:color="auto"/>
              </w:divBdr>
            </w:div>
            <w:div w:id="1423912550">
              <w:marLeft w:val="0"/>
              <w:marRight w:val="0"/>
              <w:marTop w:val="0"/>
              <w:marBottom w:val="0"/>
              <w:divBdr>
                <w:top w:val="none" w:sz="0" w:space="0" w:color="auto"/>
                <w:left w:val="none" w:sz="0" w:space="0" w:color="auto"/>
                <w:bottom w:val="none" w:sz="0" w:space="0" w:color="auto"/>
                <w:right w:val="none" w:sz="0" w:space="0" w:color="auto"/>
              </w:divBdr>
            </w:div>
            <w:div w:id="222521165">
              <w:marLeft w:val="0"/>
              <w:marRight w:val="0"/>
              <w:marTop w:val="0"/>
              <w:marBottom w:val="0"/>
              <w:divBdr>
                <w:top w:val="none" w:sz="0" w:space="0" w:color="auto"/>
                <w:left w:val="none" w:sz="0" w:space="0" w:color="auto"/>
                <w:bottom w:val="none" w:sz="0" w:space="0" w:color="auto"/>
                <w:right w:val="none" w:sz="0" w:space="0" w:color="auto"/>
              </w:divBdr>
            </w:div>
            <w:div w:id="371536286">
              <w:marLeft w:val="0"/>
              <w:marRight w:val="0"/>
              <w:marTop w:val="0"/>
              <w:marBottom w:val="0"/>
              <w:divBdr>
                <w:top w:val="none" w:sz="0" w:space="0" w:color="auto"/>
                <w:left w:val="none" w:sz="0" w:space="0" w:color="auto"/>
                <w:bottom w:val="none" w:sz="0" w:space="0" w:color="auto"/>
                <w:right w:val="none" w:sz="0" w:space="0" w:color="auto"/>
              </w:divBdr>
            </w:div>
            <w:div w:id="367997724">
              <w:marLeft w:val="0"/>
              <w:marRight w:val="0"/>
              <w:marTop w:val="0"/>
              <w:marBottom w:val="0"/>
              <w:divBdr>
                <w:top w:val="none" w:sz="0" w:space="0" w:color="auto"/>
                <w:left w:val="none" w:sz="0" w:space="0" w:color="auto"/>
                <w:bottom w:val="none" w:sz="0" w:space="0" w:color="auto"/>
                <w:right w:val="none" w:sz="0" w:space="0" w:color="auto"/>
              </w:divBdr>
            </w:div>
            <w:div w:id="1570119120">
              <w:marLeft w:val="0"/>
              <w:marRight w:val="0"/>
              <w:marTop w:val="0"/>
              <w:marBottom w:val="0"/>
              <w:divBdr>
                <w:top w:val="none" w:sz="0" w:space="0" w:color="auto"/>
                <w:left w:val="none" w:sz="0" w:space="0" w:color="auto"/>
                <w:bottom w:val="none" w:sz="0" w:space="0" w:color="auto"/>
                <w:right w:val="none" w:sz="0" w:space="0" w:color="auto"/>
              </w:divBdr>
            </w:div>
            <w:div w:id="1130057069">
              <w:marLeft w:val="0"/>
              <w:marRight w:val="0"/>
              <w:marTop w:val="0"/>
              <w:marBottom w:val="0"/>
              <w:divBdr>
                <w:top w:val="none" w:sz="0" w:space="0" w:color="auto"/>
                <w:left w:val="none" w:sz="0" w:space="0" w:color="auto"/>
                <w:bottom w:val="none" w:sz="0" w:space="0" w:color="auto"/>
                <w:right w:val="none" w:sz="0" w:space="0" w:color="auto"/>
              </w:divBdr>
            </w:div>
            <w:div w:id="1854420066">
              <w:marLeft w:val="0"/>
              <w:marRight w:val="0"/>
              <w:marTop w:val="0"/>
              <w:marBottom w:val="0"/>
              <w:divBdr>
                <w:top w:val="none" w:sz="0" w:space="0" w:color="auto"/>
                <w:left w:val="none" w:sz="0" w:space="0" w:color="auto"/>
                <w:bottom w:val="none" w:sz="0" w:space="0" w:color="auto"/>
                <w:right w:val="none" w:sz="0" w:space="0" w:color="auto"/>
              </w:divBdr>
            </w:div>
            <w:div w:id="639580526">
              <w:marLeft w:val="0"/>
              <w:marRight w:val="0"/>
              <w:marTop w:val="0"/>
              <w:marBottom w:val="0"/>
              <w:divBdr>
                <w:top w:val="none" w:sz="0" w:space="0" w:color="auto"/>
                <w:left w:val="none" w:sz="0" w:space="0" w:color="auto"/>
                <w:bottom w:val="none" w:sz="0" w:space="0" w:color="auto"/>
                <w:right w:val="none" w:sz="0" w:space="0" w:color="auto"/>
              </w:divBdr>
            </w:div>
            <w:div w:id="951398979">
              <w:marLeft w:val="0"/>
              <w:marRight w:val="0"/>
              <w:marTop w:val="0"/>
              <w:marBottom w:val="0"/>
              <w:divBdr>
                <w:top w:val="none" w:sz="0" w:space="0" w:color="auto"/>
                <w:left w:val="none" w:sz="0" w:space="0" w:color="auto"/>
                <w:bottom w:val="none" w:sz="0" w:space="0" w:color="auto"/>
                <w:right w:val="none" w:sz="0" w:space="0" w:color="auto"/>
              </w:divBdr>
            </w:div>
            <w:div w:id="1374689648">
              <w:marLeft w:val="0"/>
              <w:marRight w:val="0"/>
              <w:marTop w:val="0"/>
              <w:marBottom w:val="0"/>
              <w:divBdr>
                <w:top w:val="none" w:sz="0" w:space="0" w:color="auto"/>
                <w:left w:val="none" w:sz="0" w:space="0" w:color="auto"/>
                <w:bottom w:val="none" w:sz="0" w:space="0" w:color="auto"/>
                <w:right w:val="none" w:sz="0" w:space="0" w:color="auto"/>
              </w:divBdr>
            </w:div>
            <w:div w:id="1919553217">
              <w:marLeft w:val="0"/>
              <w:marRight w:val="0"/>
              <w:marTop w:val="0"/>
              <w:marBottom w:val="0"/>
              <w:divBdr>
                <w:top w:val="none" w:sz="0" w:space="0" w:color="auto"/>
                <w:left w:val="none" w:sz="0" w:space="0" w:color="auto"/>
                <w:bottom w:val="none" w:sz="0" w:space="0" w:color="auto"/>
                <w:right w:val="none" w:sz="0" w:space="0" w:color="auto"/>
              </w:divBdr>
            </w:div>
            <w:div w:id="319310422">
              <w:marLeft w:val="0"/>
              <w:marRight w:val="0"/>
              <w:marTop w:val="0"/>
              <w:marBottom w:val="0"/>
              <w:divBdr>
                <w:top w:val="none" w:sz="0" w:space="0" w:color="auto"/>
                <w:left w:val="none" w:sz="0" w:space="0" w:color="auto"/>
                <w:bottom w:val="none" w:sz="0" w:space="0" w:color="auto"/>
                <w:right w:val="none" w:sz="0" w:space="0" w:color="auto"/>
              </w:divBdr>
            </w:div>
            <w:div w:id="1540121886">
              <w:marLeft w:val="0"/>
              <w:marRight w:val="0"/>
              <w:marTop w:val="0"/>
              <w:marBottom w:val="0"/>
              <w:divBdr>
                <w:top w:val="none" w:sz="0" w:space="0" w:color="auto"/>
                <w:left w:val="none" w:sz="0" w:space="0" w:color="auto"/>
                <w:bottom w:val="none" w:sz="0" w:space="0" w:color="auto"/>
                <w:right w:val="none" w:sz="0" w:space="0" w:color="auto"/>
              </w:divBdr>
            </w:div>
            <w:div w:id="1348017056">
              <w:marLeft w:val="0"/>
              <w:marRight w:val="0"/>
              <w:marTop w:val="0"/>
              <w:marBottom w:val="0"/>
              <w:divBdr>
                <w:top w:val="none" w:sz="0" w:space="0" w:color="auto"/>
                <w:left w:val="none" w:sz="0" w:space="0" w:color="auto"/>
                <w:bottom w:val="none" w:sz="0" w:space="0" w:color="auto"/>
                <w:right w:val="none" w:sz="0" w:space="0" w:color="auto"/>
              </w:divBdr>
            </w:div>
            <w:div w:id="1427535184">
              <w:marLeft w:val="0"/>
              <w:marRight w:val="0"/>
              <w:marTop w:val="360"/>
              <w:marBottom w:val="0"/>
              <w:divBdr>
                <w:top w:val="single" w:sz="6" w:space="0" w:color="auto"/>
                <w:left w:val="single" w:sz="6" w:space="0" w:color="auto"/>
                <w:bottom w:val="single" w:sz="6" w:space="0" w:color="auto"/>
                <w:right w:val="single" w:sz="6" w:space="0" w:color="auto"/>
              </w:divBdr>
            </w:div>
            <w:div w:id="644041654">
              <w:marLeft w:val="0"/>
              <w:marRight w:val="0"/>
              <w:marTop w:val="0"/>
              <w:marBottom w:val="0"/>
              <w:divBdr>
                <w:top w:val="none" w:sz="0" w:space="0" w:color="auto"/>
                <w:left w:val="none" w:sz="0" w:space="0" w:color="auto"/>
                <w:bottom w:val="none" w:sz="0" w:space="0" w:color="auto"/>
                <w:right w:val="none" w:sz="0" w:space="0" w:color="auto"/>
              </w:divBdr>
            </w:div>
            <w:div w:id="610430840">
              <w:marLeft w:val="0"/>
              <w:marRight w:val="0"/>
              <w:marTop w:val="0"/>
              <w:marBottom w:val="0"/>
              <w:divBdr>
                <w:top w:val="none" w:sz="0" w:space="0" w:color="auto"/>
                <w:left w:val="none" w:sz="0" w:space="0" w:color="auto"/>
                <w:bottom w:val="none" w:sz="0" w:space="0" w:color="auto"/>
                <w:right w:val="none" w:sz="0" w:space="0" w:color="auto"/>
              </w:divBdr>
            </w:div>
            <w:div w:id="31882620">
              <w:marLeft w:val="0"/>
              <w:marRight w:val="0"/>
              <w:marTop w:val="0"/>
              <w:marBottom w:val="0"/>
              <w:divBdr>
                <w:top w:val="none" w:sz="0" w:space="0" w:color="auto"/>
                <w:left w:val="none" w:sz="0" w:space="0" w:color="auto"/>
                <w:bottom w:val="none" w:sz="0" w:space="0" w:color="auto"/>
                <w:right w:val="none" w:sz="0" w:space="0" w:color="auto"/>
              </w:divBdr>
            </w:div>
            <w:div w:id="523058708">
              <w:marLeft w:val="0"/>
              <w:marRight w:val="0"/>
              <w:marTop w:val="0"/>
              <w:marBottom w:val="0"/>
              <w:divBdr>
                <w:top w:val="none" w:sz="0" w:space="0" w:color="auto"/>
                <w:left w:val="none" w:sz="0" w:space="0" w:color="auto"/>
                <w:bottom w:val="none" w:sz="0" w:space="0" w:color="auto"/>
                <w:right w:val="none" w:sz="0" w:space="0" w:color="auto"/>
              </w:divBdr>
            </w:div>
            <w:div w:id="647711634">
              <w:marLeft w:val="0"/>
              <w:marRight w:val="0"/>
              <w:marTop w:val="0"/>
              <w:marBottom w:val="0"/>
              <w:divBdr>
                <w:top w:val="none" w:sz="0" w:space="0" w:color="auto"/>
                <w:left w:val="none" w:sz="0" w:space="0" w:color="auto"/>
                <w:bottom w:val="none" w:sz="0" w:space="0" w:color="auto"/>
                <w:right w:val="none" w:sz="0" w:space="0" w:color="auto"/>
              </w:divBdr>
            </w:div>
            <w:div w:id="879585402">
              <w:marLeft w:val="0"/>
              <w:marRight w:val="0"/>
              <w:marTop w:val="0"/>
              <w:marBottom w:val="0"/>
              <w:divBdr>
                <w:top w:val="none" w:sz="0" w:space="0" w:color="auto"/>
                <w:left w:val="none" w:sz="0" w:space="0" w:color="auto"/>
                <w:bottom w:val="none" w:sz="0" w:space="0" w:color="auto"/>
                <w:right w:val="none" w:sz="0" w:space="0" w:color="auto"/>
              </w:divBdr>
            </w:div>
            <w:div w:id="659306694">
              <w:marLeft w:val="0"/>
              <w:marRight w:val="0"/>
              <w:marTop w:val="0"/>
              <w:marBottom w:val="0"/>
              <w:divBdr>
                <w:top w:val="none" w:sz="0" w:space="0" w:color="auto"/>
                <w:left w:val="none" w:sz="0" w:space="0" w:color="auto"/>
                <w:bottom w:val="none" w:sz="0" w:space="0" w:color="auto"/>
                <w:right w:val="none" w:sz="0" w:space="0" w:color="auto"/>
              </w:divBdr>
            </w:div>
            <w:div w:id="211507753">
              <w:marLeft w:val="0"/>
              <w:marRight w:val="0"/>
              <w:marTop w:val="0"/>
              <w:marBottom w:val="0"/>
              <w:divBdr>
                <w:top w:val="none" w:sz="0" w:space="0" w:color="auto"/>
                <w:left w:val="none" w:sz="0" w:space="0" w:color="auto"/>
                <w:bottom w:val="none" w:sz="0" w:space="0" w:color="auto"/>
                <w:right w:val="none" w:sz="0" w:space="0" w:color="auto"/>
              </w:divBdr>
            </w:div>
            <w:div w:id="1901407394">
              <w:marLeft w:val="0"/>
              <w:marRight w:val="0"/>
              <w:marTop w:val="0"/>
              <w:marBottom w:val="0"/>
              <w:divBdr>
                <w:top w:val="none" w:sz="0" w:space="0" w:color="auto"/>
                <w:left w:val="none" w:sz="0" w:space="0" w:color="auto"/>
                <w:bottom w:val="none" w:sz="0" w:space="0" w:color="auto"/>
                <w:right w:val="none" w:sz="0" w:space="0" w:color="auto"/>
              </w:divBdr>
            </w:div>
            <w:div w:id="1731876535">
              <w:marLeft w:val="0"/>
              <w:marRight w:val="0"/>
              <w:marTop w:val="0"/>
              <w:marBottom w:val="0"/>
              <w:divBdr>
                <w:top w:val="none" w:sz="0" w:space="0" w:color="auto"/>
                <w:left w:val="none" w:sz="0" w:space="0" w:color="auto"/>
                <w:bottom w:val="none" w:sz="0" w:space="0" w:color="auto"/>
                <w:right w:val="none" w:sz="0" w:space="0" w:color="auto"/>
              </w:divBdr>
            </w:div>
            <w:div w:id="999582475">
              <w:marLeft w:val="0"/>
              <w:marRight w:val="0"/>
              <w:marTop w:val="0"/>
              <w:marBottom w:val="0"/>
              <w:divBdr>
                <w:top w:val="none" w:sz="0" w:space="0" w:color="auto"/>
                <w:left w:val="none" w:sz="0" w:space="0" w:color="auto"/>
                <w:bottom w:val="none" w:sz="0" w:space="0" w:color="auto"/>
                <w:right w:val="none" w:sz="0" w:space="0" w:color="auto"/>
              </w:divBdr>
            </w:div>
            <w:div w:id="791290803">
              <w:marLeft w:val="0"/>
              <w:marRight w:val="0"/>
              <w:marTop w:val="0"/>
              <w:marBottom w:val="0"/>
              <w:divBdr>
                <w:top w:val="none" w:sz="0" w:space="0" w:color="auto"/>
                <w:left w:val="none" w:sz="0" w:space="0" w:color="auto"/>
                <w:bottom w:val="none" w:sz="0" w:space="0" w:color="auto"/>
                <w:right w:val="none" w:sz="0" w:space="0" w:color="auto"/>
              </w:divBdr>
            </w:div>
            <w:div w:id="689062698">
              <w:marLeft w:val="0"/>
              <w:marRight w:val="0"/>
              <w:marTop w:val="0"/>
              <w:marBottom w:val="0"/>
              <w:divBdr>
                <w:top w:val="none" w:sz="0" w:space="0" w:color="auto"/>
                <w:left w:val="none" w:sz="0" w:space="0" w:color="auto"/>
                <w:bottom w:val="none" w:sz="0" w:space="0" w:color="auto"/>
                <w:right w:val="none" w:sz="0" w:space="0" w:color="auto"/>
              </w:divBdr>
            </w:div>
            <w:div w:id="1044603374">
              <w:marLeft w:val="0"/>
              <w:marRight w:val="0"/>
              <w:marTop w:val="0"/>
              <w:marBottom w:val="0"/>
              <w:divBdr>
                <w:top w:val="none" w:sz="0" w:space="0" w:color="auto"/>
                <w:left w:val="none" w:sz="0" w:space="0" w:color="auto"/>
                <w:bottom w:val="none" w:sz="0" w:space="0" w:color="auto"/>
                <w:right w:val="none" w:sz="0" w:space="0" w:color="auto"/>
              </w:divBdr>
            </w:div>
            <w:div w:id="2119597073">
              <w:marLeft w:val="0"/>
              <w:marRight w:val="0"/>
              <w:marTop w:val="0"/>
              <w:marBottom w:val="0"/>
              <w:divBdr>
                <w:top w:val="none" w:sz="0" w:space="0" w:color="auto"/>
                <w:left w:val="none" w:sz="0" w:space="0" w:color="auto"/>
                <w:bottom w:val="none" w:sz="0" w:space="0" w:color="auto"/>
                <w:right w:val="none" w:sz="0" w:space="0" w:color="auto"/>
              </w:divBdr>
            </w:div>
            <w:div w:id="1385522912">
              <w:marLeft w:val="0"/>
              <w:marRight w:val="0"/>
              <w:marTop w:val="0"/>
              <w:marBottom w:val="0"/>
              <w:divBdr>
                <w:top w:val="none" w:sz="0" w:space="0" w:color="auto"/>
                <w:left w:val="none" w:sz="0" w:space="0" w:color="auto"/>
                <w:bottom w:val="none" w:sz="0" w:space="0" w:color="auto"/>
                <w:right w:val="none" w:sz="0" w:space="0" w:color="auto"/>
              </w:divBdr>
            </w:div>
            <w:div w:id="1136489647">
              <w:marLeft w:val="0"/>
              <w:marRight w:val="0"/>
              <w:marTop w:val="0"/>
              <w:marBottom w:val="0"/>
              <w:divBdr>
                <w:top w:val="none" w:sz="0" w:space="0" w:color="auto"/>
                <w:left w:val="none" w:sz="0" w:space="0" w:color="auto"/>
                <w:bottom w:val="none" w:sz="0" w:space="0" w:color="auto"/>
                <w:right w:val="none" w:sz="0" w:space="0" w:color="auto"/>
              </w:divBdr>
            </w:div>
            <w:div w:id="2060199955">
              <w:marLeft w:val="0"/>
              <w:marRight w:val="0"/>
              <w:marTop w:val="360"/>
              <w:marBottom w:val="0"/>
              <w:divBdr>
                <w:top w:val="single" w:sz="6" w:space="0" w:color="auto"/>
                <w:left w:val="single" w:sz="6" w:space="0" w:color="auto"/>
                <w:bottom w:val="single" w:sz="6" w:space="0" w:color="auto"/>
                <w:right w:val="single" w:sz="6" w:space="0" w:color="auto"/>
              </w:divBdr>
            </w:div>
            <w:div w:id="89350317">
              <w:marLeft w:val="0"/>
              <w:marRight w:val="0"/>
              <w:marTop w:val="360"/>
              <w:marBottom w:val="0"/>
              <w:divBdr>
                <w:top w:val="single" w:sz="6" w:space="0" w:color="auto"/>
                <w:left w:val="single" w:sz="6" w:space="0" w:color="auto"/>
                <w:bottom w:val="single" w:sz="6" w:space="0" w:color="auto"/>
                <w:right w:val="single" w:sz="6" w:space="0" w:color="auto"/>
              </w:divBdr>
            </w:div>
            <w:div w:id="1903247140">
              <w:marLeft w:val="0"/>
              <w:marRight w:val="0"/>
              <w:marTop w:val="0"/>
              <w:marBottom w:val="0"/>
              <w:divBdr>
                <w:top w:val="none" w:sz="0" w:space="0" w:color="auto"/>
                <w:left w:val="none" w:sz="0" w:space="0" w:color="auto"/>
                <w:bottom w:val="none" w:sz="0" w:space="0" w:color="auto"/>
                <w:right w:val="none" w:sz="0" w:space="0" w:color="auto"/>
              </w:divBdr>
            </w:div>
            <w:div w:id="1955821168">
              <w:marLeft w:val="0"/>
              <w:marRight w:val="0"/>
              <w:marTop w:val="0"/>
              <w:marBottom w:val="0"/>
              <w:divBdr>
                <w:top w:val="none" w:sz="0" w:space="0" w:color="auto"/>
                <w:left w:val="none" w:sz="0" w:space="0" w:color="auto"/>
                <w:bottom w:val="none" w:sz="0" w:space="0" w:color="auto"/>
                <w:right w:val="none" w:sz="0" w:space="0" w:color="auto"/>
              </w:divBdr>
            </w:div>
            <w:div w:id="1205170577">
              <w:marLeft w:val="0"/>
              <w:marRight w:val="0"/>
              <w:marTop w:val="0"/>
              <w:marBottom w:val="0"/>
              <w:divBdr>
                <w:top w:val="none" w:sz="0" w:space="0" w:color="auto"/>
                <w:left w:val="none" w:sz="0" w:space="0" w:color="auto"/>
                <w:bottom w:val="none" w:sz="0" w:space="0" w:color="auto"/>
                <w:right w:val="none" w:sz="0" w:space="0" w:color="auto"/>
              </w:divBdr>
            </w:div>
            <w:div w:id="1730036815">
              <w:marLeft w:val="0"/>
              <w:marRight w:val="0"/>
              <w:marTop w:val="0"/>
              <w:marBottom w:val="0"/>
              <w:divBdr>
                <w:top w:val="none" w:sz="0" w:space="0" w:color="auto"/>
                <w:left w:val="none" w:sz="0" w:space="0" w:color="auto"/>
                <w:bottom w:val="none" w:sz="0" w:space="0" w:color="auto"/>
                <w:right w:val="none" w:sz="0" w:space="0" w:color="auto"/>
              </w:divBdr>
            </w:div>
            <w:div w:id="870843967">
              <w:marLeft w:val="0"/>
              <w:marRight w:val="0"/>
              <w:marTop w:val="0"/>
              <w:marBottom w:val="0"/>
              <w:divBdr>
                <w:top w:val="none" w:sz="0" w:space="0" w:color="auto"/>
                <w:left w:val="none" w:sz="0" w:space="0" w:color="auto"/>
                <w:bottom w:val="none" w:sz="0" w:space="0" w:color="auto"/>
                <w:right w:val="none" w:sz="0" w:space="0" w:color="auto"/>
              </w:divBdr>
            </w:div>
            <w:div w:id="518352130">
              <w:marLeft w:val="0"/>
              <w:marRight w:val="0"/>
              <w:marTop w:val="0"/>
              <w:marBottom w:val="0"/>
              <w:divBdr>
                <w:top w:val="none" w:sz="0" w:space="0" w:color="auto"/>
                <w:left w:val="none" w:sz="0" w:space="0" w:color="auto"/>
                <w:bottom w:val="none" w:sz="0" w:space="0" w:color="auto"/>
                <w:right w:val="none" w:sz="0" w:space="0" w:color="auto"/>
              </w:divBdr>
            </w:div>
            <w:div w:id="237788120">
              <w:marLeft w:val="0"/>
              <w:marRight w:val="0"/>
              <w:marTop w:val="0"/>
              <w:marBottom w:val="0"/>
              <w:divBdr>
                <w:top w:val="none" w:sz="0" w:space="0" w:color="auto"/>
                <w:left w:val="none" w:sz="0" w:space="0" w:color="auto"/>
                <w:bottom w:val="none" w:sz="0" w:space="0" w:color="auto"/>
                <w:right w:val="none" w:sz="0" w:space="0" w:color="auto"/>
              </w:divBdr>
            </w:div>
            <w:div w:id="113523806">
              <w:marLeft w:val="0"/>
              <w:marRight w:val="0"/>
              <w:marTop w:val="0"/>
              <w:marBottom w:val="0"/>
              <w:divBdr>
                <w:top w:val="none" w:sz="0" w:space="0" w:color="auto"/>
                <w:left w:val="none" w:sz="0" w:space="0" w:color="auto"/>
                <w:bottom w:val="none" w:sz="0" w:space="0" w:color="auto"/>
                <w:right w:val="none" w:sz="0" w:space="0" w:color="auto"/>
              </w:divBdr>
            </w:div>
            <w:div w:id="1974864497">
              <w:marLeft w:val="0"/>
              <w:marRight w:val="0"/>
              <w:marTop w:val="0"/>
              <w:marBottom w:val="0"/>
              <w:divBdr>
                <w:top w:val="none" w:sz="0" w:space="0" w:color="auto"/>
                <w:left w:val="none" w:sz="0" w:space="0" w:color="auto"/>
                <w:bottom w:val="none" w:sz="0" w:space="0" w:color="auto"/>
                <w:right w:val="none" w:sz="0" w:space="0" w:color="auto"/>
              </w:divBdr>
            </w:div>
            <w:div w:id="359550938">
              <w:marLeft w:val="0"/>
              <w:marRight w:val="0"/>
              <w:marTop w:val="0"/>
              <w:marBottom w:val="0"/>
              <w:divBdr>
                <w:top w:val="none" w:sz="0" w:space="0" w:color="auto"/>
                <w:left w:val="none" w:sz="0" w:space="0" w:color="auto"/>
                <w:bottom w:val="none" w:sz="0" w:space="0" w:color="auto"/>
                <w:right w:val="none" w:sz="0" w:space="0" w:color="auto"/>
              </w:divBdr>
            </w:div>
            <w:div w:id="1852065287">
              <w:marLeft w:val="0"/>
              <w:marRight w:val="0"/>
              <w:marTop w:val="0"/>
              <w:marBottom w:val="0"/>
              <w:divBdr>
                <w:top w:val="none" w:sz="0" w:space="0" w:color="auto"/>
                <w:left w:val="none" w:sz="0" w:space="0" w:color="auto"/>
                <w:bottom w:val="none" w:sz="0" w:space="0" w:color="auto"/>
                <w:right w:val="none" w:sz="0" w:space="0" w:color="auto"/>
              </w:divBdr>
            </w:div>
            <w:div w:id="269121600">
              <w:marLeft w:val="0"/>
              <w:marRight w:val="0"/>
              <w:marTop w:val="0"/>
              <w:marBottom w:val="0"/>
              <w:divBdr>
                <w:top w:val="none" w:sz="0" w:space="0" w:color="auto"/>
                <w:left w:val="none" w:sz="0" w:space="0" w:color="auto"/>
                <w:bottom w:val="none" w:sz="0" w:space="0" w:color="auto"/>
                <w:right w:val="none" w:sz="0" w:space="0" w:color="auto"/>
              </w:divBdr>
            </w:div>
            <w:div w:id="1483233200">
              <w:marLeft w:val="0"/>
              <w:marRight w:val="0"/>
              <w:marTop w:val="0"/>
              <w:marBottom w:val="0"/>
              <w:divBdr>
                <w:top w:val="none" w:sz="0" w:space="0" w:color="auto"/>
                <w:left w:val="none" w:sz="0" w:space="0" w:color="auto"/>
                <w:bottom w:val="none" w:sz="0" w:space="0" w:color="auto"/>
                <w:right w:val="none" w:sz="0" w:space="0" w:color="auto"/>
              </w:divBdr>
            </w:div>
            <w:div w:id="166864756">
              <w:marLeft w:val="0"/>
              <w:marRight w:val="0"/>
              <w:marTop w:val="0"/>
              <w:marBottom w:val="0"/>
              <w:divBdr>
                <w:top w:val="none" w:sz="0" w:space="0" w:color="auto"/>
                <w:left w:val="none" w:sz="0" w:space="0" w:color="auto"/>
                <w:bottom w:val="none" w:sz="0" w:space="0" w:color="auto"/>
                <w:right w:val="none" w:sz="0" w:space="0" w:color="auto"/>
              </w:divBdr>
            </w:div>
            <w:div w:id="400450135">
              <w:marLeft w:val="0"/>
              <w:marRight w:val="0"/>
              <w:marTop w:val="0"/>
              <w:marBottom w:val="0"/>
              <w:divBdr>
                <w:top w:val="none" w:sz="0" w:space="0" w:color="auto"/>
                <w:left w:val="none" w:sz="0" w:space="0" w:color="auto"/>
                <w:bottom w:val="none" w:sz="0" w:space="0" w:color="auto"/>
                <w:right w:val="none" w:sz="0" w:space="0" w:color="auto"/>
              </w:divBdr>
            </w:div>
            <w:div w:id="1301348421">
              <w:marLeft w:val="0"/>
              <w:marRight w:val="0"/>
              <w:marTop w:val="0"/>
              <w:marBottom w:val="0"/>
              <w:divBdr>
                <w:top w:val="none" w:sz="0" w:space="0" w:color="auto"/>
                <w:left w:val="none" w:sz="0" w:space="0" w:color="auto"/>
                <w:bottom w:val="none" w:sz="0" w:space="0" w:color="auto"/>
                <w:right w:val="none" w:sz="0" w:space="0" w:color="auto"/>
              </w:divBdr>
            </w:div>
            <w:div w:id="1679499033">
              <w:marLeft w:val="0"/>
              <w:marRight w:val="0"/>
              <w:marTop w:val="0"/>
              <w:marBottom w:val="0"/>
              <w:divBdr>
                <w:top w:val="none" w:sz="0" w:space="0" w:color="auto"/>
                <w:left w:val="none" w:sz="0" w:space="0" w:color="auto"/>
                <w:bottom w:val="none" w:sz="0" w:space="0" w:color="auto"/>
                <w:right w:val="none" w:sz="0" w:space="0" w:color="auto"/>
              </w:divBdr>
            </w:div>
            <w:div w:id="7871592">
              <w:marLeft w:val="0"/>
              <w:marRight w:val="0"/>
              <w:marTop w:val="0"/>
              <w:marBottom w:val="0"/>
              <w:divBdr>
                <w:top w:val="none" w:sz="0" w:space="0" w:color="auto"/>
                <w:left w:val="none" w:sz="0" w:space="0" w:color="auto"/>
                <w:bottom w:val="none" w:sz="0" w:space="0" w:color="auto"/>
                <w:right w:val="none" w:sz="0" w:space="0" w:color="auto"/>
              </w:divBdr>
            </w:div>
            <w:div w:id="1288589074">
              <w:marLeft w:val="0"/>
              <w:marRight w:val="0"/>
              <w:marTop w:val="0"/>
              <w:marBottom w:val="0"/>
              <w:divBdr>
                <w:top w:val="none" w:sz="0" w:space="0" w:color="auto"/>
                <w:left w:val="none" w:sz="0" w:space="0" w:color="auto"/>
                <w:bottom w:val="none" w:sz="0" w:space="0" w:color="auto"/>
                <w:right w:val="none" w:sz="0" w:space="0" w:color="auto"/>
              </w:divBdr>
            </w:div>
            <w:div w:id="311569730">
              <w:marLeft w:val="0"/>
              <w:marRight w:val="0"/>
              <w:marTop w:val="0"/>
              <w:marBottom w:val="0"/>
              <w:divBdr>
                <w:top w:val="none" w:sz="0" w:space="0" w:color="auto"/>
                <w:left w:val="none" w:sz="0" w:space="0" w:color="auto"/>
                <w:bottom w:val="none" w:sz="0" w:space="0" w:color="auto"/>
                <w:right w:val="none" w:sz="0" w:space="0" w:color="auto"/>
              </w:divBdr>
            </w:div>
            <w:div w:id="1457021475">
              <w:marLeft w:val="0"/>
              <w:marRight w:val="0"/>
              <w:marTop w:val="0"/>
              <w:marBottom w:val="0"/>
              <w:divBdr>
                <w:top w:val="none" w:sz="0" w:space="0" w:color="auto"/>
                <w:left w:val="none" w:sz="0" w:space="0" w:color="auto"/>
                <w:bottom w:val="none" w:sz="0" w:space="0" w:color="auto"/>
                <w:right w:val="none" w:sz="0" w:space="0" w:color="auto"/>
              </w:divBdr>
            </w:div>
            <w:div w:id="2133355571">
              <w:marLeft w:val="0"/>
              <w:marRight w:val="0"/>
              <w:marTop w:val="0"/>
              <w:marBottom w:val="0"/>
              <w:divBdr>
                <w:top w:val="none" w:sz="0" w:space="0" w:color="auto"/>
                <w:left w:val="none" w:sz="0" w:space="0" w:color="auto"/>
                <w:bottom w:val="none" w:sz="0" w:space="0" w:color="auto"/>
                <w:right w:val="none" w:sz="0" w:space="0" w:color="auto"/>
              </w:divBdr>
            </w:div>
            <w:div w:id="468401961">
              <w:marLeft w:val="0"/>
              <w:marRight w:val="0"/>
              <w:marTop w:val="0"/>
              <w:marBottom w:val="0"/>
              <w:divBdr>
                <w:top w:val="none" w:sz="0" w:space="0" w:color="auto"/>
                <w:left w:val="none" w:sz="0" w:space="0" w:color="auto"/>
                <w:bottom w:val="none" w:sz="0" w:space="0" w:color="auto"/>
                <w:right w:val="none" w:sz="0" w:space="0" w:color="auto"/>
              </w:divBdr>
            </w:div>
            <w:div w:id="431822551">
              <w:marLeft w:val="0"/>
              <w:marRight w:val="0"/>
              <w:marTop w:val="360"/>
              <w:marBottom w:val="0"/>
              <w:divBdr>
                <w:top w:val="single" w:sz="6" w:space="0" w:color="auto"/>
                <w:left w:val="single" w:sz="6" w:space="0" w:color="auto"/>
                <w:bottom w:val="single" w:sz="6" w:space="0" w:color="auto"/>
                <w:right w:val="single" w:sz="6" w:space="0" w:color="auto"/>
              </w:divBdr>
            </w:div>
            <w:div w:id="1363626667">
              <w:marLeft w:val="0"/>
              <w:marRight w:val="0"/>
              <w:marTop w:val="0"/>
              <w:marBottom w:val="0"/>
              <w:divBdr>
                <w:top w:val="none" w:sz="0" w:space="0" w:color="auto"/>
                <w:left w:val="none" w:sz="0" w:space="0" w:color="auto"/>
                <w:bottom w:val="none" w:sz="0" w:space="0" w:color="auto"/>
                <w:right w:val="none" w:sz="0" w:space="0" w:color="auto"/>
              </w:divBdr>
            </w:div>
            <w:div w:id="228925567">
              <w:marLeft w:val="0"/>
              <w:marRight w:val="0"/>
              <w:marTop w:val="0"/>
              <w:marBottom w:val="0"/>
              <w:divBdr>
                <w:top w:val="none" w:sz="0" w:space="0" w:color="auto"/>
                <w:left w:val="none" w:sz="0" w:space="0" w:color="auto"/>
                <w:bottom w:val="none" w:sz="0" w:space="0" w:color="auto"/>
                <w:right w:val="none" w:sz="0" w:space="0" w:color="auto"/>
              </w:divBdr>
            </w:div>
            <w:div w:id="1279527639">
              <w:marLeft w:val="0"/>
              <w:marRight w:val="0"/>
              <w:marTop w:val="0"/>
              <w:marBottom w:val="0"/>
              <w:divBdr>
                <w:top w:val="none" w:sz="0" w:space="0" w:color="auto"/>
                <w:left w:val="none" w:sz="0" w:space="0" w:color="auto"/>
                <w:bottom w:val="none" w:sz="0" w:space="0" w:color="auto"/>
                <w:right w:val="none" w:sz="0" w:space="0" w:color="auto"/>
              </w:divBdr>
            </w:div>
            <w:div w:id="873343664">
              <w:marLeft w:val="0"/>
              <w:marRight w:val="0"/>
              <w:marTop w:val="0"/>
              <w:marBottom w:val="0"/>
              <w:divBdr>
                <w:top w:val="none" w:sz="0" w:space="0" w:color="auto"/>
                <w:left w:val="none" w:sz="0" w:space="0" w:color="auto"/>
                <w:bottom w:val="none" w:sz="0" w:space="0" w:color="auto"/>
                <w:right w:val="none" w:sz="0" w:space="0" w:color="auto"/>
              </w:divBdr>
            </w:div>
            <w:div w:id="1110508776">
              <w:marLeft w:val="0"/>
              <w:marRight w:val="0"/>
              <w:marTop w:val="0"/>
              <w:marBottom w:val="0"/>
              <w:divBdr>
                <w:top w:val="none" w:sz="0" w:space="0" w:color="auto"/>
                <w:left w:val="none" w:sz="0" w:space="0" w:color="auto"/>
                <w:bottom w:val="none" w:sz="0" w:space="0" w:color="auto"/>
                <w:right w:val="none" w:sz="0" w:space="0" w:color="auto"/>
              </w:divBdr>
            </w:div>
            <w:div w:id="838084138">
              <w:marLeft w:val="0"/>
              <w:marRight w:val="0"/>
              <w:marTop w:val="0"/>
              <w:marBottom w:val="0"/>
              <w:divBdr>
                <w:top w:val="none" w:sz="0" w:space="0" w:color="auto"/>
                <w:left w:val="none" w:sz="0" w:space="0" w:color="auto"/>
                <w:bottom w:val="none" w:sz="0" w:space="0" w:color="auto"/>
                <w:right w:val="none" w:sz="0" w:space="0" w:color="auto"/>
              </w:divBdr>
            </w:div>
            <w:div w:id="602149273">
              <w:marLeft w:val="0"/>
              <w:marRight w:val="0"/>
              <w:marTop w:val="0"/>
              <w:marBottom w:val="0"/>
              <w:divBdr>
                <w:top w:val="none" w:sz="0" w:space="0" w:color="auto"/>
                <w:left w:val="none" w:sz="0" w:space="0" w:color="auto"/>
                <w:bottom w:val="none" w:sz="0" w:space="0" w:color="auto"/>
                <w:right w:val="none" w:sz="0" w:space="0" w:color="auto"/>
              </w:divBdr>
            </w:div>
            <w:div w:id="361828033">
              <w:marLeft w:val="0"/>
              <w:marRight w:val="0"/>
              <w:marTop w:val="0"/>
              <w:marBottom w:val="0"/>
              <w:divBdr>
                <w:top w:val="none" w:sz="0" w:space="0" w:color="auto"/>
                <w:left w:val="none" w:sz="0" w:space="0" w:color="auto"/>
                <w:bottom w:val="none" w:sz="0" w:space="0" w:color="auto"/>
                <w:right w:val="none" w:sz="0" w:space="0" w:color="auto"/>
              </w:divBdr>
            </w:div>
            <w:div w:id="555166359">
              <w:marLeft w:val="0"/>
              <w:marRight w:val="0"/>
              <w:marTop w:val="0"/>
              <w:marBottom w:val="0"/>
              <w:divBdr>
                <w:top w:val="none" w:sz="0" w:space="0" w:color="auto"/>
                <w:left w:val="none" w:sz="0" w:space="0" w:color="auto"/>
                <w:bottom w:val="none" w:sz="0" w:space="0" w:color="auto"/>
                <w:right w:val="none" w:sz="0" w:space="0" w:color="auto"/>
              </w:divBdr>
            </w:div>
            <w:div w:id="70781579">
              <w:marLeft w:val="0"/>
              <w:marRight w:val="0"/>
              <w:marTop w:val="0"/>
              <w:marBottom w:val="0"/>
              <w:divBdr>
                <w:top w:val="none" w:sz="0" w:space="0" w:color="auto"/>
                <w:left w:val="none" w:sz="0" w:space="0" w:color="auto"/>
                <w:bottom w:val="none" w:sz="0" w:space="0" w:color="auto"/>
                <w:right w:val="none" w:sz="0" w:space="0" w:color="auto"/>
              </w:divBdr>
            </w:div>
            <w:div w:id="125778519">
              <w:marLeft w:val="0"/>
              <w:marRight w:val="0"/>
              <w:marTop w:val="0"/>
              <w:marBottom w:val="0"/>
              <w:divBdr>
                <w:top w:val="none" w:sz="0" w:space="0" w:color="auto"/>
                <w:left w:val="none" w:sz="0" w:space="0" w:color="auto"/>
                <w:bottom w:val="none" w:sz="0" w:space="0" w:color="auto"/>
                <w:right w:val="none" w:sz="0" w:space="0" w:color="auto"/>
              </w:divBdr>
            </w:div>
            <w:div w:id="1030913865">
              <w:marLeft w:val="0"/>
              <w:marRight w:val="0"/>
              <w:marTop w:val="0"/>
              <w:marBottom w:val="0"/>
              <w:divBdr>
                <w:top w:val="none" w:sz="0" w:space="0" w:color="auto"/>
                <w:left w:val="none" w:sz="0" w:space="0" w:color="auto"/>
                <w:bottom w:val="none" w:sz="0" w:space="0" w:color="auto"/>
                <w:right w:val="none" w:sz="0" w:space="0" w:color="auto"/>
              </w:divBdr>
            </w:div>
            <w:div w:id="1813592692">
              <w:marLeft w:val="0"/>
              <w:marRight w:val="0"/>
              <w:marTop w:val="0"/>
              <w:marBottom w:val="0"/>
              <w:divBdr>
                <w:top w:val="none" w:sz="0" w:space="0" w:color="auto"/>
                <w:left w:val="none" w:sz="0" w:space="0" w:color="auto"/>
                <w:bottom w:val="none" w:sz="0" w:space="0" w:color="auto"/>
                <w:right w:val="none" w:sz="0" w:space="0" w:color="auto"/>
              </w:divBdr>
              <w:divsChild>
                <w:div w:id="785462973">
                  <w:marLeft w:val="0"/>
                  <w:marRight w:val="0"/>
                  <w:marTop w:val="0"/>
                  <w:marBottom w:val="0"/>
                  <w:divBdr>
                    <w:top w:val="none" w:sz="0" w:space="0" w:color="auto"/>
                    <w:left w:val="none" w:sz="0" w:space="0" w:color="auto"/>
                    <w:bottom w:val="none" w:sz="0" w:space="0" w:color="auto"/>
                    <w:right w:val="none" w:sz="0" w:space="0" w:color="auto"/>
                  </w:divBdr>
                </w:div>
                <w:div w:id="2093971438">
                  <w:marLeft w:val="0"/>
                  <w:marRight w:val="0"/>
                  <w:marTop w:val="0"/>
                  <w:marBottom w:val="0"/>
                  <w:divBdr>
                    <w:top w:val="none" w:sz="0" w:space="0" w:color="auto"/>
                    <w:left w:val="none" w:sz="0" w:space="0" w:color="auto"/>
                    <w:bottom w:val="none" w:sz="0" w:space="0" w:color="auto"/>
                    <w:right w:val="none" w:sz="0" w:space="0" w:color="auto"/>
                  </w:divBdr>
                </w:div>
                <w:div w:id="11881205">
                  <w:marLeft w:val="0"/>
                  <w:marRight w:val="0"/>
                  <w:marTop w:val="0"/>
                  <w:marBottom w:val="0"/>
                  <w:divBdr>
                    <w:top w:val="none" w:sz="0" w:space="0" w:color="auto"/>
                    <w:left w:val="none" w:sz="0" w:space="0" w:color="auto"/>
                    <w:bottom w:val="none" w:sz="0" w:space="0" w:color="auto"/>
                    <w:right w:val="none" w:sz="0" w:space="0" w:color="auto"/>
                  </w:divBdr>
                </w:div>
                <w:div w:id="1089933393">
                  <w:marLeft w:val="0"/>
                  <w:marRight w:val="0"/>
                  <w:marTop w:val="0"/>
                  <w:marBottom w:val="0"/>
                  <w:divBdr>
                    <w:top w:val="none" w:sz="0" w:space="0" w:color="auto"/>
                    <w:left w:val="none" w:sz="0" w:space="0" w:color="auto"/>
                    <w:bottom w:val="none" w:sz="0" w:space="0" w:color="auto"/>
                    <w:right w:val="none" w:sz="0" w:space="0" w:color="auto"/>
                  </w:divBdr>
                </w:div>
              </w:divsChild>
            </w:div>
            <w:div w:id="365177376">
              <w:marLeft w:val="0"/>
              <w:marRight w:val="0"/>
              <w:marTop w:val="0"/>
              <w:marBottom w:val="0"/>
              <w:divBdr>
                <w:top w:val="none" w:sz="0" w:space="0" w:color="auto"/>
                <w:left w:val="none" w:sz="0" w:space="0" w:color="auto"/>
                <w:bottom w:val="none" w:sz="0" w:space="0" w:color="auto"/>
                <w:right w:val="none" w:sz="0" w:space="0" w:color="auto"/>
              </w:divBdr>
            </w:div>
            <w:div w:id="420952182">
              <w:marLeft w:val="0"/>
              <w:marRight w:val="0"/>
              <w:marTop w:val="0"/>
              <w:marBottom w:val="0"/>
              <w:divBdr>
                <w:top w:val="none" w:sz="0" w:space="0" w:color="auto"/>
                <w:left w:val="none" w:sz="0" w:space="0" w:color="auto"/>
                <w:bottom w:val="none" w:sz="0" w:space="0" w:color="auto"/>
                <w:right w:val="none" w:sz="0" w:space="0" w:color="auto"/>
              </w:divBdr>
            </w:div>
            <w:div w:id="306470474">
              <w:marLeft w:val="0"/>
              <w:marRight w:val="0"/>
              <w:marTop w:val="0"/>
              <w:marBottom w:val="0"/>
              <w:divBdr>
                <w:top w:val="none" w:sz="0" w:space="0" w:color="auto"/>
                <w:left w:val="none" w:sz="0" w:space="0" w:color="auto"/>
                <w:bottom w:val="none" w:sz="0" w:space="0" w:color="auto"/>
                <w:right w:val="none" w:sz="0" w:space="0" w:color="auto"/>
              </w:divBdr>
            </w:div>
            <w:div w:id="1663197546">
              <w:marLeft w:val="0"/>
              <w:marRight w:val="0"/>
              <w:marTop w:val="0"/>
              <w:marBottom w:val="0"/>
              <w:divBdr>
                <w:top w:val="none" w:sz="0" w:space="0" w:color="auto"/>
                <w:left w:val="none" w:sz="0" w:space="0" w:color="auto"/>
                <w:bottom w:val="none" w:sz="0" w:space="0" w:color="auto"/>
                <w:right w:val="none" w:sz="0" w:space="0" w:color="auto"/>
              </w:divBdr>
            </w:div>
            <w:div w:id="1277982085">
              <w:marLeft w:val="0"/>
              <w:marRight w:val="0"/>
              <w:marTop w:val="0"/>
              <w:marBottom w:val="0"/>
              <w:divBdr>
                <w:top w:val="none" w:sz="0" w:space="0" w:color="auto"/>
                <w:left w:val="none" w:sz="0" w:space="0" w:color="auto"/>
                <w:bottom w:val="none" w:sz="0" w:space="0" w:color="auto"/>
                <w:right w:val="none" w:sz="0" w:space="0" w:color="auto"/>
              </w:divBdr>
            </w:div>
            <w:div w:id="732850531">
              <w:marLeft w:val="0"/>
              <w:marRight w:val="0"/>
              <w:marTop w:val="0"/>
              <w:marBottom w:val="0"/>
              <w:divBdr>
                <w:top w:val="none" w:sz="0" w:space="0" w:color="auto"/>
                <w:left w:val="none" w:sz="0" w:space="0" w:color="auto"/>
                <w:bottom w:val="none" w:sz="0" w:space="0" w:color="auto"/>
                <w:right w:val="none" w:sz="0" w:space="0" w:color="auto"/>
              </w:divBdr>
            </w:div>
            <w:div w:id="568656549">
              <w:marLeft w:val="0"/>
              <w:marRight w:val="0"/>
              <w:marTop w:val="0"/>
              <w:marBottom w:val="0"/>
              <w:divBdr>
                <w:top w:val="none" w:sz="0" w:space="0" w:color="auto"/>
                <w:left w:val="none" w:sz="0" w:space="0" w:color="auto"/>
                <w:bottom w:val="none" w:sz="0" w:space="0" w:color="auto"/>
                <w:right w:val="none" w:sz="0" w:space="0" w:color="auto"/>
              </w:divBdr>
            </w:div>
            <w:div w:id="1815413506">
              <w:marLeft w:val="0"/>
              <w:marRight w:val="0"/>
              <w:marTop w:val="0"/>
              <w:marBottom w:val="0"/>
              <w:divBdr>
                <w:top w:val="none" w:sz="0" w:space="0" w:color="auto"/>
                <w:left w:val="none" w:sz="0" w:space="0" w:color="auto"/>
                <w:bottom w:val="none" w:sz="0" w:space="0" w:color="auto"/>
                <w:right w:val="none" w:sz="0" w:space="0" w:color="auto"/>
              </w:divBdr>
            </w:div>
            <w:div w:id="1538158115">
              <w:marLeft w:val="0"/>
              <w:marRight w:val="0"/>
              <w:marTop w:val="0"/>
              <w:marBottom w:val="0"/>
              <w:divBdr>
                <w:top w:val="none" w:sz="0" w:space="0" w:color="auto"/>
                <w:left w:val="none" w:sz="0" w:space="0" w:color="auto"/>
                <w:bottom w:val="none" w:sz="0" w:space="0" w:color="auto"/>
                <w:right w:val="none" w:sz="0" w:space="0" w:color="auto"/>
              </w:divBdr>
            </w:div>
            <w:div w:id="1326516347">
              <w:marLeft w:val="0"/>
              <w:marRight w:val="0"/>
              <w:marTop w:val="0"/>
              <w:marBottom w:val="0"/>
              <w:divBdr>
                <w:top w:val="none" w:sz="0" w:space="0" w:color="auto"/>
                <w:left w:val="none" w:sz="0" w:space="0" w:color="auto"/>
                <w:bottom w:val="none" w:sz="0" w:space="0" w:color="auto"/>
                <w:right w:val="none" w:sz="0" w:space="0" w:color="auto"/>
              </w:divBdr>
            </w:div>
            <w:div w:id="1496263019">
              <w:marLeft w:val="0"/>
              <w:marRight w:val="0"/>
              <w:marTop w:val="0"/>
              <w:marBottom w:val="0"/>
              <w:divBdr>
                <w:top w:val="none" w:sz="0" w:space="0" w:color="auto"/>
                <w:left w:val="none" w:sz="0" w:space="0" w:color="auto"/>
                <w:bottom w:val="none" w:sz="0" w:space="0" w:color="auto"/>
                <w:right w:val="none" w:sz="0" w:space="0" w:color="auto"/>
              </w:divBdr>
            </w:div>
            <w:div w:id="172648524">
              <w:marLeft w:val="0"/>
              <w:marRight w:val="0"/>
              <w:marTop w:val="0"/>
              <w:marBottom w:val="0"/>
              <w:divBdr>
                <w:top w:val="none" w:sz="0" w:space="0" w:color="auto"/>
                <w:left w:val="none" w:sz="0" w:space="0" w:color="auto"/>
                <w:bottom w:val="none" w:sz="0" w:space="0" w:color="auto"/>
                <w:right w:val="none" w:sz="0" w:space="0" w:color="auto"/>
              </w:divBdr>
            </w:div>
            <w:div w:id="1168322095">
              <w:marLeft w:val="0"/>
              <w:marRight w:val="0"/>
              <w:marTop w:val="0"/>
              <w:marBottom w:val="0"/>
              <w:divBdr>
                <w:top w:val="none" w:sz="0" w:space="0" w:color="auto"/>
                <w:left w:val="none" w:sz="0" w:space="0" w:color="auto"/>
                <w:bottom w:val="none" w:sz="0" w:space="0" w:color="auto"/>
                <w:right w:val="none" w:sz="0" w:space="0" w:color="auto"/>
              </w:divBdr>
            </w:div>
            <w:div w:id="1550413598">
              <w:marLeft w:val="0"/>
              <w:marRight w:val="0"/>
              <w:marTop w:val="360"/>
              <w:marBottom w:val="0"/>
              <w:divBdr>
                <w:top w:val="single" w:sz="6" w:space="0" w:color="auto"/>
                <w:left w:val="single" w:sz="6" w:space="0" w:color="auto"/>
                <w:bottom w:val="single" w:sz="6" w:space="0" w:color="auto"/>
                <w:right w:val="single" w:sz="6" w:space="0" w:color="auto"/>
              </w:divBdr>
            </w:div>
            <w:div w:id="11228033">
              <w:marLeft w:val="0"/>
              <w:marRight w:val="0"/>
              <w:marTop w:val="0"/>
              <w:marBottom w:val="0"/>
              <w:divBdr>
                <w:top w:val="none" w:sz="0" w:space="0" w:color="auto"/>
                <w:left w:val="none" w:sz="0" w:space="0" w:color="auto"/>
                <w:bottom w:val="none" w:sz="0" w:space="0" w:color="auto"/>
                <w:right w:val="none" w:sz="0" w:space="0" w:color="auto"/>
              </w:divBdr>
            </w:div>
            <w:div w:id="589965884">
              <w:marLeft w:val="0"/>
              <w:marRight w:val="0"/>
              <w:marTop w:val="0"/>
              <w:marBottom w:val="0"/>
              <w:divBdr>
                <w:top w:val="none" w:sz="0" w:space="0" w:color="auto"/>
                <w:left w:val="none" w:sz="0" w:space="0" w:color="auto"/>
                <w:bottom w:val="none" w:sz="0" w:space="0" w:color="auto"/>
                <w:right w:val="none" w:sz="0" w:space="0" w:color="auto"/>
              </w:divBdr>
            </w:div>
            <w:div w:id="1189373543">
              <w:marLeft w:val="0"/>
              <w:marRight w:val="0"/>
              <w:marTop w:val="0"/>
              <w:marBottom w:val="0"/>
              <w:divBdr>
                <w:top w:val="none" w:sz="0" w:space="0" w:color="auto"/>
                <w:left w:val="none" w:sz="0" w:space="0" w:color="auto"/>
                <w:bottom w:val="none" w:sz="0" w:space="0" w:color="auto"/>
                <w:right w:val="none" w:sz="0" w:space="0" w:color="auto"/>
              </w:divBdr>
            </w:div>
            <w:div w:id="860825846">
              <w:marLeft w:val="0"/>
              <w:marRight w:val="0"/>
              <w:marTop w:val="0"/>
              <w:marBottom w:val="0"/>
              <w:divBdr>
                <w:top w:val="none" w:sz="0" w:space="0" w:color="auto"/>
                <w:left w:val="none" w:sz="0" w:space="0" w:color="auto"/>
                <w:bottom w:val="none" w:sz="0" w:space="0" w:color="auto"/>
                <w:right w:val="none" w:sz="0" w:space="0" w:color="auto"/>
              </w:divBdr>
            </w:div>
            <w:div w:id="90667357">
              <w:marLeft w:val="0"/>
              <w:marRight w:val="0"/>
              <w:marTop w:val="0"/>
              <w:marBottom w:val="0"/>
              <w:divBdr>
                <w:top w:val="none" w:sz="0" w:space="0" w:color="auto"/>
                <w:left w:val="none" w:sz="0" w:space="0" w:color="auto"/>
                <w:bottom w:val="none" w:sz="0" w:space="0" w:color="auto"/>
                <w:right w:val="none" w:sz="0" w:space="0" w:color="auto"/>
              </w:divBdr>
            </w:div>
            <w:div w:id="414133345">
              <w:marLeft w:val="0"/>
              <w:marRight w:val="0"/>
              <w:marTop w:val="0"/>
              <w:marBottom w:val="0"/>
              <w:divBdr>
                <w:top w:val="none" w:sz="0" w:space="0" w:color="auto"/>
                <w:left w:val="none" w:sz="0" w:space="0" w:color="auto"/>
                <w:bottom w:val="none" w:sz="0" w:space="0" w:color="auto"/>
                <w:right w:val="none" w:sz="0" w:space="0" w:color="auto"/>
              </w:divBdr>
            </w:div>
            <w:div w:id="302542962">
              <w:marLeft w:val="0"/>
              <w:marRight w:val="0"/>
              <w:marTop w:val="0"/>
              <w:marBottom w:val="0"/>
              <w:divBdr>
                <w:top w:val="none" w:sz="0" w:space="0" w:color="auto"/>
                <w:left w:val="none" w:sz="0" w:space="0" w:color="auto"/>
                <w:bottom w:val="none" w:sz="0" w:space="0" w:color="auto"/>
                <w:right w:val="none" w:sz="0" w:space="0" w:color="auto"/>
              </w:divBdr>
            </w:div>
            <w:div w:id="1630623929">
              <w:marLeft w:val="0"/>
              <w:marRight w:val="0"/>
              <w:marTop w:val="0"/>
              <w:marBottom w:val="0"/>
              <w:divBdr>
                <w:top w:val="none" w:sz="0" w:space="0" w:color="auto"/>
                <w:left w:val="none" w:sz="0" w:space="0" w:color="auto"/>
                <w:bottom w:val="none" w:sz="0" w:space="0" w:color="auto"/>
                <w:right w:val="none" w:sz="0" w:space="0" w:color="auto"/>
              </w:divBdr>
            </w:div>
            <w:div w:id="1352680682">
              <w:marLeft w:val="0"/>
              <w:marRight w:val="0"/>
              <w:marTop w:val="0"/>
              <w:marBottom w:val="0"/>
              <w:divBdr>
                <w:top w:val="none" w:sz="0" w:space="0" w:color="auto"/>
                <w:left w:val="none" w:sz="0" w:space="0" w:color="auto"/>
                <w:bottom w:val="none" w:sz="0" w:space="0" w:color="auto"/>
                <w:right w:val="none" w:sz="0" w:space="0" w:color="auto"/>
              </w:divBdr>
            </w:div>
            <w:div w:id="1384519393">
              <w:marLeft w:val="0"/>
              <w:marRight w:val="0"/>
              <w:marTop w:val="0"/>
              <w:marBottom w:val="0"/>
              <w:divBdr>
                <w:top w:val="none" w:sz="0" w:space="0" w:color="auto"/>
                <w:left w:val="none" w:sz="0" w:space="0" w:color="auto"/>
                <w:bottom w:val="none" w:sz="0" w:space="0" w:color="auto"/>
                <w:right w:val="none" w:sz="0" w:space="0" w:color="auto"/>
              </w:divBdr>
            </w:div>
            <w:div w:id="1194684643">
              <w:marLeft w:val="0"/>
              <w:marRight w:val="0"/>
              <w:marTop w:val="0"/>
              <w:marBottom w:val="0"/>
              <w:divBdr>
                <w:top w:val="none" w:sz="0" w:space="0" w:color="auto"/>
                <w:left w:val="none" w:sz="0" w:space="0" w:color="auto"/>
                <w:bottom w:val="none" w:sz="0" w:space="0" w:color="auto"/>
                <w:right w:val="none" w:sz="0" w:space="0" w:color="auto"/>
              </w:divBdr>
            </w:div>
            <w:div w:id="1304040997">
              <w:marLeft w:val="0"/>
              <w:marRight w:val="0"/>
              <w:marTop w:val="0"/>
              <w:marBottom w:val="0"/>
              <w:divBdr>
                <w:top w:val="none" w:sz="0" w:space="0" w:color="auto"/>
                <w:left w:val="none" w:sz="0" w:space="0" w:color="auto"/>
                <w:bottom w:val="none" w:sz="0" w:space="0" w:color="auto"/>
                <w:right w:val="none" w:sz="0" w:space="0" w:color="auto"/>
              </w:divBdr>
            </w:div>
            <w:div w:id="573900708">
              <w:marLeft w:val="0"/>
              <w:marRight w:val="0"/>
              <w:marTop w:val="360"/>
              <w:marBottom w:val="0"/>
              <w:divBdr>
                <w:top w:val="single" w:sz="6" w:space="0" w:color="auto"/>
                <w:left w:val="single" w:sz="6" w:space="0" w:color="auto"/>
                <w:bottom w:val="single" w:sz="6" w:space="0" w:color="auto"/>
                <w:right w:val="single" w:sz="6" w:space="0" w:color="auto"/>
              </w:divBdr>
            </w:div>
            <w:div w:id="931595129">
              <w:marLeft w:val="0"/>
              <w:marRight w:val="0"/>
              <w:marTop w:val="0"/>
              <w:marBottom w:val="0"/>
              <w:divBdr>
                <w:top w:val="none" w:sz="0" w:space="0" w:color="auto"/>
                <w:left w:val="none" w:sz="0" w:space="0" w:color="auto"/>
                <w:bottom w:val="none" w:sz="0" w:space="0" w:color="auto"/>
                <w:right w:val="none" w:sz="0" w:space="0" w:color="auto"/>
              </w:divBdr>
            </w:div>
            <w:div w:id="1285037152">
              <w:marLeft w:val="0"/>
              <w:marRight w:val="0"/>
              <w:marTop w:val="0"/>
              <w:marBottom w:val="0"/>
              <w:divBdr>
                <w:top w:val="none" w:sz="0" w:space="0" w:color="auto"/>
                <w:left w:val="none" w:sz="0" w:space="0" w:color="auto"/>
                <w:bottom w:val="none" w:sz="0" w:space="0" w:color="auto"/>
                <w:right w:val="none" w:sz="0" w:space="0" w:color="auto"/>
              </w:divBdr>
            </w:div>
            <w:div w:id="589193519">
              <w:marLeft w:val="0"/>
              <w:marRight w:val="0"/>
              <w:marTop w:val="0"/>
              <w:marBottom w:val="0"/>
              <w:divBdr>
                <w:top w:val="none" w:sz="0" w:space="0" w:color="auto"/>
                <w:left w:val="none" w:sz="0" w:space="0" w:color="auto"/>
                <w:bottom w:val="none" w:sz="0" w:space="0" w:color="auto"/>
                <w:right w:val="none" w:sz="0" w:space="0" w:color="auto"/>
              </w:divBdr>
            </w:div>
            <w:div w:id="2092389811">
              <w:marLeft w:val="0"/>
              <w:marRight w:val="0"/>
              <w:marTop w:val="0"/>
              <w:marBottom w:val="0"/>
              <w:divBdr>
                <w:top w:val="none" w:sz="0" w:space="0" w:color="auto"/>
                <w:left w:val="none" w:sz="0" w:space="0" w:color="auto"/>
                <w:bottom w:val="none" w:sz="0" w:space="0" w:color="auto"/>
                <w:right w:val="none" w:sz="0" w:space="0" w:color="auto"/>
              </w:divBdr>
            </w:div>
            <w:div w:id="1175874899">
              <w:marLeft w:val="0"/>
              <w:marRight w:val="0"/>
              <w:marTop w:val="0"/>
              <w:marBottom w:val="0"/>
              <w:divBdr>
                <w:top w:val="none" w:sz="0" w:space="0" w:color="auto"/>
                <w:left w:val="none" w:sz="0" w:space="0" w:color="auto"/>
                <w:bottom w:val="none" w:sz="0" w:space="0" w:color="auto"/>
                <w:right w:val="none" w:sz="0" w:space="0" w:color="auto"/>
              </w:divBdr>
            </w:div>
            <w:div w:id="936601412">
              <w:marLeft w:val="0"/>
              <w:marRight w:val="0"/>
              <w:marTop w:val="0"/>
              <w:marBottom w:val="0"/>
              <w:divBdr>
                <w:top w:val="none" w:sz="0" w:space="0" w:color="auto"/>
                <w:left w:val="none" w:sz="0" w:space="0" w:color="auto"/>
                <w:bottom w:val="none" w:sz="0" w:space="0" w:color="auto"/>
                <w:right w:val="none" w:sz="0" w:space="0" w:color="auto"/>
              </w:divBdr>
            </w:div>
            <w:div w:id="1024017786">
              <w:marLeft w:val="0"/>
              <w:marRight w:val="0"/>
              <w:marTop w:val="0"/>
              <w:marBottom w:val="0"/>
              <w:divBdr>
                <w:top w:val="none" w:sz="0" w:space="0" w:color="auto"/>
                <w:left w:val="none" w:sz="0" w:space="0" w:color="auto"/>
                <w:bottom w:val="none" w:sz="0" w:space="0" w:color="auto"/>
                <w:right w:val="none" w:sz="0" w:space="0" w:color="auto"/>
              </w:divBdr>
            </w:div>
            <w:div w:id="1972125764">
              <w:marLeft w:val="0"/>
              <w:marRight w:val="0"/>
              <w:marTop w:val="0"/>
              <w:marBottom w:val="0"/>
              <w:divBdr>
                <w:top w:val="none" w:sz="0" w:space="0" w:color="auto"/>
                <w:left w:val="none" w:sz="0" w:space="0" w:color="auto"/>
                <w:bottom w:val="none" w:sz="0" w:space="0" w:color="auto"/>
                <w:right w:val="none" w:sz="0" w:space="0" w:color="auto"/>
              </w:divBdr>
            </w:div>
            <w:div w:id="2088919801">
              <w:marLeft w:val="0"/>
              <w:marRight w:val="0"/>
              <w:marTop w:val="0"/>
              <w:marBottom w:val="0"/>
              <w:divBdr>
                <w:top w:val="none" w:sz="0" w:space="0" w:color="auto"/>
                <w:left w:val="none" w:sz="0" w:space="0" w:color="auto"/>
                <w:bottom w:val="none" w:sz="0" w:space="0" w:color="auto"/>
                <w:right w:val="none" w:sz="0" w:space="0" w:color="auto"/>
              </w:divBdr>
            </w:div>
            <w:div w:id="260919286">
              <w:marLeft w:val="0"/>
              <w:marRight w:val="0"/>
              <w:marTop w:val="0"/>
              <w:marBottom w:val="0"/>
              <w:divBdr>
                <w:top w:val="none" w:sz="0" w:space="0" w:color="auto"/>
                <w:left w:val="none" w:sz="0" w:space="0" w:color="auto"/>
                <w:bottom w:val="none" w:sz="0" w:space="0" w:color="auto"/>
                <w:right w:val="none" w:sz="0" w:space="0" w:color="auto"/>
              </w:divBdr>
            </w:div>
            <w:div w:id="798105418">
              <w:marLeft w:val="0"/>
              <w:marRight w:val="0"/>
              <w:marTop w:val="0"/>
              <w:marBottom w:val="0"/>
              <w:divBdr>
                <w:top w:val="none" w:sz="0" w:space="0" w:color="auto"/>
                <w:left w:val="none" w:sz="0" w:space="0" w:color="auto"/>
                <w:bottom w:val="none" w:sz="0" w:space="0" w:color="auto"/>
                <w:right w:val="none" w:sz="0" w:space="0" w:color="auto"/>
              </w:divBdr>
            </w:div>
            <w:div w:id="1576352377">
              <w:marLeft w:val="0"/>
              <w:marRight w:val="0"/>
              <w:marTop w:val="360"/>
              <w:marBottom w:val="0"/>
              <w:divBdr>
                <w:top w:val="single" w:sz="6" w:space="0" w:color="auto"/>
                <w:left w:val="single" w:sz="6" w:space="0" w:color="auto"/>
                <w:bottom w:val="single" w:sz="6" w:space="0" w:color="auto"/>
                <w:right w:val="single" w:sz="6" w:space="0" w:color="auto"/>
              </w:divBdr>
            </w:div>
            <w:div w:id="1006206352">
              <w:marLeft w:val="0"/>
              <w:marRight w:val="0"/>
              <w:marTop w:val="0"/>
              <w:marBottom w:val="0"/>
              <w:divBdr>
                <w:top w:val="none" w:sz="0" w:space="0" w:color="auto"/>
                <w:left w:val="none" w:sz="0" w:space="0" w:color="auto"/>
                <w:bottom w:val="none" w:sz="0" w:space="0" w:color="auto"/>
                <w:right w:val="none" w:sz="0" w:space="0" w:color="auto"/>
              </w:divBdr>
            </w:div>
            <w:div w:id="769665385">
              <w:marLeft w:val="0"/>
              <w:marRight w:val="0"/>
              <w:marTop w:val="0"/>
              <w:marBottom w:val="0"/>
              <w:divBdr>
                <w:top w:val="none" w:sz="0" w:space="0" w:color="auto"/>
                <w:left w:val="none" w:sz="0" w:space="0" w:color="auto"/>
                <w:bottom w:val="none" w:sz="0" w:space="0" w:color="auto"/>
                <w:right w:val="none" w:sz="0" w:space="0" w:color="auto"/>
              </w:divBdr>
            </w:div>
            <w:div w:id="648245670">
              <w:marLeft w:val="0"/>
              <w:marRight w:val="0"/>
              <w:marTop w:val="0"/>
              <w:marBottom w:val="0"/>
              <w:divBdr>
                <w:top w:val="none" w:sz="0" w:space="0" w:color="auto"/>
                <w:left w:val="none" w:sz="0" w:space="0" w:color="auto"/>
                <w:bottom w:val="none" w:sz="0" w:space="0" w:color="auto"/>
                <w:right w:val="none" w:sz="0" w:space="0" w:color="auto"/>
              </w:divBdr>
            </w:div>
            <w:div w:id="638266812">
              <w:marLeft w:val="0"/>
              <w:marRight w:val="0"/>
              <w:marTop w:val="0"/>
              <w:marBottom w:val="0"/>
              <w:divBdr>
                <w:top w:val="none" w:sz="0" w:space="0" w:color="auto"/>
                <w:left w:val="none" w:sz="0" w:space="0" w:color="auto"/>
                <w:bottom w:val="none" w:sz="0" w:space="0" w:color="auto"/>
                <w:right w:val="none" w:sz="0" w:space="0" w:color="auto"/>
              </w:divBdr>
            </w:div>
            <w:div w:id="570235325">
              <w:marLeft w:val="0"/>
              <w:marRight w:val="0"/>
              <w:marTop w:val="0"/>
              <w:marBottom w:val="0"/>
              <w:divBdr>
                <w:top w:val="none" w:sz="0" w:space="0" w:color="auto"/>
                <w:left w:val="none" w:sz="0" w:space="0" w:color="auto"/>
                <w:bottom w:val="none" w:sz="0" w:space="0" w:color="auto"/>
                <w:right w:val="none" w:sz="0" w:space="0" w:color="auto"/>
              </w:divBdr>
            </w:div>
            <w:div w:id="2032099799">
              <w:marLeft w:val="0"/>
              <w:marRight w:val="0"/>
              <w:marTop w:val="0"/>
              <w:marBottom w:val="0"/>
              <w:divBdr>
                <w:top w:val="none" w:sz="0" w:space="0" w:color="auto"/>
                <w:left w:val="none" w:sz="0" w:space="0" w:color="auto"/>
                <w:bottom w:val="none" w:sz="0" w:space="0" w:color="auto"/>
                <w:right w:val="none" w:sz="0" w:space="0" w:color="auto"/>
              </w:divBdr>
            </w:div>
            <w:div w:id="144319424">
              <w:marLeft w:val="0"/>
              <w:marRight w:val="0"/>
              <w:marTop w:val="0"/>
              <w:marBottom w:val="0"/>
              <w:divBdr>
                <w:top w:val="none" w:sz="0" w:space="0" w:color="auto"/>
                <w:left w:val="none" w:sz="0" w:space="0" w:color="auto"/>
                <w:bottom w:val="none" w:sz="0" w:space="0" w:color="auto"/>
                <w:right w:val="none" w:sz="0" w:space="0" w:color="auto"/>
              </w:divBdr>
            </w:div>
            <w:div w:id="150878927">
              <w:marLeft w:val="0"/>
              <w:marRight w:val="0"/>
              <w:marTop w:val="0"/>
              <w:marBottom w:val="0"/>
              <w:divBdr>
                <w:top w:val="none" w:sz="0" w:space="0" w:color="auto"/>
                <w:left w:val="none" w:sz="0" w:space="0" w:color="auto"/>
                <w:bottom w:val="none" w:sz="0" w:space="0" w:color="auto"/>
                <w:right w:val="none" w:sz="0" w:space="0" w:color="auto"/>
              </w:divBdr>
            </w:div>
            <w:div w:id="1058430753">
              <w:marLeft w:val="0"/>
              <w:marRight w:val="0"/>
              <w:marTop w:val="0"/>
              <w:marBottom w:val="0"/>
              <w:divBdr>
                <w:top w:val="none" w:sz="0" w:space="0" w:color="auto"/>
                <w:left w:val="none" w:sz="0" w:space="0" w:color="auto"/>
                <w:bottom w:val="none" w:sz="0" w:space="0" w:color="auto"/>
                <w:right w:val="none" w:sz="0" w:space="0" w:color="auto"/>
              </w:divBdr>
            </w:div>
            <w:div w:id="297146208">
              <w:marLeft w:val="0"/>
              <w:marRight w:val="0"/>
              <w:marTop w:val="0"/>
              <w:marBottom w:val="0"/>
              <w:divBdr>
                <w:top w:val="none" w:sz="0" w:space="0" w:color="auto"/>
                <w:left w:val="none" w:sz="0" w:space="0" w:color="auto"/>
                <w:bottom w:val="none" w:sz="0" w:space="0" w:color="auto"/>
                <w:right w:val="none" w:sz="0" w:space="0" w:color="auto"/>
              </w:divBdr>
            </w:div>
            <w:div w:id="991642188">
              <w:marLeft w:val="0"/>
              <w:marRight w:val="0"/>
              <w:marTop w:val="0"/>
              <w:marBottom w:val="0"/>
              <w:divBdr>
                <w:top w:val="none" w:sz="0" w:space="0" w:color="auto"/>
                <w:left w:val="none" w:sz="0" w:space="0" w:color="auto"/>
                <w:bottom w:val="none" w:sz="0" w:space="0" w:color="auto"/>
                <w:right w:val="none" w:sz="0" w:space="0" w:color="auto"/>
              </w:divBdr>
            </w:div>
            <w:div w:id="109739648">
              <w:marLeft w:val="0"/>
              <w:marRight w:val="0"/>
              <w:marTop w:val="0"/>
              <w:marBottom w:val="0"/>
              <w:divBdr>
                <w:top w:val="none" w:sz="0" w:space="0" w:color="auto"/>
                <w:left w:val="none" w:sz="0" w:space="0" w:color="auto"/>
                <w:bottom w:val="none" w:sz="0" w:space="0" w:color="auto"/>
                <w:right w:val="none" w:sz="0" w:space="0" w:color="auto"/>
              </w:divBdr>
            </w:div>
            <w:div w:id="307440439">
              <w:marLeft w:val="0"/>
              <w:marRight w:val="0"/>
              <w:marTop w:val="0"/>
              <w:marBottom w:val="0"/>
              <w:divBdr>
                <w:top w:val="none" w:sz="0" w:space="0" w:color="auto"/>
                <w:left w:val="none" w:sz="0" w:space="0" w:color="auto"/>
                <w:bottom w:val="none" w:sz="0" w:space="0" w:color="auto"/>
                <w:right w:val="none" w:sz="0" w:space="0" w:color="auto"/>
              </w:divBdr>
            </w:div>
            <w:div w:id="2120642762">
              <w:marLeft w:val="0"/>
              <w:marRight w:val="0"/>
              <w:marTop w:val="0"/>
              <w:marBottom w:val="0"/>
              <w:divBdr>
                <w:top w:val="none" w:sz="0" w:space="0" w:color="auto"/>
                <w:left w:val="none" w:sz="0" w:space="0" w:color="auto"/>
                <w:bottom w:val="none" w:sz="0" w:space="0" w:color="auto"/>
                <w:right w:val="none" w:sz="0" w:space="0" w:color="auto"/>
              </w:divBdr>
            </w:div>
            <w:div w:id="395011018">
              <w:marLeft w:val="0"/>
              <w:marRight w:val="0"/>
              <w:marTop w:val="0"/>
              <w:marBottom w:val="0"/>
              <w:divBdr>
                <w:top w:val="none" w:sz="0" w:space="0" w:color="auto"/>
                <w:left w:val="none" w:sz="0" w:space="0" w:color="auto"/>
                <w:bottom w:val="none" w:sz="0" w:space="0" w:color="auto"/>
                <w:right w:val="none" w:sz="0" w:space="0" w:color="auto"/>
              </w:divBdr>
            </w:div>
            <w:div w:id="1412779695">
              <w:marLeft w:val="0"/>
              <w:marRight w:val="0"/>
              <w:marTop w:val="0"/>
              <w:marBottom w:val="0"/>
              <w:divBdr>
                <w:top w:val="none" w:sz="0" w:space="0" w:color="auto"/>
                <w:left w:val="none" w:sz="0" w:space="0" w:color="auto"/>
                <w:bottom w:val="none" w:sz="0" w:space="0" w:color="auto"/>
                <w:right w:val="none" w:sz="0" w:space="0" w:color="auto"/>
              </w:divBdr>
            </w:div>
            <w:div w:id="942609540">
              <w:marLeft w:val="0"/>
              <w:marRight w:val="0"/>
              <w:marTop w:val="0"/>
              <w:marBottom w:val="0"/>
              <w:divBdr>
                <w:top w:val="none" w:sz="0" w:space="0" w:color="auto"/>
                <w:left w:val="none" w:sz="0" w:space="0" w:color="auto"/>
                <w:bottom w:val="none" w:sz="0" w:space="0" w:color="auto"/>
                <w:right w:val="none" w:sz="0" w:space="0" w:color="auto"/>
              </w:divBdr>
            </w:div>
            <w:div w:id="204408943">
              <w:marLeft w:val="0"/>
              <w:marRight w:val="0"/>
              <w:marTop w:val="0"/>
              <w:marBottom w:val="0"/>
              <w:divBdr>
                <w:top w:val="none" w:sz="0" w:space="0" w:color="auto"/>
                <w:left w:val="none" w:sz="0" w:space="0" w:color="auto"/>
                <w:bottom w:val="none" w:sz="0" w:space="0" w:color="auto"/>
                <w:right w:val="none" w:sz="0" w:space="0" w:color="auto"/>
              </w:divBdr>
            </w:div>
            <w:div w:id="233127831">
              <w:marLeft w:val="0"/>
              <w:marRight w:val="0"/>
              <w:marTop w:val="0"/>
              <w:marBottom w:val="0"/>
              <w:divBdr>
                <w:top w:val="none" w:sz="0" w:space="0" w:color="auto"/>
                <w:left w:val="none" w:sz="0" w:space="0" w:color="auto"/>
                <w:bottom w:val="none" w:sz="0" w:space="0" w:color="auto"/>
                <w:right w:val="none" w:sz="0" w:space="0" w:color="auto"/>
              </w:divBdr>
            </w:div>
            <w:div w:id="203373995">
              <w:marLeft w:val="0"/>
              <w:marRight w:val="0"/>
              <w:marTop w:val="0"/>
              <w:marBottom w:val="0"/>
              <w:divBdr>
                <w:top w:val="none" w:sz="0" w:space="0" w:color="auto"/>
                <w:left w:val="none" w:sz="0" w:space="0" w:color="auto"/>
                <w:bottom w:val="none" w:sz="0" w:space="0" w:color="auto"/>
                <w:right w:val="none" w:sz="0" w:space="0" w:color="auto"/>
              </w:divBdr>
            </w:div>
            <w:div w:id="1872693189">
              <w:marLeft w:val="0"/>
              <w:marRight w:val="0"/>
              <w:marTop w:val="0"/>
              <w:marBottom w:val="0"/>
              <w:divBdr>
                <w:top w:val="none" w:sz="0" w:space="0" w:color="auto"/>
                <w:left w:val="none" w:sz="0" w:space="0" w:color="auto"/>
                <w:bottom w:val="none" w:sz="0" w:space="0" w:color="auto"/>
                <w:right w:val="none" w:sz="0" w:space="0" w:color="auto"/>
              </w:divBdr>
            </w:div>
            <w:div w:id="215748960">
              <w:marLeft w:val="0"/>
              <w:marRight w:val="0"/>
              <w:marTop w:val="0"/>
              <w:marBottom w:val="0"/>
              <w:divBdr>
                <w:top w:val="none" w:sz="0" w:space="0" w:color="auto"/>
                <w:left w:val="none" w:sz="0" w:space="0" w:color="auto"/>
                <w:bottom w:val="none" w:sz="0" w:space="0" w:color="auto"/>
                <w:right w:val="none" w:sz="0" w:space="0" w:color="auto"/>
              </w:divBdr>
            </w:div>
            <w:div w:id="592862006">
              <w:marLeft w:val="0"/>
              <w:marRight w:val="0"/>
              <w:marTop w:val="0"/>
              <w:marBottom w:val="0"/>
              <w:divBdr>
                <w:top w:val="none" w:sz="0" w:space="0" w:color="auto"/>
                <w:left w:val="none" w:sz="0" w:space="0" w:color="auto"/>
                <w:bottom w:val="none" w:sz="0" w:space="0" w:color="auto"/>
                <w:right w:val="none" w:sz="0" w:space="0" w:color="auto"/>
              </w:divBdr>
            </w:div>
            <w:div w:id="1433625205">
              <w:marLeft w:val="0"/>
              <w:marRight w:val="0"/>
              <w:marTop w:val="0"/>
              <w:marBottom w:val="0"/>
              <w:divBdr>
                <w:top w:val="none" w:sz="0" w:space="0" w:color="auto"/>
                <w:left w:val="none" w:sz="0" w:space="0" w:color="auto"/>
                <w:bottom w:val="none" w:sz="0" w:space="0" w:color="auto"/>
                <w:right w:val="none" w:sz="0" w:space="0" w:color="auto"/>
              </w:divBdr>
            </w:div>
            <w:div w:id="1035696063">
              <w:marLeft w:val="0"/>
              <w:marRight w:val="0"/>
              <w:marTop w:val="0"/>
              <w:marBottom w:val="0"/>
              <w:divBdr>
                <w:top w:val="none" w:sz="0" w:space="0" w:color="auto"/>
                <w:left w:val="none" w:sz="0" w:space="0" w:color="auto"/>
                <w:bottom w:val="none" w:sz="0" w:space="0" w:color="auto"/>
                <w:right w:val="none" w:sz="0" w:space="0" w:color="auto"/>
              </w:divBdr>
            </w:div>
            <w:div w:id="70078187">
              <w:marLeft w:val="0"/>
              <w:marRight w:val="0"/>
              <w:marTop w:val="0"/>
              <w:marBottom w:val="0"/>
              <w:divBdr>
                <w:top w:val="none" w:sz="0" w:space="0" w:color="auto"/>
                <w:left w:val="none" w:sz="0" w:space="0" w:color="auto"/>
                <w:bottom w:val="none" w:sz="0" w:space="0" w:color="auto"/>
                <w:right w:val="none" w:sz="0" w:space="0" w:color="auto"/>
              </w:divBdr>
            </w:div>
            <w:div w:id="1073547806">
              <w:marLeft w:val="0"/>
              <w:marRight w:val="0"/>
              <w:marTop w:val="0"/>
              <w:marBottom w:val="0"/>
              <w:divBdr>
                <w:top w:val="none" w:sz="0" w:space="0" w:color="auto"/>
                <w:left w:val="none" w:sz="0" w:space="0" w:color="auto"/>
                <w:bottom w:val="none" w:sz="0" w:space="0" w:color="auto"/>
                <w:right w:val="none" w:sz="0" w:space="0" w:color="auto"/>
              </w:divBdr>
            </w:div>
            <w:div w:id="697778423">
              <w:marLeft w:val="0"/>
              <w:marRight w:val="0"/>
              <w:marTop w:val="0"/>
              <w:marBottom w:val="0"/>
              <w:divBdr>
                <w:top w:val="none" w:sz="0" w:space="0" w:color="auto"/>
                <w:left w:val="none" w:sz="0" w:space="0" w:color="auto"/>
                <w:bottom w:val="none" w:sz="0" w:space="0" w:color="auto"/>
                <w:right w:val="none" w:sz="0" w:space="0" w:color="auto"/>
              </w:divBdr>
            </w:div>
            <w:div w:id="1894778720">
              <w:marLeft w:val="0"/>
              <w:marRight w:val="0"/>
              <w:marTop w:val="0"/>
              <w:marBottom w:val="0"/>
              <w:divBdr>
                <w:top w:val="none" w:sz="0" w:space="0" w:color="auto"/>
                <w:left w:val="none" w:sz="0" w:space="0" w:color="auto"/>
                <w:bottom w:val="none" w:sz="0" w:space="0" w:color="auto"/>
                <w:right w:val="none" w:sz="0" w:space="0" w:color="auto"/>
              </w:divBdr>
            </w:div>
            <w:div w:id="118301831">
              <w:marLeft w:val="0"/>
              <w:marRight w:val="0"/>
              <w:marTop w:val="0"/>
              <w:marBottom w:val="0"/>
              <w:divBdr>
                <w:top w:val="none" w:sz="0" w:space="0" w:color="auto"/>
                <w:left w:val="none" w:sz="0" w:space="0" w:color="auto"/>
                <w:bottom w:val="none" w:sz="0" w:space="0" w:color="auto"/>
                <w:right w:val="none" w:sz="0" w:space="0" w:color="auto"/>
              </w:divBdr>
            </w:div>
            <w:div w:id="1819685005">
              <w:marLeft w:val="0"/>
              <w:marRight w:val="0"/>
              <w:marTop w:val="0"/>
              <w:marBottom w:val="0"/>
              <w:divBdr>
                <w:top w:val="none" w:sz="0" w:space="0" w:color="auto"/>
                <w:left w:val="none" w:sz="0" w:space="0" w:color="auto"/>
                <w:bottom w:val="none" w:sz="0" w:space="0" w:color="auto"/>
                <w:right w:val="none" w:sz="0" w:space="0" w:color="auto"/>
              </w:divBdr>
            </w:div>
            <w:div w:id="737364553">
              <w:marLeft w:val="0"/>
              <w:marRight w:val="0"/>
              <w:marTop w:val="0"/>
              <w:marBottom w:val="0"/>
              <w:divBdr>
                <w:top w:val="none" w:sz="0" w:space="0" w:color="auto"/>
                <w:left w:val="none" w:sz="0" w:space="0" w:color="auto"/>
                <w:bottom w:val="none" w:sz="0" w:space="0" w:color="auto"/>
                <w:right w:val="none" w:sz="0" w:space="0" w:color="auto"/>
              </w:divBdr>
            </w:div>
            <w:div w:id="1942953800">
              <w:marLeft w:val="0"/>
              <w:marRight w:val="0"/>
              <w:marTop w:val="0"/>
              <w:marBottom w:val="0"/>
              <w:divBdr>
                <w:top w:val="none" w:sz="0" w:space="0" w:color="auto"/>
                <w:left w:val="none" w:sz="0" w:space="0" w:color="auto"/>
                <w:bottom w:val="none" w:sz="0" w:space="0" w:color="auto"/>
                <w:right w:val="none" w:sz="0" w:space="0" w:color="auto"/>
              </w:divBdr>
            </w:div>
            <w:div w:id="306127209">
              <w:marLeft w:val="0"/>
              <w:marRight w:val="0"/>
              <w:marTop w:val="0"/>
              <w:marBottom w:val="0"/>
              <w:divBdr>
                <w:top w:val="none" w:sz="0" w:space="0" w:color="auto"/>
                <w:left w:val="none" w:sz="0" w:space="0" w:color="auto"/>
                <w:bottom w:val="none" w:sz="0" w:space="0" w:color="auto"/>
                <w:right w:val="none" w:sz="0" w:space="0" w:color="auto"/>
              </w:divBdr>
            </w:div>
            <w:div w:id="1504126577">
              <w:marLeft w:val="0"/>
              <w:marRight w:val="0"/>
              <w:marTop w:val="0"/>
              <w:marBottom w:val="0"/>
              <w:divBdr>
                <w:top w:val="none" w:sz="0" w:space="0" w:color="auto"/>
                <w:left w:val="none" w:sz="0" w:space="0" w:color="auto"/>
                <w:bottom w:val="none" w:sz="0" w:space="0" w:color="auto"/>
                <w:right w:val="none" w:sz="0" w:space="0" w:color="auto"/>
              </w:divBdr>
            </w:div>
            <w:div w:id="1156530451">
              <w:marLeft w:val="0"/>
              <w:marRight w:val="0"/>
              <w:marTop w:val="0"/>
              <w:marBottom w:val="0"/>
              <w:divBdr>
                <w:top w:val="none" w:sz="0" w:space="0" w:color="auto"/>
                <w:left w:val="none" w:sz="0" w:space="0" w:color="auto"/>
                <w:bottom w:val="none" w:sz="0" w:space="0" w:color="auto"/>
                <w:right w:val="none" w:sz="0" w:space="0" w:color="auto"/>
              </w:divBdr>
            </w:div>
            <w:div w:id="13001483">
              <w:marLeft w:val="0"/>
              <w:marRight w:val="0"/>
              <w:marTop w:val="0"/>
              <w:marBottom w:val="0"/>
              <w:divBdr>
                <w:top w:val="none" w:sz="0" w:space="0" w:color="auto"/>
                <w:left w:val="none" w:sz="0" w:space="0" w:color="auto"/>
                <w:bottom w:val="none" w:sz="0" w:space="0" w:color="auto"/>
                <w:right w:val="none" w:sz="0" w:space="0" w:color="auto"/>
              </w:divBdr>
            </w:div>
            <w:div w:id="1051539865">
              <w:marLeft w:val="0"/>
              <w:marRight w:val="0"/>
              <w:marTop w:val="0"/>
              <w:marBottom w:val="0"/>
              <w:divBdr>
                <w:top w:val="none" w:sz="0" w:space="0" w:color="auto"/>
                <w:left w:val="none" w:sz="0" w:space="0" w:color="auto"/>
                <w:bottom w:val="none" w:sz="0" w:space="0" w:color="auto"/>
                <w:right w:val="none" w:sz="0" w:space="0" w:color="auto"/>
              </w:divBdr>
            </w:div>
            <w:div w:id="1148278016">
              <w:marLeft w:val="0"/>
              <w:marRight w:val="0"/>
              <w:marTop w:val="0"/>
              <w:marBottom w:val="0"/>
              <w:divBdr>
                <w:top w:val="none" w:sz="0" w:space="0" w:color="auto"/>
                <w:left w:val="none" w:sz="0" w:space="0" w:color="auto"/>
                <w:bottom w:val="none" w:sz="0" w:space="0" w:color="auto"/>
                <w:right w:val="none" w:sz="0" w:space="0" w:color="auto"/>
              </w:divBdr>
            </w:div>
            <w:div w:id="1951080414">
              <w:marLeft w:val="0"/>
              <w:marRight w:val="0"/>
              <w:marTop w:val="0"/>
              <w:marBottom w:val="0"/>
              <w:divBdr>
                <w:top w:val="none" w:sz="0" w:space="0" w:color="auto"/>
                <w:left w:val="none" w:sz="0" w:space="0" w:color="auto"/>
                <w:bottom w:val="none" w:sz="0" w:space="0" w:color="auto"/>
                <w:right w:val="none" w:sz="0" w:space="0" w:color="auto"/>
              </w:divBdr>
            </w:div>
            <w:div w:id="719982056">
              <w:marLeft w:val="0"/>
              <w:marRight w:val="0"/>
              <w:marTop w:val="0"/>
              <w:marBottom w:val="0"/>
              <w:divBdr>
                <w:top w:val="none" w:sz="0" w:space="0" w:color="auto"/>
                <w:left w:val="none" w:sz="0" w:space="0" w:color="auto"/>
                <w:bottom w:val="none" w:sz="0" w:space="0" w:color="auto"/>
                <w:right w:val="none" w:sz="0" w:space="0" w:color="auto"/>
              </w:divBdr>
            </w:div>
            <w:div w:id="29764647">
              <w:marLeft w:val="0"/>
              <w:marRight w:val="0"/>
              <w:marTop w:val="0"/>
              <w:marBottom w:val="0"/>
              <w:divBdr>
                <w:top w:val="none" w:sz="0" w:space="0" w:color="auto"/>
                <w:left w:val="none" w:sz="0" w:space="0" w:color="auto"/>
                <w:bottom w:val="none" w:sz="0" w:space="0" w:color="auto"/>
                <w:right w:val="none" w:sz="0" w:space="0" w:color="auto"/>
              </w:divBdr>
            </w:div>
            <w:div w:id="1620213058">
              <w:marLeft w:val="0"/>
              <w:marRight w:val="0"/>
              <w:marTop w:val="0"/>
              <w:marBottom w:val="0"/>
              <w:divBdr>
                <w:top w:val="none" w:sz="0" w:space="0" w:color="auto"/>
                <w:left w:val="none" w:sz="0" w:space="0" w:color="auto"/>
                <w:bottom w:val="none" w:sz="0" w:space="0" w:color="auto"/>
                <w:right w:val="none" w:sz="0" w:space="0" w:color="auto"/>
              </w:divBdr>
            </w:div>
            <w:div w:id="1869372111">
              <w:marLeft w:val="0"/>
              <w:marRight w:val="0"/>
              <w:marTop w:val="0"/>
              <w:marBottom w:val="0"/>
              <w:divBdr>
                <w:top w:val="none" w:sz="0" w:space="0" w:color="auto"/>
                <w:left w:val="none" w:sz="0" w:space="0" w:color="auto"/>
                <w:bottom w:val="none" w:sz="0" w:space="0" w:color="auto"/>
                <w:right w:val="none" w:sz="0" w:space="0" w:color="auto"/>
              </w:divBdr>
            </w:div>
            <w:div w:id="1322463223">
              <w:marLeft w:val="0"/>
              <w:marRight w:val="0"/>
              <w:marTop w:val="0"/>
              <w:marBottom w:val="0"/>
              <w:divBdr>
                <w:top w:val="none" w:sz="0" w:space="0" w:color="auto"/>
                <w:left w:val="none" w:sz="0" w:space="0" w:color="auto"/>
                <w:bottom w:val="none" w:sz="0" w:space="0" w:color="auto"/>
                <w:right w:val="none" w:sz="0" w:space="0" w:color="auto"/>
              </w:divBdr>
            </w:div>
            <w:div w:id="744642886">
              <w:marLeft w:val="0"/>
              <w:marRight w:val="0"/>
              <w:marTop w:val="0"/>
              <w:marBottom w:val="0"/>
              <w:divBdr>
                <w:top w:val="none" w:sz="0" w:space="0" w:color="auto"/>
                <w:left w:val="none" w:sz="0" w:space="0" w:color="auto"/>
                <w:bottom w:val="none" w:sz="0" w:space="0" w:color="auto"/>
                <w:right w:val="none" w:sz="0" w:space="0" w:color="auto"/>
              </w:divBdr>
            </w:div>
            <w:div w:id="1740594212">
              <w:marLeft w:val="0"/>
              <w:marRight w:val="0"/>
              <w:marTop w:val="0"/>
              <w:marBottom w:val="0"/>
              <w:divBdr>
                <w:top w:val="none" w:sz="0" w:space="0" w:color="auto"/>
                <w:left w:val="none" w:sz="0" w:space="0" w:color="auto"/>
                <w:bottom w:val="none" w:sz="0" w:space="0" w:color="auto"/>
                <w:right w:val="none" w:sz="0" w:space="0" w:color="auto"/>
              </w:divBdr>
            </w:div>
            <w:div w:id="1711877833">
              <w:marLeft w:val="0"/>
              <w:marRight w:val="0"/>
              <w:marTop w:val="0"/>
              <w:marBottom w:val="0"/>
              <w:divBdr>
                <w:top w:val="none" w:sz="0" w:space="0" w:color="auto"/>
                <w:left w:val="none" w:sz="0" w:space="0" w:color="auto"/>
                <w:bottom w:val="none" w:sz="0" w:space="0" w:color="auto"/>
                <w:right w:val="none" w:sz="0" w:space="0" w:color="auto"/>
              </w:divBdr>
              <w:divsChild>
                <w:div w:id="2079741172">
                  <w:marLeft w:val="0"/>
                  <w:marRight w:val="0"/>
                  <w:marTop w:val="0"/>
                  <w:marBottom w:val="0"/>
                  <w:divBdr>
                    <w:top w:val="none" w:sz="0" w:space="0" w:color="auto"/>
                    <w:left w:val="none" w:sz="0" w:space="0" w:color="auto"/>
                    <w:bottom w:val="none" w:sz="0" w:space="0" w:color="auto"/>
                    <w:right w:val="none" w:sz="0" w:space="0" w:color="auto"/>
                  </w:divBdr>
                </w:div>
                <w:div w:id="1028679030">
                  <w:marLeft w:val="0"/>
                  <w:marRight w:val="0"/>
                  <w:marTop w:val="0"/>
                  <w:marBottom w:val="0"/>
                  <w:divBdr>
                    <w:top w:val="none" w:sz="0" w:space="0" w:color="auto"/>
                    <w:left w:val="none" w:sz="0" w:space="0" w:color="auto"/>
                    <w:bottom w:val="none" w:sz="0" w:space="0" w:color="auto"/>
                    <w:right w:val="none" w:sz="0" w:space="0" w:color="auto"/>
                  </w:divBdr>
                </w:div>
                <w:div w:id="192688939">
                  <w:marLeft w:val="0"/>
                  <w:marRight w:val="0"/>
                  <w:marTop w:val="0"/>
                  <w:marBottom w:val="0"/>
                  <w:divBdr>
                    <w:top w:val="none" w:sz="0" w:space="0" w:color="auto"/>
                    <w:left w:val="none" w:sz="0" w:space="0" w:color="auto"/>
                    <w:bottom w:val="none" w:sz="0" w:space="0" w:color="auto"/>
                    <w:right w:val="none" w:sz="0" w:space="0" w:color="auto"/>
                  </w:divBdr>
                </w:div>
                <w:div w:id="480317862">
                  <w:marLeft w:val="0"/>
                  <w:marRight w:val="0"/>
                  <w:marTop w:val="0"/>
                  <w:marBottom w:val="0"/>
                  <w:divBdr>
                    <w:top w:val="none" w:sz="0" w:space="0" w:color="auto"/>
                    <w:left w:val="none" w:sz="0" w:space="0" w:color="auto"/>
                    <w:bottom w:val="none" w:sz="0" w:space="0" w:color="auto"/>
                    <w:right w:val="none" w:sz="0" w:space="0" w:color="auto"/>
                  </w:divBdr>
                </w:div>
              </w:divsChild>
            </w:div>
            <w:div w:id="2113162649">
              <w:marLeft w:val="0"/>
              <w:marRight w:val="0"/>
              <w:marTop w:val="0"/>
              <w:marBottom w:val="0"/>
              <w:divBdr>
                <w:top w:val="none" w:sz="0" w:space="0" w:color="auto"/>
                <w:left w:val="none" w:sz="0" w:space="0" w:color="auto"/>
                <w:bottom w:val="none" w:sz="0" w:space="0" w:color="auto"/>
                <w:right w:val="none" w:sz="0" w:space="0" w:color="auto"/>
              </w:divBdr>
            </w:div>
            <w:div w:id="21131849">
              <w:marLeft w:val="0"/>
              <w:marRight w:val="0"/>
              <w:marTop w:val="0"/>
              <w:marBottom w:val="0"/>
              <w:divBdr>
                <w:top w:val="none" w:sz="0" w:space="0" w:color="auto"/>
                <w:left w:val="none" w:sz="0" w:space="0" w:color="auto"/>
                <w:bottom w:val="none" w:sz="0" w:space="0" w:color="auto"/>
                <w:right w:val="none" w:sz="0" w:space="0" w:color="auto"/>
              </w:divBdr>
            </w:div>
            <w:div w:id="2009165562">
              <w:marLeft w:val="0"/>
              <w:marRight w:val="0"/>
              <w:marTop w:val="0"/>
              <w:marBottom w:val="0"/>
              <w:divBdr>
                <w:top w:val="none" w:sz="0" w:space="0" w:color="auto"/>
                <w:left w:val="none" w:sz="0" w:space="0" w:color="auto"/>
                <w:bottom w:val="none" w:sz="0" w:space="0" w:color="auto"/>
                <w:right w:val="none" w:sz="0" w:space="0" w:color="auto"/>
              </w:divBdr>
            </w:div>
            <w:div w:id="332025712">
              <w:marLeft w:val="0"/>
              <w:marRight w:val="0"/>
              <w:marTop w:val="0"/>
              <w:marBottom w:val="0"/>
              <w:divBdr>
                <w:top w:val="none" w:sz="0" w:space="0" w:color="auto"/>
                <w:left w:val="none" w:sz="0" w:space="0" w:color="auto"/>
                <w:bottom w:val="none" w:sz="0" w:space="0" w:color="auto"/>
                <w:right w:val="none" w:sz="0" w:space="0" w:color="auto"/>
              </w:divBdr>
            </w:div>
            <w:div w:id="697661605">
              <w:marLeft w:val="0"/>
              <w:marRight w:val="0"/>
              <w:marTop w:val="0"/>
              <w:marBottom w:val="0"/>
              <w:divBdr>
                <w:top w:val="none" w:sz="0" w:space="0" w:color="auto"/>
                <w:left w:val="none" w:sz="0" w:space="0" w:color="auto"/>
                <w:bottom w:val="none" w:sz="0" w:space="0" w:color="auto"/>
                <w:right w:val="none" w:sz="0" w:space="0" w:color="auto"/>
              </w:divBdr>
            </w:div>
            <w:div w:id="1922374195">
              <w:marLeft w:val="0"/>
              <w:marRight w:val="0"/>
              <w:marTop w:val="0"/>
              <w:marBottom w:val="0"/>
              <w:divBdr>
                <w:top w:val="none" w:sz="0" w:space="0" w:color="auto"/>
                <w:left w:val="none" w:sz="0" w:space="0" w:color="auto"/>
                <w:bottom w:val="none" w:sz="0" w:space="0" w:color="auto"/>
                <w:right w:val="none" w:sz="0" w:space="0" w:color="auto"/>
              </w:divBdr>
            </w:div>
            <w:div w:id="776365142">
              <w:marLeft w:val="0"/>
              <w:marRight w:val="0"/>
              <w:marTop w:val="0"/>
              <w:marBottom w:val="0"/>
              <w:divBdr>
                <w:top w:val="none" w:sz="0" w:space="0" w:color="auto"/>
                <w:left w:val="none" w:sz="0" w:space="0" w:color="auto"/>
                <w:bottom w:val="none" w:sz="0" w:space="0" w:color="auto"/>
                <w:right w:val="none" w:sz="0" w:space="0" w:color="auto"/>
              </w:divBdr>
            </w:div>
            <w:div w:id="1587571381">
              <w:marLeft w:val="0"/>
              <w:marRight w:val="0"/>
              <w:marTop w:val="0"/>
              <w:marBottom w:val="0"/>
              <w:divBdr>
                <w:top w:val="none" w:sz="0" w:space="0" w:color="auto"/>
                <w:left w:val="none" w:sz="0" w:space="0" w:color="auto"/>
                <w:bottom w:val="none" w:sz="0" w:space="0" w:color="auto"/>
                <w:right w:val="none" w:sz="0" w:space="0" w:color="auto"/>
              </w:divBdr>
            </w:div>
            <w:div w:id="1507360575">
              <w:marLeft w:val="0"/>
              <w:marRight w:val="0"/>
              <w:marTop w:val="0"/>
              <w:marBottom w:val="0"/>
              <w:divBdr>
                <w:top w:val="none" w:sz="0" w:space="0" w:color="auto"/>
                <w:left w:val="none" w:sz="0" w:space="0" w:color="auto"/>
                <w:bottom w:val="none" w:sz="0" w:space="0" w:color="auto"/>
                <w:right w:val="none" w:sz="0" w:space="0" w:color="auto"/>
              </w:divBdr>
            </w:div>
            <w:div w:id="1026515841">
              <w:marLeft w:val="0"/>
              <w:marRight w:val="0"/>
              <w:marTop w:val="0"/>
              <w:marBottom w:val="0"/>
              <w:divBdr>
                <w:top w:val="none" w:sz="0" w:space="0" w:color="auto"/>
                <w:left w:val="none" w:sz="0" w:space="0" w:color="auto"/>
                <w:bottom w:val="none" w:sz="0" w:space="0" w:color="auto"/>
                <w:right w:val="none" w:sz="0" w:space="0" w:color="auto"/>
              </w:divBdr>
            </w:div>
            <w:div w:id="56242502">
              <w:marLeft w:val="0"/>
              <w:marRight w:val="0"/>
              <w:marTop w:val="0"/>
              <w:marBottom w:val="0"/>
              <w:divBdr>
                <w:top w:val="none" w:sz="0" w:space="0" w:color="auto"/>
                <w:left w:val="none" w:sz="0" w:space="0" w:color="auto"/>
                <w:bottom w:val="none" w:sz="0" w:space="0" w:color="auto"/>
                <w:right w:val="none" w:sz="0" w:space="0" w:color="auto"/>
              </w:divBdr>
            </w:div>
            <w:div w:id="1785036776">
              <w:marLeft w:val="0"/>
              <w:marRight w:val="0"/>
              <w:marTop w:val="0"/>
              <w:marBottom w:val="0"/>
              <w:divBdr>
                <w:top w:val="none" w:sz="0" w:space="0" w:color="auto"/>
                <w:left w:val="none" w:sz="0" w:space="0" w:color="auto"/>
                <w:bottom w:val="none" w:sz="0" w:space="0" w:color="auto"/>
                <w:right w:val="none" w:sz="0" w:space="0" w:color="auto"/>
              </w:divBdr>
            </w:div>
            <w:div w:id="70658486">
              <w:marLeft w:val="0"/>
              <w:marRight w:val="0"/>
              <w:marTop w:val="0"/>
              <w:marBottom w:val="0"/>
              <w:divBdr>
                <w:top w:val="none" w:sz="0" w:space="0" w:color="auto"/>
                <w:left w:val="none" w:sz="0" w:space="0" w:color="auto"/>
                <w:bottom w:val="none" w:sz="0" w:space="0" w:color="auto"/>
                <w:right w:val="none" w:sz="0" w:space="0" w:color="auto"/>
              </w:divBdr>
            </w:div>
            <w:div w:id="950167254">
              <w:marLeft w:val="0"/>
              <w:marRight w:val="0"/>
              <w:marTop w:val="0"/>
              <w:marBottom w:val="0"/>
              <w:divBdr>
                <w:top w:val="none" w:sz="0" w:space="0" w:color="auto"/>
                <w:left w:val="none" w:sz="0" w:space="0" w:color="auto"/>
                <w:bottom w:val="none" w:sz="0" w:space="0" w:color="auto"/>
                <w:right w:val="none" w:sz="0" w:space="0" w:color="auto"/>
              </w:divBdr>
            </w:div>
            <w:div w:id="1172991119">
              <w:marLeft w:val="0"/>
              <w:marRight w:val="0"/>
              <w:marTop w:val="0"/>
              <w:marBottom w:val="0"/>
              <w:divBdr>
                <w:top w:val="none" w:sz="0" w:space="0" w:color="auto"/>
                <w:left w:val="none" w:sz="0" w:space="0" w:color="auto"/>
                <w:bottom w:val="none" w:sz="0" w:space="0" w:color="auto"/>
                <w:right w:val="none" w:sz="0" w:space="0" w:color="auto"/>
              </w:divBdr>
            </w:div>
            <w:div w:id="1442140084">
              <w:marLeft w:val="0"/>
              <w:marRight w:val="0"/>
              <w:marTop w:val="0"/>
              <w:marBottom w:val="0"/>
              <w:divBdr>
                <w:top w:val="none" w:sz="0" w:space="0" w:color="auto"/>
                <w:left w:val="none" w:sz="0" w:space="0" w:color="auto"/>
                <w:bottom w:val="none" w:sz="0" w:space="0" w:color="auto"/>
                <w:right w:val="none" w:sz="0" w:space="0" w:color="auto"/>
              </w:divBdr>
            </w:div>
            <w:div w:id="1458448533">
              <w:marLeft w:val="0"/>
              <w:marRight w:val="0"/>
              <w:marTop w:val="0"/>
              <w:marBottom w:val="0"/>
              <w:divBdr>
                <w:top w:val="none" w:sz="0" w:space="0" w:color="auto"/>
                <w:left w:val="none" w:sz="0" w:space="0" w:color="auto"/>
                <w:bottom w:val="none" w:sz="0" w:space="0" w:color="auto"/>
                <w:right w:val="none" w:sz="0" w:space="0" w:color="auto"/>
              </w:divBdr>
            </w:div>
            <w:div w:id="1676836243">
              <w:marLeft w:val="0"/>
              <w:marRight w:val="0"/>
              <w:marTop w:val="0"/>
              <w:marBottom w:val="0"/>
              <w:divBdr>
                <w:top w:val="none" w:sz="0" w:space="0" w:color="auto"/>
                <w:left w:val="none" w:sz="0" w:space="0" w:color="auto"/>
                <w:bottom w:val="none" w:sz="0" w:space="0" w:color="auto"/>
                <w:right w:val="none" w:sz="0" w:space="0" w:color="auto"/>
              </w:divBdr>
            </w:div>
            <w:div w:id="518205818">
              <w:marLeft w:val="0"/>
              <w:marRight w:val="0"/>
              <w:marTop w:val="0"/>
              <w:marBottom w:val="0"/>
              <w:divBdr>
                <w:top w:val="none" w:sz="0" w:space="0" w:color="auto"/>
                <w:left w:val="none" w:sz="0" w:space="0" w:color="auto"/>
                <w:bottom w:val="none" w:sz="0" w:space="0" w:color="auto"/>
                <w:right w:val="none" w:sz="0" w:space="0" w:color="auto"/>
              </w:divBdr>
            </w:div>
            <w:div w:id="447239785">
              <w:marLeft w:val="0"/>
              <w:marRight w:val="0"/>
              <w:marTop w:val="0"/>
              <w:marBottom w:val="0"/>
              <w:divBdr>
                <w:top w:val="none" w:sz="0" w:space="0" w:color="auto"/>
                <w:left w:val="none" w:sz="0" w:space="0" w:color="auto"/>
                <w:bottom w:val="none" w:sz="0" w:space="0" w:color="auto"/>
                <w:right w:val="none" w:sz="0" w:space="0" w:color="auto"/>
              </w:divBdr>
            </w:div>
            <w:div w:id="530187336">
              <w:marLeft w:val="0"/>
              <w:marRight w:val="0"/>
              <w:marTop w:val="0"/>
              <w:marBottom w:val="0"/>
              <w:divBdr>
                <w:top w:val="none" w:sz="0" w:space="0" w:color="auto"/>
                <w:left w:val="none" w:sz="0" w:space="0" w:color="auto"/>
                <w:bottom w:val="none" w:sz="0" w:space="0" w:color="auto"/>
                <w:right w:val="none" w:sz="0" w:space="0" w:color="auto"/>
              </w:divBdr>
            </w:div>
            <w:div w:id="1248032094">
              <w:marLeft w:val="0"/>
              <w:marRight w:val="0"/>
              <w:marTop w:val="0"/>
              <w:marBottom w:val="0"/>
              <w:divBdr>
                <w:top w:val="none" w:sz="0" w:space="0" w:color="auto"/>
                <w:left w:val="none" w:sz="0" w:space="0" w:color="auto"/>
                <w:bottom w:val="none" w:sz="0" w:space="0" w:color="auto"/>
                <w:right w:val="none" w:sz="0" w:space="0" w:color="auto"/>
              </w:divBdr>
            </w:div>
            <w:div w:id="918517098">
              <w:marLeft w:val="0"/>
              <w:marRight w:val="0"/>
              <w:marTop w:val="0"/>
              <w:marBottom w:val="0"/>
              <w:divBdr>
                <w:top w:val="none" w:sz="0" w:space="0" w:color="auto"/>
                <w:left w:val="none" w:sz="0" w:space="0" w:color="auto"/>
                <w:bottom w:val="none" w:sz="0" w:space="0" w:color="auto"/>
                <w:right w:val="none" w:sz="0" w:space="0" w:color="auto"/>
              </w:divBdr>
            </w:div>
            <w:div w:id="378435494">
              <w:marLeft w:val="0"/>
              <w:marRight w:val="0"/>
              <w:marTop w:val="0"/>
              <w:marBottom w:val="0"/>
              <w:divBdr>
                <w:top w:val="none" w:sz="0" w:space="0" w:color="auto"/>
                <w:left w:val="none" w:sz="0" w:space="0" w:color="auto"/>
                <w:bottom w:val="none" w:sz="0" w:space="0" w:color="auto"/>
                <w:right w:val="none" w:sz="0" w:space="0" w:color="auto"/>
              </w:divBdr>
            </w:div>
            <w:div w:id="1500001220">
              <w:marLeft w:val="0"/>
              <w:marRight w:val="0"/>
              <w:marTop w:val="0"/>
              <w:marBottom w:val="0"/>
              <w:divBdr>
                <w:top w:val="none" w:sz="0" w:space="0" w:color="auto"/>
                <w:left w:val="none" w:sz="0" w:space="0" w:color="auto"/>
                <w:bottom w:val="none" w:sz="0" w:space="0" w:color="auto"/>
                <w:right w:val="none" w:sz="0" w:space="0" w:color="auto"/>
              </w:divBdr>
            </w:div>
            <w:div w:id="2049988141">
              <w:marLeft w:val="0"/>
              <w:marRight w:val="0"/>
              <w:marTop w:val="0"/>
              <w:marBottom w:val="0"/>
              <w:divBdr>
                <w:top w:val="none" w:sz="0" w:space="0" w:color="auto"/>
                <w:left w:val="none" w:sz="0" w:space="0" w:color="auto"/>
                <w:bottom w:val="none" w:sz="0" w:space="0" w:color="auto"/>
                <w:right w:val="none" w:sz="0" w:space="0" w:color="auto"/>
              </w:divBdr>
            </w:div>
            <w:div w:id="751588296">
              <w:marLeft w:val="0"/>
              <w:marRight w:val="0"/>
              <w:marTop w:val="0"/>
              <w:marBottom w:val="0"/>
              <w:divBdr>
                <w:top w:val="none" w:sz="0" w:space="0" w:color="auto"/>
                <w:left w:val="none" w:sz="0" w:space="0" w:color="auto"/>
                <w:bottom w:val="none" w:sz="0" w:space="0" w:color="auto"/>
                <w:right w:val="none" w:sz="0" w:space="0" w:color="auto"/>
              </w:divBdr>
            </w:div>
            <w:div w:id="1269967053">
              <w:marLeft w:val="0"/>
              <w:marRight w:val="0"/>
              <w:marTop w:val="0"/>
              <w:marBottom w:val="0"/>
              <w:divBdr>
                <w:top w:val="none" w:sz="0" w:space="0" w:color="auto"/>
                <w:left w:val="none" w:sz="0" w:space="0" w:color="auto"/>
                <w:bottom w:val="none" w:sz="0" w:space="0" w:color="auto"/>
                <w:right w:val="none" w:sz="0" w:space="0" w:color="auto"/>
              </w:divBdr>
            </w:div>
            <w:div w:id="1680695239">
              <w:marLeft w:val="0"/>
              <w:marRight w:val="0"/>
              <w:marTop w:val="0"/>
              <w:marBottom w:val="0"/>
              <w:divBdr>
                <w:top w:val="none" w:sz="0" w:space="0" w:color="auto"/>
                <w:left w:val="none" w:sz="0" w:space="0" w:color="auto"/>
                <w:bottom w:val="none" w:sz="0" w:space="0" w:color="auto"/>
                <w:right w:val="none" w:sz="0" w:space="0" w:color="auto"/>
              </w:divBdr>
            </w:div>
            <w:div w:id="69813407">
              <w:marLeft w:val="0"/>
              <w:marRight w:val="0"/>
              <w:marTop w:val="0"/>
              <w:marBottom w:val="0"/>
              <w:divBdr>
                <w:top w:val="none" w:sz="0" w:space="0" w:color="auto"/>
                <w:left w:val="none" w:sz="0" w:space="0" w:color="auto"/>
                <w:bottom w:val="none" w:sz="0" w:space="0" w:color="auto"/>
                <w:right w:val="none" w:sz="0" w:space="0" w:color="auto"/>
              </w:divBdr>
            </w:div>
            <w:div w:id="512190581">
              <w:marLeft w:val="0"/>
              <w:marRight w:val="0"/>
              <w:marTop w:val="0"/>
              <w:marBottom w:val="0"/>
              <w:divBdr>
                <w:top w:val="none" w:sz="0" w:space="0" w:color="auto"/>
                <w:left w:val="none" w:sz="0" w:space="0" w:color="auto"/>
                <w:bottom w:val="none" w:sz="0" w:space="0" w:color="auto"/>
                <w:right w:val="none" w:sz="0" w:space="0" w:color="auto"/>
              </w:divBdr>
            </w:div>
            <w:div w:id="161358049">
              <w:marLeft w:val="0"/>
              <w:marRight w:val="0"/>
              <w:marTop w:val="0"/>
              <w:marBottom w:val="0"/>
              <w:divBdr>
                <w:top w:val="none" w:sz="0" w:space="0" w:color="auto"/>
                <w:left w:val="none" w:sz="0" w:space="0" w:color="auto"/>
                <w:bottom w:val="none" w:sz="0" w:space="0" w:color="auto"/>
                <w:right w:val="none" w:sz="0" w:space="0" w:color="auto"/>
              </w:divBdr>
            </w:div>
            <w:div w:id="1912083036">
              <w:marLeft w:val="0"/>
              <w:marRight w:val="0"/>
              <w:marTop w:val="0"/>
              <w:marBottom w:val="0"/>
              <w:divBdr>
                <w:top w:val="none" w:sz="0" w:space="0" w:color="auto"/>
                <w:left w:val="none" w:sz="0" w:space="0" w:color="auto"/>
                <w:bottom w:val="none" w:sz="0" w:space="0" w:color="auto"/>
                <w:right w:val="none" w:sz="0" w:space="0" w:color="auto"/>
              </w:divBdr>
            </w:div>
            <w:div w:id="1488396124">
              <w:marLeft w:val="0"/>
              <w:marRight w:val="0"/>
              <w:marTop w:val="0"/>
              <w:marBottom w:val="0"/>
              <w:divBdr>
                <w:top w:val="none" w:sz="0" w:space="0" w:color="auto"/>
                <w:left w:val="none" w:sz="0" w:space="0" w:color="auto"/>
                <w:bottom w:val="none" w:sz="0" w:space="0" w:color="auto"/>
                <w:right w:val="none" w:sz="0" w:space="0" w:color="auto"/>
              </w:divBdr>
            </w:div>
            <w:div w:id="646012761">
              <w:marLeft w:val="0"/>
              <w:marRight w:val="0"/>
              <w:marTop w:val="0"/>
              <w:marBottom w:val="0"/>
              <w:divBdr>
                <w:top w:val="none" w:sz="0" w:space="0" w:color="auto"/>
                <w:left w:val="none" w:sz="0" w:space="0" w:color="auto"/>
                <w:bottom w:val="none" w:sz="0" w:space="0" w:color="auto"/>
                <w:right w:val="none" w:sz="0" w:space="0" w:color="auto"/>
              </w:divBdr>
            </w:div>
            <w:div w:id="1891724089">
              <w:marLeft w:val="0"/>
              <w:marRight w:val="0"/>
              <w:marTop w:val="0"/>
              <w:marBottom w:val="0"/>
              <w:divBdr>
                <w:top w:val="none" w:sz="0" w:space="0" w:color="auto"/>
                <w:left w:val="none" w:sz="0" w:space="0" w:color="auto"/>
                <w:bottom w:val="none" w:sz="0" w:space="0" w:color="auto"/>
                <w:right w:val="none" w:sz="0" w:space="0" w:color="auto"/>
              </w:divBdr>
            </w:div>
            <w:div w:id="221604961">
              <w:marLeft w:val="0"/>
              <w:marRight w:val="0"/>
              <w:marTop w:val="0"/>
              <w:marBottom w:val="0"/>
              <w:divBdr>
                <w:top w:val="none" w:sz="0" w:space="0" w:color="auto"/>
                <w:left w:val="none" w:sz="0" w:space="0" w:color="auto"/>
                <w:bottom w:val="none" w:sz="0" w:space="0" w:color="auto"/>
                <w:right w:val="none" w:sz="0" w:space="0" w:color="auto"/>
              </w:divBdr>
            </w:div>
            <w:div w:id="1954744770">
              <w:marLeft w:val="0"/>
              <w:marRight w:val="0"/>
              <w:marTop w:val="0"/>
              <w:marBottom w:val="0"/>
              <w:divBdr>
                <w:top w:val="none" w:sz="0" w:space="0" w:color="auto"/>
                <w:left w:val="none" w:sz="0" w:space="0" w:color="auto"/>
                <w:bottom w:val="none" w:sz="0" w:space="0" w:color="auto"/>
                <w:right w:val="none" w:sz="0" w:space="0" w:color="auto"/>
              </w:divBdr>
            </w:div>
            <w:div w:id="1542278390">
              <w:marLeft w:val="0"/>
              <w:marRight w:val="0"/>
              <w:marTop w:val="0"/>
              <w:marBottom w:val="0"/>
              <w:divBdr>
                <w:top w:val="none" w:sz="0" w:space="0" w:color="auto"/>
                <w:left w:val="none" w:sz="0" w:space="0" w:color="auto"/>
                <w:bottom w:val="none" w:sz="0" w:space="0" w:color="auto"/>
                <w:right w:val="none" w:sz="0" w:space="0" w:color="auto"/>
              </w:divBdr>
            </w:div>
            <w:div w:id="558439438">
              <w:marLeft w:val="0"/>
              <w:marRight w:val="0"/>
              <w:marTop w:val="0"/>
              <w:marBottom w:val="0"/>
              <w:divBdr>
                <w:top w:val="none" w:sz="0" w:space="0" w:color="auto"/>
                <w:left w:val="none" w:sz="0" w:space="0" w:color="auto"/>
                <w:bottom w:val="none" w:sz="0" w:space="0" w:color="auto"/>
                <w:right w:val="none" w:sz="0" w:space="0" w:color="auto"/>
              </w:divBdr>
            </w:div>
            <w:div w:id="1328244100">
              <w:marLeft w:val="0"/>
              <w:marRight w:val="0"/>
              <w:marTop w:val="0"/>
              <w:marBottom w:val="0"/>
              <w:divBdr>
                <w:top w:val="none" w:sz="0" w:space="0" w:color="auto"/>
                <w:left w:val="none" w:sz="0" w:space="0" w:color="auto"/>
                <w:bottom w:val="none" w:sz="0" w:space="0" w:color="auto"/>
                <w:right w:val="none" w:sz="0" w:space="0" w:color="auto"/>
              </w:divBdr>
            </w:div>
            <w:div w:id="743527777">
              <w:marLeft w:val="0"/>
              <w:marRight w:val="0"/>
              <w:marTop w:val="0"/>
              <w:marBottom w:val="0"/>
              <w:divBdr>
                <w:top w:val="none" w:sz="0" w:space="0" w:color="auto"/>
                <w:left w:val="none" w:sz="0" w:space="0" w:color="auto"/>
                <w:bottom w:val="none" w:sz="0" w:space="0" w:color="auto"/>
                <w:right w:val="none" w:sz="0" w:space="0" w:color="auto"/>
              </w:divBdr>
            </w:div>
            <w:div w:id="447554544">
              <w:marLeft w:val="0"/>
              <w:marRight w:val="0"/>
              <w:marTop w:val="0"/>
              <w:marBottom w:val="0"/>
              <w:divBdr>
                <w:top w:val="none" w:sz="0" w:space="0" w:color="auto"/>
                <w:left w:val="none" w:sz="0" w:space="0" w:color="auto"/>
                <w:bottom w:val="none" w:sz="0" w:space="0" w:color="auto"/>
                <w:right w:val="none" w:sz="0" w:space="0" w:color="auto"/>
              </w:divBdr>
            </w:div>
            <w:div w:id="840774974">
              <w:marLeft w:val="0"/>
              <w:marRight w:val="0"/>
              <w:marTop w:val="0"/>
              <w:marBottom w:val="0"/>
              <w:divBdr>
                <w:top w:val="none" w:sz="0" w:space="0" w:color="auto"/>
                <w:left w:val="none" w:sz="0" w:space="0" w:color="auto"/>
                <w:bottom w:val="none" w:sz="0" w:space="0" w:color="auto"/>
                <w:right w:val="none" w:sz="0" w:space="0" w:color="auto"/>
              </w:divBdr>
            </w:div>
            <w:div w:id="448202915">
              <w:marLeft w:val="0"/>
              <w:marRight w:val="0"/>
              <w:marTop w:val="0"/>
              <w:marBottom w:val="0"/>
              <w:divBdr>
                <w:top w:val="none" w:sz="0" w:space="0" w:color="auto"/>
                <w:left w:val="none" w:sz="0" w:space="0" w:color="auto"/>
                <w:bottom w:val="none" w:sz="0" w:space="0" w:color="auto"/>
                <w:right w:val="none" w:sz="0" w:space="0" w:color="auto"/>
              </w:divBdr>
            </w:div>
            <w:div w:id="1918829443">
              <w:marLeft w:val="0"/>
              <w:marRight w:val="0"/>
              <w:marTop w:val="0"/>
              <w:marBottom w:val="0"/>
              <w:divBdr>
                <w:top w:val="none" w:sz="0" w:space="0" w:color="auto"/>
                <w:left w:val="none" w:sz="0" w:space="0" w:color="auto"/>
                <w:bottom w:val="none" w:sz="0" w:space="0" w:color="auto"/>
                <w:right w:val="none" w:sz="0" w:space="0" w:color="auto"/>
              </w:divBdr>
            </w:div>
            <w:div w:id="813984155">
              <w:marLeft w:val="0"/>
              <w:marRight w:val="0"/>
              <w:marTop w:val="360"/>
              <w:marBottom w:val="0"/>
              <w:divBdr>
                <w:top w:val="single" w:sz="6" w:space="0" w:color="auto"/>
                <w:left w:val="single" w:sz="6" w:space="0" w:color="auto"/>
                <w:bottom w:val="single" w:sz="6" w:space="0" w:color="auto"/>
                <w:right w:val="single" w:sz="6" w:space="0" w:color="auto"/>
              </w:divBdr>
            </w:div>
            <w:div w:id="63574647">
              <w:marLeft w:val="0"/>
              <w:marRight w:val="0"/>
              <w:marTop w:val="0"/>
              <w:marBottom w:val="0"/>
              <w:divBdr>
                <w:top w:val="none" w:sz="0" w:space="0" w:color="auto"/>
                <w:left w:val="none" w:sz="0" w:space="0" w:color="auto"/>
                <w:bottom w:val="none" w:sz="0" w:space="0" w:color="auto"/>
                <w:right w:val="none" w:sz="0" w:space="0" w:color="auto"/>
              </w:divBdr>
            </w:div>
            <w:div w:id="2111969618">
              <w:marLeft w:val="0"/>
              <w:marRight w:val="0"/>
              <w:marTop w:val="0"/>
              <w:marBottom w:val="0"/>
              <w:divBdr>
                <w:top w:val="none" w:sz="0" w:space="0" w:color="auto"/>
                <w:left w:val="none" w:sz="0" w:space="0" w:color="auto"/>
                <w:bottom w:val="none" w:sz="0" w:space="0" w:color="auto"/>
                <w:right w:val="none" w:sz="0" w:space="0" w:color="auto"/>
              </w:divBdr>
            </w:div>
            <w:div w:id="138689853">
              <w:marLeft w:val="0"/>
              <w:marRight w:val="0"/>
              <w:marTop w:val="0"/>
              <w:marBottom w:val="0"/>
              <w:divBdr>
                <w:top w:val="none" w:sz="0" w:space="0" w:color="auto"/>
                <w:left w:val="none" w:sz="0" w:space="0" w:color="auto"/>
                <w:bottom w:val="none" w:sz="0" w:space="0" w:color="auto"/>
                <w:right w:val="none" w:sz="0" w:space="0" w:color="auto"/>
              </w:divBdr>
              <w:divsChild>
                <w:div w:id="1891649305">
                  <w:marLeft w:val="0"/>
                  <w:marRight w:val="0"/>
                  <w:marTop w:val="0"/>
                  <w:marBottom w:val="0"/>
                  <w:divBdr>
                    <w:top w:val="none" w:sz="0" w:space="0" w:color="auto"/>
                    <w:left w:val="none" w:sz="0" w:space="0" w:color="auto"/>
                    <w:bottom w:val="none" w:sz="0" w:space="0" w:color="auto"/>
                    <w:right w:val="none" w:sz="0" w:space="0" w:color="auto"/>
                  </w:divBdr>
                </w:div>
                <w:div w:id="662247887">
                  <w:marLeft w:val="0"/>
                  <w:marRight w:val="0"/>
                  <w:marTop w:val="0"/>
                  <w:marBottom w:val="0"/>
                  <w:divBdr>
                    <w:top w:val="none" w:sz="0" w:space="0" w:color="auto"/>
                    <w:left w:val="none" w:sz="0" w:space="0" w:color="auto"/>
                    <w:bottom w:val="none" w:sz="0" w:space="0" w:color="auto"/>
                    <w:right w:val="none" w:sz="0" w:space="0" w:color="auto"/>
                  </w:divBdr>
                </w:div>
                <w:div w:id="572349526">
                  <w:marLeft w:val="0"/>
                  <w:marRight w:val="0"/>
                  <w:marTop w:val="0"/>
                  <w:marBottom w:val="0"/>
                  <w:divBdr>
                    <w:top w:val="none" w:sz="0" w:space="0" w:color="auto"/>
                    <w:left w:val="none" w:sz="0" w:space="0" w:color="auto"/>
                    <w:bottom w:val="none" w:sz="0" w:space="0" w:color="auto"/>
                    <w:right w:val="none" w:sz="0" w:space="0" w:color="auto"/>
                  </w:divBdr>
                </w:div>
              </w:divsChild>
            </w:div>
            <w:div w:id="2036150212">
              <w:marLeft w:val="0"/>
              <w:marRight w:val="0"/>
              <w:marTop w:val="0"/>
              <w:marBottom w:val="0"/>
              <w:divBdr>
                <w:top w:val="none" w:sz="0" w:space="0" w:color="auto"/>
                <w:left w:val="none" w:sz="0" w:space="0" w:color="auto"/>
                <w:bottom w:val="none" w:sz="0" w:space="0" w:color="auto"/>
                <w:right w:val="none" w:sz="0" w:space="0" w:color="auto"/>
              </w:divBdr>
            </w:div>
            <w:div w:id="132915492">
              <w:marLeft w:val="0"/>
              <w:marRight w:val="0"/>
              <w:marTop w:val="0"/>
              <w:marBottom w:val="0"/>
              <w:divBdr>
                <w:top w:val="none" w:sz="0" w:space="0" w:color="auto"/>
                <w:left w:val="none" w:sz="0" w:space="0" w:color="auto"/>
                <w:bottom w:val="none" w:sz="0" w:space="0" w:color="auto"/>
                <w:right w:val="none" w:sz="0" w:space="0" w:color="auto"/>
              </w:divBdr>
            </w:div>
            <w:div w:id="1633175209">
              <w:marLeft w:val="0"/>
              <w:marRight w:val="0"/>
              <w:marTop w:val="0"/>
              <w:marBottom w:val="0"/>
              <w:divBdr>
                <w:top w:val="none" w:sz="0" w:space="0" w:color="auto"/>
                <w:left w:val="none" w:sz="0" w:space="0" w:color="auto"/>
                <w:bottom w:val="none" w:sz="0" w:space="0" w:color="auto"/>
                <w:right w:val="none" w:sz="0" w:space="0" w:color="auto"/>
              </w:divBdr>
            </w:div>
            <w:div w:id="1904439091">
              <w:marLeft w:val="0"/>
              <w:marRight w:val="0"/>
              <w:marTop w:val="0"/>
              <w:marBottom w:val="0"/>
              <w:divBdr>
                <w:top w:val="none" w:sz="0" w:space="0" w:color="auto"/>
                <w:left w:val="none" w:sz="0" w:space="0" w:color="auto"/>
                <w:bottom w:val="none" w:sz="0" w:space="0" w:color="auto"/>
                <w:right w:val="none" w:sz="0" w:space="0" w:color="auto"/>
              </w:divBdr>
            </w:div>
            <w:div w:id="395519602">
              <w:marLeft w:val="0"/>
              <w:marRight w:val="0"/>
              <w:marTop w:val="0"/>
              <w:marBottom w:val="0"/>
              <w:divBdr>
                <w:top w:val="none" w:sz="0" w:space="0" w:color="auto"/>
                <w:left w:val="none" w:sz="0" w:space="0" w:color="auto"/>
                <w:bottom w:val="none" w:sz="0" w:space="0" w:color="auto"/>
                <w:right w:val="none" w:sz="0" w:space="0" w:color="auto"/>
              </w:divBdr>
            </w:div>
            <w:div w:id="116409725">
              <w:marLeft w:val="0"/>
              <w:marRight w:val="0"/>
              <w:marTop w:val="0"/>
              <w:marBottom w:val="0"/>
              <w:divBdr>
                <w:top w:val="none" w:sz="0" w:space="0" w:color="auto"/>
                <w:left w:val="none" w:sz="0" w:space="0" w:color="auto"/>
                <w:bottom w:val="none" w:sz="0" w:space="0" w:color="auto"/>
                <w:right w:val="none" w:sz="0" w:space="0" w:color="auto"/>
              </w:divBdr>
            </w:div>
            <w:div w:id="1618488799">
              <w:marLeft w:val="0"/>
              <w:marRight w:val="0"/>
              <w:marTop w:val="0"/>
              <w:marBottom w:val="0"/>
              <w:divBdr>
                <w:top w:val="none" w:sz="0" w:space="0" w:color="auto"/>
                <w:left w:val="none" w:sz="0" w:space="0" w:color="auto"/>
                <w:bottom w:val="none" w:sz="0" w:space="0" w:color="auto"/>
                <w:right w:val="none" w:sz="0" w:space="0" w:color="auto"/>
              </w:divBdr>
            </w:div>
            <w:div w:id="1295451052">
              <w:marLeft w:val="0"/>
              <w:marRight w:val="0"/>
              <w:marTop w:val="0"/>
              <w:marBottom w:val="0"/>
              <w:divBdr>
                <w:top w:val="none" w:sz="0" w:space="0" w:color="auto"/>
                <w:left w:val="none" w:sz="0" w:space="0" w:color="auto"/>
                <w:bottom w:val="none" w:sz="0" w:space="0" w:color="auto"/>
                <w:right w:val="none" w:sz="0" w:space="0" w:color="auto"/>
              </w:divBdr>
            </w:div>
            <w:div w:id="1428306697">
              <w:marLeft w:val="0"/>
              <w:marRight w:val="0"/>
              <w:marTop w:val="0"/>
              <w:marBottom w:val="0"/>
              <w:divBdr>
                <w:top w:val="none" w:sz="0" w:space="0" w:color="auto"/>
                <w:left w:val="none" w:sz="0" w:space="0" w:color="auto"/>
                <w:bottom w:val="none" w:sz="0" w:space="0" w:color="auto"/>
                <w:right w:val="none" w:sz="0" w:space="0" w:color="auto"/>
              </w:divBdr>
            </w:div>
            <w:div w:id="1631086365">
              <w:marLeft w:val="0"/>
              <w:marRight w:val="0"/>
              <w:marTop w:val="0"/>
              <w:marBottom w:val="0"/>
              <w:divBdr>
                <w:top w:val="none" w:sz="0" w:space="0" w:color="auto"/>
                <w:left w:val="none" w:sz="0" w:space="0" w:color="auto"/>
                <w:bottom w:val="none" w:sz="0" w:space="0" w:color="auto"/>
                <w:right w:val="none" w:sz="0" w:space="0" w:color="auto"/>
              </w:divBdr>
            </w:div>
            <w:div w:id="1845128071">
              <w:marLeft w:val="0"/>
              <w:marRight w:val="0"/>
              <w:marTop w:val="0"/>
              <w:marBottom w:val="0"/>
              <w:divBdr>
                <w:top w:val="none" w:sz="0" w:space="0" w:color="auto"/>
                <w:left w:val="none" w:sz="0" w:space="0" w:color="auto"/>
                <w:bottom w:val="none" w:sz="0" w:space="0" w:color="auto"/>
                <w:right w:val="none" w:sz="0" w:space="0" w:color="auto"/>
              </w:divBdr>
            </w:div>
            <w:div w:id="992023970">
              <w:marLeft w:val="0"/>
              <w:marRight w:val="0"/>
              <w:marTop w:val="0"/>
              <w:marBottom w:val="0"/>
              <w:divBdr>
                <w:top w:val="none" w:sz="0" w:space="0" w:color="auto"/>
                <w:left w:val="none" w:sz="0" w:space="0" w:color="auto"/>
                <w:bottom w:val="none" w:sz="0" w:space="0" w:color="auto"/>
                <w:right w:val="none" w:sz="0" w:space="0" w:color="auto"/>
              </w:divBdr>
            </w:div>
            <w:div w:id="1744984584">
              <w:marLeft w:val="0"/>
              <w:marRight w:val="0"/>
              <w:marTop w:val="0"/>
              <w:marBottom w:val="0"/>
              <w:divBdr>
                <w:top w:val="none" w:sz="0" w:space="0" w:color="auto"/>
                <w:left w:val="none" w:sz="0" w:space="0" w:color="auto"/>
                <w:bottom w:val="none" w:sz="0" w:space="0" w:color="auto"/>
                <w:right w:val="none" w:sz="0" w:space="0" w:color="auto"/>
              </w:divBdr>
            </w:div>
            <w:div w:id="2027366454">
              <w:marLeft w:val="0"/>
              <w:marRight w:val="0"/>
              <w:marTop w:val="0"/>
              <w:marBottom w:val="0"/>
              <w:divBdr>
                <w:top w:val="none" w:sz="0" w:space="0" w:color="auto"/>
                <w:left w:val="none" w:sz="0" w:space="0" w:color="auto"/>
                <w:bottom w:val="none" w:sz="0" w:space="0" w:color="auto"/>
                <w:right w:val="none" w:sz="0" w:space="0" w:color="auto"/>
              </w:divBdr>
            </w:div>
            <w:div w:id="987127151">
              <w:marLeft w:val="0"/>
              <w:marRight w:val="0"/>
              <w:marTop w:val="0"/>
              <w:marBottom w:val="0"/>
              <w:divBdr>
                <w:top w:val="none" w:sz="0" w:space="0" w:color="auto"/>
                <w:left w:val="none" w:sz="0" w:space="0" w:color="auto"/>
                <w:bottom w:val="none" w:sz="0" w:space="0" w:color="auto"/>
                <w:right w:val="none" w:sz="0" w:space="0" w:color="auto"/>
              </w:divBdr>
            </w:div>
            <w:div w:id="117573130">
              <w:marLeft w:val="0"/>
              <w:marRight w:val="0"/>
              <w:marTop w:val="0"/>
              <w:marBottom w:val="0"/>
              <w:divBdr>
                <w:top w:val="none" w:sz="0" w:space="0" w:color="auto"/>
                <w:left w:val="none" w:sz="0" w:space="0" w:color="auto"/>
                <w:bottom w:val="none" w:sz="0" w:space="0" w:color="auto"/>
                <w:right w:val="none" w:sz="0" w:space="0" w:color="auto"/>
              </w:divBdr>
            </w:div>
            <w:div w:id="1145395230">
              <w:marLeft w:val="0"/>
              <w:marRight w:val="0"/>
              <w:marTop w:val="0"/>
              <w:marBottom w:val="0"/>
              <w:divBdr>
                <w:top w:val="none" w:sz="0" w:space="0" w:color="auto"/>
                <w:left w:val="none" w:sz="0" w:space="0" w:color="auto"/>
                <w:bottom w:val="none" w:sz="0" w:space="0" w:color="auto"/>
                <w:right w:val="none" w:sz="0" w:space="0" w:color="auto"/>
              </w:divBdr>
            </w:div>
            <w:div w:id="454328278">
              <w:marLeft w:val="0"/>
              <w:marRight w:val="0"/>
              <w:marTop w:val="0"/>
              <w:marBottom w:val="0"/>
              <w:divBdr>
                <w:top w:val="none" w:sz="0" w:space="0" w:color="auto"/>
                <w:left w:val="none" w:sz="0" w:space="0" w:color="auto"/>
                <w:bottom w:val="none" w:sz="0" w:space="0" w:color="auto"/>
                <w:right w:val="none" w:sz="0" w:space="0" w:color="auto"/>
              </w:divBdr>
            </w:div>
            <w:div w:id="1466503219">
              <w:marLeft w:val="0"/>
              <w:marRight w:val="0"/>
              <w:marTop w:val="0"/>
              <w:marBottom w:val="0"/>
              <w:divBdr>
                <w:top w:val="none" w:sz="0" w:space="0" w:color="auto"/>
                <w:left w:val="none" w:sz="0" w:space="0" w:color="auto"/>
                <w:bottom w:val="none" w:sz="0" w:space="0" w:color="auto"/>
                <w:right w:val="none" w:sz="0" w:space="0" w:color="auto"/>
              </w:divBdr>
            </w:div>
            <w:div w:id="2133593816">
              <w:marLeft w:val="0"/>
              <w:marRight w:val="0"/>
              <w:marTop w:val="0"/>
              <w:marBottom w:val="0"/>
              <w:divBdr>
                <w:top w:val="none" w:sz="0" w:space="0" w:color="auto"/>
                <w:left w:val="none" w:sz="0" w:space="0" w:color="auto"/>
                <w:bottom w:val="none" w:sz="0" w:space="0" w:color="auto"/>
                <w:right w:val="none" w:sz="0" w:space="0" w:color="auto"/>
              </w:divBdr>
            </w:div>
            <w:div w:id="1997419703">
              <w:marLeft w:val="0"/>
              <w:marRight w:val="0"/>
              <w:marTop w:val="0"/>
              <w:marBottom w:val="0"/>
              <w:divBdr>
                <w:top w:val="none" w:sz="0" w:space="0" w:color="auto"/>
                <w:left w:val="none" w:sz="0" w:space="0" w:color="auto"/>
                <w:bottom w:val="none" w:sz="0" w:space="0" w:color="auto"/>
                <w:right w:val="none" w:sz="0" w:space="0" w:color="auto"/>
              </w:divBdr>
            </w:div>
            <w:div w:id="1894849300">
              <w:marLeft w:val="0"/>
              <w:marRight w:val="0"/>
              <w:marTop w:val="0"/>
              <w:marBottom w:val="0"/>
              <w:divBdr>
                <w:top w:val="none" w:sz="0" w:space="0" w:color="auto"/>
                <w:left w:val="none" w:sz="0" w:space="0" w:color="auto"/>
                <w:bottom w:val="none" w:sz="0" w:space="0" w:color="auto"/>
                <w:right w:val="none" w:sz="0" w:space="0" w:color="auto"/>
              </w:divBdr>
            </w:div>
            <w:div w:id="1341086478">
              <w:marLeft w:val="0"/>
              <w:marRight w:val="0"/>
              <w:marTop w:val="0"/>
              <w:marBottom w:val="0"/>
              <w:divBdr>
                <w:top w:val="none" w:sz="0" w:space="0" w:color="auto"/>
                <w:left w:val="none" w:sz="0" w:space="0" w:color="auto"/>
                <w:bottom w:val="none" w:sz="0" w:space="0" w:color="auto"/>
                <w:right w:val="none" w:sz="0" w:space="0" w:color="auto"/>
              </w:divBdr>
            </w:div>
            <w:div w:id="1398473915">
              <w:marLeft w:val="0"/>
              <w:marRight w:val="0"/>
              <w:marTop w:val="0"/>
              <w:marBottom w:val="0"/>
              <w:divBdr>
                <w:top w:val="none" w:sz="0" w:space="0" w:color="auto"/>
                <w:left w:val="none" w:sz="0" w:space="0" w:color="auto"/>
                <w:bottom w:val="none" w:sz="0" w:space="0" w:color="auto"/>
                <w:right w:val="none" w:sz="0" w:space="0" w:color="auto"/>
              </w:divBdr>
            </w:div>
            <w:div w:id="99571965">
              <w:marLeft w:val="0"/>
              <w:marRight w:val="0"/>
              <w:marTop w:val="0"/>
              <w:marBottom w:val="0"/>
              <w:divBdr>
                <w:top w:val="none" w:sz="0" w:space="0" w:color="auto"/>
                <w:left w:val="none" w:sz="0" w:space="0" w:color="auto"/>
                <w:bottom w:val="none" w:sz="0" w:space="0" w:color="auto"/>
                <w:right w:val="none" w:sz="0" w:space="0" w:color="auto"/>
              </w:divBdr>
            </w:div>
            <w:div w:id="18510618">
              <w:marLeft w:val="0"/>
              <w:marRight w:val="0"/>
              <w:marTop w:val="0"/>
              <w:marBottom w:val="0"/>
              <w:divBdr>
                <w:top w:val="none" w:sz="0" w:space="0" w:color="auto"/>
                <w:left w:val="none" w:sz="0" w:space="0" w:color="auto"/>
                <w:bottom w:val="none" w:sz="0" w:space="0" w:color="auto"/>
                <w:right w:val="none" w:sz="0" w:space="0" w:color="auto"/>
              </w:divBdr>
            </w:div>
            <w:div w:id="1415516764">
              <w:marLeft w:val="0"/>
              <w:marRight w:val="0"/>
              <w:marTop w:val="0"/>
              <w:marBottom w:val="0"/>
              <w:divBdr>
                <w:top w:val="none" w:sz="0" w:space="0" w:color="auto"/>
                <w:left w:val="none" w:sz="0" w:space="0" w:color="auto"/>
                <w:bottom w:val="none" w:sz="0" w:space="0" w:color="auto"/>
                <w:right w:val="none" w:sz="0" w:space="0" w:color="auto"/>
              </w:divBdr>
            </w:div>
            <w:div w:id="1410881017">
              <w:marLeft w:val="0"/>
              <w:marRight w:val="0"/>
              <w:marTop w:val="0"/>
              <w:marBottom w:val="0"/>
              <w:divBdr>
                <w:top w:val="none" w:sz="0" w:space="0" w:color="auto"/>
                <w:left w:val="none" w:sz="0" w:space="0" w:color="auto"/>
                <w:bottom w:val="none" w:sz="0" w:space="0" w:color="auto"/>
                <w:right w:val="none" w:sz="0" w:space="0" w:color="auto"/>
              </w:divBdr>
            </w:div>
            <w:div w:id="1139029012">
              <w:marLeft w:val="0"/>
              <w:marRight w:val="0"/>
              <w:marTop w:val="0"/>
              <w:marBottom w:val="0"/>
              <w:divBdr>
                <w:top w:val="none" w:sz="0" w:space="0" w:color="auto"/>
                <w:left w:val="none" w:sz="0" w:space="0" w:color="auto"/>
                <w:bottom w:val="none" w:sz="0" w:space="0" w:color="auto"/>
                <w:right w:val="none" w:sz="0" w:space="0" w:color="auto"/>
              </w:divBdr>
            </w:div>
            <w:div w:id="1951737630">
              <w:marLeft w:val="0"/>
              <w:marRight w:val="0"/>
              <w:marTop w:val="0"/>
              <w:marBottom w:val="0"/>
              <w:divBdr>
                <w:top w:val="none" w:sz="0" w:space="0" w:color="auto"/>
                <w:left w:val="none" w:sz="0" w:space="0" w:color="auto"/>
                <w:bottom w:val="none" w:sz="0" w:space="0" w:color="auto"/>
                <w:right w:val="none" w:sz="0" w:space="0" w:color="auto"/>
              </w:divBdr>
            </w:div>
            <w:div w:id="956525379">
              <w:marLeft w:val="0"/>
              <w:marRight w:val="0"/>
              <w:marTop w:val="0"/>
              <w:marBottom w:val="0"/>
              <w:divBdr>
                <w:top w:val="none" w:sz="0" w:space="0" w:color="auto"/>
                <w:left w:val="none" w:sz="0" w:space="0" w:color="auto"/>
                <w:bottom w:val="none" w:sz="0" w:space="0" w:color="auto"/>
                <w:right w:val="none" w:sz="0" w:space="0" w:color="auto"/>
              </w:divBdr>
            </w:div>
            <w:div w:id="362904028">
              <w:marLeft w:val="0"/>
              <w:marRight w:val="0"/>
              <w:marTop w:val="0"/>
              <w:marBottom w:val="0"/>
              <w:divBdr>
                <w:top w:val="none" w:sz="0" w:space="0" w:color="auto"/>
                <w:left w:val="none" w:sz="0" w:space="0" w:color="auto"/>
                <w:bottom w:val="none" w:sz="0" w:space="0" w:color="auto"/>
                <w:right w:val="none" w:sz="0" w:space="0" w:color="auto"/>
              </w:divBdr>
            </w:div>
            <w:div w:id="279646454">
              <w:marLeft w:val="0"/>
              <w:marRight w:val="0"/>
              <w:marTop w:val="0"/>
              <w:marBottom w:val="0"/>
              <w:divBdr>
                <w:top w:val="none" w:sz="0" w:space="0" w:color="auto"/>
                <w:left w:val="none" w:sz="0" w:space="0" w:color="auto"/>
                <w:bottom w:val="none" w:sz="0" w:space="0" w:color="auto"/>
                <w:right w:val="none" w:sz="0" w:space="0" w:color="auto"/>
              </w:divBdr>
            </w:div>
            <w:div w:id="675577667">
              <w:marLeft w:val="0"/>
              <w:marRight w:val="0"/>
              <w:marTop w:val="0"/>
              <w:marBottom w:val="0"/>
              <w:divBdr>
                <w:top w:val="none" w:sz="0" w:space="0" w:color="auto"/>
                <w:left w:val="none" w:sz="0" w:space="0" w:color="auto"/>
                <w:bottom w:val="none" w:sz="0" w:space="0" w:color="auto"/>
                <w:right w:val="none" w:sz="0" w:space="0" w:color="auto"/>
              </w:divBdr>
            </w:div>
            <w:div w:id="1824394528">
              <w:marLeft w:val="0"/>
              <w:marRight w:val="0"/>
              <w:marTop w:val="0"/>
              <w:marBottom w:val="0"/>
              <w:divBdr>
                <w:top w:val="none" w:sz="0" w:space="0" w:color="auto"/>
                <w:left w:val="none" w:sz="0" w:space="0" w:color="auto"/>
                <w:bottom w:val="none" w:sz="0" w:space="0" w:color="auto"/>
                <w:right w:val="none" w:sz="0" w:space="0" w:color="auto"/>
              </w:divBdr>
            </w:div>
            <w:div w:id="2118207079">
              <w:marLeft w:val="0"/>
              <w:marRight w:val="0"/>
              <w:marTop w:val="360"/>
              <w:marBottom w:val="0"/>
              <w:divBdr>
                <w:top w:val="single" w:sz="6" w:space="0" w:color="auto"/>
                <w:left w:val="single" w:sz="6" w:space="0" w:color="auto"/>
                <w:bottom w:val="single" w:sz="6" w:space="0" w:color="auto"/>
                <w:right w:val="single" w:sz="6" w:space="0" w:color="auto"/>
              </w:divBdr>
            </w:div>
            <w:div w:id="157355228">
              <w:marLeft w:val="0"/>
              <w:marRight w:val="0"/>
              <w:marTop w:val="0"/>
              <w:marBottom w:val="0"/>
              <w:divBdr>
                <w:top w:val="none" w:sz="0" w:space="0" w:color="auto"/>
                <w:left w:val="none" w:sz="0" w:space="0" w:color="auto"/>
                <w:bottom w:val="none" w:sz="0" w:space="0" w:color="auto"/>
                <w:right w:val="none" w:sz="0" w:space="0" w:color="auto"/>
              </w:divBdr>
            </w:div>
            <w:div w:id="1655065152">
              <w:marLeft w:val="0"/>
              <w:marRight w:val="0"/>
              <w:marTop w:val="0"/>
              <w:marBottom w:val="0"/>
              <w:divBdr>
                <w:top w:val="none" w:sz="0" w:space="0" w:color="auto"/>
                <w:left w:val="none" w:sz="0" w:space="0" w:color="auto"/>
                <w:bottom w:val="none" w:sz="0" w:space="0" w:color="auto"/>
                <w:right w:val="none" w:sz="0" w:space="0" w:color="auto"/>
              </w:divBdr>
            </w:div>
            <w:div w:id="339507989">
              <w:marLeft w:val="0"/>
              <w:marRight w:val="0"/>
              <w:marTop w:val="0"/>
              <w:marBottom w:val="0"/>
              <w:divBdr>
                <w:top w:val="none" w:sz="0" w:space="0" w:color="auto"/>
                <w:left w:val="none" w:sz="0" w:space="0" w:color="auto"/>
                <w:bottom w:val="none" w:sz="0" w:space="0" w:color="auto"/>
                <w:right w:val="none" w:sz="0" w:space="0" w:color="auto"/>
              </w:divBdr>
            </w:div>
            <w:div w:id="108748393">
              <w:marLeft w:val="0"/>
              <w:marRight w:val="0"/>
              <w:marTop w:val="0"/>
              <w:marBottom w:val="0"/>
              <w:divBdr>
                <w:top w:val="none" w:sz="0" w:space="0" w:color="auto"/>
                <w:left w:val="none" w:sz="0" w:space="0" w:color="auto"/>
                <w:bottom w:val="none" w:sz="0" w:space="0" w:color="auto"/>
                <w:right w:val="none" w:sz="0" w:space="0" w:color="auto"/>
              </w:divBdr>
            </w:div>
            <w:div w:id="2092895133">
              <w:marLeft w:val="0"/>
              <w:marRight w:val="0"/>
              <w:marTop w:val="0"/>
              <w:marBottom w:val="0"/>
              <w:divBdr>
                <w:top w:val="none" w:sz="0" w:space="0" w:color="auto"/>
                <w:left w:val="none" w:sz="0" w:space="0" w:color="auto"/>
                <w:bottom w:val="none" w:sz="0" w:space="0" w:color="auto"/>
                <w:right w:val="none" w:sz="0" w:space="0" w:color="auto"/>
              </w:divBdr>
            </w:div>
            <w:div w:id="468212781">
              <w:marLeft w:val="0"/>
              <w:marRight w:val="0"/>
              <w:marTop w:val="0"/>
              <w:marBottom w:val="0"/>
              <w:divBdr>
                <w:top w:val="none" w:sz="0" w:space="0" w:color="auto"/>
                <w:left w:val="none" w:sz="0" w:space="0" w:color="auto"/>
                <w:bottom w:val="none" w:sz="0" w:space="0" w:color="auto"/>
                <w:right w:val="none" w:sz="0" w:space="0" w:color="auto"/>
              </w:divBdr>
            </w:div>
            <w:div w:id="984163456">
              <w:marLeft w:val="0"/>
              <w:marRight w:val="0"/>
              <w:marTop w:val="0"/>
              <w:marBottom w:val="0"/>
              <w:divBdr>
                <w:top w:val="none" w:sz="0" w:space="0" w:color="auto"/>
                <w:left w:val="none" w:sz="0" w:space="0" w:color="auto"/>
                <w:bottom w:val="none" w:sz="0" w:space="0" w:color="auto"/>
                <w:right w:val="none" w:sz="0" w:space="0" w:color="auto"/>
              </w:divBdr>
            </w:div>
            <w:div w:id="1570655444">
              <w:marLeft w:val="0"/>
              <w:marRight w:val="0"/>
              <w:marTop w:val="0"/>
              <w:marBottom w:val="0"/>
              <w:divBdr>
                <w:top w:val="none" w:sz="0" w:space="0" w:color="auto"/>
                <w:left w:val="none" w:sz="0" w:space="0" w:color="auto"/>
                <w:bottom w:val="none" w:sz="0" w:space="0" w:color="auto"/>
                <w:right w:val="none" w:sz="0" w:space="0" w:color="auto"/>
              </w:divBdr>
            </w:div>
            <w:div w:id="319770335">
              <w:marLeft w:val="0"/>
              <w:marRight w:val="0"/>
              <w:marTop w:val="0"/>
              <w:marBottom w:val="0"/>
              <w:divBdr>
                <w:top w:val="none" w:sz="0" w:space="0" w:color="auto"/>
                <w:left w:val="none" w:sz="0" w:space="0" w:color="auto"/>
                <w:bottom w:val="none" w:sz="0" w:space="0" w:color="auto"/>
                <w:right w:val="none" w:sz="0" w:space="0" w:color="auto"/>
              </w:divBdr>
            </w:div>
            <w:div w:id="1900313924">
              <w:marLeft w:val="0"/>
              <w:marRight w:val="0"/>
              <w:marTop w:val="0"/>
              <w:marBottom w:val="0"/>
              <w:divBdr>
                <w:top w:val="none" w:sz="0" w:space="0" w:color="auto"/>
                <w:left w:val="none" w:sz="0" w:space="0" w:color="auto"/>
                <w:bottom w:val="none" w:sz="0" w:space="0" w:color="auto"/>
                <w:right w:val="none" w:sz="0" w:space="0" w:color="auto"/>
              </w:divBdr>
            </w:div>
            <w:div w:id="1378973634">
              <w:marLeft w:val="0"/>
              <w:marRight w:val="0"/>
              <w:marTop w:val="0"/>
              <w:marBottom w:val="0"/>
              <w:divBdr>
                <w:top w:val="none" w:sz="0" w:space="0" w:color="auto"/>
                <w:left w:val="none" w:sz="0" w:space="0" w:color="auto"/>
                <w:bottom w:val="none" w:sz="0" w:space="0" w:color="auto"/>
                <w:right w:val="none" w:sz="0" w:space="0" w:color="auto"/>
              </w:divBdr>
            </w:div>
            <w:div w:id="161047871">
              <w:marLeft w:val="0"/>
              <w:marRight w:val="0"/>
              <w:marTop w:val="0"/>
              <w:marBottom w:val="0"/>
              <w:divBdr>
                <w:top w:val="none" w:sz="0" w:space="0" w:color="auto"/>
                <w:left w:val="none" w:sz="0" w:space="0" w:color="auto"/>
                <w:bottom w:val="none" w:sz="0" w:space="0" w:color="auto"/>
                <w:right w:val="none" w:sz="0" w:space="0" w:color="auto"/>
              </w:divBdr>
            </w:div>
            <w:div w:id="1279531242">
              <w:marLeft w:val="0"/>
              <w:marRight w:val="0"/>
              <w:marTop w:val="0"/>
              <w:marBottom w:val="0"/>
              <w:divBdr>
                <w:top w:val="none" w:sz="0" w:space="0" w:color="auto"/>
                <w:left w:val="none" w:sz="0" w:space="0" w:color="auto"/>
                <w:bottom w:val="none" w:sz="0" w:space="0" w:color="auto"/>
                <w:right w:val="none" w:sz="0" w:space="0" w:color="auto"/>
              </w:divBdr>
            </w:div>
            <w:div w:id="1177038882">
              <w:marLeft w:val="0"/>
              <w:marRight w:val="0"/>
              <w:marTop w:val="0"/>
              <w:marBottom w:val="0"/>
              <w:divBdr>
                <w:top w:val="none" w:sz="0" w:space="0" w:color="auto"/>
                <w:left w:val="none" w:sz="0" w:space="0" w:color="auto"/>
                <w:bottom w:val="none" w:sz="0" w:space="0" w:color="auto"/>
                <w:right w:val="none" w:sz="0" w:space="0" w:color="auto"/>
              </w:divBdr>
            </w:div>
            <w:div w:id="373585339">
              <w:marLeft w:val="0"/>
              <w:marRight w:val="0"/>
              <w:marTop w:val="0"/>
              <w:marBottom w:val="0"/>
              <w:divBdr>
                <w:top w:val="none" w:sz="0" w:space="0" w:color="auto"/>
                <w:left w:val="none" w:sz="0" w:space="0" w:color="auto"/>
                <w:bottom w:val="none" w:sz="0" w:space="0" w:color="auto"/>
                <w:right w:val="none" w:sz="0" w:space="0" w:color="auto"/>
              </w:divBdr>
            </w:div>
            <w:div w:id="751319741">
              <w:marLeft w:val="0"/>
              <w:marRight w:val="0"/>
              <w:marTop w:val="0"/>
              <w:marBottom w:val="0"/>
              <w:divBdr>
                <w:top w:val="none" w:sz="0" w:space="0" w:color="auto"/>
                <w:left w:val="none" w:sz="0" w:space="0" w:color="auto"/>
                <w:bottom w:val="none" w:sz="0" w:space="0" w:color="auto"/>
                <w:right w:val="none" w:sz="0" w:space="0" w:color="auto"/>
              </w:divBdr>
            </w:div>
            <w:div w:id="2078742210">
              <w:marLeft w:val="0"/>
              <w:marRight w:val="0"/>
              <w:marTop w:val="0"/>
              <w:marBottom w:val="0"/>
              <w:divBdr>
                <w:top w:val="none" w:sz="0" w:space="0" w:color="auto"/>
                <w:left w:val="none" w:sz="0" w:space="0" w:color="auto"/>
                <w:bottom w:val="none" w:sz="0" w:space="0" w:color="auto"/>
                <w:right w:val="none" w:sz="0" w:space="0" w:color="auto"/>
              </w:divBdr>
            </w:div>
            <w:div w:id="716272589">
              <w:marLeft w:val="0"/>
              <w:marRight w:val="0"/>
              <w:marTop w:val="0"/>
              <w:marBottom w:val="0"/>
              <w:divBdr>
                <w:top w:val="none" w:sz="0" w:space="0" w:color="auto"/>
                <w:left w:val="none" w:sz="0" w:space="0" w:color="auto"/>
                <w:bottom w:val="none" w:sz="0" w:space="0" w:color="auto"/>
                <w:right w:val="none" w:sz="0" w:space="0" w:color="auto"/>
              </w:divBdr>
            </w:div>
            <w:div w:id="757597471">
              <w:marLeft w:val="0"/>
              <w:marRight w:val="0"/>
              <w:marTop w:val="0"/>
              <w:marBottom w:val="0"/>
              <w:divBdr>
                <w:top w:val="none" w:sz="0" w:space="0" w:color="auto"/>
                <w:left w:val="none" w:sz="0" w:space="0" w:color="auto"/>
                <w:bottom w:val="none" w:sz="0" w:space="0" w:color="auto"/>
                <w:right w:val="none" w:sz="0" w:space="0" w:color="auto"/>
              </w:divBdr>
            </w:div>
            <w:div w:id="149760589">
              <w:marLeft w:val="0"/>
              <w:marRight w:val="0"/>
              <w:marTop w:val="0"/>
              <w:marBottom w:val="0"/>
              <w:divBdr>
                <w:top w:val="none" w:sz="0" w:space="0" w:color="auto"/>
                <w:left w:val="none" w:sz="0" w:space="0" w:color="auto"/>
                <w:bottom w:val="none" w:sz="0" w:space="0" w:color="auto"/>
                <w:right w:val="none" w:sz="0" w:space="0" w:color="auto"/>
              </w:divBdr>
            </w:div>
            <w:div w:id="1643651859">
              <w:marLeft w:val="0"/>
              <w:marRight w:val="0"/>
              <w:marTop w:val="0"/>
              <w:marBottom w:val="0"/>
              <w:divBdr>
                <w:top w:val="none" w:sz="0" w:space="0" w:color="auto"/>
                <w:left w:val="none" w:sz="0" w:space="0" w:color="auto"/>
                <w:bottom w:val="none" w:sz="0" w:space="0" w:color="auto"/>
                <w:right w:val="none" w:sz="0" w:space="0" w:color="auto"/>
              </w:divBdr>
            </w:div>
            <w:div w:id="363018704">
              <w:marLeft w:val="0"/>
              <w:marRight w:val="0"/>
              <w:marTop w:val="0"/>
              <w:marBottom w:val="0"/>
              <w:divBdr>
                <w:top w:val="none" w:sz="0" w:space="0" w:color="auto"/>
                <w:left w:val="none" w:sz="0" w:space="0" w:color="auto"/>
                <w:bottom w:val="none" w:sz="0" w:space="0" w:color="auto"/>
                <w:right w:val="none" w:sz="0" w:space="0" w:color="auto"/>
              </w:divBdr>
            </w:div>
            <w:div w:id="87163349">
              <w:marLeft w:val="0"/>
              <w:marRight w:val="0"/>
              <w:marTop w:val="360"/>
              <w:marBottom w:val="0"/>
              <w:divBdr>
                <w:top w:val="single" w:sz="6" w:space="0" w:color="auto"/>
                <w:left w:val="single" w:sz="6" w:space="0" w:color="auto"/>
                <w:bottom w:val="single" w:sz="6" w:space="0" w:color="auto"/>
                <w:right w:val="single" w:sz="6" w:space="0" w:color="auto"/>
              </w:divBdr>
            </w:div>
            <w:div w:id="1062412989">
              <w:marLeft w:val="0"/>
              <w:marRight w:val="0"/>
              <w:marTop w:val="0"/>
              <w:marBottom w:val="0"/>
              <w:divBdr>
                <w:top w:val="none" w:sz="0" w:space="0" w:color="auto"/>
                <w:left w:val="none" w:sz="0" w:space="0" w:color="auto"/>
                <w:bottom w:val="none" w:sz="0" w:space="0" w:color="auto"/>
                <w:right w:val="none" w:sz="0" w:space="0" w:color="auto"/>
              </w:divBdr>
            </w:div>
            <w:div w:id="1041520870">
              <w:marLeft w:val="0"/>
              <w:marRight w:val="0"/>
              <w:marTop w:val="0"/>
              <w:marBottom w:val="0"/>
              <w:divBdr>
                <w:top w:val="none" w:sz="0" w:space="0" w:color="auto"/>
                <w:left w:val="none" w:sz="0" w:space="0" w:color="auto"/>
                <w:bottom w:val="none" w:sz="0" w:space="0" w:color="auto"/>
                <w:right w:val="none" w:sz="0" w:space="0" w:color="auto"/>
              </w:divBdr>
            </w:div>
            <w:div w:id="95298163">
              <w:marLeft w:val="0"/>
              <w:marRight w:val="0"/>
              <w:marTop w:val="0"/>
              <w:marBottom w:val="0"/>
              <w:divBdr>
                <w:top w:val="none" w:sz="0" w:space="0" w:color="auto"/>
                <w:left w:val="none" w:sz="0" w:space="0" w:color="auto"/>
                <w:bottom w:val="none" w:sz="0" w:space="0" w:color="auto"/>
                <w:right w:val="none" w:sz="0" w:space="0" w:color="auto"/>
              </w:divBdr>
            </w:div>
            <w:div w:id="664631471">
              <w:marLeft w:val="0"/>
              <w:marRight w:val="0"/>
              <w:marTop w:val="0"/>
              <w:marBottom w:val="0"/>
              <w:divBdr>
                <w:top w:val="none" w:sz="0" w:space="0" w:color="auto"/>
                <w:left w:val="none" w:sz="0" w:space="0" w:color="auto"/>
                <w:bottom w:val="none" w:sz="0" w:space="0" w:color="auto"/>
                <w:right w:val="none" w:sz="0" w:space="0" w:color="auto"/>
              </w:divBdr>
            </w:div>
            <w:div w:id="1998849331">
              <w:marLeft w:val="0"/>
              <w:marRight w:val="0"/>
              <w:marTop w:val="0"/>
              <w:marBottom w:val="0"/>
              <w:divBdr>
                <w:top w:val="none" w:sz="0" w:space="0" w:color="auto"/>
                <w:left w:val="none" w:sz="0" w:space="0" w:color="auto"/>
                <w:bottom w:val="none" w:sz="0" w:space="0" w:color="auto"/>
                <w:right w:val="none" w:sz="0" w:space="0" w:color="auto"/>
              </w:divBdr>
            </w:div>
            <w:div w:id="53740129">
              <w:marLeft w:val="0"/>
              <w:marRight w:val="0"/>
              <w:marTop w:val="0"/>
              <w:marBottom w:val="0"/>
              <w:divBdr>
                <w:top w:val="none" w:sz="0" w:space="0" w:color="auto"/>
                <w:left w:val="none" w:sz="0" w:space="0" w:color="auto"/>
                <w:bottom w:val="none" w:sz="0" w:space="0" w:color="auto"/>
                <w:right w:val="none" w:sz="0" w:space="0" w:color="auto"/>
              </w:divBdr>
            </w:div>
            <w:div w:id="1534346977">
              <w:marLeft w:val="0"/>
              <w:marRight w:val="0"/>
              <w:marTop w:val="360"/>
              <w:marBottom w:val="0"/>
              <w:divBdr>
                <w:top w:val="single" w:sz="6" w:space="0" w:color="auto"/>
                <w:left w:val="single" w:sz="6" w:space="0" w:color="auto"/>
                <w:bottom w:val="single" w:sz="6" w:space="0" w:color="auto"/>
                <w:right w:val="single" w:sz="6" w:space="0" w:color="auto"/>
              </w:divBdr>
            </w:div>
            <w:div w:id="852063666">
              <w:marLeft w:val="0"/>
              <w:marRight w:val="0"/>
              <w:marTop w:val="0"/>
              <w:marBottom w:val="0"/>
              <w:divBdr>
                <w:top w:val="none" w:sz="0" w:space="0" w:color="auto"/>
                <w:left w:val="none" w:sz="0" w:space="0" w:color="auto"/>
                <w:bottom w:val="none" w:sz="0" w:space="0" w:color="auto"/>
                <w:right w:val="none" w:sz="0" w:space="0" w:color="auto"/>
              </w:divBdr>
            </w:div>
            <w:div w:id="1630548625">
              <w:marLeft w:val="0"/>
              <w:marRight w:val="0"/>
              <w:marTop w:val="0"/>
              <w:marBottom w:val="0"/>
              <w:divBdr>
                <w:top w:val="none" w:sz="0" w:space="0" w:color="auto"/>
                <w:left w:val="none" w:sz="0" w:space="0" w:color="auto"/>
                <w:bottom w:val="none" w:sz="0" w:space="0" w:color="auto"/>
                <w:right w:val="none" w:sz="0" w:space="0" w:color="auto"/>
              </w:divBdr>
            </w:div>
            <w:div w:id="175001259">
              <w:marLeft w:val="0"/>
              <w:marRight w:val="0"/>
              <w:marTop w:val="0"/>
              <w:marBottom w:val="0"/>
              <w:divBdr>
                <w:top w:val="none" w:sz="0" w:space="0" w:color="auto"/>
                <w:left w:val="none" w:sz="0" w:space="0" w:color="auto"/>
                <w:bottom w:val="none" w:sz="0" w:space="0" w:color="auto"/>
                <w:right w:val="none" w:sz="0" w:space="0" w:color="auto"/>
              </w:divBdr>
            </w:div>
            <w:div w:id="311520866">
              <w:marLeft w:val="0"/>
              <w:marRight w:val="0"/>
              <w:marTop w:val="0"/>
              <w:marBottom w:val="0"/>
              <w:divBdr>
                <w:top w:val="none" w:sz="0" w:space="0" w:color="auto"/>
                <w:left w:val="none" w:sz="0" w:space="0" w:color="auto"/>
                <w:bottom w:val="none" w:sz="0" w:space="0" w:color="auto"/>
                <w:right w:val="none" w:sz="0" w:space="0" w:color="auto"/>
              </w:divBdr>
            </w:div>
            <w:div w:id="1180002644">
              <w:marLeft w:val="0"/>
              <w:marRight w:val="0"/>
              <w:marTop w:val="0"/>
              <w:marBottom w:val="0"/>
              <w:divBdr>
                <w:top w:val="none" w:sz="0" w:space="0" w:color="auto"/>
                <w:left w:val="none" w:sz="0" w:space="0" w:color="auto"/>
                <w:bottom w:val="none" w:sz="0" w:space="0" w:color="auto"/>
                <w:right w:val="none" w:sz="0" w:space="0" w:color="auto"/>
              </w:divBdr>
            </w:div>
            <w:div w:id="1805350257">
              <w:marLeft w:val="0"/>
              <w:marRight w:val="0"/>
              <w:marTop w:val="0"/>
              <w:marBottom w:val="0"/>
              <w:divBdr>
                <w:top w:val="none" w:sz="0" w:space="0" w:color="auto"/>
                <w:left w:val="none" w:sz="0" w:space="0" w:color="auto"/>
                <w:bottom w:val="none" w:sz="0" w:space="0" w:color="auto"/>
                <w:right w:val="none" w:sz="0" w:space="0" w:color="auto"/>
              </w:divBdr>
            </w:div>
            <w:div w:id="249968474">
              <w:marLeft w:val="0"/>
              <w:marRight w:val="0"/>
              <w:marTop w:val="0"/>
              <w:marBottom w:val="0"/>
              <w:divBdr>
                <w:top w:val="none" w:sz="0" w:space="0" w:color="auto"/>
                <w:left w:val="none" w:sz="0" w:space="0" w:color="auto"/>
                <w:bottom w:val="none" w:sz="0" w:space="0" w:color="auto"/>
                <w:right w:val="none" w:sz="0" w:space="0" w:color="auto"/>
              </w:divBdr>
            </w:div>
            <w:div w:id="13504132">
              <w:marLeft w:val="0"/>
              <w:marRight w:val="0"/>
              <w:marTop w:val="0"/>
              <w:marBottom w:val="0"/>
              <w:divBdr>
                <w:top w:val="none" w:sz="0" w:space="0" w:color="auto"/>
                <w:left w:val="none" w:sz="0" w:space="0" w:color="auto"/>
                <w:bottom w:val="none" w:sz="0" w:space="0" w:color="auto"/>
                <w:right w:val="none" w:sz="0" w:space="0" w:color="auto"/>
              </w:divBdr>
            </w:div>
            <w:div w:id="1744520617">
              <w:marLeft w:val="0"/>
              <w:marRight w:val="0"/>
              <w:marTop w:val="360"/>
              <w:marBottom w:val="0"/>
              <w:divBdr>
                <w:top w:val="single" w:sz="6" w:space="0" w:color="auto"/>
                <w:left w:val="single" w:sz="6" w:space="0" w:color="auto"/>
                <w:bottom w:val="single" w:sz="6" w:space="0" w:color="auto"/>
                <w:right w:val="single" w:sz="6" w:space="0" w:color="auto"/>
              </w:divBdr>
            </w:div>
            <w:div w:id="68892765">
              <w:marLeft w:val="0"/>
              <w:marRight w:val="0"/>
              <w:marTop w:val="0"/>
              <w:marBottom w:val="0"/>
              <w:divBdr>
                <w:top w:val="none" w:sz="0" w:space="0" w:color="auto"/>
                <w:left w:val="none" w:sz="0" w:space="0" w:color="auto"/>
                <w:bottom w:val="none" w:sz="0" w:space="0" w:color="auto"/>
                <w:right w:val="none" w:sz="0" w:space="0" w:color="auto"/>
              </w:divBdr>
            </w:div>
            <w:div w:id="1367295954">
              <w:marLeft w:val="0"/>
              <w:marRight w:val="0"/>
              <w:marTop w:val="0"/>
              <w:marBottom w:val="0"/>
              <w:divBdr>
                <w:top w:val="none" w:sz="0" w:space="0" w:color="auto"/>
                <w:left w:val="none" w:sz="0" w:space="0" w:color="auto"/>
                <w:bottom w:val="none" w:sz="0" w:space="0" w:color="auto"/>
                <w:right w:val="none" w:sz="0" w:space="0" w:color="auto"/>
              </w:divBdr>
            </w:div>
            <w:div w:id="1536429070">
              <w:marLeft w:val="0"/>
              <w:marRight w:val="0"/>
              <w:marTop w:val="0"/>
              <w:marBottom w:val="0"/>
              <w:divBdr>
                <w:top w:val="none" w:sz="0" w:space="0" w:color="auto"/>
                <w:left w:val="none" w:sz="0" w:space="0" w:color="auto"/>
                <w:bottom w:val="none" w:sz="0" w:space="0" w:color="auto"/>
                <w:right w:val="none" w:sz="0" w:space="0" w:color="auto"/>
              </w:divBdr>
            </w:div>
            <w:div w:id="2042515809">
              <w:marLeft w:val="0"/>
              <w:marRight w:val="0"/>
              <w:marTop w:val="360"/>
              <w:marBottom w:val="0"/>
              <w:divBdr>
                <w:top w:val="single" w:sz="6" w:space="0" w:color="auto"/>
                <w:left w:val="single" w:sz="6" w:space="0" w:color="auto"/>
                <w:bottom w:val="single" w:sz="6" w:space="0" w:color="auto"/>
                <w:right w:val="single" w:sz="6" w:space="0" w:color="auto"/>
              </w:divBdr>
            </w:div>
            <w:div w:id="364645969">
              <w:marLeft w:val="0"/>
              <w:marRight w:val="0"/>
              <w:marTop w:val="0"/>
              <w:marBottom w:val="0"/>
              <w:divBdr>
                <w:top w:val="none" w:sz="0" w:space="0" w:color="auto"/>
                <w:left w:val="none" w:sz="0" w:space="0" w:color="auto"/>
                <w:bottom w:val="none" w:sz="0" w:space="0" w:color="auto"/>
                <w:right w:val="none" w:sz="0" w:space="0" w:color="auto"/>
              </w:divBdr>
            </w:div>
            <w:div w:id="1399204907">
              <w:marLeft w:val="0"/>
              <w:marRight w:val="0"/>
              <w:marTop w:val="0"/>
              <w:marBottom w:val="0"/>
              <w:divBdr>
                <w:top w:val="none" w:sz="0" w:space="0" w:color="auto"/>
                <w:left w:val="none" w:sz="0" w:space="0" w:color="auto"/>
                <w:bottom w:val="none" w:sz="0" w:space="0" w:color="auto"/>
                <w:right w:val="none" w:sz="0" w:space="0" w:color="auto"/>
              </w:divBdr>
            </w:div>
            <w:div w:id="1971203785">
              <w:marLeft w:val="0"/>
              <w:marRight w:val="0"/>
              <w:marTop w:val="0"/>
              <w:marBottom w:val="0"/>
              <w:divBdr>
                <w:top w:val="none" w:sz="0" w:space="0" w:color="auto"/>
                <w:left w:val="none" w:sz="0" w:space="0" w:color="auto"/>
                <w:bottom w:val="none" w:sz="0" w:space="0" w:color="auto"/>
                <w:right w:val="none" w:sz="0" w:space="0" w:color="auto"/>
              </w:divBdr>
            </w:div>
            <w:div w:id="1749577449">
              <w:marLeft w:val="0"/>
              <w:marRight w:val="0"/>
              <w:marTop w:val="0"/>
              <w:marBottom w:val="0"/>
              <w:divBdr>
                <w:top w:val="none" w:sz="0" w:space="0" w:color="auto"/>
                <w:left w:val="none" w:sz="0" w:space="0" w:color="auto"/>
                <w:bottom w:val="none" w:sz="0" w:space="0" w:color="auto"/>
                <w:right w:val="none" w:sz="0" w:space="0" w:color="auto"/>
              </w:divBdr>
            </w:div>
            <w:div w:id="437070631">
              <w:marLeft w:val="0"/>
              <w:marRight w:val="0"/>
              <w:marTop w:val="0"/>
              <w:marBottom w:val="0"/>
              <w:divBdr>
                <w:top w:val="none" w:sz="0" w:space="0" w:color="auto"/>
                <w:left w:val="none" w:sz="0" w:space="0" w:color="auto"/>
                <w:bottom w:val="none" w:sz="0" w:space="0" w:color="auto"/>
                <w:right w:val="none" w:sz="0" w:space="0" w:color="auto"/>
              </w:divBdr>
            </w:div>
            <w:div w:id="435563906">
              <w:marLeft w:val="0"/>
              <w:marRight w:val="0"/>
              <w:marTop w:val="0"/>
              <w:marBottom w:val="0"/>
              <w:divBdr>
                <w:top w:val="none" w:sz="0" w:space="0" w:color="auto"/>
                <w:left w:val="none" w:sz="0" w:space="0" w:color="auto"/>
                <w:bottom w:val="none" w:sz="0" w:space="0" w:color="auto"/>
                <w:right w:val="none" w:sz="0" w:space="0" w:color="auto"/>
              </w:divBdr>
            </w:div>
            <w:div w:id="1623196309">
              <w:marLeft w:val="0"/>
              <w:marRight w:val="0"/>
              <w:marTop w:val="360"/>
              <w:marBottom w:val="0"/>
              <w:divBdr>
                <w:top w:val="single" w:sz="6" w:space="0" w:color="auto"/>
                <w:left w:val="single" w:sz="6" w:space="0" w:color="auto"/>
                <w:bottom w:val="single" w:sz="6" w:space="0" w:color="auto"/>
                <w:right w:val="single" w:sz="6" w:space="0" w:color="auto"/>
              </w:divBdr>
            </w:div>
            <w:div w:id="533152889">
              <w:marLeft w:val="0"/>
              <w:marRight w:val="0"/>
              <w:marTop w:val="0"/>
              <w:marBottom w:val="0"/>
              <w:divBdr>
                <w:top w:val="none" w:sz="0" w:space="0" w:color="auto"/>
                <w:left w:val="none" w:sz="0" w:space="0" w:color="auto"/>
                <w:bottom w:val="none" w:sz="0" w:space="0" w:color="auto"/>
                <w:right w:val="none" w:sz="0" w:space="0" w:color="auto"/>
              </w:divBdr>
            </w:div>
            <w:div w:id="1930000145">
              <w:marLeft w:val="0"/>
              <w:marRight w:val="0"/>
              <w:marTop w:val="0"/>
              <w:marBottom w:val="0"/>
              <w:divBdr>
                <w:top w:val="none" w:sz="0" w:space="0" w:color="auto"/>
                <w:left w:val="none" w:sz="0" w:space="0" w:color="auto"/>
                <w:bottom w:val="none" w:sz="0" w:space="0" w:color="auto"/>
                <w:right w:val="none" w:sz="0" w:space="0" w:color="auto"/>
              </w:divBdr>
            </w:div>
            <w:div w:id="1894542100">
              <w:marLeft w:val="0"/>
              <w:marRight w:val="0"/>
              <w:marTop w:val="0"/>
              <w:marBottom w:val="0"/>
              <w:divBdr>
                <w:top w:val="none" w:sz="0" w:space="0" w:color="auto"/>
                <w:left w:val="none" w:sz="0" w:space="0" w:color="auto"/>
                <w:bottom w:val="none" w:sz="0" w:space="0" w:color="auto"/>
                <w:right w:val="none" w:sz="0" w:space="0" w:color="auto"/>
              </w:divBdr>
            </w:div>
            <w:div w:id="168565852">
              <w:marLeft w:val="0"/>
              <w:marRight w:val="0"/>
              <w:marTop w:val="0"/>
              <w:marBottom w:val="0"/>
              <w:divBdr>
                <w:top w:val="none" w:sz="0" w:space="0" w:color="auto"/>
                <w:left w:val="none" w:sz="0" w:space="0" w:color="auto"/>
                <w:bottom w:val="none" w:sz="0" w:space="0" w:color="auto"/>
                <w:right w:val="none" w:sz="0" w:space="0" w:color="auto"/>
              </w:divBdr>
            </w:div>
            <w:div w:id="1987931437">
              <w:marLeft w:val="0"/>
              <w:marRight w:val="0"/>
              <w:marTop w:val="0"/>
              <w:marBottom w:val="0"/>
              <w:divBdr>
                <w:top w:val="none" w:sz="0" w:space="0" w:color="auto"/>
                <w:left w:val="none" w:sz="0" w:space="0" w:color="auto"/>
                <w:bottom w:val="none" w:sz="0" w:space="0" w:color="auto"/>
                <w:right w:val="none" w:sz="0" w:space="0" w:color="auto"/>
              </w:divBdr>
            </w:div>
            <w:div w:id="98138864">
              <w:marLeft w:val="0"/>
              <w:marRight w:val="0"/>
              <w:marTop w:val="360"/>
              <w:marBottom w:val="0"/>
              <w:divBdr>
                <w:top w:val="single" w:sz="6" w:space="0" w:color="auto"/>
                <w:left w:val="single" w:sz="6" w:space="0" w:color="auto"/>
                <w:bottom w:val="single" w:sz="6" w:space="0" w:color="auto"/>
                <w:right w:val="single" w:sz="6" w:space="0" w:color="auto"/>
              </w:divBdr>
            </w:div>
            <w:div w:id="1797596601">
              <w:marLeft w:val="0"/>
              <w:marRight w:val="0"/>
              <w:marTop w:val="0"/>
              <w:marBottom w:val="0"/>
              <w:divBdr>
                <w:top w:val="none" w:sz="0" w:space="0" w:color="auto"/>
                <w:left w:val="none" w:sz="0" w:space="0" w:color="auto"/>
                <w:bottom w:val="none" w:sz="0" w:space="0" w:color="auto"/>
                <w:right w:val="none" w:sz="0" w:space="0" w:color="auto"/>
              </w:divBdr>
            </w:div>
            <w:div w:id="826022077">
              <w:marLeft w:val="0"/>
              <w:marRight w:val="0"/>
              <w:marTop w:val="0"/>
              <w:marBottom w:val="0"/>
              <w:divBdr>
                <w:top w:val="none" w:sz="0" w:space="0" w:color="auto"/>
                <w:left w:val="none" w:sz="0" w:space="0" w:color="auto"/>
                <w:bottom w:val="none" w:sz="0" w:space="0" w:color="auto"/>
                <w:right w:val="none" w:sz="0" w:space="0" w:color="auto"/>
              </w:divBdr>
            </w:div>
            <w:div w:id="166291040">
              <w:marLeft w:val="0"/>
              <w:marRight w:val="0"/>
              <w:marTop w:val="0"/>
              <w:marBottom w:val="0"/>
              <w:divBdr>
                <w:top w:val="none" w:sz="0" w:space="0" w:color="auto"/>
                <w:left w:val="none" w:sz="0" w:space="0" w:color="auto"/>
                <w:bottom w:val="none" w:sz="0" w:space="0" w:color="auto"/>
                <w:right w:val="none" w:sz="0" w:space="0" w:color="auto"/>
              </w:divBdr>
            </w:div>
            <w:div w:id="538670083">
              <w:marLeft w:val="0"/>
              <w:marRight w:val="0"/>
              <w:marTop w:val="0"/>
              <w:marBottom w:val="0"/>
              <w:divBdr>
                <w:top w:val="none" w:sz="0" w:space="0" w:color="auto"/>
                <w:left w:val="none" w:sz="0" w:space="0" w:color="auto"/>
                <w:bottom w:val="none" w:sz="0" w:space="0" w:color="auto"/>
                <w:right w:val="none" w:sz="0" w:space="0" w:color="auto"/>
              </w:divBdr>
            </w:div>
            <w:div w:id="898831732">
              <w:marLeft w:val="0"/>
              <w:marRight w:val="0"/>
              <w:marTop w:val="0"/>
              <w:marBottom w:val="0"/>
              <w:divBdr>
                <w:top w:val="none" w:sz="0" w:space="0" w:color="auto"/>
                <w:left w:val="none" w:sz="0" w:space="0" w:color="auto"/>
                <w:bottom w:val="none" w:sz="0" w:space="0" w:color="auto"/>
                <w:right w:val="none" w:sz="0" w:space="0" w:color="auto"/>
              </w:divBdr>
            </w:div>
            <w:div w:id="483133091">
              <w:marLeft w:val="0"/>
              <w:marRight w:val="0"/>
              <w:marTop w:val="360"/>
              <w:marBottom w:val="0"/>
              <w:divBdr>
                <w:top w:val="single" w:sz="6" w:space="0" w:color="auto"/>
                <w:left w:val="single" w:sz="6" w:space="0" w:color="auto"/>
                <w:bottom w:val="single" w:sz="6" w:space="0" w:color="auto"/>
                <w:right w:val="single" w:sz="6" w:space="0" w:color="auto"/>
              </w:divBdr>
            </w:div>
            <w:div w:id="667253428">
              <w:marLeft w:val="0"/>
              <w:marRight w:val="0"/>
              <w:marTop w:val="0"/>
              <w:marBottom w:val="0"/>
              <w:divBdr>
                <w:top w:val="none" w:sz="0" w:space="0" w:color="auto"/>
                <w:left w:val="none" w:sz="0" w:space="0" w:color="auto"/>
                <w:bottom w:val="none" w:sz="0" w:space="0" w:color="auto"/>
                <w:right w:val="none" w:sz="0" w:space="0" w:color="auto"/>
              </w:divBdr>
            </w:div>
            <w:div w:id="1903984387">
              <w:marLeft w:val="0"/>
              <w:marRight w:val="0"/>
              <w:marTop w:val="0"/>
              <w:marBottom w:val="0"/>
              <w:divBdr>
                <w:top w:val="none" w:sz="0" w:space="0" w:color="auto"/>
                <w:left w:val="none" w:sz="0" w:space="0" w:color="auto"/>
                <w:bottom w:val="none" w:sz="0" w:space="0" w:color="auto"/>
                <w:right w:val="none" w:sz="0" w:space="0" w:color="auto"/>
              </w:divBdr>
            </w:div>
            <w:div w:id="1232151847">
              <w:marLeft w:val="0"/>
              <w:marRight w:val="0"/>
              <w:marTop w:val="0"/>
              <w:marBottom w:val="0"/>
              <w:divBdr>
                <w:top w:val="none" w:sz="0" w:space="0" w:color="auto"/>
                <w:left w:val="none" w:sz="0" w:space="0" w:color="auto"/>
                <w:bottom w:val="none" w:sz="0" w:space="0" w:color="auto"/>
                <w:right w:val="none" w:sz="0" w:space="0" w:color="auto"/>
              </w:divBdr>
            </w:div>
            <w:div w:id="1812749722">
              <w:marLeft w:val="0"/>
              <w:marRight w:val="0"/>
              <w:marTop w:val="0"/>
              <w:marBottom w:val="0"/>
              <w:divBdr>
                <w:top w:val="none" w:sz="0" w:space="0" w:color="auto"/>
                <w:left w:val="none" w:sz="0" w:space="0" w:color="auto"/>
                <w:bottom w:val="none" w:sz="0" w:space="0" w:color="auto"/>
                <w:right w:val="none" w:sz="0" w:space="0" w:color="auto"/>
              </w:divBdr>
            </w:div>
            <w:div w:id="10645060">
              <w:marLeft w:val="0"/>
              <w:marRight w:val="0"/>
              <w:marTop w:val="0"/>
              <w:marBottom w:val="0"/>
              <w:divBdr>
                <w:top w:val="none" w:sz="0" w:space="0" w:color="auto"/>
                <w:left w:val="none" w:sz="0" w:space="0" w:color="auto"/>
                <w:bottom w:val="none" w:sz="0" w:space="0" w:color="auto"/>
                <w:right w:val="none" w:sz="0" w:space="0" w:color="auto"/>
              </w:divBdr>
            </w:div>
            <w:div w:id="1509174222">
              <w:marLeft w:val="0"/>
              <w:marRight w:val="0"/>
              <w:marTop w:val="0"/>
              <w:marBottom w:val="0"/>
              <w:divBdr>
                <w:top w:val="none" w:sz="0" w:space="0" w:color="auto"/>
                <w:left w:val="none" w:sz="0" w:space="0" w:color="auto"/>
                <w:bottom w:val="none" w:sz="0" w:space="0" w:color="auto"/>
                <w:right w:val="none" w:sz="0" w:space="0" w:color="auto"/>
              </w:divBdr>
            </w:div>
            <w:div w:id="210069900">
              <w:marLeft w:val="0"/>
              <w:marRight w:val="0"/>
              <w:marTop w:val="0"/>
              <w:marBottom w:val="0"/>
              <w:divBdr>
                <w:top w:val="none" w:sz="0" w:space="0" w:color="auto"/>
                <w:left w:val="none" w:sz="0" w:space="0" w:color="auto"/>
                <w:bottom w:val="none" w:sz="0" w:space="0" w:color="auto"/>
                <w:right w:val="none" w:sz="0" w:space="0" w:color="auto"/>
              </w:divBdr>
            </w:div>
            <w:div w:id="1182009615">
              <w:marLeft w:val="0"/>
              <w:marRight w:val="0"/>
              <w:marTop w:val="0"/>
              <w:marBottom w:val="0"/>
              <w:divBdr>
                <w:top w:val="none" w:sz="0" w:space="0" w:color="auto"/>
                <w:left w:val="none" w:sz="0" w:space="0" w:color="auto"/>
                <w:bottom w:val="none" w:sz="0" w:space="0" w:color="auto"/>
                <w:right w:val="none" w:sz="0" w:space="0" w:color="auto"/>
              </w:divBdr>
            </w:div>
            <w:div w:id="193231805">
              <w:marLeft w:val="0"/>
              <w:marRight w:val="0"/>
              <w:marTop w:val="0"/>
              <w:marBottom w:val="0"/>
              <w:divBdr>
                <w:top w:val="none" w:sz="0" w:space="0" w:color="auto"/>
                <w:left w:val="none" w:sz="0" w:space="0" w:color="auto"/>
                <w:bottom w:val="none" w:sz="0" w:space="0" w:color="auto"/>
                <w:right w:val="none" w:sz="0" w:space="0" w:color="auto"/>
              </w:divBdr>
              <w:divsChild>
                <w:div w:id="2082558553">
                  <w:marLeft w:val="0"/>
                  <w:marRight w:val="0"/>
                  <w:marTop w:val="0"/>
                  <w:marBottom w:val="0"/>
                  <w:divBdr>
                    <w:top w:val="none" w:sz="0" w:space="0" w:color="auto"/>
                    <w:left w:val="none" w:sz="0" w:space="0" w:color="auto"/>
                    <w:bottom w:val="none" w:sz="0" w:space="0" w:color="auto"/>
                    <w:right w:val="none" w:sz="0" w:space="0" w:color="auto"/>
                  </w:divBdr>
                </w:div>
                <w:div w:id="865677728">
                  <w:marLeft w:val="0"/>
                  <w:marRight w:val="0"/>
                  <w:marTop w:val="0"/>
                  <w:marBottom w:val="0"/>
                  <w:divBdr>
                    <w:top w:val="none" w:sz="0" w:space="0" w:color="auto"/>
                    <w:left w:val="none" w:sz="0" w:space="0" w:color="auto"/>
                    <w:bottom w:val="none" w:sz="0" w:space="0" w:color="auto"/>
                    <w:right w:val="none" w:sz="0" w:space="0" w:color="auto"/>
                  </w:divBdr>
                </w:div>
                <w:div w:id="1320305713">
                  <w:marLeft w:val="0"/>
                  <w:marRight w:val="0"/>
                  <w:marTop w:val="0"/>
                  <w:marBottom w:val="0"/>
                  <w:divBdr>
                    <w:top w:val="none" w:sz="0" w:space="0" w:color="auto"/>
                    <w:left w:val="none" w:sz="0" w:space="0" w:color="auto"/>
                    <w:bottom w:val="none" w:sz="0" w:space="0" w:color="auto"/>
                    <w:right w:val="none" w:sz="0" w:space="0" w:color="auto"/>
                  </w:divBdr>
                </w:div>
              </w:divsChild>
            </w:div>
            <w:div w:id="579558520">
              <w:marLeft w:val="0"/>
              <w:marRight w:val="0"/>
              <w:marTop w:val="0"/>
              <w:marBottom w:val="0"/>
              <w:divBdr>
                <w:top w:val="none" w:sz="0" w:space="0" w:color="auto"/>
                <w:left w:val="none" w:sz="0" w:space="0" w:color="auto"/>
                <w:bottom w:val="none" w:sz="0" w:space="0" w:color="auto"/>
                <w:right w:val="none" w:sz="0" w:space="0" w:color="auto"/>
              </w:divBdr>
            </w:div>
            <w:div w:id="350763314">
              <w:marLeft w:val="0"/>
              <w:marRight w:val="0"/>
              <w:marTop w:val="0"/>
              <w:marBottom w:val="0"/>
              <w:divBdr>
                <w:top w:val="none" w:sz="0" w:space="0" w:color="auto"/>
                <w:left w:val="none" w:sz="0" w:space="0" w:color="auto"/>
                <w:bottom w:val="none" w:sz="0" w:space="0" w:color="auto"/>
                <w:right w:val="none" w:sz="0" w:space="0" w:color="auto"/>
              </w:divBdr>
            </w:div>
            <w:div w:id="1135949275">
              <w:marLeft w:val="0"/>
              <w:marRight w:val="0"/>
              <w:marTop w:val="0"/>
              <w:marBottom w:val="0"/>
              <w:divBdr>
                <w:top w:val="none" w:sz="0" w:space="0" w:color="auto"/>
                <w:left w:val="none" w:sz="0" w:space="0" w:color="auto"/>
                <w:bottom w:val="none" w:sz="0" w:space="0" w:color="auto"/>
                <w:right w:val="none" w:sz="0" w:space="0" w:color="auto"/>
              </w:divBdr>
            </w:div>
            <w:div w:id="632175711">
              <w:marLeft w:val="0"/>
              <w:marRight w:val="0"/>
              <w:marTop w:val="0"/>
              <w:marBottom w:val="0"/>
              <w:divBdr>
                <w:top w:val="none" w:sz="0" w:space="0" w:color="auto"/>
                <w:left w:val="none" w:sz="0" w:space="0" w:color="auto"/>
                <w:bottom w:val="none" w:sz="0" w:space="0" w:color="auto"/>
                <w:right w:val="none" w:sz="0" w:space="0" w:color="auto"/>
              </w:divBdr>
            </w:div>
            <w:div w:id="402724554">
              <w:marLeft w:val="0"/>
              <w:marRight w:val="0"/>
              <w:marTop w:val="0"/>
              <w:marBottom w:val="0"/>
              <w:divBdr>
                <w:top w:val="none" w:sz="0" w:space="0" w:color="auto"/>
                <w:left w:val="none" w:sz="0" w:space="0" w:color="auto"/>
                <w:bottom w:val="none" w:sz="0" w:space="0" w:color="auto"/>
                <w:right w:val="none" w:sz="0" w:space="0" w:color="auto"/>
              </w:divBdr>
            </w:div>
            <w:div w:id="1511212433">
              <w:marLeft w:val="0"/>
              <w:marRight w:val="0"/>
              <w:marTop w:val="0"/>
              <w:marBottom w:val="0"/>
              <w:divBdr>
                <w:top w:val="none" w:sz="0" w:space="0" w:color="auto"/>
                <w:left w:val="none" w:sz="0" w:space="0" w:color="auto"/>
                <w:bottom w:val="none" w:sz="0" w:space="0" w:color="auto"/>
                <w:right w:val="none" w:sz="0" w:space="0" w:color="auto"/>
              </w:divBdr>
            </w:div>
            <w:div w:id="2062094403">
              <w:marLeft w:val="0"/>
              <w:marRight w:val="0"/>
              <w:marTop w:val="0"/>
              <w:marBottom w:val="0"/>
              <w:divBdr>
                <w:top w:val="none" w:sz="0" w:space="0" w:color="auto"/>
                <w:left w:val="none" w:sz="0" w:space="0" w:color="auto"/>
                <w:bottom w:val="none" w:sz="0" w:space="0" w:color="auto"/>
                <w:right w:val="none" w:sz="0" w:space="0" w:color="auto"/>
              </w:divBdr>
            </w:div>
            <w:div w:id="1792548849">
              <w:marLeft w:val="0"/>
              <w:marRight w:val="0"/>
              <w:marTop w:val="0"/>
              <w:marBottom w:val="0"/>
              <w:divBdr>
                <w:top w:val="none" w:sz="0" w:space="0" w:color="auto"/>
                <w:left w:val="none" w:sz="0" w:space="0" w:color="auto"/>
                <w:bottom w:val="none" w:sz="0" w:space="0" w:color="auto"/>
                <w:right w:val="none" w:sz="0" w:space="0" w:color="auto"/>
              </w:divBdr>
            </w:div>
            <w:div w:id="1855875652">
              <w:marLeft w:val="0"/>
              <w:marRight w:val="0"/>
              <w:marTop w:val="0"/>
              <w:marBottom w:val="0"/>
              <w:divBdr>
                <w:top w:val="none" w:sz="0" w:space="0" w:color="auto"/>
                <w:left w:val="none" w:sz="0" w:space="0" w:color="auto"/>
                <w:bottom w:val="none" w:sz="0" w:space="0" w:color="auto"/>
                <w:right w:val="none" w:sz="0" w:space="0" w:color="auto"/>
              </w:divBdr>
            </w:div>
            <w:div w:id="1207911258">
              <w:marLeft w:val="0"/>
              <w:marRight w:val="0"/>
              <w:marTop w:val="0"/>
              <w:marBottom w:val="0"/>
              <w:divBdr>
                <w:top w:val="none" w:sz="0" w:space="0" w:color="auto"/>
                <w:left w:val="none" w:sz="0" w:space="0" w:color="auto"/>
                <w:bottom w:val="none" w:sz="0" w:space="0" w:color="auto"/>
                <w:right w:val="none" w:sz="0" w:space="0" w:color="auto"/>
              </w:divBdr>
            </w:div>
            <w:div w:id="26109340">
              <w:marLeft w:val="0"/>
              <w:marRight w:val="0"/>
              <w:marTop w:val="0"/>
              <w:marBottom w:val="0"/>
              <w:divBdr>
                <w:top w:val="none" w:sz="0" w:space="0" w:color="auto"/>
                <w:left w:val="none" w:sz="0" w:space="0" w:color="auto"/>
                <w:bottom w:val="none" w:sz="0" w:space="0" w:color="auto"/>
                <w:right w:val="none" w:sz="0" w:space="0" w:color="auto"/>
              </w:divBdr>
            </w:div>
            <w:div w:id="1063679729">
              <w:marLeft w:val="0"/>
              <w:marRight w:val="0"/>
              <w:marTop w:val="0"/>
              <w:marBottom w:val="0"/>
              <w:divBdr>
                <w:top w:val="none" w:sz="0" w:space="0" w:color="auto"/>
                <w:left w:val="none" w:sz="0" w:space="0" w:color="auto"/>
                <w:bottom w:val="none" w:sz="0" w:space="0" w:color="auto"/>
                <w:right w:val="none" w:sz="0" w:space="0" w:color="auto"/>
              </w:divBdr>
            </w:div>
            <w:div w:id="715007051">
              <w:marLeft w:val="0"/>
              <w:marRight w:val="0"/>
              <w:marTop w:val="0"/>
              <w:marBottom w:val="0"/>
              <w:divBdr>
                <w:top w:val="none" w:sz="0" w:space="0" w:color="auto"/>
                <w:left w:val="none" w:sz="0" w:space="0" w:color="auto"/>
                <w:bottom w:val="none" w:sz="0" w:space="0" w:color="auto"/>
                <w:right w:val="none" w:sz="0" w:space="0" w:color="auto"/>
              </w:divBdr>
            </w:div>
            <w:div w:id="1543861086">
              <w:marLeft w:val="0"/>
              <w:marRight w:val="0"/>
              <w:marTop w:val="0"/>
              <w:marBottom w:val="0"/>
              <w:divBdr>
                <w:top w:val="none" w:sz="0" w:space="0" w:color="auto"/>
                <w:left w:val="none" w:sz="0" w:space="0" w:color="auto"/>
                <w:bottom w:val="none" w:sz="0" w:space="0" w:color="auto"/>
                <w:right w:val="none" w:sz="0" w:space="0" w:color="auto"/>
              </w:divBdr>
            </w:div>
            <w:div w:id="163984288">
              <w:marLeft w:val="0"/>
              <w:marRight w:val="0"/>
              <w:marTop w:val="0"/>
              <w:marBottom w:val="0"/>
              <w:divBdr>
                <w:top w:val="none" w:sz="0" w:space="0" w:color="auto"/>
                <w:left w:val="none" w:sz="0" w:space="0" w:color="auto"/>
                <w:bottom w:val="none" w:sz="0" w:space="0" w:color="auto"/>
                <w:right w:val="none" w:sz="0" w:space="0" w:color="auto"/>
              </w:divBdr>
            </w:div>
            <w:div w:id="441345651">
              <w:marLeft w:val="0"/>
              <w:marRight w:val="0"/>
              <w:marTop w:val="0"/>
              <w:marBottom w:val="0"/>
              <w:divBdr>
                <w:top w:val="none" w:sz="0" w:space="0" w:color="auto"/>
                <w:left w:val="none" w:sz="0" w:space="0" w:color="auto"/>
                <w:bottom w:val="none" w:sz="0" w:space="0" w:color="auto"/>
                <w:right w:val="none" w:sz="0" w:space="0" w:color="auto"/>
              </w:divBdr>
            </w:div>
            <w:div w:id="2104833649">
              <w:marLeft w:val="0"/>
              <w:marRight w:val="0"/>
              <w:marTop w:val="0"/>
              <w:marBottom w:val="0"/>
              <w:divBdr>
                <w:top w:val="none" w:sz="0" w:space="0" w:color="auto"/>
                <w:left w:val="none" w:sz="0" w:space="0" w:color="auto"/>
                <w:bottom w:val="none" w:sz="0" w:space="0" w:color="auto"/>
                <w:right w:val="none" w:sz="0" w:space="0" w:color="auto"/>
              </w:divBdr>
            </w:div>
            <w:div w:id="803347477">
              <w:marLeft w:val="0"/>
              <w:marRight w:val="0"/>
              <w:marTop w:val="0"/>
              <w:marBottom w:val="0"/>
              <w:divBdr>
                <w:top w:val="none" w:sz="0" w:space="0" w:color="auto"/>
                <w:left w:val="none" w:sz="0" w:space="0" w:color="auto"/>
                <w:bottom w:val="none" w:sz="0" w:space="0" w:color="auto"/>
                <w:right w:val="none" w:sz="0" w:space="0" w:color="auto"/>
              </w:divBdr>
            </w:div>
            <w:div w:id="1960648928">
              <w:marLeft w:val="0"/>
              <w:marRight w:val="0"/>
              <w:marTop w:val="0"/>
              <w:marBottom w:val="0"/>
              <w:divBdr>
                <w:top w:val="none" w:sz="0" w:space="0" w:color="auto"/>
                <w:left w:val="none" w:sz="0" w:space="0" w:color="auto"/>
                <w:bottom w:val="none" w:sz="0" w:space="0" w:color="auto"/>
                <w:right w:val="none" w:sz="0" w:space="0" w:color="auto"/>
              </w:divBdr>
            </w:div>
            <w:div w:id="1194657735">
              <w:marLeft w:val="0"/>
              <w:marRight w:val="0"/>
              <w:marTop w:val="0"/>
              <w:marBottom w:val="0"/>
              <w:divBdr>
                <w:top w:val="none" w:sz="0" w:space="0" w:color="auto"/>
                <w:left w:val="none" w:sz="0" w:space="0" w:color="auto"/>
                <w:bottom w:val="none" w:sz="0" w:space="0" w:color="auto"/>
                <w:right w:val="none" w:sz="0" w:space="0" w:color="auto"/>
              </w:divBdr>
            </w:div>
            <w:div w:id="1608273436">
              <w:marLeft w:val="0"/>
              <w:marRight w:val="0"/>
              <w:marTop w:val="0"/>
              <w:marBottom w:val="0"/>
              <w:divBdr>
                <w:top w:val="none" w:sz="0" w:space="0" w:color="auto"/>
                <w:left w:val="none" w:sz="0" w:space="0" w:color="auto"/>
                <w:bottom w:val="none" w:sz="0" w:space="0" w:color="auto"/>
                <w:right w:val="none" w:sz="0" w:space="0" w:color="auto"/>
              </w:divBdr>
            </w:div>
            <w:div w:id="832798195">
              <w:marLeft w:val="0"/>
              <w:marRight w:val="0"/>
              <w:marTop w:val="0"/>
              <w:marBottom w:val="0"/>
              <w:divBdr>
                <w:top w:val="none" w:sz="0" w:space="0" w:color="auto"/>
                <w:left w:val="none" w:sz="0" w:space="0" w:color="auto"/>
                <w:bottom w:val="none" w:sz="0" w:space="0" w:color="auto"/>
                <w:right w:val="none" w:sz="0" w:space="0" w:color="auto"/>
              </w:divBdr>
            </w:div>
            <w:div w:id="2082411590">
              <w:marLeft w:val="0"/>
              <w:marRight w:val="0"/>
              <w:marTop w:val="0"/>
              <w:marBottom w:val="0"/>
              <w:divBdr>
                <w:top w:val="none" w:sz="0" w:space="0" w:color="auto"/>
                <w:left w:val="none" w:sz="0" w:space="0" w:color="auto"/>
                <w:bottom w:val="none" w:sz="0" w:space="0" w:color="auto"/>
                <w:right w:val="none" w:sz="0" w:space="0" w:color="auto"/>
              </w:divBdr>
            </w:div>
            <w:div w:id="1639140198">
              <w:marLeft w:val="0"/>
              <w:marRight w:val="0"/>
              <w:marTop w:val="0"/>
              <w:marBottom w:val="0"/>
              <w:divBdr>
                <w:top w:val="none" w:sz="0" w:space="0" w:color="auto"/>
                <w:left w:val="none" w:sz="0" w:space="0" w:color="auto"/>
                <w:bottom w:val="none" w:sz="0" w:space="0" w:color="auto"/>
                <w:right w:val="none" w:sz="0" w:space="0" w:color="auto"/>
              </w:divBdr>
            </w:div>
            <w:div w:id="897204772">
              <w:marLeft w:val="0"/>
              <w:marRight w:val="0"/>
              <w:marTop w:val="0"/>
              <w:marBottom w:val="0"/>
              <w:divBdr>
                <w:top w:val="none" w:sz="0" w:space="0" w:color="auto"/>
                <w:left w:val="none" w:sz="0" w:space="0" w:color="auto"/>
                <w:bottom w:val="none" w:sz="0" w:space="0" w:color="auto"/>
                <w:right w:val="none" w:sz="0" w:space="0" w:color="auto"/>
              </w:divBdr>
            </w:div>
            <w:div w:id="1995838117">
              <w:marLeft w:val="0"/>
              <w:marRight w:val="0"/>
              <w:marTop w:val="0"/>
              <w:marBottom w:val="0"/>
              <w:divBdr>
                <w:top w:val="none" w:sz="0" w:space="0" w:color="auto"/>
                <w:left w:val="none" w:sz="0" w:space="0" w:color="auto"/>
                <w:bottom w:val="none" w:sz="0" w:space="0" w:color="auto"/>
                <w:right w:val="none" w:sz="0" w:space="0" w:color="auto"/>
              </w:divBdr>
            </w:div>
            <w:div w:id="1230313733">
              <w:marLeft w:val="0"/>
              <w:marRight w:val="0"/>
              <w:marTop w:val="0"/>
              <w:marBottom w:val="0"/>
              <w:divBdr>
                <w:top w:val="none" w:sz="0" w:space="0" w:color="auto"/>
                <w:left w:val="none" w:sz="0" w:space="0" w:color="auto"/>
                <w:bottom w:val="none" w:sz="0" w:space="0" w:color="auto"/>
                <w:right w:val="none" w:sz="0" w:space="0" w:color="auto"/>
              </w:divBdr>
            </w:div>
            <w:div w:id="1911116382">
              <w:marLeft w:val="0"/>
              <w:marRight w:val="0"/>
              <w:marTop w:val="0"/>
              <w:marBottom w:val="0"/>
              <w:divBdr>
                <w:top w:val="none" w:sz="0" w:space="0" w:color="auto"/>
                <w:left w:val="none" w:sz="0" w:space="0" w:color="auto"/>
                <w:bottom w:val="none" w:sz="0" w:space="0" w:color="auto"/>
                <w:right w:val="none" w:sz="0" w:space="0" w:color="auto"/>
              </w:divBdr>
            </w:div>
            <w:div w:id="114251655">
              <w:marLeft w:val="0"/>
              <w:marRight w:val="0"/>
              <w:marTop w:val="0"/>
              <w:marBottom w:val="0"/>
              <w:divBdr>
                <w:top w:val="none" w:sz="0" w:space="0" w:color="auto"/>
                <w:left w:val="none" w:sz="0" w:space="0" w:color="auto"/>
                <w:bottom w:val="none" w:sz="0" w:space="0" w:color="auto"/>
                <w:right w:val="none" w:sz="0" w:space="0" w:color="auto"/>
              </w:divBdr>
            </w:div>
            <w:div w:id="95751822">
              <w:marLeft w:val="0"/>
              <w:marRight w:val="0"/>
              <w:marTop w:val="0"/>
              <w:marBottom w:val="0"/>
              <w:divBdr>
                <w:top w:val="none" w:sz="0" w:space="0" w:color="auto"/>
                <w:left w:val="none" w:sz="0" w:space="0" w:color="auto"/>
                <w:bottom w:val="none" w:sz="0" w:space="0" w:color="auto"/>
                <w:right w:val="none" w:sz="0" w:space="0" w:color="auto"/>
              </w:divBdr>
            </w:div>
            <w:div w:id="1484544833">
              <w:marLeft w:val="0"/>
              <w:marRight w:val="0"/>
              <w:marTop w:val="0"/>
              <w:marBottom w:val="0"/>
              <w:divBdr>
                <w:top w:val="none" w:sz="0" w:space="0" w:color="auto"/>
                <w:left w:val="none" w:sz="0" w:space="0" w:color="auto"/>
                <w:bottom w:val="none" w:sz="0" w:space="0" w:color="auto"/>
                <w:right w:val="none" w:sz="0" w:space="0" w:color="auto"/>
              </w:divBdr>
            </w:div>
            <w:div w:id="2047214649">
              <w:marLeft w:val="0"/>
              <w:marRight w:val="0"/>
              <w:marTop w:val="0"/>
              <w:marBottom w:val="0"/>
              <w:divBdr>
                <w:top w:val="none" w:sz="0" w:space="0" w:color="auto"/>
                <w:left w:val="none" w:sz="0" w:space="0" w:color="auto"/>
                <w:bottom w:val="none" w:sz="0" w:space="0" w:color="auto"/>
                <w:right w:val="none" w:sz="0" w:space="0" w:color="auto"/>
              </w:divBdr>
            </w:div>
            <w:div w:id="97919557">
              <w:marLeft w:val="0"/>
              <w:marRight w:val="0"/>
              <w:marTop w:val="0"/>
              <w:marBottom w:val="0"/>
              <w:divBdr>
                <w:top w:val="none" w:sz="0" w:space="0" w:color="auto"/>
                <w:left w:val="none" w:sz="0" w:space="0" w:color="auto"/>
                <w:bottom w:val="none" w:sz="0" w:space="0" w:color="auto"/>
                <w:right w:val="none" w:sz="0" w:space="0" w:color="auto"/>
              </w:divBdr>
            </w:div>
            <w:div w:id="986084052">
              <w:marLeft w:val="0"/>
              <w:marRight w:val="0"/>
              <w:marTop w:val="0"/>
              <w:marBottom w:val="0"/>
              <w:divBdr>
                <w:top w:val="none" w:sz="0" w:space="0" w:color="auto"/>
                <w:left w:val="none" w:sz="0" w:space="0" w:color="auto"/>
                <w:bottom w:val="none" w:sz="0" w:space="0" w:color="auto"/>
                <w:right w:val="none" w:sz="0" w:space="0" w:color="auto"/>
              </w:divBdr>
            </w:div>
            <w:div w:id="1641032268">
              <w:marLeft w:val="0"/>
              <w:marRight w:val="0"/>
              <w:marTop w:val="0"/>
              <w:marBottom w:val="0"/>
              <w:divBdr>
                <w:top w:val="none" w:sz="0" w:space="0" w:color="auto"/>
                <w:left w:val="none" w:sz="0" w:space="0" w:color="auto"/>
                <w:bottom w:val="none" w:sz="0" w:space="0" w:color="auto"/>
                <w:right w:val="none" w:sz="0" w:space="0" w:color="auto"/>
              </w:divBdr>
            </w:div>
            <w:div w:id="1115174655">
              <w:marLeft w:val="0"/>
              <w:marRight w:val="0"/>
              <w:marTop w:val="360"/>
              <w:marBottom w:val="0"/>
              <w:divBdr>
                <w:top w:val="single" w:sz="6" w:space="0" w:color="auto"/>
                <w:left w:val="single" w:sz="6" w:space="0" w:color="auto"/>
                <w:bottom w:val="single" w:sz="6" w:space="0" w:color="auto"/>
                <w:right w:val="single" w:sz="6" w:space="0" w:color="auto"/>
              </w:divBdr>
            </w:div>
            <w:div w:id="2116056376">
              <w:marLeft w:val="0"/>
              <w:marRight w:val="0"/>
              <w:marTop w:val="0"/>
              <w:marBottom w:val="0"/>
              <w:divBdr>
                <w:top w:val="none" w:sz="0" w:space="0" w:color="auto"/>
                <w:left w:val="none" w:sz="0" w:space="0" w:color="auto"/>
                <w:bottom w:val="none" w:sz="0" w:space="0" w:color="auto"/>
                <w:right w:val="none" w:sz="0" w:space="0" w:color="auto"/>
              </w:divBdr>
            </w:div>
            <w:div w:id="293220951">
              <w:marLeft w:val="0"/>
              <w:marRight w:val="0"/>
              <w:marTop w:val="0"/>
              <w:marBottom w:val="0"/>
              <w:divBdr>
                <w:top w:val="none" w:sz="0" w:space="0" w:color="auto"/>
                <w:left w:val="none" w:sz="0" w:space="0" w:color="auto"/>
                <w:bottom w:val="none" w:sz="0" w:space="0" w:color="auto"/>
                <w:right w:val="none" w:sz="0" w:space="0" w:color="auto"/>
              </w:divBdr>
            </w:div>
            <w:div w:id="1517383428">
              <w:marLeft w:val="0"/>
              <w:marRight w:val="0"/>
              <w:marTop w:val="0"/>
              <w:marBottom w:val="0"/>
              <w:divBdr>
                <w:top w:val="none" w:sz="0" w:space="0" w:color="auto"/>
                <w:left w:val="none" w:sz="0" w:space="0" w:color="auto"/>
                <w:bottom w:val="none" w:sz="0" w:space="0" w:color="auto"/>
                <w:right w:val="none" w:sz="0" w:space="0" w:color="auto"/>
              </w:divBdr>
            </w:div>
            <w:div w:id="202644988">
              <w:marLeft w:val="0"/>
              <w:marRight w:val="0"/>
              <w:marTop w:val="0"/>
              <w:marBottom w:val="0"/>
              <w:divBdr>
                <w:top w:val="none" w:sz="0" w:space="0" w:color="auto"/>
                <w:left w:val="none" w:sz="0" w:space="0" w:color="auto"/>
                <w:bottom w:val="none" w:sz="0" w:space="0" w:color="auto"/>
                <w:right w:val="none" w:sz="0" w:space="0" w:color="auto"/>
              </w:divBdr>
            </w:div>
            <w:div w:id="1456632651">
              <w:marLeft w:val="0"/>
              <w:marRight w:val="0"/>
              <w:marTop w:val="0"/>
              <w:marBottom w:val="0"/>
              <w:divBdr>
                <w:top w:val="none" w:sz="0" w:space="0" w:color="auto"/>
                <w:left w:val="none" w:sz="0" w:space="0" w:color="auto"/>
                <w:bottom w:val="none" w:sz="0" w:space="0" w:color="auto"/>
                <w:right w:val="none" w:sz="0" w:space="0" w:color="auto"/>
              </w:divBdr>
            </w:div>
            <w:div w:id="1078593065">
              <w:marLeft w:val="0"/>
              <w:marRight w:val="0"/>
              <w:marTop w:val="0"/>
              <w:marBottom w:val="0"/>
              <w:divBdr>
                <w:top w:val="none" w:sz="0" w:space="0" w:color="auto"/>
                <w:left w:val="none" w:sz="0" w:space="0" w:color="auto"/>
                <w:bottom w:val="none" w:sz="0" w:space="0" w:color="auto"/>
                <w:right w:val="none" w:sz="0" w:space="0" w:color="auto"/>
              </w:divBdr>
            </w:div>
            <w:div w:id="1407876222">
              <w:marLeft w:val="0"/>
              <w:marRight w:val="0"/>
              <w:marTop w:val="0"/>
              <w:marBottom w:val="0"/>
              <w:divBdr>
                <w:top w:val="none" w:sz="0" w:space="0" w:color="auto"/>
                <w:left w:val="none" w:sz="0" w:space="0" w:color="auto"/>
                <w:bottom w:val="none" w:sz="0" w:space="0" w:color="auto"/>
                <w:right w:val="none" w:sz="0" w:space="0" w:color="auto"/>
              </w:divBdr>
            </w:div>
            <w:div w:id="731388628">
              <w:marLeft w:val="0"/>
              <w:marRight w:val="0"/>
              <w:marTop w:val="0"/>
              <w:marBottom w:val="0"/>
              <w:divBdr>
                <w:top w:val="none" w:sz="0" w:space="0" w:color="auto"/>
                <w:left w:val="none" w:sz="0" w:space="0" w:color="auto"/>
                <w:bottom w:val="none" w:sz="0" w:space="0" w:color="auto"/>
                <w:right w:val="none" w:sz="0" w:space="0" w:color="auto"/>
              </w:divBdr>
            </w:div>
            <w:div w:id="896548892">
              <w:marLeft w:val="0"/>
              <w:marRight w:val="0"/>
              <w:marTop w:val="0"/>
              <w:marBottom w:val="0"/>
              <w:divBdr>
                <w:top w:val="none" w:sz="0" w:space="0" w:color="auto"/>
                <w:left w:val="none" w:sz="0" w:space="0" w:color="auto"/>
                <w:bottom w:val="none" w:sz="0" w:space="0" w:color="auto"/>
                <w:right w:val="none" w:sz="0" w:space="0" w:color="auto"/>
              </w:divBdr>
            </w:div>
            <w:div w:id="109904338">
              <w:marLeft w:val="0"/>
              <w:marRight w:val="0"/>
              <w:marTop w:val="0"/>
              <w:marBottom w:val="0"/>
              <w:divBdr>
                <w:top w:val="none" w:sz="0" w:space="0" w:color="auto"/>
                <w:left w:val="none" w:sz="0" w:space="0" w:color="auto"/>
                <w:bottom w:val="none" w:sz="0" w:space="0" w:color="auto"/>
                <w:right w:val="none" w:sz="0" w:space="0" w:color="auto"/>
              </w:divBdr>
            </w:div>
            <w:div w:id="1838686003">
              <w:marLeft w:val="0"/>
              <w:marRight w:val="0"/>
              <w:marTop w:val="0"/>
              <w:marBottom w:val="0"/>
              <w:divBdr>
                <w:top w:val="none" w:sz="0" w:space="0" w:color="auto"/>
                <w:left w:val="none" w:sz="0" w:space="0" w:color="auto"/>
                <w:bottom w:val="none" w:sz="0" w:space="0" w:color="auto"/>
                <w:right w:val="none" w:sz="0" w:space="0" w:color="auto"/>
              </w:divBdr>
            </w:div>
            <w:div w:id="1866402255">
              <w:marLeft w:val="0"/>
              <w:marRight w:val="0"/>
              <w:marTop w:val="0"/>
              <w:marBottom w:val="0"/>
              <w:divBdr>
                <w:top w:val="none" w:sz="0" w:space="0" w:color="auto"/>
                <w:left w:val="none" w:sz="0" w:space="0" w:color="auto"/>
                <w:bottom w:val="none" w:sz="0" w:space="0" w:color="auto"/>
                <w:right w:val="none" w:sz="0" w:space="0" w:color="auto"/>
              </w:divBdr>
            </w:div>
            <w:div w:id="1141926868">
              <w:marLeft w:val="0"/>
              <w:marRight w:val="0"/>
              <w:marTop w:val="0"/>
              <w:marBottom w:val="0"/>
              <w:divBdr>
                <w:top w:val="none" w:sz="0" w:space="0" w:color="auto"/>
                <w:left w:val="none" w:sz="0" w:space="0" w:color="auto"/>
                <w:bottom w:val="none" w:sz="0" w:space="0" w:color="auto"/>
                <w:right w:val="none" w:sz="0" w:space="0" w:color="auto"/>
              </w:divBdr>
            </w:div>
            <w:div w:id="1184250365">
              <w:marLeft w:val="0"/>
              <w:marRight w:val="0"/>
              <w:marTop w:val="0"/>
              <w:marBottom w:val="0"/>
              <w:divBdr>
                <w:top w:val="none" w:sz="0" w:space="0" w:color="auto"/>
                <w:left w:val="none" w:sz="0" w:space="0" w:color="auto"/>
                <w:bottom w:val="none" w:sz="0" w:space="0" w:color="auto"/>
                <w:right w:val="none" w:sz="0" w:space="0" w:color="auto"/>
              </w:divBdr>
            </w:div>
            <w:div w:id="1212156944">
              <w:marLeft w:val="0"/>
              <w:marRight w:val="0"/>
              <w:marTop w:val="0"/>
              <w:marBottom w:val="0"/>
              <w:divBdr>
                <w:top w:val="none" w:sz="0" w:space="0" w:color="auto"/>
                <w:left w:val="none" w:sz="0" w:space="0" w:color="auto"/>
                <w:bottom w:val="none" w:sz="0" w:space="0" w:color="auto"/>
                <w:right w:val="none" w:sz="0" w:space="0" w:color="auto"/>
              </w:divBdr>
            </w:div>
            <w:div w:id="1273630308">
              <w:marLeft w:val="0"/>
              <w:marRight w:val="0"/>
              <w:marTop w:val="0"/>
              <w:marBottom w:val="0"/>
              <w:divBdr>
                <w:top w:val="none" w:sz="0" w:space="0" w:color="auto"/>
                <w:left w:val="none" w:sz="0" w:space="0" w:color="auto"/>
                <w:bottom w:val="none" w:sz="0" w:space="0" w:color="auto"/>
                <w:right w:val="none" w:sz="0" w:space="0" w:color="auto"/>
              </w:divBdr>
            </w:div>
            <w:div w:id="595216297">
              <w:marLeft w:val="0"/>
              <w:marRight w:val="0"/>
              <w:marTop w:val="0"/>
              <w:marBottom w:val="0"/>
              <w:divBdr>
                <w:top w:val="none" w:sz="0" w:space="0" w:color="auto"/>
                <w:left w:val="none" w:sz="0" w:space="0" w:color="auto"/>
                <w:bottom w:val="none" w:sz="0" w:space="0" w:color="auto"/>
                <w:right w:val="none" w:sz="0" w:space="0" w:color="auto"/>
              </w:divBdr>
            </w:div>
            <w:div w:id="1187912346">
              <w:marLeft w:val="0"/>
              <w:marRight w:val="0"/>
              <w:marTop w:val="0"/>
              <w:marBottom w:val="0"/>
              <w:divBdr>
                <w:top w:val="none" w:sz="0" w:space="0" w:color="auto"/>
                <w:left w:val="none" w:sz="0" w:space="0" w:color="auto"/>
                <w:bottom w:val="none" w:sz="0" w:space="0" w:color="auto"/>
                <w:right w:val="none" w:sz="0" w:space="0" w:color="auto"/>
              </w:divBdr>
            </w:div>
            <w:div w:id="265357265">
              <w:marLeft w:val="0"/>
              <w:marRight w:val="0"/>
              <w:marTop w:val="0"/>
              <w:marBottom w:val="0"/>
              <w:divBdr>
                <w:top w:val="none" w:sz="0" w:space="0" w:color="auto"/>
                <w:left w:val="none" w:sz="0" w:space="0" w:color="auto"/>
                <w:bottom w:val="none" w:sz="0" w:space="0" w:color="auto"/>
                <w:right w:val="none" w:sz="0" w:space="0" w:color="auto"/>
              </w:divBdr>
            </w:div>
            <w:div w:id="1770150760">
              <w:marLeft w:val="0"/>
              <w:marRight w:val="0"/>
              <w:marTop w:val="0"/>
              <w:marBottom w:val="0"/>
              <w:divBdr>
                <w:top w:val="none" w:sz="0" w:space="0" w:color="auto"/>
                <w:left w:val="none" w:sz="0" w:space="0" w:color="auto"/>
                <w:bottom w:val="none" w:sz="0" w:space="0" w:color="auto"/>
                <w:right w:val="none" w:sz="0" w:space="0" w:color="auto"/>
              </w:divBdr>
            </w:div>
            <w:div w:id="993029077">
              <w:marLeft w:val="0"/>
              <w:marRight w:val="0"/>
              <w:marTop w:val="0"/>
              <w:marBottom w:val="0"/>
              <w:divBdr>
                <w:top w:val="none" w:sz="0" w:space="0" w:color="auto"/>
                <w:left w:val="none" w:sz="0" w:space="0" w:color="auto"/>
                <w:bottom w:val="none" w:sz="0" w:space="0" w:color="auto"/>
                <w:right w:val="none" w:sz="0" w:space="0" w:color="auto"/>
              </w:divBdr>
            </w:div>
            <w:div w:id="1715347457">
              <w:marLeft w:val="0"/>
              <w:marRight w:val="0"/>
              <w:marTop w:val="0"/>
              <w:marBottom w:val="0"/>
              <w:divBdr>
                <w:top w:val="none" w:sz="0" w:space="0" w:color="auto"/>
                <w:left w:val="none" w:sz="0" w:space="0" w:color="auto"/>
                <w:bottom w:val="none" w:sz="0" w:space="0" w:color="auto"/>
                <w:right w:val="none" w:sz="0" w:space="0" w:color="auto"/>
              </w:divBdr>
            </w:div>
            <w:div w:id="1462117730">
              <w:marLeft w:val="0"/>
              <w:marRight w:val="0"/>
              <w:marTop w:val="0"/>
              <w:marBottom w:val="0"/>
              <w:divBdr>
                <w:top w:val="none" w:sz="0" w:space="0" w:color="auto"/>
                <w:left w:val="none" w:sz="0" w:space="0" w:color="auto"/>
                <w:bottom w:val="none" w:sz="0" w:space="0" w:color="auto"/>
                <w:right w:val="none" w:sz="0" w:space="0" w:color="auto"/>
              </w:divBdr>
            </w:div>
            <w:div w:id="605239481">
              <w:marLeft w:val="0"/>
              <w:marRight w:val="0"/>
              <w:marTop w:val="0"/>
              <w:marBottom w:val="0"/>
              <w:divBdr>
                <w:top w:val="none" w:sz="0" w:space="0" w:color="auto"/>
                <w:left w:val="none" w:sz="0" w:space="0" w:color="auto"/>
                <w:bottom w:val="none" w:sz="0" w:space="0" w:color="auto"/>
                <w:right w:val="none" w:sz="0" w:space="0" w:color="auto"/>
              </w:divBdr>
            </w:div>
            <w:div w:id="679048256">
              <w:marLeft w:val="0"/>
              <w:marRight w:val="0"/>
              <w:marTop w:val="0"/>
              <w:marBottom w:val="0"/>
              <w:divBdr>
                <w:top w:val="none" w:sz="0" w:space="0" w:color="auto"/>
                <w:left w:val="none" w:sz="0" w:space="0" w:color="auto"/>
                <w:bottom w:val="none" w:sz="0" w:space="0" w:color="auto"/>
                <w:right w:val="none" w:sz="0" w:space="0" w:color="auto"/>
              </w:divBdr>
            </w:div>
            <w:div w:id="1513378169">
              <w:marLeft w:val="0"/>
              <w:marRight w:val="0"/>
              <w:marTop w:val="0"/>
              <w:marBottom w:val="0"/>
              <w:divBdr>
                <w:top w:val="none" w:sz="0" w:space="0" w:color="auto"/>
                <w:left w:val="none" w:sz="0" w:space="0" w:color="auto"/>
                <w:bottom w:val="none" w:sz="0" w:space="0" w:color="auto"/>
                <w:right w:val="none" w:sz="0" w:space="0" w:color="auto"/>
              </w:divBdr>
            </w:div>
            <w:div w:id="1110277198">
              <w:marLeft w:val="0"/>
              <w:marRight w:val="0"/>
              <w:marTop w:val="0"/>
              <w:marBottom w:val="0"/>
              <w:divBdr>
                <w:top w:val="none" w:sz="0" w:space="0" w:color="auto"/>
                <w:left w:val="none" w:sz="0" w:space="0" w:color="auto"/>
                <w:bottom w:val="none" w:sz="0" w:space="0" w:color="auto"/>
                <w:right w:val="none" w:sz="0" w:space="0" w:color="auto"/>
              </w:divBdr>
            </w:div>
            <w:div w:id="1893616850">
              <w:marLeft w:val="0"/>
              <w:marRight w:val="0"/>
              <w:marTop w:val="0"/>
              <w:marBottom w:val="0"/>
              <w:divBdr>
                <w:top w:val="none" w:sz="0" w:space="0" w:color="auto"/>
                <w:left w:val="none" w:sz="0" w:space="0" w:color="auto"/>
                <w:bottom w:val="none" w:sz="0" w:space="0" w:color="auto"/>
                <w:right w:val="none" w:sz="0" w:space="0" w:color="auto"/>
              </w:divBdr>
            </w:div>
            <w:div w:id="1161316651">
              <w:marLeft w:val="0"/>
              <w:marRight w:val="0"/>
              <w:marTop w:val="0"/>
              <w:marBottom w:val="0"/>
              <w:divBdr>
                <w:top w:val="none" w:sz="0" w:space="0" w:color="auto"/>
                <w:left w:val="none" w:sz="0" w:space="0" w:color="auto"/>
                <w:bottom w:val="none" w:sz="0" w:space="0" w:color="auto"/>
                <w:right w:val="none" w:sz="0" w:space="0" w:color="auto"/>
              </w:divBdr>
            </w:div>
            <w:div w:id="141243328">
              <w:marLeft w:val="0"/>
              <w:marRight w:val="0"/>
              <w:marTop w:val="0"/>
              <w:marBottom w:val="0"/>
              <w:divBdr>
                <w:top w:val="none" w:sz="0" w:space="0" w:color="auto"/>
                <w:left w:val="none" w:sz="0" w:space="0" w:color="auto"/>
                <w:bottom w:val="none" w:sz="0" w:space="0" w:color="auto"/>
                <w:right w:val="none" w:sz="0" w:space="0" w:color="auto"/>
              </w:divBdr>
            </w:div>
            <w:div w:id="1390029418">
              <w:marLeft w:val="0"/>
              <w:marRight w:val="0"/>
              <w:marTop w:val="0"/>
              <w:marBottom w:val="0"/>
              <w:divBdr>
                <w:top w:val="none" w:sz="0" w:space="0" w:color="auto"/>
                <w:left w:val="none" w:sz="0" w:space="0" w:color="auto"/>
                <w:bottom w:val="none" w:sz="0" w:space="0" w:color="auto"/>
                <w:right w:val="none" w:sz="0" w:space="0" w:color="auto"/>
              </w:divBdr>
            </w:div>
            <w:div w:id="711349746">
              <w:marLeft w:val="0"/>
              <w:marRight w:val="0"/>
              <w:marTop w:val="0"/>
              <w:marBottom w:val="0"/>
              <w:divBdr>
                <w:top w:val="none" w:sz="0" w:space="0" w:color="auto"/>
                <w:left w:val="none" w:sz="0" w:space="0" w:color="auto"/>
                <w:bottom w:val="none" w:sz="0" w:space="0" w:color="auto"/>
                <w:right w:val="none" w:sz="0" w:space="0" w:color="auto"/>
              </w:divBdr>
            </w:div>
            <w:div w:id="1347949576">
              <w:marLeft w:val="0"/>
              <w:marRight w:val="0"/>
              <w:marTop w:val="0"/>
              <w:marBottom w:val="0"/>
              <w:divBdr>
                <w:top w:val="none" w:sz="0" w:space="0" w:color="auto"/>
                <w:left w:val="none" w:sz="0" w:space="0" w:color="auto"/>
                <w:bottom w:val="none" w:sz="0" w:space="0" w:color="auto"/>
                <w:right w:val="none" w:sz="0" w:space="0" w:color="auto"/>
              </w:divBdr>
            </w:div>
            <w:div w:id="268778268">
              <w:marLeft w:val="0"/>
              <w:marRight w:val="0"/>
              <w:marTop w:val="0"/>
              <w:marBottom w:val="0"/>
              <w:divBdr>
                <w:top w:val="none" w:sz="0" w:space="0" w:color="auto"/>
                <w:left w:val="none" w:sz="0" w:space="0" w:color="auto"/>
                <w:bottom w:val="none" w:sz="0" w:space="0" w:color="auto"/>
                <w:right w:val="none" w:sz="0" w:space="0" w:color="auto"/>
              </w:divBdr>
            </w:div>
            <w:div w:id="833912595">
              <w:marLeft w:val="0"/>
              <w:marRight w:val="0"/>
              <w:marTop w:val="0"/>
              <w:marBottom w:val="0"/>
              <w:divBdr>
                <w:top w:val="none" w:sz="0" w:space="0" w:color="auto"/>
                <w:left w:val="none" w:sz="0" w:space="0" w:color="auto"/>
                <w:bottom w:val="none" w:sz="0" w:space="0" w:color="auto"/>
                <w:right w:val="none" w:sz="0" w:space="0" w:color="auto"/>
              </w:divBdr>
            </w:div>
            <w:div w:id="954599855">
              <w:marLeft w:val="0"/>
              <w:marRight w:val="0"/>
              <w:marTop w:val="0"/>
              <w:marBottom w:val="0"/>
              <w:divBdr>
                <w:top w:val="none" w:sz="0" w:space="0" w:color="auto"/>
                <w:left w:val="none" w:sz="0" w:space="0" w:color="auto"/>
                <w:bottom w:val="none" w:sz="0" w:space="0" w:color="auto"/>
                <w:right w:val="none" w:sz="0" w:space="0" w:color="auto"/>
              </w:divBdr>
            </w:div>
            <w:div w:id="150407777">
              <w:marLeft w:val="0"/>
              <w:marRight w:val="0"/>
              <w:marTop w:val="0"/>
              <w:marBottom w:val="0"/>
              <w:divBdr>
                <w:top w:val="none" w:sz="0" w:space="0" w:color="auto"/>
                <w:left w:val="none" w:sz="0" w:space="0" w:color="auto"/>
                <w:bottom w:val="none" w:sz="0" w:space="0" w:color="auto"/>
                <w:right w:val="none" w:sz="0" w:space="0" w:color="auto"/>
              </w:divBdr>
            </w:div>
            <w:div w:id="661856964">
              <w:marLeft w:val="0"/>
              <w:marRight w:val="0"/>
              <w:marTop w:val="0"/>
              <w:marBottom w:val="0"/>
              <w:divBdr>
                <w:top w:val="none" w:sz="0" w:space="0" w:color="auto"/>
                <w:left w:val="none" w:sz="0" w:space="0" w:color="auto"/>
                <w:bottom w:val="none" w:sz="0" w:space="0" w:color="auto"/>
                <w:right w:val="none" w:sz="0" w:space="0" w:color="auto"/>
              </w:divBdr>
            </w:div>
            <w:div w:id="1406417031">
              <w:marLeft w:val="0"/>
              <w:marRight w:val="0"/>
              <w:marTop w:val="0"/>
              <w:marBottom w:val="0"/>
              <w:divBdr>
                <w:top w:val="none" w:sz="0" w:space="0" w:color="auto"/>
                <w:left w:val="none" w:sz="0" w:space="0" w:color="auto"/>
                <w:bottom w:val="none" w:sz="0" w:space="0" w:color="auto"/>
                <w:right w:val="none" w:sz="0" w:space="0" w:color="auto"/>
              </w:divBdr>
            </w:div>
            <w:div w:id="1028145925">
              <w:marLeft w:val="0"/>
              <w:marRight w:val="0"/>
              <w:marTop w:val="0"/>
              <w:marBottom w:val="0"/>
              <w:divBdr>
                <w:top w:val="none" w:sz="0" w:space="0" w:color="auto"/>
                <w:left w:val="none" w:sz="0" w:space="0" w:color="auto"/>
                <w:bottom w:val="none" w:sz="0" w:space="0" w:color="auto"/>
                <w:right w:val="none" w:sz="0" w:space="0" w:color="auto"/>
              </w:divBdr>
            </w:div>
            <w:div w:id="960183690">
              <w:marLeft w:val="0"/>
              <w:marRight w:val="0"/>
              <w:marTop w:val="0"/>
              <w:marBottom w:val="0"/>
              <w:divBdr>
                <w:top w:val="none" w:sz="0" w:space="0" w:color="auto"/>
                <w:left w:val="none" w:sz="0" w:space="0" w:color="auto"/>
                <w:bottom w:val="none" w:sz="0" w:space="0" w:color="auto"/>
                <w:right w:val="none" w:sz="0" w:space="0" w:color="auto"/>
              </w:divBdr>
            </w:div>
            <w:div w:id="1590308199">
              <w:marLeft w:val="0"/>
              <w:marRight w:val="0"/>
              <w:marTop w:val="0"/>
              <w:marBottom w:val="0"/>
              <w:divBdr>
                <w:top w:val="none" w:sz="0" w:space="0" w:color="auto"/>
                <w:left w:val="none" w:sz="0" w:space="0" w:color="auto"/>
                <w:bottom w:val="none" w:sz="0" w:space="0" w:color="auto"/>
                <w:right w:val="none" w:sz="0" w:space="0" w:color="auto"/>
              </w:divBdr>
            </w:div>
            <w:div w:id="1380086662">
              <w:marLeft w:val="0"/>
              <w:marRight w:val="0"/>
              <w:marTop w:val="0"/>
              <w:marBottom w:val="0"/>
              <w:divBdr>
                <w:top w:val="none" w:sz="0" w:space="0" w:color="auto"/>
                <w:left w:val="none" w:sz="0" w:space="0" w:color="auto"/>
                <w:bottom w:val="none" w:sz="0" w:space="0" w:color="auto"/>
                <w:right w:val="none" w:sz="0" w:space="0" w:color="auto"/>
              </w:divBdr>
            </w:div>
            <w:div w:id="44767868">
              <w:marLeft w:val="0"/>
              <w:marRight w:val="0"/>
              <w:marTop w:val="0"/>
              <w:marBottom w:val="0"/>
              <w:divBdr>
                <w:top w:val="none" w:sz="0" w:space="0" w:color="auto"/>
                <w:left w:val="none" w:sz="0" w:space="0" w:color="auto"/>
                <w:bottom w:val="none" w:sz="0" w:space="0" w:color="auto"/>
                <w:right w:val="none" w:sz="0" w:space="0" w:color="auto"/>
              </w:divBdr>
            </w:div>
            <w:div w:id="519317166">
              <w:marLeft w:val="0"/>
              <w:marRight w:val="0"/>
              <w:marTop w:val="0"/>
              <w:marBottom w:val="0"/>
              <w:divBdr>
                <w:top w:val="none" w:sz="0" w:space="0" w:color="auto"/>
                <w:left w:val="none" w:sz="0" w:space="0" w:color="auto"/>
                <w:bottom w:val="none" w:sz="0" w:space="0" w:color="auto"/>
                <w:right w:val="none" w:sz="0" w:space="0" w:color="auto"/>
              </w:divBdr>
            </w:div>
            <w:div w:id="1640526713">
              <w:marLeft w:val="0"/>
              <w:marRight w:val="0"/>
              <w:marTop w:val="0"/>
              <w:marBottom w:val="0"/>
              <w:divBdr>
                <w:top w:val="none" w:sz="0" w:space="0" w:color="auto"/>
                <w:left w:val="none" w:sz="0" w:space="0" w:color="auto"/>
                <w:bottom w:val="none" w:sz="0" w:space="0" w:color="auto"/>
                <w:right w:val="none" w:sz="0" w:space="0" w:color="auto"/>
              </w:divBdr>
            </w:div>
            <w:div w:id="434640547">
              <w:marLeft w:val="0"/>
              <w:marRight w:val="0"/>
              <w:marTop w:val="0"/>
              <w:marBottom w:val="0"/>
              <w:divBdr>
                <w:top w:val="none" w:sz="0" w:space="0" w:color="auto"/>
                <w:left w:val="none" w:sz="0" w:space="0" w:color="auto"/>
                <w:bottom w:val="none" w:sz="0" w:space="0" w:color="auto"/>
                <w:right w:val="none" w:sz="0" w:space="0" w:color="auto"/>
              </w:divBdr>
            </w:div>
            <w:div w:id="34352970">
              <w:marLeft w:val="0"/>
              <w:marRight w:val="0"/>
              <w:marTop w:val="0"/>
              <w:marBottom w:val="0"/>
              <w:divBdr>
                <w:top w:val="none" w:sz="0" w:space="0" w:color="auto"/>
                <w:left w:val="none" w:sz="0" w:space="0" w:color="auto"/>
                <w:bottom w:val="none" w:sz="0" w:space="0" w:color="auto"/>
                <w:right w:val="none" w:sz="0" w:space="0" w:color="auto"/>
              </w:divBdr>
            </w:div>
            <w:div w:id="1116831739">
              <w:marLeft w:val="0"/>
              <w:marRight w:val="0"/>
              <w:marTop w:val="0"/>
              <w:marBottom w:val="0"/>
              <w:divBdr>
                <w:top w:val="none" w:sz="0" w:space="0" w:color="auto"/>
                <w:left w:val="none" w:sz="0" w:space="0" w:color="auto"/>
                <w:bottom w:val="none" w:sz="0" w:space="0" w:color="auto"/>
                <w:right w:val="none" w:sz="0" w:space="0" w:color="auto"/>
              </w:divBdr>
            </w:div>
            <w:div w:id="1601335296">
              <w:marLeft w:val="0"/>
              <w:marRight w:val="0"/>
              <w:marTop w:val="0"/>
              <w:marBottom w:val="0"/>
              <w:divBdr>
                <w:top w:val="none" w:sz="0" w:space="0" w:color="auto"/>
                <w:left w:val="none" w:sz="0" w:space="0" w:color="auto"/>
                <w:bottom w:val="none" w:sz="0" w:space="0" w:color="auto"/>
                <w:right w:val="none" w:sz="0" w:space="0" w:color="auto"/>
              </w:divBdr>
            </w:div>
            <w:div w:id="1752432714">
              <w:marLeft w:val="0"/>
              <w:marRight w:val="0"/>
              <w:marTop w:val="0"/>
              <w:marBottom w:val="0"/>
              <w:divBdr>
                <w:top w:val="none" w:sz="0" w:space="0" w:color="auto"/>
                <w:left w:val="none" w:sz="0" w:space="0" w:color="auto"/>
                <w:bottom w:val="none" w:sz="0" w:space="0" w:color="auto"/>
                <w:right w:val="none" w:sz="0" w:space="0" w:color="auto"/>
              </w:divBdr>
            </w:div>
            <w:div w:id="202519178">
              <w:marLeft w:val="0"/>
              <w:marRight w:val="0"/>
              <w:marTop w:val="0"/>
              <w:marBottom w:val="0"/>
              <w:divBdr>
                <w:top w:val="none" w:sz="0" w:space="0" w:color="auto"/>
                <w:left w:val="none" w:sz="0" w:space="0" w:color="auto"/>
                <w:bottom w:val="none" w:sz="0" w:space="0" w:color="auto"/>
                <w:right w:val="none" w:sz="0" w:space="0" w:color="auto"/>
              </w:divBdr>
            </w:div>
            <w:div w:id="1551310067">
              <w:marLeft w:val="0"/>
              <w:marRight w:val="0"/>
              <w:marTop w:val="0"/>
              <w:marBottom w:val="0"/>
              <w:divBdr>
                <w:top w:val="none" w:sz="0" w:space="0" w:color="auto"/>
                <w:left w:val="none" w:sz="0" w:space="0" w:color="auto"/>
                <w:bottom w:val="none" w:sz="0" w:space="0" w:color="auto"/>
                <w:right w:val="none" w:sz="0" w:space="0" w:color="auto"/>
              </w:divBdr>
            </w:div>
            <w:div w:id="575239152">
              <w:marLeft w:val="0"/>
              <w:marRight w:val="0"/>
              <w:marTop w:val="0"/>
              <w:marBottom w:val="0"/>
              <w:divBdr>
                <w:top w:val="none" w:sz="0" w:space="0" w:color="auto"/>
                <w:left w:val="none" w:sz="0" w:space="0" w:color="auto"/>
                <w:bottom w:val="none" w:sz="0" w:space="0" w:color="auto"/>
                <w:right w:val="none" w:sz="0" w:space="0" w:color="auto"/>
              </w:divBdr>
            </w:div>
            <w:div w:id="1593246684">
              <w:marLeft w:val="0"/>
              <w:marRight w:val="0"/>
              <w:marTop w:val="0"/>
              <w:marBottom w:val="0"/>
              <w:divBdr>
                <w:top w:val="none" w:sz="0" w:space="0" w:color="auto"/>
                <w:left w:val="none" w:sz="0" w:space="0" w:color="auto"/>
                <w:bottom w:val="none" w:sz="0" w:space="0" w:color="auto"/>
                <w:right w:val="none" w:sz="0" w:space="0" w:color="auto"/>
              </w:divBdr>
            </w:div>
            <w:div w:id="441193712">
              <w:marLeft w:val="0"/>
              <w:marRight w:val="0"/>
              <w:marTop w:val="0"/>
              <w:marBottom w:val="0"/>
              <w:divBdr>
                <w:top w:val="none" w:sz="0" w:space="0" w:color="auto"/>
                <w:left w:val="none" w:sz="0" w:space="0" w:color="auto"/>
                <w:bottom w:val="none" w:sz="0" w:space="0" w:color="auto"/>
                <w:right w:val="none" w:sz="0" w:space="0" w:color="auto"/>
              </w:divBdr>
            </w:div>
            <w:div w:id="1462842436">
              <w:marLeft w:val="0"/>
              <w:marRight w:val="0"/>
              <w:marTop w:val="0"/>
              <w:marBottom w:val="0"/>
              <w:divBdr>
                <w:top w:val="none" w:sz="0" w:space="0" w:color="auto"/>
                <w:left w:val="none" w:sz="0" w:space="0" w:color="auto"/>
                <w:bottom w:val="none" w:sz="0" w:space="0" w:color="auto"/>
                <w:right w:val="none" w:sz="0" w:space="0" w:color="auto"/>
              </w:divBdr>
            </w:div>
            <w:div w:id="876308646">
              <w:marLeft w:val="0"/>
              <w:marRight w:val="0"/>
              <w:marTop w:val="0"/>
              <w:marBottom w:val="0"/>
              <w:divBdr>
                <w:top w:val="none" w:sz="0" w:space="0" w:color="auto"/>
                <w:left w:val="none" w:sz="0" w:space="0" w:color="auto"/>
                <w:bottom w:val="none" w:sz="0" w:space="0" w:color="auto"/>
                <w:right w:val="none" w:sz="0" w:space="0" w:color="auto"/>
              </w:divBdr>
            </w:div>
            <w:div w:id="1084958100">
              <w:marLeft w:val="0"/>
              <w:marRight w:val="0"/>
              <w:marTop w:val="0"/>
              <w:marBottom w:val="0"/>
              <w:divBdr>
                <w:top w:val="none" w:sz="0" w:space="0" w:color="auto"/>
                <w:left w:val="none" w:sz="0" w:space="0" w:color="auto"/>
                <w:bottom w:val="none" w:sz="0" w:space="0" w:color="auto"/>
                <w:right w:val="none" w:sz="0" w:space="0" w:color="auto"/>
              </w:divBdr>
            </w:div>
            <w:div w:id="1011643572">
              <w:marLeft w:val="0"/>
              <w:marRight w:val="0"/>
              <w:marTop w:val="0"/>
              <w:marBottom w:val="0"/>
              <w:divBdr>
                <w:top w:val="none" w:sz="0" w:space="0" w:color="auto"/>
                <w:left w:val="none" w:sz="0" w:space="0" w:color="auto"/>
                <w:bottom w:val="none" w:sz="0" w:space="0" w:color="auto"/>
                <w:right w:val="none" w:sz="0" w:space="0" w:color="auto"/>
              </w:divBdr>
            </w:div>
            <w:div w:id="1165242451">
              <w:marLeft w:val="0"/>
              <w:marRight w:val="0"/>
              <w:marTop w:val="0"/>
              <w:marBottom w:val="0"/>
              <w:divBdr>
                <w:top w:val="none" w:sz="0" w:space="0" w:color="auto"/>
                <w:left w:val="none" w:sz="0" w:space="0" w:color="auto"/>
                <w:bottom w:val="none" w:sz="0" w:space="0" w:color="auto"/>
                <w:right w:val="none" w:sz="0" w:space="0" w:color="auto"/>
              </w:divBdr>
            </w:div>
            <w:div w:id="23672708">
              <w:marLeft w:val="0"/>
              <w:marRight w:val="0"/>
              <w:marTop w:val="0"/>
              <w:marBottom w:val="0"/>
              <w:divBdr>
                <w:top w:val="none" w:sz="0" w:space="0" w:color="auto"/>
                <w:left w:val="none" w:sz="0" w:space="0" w:color="auto"/>
                <w:bottom w:val="none" w:sz="0" w:space="0" w:color="auto"/>
                <w:right w:val="none" w:sz="0" w:space="0" w:color="auto"/>
              </w:divBdr>
            </w:div>
            <w:div w:id="1565481309">
              <w:marLeft w:val="0"/>
              <w:marRight w:val="0"/>
              <w:marTop w:val="0"/>
              <w:marBottom w:val="0"/>
              <w:divBdr>
                <w:top w:val="none" w:sz="0" w:space="0" w:color="auto"/>
                <w:left w:val="none" w:sz="0" w:space="0" w:color="auto"/>
                <w:bottom w:val="none" w:sz="0" w:space="0" w:color="auto"/>
                <w:right w:val="none" w:sz="0" w:space="0" w:color="auto"/>
              </w:divBdr>
            </w:div>
            <w:div w:id="1853953036">
              <w:marLeft w:val="0"/>
              <w:marRight w:val="0"/>
              <w:marTop w:val="0"/>
              <w:marBottom w:val="0"/>
              <w:divBdr>
                <w:top w:val="none" w:sz="0" w:space="0" w:color="auto"/>
                <w:left w:val="none" w:sz="0" w:space="0" w:color="auto"/>
                <w:bottom w:val="none" w:sz="0" w:space="0" w:color="auto"/>
                <w:right w:val="none" w:sz="0" w:space="0" w:color="auto"/>
              </w:divBdr>
            </w:div>
            <w:div w:id="358236524">
              <w:marLeft w:val="0"/>
              <w:marRight w:val="0"/>
              <w:marTop w:val="0"/>
              <w:marBottom w:val="0"/>
              <w:divBdr>
                <w:top w:val="none" w:sz="0" w:space="0" w:color="auto"/>
                <w:left w:val="none" w:sz="0" w:space="0" w:color="auto"/>
                <w:bottom w:val="none" w:sz="0" w:space="0" w:color="auto"/>
                <w:right w:val="none" w:sz="0" w:space="0" w:color="auto"/>
              </w:divBdr>
            </w:div>
            <w:div w:id="2001810975">
              <w:marLeft w:val="0"/>
              <w:marRight w:val="0"/>
              <w:marTop w:val="0"/>
              <w:marBottom w:val="0"/>
              <w:divBdr>
                <w:top w:val="none" w:sz="0" w:space="0" w:color="auto"/>
                <w:left w:val="none" w:sz="0" w:space="0" w:color="auto"/>
                <w:bottom w:val="none" w:sz="0" w:space="0" w:color="auto"/>
                <w:right w:val="none" w:sz="0" w:space="0" w:color="auto"/>
              </w:divBdr>
            </w:div>
            <w:div w:id="1356807426">
              <w:marLeft w:val="0"/>
              <w:marRight w:val="0"/>
              <w:marTop w:val="0"/>
              <w:marBottom w:val="0"/>
              <w:divBdr>
                <w:top w:val="none" w:sz="0" w:space="0" w:color="auto"/>
                <w:left w:val="none" w:sz="0" w:space="0" w:color="auto"/>
                <w:bottom w:val="none" w:sz="0" w:space="0" w:color="auto"/>
                <w:right w:val="none" w:sz="0" w:space="0" w:color="auto"/>
              </w:divBdr>
            </w:div>
            <w:div w:id="288249063">
              <w:marLeft w:val="0"/>
              <w:marRight w:val="0"/>
              <w:marTop w:val="0"/>
              <w:marBottom w:val="0"/>
              <w:divBdr>
                <w:top w:val="none" w:sz="0" w:space="0" w:color="auto"/>
                <w:left w:val="none" w:sz="0" w:space="0" w:color="auto"/>
                <w:bottom w:val="none" w:sz="0" w:space="0" w:color="auto"/>
                <w:right w:val="none" w:sz="0" w:space="0" w:color="auto"/>
              </w:divBdr>
            </w:div>
            <w:div w:id="880901078">
              <w:marLeft w:val="0"/>
              <w:marRight w:val="0"/>
              <w:marTop w:val="0"/>
              <w:marBottom w:val="0"/>
              <w:divBdr>
                <w:top w:val="none" w:sz="0" w:space="0" w:color="auto"/>
                <w:left w:val="none" w:sz="0" w:space="0" w:color="auto"/>
                <w:bottom w:val="none" w:sz="0" w:space="0" w:color="auto"/>
                <w:right w:val="none" w:sz="0" w:space="0" w:color="auto"/>
              </w:divBdr>
            </w:div>
            <w:div w:id="1893032283">
              <w:marLeft w:val="0"/>
              <w:marRight w:val="0"/>
              <w:marTop w:val="0"/>
              <w:marBottom w:val="0"/>
              <w:divBdr>
                <w:top w:val="none" w:sz="0" w:space="0" w:color="auto"/>
                <w:left w:val="none" w:sz="0" w:space="0" w:color="auto"/>
                <w:bottom w:val="none" w:sz="0" w:space="0" w:color="auto"/>
                <w:right w:val="none" w:sz="0" w:space="0" w:color="auto"/>
              </w:divBdr>
            </w:div>
            <w:div w:id="381953180">
              <w:marLeft w:val="0"/>
              <w:marRight w:val="0"/>
              <w:marTop w:val="0"/>
              <w:marBottom w:val="0"/>
              <w:divBdr>
                <w:top w:val="none" w:sz="0" w:space="0" w:color="auto"/>
                <w:left w:val="none" w:sz="0" w:space="0" w:color="auto"/>
                <w:bottom w:val="none" w:sz="0" w:space="0" w:color="auto"/>
                <w:right w:val="none" w:sz="0" w:space="0" w:color="auto"/>
              </w:divBdr>
            </w:div>
            <w:div w:id="148248943">
              <w:marLeft w:val="0"/>
              <w:marRight w:val="0"/>
              <w:marTop w:val="0"/>
              <w:marBottom w:val="0"/>
              <w:divBdr>
                <w:top w:val="none" w:sz="0" w:space="0" w:color="auto"/>
                <w:left w:val="none" w:sz="0" w:space="0" w:color="auto"/>
                <w:bottom w:val="none" w:sz="0" w:space="0" w:color="auto"/>
                <w:right w:val="none" w:sz="0" w:space="0" w:color="auto"/>
              </w:divBdr>
            </w:div>
            <w:div w:id="953290256">
              <w:marLeft w:val="0"/>
              <w:marRight w:val="0"/>
              <w:marTop w:val="0"/>
              <w:marBottom w:val="0"/>
              <w:divBdr>
                <w:top w:val="none" w:sz="0" w:space="0" w:color="auto"/>
                <w:left w:val="none" w:sz="0" w:space="0" w:color="auto"/>
                <w:bottom w:val="none" w:sz="0" w:space="0" w:color="auto"/>
                <w:right w:val="none" w:sz="0" w:space="0" w:color="auto"/>
              </w:divBdr>
            </w:div>
            <w:div w:id="2056083134">
              <w:marLeft w:val="0"/>
              <w:marRight w:val="0"/>
              <w:marTop w:val="0"/>
              <w:marBottom w:val="0"/>
              <w:divBdr>
                <w:top w:val="none" w:sz="0" w:space="0" w:color="auto"/>
                <w:left w:val="none" w:sz="0" w:space="0" w:color="auto"/>
                <w:bottom w:val="none" w:sz="0" w:space="0" w:color="auto"/>
                <w:right w:val="none" w:sz="0" w:space="0" w:color="auto"/>
              </w:divBdr>
            </w:div>
            <w:div w:id="1291015000">
              <w:marLeft w:val="0"/>
              <w:marRight w:val="0"/>
              <w:marTop w:val="0"/>
              <w:marBottom w:val="0"/>
              <w:divBdr>
                <w:top w:val="none" w:sz="0" w:space="0" w:color="auto"/>
                <w:left w:val="none" w:sz="0" w:space="0" w:color="auto"/>
                <w:bottom w:val="none" w:sz="0" w:space="0" w:color="auto"/>
                <w:right w:val="none" w:sz="0" w:space="0" w:color="auto"/>
              </w:divBdr>
            </w:div>
            <w:div w:id="1828210431">
              <w:marLeft w:val="0"/>
              <w:marRight w:val="0"/>
              <w:marTop w:val="0"/>
              <w:marBottom w:val="0"/>
              <w:divBdr>
                <w:top w:val="none" w:sz="0" w:space="0" w:color="auto"/>
                <w:left w:val="none" w:sz="0" w:space="0" w:color="auto"/>
                <w:bottom w:val="none" w:sz="0" w:space="0" w:color="auto"/>
                <w:right w:val="none" w:sz="0" w:space="0" w:color="auto"/>
              </w:divBdr>
            </w:div>
            <w:div w:id="1024789132">
              <w:marLeft w:val="0"/>
              <w:marRight w:val="0"/>
              <w:marTop w:val="0"/>
              <w:marBottom w:val="0"/>
              <w:divBdr>
                <w:top w:val="none" w:sz="0" w:space="0" w:color="auto"/>
                <w:left w:val="none" w:sz="0" w:space="0" w:color="auto"/>
                <w:bottom w:val="none" w:sz="0" w:space="0" w:color="auto"/>
                <w:right w:val="none" w:sz="0" w:space="0" w:color="auto"/>
              </w:divBdr>
            </w:div>
            <w:div w:id="856306246">
              <w:marLeft w:val="0"/>
              <w:marRight w:val="0"/>
              <w:marTop w:val="0"/>
              <w:marBottom w:val="0"/>
              <w:divBdr>
                <w:top w:val="none" w:sz="0" w:space="0" w:color="auto"/>
                <w:left w:val="none" w:sz="0" w:space="0" w:color="auto"/>
                <w:bottom w:val="none" w:sz="0" w:space="0" w:color="auto"/>
                <w:right w:val="none" w:sz="0" w:space="0" w:color="auto"/>
              </w:divBdr>
            </w:div>
            <w:div w:id="750202936">
              <w:marLeft w:val="0"/>
              <w:marRight w:val="0"/>
              <w:marTop w:val="0"/>
              <w:marBottom w:val="0"/>
              <w:divBdr>
                <w:top w:val="none" w:sz="0" w:space="0" w:color="auto"/>
                <w:left w:val="none" w:sz="0" w:space="0" w:color="auto"/>
                <w:bottom w:val="none" w:sz="0" w:space="0" w:color="auto"/>
                <w:right w:val="none" w:sz="0" w:space="0" w:color="auto"/>
              </w:divBdr>
            </w:div>
            <w:div w:id="1771195341">
              <w:marLeft w:val="0"/>
              <w:marRight w:val="0"/>
              <w:marTop w:val="0"/>
              <w:marBottom w:val="0"/>
              <w:divBdr>
                <w:top w:val="none" w:sz="0" w:space="0" w:color="auto"/>
                <w:left w:val="none" w:sz="0" w:space="0" w:color="auto"/>
                <w:bottom w:val="none" w:sz="0" w:space="0" w:color="auto"/>
                <w:right w:val="none" w:sz="0" w:space="0" w:color="auto"/>
              </w:divBdr>
            </w:div>
            <w:div w:id="246614261">
              <w:marLeft w:val="0"/>
              <w:marRight w:val="0"/>
              <w:marTop w:val="0"/>
              <w:marBottom w:val="0"/>
              <w:divBdr>
                <w:top w:val="none" w:sz="0" w:space="0" w:color="auto"/>
                <w:left w:val="none" w:sz="0" w:space="0" w:color="auto"/>
                <w:bottom w:val="none" w:sz="0" w:space="0" w:color="auto"/>
                <w:right w:val="none" w:sz="0" w:space="0" w:color="auto"/>
              </w:divBdr>
            </w:div>
            <w:div w:id="744106556">
              <w:marLeft w:val="0"/>
              <w:marRight w:val="0"/>
              <w:marTop w:val="0"/>
              <w:marBottom w:val="0"/>
              <w:divBdr>
                <w:top w:val="none" w:sz="0" w:space="0" w:color="auto"/>
                <w:left w:val="none" w:sz="0" w:space="0" w:color="auto"/>
                <w:bottom w:val="none" w:sz="0" w:space="0" w:color="auto"/>
                <w:right w:val="none" w:sz="0" w:space="0" w:color="auto"/>
              </w:divBdr>
            </w:div>
            <w:div w:id="1294143030">
              <w:marLeft w:val="0"/>
              <w:marRight w:val="0"/>
              <w:marTop w:val="0"/>
              <w:marBottom w:val="0"/>
              <w:divBdr>
                <w:top w:val="none" w:sz="0" w:space="0" w:color="auto"/>
                <w:left w:val="none" w:sz="0" w:space="0" w:color="auto"/>
                <w:bottom w:val="none" w:sz="0" w:space="0" w:color="auto"/>
                <w:right w:val="none" w:sz="0" w:space="0" w:color="auto"/>
              </w:divBdr>
            </w:div>
            <w:div w:id="692725839">
              <w:marLeft w:val="0"/>
              <w:marRight w:val="0"/>
              <w:marTop w:val="0"/>
              <w:marBottom w:val="0"/>
              <w:divBdr>
                <w:top w:val="none" w:sz="0" w:space="0" w:color="auto"/>
                <w:left w:val="none" w:sz="0" w:space="0" w:color="auto"/>
                <w:bottom w:val="none" w:sz="0" w:space="0" w:color="auto"/>
                <w:right w:val="none" w:sz="0" w:space="0" w:color="auto"/>
              </w:divBdr>
            </w:div>
            <w:div w:id="1721786716">
              <w:marLeft w:val="0"/>
              <w:marRight w:val="0"/>
              <w:marTop w:val="0"/>
              <w:marBottom w:val="0"/>
              <w:divBdr>
                <w:top w:val="none" w:sz="0" w:space="0" w:color="auto"/>
                <w:left w:val="none" w:sz="0" w:space="0" w:color="auto"/>
                <w:bottom w:val="none" w:sz="0" w:space="0" w:color="auto"/>
                <w:right w:val="none" w:sz="0" w:space="0" w:color="auto"/>
              </w:divBdr>
            </w:div>
            <w:div w:id="425274400">
              <w:marLeft w:val="0"/>
              <w:marRight w:val="0"/>
              <w:marTop w:val="0"/>
              <w:marBottom w:val="0"/>
              <w:divBdr>
                <w:top w:val="none" w:sz="0" w:space="0" w:color="auto"/>
                <w:left w:val="none" w:sz="0" w:space="0" w:color="auto"/>
                <w:bottom w:val="none" w:sz="0" w:space="0" w:color="auto"/>
                <w:right w:val="none" w:sz="0" w:space="0" w:color="auto"/>
              </w:divBdr>
            </w:div>
            <w:div w:id="1806701600">
              <w:marLeft w:val="0"/>
              <w:marRight w:val="0"/>
              <w:marTop w:val="0"/>
              <w:marBottom w:val="0"/>
              <w:divBdr>
                <w:top w:val="none" w:sz="0" w:space="0" w:color="auto"/>
                <w:left w:val="none" w:sz="0" w:space="0" w:color="auto"/>
                <w:bottom w:val="none" w:sz="0" w:space="0" w:color="auto"/>
                <w:right w:val="none" w:sz="0" w:space="0" w:color="auto"/>
              </w:divBdr>
            </w:div>
            <w:div w:id="797069540">
              <w:marLeft w:val="0"/>
              <w:marRight w:val="0"/>
              <w:marTop w:val="0"/>
              <w:marBottom w:val="0"/>
              <w:divBdr>
                <w:top w:val="none" w:sz="0" w:space="0" w:color="auto"/>
                <w:left w:val="none" w:sz="0" w:space="0" w:color="auto"/>
                <w:bottom w:val="none" w:sz="0" w:space="0" w:color="auto"/>
                <w:right w:val="none" w:sz="0" w:space="0" w:color="auto"/>
              </w:divBdr>
            </w:div>
            <w:div w:id="1617366721">
              <w:marLeft w:val="0"/>
              <w:marRight w:val="0"/>
              <w:marTop w:val="0"/>
              <w:marBottom w:val="0"/>
              <w:divBdr>
                <w:top w:val="none" w:sz="0" w:space="0" w:color="auto"/>
                <w:left w:val="none" w:sz="0" w:space="0" w:color="auto"/>
                <w:bottom w:val="none" w:sz="0" w:space="0" w:color="auto"/>
                <w:right w:val="none" w:sz="0" w:space="0" w:color="auto"/>
              </w:divBdr>
            </w:div>
            <w:div w:id="102504491">
              <w:marLeft w:val="0"/>
              <w:marRight w:val="0"/>
              <w:marTop w:val="0"/>
              <w:marBottom w:val="0"/>
              <w:divBdr>
                <w:top w:val="none" w:sz="0" w:space="0" w:color="auto"/>
                <w:left w:val="none" w:sz="0" w:space="0" w:color="auto"/>
                <w:bottom w:val="none" w:sz="0" w:space="0" w:color="auto"/>
                <w:right w:val="none" w:sz="0" w:space="0" w:color="auto"/>
              </w:divBdr>
            </w:div>
            <w:div w:id="1238905715">
              <w:marLeft w:val="0"/>
              <w:marRight w:val="0"/>
              <w:marTop w:val="0"/>
              <w:marBottom w:val="0"/>
              <w:divBdr>
                <w:top w:val="none" w:sz="0" w:space="0" w:color="auto"/>
                <w:left w:val="none" w:sz="0" w:space="0" w:color="auto"/>
                <w:bottom w:val="none" w:sz="0" w:space="0" w:color="auto"/>
                <w:right w:val="none" w:sz="0" w:space="0" w:color="auto"/>
              </w:divBdr>
            </w:div>
            <w:div w:id="1422066780">
              <w:marLeft w:val="0"/>
              <w:marRight w:val="0"/>
              <w:marTop w:val="0"/>
              <w:marBottom w:val="0"/>
              <w:divBdr>
                <w:top w:val="none" w:sz="0" w:space="0" w:color="auto"/>
                <w:left w:val="none" w:sz="0" w:space="0" w:color="auto"/>
                <w:bottom w:val="none" w:sz="0" w:space="0" w:color="auto"/>
                <w:right w:val="none" w:sz="0" w:space="0" w:color="auto"/>
              </w:divBdr>
            </w:div>
            <w:div w:id="935593886">
              <w:marLeft w:val="0"/>
              <w:marRight w:val="0"/>
              <w:marTop w:val="0"/>
              <w:marBottom w:val="0"/>
              <w:divBdr>
                <w:top w:val="none" w:sz="0" w:space="0" w:color="auto"/>
                <w:left w:val="none" w:sz="0" w:space="0" w:color="auto"/>
                <w:bottom w:val="none" w:sz="0" w:space="0" w:color="auto"/>
                <w:right w:val="none" w:sz="0" w:space="0" w:color="auto"/>
              </w:divBdr>
            </w:div>
            <w:div w:id="1268388336">
              <w:marLeft w:val="0"/>
              <w:marRight w:val="0"/>
              <w:marTop w:val="0"/>
              <w:marBottom w:val="0"/>
              <w:divBdr>
                <w:top w:val="none" w:sz="0" w:space="0" w:color="auto"/>
                <w:left w:val="none" w:sz="0" w:space="0" w:color="auto"/>
                <w:bottom w:val="none" w:sz="0" w:space="0" w:color="auto"/>
                <w:right w:val="none" w:sz="0" w:space="0" w:color="auto"/>
              </w:divBdr>
            </w:div>
            <w:div w:id="752319621">
              <w:marLeft w:val="0"/>
              <w:marRight w:val="0"/>
              <w:marTop w:val="0"/>
              <w:marBottom w:val="0"/>
              <w:divBdr>
                <w:top w:val="none" w:sz="0" w:space="0" w:color="auto"/>
                <w:left w:val="none" w:sz="0" w:space="0" w:color="auto"/>
                <w:bottom w:val="none" w:sz="0" w:space="0" w:color="auto"/>
                <w:right w:val="none" w:sz="0" w:space="0" w:color="auto"/>
              </w:divBdr>
            </w:div>
            <w:div w:id="847446330">
              <w:marLeft w:val="0"/>
              <w:marRight w:val="0"/>
              <w:marTop w:val="0"/>
              <w:marBottom w:val="0"/>
              <w:divBdr>
                <w:top w:val="none" w:sz="0" w:space="0" w:color="auto"/>
                <w:left w:val="none" w:sz="0" w:space="0" w:color="auto"/>
                <w:bottom w:val="none" w:sz="0" w:space="0" w:color="auto"/>
                <w:right w:val="none" w:sz="0" w:space="0" w:color="auto"/>
              </w:divBdr>
            </w:div>
            <w:div w:id="217520067">
              <w:marLeft w:val="0"/>
              <w:marRight w:val="0"/>
              <w:marTop w:val="0"/>
              <w:marBottom w:val="0"/>
              <w:divBdr>
                <w:top w:val="none" w:sz="0" w:space="0" w:color="auto"/>
                <w:left w:val="none" w:sz="0" w:space="0" w:color="auto"/>
                <w:bottom w:val="none" w:sz="0" w:space="0" w:color="auto"/>
                <w:right w:val="none" w:sz="0" w:space="0" w:color="auto"/>
              </w:divBdr>
            </w:div>
            <w:div w:id="727647788">
              <w:marLeft w:val="0"/>
              <w:marRight w:val="0"/>
              <w:marTop w:val="0"/>
              <w:marBottom w:val="0"/>
              <w:divBdr>
                <w:top w:val="none" w:sz="0" w:space="0" w:color="auto"/>
                <w:left w:val="none" w:sz="0" w:space="0" w:color="auto"/>
                <w:bottom w:val="none" w:sz="0" w:space="0" w:color="auto"/>
                <w:right w:val="none" w:sz="0" w:space="0" w:color="auto"/>
              </w:divBdr>
            </w:div>
            <w:div w:id="1447626302">
              <w:marLeft w:val="0"/>
              <w:marRight w:val="0"/>
              <w:marTop w:val="0"/>
              <w:marBottom w:val="0"/>
              <w:divBdr>
                <w:top w:val="none" w:sz="0" w:space="0" w:color="auto"/>
                <w:left w:val="none" w:sz="0" w:space="0" w:color="auto"/>
                <w:bottom w:val="none" w:sz="0" w:space="0" w:color="auto"/>
                <w:right w:val="none" w:sz="0" w:space="0" w:color="auto"/>
              </w:divBdr>
            </w:div>
            <w:div w:id="173809815">
              <w:marLeft w:val="0"/>
              <w:marRight w:val="0"/>
              <w:marTop w:val="0"/>
              <w:marBottom w:val="0"/>
              <w:divBdr>
                <w:top w:val="none" w:sz="0" w:space="0" w:color="auto"/>
                <w:left w:val="none" w:sz="0" w:space="0" w:color="auto"/>
                <w:bottom w:val="none" w:sz="0" w:space="0" w:color="auto"/>
                <w:right w:val="none" w:sz="0" w:space="0" w:color="auto"/>
              </w:divBdr>
            </w:div>
            <w:div w:id="1339694026">
              <w:marLeft w:val="0"/>
              <w:marRight w:val="0"/>
              <w:marTop w:val="0"/>
              <w:marBottom w:val="0"/>
              <w:divBdr>
                <w:top w:val="none" w:sz="0" w:space="0" w:color="auto"/>
                <w:left w:val="none" w:sz="0" w:space="0" w:color="auto"/>
                <w:bottom w:val="none" w:sz="0" w:space="0" w:color="auto"/>
                <w:right w:val="none" w:sz="0" w:space="0" w:color="auto"/>
              </w:divBdr>
            </w:div>
            <w:div w:id="702704885">
              <w:marLeft w:val="0"/>
              <w:marRight w:val="0"/>
              <w:marTop w:val="0"/>
              <w:marBottom w:val="0"/>
              <w:divBdr>
                <w:top w:val="none" w:sz="0" w:space="0" w:color="auto"/>
                <w:left w:val="none" w:sz="0" w:space="0" w:color="auto"/>
                <w:bottom w:val="none" w:sz="0" w:space="0" w:color="auto"/>
                <w:right w:val="none" w:sz="0" w:space="0" w:color="auto"/>
              </w:divBdr>
            </w:div>
            <w:div w:id="693387592">
              <w:marLeft w:val="0"/>
              <w:marRight w:val="0"/>
              <w:marTop w:val="0"/>
              <w:marBottom w:val="0"/>
              <w:divBdr>
                <w:top w:val="none" w:sz="0" w:space="0" w:color="auto"/>
                <w:left w:val="none" w:sz="0" w:space="0" w:color="auto"/>
                <w:bottom w:val="none" w:sz="0" w:space="0" w:color="auto"/>
                <w:right w:val="none" w:sz="0" w:space="0" w:color="auto"/>
              </w:divBdr>
            </w:div>
            <w:div w:id="1970012700">
              <w:marLeft w:val="0"/>
              <w:marRight w:val="0"/>
              <w:marTop w:val="0"/>
              <w:marBottom w:val="0"/>
              <w:divBdr>
                <w:top w:val="none" w:sz="0" w:space="0" w:color="auto"/>
                <w:left w:val="none" w:sz="0" w:space="0" w:color="auto"/>
                <w:bottom w:val="none" w:sz="0" w:space="0" w:color="auto"/>
                <w:right w:val="none" w:sz="0" w:space="0" w:color="auto"/>
              </w:divBdr>
            </w:div>
            <w:div w:id="91584595">
              <w:marLeft w:val="0"/>
              <w:marRight w:val="0"/>
              <w:marTop w:val="0"/>
              <w:marBottom w:val="0"/>
              <w:divBdr>
                <w:top w:val="none" w:sz="0" w:space="0" w:color="auto"/>
                <w:left w:val="none" w:sz="0" w:space="0" w:color="auto"/>
                <w:bottom w:val="none" w:sz="0" w:space="0" w:color="auto"/>
                <w:right w:val="none" w:sz="0" w:space="0" w:color="auto"/>
              </w:divBdr>
            </w:div>
            <w:div w:id="1133206311">
              <w:marLeft w:val="0"/>
              <w:marRight w:val="0"/>
              <w:marTop w:val="0"/>
              <w:marBottom w:val="0"/>
              <w:divBdr>
                <w:top w:val="none" w:sz="0" w:space="0" w:color="auto"/>
                <w:left w:val="none" w:sz="0" w:space="0" w:color="auto"/>
                <w:bottom w:val="none" w:sz="0" w:space="0" w:color="auto"/>
                <w:right w:val="none" w:sz="0" w:space="0" w:color="auto"/>
              </w:divBdr>
            </w:div>
            <w:div w:id="318265375">
              <w:marLeft w:val="0"/>
              <w:marRight w:val="0"/>
              <w:marTop w:val="0"/>
              <w:marBottom w:val="0"/>
              <w:divBdr>
                <w:top w:val="none" w:sz="0" w:space="0" w:color="auto"/>
                <w:left w:val="none" w:sz="0" w:space="0" w:color="auto"/>
                <w:bottom w:val="none" w:sz="0" w:space="0" w:color="auto"/>
                <w:right w:val="none" w:sz="0" w:space="0" w:color="auto"/>
              </w:divBdr>
            </w:div>
            <w:div w:id="794249248">
              <w:marLeft w:val="0"/>
              <w:marRight w:val="0"/>
              <w:marTop w:val="0"/>
              <w:marBottom w:val="0"/>
              <w:divBdr>
                <w:top w:val="none" w:sz="0" w:space="0" w:color="auto"/>
                <w:left w:val="none" w:sz="0" w:space="0" w:color="auto"/>
                <w:bottom w:val="none" w:sz="0" w:space="0" w:color="auto"/>
                <w:right w:val="none" w:sz="0" w:space="0" w:color="auto"/>
              </w:divBdr>
            </w:div>
            <w:div w:id="154956642">
              <w:marLeft w:val="0"/>
              <w:marRight w:val="0"/>
              <w:marTop w:val="0"/>
              <w:marBottom w:val="0"/>
              <w:divBdr>
                <w:top w:val="none" w:sz="0" w:space="0" w:color="auto"/>
                <w:left w:val="none" w:sz="0" w:space="0" w:color="auto"/>
                <w:bottom w:val="none" w:sz="0" w:space="0" w:color="auto"/>
                <w:right w:val="none" w:sz="0" w:space="0" w:color="auto"/>
              </w:divBdr>
            </w:div>
            <w:div w:id="347946412">
              <w:marLeft w:val="0"/>
              <w:marRight w:val="0"/>
              <w:marTop w:val="0"/>
              <w:marBottom w:val="0"/>
              <w:divBdr>
                <w:top w:val="none" w:sz="0" w:space="0" w:color="auto"/>
                <w:left w:val="none" w:sz="0" w:space="0" w:color="auto"/>
                <w:bottom w:val="none" w:sz="0" w:space="0" w:color="auto"/>
                <w:right w:val="none" w:sz="0" w:space="0" w:color="auto"/>
              </w:divBdr>
            </w:div>
            <w:div w:id="442772473">
              <w:marLeft w:val="0"/>
              <w:marRight w:val="0"/>
              <w:marTop w:val="0"/>
              <w:marBottom w:val="0"/>
              <w:divBdr>
                <w:top w:val="none" w:sz="0" w:space="0" w:color="auto"/>
                <w:left w:val="none" w:sz="0" w:space="0" w:color="auto"/>
                <w:bottom w:val="none" w:sz="0" w:space="0" w:color="auto"/>
                <w:right w:val="none" w:sz="0" w:space="0" w:color="auto"/>
              </w:divBdr>
            </w:div>
            <w:div w:id="90392799">
              <w:marLeft w:val="0"/>
              <w:marRight w:val="0"/>
              <w:marTop w:val="0"/>
              <w:marBottom w:val="0"/>
              <w:divBdr>
                <w:top w:val="none" w:sz="0" w:space="0" w:color="auto"/>
                <w:left w:val="none" w:sz="0" w:space="0" w:color="auto"/>
                <w:bottom w:val="none" w:sz="0" w:space="0" w:color="auto"/>
                <w:right w:val="none" w:sz="0" w:space="0" w:color="auto"/>
              </w:divBdr>
            </w:div>
            <w:div w:id="1068308704">
              <w:marLeft w:val="0"/>
              <w:marRight w:val="0"/>
              <w:marTop w:val="0"/>
              <w:marBottom w:val="0"/>
              <w:divBdr>
                <w:top w:val="none" w:sz="0" w:space="0" w:color="auto"/>
                <w:left w:val="none" w:sz="0" w:space="0" w:color="auto"/>
                <w:bottom w:val="none" w:sz="0" w:space="0" w:color="auto"/>
                <w:right w:val="none" w:sz="0" w:space="0" w:color="auto"/>
              </w:divBdr>
            </w:div>
            <w:div w:id="1785465534">
              <w:marLeft w:val="0"/>
              <w:marRight w:val="0"/>
              <w:marTop w:val="0"/>
              <w:marBottom w:val="0"/>
              <w:divBdr>
                <w:top w:val="none" w:sz="0" w:space="0" w:color="auto"/>
                <w:left w:val="none" w:sz="0" w:space="0" w:color="auto"/>
                <w:bottom w:val="none" w:sz="0" w:space="0" w:color="auto"/>
                <w:right w:val="none" w:sz="0" w:space="0" w:color="auto"/>
              </w:divBdr>
            </w:div>
            <w:div w:id="440688955">
              <w:marLeft w:val="0"/>
              <w:marRight w:val="0"/>
              <w:marTop w:val="0"/>
              <w:marBottom w:val="0"/>
              <w:divBdr>
                <w:top w:val="none" w:sz="0" w:space="0" w:color="auto"/>
                <w:left w:val="none" w:sz="0" w:space="0" w:color="auto"/>
                <w:bottom w:val="none" w:sz="0" w:space="0" w:color="auto"/>
                <w:right w:val="none" w:sz="0" w:space="0" w:color="auto"/>
              </w:divBdr>
            </w:div>
            <w:div w:id="798185165">
              <w:marLeft w:val="0"/>
              <w:marRight w:val="0"/>
              <w:marTop w:val="0"/>
              <w:marBottom w:val="0"/>
              <w:divBdr>
                <w:top w:val="none" w:sz="0" w:space="0" w:color="auto"/>
                <w:left w:val="none" w:sz="0" w:space="0" w:color="auto"/>
                <w:bottom w:val="none" w:sz="0" w:space="0" w:color="auto"/>
                <w:right w:val="none" w:sz="0" w:space="0" w:color="auto"/>
              </w:divBdr>
            </w:div>
            <w:div w:id="158620486">
              <w:marLeft w:val="0"/>
              <w:marRight w:val="0"/>
              <w:marTop w:val="0"/>
              <w:marBottom w:val="0"/>
              <w:divBdr>
                <w:top w:val="none" w:sz="0" w:space="0" w:color="auto"/>
                <w:left w:val="none" w:sz="0" w:space="0" w:color="auto"/>
                <w:bottom w:val="none" w:sz="0" w:space="0" w:color="auto"/>
                <w:right w:val="none" w:sz="0" w:space="0" w:color="auto"/>
              </w:divBdr>
            </w:div>
            <w:div w:id="994189846">
              <w:marLeft w:val="0"/>
              <w:marRight w:val="0"/>
              <w:marTop w:val="0"/>
              <w:marBottom w:val="0"/>
              <w:divBdr>
                <w:top w:val="none" w:sz="0" w:space="0" w:color="auto"/>
                <w:left w:val="none" w:sz="0" w:space="0" w:color="auto"/>
                <w:bottom w:val="none" w:sz="0" w:space="0" w:color="auto"/>
                <w:right w:val="none" w:sz="0" w:space="0" w:color="auto"/>
              </w:divBdr>
            </w:div>
            <w:div w:id="725303708">
              <w:marLeft w:val="0"/>
              <w:marRight w:val="0"/>
              <w:marTop w:val="0"/>
              <w:marBottom w:val="0"/>
              <w:divBdr>
                <w:top w:val="none" w:sz="0" w:space="0" w:color="auto"/>
                <w:left w:val="none" w:sz="0" w:space="0" w:color="auto"/>
                <w:bottom w:val="none" w:sz="0" w:space="0" w:color="auto"/>
                <w:right w:val="none" w:sz="0" w:space="0" w:color="auto"/>
              </w:divBdr>
            </w:div>
            <w:div w:id="434373397">
              <w:marLeft w:val="0"/>
              <w:marRight w:val="0"/>
              <w:marTop w:val="0"/>
              <w:marBottom w:val="0"/>
              <w:divBdr>
                <w:top w:val="none" w:sz="0" w:space="0" w:color="auto"/>
                <w:left w:val="none" w:sz="0" w:space="0" w:color="auto"/>
                <w:bottom w:val="none" w:sz="0" w:space="0" w:color="auto"/>
                <w:right w:val="none" w:sz="0" w:space="0" w:color="auto"/>
              </w:divBdr>
            </w:div>
            <w:div w:id="896011548">
              <w:marLeft w:val="0"/>
              <w:marRight w:val="0"/>
              <w:marTop w:val="0"/>
              <w:marBottom w:val="0"/>
              <w:divBdr>
                <w:top w:val="none" w:sz="0" w:space="0" w:color="auto"/>
                <w:left w:val="none" w:sz="0" w:space="0" w:color="auto"/>
                <w:bottom w:val="none" w:sz="0" w:space="0" w:color="auto"/>
                <w:right w:val="none" w:sz="0" w:space="0" w:color="auto"/>
              </w:divBdr>
            </w:div>
            <w:div w:id="1861582019">
              <w:marLeft w:val="0"/>
              <w:marRight w:val="0"/>
              <w:marTop w:val="0"/>
              <w:marBottom w:val="0"/>
              <w:divBdr>
                <w:top w:val="none" w:sz="0" w:space="0" w:color="auto"/>
                <w:left w:val="none" w:sz="0" w:space="0" w:color="auto"/>
                <w:bottom w:val="none" w:sz="0" w:space="0" w:color="auto"/>
                <w:right w:val="none" w:sz="0" w:space="0" w:color="auto"/>
              </w:divBdr>
            </w:div>
            <w:div w:id="2103989633">
              <w:marLeft w:val="0"/>
              <w:marRight w:val="0"/>
              <w:marTop w:val="0"/>
              <w:marBottom w:val="0"/>
              <w:divBdr>
                <w:top w:val="none" w:sz="0" w:space="0" w:color="auto"/>
                <w:left w:val="none" w:sz="0" w:space="0" w:color="auto"/>
                <w:bottom w:val="none" w:sz="0" w:space="0" w:color="auto"/>
                <w:right w:val="none" w:sz="0" w:space="0" w:color="auto"/>
              </w:divBdr>
            </w:div>
            <w:div w:id="1555581670">
              <w:marLeft w:val="0"/>
              <w:marRight w:val="0"/>
              <w:marTop w:val="0"/>
              <w:marBottom w:val="0"/>
              <w:divBdr>
                <w:top w:val="none" w:sz="0" w:space="0" w:color="auto"/>
                <w:left w:val="none" w:sz="0" w:space="0" w:color="auto"/>
                <w:bottom w:val="none" w:sz="0" w:space="0" w:color="auto"/>
                <w:right w:val="none" w:sz="0" w:space="0" w:color="auto"/>
              </w:divBdr>
            </w:div>
            <w:div w:id="98573829">
              <w:marLeft w:val="0"/>
              <w:marRight w:val="0"/>
              <w:marTop w:val="0"/>
              <w:marBottom w:val="0"/>
              <w:divBdr>
                <w:top w:val="none" w:sz="0" w:space="0" w:color="auto"/>
                <w:left w:val="none" w:sz="0" w:space="0" w:color="auto"/>
                <w:bottom w:val="none" w:sz="0" w:space="0" w:color="auto"/>
                <w:right w:val="none" w:sz="0" w:space="0" w:color="auto"/>
              </w:divBdr>
            </w:div>
            <w:div w:id="619261552">
              <w:marLeft w:val="0"/>
              <w:marRight w:val="0"/>
              <w:marTop w:val="0"/>
              <w:marBottom w:val="0"/>
              <w:divBdr>
                <w:top w:val="none" w:sz="0" w:space="0" w:color="auto"/>
                <w:left w:val="none" w:sz="0" w:space="0" w:color="auto"/>
                <w:bottom w:val="none" w:sz="0" w:space="0" w:color="auto"/>
                <w:right w:val="none" w:sz="0" w:space="0" w:color="auto"/>
              </w:divBdr>
            </w:div>
            <w:div w:id="514267698">
              <w:marLeft w:val="0"/>
              <w:marRight w:val="0"/>
              <w:marTop w:val="0"/>
              <w:marBottom w:val="0"/>
              <w:divBdr>
                <w:top w:val="none" w:sz="0" w:space="0" w:color="auto"/>
                <w:left w:val="none" w:sz="0" w:space="0" w:color="auto"/>
                <w:bottom w:val="none" w:sz="0" w:space="0" w:color="auto"/>
                <w:right w:val="none" w:sz="0" w:space="0" w:color="auto"/>
              </w:divBdr>
            </w:div>
            <w:div w:id="14045961">
              <w:marLeft w:val="0"/>
              <w:marRight w:val="0"/>
              <w:marTop w:val="0"/>
              <w:marBottom w:val="0"/>
              <w:divBdr>
                <w:top w:val="none" w:sz="0" w:space="0" w:color="auto"/>
                <w:left w:val="none" w:sz="0" w:space="0" w:color="auto"/>
                <w:bottom w:val="none" w:sz="0" w:space="0" w:color="auto"/>
                <w:right w:val="none" w:sz="0" w:space="0" w:color="auto"/>
              </w:divBdr>
            </w:div>
            <w:div w:id="369458826">
              <w:marLeft w:val="0"/>
              <w:marRight w:val="0"/>
              <w:marTop w:val="0"/>
              <w:marBottom w:val="0"/>
              <w:divBdr>
                <w:top w:val="none" w:sz="0" w:space="0" w:color="auto"/>
                <w:left w:val="none" w:sz="0" w:space="0" w:color="auto"/>
                <w:bottom w:val="none" w:sz="0" w:space="0" w:color="auto"/>
                <w:right w:val="none" w:sz="0" w:space="0" w:color="auto"/>
              </w:divBdr>
            </w:div>
            <w:div w:id="826436583">
              <w:marLeft w:val="0"/>
              <w:marRight w:val="0"/>
              <w:marTop w:val="0"/>
              <w:marBottom w:val="0"/>
              <w:divBdr>
                <w:top w:val="none" w:sz="0" w:space="0" w:color="auto"/>
                <w:left w:val="none" w:sz="0" w:space="0" w:color="auto"/>
                <w:bottom w:val="none" w:sz="0" w:space="0" w:color="auto"/>
                <w:right w:val="none" w:sz="0" w:space="0" w:color="auto"/>
              </w:divBdr>
            </w:div>
            <w:div w:id="528614775">
              <w:marLeft w:val="0"/>
              <w:marRight w:val="0"/>
              <w:marTop w:val="0"/>
              <w:marBottom w:val="0"/>
              <w:divBdr>
                <w:top w:val="none" w:sz="0" w:space="0" w:color="auto"/>
                <w:left w:val="none" w:sz="0" w:space="0" w:color="auto"/>
                <w:bottom w:val="none" w:sz="0" w:space="0" w:color="auto"/>
                <w:right w:val="none" w:sz="0" w:space="0" w:color="auto"/>
              </w:divBdr>
            </w:div>
            <w:div w:id="502889934">
              <w:marLeft w:val="0"/>
              <w:marRight w:val="0"/>
              <w:marTop w:val="0"/>
              <w:marBottom w:val="0"/>
              <w:divBdr>
                <w:top w:val="none" w:sz="0" w:space="0" w:color="auto"/>
                <w:left w:val="none" w:sz="0" w:space="0" w:color="auto"/>
                <w:bottom w:val="none" w:sz="0" w:space="0" w:color="auto"/>
                <w:right w:val="none" w:sz="0" w:space="0" w:color="auto"/>
              </w:divBdr>
            </w:div>
            <w:div w:id="2039499191">
              <w:marLeft w:val="0"/>
              <w:marRight w:val="0"/>
              <w:marTop w:val="0"/>
              <w:marBottom w:val="0"/>
              <w:divBdr>
                <w:top w:val="none" w:sz="0" w:space="0" w:color="auto"/>
                <w:left w:val="none" w:sz="0" w:space="0" w:color="auto"/>
                <w:bottom w:val="none" w:sz="0" w:space="0" w:color="auto"/>
                <w:right w:val="none" w:sz="0" w:space="0" w:color="auto"/>
              </w:divBdr>
            </w:div>
            <w:div w:id="470562757">
              <w:marLeft w:val="0"/>
              <w:marRight w:val="0"/>
              <w:marTop w:val="0"/>
              <w:marBottom w:val="0"/>
              <w:divBdr>
                <w:top w:val="none" w:sz="0" w:space="0" w:color="auto"/>
                <w:left w:val="none" w:sz="0" w:space="0" w:color="auto"/>
                <w:bottom w:val="none" w:sz="0" w:space="0" w:color="auto"/>
                <w:right w:val="none" w:sz="0" w:space="0" w:color="auto"/>
              </w:divBdr>
            </w:div>
            <w:div w:id="349838484">
              <w:marLeft w:val="0"/>
              <w:marRight w:val="0"/>
              <w:marTop w:val="0"/>
              <w:marBottom w:val="0"/>
              <w:divBdr>
                <w:top w:val="none" w:sz="0" w:space="0" w:color="auto"/>
                <w:left w:val="none" w:sz="0" w:space="0" w:color="auto"/>
                <w:bottom w:val="none" w:sz="0" w:space="0" w:color="auto"/>
                <w:right w:val="none" w:sz="0" w:space="0" w:color="auto"/>
              </w:divBdr>
            </w:div>
            <w:div w:id="1613589516">
              <w:marLeft w:val="0"/>
              <w:marRight w:val="0"/>
              <w:marTop w:val="0"/>
              <w:marBottom w:val="0"/>
              <w:divBdr>
                <w:top w:val="none" w:sz="0" w:space="0" w:color="auto"/>
                <w:left w:val="none" w:sz="0" w:space="0" w:color="auto"/>
                <w:bottom w:val="none" w:sz="0" w:space="0" w:color="auto"/>
                <w:right w:val="none" w:sz="0" w:space="0" w:color="auto"/>
              </w:divBdr>
            </w:div>
            <w:div w:id="911548755">
              <w:marLeft w:val="0"/>
              <w:marRight w:val="0"/>
              <w:marTop w:val="0"/>
              <w:marBottom w:val="0"/>
              <w:divBdr>
                <w:top w:val="none" w:sz="0" w:space="0" w:color="auto"/>
                <w:left w:val="none" w:sz="0" w:space="0" w:color="auto"/>
                <w:bottom w:val="none" w:sz="0" w:space="0" w:color="auto"/>
                <w:right w:val="none" w:sz="0" w:space="0" w:color="auto"/>
              </w:divBdr>
            </w:div>
            <w:div w:id="2085253234">
              <w:marLeft w:val="0"/>
              <w:marRight w:val="0"/>
              <w:marTop w:val="0"/>
              <w:marBottom w:val="0"/>
              <w:divBdr>
                <w:top w:val="none" w:sz="0" w:space="0" w:color="auto"/>
                <w:left w:val="none" w:sz="0" w:space="0" w:color="auto"/>
                <w:bottom w:val="none" w:sz="0" w:space="0" w:color="auto"/>
                <w:right w:val="none" w:sz="0" w:space="0" w:color="auto"/>
              </w:divBdr>
            </w:div>
            <w:div w:id="1940723689">
              <w:marLeft w:val="0"/>
              <w:marRight w:val="0"/>
              <w:marTop w:val="0"/>
              <w:marBottom w:val="0"/>
              <w:divBdr>
                <w:top w:val="none" w:sz="0" w:space="0" w:color="auto"/>
                <w:left w:val="none" w:sz="0" w:space="0" w:color="auto"/>
                <w:bottom w:val="none" w:sz="0" w:space="0" w:color="auto"/>
                <w:right w:val="none" w:sz="0" w:space="0" w:color="auto"/>
              </w:divBdr>
            </w:div>
            <w:div w:id="1225411031">
              <w:marLeft w:val="0"/>
              <w:marRight w:val="0"/>
              <w:marTop w:val="0"/>
              <w:marBottom w:val="0"/>
              <w:divBdr>
                <w:top w:val="none" w:sz="0" w:space="0" w:color="auto"/>
                <w:left w:val="none" w:sz="0" w:space="0" w:color="auto"/>
                <w:bottom w:val="none" w:sz="0" w:space="0" w:color="auto"/>
                <w:right w:val="none" w:sz="0" w:space="0" w:color="auto"/>
              </w:divBdr>
            </w:div>
            <w:div w:id="1378507059">
              <w:marLeft w:val="0"/>
              <w:marRight w:val="0"/>
              <w:marTop w:val="0"/>
              <w:marBottom w:val="0"/>
              <w:divBdr>
                <w:top w:val="none" w:sz="0" w:space="0" w:color="auto"/>
                <w:left w:val="none" w:sz="0" w:space="0" w:color="auto"/>
                <w:bottom w:val="none" w:sz="0" w:space="0" w:color="auto"/>
                <w:right w:val="none" w:sz="0" w:space="0" w:color="auto"/>
              </w:divBdr>
            </w:div>
            <w:div w:id="152182166">
              <w:marLeft w:val="0"/>
              <w:marRight w:val="0"/>
              <w:marTop w:val="0"/>
              <w:marBottom w:val="0"/>
              <w:divBdr>
                <w:top w:val="none" w:sz="0" w:space="0" w:color="auto"/>
                <w:left w:val="none" w:sz="0" w:space="0" w:color="auto"/>
                <w:bottom w:val="none" w:sz="0" w:space="0" w:color="auto"/>
                <w:right w:val="none" w:sz="0" w:space="0" w:color="auto"/>
              </w:divBdr>
            </w:div>
            <w:div w:id="448281604">
              <w:marLeft w:val="0"/>
              <w:marRight w:val="0"/>
              <w:marTop w:val="0"/>
              <w:marBottom w:val="0"/>
              <w:divBdr>
                <w:top w:val="none" w:sz="0" w:space="0" w:color="auto"/>
                <w:left w:val="none" w:sz="0" w:space="0" w:color="auto"/>
                <w:bottom w:val="none" w:sz="0" w:space="0" w:color="auto"/>
                <w:right w:val="none" w:sz="0" w:space="0" w:color="auto"/>
              </w:divBdr>
            </w:div>
            <w:div w:id="2057468261">
              <w:marLeft w:val="0"/>
              <w:marRight w:val="0"/>
              <w:marTop w:val="0"/>
              <w:marBottom w:val="0"/>
              <w:divBdr>
                <w:top w:val="none" w:sz="0" w:space="0" w:color="auto"/>
                <w:left w:val="none" w:sz="0" w:space="0" w:color="auto"/>
                <w:bottom w:val="none" w:sz="0" w:space="0" w:color="auto"/>
                <w:right w:val="none" w:sz="0" w:space="0" w:color="auto"/>
              </w:divBdr>
            </w:div>
            <w:div w:id="952518077">
              <w:marLeft w:val="0"/>
              <w:marRight w:val="0"/>
              <w:marTop w:val="0"/>
              <w:marBottom w:val="0"/>
              <w:divBdr>
                <w:top w:val="none" w:sz="0" w:space="0" w:color="auto"/>
                <w:left w:val="none" w:sz="0" w:space="0" w:color="auto"/>
                <w:bottom w:val="none" w:sz="0" w:space="0" w:color="auto"/>
                <w:right w:val="none" w:sz="0" w:space="0" w:color="auto"/>
              </w:divBdr>
            </w:div>
            <w:div w:id="2082411863">
              <w:marLeft w:val="0"/>
              <w:marRight w:val="0"/>
              <w:marTop w:val="0"/>
              <w:marBottom w:val="0"/>
              <w:divBdr>
                <w:top w:val="none" w:sz="0" w:space="0" w:color="auto"/>
                <w:left w:val="none" w:sz="0" w:space="0" w:color="auto"/>
                <w:bottom w:val="none" w:sz="0" w:space="0" w:color="auto"/>
                <w:right w:val="none" w:sz="0" w:space="0" w:color="auto"/>
              </w:divBdr>
            </w:div>
            <w:div w:id="1031684740">
              <w:marLeft w:val="0"/>
              <w:marRight w:val="0"/>
              <w:marTop w:val="0"/>
              <w:marBottom w:val="0"/>
              <w:divBdr>
                <w:top w:val="none" w:sz="0" w:space="0" w:color="auto"/>
                <w:left w:val="none" w:sz="0" w:space="0" w:color="auto"/>
                <w:bottom w:val="none" w:sz="0" w:space="0" w:color="auto"/>
                <w:right w:val="none" w:sz="0" w:space="0" w:color="auto"/>
              </w:divBdr>
            </w:div>
            <w:div w:id="1819177966">
              <w:marLeft w:val="0"/>
              <w:marRight w:val="0"/>
              <w:marTop w:val="0"/>
              <w:marBottom w:val="0"/>
              <w:divBdr>
                <w:top w:val="none" w:sz="0" w:space="0" w:color="auto"/>
                <w:left w:val="none" w:sz="0" w:space="0" w:color="auto"/>
                <w:bottom w:val="none" w:sz="0" w:space="0" w:color="auto"/>
                <w:right w:val="none" w:sz="0" w:space="0" w:color="auto"/>
              </w:divBdr>
            </w:div>
            <w:div w:id="645161611">
              <w:marLeft w:val="0"/>
              <w:marRight w:val="0"/>
              <w:marTop w:val="0"/>
              <w:marBottom w:val="0"/>
              <w:divBdr>
                <w:top w:val="none" w:sz="0" w:space="0" w:color="auto"/>
                <w:left w:val="none" w:sz="0" w:space="0" w:color="auto"/>
                <w:bottom w:val="none" w:sz="0" w:space="0" w:color="auto"/>
                <w:right w:val="none" w:sz="0" w:space="0" w:color="auto"/>
              </w:divBdr>
            </w:div>
            <w:div w:id="306668663">
              <w:marLeft w:val="0"/>
              <w:marRight w:val="0"/>
              <w:marTop w:val="0"/>
              <w:marBottom w:val="0"/>
              <w:divBdr>
                <w:top w:val="none" w:sz="0" w:space="0" w:color="auto"/>
                <w:left w:val="none" w:sz="0" w:space="0" w:color="auto"/>
                <w:bottom w:val="none" w:sz="0" w:space="0" w:color="auto"/>
                <w:right w:val="none" w:sz="0" w:space="0" w:color="auto"/>
              </w:divBdr>
            </w:div>
            <w:div w:id="1078399790">
              <w:marLeft w:val="0"/>
              <w:marRight w:val="0"/>
              <w:marTop w:val="0"/>
              <w:marBottom w:val="0"/>
              <w:divBdr>
                <w:top w:val="none" w:sz="0" w:space="0" w:color="auto"/>
                <w:left w:val="none" w:sz="0" w:space="0" w:color="auto"/>
                <w:bottom w:val="none" w:sz="0" w:space="0" w:color="auto"/>
                <w:right w:val="none" w:sz="0" w:space="0" w:color="auto"/>
              </w:divBdr>
            </w:div>
            <w:div w:id="1542597147">
              <w:marLeft w:val="0"/>
              <w:marRight w:val="0"/>
              <w:marTop w:val="0"/>
              <w:marBottom w:val="0"/>
              <w:divBdr>
                <w:top w:val="none" w:sz="0" w:space="0" w:color="auto"/>
                <w:left w:val="none" w:sz="0" w:space="0" w:color="auto"/>
                <w:bottom w:val="none" w:sz="0" w:space="0" w:color="auto"/>
                <w:right w:val="none" w:sz="0" w:space="0" w:color="auto"/>
              </w:divBdr>
            </w:div>
            <w:div w:id="1638951009">
              <w:marLeft w:val="0"/>
              <w:marRight w:val="0"/>
              <w:marTop w:val="0"/>
              <w:marBottom w:val="0"/>
              <w:divBdr>
                <w:top w:val="none" w:sz="0" w:space="0" w:color="auto"/>
                <w:left w:val="none" w:sz="0" w:space="0" w:color="auto"/>
                <w:bottom w:val="none" w:sz="0" w:space="0" w:color="auto"/>
                <w:right w:val="none" w:sz="0" w:space="0" w:color="auto"/>
              </w:divBdr>
            </w:div>
            <w:div w:id="144318213">
              <w:marLeft w:val="0"/>
              <w:marRight w:val="0"/>
              <w:marTop w:val="0"/>
              <w:marBottom w:val="0"/>
              <w:divBdr>
                <w:top w:val="none" w:sz="0" w:space="0" w:color="auto"/>
                <w:left w:val="none" w:sz="0" w:space="0" w:color="auto"/>
                <w:bottom w:val="none" w:sz="0" w:space="0" w:color="auto"/>
                <w:right w:val="none" w:sz="0" w:space="0" w:color="auto"/>
              </w:divBdr>
            </w:div>
            <w:div w:id="91053852">
              <w:marLeft w:val="0"/>
              <w:marRight w:val="0"/>
              <w:marTop w:val="0"/>
              <w:marBottom w:val="0"/>
              <w:divBdr>
                <w:top w:val="none" w:sz="0" w:space="0" w:color="auto"/>
                <w:left w:val="none" w:sz="0" w:space="0" w:color="auto"/>
                <w:bottom w:val="none" w:sz="0" w:space="0" w:color="auto"/>
                <w:right w:val="none" w:sz="0" w:space="0" w:color="auto"/>
              </w:divBdr>
            </w:div>
            <w:div w:id="1806073275">
              <w:marLeft w:val="0"/>
              <w:marRight w:val="0"/>
              <w:marTop w:val="0"/>
              <w:marBottom w:val="0"/>
              <w:divBdr>
                <w:top w:val="none" w:sz="0" w:space="0" w:color="auto"/>
                <w:left w:val="none" w:sz="0" w:space="0" w:color="auto"/>
                <w:bottom w:val="none" w:sz="0" w:space="0" w:color="auto"/>
                <w:right w:val="none" w:sz="0" w:space="0" w:color="auto"/>
              </w:divBdr>
            </w:div>
            <w:div w:id="446243091">
              <w:marLeft w:val="0"/>
              <w:marRight w:val="0"/>
              <w:marTop w:val="0"/>
              <w:marBottom w:val="0"/>
              <w:divBdr>
                <w:top w:val="none" w:sz="0" w:space="0" w:color="auto"/>
                <w:left w:val="none" w:sz="0" w:space="0" w:color="auto"/>
                <w:bottom w:val="none" w:sz="0" w:space="0" w:color="auto"/>
                <w:right w:val="none" w:sz="0" w:space="0" w:color="auto"/>
              </w:divBdr>
            </w:div>
            <w:div w:id="1557542269">
              <w:marLeft w:val="0"/>
              <w:marRight w:val="0"/>
              <w:marTop w:val="0"/>
              <w:marBottom w:val="0"/>
              <w:divBdr>
                <w:top w:val="none" w:sz="0" w:space="0" w:color="auto"/>
                <w:left w:val="none" w:sz="0" w:space="0" w:color="auto"/>
                <w:bottom w:val="none" w:sz="0" w:space="0" w:color="auto"/>
                <w:right w:val="none" w:sz="0" w:space="0" w:color="auto"/>
              </w:divBdr>
            </w:div>
            <w:div w:id="118649601">
              <w:marLeft w:val="0"/>
              <w:marRight w:val="0"/>
              <w:marTop w:val="0"/>
              <w:marBottom w:val="0"/>
              <w:divBdr>
                <w:top w:val="none" w:sz="0" w:space="0" w:color="auto"/>
                <w:left w:val="none" w:sz="0" w:space="0" w:color="auto"/>
                <w:bottom w:val="none" w:sz="0" w:space="0" w:color="auto"/>
                <w:right w:val="none" w:sz="0" w:space="0" w:color="auto"/>
              </w:divBdr>
            </w:div>
            <w:div w:id="672538440">
              <w:marLeft w:val="0"/>
              <w:marRight w:val="0"/>
              <w:marTop w:val="0"/>
              <w:marBottom w:val="0"/>
              <w:divBdr>
                <w:top w:val="none" w:sz="0" w:space="0" w:color="auto"/>
                <w:left w:val="none" w:sz="0" w:space="0" w:color="auto"/>
                <w:bottom w:val="none" w:sz="0" w:space="0" w:color="auto"/>
                <w:right w:val="none" w:sz="0" w:space="0" w:color="auto"/>
              </w:divBdr>
            </w:div>
            <w:div w:id="640841233">
              <w:marLeft w:val="0"/>
              <w:marRight w:val="0"/>
              <w:marTop w:val="0"/>
              <w:marBottom w:val="0"/>
              <w:divBdr>
                <w:top w:val="none" w:sz="0" w:space="0" w:color="auto"/>
                <w:left w:val="none" w:sz="0" w:space="0" w:color="auto"/>
                <w:bottom w:val="none" w:sz="0" w:space="0" w:color="auto"/>
                <w:right w:val="none" w:sz="0" w:space="0" w:color="auto"/>
              </w:divBdr>
            </w:div>
            <w:div w:id="381945160">
              <w:marLeft w:val="0"/>
              <w:marRight w:val="0"/>
              <w:marTop w:val="0"/>
              <w:marBottom w:val="0"/>
              <w:divBdr>
                <w:top w:val="none" w:sz="0" w:space="0" w:color="auto"/>
                <w:left w:val="none" w:sz="0" w:space="0" w:color="auto"/>
                <w:bottom w:val="none" w:sz="0" w:space="0" w:color="auto"/>
                <w:right w:val="none" w:sz="0" w:space="0" w:color="auto"/>
              </w:divBdr>
            </w:div>
            <w:div w:id="705326734">
              <w:marLeft w:val="0"/>
              <w:marRight w:val="0"/>
              <w:marTop w:val="0"/>
              <w:marBottom w:val="0"/>
              <w:divBdr>
                <w:top w:val="none" w:sz="0" w:space="0" w:color="auto"/>
                <w:left w:val="none" w:sz="0" w:space="0" w:color="auto"/>
                <w:bottom w:val="none" w:sz="0" w:space="0" w:color="auto"/>
                <w:right w:val="none" w:sz="0" w:space="0" w:color="auto"/>
              </w:divBdr>
            </w:div>
            <w:div w:id="1750350812">
              <w:marLeft w:val="0"/>
              <w:marRight w:val="0"/>
              <w:marTop w:val="0"/>
              <w:marBottom w:val="0"/>
              <w:divBdr>
                <w:top w:val="none" w:sz="0" w:space="0" w:color="auto"/>
                <w:left w:val="none" w:sz="0" w:space="0" w:color="auto"/>
                <w:bottom w:val="none" w:sz="0" w:space="0" w:color="auto"/>
                <w:right w:val="none" w:sz="0" w:space="0" w:color="auto"/>
              </w:divBdr>
            </w:div>
            <w:div w:id="150293153">
              <w:marLeft w:val="0"/>
              <w:marRight w:val="0"/>
              <w:marTop w:val="0"/>
              <w:marBottom w:val="0"/>
              <w:divBdr>
                <w:top w:val="none" w:sz="0" w:space="0" w:color="auto"/>
                <w:left w:val="none" w:sz="0" w:space="0" w:color="auto"/>
                <w:bottom w:val="none" w:sz="0" w:space="0" w:color="auto"/>
                <w:right w:val="none" w:sz="0" w:space="0" w:color="auto"/>
              </w:divBdr>
            </w:div>
            <w:div w:id="761032072">
              <w:marLeft w:val="0"/>
              <w:marRight w:val="0"/>
              <w:marTop w:val="0"/>
              <w:marBottom w:val="0"/>
              <w:divBdr>
                <w:top w:val="none" w:sz="0" w:space="0" w:color="auto"/>
                <w:left w:val="none" w:sz="0" w:space="0" w:color="auto"/>
                <w:bottom w:val="none" w:sz="0" w:space="0" w:color="auto"/>
                <w:right w:val="none" w:sz="0" w:space="0" w:color="auto"/>
              </w:divBdr>
            </w:div>
            <w:div w:id="686442119">
              <w:marLeft w:val="0"/>
              <w:marRight w:val="0"/>
              <w:marTop w:val="0"/>
              <w:marBottom w:val="0"/>
              <w:divBdr>
                <w:top w:val="none" w:sz="0" w:space="0" w:color="auto"/>
                <w:left w:val="none" w:sz="0" w:space="0" w:color="auto"/>
                <w:bottom w:val="none" w:sz="0" w:space="0" w:color="auto"/>
                <w:right w:val="none" w:sz="0" w:space="0" w:color="auto"/>
              </w:divBdr>
              <w:divsChild>
                <w:div w:id="710425875">
                  <w:marLeft w:val="0"/>
                  <w:marRight w:val="0"/>
                  <w:marTop w:val="0"/>
                  <w:marBottom w:val="0"/>
                  <w:divBdr>
                    <w:top w:val="none" w:sz="0" w:space="0" w:color="auto"/>
                    <w:left w:val="none" w:sz="0" w:space="0" w:color="auto"/>
                    <w:bottom w:val="none" w:sz="0" w:space="0" w:color="auto"/>
                    <w:right w:val="none" w:sz="0" w:space="0" w:color="auto"/>
                  </w:divBdr>
                </w:div>
                <w:div w:id="279461211">
                  <w:marLeft w:val="0"/>
                  <w:marRight w:val="0"/>
                  <w:marTop w:val="0"/>
                  <w:marBottom w:val="0"/>
                  <w:divBdr>
                    <w:top w:val="none" w:sz="0" w:space="0" w:color="auto"/>
                    <w:left w:val="none" w:sz="0" w:space="0" w:color="auto"/>
                    <w:bottom w:val="none" w:sz="0" w:space="0" w:color="auto"/>
                    <w:right w:val="none" w:sz="0" w:space="0" w:color="auto"/>
                  </w:divBdr>
                </w:div>
                <w:div w:id="1726098090">
                  <w:marLeft w:val="0"/>
                  <w:marRight w:val="0"/>
                  <w:marTop w:val="0"/>
                  <w:marBottom w:val="0"/>
                  <w:divBdr>
                    <w:top w:val="none" w:sz="0" w:space="0" w:color="auto"/>
                    <w:left w:val="none" w:sz="0" w:space="0" w:color="auto"/>
                    <w:bottom w:val="none" w:sz="0" w:space="0" w:color="auto"/>
                    <w:right w:val="none" w:sz="0" w:space="0" w:color="auto"/>
                  </w:divBdr>
                </w:div>
                <w:div w:id="1133253013">
                  <w:marLeft w:val="0"/>
                  <w:marRight w:val="0"/>
                  <w:marTop w:val="0"/>
                  <w:marBottom w:val="0"/>
                  <w:divBdr>
                    <w:top w:val="none" w:sz="0" w:space="0" w:color="auto"/>
                    <w:left w:val="none" w:sz="0" w:space="0" w:color="auto"/>
                    <w:bottom w:val="none" w:sz="0" w:space="0" w:color="auto"/>
                    <w:right w:val="none" w:sz="0" w:space="0" w:color="auto"/>
                  </w:divBdr>
                </w:div>
              </w:divsChild>
            </w:div>
            <w:div w:id="1383137939">
              <w:marLeft w:val="0"/>
              <w:marRight w:val="0"/>
              <w:marTop w:val="0"/>
              <w:marBottom w:val="0"/>
              <w:divBdr>
                <w:top w:val="none" w:sz="0" w:space="0" w:color="auto"/>
                <w:left w:val="none" w:sz="0" w:space="0" w:color="auto"/>
                <w:bottom w:val="none" w:sz="0" w:space="0" w:color="auto"/>
                <w:right w:val="none" w:sz="0" w:space="0" w:color="auto"/>
              </w:divBdr>
            </w:div>
            <w:div w:id="1111051002">
              <w:marLeft w:val="0"/>
              <w:marRight w:val="0"/>
              <w:marTop w:val="0"/>
              <w:marBottom w:val="0"/>
              <w:divBdr>
                <w:top w:val="none" w:sz="0" w:space="0" w:color="auto"/>
                <w:left w:val="none" w:sz="0" w:space="0" w:color="auto"/>
                <w:bottom w:val="none" w:sz="0" w:space="0" w:color="auto"/>
                <w:right w:val="none" w:sz="0" w:space="0" w:color="auto"/>
              </w:divBdr>
            </w:div>
            <w:div w:id="1848641380">
              <w:marLeft w:val="0"/>
              <w:marRight w:val="0"/>
              <w:marTop w:val="0"/>
              <w:marBottom w:val="0"/>
              <w:divBdr>
                <w:top w:val="none" w:sz="0" w:space="0" w:color="auto"/>
                <w:left w:val="none" w:sz="0" w:space="0" w:color="auto"/>
                <w:bottom w:val="none" w:sz="0" w:space="0" w:color="auto"/>
                <w:right w:val="none" w:sz="0" w:space="0" w:color="auto"/>
              </w:divBdr>
            </w:div>
            <w:div w:id="149493270">
              <w:marLeft w:val="0"/>
              <w:marRight w:val="0"/>
              <w:marTop w:val="0"/>
              <w:marBottom w:val="0"/>
              <w:divBdr>
                <w:top w:val="none" w:sz="0" w:space="0" w:color="auto"/>
                <w:left w:val="none" w:sz="0" w:space="0" w:color="auto"/>
                <w:bottom w:val="none" w:sz="0" w:space="0" w:color="auto"/>
                <w:right w:val="none" w:sz="0" w:space="0" w:color="auto"/>
              </w:divBdr>
            </w:div>
            <w:div w:id="1235160550">
              <w:marLeft w:val="0"/>
              <w:marRight w:val="0"/>
              <w:marTop w:val="0"/>
              <w:marBottom w:val="0"/>
              <w:divBdr>
                <w:top w:val="none" w:sz="0" w:space="0" w:color="auto"/>
                <w:left w:val="none" w:sz="0" w:space="0" w:color="auto"/>
                <w:bottom w:val="none" w:sz="0" w:space="0" w:color="auto"/>
                <w:right w:val="none" w:sz="0" w:space="0" w:color="auto"/>
              </w:divBdr>
            </w:div>
            <w:div w:id="1060135747">
              <w:marLeft w:val="0"/>
              <w:marRight w:val="0"/>
              <w:marTop w:val="0"/>
              <w:marBottom w:val="0"/>
              <w:divBdr>
                <w:top w:val="none" w:sz="0" w:space="0" w:color="auto"/>
                <w:left w:val="none" w:sz="0" w:space="0" w:color="auto"/>
                <w:bottom w:val="none" w:sz="0" w:space="0" w:color="auto"/>
                <w:right w:val="none" w:sz="0" w:space="0" w:color="auto"/>
              </w:divBdr>
            </w:div>
            <w:div w:id="941304559">
              <w:marLeft w:val="0"/>
              <w:marRight w:val="0"/>
              <w:marTop w:val="0"/>
              <w:marBottom w:val="0"/>
              <w:divBdr>
                <w:top w:val="none" w:sz="0" w:space="0" w:color="auto"/>
                <w:left w:val="none" w:sz="0" w:space="0" w:color="auto"/>
                <w:bottom w:val="none" w:sz="0" w:space="0" w:color="auto"/>
                <w:right w:val="none" w:sz="0" w:space="0" w:color="auto"/>
              </w:divBdr>
            </w:div>
            <w:div w:id="733048230">
              <w:marLeft w:val="0"/>
              <w:marRight w:val="0"/>
              <w:marTop w:val="0"/>
              <w:marBottom w:val="0"/>
              <w:divBdr>
                <w:top w:val="none" w:sz="0" w:space="0" w:color="auto"/>
                <w:left w:val="none" w:sz="0" w:space="0" w:color="auto"/>
                <w:bottom w:val="none" w:sz="0" w:space="0" w:color="auto"/>
                <w:right w:val="none" w:sz="0" w:space="0" w:color="auto"/>
              </w:divBdr>
            </w:div>
            <w:div w:id="602958738">
              <w:marLeft w:val="0"/>
              <w:marRight w:val="0"/>
              <w:marTop w:val="0"/>
              <w:marBottom w:val="0"/>
              <w:divBdr>
                <w:top w:val="none" w:sz="0" w:space="0" w:color="auto"/>
                <w:left w:val="none" w:sz="0" w:space="0" w:color="auto"/>
                <w:bottom w:val="none" w:sz="0" w:space="0" w:color="auto"/>
                <w:right w:val="none" w:sz="0" w:space="0" w:color="auto"/>
              </w:divBdr>
            </w:div>
            <w:div w:id="2057896062">
              <w:marLeft w:val="0"/>
              <w:marRight w:val="0"/>
              <w:marTop w:val="0"/>
              <w:marBottom w:val="0"/>
              <w:divBdr>
                <w:top w:val="none" w:sz="0" w:space="0" w:color="auto"/>
                <w:left w:val="none" w:sz="0" w:space="0" w:color="auto"/>
                <w:bottom w:val="none" w:sz="0" w:space="0" w:color="auto"/>
                <w:right w:val="none" w:sz="0" w:space="0" w:color="auto"/>
              </w:divBdr>
            </w:div>
            <w:div w:id="1522888312">
              <w:marLeft w:val="0"/>
              <w:marRight w:val="0"/>
              <w:marTop w:val="0"/>
              <w:marBottom w:val="0"/>
              <w:divBdr>
                <w:top w:val="none" w:sz="0" w:space="0" w:color="auto"/>
                <w:left w:val="none" w:sz="0" w:space="0" w:color="auto"/>
                <w:bottom w:val="none" w:sz="0" w:space="0" w:color="auto"/>
                <w:right w:val="none" w:sz="0" w:space="0" w:color="auto"/>
              </w:divBdr>
            </w:div>
            <w:div w:id="268121652">
              <w:marLeft w:val="0"/>
              <w:marRight w:val="0"/>
              <w:marTop w:val="0"/>
              <w:marBottom w:val="0"/>
              <w:divBdr>
                <w:top w:val="none" w:sz="0" w:space="0" w:color="auto"/>
                <w:left w:val="none" w:sz="0" w:space="0" w:color="auto"/>
                <w:bottom w:val="none" w:sz="0" w:space="0" w:color="auto"/>
                <w:right w:val="none" w:sz="0" w:space="0" w:color="auto"/>
              </w:divBdr>
            </w:div>
            <w:div w:id="223759905">
              <w:marLeft w:val="0"/>
              <w:marRight w:val="0"/>
              <w:marTop w:val="0"/>
              <w:marBottom w:val="0"/>
              <w:divBdr>
                <w:top w:val="none" w:sz="0" w:space="0" w:color="auto"/>
                <w:left w:val="none" w:sz="0" w:space="0" w:color="auto"/>
                <w:bottom w:val="none" w:sz="0" w:space="0" w:color="auto"/>
                <w:right w:val="none" w:sz="0" w:space="0" w:color="auto"/>
              </w:divBdr>
            </w:div>
            <w:div w:id="1784953472">
              <w:marLeft w:val="0"/>
              <w:marRight w:val="0"/>
              <w:marTop w:val="0"/>
              <w:marBottom w:val="0"/>
              <w:divBdr>
                <w:top w:val="none" w:sz="0" w:space="0" w:color="auto"/>
                <w:left w:val="none" w:sz="0" w:space="0" w:color="auto"/>
                <w:bottom w:val="none" w:sz="0" w:space="0" w:color="auto"/>
                <w:right w:val="none" w:sz="0" w:space="0" w:color="auto"/>
              </w:divBdr>
            </w:div>
            <w:div w:id="1648241068">
              <w:marLeft w:val="0"/>
              <w:marRight w:val="0"/>
              <w:marTop w:val="0"/>
              <w:marBottom w:val="0"/>
              <w:divBdr>
                <w:top w:val="none" w:sz="0" w:space="0" w:color="auto"/>
                <w:left w:val="none" w:sz="0" w:space="0" w:color="auto"/>
                <w:bottom w:val="none" w:sz="0" w:space="0" w:color="auto"/>
                <w:right w:val="none" w:sz="0" w:space="0" w:color="auto"/>
              </w:divBdr>
            </w:div>
            <w:div w:id="1320965293">
              <w:marLeft w:val="0"/>
              <w:marRight w:val="0"/>
              <w:marTop w:val="0"/>
              <w:marBottom w:val="0"/>
              <w:divBdr>
                <w:top w:val="none" w:sz="0" w:space="0" w:color="auto"/>
                <w:left w:val="none" w:sz="0" w:space="0" w:color="auto"/>
                <w:bottom w:val="none" w:sz="0" w:space="0" w:color="auto"/>
                <w:right w:val="none" w:sz="0" w:space="0" w:color="auto"/>
              </w:divBdr>
            </w:div>
            <w:div w:id="286158806">
              <w:marLeft w:val="0"/>
              <w:marRight w:val="0"/>
              <w:marTop w:val="0"/>
              <w:marBottom w:val="0"/>
              <w:divBdr>
                <w:top w:val="none" w:sz="0" w:space="0" w:color="auto"/>
                <w:left w:val="none" w:sz="0" w:space="0" w:color="auto"/>
                <w:bottom w:val="none" w:sz="0" w:space="0" w:color="auto"/>
                <w:right w:val="none" w:sz="0" w:space="0" w:color="auto"/>
              </w:divBdr>
            </w:div>
            <w:div w:id="165563045">
              <w:marLeft w:val="0"/>
              <w:marRight w:val="0"/>
              <w:marTop w:val="0"/>
              <w:marBottom w:val="0"/>
              <w:divBdr>
                <w:top w:val="none" w:sz="0" w:space="0" w:color="auto"/>
                <w:left w:val="none" w:sz="0" w:space="0" w:color="auto"/>
                <w:bottom w:val="none" w:sz="0" w:space="0" w:color="auto"/>
                <w:right w:val="none" w:sz="0" w:space="0" w:color="auto"/>
              </w:divBdr>
            </w:div>
            <w:div w:id="883176744">
              <w:marLeft w:val="0"/>
              <w:marRight w:val="0"/>
              <w:marTop w:val="0"/>
              <w:marBottom w:val="0"/>
              <w:divBdr>
                <w:top w:val="none" w:sz="0" w:space="0" w:color="auto"/>
                <w:left w:val="none" w:sz="0" w:space="0" w:color="auto"/>
                <w:bottom w:val="none" w:sz="0" w:space="0" w:color="auto"/>
                <w:right w:val="none" w:sz="0" w:space="0" w:color="auto"/>
              </w:divBdr>
            </w:div>
            <w:div w:id="1670018405">
              <w:marLeft w:val="0"/>
              <w:marRight w:val="0"/>
              <w:marTop w:val="0"/>
              <w:marBottom w:val="0"/>
              <w:divBdr>
                <w:top w:val="none" w:sz="0" w:space="0" w:color="auto"/>
                <w:left w:val="none" w:sz="0" w:space="0" w:color="auto"/>
                <w:bottom w:val="none" w:sz="0" w:space="0" w:color="auto"/>
                <w:right w:val="none" w:sz="0" w:space="0" w:color="auto"/>
              </w:divBdr>
            </w:div>
            <w:div w:id="1301349856">
              <w:marLeft w:val="0"/>
              <w:marRight w:val="0"/>
              <w:marTop w:val="0"/>
              <w:marBottom w:val="0"/>
              <w:divBdr>
                <w:top w:val="none" w:sz="0" w:space="0" w:color="auto"/>
                <w:left w:val="none" w:sz="0" w:space="0" w:color="auto"/>
                <w:bottom w:val="none" w:sz="0" w:space="0" w:color="auto"/>
                <w:right w:val="none" w:sz="0" w:space="0" w:color="auto"/>
              </w:divBdr>
            </w:div>
            <w:div w:id="1850096699">
              <w:marLeft w:val="0"/>
              <w:marRight w:val="0"/>
              <w:marTop w:val="0"/>
              <w:marBottom w:val="0"/>
              <w:divBdr>
                <w:top w:val="none" w:sz="0" w:space="0" w:color="auto"/>
                <w:left w:val="none" w:sz="0" w:space="0" w:color="auto"/>
                <w:bottom w:val="none" w:sz="0" w:space="0" w:color="auto"/>
                <w:right w:val="none" w:sz="0" w:space="0" w:color="auto"/>
              </w:divBdr>
            </w:div>
            <w:div w:id="929436140">
              <w:marLeft w:val="0"/>
              <w:marRight w:val="0"/>
              <w:marTop w:val="0"/>
              <w:marBottom w:val="0"/>
              <w:divBdr>
                <w:top w:val="none" w:sz="0" w:space="0" w:color="auto"/>
                <w:left w:val="none" w:sz="0" w:space="0" w:color="auto"/>
                <w:bottom w:val="none" w:sz="0" w:space="0" w:color="auto"/>
                <w:right w:val="none" w:sz="0" w:space="0" w:color="auto"/>
              </w:divBdr>
            </w:div>
            <w:div w:id="654602528">
              <w:marLeft w:val="0"/>
              <w:marRight w:val="0"/>
              <w:marTop w:val="0"/>
              <w:marBottom w:val="0"/>
              <w:divBdr>
                <w:top w:val="none" w:sz="0" w:space="0" w:color="auto"/>
                <w:left w:val="none" w:sz="0" w:space="0" w:color="auto"/>
                <w:bottom w:val="none" w:sz="0" w:space="0" w:color="auto"/>
                <w:right w:val="none" w:sz="0" w:space="0" w:color="auto"/>
              </w:divBdr>
            </w:div>
            <w:div w:id="335498177">
              <w:marLeft w:val="0"/>
              <w:marRight w:val="0"/>
              <w:marTop w:val="0"/>
              <w:marBottom w:val="0"/>
              <w:divBdr>
                <w:top w:val="none" w:sz="0" w:space="0" w:color="auto"/>
                <w:left w:val="none" w:sz="0" w:space="0" w:color="auto"/>
                <w:bottom w:val="none" w:sz="0" w:space="0" w:color="auto"/>
                <w:right w:val="none" w:sz="0" w:space="0" w:color="auto"/>
              </w:divBdr>
            </w:div>
            <w:div w:id="1449357122">
              <w:marLeft w:val="0"/>
              <w:marRight w:val="0"/>
              <w:marTop w:val="0"/>
              <w:marBottom w:val="0"/>
              <w:divBdr>
                <w:top w:val="none" w:sz="0" w:space="0" w:color="auto"/>
                <w:left w:val="none" w:sz="0" w:space="0" w:color="auto"/>
                <w:bottom w:val="none" w:sz="0" w:space="0" w:color="auto"/>
                <w:right w:val="none" w:sz="0" w:space="0" w:color="auto"/>
              </w:divBdr>
            </w:div>
            <w:div w:id="1481724597">
              <w:marLeft w:val="0"/>
              <w:marRight w:val="0"/>
              <w:marTop w:val="0"/>
              <w:marBottom w:val="0"/>
              <w:divBdr>
                <w:top w:val="none" w:sz="0" w:space="0" w:color="auto"/>
                <w:left w:val="none" w:sz="0" w:space="0" w:color="auto"/>
                <w:bottom w:val="none" w:sz="0" w:space="0" w:color="auto"/>
                <w:right w:val="none" w:sz="0" w:space="0" w:color="auto"/>
              </w:divBdr>
            </w:div>
            <w:div w:id="180895189">
              <w:marLeft w:val="0"/>
              <w:marRight w:val="0"/>
              <w:marTop w:val="0"/>
              <w:marBottom w:val="0"/>
              <w:divBdr>
                <w:top w:val="none" w:sz="0" w:space="0" w:color="auto"/>
                <w:left w:val="none" w:sz="0" w:space="0" w:color="auto"/>
                <w:bottom w:val="none" w:sz="0" w:space="0" w:color="auto"/>
                <w:right w:val="none" w:sz="0" w:space="0" w:color="auto"/>
              </w:divBdr>
            </w:div>
            <w:div w:id="962803720">
              <w:marLeft w:val="0"/>
              <w:marRight w:val="0"/>
              <w:marTop w:val="0"/>
              <w:marBottom w:val="0"/>
              <w:divBdr>
                <w:top w:val="none" w:sz="0" w:space="0" w:color="auto"/>
                <w:left w:val="none" w:sz="0" w:space="0" w:color="auto"/>
                <w:bottom w:val="none" w:sz="0" w:space="0" w:color="auto"/>
                <w:right w:val="none" w:sz="0" w:space="0" w:color="auto"/>
              </w:divBdr>
            </w:div>
            <w:div w:id="469638320">
              <w:marLeft w:val="0"/>
              <w:marRight w:val="0"/>
              <w:marTop w:val="0"/>
              <w:marBottom w:val="0"/>
              <w:divBdr>
                <w:top w:val="none" w:sz="0" w:space="0" w:color="auto"/>
                <w:left w:val="none" w:sz="0" w:space="0" w:color="auto"/>
                <w:bottom w:val="none" w:sz="0" w:space="0" w:color="auto"/>
                <w:right w:val="none" w:sz="0" w:space="0" w:color="auto"/>
              </w:divBdr>
            </w:div>
            <w:div w:id="1776903225">
              <w:marLeft w:val="0"/>
              <w:marRight w:val="0"/>
              <w:marTop w:val="0"/>
              <w:marBottom w:val="0"/>
              <w:divBdr>
                <w:top w:val="none" w:sz="0" w:space="0" w:color="auto"/>
                <w:left w:val="none" w:sz="0" w:space="0" w:color="auto"/>
                <w:bottom w:val="none" w:sz="0" w:space="0" w:color="auto"/>
                <w:right w:val="none" w:sz="0" w:space="0" w:color="auto"/>
              </w:divBdr>
            </w:div>
            <w:div w:id="175077254">
              <w:marLeft w:val="0"/>
              <w:marRight w:val="0"/>
              <w:marTop w:val="0"/>
              <w:marBottom w:val="0"/>
              <w:divBdr>
                <w:top w:val="none" w:sz="0" w:space="0" w:color="auto"/>
                <w:left w:val="none" w:sz="0" w:space="0" w:color="auto"/>
                <w:bottom w:val="none" w:sz="0" w:space="0" w:color="auto"/>
                <w:right w:val="none" w:sz="0" w:space="0" w:color="auto"/>
              </w:divBdr>
            </w:div>
            <w:div w:id="2033452408">
              <w:marLeft w:val="0"/>
              <w:marRight w:val="0"/>
              <w:marTop w:val="0"/>
              <w:marBottom w:val="0"/>
              <w:divBdr>
                <w:top w:val="none" w:sz="0" w:space="0" w:color="auto"/>
                <w:left w:val="none" w:sz="0" w:space="0" w:color="auto"/>
                <w:bottom w:val="none" w:sz="0" w:space="0" w:color="auto"/>
                <w:right w:val="none" w:sz="0" w:space="0" w:color="auto"/>
              </w:divBdr>
            </w:div>
            <w:div w:id="320815081">
              <w:marLeft w:val="0"/>
              <w:marRight w:val="0"/>
              <w:marTop w:val="0"/>
              <w:marBottom w:val="0"/>
              <w:divBdr>
                <w:top w:val="none" w:sz="0" w:space="0" w:color="auto"/>
                <w:left w:val="none" w:sz="0" w:space="0" w:color="auto"/>
                <w:bottom w:val="none" w:sz="0" w:space="0" w:color="auto"/>
                <w:right w:val="none" w:sz="0" w:space="0" w:color="auto"/>
              </w:divBdr>
            </w:div>
            <w:div w:id="1954633375">
              <w:marLeft w:val="0"/>
              <w:marRight w:val="0"/>
              <w:marTop w:val="0"/>
              <w:marBottom w:val="0"/>
              <w:divBdr>
                <w:top w:val="none" w:sz="0" w:space="0" w:color="auto"/>
                <w:left w:val="none" w:sz="0" w:space="0" w:color="auto"/>
                <w:bottom w:val="none" w:sz="0" w:space="0" w:color="auto"/>
                <w:right w:val="none" w:sz="0" w:space="0" w:color="auto"/>
              </w:divBdr>
            </w:div>
            <w:div w:id="624896088">
              <w:marLeft w:val="0"/>
              <w:marRight w:val="0"/>
              <w:marTop w:val="0"/>
              <w:marBottom w:val="0"/>
              <w:divBdr>
                <w:top w:val="none" w:sz="0" w:space="0" w:color="auto"/>
                <w:left w:val="none" w:sz="0" w:space="0" w:color="auto"/>
                <w:bottom w:val="none" w:sz="0" w:space="0" w:color="auto"/>
                <w:right w:val="none" w:sz="0" w:space="0" w:color="auto"/>
              </w:divBdr>
            </w:div>
            <w:div w:id="775632632">
              <w:marLeft w:val="0"/>
              <w:marRight w:val="0"/>
              <w:marTop w:val="0"/>
              <w:marBottom w:val="0"/>
              <w:divBdr>
                <w:top w:val="none" w:sz="0" w:space="0" w:color="auto"/>
                <w:left w:val="none" w:sz="0" w:space="0" w:color="auto"/>
                <w:bottom w:val="none" w:sz="0" w:space="0" w:color="auto"/>
                <w:right w:val="none" w:sz="0" w:space="0" w:color="auto"/>
              </w:divBdr>
            </w:div>
            <w:div w:id="1889486280">
              <w:marLeft w:val="0"/>
              <w:marRight w:val="0"/>
              <w:marTop w:val="0"/>
              <w:marBottom w:val="0"/>
              <w:divBdr>
                <w:top w:val="none" w:sz="0" w:space="0" w:color="auto"/>
                <w:left w:val="none" w:sz="0" w:space="0" w:color="auto"/>
                <w:bottom w:val="none" w:sz="0" w:space="0" w:color="auto"/>
                <w:right w:val="none" w:sz="0" w:space="0" w:color="auto"/>
              </w:divBdr>
            </w:div>
            <w:div w:id="487601931">
              <w:marLeft w:val="0"/>
              <w:marRight w:val="0"/>
              <w:marTop w:val="0"/>
              <w:marBottom w:val="0"/>
              <w:divBdr>
                <w:top w:val="none" w:sz="0" w:space="0" w:color="auto"/>
                <w:left w:val="none" w:sz="0" w:space="0" w:color="auto"/>
                <w:bottom w:val="none" w:sz="0" w:space="0" w:color="auto"/>
                <w:right w:val="none" w:sz="0" w:space="0" w:color="auto"/>
              </w:divBdr>
            </w:div>
            <w:div w:id="752046300">
              <w:marLeft w:val="0"/>
              <w:marRight w:val="0"/>
              <w:marTop w:val="0"/>
              <w:marBottom w:val="0"/>
              <w:divBdr>
                <w:top w:val="none" w:sz="0" w:space="0" w:color="auto"/>
                <w:left w:val="none" w:sz="0" w:space="0" w:color="auto"/>
                <w:bottom w:val="none" w:sz="0" w:space="0" w:color="auto"/>
                <w:right w:val="none" w:sz="0" w:space="0" w:color="auto"/>
              </w:divBdr>
            </w:div>
            <w:div w:id="467892862">
              <w:marLeft w:val="0"/>
              <w:marRight w:val="0"/>
              <w:marTop w:val="0"/>
              <w:marBottom w:val="0"/>
              <w:divBdr>
                <w:top w:val="none" w:sz="0" w:space="0" w:color="auto"/>
                <w:left w:val="none" w:sz="0" w:space="0" w:color="auto"/>
                <w:bottom w:val="none" w:sz="0" w:space="0" w:color="auto"/>
                <w:right w:val="none" w:sz="0" w:space="0" w:color="auto"/>
              </w:divBdr>
            </w:div>
            <w:div w:id="1421901681">
              <w:marLeft w:val="0"/>
              <w:marRight w:val="0"/>
              <w:marTop w:val="0"/>
              <w:marBottom w:val="0"/>
              <w:divBdr>
                <w:top w:val="none" w:sz="0" w:space="0" w:color="auto"/>
                <w:left w:val="none" w:sz="0" w:space="0" w:color="auto"/>
                <w:bottom w:val="none" w:sz="0" w:space="0" w:color="auto"/>
                <w:right w:val="none" w:sz="0" w:space="0" w:color="auto"/>
              </w:divBdr>
            </w:div>
            <w:div w:id="296960061">
              <w:marLeft w:val="0"/>
              <w:marRight w:val="0"/>
              <w:marTop w:val="0"/>
              <w:marBottom w:val="0"/>
              <w:divBdr>
                <w:top w:val="none" w:sz="0" w:space="0" w:color="auto"/>
                <w:left w:val="none" w:sz="0" w:space="0" w:color="auto"/>
                <w:bottom w:val="none" w:sz="0" w:space="0" w:color="auto"/>
                <w:right w:val="none" w:sz="0" w:space="0" w:color="auto"/>
              </w:divBdr>
            </w:div>
            <w:div w:id="1861890329">
              <w:marLeft w:val="0"/>
              <w:marRight w:val="0"/>
              <w:marTop w:val="0"/>
              <w:marBottom w:val="0"/>
              <w:divBdr>
                <w:top w:val="none" w:sz="0" w:space="0" w:color="auto"/>
                <w:left w:val="none" w:sz="0" w:space="0" w:color="auto"/>
                <w:bottom w:val="none" w:sz="0" w:space="0" w:color="auto"/>
                <w:right w:val="none" w:sz="0" w:space="0" w:color="auto"/>
              </w:divBdr>
            </w:div>
            <w:div w:id="813911961">
              <w:marLeft w:val="0"/>
              <w:marRight w:val="0"/>
              <w:marTop w:val="0"/>
              <w:marBottom w:val="0"/>
              <w:divBdr>
                <w:top w:val="none" w:sz="0" w:space="0" w:color="auto"/>
                <w:left w:val="none" w:sz="0" w:space="0" w:color="auto"/>
                <w:bottom w:val="none" w:sz="0" w:space="0" w:color="auto"/>
                <w:right w:val="none" w:sz="0" w:space="0" w:color="auto"/>
              </w:divBdr>
            </w:div>
            <w:div w:id="153031337">
              <w:marLeft w:val="0"/>
              <w:marRight w:val="0"/>
              <w:marTop w:val="0"/>
              <w:marBottom w:val="0"/>
              <w:divBdr>
                <w:top w:val="none" w:sz="0" w:space="0" w:color="auto"/>
                <w:left w:val="none" w:sz="0" w:space="0" w:color="auto"/>
                <w:bottom w:val="none" w:sz="0" w:space="0" w:color="auto"/>
                <w:right w:val="none" w:sz="0" w:space="0" w:color="auto"/>
              </w:divBdr>
            </w:div>
            <w:div w:id="1692533388">
              <w:marLeft w:val="0"/>
              <w:marRight w:val="0"/>
              <w:marTop w:val="0"/>
              <w:marBottom w:val="0"/>
              <w:divBdr>
                <w:top w:val="none" w:sz="0" w:space="0" w:color="auto"/>
                <w:left w:val="none" w:sz="0" w:space="0" w:color="auto"/>
                <w:bottom w:val="none" w:sz="0" w:space="0" w:color="auto"/>
                <w:right w:val="none" w:sz="0" w:space="0" w:color="auto"/>
              </w:divBdr>
            </w:div>
            <w:div w:id="1176649729">
              <w:marLeft w:val="0"/>
              <w:marRight w:val="0"/>
              <w:marTop w:val="0"/>
              <w:marBottom w:val="0"/>
              <w:divBdr>
                <w:top w:val="none" w:sz="0" w:space="0" w:color="auto"/>
                <w:left w:val="none" w:sz="0" w:space="0" w:color="auto"/>
                <w:bottom w:val="none" w:sz="0" w:space="0" w:color="auto"/>
                <w:right w:val="none" w:sz="0" w:space="0" w:color="auto"/>
              </w:divBdr>
            </w:div>
            <w:div w:id="2108307771">
              <w:marLeft w:val="0"/>
              <w:marRight w:val="0"/>
              <w:marTop w:val="0"/>
              <w:marBottom w:val="0"/>
              <w:divBdr>
                <w:top w:val="none" w:sz="0" w:space="0" w:color="auto"/>
                <w:left w:val="none" w:sz="0" w:space="0" w:color="auto"/>
                <w:bottom w:val="none" w:sz="0" w:space="0" w:color="auto"/>
                <w:right w:val="none" w:sz="0" w:space="0" w:color="auto"/>
              </w:divBdr>
            </w:div>
            <w:div w:id="514349810">
              <w:marLeft w:val="0"/>
              <w:marRight w:val="0"/>
              <w:marTop w:val="0"/>
              <w:marBottom w:val="0"/>
              <w:divBdr>
                <w:top w:val="none" w:sz="0" w:space="0" w:color="auto"/>
                <w:left w:val="none" w:sz="0" w:space="0" w:color="auto"/>
                <w:bottom w:val="none" w:sz="0" w:space="0" w:color="auto"/>
                <w:right w:val="none" w:sz="0" w:space="0" w:color="auto"/>
              </w:divBdr>
            </w:div>
            <w:div w:id="1499541628">
              <w:marLeft w:val="0"/>
              <w:marRight w:val="0"/>
              <w:marTop w:val="0"/>
              <w:marBottom w:val="0"/>
              <w:divBdr>
                <w:top w:val="none" w:sz="0" w:space="0" w:color="auto"/>
                <w:left w:val="none" w:sz="0" w:space="0" w:color="auto"/>
                <w:bottom w:val="none" w:sz="0" w:space="0" w:color="auto"/>
                <w:right w:val="none" w:sz="0" w:space="0" w:color="auto"/>
              </w:divBdr>
              <w:divsChild>
                <w:div w:id="184103423">
                  <w:marLeft w:val="0"/>
                  <w:marRight w:val="0"/>
                  <w:marTop w:val="0"/>
                  <w:marBottom w:val="0"/>
                  <w:divBdr>
                    <w:top w:val="none" w:sz="0" w:space="0" w:color="auto"/>
                    <w:left w:val="none" w:sz="0" w:space="0" w:color="auto"/>
                    <w:bottom w:val="none" w:sz="0" w:space="0" w:color="auto"/>
                    <w:right w:val="none" w:sz="0" w:space="0" w:color="auto"/>
                  </w:divBdr>
                </w:div>
                <w:div w:id="449209542">
                  <w:marLeft w:val="0"/>
                  <w:marRight w:val="0"/>
                  <w:marTop w:val="0"/>
                  <w:marBottom w:val="0"/>
                  <w:divBdr>
                    <w:top w:val="none" w:sz="0" w:space="0" w:color="auto"/>
                    <w:left w:val="none" w:sz="0" w:space="0" w:color="auto"/>
                    <w:bottom w:val="none" w:sz="0" w:space="0" w:color="auto"/>
                    <w:right w:val="none" w:sz="0" w:space="0" w:color="auto"/>
                  </w:divBdr>
                </w:div>
                <w:div w:id="510491408">
                  <w:marLeft w:val="0"/>
                  <w:marRight w:val="0"/>
                  <w:marTop w:val="0"/>
                  <w:marBottom w:val="0"/>
                  <w:divBdr>
                    <w:top w:val="none" w:sz="0" w:space="0" w:color="auto"/>
                    <w:left w:val="none" w:sz="0" w:space="0" w:color="auto"/>
                    <w:bottom w:val="none" w:sz="0" w:space="0" w:color="auto"/>
                    <w:right w:val="none" w:sz="0" w:space="0" w:color="auto"/>
                  </w:divBdr>
                </w:div>
                <w:div w:id="1058280288">
                  <w:marLeft w:val="0"/>
                  <w:marRight w:val="0"/>
                  <w:marTop w:val="0"/>
                  <w:marBottom w:val="0"/>
                  <w:divBdr>
                    <w:top w:val="none" w:sz="0" w:space="0" w:color="auto"/>
                    <w:left w:val="none" w:sz="0" w:space="0" w:color="auto"/>
                    <w:bottom w:val="none" w:sz="0" w:space="0" w:color="auto"/>
                    <w:right w:val="none" w:sz="0" w:space="0" w:color="auto"/>
                  </w:divBdr>
                </w:div>
              </w:divsChild>
            </w:div>
            <w:div w:id="432172062">
              <w:marLeft w:val="0"/>
              <w:marRight w:val="0"/>
              <w:marTop w:val="0"/>
              <w:marBottom w:val="0"/>
              <w:divBdr>
                <w:top w:val="none" w:sz="0" w:space="0" w:color="auto"/>
                <w:left w:val="none" w:sz="0" w:space="0" w:color="auto"/>
                <w:bottom w:val="none" w:sz="0" w:space="0" w:color="auto"/>
                <w:right w:val="none" w:sz="0" w:space="0" w:color="auto"/>
              </w:divBdr>
            </w:div>
            <w:div w:id="1543052746">
              <w:marLeft w:val="0"/>
              <w:marRight w:val="0"/>
              <w:marTop w:val="0"/>
              <w:marBottom w:val="0"/>
              <w:divBdr>
                <w:top w:val="none" w:sz="0" w:space="0" w:color="auto"/>
                <w:left w:val="none" w:sz="0" w:space="0" w:color="auto"/>
                <w:bottom w:val="none" w:sz="0" w:space="0" w:color="auto"/>
                <w:right w:val="none" w:sz="0" w:space="0" w:color="auto"/>
              </w:divBdr>
            </w:div>
            <w:div w:id="1392851144">
              <w:marLeft w:val="0"/>
              <w:marRight w:val="0"/>
              <w:marTop w:val="0"/>
              <w:marBottom w:val="0"/>
              <w:divBdr>
                <w:top w:val="none" w:sz="0" w:space="0" w:color="auto"/>
                <w:left w:val="none" w:sz="0" w:space="0" w:color="auto"/>
                <w:bottom w:val="none" w:sz="0" w:space="0" w:color="auto"/>
                <w:right w:val="none" w:sz="0" w:space="0" w:color="auto"/>
              </w:divBdr>
            </w:div>
            <w:div w:id="1503470237">
              <w:marLeft w:val="0"/>
              <w:marRight w:val="0"/>
              <w:marTop w:val="0"/>
              <w:marBottom w:val="0"/>
              <w:divBdr>
                <w:top w:val="none" w:sz="0" w:space="0" w:color="auto"/>
                <w:left w:val="none" w:sz="0" w:space="0" w:color="auto"/>
                <w:bottom w:val="none" w:sz="0" w:space="0" w:color="auto"/>
                <w:right w:val="none" w:sz="0" w:space="0" w:color="auto"/>
              </w:divBdr>
            </w:div>
            <w:div w:id="1978683781">
              <w:marLeft w:val="0"/>
              <w:marRight w:val="0"/>
              <w:marTop w:val="0"/>
              <w:marBottom w:val="0"/>
              <w:divBdr>
                <w:top w:val="none" w:sz="0" w:space="0" w:color="auto"/>
                <w:left w:val="none" w:sz="0" w:space="0" w:color="auto"/>
                <w:bottom w:val="none" w:sz="0" w:space="0" w:color="auto"/>
                <w:right w:val="none" w:sz="0" w:space="0" w:color="auto"/>
              </w:divBdr>
            </w:div>
            <w:div w:id="1762140352">
              <w:marLeft w:val="0"/>
              <w:marRight w:val="0"/>
              <w:marTop w:val="0"/>
              <w:marBottom w:val="0"/>
              <w:divBdr>
                <w:top w:val="none" w:sz="0" w:space="0" w:color="auto"/>
                <w:left w:val="none" w:sz="0" w:space="0" w:color="auto"/>
                <w:bottom w:val="none" w:sz="0" w:space="0" w:color="auto"/>
                <w:right w:val="none" w:sz="0" w:space="0" w:color="auto"/>
              </w:divBdr>
            </w:div>
            <w:div w:id="2064714761">
              <w:marLeft w:val="0"/>
              <w:marRight w:val="0"/>
              <w:marTop w:val="0"/>
              <w:marBottom w:val="0"/>
              <w:divBdr>
                <w:top w:val="none" w:sz="0" w:space="0" w:color="auto"/>
                <w:left w:val="none" w:sz="0" w:space="0" w:color="auto"/>
                <w:bottom w:val="none" w:sz="0" w:space="0" w:color="auto"/>
                <w:right w:val="none" w:sz="0" w:space="0" w:color="auto"/>
              </w:divBdr>
            </w:div>
            <w:div w:id="1544714592">
              <w:marLeft w:val="0"/>
              <w:marRight w:val="0"/>
              <w:marTop w:val="0"/>
              <w:marBottom w:val="0"/>
              <w:divBdr>
                <w:top w:val="none" w:sz="0" w:space="0" w:color="auto"/>
                <w:left w:val="none" w:sz="0" w:space="0" w:color="auto"/>
                <w:bottom w:val="none" w:sz="0" w:space="0" w:color="auto"/>
                <w:right w:val="none" w:sz="0" w:space="0" w:color="auto"/>
              </w:divBdr>
              <w:divsChild>
                <w:div w:id="995573179">
                  <w:marLeft w:val="0"/>
                  <w:marRight w:val="0"/>
                  <w:marTop w:val="0"/>
                  <w:marBottom w:val="0"/>
                  <w:divBdr>
                    <w:top w:val="none" w:sz="0" w:space="0" w:color="auto"/>
                    <w:left w:val="none" w:sz="0" w:space="0" w:color="auto"/>
                    <w:bottom w:val="none" w:sz="0" w:space="0" w:color="auto"/>
                    <w:right w:val="none" w:sz="0" w:space="0" w:color="auto"/>
                  </w:divBdr>
                </w:div>
                <w:div w:id="1267427076">
                  <w:marLeft w:val="0"/>
                  <w:marRight w:val="0"/>
                  <w:marTop w:val="0"/>
                  <w:marBottom w:val="0"/>
                  <w:divBdr>
                    <w:top w:val="none" w:sz="0" w:space="0" w:color="auto"/>
                    <w:left w:val="none" w:sz="0" w:space="0" w:color="auto"/>
                    <w:bottom w:val="none" w:sz="0" w:space="0" w:color="auto"/>
                    <w:right w:val="none" w:sz="0" w:space="0" w:color="auto"/>
                  </w:divBdr>
                </w:div>
                <w:div w:id="625160908">
                  <w:marLeft w:val="0"/>
                  <w:marRight w:val="0"/>
                  <w:marTop w:val="0"/>
                  <w:marBottom w:val="0"/>
                  <w:divBdr>
                    <w:top w:val="none" w:sz="0" w:space="0" w:color="auto"/>
                    <w:left w:val="none" w:sz="0" w:space="0" w:color="auto"/>
                    <w:bottom w:val="none" w:sz="0" w:space="0" w:color="auto"/>
                    <w:right w:val="none" w:sz="0" w:space="0" w:color="auto"/>
                  </w:divBdr>
                </w:div>
                <w:div w:id="1280643615">
                  <w:marLeft w:val="0"/>
                  <w:marRight w:val="0"/>
                  <w:marTop w:val="0"/>
                  <w:marBottom w:val="0"/>
                  <w:divBdr>
                    <w:top w:val="none" w:sz="0" w:space="0" w:color="auto"/>
                    <w:left w:val="none" w:sz="0" w:space="0" w:color="auto"/>
                    <w:bottom w:val="none" w:sz="0" w:space="0" w:color="auto"/>
                    <w:right w:val="none" w:sz="0" w:space="0" w:color="auto"/>
                  </w:divBdr>
                </w:div>
                <w:div w:id="1223254229">
                  <w:marLeft w:val="0"/>
                  <w:marRight w:val="0"/>
                  <w:marTop w:val="0"/>
                  <w:marBottom w:val="0"/>
                  <w:divBdr>
                    <w:top w:val="none" w:sz="0" w:space="0" w:color="auto"/>
                    <w:left w:val="none" w:sz="0" w:space="0" w:color="auto"/>
                    <w:bottom w:val="none" w:sz="0" w:space="0" w:color="auto"/>
                    <w:right w:val="none" w:sz="0" w:space="0" w:color="auto"/>
                  </w:divBdr>
                </w:div>
                <w:div w:id="1682703781">
                  <w:marLeft w:val="0"/>
                  <w:marRight w:val="0"/>
                  <w:marTop w:val="0"/>
                  <w:marBottom w:val="0"/>
                  <w:divBdr>
                    <w:top w:val="none" w:sz="0" w:space="0" w:color="auto"/>
                    <w:left w:val="none" w:sz="0" w:space="0" w:color="auto"/>
                    <w:bottom w:val="none" w:sz="0" w:space="0" w:color="auto"/>
                    <w:right w:val="none" w:sz="0" w:space="0" w:color="auto"/>
                  </w:divBdr>
                </w:div>
                <w:div w:id="291517323">
                  <w:marLeft w:val="0"/>
                  <w:marRight w:val="0"/>
                  <w:marTop w:val="0"/>
                  <w:marBottom w:val="0"/>
                  <w:divBdr>
                    <w:top w:val="none" w:sz="0" w:space="0" w:color="auto"/>
                    <w:left w:val="none" w:sz="0" w:space="0" w:color="auto"/>
                    <w:bottom w:val="none" w:sz="0" w:space="0" w:color="auto"/>
                    <w:right w:val="none" w:sz="0" w:space="0" w:color="auto"/>
                  </w:divBdr>
                </w:div>
                <w:div w:id="1685397029">
                  <w:marLeft w:val="0"/>
                  <w:marRight w:val="0"/>
                  <w:marTop w:val="0"/>
                  <w:marBottom w:val="0"/>
                  <w:divBdr>
                    <w:top w:val="none" w:sz="0" w:space="0" w:color="auto"/>
                    <w:left w:val="none" w:sz="0" w:space="0" w:color="auto"/>
                    <w:bottom w:val="none" w:sz="0" w:space="0" w:color="auto"/>
                    <w:right w:val="none" w:sz="0" w:space="0" w:color="auto"/>
                  </w:divBdr>
                </w:div>
                <w:div w:id="345332264">
                  <w:marLeft w:val="0"/>
                  <w:marRight w:val="0"/>
                  <w:marTop w:val="0"/>
                  <w:marBottom w:val="0"/>
                  <w:divBdr>
                    <w:top w:val="none" w:sz="0" w:space="0" w:color="auto"/>
                    <w:left w:val="none" w:sz="0" w:space="0" w:color="auto"/>
                    <w:bottom w:val="none" w:sz="0" w:space="0" w:color="auto"/>
                    <w:right w:val="none" w:sz="0" w:space="0" w:color="auto"/>
                  </w:divBdr>
                </w:div>
                <w:div w:id="1475902200">
                  <w:marLeft w:val="0"/>
                  <w:marRight w:val="0"/>
                  <w:marTop w:val="0"/>
                  <w:marBottom w:val="0"/>
                  <w:divBdr>
                    <w:top w:val="none" w:sz="0" w:space="0" w:color="auto"/>
                    <w:left w:val="none" w:sz="0" w:space="0" w:color="auto"/>
                    <w:bottom w:val="none" w:sz="0" w:space="0" w:color="auto"/>
                    <w:right w:val="none" w:sz="0" w:space="0" w:color="auto"/>
                  </w:divBdr>
                </w:div>
                <w:div w:id="404301481">
                  <w:marLeft w:val="0"/>
                  <w:marRight w:val="0"/>
                  <w:marTop w:val="0"/>
                  <w:marBottom w:val="0"/>
                  <w:divBdr>
                    <w:top w:val="none" w:sz="0" w:space="0" w:color="auto"/>
                    <w:left w:val="none" w:sz="0" w:space="0" w:color="auto"/>
                    <w:bottom w:val="none" w:sz="0" w:space="0" w:color="auto"/>
                    <w:right w:val="none" w:sz="0" w:space="0" w:color="auto"/>
                  </w:divBdr>
                </w:div>
                <w:div w:id="1044141461">
                  <w:marLeft w:val="0"/>
                  <w:marRight w:val="0"/>
                  <w:marTop w:val="0"/>
                  <w:marBottom w:val="0"/>
                  <w:divBdr>
                    <w:top w:val="none" w:sz="0" w:space="0" w:color="auto"/>
                    <w:left w:val="none" w:sz="0" w:space="0" w:color="auto"/>
                    <w:bottom w:val="none" w:sz="0" w:space="0" w:color="auto"/>
                    <w:right w:val="none" w:sz="0" w:space="0" w:color="auto"/>
                  </w:divBdr>
                </w:div>
                <w:div w:id="1518542503">
                  <w:marLeft w:val="0"/>
                  <w:marRight w:val="0"/>
                  <w:marTop w:val="0"/>
                  <w:marBottom w:val="0"/>
                  <w:divBdr>
                    <w:top w:val="none" w:sz="0" w:space="0" w:color="auto"/>
                    <w:left w:val="none" w:sz="0" w:space="0" w:color="auto"/>
                    <w:bottom w:val="none" w:sz="0" w:space="0" w:color="auto"/>
                    <w:right w:val="none" w:sz="0" w:space="0" w:color="auto"/>
                  </w:divBdr>
                </w:div>
                <w:div w:id="2000307782">
                  <w:marLeft w:val="0"/>
                  <w:marRight w:val="0"/>
                  <w:marTop w:val="0"/>
                  <w:marBottom w:val="0"/>
                  <w:divBdr>
                    <w:top w:val="none" w:sz="0" w:space="0" w:color="auto"/>
                    <w:left w:val="none" w:sz="0" w:space="0" w:color="auto"/>
                    <w:bottom w:val="none" w:sz="0" w:space="0" w:color="auto"/>
                    <w:right w:val="none" w:sz="0" w:space="0" w:color="auto"/>
                  </w:divBdr>
                </w:div>
                <w:div w:id="140121920">
                  <w:marLeft w:val="0"/>
                  <w:marRight w:val="0"/>
                  <w:marTop w:val="0"/>
                  <w:marBottom w:val="0"/>
                  <w:divBdr>
                    <w:top w:val="none" w:sz="0" w:space="0" w:color="auto"/>
                    <w:left w:val="none" w:sz="0" w:space="0" w:color="auto"/>
                    <w:bottom w:val="none" w:sz="0" w:space="0" w:color="auto"/>
                    <w:right w:val="none" w:sz="0" w:space="0" w:color="auto"/>
                  </w:divBdr>
                </w:div>
                <w:div w:id="2083331279">
                  <w:marLeft w:val="0"/>
                  <w:marRight w:val="0"/>
                  <w:marTop w:val="0"/>
                  <w:marBottom w:val="0"/>
                  <w:divBdr>
                    <w:top w:val="none" w:sz="0" w:space="0" w:color="auto"/>
                    <w:left w:val="none" w:sz="0" w:space="0" w:color="auto"/>
                    <w:bottom w:val="none" w:sz="0" w:space="0" w:color="auto"/>
                    <w:right w:val="none" w:sz="0" w:space="0" w:color="auto"/>
                  </w:divBdr>
                </w:div>
                <w:div w:id="882442772">
                  <w:marLeft w:val="0"/>
                  <w:marRight w:val="0"/>
                  <w:marTop w:val="0"/>
                  <w:marBottom w:val="0"/>
                  <w:divBdr>
                    <w:top w:val="none" w:sz="0" w:space="0" w:color="auto"/>
                    <w:left w:val="none" w:sz="0" w:space="0" w:color="auto"/>
                    <w:bottom w:val="none" w:sz="0" w:space="0" w:color="auto"/>
                    <w:right w:val="none" w:sz="0" w:space="0" w:color="auto"/>
                  </w:divBdr>
                </w:div>
                <w:div w:id="1124737941">
                  <w:marLeft w:val="0"/>
                  <w:marRight w:val="0"/>
                  <w:marTop w:val="0"/>
                  <w:marBottom w:val="0"/>
                  <w:divBdr>
                    <w:top w:val="none" w:sz="0" w:space="0" w:color="auto"/>
                    <w:left w:val="none" w:sz="0" w:space="0" w:color="auto"/>
                    <w:bottom w:val="none" w:sz="0" w:space="0" w:color="auto"/>
                    <w:right w:val="none" w:sz="0" w:space="0" w:color="auto"/>
                  </w:divBdr>
                </w:div>
              </w:divsChild>
            </w:div>
            <w:div w:id="2144807697">
              <w:marLeft w:val="0"/>
              <w:marRight w:val="0"/>
              <w:marTop w:val="0"/>
              <w:marBottom w:val="0"/>
              <w:divBdr>
                <w:top w:val="none" w:sz="0" w:space="0" w:color="auto"/>
                <w:left w:val="none" w:sz="0" w:space="0" w:color="auto"/>
                <w:bottom w:val="none" w:sz="0" w:space="0" w:color="auto"/>
                <w:right w:val="none" w:sz="0" w:space="0" w:color="auto"/>
              </w:divBdr>
            </w:div>
            <w:div w:id="754862473">
              <w:marLeft w:val="0"/>
              <w:marRight w:val="0"/>
              <w:marTop w:val="0"/>
              <w:marBottom w:val="0"/>
              <w:divBdr>
                <w:top w:val="none" w:sz="0" w:space="0" w:color="auto"/>
                <w:left w:val="none" w:sz="0" w:space="0" w:color="auto"/>
                <w:bottom w:val="none" w:sz="0" w:space="0" w:color="auto"/>
                <w:right w:val="none" w:sz="0" w:space="0" w:color="auto"/>
              </w:divBdr>
            </w:div>
            <w:div w:id="831140926">
              <w:marLeft w:val="0"/>
              <w:marRight w:val="0"/>
              <w:marTop w:val="0"/>
              <w:marBottom w:val="0"/>
              <w:divBdr>
                <w:top w:val="none" w:sz="0" w:space="0" w:color="auto"/>
                <w:left w:val="none" w:sz="0" w:space="0" w:color="auto"/>
                <w:bottom w:val="none" w:sz="0" w:space="0" w:color="auto"/>
                <w:right w:val="none" w:sz="0" w:space="0" w:color="auto"/>
              </w:divBdr>
            </w:div>
            <w:div w:id="1224172245">
              <w:marLeft w:val="0"/>
              <w:marRight w:val="0"/>
              <w:marTop w:val="0"/>
              <w:marBottom w:val="0"/>
              <w:divBdr>
                <w:top w:val="none" w:sz="0" w:space="0" w:color="auto"/>
                <w:left w:val="none" w:sz="0" w:space="0" w:color="auto"/>
                <w:bottom w:val="none" w:sz="0" w:space="0" w:color="auto"/>
                <w:right w:val="none" w:sz="0" w:space="0" w:color="auto"/>
              </w:divBdr>
            </w:div>
            <w:div w:id="773210993">
              <w:marLeft w:val="0"/>
              <w:marRight w:val="0"/>
              <w:marTop w:val="0"/>
              <w:marBottom w:val="0"/>
              <w:divBdr>
                <w:top w:val="none" w:sz="0" w:space="0" w:color="auto"/>
                <w:left w:val="none" w:sz="0" w:space="0" w:color="auto"/>
                <w:bottom w:val="none" w:sz="0" w:space="0" w:color="auto"/>
                <w:right w:val="none" w:sz="0" w:space="0" w:color="auto"/>
              </w:divBdr>
            </w:div>
            <w:div w:id="1825705895">
              <w:marLeft w:val="0"/>
              <w:marRight w:val="0"/>
              <w:marTop w:val="0"/>
              <w:marBottom w:val="0"/>
              <w:divBdr>
                <w:top w:val="none" w:sz="0" w:space="0" w:color="auto"/>
                <w:left w:val="none" w:sz="0" w:space="0" w:color="auto"/>
                <w:bottom w:val="none" w:sz="0" w:space="0" w:color="auto"/>
                <w:right w:val="none" w:sz="0" w:space="0" w:color="auto"/>
              </w:divBdr>
            </w:div>
            <w:div w:id="336928939">
              <w:marLeft w:val="0"/>
              <w:marRight w:val="0"/>
              <w:marTop w:val="0"/>
              <w:marBottom w:val="0"/>
              <w:divBdr>
                <w:top w:val="none" w:sz="0" w:space="0" w:color="auto"/>
                <w:left w:val="none" w:sz="0" w:space="0" w:color="auto"/>
                <w:bottom w:val="none" w:sz="0" w:space="0" w:color="auto"/>
                <w:right w:val="none" w:sz="0" w:space="0" w:color="auto"/>
              </w:divBdr>
            </w:div>
            <w:div w:id="1330672139">
              <w:marLeft w:val="0"/>
              <w:marRight w:val="0"/>
              <w:marTop w:val="0"/>
              <w:marBottom w:val="0"/>
              <w:divBdr>
                <w:top w:val="none" w:sz="0" w:space="0" w:color="auto"/>
                <w:left w:val="none" w:sz="0" w:space="0" w:color="auto"/>
                <w:bottom w:val="none" w:sz="0" w:space="0" w:color="auto"/>
                <w:right w:val="none" w:sz="0" w:space="0" w:color="auto"/>
              </w:divBdr>
            </w:div>
            <w:div w:id="1193961744">
              <w:marLeft w:val="0"/>
              <w:marRight w:val="0"/>
              <w:marTop w:val="0"/>
              <w:marBottom w:val="0"/>
              <w:divBdr>
                <w:top w:val="none" w:sz="0" w:space="0" w:color="auto"/>
                <w:left w:val="none" w:sz="0" w:space="0" w:color="auto"/>
                <w:bottom w:val="none" w:sz="0" w:space="0" w:color="auto"/>
                <w:right w:val="none" w:sz="0" w:space="0" w:color="auto"/>
              </w:divBdr>
            </w:div>
            <w:div w:id="564725038">
              <w:marLeft w:val="0"/>
              <w:marRight w:val="0"/>
              <w:marTop w:val="0"/>
              <w:marBottom w:val="0"/>
              <w:divBdr>
                <w:top w:val="none" w:sz="0" w:space="0" w:color="auto"/>
                <w:left w:val="none" w:sz="0" w:space="0" w:color="auto"/>
                <w:bottom w:val="none" w:sz="0" w:space="0" w:color="auto"/>
                <w:right w:val="none" w:sz="0" w:space="0" w:color="auto"/>
              </w:divBdr>
            </w:div>
            <w:div w:id="872960148">
              <w:marLeft w:val="0"/>
              <w:marRight w:val="0"/>
              <w:marTop w:val="0"/>
              <w:marBottom w:val="0"/>
              <w:divBdr>
                <w:top w:val="none" w:sz="0" w:space="0" w:color="auto"/>
                <w:left w:val="none" w:sz="0" w:space="0" w:color="auto"/>
                <w:bottom w:val="none" w:sz="0" w:space="0" w:color="auto"/>
                <w:right w:val="none" w:sz="0" w:space="0" w:color="auto"/>
              </w:divBdr>
            </w:div>
            <w:div w:id="1686787848">
              <w:marLeft w:val="0"/>
              <w:marRight w:val="0"/>
              <w:marTop w:val="0"/>
              <w:marBottom w:val="0"/>
              <w:divBdr>
                <w:top w:val="none" w:sz="0" w:space="0" w:color="auto"/>
                <w:left w:val="none" w:sz="0" w:space="0" w:color="auto"/>
                <w:bottom w:val="none" w:sz="0" w:space="0" w:color="auto"/>
                <w:right w:val="none" w:sz="0" w:space="0" w:color="auto"/>
              </w:divBdr>
            </w:div>
            <w:div w:id="2033191204">
              <w:marLeft w:val="0"/>
              <w:marRight w:val="0"/>
              <w:marTop w:val="0"/>
              <w:marBottom w:val="0"/>
              <w:divBdr>
                <w:top w:val="none" w:sz="0" w:space="0" w:color="auto"/>
                <w:left w:val="none" w:sz="0" w:space="0" w:color="auto"/>
                <w:bottom w:val="none" w:sz="0" w:space="0" w:color="auto"/>
                <w:right w:val="none" w:sz="0" w:space="0" w:color="auto"/>
              </w:divBdr>
            </w:div>
            <w:div w:id="1001202006">
              <w:marLeft w:val="0"/>
              <w:marRight w:val="0"/>
              <w:marTop w:val="0"/>
              <w:marBottom w:val="0"/>
              <w:divBdr>
                <w:top w:val="none" w:sz="0" w:space="0" w:color="auto"/>
                <w:left w:val="none" w:sz="0" w:space="0" w:color="auto"/>
                <w:bottom w:val="none" w:sz="0" w:space="0" w:color="auto"/>
                <w:right w:val="none" w:sz="0" w:space="0" w:color="auto"/>
              </w:divBdr>
            </w:div>
            <w:div w:id="2140682325">
              <w:marLeft w:val="0"/>
              <w:marRight w:val="0"/>
              <w:marTop w:val="0"/>
              <w:marBottom w:val="0"/>
              <w:divBdr>
                <w:top w:val="none" w:sz="0" w:space="0" w:color="auto"/>
                <w:left w:val="none" w:sz="0" w:space="0" w:color="auto"/>
                <w:bottom w:val="none" w:sz="0" w:space="0" w:color="auto"/>
                <w:right w:val="none" w:sz="0" w:space="0" w:color="auto"/>
              </w:divBdr>
            </w:div>
            <w:div w:id="961572328">
              <w:marLeft w:val="0"/>
              <w:marRight w:val="0"/>
              <w:marTop w:val="0"/>
              <w:marBottom w:val="0"/>
              <w:divBdr>
                <w:top w:val="none" w:sz="0" w:space="0" w:color="auto"/>
                <w:left w:val="none" w:sz="0" w:space="0" w:color="auto"/>
                <w:bottom w:val="none" w:sz="0" w:space="0" w:color="auto"/>
                <w:right w:val="none" w:sz="0" w:space="0" w:color="auto"/>
              </w:divBdr>
            </w:div>
            <w:div w:id="62266968">
              <w:marLeft w:val="0"/>
              <w:marRight w:val="0"/>
              <w:marTop w:val="0"/>
              <w:marBottom w:val="0"/>
              <w:divBdr>
                <w:top w:val="none" w:sz="0" w:space="0" w:color="auto"/>
                <w:left w:val="none" w:sz="0" w:space="0" w:color="auto"/>
                <w:bottom w:val="none" w:sz="0" w:space="0" w:color="auto"/>
                <w:right w:val="none" w:sz="0" w:space="0" w:color="auto"/>
              </w:divBdr>
            </w:div>
            <w:div w:id="707340555">
              <w:marLeft w:val="0"/>
              <w:marRight w:val="0"/>
              <w:marTop w:val="0"/>
              <w:marBottom w:val="0"/>
              <w:divBdr>
                <w:top w:val="none" w:sz="0" w:space="0" w:color="auto"/>
                <w:left w:val="none" w:sz="0" w:space="0" w:color="auto"/>
                <w:bottom w:val="none" w:sz="0" w:space="0" w:color="auto"/>
                <w:right w:val="none" w:sz="0" w:space="0" w:color="auto"/>
              </w:divBdr>
            </w:div>
            <w:div w:id="365837245">
              <w:marLeft w:val="0"/>
              <w:marRight w:val="0"/>
              <w:marTop w:val="0"/>
              <w:marBottom w:val="0"/>
              <w:divBdr>
                <w:top w:val="none" w:sz="0" w:space="0" w:color="auto"/>
                <w:left w:val="none" w:sz="0" w:space="0" w:color="auto"/>
                <w:bottom w:val="none" w:sz="0" w:space="0" w:color="auto"/>
                <w:right w:val="none" w:sz="0" w:space="0" w:color="auto"/>
              </w:divBdr>
            </w:div>
            <w:div w:id="1843928445">
              <w:marLeft w:val="0"/>
              <w:marRight w:val="0"/>
              <w:marTop w:val="0"/>
              <w:marBottom w:val="0"/>
              <w:divBdr>
                <w:top w:val="none" w:sz="0" w:space="0" w:color="auto"/>
                <w:left w:val="none" w:sz="0" w:space="0" w:color="auto"/>
                <w:bottom w:val="none" w:sz="0" w:space="0" w:color="auto"/>
                <w:right w:val="none" w:sz="0" w:space="0" w:color="auto"/>
              </w:divBdr>
            </w:div>
            <w:div w:id="1269971436">
              <w:marLeft w:val="0"/>
              <w:marRight w:val="0"/>
              <w:marTop w:val="0"/>
              <w:marBottom w:val="0"/>
              <w:divBdr>
                <w:top w:val="none" w:sz="0" w:space="0" w:color="auto"/>
                <w:left w:val="none" w:sz="0" w:space="0" w:color="auto"/>
                <w:bottom w:val="none" w:sz="0" w:space="0" w:color="auto"/>
                <w:right w:val="none" w:sz="0" w:space="0" w:color="auto"/>
              </w:divBdr>
            </w:div>
            <w:div w:id="668598740">
              <w:marLeft w:val="0"/>
              <w:marRight w:val="0"/>
              <w:marTop w:val="0"/>
              <w:marBottom w:val="0"/>
              <w:divBdr>
                <w:top w:val="none" w:sz="0" w:space="0" w:color="auto"/>
                <w:left w:val="none" w:sz="0" w:space="0" w:color="auto"/>
                <w:bottom w:val="none" w:sz="0" w:space="0" w:color="auto"/>
                <w:right w:val="none" w:sz="0" w:space="0" w:color="auto"/>
              </w:divBdr>
            </w:div>
            <w:div w:id="640773532">
              <w:marLeft w:val="0"/>
              <w:marRight w:val="0"/>
              <w:marTop w:val="0"/>
              <w:marBottom w:val="0"/>
              <w:divBdr>
                <w:top w:val="none" w:sz="0" w:space="0" w:color="auto"/>
                <w:left w:val="none" w:sz="0" w:space="0" w:color="auto"/>
                <w:bottom w:val="none" w:sz="0" w:space="0" w:color="auto"/>
                <w:right w:val="none" w:sz="0" w:space="0" w:color="auto"/>
              </w:divBdr>
            </w:div>
            <w:div w:id="687290504">
              <w:marLeft w:val="0"/>
              <w:marRight w:val="0"/>
              <w:marTop w:val="0"/>
              <w:marBottom w:val="0"/>
              <w:divBdr>
                <w:top w:val="none" w:sz="0" w:space="0" w:color="auto"/>
                <w:left w:val="none" w:sz="0" w:space="0" w:color="auto"/>
                <w:bottom w:val="none" w:sz="0" w:space="0" w:color="auto"/>
                <w:right w:val="none" w:sz="0" w:space="0" w:color="auto"/>
              </w:divBdr>
            </w:div>
            <w:div w:id="371269835">
              <w:marLeft w:val="0"/>
              <w:marRight w:val="0"/>
              <w:marTop w:val="0"/>
              <w:marBottom w:val="0"/>
              <w:divBdr>
                <w:top w:val="none" w:sz="0" w:space="0" w:color="auto"/>
                <w:left w:val="none" w:sz="0" w:space="0" w:color="auto"/>
                <w:bottom w:val="none" w:sz="0" w:space="0" w:color="auto"/>
                <w:right w:val="none" w:sz="0" w:space="0" w:color="auto"/>
              </w:divBdr>
              <w:divsChild>
                <w:div w:id="1147630757">
                  <w:marLeft w:val="0"/>
                  <w:marRight w:val="0"/>
                  <w:marTop w:val="0"/>
                  <w:marBottom w:val="0"/>
                  <w:divBdr>
                    <w:top w:val="none" w:sz="0" w:space="0" w:color="auto"/>
                    <w:left w:val="none" w:sz="0" w:space="0" w:color="auto"/>
                    <w:bottom w:val="none" w:sz="0" w:space="0" w:color="auto"/>
                    <w:right w:val="none" w:sz="0" w:space="0" w:color="auto"/>
                  </w:divBdr>
                </w:div>
                <w:div w:id="295064303">
                  <w:marLeft w:val="0"/>
                  <w:marRight w:val="0"/>
                  <w:marTop w:val="0"/>
                  <w:marBottom w:val="0"/>
                  <w:divBdr>
                    <w:top w:val="none" w:sz="0" w:space="0" w:color="auto"/>
                    <w:left w:val="none" w:sz="0" w:space="0" w:color="auto"/>
                    <w:bottom w:val="none" w:sz="0" w:space="0" w:color="auto"/>
                    <w:right w:val="none" w:sz="0" w:space="0" w:color="auto"/>
                  </w:divBdr>
                </w:div>
                <w:div w:id="1150904747">
                  <w:marLeft w:val="0"/>
                  <w:marRight w:val="0"/>
                  <w:marTop w:val="0"/>
                  <w:marBottom w:val="0"/>
                  <w:divBdr>
                    <w:top w:val="none" w:sz="0" w:space="0" w:color="auto"/>
                    <w:left w:val="none" w:sz="0" w:space="0" w:color="auto"/>
                    <w:bottom w:val="none" w:sz="0" w:space="0" w:color="auto"/>
                    <w:right w:val="none" w:sz="0" w:space="0" w:color="auto"/>
                  </w:divBdr>
                </w:div>
                <w:div w:id="1893612120">
                  <w:marLeft w:val="0"/>
                  <w:marRight w:val="0"/>
                  <w:marTop w:val="0"/>
                  <w:marBottom w:val="0"/>
                  <w:divBdr>
                    <w:top w:val="none" w:sz="0" w:space="0" w:color="auto"/>
                    <w:left w:val="none" w:sz="0" w:space="0" w:color="auto"/>
                    <w:bottom w:val="none" w:sz="0" w:space="0" w:color="auto"/>
                    <w:right w:val="none" w:sz="0" w:space="0" w:color="auto"/>
                  </w:divBdr>
                </w:div>
                <w:div w:id="1345135345">
                  <w:marLeft w:val="0"/>
                  <w:marRight w:val="0"/>
                  <w:marTop w:val="0"/>
                  <w:marBottom w:val="0"/>
                  <w:divBdr>
                    <w:top w:val="none" w:sz="0" w:space="0" w:color="auto"/>
                    <w:left w:val="none" w:sz="0" w:space="0" w:color="auto"/>
                    <w:bottom w:val="none" w:sz="0" w:space="0" w:color="auto"/>
                    <w:right w:val="none" w:sz="0" w:space="0" w:color="auto"/>
                  </w:divBdr>
                </w:div>
                <w:div w:id="52436033">
                  <w:marLeft w:val="0"/>
                  <w:marRight w:val="0"/>
                  <w:marTop w:val="0"/>
                  <w:marBottom w:val="0"/>
                  <w:divBdr>
                    <w:top w:val="none" w:sz="0" w:space="0" w:color="auto"/>
                    <w:left w:val="none" w:sz="0" w:space="0" w:color="auto"/>
                    <w:bottom w:val="none" w:sz="0" w:space="0" w:color="auto"/>
                    <w:right w:val="none" w:sz="0" w:space="0" w:color="auto"/>
                  </w:divBdr>
                </w:div>
                <w:div w:id="1398732">
                  <w:marLeft w:val="0"/>
                  <w:marRight w:val="0"/>
                  <w:marTop w:val="0"/>
                  <w:marBottom w:val="0"/>
                  <w:divBdr>
                    <w:top w:val="none" w:sz="0" w:space="0" w:color="auto"/>
                    <w:left w:val="none" w:sz="0" w:space="0" w:color="auto"/>
                    <w:bottom w:val="none" w:sz="0" w:space="0" w:color="auto"/>
                    <w:right w:val="none" w:sz="0" w:space="0" w:color="auto"/>
                  </w:divBdr>
                </w:div>
                <w:div w:id="1374843301">
                  <w:marLeft w:val="0"/>
                  <w:marRight w:val="0"/>
                  <w:marTop w:val="0"/>
                  <w:marBottom w:val="0"/>
                  <w:divBdr>
                    <w:top w:val="none" w:sz="0" w:space="0" w:color="auto"/>
                    <w:left w:val="none" w:sz="0" w:space="0" w:color="auto"/>
                    <w:bottom w:val="none" w:sz="0" w:space="0" w:color="auto"/>
                    <w:right w:val="none" w:sz="0" w:space="0" w:color="auto"/>
                  </w:divBdr>
                </w:div>
                <w:div w:id="1790470701">
                  <w:marLeft w:val="0"/>
                  <w:marRight w:val="0"/>
                  <w:marTop w:val="0"/>
                  <w:marBottom w:val="0"/>
                  <w:divBdr>
                    <w:top w:val="none" w:sz="0" w:space="0" w:color="auto"/>
                    <w:left w:val="none" w:sz="0" w:space="0" w:color="auto"/>
                    <w:bottom w:val="none" w:sz="0" w:space="0" w:color="auto"/>
                    <w:right w:val="none" w:sz="0" w:space="0" w:color="auto"/>
                  </w:divBdr>
                </w:div>
                <w:div w:id="1528366825">
                  <w:marLeft w:val="0"/>
                  <w:marRight w:val="0"/>
                  <w:marTop w:val="0"/>
                  <w:marBottom w:val="0"/>
                  <w:divBdr>
                    <w:top w:val="none" w:sz="0" w:space="0" w:color="auto"/>
                    <w:left w:val="none" w:sz="0" w:space="0" w:color="auto"/>
                    <w:bottom w:val="none" w:sz="0" w:space="0" w:color="auto"/>
                    <w:right w:val="none" w:sz="0" w:space="0" w:color="auto"/>
                  </w:divBdr>
                </w:div>
                <w:div w:id="738476446">
                  <w:marLeft w:val="0"/>
                  <w:marRight w:val="0"/>
                  <w:marTop w:val="0"/>
                  <w:marBottom w:val="0"/>
                  <w:divBdr>
                    <w:top w:val="none" w:sz="0" w:space="0" w:color="auto"/>
                    <w:left w:val="none" w:sz="0" w:space="0" w:color="auto"/>
                    <w:bottom w:val="none" w:sz="0" w:space="0" w:color="auto"/>
                    <w:right w:val="none" w:sz="0" w:space="0" w:color="auto"/>
                  </w:divBdr>
                </w:div>
                <w:div w:id="1396126650">
                  <w:marLeft w:val="0"/>
                  <w:marRight w:val="0"/>
                  <w:marTop w:val="0"/>
                  <w:marBottom w:val="0"/>
                  <w:divBdr>
                    <w:top w:val="none" w:sz="0" w:space="0" w:color="auto"/>
                    <w:left w:val="none" w:sz="0" w:space="0" w:color="auto"/>
                    <w:bottom w:val="none" w:sz="0" w:space="0" w:color="auto"/>
                    <w:right w:val="none" w:sz="0" w:space="0" w:color="auto"/>
                  </w:divBdr>
                </w:div>
                <w:div w:id="257714096">
                  <w:marLeft w:val="0"/>
                  <w:marRight w:val="0"/>
                  <w:marTop w:val="0"/>
                  <w:marBottom w:val="0"/>
                  <w:divBdr>
                    <w:top w:val="none" w:sz="0" w:space="0" w:color="auto"/>
                    <w:left w:val="none" w:sz="0" w:space="0" w:color="auto"/>
                    <w:bottom w:val="none" w:sz="0" w:space="0" w:color="auto"/>
                    <w:right w:val="none" w:sz="0" w:space="0" w:color="auto"/>
                  </w:divBdr>
                </w:div>
                <w:div w:id="1989551068">
                  <w:marLeft w:val="0"/>
                  <w:marRight w:val="0"/>
                  <w:marTop w:val="0"/>
                  <w:marBottom w:val="0"/>
                  <w:divBdr>
                    <w:top w:val="none" w:sz="0" w:space="0" w:color="auto"/>
                    <w:left w:val="none" w:sz="0" w:space="0" w:color="auto"/>
                    <w:bottom w:val="none" w:sz="0" w:space="0" w:color="auto"/>
                    <w:right w:val="none" w:sz="0" w:space="0" w:color="auto"/>
                  </w:divBdr>
                </w:div>
                <w:div w:id="796991092">
                  <w:marLeft w:val="0"/>
                  <w:marRight w:val="0"/>
                  <w:marTop w:val="0"/>
                  <w:marBottom w:val="0"/>
                  <w:divBdr>
                    <w:top w:val="none" w:sz="0" w:space="0" w:color="auto"/>
                    <w:left w:val="none" w:sz="0" w:space="0" w:color="auto"/>
                    <w:bottom w:val="none" w:sz="0" w:space="0" w:color="auto"/>
                    <w:right w:val="none" w:sz="0" w:space="0" w:color="auto"/>
                  </w:divBdr>
                </w:div>
                <w:div w:id="1643580603">
                  <w:marLeft w:val="0"/>
                  <w:marRight w:val="0"/>
                  <w:marTop w:val="0"/>
                  <w:marBottom w:val="0"/>
                  <w:divBdr>
                    <w:top w:val="none" w:sz="0" w:space="0" w:color="auto"/>
                    <w:left w:val="none" w:sz="0" w:space="0" w:color="auto"/>
                    <w:bottom w:val="none" w:sz="0" w:space="0" w:color="auto"/>
                    <w:right w:val="none" w:sz="0" w:space="0" w:color="auto"/>
                  </w:divBdr>
                </w:div>
                <w:div w:id="1693452213">
                  <w:marLeft w:val="0"/>
                  <w:marRight w:val="0"/>
                  <w:marTop w:val="0"/>
                  <w:marBottom w:val="0"/>
                  <w:divBdr>
                    <w:top w:val="none" w:sz="0" w:space="0" w:color="auto"/>
                    <w:left w:val="none" w:sz="0" w:space="0" w:color="auto"/>
                    <w:bottom w:val="none" w:sz="0" w:space="0" w:color="auto"/>
                    <w:right w:val="none" w:sz="0" w:space="0" w:color="auto"/>
                  </w:divBdr>
                </w:div>
                <w:div w:id="581767547">
                  <w:marLeft w:val="0"/>
                  <w:marRight w:val="0"/>
                  <w:marTop w:val="0"/>
                  <w:marBottom w:val="0"/>
                  <w:divBdr>
                    <w:top w:val="none" w:sz="0" w:space="0" w:color="auto"/>
                    <w:left w:val="none" w:sz="0" w:space="0" w:color="auto"/>
                    <w:bottom w:val="none" w:sz="0" w:space="0" w:color="auto"/>
                    <w:right w:val="none" w:sz="0" w:space="0" w:color="auto"/>
                  </w:divBdr>
                </w:div>
                <w:div w:id="820462068">
                  <w:marLeft w:val="0"/>
                  <w:marRight w:val="0"/>
                  <w:marTop w:val="0"/>
                  <w:marBottom w:val="0"/>
                  <w:divBdr>
                    <w:top w:val="none" w:sz="0" w:space="0" w:color="auto"/>
                    <w:left w:val="none" w:sz="0" w:space="0" w:color="auto"/>
                    <w:bottom w:val="none" w:sz="0" w:space="0" w:color="auto"/>
                    <w:right w:val="none" w:sz="0" w:space="0" w:color="auto"/>
                  </w:divBdr>
                </w:div>
                <w:div w:id="994182669">
                  <w:marLeft w:val="0"/>
                  <w:marRight w:val="0"/>
                  <w:marTop w:val="0"/>
                  <w:marBottom w:val="0"/>
                  <w:divBdr>
                    <w:top w:val="none" w:sz="0" w:space="0" w:color="auto"/>
                    <w:left w:val="none" w:sz="0" w:space="0" w:color="auto"/>
                    <w:bottom w:val="none" w:sz="0" w:space="0" w:color="auto"/>
                    <w:right w:val="none" w:sz="0" w:space="0" w:color="auto"/>
                  </w:divBdr>
                </w:div>
                <w:div w:id="507255176">
                  <w:marLeft w:val="0"/>
                  <w:marRight w:val="0"/>
                  <w:marTop w:val="0"/>
                  <w:marBottom w:val="0"/>
                  <w:divBdr>
                    <w:top w:val="none" w:sz="0" w:space="0" w:color="auto"/>
                    <w:left w:val="none" w:sz="0" w:space="0" w:color="auto"/>
                    <w:bottom w:val="none" w:sz="0" w:space="0" w:color="auto"/>
                    <w:right w:val="none" w:sz="0" w:space="0" w:color="auto"/>
                  </w:divBdr>
                </w:div>
                <w:div w:id="382290498">
                  <w:marLeft w:val="0"/>
                  <w:marRight w:val="0"/>
                  <w:marTop w:val="0"/>
                  <w:marBottom w:val="0"/>
                  <w:divBdr>
                    <w:top w:val="none" w:sz="0" w:space="0" w:color="auto"/>
                    <w:left w:val="none" w:sz="0" w:space="0" w:color="auto"/>
                    <w:bottom w:val="none" w:sz="0" w:space="0" w:color="auto"/>
                    <w:right w:val="none" w:sz="0" w:space="0" w:color="auto"/>
                  </w:divBdr>
                </w:div>
                <w:div w:id="1651596118">
                  <w:marLeft w:val="0"/>
                  <w:marRight w:val="0"/>
                  <w:marTop w:val="0"/>
                  <w:marBottom w:val="0"/>
                  <w:divBdr>
                    <w:top w:val="none" w:sz="0" w:space="0" w:color="auto"/>
                    <w:left w:val="none" w:sz="0" w:space="0" w:color="auto"/>
                    <w:bottom w:val="none" w:sz="0" w:space="0" w:color="auto"/>
                    <w:right w:val="none" w:sz="0" w:space="0" w:color="auto"/>
                  </w:divBdr>
                </w:div>
                <w:div w:id="588199260">
                  <w:marLeft w:val="0"/>
                  <w:marRight w:val="0"/>
                  <w:marTop w:val="0"/>
                  <w:marBottom w:val="0"/>
                  <w:divBdr>
                    <w:top w:val="none" w:sz="0" w:space="0" w:color="auto"/>
                    <w:left w:val="none" w:sz="0" w:space="0" w:color="auto"/>
                    <w:bottom w:val="none" w:sz="0" w:space="0" w:color="auto"/>
                    <w:right w:val="none" w:sz="0" w:space="0" w:color="auto"/>
                  </w:divBdr>
                </w:div>
                <w:div w:id="470101563">
                  <w:marLeft w:val="0"/>
                  <w:marRight w:val="0"/>
                  <w:marTop w:val="0"/>
                  <w:marBottom w:val="0"/>
                  <w:divBdr>
                    <w:top w:val="none" w:sz="0" w:space="0" w:color="auto"/>
                    <w:left w:val="none" w:sz="0" w:space="0" w:color="auto"/>
                    <w:bottom w:val="none" w:sz="0" w:space="0" w:color="auto"/>
                    <w:right w:val="none" w:sz="0" w:space="0" w:color="auto"/>
                  </w:divBdr>
                </w:div>
                <w:div w:id="357782111">
                  <w:marLeft w:val="0"/>
                  <w:marRight w:val="0"/>
                  <w:marTop w:val="0"/>
                  <w:marBottom w:val="0"/>
                  <w:divBdr>
                    <w:top w:val="none" w:sz="0" w:space="0" w:color="auto"/>
                    <w:left w:val="none" w:sz="0" w:space="0" w:color="auto"/>
                    <w:bottom w:val="none" w:sz="0" w:space="0" w:color="auto"/>
                    <w:right w:val="none" w:sz="0" w:space="0" w:color="auto"/>
                  </w:divBdr>
                </w:div>
                <w:div w:id="822165997">
                  <w:marLeft w:val="0"/>
                  <w:marRight w:val="0"/>
                  <w:marTop w:val="0"/>
                  <w:marBottom w:val="0"/>
                  <w:divBdr>
                    <w:top w:val="none" w:sz="0" w:space="0" w:color="auto"/>
                    <w:left w:val="none" w:sz="0" w:space="0" w:color="auto"/>
                    <w:bottom w:val="none" w:sz="0" w:space="0" w:color="auto"/>
                    <w:right w:val="none" w:sz="0" w:space="0" w:color="auto"/>
                  </w:divBdr>
                </w:div>
                <w:div w:id="806901449">
                  <w:marLeft w:val="0"/>
                  <w:marRight w:val="0"/>
                  <w:marTop w:val="0"/>
                  <w:marBottom w:val="0"/>
                  <w:divBdr>
                    <w:top w:val="none" w:sz="0" w:space="0" w:color="auto"/>
                    <w:left w:val="none" w:sz="0" w:space="0" w:color="auto"/>
                    <w:bottom w:val="none" w:sz="0" w:space="0" w:color="auto"/>
                    <w:right w:val="none" w:sz="0" w:space="0" w:color="auto"/>
                  </w:divBdr>
                </w:div>
                <w:div w:id="1846551676">
                  <w:marLeft w:val="0"/>
                  <w:marRight w:val="0"/>
                  <w:marTop w:val="0"/>
                  <w:marBottom w:val="0"/>
                  <w:divBdr>
                    <w:top w:val="none" w:sz="0" w:space="0" w:color="auto"/>
                    <w:left w:val="none" w:sz="0" w:space="0" w:color="auto"/>
                    <w:bottom w:val="none" w:sz="0" w:space="0" w:color="auto"/>
                    <w:right w:val="none" w:sz="0" w:space="0" w:color="auto"/>
                  </w:divBdr>
                </w:div>
                <w:div w:id="698631343">
                  <w:marLeft w:val="0"/>
                  <w:marRight w:val="0"/>
                  <w:marTop w:val="0"/>
                  <w:marBottom w:val="0"/>
                  <w:divBdr>
                    <w:top w:val="none" w:sz="0" w:space="0" w:color="auto"/>
                    <w:left w:val="none" w:sz="0" w:space="0" w:color="auto"/>
                    <w:bottom w:val="none" w:sz="0" w:space="0" w:color="auto"/>
                    <w:right w:val="none" w:sz="0" w:space="0" w:color="auto"/>
                  </w:divBdr>
                </w:div>
                <w:div w:id="191114246">
                  <w:marLeft w:val="0"/>
                  <w:marRight w:val="0"/>
                  <w:marTop w:val="0"/>
                  <w:marBottom w:val="0"/>
                  <w:divBdr>
                    <w:top w:val="none" w:sz="0" w:space="0" w:color="auto"/>
                    <w:left w:val="none" w:sz="0" w:space="0" w:color="auto"/>
                    <w:bottom w:val="none" w:sz="0" w:space="0" w:color="auto"/>
                    <w:right w:val="none" w:sz="0" w:space="0" w:color="auto"/>
                  </w:divBdr>
                </w:div>
                <w:div w:id="2026586916">
                  <w:marLeft w:val="0"/>
                  <w:marRight w:val="0"/>
                  <w:marTop w:val="0"/>
                  <w:marBottom w:val="0"/>
                  <w:divBdr>
                    <w:top w:val="none" w:sz="0" w:space="0" w:color="auto"/>
                    <w:left w:val="none" w:sz="0" w:space="0" w:color="auto"/>
                    <w:bottom w:val="none" w:sz="0" w:space="0" w:color="auto"/>
                    <w:right w:val="none" w:sz="0" w:space="0" w:color="auto"/>
                  </w:divBdr>
                </w:div>
                <w:div w:id="1274093845">
                  <w:marLeft w:val="0"/>
                  <w:marRight w:val="0"/>
                  <w:marTop w:val="0"/>
                  <w:marBottom w:val="0"/>
                  <w:divBdr>
                    <w:top w:val="none" w:sz="0" w:space="0" w:color="auto"/>
                    <w:left w:val="none" w:sz="0" w:space="0" w:color="auto"/>
                    <w:bottom w:val="none" w:sz="0" w:space="0" w:color="auto"/>
                    <w:right w:val="none" w:sz="0" w:space="0" w:color="auto"/>
                  </w:divBdr>
                </w:div>
                <w:div w:id="711199172">
                  <w:marLeft w:val="0"/>
                  <w:marRight w:val="0"/>
                  <w:marTop w:val="0"/>
                  <w:marBottom w:val="0"/>
                  <w:divBdr>
                    <w:top w:val="none" w:sz="0" w:space="0" w:color="auto"/>
                    <w:left w:val="none" w:sz="0" w:space="0" w:color="auto"/>
                    <w:bottom w:val="none" w:sz="0" w:space="0" w:color="auto"/>
                    <w:right w:val="none" w:sz="0" w:space="0" w:color="auto"/>
                  </w:divBdr>
                </w:div>
                <w:div w:id="836462368">
                  <w:marLeft w:val="0"/>
                  <w:marRight w:val="0"/>
                  <w:marTop w:val="0"/>
                  <w:marBottom w:val="0"/>
                  <w:divBdr>
                    <w:top w:val="none" w:sz="0" w:space="0" w:color="auto"/>
                    <w:left w:val="none" w:sz="0" w:space="0" w:color="auto"/>
                    <w:bottom w:val="none" w:sz="0" w:space="0" w:color="auto"/>
                    <w:right w:val="none" w:sz="0" w:space="0" w:color="auto"/>
                  </w:divBdr>
                </w:div>
                <w:div w:id="1839348594">
                  <w:marLeft w:val="0"/>
                  <w:marRight w:val="0"/>
                  <w:marTop w:val="0"/>
                  <w:marBottom w:val="0"/>
                  <w:divBdr>
                    <w:top w:val="none" w:sz="0" w:space="0" w:color="auto"/>
                    <w:left w:val="none" w:sz="0" w:space="0" w:color="auto"/>
                    <w:bottom w:val="none" w:sz="0" w:space="0" w:color="auto"/>
                    <w:right w:val="none" w:sz="0" w:space="0" w:color="auto"/>
                  </w:divBdr>
                </w:div>
                <w:div w:id="212927867">
                  <w:marLeft w:val="0"/>
                  <w:marRight w:val="0"/>
                  <w:marTop w:val="0"/>
                  <w:marBottom w:val="0"/>
                  <w:divBdr>
                    <w:top w:val="none" w:sz="0" w:space="0" w:color="auto"/>
                    <w:left w:val="none" w:sz="0" w:space="0" w:color="auto"/>
                    <w:bottom w:val="none" w:sz="0" w:space="0" w:color="auto"/>
                    <w:right w:val="none" w:sz="0" w:space="0" w:color="auto"/>
                  </w:divBdr>
                </w:div>
                <w:div w:id="1445420350">
                  <w:marLeft w:val="0"/>
                  <w:marRight w:val="0"/>
                  <w:marTop w:val="0"/>
                  <w:marBottom w:val="0"/>
                  <w:divBdr>
                    <w:top w:val="none" w:sz="0" w:space="0" w:color="auto"/>
                    <w:left w:val="none" w:sz="0" w:space="0" w:color="auto"/>
                    <w:bottom w:val="none" w:sz="0" w:space="0" w:color="auto"/>
                    <w:right w:val="none" w:sz="0" w:space="0" w:color="auto"/>
                  </w:divBdr>
                </w:div>
                <w:div w:id="1086877341">
                  <w:marLeft w:val="0"/>
                  <w:marRight w:val="0"/>
                  <w:marTop w:val="0"/>
                  <w:marBottom w:val="0"/>
                  <w:divBdr>
                    <w:top w:val="none" w:sz="0" w:space="0" w:color="auto"/>
                    <w:left w:val="none" w:sz="0" w:space="0" w:color="auto"/>
                    <w:bottom w:val="none" w:sz="0" w:space="0" w:color="auto"/>
                    <w:right w:val="none" w:sz="0" w:space="0" w:color="auto"/>
                  </w:divBdr>
                </w:div>
                <w:div w:id="750391216">
                  <w:marLeft w:val="0"/>
                  <w:marRight w:val="0"/>
                  <w:marTop w:val="0"/>
                  <w:marBottom w:val="0"/>
                  <w:divBdr>
                    <w:top w:val="none" w:sz="0" w:space="0" w:color="auto"/>
                    <w:left w:val="none" w:sz="0" w:space="0" w:color="auto"/>
                    <w:bottom w:val="none" w:sz="0" w:space="0" w:color="auto"/>
                    <w:right w:val="none" w:sz="0" w:space="0" w:color="auto"/>
                  </w:divBdr>
                </w:div>
                <w:div w:id="1894266481">
                  <w:marLeft w:val="0"/>
                  <w:marRight w:val="0"/>
                  <w:marTop w:val="0"/>
                  <w:marBottom w:val="0"/>
                  <w:divBdr>
                    <w:top w:val="none" w:sz="0" w:space="0" w:color="auto"/>
                    <w:left w:val="none" w:sz="0" w:space="0" w:color="auto"/>
                    <w:bottom w:val="none" w:sz="0" w:space="0" w:color="auto"/>
                    <w:right w:val="none" w:sz="0" w:space="0" w:color="auto"/>
                  </w:divBdr>
                </w:div>
                <w:div w:id="936449941">
                  <w:marLeft w:val="0"/>
                  <w:marRight w:val="0"/>
                  <w:marTop w:val="0"/>
                  <w:marBottom w:val="0"/>
                  <w:divBdr>
                    <w:top w:val="none" w:sz="0" w:space="0" w:color="auto"/>
                    <w:left w:val="none" w:sz="0" w:space="0" w:color="auto"/>
                    <w:bottom w:val="none" w:sz="0" w:space="0" w:color="auto"/>
                    <w:right w:val="none" w:sz="0" w:space="0" w:color="auto"/>
                  </w:divBdr>
                </w:div>
                <w:div w:id="788821925">
                  <w:marLeft w:val="0"/>
                  <w:marRight w:val="0"/>
                  <w:marTop w:val="0"/>
                  <w:marBottom w:val="0"/>
                  <w:divBdr>
                    <w:top w:val="none" w:sz="0" w:space="0" w:color="auto"/>
                    <w:left w:val="none" w:sz="0" w:space="0" w:color="auto"/>
                    <w:bottom w:val="none" w:sz="0" w:space="0" w:color="auto"/>
                    <w:right w:val="none" w:sz="0" w:space="0" w:color="auto"/>
                  </w:divBdr>
                </w:div>
                <w:div w:id="440999552">
                  <w:marLeft w:val="0"/>
                  <w:marRight w:val="0"/>
                  <w:marTop w:val="0"/>
                  <w:marBottom w:val="0"/>
                  <w:divBdr>
                    <w:top w:val="none" w:sz="0" w:space="0" w:color="auto"/>
                    <w:left w:val="none" w:sz="0" w:space="0" w:color="auto"/>
                    <w:bottom w:val="none" w:sz="0" w:space="0" w:color="auto"/>
                    <w:right w:val="none" w:sz="0" w:space="0" w:color="auto"/>
                  </w:divBdr>
                </w:div>
                <w:div w:id="883981163">
                  <w:marLeft w:val="0"/>
                  <w:marRight w:val="0"/>
                  <w:marTop w:val="0"/>
                  <w:marBottom w:val="0"/>
                  <w:divBdr>
                    <w:top w:val="none" w:sz="0" w:space="0" w:color="auto"/>
                    <w:left w:val="none" w:sz="0" w:space="0" w:color="auto"/>
                    <w:bottom w:val="none" w:sz="0" w:space="0" w:color="auto"/>
                    <w:right w:val="none" w:sz="0" w:space="0" w:color="auto"/>
                  </w:divBdr>
                </w:div>
                <w:div w:id="1889804559">
                  <w:marLeft w:val="0"/>
                  <w:marRight w:val="0"/>
                  <w:marTop w:val="0"/>
                  <w:marBottom w:val="0"/>
                  <w:divBdr>
                    <w:top w:val="none" w:sz="0" w:space="0" w:color="auto"/>
                    <w:left w:val="none" w:sz="0" w:space="0" w:color="auto"/>
                    <w:bottom w:val="none" w:sz="0" w:space="0" w:color="auto"/>
                    <w:right w:val="none" w:sz="0" w:space="0" w:color="auto"/>
                  </w:divBdr>
                </w:div>
                <w:div w:id="1549564765">
                  <w:marLeft w:val="0"/>
                  <w:marRight w:val="0"/>
                  <w:marTop w:val="0"/>
                  <w:marBottom w:val="0"/>
                  <w:divBdr>
                    <w:top w:val="none" w:sz="0" w:space="0" w:color="auto"/>
                    <w:left w:val="none" w:sz="0" w:space="0" w:color="auto"/>
                    <w:bottom w:val="none" w:sz="0" w:space="0" w:color="auto"/>
                    <w:right w:val="none" w:sz="0" w:space="0" w:color="auto"/>
                  </w:divBdr>
                </w:div>
                <w:div w:id="999237440">
                  <w:marLeft w:val="0"/>
                  <w:marRight w:val="0"/>
                  <w:marTop w:val="0"/>
                  <w:marBottom w:val="0"/>
                  <w:divBdr>
                    <w:top w:val="none" w:sz="0" w:space="0" w:color="auto"/>
                    <w:left w:val="none" w:sz="0" w:space="0" w:color="auto"/>
                    <w:bottom w:val="none" w:sz="0" w:space="0" w:color="auto"/>
                    <w:right w:val="none" w:sz="0" w:space="0" w:color="auto"/>
                  </w:divBdr>
                </w:div>
                <w:div w:id="1290747871">
                  <w:marLeft w:val="0"/>
                  <w:marRight w:val="0"/>
                  <w:marTop w:val="0"/>
                  <w:marBottom w:val="0"/>
                  <w:divBdr>
                    <w:top w:val="none" w:sz="0" w:space="0" w:color="auto"/>
                    <w:left w:val="none" w:sz="0" w:space="0" w:color="auto"/>
                    <w:bottom w:val="none" w:sz="0" w:space="0" w:color="auto"/>
                    <w:right w:val="none" w:sz="0" w:space="0" w:color="auto"/>
                  </w:divBdr>
                </w:div>
                <w:div w:id="2012905138">
                  <w:marLeft w:val="0"/>
                  <w:marRight w:val="0"/>
                  <w:marTop w:val="0"/>
                  <w:marBottom w:val="0"/>
                  <w:divBdr>
                    <w:top w:val="none" w:sz="0" w:space="0" w:color="auto"/>
                    <w:left w:val="none" w:sz="0" w:space="0" w:color="auto"/>
                    <w:bottom w:val="none" w:sz="0" w:space="0" w:color="auto"/>
                    <w:right w:val="none" w:sz="0" w:space="0" w:color="auto"/>
                  </w:divBdr>
                </w:div>
                <w:div w:id="645860146">
                  <w:marLeft w:val="0"/>
                  <w:marRight w:val="0"/>
                  <w:marTop w:val="0"/>
                  <w:marBottom w:val="0"/>
                  <w:divBdr>
                    <w:top w:val="none" w:sz="0" w:space="0" w:color="auto"/>
                    <w:left w:val="none" w:sz="0" w:space="0" w:color="auto"/>
                    <w:bottom w:val="none" w:sz="0" w:space="0" w:color="auto"/>
                    <w:right w:val="none" w:sz="0" w:space="0" w:color="auto"/>
                  </w:divBdr>
                </w:div>
                <w:div w:id="70851850">
                  <w:marLeft w:val="0"/>
                  <w:marRight w:val="0"/>
                  <w:marTop w:val="0"/>
                  <w:marBottom w:val="0"/>
                  <w:divBdr>
                    <w:top w:val="none" w:sz="0" w:space="0" w:color="auto"/>
                    <w:left w:val="none" w:sz="0" w:space="0" w:color="auto"/>
                    <w:bottom w:val="none" w:sz="0" w:space="0" w:color="auto"/>
                    <w:right w:val="none" w:sz="0" w:space="0" w:color="auto"/>
                  </w:divBdr>
                </w:div>
                <w:div w:id="588541992">
                  <w:marLeft w:val="0"/>
                  <w:marRight w:val="0"/>
                  <w:marTop w:val="0"/>
                  <w:marBottom w:val="0"/>
                  <w:divBdr>
                    <w:top w:val="none" w:sz="0" w:space="0" w:color="auto"/>
                    <w:left w:val="none" w:sz="0" w:space="0" w:color="auto"/>
                    <w:bottom w:val="none" w:sz="0" w:space="0" w:color="auto"/>
                    <w:right w:val="none" w:sz="0" w:space="0" w:color="auto"/>
                  </w:divBdr>
                </w:div>
                <w:div w:id="1478761862">
                  <w:marLeft w:val="0"/>
                  <w:marRight w:val="0"/>
                  <w:marTop w:val="0"/>
                  <w:marBottom w:val="0"/>
                  <w:divBdr>
                    <w:top w:val="none" w:sz="0" w:space="0" w:color="auto"/>
                    <w:left w:val="none" w:sz="0" w:space="0" w:color="auto"/>
                    <w:bottom w:val="none" w:sz="0" w:space="0" w:color="auto"/>
                    <w:right w:val="none" w:sz="0" w:space="0" w:color="auto"/>
                  </w:divBdr>
                </w:div>
                <w:div w:id="643435415">
                  <w:marLeft w:val="0"/>
                  <w:marRight w:val="0"/>
                  <w:marTop w:val="0"/>
                  <w:marBottom w:val="0"/>
                  <w:divBdr>
                    <w:top w:val="none" w:sz="0" w:space="0" w:color="auto"/>
                    <w:left w:val="none" w:sz="0" w:space="0" w:color="auto"/>
                    <w:bottom w:val="none" w:sz="0" w:space="0" w:color="auto"/>
                    <w:right w:val="none" w:sz="0" w:space="0" w:color="auto"/>
                  </w:divBdr>
                </w:div>
              </w:divsChild>
            </w:div>
            <w:div w:id="788819913">
              <w:marLeft w:val="0"/>
              <w:marRight w:val="0"/>
              <w:marTop w:val="0"/>
              <w:marBottom w:val="0"/>
              <w:divBdr>
                <w:top w:val="none" w:sz="0" w:space="0" w:color="auto"/>
                <w:left w:val="none" w:sz="0" w:space="0" w:color="auto"/>
                <w:bottom w:val="none" w:sz="0" w:space="0" w:color="auto"/>
                <w:right w:val="none" w:sz="0" w:space="0" w:color="auto"/>
              </w:divBdr>
            </w:div>
            <w:div w:id="416512797">
              <w:marLeft w:val="0"/>
              <w:marRight w:val="0"/>
              <w:marTop w:val="0"/>
              <w:marBottom w:val="0"/>
              <w:divBdr>
                <w:top w:val="none" w:sz="0" w:space="0" w:color="auto"/>
                <w:left w:val="none" w:sz="0" w:space="0" w:color="auto"/>
                <w:bottom w:val="none" w:sz="0" w:space="0" w:color="auto"/>
                <w:right w:val="none" w:sz="0" w:space="0" w:color="auto"/>
              </w:divBdr>
            </w:div>
            <w:div w:id="850416543">
              <w:marLeft w:val="0"/>
              <w:marRight w:val="0"/>
              <w:marTop w:val="0"/>
              <w:marBottom w:val="0"/>
              <w:divBdr>
                <w:top w:val="none" w:sz="0" w:space="0" w:color="auto"/>
                <w:left w:val="none" w:sz="0" w:space="0" w:color="auto"/>
                <w:bottom w:val="none" w:sz="0" w:space="0" w:color="auto"/>
                <w:right w:val="none" w:sz="0" w:space="0" w:color="auto"/>
              </w:divBdr>
            </w:div>
            <w:div w:id="261113667">
              <w:marLeft w:val="0"/>
              <w:marRight w:val="0"/>
              <w:marTop w:val="0"/>
              <w:marBottom w:val="0"/>
              <w:divBdr>
                <w:top w:val="none" w:sz="0" w:space="0" w:color="auto"/>
                <w:left w:val="none" w:sz="0" w:space="0" w:color="auto"/>
                <w:bottom w:val="none" w:sz="0" w:space="0" w:color="auto"/>
                <w:right w:val="none" w:sz="0" w:space="0" w:color="auto"/>
              </w:divBdr>
            </w:div>
            <w:div w:id="1995137780">
              <w:marLeft w:val="0"/>
              <w:marRight w:val="0"/>
              <w:marTop w:val="0"/>
              <w:marBottom w:val="0"/>
              <w:divBdr>
                <w:top w:val="none" w:sz="0" w:space="0" w:color="auto"/>
                <w:left w:val="none" w:sz="0" w:space="0" w:color="auto"/>
                <w:bottom w:val="none" w:sz="0" w:space="0" w:color="auto"/>
                <w:right w:val="none" w:sz="0" w:space="0" w:color="auto"/>
              </w:divBdr>
            </w:div>
            <w:div w:id="1539976826">
              <w:marLeft w:val="0"/>
              <w:marRight w:val="0"/>
              <w:marTop w:val="0"/>
              <w:marBottom w:val="0"/>
              <w:divBdr>
                <w:top w:val="none" w:sz="0" w:space="0" w:color="auto"/>
                <w:left w:val="none" w:sz="0" w:space="0" w:color="auto"/>
                <w:bottom w:val="none" w:sz="0" w:space="0" w:color="auto"/>
                <w:right w:val="none" w:sz="0" w:space="0" w:color="auto"/>
              </w:divBdr>
            </w:div>
            <w:div w:id="310449431">
              <w:marLeft w:val="0"/>
              <w:marRight w:val="0"/>
              <w:marTop w:val="0"/>
              <w:marBottom w:val="0"/>
              <w:divBdr>
                <w:top w:val="none" w:sz="0" w:space="0" w:color="auto"/>
                <w:left w:val="none" w:sz="0" w:space="0" w:color="auto"/>
                <w:bottom w:val="none" w:sz="0" w:space="0" w:color="auto"/>
                <w:right w:val="none" w:sz="0" w:space="0" w:color="auto"/>
              </w:divBdr>
            </w:div>
            <w:div w:id="418209538">
              <w:marLeft w:val="0"/>
              <w:marRight w:val="0"/>
              <w:marTop w:val="0"/>
              <w:marBottom w:val="0"/>
              <w:divBdr>
                <w:top w:val="none" w:sz="0" w:space="0" w:color="auto"/>
                <w:left w:val="none" w:sz="0" w:space="0" w:color="auto"/>
                <w:bottom w:val="none" w:sz="0" w:space="0" w:color="auto"/>
                <w:right w:val="none" w:sz="0" w:space="0" w:color="auto"/>
              </w:divBdr>
            </w:div>
            <w:div w:id="1796212502">
              <w:marLeft w:val="0"/>
              <w:marRight w:val="0"/>
              <w:marTop w:val="0"/>
              <w:marBottom w:val="0"/>
              <w:divBdr>
                <w:top w:val="none" w:sz="0" w:space="0" w:color="auto"/>
                <w:left w:val="none" w:sz="0" w:space="0" w:color="auto"/>
                <w:bottom w:val="none" w:sz="0" w:space="0" w:color="auto"/>
                <w:right w:val="none" w:sz="0" w:space="0" w:color="auto"/>
              </w:divBdr>
            </w:div>
            <w:div w:id="1334456029">
              <w:marLeft w:val="0"/>
              <w:marRight w:val="0"/>
              <w:marTop w:val="0"/>
              <w:marBottom w:val="0"/>
              <w:divBdr>
                <w:top w:val="none" w:sz="0" w:space="0" w:color="auto"/>
                <w:left w:val="none" w:sz="0" w:space="0" w:color="auto"/>
                <w:bottom w:val="none" w:sz="0" w:space="0" w:color="auto"/>
                <w:right w:val="none" w:sz="0" w:space="0" w:color="auto"/>
              </w:divBdr>
            </w:div>
            <w:div w:id="1899627243">
              <w:marLeft w:val="0"/>
              <w:marRight w:val="0"/>
              <w:marTop w:val="0"/>
              <w:marBottom w:val="0"/>
              <w:divBdr>
                <w:top w:val="none" w:sz="0" w:space="0" w:color="auto"/>
                <w:left w:val="none" w:sz="0" w:space="0" w:color="auto"/>
                <w:bottom w:val="none" w:sz="0" w:space="0" w:color="auto"/>
                <w:right w:val="none" w:sz="0" w:space="0" w:color="auto"/>
              </w:divBdr>
            </w:div>
            <w:div w:id="1777095452">
              <w:marLeft w:val="0"/>
              <w:marRight w:val="0"/>
              <w:marTop w:val="0"/>
              <w:marBottom w:val="0"/>
              <w:divBdr>
                <w:top w:val="none" w:sz="0" w:space="0" w:color="auto"/>
                <w:left w:val="none" w:sz="0" w:space="0" w:color="auto"/>
                <w:bottom w:val="none" w:sz="0" w:space="0" w:color="auto"/>
                <w:right w:val="none" w:sz="0" w:space="0" w:color="auto"/>
              </w:divBdr>
            </w:div>
            <w:div w:id="1759600361">
              <w:marLeft w:val="0"/>
              <w:marRight w:val="0"/>
              <w:marTop w:val="0"/>
              <w:marBottom w:val="0"/>
              <w:divBdr>
                <w:top w:val="none" w:sz="0" w:space="0" w:color="auto"/>
                <w:left w:val="none" w:sz="0" w:space="0" w:color="auto"/>
                <w:bottom w:val="none" w:sz="0" w:space="0" w:color="auto"/>
                <w:right w:val="none" w:sz="0" w:space="0" w:color="auto"/>
              </w:divBdr>
            </w:div>
            <w:div w:id="1192182335">
              <w:marLeft w:val="0"/>
              <w:marRight w:val="0"/>
              <w:marTop w:val="0"/>
              <w:marBottom w:val="0"/>
              <w:divBdr>
                <w:top w:val="none" w:sz="0" w:space="0" w:color="auto"/>
                <w:left w:val="none" w:sz="0" w:space="0" w:color="auto"/>
                <w:bottom w:val="none" w:sz="0" w:space="0" w:color="auto"/>
                <w:right w:val="none" w:sz="0" w:space="0" w:color="auto"/>
              </w:divBdr>
            </w:div>
            <w:div w:id="323162798">
              <w:marLeft w:val="0"/>
              <w:marRight w:val="0"/>
              <w:marTop w:val="0"/>
              <w:marBottom w:val="0"/>
              <w:divBdr>
                <w:top w:val="none" w:sz="0" w:space="0" w:color="auto"/>
                <w:left w:val="none" w:sz="0" w:space="0" w:color="auto"/>
                <w:bottom w:val="none" w:sz="0" w:space="0" w:color="auto"/>
                <w:right w:val="none" w:sz="0" w:space="0" w:color="auto"/>
              </w:divBdr>
            </w:div>
            <w:div w:id="515921525">
              <w:marLeft w:val="0"/>
              <w:marRight w:val="0"/>
              <w:marTop w:val="0"/>
              <w:marBottom w:val="0"/>
              <w:divBdr>
                <w:top w:val="none" w:sz="0" w:space="0" w:color="auto"/>
                <w:left w:val="none" w:sz="0" w:space="0" w:color="auto"/>
                <w:bottom w:val="none" w:sz="0" w:space="0" w:color="auto"/>
                <w:right w:val="none" w:sz="0" w:space="0" w:color="auto"/>
              </w:divBdr>
            </w:div>
            <w:div w:id="1964145779">
              <w:marLeft w:val="0"/>
              <w:marRight w:val="0"/>
              <w:marTop w:val="0"/>
              <w:marBottom w:val="0"/>
              <w:divBdr>
                <w:top w:val="none" w:sz="0" w:space="0" w:color="auto"/>
                <w:left w:val="none" w:sz="0" w:space="0" w:color="auto"/>
                <w:bottom w:val="none" w:sz="0" w:space="0" w:color="auto"/>
                <w:right w:val="none" w:sz="0" w:space="0" w:color="auto"/>
              </w:divBdr>
            </w:div>
            <w:div w:id="1884487949">
              <w:marLeft w:val="0"/>
              <w:marRight w:val="0"/>
              <w:marTop w:val="0"/>
              <w:marBottom w:val="0"/>
              <w:divBdr>
                <w:top w:val="none" w:sz="0" w:space="0" w:color="auto"/>
                <w:left w:val="none" w:sz="0" w:space="0" w:color="auto"/>
                <w:bottom w:val="none" w:sz="0" w:space="0" w:color="auto"/>
                <w:right w:val="none" w:sz="0" w:space="0" w:color="auto"/>
              </w:divBdr>
            </w:div>
            <w:div w:id="1570463469">
              <w:marLeft w:val="0"/>
              <w:marRight w:val="0"/>
              <w:marTop w:val="0"/>
              <w:marBottom w:val="0"/>
              <w:divBdr>
                <w:top w:val="none" w:sz="0" w:space="0" w:color="auto"/>
                <w:left w:val="none" w:sz="0" w:space="0" w:color="auto"/>
                <w:bottom w:val="none" w:sz="0" w:space="0" w:color="auto"/>
                <w:right w:val="none" w:sz="0" w:space="0" w:color="auto"/>
              </w:divBdr>
            </w:div>
            <w:div w:id="1506432791">
              <w:marLeft w:val="0"/>
              <w:marRight w:val="0"/>
              <w:marTop w:val="0"/>
              <w:marBottom w:val="0"/>
              <w:divBdr>
                <w:top w:val="none" w:sz="0" w:space="0" w:color="auto"/>
                <w:left w:val="none" w:sz="0" w:space="0" w:color="auto"/>
                <w:bottom w:val="none" w:sz="0" w:space="0" w:color="auto"/>
                <w:right w:val="none" w:sz="0" w:space="0" w:color="auto"/>
              </w:divBdr>
            </w:div>
            <w:div w:id="719324295">
              <w:marLeft w:val="0"/>
              <w:marRight w:val="0"/>
              <w:marTop w:val="0"/>
              <w:marBottom w:val="0"/>
              <w:divBdr>
                <w:top w:val="none" w:sz="0" w:space="0" w:color="auto"/>
                <w:left w:val="none" w:sz="0" w:space="0" w:color="auto"/>
                <w:bottom w:val="none" w:sz="0" w:space="0" w:color="auto"/>
                <w:right w:val="none" w:sz="0" w:space="0" w:color="auto"/>
              </w:divBdr>
            </w:div>
            <w:div w:id="1027170902">
              <w:marLeft w:val="0"/>
              <w:marRight w:val="0"/>
              <w:marTop w:val="0"/>
              <w:marBottom w:val="0"/>
              <w:divBdr>
                <w:top w:val="none" w:sz="0" w:space="0" w:color="auto"/>
                <w:left w:val="none" w:sz="0" w:space="0" w:color="auto"/>
                <w:bottom w:val="none" w:sz="0" w:space="0" w:color="auto"/>
                <w:right w:val="none" w:sz="0" w:space="0" w:color="auto"/>
              </w:divBdr>
            </w:div>
            <w:div w:id="736782700">
              <w:marLeft w:val="0"/>
              <w:marRight w:val="0"/>
              <w:marTop w:val="0"/>
              <w:marBottom w:val="0"/>
              <w:divBdr>
                <w:top w:val="none" w:sz="0" w:space="0" w:color="auto"/>
                <w:left w:val="none" w:sz="0" w:space="0" w:color="auto"/>
                <w:bottom w:val="none" w:sz="0" w:space="0" w:color="auto"/>
                <w:right w:val="none" w:sz="0" w:space="0" w:color="auto"/>
              </w:divBdr>
            </w:div>
            <w:div w:id="1833133663">
              <w:marLeft w:val="0"/>
              <w:marRight w:val="0"/>
              <w:marTop w:val="0"/>
              <w:marBottom w:val="0"/>
              <w:divBdr>
                <w:top w:val="none" w:sz="0" w:space="0" w:color="auto"/>
                <w:left w:val="none" w:sz="0" w:space="0" w:color="auto"/>
                <w:bottom w:val="none" w:sz="0" w:space="0" w:color="auto"/>
                <w:right w:val="none" w:sz="0" w:space="0" w:color="auto"/>
              </w:divBdr>
            </w:div>
            <w:div w:id="1706905680">
              <w:marLeft w:val="0"/>
              <w:marRight w:val="0"/>
              <w:marTop w:val="0"/>
              <w:marBottom w:val="0"/>
              <w:divBdr>
                <w:top w:val="none" w:sz="0" w:space="0" w:color="auto"/>
                <w:left w:val="none" w:sz="0" w:space="0" w:color="auto"/>
                <w:bottom w:val="none" w:sz="0" w:space="0" w:color="auto"/>
                <w:right w:val="none" w:sz="0" w:space="0" w:color="auto"/>
              </w:divBdr>
            </w:div>
            <w:div w:id="969936617">
              <w:marLeft w:val="0"/>
              <w:marRight w:val="0"/>
              <w:marTop w:val="0"/>
              <w:marBottom w:val="0"/>
              <w:divBdr>
                <w:top w:val="none" w:sz="0" w:space="0" w:color="auto"/>
                <w:left w:val="none" w:sz="0" w:space="0" w:color="auto"/>
                <w:bottom w:val="none" w:sz="0" w:space="0" w:color="auto"/>
                <w:right w:val="none" w:sz="0" w:space="0" w:color="auto"/>
              </w:divBdr>
            </w:div>
            <w:div w:id="310138446">
              <w:marLeft w:val="0"/>
              <w:marRight w:val="0"/>
              <w:marTop w:val="0"/>
              <w:marBottom w:val="0"/>
              <w:divBdr>
                <w:top w:val="none" w:sz="0" w:space="0" w:color="auto"/>
                <w:left w:val="none" w:sz="0" w:space="0" w:color="auto"/>
                <w:bottom w:val="none" w:sz="0" w:space="0" w:color="auto"/>
                <w:right w:val="none" w:sz="0" w:space="0" w:color="auto"/>
              </w:divBdr>
            </w:div>
            <w:div w:id="473327473">
              <w:marLeft w:val="0"/>
              <w:marRight w:val="0"/>
              <w:marTop w:val="0"/>
              <w:marBottom w:val="0"/>
              <w:divBdr>
                <w:top w:val="none" w:sz="0" w:space="0" w:color="auto"/>
                <w:left w:val="none" w:sz="0" w:space="0" w:color="auto"/>
                <w:bottom w:val="none" w:sz="0" w:space="0" w:color="auto"/>
                <w:right w:val="none" w:sz="0" w:space="0" w:color="auto"/>
              </w:divBdr>
            </w:div>
            <w:div w:id="233319657">
              <w:marLeft w:val="0"/>
              <w:marRight w:val="0"/>
              <w:marTop w:val="0"/>
              <w:marBottom w:val="0"/>
              <w:divBdr>
                <w:top w:val="none" w:sz="0" w:space="0" w:color="auto"/>
                <w:left w:val="none" w:sz="0" w:space="0" w:color="auto"/>
                <w:bottom w:val="none" w:sz="0" w:space="0" w:color="auto"/>
                <w:right w:val="none" w:sz="0" w:space="0" w:color="auto"/>
              </w:divBdr>
            </w:div>
            <w:div w:id="1768385137">
              <w:marLeft w:val="0"/>
              <w:marRight w:val="0"/>
              <w:marTop w:val="0"/>
              <w:marBottom w:val="0"/>
              <w:divBdr>
                <w:top w:val="none" w:sz="0" w:space="0" w:color="auto"/>
                <w:left w:val="none" w:sz="0" w:space="0" w:color="auto"/>
                <w:bottom w:val="none" w:sz="0" w:space="0" w:color="auto"/>
                <w:right w:val="none" w:sz="0" w:space="0" w:color="auto"/>
              </w:divBdr>
            </w:div>
            <w:div w:id="476188606">
              <w:marLeft w:val="0"/>
              <w:marRight w:val="0"/>
              <w:marTop w:val="0"/>
              <w:marBottom w:val="0"/>
              <w:divBdr>
                <w:top w:val="none" w:sz="0" w:space="0" w:color="auto"/>
                <w:left w:val="none" w:sz="0" w:space="0" w:color="auto"/>
                <w:bottom w:val="none" w:sz="0" w:space="0" w:color="auto"/>
                <w:right w:val="none" w:sz="0" w:space="0" w:color="auto"/>
              </w:divBdr>
            </w:div>
            <w:div w:id="2128086065">
              <w:marLeft w:val="0"/>
              <w:marRight w:val="0"/>
              <w:marTop w:val="0"/>
              <w:marBottom w:val="0"/>
              <w:divBdr>
                <w:top w:val="none" w:sz="0" w:space="0" w:color="auto"/>
                <w:left w:val="none" w:sz="0" w:space="0" w:color="auto"/>
                <w:bottom w:val="none" w:sz="0" w:space="0" w:color="auto"/>
                <w:right w:val="none" w:sz="0" w:space="0" w:color="auto"/>
              </w:divBdr>
            </w:div>
            <w:div w:id="1207789594">
              <w:marLeft w:val="0"/>
              <w:marRight w:val="0"/>
              <w:marTop w:val="0"/>
              <w:marBottom w:val="0"/>
              <w:divBdr>
                <w:top w:val="none" w:sz="0" w:space="0" w:color="auto"/>
                <w:left w:val="none" w:sz="0" w:space="0" w:color="auto"/>
                <w:bottom w:val="none" w:sz="0" w:space="0" w:color="auto"/>
                <w:right w:val="none" w:sz="0" w:space="0" w:color="auto"/>
              </w:divBdr>
            </w:div>
            <w:div w:id="1290742248">
              <w:marLeft w:val="0"/>
              <w:marRight w:val="0"/>
              <w:marTop w:val="0"/>
              <w:marBottom w:val="0"/>
              <w:divBdr>
                <w:top w:val="none" w:sz="0" w:space="0" w:color="auto"/>
                <w:left w:val="none" w:sz="0" w:space="0" w:color="auto"/>
                <w:bottom w:val="none" w:sz="0" w:space="0" w:color="auto"/>
                <w:right w:val="none" w:sz="0" w:space="0" w:color="auto"/>
              </w:divBdr>
            </w:div>
            <w:div w:id="889658025">
              <w:marLeft w:val="0"/>
              <w:marRight w:val="0"/>
              <w:marTop w:val="0"/>
              <w:marBottom w:val="0"/>
              <w:divBdr>
                <w:top w:val="none" w:sz="0" w:space="0" w:color="auto"/>
                <w:left w:val="none" w:sz="0" w:space="0" w:color="auto"/>
                <w:bottom w:val="none" w:sz="0" w:space="0" w:color="auto"/>
                <w:right w:val="none" w:sz="0" w:space="0" w:color="auto"/>
              </w:divBdr>
            </w:div>
            <w:div w:id="1495728421">
              <w:marLeft w:val="0"/>
              <w:marRight w:val="0"/>
              <w:marTop w:val="0"/>
              <w:marBottom w:val="0"/>
              <w:divBdr>
                <w:top w:val="none" w:sz="0" w:space="0" w:color="auto"/>
                <w:left w:val="none" w:sz="0" w:space="0" w:color="auto"/>
                <w:bottom w:val="none" w:sz="0" w:space="0" w:color="auto"/>
                <w:right w:val="none" w:sz="0" w:space="0" w:color="auto"/>
              </w:divBdr>
            </w:div>
            <w:div w:id="1713727838">
              <w:marLeft w:val="0"/>
              <w:marRight w:val="0"/>
              <w:marTop w:val="0"/>
              <w:marBottom w:val="0"/>
              <w:divBdr>
                <w:top w:val="none" w:sz="0" w:space="0" w:color="auto"/>
                <w:left w:val="none" w:sz="0" w:space="0" w:color="auto"/>
                <w:bottom w:val="none" w:sz="0" w:space="0" w:color="auto"/>
                <w:right w:val="none" w:sz="0" w:space="0" w:color="auto"/>
              </w:divBdr>
            </w:div>
            <w:div w:id="1534153126">
              <w:marLeft w:val="0"/>
              <w:marRight w:val="0"/>
              <w:marTop w:val="0"/>
              <w:marBottom w:val="0"/>
              <w:divBdr>
                <w:top w:val="none" w:sz="0" w:space="0" w:color="auto"/>
                <w:left w:val="none" w:sz="0" w:space="0" w:color="auto"/>
                <w:bottom w:val="none" w:sz="0" w:space="0" w:color="auto"/>
                <w:right w:val="none" w:sz="0" w:space="0" w:color="auto"/>
              </w:divBdr>
            </w:div>
            <w:div w:id="1691568066">
              <w:marLeft w:val="0"/>
              <w:marRight w:val="0"/>
              <w:marTop w:val="0"/>
              <w:marBottom w:val="0"/>
              <w:divBdr>
                <w:top w:val="none" w:sz="0" w:space="0" w:color="auto"/>
                <w:left w:val="none" w:sz="0" w:space="0" w:color="auto"/>
                <w:bottom w:val="none" w:sz="0" w:space="0" w:color="auto"/>
                <w:right w:val="none" w:sz="0" w:space="0" w:color="auto"/>
              </w:divBdr>
            </w:div>
            <w:div w:id="2135098500">
              <w:marLeft w:val="0"/>
              <w:marRight w:val="0"/>
              <w:marTop w:val="0"/>
              <w:marBottom w:val="0"/>
              <w:divBdr>
                <w:top w:val="none" w:sz="0" w:space="0" w:color="auto"/>
                <w:left w:val="none" w:sz="0" w:space="0" w:color="auto"/>
                <w:bottom w:val="none" w:sz="0" w:space="0" w:color="auto"/>
                <w:right w:val="none" w:sz="0" w:space="0" w:color="auto"/>
              </w:divBdr>
            </w:div>
            <w:div w:id="1406145400">
              <w:marLeft w:val="0"/>
              <w:marRight w:val="0"/>
              <w:marTop w:val="0"/>
              <w:marBottom w:val="0"/>
              <w:divBdr>
                <w:top w:val="none" w:sz="0" w:space="0" w:color="auto"/>
                <w:left w:val="none" w:sz="0" w:space="0" w:color="auto"/>
                <w:bottom w:val="none" w:sz="0" w:space="0" w:color="auto"/>
                <w:right w:val="none" w:sz="0" w:space="0" w:color="auto"/>
              </w:divBdr>
            </w:div>
            <w:div w:id="1656104079">
              <w:marLeft w:val="0"/>
              <w:marRight w:val="0"/>
              <w:marTop w:val="0"/>
              <w:marBottom w:val="0"/>
              <w:divBdr>
                <w:top w:val="none" w:sz="0" w:space="0" w:color="auto"/>
                <w:left w:val="none" w:sz="0" w:space="0" w:color="auto"/>
                <w:bottom w:val="none" w:sz="0" w:space="0" w:color="auto"/>
                <w:right w:val="none" w:sz="0" w:space="0" w:color="auto"/>
              </w:divBdr>
            </w:div>
            <w:div w:id="157308192">
              <w:marLeft w:val="0"/>
              <w:marRight w:val="0"/>
              <w:marTop w:val="0"/>
              <w:marBottom w:val="0"/>
              <w:divBdr>
                <w:top w:val="none" w:sz="0" w:space="0" w:color="auto"/>
                <w:left w:val="none" w:sz="0" w:space="0" w:color="auto"/>
                <w:bottom w:val="none" w:sz="0" w:space="0" w:color="auto"/>
                <w:right w:val="none" w:sz="0" w:space="0" w:color="auto"/>
              </w:divBdr>
            </w:div>
            <w:div w:id="1166819499">
              <w:marLeft w:val="0"/>
              <w:marRight w:val="0"/>
              <w:marTop w:val="0"/>
              <w:marBottom w:val="0"/>
              <w:divBdr>
                <w:top w:val="none" w:sz="0" w:space="0" w:color="auto"/>
                <w:left w:val="none" w:sz="0" w:space="0" w:color="auto"/>
                <w:bottom w:val="none" w:sz="0" w:space="0" w:color="auto"/>
                <w:right w:val="none" w:sz="0" w:space="0" w:color="auto"/>
              </w:divBdr>
            </w:div>
            <w:div w:id="1822844044">
              <w:marLeft w:val="0"/>
              <w:marRight w:val="0"/>
              <w:marTop w:val="0"/>
              <w:marBottom w:val="0"/>
              <w:divBdr>
                <w:top w:val="none" w:sz="0" w:space="0" w:color="auto"/>
                <w:left w:val="none" w:sz="0" w:space="0" w:color="auto"/>
                <w:bottom w:val="none" w:sz="0" w:space="0" w:color="auto"/>
                <w:right w:val="none" w:sz="0" w:space="0" w:color="auto"/>
              </w:divBdr>
            </w:div>
            <w:div w:id="1828474070">
              <w:marLeft w:val="0"/>
              <w:marRight w:val="0"/>
              <w:marTop w:val="0"/>
              <w:marBottom w:val="0"/>
              <w:divBdr>
                <w:top w:val="none" w:sz="0" w:space="0" w:color="auto"/>
                <w:left w:val="none" w:sz="0" w:space="0" w:color="auto"/>
                <w:bottom w:val="none" w:sz="0" w:space="0" w:color="auto"/>
                <w:right w:val="none" w:sz="0" w:space="0" w:color="auto"/>
              </w:divBdr>
            </w:div>
            <w:div w:id="1217549053">
              <w:marLeft w:val="0"/>
              <w:marRight w:val="0"/>
              <w:marTop w:val="0"/>
              <w:marBottom w:val="0"/>
              <w:divBdr>
                <w:top w:val="none" w:sz="0" w:space="0" w:color="auto"/>
                <w:left w:val="none" w:sz="0" w:space="0" w:color="auto"/>
                <w:bottom w:val="none" w:sz="0" w:space="0" w:color="auto"/>
                <w:right w:val="none" w:sz="0" w:space="0" w:color="auto"/>
              </w:divBdr>
            </w:div>
            <w:div w:id="1572227040">
              <w:marLeft w:val="0"/>
              <w:marRight w:val="0"/>
              <w:marTop w:val="0"/>
              <w:marBottom w:val="0"/>
              <w:divBdr>
                <w:top w:val="none" w:sz="0" w:space="0" w:color="auto"/>
                <w:left w:val="none" w:sz="0" w:space="0" w:color="auto"/>
                <w:bottom w:val="none" w:sz="0" w:space="0" w:color="auto"/>
                <w:right w:val="none" w:sz="0" w:space="0" w:color="auto"/>
              </w:divBdr>
            </w:div>
            <w:div w:id="2111729458">
              <w:marLeft w:val="0"/>
              <w:marRight w:val="0"/>
              <w:marTop w:val="0"/>
              <w:marBottom w:val="0"/>
              <w:divBdr>
                <w:top w:val="none" w:sz="0" w:space="0" w:color="auto"/>
                <w:left w:val="none" w:sz="0" w:space="0" w:color="auto"/>
                <w:bottom w:val="none" w:sz="0" w:space="0" w:color="auto"/>
                <w:right w:val="none" w:sz="0" w:space="0" w:color="auto"/>
              </w:divBdr>
            </w:div>
            <w:div w:id="127937665">
              <w:marLeft w:val="0"/>
              <w:marRight w:val="0"/>
              <w:marTop w:val="0"/>
              <w:marBottom w:val="0"/>
              <w:divBdr>
                <w:top w:val="none" w:sz="0" w:space="0" w:color="auto"/>
                <w:left w:val="none" w:sz="0" w:space="0" w:color="auto"/>
                <w:bottom w:val="none" w:sz="0" w:space="0" w:color="auto"/>
                <w:right w:val="none" w:sz="0" w:space="0" w:color="auto"/>
              </w:divBdr>
            </w:div>
            <w:div w:id="1970931836">
              <w:marLeft w:val="0"/>
              <w:marRight w:val="0"/>
              <w:marTop w:val="0"/>
              <w:marBottom w:val="0"/>
              <w:divBdr>
                <w:top w:val="none" w:sz="0" w:space="0" w:color="auto"/>
                <w:left w:val="none" w:sz="0" w:space="0" w:color="auto"/>
                <w:bottom w:val="none" w:sz="0" w:space="0" w:color="auto"/>
                <w:right w:val="none" w:sz="0" w:space="0" w:color="auto"/>
              </w:divBdr>
            </w:div>
            <w:div w:id="3095965">
              <w:marLeft w:val="0"/>
              <w:marRight w:val="0"/>
              <w:marTop w:val="0"/>
              <w:marBottom w:val="0"/>
              <w:divBdr>
                <w:top w:val="none" w:sz="0" w:space="0" w:color="auto"/>
                <w:left w:val="none" w:sz="0" w:space="0" w:color="auto"/>
                <w:bottom w:val="none" w:sz="0" w:space="0" w:color="auto"/>
                <w:right w:val="none" w:sz="0" w:space="0" w:color="auto"/>
              </w:divBdr>
            </w:div>
            <w:div w:id="1484546223">
              <w:marLeft w:val="0"/>
              <w:marRight w:val="0"/>
              <w:marTop w:val="0"/>
              <w:marBottom w:val="0"/>
              <w:divBdr>
                <w:top w:val="none" w:sz="0" w:space="0" w:color="auto"/>
                <w:left w:val="none" w:sz="0" w:space="0" w:color="auto"/>
                <w:bottom w:val="none" w:sz="0" w:space="0" w:color="auto"/>
                <w:right w:val="none" w:sz="0" w:space="0" w:color="auto"/>
              </w:divBdr>
            </w:div>
            <w:div w:id="856693908">
              <w:marLeft w:val="0"/>
              <w:marRight w:val="0"/>
              <w:marTop w:val="0"/>
              <w:marBottom w:val="0"/>
              <w:divBdr>
                <w:top w:val="none" w:sz="0" w:space="0" w:color="auto"/>
                <w:left w:val="none" w:sz="0" w:space="0" w:color="auto"/>
                <w:bottom w:val="none" w:sz="0" w:space="0" w:color="auto"/>
                <w:right w:val="none" w:sz="0" w:space="0" w:color="auto"/>
              </w:divBdr>
            </w:div>
            <w:div w:id="1849754030">
              <w:marLeft w:val="0"/>
              <w:marRight w:val="0"/>
              <w:marTop w:val="0"/>
              <w:marBottom w:val="0"/>
              <w:divBdr>
                <w:top w:val="none" w:sz="0" w:space="0" w:color="auto"/>
                <w:left w:val="none" w:sz="0" w:space="0" w:color="auto"/>
                <w:bottom w:val="none" w:sz="0" w:space="0" w:color="auto"/>
                <w:right w:val="none" w:sz="0" w:space="0" w:color="auto"/>
              </w:divBdr>
            </w:div>
            <w:div w:id="2008047861">
              <w:marLeft w:val="0"/>
              <w:marRight w:val="0"/>
              <w:marTop w:val="0"/>
              <w:marBottom w:val="0"/>
              <w:divBdr>
                <w:top w:val="none" w:sz="0" w:space="0" w:color="auto"/>
                <w:left w:val="none" w:sz="0" w:space="0" w:color="auto"/>
                <w:bottom w:val="none" w:sz="0" w:space="0" w:color="auto"/>
                <w:right w:val="none" w:sz="0" w:space="0" w:color="auto"/>
              </w:divBdr>
            </w:div>
            <w:div w:id="1253009253">
              <w:marLeft w:val="0"/>
              <w:marRight w:val="0"/>
              <w:marTop w:val="0"/>
              <w:marBottom w:val="0"/>
              <w:divBdr>
                <w:top w:val="none" w:sz="0" w:space="0" w:color="auto"/>
                <w:left w:val="none" w:sz="0" w:space="0" w:color="auto"/>
                <w:bottom w:val="none" w:sz="0" w:space="0" w:color="auto"/>
                <w:right w:val="none" w:sz="0" w:space="0" w:color="auto"/>
              </w:divBdr>
            </w:div>
            <w:div w:id="856118256">
              <w:marLeft w:val="0"/>
              <w:marRight w:val="0"/>
              <w:marTop w:val="0"/>
              <w:marBottom w:val="0"/>
              <w:divBdr>
                <w:top w:val="none" w:sz="0" w:space="0" w:color="auto"/>
                <w:left w:val="none" w:sz="0" w:space="0" w:color="auto"/>
                <w:bottom w:val="none" w:sz="0" w:space="0" w:color="auto"/>
                <w:right w:val="none" w:sz="0" w:space="0" w:color="auto"/>
              </w:divBdr>
            </w:div>
            <w:div w:id="1209340196">
              <w:marLeft w:val="0"/>
              <w:marRight w:val="0"/>
              <w:marTop w:val="0"/>
              <w:marBottom w:val="0"/>
              <w:divBdr>
                <w:top w:val="none" w:sz="0" w:space="0" w:color="auto"/>
                <w:left w:val="none" w:sz="0" w:space="0" w:color="auto"/>
                <w:bottom w:val="none" w:sz="0" w:space="0" w:color="auto"/>
                <w:right w:val="none" w:sz="0" w:space="0" w:color="auto"/>
              </w:divBdr>
            </w:div>
            <w:div w:id="602879915">
              <w:marLeft w:val="0"/>
              <w:marRight w:val="0"/>
              <w:marTop w:val="0"/>
              <w:marBottom w:val="0"/>
              <w:divBdr>
                <w:top w:val="none" w:sz="0" w:space="0" w:color="auto"/>
                <w:left w:val="none" w:sz="0" w:space="0" w:color="auto"/>
                <w:bottom w:val="none" w:sz="0" w:space="0" w:color="auto"/>
                <w:right w:val="none" w:sz="0" w:space="0" w:color="auto"/>
              </w:divBdr>
            </w:div>
            <w:div w:id="1018430896">
              <w:marLeft w:val="0"/>
              <w:marRight w:val="0"/>
              <w:marTop w:val="0"/>
              <w:marBottom w:val="0"/>
              <w:divBdr>
                <w:top w:val="none" w:sz="0" w:space="0" w:color="auto"/>
                <w:left w:val="none" w:sz="0" w:space="0" w:color="auto"/>
                <w:bottom w:val="none" w:sz="0" w:space="0" w:color="auto"/>
                <w:right w:val="none" w:sz="0" w:space="0" w:color="auto"/>
              </w:divBdr>
            </w:div>
            <w:div w:id="839127047">
              <w:marLeft w:val="0"/>
              <w:marRight w:val="0"/>
              <w:marTop w:val="0"/>
              <w:marBottom w:val="0"/>
              <w:divBdr>
                <w:top w:val="none" w:sz="0" w:space="0" w:color="auto"/>
                <w:left w:val="none" w:sz="0" w:space="0" w:color="auto"/>
                <w:bottom w:val="none" w:sz="0" w:space="0" w:color="auto"/>
                <w:right w:val="none" w:sz="0" w:space="0" w:color="auto"/>
              </w:divBdr>
            </w:div>
            <w:div w:id="1702432752">
              <w:marLeft w:val="0"/>
              <w:marRight w:val="0"/>
              <w:marTop w:val="0"/>
              <w:marBottom w:val="0"/>
              <w:divBdr>
                <w:top w:val="none" w:sz="0" w:space="0" w:color="auto"/>
                <w:left w:val="none" w:sz="0" w:space="0" w:color="auto"/>
                <w:bottom w:val="none" w:sz="0" w:space="0" w:color="auto"/>
                <w:right w:val="none" w:sz="0" w:space="0" w:color="auto"/>
              </w:divBdr>
            </w:div>
            <w:div w:id="1465194898">
              <w:marLeft w:val="0"/>
              <w:marRight w:val="0"/>
              <w:marTop w:val="0"/>
              <w:marBottom w:val="0"/>
              <w:divBdr>
                <w:top w:val="none" w:sz="0" w:space="0" w:color="auto"/>
                <w:left w:val="none" w:sz="0" w:space="0" w:color="auto"/>
                <w:bottom w:val="none" w:sz="0" w:space="0" w:color="auto"/>
                <w:right w:val="none" w:sz="0" w:space="0" w:color="auto"/>
              </w:divBdr>
            </w:div>
            <w:div w:id="249585868">
              <w:marLeft w:val="0"/>
              <w:marRight w:val="0"/>
              <w:marTop w:val="0"/>
              <w:marBottom w:val="0"/>
              <w:divBdr>
                <w:top w:val="none" w:sz="0" w:space="0" w:color="auto"/>
                <w:left w:val="none" w:sz="0" w:space="0" w:color="auto"/>
                <w:bottom w:val="none" w:sz="0" w:space="0" w:color="auto"/>
                <w:right w:val="none" w:sz="0" w:space="0" w:color="auto"/>
              </w:divBdr>
            </w:div>
            <w:div w:id="629870987">
              <w:marLeft w:val="0"/>
              <w:marRight w:val="0"/>
              <w:marTop w:val="0"/>
              <w:marBottom w:val="0"/>
              <w:divBdr>
                <w:top w:val="none" w:sz="0" w:space="0" w:color="auto"/>
                <w:left w:val="none" w:sz="0" w:space="0" w:color="auto"/>
                <w:bottom w:val="none" w:sz="0" w:space="0" w:color="auto"/>
                <w:right w:val="none" w:sz="0" w:space="0" w:color="auto"/>
              </w:divBdr>
            </w:div>
            <w:div w:id="2140956378">
              <w:marLeft w:val="0"/>
              <w:marRight w:val="0"/>
              <w:marTop w:val="0"/>
              <w:marBottom w:val="0"/>
              <w:divBdr>
                <w:top w:val="none" w:sz="0" w:space="0" w:color="auto"/>
                <w:left w:val="none" w:sz="0" w:space="0" w:color="auto"/>
                <w:bottom w:val="none" w:sz="0" w:space="0" w:color="auto"/>
                <w:right w:val="none" w:sz="0" w:space="0" w:color="auto"/>
              </w:divBdr>
            </w:div>
            <w:div w:id="1922373453">
              <w:marLeft w:val="0"/>
              <w:marRight w:val="0"/>
              <w:marTop w:val="0"/>
              <w:marBottom w:val="0"/>
              <w:divBdr>
                <w:top w:val="none" w:sz="0" w:space="0" w:color="auto"/>
                <w:left w:val="none" w:sz="0" w:space="0" w:color="auto"/>
                <w:bottom w:val="none" w:sz="0" w:space="0" w:color="auto"/>
                <w:right w:val="none" w:sz="0" w:space="0" w:color="auto"/>
              </w:divBdr>
            </w:div>
            <w:div w:id="1979452701">
              <w:marLeft w:val="0"/>
              <w:marRight w:val="0"/>
              <w:marTop w:val="0"/>
              <w:marBottom w:val="0"/>
              <w:divBdr>
                <w:top w:val="none" w:sz="0" w:space="0" w:color="auto"/>
                <w:left w:val="none" w:sz="0" w:space="0" w:color="auto"/>
                <w:bottom w:val="none" w:sz="0" w:space="0" w:color="auto"/>
                <w:right w:val="none" w:sz="0" w:space="0" w:color="auto"/>
              </w:divBdr>
            </w:div>
            <w:div w:id="666323931">
              <w:marLeft w:val="0"/>
              <w:marRight w:val="0"/>
              <w:marTop w:val="0"/>
              <w:marBottom w:val="0"/>
              <w:divBdr>
                <w:top w:val="none" w:sz="0" w:space="0" w:color="auto"/>
                <w:left w:val="none" w:sz="0" w:space="0" w:color="auto"/>
                <w:bottom w:val="none" w:sz="0" w:space="0" w:color="auto"/>
                <w:right w:val="none" w:sz="0" w:space="0" w:color="auto"/>
              </w:divBdr>
            </w:div>
            <w:div w:id="596256133">
              <w:marLeft w:val="0"/>
              <w:marRight w:val="0"/>
              <w:marTop w:val="0"/>
              <w:marBottom w:val="0"/>
              <w:divBdr>
                <w:top w:val="none" w:sz="0" w:space="0" w:color="auto"/>
                <w:left w:val="none" w:sz="0" w:space="0" w:color="auto"/>
                <w:bottom w:val="none" w:sz="0" w:space="0" w:color="auto"/>
                <w:right w:val="none" w:sz="0" w:space="0" w:color="auto"/>
              </w:divBdr>
            </w:div>
            <w:div w:id="1788699325">
              <w:marLeft w:val="0"/>
              <w:marRight w:val="0"/>
              <w:marTop w:val="0"/>
              <w:marBottom w:val="0"/>
              <w:divBdr>
                <w:top w:val="none" w:sz="0" w:space="0" w:color="auto"/>
                <w:left w:val="none" w:sz="0" w:space="0" w:color="auto"/>
                <w:bottom w:val="none" w:sz="0" w:space="0" w:color="auto"/>
                <w:right w:val="none" w:sz="0" w:space="0" w:color="auto"/>
              </w:divBdr>
            </w:div>
            <w:div w:id="279387081">
              <w:marLeft w:val="0"/>
              <w:marRight w:val="0"/>
              <w:marTop w:val="0"/>
              <w:marBottom w:val="0"/>
              <w:divBdr>
                <w:top w:val="none" w:sz="0" w:space="0" w:color="auto"/>
                <w:left w:val="none" w:sz="0" w:space="0" w:color="auto"/>
                <w:bottom w:val="none" w:sz="0" w:space="0" w:color="auto"/>
                <w:right w:val="none" w:sz="0" w:space="0" w:color="auto"/>
              </w:divBdr>
            </w:div>
            <w:div w:id="259609776">
              <w:marLeft w:val="0"/>
              <w:marRight w:val="0"/>
              <w:marTop w:val="0"/>
              <w:marBottom w:val="0"/>
              <w:divBdr>
                <w:top w:val="none" w:sz="0" w:space="0" w:color="auto"/>
                <w:left w:val="none" w:sz="0" w:space="0" w:color="auto"/>
                <w:bottom w:val="none" w:sz="0" w:space="0" w:color="auto"/>
                <w:right w:val="none" w:sz="0" w:space="0" w:color="auto"/>
              </w:divBdr>
            </w:div>
            <w:div w:id="19278738">
              <w:marLeft w:val="0"/>
              <w:marRight w:val="0"/>
              <w:marTop w:val="0"/>
              <w:marBottom w:val="0"/>
              <w:divBdr>
                <w:top w:val="none" w:sz="0" w:space="0" w:color="auto"/>
                <w:left w:val="none" w:sz="0" w:space="0" w:color="auto"/>
                <w:bottom w:val="none" w:sz="0" w:space="0" w:color="auto"/>
                <w:right w:val="none" w:sz="0" w:space="0" w:color="auto"/>
              </w:divBdr>
            </w:div>
            <w:div w:id="332416194">
              <w:marLeft w:val="0"/>
              <w:marRight w:val="0"/>
              <w:marTop w:val="0"/>
              <w:marBottom w:val="0"/>
              <w:divBdr>
                <w:top w:val="none" w:sz="0" w:space="0" w:color="auto"/>
                <w:left w:val="none" w:sz="0" w:space="0" w:color="auto"/>
                <w:bottom w:val="none" w:sz="0" w:space="0" w:color="auto"/>
                <w:right w:val="none" w:sz="0" w:space="0" w:color="auto"/>
              </w:divBdr>
            </w:div>
            <w:div w:id="1408263410">
              <w:marLeft w:val="0"/>
              <w:marRight w:val="0"/>
              <w:marTop w:val="0"/>
              <w:marBottom w:val="0"/>
              <w:divBdr>
                <w:top w:val="none" w:sz="0" w:space="0" w:color="auto"/>
                <w:left w:val="none" w:sz="0" w:space="0" w:color="auto"/>
                <w:bottom w:val="none" w:sz="0" w:space="0" w:color="auto"/>
                <w:right w:val="none" w:sz="0" w:space="0" w:color="auto"/>
              </w:divBdr>
            </w:div>
            <w:div w:id="1303390385">
              <w:marLeft w:val="0"/>
              <w:marRight w:val="0"/>
              <w:marTop w:val="0"/>
              <w:marBottom w:val="0"/>
              <w:divBdr>
                <w:top w:val="none" w:sz="0" w:space="0" w:color="auto"/>
                <w:left w:val="none" w:sz="0" w:space="0" w:color="auto"/>
                <w:bottom w:val="none" w:sz="0" w:space="0" w:color="auto"/>
                <w:right w:val="none" w:sz="0" w:space="0" w:color="auto"/>
              </w:divBdr>
            </w:div>
            <w:div w:id="666590350">
              <w:marLeft w:val="0"/>
              <w:marRight w:val="0"/>
              <w:marTop w:val="0"/>
              <w:marBottom w:val="0"/>
              <w:divBdr>
                <w:top w:val="none" w:sz="0" w:space="0" w:color="auto"/>
                <w:left w:val="none" w:sz="0" w:space="0" w:color="auto"/>
                <w:bottom w:val="none" w:sz="0" w:space="0" w:color="auto"/>
                <w:right w:val="none" w:sz="0" w:space="0" w:color="auto"/>
              </w:divBdr>
            </w:div>
            <w:div w:id="1419253772">
              <w:marLeft w:val="0"/>
              <w:marRight w:val="0"/>
              <w:marTop w:val="0"/>
              <w:marBottom w:val="0"/>
              <w:divBdr>
                <w:top w:val="none" w:sz="0" w:space="0" w:color="auto"/>
                <w:left w:val="none" w:sz="0" w:space="0" w:color="auto"/>
                <w:bottom w:val="none" w:sz="0" w:space="0" w:color="auto"/>
                <w:right w:val="none" w:sz="0" w:space="0" w:color="auto"/>
              </w:divBdr>
            </w:div>
            <w:div w:id="514420195">
              <w:marLeft w:val="0"/>
              <w:marRight w:val="0"/>
              <w:marTop w:val="0"/>
              <w:marBottom w:val="0"/>
              <w:divBdr>
                <w:top w:val="none" w:sz="0" w:space="0" w:color="auto"/>
                <w:left w:val="none" w:sz="0" w:space="0" w:color="auto"/>
                <w:bottom w:val="none" w:sz="0" w:space="0" w:color="auto"/>
                <w:right w:val="none" w:sz="0" w:space="0" w:color="auto"/>
              </w:divBdr>
            </w:div>
            <w:div w:id="1179387881">
              <w:marLeft w:val="0"/>
              <w:marRight w:val="0"/>
              <w:marTop w:val="0"/>
              <w:marBottom w:val="0"/>
              <w:divBdr>
                <w:top w:val="none" w:sz="0" w:space="0" w:color="auto"/>
                <w:left w:val="none" w:sz="0" w:space="0" w:color="auto"/>
                <w:bottom w:val="none" w:sz="0" w:space="0" w:color="auto"/>
                <w:right w:val="none" w:sz="0" w:space="0" w:color="auto"/>
              </w:divBdr>
            </w:div>
            <w:div w:id="1993630665">
              <w:marLeft w:val="0"/>
              <w:marRight w:val="0"/>
              <w:marTop w:val="0"/>
              <w:marBottom w:val="0"/>
              <w:divBdr>
                <w:top w:val="none" w:sz="0" w:space="0" w:color="auto"/>
                <w:left w:val="none" w:sz="0" w:space="0" w:color="auto"/>
                <w:bottom w:val="none" w:sz="0" w:space="0" w:color="auto"/>
                <w:right w:val="none" w:sz="0" w:space="0" w:color="auto"/>
              </w:divBdr>
            </w:div>
            <w:div w:id="715012147">
              <w:marLeft w:val="0"/>
              <w:marRight w:val="0"/>
              <w:marTop w:val="0"/>
              <w:marBottom w:val="0"/>
              <w:divBdr>
                <w:top w:val="none" w:sz="0" w:space="0" w:color="auto"/>
                <w:left w:val="none" w:sz="0" w:space="0" w:color="auto"/>
                <w:bottom w:val="none" w:sz="0" w:space="0" w:color="auto"/>
                <w:right w:val="none" w:sz="0" w:space="0" w:color="auto"/>
              </w:divBdr>
            </w:div>
            <w:div w:id="330449925">
              <w:marLeft w:val="0"/>
              <w:marRight w:val="0"/>
              <w:marTop w:val="0"/>
              <w:marBottom w:val="0"/>
              <w:divBdr>
                <w:top w:val="none" w:sz="0" w:space="0" w:color="auto"/>
                <w:left w:val="none" w:sz="0" w:space="0" w:color="auto"/>
                <w:bottom w:val="none" w:sz="0" w:space="0" w:color="auto"/>
                <w:right w:val="none" w:sz="0" w:space="0" w:color="auto"/>
              </w:divBdr>
            </w:div>
            <w:div w:id="277564508">
              <w:marLeft w:val="0"/>
              <w:marRight w:val="0"/>
              <w:marTop w:val="0"/>
              <w:marBottom w:val="0"/>
              <w:divBdr>
                <w:top w:val="none" w:sz="0" w:space="0" w:color="auto"/>
                <w:left w:val="none" w:sz="0" w:space="0" w:color="auto"/>
                <w:bottom w:val="none" w:sz="0" w:space="0" w:color="auto"/>
                <w:right w:val="none" w:sz="0" w:space="0" w:color="auto"/>
              </w:divBdr>
            </w:div>
            <w:div w:id="62260412">
              <w:marLeft w:val="0"/>
              <w:marRight w:val="0"/>
              <w:marTop w:val="0"/>
              <w:marBottom w:val="0"/>
              <w:divBdr>
                <w:top w:val="none" w:sz="0" w:space="0" w:color="auto"/>
                <w:left w:val="none" w:sz="0" w:space="0" w:color="auto"/>
                <w:bottom w:val="none" w:sz="0" w:space="0" w:color="auto"/>
                <w:right w:val="none" w:sz="0" w:space="0" w:color="auto"/>
              </w:divBdr>
            </w:div>
            <w:div w:id="640040433">
              <w:marLeft w:val="0"/>
              <w:marRight w:val="0"/>
              <w:marTop w:val="0"/>
              <w:marBottom w:val="0"/>
              <w:divBdr>
                <w:top w:val="none" w:sz="0" w:space="0" w:color="auto"/>
                <w:left w:val="none" w:sz="0" w:space="0" w:color="auto"/>
                <w:bottom w:val="none" w:sz="0" w:space="0" w:color="auto"/>
                <w:right w:val="none" w:sz="0" w:space="0" w:color="auto"/>
              </w:divBdr>
            </w:div>
            <w:div w:id="1644429695">
              <w:marLeft w:val="0"/>
              <w:marRight w:val="0"/>
              <w:marTop w:val="0"/>
              <w:marBottom w:val="0"/>
              <w:divBdr>
                <w:top w:val="none" w:sz="0" w:space="0" w:color="auto"/>
                <w:left w:val="none" w:sz="0" w:space="0" w:color="auto"/>
                <w:bottom w:val="none" w:sz="0" w:space="0" w:color="auto"/>
                <w:right w:val="none" w:sz="0" w:space="0" w:color="auto"/>
              </w:divBdr>
            </w:div>
            <w:div w:id="1579902831">
              <w:marLeft w:val="0"/>
              <w:marRight w:val="0"/>
              <w:marTop w:val="0"/>
              <w:marBottom w:val="0"/>
              <w:divBdr>
                <w:top w:val="none" w:sz="0" w:space="0" w:color="auto"/>
                <w:left w:val="none" w:sz="0" w:space="0" w:color="auto"/>
                <w:bottom w:val="none" w:sz="0" w:space="0" w:color="auto"/>
                <w:right w:val="none" w:sz="0" w:space="0" w:color="auto"/>
              </w:divBdr>
            </w:div>
            <w:div w:id="955525822">
              <w:marLeft w:val="0"/>
              <w:marRight w:val="0"/>
              <w:marTop w:val="0"/>
              <w:marBottom w:val="0"/>
              <w:divBdr>
                <w:top w:val="none" w:sz="0" w:space="0" w:color="auto"/>
                <w:left w:val="none" w:sz="0" w:space="0" w:color="auto"/>
                <w:bottom w:val="none" w:sz="0" w:space="0" w:color="auto"/>
                <w:right w:val="none" w:sz="0" w:space="0" w:color="auto"/>
              </w:divBdr>
            </w:div>
            <w:div w:id="1351879686">
              <w:marLeft w:val="0"/>
              <w:marRight w:val="0"/>
              <w:marTop w:val="0"/>
              <w:marBottom w:val="0"/>
              <w:divBdr>
                <w:top w:val="none" w:sz="0" w:space="0" w:color="auto"/>
                <w:left w:val="none" w:sz="0" w:space="0" w:color="auto"/>
                <w:bottom w:val="none" w:sz="0" w:space="0" w:color="auto"/>
                <w:right w:val="none" w:sz="0" w:space="0" w:color="auto"/>
              </w:divBdr>
            </w:div>
            <w:div w:id="1344938389">
              <w:marLeft w:val="0"/>
              <w:marRight w:val="0"/>
              <w:marTop w:val="0"/>
              <w:marBottom w:val="0"/>
              <w:divBdr>
                <w:top w:val="none" w:sz="0" w:space="0" w:color="auto"/>
                <w:left w:val="none" w:sz="0" w:space="0" w:color="auto"/>
                <w:bottom w:val="none" w:sz="0" w:space="0" w:color="auto"/>
                <w:right w:val="none" w:sz="0" w:space="0" w:color="auto"/>
              </w:divBdr>
            </w:div>
            <w:div w:id="1651014112">
              <w:marLeft w:val="0"/>
              <w:marRight w:val="0"/>
              <w:marTop w:val="0"/>
              <w:marBottom w:val="0"/>
              <w:divBdr>
                <w:top w:val="none" w:sz="0" w:space="0" w:color="auto"/>
                <w:left w:val="none" w:sz="0" w:space="0" w:color="auto"/>
                <w:bottom w:val="none" w:sz="0" w:space="0" w:color="auto"/>
                <w:right w:val="none" w:sz="0" w:space="0" w:color="auto"/>
              </w:divBdr>
            </w:div>
            <w:div w:id="761335079">
              <w:marLeft w:val="0"/>
              <w:marRight w:val="0"/>
              <w:marTop w:val="0"/>
              <w:marBottom w:val="0"/>
              <w:divBdr>
                <w:top w:val="none" w:sz="0" w:space="0" w:color="auto"/>
                <w:left w:val="none" w:sz="0" w:space="0" w:color="auto"/>
                <w:bottom w:val="none" w:sz="0" w:space="0" w:color="auto"/>
                <w:right w:val="none" w:sz="0" w:space="0" w:color="auto"/>
              </w:divBdr>
            </w:div>
            <w:div w:id="406651035">
              <w:marLeft w:val="0"/>
              <w:marRight w:val="0"/>
              <w:marTop w:val="0"/>
              <w:marBottom w:val="0"/>
              <w:divBdr>
                <w:top w:val="none" w:sz="0" w:space="0" w:color="auto"/>
                <w:left w:val="none" w:sz="0" w:space="0" w:color="auto"/>
                <w:bottom w:val="none" w:sz="0" w:space="0" w:color="auto"/>
                <w:right w:val="none" w:sz="0" w:space="0" w:color="auto"/>
              </w:divBdr>
            </w:div>
            <w:div w:id="969550811">
              <w:marLeft w:val="0"/>
              <w:marRight w:val="0"/>
              <w:marTop w:val="0"/>
              <w:marBottom w:val="0"/>
              <w:divBdr>
                <w:top w:val="none" w:sz="0" w:space="0" w:color="auto"/>
                <w:left w:val="none" w:sz="0" w:space="0" w:color="auto"/>
                <w:bottom w:val="none" w:sz="0" w:space="0" w:color="auto"/>
                <w:right w:val="none" w:sz="0" w:space="0" w:color="auto"/>
              </w:divBdr>
            </w:div>
            <w:div w:id="229509100">
              <w:marLeft w:val="0"/>
              <w:marRight w:val="0"/>
              <w:marTop w:val="0"/>
              <w:marBottom w:val="0"/>
              <w:divBdr>
                <w:top w:val="none" w:sz="0" w:space="0" w:color="auto"/>
                <w:left w:val="none" w:sz="0" w:space="0" w:color="auto"/>
                <w:bottom w:val="none" w:sz="0" w:space="0" w:color="auto"/>
                <w:right w:val="none" w:sz="0" w:space="0" w:color="auto"/>
              </w:divBdr>
            </w:div>
            <w:div w:id="1802918457">
              <w:marLeft w:val="0"/>
              <w:marRight w:val="0"/>
              <w:marTop w:val="0"/>
              <w:marBottom w:val="0"/>
              <w:divBdr>
                <w:top w:val="none" w:sz="0" w:space="0" w:color="auto"/>
                <w:left w:val="none" w:sz="0" w:space="0" w:color="auto"/>
                <w:bottom w:val="none" w:sz="0" w:space="0" w:color="auto"/>
                <w:right w:val="none" w:sz="0" w:space="0" w:color="auto"/>
              </w:divBdr>
            </w:div>
            <w:div w:id="1419138968">
              <w:marLeft w:val="0"/>
              <w:marRight w:val="0"/>
              <w:marTop w:val="0"/>
              <w:marBottom w:val="0"/>
              <w:divBdr>
                <w:top w:val="none" w:sz="0" w:space="0" w:color="auto"/>
                <w:left w:val="none" w:sz="0" w:space="0" w:color="auto"/>
                <w:bottom w:val="none" w:sz="0" w:space="0" w:color="auto"/>
                <w:right w:val="none" w:sz="0" w:space="0" w:color="auto"/>
              </w:divBdr>
            </w:div>
            <w:div w:id="1991788839">
              <w:marLeft w:val="0"/>
              <w:marRight w:val="0"/>
              <w:marTop w:val="0"/>
              <w:marBottom w:val="0"/>
              <w:divBdr>
                <w:top w:val="none" w:sz="0" w:space="0" w:color="auto"/>
                <w:left w:val="none" w:sz="0" w:space="0" w:color="auto"/>
                <w:bottom w:val="none" w:sz="0" w:space="0" w:color="auto"/>
                <w:right w:val="none" w:sz="0" w:space="0" w:color="auto"/>
              </w:divBdr>
            </w:div>
            <w:div w:id="1760131220">
              <w:marLeft w:val="0"/>
              <w:marRight w:val="0"/>
              <w:marTop w:val="0"/>
              <w:marBottom w:val="0"/>
              <w:divBdr>
                <w:top w:val="none" w:sz="0" w:space="0" w:color="auto"/>
                <w:left w:val="none" w:sz="0" w:space="0" w:color="auto"/>
                <w:bottom w:val="none" w:sz="0" w:space="0" w:color="auto"/>
                <w:right w:val="none" w:sz="0" w:space="0" w:color="auto"/>
              </w:divBdr>
            </w:div>
            <w:div w:id="29694845">
              <w:marLeft w:val="0"/>
              <w:marRight w:val="0"/>
              <w:marTop w:val="0"/>
              <w:marBottom w:val="0"/>
              <w:divBdr>
                <w:top w:val="none" w:sz="0" w:space="0" w:color="auto"/>
                <w:left w:val="none" w:sz="0" w:space="0" w:color="auto"/>
                <w:bottom w:val="none" w:sz="0" w:space="0" w:color="auto"/>
                <w:right w:val="none" w:sz="0" w:space="0" w:color="auto"/>
              </w:divBdr>
            </w:div>
            <w:div w:id="321323160">
              <w:marLeft w:val="0"/>
              <w:marRight w:val="0"/>
              <w:marTop w:val="0"/>
              <w:marBottom w:val="0"/>
              <w:divBdr>
                <w:top w:val="none" w:sz="0" w:space="0" w:color="auto"/>
                <w:left w:val="none" w:sz="0" w:space="0" w:color="auto"/>
                <w:bottom w:val="none" w:sz="0" w:space="0" w:color="auto"/>
                <w:right w:val="none" w:sz="0" w:space="0" w:color="auto"/>
              </w:divBdr>
            </w:div>
            <w:div w:id="1385636675">
              <w:marLeft w:val="0"/>
              <w:marRight w:val="0"/>
              <w:marTop w:val="0"/>
              <w:marBottom w:val="0"/>
              <w:divBdr>
                <w:top w:val="none" w:sz="0" w:space="0" w:color="auto"/>
                <w:left w:val="none" w:sz="0" w:space="0" w:color="auto"/>
                <w:bottom w:val="none" w:sz="0" w:space="0" w:color="auto"/>
                <w:right w:val="none" w:sz="0" w:space="0" w:color="auto"/>
              </w:divBdr>
            </w:div>
            <w:div w:id="1670593084">
              <w:marLeft w:val="0"/>
              <w:marRight w:val="0"/>
              <w:marTop w:val="0"/>
              <w:marBottom w:val="0"/>
              <w:divBdr>
                <w:top w:val="none" w:sz="0" w:space="0" w:color="auto"/>
                <w:left w:val="none" w:sz="0" w:space="0" w:color="auto"/>
                <w:bottom w:val="none" w:sz="0" w:space="0" w:color="auto"/>
                <w:right w:val="none" w:sz="0" w:space="0" w:color="auto"/>
              </w:divBdr>
            </w:div>
            <w:div w:id="981154970">
              <w:marLeft w:val="0"/>
              <w:marRight w:val="0"/>
              <w:marTop w:val="0"/>
              <w:marBottom w:val="0"/>
              <w:divBdr>
                <w:top w:val="none" w:sz="0" w:space="0" w:color="auto"/>
                <w:left w:val="none" w:sz="0" w:space="0" w:color="auto"/>
                <w:bottom w:val="none" w:sz="0" w:space="0" w:color="auto"/>
                <w:right w:val="none" w:sz="0" w:space="0" w:color="auto"/>
              </w:divBdr>
            </w:div>
            <w:div w:id="1951431418">
              <w:marLeft w:val="0"/>
              <w:marRight w:val="0"/>
              <w:marTop w:val="0"/>
              <w:marBottom w:val="0"/>
              <w:divBdr>
                <w:top w:val="none" w:sz="0" w:space="0" w:color="auto"/>
                <w:left w:val="none" w:sz="0" w:space="0" w:color="auto"/>
                <w:bottom w:val="none" w:sz="0" w:space="0" w:color="auto"/>
                <w:right w:val="none" w:sz="0" w:space="0" w:color="auto"/>
              </w:divBdr>
            </w:div>
            <w:div w:id="67044482">
              <w:marLeft w:val="0"/>
              <w:marRight w:val="0"/>
              <w:marTop w:val="0"/>
              <w:marBottom w:val="0"/>
              <w:divBdr>
                <w:top w:val="none" w:sz="0" w:space="0" w:color="auto"/>
                <w:left w:val="none" w:sz="0" w:space="0" w:color="auto"/>
                <w:bottom w:val="none" w:sz="0" w:space="0" w:color="auto"/>
                <w:right w:val="none" w:sz="0" w:space="0" w:color="auto"/>
              </w:divBdr>
            </w:div>
            <w:div w:id="1853954225">
              <w:marLeft w:val="0"/>
              <w:marRight w:val="0"/>
              <w:marTop w:val="0"/>
              <w:marBottom w:val="0"/>
              <w:divBdr>
                <w:top w:val="none" w:sz="0" w:space="0" w:color="auto"/>
                <w:left w:val="none" w:sz="0" w:space="0" w:color="auto"/>
                <w:bottom w:val="none" w:sz="0" w:space="0" w:color="auto"/>
                <w:right w:val="none" w:sz="0" w:space="0" w:color="auto"/>
              </w:divBdr>
            </w:div>
            <w:div w:id="1357467744">
              <w:marLeft w:val="0"/>
              <w:marRight w:val="0"/>
              <w:marTop w:val="0"/>
              <w:marBottom w:val="0"/>
              <w:divBdr>
                <w:top w:val="none" w:sz="0" w:space="0" w:color="auto"/>
                <w:left w:val="none" w:sz="0" w:space="0" w:color="auto"/>
                <w:bottom w:val="none" w:sz="0" w:space="0" w:color="auto"/>
                <w:right w:val="none" w:sz="0" w:space="0" w:color="auto"/>
              </w:divBdr>
            </w:div>
            <w:div w:id="297147936">
              <w:marLeft w:val="0"/>
              <w:marRight w:val="0"/>
              <w:marTop w:val="0"/>
              <w:marBottom w:val="0"/>
              <w:divBdr>
                <w:top w:val="none" w:sz="0" w:space="0" w:color="auto"/>
                <w:left w:val="none" w:sz="0" w:space="0" w:color="auto"/>
                <w:bottom w:val="none" w:sz="0" w:space="0" w:color="auto"/>
                <w:right w:val="none" w:sz="0" w:space="0" w:color="auto"/>
              </w:divBdr>
            </w:div>
            <w:div w:id="903830795">
              <w:marLeft w:val="0"/>
              <w:marRight w:val="0"/>
              <w:marTop w:val="0"/>
              <w:marBottom w:val="0"/>
              <w:divBdr>
                <w:top w:val="none" w:sz="0" w:space="0" w:color="auto"/>
                <w:left w:val="none" w:sz="0" w:space="0" w:color="auto"/>
                <w:bottom w:val="none" w:sz="0" w:space="0" w:color="auto"/>
                <w:right w:val="none" w:sz="0" w:space="0" w:color="auto"/>
              </w:divBdr>
            </w:div>
            <w:div w:id="2145193233">
              <w:marLeft w:val="0"/>
              <w:marRight w:val="0"/>
              <w:marTop w:val="0"/>
              <w:marBottom w:val="0"/>
              <w:divBdr>
                <w:top w:val="none" w:sz="0" w:space="0" w:color="auto"/>
                <w:left w:val="none" w:sz="0" w:space="0" w:color="auto"/>
                <w:bottom w:val="none" w:sz="0" w:space="0" w:color="auto"/>
                <w:right w:val="none" w:sz="0" w:space="0" w:color="auto"/>
              </w:divBdr>
            </w:div>
            <w:div w:id="1350713182">
              <w:marLeft w:val="0"/>
              <w:marRight w:val="0"/>
              <w:marTop w:val="0"/>
              <w:marBottom w:val="0"/>
              <w:divBdr>
                <w:top w:val="none" w:sz="0" w:space="0" w:color="auto"/>
                <w:left w:val="none" w:sz="0" w:space="0" w:color="auto"/>
                <w:bottom w:val="none" w:sz="0" w:space="0" w:color="auto"/>
                <w:right w:val="none" w:sz="0" w:space="0" w:color="auto"/>
              </w:divBdr>
            </w:div>
            <w:div w:id="267585071">
              <w:marLeft w:val="0"/>
              <w:marRight w:val="0"/>
              <w:marTop w:val="0"/>
              <w:marBottom w:val="0"/>
              <w:divBdr>
                <w:top w:val="none" w:sz="0" w:space="0" w:color="auto"/>
                <w:left w:val="none" w:sz="0" w:space="0" w:color="auto"/>
                <w:bottom w:val="none" w:sz="0" w:space="0" w:color="auto"/>
                <w:right w:val="none" w:sz="0" w:space="0" w:color="auto"/>
              </w:divBdr>
            </w:div>
            <w:div w:id="1168331806">
              <w:marLeft w:val="0"/>
              <w:marRight w:val="0"/>
              <w:marTop w:val="0"/>
              <w:marBottom w:val="0"/>
              <w:divBdr>
                <w:top w:val="none" w:sz="0" w:space="0" w:color="auto"/>
                <w:left w:val="none" w:sz="0" w:space="0" w:color="auto"/>
                <w:bottom w:val="none" w:sz="0" w:space="0" w:color="auto"/>
                <w:right w:val="none" w:sz="0" w:space="0" w:color="auto"/>
              </w:divBdr>
            </w:div>
            <w:div w:id="619412640">
              <w:marLeft w:val="0"/>
              <w:marRight w:val="0"/>
              <w:marTop w:val="0"/>
              <w:marBottom w:val="0"/>
              <w:divBdr>
                <w:top w:val="none" w:sz="0" w:space="0" w:color="auto"/>
                <w:left w:val="none" w:sz="0" w:space="0" w:color="auto"/>
                <w:bottom w:val="none" w:sz="0" w:space="0" w:color="auto"/>
                <w:right w:val="none" w:sz="0" w:space="0" w:color="auto"/>
              </w:divBdr>
            </w:div>
            <w:div w:id="999501298">
              <w:marLeft w:val="0"/>
              <w:marRight w:val="0"/>
              <w:marTop w:val="0"/>
              <w:marBottom w:val="0"/>
              <w:divBdr>
                <w:top w:val="none" w:sz="0" w:space="0" w:color="auto"/>
                <w:left w:val="none" w:sz="0" w:space="0" w:color="auto"/>
                <w:bottom w:val="none" w:sz="0" w:space="0" w:color="auto"/>
                <w:right w:val="none" w:sz="0" w:space="0" w:color="auto"/>
              </w:divBdr>
            </w:div>
            <w:div w:id="974288620">
              <w:marLeft w:val="0"/>
              <w:marRight w:val="0"/>
              <w:marTop w:val="0"/>
              <w:marBottom w:val="0"/>
              <w:divBdr>
                <w:top w:val="none" w:sz="0" w:space="0" w:color="auto"/>
                <w:left w:val="none" w:sz="0" w:space="0" w:color="auto"/>
                <w:bottom w:val="none" w:sz="0" w:space="0" w:color="auto"/>
                <w:right w:val="none" w:sz="0" w:space="0" w:color="auto"/>
              </w:divBdr>
            </w:div>
            <w:div w:id="1698382801">
              <w:marLeft w:val="0"/>
              <w:marRight w:val="0"/>
              <w:marTop w:val="0"/>
              <w:marBottom w:val="0"/>
              <w:divBdr>
                <w:top w:val="none" w:sz="0" w:space="0" w:color="auto"/>
                <w:left w:val="none" w:sz="0" w:space="0" w:color="auto"/>
                <w:bottom w:val="none" w:sz="0" w:space="0" w:color="auto"/>
                <w:right w:val="none" w:sz="0" w:space="0" w:color="auto"/>
              </w:divBdr>
            </w:div>
            <w:div w:id="1335108412">
              <w:marLeft w:val="0"/>
              <w:marRight w:val="0"/>
              <w:marTop w:val="0"/>
              <w:marBottom w:val="0"/>
              <w:divBdr>
                <w:top w:val="none" w:sz="0" w:space="0" w:color="auto"/>
                <w:left w:val="none" w:sz="0" w:space="0" w:color="auto"/>
                <w:bottom w:val="none" w:sz="0" w:space="0" w:color="auto"/>
                <w:right w:val="none" w:sz="0" w:space="0" w:color="auto"/>
              </w:divBdr>
            </w:div>
            <w:div w:id="1505853088">
              <w:marLeft w:val="0"/>
              <w:marRight w:val="0"/>
              <w:marTop w:val="0"/>
              <w:marBottom w:val="0"/>
              <w:divBdr>
                <w:top w:val="none" w:sz="0" w:space="0" w:color="auto"/>
                <w:left w:val="none" w:sz="0" w:space="0" w:color="auto"/>
                <w:bottom w:val="none" w:sz="0" w:space="0" w:color="auto"/>
                <w:right w:val="none" w:sz="0" w:space="0" w:color="auto"/>
              </w:divBdr>
            </w:div>
            <w:div w:id="1731296802">
              <w:marLeft w:val="0"/>
              <w:marRight w:val="0"/>
              <w:marTop w:val="0"/>
              <w:marBottom w:val="0"/>
              <w:divBdr>
                <w:top w:val="none" w:sz="0" w:space="0" w:color="auto"/>
                <w:left w:val="none" w:sz="0" w:space="0" w:color="auto"/>
                <w:bottom w:val="none" w:sz="0" w:space="0" w:color="auto"/>
                <w:right w:val="none" w:sz="0" w:space="0" w:color="auto"/>
              </w:divBdr>
            </w:div>
            <w:div w:id="2116828427">
              <w:marLeft w:val="0"/>
              <w:marRight w:val="0"/>
              <w:marTop w:val="0"/>
              <w:marBottom w:val="0"/>
              <w:divBdr>
                <w:top w:val="none" w:sz="0" w:space="0" w:color="auto"/>
                <w:left w:val="none" w:sz="0" w:space="0" w:color="auto"/>
                <w:bottom w:val="none" w:sz="0" w:space="0" w:color="auto"/>
                <w:right w:val="none" w:sz="0" w:space="0" w:color="auto"/>
              </w:divBdr>
            </w:div>
            <w:div w:id="1610814456">
              <w:marLeft w:val="0"/>
              <w:marRight w:val="0"/>
              <w:marTop w:val="0"/>
              <w:marBottom w:val="0"/>
              <w:divBdr>
                <w:top w:val="none" w:sz="0" w:space="0" w:color="auto"/>
                <w:left w:val="none" w:sz="0" w:space="0" w:color="auto"/>
                <w:bottom w:val="none" w:sz="0" w:space="0" w:color="auto"/>
                <w:right w:val="none" w:sz="0" w:space="0" w:color="auto"/>
              </w:divBdr>
            </w:div>
            <w:div w:id="736051291">
              <w:marLeft w:val="0"/>
              <w:marRight w:val="0"/>
              <w:marTop w:val="0"/>
              <w:marBottom w:val="0"/>
              <w:divBdr>
                <w:top w:val="none" w:sz="0" w:space="0" w:color="auto"/>
                <w:left w:val="none" w:sz="0" w:space="0" w:color="auto"/>
                <w:bottom w:val="none" w:sz="0" w:space="0" w:color="auto"/>
                <w:right w:val="none" w:sz="0" w:space="0" w:color="auto"/>
              </w:divBdr>
            </w:div>
            <w:div w:id="2086490572">
              <w:marLeft w:val="0"/>
              <w:marRight w:val="0"/>
              <w:marTop w:val="0"/>
              <w:marBottom w:val="0"/>
              <w:divBdr>
                <w:top w:val="none" w:sz="0" w:space="0" w:color="auto"/>
                <w:left w:val="none" w:sz="0" w:space="0" w:color="auto"/>
                <w:bottom w:val="none" w:sz="0" w:space="0" w:color="auto"/>
                <w:right w:val="none" w:sz="0" w:space="0" w:color="auto"/>
              </w:divBdr>
            </w:div>
            <w:div w:id="426076606">
              <w:marLeft w:val="0"/>
              <w:marRight w:val="0"/>
              <w:marTop w:val="0"/>
              <w:marBottom w:val="0"/>
              <w:divBdr>
                <w:top w:val="none" w:sz="0" w:space="0" w:color="auto"/>
                <w:left w:val="none" w:sz="0" w:space="0" w:color="auto"/>
                <w:bottom w:val="none" w:sz="0" w:space="0" w:color="auto"/>
                <w:right w:val="none" w:sz="0" w:space="0" w:color="auto"/>
              </w:divBdr>
            </w:div>
            <w:div w:id="875892443">
              <w:marLeft w:val="0"/>
              <w:marRight w:val="0"/>
              <w:marTop w:val="0"/>
              <w:marBottom w:val="0"/>
              <w:divBdr>
                <w:top w:val="none" w:sz="0" w:space="0" w:color="auto"/>
                <w:left w:val="none" w:sz="0" w:space="0" w:color="auto"/>
                <w:bottom w:val="none" w:sz="0" w:space="0" w:color="auto"/>
                <w:right w:val="none" w:sz="0" w:space="0" w:color="auto"/>
              </w:divBdr>
            </w:div>
            <w:div w:id="1919946542">
              <w:marLeft w:val="0"/>
              <w:marRight w:val="0"/>
              <w:marTop w:val="0"/>
              <w:marBottom w:val="0"/>
              <w:divBdr>
                <w:top w:val="none" w:sz="0" w:space="0" w:color="auto"/>
                <w:left w:val="none" w:sz="0" w:space="0" w:color="auto"/>
                <w:bottom w:val="none" w:sz="0" w:space="0" w:color="auto"/>
                <w:right w:val="none" w:sz="0" w:space="0" w:color="auto"/>
              </w:divBdr>
            </w:div>
            <w:div w:id="1789664559">
              <w:marLeft w:val="0"/>
              <w:marRight w:val="0"/>
              <w:marTop w:val="0"/>
              <w:marBottom w:val="0"/>
              <w:divBdr>
                <w:top w:val="none" w:sz="0" w:space="0" w:color="auto"/>
                <w:left w:val="none" w:sz="0" w:space="0" w:color="auto"/>
                <w:bottom w:val="none" w:sz="0" w:space="0" w:color="auto"/>
                <w:right w:val="none" w:sz="0" w:space="0" w:color="auto"/>
              </w:divBdr>
            </w:div>
            <w:div w:id="504592215">
              <w:marLeft w:val="0"/>
              <w:marRight w:val="0"/>
              <w:marTop w:val="0"/>
              <w:marBottom w:val="0"/>
              <w:divBdr>
                <w:top w:val="none" w:sz="0" w:space="0" w:color="auto"/>
                <w:left w:val="none" w:sz="0" w:space="0" w:color="auto"/>
                <w:bottom w:val="none" w:sz="0" w:space="0" w:color="auto"/>
                <w:right w:val="none" w:sz="0" w:space="0" w:color="auto"/>
              </w:divBdr>
            </w:div>
            <w:div w:id="1611430288">
              <w:marLeft w:val="0"/>
              <w:marRight w:val="0"/>
              <w:marTop w:val="0"/>
              <w:marBottom w:val="0"/>
              <w:divBdr>
                <w:top w:val="none" w:sz="0" w:space="0" w:color="auto"/>
                <w:left w:val="none" w:sz="0" w:space="0" w:color="auto"/>
                <w:bottom w:val="none" w:sz="0" w:space="0" w:color="auto"/>
                <w:right w:val="none" w:sz="0" w:space="0" w:color="auto"/>
              </w:divBdr>
            </w:div>
            <w:div w:id="775564518">
              <w:marLeft w:val="0"/>
              <w:marRight w:val="0"/>
              <w:marTop w:val="0"/>
              <w:marBottom w:val="0"/>
              <w:divBdr>
                <w:top w:val="none" w:sz="0" w:space="0" w:color="auto"/>
                <w:left w:val="none" w:sz="0" w:space="0" w:color="auto"/>
                <w:bottom w:val="none" w:sz="0" w:space="0" w:color="auto"/>
                <w:right w:val="none" w:sz="0" w:space="0" w:color="auto"/>
              </w:divBdr>
            </w:div>
            <w:div w:id="358120628">
              <w:marLeft w:val="0"/>
              <w:marRight w:val="0"/>
              <w:marTop w:val="0"/>
              <w:marBottom w:val="0"/>
              <w:divBdr>
                <w:top w:val="none" w:sz="0" w:space="0" w:color="auto"/>
                <w:left w:val="none" w:sz="0" w:space="0" w:color="auto"/>
                <w:bottom w:val="none" w:sz="0" w:space="0" w:color="auto"/>
                <w:right w:val="none" w:sz="0" w:space="0" w:color="auto"/>
              </w:divBdr>
            </w:div>
            <w:div w:id="959532827">
              <w:marLeft w:val="0"/>
              <w:marRight w:val="0"/>
              <w:marTop w:val="0"/>
              <w:marBottom w:val="0"/>
              <w:divBdr>
                <w:top w:val="none" w:sz="0" w:space="0" w:color="auto"/>
                <w:left w:val="none" w:sz="0" w:space="0" w:color="auto"/>
                <w:bottom w:val="none" w:sz="0" w:space="0" w:color="auto"/>
                <w:right w:val="none" w:sz="0" w:space="0" w:color="auto"/>
              </w:divBdr>
            </w:div>
            <w:div w:id="1388801336">
              <w:marLeft w:val="0"/>
              <w:marRight w:val="0"/>
              <w:marTop w:val="0"/>
              <w:marBottom w:val="0"/>
              <w:divBdr>
                <w:top w:val="none" w:sz="0" w:space="0" w:color="auto"/>
                <w:left w:val="none" w:sz="0" w:space="0" w:color="auto"/>
                <w:bottom w:val="none" w:sz="0" w:space="0" w:color="auto"/>
                <w:right w:val="none" w:sz="0" w:space="0" w:color="auto"/>
              </w:divBdr>
            </w:div>
            <w:div w:id="437256369">
              <w:marLeft w:val="0"/>
              <w:marRight w:val="0"/>
              <w:marTop w:val="0"/>
              <w:marBottom w:val="0"/>
              <w:divBdr>
                <w:top w:val="none" w:sz="0" w:space="0" w:color="auto"/>
                <w:left w:val="none" w:sz="0" w:space="0" w:color="auto"/>
                <w:bottom w:val="none" w:sz="0" w:space="0" w:color="auto"/>
                <w:right w:val="none" w:sz="0" w:space="0" w:color="auto"/>
              </w:divBdr>
            </w:div>
            <w:div w:id="151407946">
              <w:marLeft w:val="0"/>
              <w:marRight w:val="0"/>
              <w:marTop w:val="0"/>
              <w:marBottom w:val="0"/>
              <w:divBdr>
                <w:top w:val="none" w:sz="0" w:space="0" w:color="auto"/>
                <w:left w:val="none" w:sz="0" w:space="0" w:color="auto"/>
                <w:bottom w:val="none" w:sz="0" w:space="0" w:color="auto"/>
                <w:right w:val="none" w:sz="0" w:space="0" w:color="auto"/>
              </w:divBdr>
            </w:div>
            <w:div w:id="668219417">
              <w:marLeft w:val="0"/>
              <w:marRight w:val="0"/>
              <w:marTop w:val="0"/>
              <w:marBottom w:val="0"/>
              <w:divBdr>
                <w:top w:val="none" w:sz="0" w:space="0" w:color="auto"/>
                <w:left w:val="none" w:sz="0" w:space="0" w:color="auto"/>
                <w:bottom w:val="none" w:sz="0" w:space="0" w:color="auto"/>
                <w:right w:val="none" w:sz="0" w:space="0" w:color="auto"/>
              </w:divBdr>
            </w:div>
            <w:div w:id="802773964">
              <w:marLeft w:val="0"/>
              <w:marRight w:val="0"/>
              <w:marTop w:val="0"/>
              <w:marBottom w:val="0"/>
              <w:divBdr>
                <w:top w:val="none" w:sz="0" w:space="0" w:color="auto"/>
                <w:left w:val="none" w:sz="0" w:space="0" w:color="auto"/>
                <w:bottom w:val="none" w:sz="0" w:space="0" w:color="auto"/>
                <w:right w:val="none" w:sz="0" w:space="0" w:color="auto"/>
              </w:divBdr>
            </w:div>
            <w:div w:id="1156848101">
              <w:marLeft w:val="0"/>
              <w:marRight w:val="0"/>
              <w:marTop w:val="0"/>
              <w:marBottom w:val="0"/>
              <w:divBdr>
                <w:top w:val="none" w:sz="0" w:space="0" w:color="auto"/>
                <w:left w:val="none" w:sz="0" w:space="0" w:color="auto"/>
                <w:bottom w:val="none" w:sz="0" w:space="0" w:color="auto"/>
                <w:right w:val="none" w:sz="0" w:space="0" w:color="auto"/>
              </w:divBdr>
            </w:div>
            <w:div w:id="1704137431">
              <w:marLeft w:val="0"/>
              <w:marRight w:val="0"/>
              <w:marTop w:val="0"/>
              <w:marBottom w:val="0"/>
              <w:divBdr>
                <w:top w:val="none" w:sz="0" w:space="0" w:color="auto"/>
                <w:left w:val="none" w:sz="0" w:space="0" w:color="auto"/>
                <w:bottom w:val="none" w:sz="0" w:space="0" w:color="auto"/>
                <w:right w:val="none" w:sz="0" w:space="0" w:color="auto"/>
              </w:divBdr>
            </w:div>
            <w:div w:id="1071121913">
              <w:marLeft w:val="0"/>
              <w:marRight w:val="0"/>
              <w:marTop w:val="0"/>
              <w:marBottom w:val="0"/>
              <w:divBdr>
                <w:top w:val="none" w:sz="0" w:space="0" w:color="auto"/>
                <w:left w:val="none" w:sz="0" w:space="0" w:color="auto"/>
                <w:bottom w:val="none" w:sz="0" w:space="0" w:color="auto"/>
                <w:right w:val="none" w:sz="0" w:space="0" w:color="auto"/>
              </w:divBdr>
            </w:div>
            <w:div w:id="768502611">
              <w:marLeft w:val="0"/>
              <w:marRight w:val="0"/>
              <w:marTop w:val="0"/>
              <w:marBottom w:val="0"/>
              <w:divBdr>
                <w:top w:val="none" w:sz="0" w:space="0" w:color="auto"/>
                <w:left w:val="none" w:sz="0" w:space="0" w:color="auto"/>
                <w:bottom w:val="none" w:sz="0" w:space="0" w:color="auto"/>
                <w:right w:val="none" w:sz="0" w:space="0" w:color="auto"/>
              </w:divBdr>
            </w:div>
            <w:div w:id="1723674171">
              <w:marLeft w:val="0"/>
              <w:marRight w:val="0"/>
              <w:marTop w:val="0"/>
              <w:marBottom w:val="0"/>
              <w:divBdr>
                <w:top w:val="none" w:sz="0" w:space="0" w:color="auto"/>
                <w:left w:val="none" w:sz="0" w:space="0" w:color="auto"/>
                <w:bottom w:val="none" w:sz="0" w:space="0" w:color="auto"/>
                <w:right w:val="none" w:sz="0" w:space="0" w:color="auto"/>
              </w:divBdr>
            </w:div>
            <w:div w:id="549267246">
              <w:marLeft w:val="0"/>
              <w:marRight w:val="0"/>
              <w:marTop w:val="0"/>
              <w:marBottom w:val="0"/>
              <w:divBdr>
                <w:top w:val="none" w:sz="0" w:space="0" w:color="auto"/>
                <w:left w:val="none" w:sz="0" w:space="0" w:color="auto"/>
                <w:bottom w:val="none" w:sz="0" w:space="0" w:color="auto"/>
                <w:right w:val="none" w:sz="0" w:space="0" w:color="auto"/>
              </w:divBdr>
            </w:div>
            <w:div w:id="550574409">
              <w:marLeft w:val="0"/>
              <w:marRight w:val="0"/>
              <w:marTop w:val="0"/>
              <w:marBottom w:val="0"/>
              <w:divBdr>
                <w:top w:val="none" w:sz="0" w:space="0" w:color="auto"/>
                <w:left w:val="none" w:sz="0" w:space="0" w:color="auto"/>
                <w:bottom w:val="none" w:sz="0" w:space="0" w:color="auto"/>
                <w:right w:val="none" w:sz="0" w:space="0" w:color="auto"/>
              </w:divBdr>
            </w:div>
            <w:div w:id="429397645">
              <w:marLeft w:val="0"/>
              <w:marRight w:val="0"/>
              <w:marTop w:val="0"/>
              <w:marBottom w:val="0"/>
              <w:divBdr>
                <w:top w:val="none" w:sz="0" w:space="0" w:color="auto"/>
                <w:left w:val="none" w:sz="0" w:space="0" w:color="auto"/>
                <w:bottom w:val="none" w:sz="0" w:space="0" w:color="auto"/>
                <w:right w:val="none" w:sz="0" w:space="0" w:color="auto"/>
              </w:divBdr>
            </w:div>
            <w:div w:id="950671741">
              <w:marLeft w:val="0"/>
              <w:marRight w:val="0"/>
              <w:marTop w:val="0"/>
              <w:marBottom w:val="0"/>
              <w:divBdr>
                <w:top w:val="none" w:sz="0" w:space="0" w:color="auto"/>
                <w:left w:val="none" w:sz="0" w:space="0" w:color="auto"/>
                <w:bottom w:val="none" w:sz="0" w:space="0" w:color="auto"/>
                <w:right w:val="none" w:sz="0" w:space="0" w:color="auto"/>
              </w:divBdr>
            </w:div>
            <w:div w:id="1537546576">
              <w:marLeft w:val="0"/>
              <w:marRight w:val="0"/>
              <w:marTop w:val="0"/>
              <w:marBottom w:val="0"/>
              <w:divBdr>
                <w:top w:val="none" w:sz="0" w:space="0" w:color="auto"/>
                <w:left w:val="none" w:sz="0" w:space="0" w:color="auto"/>
                <w:bottom w:val="none" w:sz="0" w:space="0" w:color="auto"/>
                <w:right w:val="none" w:sz="0" w:space="0" w:color="auto"/>
              </w:divBdr>
            </w:div>
            <w:div w:id="366876331">
              <w:marLeft w:val="0"/>
              <w:marRight w:val="0"/>
              <w:marTop w:val="0"/>
              <w:marBottom w:val="0"/>
              <w:divBdr>
                <w:top w:val="none" w:sz="0" w:space="0" w:color="auto"/>
                <w:left w:val="none" w:sz="0" w:space="0" w:color="auto"/>
                <w:bottom w:val="none" w:sz="0" w:space="0" w:color="auto"/>
                <w:right w:val="none" w:sz="0" w:space="0" w:color="auto"/>
              </w:divBdr>
            </w:div>
            <w:div w:id="571475754">
              <w:marLeft w:val="0"/>
              <w:marRight w:val="0"/>
              <w:marTop w:val="0"/>
              <w:marBottom w:val="0"/>
              <w:divBdr>
                <w:top w:val="none" w:sz="0" w:space="0" w:color="auto"/>
                <w:left w:val="none" w:sz="0" w:space="0" w:color="auto"/>
                <w:bottom w:val="none" w:sz="0" w:space="0" w:color="auto"/>
                <w:right w:val="none" w:sz="0" w:space="0" w:color="auto"/>
              </w:divBdr>
            </w:div>
            <w:div w:id="1729179988">
              <w:marLeft w:val="0"/>
              <w:marRight w:val="0"/>
              <w:marTop w:val="0"/>
              <w:marBottom w:val="0"/>
              <w:divBdr>
                <w:top w:val="none" w:sz="0" w:space="0" w:color="auto"/>
                <w:left w:val="none" w:sz="0" w:space="0" w:color="auto"/>
                <w:bottom w:val="none" w:sz="0" w:space="0" w:color="auto"/>
                <w:right w:val="none" w:sz="0" w:space="0" w:color="auto"/>
              </w:divBdr>
            </w:div>
            <w:div w:id="1897013600">
              <w:marLeft w:val="0"/>
              <w:marRight w:val="0"/>
              <w:marTop w:val="0"/>
              <w:marBottom w:val="0"/>
              <w:divBdr>
                <w:top w:val="none" w:sz="0" w:space="0" w:color="auto"/>
                <w:left w:val="none" w:sz="0" w:space="0" w:color="auto"/>
                <w:bottom w:val="none" w:sz="0" w:space="0" w:color="auto"/>
                <w:right w:val="none" w:sz="0" w:space="0" w:color="auto"/>
              </w:divBdr>
            </w:div>
            <w:div w:id="1654917538">
              <w:marLeft w:val="0"/>
              <w:marRight w:val="0"/>
              <w:marTop w:val="0"/>
              <w:marBottom w:val="0"/>
              <w:divBdr>
                <w:top w:val="none" w:sz="0" w:space="0" w:color="auto"/>
                <w:left w:val="none" w:sz="0" w:space="0" w:color="auto"/>
                <w:bottom w:val="none" w:sz="0" w:space="0" w:color="auto"/>
                <w:right w:val="none" w:sz="0" w:space="0" w:color="auto"/>
              </w:divBdr>
            </w:div>
            <w:div w:id="299530465">
              <w:marLeft w:val="0"/>
              <w:marRight w:val="0"/>
              <w:marTop w:val="0"/>
              <w:marBottom w:val="0"/>
              <w:divBdr>
                <w:top w:val="none" w:sz="0" w:space="0" w:color="auto"/>
                <w:left w:val="none" w:sz="0" w:space="0" w:color="auto"/>
                <w:bottom w:val="none" w:sz="0" w:space="0" w:color="auto"/>
                <w:right w:val="none" w:sz="0" w:space="0" w:color="auto"/>
              </w:divBdr>
            </w:div>
            <w:div w:id="125658065">
              <w:marLeft w:val="0"/>
              <w:marRight w:val="0"/>
              <w:marTop w:val="0"/>
              <w:marBottom w:val="0"/>
              <w:divBdr>
                <w:top w:val="none" w:sz="0" w:space="0" w:color="auto"/>
                <w:left w:val="none" w:sz="0" w:space="0" w:color="auto"/>
                <w:bottom w:val="none" w:sz="0" w:space="0" w:color="auto"/>
                <w:right w:val="none" w:sz="0" w:space="0" w:color="auto"/>
              </w:divBdr>
            </w:div>
            <w:div w:id="1915121274">
              <w:marLeft w:val="0"/>
              <w:marRight w:val="0"/>
              <w:marTop w:val="0"/>
              <w:marBottom w:val="0"/>
              <w:divBdr>
                <w:top w:val="none" w:sz="0" w:space="0" w:color="auto"/>
                <w:left w:val="none" w:sz="0" w:space="0" w:color="auto"/>
                <w:bottom w:val="none" w:sz="0" w:space="0" w:color="auto"/>
                <w:right w:val="none" w:sz="0" w:space="0" w:color="auto"/>
              </w:divBdr>
            </w:div>
            <w:div w:id="1547254158">
              <w:marLeft w:val="0"/>
              <w:marRight w:val="0"/>
              <w:marTop w:val="0"/>
              <w:marBottom w:val="0"/>
              <w:divBdr>
                <w:top w:val="none" w:sz="0" w:space="0" w:color="auto"/>
                <w:left w:val="none" w:sz="0" w:space="0" w:color="auto"/>
                <w:bottom w:val="none" w:sz="0" w:space="0" w:color="auto"/>
                <w:right w:val="none" w:sz="0" w:space="0" w:color="auto"/>
              </w:divBdr>
            </w:div>
            <w:div w:id="619261892">
              <w:marLeft w:val="0"/>
              <w:marRight w:val="0"/>
              <w:marTop w:val="0"/>
              <w:marBottom w:val="0"/>
              <w:divBdr>
                <w:top w:val="none" w:sz="0" w:space="0" w:color="auto"/>
                <w:left w:val="none" w:sz="0" w:space="0" w:color="auto"/>
                <w:bottom w:val="none" w:sz="0" w:space="0" w:color="auto"/>
                <w:right w:val="none" w:sz="0" w:space="0" w:color="auto"/>
              </w:divBdr>
            </w:div>
            <w:div w:id="423652281">
              <w:marLeft w:val="0"/>
              <w:marRight w:val="0"/>
              <w:marTop w:val="0"/>
              <w:marBottom w:val="0"/>
              <w:divBdr>
                <w:top w:val="none" w:sz="0" w:space="0" w:color="auto"/>
                <w:left w:val="none" w:sz="0" w:space="0" w:color="auto"/>
                <w:bottom w:val="none" w:sz="0" w:space="0" w:color="auto"/>
                <w:right w:val="none" w:sz="0" w:space="0" w:color="auto"/>
              </w:divBdr>
            </w:div>
            <w:div w:id="1386030710">
              <w:marLeft w:val="0"/>
              <w:marRight w:val="0"/>
              <w:marTop w:val="0"/>
              <w:marBottom w:val="0"/>
              <w:divBdr>
                <w:top w:val="none" w:sz="0" w:space="0" w:color="auto"/>
                <w:left w:val="none" w:sz="0" w:space="0" w:color="auto"/>
                <w:bottom w:val="none" w:sz="0" w:space="0" w:color="auto"/>
                <w:right w:val="none" w:sz="0" w:space="0" w:color="auto"/>
              </w:divBdr>
            </w:div>
            <w:div w:id="110243499">
              <w:marLeft w:val="0"/>
              <w:marRight w:val="0"/>
              <w:marTop w:val="0"/>
              <w:marBottom w:val="0"/>
              <w:divBdr>
                <w:top w:val="none" w:sz="0" w:space="0" w:color="auto"/>
                <w:left w:val="none" w:sz="0" w:space="0" w:color="auto"/>
                <w:bottom w:val="none" w:sz="0" w:space="0" w:color="auto"/>
                <w:right w:val="none" w:sz="0" w:space="0" w:color="auto"/>
              </w:divBdr>
            </w:div>
            <w:div w:id="2012635417">
              <w:marLeft w:val="0"/>
              <w:marRight w:val="0"/>
              <w:marTop w:val="0"/>
              <w:marBottom w:val="0"/>
              <w:divBdr>
                <w:top w:val="none" w:sz="0" w:space="0" w:color="auto"/>
                <w:left w:val="none" w:sz="0" w:space="0" w:color="auto"/>
                <w:bottom w:val="none" w:sz="0" w:space="0" w:color="auto"/>
                <w:right w:val="none" w:sz="0" w:space="0" w:color="auto"/>
              </w:divBdr>
            </w:div>
            <w:div w:id="486440958">
              <w:marLeft w:val="0"/>
              <w:marRight w:val="0"/>
              <w:marTop w:val="0"/>
              <w:marBottom w:val="0"/>
              <w:divBdr>
                <w:top w:val="none" w:sz="0" w:space="0" w:color="auto"/>
                <w:left w:val="none" w:sz="0" w:space="0" w:color="auto"/>
                <w:bottom w:val="none" w:sz="0" w:space="0" w:color="auto"/>
                <w:right w:val="none" w:sz="0" w:space="0" w:color="auto"/>
              </w:divBdr>
            </w:div>
            <w:div w:id="1822503553">
              <w:marLeft w:val="0"/>
              <w:marRight w:val="0"/>
              <w:marTop w:val="0"/>
              <w:marBottom w:val="0"/>
              <w:divBdr>
                <w:top w:val="none" w:sz="0" w:space="0" w:color="auto"/>
                <w:left w:val="none" w:sz="0" w:space="0" w:color="auto"/>
                <w:bottom w:val="none" w:sz="0" w:space="0" w:color="auto"/>
                <w:right w:val="none" w:sz="0" w:space="0" w:color="auto"/>
              </w:divBdr>
            </w:div>
            <w:div w:id="73481233">
              <w:marLeft w:val="0"/>
              <w:marRight w:val="0"/>
              <w:marTop w:val="0"/>
              <w:marBottom w:val="0"/>
              <w:divBdr>
                <w:top w:val="none" w:sz="0" w:space="0" w:color="auto"/>
                <w:left w:val="none" w:sz="0" w:space="0" w:color="auto"/>
                <w:bottom w:val="none" w:sz="0" w:space="0" w:color="auto"/>
                <w:right w:val="none" w:sz="0" w:space="0" w:color="auto"/>
              </w:divBdr>
            </w:div>
            <w:div w:id="2039577864">
              <w:marLeft w:val="0"/>
              <w:marRight w:val="0"/>
              <w:marTop w:val="0"/>
              <w:marBottom w:val="0"/>
              <w:divBdr>
                <w:top w:val="none" w:sz="0" w:space="0" w:color="auto"/>
                <w:left w:val="none" w:sz="0" w:space="0" w:color="auto"/>
                <w:bottom w:val="none" w:sz="0" w:space="0" w:color="auto"/>
                <w:right w:val="none" w:sz="0" w:space="0" w:color="auto"/>
              </w:divBdr>
            </w:div>
            <w:div w:id="1281842277">
              <w:marLeft w:val="0"/>
              <w:marRight w:val="0"/>
              <w:marTop w:val="0"/>
              <w:marBottom w:val="0"/>
              <w:divBdr>
                <w:top w:val="none" w:sz="0" w:space="0" w:color="auto"/>
                <w:left w:val="none" w:sz="0" w:space="0" w:color="auto"/>
                <w:bottom w:val="none" w:sz="0" w:space="0" w:color="auto"/>
                <w:right w:val="none" w:sz="0" w:space="0" w:color="auto"/>
              </w:divBdr>
            </w:div>
            <w:div w:id="1004476623">
              <w:marLeft w:val="0"/>
              <w:marRight w:val="0"/>
              <w:marTop w:val="0"/>
              <w:marBottom w:val="0"/>
              <w:divBdr>
                <w:top w:val="none" w:sz="0" w:space="0" w:color="auto"/>
                <w:left w:val="none" w:sz="0" w:space="0" w:color="auto"/>
                <w:bottom w:val="none" w:sz="0" w:space="0" w:color="auto"/>
                <w:right w:val="none" w:sz="0" w:space="0" w:color="auto"/>
              </w:divBdr>
            </w:div>
            <w:div w:id="1342463346">
              <w:marLeft w:val="0"/>
              <w:marRight w:val="0"/>
              <w:marTop w:val="0"/>
              <w:marBottom w:val="0"/>
              <w:divBdr>
                <w:top w:val="none" w:sz="0" w:space="0" w:color="auto"/>
                <w:left w:val="none" w:sz="0" w:space="0" w:color="auto"/>
                <w:bottom w:val="none" w:sz="0" w:space="0" w:color="auto"/>
                <w:right w:val="none" w:sz="0" w:space="0" w:color="auto"/>
              </w:divBdr>
            </w:div>
            <w:div w:id="1885828494">
              <w:marLeft w:val="0"/>
              <w:marRight w:val="0"/>
              <w:marTop w:val="0"/>
              <w:marBottom w:val="0"/>
              <w:divBdr>
                <w:top w:val="none" w:sz="0" w:space="0" w:color="auto"/>
                <w:left w:val="none" w:sz="0" w:space="0" w:color="auto"/>
                <w:bottom w:val="none" w:sz="0" w:space="0" w:color="auto"/>
                <w:right w:val="none" w:sz="0" w:space="0" w:color="auto"/>
              </w:divBdr>
            </w:div>
            <w:div w:id="96023946">
              <w:marLeft w:val="0"/>
              <w:marRight w:val="0"/>
              <w:marTop w:val="0"/>
              <w:marBottom w:val="0"/>
              <w:divBdr>
                <w:top w:val="none" w:sz="0" w:space="0" w:color="auto"/>
                <w:left w:val="none" w:sz="0" w:space="0" w:color="auto"/>
                <w:bottom w:val="none" w:sz="0" w:space="0" w:color="auto"/>
                <w:right w:val="none" w:sz="0" w:space="0" w:color="auto"/>
              </w:divBdr>
            </w:div>
            <w:div w:id="232350324">
              <w:marLeft w:val="0"/>
              <w:marRight w:val="0"/>
              <w:marTop w:val="0"/>
              <w:marBottom w:val="0"/>
              <w:divBdr>
                <w:top w:val="none" w:sz="0" w:space="0" w:color="auto"/>
                <w:left w:val="none" w:sz="0" w:space="0" w:color="auto"/>
                <w:bottom w:val="none" w:sz="0" w:space="0" w:color="auto"/>
                <w:right w:val="none" w:sz="0" w:space="0" w:color="auto"/>
              </w:divBdr>
            </w:div>
            <w:div w:id="758252257">
              <w:marLeft w:val="0"/>
              <w:marRight w:val="0"/>
              <w:marTop w:val="0"/>
              <w:marBottom w:val="0"/>
              <w:divBdr>
                <w:top w:val="none" w:sz="0" w:space="0" w:color="auto"/>
                <w:left w:val="none" w:sz="0" w:space="0" w:color="auto"/>
                <w:bottom w:val="none" w:sz="0" w:space="0" w:color="auto"/>
                <w:right w:val="none" w:sz="0" w:space="0" w:color="auto"/>
              </w:divBdr>
            </w:div>
            <w:div w:id="2012221091">
              <w:marLeft w:val="0"/>
              <w:marRight w:val="0"/>
              <w:marTop w:val="0"/>
              <w:marBottom w:val="0"/>
              <w:divBdr>
                <w:top w:val="none" w:sz="0" w:space="0" w:color="auto"/>
                <w:left w:val="none" w:sz="0" w:space="0" w:color="auto"/>
                <w:bottom w:val="none" w:sz="0" w:space="0" w:color="auto"/>
                <w:right w:val="none" w:sz="0" w:space="0" w:color="auto"/>
              </w:divBdr>
            </w:div>
            <w:div w:id="448932097">
              <w:marLeft w:val="0"/>
              <w:marRight w:val="0"/>
              <w:marTop w:val="0"/>
              <w:marBottom w:val="0"/>
              <w:divBdr>
                <w:top w:val="none" w:sz="0" w:space="0" w:color="auto"/>
                <w:left w:val="none" w:sz="0" w:space="0" w:color="auto"/>
                <w:bottom w:val="none" w:sz="0" w:space="0" w:color="auto"/>
                <w:right w:val="none" w:sz="0" w:space="0" w:color="auto"/>
              </w:divBdr>
            </w:div>
            <w:div w:id="245724727">
              <w:marLeft w:val="0"/>
              <w:marRight w:val="0"/>
              <w:marTop w:val="0"/>
              <w:marBottom w:val="0"/>
              <w:divBdr>
                <w:top w:val="none" w:sz="0" w:space="0" w:color="auto"/>
                <w:left w:val="none" w:sz="0" w:space="0" w:color="auto"/>
                <w:bottom w:val="none" w:sz="0" w:space="0" w:color="auto"/>
                <w:right w:val="none" w:sz="0" w:space="0" w:color="auto"/>
              </w:divBdr>
            </w:div>
            <w:div w:id="1431272602">
              <w:marLeft w:val="0"/>
              <w:marRight w:val="0"/>
              <w:marTop w:val="0"/>
              <w:marBottom w:val="0"/>
              <w:divBdr>
                <w:top w:val="none" w:sz="0" w:space="0" w:color="auto"/>
                <w:left w:val="none" w:sz="0" w:space="0" w:color="auto"/>
                <w:bottom w:val="none" w:sz="0" w:space="0" w:color="auto"/>
                <w:right w:val="none" w:sz="0" w:space="0" w:color="auto"/>
              </w:divBdr>
            </w:div>
            <w:div w:id="1176727541">
              <w:marLeft w:val="0"/>
              <w:marRight w:val="0"/>
              <w:marTop w:val="0"/>
              <w:marBottom w:val="0"/>
              <w:divBdr>
                <w:top w:val="none" w:sz="0" w:space="0" w:color="auto"/>
                <w:left w:val="none" w:sz="0" w:space="0" w:color="auto"/>
                <w:bottom w:val="none" w:sz="0" w:space="0" w:color="auto"/>
                <w:right w:val="none" w:sz="0" w:space="0" w:color="auto"/>
              </w:divBdr>
            </w:div>
            <w:div w:id="712385301">
              <w:marLeft w:val="0"/>
              <w:marRight w:val="0"/>
              <w:marTop w:val="0"/>
              <w:marBottom w:val="0"/>
              <w:divBdr>
                <w:top w:val="none" w:sz="0" w:space="0" w:color="auto"/>
                <w:left w:val="none" w:sz="0" w:space="0" w:color="auto"/>
                <w:bottom w:val="none" w:sz="0" w:space="0" w:color="auto"/>
                <w:right w:val="none" w:sz="0" w:space="0" w:color="auto"/>
              </w:divBdr>
            </w:div>
            <w:div w:id="1633823903">
              <w:marLeft w:val="0"/>
              <w:marRight w:val="0"/>
              <w:marTop w:val="0"/>
              <w:marBottom w:val="0"/>
              <w:divBdr>
                <w:top w:val="none" w:sz="0" w:space="0" w:color="auto"/>
                <w:left w:val="none" w:sz="0" w:space="0" w:color="auto"/>
                <w:bottom w:val="none" w:sz="0" w:space="0" w:color="auto"/>
                <w:right w:val="none" w:sz="0" w:space="0" w:color="auto"/>
              </w:divBdr>
            </w:div>
            <w:div w:id="1827933187">
              <w:marLeft w:val="0"/>
              <w:marRight w:val="0"/>
              <w:marTop w:val="0"/>
              <w:marBottom w:val="0"/>
              <w:divBdr>
                <w:top w:val="none" w:sz="0" w:space="0" w:color="auto"/>
                <w:left w:val="none" w:sz="0" w:space="0" w:color="auto"/>
                <w:bottom w:val="none" w:sz="0" w:space="0" w:color="auto"/>
                <w:right w:val="none" w:sz="0" w:space="0" w:color="auto"/>
              </w:divBdr>
            </w:div>
            <w:div w:id="1786074933">
              <w:marLeft w:val="0"/>
              <w:marRight w:val="0"/>
              <w:marTop w:val="0"/>
              <w:marBottom w:val="0"/>
              <w:divBdr>
                <w:top w:val="none" w:sz="0" w:space="0" w:color="auto"/>
                <w:left w:val="none" w:sz="0" w:space="0" w:color="auto"/>
                <w:bottom w:val="none" w:sz="0" w:space="0" w:color="auto"/>
                <w:right w:val="none" w:sz="0" w:space="0" w:color="auto"/>
              </w:divBdr>
            </w:div>
            <w:div w:id="706637452">
              <w:marLeft w:val="0"/>
              <w:marRight w:val="0"/>
              <w:marTop w:val="0"/>
              <w:marBottom w:val="0"/>
              <w:divBdr>
                <w:top w:val="none" w:sz="0" w:space="0" w:color="auto"/>
                <w:left w:val="none" w:sz="0" w:space="0" w:color="auto"/>
                <w:bottom w:val="none" w:sz="0" w:space="0" w:color="auto"/>
                <w:right w:val="none" w:sz="0" w:space="0" w:color="auto"/>
              </w:divBdr>
            </w:div>
            <w:div w:id="1790776497">
              <w:marLeft w:val="0"/>
              <w:marRight w:val="0"/>
              <w:marTop w:val="0"/>
              <w:marBottom w:val="0"/>
              <w:divBdr>
                <w:top w:val="none" w:sz="0" w:space="0" w:color="auto"/>
                <w:left w:val="none" w:sz="0" w:space="0" w:color="auto"/>
                <w:bottom w:val="none" w:sz="0" w:space="0" w:color="auto"/>
                <w:right w:val="none" w:sz="0" w:space="0" w:color="auto"/>
              </w:divBdr>
              <w:divsChild>
                <w:div w:id="398983554">
                  <w:marLeft w:val="0"/>
                  <w:marRight w:val="0"/>
                  <w:marTop w:val="0"/>
                  <w:marBottom w:val="0"/>
                  <w:divBdr>
                    <w:top w:val="none" w:sz="0" w:space="0" w:color="auto"/>
                    <w:left w:val="none" w:sz="0" w:space="0" w:color="auto"/>
                    <w:bottom w:val="none" w:sz="0" w:space="0" w:color="auto"/>
                    <w:right w:val="none" w:sz="0" w:space="0" w:color="auto"/>
                  </w:divBdr>
                </w:div>
                <w:div w:id="1591348112">
                  <w:marLeft w:val="0"/>
                  <w:marRight w:val="0"/>
                  <w:marTop w:val="0"/>
                  <w:marBottom w:val="0"/>
                  <w:divBdr>
                    <w:top w:val="none" w:sz="0" w:space="0" w:color="auto"/>
                    <w:left w:val="none" w:sz="0" w:space="0" w:color="auto"/>
                    <w:bottom w:val="none" w:sz="0" w:space="0" w:color="auto"/>
                    <w:right w:val="none" w:sz="0" w:space="0" w:color="auto"/>
                  </w:divBdr>
                </w:div>
                <w:div w:id="493684649">
                  <w:marLeft w:val="0"/>
                  <w:marRight w:val="0"/>
                  <w:marTop w:val="0"/>
                  <w:marBottom w:val="0"/>
                  <w:divBdr>
                    <w:top w:val="none" w:sz="0" w:space="0" w:color="auto"/>
                    <w:left w:val="none" w:sz="0" w:space="0" w:color="auto"/>
                    <w:bottom w:val="none" w:sz="0" w:space="0" w:color="auto"/>
                    <w:right w:val="none" w:sz="0" w:space="0" w:color="auto"/>
                  </w:divBdr>
                </w:div>
                <w:div w:id="1811051925">
                  <w:marLeft w:val="0"/>
                  <w:marRight w:val="0"/>
                  <w:marTop w:val="0"/>
                  <w:marBottom w:val="0"/>
                  <w:divBdr>
                    <w:top w:val="none" w:sz="0" w:space="0" w:color="auto"/>
                    <w:left w:val="none" w:sz="0" w:space="0" w:color="auto"/>
                    <w:bottom w:val="none" w:sz="0" w:space="0" w:color="auto"/>
                    <w:right w:val="none" w:sz="0" w:space="0" w:color="auto"/>
                  </w:divBdr>
                </w:div>
                <w:div w:id="153112064">
                  <w:marLeft w:val="0"/>
                  <w:marRight w:val="0"/>
                  <w:marTop w:val="0"/>
                  <w:marBottom w:val="0"/>
                  <w:divBdr>
                    <w:top w:val="none" w:sz="0" w:space="0" w:color="auto"/>
                    <w:left w:val="none" w:sz="0" w:space="0" w:color="auto"/>
                    <w:bottom w:val="none" w:sz="0" w:space="0" w:color="auto"/>
                    <w:right w:val="none" w:sz="0" w:space="0" w:color="auto"/>
                  </w:divBdr>
                </w:div>
                <w:div w:id="1808351370">
                  <w:marLeft w:val="0"/>
                  <w:marRight w:val="0"/>
                  <w:marTop w:val="0"/>
                  <w:marBottom w:val="0"/>
                  <w:divBdr>
                    <w:top w:val="none" w:sz="0" w:space="0" w:color="auto"/>
                    <w:left w:val="none" w:sz="0" w:space="0" w:color="auto"/>
                    <w:bottom w:val="none" w:sz="0" w:space="0" w:color="auto"/>
                    <w:right w:val="none" w:sz="0" w:space="0" w:color="auto"/>
                  </w:divBdr>
                </w:div>
                <w:div w:id="2046590315">
                  <w:marLeft w:val="0"/>
                  <w:marRight w:val="0"/>
                  <w:marTop w:val="0"/>
                  <w:marBottom w:val="0"/>
                  <w:divBdr>
                    <w:top w:val="none" w:sz="0" w:space="0" w:color="auto"/>
                    <w:left w:val="none" w:sz="0" w:space="0" w:color="auto"/>
                    <w:bottom w:val="none" w:sz="0" w:space="0" w:color="auto"/>
                    <w:right w:val="none" w:sz="0" w:space="0" w:color="auto"/>
                  </w:divBdr>
                </w:div>
                <w:div w:id="428550045">
                  <w:marLeft w:val="0"/>
                  <w:marRight w:val="0"/>
                  <w:marTop w:val="0"/>
                  <w:marBottom w:val="0"/>
                  <w:divBdr>
                    <w:top w:val="none" w:sz="0" w:space="0" w:color="auto"/>
                    <w:left w:val="none" w:sz="0" w:space="0" w:color="auto"/>
                    <w:bottom w:val="none" w:sz="0" w:space="0" w:color="auto"/>
                    <w:right w:val="none" w:sz="0" w:space="0" w:color="auto"/>
                  </w:divBdr>
                </w:div>
                <w:div w:id="1193298304">
                  <w:marLeft w:val="0"/>
                  <w:marRight w:val="0"/>
                  <w:marTop w:val="0"/>
                  <w:marBottom w:val="0"/>
                  <w:divBdr>
                    <w:top w:val="none" w:sz="0" w:space="0" w:color="auto"/>
                    <w:left w:val="none" w:sz="0" w:space="0" w:color="auto"/>
                    <w:bottom w:val="none" w:sz="0" w:space="0" w:color="auto"/>
                    <w:right w:val="none" w:sz="0" w:space="0" w:color="auto"/>
                  </w:divBdr>
                </w:div>
                <w:div w:id="1340236815">
                  <w:marLeft w:val="0"/>
                  <w:marRight w:val="0"/>
                  <w:marTop w:val="0"/>
                  <w:marBottom w:val="0"/>
                  <w:divBdr>
                    <w:top w:val="none" w:sz="0" w:space="0" w:color="auto"/>
                    <w:left w:val="none" w:sz="0" w:space="0" w:color="auto"/>
                    <w:bottom w:val="none" w:sz="0" w:space="0" w:color="auto"/>
                    <w:right w:val="none" w:sz="0" w:space="0" w:color="auto"/>
                  </w:divBdr>
                </w:div>
                <w:div w:id="721056658">
                  <w:marLeft w:val="0"/>
                  <w:marRight w:val="0"/>
                  <w:marTop w:val="0"/>
                  <w:marBottom w:val="0"/>
                  <w:divBdr>
                    <w:top w:val="none" w:sz="0" w:space="0" w:color="auto"/>
                    <w:left w:val="none" w:sz="0" w:space="0" w:color="auto"/>
                    <w:bottom w:val="none" w:sz="0" w:space="0" w:color="auto"/>
                    <w:right w:val="none" w:sz="0" w:space="0" w:color="auto"/>
                  </w:divBdr>
                </w:div>
                <w:div w:id="1228150403">
                  <w:marLeft w:val="0"/>
                  <w:marRight w:val="0"/>
                  <w:marTop w:val="0"/>
                  <w:marBottom w:val="0"/>
                  <w:divBdr>
                    <w:top w:val="none" w:sz="0" w:space="0" w:color="auto"/>
                    <w:left w:val="none" w:sz="0" w:space="0" w:color="auto"/>
                    <w:bottom w:val="none" w:sz="0" w:space="0" w:color="auto"/>
                    <w:right w:val="none" w:sz="0" w:space="0" w:color="auto"/>
                  </w:divBdr>
                </w:div>
                <w:div w:id="562257838">
                  <w:marLeft w:val="0"/>
                  <w:marRight w:val="0"/>
                  <w:marTop w:val="0"/>
                  <w:marBottom w:val="0"/>
                  <w:divBdr>
                    <w:top w:val="none" w:sz="0" w:space="0" w:color="auto"/>
                    <w:left w:val="none" w:sz="0" w:space="0" w:color="auto"/>
                    <w:bottom w:val="none" w:sz="0" w:space="0" w:color="auto"/>
                    <w:right w:val="none" w:sz="0" w:space="0" w:color="auto"/>
                  </w:divBdr>
                </w:div>
                <w:div w:id="732701180">
                  <w:marLeft w:val="0"/>
                  <w:marRight w:val="0"/>
                  <w:marTop w:val="0"/>
                  <w:marBottom w:val="0"/>
                  <w:divBdr>
                    <w:top w:val="none" w:sz="0" w:space="0" w:color="auto"/>
                    <w:left w:val="none" w:sz="0" w:space="0" w:color="auto"/>
                    <w:bottom w:val="none" w:sz="0" w:space="0" w:color="auto"/>
                    <w:right w:val="none" w:sz="0" w:space="0" w:color="auto"/>
                  </w:divBdr>
                </w:div>
                <w:div w:id="1139155564">
                  <w:marLeft w:val="0"/>
                  <w:marRight w:val="0"/>
                  <w:marTop w:val="0"/>
                  <w:marBottom w:val="0"/>
                  <w:divBdr>
                    <w:top w:val="none" w:sz="0" w:space="0" w:color="auto"/>
                    <w:left w:val="none" w:sz="0" w:space="0" w:color="auto"/>
                    <w:bottom w:val="none" w:sz="0" w:space="0" w:color="auto"/>
                    <w:right w:val="none" w:sz="0" w:space="0" w:color="auto"/>
                  </w:divBdr>
                </w:div>
                <w:div w:id="476994196">
                  <w:marLeft w:val="0"/>
                  <w:marRight w:val="0"/>
                  <w:marTop w:val="0"/>
                  <w:marBottom w:val="0"/>
                  <w:divBdr>
                    <w:top w:val="none" w:sz="0" w:space="0" w:color="auto"/>
                    <w:left w:val="none" w:sz="0" w:space="0" w:color="auto"/>
                    <w:bottom w:val="none" w:sz="0" w:space="0" w:color="auto"/>
                    <w:right w:val="none" w:sz="0" w:space="0" w:color="auto"/>
                  </w:divBdr>
                </w:div>
                <w:div w:id="173082186">
                  <w:marLeft w:val="0"/>
                  <w:marRight w:val="0"/>
                  <w:marTop w:val="0"/>
                  <w:marBottom w:val="0"/>
                  <w:divBdr>
                    <w:top w:val="none" w:sz="0" w:space="0" w:color="auto"/>
                    <w:left w:val="none" w:sz="0" w:space="0" w:color="auto"/>
                    <w:bottom w:val="none" w:sz="0" w:space="0" w:color="auto"/>
                    <w:right w:val="none" w:sz="0" w:space="0" w:color="auto"/>
                  </w:divBdr>
                </w:div>
                <w:div w:id="1472554403">
                  <w:marLeft w:val="0"/>
                  <w:marRight w:val="0"/>
                  <w:marTop w:val="0"/>
                  <w:marBottom w:val="0"/>
                  <w:divBdr>
                    <w:top w:val="none" w:sz="0" w:space="0" w:color="auto"/>
                    <w:left w:val="none" w:sz="0" w:space="0" w:color="auto"/>
                    <w:bottom w:val="none" w:sz="0" w:space="0" w:color="auto"/>
                    <w:right w:val="none" w:sz="0" w:space="0" w:color="auto"/>
                  </w:divBdr>
                </w:div>
                <w:div w:id="1235892778">
                  <w:marLeft w:val="0"/>
                  <w:marRight w:val="0"/>
                  <w:marTop w:val="0"/>
                  <w:marBottom w:val="0"/>
                  <w:divBdr>
                    <w:top w:val="none" w:sz="0" w:space="0" w:color="auto"/>
                    <w:left w:val="none" w:sz="0" w:space="0" w:color="auto"/>
                    <w:bottom w:val="none" w:sz="0" w:space="0" w:color="auto"/>
                    <w:right w:val="none" w:sz="0" w:space="0" w:color="auto"/>
                  </w:divBdr>
                </w:div>
                <w:div w:id="1731267689">
                  <w:marLeft w:val="0"/>
                  <w:marRight w:val="0"/>
                  <w:marTop w:val="0"/>
                  <w:marBottom w:val="0"/>
                  <w:divBdr>
                    <w:top w:val="none" w:sz="0" w:space="0" w:color="auto"/>
                    <w:left w:val="none" w:sz="0" w:space="0" w:color="auto"/>
                    <w:bottom w:val="none" w:sz="0" w:space="0" w:color="auto"/>
                    <w:right w:val="none" w:sz="0" w:space="0" w:color="auto"/>
                  </w:divBdr>
                </w:div>
                <w:div w:id="668797466">
                  <w:marLeft w:val="0"/>
                  <w:marRight w:val="0"/>
                  <w:marTop w:val="0"/>
                  <w:marBottom w:val="0"/>
                  <w:divBdr>
                    <w:top w:val="none" w:sz="0" w:space="0" w:color="auto"/>
                    <w:left w:val="none" w:sz="0" w:space="0" w:color="auto"/>
                    <w:bottom w:val="none" w:sz="0" w:space="0" w:color="auto"/>
                    <w:right w:val="none" w:sz="0" w:space="0" w:color="auto"/>
                  </w:divBdr>
                </w:div>
                <w:div w:id="354237584">
                  <w:marLeft w:val="0"/>
                  <w:marRight w:val="0"/>
                  <w:marTop w:val="0"/>
                  <w:marBottom w:val="0"/>
                  <w:divBdr>
                    <w:top w:val="none" w:sz="0" w:space="0" w:color="auto"/>
                    <w:left w:val="none" w:sz="0" w:space="0" w:color="auto"/>
                    <w:bottom w:val="none" w:sz="0" w:space="0" w:color="auto"/>
                    <w:right w:val="none" w:sz="0" w:space="0" w:color="auto"/>
                  </w:divBdr>
                </w:div>
                <w:div w:id="211308930">
                  <w:marLeft w:val="0"/>
                  <w:marRight w:val="0"/>
                  <w:marTop w:val="0"/>
                  <w:marBottom w:val="0"/>
                  <w:divBdr>
                    <w:top w:val="none" w:sz="0" w:space="0" w:color="auto"/>
                    <w:left w:val="none" w:sz="0" w:space="0" w:color="auto"/>
                    <w:bottom w:val="none" w:sz="0" w:space="0" w:color="auto"/>
                    <w:right w:val="none" w:sz="0" w:space="0" w:color="auto"/>
                  </w:divBdr>
                </w:div>
                <w:div w:id="381248497">
                  <w:marLeft w:val="0"/>
                  <w:marRight w:val="0"/>
                  <w:marTop w:val="0"/>
                  <w:marBottom w:val="0"/>
                  <w:divBdr>
                    <w:top w:val="none" w:sz="0" w:space="0" w:color="auto"/>
                    <w:left w:val="none" w:sz="0" w:space="0" w:color="auto"/>
                    <w:bottom w:val="none" w:sz="0" w:space="0" w:color="auto"/>
                    <w:right w:val="none" w:sz="0" w:space="0" w:color="auto"/>
                  </w:divBdr>
                </w:div>
                <w:div w:id="1241059570">
                  <w:marLeft w:val="0"/>
                  <w:marRight w:val="0"/>
                  <w:marTop w:val="0"/>
                  <w:marBottom w:val="0"/>
                  <w:divBdr>
                    <w:top w:val="none" w:sz="0" w:space="0" w:color="auto"/>
                    <w:left w:val="none" w:sz="0" w:space="0" w:color="auto"/>
                    <w:bottom w:val="none" w:sz="0" w:space="0" w:color="auto"/>
                    <w:right w:val="none" w:sz="0" w:space="0" w:color="auto"/>
                  </w:divBdr>
                </w:div>
                <w:div w:id="520315156">
                  <w:marLeft w:val="0"/>
                  <w:marRight w:val="0"/>
                  <w:marTop w:val="0"/>
                  <w:marBottom w:val="0"/>
                  <w:divBdr>
                    <w:top w:val="none" w:sz="0" w:space="0" w:color="auto"/>
                    <w:left w:val="none" w:sz="0" w:space="0" w:color="auto"/>
                    <w:bottom w:val="none" w:sz="0" w:space="0" w:color="auto"/>
                    <w:right w:val="none" w:sz="0" w:space="0" w:color="auto"/>
                  </w:divBdr>
                </w:div>
                <w:div w:id="1616525021">
                  <w:marLeft w:val="0"/>
                  <w:marRight w:val="0"/>
                  <w:marTop w:val="0"/>
                  <w:marBottom w:val="0"/>
                  <w:divBdr>
                    <w:top w:val="none" w:sz="0" w:space="0" w:color="auto"/>
                    <w:left w:val="none" w:sz="0" w:space="0" w:color="auto"/>
                    <w:bottom w:val="none" w:sz="0" w:space="0" w:color="auto"/>
                    <w:right w:val="none" w:sz="0" w:space="0" w:color="auto"/>
                  </w:divBdr>
                </w:div>
                <w:div w:id="1253509160">
                  <w:marLeft w:val="0"/>
                  <w:marRight w:val="0"/>
                  <w:marTop w:val="0"/>
                  <w:marBottom w:val="0"/>
                  <w:divBdr>
                    <w:top w:val="none" w:sz="0" w:space="0" w:color="auto"/>
                    <w:left w:val="none" w:sz="0" w:space="0" w:color="auto"/>
                    <w:bottom w:val="none" w:sz="0" w:space="0" w:color="auto"/>
                    <w:right w:val="none" w:sz="0" w:space="0" w:color="auto"/>
                  </w:divBdr>
                </w:div>
                <w:div w:id="2045860311">
                  <w:marLeft w:val="0"/>
                  <w:marRight w:val="0"/>
                  <w:marTop w:val="0"/>
                  <w:marBottom w:val="0"/>
                  <w:divBdr>
                    <w:top w:val="none" w:sz="0" w:space="0" w:color="auto"/>
                    <w:left w:val="none" w:sz="0" w:space="0" w:color="auto"/>
                    <w:bottom w:val="none" w:sz="0" w:space="0" w:color="auto"/>
                    <w:right w:val="none" w:sz="0" w:space="0" w:color="auto"/>
                  </w:divBdr>
                </w:div>
                <w:div w:id="863132729">
                  <w:marLeft w:val="0"/>
                  <w:marRight w:val="0"/>
                  <w:marTop w:val="0"/>
                  <w:marBottom w:val="0"/>
                  <w:divBdr>
                    <w:top w:val="none" w:sz="0" w:space="0" w:color="auto"/>
                    <w:left w:val="none" w:sz="0" w:space="0" w:color="auto"/>
                    <w:bottom w:val="none" w:sz="0" w:space="0" w:color="auto"/>
                    <w:right w:val="none" w:sz="0" w:space="0" w:color="auto"/>
                  </w:divBdr>
                </w:div>
              </w:divsChild>
            </w:div>
            <w:div w:id="1360928744">
              <w:marLeft w:val="0"/>
              <w:marRight w:val="0"/>
              <w:marTop w:val="0"/>
              <w:marBottom w:val="0"/>
              <w:divBdr>
                <w:top w:val="none" w:sz="0" w:space="0" w:color="auto"/>
                <w:left w:val="none" w:sz="0" w:space="0" w:color="auto"/>
                <w:bottom w:val="none" w:sz="0" w:space="0" w:color="auto"/>
                <w:right w:val="none" w:sz="0" w:space="0" w:color="auto"/>
              </w:divBdr>
            </w:div>
            <w:div w:id="187178548">
              <w:marLeft w:val="0"/>
              <w:marRight w:val="0"/>
              <w:marTop w:val="0"/>
              <w:marBottom w:val="0"/>
              <w:divBdr>
                <w:top w:val="none" w:sz="0" w:space="0" w:color="auto"/>
                <w:left w:val="none" w:sz="0" w:space="0" w:color="auto"/>
                <w:bottom w:val="none" w:sz="0" w:space="0" w:color="auto"/>
                <w:right w:val="none" w:sz="0" w:space="0" w:color="auto"/>
              </w:divBdr>
            </w:div>
            <w:div w:id="1074666753">
              <w:marLeft w:val="0"/>
              <w:marRight w:val="0"/>
              <w:marTop w:val="0"/>
              <w:marBottom w:val="0"/>
              <w:divBdr>
                <w:top w:val="none" w:sz="0" w:space="0" w:color="auto"/>
                <w:left w:val="none" w:sz="0" w:space="0" w:color="auto"/>
                <w:bottom w:val="none" w:sz="0" w:space="0" w:color="auto"/>
                <w:right w:val="none" w:sz="0" w:space="0" w:color="auto"/>
              </w:divBdr>
            </w:div>
            <w:div w:id="1073356506">
              <w:marLeft w:val="0"/>
              <w:marRight w:val="0"/>
              <w:marTop w:val="0"/>
              <w:marBottom w:val="0"/>
              <w:divBdr>
                <w:top w:val="none" w:sz="0" w:space="0" w:color="auto"/>
                <w:left w:val="none" w:sz="0" w:space="0" w:color="auto"/>
                <w:bottom w:val="none" w:sz="0" w:space="0" w:color="auto"/>
                <w:right w:val="none" w:sz="0" w:space="0" w:color="auto"/>
              </w:divBdr>
            </w:div>
            <w:div w:id="796073099">
              <w:marLeft w:val="0"/>
              <w:marRight w:val="0"/>
              <w:marTop w:val="0"/>
              <w:marBottom w:val="0"/>
              <w:divBdr>
                <w:top w:val="none" w:sz="0" w:space="0" w:color="auto"/>
                <w:left w:val="none" w:sz="0" w:space="0" w:color="auto"/>
                <w:bottom w:val="none" w:sz="0" w:space="0" w:color="auto"/>
                <w:right w:val="none" w:sz="0" w:space="0" w:color="auto"/>
              </w:divBdr>
            </w:div>
            <w:div w:id="2136631094">
              <w:marLeft w:val="0"/>
              <w:marRight w:val="0"/>
              <w:marTop w:val="0"/>
              <w:marBottom w:val="0"/>
              <w:divBdr>
                <w:top w:val="none" w:sz="0" w:space="0" w:color="auto"/>
                <w:left w:val="none" w:sz="0" w:space="0" w:color="auto"/>
                <w:bottom w:val="none" w:sz="0" w:space="0" w:color="auto"/>
                <w:right w:val="none" w:sz="0" w:space="0" w:color="auto"/>
              </w:divBdr>
            </w:div>
            <w:div w:id="398983638">
              <w:marLeft w:val="0"/>
              <w:marRight w:val="0"/>
              <w:marTop w:val="0"/>
              <w:marBottom w:val="0"/>
              <w:divBdr>
                <w:top w:val="none" w:sz="0" w:space="0" w:color="auto"/>
                <w:left w:val="none" w:sz="0" w:space="0" w:color="auto"/>
                <w:bottom w:val="none" w:sz="0" w:space="0" w:color="auto"/>
                <w:right w:val="none" w:sz="0" w:space="0" w:color="auto"/>
              </w:divBdr>
            </w:div>
            <w:div w:id="1878740082">
              <w:marLeft w:val="0"/>
              <w:marRight w:val="0"/>
              <w:marTop w:val="0"/>
              <w:marBottom w:val="0"/>
              <w:divBdr>
                <w:top w:val="none" w:sz="0" w:space="0" w:color="auto"/>
                <w:left w:val="none" w:sz="0" w:space="0" w:color="auto"/>
                <w:bottom w:val="none" w:sz="0" w:space="0" w:color="auto"/>
                <w:right w:val="none" w:sz="0" w:space="0" w:color="auto"/>
              </w:divBdr>
            </w:div>
            <w:div w:id="1479764183">
              <w:marLeft w:val="0"/>
              <w:marRight w:val="0"/>
              <w:marTop w:val="0"/>
              <w:marBottom w:val="0"/>
              <w:divBdr>
                <w:top w:val="none" w:sz="0" w:space="0" w:color="auto"/>
                <w:left w:val="none" w:sz="0" w:space="0" w:color="auto"/>
                <w:bottom w:val="none" w:sz="0" w:space="0" w:color="auto"/>
                <w:right w:val="none" w:sz="0" w:space="0" w:color="auto"/>
              </w:divBdr>
            </w:div>
            <w:div w:id="459812313">
              <w:marLeft w:val="0"/>
              <w:marRight w:val="0"/>
              <w:marTop w:val="0"/>
              <w:marBottom w:val="0"/>
              <w:divBdr>
                <w:top w:val="none" w:sz="0" w:space="0" w:color="auto"/>
                <w:left w:val="none" w:sz="0" w:space="0" w:color="auto"/>
                <w:bottom w:val="none" w:sz="0" w:space="0" w:color="auto"/>
                <w:right w:val="none" w:sz="0" w:space="0" w:color="auto"/>
              </w:divBdr>
            </w:div>
            <w:div w:id="92212959">
              <w:marLeft w:val="0"/>
              <w:marRight w:val="0"/>
              <w:marTop w:val="0"/>
              <w:marBottom w:val="0"/>
              <w:divBdr>
                <w:top w:val="none" w:sz="0" w:space="0" w:color="auto"/>
                <w:left w:val="none" w:sz="0" w:space="0" w:color="auto"/>
                <w:bottom w:val="none" w:sz="0" w:space="0" w:color="auto"/>
                <w:right w:val="none" w:sz="0" w:space="0" w:color="auto"/>
              </w:divBdr>
            </w:div>
            <w:div w:id="2086371184">
              <w:marLeft w:val="0"/>
              <w:marRight w:val="0"/>
              <w:marTop w:val="0"/>
              <w:marBottom w:val="0"/>
              <w:divBdr>
                <w:top w:val="none" w:sz="0" w:space="0" w:color="auto"/>
                <w:left w:val="none" w:sz="0" w:space="0" w:color="auto"/>
                <w:bottom w:val="none" w:sz="0" w:space="0" w:color="auto"/>
                <w:right w:val="none" w:sz="0" w:space="0" w:color="auto"/>
              </w:divBdr>
            </w:div>
            <w:div w:id="671302727">
              <w:marLeft w:val="0"/>
              <w:marRight w:val="0"/>
              <w:marTop w:val="0"/>
              <w:marBottom w:val="0"/>
              <w:divBdr>
                <w:top w:val="none" w:sz="0" w:space="0" w:color="auto"/>
                <w:left w:val="none" w:sz="0" w:space="0" w:color="auto"/>
                <w:bottom w:val="none" w:sz="0" w:space="0" w:color="auto"/>
                <w:right w:val="none" w:sz="0" w:space="0" w:color="auto"/>
              </w:divBdr>
            </w:div>
            <w:div w:id="1932666830">
              <w:marLeft w:val="0"/>
              <w:marRight w:val="0"/>
              <w:marTop w:val="0"/>
              <w:marBottom w:val="0"/>
              <w:divBdr>
                <w:top w:val="none" w:sz="0" w:space="0" w:color="auto"/>
                <w:left w:val="none" w:sz="0" w:space="0" w:color="auto"/>
                <w:bottom w:val="none" w:sz="0" w:space="0" w:color="auto"/>
                <w:right w:val="none" w:sz="0" w:space="0" w:color="auto"/>
              </w:divBdr>
            </w:div>
            <w:div w:id="411241421">
              <w:marLeft w:val="0"/>
              <w:marRight w:val="0"/>
              <w:marTop w:val="0"/>
              <w:marBottom w:val="0"/>
              <w:divBdr>
                <w:top w:val="none" w:sz="0" w:space="0" w:color="auto"/>
                <w:left w:val="none" w:sz="0" w:space="0" w:color="auto"/>
                <w:bottom w:val="none" w:sz="0" w:space="0" w:color="auto"/>
                <w:right w:val="none" w:sz="0" w:space="0" w:color="auto"/>
              </w:divBdr>
            </w:div>
            <w:div w:id="1239024367">
              <w:marLeft w:val="0"/>
              <w:marRight w:val="0"/>
              <w:marTop w:val="0"/>
              <w:marBottom w:val="0"/>
              <w:divBdr>
                <w:top w:val="none" w:sz="0" w:space="0" w:color="auto"/>
                <w:left w:val="none" w:sz="0" w:space="0" w:color="auto"/>
                <w:bottom w:val="none" w:sz="0" w:space="0" w:color="auto"/>
                <w:right w:val="none" w:sz="0" w:space="0" w:color="auto"/>
              </w:divBdr>
            </w:div>
            <w:div w:id="517697518">
              <w:marLeft w:val="0"/>
              <w:marRight w:val="0"/>
              <w:marTop w:val="0"/>
              <w:marBottom w:val="0"/>
              <w:divBdr>
                <w:top w:val="none" w:sz="0" w:space="0" w:color="auto"/>
                <w:left w:val="none" w:sz="0" w:space="0" w:color="auto"/>
                <w:bottom w:val="none" w:sz="0" w:space="0" w:color="auto"/>
                <w:right w:val="none" w:sz="0" w:space="0" w:color="auto"/>
              </w:divBdr>
            </w:div>
            <w:div w:id="834222372">
              <w:marLeft w:val="0"/>
              <w:marRight w:val="0"/>
              <w:marTop w:val="0"/>
              <w:marBottom w:val="0"/>
              <w:divBdr>
                <w:top w:val="none" w:sz="0" w:space="0" w:color="auto"/>
                <w:left w:val="none" w:sz="0" w:space="0" w:color="auto"/>
                <w:bottom w:val="none" w:sz="0" w:space="0" w:color="auto"/>
                <w:right w:val="none" w:sz="0" w:space="0" w:color="auto"/>
              </w:divBdr>
            </w:div>
            <w:div w:id="949356861">
              <w:marLeft w:val="0"/>
              <w:marRight w:val="0"/>
              <w:marTop w:val="0"/>
              <w:marBottom w:val="0"/>
              <w:divBdr>
                <w:top w:val="none" w:sz="0" w:space="0" w:color="auto"/>
                <w:left w:val="none" w:sz="0" w:space="0" w:color="auto"/>
                <w:bottom w:val="none" w:sz="0" w:space="0" w:color="auto"/>
                <w:right w:val="none" w:sz="0" w:space="0" w:color="auto"/>
              </w:divBdr>
            </w:div>
            <w:div w:id="1887326465">
              <w:marLeft w:val="0"/>
              <w:marRight w:val="0"/>
              <w:marTop w:val="0"/>
              <w:marBottom w:val="0"/>
              <w:divBdr>
                <w:top w:val="none" w:sz="0" w:space="0" w:color="auto"/>
                <w:left w:val="none" w:sz="0" w:space="0" w:color="auto"/>
                <w:bottom w:val="none" w:sz="0" w:space="0" w:color="auto"/>
                <w:right w:val="none" w:sz="0" w:space="0" w:color="auto"/>
              </w:divBdr>
            </w:div>
            <w:div w:id="897396604">
              <w:marLeft w:val="0"/>
              <w:marRight w:val="0"/>
              <w:marTop w:val="0"/>
              <w:marBottom w:val="0"/>
              <w:divBdr>
                <w:top w:val="none" w:sz="0" w:space="0" w:color="auto"/>
                <w:left w:val="none" w:sz="0" w:space="0" w:color="auto"/>
                <w:bottom w:val="none" w:sz="0" w:space="0" w:color="auto"/>
                <w:right w:val="none" w:sz="0" w:space="0" w:color="auto"/>
              </w:divBdr>
            </w:div>
            <w:div w:id="967704981">
              <w:marLeft w:val="0"/>
              <w:marRight w:val="0"/>
              <w:marTop w:val="0"/>
              <w:marBottom w:val="0"/>
              <w:divBdr>
                <w:top w:val="none" w:sz="0" w:space="0" w:color="auto"/>
                <w:left w:val="none" w:sz="0" w:space="0" w:color="auto"/>
                <w:bottom w:val="none" w:sz="0" w:space="0" w:color="auto"/>
                <w:right w:val="none" w:sz="0" w:space="0" w:color="auto"/>
              </w:divBdr>
            </w:div>
            <w:div w:id="874851525">
              <w:marLeft w:val="0"/>
              <w:marRight w:val="0"/>
              <w:marTop w:val="0"/>
              <w:marBottom w:val="0"/>
              <w:divBdr>
                <w:top w:val="none" w:sz="0" w:space="0" w:color="auto"/>
                <w:left w:val="none" w:sz="0" w:space="0" w:color="auto"/>
                <w:bottom w:val="none" w:sz="0" w:space="0" w:color="auto"/>
                <w:right w:val="none" w:sz="0" w:space="0" w:color="auto"/>
              </w:divBdr>
            </w:div>
            <w:div w:id="235481640">
              <w:marLeft w:val="0"/>
              <w:marRight w:val="0"/>
              <w:marTop w:val="0"/>
              <w:marBottom w:val="0"/>
              <w:divBdr>
                <w:top w:val="none" w:sz="0" w:space="0" w:color="auto"/>
                <w:left w:val="none" w:sz="0" w:space="0" w:color="auto"/>
                <w:bottom w:val="none" w:sz="0" w:space="0" w:color="auto"/>
                <w:right w:val="none" w:sz="0" w:space="0" w:color="auto"/>
              </w:divBdr>
            </w:div>
            <w:div w:id="1461530806">
              <w:marLeft w:val="0"/>
              <w:marRight w:val="0"/>
              <w:marTop w:val="0"/>
              <w:marBottom w:val="0"/>
              <w:divBdr>
                <w:top w:val="none" w:sz="0" w:space="0" w:color="auto"/>
                <w:left w:val="none" w:sz="0" w:space="0" w:color="auto"/>
                <w:bottom w:val="none" w:sz="0" w:space="0" w:color="auto"/>
                <w:right w:val="none" w:sz="0" w:space="0" w:color="auto"/>
              </w:divBdr>
            </w:div>
            <w:div w:id="994138752">
              <w:marLeft w:val="0"/>
              <w:marRight w:val="0"/>
              <w:marTop w:val="0"/>
              <w:marBottom w:val="0"/>
              <w:divBdr>
                <w:top w:val="none" w:sz="0" w:space="0" w:color="auto"/>
                <w:left w:val="none" w:sz="0" w:space="0" w:color="auto"/>
                <w:bottom w:val="none" w:sz="0" w:space="0" w:color="auto"/>
                <w:right w:val="none" w:sz="0" w:space="0" w:color="auto"/>
              </w:divBdr>
            </w:div>
            <w:div w:id="69618061">
              <w:marLeft w:val="0"/>
              <w:marRight w:val="0"/>
              <w:marTop w:val="0"/>
              <w:marBottom w:val="0"/>
              <w:divBdr>
                <w:top w:val="none" w:sz="0" w:space="0" w:color="auto"/>
                <w:left w:val="none" w:sz="0" w:space="0" w:color="auto"/>
                <w:bottom w:val="none" w:sz="0" w:space="0" w:color="auto"/>
                <w:right w:val="none" w:sz="0" w:space="0" w:color="auto"/>
              </w:divBdr>
            </w:div>
            <w:div w:id="889801793">
              <w:marLeft w:val="0"/>
              <w:marRight w:val="0"/>
              <w:marTop w:val="0"/>
              <w:marBottom w:val="0"/>
              <w:divBdr>
                <w:top w:val="none" w:sz="0" w:space="0" w:color="auto"/>
                <w:left w:val="none" w:sz="0" w:space="0" w:color="auto"/>
                <w:bottom w:val="none" w:sz="0" w:space="0" w:color="auto"/>
                <w:right w:val="none" w:sz="0" w:space="0" w:color="auto"/>
              </w:divBdr>
            </w:div>
            <w:div w:id="2117745883">
              <w:marLeft w:val="0"/>
              <w:marRight w:val="0"/>
              <w:marTop w:val="0"/>
              <w:marBottom w:val="0"/>
              <w:divBdr>
                <w:top w:val="none" w:sz="0" w:space="0" w:color="auto"/>
                <w:left w:val="none" w:sz="0" w:space="0" w:color="auto"/>
                <w:bottom w:val="none" w:sz="0" w:space="0" w:color="auto"/>
                <w:right w:val="none" w:sz="0" w:space="0" w:color="auto"/>
              </w:divBdr>
            </w:div>
            <w:div w:id="1161233215">
              <w:marLeft w:val="0"/>
              <w:marRight w:val="0"/>
              <w:marTop w:val="0"/>
              <w:marBottom w:val="0"/>
              <w:divBdr>
                <w:top w:val="none" w:sz="0" w:space="0" w:color="auto"/>
                <w:left w:val="none" w:sz="0" w:space="0" w:color="auto"/>
                <w:bottom w:val="none" w:sz="0" w:space="0" w:color="auto"/>
                <w:right w:val="none" w:sz="0" w:space="0" w:color="auto"/>
              </w:divBdr>
            </w:div>
            <w:div w:id="65885725">
              <w:marLeft w:val="0"/>
              <w:marRight w:val="0"/>
              <w:marTop w:val="0"/>
              <w:marBottom w:val="0"/>
              <w:divBdr>
                <w:top w:val="none" w:sz="0" w:space="0" w:color="auto"/>
                <w:left w:val="none" w:sz="0" w:space="0" w:color="auto"/>
                <w:bottom w:val="none" w:sz="0" w:space="0" w:color="auto"/>
                <w:right w:val="none" w:sz="0" w:space="0" w:color="auto"/>
              </w:divBdr>
            </w:div>
            <w:div w:id="897278231">
              <w:marLeft w:val="0"/>
              <w:marRight w:val="0"/>
              <w:marTop w:val="0"/>
              <w:marBottom w:val="0"/>
              <w:divBdr>
                <w:top w:val="none" w:sz="0" w:space="0" w:color="auto"/>
                <w:left w:val="none" w:sz="0" w:space="0" w:color="auto"/>
                <w:bottom w:val="none" w:sz="0" w:space="0" w:color="auto"/>
                <w:right w:val="none" w:sz="0" w:space="0" w:color="auto"/>
              </w:divBdr>
            </w:div>
            <w:div w:id="1283878429">
              <w:marLeft w:val="0"/>
              <w:marRight w:val="0"/>
              <w:marTop w:val="0"/>
              <w:marBottom w:val="0"/>
              <w:divBdr>
                <w:top w:val="none" w:sz="0" w:space="0" w:color="auto"/>
                <w:left w:val="none" w:sz="0" w:space="0" w:color="auto"/>
                <w:bottom w:val="none" w:sz="0" w:space="0" w:color="auto"/>
                <w:right w:val="none" w:sz="0" w:space="0" w:color="auto"/>
              </w:divBdr>
            </w:div>
            <w:div w:id="2061902558">
              <w:marLeft w:val="0"/>
              <w:marRight w:val="0"/>
              <w:marTop w:val="0"/>
              <w:marBottom w:val="0"/>
              <w:divBdr>
                <w:top w:val="none" w:sz="0" w:space="0" w:color="auto"/>
                <w:left w:val="none" w:sz="0" w:space="0" w:color="auto"/>
                <w:bottom w:val="none" w:sz="0" w:space="0" w:color="auto"/>
                <w:right w:val="none" w:sz="0" w:space="0" w:color="auto"/>
              </w:divBdr>
            </w:div>
            <w:div w:id="856040941">
              <w:marLeft w:val="0"/>
              <w:marRight w:val="0"/>
              <w:marTop w:val="0"/>
              <w:marBottom w:val="0"/>
              <w:divBdr>
                <w:top w:val="none" w:sz="0" w:space="0" w:color="auto"/>
                <w:left w:val="none" w:sz="0" w:space="0" w:color="auto"/>
                <w:bottom w:val="none" w:sz="0" w:space="0" w:color="auto"/>
                <w:right w:val="none" w:sz="0" w:space="0" w:color="auto"/>
              </w:divBdr>
            </w:div>
            <w:div w:id="272783189">
              <w:marLeft w:val="0"/>
              <w:marRight w:val="0"/>
              <w:marTop w:val="0"/>
              <w:marBottom w:val="0"/>
              <w:divBdr>
                <w:top w:val="none" w:sz="0" w:space="0" w:color="auto"/>
                <w:left w:val="none" w:sz="0" w:space="0" w:color="auto"/>
                <w:bottom w:val="none" w:sz="0" w:space="0" w:color="auto"/>
                <w:right w:val="none" w:sz="0" w:space="0" w:color="auto"/>
              </w:divBdr>
            </w:div>
            <w:div w:id="206334274">
              <w:marLeft w:val="0"/>
              <w:marRight w:val="0"/>
              <w:marTop w:val="0"/>
              <w:marBottom w:val="0"/>
              <w:divBdr>
                <w:top w:val="none" w:sz="0" w:space="0" w:color="auto"/>
                <w:left w:val="none" w:sz="0" w:space="0" w:color="auto"/>
                <w:bottom w:val="none" w:sz="0" w:space="0" w:color="auto"/>
                <w:right w:val="none" w:sz="0" w:space="0" w:color="auto"/>
              </w:divBdr>
            </w:div>
            <w:div w:id="503057568">
              <w:marLeft w:val="0"/>
              <w:marRight w:val="0"/>
              <w:marTop w:val="0"/>
              <w:marBottom w:val="0"/>
              <w:divBdr>
                <w:top w:val="none" w:sz="0" w:space="0" w:color="auto"/>
                <w:left w:val="none" w:sz="0" w:space="0" w:color="auto"/>
                <w:bottom w:val="none" w:sz="0" w:space="0" w:color="auto"/>
                <w:right w:val="none" w:sz="0" w:space="0" w:color="auto"/>
              </w:divBdr>
            </w:div>
            <w:div w:id="1455827466">
              <w:marLeft w:val="0"/>
              <w:marRight w:val="0"/>
              <w:marTop w:val="0"/>
              <w:marBottom w:val="0"/>
              <w:divBdr>
                <w:top w:val="none" w:sz="0" w:space="0" w:color="auto"/>
                <w:left w:val="none" w:sz="0" w:space="0" w:color="auto"/>
                <w:bottom w:val="none" w:sz="0" w:space="0" w:color="auto"/>
                <w:right w:val="none" w:sz="0" w:space="0" w:color="auto"/>
              </w:divBdr>
            </w:div>
            <w:div w:id="1521427893">
              <w:marLeft w:val="0"/>
              <w:marRight w:val="0"/>
              <w:marTop w:val="0"/>
              <w:marBottom w:val="0"/>
              <w:divBdr>
                <w:top w:val="none" w:sz="0" w:space="0" w:color="auto"/>
                <w:left w:val="none" w:sz="0" w:space="0" w:color="auto"/>
                <w:bottom w:val="none" w:sz="0" w:space="0" w:color="auto"/>
                <w:right w:val="none" w:sz="0" w:space="0" w:color="auto"/>
              </w:divBdr>
            </w:div>
            <w:div w:id="525141742">
              <w:marLeft w:val="0"/>
              <w:marRight w:val="0"/>
              <w:marTop w:val="0"/>
              <w:marBottom w:val="0"/>
              <w:divBdr>
                <w:top w:val="none" w:sz="0" w:space="0" w:color="auto"/>
                <w:left w:val="none" w:sz="0" w:space="0" w:color="auto"/>
                <w:bottom w:val="none" w:sz="0" w:space="0" w:color="auto"/>
                <w:right w:val="none" w:sz="0" w:space="0" w:color="auto"/>
              </w:divBdr>
            </w:div>
            <w:div w:id="1701974827">
              <w:marLeft w:val="0"/>
              <w:marRight w:val="0"/>
              <w:marTop w:val="0"/>
              <w:marBottom w:val="0"/>
              <w:divBdr>
                <w:top w:val="none" w:sz="0" w:space="0" w:color="auto"/>
                <w:left w:val="none" w:sz="0" w:space="0" w:color="auto"/>
                <w:bottom w:val="none" w:sz="0" w:space="0" w:color="auto"/>
                <w:right w:val="none" w:sz="0" w:space="0" w:color="auto"/>
              </w:divBdr>
            </w:div>
            <w:div w:id="1899315451">
              <w:marLeft w:val="0"/>
              <w:marRight w:val="0"/>
              <w:marTop w:val="0"/>
              <w:marBottom w:val="0"/>
              <w:divBdr>
                <w:top w:val="none" w:sz="0" w:space="0" w:color="auto"/>
                <w:left w:val="none" w:sz="0" w:space="0" w:color="auto"/>
                <w:bottom w:val="none" w:sz="0" w:space="0" w:color="auto"/>
                <w:right w:val="none" w:sz="0" w:space="0" w:color="auto"/>
              </w:divBdr>
            </w:div>
            <w:div w:id="1972633708">
              <w:marLeft w:val="0"/>
              <w:marRight w:val="0"/>
              <w:marTop w:val="0"/>
              <w:marBottom w:val="0"/>
              <w:divBdr>
                <w:top w:val="none" w:sz="0" w:space="0" w:color="auto"/>
                <w:left w:val="none" w:sz="0" w:space="0" w:color="auto"/>
                <w:bottom w:val="none" w:sz="0" w:space="0" w:color="auto"/>
                <w:right w:val="none" w:sz="0" w:space="0" w:color="auto"/>
              </w:divBdr>
            </w:div>
            <w:div w:id="816997834">
              <w:marLeft w:val="0"/>
              <w:marRight w:val="0"/>
              <w:marTop w:val="0"/>
              <w:marBottom w:val="0"/>
              <w:divBdr>
                <w:top w:val="none" w:sz="0" w:space="0" w:color="auto"/>
                <w:left w:val="none" w:sz="0" w:space="0" w:color="auto"/>
                <w:bottom w:val="none" w:sz="0" w:space="0" w:color="auto"/>
                <w:right w:val="none" w:sz="0" w:space="0" w:color="auto"/>
              </w:divBdr>
            </w:div>
            <w:div w:id="636885288">
              <w:marLeft w:val="0"/>
              <w:marRight w:val="0"/>
              <w:marTop w:val="0"/>
              <w:marBottom w:val="0"/>
              <w:divBdr>
                <w:top w:val="none" w:sz="0" w:space="0" w:color="auto"/>
                <w:left w:val="none" w:sz="0" w:space="0" w:color="auto"/>
                <w:bottom w:val="none" w:sz="0" w:space="0" w:color="auto"/>
                <w:right w:val="none" w:sz="0" w:space="0" w:color="auto"/>
              </w:divBdr>
            </w:div>
            <w:div w:id="409742420">
              <w:marLeft w:val="0"/>
              <w:marRight w:val="0"/>
              <w:marTop w:val="0"/>
              <w:marBottom w:val="0"/>
              <w:divBdr>
                <w:top w:val="none" w:sz="0" w:space="0" w:color="auto"/>
                <w:left w:val="none" w:sz="0" w:space="0" w:color="auto"/>
                <w:bottom w:val="none" w:sz="0" w:space="0" w:color="auto"/>
                <w:right w:val="none" w:sz="0" w:space="0" w:color="auto"/>
              </w:divBdr>
            </w:div>
            <w:div w:id="952860471">
              <w:marLeft w:val="0"/>
              <w:marRight w:val="0"/>
              <w:marTop w:val="0"/>
              <w:marBottom w:val="0"/>
              <w:divBdr>
                <w:top w:val="none" w:sz="0" w:space="0" w:color="auto"/>
                <w:left w:val="none" w:sz="0" w:space="0" w:color="auto"/>
                <w:bottom w:val="none" w:sz="0" w:space="0" w:color="auto"/>
                <w:right w:val="none" w:sz="0" w:space="0" w:color="auto"/>
              </w:divBdr>
            </w:div>
            <w:div w:id="186868542">
              <w:marLeft w:val="0"/>
              <w:marRight w:val="0"/>
              <w:marTop w:val="0"/>
              <w:marBottom w:val="0"/>
              <w:divBdr>
                <w:top w:val="none" w:sz="0" w:space="0" w:color="auto"/>
                <w:left w:val="none" w:sz="0" w:space="0" w:color="auto"/>
                <w:bottom w:val="none" w:sz="0" w:space="0" w:color="auto"/>
                <w:right w:val="none" w:sz="0" w:space="0" w:color="auto"/>
              </w:divBdr>
            </w:div>
            <w:div w:id="1693336672">
              <w:marLeft w:val="0"/>
              <w:marRight w:val="0"/>
              <w:marTop w:val="0"/>
              <w:marBottom w:val="0"/>
              <w:divBdr>
                <w:top w:val="none" w:sz="0" w:space="0" w:color="auto"/>
                <w:left w:val="none" w:sz="0" w:space="0" w:color="auto"/>
                <w:bottom w:val="none" w:sz="0" w:space="0" w:color="auto"/>
                <w:right w:val="none" w:sz="0" w:space="0" w:color="auto"/>
              </w:divBdr>
            </w:div>
            <w:div w:id="1098452101">
              <w:marLeft w:val="0"/>
              <w:marRight w:val="0"/>
              <w:marTop w:val="0"/>
              <w:marBottom w:val="0"/>
              <w:divBdr>
                <w:top w:val="none" w:sz="0" w:space="0" w:color="auto"/>
                <w:left w:val="none" w:sz="0" w:space="0" w:color="auto"/>
                <w:bottom w:val="none" w:sz="0" w:space="0" w:color="auto"/>
                <w:right w:val="none" w:sz="0" w:space="0" w:color="auto"/>
              </w:divBdr>
            </w:div>
            <w:div w:id="1220484631">
              <w:marLeft w:val="0"/>
              <w:marRight w:val="0"/>
              <w:marTop w:val="0"/>
              <w:marBottom w:val="0"/>
              <w:divBdr>
                <w:top w:val="none" w:sz="0" w:space="0" w:color="auto"/>
                <w:left w:val="none" w:sz="0" w:space="0" w:color="auto"/>
                <w:bottom w:val="none" w:sz="0" w:space="0" w:color="auto"/>
                <w:right w:val="none" w:sz="0" w:space="0" w:color="auto"/>
              </w:divBdr>
            </w:div>
            <w:div w:id="1564023877">
              <w:marLeft w:val="0"/>
              <w:marRight w:val="0"/>
              <w:marTop w:val="0"/>
              <w:marBottom w:val="0"/>
              <w:divBdr>
                <w:top w:val="none" w:sz="0" w:space="0" w:color="auto"/>
                <w:left w:val="none" w:sz="0" w:space="0" w:color="auto"/>
                <w:bottom w:val="none" w:sz="0" w:space="0" w:color="auto"/>
                <w:right w:val="none" w:sz="0" w:space="0" w:color="auto"/>
              </w:divBdr>
            </w:div>
            <w:div w:id="98373485">
              <w:marLeft w:val="0"/>
              <w:marRight w:val="0"/>
              <w:marTop w:val="0"/>
              <w:marBottom w:val="0"/>
              <w:divBdr>
                <w:top w:val="none" w:sz="0" w:space="0" w:color="auto"/>
                <w:left w:val="none" w:sz="0" w:space="0" w:color="auto"/>
                <w:bottom w:val="none" w:sz="0" w:space="0" w:color="auto"/>
                <w:right w:val="none" w:sz="0" w:space="0" w:color="auto"/>
              </w:divBdr>
            </w:div>
            <w:div w:id="1487623454">
              <w:marLeft w:val="0"/>
              <w:marRight w:val="0"/>
              <w:marTop w:val="0"/>
              <w:marBottom w:val="0"/>
              <w:divBdr>
                <w:top w:val="none" w:sz="0" w:space="0" w:color="auto"/>
                <w:left w:val="none" w:sz="0" w:space="0" w:color="auto"/>
                <w:bottom w:val="none" w:sz="0" w:space="0" w:color="auto"/>
                <w:right w:val="none" w:sz="0" w:space="0" w:color="auto"/>
              </w:divBdr>
            </w:div>
            <w:div w:id="65498897">
              <w:marLeft w:val="0"/>
              <w:marRight w:val="0"/>
              <w:marTop w:val="0"/>
              <w:marBottom w:val="0"/>
              <w:divBdr>
                <w:top w:val="none" w:sz="0" w:space="0" w:color="auto"/>
                <w:left w:val="none" w:sz="0" w:space="0" w:color="auto"/>
                <w:bottom w:val="none" w:sz="0" w:space="0" w:color="auto"/>
                <w:right w:val="none" w:sz="0" w:space="0" w:color="auto"/>
              </w:divBdr>
            </w:div>
            <w:div w:id="133182502">
              <w:marLeft w:val="0"/>
              <w:marRight w:val="0"/>
              <w:marTop w:val="0"/>
              <w:marBottom w:val="0"/>
              <w:divBdr>
                <w:top w:val="none" w:sz="0" w:space="0" w:color="auto"/>
                <w:left w:val="none" w:sz="0" w:space="0" w:color="auto"/>
                <w:bottom w:val="none" w:sz="0" w:space="0" w:color="auto"/>
                <w:right w:val="none" w:sz="0" w:space="0" w:color="auto"/>
              </w:divBdr>
            </w:div>
            <w:div w:id="957032249">
              <w:marLeft w:val="0"/>
              <w:marRight w:val="0"/>
              <w:marTop w:val="0"/>
              <w:marBottom w:val="0"/>
              <w:divBdr>
                <w:top w:val="none" w:sz="0" w:space="0" w:color="auto"/>
                <w:left w:val="none" w:sz="0" w:space="0" w:color="auto"/>
                <w:bottom w:val="none" w:sz="0" w:space="0" w:color="auto"/>
                <w:right w:val="none" w:sz="0" w:space="0" w:color="auto"/>
              </w:divBdr>
            </w:div>
            <w:div w:id="929658513">
              <w:marLeft w:val="0"/>
              <w:marRight w:val="0"/>
              <w:marTop w:val="0"/>
              <w:marBottom w:val="0"/>
              <w:divBdr>
                <w:top w:val="none" w:sz="0" w:space="0" w:color="auto"/>
                <w:left w:val="none" w:sz="0" w:space="0" w:color="auto"/>
                <w:bottom w:val="none" w:sz="0" w:space="0" w:color="auto"/>
                <w:right w:val="none" w:sz="0" w:space="0" w:color="auto"/>
              </w:divBdr>
            </w:div>
            <w:div w:id="1083451189">
              <w:marLeft w:val="0"/>
              <w:marRight w:val="0"/>
              <w:marTop w:val="0"/>
              <w:marBottom w:val="0"/>
              <w:divBdr>
                <w:top w:val="none" w:sz="0" w:space="0" w:color="auto"/>
                <w:left w:val="none" w:sz="0" w:space="0" w:color="auto"/>
                <w:bottom w:val="none" w:sz="0" w:space="0" w:color="auto"/>
                <w:right w:val="none" w:sz="0" w:space="0" w:color="auto"/>
              </w:divBdr>
            </w:div>
            <w:div w:id="829098304">
              <w:marLeft w:val="0"/>
              <w:marRight w:val="0"/>
              <w:marTop w:val="0"/>
              <w:marBottom w:val="0"/>
              <w:divBdr>
                <w:top w:val="none" w:sz="0" w:space="0" w:color="auto"/>
                <w:left w:val="none" w:sz="0" w:space="0" w:color="auto"/>
                <w:bottom w:val="none" w:sz="0" w:space="0" w:color="auto"/>
                <w:right w:val="none" w:sz="0" w:space="0" w:color="auto"/>
              </w:divBdr>
            </w:div>
            <w:div w:id="1498422183">
              <w:marLeft w:val="0"/>
              <w:marRight w:val="0"/>
              <w:marTop w:val="0"/>
              <w:marBottom w:val="0"/>
              <w:divBdr>
                <w:top w:val="none" w:sz="0" w:space="0" w:color="auto"/>
                <w:left w:val="none" w:sz="0" w:space="0" w:color="auto"/>
                <w:bottom w:val="none" w:sz="0" w:space="0" w:color="auto"/>
                <w:right w:val="none" w:sz="0" w:space="0" w:color="auto"/>
              </w:divBdr>
            </w:div>
            <w:div w:id="1479296572">
              <w:marLeft w:val="0"/>
              <w:marRight w:val="0"/>
              <w:marTop w:val="0"/>
              <w:marBottom w:val="0"/>
              <w:divBdr>
                <w:top w:val="none" w:sz="0" w:space="0" w:color="auto"/>
                <w:left w:val="none" w:sz="0" w:space="0" w:color="auto"/>
                <w:bottom w:val="none" w:sz="0" w:space="0" w:color="auto"/>
                <w:right w:val="none" w:sz="0" w:space="0" w:color="auto"/>
              </w:divBdr>
            </w:div>
            <w:div w:id="2049138369">
              <w:marLeft w:val="0"/>
              <w:marRight w:val="0"/>
              <w:marTop w:val="0"/>
              <w:marBottom w:val="0"/>
              <w:divBdr>
                <w:top w:val="none" w:sz="0" w:space="0" w:color="auto"/>
                <w:left w:val="none" w:sz="0" w:space="0" w:color="auto"/>
                <w:bottom w:val="none" w:sz="0" w:space="0" w:color="auto"/>
                <w:right w:val="none" w:sz="0" w:space="0" w:color="auto"/>
              </w:divBdr>
            </w:div>
            <w:div w:id="1132600055">
              <w:marLeft w:val="0"/>
              <w:marRight w:val="0"/>
              <w:marTop w:val="0"/>
              <w:marBottom w:val="0"/>
              <w:divBdr>
                <w:top w:val="none" w:sz="0" w:space="0" w:color="auto"/>
                <w:left w:val="none" w:sz="0" w:space="0" w:color="auto"/>
                <w:bottom w:val="none" w:sz="0" w:space="0" w:color="auto"/>
                <w:right w:val="none" w:sz="0" w:space="0" w:color="auto"/>
              </w:divBdr>
            </w:div>
            <w:div w:id="2019771946">
              <w:marLeft w:val="0"/>
              <w:marRight w:val="0"/>
              <w:marTop w:val="0"/>
              <w:marBottom w:val="0"/>
              <w:divBdr>
                <w:top w:val="none" w:sz="0" w:space="0" w:color="auto"/>
                <w:left w:val="none" w:sz="0" w:space="0" w:color="auto"/>
                <w:bottom w:val="none" w:sz="0" w:space="0" w:color="auto"/>
                <w:right w:val="none" w:sz="0" w:space="0" w:color="auto"/>
              </w:divBdr>
            </w:div>
            <w:div w:id="1383864906">
              <w:marLeft w:val="0"/>
              <w:marRight w:val="0"/>
              <w:marTop w:val="0"/>
              <w:marBottom w:val="0"/>
              <w:divBdr>
                <w:top w:val="none" w:sz="0" w:space="0" w:color="auto"/>
                <w:left w:val="none" w:sz="0" w:space="0" w:color="auto"/>
                <w:bottom w:val="none" w:sz="0" w:space="0" w:color="auto"/>
                <w:right w:val="none" w:sz="0" w:space="0" w:color="auto"/>
              </w:divBdr>
            </w:div>
            <w:div w:id="734356572">
              <w:marLeft w:val="0"/>
              <w:marRight w:val="0"/>
              <w:marTop w:val="0"/>
              <w:marBottom w:val="0"/>
              <w:divBdr>
                <w:top w:val="none" w:sz="0" w:space="0" w:color="auto"/>
                <w:left w:val="none" w:sz="0" w:space="0" w:color="auto"/>
                <w:bottom w:val="none" w:sz="0" w:space="0" w:color="auto"/>
                <w:right w:val="none" w:sz="0" w:space="0" w:color="auto"/>
              </w:divBdr>
            </w:div>
            <w:div w:id="1181159775">
              <w:marLeft w:val="0"/>
              <w:marRight w:val="0"/>
              <w:marTop w:val="0"/>
              <w:marBottom w:val="0"/>
              <w:divBdr>
                <w:top w:val="none" w:sz="0" w:space="0" w:color="auto"/>
                <w:left w:val="none" w:sz="0" w:space="0" w:color="auto"/>
                <w:bottom w:val="none" w:sz="0" w:space="0" w:color="auto"/>
                <w:right w:val="none" w:sz="0" w:space="0" w:color="auto"/>
              </w:divBdr>
            </w:div>
            <w:div w:id="136531829">
              <w:marLeft w:val="0"/>
              <w:marRight w:val="0"/>
              <w:marTop w:val="0"/>
              <w:marBottom w:val="0"/>
              <w:divBdr>
                <w:top w:val="none" w:sz="0" w:space="0" w:color="auto"/>
                <w:left w:val="none" w:sz="0" w:space="0" w:color="auto"/>
                <w:bottom w:val="none" w:sz="0" w:space="0" w:color="auto"/>
                <w:right w:val="none" w:sz="0" w:space="0" w:color="auto"/>
              </w:divBdr>
            </w:div>
            <w:div w:id="1427113466">
              <w:marLeft w:val="0"/>
              <w:marRight w:val="0"/>
              <w:marTop w:val="0"/>
              <w:marBottom w:val="0"/>
              <w:divBdr>
                <w:top w:val="none" w:sz="0" w:space="0" w:color="auto"/>
                <w:left w:val="none" w:sz="0" w:space="0" w:color="auto"/>
                <w:bottom w:val="none" w:sz="0" w:space="0" w:color="auto"/>
                <w:right w:val="none" w:sz="0" w:space="0" w:color="auto"/>
              </w:divBdr>
            </w:div>
            <w:div w:id="1220088525">
              <w:marLeft w:val="0"/>
              <w:marRight w:val="0"/>
              <w:marTop w:val="0"/>
              <w:marBottom w:val="0"/>
              <w:divBdr>
                <w:top w:val="none" w:sz="0" w:space="0" w:color="auto"/>
                <w:left w:val="none" w:sz="0" w:space="0" w:color="auto"/>
                <w:bottom w:val="none" w:sz="0" w:space="0" w:color="auto"/>
                <w:right w:val="none" w:sz="0" w:space="0" w:color="auto"/>
              </w:divBdr>
            </w:div>
            <w:div w:id="1029332025">
              <w:marLeft w:val="0"/>
              <w:marRight w:val="0"/>
              <w:marTop w:val="0"/>
              <w:marBottom w:val="0"/>
              <w:divBdr>
                <w:top w:val="none" w:sz="0" w:space="0" w:color="auto"/>
                <w:left w:val="none" w:sz="0" w:space="0" w:color="auto"/>
                <w:bottom w:val="none" w:sz="0" w:space="0" w:color="auto"/>
                <w:right w:val="none" w:sz="0" w:space="0" w:color="auto"/>
              </w:divBdr>
            </w:div>
            <w:div w:id="409932683">
              <w:marLeft w:val="0"/>
              <w:marRight w:val="0"/>
              <w:marTop w:val="0"/>
              <w:marBottom w:val="0"/>
              <w:divBdr>
                <w:top w:val="none" w:sz="0" w:space="0" w:color="auto"/>
                <w:left w:val="none" w:sz="0" w:space="0" w:color="auto"/>
                <w:bottom w:val="none" w:sz="0" w:space="0" w:color="auto"/>
                <w:right w:val="none" w:sz="0" w:space="0" w:color="auto"/>
              </w:divBdr>
            </w:div>
            <w:div w:id="1310132740">
              <w:marLeft w:val="0"/>
              <w:marRight w:val="0"/>
              <w:marTop w:val="0"/>
              <w:marBottom w:val="0"/>
              <w:divBdr>
                <w:top w:val="none" w:sz="0" w:space="0" w:color="auto"/>
                <w:left w:val="none" w:sz="0" w:space="0" w:color="auto"/>
                <w:bottom w:val="none" w:sz="0" w:space="0" w:color="auto"/>
                <w:right w:val="none" w:sz="0" w:space="0" w:color="auto"/>
              </w:divBdr>
            </w:div>
            <w:div w:id="1229653832">
              <w:marLeft w:val="0"/>
              <w:marRight w:val="0"/>
              <w:marTop w:val="0"/>
              <w:marBottom w:val="0"/>
              <w:divBdr>
                <w:top w:val="none" w:sz="0" w:space="0" w:color="auto"/>
                <w:left w:val="none" w:sz="0" w:space="0" w:color="auto"/>
                <w:bottom w:val="none" w:sz="0" w:space="0" w:color="auto"/>
                <w:right w:val="none" w:sz="0" w:space="0" w:color="auto"/>
              </w:divBdr>
            </w:div>
            <w:div w:id="1747414809">
              <w:marLeft w:val="0"/>
              <w:marRight w:val="0"/>
              <w:marTop w:val="0"/>
              <w:marBottom w:val="0"/>
              <w:divBdr>
                <w:top w:val="none" w:sz="0" w:space="0" w:color="auto"/>
                <w:left w:val="none" w:sz="0" w:space="0" w:color="auto"/>
                <w:bottom w:val="none" w:sz="0" w:space="0" w:color="auto"/>
                <w:right w:val="none" w:sz="0" w:space="0" w:color="auto"/>
              </w:divBdr>
            </w:div>
            <w:div w:id="1259799522">
              <w:marLeft w:val="0"/>
              <w:marRight w:val="0"/>
              <w:marTop w:val="0"/>
              <w:marBottom w:val="0"/>
              <w:divBdr>
                <w:top w:val="none" w:sz="0" w:space="0" w:color="auto"/>
                <w:left w:val="none" w:sz="0" w:space="0" w:color="auto"/>
                <w:bottom w:val="none" w:sz="0" w:space="0" w:color="auto"/>
                <w:right w:val="none" w:sz="0" w:space="0" w:color="auto"/>
              </w:divBdr>
            </w:div>
            <w:div w:id="83841127">
              <w:marLeft w:val="0"/>
              <w:marRight w:val="0"/>
              <w:marTop w:val="0"/>
              <w:marBottom w:val="0"/>
              <w:divBdr>
                <w:top w:val="none" w:sz="0" w:space="0" w:color="auto"/>
                <w:left w:val="none" w:sz="0" w:space="0" w:color="auto"/>
                <w:bottom w:val="none" w:sz="0" w:space="0" w:color="auto"/>
                <w:right w:val="none" w:sz="0" w:space="0" w:color="auto"/>
              </w:divBdr>
            </w:div>
            <w:div w:id="410856711">
              <w:marLeft w:val="0"/>
              <w:marRight w:val="0"/>
              <w:marTop w:val="0"/>
              <w:marBottom w:val="0"/>
              <w:divBdr>
                <w:top w:val="none" w:sz="0" w:space="0" w:color="auto"/>
                <w:left w:val="none" w:sz="0" w:space="0" w:color="auto"/>
                <w:bottom w:val="none" w:sz="0" w:space="0" w:color="auto"/>
                <w:right w:val="none" w:sz="0" w:space="0" w:color="auto"/>
              </w:divBdr>
            </w:div>
            <w:div w:id="1798521232">
              <w:marLeft w:val="0"/>
              <w:marRight w:val="0"/>
              <w:marTop w:val="0"/>
              <w:marBottom w:val="0"/>
              <w:divBdr>
                <w:top w:val="none" w:sz="0" w:space="0" w:color="auto"/>
                <w:left w:val="none" w:sz="0" w:space="0" w:color="auto"/>
                <w:bottom w:val="none" w:sz="0" w:space="0" w:color="auto"/>
                <w:right w:val="none" w:sz="0" w:space="0" w:color="auto"/>
              </w:divBdr>
            </w:div>
            <w:div w:id="1403527126">
              <w:marLeft w:val="0"/>
              <w:marRight w:val="0"/>
              <w:marTop w:val="0"/>
              <w:marBottom w:val="0"/>
              <w:divBdr>
                <w:top w:val="none" w:sz="0" w:space="0" w:color="auto"/>
                <w:left w:val="none" w:sz="0" w:space="0" w:color="auto"/>
                <w:bottom w:val="none" w:sz="0" w:space="0" w:color="auto"/>
                <w:right w:val="none" w:sz="0" w:space="0" w:color="auto"/>
              </w:divBdr>
            </w:div>
            <w:div w:id="1544830715">
              <w:marLeft w:val="0"/>
              <w:marRight w:val="0"/>
              <w:marTop w:val="0"/>
              <w:marBottom w:val="0"/>
              <w:divBdr>
                <w:top w:val="none" w:sz="0" w:space="0" w:color="auto"/>
                <w:left w:val="none" w:sz="0" w:space="0" w:color="auto"/>
                <w:bottom w:val="none" w:sz="0" w:space="0" w:color="auto"/>
                <w:right w:val="none" w:sz="0" w:space="0" w:color="auto"/>
              </w:divBdr>
            </w:div>
            <w:div w:id="1309095608">
              <w:marLeft w:val="0"/>
              <w:marRight w:val="0"/>
              <w:marTop w:val="0"/>
              <w:marBottom w:val="0"/>
              <w:divBdr>
                <w:top w:val="none" w:sz="0" w:space="0" w:color="auto"/>
                <w:left w:val="none" w:sz="0" w:space="0" w:color="auto"/>
                <w:bottom w:val="none" w:sz="0" w:space="0" w:color="auto"/>
                <w:right w:val="none" w:sz="0" w:space="0" w:color="auto"/>
              </w:divBdr>
            </w:div>
            <w:div w:id="1172715721">
              <w:marLeft w:val="0"/>
              <w:marRight w:val="0"/>
              <w:marTop w:val="0"/>
              <w:marBottom w:val="0"/>
              <w:divBdr>
                <w:top w:val="none" w:sz="0" w:space="0" w:color="auto"/>
                <w:left w:val="none" w:sz="0" w:space="0" w:color="auto"/>
                <w:bottom w:val="none" w:sz="0" w:space="0" w:color="auto"/>
                <w:right w:val="none" w:sz="0" w:space="0" w:color="auto"/>
              </w:divBdr>
            </w:div>
            <w:div w:id="182675074">
              <w:marLeft w:val="0"/>
              <w:marRight w:val="0"/>
              <w:marTop w:val="0"/>
              <w:marBottom w:val="0"/>
              <w:divBdr>
                <w:top w:val="none" w:sz="0" w:space="0" w:color="auto"/>
                <w:left w:val="none" w:sz="0" w:space="0" w:color="auto"/>
                <w:bottom w:val="none" w:sz="0" w:space="0" w:color="auto"/>
                <w:right w:val="none" w:sz="0" w:space="0" w:color="auto"/>
              </w:divBdr>
            </w:div>
            <w:div w:id="965114877">
              <w:marLeft w:val="0"/>
              <w:marRight w:val="0"/>
              <w:marTop w:val="0"/>
              <w:marBottom w:val="0"/>
              <w:divBdr>
                <w:top w:val="none" w:sz="0" w:space="0" w:color="auto"/>
                <w:left w:val="none" w:sz="0" w:space="0" w:color="auto"/>
                <w:bottom w:val="none" w:sz="0" w:space="0" w:color="auto"/>
                <w:right w:val="none" w:sz="0" w:space="0" w:color="auto"/>
              </w:divBdr>
            </w:div>
            <w:div w:id="954094132">
              <w:marLeft w:val="0"/>
              <w:marRight w:val="0"/>
              <w:marTop w:val="0"/>
              <w:marBottom w:val="0"/>
              <w:divBdr>
                <w:top w:val="none" w:sz="0" w:space="0" w:color="auto"/>
                <w:left w:val="none" w:sz="0" w:space="0" w:color="auto"/>
                <w:bottom w:val="none" w:sz="0" w:space="0" w:color="auto"/>
                <w:right w:val="none" w:sz="0" w:space="0" w:color="auto"/>
              </w:divBdr>
            </w:div>
            <w:div w:id="1171487399">
              <w:marLeft w:val="0"/>
              <w:marRight w:val="0"/>
              <w:marTop w:val="0"/>
              <w:marBottom w:val="0"/>
              <w:divBdr>
                <w:top w:val="none" w:sz="0" w:space="0" w:color="auto"/>
                <w:left w:val="none" w:sz="0" w:space="0" w:color="auto"/>
                <w:bottom w:val="none" w:sz="0" w:space="0" w:color="auto"/>
                <w:right w:val="none" w:sz="0" w:space="0" w:color="auto"/>
              </w:divBdr>
            </w:div>
            <w:div w:id="151022605">
              <w:marLeft w:val="0"/>
              <w:marRight w:val="0"/>
              <w:marTop w:val="0"/>
              <w:marBottom w:val="0"/>
              <w:divBdr>
                <w:top w:val="none" w:sz="0" w:space="0" w:color="auto"/>
                <w:left w:val="none" w:sz="0" w:space="0" w:color="auto"/>
                <w:bottom w:val="none" w:sz="0" w:space="0" w:color="auto"/>
                <w:right w:val="none" w:sz="0" w:space="0" w:color="auto"/>
              </w:divBdr>
            </w:div>
            <w:div w:id="1704551413">
              <w:marLeft w:val="0"/>
              <w:marRight w:val="0"/>
              <w:marTop w:val="0"/>
              <w:marBottom w:val="0"/>
              <w:divBdr>
                <w:top w:val="none" w:sz="0" w:space="0" w:color="auto"/>
                <w:left w:val="none" w:sz="0" w:space="0" w:color="auto"/>
                <w:bottom w:val="none" w:sz="0" w:space="0" w:color="auto"/>
                <w:right w:val="none" w:sz="0" w:space="0" w:color="auto"/>
              </w:divBdr>
            </w:div>
            <w:div w:id="1270428476">
              <w:marLeft w:val="0"/>
              <w:marRight w:val="0"/>
              <w:marTop w:val="0"/>
              <w:marBottom w:val="0"/>
              <w:divBdr>
                <w:top w:val="none" w:sz="0" w:space="0" w:color="auto"/>
                <w:left w:val="none" w:sz="0" w:space="0" w:color="auto"/>
                <w:bottom w:val="none" w:sz="0" w:space="0" w:color="auto"/>
                <w:right w:val="none" w:sz="0" w:space="0" w:color="auto"/>
              </w:divBdr>
            </w:div>
            <w:div w:id="176776302">
              <w:marLeft w:val="0"/>
              <w:marRight w:val="0"/>
              <w:marTop w:val="0"/>
              <w:marBottom w:val="0"/>
              <w:divBdr>
                <w:top w:val="none" w:sz="0" w:space="0" w:color="auto"/>
                <w:left w:val="none" w:sz="0" w:space="0" w:color="auto"/>
                <w:bottom w:val="none" w:sz="0" w:space="0" w:color="auto"/>
                <w:right w:val="none" w:sz="0" w:space="0" w:color="auto"/>
              </w:divBdr>
            </w:div>
            <w:div w:id="1857191591">
              <w:marLeft w:val="0"/>
              <w:marRight w:val="0"/>
              <w:marTop w:val="0"/>
              <w:marBottom w:val="0"/>
              <w:divBdr>
                <w:top w:val="none" w:sz="0" w:space="0" w:color="auto"/>
                <w:left w:val="none" w:sz="0" w:space="0" w:color="auto"/>
                <w:bottom w:val="none" w:sz="0" w:space="0" w:color="auto"/>
                <w:right w:val="none" w:sz="0" w:space="0" w:color="auto"/>
              </w:divBdr>
            </w:div>
            <w:div w:id="44835680">
              <w:marLeft w:val="0"/>
              <w:marRight w:val="0"/>
              <w:marTop w:val="0"/>
              <w:marBottom w:val="0"/>
              <w:divBdr>
                <w:top w:val="none" w:sz="0" w:space="0" w:color="auto"/>
                <w:left w:val="none" w:sz="0" w:space="0" w:color="auto"/>
                <w:bottom w:val="none" w:sz="0" w:space="0" w:color="auto"/>
                <w:right w:val="none" w:sz="0" w:space="0" w:color="auto"/>
              </w:divBdr>
            </w:div>
            <w:div w:id="979770919">
              <w:marLeft w:val="0"/>
              <w:marRight w:val="0"/>
              <w:marTop w:val="0"/>
              <w:marBottom w:val="0"/>
              <w:divBdr>
                <w:top w:val="none" w:sz="0" w:space="0" w:color="auto"/>
                <w:left w:val="none" w:sz="0" w:space="0" w:color="auto"/>
                <w:bottom w:val="none" w:sz="0" w:space="0" w:color="auto"/>
                <w:right w:val="none" w:sz="0" w:space="0" w:color="auto"/>
              </w:divBdr>
            </w:div>
            <w:div w:id="1597521506">
              <w:marLeft w:val="0"/>
              <w:marRight w:val="0"/>
              <w:marTop w:val="0"/>
              <w:marBottom w:val="0"/>
              <w:divBdr>
                <w:top w:val="none" w:sz="0" w:space="0" w:color="auto"/>
                <w:left w:val="none" w:sz="0" w:space="0" w:color="auto"/>
                <w:bottom w:val="none" w:sz="0" w:space="0" w:color="auto"/>
                <w:right w:val="none" w:sz="0" w:space="0" w:color="auto"/>
              </w:divBdr>
            </w:div>
            <w:div w:id="1375695159">
              <w:marLeft w:val="0"/>
              <w:marRight w:val="0"/>
              <w:marTop w:val="0"/>
              <w:marBottom w:val="0"/>
              <w:divBdr>
                <w:top w:val="none" w:sz="0" w:space="0" w:color="auto"/>
                <w:left w:val="none" w:sz="0" w:space="0" w:color="auto"/>
                <w:bottom w:val="none" w:sz="0" w:space="0" w:color="auto"/>
                <w:right w:val="none" w:sz="0" w:space="0" w:color="auto"/>
              </w:divBdr>
            </w:div>
            <w:div w:id="2096050125">
              <w:marLeft w:val="0"/>
              <w:marRight w:val="0"/>
              <w:marTop w:val="0"/>
              <w:marBottom w:val="0"/>
              <w:divBdr>
                <w:top w:val="none" w:sz="0" w:space="0" w:color="auto"/>
                <w:left w:val="none" w:sz="0" w:space="0" w:color="auto"/>
                <w:bottom w:val="none" w:sz="0" w:space="0" w:color="auto"/>
                <w:right w:val="none" w:sz="0" w:space="0" w:color="auto"/>
              </w:divBdr>
            </w:div>
            <w:div w:id="1936549369">
              <w:marLeft w:val="0"/>
              <w:marRight w:val="0"/>
              <w:marTop w:val="0"/>
              <w:marBottom w:val="0"/>
              <w:divBdr>
                <w:top w:val="none" w:sz="0" w:space="0" w:color="auto"/>
                <w:left w:val="none" w:sz="0" w:space="0" w:color="auto"/>
                <w:bottom w:val="none" w:sz="0" w:space="0" w:color="auto"/>
                <w:right w:val="none" w:sz="0" w:space="0" w:color="auto"/>
              </w:divBdr>
            </w:div>
            <w:div w:id="681708299">
              <w:marLeft w:val="0"/>
              <w:marRight w:val="0"/>
              <w:marTop w:val="0"/>
              <w:marBottom w:val="0"/>
              <w:divBdr>
                <w:top w:val="none" w:sz="0" w:space="0" w:color="auto"/>
                <w:left w:val="none" w:sz="0" w:space="0" w:color="auto"/>
                <w:bottom w:val="none" w:sz="0" w:space="0" w:color="auto"/>
                <w:right w:val="none" w:sz="0" w:space="0" w:color="auto"/>
              </w:divBdr>
            </w:div>
            <w:div w:id="516162158">
              <w:marLeft w:val="0"/>
              <w:marRight w:val="0"/>
              <w:marTop w:val="0"/>
              <w:marBottom w:val="0"/>
              <w:divBdr>
                <w:top w:val="none" w:sz="0" w:space="0" w:color="auto"/>
                <w:left w:val="none" w:sz="0" w:space="0" w:color="auto"/>
                <w:bottom w:val="none" w:sz="0" w:space="0" w:color="auto"/>
                <w:right w:val="none" w:sz="0" w:space="0" w:color="auto"/>
              </w:divBdr>
            </w:div>
            <w:div w:id="1233854052">
              <w:marLeft w:val="0"/>
              <w:marRight w:val="0"/>
              <w:marTop w:val="0"/>
              <w:marBottom w:val="0"/>
              <w:divBdr>
                <w:top w:val="none" w:sz="0" w:space="0" w:color="auto"/>
                <w:left w:val="none" w:sz="0" w:space="0" w:color="auto"/>
                <w:bottom w:val="none" w:sz="0" w:space="0" w:color="auto"/>
                <w:right w:val="none" w:sz="0" w:space="0" w:color="auto"/>
              </w:divBdr>
            </w:div>
            <w:div w:id="1996183937">
              <w:marLeft w:val="0"/>
              <w:marRight w:val="0"/>
              <w:marTop w:val="0"/>
              <w:marBottom w:val="0"/>
              <w:divBdr>
                <w:top w:val="none" w:sz="0" w:space="0" w:color="auto"/>
                <w:left w:val="none" w:sz="0" w:space="0" w:color="auto"/>
                <w:bottom w:val="none" w:sz="0" w:space="0" w:color="auto"/>
                <w:right w:val="none" w:sz="0" w:space="0" w:color="auto"/>
              </w:divBdr>
            </w:div>
            <w:div w:id="1247307441">
              <w:marLeft w:val="0"/>
              <w:marRight w:val="0"/>
              <w:marTop w:val="0"/>
              <w:marBottom w:val="0"/>
              <w:divBdr>
                <w:top w:val="none" w:sz="0" w:space="0" w:color="auto"/>
                <w:left w:val="none" w:sz="0" w:space="0" w:color="auto"/>
                <w:bottom w:val="none" w:sz="0" w:space="0" w:color="auto"/>
                <w:right w:val="none" w:sz="0" w:space="0" w:color="auto"/>
              </w:divBdr>
            </w:div>
            <w:div w:id="720175476">
              <w:marLeft w:val="0"/>
              <w:marRight w:val="0"/>
              <w:marTop w:val="0"/>
              <w:marBottom w:val="0"/>
              <w:divBdr>
                <w:top w:val="none" w:sz="0" w:space="0" w:color="auto"/>
                <w:left w:val="none" w:sz="0" w:space="0" w:color="auto"/>
                <w:bottom w:val="none" w:sz="0" w:space="0" w:color="auto"/>
                <w:right w:val="none" w:sz="0" w:space="0" w:color="auto"/>
              </w:divBdr>
            </w:div>
            <w:div w:id="1167015388">
              <w:marLeft w:val="0"/>
              <w:marRight w:val="0"/>
              <w:marTop w:val="0"/>
              <w:marBottom w:val="0"/>
              <w:divBdr>
                <w:top w:val="none" w:sz="0" w:space="0" w:color="auto"/>
                <w:left w:val="none" w:sz="0" w:space="0" w:color="auto"/>
                <w:bottom w:val="none" w:sz="0" w:space="0" w:color="auto"/>
                <w:right w:val="none" w:sz="0" w:space="0" w:color="auto"/>
              </w:divBdr>
            </w:div>
            <w:div w:id="1139224123">
              <w:marLeft w:val="0"/>
              <w:marRight w:val="0"/>
              <w:marTop w:val="0"/>
              <w:marBottom w:val="0"/>
              <w:divBdr>
                <w:top w:val="none" w:sz="0" w:space="0" w:color="auto"/>
                <w:left w:val="none" w:sz="0" w:space="0" w:color="auto"/>
                <w:bottom w:val="none" w:sz="0" w:space="0" w:color="auto"/>
                <w:right w:val="none" w:sz="0" w:space="0" w:color="auto"/>
              </w:divBdr>
            </w:div>
            <w:div w:id="425611282">
              <w:marLeft w:val="0"/>
              <w:marRight w:val="0"/>
              <w:marTop w:val="0"/>
              <w:marBottom w:val="0"/>
              <w:divBdr>
                <w:top w:val="none" w:sz="0" w:space="0" w:color="auto"/>
                <w:left w:val="none" w:sz="0" w:space="0" w:color="auto"/>
                <w:bottom w:val="none" w:sz="0" w:space="0" w:color="auto"/>
                <w:right w:val="none" w:sz="0" w:space="0" w:color="auto"/>
              </w:divBdr>
            </w:div>
            <w:div w:id="1342119173">
              <w:marLeft w:val="0"/>
              <w:marRight w:val="0"/>
              <w:marTop w:val="0"/>
              <w:marBottom w:val="0"/>
              <w:divBdr>
                <w:top w:val="none" w:sz="0" w:space="0" w:color="auto"/>
                <w:left w:val="none" w:sz="0" w:space="0" w:color="auto"/>
                <w:bottom w:val="none" w:sz="0" w:space="0" w:color="auto"/>
                <w:right w:val="none" w:sz="0" w:space="0" w:color="auto"/>
              </w:divBdr>
            </w:div>
            <w:div w:id="1422482788">
              <w:marLeft w:val="0"/>
              <w:marRight w:val="0"/>
              <w:marTop w:val="0"/>
              <w:marBottom w:val="0"/>
              <w:divBdr>
                <w:top w:val="none" w:sz="0" w:space="0" w:color="auto"/>
                <w:left w:val="none" w:sz="0" w:space="0" w:color="auto"/>
                <w:bottom w:val="none" w:sz="0" w:space="0" w:color="auto"/>
                <w:right w:val="none" w:sz="0" w:space="0" w:color="auto"/>
              </w:divBdr>
            </w:div>
            <w:div w:id="2033064407">
              <w:marLeft w:val="0"/>
              <w:marRight w:val="0"/>
              <w:marTop w:val="0"/>
              <w:marBottom w:val="0"/>
              <w:divBdr>
                <w:top w:val="none" w:sz="0" w:space="0" w:color="auto"/>
                <w:left w:val="none" w:sz="0" w:space="0" w:color="auto"/>
                <w:bottom w:val="none" w:sz="0" w:space="0" w:color="auto"/>
                <w:right w:val="none" w:sz="0" w:space="0" w:color="auto"/>
              </w:divBdr>
            </w:div>
            <w:div w:id="1570727281">
              <w:marLeft w:val="0"/>
              <w:marRight w:val="0"/>
              <w:marTop w:val="0"/>
              <w:marBottom w:val="0"/>
              <w:divBdr>
                <w:top w:val="none" w:sz="0" w:space="0" w:color="auto"/>
                <w:left w:val="none" w:sz="0" w:space="0" w:color="auto"/>
                <w:bottom w:val="none" w:sz="0" w:space="0" w:color="auto"/>
                <w:right w:val="none" w:sz="0" w:space="0" w:color="auto"/>
              </w:divBdr>
            </w:div>
            <w:div w:id="1197041158">
              <w:marLeft w:val="0"/>
              <w:marRight w:val="0"/>
              <w:marTop w:val="0"/>
              <w:marBottom w:val="0"/>
              <w:divBdr>
                <w:top w:val="none" w:sz="0" w:space="0" w:color="auto"/>
                <w:left w:val="none" w:sz="0" w:space="0" w:color="auto"/>
                <w:bottom w:val="none" w:sz="0" w:space="0" w:color="auto"/>
                <w:right w:val="none" w:sz="0" w:space="0" w:color="auto"/>
              </w:divBdr>
            </w:div>
            <w:div w:id="412623410">
              <w:marLeft w:val="0"/>
              <w:marRight w:val="0"/>
              <w:marTop w:val="0"/>
              <w:marBottom w:val="0"/>
              <w:divBdr>
                <w:top w:val="none" w:sz="0" w:space="0" w:color="auto"/>
                <w:left w:val="none" w:sz="0" w:space="0" w:color="auto"/>
                <w:bottom w:val="none" w:sz="0" w:space="0" w:color="auto"/>
                <w:right w:val="none" w:sz="0" w:space="0" w:color="auto"/>
              </w:divBdr>
            </w:div>
            <w:div w:id="1479541795">
              <w:marLeft w:val="0"/>
              <w:marRight w:val="0"/>
              <w:marTop w:val="0"/>
              <w:marBottom w:val="0"/>
              <w:divBdr>
                <w:top w:val="none" w:sz="0" w:space="0" w:color="auto"/>
                <w:left w:val="none" w:sz="0" w:space="0" w:color="auto"/>
                <w:bottom w:val="none" w:sz="0" w:space="0" w:color="auto"/>
                <w:right w:val="none" w:sz="0" w:space="0" w:color="auto"/>
              </w:divBdr>
            </w:div>
            <w:div w:id="1247302733">
              <w:marLeft w:val="0"/>
              <w:marRight w:val="0"/>
              <w:marTop w:val="0"/>
              <w:marBottom w:val="0"/>
              <w:divBdr>
                <w:top w:val="none" w:sz="0" w:space="0" w:color="auto"/>
                <w:left w:val="none" w:sz="0" w:space="0" w:color="auto"/>
                <w:bottom w:val="none" w:sz="0" w:space="0" w:color="auto"/>
                <w:right w:val="none" w:sz="0" w:space="0" w:color="auto"/>
              </w:divBdr>
            </w:div>
            <w:div w:id="1053390276">
              <w:marLeft w:val="0"/>
              <w:marRight w:val="0"/>
              <w:marTop w:val="0"/>
              <w:marBottom w:val="0"/>
              <w:divBdr>
                <w:top w:val="none" w:sz="0" w:space="0" w:color="auto"/>
                <w:left w:val="none" w:sz="0" w:space="0" w:color="auto"/>
                <w:bottom w:val="none" w:sz="0" w:space="0" w:color="auto"/>
                <w:right w:val="none" w:sz="0" w:space="0" w:color="auto"/>
              </w:divBdr>
            </w:div>
            <w:div w:id="34358261">
              <w:marLeft w:val="0"/>
              <w:marRight w:val="0"/>
              <w:marTop w:val="0"/>
              <w:marBottom w:val="0"/>
              <w:divBdr>
                <w:top w:val="none" w:sz="0" w:space="0" w:color="auto"/>
                <w:left w:val="none" w:sz="0" w:space="0" w:color="auto"/>
                <w:bottom w:val="none" w:sz="0" w:space="0" w:color="auto"/>
                <w:right w:val="none" w:sz="0" w:space="0" w:color="auto"/>
              </w:divBdr>
            </w:div>
            <w:div w:id="561989263">
              <w:marLeft w:val="0"/>
              <w:marRight w:val="0"/>
              <w:marTop w:val="0"/>
              <w:marBottom w:val="0"/>
              <w:divBdr>
                <w:top w:val="none" w:sz="0" w:space="0" w:color="auto"/>
                <w:left w:val="none" w:sz="0" w:space="0" w:color="auto"/>
                <w:bottom w:val="none" w:sz="0" w:space="0" w:color="auto"/>
                <w:right w:val="none" w:sz="0" w:space="0" w:color="auto"/>
              </w:divBdr>
            </w:div>
            <w:div w:id="2094466663">
              <w:marLeft w:val="0"/>
              <w:marRight w:val="0"/>
              <w:marTop w:val="0"/>
              <w:marBottom w:val="0"/>
              <w:divBdr>
                <w:top w:val="none" w:sz="0" w:space="0" w:color="auto"/>
                <w:left w:val="none" w:sz="0" w:space="0" w:color="auto"/>
                <w:bottom w:val="none" w:sz="0" w:space="0" w:color="auto"/>
                <w:right w:val="none" w:sz="0" w:space="0" w:color="auto"/>
              </w:divBdr>
            </w:div>
            <w:div w:id="776292751">
              <w:marLeft w:val="0"/>
              <w:marRight w:val="0"/>
              <w:marTop w:val="0"/>
              <w:marBottom w:val="0"/>
              <w:divBdr>
                <w:top w:val="none" w:sz="0" w:space="0" w:color="auto"/>
                <w:left w:val="none" w:sz="0" w:space="0" w:color="auto"/>
                <w:bottom w:val="none" w:sz="0" w:space="0" w:color="auto"/>
                <w:right w:val="none" w:sz="0" w:space="0" w:color="auto"/>
              </w:divBdr>
            </w:div>
            <w:div w:id="30305184">
              <w:marLeft w:val="0"/>
              <w:marRight w:val="0"/>
              <w:marTop w:val="0"/>
              <w:marBottom w:val="0"/>
              <w:divBdr>
                <w:top w:val="none" w:sz="0" w:space="0" w:color="auto"/>
                <w:left w:val="none" w:sz="0" w:space="0" w:color="auto"/>
                <w:bottom w:val="none" w:sz="0" w:space="0" w:color="auto"/>
                <w:right w:val="none" w:sz="0" w:space="0" w:color="auto"/>
              </w:divBdr>
            </w:div>
            <w:div w:id="1940797059">
              <w:marLeft w:val="0"/>
              <w:marRight w:val="0"/>
              <w:marTop w:val="0"/>
              <w:marBottom w:val="0"/>
              <w:divBdr>
                <w:top w:val="none" w:sz="0" w:space="0" w:color="auto"/>
                <w:left w:val="none" w:sz="0" w:space="0" w:color="auto"/>
                <w:bottom w:val="none" w:sz="0" w:space="0" w:color="auto"/>
                <w:right w:val="none" w:sz="0" w:space="0" w:color="auto"/>
              </w:divBdr>
            </w:div>
            <w:div w:id="1178620014">
              <w:marLeft w:val="0"/>
              <w:marRight w:val="0"/>
              <w:marTop w:val="0"/>
              <w:marBottom w:val="0"/>
              <w:divBdr>
                <w:top w:val="none" w:sz="0" w:space="0" w:color="auto"/>
                <w:left w:val="none" w:sz="0" w:space="0" w:color="auto"/>
                <w:bottom w:val="none" w:sz="0" w:space="0" w:color="auto"/>
                <w:right w:val="none" w:sz="0" w:space="0" w:color="auto"/>
              </w:divBdr>
            </w:div>
            <w:div w:id="907420813">
              <w:marLeft w:val="0"/>
              <w:marRight w:val="0"/>
              <w:marTop w:val="0"/>
              <w:marBottom w:val="0"/>
              <w:divBdr>
                <w:top w:val="none" w:sz="0" w:space="0" w:color="auto"/>
                <w:left w:val="none" w:sz="0" w:space="0" w:color="auto"/>
                <w:bottom w:val="none" w:sz="0" w:space="0" w:color="auto"/>
                <w:right w:val="none" w:sz="0" w:space="0" w:color="auto"/>
              </w:divBdr>
            </w:div>
            <w:div w:id="1076052841">
              <w:marLeft w:val="0"/>
              <w:marRight w:val="0"/>
              <w:marTop w:val="0"/>
              <w:marBottom w:val="0"/>
              <w:divBdr>
                <w:top w:val="none" w:sz="0" w:space="0" w:color="auto"/>
                <w:left w:val="none" w:sz="0" w:space="0" w:color="auto"/>
                <w:bottom w:val="none" w:sz="0" w:space="0" w:color="auto"/>
                <w:right w:val="none" w:sz="0" w:space="0" w:color="auto"/>
              </w:divBdr>
            </w:div>
            <w:div w:id="502090252">
              <w:marLeft w:val="0"/>
              <w:marRight w:val="0"/>
              <w:marTop w:val="0"/>
              <w:marBottom w:val="0"/>
              <w:divBdr>
                <w:top w:val="none" w:sz="0" w:space="0" w:color="auto"/>
                <w:left w:val="none" w:sz="0" w:space="0" w:color="auto"/>
                <w:bottom w:val="none" w:sz="0" w:space="0" w:color="auto"/>
                <w:right w:val="none" w:sz="0" w:space="0" w:color="auto"/>
              </w:divBdr>
            </w:div>
            <w:div w:id="1462111135">
              <w:marLeft w:val="0"/>
              <w:marRight w:val="0"/>
              <w:marTop w:val="0"/>
              <w:marBottom w:val="0"/>
              <w:divBdr>
                <w:top w:val="none" w:sz="0" w:space="0" w:color="auto"/>
                <w:left w:val="none" w:sz="0" w:space="0" w:color="auto"/>
                <w:bottom w:val="none" w:sz="0" w:space="0" w:color="auto"/>
                <w:right w:val="none" w:sz="0" w:space="0" w:color="auto"/>
              </w:divBdr>
            </w:div>
            <w:div w:id="1796098251">
              <w:marLeft w:val="0"/>
              <w:marRight w:val="0"/>
              <w:marTop w:val="0"/>
              <w:marBottom w:val="0"/>
              <w:divBdr>
                <w:top w:val="none" w:sz="0" w:space="0" w:color="auto"/>
                <w:left w:val="none" w:sz="0" w:space="0" w:color="auto"/>
                <w:bottom w:val="none" w:sz="0" w:space="0" w:color="auto"/>
                <w:right w:val="none" w:sz="0" w:space="0" w:color="auto"/>
              </w:divBdr>
            </w:div>
            <w:div w:id="625232878">
              <w:marLeft w:val="0"/>
              <w:marRight w:val="0"/>
              <w:marTop w:val="0"/>
              <w:marBottom w:val="0"/>
              <w:divBdr>
                <w:top w:val="none" w:sz="0" w:space="0" w:color="auto"/>
                <w:left w:val="none" w:sz="0" w:space="0" w:color="auto"/>
                <w:bottom w:val="none" w:sz="0" w:space="0" w:color="auto"/>
                <w:right w:val="none" w:sz="0" w:space="0" w:color="auto"/>
              </w:divBdr>
            </w:div>
            <w:div w:id="2132165428">
              <w:marLeft w:val="0"/>
              <w:marRight w:val="0"/>
              <w:marTop w:val="0"/>
              <w:marBottom w:val="0"/>
              <w:divBdr>
                <w:top w:val="none" w:sz="0" w:space="0" w:color="auto"/>
                <w:left w:val="none" w:sz="0" w:space="0" w:color="auto"/>
                <w:bottom w:val="none" w:sz="0" w:space="0" w:color="auto"/>
                <w:right w:val="none" w:sz="0" w:space="0" w:color="auto"/>
              </w:divBdr>
            </w:div>
            <w:div w:id="828517258">
              <w:marLeft w:val="0"/>
              <w:marRight w:val="0"/>
              <w:marTop w:val="0"/>
              <w:marBottom w:val="0"/>
              <w:divBdr>
                <w:top w:val="none" w:sz="0" w:space="0" w:color="auto"/>
                <w:left w:val="none" w:sz="0" w:space="0" w:color="auto"/>
                <w:bottom w:val="none" w:sz="0" w:space="0" w:color="auto"/>
                <w:right w:val="none" w:sz="0" w:space="0" w:color="auto"/>
              </w:divBdr>
            </w:div>
            <w:div w:id="1708140946">
              <w:marLeft w:val="0"/>
              <w:marRight w:val="0"/>
              <w:marTop w:val="0"/>
              <w:marBottom w:val="0"/>
              <w:divBdr>
                <w:top w:val="none" w:sz="0" w:space="0" w:color="auto"/>
                <w:left w:val="none" w:sz="0" w:space="0" w:color="auto"/>
                <w:bottom w:val="none" w:sz="0" w:space="0" w:color="auto"/>
                <w:right w:val="none" w:sz="0" w:space="0" w:color="auto"/>
              </w:divBdr>
            </w:div>
            <w:div w:id="1496535429">
              <w:marLeft w:val="0"/>
              <w:marRight w:val="0"/>
              <w:marTop w:val="0"/>
              <w:marBottom w:val="0"/>
              <w:divBdr>
                <w:top w:val="none" w:sz="0" w:space="0" w:color="auto"/>
                <w:left w:val="none" w:sz="0" w:space="0" w:color="auto"/>
                <w:bottom w:val="none" w:sz="0" w:space="0" w:color="auto"/>
                <w:right w:val="none" w:sz="0" w:space="0" w:color="auto"/>
              </w:divBdr>
            </w:div>
            <w:div w:id="1909612837">
              <w:marLeft w:val="0"/>
              <w:marRight w:val="0"/>
              <w:marTop w:val="0"/>
              <w:marBottom w:val="0"/>
              <w:divBdr>
                <w:top w:val="none" w:sz="0" w:space="0" w:color="auto"/>
                <w:left w:val="none" w:sz="0" w:space="0" w:color="auto"/>
                <w:bottom w:val="none" w:sz="0" w:space="0" w:color="auto"/>
                <w:right w:val="none" w:sz="0" w:space="0" w:color="auto"/>
              </w:divBdr>
            </w:div>
            <w:div w:id="1672873677">
              <w:marLeft w:val="0"/>
              <w:marRight w:val="0"/>
              <w:marTop w:val="0"/>
              <w:marBottom w:val="0"/>
              <w:divBdr>
                <w:top w:val="none" w:sz="0" w:space="0" w:color="auto"/>
                <w:left w:val="none" w:sz="0" w:space="0" w:color="auto"/>
                <w:bottom w:val="none" w:sz="0" w:space="0" w:color="auto"/>
                <w:right w:val="none" w:sz="0" w:space="0" w:color="auto"/>
              </w:divBdr>
            </w:div>
            <w:div w:id="2082290434">
              <w:marLeft w:val="0"/>
              <w:marRight w:val="0"/>
              <w:marTop w:val="0"/>
              <w:marBottom w:val="0"/>
              <w:divBdr>
                <w:top w:val="none" w:sz="0" w:space="0" w:color="auto"/>
                <w:left w:val="none" w:sz="0" w:space="0" w:color="auto"/>
                <w:bottom w:val="none" w:sz="0" w:space="0" w:color="auto"/>
                <w:right w:val="none" w:sz="0" w:space="0" w:color="auto"/>
              </w:divBdr>
            </w:div>
            <w:div w:id="1580015266">
              <w:marLeft w:val="0"/>
              <w:marRight w:val="0"/>
              <w:marTop w:val="0"/>
              <w:marBottom w:val="0"/>
              <w:divBdr>
                <w:top w:val="none" w:sz="0" w:space="0" w:color="auto"/>
                <w:left w:val="none" w:sz="0" w:space="0" w:color="auto"/>
                <w:bottom w:val="none" w:sz="0" w:space="0" w:color="auto"/>
                <w:right w:val="none" w:sz="0" w:space="0" w:color="auto"/>
              </w:divBdr>
            </w:div>
            <w:div w:id="995499274">
              <w:marLeft w:val="0"/>
              <w:marRight w:val="0"/>
              <w:marTop w:val="0"/>
              <w:marBottom w:val="0"/>
              <w:divBdr>
                <w:top w:val="none" w:sz="0" w:space="0" w:color="auto"/>
                <w:left w:val="none" w:sz="0" w:space="0" w:color="auto"/>
                <w:bottom w:val="none" w:sz="0" w:space="0" w:color="auto"/>
                <w:right w:val="none" w:sz="0" w:space="0" w:color="auto"/>
              </w:divBdr>
            </w:div>
            <w:div w:id="110638320">
              <w:marLeft w:val="0"/>
              <w:marRight w:val="0"/>
              <w:marTop w:val="0"/>
              <w:marBottom w:val="0"/>
              <w:divBdr>
                <w:top w:val="none" w:sz="0" w:space="0" w:color="auto"/>
                <w:left w:val="none" w:sz="0" w:space="0" w:color="auto"/>
                <w:bottom w:val="none" w:sz="0" w:space="0" w:color="auto"/>
                <w:right w:val="none" w:sz="0" w:space="0" w:color="auto"/>
              </w:divBdr>
            </w:div>
            <w:div w:id="1629895301">
              <w:marLeft w:val="0"/>
              <w:marRight w:val="0"/>
              <w:marTop w:val="0"/>
              <w:marBottom w:val="0"/>
              <w:divBdr>
                <w:top w:val="none" w:sz="0" w:space="0" w:color="auto"/>
                <w:left w:val="none" w:sz="0" w:space="0" w:color="auto"/>
                <w:bottom w:val="none" w:sz="0" w:space="0" w:color="auto"/>
                <w:right w:val="none" w:sz="0" w:space="0" w:color="auto"/>
              </w:divBdr>
            </w:div>
            <w:div w:id="344675320">
              <w:marLeft w:val="0"/>
              <w:marRight w:val="0"/>
              <w:marTop w:val="0"/>
              <w:marBottom w:val="0"/>
              <w:divBdr>
                <w:top w:val="none" w:sz="0" w:space="0" w:color="auto"/>
                <w:left w:val="none" w:sz="0" w:space="0" w:color="auto"/>
                <w:bottom w:val="none" w:sz="0" w:space="0" w:color="auto"/>
                <w:right w:val="none" w:sz="0" w:space="0" w:color="auto"/>
              </w:divBdr>
            </w:div>
            <w:div w:id="1793742246">
              <w:marLeft w:val="0"/>
              <w:marRight w:val="0"/>
              <w:marTop w:val="0"/>
              <w:marBottom w:val="0"/>
              <w:divBdr>
                <w:top w:val="none" w:sz="0" w:space="0" w:color="auto"/>
                <w:left w:val="none" w:sz="0" w:space="0" w:color="auto"/>
                <w:bottom w:val="none" w:sz="0" w:space="0" w:color="auto"/>
                <w:right w:val="none" w:sz="0" w:space="0" w:color="auto"/>
              </w:divBdr>
            </w:div>
            <w:div w:id="1401557901">
              <w:marLeft w:val="0"/>
              <w:marRight w:val="0"/>
              <w:marTop w:val="0"/>
              <w:marBottom w:val="0"/>
              <w:divBdr>
                <w:top w:val="none" w:sz="0" w:space="0" w:color="auto"/>
                <w:left w:val="none" w:sz="0" w:space="0" w:color="auto"/>
                <w:bottom w:val="none" w:sz="0" w:space="0" w:color="auto"/>
                <w:right w:val="none" w:sz="0" w:space="0" w:color="auto"/>
              </w:divBdr>
            </w:div>
            <w:div w:id="329914796">
              <w:marLeft w:val="0"/>
              <w:marRight w:val="0"/>
              <w:marTop w:val="0"/>
              <w:marBottom w:val="0"/>
              <w:divBdr>
                <w:top w:val="none" w:sz="0" w:space="0" w:color="auto"/>
                <w:left w:val="none" w:sz="0" w:space="0" w:color="auto"/>
                <w:bottom w:val="none" w:sz="0" w:space="0" w:color="auto"/>
                <w:right w:val="none" w:sz="0" w:space="0" w:color="auto"/>
              </w:divBdr>
            </w:div>
            <w:div w:id="2050762683">
              <w:marLeft w:val="0"/>
              <w:marRight w:val="0"/>
              <w:marTop w:val="0"/>
              <w:marBottom w:val="0"/>
              <w:divBdr>
                <w:top w:val="none" w:sz="0" w:space="0" w:color="auto"/>
                <w:left w:val="none" w:sz="0" w:space="0" w:color="auto"/>
                <w:bottom w:val="none" w:sz="0" w:space="0" w:color="auto"/>
                <w:right w:val="none" w:sz="0" w:space="0" w:color="auto"/>
              </w:divBdr>
            </w:div>
            <w:div w:id="1182234165">
              <w:marLeft w:val="0"/>
              <w:marRight w:val="0"/>
              <w:marTop w:val="0"/>
              <w:marBottom w:val="0"/>
              <w:divBdr>
                <w:top w:val="none" w:sz="0" w:space="0" w:color="auto"/>
                <w:left w:val="none" w:sz="0" w:space="0" w:color="auto"/>
                <w:bottom w:val="none" w:sz="0" w:space="0" w:color="auto"/>
                <w:right w:val="none" w:sz="0" w:space="0" w:color="auto"/>
              </w:divBdr>
            </w:div>
            <w:div w:id="2020086023">
              <w:marLeft w:val="0"/>
              <w:marRight w:val="0"/>
              <w:marTop w:val="0"/>
              <w:marBottom w:val="0"/>
              <w:divBdr>
                <w:top w:val="none" w:sz="0" w:space="0" w:color="auto"/>
                <w:left w:val="none" w:sz="0" w:space="0" w:color="auto"/>
                <w:bottom w:val="none" w:sz="0" w:space="0" w:color="auto"/>
                <w:right w:val="none" w:sz="0" w:space="0" w:color="auto"/>
              </w:divBdr>
            </w:div>
            <w:div w:id="950672816">
              <w:marLeft w:val="0"/>
              <w:marRight w:val="0"/>
              <w:marTop w:val="0"/>
              <w:marBottom w:val="0"/>
              <w:divBdr>
                <w:top w:val="none" w:sz="0" w:space="0" w:color="auto"/>
                <w:left w:val="none" w:sz="0" w:space="0" w:color="auto"/>
                <w:bottom w:val="none" w:sz="0" w:space="0" w:color="auto"/>
                <w:right w:val="none" w:sz="0" w:space="0" w:color="auto"/>
              </w:divBdr>
            </w:div>
            <w:div w:id="86389554">
              <w:marLeft w:val="0"/>
              <w:marRight w:val="0"/>
              <w:marTop w:val="0"/>
              <w:marBottom w:val="0"/>
              <w:divBdr>
                <w:top w:val="none" w:sz="0" w:space="0" w:color="auto"/>
                <w:left w:val="none" w:sz="0" w:space="0" w:color="auto"/>
                <w:bottom w:val="none" w:sz="0" w:space="0" w:color="auto"/>
                <w:right w:val="none" w:sz="0" w:space="0" w:color="auto"/>
              </w:divBdr>
            </w:div>
            <w:div w:id="239409337">
              <w:marLeft w:val="0"/>
              <w:marRight w:val="0"/>
              <w:marTop w:val="0"/>
              <w:marBottom w:val="0"/>
              <w:divBdr>
                <w:top w:val="none" w:sz="0" w:space="0" w:color="auto"/>
                <w:left w:val="none" w:sz="0" w:space="0" w:color="auto"/>
                <w:bottom w:val="none" w:sz="0" w:space="0" w:color="auto"/>
                <w:right w:val="none" w:sz="0" w:space="0" w:color="auto"/>
              </w:divBdr>
            </w:div>
            <w:div w:id="1927227055">
              <w:marLeft w:val="0"/>
              <w:marRight w:val="0"/>
              <w:marTop w:val="0"/>
              <w:marBottom w:val="0"/>
              <w:divBdr>
                <w:top w:val="none" w:sz="0" w:space="0" w:color="auto"/>
                <w:left w:val="none" w:sz="0" w:space="0" w:color="auto"/>
                <w:bottom w:val="none" w:sz="0" w:space="0" w:color="auto"/>
                <w:right w:val="none" w:sz="0" w:space="0" w:color="auto"/>
              </w:divBdr>
            </w:div>
            <w:div w:id="194123084">
              <w:marLeft w:val="0"/>
              <w:marRight w:val="0"/>
              <w:marTop w:val="0"/>
              <w:marBottom w:val="0"/>
              <w:divBdr>
                <w:top w:val="none" w:sz="0" w:space="0" w:color="auto"/>
                <w:left w:val="none" w:sz="0" w:space="0" w:color="auto"/>
                <w:bottom w:val="none" w:sz="0" w:space="0" w:color="auto"/>
                <w:right w:val="none" w:sz="0" w:space="0" w:color="auto"/>
              </w:divBdr>
            </w:div>
            <w:div w:id="375544324">
              <w:marLeft w:val="0"/>
              <w:marRight w:val="0"/>
              <w:marTop w:val="0"/>
              <w:marBottom w:val="0"/>
              <w:divBdr>
                <w:top w:val="none" w:sz="0" w:space="0" w:color="auto"/>
                <w:left w:val="none" w:sz="0" w:space="0" w:color="auto"/>
                <w:bottom w:val="none" w:sz="0" w:space="0" w:color="auto"/>
                <w:right w:val="none" w:sz="0" w:space="0" w:color="auto"/>
              </w:divBdr>
            </w:div>
            <w:div w:id="1925921057">
              <w:marLeft w:val="0"/>
              <w:marRight w:val="0"/>
              <w:marTop w:val="0"/>
              <w:marBottom w:val="0"/>
              <w:divBdr>
                <w:top w:val="none" w:sz="0" w:space="0" w:color="auto"/>
                <w:left w:val="none" w:sz="0" w:space="0" w:color="auto"/>
                <w:bottom w:val="none" w:sz="0" w:space="0" w:color="auto"/>
                <w:right w:val="none" w:sz="0" w:space="0" w:color="auto"/>
              </w:divBdr>
            </w:div>
            <w:div w:id="1350719841">
              <w:marLeft w:val="0"/>
              <w:marRight w:val="0"/>
              <w:marTop w:val="0"/>
              <w:marBottom w:val="0"/>
              <w:divBdr>
                <w:top w:val="none" w:sz="0" w:space="0" w:color="auto"/>
                <w:left w:val="none" w:sz="0" w:space="0" w:color="auto"/>
                <w:bottom w:val="none" w:sz="0" w:space="0" w:color="auto"/>
                <w:right w:val="none" w:sz="0" w:space="0" w:color="auto"/>
              </w:divBdr>
            </w:div>
            <w:div w:id="1859200423">
              <w:marLeft w:val="0"/>
              <w:marRight w:val="0"/>
              <w:marTop w:val="0"/>
              <w:marBottom w:val="0"/>
              <w:divBdr>
                <w:top w:val="none" w:sz="0" w:space="0" w:color="auto"/>
                <w:left w:val="none" w:sz="0" w:space="0" w:color="auto"/>
                <w:bottom w:val="none" w:sz="0" w:space="0" w:color="auto"/>
                <w:right w:val="none" w:sz="0" w:space="0" w:color="auto"/>
              </w:divBdr>
            </w:div>
            <w:div w:id="479082034">
              <w:marLeft w:val="0"/>
              <w:marRight w:val="0"/>
              <w:marTop w:val="0"/>
              <w:marBottom w:val="0"/>
              <w:divBdr>
                <w:top w:val="none" w:sz="0" w:space="0" w:color="auto"/>
                <w:left w:val="none" w:sz="0" w:space="0" w:color="auto"/>
                <w:bottom w:val="none" w:sz="0" w:space="0" w:color="auto"/>
                <w:right w:val="none" w:sz="0" w:space="0" w:color="auto"/>
              </w:divBdr>
            </w:div>
            <w:div w:id="782766093">
              <w:marLeft w:val="0"/>
              <w:marRight w:val="0"/>
              <w:marTop w:val="0"/>
              <w:marBottom w:val="0"/>
              <w:divBdr>
                <w:top w:val="none" w:sz="0" w:space="0" w:color="auto"/>
                <w:left w:val="none" w:sz="0" w:space="0" w:color="auto"/>
                <w:bottom w:val="none" w:sz="0" w:space="0" w:color="auto"/>
                <w:right w:val="none" w:sz="0" w:space="0" w:color="auto"/>
              </w:divBdr>
            </w:div>
            <w:div w:id="1064985600">
              <w:marLeft w:val="0"/>
              <w:marRight w:val="0"/>
              <w:marTop w:val="0"/>
              <w:marBottom w:val="0"/>
              <w:divBdr>
                <w:top w:val="none" w:sz="0" w:space="0" w:color="auto"/>
                <w:left w:val="none" w:sz="0" w:space="0" w:color="auto"/>
                <w:bottom w:val="none" w:sz="0" w:space="0" w:color="auto"/>
                <w:right w:val="none" w:sz="0" w:space="0" w:color="auto"/>
              </w:divBdr>
            </w:div>
            <w:div w:id="101389956">
              <w:marLeft w:val="0"/>
              <w:marRight w:val="0"/>
              <w:marTop w:val="0"/>
              <w:marBottom w:val="0"/>
              <w:divBdr>
                <w:top w:val="none" w:sz="0" w:space="0" w:color="auto"/>
                <w:left w:val="none" w:sz="0" w:space="0" w:color="auto"/>
                <w:bottom w:val="none" w:sz="0" w:space="0" w:color="auto"/>
                <w:right w:val="none" w:sz="0" w:space="0" w:color="auto"/>
              </w:divBdr>
            </w:div>
            <w:div w:id="1549339897">
              <w:marLeft w:val="0"/>
              <w:marRight w:val="0"/>
              <w:marTop w:val="0"/>
              <w:marBottom w:val="0"/>
              <w:divBdr>
                <w:top w:val="none" w:sz="0" w:space="0" w:color="auto"/>
                <w:left w:val="none" w:sz="0" w:space="0" w:color="auto"/>
                <w:bottom w:val="none" w:sz="0" w:space="0" w:color="auto"/>
                <w:right w:val="none" w:sz="0" w:space="0" w:color="auto"/>
              </w:divBdr>
            </w:div>
            <w:div w:id="1108425569">
              <w:marLeft w:val="0"/>
              <w:marRight w:val="0"/>
              <w:marTop w:val="0"/>
              <w:marBottom w:val="0"/>
              <w:divBdr>
                <w:top w:val="none" w:sz="0" w:space="0" w:color="auto"/>
                <w:left w:val="none" w:sz="0" w:space="0" w:color="auto"/>
                <w:bottom w:val="none" w:sz="0" w:space="0" w:color="auto"/>
                <w:right w:val="none" w:sz="0" w:space="0" w:color="auto"/>
              </w:divBdr>
            </w:div>
            <w:div w:id="396635">
              <w:marLeft w:val="0"/>
              <w:marRight w:val="0"/>
              <w:marTop w:val="0"/>
              <w:marBottom w:val="0"/>
              <w:divBdr>
                <w:top w:val="none" w:sz="0" w:space="0" w:color="auto"/>
                <w:left w:val="none" w:sz="0" w:space="0" w:color="auto"/>
                <w:bottom w:val="none" w:sz="0" w:space="0" w:color="auto"/>
                <w:right w:val="none" w:sz="0" w:space="0" w:color="auto"/>
              </w:divBdr>
            </w:div>
            <w:div w:id="1468166487">
              <w:marLeft w:val="0"/>
              <w:marRight w:val="0"/>
              <w:marTop w:val="0"/>
              <w:marBottom w:val="0"/>
              <w:divBdr>
                <w:top w:val="none" w:sz="0" w:space="0" w:color="auto"/>
                <w:left w:val="none" w:sz="0" w:space="0" w:color="auto"/>
                <w:bottom w:val="none" w:sz="0" w:space="0" w:color="auto"/>
                <w:right w:val="none" w:sz="0" w:space="0" w:color="auto"/>
              </w:divBdr>
            </w:div>
            <w:div w:id="1049375011">
              <w:marLeft w:val="0"/>
              <w:marRight w:val="0"/>
              <w:marTop w:val="0"/>
              <w:marBottom w:val="0"/>
              <w:divBdr>
                <w:top w:val="none" w:sz="0" w:space="0" w:color="auto"/>
                <w:left w:val="none" w:sz="0" w:space="0" w:color="auto"/>
                <w:bottom w:val="none" w:sz="0" w:space="0" w:color="auto"/>
                <w:right w:val="none" w:sz="0" w:space="0" w:color="auto"/>
              </w:divBdr>
            </w:div>
            <w:div w:id="810170865">
              <w:marLeft w:val="0"/>
              <w:marRight w:val="0"/>
              <w:marTop w:val="0"/>
              <w:marBottom w:val="0"/>
              <w:divBdr>
                <w:top w:val="none" w:sz="0" w:space="0" w:color="auto"/>
                <w:left w:val="none" w:sz="0" w:space="0" w:color="auto"/>
                <w:bottom w:val="none" w:sz="0" w:space="0" w:color="auto"/>
                <w:right w:val="none" w:sz="0" w:space="0" w:color="auto"/>
              </w:divBdr>
            </w:div>
            <w:div w:id="1633559979">
              <w:marLeft w:val="0"/>
              <w:marRight w:val="0"/>
              <w:marTop w:val="0"/>
              <w:marBottom w:val="0"/>
              <w:divBdr>
                <w:top w:val="none" w:sz="0" w:space="0" w:color="auto"/>
                <w:left w:val="none" w:sz="0" w:space="0" w:color="auto"/>
                <w:bottom w:val="none" w:sz="0" w:space="0" w:color="auto"/>
                <w:right w:val="none" w:sz="0" w:space="0" w:color="auto"/>
              </w:divBdr>
            </w:div>
            <w:div w:id="618533554">
              <w:marLeft w:val="0"/>
              <w:marRight w:val="0"/>
              <w:marTop w:val="0"/>
              <w:marBottom w:val="0"/>
              <w:divBdr>
                <w:top w:val="none" w:sz="0" w:space="0" w:color="auto"/>
                <w:left w:val="none" w:sz="0" w:space="0" w:color="auto"/>
                <w:bottom w:val="none" w:sz="0" w:space="0" w:color="auto"/>
                <w:right w:val="none" w:sz="0" w:space="0" w:color="auto"/>
              </w:divBdr>
            </w:div>
            <w:div w:id="1019963181">
              <w:marLeft w:val="0"/>
              <w:marRight w:val="0"/>
              <w:marTop w:val="0"/>
              <w:marBottom w:val="0"/>
              <w:divBdr>
                <w:top w:val="none" w:sz="0" w:space="0" w:color="auto"/>
                <w:left w:val="none" w:sz="0" w:space="0" w:color="auto"/>
                <w:bottom w:val="none" w:sz="0" w:space="0" w:color="auto"/>
                <w:right w:val="none" w:sz="0" w:space="0" w:color="auto"/>
              </w:divBdr>
            </w:div>
            <w:div w:id="1470509652">
              <w:marLeft w:val="0"/>
              <w:marRight w:val="0"/>
              <w:marTop w:val="0"/>
              <w:marBottom w:val="0"/>
              <w:divBdr>
                <w:top w:val="none" w:sz="0" w:space="0" w:color="auto"/>
                <w:left w:val="none" w:sz="0" w:space="0" w:color="auto"/>
                <w:bottom w:val="none" w:sz="0" w:space="0" w:color="auto"/>
                <w:right w:val="none" w:sz="0" w:space="0" w:color="auto"/>
              </w:divBdr>
            </w:div>
            <w:div w:id="1391002980">
              <w:marLeft w:val="0"/>
              <w:marRight w:val="0"/>
              <w:marTop w:val="0"/>
              <w:marBottom w:val="0"/>
              <w:divBdr>
                <w:top w:val="none" w:sz="0" w:space="0" w:color="auto"/>
                <w:left w:val="none" w:sz="0" w:space="0" w:color="auto"/>
                <w:bottom w:val="none" w:sz="0" w:space="0" w:color="auto"/>
                <w:right w:val="none" w:sz="0" w:space="0" w:color="auto"/>
              </w:divBdr>
            </w:div>
            <w:div w:id="1672445235">
              <w:marLeft w:val="0"/>
              <w:marRight w:val="0"/>
              <w:marTop w:val="0"/>
              <w:marBottom w:val="0"/>
              <w:divBdr>
                <w:top w:val="none" w:sz="0" w:space="0" w:color="auto"/>
                <w:left w:val="none" w:sz="0" w:space="0" w:color="auto"/>
                <w:bottom w:val="none" w:sz="0" w:space="0" w:color="auto"/>
                <w:right w:val="none" w:sz="0" w:space="0" w:color="auto"/>
              </w:divBdr>
            </w:div>
            <w:div w:id="1101561132">
              <w:marLeft w:val="0"/>
              <w:marRight w:val="0"/>
              <w:marTop w:val="0"/>
              <w:marBottom w:val="0"/>
              <w:divBdr>
                <w:top w:val="none" w:sz="0" w:space="0" w:color="auto"/>
                <w:left w:val="none" w:sz="0" w:space="0" w:color="auto"/>
                <w:bottom w:val="none" w:sz="0" w:space="0" w:color="auto"/>
                <w:right w:val="none" w:sz="0" w:space="0" w:color="auto"/>
              </w:divBdr>
            </w:div>
            <w:div w:id="479424521">
              <w:marLeft w:val="0"/>
              <w:marRight w:val="0"/>
              <w:marTop w:val="0"/>
              <w:marBottom w:val="0"/>
              <w:divBdr>
                <w:top w:val="none" w:sz="0" w:space="0" w:color="auto"/>
                <w:left w:val="none" w:sz="0" w:space="0" w:color="auto"/>
                <w:bottom w:val="none" w:sz="0" w:space="0" w:color="auto"/>
                <w:right w:val="none" w:sz="0" w:space="0" w:color="auto"/>
              </w:divBdr>
            </w:div>
            <w:div w:id="635187338">
              <w:marLeft w:val="0"/>
              <w:marRight w:val="0"/>
              <w:marTop w:val="0"/>
              <w:marBottom w:val="0"/>
              <w:divBdr>
                <w:top w:val="none" w:sz="0" w:space="0" w:color="auto"/>
                <w:left w:val="none" w:sz="0" w:space="0" w:color="auto"/>
                <w:bottom w:val="none" w:sz="0" w:space="0" w:color="auto"/>
                <w:right w:val="none" w:sz="0" w:space="0" w:color="auto"/>
              </w:divBdr>
            </w:div>
            <w:div w:id="1082410398">
              <w:marLeft w:val="0"/>
              <w:marRight w:val="0"/>
              <w:marTop w:val="0"/>
              <w:marBottom w:val="0"/>
              <w:divBdr>
                <w:top w:val="none" w:sz="0" w:space="0" w:color="auto"/>
                <w:left w:val="none" w:sz="0" w:space="0" w:color="auto"/>
                <w:bottom w:val="none" w:sz="0" w:space="0" w:color="auto"/>
                <w:right w:val="none" w:sz="0" w:space="0" w:color="auto"/>
              </w:divBdr>
            </w:div>
            <w:div w:id="1814323615">
              <w:marLeft w:val="0"/>
              <w:marRight w:val="0"/>
              <w:marTop w:val="0"/>
              <w:marBottom w:val="0"/>
              <w:divBdr>
                <w:top w:val="none" w:sz="0" w:space="0" w:color="auto"/>
                <w:left w:val="none" w:sz="0" w:space="0" w:color="auto"/>
                <w:bottom w:val="none" w:sz="0" w:space="0" w:color="auto"/>
                <w:right w:val="none" w:sz="0" w:space="0" w:color="auto"/>
              </w:divBdr>
            </w:div>
            <w:div w:id="679353887">
              <w:marLeft w:val="0"/>
              <w:marRight w:val="0"/>
              <w:marTop w:val="0"/>
              <w:marBottom w:val="0"/>
              <w:divBdr>
                <w:top w:val="none" w:sz="0" w:space="0" w:color="auto"/>
                <w:left w:val="none" w:sz="0" w:space="0" w:color="auto"/>
                <w:bottom w:val="none" w:sz="0" w:space="0" w:color="auto"/>
                <w:right w:val="none" w:sz="0" w:space="0" w:color="auto"/>
              </w:divBdr>
            </w:div>
            <w:div w:id="688262985">
              <w:marLeft w:val="0"/>
              <w:marRight w:val="0"/>
              <w:marTop w:val="0"/>
              <w:marBottom w:val="0"/>
              <w:divBdr>
                <w:top w:val="none" w:sz="0" w:space="0" w:color="auto"/>
                <w:left w:val="none" w:sz="0" w:space="0" w:color="auto"/>
                <w:bottom w:val="none" w:sz="0" w:space="0" w:color="auto"/>
                <w:right w:val="none" w:sz="0" w:space="0" w:color="auto"/>
              </w:divBdr>
            </w:div>
            <w:div w:id="1592549383">
              <w:marLeft w:val="0"/>
              <w:marRight w:val="0"/>
              <w:marTop w:val="0"/>
              <w:marBottom w:val="0"/>
              <w:divBdr>
                <w:top w:val="none" w:sz="0" w:space="0" w:color="auto"/>
                <w:left w:val="none" w:sz="0" w:space="0" w:color="auto"/>
                <w:bottom w:val="none" w:sz="0" w:space="0" w:color="auto"/>
                <w:right w:val="none" w:sz="0" w:space="0" w:color="auto"/>
              </w:divBdr>
            </w:div>
            <w:div w:id="572468317">
              <w:marLeft w:val="0"/>
              <w:marRight w:val="0"/>
              <w:marTop w:val="0"/>
              <w:marBottom w:val="0"/>
              <w:divBdr>
                <w:top w:val="none" w:sz="0" w:space="0" w:color="auto"/>
                <w:left w:val="none" w:sz="0" w:space="0" w:color="auto"/>
                <w:bottom w:val="none" w:sz="0" w:space="0" w:color="auto"/>
                <w:right w:val="none" w:sz="0" w:space="0" w:color="auto"/>
              </w:divBdr>
            </w:div>
            <w:div w:id="318387085">
              <w:marLeft w:val="0"/>
              <w:marRight w:val="0"/>
              <w:marTop w:val="0"/>
              <w:marBottom w:val="0"/>
              <w:divBdr>
                <w:top w:val="none" w:sz="0" w:space="0" w:color="auto"/>
                <w:left w:val="none" w:sz="0" w:space="0" w:color="auto"/>
                <w:bottom w:val="none" w:sz="0" w:space="0" w:color="auto"/>
                <w:right w:val="none" w:sz="0" w:space="0" w:color="auto"/>
              </w:divBdr>
            </w:div>
            <w:div w:id="905997539">
              <w:marLeft w:val="0"/>
              <w:marRight w:val="0"/>
              <w:marTop w:val="0"/>
              <w:marBottom w:val="0"/>
              <w:divBdr>
                <w:top w:val="none" w:sz="0" w:space="0" w:color="auto"/>
                <w:left w:val="none" w:sz="0" w:space="0" w:color="auto"/>
                <w:bottom w:val="none" w:sz="0" w:space="0" w:color="auto"/>
                <w:right w:val="none" w:sz="0" w:space="0" w:color="auto"/>
              </w:divBdr>
            </w:div>
            <w:div w:id="1833107664">
              <w:marLeft w:val="0"/>
              <w:marRight w:val="0"/>
              <w:marTop w:val="0"/>
              <w:marBottom w:val="0"/>
              <w:divBdr>
                <w:top w:val="none" w:sz="0" w:space="0" w:color="auto"/>
                <w:left w:val="none" w:sz="0" w:space="0" w:color="auto"/>
                <w:bottom w:val="none" w:sz="0" w:space="0" w:color="auto"/>
                <w:right w:val="none" w:sz="0" w:space="0" w:color="auto"/>
              </w:divBdr>
            </w:div>
            <w:div w:id="816579195">
              <w:marLeft w:val="0"/>
              <w:marRight w:val="0"/>
              <w:marTop w:val="0"/>
              <w:marBottom w:val="0"/>
              <w:divBdr>
                <w:top w:val="none" w:sz="0" w:space="0" w:color="auto"/>
                <w:left w:val="none" w:sz="0" w:space="0" w:color="auto"/>
                <w:bottom w:val="none" w:sz="0" w:space="0" w:color="auto"/>
                <w:right w:val="none" w:sz="0" w:space="0" w:color="auto"/>
              </w:divBdr>
            </w:div>
            <w:div w:id="702944096">
              <w:marLeft w:val="0"/>
              <w:marRight w:val="0"/>
              <w:marTop w:val="0"/>
              <w:marBottom w:val="0"/>
              <w:divBdr>
                <w:top w:val="none" w:sz="0" w:space="0" w:color="auto"/>
                <w:left w:val="none" w:sz="0" w:space="0" w:color="auto"/>
                <w:bottom w:val="none" w:sz="0" w:space="0" w:color="auto"/>
                <w:right w:val="none" w:sz="0" w:space="0" w:color="auto"/>
              </w:divBdr>
            </w:div>
            <w:div w:id="1151992320">
              <w:marLeft w:val="0"/>
              <w:marRight w:val="0"/>
              <w:marTop w:val="0"/>
              <w:marBottom w:val="0"/>
              <w:divBdr>
                <w:top w:val="none" w:sz="0" w:space="0" w:color="auto"/>
                <w:left w:val="none" w:sz="0" w:space="0" w:color="auto"/>
                <w:bottom w:val="none" w:sz="0" w:space="0" w:color="auto"/>
                <w:right w:val="none" w:sz="0" w:space="0" w:color="auto"/>
              </w:divBdr>
            </w:div>
            <w:div w:id="1409230279">
              <w:marLeft w:val="0"/>
              <w:marRight w:val="0"/>
              <w:marTop w:val="0"/>
              <w:marBottom w:val="0"/>
              <w:divBdr>
                <w:top w:val="none" w:sz="0" w:space="0" w:color="auto"/>
                <w:left w:val="none" w:sz="0" w:space="0" w:color="auto"/>
                <w:bottom w:val="none" w:sz="0" w:space="0" w:color="auto"/>
                <w:right w:val="none" w:sz="0" w:space="0" w:color="auto"/>
              </w:divBdr>
            </w:div>
            <w:div w:id="1729524836">
              <w:marLeft w:val="0"/>
              <w:marRight w:val="0"/>
              <w:marTop w:val="0"/>
              <w:marBottom w:val="0"/>
              <w:divBdr>
                <w:top w:val="none" w:sz="0" w:space="0" w:color="auto"/>
                <w:left w:val="none" w:sz="0" w:space="0" w:color="auto"/>
                <w:bottom w:val="none" w:sz="0" w:space="0" w:color="auto"/>
                <w:right w:val="none" w:sz="0" w:space="0" w:color="auto"/>
              </w:divBdr>
            </w:div>
            <w:div w:id="1182818364">
              <w:marLeft w:val="0"/>
              <w:marRight w:val="0"/>
              <w:marTop w:val="0"/>
              <w:marBottom w:val="0"/>
              <w:divBdr>
                <w:top w:val="none" w:sz="0" w:space="0" w:color="auto"/>
                <w:left w:val="none" w:sz="0" w:space="0" w:color="auto"/>
                <w:bottom w:val="none" w:sz="0" w:space="0" w:color="auto"/>
                <w:right w:val="none" w:sz="0" w:space="0" w:color="auto"/>
              </w:divBdr>
            </w:div>
            <w:div w:id="281616119">
              <w:marLeft w:val="0"/>
              <w:marRight w:val="0"/>
              <w:marTop w:val="0"/>
              <w:marBottom w:val="0"/>
              <w:divBdr>
                <w:top w:val="none" w:sz="0" w:space="0" w:color="auto"/>
                <w:left w:val="none" w:sz="0" w:space="0" w:color="auto"/>
                <w:bottom w:val="none" w:sz="0" w:space="0" w:color="auto"/>
                <w:right w:val="none" w:sz="0" w:space="0" w:color="auto"/>
              </w:divBdr>
            </w:div>
            <w:div w:id="2001427214">
              <w:marLeft w:val="0"/>
              <w:marRight w:val="0"/>
              <w:marTop w:val="0"/>
              <w:marBottom w:val="0"/>
              <w:divBdr>
                <w:top w:val="none" w:sz="0" w:space="0" w:color="auto"/>
                <w:left w:val="none" w:sz="0" w:space="0" w:color="auto"/>
                <w:bottom w:val="none" w:sz="0" w:space="0" w:color="auto"/>
                <w:right w:val="none" w:sz="0" w:space="0" w:color="auto"/>
              </w:divBdr>
            </w:div>
            <w:div w:id="1043482508">
              <w:marLeft w:val="0"/>
              <w:marRight w:val="0"/>
              <w:marTop w:val="0"/>
              <w:marBottom w:val="0"/>
              <w:divBdr>
                <w:top w:val="none" w:sz="0" w:space="0" w:color="auto"/>
                <w:left w:val="none" w:sz="0" w:space="0" w:color="auto"/>
                <w:bottom w:val="none" w:sz="0" w:space="0" w:color="auto"/>
                <w:right w:val="none" w:sz="0" w:space="0" w:color="auto"/>
              </w:divBdr>
            </w:div>
            <w:div w:id="1904028173">
              <w:marLeft w:val="0"/>
              <w:marRight w:val="0"/>
              <w:marTop w:val="0"/>
              <w:marBottom w:val="0"/>
              <w:divBdr>
                <w:top w:val="none" w:sz="0" w:space="0" w:color="auto"/>
                <w:left w:val="none" w:sz="0" w:space="0" w:color="auto"/>
                <w:bottom w:val="none" w:sz="0" w:space="0" w:color="auto"/>
                <w:right w:val="none" w:sz="0" w:space="0" w:color="auto"/>
              </w:divBdr>
            </w:div>
            <w:div w:id="1539661588">
              <w:marLeft w:val="0"/>
              <w:marRight w:val="0"/>
              <w:marTop w:val="0"/>
              <w:marBottom w:val="0"/>
              <w:divBdr>
                <w:top w:val="none" w:sz="0" w:space="0" w:color="auto"/>
                <w:left w:val="none" w:sz="0" w:space="0" w:color="auto"/>
                <w:bottom w:val="none" w:sz="0" w:space="0" w:color="auto"/>
                <w:right w:val="none" w:sz="0" w:space="0" w:color="auto"/>
              </w:divBdr>
            </w:div>
            <w:div w:id="778765591">
              <w:marLeft w:val="0"/>
              <w:marRight w:val="0"/>
              <w:marTop w:val="0"/>
              <w:marBottom w:val="0"/>
              <w:divBdr>
                <w:top w:val="none" w:sz="0" w:space="0" w:color="auto"/>
                <w:left w:val="none" w:sz="0" w:space="0" w:color="auto"/>
                <w:bottom w:val="none" w:sz="0" w:space="0" w:color="auto"/>
                <w:right w:val="none" w:sz="0" w:space="0" w:color="auto"/>
              </w:divBdr>
            </w:div>
            <w:div w:id="1270551531">
              <w:marLeft w:val="0"/>
              <w:marRight w:val="0"/>
              <w:marTop w:val="0"/>
              <w:marBottom w:val="0"/>
              <w:divBdr>
                <w:top w:val="none" w:sz="0" w:space="0" w:color="auto"/>
                <w:left w:val="none" w:sz="0" w:space="0" w:color="auto"/>
                <w:bottom w:val="none" w:sz="0" w:space="0" w:color="auto"/>
                <w:right w:val="none" w:sz="0" w:space="0" w:color="auto"/>
              </w:divBdr>
            </w:div>
            <w:div w:id="487132402">
              <w:marLeft w:val="0"/>
              <w:marRight w:val="0"/>
              <w:marTop w:val="0"/>
              <w:marBottom w:val="0"/>
              <w:divBdr>
                <w:top w:val="none" w:sz="0" w:space="0" w:color="auto"/>
                <w:left w:val="none" w:sz="0" w:space="0" w:color="auto"/>
                <w:bottom w:val="none" w:sz="0" w:space="0" w:color="auto"/>
                <w:right w:val="none" w:sz="0" w:space="0" w:color="auto"/>
              </w:divBdr>
            </w:div>
            <w:div w:id="646786498">
              <w:marLeft w:val="0"/>
              <w:marRight w:val="0"/>
              <w:marTop w:val="0"/>
              <w:marBottom w:val="0"/>
              <w:divBdr>
                <w:top w:val="none" w:sz="0" w:space="0" w:color="auto"/>
                <w:left w:val="none" w:sz="0" w:space="0" w:color="auto"/>
                <w:bottom w:val="none" w:sz="0" w:space="0" w:color="auto"/>
                <w:right w:val="none" w:sz="0" w:space="0" w:color="auto"/>
              </w:divBdr>
            </w:div>
            <w:div w:id="1978876284">
              <w:marLeft w:val="0"/>
              <w:marRight w:val="0"/>
              <w:marTop w:val="0"/>
              <w:marBottom w:val="0"/>
              <w:divBdr>
                <w:top w:val="none" w:sz="0" w:space="0" w:color="auto"/>
                <w:left w:val="none" w:sz="0" w:space="0" w:color="auto"/>
                <w:bottom w:val="none" w:sz="0" w:space="0" w:color="auto"/>
                <w:right w:val="none" w:sz="0" w:space="0" w:color="auto"/>
              </w:divBdr>
            </w:div>
            <w:div w:id="1502893455">
              <w:marLeft w:val="0"/>
              <w:marRight w:val="0"/>
              <w:marTop w:val="0"/>
              <w:marBottom w:val="0"/>
              <w:divBdr>
                <w:top w:val="none" w:sz="0" w:space="0" w:color="auto"/>
                <w:left w:val="none" w:sz="0" w:space="0" w:color="auto"/>
                <w:bottom w:val="none" w:sz="0" w:space="0" w:color="auto"/>
                <w:right w:val="none" w:sz="0" w:space="0" w:color="auto"/>
              </w:divBdr>
            </w:div>
            <w:div w:id="2132239269">
              <w:marLeft w:val="0"/>
              <w:marRight w:val="0"/>
              <w:marTop w:val="0"/>
              <w:marBottom w:val="0"/>
              <w:divBdr>
                <w:top w:val="none" w:sz="0" w:space="0" w:color="auto"/>
                <w:left w:val="none" w:sz="0" w:space="0" w:color="auto"/>
                <w:bottom w:val="none" w:sz="0" w:space="0" w:color="auto"/>
                <w:right w:val="none" w:sz="0" w:space="0" w:color="auto"/>
              </w:divBdr>
            </w:div>
            <w:div w:id="1538008655">
              <w:marLeft w:val="0"/>
              <w:marRight w:val="0"/>
              <w:marTop w:val="0"/>
              <w:marBottom w:val="0"/>
              <w:divBdr>
                <w:top w:val="none" w:sz="0" w:space="0" w:color="auto"/>
                <w:left w:val="none" w:sz="0" w:space="0" w:color="auto"/>
                <w:bottom w:val="none" w:sz="0" w:space="0" w:color="auto"/>
                <w:right w:val="none" w:sz="0" w:space="0" w:color="auto"/>
              </w:divBdr>
            </w:div>
            <w:div w:id="778909828">
              <w:marLeft w:val="0"/>
              <w:marRight w:val="0"/>
              <w:marTop w:val="0"/>
              <w:marBottom w:val="0"/>
              <w:divBdr>
                <w:top w:val="none" w:sz="0" w:space="0" w:color="auto"/>
                <w:left w:val="none" w:sz="0" w:space="0" w:color="auto"/>
                <w:bottom w:val="none" w:sz="0" w:space="0" w:color="auto"/>
                <w:right w:val="none" w:sz="0" w:space="0" w:color="auto"/>
              </w:divBdr>
            </w:div>
            <w:div w:id="892233967">
              <w:marLeft w:val="0"/>
              <w:marRight w:val="0"/>
              <w:marTop w:val="0"/>
              <w:marBottom w:val="0"/>
              <w:divBdr>
                <w:top w:val="none" w:sz="0" w:space="0" w:color="auto"/>
                <w:left w:val="none" w:sz="0" w:space="0" w:color="auto"/>
                <w:bottom w:val="none" w:sz="0" w:space="0" w:color="auto"/>
                <w:right w:val="none" w:sz="0" w:space="0" w:color="auto"/>
              </w:divBdr>
            </w:div>
            <w:div w:id="1040546209">
              <w:marLeft w:val="0"/>
              <w:marRight w:val="0"/>
              <w:marTop w:val="0"/>
              <w:marBottom w:val="0"/>
              <w:divBdr>
                <w:top w:val="none" w:sz="0" w:space="0" w:color="auto"/>
                <w:left w:val="none" w:sz="0" w:space="0" w:color="auto"/>
                <w:bottom w:val="none" w:sz="0" w:space="0" w:color="auto"/>
                <w:right w:val="none" w:sz="0" w:space="0" w:color="auto"/>
              </w:divBdr>
            </w:div>
            <w:div w:id="1354190688">
              <w:marLeft w:val="0"/>
              <w:marRight w:val="0"/>
              <w:marTop w:val="0"/>
              <w:marBottom w:val="0"/>
              <w:divBdr>
                <w:top w:val="none" w:sz="0" w:space="0" w:color="auto"/>
                <w:left w:val="none" w:sz="0" w:space="0" w:color="auto"/>
                <w:bottom w:val="none" w:sz="0" w:space="0" w:color="auto"/>
                <w:right w:val="none" w:sz="0" w:space="0" w:color="auto"/>
              </w:divBdr>
            </w:div>
            <w:div w:id="1192300657">
              <w:marLeft w:val="0"/>
              <w:marRight w:val="0"/>
              <w:marTop w:val="0"/>
              <w:marBottom w:val="0"/>
              <w:divBdr>
                <w:top w:val="none" w:sz="0" w:space="0" w:color="auto"/>
                <w:left w:val="none" w:sz="0" w:space="0" w:color="auto"/>
                <w:bottom w:val="none" w:sz="0" w:space="0" w:color="auto"/>
                <w:right w:val="none" w:sz="0" w:space="0" w:color="auto"/>
              </w:divBdr>
            </w:div>
            <w:div w:id="1471091217">
              <w:marLeft w:val="0"/>
              <w:marRight w:val="0"/>
              <w:marTop w:val="0"/>
              <w:marBottom w:val="0"/>
              <w:divBdr>
                <w:top w:val="none" w:sz="0" w:space="0" w:color="auto"/>
                <w:left w:val="none" w:sz="0" w:space="0" w:color="auto"/>
                <w:bottom w:val="none" w:sz="0" w:space="0" w:color="auto"/>
                <w:right w:val="none" w:sz="0" w:space="0" w:color="auto"/>
              </w:divBdr>
            </w:div>
            <w:div w:id="716055138">
              <w:marLeft w:val="0"/>
              <w:marRight w:val="0"/>
              <w:marTop w:val="0"/>
              <w:marBottom w:val="0"/>
              <w:divBdr>
                <w:top w:val="none" w:sz="0" w:space="0" w:color="auto"/>
                <w:left w:val="none" w:sz="0" w:space="0" w:color="auto"/>
                <w:bottom w:val="none" w:sz="0" w:space="0" w:color="auto"/>
                <w:right w:val="none" w:sz="0" w:space="0" w:color="auto"/>
              </w:divBdr>
            </w:div>
            <w:div w:id="776413762">
              <w:marLeft w:val="0"/>
              <w:marRight w:val="0"/>
              <w:marTop w:val="0"/>
              <w:marBottom w:val="0"/>
              <w:divBdr>
                <w:top w:val="none" w:sz="0" w:space="0" w:color="auto"/>
                <w:left w:val="none" w:sz="0" w:space="0" w:color="auto"/>
                <w:bottom w:val="none" w:sz="0" w:space="0" w:color="auto"/>
                <w:right w:val="none" w:sz="0" w:space="0" w:color="auto"/>
              </w:divBdr>
            </w:div>
            <w:div w:id="1231188477">
              <w:marLeft w:val="0"/>
              <w:marRight w:val="0"/>
              <w:marTop w:val="0"/>
              <w:marBottom w:val="0"/>
              <w:divBdr>
                <w:top w:val="none" w:sz="0" w:space="0" w:color="auto"/>
                <w:left w:val="none" w:sz="0" w:space="0" w:color="auto"/>
                <w:bottom w:val="none" w:sz="0" w:space="0" w:color="auto"/>
                <w:right w:val="none" w:sz="0" w:space="0" w:color="auto"/>
              </w:divBdr>
            </w:div>
            <w:div w:id="497186791">
              <w:marLeft w:val="0"/>
              <w:marRight w:val="0"/>
              <w:marTop w:val="0"/>
              <w:marBottom w:val="0"/>
              <w:divBdr>
                <w:top w:val="none" w:sz="0" w:space="0" w:color="auto"/>
                <w:left w:val="none" w:sz="0" w:space="0" w:color="auto"/>
                <w:bottom w:val="none" w:sz="0" w:space="0" w:color="auto"/>
                <w:right w:val="none" w:sz="0" w:space="0" w:color="auto"/>
              </w:divBdr>
            </w:div>
            <w:div w:id="2028560870">
              <w:marLeft w:val="0"/>
              <w:marRight w:val="0"/>
              <w:marTop w:val="0"/>
              <w:marBottom w:val="0"/>
              <w:divBdr>
                <w:top w:val="none" w:sz="0" w:space="0" w:color="auto"/>
                <w:left w:val="none" w:sz="0" w:space="0" w:color="auto"/>
                <w:bottom w:val="none" w:sz="0" w:space="0" w:color="auto"/>
                <w:right w:val="none" w:sz="0" w:space="0" w:color="auto"/>
              </w:divBdr>
            </w:div>
            <w:div w:id="1519466332">
              <w:marLeft w:val="0"/>
              <w:marRight w:val="0"/>
              <w:marTop w:val="0"/>
              <w:marBottom w:val="0"/>
              <w:divBdr>
                <w:top w:val="none" w:sz="0" w:space="0" w:color="auto"/>
                <w:left w:val="none" w:sz="0" w:space="0" w:color="auto"/>
                <w:bottom w:val="none" w:sz="0" w:space="0" w:color="auto"/>
                <w:right w:val="none" w:sz="0" w:space="0" w:color="auto"/>
              </w:divBdr>
            </w:div>
            <w:div w:id="1490366046">
              <w:marLeft w:val="0"/>
              <w:marRight w:val="0"/>
              <w:marTop w:val="0"/>
              <w:marBottom w:val="0"/>
              <w:divBdr>
                <w:top w:val="none" w:sz="0" w:space="0" w:color="auto"/>
                <w:left w:val="none" w:sz="0" w:space="0" w:color="auto"/>
                <w:bottom w:val="none" w:sz="0" w:space="0" w:color="auto"/>
                <w:right w:val="none" w:sz="0" w:space="0" w:color="auto"/>
              </w:divBdr>
            </w:div>
            <w:div w:id="1665816794">
              <w:marLeft w:val="0"/>
              <w:marRight w:val="0"/>
              <w:marTop w:val="0"/>
              <w:marBottom w:val="0"/>
              <w:divBdr>
                <w:top w:val="none" w:sz="0" w:space="0" w:color="auto"/>
                <w:left w:val="none" w:sz="0" w:space="0" w:color="auto"/>
                <w:bottom w:val="none" w:sz="0" w:space="0" w:color="auto"/>
                <w:right w:val="none" w:sz="0" w:space="0" w:color="auto"/>
              </w:divBdr>
            </w:div>
            <w:div w:id="1159036320">
              <w:marLeft w:val="0"/>
              <w:marRight w:val="0"/>
              <w:marTop w:val="0"/>
              <w:marBottom w:val="0"/>
              <w:divBdr>
                <w:top w:val="none" w:sz="0" w:space="0" w:color="auto"/>
                <w:left w:val="none" w:sz="0" w:space="0" w:color="auto"/>
                <w:bottom w:val="none" w:sz="0" w:space="0" w:color="auto"/>
                <w:right w:val="none" w:sz="0" w:space="0" w:color="auto"/>
              </w:divBdr>
            </w:div>
            <w:div w:id="544608308">
              <w:marLeft w:val="0"/>
              <w:marRight w:val="0"/>
              <w:marTop w:val="0"/>
              <w:marBottom w:val="0"/>
              <w:divBdr>
                <w:top w:val="none" w:sz="0" w:space="0" w:color="auto"/>
                <w:left w:val="none" w:sz="0" w:space="0" w:color="auto"/>
                <w:bottom w:val="none" w:sz="0" w:space="0" w:color="auto"/>
                <w:right w:val="none" w:sz="0" w:space="0" w:color="auto"/>
              </w:divBdr>
            </w:div>
            <w:div w:id="473714674">
              <w:marLeft w:val="0"/>
              <w:marRight w:val="0"/>
              <w:marTop w:val="0"/>
              <w:marBottom w:val="0"/>
              <w:divBdr>
                <w:top w:val="none" w:sz="0" w:space="0" w:color="auto"/>
                <w:left w:val="none" w:sz="0" w:space="0" w:color="auto"/>
                <w:bottom w:val="none" w:sz="0" w:space="0" w:color="auto"/>
                <w:right w:val="none" w:sz="0" w:space="0" w:color="auto"/>
              </w:divBdr>
            </w:div>
            <w:div w:id="631984026">
              <w:marLeft w:val="0"/>
              <w:marRight w:val="0"/>
              <w:marTop w:val="0"/>
              <w:marBottom w:val="0"/>
              <w:divBdr>
                <w:top w:val="none" w:sz="0" w:space="0" w:color="auto"/>
                <w:left w:val="none" w:sz="0" w:space="0" w:color="auto"/>
                <w:bottom w:val="none" w:sz="0" w:space="0" w:color="auto"/>
                <w:right w:val="none" w:sz="0" w:space="0" w:color="auto"/>
              </w:divBdr>
            </w:div>
            <w:div w:id="1948733815">
              <w:marLeft w:val="0"/>
              <w:marRight w:val="0"/>
              <w:marTop w:val="0"/>
              <w:marBottom w:val="0"/>
              <w:divBdr>
                <w:top w:val="none" w:sz="0" w:space="0" w:color="auto"/>
                <w:left w:val="none" w:sz="0" w:space="0" w:color="auto"/>
                <w:bottom w:val="none" w:sz="0" w:space="0" w:color="auto"/>
                <w:right w:val="none" w:sz="0" w:space="0" w:color="auto"/>
              </w:divBdr>
            </w:div>
            <w:div w:id="1366175090">
              <w:marLeft w:val="0"/>
              <w:marRight w:val="0"/>
              <w:marTop w:val="0"/>
              <w:marBottom w:val="0"/>
              <w:divBdr>
                <w:top w:val="none" w:sz="0" w:space="0" w:color="auto"/>
                <w:left w:val="none" w:sz="0" w:space="0" w:color="auto"/>
                <w:bottom w:val="none" w:sz="0" w:space="0" w:color="auto"/>
                <w:right w:val="none" w:sz="0" w:space="0" w:color="auto"/>
              </w:divBdr>
            </w:div>
            <w:div w:id="267205375">
              <w:marLeft w:val="0"/>
              <w:marRight w:val="0"/>
              <w:marTop w:val="0"/>
              <w:marBottom w:val="0"/>
              <w:divBdr>
                <w:top w:val="none" w:sz="0" w:space="0" w:color="auto"/>
                <w:left w:val="none" w:sz="0" w:space="0" w:color="auto"/>
                <w:bottom w:val="none" w:sz="0" w:space="0" w:color="auto"/>
                <w:right w:val="none" w:sz="0" w:space="0" w:color="auto"/>
              </w:divBdr>
            </w:div>
            <w:div w:id="1337072999">
              <w:marLeft w:val="0"/>
              <w:marRight w:val="0"/>
              <w:marTop w:val="0"/>
              <w:marBottom w:val="0"/>
              <w:divBdr>
                <w:top w:val="none" w:sz="0" w:space="0" w:color="auto"/>
                <w:left w:val="none" w:sz="0" w:space="0" w:color="auto"/>
                <w:bottom w:val="none" w:sz="0" w:space="0" w:color="auto"/>
                <w:right w:val="none" w:sz="0" w:space="0" w:color="auto"/>
              </w:divBdr>
            </w:div>
            <w:div w:id="292059725">
              <w:marLeft w:val="0"/>
              <w:marRight w:val="0"/>
              <w:marTop w:val="0"/>
              <w:marBottom w:val="0"/>
              <w:divBdr>
                <w:top w:val="none" w:sz="0" w:space="0" w:color="auto"/>
                <w:left w:val="none" w:sz="0" w:space="0" w:color="auto"/>
                <w:bottom w:val="none" w:sz="0" w:space="0" w:color="auto"/>
                <w:right w:val="none" w:sz="0" w:space="0" w:color="auto"/>
              </w:divBdr>
            </w:div>
            <w:div w:id="272522707">
              <w:marLeft w:val="0"/>
              <w:marRight w:val="0"/>
              <w:marTop w:val="0"/>
              <w:marBottom w:val="0"/>
              <w:divBdr>
                <w:top w:val="none" w:sz="0" w:space="0" w:color="auto"/>
                <w:left w:val="none" w:sz="0" w:space="0" w:color="auto"/>
                <w:bottom w:val="none" w:sz="0" w:space="0" w:color="auto"/>
                <w:right w:val="none" w:sz="0" w:space="0" w:color="auto"/>
              </w:divBdr>
            </w:div>
            <w:div w:id="384179215">
              <w:marLeft w:val="0"/>
              <w:marRight w:val="0"/>
              <w:marTop w:val="0"/>
              <w:marBottom w:val="0"/>
              <w:divBdr>
                <w:top w:val="none" w:sz="0" w:space="0" w:color="auto"/>
                <w:left w:val="none" w:sz="0" w:space="0" w:color="auto"/>
                <w:bottom w:val="none" w:sz="0" w:space="0" w:color="auto"/>
                <w:right w:val="none" w:sz="0" w:space="0" w:color="auto"/>
              </w:divBdr>
            </w:div>
            <w:div w:id="1984120208">
              <w:marLeft w:val="0"/>
              <w:marRight w:val="0"/>
              <w:marTop w:val="0"/>
              <w:marBottom w:val="0"/>
              <w:divBdr>
                <w:top w:val="none" w:sz="0" w:space="0" w:color="auto"/>
                <w:left w:val="none" w:sz="0" w:space="0" w:color="auto"/>
                <w:bottom w:val="none" w:sz="0" w:space="0" w:color="auto"/>
                <w:right w:val="none" w:sz="0" w:space="0" w:color="auto"/>
              </w:divBdr>
            </w:div>
            <w:div w:id="1223515859">
              <w:marLeft w:val="0"/>
              <w:marRight w:val="0"/>
              <w:marTop w:val="0"/>
              <w:marBottom w:val="0"/>
              <w:divBdr>
                <w:top w:val="none" w:sz="0" w:space="0" w:color="auto"/>
                <w:left w:val="none" w:sz="0" w:space="0" w:color="auto"/>
                <w:bottom w:val="none" w:sz="0" w:space="0" w:color="auto"/>
                <w:right w:val="none" w:sz="0" w:space="0" w:color="auto"/>
              </w:divBdr>
            </w:div>
            <w:div w:id="1873227454">
              <w:marLeft w:val="0"/>
              <w:marRight w:val="0"/>
              <w:marTop w:val="0"/>
              <w:marBottom w:val="0"/>
              <w:divBdr>
                <w:top w:val="none" w:sz="0" w:space="0" w:color="auto"/>
                <w:left w:val="none" w:sz="0" w:space="0" w:color="auto"/>
                <w:bottom w:val="none" w:sz="0" w:space="0" w:color="auto"/>
                <w:right w:val="none" w:sz="0" w:space="0" w:color="auto"/>
              </w:divBdr>
            </w:div>
            <w:div w:id="1090540383">
              <w:marLeft w:val="0"/>
              <w:marRight w:val="0"/>
              <w:marTop w:val="0"/>
              <w:marBottom w:val="0"/>
              <w:divBdr>
                <w:top w:val="none" w:sz="0" w:space="0" w:color="auto"/>
                <w:left w:val="none" w:sz="0" w:space="0" w:color="auto"/>
                <w:bottom w:val="none" w:sz="0" w:space="0" w:color="auto"/>
                <w:right w:val="none" w:sz="0" w:space="0" w:color="auto"/>
              </w:divBdr>
            </w:div>
            <w:div w:id="214509758">
              <w:marLeft w:val="0"/>
              <w:marRight w:val="0"/>
              <w:marTop w:val="0"/>
              <w:marBottom w:val="0"/>
              <w:divBdr>
                <w:top w:val="none" w:sz="0" w:space="0" w:color="auto"/>
                <w:left w:val="none" w:sz="0" w:space="0" w:color="auto"/>
                <w:bottom w:val="none" w:sz="0" w:space="0" w:color="auto"/>
                <w:right w:val="none" w:sz="0" w:space="0" w:color="auto"/>
              </w:divBdr>
            </w:div>
            <w:div w:id="261112010">
              <w:marLeft w:val="0"/>
              <w:marRight w:val="0"/>
              <w:marTop w:val="0"/>
              <w:marBottom w:val="0"/>
              <w:divBdr>
                <w:top w:val="none" w:sz="0" w:space="0" w:color="auto"/>
                <w:left w:val="none" w:sz="0" w:space="0" w:color="auto"/>
                <w:bottom w:val="none" w:sz="0" w:space="0" w:color="auto"/>
                <w:right w:val="none" w:sz="0" w:space="0" w:color="auto"/>
              </w:divBdr>
            </w:div>
            <w:div w:id="291247818">
              <w:marLeft w:val="0"/>
              <w:marRight w:val="0"/>
              <w:marTop w:val="0"/>
              <w:marBottom w:val="0"/>
              <w:divBdr>
                <w:top w:val="none" w:sz="0" w:space="0" w:color="auto"/>
                <w:left w:val="none" w:sz="0" w:space="0" w:color="auto"/>
                <w:bottom w:val="none" w:sz="0" w:space="0" w:color="auto"/>
                <w:right w:val="none" w:sz="0" w:space="0" w:color="auto"/>
              </w:divBdr>
            </w:div>
            <w:div w:id="1416708655">
              <w:marLeft w:val="0"/>
              <w:marRight w:val="0"/>
              <w:marTop w:val="0"/>
              <w:marBottom w:val="0"/>
              <w:divBdr>
                <w:top w:val="none" w:sz="0" w:space="0" w:color="auto"/>
                <w:left w:val="none" w:sz="0" w:space="0" w:color="auto"/>
                <w:bottom w:val="none" w:sz="0" w:space="0" w:color="auto"/>
                <w:right w:val="none" w:sz="0" w:space="0" w:color="auto"/>
              </w:divBdr>
            </w:div>
            <w:div w:id="452552710">
              <w:marLeft w:val="0"/>
              <w:marRight w:val="0"/>
              <w:marTop w:val="0"/>
              <w:marBottom w:val="0"/>
              <w:divBdr>
                <w:top w:val="none" w:sz="0" w:space="0" w:color="auto"/>
                <w:left w:val="none" w:sz="0" w:space="0" w:color="auto"/>
                <w:bottom w:val="none" w:sz="0" w:space="0" w:color="auto"/>
                <w:right w:val="none" w:sz="0" w:space="0" w:color="auto"/>
              </w:divBdr>
            </w:div>
            <w:div w:id="1214121270">
              <w:marLeft w:val="0"/>
              <w:marRight w:val="0"/>
              <w:marTop w:val="0"/>
              <w:marBottom w:val="0"/>
              <w:divBdr>
                <w:top w:val="none" w:sz="0" w:space="0" w:color="auto"/>
                <w:left w:val="none" w:sz="0" w:space="0" w:color="auto"/>
                <w:bottom w:val="none" w:sz="0" w:space="0" w:color="auto"/>
                <w:right w:val="none" w:sz="0" w:space="0" w:color="auto"/>
              </w:divBdr>
            </w:div>
            <w:div w:id="1615477207">
              <w:marLeft w:val="0"/>
              <w:marRight w:val="0"/>
              <w:marTop w:val="0"/>
              <w:marBottom w:val="0"/>
              <w:divBdr>
                <w:top w:val="none" w:sz="0" w:space="0" w:color="auto"/>
                <w:left w:val="none" w:sz="0" w:space="0" w:color="auto"/>
                <w:bottom w:val="none" w:sz="0" w:space="0" w:color="auto"/>
                <w:right w:val="none" w:sz="0" w:space="0" w:color="auto"/>
              </w:divBdr>
            </w:div>
            <w:div w:id="77020797">
              <w:marLeft w:val="0"/>
              <w:marRight w:val="0"/>
              <w:marTop w:val="0"/>
              <w:marBottom w:val="0"/>
              <w:divBdr>
                <w:top w:val="none" w:sz="0" w:space="0" w:color="auto"/>
                <w:left w:val="none" w:sz="0" w:space="0" w:color="auto"/>
                <w:bottom w:val="none" w:sz="0" w:space="0" w:color="auto"/>
                <w:right w:val="none" w:sz="0" w:space="0" w:color="auto"/>
              </w:divBdr>
            </w:div>
            <w:div w:id="1738163210">
              <w:marLeft w:val="0"/>
              <w:marRight w:val="0"/>
              <w:marTop w:val="0"/>
              <w:marBottom w:val="0"/>
              <w:divBdr>
                <w:top w:val="none" w:sz="0" w:space="0" w:color="auto"/>
                <w:left w:val="none" w:sz="0" w:space="0" w:color="auto"/>
                <w:bottom w:val="none" w:sz="0" w:space="0" w:color="auto"/>
                <w:right w:val="none" w:sz="0" w:space="0" w:color="auto"/>
              </w:divBdr>
            </w:div>
            <w:div w:id="1598513815">
              <w:marLeft w:val="0"/>
              <w:marRight w:val="0"/>
              <w:marTop w:val="0"/>
              <w:marBottom w:val="0"/>
              <w:divBdr>
                <w:top w:val="none" w:sz="0" w:space="0" w:color="auto"/>
                <w:left w:val="none" w:sz="0" w:space="0" w:color="auto"/>
                <w:bottom w:val="none" w:sz="0" w:space="0" w:color="auto"/>
                <w:right w:val="none" w:sz="0" w:space="0" w:color="auto"/>
              </w:divBdr>
            </w:div>
            <w:div w:id="1512986918">
              <w:marLeft w:val="0"/>
              <w:marRight w:val="0"/>
              <w:marTop w:val="0"/>
              <w:marBottom w:val="0"/>
              <w:divBdr>
                <w:top w:val="none" w:sz="0" w:space="0" w:color="auto"/>
                <w:left w:val="none" w:sz="0" w:space="0" w:color="auto"/>
                <w:bottom w:val="none" w:sz="0" w:space="0" w:color="auto"/>
                <w:right w:val="none" w:sz="0" w:space="0" w:color="auto"/>
              </w:divBdr>
            </w:div>
            <w:div w:id="794449823">
              <w:marLeft w:val="0"/>
              <w:marRight w:val="0"/>
              <w:marTop w:val="0"/>
              <w:marBottom w:val="0"/>
              <w:divBdr>
                <w:top w:val="none" w:sz="0" w:space="0" w:color="auto"/>
                <w:left w:val="none" w:sz="0" w:space="0" w:color="auto"/>
                <w:bottom w:val="none" w:sz="0" w:space="0" w:color="auto"/>
                <w:right w:val="none" w:sz="0" w:space="0" w:color="auto"/>
              </w:divBdr>
            </w:div>
            <w:div w:id="23100622">
              <w:marLeft w:val="0"/>
              <w:marRight w:val="0"/>
              <w:marTop w:val="0"/>
              <w:marBottom w:val="0"/>
              <w:divBdr>
                <w:top w:val="none" w:sz="0" w:space="0" w:color="auto"/>
                <w:left w:val="none" w:sz="0" w:space="0" w:color="auto"/>
                <w:bottom w:val="none" w:sz="0" w:space="0" w:color="auto"/>
                <w:right w:val="none" w:sz="0" w:space="0" w:color="auto"/>
              </w:divBdr>
            </w:div>
            <w:div w:id="413094024">
              <w:marLeft w:val="0"/>
              <w:marRight w:val="0"/>
              <w:marTop w:val="0"/>
              <w:marBottom w:val="0"/>
              <w:divBdr>
                <w:top w:val="none" w:sz="0" w:space="0" w:color="auto"/>
                <w:left w:val="none" w:sz="0" w:space="0" w:color="auto"/>
                <w:bottom w:val="none" w:sz="0" w:space="0" w:color="auto"/>
                <w:right w:val="none" w:sz="0" w:space="0" w:color="auto"/>
              </w:divBdr>
            </w:div>
            <w:div w:id="149637494">
              <w:marLeft w:val="0"/>
              <w:marRight w:val="0"/>
              <w:marTop w:val="0"/>
              <w:marBottom w:val="0"/>
              <w:divBdr>
                <w:top w:val="none" w:sz="0" w:space="0" w:color="auto"/>
                <w:left w:val="none" w:sz="0" w:space="0" w:color="auto"/>
                <w:bottom w:val="none" w:sz="0" w:space="0" w:color="auto"/>
                <w:right w:val="none" w:sz="0" w:space="0" w:color="auto"/>
              </w:divBdr>
            </w:div>
            <w:div w:id="1686251033">
              <w:marLeft w:val="0"/>
              <w:marRight w:val="0"/>
              <w:marTop w:val="0"/>
              <w:marBottom w:val="0"/>
              <w:divBdr>
                <w:top w:val="none" w:sz="0" w:space="0" w:color="auto"/>
                <w:left w:val="none" w:sz="0" w:space="0" w:color="auto"/>
                <w:bottom w:val="none" w:sz="0" w:space="0" w:color="auto"/>
                <w:right w:val="none" w:sz="0" w:space="0" w:color="auto"/>
              </w:divBdr>
            </w:div>
            <w:div w:id="654259123">
              <w:marLeft w:val="0"/>
              <w:marRight w:val="0"/>
              <w:marTop w:val="0"/>
              <w:marBottom w:val="0"/>
              <w:divBdr>
                <w:top w:val="none" w:sz="0" w:space="0" w:color="auto"/>
                <w:left w:val="none" w:sz="0" w:space="0" w:color="auto"/>
                <w:bottom w:val="none" w:sz="0" w:space="0" w:color="auto"/>
                <w:right w:val="none" w:sz="0" w:space="0" w:color="auto"/>
              </w:divBdr>
            </w:div>
            <w:div w:id="43407465">
              <w:marLeft w:val="0"/>
              <w:marRight w:val="0"/>
              <w:marTop w:val="0"/>
              <w:marBottom w:val="0"/>
              <w:divBdr>
                <w:top w:val="none" w:sz="0" w:space="0" w:color="auto"/>
                <w:left w:val="none" w:sz="0" w:space="0" w:color="auto"/>
                <w:bottom w:val="none" w:sz="0" w:space="0" w:color="auto"/>
                <w:right w:val="none" w:sz="0" w:space="0" w:color="auto"/>
              </w:divBdr>
            </w:div>
            <w:div w:id="1230266734">
              <w:marLeft w:val="0"/>
              <w:marRight w:val="0"/>
              <w:marTop w:val="0"/>
              <w:marBottom w:val="0"/>
              <w:divBdr>
                <w:top w:val="none" w:sz="0" w:space="0" w:color="auto"/>
                <w:left w:val="none" w:sz="0" w:space="0" w:color="auto"/>
                <w:bottom w:val="none" w:sz="0" w:space="0" w:color="auto"/>
                <w:right w:val="none" w:sz="0" w:space="0" w:color="auto"/>
              </w:divBdr>
            </w:div>
            <w:div w:id="1470123040">
              <w:marLeft w:val="0"/>
              <w:marRight w:val="0"/>
              <w:marTop w:val="0"/>
              <w:marBottom w:val="0"/>
              <w:divBdr>
                <w:top w:val="none" w:sz="0" w:space="0" w:color="auto"/>
                <w:left w:val="none" w:sz="0" w:space="0" w:color="auto"/>
                <w:bottom w:val="none" w:sz="0" w:space="0" w:color="auto"/>
                <w:right w:val="none" w:sz="0" w:space="0" w:color="auto"/>
              </w:divBdr>
            </w:div>
            <w:div w:id="405107366">
              <w:marLeft w:val="0"/>
              <w:marRight w:val="0"/>
              <w:marTop w:val="0"/>
              <w:marBottom w:val="0"/>
              <w:divBdr>
                <w:top w:val="none" w:sz="0" w:space="0" w:color="auto"/>
                <w:left w:val="none" w:sz="0" w:space="0" w:color="auto"/>
                <w:bottom w:val="none" w:sz="0" w:space="0" w:color="auto"/>
                <w:right w:val="none" w:sz="0" w:space="0" w:color="auto"/>
              </w:divBdr>
            </w:div>
            <w:div w:id="1787772792">
              <w:marLeft w:val="0"/>
              <w:marRight w:val="0"/>
              <w:marTop w:val="0"/>
              <w:marBottom w:val="0"/>
              <w:divBdr>
                <w:top w:val="none" w:sz="0" w:space="0" w:color="auto"/>
                <w:left w:val="none" w:sz="0" w:space="0" w:color="auto"/>
                <w:bottom w:val="none" w:sz="0" w:space="0" w:color="auto"/>
                <w:right w:val="none" w:sz="0" w:space="0" w:color="auto"/>
              </w:divBdr>
            </w:div>
            <w:div w:id="200174019">
              <w:marLeft w:val="0"/>
              <w:marRight w:val="0"/>
              <w:marTop w:val="0"/>
              <w:marBottom w:val="0"/>
              <w:divBdr>
                <w:top w:val="none" w:sz="0" w:space="0" w:color="auto"/>
                <w:left w:val="none" w:sz="0" w:space="0" w:color="auto"/>
                <w:bottom w:val="none" w:sz="0" w:space="0" w:color="auto"/>
                <w:right w:val="none" w:sz="0" w:space="0" w:color="auto"/>
              </w:divBdr>
            </w:div>
            <w:div w:id="1981762118">
              <w:marLeft w:val="0"/>
              <w:marRight w:val="0"/>
              <w:marTop w:val="0"/>
              <w:marBottom w:val="0"/>
              <w:divBdr>
                <w:top w:val="none" w:sz="0" w:space="0" w:color="auto"/>
                <w:left w:val="none" w:sz="0" w:space="0" w:color="auto"/>
                <w:bottom w:val="none" w:sz="0" w:space="0" w:color="auto"/>
                <w:right w:val="none" w:sz="0" w:space="0" w:color="auto"/>
              </w:divBdr>
            </w:div>
            <w:div w:id="223180681">
              <w:marLeft w:val="0"/>
              <w:marRight w:val="0"/>
              <w:marTop w:val="0"/>
              <w:marBottom w:val="0"/>
              <w:divBdr>
                <w:top w:val="none" w:sz="0" w:space="0" w:color="auto"/>
                <w:left w:val="none" w:sz="0" w:space="0" w:color="auto"/>
                <w:bottom w:val="none" w:sz="0" w:space="0" w:color="auto"/>
                <w:right w:val="none" w:sz="0" w:space="0" w:color="auto"/>
              </w:divBdr>
            </w:div>
            <w:div w:id="1811894845">
              <w:marLeft w:val="0"/>
              <w:marRight w:val="0"/>
              <w:marTop w:val="0"/>
              <w:marBottom w:val="0"/>
              <w:divBdr>
                <w:top w:val="none" w:sz="0" w:space="0" w:color="auto"/>
                <w:left w:val="none" w:sz="0" w:space="0" w:color="auto"/>
                <w:bottom w:val="none" w:sz="0" w:space="0" w:color="auto"/>
                <w:right w:val="none" w:sz="0" w:space="0" w:color="auto"/>
              </w:divBdr>
            </w:div>
            <w:div w:id="133134999">
              <w:marLeft w:val="0"/>
              <w:marRight w:val="0"/>
              <w:marTop w:val="0"/>
              <w:marBottom w:val="0"/>
              <w:divBdr>
                <w:top w:val="none" w:sz="0" w:space="0" w:color="auto"/>
                <w:left w:val="none" w:sz="0" w:space="0" w:color="auto"/>
                <w:bottom w:val="none" w:sz="0" w:space="0" w:color="auto"/>
                <w:right w:val="none" w:sz="0" w:space="0" w:color="auto"/>
              </w:divBdr>
            </w:div>
            <w:div w:id="456069300">
              <w:marLeft w:val="0"/>
              <w:marRight w:val="0"/>
              <w:marTop w:val="0"/>
              <w:marBottom w:val="0"/>
              <w:divBdr>
                <w:top w:val="none" w:sz="0" w:space="0" w:color="auto"/>
                <w:left w:val="none" w:sz="0" w:space="0" w:color="auto"/>
                <w:bottom w:val="none" w:sz="0" w:space="0" w:color="auto"/>
                <w:right w:val="none" w:sz="0" w:space="0" w:color="auto"/>
              </w:divBdr>
            </w:div>
            <w:div w:id="1662150405">
              <w:marLeft w:val="0"/>
              <w:marRight w:val="0"/>
              <w:marTop w:val="0"/>
              <w:marBottom w:val="0"/>
              <w:divBdr>
                <w:top w:val="none" w:sz="0" w:space="0" w:color="auto"/>
                <w:left w:val="none" w:sz="0" w:space="0" w:color="auto"/>
                <w:bottom w:val="none" w:sz="0" w:space="0" w:color="auto"/>
                <w:right w:val="none" w:sz="0" w:space="0" w:color="auto"/>
              </w:divBdr>
            </w:div>
            <w:div w:id="1341540262">
              <w:marLeft w:val="0"/>
              <w:marRight w:val="0"/>
              <w:marTop w:val="0"/>
              <w:marBottom w:val="0"/>
              <w:divBdr>
                <w:top w:val="none" w:sz="0" w:space="0" w:color="auto"/>
                <w:left w:val="none" w:sz="0" w:space="0" w:color="auto"/>
                <w:bottom w:val="none" w:sz="0" w:space="0" w:color="auto"/>
                <w:right w:val="none" w:sz="0" w:space="0" w:color="auto"/>
              </w:divBdr>
            </w:div>
            <w:div w:id="1499421720">
              <w:marLeft w:val="0"/>
              <w:marRight w:val="0"/>
              <w:marTop w:val="0"/>
              <w:marBottom w:val="0"/>
              <w:divBdr>
                <w:top w:val="none" w:sz="0" w:space="0" w:color="auto"/>
                <w:left w:val="none" w:sz="0" w:space="0" w:color="auto"/>
                <w:bottom w:val="none" w:sz="0" w:space="0" w:color="auto"/>
                <w:right w:val="none" w:sz="0" w:space="0" w:color="auto"/>
              </w:divBdr>
            </w:div>
            <w:div w:id="664430439">
              <w:marLeft w:val="0"/>
              <w:marRight w:val="0"/>
              <w:marTop w:val="0"/>
              <w:marBottom w:val="0"/>
              <w:divBdr>
                <w:top w:val="none" w:sz="0" w:space="0" w:color="auto"/>
                <w:left w:val="none" w:sz="0" w:space="0" w:color="auto"/>
                <w:bottom w:val="none" w:sz="0" w:space="0" w:color="auto"/>
                <w:right w:val="none" w:sz="0" w:space="0" w:color="auto"/>
              </w:divBdr>
            </w:div>
            <w:div w:id="1979801983">
              <w:marLeft w:val="0"/>
              <w:marRight w:val="0"/>
              <w:marTop w:val="0"/>
              <w:marBottom w:val="0"/>
              <w:divBdr>
                <w:top w:val="none" w:sz="0" w:space="0" w:color="auto"/>
                <w:left w:val="none" w:sz="0" w:space="0" w:color="auto"/>
                <w:bottom w:val="none" w:sz="0" w:space="0" w:color="auto"/>
                <w:right w:val="none" w:sz="0" w:space="0" w:color="auto"/>
              </w:divBdr>
            </w:div>
            <w:div w:id="1969820048">
              <w:marLeft w:val="0"/>
              <w:marRight w:val="0"/>
              <w:marTop w:val="0"/>
              <w:marBottom w:val="0"/>
              <w:divBdr>
                <w:top w:val="none" w:sz="0" w:space="0" w:color="auto"/>
                <w:left w:val="none" w:sz="0" w:space="0" w:color="auto"/>
                <w:bottom w:val="none" w:sz="0" w:space="0" w:color="auto"/>
                <w:right w:val="none" w:sz="0" w:space="0" w:color="auto"/>
              </w:divBdr>
            </w:div>
            <w:div w:id="1356074593">
              <w:marLeft w:val="0"/>
              <w:marRight w:val="0"/>
              <w:marTop w:val="0"/>
              <w:marBottom w:val="0"/>
              <w:divBdr>
                <w:top w:val="none" w:sz="0" w:space="0" w:color="auto"/>
                <w:left w:val="none" w:sz="0" w:space="0" w:color="auto"/>
                <w:bottom w:val="none" w:sz="0" w:space="0" w:color="auto"/>
                <w:right w:val="none" w:sz="0" w:space="0" w:color="auto"/>
              </w:divBdr>
            </w:div>
            <w:div w:id="729036375">
              <w:marLeft w:val="0"/>
              <w:marRight w:val="0"/>
              <w:marTop w:val="0"/>
              <w:marBottom w:val="0"/>
              <w:divBdr>
                <w:top w:val="none" w:sz="0" w:space="0" w:color="auto"/>
                <w:left w:val="none" w:sz="0" w:space="0" w:color="auto"/>
                <w:bottom w:val="none" w:sz="0" w:space="0" w:color="auto"/>
                <w:right w:val="none" w:sz="0" w:space="0" w:color="auto"/>
              </w:divBdr>
            </w:div>
            <w:div w:id="1129007129">
              <w:marLeft w:val="0"/>
              <w:marRight w:val="0"/>
              <w:marTop w:val="0"/>
              <w:marBottom w:val="0"/>
              <w:divBdr>
                <w:top w:val="none" w:sz="0" w:space="0" w:color="auto"/>
                <w:left w:val="none" w:sz="0" w:space="0" w:color="auto"/>
                <w:bottom w:val="none" w:sz="0" w:space="0" w:color="auto"/>
                <w:right w:val="none" w:sz="0" w:space="0" w:color="auto"/>
              </w:divBdr>
            </w:div>
            <w:div w:id="138618135">
              <w:marLeft w:val="0"/>
              <w:marRight w:val="0"/>
              <w:marTop w:val="0"/>
              <w:marBottom w:val="0"/>
              <w:divBdr>
                <w:top w:val="none" w:sz="0" w:space="0" w:color="auto"/>
                <w:left w:val="none" w:sz="0" w:space="0" w:color="auto"/>
                <w:bottom w:val="none" w:sz="0" w:space="0" w:color="auto"/>
                <w:right w:val="none" w:sz="0" w:space="0" w:color="auto"/>
              </w:divBdr>
            </w:div>
            <w:div w:id="108361824">
              <w:marLeft w:val="0"/>
              <w:marRight w:val="0"/>
              <w:marTop w:val="0"/>
              <w:marBottom w:val="0"/>
              <w:divBdr>
                <w:top w:val="none" w:sz="0" w:space="0" w:color="auto"/>
                <w:left w:val="none" w:sz="0" w:space="0" w:color="auto"/>
                <w:bottom w:val="none" w:sz="0" w:space="0" w:color="auto"/>
                <w:right w:val="none" w:sz="0" w:space="0" w:color="auto"/>
              </w:divBdr>
            </w:div>
            <w:div w:id="425732998">
              <w:marLeft w:val="0"/>
              <w:marRight w:val="0"/>
              <w:marTop w:val="0"/>
              <w:marBottom w:val="0"/>
              <w:divBdr>
                <w:top w:val="none" w:sz="0" w:space="0" w:color="auto"/>
                <w:left w:val="none" w:sz="0" w:space="0" w:color="auto"/>
                <w:bottom w:val="none" w:sz="0" w:space="0" w:color="auto"/>
                <w:right w:val="none" w:sz="0" w:space="0" w:color="auto"/>
              </w:divBdr>
            </w:div>
            <w:div w:id="1129475348">
              <w:marLeft w:val="0"/>
              <w:marRight w:val="0"/>
              <w:marTop w:val="0"/>
              <w:marBottom w:val="0"/>
              <w:divBdr>
                <w:top w:val="none" w:sz="0" w:space="0" w:color="auto"/>
                <w:left w:val="none" w:sz="0" w:space="0" w:color="auto"/>
                <w:bottom w:val="none" w:sz="0" w:space="0" w:color="auto"/>
                <w:right w:val="none" w:sz="0" w:space="0" w:color="auto"/>
              </w:divBdr>
            </w:div>
            <w:div w:id="1121461046">
              <w:marLeft w:val="0"/>
              <w:marRight w:val="0"/>
              <w:marTop w:val="0"/>
              <w:marBottom w:val="0"/>
              <w:divBdr>
                <w:top w:val="none" w:sz="0" w:space="0" w:color="auto"/>
                <w:left w:val="none" w:sz="0" w:space="0" w:color="auto"/>
                <w:bottom w:val="none" w:sz="0" w:space="0" w:color="auto"/>
                <w:right w:val="none" w:sz="0" w:space="0" w:color="auto"/>
              </w:divBdr>
            </w:div>
            <w:div w:id="1619218521">
              <w:marLeft w:val="0"/>
              <w:marRight w:val="0"/>
              <w:marTop w:val="0"/>
              <w:marBottom w:val="0"/>
              <w:divBdr>
                <w:top w:val="none" w:sz="0" w:space="0" w:color="auto"/>
                <w:left w:val="none" w:sz="0" w:space="0" w:color="auto"/>
                <w:bottom w:val="none" w:sz="0" w:space="0" w:color="auto"/>
                <w:right w:val="none" w:sz="0" w:space="0" w:color="auto"/>
              </w:divBdr>
            </w:div>
            <w:div w:id="1941907172">
              <w:marLeft w:val="0"/>
              <w:marRight w:val="0"/>
              <w:marTop w:val="0"/>
              <w:marBottom w:val="0"/>
              <w:divBdr>
                <w:top w:val="none" w:sz="0" w:space="0" w:color="auto"/>
                <w:left w:val="none" w:sz="0" w:space="0" w:color="auto"/>
                <w:bottom w:val="none" w:sz="0" w:space="0" w:color="auto"/>
                <w:right w:val="none" w:sz="0" w:space="0" w:color="auto"/>
              </w:divBdr>
            </w:div>
            <w:div w:id="174196583">
              <w:marLeft w:val="0"/>
              <w:marRight w:val="0"/>
              <w:marTop w:val="0"/>
              <w:marBottom w:val="0"/>
              <w:divBdr>
                <w:top w:val="none" w:sz="0" w:space="0" w:color="auto"/>
                <w:left w:val="none" w:sz="0" w:space="0" w:color="auto"/>
                <w:bottom w:val="none" w:sz="0" w:space="0" w:color="auto"/>
                <w:right w:val="none" w:sz="0" w:space="0" w:color="auto"/>
              </w:divBdr>
            </w:div>
            <w:div w:id="2059670065">
              <w:marLeft w:val="0"/>
              <w:marRight w:val="0"/>
              <w:marTop w:val="0"/>
              <w:marBottom w:val="0"/>
              <w:divBdr>
                <w:top w:val="none" w:sz="0" w:space="0" w:color="auto"/>
                <w:left w:val="none" w:sz="0" w:space="0" w:color="auto"/>
                <w:bottom w:val="none" w:sz="0" w:space="0" w:color="auto"/>
                <w:right w:val="none" w:sz="0" w:space="0" w:color="auto"/>
              </w:divBdr>
            </w:div>
            <w:div w:id="24601284">
              <w:marLeft w:val="0"/>
              <w:marRight w:val="0"/>
              <w:marTop w:val="0"/>
              <w:marBottom w:val="0"/>
              <w:divBdr>
                <w:top w:val="none" w:sz="0" w:space="0" w:color="auto"/>
                <w:left w:val="none" w:sz="0" w:space="0" w:color="auto"/>
                <w:bottom w:val="none" w:sz="0" w:space="0" w:color="auto"/>
                <w:right w:val="none" w:sz="0" w:space="0" w:color="auto"/>
              </w:divBdr>
            </w:div>
            <w:div w:id="819729730">
              <w:marLeft w:val="0"/>
              <w:marRight w:val="0"/>
              <w:marTop w:val="0"/>
              <w:marBottom w:val="0"/>
              <w:divBdr>
                <w:top w:val="none" w:sz="0" w:space="0" w:color="auto"/>
                <w:left w:val="none" w:sz="0" w:space="0" w:color="auto"/>
                <w:bottom w:val="none" w:sz="0" w:space="0" w:color="auto"/>
                <w:right w:val="none" w:sz="0" w:space="0" w:color="auto"/>
              </w:divBdr>
            </w:div>
            <w:div w:id="293605071">
              <w:marLeft w:val="0"/>
              <w:marRight w:val="0"/>
              <w:marTop w:val="0"/>
              <w:marBottom w:val="0"/>
              <w:divBdr>
                <w:top w:val="none" w:sz="0" w:space="0" w:color="auto"/>
                <w:left w:val="none" w:sz="0" w:space="0" w:color="auto"/>
                <w:bottom w:val="none" w:sz="0" w:space="0" w:color="auto"/>
                <w:right w:val="none" w:sz="0" w:space="0" w:color="auto"/>
              </w:divBdr>
            </w:div>
            <w:div w:id="828445659">
              <w:marLeft w:val="0"/>
              <w:marRight w:val="0"/>
              <w:marTop w:val="0"/>
              <w:marBottom w:val="0"/>
              <w:divBdr>
                <w:top w:val="none" w:sz="0" w:space="0" w:color="auto"/>
                <w:left w:val="none" w:sz="0" w:space="0" w:color="auto"/>
                <w:bottom w:val="none" w:sz="0" w:space="0" w:color="auto"/>
                <w:right w:val="none" w:sz="0" w:space="0" w:color="auto"/>
              </w:divBdr>
            </w:div>
            <w:div w:id="1080180780">
              <w:marLeft w:val="0"/>
              <w:marRight w:val="0"/>
              <w:marTop w:val="0"/>
              <w:marBottom w:val="0"/>
              <w:divBdr>
                <w:top w:val="none" w:sz="0" w:space="0" w:color="auto"/>
                <w:left w:val="none" w:sz="0" w:space="0" w:color="auto"/>
                <w:bottom w:val="none" w:sz="0" w:space="0" w:color="auto"/>
                <w:right w:val="none" w:sz="0" w:space="0" w:color="auto"/>
              </w:divBdr>
            </w:div>
            <w:div w:id="58486240">
              <w:marLeft w:val="0"/>
              <w:marRight w:val="0"/>
              <w:marTop w:val="0"/>
              <w:marBottom w:val="0"/>
              <w:divBdr>
                <w:top w:val="none" w:sz="0" w:space="0" w:color="auto"/>
                <w:left w:val="none" w:sz="0" w:space="0" w:color="auto"/>
                <w:bottom w:val="none" w:sz="0" w:space="0" w:color="auto"/>
                <w:right w:val="none" w:sz="0" w:space="0" w:color="auto"/>
              </w:divBdr>
            </w:div>
            <w:div w:id="1375153184">
              <w:marLeft w:val="0"/>
              <w:marRight w:val="0"/>
              <w:marTop w:val="0"/>
              <w:marBottom w:val="0"/>
              <w:divBdr>
                <w:top w:val="none" w:sz="0" w:space="0" w:color="auto"/>
                <w:left w:val="none" w:sz="0" w:space="0" w:color="auto"/>
                <w:bottom w:val="none" w:sz="0" w:space="0" w:color="auto"/>
                <w:right w:val="none" w:sz="0" w:space="0" w:color="auto"/>
              </w:divBdr>
            </w:div>
            <w:div w:id="1711883344">
              <w:marLeft w:val="0"/>
              <w:marRight w:val="0"/>
              <w:marTop w:val="0"/>
              <w:marBottom w:val="0"/>
              <w:divBdr>
                <w:top w:val="none" w:sz="0" w:space="0" w:color="auto"/>
                <w:left w:val="none" w:sz="0" w:space="0" w:color="auto"/>
                <w:bottom w:val="none" w:sz="0" w:space="0" w:color="auto"/>
                <w:right w:val="none" w:sz="0" w:space="0" w:color="auto"/>
              </w:divBdr>
            </w:div>
            <w:div w:id="1542593394">
              <w:marLeft w:val="0"/>
              <w:marRight w:val="0"/>
              <w:marTop w:val="0"/>
              <w:marBottom w:val="0"/>
              <w:divBdr>
                <w:top w:val="none" w:sz="0" w:space="0" w:color="auto"/>
                <w:left w:val="none" w:sz="0" w:space="0" w:color="auto"/>
                <w:bottom w:val="none" w:sz="0" w:space="0" w:color="auto"/>
                <w:right w:val="none" w:sz="0" w:space="0" w:color="auto"/>
              </w:divBdr>
            </w:div>
            <w:div w:id="2127238373">
              <w:marLeft w:val="0"/>
              <w:marRight w:val="0"/>
              <w:marTop w:val="0"/>
              <w:marBottom w:val="0"/>
              <w:divBdr>
                <w:top w:val="none" w:sz="0" w:space="0" w:color="auto"/>
                <w:left w:val="none" w:sz="0" w:space="0" w:color="auto"/>
                <w:bottom w:val="none" w:sz="0" w:space="0" w:color="auto"/>
                <w:right w:val="none" w:sz="0" w:space="0" w:color="auto"/>
              </w:divBdr>
            </w:div>
            <w:div w:id="722679163">
              <w:marLeft w:val="0"/>
              <w:marRight w:val="0"/>
              <w:marTop w:val="0"/>
              <w:marBottom w:val="0"/>
              <w:divBdr>
                <w:top w:val="none" w:sz="0" w:space="0" w:color="auto"/>
                <w:left w:val="none" w:sz="0" w:space="0" w:color="auto"/>
                <w:bottom w:val="none" w:sz="0" w:space="0" w:color="auto"/>
                <w:right w:val="none" w:sz="0" w:space="0" w:color="auto"/>
              </w:divBdr>
            </w:div>
            <w:div w:id="1125925199">
              <w:marLeft w:val="0"/>
              <w:marRight w:val="0"/>
              <w:marTop w:val="0"/>
              <w:marBottom w:val="0"/>
              <w:divBdr>
                <w:top w:val="none" w:sz="0" w:space="0" w:color="auto"/>
                <w:left w:val="none" w:sz="0" w:space="0" w:color="auto"/>
                <w:bottom w:val="none" w:sz="0" w:space="0" w:color="auto"/>
                <w:right w:val="none" w:sz="0" w:space="0" w:color="auto"/>
              </w:divBdr>
            </w:div>
            <w:div w:id="535195816">
              <w:marLeft w:val="0"/>
              <w:marRight w:val="0"/>
              <w:marTop w:val="0"/>
              <w:marBottom w:val="0"/>
              <w:divBdr>
                <w:top w:val="none" w:sz="0" w:space="0" w:color="auto"/>
                <w:left w:val="none" w:sz="0" w:space="0" w:color="auto"/>
                <w:bottom w:val="none" w:sz="0" w:space="0" w:color="auto"/>
                <w:right w:val="none" w:sz="0" w:space="0" w:color="auto"/>
              </w:divBdr>
            </w:div>
            <w:div w:id="2031565072">
              <w:marLeft w:val="0"/>
              <w:marRight w:val="0"/>
              <w:marTop w:val="0"/>
              <w:marBottom w:val="0"/>
              <w:divBdr>
                <w:top w:val="none" w:sz="0" w:space="0" w:color="auto"/>
                <w:left w:val="none" w:sz="0" w:space="0" w:color="auto"/>
                <w:bottom w:val="none" w:sz="0" w:space="0" w:color="auto"/>
                <w:right w:val="none" w:sz="0" w:space="0" w:color="auto"/>
              </w:divBdr>
            </w:div>
            <w:div w:id="1127161642">
              <w:marLeft w:val="0"/>
              <w:marRight w:val="0"/>
              <w:marTop w:val="0"/>
              <w:marBottom w:val="0"/>
              <w:divBdr>
                <w:top w:val="none" w:sz="0" w:space="0" w:color="auto"/>
                <w:left w:val="none" w:sz="0" w:space="0" w:color="auto"/>
                <w:bottom w:val="none" w:sz="0" w:space="0" w:color="auto"/>
                <w:right w:val="none" w:sz="0" w:space="0" w:color="auto"/>
              </w:divBdr>
            </w:div>
            <w:div w:id="652755298">
              <w:marLeft w:val="0"/>
              <w:marRight w:val="0"/>
              <w:marTop w:val="0"/>
              <w:marBottom w:val="0"/>
              <w:divBdr>
                <w:top w:val="none" w:sz="0" w:space="0" w:color="auto"/>
                <w:left w:val="none" w:sz="0" w:space="0" w:color="auto"/>
                <w:bottom w:val="none" w:sz="0" w:space="0" w:color="auto"/>
                <w:right w:val="none" w:sz="0" w:space="0" w:color="auto"/>
              </w:divBdr>
            </w:div>
            <w:div w:id="2027169120">
              <w:marLeft w:val="0"/>
              <w:marRight w:val="0"/>
              <w:marTop w:val="0"/>
              <w:marBottom w:val="0"/>
              <w:divBdr>
                <w:top w:val="none" w:sz="0" w:space="0" w:color="auto"/>
                <w:left w:val="none" w:sz="0" w:space="0" w:color="auto"/>
                <w:bottom w:val="none" w:sz="0" w:space="0" w:color="auto"/>
                <w:right w:val="none" w:sz="0" w:space="0" w:color="auto"/>
              </w:divBdr>
            </w:div>
            <w:div w:id="1457487267">
              <w:marLeft w:val="0"/>
              <w:marRight w:val="0"/>
              <w:marTop w:val="0"/>
              <w:marBottom w:val="0"/>
              <w:divBdr>
                <w:top w:val="none" w:sz="0" w:space="0" w:color="auto"/>
                <w:left w:val="none" w:sz="0" w:space="0" w:color="auto"/>
                <w:bottom w:val="none" w:sz="0" w:space="0" w:color="auto"/>
                <w:right w:val="none" w:sz="0" w:space="0" w:color="auto"/>
              </w:divBdr>
            </w:div>
            <w:div w:id="2029990988">
              <w:marLeft w:val="0"/>
              <w:marRight w:val="0"/>
              <w:marTop w:val="0"/>
              <w:marBottom w:val="0"/>
              <w:divBdr>
                <w:top w:val="none" w:sz="0" w:space="0" w:color="auto"/>
                <w:left w:val="none" w:sz="0" w:space="0" w:color="auto"/>
                <w:bottom w:val="none" w:sz="0" w:space="0" w:color="auto"/>
                <w:right w:val="none" w:sz="0" w:space="0" w:color="auto"/>
              </w:divBdr>
            </w:div>
            <w:div w:id="1501849725">
              <w:marLeft w:val="0"/>
              <w:marRight w:val="0"/>
              <w:marTop w:val="0"/>
              <w:marBottom w:val="0"/>
              <w:divBdr>
                <w:top w:val="none" w:sz="0" w:space="0" w:color="auto"/>
                <w:left w:val="none" w:sz="0" w:space="0" w:color="auto"/>
                <w:bottom w:val="none" w:sz="0" w:space="0" w:color="auto"/>
                <w:right w:val="none" w:sz="0" w:space="0" w:color="auto"/>
              </w:divBdr>
            </w:div>
            <w:div w:id="663244495">
              <w:marLeft w:val="0"/>
              <w:marRight w:val="0"/>
              <w:marTop w:val="0"/>
              <w:marBottom w:val="0"/>
              <w:divBdr>
                <w:top w:val="none" w:sz="0" w:space="0" w:color="auto"/>
                <w:left w:val="none" w:sz="0" w:space="0" w:color="auto"/>
                <w:bottom w:val="none" w:sz="0" w:space="0" w:color="auto"/>
                <w:right w:val="none" w:sz="0" w:space="0" w:color="auto"/>
              </w:divBdr>
            </w:div>
            <w:div w:id="2036151895">
              <w:marLeft w:val="0"/>
              <w:marRight w:val="0"/>
              <w:marTop w:val="0"/>
              <w:marBottom w:val="0"/>
              <w:divBdr>
                <w:top w:val="none" w:sz="0" w:space="0" w:color="auto"/>
                <w:left w:val="none" w:sz="0" w:space="0" w:color="auto"/>
                <w:bottom w:val="none" w:sz="0" w:space="0" w:color="auto"/>
                <w:right w:val="none" w:sz="0" w:space="0" w:color="auto"/>
              </w:divBdr>
            </w:div>
            <w:div w:id="1306466506">
              <w:marLeft w:val="0"/>
              <w:marRight w:val="0"/>
              <w:marTop w:val="0"/>
              <w:marBottom w:val="0"/>
              <w:divBdr>
                <w:top w:val="none" w:sz="0" w:space="0" w:color="auto"/>
                <w:left w:val="none" w:sz="0" w:space="0" w:color="auto"/>
                <w:bottom w:val="none" w:sz="0" w:space="0" w:color="auto"/>
                <w:right w:val="none" w:sz="0" w:space="0" w:color="auto"/>
              </w:divBdr>
            </w:div>
            <w:div w:id="167184772">
              <w:marLeft w:val="0"/>
              <w:marRight w:val="0"/>
              <w:marTop w:val="0"/>
              <w:marBottom w:val="0"/>
              <w:divBdr>
                <w:top w:val="none" w:sz="0" w:space="0" w:color="auto"/>
                <w:left w:val="none" w:sz="0" w:space="0" w:color="auto"/>
                <w:bottom w:val="none" w:sz="0" w:space="0" w:color="auto"/>
                <w:right w:val="none" w:sz="0" w:space="0" w:color="auto"/>
              </w:divBdr>
            </w:div>
            <w:div w:id="189686750">
              <w:marLeft w:val="0"/>
              <w:marRight w:val="0"/>
              <w:marTop w:val="0"/>
              <w:marBottom w:val="0"/>
              <w:divBdr>
                <w:top w:val="none" w:sz="0" w:space="0" w:color="auto"/>
                <w:left w:val="none" w:sz="0" w:space="0" w:color="auto"/>
                <w:bottom w:val="none" w:sz="0" w:space="0" w:color="auto"/>
                <w:right w:val="none" w:sz="0" w:space="0" w:color="auto"/>
              </w:divBdr>
            </w:div>
            <w:div w:id="1682388902">
              <w:marLeft w:val="0"/>
              <w:marRight w:val="0"/>
              <w:marTop w:val="0"/>
              <w:marBottom w:val="0"/>
              <w:divBdr>
                <w:top w:val="none" w:sz="0" w:space="0" w:color="auto"/>
                <w:left w:val="none" w:sz="0" w:space="0" w:color="auto"/>
                <w:bottom w:val="none" w:sz="0" w:space="0" w:color="auto"/>
                <w:right w:val="none" w:sz="0" w:space="0" w:color="auto"/>
              </w:divBdr>
            </w:div>
            <w:div w:id="2080398587">
              <w:marLeft w:val="0"/>
              <w:marRight w:val="0"/>
              <w:marTop w:val="0"/>
              <w:marBottom w:val="0"/>
              <w:divBdr>
                <w:top w:val="none" w:sz="0" w:space="0" w:color="auto"/>
                <w:left w:val="none" w:sz="0" w:space="0" w:color="auto"/>
                <w:bottom w:val="none" w:sz="0" w:space="0" w:color="auto"/>
                <w:right w:val="none" w:sz="0" w:space="0" w:color="auto"/>
              </w:divBdr>
            </w:div>
            <w:div w:id="1009017357">
              <w:marLeft w:val="0"/>
              <w:marRight w:val="0"/>
              <w:marTop w:val="0"/>
              <w:marBottom w:val="0"/>
              <w:divBdr>
                <w:top w:val="none" w:sz="0" w:space="0" w:color="auto"/>
                <w:left w:val="none" w:sz="0" w:space="0" w:color="auto"/>
                <w:bottom w:val="none" w:sz="0" w:space="0" w:color="auto"/>
                <w:right w:val="none" w:sz="0" w:space="0" w:color="auto"/>
              </w:divBdr>
            </w:div>
            <w:div w:id="1011685499">
              <w:marLeft w:val="0"/>
              <w:marRight w:val="0"/>
              <w:marTop w:val="0"/>
              <w:marBottom w:val="0"/>
              <w:divBdr>
                <w:top w:val="none" w:sz="0" w:space="0" w:color="auto"/>
                <w:left w:val="none" w:sz="0" w:space="0" w:color="auto"/>
                <w:bottom w:val="none" w:sz="0" w:space="0" w:color="auto"/>
                <w:right w:val="none" w:sz="0" w:space="0" w:color="auto"/>
              </w:divBdr>
            </w:div>
            <w:div w:id="769662091">
              <w:marLeft w:val="0"/>
              <w:marRight w:val="0"/>
              <w:marTop w:val="0"/>
              <w:marBottom w:val="0"/>
              <w:divBdr>
                <w:top w:val="none" w:sz="0" w:space="0" w:color="auto"/>
                <w:left w:val="none" w:sz="0" w:space="0" w:color="auto"/>
                <w:bottom w:val="none" w:sz="0" w:space="0" w:color="auto"/>
                <w:right w:val="none" w:sz="0" w:space="0" w:color="auto"/>
              </w:divBdr>
            </w:div>
            <w:div w:id="483425240">
              <w:marLeft w:val="0"/>
              <w:marRight w:val="0"/>
              <w:marTop w:val="0"/>
              <w:marBottom w:val="0"/>
              <w:divBdr>
                <w:top w:val="none" w:sz="0" w:space="0" w:color="auto"/>
                <w:left w:val="none" w:sz="0" w:space="0" w:color="auto"/>
                <w:bottom w:val="none" w:sz="0" w:space="0" w:color="auto"/>
                <w:right w:val="none" w:sz="0" w:space="0" w:color="auto"/>
              </w:divBdr>
            </w:div>
            <w:div w:id="824661550">
              <w:marLeft w:val="0"/>
              <w:marRight w:val="0"/>
              <w:marTop w:val="0"/>
              <w:marBottom w:val="0"/>
              <w:divBdr>
                <w:top w:val="none" w:sz="0" w:space="0" w:color="auto"/>
                <w:left w:val="none" w:sz="0" w:space="0" w:color="auto"/>
                <w:bottom w:val="none" w:sz="0" w:space="0" w:color="auto"/>
                <w:right w:val="none" w:sz="0" w:space="0" w:color="auto"/>
              </w:divBdr>
            </w:div>
            <w:div w:id="1149057783">
              <w:marLeft w:val="0"/>
              <w:marRight w:val="0"/>
              <w:marTop w:val="0"/>
              <w:marBottom w:val="0"/>
              <w:divBdr>
                <w:top w:val="none" w:sz="0" w:space="0" w:color="auto"/>
                <w:left w:val="none" w:sz="0" w:space="0" w:color="auto"/>
                <w:bottom w:val="none" w:sz="0" w:space="0" w:color="auto"/>
                <w:right w:val="none" w:sz="0" w:space="0" w:color="auto"/>
              </w:divBdr>
            </w:div>
            <w:div w:id="1070493743">
              <w:marLeft w:val="0"/>
              <w:marRight w:val="0"/>
              <w:marTop w:val="0"/>
              <w:marBottom w:val="0"/>
              <w:divBdr>
                <w:top w:val="none" w:sz="0" w:space="0" w:color="auto"/>
                <w:left w:val="none" w:sz="0" w:space="0" w:color="auto"/>
                <w:bottom w:val="none" w:sz="0" w:space="0" w:color="auto"/>
                <w:right w:val="none" w:sz="0" w:space="0" w:color="auto"/>
              </w:divBdr>
            </w:div>
            <w:div w:id="1729110750">
              <w:marLeft w:val="0"/>
              <w:marRight w:val="0"/>
              <w:marTop w:val="0"/>
              <w:marBottom w:val="0"/>
              <w:divBdr>
                <w:top w:val="none" w:sz="0" w:space="0" w:color="auto"/>
                <w:left w:val="none" w:sz="0" w:space="0" w:color="auto"/>
                <w:bottom w:val="none" w:sz="0" w:space="0" w:color="auto"/>
                <w:right w:val="none" w:sz="0" w:space="0" w:color="auto"/>
              </w:divBdr>
            </w:div>
            <w:div w:id="870262124">
              <w:marLeft w:val="0"/>
              <w:marRight w:val="0"/>
              <w:marTop w:val="0"/>
              <w:marBottom w:val="0"/>
              <w:divBdr>
                <w:top w:val="none" w:sz="0" w:space="0" w:color="auto"/>
                <w:left w:val="none" w:sz="0" w:space="0" w:color="auto"/>
                <w:bottom w:val="none" w:sz="0" w:space="0" w:color="auto"/>
                <w:right w:val="none" w:sz="0" w:space="0" w:color="auto"/>
              </w:divBdr>
            </w:div>
            <w:div w:id="883251656">
              <w:marLeft w:val="0"/>
              <w:marRight w:val="0"/>
              <w:marTop w:val="0"/>
              <w:marBottom w:val="0"/>
              <w:divBdr>
                <w:top w:val="none" w:sz="0" w:space="0" w:color="auto"/>
                <w:left w:val="none" w:sz="0" w:space="0" w:color="auto"/>
                <w:bottom w:val="none" w:sz="0" w:space="0" w:color="auto"/>
                <w:right w:val="none" w:sz="0" w:space="0" w:color="auto"/>
              </w:divBdr>
            </w:div>
            <w:div w:id="1888371400">
              <w:marLeft w:val="0"/>
              <w:marRight w:val="0"/>
              <w:marTop w:val="0"/>
              <w:marBottom w:val="0"/>
              <w:divBdr>
                <w:top w:val="none" w:sz="0" w:space="0" w:color="auto"/>
                <w:left w:val="none" w:sz="0" w:space="0" w:color="auto"/>
                <w:bottom w:val="none" w:sz="0" w:space="0" w:color="auto"/>
                <w:right w:val="none" w:sz="0" w:space="0" w:color="auto"/>
              </w:divBdr>
            </w:div>
            <w:div w:id="2086025813">
              <w:marLeft w:val="0"/>
              <w:marRight w:val="0"/>
              <w:marTop w:val="0"/>
              <w:marBottom w:val="0"/>
              <w:divBdr>
                <w:top w:val="none" w:sz="0" w:space="0" w:color="auto"/>
                <w:left w:val="none" w:sz="0" w:space="0" w:color="auto"/>
                <w:bottom w:val="none" w:sz="0" w:space="0" w:color="auto"/>
                <w:right w:val="none" w:sz="0" w:space="0" w:color="auto"/>
              </w:divBdr>
            </w:div>
            <w:div w:id="1907573237">
              <w:marLeft w:val="0"/>
              <w:marRight w:val="0"/>
              <w:marTop w:val="0"/>
              <w:marBottom w:val="0"/>
              <w:divBdr>
                <w:top w:val="none" w:sz="0" w:space="0" w:color="auto"/>
                <w:left w:val="none" w:sz="0" w:space="0" w:color="auto"/>
                <w:bottom w:val="none" w:sz="0" w:space="0" w:color="auto"/>
                <w:right w:val="none" w:sz="0" w:space="0" w:color="auto"/>
              </w:divBdr>
            </w:div>
            <w:div w:id="2132937068">
              <w:marLeft w:val="0"/>
              <w:marRight w:val="0"/>
              <w:marTop w:val="0"/>
              <w:marBottom w:val="0"/>
              <w:divBdr>
                <w:top w:val="none" w:sz="0" w:space="0" w:color="auto"/>
                <w:left w:val="none" w:sz="0" w:space="0" w:color="auto"/>
                <w:bottom w:val="none" w:sz="0" w:space="0" w:color="auto"/>
                <w:right w:val="none" w:sz="0" w:space="0" w:color="auto"/>
              </w:divBdr>
            </w:div>
            <w:div w:id="12416041">
              <w:marLeft w:val="0"/>
              <w:marRight w:val="0"/>
              <w:marTop w:val="0"/>
              <w:marBottom w:val="0"/>
              <w:divBdr>
                <w:top w:val="none" w:sz="0" w:space="0" w:color="auto"/>
                <w:left w:val="none" w:sz="0" w:space="0" w:color="auto"/>
                <w:bottom w:val="none" w:sz="0" w:space="0" w:color="auto"/>
                <w:right w:val="none" w:sz="0" w:space="0" w:color="auto"/>
              </w:divBdr>
            </w:div>
            <w:div w:id="1631210480">
              <w:marLeft w:val="0"/>
              <w:marRight w:val="0"/>
              <w:marTop w:val="0"/>
              <w:marBottom w:val="0"/>
              <w:divBdr>
                <w:top w:val="none" w:sz="0" w:space="0" w:color="auto"/>
                <w:left w:val="none" w:sz="0" w:space="0" w:color="auto"/>
                <w:bottom w:val="none" w:sz="0" w:space="0" w:color="auto"/>
                <w:right w:val="none" w:sz="0" w:space="0" w:color="auto"/>
              </w:divBdr>
            </w:div>
            <w:div w:id="1166553963">
              <w:marLeft w:val="0"/>
              <w:marRight w:val="0"/>
              <w:marTop w:val="0"/>
              <w:marBottom w:val="0"/>
              <w:divBdr>
                <w:top w:val="none" w:sz="0" w:space="0" w:color="auto"/>
                <w:left w:val="none" w:sz="0" w:space="0" w:color="auto"/>
                <w:bottom w:val="none" w:sz="0" w:space="0" w:color="auto"/>
                <w:right w:val="none" w:sz="0" w:space="0" w:color="auto"/>
              </w:divBdr>
            </w:div>
            <w:div w:id="937560456">
              <w:marLeft w:val="0"/>
              <w:marRight w:val="0"/>
              <w:marTop w:val="0"/>
              <w:marBottom w:val="0"/>
              <w:divBdr>
                <w:top w:val="none" w:sz="0" w:space="0" w:color="auto"/>
                <w:left w:val="none" w:sz="0" w:space="0" w:color="auto"/>
                <w:bottom w:val="none" w:sz="0" w:space="0" w:color="auto"/>
                <w:right w:val="none" w:sz="0" w:space="0" w:color="auto"/>
              </w:divBdr>
            </w:div>
            <w:div w:id="566309100">
              <w:marLeft w:val="0"/>
              <w:marRight w:val="0"/>
              <w:marTop w:val="0"/>
              <w:marBottom w:val="0"/>
              <w:divBdr>
                <w:top w:val="none" w:sz="0" w:space="0" w:color="auto"/>
                <w:left w:val="none" w:sz="0" w:space="0" w:color="auto"/>
                <w:bottom w:val="none" w:sz="0" w:space="0" w:color="auto"/>
                <w:right w:val="none" w:sz="0" w:space="0" w:color="auto"/>
              </w:divBdr>
            </w:div>
            <w:div w:id="1694962972">
              <w:marLeft w:val="0"/>
              <w:marRight w:val="0"/>
              <w:marTop w:val="0"/>
              <w:marBottom w:val="0"/>
              <w:divBdr>
                <w:top w:val="none" w:sz="0" w:space="0" w:color="auto"/>
                <w:left w:val="none" w:sz="0" w:space="0" w:color="auto"/>
                <w:bottom w:val="none" w:sz="0" w:space="0" w:color="auto"/>
                <w:right w:val="none" w:sz="0" w:space="0" w:color="auto"/>
              </w:divBdr>
            </w:div>
            <w:div w:id="1316835276">
              <w:marLeft w:val="0"/>
              <w:marRight w:val="0"/>
              <w:marTop w:val="0"/>
              <w:marBottom w:val="0"/>
              <w:divBdr>
                <w:top w:val="none" w:sz="0" w:space="0" w:color="auto"/>
                <w:left w:val="none" w:sz="0" w:space="0" w:color="auto"/>
                <w:bottom w:val="none" w:sz="0" w:space="0" w:color="auto"/>
                <w:right w:val="none" w:sz="0" w:space="0" w:color="auto"/>
              </w:divBdr>
            </w:div>
            <w:div w:id="1377706725">
              <w:marLeft w:val="0"/>
              <w:marRight w:val="0"/>
              <w:marTop w:val="0"/>
              <w:marBottom w:val="0"/>
              <w:divBdr>
                <w:top w:val="none" w:sz="0" w:space="0" w:color="auto"/>
                <w:left w:val="none" w:sz="0" w:space="0" w:color="auto"/>
                <w:bottom w:val="none" w:sz="0" w:space="0" w:color="auto"/>
                <w:right w:val="none" w:sz="0" w:space="0" w:color="auto"/>
              </w:divBdr>
            </w:div>
            <w:div w:id="1248615349">
              <w:marLeft w:val="0"/>
              <w:marRight w:val="0"/>
              <w:marTop w:val="0"/>
              <w:marBottom w:val="0"/>
              <w:divBdr>
                <w:top w:val="none" w:sz="0" w:space="0" w:color="auto"/>
                <w:left w:val="none" w:sz="0" w:space="0" w:color="auto"/>
                <w:bottom w:val="none" w:sz="0" w:space="0" w:color="auto"/>
                <w:right w:val="none" w:sz="0" w:space="0" w:color="auto"/>
              </w:divBdr>
            </w:div>
            <w:div w:id="1102645744">
              <w:marLeft w:val="0"/>
              <w:marRight w:val="0"/>
              <w:marTop w:val="0"/>
              <w:marBottom w:val="0"/>
              <w:divBdr>
                <w:top w:val="none" w:sz="0" w:space="0" w:color="auto"/>
                <w:left w:val="none" w:sz="0" w:space="0" w:color="auto"/>
                <w:bottom w:val="none" w:sz="0" w:space="0" w:color="auto"/>
                <w:right w:val="none" w:sz="0" w:space="0" w:color="auto"/>
              </w:divBdr>
            </w:div>
            <w:div w:id="1117288254">
              <w:marLeft w:val="0"/>
              <w:marRight w:val="0"/>
              <w:marTop w:val="0"/>
              <w:marBottom w:val="0"/>
              <w:divBdr>
                <w:top w:val="none" w:sz="0" w:space="0" w:color="auto"/>
                <w:left w:val="none" w:sz="0" w:space="0" w:color="auto"/>
                <w:bottom w:val="none" w:sz="0" w:space="0" w:color="auto"/>
                <w:right w:val="none" w:sz="0" w:space="0" w:color="auto"/>
              </w:divBdr>
            </w:div>
            <w:div w:id="1131822960">
              <w:marLeft w:val="0"/>
              <w:marRight w:val="0"/>
              <w:marTop w:val="0"/>
              <w:marBottom w:val="0"/>
              <w:divBdr>
                <w:top w:val="none" w:sz="0" w:space="0" w:color="auto"/>
                <w:left w:val="none" w:sz="0" w:space="0" w:color="auto"/>
                <w:bottom w:val="none" w:sz="0" w:space="0" w:color="auto"/>
                <w:right w:val="none" w:sz="0" w:space="0" w:color="auto"/>
              </w:divBdr>
            </w:div>
            <w:div w:id="1026255142">
              <w:marLeft w:val="0"/>
              <w:marRight w:val="0"/>
              <w:marTop w:val="0"/>
              <w:marBottom w:val="0"/>
              <w:divBdr>
                <w:top w:val="none" w:sz="0" w:space="0" w:color="auto"/>
                <w:left w:val="none" w:sz="0" w:space="0" w:color="auto"/>
                <w:bottom w:val="none" w:sz="0" w:space="0" w:color="auto"/>
                <w:right w:val="none" w:sz="0" w:space="0" w:color="auto"/>
              </w:divBdr>
            </w:div>
            <w:div w:id="1981185745">
              <w:marLeft w:val="0"/>
              <w:marRight w:val="0"/>
              <w:marTop w:val="0"/>
              <w:marBottom w:val="0"/>
              <w:divBdr>
                <w:top w:val="none" w:sz="0" w:space="0" w:color="auto"/>
                <w:left w:val="none" w:sz="0" w:space="0" w:color="auto"/>
                <w:bottom w:val="none" w:sz="0" w:space="0" w:color="auto"/>
                <w:right w:val="none" w:sz="0" w:space="0" w:color="auto"/>
              </w:divBdr>
            </w:div>
            <w:div w:id="1264264504">
              <w:marLeft w:val="0"/>
              <w:marRight w:val="0"/>
              <w:marTop w:val="0"/>
              <w:marBottom w:val="0"/>
              <w:divBdr>
                <w:top w:val="none" w:sz="0" w:space="0" w:color="auto"/>
                <w:left w:val="none" w:sz="0" w:space="0" w:color="auto"/>
                <w:bottom w:val="none" w:sz="0" w:space="0" w:color="auto"/>
                <w:right w:val="none" w:sz="0" w:space="0" w:color="auto"/>
              </w:divBdr>
            </w:div>
            <w:div w:id="1481384912">
              <w:marLeft w:val="0"/>
              <w:marRight w:val="0"/>
              <w:marTop w:val="0"/>
              <w:marBottom w:val="0"/>
              <w:divBdr>
                <w:top w:val="none" w:sz="0" w:space="0" w:color="auto"/>
                <w:left w:val="none" w:sz="0" w:space="0" w:color="auto"/>
                <w:bottom w:val="none" w:sz="0" w:space="0" w:color="auto"/>
                <w:right w:val="none" w:sz="0" w:space="0" w:color="auto"/>
              </w:divBdr>
            </w:div>
            <w:div w:id="2024672127">
              <w:marLeft w:val="0"/>
              <w:marRight w:val="0"/>
              <w:marTop w:val="0"/>
              <w:marBottom w:val="0"/>
              <w:divBdr>
                <w:top w:val="none" w:sz="0" w:space="0" w:color="auto"/>
                <w:left w:val="none" w:sz="0" w:space="0" w:color="auto"/>
                <w:bottom w:val="none" w:sz="0" w:space="0" w:color="auto"/>
                <w:right w:val="none" w:sz="0" w:space="0" w:color="auto"/>
              </w:divBdr>
            </w:div>
            <w:div w:id="448090025">
              <w:marLeft w:val="0"/>
              <w:marRight w:val="0"/>
              <w:marTop w:val="0"/>
              <w:marBottom w:val="0"/>
              <w:divBdr>
                <w:top w:val="none" w:sz="0" w:space="0" w:color="auto"/>
                <w:left w:val="none" w:sz="0" w:space="0" w:color="auto"/>
                <w:bottom w:val="none" w:sz="0" w:space="0" w:color="auto"/>
                <w:right w:val="none" w:sz="0" w:space="0" w:color="auto"/>
              </w:divBdr>
            </w:div>
            <w:div w:id="770704130">
              <w:marLeft w:val="0"/>
              <w:marRight w:val="0"/>
              <w:marTop w:val="0"/>
              <w:marBottom w:val="0"/>
              <w:divBdr>
                <w:top w:val="none" w:sz="0" w:space="0" w:color="auto"/>
                <w:left w:val="none" w:sz="0" w:space="0" w:color="auto"/>
                <w:bottom w:val="none" w:sz="0" w:space="0" w:color="auto"/>
                <w:right w:val="none" w:sz="0" w:space="0" w:color="auto"/>
              </w:divBdr>
            </w:div>
            <w:div w:id="1844080105">
              <w:marLeft w:val="0"/>
              <w:marRight w:val="0"/>
              <w:marTop w:val="0"/>
              <w:marBottom w:val="0"/>
              <w:divBdr>
                <w:top w:val="none" w:sz="0" w:space="0" w:color="auto"/>
                <w:left w:val="none" w:sz="0" w:space="0" w:color="auto"/>
                <w:bottom w:val="none" w:sz="0" w:space="0" w:color="auto"/>
                <w:right w:val="none" w:sz="0" w:space="0" w:color="auto"/>
              </w:divBdr>
            </w:div>
            <w:div w:id="1052657651">
              <w:marLeft w:val="0"/>
              <w:marRight w:val="0"/>
              <w:marTop w:val="0"/>
              <w:marBottom w:val="0"/>
              <w:divBdr>
                <w:top w:val="none" w:sz="0" w:space="0" w:color="auto"/>
                <w:left w:val="none" w:sz="0" w:space="0" w:color="auto"/>
                <w:bottom w:val="none" w:sz="0" w:space="0" w:color="auto"/>
                <w:right w:val="none" w:sz="0" w:space="0" w:color="auto"/>
              </w:divBdr>
              <w:divsChild>
                <w:div w:id="770275571">
                  <w:marLeft w:val="0"/>
                  <w:marRight w:val="0"/>
                  <w:marTop w:val="0"/>
                  <w:marBottom w:val="0"/>
                  <w:divBdr>
                    <w:top w:val="none" w:sz="0" w:space="0" w:color="auto"/>
                    <w:left w:val="none" w:sz="0" w:space="0" w:color="auto"/>
                    <w:bottom w:val="none" w:sz="0" w:space="0" w:color="auto"/>
                    <w:right w:val="none" w:sz="0" w:space="0" w:color="auto"/>
                  </w:divBdr>
                </w:div>
                <w:div w:id="768889894">
                  <w:marLeft w:val="0"/>
                  <w:marRight w:val="0"/>
                  <w:marTop w:val="0"/>
                  <w:marBottom w:val="0"/>
                  <w:divBdr>
                    <w:top w:val="none" w:sz="0" w:space="0" w:color="auto"/>
                    <w:left w:val="none" w:sz="0" w:space="0" w:color="auto"/>
                    <w:bottom w:val="none" w:sz="0" w:space="0" w:color="auto"/>
                    <w:right w:val="none" w:sz="0" w:space="0" w:color="auto"/>
                  </w:divBdr>
                </w:div>
                <w:div w:id="1141072724">
                  <w:marLeft w:val="0"/>
                  <w:marRight w:val="0"/>
                  <w:marTop w:val="0"/>
                  <w:marBottom w:val="0"/>
                  <w:divBdr>
                    <w:top w:val="none" w:sz="0" w:space="0" w:color="auto"/>
                    <w:left w:val="none" w:sz="0" w:space="0" w:color="auto"/>
                    <w:bottom w:val="none" w:sz="0" w:space="0" w:color="auto"/>
                    <w:right w:val="none" w:sz="0" w:space="0" w:color="auto"/>
                  </w:divBdr>
                </w:div>
                <w:div w:id="563027420">
                  <w:marLeft w:val="0"/>
                  <w:marRight w:val="0"/>
                  <w:marTop w:val="0"/>
                  <w:marBottom w:val="0"/>
                  <w:divBdr>
                    <w:top w:val="none" w:sz="0" w:space="0" w:color="auto"/>
                    <w:left w:val="none" w:sz="0" w:space="0" w:color="auto"/>
                    <w:bottom w:val="none" w:sz="0" w:space="0" w:color="auto"/>
                    <w:right w:val="none" w:sz="0" w:space="0" w:color="auto"/>
                  </w:divBdr>
                </w:div>
                <w:div w:id="51008125">
                  <w:marLeft w:val="0"/>
                  <w:marRight w:val="0"/>
                  <w:marTop w:val="0"/>
                  <w:marBottom w:val="0"/>
                  <w:divBdr>
                    <w:top w:val="none" w:sz="0" w:space="0" w:color="auto"/>
                    <w:left w:val="none" w:sz="0" w:space="0" w:color="auto"/>
                    <w:bottom w:val="none" w:sz="0" w:space="0" w:color="auto"/>
                    <w:right w:val="none" w:sz="0" w:space="0" w:color="auto"/>
                  </w:divBdr>
                </w:div>
                <w:div w:id="731268594">
                  <w:marLeft w:val="0"/>
                  <w:marRight w:val="0"/>
                  <w:marTop w:val="0"/>
                  <w:marBottom w:val="0"/>
                  <w:divBdr>
                    <w:top w:val="none" w:sz="0" w:space="0" w:color="auto"/>
                    <w:left w:val="none" w:sz="0" w:space="0" w:color="auto"/>
                    <w:bottom w:val="none" w:sz="0" w:space="0" w:color="auto"/>
                    <w:right w:val="none" w:sz="0" w:space="0" w:color="auto"/>
                  </w:divBdr>
                </w:div>
                <w:div w:id="1981423075">
                  <w:marLeft w:val="0"/>
                  <w:marRight w:val="0"/>
                  <w:marTop w:val="0"/>
                  <w:marBottom w:val="0"/>
                  <w:divBdr>
                    <w:top w:val="none" w:sz="0" w:space="0" w:color="auto"/>
                    <w:left w:val="none" w:sz="0" w:space="0" w:color="auto"/>
                    <w:bottom w:val="none" w:sz="0" w:space="0" w:color="auto"/>
                    <w:right w:val="none" w:sz="0" w:space="0" w:color="auto"/>
                  </w:divBdr>
                </w:div>
                <w:div w:id="661854266">
                  <w:marLeft w:val="0"/>
                  <w:marRight w:val="0"/>
                  <w:marTop w:val="0"/>
                  <w:marBottom w:val="0"/>
                  <w:divBdr>
                    <w:top w:val="none" w:sz="0" w:space="0" w:color="auto"/>
                    <w:left w:val="none" w:sz="0" w:space="0" w:color="auto"/>
                    <w:bottom w:val="none" w:sz="0" w:space="0" w:color="auto"/>
                    <w:right w:val="none" w:sz="0" w:space="0" w:color="auto"/>
                  </w:divBdr>
                </w:div>
                <w:div w:id="1767338828">
                  <w:marLeft w:val="0"/>
                  <w:marRight w:val="0"/>
                  <w:marTop w:val="0"/>
                  <w:marBottom w:val="0"/>
                  <w:divBdr>
                    <w:top w:val="none" w:sz="0" w:space="0" w:color="auto"/>
                    <w:left w:val="none" w:sz="0" w:space="0" w:color="auto"/>
                    <w:bottom w:val="none" w:sz="0" w:space="0" w:color="auto"/>
                    <w:right w:val="none" w:sz="0" w:space="0" w:color="auto"/>
                  </w:divBdr>
                </w:div>
                <w:div w:id="1434597154">
                  <w:marLeft w:val="0"/>
                  <w:marRight w:val="0"/>
                  <w:marTop w:val="0"/>
                  <w:marBottom w:val="0"/>
                  <w:divBdr>
                    <w:top w:val="none" w:sz="0" w:space="0" w:color="auto"/>
                    <w:left w:val="none" w:sz="0" w:space="0" w:color="auto"/>
                    <w:bottom w:val="none" w:sz="0" w:space="0" w:color="auto"/>
                    <w:right w:val="none" w:sz="0" w:space="0" w:color="auto"/>
                  </w:divBdr>
                </w:div>
                <w:div w:id="1021274549">
                  <w:marLeft w:val="0"/>
                  <w:marRight w:val="0"/>
                  <w:marTop w:val="0"/>
                  <w:marBottom w:val="0"/>
                  <w:divBdr>
                    <w:top w:val="none" w:sz="0" w:space="0" w:color="auto"/>
                    <w:left w:val="none" w:sz="0" w:space="0" w:color="auto"/>
                    <w:bottom w:val="none" w:sz="0" w:space="0" w:color="auto"/>
                    <w:right w:val="none" w:sz="0" w:space="0" w:color="auto"/>
                  </w:divBdr>
                </w:div>
                <w:div w:id="1985309598">
                  <w:marLeft w:val="0"/>
                  <w:marRight w:val="0"/>
                  <w:marTop w:val="0"/>
                  <w:marBottom w:val="0"/>
                  <w:divBdr>
                    <w:top w:val="none" w:sz="0" w:space="0" w:color="auto"/>
                    <w:left w:val="none" w:sz="0" w:space="0" w:color="auto"/>
                    <w:bottom w:val="none" w:sz="0" w:space="0" w:color="auto"/>
                    <w:right w:val="none" w:sz="0" w:space="0" w:color="auto"/>
                  </w:divBdr>
                </w:div>
                <w:div w:id="827480992">
                  <w:marLeft w:val="0"/>
                  <w:marRight w:val="0"/>
                  <w:marTop w:val="0"/>
                  <w:marBottom w:val="0"/>
                  <w:divBdr>
                    <w:top w:val="none" w:sz="0" w:space="0" w:color="auto"/>
                    <w:left w:val="none" w:sz="0" w:space="0" w:color="auto"/>
                    <w:bottom w:val="none" w:sz="0" w:space="0" w:color="auto"/>
                    <w:right w:val="none" w:sz="0" w:space="0" w:color="auto"/>
                  </w:divBdr>
                </w:div>
                <w:div w:id="1020736393">
                  <w:marLeft w:val="0"/>
                  <w:marRight w:val="0"/>
                  <w:marTop w:val="0"/>
                  <w:marBottom w:val="0"/>
                  <w:divBdr>
                    <w:top w:val="none" w:sz="0" w:space="0" w:color="auto"/>
                    <w:left w:val="none" w:sz="0" w:space="0" w:color="auto"/>
                    <w:bottom w:val="none" w:sz="0" w:space="0" w:color="auto"/>
                    <w:right w:val="none" w:sz="0" w:space="0" w:color="auto"/>
                  </w:divBdr>
                </w:div>
                <w:div w:id="950360625">
                  <w:marLeft w:val="0"/>
                  <w:marRight w:val="0"/>
                  <w:marTop w:val="0"/>
                  <w:marBottom w:val="0"/>
                  <w:divBdr>
                    <w:top w:val="none" w:sz="0" w:space="0" w:color="auto"/>
                    <w:left w:val="none" w:sz="0" w:space="0" w:color="auto"/>
                    <w:bottom w:val="none" w:sz="0" w:space="0" w:color="auto"/>
                    <w:right w:val="none" w:sz="0" w:space="0" w:color="auto"/>
                  </w:divBdr>
                </w:div>
                <w:div w:id="490876149">
                  <w:marLeft w:val="0"/>
                  <w:marRight w:val="0"/>
                  <w:marTop w:val="0"/>
                  <w:marBottom w:val="0"/>
                  <w:divBdr>
                    <w:top w:val="none" w:sz="0" w:space="0" w:color="auto"/>
                    <w:left w:val="none" w:sz="0" w:space="0" w:color="auto"/>
                    <w:bottom w:val="none" w:sz="0" w:space="0" w:color="auto"/>
                    <w:right w:val="none" w:sz="0" w:space="0" w:color="auto"/>
                  </w:divBdr>
                </w:div>
                <w:div w:id="930628672">
                  <w:marLeft w:val="0"/>
                  <w:marRight w:val="0"/>
                  <w:marTop w:val="0"/>
                  <w:marBottom w:val="0"/>
                  <w:divBdr>
                    <w:top w:val="none" w:sz="0" w:space="0" w:color="auto"/>
                    <w:left w:val="none" w:sz="0" w:space="0" w:color="auto"/>
                    <w:bottom w:val="none" w:sz="0" w:space="0" w:color="auto"/>
                    <w:right w:val="none" w:sz="0" w:space="0" w:color="auto"/>
                  </w:divBdr>
                </w:div>
                <w:div w:id="1662198799">
                  <w:marLeft w:val="0"/>
                  <w:marRight w:val="0"/>
                  <w:marTop w:val="0"/>
                  <w:marBottom w:val="0"/>
                  <w:divBdr>
                    <w:top w:val="none" w:sz="0" w:space="0" w:color="auto"/>
                    <w:left w:val="none" w:sz="0" w:space="0" w:color="auto"/>
                    <w:bottom w:val="none" w:sz="0" w:space="0" w:color="auto"/>
                    <w:right w:val="none" w:sz="0" w:space="0" w:color="auto"/>
                  </w:divBdr>
                </w:div>
                <w:div w:id="1429618878">
                  <w:marLeft w:val="0"/>
                  <w:marRight w:val="0"/>
                  <w:marTop w:val="0"/>
                  <w:marBottom w:val="0"/>
                  <w:divBdr>
                    <w:top w:val="none" w:sz="0" w:space="0" w:color="auto"/>
                    <w:left w:val="none" w:sz="0" w:space="0" w:color="auto"/>
                    <w:bottom w:val="none" w:sz="0" w:space="0" w:color="auto"/>
                    <w:right w:val="none" w:sz="0" w:space="0" w:color="auto"/>
                  </w:divBdr>
                </w:div>
                <w:div w:id="1445029941">
                  <w:marLeft w:val="0"/>
                  <w:marRight w:val="0"/>
                  <w:marTop w:val="0"/>
                  <w:marBottom w:val="0"/>
                  <w:divBdr>
                    <w:top w:val="none" w:sz="0" w:space="0" w:color="auto"/>
                    <w:left w:val="none" w:sz="0" w:space="0" w:color="auto"/>
                    <w:bottom w:val="none" w:sz="0" w:space="0" w:color="auto"/>
                    <w:right w:val="none" w:sz="0" w:space="0" w:color="auto"/>
                  </w:divBdr>
                </w:div>
                <w:div w:id="1769614085">
                  <w:marLeft w:val="0"/>
                  <w:marRight w:val="0"/>
                  <w:marTop w:val="0"/>
                  <w:marBottom w:val="0"/>
                  <w:divBdr>
                    <w:top w:val="none" w:sz="0" w:space="0" w:color="auto"/>
                    <w:left w:val="none" w:sz="0" w:space="0" w:color="auto"/>
                    <w:bottom w:val="none" w:sz="0" w:space="0" w:color="auto"/>
                    <w:right w:val="none" w:sz="0" w:space="0" w:color="auto"/>
                  </w:divBdr>
                </w:div>
                <w:div w:id="2066709127">
                  <w:marLeft w:val="0"/>
                  <w:marRight w:val="0"/>
                  <w:marTop w:val="0"/>
                  <w:marBottom w:val="0"/>
                  <w:divBdr>
                    <w:top w:val="none" w:sz="0" w:space="0" w:color="auto"/>
                    <w:left w:val="none" w:sz="0" w:space="0" w:color="auto"/>
                    <w:bottom w:val="none" w:sz="0" w:space="0" w:color="auto"/>
                    <w:right w:val="none" w:sz="0" w:space="0" w:color="auto"/>
                  </w:divBdr>
                </w:div>
                <w:div w:id="1248348436">
                  <w:marLeft w:val="0"/>
                  <w:marRight w:val="0"/>
                  <w:marTop w:val="0"/>
                  <w:marBottom w:val="0"/>
                  <w:divBdr>
                    <w:top w:val="none" w:sz="0" w:space="0" w:color="auto"/>
                    <w:left w:val="none" w:sz="0" w:space="0" w:color="auto"/>
                    <w:bottom w:val="none" w:sz="0" w:space="0" w:color="auto"/>
                    <w:right w:val="none" w:sz="0" w:space="0" w:color="auto"/>
                  </w:divBdr>
                </w:div>
                <w:div w:id="705374404">
                  <w:marLeft w:val="0"/>
                  <w:marRight w:val="0"/>
                  <w:marTop w:val="0"/>
                  <w:marBottom w:val="0"/>
                  <w:divBdr>
                    <w:top w:val="none" w:sz="0" w:space="0" w:color="auto"/>
                    <w:left w:val="none" w:sz="0" w:space="0" w:color="auto"/>
                    <w:bottom w:val="none" w:sz="0" w:space="0" w:color="auto"/>
                    <w:right w:val="none" w:sz="0" w:space="0" w:color="auto"/>
                  </w:divBdr>
                </w:div>
                <w:div w:id="1997147044">
                  <w:marLeft w:val="0"/>
                  <w:marRight w:val="0"/>
                  <w:marTop w:val="0"/>
                  <w:marBottom w:val="0"/>
                  <w:divBdr>
                    <w:top w:val="none" w:sz="0" w:space="0" w:color="auto"/>
                    <w:left w:val="none" w:sz="0" w:space="0" w:color="auto"/>
                    <w:bottom w:val="none" w:sz="0" w:space="0" w:color="auto"/>
                    <w:right w:val="none" w:sz="0" w:space="0" w:color="auto"/>
                  </w:divBdr>
                </w:div>
                <w:div w:id="535696450">
                  <w:marLeft w:val="0"/>
                  <w:marRight w:val="0"/>
                  <w:marTop w:val="0"/>
                  <w:marBottom w:val="0"/>
                  <w:divBdr>
                    <w:top w:val="none" w:sz="0" w:space="0" w:color="auto"/>
                    <w:left w:val="none" w:sz="0" w:space="0" w:color="auto"/>
                    <w:bottom w:val="none" w:sz="0" w:space="0" w:color="auto"/>
                    <w:right w:val="none" w:sz="0" w:space="0" w:color="auto"/>
                  </w:divBdr>
                </w:div>
                <w:div w:id="1060133223">
                  <w:marLeft w:val="0"/>
                  <w:marRight w:val="0"/>
                  <w:marTop w:val="0"/>
                  <w:marBottom w:val="0"/>
                  <w:divBdr>
                    <w:top w:val="none" w:sz="0" w:space="0" w:color="auto"/>
                    <w:left w:val="none" w:sz="0" w:space="0" w:color="auto"/>
                    <w:bottom w:val="none" w:sz="0" w:space="0" w:color="auto"/>
                    <w:right w:val="none" w:sz="0" w:space="0" w:color="auto"/>
                  </w:divBdr>
                </w:div>
                <w:div w:id="1524781584">
                  <w:marLeft w:val="0"/>
                  <w:marRight w:val="0"/>
                  <w:marTop w:val="0"/>
                  <w:marBottom w:val="0"/>
                  <w:divBdr>
                    <w:top w:val="none" w:sz="0" w:space="0" w:color="auto"/>
                    <w:left w:val="none" w:sz="0" w:space="0" w:color="auto"/>
                    <w:bottom w:val="none" w:sz="0" w:space="0" w:color="auto"/>
                    <w:right w:val="none" w:sz="0" w:space="0" w:color="auto"/>
                  </w:divBdr>
                </w:div>
                <w:div w:id="1533150221">
                  <w:marLeft w:val="0"/>
                  <w:marRight w:val="0"/>
                  <w:marTop w:val="0"/>
                  <w:marBottom w:val="0"/>
                  <w:divBdr>
                    <w:top w:val="none" w:sz="0" w:space="0" w:color="auto"/>
                    <w:left w:val="none" w:sz="0" w:space="0" w:color="auto"/>
                    <w:bottom w:val="none" w:sz="0" w:space="0" w:color="auto"/>
                    <w:right w:val="none" w:sz="0" w:space="0" w:color="auto"/>
                  </w:divBdr>
                </w:div>
                <w:div w:id="1836873480">
                  <w:marLeft w:val="0"/>
                  <w:marRight w:val="0"/>
                  <w:marTop w:val="0"/>
                  <w:marBottom w:val="0"/>
                  <w:divBdr>
                    <w:top w:val="none" w:sz="0" w:space="0" w:color="auto"/>
                    <w:left w:val="none" w:sz="0" w:space="0" w:color="auto"/>
                    <w:bottom w:val="none" w:sz="0" w:space="0" w:color="auto"/>
                    <w:right w:val="none" w:sz="0" w:space="0" w:color="auto"/>
                  </w:divBdr>
                </w:div>
                <w:div w:id="224879231">
                  <w:marLeft w:val="0"/>
                  <w:marRight w:val="0"/>
                  <w:marTop w:val="0"/>
                  <w:marBottom w:val="0"/>
                  <w:divBdr>
                    <w:top w:val="none" w:sz="0" w:space="0" w:color="auto"/>
                    <w:left w:val="none" w:sz="0" w:space="0" w:color="auto"/>
                    <w:bottom w:val="none" w:sz="0" w:space="0" w:color="auto"/>
                    <w:right w:val="none" w:sz="0" w:space="0" w:color="auto"/>
                  </w:divBdr>
                </w:div>
                <w:div w:id="1370493583">
                  <w:marLeft w:val="0"/>
                  <w:marRight w:val="0"/>
                  <w:marTop w:val="0"/>
                  <w:marBottom w:val="0"/>
                  <w:divBdr>
                    <w:top w:val="none" w:sz="0" w:space="0" w:color="auto"/>
                    <w:left w:val="none" w:sz="0" w:space="0" w:color="auto"/>
                    <w:bottom w:val="none" w:sz="0" w:space="0" w:color="auto"/>
                    <w:right w:val="none" w:sz="0" w:space="0" w:color="auto"/>
                  </w:divBdr>
                </w:div>
                <w:div w:id="2015185883">
                  <w:marLeft w:val="0"/>
                  <w:marRight w:val="0"/>
                  <w:marTop w:val="0"/>
                  <w:marBottom w:val="0"/>
                  <w:divBdr>
                    <w:top w:val="none" w:sz="0" w:space="0" w:color="auto"/>
                    <w:left w:val="none" w:sz="0" w:space="0" w:color="auto"/>
                    <w:bottom w:val="none" w:sz="0" w:space="0" w:color="auto"/>
                    <w:right w:val="none" w:sz="0" w:space="0" w:color="auto"/>
                  </w:divBdr>
                </w:div>
                <w:div w:id="810175537">
                  <w:marLeft w:val="0"/>
                  <w:marRight w:val="0"/>
                  <w:marTop w:val="0"/>
                  <w:marBottom w:val="0"/>
                  <w:divBdr>
                    <w:top w:val="none" w:sz="0" w:space="0" w:color="auto"/>
                    <w:left w:val="none" w:sz="0" w:space="0" w:color="auto"/>
                    <w:bottom w:val="none" w:sz="0" w:space="0" w:color="auto"/>
                    <w:right w:val="none" w:sz="0" w:space="0" w:color="auto"/>
                  </w:divBdr>
                </w:div>
                <w:div w:id="229387444">
                  <w:marLeft w:val="0"/>
                  <w:marRight w:val="0"/>
                  <w:marTop w:val="0"/>
                  <w:marBottom w:val="0"/>
                  <w:divBdr>
                    <w:top w:val="none" w:sz="0" w:space="0" w:color="auto"/>
                    <w:left w:val="none" w:sz="0" w:space="0" w:color="auto"/>
                    <w:bottom w:val="none" w:sz="0" w:space="0" w:color="auto"/>
                    <w:right w:val="none" w:sz="0" w:space="0" w:color="auto"/>
                  </w:divBdr>
                </w:div>
                <w:div w:id="144592043">
                  <w:marLeft w:val="0"/>
                  <w:marRight w:val="0"/>
                  <w:marTop w:val="0"/>
                  <w:marBottom w:val="0"/>
                  <w:divBdr>
                    <w:top w:val="none" w:sz="0" w:space="0" w:color="auto"/>
                    <w:left w:val="none" w:sz="0" w:space="0" w:color="auto"/>
                    <w:bottom w:val="none" w:sz="0" w:space="0" w:color="auto"/>
                    <w:right w:val="none" w:sz="0" w:space="0" w:color="auto"/>
                  </w:divBdr>
                </w:div>
                <w:div w:id="1470126954">
                  <w:marLeft w:val="0"/>
                  <w:marRight w:val="0"/>
                  <w:marTop w:val="0"/>
                  <w:marBottom w:val="0"/>
                  <w:divBdr>
                    <w:top w:val="none" w:sz="0" w:space="0" w:color="auto"/>
                    <w:left w:val="none" w:sz="0" w:space="0" w:color="auto"/>
                    <w:bottom w:val="none" w:sz="0" w:space="0" w:color="auto"/>
                    <w:right w:val="none" w:sz="0" w:space="0" w:color="auto"/>
                  </w:divBdr>
                </w:div>
                <w:div w:id="662440562">
                  <w:marLeft w:val="0"/>
                  <w:marRight w:val="0"/>
                  <w:marTop w:val="0"/>
                  <w:marBottom w:val="0"/>
                  <w:divBdr>
                    <w:top w:val="none" w:sz="0" w:space="0" w:color="auto"/>
                    <w:left w:val="none" w:sz="0" w:space="0" w:color="auto"/>
                    <w:bottom w:val="none" w:sz="0" w:space="0" w:color="auto"/>
                    <w:right w:val="none" w:sz="0" w:space="0" w:color="auto"/>
                  </w:divBdr>
                </w:div>
                <w:div w:id="866719093">
                  <w:marLeft w:val="0"/>
                  <w:marRight w:val="0"/>
                  <w:marTop w:val="0"/>
                  <w:marBottom w:val="0"/>
                  <w:divBdr>
                    <w:top w:val="none" w:sz="0" w:space="0" w:color="auto"/>
                    <w:left w:val="none" w:sz="0" w:space="0" w:color="auto"/>
                    <w:bottom w:val="none" w:sz="0" w:space="0" w:color="auto"/>
                    <w:right w:val="none" w:sz="0" w:space="0" w:color="auto"/>
                  </w:divBdr>
                </w:div>
                <w:div w:id="1228420148">
                  <w:marLeft w:val="0"/>
                  <w:marRight w:val="0"/>
                  <w:marTop w:val="0"/>
                  <w:marBottom w:val="0"/>
                  <w:divBdr>
                    <w:top w:val="none" w:sz="0" w:space="0" w:color="auto"/>
                    <w:left w:val="none" w:sz="0" w:space="0" w:color="auto"/>
                    <w:bottom w:val="none" w:sz="0" w:space="0" w:color="auto"/>
                    <w:right w:val="none" w:sz="0" w:space="0" w:color="auto"/>
                  </w:divBdr>
                </w:div>
                <w:div w:id="1319962336">
                  <w:marLeft w:val="0"/>
                  <w:marRight w:val="0"/>
                  <w:marTop w:val="0"/>
                  <w:marBottom w:val="0"/>
                  <w:divBdr>
                    <w:top w:val="none" w:sz="0" w:space="0" w:color="auto"/>
                    <w:left w:val="none" w:sz="0" w:space="0" w:color="auto"/>
                    <w:bottom w:val="none" w:sz="0" w:space="0" w:color="auto"/>
                    <w:right w:val="none" w:sz="0" w:space="0" w:color="auto"/>
                  </w:divBdr>
                </w:div>
                <w:div w:id="946237194">
                  <w:marLeft w:val="0"/>
                  <w:marRight w:val="0"/>
                  <w:marTop w:val="0"/>
                  <w:marBottom w:val="0"/>
                  <w:divBdr>
                    <w:top w:val="none" w:sz="0" w:space="0" w:color="auto"/>
                    <w:left w:val="none" w:sz="0" w:space="0" w:color="auto"/>
                    <w:bottom w:val="none" w:sz="0" w:space="0" w:color="auto"/>
                    <w:right w:val="none" w:sz="0" w:space="0" w:color="auto"/>
                  </w:divBdr>
                </w:div>
                <w:div w:id="2140369591">
                  <w:marLeft w:val="0"/>
                  <w:marRight w:val="0"/>
                  <w:marTop w:val="0"/>
                  <w:marBottom w:val="0"/>
                  <w:divBdr>
                    <w:top w:val="none" w:sz="0" w:space="0" w:color="auto"/>
                    <w:left w:val="none" w:sz="0" w:space="0" w:color="auto"/>
                    <w:bottom w:val="none" w:sz="0" w:space="0" w:color="auto"/>
                    <w:right w:val="none" w:sz="0" w:space="0" w:color="auto"/>
                  </w:divBdr>
                </w:div>
                <w:div w:id="2077314447">
                  <w:marLeft w:val="0"/>
                  <w:marRight w:val="0"/>
                  <w:marTop w:val="0"/>
                  <w:marBottom w:val="0"/>
                  <w:divBdr>
                    <w:top w:val="none" w:sz="0" w:space="0" w:color="auto"/>
                    <w:left w:val="none" w:sz="0" w:space="0" w:color="auto"/>
                    <w:bottom w:val="none" w:sz="0" w:space="0" w:color="auto"/>
                    <w:right w:val="none" w:sz="0" w:space="0" w:color="auto"/>
                  </w:divBdr>
                </w:div>
                <w:div w:id="411125324">
                  <w:marLeft w:val="0"/>
                  <w:marRight w:val="0"/>
                  <w:marTop w:val="0"/>
                  <w:marBottom w:val="0"/>
                  <w:divBdr>
                    <w:top w:val="none" w:sz="0" w:space="0" w:color="auto"/>
                    <w:left w:val="none" w:sz="0" w:space="0" w:color="auto"/>
                    <w:bottom w:val="none" w:sz="0" w:space="0" w:color="auto"/>
                    <w:right w:val="none" w:sz="0" w:space="0" w:color="auto"/>
                  </w:divBdr>
                </w:div>
                <w:div w:id="21053443">
                  <w:marLeft w:val="0"/>
                  <w:marRight w:val="0"/>
                  <w:marTop w:val="0"/>
                  <w:marBottom w:val="0"/>
                  <w:divBdr>
                    <w:top w:val="none" w:sz="0" w:space="0" w:color="auto"/>
                    <w:left w:val="none" w:sz="0" w:space="0" w:color="auto"/>
                    <w:bottom w:val="none" w:sz="0" w:space="0" w:color="auto"/>
                    <w:right w:val="none" w:sz="0" w:space="0" w:color="auto"/>
                  </w:divBdr>
                </w:div>
                <w:div w:id="1439641723">
                  <w:marLeft w:val="0"/>
                  <w:marRight w:val="0"/>
                  <w:marTop w:val="0"/>
                  <w:marBottom w:val="0"/>
                  <w:divBdr>
                    <w:top w:val="none" w:sz="0" w:space="0" w:color="auto"/>
                    <w:left w:val="none" w:sz="0" w:space="0" w:color="auto"/>
                    <w:bottom w:val="none" w:sz="0" w:space="0" w:color="auto"/>
                    <w:right w:val="none" w:sz="0" w:space="0" w:color="auto"/>
                  </w:divBdr>
                </w:div>
                <w:div w:id="1819608071">
                  <w:marLeft w:val="0"/>
                  <w:marRight w:val="0"/>
                  <w:marTop w:val="0"/>
                  <w:marBottom w:val="0"/>
                  <w:divBdr>
                    <w:top w:val="none" w:sz="0" w:space="0" w:color="auto"/>
                    <w:left w:val="none" w:sz="0" w:space="0" w:color="auto"/>
                    <w:bottom w:val="none" w:sz="0" w:space="0" w:color="auto"/>
                    <w:right w:val="none" w:sz="0" w:space="0" w:color="auto"/>
                  </w:divBdr>
                </w:div>
                <w:div w:id="466164665">
                  <w:marLeft w:val="0"/>
                  <w:marRight w:val="0"/>
                  <w:marTop w:val="0"/>
                  <w:marBottom w:val="0"/>
                  <w:divBdr>
                    <w:top w:val="none" w:sz="0" w:space="0" w:color="auto"/>
                    <w:left w:val="none" w:sz="0" w:space="0" w:color="auto"/>
                    <w:bottom w:val="none" w:sz="0" w:space="0" w:color="auto"/>
                    <w:right w:val="none" w:sz="0" w:space="0" w:color="auto"/>
                  </w:divBdr>
                </w:div>
                <w:div w:id="720137042">
                  <w:marLeft w:val="0"/>
                  <w:marRight w:val="0"/>
                  <w:marTop w:val="0"/>
                  <w:marBottom w:val="0"/>
                  <w:divBdr>
                    <w:top w:val="none" w:sz="0" w:space="0" w:color="auto"/>
                    <w:left w:val="none" w:sz="0" w:space="0" w:color="auto"/>
                    <w:bottom w:val="none" w:sz="0" w:space="0" w:color="auto"/>
                    <w:right w:val="none" w:sz="0" w:space="0" w:color="auto"/>
                  </w:divBdr>
                </w:div>
                <w:div w:id="1637757390">
                  <w:marLeft w:val="0"/>
                  <w:marRight w:val="0"/>
                  <w:marTop w:val="0"/>
                  <w:marBottom w:val="0"/>
                  <w:divBdr>
                    <w:top w:val="none" w:sz="0" w:space="0" w:color="auto"/>
                    <w:left w:val="none" w:sz="0" w:space="0" w:color="auto"/>
                    <w:bottom w:val="none" w:sz="0" w:space="0" w:color="auto"/>
                    <w:right w:val="none" w:sz="0" w:space="0" w:color="auto"/>
                  </w:divBdr>
                </w:div>
                <w:div w:id="1096098412">
                  <w:marLeft w:val="0"/>
                  <w:marRight w:val="0"/>
                  <w:marTop w:val="0"/>
                  <w:marBottom w:val="0"/>
                  <w:divBdr>
                    <w:top w:val="none" w:sz="0" w:space="0" w:color="auto"/>
                    <w:left w:val="none" w:sz="0" w:space="0" w:color="auto"/>
                    <w:bottom w:val="none" w:sz="0" w:space="0" w:color="auto"/>
                    <w:right w:val="none" w:sz="0" w:space="0" w:color="auto"/>
                  </w:divBdr>
                </w:div>
                <w:div w:id="323356326">
                  <w:marLeft w:val="0"/>
                  <w:marRight w:val="0"/>
                  <w:marTop w:val="0"/>
                  <w:marBottom w:val="0"/>
                  <w:divBdr>
                    <w:top w:val="none" w:sz="0" w:space="0" w:color="auto"/>
                    <w:left w:val="none" w:sz="0" w:space="0" w:color="auto"/>
                    <w:bottom w:val="none" w:sz="0" w:space="0" w:color="auto"/>
                    <w:right w:val="none" w:sz="0" w:space="0" w:color="auto"/>
                  </w:divBdr>
                </w:div>
                <w:div w:id="291600197">
                  <w:marLeft w:val="0"/>
                  <w:marRight w:val="0"/>
                  <w:marTop w:val="0"/>
                  <w:marBottom w:val="0"/>
                  <w:divBdr>
                    <w:top w:val="none" w:sz="0" w:space="0" w:color="auto"/>
                    <w:left w:val="none" w:sz="0" w:space="0" w:color="auto"/>
                    <w:bottom w:val="none" w:sz="0" w:space="0" w:color="auto"/>
                    <w:right w:val="none" w:sz="0" w:space="0" w:color="auto"/>
                  </w:divBdr>
                </w:div>
                <w:div w:id="878125811">
                  <w:marLeft w:val="0"/>
                  <w:marRight w:val="0"/>
                  <w:marTop w:val="0"/>
                  <w:marBottom w:val="0"/>
                  <w:divBdr>
                    <w:top w:val="none" w:sz="0" w:space="0" w:color="auto"/>
                    <w:left w:val="none" w:sz="0" w:space="0" w:color="auto"/>
                    <w:bottom w:val="none" w:sz="0" w:space="0" w:color="auto"/>
                    <w:right w:val="none" w:sz="0" w:space="0" w:color="auto"/>
                  </w:divBdr>
                </w:div>
                <w:div w:id="1560434886">
                  <w:marLeft w:val="0"/>
                  <w:marRight w:val="0"/>
                  <w:marTop w:val="0"/>
                  <w:marBottom w:val="0"/>
                  <w:divBdr>
                    <w:top w:val="none" w:sz="0" w:space="0" w:color="auto"/>
                    <w:left w:val="none" w:sz="0" w:space="0" w:color="auto"/>
                    <w:bottom w:val="none" w:sz="0" w:space="0" w:color="auto"/>
                    <w:right w:val="none" w:sz="0" w:space="0" w:color="auto"/>
                  </w:divBdr>
                </w:div>
                <w:div w:id="1493981231">
                  <w:marLeft w:val="0"/>
                  <w:marRight w:val="0"/>
                  <w:marTop w:val="0"/>
                  <w:marBottom w:val="0"/>
                  <w:divBdr>
                    <w:top w:val="none" w:sz="0" w:space="0" w:color="auto"/>
                    <w:left w:val="none" w:sz="0" w:space="0" w:color="auto"/>
                    <w:bottom w:val="none" w:sz="0" w:space="0" w:color="auto"/>
                    <w:right w:val="none" w:sz="0" w:space="0" w:color="auto"/>
                  </w:divBdr>
                </w:div>
                <w:div w:id="615796332">
                  <w:marLeft w:val="0"/>
                  <w:marRight w:val="0"/>
                  <w:marTop w:val="0"/>
                  <w:marBottom w:val="0"/>
                  <w:divBdr>
                    <w:top w:val="none" w:sz="0" w:space="0" w:color="auto"/>
                    <w:left w:val="none" w:sz="0" w:space="0" w:color="auto"/>
                    <w:bottom w:val="none" w:sz="0" w:space="0" w:color="auto"/>
                    <w:right w:val="none" w:sz="0" w:space="0" w:color="auto"/>
                  </w:divBdr>
                </w:div>
                <w:div w:id="833111096">
                  <w:marLeft w:val="0"/>
                  <w:marRight w:val="0"/>
                  <w:marTop w:val="0"/>
                  <w:marBottom w:val="0"/>
                  <w:divBdr>
                    <w:top w:val="none" w:sz="0" w:space="0" w:color="auto"/>
                    <w:left w:val="none" w:sz="0" w:space="0" w:color="auto"/>
                    <w:bottom w:val="none" w:sz="0" w:space="0" w:color="auto"/>
                    <w:right w:val="none" w:sz="0" w:space="0" w:color="auto"/>
                  </w:divBdr>
                </w:div>
                <w:div w:id="775952535">
                  <w:marLeft w:val="0"/>
                  <w:marRight w:val="0"/>
                  <w:marTop w:val="0"/>
                  <w:marBottom w:val="0"/>
                  <w:divBdr>
                    <w:top w:val="none" w:sz="0" w:space="0" w:color="auto"/>
                    <w:left w:val="none" w:sz="0" w:space="0" w:color="auto"/>
                    <w:bottom w:val="none" w:sz="0" w:space="0" w:color="auto"/>
                    <w:right w:val="none" w:sz="0" w:space="0" w:color="auto"/>
                  </w:divBdr>
                </w:div>
                <w:div w:id="1430465605">
                  <w:marLeft w:val="0"/>
                  <w:marRight w:val="0"/>
                  <w:marTop w:val="0"/>
                  <w:marBottom w:val="0"/>
                  <w:divBdr>
                    <w:top w:val="none" w:sz="0" w:space="0" w:color="auto"/>
                    <w:left w:val="none" w:sz="0" w:space="0" w:color="auto"/>
                    <w:bottom w:val="none" w:sz="0" w:space="0" w:color="auto"/>
                    <w:right w:val="none" w:sz="0" w:space="0" w:color="auto"/>
                  </w:divBdr>
                </w:div>
                <w:div w:id="1665207807">
                  <w:marLeft w:val="0"/>
                  <w:marRight w:val="0"/>
                  <w:marTop w:val="0"/>
                  <w:marBottom w:val="0"/>
                  <w:divBdr>
                    <w:top w:val="none" w:sz="0" w:space="0" w:color="auto"/>
                    <w:left w:val="none" w:sz="0" w:space="0" w:color="auto"/>
                    <w:bottom w:val="none" w:sz="0" w:space="0" w:color="auto"/>
                    <w:right w:val="none" w:sz="0" w:space="0" w:color="auto"/>
                  </w:divBdr>
                </w:div>
                <w:div w:id="132019593">
                  <w:marLeft w:val="0"/>
                  <w:marRight w:val="0"/>
                  <w:marTop w:val="0"/>
                  <w:marBottom w:val="0"/>
                  <w:divBdr>
                    <w:top w:val="none" w:sz="0" w:space="0" w:color="auto"/>
                    <w:left w:val="none" w:sz="0" w:space="0" w:color="auto"/>
                    <w:bottom w:val="none" w:sz="0" w:space="0" w:color="auto"/>
                    <w:right w:val="none" w:sz="0" w:space="0" w:color="auto"/>
                  </w:divBdr>
                </w:div>
                <w:div w:id="709719747">
                  <w:marLeft w:val="0"/>
                  <w:marRight w:val="0"/>
                  <w:marTop w:val="0"/>
                  <w:marBottom w:val="0"/>
                  <w:divBdr>
                    <w:top w:val="none" w:sz="0" w:space="0" w:color="auto"/>
                    <w:left w:val="none" w:sz="0" w:space="0" w:color="auto"/>
                    <w:bottom w:val="none" w:sz="0" w:space="0" w:color="auto"/>
                    <w:right w:val="none" w:sz="0" w:space="0" w:color="auto"/>
                  </w:divBdr>
                </w:div>
                <w:div w:id="904027290">
                  <w:marLeft w:val="0"/>
                  <w:marRight w:val="0"/>
                  <w:marTop w:val="0"/>
                  <w:marBottom w:val="0"/>
                  <w:divBdr>
                    <w:top w:val="none" w:sz="0" w:space="0" w:color="auto"/>
                    <w:left w:val="none" w:sz="0" w:space="0" w:color="auto"/>
                    <w:bottom w:val="none" w:sz="0" w:space="0" w:color="auto"/>
                    <w:right w:val="none" w:sz="0" w:space="0" w:color="auto"/>
                  </w:divBdr>
                </w:div>
                <w:div w:id="595329310">
                  <w:marLeft w:val="0"/>
                  <w:marRight w:val="0"/>
                  <w:marTop w:val="0"/>
                  <w:marBottom w:val="0"/>
                  <w:divBdr>
                    <w:top w:val="none" w:sz="0" w:space="0" w:color="auto"/>
                    <w:left w:val="none" w:sz="0" w:space="0" w:color="auto"/>
                    <w:bottom w:val="none" w:sz="0" w:space="0" w:color="auto"/>
                    <w:right w:val="none" w:sz="0" w:space="0" w:color="auto"/>
                  </w:divBdr>
                </w:div>
                <w:div w:id="1660576211">
                  <w:marLeft w:val="0"/>
                  <w:marRight w:val="0"/>
                  <w:marTop w:val="0"/>
                  <w:marBottom w:val="0"/>
                  <w:divBdr>
                    <w:top w:val="none" w:sz="0" w:space="0" w:color="auto"/>
                    <w:left w:val="none" w:sz="0" w:space="0" w:color="auto"/>
                    <w:bottom w:val="none" w:sz="0" w:space="0" w:color="auto"/>
                    <w:right w:val="none" w:sz="0" w:space="0" w:color="auto"/>
                  </w:divBdr>
                </w:div>
                <w:div w:id="213738826">
                  <w:marLeft w:val="0"/>
                  <w:marRight w:val="0"/>
                  <w:marTop w:val="0"/>
                  <w:marBottom w:val="0"/>
                  <w:divBdr>
                    <w:top w:val="none" w:sz="0" w:space="0" w:color="auto"/>
                    <w:left w:val="none" w:sz="0" w:space="0" w:color="auto"/>
                    <w:bottom w:val="none" w:sz="0" w:space="0" w:color="auto"/>
                    <w:right w:val="none" w:sz="0" w:space="0" w:color="auto"/>
                  </w:divBdr>
                </w:div>
                <w:div w:id="1680698593">
                  <w:marLeft w:val="0"/>
                  <w:marRight w:val="0"/>
                  <w:marTop w:val="0"/>
                  <w:marBottom w:val="0"/>
                  <w:divBdr>
                    <w:top w:val="none" w:sz="0" w:space="0" w:color="auto"/>
                    <w:left w:val="none" w:sz="0" w:space="0" w:color="auto"/>
                    <w:bottom w:val="none" w:sz="0" w:space="0" w:color="auto"/>
                    <w:right w:val="none" w:sz="0" w:space="0" w:color="auto"/>
                  </w:divBdr>
                </w:div>
                <w:div w:id="660158593">
                  <w:marLeft w:val="0"/>
                  <w:marRight w:val="0"/>
                  <w:marTop w:val="0"/>
                  <w:marBottom w:val="0"/>
                  <w:divBdr>
                    <w:top w:val="none" w:sz="0" w:space="0" w:color="auto"/>
                    <w:left w:val="none" w:sz="0" w:space="0" w:color="auto"/>
                    <w:bottom w:val="none" w:sz="0" w:space="0" w:color="auto"/>
                    <w:right w:val="none" w:sz="0" w:space="0" w:color="auto"/>
                  </w:divBdr>
                </w:div>
                <w:div w:id="894661351">
                  <w:marLeft w:val="0"/>
                  <w:marRight w:val="0"/>
                  <w:marTop w:val="0"/>
                  <w:marBottom w:val="0"/>
                  <w:divBdr>
                    <w:top w:val="none" w:sz="0" w:space="0" w:color="auto"/>
                    <w:left w:val="none" w:sz="0" w:space="0" w:color="auto"/>
                    <w:bottom w:val="none" w:sz="0" w:space="0" w:color="auto"/>
                    <w:right w:val="none" w:sz="0" w:space="0" w:color="auto"/>
                  </w:divBdr>
                </w:div>
                <w:div w:id="913857771">
                  <w:marLeft w:val="0"/>
                  <w:marRight w:val="0"/>
                  <w:marTop w:val="0"/>
                  <w:marBottom w:val="0"/>
                  <w:divBdr>
                    <w:top w:val="none" w:sz="0" w:space="0" w:color="auto"/>
                    <w:left w:val="none" w:sz="0" w:space="0" w:color="auto"/>
                    <w:bottom w:val="none" w:sz="0" w:space="0" w:color="auto"/>
                    <w:right w:val="none" w:sz="0" w:space="0" w:color="auto"/>
                  </w:divBdr>
                </w:div>
                <w:div w:id="1051925975">
                  <w:marLeft w:val="0"/>
                  <w:marRight w:val="0"/>
                  <w:marTop w:val="0"/>
                  <w:marBottom w:val="0"/>
                  <w:divBdr>
                    <w:top w:val="none" w:sz="0" w:space="0" w:color="auto"/>
                    <w:left w:val="none" w:sz="0" w:space="0" w:color="auto"/>
                    <w:bottom w:val="none" w:sz="0" w:space="0" w:color="auto"/>
                    <w:right w:val="none" w:sz="0" w:space="0" w:color="auto"/>
                  </w:divBdr>
                </w:div>
                <w:div w:id="1104157324">
                  <w:marLeft w:val="0"/>
                  <w:marRight w:val="0"/>
                  <w:marTop w:val="0"/>
                  <w:marBottom w:val="0"/>
                  <w:divBdr>
                    <w:top w:val="none" w:sz="0" w:space="0" w:color="auto"/>
                    <w:left w:val="none" w:sz="0" w:space="0" w:color="auto"/>
                    <w:bottom w:val="none" w:sz="0" w:space="0" w:color="auto"/>
                    <w:right w:val="none" w:sz="0" w:space="0" w:color="auto"/>
                  </w:divBdr>
                </w:div>
                <w:div w:id="215553907">
                  <w:marLeft w:val="0"/>
                  <w:marRight w:val="0"/>
                  <w:marTop w:val="0"/>
                  <w:marBottom w:val="0"/>
                  <w:divBdr>
                    <w:top w:val="none" w:sz="0" w:space="0" w:color="auto"/>
                    <w:left w:val="none" w:sz="0" w:space="0" w:color="auto"/>
                    <w:bottom w:val="none" w:sz="0" w:space="0" w:color="auto"/>
                    <w:right w:val="none" w:sz="0" w:space="0" w:color="auto"/>
                  </w:divBdr>
                </w:div>
                <w:div w:id="410935573">
                  <w:marLeft w:val="0"/>
                  <w:marRight w:val="0"/>
                  <w:marTop w:val="0"/>
                  <w:marBottom w:val="0"/>
                  <w:divBdr>
                    <w:top w:val="none" w:sz="0" w:space="0" w:color="auto"/>
                    <w:left w:val="none" w:sz="0" w:space="0" w:color="auto"/>
                    <w:bottom w:val="none" w:sz="0" w:space="0" w:color="auto"/>
                    <w:right w:val="none" w:sz="0" w:space="0" w:color="auto"/>
                  </w:divBdr>
                </w:div>
                <w:div w:id="1981298006">
                  <w:marLeft w:val="0"/>
                  <w:marRight w:val="0"/>
                  <w:marTop w:val="0"/>
                  <w:marBottom w:val="0"/>
                  <w:divBdr>
                    <w:top w:val="none" w:sz="0" w:space="0" w:color="auto"/>
                    <w:left w:val="none" w:sz="0" w:space="0" w:color="auto"/>
                    <w:bottom w:val="none" w:sz="0" w:space="0" w:color="auto"/>
                    <w:right w:val="none" w:sz="0" w:space="0" w:color="auto"/>
                  </w:divBdr>
                </w:div>
                <w:div w:id="1075124542">
                  <w:marLeft w:val="0"/>
                  <w:marRight w:val="0"/>
                  <w:marTop w:val="0"/>
                  <w:marBottom w:val="0"/>
                  <w:divBdr>
                    <w:top w:val="none" w:sz="0" w:space="0" w:color="auto"/>
                    <w:left w:val="none" w:sz="0" w:space="0" w:color="auto"/>
                    <w:bottom w:val="none" w:sz="0" w:space="0" w:color="auto"/>
                    <w:right w:val="none" w:sz="0" w:space="0" w:color="auto"/>
                  </w:divBdr>
                </w:div>
                <w:div w:id="1803308233">
                  <w:marLeft w:val="0"/>
                  <w:marRight w:val="0"/>
                  <w:marTop w:val="0"/>
                  <w:marBottom w:val="0"/>
                  <w:divBdr>
                    <w:top w:val="none" w:sz="0" w:space="0" w:color="auto"/>
                    <w:left w:val="none" w:sz="0" w:space="0" w:color="auto"/>
                    <w:bottom w:val="none" w:sz="0" w:space="0" w:color="auto"/>
                    <w:right w:val="none" w:sz="0" w:space="0" w:color="auto"/>
                  </w:divBdr>
                </w:div>
                <w:div w:id="1352221068">
                  <w:marLeft w:val="0"/>
                  <w:marRight w:val="0"/>
                  <w:marTop w:val="0"/>
                  <w:marBottom w:val="0"/>
                  <w:divBdr>
                    <w:top w:val="none" w:sz="0" w:space="0" w:color="auto"/>
                    <w:left w:val="none" w:sz="0" w:space="0" w:color="auto"/>
                    <w:bottom w:val="none" w:sz="0" w:space="0" w:color="auto"/>
                    <w:right w:val="none" w:sz="0" w:space="0" w:color="auto"/>
                  </w:divBdr>
                </w:div>
                <w:div w:id="784278587">
                  <w:marLeft w:val="0"/>
                  <w:marRight w:val="0"/>
                  <w:marTop w:val="0"/>
                  <w:marBottom w:val="0"/>
                  <w:divBdr>
                    <w:top w:val="none" w:sz="0" w:space="0" w:color="auto"/>
                    <w:left w:val="none" w:sz="0" w:space="0" w:color="auto"/>
                    <w:bottom w:val="none" w:sz="0" w:space="0" w:color="auto"/>
                    <w:right w:val="none" w:sz="0" w:space="0" w:color="auto"/>
                  </w:divBdr>
                </w:div>
                <w:div w:id="72549260">
                  <w:marLeft w:val="0"/>
                  <w:marRight w:val="0"/>
                  <w:marTop w:val="0"/>
                  <w:marBottom w:val="0"/>
                  <w:divBdr>
                    <w:top w:val="none" w:sz="0" w:space="0" w:color="auto"/>
                    <w:left w:val="none" w:sz="0" w:space="0" w:color="auto"/>
                    <w:bottom w:val="none" w:sz="0" w:space="0" w:color="auto"/>
                    <w:right w:val="none" w:sz="0" w:space="0" w:color="auto"/>
                  </w:divBdr>
                </w:div>
                <w:div w:id="362750511">
                  <w:marLeft w:val="0"/>
                  <w:marRight w:val="0"/>
                  <w:marTop w:val="0"/>
                  <w:marBottom w:val="0"/>
                  <w:divBdr>
                    <w:top w:val="none" w:sz="0" w:space="0" w:color="auto"/>
                    <w:left w:val="none" w:sz="0" w:space="0" w:color="auto"/>
                    <w:bottom w:val="none" w:sz="0" w:space="0" w:color="auto"/>
                    <w:right w:val="none" w:sz="0" w:space="0" w:color="auto"/>
                  </w:divBdr>
                </w:div>
                <w:div w:id="1776555599">
                  <w:marLeft w:val="0"/>
                  <w:marRight w:val="0"/>
                  <w:marTop w:val="0"/>
                  <w:marBottom w:val="0"/>
                  <w:divBdr>
                    <w:top w:val="none" w:sz="0" w:space="0" w:color="auto"/>
                    <w:left w:val="none" w:sz="0" w:space="0" w:color="auto"/>
                    <w:bottom w:val="none" w:sz="0" w:space="0" w:color="auto"/>
                    <w:right w:val="none" w:sz="0" w:space="0" w:color="auto"/>
                  </w:divBdr>
                </w:div>
                <w:div w:id="1890415747">
                  <w:marLeft w:val="0"/>
                  <w:marRight w:val="0"/>
                  <w:marTop w:val="0"/>
                  <w:marBottom w:val="0"/>
                  <w:divBdr>
                    <w:top w:val="none" w:sz="0" w:space="0" w:color="auto"/>
                    <w:left w:val="none" w:sz="0" w:space="0" w:color="auto"/>
                    <w:bottom w:val="none" w:sz="0" w:space="0" w:color="auto"/>
                    <w:right w:val="none" w:sz="0" w:space="0" w:color="auto"/>
                  </w:divBdr>
                </w:div>
                <w:div w:id="1991252792">
                  <w:marLeft w:val="0"/>
                  <w:marRight w:val="0"/>
                  <w:marTop w:val="0"/>
                  <w:marBottom w:val="0"/>
                  <w:divBdr>
                    <w:top w:val="none" w:sz="0" w:space="0" w:color="auto"/>
                    <w:left w:val="none" w:sz="0" w:space="0" w:color="auto"/>
                    <w:bottom w:val="none" w:sz="0" w:space="0" w:color="auto"/>
                    <w:right w:val="none" w:sz="0" w:space="0" w:color="auto"/>
                  </w:divBdr>
                </w:div>
                <w:div w:id="1067995756">
                  <w:marLeft w:val="0"/>
                  <w:marRight w:val="0"/>
                  <w:marTop w:val="0"/>
                  <w:marBottom w:val="0"/>
                  <w:divBdr>
                    <w:top w:val="none" w:sz="0" w:space="0" w:color="auto"/>
                    <w:left w:val="none" w:sz="0" w:space="0" w:color="auto"/>
                    <w:bottom w:val="none" w:sz="0" w:space="0" w:color="auto"/>
                    <w:right w:val="none" w:sz="0" w:space="0" w:color="auto"/>
                  </w:divBdr>
                </w:div>
                <w:div w:id="677073664">
                  <w:marLeft w:val="0"/>
                  <w:marRight w:val="0"/>
                  <w:marTop w:val="0"/>
                  <w:marBottom w:val="0"/>
                  <w:divBdr>
                    <w:top w:val="none" w:sz="0" w:space="0" w:color="auto"/>
                    <w:left w:val="none" w:sz="0" w:space="0" w:color="auto"/>
                    <w:bottom w:val="none" w:sz="0" w:space="0" w:color="auto"/>
                    <w:right w:val="none" w:sz="0" w:space="0" w:color="auto"/>
                  </w:divBdr>
                </w:div>
                <w:div w:id="1184637745">
                  <w:marLeft w:val="0"/>
                  <w:marRight w:val="0"/>
                  <w:marTop w:val="0"/>
                  <w:marBottom w:val="0"/>
                  <w:divBdr>
                    <w:top w:val="none" w:sz="0" w:space="0" w:color="auto"/>
                    <w:left w:val="none" w:sz="0" w:space="0" w:color="auto"/>
                    <w:bottom w:val="none" w:sz="0" w:space="0" w:color="auto"/>
                    <w:right w:val="none" w:sz="0" w:space="0" w:color="auto"/>
                  </w:divBdr>
                </w:div>
                <w:div w:id="567497651">
                  <w:marLeft w:val="0"/>
                  <w:marRight w:val="0"/>
                  <w:marTop w:val="0"/>
                  <w:marBottom w:val="0"/>
                  <w:divBdr>
                    <w:top w:val="none" w:sz="0" w:space="0" w:color="auto"/>
                    <w:left w:val="none" w:sz="0" w:space="0" w:color="auto"/>
                    <w:bottom w:val="none" w:sz="0" w:space="0" w:color="auto"/>
                    <w:right w:val="none" w:sz="0" w:space="0" w:color="auto"/>
                  </w:divBdr>
                </w:div>
                <w:div w:id="339896297">
                  <w:marLeft w:val="0"/>
                  <w:marRight w:val="0"/>
                  <w:marTop w:val="0"/>
                  <w:marBottom w:val="0"/>
                  <w:divBdr>
                    <w:top w:val="none" w:sz="0" w:space="0" w:color="auto"/>
                    <w:left w:val="none" w:sz="0" w:space="0" w:color="auto"/>
                    <w:bottom w:val="none" w:sz="0" w:space="0" w:color="auto"/>
                    <w:right w:val="none" w:sz="0" w:space="0" w:color="auto"/>
                  </w:divBdr>
                </w:div>
                <w:div w:id="1834368827">
                  <w:marLeft w:val="0"/>
                  <w:marRight w:val="0"/>
                  <w:marTop w:val="0"/>
                  <w:marBottom w:val="0"/>
                  <w:divBdr>
                    <w:top w:val="none" w:sz="0" w:space="0" w:color="auto"/>
                    <w:left w:val="none" w:sz="0" w:space="0" w:color="auto"/>
                    <w:bottom w:val="none" w:sz="0" w:space="0" w:color="auto"/>
                    <w:right w:val="none" w:sz="0" w:space="0" w:color="auto"/>
                  </w:divBdr>
                </w:div>
                <w:div w:id="1705712019">
                  <w:marLeft w:val="0"/>
                  <w:marRight w:val="0"/>
                  <w:marTop w:val="0"/>
                  <w:marBottom w:val="0"/>
                  <w:divBdr>
                    <w:top w:val="none" w:sz="0" w:space="0" w:color="auto"/>
                    <w:left w:val="none" w:sz="0" w:space="0" w:color="auto"/>
                    <w:bottom w:val="none" w:sz="0" w:space="0" w:color="auto"/>
                    <w:right w:val="none" w:sz="0" w:space="0" w:color="auto"/>
                  </w:divBdr>
                </w:div>
                <w:div w:id="783377985">
                  <w:marLeft w:val="0"/>
                  <w:marRight w:val="0"/>
                  <w:marTop w:val="0"/>
                  <w:marBottom w:val="0"/>
                  <w:divBdr>
                    <w:top w:val="none" w:sz="0" w:space="0" w:color="auto"/>
                    <w:left w:val="none" w:sz="0" w:space="0" w:color="auto"/>
                    <w:bottom w:val="none" w:sz="0" w:space="0" w:color="auto"/>
                    <w:right w:val="none" w:sz="0" w:space="0" w:color="auto"/>
                  </w:divBdr>
                </w:div>
                <w:div w:id="1786653360">
                  <w:marLeft w:val="0"/>
                  <w:marRight w:val="0"/>
                  <w:marTop w:val="0"/>
                  <w:marBottom w:val="0"/>
                  <w:divBdr>
                    <w:top w:val="none" w:sz="0" w:space="0" w:color="auto"/>
                    <w:left w:val="none" w:sz="0" w:space="0" w:color="auto"/>
                    <w:bottom w:val="none" w:sz="0" w:space="0" w:color="auto"/>
                    <w:right w:val="none" w:sz="0" w:space="0" w:color="auto"/>
                  </w:divBdr>
                </w:div>
                <w:div w:id="806974708">
                  <w:marLeft w:val="0"/>
                  <w:marRight w:val="0"/>
                  <w:marTop w:val="0"/>
                  <w:marBottom w:val="0"/>
                  <w:divBdr>
                    <w:top w:val="none" w:sz="0" w:space="0" w:color="auto"/>
                    <w:left w:val="none" w:sz="0" w:space="0" w:color="auto"/>
                    <w:bottom w:val="none" w:sz="0" w:space="0" w:color="auto"/>
                    <w:right w:val="none" w:sz="0" w:space="0" w:color="auto"/>
                  </w:divBdr>
                </w:div>
                <w:div w:id="1800873354">
                  <w:marLeft w:val="0"/>
                  <w:marRight w:val="0"/>
                  <w:marTop w:val="0"/>
                  <w:marBottom w:val="0"/>
                  <w:divBdr>
                    <w:top w:val="none" w:sz="0" w:space="0" w:color="auto"/>
                    <w:left w:val="none" w:sz="0" w:space="0" w:color="auto"/>
                    <w:bottom w:val="none" w:sz="0" w:space="0" w:color="auto"/>
                    <w:right w:val="none" w:sz="0" w:space="0" w:color="auto"/>
                  </w:divBdr>
                </w:div>
                <w:div w:id="650447256">
                  <w:marLeft w:val="0"/>
                  <w:marRight w:val="0"/>
                  <w:marTop w:val="0"/>
                  <w:marBottom w:val="0"/>
                  <w:divBdr>
                    <w:top w:val="none" w:sz="0" w:space="0" w:color="auto"/>
                    <w:left w:val="none" w:sz="0" w:space="0" w:color="auto"/>
                    <w:bottom w:val="none" w:sz="0" w:space="0" w:color="auto"/>
                    <w:right w:val="none" w:sz="0" w:space="0" w:color="auto"/>
                  </w:divBdr>
                </w:div>
                <w:div w:id="398787516">
                  <w:marLeft w:val="0"/>
                  <w:marRight w:val="0"/>
                  <w:marTop w:val="0"/>
                  <w:marBottom w:val="0"/>
                  <w:divBdr>
                    <w:top w:val="none" w:sz="0" w:space="0" w:color="auto"/>
                    <w:left w:val="none" w:sz="0" w:space="0" w:color="auto"/>
                    <w:bottom w:val="none" w:sz="0" w:space="0" w:color="auto"/>
                    <w:right w:val="none" w:sz="0" w:space="0" w:color="auto"/>
                  </w:divBdr>
                </w:div>
                <w:div w:id="1420130282">
                  <w:marLeft w:val="0"/>
                  <w:marRight w:val="0"/>
                  <w:marTop w:val="0"/>
                  <w:marBottom w:val="0"/>
                  <w:divBdr>
                    <w:top w:val="none" w:sz="0" w:space="0" w:color="auto"/>
                    <w:left w:val="none" w:sz="0" w:space="0" w:color="auto"/>
                    <w:bottom w:val="none" w:sz="0" w:space="0" w:color="auto"/>
                    <w:right w:val="none" w:sz="0" w:space="0" w:color="auto"/>
                  </w:divBdr>
                </w:div>
                <w:div w:id="1789472179">
                  <w:marLeft w:val="0"/>
                  <w:marRight w:val="0"/>
                  <w:marTop w:val="0"/>
                  <w:marBottom w:val="0"/>
                  <w:divBdr>
                    <w:top w:val="none" w:sz="0" w:space="0" w:color="auto"/>
                    <w:left w:val="none" w:sz="0" w:space="0" w:color="auto"/>
                    <w:bottom w:val="none" w:sz="0" w:space="0" w:color="auto"/>
                    <w:right w:val="none" w:sz="0" w:space="0" w:color="auto"/>
                  </w:divBdr>
                </w:div>
                <w:div w:id="1024936142">
                  <w:marLeft w:val="0"/>
                  <w:marRight w:val="0"/>
                  <w:marTop w:val="0"/>
                  <w:marBottom w:val="0"/>
                  <w:divBdr>
                    <w:top w:val="none" w:sz="0" w:space="0" w:color="auto"/>
                    <w:left w:val="none" w:sz="0" w:space="0" w:color="auto"/>
                    <w:bottom w:val="none" w:sz="0" w:space="0" w:color="auto"/>
                    <w:right w:val="none" w:sz="0" w:space="0" w:color="auto"/>
                  </w:divBdr>
                </w:div>
                <w:div w:id="909654670">
                  <w:marLeft w:val="0"/>
                  <w:marRight w:val="0"/>
                  <w:marTop w:val="0"/>
                  <w:marBottom w:val="0"/>
                  <w:divBdr>
                    <w:top w:val="none" w:sz="0" w:space="0" w:color="auto"/>
                    <w:left w:val="none" w:sz="0" w:space="0" w:color="auto"/>
                    <w:bottom w:val="none" w:sz="0" w:space="0" w:color="auto"/>
                    <w:right w:val="none" w:sz="0" w:space="0" w:color="auto"/>
                  </w:divBdr>
                </w:div>
                <w:div w:id="1712455818">
                  <w:marLeft w:val="0"/>
                  <w:marRight w:val="0"/>
                  <w:marTop w:val="0"/>
                  <w:marBottom w:val="0"/>
                  <w:divBdr>
                    <w:top w:val="none" w:sz="0" w:space="0" w:color="auto"/>
                    <w:left w:val="none" w:sz="0" w:space="0" w:color="auto"/>
                    <w:bottom w:val="none" w:sz="0" w:space="0" w:color="auto"/>
                    <w:right w:val="none" w:sz="0" w:space="0" w:color="auto"/>
                  </w:divBdr>
                </w:div>
                <w:div w:id="624197352">
                  <w:marLeft w:val="0"/>
                  <w:marRight w:val="0"/>
                  <w:marTop w:val="0"/>
                  <w:marBottom w:val="0"/>
                  <w:divBdr>
                    <w:top w:val="none" w:sz="0" w:space="0" w:color="auto"/>
                    <w:left w:val="none" w:sz="0" w:space="0" w:color="auto"/>
                    <w:bottom w:val="none" w:sz="0" w:space="0" w:color="auto"/>
                    <w:right w:val="none" w:sz="0" w:space="0" w:color="auto"/>
                  </w:divBdr>
                </w:div>
                <w:div w:id="1001273808">
                  <w:marLeft w:val="0"/>
                  <w:marRight w:val="0"/>
                  <w:marTop w:val="0"/>
                  <w:marBottom w:val="0"/>
                  <w:divBdr>
                    <w:top w:val="none" w:sz="0" w:space="0" w:color="auto"/>
                    <w:left w:val="none" w:sz="0" w:space="0" w:color="auto"/>
                    <w:bottom w:val="none" w:sz="0" w:space="0" w:color="auto"/>
                    <w:right w:val="none" w:sz="0" w:space="0" w:color="auto"/>
                  </w:divBdr>
                </w:div>
                <w:div w:id="1814366515">
                  <w:marLeft w:val="0"/>
                  <w:marRight w:val="0"/>
                  <w:marTop w:val="0"/>
                  <w:marBottom w:val="0"/>
                  <w:divBdr>
                    <w:top w:val="none" w:sz="0" w:space="0" w:color="auto"/>
                    <w:left w:val="none" w:sz="0" w:space="0" w:color="auto"/>
                    <w:bottom w:val="none" w:sz="0" w:space="0" w:color="auto"/>
                    <w:right w:val="none" w:sz="0" w:space="0" w:color="auto"/>
                  </w:divBdr>
                </w:div>
                <w:div w:id="1862473882">
                  <w:marLeft w:val="0"/>
                  <w:marRight w:val="0"/>
                  <w:marTop w:val="0"/>
                  <w:marBottom w:val="0"/>
                  <w:divBdr>
                    <w:top w:val="none" w:sz="0" w:space="0" w:color="auto"/>
                    <w:left w:val="none" w:sz="0" w:space="0" w:color="auto"/>
                    <w:bottom w:val="none" w:sz="0" w:space="0" w:color="auto"/>
                    <w:right w:val="none" w:sz="0" w:space="0" w:color="auto"/>
                  </w:divBdr>
                </w:div>
                <w:div w:id="1462654204">
                  <w:marLeft w:val="0"/>
                  <w:marRight w:val="0"/>
                  <w:marTop w:val="0"/>
                  <w:marBottom w:val="0"/>
                  <w:divBdr>
                    <w:top w:val="none" w:sz="0" w:space="0" w:color="auto"/>
                    <w:left w:val="none" w:sz="0" w:space="0" w:color="auto"/>
                    <w:bottom w:val="none" w:sz="0" w:space="0" w:color="auto"/>
                    <w:right w:val="none" w:sz="0" w:space="0" w:color="auto"/>
                  </w:divBdr>
                </w:div>
                <w:div w:id="2007050652">
                  <w:marLeft w:val="0"/>
                  <w:marRight w:val="0"/>
                  <w:marTop w:val="0"/>
                  <w:marBottom w:val="0"/>
                  <w:divBdr>
                    <w:top w:val="none" w:sz="0" w:space="0" w:color="auto"/>
                    <w:left w:val="none" w:sz="0" w:space="0" w:color="auto"/>
                    <w:bottom w:val="none" w:sz="0" w:space="0" w:color="auto"/>
                    <w:right w:val="none" w:sz="0" w:space="0" w:color="auto"/>
                  </w:divBdr>
                </w:div>
                <w:div w:id="1819809679">
                  <w:marLeft w:val="0"/>
                  <w:marRight w:val="0"/>
                  <w:marTop w:val="0"/>
                  <w:marBottom w:val="0"/>
                  <w:divBdr>
                    <w:top w:val="none" w:sz="0" w:space="0" w:color="auto"/>
                    <w:left w:val="none" w:sz="0" w:space="0" w:color="auto"/>
                    <w:bottom w:val="none" w:sz="0" w:space="0" w:color="auto"/>
                    <w:right w:val="none" w:sz="0" w:space="0" w:color="auto"/>
                  </w:divBdr>
                </w:div>
                <w:div w:id="1641954393">
                  <w:marLeft w:val="0"/>
                  <w:marRight w:val="0"/>
                  <w:marTop w:val="0"/>
                  <w:marBottom w:val="0"/>
                  <w:divBdr>
                    <w:top w:val="none" w:sz="0" w:space="0" w:color="auto"/>
                    <w:left w:val="none" w:sz="0" w:space="0" w:color="auto"/>
                    <w:bottom w:val="none" w:sz="0" w:space="0" w:color="auto"/>
                    <w:right w:val="none" w:sz="0" w:space="0" w:color="auto"/>
                  </w:divBdr>
                </w:div>
                <w:div w:id="761071633">
                  <w:marLeft w:val="0"/>
                  <w:marRight w:val="0"/>
                  <w:marTop w:val="0"/>
                  <w:marBottom w:val="0"/>
                  <w:divBdr>
                    <w:top w:val="none" w:sz="0" w:space="0" w:color="auto"/>
                    <w:left w:val="none" w:sz="0" w:space="0" w:color="auto"/>
                    <w:bottom w:val="none" w:sz="0" w:space="0" w:color="auto"/>
                    <w:right w:val="none" w:sz="0" w:space="0" w:color="auto"/>
                  </w:divBdr>
                </w:div>
                <w:div w:id="280958577">
                  <w:marLeft w:val="0"/>
                  <w:marRight w:val="0"/>
                  <w:marTop w:val="0"/>
                  <w:marBottom w:val="0"/>
                  <w:divBdr>
                    <w:top w:val="none" w:sz="0" w:space="0" w:color="auto"/>
                    <w:left w:val="none" w:sz="0" w:space="0" w:color="auto"/>
                    <w:bottom w:val="none" w:sz="0" w:space="0" w:color="auto"/>
                    <w:right w:val="none" w:sz="0" w:space="0" w:color="auto"/>
                  </w:divBdr>
                </w:div>
                <w:div w:id="239291825">
                  <w:marLeft w:val="0"/>
                  <w:marRight w:val="0"/>
                  <w:marTop w:val="0"/>
                  <w:marBottom w:val="0"/>
                  <w:divBdr>
                    <w:top w:val="none" w:sz="0" w:space="0" w:color="auto"/>
                    <w:left w:val="none" w:sz="0" w:space="0" w:color="auto"/>
                    <w:bottom w:val="none" w:sz="0" w:space="0" w:color="auto"/>
                    <w:right w:val="none" w:sz="0" w:space="0" w:color="auto"/>
                  </w:divBdr>
                </w:div>
                <w:div w:id="535316165">
                  <w:marLeft w:val="0"/>
                  <w:marRight w:val="0"/>
                  <w:marTop w:val="0"/>
                  <w:marBottom w:val="0"/>
                  <w:divBdr>
                    <w:top w:val="none" w:sz="0" w:space="0" w:color="auto"/>
                    <w:left w:val="none" w:sz="0" w:space="0" w:color="auto"/>
                    <w:bottom w:val="none" w:sz="0" w:space="0" w:color="auto"/>
                    <w:right w:val="none" w:sz="0" w:space="0" w:color="auto"/>
                  </w:divBdr>
                </w:div>
                <w:div w:id="2140493919">
                  <w:marLeft w:val="0"/>
                  <w:marRight w:val="0"/>
                  <w:marTop w:val="0"/>
                  <w:marBottom w:val="0"/>
                  <w:divBdr>
                    <w:top w:val="none" w:sz="0" w:space="0" w:color="auto"/>
                    <w:left w:val="none" w:sz="0" w:space="0" w:color="auto"/>
                    <w:bottom w:val="none" w:sz="0" w:space="0" w:color="auto"/>
                    <w:right w:val="none" w:sz="0" w:space="0" w:color="auto"/>
                  </w:divBdr>
                </w:div>
                <w:div w:id="1695693916">
                  <w:marLeft w:val="0"/>
                  <w:marRight w:val="0"/>
                  <w:marTop w:val="0"/>
                  <w:marBottom w:val="0"/>
                  <w:divBdr>
                    <w:top w:val="none" w:sz="0" w:space="0" w:color="auto"/>
                    <w:left w:val="none" w:sz="0" w:space="0" w:color="auto"/>
                    <w:bottom w:val="none" w:sz="0" w:space="0" w:color="auto"/>
                    <w:right w:val="none" w:sz="0" w:space="0" w:color="auto"/>
                  </w:divBdr>
                </w:div>
                <w:div w:id="815530369">
                  <w:marLeft w:val="0"/>
                  <w:marRight w:val="0"/>
                  <w:marTop w:val="0"/>
                  <w:marBottom w:val="0"/>
                  <w:divBdr>
                    <w:top w:val="none" w:sz="0" w:space="0" w:color="auto"/>
                    <w:left w:val="none" w:sz="0" w:space="0" w:color="auto"/>
                    <w:bottom w:val="none" w:sz="0" w:space="0" w:color="auto"/>
                    <w:right w:val="none" w:sz="0" w:space="0" w:color="auto"/>
                  </w:divBdr>
                </w:div>
                <w:div w:id="951285229">
                  <w:marLeft w:val="0"/>
                  <w:marRight w:val="0"/>
                  <w:marTop w:val="0"/>
                  <w:marBottom w:val="0"/>
                  <w:divBdr>
                    <w:top w:val="none" w:sz="0" w:space="0" w:color="auto"/>
                    <w:left w:val="none" w:sz="0" w:space="0" w:color="auto"/>
                    <w:bottom w:val="none" w:sz="0" w:space="0" w:color="auto"/>
                    <w:right w:val="none" w:sz="0" w:space="0" w:color="auto"/>
                  </w:divBdr>
                </w:div>
                <w:div w:id="852066298">
                  <w:marLeft w:val="0"/>
                  <w:marRight w:val="0"/>
                  <w:marTop w:val="0"/>
                  <w:marBottom w:val="0"/>
                  <w:divBdr>
                    <w:top w:val="none" w:sz="0" w:space="0" w:color="auto"/>
                    <w:left w:val="none" w:sz="0" w:space="0" w:color="auto"/>
                    <w:bottom w:val="none" w:sz="0" w:space="0" w:color="auto"/>
                    <w:right w:val="none" w:sz="0" w:space="0" w:color="auto"/>
                  </w:divBdr>
                </w:div>
                <w:div w:id="1053849835">
                  <w:marLeft w:val="0"/>
                  <w:marRight w:val="0"/>
                  <w:marTop w:val="0"/>
                  <w:marBottom w:val="0"/>
                  <w:divBdr>
                    <w:top w:val="none" w:sz="0" w:space="0" w:color="auto"/>
                    <w:left w:val="none" w:sz="0" w:space="0" w:color="auto"/>
                    <w:bottom w:val="none" w:sz="0" w:space="0" w:color="auto"/>
                    <w:right w:val="none" w:sz="0" w:space="0" w:color="auto"/>
                  </w:divBdr>
                </w:div>
                <w:div w:id="1841460601">
                  <w:marLeft w:val="0"/>
                  <w:marRight w:val="0"/>
                  <w:marTop w:val="0"/>
                  <w:marBottom w:val="0"/>
                  <w:divBdr>
                    <w:top w:val="none" w:sz="0" w:space="0" w:color="auto"/>
                    <w:left w:val="none" w:sz="0" w:space="0" w:color="auto"/>
                    <w:bottom w:val="none" w:sz="0" w:space="0" w:color="auto"/>
                    <w:right w:val="none" w:sz="0" w:space="0" w:color="auto"/>
                  </w:divBdr>
                </w:div>
                <w:div w:id="1121608227">
                  <w:marLeft w:val="0"/>
                  <w:marRight w:val="0"/>
                  <w:marTop w:val="0"/>
                  <w:marBottom w:val="0"/>
                  <w:divBdr>
                    <w:top w:val="none" w:sz="0" w:space="0" w:color="auto"/>
                    <w:left w:val="none" w:sz="0" w:space="0" w:color="auto"/>
                    <w:bottom w:val="none" w:sz="0" w:space="0" w:color="auto"/>
                    <w:right w:val="none" w:sz="0" w:space="0" w:color="auto"/>
                  </w:divBdr>
                </w:div>
                <w:div w:id="1848328491">
                  <w:marLeft w:val="0"/>
                  <w:marRight w:val="0"/>
                  <w:marTop w:val="0"/>
                  <w:marBottom w:val="0"/>
                  <w:divBdr>
                    <w:top w:val="none" w:sz="0" w:space="0" w:color="auto"/>
                    <w:left w:val="none" w:sz="0" w:space="0" w:color="auto"/>
                    <w:bottom w:val="none" w:sz="0" w:space="0" w:color="auto"/>
                    <w:right w:val="none" w:sz="0" w:space="0" w:color="auto"/>
                  </w:divBdr>
                </w:div>
                <w:div w:id="877593402">
                  <w:marLeft w:val="0"/>
                  <w:marRight w:val="0"/>
                  <w:marTop w:val="0"/>
                  <w:marBottom w:val="0"/>
                  <w:divBdr>
                    <w:top w:val="none" w:sz="0" w:space="0" w:color="auto"/>
                    <w:left w:val="none" w:sz="0" w:space="0" w:color="auto"/>
                    <w:bottom w:val="none" w:sz="0" w:space="0" w:color="auto"/>
                    <w:right w:val="none" w:sz="0" w:space="0" w:color="auto"/>
                  </w:divBdr>
                </w:div>
                <w:div w:id="1297177396">
                  <w:marLeft w:val="0"/>
                  <w:marRight w:val="0"/>
                  <w:marTop w:val="0"/>
                  <w:marBottom w:val="0"/>
                  <w:divBdr>
                    <w:top w:val="none" w:sz="0" w:space="0" w:color="auto"/>
                    <w:left w:val="none" w:sz="0" w:space="0" w:color="auto"/>
                    <w:bottom w:val="none" w:sz="0" w:space="0" w:color="auto"/>
                    <w:right w:val="none" w:sz="0" w:space="0" w:color="auto"/>
                  </w:divBdr>
                </w:div>
                <w:div w:id="1969168314">
                  <w:marLeft w:val="0"/>
                  <w:marRight w:val="0"/>
                  <w:marTop w:val="0"/>
                  <w:marBottom w:val="0"/>
                  <w:divBdr>
                    <w:top w:val="none" w:sz="0" w:space="0" w:color="auto"/>
                    <w:left w:val="none" w:sz="0" w:space="0" w:color="auto"/>
                    <w:bottom w:val="none" w:sz="0" w:space="0" w:color="auto"/>
                    <w:right w:val="none" w:sz="0" w:space="0" w:color="auto"/>
                  </w:divBdr>
                </w:div>
                <w:div w:id="664893093">
                  <w:marLeft w:val="0"/>
                  <w:marRight w:val="0"/>
                  <w:marTop w:val="0"/>
                  <w:marBottom w:val="0"/>
                  <w:divBdr>
                    <w:top w:val="none" w:sz="0" w:space="0" w:color="auto"/>
                    <w:left w:val="none" w:sz="0" w:space="0" w:color="auto"/>
                    <w:bottom w:val="none" w:sz="0" w:space="0" w:color="auto"/>
                    <w:right w:val="none" w:sz="0" w:space="0" w:color="auto"/>
                  </w:divBdr>
                </w:div>
                <w:div w:id="1332875441">
                  <w:marLeft w:val="0"/>
                  <w:marRight w:val="0"/>
                  <w:marTop w:val="0"/>
                  <w:marBottom w:val="0"/>
                  <w:divBdr>
                    <w:top w:val="none" w:sz="0" w:space="0" w:color="auto"/>
                    <w:left w:val="none" w:sz="0" w:space="0" w:color="auto"/>
                    <w:bottom w:val="none" w:sz="0" w:space="0" w:color="auto"/>
                    <w:right w:val="none" w:sz="0" w:space="0" w:color="auto"/>
                  </w:divBdr>
                </w:div>
                <w:div w:id="1694767376">
                  <w:marLeft w:val="0"/>
                  <w:marRight w:val="0"/>
                  <w:marTop w:val="0"/>
                  <w:marBottom w:val="0"/>
                  <w:divBdr>
                    <w:top w:val="none" w:sz="0" w:space="0" w:color="auto"/>
                    <w:left w:val="none" w:sz="0" w:space="0" w:color="auto"/>
                    <w:bottom w:val="none" w:sz="0" w:space="0" w:color="auto"/>
                    <w:right w:val="none" w:sz="0" w:space="0" w:color="auto"/>
                  </w:divBdr>
                </w:div>
                <w:div w:id="2103261438">
                  <w:marLeft w:val="0"/>
                  <w:marRight w:val="0"/>
                  <w:marTop w:val="0"/>
                  <w:marBottom w:val="0"/>
                  <w:divBdr>
                    <w:top w:val="none" w:sz="0" w:space="0" w:color="auto"/>
                    <w:left w:val="none" w:sz="0" w:space="0" w:color="auto"/>
                    <w:bottom w:val="none" w:sz="0" w:space="0" w:color="auto"/>
                    <w:right w:val="none" w:sz="0" w:space="0" w:color="auto"/>
                  </w:divBdr>
                </w:div>
                <w:div w:id="100227133">
                  <w:marLeft w:val="0"/>
                  <w:marRight w:val="0"/>
                  <w:marTop w:val="0"/>
                  <w:marBottom w:val="0"/>
                  <w:divBdr>
                    <w:top w:val="none" w:sz="0" w:space="0" w:color="auto"/>
                    <w:left w:val="none" w:sz="0" w:space="0" w:color="auto"/>
                    <w:bottom w:val="none" w:sz="0" w:space="0" w:color="auto"/>
                    <w:right w:val="none" w:sz="0" w:space="0" w:color="auto"/>
                  </w:divBdr>
                </w:div>
                <w:div w:id="855735212">
                  <w:marLeft w:val="0"/>
                  <w:marRight w:val="0"/>
                  <w:marTop w:val="0"/>
                  <w:marBottom w:val="0"/>
                  <w:divBdr>
                    <w:top w:val="none" w:sz="0" w:space="0" w:color="auto"/>
                    <w:left w:val="none" w:sz="0" w:space="0" w:color="auto"/>
                    <w:bottom w:val="none" w:sz="0" w:space="0" w:color="auto"/>
                    <w:right w:val="none" w:sz="0" w:space="0" w:color="auto"/>
                  </w:divBdr>
                </w:div>
                <w:div w:id="730232215">
                  <w:marLeft w:val="0"/>
                  <w:marRight w:val="0"/>
                  <w:marTop w:val="0"/>
                  <w:marBottom w:val="0"/>
                  <w:divBdr>
                    <w:top w:val="none" w:sz="0" w:space="0" w:color="auto"/>
                    <w:left w:val="none" w:sz="0" w:space="0" w:color="auto"/>
                    <w:bottom w:val="none" w:sz="0" w:space="0" w:color="auto"/>
                    <w:right w:val="none" w:sz="0" w:space="0" w:color="auto"/>
                  </w:divBdr>
                </w:div>
                <w:div w:id="1159032863">
                  <w:marLeft w:val="0"/>
                  <w:marRight w:val="0"/>
                  <w:marTop w:val="0"/>
                  <w:marBottom w:val="0"/>
                  <w:divBdr>
                    <w:top w:val="none" w:sz="0" w:space="0" w:color="auto"/>
                    <w:left w:val="none" w:sz="0" w:space="0" w:color="auto"/>
                    <w:bottom w:val="none" w:sz="0" w:space="0" w:color="auto"/>
                    <w:right w:val="none" w:sz="0" w:space="0" w:color="auto"/>
                  </w:divBdr>
                </w:div>
                <w:div w:id="1955090452">
                  <w:marLeft w:val="0"/>
                  <w:marRight w:val="0"/>
                  <w:marTop w:val="0"/>
                  <w:marBottom w:val="0"/>
                  <w:divBdr>
                    <w:top w:val="none" w:sz="0" w:space="0" w:color="auto"/>
                    <w:left w:val="none" w:sz="0" w:space="0" w:color="auto"/>
                    <w:bottom w:val="none" w:sz="0" w:space="0" w:color="auto"/>
                    <w:right w:val="none" w:sz="0" w:space="0" w:color="auto"/>
                  </w:divBdr>
                </w:div>
                <w:div w:id="1045180175">
                  <w:marLeft w:val="0"/>
                  <w:marRight w:val="0"/>
                  <w:marTop w:val="0"/>
                  <w:marBottom w:val="0"/>
                  <w:divBdr>
                    <w:top w:val="none" w:sz="0" w:space="0" w:color="auto"/>
                    <w:left w:val="none" w:sz="0" w:space="0" w:color="auto"/>
                    <w:bottom w:val="none" w:sz="0" w:space="0" w:color="auto"/>
                    <w:right w:val="none" w:sz="0" w:space="0" w:color="auto"/>
                  </w:divBdr>
                </w:div>
                <w:div w:id="1669286285">
                  <w:marLeft w:val="0"/>
                  <w:marRight w:val="0"/>
                  <w:marTop w:val="0"/>
                  <w:marBottom w:val="0"/>
                  <w:divBdr>
                    <w:top w:val="none" w:sz="0" w:space="0" w:color="auto"/>
                    <w:left w:val="none" w:sz="0" w:space="0" w:color="auto"/>
                    <w:bottom w:val="none" w:sz="0" w:space="0" w:color="auto"/>
                    <w:right w:val="none" w:sz="0" w:space="0" w:color="auto"/>
                  </w:divBdr>
                </w:div>
                <w:div w:id="1098908837">
                  <w:marLeft w:val="0"/>
                  <w:marRight w:val="0"/>
                  <w:marTop w:val="0"/>
                  <w:marBottom w:val="0"/>
                  <w:divBdr>
                    <w:top w:val="none" w:sz="0" w:space="0" w:color="auto"/>
                    <w:left w:val="none" w:sz="0" w:space="0" w:color="auto"/>
                    <w:bottom w:val="none" w:sz="0" w:space="0" w:color="auto"/>
                    <w:right w:val="none" w:sz="0" w:space="0" w:color="auto"/>
                  </w:divBdr>
                </w:div>
                <w:div w:id="678387129">
                  <w:marLeft w:val="0"/>
                  <w:marRight w:val="0"/>
                  <w:marTop w:val="0"/>
                  <w:marBottom w:val="0"/>
                  <w:divBdr>
                    <w:top w:val="none" w:sz="0" w:space="0" w:color="auto"/>
                    <w:left w:val="none" w:sz="0" w:space="0" w:color="auto"/>
                    <w:bottom w:val="none" w:sz="0" w:space="0" w:color="auto"/>
                    <w:right w:val="none" w:sz="0" w:space="0" w:color="auto"/>
                  </w:divBdr>
                </w:div>
                <w:div w:id="772943331">
                  <w:marLeft w:val="0"/>
                  <w:marRight w:val="0"/>
                  <w:marTop w:val="0"/>
                  <w:marBottom w:val="0"/>
                  <w:divBdr>
                    <w:top w:val="none" w:sz="0" w:space="0" w:color="auto"/>
                    <w:left w:val="none" w:sz="0" w:space="0" w:color="auto"/>
                    <w:bottom w:val="none" w:sz="0" w:space="0" w:color="auto"/>
                    <w:right w:val="none" w:sz="0" w:space="0" w:color="auto"/>
                  </w:divBdr>
                </w:div>
                <w:div w:id="1716854438">
                  <w:marLeft w:val="0"/>
                  <w:marRight w:val="0"/>
                  <w:marTop w:val="0"/>
                  <w:marBottom w:val="0"/>
                  <w:divBdr>
                    <w:top w:val="none" w:sz="0" w:space="0" w:color="auto"/>
                    <w:left w:val="none" w:sz="0" w:space="0" w:color="auto"/>
                    <w:bottom w:val="none" w:sz="0" w:space="0" w:color="auto"/>
                    <w:right w:val="none" w:sz="0" w:space="0" w:color="auto"/>
                  </w:divBdr>
                </w:div>
                <w:div w:id="1516964257">
                  <w:marLeft w:val="0"/>
                  <w:marRight w:val="0"/>
                  <w:marTop w:val="0"/>
                  <w:marBottom w:val="0"/>
                  <w:divBdr>
                    <w:top w:val="none" w:sz="0" w:space="0" w:color="auto"/>
                    <w:left w:val="none" w:sz="0" w:space="0" w:color="auto"/>
                    <w:bottom w:val="none" w:sz="0" w:space="0" w:color="auto"/>
                    <w:right w:val="none" w:sz="0" w:space="0" w:color="auto"/>
                  </w:divBdr>
                </w:div>
                <w:div w:id="1933934463">
                  <w:marLeft w:val="0"/>
                  <w:marRight w:val="0"/>
                  <w:marTop w:val="0"/>
                  <w:marBottom w:val="0"/>
                  <w:divBdr>
                    <w:top w:val="none" w:sz="0" w:space="0" w:color="auto"/>
                    <w:left w:val="none" w:sz="0" w:space="0" w:color="auto"/>
                    <w:bottom w:val="none" w:sz="0" w:space="0" w:color="auto"/>
                    <w:right w:val="none" w:sz="0" w:space="0" w:color="auto"/>
                  </w:divBdr>
                </w:div>
                <w:div w:id="1436556775">
                  <w:marLeft w:val="0"/>
                  <w:marRight w:val="0"/>
                  <w:marTop w:val="0"/>
                  <w:marBottom w:val="0"/>
                  <w:divBdr>
                    <w:top w:val="none" w:sz="0" w:space="0" w:color="auto"/>
                    <w:left w:val="none" w:sz="0" w:space="0" w:color="auto"/>
                    <w:bottom w:val="none" w:sz="0" w:space="0" w:color="auto"/>
                    <w:right w:val="none" w:sz="0" w:space="0" w:color="auto"/>
                  </w:divBdr>
                </w:div>
                <w:div w:id="1230533344">
                  <w:marLeft w:val="0"/>
                  <w:marRight w:val="0"/>
                  <w:marTop w:val="0"/>
                  <w:marBottom w:val="0"/>
                  <w:divBdr>
                    <w:top w:val="none" w:sz="0" w:space="0" w:color="auto"/>
                    <w:left w:val="none" w:sz="0" w:space="0" w:color="auto"/>
                    <w:bottom w:val="none" w:sz="0" w:space="0" w:color="auto"/>
                    <w:right w:val="none" w:sz="0" w:space="0" w:color="auto"/>
                  </w:divBdr>
                </w:div>
                <w:div w:id="370150209">
                  <w:marLeft w:val="0"/>
                  <w:marRight w:val="0"/>
                  <w:marTop w:val="0"/>
                  <w:marBottom w:val="0"/>
                  <w:divBdr>
                    <w:top w:val="none" w:sz="0" w:space="0" w:color="auto"/>
                    <w:left w:val="none" w:sz="0" w:space="0" w:color="auto"/>
                    <w:bottom w:val="none" w:sz="0" w:space="0" w:color="auto"/>
                    <w:right w:val="none" w:sz="0" w:space="0" w:color="auto"/>
                  </w:divBdr>
                </w:div>
                <w:div w:id="1437215085">
                  <w:marLeft w:val="0"/>
                  <w:marRight w:val="0"/>
                  <w:marTop w:val="0"/>
                  <w:marBottom w:val="0"/>
                  <w:divBdr>
                    <w:top w:val="none" w:sz="0" w:space="0" w:color="auto"/>
                    <w:left w:val="none" w:sz="0" w:space="0" w:color="auto"/>
                    <w:bottom w:val="none" w:sz="0" w:space="0" w:color="auto"/>
                    <w:right w:val="none" w:sz="0" w:space="0" w:color="auto"/>
                  </w:divBdr>
                </w:div>
                <w:div w:id="1517426190">
                  <w:marLeft w:val="0"/>
                  <w:marRight w:val="0"/>
                  <w:marTop w:val="0"/>
                  <w:marBottom w:val="0"/>
                  <w:divBdr>
                    <w:top w:val="none" w:sz="0" w:space="0" w:color="auto"/>
                    <w:left w:val="none" w:sz="0" w:space="0" w:color="auto"/>
                    <w:bottom w:val="none" w:sz="0" w:space="0" w:color="auto"/>
                    <w:right w:val="none" w:sz="0" w:space="0" w:color="auto"/>
                  </w:divBdr>
                </w:div>
                <w:div w:id="612369446">
                  <w:marLeft w:val="0"/>
                  <w:marRight w:val="0"/>
                  <w:marTop w:val="0"/>
                  <w:marBottom w:val="0"/>
                  <w:divBdr>
                    <w:top w:val="none" w:sz="0" w:space="0" w:color="auto"/>
                    <w:left w:val="none" w:sz="0" w:space="0" w:color="auto"/>
                    <w:bottom w:val="none" w:sz="0" w:space="0" w:color="auto"/>
                    <w:right w:val="none" w:sz="0" w:space="0" w:color="auto"/>
                  </w:divBdr>
                </w:div>
                <w:div w:id="1056510865">
                  <w:marLeft w:val="0"/>
                  <w:marRight w:val="0"/>
                  <w:marTop w:val="0"/>
                  <w:marBottom w:val="0"/>
                  <w:divBdr>
                    <w:top w:val="none" w:sz="0" w:space="0" w:color="auto"/>
                    <w:left w:val="none" w:sz="0" w:space="0" w:color="auto"/>
                    <w:bottom w:val="none" w:sz="0" w:space="0" w:color="auto"/>
                    <w:right w:val="none" w:sz="0" w:space="0" w:color="auto"/>
                  </w:divBdr>
                </w:div>
                <w:div w:id="623199824">
                  <w:marLeft w:val="0"/>
                  <w:marRight w:val="0"/>
                  <w:marTop w:val="0"/>
                  <w:marBottom w:val="0"/>
                  <w:divBdr>
                    <w:top w:val="none" w:sz="0" w:space="0" w:color="auto"/>
                    <w:left w:val="none" w:sz="0" w:space="0" w:color="auto"/>
                    <w:bottom w:val="none" w:sz="0" w:space="0" w:color="auto"/>
                    <w:right w:val="none" w:sz="0" w:space="0" w:color="auto"/>
                  </w:divBdr>
                </w:div>
                <w:div w:id="401871219">
                  <w:marLeft w:val="0"/>
                  <w:marRight w:val="0"/>
                  <w:marTop w:val="0"/>
                  <w:marBottom w:val="0"/>
                  <w:divBdr>
                    <w:top w:val="none" w:sz="0" w:space="0" w:color="auto"/>
                    <w:left w:val="none" w:sz="0" w:space="0" w:color="auto"/>
                    <w:bottom w:val="none" w:sz="0" w:space="0" w:color="auto"/>
                    <w:right w:val="none" w:sz="0" w:space="0" w:color="auto"/>
                  </w:divBdr>
                </w:div>
                <w:div w:id="1814788610">
                  <w:marLeft w:val="0"/>
                  <w:marRight w:val="0"/>
                  <w:marTop w:val="0"/>
                  <w:marBottom w:val="0"/>
                  <w:divBdr>
                    <w:top w:val="none" w:sz="0" w:space="0" w:color="auto"/>
                    <w:left w:val="none" w:sz="0" w:space="0" w:color="auto"/>
                    <w:bottom w:val="none" w:sz="0" w:space="0" w:color="auto"/>
                    <w:right w:val="none" w:sz="0" w:space="0" w:color="auto"/>
                  </w:divBdr>
                </w:div>
                <w:div w:id="1208570381">
                  <w:marLeft w:val="0"/>
                  <w:marRight w:val="0"/>
                  <w:marTop w:val="0"/>
                  <w:marBottom w:val="0"/>
                  <w:divBdr>
                    <w:top w:val="none" w:sz="0" w:space="0" w:color="auto"/>
                    <w:left w:val="none" w:sz="0" w:space="0" w:color="auto"/>
                    <w:bottom w:val="none" w:sz="0" w:space="0" w:color="auto"/>
                    <w:right w:val="none" w:sz="0" w:space="0" w:color="auto"/>
                  </w:divBdr>
                </w:div>
                <w:div w:id="1834758231">
                  <w:marLeft w:val="0"/>
                  <w:marRight w:val="0"/>
                  <w:marTop w:val="0"/>
                  <w:marBottom w:val="0"/>
                  <w:divBdr>
                    <w:top w:val="none" w:sz="0" w:space="0" w:color="auto"/>
                    <w:left w:val="none" w:sz="0" w:space="0" w:color="auto"/>
                    <w:bottom w:val="none" w:sz="0" w:space="0" w:color="auto"/>
                    <w:right w:val="none" w:sz="0" w:space="0" w:color="auto"/>
                  </w:divBdr>
                </w:div>
                <w:div w:id="249507277">
                  <w:marLeft w:val="0"/>
                  <w:marRight w:val="0"/>
                  <w:marTop w:val="0"/>
                  <w:marBottom w:val="0"/>
                  <w:divBdr>
                    <w:top w:val="none" w:sz="0" w:space="0" w:color="auto"/>
                    <w:left w:val="none" w:sz="0" w:space="0" w:color="auto"/>
                    <w:bottom w:val="none" w:sz="0" w:space="0" w:color="auto"/>
                    <w:right w:val="none" w:sz="0" w:space="0" w:color="auto"/>
                  </w:divBdr>
                </w:div>
                <w:div w:id="755900195">
                  <w:marLeft w:val="0"/>
                  <w:marRight w:val="0"/>
                  <w:marTop w:val="0"/>
                  <w:marBottom w:val="0"/>
                  <w:divBdr>
                    <w:top w:val="none" w:sz="0" w:space="0" w:color="auto"/>
                    <w:left w:val="none" w:sz="0" w:space="0" w:color="auto"/>
                    <w:bottom w:val="none" w:sz="0" w:space="0" w:color="auto"/>
                    <w:right w:val="none" w:sz="0" w:space="0" w:color="auto"/>
                  </w:divBdr>
                </w:div>
                <w:div w:id="365257923">
                  <w:marLeft w:val="0"/>
                  <w:marRight w:val="0"/>
                  <w:marTop w:val="0"/>
                  <w:marBottom w:val="0"/>
                  <w:divBdr>
                    <w:top w:val="none" w:sz="0" w:space="0" w:color="auto"/>
                    <w:left w:val="none" w:sz="0" w:space="0" w:color="auto"/>
                    <w:bottom w:val="none" w:sz="0" w:space="0" w:color="auto"/>
                    <w:right w:val="none" w:sz="0" w:space="0" w:color="auto"/>
                  </w:divBdr>
                </w:div>
                <w:div w:id="533688214">
                  <w:marLeft w:val="0"/>
                  <w:marRight w:val="0"/>
                  <w:marTop w:val="0"/>
                  <w:marBottom w:val="0"/>
                  <w:divBdr>
                    <w:top w:val="none" w:sz="0" w:space="0" w:color="auto"/>
                    <w:left w:val="none" w:sz="0" w:space="0" w:color="auto"/>
                    <w:bottom w:val="none" w:sz="0" w:space="0" w:color="auto"/>
                    <w:right w:val="none" w:sz="0" w:space="0" w:color="auto"/>
                  </w:divBdr>
                </w:div>
                <w:div w:id="2006275344">
                  <w:marLeft w:val="0"/>
                  <w:marRight w:val="0"/>
                  <w:marTop w:val="0"/>
                  <w:marBottom w:val="0"/>
                  <w:divBdr>
                    <w:top w:val="none" w:sz="0" w:space="0" w:color="auto"/>
                    <w:left w:val="none" w:sz="0" w:space="0" w:color="auto"/>
                    <w:bottom w:val="none" w:sz="0" w:space="0" w:color="auto"/>
                    <w:right w:val="none" w:sz="0" w:space="0" w:color="auto"/>
                  </w:divBdr>
                </w:div>
                <w:div w:id="2029134102">
                  <w:marLeft w:val="0"/>
                  <w:marRight w:val="0"/>
                  <w:marTop w:val="0"/>
                  <w:marBottom w:val="0"/>
                  <w:divBdr>
                    <w:top w:val="none" w:sz="0" w:space="0" w:color="auto"/>
                    <w:left w:val="none" w:sz="0" w:space="0" w:color="auto"/>
                    <w:bottom w:val="none" w:sz="0" w:space="0" w:color="auto"/>
                    <w:right w:val="none" w:sz="0" w:space="0" w:color="auto"/>
                  </w:divBdr>
                </w:div>
                <w:div w:id="1557084316">
                  <w:marLeft w:val="0"/>
                  <w:marRight w:val="0"/>
                  <w:marTop w:val="0"/>
                  <w:marBottom w:val="0"/>
                  <w:divBdr>
                    <w:top w:val="none" w:sz="0" w:space="0" w:color="auto"/>
                    <w:left w:val="none" w:sz="0" w:space="0" w:color="auto"/>
                    <w:bottom w:val="none" w:sz="0" w:space="0" w:color="auto"/>
                    <w:right w:val="none" w:sz="0" w:space="0" w:color="auto"/>
                  </w:divBdr>
                </w:div>
                <w:div w:id="1186093324">
                  <w:marLeft w:val="0"/>
                  <w:marRight w:val="0"/>
                  <w:marTop w:val="0"/>
                  <w:marBottom w:val="0"/>
                  <w:divBdr>
                    <w:top w:val="none" w:sz="0" w:space="0" w:color="auto"/>
                    <w:left w:val="none" w:sz="0" w:space="0" w:color="auto"/>
                    <w:bottom w:val="none" w:sz="0" w:space="0" w:color="auto"/>
                    <w:right w:val="none" w:sz="0" w:space="0" w:color="auto"/>
                  </w:divBdr>
                </w:div>
                <w:div w:id="1314408813">
                  <w:marLeft w:val="0"/>
                  <w:marRight w:val="0"/>
                  <w:marTop w:val="0"/>
                  <w:marBottom w:val="0"/>
                  <w:divBdr>
                    <w:top w:val="none" w:sz="0" w:space="0" w:color="auto"/>
                    <w:left w:val="none" w:sz="0" w:space="0" w:color="auto"/>
                    <w:bottom w:val="none" w:sz="0" w:space="0" w:color="auto"/>
                    <w:right w:val="none" w:sz="0" w:space="0" w:color="auto"/>
                  </w:divBdr>
                </w:div>
                <w:div w:id="1813206343">
                  <w:marLeft w:val="0"/>
                  <w:marRight w:val="0"/>
                  <w:marTop w:val="0"/>
                  <w:marBottom w:val="0"/>
                  <w:divBdr>
                    <w:top w:val="none" w:sz="0" w:space="0" w:color="auto"/>
                    <w:left w:val="none" w:sz="0" w:space="0" w:color="auto"/>
                    <w:bottom w:val="none" w:sz="0" w:space="0" w:color="auto"/>
                    <w:right w:val="none" w:sz="0" w:space="0" w:color="auto"/>
                  </w:divBdr>
                </w:div>
                <w:div w:id="597372969">
                  <w:marLeft w:val="0"/>
                  <w:marRight w:val="0"/>
                  <w:marTop w:val="0"/>
                  <w:marBottom w:val="0"/>
                  <w:divBdr>
                    <w:top w:val="none" w:sz="0" w:space="0" w:color="auto"/>
                    <w:left w:val="none" w:sz="0" w:space="0" w:color="auto"/>
                    <w:bottom w:val="none" w:sz="0" w:space="0" w:color="auto"/>
                    <w:right w:val="none" w:sz="0" w:space="0" w:color="auto"/>
                  </w:divBdr>
                </w:div>
                <w:div w:id="1041595045">
                  <w:marLeft w:val="0"/>
                  <w:marRight w:val="0"/>
                  <w:marTop w:val="0"/>
                  <w:marBottom w:val="0"/>
                  <w:divBdr>
                    <w:top w:val="none" w:sz="0" w:space="0" w:color="auto"/>
                    <w:left w:val="none" w:sz="0" w:space="0" w:color="auto"/>
                    <w:bottom w:val="none" w:sz="0" w:space="0" w:color="auto"/>
                    <w:right w:val="none" w:sz="0" w:space="0" w:color="auto"/>
                  </w:divBdr>
                </w:div>
                <w:div w:id="749280504">
                  <w:marLeft w:val="0"/>
                  <w:marRight w:val="0"/>
                  <w:marTop w:val="0"/>
                  <w:marBottom w:val="0"/>
                  <w:divBdr>
                    <w:top w:val="none" w:sz="0" w:space="0" w:color="auto"/>
                    <w:left w:val="none" w:sz="0" w:space="0" w:color="auto"/>
                    <w:bottom w:val="none" w:sz="0" w:space="0" w:color="auto"/>
                    <w:right w:val="none" w:sz="0" w:space="0" w:color="auto"/>
                  </w:divBdr>
                </w:div>
                <w:div w:id="1847282660">
                  <w:marLeft w:val="0"/>
                  <w:marRight w:val="0"/>
                  <w:marTop w:val="0"/>
                  <w:marBottom w:val="0"/>
                  <w:divBdr>
                    <w:top w:val="none" w:sz="0" w:space="0" w:color="auto"/>
                    <w:left w:val="none" w:sz="0" w:space="0" w:color="auto"/>
                    <w:bottom w:val="none" w:sz="0" w:space="0" w:color="auto"/>
                    <w:right w:val="none" w:sz="0" w:space="0" w:color="auto"/>
                  </w:divBdr>
                </w:div>
                <w:div w:id="368998114">
                  <w:marLeft w:val="0"/>
                  <w:marRight w:val="0"/>
                  <w:marTop w:val="0"/>
                  <w:marBottom w:val="0"/>
                  <w:divBdr>
                    <w:top w:val="none" w:sz="0" w:space="0" w:color="auto"/>
                    <w:left w:val="none" w:sz="0" w:space="0" w:color="auto"/>
                    <w:bottom w:val="none" w:sz="0" w:space="0" w:color="auto"/>
                    <w:right w:val="none" w:sz="0" w:space="0" w:color="auto"/>
                  </w:divBdr>
                </w:div>
                <w:div w:id="2017228068">
                  <w:marLeft w:val="0"/>
                  <w:marRight w:val="0"/>
                  <w:marTop w:val="0"/>
                  <w:marBottom w:val="0"/>
                  <w:divBdr>
                    <w:top w:val="none" w:sz="0" w:space="0" w:color="auto"/>
                    <w:left w:val="none" w:sz="0" w:space="0" w:color="auto"/>
                    <w:bottom w:val="none" w:sz="0" w:space="0" w:color="auto"/>
                    <w:right w:val="none" w:sz="0" w:space="0" w:color="auto"/>
                  </w:divBdr>
                </w:div>
                <w:div w:id="396174444">
                  <w:marLeft w:val="0"/>
                  <w:marRight w:val="0"/>
                  <w:marTop w:val="0"/>
                  <w:marBottom w:val="0"/>
                  <w:divBdr>
                    <w:top w:val="none" w:sz="0" w:space="0" w:color="auto"/>
                    <w:left w:val="none" w:sz="0" w:space="0" w:color="auto"/>
                    <w:bottom w:val="none" w:sz="0" w:space="0" w:color="auto"/>
                    <w:right w:val="none" w:sz="0" w:space="0" w:color="auto"/>
                  </w:divBdr>
                </w:div>
                <w:div w:id="1269309721">
                  <w:marLeft w:val="0"/>
                  <w:marRight w:val="0"/>
                  <w:marTop w:val="0"/>
                  <w:marBottom w:val="0"/>
                  <w:divBdr>
                    <w:top w:val="none" w:sz="0" w:space="0" w:color="auto"/>
                    <w:left w:val="none" w:sz="0" w:space="0" w:color="auto"/>
                    <w:bottom w:val="none" w:sz="0" w:space="0" w:color="auto"/>
                    <w:right w:val="none" w:sz="0" w:space="0" w:color="auto"/>
                  </w:divBdr>
                </w:div>
                <w:div w:id="1036471060">
                  <w:marLeft w:val="0"/>
                  <w:marRight w:val="0"/>
                  <w:marTop w:val="0"/>
                  <w:marBottom w:val="0"/>
                  <w:divBdr>
                    <w:top w:val="none" w:sz="0" w:space="0" w:color="auto"/>
                    <w:left w:val="none" w:sz="0" w:space="0" w:color="auto"/>
                    <w:bottom w:val="none" w:sz="0" w:space="0" w:color="auto"/>
                    <w:right w:val="none" w:sz="0" w:space="0" w:color="auto"/>
                  </w:divBdr>
                </w:div>
                <w:div w:id="1531184257">
                  <w:marLeft w:val="0"/>
                  <w:marRight w:val="0"/>
                  <w:marTop w:val="0"/>
                  <w:marBottom w:val="0"/>
                  <w:divBdr>
                    <w:top w:val="none" w:sz="0" w:space="0" w:color="auto"/>
                    <w:left w:val="none" w:sz="0" w:space="0" w:color="auto"/>
                    <w:bottom w:val="none" w:sz="0" w:space="0" w:color="auto"/>
                    <w:right w:val="none" w:sz="0" w:space="0" w:color="auto"/>
                  </w:divBdr>
                </w:div>
                <w:div w:id="1411002389">
                  <w:marLeft w:val="0"/>
                  <w:marRight w:val="0"/>
                  <w:marTop w:val="0"/>
                  <w:marBottom w:val="0"/>
                  <w:divBdr>
                    <w:top w:val="none" w:sz="0" w:space="0" w:color="auto"/>
                    <w:left w:val="none" w:sz="0" w:space="0" w:color="auto"/>
                    <w:bottom w:val="none" w:sz="0" w:space="0" w:color="auto"/>
                    <w:right w:val="none" w:sz="0" w:space="0" w:color="auto"/>
                  </w:divBdr>
                </w:div>
                <w:div w:id="1045719829">
                  <w:marLeft w:val="0"/>
                  <w:marRight w:val="0"/>
                  <w:marTop w:val="0"/>
                  <w:marBottom w:val="0"/>
                  <w:divBdr>
                    <w:top w:val="none" w:sz="0" w:space="0" w:color="auto"/>
                    <w:left w:val="none" w:sz="0" w:space="0" w:color="auto"/>
                    <w:bottom w:val="none" w:sz="0" w:space="0" w:color="auto"/>
                    <w:right w:val="none" w:sz="0" w:space="0" w:color="auto"/>
                  </w:divBdr>
                </w:div>
                <w:div w:id="719742252">
                  <w:marLeft w:val="0"/>
                  <w:marRight w:val="0"/>
                  <w:marTop w:val="0"/>
                  <w:marBottom w:val="0"/>
                  <w:divBdr>
                    <w:top w:val="none" w:sz="0" w:space="0" w:color="auto"/>
                    <w:left w:val="none" w:sz="0" w:space="0" w:color="auto"/>
                    <w:bottom w:val="none" w:sz="0" w:space="0" w:color="auto"/>
                    <w:right w:val="none" w:sz="0" w:space="0" w:color="auto"/>
                  </w:divBdr>
                </w:div>
                <w:div w:id="1796672765">
                  <w:marLeft w:val="0"/>
                  <w:marRight w:val="0"/>
                  <w:marTop w:val="0"/>
                  <w:marBottom w:val="0"/>
                  <w:divBdr>
                    <w:top w:val="none" w:sz="0" w:space="0" w:color="auto"/>
                    <w:left w:val="none" w:sz="0" w:space="0" w:color="auto"/>
                    <w:bottom w:val="none" w:sz="0" w:space="0" w:color="auto"/>
                    <w:right w:val="none" w:sz="0" w:space="0" w:color="auto"/>
                  </w:divBdr>
                </w:div>
                <w:div w:id="1063256429">
                  <w:marLeft w:val="0"/>
                  <w:marRight w:val="0"/>
                  <w:marTop w:val="0"/>
                  <w:marBottom w:val="0"/>
                  <w:divBdr>
                    <w:top w:val="none" w:sz="0" w:space="0" w:color="auto"/>
                    <w:left w:val="none" w:sz="0" w:space="0" w:color="auto"/>
                    <w:bottom w:val="none" w:sz="0" w:space="0" w:color="auto"/>
                    <w:right w:val="none" w:sz="0" w:space="0" w:color="auto"/>
                  </w:divBdr>
                </w:div>
                <w:div w:id="1308121268">
                  <w:marLeft w:val="0"/>
                  <w:marRight w:val="0"/>
                  <w:marTop w:val="0"/>
                  <w:marBottom w:val="0"/>
                  <w:divBdr>
                    <w:top w:val="none" w:sz="0" w:space="0" w:color="auto"/>
                    <w:left w:val="none" w:sz="0" w:space="0" w:color="auto"/>
                    <w:bottom w:val="none" w:sz="0" w:space="0" w:color="auto"/>
                    <w:right w:val="none" w:sz="0" w:space="0" w:color="auto"/>
                  </w:divBdr>
                </w:div>
                <w:div w:id="457340728">
                  <w:marLeft w:val="0"/>
                  <w:marRight w:val="0"/>
                  <w:marTop w:val="0"/>
                  <w:marBottom w:val="0"/>
                  <w:divBdr>
                    <w:top w:val="none" w:sz="0" w:space="0" w:color="auto"/>
                    <w:left w:val="none" w:sz="0" w:space="0" w:color="auto"/>
                    <w:bottom w:val="none" w:sz="0" w:space="0" w:color="auto"/>
                    <w:right w:val="none" w:sz="0" w:space="0" w:color="auto"/>
                  </w:divBdr>
                </w:div>
                <w:div w:id="1098330299">
                  <w:marLeft w:val="0"/>
                  <w:marRight w:val="0"/>
                  <w:marTop w:val="0"/>
                  <w:marBottom w:val="0"/>
                  <w:divBdr>
                    <w:top w:val="none" w:sz="0" w:space="0" w:color="auto"/>
                    <w:left w:val="none" w:sz="0" w:space="0" w:color="auto"/>
                    <w:bottom w:val="none" w:sz="0" w:space="0" w:color="auto"/>
                    <w:right w:val="none" w:sz="0" w:space="0" w:color="auto"/>
                  </w:divBdr>
                </w:div>
                <w:div w:id="182938967">
                  <w:marLeft w:val="0"/>
                  <w:marRight w:val="0"/>
                  <w:marTop w:val="0"/>
                  <w:marBottom w:val="0"/>
                  <w:divBdr>
                    <w:top w:val="none" w:sz="0" w:space="0" w:color="auto"/>
                    <w:left w:val="none" w:sz="0" w:space="0" w:color="auto"/>
                    <w:bottom w:val="none" w:sz="0" w:space="0" w:color="auto"/>
                    <w:right w:val="none" w:sz="0" w:space="0" w:color="auto"/>
                  </w:divBdr>
                </w:div>
                <w:div w:id="1540170199">
                  <w:marLeft w:val="0"/>
                  <w:marRight w:val="0"/>
                  <w:marTop w:val="0"/>
                  <w:marBottom w:val="0"/>
                  <w:divBdr>
                    <w:top w:val="none" w:sz="0" w:space="0" w:color="auto"/>
                    <w:left w:val="none" w:sz="0" w:space="0" w:color="auto"/>
                    <w:bottom w:val="none" w:sz="0" w:space="0" w:color="auto"/>
                    <w:right w:val="none" w:sz="0" w:space="0" w:color="auto"/>
                  </w:divBdr>
                </w:div>
                <w:div w:id="1108816160">
                  <w:marLeft w:val="0"/>
                  <w:marRight w:val="0"/>
                  <w:marTop w:val="0"/>
                  <w:marBottom w:val="0"/>
                  <w:divBdr>
                    <w:top w:val="none" w:sz="0" w:space="0" w:color="auto"/>
                    <w:left w:val="none" w:sz="0" w:space="0" w:color="auto"/>
                    <w:bottom w:val="none" w:sz="0" w:space="0" w:color="auto"/>
                    <w:right w:val="none" w:sz="0" w:space="0" w:color="auto"/>
                  </w:divBdr>
                </w:div>
                <w:div w:id="976375617">
                  <w:marLeft w:val="0"/>
                  <w:marRight w:val="0"/>
                  <w:marTop w:val="0"/>
                  <w:marBottom w:val="0"/>
                  <w:divBdr>
                    <w:top w:val="none" w:sz="0" w:space="0" w:color="auto"/>
                    <w:left w:val="none" w:sz="0" w:space="0" w:color="auto"/>
                    <w:bottom w:val="none" w:sz="0" w:space="0" w:color="auto"/>
                    <w:right w:val="none" w:sz="0" w:space="0" w:color="auto"/>
                  </w:divBdr>
                </w:div>
                <w:div w:id="311713059">
                  <w:marLeft w:val="0"/>
                  <w:marRight w:val="0"/>
                  <w:marTop w:val="0"/>
                  <w:marBottom w:val="0"/>
                  <w:divBdr>
                    <w:top w:val="none" w:sz="0" w:space="0" w:color="auto"/>
                    <w:left w:val="none" w:sz="0" w:space="0" w:color="auto"/>
                    <w:bottom w:val="none" w:sz="0" w:space="0" w:color="auto"/>
                    <w:right w:val="none" w:sz="0" w:space="0" w:color="auto"/>
                  </w:divBdr>
                </w:div>
                <w:div w:id="430009132">
                  <w:marLeft w:val="0"/>
                  <w:marRight w:val="0"/>
                  <w:marTop w:val="0"/>
                  <w:marBottom w:val="0"/>
                  <w:divBdr>
                    <w:top w:val="none" w:sz="0" w:space="0" w:color="auto"/>
                    <w:left w:val="none" w:sz="0" w:space="0" w:color="auto"/>
                    <w:bottom w:val="none" w:sz="0" w:space="0" w:color="auto"/>
                    <w:right w:val="none" w:sz="0" w:space="0" w:color="auto"/>
                  </w:divBdr>
                </w:div>
                <w:div w:id="233512229">
                  <w:marLeft w:val="0"/>
                  <w:marRight w:val="0"/>
                  <w:marTop w:val="0"/>
                  <w:marBottom w:val="0"/>
                  <w:divBdr>
                    <w:top w:val="none" w:sz="0" w:space="0" w:color="auto"/>
                    <w:left w:val="none" w:sz="0" w:space="0" w:color="auto"/>
                    <w:bottom w:val="none" w:sz="0" w:space="0" w:color="auto"/>
                    <w:right w:val="none" w:sz="0" w:space="0" w:color="auto"/>
                  </w:divBdr>
                </w:div>
                <w:div w:id="886986762">
                  <w:marLeft w:val="0"/>
                  <w:marRight w:val="0"/>
                  <w:marTop w:val="0"/>
                  <w:marBottom w:val="0"/>
                  <w:divBdr>
                    <w:top w:val="none" w:sz="0" w:space="0" w:color="auto"/>
                    <w:left w:val="none" w:sz="0" w:space="0" w:color="auto"/>
                    <w:bottom w:val="none" w:sz="0" w:space="0" w:color="auto"/>
                    <w:right w:val="none" w:sz="0" w:space="0" w:color="auto"/>
                  </w:divBdr>
                </w:div>
                <w:div w:id="540747137">
                  <w:marLeft w:val="0"/>
                  <w:marRight w:val="0"/>
                  <w:marTop w:val="0"/>
                  <w:marBottom w:val="0"/>
                  <w:divBdr>
                    <w:top w:val="none" w:sz="0" w:space="0" w:color="auto"/>
                    <w:left w:val="none" w:sz="0" w:space="0" w:color="auto"/>
                    <w:bottom w:val="none" w:sz="0" w:space="0" w:color="auto"/>
                    <w:right w:val="none" w:sz="0" w:space="0" w:color="auto"/>
                  </w:divBdr>
                </w:div>
                <w:div w:id="1227185608">
                  <w:marLeft w:val="0"/>
                  <w:marRight w:val="0"/>
                  <w:marTop w:val="0"/>
                  <w:marBottom w:val="0"/>
                  <w:divBdr>
                    <w:top w:val="none" w:sz="0" w:space="0" w:color="auto"/>
                    <w:left w:val="none" w:sz="0" w:space="0" w:color="auto"/>
                    <w:bottom w:val="none" w:sz="0" w:space="0" w:color="auto"/>
                    <w:right w:val="none" w:sz="0" w:space="0" w:color="auto"/>
                  </w:divBdr>
                </w:div>
                <w:div w:id="1656255280">
                  <w:marLeft w:val="0"/>
                  <w:marRight w:val="0"/>
                  <w:marTop w:val="0"/>
                  <w:marBottom w:val="0"/>
                  <w:divBdr>
                    <w:top w:val="none" w:sz="0" w:space="0" w:color="auto"/>
                    <w:left w:val="none" w:sz="0" w:space="0" w:color="auto"/>
                    <w:bottom w:val="none" w:sz="0" w:space="0" w:color="auto"/>
                    <w:right w:val="none" w:sz="0" w:space="0" w:color="auto"/>
                  </w:divBdr>
                </w:div>
                <w:div w:id="477040614">
                  <w:marLeft w:val="0"/>
                  <w:marRight w:val="0"/>
                  <w:marTop w:val="0"/>
                  <w:marBottom w:val="0"/>
                  <w:divBdr>
                    <w:top w:val="none" w:sz="0" w:space="0" w:color="auto"/>
                    <w:left w:val="none" w:sz="0" w:space="0" w:color="auto"/>
                    <w:bottom w:val="none" w:sz="0" w:space="0" w:color="auto"/>
                    <w:right w:val="none" w:sz="0" w:space="0" w:color="auto"/>
                  </w:divBdr>
                </w:div>
                <w:div w:id="78600071">
                  <w:marLeft w:val="0"/>
                  <w:marRight w:val="0"/>
                  <w:marTop w:val="0"/>
                  <w:marBottom w:val="0"/>
                  <w:divBdr>
                    <w:top w:val="none" w:sz="0" w:space="0" w:color="auto"/>
                    <w:left w:val="none" w:sz="0" w:space="0" w:color="auto"/>
                    <w:bottom w:val="none" w:sz="0" w:space="0" w:color="auto"/>
                    <w:right w:val="none" w:sz="0" w:space="0" w:color="auto"/>
                  </w:divBdr>
                </w:div>
                <w:div w:id="8798919">
                  <w:marLeft w:val="0"/>
                  <w:marRight w:val="0"/>
                  <w:marTop w:val="0"/>
                  <w:marBottom w:val="0"/>
                  <w:divBdr>
                    <w:top w:val="none" w:sz="0" w:space="0" w:color="auto"/>
                    <w:left w:val="none" w:sz="0" w:space="0" w:color="auto"/>
                    <w:bottom w:val="none" w:sz="0" w:space="0" w:color="auto"/>
                    <w:right w:val="none" w:sz="0" w:space="0" w:color="auto"/>
                  </w:divBdr>
                </w:div>
                <w:div w:id="1701206048">
                  <w:marLeft w:val="0"/>
                  <w:marRight w:val="0"/>
                  <w:marTop w:val="0"/>
                  <w:marBottom w:val="0"/>
                  <w:divBdr>
                    <w:top w:val="none" w:sz="0" w:space="0" w:color="auto"/>
                    <w:left w:val="none" w:sz="0" w:space="0" w:color="auto"/>
                    <w:bottom w:val="none" w:sz="0" w:space="0" w:color="auto"/>
                    <w:right w:val="none" w:sz="0" w:space="0" w:color="auto"/>
                  </w:divBdr>
                </w:div>
                <w:div w:id="1468015664">
                  <w:marLeft w:val="0"/>
                  <w:marRight w:val="0"/>
                  <w:marTop w:val="0"/>
                  <w:marBottom w:val="0"/>
                  <w:divBdr>
                    <w:top w:val="none" w:sz="0" w:space="0" w:color="auto"/>
                    <w:left w:val="none" w:sz="0" w:space="0" w:color="auto"/>
                    <w:bottom w:val="none" w:sz="0" w:space="0" w:color="auto"/>
                    <w:right w:val="none" w:sz="0" w:space="0" w:color="auto"/>
                  </w:divBdr>
                </w:div>
                <w:div w:id="1717316944">
                  <w:marLeft w:val="0"/>
                  <w:marRight w:val="0"/>
                  <w:marTop w:val="0"/>
                  <w:marBottom w:val="0"/>
                  <w:divBdr>
                    <w:top w:val="none" w:sz="0" w:space="0" w:color="auto"/>
                    <w:left w:val="none" w:sz="0" w:space="0" w:color="auto"/>
                    <w:bottom w:val="none" w:sz="0" w:space="0" w:color="auto"/>
                    <w:right w:val="none" w:sz="0" w:space="0" w:color="auto"/>
                  </w:divBdr>
                </w:div>
                <w:div w:id="2087264030">
                  <w:marLeft w:val="0"/>
                  <w:marRight w:val="0"/>
                  <w:marTop w:val="0"/>
                  <w:marBottom w:val="0"/>
                  <w:divBdr>
                    <w:top w:val="none" w:sz="0" w:space="0" w:color="auto"/>
                    <w:left w:val="none" w:sz="0" w:space="0" w:color="auto"/>
                    <w:bottom w:val="none" w:sz="0" w:space="0" w:color="auto"/>
                    <w:right w:val="none" w:sz="0" w:space="0" w:color="auto"/>
                  </w:divBdr>
                </w:div>
                <w:div w:id="1294561228">
                  <w:marLeft w:val="0"/>
                  <w:marRight w:val="0"/>
                  <w:marTop w:val="0"/>
                  <w:marBottom w:val="0"/>
                  <w:divBdr>
                    <w:top w:val="none" w:sz="0" w:space="0" w:color="auto"/>
                    <w:left w:val="none" w:sz="0" w:space="0" w:color="auto"/>
                    <w:bottom w:val="none" w:sz="0" w:space="0" w:color="auto"/>
                    <w:right w:val="none" w:sz="0" w:space="0" w:color="auto"/>
                  </w:divBdr>
                </w:div>
                <w:div w:id="400447303">
                  <w:marLeft w:val="0"/>
                  <w:marRight w:val="0"/>
                  <w:marTop w:val="0"/>
                  <w:marBottom w:val="0"/>
                  <w:divBdr>
                    <w:top w:val="none" w:sz="0" w:space="0" w:color="auto"/>
                    <w:left w:val="none" w:sz="0" w:space="0" w:color="auto"/>
                    <w:bottom w:val="none" w:sz="0" w:space="0" w:color="auto"/>
                    <w:right w:val="none" w:sz="0" w:space="0" w:color="auto"/>
                  </w:divBdr>
                </w:div>
                <w:div w:id="1514881621">
                  <w:marLeft w:val="0"/>
                  <w:marRight w:val="0"/>
                  <w:marTop w:val="0"/>
                  <w:marBottom w:val="0"/>
                  <w:divBdr>
                    <w:top w:val="none" w:sz="0" w:space="0" w:color="auto"/>
                    <w:left w:val="none" w:sz="0" w:space="0" w:color="auto"/>
                    <w:bottom w:val="none" w:sz="0" w:space="0" w:color="auto"/>
                    <w:right w:val="none" w:sz="0" w:space="0" w:color="auto"/>
                  </w:divBdr>
                </w:div>
                <w:div w:id="1681662472">
                  <w:marLeft w:val="0"/>
                  <w:marRight w:val="0"/>
                  <w:marTop w:val="0"/>
                  <w:marBottom w:val="0"/>
                  <w:divBdr>
                    <w:top w:val="none" w:sz="0" w:space="0" w:color="auto"/>
                    <w:left w:val="none" w:sz="0" w:space="0" w:color="auto"/>
                    <w:bottom w:val="none" w:sz="0" w:space="0" w:color="auto"/>
                    <w:right w:val="none" w:sz="0" w:space="0" w:color="auto"/>
                  </w:divBdr>
                </w:div>
                <w:div w:id="561604896">
                  <w:marLeft w:val="0"/>
                  <w:marRight w:val="0"/>
                  <w:marTop w:val="0"/>
                  <w:marBottom w:val="0"/>
                  <w:divBdr>
                    <w:top w:val="none" w:sz="0" w:space="0" w:color="auto"/>
                    <w:left w:val="none" w:sz="0" w:space="0" w:color="auto"/>
                    <w:bottom w:val="none" w:sz="0" w:space="0" w:color="auto"/>
                    <w:right w:val="none" w:sz="0" w:space="0" w:color="auto"/>
                  </w:divBdr>
                </w:div>
                <w:div w:id="208952803">
                  <w:marLeft w:val="0"/>
                  <w:marRight w:val="0"/>
                  <w:marTop w:val="0"/>
                  <w:marBottom w:val="0"/>
                  <w:divBdr>
                    <w:top w:val="none" w:sz="0" w:space="0" w:color="auto"/>
                    <w:left w:val="none" w:sz="0" w:space="0" w:color="auto"/>
                    <w:bottom w:val="none" w:sz="0" w:space="0" w:color="auto"/>
                    <w:right w:val="none" w:sz="0" w:space="0" w:color="auto"/>
                  </w:divBdr>
                </w:div>
                <w:div w:id="1787888346">
                  <w:marLeft w:val="0"/>
                  <w:marRight w:val="0"/>
                  <w:marTop w:val="0"/>
                  <w:marBottom w:val="0"/>
                  <w:divBdr>
                    <w:top w:val="none" w:sz="0" w:space="0" w:color="auto"/>
                    <w:left w:val="none" w:sz="0" w:space="0" w:color="auto"/>
                    <w:bottom w:val="none" w:sz="0" w:space="0" w:color="auto"/>
                    <w:right w:val="none" w:sz="0" w:space="0" w:color="auto"/>
                  </w:divBdr>
                </w:div>
                <w:div w:id="1765496617">
                  <w:marLeft w:val="0"/>
                  <w:marRight w:val="0"/>
                  <w:marTop w:val="0"/>
                  <w:marBottom w:val="0"/>
                  <w:divBdr>
                    <w:top w:val="none" w:sz="0" w:space="0" w:color="auto"/>
                    <w:left w:val="none" w:sz="0" w:space="0" w:color="auto"/>
                    <w:bottom w:val="none" w:sz="0" w:space="0" w:color="auto"/>
                    <w:right w:val="none" w:sz="0" w:space="0" w:color="auto"/>
                  </w:divBdr>
                </w:div>
                <w:div w:id="1485509164">
                  <w:marLeft w:val="0"/>
                  <w:marRight w:val="0"/>
                  <w:marTop w:val="0"/>
                  <w:marBottom w:val="0"/>
                  <w:divBdr>
                    <w:top w:val="none" w:sz="0" w:space="0" w:color="auto"/>
                    <w:left w:val="none" w:sz="0" w:space="0" w:color="auto"/>
                    <w:bottom w:val="none" w:sz="0" w:space="0" w:color="auto"/>
                    <w:right w:val="none" w:sz="0" w:space="0" w:color="auto"/>
                  </w:divBdr>
                </w:div>
                <w:div w:id="497769148">
                  <w:marLeft w:val="0"/>
                  <w:marRight w:val="0"/>
                  <w:marTop w:val="0"/>
                  <w:marBottom w:val="0"/>
                  <w:divBdr>
                    <w:top w:val="none" w:sz="0" w:space="0" w:color="auto"/>
                    <w:left w:val="none" w:sz="0" w:space="0" w:color="auto"/>
                    <w:bottom w:val="none" w:sz="0" w:space="0" w:color="auto"/>
                    <w:right w:val="none" w:sz="0" w:space="0" w:color="auto"/>
                  </w:divBdr>
                </w:div>
                <w:div w:id="2093815918">
                  <w:marLeft w:val="0"/>
                  <w:marRight w:val="0"/>
                  <w:marTop w:val="0"/>
                  <w:marBottom w:val="0"/>
                  <w:divBdr>
                    <w:top w:val="none" w:sz="0" w:space="0" w:color="auto"/>
                    <w:left w:val="none" w:sz="0" w:space="0" w:color="auto"/>
                    <w:bottom w:val="none" w:sz="0" w:space="0" w:color="auto"/>
                    <w:right w:val="none" w:sz="0" w:space="0" w:color="auto"/>
                  </w:divBdr>
                </w:div>
                <w:div w:id="1179346475">
                  <w:marLeft w:val="0"/>
                  <w:marRight w:val="0"/>
                  <w:marTop w:val="0"/>
                  <w:marBottom w:val="0"/>
                  <w:divBdr>
                    <w:top w:val="none" w:sz="0" w:space="0" w:color="auto"/>
                    <w:left w:val="none" w:sz="0" w:space="0" w:color="auto"/>
                    <w:bottom w:val="none" w:sz="0" w:space="0" w:color="auto"/>
                    <w:right w:val="none" w:sz="0" w:space="0" w:color="auto"/>
                  </w:divBdr>
                </w:div>
                <w:div w:id="833880155">
                  <w:marLeft w:val="0"/>
                  <w:marRight w:val="0"/>
                  <w:marTop w:val="0"/>
                  <w:marBottom w:val="0"/>
                  <w:divBdr>
                    <w:top w:val="none" w:sz="0" w:space="0" w:color="auto"/>
                    <w:left w:val="none" w:sz="0" w:space="0" w:color="auto"/>
                    <w:bottom w:val="none" w:sz="0" w:space="0" w:color="auto"/>
                    <w:right w:val="none" w:sz="0" w:space="0" w:color="auto"/>
                  </w:divBdr>
                </w:div>
                <w:div w:id="722565317">
                  <w:marLeft w:val="0"/>
                  <w:marRight w:val="0"/>
                  <w:marTop w:val="0"/>
                  <w:marBottom w:val="0"/>
                  <w:divBdr>
                    <w:top w:val="none" w:sz="0" w:space="0" w:color="auto"/>
                    <w:left w:val="none" w:sz="0" w:space="0" w:color="auto"/>
                    <w:bottom w:val="none" w:sz="0" w:space="0" w:color="auto"/>
                    <w:right w:val="none" w:sz="0" w:space="0" w:color="auto"/>
                  </w:divBdr>
                </w:div>
                <w:div w:id="992371517">
                  <w:marLeft w:val="0"/>
                  <w:marRight w:val="0"/>
                  <w:marTop w:val="0"/>
                  <w:marBottom w:val="0"/>
                  <w:divBdr>
                    <w:top w:val="none" w:sz="0" w:space="0" w:color="auto"/>
                    <w:left w:val="none" w:sz="0" w:space="0" w:color="auto"/>
                    <w:bottom w:val="none" w:sz="0" w:space="0" w:color="auto"/>
                    <w:right w:val="none" w:sz="0" w:space="0" w:color="auto"/>
                  </w:divBdr>
                </w:div>
                <w:div w:id="1325427535">
                  <w:marLeft w:val="0"/>
                  <w:marRight w:val="0"/>
                  <w:marTop w:val="0"/>
                  <w:marBottom w:val="0"/>
                  <w:divBdr>
                    <w:top w:val="none" w:sz="0" w:space="0" w:color="auto"/>
                    <w:left w:val="none" w:sz="0" w:space="0" w:color="auto"/>
                    <w:bottom w:val="none" w:sz="0" w:space="0" w:color="auto"/>
                    <w:right w:val="none" w:sz="0" w:space="0" w:color="auto"/>
                  </w:divBdr>
                </w:div>
                <w:div w:id="1679848858">
                  <w:marLeft w:val="0"/>
                  <w:marRight w:val="0"/>
                  <w:marTop w:val="0"/>
                  <w:marBottom w:val="0"/>
                  <w:divBdr>
                    <w:top w:val="none" w:sz="0" w:space="0" w:color="auto"/>
                    <w:left w:val="none" w:sz="0" w:space="0" w:color="auto"/>
                    <w:bottom w:val="none" w:sz="0" w:space="0" w:color="auto"/>
                    <w:right w:val="none" w:sz="0" w:space="0" w:color="auto"/>
                  </w:divBdr>
                </w:div>
                <w:div w:id="902135039">
                  <w:marLeft w:val="0"/>
                  <w:marRight w:val="0"/>
                  <w:marTop w:val="0"/>
                  <w:marBottom w:val="0"/>
                  <w:divBdr>
                    <w:top w:val="none" w:sz="0" w:space="0" w:color="auto"/>
                    <w:left w:val="none" w:sz="0" w:space="0" w:color="auto"/>
                    <w:bottom w:val="none" w:sz="0" w:space="0" w:color="auto"/>
                    <w:right w:val="none" w:sz="0" w:space="0" w:color="auto"/>
                  </w:divBdr>
                </w:div>
                <w:div w:id="1562449107">
                  <w:marLeft w:val="0"/>
                  <w:marRight w:val="0"/>
                  <w:marTop w:val="0"/>
                  <w:marBottom w:val="0"/>
                  <w:divBdr>
                    <w:top w:val="none" w:sz="0" w:space="0" w:color="auto"/>
                    <w:left w:val="none" w:sz="0" w:space="0" w:color="auto"/>
                    <w:bottom w:val="none" w:sz="0" w:space="0" w:color="auto"/>
                    <w:right w:val="none" w:sz="0" w:space="0" w:color="auto"/>
                  </w:divBdr>
                </w:div>
                <w:div w:id="1935818223">
                  <w:marLeft w:val="0"/>
                  <w:marRight w:val="0"/>
                  <w:marTop w:val="0"/>
                  <w:marBottom w:val="0"/>
                  <w:divBdr>
                    <w:top w:val="none" w:sz="0" w:space="0" w:color="auto"/>
                    <w:left w:val="none" w:sz="0" w:space="0" w:color="auto"/>
                    <w:bottom w:val="none" w:sz="0" w:space="0" w:color="auto"/>
                    <w:right w:val="none" w:sz="0" w:space="0" w:color="auto"/>
                  </w:divBdr>
                </w:div>
                <w:div w:id="559485348">
                  <w:marLeft w:val="0"/>
                  <w:marRight w:val="0"/>
                  <w:marTop w:val="0"/>
                  <w:marBottom w:val="0"/>
                  <w:divBdr>
                    <w:top w:val="none" w:sz="0" w:space="0" w:color="auto"/>
                    <w:left w:val="none" w:sz="0" w:space="0" w:color="auto"/>
                    <w:bottom w:val="none" w:sz="0" w:space="0" w:color="auto"/>
                    <w:right w:val="none" w:sz="0" w:space="0" w:color="auto"/>
                  </w:divBdr>
                </w:div>
                <w:div w:id="1005402008">
                  <w:marLeft w:val="0"/>
                  <w:marRight w:val="0"/>
                  <w:marTop w:val="0"/>
                  <w:marBottom w:val="0"/>
                  <w:divBdr>
                    <w:top w:val="none" w:sz="0" w:space="0" w:color="auto"/>
                    <w:left w:val="none" w:sz="0" w:space="0" w:color="auto"/>
                    <w:bottom w:val="none" w:sz="0" w:space="0" w:color="auto"/>
                    <w:right w:val="none" w:sz="0" w:space="0" w:color="auto"/>
                  </w:divBdr>
                </w:div>
                <w:div w:id="1517234951">
                  <w:marLeft w:val="0"/>
                  <w:marRight w:val="0"/>
                  <w:marTop w:val="0"/>
                  <w:marBottom w:val="0"/>
                  <w:divBdr>
                    <w:top w:val="none" w:sz="0" w:space="0" w:color="auto"/>
                    <w:left w:val="none" w:sz="0" w:space="0" w:color="auto"/>
                    <w:bottom w:val="none" w:sz="0" w:space="0" w:color="auto"/>
                    <w:right w:val="none" w:sz="0" w:space="0" w:color="auto"/>
                  </w:divBdr>
                </w:div>
                <w:div w:id="1024552112">
                  <w:marLeft w:val="0"/>
                  <w:marRight w:val="0"/>
                  <w:marTop w:val="0"/>
                  <w:marBottom w:val="0"/>
                  <w:divBdr>
                    <w:top w:val="none" w:sz="0" w:space="0" w:color="auto"/>
                    <w:left w:val="none" w:sz="0" w:space="0" w:color="auto"/>
                    <w:bottom w:val="none" w:sz="0" w:space="0" w:color="auto"/>
                    <w:right w:val="none" w:sz="0" w:space="0" w:color="auto"/>
                  </w:divBdr>
                </w:div>
                <w:div w:id="1266769265">
                  <w:marLeft w:val="0"/>
                  <w:marRight w:val="0"/>
                  <w:marTop w:val="0"/>
                  <w:marBottom w:val="0"/>
                  <w:divBdr>
                    <w:top w:val="none" w:sz="0" w:space="0" w:color="auto"/>
                    <w:left w:val="none" w:sz="0" w:space="0" w:color="auto"/>
                    <w:bottom w:val="none" w:sz="0" w:space="0" w:color="auto"/>
                    <w:right w:val="none" w:sz="0" w:space="0" w:color="auto"/>
                  </w:divBdr>
                </w:div>
                <w:div w:id="1292787502">
                  <w:marLeft w:val="0"/>
                  <w:marRight w:val="0"/>
                  <w:marTop w:val="0"/>
                  <w:marBottom w:val="0"/>
                  <w:divBdr>
                    <w:top w:val="none" w:sz="0" w:space="0" w:color="auto"/>
                    <w:left w:val="none" w:sz="0" w:space="0" w:color="auto"/>
                    <w:bottom w:val="none" w:sz="0" w:space="0" w:color="auto"/>
                    <w:right w:val="none" w:sz="0" w:space="0" w:color="auto"/>
                  </w:divBdr>
                </w:div>
                <w:div w:id="417749402">
                  <w:marLeft w:val="0"/>
                  <w:marRight w:val="0"/>
                  <w:marTop w:val="0"/>
                  <w:marBottom w:val="0"/>
                  <w:divBdr>
                    <w:top w:val="none" w:sz="0" w:space="0" w:color="auto"/>
                    <w:left w:val="none" w:sz="0" w:space="0" w:color="auto"/>
                    <w:bottom w:val="none" w:sz="0" w:space="0" w:color="auto"/>
                    <w:right w:val="none" w:sz="0" w:space="0" w:color="auto"/>
                  </w:divBdr>
                </w:div>
                <w:div w:id="2116509880">
                  <w:marLeft w:val="0"/>
                  <w:marRight w:val="0"/>
                  <w:marTop w:val="0"/>
                  <w:marBottom w:val="0"/>
                  <w:divBdr>
                    <w:top w:val="none" w:sz="0" w:space="0" w:color="auto"/>
                    <w:left w:val="none" w:sz="0" w:space="0" w:color="auto"/>
                    <w:bottom w:val="none" w:sz="0" w:space="0" w:color="auto"/>
                    <w:right w:val="none" w:sz="0" w:space="0" w:color="auto"/>
                  </w:divBdr>
                </w:div>
                <w:div w:id="104233803">
                  <w:marLeft w:val="0"/>
                  <w:marRight w:val="0"/>
                  <w:marTop w:val="0"/>
                  <w:marBottom w:val="0"/>
                  <w:divBdr>
                    <w:top w:val="none" w:sz="0" w:space="0" w:color="auto"/>
                    <w:left w:val="none" w:sz="0" w:space="0" w:color="auto"/>
                    <w:bottom w:val="none" w:sz="0" w:space="0" w:color="auto"/>
                    <w:right w:val="none" w:sz="0" w:space="0" w:color="auto"/>
                  </w:divBdr>
                </w:div>
                <w:div w:id="732313065">
                  <w:marLeft w:val="0"/>
                  <w:marRight w:val="0"/>
                  <w:marTop w:val="0"/>
                  <w:marBottom w:val="0"/>
                  <w:divBdr>
                    <w:top w:val="none" w:sz="0" w:space="0" w:color="auto"/>
                    <w:left w:val="none" w:sz="0" w:space="0" w:color="auto"/>
                    <w:bottom w:val="none" w:sz="0" w:space="0" w:color="auto"/>
                    <w:right w:val="none" w:sz="0" w:space="0" w:color="auto"/>
                  </w:divBdr>
                </w:div>
                <w:div w:id="871383288">
                  <w:marLeft w:val="0"/>
                  <w:marRight w:val="0"/>
                  <w:marTop w:val="0"/>
                  <w:marBottom w:val="0"/>
                  <w:divBdr>
                    <w:top w:val="none" w:sz="0" w:space="0" w:color="auto"/>
                    <w:left w:val="none" w:sz="0" w:space="0" w:color="auto"/>
                    <w:bottom w:val="none" w:sz="0" w:space="0" w:color="auto"/>
                    <w:right w:val="none" w:sz="0" w:space="0" w:color="auto"/>
                  </w:divBdr>
                </w:div>
                <w:div w:id="362941789">
                  <w:marLeft w:val="0"/>
                  <w:marRight w:val="0"/>
                  <w:marTop w:val="0"/>
                  <w:marBottom w:val="0"/>
                  <w:divBdr>
                    <w:top w:val="none" w:sz="0" w:space="0" w:color="auto"/>
                    <w:left w:val="none" w:sz="0" w:space="0" w:color="auto"/>
                    <w:bottom w:val="none" w:sz="0" w:space="0" w:color="auto"/>
                    <w:right w:val="none" w:sz="0" w:space="0" w:color="auto"/>
                  </w:divBdr>
                </w:div>
                <w:div w:id="1035735990">
                  <w:marLeft w:val="0"/>
                  <w:marRight w:val="0"/>
                  <w:marTop w:val="0"/>
                  <w:marBottom w:val="0"/>
                  <w:divBdr>
                    <w:top w:val="none" w:sz="0" w:space="0" w:color="auto"/>
                    <w:left w:val="none" w:sz="0" w:space="0" w:color="auto"/>
                    <w:bottom w:val="none" w:sz="0" w:space="0" w:color="auto"/>
                    <w:right w:val="none" w:sz="0" w:space="0" w:color="auto"/>
                  </w:divBdr>
                </w:div>
                <w:div w:id="1147361458">
                  <w:marLeft w:val="0"/>
                  <w:marRight w:val="0"/>
                  <w:marTop w:val="0"/>
                  <w:marBottom w:val="0"/>
                  <w:divBdr>
                    <w:top w:val="none" w:sz="0" w:space="0" w:color="auto"/>
                    <w:left w:val="none" w:sz="0" w:space="0" w:color="auto"/>
                    <w:bottom w:val="none" w:sz="0" w:space="0" w:color="auto"/>
                    <w:right w:val="none" w:sz="0" w:space="0" w:color="auto"/>
                  </w:divBdr>
                </w:div>
                <w:div w:id="1504051553">
                  <w:marLeft w:val="0"/>
                  <w:marRight w:val="0"/>
                  <w:marTop w:val="0"/>
                  <w:marBottom w:val="0"/>
                  <w:divBdr>
                    <w:top w:val="none" w:sz="0" w:space="0" w:color="auto"/>
                    <w:left w:val="none" w:sz="0" w:space="0" w:color="auto"/>
                    <w:bottom w:val="none" w:sz="0" w:space="0" w:color="auto"/>
                    <w:right w:val="none" w:sz="0" w:space="0" w:color="auto"/>
                  </w:divBdr>
                </w:div>
                <w:div w:id="2104295872">
                  <w:marLeft w:val="0"/>
                  <w:marRight w:val="0"/>
                  <w:marTop w:val="0"/>
                  <w:marBottom w:val="0"/>
                  <w:divBdr>
                    <w:top w:val="none" w:sz="0" w:space="0" w:color="auto"/>
                    <w:left w:val="none" w:sz="0" w:space="0" w:color="auto"/>
                    <w:bottom w:val="none" w:sz="0" w:space="0" w:color="auto"/>
                    <w:right w:val="none" w:sz="0" w:space="0" w:color="auto"/>
                  </w:divBdr>
                </w:div>
                <w:div w:id="1000158488">
                  <w:marLeft w:val="0"/>
                  <w:marRight w:val="0"/>
                  <w:marTop w:val="0"/>
                  <w:marBottom w:val="0"/>
                  <w:divBdr>
                    <w:top w:val="none" w:sz="0" w:space="0" w:color="auto"/>
                    <w:left w:val="none" w:sz="0" w:space="0" w:color="auto"/>
                    <w:bottom w:val="none" w:sz="0" w:space="0" w:color="auto"/>
                    <w:right w:val="none" w:sz="0" w:space="0" w:color="auto"/>
                  </w:divBdr>
                </w:div>
                <w:div w:id="1991326085">
                  <w:marLeft w:val="0"/>
                  <w:marRight w:val="0"/>
                  <w:marTop w:val="0"/>
                  <w:marBottom w:val="0"/>
                  <w:divBdr>
                    <w:top w:val="none" w:sz="0" w:space="0" w:color="auto"/>
                    <w:left w:val="none" w:sz="0" w:space="0" w:color="auto"/>
                    <w:bottom w:val="none" w:sz="0" w:space="0" w:color="auto"/>
                    <w:right w:val="none" w:sz="0" w:space="0" w:color="auto"/>
                  </w:divBdr>
                </w:div>
                <w:div w:id="841093594">
                  <w:marLeft w:val="0"/>
                  <w:marRight w:val="0"/>
                  <w:marTop w:val="0"/>
                  <w:marBottom w:val="0"/>
                  <w:divBdr>
                    <w:top w:val="none" w:sz="0" w:space="0" w:color="auto"/>
                    <w:left w:val="none" w:sz="0" w:space="0" w:color="auto"/>
                    <w:bottom w:val="none" w:sz="0" w:space="0" w:color="auto"/>
                    <w:right w:val="none" w:sz="0" w:space="0" w:color="auto"/>
                  </w:divBdr>
                </w:div>
                <w:div w:id="1657032533">
                  <w:marLeft w:val="0"/>
                  <w:marRight w:val="0"/>
                  <w:marTop w:val="0"/>
                  <w:marBottom w:val="0"/>
                  <w:divBdr>
                    <w:top w:val="none" w:sz="0" w:space="0" w:color="auto"/>
                    <w:left w:val="none" w:sz="0" w:space="0" w:color="auto"/>
                    <w:bottom w:val="none" w:sz="0" w:space="0" w:color="auto"/>
                    <w:right w:val="none" w:sz="0" w:space="0" w:color="auto"/>
                  </w:divBdr>
                </w:div>
                <w:div w:id="298649902">
                  <w:marLeft w:val="0"/>
                  <w:marRight w:val="0"/>
                  <w:marTop w:val="0"/>
                  <w:marBottom w:val="0"/>
                  <w:divBdr>
                    <w:top w:val="none" w:sz="0" w:space="0" w:color="auto"/>
                    <w:left w:val="none" w:sz="0" w:space="0" w:color="auto"/>
                    <w:bottom w:val="none" w:sz="0" w:space="0" w:color="auto"/>
                    <w:right w:val="none" w:sz="0" w:space="0" w:color="auto"/>
                  </w:divBdr>
                </w:div>
                <w:div w:id="637300463">
                  <w:marLeft w:val="0"/>
                  <w:marRight w:val="0"/>
                  <w:marTop w:val="0"/>
                  <w:marBottom w:val="0"/>
                  <w:divBdr>
                    <w:top w:val="none" w:sz="0" w:space="0" w:color="auto"/>
                    <w:left w:val="none" w:sz="0" w:space="0" w:color="auto"/>
                    <w:bottom w:val="none" w:sz="0" w:space="0" w:color="auto"/>
                    <w:right w:val="none" w:sz="0" w:space="0" w:color="auto"/>
                  </w:divBdr>
                </w:div>
                <w:div w:id="1687168802">
                  <w:marLeft w:val="0"/>
                  <w:marRight w:val="0"/>
                  <w:marTop w:val="0"/>
                  <w:marBottom w:val="0"/>
                  <w:divBdr>
                    <w:top w:val="none" w:sz="0" w:space="0" w:color="auto"/>
                    <w:left w:val="none" w:sz="0" w:space="0" w:color="auto"/>
                    <w:bottom w:val="none" w:sz="0" w:space="0" w:color="auto"/>
                    <w:right w:val="none" w:sz="0" w:space="0" w:color="auto"/>
                  </w:divBdr>
                </w:div>
                <w:div w:id="1596018428">
                  <w:marLeft w:val="0"/>
                  <w:marRight w:val="0"/>
                  <w:marTop w:val="0"/>
                  <w:marBottom w:val="0"/>
                  <w:divBdr>
                    <w:top w:val="none" w:sz="0" w:space="0" w:color="auto"/>
                    <w:left w:val="none" w:sz="0" w:space="0" w:color="auto"/>
                    <w:bottom w:val="none" w:sz="0" w:space="0" w:color="auto"/>
                    <w:right w:val="none" w:sz="0" w:space="0" w:color="auto"/>
                  </w:divBdr>
                </w:div>
                <w:div w:id="1120997034">
                  <w:marLeft w:val="0"/>
                  <w:marRight w:val="0"/>
                  <w:marTop w:val="0"/>
                  <w:marBottom w:val="0"/>
                  <w:divBdr>
                    <w:top w:val="none" w:sz="0" w:space="0" w:color="auto"/>
                    <w:left w:val="none" w:sz="0" w:space="0" w:color="auto"/>
                    <w:bottom w:val="none" w:sz="0" w:space="0" w:color="auto"/>
                    <w:right w:val="none" w:sz="0" w:space="0" w:color="auto"/>
                  </w:divBdr>
                </w:div>
                <w:div w:id="447508326">
                  <w:marLeft w:val="0"/>
                  <w:marRight w:val="0"/>
                  <w:marTop w:val="0"/>
                  <w:marBottom w:val="0"/>
                  <w:divBdr>
                    <w:top w:val="none" w:sz="0" w:space="0" w:color="auto"/>
                    <w:left w:val="none" w:sz="0" w:space="0" w:color="auto"/>
                    <w:bottom w:val="none" w:sz="0" w:space="0" w:color="auto"/>
                    <w:right w:val="none" w:sz="0" w:space="0" w:color="auto"/>
                  </w:divBdr>
                </w:div>
                <w:div w:id="1291864053">
                  <w:marLeft w:val="0"/>
                  <w:marRight w:val="0"/>
                  <w:marTop w:val="0"/>
                  <w:marBottom w:val="0"/>
                  <w:divBdr>
                    <w:top w:val="none" w:sz="0" w:space="0" w:color="auto"/>
                    <w:left w:val="none" w:sz="0" w:space="0" w:color="auto"/>
                    <w:bottom w:val="none" w:sz="0" w:space="0" w:color="auto"/>
                    <w:right w:val="none" w:sz="0" w:space="0" w:color="auto"/>
                  </w:divBdr>
                </w:div>
                <w:div w:id="454522449">
                  <w:marLeft w:val="0"/>
                  <w:marRight w:val="0"/>
                  <w:marTop w:val="0"/>
                  <w:marBottom w:val="0"/>
                  <w:divBdr>
                    <w:top w:val="none" w:sz="0" w:space="0" w:color="auto"/>
                    <w:left w:val="none" w:sz="0" w:space="0" w:color="auto"/>
                    <w:bottom w:val="none" w:sz="0" w:space="0" w:color="auto"/>
                    <w:right w:val="none" w:sz="0" w:space="0" w:color="auto"/>
                  </w:divBdr>
                </w:div>
                <w:div w:id="637221094">
                  <w:marLeft w:val="0"/>
                  <w:marRight w:val="0"/>
                  <w:marTop w:val="0"/>
                  <w:marBottom w:val="0"/>
                  <w:divBdr>
                    <w:top w:val="none" w:sz="0" w:space="0" w:color="auto"/>
                    <w:left w:val="none" w:sz="0" w:space="0" w:color="auto"/>
                    <w:bottom w:val="none" w:sz="0" w:space="0" w:color="auto"/>
                    <w:right w:val="none" w:sz="0" w:space="0" w:color="auto"/>
                  </w:divBdr>
                </w:div>
                <w:div w:id="1747679824">
                  <w:marLeft w:val="0"/>
                  <w:marRight w:val="0"/>
                  <w:marTop w:val="0"/>
                  <w:marBottom w:val="0"/>
                  <w:divBdr>
                    <w:top w:val="none" w:sz="0" w:space="0" w:color="auto"/>
                    <w:left w:val="none" w:sz="0" w:space="0" w:color="auto"/>
                    <w:bottom w:val="none" w:sz="0" w:space="0" w:color="auto"/>
                    <w:right w:val="none" w:sz="0" w:space="0" w:color="auto"/>
                  </w:divBdr>
                </w:div>
                <w:div w:id="1822380912">
                  <w:marLeft w:val="0"/>
                  <w:marRight w:val="0"/>
                  <w:marTop w:val="0"/>
                  <w:marBottom w:val="0"/>
                  <w:divBdr>
                    <w:top w:val="none" w:sz="0" w:space="0" w:color="auto"/>
                    <w:left w:val="none" w:sz="0" w:space="0" w:color="auto"/>
                    <w:bottom w:val="none" w:sz="0" w:space="0" w:color="auto"/>
                    <w:right w:val="none" w:sz="0" w:space="0" w:color="auto"/>
                  </w:divBdr>
                </w:div>
                <w:div w:id="547717015">
                  <w:marLeft w:val="0"/>
                  <w:marRight w:val="0"/>
                  <w:marTop w:val="0"/>
                  <w:marBottom w:val="0"/>
                  <w:divBdr>
                    <w:top w:val="none" w:sz="0" w:space="0" w:color="auto"/>
                    <w:left w:val="none" w:sz="0" w:space="0" w:color="auto"/>
                    <w:bottom w:val="none" w:sz="0" w:space="0" w:color="auto"/>
                    <w:right w:val="none" w:sz="0" w:space="0" w:color="auto"/>
                  </w:divBdr>
                </w:div>
                <w:div w:id="1755861066">
                  <w:marLeft w:val="0"/>
                  <w:marRight w:val="0"/>
                  <w:marTop w:val="0"/>
                  <w:marBottom w:val="0"/>
                  <w:divBdr>
                    <w:top w:val="none" w:sz="0" w:space="0" w:color="auto"/>
                    <w:left w:val="none" w:sz="0" w:space="0" w:color="auto"/>
                    <w:bottom w:val="none" w:sz="0" w:space="0" w:color="auto"/>
                    <w:right w:val="none" w:sz="0" w:space="0" w:color="auto"/>
                  </w:divBdr>
                </w:div>
                <w:div w:id="1035429117">
                  <w:marLeft w:val="0"/>
                  <w:marRight w:val="0"/>
                  <w:marTop w:val="0"/>
                  <w:marBottom w:val="0"/>
                  <w:divBdr>
                    <w:top w:val="none" w:sz="0" w:space="0" w:color="auto"/>
                    <w:left w:val="none" w:sz="0" w:space="0" w:color="auto"/>
                    <w:bottom w:val="none" w:sz="0" w:space="0" w:color="auto"/>
                    <w:right w:val="none" w:sz="0" w:space="0" w:color="auto"/>
                  </w:divBdr>
                </w:div>
                <w:div w:id="1944651415">
                  <w:marLeft w:val="0"/>
                  <w:marRight w:val="0"/>
                  <w:marTop w:val="0"/>
                  <w:marBottom w:val="0"/>
                  <w:divBdr>
                    <w:top w:val="none" w:sz="0" w:space="0" w:color="auto"/>
                    <w:left w:val="none" w:sz="0" w:space="0" w:color="auto"/>
                    <w:bottom w:val="none" w:sz="0" w:space="0" w:color="auto"/>
                    <w:right w:val="none" w:sz="0" w:space="0" w:color="auto"/>
                  </w:divBdr>
                </w:div>
                <w:div w:id="1449541484">
                  <w:marLeft w:val="0"/>
                  <w:marRight w:val="0"/>
                  <w:marTop w:val="0"/>
                  <w:marBottom w:val="0"/>
                  <w:divBdr>
                    <w:top w:val="none" w:sz="0" w:space="0" w:color="auto"/>
                    <w:left w:val="none" w:sz="0" w:space="0" w:color="auto"/>
                    <w:bottom w:val="none" w:sz="0" w:space="0" w:color="auto"/>
                    <w:right w:val="none" w:sz="0" w:space="0" w:color="auto"/>
                  </w:divBdr>
                </w:div>
                <w:div w:id="543834841">
                  <w:marLeft w:val="0"/>
                  <w:marRight w:val="0"/>
                  <w:marTop w:val="0"/>
                  <w:marBottom w:val="0"/>
                  <w:divBdr>
                    <w:top w:val="none" w:sz="0" w:space="0" w:color="auto"/>
                    <w:left w:val="none" w:sz="0" w:space="0" w:color="auto"/>
                    <w:bottom w:val="none" w:sz="0" w:space="0" w:color="auto"/>
                    <w:right w:val="none" w:sz="0" w:space="0" w:color="auto"/>
                  </w:divBdr>
                </w:div>
                <w:div w:id="170291835">
                  <w:marLeft w:val="0"/>
                  <w:marRight w:val="0"/>
                  <w:marTop w:val="0"/>
                  <w:marBottom w:val="0"/>
                  <w:divBdr>
                    <w:top w:val="none" w:sz="0" w:space="0" w:color="auto"/>
                    <w:left w:val="none" w:sz="0" w:space="0" w:color="auto"/>
                    <w:bottom w:val="none" w:sz="0" w:space="0" w:color="auto"/>
                    <w:right w:val="none" w:sz="0" w:space="0" w:color="auto"/>
                  </w:divBdr>
                </w:div>
                <w:div w:id="1947350190">
                  <w:marLeft w:val="0"/>
                  <w:marRight w:val="0"/>
                  <w:marTop w:val="0"/>
                  <w:marBottom w:val="0"/>
                  <w:divBdr>
                    <w:top w:val="none" w:sz="0" w:space="0" w:color="auto"/>
                    <w:left w:val="none" w:sz="0" w:space="0" w:color="auto"/>
                    <w:bottom w:val="none" w:sz="0" w:space="0" w:color="auto"/>
                    <w:right w:val="none" w:sz="0" w:space="0" w:color="auto"/>
                  </w:divBdr>
                </w:div>
                <w:div w:id="408773676">
                  <w:marLeft w:val="0"/>
                  <w:marRight w:val="0"/>
                  <w:marTop w:val="0"/>
                  <w:marBottom w:val="0"/>
                  <w:divBdr>
                    <w:top w:val="none" w:sz="0" w:space="0" w:color="auto"/>
                    <w:left w:val="none" w:sz="0" w:space="0" w:color="auto"/>
                    <w:bottom w:val="none" w:sz="0" w:space="0" w:color="auto"/>
                    <w:right w:val="none" w:sz="0" w:space="0" w:color="auto"/>
                  </w:divBdr>
                </w:div>
                <w:div w:id="187761014">
                  <w:marLeft w:val="0"/>
                  <w:marRight w:val="0"/>
                  <w:marTop w:val="0"/>
                  <w:marBottom w:val="0"/>
                  <w:divBdr>
                    <w:top w:val="none" w:sz="0" w:space="0" w:color="auto"/>
                    <w:left w:val="none" w:sz="0" w:space="0" w:color="auto"/>
                    <w:bottom w:val="none" w:sz="0" w:space="0" w:color="auto"/>
                    <w:right w:val="none" w:sz="0" w:space="0" w:color="auto"/>
                  </w:divBdr>
                </w:div>
                <w:div w:id="139152220">
                  <w:marLeft w:val="0"/>
                  <w:marRight w:val="0"/>
                  <w:marTop w:val="0"/>
                  <w:marBottom w:val="0"/>
                  <w:divBdr>
                    <w:top w:val="none" w:sz="0" w:space="0" w:color="auto"/>
                    <w:left w:val="none" w:sz="0" w:space="0" w:color="auto"/>
                    <w:bottom w:val="none" w:sz="0" w:space="0" w:color="auto"/>
                    <w:right w:val="none" w:sz="0" w:space="0" w:color="auto"/>
                  </w:divBdr>
                </w:div>
                <w:div w:id="864368727">
                  <w:marLeft w:val="0"/>
                  <w:marRight w:val="0"/>
                  <w:marTop w:val="0"/>
                  <w:marBottom w:val="0"/>
                  <w:divBdr>
                    <w:top w:val="none" w:sz="0" w:space="0" w:color="auto"/>
                    <w:left w:val="none" w:sz="0" w:space="0" w:color="auto"/>
                    <w:bottom w:val="none" w:sz="0" w:space="0" w:color="auto"/>
                    <w:right w:val="none" w:sz="0" w:space="0" w:color="auto"/>
                  </w:divBdr>
                </w:div>
                <w:div w:id="2083797696">
                  <w:marLeft w:val="0"/>
                  <w:marRight w:val="0"/>
                  <w:marTop w:val="0"/>
                  <w:marBottom w:val="0"/>
                  <w:divBdr>
                    <w:top w:val="none" w:sz="0" w:space="0" w:color="auto"/>
                    <w:left w:val="none" w:sz="0" w:space="0" w:color="auto"/>
                    <w:bottom w:val="none" w:sz="0" w:space="0" w:color="auto"/>
                    <w:right w:val="none" w:sz="0" w:space="0" w:color="auto"/>
                  </w:divBdr>
                </w:div>
                <w:div w:id="1959800953">
                  <w:marLeft w:val="0"/>
                  <w:marRight w:val="0"/>
                  <w:marTop w:val="0"/>
                  <w:marBottom w:val="0"/>
                  <w:divBdr>
                    <w:top w:val="none" w:sz="0" w:space="0" w:color="auto"/>
                    <w:left w:val="none" w:sz="0" w:space="0" w:color="auto"/>
                    <w:bottom w:val="none" w:sz="0" w:space="0" w:color="auto"/>
                    <w:right w:val="none" w:sz="0" w:space="0" w:color="auto"/>
                  </w:divBdr>
                </w:div>
                <w:div w:id="486282378">
                  <w:marLeft w:val="0"/>
                  <w:marRight w:val="0"/>
                  <w:marTop w:val="0"/>
                  <w:marBottom w:val="0"/>
                  <w:divBdr>
                    <w:top w:val="none" w:sz="0" w:space="0" w:color="auto"/>
                    <w:left w:val="none" w:sz="0" w:space="0" w:color="auto"/>
                    <w:bottom w:val="none" w:sz="0" w:space="0" w:color="auto"/>
                    <w:right w:val="none" w:sz="0" w:space="0" w:color="auto"/>
                  </w:divBdr>
                </w:div>
                <w:div w:id="27072030">
                  <w:marLeft w:val="0"/>
                  <w:marRight w:val="0"/>
                  <w:marTop w:val="0"/>
                  <w:marBottom w:val="0"/>
                  <w:divBdr>
                    <w:top w:val="none" w:sz="0" w:space="0" w:color="auto"/>
                    <w:left w:val="none" w:sz="0" w:space="0" w:color="auto"/>
                    <w:bottom w:val="none" w:sz="0" w:space="0" w:color="auto"/>
                    <w:right w:val="none" w:sz="0" w:space="0" w:color="auto"/>
                  </w:divBdr>
                </w:div>
                <w:div w:id="2050373820">
                  <w:marLeft w:val="0"/>
                  <w:marRight w:val="0"/>
                  <w:marTop w:val="0"/>
                  <w:marBottom w:val="0"/>
                  <w:divBdr>
                    <w:top w:val="none" w:sz="0" w:space="0" w:color="auto"/>
                    <w:left w:val="none" w:sz="0" w:space="0" w:color="auto"/>
                    <w:bottom w:val="none" w:sz="0" w:space="0" w:color="auto"/>
                    <w:right w:val="none" w:sz="0" w:space="0" w:color="auto"/>
                  </w:divBdr>
                </w:div>
                <w:div w:id="730276747">
                  <w:marLeft w:val="0"/>
                  <w:marRight w:val="0"/>
                  <w:marTop w:val="0"/>
                  <w:marBottom w:val="0"/>
                  <w:divBdr>
                    <w:top w:val="none" w:sz="0" w:space="0" w:color="auto"/>
                    <w:left w:val="none" w:sz="0" w:space="0" w:color="auto"/>
                    <w:bottom w:val="none" w:sz="0" w:space="0" w:color="auto"/>
                    <w:right w:val="none" w:sz="0" w:space="0" w:color="auto"/>
                  </w:divBdr>
                </w:div>
                <w:div w:id="723716822">
                  <w:marLeft w:val="0"/>
                  <w:marRight w:val="0"/>
                  <w:marTop w:val="0"/>
                  <w:marBottom w:val="0"/>
                  <w:divBdr>
                    <w:top w:val="none" w:sz="0" w:space="0" w:color="auto"/>
                    <w:left w:val="none" w:sz="0" w:space="0" w:color="auto"/>
                    <w:bottom w:val="none" w:sz="0" w:space="0" w:color="auto"/>
                    <w:right w:val="none" w:sz="0" w:space="0" w:color="auto"/>
                  </w:divBdr>
                </w:div>
                <w:div w:id="1164472341">
                  <w:marLeft w:val="0"/>
                  <w:marRight w:val="0"/>
                  <w:marTop w:val="0"/>
                  <w:marBottom w:val="0"/>
                  <w:divBdr>
                    <w:top w:val="none" w:sz="0" w:space="0" w:color="auto"/>
                    <w:left w:val="none" w:sz="0" w:space="0" w:color="auto"/>
                    <w:bottom w:val="none" w:sz="0" w:space="0" w:color="auto"/>
                    <w:right w:val="none" w:sz="0" w:space="0" w:color="auto"/>
                  </w:divBdr>
                </w:div>
                <w:div w:id="289169966">
                  <w:marLeft w:val="0"/>
                  <w:marRight w:val="0"/>
                  <w:marTop w:val="0"/>
                  <w:marBottom w:val="0"/>
                  <w:divBdr>
                    <w:top w:val="none" w:sz="0" w:space="0" w:color="auto"/>
                    <w:left w:val="none" w:sz="0" w:space="0" w:color="auto"/>
                    <w:bottom w:val="none" w:sz="0" w:space="0" w:color="auto"/>
                    <w:right w:val="none" w:sz="0" w:space="0" w:color="auto"/>
                  </w:divBdr>
                </w:div>
                <w:div w:id="685408185">
                  <w:marLeft w:val="0"/>
                  <w:marRight w:val="0"/>
                  <w:marTop w:val="0"/>
                  <w:marBottom w:val="0"/>
                  <w:divBdr>
                    <w:top w:val="none" w:sz="0" w:space="0" w:color="auto"/>
                    <w:left w:val="none" w:sz="0" w:space="0" w:color="auto"/>
                    <w:bottom w:val="none" w:sz="0" w:space="0" w:color="auto"/>
                    <w:right w:val="none" w:sz="0" w:space="0" w:color="auto"/>
                  </w:divBdr>
                </w:div>
                <w:div w:id="169881916">
                  <w:marLeft w:val="0"/>
                  <w:marRight w:val="0"/>
                  <w:marTop w:val="0"/>
                  <w:marBottom w:val="0"/>
                  <w:divBdr>
                    <w:top w:val="none" w:sz="0" w:space="0" w:color="auto"/>
                    <w:left w:val="none" w:sz="0" w:space="0" w:color="auto"/>
                    <w:bottom w:val="none" w:sz="0" w:space="0" w:color="auto"/>
                    <w:right w:val="none" w:sz="0" w:space="0" w:color="auto"/>
                  </w:divBdr>
                </w:div>
                <w:div w:id="1454977109">
                  <w:marLeft w:val="0"/>
                  <w:marRight w:val="0"/>
                  <w:marTop w:val="0"/>
                  <w:marBottom w:val="0"/>
                  <w:divBdr>
                    <w:top w:val="none" w:sz="0" w:space="0" w:color="auto"/>
                    <w:left w:val="none" w:sz="0" w:space="0" w:color="auto"/>
                    <w:bottom w:val="none" w:sz="0" w:space="0" w:color="auto"/>
                    <w:right w:val="none" w:sz="0" w:space="0" w:color="auto"/>
                  </w:divBdr>
                </w:div>
                <w:div w:id="845487413">
                  <w:marLeft w:val="0"/>
                  <w:marRight w:val="0"/>
                  <w:marTop w:val="0"/>
                  <w:marBottom w:val="0"/>
                  <w:divBdr>
                    <w:top w:val="none" w:sz="0" w:space="0" w:color="auto"/>
                    <w:left w:val="none" w:sz="0" w:space="0" w:color="auto"/>
                    <w:bottom w:val="none" w:sz="0" w:space="0" w:color="auto"/>
                    <w:right w:val="none" w:sz="0" w:space="0" w:color="auto"/>
                  </w:divBdr>
                </w:div>
                <w:div w:id="32198046">
                  <w:marLeft w:val="0"/>
                  <w:marRight w:val="0"/>
                  <w:marTop w:val="0"/>
                  <w:marBottom w:val="0"/>
                  <w:divBdr>
                    <w:top w:val="none" w:sz="0" w:space="0" w:color="auto"/>
                    <w:left w:val="none" w:sz="0" w:space="0" w:color="auto"/>
                    <w:bottom w:val="none" w:sz="0" w:space="0" w:color="auto"/>
                    <w:right w:val="none" w:sz="0" w:space="0" w:color="auto"/>
                  </w:divBdr>
                </w:div>
                <w:div w:id="1094210361">
                  <w:marLeft w:val="0"/>
                  <w:marRight w:val="0"/>
                  <w:marTop w:val="0"/>
                  <w:marBottom w:val="0"/>
                  <w:divBdr>
                    <w:top w:val="none" w:sz="0" w:space="0" w:color="auto"/>
                    <w:left w:val="none" w:sz="0" w:space="0" w:color="auto"/>
                    <w:bottom w:val="none" w:sz="0" w:space="0" w:color="auto"/>
                    <w:right w:val="none" w:sz="0" w:space="0" w:color="auto"/>
                  </w:divBdr>
                </w:div>
                <w:div w:id="1573925414">
                  <w:marLeft w:val="0"/>
                  <w:marRight w:val="0"/>
                  <w:marTop w:val="0"/>
                  <w:marBottom w:val="0"/>
                  <w:divBdr>
                    <w:top w:val="none" w:sz="0" w:space="0" w:color="auto"/>
                    <w:left w:val="none" w:sz="0" w:space="0" w:color="auto"/>
                    <w:bottom w:val="none" w:sz="0" w:space="0" w:color="auto"/>
                    <w:right w:val="none" w:sz="0" w:space="0" w:color="auto"/>
                  </w:divBdr>
                </w:div>
                <w:div w:id="1745301026">
                  <w:marLeft w:val="0"/>
                  <w:marRight w:val="0"/>
                  <w:marTop w:val="0"/>
                  <w:marBottom w:val="0"/>
                  <w:divBdr>
                    <w:top w:val="none" w:sz="0" w:space="0" w:color="auto"/>
                    <w:left w:val="none" w:sz="0" w:space="0" w:color="auto"/>
                    <w:bottom w:val="none" w:sz="0" w:space="0" w:color="auto"/>
                    <w:right w:val="none" w:sz="0" w:space="0" w:color="auto"/>
                  </w:divBdr>
                </w:div>
                <w:div w:id="1560676347">
                  <w:marLeft w:val="0"/>
                  <w:marRight w:val="0"/>
                  <w:marTop w:val="0"/>
                  <w:marBottom w:val="0"/>
                  <w:divBdr>
                    <w:top w:val="none" w:sz="0" w:space="0" w:color="auto"/>
                    <w:left w:val="none" w:sz="0" w:space="0" w:color="auto"/>
                    <w:bottom w:val="none" w:sz="0" w:space="0" w:color="auto"/>
                    <w:right w:val="none" w:sz="0" w:space="0" w:color="auto"/>
                  </w:divBdr>
                </w:div>
                <w:div w:id="654261113">
                  <w:marLeft w:val="0"/>
                  <w:marRight w:val="0"/>
                  <w:marTop w:val="0"/>
                  <w:marBottom w:val="0"/>
                  <w:divBdr>
                    <w:top w:val="none" w:sz="0" w:space="0" w:color="auto"/>
                    <w:left w:val="none" w:sz="0" w:space="0" w:color="auto"/>
                    <w:bottom w:val="none" w:sz="0" w:space="0" w:color="auto"/>
                    <w:right w:val="none" w:sz="0" w:space="0" w:color="auto"/>
                  </w:divBdr>
                </w:div>
                <w:div w:id="791705119">
                  <w:marLeft w:val="0"/>
                  <w:marRight w:val="0"/>
                  <w:marTop w:val="0"/>
                  <w:marBottom w:val="0"/>
                  <w:divBdr>
                    <w:top w:val="none" w:sz="0" w:space="0" w:color="auto"/>
                    <w:left w:val="none" w:sz="0" w:space="0" w:color="auto"/>
                    <w:bottom w:val="none" w:sz="0" w:space="0" w:color="auto"/>
                    <w:right w:val="none" w:sz="0" w:space="0" w:color="auto"/>
                  </w:divBdr>
                </w:div>
                <w:div w:id="1077702079">
                  <w:marLeft w:val="0"/>
                  <w:marRight w:val="0"/>
                  <w:marTop w:val="0"/>
                  <w:marBottom w:val="0"/>
                  <w:divBdr>
                    <w:top w:val="none" w:sz="0" w:space="0" w:color="auto"/>
                    <w:left w:val="none" w:sz="0" w:space="0" w:color="auto"/>
                    <w:bottom w:val="none" w:sz="0" w:space="0" w:color="auto"/>
                    <w:right w:val="none" w:sz="0" w:space="0" w:color="auto"/>
                  </w:divBdr>
                </w:div>
                <w:div w:id="1483229202">
                  <w:marLeft w:val="0"/>
                  <w:marRight w:val="0"/>
                  <w:marTop w:val="0"/>
                  <w:marBottom w:val="0"/>
                  <w:divBdr>
                    <w:top w:val="none" w:sz="0" w:space="0" w:color="auto"/>
                    <w:left w:val="none" w:sz="0" w:space="0" w:color="auto"/>
                    <w:bottom w:val="none" w:sz="0" w:space="0" w:color="auto"/>
                    <w:right w:val="none" w:sz="0" w:space="0" w:color="auto"/>
                  </w:divBdr>
                </w:div>
                <w:div w:id="1887176879">
                  <w:marLeft w:val="0"/>
                  <w:marRight w:val="0"/>
                  <w:marTop w:val="0"/>
                  <w:marBottom w:val="0"/>
                  <w:divBdr>
                    <w:top w:val="none" w:sz="0" w:space="0" w:color="auto"/>
                    <w:left w:val="none" w:sz="0" w:space="0" w:color="auto"/>
                    <w:bottom w:val="none" w:sz="0" w:space="0" w:color="auto"/>
                    <w:right w:val="none" w:sz="0" w:space="0" w:color="auto"/>
                  </w:divBdr>
                </w:div>
                <w:div w:id="558783386">
                  <w:marLeft w:val="0"/>
                  <w:marRight w:val="0"/>
                  <w:marTop w:val="0"/>
                  <w:marBottom w:val="0"/>
                  <w:divBdr>
                    <w:top w:val="none" w:sz="0" w:space="0" w:color="auto"/>
                    <w:left w:val="none" w:sz="0" w:space="0" w:color="auto"/>
                    <w:bottom w:val="none" w:sz="0" w:space="0" w:color="auto"/>
                    <w:right w:val="none" w:sz="0" w:space="0" w:color="auto"/>
                  </w:divBdr>
                </w:div>
                <w:div w:id="1432358772">
                  <w:marLeft w:val="0"/>
                  <w:marRight w:val="0"/>
                  <w:marTop w:val="0"/>
                  <w:marBottom w:val="0"/>
                  <w:divBdr>
                    <w:top w:val="none" w:sz="0" w:space="0" w:color="auto"/>
                    <w:left w:val="none" w:sz="0" w:space="0" w:color="auto"/>
                    <w:bottom w:val="none" w:sz="0" w:space="0" w:color="auto"/>
                    <w:right w:val="none" w:sz="0" w:space="0" w:color="auto"/>
                  </w:divBdr>
                </w:div>
                <w:div w:id="1462383641">
                  <w:marLeft w:val="0"/>
                  <w:marRight w:val="0"/>
                  <w:marTop w:val="0"/>
                  <w:marBottom w:val="0"/>
                  <w:divBdr>
                    <w:top w:val="none" w:sz="0" w:space="0" w:color="auto"/>
                    <w:left w:val="none" w:sz="0" w:space="0" w:color="auto"/>
                    <w:bottom w:val="none" w:sz="0" w:space="0" w:color="auto"/>
                    <w:right w:val="none" w:sz="0" w:space="0" w:color="auto"/>
                  </w:divBdr>
                </w:div>
                <w:div w:id="739861962">
                  <w:marLeft w:val="0"/>
                  <w:marRight w:val="0"/>
                  <w:marTop w:val="0"/>
                  <w:marBottom w:val="0"/>
                  <w:divBdr>
                    <w:top w:val="none" w:sz="0" w:space="0" w:color="auto"/>
                    <w:left w:val="none" w:sz="0" w:space="0" w:color="auto"/>
                    <w:bottom w:val="none" w:sz="0" w:space="0" w:color="auto"/>
                    <w:right w:val="none" w:sz="0" w:space="0" w:color="auto"/>
                  </w:divBdr>
                </w:div>
                <w:div w:id="504126472">
                  <w:marLeft w:val="0"/>
                  <w:marRight w:val="0"/>
                  <w:marTop w:val="0"/>
                  <w:marBottom w:val="0"/>
                  <w:divBdr>
                    <w:top w:val="none" w:sz="0" w:space="0" w:color="auto"/>
                    <w:left w:val="none" w:sz="0" w:space="0" w:color="auto"/>
                    <w:bottom w:val="none" w:sz="0" w:space="0" w:color="auto"/>
                    <w:right w:val="none" w:sz="0" w:space="0" w:color="auto"/>
                  </w:divBdr>
                </w:div>
                <w:div w:id="950553609">
                  <w:marLeft w:val="0"/>
                  <w:marRight w:val="0"/>
                  <w:marTop w:val="0"/>
                  <w:marBottom w:val="0"/>
                  <w:divBdr>
                    <w:top w:val="none" w:sz="0" w:space="0" w:color="auto"/>
                    <w:left w:val="none" w:sz="0" w:space="0" w:color="auto"/>
                    <w:bottom w:val="none" w:sz="0" w:space="0" w:color="auto"/>
                    <w:right w:val="none" w:sz="0" w:space="0" w:color="auto"/>
                  </w:divBdr>
                </w:div>
                <w:div w:id="525946315">
                  <w:marLeft w:val="0"/>
                  <w:marRight w:val="0"/>
                  <w:marTop w:val="0"/>
                  <w:marBottom w:val="0"/>
                  <w:divBdr>
                    <w:top w:val="none" w:sz="0" w:space="0" w:color="auto"/>
                    <w:left w:val="none" w:sz="0" w:space="0" w:color="auto"/>
                    <w:bottom w:val="none" w:sz="0" w:space="0" w:color="auto"/>
                    <w:right w:val="none" w:sz="0" w:space="0" w:color="auto"/>
                  </w:divBdr>
                </w:div>
                <w:div w:id="199710805">
                  <w:marLeft w:val="0"/>
                  <w:marRight w:val="0"/>
                  <w:marTop w:val="0"/>
                  <w:marBottom w:val="0"/>
                  <w:divBdr>
                    <w:top w:val="none" w:sz="0" w:space="0" w:color="auto"/>
                    <w:left w:val="none" w:sz="0" w:space="0" w:color="auto"/>
                    <w:bottom w:val="none" w:sz="0" w:space="0" w:color="auto"/>
                    <w:right w:val="none" w:sz="0" w:space="0" w:color="auto"/>
                  </w:divBdr>
                </w:div>
                <w:div w:id="1210534370">
                  <w:marLeft w:val="0"/>
                  <w:marRight w:val="0"/>
                  <w:marTop w:val="0"/>
                  <w:marBottom w:val="0"/>
                  <w:divBdr>
                    <w:top w:val="none" w:sz="0" w:space="0" w:color="auto"/>
                    <w:left w:val="none" w:sz="0" w:space="0" w:color="auto"/>
                    <w:bottom w:val="none" w:sz="0" w:space="0" w:color="auto"/>
                    <w:right w:val="none" w:sz="0" w:space="0" w:color="auto"/>
                  </w:divBdr>
                </w:div>
                <w:div w:id="110632547">
                  <w:marLeft w:val="0"/>
                  <w:marRight w:val="0"/>
                  <w:marTop w:val="0"/>
                  <w:marBottom w:val="0"/>
                  <w:divBdr>
                    <w:top w:val="none" w:sz="0" w:space="0" w:color="auto"/>
                    <w:left w:val="none" w:sz="0" w:space="0" w:color="auto"/>
                    <w:bottom w:val="none" w:sz="0" w:space="0" w:color="auto"/>
                    <w:right w:val="none" w:sz="0" w:space="0" w:color="auto"/>
                  </w:divBdr>
                </w:div>
                <w:div w:id="1525364447">
                  <w:marLeft w:val="0"/>
                  <w:marRight w:val="0"/>
                  <w:marTop w:val="0"/>
                  <w:marBottom w:val="0"/>
                  <w:divBdr>
                    <w:top w:val="none" w:sz="0" w:space="0" w:color="auto"/>
                    <w:left w:val="none" w:sz="0" w:space="0" w:color="auto"/>
                    <w:bottom w:val="none" w:sz="0" w:space="0" w:color="auto"/>
                    <w:right w:val="none" w:sz="0" w:space="0" w:color="auto"/>
                  </w:divBdr>
                </w:div>
                <w:div w:id="491607752">
                  <w:marLeft w:val="0"/>
                  <w:marRight w:val="0"/>
                  <w:marTop w:val="0"/>
                  <w:marBottom w:val="0"/>
                  <w:divBdr>
                    <w:top w:val="none" w:sz="0" w:space="0" w:color="auto"/>
                    <w:left w:val="none" w:sz="0" w:space="0" w:color="auto"/>
                    <w:bottom w:val="none" w:sz="0" w:space="0" w:color="auto"/>
                    <w:right w:val="none" w:sz="0" w:space="0" w:color="auto"/>
                  </w:divBdr>
                </w:div>
                <w:div w:id="1356031534">
                  <w:marLeft w:val="0"/>
                  <w:marRight w:val="0"/>
                  <w:marTop w:val="0"/>
                  <w:marBottom w:val="0"/>
                  <w:divBdr>
                    <w:top w:val="none" w:sz="0" w:space="0" w:color="auto"/>
                    <w:left w:val="none" w:sz="0" w:space="0" w:color="auto"/>
                    <w:bottom w:val="none" w:sz="0" w:space="0" w:color="auto"/>
                    <w:right w:val="none" w:sz="0" w:space="0" w:color="auto"/>
                  </w:divBdr>
                </w:div>
                <w:div w:id="653413768">
                  <w:marLeft w:val="0"/>
                  <w:marRight w:val="0"/>
                  <w:marTop w:val="0"/>
                  <w:marBottom w:val="0"/>
                  <w:divBdr>
                    <w:top w:val="none" w:sz="0" w:space="0" w:color="auto"/>
                    <w:left w:val="none" w:sz="0" w:space="0" w:color="auto"/>
                    <w:bottom w:val="none" w:sz="0" w:space="0" w:color="auto"/>
                    <w:right w:val="none" w:sz="0" w:space="0" w:color="auto"/>
                  </w:divBdr>
                </w:div>
                <w:div w:id="1749110537">
                  <w:marLeft w:val="0"/>
                  <w:marRight w:val="0"/>
                  <w:marTop w:val="0"/>
                  <w:marBottom w:val="0"/>
                  <w:divBdr>
                    <w:top w:val="none" w:sz="0" w:space="0" w:color="auto"/>
                    <w:left w:val="none" w:sz="0" w:space="0" w:color="auto"/>
                    <w:bottom w:val="none" w:sz="0" w:space="0" w:color="auto"/>
                    <w:right w:val="none" w:sz="0" w:space="0" w:color="auto"/>
                  </w:divBdr>
                </w:div>
                <w:div w:id="750271317">
                  <w:marLeft w:val="0"/>
                  <w:marRight w:val="0"/>
                  <w:marTop w:val="0"/>
                  <w:marBottom w:val="0"/>
                  <w:divBdr>
                    <w:top w:val="none" w:sz="0" w:space="0" w:color="auto"/>
                    <w:left w:val="none" w:sz="0" w:space="0" w:color="auto"/>
                    <w:bottom w:val="none" w:sz="0" w:space="0" w:color="auto"/>
                    <w:right w:val="none" w:sz="0" w:space="0" w:color="auto"/>
                  </w:divBdr>
                </w:div>
                <w:div w:id="1191797109">
                  <w:marLeft w:val="0"/>
                  <w:marRight w:val="0"/>
                  <w:marTop w:val="0"/>
                  <w:marBottom w:val="0"/>
                  <w:divBdr>
                    <w:top w:val="none" w:sz="0" w:space="0" w:color="auto"/>
                    <w:left w:val="none" w:sz="0" w:space="0" w:color="auto"/>
                    <w:bottom w:val="none" w:sz="0" w:space="0" w:color="auto"/>
                    <w:right w:val="none" w:sz="0" w:space="0" w:color="auto"/>
                  </w:divBdr>
                </w:div>
                <w:div w:id="2086492796">
                  <w:marLeft w:val="0"/>
                  <w:marRight w:val="0"/>
                  <w:marTop w:val="0"/>
                  <w:marBottom w:val="0"/>
                  <w:divBdr>
                    <w:top w:val="none" w:sz="0" w:space="0" w:color="auto"/>
                    <w:left w:val="none" w:sz="0" w:space="0" w:color="auto"/>
                    <w:bottom w:val="none" w:sz="0" w:space="0" w:color="auto"/>
                    <w:right w:val="none" w:sz="0" w:space="0" w:color="auto"/>
                  </w:divBdr>
                </w:div>
                <w:div w:id="1780024834">
                  <w:marLeft w:val="0"/>
                  <w:marRight w:val="0"/>
                  <w:marTop w:val="0"/>
                  <w:marBottom w:val="0"/>
                  <w:divBdr>
                    <w:top w:val="none" w:sz="0" w:space="0" w:color="auto"/>
                    <w:left w:val="none" w:sz="0" w:space="0" w:color="auto"/>
                    <w:bottom w:val="none" w:sz="0" w:space="0" w:color="auto"/>
                    <w:right w:val="none" w:sz="0" w:space="0" w:color="auto"/>
                  </w:divBdr>
                </w:div>
                <w:div w:id="2120560309">
                  <w:marLeft w:val="0"/>
                  <w:marRight w:val="0"/>
                  <w:marTop w:val="0"/>
                  <w:marBottom w:val="0"/>
                  <w:divBdr>
                    <w:top w:val="none" w:sz="0" w:space="0" w:color="auto"/>
                    <w:left w:val="none" w:sz="0" w:space="0" w:color="auto"/>
                    <w:bottom w:val="none" w:sz="0" w:space="0" w:color="auto"/>
                    <w:right w:val="none" w:sz="0" w:space="0" w:color="auto"/>
                  </w:divBdr>
                </w:div>
                <w:div w:id="1723753466">
                  <w:marLeft w:val="0"/>
                  <w:marRight w:val="0"/>
                  <w:marTop w:val="0"/>
                  <w:marBottom w:val="0"/>
                  <w:divBdr>
                    <w:top w:val="none" w:sz="0" w:space="0" w:color="auto"/>
                    <w:left w:val="none" w:sz="0" w:space="0" w:color="auto"/>
                    <w:bottom w:val="none" w:sz="0" w:space="0" w:color="auto"/>
                    <w:right w:val="none" w:sz="0" w:space="0" w:color="auto"/>
                  </w:divBdr>
                </w:div>
                <w:div w:id="27724304">
                  <w:marLeft w:val="0"/>
                  <w:marRight w:val="0"/>
                  <w:marTop w:val="0"/>
                  <w:marBottom w:val="0"/>
                  <w:divBdr>
                    <w:top w:val="none" w:sz="0" w:space="0" w:color="auto"/>
                    <w:left w:val="none" w:sz="0" w:space="0" w:color="auto"/>
                    <w:bottom w:val="none" w:sz="0" w:space="0" w:color="auto"/>
                    <w:right w:val="none" w:sz="0" w:space="0" w:color="auto"/>
                  </w:divBdr>
                </w:div>
                <w:div w:id="257908889">
                  <w:marLeft w:val="0"/>
                  <w:marRight w:val="0"/>
                  <w:marTop w:val="0"/>
                  <w:marBottom w:val="0"/>
                  <w:divBdr>
                    <w:top w:val="none" w:sz="0" w:space="0" w:color="auto"/>
                    <w:left w:val="none" w:sz="0" w:space="0" w:color="auto"/>
                    <w:bottom w:val="none" w:sz="0" w:space="0" w:color="auto"/>
                    <w:right w:val="none" w:sz="0" w:space="0" w:color="auto"/>
                  </w:divBdr>
                </w:div>
                <w:div w:id="1680153985">
                  <w:marLeft w:val="0"/>
                  <w:marRight w:val="0"/>
                  <w:marTop w:val="0"/>
                  <w:marBottom w:val="0"/>
                  <w:divBdr>
                    <w:top w:val="none" w:sz="0" w:space="0" w:color="auto"/>
                    <w:left w:val="none" w:sz="0" w:space="0" w:color="auto"/>
                    <w:bottom w:val="none" w:sz="0" w:space="0" w:color="auto"/>
                    <w:right w:val="none" w:sz="0" w:space="0" w:color="auto"/>
                  </w:divBdr>
                </w:div>
                <w:div w:id="1718970886">
                  <w:marLeft w:val="0"/>
                  <w:marRight w:val="0"/>
                  <w:marTop w:val="0"/>
                  <w:marBottom w:val="0"/>
                  <w:divBdr>
                    <w:top w:val="none" w:sz="0" w:space="0" w:color="auto"/>
                    <w:left w:val="none" w:sz="0" w:space="0" w:color="auto"/>
                    <w:bottom w:val="none" w:sz="0" w:space="0" w:color="auto"/>
                    <w:right w:val="none" w:sz="0" w:space="0" w:color="auto"/>
                  </w:divBdr>
                </w:div>
                <w:div w:id="472598312">
                  <w:marLeft w:val="0"/>
                  <w:marRight w:val="0"/>
                  <w:marTop w:val="0"/>
                  <w:marBottom w:val="0"/>
                  <w:divBdr>
                    <w:top w:val="none" w:sz="0" w:space="0" w:color="auto"/>
                    <w:left w:val="none" w:sz="0" w:space="0" w:color="auto"/>
                    <w:bottom w:val="none" w:sz="0" w:space="0" w:color="auto"/>
                    <w:right w:val="none" w:sz="0" w:space="0" w:color="auto"/>
                  </w:divBdr>
                </w:div>
                <w:div w:id="1820724702">
                  <w:marLeft w:val="0"/>
                  <w:marRight w:val="0"/>
                  <w:marTop w:val="0"/>
                  <w:marBottom w:val="0"/>
                  <w:divBdr>
                    <w:top w:val="none" w:sz="0" w:space="0" w:color="auto"/>
                    <w:left w:val="none" w:sz="0" w:space="0" w:color="auto"/>
                    <w:bottom w:val="none" w:sz="0" w:space="0" w:color="auto"/>
                    <w:right w:val="none" w:sz="0" w:space="0" w:color="auto"/>
                  </w:divBdr>
                </w:div>
                <w:div w:id="336231033">
                  <w:marLeft w:val="0"/>
                  <w:marRight w:val="0"/>
                  <w:marTop w:val="0"/>
                  <w:marBottom w:val="0"/>
                  <w:divBdr>
                    <w:top w:val="none" w:sz="0" w:space="0" w:color="auto"/>
                    <w:left w:val="none" w:sz="0" w:space="0" w:color="auto"/>
                    <w:bottom w:val="none" w:sz="0" w:space="0" w:color="auto"/>
                    <w:right w:val="none" w:sz="0" w:space="0" w:color="auto"/>
                  </w:divBdr>
                </w:div>
                <w:div w:id="235677108">
                  <w:marLeft w:val="0"/>
                  <w:marRight w:val="0"/>
                  <w:marTop w:val="0"/>
                  <w:marBottom w:val="0"/>
                  <w:divBdr>
                    <w:top w:val="none" w:sz="0" w:space="0" w:color="auto"/>
                    <w:left w:val="none" w:sz="0" w:space="0" w:color="auto"/>
                    <w:bottom w:val="none" w:sz="0" w:space="0" w:color="auto"/>
                    <w:right w:val="none" w:sz="0" w:space="0" w:color="auto"/>
                  </w:divBdr>
                </w:div>
                <w:div w:id="2010402361">
                  <w:marLeft w:val="0"/>
                  <w:marRight w:val="0"/>
                  <w:marTop w:val="0"/>
                  <w:marBottom w:val="0"/>
                  <w:divBdr>
                    <w:top w:val="none" w:sz="0" w:space="0" w:color="auto"/>
                    <w:left w:val="none" w:sz="0" w:space="0" w:color="auto"/>
                    <w:bottom w:val="none" w:sz="0" w:space="0" w:color="auto"/>
                    <w:right w:val="none" w:sz="0" w:space="0" w:color="auto"/>
                  </w:divBdr>
                </w:div>
                <w:div w:id="1934632550">
                  <w:marLeft w:val="0"/>
                  <w:marRight w:val="0"/>
                  <w:marTop w:val="0"/>
                  <w:marBottom w:val="0"/>
                  <w:divBdr>
                    <w:top w:val="none" w:sz="0" w:space="0" w:color="auto"/>
                    <w:left w:val="none" w:sz="0" w:space="0" w:color="auto"/>
                    <w:bottom w:val="none" w:sz="0" w:space="0" w:color="auto"/>
                    <w:right w:val="none" w:sz="0" w:space="0" w:color="auto"/>
                  </w:divBdr>
                </w:div>
                <w:div w:id="845511766">
                  <w:marLeft w:val="0"/>
                  <w:marRight w:val="0"/>
                  <w:marTop w:val="0"/>
                  <w:marBottom w:val="0"/>
                  <w:divBdr>
                    <w:top w:val="none" w:sz="0" w:space="0" w:color="auto"/>
                    <w:left w:val="none" w:sz="0" w:space="0" w:color="auto"/>
                    <w:bottom w:val="none" w:sz="0" w:space="0" w:color="auto"/>
                    <w:right w:val="none" w:sz="0" w:space="0" w:color="auto"/>
                  </w:divBdr>
                </w:div>
                <w:div w:id="470440336">
                  <w:marLeft w:val="0"/>
                  <w:marRight w:val="0"/>
                  <w:marTop w:val="0"/>
                  <w:marBottom w:val="0"/>
                  <w:divBdr>
                    <w:top w:val="none" w:sz="0" w:space="0" w:color="auto"/>
                    <w:left w:val="none" w:sz="0" w:space="0" w:color="auto"/>
                    <w:bottom w:val="none" w:sz="0" w:space="0" w:color="auto"/>
                    <w:right w:val="none" w:sz="0" w:space="0" w:color="auto"/>
                  </w:divBdr>
                </w:div>
                <w:div w:id="2102876212">
                  <w:marLeft w:val="0"/>
                  <w:marRight w:val="0"/>
                  <w:marTop w:val="0"/>
                  <w:marBottom w:val="0"/>
                  <w:divBdr>
                    <w:top w:val="none" w:sz="0" w:space="0" w:color="auto"/>
                    <w:left w:val="none" w:sz="0" w:space="0" w:color="auto"/>
                    <w:bottom w:val="none" w:sz="0" w:space="0" w:color="auto"/>
                    <w:right w:val="none" w:sz="0" w:space="0" w:color="auto"/>
                  </w:divBdr>
                </w:div>
                <w:div w:id="1558975817">
                  <w:marLeft w:val="0"/>
                  <w:marRight w:val="0"/>
                  <w:marTop w:val="0"/>
                  <w:marBottom w:val="0"/>
                  <w:divBdr>
                    <w:top w:val="none" w:sz="0" w:space="0" w:color="auto"/>
                    <w:left w:val="none" w:sz="0" w:space="0" w:color="auto"/>
                    <w:bottom w:val="none" w:sz="0" w:space="0" w:color="auto"/>
                    <w:right w:val="none" w:sz="0" w:space="0" w:color="auto"/>
                  </w:divBdr>
                </w:div>
                <w:div w:id="693456194">
                  <w:marLeft w:val="0"/>
                  <w:marRight w:val="0"/>
                  <w:marTop w:val="0"/>
                  <w:marBottom w:val="0"/>
                  <w:divBdr>
                    <w:top w:val="none" w:sz="0" w:space="0" w:color="auto"/>
                    <w:left w:val="none" w:sz="0" w:space="0" w:color="auto"/>
                    <w:bottom w:val="none" w:sz="0" w:space="0" w:color="auto"/>
                    <w:right w:val="none" w:sz="0" w:space="0" w:color="auto"/>
                  </w:divBdr>
                </w:div>
                <w:div w:id="174076718">
                  <w:marLeft w:val="0"/>
                  <w:marRight w:val="0"/>
                  <w:marTop w:val="0"/>
                  <w:marBottom w:val="0"/>
                  <w:divBdr>
                    <w:top w:val="none" w:sz="0" w:space="0" w:color="auto"/>
                    <w:left w:val="none" w:sz="0" w:space="0" w:color="auto"/>
                    <w:bottom w:val="none" w:sz="0" w:space="0" w:color="auto"/>
                    <w:right w:val="none" w:sz="0" w:space="0" w:color="auto"/>
                  </w:divBdr>
                </w:div>
                <w:div w:id="272134452">
                  <w:marLeft w:val="0"/>
                  <w:marRight w:val="0"/>
                  <w:marTop w:val="0"/>
                  <w:marBottom w:val="0"/>
                  <w:divBdr>
                    <w:top w:val="none" w:sz="0" w:space="0" w:color="auto"/>
                    <w:left w:val="none" w:sz="0" w:space="0" w:color="auto"/>
                    <w:bottom w:val="none" w:sz="0" w:space="0" w:color="auto"/>
                    <w:right w:val="none" w:sz="0" w:space="0" w:color="auto"/>
                  </w:divBdr>
                </w:div>
                <w:div w:id="235943095">
                  <w:marLeft w:val="0"/>
                  <w:marRight w:val="0"/>
                  <w:marTop w:val="0"/>
                  <w:marBottom w:val="0"/>
                  <w:divBdr>
                    <w:top w:val="none" w:sz="0" w:space="0" w:color="auto"/>
                    <w:left w:val="none" w:sz="0" w:space="0" w:color="auto"/>
                    <w:bottom w:val="none" w:sz="0" w:space="0" w:color="auto"/>
                    <w:right w:val="none" w:sz="0" w:space="0" w:color="auto"/>
                  </w:divBdr>
                </w:div>
                <w:div w:id="1601066861">
                  <w:marLeft w:val="0"/>
                  <w:marRight w:val="0"/>
                  <w:marTop w:val="0"/>
                  <w:marBottom w:val="0"/>
                  <w:divBdr>
                    <w:top w:val="none" w:sz="0" w:space="0" w:color="auto"/>
                    <w:left w:val="none" w:sz="0" w:space="0" w:color="auto"/>
                    <w:bottom w:val="none" w:sz="0" w:space="0" w:color="auto"/>
                    <w:right w:val="none" w:sz="0" w:space="0" w:color="auto"/>
                  </w:divBdr>
                </w:div>
                <w:div w:id="265116847">
                  <w:marLeft w:val="0"/>
                  <w:marRight w:val="0"/>
                  <w:marTop w:val="0"/>
                  <w:marBottom w:val="0"/>
                  <w:divBdr>
                    <w:top w:val="none" w:sz="0" w:space="0" w:color="auto"/>
                    <w:left w:val="none" w:sz="0" w:space="0" w:color="auto"/>
                    <w:bottom w:val="none" w:sz="0" w:space="0" w:color="auto"/>
                    <w:right w:val="none" w:sz="0" w:space="0" w:color="auto"/>
                  </w:divBdr>
                </w:div>
                <w:div w:id="928385770">
                  <w:marLeft w:val="0"/>
                  <w:marRight w:val="0"/>
                  <w:marTop w:val="0"/>
                  <w:marBottom w:val="0"/>
                  <w:divBdr>
                    <w:top w:val="none" w:sz="0" w:space="0" w:color="auto"/>
                    <w:left w:val="none" w:sz="0" w:space="0" w:color="auto"/>
                    <w:bottom w:val="none" w:sz="0" w:space="0" w:color="auto"/>
                    <w:right w:val="none" w:sz="0" w:space="0" w:color="auto"/>
                  </w:divBdr>
                </w:div>
                <w:div w:id="1220744269">
                  <w:marLeft w:val="0"/>
                  <w:marRight w:val="0"/>
                  <w:marTop w:val="0"/>
                  <w:marBottom w:val="0"/>
                  <w:divBdr>
                    <w:top w:val="none" w:sz="0" w:space="0" w:color="auto"/>
                    <w:left w:val="none" w:sz="0" w:space="0" w:color="auto"/>
                    <w:bottom w:val="none" w:sz="0" w:space="0" w:color="auto"/>
                    <w:right w:val="none" w:sz="0" w:space="0" w:color="auto"/>
                  </w:divBdr>
                </w:div>
                <w:div w:id="1336767683">
                  <w:marLeft w:val="0"/>
                  <w:marRight w:val="0"/>
                  <w:marTop w:val="0"/>
                  <w:marBottom w:val="0"/>
                  <w:divBdr>
                    <w:top w:val="none" w:sz="0" w:space="0" w:color="auto"/>
                    <w:left w:val="none" w:sz="0" w:space="0" w:color="auto"/>
                    <w:bottom w:val="none" w:sz="0" w:space="0" w:color="auto"/>
                    <w:right w:val="none" w:sz="0" w:space="0" w:color="auto"/>
                  </w:divBdr>
                </w:div>
                <w:div w:id="2087414040">
                  <w:marLeft w:val="0"/>
                  <w:marRight w:val="0"/>
                  <w:marTop w:val="0"/>
                  <w:marBottom w:val="0"/>
                  <w:divBdr>
                    <w:top w:val="none" w:sz="0" w:space="0" w:color="auto"/>
                    <w:left w:val="none" w:sz="0" w:space="0" w:color="auto"/>
                    <w:bottom w:val="none" w:sz="0" w:space="0" w:color="auto"/>
                    <w:right w:val="none" w:sz="0" w:space="0" w:color="auto"/>
                  </w:divBdr>
                </w:div>
                <w:div w:id="1802723385">
                  <w:marLeft w:val="0"/>
                  <w:marRight w:val="0"/>
                  <w:marTop w:val="0"/>
                  <w:marBottom w:val="0"/>
                  <w:divBdr>
                    <w:top w:val="none" w:sz="0" w:space="0" w:color="auto"/>
                    <w:left w:val="none" w:sz="0" w:space="0" w:color="auto"/>
                    <w:bottom w:val="none" w:sz="0" w:space="0" w:color="auto"/>
                    <w:right w:val="none" w:sz="0" w:space="0" w:color="auto"/>
                  </w:divBdr>
                </w:div>
                <w:div w:id="415710846">
                  <w:marLeft w:val="0"/>
                  <w:marRight w:val="0"/>
                  <w:marTop w:val="0"/>
                  <w:marBottom w:val="0"/>
                  <w:divBdr>
                    <w:top w:val="none" w:sz="0" w:space="0" w:color="auto"/>
                    <w:left w:val="none" w:sz="0" w:space="0" w:color="auto"/>
                    <w:bottom w:val="none" w:sz="0" w:space="0" w:color="auto"/>
                    <w:right w:val="none" w:sz="0" w:space="0" w:color="auto"/>
                  </w:divBdr>
                </w:div>
                <w:div w:id="1944023451">
                  <w:marLeft w:val="0"/>
                  <w:marRight w:val="0"/>
                  <w:marTop w:val="0"/>
                  <w:marBottom w:val="0"/>
                  <w:divBdr>
                    <w:top w:val="none" w:sz="0" w:space="0" w:color="auto"/>
                    <w:left w:val="none" w:sz="0" w:space="0" w:color="auto"/>
                    <w:bottom w:val="none" w:sz="0" w:space="0" w:color="auto"/>
                    <w:right w:val="none" w:sz="0" w:space="0" w:color="auto"/>
                  </w:divBdr>
                </w:div>
                <w:div w:id="36055113">
                  <w:marLeft w:val="0"/>
                  <w:marRight w:val="0"/>
                  <w:marTop w:val="0"/>
                  <w:marBottom w:val="0"/>
                  <w:divBdr>
                    <w:top w:val="none" w:sz="0" w:space="0" w:color="auto"/>
                    <w:left w:val="none" w:sz="0" w:space="0" w:color="auto"/>
                    <w:bottom w:val="none" w:sz="0" w:space="0" w:color="auto"/>
                    <w:right w:val="none" w:sz="0" w:space="0" w:color="auto"/>
                  </w:divBdr>
                </w:div>
                <w:div w:id="2127771753">
                  <w:marLeft w:val="0"/>
                  <w:marRight w:val="0"/>
                  <w:marTop w:val="0"/>
                  <w:marBottom w:val="0"/>
                  <w:divBdr>
                    <w:top w:val="none" w:sz="0" w:space="0" w:color="auto"/>
                    <w:left w:val="none" w:sz="0" w:space="0" w:color="auto"/>
                    <w:bottom w:val="none" w:sz="0" w:space="0" w:color="auto"/>
                    <w:right w:val="none" w:sz="0" w:space="0" w:color="auto"/>
                  </w:divBdr>
                </w:div>
                <w:div w:id="494223409">
                  <w:marLeft w:val="0"/>
                  <w:marRight w:val="0"/>
                  <w:marTop w:val="0"/>
                  <w:marBottom w:val="0"/>
                  <w:divBdr>
                    <w:top w:val="none" w:sz="0" w:space="0" w:color="auto"/>
                    <w:left w:val="none" w:sz="0" w:space="0" w:color="auto"/>
                    <w:bottom w:val="none" w:sz="0" w:space="0" w:color="auto"/>
                    <w:right w:val="none" w:sz="0" w:space="0" w:color="auto"/>
                  </w:divBdr>
                </w:div>
                <w:div w:id="836462541">
                  <w:marLeft w:val="0"/>
                  <w:marRight w:val="0"/>
                  <w:marTop w:val="0"/>
                  <w:marBottom w:val="0"/>
                  <w:divBdr>
                    <w:top w:val="none" w:sz="0" w:space="0" w:color="auto"/>
                    <w:left w:val="none" w:sz="0" w:space="0" w:color="auto"/>
                    <w:bottom w:val="none" w:sz="0" w:space="0" w:color="auto"/>
                    <w:right w:val="none" w:sz="0" w:space="0" w:color="auto"/>
                  </w:divBdr>
                </w:div>
                <w:div w:id="993292653">
                  <w:marLeft w:val="0"/>
                  <w:marRight w:val="0"/>
                  <w:marTop w:val="0"/>
                  <w:marBottom w:val="0"/>
                  <w:divBdr>
                    <w:top w:val="none" w:sz="0" w:space="0" w:color="auto"/>
                    <w:left w:val="none" w:sz="0" w:space="0" w:color="auto"/>
                    <w:bottom w:val="none" w:sz="0" w:space="0" w:color="auto"/>
                    <w:right w:val="none" w:sz="0" w:space="0" w:color="auto"/>
                  </w:divBdr>
                </w:div>
                <w:div w:id="235554175">
                  <w:marLeft w:val="0"/>
                  <w:marRight w:val="0"/>
                  <w:marTop w:val="0"/>
                  <w:marBottom w:val="0"/>
                  <w:divBdr>
                    <w:top w:val="none" w:sz="0" w:space="0" w:color="auto"/>
                    <w:left w:val="none" w:sz="0" w:space="0" w:color="auto"/>
                    <w:bottom w:val="none" w:sz="0" w:space="0" w:color="auto"/>
                    <w:right w:val="none" w:sz="0" w:space="0" w:color="auto"/>
                  </w:divBdr>
                </w:div>
                <w:div w:id="972364351">
                  <w:marLeft w:val="0"/>
                  <w:marRight w:val="0"/>
                  <w:marTop w:val="0"/>
                  <w:marBottom w:val="0"/>
                  <w:divBdr>
                    <w:top w:val="none" w:sz="0" w:space="0" w:color="auto"/>
                    <w:left w:val="none" w:sz="0" w:space="0" w:color="auto"/>
                    <w:bottom w:val="none" w:sz="0" w:space="0" w:color="auto"/>
                    <w:right w:val="none" w:sz="0" w:space="0" w:color="auto"/>
                  </w:divBdr>
                </w:div>
                <w:div w:id="1681271632">
                  <w:marLeft w:val="0"/>
                  <w:marRight w:val="0"/>
                  <w:marTop w:val="0"/>
                  <w:marBottom w:val="0"/>
                  <w:divBdr>
                    <w:top w:val="none" w:sz="0" w:space="0" w:color="auto"/>
                    <w:left w:val="none" w:sz="0" w:space="0" w:color="auto"/>
                    <w:bottom w:val="none" w:sz="0" w:space="0" w:color="auto"/>
                    <w:right w:val="none" w:sz="0" w:space="0" w:color="auto"/>
                  </w:divBdr>
                </w:div>
                <w:div w:id="920987990">
                  <w:marLeft w:val="0"/>
                  <w:marRight w:val="0"/>
                  <w:marTop w:val="0"/>
                  <w:marBottom w:val="0"/>
                  <w:divBdr>
                    <w:top w:val="none" w:sz="0" w:space="0" w:color="auto"/>
                    <w:left w:val="none" w:sz="0" w:space="0" w:color="auto"/>
                    <w:bottom w:val="none" w:sz="0" w:space="0" w:color="auto"/>
                    <w:right w:val="none" w:sz="0" w:space="0" w:color="auto"/>
                  </w:divBdr>
                </w:div>
                <w:div w:id="1823236443">
                  <w:marLeft w:val="0"/>
                  <w:marRight w:val="0"/>
                  <w:marTop w:val="0"/>
                  <w:marBottom w:val="0"/>
                  <w:divBdr>
                    <w:top w:val="none" w:sz="0" w:space="0" w:color="auto"/>
                    <w:left w:val="none" w:sz="0" w:space="0" w:color="auto"/>
                    <w:bottom w:val="none" w:sz="0" w:space="0" w:color="auto"/>
                    <w:right w:val="none" w:sz="0" w:space="0" w:color="auto"/>
                  </w:divBdr>
                </w:div>
                <w:div w:id="285963170">
                  <w:marLeft w:val="0"/>
                  <w:marRight w:val="0"/>
                  <w:marTop w:val="0"/>
                  <w:marBottom w:val="0"/>
                  <w:divBdr>
                    <w:top w:val="none" w:sz="0" w:space="0" w:color="auto"/>
                    <w:left w:val="none" w:sz="0" w:space="0" w:color="auto"/>
                    <w:bottom w:val="none" w:sz="0" w:space="0" w:color="auto"/>
                    <w:right w:val="none" w:sz="0" w:space="0" w:color="auto"/>
                  </w:divBdr>
                </w:div>
                <w:div w:id="1103108230">
                  <w:marLeft w:val="0"/>
                  <w:marRight w:val="0"/>
                  <w:marTop w:val="0"/>
                  <w:marBottom w:val="0"/>
                  <w:divBdr>
                    <w:top w:val="none" w:sz="0" w:space="0" w:color="auto"/>
                    <w:left w:val="none" w:sz="0" w:space="0" w:color="auto"/>
                    <w:bottom w:val="none" w:sz="0" w:space="0" w:color="auto"/>
                    <w:right w:val="none" w:sz="0" w:space="0" w:color="auto"/>
                  </w:divBdr>
                </w:div>
                <w:div w:id="1646739515">
                  <w:marLeft w:val="0"/>
                  <w:marRight w:val="0"/>
                  <w:marTop w:val="0"/>
                  <w:marBottom w:val="0"/>
                  <w:divBdr>
                    <w:top w:val="none" w:sz="0" w:space="0" w:color="auto"/>
                    <w:left w:val="none" w:sz="0" w:space="0" w:color="auto"/>
                    <w:bottom w:val="none" w:sz="0" w:space="0" w:color="auto"/>
                    <w:right w:val="none" w:sz="0" w:space="0" w:color="auto"/>
                  </w:divBdr>
                </w:div>
                <w:div w:id="630793857">
                  <w:marLeft w:val="0"/>
                  <w:marRight w:val="0"/>
                  <w:marTop w:val="0"/>
                  <w:marBottom w:val="0"/>
                  <w:divBdr>
                    <w:top w:val="none" w:sz="0" w:space="0" w:color="auto"/>
                    <w:left w:val="none" w:sz="0" w:space="0" w:color="auto"/>
                    <w:bottom w:val="none" w:sz="0" w:space="0" w:color="auto"/>
                    <w:right w:val="none" w:sz="0" w:space="0" w:color="auto"/>
                  </w:divBdr>
                </w:div>
                <w:div w:id="1056507616">
                  <w:marLeft w:val="0"/>
                  <w:marRight w:val="0"/>
                  <w:marTop w:val="0"/>
                  <w:marBottom w:val="0"/>
                  <w:divBdr>
                    <w:top w:val="none" w:sz="0" w:space="0" w:color="auto"/>
                    <w:left w:val="none" w:sz="0" w:space="0" w:color="auto"/>
                    <w:bottom w:val="none" w:sz="0" w:space="0" w:color="auto"/>
                    <w:right w:val="none" w:sz="0" w:space="0" w:color="auto"/>
                  </w:divBdr>
                </w:div>
                <w:div w:id="1537506183">
                  <w:marLeft w:val="0"/>
                  <w:marRight w:val="0"/>
                  <w:marTop w:val="0"/>
                  <w:marBottom w:val="0"/>
                  <w:divBdr>
                    <w:top w:val="none" w:sz="0" w:space="0" w:color="auto"/>
                    <w:left w:val="none" w:sz="0" w:space="0" w:color="auto"/>
                    <w:bottom w:val="none" w:sz="0" w:space="0" w:color="auto"/>
                    <w:right w:val="none" w:sz="0" w:space="0" w:color="auto"/>
                  </w:divBdr>
                </w:div>
                <w:div w:id="676466586">
                  <w:marLeft w:val="0"/>
                  <w:marRight w:val="0"/>
                  <w:marTop w:val="0"/>
                  <w:marBottom w:val="0"/>
                  <w:divBdr>
                    <w:top w:val="none" w:sz="0" w:space="0" w:color="auto"/>
                    <w:left w:val="none" w:sz="0" w:space="0" w:color="auto"/>
                    <w:bottom w:val="none" w:sz="0" w:space="0" w:color="auto"/>
                    <w:right w:val="none" w:sz="0" w:space="0" w:color="auto"/>
                  </w:divBdr>
                </w:div>
                <w:div w:id="344291086">
                  <w:marLeft w:val="0"/>
                  <w:marRight w:val="0"/>
                  <w:marTop w:val="0"/>
                  <w:marBottom w:val="0"/>
                  <w:divBdr>
                    <w:top w:val="none" w:sz="0" w:space="0" w:color="auto"/>
                    <w:left w:val="none" w:sz="0" w:space="0" w:color="auto"/>
                    <w:bottom w:val="none" w:sz="0" w:space="0" w:color="auto"/>
                    <w:right w:val="none" w:sz="0" w:space="0" w:color="auto"/>
                  </w:divBdr>
                </w:div>
                <w:div w:id="68574929">
                  <w:marLeft w:val="0"/>
                  <w:marRight w:val="0"/>
                  <w:marTop w:val="0"/>
                  <w:marBottom w:val="0"/>
                  <w:divBdr>
                    <w:top w:val="none" w:sz="0" w:space="0" w:color="auto"/>
                    <w:left w:val="none" w:sz="0" w:space="0" w:color="auto"/>
                    <w:bottom w:val="none" w:sz="0" w:space="0" w:color="auto"/>
                    <w:right w:val="none" w:sz="0" w:space="0" w:color="auto"/>
                  </w:divBdr>
                </w:div>
                <w:div w:id="193005407">
                  <w:marLeft w:val="0"/>
                  <w:marRight w:val="0"/>
                  <w:marTop w:val="0"/>
                  <w:marBottom w:val="0"/>
                  <w:divBdr>
                    <w:top w:val="none" w:sz="0" w:space="0" w:color="auto"/>
                    <w:left w:val="none" w:sz="0" w:space="0" w:color="auto"/>
                    <w:bottom w:val="none" w:sz="0" w:space="0" w:color="auto"/>
                    <w:right w:val="none" w:sz="0" w:space="0" w:color="auto"/>
                  </w:divBdr>
                </w:div>
                <w:div w:id="1632051410">
                  <w:marLeft w:val="0"/>
                  <w:marRight w:val="0"/>
                  <w:marTop w:val="0"/>
                  <w:marBottom w:val="0"/>
                  <w:divBdr>
                    <w:top w:val="none" w:sz="0" w:space="0" w:color="auto"/>
                    <w:left w:val="none" w:sz="0" w:space="0" w:color="auto"/>
                    <w:bottom w:val="none" w:sz="0" w:space="0" w:color="auto"/>
                    <w:right w:val="none" w:sz="0" w:space="0" w:color="auto"/>
                  </w:divBdr>
                </w:div>
                <w:div w:id="975061125">
                  <w:marLeft w:val="0"/>
                  <w:marRight w:val="0"/>
                  <w:marTop w:val="0"/>
                  <w:marBottom w:val="0"/>
                  <w:divBdr>
                    <w:top w:val="none" w:sz="0" w:space="0" w:color="auto"/>
                    <w:left w:val="none" w:sz="0" w:space="0" w:color="auto"/>
                    <w:bottom w:val="none" w:sz="0" w:space="0" w:color="auto"/>
                    <w:right w:val="none" w:sz="0" w:space="0" w:color="auto"/>
                  </w:divBdr>
                </w:div>
                <w:div w:id="1366296260">
                  <w:marLeft w:val="0"/>
                  <w:marRight w:val="0"/>
                  <w:marTop w:val="0"/>
                  <w:marBottom w:val="0"/>
                  <w:divBdr>
                    <w:top w:val="none" w:sz="0" w:space="0" w:color="auto"/>
                    <w:left w:val="none" w:sz="0" w:space="0" w:color="auto"/>
                    <w:bottom w:val="none" w:sz="0" w:space="0" w:color="auto"/>
                    <w:right w:val="none" w:sz="0" w:space="0" w:color="auto"/>
                  </w:divBdr>
                </w:div>
                <w:div w:id="128866656">
                  <w:marLeft w:val="0"/>
                  <w:marRight w:val="0"/>
                  <w:marTop w:val="0"/>
                  <w:marBottom w:val="0"/>
                  <w:divBdr>
                    <w:top w:val="none" w:sz="0" w:space="0" w:color="auto"/>
                    <w:left w:val="none" w:sz="0" w:space="0" w:color="auto"/>
                    <w:bottom w:val="none" w:sz="0" w:space="0" w:color="auto"/>
                    <w:right w:val="none" w:sz="0" w:space="0" w:color="auto"/>
                  </w:divBdr>
                </w:div>
                <w:div w:id="1306278237">
                  <w:marLeft w:val="0"/>
                  <w:marRight w:val="0"/>
                  <w:marTop w:val="0"/>
                  <w:marBottom w:val="0"/>
                  <w:divBdr>
                    <w:top w:val="none" w:sz="0" w:space="0" w:color="auto"/>
                    <w:left w:val="none" w:sz="0" w:space="0" w:color="auto"/>
                    <w:bottom w:val="none" w:sz="0" w:space="0" w:color="auto"/>
                    <w:right w:val="none" w:sz="0" w:space="0" w:color="auto"/>
                  </w:divBdr>
                </w:div>
                <w:div w:id="788860084">
                  <w:marLeft w:val="0"/>
                  <w:marRight w:val="0"/>
                  <w:marTop w:val="0"/>
                  <w:marBottom w:val="0"/>
                  <w:divBdr>
                    <w:top w:val="none" w:sz="0" w:space="0" w:color="auto"/>
                    <w:left w:val="none" w:sz="0" w:space="0" w:color="auto"/>
                    <w:bottom w:val="none" w:sz="0" w:space="0" w:color="auto"/>
                    <w:right w:val="none" w:sz="0" w:space="0" w:color="auto"/>
                  </w:divBdr>
                </w:div>
                <w:div w:id="1732192162">
                  <w:marLeft w:val="0"/>
                  <w:marRight w:val="0"/>
                  <w:marTop w:val="0"/>
                  <w:marBottom w:val="0"/>
                  <w:divBdr>
                    <w:top w:val="none" w:sz="0" w:space="0" w:color="auto"/>
                    <w:left w:val="none" w:sz="0" w:space="0" w:color="auto"/>
                    <w:bottom w:val="none" w:sz="0" w:space="0" w:color="auto"/>
                    <w:right w:val="none" w:sz="0" w:space="0" w:color="auto"/>
                  </w:divBdr>
                </w:div>
                <w:div w:id="403069446">
                  <w:marLeft w:val="0"/>
                  <w:marRight w:val="0"/>
                  <w:marTop w:val="0"/>
                  <w:marBottom w:val="0"/>
                  <w:divBdr>
                    <w:top w:val="none" w:sz="0" w:space="0" w:color="auto"/>
                    <w:left w:val="none" w:sz="0" w:space="0" w:color="auto"/>
                    <w:bottom w:val="none" w:sz="0" w:space="0" w:color="auto"/>
                    <w:right w:val="none" w:sz="0" w:space="0" w:color="auto"/>
                  </w:divBdr>
                </w:div>
                <w:div w:id="765422014">
                  <w:marLeft w:val="0"/>
                  <w:marRight w:val="0"/>
                  <w:marTop w:val="0"/>
                  <w:marBottom w:val="0"/>
                  <w:divBdr>
                    <w:top w:val="none" w:sz="0" w:space="0" w:color="auto"/>
                    <w:left w:val="none" w:sz="0" w:space="0" w:color="auto"/>
                    <w:bottom w:val="none" w:sz="0" w:space="0" w:color="auto"/>
                    <w:right w:val="none" w:sz="0" w:space="0" w:color="auto"/>
                  </w:divBdr>
                </w:div>
                <w:div w:id="951477417">
                  <w:marLeft w:val="0"/>
                  <w:marRight w:val="0"/>
                  <w:marTop w:val="0"/>
                  <w:marBottom w:val="0"/>
                  <w:divBdr>
                    <w:top w:val="none" w:sz="0" w:space="0" w:color="auto"/>
                    <w:left w:val="none" w:sz="0" w:space="0" w:color="auto"/>
                    <w:bottom w:val="none" w:sz="0" w:space="0" w:color="auto"/>
                    <w:right w:val="none" w:sz="0" w:space="0" w:color="auto"/>
                  </w:divBdr>
                </w:div>
                <w:div w:id="1306932839">
                  <w:marLeft w:val="0"/>
                  <w:marRight w:val="0"/>
                  <w:marTop w:val="0"/>
                  <w:marBottom w:val="0"/>
                  <w:divBdr>
                    <w:top w:val="none" w:sz="0" w:space="0" w:color="auto"/>
                    <w:left w:val="none" w:sz="0" w:space="0" w:color="auto"/>
                    <w:bottom w:val="none" w:sz="0" w:space="0" w:color="auto"/>
                    <w:right w:val="none" w:sz="0" w:space="0" w:color="auto"/>
                  </w:divBdr>
                </w:div>
                <w:div w:id="643003451">
                  <w:marLeft w:val="0"/>
                  <w:marRight w:val="0"/>
                  <w:marTop w:val="0"/>
                  <w:marBottom w:val="0"/>
                  <w:divBdr>
                    <w:top w:val="none" w:sz="0" w:space="0" w:color="auto"/>
                    <w:left w:val="none" w:sz="0" w:space="0" w:color="auto"/>
                    <w:bottom w:val="none" w:sz="0" w:space="0" w:color="auto"/>
                    <w:right w:val="none" w:sz="0" w:space="0" w:color="auto"/>
                  </w:divBdr>
                </w:div>
                <w:div w:id="758990177">
                  <w:marLeft w:val="0"/>
                  <w:marRight w:val="0"/>
                  <w:marTop w:val="0"/>
                  <w:marBottom w:val="0"/>
                  <w:divBdr>
                    <w:top w:val="none" w:sz="0" w:space="0" w:color="auto"/>
                    <w:left w:val="none" w:sz="0" w:space="0" w:color="auto"/>
                    <w:bottom w:val="none" w:sz="0" w:space="0" w:color="auto"/>
                    <w:right w:val="none" w:sz="0" w:space="0" w:color="auto"/>
                  </w:divBdr>
                </w:div>
                <w:div w:id="915214057">
                  <w:marLeft w:val="0"/>
                  <w:marRight w:val="0"/>
                  <w:marTop w:val="0"/>
                  <w:marBottom w:val="0"/>
                  <w:divBdr>
                    <w:top w:val="none" w:sz="0" w:space="0" w:color="auto"/>
                    <w:left w:val="none" w:sz="0" w:space="0" w:color="auto"/>
                    <w:bottom w:val="none" w:sz="0" w:space="0" w:color="auto"/>
                    <w:right w:val="none" w:sz="0" w:space="0" w:color="auto"/>
                  </w:divBdr>
                </w:div>
                <w:div w:id="383061949">
                  <w:marLeft w:val="0"/>
                  <w:marRight w:val="0"/>
                  <w:marTop w:val="0"/>
                  <w:marBottom w:val="0"/>
                  <w:divBdr>
                    <w:top w:val="none" w:sz="0" w:space="0" w:color="auto"/>
                    <w:left w:val="none" w:sz="0" w:space="0" w:color="auto"/>
                    <w:bottom w:val="none" w:sz="0" w:space="0" w:color="auto"/>
                    <w:right w:val="none" w:sz="0" w:space="0" w:color="auto"/>
                  </w:divBdr>
                </w:div>
                <w:div w:id="1521624307">
                  <w:marLeft w:val="0"/>
                  <w:marRight w:val="0"/>
                  <w:marTop w:val="0"/>
                  <w:marBottom w:val="0"/>
                  <w:divBdr>
                    <w:top w:val="none" w:sz="0" w:space="0" w:color="auto"/>
                    <w:left w:val="none" w:sz="0" w:space="0" w:color="auto"/>
                    <w:bottom w:val="none" w:sz="0" w:space="0" w:color="auto"/>
                    <w:right w:val="none" w:sz="0" w:space="0" w:color="auto"/>
                  </w:divBdr>
                </w:div>
                <w:div w:id="2138328739">
                  <w:marLeft w:val="0"/>
                  <w:marRight w:val="0"/>
                  <w:marTop w:val="0"/>
                  <w:marBottom w:val="0"/>
                  <w:divBdr>
                    <w:top w:val="none" w:sz="0" w:space="0" w:color="auto"/>
                    <w:left w:val="none" w:sz="0" w:space="0" w:color="auto"/>
                    <w:bottom w:val="none" w:sz="0" w:space="0" w:color="auto"/>
                    <w:right w:val="none" w:sz="0" w:space="0" w:color="auto"/>
                  </w:divBdr>
                </w:div>
                <w:div w:id="1511484947">
                  <w:marLeft w:val="0"/>
                  <w:marRight w:val="0"/>
                  <w:marTop w:val="0"/>
                  <w:marBottom w:val="0"/>
                  <w:divBdr>
                    <w:top w:val="none" w:sz="0" w:space="0" w:color="auto"/>
                    <w:left w:val="none" w:sz="0" w:space="0" w:color="auto"/>
                    <w:bottom w:val="none" w:sz="0" w:space="0" w:color="auto"/>
                    <w:right w:val="none" w:sz="0" w:space="0" w:color="auto"/>
                  </w:divBdr>
                </w:div>
                <w:div w:id="17630945">
                  <w:marLeft w:val="0"/>
                  <w:marRight w:val="0"/>
                  <w:marTop w:val="0"/>
                  <w:marBottom w:val="0"/>
                  <w:divBdr>
                    <w:top w:val="none" w:sz="0" w:space="0" w:color="auto"/>
                    <w:left w:val="none" w:sz="0" w:space="0" w:color="auto"/>
                    <w:bottom w:val="none" w:sz="0" w:space="0" w:color="auto"/>
                    <w:right w:val="none" w:sz="0" w:space="0" w:color="auto"/>
                  </w:divBdr>
                </w:div>
                <w:div w:id="1702707994">
                  <w:marLeft w:val="0"/>
                  <w:marRight w:val="0"/>
                  <w:marTop w:val="0"/>
                  <w:marBottom w:val="0"/>
                  <w:divBdr>
                    <w:top w:val="none" w:sz="0" w:space="0" w:color="auto"/>
                    <w:left w:val="none" w:sz="0" w:space="0" w:color="auto"/>
                    <w:bottom w:val="none" w:sz="0" w:space="0" w:color="auto"/>
                    <w:right w:val="none" w:sz="0" w:space="0" w:color="auto"/>
                  </w:divBdr>
                </w:div>
                <w:div w:id="1359038995">
                  <w:marLeft w:val="0"/>
                  <w:marRight w:val="0"/>
                  <w:marTop w:val="0"/>
                  <w:marBottom w:val="0"/>
                  <w:divBdr>
                    <w:top w:val="none" w:sz="0" w:space="0" w:color="auto"/>
                    <w:left w:val="none" w:sz="0" w:space="0" w:color="auto"/>
                    <w:bottom w:val="none" w:sz="0" w:space="0" w:color="auto"/>
                    <w:right w:val="none" w:sz="0" w:space="0" w:color="auto"/>
                  </w:divBdr>
                </w:div>
                <w:div w:id="1504854033">
                  <w:marLeft w:val="0"/>
                  <w:marRight w:val="0"/>
                  <w:marTop w:val="0"/>
                  <w:marBottom w:val="0"/>
                  <w:divBdr>
                    <w:top w:val="none" w:sz="0" w:space="0" w:color="auto"/>
                    <w:left w:val="none" w:sz="0" w:space="0" w:color="auto"/>
                    <w:bottom w:val="none" w:sz="0" w:space="0" w:color="auto"/>
                    <w:right w:val="none" w:sz="0" w:space="0" w:color="auto"/>
                  </w:divBdr>
                </w:div>
                <w:div w:id="1985236953">
                  <w:marLeft w:val="0"/>
                  <w:marRight w:val="0"/>
                  <w:marTop w:val="0"/>
                  <w:marBottom w:val="0"/>
                  <w:divBdr>
                    <w:top w:val="none" w:sz="0" w:space="0" w:color="auto"/>
                    <w:left w:val="none" w:sz="0" w:space="0" w:color="auto"/>
                    <w:bottom w:val="none" w:sz="0" w:space="0" w:color="auto"/>
                    <w:right w:val="none" w:sz="0" w:space="0" w:color="auto"/>
                  </w:divBdr>
                </w:div>
                <w:div w:id="1163932922">
                  <w:marLeft w:val="0"/>
                  <w:marRight w:val="0"/>
                  <w:marTop w:val="0"/>
                  <w:marBottom w:val="0"/>
                  <w:divBdr>
                    <w:top w:val="none" w:sz="0" w:space="0" w:color="auto"/>
                    <w:left w:val="none" w:sz="0" w:space="0" w:color="auto"/>
                    <w:bottom w:val="none" w:sz="0" w:space="0" w:color="auto"/>
                    <w:right w:val="none" w:sz="0" w:space="0" w:color="auto"/>
                  </w:divBdr>
                </w:div>
                <w:div w:id="1747606459">
                  <w:marLeft w:val="0"/>
                  <w:marRight w:val="0"/>
                  <w:marTop w:val="0"/>
                  <w:marBottom w:val="0"/>
                  <w:divBdr>
                    <w:top w:val="none" w:sz="0" w:space="0" w:color="auto"/>
                    <w:left w:val="none" w:sz="0" w:space="0" w:color="auto"/>
                    <w:bottom w:val="none" w:sz="0" w:space="0" w:color="auto"/>
                    <w:right w:val="none" w:sz="0" w:space="0" w:color="auto"/>
                  </w:divBdr>
                </w:div>
                <w:div w:id="860900788">
                  <w:marLeft w:val="0"/>
                  <w:marRight w:val="0"/>
                  <w:marTop w:val="0"/>
                  <w:marBottom w:val="0"/>
                  <w:divBdr>
                    <w:top w:val="none" w:sz="0" w:space="0" w:color="auto"/>
                    <w:left w:val="none" w:sz="0" w:space="0" w:color="auto"/>
                    <w:bottom w:val="none" w:sz="0" w:space="0" w:color="auto"/>
                    <w:right w:val="none" w:sz="0" w:space="0" w:color="auto"/>
                  </w:divBdr>
                </w:div>
                <w:div w:id="44527600">
                  <w:marLeft w:val="0"/>
                  <w:marRight w:val="0"/>
                  <w:marTop w:val="0"/>
                  <w:marBottom w:val="0"/>
                  <w:divBdr>
                    <w:top w:val="none" w:sz="0" w:space="0" w:color="auto"/>
                    <w:left w:val="none" w:sz="0" w:space="0" w:color="auto"/>
                    <w:bottom w:val="none" w:sz="0" w:space="0" w:color="auto"/>
                    <w:right w:val="none" w:sz="0" w:space="0" w:color="auto"/>
                  </w:divBdr>
                </w:div>
                <w:div w:id="1957325406">
                  <w:marLeft w:val="0"/>
                  <w:marRight w:val="0"/>
                  <w:marTop w:val="0"/>
                  <w:marBottom w:val="0"/>
                  <w:divBdr>
                    <w:top w:val="none" w:sz="0" w:space="0" w:color="auto"/>
                    <w:left w:val="none" w:sz="0" w:space="0" w:color="auto"/>
                    <w:bottom w:val="none" w:sz="0" w:space="0" w:color="auto"/>
                    <w:right w:val="none" w:sz="0" w:space="0" w:color="auto"/>
                  </w:divBdr>
                </w:div>
                <w:div w:id="1352876526">
                  <w:marLeft w:val="0"/>
                  <w:marRight w:val="0"/>
                  <w:marTop w:val="0"/>
                  <w:marBottom w:val="0"/>
                  <w:divBdr>
                    <w:top w:val="none" w:sz="0" w:space="0" w:color="auto"/>
                    <w:left w:val="none" w:sz="0" w:space="0" w:color="auto"/>
                    <w:bottom w:val="none" w:sz="0" w:space="0" w:color="auto"/>
                    <w:right w:val="none" w:sz="0" w:space="0" w:color="auto"/>
                  </w:divBdr>
                </w:div>
                <w:div w:id="1419523410">
                  <w:marLeft w:val="0"/>
                  <w:marRight w:val="0"/>
                  <w:marTop w:val="0"/>
                  <w:marBottom w:val="0"/>
                  <w:divBdr>
                    <w:top w:val="none" w:sz="0" w:space="0" w:color="auto"/>
                    <w:left w:val="none" w:sz="0" w:space="0" w:color="auto"/>
                    <w:bottom w:val="none" w:sz="0" w:space="0" w:color="auto"/>
                    <w:right w:val="none" w:sz="0" w:space="0" w:color="auto"/>
                  </w:divBdr>
                </w:div>
                <w:div w:id="486021044">
                  <w:marLeft w:val="0"/>
                  <w:marRight w:val="0"/>
                  <w:marTop w:val="0"/>
                  <w:marBottom w:val="0"/>
                  <w:divBdr>
                    <w:top w:val="none" w:sz="0" w:space="0" w:color="auto"/>
                    <w:left w:val="none" w:sz="0" w:space="0" w:color="auto"/>
                    <w:bottom w:val="none" w:sz="0" w:space="0" w:color="auto"/>
                    <w:right w:val="none" w:sz="0" w:space="0" w:color="auto"/>
                  </w:divBdr>
                </w:div>
                <w:div w:id="1942640408">
                  <w:marLeft w:val="0"/>
                  <w:marRight w:val="0"/>
                  <w:marTop w:val="0"/>
                  <w:marBottom w:val="0"/>
                  <w:divBdr>
                    <w:top w:val="none" w:sz="0" w:space="0" w:color="auto"/>
                    <w:left w:val="none" w:sz="0" w:space="0" w:color="auto"/>
                    <w:bottom w:val="none" w:sz="0" w:space="0" w:color="auto"/>
                    <w:right w:val="none" w:sz="0" w:space="0" w:color="auto"/>
                  </w:divBdr>
                </w:div>
                <w:div w:id="1119301140">
                  <w:marLeft w:val="0"/>
                  <w:marRight w:val="0"/>
                  <w:marTop w:val="0"/>
                  <w:marBottom w:val="0"/>
                  <w:divBdr>
                    <w:top w:val="none" w:sz="0" w:space="0" w:color="auto"/>
                    <w:left w:val="none" w:sz="0" w:space="0" w:color="auto"/>
                    <w:bottom w:val="none" w:sz="0" w:space="0" w:color="auto"/>
                    <w:right w:val="none" w:sz="0" w:space="0" w:color="auto"/>
                  </w:divBdr>
                </w:div>
                <w:div w:id="1366904290">
                  <w:marLeft w:val="0"/>
                  <w:marRight w:val="0"/>
                  <w:marTop w:val="0"/>
                  <w:marBottom w:val="0"/>
                  <w:divBdr>
                    <w:top w:val="none" w:sz="0" w:space="0" w:color="auto"/>
                    <w:left w:val="none" w:sz="0" w:space="0" w:color="auto"/>
                    <w:bottom w:val="none" w:sz="0" w:space="0" w:color="auto"/>
                    <w:right w:val="none" w:sz="0" w:space="0" w:color="auto"/>
                  </w:divBdr>
                </w:div>
                <w:div w:id="1821269963">
                  <w:marLeft w:val="0"/>
                  <w:marRight w:val="0"/>
                  <w:marTop w:val="0"/>
                  <w:marBottom w:val="0"/>
                  <w:divBdr>
                    <w:top w:val="none" w:sz="0" w:space="0" w:color="auto"/>
                    <w:left w:val="none" w:sz="0" w:space="0" w:color="auto"/>
                    <w:bottom w:val="none" w:sz="0" w:space="0" w:color="auto"/>
                    <w:right w:val="none" w:sz="0" w:space="0" w:color="auto"/>
                  </w:divBdr>
                </w:div>
                <w:div w:id="507142353">
                  <w:marLeft w:val="0"/>
                  <w:marRight w:val="0"/>
                  <w:marTop w:val="0"/>
                  <w:marBottom w:val="0"/>
                  <w:divBdr>
                    <w:top w:val="none" w:sz="0" w:space="0" w:color="auto"/>
                    <w:left w:val="none" w:sz="0" w:space="0" w:color="auto"/>
                    <w:bottom w:val="none" w:sz="0" w:space="0" w:color="auto"/>
                    <w:right w:val="none" w:sz="0" w:space="0" w:color="auto"/>
                  </w:divBdr>
                </w:div>
                <w:div w:id="1649482452">
                  <w:marLeft w:val="0"/>
                  <w:marRight w:val="0"/>
                  <w:marTop w:val="0"/>
                  <w:marBottom w:val="0"/>
                  <w:divBdr>
                    <w:top w:val="none" w:sz="0" w:space="0" w:color="auto"/>
                    <w:left w:val="none" w:sz="0" w:space="0" w:color="auto"/>
                    <w:bottom w:val="none" w:sz="0" w:space="0" w:color="auto"/>
                    <w:right w:val="none" w:sz="0" w:space="0" w:color="auto"/>
                  </w:divBdr>
                </w:div>
                <w:div w:id="904023375">
                  <w:marLeft w:val="0"/>
                  <w:marRight w:val="0"/>
                  <w:marTop w:val="0"/>
                  <w:marBottom w:val="0"/>
                  <w:divBdr>
                    <w:top w:val="none" w:sz="0" w:space="0" w:color="auto"/>
                    <w:left w:val="none" w:sz="0" w:space="0" w:color="auto"/>
                    <w:bottom w:val="none" w:sz="0" w:space="0" w:color="auto"/>
                    <w:right w:val="none" w:sz="0" w:space="0" w:color="auto"/>
                  </w:divBdr>
                </w:div>
                <w:div w:id="1988656641">
                  <w:marLeft w:val="0"/>
                  <w:marRight w:val="0"/>
                  <w:marTop w:val="0"/>
                  <w:marBottom w:val="0"/>
                  <w:divBdr>
                    <w:top w:val="none" w:sz="0" w:space="0" w:color="auto"/>
                    <w:left w:val="none" w:sz="0" w:space="0" w:color="auto"/>
                    <w:bottom w:val="none" w:sz="0" w:space="0" w:color="auto"/>
                    <w:right w:val="none" w:sz="0" w:space="0" w:color="auto"/>
                  </w:divBdr>
                </w:div>
                <w:div w:id="550192396">
                  <w:marLeft w:val="0"/>
                  <w:marRight w:val="0"/>
                  <w:marTop w:val="0"/>
                  <w:marBottom w:val="0"/>
                  <w:divBdr>
                    <w:top w:val="none" w:sz="0" w:space="0" w:color="auto"/>
                    <w:left w:val="none" w:sz="0" w:space="0" w:color="auto"/>
                    <w:bottom w:val="none" w:sz="0" w:space="0" w:color="auto"/>
                    <w:right w:val="none" w:sz="0" w:space="0" w:color="auto"/>
                  </w:divBdr>
                </w:div>
                <w:div w:id="169100386">
                  <w:marLeft w:val="0"/>
                  <w:marRight w:val="0"/>
                  <w:marTop w:val="0"/>
                  <w:marBottom w:val="0"/>
                  <w:divBdr>
                    <w:top w:val="none" w:sz="0" w:space="0" w:color="auto"/>
                    <w:left w:val="none" w:sz="0" w:space="0" w:color="auto"/>
                    <w:bottom w:val="none" w:sz="0" w:space="0" w:color="auto"/>
                    <w:right w:val="none" w:sz="0" w:space="0" w:color="auto"/>
                  </w:divBdr>
                </w:div>
                <w:div w:id="1930576578">
                  <w:marLeft w:val="0"/>
                  <w:marRight w:val="0"/>
                  <w:marTop w:val="0"/>
                  <w:marBottom w:val="0"/>
                  <w:divBdr>
                    <w:top w:val="none" w:sz="0" w:space="0" w:color="auto"/>
                    <w:left w:val="none" w:sz="0" w:space="0" w:color="auto"/>
                    <w:bottom w:val="none" w:sz="0" w:space="0" w:color="auto"/>
                    <w:right w:val="none" w:sz="0" w:space="0" w:color="auto"/>
                  </w:divBdr>
                </w:div>
                <w:div w:id="654651382">
                  <w:marLeft w:val="0"/>
                  <w:marRight w:val="0"/>
                  <w:marTop w:val="0"/>
                  <w:marBottom w:val="0"/>
                  <w:divBdr>
                    <w:top w:val="none" w:sz="0" w:space="0" w:color="auto"/>
                    <w:left w:val="none" w:sz="0" w:space="0" w:color="auto"/>
                    <w:bottom w:val="none" w:sz="0" w:space="0" w:color="auto"/>
                    <w:right w:val="none" w:sz="0" w:space="0" w:color="auto"/>
                  </w:divBdr>
                </w:div>
                <w:div w:id="2080588939">
                  <w:marLeft w:val="0"/>
                  <w:marRight w:val="0"/>
                  <w:marTop w:val="0"/>
                  <w:marBottom w:val="0"/>
                  <w:divBdr>
                    <w:top w:val="none" w:sz="0" w:space="0" w:color="auto"/>
                    <w:left w:val="none" w:sz="0" w:space="0" w:color="auto"/>
                    <w:bottom w:val="none" w:sz="0" w:space="0" w:color="auto"/>
                    <w:right w:val="none" w:sz="0" w:space="0" w:color="auto"/>
                  </w:divBdr>
                </w:div>
                <w:div w:id="776952462">
                  <w:marLeft w:val="0"/>
                  <w:marRight w:val="0"/>
                  <w:marTop w:val="0"/>
                  <w:marBottom w:val="0"/>
                  <w:divBdr>
                    <w:top w:val="none" w:sz="0" w:space="0" w:color="auto"/>
                    <w:left w:val="none" w:sz="0" w:space="0" w:color="auto"/>
                    <w:bottom w:val="none" w:sz="0" w:space="0" w:color="auto"/>
                    <w:right w:val="none" w:sz="0" w:space="0" w:color="auto"/>
                  </w:divBdr>
                </w:div>
                <w:div w:id="481387421">
                  <w:marLeft w:val="0"/>
                  <w:marRight w:val="0"/>
                  <w:marTop w:val="0"/>
                  <w:marBottom w:val="0"/>
                  <w:divBdr>
                    <w:top w:val="none" w:sz="0" w:space="0" w:color="auto"/>
                    <w:left w:val="none" w:sz="0" w:space="0" w:color="auto"/>
                    <w:bottom w:val="none" w:sz="0" w:space="0" w:color="auto"/>
                    <w:right w:val="none" w:sz="0" w:space="0" w:color="auto"/>
                  </w:divBdr>
                </w:div>
                <w:div w:id="651835285">
                  <w:marLeft w:val="0"/>
                  <w:marRight w:val="0"/>
                  <w:marTop w:val="0"/>
                  <w:marBottom w:val="0"/>
                  <w:divBdr>
                    <w:top w:val="none" w:sz="0" w:space="0" w:color="auto"/>
                    <w:left w:val="none" w:sz="0" w:space="0" w:color="auto"/>
                    <w:bottom w:val="none" w:sz="0" w:space="0" w:color="auto"/>
                    <w:right w:val="none" w:sz="0" w:space="0" w:color="auto"/>
                  </w:divBdr>
                </w:div>
                <w:div w:id="1855725357">
                  <w:marLeft w:val="0"/>
                  <w:marRight w:val="0"/>
                  <w:marTop w:val="0"/>
                  <w:marBottom w:val="0"/>
                  <w:divBdr>
                    <w:top w:val="none" w:sz="0" w:space="0" w:color="auto"/>
                    <w:left w:val="none" w:sz="0" w:space="0" w:color="auto"/>
                    <w:bottom w:val="none" w:sz="0" w:space="0" w:color="auto"/>
                    <w:right w:val="none" w:sz="0" w:space="0" w:color="auto"/>
                  </w:divBdr>
                </w:div>
                <w:div w:id="179899734">
                  <w:marLeft w:val="0"/>
                  <w:marRight w:val="0"/>
                  <w:marTop w:val="0"/>
                  <w:marBottom w:val="0"/>
                  <w:divBdr>
                    <w:top w:val="none" w:sz="0" w:space="0" w:color="auto"/>
                    <w:left w:val="none" w:sz="0" w:space="0" w:color="auto"/>
                    <w:bottom w:val="none" w:sz="0" w:space="0" w:color="auto"/>
                    <w:right w:val="none" w:sz="0" w:space="0" w:color="auto"/>
                  </w:divBdr>
                </w:div>
                <w:div w:id="736780519">
                  <w:marLeft w:val="0"/>
                  <w:marRight w:val="0"/>
                  <w:marTop w:val="0"/>
                  <w:marBottom w:val="0"/>
                  <w:divBdr>
                    <w:top w:val="none" w:sz="0" w:space="0" w:color="auto"/>
                    <w:left w:val="none" w:sz="0" w:space="0" w:color="auto"/>
                    <w:bottom w:val="none" w:sz="0" w:space="0" w:color="auto"/>
                    <w:right w:val="none" w:sz="0" w:space="0" w:color="auto"/>
                  </w:divBdr>
                </w:div>
                <w:div w:id="550461848">
                  <w:marLeft w:val="0"/>
                  <w:marRight w:val="0"/>
                  <w:marTop w:val="0"/>
                  <w:marBottom w:val="0"/>
                  <w:divBdr>
                    <w:top w:val="none" w:sz="0" w:space="0" w:color="auto"/>
                    <w:left w:val="none" w:sz="0" w:space="0" w:color="auto"/>
                    <w:bottom w:val="none" w:sz="0" w:space="0" w:color="auto"/>
                    <w:right w:val="none" w:sz="0" w:space="0" w:color="auto"/>
                  </w:divBdr>
                </w:div>
                <w:div w:id="872153300">
                  <w:marLeft w:val="0"/>
                  <w:marRight w:val="0"/>
                  <w:marTop w:val="0"/>
                  <w:marBottom w:val="0"/>
                  <w:divBdr>
                    <w:top w:val="none" w:sz="0" w:space="0" w:color="auto"/>
                    <w:left w:val="none" w:sz="0" w:space="0" w:color="auto"/>
                    <w:bottom w:val="none" w:sz="0" w:space="0" w:color="auto"/>
                    <w:right w:val="none" w:sz="0" w:space="0" w:color="auto"/>
                  </w:divBdr>
                </w:div>
                <w:div w:id="1408725171">
                  <w:marLeft w:val="0"/>
                  <w:marRight w:val="0"/>
                  <w:marTop w:val="0"/>
                  <w:marBottom w:val="0"/>
                  <w:divBdr>
                    <w:top w:val="none" w:sz="0" w:space="0" w:color="auto"/>
                    <w:left w:val="none" w:sz="0" w:space="0" w:color="auto"/>
                    <w:bottom w:val="none" w:sz="0" w:space="0" w:color="auto"/>
                    <w:right w:val="none" w:sz="0" w:space="0" w:color="auto"/>
                  </w:divBdr>
                </w:div>
                <w:div w:id="1029338395">
                  <w:marLeft w:val="0"/>
                  <w:marRight w:val="0"/>
                  <w:marTop w:val="0"/>
                  <w:marBottom w:val="0"/>
                  <w:divBdr>
                    <w:top w:val="none" w:sz="0" w:space="0" w:color="auto"/>
                    <w:left w:val="none" w:sz="0" w:space="0" w:color="auto"/>
                    <w:bottom w:val="none" w:sz="0" w:space="0" w:color="auto"/>
                    <w:right w:val="none" w:sz="0" w:space="0" w:color="auto"/>
                  </w:divBdr>
                </w:div>
                <w:div w:id="1031804160">
                  <w:marLeft w:val="0"/>
                  <w:marRight w:val="0"/>
                  <w:marTop w:val="0"/>
                  <w:marBottom w:val="0"/>
                  <w:divBdr>
                    <w:top w:val="none" w:sz="0" w:space="0" w:color="auto"/>
                    <w:left w:val="none" w:sz="0" w:space="0" w:color="auto"/>
                    <w:bottom w:val="none" w:sz="0" w:space="0" w:color="auto"/>
                    <w:right w:val="none" w:sz="0" w:space="0" w:color="auto"/>
                  </w:divBdr>
                </w:div>
                <w:div w:id="476262300">
                  <w:marLeft w:val="0"/>
                  <w:marRight w:val="0"/>
                  <w:marTop w:val="0"/>
                  <w:marBottom w:val="0"/>
                  <w:divBdr>
                    <w:top w:val="none" w:sz="0" w:space="0" w:color="auto"/>
                    <w:left w:val="none" w:sz="0" w:space="0" w:color="auto"/>
                    <w:bottom w:val="none" w:sz="0" w:space="0" w:color="auto"/>
                    <w:right w:val="none" w:sz="0" w:space="0" w:color="auto"/>
                  </w:divBdr>
                </w:div>
                <w:div w:id="452485209">
                  <w:marLeft w:val="0"/>
                  <w:marRight w:val="0"/>
                  <w:marTop w:val="0"/>
                  <w:marBottom w:val="0"/>
                  <w:divBdr>
                    <w:top w:val="none" w:sz="0" w:space="0" w:color="auto"/>
                    <w:left w:val="none" w:sz="0" w:space="0" w:color="auto"/>
                    <w:bottom w:val="none" w:sz="0" w:space="0" w:color="auto"/>
                    <w:right w:val="none" w:sz="0" w:space="0" w:color="auto"/>
                  </w:divBdr>
                </w:div>
                <w:div w:id="1454668716">
                  <w:marLeft w:val="0"/>
                  <w:marRight w:val="0"/>
                  <w:marTop w:val="0"/>
                  <w:marBottom w:val="0"/>
                  <w:divBdr>
                    <w:top w:val="none" w:sz="0" w:space="0" w:color="auto"/>
                    <w:left w:val="none" w:sz="0" w:space="0" w:color="auto"/>
                    <w:bottom w:val="none" w:sz="0" w:space="0" w:color="auto"/>
                    <w:right w:val="none" w:sz="0" w:space="0" w:color="auto"/>
                  </w:divBdr>
                </w:div>
                <w:div w:id="327101122">
                  <w:marLeft w:val="0"/>
                  <w:marRight w:val="0"/>
                  <w:marTop w:val="0"/>
                  <w:marBottom w:val="0"/>
                  <w:divBdr>
                    <w:top w:val="none" w:sz="0" w:space="0" w:color="auto"/>
                    <w:left w:val="none" w:sz="0" w:space="0" w:color="auto"/>
                    <w:bottom w:val="none" w:sz="0" w:space="0" w:color="auto"/>
                    <w:right w:val="none" w:sz="0" w:space="0" w:color="auto"/>
                  </w:divBdr>
                </w:div>
                <w:div w:id="1689604597">
                  <w:marLeft w:val="0"/>
                  <w:marRight w:val="0"/>
                  <w:marTop w:val="0"/>
                  <w:marBottom w:val="0"/>
                  <w:divBdr>
                    <w:top w:val="none" w:sz="0" w:space="0" w:color="auto"/>
                    <w:left w:val="none" w:sz="0" w:space="0" w:color="auto"/>
                    <w:bottom w:val="none" w:sz="0" w:space="0" w:color="auto"/>
                    <w:right w:val="none" w:sz="0" w:space="0" w:color="auto"/>
                  </w:divBdr>
                </w:div>
                <w:div w:id="1201748971">
                  <w:marLeft w:val="0"/>
                  <w:marRight w:val="0"/>
                  <w:marTop w:val="0"/>
                  <w:marBottom w:val="0"/>
                  <w:divBdr>
                    <w:top w:val="none" w:sz="0" w:space="0" w:color="auto"/>
                    <w:left w:val="none" w:sz="0" w:space="0" w:color="auto"/>
                    <w:bottom w:val="none" w:sz="0" w:space="0" w:color="auto"/>
                    <w:right w:val="none" w:sz="0" w:space="0" w:color="auto"/>
                  </w:divBdr>
                </w:div>
                <w:div w:id="1114640687">
                  <w:marLeft w:val="0"/>
                  <w:marRight w:val="0"/>
                  <w:marTop w:val="0"/>
                  <w:marBottom w:val="0"/>
                  <w:divBdr>
                    <w:top w:val="none" w:sz="0" w:space="0" w:color="auto"/>
                    <w:left w:val="none" w:sz="0" w:space="0" w:color="auto"/>
                    <w:bottom w:val="none" w:sz="0" w:space="0" w:color="auto"/>
                    <w:right w:val="none" w:sz="0" w:space="0" w:color="auto"/>
                  </w:divBdr>
                </w:div>
                <w:div w:id="1178693690">
                  <w:marLeft w:val="0"/>
                  <w:marRight w:val="0"/>
                  <w:marTop w:val="0"/>
                  <w:marBottom w:val="0"/>
                  <w:divBdr>
                    <w:top w:val="none" w:sz="0" w:space="0" w:color="auto"/>
                    <w:left w:val="none" w:sz="0" w:space="0" w:color="auto"/>
                    <w:bottom w:val="none" w:sz="0" w:space="0" w:color="auto"/>
                    <w:right w:val="none" w:sz="0" w:space="0" w:color="auto"/>
                  </w:divBdr>
                </w:div>
                <w:div w:id="432017474">
                  <w:marLeft w:val="0"/>
                  <w:marRight w:val="0"/>
                  <w:marTop w:val="0"/>
                  <w:marBottom w:val="0"/>
                  <w:divBdr>
                    <w:top w:val="none" w:sz="0" w:space="0" w:color="auto"/>
                    <w:left w:val="none" w:sz="0" w:space="0" w:color="auto"/>
                    <w:bottom w:val="none" w:sz="0" w:space="0" w:color="auto"/>
                    <w:right w:val="none" w:sz="0" w:space="0" w:color="auto"/>
                  </w:divBdr>
                </w:div>
                <w:div w:id="922762616">
                  <w:marLeft w:val="0"/>
                  <w:marRight w:val="0"/>
                  <w:marTop w:val="0"/>
                  <w:marBottom w:val="0"/>
                  <w:divBdr>
                    <w:top w:val="none" w:sz="0" w:space="0" w:color="auto"/>
                    <w:left w:val="none" w:sz="0" w:space="0" w:color="auto"/>
                    <w:bottom w:val="none" w:sz="0" w:space="0" w:color="auto"/>
                    <w:right w:val="none" w:sz="0" w:space="0" w:color="auto"/>
                  </w:divBdr>
                </w:div>
                <w:div w:id="785657116">
                  <w:marLeft w:val="0"/>
                  <w:marRight w:val="0"/>
                  <w:marTop w:val="0"/>
                  <w:marBottom w:val="0"/>
                  <w:divBdr>
                    <w:top w:val="none" w:sz="0" w:space="0" w:color="auto"/>
                    <w:left w:val="none" w:sz="0" w:space="0" w:color="auto"/>
                    <w:bottom w:val="none" w:sz="0" w:space="0" w:color="auto"/>
                    <w:right w:val="none" w:sz="0" w:space="0" w:color="auto"/>
                  </w:divBdr>
                </w:div>
                <w:div w:id="551775692">
                  <w:marLeft w:val="0"/>
                  <w:marRight w:val="0"/>
                  <w:marTop w:val="0"/>
                  <w:marBottom w:val="0"/>
                  <w:divBdr>
                    <w:top w:val="none" w:sz="0" w:space="0" w:color="auto"/>
                    <w:left w:val="none" w:sz="0" w:space="0" w:color="auto"/>
                    <w:bottom w:val="none" w:sz="0" w:space="0" w:color="auto"/>
                    <w:right w:val="none" w:sz="0" w:space="0" w:color="auto"/>
                  </w:divBdr>
                </w:div>
                <w:div w:id="1090349935">
                  <w:marLeft w:val="0"/>
                  <w:marRight w:val="0"/>
                  <w:marTop w:val="0"/>
                  <w:marBottom w:val="0"/>
                  <w:divBdr>
                    <w:top w:val="none" w:sz="0" w:space="0" w:color="auto"/>
                    <w:left w:val="none" w:sz="0" w:space="0" w:color="auto"/>
                    <w:bottom w:val="none" w:sz="0" w:space="0" w:color="auto"/>
                    <w:right w:val="none" w:sz="0" w:space="0" w:color="auto"/>
                  </w:divBdr>
                </w:div>
                <w:div w:id="781535802">
                  <w:marLeft w:val="0"/>
                  <w:marRight w:val="0"/>
                  <w:marTop w:val="0"/>
                  <w:marBottom w:val="0"/>
                  <w:divBdr>
                    <w:top w:val="none" w:sz="0" w:space="0" w:color="auto"/>
                    <w:left w:val="none" w:sz="0" w:space="0" w:color="auto"/>
                    <w:bottom w:val="none" w:sz="0" w:space="0" w:color="auto"/>
                    <w:right w:val="none" w:sz="0" w:space="0" w:color="auto"/>
                  </w:divBdr>
                </w:div>
                <w:div w:id="907303789">
                  <w:marLeft w:val="0"/>
                  <w:marRight w:val="0"/>
                  <w:marTop w:val="0"/>
                  <w:marBottom w:val="0"/>
                  <w:divBdr>
                    <w:top w:val="none" w:sz="0" w:space="0" w:color="auto"/>
                    <w:left w:val="none" w:sz="0" w:space="0" w:color="auto"/>
                    <w:bottom w:val="none" w:sz="0" w:space="0" w:color="auto"/>
                    <w:right w:val="none" w:sz="0" w:space="0" w:color="auto"/>
                  </w:divBdr>
                </w:div>
                <w:div w:id="2016569579">
                  <w:marLeft w:val="0"/>
                  <w:marRight w:val="0"/>
                  <w:marTop w:val="0"/>
                  <w:marBottom w:val="0"/>
                  <w:divBdr>
                    <w:top w:val="none" w:sz="0" w:space="0" w:color="auto"/>
                    <w:left w:val="none" w:sz="0" w:space="0" w:color="auto"/>
                    <w:bottom w:val="none" w:sz="0" w:space="0" w:color="auto"/>
                    <w:right w:val="none" w:sz="0" w:space="0" w:color="auto"/>
                  </w:divBdr>
                </w:div>
                <w:div w:id="881332281">
                  <w:marLeft w:val="0"/>
                  <w:marRight w:val="0"/>
                  <w:marTop w:val="0"/>
                  <w:marBottom w:val="0"/>
                  <w:divBdr>
                    <w:top w:val="none" w:sz="0" w:space="0" w:color="auto"/>
                    <w:left w:val="none" w:sz="0" w:space="0" w:color="auto"/>
                    <w:bottom w:val="none" w:sz="0" w:space="0" w:color="auto"/>
                    <w:right w:val="none" w:sz="0" w:space="0" w:color="auto"/>
                  </w:divBdr>
                </w:div>
                <w:div w:id="1918467761">
                  <w:marLeft w:val="0"/>
                  <w:marRight w:val="0"/>
                  <w:marTop w:val="0"/>
                  <w:marBottom w:val="0"/>
                  <w:divBdr>
                    <w:top w:val="none" w:sz="0" w:space="0" w:color="auto"/>
                    <w:left w:val="none" w:sz="0" w:space="0" w:color="auto"/>
                    <w:bottom w:val="none" w:sz="0" w:space="0" w:color="auto"/>
                    <w:right w:val="none" w:sz="0" w:space="0" w:color="auto"/>
                  </w:divBdr>
                </w:div>
                <w:div w:id="2099522487">
                  <w:marLeft w:val="0"/>
                  <w:marRight w:val="0"/>
                  <w:marTop w:val="0"/>
                  <w:marBottom w:val="0"/>
                  <w:divBdr>
                    <w:top w:val="none" w:sz="0" w:space="0" w:color="auto"/>
                    <w:left w:val="none" w:sz="0" w:space="0" w:color="auto"/>
                    <w:bottom w:val="none" w:sz="0" w:space="0" w:color="auto"/>
                    <w:right w:val="none" w:sz="0" w:space="0" w:color="auto"/>
                  </w:divBdr>
                </w:div>
                <w:div w:id="334655854">
                  <w:marLeft w:val="0"/>
                  <w:marRight w:val="0"/>
                  <w:marTop w:val="0"/>
                  <w:marBottom w:val="0"/>
                  <w:divBdr>
                    <w:top w:val="none" w:sz="0" w:space="0" w:color="auto"/>
                    <w:left w:val="none" w:sz="0" w:space="0" w:color="auto"/>
                    <w:bottom w:val="none" w:sz="0" w:space="0" w:color="auto"/>
                    <w:right w:val="none" w:sz="0" w:space="0" w:color="auto"/>
                  </w:divBdr>
                </w:div>
                <w:div w:id="889266689">
                  <w:marLeft w:val="0"/>
                  <w:marRight w:val="0"/>
                  <w:marTop w:val="0"/>
                  <w:marBottom w:val="0"/>
                  <w:divBdr>
                    <w:top w:val="none" w:sz="0" w:space="0" w:color="auto"/>
                    <w:left w:val="none" w:sz="0" w:space="0" w:color="auto"/>
                    <w:bottom w:val="none" w:sz="0" w:space="0" w:color="auto"/>
                    <w:right w:val="none" w:sz="0" w:space="0" w:color="auto"/>
                  </w:divBdr>
                </w:div>
                <w:div w:id="49574580">
                  <w:marLeft w:val="0"/>
                  <w:marRight w:val="0"/>
                  <w:marTop w:val="0"/>
                  <w:marBottom w:val="0"/>
                  <w:divBdr>
                    <w:top w:val="none" w:sz="0" w:space="0" w:color="auto"/>
                    <w:left w:val="none" w:sz="0" w:space="0" w:color="auto"/>
                    <w:bottom w:val="none" w:sz="0" w:space="0" w:color="auto"/>
                    <w:right w:val="none" w:sz="0" w:space="0" w:color="auto"/>
                  </w:divBdr>
                </w:div>
                <w:div w:id="350379092">
                  <w:marLeft w:val="0"/>
                  <w:marRight w:val="0"/>
                  <w:marTop w:val="0"/>
                  <w:marBottom w:val="0"/>
                  <w:divBdr>
                    <w:top w:val="none" w:sz="0" w:space="0" w:color="auto"/>
                    <w:left w:val="none" w:sz="0" w:space="0" w:color="auto"/>
                    <w:bottom w:val="none" w:sz="0" w:space="0" w:color="auto"/>
                    <w:right w:val="none" w:sz="0" w:space="0" w:color="auto"/>
                  </w:divBdr>
                </w:div>
                <w:div w:id="870729531">
                  <w:marLeft w:val="0"/>
                  <w:marRight w:val="0"/>
                  <w:marTop w:val="0"/>
                  <w:marBottom w:val="0"/>
                  <w:divBdr>
                    <w:top w:val="none" w:sz="0" w:space="0" w:color="auto"/>
                    <w:left w:val="none" w:sz="0" w:space="0" w:color="auto"/>
                    <w:bottom w:val="none" w:sz="0" w:space="0" w:color="auto"/>
                    <w:right w:val="none" w:sz="0" w:space="0" w:color="auto"/>
                  </w:divBdr>
                </w:div>
                <w:div w:id="1301762604">
                  <w:marLeft w:val="0"/>
                  <w:marRight w:val="0"/>
                  <w:marTop w:val="0"/>
                  <w:marBottom w:val="0"/>
                  <w:divBdr>
                    <w:top w:val="none" w:sz="0" w:space="0" w:color="auto"/>
                    <w:left w:val="none" w:sz="0" w:space="0" w:color="auto"/>
                    <w:bottom w:val="none" w:sz="0" w:space="0" w:color="auto"/>
                    <w:right w:val="none" w:sz="0" w:space="0" w:color="auto"/>
                  </w:divBdr>
                </w:div>
                <w:div w:id="41948467">
                  <w:marLeft w:val="0"/>
                  <w:marRight w:val="0"/>
                  <w:marTop w:val="0"/>
                  <w:marBottom w:val="0"/>
                  <w:divBdr>
                    <w:top w:val="none" w:sz="0" w:space="0" w:color="auto"/>
                    <w:left w:val="none" w:sz="0" w:space="0" w:color="auto"/>
                    <w:bottom w:val="none" w:sz="0" w:space="0" w:color="auto"/>
                    <w:right w:val="none" w:sz="0" w:space="0" w:color="auto"/>
                  </w:divBdr>
                </w:div>
                <w:div w:id="1637223648">
                  <w:marLeft w:val="0"/>
                  <w:marRight w:val="0"/>
                  <w:marTop w:val="0"/>
                  <w:marBottom w:val="0"/>
                  <w:divBdr>
                    <w:top w:val="none" w:sz="0" w:space="0" w:color="auto"/>
                    <w:left w:val="none" w:sz="0" w:space="0" w:color="auto"/>
                    <w:bottom w:val="none" w:sz="0" w:space="0" w:color="auto"/>
                    <w:right w:val="none" w:sz="0" w:space="0" w:color="auto"/>
                  </w:divBdr>
                </w:div>
                <w:div w:id="1900439623">
                  <w:marLeft w:val="0"/>
                  <w:marRight w:val="0"/>
                  <w:marTop w:val="0"/>
                  <w:marBottom w:val="0"/>
                  <w:divBdr>
                    <w:top w:val="none" w:sz="0" w:space="0" w:color="auto"/>
                    <w:left w:val="none" w:sz="0" w:space="0" w:color="auto"/>
                    <w:bottom w:val="none" w:sz="0" w:space="0" w:color="auto"/>
                    <w:right w:val="none" w:sz="0" w:space="0" w:color="auto"/>
                  </w:divBdr>
                </w:div>
                <w:div w:id="167454352">
                  <w:marLeft w:val="0"/>
                  <w:marRight w:val="0"/>
                  <w:marTop w:val="0"/>
                  <w:marBottom w:val="0"/>
                  <w:divBdr>
                    <w:top w:val="none" w:sz="0" w:space="0" w:color="auto"/>
                    <w:left w:val="none" w:sz="0" w:space="0" w:color="auto"/>
                    <w:bottom w:val="none" w:sz="0" w:space="0" w:color="auto"/>
                    <w:right w:val="none" w:sz="0" w:space="0" w:color="auto"/>
                  </w:divBdr>
                </w:div>
                <w:div w:id="1961109201">
                  <w:marLeft w:val="0"/>
                  <w:marRight w:val="0"/>
                  <w:marTop w:val="0"/>
                  <w:marBottom w:val="0"/>
                  <w:divBdr>
                    <w:top w:val="none" w:sz="0" w:space="0" w:color="auto"/>
                    <w:left w:val="none" w:sz="0" w:space="0" w:color="auto"/>
                    <w:bottom w:val="none" w:sz="0" w:space="0" w:color="auto"/>
                    <w:right w:val="none" w:sz="0" w:space="0" w:color="auto"/>
                  </w:divBdr>
                </w:div>
                <w:div w:id="542252586">
                  <w:marLeft w:val="0"/>
                  <w:marRight w:val="0"/>
                  <w:marTop w:val="0"/>
                  <w:marBottom w:val="0"/>
                  <w:divBdr>
                    <w:top w:val="none" w:sz="0" w:space="0" w:color="auto"/>
                    <w:left w:val="none" w:sz="0" w:space="0" w:color="auto"/>
                    <w:bottom w:val="none" w:sz="0" w:space="0" w:color="auto"/>
                    <w:right w:val="none" w:sz="0" w:space="0" w:color="auto"/>
                  </w:divBdr>
                </w:div>
                <w:div w:id="1386754487">
                  <w:marLeft w:val="0"/>
                  <w:marRight w:val="0"/>
                  <w:marTop w:val="0"/>
                  <w:marBottom w:val="0"/>
                  <w:divBdr>
                    <w:top w:val="none" w:sz="0" w:space="0" w:color="auto"/>
                    <w:left w:val="none" w:sz="0" w:space="0" w:color="auto"/>
                    <w:bottom w:val="none" w:sz="0" w:space="0" w:color="auto"/>
                    <w:right w:val="none" w:sz="0" w:space="0" w:color="auto"/>
                  </w:divBdr>
                </w:div>
                <w:div w:id="1223367925">
                  <w:marLeft w:val="0"/>
                  <w:marRight w:val="0"/>
                  <w:marTop w:val="0"/>
                  <w:marBottom w:val="0"/>
                  <w:divBdr>
                    <w:top w:val="none" w:sz="0" w:space="0" w:color="auto"/>
                    <w:left w:val="none" w:sz="0" w:space="0" w:color="auto"/>
                    <w:bottom w:val="none" w:sz="0" w:space="0" w:color="auto"/>
                    <w:right w:val="none" w:sz="0" w:space="0" w:color="auto"/>
                  </w:divBdr>
                </w:div>
                <w:div w:id="1756440980">
                  <w:marLeft w:val="0"/>
                  <w:marRight w:val="0"/>
                  <w:marTop w:val="0"/>
                  <w:marBottom w:val="0"/>
                  <w:divBdr>
                    <w:top w:val="none" w:sz="0" w:space="0" w:color="auto"/>
                    <w:left w:val="none" w:sz="0" w:space="0" w:color="auto"/>
                    <w:bottom w:val="none" w:sz="0" w:space="0" w:color="auto"/>
                    <w:right w:val="none" w:sz="0" w:space="0" w:color="auto"/>
                  </w:divBdr>
                </w:div>
                <w:div w:id="731083343">
                  <w:marLeft w:val="0"/>
                  <w:marRight w:val="0"/>
                  <w:marTop w:val="0"/>
                  <w:marBottom w:val="0"/>
                  <w:divBdr>
                    <w:top w:val="none" w:sz="0" w:space="0" w:color="auto"/>
                    <w:left w:val="none" w:sz="0" w:space="0" w:color="auto"/>
                    <w:bottom w:val="none" w:sz="0" w:space="0" w:color="auto"/>
                    <w:right w:val="none" w:sz="0" w:space="0" w:color="auto"/>
                  </w:divBdr>
                </w:div>
                <w:div w:id="1948584068">
                  <w:marLeft w:val="0"/>
                  <w:marRight w:val="0"/>
                  <w:marTop w:val="0"/>
                  <w:marBottom w:val="0"/>
                  <w:divBdr>
                    <w:top w:val="none" w:sz="0" w:space="0" w:color="auto"/>
                    <w:left w:val="none" w:sz="0" w:space="0" w:color="auto"/>
                    <w:bottom w:val="none" w:sz="0" w:space="0" w:color="auto"/>
                    <w:right w:val="none" w:sz="0" w:space="0" w:color="auto"/>
                  </w:divBdr>
                </w:div>
                <w:div w:id="764040550">
                  <w:marLeft w:val="0"/>
                  <w:marRight w:val="0"/>
                  <w:marTop w:val="0"/>
                  <w:marBottom w:val="0"/>
                  <w:divBdr>
                    <w:top w:val="none" w:sz="0" w:space="0" w:color="auto"/>
                    <w:left w:val="none" w:sz="0" w:space="0" w:color="auto"/>
                    <w:bottom w:val="none" w:sz="0" w:space="0" w:color="auto"/>
                    <w:right w:val="none" w:sz="0" w:space="0" w:color="auto"/>
                  </w:divBdr>
                </w:div>
                <w:div w:id="992879831">
                  <w:marLeft w:val="0"/>
                  <w:marRight w:val="0"/>
                  <w:marTop w:val="0"/>
                  <w:marBottom w:val="0"/>
                  <w:divBdr>
                    <w:top w:val="none" w:sz="0" w:space="0" w:color="auto"/>
                    <w:left w:val="none" w:sz="0" w:space="0" w:color="auto"/>
                    <w:bottom w:val="none" w:sz="0" w:space="0" w:color="auto"/>
                    <w:right w:val="none" w:sz="0" w:space="0" w:color="auto"/>
                  </w:divBdr>
                </w:div>
                <w:div w:id="1688099998">
                  <w:marLeft w:val="0"/>
                  <w:marRight w:val="0"/>
                  <w:marTop w:val="0"/>
                  <w:marBottom w:val="0"/>
                  <w:divBdr>
                    <w:top w:val="none" w:sz="0" w:space="0" w:color="auto"/>
                    <w:left w:val="none" w:sz="0" w:space="0" w:color="auto"/>
                    <w:bottom w:val="none" w:sz="0" w:space="0" w:color="auto"/>
                    <w:right w:val="none" w:sz="0" w:space="0" w:color="auto"/>
                  </w:divBdr>
                </w:div>
                <w:div w:id="1119840995">
                  <w:marLeft w:val="0"/>
                  <w:marRight w:val="0"/>
                  <w:marTop w:val="0"/>
                  <w:marBottom w:val="0"/>
                  <w:divBdr>
                    <w:top w:val="none" w:sz="0" w:space="0" w:color="auto"/>
                    <w:left w:val="none" w:sz="0" w:space="0" w:color="auto"/>
                    <w:bottom w:val="none" w:sz="0" w:space="0" w:color="auto"/>
                    <w:right w:val="none" w:sz="0" w:space="0" w:color="auto"/>
                  </w:divBdr>
                </w:div>
                <w:div w:id="897058137">
                  <w:marLeft w:val="0"/>
                  <w:marRight w:val="0"/>
                  <w:marTop w:val="0"/>
                  <w:marBottom w:val="0"/>
                  <w:divBdr>
                    <w:top w:val="none" w:sz="0" w:space="0" w:color="auto"/>
                    <w:left w:val="none" w:sz="0" w:space="0" w:color="auto"/>
                    <w:bottom w:val="none" w:sz="0" w:space="0" w:color="auto"/>
                    <w:right w:val="none" w:sz="0" w:space="0" w:color="auto"/>
                  </w:divBdr>
                </w:div>
                <w:div w:id="742264866">
                  <w:marLeft w:val="0"/>
                  <w:marRight w:val="0"/>
                  <w:marTop w:val="0"/>
                  <w:marBottom w:val="0"/>
                  <w:divBdr>
                    <w:top w:val="none" w:sz="0" w:space="0" w:color="auto"/>
                    <w:left w:val="none" w:sz="0" w:space="0" w:color="auto"/>
                    <w:bottom w:val="none" w:sz="0" w:space="0" w:color="auto"/>
                    <w:right w:val="none" w:sz="0" w:space="0" w:color="auto"/>
                  </w:divBdr>
                </w:div>
                <w:div w:id="2098089338">
                  <w:marLeft w:val="0"/>
                  <w:marRight w:val="0"/>
                  <w:marTop w:val="0"/>
                  <w:marBottom w:val="0"/>
                  <w:divBdr>
                    <w:top w:val="none" w:sz="0" w:space="0" w:color="auto"/>
                    <w:left w:val="none" w:sz="0" w:space="0" w:color="auto"/>
                    <w:bottom w:val="none" w:sz="0" w:space="0" w:color="auto"/>
                    <w:right w:val="none" w:sz="0" w:space="0" w:color="auto"/>
                  </w:divBdr>
                </w:div>
                <w:div w:id="1746220178">
                  <w:marLeft w:val="0"/>
                  <w:marRight w:val="0"/>
                  <w:marTop w:val="0"/>
                  <w:marBottom w:val="0"/>
                  <w:divBdr>
                    <w:top w:val="none" w:sz="0" w:space="0" w:color="auto"/>
                    <w:left w:val="none" w:sz="0" w:space="0" w:color="auto"/>
                    <w:bottom w:val="none" w:sz="0" w:space="0" w:color="auto"/>
                    <w:right w:val="none" w:sz="0" w:space="0" w:color="auto"/>
                  </w:divBdr>
                </w:div>
                <w:div w:id="1518303709">
                  <w:marLeft w:val="0"/>
                  <w:marRight w:val="0"/>
                  <w:marTop w:val="0"/>
                  <w:marBottom w:val="0"/>
                  <w:divBdr>
                    <w:top w:val="none" w:sz="0" w:space="0" w:color="auto"/>
                    <w:left w:val="none" w:sz="0" w:space="0" w:color="auto"/>
                    <w:bottom w:val="none" w:sz="0" w:space="0" w:color="auto"/>
                    <w:right w:val="none" w:sz="0" w:space="0" w:color="auto"/>
                  </w:divBdr>
                </w:div>
                <w:div w:id="834034895">
                  <w:marLeft w:val="0"/>
                  <w:marRight w:val="0"/>
                  <w:marTop w:val="0"/>
                  <w:marBottom w:val="0"/>
                  <w:divBdr>
                    <w:top w:val="none" w:sz="0" w:space="0" w:color="auto"/>
                    <w:left w:val="none" w:sz="0" w:space="0" w:color="auto"/>
                    <w:bottom w:val="none" w:sz="0" w:space="0" w:color="auto"/>
                    <w:right w:val="none" w:sz="0" w:space="0" w:color="auto"/>
                  </w:divBdr>
                </w:div>
                <w:div w:id="530344247">
                  <w:marLeft w:val="0"/>
                  <w:marRight w:val="0"/>
                  <w:marTop w:val="0"/>
                  <w:marBottom w:val="0"/>
                  <w:divBdr>
                    <w:top w:val="none" w:sz="0" w:space="0" w:color="auto"/>
                    <w:left w:val="none" w:sz="0" w:space="0" w:color="auto"/>
                    <w:bottom w:val="none" w:sz="0" w:space="0" w:color="auto"/>
                    <w:right w:val="none" w:sz="0" w:space="0" w:color="auto"/>
                  </w:divBdr>
                </w:div>
                <w:div w:id="2142264758">
                  <w:marLeft w:val="0"/>
                  <w:marRight w:val="0"/>
                  <w:marTop w:val="0"/>
                  <w:marBottom w:val="0"/>
                  <w:divBdr>
                    <w:top w:val="none" w:sz="0" w:space="0" w:color="auto"/>
                    <w:left w:val="none" w:sz="0" w:space="0" w:color="auto"/>
                    <w:bottom w:val="none" w:sz="0" w:space="0" w:color="auto"/>
                    <w:right w:val="none" w:sz="0" w:space="0" w:color="auto"/>
                  </w:divBdr>
                </w:div>
                <w:div w:id="738940089">
                  <w:marLeft w:val="0"/>
                  <w:marRight w:val="0"/>
                  <w:marTop w:val="0"/>
                  <w:marBottom w:val="0"/>
                  <w:divBdr>
                    <w:top w:val="none" w:sz="0" w:space="0" w:color="auto"/>
                    <w:left w:val="none" w:sz="0" w:space="0" w:color="auto"/>
                    <w:bottom w:val="none" w:sz="0" w:space="0" w:color="auto"/>
                    <w:right w:val="none" w:sz="0" w:space="0" w:color="auto"/>
                  </w:divBdr>
                </w:div>
                <w:div w:id="1364788818">
                  <w:marLeft w:val="0"/>
                  <w:marRight w:val="0"/>
                  <w:marTop w:val="0"/>
                  <w:marBottom w:val="0"/>
                  <w:divBdr>
                    <w:top w:val="none" w:sz="0" w:space="0" w:color="auto"/>
                    <w:left w:val="none" w:sz="0" w:space="0" w:color="auto"/>
                    <w:bottom w:val="none" w:sz="0" w:space="0" w:color="auto"/>
                    <w:right w:val="none" w:sz="0" w:space="0" w:color="auto"/>
                  </w:divBdr>
                </w:div>
                <w:div w:id="59795182">
                  <w:marLeft w:val="0"/>
                  <w:marRight w:val="0"/>
                  <w:marTop w:val="0"/>
                  <w:marBottom w:val="0"/>
                  <w:divBdr>
                    <w:top w:val="none" w:sz="0" w:space="0" w:color="auto"/>
                    <w:left w:val="none" w:sz="0" w:space="0" w:color="auto"/>
                    <w:bottom w:val="none" w:sz="0" w:space="0" w:color="auto"/>
                    <w:right w:val="none" w:sz="0" w:space="0" w:color="auto"/>
                  </w:divBdr>
                </w:div>
                <w:div w:id="1893541011">
                  <w:marLeft w:val="0"/>
                  <w:marRight w:val="0"/>
                  <w:marTop w:val="0"/>
                  <w:marBottom w:val="0"/>
                  <w:divBdr>
                    <w:top w:val="none" w:sz="0" w:space="0" w:color="auto"/>
                    <w:left w:val="none" w:sz="0" w:space="0" w:color="auto"/>
                    <w:bottom w:val="none" w:sz="0" w:space="0" w:color="auto"/>
                    <w:right w:val="none" w:sz="0" w:space="0" w:color="auto"/>
                  </w:divBdr>
                </w:div>
                <w:div w:id="796992213">
                  <w:marLeft w:val="0"/>
                  <w:marRight w:val="0"/>
                  <w:marTop w:val="0"/>
                  <w:marBottom w:val="0"/>
                  <w:divBdr>
                    <w:top w:val="none" w:sz="0" w:space="0" w:color="auto"/>
                    <w:left w:val="none" w:sz="0" w:space="0" w:color="auto"/>
                    <w:bottom w:val="none" w:sz="0" w:space="0" w:color="auto"/>
                    <w:right w:val="none" w:sz="0" w:space="0" w:color="auto"/>
                  </w:divBdr>
                </w:div>
                <w:div w:id="1760981049">
                  <w:marLeft w:val="0"/>
                  <w:marRight w:val="0"/>
                  <w:marTop w:val="0"/>
                  <w:marBottom w:val="0"/>
                  <w:divBdr>
                    <w:top w:val="none" w:sz="0" w:space="0" w:color="auto"/>
                    <w:left w:val="none" w:sz="0" w:space="0" w:color="auto"/>
                    <w:bottom w:val="none" w:sz="0" w:space="0" w:color="auto"/>
                    <w:right w:val="none" w:sz="0" w:space="0" w:color="auto"/>
                  </w:divBdr>
                </w:div>
                <w:div w:id="1527718849">
                  <w:marLeft w:val="0"/>
                  <w:marRight w:val="0"/>
                  <w:marTop w:val="0"/>
                  <w:marBottom w:val="0"/>
                  <w:divBdr>
                    <w:top w:val="none" w:sz="0" w:space="0" w:color="auto"/>
                    <w:left w:val="none" w:sz="0" w:space="0" w:color="auto"/>
                    <w:bottom w:val="none" w:sz="0" w:space="0" w:color="auto"/>
                    <w:right w:val="none" w:sz="0" w:space="0" w:color="auto"/>
                  </w:divBdr>
                </w:div>
                <w:div w:id="924918119">
                  <w:marLeft w:val="0"/>
                  <w:marRight w:val="0"/>
                  <w:marTop w:val="0"/>
                  <w:marBottom w:val="0"/>
                  <w:divBdr>
                    <w:top w:val="none" w:sz="0" w:space="0" w:color="auto"/>
                    <w:left w:val="none" w:sz="0" w:space="0" w:color="auto"/>
                    <w:bottom w:val="none" w:sz="0" w:space="0" w:color="auto"/>
                    <w:right w:val="none" w:sz="0" w:space="0" w:color="auto"/>
                  </w:divBdr>
                </w:div>
                <w:div w:id="198861591">
                  <w:marLeft w:val="0"/>
                  <w:marRight w:val="0"/>
                  <w:marTop w:val="0"/>
                  <w:marBottom w:val="0"/>
                  <w:divBdr>
                    <w:top w:val="none" w:sz="0" w:space="0" w:color="auto"/>
                    <w:left w:val="none" w:sz="0" w:space="0" w:color="auto"/>
                    <w:bottom w:val="none" w:sz="0" w:space="0" w:color="auto"/>
                    <w:right w:val="none" w:sz="0" w:space="0" w:color="auto"/>
                  </w:divBdr>
                </w:div>
                <w:div w:id="446125227">
                  <w:marLeft w:val="0"/>
                  <w:marRight w:val="0"/>
                  <w:marTop w:val="0"/>
                  <w:marBottom w:val="0"/>
                  <w:divBdr>
                    <w:top w:val="none" w:sz="0" w:space="0" w:color="auto"/>
                    <w:left w:val="none" w:sz="0" w:space="0" w:color="auto"/>
                    <w:bottom w:val="none" w:sz="0" w:space="0" w:color="auto"/>
                    <w:right w:val="none" w:sz="0" w:space="0" w:color="auto"/>
                  </w:divBdr>
                </w:div>
                <w:div w:id="1424378309">
                  <w:marLeft w:val="0"/>
                  <w:marRight w:val="0"/>
                  <w:marTop w:val="0"/>
                  <w:marBottom w:val="0"/>
                  <w:divBdr>
                    <w:top w:val="none" w:sz="0" w:space="0" w:color="auto"/>
                    <w:left w:val="none" w:sz="0" w:space="0" w:color="auto"/>
                    <w:bottom w:val="none" w:sz="0" w:space="0" w:color="auto"/>
                    <w:right w:val="none" w:sz="0" w:space="0" w:color="auto"/>
                  </w:divBdr>
                </w:div>
                <w:div w:id="438064150">
                  <w:marLeft w:val="0"/>
                  <w:marRight w:val="0"/>
                  <w:marTop w:val="0"/>
                  <w:marBottom w:val="0"/>
                  <w:divBdr>
                    <w:top w:val="none" w:sz="0" w:space="0" w:color="auto"/>
                    <w:left w:val="none" w:sz="0" w:space="0" w:color="auto"/>
                    <w:bottom w:val="none" w:sz="0" w:space="0" w:color="auto"/>
                    <w:right w:val="none" w:sz="0" w:space="0" w:color="auto"/>
                  </w:divBdr>
                </w:div>
                <w:div w:id="22557757">
                  <w:marLeft w:val="0"/>
                  <w:marRight w:val="0"/>
                  <w:marTop w:val="0"/>
                  <w:marBottom w:val="0"/>
                  <w:divBdr>
                    <w:top w:val="none" w:sz="0" w:space="0" w:color="auto"/>
                    <w:left w:val="none" w:sz="0" w:space="0" w:color="auto"/>
                    <w:bottom w:val="none" w:sz="0" w:space="0" w:color="auto"/>
                    <w:right w:val="none" w:sz="0" w:space="0" w:color="auto"/>
                  </w:divBdr>
                </w:div>
                <w:div w:id="739258055">
                  <w:marLeft w:val="0"/>
                  <w:marRight w:val="0"/>
                  <w:marTop w:val="0"/>
                  <w:marBottom w:val="0"/>
                  <w:divBdr>
                    <w:top w:val="none" w:sz="0" w:space="0" w:color="auto"/>
                    <w:left w:val="none" w:sz="0" w:space="0" w:color="auto"/>
                    <w:bottom w:val="none" w:sz="0" w:space="0" w:color="auto"/>
                    <w:right w:val="none" w:sz="0" w:space="0" w:color="auto"/>
                  </w:divBdr>
                </w:div>
                <w:div w:id="549002133">
                  <w:marLeft w:val="0"/>
                  <w:marRight w:val="0"/>
                  <w:marTop w:val="0"/>
                  <w:marBottom w:val="0"/>
                  <w:divBdr>
                    <w:top w:val="none" w:sz="0" w:space="0" w:color="auto"/>
                    <w:left w:val="none" w:sz="0" w:space="0" w:color="auto"/>
                    <w:bottom w:val="none" w:sz="0" w:space="0" w:color="auto"/>
                    <w:right w:val="none" w:sz="0" w:space="0" w:color="auto"/>
                  </w:divBdr>
                </w:div>
                <w:div w:id="672562046">
                  <w:marLeft w:val="0"/>
                  <w:marRight w:val="0"/>
                  <w:marTop w:val="0"/>
                  <w:marBottom w:val="0"/>
                  <w:divBdr>
                    <w:top w:val="none" w:sz="0" w:space="0" w:color="auto"/>
                    <w:left w:val="none" w:sz="0" w:space="0" w:color="auto"/>
                    <w:bottom w:val="none" w:sz="0" w:space="0" w:color="auto"/>
                    <w:right w:val="none" w:sz="0" w:space="0" w:color="auto"/>
                  </w:divBdr>
                </w:div>
                <w:div w:id="715811133">
                  <w:marLeft w:val="0"/>
                  <w:marRight w:val="0"/>
                  <w:marTop w:val="0"/>
                  <w:marBottom w:val="0"/>
                  <w:divBdr>
                    <w:top w:val="none" w:sz="0" w:space="0" w:color="auto"/>
                    <w:left w:val="none" w:sz="0" w:space="0" w:color="auto"/>
                    <w:bottom w:val="none" w:sz="0" w:space="0" w:color="auto"/>
                    <w:right w:val="none" w:sz="0" w:space="0" w:color="auto"/>
                  </w:divBdr>
                </w:div>
                <w:div w:id="1901281177">
                  <w:marLeft w:val="0"/>
                  <w:marRight w:val="0"/>
                  <w:marTop w:val="0"/>
                  <w:marBottom w:val="0"/>
                  <w:divBdr>
                    <w:top w:val="none" w:sz="0" w:space="0" w:color="auto"/>
                    <w:left w:val="none" w:sz="0" w:space="0" w:color="auto"/>
                    <w:bottom w:val="none" w:sz="0" w:space="0" w:color="auto"/>
                    <w:right w:val="none" w:sz="0" w:space="0" w:color="auto"/>
                  </w:divBdr>
                </w:div>
                <w:div w:id="1515680408">
                  <w:marLeft w:val="0"/>
                  <w:marRight w:val="0"/>
                  <w:marTop w:val="0"/>
                  <w:marBottom w:val="0"/>
                  <w:divBdr>
                    <w:top w:val="none" w:sz="0" w:space="0" w:color="auto"/>
                    <w:left w:val="none" w:sz="0" w:space="0" w:color="auto"/>
                    <w:bottom w:val="none" w:sz="0" w:space="0" w:color="auto"/>
                    <w:right w:val="none" w:sz="0" w:space="0" w:color="auto"/>
                  </w:divBdr>
                </w:div>
                <w:div w:id="1818297774">
                  <w:marLeft w:val="0"/>
                  <w:marRight w:val="0"/>
                  <w:marTop w:val="0"/>
                  <w:marBottom w:val="0"/>
                  <w:divBdr>
                    <w:top w:val="none" w:sz="0" w:space="0" w:color="auto"/>
                    <w:left w:val="none" w:sz="0" w:space="0" w:color="auto"/>
                    <w:bottom w:val="none" w:sz="0" w:space="0" w:color="auto"/>
                    <w:right w:val="none" w:sz="0" w:space="0" w:color="auto"/>
                  </w:divBdr>
                </w:div>
                <w:div w:id="1812937947">
                  <w:marLeft w:val="0"/>
                  <w:marRight w:val="0"/>
                  <w:marTop w:val="0"/>
                  <w:marBottom w:val="0"/>
                  <w:divBdr>
                    <w:top w:val="none" w:sz="0" w:space="0" w:color="auto"/>
                    <w:left w:val="none" w:sz="0" w:space="0" w:color="auto"/>
                    <w:bottom w:val="none" w:sz="0" w:space="0" w:color="auto"/>
                    <w:right w:val="none" w:sz="0" w:space="0" w:color="auto"/>
                  </w:divBdr>
                </w:div>
                <w:div w:id="1033532270">
                  <w:marLeft w:val="0"/>
                  <w:marRight w:val="0"/>
                  <w:marTop w:val="0"/>
                  <w:marBottom w:val="0"/>
                  <w:divBdr>
                    <w:top w:val="none" w:sz="0" w:space="0" w:color="auto"/>
                    <w:left w:val="none" w:sz="0" w:space="0" w:color="auto"/>
                    <w:bottom w:val="none" w:sz="0" w:space="0" w:color="auto"/>
                    <w:right w:val="none" w:sz="0" w:space="0" w:color="auto"/>
                  </w:divBdr>
                </w:div>
                <w:div w:id="1935360758">
                  <w:marLeft w:val="0"/>
                  <w:marRight w:val="0"/>
                  <w:marTop w:val="0"/>
                  <w:marBottom w:val="0"/>
                  <w:divBdr>
                    <w:top w:val="none" w:sz="0" w:space="0" w:color="auto"/>
                    <w:left w:val="none" w:sz="0" w:space="0" w:color="auto"/>
                    <w:bottom w:val="none" w:sz="0" w:space="0" w:color="auto"/>
                    <w:right w:val="none" w:sz="0" w:space="0" w:color="auto"/>
                  </w:divBdr>
                </w:div>
                <w:div w:id="1753576406">
                  <w:marLeft w:val="0"/>
                  <w:marRight w:val="0"/>
                  <w:marTop w:val="0"/>
                  <w:marBottom w:val="0"/>
                  <w:divBdr>
                    <w:top w:val="none" w:sz="0" w:space="0" w:color="auto"/>
                    <w:left w:val="none" w:sz="0" w:space="0" w:color="auto"/>
                    <w:bottom w:val="none" w:sz="0" w:space="0" w:color="auto"/>
                    <w:right w:val="none" w:sz="0" w:space="0" w:color="auto"/>
                  </w:divBdr>
                </w:div>
                <w:div w:id="106782216">
                  <w:marLeft w:val="0"/>
                  <w:marRight w:val="0"/>
                  <w:marTop w:val="0"/>
                  <w:marBottom w:val="0"/>
                  <w:divBdr>
                    <w:top w:val="none" w:sz="0" w:space="0" w:color="auto"/>
                    <w:left w:val="none" w:sz="0" w:space="0" w:color="auto"/>
                    <w:bottom w:val="none" w:sz="0" w:space="0" w:color="auto"/>
                    <w:right w:val="none" w:sz="0" w:space="0" w:color="auto"/>
                  </w:divBdr>
                </w:div>
                <w:div w:id="1982690360">
                  <w:marLeft w:val="0"/>
                  <w:marRight w:val="0"/>
                  <w:marTop w:val="0"/>
                  <w:marBottom w:val="0"/>
                  <w:divBdr>
                    <w:top w:val="none" w:sz="0" w:space="0" w:color="auto"/>
                    <w:left w:val="none" w:sz="0" w:space="0" w:color="auto"/>
                    <w:bottom w:val="none" w:sz="0" w:space="0" w:color="auto"/>
                    <w:right w:val="none" w:sz="0" w:space="0" w:color="auto"/>
                  </w:divBdr>
                </w:div>
                <w:div w:id="681467665">
                  <w:marLeft w:val="0"/>
                  <w:marRight w:val="0"/>
                  <w:marTop w:val="0"/>
                  <w:marBottom w:val="0"/>
                  <w:divBdr>
                    <w:top w:val="none" w:sz="0" w:space="0" w:color="auto"/>
                    <w:left w:val="none" w:sz="0" w:space="0" w:color="auto"/>
                    <w:bottom w:val="none" w:sz="0" w:space="0" w:color="auto"/>
                    <w:right w:val="none" w:sz="0" w:space="0" w:color="auto"/>
                  </w:divBdr>
                </w:div>
                <w:div w:id="1062213501">
                  <w:marLeft w:val="0"/>
                  <w:marRight w:val="0"/>
                  <w:marTop w:val="0"/>
                  <w:marBottom w:val="0"/>
                  <w:divBdr>
                    <w:top w:val="none" w:sz="0" w:space="0" w:color="auto"/>
                    <w:left w:val="none" w:sz="0" w:space="0" w:color="auto"/>
                    <w:bottom w:val="none" w:sz="0" w:space="0" w:color="auto"/>
                    <w:right w:val="none" w:sz="0" w:space="0" w:color="auto"/>
                  </w:divBdr>
                </w:div>
                <w:div w:id="693729000">
                  <w:marLeft w:val="0"/>
                  <w:marRight w:val="0"/>
                  <w:marTop w:val="0"/>
                  <w:marBottom w:val="0"/>
                  <w:divBdr>
                    <w:top w:val="none" w:sz="0" w:space="0" w:color="auto"/>
                    <w:left w:val="none" w:sz="0" w:space="0" w:color="auto"/>
                    <w:bottom w:val="none" w:sz="0" w:space="0" w:color="auto"/>
                    <w:right w:val="none" w:sz="0" w:space="0" w:color="auto"/>
                  </w:divBdr>
                </w:div>
                <w:div w:id="1136335863">
                  <w:marLeft w:val="0"/>
                  <w:marRight w:val="0"/>
                  <w:marTop w:val="0"/>
                  <w:marBottom w:val="0"/>
                  <w:divBdr>
                    <w:top w:val="none" w:sz="0" w:space="0" w:color="auto"/>
                    <w:left w:val="none" w:sz="0" w:space="0" w:color="auto"/>
                    <w:bottom w:val="none" w:sz="0" w:space="0" w:color="auto"/>
                    <w:right w:val="none" w:sz="0" w:space="0" w:color="auto"/>
                  </w:divBdr>
                </w:div>
                <w:div w:id="1641494219">
                  <w:marLeft w:val="0"/>
                  <w:marRight w:val="0"/>
                  <w:marTop w:val="0"/>
                  <w:marBottom w:val="0"/>
                  <w:divBdr>
                    <w:top w:val="none" w:sz="0" w:space="0" w:color="auto"/>
                    <w:left w:val="none" w:sz="0" w:space="0" w:color="auto"/>
                    <w:bottom w:val="none" w:sz="0" w:space="0" w:color="auto"/>
                    <w:right w:val="none" w:sz="0" w:space="0" w:color="auto"/>
                  </w:divBdr>
                </w:div>
                <w:div w:id="531920145">
                  <w:marLeft w:val="0"/>
                  <w:marRight w:val="0"/>
                  <w:marTop w:val="0"/>
                  <w:marBottom w:val="0"/>
                  <w:divBdr>
                    <w:top w:val="none" w:sz="0" w:space="0" w:color="auto"/>
                    <w:left w:val="none" w:sz="0" w:space="0" w:color="auto"/>
                    <w:bottom w:val="none" w:sz="0" w:space="0" w:color="auto"/>
                    <w:right w:val="none" w:sz="0" w:space="0" w:color="auto"/>
                  </w:divBdr>
                </w:div>
                <w:div w:id="901982770">
                  <w:marLeft w:val="0"/>
                  <w:marRight w:val="0"/>
                  <w:marTop w:val="0"/>
                  <w:marBottom w:val="0"/>
                  <w:divBdr>
                    <w:top w:val="none" w:sz="0" w:space="0" w:color="auto"/>
                    <w:left w:val="none" w:sz="0" w:space="0" w:color="auto"/>
                    <w:bottom w:val="none" w:sz="0" w:space="0" w:color="auto"/>
                    <w:right w:val="none" w:sz="0" w:space="0" w:color="auto"/>
                  </w:divBdr>
                </w:div>
                <w:div w:id="1662931289">
                  <w:marLeft w:val="0"/>
                  <w:marRight w:val="0"/>
                  <w:marTop w:val="0"/>
                  <w:marBottom w:val="0"/>
                  <w:divBdr>
                    <w:top w:val="none" w:sz="0" w:space="0" w:color="auto"/>
                    <w:left w:val="none" w:sz="0" w:space="0" w:color="auto"/>
                    <w:bottom w:val="none" w:sz="0" w:space="0" w:color="auto"/>
                    <w:right w:val="none" w:sz="0" w:space="0" w:color="auto"/>
                  </w:divBdr>
                </w:div>
                <w:div w:id="1359505707">
                  <w:marLeft w:val="0"/>
                  <w:marRight w:val="0"/>
                  <w:marTop w:val="0"/>
                  <w:marBottom w:val="0"/>
                  <w:divBdr>
                    <w:top w:val="none" w:sz="0" w:space="0" w:color="auto"/>
                    <w:left w:val="none" w:sz="0" w:space="0" w:color="auto"/>
                    <w:bottom w:val="none" w:sz="0" w:space="0" w:color="auto"/>
                    <w:right w:val="none" w:sz="0" w:space="0" w:color="auto"/>
                  </w:divBdr>
                </w:div>
                <w:div w:id="1065492051">
                  <w:marLeft w:val="0"/>
                  <w:marRight w:val="0"/>
                  <w:marTop w:val="0"/>
                  <w:marBottom w:val="0"/>
                  <w:divBdr>
                    <w:top w:val="none" w:sz="0" w:space="0" w:color="auto"/>
                    <w:left w:val="none" w:sz="0" w:space="0" w:color="auto"/>
                    <w:bottom w:val="none" w:sz="0" w:space="0" w:color="auto"/>
                    <w:right w:val="none" w:sz="0" w:space="0" w:color="auto"/>
                  </w:divBdr>
                </w:div>
                <w:div w:id="1638993202">
                  <w:marLeft w:val="0"/>
                  <w:marRight w:val="0"/>
                  <w:marTop w:val="0"/>
                  <w:marBottom w:val="0"/>
                  <w:divBdr>
                    <w:top w:val="none" w:sz="0" w:space="0" w:color="auto"/>
                    <w:left w:val="none" w:sz="0" w:space="0" w:color="auto"/>
                    <w:bottom w:val="none" w:sz="0" w:space="0" w:color="auto"/>
                    <w:right w:val="none" w:sz="0" w:space="0" w:color="auto"/>
                  </w:divBdr>
                </w:div>
                <w:div w:id="933823287">
                  <w:marLeft w:val="0"/>
                  <w:marRight w:val="0"/>
                  <w:marTop w:val="0"/>
                  <w:marBottom w:val="0"/>
                  <w:divBdr>
                    <w:top w:val="none" w:sz="0" w:space="0" w:color="auto"/>
                    <w:left w:val="none" w:sz="0" w:space="0" w:color="auto"/>
                    <w:bottom w:val="none" w:sz="0" w:space="0" w:color="auto"/>
                    <w:right w:val="none" w:sz="0" w:space="0" w:color="auto"/>
                  </w:divBdr>
                </w:div>
                <w:div w:id="1489977150">
                  <w:marLeft w:val="0"/>
                  <w:marRight w:val="0"/>
                  <w:marTop w:val="0"/>
                  <w:marBottom w:val="0"/>
                  <w:divBdr>
                    <w:top w:val="none" w:sz="0" w:space="0" w:color="auto"/>
                    <w:left w:val="none" w:sz="0" w:space="0" w:color="auto"/>
                    <w:bottom w:val="none" w:sz="0" w:space="0" w:color="auto"/>
                    <w:right w:val="none" w:sz="0" w:space="0" w:color="auto"/>
                  </w:divBdr>
                </w:div>
                <w:div w:id="1395004453">
                  <w:marLeft w:val="0"/>
                  <w:marRight w:val="0"/>
                  <w:marTop w:val="0"/>
                  <w:marBottom w:val="0"/>
                  <w:divBdr>
                    <w:top w:val="none" w:sz="0" w:space="0" w:color="auto"/>
                    <w:left w:val="none" w:sz="0" w:space="0" w:color="auto"/>
                    <w:bottom w:val="none" w:sz="0" w:space="0" w:color="auto"/>
                    <w:right w:val="none" w:sz="0" w:space="0" w:color="auto"/>
                  </w:divBdr>
                </w:div>
                <w:div w:id="1555433441">
                  <w:marLeft w:val="0"/>
                  <w:marRight w:val="0"/>
                  <w:marTop w:val="0"/>
                  <w:marBottom w:val="0"/>
                  <w:divBdr>
                    <w:top w:val="none" w:sz="0" w:space="0" w:color="auto"/>
                    <w:left w:val="none" w:sz="0" w:space="0" w:color="auto"/>
                    <w:bottom w:val="none" w:sz="0" w:space="0" w:color="auto"/>
                    <w:right w:val="none" w:sz="0" w:space="0" w:color="auto"/>
                  </w:divBdr>
                </w:div>
                <w:div w:id="1433746016">
                  <w:marLeft w:val="0"/>
                  <w:marRight w:val="0"/>
                  <w:marTop w:val="0"/>
                  <w:marBottom w:val="0"/>
                  <w:divBdr>
                    <w:top w:val="none" w:sz="0" w:space="0" w:color="auto"/>
                    <w:left w:val="none" w:sz="0" w:space="0" w:color="auto"/>
                    <w:bottom w:val="none" w:sz="0" w:space="0" w:color="auto"/>
                    <w:right w:val="none" w:sz="0" w:space="0" w:color="auto"/>
                  </w:divBdr>
                </w:div>
                <w:div w:id="260380891">
                  <w:marLeft w:val="0"/>
                  <w:marRight w:val="0"/>
                  <w:marTop w:val="0"/>
                  <w:marBottom w:val="0"/>
                  <w:divBdr>
                    <w:top w:val="none" w:sz="0" w:space="0" w:color="auto"/>
                    <w:left w:val="none" w:sz="0" w:space="0" w:color="auto"/>
                    <w:bottom w:val="none" w:sz="0" w:space="0" w:color="auto"/>
                    <w:right w:val="none" w:sz="0" w:space="0" w:color="auto"/>
                  </w:divBdr>
                </w:div>
                <w:div w:id="507793908">
                  <w:marLeft w:val="0"/>
                  <w:marRight w:val="0"/>
                  <w:marTop w:val="0"/>
                  <w:marBottom w:val="0"/>
                  <w:divBdr>
                    <w:top w:val="none" w:sz="0" w:space="0" w:color="auto"/>
                    <w:left w:val="none" w:sz="0" w:space="0" w:color="auto"/>
                    <w:bottom w:val="none" w:sz="0" w:space="0" w:color="auto"/>
                    <w:right w:val="none" w:sz="0" w:space="0" w:color="auto"/>
                  </w:divBdr>
                </w:div>
                <w:div w:id="369574280">
                  <w:marLeft w:val="0"/>
                  <w:marRight w:val="0"/>
                  <w:marTop w:val="0"/>
                  <w:marBottom w:val="0"/>
                  <w:divBdr>
                    <w:top w:val="none" w:sz="0" w:space="0" w:color="auto"/>
                    <w:left w:val="none" w:sz="0" w:space="0" w:color="auto"/>
                    <w:bottom w:val="none" w:sz="0" w:space="0" w:color="auto"/>
                    <w:right w:val="none" w:sz="0" w:space="0" w:color="auto"/>
                  </w:divBdr>
                </w:div>
                <w:div w:id="417287977">
                  <w:marLeft w:val="0"/>
                  <w:marRight w:val="0"/>
                  <w:marTop w:val="0"/>
                  <w:marBottom w:val="0"/>
                  <w:divBdr>
                    <w:top w:val="none" w:sz="0" w:space="0" w:color="auto"/>
                    <w:left w:val="none" w:sz="0" w:space="0" w:color="auto"/>
                    <w:bottom w:val="none" w:sz="0" w:space="0" w:color="auto"/>
                    <w:right w:val="none" w:sz="0" w:space="0" w:color="auto"/>
                  </w:divBdr>
                </w:div>
                <w:div w:id="1923836656">
                  <w:marLeft w:val="0"/>
                  <w:marRight w:val="0"/>
                  <w:marTop w:val="0"/>
                  <w:marBottom w:val="0"/>
                  <w:divBdr>
                    <w:top w:val="none" w:sz="0" w:space="0" w:color="auto"/>
                    <w:left w:val="none" w:sz="0" w:space="0" w:color="auto"/>
                    <w:bottom w:val="none" w:sz="0" w:space="0" w:color="auto"/>
                    <w:right w:val="none" w:sz="0" w:space="0" w:color="auto"/>
                  </w:divBdr>
                </w:div>
                <w:div w:id="352195310">
                  <w:marLeft w:val="0"/>
                  <w:marRight w:val="0"/>
                  <w:marTop w:val="0"/>
                  <w:marBottom w:val="0"/>
                  <w:divBdr>
                    <w:top w:val="none" w:sz="0" w:space="0" w:color="auto"/>
                    <w:left w:val="none" w:sz="0" w:space="0" w:color="auto"/>
                    <w:bottom w:val="none" w:sz="0" w:space="0" w:color="auto"/>
                    <w:right w:val="none" w:sz="0" w:space="0" w:color="auto"/>
                  </w:divBdr>
                </w:div>
                <w:div w:id="944076947">
                  <w:marLeft w:val="0"/>
                  <w:marRight w:val="0"/>
                  <w:marTop w:val="0"/>
                  <w:marBottom w:val="0"/>
                  <w:divBdr>
                    <w:top w:val="none" w:sz="0" w:space="0" w:color="auto"/>
                    <w:left w:val="none" w:sz="0" w:space="0" w:color="auto"/>
                    <w:bottom w:val="none" w:sz="0" w:space="0" w:color="auto"/>
                    <w:right w:val="none" w:sz="0" w:space="0" w:color="auto"/>
                  </w:divBdr>
                </w:div>
                <w:div w:id="1508180458">
                  <w:marLeft w:val="0"/>
                  <w:marRight w:val="0"/>
                  <w:marTop w:val="0"/>
                  <w:marBottom w:val="0"/>
                  <w:divBdr>
                    <w:top w:val="none" w:sz="0" w:space="0" w:color="auto"/>
                    <w:left w:val="none" w:sz="0" w:space="0" w:color="auto"/>
                    <w:bottom w:val="none" w:sz="0" w:space="0" w:color="auto"/>
                    <w:right w:val="none" w:sz="0" w:space="0" w:color="auto"/>
                  </w:divBdr>
                </w:div>
                <w:div w:id="2004622829">
                  <w:marLeft w:val="0"/>
                  <w:marRight w:val="0"/>
                  <w:marTop w:val="0"/>
                  <w:marBottom w:val="0"/>
                  <w:divBdr>
                    <w:top w:val="none" w:sz="0" w:space="0" w:color="auto"/>
                    <w:left w:val="none" w:sz="0" w:space="0" w:color="auto"/>
                    <w:bottom w:val="none" w:sz="0" w:space="0" w:color="auto"/>
                    <w:right w:val="none" w:sz="0" w:space="0" w:color="auto"/>
                  </w:divBdr>
                </w:div>
                <w:div w:id="483086839">
                  <w:marLeft w:val="0"/>
                  <w:marRight w:val="0"/>
                  <w:marTop w:val="0"/>
                  <w:marBottom w:val="0"/>
                  <w:divBdr>
                    <w:top w:val="none" w:sz="0" w:space="0" w:color="auto"/>
                    <w:left w:val="none" w:sz="0" w:space="0" w:color="auto"/>
                    <w:bottom w:val="none" w:sz="0" w:space="0" w:color="auto"/>
                    <w:right w:val="none" w:sz="0" w:space="0" w:color="auto"/>
                  </w:divBdr>
                </w:div>
                <w:div w:id="312834642">
                  <w:marLeft w:val="0"/>
                  <w:marRight w:val="0"/>
                  <w:marTop w:val="0"/>
                  <w:marBottom w:val="0"/>
                  <w:divBdr>
                    <w:top w:val="none" w:sz="0" w:space="0" w:color="auto"/>
                    <w:left w:val="none" w:sz="0" w:space="0" w:color="auto"/>
                    <w:bottom w:val="none" w:sz="0" w:space="0" w:color="auto"/>
                    <w:right w:val="none" w:sz="0" w:space="0" w:color="auto"/>
                  </w:divBdr>
                </w:div>
                <w:div w:id="958343174">
                  <w:marLeft w:val="0"/>
                  <w:marRight w:val="0"/>
                  <w:marTop w:val="0"/>
                  <w:marBottom w:val="0"/>
                  <w:divBdr>
                    <w:top w:val="none" w:sz="0" w:space="0" w:color="auto"/>
                    <w:left w:val="none" w:sz="0" w:space="0" w:color="auto"/>
                    <w:bottom w:val="none" w:sz="0" w:space="0" w:color="auto"/>
                    <w:right w:val="none" w:sz="0" w:space="0" w:color="auto"/>
                  </w:divBdr>
                </w:div>
                <w:div w:id="1884247559">
                  <w:marLeft w:val="0"/>
                  <w:marRight w:val="0"/>
                  <w:marTop w:val="0"/>
                  <w:marBottom w:val="0"/>
                  <w:divBdr>
                    <w:top w:val="none" w:sz="0" w:space="0" w:color="auto"/>
                    <w:left w:val="none" w:sz="0" w:space="0" w:color="auto"/>
                    <w:bottom w:val="none" w:sz="0" w:space="0" w:color="auto"/>
                    <w:right w:val="none" w:sz="0" w:space="0" w:color="auto"/>
                  </w:divBdr>
                </w:div>
                <w:div w:id="1856265385">
                  <w:marLeft w:val="0"/>
                  <w:marRight w:val="0"/>
                  <w:marTop w:val="0"/>
                  <w:marBottom w:val="0"/>
                  <w:divBdr>
                    <w:top w:val="none" w:sz="0" w:space="0" w:color="auto"/>
                    <w:left w:val="none" w:sz="0" w:space="0" w:color="auto"/>
                    <w:bottom w:val="none" w:sz="0" w:space="0" w:color="auto"/>
                    <w:right w:val="none" w:sz="0" w:space="0" w:color="auto"/>
                  </w:divBdr>
                </w:div>
                <w:div w:id="1798452212">
                  <w:marLeft w:val="0"/>
                  <w:marRight w:val="0"/>
                  <w:marTop w:val="0"/>
                  <w:marBottom w:val="0"/>
                  <w:divBdr>
                    <w:top w:val="none" w:sz="0" w:space="0" w:color="auto"/>
                    <w:left w:val="none" w:sz="0" w:space="0" w:color="auto"/>
                    <w:bottom w:val="none" w:sz="0" w:space="0" w:color="auto"/>
                    <w:right w:val="none" w:sz="0" w:space="0" w:color="auto"/>
                  </w:divBdr>
                </w:div>
                <w:div w:id="1080299516">
                  <w:marLeft w:val="0"/>
                  <w:marRight w:val="0"/>
                  <w:marTop w:val="0"/>
                  <w:marBottom w:val="0"/>
                  <w:divBdr>
                    <w:top w:val="none" w:sz="0" w:space="0" w:color="auto"/>
                    <w:left w:val="none" w:sz="0" w:space="0" w:color="auto"/>
                    <w:bottom w:val="none" w:sz="0" w:space="0" w:color="auto"/>
                    <w:right w:val="none" w:sz="0" w:space="0" w:color="auto"/>
                  </w:divBdr>
                </w:div>
                <w:div w:id="1369331104">
                  <w:marLeft w:val="0"/>
                  <w:marRight w:val="0"/>
                  <w:marTop w:val="0"/>
                  <w:marBottom w:val="0"/>
                  <w:divBdr>
                    <w:top w:val="none" w:sz="0" w:space="0" w:color="auto"/>
                    <w:left w:val="none" w:sz="0" w:space="0" w:color="auto"/>
                    <w:bottom w:val="none" w:sz="0" w:space="0" w:color="auto"/>
                    <w:right w:val="none" w:sz="0" w:space="0" w:color="auto"/>
                  </w:divBdr>
                </w:div>
                <w:div w:id="18745616">
                  <w:marLeft w:val="0"/>
                  <w:marRight w:val="0"/>
                  <w:marTop w:val="0"/>
                  <w:marBottom w:val="0"/>
                  <w:divBdr>
                    <w:top w:val="none" w:sz="0" w:space="0" w:color="auto"/>
                    <w:left w:val="none" w:sz="0" w:space="0" w:color="auto"/>
                    <w:bottom w:val="none" w:sz="0" w:space="0" w:color="auto"/>
                    <w:right w:val="none" w:sz="0" w:space="0" w:color="auto"/>
                  </w:divBdr>
                </w:div>
                <w:div w:id="1033767705">
                  <w:marLeft w:val="0"/>
                  <w:marRight w:val="0"/>
                  <w:marTop w:val="0"/>
                  <w:marBottom w:val="0"/>
                  <w:divBdr>
                    <w:top w:val="none" w:sz="0" w:space="0" w:color="auto"/>
                    <w:left w:val="none" w:sz="0" w:space="0" w:color="auto"/>
                    <w:bottom w:val="none" w:sz="0" w:space="0" w:color="auto"/>
                    <w:right w:val="none" w:sz="0" w:space="0" w:color="auto"/>
                  </w:divBdr>
                </w:div>
                <w:div w:id="1064182556">
                  <w:marLeft w:val="0"/>
                  <w:marRight w:val="0"/>
                  <w:marTop w:val="0"/>
                  <w:marBottom w:val="0"/>
                  <w:divBdr>
                    <w:top w:val="none" w:sz="0" w:space="0" w:color="auto"/>
                    <w:left w:val="none" w:sz="0" w:space="0" w:color="auto"/>
                    <w:bottom w:val="none" w:sz="0" w:space="0" w:color="auto"/>
                    <w:right w:val="none" w:sz="0" w:space="0" w:color="auto"/>
                  </w:divBdr>
                </w:div>
                <w:div w:id="1856648803">
                  <w:marLeft w:val="0"/>
                  <w:marRight w:val="0"/>
                  <w:marTop w:val="0"/>
                  <w:marBottom w:val="0"/>
                  <w:divBdr>
                    <w:top w:val="none" w:sz="0" w:space="0" w:color="auto"/>
                    <w:left w:val="none" w:sz="0" w:space="0" w:color="auto"/>
                    <w:bottom w:val="none" w:sz="0" w:space="0" w:color="auto"/>
                    <w:right w:val="none" w:sz="0" w:space="0" w:color="auto"/>
                  </w:divBdr>
                </w:div>
                <w:div w:id="120267198">
                  <w:marLeft w:val="0"/>
                  <w:marRight w:val="0"/>
                  <w:marTop w:val="0"/>
                  <w:marBottom w:val="0"/>
                  <w:divBdr>
                    <w:top w:val="none" w:sz="0" w:space="0" w:color="auto"/>
                    <w:left w:val="none" w:sz="0" w:space="0" w:color="auto"/>
                    <w:bottom w:val="none" w:sz="0" w:space="0" w:color="auto"/>
                    <w:right w:val="none" w:sz="0" w:space="0" w:color="auto"/>
                  </w:divBdr>
                </w:div>
                <w:div w:id="83378057">
                  <w:marLeft w:val="0"/>
                  <w:marRight w:val="0"/>
                  <w:marTop w:val="0"/>
                  <w:marBottom w:val="0"/>
                  <w:divBdr>
                    <w:top w:val="none" w:sz="0" w:space="0" w:color="auto"/>
                    <w:left w:val="none" w:sz="0" w:space="0" w:color="auto"/>
                    <w:bottom w:val="none" w:sz="0" w:space="0" w:color="auto"/>
                    <w:right w:val="none" w:sz="0" w:space="0" w:color="auto"/>
                  </w:divBdr>
                </w:div>
                <w:div w:id="55708189">
                  <w:marLeft w:val="0"/>
                  <w:marRight w:val="0"/>
                  <w:marTop w:val="0"/>
                  <w:marBottom w:val="0"/>
                  <w:divBdr>
                    <w:top w:val="none" w:sz="0" w:space="0" w:color="auto"/>
                    <w:left w:val="none" w:sz="0" w:space="0" w:color="auto"/>
                    <w:bottom w:val="none" w:sz="0" w:space="0" w:color="auto"/>
                    <w:right w:val="none" w:sz="0" w:space="0" w:color="auto"/>
                  </w:divBdr>
                </w:div>
                <w:div w:id="1935359565">
                  <w:marLeft w:val="0"/>
                  <w:marRight w:val="0"/>
                  <w:marTop w:val="0"/>
                  <w:marBottom w:val="0"/>
                  <w:divBdr>
                    <w:top w:val="none" w:sz="0" w:space="0" w:color="auto"/>
                    <w:left w:val="none" w:sz="0" w:space="0" w:color="auto"/>
                    <w:bottom w:val="none" w:sz="0" w:space="0" w:color="auto"/>
                    <w:right w:val="none" w:sz="0" w:space="0" w:color="auto"/>
                  </w:divBdr>
                </w:div>
                <w:div w:id="899752473">
                  <w:marLeft w:val="0"/>
                  <w:marRight w:val="0"/>
                  <w:marTop w:val="0"/>
                  <w:marBottom w:val="0"/>
                  <w:divBdr>
                    <w:top w:val="none" w:sz="0" w:space="0" w:color="auto"/>
                    <w:left w:val="none" w:sz="0" w:space="0" w:color="auto"/>
                    <w:bottom w:val="none" w:sz="0" w:space="0" w:color="auto"/>
                    <w:right w:val="none" w:sz="0" w:space="0" w:color="auto"/>
                  </w:divBdr>
                </w:div>
                <w:div w:id="453671389">
                  <w:marLeft w:val="0"/>
                  <w:marRight w:val="0"/>
                  <w:marTop w:val="0"/>
                  <w:marBottom w:val="0"/>
                  <w:divBdr>
                    <w:top w:val="none" w:sz="0" w:space="0" w:color="auto"/>
                    <w:left w:val="none" w:sz="0" w:space="0" w:color="auto"/>
                    <w:bottom w:val="none" w:sz="0" w:space="0" w:color="auto"/>
                    <w:right w:val="none" w:sz="0" w:space="0" w:color="auto"/>
                  </w:divBdr>
                </w:div>
                <w:div w:id="1375077526">
                  <w:marLeft w:val="0"/>
                  <w:marRight w:val="0"/>
                  <w:marTop w:val="0"/>
                  <w:marBottom w:val="0"/>
                  <w:divBdr>
                    <w:top w:val="none" w:sz="0" w:space="0" w:color="auto"/>
                    <w:left w:val="none" w:sz="0" w:space="0" w:color="auto"/>
                    <w:bottom w:val="none" w:sz="0" w:space="0" w:color="auto"/>
                    <w:right w:val="none" w:sz="0" w:space="0" w:color="auto"/>
                  </w:divBdr>
                </w:div>
                <w:div w:id="1750031346">
                  <w:marLeft w:val="0"/>
                  <w:marRight w:val="0"/>
                  <w:marTop w:val="0"/>
                  <w:marBottom w:val="0"/>
                  <w:divBdr>
                    <w:top w:val="none" w:sz="0" w:space="0" w:color="auto"/>
                    <w:left w:val="none" w:sz="0" w:space="0" w:color="auto"/>
                    <w:bottom w:val="none" w:sz="0" w:space="0" w:color="auto"/>
                    <w:right w:val="none" w:sz="0" w:space="0" w:color="auto"/>
                  </w:divBdr>
                </w:div>
                <w:div w:id="1823964984">
                  <w:marLeft w:val="0"/>
                  <w:marRight w:val="0"/>
                  <w:marTop w:val="0"/>
                  <w:marBottom w:val="0"/>
                  <w:divBdr>
                    <w:top w:val="none" w:sz="0" w:space="0" w:color="auto"/>
                    <w:left w:val="none" w:sz="0" w:space="0" w:color="auto"/>
                    <w:bottom w:val="none" w:sz="0" w:space="0" w:color="auto"/>
                    <w:right w:val="none" w:sz="0" w:space="0" w:color="auto"/>
                  </w:divBdr>
                </w:div>
                <w:div w:id="654845654">
                  <w:marLeft w:val="0"/>
                  <w:marRight w:val="0"/>
                  <w:marTop w:val="0"/>
                  <w:marBottom w:val="0"/>
                  <w:divBdr>
                    <w:top w:val="none" w:sz="0" w:space="0" w:color="auto"/>
                    <w:left w:val="none" w:sz="0" w:space="0" w:color="auto"/>
                    <w:bottom w:val="none" w:sz="0" w:space="0" w:color="auto"/>
                    <w:right w:val="none" w:sz="0" w:space="0" w:color="auto"/>
                  </w:divBdr>
                </w:div>
                <w:div w:id="100953534">
                  <w:marLeft w:val="0"/>
                  <w:marRight w:val="0"/>
                  <w:marTop w:val="0"/>
                  <w:marBottom w:val="0"/>
                  <w:divBdr>
                    <w:top w:val="none" w:sz="0" w:space="0" w:color="auto"/>
                    <w:left w:val="none" w:sz="0" w:space="0" w:color="auto"/>
                    <w:bottom w:val="none" w:sz="0" w:space="0" w:color="auto"/>
                    <w:right w:val="none" w:sz="0" w:space="0" w:color="auto"/>
                  </w:divBdr>
                </w:div>
                <w:div w:id="722559887">
                  <w:marLeft w:val="0"/>
                  <w:marRight w:val="0"/>
                  <w:marTop w:val="0"/>
                  <w:marBottom w:val="0"/>
                  <w:divBdr>
                    <w:top w:val="none" w:sz="0" w:space="0" w:color="auto"/>
                    <w:left w:val="none" w:sz="0" w:space="0" w:color="auto"/>
                    <w:bottom w:val="none" w:sz="0" w:space="0" w:color="auto"/>
                    <w:right w:val="none" w:sz="0" w:space="0" w:color="auto"/>
                  </w:divBdr>
                </w:div>
                <w:div w:id="2037853816">
                  <w:marLeft w:val="0"/>
                  <w:marRight w:val="0"/>
                  <w:marTop w:val="0"/>
                  <w:marBottom w:val="0"/>
                  <w:divBdr>
                    <w:top w:val="none" w:sz="0" w:space="0" w:color="auto"/>
                    <w:left w:val="none" w:sz="0" w:space="0" w:color="auto"/>
                    <w:bottom w:val="none" w:sz="0" w:space="0" w:color="auto"/>
                    <w:right w:val="none" w:sz="0" w:space="0" w:color="auto"/>
                  </w:divBdr>
                </w:div>
                <w:div w:id="1308516337">
                  <w:marLeft w:val="0"/>
                  <w:marRight w:val="0"/>
                  <w:marTop w:val="0"/>
                  <w:marBottom w:val="0"/>
                  <w:divBdr>
                    <w:top w:val="none" w:sz="0" w:space="0" w:color="auto"/>
                    <w:left w:val="none" w:sz="0" w:space="0" w:color="auto"/>
                    <w:bottom w:val="none" w:sz="0" w:space="0" w:color="auto"/>
                    <w:right w:val="none" w:sz="0" w:space="0" w:color="auto"/>
                  </w:divBdr>
                </w:div>
                <w:div w:id="1136491911">
                  <w:marLeft w:val="0"/>
                  <w:marRight w:val="0"/>
                  <w:marTop w:val="0"/>
                  <w:marBottom w:val="0"/>
                  <w:divBdr>
                    <w:top w:val="none" w:sz="0" w:space="0" w:color="auto"/>
                    <w:left w:val="none" w:sz="0" w:space="0" w:color="auto"/>
                    <w:bottom w:val="none" w:sz="0" w:space="0" w:color="auto"/>
                    <w:right w:val="none" w:sz="0" w:space="0" w:color="auto"/>
                  </w:divBdr>
                </w:div>
                <w:div w:id="1257009650">
                  <w:marLeft w:val="0"/>
                  <w:marRight w:val="0"/>
                  <w:marTop w:val="0"/>
                  <w:marBottom w:val="0"/>
                  <w:divBdr>
                    <w:top w:val="none" w:sz="0" w:space="0" w:color="auto"/>
                    <w:left w:val="none" w:sz="0" w:space="0" w:color="auto"/>
                    <w:bottom w:val="none" w:sz="0" w:space="0" w:color="auto"/>
                    <w:right w:val="none" w:sz="0" w:space="0" w:color="auto"/>
                  </w:divBdr>
                </w:div>
                <w:div w:id="2137789950">
                  <w:marLeft w:val="0"/>
                  <w:marRight w:val="0"/>
                  <w:marTop w:val="0"/>
                  <w:marBottom w:val="0"/>
                  <w:divBdr>
                    <w:top w:val="none" w:sz="0" w:space="0" w:color="auto"/>
                    <w:left w:val="none" w:sz="0" w:space="0" w:color="auto"/>
                    <w:bottom w:val="none" w:sz="0" w:space="0" w:color="auto"/>
                    <w:right w:val="none" w:sz="0" w:space="0" w:color="auto"/>
                  </w:divBdr>
                </w:div>
                <w:div w:id="1263538946">
                  <w:marLeft w:val="0"/>
                  <w:marRight w:val="0"/>
                  <w:marTop w:val="0"/>
                  <w:marBottom w:val="0"/>
                  <w:divBdr>
                    <w:top w:val="none" w:sz="0" w:space="0" w:color="auto"/>
                    <w:left w:val="none" w:sz="0" w:space="0" w:color="auto"/>
                    <w:bottom w:val="none" w:sz="0" w:space="0" w:color="auto"/>
                    <w:right w:val="none" w:sz="0" w:space="0" w:color="auto"/>
                  </w:divBdr>
                </w:div>
                <w:div w:id="1290084519">
                  <w:marLeft w:val="0"/>
                  <w:marRight w:val="0"/>
                  <w:marTop w:val="0"/>
                  <w:marBottom w:val="0"/>
                  <w:divBdr>
                    <w:top w:val="none" w:sz="0" w:space="0" w:color="auto"/>
                    <w:left w:val="none" w:sz="0" w:space="0" w:color="auto"/>
                    <w:bottom w:val="none" w:sz="0" w:space="0" w:color="auto"/>
                    <w:right w:val="none" w:sz="0" w:space="0" w:color="auto"/>
                  </w:divBdr>
                </w:div>
                <w:div w:id="1227643611">
                  <w:marLeft w:val="0"/>
                  <w:marRight w:val="0"/>
                  <w:marTop w:val="0"/>
                  <w:marBottom w:val="0"/>
                  <w:divBdr>
                    <w:top w:val="none" w:sz="0" w:space="0" w:color="auto"/>
                    <w:left w:val="none" w:sz="0" w:space="0" w:color="auto"/>
                    <w:bottom w:val="none" w:sz="0" w:space="0" w:color="auto"/>
                    <w:right w:val="none" w:sz="0" w:space="0" w:color="auto"/>
                  </w:divBdr>
                </w:div>
                <w:div w:id="736974284">
                  <w:marLeft w:val="0"/>
                  <w:marRight w:val="0"/>
                  <w:marTop w:val="0"/>
                  <w:marBottom w:val="0"/>
                  <w:divBdr>
                    <w:top w:val="none" w:sz="0" w:space="0" w:color="auto"/>
                    <w:left w:val="none" w:sz="0" w:space="0" w:color="auto"/>
                    <w:bottom w:val="none" w:sz="0" w:space="0" w:color="auto"/>
                    <w:right w:val="none" w:sz="0" w:space="0" w:color="auto"/>
                  </w:divBdr>
                </w:div>
                <w:div w:id="160896197">
                  <w:marLeft w:val="0"/>
                  <w:marRight w:val="0"/>
                  <w:marTop w:val="0"/>
                  <w:marBottom w:val="0"/>
                  <w:divBdr>
                    <w:top w:val="none" w:sz="0" w:space="0" w:color="auto"/>
                    <w:left w:val="none" w:sz="0" w:space="0" w:color="auto"/>
                    <w:bottom w:val="none" w:sz="0" w:space="0" w:color="auto"/>
                    <w:right w:val="none" w:sz="0" w:space="0" w:color="auto"/>
                  </w:divBdr>
                </w:div>
                <w:div w:id="1774087103">
                  <w:marLeft w:val="0"/>
                  <w:marRight w:val="0"/>
                  <w:marTop w:val="0"/>
                  <w:marBottom w:val="0"/>
                  <w:divBdr>
                    <w:top w:val="none" w:sz="0" w:space="0" w:color="auto"/>
                    <w:left w:val="none" w:sz="0" w:space="0" w:color="auto"/>
                    <w:bottom w:val="none" w:sz="0" w:space="0" w:color="auto"/>
                    <w:right w:val="none" w:sz="0" w:space="0" w:color="auto"/>
                  </w:divBdr>
                </w:div>
                <w:div w:id="798255721">
                  <w:marLeft w:val="0"/>
                  <w:marRight w:val="0"/>
                  <w:marTop w:val="0"/>
                  <w:marBottom w:val="0"/>
                  <w:divBdr>
                    <w:top w:val="none" w:sz="0" w:space="0" w:color="auto"/>
                    <w:left w:val="none" w:sz="0" w:space="0" w:color="auto"/>
                    <w:bottom w:val="none" w:sz="0" w:space="0" w:color="auto"/>
                    <w:right w:val="none" w:sz="0" w:space="0" w:color="auto"/>
                  </w:divBdr>
                </w:div>
                <w:div w:id="1827895102">
                  <w:marLeft w:val="0"/>
                  <w:marRight w:val="0"/>
                  <w:marTop w:val="0"/>
                  <w:marBottom w:val="0"/>
                  <w:divBdr>
                    <w:top w:val="none" w:sz="0" w:space="0" w:color="auto"/>
                    <w:left w:val="none" w:sz="0" w:space="0" w:color="auto"/>
                    <w:bottom w:val="none" w:sz="0" w:space="0" w:color="auto"/>
                    <w:right w:val="none" w:sz="0" w:space="0" w:color="auto"/>
                  </w:divBdr>
                </w:div>
                <w:div w:id="838613671">
                  <w:marLeft w:val="0"/>
                  <w:marRight w:val="0"/>
                  <w:marTop w:val="0"/>
                  <w:marBottom w:val="0"/>
                  <w:divBdr>
                    <w:top w:val="none" w:sz="0" w:space="0" w:color="auto"/>
                    <w:left w:val="none" w:sz="0" w:space="0" w:color="auto"/>
                    <w:bottom w:val="none" w:sz="0" w:space="0" w:color="auto"/>
                    <w:right w:val="none" w:sz="0" w:space="0" w:color="auto"/>
                  </w:divBdr>
                </w:div>
                <w:div w:id="1140995196">
                  <w:marLeft w:val="0"/>
                  <w:marRight w:val="0"/>
                  <w:marTop w:val="0"/>
                  <w:marBottom w:val="0"/>
                  <w:divBdr>
                    <w:top w:val="none" w:sz="0" w:space="0" w:color="auto"/>
                    <w:left w:val="none" w:sz="0" w:space="0" w:color="auto"/>
                    <w:bottom w:val="none" w:sz="0" w:space="0" w:color="auto"/>
                    <w:right w:val="none" w:sz="0" w:space="0" w:color="auto"/>
                  </w:divBdr>
                </w:div>
                <w:div w:id="2147308044">
                  <w:marLeft w:val="0"/>
                  <w:marRight w:val="0"/>
                  <w:marTop w:val="0"/>
                  <w:marBottom w:val="0"/>
                  <w:divBdr>
                    <w:top w:val="none" w:sz="0" w:space="0" w:color="auto"/>
                    <w:left w:val="none" w:sz="0" w:space="0" w:color="auto"/>
                    <w:bottom w:val="none" w:sz="0" w:space="0" w:color="auto"/>
                    <w:right w:val="none" w:sz="0" w:space="0" w:color="auto"/>
                  </w:divBdr>
                </w:div>
                <w:div w:id="1001615688">
                  <w:marLeft w:val="0"/>
                  <w:marRight w:val="0"/>
                  <w:marTop w:val="0"/>
                  <w:marBottom w:val="0"/>
                  <w:divBdr>
                    <w:top w:val="none" w:sz="0" w:space="0" w:color="auto"/>
                    <w:left w:val="none" w:sz="0" w:space="0" w:color="auto"/>
                    <w:bottom w:val="none" w:sz="0" w:space="0" w:color="auto"/>
                    <w:right w:val="none" w:sz="0" w:space="0" w:color="auto"/>
                  </w:divBdr>
                </w:div>
                <w:div w:id="2033266147">
                  <w:marLeft w:val="0"/>
                  <w:marRight w:val="0"/>
                  <w:marTop w:val="0"/>
                  <w:marBottom w:val="0"/>
                  <w:divBdr>
                    <w:top w:val="none" w:sz="0" w:space="0" w:color="auto"/>
                    <w:left w:val="none" w:sz="0" w:space="0" w:color="auto"/>
                    <w:bottom w:val="none" w:sz="0" w:space="0" w:color="auto"/>
                    <w:right w:val="none" w:sz="0" w:space="0" w:color="auto"/>
                  </w:divBdr>
                </w:div>
                <w:div w:id="1946305341">
                  <w:marLeft w:val="0"/>
                  <w:marRight w:val="0"/>
                  <w:marTop w:val="0"/>
                  <w:marBottom w:val="0"/>
                  <w:divBdr>
                    <w:top w:val="none" w:sz="0" w:space="0" w:color="auto"/>
                    <w:left w:val="none" w:sz="0" w:space="0" w:color="auto"/>
                    <w:bottom w:val="none" w:sz="0" w:space="0" w:color="auto"/>
                    <w:right w:val="none" w:sz="0" w:space="0" w:color="auto"/>
                  </w:divBdr>
                </w:div>
                <w:div w:id="640496740">
                  <w:marLeft w:val="0"/>
                  <w:marRight w:val="0"/>
                  <w:marTop w:val="0"/>
                  <w:marBottom w:val="0"/>
                  <w:divBdr>
                    <w:top w:val="none" w:sz="0" w:space="0" w:color="auto"/>
                    <w:left w:val="none" w:sz="0" w:space="0" w:color="auto"/>
                    <w:bottom w:val="none" w:sz="0" w:space="0" w:color="auto"/>
                    <w:right w:val="none" w:sz="0" w:space="0" w:color="auto"/>
                  </w:divBdr>
                </w:div>
                <w:div w:id="1996184149">
                  <w:marLeft w:val="0"/>
                  <w:marRight w:val="0"/>
                  <w:marTop w:val="0"/>
                  <w:marBottom w:val="0"/>
                  <w:divBdr>
                    <w:top w:val="none" w:sz="0" w:space="0" w:color="auto"/>
                    <w:left w:val="none" w:sz="0" w:space="0" w:color="auto"/>
                    <w:bottom w:val="none" w:sz="0" w:space="0" w:color="auto"/>
                    <w:right w:val="none" w:sz="0" w:space="0" w:color="auto"/>
                  </w:divBdr>
                </w:div>
                <w:div w:id="18506154">
                  <w:marLeft w:val="0"/>
                  <w:marRight w:val="0"/>
                  <w:marTop w:val="0"/>
                  <w:marBottom w:val="0"/>
                  <w:divBdr>
                    <w:top w:val="none" w:sz="0" w:space="0" w:color="auto"/>
                    <w:left w:val="none" w:sz="0" w:space="0" w:color="auto"/>
                    <w:bottom w:val="none" w:sz="0" w:space="0" w:color="auto"/>
                    <w:right w:val="none" w:sz="0" w:space="0" w:color="auto"/>
                  </w:divBdr>
                </w:div>
                <w:div w:id="1806728681">
                  <w:marLeft w:val="0"/>
                  <w:marRight w:val="0"/>
                  <w:marTop w:val="0"/>
                  <w:marBottom w:val="0"/>
                  <w:divBdr>
                    <w:top w:val="none" w:sz="0" w:space="0" w:color="auto"/>
                    <w:left w:val="none" w:sz="0" w:space="0" w:color="auto"/>
                    <w:bottom w:val="none" w:sz="0" w:space="0" w:color="auto"/>
                    <w:right w:val="none" w:sz="0" w:space="0" w:color="auto"/>
                  </w:divBdr>
                </w:div>
                <w:div w:id="78135493">
                  <w:marLeft w:val="0"/>
                  <w:marRight w:val="0"/>
                  <w:marTop w:val="0"/>
                  <w:marBottom w:val="0"/>
                  <w:divBdr>
                    <w:top w:val="none" w:sz="0" w:space="0" w:color="auto"/>
                    <w:left w:val="none" w:sz="0" w:space="0" w:color="auto"/>
                    <w:bottom w:val="none" w:sz="0" w:space="0" w:color="auto"/>
                    <w:right w:val="none" w:sz="0" w:space="0" w:color="auto"/>
                  </w:divBdr>
                </w:div>
                <w:div w:id="1689521718">
                  <w:marLeft w:val="0"/>
                  <w:marRight w:val="0"/>
                  <w:marTop w:val="0"/>
                  <w:marBottom w:val="0"/>
                  <w:divBdr>
                    <w:top w:val="none" w:sz="0" w:space="0" w:color="auto"/>
                    <w:left w:val="none" w:sz="0" w:space="0" w:color="auto"/>
                    <w:bottom w:val="none" w:sz="0" w:space="0" w:color="auto"/>
                    <w:right w:val="none" w:sz="0" w:space="0" w:color="auto"/>
                  </w:divBdr>
                </w:div>
                <w:div w:id="1153176561">
                  <w:marLeft w:val="0"/>
                  <w:marRight w:val="0"/>
                  <w:marTop w:val="0"/>
                  <w:marBottom w:val="0"/>
                  <w:divBdr>
                    <w:top w:val="none" w:sz="0" w:space="0" w:color="auto"/>
                    <w:left w:val="none" w:sz="0" w:space="0" w:color="auto"/>
                    <w:bottom w:val="none" w:sz="0" w:space="0" w:color="auto"/>
                    <w:right w:val="none" w:sz="0" w:space="0" w:color="auto"/>
                  </w:divBdr>
                </w:div>
                <w:div w:id="342706124">
                  <w:marLeft w:val="0"/>
                  <w:marRight w:val="0"/>
                  <w:marTop w:val="0"/>
                  <w:marBottom w:val="0"/>
                  <w:divBdr>
                    <w:top w:val="none" w:sz="0" w:space="0" w:color="auto"/>
                    <w:left w:val="none" w:sz="0" w:space="0" w:color="auto"/>
                    <w:bottom w:val="none" w:sz="0" w:space="0" w:color="auto"/>
                    <w:right w:val="none" w:sz="0" w:space="0" w:color="auto"/>
                  </w:divBdr>
                </w:div>
                <w:div w:id="1822190008">
                  <w:marLeft w:val="0"/>
                  <w:marRight w:val="0"/>
                  <w:marTop w:val="0"/>
                  <w:marBottom w:val="0"/>
                  <w:divBdr>
                    <w:top w:val="none" w:sz="0" w:space="0" w:color="auto"/>
                    <w:left w:val="none" w:sz="0" w:space="0" w:color="auto"/>
                    <w:bottom w:val="none" w:sz="0" w:space="0" w:color="auto"/>
                    <w:right w:val="none" w:sz="0" w:space="0" w:color="auto"/>
                  </w:divBdr>
                </w:div>
                <w:div w:id="1877616406">
                  <w:marLeft w:val="0"/>
                  <w:marRight w:val="0"/>
                  <w:marTop w:val="0"/>
                  <w:marBottom w:val="0"/>
                  <w:divBdr>
                    <w:top w:val="none" w:sz="0" w:space="0" w:color="auto"/>
                    <w:left w:val="none" w:sz="0" w:space="0" w:color="auto"/>
                    <w:bottom w:val="none" w:sz="0" w:space="0" w:color="auto"/>
                    <w:right w:val="none" w:sz="0" w:space="0" w:color="auto"/>
                  </w:divBdr>
                </w:div>
                <w:div w:id="72824962">
                  <w:marLeft w:val="0"/>
                  <w:marRight w:val="0"/>
                  <w:marTop w:val="0"/>
                  <w:marBottom w:val="0"/>
                  <w:divBdr>
                    <w:top w:val="none" w:sz="0" w:space="0" w:color="auto"/>
                    <w:left w:val="none" w:sz="0" w:space="0" w:color="auto"/>
                    <w:bottom w:val="none" w:sz="0" w:space="0" w:color="auto"/>
                    <w:right w:val="none" w:sz="0" w:space="0" w:color="auto"/>
                  </w:divBdr>
                </w:div>
                <w:div w:id="1831677124">
                  <w:marLeft w:val="0"/>
                  <w:marRight w:val="0"/>
                  <w:marTop w:val="0"/>
                  <w:marBottom w:val="0"/>
                  <w:divBdr>
                    <w:top w:val="none" w:sz="0" w:space="0" w:color="auto"/>
                    <w:left w:val="none" w:sz="0" w:space="0" w:color="auto"/>
                    <w:bottom w:val="none" w:sz="0" w:space="0" w:color="auto"/>
                    <w:right w:val="none" w:sz="0" w:space="0" w:color="auto"/>
                  </w:divBdr>
                </w:div>
                <w:div w:id="1641301677">
                  <w:marLeft w:val="0"/>
                  <w:marRight w:val="0"/>
                  <w:marTop w:val="0"/>
                  <w:marBottom w:val="0"/>
                  <w:divBdr>
                    <w:top w:val="none" w:sz="0" w:space="0" w:color="auto"/>
                    <w:left w:val="none" w:sz="0" w:space="0" w:color="auto"/>
                    <w:bottom w:val="none" w:sz="0" w:space="0" w:color="auto"/>
                    <w:right w:val="none" w:sz="0" w:space="0" w:color="auto"/>
                  </w:divBdr>
                </w:div>
                <w:div w:id="133182766">
                  <w:marLeft w:val="0"/>
                  <w:marRight w:val="0"/>
                  <w:marTop w:val="0"/>
                  <w:marBottom w:val="0"/>
                  <w:divBdr>
                    <w:top w:val="none" w:sz="0" w:space="0" w:color="auto"/>
                    <w:left w:val="none" w:sz="0" w:space="0" w:color="auto"/>
                    <w:bottom w:val="none" w:sz="0" w:space="0" w:color="auto"/>
                    <w:right w:val="none" w:sz="0" w:space="0" w:color="auto"/>
                  </w:divBdr>
                </w:div>
                <w:div w:id="1176186042">
                  <w:marLeft w:val="0"/>
                  <w:marRight w:val="0"/>
                  <w:marTop w:val="0"/>
                  <w:marBottom w:val="0"/>
                  <w:divBdr>
                    <w:top w:val="none" w:sz="0" w:space="0" w:color="auto"/>
                    <w:left w:val="none" w:sz="0" w:space="0" w:color="auto"/>
                    <w:bottom w:val="none" w:sz="0" w:space="0" w:color="auto"/>
                    <w:right w:val="none" w:sz="0" w:space="0" w:color="auto"/>
                  </w:divBdr>
                </w:div>
                <w:div w:id="1589464196">
                  <w:marLeft w:val="0"/>
                  <w:marRight w:val="0"/>
                  <w:marTop w:val="0"/>
                  <w:marBottom w:val="0"/>
                  <w:divBdr>
                    <w:top w:val="none" w:sz="0" w:space="0" w:color="auto"/>
                    <w:left w:val="none" w:sz="0" w:space="0" w:color="auto"/>
                    <w:bottom w:val="none" w:sz="0" w:space="0" w:color="auto"/>
                    <w:right w:val="none" w:sz="0" w:space="0" w:color="auto"/>
                  </w:divBdr>
                </w:div>
                <w:div w:id="332416434">
                  <w:marLeft w:val="0"/>
                  <w:marRight w:val="0"/>
                  <w:marTop w:val="0"/>
                  <w:marBottom w:val="0"/>
                  <w:divBdr>
                    <w:top w:val="none" w:sz="0" w:space="0" w:color="auto"/>
                    <w:left w:val="none" w:sz="0" w:space="0" w:color="auto"/>
                    <w:bottom w:val="none" w:sz="0" w:space="0" w:color="auto"/>
                    <w:right w:val="none" w:sz="0" w:space="0" w:color="auto"/>
                  </w:divBdr>
                </w:div>
                <w:div w:id="1264613737">
                  <w:marLeft w:val="0"/>
                  <w:marRight w:val="0"/>
                  <w:marTop w:val="0"/>
                  <w:marBottom w:val="0"/>
                  <w:divBdr>
                    <w:top w:val="none" w:sz="0" w:space="0" w:color="auto"/>
                    <w:left w:val="none" w:sz="0" w:space="0" w:color="auto"/>
                    <w:bottom w:val="none" w:sz="0" w:space="0" w:color="auto"/>
                    <w:right w:val="none" w:sz="0" w:space="0" w:color="auto"/>
                  </w:divBdr>
                </w:div>
                <w:div w:id="1545754465">
                  <w:marLeft w:val="0"/>
                  <w:marRight w:val="0"/>
                  <w:marTop w:val="0"/>
                  <w:marBottom w:val="0"/>
                  <w:divBdr>
                    <w:top w:val="none" w:sz="0" w:space="0" w:color="auto"/>
                    <w:left w:val="none" w:sz="0" w:space="0" w:color="auto"/>
                    <w:bottom w:val="none" w:sz="0" w:space="0" w:color="auto"/>
                    <w:right w:val="none" w:sz="0" w:space="0" w:color="auto"/>
                  </w:divBdr>
                </w:div>
                <w:div w:id="1083599441">
                  <w:marLeft w:val="0"/>
                  <w:marRight w:val="0"/>
                  <w:marTop w:val="0"/>
                  <w:marBottom w:val="0"/>
                  <w:divBdr>
                    <w:top w:val="none" w:sz="0" w:space="0" w:color="auto"/>
                    <w:left w:val="none" w:sz="0" w:space="0" w:color="auto"/>
                    <w:bottom w:val="none" w:sz="0" w:space="0" w:color="auto"/>
                    <w:right w:val="none" w:sz="0" w:space="0" w:color="auto"/>
                  </w:divBdr>
                </w:div>
                <w:div w:id="1578981957">
                  <w:marLeft w:val="0"/>
                  <w:marRight w:val="0"/>
                  <w:marTop w:val="0"/>
                  <w:marBottom w:val="0"/>
                  <w:divBdr>
                    <w:top w:val="none" w:sz="0" w:space="0" w:color="auto"/>
                    <w:left w:val="none" w:sz="0" w:space="0" w:color="auto"/>
                    <w:bottom w:val="none" w:sz="0" w:space="0" w:color="auto"/>
                    <w:right w:val="none" w:sz="0" w:space="0" w:color="auto"/>
                  </w:divBdr>
                </w:div>
                <w:div w:id="896283809">
                  <w:marLeft w:val="0"/>
                  <w:marRight w:val="0"/>
                  <w:marTop w:val="0"/>
                  <w:marBottom w:val="0"/>
                  <w:divBdr>
                    <w:top w:val="none" w:sz="0" w:space="0" w:color="auto"/>
                    <w:left w:val="none" w:sz="0" w:space="0" w:color="auto"/>
                    <w:bottom w:val="none" w:sz="0" w:space="0" w:color="auto"/>
                    <w:right w:val="none" w:sz="0" w:space="0" w:color="auto"/>
                  </w:divBdr>
                </w:div>
                <w:div w:id="669722049">
                  <w:marLeft w:val="0"/>
                  <w:marRight w:val="0"/>
                  <w:marTop w:val="0"/>
                  <w:marBottom w:val="0"/>
                  <w:divBdr>
                    <w:top w:val="none" w:sz="0" w:space="0" w:color="auto"/>
                    <w:left w:val="none" w:sz="0" w:space="0" w:color="auto"/>
                    <w:bottom w:val="none" w:sz="0" w:space="0" w:color="auto"/>
                    <w:right w:val="none" w:sz="0" w:space="0" w:color="auto"/>
                  </w:divBdr>
                </w:div>
                <w:div w:id="1960183039">
                  <w:marLeft w:val="0"/>
                  <w:marRight w:val="0"/>
                  <w:marTop w:val="0"/>
                  <w:marBottom w:val="0"/>
                  <w:divBdr>
                    <w:top w:val="none" w:sz="0" w:space="0" w:color="auto"/>
                    <w:left w:val="none" w:sz="0" w:space="0" w:color="auto"/>
                    <w:bottom w:val="none" w:sz="0" w:space="0" w:color="auto"/>
                    <w:right w:val="none" w:sz="0" w:space="0" w:color="auto"/>
                  </w:divBdr>
                </w:div>
                <w:div w:id="1128739683">
                  <w:marLeft w:val="0"/>
                  <w:marRight w:val="0"/>
                  <w:marTop w:val="0"/>
                  <w:marBottom w:val="0"/>
                  <w:divBdr>
                    <w:top w:val="none" w:sz="0" w:space="0" w:color="auto"/>
                    <w:left w:val="none" w:sz="0" w:space="0" w:color="auto"/>
                    <w:bottom w:val="none" w:sz="0" w:space="0" w:color="auto"/>
                    <w:right w:val="none" w:sz="0" w:space="0" w:color="auto"/>
                  </w:divBdr>
                </w:div>
                <w:div w:id="1995986496">
                  <w:marLeft w:val="0"/>
                  <w:marRight w:val="0"/>
                  <w:marTop w:val="0"/>
                  <w:marBottom w:val="0"/>
                  <w:divBdr>
                    <w:top w:val="none" w:sz="0" w:space="0" w:color="auto"/>
                    <w:left w:val="none" w:sz="0" w:space="0" w:color="auto"/>
                    <w:bottom w:val="none" w:sz="0" w:space="0" w:color="auto"/>
                    <w:right w:val="none" w:sz="0" w:space="0" w:color="auto"/>
                  </w:divBdr>
                </w:div>
                <w:div w:id="2128742268">
                  <w:marLeft w:val="0"/>
                  <w:marRight w:val="0"/>
                  <w:marTop w:val="0"/>
                  <w:marBottom w:val="0"/>
                  <w:divBdr>
                    <w:top w:val="none" w:sz="0" w:space="0" w:color="auto"/>
                    <w:left w:val="none" w:sz="0" w:space="0" w:color="auto"/>
                    <w:bottom w:val="none" w:sz="0" w:space="0" w:color="auto"/>
                    <w:right w:val="none" w:sz="0" w:space="0" w:color="auto"/>
                  </w:divBdr>
                </w:div>
                <w:div w:id="488324254">
                  <w:marLeft w:val="0"/>
                  <w:marRight w:val="0"/>
                  <w:marTop w:val="0"/>
                  <w:marBottom w:val="0"/>
                  <w:divBdr>
                    <w:top w:val="none" w:sz="0" w:space="0" w:color="auto"/>
                    <w:left w:val="none" w:sz="0" w:space="0" w:color="auto"/>
                    <w:bottom w:val="none" w:sz="0" w:space="0" w:color="auto"/>
                    <w:right w:val="none" w:sz="0" w:space="0" w:color="auto"/>
                  </w:divBdr>
                </w:div>
                <w:div w:id="169947887">
                  <w:marLeft w:val="0"/>
                  <w:marRight w:val="0"/>
                  <w:marTop w:val="0"/>
                  <w:marBottom w:val="0"/>
                  <w:divBdr>
                    <w:top w:val="none" w:sz="0" w:space="0" w:color="auto"/>
                    <w:left w:val="none" w:sz="0" w:space="0" w:color="auto"/>
                    <w:bottom w:val="none" w:sz="0" w:space="0" w:color="auto"/>
                    <w:right w:val="none" w:sz="0" w:space="0" w:color="auto"/>
                  </w:divBdr>
                </w:div>
                <w:div w:id="217211928">
                  <w:marLeft w:val="0"/>
                  <w:marRight w:val="0"/>
                  <w:marTop w:val="0"/>
                  <w:marBottom w:val="0"/>
                  <w:divBdr>
                    <w:top w:val="none" w:sz="0" w:space="0" w:color="auto"/>
                    <w:left w:val="none" w:sz="0" w:space="0" w:color="auto"/>
                    <w:bottom w:val="none" w:sz="0" w:space="0" w:color="auto"/>
                    <w:right w:val="none" w:sz="0" w:space="0" w:color="auto"/>
                  </w:divBdr>
                </w:div>
                <w:div w:id="379863621">
                  <w:marLeft w:val="0"/>
                  <w:marRight w:val="0"/>
                  <w:marTop w:val="0"/>
                  <w:marBottom w:val="0"/>
                  <w:divBdr>
                    <w:top w:val="none" w:sz="0" w:space="0" w:color="auto"/>
                    <w:left w:val="none" w:sz="0" w:space="0" w:color="auto"/>
                    <w:bottom w:val="none" w:sz="0" w:space="0" w:color="auto"/>
                    <w:right w:val="none" w:sz="0" w:space="0" w:color="auto"/>
                  </w:divBdr>
                </w:div>
                <w:div w:id="1508247051">
                  <w:marLeft w:val="0"/>
                  <w:marRight w:val="0"/>
                  <w:marTop w:val="0"/>
                  <w:marBottom w:val="0"/>
                  <w:divBdr>
                    <w:top w:val="none" w:sz="0" w:space="0" w:color="auto"/>
                    <w:left w:val="none" w:sz="0" w:space="0" w:color="auto"/>
                    <w:bottom w:val="none" w:sz="0" w:space="0" w:color="auto"/>
                    <w:right w:val="none" w:sz="0" w:space="0" w:color="auto"/>
                  </w:divBdr>
                </w:div>
                <w:div w:id="1725058444">
                  <w:marLeft w:val="0"/>
                  <w:marRight w:val="0"/>
                  <w:marTop w:val="0"/>
                  <w:marBottom w:val="0"/>
                  <w:divBdr>
                    <w:top w:val="none" w:sz="0" w:space="0" w:color="auto"/>
                    <w:left w:val="none" w:sz="0" w:space="0" w:color="auto"/>
                    <w:bottom w:val="none" w:sz="0" w:space="0" w:color="auto"/>
                    <w:right w:val="none" w:sz="0" w:space="0" w:color="auto"/>
                  </w:divBdr>
                </w:div>
                <w:div w:id="134376189">
                  <w:marLeft w:val="0"/>
                  <w:marRight w:val="0"/>
                  <w:marTop w:val="0"/>
                  <w:marBottom w:val="0"/>
                  <w:divBdr>
                    <w:top w:val="none" w:sz="0" w:space="0" w:color="auto"/>
                    <w:left w:val="none" w:sz="0" w:space="0" w:color="auto"/>
                    <w:bottom w:val="none" w:sz="0" w:space="0" w:color="auto"/>
                    <w:right w:val="none" w:sz="0" w:space="0" w:color="auto"/>
                  </w:divBdr>
                </w:div>
                <w:div w:id="259874651">
                  <w:marLeft w:val="0"/>
                  <w:marRight w:val="0"/>
                  <w:marTop w:val="0"/>
                  <w:marBottom w:val="0"/>
                  <w:divBdr>
                    <w:top w:val="none" w:sz="0" w:space="0" w:color="auto"/>
                    <w:left w:val="none" w:sz="0" w:space="0" w:color="auto"/>
                    <w:bottom w:val="none" w:sz="0" w:space="0" w:color="auto"/>
                    <w:right w:val="none" w:sz="0" w:space="0" w:color="auto"/>
                  </w:divBdr>
                </w:div>
                <w:div w:id="1433621598">
                  <w:marLeft w:val="0"/>
                  <w:marRight w:val="0"/>
                  <w:marTop w:val="0"/>
                  <w:marBottom w:val="0"/>
                  <w:divBdr>
                    <w:top w:val="none" w:sz="0" w:space="0" w:color="auto"/>
                    <w:left w:val="none" w:sz="0" w:space="0" w:color="auto"/>
                    <w:bottom w:val="none" w:sz="0" w:space="0" w:color="auto"/>
                    <w:right w:val="none" w:sz="0" w:space="0" w:color="auto"/>
                  </w:divBdr>
                </w:div>
                <w:div w:id="857962281">
                  <w:marLeft w:val="0"/>
                  <w:marRight w:val="0"/>
                  <w:marTop w:val="0"/>
                  <w:marBottom w:val="0"/>
                  <w:divBdr>
                    <w:top w:val="none" w:sz="0" w:space="0" w:color="auto"/>
                    <w:left w:val="none" w:sz="0" w:space="0" w:color="auto"/>
                    <w:bottom w:val="none" w:sz="0" w:space="0" w:color="auto"/>
                    <w:right w:val="none" w:sz="0" w:space="0" w:color="auto"/>
                  </w:divBdr>
                </w:div>
                <w:div w:id="272901685">
                  <w:marLeft w:val="0"/>
                  <w:marRight w:val="0"/>
                  <w:marTop w:val="0"/>
                  <w:marBottom w:val="0"/>
                  <w:divBdr>
                    <w:top w:val="none" w:sz="0" w:space="0" w:color="auto"/>
                    <w:left w:val="none" w:sz="0" w:space="0" w:color="auto"/>
                    <w:bottom w:val="none" w:sz="0" w:space="0" w:color="auto"/>
                    <w:right w:val="none" w:sz="0" w:space="0" w:color="auto"/>
                  </w:divBdr>
                </w:div>
                <w:div w:id="1537620940">
                  <w:marLeft w:val="0"/>
                  <w:marRight w:val="0"/>
                  <w:marTop w:val="0"/>
                  <w:marBottom w:val="0"/>
                  <w:divBdr>
                    <w:top w:val="none" w:sz="0" w:space="0" w:color="auto"/>
                    <w:left w:val="none" w:sz="0" w:space="0" w:color="auto"/>
                    <w:bottom w:val="none" w:sz="0" w:space="0" w:color="auto"/>
                    <w:right w:val="none" w:sz="0" w:space="0" w:color="auto"/>
                  </w:divBdr>
                </w:div>
                <w:div w:id="325130278">
                  <w:marLeft w:val="0"/>
                  <w:marRight w:val="0"/>
                  <w:marTop w:val="0"/>
                  <w:marBottom w:val="0"/>
                  <w:divBdr>
                    <w:top w:val="none" w:sz="0" w:space="0" w:color="auto"/>
                    <w:left w:val="none" w:sz="0" w:space="0" w:color="auto"/>
                    <w:bottom w:val="none" w:sz="0" w:space="0" w:color="auto"/>
                    <w:right w:val="none" w:sz="0" w:space="0" w:color="auto"/>
                  </w:divBdr>
                </w:div>
                <w:div w:id="47193228">
                  <w:marLeft w:val="0"/>
                  <w:marRight w:val="0"/>
                  <w:marTop w:val="0"/>
                  <w:marBottom w:val="0"/>
                  <w:divBdr>
                    <w:top w:val="none" w:sz="0" w:space="0" w:color="auto"/>
                    <w:left w:val="none" w:sz="0" w:space="0" w:color="auto"/>
                    <w:bottom w:val="none" w:sz="0" w:space="0" w:color="auto"/>
                    <w:right w:val="none" w:sz="0" w:space="0" w:color="auto"/>
                  </w:divBdr>
                </w:div>
                <w:div w:id="897672159">
                  <w:marLeft w:val="0"/>
                  <w:marRight w:val="0"/>
                  <w:marTop w:val="0"/>
                  <w:marBottom w:val="0"/>
                  <w:divBdr>
                    <w:top w:val="none" w:sz="0" w:space="0" w:color="auto"/>
                    <w:left w:val="none" w:sz="0" w:space="0" w:color="auto"/>
                    <w:bottom w:val="none" w:sz="0" w:space="0" w:color="auto"/>
                    <w:right w:val="none" w:sz="0" w:space="0" w:color="auto"/>
                  </w:divBdr>
                </w:div>
                <w:div w:id="302269862">
                  <w:marLeft w:val="0"/>
                  <w:marRight w:val="0"/>
                  <w:marTop w:val="0"/>
                  <w:marBottom w:val="0"/>
                  <w:divBdr>
                    <w:top w:val="none" w:sz="0" w:space="0" w:color="auto"/>
                    <w:left w:val="none" w:sz="0" w:space="0" w:color="auto"/>
                    <w:bottom w:val="none" w:sz="0" w:space="0" w:color="auto"/>
                    <w:right w:val="none" w:sz="0" w:space="0" w:color="auto"/>
                  </w:divBdr>
                </w:div>
                <w:div w:id="401954824">
                  <w:marLeft w:val="0"/>
                  <w:marRight w:val="0"/>
                  <w:marTop w:val="0"/>
                  <w:marBottom w:val="0"/>
                  <w:divBdr>
                    <w:top w:val="none" w:sz="0" w:space="0" w:color="auto"/>
                    <w:left w:val="none" w:sz="0" w:space="0" w:color="auto"/>
                    <w:bottom w:val="none" w:sz="0" w:space="0" w:color="auto"/>
                    <w:right w:val="none" w:sz="0" w:space="0" w:color="auto"/>
                  </w:divBdr>
                </w:div>
                <w:div w:id="1478182405">
                  <w:marLeft w:val="0"/>
                  <w:marRight w:val="0"/>
                  <w:marTop w:val="0"/>
                  <w:marBottom w:val="0"/>
                  <w:divBdr>
                    <w:top w:val="none" w:sz="0" w:space="0" w:color="auto"/>
                    <w:left w:val="none" w:sz="0" w:space="0" w:color="auto"/>
                    <w:bottom w:val="none" w:sz="0" w:space="0" w:color="auto"/>
                    <w:right w:val="none" w:sz="0" w:space="0" w:color="auto"/>
                  </w:divBdr>
                </w:div>
                <w:div w:id="982344336">
                  <w:marLeft w:val="0"/>
                  <w:marRight w:val="0"/>
                  <w:marTop w:val="0"/>
                  <w:marBottom w:val="0"/>
                  <w:divBdr>
                    <w:top w:val="none" w:sz="0" w:space="0" w:color="auto"/>
                    <w:left w:val="none" w:sz="0" w:space="0" w:color="auto"/>
                    <w:bottom w:val="none" w:sz="0" w:space="0" w:color="auto"/>
                    <w:right w:val="none" w:sz="0" w:space="0" w:color="auto"/>
                  </w:divBdr>
                </w:div>
                <w:div w:id="1213346268">
                  <w:marLeft w:val="0"/>
                  <w:marRight w:val="0"/>
                  <w:marTop w:val="0"/>
                  <w:marBottom w:val="0"/>
                  <w:divBdr>
                    <w:top w:val="none" w:sz="0" w:space="0" w:color="auto"/>
                    <w:left w:val="none" w:sz="0" w:space="0" w:color="auto"/>
                    <w:bottom w:val="none" w:sz="0" w:space="0" w:color="auto"/>
                    <w:right w:val="none" w:sz="0" w:space="0" w:color="auto"/>
                  </w:divBdr>
                </w:div>
                <w:div w:id="1634599088">
                  <w:marLeft w:val="0"/>
                  <w:marRight w:val="0"/>
                  <w:marTop w:val="0"/>
                  <w:marBottom w:val="0"/>
                  <w:divBdr>
                    <w:top w:val="none" w:sz="0" w:space="0" w:color="auto"/>
                    <w:left w:val="none" w:sz="0" w:space="0" w:color="auto"/>
                    <w:bottom w:val="none" w:sz="0" w:space="0" w:color="auto"/>
                    <w:right w:val="none" w:sz="0" w:space="0" w:color="auto"/>
                  </w:divBdr>
                </w:div>
                <w:div w:id="1938903301">
                  <w:marLeft w:val="0"/>
                  <w:marRight w:val="0"/>
                  <w:marTop w:val="0"/>
                  <w:marBottom w:val="0"/>
                  <w:divBdr>
                    <w:top w:val="none" w:sz="0" w:space="0" w:color="auto"/>
                    <w:left w:val="none" w:sz="0" w:space="0" w:color="auto"/>
                    <w:bottom w:val="none" w:sz="0" w:space="0" w:color="auto"/>
                    <w:right w:val="none" w:sz="0" w:space="0" w:color="auto"/>
                  </w:divBdr>
                </w:div>
                <w:div w:id="1463888628">
                  <w:marLeft w:val="0"/>
                  <w:marRight w:val="0"/>
                  <w:marTop w:val="0"/>
                  <w:marBottom w:val="0"/>
                  <w:divBdr>
                    <w:top w:val="none" w:sz="0" w:space="0" w:color="auto"/>
                    <w:left w:val="none" w:sz="0" w:space="0" w:color="auto"/>
                    <w:bottom w:val="none" w:sz="0" w:space="0" w:color="auto"/>
                    <w:right w:val="none" w:sz="0" w:space="0" w:color="auto"/>
                  </w:divBdr>
                </w:div>
                <w:div w:id="1634213839">
                  <w:marLeft w:val="0"/>
                  <w:marRight w:val="0"/>
                  <w:marTop w:val="0"/>
                  <w:marBottom w:val="0"/>
                  <w:divBdr>
                    <w:top w:val="none" w:sz="0" w:space="0" w:color="auto"/>
                    <w:left w:val="none" w:sz="0" w:space="0" w:color="auto"/>
                    <w:bottom w:val="none" w:sz="0" w:space="0" w:color="auto"/>
                    <w:right w:val="none" w:sz="0" w:space="0" w:color="auto"/>
                  </w:divBdr>
                </w:div>
                <w:div w:id="1420297733">
                  <w:marLeft w:val="0"/>
                  <w:marRight w:val="0"/>
                  <w:marTop w:val="0"/>
                  <w:marBottom w:val="0"/>
                  <w:divBdr>
                    <w:top w:val="none" w:sz="0" w:space="0" w:color="auto"/>
                    <w:left w:val="none" w:sz="0" w:space="0" w:color="auto"/>
                    <w:bottom w:val="none" w:sz="0" w:space="0" w:color="auto"/>
                    <w:right w:val="none" w:sz="0" w:space="0" w:color="auto"/>
                  </w:divBdr>
                </w:div>
                <w:div w:id="1700742858">
                  <w:marLeft w:val="0"/>
                  <w:marRight w:val="0"/>
                  <w:marTop w:val="0"/>
                  <w:marBottom w:val="0"/>
                  <w:divBdr>
                    <w:top w:val="none" w:sz="0" w:space="0" w:color="auto"/>
                    <w:left w:val="none" w:sz="0" w:space="0" w:color="auto"/>
                    <w:bottom w:val="none" w:sz="0" w:space="0" w:color="auto"/>
                    <w:right w:val="none" w:sz="0" w:space="0" w:color="auto"/>
                  </w:divBdr>
                </w:div>
                <w:div w:id="1594313875">
                  <w:marLeft w:val="0"/>
                  <w:marRight w:val="0"/>
                  <w:marTop w:val="0"/>
                  <w:marBottom w:val="0"/>
                  <w:divBdr>
                    <w:top w:val="none" w:sz="0" w:space="0" w:color="auto"/>
                    <w:left w:val="none" w:sz="0" w:space="0" w:color="auto"/>
                    <w:bottom w:val="none" w:sz="0" w:space="0" w:color="auto"/>
                    <w:right w:val="none" w:sz="0" w:space="0" w:color="auto"/>
                  </w:divBdr>
                </w:div>
                <w:div w:id="1244611249">
                  <w:marLeft w:val="0"/>
                  <w:marRight w:val="0"/>
                  <w:marTop w:val="0"/>
                  <w:marBottom w:val="0"/>
                  <w:divBdr>
                    <w:top w:val="none" w:sz="0" w:space="0" w:color="auto"/>
                    <w:left w:val="none" w:sz="0" w:space="0" w:color="auto"/>
                    <w:bottom w:val="none" w:sz="0" w:space="0" w:color="auto"/>
                    <w:right w:val="none" w:sz="0" w:space="0" w:color="auto"/>
                  </w:divBdr>
                </w:div>
                <w:div w:id="339163216">
                  <w:marLeft w:val="0"/>
                  <w:marRight w:val="0"/>
                  <w:marTop w:val="0"/>
                  <w:marBottom w:val="0"/>
                  <w:divBdr>
                    <w:top w:val="none" w:sz="0" w:space="0" w:color="auto"/>
                    <w:left w:val="none" w:sz="0" w:space="0" w:color="auto"/>
                    <w:bottom w:val="none" w:sz="0" w:space="0" w:color="auto"/>
                    <w:right w:val="none" w:sz="0" w:space="0" w:color="auto"/>
                  </w:divBdr>
                </w:div>
                <w:div w:id="1577744458">
                  <w:marLeft w:val="0"/>
                  <w:marRight w:val="0"/>
                  <w:marTop w:val="0"/>
                  <w:marBottom w:val="0"/>
                  <w:divBdr>
                    <w:top w:val="none" w:sz="0" w:space="0" w:color="auto"/>
                    <w:left w:val="none" w:sz="0" w:space="0" w:color="auto"/>
                    <w:bottom w:val="none" w:sz="0" w:space="0" w:color="auto"/>
                    <w:right w:val="none" w:sz="0" w:space="0" w:color="auto"/>
                  </w:divBdr>
                </w:div>
                <w:div w:id="1749686714">
                  <w:marLeft w:val="0"/>
                  <w:marRight w:val="0"/>
                  <w:marTop w:val="0"/>
                  <w:marBottom w:val="0"/>
                  <w:divBdr>
                    <w:top w:val="none" w:sz="0" w:space="0" w:color="auto"/>
                    <w:left w:val="none" w:sz="0" w:space="0" w:color="auto"/>
                    <w:bottom w:val="none" w:sz="0" w:space="0" w:color="auto"/>
                    <w:right w:val="none" w:sz="0" w:space="0" w:color="auto"/>
                  </w:divBdr>
                </w:div>
                <w:div w:id="83890448">
                  <w:marLeft w:val="0"/>
                  <w:marRight w:val="0"/>
                  <w:marTop w:val="0"/>
                  <w:marBottom w:val="0"/>
                  <w:divBdr>
                    <w:top w:val="none" w:sz="0" w:space="0" w:color="auto"/>
                    <w:left w:val="none" w:sz="0" w:space="0" w:color="auto"/>
                    <w:bottom w:val="none" w:sz="0" w:space="0" w:color="auto"/>
                    <w:right w:val="none" w:sz="0" w:space="0" w:color="auto"/>
                  </w:divBdr>
                </w:div>
                <w:div w:id="321544400">
                  <w:marLeft w:val="0"/>
                  <w:marRight w:val="0"/>
                  <w:marTop w:val="0"/>
                  <w:marBottom w:val="0"/>
                  <w:divBdr>
                    <w:top w:val="none" w:sz="0" w:space="0" w:color="auto"/>
                    <w:left w:val="none" w:sz="0" w:space="0" w:color="auto"/>
                    <w:bottom w:val="none" w:sz="0" w:space="0" w:color="auto"/>
                    <w:right w:val="none" w:sz="0" w:space="0" w:color="auto"/>
                  </w:divBdr>
                </w:div>
                <w:div w:id="672492361">
                  <w:marLeft w:val="0"/>
                  <w:marRight w:val="0"/>
                  <w:marTop w:val="0"/>
                  <w:marBottom w:val="0"/>
                  <w:divBdr>
                    <w:top w:val="none" w:sz="0" w:space="0" w:color="auto"/>
                    <w:left w:val="none" w:sz="0" w:space="0" w:color="auto"/>
                    <w:bottom w:val="none" w:sz="0" w:space="0" w:color="auto"/>
                    <w:right w:val="none" w:sz="0" w:space="0" w:color="auto"/>
                  </w:divBdr>
                </w:div>
                <w:div w:id="1760055639">
                  <w:marLeft w:val="0"/>
                  <w:marRight w:val="0"/>
                  <w:marTop w:val="0"/>
                  <w:marBottom w:val="0"/>
                  <w:divBdr>
                    <w:top w:val="none" w:sz="0" w:space="0" w:color="auto"/>
                    <w:left w:val="none" w:sz="0" w:space="0" w:color="auto"/>
                    <w:bottom w:val="none" w:sz="0" w:space="0" w:color="auto"/>
                    <w:right w:val="none" w:sz="0" w:space="0" w:color="auto"/>
                  </w:divBdr>
                </w:div>
                <w:div w:id="696810428">
                  <w:marLeft w:val="0"/>
                  <w:marRight w:val="0"/>
                  <w:marTop w:val="0"/>
                  <w:marBottom w:val="0"/>
                  <w:divBdr>
                    <w:top w:val="none" w:sz="0" w:space="0" w:color="auto"/>
                    <w:left w:val="none" w:sz="0" w:space="0" w:color="auto"/>
                    <w:bottom w:val="none" w:sz="0" w:space="0" w:color="auto"/>
                    <w:right w:val="none" w:sz="0" w:space="0" w:color="auto"/>
                  </w:divBdr>
                </w:div>
                <w:div w:id="13269072">
                  <w:marLeft w:val="0"/>
                  <w:marRight w:val="0"/>
                  <w:marTop w:val="0"/>
                  <w:marBottom w:val="0"/>
                  <w:divBdr>
                    <w:top w:val="none" w:sz="0" w:space="0" w:color="auto"/>
                    <w:left w:val="none" w:sz="0" w:space="0" w:color="auto"/>
                    <w:bottom w:val="none" w:sz="0" w:space="0" w:color="auto"/>
                    <w:right w:val="none" w:sz="0" w:space="0" w:color="auto"/>
                  </w:divBdr>
                </w:div>
                <w:div w:id="1340040735">
                  <w:marLeft w:val="0"/>
                  <w:marRight w:val="0"/>
                  <w:marTop w:val="0"/>
                  <w:marBottom w:val="0"/>
                  <w:divBdr>
                    <w:top w:val="none" w:sz="0" w:space="0" w:color="auto"/>
                    <w:left w:val="none" w:sz="0" w:space="0" w:color="auto"/>
                    <w:bottom w:val="none" w:sz="0" w:space="0" w:color="auto"/>
                    <w:right w:val="none" w:sz="0" w:space="0" w:color="auto"/>
                  </w:divBdr>
                </w:div>
                <w:div w:id="1258365736">
                  <w:marLeft w:val="0"/>
                  <w:marRight w:val="0"/>
                  <w:marTop w:val="0"/>
                  <w:marBottom w:val="0"/>
                  <w:divBdr>
                    <w:top w:val="none" w:sz="0" w:space="0" w:color="auto"/>
                    <w:left w:val="none" w:sz="0" w:space="0" w:color="auto"/>
                    <w:bottom w:val="none" w:sz="0" w:space="0" w:color="auto"/>
                    <w:right w:val="none" w:sz="0" w:space="0" w:color="auto"/>
                  </w:divBdr>
                </w:div>
                <w:div w:id="1411653375">
                  <w:marLeft w:val="0"/>
                  <w:marRight w:val="0"/>
                  <w:marTop w:val="0"/>
                  <w:marBottom w:val="0"/>
                  <w:divBdr>
                    <w:top w:val="none" w:sz="0" w:space="0" w:color="auto"/>
                    <w:left w:val="none" w:sz="0" w:space="0" w:color="auto"/>
                    <w:bottom w:val="none" w:sz="0" w:space="0" w:color="auto"/>
                    <w:right w:val="none" w:sz="0" w:space="0" w:color="auto"/>
                  </w:divBdr>
                </w:div>
                <w:div w:id="868185836">
                  <w:marLeft w:val="0"/>
                  <w:marRight w:val="0"/>
                  <w:marTop w:val="0"/>
                  <w:marBottom w:val="0"/>
                  <w:divBdr>
                    <w:top w:val="none" w:sz="0" w:space="0" w:color="auto"/>
                    <w:left w:val="none" w:sz="0" w:space="0" w:color="auto"/>
                    <w:bottom w:val="none" w:sz="0" w:space="0" w:color="auto"/>
                    <w:right w:val="none" w:sz="0" w:space="0" w:color="auto"/>
                  </w:divBdr>
                </w:div>
                <w:div w:id="1688172798">
                  <w:marLeft w:val="0"/>
                  <w:marRight w:val="0"/>
                  <w:marTop w:val="0"/>
                  <w:marBottom w:val="0"/>
                  <w:divBdr>
                    <w:top w:val="none" w:sz="0" w:space="0" w:color="auto"/>
                    <w:left w:val="none" w:sz="0" w:space="0" w:color="auto"/>
                    <w:bottom w:val="none" w:sz="0" w:space="0" w:color="auto"/>
                    <w:right w:val="none" w:sz="0" w:space="0" w:color="auto"/>
                  </w:divBdr>
                </w:div>
                <w:div w:id="1177622441">
                  <w:marLeft w:val="0"/>
                  <w:marRight w:val="0"/>
                  <w:marTop w:val="0"/>
                  <w:marBottom w:val="0"/>
                  <w:divBdr>
                    <w:top w:val="none" w:sz="0" w:space="0" w:color="auto"/>
                    <w:left w:val="none" w:sz="0" w:space="0" w:color="auto"/>
                    <w:bottom w:val="none" w:sz="0" w:space="0" w:color="auto"/>
                    <w:right w:val="none" w:sz="0" w:space="0" w:color="auto"/>
                  </w:divBdr>
                </w:div>
                <w:div w:id="840898863">
                  <w:marLeft w:val="0"/>
                  <w:marRight w:val="0"/>
                  <w:marTop w:val="0"/>
                  <w:marBottom w:val="0"/>
                  <w:divBdr>
                    <w:top w:val="none" w:sz="0" w:space="0" w:color="auto"/>
                    <w:left w:val="none" w:sz="0" w:space="0" w:color="auto"/>
                    <w:bottom w:val="none" w:sz="0" w:space="0" w:color="auto"/>
                    <w:right w:val="none" w:sz="0" w:space="0" w:color="auto"/>
                  </w:divBdr>
                </w:div>
                <w:div w:id="1022245458">
                  <w:marLeft w:val="0"/>
                  <w:marRight w:val="0"/>
                  <w:marTop w:val="0"/>
                  <w:marBottom w:val="0"/>
                  <w:divBdr>
                    <w:top w:val="none" w:sz="0" w:space="0" w:color="auto"/>
                    <w:left w:val="none" w:sz="0" w:space="0" w:color="auto"/>
                    <w:bottom w:val="none" w:sz="0" w:space="0" w:color="auto"/>
                    <w:right w:val="none" w:sz="0" w:space="0" w:color="auto"/>
                  </w:divBdr>
                </w:div>
                <w:div w:id="1827741242">
                  <w:marLeft w:val="0"/>
                  <w:marRight w:val="0"/>
                  <w:marTop w:val="0"/>
                  <w:marBottom w:val="0"/>
                  <w:divBdr>
                    <w:top w:val="none" w:sz="0" w:space="0" w:color="auto"/>
                    <w:left w:val="none" w:sz="0" w:space="0" w:color="auto"/>
                    <w:bottom w:val="none" w:sz="0" w:space="0" w:color="auto"/>
                    <w:right w:val="none" w:sz="0" w:space="0" w:color="auto"/>
                  </w:divBdr>
                </w:div>
                <w:div w:id="543099147">
                  <w:marLeft w:val="0"/>
                  <w:marRight w:val="0"/>
                  <w:marTop w:val="0"/>
                  <w:marBottom w:val="0"/>
                  <w:divBdr>
                    <w:top w:val="none" w:sz="0" w:space="0" w:color="auto"/>
                    <w:left w:val="none" w:sz="0" w:space="0" w:color="auto"/>
                    <w:bottom w:val="none" w:sz="0" w:space="0" w:color="auto"/>
                    <w:right w:val="none" w:sz="0" w:space="0" w:color="auto"/>
                  </w:divBdr>
                </w:div>
                <w:div w:id="1926567855">
                  <w:marLeft w:val="0"/>
                  <w:marRight w:val="0"/>
                  <w:marTop w:val="0"/>
                  <w:marBottom w:val="0"/>
                  <w:divBdr>
                    <w:top w:val="none" w:sz="0" w:space="0" w:color="auto"/>
                    <w:left w:val="none" w:sz="0" w:space="0" w:color="auto"/>
                    <w:bottom w:val="none" w:sz="0" w:space="0" w:color="auto"/>
                    <w:right w:val="none" w:sz="0" w:space="0" w:color="auto"/>
                  </w:divBdr>
                </w:div>
                <w:div w:id="488642487">
                  <w:marLeft w:val="0"/>
                  <w:marRight w:val="0"/>
                  <w:marTop w:val="0"/>
                  <w:marBottom w:val="0"/>
                  <w:divBdr>
                    <w:top w:val="none" w:sz="0" w:space="0" w:color="auto"/>
                    <w:left w:val="none" w:sz="0" w:space="0" w:color="auto"/>
                    <w:bottom w:val="none" w:sz="0" w:space="0" w:color="auto"/>
                    <w:right w:val="none" w:sz="0" w:space="0" w:color="auto"/>
                  </w:divBdr>
                </w:div>
                <w:div w:id="1733656357">
                  <w:marLeft w:val="0"/>
                  <w:marRight w:val="0"/>
                  <w:marTop w:val="0"/>
                  <w:marBottom w:val="0"/>
                  <w:divBdr>
                    <w:top w:val="none" w:sz="0" w:space="0" w:color="auto"/>
                    <w:left w:val="none" w:sz="0" w:space="0" w:color="auto"/>
                    <w:bottom w:val="none" w:sz="0" w:space="0" w:color="auto"/>
                    <w:right w:val="none" w:sz="0" w:space="0" w:color="auto"/>
                  </w:divBdr>
                </w:div>
                <w:div w:id="1493909275">
                  <w:marLeft w:val="0"/>
                  <w:marRight w:val="0"/>
                  <w:marTop w:val="0"/>
                  <w:marBottom w:val="0"/>
                  <w:divBdr>
                    <w:top w:val="none" w:sz="0" w:space="0" w:color="auto"/>
                    <w:left w:val="none" w:sz="0" w:space="0" w:color="auto"/>
                    <w:bottom w:val="none" w:sz="0" w:space="0" w:color="auto"/>
                    <w:right w:val="none" w:sz="0" w:space="0" w:color="auto"/>
                  </w:divBdr>
                </w:div>
                <w:div w:id="215971532">
                  <w:marLeft w:val="0"/>
                  <w:marRight w:val="0"/>
                  <w:marTop w:val="0"/>
                  <w:marBottom w:val="0"/>
                  <w:divBdr>
                    <w:top w:val="none" w:sz="0" w:space="0" w:color="auto"/>
                    <w:left w:val="none" w:sz="0" w:space="0" w:color="auto"/>
                    <w:bottom w:val="none" w:sz="0" w:space="0" w:color="auto"/>
                    <w:right w:val="none" w:sz="0" w:space="0" w:color="auto"/>
                  </w:divBdr>
                </w:div>
                <w:div w:id="549268669">
                  <w:marLeft w:val="0"/>
                  <w:marRight w:val="0"/>
                  <w:marTop w:val="0"/>
                  <w:marBottom w:val="0"/>
                  <w:divBdr>
                    <w:top w:val="none" w:sz="0" w:space="0" w:color="auto"/>
                    <w:left w:val="none" w:sz="0" w:space="0" w:color="auto"/>
                    <w:bottom w:val="none" w:sz="0" w:space="0" w:color="auto"/>
                    <w:right w:val="none" w:sz="0" w:space="0" w:color="auto"/>
                  </w:divBdr>
                </w:div>
                <w:div w:id="1898199827">
                  <w:marLeft w:val="0"/>
                  <w:marRight w:val="0"/>
                  <w:marTop w:val="0"/>
                  <w:marBottom w:val="0"/>
                  <w:divBdr>
                    <w:top w:val="none" w:sz="0" w:space="0" w:color="auto"/>
                    <w:left w:val="none" w:sz="0" w:space="0" w:color="auto"/>
                    <w:bottom w:val="none" w:sz="0" w:space="0" w:color="auto"/>
                    <w:right w:val="none" w:sz="0" w:space="0" w:color="auto"/>
                  </w:divBdr>
                </w:div>
                <w:div w:id="1549219625">
                  <w:marLeft w:val="0"/>
                  <w:marRight w:val="0"/>
                  <w:marTop w:val="0"/>
                  <w:marBottom w:val="0"/>
                  <w:divBdr>
                    <w:top w:val="none" w:sz="0" w:space="0" w:color="auto"/>
                    <w:left w:val="none" w:sz="0" w:space="0" w:color="auto"/>
                    <w:bottom w:val="none" w:sz="0" w:space="0" w:color="auto"/>
                    <w:right w:val="none" w:sz="0" w:space="0" w:color="auto"/>
                  </w:divBdr>
                </w:div>
                <w:div w:id="821972271">
                  <w:marLeft w:val="0"/>
                  <w:marRight w:val="0"/>
                  <w:marTop w:val="0"/>
                  <w:marBottom w:val="0"/>
                  <w:divBdr>
                    <w:top w:val="none" w:sz="0" w:space="0" w:color="auto"/>
                    <w:left w:val="none" w:sz="0" w:space="0" w:color="auto"/>
                    <w:bottom w:val="none" w:sz="0" w:space="0" w:color="auto"/>
                    <w:right w:val="none" w:sz="0" w:space="0" w:color="auto"/>
                  </w:divBdr>
                </w:div>
                <w:div w:id="332803175">
                  <w:marLeft w:val="0"/>
                  <w:marRight w:val="0"/>
                  <w:marTop w:val="0"/>
                  <w:marBottom w:val="0"/>
                  <w:divBdr>
                    <w:top w:val="none" w:sz="0" w:space="0" w:color="auto"/>
                    <w:left w:val="none" w:sz="0" w:space="0" w:color="auto"/>
                    <w:bottom w:val="none" w:sz="0" w:space="0" w:color="auto"/>
                    <w:right w:val="none" w:sz="0" w:space="0" w:color="auto"/>
                  </w:divBdr>
                </w:div>
                <w:div w:id="32661321">
                  <w:marLeft w:val="0"/>
                  <w:marRight w:val="0"/>
                  <w:marTop w:val="0"/>
                  <w:marBottom w:val="0"/>
                  <w:divBdr>
                    <w:top w:val="none" w:sz="0" w:space="0" w:color="auto"/>
                    <w:left w:val="none" w:sz="0" w:space="0" w:color="auto"/>
                    <w:bottom w:val="none" w:sz="0" w:space="0" w:color="auto"/>
                    <w:right w:val="none" w:sz="0" w:space="0" w:color="auto"/>
                  </w:divBdr>
                </w:div>
                <w:div w:id="711880070">
                  <w:marLeft w:val="0"/>
                  <w:marRight w:val="0"/>
                  <w:marTop w:val="0"/>
                  <w:marBottom w:val="0"/>
                  <w:divBdr>
                    <w:top w:val="none" w:sz="0" w:space="0" w:color="auto"/>
                    <w:left w:val="none" w:sz="0" w:space="0" w:color="auto"/>
                    <w:bottom w:val="none" w:sz="0" w:space="0" w:color="auto"/>
                    <w:right w:val="none" w:sz="0" w:space="0" w:color="auto"/>
                  </w:divBdr>
                </w:div>
                <w:div w:id="1690791280">
                  <w:marLeft w:val="0"/>
                  <w:marRight w:val="0"/>
                  <w:marTop w:val="0"/>
                  <w:marBottom w:val="0"/>
                  <w:divBdr>
                    <w:top w:val="none" w:sz="0" w:space="0" w:color="auto"/>
                    <w:left w:val="none" w:sz="0" w:space="0" w:color="auto"/>
                    <w:bottom w:val="none" w:sz="0" w:space="0" w:color="auto"/>
                    <w:right w:val="none" w:sz="0" w:space="0" w:color="auto"/>
                  </w:divBdr>
                </w:div>
                <w:div w:id="336663211">
                  <w:marLeft w:val="0"/>
                  <w:marRight w:val="0"/>
                  <w:marTop w:val="0"/>
                  <w:marBottom w:val="0"/>
                  <w:divBdr>
                    <w:top w:val="none" w:sz="0" w:space="0" w:color="auto"/>
                    <w:left w:val="none" w:sz="0" w:space="0" w:color="auto"/>
                    <w:bottom w:val="none" w:sz="0" w:space="0" w:color="auto"/>
                    <w:right w:val="none" w:sz="0" w:space="0" w:color="auto"/>
                  </w:divBdr>
                </w:div>
                <w:div w:id="722867671">
                  <w:marLeft w:val="0"/>
                  <w:marRight w:val="0"/>
                  <w:marTop w:val="0"/>
                  <w:marBottom w:val="0"/>
                  <w:divBdr>
                    <w:top w:val="none" w:sz="0" w:space="0" w:color="auto"/>
                    <w:left w:val="none" w:sz="0" w:space="0" w:color="auto"/>
                    <w:bottom w:val="none" w:sz="0" w:space="0" w:color="auto"/>
                    <w:right w:val="none" w:sz="0" w:space="0" w:color="auto"/>
                  </w:divBdr>
                </w:div>
                <w:div w:id="1771075440">
                  <w:marLeft w:val="0"/>
                  <w:marRight w:val="0"/>
                  <w:marTop w:val="0"/>
                  <w:marBottom w:val="0"/>
                  <w:divBdr>
                    <w:top w:val="none" w:sz="0" w:space="0" w:color="auto"/>
                    <w:left w:val="none" w:sz="0" w:space="0" w:color="auto"/>
                    <w:bottom w:val="none" w:sz="0" w:space="0" w:color="auto"/>
                    <w:right w:val="none" w:sz="0" w:space="0" w:color="auto"/>
                  </w:divBdr>
                </w:div>
                <w:div w:id="714622348">
                  <w:marLeft w:val="0"/>
                  <w:marRight w:val="0"/>
                  <w:marTop w:val="0"/>
                  <w:marBottom w:val="0"/>
                  <w:divBdr>
                    <w:top w:val="none" w:sz="0" w:space="0" w:color="auto"/>
                    <w:left w:val="none" w:sz="0" w:space="0" w:color="auto"/>
                    <w:bottom w:val="none" w:sz="0" w:space="0" w:color="auto"/>
                    <w:right w:val="none" w:sz="0" w:space="0" w:color="auto"/>
                  </w:divBdr>
                </w:div>
                <w:div w:id="553321321">
                  <w:marLeft w:val="0"/>
                  <w:marRight w:val="0"/>
                  <w:marTop w:val="0"/>
                  <w:marBottom w:val="0"/>
                  <w:divBdr>
                    <w:top w:val="none" w:sz="0" w:space="0" w:color="auto"/>
                    <w:left w:val="none" w:sz="0" w:space="0" w:color="auto"/>
                    <w:bottom w:val="none" w:sz="0" w:space="0" w:color="auto"/>
                    <w:right w:val="none" w:sz="0" w:space="0" w:color="auto"/>
                  </w:divBdr>
                </w:div>
                <w:div w:id="1434473149">
                  <w:marLeft w:val="0"/>
                  <w:marRight w:val="0"/>
                  <w:marTop w:val="0"/>
                  <w:marBottom w:val="0"/>
                  <w:divBdr>
                    <w:top w:val="none" w:sz="0" w:space="0" w:color="auto"/>
                    <w:left w:val="none" w:sz="0" w:space="0" w:color="auto"/>
                    <w:bottom w:val="none" w:sz="0" w:space="0" w:color="auto"/>
                    <w:right w:val="none" w:sz="0" w:space="0" w:color="auto"/>
                  </w:divBdr>
                </w:div>
                <w:div w:id="884565651">
                  <w:marLeft w:val="0"/>
                  <w:marRight w:val="0"/>
                  <w:marTop w:val="0"/>
                  <w:marBottom w:val="0"/>
                  <w:divBdr>
                    <w:top w:val="none" w:sz="0" w:space="0" w:color="auto"/>
                    <w:left w:val="none" w:sz="0" w:space="0" w:color="auto"/>
                    <w:bottom w:val="none" w:sz="0" w:space="0" w:color="auto"/>
                    <w:right w:val="none" w:sz="0" w:space="0" w:color="auto"/>
                  </w:divBdr>
                </w:div>
                <w:div w:id="838927613">
                  <w:marLeft w:val="0"/>
                  <w:marRight w:val="0"/>
                  <w:marTop w:val="0"/>
                  <w:marBottom w:val="0"/>
                  <w:divBdr>
                    <w:top w:val="none" w:sz="0" w:space="0" w:color="auto"/>
                    <w:left w:val="none" w:sz="0" w:space="0" w:color="auto"/>
                    <w:bottom w:val="none" w:sz="0" w:space="0" w:color="auto"/>
                    <w:right w:val="none" w:sz="0" w:space="0" w:color="auto"/>
                  </w:divBdr>
                </w:div>
                <w:div w:id="1461221084">
                  <w:marLeft w:val="0"/>
                  <w:marRight w:val="0"/>
                  <w:marTop w:val="0"/>
                  <w:marBottom w:val="0"/>
                  <w:divBdr>
                    <w:top w:val="none" w:sz="0" w:space="0" w:color="auto"/>
                    <w:left w:val="none" w:sz="0" w:space="0" w:color="auto"/>
                    <w:bottom w:val="none" w:sz="0" w:space="0" w:color="auto"/>
                    <w:right w:val="none" w:sz="0" w:space="0" w:color="auto"/>
                  </w:divBdr>
                </w:div>
                <w:div w:id="271405672">
                  <w:marLeft w:val="0"/>
                  <w:marRight w:val="0"/>
                  <w:marTop w:val="0"/>
                  <w:marBottom w:val="0"/>
                  <w:divBdr>
                    <w:top w:val="none" w:sz="0" w:space="0" w:color="auto"/>
                    <w:left w:val="none" w:sz="0" w:space="0" w:color="auto"/>
                    <w:bottom w:val="none" w:sz="0" w:space="0" w:color="auto"/>
                    <w:right w:val="none" w:sz="0" w:space="0" w:color="auto"/>
                  </w:divBdr>
                </w:div>
                <w:div w:id="1991404227">
                  <w:marLeft w:val="0"/>
                  <w:marRight w:val="0"/>
                  <w:marTop w:val="0"/>
                  <w:marBottom w:val="0"/>
                  <w:divBdr>
                    <w:top w:val="none" w:sz="0" w:space="0" w:color="auto"/>
                    <w:left w:val="none" w:sz="0" w:space="0" w:color="auto"/>
                    <w:bottom w:val="none" w:sz="0" w:space="0" w:color="auto"/>
                    <w:right w:val="none" w:sz="0" w:space="0" w:color="auto"/>
                  </w:divBdr>
                </w:div>
                <w:div w:id="1737242029">
                  <w:marLeft w:val="0"/>
                  <w:marRight w:val="0"/>
                  <w:marTop w:val="0"/>
                  <w:marBottom w:val="0"/>
                  <w:divBdr>
                    <w:top w:val="none" w:sz="0" w:space="0" w:color="auto"/>
                    <w:left w:val="none" w:sz="0" w:space="0" w:color="auto"/>
                    <w:bottom w:val="none" w:sz="0" w:space="0" w:color="auto"/>
                    <w:right w:val="none" w:sz="0" w:space="0" w:color="auto"/>
                  </w:divBdr>
                </w:div>
                <w:div w:id="894855777">
                  <w:marLeft w:val="0"/>
                  <w:marRight w:val="0"/>
                  <w:marTop w:val="0"/>
                  <w:marBottom w:val="0"/>
                  <w:divBdr>
                    <w:top w:val="none" w:sz="0" w:space="0" w:color="auto"/>
                    <w:left w:val="none" w:sz="0" w:space="0" w:color="auto"/>
                    <w:bottom w:val="none" w:sz="0" w:space="0" w:color="auto"/>
                    <w:right w:val="none" w:sz="0" w:space="0" w:color="auto"/>
                  </w:divBdr>
                </w:div>
                <w:div w:id="615915166">
                  <w:marLeft w:val="0"/>
                  <w:marRight w:val="0"/>
                  <w:marTop w:val="0"/>
                  <w:marBottom w:val="0"/>
                  <w:divBdr>
                    <w:top w:val="none" w:sz="0" w:space="0" w:color="auto"/>
                    <w:left w:val="none" w:sz="0" w:space="0" w:color="auto"/>
                    <w:bottom w:val="none" w:sz="0" w:space="0" w:color="auto"/>
                    <w:right w:val="none" w:sz="0" w:space="0" w:color="auto"/>
                  </w:divBdr>
                </w:div>
                <w:div w:id="328942200">
                  <w:marLeft w:val="0"/>
                  <w:marRight w:val="0"/>
                  <w:marTop w:val="0"/>
                  <w:marBottom w:val="0"/>
                  <w:divBdr>
                    <w:top w:val="none" w:sz="0" w:space="0" w:color="auto"/>
                    <w:left w:val="none" w:sz="0" w:space="0" w:color="auto"/>
                    <w:bottom w:val="none" w:sz="0" w:space="0" w:color="auto"/>
                    <w:right w:val="none" w:sz="0" w:space="0" w:color="auto"/>
                  </w:divBdr>
                </w:div>
                <w:div w:id="522330553">
                  <w:marLeft w:val="0"/>
                  <w:marRight w:val="0"/>
                  <w:marTop w:val="0"/>
                  <w:marBottom w:val="0"/>
                  <w:divBdr>
                    <w:top w:val="none" w:sz="0" w:space="0" w:color="auto"/>
                    <w:left w:val="none" w:sz="0" w:space="0" w:color="auto"/>
                    <w:bottom w:val="none" w:sz="0" w:space="0" w:color="auto"/>
                    <w:right w:val="none" w:sz="0" w:space="0" w:color="auto"/>
                  </w:divBdr>
                </w:div>
                <w:div w:id="1168404101">
                  <w:marLeft w:val="0"/>
                  <w:marRight w:val="0"/>
                  <w:marTop w:val="0"/>
                  <w:marBottom w:val="0"/>
                  <w:divBdr>
                    <w:top w:val="none" w:sz="0" w:space="0" w:color="auto"/>
                    <w:left w:val="none" w:sz="0" w:space="0" w:color="auto"/>
                    <w:bottom w:val="none" w:sz="0" w:space="0" w:color="auto"/>
                    <w:right w:val="none" w:sz="0" w:space="0" w:color="auto"/>
                  </w:divBdr>
                </w:div>
                <w:div w:id="62264017">
                  <w:marLeft w:val="0"/>
                  <w:marRight w:val="0"/>
                  <w:marTop w:val="0"/>
                  <w:marBottom w:val="0"/>
                  <w:divBdr>
                    <w:top w:val="none" w:sz="0" w:space="0" w:color="auto"/>
                    <w:left w:val="none" w:sz="0" w:space="0" w:color="auto"/>
                    <w:bottom w:val="none" w:sz="0" w:space="0" w:color="auto"/>
                    <w:right w:val="none" w:sz="0" w:space="0" w:color="auto"/>
                  </w:divBdr>
                </w:div>
                <w:div w:id="1582527394">
                  <w:marLeft w:val="0"/>
                  <w:marRight w:val="0"/>
                  <w:marTop w:val="0"/>
                  <w:marBottom w:val="0"/>
                  <w:divBdr>
                    <w:top w:val="none" w:sz="0" w:space="0" w:color="auto"/>
                    <w:left w:val="none" w:sz="0" w:space="0" w:color="auto"/>
                    <w:bottom w:val="none" w:sz="0" w:space="0" w:color="auto"/>
                    <w:right w:val="none" w:sz="0" w:space="0" w:color="auto"/>
                  </w:divBdr>
                </w:div>
                <w:div w:id="1172381334">
                  <w:marLeft w:val="0"/>
                  <w:marRight w:val="0"/>
                  <w:marTop w:val="0"/>
                  <w:marBottom w:val="0"/>
                  <w:divBdr>
                    <w:top w:val="none" w:sz="0" w:space="0" w:color="auto"/>
                    <w:left w:val="none" w:sz="0" w:space="0" w:color="auto"/>
                    <w:bottom w:val="none" w:sz="0" w:space="0" w:color="auto"/>
                    <w:right w:val="none" w:sz="0" w:space="0" w:color="auto"/>
                  </w:divBdr>
                </w:div>
                <w:div w:id="1853762834">
                  <w:marLeft w:val="0"/>
                  <w:marRight w:val="0"/>
                  <w:marTop w:val="0"/>
                  <w:marBottom w:val="0"/>
                  <w:divBdr>
                    <w:top w:val="none" w:sz="0" w:space="0" w:color="auto"/>
                    <w:left w:val="none" w:sz="0" w:space="0" w:color="auto"/>
                    <w:bottom w:val="none" w:sz="0" w:space="0" w:color="auto"/>
                    <w:right w:val="none" w:sz="0" w:space="0" w:color="auto"/>
                  </w:divBdr>
                </w:div>
                <w:div w:id="755323118">
                  <w:marLeft w:val="0"/>
                  <w:marRight w:val="0"/>
                  <w:marTop w:val="0"/>
                  <w:marBottom w:val="0"/>
                  <w:divBdr>
                    <w:top w:val="none" w:sz="0" w:space="0" w:color="auto"/>
                    <w:left w:val="none" w:sz="0" w:space="0" w:color="auto"/>
                    <w:bottom w:val="none" w:sz="0" w:space="0" w:color="auto"/>
                    <w:right w:val="none" w:sz="0" w:space="0" w:color="auto"/>
                  </w:divBdr>
                </w:div>
                <w:div w:id="1799489636">
                  <w:marLeft w:val="0"/>
                  <w:marRight w:val="0"/>
                  <w:marTop w:val="0"/>
                  <w:marBottom w:val="0"/>
                  <w:divBdr>
                    <w:top w:val="none" w:sz="0" w:space="0" w:color="auto"/>
                    <w:left w:val="none" w:sz="0" w:space="0" w:color="auto"/>
                    <w:bottom w:val="none" w:sz="0" w:space="0" w:color="auto"/>
                    <w:right w:val="none" w:sz="0" w:space="0" w:color="auto"/>
                  </w:divBdr>
                </w:div>
                <w:div w:id="1552037766">
                  <w:marLeft w:val="0"/>
                  <w:marRight w:val="0"/>
                  <w:marTop w:val="0"/>
                  <w:marBottom w:val="0"/>
                  <w:divBdr>
                    <w:top w:val="none" w:sz="0" w:space="0" w:color="auto"/>
                    <w:left w:val="none" w:sz="0" w:space="0" w:color="auto"/>
                    <w:bottom w:val="none" w:sz="0" w:space="0" w:color="auto"/>
                    <w:right w:val="none" w:sz="0" w:space="0" w:color="auto"/>
                  </w:divBdr>
                </w:div>
                <w:div w:id="509367334">
                  <w:marLeft w:val="0"/>
                  <w:marRight w:val="0"/>
                  <w:marTop w:val="0"/>
                  <w:marBottom w:val="0"/>
                  <w:divBdr>
                    <w:top w:val="none" w:sz="0" w:space="0" w:color="auto"/>
                    <w:left w:val="none" w:sz="0" w:space="0" w:color="auto"/>
                    <w:bottom w:val="none" w:sz="0" w:space="0" w:color="auto"/>
                    <w:right w:val="none" w:sz="0" w:space="0" w:color="auto"/>
                  </w:divBdr>
                </w:div>
                <w:div w:id="1777822909">
                  <w:marLeft w:val="0"/>
                  <w:marRight w:val="0"/>
                  <w:marTop w:val="0"/>
                  <w:marBottom w:val="0"/>
                  <w:divBdr>
                    <w:top w:val="none" w:sz="0" w:space="0" w:color="auto"/>
                    <w:left w:val="none" w:sz="0" w:space="0" w:color="auto"/>
                    <w:bottom w:val="none" w:sz="0" w:space="0" w:color="auto"/>
                    <w:right w:val="none" w:sz="0" w:space="0" w:color="auto"/>
                  </w:divBdr>
                </w:div>
                <w:div w:id="746270234">
                  <w:marLeft w:val="0"/>
                  <w:marRight w:val="0"/>
                  <w:marTop w:val="0"/>
                  <w:marBottom w:val="0"/>
                  <w:divBdr>
                    <w:top w:val="none" w:sz="0" w:space="0" w:color="auto"/>
                    <w:left w:val="none" w:sz="0" w:space="0" w:color="auto"/>
                    <w:bottom w:val="none" w:sz="0" w:space="0" w:color="auto"/>
                    <w:right w:val="none" w:sz="0" w:space="0" w:color="auto"/>
                  </w:divBdr>
                </w:div>
                <w:div w:id="796067425">
                  <w:marLeft w:val="0"/>
                  <w:marRight w:val="0"/>
                  <w:marTop w:val="0"/>
                  <w:marBottom w:val="0"/>
                  <w:divBdr>
                    <w:top w:val="none" w:sz="0" w:space="0" w:color="auto"/>
                    <w:left w:val="none" w:sz="0" w:space="0" w:color="auto"/>
                    <w:bottom w:val="none" w:sz="0" w:space="0" w:color="auto"/>
                    <w:right w:val="none" w:sz="0" w:space="0" w:color="auto"/>
                  </w:divBdr>
                </w:div>
                <w:div w:id="1315454950">
                  <w:marLeft w:val="0"/>
                  <w:marRight w:val="0"/>
                  <w:marTop w:val="0"/>
                  <w:marBottom w:val="0"/>
                  <w:divBdr>
                    <w:top w:val="none" w:sz="0" w:space="0" w:color="auto"/>
                    <w:left w:val="none" w:sz="0" w:space="0" w:color="auto"/>
                    <w:bottom w:val="none" w:sz="0" w:space="0" w:color="auto"/>
                    <w:right w:val="none" w:sz="0" w:space="0" w:color="auto"/>
                  </w:divBdr>
                </w:div>
                <w:div w:id="24914524">
                  <w:marLeft w:val="0"/>
                  <w:marRight w:val="0"/>
                  <w:marTop w:val="0"/>
                  <w:marBottom w:val="0"/>
                  <w:divBdr>
                    <w:top w:val="none" w:sz="0" w:space="0" w:color="auto"/>
                    <w:left w:val="none" w:sz="0" w:space="0" w:color="auto"/>
                    <w:bottom w:val="none" w:sz="0" w:space="0" w:color="auto"/>
                    <w:right w:val="none" w:sz="0" w:space="0" w:color="auto"/>
                  </w:divBdr>
                </w:div>
                <w:div w:id="593708928">
                  <w:marLeft w:val="0"/>
                  <w:marRight w:val="0"/>
                  <w:marTop w:val="0"/>
                  <w:marBottom w:val="0"/>
                  <w:divBdr>
                    <w:top w:val="none" w:sz="0" w:space="0" w:color="auto"/>
                    <w:left w:val="none" w:sz="0" w:space="0" w:color="auto"/>
                    <w:bottom w:val="none" w:sz="0" w:space="0" w:color="auto"/>
                    <w:right w:val="none" w:sz="0" w:space="0" w:color="auto"/>
                  </w:divBdr>
                </w:div>
                <w:div w:id="282080798">
                  <w:marLeft w:val="0"/>
                  <w:marRight w:val="0"/>
                  <w:marTop w:val="0"/>
                  <w:marBottom w:val="0"/>
                  <w:divBdr>
                    <w:top w:val="none" w:sz="0" w:space="0" w:color="auto"/>
                    <w:left w:val="none" w:sz="0" w:space="0" w:color="auto"/>
                    <w:bottom w:val="none" w:sz="0" w:space="0" w:color="auto"/>
                    <w:right w:val="none" w:sz="0" w:space="0" w:color="auto"/>
                  </w:divBdr>
                </w:div>
                <w:div w:id="880943173">
                  <w:marLeft w:val="0"/>
                  <w:marRight w:val="0"/>
                  <w:marTop w:val="0"/>
                  <w:marBottom w:val="0"/>
                  <w:divBdr>
                    <w:top w:val="none" w:sz="0" w:space="0" w:color="auto"/>
                    <w:left w:val="none" w:sz="0" w:space="0" w:color="auto"/>
                    <w:bottom w:val="none" w:sz="0" w:space="0" w:color="auto"/>
                    <w:right w:val="none" w:sz="0" w:space="0" w:color="auto"/>
                  </w:divBdr>
                </w:div>
                <w:div w:id="307441659">
                  <w:marLeft w:val="0"/>
                  <w:marRight w:val="0"/>
                  <w:marTop w:val="0"/>
                  <w:marBottom w:val="0"/>
                  <w:divBdr>
                    <w:top w:val="none" w:sz="0" w:space="0" w:color="auto"/>
                    <w:left w:val="none" w:sz="0" w:space="0" w:color="auto"/>
                    <w:bottom w:val="none" w:sz="0" w:space="0" w:color="auto"/>
                    <w:right w:val="none" w:sz="0" w:space="0" w:color="auto"/>
                  </w:divBdr>
                </w:div>
                <w:div w:id="1378242453">
                  <w:marLeft w:val="0"/>
                  <w:marRight w:val="0"/>
                  <w:marTop w:val="0"/>
                  <w:marBottom w:val="0"/>
                  <w:divBdr>
                    <w:top w:val="none" w:sz="0" w:space="0" w:color="auto"/>
                    <w:left w:val="none" w:sz="0" w:space="0" w:color="auto"/>
                    <w:bottom w:val="none" w:sz="0" w:space="0" w:color="auto"/>
                    <w:right w:val="none" w:sz="0" w:space="0" w:color="auto"/>
                  </w:divBdr>
                </w:div>
                <w:div w:id="604928016">
                  <w:marLeft w:val="0"/>
                  <w:marRight w:val="0"/>
                  <w:marTop w:val="0"/>
                  <w:marBottom w:val="0"/>
                  <w:divBdr>
                    <w:top w:val="none" w:sz="0" w:space="0" w:color="auto"/>
                    <w:left w:val="none" w:sz="0" w:space="0" w:color="auto"/>
                    <w:bottom w:val="none" w:sz="0" w:space="0" w:color="auto"/>
                    <w:right w:val="none" w:sz="0" w:space="0" w:color="auto"/>
                  </w:divBdr>
                </w:div>
                <w:div w:id="886180422">
                  <w:marLeft w:val="0"/>
                  <w:marRight w:val="0"/>
                  <w:marTop w:val="0"/>
                  <w:marBottom w:val="0"/>
                  <w:divBdr>
                    <w:top w:val="none" w:sz="0" w:space="0" w:color="auto"/>
                    <w:left w:val="none" w:sz="0" w:space="0" w:color="auto"/>
                    <w:bottom w:val="none" w:sz="0" w:space="0" w:color="auto"/>
                    <w:right w:val="none" w:sz="0" w:space="0" w:color="auto"/>
                  </w:divBdr>
                </w:div>
                <w:div w:id="538903249">
                  <w:marLeft w:val="0"/>
                  <w:marRight w:val="0"/>
                  <w:marTop w:val="0"/>
                  <w:marBottom w:val="0"/>
                  <w:divBdr>
                    <w:top w:val="none" w:sz="0" w:space="0" w:color="auto"/>
                    <w:left w:val="none" w:sz="0" w:space="0" w:color="auto"/>
                    <w:bottom w:val="none" w:sz="0" w:space="0" w:color="auto"/>
                    <w:right w:val="none" w:sz="0" w:space="0" w:color="auto"/>
                  </w:divBdr>
                </w:div>
                <w:div w:id="462046390">
                  <w:marLeft w:val="0"/>
                  <w:marRight w:val="0"/>
                  <w:marTop w:val="0"/>
                  <w:marBottom w:val="0"/>
                  <w:divBdr>
                    <w:top w:val="none" w:sz="0" w:space="0" w:color="auto"/>
                    <w:left w:val="none" w:sz="0" w:space="0" w:color="auto"/>
                    <w:bottom w:val="none" w:sz="0" w:space="0" w:color="auto"/>
                    <w:right w:val="none" w:sz="0" w:space="0" w:color="auto"/>
                  </w:divBdr>
                </w:div>
                <w:div w:id="161354075">
                  <w:marLeft w:val="0"/>
                  <w:marRight w:val="0"/>
                  <w:marTop w:val="0"/>
                  <w:marBottom w:val="0"/>
                  <w:divBdr>
                    <w:top w:val="none" w:sz="0" w:space="0" w:color="auto"/>
                    <w:left w:val="none" w:sz="0" w:space="0" w:color="auto"/>
                    <w:bottom w:val="none" w:sz="0" w:space="0" w:color="auto"/>
                    <w:right w:val="none" w:sz="0" w:space="0" w:color="auto"/>
                  </w:divBdr>
                </w:div>
                <w:div w:id="1768187242">
                  <w:marLeft w:val="0"/>
                  <w:marRight w:val="0"/>
                  <w:marTop w:val="0"/>
                  <w:marBottom w:val="0"/>
                  <w:divBdr>
                    <w:top w:val="none" w:sz="0" w:space="0" w:color="auto"/>
                    <w:left w:val="none" w:sz="0" w:space="0" w:color="auto"/>
                    <w:bottom w:val="none" w:sz="0" w:space="0" w:color="auto"/>
                    <w:right w:val="none" w:sz="0" w:space="0" w:color="auto"/>
                  </w:divBdr>
                </w:div>
                <w:div w:id="1234507849">
                  <w:marLeft w:val="0"/>
                  <w:marRight w:val="0"/>
                  <w:marTop w:val="0"/>
                  <w:marBottom w:val="0"/>
                  <w:divBdr>
                    <w:top w:val="none" w:sz="0" w:space="0" w:color="auto"/>
                    <w:left w:val="none" w:sz="0" w:space="0" w:color="auto"/>
                    <w:bottom w:val="none" w:sz="0" w:space="0" w:color="auto"/>
                    <w:right w:val="none" w:sz="0" w:space="0" w:color="auto"/>
                  </w:divBdr>
                </w:div>
                <w:div w:id="1006716203">
                  <w:marLeft w:val="0"/>
                  <w:marRight w:val="0"/>
                  <w:marTop w:val="0"/>
                  <w:marBottom w:val="0"/>
                  <w:divBdr>
                    <w:top w:val="none" w:sz="0" w:space="0" w:color="auto"/>
                    <w:left w:val="none" w:sz="0" w:space="0" w:color="auto"/>
                    <w:bottom w:val="none" w:sz="0" w:space="0" w:color="auto"/>
                    <w:right w:val="none" w:sz="0" w:space="0" w:color="auto"/>
                  </w:divBdr>
                </w:div>
                <w:div w:id="727799318">
                  <w:marLeft w:val="0"/>
                  <w:marRight w:val="0"/>
                  <w:marTop w:val="0"/>
                  <w:marBottom w:val="0"/>
                  <w:divBdr>
                    <w:top w:val="none" w:sz="0" w:space="0" w:color="auto"/>
                    <w:left w:val="none" w:sz="0" w:space="0" w:color="auto"/>
                    <w:bottom w:val="none" w:sz="0" w:space="0" w:color="auto"/>
                    <w:right w:val="none" w:sz="0" w:space="0" w:color="auto"/>
                  </w:divBdr>
                </w:div>
                <w:div w:id="621226941">
                  <w:marLeft w:val="0"/>
                  <w:marRight w:val="0"/>
                  <w:marTop w:val="0"/>
                  <w:marBottom w:val="0"/>
                  <w:divBdr>
                    <w:top w:val="none" w:sz="0" w:space="0" w:color="auto"/>
                    <w:left w:val="none" w:sz="0" w:space="0" w:color="auto"/>
                    <w:bottom w:val="none" w:sz="0" w:space="0" w:color="auto"/>
                    <w:right w:val="none" w:sz="0" w:space="0" w:color="auto"/>
                  </w:divBdr>
                </w:div>
                <w:div w:id="313335797">
                  <w:marLeft w:val="0"/>
                  <w:marRight w:val="0"/>
                  <w:marTop w:val="0"/>
                  <w:marBottom w:val="0"/>
                  <w:divBdr>
                    <w:top w:val="none" w:sz="0" w:space="0" w:color="auto"/>
                    <w:left w:val="none" w:sz="0" w:space="0" w:color="auto"/>
                    <w:bottom w:val="none" w:sz="0" w:space="0" w:color="auto"/>
                    <w:right w:val="none" w:sz="0" w:space="0" w:color="auto"/>
                  </w:divBdr>
                </w:div>
                <w:div w:id="118687979">
                  <w:marLeft w:val="0"/>
                  <w:marRight w:val="0"/>
                  <w:marTop w:val="0"/>
                  <w:marBottom w:val="0"/>
                  <w:divBdr>
                    <w:top w:val="none" w:sz="0" w:space="0" w:color="auto"/>
                    <w:left w:val="none" w:sz="0" w:space="0" w:color="auto"/>
                    <w:bottom w:val="none" w:sz="0" w:space="0" w:color="auto"/>
                    <w:right w:val="none" w:sz="0" w:space="0" w:color="auto"/>
                  </w:divBdr>
                </w:div>
                <w:div w:id="659506770">
                  <w:marLeft w:val="0"/>
                  <w:marRight w:val="0"/>
                  <w:marTop w:val="0"/>
                  <w:marBottom w:val="0"/>
                  <w:divBdr>
                    <w:top w:val="none" w:sz="0" w:space="0" w:color="auto"/>
                    <w:left w:val="none" w:sz="0" w:space="0" w:color="auto"/>
                    <w:bottom w:val="none" w:sz="0" w:space="0" w:color="auto"/>
                    <w:right w:val="none" w:sz="0" w:space="0" w:color="auto"/>
                  </w:divBdr>
                </w:div>
                <w:div w:id="1253127600">
                  <w:marLeft w:val="0"/>
                  <w:marRight w:val="0"/>
                  <w:marTop w:val="0"/>
                  <w:marBottom w:val="0"/>
                  <w:divBdr>
                    <w:top w:val="none" w:sz="0" w:space="0" w:color="auto"/>
                    <w:left w:val="none" w:sz="0" w:space="0" w:color="auto"/>
                    <w:bottom w:val="none" w:sz="0" w:space="0" w:color="auto"/>
                    <w:right w:val="none" w:sz="0" w:space="0" w:color="auto"/>
                  </w:divBdr>
                </w:div>
                <w:div w:id="1183011943">
                  <w:marLeft w:val="0"/>
                  <w:marRight w:val="0"/>
                  <w:marTop w:val="0"/>
                  <w:marBottom w:val="0"/>
                  <w:divBdr>
                    <w:top w:val="none" w:sz="0" w:space="0" w:color="auto"/>
                    <w:left w:val="none" w:sz="0" w:space="0" w:color="auto"/>
                    <w:bottom w:val="none" w:sz="0" w:space="0" w:color="auto"/>
                    <w:right w:val="none" w:sz="0" w:space="0" w:color="auto"/>
                  </w:divBdr>
                </w:div>
                <w:div w:id="340934704">
                  <w:marLeft w:val="0"/>
                  <w:marRight w:val="0"/>
                  <w:marTop w:val="0"/>
                  <w:marBottom w:val="0"/>
                  <w:divBdr>
                    <w:top w:val="none" w:sz="0" w:space="0" w:color="auto"/>
                    <w:left w:val="none" w:sz="0" w:space="0" w:color="auto"/>
                    <w:bottom w:val="none" w:sz="0" w:space="0" w:color="auto"/>
                    <w:right w:val="none" w:sz="0" w:space="0" w:color="auto"/>
                  </w:divBdr>
                </w:div>
                <w:div w:id="223301198">
                  <w:marLeft w:val="0"/>
                  <w:marRight w:val="0"/>
                  <w:marTop w:val="0"/>
                  <w:marBottom w:val="0"/>
                  <w:divBdr>
                    <w:top w:val="none" w:sz="0" w:space="0" w:color="auto"/>
                    <w:left w:val="none" w:sz="0" w:space="0" w:color="auto"/>
                    <w:bottom w:val="none" w:sz="0" w:space="0" w:color="auto"/>
                    <w:right w:val="none" w:sz="0" w:space="0" w:color="auto"/>
                  </w:divBdr>
                </w:div>
                <w:div w:id="755900041">
                  <w:marLeft w:val="0"/>
                  <w:marRight w:val="0"/>
                  <w:marTop w:val="0"/>
                  <w:marBottom w:val="0"/>
                  <w:divBdr>
                    <w:top w:val="none" w:sz="0" w:space="0" w:color="auto"/>
                    <w:left w:val="none" w:sz="0" w:space="0" w:color="auto"/>
                    <w:bottom w:val="none" w:sz="0" w:space="0" w:color="auto"/>
                    <w:right w:val="none" w:sz="0" w:space="0" w:color="auto"/>
                  </w:divBdr>
                </w:div>
                <w:div w:id="7757383">
                  <w:marLeft w:val="0"/>
                  <w:marRight w:val="0"/>
                  <w:marTop w:val="0"/>
                  <w:marBottom w:val="0"/>
                  <w:divBdr>
                    <w:top w:val="none" w:sz="0" w:space="0" w:color="auto"/>
                    <w:left w:val="none" w:sz="0" w:space="0" w:color="auto"/>
                    <w:bottom w:val="none" w:sz="0" w:space="0" w:color="auto"/>
                    <w:right w:val="none" w:sz="0" w:space="0" w:color="auto"/>
                  </w:divBdr>
                </w:div>
                <w:div w:id="2063019609">
                  <w:marLeft w:val="0"/>
                  <w:marRight w:val="0"/>
                  <w:marTop w:val="0"/>
                  <w:marBottom w:val="0"/>
                  <w:divBdr>
                    <w:top w:val="none" w:sz="0" w:space="0" w:color="auto"/>
                    <w:left w:val="none" w:sz="0" w:space="0" w:color="auto"/>
                    <w:bottom w:val="none" w:sz="0" w:space="0" w:color="auto"/>
                    <w:right w:val="none" w:sz="0" w:space="0" w:color="auto"/>
                  </w:divBdr>
                </w:div>
                <w:div w:id="388069534">
                  <w:marLeft w:val="0"/>
                  <w:marRight w:val="0"/>
                  <w:marTop w:val="0"/>
                  <w:marBottom w:val="0"/>
                  <w:divBdr>
                    <w:top w:val="none" w:sz="0" w:space="0" w:color="auto"/>
                    <w:left w:val="none" w:sz="0" w:space="0" w:color="auto"/>
                    <w:bottom w:val="none" w:sz="0" w:space="0" w:color="auto"/>
                    <w:right w:val="none" w:sz="0" w:space="0" w:color="auto"/>
                  </w:divBdr>
                </w:div>
                <w:div w:id="2090081206">
                  <w:marLeft w:val="0"/>
                  <w:marRight w:val="0"/>
                  <w:marTop w:val="0"/>
                  <w:marBottom w:val="0"/>
                  <w:divBdr>
                    <w:top w:val="none" w:sz="0" w:space="0" w:color="auto"/>
                    <w:left w:val="none" w:sz="0" w:space="0" w:color="auto"/>
                    <w:bottom w:val="none" w:sz="0" w:space="0" w:color="auto"/>
                    <w:right w:val="none" w:sz="0" w:space="0" w:color="auto"/>
                  </w:divBdr>
                </w:div>
                <w:div w:id="345600908">
                  <w:marLeft w:val="0"/>
                  <w:marRight w:val="0"/>
                  <w:marTop w:val="0"/>
                  <w:marBottom w:val="0"/>
                  <w:divBdr>
                    <w:top w:val="none" w:sz="0" w:space="0" w:color="auto"/>
                    <w:left w:val="none" w:sz="0" w:space="0" w:color="auto"/>
                    <w:bottom w:val="none" w:sz="0" w:space="0" w:color="auto"/>
                    <w:right w:val="none" w:sz="0" w:space="0" w:color="auto"/>
                  </w:divBdr>
                </w:div>
                <w:div w:id="2000843046">
                  <w:marLeft w:val="0"/>
                  <w:marRight w:val="0"/>
                  <w:marTop w:val="0"/>
                  <w:marBottom w:val="0"/>
                  <w:divBdr>
                    <w:top w:val="none" w:sz="0" w:space="0" w:color="auto"/>
                    <w:left w:val="none" w:sz="0" w:space="0" w:color="auto"/>
                    <w:bottom w:val="none" w:sz="0" w:space="0" w:color="auto"/>
                    <w:right w:val="none" w:sz="0" w:space="0" w:color="auto"/>
                  </w:divBdr>
                </w:div>
                <w:div w:id="2018924631">
                  <w:marLeft w:val="0"/>
                  <w:marRight w:val="0"/>
                  <w:marTop w:val="0"/>
                  <w:marBottom w:val="0"/>
                  <w:divBdr>
                    <w:top w:val="none" w:sz="0" w:space="0" w:color="auto"/>
                    <w:left w:val="none" w:sz="0" w:space="0" w:color="auto"/>
                    <w:bottom w:val="none" w:sz="0" w:space="0" w:color="auto"/>
                    <w:right w:val="none" w:sz="0" w:space="0" w:color="auto"/>
                  </w:divBdr>
                </w:div>
                <w:div w:id="609556383">
                  <w:marLeft w:val="0"/>
                  <w:marRight w:val="0"/>
                  <w:marTop w:val="0"/>
                  <w:marBottom w:val="0"/>
                  <w:divBdr>
                    <w:top w:val="none" w:sz="0" w:space="0" w:color="auto"/>
                    <w:left w:val="none" w:sz="0" w:space="0" w:color="auto"/>
                    <w:bottom w:val="none" w:sz="0" w:space="0" w:color="auto"/>
                    <w:right w:val="none" w:sz="0" w:space="0" w:color="auto"/>
                  </w:divBdr>
                </w:div>
                <w:div w:id="959266184">
                  <w:marLeft w:val="0"/>
                  <w:marRight w:val="0"/>
                  <w:marTop w:val="0"/>
                  <w:marBottom w:val="0"/>
                  <w:divBdr>
                    <w:top w:val="none" w:sz="0" w:space="0" w:color="auto"/>
                    <w:left w:val="none" w:sz="0" w:space="0" w:color="auto"/>
                    <w:bottom w:val="none" w:sz="0" w:space="0" w:color="auto"/>
                    <w:right w:val="none" w:sz="0" w:space="0" w:color="auto"/>
                  </w:divBdr>
                </w:div>
                <w:div w:id="471605621">
                  <w:marLeft w:val="0"/>
                  <w:marRight w:val="0"/>
                  <w:marTop w:val="0"/>
                  <w:marBottom w:val="0"/>
                  <w:divBdr>
                    <w:top w:val="none" w:sz="0" w:space="0" w:color="auto"/>
                    <w:left w:val="none" w:sz="0" w:space="0" w:color="auto"/>
                    <w:bottom w:val="none" w:sz="0" w:space="0" w:color="auto"/>
                    <w:right w:val="none" w:sz="0" w:space="0" w:color="auto"/>
                  </w:divBdr>
                </w:div>
                <w:div w:id="616638097">
                  <w:marLeft w:val="0"/>
                  <w:marRight w:val="0"/>
                  <w:marTop w:val="0"/>
                  <w:marBottom w:val="0"/>
                  <w:divBdr>
                    <w:top w:val="none" w:sz="0" w:space="0" w:color="auto"/>
                    <w:left w:val="none" w:sz="0" w:space="0" w:color="auto"/>
                    <w:bottom w:val="none" w:sz="0" w:space="0" w:color="auto"/>
                    <w:right w:val="none" w:sz="0" w:space="0" w:color="auto"/>
                  </w:divBdr>
                </w:div>
                <w:div w:id="216403615">
                  <w:marLeft w:val="0"/>
                  <w:marRight w:val="0"/>
                  <w:marTop w:val="0"/>
                  <w:marBottom w:val="0"/>
                  <w:divBdr>
                    <w:top w:val="none" w:sz="0" w:space="0" w:color="auto"/>
                    <w:left w:val="none" w:sz="0" w:space="0" w:color="auto"/>
                    <w:bottom w:val="none" w:sz="0" w:space="0" w:color="auto"/>
                    <w:right w:val="none" w:sz="0" w:space="0" w:color="auto"/>
                  </w:divBdr>
                </w:div>
                <w:div w:id="1835028939">
                  <w:marLeft w:val="0"/>
                  <w:marRight w:val="0"/>
                  <w:marTop w:val="0"/>
                  <w:marBottom w:val="0"/>
                  <w:divBdr>
                    <w:top w:val="none" w:sz="0" w:space="0" w:color="auto"/>
                    <w:left w:val="none" w:sz="0" w:space="0" w:color="auto"/>
                    <w:bottom w:val="none" w:sz="0" w:space="0" w:color="auto"/>
                    <w:right w:val="none" w:sz="0" w:space="0" w:color="auto"/>
                  </w:divBdr>
                </w:div>
                <w:div w:id="2062555801">
                  <w:marLeft w:val="0"/>
                  <w:marRight w:val="0"/>
                  <w:marTop w:val="0"/>
                  <w:marBottom w:val="0"/>
                  <w:divBdr>
                    <w:top w:val="none" w:sz="0" w:space="0" w:color="auto"/>
                    <w:left w:val="none" w:sz="0" w:space="0" w:color="auto"/>
                    <w:bottom w:val="none" w:sz="0" w:space="0" w:color="auto"/>
                    <w:right w:val="none" w:sz="0" w:space="0" w:color="auto"/>
                  </w:divBdr>
                </w:div>
                <w:div w:id="2088109096">
                  <w:marLeft w:val="0"/>
                  <w:marRight w:val="0"/>
                  <w:marTop w:val="0"/>
                  <w:marBottom w:val="0"/>
                  <w:divBdr>
                    <w:top w:val="none" w:sz="0" w:space="0" w:color="auto"/>
                    <w:left w:val="none" w:sz="0" w:space="0" w:color="auto"/>
                    <w:bottom w:val="none" w:sz="0" w:space="0" w:color="auto"/>
                    <w:right w:val="none" w:sz="0" w:space="0" w:color="auto"/>
                  </w:divBdr>
                </w:div>
                <w:div w:id="1903443915">
                  <w:marLeft w:val="0"/>
                  <w:marRight w:val="0"/>
                  <w:marTop w:val="0"/>
                  <w:marBottom w:val="0"/>
                  <w:divBdr>
                    <w:top w:val="none" w:sz="0" w:space="0" w:color="auto"/>
                    <w:left w:val="none" w:sz="0" w:space="0" w:color="auto"/>
                    <w:bottom w:val="none" w:sz="0" w:space="0" w:color="auto"/>
                    <w:right w:val="none" w:sz="0" w:space="0" w:color="auto"/>
                  </w:divBdr>
                </w:div>
                <w:div w:id="1835141334">
                  <w:marLeft w:val="0"/>
                  <w:marRight w:val="0"/>
                  <w:marTop w:val="0"/>
                  <w:marBottom w:val="0"/>
                  <w:divBdr>
                    <w:top w:val="none" w:sz="0" w:space="0" w:color="auto"/>
                    <w:left w:val="none" w:sz="0" w:space="0" w:color="auto"/>
                    <w:bottom w:val="none" w:sz="0" w:space="0" w:color="auto"/>
                    <w:right w:val="none" w:sz="0" w:space="0" w:color="auto"/>
                  </w:divBdr>
                </w:div>
                <w:div w:id="333537613">
                  <w:marLeft w:val="0"/>
                  <w:marRight w:val="0"/>
                  <w:marTop w:val="0"/>
                  <w:marBottom w:val="0"/>
                  <w:divBdr>
                    <w:top w:val="none" w:sz="0" w:space="0" w:color="auto"/>
                    <w:left w:val="none" w:sz="0" w:space="0" w:color="auto"/>
                    <w:bottom w:val="none" w:sz="0" w:space="0" w:color="auto"/>
                    <w:right w:val="none" w:sz="0" w:space="0" w:color="auto"/>
                  </w:divBdr>
                </w:div>
                <w:div w:id="2106610702">
                  <w:marLeft w:val="0"/>
                  <w:marRight w:val="0"/>
                  <w:marTop w:val="0"/>
                  <w:marBottom w:val="0"/>
                  <w:divBdr>
                    <w:top w:val="none" w:sz="0" w:space="0" w:color="auto"/>
                    <w:left w:val="none" w:sz="0" w:space="0" w:color="auto"/>
                    <w:bottom w:val="none" w:sz="0" w:space="0" w:color="auto"/>
                    <w:right w:val="none" w:sz="0" w:space="0" w:color="auto"/>
                  </w:divBdr>
                </w:div>
                <w:div w:id="1205798061">
                  <w:marLeft w:val="0"/>
                  <w:marRight w:val="0"/>
                  <w:marTop w:val="0"/>
                  <w:marBottom w:val="0"/>
                  <w:divBdr>
                    <w:top w:val="none" w:sz="0" w:space="0" w:color="auto"/>
                    <w:left w:val="none" w:sz="0" w:space="0" w:color="auto"/>
                    <w:bottom w:val="none" w:sz="0" w:space="0" w:color="auto"/>
                    <w:right w:val="none" w:sz="0" w:space="0" w:color="auto"/>
                  </w:divBdr>
                </w:div>
                <w:div w:id="1745059498">
                  <w:marLeft w:val="0"/>
                  <w:marRight w:val="0"/>
                  <w:marTop w:val="0"/>
                  <w:marBottom w:val="0"/>
                  <w:divBdr>
                    <w:top w:val="none" w:sz="0" w:space="0" w:color="auto"/>
                    <w:left w:val="none" w:sz="0" w:space="0" w:color="auto"/>
                    <w:bottom w:val="none" w:sz="0" w:space="0" w:color="auto"/>
                    <w:right w:val="none" w:sz="0" w:space="0" w:color="auto"/>
                  </w:divBdr>
                </w:div>
                <w:div w:id="1576159587">
                  <w:marLeft w:val="0"/>
                  <w:marRight w:val="0"/>
                  <w:marTop w:val="0"/>
                  <w:marBottom w:val="0"/>
                  <w:divBdr>
                    <w:top w:val="none" w:sz="0" w:space="0" w:color="auto"/>
                    <w:left w:val="none" w:sz="0" w:space="0" w:color="auto"/>
                    <w:bottom w:val="none" w:sz="0" w:space="0" w:color="auto"/>
                    <w:right w:val="none" w:sz="0" w:space="0" w:color="auto"/>
                  </w:divBdr>
                </w:div>
                <w:div w:id="2066947853">
                  <w:marLeft w:val="0"/>
                  <w:marRight w:val="0"/>
                  <w:marTop w:val="0"/>
                  <w:marBottom w:val="0"/>
                  <w:divBdr>
                    <w:top w:val="none" w:sz="0" w:space="0" w:color="auto"/>
                    <w:left w:val="none" w:sz="0" w:space="0" w:color="auto"/>
                    <w:bottom w:val="none" w:sz="0" w:space="0" w:color="auto"/>
                    <w:right w:val="none" w:sz="0" w:space="0" w:color="auto"/>
                  </w:divBdr>
                </w:div>
                <w:div w:id="1458907969">
                  <w:marLeft w:val="0"/>
                  <w:marRight w:val="0"/>
                  <w:marTop w:val="0"/>
                  <w:marBottom w:val="0"/>
                  <w:divBdr>
                    <w:top w:val="none" w:sz="0" w:space="0" w:color="auto"/>
                    <w:left w:val="none" w:sz="0" w:space="0" w:color="auto"/>
                    <w:bottom w:val="none" w:sz="0" w:space="0" w:color="auto"/>
                    <w:right w:val="none" w:sz="0" w:space="0" w:color="auto"/>
                  </w:divBdr>
                </w:div>
                <w:div w:id="1935892799">
                  <w:marLeft w:val="0"/>
                  <w:marRight w:val="0"/>
                  <w:marTop w:val="0"/>
                  <w:marBottom w:val="0"/>
                  <w:divBdr>
                    <w:top w:val="none" w:sz="0" w:space="0" w:color="auto"/>
                    <w:left w:val="none" w:sz="0" w:space="0" w:color="auto"/>
                    <w:bottom w:val="none" w:sz="0" w:space="0" w:color="auto"/>
                    <w:right w:val="none" w:sz="0" w:space="0" w:color="auto"/>
                  </w:divBdr>
                </w:div>
                <w:div w:id="1366952166">
                  <w:marLeft w:val="0"/>
                  <w:marRight w:val="0"/>
                  <w:marTop w:val="0"/>
                  <w:marBottom w:val="0"/>
                  <w:divBdr>
                    <w:top w:val="none" w:sz="0" w:space="0" w:color="auto"/>
                    <w:left w:val="none" w:sz="0" w:space="0" w:color="auto"/>
                    <w:bottom w:val="none" w:sz="0" w:space="0" w:color="auto"/>
                    <w:right w:val="none" w:sz="0" w:space="0" w:color="auto"/>
                  </w:divBdr>
                </w:div>
                <w:div w:id="2085177555">
                  <w:marLeft w:val="0"/>
                  <w:marRight w:val="0"/>
                  <w:marTop w:val="0"/>
                  <w:marBottom w:val="0"/>
                  <w:divBdr>
                    <w:top w:val="none" w:sz="0" w:space="0" w:color="auto"/>
                    <w:left w:val="none" w:sz="0" w:space="0" w:color="auto"/>
                    <w:bottom w:val="none" w:sz="0" w:space="0" w:color="auto"/>
                    <w:right w:val="none" w:sz="0" w:space="0" w:color="auto"/>
                  </w:divBdr>
                </w:div>
                <w:div w:id="1619139420">
                  <w:marLeft w:val="0"/>
                  <w:marRight w:val="0"/>
                  <w:marTop w:val="0"/>
                  <w:marBottom w:val="0"/>
                  <w:divBdr>
                    <w:top w:val="none" w:sz="0" w:space="0" w:color="auto"/>
                    <w:left w:val="none" w:sz="0" w:space="0" w:color="auto"/>
                    <w:bottom w:val="none" w:sz="0" w:space="0" w:color="auto"/>
                    <w:right w:val="none" w:sz="0" w:space="0" w:color="auto"/>
                  </w:divBdr>
                </w:div>
                <w:div w:id="605576475">
                  <w:marLeft w:val="0"/>
                  <w:marRight w:val="0"/>
                  <w:marTop w:val="0"/>
                  <w:marBottom w:val="0"/>
                  <w:divBdr>
                    <w:top w:val="none" w:sz="0" w:space="0" w:color="auto"/>
                    <w:left w:val="none" w:sz="0" w:space="0" w:color="auto"/>
                    <w:bottom w:val="none" w:sz="0" w:space="0" w:color="auto"/>
                    <w:right w:val="none" w:sz="0" w:space="0" w:color="auto"/>
                  </w:divBdr>
                </w:div>
                <w:div w:id="1970865390">
                  <w:marLeft w:val="0"/>
                  <w:marRight w:val="0"/>
                  <w:marTop w:val="0"/>
                  <w:marBottom w:val="0"/>
                  <w:divBdr>
                    <w:top w:val="none" w:sz="0" w:space="0" w:color="auto"/>
                    <w:left w:val="none" w:sz="0" w:space="0" w:color="auto"/>
                    <w:bottom w:val="none" w:sz="0" w:space="0" w:color="auto"/>
                    <w:right w:val="none" w:sz="0" w:space="0" w:color="auto"/>
                  </w:divBdr>
                </w:div>
                <w:div w:id="428696745">
                  <w:marLeft w:val="0"/>
                  <w:marRight w:val="0"/>
                  <w:marTop w:val="0"/>
                  <w:marBottom w:val="0"/>
                  <w:divBdr>
                    <w:top w:val="none" w:sz="0" w:space="0" w:color="auto"/>
                    <w:left w:val="none" w:sz="0" w:space="0" w:color="auto"/>
                    <w:bottom w:val="none" w:sz="0" w:space="0" w:color="auto"/>
                    <w:right w:val="none" w:sz="0" w:space="0" w:color="auto"/>
                  </w:divBdr>
                </w:div>
                <w:div w:id="1329866468">
                  <w:marLeft w:val="0"/>
                  <w:marRight w:val="0"/>
                  <w:marTop w:val="0"/>
                  <w:marBottom w:val="0"/>
                  <w:divBdr>
                    <w:top w:val="none" w:sz="0" w:space="0" w:color="auto"/>
                    <w:left w:val="none" w:sz="0" w:space="0" w:color="auto"/>
                    <w:bottom w:val="none" w:sz="0" w:space="0" w:color="auto"/>
                    <w:right w:val="none" w:sz="0" w:space="0" w:color="auto"/>
                  </w:divBdr>
                </w:div>
                <w:div w:id="2056536603">
                  <w:marLeft w:val="0"/>
                  <w:marRight w:val="0"/>
                  <w:marTop w:val="0"/>
                  <w:marBottom w:val="0"/>
                  <w:divBdr>
                    <w:top w:val="none" w:sz="0" w:space="0" w:color="auto"/>
                    <w:left w:val="none" w:sz="0" w:space="0" w:color="auto"/>
                    <w:bottom w:val="none" w:sz="0" w:space="0" w:color="auto"/>
                    <w:right w:val="none" w:sz="0" w:space="0" w:color="auto"/>
                  </w:divBdr>
                </w:div>
                <w:div w:id="626473752">
                  <w:marLeft w:val="0"/>
                  <w:marRight w:val="0"/>
                  <w:marTop w:val="0"/>
                  <w:marBottom w:val="0"/>
                  <w:divBdr>
                    <w:top w:val="none" w:sz="0" w:space="0" w:color="auto"/>
                    <w:left w:val="none" w:sz="0" w:space="0" w:color="auto"/>
                    <w:bottom w:val="none" w:sz="0" w:space="0" w:color="auto"/>
                    <w:right w:val="none" w:sz="0" w:space="0" w:color="auto"/>
                  </w:divBdr>
                </w:div>
                <w:div w:id="397939776">
                  <w:marLeft w:val="0"/>
                  <w:marRight w:val="0"/>
                  <w:marTop w:val="0"/>
                  <w:marBottom w:val="0"/>
                  <w:divBdr>
                    <w:top w:val="none" w:sz="0" w:space="0" w:color="auto"/>
                    <w:left w:val="none" w:sz="0" w:space="0" w:color="auto"/>
                    <w:bottom w:val="none" w:sz="0" w:space="0" w:color="auto"/>
                    <w:right w:val="none" w:sz="0" w:space="0" w:color="auto"/>
                  </w:divBdr>
                </w:div>
                <w:div w:id="1465198879">
                  <w:marLeft w:val="0"/>
                  <w:marRight w:val="0"/>
                  <w:marTop w:val="0"/>
                  <w:marBottom w:val="0"/>
                  <w:divBdr>
                    <w:top w:val="none" w:sz="0" w:space="0" w:color="auto"/>
                    <w:left w:val="none" w:sz="0" w:space="0" w:color="auto"/>
                    <w:bottom w:val="none" w:sz="0" w:space="0" w:color="auto"/>
                    <w:right w:val="none" w:sz="0" w:space="0" w:color="auto"/>
                  </w:divBdr>
                </w:div>
                <w:div w:id="539514328">
                  <w:marLeft w:val="0"/>
                  <w:marRight w:val="0"/>
                  <w:marTop w:val="0"/>
                  <w:marBottom w:val="0"/>
                  <w:divBdr>
                    <w:top w:val="none" w:sz="0" w:space="0" w:color="auto"/>
                    <w:left w:val="none" w:sz="0" w:space="0" w:color="auto"/>
                    <w:bottom w:val="none" w:sz="0" w:space="0" w:color="auto"/>
                    <w:right w:val="none" w:sz="0" w:space="0" w:color="auto"/>
                  </w:divBdr>
                </w:div>
                <w:div w:id="1779333077">
                  <w:marLeft w:val="0"/>
                  <w:marRight w:val="0"/>
                  <w:marTop w:val="0"/>
                  <w:marBottom w:val="0"/>
                  <w:divBdr>
                    <w:top w:val="none" w:sz="0" w:space="0" w:color="auto"/>
                    <w:left w:val="none" w:sz="0" w:space="0" w:color="auto"/>
                    <w:bottom w:val="none" w:sz="0" w:space="0" w:color="auto"/>
                    <w:right w:val="none" w:sz="0" w:space="0" w:color="auto"/>
                  </w:divBdr>
                </w:div>
                <w:div w:id="1659963871">
                  <w:marLeft w:val="0"/>
                  <w:marRight w:val="0"/>
                  <w:marTop w:val="0"/>
                  <w:marBottom w:val="0"/>
                  <w:divBdr>
                    <w:top w:val="none" w:sz="0" w:space="0" w:color="auto"/>
                    <w:left w:val="none" w:sz="0" w:space="0" w:color="auto"/>
                    <w:bottom w:val="none" w:sz="0" w:space="0" w:color="auto"/>
                    <w:right w:val="none" w:sz="0" w:space="0" w:color="auto"/>
                  </w:divBdr>
                </w:div>
                <w:div w:id="1299649864">
                  <w:marLeft w:val="0"/>
                  <w:marRight w:val="0"/>
                  <w:marTop w:val="0"/>
                  <w:marBottom w:val="0"/>
                  <w:divBdr>
                    <w:top w:val="none" w:sz="0" w:space="0" w:color="auto"/>
                    <w:left w:val="none" w:sz="0" w:space="0" w:color="auto"/>
                    <w:bottom w:val="none" w:sz="0" w:space="0" w:color="auto"/>
                    <w:right w:val="none" w:sz="0" w:space="0" w:color="auto"/>
                  </w:divBdr>
                </w:div>
                <w:div w:id="1943414461">
                  <w:marLeft w:val="0"/>
                  <w:marRight w:val="0"/>
                  <w:marTop w:val="0"/>
                  <w:marBottom w:val="0"/>
                  <w:divBdr>
                    <w:top w:val="none" w:sz="0" w:space="0" w:color="auto"/>
                    <w:left w:val="none" w:sz="0" w:space="0" w:color="auto"/>
                    <w:bottom w:val="none" w:sz="0" w:space="0" w:color="auto"/>
                    <w:right w:val="none" w:sz="0" w:space="0" w:color="auto"/>
                  </w:divBdr>
                </w:div>
                <w:div w:id="874195089">
                  <w:marLeft w:val="0"/>
                  <w:marRight w:val="0"/>
                  <w:marTop w:val="0"/>
                  <w:marBottom w:val="0"/>
                  <w:divBdr>
                    <w:top w:val="none" w:sz="0" w:space="0" w:color="auto"/>
                    <w:left w:val="none" w:sz="0" w:space="0" w:color="auto"/>
                    <w:bottom w:val="none" w:sz="0" w:space="0" w:color="auto"/>
                    <w:right w:val="none" w:sz="0" w:space="0" w:color="auto"/>
                  </w:divBdr>
                </w:div>
                <w:div w:id="1275871323">
                  <w:marLeft w:val="0"/>
                  <w:marRight w:val="0"/>
                  <w:marTop w:val="0"/>
                  <w:marBottom w:val="0"/>
                  <w:divBdr>
                    <w:top w:val="none" w:sz="0" w:space="0" w:color="auto"/>
                    <w:left w:val="none" w:sz="0" w:space="0" w:color="auto"/>
                    <w:bottom w:val="none" w:sz="0" w:space="0" w:color="auto"/>
                    <w:right w:val="none" w:sz="0" w:space="0" w:color="auto"/>
                  </w:divBdr>
                </w:div>
                <w:div w:id="113522285">
                  <w:marLeft w:val="0"/>
                  <w:marRight w:val="0"/>
                  <w:marTop w:val="0"/>
                  <w:marBottom w:val="0"/>
                  <w:divBdr>
                    <w:top w:val="none" w:sz="0" w:space="0" w:color="auto"/>
                    <w:left w:val="none" w:sz="0" w:space="0" w:color="auto"/>
                    <w:bottom w:val="none" w:sz="0" w:space="0" w:color="auto"/>
                    <w:right w:val="none" w:sz="0" w:space="0" w:color="auto"/>
                  </w:divBdr>
                </w:div>
                <w:div w:id="515775177">
                  <w:marLeft w:val="0"/>
                  <w:marRight w:val="0"/>
                  <w:marTop w:val="0"/>
                  <w:marBottom w:val="0"/>
                  <w:divBdr>
                    <w:top w:val="none" w:sz="0" w:space="0" w:color="auto"/>
                    <w:left w:val="none" w:sz="0" w:space="0" w:color="auto"/>
                    <w:bottom w:val="none" w:sz="0" w:space="0" w:color="auto"/>
                    <w:right w:val="none" w:sz="0" w:space="0" w:color="auto"/>
                  </w:divBdr>
                </w:div>
                <w:div w:id="765420038">
                  <w:marLeft w:val="0"/>
                  <w:marRight w:val="0"/>
                  <w:marTop w:val="0"/>
                  <w:marBottom w:val="0"/>
                  <w:divBdr>
                    <w:top w:val="none" w:sz="0" w:space="0" w:color="auto"/>
                    <w:left w:val="none" w:sz="0" w:space="0" w:color="auto"/>
                    <w:bottom w:val="none" w:sz="0" w:space="0" w:color="auto"/>
                    <w:right w:val="none" w:sz="0" w:space="0" w:color="auto"/>
                  </w:divBdr>
                </w:div>
                <w:div w:id="433327345">
                  <w:marLeft w:val="0"/>
                  <w:marRight w:val="0"/>
                  <w:marTop w:val="0"/>
                  <w:marBottom w:val="0"/>
                  <w:divBdr>
                    <w:top w:val="none" w:sz="0" w:space="0" w:color="auto"/>
                    <w:left w:val="none" w:sz="0" w:space="0" w:color="auto"/>
                    <w:bottom w:val="none" w:sz="0" w:space="0" w:color="auto"/>
                    <w:right w:val="none" w:sz="0" w:space="0" w:color="auto"/>
                  </w:divBdr>
                </w:div>
                <w:div w:id="133917298">
                  <w:marLeft w:val="0"/>
                  <w:marRight w:val="0"/>
                  <w:marTop w:val="0"/>
                  <w:marBottom w:val="0"/>
                  <w:divBdr>
                    <w:top w:val="none" w:sz="0" w:space="0" w:color="auto"/>
                    <w:left w:val="none" w:sz="0" w:space="0" w:color="auto"/>
                    <w:bottom w:val="none" w:sz="0" w:space="0" w:color="auto"/>
                    <w:right w:val="none" w:sz="0" w:space="0" w:color="auto"/>
                  </w:divBdr>
                </w:div>
                <w:div w:id="1354696503">
                  <w:marLeft w:val="0"/>
                  <w:marRight w:val="0"/>
                  <w:marTop w:val="0"/>
                  <w:marBottom w:val="0"/>
                  <w:divBdr>
                    <w:top w:val="none" w:sz="0" w:space="0" w:color="auto"/>
                    <w:left w:val="none" w:sz="0" w:space="0" w:color="auto"/>
                    <w:bottom w:val="none" w:sz="0" w:space="0" w:color="auto"/>
                    <w:right w:val="none" w:sz="0" w:space="0" w:color="auto"/>
                  </w:divBdr>
                </w:div>
                <w:div w:id="1654218176">
                  <w:marLeft w:val="0"/>
                  <w:marRight w:val="0"/>
                  <w:marTop w:val="0"/>
                  <w:marBottom w:val="0"/>
                  <w:divBdr>
                    <w:top w:val="none" w:sz="0" w:space="0" w:color="auto"/>
                    <w:left w:val="none" w:sz="0" w:space="0" w:color="auto"/>
                    <w:bottom w:val="none" w:sz="0" w:space="0" w:color="auto"/>
                    <w:right w:val="none" w:sz="0" w:space="0" w:color="auto"/>
                  </w:divBdr>
                </w:div>
                <w:div w:id="793594944">
                  <w:marLeft w:val="0"/>
                  <w:marRight w:val="0"/>
                  <w:marTop w:val="0"/>
                  <w:marBottom w:val="0"/>
                  <w:divBdr>
                    <w:top w:val="none" w:sz="0" w:space="0" w:color="auto"/>
                    <w:left w:val="none" w:sz="0" w:space="0" w:color="auto"/>
                    <w:bottom w:val="none" w:sz="0" w:space="0" w:color="auto"/>
                    <w:right w:val="none" w:sz="0" w:space="0" w:color="auto"/>
                  </w:divBdr>
                </w:div>
                <w:div w:id="1314531457">
                  <w:marLeft w:val="0"/>
                  <w:marRight w:val="0"/>
                  <w:marTop w:val="0"/>
                  <w:marBottom w:val="0"/>
                  <w:divBdr>
                    <w:top w:val="none" w:sz="0" w:space="0" w:color="auto"/>
                    <w:left w:val="none" w:sz="0" w:space="0" w:color="auto"/>
                    <w:bottom w:val="none" w:sz="0" w:space="0" w:color="auto"/>
                    <w:right w:val="none" w:sz="0" w:space="0" w:color="auto"/>
                  </w:divBdr>
                </w:div>
                <w:div w:id="1871067677">
                  <w:marLeft w:val="0"/>
                  <w:marRight w:val="0"/>
                  <w:marTop w:val="0"/>
                  <w:marBottom w:val="0"/>
                  <w:divBdr>
                    <w:top w:val="none" w:sz="0" w:space="0" w:color="auto"/>
                    <w:left w:val="none" w:sz="0" w:space="0" w:color="auto"/>
                    <w:bottom w:val="none" w:sz="0" w:space="0" w:color="auto"/>
                    <w:right w:val="none" w:sz="0" w:space="0" w:color="auto"/>
                  </w:divBdr>
                </w:div>
                <w:div w:id="1957373356">
                  <w:marLeft w:val="0"/>
                  <w:marRight w:val="0"/>
                  <w:marTop w:val="0"/>
                  <w:marBottom w:val="0"/>
                  <w:divBdr>
                    <w:top w:val="none" w:sz="0" w:space="0" w:color="auto"/>
                    <w:left w:val="none" w:sz="0" w:space="0" w:color="auto"/>
                    <w:bottom w:val="none" w:sz="0" w:space="0" w:color="auto"/>
                    <w:right w:val="none" w:sz="0" w:space="0" w:color="auto"/>
                  </w:divBdr>
                </w:div>
                <w:div w:id="1530533857">
                  <w:marLeft w:val="0"/>
                  <w:marRight w:val="0"/>
                  <w:marTop w:val="0"/>
                  <w:marBottom w:val="0"/>
                  <w:divBdr>
                    <w:top w:val="none" w:sz="0" w:space="0" w:color="auto"/>
                    <w:left w:val="none" w:sz="0" w:space="0" w:color="auto"/>
                    <w:bottom w:val="none" w:sz="0" w:space="0" w:color="auto"/>
                    <w:right w:val="none" w:sz="0" w:space="0" w:color="auto"/>
                  </w:divBdr>
                </w:div>
                <w:div w:id="471990776">
                  <w:marLeft w:val="0"/>
                  <w:marRight w:val="0"/>
                  <w:marTop w:val="0"/>
                  <w:marBottom w:val="0"/>
                  <w:divBdr>
                    <w:top w:val="none" w:sz="0" w:space="0" w:color="auto"/>
                    <w:left w:val="none" w:sz="0" w:space="0" w:color="auto"/>
                    <w:bottom w:val="none" w:sz="0" w:space="0" w:color="auto"/>
                    <w:right w:val="none" w:sz="0" w:space="0" w:color="auto"/>
                  </w:divBdr>
                </w:div>
                <w:div w:id="126556988">
                  <w:marLeft w:val="0"/>
                  <w:marRight w:val="0"/>
                  <w:marTop w:val="0"/>
                  <w:marBottom w:val="0"/>
                  <w:divBdr>
                    <w:top w:val="none" w:sz="0" w:space="0" w:color="auto"/>
                    <w:left w:val="none" w:sz="0" w:space="0" w:color="auto"/>
                    <w:bottom w:val="none" w:sz="0" w:space="0" w:color="auto"/>
                    <w:right w:val="none" w:sz="0" w:space="0" w:color="auto"/>
                  </w:divBdr>
                </w:div>
                <w:div w:id="1530101558">
                  <w:marLeft w:val="0"/>
                  <w:marRight w:val="0"/>
                  <w:marTop w:val="0"/>
                  <w:marBottom w:val="0"/>
                  <w:divBdr>
                    <w:top w:val="none" w:sz="0" w:space="0" w:color="auto"/>
                    <w:left w:val="none" w:sz="0" w:space="0" w:color="auto"/>
                    <w:bottom w:val="none" w:sz="0" w:space="0" w:color="auto"/>
                    <w:right w:val="none" w:sz="0" w:space="0" w:color="auto"/>
                  </w:divBdr>
                </w:div>
                <w:div w:id="1896238742">
                  <w:marLeft w:val="0"/>
                  <w:marRight w:val="0"/>
                  <w:marTop w:val="0"/>
                  <w:marBottom w:val="0"/>
                  <w:divBdr>
                    <w:top w:val="none" w:sz="0" w:space="0" w:color="auto"/>
                    <w:left w:val="none" w:sz="0" w:space="0" w:color="auto"/>
                    <w:bottom w:val="none" w:sz="0" w:space="0" w:color="auto"/>
                    <w:right w:val="none" w:sz="0" w:space="0" w:color="auto"/>
                  </w:divBdr>
                </w:div>
                <w:div w:id="1770274538">
                  <w:marLeft w:val="0"/>
                  <w:marRight w:val="0"/>
                  <w:marTop w:val="0"/>
                  <w:marBottom w:val="0"/>
                  <w:divBdr>
                    <w:top w:val="none" w:sz="0" w:space="0" w:color="auto"/>
                    <w:left w:val="none" w:sz="0" w:space="0" w:color="auto"/>
                    <w:bottom w:val="none" w:sz="0" w:space="0" w:color="auto"/>
                    <w:right w:val="none" w:sz="0" w:space="0" w:color="auto"/>
                  </w:divBdr>
                </w:div>
                <w:div w:id="797338229">
                  <w:marLeft w:val="0"/>
                  <w:marRight w:val="0"/>
                  <w:marTop w:val="0"/>
                  <w:marBottom w:val="0"/>
                  <w:divBdr>
                    <w:top w:val="none" w:sz="0" w:space="0" w:color="auto"/>
                    <w:left w:val="none" w:sz="0" w:space="0" w:color="auto"/>
                    <w:bottom w:val="none" w:sz="0" w:space="0" w:color="auto"/>
                    <w:right w:val="none" w:sz="0" w:space="0" w:color="auto"/>
                  </w:divBdr>
                </w:div>
                <w:div w:id="1110397707">
                  <w:marLeft w:val="0"/>
                  <w:marRight w:val="0"/>
                  <w:marTop w:val="0"/>
                  <w:marBottom w:val="0"/>
                  <w:divBdr>
                    <w:top w:val="none" w:sz="0" w:space="0" w:color="auto"/>
                    <w:left w:val="none" w:sz="0" w:space="0" w:color="auto"/>
                    <w:bottom w:val="none" w:sz="0" w:space="0" w:color="auto"/>
                    <w:right w:val="none" w:sz="0" w:space="0" w:color="auto"/>
                  </w:divBdr>
                </w:div>
                <w:div w:id="1747071112">
                  <w:marLeft w:val="0"/>
                  <w:marRight w:val="0"/>
                  <w:marTop w:val="0"/>
                  <w:marBottom w:val="0"/>
                  <w:divBdr>
                    <w:top w:val="none" w:sz="0" w:space="0" w:color="auto"/>
                    <w:left w:val="none" w:sz="0" w:space="0" w:color="auto"/>
                    <w:bottom w:val="none" w:sz="0" w:space="0" w:color="auto"/>
                    <w:right w:val="none" w:sz="0" w:space="0" w:color="auto"/>
                  </w:divBdr>
                </w:div>
                <w:div w:id="1498227644">
                  <w:marLeft w:val="0"/>
                  <w:marRight w:val="0"/>
                  <w:marTop w:val="0"/>
                  <w:marBottom w:val="0"/>
                  <w:divBdr>
                    <w:top w:val="none" w:sz="0" w:space="0" w:color="auto"/>
                    <w:left w:val="none" w:sz="0" w:space="0" w:color="auto"/>
                    <w:bottom w:val="none" w:sz="0" w:space="0" w:color="auto"/>
                    <w:right w:val="none" w:sz="0" w:space="0" w:color="auto"/>
                  </w:divBdr>
                </w:div>
                <w:div w:id="2130850379">
                  <w:marLeft w:val="0"/>
                  <w:marRight w:val="0"/>
                  <w:marTop w:val="0"/>
                  <w:marBottom w:val="0"/>
                  <w:divBdr>
                    <w:top w:val="none" w:sz="0" w:space="0" w:color="auto"/>
                    <w:left w:val="none" w:sz="0" w:space="0" w:color="auto"/>
                    <w:bottom w:val="none" w:sz="0" w:space="0" w:color="auto"/>
                    <w:right w:val="none" w:sz="0" w:space="0" w:color="auto"/>
                  </w:divBdr>
                </w:div>
                <w:div w:id="2116358933">
                  <w:marLeft w:val="0"/>
                  <w:marRight w:val="0"/>
                  <w:marTop w:val="0"/>
                  <w:marBottom w:val="0"/>
                  <w:divBdr>
                    <w:top w:val="none" w:sz="0" w:space="0" w:color="auto"/>
                    <w:left w:val="none" w:sz="0" w:space="0" w:color="auto"/>
                    <w:bottom w:val="none" w:sz="0" w:space="0" w:color="auto"/>
                    <w:right w:val="none" w:sz="0" w:space="0" w:color="auto"/>
                  </w:divBdr>
                </w:div>
                <w:div w:id="736317299">
                  <w:marLeft w:val="0"/>
                  <w:marRight w:val="0"/>
                  <w:marTop w:val="0"/>
                  <w:marBottom w:val="0"/>
                  <w:divBdr>
                    <w:top w:val="none" w:sz="0" w:space="0" w:color="auto"/>
                    <w:left w:val="none" w:sz="0" w:space="0" w:color="auto"/>
                    <w:bottom w:val="none" w:sz="0" w:space="0" w:color="auto"/>
                    <w:right w:val="none" w:sz="0" w:space="0" w:color="auto"/>
                  </w:divBdr>
                </w:div>
                <w:div w:id="135336990">
                  <w:marLeft w:val="0"/>
                  <w:marRight w:val="0"/>
                  <w:marTop w:val="0"/>
                  <w:marBottom w:val="0"/>
                  <w:divBdr>
                    <w:top w:val="none" w:sz="0" w:space="0" w:color="auto"/>
                    <w:left w:val="none" w:sz="0" w:space="0" w:color="auto"/>
                    <w:bottom w:val="none" w:sz="0" w:space="0" w:color="auto"/>
                    <w:right w:val="none" w:sz="0" w:space="0" w:color="auto"/>
                  </w:divBdr>
                </w:div>
                <w:div w:id="1297369306">
                  <w:marLeft w:val="0"/>
                  <w:marRight w:val="0"/>
                  <w:marTop w:val="0"/>
                  <w:marBottom w:val="0"/>
                  <w:divBdr>
                    <w:top w:val="none" w:sz="0" w:space="0" w:color="auto"/>
                    <w:left w:val="none" w:sz="0" w:space="0" w:color="auto"/>
                    <w:bottom w:val="none" w:sz="0" w:space="0" w:color="auto"/>
                    <w:right w:val="none" w:sz="0" w:space="0" w:color="auto"/>
                  </w:divBdr>
                </w:div>
                <w:div w:id="1759714000">
                  <w:marLeft w:val="0"/>
                  <w:marRight w:val="0"/>
                  <w:marTop w:val="0"/>
                  <w:marBottom w:val="0"/>
                  <w:divBdr>
                    <w:top w:val="none" w:sz="0" w:space="0" w:color="auto"/>
                    <w:left w:val="none" w:sz="0" w:space="0" w:color="auto"/>
                    <w:bottom w:val="none" w:sz="0" w:space="0" w:color="auto"/>
                    <w:right w:val="none" w:sz="0" w:space="0" w:color="auto"/>
                  </w:divBdr>
                </w:div>
                <w:div w:id="705637063">
                  <w:marLeft w:val="0"/>
                  <w:marRight w:val="0"/>
                  <w:marTop w:val="0"/>
                  <w:marBottom w:val="0"/>
                  <w:divBdr>
                    <w:top w:val="none" w:sz="0" w:space="0" w:color="auto"/>
                    <w:left w:val="none" w:sz="0" w:space="0" w:color="auto"/>
                    <w:bottom w:val="none" w:sz="0" w:space="0" w:color="auto"/>
                    <w:right w:val="none" w:sz="0" w:space="0" w:color="auto"/>
                  </w:divBdr>
                </w:div>
                <w:div w:id="812985713">
                  <w:marLeft w:val="0"/>
                  <w:marRight w:val="0"/>
                  <w:marTop w:val="0"/>
                  <w:marBottom w:val="0"/>
                  <w:divBdr>
                    <w:top w:val="none" w:sz="0" w:space="0" w:color="auto"/>
                    <w:left w:val="none" w:sz="0" w:space="0" w:color="auto"/>
                    <w:bottom w:val="none" w:sz="0" w:space="0" w:color="auto"/>
                    <w:right w:val="none" w:sz="0" w:space="0" w:color="auto"/>
                  </w:divBdr>
                </w:div>
                <w:div w:id="1848905338">
                  <w:marLeft w:val="0"/>
                  <w:marRight w:val="0"/>
                  <w:marTop w:val="0"/>
                  <w:marBottom w:val="0"/>
                  <w:divBdr>
                    <w:top w:val="none" w:sz="0" w:space="0" w:color="auto"/>
                    <w:left w:val="none" w:sz="0" w:space="0" w:color="auto"/>
                    <w:bottom w:val="none" w:sz="0" w:space="0" w:color="auto"/>
                    <w:right w:val="none" w:sz="0" w:space="0" w:color="auto"/>
                  </w:divBdr>
                </w:div>
                <w:div w:id="1753429590">
                  <w:marLeft w:val="0"/>
                  <w:marRight w:val="0"/>
                  <w:marTop w:val="0"/>
                  <w:marBottom w:val="0"/>
                  <w:divBdr>
                    <w:top w:val="none" w:sz="0" w:space="0" w:color="auto"/>
                    <w:left w:val="none" w:sz="0" w:space="0" w:color="auto"/>
                    <w:bottom w:val="none" w:sz="0" w:space="0" w:color="auto"/>
                    <w:right w:val="none" w:sz="0" w:space="0" w:color="auto"/>
                  </w:divBdr>
                </w:div>
                <w:div w:id="328483755">
                  <w:marLeft w:val="0"/>
                  <w:marRight w:val="0"/>
                  <w:marTop w:val="0"/>
                  <w:marBottom w:val="0"/>
                  <w:divBdr>
                    <w:top w:val="none" w:sz="0" w:space="0" w:color="auto"/>
                    <w:left w:val="none" w:sz="0" w:space="0" w:color="auto"/>
                    <w:bottom w:val="none" w:sz="0" w:space="0" w:color="auto"/>
                    <w:right w:val="none" w:sz="0" w:space="0" w:color="auto"/>
                  </w:divBdr>
                </w:div>
                <w:div w:id="411270169">
                  <w:marLeft w:val="0"/>
                  <w:marRight w:val="0"/>
                  <w:marTop w:val="0"/>
                  <w:marBottom w:val="0"/>
                  <w:divBdr>
                    <w:top w:val="none" w:sz="0" w:space="0" w:color="auto"/>
                    <w:left w:val="none" w:sz="0" w:space="0" w:color="auto"/>
                    <w:bottom w:val="none" w:sz="0" w:space="0" w:color="auto"/>
                    <w:right w:val="none" w:sz="0" w:space="0" w:color="auto"/>
                  </w:divBdr>
                </w:div>
                <w:div w:id="2026855822">
                  <w:marLeft w:val="0"/>
                  <w:marRight w:val="0"/>
                  <w:marTop w:val="0"/>
                  <w:marBottom w:val="0"/>
                  <w:divBdr>
                    <w:top w:val="none" w:sz="0" w:space="0" w:color="auto"/>
                    <w:left w:val="none" w:sz="0" w:space="0" w:color="auto"/>
                    <w:bottom w:val="none" w:sz="0" w:space="0" w:color="auto"/>
                    <w:right w:val="none" w:sz="0" w:space="0" w:color="auto"/>
                  </w:divBdr>
                </w:div>
                <w:div w:id="861551598">
                  <w:marLeft w:val="0"/>
                  <w:marRight w:val="0"/>
                  <w:marTop w:val="0"/>
                  <w:marBottom w:val="0"/>
                  <w:divBdr>
                    <w:top w:val="none" w:sz="0" w:space="0" w:color="auto"/>
                    <w:left w:val="none" w:sz="0" w:space="0" w:color="auto"/>
                    <w:bottom w:val="none" w:sz="0" w:space="0" w:color="auto"/>
                    <w:right w:val="none" w:sz="0" w:space="0" w:color="auto"/>
                  </w:divBdr>
                </w:div>
                <w:div w:id="693773858">
                  <w:marLeft w:val="0"/>
                  <w:marRight w:val="0"/>
                  <w:marTop w:val="0"/>
                  <w:marBottom w:val="0"/>
                  <w:divBdr>
                    <w:top w:val="none" w:sz="0" w:space="0" w:color="auto"/>
                    <w:left w:val="none" w:sz="0" w:space="0" w:color="auto"/>
                    <w:bottom w:val="none" w:sz="0" w:space="0" w:color="auto"/>
                    <w:right w:val="none" w:sz="0" w:space="0" w:color="auto"/>
                  </w:divBdr>
                </w:div>
                <w:div w:id="2119135135">
                  <w:marLeft w:val="0"/>
                  <w:marRight w:val="0"/>
                  <w:marTop w:val="0"/>
                  <w:marBottom w:val="0"/>
                  <w:divBdr>
                    <w:top w:val="none" w:sz="0" w:space="0" w:color="auto"/>
                    <w:left w:val="none" w:sz="0" w:space="0" w:color="auto"/>
                    <w:bottom w:val="none" w:sz="0" w:space="0" w:color="auto"/>
                    <w:right w:val="none" w:sz="0" w:space="0" w:color="auto"/>
                  </w:divBdr>
                </w:div>
                <w:div w:id="1643004187">
                  <w:marLeft w:val="0"/>
                  <w:marRight w:val="0"/>
                  <w:marTop w:val="0"/>
                  <w:marBottom w:val="0"/>
                  <w:divBdr>
                    <w:top w:val="none" w:sz="0" w:space="0" w:color="auto"/>
                    <w:left w:val="none" w:sz="0" w:space="0" w:color="auto"/>
                    <w:bottom w:val="none" w:sz="0" w:space="0" w:color="auto"/>
                    <w:right w:val="none" w:sz="0" w:space="0" w:color="auto"/>
                  </w:divBdr>
                </w:div>
                <w:div w:id="1243681972">
                  <w:marLeft w:val="0"/>
                  <w:marRight w:val="0"/>
                  <w:marTop w:val="0"/>
                  <w:marBottom w:val="0"/>
                  <w:divBdr>
                    <w:top w:val="none" w:sz="0" w:space="0" w:color="auto"/>
                    <w:left w:val="none" w:sz="0" w:space="0" w:color="auto"/>
                    <w:bottom w:val="none" w:sz="0" w:space="0" w:color="auto"/>
                    <w:right w:val="none" w:sz="0" w:space="0" w:color="auto"/>
                  </w:divBdr>
                </w:div>
                <w:div w:id="1046753306">
                  <w:marLeft w:val="0"/>
                  <w:marRight w:val="0"/>
                  <w:marTop w:val="0"/>
                  <w:marBottom w:val="0"/>
                  <w:divBdr>
                    <w:top w:val="none" w:sz="0" w:space="0" w:color="auto"/>
                    <w:left w:val="none" w:sz="0" w:space="0" w:color="auto"/>
                    <w:bottom w:val="none" w:sz="0" w:space="0" w:color="auto"/>
                    <w:right w:val="none" w:sz="0" w:space="0" w:color="auto"/>
                  </w:divBdr>
                </w:div>
                <w:div w:id="1763918292">
                  <w:marLeft w:val="0"/>
                  <w:marRight w:val="0"/>
                  <w:marTop w:val="0"/>
                  <w:marBottom w:val="0"/>
                  <w:divBdr>
                    <w:top w:val="none" w:sz="0" w:space="0" w:color="auto"/>
                    <w:left w:val="none" w:sz="0" w:space="0" w:color="auto"/>
                    <w:bottom w:val="none" w:sz="0" w:space="0" w:color="auto"/>
                    <w:right w:val="none" w:sz="0" w:space="0" w:color="auto"/>
                  </w:divBdr>
                </w:div>
                <w:div w:id="269826977">
                  <w:marLeft w:val="0"/>
                  <w:marRight w:val="0"/>
                  <w:marTop w:val="0"/>
                  <w:marBottom w:val="0"/>
                  <w:divBdr>
                    <w:top w:val="none" w:sz="0" w:space="0" w:color="auto"/>
                    <w:left w:val="none" w:sz="0" w:space="0" w:color="auto"/>
                    <w:bottom w:val="none" w:sz="0" w:space="0" w:color="auto"/>
                    <w:right w:val="none" w:sz="0" w:space="0" w:color="auto"/>
                  </w:divBdr>
                </w:div>
                <w:div w:id="977758037">
                  <w:marLeft w:val="0"/>
                  <w:marRight w:val="0"/>
                  <w:marTop w:val="0"/>
                  <w:marBottom w:val="0"/>
                  <w:divBdr>
                    <w:top w:val="none" w:sz="0" w:space="0" w:color="auto"/>
                    <w:left w:val="none" w:sz="0" w:space="0" w:color="auto"/>
                    <w:bottom w:val="none" w:sz="0" w:space="0" w:color="auto"/>
                    <w:right w:val="none" w:sz="0" w:space="0" w:color="auto"/>
                  </w:divBdr>
                </w:div>
                <w:div w:id="1245728003">
                  <w:marLeft w:val="0"/>
                  <w:marRight w:val="0"/>
                  <w:marTop w:val="0"/>
                  <w:marBottom w:val="0"/>
                  <w:divBdr>
                    <w:top w:val="none" w:sz="0" w:space="0" w:color="auto"/>
                    <w:left w:val="none" w:sz="0" w:space="0" w:color="auto"/>
                    <w:bottom w:val="none" w:sz="0" w:space="0" w:color="auto"/>
                    <w:right w:val="none" w:sz="0" w:space="0" w:color="auto"/>
                  </w:divBdr>
                </w:div>
                <w:div w:id="69080960">
                  <w:marLeft w:val="0"/>
                  <w:marRight w:val="0"/>
                  <w:marTop w:val="0"/>
                  <w:marBottom w:val="0"/>
                  <w:divBdr>
                    <w:top w:val="none" w:sz="0" w:space="0" w:color="auto"/>
                    <w:left w:val="none" w:sz="0" w:space="0" w:color="auto"/>
                    <w:bottom w:val="none" w:sz="0" w:space="0" w:color="auto"/>
                    <w:right w:val="none" w:sz="0" w:space="0" w:color="auto"/>
                  </w:divBdr>
                </w:div>
                <w:div w:id="116796319">
                  <w:marLeft w:val="0"/>
                  <w:marRight w:val="0"/>
                  <w:marTop w:val="0"/>
                  <w:marBottom w:val="0"/>
                  <w:divBdr>
                    <w:top w:val="none" w:sz="0" w:space="0" w:color="auto"/>
                    <w:left w:val="none" w:sz="0" w:space="0" w:color="auto"/>
                    <w:bottom w:val="none" w:sz="0" w:space="0" w:color="auto"/>
                    <w:right w:val="none" w:sz="0" w:space="0" w:color="auto"/>
                  </w:divBdr>
                </w:div>
                <w:div w:id="18313350">
                  <w:marLeft w:val="0"/>
                  <w:marRight w:val="0"/>
                  <w:marTop w:val="0"/>
                  <w:marBottom w:val="0"/>
                  <w:divBdr>
                    <w:top w:val="none" w:sz="0" w:space="0" w:color="auto"/>
                    <w:left w:val="none" w:sz="0" w:space="0" w:color="auto"/>
                    <w:bottom w:val="none" w:sz="0" w:space="0" w:color="auto"/>
                    <w:right w:val="none" w:sz="0" w:space="0" w:color="auto"/>
                  </w:divBdr>
                </w:div>
                <w:div w:id="1946692880">
                  <w:marLeft w:val="0"/>
                  <w:marRight w:val="0"/>
                  <w:marTop w:val="0"/>
                  <w:marBottom w:val="0"/>
                  <w:divBdr>
                    <w:top w:val="none" w:sz="0" w:space="0" w:color="auto"/>
                    <w:left w:val="none" w:sz="0" w:space="0" w:color="auto"/>
                    <w:bottom w:val="none" w:sz="0" w:space="0" w:color="auto"/>
                    <w:right w:val="none" w:sz="0" w:space="0" w:color="auto"/>
                  </w:divBdr>
                </w:div>
                <w:div w:id="1106117944">
                  <w:marLeft w:val="0"/>
                  <w:marRight w:val="0"/>
                  <w:marTop w:val="0"/>
                  <w:marBottom w:val="0"/>
                  <w:divBdr>
                    <w:top w:val="none" w:sz="0" w:space="0" w:color="auto"/>
                    <w:left w:val="none" w:sz="0" w:space="0" w:color="auto"/>
                    <w:bottom w:val="none" w:sz="0" w:space="0" w:color="auto"/>
                    <w:right w:val="none" w:sz="0" w:space="0" w:color="auto"/>
                  </w:divBdr>
                </w:div>
                <w:div w:id="1332417252">
                  <w:marLeft w:val="0"/>
                  <w:marRight w:val="0"/>
                  <w:marTop w:val="0"/>
                  <w:marBottom w:val="0"/>
                  <w:divBdr>
                    <w:top w:val="none" w:sz="0" w:space="0" w:color="auto"/>
                    <w:left w:val="none" w:sz="0" w:space="0" w:color="auto"/>
                    <w:bottom w:val="none" w:sz="0" w:space="0" w:color="auto"/>
                    <w:right w:val="none" w:sz="0" w:space="0" w:color="auto"/>
                  </w:divBdr>
                </w:div>
                <w:div w:id="1284505941">
                  <w:marLeft w:val="0"/>
                  <w:marRight w:val="0"/>
                  <w:marTop w:val="0"/>
                  <w:marBottom w:val="0"/>
                  <w:divBdr>
                    <w:top w:val="none" w:sz="0" w:space="0" w:color="auto"/>
                    <w:left w:val="none" w:sz="0" w:space="0" w:color="auto"/>
                    <w:bottom w:val="none" w:sz="0" w:space="0" w:color="auto"/>
                    <w:right w:val="none" w:sz="0" w:space="0" w:color="auto"/>
                  </w:divBdr>
                </w:div>
                <w:div w:id="762410307">
                  <w:marLeft w:val="0"/>
                  <w:marRight w:val="0"/>
                  <w:marTop w:val="0"/>
                  <w:marBottom w:val="0"/>
                  <w:divBdr>
                    <w:top w:val="none" w:sz="0" w:space="0" w:color="auto"/>
                    <w:left w:val="none" w:sz="0" w:space="0" w:color="auto"/>
                    <w:bottom w:val="none" w:sz="0" w:space="0" w:color="auto"/>
                    <w:right w:val="none" w:sz="0" w:space="0" w:color="auto"/>
                  </w:divBdr>
                </w:div>
                <w:div w:id="984359490">
                  <w:marLeft w:val="0"/>
                  <w:marRight w:val="0"/>
                  <w:marTop w:val="0"/>
                  <w:marBottom w:val="0"/>
                  <w:divBdr>
                    <w:top w:val="none" w:sz="0" w:space="0" w:color="auto"/>
                    <w:left w:val="none" w:sz="0" w:space="0" w:color="auto"/>
                    <w:bottom w:val="none" w:sz="0" w:space="0" w:color="auto"/>
                    <w:right w:val="none" w:sz="0" w:space="0" w:color="auto"/>
                  </w:divBdr>
                </w:div>
                <w:div w:id="1626158077">
                  <w:marLeft w:val="0"/>
                  <w:marRight w:val="0"/>
                  <w:marTop w:val="0"/>
                  <w:marBottom w:val="0"/>
                  <w:divBdr>
                    <w:top w:val="none" w:sz="0" w:space="0" w:color="auto"/>
                    <w:left w:val="none" w:sz="0" w:space="0" w:color="auto"/>
                    <w:bottom w:val="none" w:sz="0" w:space="0" w:color="auto"/>
                    <w:right w:val="none" w:sz="0" w:space="0" w:color="auto"/>
                  </w:divBdr>
                </w:div>
                <w:div w:id="2121602787">
                  <w:marLeft w:val="0"/>
                  <w:marRight w:val="0"/>
                  <w:marTop w:val="0"/>
                  <w:marBottom w:val="0"/>
                  <w:divBdr>
                    <w:top w:val="none" w:sz="0" w:space="0" w:color="auto"/>
                    <w:left w:val="none" w:sz="0" w:space="0" w:color="auto"/>
                    <w:bottom w:val="none" w:sz="0" w:space="0" w:color="auto"/>
                    <w:right w:val="none" w:sz="0" w:space="0" w:color="auto"/>
                  </w:divBdr>
                </w:div>
                <w:div w:id="150370279">
                  <w:marLeft w:val="0"/>
                  <w:marRight w:val="0"/>
                  <w:marTop w:val="0"/>
                  <w:marBottom w:val="0"/>
                  <w:divBdr>
                    <w:top w:val="none" w:sz="0" w:space="0" w:color="auto"/>
                    <w:left w:val="none" w:sz="0" w:space="0" w:color="auto"/>
                    <w:bottom w:val="none" w:sz="0" w:space="0" w:color="auto"/>
                    <w:right w:val="none" w:sz="0" w:space="0" w:color="auto"/>
                  </w:divBdr>
                </w:div>
                <w:div w:id="115832912">
                  <w:marLeft w:val="0"/>
                  <w:marRight w:val="0"/>
                  <w:marTop w:val="0"/>
                  <w:marBottom w:val="0"/>
                  <w:divBdr>
                    <w:top w:val="none" w:sz="0" w:space="0" w:color="auto"/>
                    <w:left w:val="none" w:sz="0" w:space="0" w:color="auto"/>
                    <w:bottom w:val="none" w:sz="0" w:space="0" w:color="auto"/>
                    <w:right w:val="none" w:sz="0" w:space="0" w:color="auto"/>
                  </w:divBdr>
                </w:div>
                <w:div w:id="1086154026">
                  <w:marLeft w:val="0"/>
                  <w:marRight w:val="0"/>
                  <w:marTop w:val="0"/>
                  <w:marBottom w:val="0"/>
                  <w:divBdr>
                    <w:top w:val="none" w:sz="0" w:space="0" w:color="auto"/>
                    <w:left w:val="none" w:sz="0" w:space="0" w:color="auto"/>
                    <w:bottom w:val="none" w:sz="0" w:space="0" w:color="auto"/>
                    <w:right w:val="none" w:sz="0" w:space="0" w:color="auto"/>
                  </w:divBdr>
                </w:div>
                <w:div w:id="331496586">
                  <w:marLeft w:val="0"/>
                  <w:marRight w:val="0"/>
                  <w:marTop w:val="0"/>
                  <w:marBottom w:val="0"/>
                  <w:divBdr>
                    <w:top w:val="none" w:sz="0" w:space="0" w:color="auto"/>
                    <w:left w:val="none" w:sz="0" w:space="0" w:color="auto"/>
                    <w:bottom w:val="none" w:sz="0" w:space="0" w:color="auto"/>
                    <w:right w:val="none" w:sz="0" w:space="0" w:color="auto"/>
                  </w:divBdr>
                </w:div>
                <w:div w:id="270091728">
                  <w:marLeft w:val="0"/>
                  <w:marRight w:val="0"/>
                  <w:marTop w:val="0"/>
                  <w:marBottom w:val="0"/>
                  <w:divBdr>
                    <w:top w:val="none" w:sz="0" w:space="0" w:color="auto"/>
                    <w:left w:val="none" w:sz="0" w:space="0" w:color="auto"/>
                    <w:bottom w:val="none" w:sz="0" w:space="0" w:color="auto"/>
                    <w:right w:val="none" w:sz="0" w:space="0" w:color="auto"/>
                  </w:divBdr>
                </w:div>
                <w:div w:id="1784152440">
                  <w:marLeft w:val="0"/>
                  <w:marRight w:val="0"/>
                  <w:marTop w:val="0"/>
                  <w:marBottom w:val="0"/>
                  <w:divBdr>
                    <w:top w:val="none" w:sz="0" w:space="0" w:color="auto"/>
                    <w:left w:val="none" w:sz="0" w:space="0" w:color="auto"/>
                    <w:bottom w:val="none" w:sz="0" w:space="0" w:color="auto"/>
                    <w:right w:val="none" w:sz="0" w:space="0" w:color="auto"/>
                  </w:divBdr>
                </w:div>
                <w:div w:id="1766799575">
                  <w:marLeft w:val="0"/>
                  <w:marRight w:val="0"/>
                  <w:marTop w:val="0"/>
                  <w:marBottom w:val="0"/>
                  <w:divBdr>
                    <w:top w:val="none" w:sz="0" w:space="0" w:color="auto"/>
                    <w:left w:val="none" w:sz="0" w:space="0" w:color="auto"/>
                    <w:bottom w:val="none" w:sz="0" w:space="0" w:color="auto"/>
                    <w:right w:val="none" w:sz="0" w:space="0" w:color="auto"/>
                  </w:divBdr>
                </w:div>
                <w:div w:id="1005741711">
                  <w:marLeft w:val="0"/>
                  <w:marRight w:val="0"/>
                  <w:marTop w:val="0"/>
                  <w:marBottom w:val="0"/>
                  <w:divBdr>
                    <w:top w:val="none" w:sz="0" w:space="0" w:color="auto"/>
                    <w:left w:val="none" w:sz="0" w:space="0" w:color="auto"/>
                    <w:bottom w:val="none" w:sz="0" w:space="0" w:color="auto"/>
                    <w:right w:val="none" w:sz="0" w:space="0" w:color="auto"/>
                  </w:divBdr>
                </w:div>
                <w:div w:id="500706128">
                  <w:marLeft w:val="0"/>
                  <w:marRight w:val="0"/>
                  <w:marTop w:val="0"/>
                  <w:marBottom w:val="0"/>
                  <w:divBdr>
                    <w:top w:val="none" w:sz="0" w:space="0" w:color="auto"/>
                    <w:left w:val="none" w:sz="0" w:space="0" w:color="auto"/>
                    <w:bottom w:val="none" w:sz="0" w:space="0" w:color="auto"/>
                    <w:right w:val="none" w:sz="0" w:space="0" w:color="auto"/>
                  </w:divBdr>
                </w:div>
                <w:div w:id="656768285">
                  <w:marLeft w:val="0"/>
                  <w:marRight w:val="0"/>
                  <w:marTop w:val="0"/>
                  <w:marBottom w:val="0"/>
                  <w:divBdr>
                    <w:top w:val="none" w:sz="0" w:space="0" w:color="auto"/>
                    <w:left w:val="none" w:sz="0" w:space="0" w:color="auto"/>
                    <w:bottom w:val="none" w:sz="0" w:space="0" w:color="auto"/>
                    <w:right w:val="none" w:sz="0" w:space="0" w:color="auto"/>
                  </w:divBdr>
                </w:div>
                <w:div w:id="1565606297">
                  <w:marLeft w:val="0"/>
                  <w:marRight w:val="0"/>
                  <w:marTop w:val="0"/>
                  <w:marBottom w:val="0"/>
                  <w:divBdr>
                    <w:top w:val="none" w:sz="0" w:space="0" w:color="auto"/>
                    <w:left w:val="none" w:sz="0" w:space="0" w:color="auto"/>
                    <w:bottom w:val="none" w:sz="0" w:space="0" w:color="auto"/>
                    <w:right w:val="none" w:sz="0" w:space="0" w:color="auto"/>
                  </w:divBdr>
                </w:div>
                <w:div w:id="944777031">
                  <w:marLeft w:val="0"/>
                  <w:marRight w:val="0"/>
                  <w:marTop w:val="0"/>
                  <w:marBottom w:val="0"/>
                  <w:divBdr>
                    <w:top w:val="none" w:sz="0" w:space="0" w:color="auto"/>
                    <w:left w:val="none" w:sz="0" w:space="0" w:color="auto"/>
                    <w:bottom w:val="none" w:sz="0" w:space="0" w:color="auto"/>
                    <w:right w:val="none" w:sz="0" w:space="0" w:color="auto"/>
                  </w:divBdr>
                </w:div>
                <w:div w:id="1644694713">
                  <w:marLeft w:val="0"/>
                  <w:marRight w:val="0"/>
                  <w:marTop w:val="0"/>
                  <w:marBottom w:val="0"/>
                  <w:divBdr>
                    <w:top w:val="none" w:sz="0" w:space="0" w:color="auto"/>
                    <w:left w:val="none" w:sz="0" w:space="0" w:color="auto"/>
                    <w:bottom w:val="none" w:sz="0" w:space="0" w:color="auto"/>
                    <w:right w:val="none" w:sz="0" w:space="0" w:color="auto"/>
                  </w:divBdr>
                </w:div>
                <w:div w:id="857501131">
                  <w:marLeft w:val="0"/>
                  <w:marRight w:val="0"/>
                  <w:marTop w:val="0"/>
                  <w:marBottom w:val="0"/>
                  <w:divBdr>
                    <w:top w:val="none" w:sz="0" w:space="0" w:color="auto"/>
                    <w:left w:val="none" w:sz="0" w:space="0" w:color="auto"/>
                    <w:bottom w:val="none" w:sz="0" w:space="0" w:color="auto"/>
                    <w:right w:val="none" w:sz="0" w:space="0" w:color="auto"/>
                  </w:divBdr>
                </w:div>
                <w:div w:id="765688124">
                  <w:marLeft w:val="0"/>
                  <w:marRight w:val="0"/>
                  <w:marTop w:val="0"/>
                  <w:marBottom w:val="0"/>
                  <w:divBdr>
                    <w:top w:val="none" w:sz="0" w:space="0" w:color="auto"/>
                    <w:left w:val="none" w:sz="0" w:space="0" w:color="auto"/>
                    <w:bottom w:val="none" w:sz="0" w:space="0" w:color="auto"/>
                    <w:right w:val="none" w:sz="0" w:space="0" w:color="auto"/>
                  </w:divBdr>
                </w:div>
                <w:div w:id="205722544">
                  <w:marLeft w:val="0"/>
                  <w:marRight w:val="0"/>
                  <w:marTop w:val="0"/>
                  <w:marBottom w:val="0"/>
                  <w:divBdr>
                    <w:top w:val="none" w:sz="0" w:space="0" w:color="auto"/>
                    <w:left w:val="none" w:sz="0" w:space="0" w:color="auto"/>
                    <w:bottom w:val="none" w:sz="0" w:space="0" w:color="auto"/>
                    <w:right w:val="none" w:sz="0" w:space="0" w:color="auto"/>
                  </w:divBdr>
                </w:div>
                <w:div w:id="1431127097">
                  <w:marLeft w:val="0"/>
                  <w:marRight w:val="0"/>
                  <w:marTop w:val="0"/>
                  <w:marBottom w:val="0"/>
                  <w:divBdr>
                    <w:top w:val="none" w:sz="0" w:space="0" w:color="auto"/>
                    <w:left w:val="none" w:sz="0" w:space="0" w:color="auto"/>
                    <w:bottom w:val="none" w:sz="0" w:space="0" w:color="auto"/>
                    <w:right w:val="none" w:sz="0" w:space="0" w:color="auto"/>
                  </w:divBdr>
                </w:div>
                <w:div w:id="1809742126">
                  <w:marLeft w:val="0"/>
                  <w:marRight w:val="0"/>
                  <w:marTop w:val="0"/>
                  <w:marBottom w:val="0"/>
                  <w:divBdr>
                    <w:top w:val="none" w:sz="0" w:space="0" w:color="auto"/>
                    <w:left w:val="none" w:sz="0" w:space="0" w:color="auto"/>
                    <w:bottom w:val="none" w:sz="0" w:space="0" w:color="auto"/>
                    <w:right w:val="none" w:sz="0" w:space="0" w:color="auto"/>
                  </w:divBdr>
                </w:div>
                <w:div w:id="224947907">
                  <w:marLeft w:val="0"/>
                  <w:marRight w:val="0"/>
                  <w:marTop w:val="0"/>
                  <w:marBottom w:val="0"/>
                  <w:divBdr>
                    <w:top w:val="none" w:sz="0" w:space="0" w:color="auto"/>
                    <w:left w:val="none" w:sz="0" w:space="0" w:color="auto"/>
                    <w:bottom w:val="none" w:sz="0" w:space="0" w:color="auto"/>
                    <w:right w:val="none" w:sz="0" w:space="0" w:color="auto"/>
                  </w:divBdr>
                </w:div>
                <w:div w:id="1295596490">
                  <w:marLeft w:val="0"/>
                  <w:marRight w:val="0"/>
                  <w:marTop w:val="0"/>
                  <w:marBottom w:val="0"/>
                  <w:divBdr>
                    <w:top w:val="none" w:sz="0" w:space="0" w:color="auto"/>
                    <w:left w:val="none" w:sz="0" w:space="0" w:color="auto"/>
                    <w:bottom w:val="none" w:sz="0" w:space="0" w:color="auto"/>
                    <w:right w:val="none" w:sz="0" w:space="0" w:color="auto"/>
                  </w:divBdr>
                </w:div>
                <w:div w:id="1434545509">
                  <w:marLeft w:val="0"/>
                  <w:marRight w:val="0"/>
                  <w:marTop w:val="0"/>
                  <w:marBottom w:val="0"/>
                  <w:divBdr>
                    <w:top w:val="none" w:sz="0" w:space="0" w:color="auto"/>
                    <w:left w:val="none" w:sz="0" w:space="0" w:color="auto"/>
                    <w:bottom w:val="none" w:sz="0" w:space="0" w:color="auto"/>
                    <w:right w:val="none" w:sz="0" w:space="0" w:color="auto"/>
                  </w:divBdr>
                </w:div>
                <w:div w:id="1944149914">
                  <w:marLeft w:val="0"/>
                  <w:marRight w:val="0"/>
                  <w:marTop w:val="0"/>
                  <w:marBottom w:val="0"/>
                  <w:divBdr>
                    <w:top w:val="none" w:sz="0" w:space="0" w:color="auto"/>
                    <w:left w:val="none" w:sz="0" w:space="0" w:color="auto"/>
                    <w:bottom w:val="none" w:sz="0" w:space="0" w:color="auto"/>
                    <w:right w:val="none" w:sz="0" w:space="0" w:color="auto"/>
                  </w:divBdr>
                </w:div>
                <w:div w:id="1255670309">
                  <w:marLeft w:val="0"/>
                  <w:marRight w:val="0"/>
                  <w:marTop w:val="0"/>
                  <w:marBottom w:val="0"/>
                  <w:divBdr>
                    <w:top w:val="none" w:sz="0" w:space="0" w:color="auto"/>
                    <w:left w:val="none" w:sz="0" w:space="0" w:color="auto"/>
                    <w:bottom w:val="none" w:sz="0" w:space="0" w:color="auto"/>
                    <w:right w:val="none" w:sz="0" w:space="0" w:color="auto"/>
                  </w:divBdr>
                </w:div>
                <w:div w:id="1502308200">
                  <w:marLeft w:val="0"/>
                  <w:marRight w:val="0"/>
                  <w:marTop w:val="0"/>
                  <w:marBottom w:val="0"/>
                  <w:divBdr>
                    <w:top w:val="none" w:sz="0" w:space="0" w:color="auto"/>
                    <w:left w:val="none" w:sz="0" w:space="0" w:color="auto"/>
                    <w:bottom w:val="none" w:sz="0" w:space="0" w:color="auto"/>
                    <w:right w:val="none" w:sz="0" w:space="0" w:color="auto"/>
                  </w:divBdr>
                </w:div>
                <w:div w:id="685864439">
                  <w:marLeft w:val="0"/>
                  <w:marRight w:val="0"/>
                  <w:marTop w:val="0"/>
                  <w:marBottom w:val="0"/>
                  <w:divBdr>
                    <w:top w:val="none" w:sz="0" w:space="0" w:color="auto"/>
                    <w:left w:val="none" w:sz="0" w:space="0" w:color="auto"/>
                    <w:bottom w:val="none" w:sz="0" w:space="0" w:color="auto"/>
                    <w:right w:val="none" w:sz="0" w:space="0" w:color="auto"/>
                  </w:divBdr>
                </w:div>
                <w:div w:id="977761327">
                  <w:marLeft w:val="0"/>
                  <w:marRight w:val="0"/>
                  <w:marTop w:val="0"/>
                  <w:marBottom w:val="0"/>
                  <w:divBdr>
                    <w:top w:val="none" w:sz="0" w:space="0" w:color="auto"/>
                    <w:left w:val="none" w:sz="0" w:space="0" w:color="auto"/>
                    <w:bottom w:val="none" w:sz="0" w:space="0" w:color="auto"/>
                    <w:right w:val="none" w:sz="0" w:space="0" w:color="auto"/>
                  </w:divBdr>
                </w:div>
                <w:div w:id="1547067552">
                  <w:marLeft w:val="0"/>
                  <w:marRight w:val="0"/>
                  <w:marTop w:val="0"/>
                  <w:marBottom w:val="0"/>
                  <w:divBdr>
                    <w:top w:val="none" w:sz="0" w:space="0" w:color="auto"/>
                    <w:left w:val="none" w:sz="0" w:space="0" w:color="auto"/>
                    <w:bottom w:val="none" w:sz="0" w:space="0" w:color="auto"/>
                    <w:right w:val="none" w:sz="0" w:space="0" w:color="auto"/>
                  </w:divBdr>
                </w:div>
                <w:div w:id="1909614245">
                  <w:marLeft w:val="0"/>
                  <w:marRight w:val="0"/>
                  <w:marTop w:val="0"/>
                  <w:marBottom w:val="0"/>
                  <w:divBdr>
                    <w:top w:val="none" w:sz="0" w:space="0" w:color="auto"/>
                    <w:left w:val="none" w:sz="0" w:space="0" w:color="auto"/>
                    <w:bottom w:val="none" w:sz="0" w:space="0" w:color="auto"/>
                    <w:right w:val="none" w:sz="0" w:space="0" w:color="auto"/>
                  </w:divBdr>
                </w:div>
                <w:div w:id="1792549799">
                  <w:marLeft w:val="0"/>
                  <w:marRight w:val="0"/>
                  <w:marTop w:val="0"/>
                  <w:marBottom w:val="0"/>
                  <w:divBdr>
                    <w:top w:val="none" w:sz="0" w:space="0" w:color="auto"/>
                    <w:left w:val="none" w:sz="0" w:space="0" w:color="auto"/>
                    <w:bottom w:val="none" w:sz="0" w:space="0" w:color="auto"/>
                    <w:right w:val="none" w:sz="0" w:space="0" w:color="auto"/>
                  </w:divBdr>
                </w:div>
                <w:div w:id="1042249858">
                  <w:marLeft w:val="0"/>
                  <w:marRight w:val="0"/>
                  <w:marTop w:val="0"/>
                  <w:marBottom w:val="0"/>
                  <w:divBdr>
                    <w:top w:val="none" w:sz="0" w:space="0" w:color="auto"/>
                    <w:left w:val="none" w:sz="0" w:space="0" w:color="auto"/>
                    <w:bottom w:val="none" w:sz="0" w:space="0" w:color="auto"/>
                    <w:right w:val="none" w:sz="0" w:space="0" w:color="auto"/>
                  </w:divBdr>
                </w:div>
                <w:div w:id="877232122">
                  <w:marLeft w:val="0"/>
                  <w:marRight w:val="0"/>
                  <w:marTop w:val="0"/>
                  <w:marBottom w:val="0"/>
                  <w:divBdr>
                    <w:top w:val="none" w:sz="0" w:space="0" w:color="auto"/>
                    <w:left w:val="none" w:sz="0" w:space="0" w:color="auto"/>
                    <w:bottom w:val="none" w:sz="0" w:space="0" w:color="auto"/>
                    <w:right w:val="none" w:sz="0" w:space="0" w:color="auto"/>
                  </w:divBdr>
                </w:div>
                <w:div w:id="1237207238">
                  <w:marLeft w:val="0"/>
                  <w:marRight w:val="0"/>
                  <w:marTop w:val="0"/>
                  <w:marBottom w:val="0"/>
                  <w:divBdr>
                    <w:top w:val="none" w:sz="0" w:space="0" w:color="auto"/>
                    <w:left w:val="none" w:sz="0" w:space="0" w:color="auto"/>
                    <w:bottom w:val="none" w:sz="0" w:space="0" w:color="auto"/>
                    <w:right w:val="none" w:sz="0" w:space="0" w:color="auto"/>
                  </w:divBdr>
                </w:div>
                <w:div w:id="1764643973">
                  <w:marLeft w:val="0"/>
                  <w:marRight w:val="0"/>
                  <w:marTop w:val="0"/>
                  <w:marBottom w:val="0"/>
                  <w:divBdr>
                    <w:top w:val="none" w:sz="0" w:space="0" w:color="auto"/>
                    <w:left w:val="none" w:sz="0" w:space="0" w:color="auto"/>
                    <w:bottom w:val="none" w:sz="0" w:space="0" w:color="auto"/>
                    <w:right w:val="none" w:sz="0" w:space="0" w:color="auto"/>
                  </w:divBdr>
                </w:div>
                <w:div w:id="26221250">
                  <w:marLeft w:val="0"/>
                  <w:marRight w:val="0"/>
                  <w:marTop w:val="0"/>
                  <w:marBottom w:val="0"/>
                  <w:divBdr>
                    <w:top w:val="none" w:sz="0" w:space="0" w:color="auto"/>
                    <w:left w:val="none" w:sz="0" w:space="0" w:color="auto"/>
                    <w:bottom w:val="none" w:sz="0" w:space="0" w:color="auto"/>
                    <w:right w:val="none" w:sz="0" w:space="0" w:color="auto"/>
                  </w:divBdr>
                </w:div>
                <w:div w:id="398985307">
                  <w:marLeft w:val="0"/>
                  <w:marRight w:val="0"/>
                  <w:marTop w:val="0"/>
                  <w:marBottom w:val="0"/>
                  <w:divBdr>
                    <w:top w:val="none" w:sz="0" w:space="0" w:color="auto"/>
                    <w:left w:val="none" w:sz="0" w:space="0" w:color="auto"/>
                    <w:bottom w:val="none" w:sz="0" w:space="0" w:color="auto"/>
                    <w:right w:val="none" w:sz="0" w:space="0" w:color="auto"/>
                  </w:divBdr>
                </w:div>
                <w:div w:id="496195709">
                  <w:marLeft w:val="0"/>
                  <w:marRight w:val="0"/>
                  <w:marTop w:val="0"/>
                  <w:marBottom w:val="0"/>
                  <w:divBdr>
                    <w:top w:val="none" w:sz="0" w:space="0" w:color="auto"/>
                    <w:left w:val="none" w:sz="0" w:space="0" w:color="auto"/>
                    <w:bottom w:val="none" w:sz="0" w:space="0" w:color="auto"/>
                    <w:right w:val="none" w:sz="0" w:space="0" w:color="auto"/>
                  </w:divBdr>
                </w:div>
                <w:div w:id="1524785041">
                  <w:marLeft w:val="0"/>
                  <w:marRight w:val="0"/>
                  <w:marTop w:val="0"/>
                  <w:marBottom w:val="0"/>
                  <w:divBdr>
                    <w:top w:val="none" w:sz="0" w:space="0" w:color="auto"/>
                    <w:left w:val="none" w:sz="0" w:space="0" w:color="auto"/>
                    <w:bottom w:val="none" w:sz="0" w:space="0" w:color="auto"/>
                    <w:right w:val="none" w:sz="0" w:space="0" w:color="auto"/>
                  </w:divBdr>
                </w:div>
                <w:div w:id="1666779437">
                  <w:marLeft w:val="0"/>
                  <w:marRight w:val="0"/>
                  <w:marTop w:val="0"/>
                  <w:marBottom w:val="0"/>
                  <w:divBdr>
                    <w:top w:val="none" w:sz="0" w:space="0" w:color="auto"/>
                    <w:left w:val="none" w:sz="0" w:space="0" w:color="auto"/>
                    <w:bottom w:val="none" w:sz="0" w:space="0" w:color="auto"/>
                    <w:right w:val="none" w:sz="0" w:space="0" w:color="auto"/>
                  </w:divBdr>
                </w:div>
                <w:div w:id="127866831">
                  <w:marLeft w:val="0"/>
                  <w:marRight w:val="0"/>
                  <w:marTop w:val="0"/>
                  <w:marBottom w:val="0"/>
                  <w:divBdr>
                    <w:top w:val="none" w:sz="0" w:space="0" w:color="auto"/>
                    <w:left w:val="none" w:sz="0" w:space="0" w:color="auto"/>
                    <w:bottom w:val="none" w:sz="0" w:space="0" w:color="auto"/>
                    <w:right w:val="none" w:sz="0" w:space="0" w:color="auto"/>
                  </w:divBdr>
                </w:div>
                <w:div w:id="1773043161">
                  <w:marLeft w:val="0"/>
                  <w:marRight w:val="0"/>
                  <w:marTop w:val="0"/>
                  <w:marBottom w:val="0"/>
                  <w:divBdr>
                    <w:top w:val="none" w:sz="0" w:space="0" w:color="auto"/>
                    <w:left w:val="none" w:sz="0" w:space="0" w:color="auto"/>
                    <w:bottom w:val="none" w:sz="0" w:space="0" w:color="auto"/>
                    <w:right w:val="none" w:sz="0" w:space="0" w:color="auto"/>
                  </w:divBdr>
                </w:div>
                <w:div w:id="775709254">
                  <w:marLeft w:val="0"/>
                  <w:marRight w:val="0"/>
                  <w:marTop w:val="0"/>
                  <w:marBottom w:val="0"/>
                  <w:divBdr>
                    <w:top w:val="none" w:sz="0" w:space="0" w:color="auto"/>
                    <w:left w:val="none" w:sz="0" w:space="0" w:color="auto"/>
                    <w:bottom w:val="none" w:sz="0" w:space="0" w:color="auto"/>
                    <w:right w:val="none" w:sz="0" w:space="0" w:color="auto"/>
                  </w:divBdr>
                </w:div>
                <w:div w:id="1021931312">
                  <w:marLeft w:val="0"/>
                  <w:marRight w:val="0"/>
                  <w:marTop w:val="0"/>
                  <w:marBottom w:val="0"/>
                  <w:divBdr>
                    <w:top w:val="none" w:sz="0" w:space="0" w:color="auto"/>
                    <w:left w:val="none" w:sz="0" w:space="0" w:color="auto"/>
                    <w:bottom w:val="none" w:sz="0" w:space="0" w:color="auto"/>
                    <w:right w:val="none" w:sz="0" w:space="0" w:color="auto"/>
                  </w:divBdr>
                </w:div>
                <w:div w:id="852231763">
                  <w:marLeft w:val="0"/>
                  <w:marRight w:val="0"/>
                  <w:marTop w:val="0"/>
                  <w:marBottom w:val="0"/>
                  <w:divBdr>
                    <w:top w:val="none" w:sz="0" w:space="0" w:color="auto"/>
                    <w:left w:val="none" w:sz="0" w:space="0" w:color="auto"/>
                    <w:bottom w:val="none" w:sz="0" w:space="0" w:color="auto"/>
                    <w:right w:val="none" w:sz="0" w:space="0" w:color="auto"/>
                  </w:divBdr>
                </w:div>
                <w:div w:id="490604943">
                  <w:marLeft w:val="0"/>
                  <w:marRight w:val="0"/>
                  <w:marTop w:val="0"/>
                  <w:marBottom w:val="0"/>
                  <w:divBdr>
                    <w:top w:val="none" w:sz="0" w:space="0" w:color="auto"/>
                    <w:left w:val="none" w:sz="0" w:space="0" w:color="auto"/>
                    <w:bottom w:val="none" w:sz="0" w:space="0" w:color="auto"/>
                    <w:right w:val="none" w:sz="0" w:space="0" w:color="auto"/>
                  </w:divBdr>
                </w:div>
                <w:div w:id="792676355">
                  <w:marLeft w:val="0"/>
                  <w:marRight w:val="0"/>
                  <w:marTop w:val="0"/>
                  <w:marBottom w:val="0"/>
                  <w:divBdr>
                    <w:top w:val="none" w:sz="0" w:space="0" w:color="auto"/>
                    <w:left w:val="none" w:sz="0" w:space="0" w:color="auto"/>
                    <w:bottom w:val="none" w:sz="0" w:space="0" w:color="auto"/>
                    <w:right w:val="none" w:sz="0" w:space="0" w:color="auto"/>
                  </w:divBdr>
                </w:div>
                <w:div w:id="1166361549">
                  <w:marLeft w:val="0"/>
                  <w:marRight w:val="0"/>
                  <w:marTop w:val="0"/>
                  <w:marBottom w:val="0"/>
                  <w:divBdr>
                    <w:top w:val="none" w:sz="0" w:space="0" w:color="auto"/>
                    <w:left w:val="none" w:sz="0" w:space="0" w:color="auto"/>
                    <w:bottom w:val="none" w:sz="0" w:space="0" w:color="auto"/>
                    <w:right w:val="none" w:sz="0" w:space="0" w:color="auto"/>
                  </w:divBdr>
                </w:div>
                <w:div w:id="797182314">
                  <w:marLeft w:val="0"/>
                  <w:marRight w:val="0"/>
                  <w:marTop w:val="0"/>
                  <w:marBottom w:val="0"/>
                  <w:divBdr>
                    <w:top w:val="none" w:sz="0" w:space="0" w:color="auto"/>
                    <w:left w:val="none" w:sz="0" w:space="0" w:color="auto"/>
                    <w:bottom w:val="none" w:sz="0" w:space="0" w:color="auto"/>
                    <w:right w:val="none" w:sz="0" w:space="0" w:color="auto"/>
                  </w:divBdr>
                </w:div>
                <w:div w:id="661395044">
                  <w:marLeft w:val="0"/>
                  <w:marRight w:val="0"/>
                  <w:marTop w:val="0"/>
                  <w:marBottom w:val="0"/>
                  <w:divBdr>
                    <w:top w:val="none" w:sz="0" w:space="0" w:color="auto"/>
                    <w:left w:val="none" w:sz="0" w:space="0" w:color="auto"/>
                    <w:bottom w:val="none" w:sz="0" w:space="0" w:color="auto"/>
                    <w:right w:val="none" w:sz="0" w:space="0" w:color="auto"/>
                  </w:divBdr>
                </w:div>
                <w:div w:id="189996435">
                  <w:marLeft w:val="0"/>
                  <w:marRight w:val="0"/>
                  <w:marTop w:val="0"/>
                  <w:marBottom w:val="0"/>
                  <w:divBdr>
                    <w:top w:val="none" w:sz="0" w:space="0" w:color="auto"/>
                    <w:left w:val="none" w:sz="0" w:space="0" w:color="auto"/>
                    <w:bottom w:val="none" w:sz="0" w:space="0" w:color="auto"/>
                    <w:right w:val="none" w:sz="0" w:space="0" w:color="auto"/>
                  </w:divBdr>
                </w:div>
                <w:div w:id="296762757">
                  <w:marLeft w:val="0"/>
                  <w:marRight w:val="0"/>
                  <w:marTop w:val="0"/>
                  <w:marBottom w:val="0"/>
                  <w:divBdr>
                    <w:top w:val="none" w:sz="0" w:space="0" w:color="auto"/>
                    <w:left w:val="none" w:sz="0" w:space="0" w:color="auto"/>
                    <w:bottom w:val="none" w:sz="0" w:space="0" w:color="auto"/>
                    <w:right w:val="none" w:sz="0" w:space="0" w:color="auto"/>
                  </w:divBdr>
                </w:div>
                <w:div w:id="802695893">
                  <w:marLeft w:val="0"/>
                  <w:marRight w:val="0"/>
                  <w:marTop w:val="0"/>
                  <w:marBottom w:val="0"/>
                  <w:divBdr>
                    <w:top w:val="none" w:sz="0" w:space="0" w:color="auto"/>
                    <w:left w:val="none" w:sz="0" w:space="0" w:color="auto"/>
                    <w:bottom w:val="none" w:sz="0" w:space="0" w:color="auto"/>
                    <w:right w:val="none" w:sz="0" w:space="0" w:color="auto"/>
                  </w:divBdr>
                </w:div>
                <w:div w:id="968706814">
                  <w:marLeft w:val="0"/>
                  <w:marRight w:val="0"/>
                  <w:marTop w:val="0"/>
                  <w:marBottom w:val="0"/>
                  <w:divBdr>
                    <w:top w:val="none" w:sz="0" w:space="0" w:color="auto"/>
                    <w:left w:val="none" w:sz="0" w:space="0" w:color="auto"/>
                    <w:bottom w:val="none" w:sz="0" w:space="0" w:color="auto"/>
                    <w:right w:val="none" w:sz="0" w:space="0" w:color="auto"/>
                  </w:divBdr>
                </w:div>
                <w:div w:id="477037817">
                  <w:marLeft w:val="0"/>
                  <w:marRight w:val="0"/>
                  <w:marTop w:val="0"/>
                  <w:marBottom w:val="0"/>
                  <w:divBdr>
                    <w:top w:val="none" w:sz="0" w:space="0" w:color="auto"/>
                    <w:left w:val="none" w:sz="0" w:space="0" w:color="auto"/>
                    <w:bottom w:val="none" w:sz="0" w:space="0" w:color="auto"/>
                    <w:right w:val="none" w:sz="0" w:space="0" w:color="auto"/>
                  </w:divBdr>
                </w:div>
                <w:div w:id="1020816505">
                  <w:marLeft w:val="0"/>
                  <w:marRight w:val="0"/>
                  <w:marTop w:val="0"/>
                  <w:marBottom w:val="0"/>
                  <w:divBdr>
                    <w:top w:val="none" w:sz="0" w:space="0" w:color="auto"/>
                    <w:left w:val="none" w:sz="0" w:space="0" w:color="auto"/>
                    <w:bottom w:val="none" w:sz="0" w:space="0" w:color="auto"/>
                    <w:right w:val="none" w:sz="0" w:space="0" w:color="auto"/>
                  </w:divBdr>
                </w:div>
                <w:div w:id="2009365003">
                  <w:marLeft w:val="0"/>
                  <w:marRight w:val="0"/>
                  <w:marTop w:val="0"/>
                  <w:marBottom w:val="0"/>
                  <w:divBdr>
                    <w:top w:val="none" w:sz="0" w:space="0" w:color="auto"/>
                    <w:left w:val="none" w:sz="0" w:space="0" w:color="auto"/>
                    <w:bottom w:val="none" w:sz="0" w:space="0" w:color="auto"/>
                    <w:right w:val="none" w:sz="0" w:space="0" w:color="auto"/>
                  </w:divBdr>
                </w:div>
                <w:div w:id="808284344">
                  <w:marLeft w:val="0"/>
                  <w:marRight w:val="0"/>
                  <w:marTop w:val="0"/>
                  <w:marBottom w:val="0"/>
                  <w:divBdr>
                    <w:top w:val="none" w:sz="0" w:space="0" w:color="auto"/>
                    <w:left w:val="none" w:sz="0" w:space="0" w:color="auto"/>
                    <w:bottom w:val="none" w:sz="0" w:space="0" w:color="auto"/>
                    <w:right w:val="none" w:sz="0" w:space="0" w:color="auto"/>
                  </w:divBdr>
                </w:div>
                <w:div w:id="1637681251">
                  <w:marLeft w:val="0"/>
                  <w:marRight w:val="0"/>
                  <w:marTop w:val="0"/>
                  <w:marBottom w:val="0"/>
                  <w:divBdr>
                    <w:top w:val="none" w:sz="0" w:space="0" w:color="auto"/>
                    <w:left w:val="none" w:sz="0" w:space="0" w:color="auto"/>
                    <w:bottom w:val="none" w:sz="0" w:space="0" w:color="auto"/>
                    <w:right w:val="none" w:sz="0" w:space="0" w:color="auto"/>
                  </w:divBdr>
                </w:div>
                <w:div w:id="1321424146">
                  <w:marLeft w:val="0"/>
                  <w:marRight w:val="0"/>
                  <w:marTop w:val="0"/>
                  <w:marBottom w:val="0"/>
                  <w:divBdr>
                    <w:top w:val="none" w:sz="0" w:space="0" w:color="auto"/>
                    <w:left w:val="none" w:sz="0" w:space="0" w:color="auto"/>
                    <w:bottom w:val="none" w:sz="0" w:space="0" w:color="auto"/>
                    <w:right w:val="none" w:sz="0" w:space="0" w:color="auto"/>
                  </w:divBdr>
                </w:div>
                <w:div w:id="802774822">
                  <w:marLeft w:val="0"/>
                  <w:marRight w:val="0"/>
                  <w:marTop w:val="0"/>
                  <w:marBottom w:val="0"/>
                  <w:divBdr>
                    <w:top w:val="none" w:sz="0" w:space="0" w:color="auto"/>
                    <w:left w:val="none" w:sz="0" w:space="0" w:color="auto"/>
                    <w:bottom w:val="none" w:sz="0" w:space="0" w:color="auto"/>
                    <w:right w:val="none" w:sz="0" w:space="0" w:color="auto"/>
                  </w:divBdr>
                </w:div>
                <w:div w:id="1485076365">
                  <w:marLeft w:val="0"/>
                  <w:marRight w:val="0"/>
                  <w:marTop w:val="0"/>
                  <w:marBottom w:val="0"/>
                  <w:divBdr>
                    <w:top w:val="none" w:sz="0" w:space="0" w:color="auto"/>
                    <w:left w:val="none" w:sz="0" w:space="0" w:color="auto"/>
                    <w:bottom w:val="none" w:sz="0" w:space="0" w:color="auto"/>
                    <w:right w:val="none" w:sz="0" w:space="0" w:color="auto"/>
                  </w:divBdr>
                </w:div>
                <w:div w:id="446852783">
                  <w:marLeft w:val="0"/>
                  <w:marRight w:val="0"/>
                  <w:marTop w:val="0"/>
                  <w:marBottom w:val="0"/>
                  <w:divBdr>
                    <w:top w:val="none" w:sz="0" w:space="0" w:color="auto"/>
                    <w:left w:val="none" w:sz="0" w:space="0" w:color="auto"/>
                    <w:bottom w:val="none" w:sz="0" w:space="0" w:color="auto"/>
                    <w:right w:val="none" w:sz="0" w:space="0" w:color="auto"/>
                  </w:divBdr>
                </w:div>
                <w:div w:id="1620914203">
                  <w:marLeft w:val="0"/>
                  <w:marRight w:val="0"/>
                  <w:marTop w:val="0"/>
                  <w:marBottom w:val="0"/>
                  <w:divBdr>
                    <w:top w:val="none" w:sz="0" w:space="0" w:color="auto"/>
                    <w:left w:val="none" w:sz="0" w:space="0" w:color="auto"/>
                    <w:bottom w:val="none" w:sz="0" w:space="0" w:color="auto"/>
                    <w:right w:val="none" w:sz="0" w:space="0" w:color="auto"/>
                  </w:divBdr>
                </w:div>
                <w:div w:id="87704004">
                  <w:marLeft w:val="0"/>
                  <w:marRight w:val="0"/>
                  <w:marTop w:val="0"/>
                  <w:marBottom w:val="0"/>
                  <w:divBdr>
                    <w:top w:val="none" w:sz="0" w:space="0" w:color="auto"/>
                    <w:left w:val="none" w:sz="0" w:space="0" w:color="auto"/>
                    <w:bottom w:val="none" w:sz="0" w:space="0" w:color="auto"/>
                    <w:right w:val="none" w:sz="0" w:space="0" w:color="auto"/>
                  </w:divBdr>
                </w:div>
                <w:div w:id="539440578">
                  <w:marLeft w:val="0"/>
                  <w:marRight w:val="0"/>
                  <w:marTop w:val="0"/>
                  <w:marBottom w:val="0"/>
                  <w:divBdr>
                    <w:top w:val="none" w:sz="0" w:space="0" w:color="auto"/>
                    <w:left w:val="none" w:sz="0" w:space="0" w:color="auto"/>
                    <w:bottom w:val="none" w:sz="0" w:space="0" w:color="auto"/>
                    <w:right w:val="none" w:sz="0" w:space="0" w:color="auto"/>
                  </w:divBdr>
                </w:div>
                <w:div w:id="1929340986">
                  <w:marLeft w:val="0"/>
                  <w:marRight w:val="0"/>
                  <w:marTop w:val="0"/>
                  <w:marBottom w:val="0"/>
                  <w:divBdr>
                    <w:top w:val="none" w:sz="0" w:space="0" w:color="auto"/>
                    <w:left w:val="none" w:sz="0" w:space="0" w:color="auto"/>
                    <w:bottom w:val="none" w:sz="0" w:space="0" w:color="auto"/>
                    <w:right w:val="none" w:sz="0" w:space="0" w:color="auto"/>
                  </w:divBdr>
                </w:div>
                <w:div w:id="785009352">
                  <w:marLeft w:val="0"/>
                  <w:marRight w:val="0"/>
                  <w:marTop w:val="0"/>
                  <w:marBottom w:val="0"/>
                  <w:divBdr>
                    <w:top w:val="none" w:sz="0" w:space="0" w:color="auto"/>
                    <w:left w:val="none" w:sz="0" w:space="0" w:color="auto"/>
                    <w:bottom w:val="none" w:sz="0" w:space="0" w:color="auto"/>
                    <w:right w:val="none" w:sz="0" w:space="0" w:color="auto"/>
                  </w:divBdr>
                </w:div>
                <w:div w:id="2063359523">
                  <w:marLeft w:val="0"/>
                  <w:marRight w:val="0"/>
                  <w:marTop w:val="0"/>
                  <w:marBottom w:val="0"/>
                  <w:divBdr>
                    <w:top w:val="none" w:sz="0" w:space="0" w:color="auto"/>
                    <w:left w:val="none" w:sz="0" w:space="0" w:color="auto"/>
                    <w:bottom w:val="none" w:sz="0" w:space="0" w:color="auto"/>
                    <w:right w:val="none" w:sz="0" w:space="0" w:color="auto"/>
                  </w:divBdr>
                </w:div>
                <w:div w:id="1979021932">
                  <w:marLeft w:val="0"/>
                  <w:marRight w:val="0"/>
                  <w:marTop w:val="0"/>
                  <w:marBottom w:val="0"/>
                  <w:divBdr>
                    <w:top w:val="none" w:sz="0" w:space="0" w:color="auto"/>
                    <w:left w:val="none" w:sz="0" w:space="0" w:color="auto"/>
                    <w:bottom w:val="none" w:sz="0" w:space="0" w:color="auto"/>
                    <w:right w:val="none" w:sz="0" w:space="0" w:color="auto"/>
                  </w:divBdr>
                </w:div>
                <w:div w:id="677849591">
                  <w:marLeft w:val="0"/>
                  <w:marRight w:val="0"/>
                  <w:marTop w:val="0"/>
                  <w:marBottom w:val="0"/>
                  <w:divBdr>
                    <w:top w:val="none" w:sz="0" w:space="0" w:color="auto"/>
                    <w:left w:val="none" w:sz="0" w:space="0" w:color="auto"/>
                    <w:bottom w:val="none" w:sz="0" w:space="0" w:color="auto"/>
                    <w:right w:val="none" w:sz="0" w:space="0" w:color="auto"/>
                  </w:divBdr>
                </w:div>
                <w:div w:id="1901088413">
                  <w:marLeft w:val="0"/>
                  <w:marRight w:val="0"/>
                  <w:marTop w:val="0"/>
                  <w:marBottom w:val="0"/>
                  <w:divBdr>
                    <w:top w:val="none" w:sz="0" w:space="0" w:color="auto"/>
                    <w:left w:val="none" w:sz="0" w:space="0" w:color="auto"/>
                    <w:bottom w:val="none" w:sz="0" w:space="0" w:color="auto"/>
                    <w:right w:val="none" w:sz="0" w:space="0" w:color="auto"/>
                  </w:divBdr>
                </w:div>
                <w:div w:id="109589408">
                  <w:marLeft w:val="0"/>
                  <w:marRight w:val="0"/>
                  <w:marTop w:val="0"/>
                  <w:marBottom w:val="0"/>
                  <w:divBdr>
                    <w:top w:val="none" w:sz="0" w:space="0" w:color="auto"/>
                    <w:left w:val="none" w:sz="0" w:space="0" w:color="auto"/>
                    <w:bottom w:val="none" w:sz="0" w:space="0" w:color="auto"/>
                    <w:right w:val="none" w:sz="0" w:space="0" w:color="auto"/>
                  </w:divBdr>
                </w:div>
                <w:div w:id="614096323">
                  <w:marLeft w:val="0"/>
                  <w:marRight w:val="0"/>
                  <w:marTop w:val="0"/>
                  <w:marBottom w:val="0"/>
                  <w:divBdr>
                    <w:top w:val="none" w:sz="0" w:space="0" w:color="auto"/>
                    <w:left w:val="none" w:sz="0" w:space="0" w:color="auto"/>
                    <w:bottom w:val="none" w:sz="0" w:space="0" w:color="auto"/>
                    <w:right w:val="none" w:sz="0" w:space="0" w:color="auto"/>
                  </w:divBdr>
                </w:div>
                <w:div w:id="444034772">
                  <w:marLeft w:val="0"/>
                  <w:marRight w:val="0"/>
                  <w:marTop w:val="0"/>
                  <w:marBottom w:val="0"/>
                  <w:divBdr>
                    <w:top w:val="none" w:sz="0" w:space="0" w:color="auto"/>
                    <w:left w:val="none" w:sz="0" w:space="0" w:color="auto"/>
                    <w:bottom w:val="none" w:sz="0" w:space="0" w:color="auto"/>
                    <w:right w:val="none" w:sz="0" w:space="0" w:color="auto"/>
                  </w:divBdr>
                </w:div>
                <w:div w:id="1534925089">
                  <w:marLeft w:val="0"/>
                  <w:marRight w:val="0"/>
                  <w:marTop w:val="0"/>
                  <w:marBottom w:val="0"/>
                  <w:divBdr>
                    <w:top w:val="none" w:sz="0" w:space="0" w:color="auto"/>
                    <w:left w:val="none" w:sz="0" w:space="0" w:color="auto"/>
                    <w:bottom w:val="none" w:sz="0" w:space="0" w:color="auto"/>
                    <w:right w:val="none" w:sz="0" w:space="0" w:color="auto"/>
                  </w:divBdr>
                </w:div>
                <w:div w:id="318198040">
                  <w:marLeft w:val="0"/>
                  <w:marRight w:val="0"/>
                  <w:marTop w:val="0"/>
                  <w:marBottom w:val="0"/>
                  <w:divBdr>
                    <w:top w:val="none" w:sz="0" w:space="0" w:color="auto"/>
                    <w:left w:val="none" w:sz="0" w:space="0" w:color="auto"/>
                    <w:bottom w:val="none" w:sz="0" w:space="0" w:color="auto"/>
                    <w:right w:val="none" w:sz="0" w:space="0" w:color="auto"/>
                  </w:divBdr>
                </w:div>
                <w:div w:id="897321571">
                  <w:marLeft w:val="0"/>
                  <w:marRight w:val="0"/>
                  <w:marTop w:val="0"/>
                  <w:marBottom w:val="0"/>
                  <w:divBdr>
                    <w:top w:val="none" w:sz="0" w:space="0" w:color="auto"/>
                    <w:left w:val="none" w:sz="0" w:space="0" w:color="auto"/>
                    <w:bottom w:val="none" w:sz="0" w:space="0" w:color="auto"/>
                    <w:right w:val="none" w:sz="0" w:space="0" w:color="auto"/>
                  </w:divBdr>
                </w:div>
                <w:div w:id="2078358946">
                  <w:marLeft w:val="0"/>
                  <w:marRight w:val="0"/>
                  <w:marTop w:val="0"/>
                  <w:marBottom w:val="0"/>
                  <w:divBdr>
                    <w:top w:val="none" w:sz="0" w:space="0" w:color="auto"/>
                    <w:left w:val="none" w:sz="0" w:space="0" w:color="auto"/>
                    <w:bottom w:val="none" w:sz="0" w:space="0" w:color="auto"/>
                    <w:right w:val="none" w:sz="0" w:space="0" w:color="auto"/>
                  </w:divBdr>
                </w:div>
                <w:div w:id="2083023307">
                  <w:marLeft w:val="0"/>
                  <w:marRight w:val="0"/>
                  <w:marTop w:val="0"/>
                  <w:marBottom w:val="0"/>
                  <w:divBdr>
                    <w:top w:val="none" w:sz="0" w:space="0" w:color="auto"/>
                    <w:left w:val="none" w:sz="0" w:space="0" w:color="auto"/>
                    <w:bottom w:val="none" w:sz="0" w:space="0" w:color="auto"/>
                    <w:right w:val="none" w:sz="0" w:space="0" w:color="auto"/>
                  </w:divBdr>
                </w:div>
                <w:div w:id="1009068299">
                  <w:marLeft w:val="0"/>
                  <w:marRight w:val="0"/>
                  <w:marTop w:val="0"/>
                  <w:marBottom w:val="0"/>
                  <w:divBdr>
                    <w:top w:val="none" w:sz="0" w:space="0" w:color="auto"/>
                    <w:left w:val="none" w:sz="0" w:space="0" w:color="auto"/>
                    <w:bottom w:val="none" w:sz="0" w:space="0" w:color="auto"/>
                    <w:right w:val="none" w:sz="0" w:space="0" w:color="auto"/>
                  </w:divBdr>
                </w:div>
                <w:div w:id="553470221">
                  <w:marLeft w:val="0"/>
                  <w:marRight w:val="0"/>
                  <w:marTop w:val="0"/>
                  <w:marBottom w:val="0"/>
                  <w:divBdr>
                    <w:top w:val="none" w:sz="0" w:space="0" w:color="auto"/>
                    <w:left w:val="none" w:sz="0" w:space="0" w:color="auto"/>
                    <w:bottom w:val="none" w:sz="0" w:space="0" w:color="auto"/>
                    <w:right w:val="none" w:sz="0" w:space="0" w:color="auto"/>
                  </w:divBdr>
                </w:div>
                <w:div w:id="252592484">
                  <w:marLeft w:val="0"/>
                  <w:marRight w:val="0"/>
                  <w:marTop w:val="0"/>
                  <w:marBottom w:val="0"/>
                  <w:divBdr>
                    <w:top w:val="none" w:sz="0" w:space="0" w:color="auto"/>
                    <w:left w:val="none" w:sz="0" w:space="0" w:color="auto"/>
                    <w:bottom w:val="none" w:sz="0" w:space="0" w:color="auto"/>
                    <w:right w:val="none" w:sz="0" w:space="0" w:color="auto"/>
                  </w:divBdr>
                </w:div>
                <w:div w:id="929703445">
                  <w:marLeft w:val="0"/>
                  <w:marRight w:val="0"/>
                  <w:marTop w:val="0"/>
                  <w:marBottom w:val="0"/>
                  <w:divBdr>
                    <w:top w:val="none" w:sz="0" w:space="0" w:color="auto"/>
                    <w:left w:val="none" w:sz="0" w:space="0" w:color="auto"/>
                    <w:bottom w:val="none" w:sz="0" w:space="0" w:color="auto"/>
                    <w:right w:val="none" w:sz="0" w:space="0" w:color="auto"/>
                  </w:divBdr>
                </w:div>
                <w:div w:id="63796036">
                  <w:marLeft w:val="0"/>
                  <w:marRight w:val="0"/>
                  <w:marTop w:val="0"/>
                  <w:marBottom w:val="0"/>
                  <w:divBdr>
                    <w:top w:val="none" w:sz="0" w:space="0" w:color="auto"/>
                    <w:left w:val="none" w:sz="0" w:space="0" w:color="auto"/>
                    <w:bottom w:val="none" w:sz="0" w:space="0" w:color="auto"/>
                    <w:right w:val="none" w:sz="0" w:space="0" w:color="auto"/>
                  </w:divBdr>
                </w:div>
                <w:div w:id="389614261">
                  <w:marLeft w:val="0"/>
                  <w:marRight w:val="0"/>
                  <w:marTop w:val="0"/>
                  <w:marBottom w:val="0"/>
                  <w:divBdr>
                    <w:top w:val="none" w:sz="0" w:space="0" w:color="auto"/>
                    <w:left w:val="none" w:sz="0" w:space="0" w:color="auto"/>
                    <w:bottom w:val="none" w:sz="0" w:space="0" w:color="auto"/>
                    <w:right w:val="none" w:sz="0" w:space="0" w:color="auto"/>
                  </w:divBdr>
                </w:div>
                <w:div w:id="1155992765">
                  <w:marLeft w:val="0"/>
                  <w:marRight w:val="0"/>
                  <w:marTop w:val="0"/>
                  <w:marBottom w:val="0"/>
                  <w:divBdr>
                    <w:top w:val="none" w:sz="0" w:space="0" w:color="auto"/>
                    <w:left w:val="none" w:sz="0" w:space="0" w:color="auto"/>
                    <w:bottom w:val="none" w:sz="0" w:space="0" w:color="auto"/>
                    <w:right w:val="none" w:sz="0" w:space="0" w:color="auto"/>
                  </w:divBdr>
                </w:div>
                <w:div w:id="865873006">
                  <w:marLeft w:val="0"/>
                  <w:marRight w:val="0"/>
                  <w:marTop w:val="0"/>
                  <w:marBottom w:val="0"/>
                  <w:divBdr>
                    <w:top w:val="none" w:sz="0" w:space="0" w:color="auto"/>
                    <w:left w:val="none" w:sz="0" w:space="0" w:color="auto"/>
                    <w:bottom w:val="none" w:sz="0" w:space="0" w:color="auto"/>
                    <w:right w:val="none" w:sz="0" w:space="0" w:color="auto"/>
                  </w:divBdr>
                </w:div>
                <w:div w:id="346565679">
                  <w:marLeft w:val="0"/>
                  <w:marRight w:val="0"/>
                  <w:marTop w:val="0"/>
                  <w:marBottom w:val="0"/>
                  <w:divBdr>
                    <w:top w:val="none" w:sz="0" w:space="0" w:color="auto"/>
                    <w:left w:val="none" w:sz="0" w:space="0" w:color="auto"/>
                    <w:bottom w:val="none" w:sz="0" w:space="0" w:color="auto"/>
                    <w:right w:val="none" w:sz="0" w:space="0" w:color="auto"/>
                  </w:divBdr>
                </w:div>
                <w:div w:id="507838632">
                  <w:marLeft w:val="0"/>
                  <w:marRight w:val="0"/>
                  <w:marTop w:val="0"/>
                  <w:marBottom w:val="0"/>
                  <w:divBdr>
                    <w:top w:val="none" w:sz="0" w:space="0" w:color="auto"/>
                    <w:left w:val="none" w:sz="0" w:space="0" w:color="auto"/>
                    <w:bottom w:val="none" w:sz="0" w:space="0" w:color="auto"/>
                    <w:right w:val="none" w:sz="0" w:space="0" w:color="auto"/>
                  </w:divBdr>
                </w:div>
                <w:div w:id="869077010">
                  <w:marLeft w:val="0"/>
                  <w:marRight w:val="0"/>
                  <w:marTop w:val="0"/>
                  <w:marBottom w:val="0"/>
                  <w:divBdr>
                    <w:top w:val="none" w:sz="0" w:space="0" w:color="auto"/>
                    <w:left w:val="none" w:sz="0" w:space="0" w:color="auto"/>
                    <w:bottom w:val="none" w:sz="0" w:space="0" w:color="auto"/>
                    <w:right w:val="none" w:sz="0" w:space="0" w:color="auto"/>
                  </w:divBdr>
                </w:div>
                <w:div w:id="140197833">
                  <w:marLeft w:val="0"/>
                  <w:marRight w:val="0"/>
                  <w:marTop w:val="0"/>
                  <w:marBottom w:val="0"/>
                  <w:divBdr>
                    <w:top w:val="none" w:sz="0" w:space="0" w:color="auto"/>
                    <w:left w:val="none" w:sz="0" w:space="0" w:color="auto"/>
                    <w:bottom w:val="none" w:sz="0" w:space="0" w:color="auto"/>
                    <w:right w:val="none" w:sz="0" w:space="0" w:color="auto"/>
                  </w:divBdr>
                </w:div>
                <w:div w:id="427043330">
                  <w:marLeft w:val="0"/>
                  <w:marRight w:val="0"/>
                  <w:marTop w:val="0"/>
                  <w:marBottom w:val="0"/>
                  <w:divBdr>
                    <w:top w:val="none" w:sz="0" w:space="0" w:color="auto"/>
                    <w:left w:val="none" w:sz="0" w:space="0" w:color="auto"/>
                    <w:bottom w:val="none" w:sz="0" w:space="0" w:color="auto"/>
                    <w:right w:val="none" w:sz="0" w:space="0" w:color="auto"/>
                  </w:divBdr>
                </w:div>
                <w:div w:id="701130189">
                  <w:marLeft w:val="0"/>
                  <w:marRight w:val="0"/>
                  <w:marTop w:val="0"/>
                  <w:marBottom w:val="0"/>
                  <w:divBdr>
                    <w:top w:val="none" w:sz="0" w:space="0" w:color="auto"/>
                    <w:left w:val="none" w:sz="0" w:space="0" w:color="auto"/>
                    <w:bottom w:val="none" w:sz="0" w:space="0" w:color="auto"/>
                    <w:right w:val="none" w:sz="0" w:space="0" w:color="auto"/>
                  </w:divBdr>
                </w:div>
                <w:div w:id="544760350">
                  <w:marLeft w:val="0"/>
                  <w:marRight w:val="0"/>
                  <w:marTop w:val="0"/>
                  <w:marBottom w:val="0"/>
                  <w:divBdr>
                    <w:top w:val="none" w:sz="0" w:space="0" w:color="auto"/>
                    <w:left w:val="none" w:sz="0" w:space="0" w:color="auto"/>
                    <w:bottom w:val="none" w:sz="0" w:space="0" w:color="auto"/>
                    <w:right w:val="none" w:sz="0" w:space="0" w:color="auto"/>
                  </w:divBdr>
                </w:div>
                <w:div w:id="1120228089">
                  <w:marLeft w:val="0"/>
                  <w:marRight w:val="0"/>
                  <w:marTop w:val="0"/>
                  <w:marBottom w:val="0"/>
                  <w:divBdr>
                    <w:top w:val="none" w:sz="0" w:space="0" w:color="auto"/>
                    <w:left w:val="none" w:sz="0" w:space="0" w:color="auto"/>
                    <w:bottom w:val="none" w:sz="0" w:space="0" w:color="auto"/>
                    <w:right w:val="none" w:sz="0" w:space="0" w:color="auto"/>
                  </w:divBdr>
                </w:div>
                <w:div w:id="834105422">
                  <w:marLeft w:val="0"/>
                  <w:marRight w:val="0"/>
                  <w:marTop w:val="0"/>
                  <w:marBottom w:val="0"/>
                  <w:divBdr>
                    <w:top w:val="none" w:sz="0" w:space="0" w:color="auto"/>
                    <w:left w:val="none" w:sz="0" w:space="0" w:color="auto"/>
                    <w:bottom w:val="none" w:sz="0" w:space="0" w:color="auto"/>
                    <w:right w:val="none" w:sz="0" w:space="0" w:color="auto"/>
                  </w:divBdr>
                </w:div>
                <w:div w:id="118694122">
                  <w:marLeft w:val="0"/>
                  <w:marRight w:val="0"/>
                  <w:marTop w:val="0"/>
                  <w:marBottom w:val="0"/>
                  <w:divBdr>
                    <w:top w:val="none" w:sz="0" w:space="0" w:color="auto"/>
                    <w:left w:val="none" w:sz="0" w:space="0" w:color="auto"/>
                    <w:bottom w:val="none" w:sz="0" w:space="0" w:color="auto"/>
                    <w:right w:val="none" w:sz="0" w:space="0" w:color="auto"/>
                  </w:divBdr>
                </w:div>
                <w:div w:id="1055466668">
                  <w:marLeft w:val="0"/>
                  <w:marRight w:val="0"/>
                  <w:marTop w:val="0"/>
                  <w:marBottom w:val="0"/>
                  <w:divBdr>
                    <w:top w:val="none" w:sz="0" w:space="0" w:color="auto"/>
                    <w:left w:val="none" w:sz="0" w:space="0" w:color="auto"/>
                    <w:bottom w:val="none" w:sz="0" w:space="0" w:color="auto"/>
                    <w:right w:val="none" w:sz="0" w:space="0" w:color="auto"/>
                  </w:divBdr>
                </w:div>
                <w:div w:id="2013293599">
                  <w:marLeft w:val="0"/>
                  <w:marRight w:val="0"/>
                  <w:marTop w:val="0"/>
                  <w:marBottom w:val="0"/>
                  <w:divBdr>
                    <w:top w:val="none" w:sz="0" w:space="0" w:color="auto"/>
                    <w:left w:val="none" w:sz="0" w:space="0" w:color="auto"/>
                    <w:bottom w:val="none" w:sz="0" w:space="0" w:color="auto"/>
                    <w:right w:val="none" w:sz="0" w:space="0" w:color="auto"/>
                  </w:divBdr>
                </w:div>
                <w:div w:id="303122424">
                  <w:marLeft w:val="0"/>
                  <w:marRight w:val="0"/>
                  <w:marTop w:val="0"/>
                  <w:marBottom w:val="0"/>
                  <w:divBdr>
                    <w:top w:val="none" w:sz="0" w:space="0" w:color="auto"/>
                    <w:left w:val="none" w:sz="0" w:space="0" w:color="auto"/>
                    <w:bottom w:val="none" w:sz="0" w:space="0" w:color="auto"/>
                    <w:right w:val="none" w:sz="0" w:space="0" w:color="auto"/>
                  </w:divBdr>
                </w:div>
                <w:div w:id="124130793">
                  <w:marLeft w:val="0"/>
                  <w:marRight w:val="0"/>
                  <w:marTop w:val="0"/>
                  <w:marBottom w:val="0"/>
                  <w:divBdr>
                    <w:top w:val="none" w:sz="0" w:space="0" w:color="auto"/>
                    <w:left w:val="none" w:sz="0" w:space="0" w:color="auto"/>
                    <w:bottom w:val="none" w:sz="0" w:space="0" w:color="auto"/>
                    <w:right w:val="none" w:sz="0" w:space="0" w:color="auto"/>
                  </w:divBdr>
                </w:div>
                <w:div w:id="485436317">
                  <w:marLeft w:val="0"/>
                  <w:marRight w:val="0"/>
                  <w:marTop w:val="0"/>
                  <w:marBottom w:val="0"/>
                  <w:divBdr>
                    <w:top w:val="none" w:sz="0" w:space="0" w:color="auto"/>
                    <w:left w:val="none" w:sz="0" w:space="0" w:color="auto"/>
                    <w:bottom w:val="none" w:sz="0" w:space="0" w:color="auto"/>
                    <w:right w:val="none" w:sz="0" w:space="0" w:color="auto"/>
                  </w:divBdr>
                </w:div>
                <w:div w:id="1164053060">
                  <w:marLeft w:val="0"/>
                  <w:marRight w:val="0"/>
                  <w:marTop w:val="0"/>
                  <w:marBottom w:val="0"/>
                  <w:divBdr>
                    <w:top w:val="none" w:sz="0" w:space="0" w:color="auto"/>
                    <w:left w:val="none" w:sz="0" w:space="0" w:color="auto"/>
                    <w:bottom w:val="none" w:sz="0" w:space="0" w:color="auto"/>
                    <w:right w:val="none" w:sz="0" w:space="0" w:color="auto"/>
                  </w:divBdr>
                </w:div>
                <w:div w:id="1709916985">
                  <w:marLeft w:val="0"/>
                  <w:marRight w:val="0"/>
                  <w:marTop w:val="0"/>
                  <w:marBottom w:val="0"/>
                  <w:divBdr>
                    <w:top w:val="none" w:sz="0" w:space="0" w:color="auto"/>
                    <w:left w:val="none" w:sz="0" w:space="0" w:color="auto"/>
                    <w:bottom w:val="none" w:sz="0" w:space="0" w:color="auto"/>
                    <w:right w:val="none" w:sz="0" w:space="0" w:color="auto"/>
                  </w:divBdr>
                </w:div>
                <w:div w:id="1909027876">
                  <w:marLeft w:val="0"/>
                  <w:marRight w:val="0"/>
                  <w:marTop w:val="0"/>
                  <w:marBottom w:val="0"/>
                  <w:divBdr>
                    <w:top w:val="none" w:sz="0" w:space="0" w:color="auto"/>
                    <w:left w:val="none" w:sz="0" w:space="0" w:color="auto"/>
                    <w:bottom w:val="none" w:sz="0" w:space="0" w:color="auto"/>
                    <w:right w:val="none" w:sz="0" w:space="0" w:color="auto"/>
                  </w:divBdr>
                </w:div>
                <w:div w:id="786897140">
                  <w:marLeft w:val="0"/>
                  <w:marRight w:val="0"/>
                  <w:marTop w:val="0"/>
                  <w:marBottom w:val="0"/>
                  <w:divBdr>
                    <w:top w:val="none" w:sz="0" w:space="0" w:color="auto"/>
                    <w:left w:val="none" w:sz="0" w:space="0" w:color="auto"/>
                    <w:bottom w:val="none" w:sz="0" w:space="0" w:color="auto"/>
                    <w:right w:val="none" w:sz="0" w:space="0" w:color="auto"/>
                  </w:divBdr>
                </w:div>
                <w:div w:id="1305160194">
                  <w:marLeft w:val="0"/>
                  <w:marRight w:val="0"/>
                  <w:marTop w:val="0"/>
                  <w:marBottom w:val="0"/>
                  <w:divBdr>
                    <w:top w:val="none" w:sz="0" w:space="0" w:color="auto"/>
                    <w:left w:val="none" w:sz="0" w:space="0" w:color="auto"/>
                    <w:bottom w:val="none" w:sz="0" w:space="0" w:color="auto"/>
                    <w:right w:val="none" w:sz="0" w:space="0" w:color="auto"/>
                  </w:divBdr>
                </w:div>
                <w:div w:id="551893152">
                  <w:marLeft w:val="0"/>
                  <w:marRight w:val="0"/>
                  <w:marTop w:val="0"/>
                  <w:marBottom w:val="0"/>
                  <w:divBdr>
                    <w:top w:val="none" w:sz="0" w:space="0" w:color="auto"/>
                    <w:left w:val="none" w:sz="0" w:space="0" w:color="auto"/>
                    <w:bottom w:val="none" w:sz="0" w:space="0" w:color="auto"/>
                    <w:right w:val="none" w:sz="0" w:space="0" w:color="auto"/>
                  </w:divBdr>
                </w:div>
                <w:div w:id="2091846907">
                  <w:marLeft w:val="0"/>
                  <w:marRight w:val="0"/>
                  <w:marTop w:val="0"/>
                  <w:marBottom w:val="0"/>
                  <w:divBdr>
                    <w:top w:val="none" w:sz="0" w:space="0" w:color="auto"/>
                    <w:left w:val="none" w:sz="0" w:space="0" w:color="auto"/>
                    <w:bottom w:val="none" w:sz="0" w:space="0" w:color="auto"/>
                    <w:right w:val="none" w:sz="0" w:space="0" w:color="auto"/>
                  </w:divBdr>
                </w:div>
                <w:div w:id="365759526">
                  <w:marLeft w:val="0"/>
                  <w:marRight w:val="0"/>
                  <w:marTop w:val="0"/>
                  <w:marBottom w:val="0"/>
                  <w:divBdr>
                    <w:top w:val="none" w:sz="0" w:space="0" w:color="auto"/>
                    <w:left w:val="none" w:sz="0" w:space="0" w:color="auto"/>
                    <w:bottom w:val="none" w:sz="0" w:space="0" w:color="auto"/>
                    <w:right w:val="none" w:sz="0" w:space="0" w:color="auto"/>
                  </w:divBdr>
                </w:div>
                <w:div w:id="476872452">
                  <w:marLeft w:val="0"/>
                  <w:marRight w:val="0"/>
                  <w:marTop w:val="0"/>
                  <w:marBottom w:val="0"/>
                  <w:divBdr>
                    <w:top w:val="none" w:sz="0" w:space="0" w:color="auto"/>
                    <w:left w:val="none" w:sz="0" w:space="0" w:color="auto"/>
                    <w:bottom w:val="none" w:sz="0" w:space="0" w:color="auto"/>
                    <w:right w:val="none" w:sz="0" w:space="0" w:color="auto"/>
                  </w:divBdr>
                </w:div>
                <w:div w:id="1508640885">
                  <w:marLeft w:val="0"/>
                  <w:marRight w:val="0"/>
                  <w:marTop w:val="0"/>
                  <w:marBottom w:val="0"/>
                  <w:divBdr>
                    <w:top w:val="none" w:sz="0" w:space="0" w:color="auto"/>
                    <w:left w:val="none" w:sz="0" w:space="0" w:color="auto"/>
                    <w:bottom w:val="none" w:sz="0" w:space="0" w:color="auto"/>
                    <w:right w:val="none" w:sz="0" w:space="0" w:color="auto"/>
                  </w:divBdr>
                </w:div>
                <w:div w:id="1911620008">
                  <w:marLeft w:val="0"/>
                  <w:marRight w:val="0"/>
                  <w:marTop w:val="0"/>
                  <w:marBottom w:val="0"/>
                  <w:divBdr>
                    <w:top w:val="none" w:sz="0" w:space="0" w:color="auto"/>
                    <w:left w:val="none" w:sz="0" w:space="0" w:color="auto"/>
                    <w:bottom w:val="none" w:sz="0" w:space="0" w:color="auto"/>
                    <w:right w:val="none" w:sz="0" w:space="0" w:color="auto"/>
                  </w:divBdr>
                </w:div>
                <w:div w:id="66925798">
                  <w:marLeft w:val="0"/>
                  <w:marRight w:val="0"/>
                  <w:marTop w:val="0"/>
                  <w:marBottom w:val="0"/>
                  <w:divBdr>
                    <w:top w:val="none" w:sz="0" w:space="0" w:color="auto"/>
                    <w:left w:val="none" w:sz="0" w:space="0" w:color="auto"/>
                    <w:bottom w:val="none" w:sz="0" w:space="0" w:color="auto"/>
                    <w:right w:val="none" w:sz="0" w:space="0" w:color="auto"/>
                  </w:divBdr>
                </w:div>
                <w:div w:id="1747342659">
                  <w:marLeft w:val="0"/>
                  <w:marRight w:val="0"/>
                  <w:marTop w:val="0"/>
                  <w:marBottom w:val="0"/>
                  <w:divBdr>
                    <w:top w:val="none" w:sz="0" w:space="0" w:color="auto"/>
                    <w:left w:val="none" w:sz="0" w:space="0" w:color="auto"/>
                    <w:bottom w:val="none" w:sz="0" w:space="0" w:color="auto"/>
                    <w:right w:val="none" w:sz="0" w:space="0" w:color="auto"/>
                  </w:divBdr>
                </w:div>
                <w:div w:id="111478269">
                  <w:marLeft w:val="0"/>
                  <w:marRight w:val="0"/>
                  <w:marTop w:val="0"/>
                  <w:marBottom w:val="0"/>
                  <w:divBdr>
                    <w:top w:val="none" w:sz="0" w:space="0" w:color="auto"/>
                    <w:left w:val="none" w:sz="0" w:space="0" w:color="auto"/>
                    <w:bottom w:val="none" w:sz="0" w:space="0" w:color="auto"/>
                    <w:right w:val="none" w:sz="0" w:space="0" w:color="auto"/>
                  </w:divBdr>
                </w:div>
                <w:div w:id="1064644180">
                  <w:marLeft w:val="0"/>
                  <w:marRight w:val="0"/>
                  <w:marTop w:val="0"/>
                  <w:marBottom w:val="0"/>
                  <w:divBdr>
                    <w:top w:val="none" w:sz="0" w:space="0" w:color="auto"/>
                    <w:left w:val="none" w:sz="0" w:space="0" w:color="auto"/>
                    <w:bottom w:val="none" w:sz="0" w:space="0" w:color="auto"/>
                    <w:right w:val="none" w:sz="0" w:space="0" w:color="auto"/>
                  </w:divBdr>
                </w:div>
                <w:div w:id="1838839862">
                  <w:marLeft w:val="0"/>
                  <w:marRight w:val="0"/>
                  <w:marTop w:val="0"/>
                  <w:marBottom w:val="0"/>
                  <w:divBdr>
                    <w:top w:val="none" w:sz="0" w:space="0" w:color="auto"/>
                    <w:left w:val="none" w:sz="0" w:space="0" w:color="auto"/>
                    <w:bottom w:val="none" w:sz="0" w:space="0" w:color="auto"/>
                    <w:right w:val="none" w:sz="0" w:space="0" w:color="auto"/>
                  </w:divBdr>
                </w:div>
                <w:div w:id="1513842124">
                  <w:marLeft w:val="0"/>
                  <w:marRight w:val="0"/>
                  <w:marTop w:val="0"/>
                  <w:marBottom w:val="0"/>
                  <w:divBdr>
                    <w:top w:val="none" w:sz="0" w:space="0" w:color="auto"/>
                    <w:left w:val="none" w:sz="0" w:space="0" w:color="auto"/>
                    <w:bottom w:val="none" w:sz="0" w:space="0" w:color="auto"/>
                    <w:right w:val="none" w:sz="0" w:space="0" w:color="auto"/>
                  </w:divBdr>
                </w:div>
                <w:div w:id="1939605014">
                  <w:marLeft w:val="0"/>
                  <w:marRight w:val="0"/>
                  <w:marTop w:val="0"/>
                  <w:marBottom w:val="0"/>
                  <w:divBdr>
                    <w:top w:val="none" w:sz="0" w:space="0" w:color="auto"/>
                    <w:left w:val="none" w:sz="0" w:space="0" w:color="auto"/>
                    <w:bottom w:val="none" w:sz="0" w:space="0" w:color="auto"/>
                    <w:right w:val="none" w:sz="0" w:space="0" w:color="auto"/>
                  </w:divBdr>
                </w:div>
                <w:div w:id="42171568">
                  <w:marLeft w:val="0"/>
                  <w:marRight w:val="0"/>
                  <w:marTop w:val="0"/>
                  <w:marBottom w:val="0"/>
                  <w:divBdr>
                    <w:top w:val="none" w:sz="0" w:space="0" w:color="auto"/>
                    <w:left w:val="none" w:sz="0" w:space="0" w:color="auto"/>
                    <w:bottom w:val="none" w:sz="0" w:space="0" w:color="auto"/>
                    <w:right w:val="none" w:sz="0" w:space="0" w:color="auto"/>
                  </w:divBdr>
                </w:div>
                <w:div w:id="414937077">
                  <w:marLeft w:val="0"/>
                  <w:marRight w:val="0"/>
                  <w:marTop w:val="0"/>
                  <w:marBottom w:val="0"/>
                  <w:divBdr>
                    <w:top w:val="none" w:sz="0" w:space="0" w:color="auto"/>
                    <w:left w:val="none" w:sz="0" w:space="0" w:color="auto"/>
                    <w:bottom w:val="none" w:sz="0" w:space="0" w:color="auto"/>
                    <w:right w:val="none" w:sz="0" w:space="0" w:color="auto"/>
                  </w:divBdr>
                </w:div>
                <w:div w:id="588469772">
                  <w:marLeft w:val="0"/>
                  <w:marRight w:val="0"/>
                  <w:marTop w:val="0"/>
                  <w:marBottom w:val="0"/>
                  <w:divBdr>
                    <w:top w:val="none" w:sz="0" w:space="0" w:color="auto"/>
                    <w:left w:val="none" w:sz="0" w:space="0" w:color="auto"/>
                    <w:bottom w:val="none" w:sz="0" w:space="0" w:color="auto"/>
                    <w:right w:val="none" w:sz="0" w:space="0" w:color="auto"/>
                  </w:divBdr>
                </w:div>
                <w:div w:id="871654328">
                  <w:marLeft w:val="0"/>
                  <w:marRight w:val="0"/>
                  <w:marTop w:val="0"/>
                  <w:marBottom w:val="0"/>
                  <w:divBdr>
                    <w:top w:val="none" w:sz="0" w:space="0" w:color="auto"/>
                    <w:left w:val="none" w:sz="0" w:space="0" w:color="auto"/>
                    <w:bottom w:val="none" w:sz="0" w:space="0" w:color="auto"/>
                    <w:right w:val="none" w:sz="0" w:space="0" w:color="auto"/>
                  </w:divBdr>
                </w:div>
                <w:div w:id="1038237630">
                  <w:marLeft w:val="0"/>
                  <w:marRight w:val="0"/>
                  <w:marTop w:val="0"/>
                  <w:marBottom w:val="0"/>
                  <w:divBdr>
                    <w:top w:val="none" w:sz="0" w:space="0" w:color="auto"/>
                    <w:left w:val="none" w:sz="0" w:space="0" w:color="auto"/>
                    <w:bottom w:val="none" w:sz="0" w:space="0" w:color="auto"/>
                    <w:right w:val="none" w:sz="0" w:space="0" w:color="auto"/>
                  </w:divBdr>
                </w:div>
                <w:div w:id="1974866557">
                  <w:marLeft w:val="0"/>
                  <w:marRight w:val="0"/>
                  <w:marTop w:val="0"/>
                  <w:marBottom w:val="0"/>
                  <w:divBdr>
                    <w:top w:val="none" w:sz="0" w:space="0" w:color="auto"/>
                    <w:left w:val="none" w:sz="0" w:space="0" w:color="auto"/>
                    <w:bottom w:val="none" w:sz="0" w:space="0" w:color="auto"/>
                    <w:right w:val="none" w:sz="0" w:space="0" w:color="auto"/>
                  </w:divBdr>
                </w:div>
                <w:div w:id="1255550076">
                  <w:marLeft w:val="0"/>
                  <w:marRight w:val="0"/>
                  <w:marTop w:val="0"/>
                  <w:marBottom w:val="0"/>
                  <w:divBdr>
                    <w:top w:val="none" w:sz="0" w:space="0" w:color="auto"/>
                    <w:left w:val="none" w:sz="0" w:space="0" w:color="auto"/>
                    <w:bottom w:val="none" w:sz="0" w:space="0" w:color="auto"/>
                    <w:right w:val="none" w:sz="0" w:space="0" w:color="auto"/>
                  </w:divBdr>
                </w:div>
                <w:div w:id="506289919">
                  <w:marLeft w:val="0"/>
                  <w:marRight w:val="0"/>
                  <w:marTop w:val="0"/>
                  <w:marBottom w:val="0"/>
                  <w:divBdr>
                    <w:top w:val="none" w:sz="0" w:space="0" w:color="auto"/>
                    <w:left w:val="none" w:sz="0" w:space="0" w:color="auto"/>
                    <w:bottom w:val="none" w:sz="0" w:space="0" w:color="auto"/>
                    <w:right w:val="none" w:sz="0" w:space="0" w:color="auto"/>
                  </w:divBdr>
                </w:div>
                <w:div w:id="271476028">
                  <w:marLeft w:val="0"/>
                  <w:marRight w:val="0"/>
                  <w:marTop w:val="0"/>
                  <w:marBottom w:val="0"/>
                  <w:divBdr>
                    <w:top w:val="none" w:sz="0" w:space="0" w:color="auto"/>
                    <w:left w:val="none" w:sz="0" w:space="0" w:color="auto"/>
                    <w:bottom w:val="none" w:sz="0" w:space="0" w:color="auto"/>
                    <w:right w:val="none" w:sz="0" w:space="0" w:color="auto"/>
                  </w:divBdr>
                </w:div>
                <w:div w:id="1500272761">
                  <w:marLeft w:val="0"/>
                  <w:marRight w:val="0"/>
                  <w:marTop w:val="0"/>
                  <w:marBottom w:val="0"/>
                  <w:divBdr>
                    <w:top w:val="none" w:sz="0" w:space="0" w:color="auto"/>
                    <w:left w:val="none" w:sz="0" w:space="0" w:color="auto"/>
                    <w:bottom w:val="none" w:sz="0" w:space="0" w:color="auto"/>
                    <w:right w:val="none" w:sz="0" w:space="0" w:color="auto"/>
                  </w:divBdr>
                </w:div>
                <w:div w:id="887111014">
                  <w:marLeft w:val="0"/>
                  <w:marRight w:val="0"/>
                  <w:marTop w:val="0"/>
                  <w:marBottom w:val="0"/>
                  <w:divBdr>
                    <w:top w:val="none" w:sz="0" w:space="0" w:color="auto"/>
                    <w:left w:val="none" w:sz="0" w:space="0" w:color="auto"/>
                    <w:bottom w:val="none" w:sz="0" w:space="0" w:color="auto"/>
                    <w:right w:val="none" w:sz="0" w:space="0" w:color="auto"/>
                  </w:divBdr>
                </w:div>
                <w:div w:id="2060519649">
                  <w:marLeft w:val="0"/>
                  <w:marRight w:val="0"/>
                  <w:marTop w:val="0"/>
                  <w:marBottom w:val="0"/>
                  <w:divBdr>
                    <w:top w:val="none" w:sz="0" w:space="0" w:color="auto"/>
                    <w:left w:val="none" w:sz="0" w:space="0" w:color="auto"/>
                    <w:bottom w:val="none" w:sz="0" w:space="0" w:color="auto"/>
                    <w:right w:val="none" w:sz="0" w:space="0" w:color="auto"/>
                  </w:divBdr>
                </w:div>
                <w:div w:id="598879148">
                  <w:marLeft w:val="0"/>
                  <w:marRight w:val="0"/>
                  <w:marTop w:val="0"/>
                  <w:marBottom w:val="0"/>
                  <w:divBdr>
                    <w:top w:val="none" w:sz="0" w:space="0" w:color="auto"/>
                    <w:left w:val="none" w:sz="0" w:space="0" w:color="auto"/>
                    <w:bottom w:val="none" w:sz="0" w:space="0" w:color="auto"/>
                    <w:right w:val="none" w:sz="0" w:space="0" w:color="auto"/>
                  </w:divBdr>
                </w:div>
                <w:div w:id="121273297">
                  <w:marLeft w:val="0"/>
                  <w:marRight w:val="0"/>
                  <w:marTop w:val="0"/>
                  <w:marBottom w:val="0"/>
                  <w:divBdr>
                    <w:top w:val="none" w:sz="0" w:space="0" w:color="auto"/>
                    <w:left w:val="none" w:sz="0" w:space="0" w:color="auto"/>
                    <w:bottom w:val="none" w:sz="0" w:space="0" w:color="auto"/>
                    <w:right w:val="none" w:sz="0" w:space="0" w:color="auto"/>
                  </w:divBdr>
                </w:div>
                <w:div w:id="843856694">
                  <w:marLeft w:val="0"/>
                  <w:marRight w:val="0"/>
                  <w:marTop w:val="0"/>
                  <w:marBottom w:val="0"/>
                  <w:divBdr>
                    <w:top w:val="none" w:sz="0" w:space="0" w:color="auto"/>
                    <w:left w:val="none" w:sz="0" w:space="0" w:color="auto"/>
                    <w:bottom w:val="none" w:sz="0" w:space="0" w:color="auto"/>
                    <w:right w:val="none" w:sz="0" w:space="0" w:color="auto"/>
                  </w:divBdr>
                </w:div>
                <w:div w:id="848831301">
                  <w:marLeft w:val="0"/>
                  <w:marRight w:val="0"/>
                  <w:marTop w:val="0"/>
                  <w:marBottom w:val="0"/>
                  <w:divBdr>
                    <w:top w:val="none" w:sz="0" w:space="0" w:color="auto"/>
                    <w:left w:val="none" w:sz="0" w:space="0" w:color="auto"/>
                    <w:bottom w:val="none" w:sz="0" w:space="0" w:color="auto"/>
                    <w:right w:val="none" w:sz="0" w:space="0" w:color="auto"/>
                  </w:divBdr>
                </w:div>
                <w:div w:id="667489662">
                  <w:marLeft w:val="0"/>
                  <w:marRight w:val="0"/>
                  <w:marTop w:val="0"/>
                  <w:marBottom w:val="0"/>
                  <w:divBdr>
                    <w:top w:val="none" w:sz="0" w:space="0" w:color="auto"/>
                    <w:left w:val="none" w:sz="0" w:space="0" w:color="auto"/>
                    <w:bottom w:val="none" w:sz="0" w:space="0" w:color="auto"/>
                    <w:right w:val="none" w:sz="0" w:space="0" w:color="auto"/>
                  </w:divBdr>
                </w:div>
                <w:div w:id="419135309">
                  <w:marLeft w:val="0"/>
                  <w:marRight w:val="0"/>
                  <w:marTop w:val="0"/>
                  <w:marBottom w:val="0"/>
                  <w:divBdr>
                    <w:top w:val="none" w:sz="0" w:space="0" w:color="auto"/>
                    <w:left w:val="none" w:sz="0" w:space="0" w:color="auto"/>
                    <w:bottom w:val="none" w:sz="0" w:space="0" w:color="auto"/>
                    <w:right w:val="none" w:sz="0" w:space="0" w:color="auto"/>
                  </w:divBdr>
                </w:div>
                <w:div w:id="1719426528">
                  <w:marLeft w:val="0"/>
                  <w:marRight w:val="0"/>
                  <w:marTop w:val="0"/>
                  <w:marBottom w:val="0"/>
                  <w:divBdr>
                    <w:top w:val="none" w:sz="0" w:space="0" w:color="auto"/>
                    <w:left w:val="none" w:sz="0" w:space="0" w:color="auto"/>
                    <w:bottom w:val="none" w:sz="0" w:space="0" w:color="auto"/>
                    <w:right w:val="none" w:sz="0" w:space="0" w:color="auto"/>
                  </w:divBdr>
                </w:div>
                <w:div w:id="2128740597">
                  <w:marLeft w:val="0"/>
                  <w:marRight w:val="0"/>
                  <w:marTop w:val="0"/>
                  <w:marBottom w:val="0"/>
                  <w:divBdr>
                    <w:top w:val="none" w:sz="0" w:space="0" w:color="auto"/>
                    <w:left w:val="none" w:sz="0" w:space="0" w:color="auto"/>
                    <w:bottom w:val="none" w:sz="0" w:space="0" w:color="auto"/>
                    <w:right w:val="none" w:sz="0" w:space="0" w:color="auto"/>
                  </w:divBdr>
                </w:div>
                <w:div w:id="824861268">
                  <w:marLeft w:val="0"/>
                  <w:marRight w:val="0"/>
                  <w:marTop w:val="0"/>
                  <w:marBottom w:val="0"/>
                  <w:divBdr>
                    <w:top w:val="none" w:sz="0" w:space="0" w:color="auto"/>
                    <w:left w:val="none" w:sz="0" w:space="0" w:color="auto"/>
                    <w:bottom w:val="none" w:sz="0" w:space="0" w:color="auto"/>
                    <w:right w:val="none" w:sz="0" w:space="0" w:color="auto"/>
                  </w:divBdr>
                </w:div>
                <w:div w:id="1350136732">
                  <w:marLeft w:val="0"/>
                  <w:marRight w:val="0"/>
                  <w:marTop w:val="0"/>
                  <w:marBottom w:val="0"/>
                  <w:divBdr>
                    <w:top w:val="none" w:sz="0" w:space="0" w:color="auto"/>
                    <w:left w:val="none" w:sz="0" w:space="0" w:color="auto"/>
                    <w:bottom w:val="none" w:sz="0" w:space="0" w:color="auto"/>
                    <w:right w:val="none" w:sz="0" w:space="0" w:color="auto"/>
                  </w:divBdr>
                </w:div>
                <w:div w:id="1659073343">
                  <w:marLeft w:val="0"/>
                  <w:marRight w:val="0"/>
                  <w:marTop w:val="0"/>
                  <w:marBottom w:val="0"/>
                  <w:divBdr>
                    <w:top w:val="none" w:sz="0" w:space="0" w:color="auto"/>
                    <w:left w:val="none" w:sz="0" w:space="0" w:color="auto"/>
                    <w:bottom w:val="none" w:sz="0" w:space="0" w:color="auto"/>
                    <w:right w:val="none" w:sz="0" w:space="0" w:color="auto"/>
                  </w:divBdr>
                </w:div>
                <w:div w:id="1340162029">
                  <w:marLeft w:val="0"/>
                  <w:marRight w:val="0"/>
                  <w:marTop w:val="0"/>
                  <w:marBottom w:val="0"/>
                  <w:divBdr>
                    <w:top w:val="none" w:sz="0" w:space="0" w:color="auto"/>
                    <w:left w:val="none" w:sz="0" w:space="0" w:color="auto"/>
                    <w:bottom w:val="none" w:sz="0" w:space="0" w:color="auto"/>
                    <w:right w:val="none" w:sz="0" w:space="0" w:color="auto"/>
                  </w:divBdr>
                </w:div>
                <w:div w:id="246161469">
                  <w:marLeft w:val="0"/>
                  <w:marRight w:val="0"/>
                  <w:marTop w:val="0"/>
                  <w:marBottom w:val="0"/>
                  <w:divBdr>
                    <w:top w:val="none" w:sz="0" w:space="0" w:color="auto"/>
                    <w:left w:val="none" w:sz="0" w:space="0" w:color="auto"/>
                    <w:bottom w:val="none" w:sz="0" w:space="0" w:color="auto"/>
                    <w:right w:val="none" w:sz="0" w:space="0" w:color="auto"/>
                  </w:divBdr>
                </w:div>
                <w:div w:id="1510867430">
                  <w:marLeft w:val="0"/>
                  <w:marRight w:val="0"/>
                  <w:marTop w:val="0"/>
                  <w:marBottom w:val="0"/>
                  <w:divBdr>
                    <w:top w:val="none" w:sz="0" w:space="0" w:color="auto"/>
                    <w:left w:val="none" w:sz="0" w:space="0" w:color="auto"/>
                    <w:bottom w:val="none" w:sz="0" w:space="0" w:color="auto"/>
                    <w:right w:val="none" w:sz="0" w:space="0" w:color="auto"/>
                  </w:divBdr>
                </w:div>
                <w:div w:id="1262761194">
                  <w:marLeft w:val="0"/>
                  <w:marRight w:val="0"/>
                  <w:marTop w:val="0"/>
                  <w:marBottom w:val="0"/>
                  <w:divBdr>
                    <w:top w:val="none" w:sz="0" w:space="0" w:color="auto"/>
                    <w:left w:val="none" w:sz="0" w:space="0" w:color="auto"/>
                    <w:bottom w:val="none" w:sz="0" w:space="0" w:color="auto"/>
                    <w:right w:val="none" w:sz="0" w:space="0" w:color="auto"/>
                  </w:divBdr>
                </w:div>
                <w:div w:id="124933446">
                  <w:marLeft w:val="0"/>
                  <w:marRight w:val="0"/>
                  <w:marTop w:val="0"/>
                  <w:marBottom w:val="0"/>
                  <w:divBdr>
                    <w:top w:val="none" w:sz="0" w:space="0" w:color="auto"/>
                    <w:left w:val="none" w:sz="0" w:space="0" w:color="auto"/>
                    <w:bottom w:val="none" w:sz="0" w:space="0" w:color="auto"/>
                    <w:right w:val="none" w:sz="0" w:space="0" w:color="auto"/>
                  </w:divBdr>
                </w:div>
                <w:div w:id="1890919330">
                  <w:marLeft w:val="0"/>
                  <w:marRight w:val="0"/>
                  <w:marTop w:val="0"/>
                  <w:marBottom w:val="0"/>
                  <w:divBdr>
                    <w:top w:val="none" w:sz="0" w:space="0" w:color="auto"/>
                    <w:left w:val="none" w:sz="0" w:space="0" w:color="auto"/>
                    <w:bottom w:val="none" w:sz="0" w:space="0" w:color="auto"/>
                    <w:right w:val="none" w:sz="0" w:space="0" w:color="auto"/>
                  </w:divBdr>
                </w:div>
                <w:div w:id="348027497">
                  <w:marLeft w:val="0"/>
                  <w:marRight w:val="0"/>
                  <w:marTop w:val="0"/>
                  <w:marBottom w:val="0"/>
                  <w:divBdr>
                    <w:top w:val="none" w:sz="0" w:space="0" w:color="auto"/>
                    <w:left w:val="none" w:sz="0" w:space="0" w:color="auto"/>
                    <w:bottom w:val="none" w:sz="0" w:space="0" w:color="auto"/>
                    <w:right w:val="none" w:sz="0" w:space="0" w:color="auto"/>
                  </w:divBdr>
                </w:div>
                <w:div w:id="853962384">
                  <w:marLeft w:val="0"/>
                  <w:marRight w:val="0"/>
                  <w:marTop w:val="0"/>
                  <w:marBottom w:val="0"/>
                  <w:divBdr>
                    <w:top w:val="none" w:sz="0" w:space="0" w:color="auto"/>
                    <w:left w:val="none" w:sz="0" w:space="0" w:color="auto"/>
                    <w:bottom w:val="none" w:sz="0" w:space="0" w:color="auto"/>
                    <w:right w:val="none" w:sz="0" w:space="0" w:color="auto"/>
                  </w:divBdr>
                </w:div>
                <w:div w:id="1105075302">
                  <w:marLeft w:val="0"/>
                  <w:marRight w:val="0"/>
                  <w:marTop w:val="0"/>
                  <w:marBottom w:val="0"/>
                  <w:divBdr>
                    <w:top w:val="none" w:sz="0" w:space="0" w:color="auto"/>
                    <w:left w:val="none" w:sz="0" w:space="0" w:color="auto"/>
                    <w:bottom w:val="none" w:sz="0" w:space="0" w:color="auto"/>
                    <w:right w:val="none" w:sz="0" w:space="0" w:color="auto"/>
                  </w:divBdr>
                </w:div>
                <w:div w:id="2079084745">
                  <w:marLeft w:val="0"/>
                  <w:marRight w:val="0"/>
                  <w:marTop w:val="0"/>
                  <w:marBottom w:val="0"/>
                  <w:divBdr>
                    <w:top w:val="none" w:sz="0" w:space="0" w:color="auto"/>
                    <w:left w:val="none" w:sz="0" w:space="0" w:color="auto"/>
                    <w:bottom w:val="none" w:sz="0" w:space="0" w:color="auto"/>
                    <w:right w:val="none" w:sz="0" w:space="0" w:color="auto"/>
                  </w:divBdr>
                </w:div>
                <w:div w:id="1635867986">
                  <w:marLeft w:val="0"/>
                  <w:marRight w:val="0"/>
                  <w:marTop w:val="0"/>
                  <w:marBottom w:val="0"/>
                  <w:divBdr>
                    <w:top w:val="none" w:sz="0" w:space="0" w:color="auto"/>
                    <w:left w:val="none" w:sz="0" w:space="0" w:color="auto"/>
                    <w:bottom w:val="none" w:sz="0" w:space="0" w:color="auto"/>
                    <w:right w:val="none" w:sz="0" w:space="0" w:color="auto"/>
                  </w:divBdr>
                </w:div>
                <w:div w:id="1051615782">
                  <w:marLeft w:val="0"/>
                  <w:marRight w:val="0"/>
                  <w:marTop w:val="0"/>
                  <w:marBottom w:val="0"/>
                  <w:divBdr>
                    <w:top w:val="none" w:sz="0" w:space="0" w:color="auto"/>
                    <w:left w:val="none" w:sz="0" w:space="0" w:color="auto"/>
                    <w:bottom w:val="none" w:sz="0" w:space="0" w:color="auto"/>
                    <w:right w:val="none" w:sz="0" w:space="0" w:color="auto"/>
                  </w:divBdr>
                </w:div>
                <w:div w:id="1585649224">
                  <w:marLeft w:val="0"/>
                  <w:marRight w:val="0"/>
                  <w:marTop w:val="0"/>
                  <w:marBottom w:val="0"/>
                  <w:divBdr>
                    <w:top w:val="none" w:sz="0" w:space="0" w:color="auto"/>
                    <w:left w:val="none" w:sz="0" w:space="0" w:color="auto"/>
                    <w:bottom w:val="none" w:sz="0" w:space="0" w:color="auto"/>
                    <w:right w:val="none" w:sz="0" w:space="0" w:color="auto"/>
                  </w:divBdr>
                </w:div>
                <w:div w:id="1513488600">
                  <w:marLeft w:val="0"/>
                  <w:marRight w:val="0"/>
                  <w:marTop w:val="0"/>
                  <w:marBottom w:val="0"/>
                  <w:divBdr>
                    <w:top w:val="none" w:sz="0" w:space="0" w:color="auto"/>
                    <w:left w:val="none" w:sz="0" w:space="0" w:color="auto"/>
                    <w:bottom w:val="none" w:sz="0" w:space="0" w:color="auto"/>
                    <w:right w:val="none" w:sz="0" w:space="0" w:color="auto"/>
                  </w:divBdr>
                </w:div>
                <w:div w:id="1917978304">
                  <w:marLeft w:val="0"/>
                  <w:marRight w:val="0"/>
                  <w:marTop w:val="0"/>
                  <w:marBottom w:val="0"/>
                  <w:divBdr>
                    <w:top w:val="none" w:sz="0" w:space="0" w:color="auto"/>
                    <w:left w:val="none" w:sz="0" w:space="0" w:color="auto"/>
                    <w:bottom w:val="none" w:sz="0" w:space="0" w:color="auto"/>
                    <w:right w:val="none" w:sz="0" w:space="0" w:color="auto"/>
                  </w:divBdr>
                </w:div>
                <w:div w:id="1981840676">
                  <w:marLeft w:val="0"/>
                  <w:marRight w:val="0"/>
                  <w:marTop w:val="0"/>
                  <w:marBottom w:val="0"/>
                  <w:divBdr>
                    <w:top w:val="none" w:sz="0" w:space="0" w:color="auto"/>
                    <w:left w:val="none" w:sz="0" w:space="0" w:color="auto"/>
                    <w:bottom w:val="none" w:sz="0" w:space="0" w:color="auto"/>
                    <w:right w:val="none" w:sz="0" w:space="0" w:color="auto"/>
                  </w:divBdr>
                </w:div>
                <w:div w:id="217933124">
                  <w:marLeft w:val="0"/>
                  <w:marRight w:val="0"/>
                  <w:marTop w:val="0"/>
                  <w:marBottom w:val="0"/>
                  <w:divBdr>
                    <w:top w:val="none" w:sz="0" w:space="0" w:color="auto"/>
                    <w:left w:val="none" w:sz="0" w:space="0" w:color="auto"/>
                    <w:bottom w:val="none" w:sz="0" w:space="0" w:color="auto"/>
                    <w:right w:val="none" w:sz="0" w:space="0" w:color="auto"/>
                  </w:divBdr>
                </w:div>
                <w:div w:id="127355371">
                  <w:marLeft w:val="0"/>
                  <w:marRight w:val="0"/>
                  <w:marTop w:val="0"/>
                  <w:marBottom w:val="0"/>
                  <w:divBdr>
                    <w:top w:val="none" w:sz="0" w:space="0" w:color="auto"/>
                    <w:left w:val="none" w:sz="0" w:space="0" w:color="auto"/>
                    <w:bottom w:val="none" w:sz="0" w:space="0" w:color="auto"/>
                    <w:right w:val="none" w:sz="0" w:space="0" w:color="auto"/>
                  </w:divBdr>
                </w:div>
                <w:div w:id="1589773575">
                  <w:marLeft w:val="0"/>
                  <w:marRight w:val="0"/>
                  <w:marTop w:val="0"/>
                  <w:marBottom w:val="0"/>
                  <w:divBdr>
                    <w:top w:val="none" w:sz="0" w:space="0" w:color="auto"/>
                    <w:left w:val="none" w:sz="0" w:space="0" w:color="auto"/>
                    <w:bottom w:val="none" w:sz="0" w:space="0" w:color="auto"/>
                    <w:right w:val="none" w:sz="0" w:space="0" w:color="auto"/>
                  </w:divBdr>
                </w:div>
                <w:div w:id="1599486054">
                  <w:marLeft w:val="0"/>
                  <w:marRight w:val="0"/>
                  <w:marTop w:val="0"/>
                  <w:marBottom w:val="0"/>
                  <w:divBdr>
                    <w:top w:val="none" w:sz="0" w:space="0" w:color="auto"/>
                    <w:left w:val="none" w:sz="0" w:space="0" w:color="auto"/>
                    <w:bottom w:val="none" w:sz="0" w:space="0" w:color="auto"/>
                    <w:right w:val="none" w:sz="0" w:space="0" w:color="auto"/>
                  </w:divBdr>
                </w:div>
                <w:div w:id="715161296">
                  <w:marLeft w:val="0"/>
                  <w:marRight w:val="0"/>
                  <w:marTop w:val="0"/>
                  <w:marBottom w:val="0"/>
                  <w:divBdr>
                    <w:top w:val="none" w:sz="0" w:space="0" w:color="auto"/>
                    <w:left w:val="none" w:sz="0" w:space="0" w:color="auto"/>
                    <w:bottom w:val="none" w:sz="0" w:space="0" w:color="auto"/>
                    <w:right w:val="none" w:sz="0" w:space="0" w:color="auto"/>
                  </w:divBdr>
                </w:div>
                <w:div w:id="554974810">
                  <w:marLeft w:val="0"/>
                  <w:marRight w:val="0"/>
                  <w:marTop w:val="0"/>
                  <w:marBottom w:val="0"/>
                  <w:divBdr>
                    <w:top w:val="none" w:sz="0" w:space="0" w:color="auto"/>
                    <w:left w:val="none" w:sz="0" w:space="0" w:color="auto"/>
                    <w:bottom w:val="none" w:sz="0" w:space="0" w:color="auto"/>
                    <w:right w:val="none" w:sz="0" w:space="0" w:color="auto"/>
                  </w:divBdr>
                </w:div>
                <w:div w:id="494414181">
                  <w:marLeft w:val="0"/>
                  <w:marRight w:val="0"/>
                  <w:marTop w:val="0"/>
                  <w:marBottom w:val="0"/>
                  <w:divBdr>
                    <w:top w:val="none" w:sz="0" w:space="0" w:color="auto"/>
                    <w:left w:val="none" w:sz="0" w:space="0" w:color="auto"/>
                    <w:bottom w:val="none" w:sz="0" w:space="0" w:color="auto"/>
                    <w:right w:val="none" w:sz="0" w:space="0" w:color="auto"/>
                  </w:divBdr>
                </w:div>
                <w:div w:id="483013778">
                  <w:marLeft w:val="0"/>
                  <w:marRight w:val="0"/>
                  <w:marTop w:val="0"/>
                  <w:marBottom w:val="0"/>
                  <w:divBdr>
                    <w:top w:val="none" w:sz="0" w:space="0" w:color="auto"/>
                    <w:left w:val="none" w:sz="0" w:space="0" w:color="auto"/>
                    <w:bottom w:val="none" w:sz="0" w:space="0" w:color="auto"/>
                    <w:right w:val="none" w:sz="0" w:space="0" w:color="auto"/>
                  </w:divBdr>
                </w:div>
                <w:div w:id="1675759715">
                  <w:marLeft w:val="0"/>
                  <w:marRight w:val="0"/>
                  <w:marTop w:val="0"/>
                  <w:marBottom w:val="0"/>
                  <w:divBdr>
                    <w:top w:val="none" w:sz="0" w:space="0" w:color="auto"/>
                    <w:left w:val="none" w:sz="0" w:space="0" w:color="auto"/>
                    <w:bottom w:val="none" w:sz="0" w:space="0" w:color="auto"/>
                    <w:right w:val="none" w:sz="0" w:space="0" w:color="auto"/>
                  </w:divBdr>
                </w:div>
                <w:div w:id="991788547">
                  <w:marLeft w:val="0"/>
                  <w:marRight w:val="0"/>
                  <w:marTop w:val="0"/>
                  <w:marBottom w:val="0"/>
                  <w:divBdr>
                    <w:top w:val="none" w:sz="0" w:space="0" w:color="auto"/>
                    <w:left w:val="none" w:sz="0" w:space="0" w:color="auto"/>
                    <w:bottom w:val="none" w:sz="0" w:space="0" w:color="auto"/>
                    <w:right w:val="none" w:sz="0" w:space="0" w:color="auto"/>
                  </w:divBdr>
                </w:div>
                <w:div w:id="1883208361">
                  <w:marLeft w:val="0"/>
                  <w:marRight w:val="0"/>
                  <w:marTop w:val="0"/>
                  <w:marBottom w:val="0"/>
                  <w:divBdr>
                    <w:top w:val="none" w:sz="0" w:space="0" w:color="auto"/>
                    <w:left w:val="none" w:sz="0" w:space="0" w:color="auto"/>
                    <w:bottom w:val="none" w:sz="0" w:space="0" w:color="auto"/>
                    <w:right w:val="none" w:sz="0" w:space="0" w:color="auto"/>
                  </w:divBdr>
                </w:div>
                <w:div w:id="1325888393">
                  <w:marLeft w:val="0"/>
                  <w:marRight w:val="0"/>
                  <w:marTop w:val="0"/>
                  <w:marBottom w:val="0"/>
                  <w:divBdr>
                    <w:top w:val="none" w:sz="0" w:space="0" w:color="auto"/>
                    <w:left w:val="none" w:sz="0" w:space="0" w:color="auto"/>
                    <w:bottom w:val="none" w:sz="0" w:space="0" w:color="auto"/>
                    <w:right w:val="none" w:sz="0" w:space="0" w:color="auto"/>
                  </w:divBdr>
                </w:div>
                <w:div w:id="175195549">
                  <w:marLeft w:val="0"/>
                  <w:marRight w:val="0"/>
                  <w:marTop w:val="0"/>
                  <w:marBottom w:val="0"/>
                  <w:divBdr>
                    <w:top w:val="none" w:sz="0" w:space="0" w:color="auto"/>
                    <w:left w:val="none" w:sz="0" w:space="0" w:color="auto"/>
                    <w:bottom w:val="none" w:sz="0" w:space="0" w:color="auto"/>
                    <w:right w:val="none" w:sz="0" w:space="0" w:color="auto"/>
                  </w:divBdr>
                </w:div>
                <w:div w:id="1052538893">
                  <w:marLeft w:val="0"/>
                  <w:marRight w:val="0"/>
                  <w:marTop w:val="0"/>
                  <w:marBottom w:val="0"/>
                  <w:divBdr>
                    <w:top w:val="none" w:sz="0" w:space="0" w:color="auto"/>
                    <w:left w:val="none" w:sz="0" w:space="0" w:color="auto"/>
                    <w:bottom w:val="none" w:sz="0" w:space="0" w:color="auto"/>
                    <w:right w:val="none" w:sz="0" w:space="0" w:color="auto"/>
                  </w:divBdr>
                </w:div>
                <w:div w:id="1211958085">
                  <w:marLeft w:val="0"/>
                  <w:marRight w:val="0"/>
                  <w:marTop w:val="0"/>
                  <w:marBottom w:val="0"/>
                  <w:divBdr>
                    <w:top w:val="none" w:sz="0" w:space="0" w:color="auto"/>
                    <w:left w:val="none" w:sz="0" w:space="0" w:color="auto"/>
                    <w:bottom w:val="none" w:sz="0" w:space="0" w:color="auto"/>
                    <w:right w:val="none" w:sz="0" w:space="0" w:color="auto"/>
                  </w:divBdr>
                </w:div>
                <w:div w:id="4209022">
                  <w:marLeft w:val="0"/>
                  <w:marRight w:val="0"/>
                  <w:marTop w:val="0"/>
                  <w:marBottom w:val="0"/>
                  <w:divBdr>
                    <w:top w:val="none" w:sz="0" w:space="0" w:color="auto"/>
                    <w:left w:val="none" w:sz="0" w:space="0" w:color="auto"/>
                    <w:bottom w:val="none" w:sz="0" w:space="0" w:color="auto"/>
                    <w:right w:val="none" w:sz="0" w:space="0" w:color="auto"/>
                  </w:divBdr>
                </w:div>
                <w:div w:id="786778532">
                  <w:marLeft w:val="0"/>
                  <w:marRight w:val="0"/>
                  <w:marTop w:val="0"/>
                  <w:marBottom w:val="0"/>
                  <w:divBdr>
                    <w:top w:val="none" w:sz="0" w:space="0" w:color="auto"/>
                    <w:left w:val="none" w:sz="0" w:space="0" w:color="auto"/>
                    <w:bottom w:val="none" w:sz="0" w:space="0" w:color="auto"/>
                    <w:right w:val="none" w:sz="0" w:space="0" w:color="auto"/>
                  </w:divBdr>
                </w:div>
                <w:div w:id="945576364">
                  <w:marLeft w:val="0"/>
                  <w:marRight w:val="0"/>
                  <w:marTop w:val="0"/>
                  <w:marBottom w:val="0"/>
                  <w:divBdr>
                    <w:top w:val="none" w:sz="0" w:space="0" w:color="auto"/>
                    <w:left w:val="none" w:sz="0" w:space="0" w:color="auto"/>
                    <w:bottom w:val="none" w:sz="0" w:space="0" w:color="auto"/>
                    <w:right w:val="none" w:sz="0" w:space="0" w:color="auto"/>
                  </w:divBdr>
                </w:div>
                <w:div w:id="1232697719">
                  <w:marLeft w:val="0"/>
                  <w:marRight w:val="0"/>
                  <w:marTop w:val="0"/>
                  <w:marBottom w:val="0"/>
                  <w:divBdr>
                    <w:top w:val="none" w:sz="0" w:space="0" w:color="auto"/>
                    <w:left w:val="none" w:sz="0" w:space="0" w:color="auto"/>
                    <w:bottom w:val="none" w:sz="0" w:space="0" w:color="auto"/>
                    <w:right w:val="none" w:sz="0" w:space="0" w:color="auto"/>
                  </w:divBdr>
                </w:div>
                <w:div w:id="2096515858">
                  <w:marLeft w:val="0"/>
                  <w:marRight w:val="0"/>
                  <w:marTop w:val="0"/>
                  <w:marBottom w:val="0"/>
                  <w:divBdr>
                    <w:top w:val="none" w:sz="0" w:space="0" w:color="auto"/>
                    <w:left w:val="none" w:sz="0" w:space="0" w:color="auto"/>
                    <w:bottom w:val="none" w:sz="0" w:space="0" w:color="auto"/>
                    <w:right w:val="none" w:sz="0" w:space="0" w:color="auto"/>
                  </w:divBdr>
                </w:div>
                <w:div w:id="420687442">
                  <w:marLeft w:val="0"/>
                  <w:marRight w:val="0"/>
                  <w:marTop w:val="0"/>
                  <w:marBottom w:val="0"/>
                  <w:divBdr>
                    <w:top w:val="none" w:sz="0" w:space="0" w:color="auto"/>
                    <w:left w:val="none" w:sz="0" w:space="0" w:color="auto"/>
                    <w:bottom w:val="none" w:sz="0" w:space="0" w:color="auto"/>
                    <w:right w:val="none" w:sz="0" w:space="0" w:color="auto"/>
                  </w:divBdr>
                </w:div>
                <w:div w:id="547258297">
                  <w:marLeft w:val="0"/>
                  <w:marRight w:val="0"/>
                  <w:marTop w:val="0"/>
                  <w:marBottom w:val="0"/>
                  <w:divBdr>
                    <w:top w:val="none" w:sz="0" w:space="0" w:color="auto"/>
                    <w:left w:val="none" w:sz="0" w:space="0" w:color="auto"/>
                    <w:bottom w:val="none" w:sz="0" w:space="0" w:color="auto"/>
                    <w:right w:val="none" w:sz="0" w:space="0" w:color="auto"/>
                  </w:divBdr>
                </w:div>
                <w:div w:id="2044943614">
                  <w:marLeft w:val="0"/>
                  <w:marRight w:val="0"/>
                  <w:marTop w:val="0"/>
                  <w:marBottom w:val="0"/>
                  <w:divBdr>
                    <w:top w:val="none" w:sz="0" w:space="0" w:color="auto"/>
                    <w:left w:val="none" w:sz="0" w:space="0" w:color="auto"/>
                    <w:bottom w:val="none" w:sz="0" w:space="0" w:color="auto"/>
                    <w:right w:val="none" w:sz="0" w:space="0" w:color="auto"/>
                  </w:divBdr>
                </w:div>
                <w:div w:id="235284258">
                  <w:marLeft w:val="0"/>
                  <w:marRight w:val="0"/>
                  <w:marTop w:val="0"/>
                  <w:marBottom w:val="0"/>
                  <w:divBdr>
                    <w:top w:val="none" w:sz="0" w:space="0" w:color="auto"/>
                    <w:left w:val="none" w:sz="0" w:space="0" w:color="auto"/>
                    <w:bottom w:val="none" w:sz="0" w:space="0" w:color="auto"/>
                    <w:right w:val="none" w:sz="0" w:space="0" w:color="auto"/>
                  </w:divBdr>
                </w:div>
                <w:div w:id="1257052076">
                  <w:marLeft w:val="0"/>
                  <w:marRight w:val="0"/>
                  <w:marTop w:val="0"/>
                  <w:marBottom w:val="0"/>
                  <w:divBdr>
                    <w:top w:val="none" w:sz="0" w:space="0" w:color="auto"/>
                    <w:left w:val="none" w:sz="0" w:space="0" w:color="auto"/>
                    <w:bottom w:val="none" w:sz="0" w:space="0" w:color="auto"/>
                    <w:right w:val="none" w:sz="0" w:space="0" w:color="auto"/>
                  </w:divBdr>
                </w:div>
                <w:div w:id="1119951082">
                  <w:marLeft w:val="0"/>
                  <w:marRight w:val="0"/>
                  <w:marTop w:val="0"/>
                  <w:marBottom w:val="0"/>
                  <w:divBdr>
                    <w:top w:val="none" w:sz="0" w:space="0" w:color="auto"/>
                    <w:left w:val="none" w:sz="0" w:space="0" w:color="auto"/>
                    <w:bottom w:val="none" w:sz="0" w:space="0" w:color="auto"/>
                    <w:right w:val="none" w:sz="0" w:space="0" w:color="auto"/>
                  </w:divBdr>
                </w:div>
                <w:div w:id="1202324680">
                  <w:marLeft w:val="0"/>
                  <w:marRight w:val="0"/>
                  <w:marTop w:val="0"/>
                  <w:marBottom w:val="0"/>
                  <w:divBdr>
                    <w:top w:val="none" w:sz="0" w:space="0" w:color="auto"/>
                    <w:left w:val="none" w:sz="0" w:space="0" w:color="auto"/>
                    <w:bottom w:val="none" w:sz="0" w:space="0" w:color="auto"/>
                    <w:right w:val="none" w:sz="0" w:space="0" w:color="auto"/>
                  </w:divBdr>
                </w:div>
                <w:div w:id="1928810679">
                  <w:marLeft w:val="0"/>
                  <w:marRight w:val="0"/>
                  <w:marTop w:val="0"/>
                  <w:marBottom w:val="0"/>
                  <w:divBdr>
                    <w:top w:val="none" w:sz="0" w:space="0" w:color="auto"/>
                    <w:left w:val="none" w:sz="0" w:space="0" w:color="auto"/>
                    <w:bottom w:val="none" w:sz="0" w:space="0" w:color="auto"/>
                    <w:right w:val="none" w:sz="0" w:space="0" w:color="auto"/>
                  </w:divBdr>
                </w:div>
                <w:div w:id="659692616">
                  <w:marLeft w:val="0"/>
                  <w:marRight w:val="0"/>
                  <w:marTop w:val="0"/>
                  <w:marBottom w:val="0"/>
                  <w:divBdr>
                    <w:top w:val="none" w:sz="0" w:space="0" w:color="auto"/>
                    <w:left w:val="none" w:sz="0" w:space="0" w:color="auto"/>
                    <w:bottom w:val="none" w:sz="0" w:space="0" w:color="auto"/>
                    <w:right w:val="none" w:sz="0" w:space="0" w:color="auto"/>
                  </w:divBdr>
                </w:div>
                <w:div w:id="340201096">
                  <w:marLeft w:val="0"/>
                  <w:marRight w:val="0"/>
                  <w:marTop w:val="0"/>
                  <w:marBottom w:val="0"/>
                  <w:divBdr>
                    <w:top w:val="none" w:sz="0" w:space="0" w:color="auto"/>
                    <w:left w:val="none" w:sz="0" w:space="0" w:color="auto"/>
                    <w:bottom w:val="none" w:sz="0" w:space="0" w:color="auto"/>
                    <w:right w:val="none" w:sz="0" w:space="0" w:color="auto"/>
                  </w:divBdr>
                </w:div>
                <w:div w:id="119617402">
                  <w:marLeft w:val="0"/>
                  <w:marRight w:val="0"/>
                  <w:marTop w:val="0"/>
                  <w:marBottom w:val="0"/>
                  <w:divBdr>
                    <w:top w:val="none" w:sz="0" w:space="0" w:color="auto"/>
                    <w:left w:val="none" w:sz="0" w:space="0" w:color="auto"/>
                    <w:bottom w:val="none" w:sz="0" w:space="0" w:color="auto"/>
                    <w:right w:val="none" w:sz="0" w:space="0" w:color="auto"/>
                  </w:divBdr>
                </w:div>
                <w:div w:id="1316106841">
                  <w:marLeft w:val="0"/>
                  <w:marRight w:val="0"/>
                  <w:marTop w:val="0"/>
                  <w:marBottom w:val="0"/>
                  <w:divBdr>
                    <w:top w:val="none" w:sz="0" w:space="0" w:color="auto"/>
                    <w:left w:val="none" w:sz="0" w:space="0" w:color="auto"/>
                    <w:bottom w:val="none" w:sz="0" w:space="0" w:color="auto"/>
                    <w:right w:val="none" w:sz="0" w:space="0" w:color="auto"/>
                  </w:divBdr>
                </w:div>
                <w:div w:id="634065458">
                  <w:marLeft w:val="0"/>
                  <w:marRight w:val="0"/>
                  <w:marTop w:val="0"/>
                  <w:marBottom w:val="0"/>
                  <w:divBdr>
                    <w:top w:val="none" w:sz="0" w:space="0" w:color="auto"/>
                    <w:left w:val="none" w:sz="0" w:space="0" w:color="auto"/>
                    <w:bottom w:val="none" w:sz="0" w:space="0" w:color="auto"/>
                    <w:right w:val="none" w:sz="0" w:space="0" w:color="auto"/>
                  </w:divBdr>
                </w:div>
                <w:div w:id="42297123">
                  <w:marLeft w:val="0"/>
                  <w:marRight w:val="0"/>
                  <w:marTop w:val="0"/>
                  <w:marBottom w:val="0"/>
                  <w:divBdr>
                    <w:top w:val="none" w:sz="0" w:space="0" w:color="auto"/>
                    <w:left w:val="none" w:sz="0" w:space="0" w:color="auto"/>
                    <w:bottom w:val="none" w:sz="0" w:space="0" w:color="auto"/>
                    <w:right w:val="none" w:sz="0" w:space="0" w:color="auto"/>
                  </w:divBdr>
                </w:div>
                <w:div w:id="1047100726">
                  <w:marLeft w:val="0"/>
                  <w:marRight w:val="0"/>
                  <w:marTop w:val="0"/>
                  <w:marBottom w:val="0"/>
                  <w:divBdr>
                    <w:top w:val="none" w:sz="0" w:space="0" w:color="auto"/>
                    <w:left w:val="none" w:sz="0" w:space="0" w:color="auto"/>
                    <w:bottom w:val="none" w:sz="0" w:space="0" w:color="auto"/>
                    <w:right w:val="none" w:sz="0" w:space="0" w:color="auto"/>
                  </w:divBdr>
                </w:div>
                <w:div w:id="758062713">
                  <w:marLeft w:val="0"/>
                  <w:marRight w:val="0"/>
                  <w:marTop w:val="0"/>
                  <w:marBottom w:val="0"/>
                  <w:divBdr>
                    <w:top w:val="none" w:sz="0" w:space="0" w:color="auto"/>
                    <w:left w:val="none" w:sz="0" w:space="0" w:color="auto"/>
                    <w:bottom w:val="none" w:sz="0" w:space="0" w:color="auto"/>
                    <w:right w:val="none" w:sz="0" w:space="0" w:color="auto"/>
                  </w:divBdr>
                </w:div>
                <w:div w:id="403575357">
                  <w:marLeft w:val="0"/>
                  <w:marRight w:val="0"/>
                  <w:marTop w:val="0"/>
                  <w:marBottom w:val="0"/>
                  <w:divBdr>
                    <w:top w:val="none" w:sz="0" w:space="0" w:color="auto"/>
                    <w:left w:val="none" w:sz="0" w:space="0" w:color="auto"/>
                    <w:bottom w:val="none" w:sz="0" w:space="0" w:color="auto"/>
                    <w:right w:val="none" w:sz="0" w:space="0" w:color="auto"/>
                  </w:divBdr>
                </w:div>
                <w:div w:id="722824574">
                  <w:marLeft w:val="0"/>
                  <w:marRight w:val="0"/>
                  <w:marTop w:val="0"/>
                  <w:marBottom w:val="0"/>
                  <w:divBdr>
                    <w:top w:val="none" w:sz="0" w:space="0" w:color="auto"/>
                    <w:left w:val="none" w:sz="0" w:space="0" w:color="auto"/>
                    <w:bottom w:val="none" w:sz="0" w:space="0" w:color="auto"/>
                    <w:right w:val="none" w:sz="0" w:space="0" w:color="auto"/>
                  </w:divBdr>
                </w:div>
                <w:div w:id="345719185">
                  <w:marLeft w:val="0"/>
                  <w:marRight w:val="0"/>
                  <w:marTop w:val="0"/>
                  <w:marBottom w:val="0"/>
                  <w:divBdr>
                    <w:top w:val="none" w:sz="0" w:space="0" w:color="auto"/>
                    <w:left w:val="none" w:sz="0" w:space="0" w:color="auto"/>
                    <w:bottom w:val="none" w:sz="0" w:space="0" w:color="auto"/>
                    <w:right w:val="none" w:sz="0" w:space="0" w:color="auto"/>
                  </w:divBdr>
                </w:div>
                <w:div w:id="60519271">
                  <w:marLeft w:val="0"/>
                  <w:marRight w:val="0"/>
                  <w:marTop w:val="0"/>
                  <w:marBottom w:val="0"/>
                  <w:divBdr>
                    <w:top w:val="none" w:sz="0" w:space="0" w:color="auto"/>
                    <w:left w:val="none" w:sz="0" w:space="0" w:color="auto"/>
                    <w:bottom w:val="none" w:sz="0" w:space="0" w:color="auto"/>
                    <w:right w:val="none" w:sz="0" w:space="0" w:color="auto"/>
                  </w:divBdr>
                </w:div>
                <w:div w:id="1942839663">
                  <w:marLeft w:val="0"/>
                  <w:marRight w:val="0"/>
                  <w:marTop w:val="0"/>
                  <w:marBottom w:val="0"/>
                  <w:divBdr>
                    <w:top w:val="none" w:sz="0" w:space="0" w:color="auto"/>
                    <w:left w:val="none" w:sz="0" w:space="0" w:color="auto"/>
                    <w:bottom w:val="none" w:sz="0" w:space="0" w:color="auto"/>
                    <w:right w:val="none" w:sz="0" w:space="0" w:color="auto"/>
                  </w:divBdr>
                </w:div>
                <w:div w:id="2068987181">
                  <w:marLeft w:val="0"/>
                  <w:marRight w:val="0"/>
                  <w:marTop w:val="0"/>
                  <w:marBottom w:val="0"/>
                  <w:divBdr>
                    <w:top w:val="none" w:sz="0" w:space="0" w:color="auto"/>
                    <w:left w:val="none" w:sz="0" w:space="0" w:color="auto"/>
                    <w:bottom w:val="none" w:sz="0" w:space="0" w:color="auto"/>
                    <w:right w:val="none" w:sz="0" w:space="0" w:color="auto"/>
                  </w:divBdr>
                </w:div>
                <w:div w:id="80299763">
                  <w:marLeft w:val="0"/>
                  <w:marRight w:val="0"/>
                  <w:marTop w:val="0"/>
                  <w:marBottom w:val="0"/>
                  <w:divBdr>
                    <w:top w:val="none" w:sz="0" w:space="0" w:color="auto"/>
                    <w:left w:val="none" w:sz="0" w:space="0" w:color="auto"/>
                    <w:bottom w:val="none" w:sz="0" w:space="0" w:color="auto"/>
                    <w:right w:val="none" w:sz="0" w:space="0" w:color="auto"/>
                  </w:divBdr>
                </w:div>
                <w:div w:id="51538671">
                  <w:marLeft w:val="0"/>
                  <w:marRight w:val="0"/>
                  <w:marTop w:val="0"/>
                  <w:marBottom w:val="0"/>
                  <w:divBdr>
                    <w:top w:val="none" w:sz="0" w:space="0" w:color="auto"/>
                    <w:left w:val="none" w:sz="0" w:space="0" w:color="auto"/>
                    <w:bottom w:val="none" w:sz="0" w:space="0" w:color="auto"/>
                    <w:right w:val="none" w:sz="0" w:space="0" w:color="auto"/>
                  </w:divBdr>
                </w:div>
                <w:div w:id="221186021">
                  <w:marLeft w:val="0"/>
                  <w:marRight w:val="0"/>
                  <w:marTop w:val="0"/>
                  <w:marBottom w:val="0"/>
                  <w:divBdr>
                    <w:top w:val="none" w:sz="0" w:space="0" w:color="auto"/>
                    <w:left w:val="none" w:sz="0" w:space="0" w:color="auto"/>
                    <w:bottom w:val="none" w:sz="0" w:space="0" w:color="auto"/>
                    <w:right w:val="none" w:sz="0" w:space="0" w:color="auto"/>
                  </w:divBdr>
                </w:div>
                <w:div w:id="2010791801">
                  <w:marLeft w:val="0"/>
                  <w:marRight w:val="0"/>
                  <w:marTop w:val="0"/>
                  <w:marBottom w:val="0"/>
                  <w:divBdr>
                    <w:top w:val="none" w:sz="0" w:space="0" w:color="auto"/>
                    <w:left w:val="none" w:sz="0" w:space="0" w:color="auto"/>
                    <w:bottom w:val="none" w:sz="0" w:space="0" w:color="auto"/>
                    <w:right w:val="none" w:sz="0" w:space="0" w:color="auto"/>
                  </w:divBdr>
                </w:div>
                <w:div w:id="815607620">
                  <w:marLeft w:val="0"/>
                  <w:marRight w:val="0"/>
                  <w:marTop w:val="0"/>
                  <w:marBottom w:val="0"/>
                  <w:divBdr>
                    <w:top w:val="none" w:sz="0" w:space="0" w:color="auto"/>
                    <w:left w:val="none" w:sz="0" w:space="0" w:color="auto"/>
                    <w:bottom w:val="none" w:sz="0" w:space="0" w:color="auto"/>
                    <w:right w:val="none" w:sz="0" w:space="0" w:color="auto"/>
                  </w:divBdr>
                </w:div>
                <w:div w:id="1328364669">
                  <w:marLeft w:val="0"/>
                  <w:marRight w:val="0"/>
                  <w:marTop w:val="0"/>
                  <w:marBottom w:val="0"/>
                  <w:divBdr>
                    <w:top w:val="none" w:sz="0" w:space="0" w:color="auto"/>
                    <w:left w:val="none" w:sz="0" w:space="0" w:color="auto"/>
                    <w:bottom w:val="none" w:sz="0" w:space="0" w:color="auto"/>
                    <w:right w:val="none" w:sz="0" w:space="0" w:color="auto"/>
                  </w:divBdr>
                </w:div>
                <w:div w:id="557937889">
                  <w:marLeft w:val="0"/>
                  <w:marRight w:val="0"/>
                  <w:marTop w:val="0"/>
                  <w:marBottom w:val="0"/>
                  <w:divBdr>
                    <w:top w:val="none" w:sz="0" w:space="0" w:color="auto"/>
                    <w:left w:val="none" w:sz="0" w:space="0" w:color="auto"/>
                    <w:bottom w:val="none" w:sz="0" w:space="0" w:color="auto"/>
                    <w:right w:val="none" w:sz="0" w:space="0" w:color="auto"/>
                  </w:divBdr>
                </w:div>
                <w:div w:id="193620422">
                  <w:marLeft w:val="0"/>
                  <w:marRight w:val="0"/>
                  <w:marTop w:val="0"/>
                  <w:marBottom w:val="0"/>
                  <w:divBdr>
                    <w:top w:val="none" w:sz="0" w:space="0" w:color="auto"/>
                    <w:left w:val="none" w:sz="0" w:space="0" w:color="auto"/>
                    <w:bottom w:val="none" w:sz="0" w:space="0" w:color="auto"/>
                    <w:right w:val="none" w:sz="0" w:space="0" w:color="auto"/>
                  </w:divBdr>
                </w:div>
                <w:div w:id="2046324694">
                  <w:marLeft w:val="0"/>
                  <w:marRight w:val="0"/>
                  <w:marTop w:val="0"/>
                  <w:marBottom w:val="0"/>
                  <w:divBdr>
                    <w:top w:val="none" w:sz="0" w:space="0" w:color="auto"/>
                    <w:left w:val="none" w:sz="0" w:space="0" w:color="auto"/>
                    <w:bottom w:val="none" w:sz="0" w:space="0" w:color="auto"/>
                    <w:right w:val="none" w:sz="0" w:space="0" w:color="auto"/>
                  </w:divBdr>
                </w:div>
                <w:div w:id="178661785">
                  <w:marLeft w:val="0"/>
                  <w:marRight w:val="0"/>
                  <w:marTop w:val="0"/>
                  <w:marBottom w:val="0"/>
                  <w:divBdr>
                    <w:top w:val="none" w:sz="0" w:space="0" w:color="auto"/>
                    <w:left w:val="none" w:sz="0" w:space="0" w:color="auto"/>
                    <w:bottom w:val="none" w:sz="0" w:space="0" w:color="auto"/>
                    <w:right w:val="none" w:sz="0" w:space="0" w:color="auto"/>
                  </w:divBdr>
                </w:div>
                <w:div w:id="1853062900">
                  <w:marLeft w:val="0"/>
                  <w:marRight w:val="0"/>
                  <w:marTop w:val="0"/>
                  <w:marBottom w:val="0"/>
                  <w:divBdr>
                    <w:top w:val="none" w:sz="0" w:space="0" w:color="auto"/>
                    <w:left w:val="none" w:sz="0" w:space="0" w:color="auto"/>
                    <w:bottom w:val="none" w:sz="0" w:space="0" w:color="auto"/>
                    <w:right w:val="none" w:sz="0" w:space="0" w:color="auto"/>
                  </w:divBdr>
                </w:div>
                <w:div w:id="2067996569">
                  <w:marLeft w:val="0"/>
                  <w:marRight w:val="0"/>
                  <w:marTop w:val="0"/>
                  <w:marBottom w:val="0"/>
                  <w:divBdr>
                    <w:top w:val="none" w:sz="0" w:space="0" w:color="auto"/>
                    <w:left w:val="none" w:sz="0" w:space="0" w:color="auto"/>
                    <w:bottom w:val="none" w:sz="0" w:space="0" w:color="auto"/>
                    <w:right w:val="none" w:sz="0" w:space="0" w:color="auto"/>
                  </w:divBdr>
                </w:div>
                <w:div w:id="1134372011">
                  <w:marLeft w:val="0"/>
                  <w:marRight w:val="0"/>
                  <w:marTop w:val="0"/>
                  <w:marBottom w:val="0"/>
                  <w:divBdr>
                    <w:top w:val="none" w:sz="0" w:space="0" w:color="auto"/>
                    <w:left w:val="none" w:sz="0" w:space="0" w:color="auto"/>
                    <w:bottom w:val="none" w:sz="0" w:space="0" w:color="auto"/>
                    <w:right w:val="none" w:sz="0" w:space="0" w:color="auto"/>
                  </w:divBdr>
                </w:div>
                <w:div w:id="923145461">
                  <w:marLeft w:val="0"/>
                  <w:marRight w:val="0"/>
                  <w:marTop w:val="0"/>
                  <w:marBottom w:val="0"/>
                  <w:divBdr>
                    <w:top w:val="none" w:sz="0" w:space="0" w:color="auto"/>
                    <w:left w:val="none" w:sz="0" w:space="0" w:color="auto"/>
                    <w:bottom w:val="none" w:sz="0" w:space="0" w:color="auto"/>
                    <w:right w:val="none" w:sz="0" w:space="0" w:color="auto"/>
                  </w:divBdr>
                </w:div>
                <w:div w:id="114832841">
                  <w:marLeft w:val="0"/>
                  <w:marRight w:val="0"/>
                  <w:marTop w:val="0"/>
                  <w:marBottom w:val="0"/>
                  <w:divBdr>
                    <w:top w:val="none" w:sz="0" w:space="0" w:color="auto"/>
                    <w:left w:val="none" w:sz="0" w:space="0" w:color="auto"/>
                    <w:bottom w:val="none" w:sz="0" w:space="0" w:color="auto"/>
                    <w:right w:val="none" w:sz="0" w:space="0" w:color="auto"/>
                  </w:divBdr>
                </w:div>
                <w:div w:id="1901819115">
                  <w:marLeft w:val="0"/>
                  <w:marRight w:val="0"/>
                  <w:marTop w:val="0"/>
                  <w:marBottom w:val="0"/>
                  <w:divBdr>
                    <w:top w:val="none" w:sz="0" w:space="0" w:color="auto"/>
                    <w:left w:val="none" w:sz="0" w:space="0" w:color="auto"/>
                    <w:bottom w:val="none" w:sz="0" w:space="0" w:color="auto"/>
                    <w:right w:val="none" w:sz="0" w:space="0" w:color="auto"/>
                  </w:divBdr>
                </w:div>
                <w:div w:id="342636282">
                  <w:marLeft w:val="0"/>
                  <w:marRight w:val="0"/>
                  <w:marTop w:val="0"/>
                  <w:marBottom w:val="0"/>
                  <w:divBdr>
                    <w:top w:val="none" w:sz="0" w:space="0" w:color="auto"/>
                    <w:left w:val="none" w:sz="0" w:space="0" w:color="auto"/>
                    <w:bottom w:val="none" w:sz="0" w:space="0" w:color="auto"/>
                    <w:right w:val="none" w:sz="0" w:space="0" w:color="auto"/>
                  </w:divBdr>
                </w:div>
                <w:div w:id="892159923">
                  <w:marLeft w:val="0"/>
                  <w:marRight w:val="0"/>
                  <w:marTop w:val="0"/>
                  <w:marBottom w:val="0"/>
                  <w:divBdr>
                    <w:top w:val="none" w:sz="0" w:space="0" w:color="auto"/>
                    <w:left w:val="none" w:sz="0" w:space="0" w:color="auto"/>
                    <w:bottom w:val="none" w:sz="0" w:space="0" w:color="auto"/>
                    <w:right w:val="none" w:sz="0" w:space="0" w:color="auto"/>
                  </w:divBdr>
                </w:div>
                <w:div w:id="827671883">
                  <w:marLeft w:val="0"/>
                  <w:marRight w:val="0"/>
                  <w:marTop w:val="0"/>
                  <w:marBottom w:val="0"/>
                  <w:divBdr>
                    <w:top w:val="none" w:sz="0" w:space="0" w:color="auto"/>
                    <w:left w:val="none" w:sz="0" w:space="0" w:color="auto"/>
                    <w:bottom w:val="none" w:sz="0" w:space="0" w:color="auto"/>
                    <w:right w:val="none" w:sz="0" w:space="0" w:color="auto"/>
                  </w:divBdr>
                </w:div>
                <w:div w:id="1560941898">
                  <w:marLeft w:val="0"/>
                  <w:marRight w:val="0"/>
                  <w:marTop w:val="0"/>
                  <w:marBottom w:val="0"/>
                  <w:divBdr>
                    <w:top w:val="none" w:sz="0" w:space="0" w:color="auto"/>
                    <w:left w:val="none" w:sz="0" w:space="0" w:color="auto"/>
                    <w:bottom w:val="none" w:sz="0" w:space="0" w:color="auto"/>
                    <w:right w:val="none" w:sz="0" w:space="0" w:color="auto"/>
                  </w:divBdr>
                </w:div>
                <w:div w:id="863254665">
                  <w:marLeft w:val="0"/>
                  <w:marRight w:val="0"/>
                  <w:marTop w:val="0"/>
                  <w:marBottom w:val="0"/>
                  <w:divBdr>
                    <w:top w:val="none" w:sz="0" w:space="0" w:color="auto"/>
                    <w:left w:val="none" w:sz="0" w:space="0" w:color="auto"/>
                    <w:bottom w:val="none" w:sz="0" w:space="0" w:color="auto"/>
                    <w:right w:val="none" w:sz="0" w:space="0" w:color="auto"/>
                  </w:divBdr>
                </w:div>
                <w:div w:id="189228429">
                  <w:marLeft w:val="0"/>
                  <w:marRight w:val="0"/>
                  <w:marTop w:val="0"/>
                  <w:marBottom w:val="0"/>
                  <w:divBdr>
                    <w:top w:val="none" w:sz="0" w:space="0" w:color="auto"/>
                    <w:left w:val="none" w:sz="0" w:space="0" w:color="auto"/>
                    <w:bottom w:val="none" w:sz="0" w:space="0" w:color="auto"/>
                    <w:right w:val="none" w:sz="0" w:space="0" w:color="auto"/>
                  </w:divBdr>
                </w:div>
                <w:div w:id="2047636659">
                  <w:marLeft w:val="0"/>
                  <w:marRight w:val="0"/>
                  <w:marTop w:val="0"/>
                  <w:marBottom w:val="0"/>
                  <w:divBdr>
                    <w:top w:val="none" w:sz="0" w:space="0" w:color="auto"/>
                    <w:left w:val="none" w:sz="0" w:space="0" w:color="auto"/>
                    <w:bottom w:val="none" w:sz="0" w:space="0" w:color="auto"/>
                    <w:right w:val="none" w:sz="0" w:space="0" w:color="auto"/>
                  </w:divBdr>
                </w:div>
                <w:div w:id="828178448">
                  <w:marLeft w:val="0"/>
                  <w:marRight w:val="0"/>
                  <w:marTop w:val="0"/>
                  <w:marBottom w:val="0"/>
                  <w:divBdr>
                    <w:top w:val="none" w:sz="0" w:space="0" w:color="auto"/>
                    <w:left w:val="none" w:sz="0" w:space="0" w:color="auto"/>
                    <w:bottom w:val="none" w:sz="0" w:space="0" w:color="auto"/>
                    <w:right w:val="none" w:sz="0" w:space="0" w:color="auto"/>
                  </w:divBdr>
                </w:div>
                <w:div w:id="2037582590">
                  <w:marLeft w:val="0"/>
                  <w:marRight w:val="0"/>
                  <w:marTop w:val="0"/>
                  <w:marBottom w:val="0"/>
                  <w:divBdr>
                    <w:top w:val="none" w:sz="0" w:space="0" w:color="auto"/>
                    <w:left w:val="none" w:sz="0" w:space="0" w:color="auto"/>
                    <w:bottom w:val="none" w:sz="0" w:space="0" w:color="auto"/>
                    <w:right w:val="none" w:sz="0" w:space="0" w:color="auto"/>
                  </w:divBdr>
                </w:div>
                <w:div w:id="869419295">
                  <w:marLeft w:val="0"/>
                  <w:marRight w:val="0"/>
                  <w:marTop w:val="0"/>
                  <w:marBottom w:val="0"/>
                  <w:divBdr>
                    <w:top w:val="none" w:sz="0" w:space="0" w:color="auto"/>
                    <w:left w:val="none" w:sz="0" w:space="0" w:color="auto"/>
                    <w:bottom w:val="none" w:sz="0" w:space="0" w:color="auto"/>
                    <w:right w:val="none" w:sz="0" w:space="0" w:color="auto"/>
                  </w:divBdr>
                </w:div>
                <w:div w:id="1183130625">
                  <w:marLeft w:val="0"/>
                  <w:marRight w:val="0"/>
                  <w:marTop w:val="0"/>
                  <w:marBottom w:val="0"/>
                  <w:divBdr>
                    <w:top w:val="none" w:sz="0" w:space="0" w:color="auto"/>
                    <w:left w:val="none" w:sz="0" w:space="0" w:color="auto"/>
                    <w:bottom w:val="none" w:sz="0" w:space="0" w:color="auto"/>
                    <w:right w:val="none" w:sz="0" w:space="0" w:color="auto"/>
                  </w:divBdr>
                </w:div>
                <w:div w:id="1125393830">
                  <w:marLeft w:val="0"/>
                  <w:marRight w:val="0"/>
                  <w:marTop w:val="0"/>
                  <w:marBottom w:val="0"/>
                  <w:divBdr>
                    <w:top w:val="none" w:sz="0" w:space="0" w:color="auto"/>
                    <w:left w:val="none" w:sz="0" w:space="0" w:color="auto"/>
                    <w:bottom w:val="none" w:sz="0" w:space="0" w:color="auto"/>
                    <w:right w:val="none" w:sz="0" w:space="0" w:color="auto"/>
                  </w:divBdr>
                </w:div>
                <w:div w:id="1869634251">
                  <w:marLeft w:val="0"/>
                  <w:marRight w:val="0"/>
                  <w:marTop w:val="0"/>
                  <w:marBottom w:val="0"/>
                  <w:divBdr>
                    <w:top w:val="none" w:sz="0" w:space="0" w:color="auto"/>
                    <w:left w:val="none" w:sz="0" w:space="0" w:color="auto"/>
                    <w:bottom w:val="none" w:sz="0" w:space="0" w:color="auto"/>
                    <w:right w:val="none" w:sz="0" w:space="0" w:color="auto"/>
                  </w:divBdr>
                </w:div>
                <w:div w:id="908079515">
                  <w:marLeft w:val="0"/>
                  <w:marRight w:val="0"/>
                  <w:marTop w:val="0"/>
                  <w:marBottom w:val="0"/>
                  <w:divBdr>
                    <w:top w:val="none" w:sz="0" w:space="0" w:color="auto"/>
                    <w:left w:val="none" w:sz="0" w:space="0" w:color="auto"/>
                    <w:bottom w:val="none" w:sz="0" w:space="0" w:color="auto"/>
                    <w:right w:val="none" w:sz="0" w:space="0" w:color="auto"/>
                  </w:divBdr>
                </w:div>
                <w:div w:id="365526477">
                  <w:marLeft w:val="0"/>
                  <w:marRight w:val="0"/>
                  <w:marTop w:val="0"/>
                  <w:marBottom w:val="0"/>
                  <w:divBdr>
                    <w:top w:val="none" w:sz="0" w:space="0" w:color="auto"/>
                    <w:left w:val="none" w:sz="0" w:space="0" w:color="auto"/>
                    <w:bottom w:val="none" w:sz="0" w:space="0" w:color="auto"/>
                    <w:right w:val="none" w:sz="0" w:space="0" w:color="auto"/>
                  </w:divBdr>
                </w:div>
                <w:div w:id="1195076304">
                  <w:marLeft w:val="0"/>
                  <w:marRight w:val="0"/>
                  <w:marTop w:val="0"/>
                  <w:marBottom w:val="0"/>
                  <w:divBdr>
                    <w:top w:val="none" w:sz="0" w:space="0" w:color="auto"/>
                    <w:left w:val="none" w:sz="0" w:space="0" w:color="auto"/>
                    <w:bottom w:val="none" w:sz="0" w:space="0" w:color="auto"/>
                    <w:right w:val="none" w:sz="0" w:space="0" w:color="auto"/>
                  </w:divBdr>
                </w:div>
                <w:div w:id="1617566372">
                  <w:marLeft w:val="0"/>
                  <w:marRight w:val="0"/>
                  <w:marTop w:val="0"/>
                  <w:marBottom w:val="0"/>
                  <w:divBdr>
                    <w:top w:val="none" w:sz="0" w:space="0" w:color="auto"/>
                    <w:left w:val="none" w:sz="0" w:space="0" w:color="auto"/>
                    <w:bottom w:val="none" w:sz="0" w:space="0" w:color="auto"/>
                    <w:right w:val="none" w:sz="0" w:space="0" w:color="auto"/>
                  </w:divBdr>
                </w:div>
                <w:div w:id="226192480">
                  <w:marLeft w:val="0"/>
                  <w:marRight w:val="0"/>
                  <w:marTop w:val="0"/>
                  <w:marBottom w:val="0"/>
                  <w:divBdr>
                    <w:top w:val="none" w:sz="0" w:space="0" w:color="auto"/>
                    <w:left w:val="none" w:sz="0" w:space="0" w:color="auto"/>
                    <w:bottom w:val="none" w:sz="0" w:space="0" w:color="auto"/>
                    <w:right w:val="none" w:sz="0" w:space="0" w:color="auto"/>
                  </w:divBdr>
                </w:div>
                <w:div w:id="1096289094">
                  <w:marLeft w:val="0"/>
                  <w:marRight w:val="0"/>
                  <w:marTop w:val="0"/>
                  <w:marBottom w:val="0"/>
                  <w:divBdr>
                    <w:top w:val="none" w:sz="0" w:space="0" w:color="auto"/>
                    <w:left w:val="none" w:sz="0" w:space="0" w:color="auto"/>
                    <w:bottom w:val="none" w:sz="0" w:space="0" w:color="auto"/>
                    <w:right w:val="none" w:sz="0" w:space="0" w:color="auto"/>
                  </w:divBdr>
                </w:div>
                <w:div w:id="224489195">
                  <w:marLeft w:val="0"/>
                  <w:marRight w:val="0"/>
                  <w:marTop w:val="0"/>
                  <w:marBottom w:val="0"/>
                  <w:divBdr>
                    <w:top w:val="none" w:sz="0" w:space="0" w:color="auto"/>
                    <w:left w:val="none" w:sz="0" w:space="0" w:color="auto"/>
                    <w:bottom w:val="none" w:sz="0" w:space="0" w:color="auto"/>
                    <w:right w:val="none" w:sz="0" w:space="0" w:color="auto"/>
                  </w:divBdr>
                </w:div>
                <w:div w:id="1452238353">
                  <w:marLeft w:val="0"/>
                  <w:marRight w:val="0"/>
                  <w:marTop w:val="0"/>
                  <w:marBottom w:val="0"/>
                  <w:divBdr>
                    <w:top w:val="none" w:sz="0" w:space="0" w:color="auto"/>
                    <w:left w:val="none" w:sz="0" w:space="0" w:color="auto"/>
                    <w:bottom w:val="none" w:sz="0" w:space="0" w:color="auto"/>
                    <w:right w:val="none" w:sz="0" w:space="0" w:color="auto"/>
                  </w:divBdr>
                </w:div>
                <w:div w:id="1351839127">
                  <w:marLeft w:val="0"/>
                  <w:marRight w:val="0"/>
                  <w:marTop w:val="0"/>
                  <w:marBottom w:val="0"/>
                  <w:divBdr>
                    <w:top w:val="none" w:sz="0" w:space="0" w:color="auto"/>
                    <w:left w:val="none" w:sz="0" w:space="0" w:color="auto"/>
                    <w:bottom w:val="none" w:sz="0" w:space="0" w:color="auto"/>
                    <w:right w:val="none" w:sz="0" w:space="0" w:color="auto"/>
                  </w:divBdr>
                </w:div>
                <w:div w:id="1349865260">
                  <w:marLeft w:val="0"/>
                  <w:marRight w:val="0"/>
                  <w:marTop w:val="0"/>
                  <w:marBottom w:val="0"/>
                  <w:divBdr>
                    <w:top w:val="none" w:sz="0" w:space="0" w:color="auto"/>
                    <w:left w:val="none" w:sz="0" w:space="0" w:color="auto"/>
                    <w:bottom w:val="none" w:sz="0" w:space="0" w:color="auto"/>
                    <w:right w:val="none" w:sz="0" w:space="0" w:color="auto"/>
                  </w:divBdr>
                </w:div>
                <w:div w:id="1489203021">
                  <w:marLeft w:val="0"/>
                  <w:marRight w:val="0"/>
                  <w:marTop w:val="0"/>
                  <w:marBottom w:val="0"/>
                  <w:divBdr>
                    <w:top w:val="none" w:sz="0" w:space="0" w:color="auto"/>
                    <w:left w:val="none" w:sz="0" w:space="0" w:color="auto"/>
                    <w:bottom w:val="none" w:sz="0" w:space="0" w:color="auto"/>
                    <w:right w:val="none" w:sz="0" w:space="0" w:color="auto"/>
                  </w:divBdr>
                </w:div>
                <w:div w:id="2063019392">
                  <w:marLeft w:val="0"/>
                  <w:marRight w:val="0"/>
                  <w:marTop w:val="0"/>
                  <w:marBottom w:val="0"/>
                  <w:divBdr>
                    <w:top w:val="none" w:sz="0" w:space="0" w:color="auto"/>
                    <w:left w:val="none" w:sz="0" w:space="0" w:color="auto"/>
                    <w:bottom w:val="none" w:sz="0" w:space="0" w:color="auto"/>
                    <w:right w:val="none" w:sz="0" w:space="0" w:color="auto"/>
                  </w:divBdr>
                </w:div>
                <w:div w:id="632174163">
                  <w:marLeft w:val="0"/>
                  <w:marRight w:val="0"/>
                  <w:marTop w:val="0"/>
                  <w:marBottom w:val="0"/>
                  <w:divBdr>
                    <w:top w:val="none" w:sz="0" w:space="0" w:color="auto"/>
                    <w:left w:val="none" w:sz="0" w:space="0" w:color="auto"/>
                    <w:bottom w:val="none" w:sz="0" w:space="0" w:color="auto"/>
                    <w:right w:val="none" w:sz="0" w:space="0" w:color="auto"/>
                  </w:divBdr>
                </w:div>
                <w:div w:id="403643247">
                  <w:marLeft w:val="0"/>
                  <w:marRight w:val="0"/>
                  <w:marTop w:val="0"/>
                  <w:marBottom w:val="0"/>
                  <w:divBdr>
                    <w:top w:val="none" w:sz="0" w:space="0" w:color="auto"/>
                    <w:left w:val="none" w:sz="0" w:space="0" w:color="auto"/>
                    <w:bottom w:val="none" w:sz="0" w:space="0" w:color="auto"/>
                    <w:right w:val="none" w:sz="0" w:space="0" w:color="auto"/>
                  </w:divBdr>
                </w:div>
                <w:div w:id="113909072">
                  <w:marLeft w:val="0"/>
                  <w:marRight w:val="0"/>
                  <w:marTop w:val="0"/>
                  <w:marBottom w:val="0"/>
                  <w:divBdr>
                    <w:top w:val="none" w:sz="0" w:space="0" w:color="auto"/>
                    <w:left w:val="none" w:sz="0" w:space="0" w:color="auto"/>
                    <w:bottom w:val="none" w:sz="0" w:space="0" w:color="auto"/>
                    <w:right w:val="none" w:sz="0" w:space="0" w:color="auto"/>
                  </w:divBdr>
                </w:div>
                <w:div w:id="630671497">
                  <w:marLeft w:val="0"/>
                  <w:marRight w:val="0"/>
                  <w:marTop w:val="0"/>
                  <w:marBottom w:val="0"/>
                  <w:divBdr>
                    <w:top w:val="none" w:sz="0" w:space="0" w:color="auto"/>
                    <w:left w:val="none" w:sz="0" w:space="0" w:color="auto"/>
                    <w:bottom w:val="none" w:sz="0" w:space="0" w:color="auto"/>
                    <w:right w:val="none" w:sz="0" w:space="0" w:color="auto"/>
                  </w:divBdr>
                </w:div>
                <w:div w:id="1338382508">
                  <w:marLeft w:val="0"/>
                  <w:marRight w:val="0"/>
                  <w:marTop w:val="0"/>
                  <w:marBottom w:val="0"/>
                  <w:divBdr>
                    <w:top w:val="none" w:sz="0" w:space="0" w:color="auto"/>
                    <w:left w:val="none" w:sz="0" w:space="0" w:color="auto"/>
                    <w:bottom w:val="none" w:sz="0" w:space="0" w:color="auto"/>
                    <w:right w:val="none" w:sz="0" w:space="0" w:color="auto"/>
                  </w:divBdr>
                </w:div>
                <w:div w:id="537812894">
                  <w:marLeft w:val="0"/>
                  <w:marRight w:val="0"/>
                  <w:marTop w:val="0"/>
                  <w:marBottom w:val="0"/>
                  <w:divBdr>
                    <w:top w:val="none" w:sz="0" w:space="0" w:color="auto"/>
                    <w:left w:val="none" w:sz="0" w:space="0" w:color="auto"/>
                    <w:bottom w:val="none" w:sz="0" w:space="0" w:color="auto"/>
                    <w:right w:val="none" w:sz="0" w:space="0" w:color="auto"/>
                  </w:divBdr>
                </w:div>
                <w:div w:id="1690570110">
                  <w:marLeft w:val="0"/>
                  <w:marRight w:val="0"/>
                  <w:marTop w:val="0"/>
                  <w:marBottom w:val="0"/>
                  <w:divBdr>
                    <w:top w:val="none" w:sz="0" w:space="0" w:color="auto"/>
                    <w:left w:val="none" w:sz="0" w:space="0" w:color="auto"/>
                    <w:bottom w:val="none" w:sz="0" w:space="0" w:color="auto"/>
                    <w:right w:val="none" w:sz="0" w:space="0" w:color="auto"/>
                  </w:divBdr>
                </w:div>
                <w:div w:id="640501306">
                  <w:marLeft w:val="0"/>
                  <w:marRight w:val="0"/>
                  <w:marTop w:val="0"/>
                  <w:marBottom w:val="0"/>
                  <w:divBdr>
                    <w:top w:val="none" w:sz="0" w:space="0" w:color="auto"/>
                    <w:left w:val="none" w:sz="0" w:space="0" w:color="auto"/>
                    <w:bottom w:val="none" w:sz="0" w:space="0" w:color="auto"/>
                    <w:right w:val="none" w:sz="0" w:space="0" w:color="auto"/>
                  </w:divBdr>
                </w:div>
                <w:div w:id="1176575303">
                  <w:marLeft w:val="0"/>
                  <w:marRight w:val="0"/>
                  <w:marTop w:val="0"/>
                  <w:marBottom w:val="0"/>
                  <w:divBdr>
                    <w:top w:val="none" w:sz="0" w:space="0" w:color="auto"/>
                    <w:left w:val="none" w:sz="0" w:space="0" w:color="auto"/>
                    <w:bottom w:val="none" w:sz="0" w:space="0" w:color="auto"/>
                    <w:right w:val="none" w:sz="0" w:space="0" w:color="auto"/>
                  </w:divBdr>
                </w:div>
                <w:div w:id="1117061422">
                  <w:marLeft w:val="0"/>
                  <w:marRight w:val="0"/>
                  <w:marTop w:val="0"/>
                  <w:marBottom w:val="0"/>
                  <w:divBdr>
                    <w:top w:val="none" w:sz="0" w:space="0" w:color="auto"/>
                    <w:left w:val="none" w:sz="0" w:space="0" w:color="auto"/>
                    <w:bottom w:val="none" w:sz="0" w:space="0" w:color="auto"/>
                    <w:right w:val="none" w:sz="0" w:space="0" w:color="auto"/>
                  </w:divBdr>
                </w:div>
                <w:div w:id="1362365491">
                  <w:marLeft w:val="0"/>
                  <w:marRight w:val="0"/>
                  <w:marTop w:val="0"/>
                  <w:marBottom w:val="0"/>
                  <w:divBdr>
                    <w:top w:val="none" w:sz="0" w:space="0" w:color="auto"/>
                    <w:left w:val="none" w:sz="0" w:space="0" w:color="auto"/>
                    <w:bottom w:val="none" w:sz="0" w:space="0" w:color="auto"/>
                    <w:right w:val="none" w:sz="0" w:space="0" w:color="auto"/>
                  </w:divBdr>
                </w:div>
                <w:div w:id="2131901046">
                  <w:marLeft w:val="0"/>
                  <w:marRight w:val="0"/>
                  <w:marTop w:val="0"/>
                  <w:marBottom w:val="0"/>
                  <w:divBdr>
                    <w:top w:val="none" w:sz="0" w:space="0" w:color="auto"/>
                    <w:left w:val="none" w:sz="0" w:space="0" w:color="auto"/>
                    <w:bottom w:val="none" w:sz="0" w:space="0" w:color="auto"/>
                    <w:right w:val="none" w:sz="0" w:space="0" w:color="auto"/>
                  </w:divBdr>
                </w:div>
                <w:div w:id="1688873204">
                  <w:marLeft w:val="0"/>
                  <w:marRight w:val="0"/>
                  <w:marTop w:val="0"/>
                  <w:marBottom w:val="0"/>
                  <w:divBdr>
                    <w:top w:val="none" w:sz="0" w:space="0" w:color="auto"/>
                    <w:left w:val="none" w:sz="0" w:space="0" w:color="auto"/>
                    <w:bottom w:val="none" w:sz="0" w:space="0" w:color="auto"/>
                    <w:right w:val="none" w:sz="0" w:space="0" w:color="auto"/>
                  </w:divBdr>
                </w:div>
                <w:div w:id="528375697">
                  <w:marLeft w:val="0"/>
                  <w:marRight w:val="0"/>
                  <w:marTop w:val="0"/>
                  <w:marBottom w:val="0"/>
                  <w:divBdr>
                    <w:top w:val="none" w:sz="0" w:space="0" w:color="auto"/>
                    <w:left w:val="none" w:sz="0" w:space="0" w:color="auto"/>
                    <w:bottom w:val="none" w:sz="0" w:space="0" w:color="auto"/>
                    <w:right w:val="none" w:sz="0" w:space="0" w:color="auto"/>
                  </w:divBdr>
                </w:div>
                <w:div w:id="1685786238">
                  <w:marLeft w:val="0"/>
                  <w:marRight w:val="0"/>
                  <w:marTop w:val="0"/>
                  <w:marBottom w:val="0"/>
                  <w:divBdr>
                    <w:top w:val="none" w:sz="0" w:space="0" w:color="auto"/>
                    <w:left w:val="none" w:sz="0" w:space="0" w:color="auto"/>
                    <w:bottom w:val="none" w:sz="0" w:space="0" w:color="auto"/>
                    <w:right w:val="none" w:sz="0" w:space="0" w:color="auto"/>
                  </w:divBdr>
                </w:div>
                <w:div w:id="90129450">
                  <w:marLeft w:val="0"/>
                  <w:marRight w:val="0"/>
                  <w:marTop w:val="0"/>
                  <w:marBottom w:val="0"/>
                  <w:divBdr>
                    <w:top w:val="none" w:sz="0" w:space="0" w:color="auto"/>
                    <w:left w:val="none" w:sz="0" w:space="0" w:color="auto"/>
                    <w:bottom w:val="none" w:sz="0" w:space="0" w:color="auto"/>
                    <w:right w:val="none" w:sz="0" w:space="0" w:color="auto"/>
                  </w:divBdr>
                </w:div>
                <w:div w:id="569385694">
                  <w:marLeft w:val="0"/>
                  <w:marRight w:val="0"/>
                  <w:marTop w:val="0"/>
                  <w:marBottom w:val="0"/>
                  <w:divBdr>
                    <w:top w:val="none" w:sz="0" w:space="0" w:color="auto"/>
                    <w:left w:val="none" w:sz="0" w:space="0" w:color="auto"/>
                    <w:bottom w:val="none" w:sz="0" w:space="0" w:color="auto"/>
                    <w:right w:val="none" w:sz="0" w:space="0" w:color="auto"/>
                  </w:divBdr>
                </w:div>
                <w:div w:id="1039358774">
                  <w:marLeft w:val="0"/>
                  <w:marRight w:val="0"/>
                  <w:marTop w:val="0"/>
                  <w:marBottom w:val="0"/>
                  <w:divBdr>
                    <w:top w:val="none" w:sz="0" w:space="0" w:color="auto"/>
                    <w:left w:val="none" w:sz="0" w:space="0" w:color="auto"/>
                    <w:bottom w:val="none" w:sz="0" w:space="0" w:color="auto"/>
                    <w:right w:val="none" w:sz="0" w:space="0" w:color="auto"/>
                  </w:divBdr>
                </w:div>
                <w:div w:id="1558976417">
                  <w:marLeft w:val="0"/>
                  <w:marRight w:val="0"/>
                  <w:marTop w:val="0"/>
                  <w:marBottom w:val="0"/>
                  <w:divBdr>
                    <w:top w:val="none" w:sz="0" w:space="0" w:color="auto"/>
                    <w:left w:val="none" w:sz="0" w:space="0" w:color="auto"/>
                    <w:bottom w:val="none" w:sz="0" w:space="0" w:color="auto"/>
                    <w:right w:val="none" w:sz="0" w:space="0" w:color="auto"/>
                  </w:divBdr>
                </w:div>
                <w:div w:id="253323923">
                  <w:marLeft w:val="0"/>
                  <w:marRight w:val="0"/>
                  <w:marTop w:val="0"/>
                  <w:marBottom w:val="0"/>
                  <w:divBdr>
                    <w:top w:val="none" w:sz="0" w:space="0" w:color="auto"/>
                    <w:left w:val="none" w:sz="0" w:space="0" w:color="auto"/>
                    <w:bottom w:val="none" w:sz="0" w:space="0" w:color="auto"/>
                    <w:right w:val="none" w:sz="0" w:space="0" w:color="auto"/>
                  </w:divBdr>
                </w:div>
                <w:div w:id="1132334573">
                  <w:marLeft w:val="0"/>
                  <w:marRight w:val="0"/>
                  <w:marTop w:val="0"/>
                  <w:marBottom w:val="0"/>
                  <w:divBdr>
                    <w:top w:val="none" w:sz="0" w:space="0" w:color="auto"/>
                    <w:left w:val="none" w:sz="0" w:space="0" w:color="auto"/>
                    <w:bottom w:val="none" w:sz="0" w:space="0" w:color="auto"/>
                    <w:right w:val="none" w:sz="0" w:space="0" w:color="auto"/>
                  </w:divBdr>
                </w:div>
                <w:div w:id="1150708886">
                  <w:marLeft w:val="0"/>
                  <w:marRight w:val="0"/>
                  <w:marTop w:val="0"/>
                  <w:marBottom w:val="0"/>
                  <w:divBdr>
                    <w:top w:val="none" w:sz="0" w:space="0" w:color="auto"/>
                    <w:left w:val="none" w:sz="0" w:space="0" w:color="auto"/>
                    <w:bottom w:val="none" w:sz="0" w:space="0" w:color="auto"/>
                    <w:right w:val="none" w:sz="0" w:space="0" w:color="auto"/>
                  </w:divBdr>
                </w:div>
                <w:div w:id="1896231277">
                  <w:marLeft w:val="0"/>
                  <w:marRight w:val="0"/>
                  <w:marTop w:val="0"/>
                  <w:marBottom w:val="0"/>
                  <w:divBdr>
                    <w:top w:val="none" w:sz="0" w:space="0" w:color="auto"/>
                    <w:left w:val="none" w:sz="0" w:space="0" w:color="auto"/>
                    <w:bottom w:val="none" w:sz="0" w:space="0" w:color="auto"/>
                    <w:right w:val="none" w:sz="0" w:space="0" w:color="auto"/>
                  </w:divBdr>
                </w:div>
                <w:div w:id="1023627518">
                  <w:marLeft w:val="0"/>
                  <w:marRight w:val="0"/>
                  <w:marTop w:val="0"/>
                  <w:marBottom w:val="0"/>
                  <w:divBdr>
                    <w:top w:val="none" w:sz="0" w:space="0" w:color="auto"/>
                    <w:left w:val="none" w:sz="0" w:space="0" w:color="auto"/>
                    <w:bottom w:val="none" w:sz="0" w:space="0" w:color="auto"/>
                    <w:right w:val="none" w:sz="0" w:space="0" w:color="auto"/>
                  </w:divBdr>
                </w:div>
                <w:div w:id="1340816398">
                  <w:marLeft w:val="0"/>
                  <w:marRight w:val="0"/>
                  <w:marTop w:val="0"/>
                  <w:marBottom w:val="0"/>
                  <w:divBdr>
                    <w:top w:val="none" w:sz="0" w:space="0" w:color="auto"/>
                    <w:left w:val="none" w:sz="0" w:space="0" w:color="auto"/>
                    <w:bottom w:val="none" w:sz="0" w:space="0" w:color="auto"/>
                    <w:right w:val="none" w:sz="0" w:space="0" w:color="auto"/>
                  </w:divBdr>
                </w:div>
                <w:div w:id="135879040">
                  <w:marLeft w:val="0"/>
                  <w:marRight w:val="0"/>
                  <w:marTop w:val="0"/>
                  <w:marBottom w:val="0"/>
                  <w:divBdr>
                    <w:top w:val="none" w:sz="0" w:space="0" w:color="auto"/>
                    <w:left w:val="none" w:sz="0" w:space="0" w:color="auto"/>
                    <w:bottom w:val="none" w:sz="0" w:space="0" w:color="auto"/>
                    <w:right w:val="none" w:sz="0" w:space="0" w:color="auto"/>
                  </w:divBdr>
                </w:div>
                <w:div w:id="662515403">
                  <w:marLeft w:val="0"/>
                  <w:marRight w:val="0"/>
                  <w:marTop w:val="0"/>
                  <w:marBottom w:val="0"/>
                  <w:divBdr>
                    <w:top w:val="none" w:sz="0" w:space="0" w:color="auto"/>
                    <w:left w:val="none" w:sz="0" w:space="0" w:color="auto"/>
                    <w:bottom w:val="none" w:sz="0" w:space="0" w:color="auto"/>
                    <w:right w:val="none" w:sz="0" w:space="0" w:color="auto"/>
                  </w:divBdr>
                </w:div>
                <w:div w:id="695695623">
                  <w:marLeft w:val="0"/>
                  <w:marRight w:val="0"/>
                  <w:marTop w:val="0"/>
                  <w:marBottom w:val="0"/>
                  <w:divBdr>
                    <w:top w:val="none" w:sz="0" w:space="0" w:color="auto"/>
                    <w:left w:val="none" w:sz="0" w:space="0" w:color="auto"/>
                    <w:bottom w:val="none" w:sz="0" w:space="0" w:color="auto"/>
                    <w:right w:val="none" w:sz="0" w:space="0" w:color="auto"/>
                  </w:divBdr>
                </w:div>
                <w:div w:id="933635048">
                  <w:marLeft w:val="0"/>
                  <w:marRight w:val="0"/>
                  <w:marTop w:val="0"/>
                  <w:marBottom w:val="0"/>
                  <w:divBdr>
                    <w:top w:val="none" w:sz="0" w:space="0" w:color="auto"/>
                    <w:left w:val="none" w:sz="0" w:space="0" w:color="auto"/>
                    <w:bottom w:val="none" w:sz="0" w:space="0" w:color="auto"/>
                    <w:right w:val="none" w:sz="0" w:space="0" w:color="auto"/>
                  </w:divBdr>
                </w:div>
                <w:div w:id="258955841">
                  <w:marLeft w:val="0"/>
                  <w:marRight w:val="0"/>
                  <w:marTop w:val="0"/>
                  <w:marBottom w:val="0"/>
                  <w:divBdr>
                    <w:top w:val="none" w:sz="0" w:space="0" w:color="auto"/>
                    <w:left w:val="none" w:sz="0" w:space="0" w:color="auto"/>
                    <w:bottom w:val="none" w:sz="0" w:space="0" w:color="auto"/>
                    <w:right w:val="none" w:sz="0" w:space="0" w:color="auto"/>
                  </w:divBdr>
                </w:div>
                <w:div w:id="475807075">
                  <w:marLeft w:val="0"/>
                  <w:marRight w:val="0"/>
                  <w:marTop w:val="0"/>
                  <w:marBottom w:val="0"/>
                  <w:divBdr>
                    <w:top w:val="none" w:sz="0" w:space="0" w:color="auto"/>
                    <w:left w:val="none" w:sz="0" w:space="0" w:color="auto"/>
                    <w:bottom w:val="none" w:sz="0" w:space="0" w:color="auto"/>
                    <w:right w:val="none" w:sz="0" w:space="0" w:color="auto"/>
                  </w:divBdr>
                </w:div>
                <w:div w:id="570510264">
                  <w:marLeft w:val="0"/>
                  <w:marRight w:val="0"/>
                  <w:marTop w:val="0"/>
                  <w:marBottom w:val="0"/>
                  <w:divBdr>
                    <w:top w:val="none" w:sz="0" w:space="0" w:color="auto"/>
                    <w:left w:val="none" w:sz="0" w:space="0" w:color="auto"/>
                    <w:bottom w:val="none" w:sz="0" w:space="0" w:color="auto"/>
                    <w:right w:val="none" w:sz="0" w:space="0" w:color="auto"/>
                  </w:divBdr>
                </w:div>
                <w:div w:id="1765225112">
                  <w:marLeft w:val="0"/>
                  <w:marRight w:val="0"/>
                  <w:marTop w:val="0"/>
                  <w:marBottom w:val="0"/>
                  <w:divBdr>
                    <w:top w:val="none" w:sz="0" w:space="0" w:color="auto"/>
                    <w:left w:val="none" w:sz="0" w:space="0" w:color="auto"/>
                    <w:bottom w:val="none" w:sz="0" w:space="0" w:color="auto"/>
                    <w:right w:val="none" w:sz="0" w:space="0" w:color="auto"/>
                  </w:divBdr>
                </w:div>
                <w:div w:id="212695801">
                  <w:marLeft w:val="0"/>
                  <w:marRight w:val="0"/>
                  <w:marTop w:val="0"/>
                  <w:marBottom w:val="0"/>
                  <w:divBdr>
                    <w:top w:val="none" w:sz="0" w:space="0" w:color="auto"/>
                    <w:left w:val="none" w:sz="0" w:space="0" w:color="auto"/>
                    <w:bottom w:val="none" w:sz="0" w:space="0" w:color="auto"/>
                    <w:right w:val="none" w:sz="0" w:space="0" w:color="auto"/>
                  </w:divBdr>
                </w:div>
                <w:div w:id="1479951819">
                  <w:marLeft w:val="0"/>
                  <w:marRight w:val="0"/>
                  <w:marTop w:val="0"/>
                  <w:marBottom w:val="0"/>
                  <w:divBdr>
                    <w:top w:val="none" w:sz="0" w:space="0" w:color="auto"/>
                    <w:left w:val="none" w:sz="0" w:space="0" w:color="auto"/>
                    <w:bottom w:val="none" w:sz="0" w:space="0" w:color="auto"/>
                    <w:right w:val="none" w:sz="0" w:space="0" w:color="auto"/>
                  </w:divBdr>
                </w:div>
                <w:div w:id="311376584">
                  <w:marLeft w:val="0"/>
                  <w:marRight w:val="0"/>
                  <w:marTop w:val="0"/>
                  <w:marBottom w:val="0"/>
                  <w:divBdr>
                    <w:top w:val="none" w:sz="0" w:space="0" w:color="auto"/>
                    <w:left w:val="none" w:sz="0" w:space="0" w:color="auto"/>
                    <w:bottom w:val="none" w:sz="0" w:space="0" w:color="auto"/>
                    <w:right w:val="none" w:sz="0" w:space="0" w:color="auto"/>
                  </w:divBdr>
                </w:div>
                <w:div w:id="315912401">
                  <w:marLeft w:val="0"/>
                  <w:marRight w:val="0"/>
                  <w:marTop w:val="0"/>
                  <w:marBottom w:val="0"/>
                  <w:divBdr>
                    <w:top w:val="none" w:sz="0" w:space="0" w:color="auto"/>
                    <w:left w:val="none" w:sz="0" w:space="0" w:color="auto"/>
                    <w:bottom w:val="none" w:sz="0" w:space="0" w:color="auto"/>
                    <w:right w:val="none" w:sz="0" w:space="0" w:color="auto"/>
                  </w:divBdr>
                </w:div>
                <w:div w:id="434398149">
                  <w:marLeft w:val="0"/>
                  <w:marRight w:val="0"/>
                  <w:marTop w:val="0"/>
                  <w:marBottom w:val="0"/>
                  <w:divBdr>
                    <w:top w:val="none" w:sz="0" w:space="0" w:color="auto"/>
                    <w:left w:val="none" w:sz="0" w:space="0" w:color="auto"/>
                    <w:bottom w:val="none" w:sz="0" w:space="0" w:color="auto"/>
                    <w:right w:val="none" w:sz="0" w:space="0" w:color="auto"/>
                  </w:divBdr>
                </w:div>
                <w:div w:id="637345841">
                  <w:marLeft w:val="0"/>
                  <w:marRight w:val="0"/>
                  <w:marTop w:val="0"/>
                  <w:marBottom w:val="0"/>
                  <w:divBdr>
                    <w:top w:val="none" w:sz="0" w:space="0" w:color="auto"/>
                    <w:left w:val="none" w:sz="0" w:space="0" w:color="auto"/>
                    <w:bottom w:val="none" w:sz="0" w:space="0" w:color="auto"/>
                    <w:right w:val="none" w:sz="0" w:space="0" w:color="auto"/>
                  </w:divBdr>
                </w:div>
                <w:div w:id="252664048">
                  <w:marLeft w:val="0"/>
                  <w:marRight w:val="0"/>
                  <w:marTop w:val="0"/>
                  <w:marBottom w:val="0"/>
                  <w:divBdr>
                    <w:top w:val="none" w:sz="0" w:space="0" w:color="auto"/>
                    <w:left w:val="none" w:sz="0" w:space="0" w:color="auto"/>
                    <w:bottom w:val="none" w:sz="0" w:space="0" w:color="auto"/>
                    <w:right w:val="none" w:sz="0" w:space="0" w:color="auto"/>
                  </w:divBdr>
                </w:div>
                <w:div w:id="116880613">
                  <w:marLeft w:val="0"/>
                  <w:marRight w:val="0"/>
                  <w:marTop w:val="0"/>
                  <w:marBottom w:val="0"/>
                  <w:divBdr>
                    <w:top w:val="none" w:sz="0" w:space="0" w:color="auto"/>
                    <w:left w:val="none" w:sz="0" w:space="0" w:color="auto"/>
                    <w:bottom w:val="none" w:sz="0" w:space="0" w:color="auto"/>
                    <w:right w:val="none" w:sz="0" w:space="0" w:color="auto"/>
                  </w:divBdr>
                </w:div>
                <w:div w:id="798376871">
                  <w:marLeft w:val="0"/>
                  <w:marRight w:val="0"/>
                  <w:marTop w:val="0"/>
                  <w:marBottom w:val="0"/>
                  <w:divBdr>
                    <w:top w:val="none" w:sz="0" w:space="0" w:color="auto"/>
                    <w:left w:val="none" w:sz="0" w:space="0" w:color="auto"/>
                    <w:bottom w:val="none" w:sz="0" w:space="0" w:color="auto"/>
                    <w:right w:val="none" w:sz="0" w:space="0" w:color="auto"/>
                  </w:divBdr>
                </w:div>
                <w:div w:id="123475871">
                  <w:marLeft w:val="0"/>
                  <w:marRight w:val="0"/>
                  <w:marTop w:val="0"/>
                  <w:marBottom w:val="0"/>
                  <w:divBdr>
                    <w:top w:val="none" w:sz="0" w:space="0" w:color="auto"/>
                    <w:left w:val="none" w:sz="0" w:space="0" w:color="auto"/>
                    <w:bottom w:val="none" w:sz="0" w:space="0" w:color="auto"/>
                    <w:right w:val="none" w:sz="0" w:space="0" w:color="auto"/>
                  </w:divBdr>
                </w:div>
                <w:div w:id="1174688409">
                  <w:marLeft w:val="0"/>
                  <w:marRight w:val="0"/>
                  <w:marTop w:val="0"/>
                  <w:marBottom w:val="0"/>
                  <w:divBdr>
                    <w:top w:val="none" w:sz="0" w:space="0" w:color="auto"/>
                    <w:left w:val="none" w:sz="0" w:space="0" w:color="auto"/>
                    <w:bottom w:val="none" w:sz="0" w:space="0" w:color="auto"/>
                    <w:right w:val="none" w:sz="0" w:space="0" w:color="auto"/>
                  </w:divBdr>
                </w:div>
                <w:div w:id="1380860516">
                  <w:marLeft w:val="0"/>
                  <w:marRight w:val="0"/>
                  <w:marTop w:val="0"/>
                  <w:marBottom w:val="0"/>
                  <w:divBdr>
                    <w:top w:val="none" w:sz="0" w:space="0" w:color="auto"/>
                    <w:left w:val="none" w:sz="0" w:space="0" w:color="auto"/>
                    <w:bottom w:val="none" w:sz="0" w:space="0" w:color="auto"/>
                    <w:right w:val="none" w:sz="0" w:space="0" w:color="auto"/>
                  </w:divBdr>
                </w:div>
                <w:div w:id="418140334">
                  <w:marLeft w:val="0"/>
                  <w:marRight w:val="0"/>
                  <w:marTop w:val="0"/>
                  <w:marBottom w:val="0"/>
                  <w:divBdr>
                    <w:top w:val="none" w:sz="0" w:space="0" w:color="auto"/>
                    <w:left w:val="none" w:sz="0" w:space="0" w:color="auto"/>
                    <w:bottom w:val="none" w:sz="0" w:space="0" w:color="auto"/>
                    <w:right w:val="none" w:sz="0" w:space="0" w:color="auto"/>
                  </w:divBdr>
                </w:div>
                <w:div w:id="823161470">
                  <w:marLeft w:val="0"/>
                  <w:marRight w:val="0"/>
                  <w:marTop w:val="0"/>
                  <w:marBottom w:val="0"/>
                  <w:divBdr>
                    <w:top w:val="none" w:sz="0" w:space="0" w:color="auto"/>
                    <w:left w:val="none" w:sz="0" w:space="0" w:color="auto"/>
                    <w:bottom w:val="none" w:sz="0" w:space="0" w:color="auto"/>
                    <w:right w:val="none" w:sz="0" w:space="0" w:color="auto"/>
                  </w:divBdr>
                </w:div>
                <w:div w:id="1871801909">
                  <w:marLeft w:val="0"/>
                  <w:marRight w:val="0"/>
                  <w:marTop w:val="0"/>
                  <w:marBottom w:val="0"/>
                  <w:divBdr>
                    <w:top w:val="none" w:sz="0" w:space="0" w:color="auto"/>
                    <w:left w:val="none" w:sz="0" w:space="0" w:color="auto"/>
                    <w:bottom w:val="none" w:sz="0" w:space="0" w:color="auto"/>
                    <w:right w:val="none" w:sz="0" w:space="0" w:color="auto"/>
                  </w:divBdr>
                </w:div>
                <w:div w:id="414741094">
                  <w:marLeft w:val="0"/>
                  <w:marRight w:val="0"/>
                  <w:marTop w:val="0"/>
                  <w:marBottom w:val="0"/>
                  <w:divBdr>
                    <w:top w:val="none" w:sz="0" w:space="0" w:color="auto"/>
                    <w:left w:val="none" w:sz="0" w:space="0" w:color="auto"/>
                    <w:bottom w:val="none" w:sz="0" w:space="0" w:color="auto"/>
                    <w:right w:val="none" w:sz="0" w:space="0" w:color="auto"/>
                  </w:divBdr>
                </w:div>
                <w:div w:id="1818376714">
                  <w:marLeft w:val="0"/>
                  <w:marRight w:val="0"/>
                  <w:marTop w:val="0"/>
                  <w:marBottom w:val="0"/>
                  <w:divBdr>
                    <w:top w:val="none" w:sz="0" w:space="0" w:color="auto"/>
                    <w:left w:val="none" w:sz="0" w:space="0" w:color="auto"/>
                    <w:bottom w:val="none" w:sz="0" w:space="0" w:color="auto"/>
                    <w:right w:val="none" w:sz="0" w:space="0" w:color="auto"/>
                  </w:divBdr>
                </w:div>
                <w:div w:id="580262324">
                  <w:marLeft w:val="0"/>
                  <w:marRight w:val="0"/>
                  <w:marTop w:val="0"/>
                  <w:marBottom w:val="0"/>
                  <w:divBdr>
                    <w:top w:val="none" w:sz="0" w:space="0" w:color="auto"/>
                    <w:left w:val="none" w:sz="0" w:space="0" w:color="auto"/>
                    <w:bottom w:val="none" w:sz="0" w:space="0" w:color="auto"/>
                    <w:right w:val="none" w:sz="0" w:space="0" w:color="auto"/>
                  </w:divBdr>
                </w:div>
                <w:div w:id="318118077">
                  <w:marLeft w:val="0"/>
                  <w:marRight w:val="0"/>
                  <w:marTop w:val="0"/>
                  <w:marBottom w:val="0"/>
                  <w:divBdr>
                    <w:top w:val="none" w:sz="0" w:space="0" w:color="auto"/>
                    <w:left w:val="none" w:sz="0" w:space="0" w:color="auto"/>
                    <w:bottom w:val="none" w:sz="0" w:space="0" w:color="auto"/>
                    <w:right w:val="none" w:sz="0" w:space="0" w:color="auto"/>
                  </w:divBdr>
                </w:div>
                <w:div w:id="286278681">
                  <w:marLeft w:val="0"/>
                  <w:marRight w:val="0"/>
                  <w:marTop w:val="0"/>
                  <w:marBottom w:val="0"/>
                  <w:divBdr>
                    <w:top w:val="none" w:sz="0" w:space="0" w:color="auto"/>
                    <w:left w:val="none" w:sz="0" w:space="0" w:color="auto"/>
                    <w:bottom w:val="none" w:sz="0" w:space="0" w:color="auto"/>
                    <w:right w:val="none" w:sz="0" w:space="0" w:color="auto"/>
                  </w:divBdr>
                </w:div>
                <w:div w:id="59333222">
                  <w:marLeft w:val="0"/>
                  <w:marRight w:val="0"/>
                  <w:marTop w:val="0"/>
                  <w:marBottom w:val="0"/>
                  <w:divBdr>
                    <w:top w:val="none" w:sz="0" w:space="0" w:color="auto"/>
                    <w:left w:val="none" w:sz="0" w:space="0" w:color="auto"/>
                    <w:bottom w:val="none" w:sz="0" w:space="0" w:color="auto"/>
                    <w:right w:val="none" w:sz="0" w:space="0" w:color="auto"/>
                  </w:divBdr>
                </w:div>
                <w:div w:id="385299878">
                  <w:marLeft w:val="0"/>
                  <w:marRight w:val="0"/>
                  <w:marTop w:val="0"/>
                  <w:marBottom w:val="0"/>
                  <w:divBdr>
                    <w:top w:val="none" w:sz="0" w:space="0" w:color="auto"/>
                    <w:left w:val="none" w:sz="0" w:space="0" w:color="auto"/>
                    <w:bottom w:val="none" w:sz="0" w:space="0" w:color="auto"/>
                    <w:right w:val="none" w:sz="0" w:space="0" w:color="auto"/>
                  </w:divBdr>
                </w:div>
                <w:div w:id="867837357">
                  <w:marLeft w:val="0"/>
                  <w:marRight w:val="0"/>
                  <w:marTop w:val="0"/>
                  <w:marBottom w:val="0"/>
                  <w:divBdr>
                    <w:top w:val="none" w:sz="0" w:space="0" w:color="auto"/>
                    <w:left w:val="none" w:sz="0" w:space="0" w:color="auto"/>
                    <w:bottom w:val="none" w:sz="0" w:space="0" w:color="auto"/>
                    <w:right w:val="none" w:sz="0" w:space="0" w:color="auto"/>
                  </w:divBdr>
                </w:div>
                <w:div w:id="1683624235">
                  <w:marLeft w:val="0"/>
                  <w:marRight w:val="0"/>
                  <w:marTop w:val="0"/>
                  <w:marBottom w:val="0"/>
                  <w:divBdr>
                    <w:top w:val="none" w:sz="0" w:space="0" w:color="auto"/>
                    <w:left w:val="none" w:sz="0" w:space="0" w:color="auto"/>
                    <w:bottom w:val="none" w:sz="0" w:space="0" w:color="auto"/>
                    <w:right w:val="none" w:sz="0" w:space="0" w:color="auto"/>
                  </w:divBdr>
                </w:div>
                <w:div w:id="429938196">
                  <w:marLeft w:val="0"/>
                  <w:marRight w:val="0"/>
                  <w:marTop w:val="0"/>
                  <w:marBottom w:val="0"/>
                  <w:divBdr>
                    <w:top w:val="none" w:sz="0" w:space="0" w:color="auto"/>
                    <w:left w:val="none" w:sz="0" w:space="0" w:color="auto"/>
                    <w:bottom w:val="none" w:sz="0" w:space="0" w:color="auto"/>
                    <w:right w:val="none" w:sz="0" w:space="0" w:color="auto"/>
                  </w:divBdr>
                </w:div>
                <w:div w:id="1451586007">
                  <w:marLeft w:val="0"/>
                  <w:marRight w:val="0"/>
                  <w:marTop w:val="0"/>
                  <w:marBottom w:val="0"/>
                  <w:divBdr>
                    <w:top w:val="none" w:sz="0" w:space="0" w:color="auto"/>
                    <w:left w:val="none" w:sz="0" w:space="0" w:color="auto"/>
                    <w:bottom w:val="none" w:sz="0" w:space="0" w:color="auto"/>
                    <w:right w:val="none" w:sz="0" w:space="0" w:color="auto"/>
                  </w:divBdr>
                </w:div>
                <w:div w:id="2037805770">
                  <w:marLeft w:val="0"/>
                  <w:marRight w:val="0"/>
                  <w:marTop w:val="0"/>
                  <w:marBottom w:val="0"/>
                  <w:divBdr>
                    <w:top w:val="none" w:sz="0" w:space="0" w:color="auto"/>
                    <w:left w:val="none" w:sz="0" w:space="0" w:color="auto"/>
                    <w:bottom w:val="none" w:sz="0" w:space="0" w:color="auto"/>
                    <w:right w:val="none" w:sz="0" w:space="0" w:color="auto"/>
                  </w:divBdr>
                </w:div>
                <w:div w:id="1269198044">
                  <w:marLeft w:val="0"/>
                  <w:marRight w:val="0"/>
                  <w:marTop w:val="0"/>
                  <w:marBottom w:val="0"/>
                  <w:divBdr>
                    <w:top w:val="none" w:sz="0" w:space="0" w:color="auto"/>
                    <w:left w:val="none" w:sz="0" w:space="0" w:color="auto"/>
                    <w:bottom w:val="none" w:sz="0" w:space="0" w:color="auto"/>
                    <w:right w:val="none" w:sz="0" w:space="0" w:color="auto"/>
                  </w:divBdr>
                </w:div>
                <w:div w:id="1522084440">
                  <w:marLeft w:val="0"/>
                  <w:marRight w:val="0"/>
                  <w:marTop w:val="0"/>
                  <w:marBottom w:val="0"/>
                  <w:divBdr>
                    <w:top w:val="none" w:sz="0" w:space="0" w:color="auto"/>
                    <w:left w:val="none" w:sz="0" w:space="0" w:color="auto"/>
                    <w:bottom w:val="none" w:sz="0" w:space="0" w:color="auto"/>
                    <w:right w:val="none" w:sz="0" w:space="0" w:color="auto"/>
                  </w:divBdr>
                </w:div>
                <w:div w:id="263732617">
                  <w:marLeft w:val="0"/>
                  <w:marRight w:val="0"/>
                  <w:marTop w:val="0"/>
                  <w:marBottom w:val="0"/>
                  <w:divBdr>
                    <w:top w:val="none" w:sz="0" w:space="0" w:color="auto"/>
                    <w:left w:val="none" w:sz="0" w:space="0" w:color="auto"/>
                    <w:bottom w:val="none" w:sz="0" w:space="0" w:color="auto"/>
                    <w:right w:val="none" w:sz="0" w:space="0" w:color="auto"/>
                  </w:divBdr>
                </w:div>
                <w:div w:id="1456439207">
                  <w:marLeft w:val="0"/>
                  <w:marRight w:val="0"/>
                  <w:marTop w:val="0"/>
                  <w:marBottom w:val="0"/>
                  <w:divBdr>
                    <w:top w:val="none" w:sz="0" w:space="0" w:color="auto"/>
                    <w:left w:val="none" w:sz="0" w:space="0" w:color="auto"/>
                    <w:bottom w:val="none" w:sz="0" w:space="0" w:color="auto"/>
                    <w:right w:val="none" w:sz="0" w:space="0" w:color="auto"/>
                  </w:divBdr>
                </w:div>
                <w:div w:id="1320377876">
                  <w:marLeft w:val="0"/>
                  <w:marRight w:val="0"/>
                  <w:marTop w:val="0"/>
                  <w:marBottom w:val="0"/>
                  <w:divBdr>
                    <w:top w:val="none" w:sz="0" w:space="0" w:color="auto"/>
                    <w:left w:val="none" w:sz="0" w:space="0" w:color="auto"/>
                    <w:bottom w:val="none" w:sz="0" w:space="0" w:color="auto"/>
                    <w:right w:val="none" w:sz="0" w:space="0" w:color="auto"/>
                  </w:divBdr>
                </w:div>
                <w:div w:id="1497724839">
                  <w:marLeft w:val="0"/>
                  <w:marRight w:val="0"/>
                  <w:marTop w:val="0"/>
                  <w:marBottom w:val="0"/>
                  <w:divBdr>
                    <w:top w:val="none" w:sz="0" w:space="0" w:color="auto"/>
                    <w:left w:val="none" w:sz="0" w:space="0" w:color="auto"/>
                    <w:bottom w:val="none" w:sz="0" w:space="0" w:color="auto"/>
                    <w:right w:val="none" w:sz="0" w:space="0" w:color="auto"/>
                  </w:divBdr>
                </w:div>
                <w:div w:id="1810436672">
                  <w:marLeft w:val="0"/>
                  <w:marRight w:val="0"/>
                  <w:marTop w:val="0"/>
                  <w:marBottom w:val="0"/>
                  <w:divBdr>
                    <w:top w:val="none" w:sz="0" w:space="0" w:color="auto"/>
                    <w:left w:val="none" w:sz="0" w:space="0" w:color="auto"/>
                    <w:bottom w:val="none" w:sz="0" w:space="0" w:color="auto"/>
                    <w:right w:val="none" w:sz="0" w:space="0" w:color="auto"/>
                  </w:divBdr>
                </w:div>
                <w:div w:id="717313640">
                  <w:marLeft w:val="0"/>
                  <w:marRight w:val="0"/>
                  <w:marTop w:val="0"/>
                  <w:marBottom w:val="0"/>
                  <w:divBdr>
                    <w:top w:val="none" w:sz="0" w:space="0" w:color="auto"/>
                    <w:left w:val="none" w:sz="0" w:space="0" w:color="auto"/>
                    <w:bottom w:val="none" w:sz="0" w:space="0" w:color="auto"/>
                    <w:right w:val="none" w:sz="0" w:space="0" w:color="auto"/>
                  </w:divBdr>
                </w:div>
                <w:div w:id="1980382547">
                  <w:marLeft w:val="0"/>
                  <w:marRight w:val="0"/>
                  <w:marTop w:val="0"/>
                  <w:marBottom w:val="0"/>
                  <w:divBdr>
                    <w:top w:val="none" w:sz="0" w:space="0" w:color="auto"/>
                    <w:left w:val="none" w:sz="0" w:space="0" w:color="auto"/>
                    <w:bottom w:val="none" w:sz="0" w:space="0" w:color="auto"/>
                    <w:right w:val="none" w:sz="0" w:space="0" w:color="auto"/>
                  </w:divBdr>
                </w:div>
                <w:div w:id="755637930">
                  <w:marLeft w:val="0"/>
                  <w:marRight w:val="0"/>
                  <w:marTop w:val="0"/>
                  <w:marBottom w:val="0"/>
                  <w:divBdr>
                    <w:top w:val="none" w:sz="0" w:space="0" w:color="auto"/>
                    <w:left w:val="none" w:sz="0" w:space="0" w:color="auto"/>
                    <w:bottom w:val="none" w:sz="0" w:space="0" w:color="auto"/>
                    <w:right w:val="none" w:sz="0" w:space="0" w:color="auto"/>
                  </w:divBdr>
                </w:div>
                <w:div w:id="1838033398">
                  <w:marLeft w:val="0"/>
                  <w:marRight w:val="0"/>
                  <w:marTop w:val="0"/>
                  <w:marBottom w:val="0"/>
                  <w:divBdr>
                    <w:top w:val="none" w:sz="0" w:space="0" w:color="auto"/>
                    <w:left w:val="none" w:sz="0" w:space="0" w:color="auto"/>
                    <w:bottom w:val="none" w:sz="0" w:space="0" w:color="auto"/>
                    <w:right w:val="none" w:sz="0" w:space="0" w:color="auto"/>
                  </w:divBdr>
                </w:div>
                <w:div w:id="1619288202">
                  <w:marLeft w:val="0"/>
                  <w:marRight w:val="0"/>
                  <w:marTop w:val="0"/>
                  <w:marBottom w:val="0"/>
                  <w:divBdr>
                    <w:top w:val="none" w:sz="0" w:space="0" w:color="auto"/>
                    <w:left w:val="none" w:sz="0" w:space="0" w:color="auto"/>
                    <w:bottom w:val="none" w:sz="0" w:space="0" w:color="auto"/>
                    <w:right w:val="none" w:sz="0" w:space="0" w:color="auto"/>
                  </w:divBdr>
                </w:div>
                <w:div w:id="1057586646">
                  <w:marLeft w:val="0"/>
                  <w:marRight w:val="0"/>
                  <w:marTop w:val="0"/>
                  <w:marBottom w:val="0"/>
                  <w:divBdr>
                    <w:top w:val="none" w:sz="0" w:space="0" w:color="auto"/>
                    <w:left w:val="none" w:sz="0" w:space="0" w:color="auto"/>
                    <w:bottom w:val="none" w:sz="0" w:space="0" w:color="auto"/>
                    <w:right w:val="none" w:sz="0" w:space="0" w:color="auto"/>
                  </w:divBdr>
                </w:div>
                <w:div w:id="630867181">
                  <w:marLeft w:val="0"/>
                  <w:marRight w:val="0"/>
                  <w:marTop w:val="0"/>
                  <w:marBottom w:val="0"/>
                  <w:divBdr>
                    <w:top w:val="none" w:sz="0" w:space="0" w:color="auto"/>
                    <w:left w:val="none" w:sz="0" w:space="0" w:color="auto"/>
                    <w:bottom w:val="none" w:sz="0" w:space="0" w:color="auto"/>
                    <w:right w:val="none" w:sz="0" w:space="0" w:color="auto"/>
                  </w:divBdr>
                </w:div>
                <w:div w:id="1619294896">
                  <w:marLeft w:val="0"/>
                  <w:marRight w:val="0"/>
                  <w:marTop w:val="0"/>
                  <w:marBottom w:val="0"/>
                  <w:divBdr>
                    <w:top w:val="none" w:sz="0" w:space="0" w:color="auto"/>
                    <w:left w:val="none" w:sz="0" w:space="0" w:color="auto"/>
                    <w:bottom w:val="none" w:sz="0" w:space="0" w:color="auto"/>
                    <w:right w:val="none" w:sz="0" w:space="0" w:color="auto"/>
                  </w:divBdr>
                </w:div>
                <w:div w:id="1533961548">
                  <w:marLeft w:val="0"/>
                  <w:marRight w:val="0"/>
                  <w:marTop w:val="0"/>
                  <w:marBottom w:val="0"/>
                  <w:divBdr>
                    <w:top w:val="none" w:sz="0" w:space="0" w:color="auto"/>
                    <w:left w:val="none" w:sz="0" w:space="0" w:color="auto"/>
                    <w:bottom w:val="none" w:sz="0" w:space="0" w:color="auto"/>
                    <w:right w:val="none" w:sz="0" w:space="0" w:color="auto"/>
                  </w:divBdr>
                </w:div>
                <w:div w:id="887034242">
                  <w:marLeft w:val="0"/>
                  <w:marRight w:val="0"/>
                  <w:marTop w:val="0"/>
                  <w:marBottom w:val="0"/>
                  <w:divBdr>
                    <w:top w:val="none" w:sz="0" w:space="0" w:color="auto"/>
                    <w:left w:val="none" w:sz="0" w:space="0" w:color="auto"/>
                    <w:bottom w:val="none" w:sz="0" w:space="0" w:color="auto"/>
                    <w:right w:val="none" w:sz="0" w:space="0" w:color="auto"/>
                  </w:divBdr>
                </w:div>
                <w:div w:id="797603103">
                  <w:marLeft w:val="0"/>
                  <w:marRight w:val="0"/>
                  <w:marTop w:val="0"/>
                  <w:marBottom w:val="0"/>
                  <w:divBdr>
                    <w:top w:val="none" w:sz="0" w:space="0" w:color="auto"/>
                    <w:left w:val="none" w:sz="0" w:space="0" w:color="auto"/>
                    <w:bottom w:val="none" w:sz="0" w:space="0" w:color="auto"/>
                    <w:right w:val="none" w:sz="0" w:space="0" w:color="auto"/>
                  </w:divBdr>
                </w:div>
                <w:div w:id="1623537660">
                  <w:marLeft w:val="0"/>
                  <w:marRight w:val="0"/>
                  <w:marTop w:val="0"/>
                  <w:marBottom w:val="0"/>
                  <w:divBdr>
                    <w:top w:val="none" w:sz="0" w:space="0" w:color="auto"/>
                    <w:left w:val="none" w:sz="0" w:space="0" w:color="auto"/>
                    <w:bottom w:val="none" w:sz="0" w:space="0" w:color="auto"/>
                    <w:right w:val="none" w:sz="0" w:space="0" w:color="auto"/>
                  </w:divBdr>
                </w:div>
                <w:div w:id="1700815299">
                  <w:marLeft w:val="0"/>
                  <w:marRight w:val="0"/>
                  <w:marTop w:val="0"/>
                  <w:marBottom w:val="0"/>
                  <w:divBdr>
                    <w:top w:val="none" w:sz="0" w:space="0" w:color="auto"/>
                    <w:left w:val="none" w:sz="0" w:space="0" w:color="auto"/>
                    <w:bottom w:val="none" w:sz="0" w:space="0" w:color="auto"/>
                    <w:right w:val="none" w:sz="0" w:space="0" w:color="auto"/>
                  </w:divBdr>
                </w:div>
                <w:div w:id="653295025">
                  <w:marLeft w:val="0"/>
                  <w:marRight w:val="0"/>
                  <w:marTop w:val="0"/>
                  <w:marBottom w:val="0"/>
                  <w:divBdr>
                    <w:top w:val="none" w:sz="0" w:space="0" w:color="auto"/>
                    <w:left w:val="none" w:sz="0" w:space="0" w:color="auto"/>
                    <w:bottom w:val="none" w:sz="0" w:space="0" w:color="auto"/>
                    <w:right w:val="none" w:sz="0" w:space="0" w:color="auto"/>
                  </w:divBdr>
                </w:div>
                <w:div w:id="588850205">
                  <w:marLeft w:val="0"/>
                  <w:marRight w:val="0"/>
                  <w:marTop w:val="0"/>
                  <w:marBottom w:val="0"/>
                  <w:divBdr>
                    <w:top w:val="none" w:sz="0" w:space="0" w:color="auto"/>
                    <w:left w:val="none" w:sz="0" w:space="0" w:color="auto"/>
                    <w:bottom w:val="none" w:sz="0" w:space="0" w:color="auto"/>
                    <w:right w:val="none" w:sz="0" w:space="0" w:color="auto"/>
                  </w:divBdr>
                </w:div>
                <w:div w:id="258677926">
                  <w:marLeft w:val="0"/>
                  <w:marRight w:val="0"/>
                  <w:marTop w:val="0"/>
                  <w:marBottom w:val="0"/>
                  <w:divBdr>
                    <w:top w:val="none" w:sz="0" w:space="0" w:color="auto"/>
                    <w:left w:val="none" w:sz="0" w:space="0" w:color="auto"/>
                    <w:bottom w:val="none" w:sz="0" w:space="0" w:color="auto"/>
                    <w:right w:val="none" w:sz="0" w:space="0" w:color="auto"/>
                  </w:divBdr>
                </w:div>
                <w:div w:id="569925806">
                  <w:marLeft w:val="0"/>
                  <w:marRight w:val="0"/>
                  <w:marTop w:val="0"/>
                  <w:marBottom w:val="0"/>
                  <w:divBdr>
                    <w:top w:val="none" w:sz="0" w:space="0" w:color="auto"/>
                    <w:left w:val="none" w:sz="0" w:space="0" w:color="auto"/>
                    <w:bottom w:val="none" w:sz="0" w:space="0" w:color="auto"/>
                    <w:right w:val="none" w:sz="0" w:space="0" w:color="auto"/>
                  </w:divBdr>
                </w:div>
                <w:div w:id="407582927">
                  <w:marLeft w:val="0"/>
                  <w:marRight w:val="0"/>
                  <w:marTop w:val="0"/>
                  <w:marBottom w:val="0"/>
                  <w:divBdr>
                    <w:top w:val="none" w:sz="0" w:space="0" w:color="auto"/>
                    <w:left w:val="none" w:sz="0" w:space="0" w:color="auto"/>
                    <w:bottom w:val="none" w:sz="0" w:space="0" w:color="auto"/>
                    <w:right w:val="none" w:sz="0" w:space="0" w:color="auto"/>
                  </w:divBdr>
                </w:div>
                <w:div w:id="2055536722">
                  <w:marLeft w:val="0"/>
                  <w:marRight w:val="0"/>
                  <w:marTop w:val="0"/>
                  <w:marBottom w:val="0"/>
                  <w:divBdr>
                    <w:top w:val="none" w:sz="0" w:space="0" w:color="auto"/>
                    <w:left w:val="none" w:sz="0" w:space="0" w:color="auto"/>
                    <w:bottom w:val="none" w:sz="0" w:space="0" w:color="auto"/>
                    <w:right w:val="none" w:sz="0" w:space="0" w:color="auto"/>
                  </w:divBdr>
                </w:div>
                <w:div w:id="1384210721">
                  <w:marLeft w:val="0"/>
                  <w:marRight w:val="0"/>
                  <w:marTop w:val="0"/>
                  <w:marBottom w:val="0"/>
                  <w:divBdr>
                    <w:top w:val="none" w:sz="0" w:space="0" w:color="auto"/>
                    <w:left w:val="none" w:sz="0" w:space="0" w:color="auto"/>
                    <w:bottom w:val="none" w:sz="0" w:space="0" w:color="auto"/>
                    <w:right w:val="none" w:sz="0" w:space="0" w:color="auto"/>
                  </w:divBdr>
                </w:div>
                <w:div w:id="1673676262">
                  <w:marLeft w:val="0"/>
                  <w:marRight w:val="0"/>
                  <w:marTop w:val="0"/>
                  <w:marBottom w:val="0"/>
                  <w:divBdr>
                    <w:top w:val="none" w:sz="0" w:space="0" w:color="auto"/>
                    <w:left w:val="none" w:sz="0" w:space="0" w:color="auto"/>
                    <w:bottom w:val="none" w:sz="0" w:space="0" w:color="auto"/>
                    <w:right w:val="none" w:sz="0" w:space="0" w:color="auto"/>
                  </w:divBdr>
                </w:div>
                <w:div w:id="538324015">
                  <w:marLeft w:val="0"/>
                  <w:marRight w:val="0"/>
                  <w:marTop w:val="0"/>
                  <w:marBottom w:val="0"/>
                  <w:divBdr>
                    <w:top w:val="none" w:sz="0" w:space="0" w:color="auto"/>
                    <w:left w:val="none" w:sz="0" w:space="0" w:color="auto"/>
                    <w:bottom w:val="none" w:sz="0" w:space="0" w:color="auto"/>
                    <w:right w:val="none" w:sz="0" w:space="0" w:color="auto"/>
                  </w:divBdr>
                </w:div>
                <w:div w:id="291715564">
                  <w:marLeft w:val="0"/>
                  <w:marRight w:val="0"/>
                  <w:marTop w:val="0"/>
                  <w:marBottom w:val="0"/>
                  <w:divBdr>
                    <w:top w:val="none" w:sz="0" w:space="0" w:color="auto"/>
                    <w:left w:val="none" w:sz="0" w:space="0" w:color="auto"/>
                    <w:bottom w:val="none" w:sz="0" w:space="0" w:color="auto"/>
                    <w:right w:val="none" w:sz="0" w:space="0" w:color="auto"/>
                  </w:divBdr>
                </w:div>
                <w:div w:id="444619766">
                  <w:marLeft w:val="0"/>
                  <w:marRight w:val="0"/>
                  <w:marTop w:val="0"/>
                  <w:marBottom w:val="0"/>
                  <w:divBdr>
                    <w:top w:val="none" w:sz="0" w:space="0" w:color="auto"/>
                    <w:left w:val="none" w:sz="0" w:space="0" w:color="auto"/>
                    <w:bottom w:val="none" w:sz="0" w:space="0" w:color="auto"/>
                    <w:right w:val="none" w:sz="0" w:space="0" w:color="auto"/>
                  </w:divBdr>
                </w:div>
                <w:div w:id="377708560">
                  <w:marLeft w:val="0"/>
                  <w:marRight w:val="0"/>
                  <w:marTop w:val="0"/>
                  <w:marBottom w:val="0"/>
                  <w:divBdr>
                    <w:top w:val="none" w:sz="0" w:space="0" w:color="auto"/>
                    <w:left w:val="none" w:sz="0" w:space="0" w:color="auto"/>
                    <w:bottom w:val="none" w:sz="0" w:space="0" w:color="auto"/>
                    <w:right w:val="none" w:sz="0" w:space="0" w:color="auto"/>
                  </w:divBdr>
                </w:div>
                <w:div w:id="1903903990">
                  <w:marLeft w:val="0"/>
                  <w:marRight w:val="0"/>
                  <w:marTop w:val="0"/>
                  <w:marBottom w:val="0"/>
                  <w:divBdr>
                    <w:top w:val="none" w:sz="0" w:space="0" w:color="auto"/>
                    <w:left w:val="none" w:sz="0" w:space="0" w:color="auto"/>
                    <w:bottom w:val="none" w:sz="0" w:space="0" w:color="auto"/>
                    <w:right w:val="none" w:sz="0" w:space="0" w:color="auto"/>
                  </w:divBdr>
                </w:div>
                <w:div w:id="519320785">
                  <w:marLeft w:val="0"/>
                  <w:marRight w:val="0"/>
                  <w:marTop w:val="0"/>
                  <w:marBottom w:val="0"/>
                  <w:divBdr>
                    <w:top w:val="none" w:sz="0" w:space="0" w:color="auto"/>
                    <w:left w:val="none" w:sz="0" w:space="0" w:color="auto"/>
                    <w:bottom w:val="none" w:sz="0" w:space="0" w:color="auto"/>
                    <w:right w:val="none" w:sz="0" w:space="0" w:color="auto"/>
                  </w:divBdr>
                </w:div>
                <w:div w:id="1061517068">
                  <w:marLeft w:val="0"/>
                  <w:marRight w:val="0"/>
                  <w:marTop w:val="0"/>
                  <w:marBottom w:val="0"/>
                  <w:divBdr>
                    <w:top w:val="none" w:sz="0" w:space="0" w:color="auto"/>
                    <w:left w:val="none" w:sz="0" w:space="0" w:color="auto"/>
                    <w:bottom w:val="none" w:sz="0" w:space="0" w:color="auto"/>
                    <w:right w:val="none" w:sz="0" w:space="0" w:color="auto"/>
                  </w:divBdr>
                </w:div>
                <w:div w:id="1074813471">
                  <w:marLeft w:val="0"/>
                  <w:marRight w:val="0"/>
                  <w:marTop w:val="0"/>
                  <w:marBottom w:val="0"/>
                  <w:divBdr>
                    <w:top w:val="none" w:sz="0" w:space="0" w:color="auto"/>
                    <w:left w:val="none" w:sz="0" w:space="0" w:color="auto"/>
                    <w:bottom w:val="none" w:sz="0" w:space="0" w:color="auto"/>
                    <w:right w:val="none" w:sz="0" w:space="0" w:color="auto"/>
                  </w:divBdr>
                </w:div>
                <w:div w:id="1883248836">
                  <w:marLeft w:val="0"/>
                  <w:marRight w:val="0"/>
                  <w:marTop w:val="0"/>
                  <w:marBottom w:val="0"/>
                  <w:divBdr>
                    <w:top w:val="none" w:sz="0" w:space="0" w:color="auto"/>
                    <w:left w:val="none" w:sz="0" w:space="0" w:color="auto"/>
                    <w:bottom w:val="none" w:sz="0" w:space="0" w:color="auto"/>
                    <w:right w:val="none" w:sz="0" w:space="0" w:color="auto"/>
                  </w:divBdr>
                </w:div>
                <w:div w:id="915819304">
                  <w:marLeft w:val="0"/>
                  <w:marRight w:val="0"/>
                  <w:marTop w:val="0"/>
                  <w:marBottom w:val="0"/>
                  <w:divBdr>
                    <w:top w:val="none" w:sz="0" w:space="0" w:color="auto"/>
                    <w:left w:val="none" w:sz="0" w:space="0" w:color="auto"/>
                    <w:bottom w:val="none" w:sz="0" w:space="0" w:color="auto"/>
                    <w:right w:val="none" w:sz="0" w:space="0" w:color="auto"/>
                  </w:divBdr>
                </w:div>
                <w:div w:id="1274827723">
                  <w:marLeft w:val="0"/>
                  <w:marRight w:val="0"/>
                  <w:marTop w:val="0"/>
                  <w:marBottom w:val="0"/>
                  <w:divBdr>
                    <w:top w:val="none" w:sz="0" w:space="0" w:color="auto"/>
                    <w:left w:val="none" w:sz="0" w:space="0" w:color="auto"/>
                    <w:bottom w:val="none" w:sz="0" w:space="0" w:color="auto"/>
                    <w:right w:val="none" w:sz="0" w:space="0" w:color="auto"/>
                  </w:divBdr>
                </w:div>
                <w:div w:id="1096170958">
                  <w:marLeft w:val="0"/>
                  <w:marRight w:val="0"/>
                  <w:marTop w:val="0"/>
                  <w:marBottom w:val="0"/>
                  <w:divBdr>
                    <w:top w:val="none" w:sz="0" w:space="0" w:color="auto"/>
                    <w:left w:val="none" w:sz="0" w:space="0" w:color="auto"/>
                    <w:bottom w:val="none" w:sz="0" w:space="0" w:color="auto"/>
                    <w:right w:val="none" w:sz="0" w:space="0" w:color="auto"/>
                  </w:divBdr>
                </w:div>
                <w:div w:id="830800614">
                  <w:marLeft w:val="0"/>
                  <w:marRight w:val="0"/>
                  <w:marTop w:val="0"/>
                  <w:marBottom w:val="0"/>
                  <w:divBdr>
                    <w:top w:val="none" w:sz="0" w:space="0" w:color="auto"/>
                    <w:left w:val="none" w:sz="0" w:space="0" w:color="auto"/>
                    <w:bottom w:val="none" w:sz="0" w:space="0" w:color="auto"/>
                    <w:right w:val="none" w:sz="0" w:space="0" w:color="auto"/>
                  </w:divBdr>
                </w:div>
                <w:div w:id="983317449">
                  <w:marLeft w:val="0"/>
                  <w:marRight w:val="0"/>
                  <w:marTop w:val="0"/>
                  <w:marBottom w:val="0"/>
                  <w:divBdr>
                    <w:top w:val="none" w:sz="0" w:space="0" w:color="auto"/>
                    <w:left w:val="none" w:sz="0" w:space="0" w:color="auto"/>
                    <w:bottom w:val="none" w:sz="0" w:space="0" w:color="auto"/>
                    <w:right w:val="none" w:sz="0" w:space="0" w:color="auto"/>
                  </w:divBdr>
                </w:div>
                <w:div w:id="979189232">
                  <w:marLeft w:val="0"/>
                  <w:marRight w:val="0"/>
                  <w:marTop w:val="0"/>
                  <w:marBottom w:val="0"/>
                  <w:divBdr>
                    <w:top w:val="none" w:sz="0" w:space="0" w:color="auto"/>
                    <w:left w:val="none" w:sz="0" w:space="0" w:color="auto"/>
                    <w:bottom w:val="none" w:sz="0" w:space="0" w:color="auto"/>
                    <w:right w:val="none" w:sz="0" w:space="0" w:color="auto"/>
                  </w:divBdr>
                </w:div>
                <w:div w:id="844127283">
                  <w:marLeft w:val="0"/>
                  <w:marRight w:val="0"/>
                  <w:marTop w:val="0"/>
                  <w:marBottom w:val="0"/>
                  <w:divBdr>
                    <w:top w:val="none" w:sz="0" w:space="0" w:color="auto"/>
                    <w:left w:val="none" w:sz="0" w:space="0" w:color="auto"/>
                    <w:bottom w:val="none" w:sz="0" w:space="0" w:color="auto"/>
                    <w:right w:val="none" w:sz="0" w:space="0" w:color="auto"/>
                  </w:divBdr>
                </w:div>
                <w:div w:id="1190291260">
                  <w:marLeft w:val="0"/>
                  <w:marRight w:val="0"/>
                  <w:marTop w:val="0"/>
                  <w:marBottom w:val="0"/>
                  <w:divBdr>
                    <w:top w:val="none" w:sz="0" w:space="0" w:color="auto"/>
                    <w:left w:val="none" w:sz="0" w:space="0" w:color="auto"/>
                    <w:bottom w:val="none" w:sz="0" w:space="0" w:color="auto"/>
                    <w:right w:val="none" w:sz="0" w:space="0" w:color="auto"/>
                  </w:divBdr>
                </w:div>
                <w:div w:id="214388433">
                  <w:marLeft w:val="0"/>
                  <w:marRight w:val="0"/>
                  <w:marTop w:val="0"/>
                  <w:marBottom w:val="0"/>
                  <w:divBdr>
                    <w:top w:val="none" w:sz="0" w:space="0" w:color="auto"/>
                    <w:left w:val="none" w:sz="0" w:space="0" w:color="auto"/>
                    <w:bottom w:val="none" w:sz="0" w:space="0" w:color="auto"/>
                    <w:right w:val="none" w:sz="0" w:space="0" w:color="auto"/>
                  </w:divBdr>
                </w:div>
                <w:div w:id="876744539">
                  <w:marLeft w:val="0"/>
                  <w:marRight w:val="0"/>
                  <w:marTop w:val="0"/>
                  <w:marBottom w:val="0"/>
                  <w:divBdr>
                    <w:top w:val="none" w:sz="0" w:space="0" w:color="auto"/>
                    <w:left w:val="none" w:sz="0" w:space="0" w:color="auto"/>
                    <w:bottom w:val="none" w:sz="0" w:space="0" w:color="auto"/>
                    <w:right w:val="none" w:sz="0" w:space="0" w:color="auto"/>
                  </w:divBdr>
                </w:div>
                <w:div w:id="691228592">
                  <w:marLeft w:val="0"/>
                  <w:marRight w:val="0"/>
                  <w:marTop w:val="0"/>
                  <w:marBottom w:val="0"/>
                  <w:divBdr>
                    <w:top w:val="none" w:sz="0" w:space="0" w:color="auto"/>
                    <w:left w:val="none" w:sz="0" w:space="0" w:color="auto"/>
                    <w:bottom w:val="none" w:sz="0" w:space="0" w:color="auto"/>
                    <w:right w:val="none" w:sz="0" w:space="0" w:color="auto"/>
                  </w:divBdr>
                </w:div>
                <w:div w:id="893079152">
                  <w:marLeft w:val="0"/>
                  <w:marRight w:val="0"/>
                  <w:marTop w:val="0"/>
                  <w:marBottom w:val="0"/>
                  <w:divBdr>
                    <w:top w:val="none" w:sz="0" w:space="0" w:color="auto"/>
                    <w:left w:val="none" w:sz="0" w:space="0" w:color="auto"/>
                    <w:bottom w:val="none" w:sz="0" w:space="0" w:color="auto"/>
                    <w:right w:val="none" w:sz="0" w:space="0" w:color="auto"/>
                  </w:divBdr>
                </w:div>
                <w:div w:id="1309633828">
                  <w:marLeft w:val="0"/>
                  <w:marRight w:val="0"/>
                  <w:marTop w:val="0"/>
                  <w:marBottom w:val="0"/>
                  <w:divBdr>
                    <w:top w:val="none" w:sz="0" w:space="0" w:color="auto"/>
                    <w:left w:val="none" w:sz="0" w:space="0" w:color="auto"/>
                    <w:bottom w:val="none" w:sz="0" w:space="0" w:color="auto"/>
                    <w:right w:val="none" w:sz="0" w:space="0" w:color="auto"/>
                  </w:divBdr>
                </w:div>
                <w:div w:id="506485286">
                  <w:marLeft w:val="0"/>
                  <w:marRight w:val="0"/>
                  <w:marTop w:val="0"/>
                  <w:marBottom w:val="0"/>
                  <w:divBdr>
                    <w:top w:val="none" w:sz="0" w:space="0" w:color="auto"/>
                    <w:left w:val="none" w:sz="0" w:space="0" w:color="auto"/>
                    <w:bottom w:val="none" w:sz="0" w:space="0" w:color="auto"/>
                    <w:right w:val="none" w:sz="0" w:space="0" w:color="auto"/>
                  </w:divBdr>
                </w:div>
                <w:div w:id="167524841">
                  <w:marLeft w:val="0"/>
                  <w:marRight w:val="0"/>
                  <w:marTop w:val="0"/>
                  <w:marBottom w:val="0"/>
                  <w:divBdr>
                    <w:top w:val="none" w:sz="0" w:space="0" w:color="auto"/>
                    <w:left w:val="none" w:sz="0" w:space="0" w:color="auto"/>
                    <w:bottom w:val="none" w:sz="0" w:space="0" w:color="auto"/>
                    <w:right w:val="none" w:sz="0" w:space="0" w:color="auto"/>
                  </w:divBdr>
                </w:div>
                <w:div w:id="1224951370">
                  <w:marLeft w:val="0"/>
                  <w:marRight w:val="0"/>
                  <w:marTop w:val="0"/>
                  <w:marBottom w:val="0"/>
                  <w:divBdr>
                    <w:top w:val="none" w:sz="0" w:space="0" w:color="auto"/>
                    <w:left w:val="none" w:sz="0" w:space="0" w:color="auto"/>
                    <w:bottom w:val="none" w:sz="0" w:space="0" w:color="auto"/>
                    <w:right w:val="none" w:sz="0" w:space="0" w:color="auto"/>
                  </w:divBdr>
                </w:div>
                <w:div w:id="802039899">
                  <w:marLeft w:val="0"/>
                  <w:marRight w:val="0"/>
                  <w:marTop w:val="0"/>
                  <w:marBottom w:val="0"/>
                  <w:divBdr>
                    <w:top w:val="none" w:sz="0" w:space="0" w:color="auto"/>
                    <w:left w:val="none" w:sz="0" w:space="0" w:color="auto"/>
                    <w:bottom w:val="none" w:sz="0" w:space="0" w:color="auto"/>
                    <w:right w:val="none" w:sz="0" w:space="0" w:color="auto"/>
                  </w:divBdr>
                </w:div>
                <w:div w:id="1358383280">
                  <w:marLeft w:val="0"/>
                  <w:marRight w:val="0"/>
                  <w:marTop w:val="0"/>
                  <w:marBottom w:val="0"/>
                  <w:divBdr>
                    <w:top w:val="none" w:sz="0" w:space="0" w:color="auto"/>
                    <w:left w:val="none" w:sz="0" w:space="0" w:color="auto"/>
                    <w:bottom w:val="none" w:sz="0" w:space="0" w:color="auto"/>
                    <w:right w:val="none" w:sz="0" w:space="0" w:color="auto"/>
                  </w:divBdr>
                </w:div>
              </w:divsChild>
            </w:div>
            <w:div w:id="1158502786">
              <w:marLeft w:val="0"/>
              <w:marRight w:val="0"/>
              <w:marTop w:val="0"/>
              <w:marBottom w:val="0"/>
              <w:divBdr>
                <w:top w:val="none" w:sz="0" w:space="0" w:color="auto"/>
                <w:left w:val="none" w:sz="0" w:space="0" w:color="auto"/>
                <w:bottom w:val="none" w:sz="0" w:space="0" w:color="auto"/>
                <w:right w:val="none" w:sz="0" w:space="0" w:color="auto"/>
              </w:divBdr>
            </w:div>
            <w:div w:id="1827940797">
              <w:marLeft w:val="0"/>
              <w:marRight w:val="0"/>
              <w:marTop w:val="0"/>
              <w:marBottom w:val="0"/>
              <w:divBdr>
                <w:top w:val="none" w:sz="0" w:space="0" w:color="auto"/>
                <w:left w:val="none" w:sz="0" w:space="0" w:color="auto"/>
                <w:bottom w:val="none" w:sz="0" w:space="0" w:color="auto"/>
                <w:right w:val="none" w:sz="0" w:space="0" w:color="auto"/>
              </w:divBdr>
            </w:div>
          </w:divsChild>
        </w:div>
        <w:div w:id="1497500429">
          <w:marLeft w:val="0"/>
          <w:marRight w:val="0"/>
          <w:marTop w:val="0"/>
          <w:marBottom w:val="0"/>
          <w:divBdr>
            <w:top w:val="none" w:sz="0" w:space="0" w:color="auto"/>
            <w:left w:val="none" w:sz="0" w:space="0" w:color="auto"/>
            <w:bottom w:val="none" w:sz="0" w:space="0" w:color="auto"/>
            <w:right w:val="none" w:sz="0" w:space="0" w:color="auto"/>
          </w:divBdr>
          <w:divsChild>
            <w:div w:id="98187335">
              <w:marLeft w:val="0"/>
              <w:marRight w:val="0"/>
              <w:marTop w:val="0"/>
              <w:marBottom w:val="0"/>
              <w:divBdr>
                <w:top w:val="none" w:sz="0" w:space="0" w:color="auto"/>
                <w:left w:val="none" w:sz="0" w:space="0" w:color="auto"/>
                <w:bottom w:val="none" w:sz="0" w:space="0" w:color="auto"/>
                <w:right w:val="none" w:sz="0" w:space="0" w:color="auto"/>
              </w:divBdr>
            </w:div>
            <w:div w:id="640961813">
              <w:marLeft w:val="0"/>
              <w:marRight w:val="0"/>
              <w:marTop w:val="0"/>
              <w:marBottom w:val="0"/>
              <w:divBdr>
                <w:top w:val="none" w:sz="0" w:space="0" w:color="auto"/>
                <w:left w:val="none" w:sz="0" w:space="0" w:color="auto"/>
                <w:bottom w:val="none" w:sz="0" w:space="0" w:color="auto"/>
                <w:right w:val="none" w:sz="0" w:space="0" w:color="auto"/>
              </w:divBdr>
            </w:div>
            <w:div w:id="1124156919">
              <w:marLeft w:val="0"/>
              <w:marRight w:val="0"/>
              <w:marTop w:val="0"/>
              <w:marBottom w:val="0"/>
              <w:divBdr>
                <w:top w:val="none" w:sz="0" w:space="0" w:color="auto"/>
                <w:left w:val="none" w:sz="0" w:space="0" w:color="auto"/>
                <w:bottom w:val="none" w:sz="0" w:space="0" w:color="auto"/>
                <w:right w:val="none" w:sz="0" w:space="0" w:color="auto"/>
              </w:divBdr>
            </w:div>
            <w:div w:id="632828280">
              <w:marLeft w:val="0"/>
              <w:marRight w:val="0"/>
              <w:marTop w:val="0"/>
              <w:marBottom w:val="0"/>
              <w:divBdr>
                <w:top w:val="none" w:sz="0" w:space="0" w:color="auto"/>
                <w:left w:val="none" w:sz="0" w:space="0" w:color="auto"/>
                <w:bottom w:val="none" w:sz="0" w:space="0" w:color="auto"/>
                <w:right w:val="none" w:sz="0" w:space="0" w:color="auto"/>
              </w:divBdr>
            </w:div>
            <w:div w:id="1553418101">
              <w:marLeft w:val="0"/>
              <w:marRight w:val="0"/>
              <w:marTop w:val="0"/>
              <w:marBottom w:val="0"/>
              <w:divBdr>
                <w:top w:val="none" w:sz="0" w:space="0" w:color="auto"/>
                <w:left w:val="none" w:sz="0" w:space="0" w:color="auto"/>
                <w:bottom w:val="none" w:sz="0" w:space="0" w:color="auto"/>
                <w:right w:val="none" w:sz="0" w:space="0" w:color="auto"/>
              </w:divBdr>
            </w:div>
            <w:div w:id="1832794707">
              <w:marLeft w:val="0"/>
              <w:marRight w:val="0"/>
              <w:marTop w:val="0"/>
              <w:marBottom w:val="0"/>
              <w:divBdr>
                <w:top w:val="none" w:sz="0" w:space="0" w:color="auto"/>
                <w:left w:val="none" w:sz="0" w:space="0" w:color="auto"/>
                <w:bottom w:val="none" w:sz="0" w:space="0" w:color="auto"/>
                <w:right w:val="none" w:sz="0" w:space="0" w:color="auto"/>
              </w:divBdr>
            </w:div>
            <w:div w:id="640577460">
              <w:marLeft w:val="0"/>
              <w:marRight w:val="0"/>
              <w:marTop w:val="0"/>
              <w:marBottom w:val="0"/>
              <w:divBdr>
                <w:top w:val="none" w:sz="0" w:space="0" w:color="auto"/>
                <w:left w:val="none" w:sz="0" w:space="0" w:color="auto"/>
                <w:bottom w:val="none" w:sz="0" w:space="0" w:color="auto"/>
                <w:right w:val="none" w:sz="0" w:space="0" w:color="auto"/>
              </w:divBdr>
            </w:div>
            <w:div w:id="69666013">
              <w:marLeft w:val="0"/>
              <w:marRight w:val="0"/>
              <w:marTop w:val="0"/>
              <w:marBottom w:val="0"/>
              <w:divBdr>
                <w:top w:val="none" w:sz="0" w:space="0" w:color="auto"/>
                <w:left w:val="none" w:sz="0" w:space="0" w:color="auto"/>
                <w:bottom w:val="none" w:sz="0" w:space="0" w:color="auto"/>
                <w:right w:val="none" w:sz="0" w:space="0" w:color="auto"/>
              </w:divBdr>
            </w:div>
            <w:div w:id="737358242">
              <w:marLeft w:val="0"/>
              <w:marRight w:val="0"/>
              <w:marTop w:val="0"/>
              <w:marBottom w:val="0"/>
              <w:divBdr>
                <w:top w:val="none" w:sz="0" w:space="0" w:color="auto"/>
                <w:left w:val="none" w:sz="0" w:space="0" w:color="auto"/>
                <w:bottom w:val="none" w:sz="0" w:space="0" w:color="auto"/>
                <w:right w:val="none" w:sz="0" w:space="0" w:color="auto"/>
              </w:divBdr>
            </w:div>
            <w:div w:id="540822856">
              <w:marLeft w:val="0"/>
              <w:marRight w:val="0"/>
              <w:marTop w:val="0"/>
              <w:marBottom w:val="0"/>
              <w:divBdr>
                <w:top w:val="none" w:sz="0" w:space="0" w:color="auto"/>
                <w:left w:val="none" w:sz="0" w:space="0" w:color="auto"/>
                <w:bottom w:val="none" w:sz="0" w:space="0" w:color="auto"/>
                <w:right w:val="none" w:sz="0" w:space="0" w:color="auto"/>
              </w:divBdr>
            </w:div>
            <w:div w:id="1857839441">
              <w:marLeft w:val="0"/>
              <w:marRight w:val="0"/>
              <w:marTop w:val="0"/>
              <w:marBottom w:val="0"/>
              <w:divBdr>
                <w:top w:val="none" w:sz="0" w:space="0" w:color="auto"/>
                <w:left w:val="none" w:sz="0" w:space="0" w:color="auto"/>
                <w:bottom w:val="none" w:sz="0" w:space="0" w:color="auto"/>
                <w:right w:val="none" w:sz="0" w:space="0" w:color="auto"/>
              </w:divBdr>
            </w:div>
            <w:div w:id="363872553">
              <w:marLeft w:val="0"/>
              <w:marRight w:val="0"/>
              <w:marTop w:val="0"/>
              <w:marBottom w:val="0"/>
              <w:divBdr>
                <w:top w:val="none" w:sz="0" w:space="0" w:color="auto"/>
                <w:left w:val="none" w:sz="0" w:space="0" w:color="auto"/>
                <w:bottom w:val="none" w:sz="0" w:space="0" w:color="auto"/>
                <w:right w:val="none" w:sz="0" w:space="0" w:color="auto"/>
              </w:divBdr>
            </w:div>
            <w:div w:id="1245190982">
              <w:marLeft w:val="0"/>
              <w:marRight w:val="0"/>
              <w:marTop w:val="0"/>
              <w:marBottom w:val="0"/>
              <w:divBdr>
                <w:top w:val="none" w:sz="0" w:space="0" w:color="auto"/>
                <w:left w:val="none" w:sz="0" w:space="0" w:color="auto"/>
                <w:bottom w:val="none" w:sz="0" w:space="0" w:color="auto"/>
                <w:right w:val="none" w:sz="0" w:space="0" w:color="auto"/>
              </w:divBdr>
            </w:div>
            <w:div w:id="1852141894">
              <w:marLeft w:val="0"/>
              <w:marRight w:val="0"/>
              <w:marTop w:val="0"/>
              <w:marBottom w:val="0"/>
              <w:divBdr>
                <w:top w:val="none" w:sz="0" w:space="0" w:color="auto"/>
                <w:left w:val="none" w:sz="0" w:space="0" w:color="auto"/>
                <w:bottom w:val="none" w:sz="0" w:space="0" w:color="auto"/>
                <w:right w:val="none" w:sz="0" w:space="0" w:color="auto"/>
              </w:divBdr>
            </w:div>
            <w:div w:id="842940648">
              <w:marLeft w:val="0"/>
              <w:marRight w:val="0"/>
              <w:marTop w:val="0"/>
              <w:marBottom w:val="0"/>
              <w:divBdr>
                <w:top w:val="none" w:sz="0" w:space="0" w:color="auto"/>
                <w:left w:val="none" w:sz="0" w:space="0" w:color="auto"/>
                <w:bottom w:val="none" w:sz="0" w:space="0" w:color="auto"/>
                <w:right w:val="none" w:sz="0" w:space="0" w:color="auto"/>
              </w:divBdr>
            </w:div>
            <w:div w:id="247034991">
              <w:marLeft w:val="0"/>
              <w:marRight w:val="0"/>
              <w:marTop w:val="0"/>
              <w:marBottom w:val="0"/>
              <w:divBdr>
                <w:top w:val="none" w:sz="0" w:space="0" w:color="auto"/>
                <w:left w:val="none" w:sz="0" w:space="0" w:color="auto"/>
                <w:bottom w:val="none" w:sz="0" w:space="0" w:color="auto"/>
                <w:right w:val="none" w:sz="0" w:space="0" w:color="auto"/>
              </w:divBdr>
            </w:div>
            <w:div w:id="1770155095">
              <w:marLeft w:val="0"/>
              <w:marRight w:val="0"/>
              <w:marTop w:val="0"/>
              <w:marBottom w:val="0"/>
              <w:divBdr>
                <w:top w:val="none" w:sz="0" w:space="0" w:color="auto"/>
                <w:left w:val="none" w:sz="0" w:space="0" w:color="auto"/>
                <w:bottom w:val="none" w:sz="0" w:space="0" w:color="auto"/>
                <w:right w:val="none" w:sz="0" w:space="0" w:color="auto"/>
              </w:divBdr>
            </w:div>
            <w:div w:id="2109502853">
              <w:marLeft w:val="0"/>
              <w:marRight w:val="0"/>
              <w:marTop w:val="0"/>
              <w:marBottom w:val="0"/>
              <w:divBdr>
                <w:top w:val="none" w:sz="0" w:space="0" w:color="auto"/>
                <w:left w:val="none" w:sz="0" w:space="0" w:color="auto"/>
                <w:bottom w:val="none" w:sz="0" w:space="0" w:color="auto"/>
                <w:right w:val="none" w:sz="0" w:space="0" w:color="auto"/>
              </w:divBdr>
            </w:div>
            <w:div w:id="699819010">
              <w:marLeft w:val="0"/>
              <w:marRight w:val="0"/>
              <w:marTop w:val="0"/>
              <w:marBottom w:val="0"/>
              <w:divBdr>
                <w:top w:val="none" w:sz="0" w:space="0" w:color="auto"/>
                <w:left w:val="none" w:sz="0" w:space="0" w:color="auto"/>
                <w:bottom w:val="none" w:sz="0" w:space="0" w:color="auto"/>
                <w:right w:val="none" w:sz="0" w:space="0" w:color="auto"/>
              </w:divBdr>
            </w:div>
            <w:div w:id="928385526">
              <w:marLeft w:val="0"/>
              <w:marRight w:val="0"/>
              <w:marTop w:val="0"/>
              <w:marBottom w:val="0"/>
              <w:divBdr>
                <w:top w:val="none" w:sz="0" w:space="0" w:color="auto"/>
                <w:left w:val="none" w:sz="0" w:space="0" w:color="auto"/>
                <w:bottom w:val="none" w:sz="0" w:space="0" w:color="auto"/>
                <w:right w:val="none" w:sz="0" w:space="0" w:color="auto"/>
              </w:divBdr>
            </w:div>
            <w:div w:id="672997868">
              <w:marLeft w:val="0"/>
              <w:marRight w:val="0"/>
              <w:marTop w:val="0"/>
              <w:marBottom w:val="0"/>
              <w:divBdr>
                <w:top w:val="none" w:sz="0" w:space="0" w:color="auto"/>
                <w:left w:val="none" w:sz="0" w:space="0" w:color="auto"/>
                <w:bottom w:val="none" w:sz="0" w:space="0" w:color="auto"/>
                <w:right w:val="none" w:sz="0" w:space="0" w:color="auto"/>
              </w:divBdr>
            </w:div>
            <w:div w:id="1552376314">
              <w:marLeft w:val="0"/>
              <w:marRight w:val="0"/>
              <w:marTop w:val="0"/>
              <w:marBottom w:val="0"/>
              <w:divBdr>
                <w:top w:val="none" w:sz="0" w:space="0" w:color="auto"/>
                <w:left w:val="none" w:sz="0" w:space="0" w:color="auto"/>
                <w:bottom w:val="none" w:sz="0" w:space="0" w:color="auto"/>
                <w:right w:val="none" w:sz="0" w:space="0" w:color="auto"/>
              </w:divBdr>
            </w:div>
            <w:div w:id="1380521038">
              <w:marLeft w:val="0"/>
              <w:marRight w:val="0"/>
              <w:marTop w:val="0"/>
              <w:marBottom w:val="0"/>
              <w:divBdr>
                <w:top w:val="none" w:sz="0" w:space="0" w:color="auto"/>
                <w:left w:val="none" w:sz="0" w:space="0" w:color="auto"/>
                <w:bottom w:val="none" w:sz="0" w:space="0" w:color="auto"/>
                <w:right w:val="none" w:sz="0" w:space="0" w:color="auto"/>
              </w:divBdr>
            </w:div>
            <w:div w:id="30033570">
              <w:marLeft w:val="0"/>
              <w:marRight w:val="0"/>
              <w:marTop w:val="0"/>
              <w:marBottom w:val="0"/>
              <w:divBdr>
                <w:top w:val="none" w:sz="0" w:space="0" w:color="auto"/>
                <w:left w:val="none" w:sz="0" w:space="0" w:color="auto"/>
                <w:bottom w:val="none" w:sz="0" w:space="0" w:color="auto"/>
                <w:right w:val="none" w:sz="0" w:space="0" w:color="auto"/>
              </w:divBdr>
            </w:div>
            <w:div w:id="1671059004">
              <w:marLeft w:val="0"/>
              <w:marRight w:val="0"/>
              <w:marTop w:val="0"/>
              <w:marBottom w:val="0"/>
              <w:divBdr>
                <w:top w:val="none" w:sz="0" w:space="0" w:color="auto"/>
                <w:left w:val="none" w:sz="0" w:space="0" w:color="auto"/>
                <w:bottom w:val="none" w:sz="0" w:space="0" w:color="auto"/>
                <w:right w:val="none" w:sz="0" w:space="0" w:color="auto"/>
              </w:divBdr>
            </w:div>
            <w:div w:id="1594127134">
              <w:marLeft w:val="0"/>
              <w:marRight w:val="0"/>
              <w:marTop w:val="0"/>
              <w:marBottom w:val="0"/>
              <w:divBdr>
                <w:top w:val="none" w:sz="0" w:space="0" w:color="auto"/>
                <w:left w:val="none" w:sz="0" w:space="0" w:color="auto"/>
                <w:bottom w:val="none" w:sz="0" w:space="0" w:color="auto"/>
                <w:right w:val="none" w:sz="0" w:space="0" w:color="auto"/>
              </w:divBdr>
            </w:div>
            <w:div w:id="2028407383">
              <w:marLeft w:val="0"/>
              <w:marRight w:val="0"/>
              <w:marTop w:val="0"/>
              <w:marBottom w:val="0"/>
              <w:divBdr>
                <w:top w:val="none" w:sz="0" w:space="0" w:color="auto"/>
                <w:left w:val="none" w:sz="0" w:space="0" w:color="auto"/>
                <w:bottom w:val="none" w:sz="0" w:space="0" w:color="auto"/>
                <w:right w:val="none" w:sz="0" w:space="0" w:color="auto"/>
              </w:divBdr>
            </w:div>
            <w:div w:id="1010765105">
              <w:marLeft w:val="0"/>
              <w:marRight w:val="0"/>
              <w:marTop w:val="0"/>
              <w:marBottom w:val="0"/>
              <w:divBdr>
                <w:top w:val="none" w:sz="0" w:space="0" w:color="auto"/>
                <w:left w:val="none" w:sz="0" w:space="0" w:color="auto"/>
                <w:bottom w:val="none" w:sz="0" w:space="0" w:color="auto"/>
                <w:right w:val="none" w:sz="0" w:space="0" w:color="auto"/>
              </w:divBdr>
            </w:div>
            <w:div w:id="410322528">
              <w:marLeft w:val="0"/>
              <w:marRight w:val="0"/>
              <w:marTop w:val="0"/>
              <w:marBottom w:val="0"/>
              <w:divBdr>
                <w:top w:val="none" w:sz="0" w:space="0" w:color="auto"/>
                <w:left w:val="none" w:sz="0" w:space="0" w:color="auto"/>
                <w:bottom w:val="none" w:sz="0" w:space="0" w:color="auto"/>
                <w:right w:val="none" w:sz="0" w:space="0" w:color="auto"/>
              </w:divBdr>
            </w:div>
            <w:div w:id="417142557">
              <w:marLeft w:val="0"/>
              <w:marRight w:val="0"/>
              <w:marTop w:val="0"/>
              <w:marBottom w:val="0"/>
              <w:divBdr>
                <w:top w:val="none" w:sz="0" w:space="0" w:color="auto"/>
                <w:left w:val="none" w:sz="0" w:space="0" w:color="auto"/>
                <w:bottom w:val="none" w:sz="0" w:space="0" w:color="auto"/>
                <w:right w:val="none" w:sz="0" w:space="0" w:color="auto"/>
              </w:divBdr>
            </w:div>
            <w:div w:id="1170608847">
              <w:marLeft w:val="0"/>
              <w:marRight w:val="0"/>
              <w:marTop w:val="0"/>
              <w:marBottom w:val="0"/>
              <w:divBdr>
                <w:top w:val="none" w:sz="0" w:space="0" w:color="auto"/>
                <w:left w:val="none" w:sz="0" w:space="0" w:color="auto"/>
                <w:bottom w:val="none" w:sz="0" w:space="0" w:color="auto"/>
                <w:right w:val="none" w:sz="0" w:space="0" w:color="auto"/>
              </w:divBdr>
            </w:div>
            <w:div w:id="426728488">
              <w:marLeft w:val="0"/>
              <w:marRight w:val="0"/>
              <w:marTop w:val="0"/>
              <w:marBottom w:val="0"/>
              <w:divBdr>
                <w:top w:val="none" w:sz="0" w:space="0" w:color="auto"/>
                <w:left w:val="none" w:sz="0" w:space="0" w:color="auto"/>
                <w:bottom w:val="none" w:sz="0" w:space="0" w:color="auto"/>
                <w:right w:val="none" w:sz="0" w:space="0" w:color="auto"/>
              </w:divBdr>
            </w:div>
            <w:div w:id="146826181">
              <w:marLeft w:val="0"/>
              <w:marRight w:val="0"/>
              <w:marTop w:val="0"/>
              <w:marBottom w:val="0"/>
              <w:divBdr>
                <w:top w:val="none" w:sz="0" w:space="0" w:color="auto"/>
                <w:left w:val="none" w:sz="0" w:space="0" w:color="auto"/>
                <w:bottom w:val="none" w:sz="0" w:space="0" w:color="auto"/>
                <w:right w:val="none" w:sz="0" w:space="0" w:color="auto"/>
              </w:divBdr>
            </w:div>
            <w:div w:id="310866219">
              <w:marLeft w:val="0"/>
              <w:marRight w:val="0"/>
              <w:marTop w:val="0"/>
              <w:marBottom w:val="0"/>
              <w:divBdr>
                <w:top w:val="none" w:sz="0" w:space="0" w:color="auto"/>
                <w:left w:val="none" w:sz="0" w:space="0" w:color="auto"/>
                <w:bottom w:val="none" w:sz="0" w:space="0" w:color="auto"/>
                <w:right w:val="none" w:sz="0" w:space="0" w:color="auto"/>
              </w:divBdr>
            </w:div>
            <w:div w:id="956176033">
              <w:marLeft w:val="0"/>
              <w:marRight w:val="0"/>
              <w:marTop w:val="0"/>
              <w:marBottom w:val="0"/>
              <w:divBdr>
                <w:top w:val="none" w:sz="0" w:space="0" w:color="auto"/>
                <w:left w:val="none" w:sz="0" w:space="0" w:color="auto"/>
                <w:bottom w:val="none" w:sz="0" w:space="0" w:color="auto"/>
                <w:right w:val="none" w:sz="0" w:space="0" w:color="auto"/>
              </w:divBdr>
            </w:div>
            <w:div w:id="620500439">
              <w:marLeft w:val="0"/>
              <w:marRight w:val="0"/>
              <w:marTop w:val="0"/>
              <w:marBottom w:val="0"/>
              <w:divBdr>
                <w:top w:val="none" w:sz="0" w:space="0" w:color="auto"/>
                <w:left w:val="none" w:sz="0" w:space="0" w:color="auto"/>
                <w:bottom w:val="none" w:sz="0" w:space="0" w:color="auto"/>
                <w:right w:val="none" w:sz="0" w:space="0" w:color="auto"/>
              </w:divBdr>
            </w:div>
            <w:div w:id="2006397323">
              <w:marLeft w:val="0"/>
              <w:marRight w:val="0"/>
              <w:marTop w:val="0"/>
              <w:marBottom w:val="0"/>
              <w:divBdr>
                <w:top w:val="none" w:sz="0" w:space="0" w:color="auto"/>
                <w:left w:val="none" w:sz="0" w:space="0" w:color="auto"/>
                <w:bottom w:val="none" w:sz="0" w:space="0" w:color="auto"/>
                <w:right w:val="none" w:sz="0" w:space="0" w:color="auto"/>
              </w:divBdr>
            </w:div>
            <w:div w:id="661809840">
              <w:marLeft w:val="0"/>
              <w:marRight w:val="0"/>
              <w:marTop w:val="0"/>
              <w:marBottom w:val="0"/>
              <w:divBdr>
                <w:top w:val="none" w:sz="0" w:space="0" w:color="auto"/>
                <w:left w:val="none" w:sz="0" w:space="0" w:color="auto"/>
                <w:bottom w:val="none" w:sz="0" w:space="0" w:color="auto"/>
                <w:right w:val="none" w:sz="0" w:space="0" w:color="auto"/>
              </w:divBdr>
            </w:div>
            <w:div w:id="2099904579">
              <w:marLeft w:val="0"/>
              <w:marRight w:val="0"/>
              <w:marTop w:val="0"/>
              <w:marBottom w:val="0"/>
              <w:divBdr>
                <w:top w:val="none" w:sz="0" w:space="0" w:color="auto"/>
                <w:left w:val="none" w:sz="0" w:space="0" w:color="auto"/>
                <w:bottom w:val="none" w:sz="0" w:space="0" w:color="auto"/>
                <w:right w:val="none" w:sz="0" w:space="0" w:color="auto"/>
              </w:divBdr>
            </w:div>
            <w:div w:id="460418245">
              <w:marLeft w:val="0"/>
              <w:marRight w:val="0"/>
              <w:marTop w:val="0"/>
              <w:marBottom w:val="0"/>
              <w:divBdr>
                <w:top w:val="none" w:sz="0" w:space="0" w:color="auto"/>
                <w:left w:val="none" w:sz="0" w:space="0" w:color="auto"/>
                <w:bottom w:val="none" w:sz="0" w:space="0" w:color="auto"/>
                <w:right w:val="none" w:sz="0" w:space="0" w:color="auto"/>
              </w:divBdr>
            </w:div>
            <w:div w:id="1771320269">
              <w:marLeft w:val="0"/>
              <w:marRight w:val="0"/>
              <w:marTop w:val="0"/>
              <w:marBottom w:val="0"/>
              <w:divBdr>
                <w:top w:val="none" w:sz="0" w:space="0" w:color="auto"/>
                <w:left w:val="none" w:sz="0" w:space="0" w:color="auto"/>
                <w:bottom w:val="none" w:sz="0" w:space="0" w:color="auto"/>
                <w:right w:val="none" w:sz="0" w:space="0" w:color="auto"/>
              </w:divBdr>
            </w:div>
            <w:div w:id="1429957924">
              <w:marLeft w:val="0"/>
              <w:marRight w:val="0"/>
              <w:marTop w:val="0"/>
              <w:marBottom w:val="0"/>
              <w:divBdr>
                <w:top w:val="none" w:sz="0" w:space="0" w:color="auto"/>
                <w:left w:val="none" w:sz="0" w:space="0" w:color="auto"/>
                <w:bottom w:val="none" w:sz="0" w:space="0" w:color="auto"/>
                <w:right w:val="none" w:sz="0" w:space="0" w:color="auto"/>
              </w:divBdr>
            </w:div>
            <w:div w:id="780148424">
              <w:marLeft w:val="0"/>
              <w:marRight w:val="0"/>
              <w:marTop w:val="0"/>
              <w:marBottom w:val="0"/>
              <w:divBdr>
                <w:top w:val="none" w:sz="0" w:space="0" w:color="auto"/>
                <w:left w:val="none" w:sz="0" w:space="0" w:color="auto"/>
                <w:bottom w:val="none" w:sz="0" w:space="0" w:color="auto"/>
                <w:right w:val="none" w:sz="0" w:space="0" w:color="auto"/>
              </w:divBdr>
            </w:div>
            <w:div w:id="1664120090">
              <w:marLeft w:val="0"/>
              <w:marRight w:val="0"/>
              <w:marTop w:val="0"/>
              <w:marBottom w:val="0"/>
              <w:divBdr>
                <w:top w:val="none" w:sz="0" w:space="0" w:color="auto"/>
                <w:left w:val="none" w:sz="0" w:space="0" w:color="auto"/>
                <w:bottom w:val="none" w:sz="0" w:space="0" w:color="auto"/>
                <w:right w:val="none" w:sz="0" w:space="0" w:color="auto"/>
              </w:divBdr>
            </w:div>
            <w:div w:id="262347843">
              <w:marLeft w:val="0"/>
              <w:marRight w:val="0"/>
              <w:marTop w:val="0"/>
              <w:marBottom w:val="0"/>
              <w:divBdr>
                <w:top w:val="none" w:sz="0" w:space="0" w:color="auto"/>
                <w:left w:val="none" w:sz="0" w:space="0" w:color="auto"/>
                <w:bottom w:val="none" w:sz="0" w:space="0" w:color="auto"/>
                <w:right w:val="none" w:sz="0" w:space="0" w:color="auto"/>
              </w:divBdr>
            </w:div>
            <w:div w:id="979573898">
              <w:marLeft w:val="0"/>
              <w:marRight w:val="0"/>
              <w:marTop w:val="0"/>
              <w:marBottom w:val="0"/>
              <w:divBdr>
                <w:top w:val="none" w:sz="0" w:space="0" w:color="auto"/>
                <w:left w:val="none" w:sz="0" w:space="0" w:color="auto"/>
                <w:bottom w:val="none" w:sz="0" w:space="0" w:color="auto"/>
                <w:right w:val="none" w:sz="0" w:space="0" w:color="auto"/>
              </w:divBdr>
            </w:div>
            <w:div w:id="1950503684">
              <w:marLeft w:val="0"/>
              <w:marRight w:val="0"/>
              <w:marTop w:val="0"/>
              <w:marBottom w:val="0"/>
              <w:divBdr>
                <w:top w:val="none" w:sz="0" w:space="0" w:color="auto"/>
                <w:left w:val="none" w:sz="0" w:space="0" w:color="auto"/>
                <w:bottom w:val="none" w:sz="0" w:space="0" w:color="auto"/>
                <w:right w:val="none" w:sz="0" w:space="0" w:color="auto"/>
              </w:divBdr>
            </w:div>
            <w:div w:id="1785922195">
              <w:marLeft w:val="0"/>
              <w:marRight w:val="0"/>
              <w:marTop w:val="0"/>
              <w:marBottom w:val="0"/>
              <w:divBdr>
                <w:top w:val="none" w:sz="0" w:space="0" w:color="auto"/>
                <w:left w:val="none" w:sz="0" w:space="0" w:color="auto"/>
                <w:bottom w:val="none" w:sz="0" w:space="0" w:color="auto"/>
                <w:right w:val="none" w:sz="0" w:space="0" w:color="auto"/>
              </w:divBdr>
            </w:div>
            <w:div w:id="1278634929">
              <w:marLeft w:val="0"/>
              <w:marRight w:val="0"/>
              <w:marTop w:val="0"/>
              <w:marBottom w:val="0"/>
              <w:divBdr>
                <w:top w:val="none" w:sz="0" w:space="0" w:color="auto"/>
                <w:left w:val="none" w:sz="0" w:space="0" w:color="auto"/>
                <w:bottom w:val="none" w:sz="0" w:space="0" w:color="auto"/>
                <w:right w:val="none" w:sz="0" w:space="0" w:color="auto"/>
              </w:divBdr>
            </w:div>
            <w:div w:id="163908689">
              <w:marLeft w:val="0"/>
              <w:marRight w:val="0"/>
              <w:marTop w:val="0"/>
              <w:marBottom w:val="0"/>
              <w:divBdr>
                <w:top w:val="none" w:sz="0" w:space="0" w:color="auto"/>
                <w:left w:val="none" w:sz="0" w:space="0" w:color="auto"/>
                <w:bottom w:val="none" w:sz="0" w:space="0" w:color="auto"/>
                <w:right w:val="none" w:sz="0" w:space="0" w:color="auto"/>
              </w:divBdr>
            </w:div>
            <w:div w:id="2027051275">
              <w:marLeft w:val="0"/>
              <w:marRight w:val="0"/>
              <w:marTop w:val="0"/>
              <w:marBottom w:val="0"/>
              <w:divBdr>
                <w:top w:val="none" w:sz="0" w:space="0" w:color="auto"/>
                <w:left w:val="none" w:sz="0" w:space="0" w:color="auto"/>
                <w:bottom w:val="none" w:sz="0" w:space="0" w:color="auto"/>
                <w:right w:val="none" w:sz="0" w:space="0" w:color="auto"/>
              </w:divBdr>
            </w:div>
            <w:div w:id="278032660">
              <w:marLeft w:val="0"/>
              <w:marRight w:val="0"/>
              <w:marTop w:val="0"/>
              <w:marBottom w:val="0"/>
              <w:divBdr>
                <w:top w:val="none" w:sz="0" w:space="0" w:color="auto"/>
                <w:left w:val="none" w:sz="0" w:space="0" w:color="auto"/>
                <w:bottom w:val="none" w:sz="0" w:space="0" w:color="auto"/>
                <w:right w:val="none" w:sz="0" w:space="0" w:color="auto"/>
              </w:divBdr>
            </w:div>
            <w:div w:id="1009790841">
              <w:marLeft w:val="0"/>
              <w:marRight w:val="0"/>
              <w:marTop w:val="0"/>
              <w:marBottom w:val="0"/>
              <w:divBdr>
                <w:top w:val="none" w:sz="0" w:space="0" w:color="auto"/>
                <w:left w:val="none" w:sz="0" w:space="0" w:color="auto"/>
                <w:bottom w:val="none" w:sz="0" w:space="0" w:color="auto"/>
                <w:right w:val="none" w:sz="0" w:space="0" w:color="auto"/>
              </w:divBdr>
            </w:div>
            <w:div w:id="1397699560">
              <w:marLeft w:val="0"/>
              <w:marRight w:val="0"/>
              <w:marTop w:val="0"/>
              <w:marBottom w:val="0"/>
              <w:divBdr>
                <w:top w:val="none" w:sz="0" w:space="0" w:color="auto"/>
                <w:left w:val="none" w:sz="0" w:space="0" w:color="auto"/>
                <w:bottom w:val="none" w:sz="0" w:space="0" w:color="auto"/>
                <w:right w:val="none" w:sz="0" w:space="0" w:color="auto"/>
              </w:divBdr>
            </w:div>
            <w:div w:id="1427264951">
              <w:marLeft w:val="0"/>
              <w:marRight w:val="0"/>
              <w:marTop w:val="0"/>
              <w:marBottom w:val="0"/>
              <w:divBdr>
                <w:top w:val="none" w:sz="0" w:space="0" w:color="auto"/>
                <w:left w:val="none" w:sz="0" w:space="0" w:color="auto"/>
                <w:bottom w:val="none" w:sz="0" w:space="0" w:color="auto"/>
                <w:right w:val="none" w:sz="0" w:space="0" w:color="auto"/>
              </w:divBdr>
            </w:div>
            <w:div w:id="2011642628">
              <w:marLeft w:val="0"/>
              <w:marRight w:val="0"/>
              <w:marTop w:val="0"/>
              <w:marBottom w:val="0"/>
              <w:divBdr>
                <w:top w:val="none" w:sz="0" w:space="0" w:color="auto"/>
                <w:left w:val="none" w:sz="0" w:space="0" w:color="auto"/>
                <w:bottom w:val="none" w:sz="0" w:space="0" w:color="auto"/>
                <w:right w:val="none" w:sz="0" w:space="0" w:color="auto"/>
              </w:divBdr>
            </w:div>
            <w:div w:id="434640526">
              <w:marLeft w:val="0"/>
              <w:marRight w:val="0"/>
              <w:marTop w:val="0"/>
              <w:marBottom w:val="0"/>
              <w:divBdr>
                <w:top w:val="none" w:sz="0" w:space="0" w:color="auto"/>
                <w:left w:val="none" w:sz="0" w:space="0" w:color="auto"/>
                <w:bottom w:val="none" w:sz="0" w:space="0" w:color="auto"/>
                <w:right w:val="none" w:sz="0" w:space="0" w:color="auto"/>
              </w:divBdr>
            </w:div>
            <w:div w:id="1359741988">
              <w:marLeft w:val="0"/>
              <w:marRight w:val="0"/>
              <w:marTop w:val="0"/>
              <w:marBottom w:val="0"/>
              <w:divBdr>
                <w:top w:val="none" w:sz="0" w:space="0" w:color="auto"/>
                <w:left w:val="none" w:sz="0" w:space="0" w:color="auto"/>
                <w:bottom w:val="none" w:sz="0" w:space="0" w:color="auto"/>
                <w:right w:val="none" w:sz="0" w:space="0" w:color="auto"/>
              </w:divBdr>
            </w:div>
            <w:div w:id="1570379583">
              <w:marLeft w:val="0"/>
              <w:marRight w:val="0"/>
              <w:marTop w:val="0"/>
              <w:marBottom w:val="0"/>
              <w:divBdr>
                <w:top w:val="none" w:sz="0" w:space="0" w:color="auto"/>
                <w:left w:val="none" w:sz="0" w:space="0" w:color="auto"/>
                <w:bottom w:val="none" w:sz="0" w:space="0" w:color="auto"/>
                <w:right w:val="none" w:sz="0" w:space="0" w:color="auto"/>
              </w:divBdr>
            </w:div>
            <w:div w:id="1258439877">
              <w:marLeft w:val="0"/>
              <w:marRight w:val="0"/>
              <w:marTop w:val="0"/>
              <w:marBottom w:val="0"/>
              <w:divBdr>
                <w:top w:val="none" w:sz="0" w:space="0" w:color="auto"/>
                <w:left w:val="none" w:sz="0" w:space="0" w:color="auto"/>
                <w:bottom w:val="none" w:sz="0" w:space="0" w:color="auto"/>
                <w:right w:val="none" w:sz="0" w:space="0" w:color="auto"/>
              </w:divBdr>
            </w:div>
            <w:div w:id="1503273859">
              <w:marLeft w:val="0"/>
              <w:marRight w:val="0"/>
              <w:marTop w:val="0"/>
              <w:marBottom w:val="0"/>
              <w:divBdr>
                <w:top w:val="none" w:sz="0" w:space="0" w:color="auto"/>
                <w:left w:val="none" w:sz="0" w:space="0" w:color="auto"/>
                <w:bottom w:val="none" w:sz="0" w:space="0" w:color="auto"/>
                <w:right w:val="none" w:sz="0" w:space="0" w:color="auto"/>
              </w:divBdr>
            </w:div>
            <w:div w:id="1666516045">
              <w:marLeft w:val="0"/>
              <w:marRight w:val="0"/>
              <w:marTop w:val="0"/>
              <w:marBottom w:val="0"/>
              <w:divBdr>
                <w:top w:val="none" w:sz="0" w:space="0" w:color="auto"/>
                <w:left w:val="none" w:sz="0" w:space="0" w:color="auto"/>
                <w:bottom w:val="none" w:sz="0" w:space="0" w:color="auto"/>
                <w:right w:val="none" w:sz="0" w:space="0" w:color="auto"/>
              </w:divBdr>
            </w:div>
            <w:div w:id="253829864">
              <w:marLeft w:val="0"/>
              <w:marRight w:val="0"/>
              <w:marTop w:val="0"/>
              <w:marBottom w:val="0"/>
              <w:divBdr>
                <w:top w:val="none" w:sz="0" w:space="0" w:color="auto"/>
                <w:left w:val="none" w:sz="0" w:space="0" w:color="auto"/>
                <w:bottom w:val="none" w:sz="0" w:space="0" w:color="auto"/>
                <w:right w:val="none" w:sz="0" w:space="0" w:color="auto"/>
              </w:divBdr>
            </w:div>
            <w:div w:id="1116483609">
              <w:marLeft w:val="0"/>
              <w:marRight w:val="0"/>
              <w:marTop w:val="480"/>
              <w:marBottom w:val="0"/>
              <w:divBdr>
                <w:top w:val="single" w:sz="6" w:space="0" w:color="auto"/>
                <w:left w:val="single" w:sz="6" w:space="0" w:color="auto"/>
                <w:bottom w:val="single" w:sz="6" w:space="0" w:color="auto"/>
                <w:right w:val="single" w:sz="6" w:space="0" w:color="auto"/>
              </w:divBdr>
            </w:div>
            <w:div w:id="948853343">
              <w:marLeft w:val="0"/>
              <w:marRight w:val="0"/>
              <w:marTop w:val="0"/>
              <w:marBottom w:val="0"/>
              <w:divBdr>
                <w:top w:val="none" w:sz="0" w:space="0" w:color="auto"/>
                <w:left w:val="none" w:sz="0" w:space="0" w:color="auto"/>
                <w:bottom w:val="none" w:sz="0" w:space="0" w:color="auto"/>
                <w:right w:val="none" w:sz="0" w:space="0" w:color="auto"/>
              </w:divBdr>
            </w:div>
            <w:div w:id="105152388">
              <w:marLeft w:val="0"/>
              <w:marRight w:val="0"/>
              <w:marTop w:val="0"/>
              <w:marBottom w:val="0"/>
              <w:divBdr>
                <w:top w:val="none" w:sz="0" w:space="0" w:color="auto"/>
                <w:left w:val="none" w:sz="0" w:space="0" w:color="auto"/>
                <w:bottom w:val="none" w:sz="0" w:space="0" w:color="auto"/>
                <w:right w:val="none" w:sz="0" w:space="0" w:color="auto"/>
              </w:divBdr>
            </w:div>
            <w:div w:id="482743390">
              <w:marLeft w:val="0"/>
              <w:marRight w:val="0"/>
              <w:marTop w:val="0"/>
              <w:marBottom w:val="0"/>
              <w:divBdr>
                <w:top w:val="none" w:sz="0" w:space="0" w:color="auto"/>
                <w:left w:val="none" w:sz="0" w:space="0" w:color="auto"/>
                <w:bottom w:val="none" w:sz="0" w:space="0" w:color="auto"/>
                <w:right w:val="none" w:sz="0" w:space="0" w:color="auto"/>
              </w:divBdr>
            </w:div>
            <w:div w:id="1666588389">
              <w:marLeft w:val="0"/>
              <w:marRight w:val="0"/>
              <w:marTop w:val="0"/>
              <w:marBottom w:val="0"/>
              <w:divBdr>
                <w:top w:val="none" w:sz="0" w:space="0" w:color="auto"/>
                <w:left w:val="none" w:sz="0" w:space="0" w:color="auto"/>
                <w:bottom w:val="none" w:sz="0" w:space="0" w:color="auto"/>
                <w:right w:val="none" w:sz="0" w:space="0" w:color="auto"/>
              </w:divBdr>
            </w:div>
            <w:div w:id="1439447158">
              <w:marLeft w:val="0"/>
              <w:marRight w:val="0"/>
              <w:marTop w:val="0"/>
              <w:marBottom w:val="0"/>
              <w:divBdr>
                <w:top w:val="none" w:sz="0" w:space="0" w:color="auto"/>
                <w:left w:val="none" w:sz="0" w:space="0" w:color="auto"/>
                <w:bottom w:val="none" w:sz="0" w:space="0" w:color="auto"/>
                <w:right w:val="none" w:sz="0" w:space="0" w:color="auto"/>
              </w:divBdr>
            </w:div>
            <w:div w:id="684210306">
              <w:marLeft w:val="0"/>
              <w:marRight w:val="0"/>
              <w:marTop w:val="0"/>
              <w:marBottom w:val="0"/>
              <w:divBdr>
                <w:top w:val="none" w:sz="0" w:space="0" w:color="auto"/>
                <w:left w:val="none" w:sz="0" w:space="0" w:color="auto"/>
                <w:bottom w:val="none" w:sz="0" w:space="0" w:color="auto"/>
                <w:right w:val="none" w:sz="0" w:space="0" w:color="auto"/>
              </w:divBdr>
            </w:div>
            <w:div w:id="1604460226">
              <w:marLeft w:val="0"/>
              <w:marRight w:val="0"/>
              <w:marTop w:val="480"/>
              <w:marBottom w:val="0"/>
              <w:divBdr>
                <w:top w:val="single" w:sz="6" w:space="0" w:color="auto"/>
                <w:left w:val="single" w:sz="6" w:space="0" w:color="auto"/>
                <w:bottom w:val="single" w:sz="6" w:space="0" w:color="auto"/>
                <w:right w:val="single" w:sz="6" w:space="0" w:color="auto"/>
              </w:divBdr>
            </w:div>
            <w:div w:id="2083333756">
              <w:marLeft w:val="0"/>
              <w:marRight w:val="0"/>
              <w:marTop w:val="0"/>
              <w:marBottom w:val="0"/>
              <w:divBdr>
                <w:top w:val="none" w:sz="0" w:space="0" w:color="auto"/>
                <w:left w:val="none" w:sz="0" w:space="0" w:color="auto"/>
                <w:bottom w:val="none" w:sz="0" w:space="0" w:color="auto"/>
                <w:right w:val="none" w:sz="0" w:space="0" w:color="auto"/>
              </w:divBdr>
            </w:div>
            <w:div w:id="6446317">
              <w:marLeft w:val="0"/>
              <w:marRight w:val="0"/>
              <w:marTop w:val="0"/>
              <w:marBottom w:val="0"/>
              <w:divBdr>
                <w:top w:val="none" w:sz="0" w:space="0" w:color="auto"/>
                <w:left w:val="none" w:sz="0" w:space="0" w:color="auto"/>
                <w:bottom w:val="none" w:sz="0" w:space="0" w:color="auto"/>
                <w:right w:val="none" w:sz="0" w:space="0" w:color="auto"/>
              </w:divBdr>
            </w:div>
            <w:div w:id="240724336">
              <w:marLeft w:val="0"/>
              <w:marRight w:val="0"/>
              <w:marTop w:val="0"/>
              <w:marBottom w:val="0"/>
              <w:divBdr>
                <w:top w:val="none" w:sz="0" w:space="0" w:color="auto"/>
                <w:left w:val="none" w:sz="0" w:space="0" w:color="auto"/>
                <w:bottom w:val="none" w:sz="0" w:space="0" w:color="auto"/>
                <w:right w:val="none" w:sz="0" w:space="0" w:color="auto"/>
              </w:divBdr>
            </w:div>
            <w:div w:id="1411272153">
              <w:marLeft w:val="0"/>
              <w:marRight w:val="0"/>
              <w:marTop w:val="0"/>
              <w:marBottom w:val="0"/>
              <w:divBdr>
                <w:top w:val="none" w:sz="0" w:space="0" w:color="auto"/>
                <w:left w:val="none" w:sz="0" w:space="0" w:color="auto"/>
                <w:bottom w:val="none" w:sz="0" w:space="0" w:color="auto"/>
                <w:right w:val="none" w:sz="0" w:space="0" w:color="auto"/>
              </w:divBdr>
            </w:div>
            <w:div w:id="503395572">
              <w:marLeft w:val="0"/>
              <w:marRight w:val="0"/>
              <w:marTop w:val="480"/>
              <w:marBottom w:val="0"/>
              <w:divBdr>
                <w:top w:val="single" w:sz="6" w:space="0" w:color="auto"/>
                <w:left w:val="single" w:sz="6" w:space="0" w:color="auto"/>
                <w:bottom w:val="single" w:sz="6" w:space="0" w:color="auto"/>
                <w:right w:val="single" w:sz="6" w:space="0" w:color="auto"/>
              </w:divBdr>
            </w:div>
            <w:div w:id="2072145747">
              <w:marLeft w:val="0"/>
              <w:marRight w:val="0"/>
              <w:marTop w:val="0"/>
              <w:marBottom w:val="0"/>
              <w:divBdr>
                <w:top w:val="none" w:sz="0" w:space="0" w:color="auto"/>
                <w:left w:val="none" w:sz="0" w:space="0" w:color="auto"/>
                <w:bottom w:val="none" w:sz="0" w:space="0" w:color="auto"/>
                <w:right w:val="none" w:sz="0" w:space="0" w:color="auto"/>
              </w:divBdr>
            </w:div>
            <w:div w:id="1541160444">
              <w:marLeft w:val="0"/>
              <w:marRight w:val="0"/>
              <w:marTop w:val="0"/>
              <w:marBottom w:val="0"/>
              <w:divBdr>
                <w:top w:val="none" w:sz="0" w:space="0" w:color="auto"/>
                <w:left w:val="none" w:sz="0" w:space="0" w:color="auto"/>
                <w:bottom w:val="none" w:sz="0" w:space="0" w:color="auto"/>
                <w:right w:val="none" w:sz="0" w:space="0" w:color="auto"/>
              </w:divBdr>
            </w:div>
            <w:div w:id="417097405">
              <w:marLeft w:val="0"/>
              <w:marRight w:val="0"/>
              <w:marTop w:val="0"/>
              <w:marBottom w:val="0"/>
              <w:divBdr>
                <w:top w:val="none" w:sz="0" w:space="0" w:color="auto"/>
                <w:left w:val="none" w:sz="0" w:space="0" w:color="auto"/>
                <w:bottom w:val="none" w:sz="0" w:space="0" w:color="auto"/>
                <w:right w:val="none" w:sz="0" w:space="0" w:color="auto"/>
              </w:divBdr>
            </w:div>
            <w:div w:id="1956670286">
              <w:marLeft w:val="0"/>
              <w:marRight w:val="0"/>
              <w:marTop w:val="0"/>
              <w:marBottom w:val="0"/>
              <w:divBdr>
                <w:top w:val="none" w:sz="0" w:space="0" w:color="auto"/>
                <w:left w:val="none" w:sz="0" w:space="0" w:color="auto"/>
                <w:bottom w:val="none" w:sz="0" w:space="0" w:color="auto"/>
                <w:right w:val="none" w:sz="0" w:space="0" w:color="auto"/>
              </w:divBdr>
            </w:div>
            <w:div w:id="1153837591">
              <w:marLeft w:val="0"/>
              <w:marRight w:val="0"/>
              <w:marTop w:val="0"/>
              <w:marBottom w:val="0"/>
              <w:divBdr>
                <w:top w:val="none" w:sz="0" w:space="0" w:color="auto"/>
                <w:left w:val="none" w:sz="0" w:space="0" w:color="auto"/>
                <w:bottom w:val="none" w:sz="0" w:space="0" w:color="auto"/>
                <w:right w:val="none" w:sz="0" w:space="0" w:color="auto"/>
              </w:divBdr>
            </w:div>
            <w:div w:id="943072183">
              <w:marLeft w:val="0"/>
              <w:marRight w:val="0"/>
              <w:marTop w:val="0"/>
              <w:marBottom w:val="0"/>
              <w:divBdr>
                <w:top w:val="none" w:sz="0" w:space="0" w:color="auto"/>
                <w:left w:val="none" w:sz="0" w:space="0" w:color="auto"/>
                <w:bottom w:val="none" w:sz="0" w:space="0" w:color="auto"/>
                <w:right w:val="none" w:sz="0" w:space="0" w:color="auto"/>
              </w:divBdr>
            </w:div>
            <w:div w:id="773130922">
              <w:marLeft w:val="0"/>
              <w:marRight w:val="0"/>
              <w:marTop w:val="0"/>
              <w:marBottom w:val="0"/>
              <w:divBdr>
                <w:top w:val="none" w:sz="0" w:space="0" w:color="auto"/>
                <w:left w:val="none" w:sz="0" w:space="0" w:color="auto"/>
                <w:bottom w:val="none" w:sz="0" w:space="0" w:color="auto"/>
                <w:right w:val="none" w:sz="0" w:space="0" w:color="auto"/>
              </w:divBdr>
            </w:div>
            <w:div w:id="761876622">
              <w:marLeft w:val="0"/>
              <w:marRight w:val="0"/>
              <w:marTop w:val="0"/>
              <w:marBottom w:val="0"/>
              <w:divBdr>
                <w:top w:val="none" w:sz="0" w:space="0" w:color="auto"/>
                <w:left w:val="none" w:sz="0" w:space="0" w:color="auto"/>
                <w:bottom w:val="none" w:sz="0" w:space="0" w:color="auto"/>
                <w:right w:val="none" w:sz="0" w:space="0" w:color="auto"/>
              </w:divBdr>
            </w:div>
            <w:div w:id="114756864">
              <w:marLeft w:val="0"/>
              <w:marRight w:val="0"/>
              <w:marTop w:val="0"/>
              <w:marBottom w:val="0"/>
              <w:divBdr>
                <w:top w:val="none" w:sz="0" w:space="0" w:color="auto"/>
                <w:left w:val="none" w:sz="0" w:space="0" w:color="auto"/>
                <w:bottom w:val="none" w:sz="0" w:space="0" w:color="auto"/>
                <w:right w:val="none" w:sz="0" w:space="0" w:color="auto"/>
              </w:divBdr>
            </w:div>
            <w:div w:id="1157376147">
              <w:marLeft w:val="0"/>
              <w:marRight w:val="0"/>
              <w:marTop w:val="0"/>
              <w:marBottom w:val="0"/>
              <w:divBdr>
                <w:top w:val="none" w:sz="0" w:space="0" w:color="auto"/>
                <w:left w:val="none" w:sz="0" w:space="0" w:color="auto"/>
                <w:bottom w:val="none" w:sz="0" w:space="0" w:color="auto"/>
                <w:right w:val="none" w:sz="0" w:space="0" w:color="auto"/>
              </w:divBdr>
            </w:div>
            <w:div w:id="656300686">
              <w:marLeft w:val="0"/>
              <w:marRight w:val="0"/>
              <w:marTop w:val="0"/>
              <w:marBottom w:val="0"/>
              <w:divBdr>
                <w:top w:val="none" w:sz="0" w:space="0" w:color="auto"/>
                <w:left w:val="none" w:sz="0" w:space="0" w:color="auto"/>
                <w:bottom w:val="none" w:sz="0" w:space="0" w:color="auto"/>
                <w:right w:val="none" w:sz="0" w:space="0" w:color="auto"/>
              </w:divBdr>
            </w:div>
            <w:div w:id="678124439">
              <w:marLeft w:val="0"/>
              <w:marRight w:val="0"/>
              <w:marTop w:val="480"/>
              <w:marBottom w:val="0"/>
              <w:divBdr>
                <w:top w:val="single" w:sz="6" w:space="0" w:color="auto"/>
                <w:left w:val="single" w:sz="6" w:space="0" w:color="auto"/>
                <w:bottom w:val="single" w:sz="6" w:space="0" w:color="auto"/>
                <w:right w:val="single" w:sz="6" w:space="0" w:color="auto"/>
              </w:divBdr>
            </w:div>
            <w:div w:id="1676877680">
              <w:marLeft w:val="0"/>
              <w:marRight w:val="0"/>
              <w:marTop w:val="0"/>
              <w:marBottom w:val="0"/>
              <w:divBdr>
                <w:top w:val="none" w:sz="0" w:space="0" w:color="auto"/>
                <w:left w:val="none" w:sz="0" w:space="0" w:color="auto"/>
                <w:bottom w:val="none" w:sz="0" w:space="0" w:color="auto"/>
                <w:right w:val="none" w:sz="0" w:space="0" w:color="auto"/>
              </w:divBdr>
            </w:div>
            <w:div w:id="683555295">
              <w:marLeft w:val="0"/>
              <w:marRight w:val="0"/>
              <w:marTop w:val="0"/>
              <w:marBottom w:val="0"/>
              <w:divBdr>
                <w:top w:val="none" w:sz="0" w:space="0" w:color="auto"/>
                <w:left w:val="none" w:sz="0" w:space="0" w:color="auto"/>
                <w:bottom w:val="none" w:sz="0" w:space="0" w:color="auto"/>
                <w:right w:val="none" w:sz="0" w:space="0" w:color="auto"/>
              </w:divBdr>
            </w:div>
            <w:div w:id="966203566">
              <w:marLeft w:val="0"/>
              <w:marRight w:val="0"/>
              <w:marTop w:val="0"/>
              <w:marBottom w:val="0"/>
              <w:divBdr>
                <w:top w:val="none" w:sz="0" w:space="0" w:color="auto"/>
                <w:left w:val="none" w:sz="0" w:space="0" w:color="auto"/>
                <w:bottom w:val="none" w:sz="0" w:space="0" w:color="auto"/>
                <w:right w:val="none" w:sz="0" w:space="0" w:color="auto"/>
              </w:divBdr>
            </w:div>
            <w:div w:id="1328636400">
              <w:marLeft w:val="0"/>
              <w:marRight w:val="0"/>
              <w:marTop w:val="480"/>
              <w:marBottom w:val="0"/>
              <w:divBdr>
                <w:top w:val="single" w:sz="6" w:space="0" w:color="auto"/>
                <w:left w:val="single" w:sz="6" w:space="0" w:color="auto"/>
                <w:bottom w:val="single" w:sz="6" w:space="0" w:color="auto"/>
                <w:right w:val="single" w:sz="6" w:space="0" w:color="auto"/>
              </w:divBdr>
            </w:div>
            <w:div w:id="1498501823">
              <w:marLeft w:val="0"/>
              <w:marRight w:val="0"/>
              <w:marTop w:val="0"/>
              <w:marBottom w:val="0"/>
              <w:divBdr>
                <w:top w:val="none" w:sz="0" w:space="0" w:color="auto"/>
                <w:left w:val="none" w:sz="0" w:space="0" w:color="auto"/>
                <w:bottom w:val="none" w:sz="0" w:space="0" w:color="auto"/>
                <w:right w:val="none" w:sz="0" w:space="0" w:color="auto"/>
              </w:divBdr>
            </w:div>
            <w:div w:id="121660723">
              <w:marLeft w:val="0"/>
              <w:marRight w:val="0"/>
              <w:marTop w:val="0"/>
              <w:marBottom w:val="0"/>
              <w:divBdr>
                <w:top w:val="none" w:sz="0" w:space="0" w:color="auto"/>
                <w:left w:val="none" w:sz="0" w:space="0" w:color="auto"/>
                <w:bottom w:val="none" w:sz="0" w:space="0" w:color="auto"/>
                <w:right w:val="none" w:sz="0" w:space="0" w:color="auto"/>
              </w:divBdr>
            </w:div>
            <w:div w:id="2034258858">
              <w:marLeft w:val="0"/>
              <w:marRight w:val="0"/>
              <w:marTop w:val="0"/>
              <w:marBottom w:val="0"/>
              <w:divBdr>
                <w:top w:val="none" w:sz="0" w:space="0" w:color="auto"/>
                <w:left w:val="none" w:sz="0" w:space="0" w:color="auto"/>
                <w:bottom w:val="none" w:sz="0" w:space="0" w:color="auto"/>
                <w:right w:val="none" w:sz="0" w:space="0" w:color="auto"/>
              </w:divBdr>
            </w:div>
            <w:div w:id="863325068">
              <w:marLeft w:val="0"/>
              <w:marRight w:val="0"/>
              <w:marTop w:val="0"/>
              <w:marBottom w:val="0"/>
              <w:divBdr>
                <w:top w:val="none" w:sz="0" w:space="0" w:color="auto"/>
                <w:left w:val="none" w:sz="0" w:space="0" w:color="auto"/>
                <w:bottom w:val="none" w:sz="0" w:space="0" w:color="auto"/>
                <w:right w:val="none" w:sz="0" w:space="0" w:color="auto"/>
              </w:divBdr>
            </w:div>
            <w:div w:id="1299995534">
              <w:marLeft w:val="0"/>
              <w:marRight w:val="0"/>
              <w:marTop w:val="0"/>
              <w:marBottom w:val="0"/>
              <w:divBdr>
                <w:top w:val="none" w:sz="0" w:space="0" w:color="auto"/>
                <w:left w:val="none" w:sz="0" w:space="0" w:color="auto"/>
                <w:bottom w:val="none" w:sz="0" w:space="0" w:color="auto"/>
                <w:right w:val="none" w:sz="0" w:space="0" w:color="auto"/>
              </w:divBdr>
            </w:div>
            <w:div w:id="215821220">
              <w:marLeft w:val="0"/>
              <w:marRight w:val="0"/>
              <w:marTop w:val="0"/>
              <w:marBottom w:val="0"/>
              <w:divBdr>
                <w:top w:val="none" w:sz="0" w:space="0" w:color="auto"/>
                <w:left w:val="none" w:sz="0" w:space="0" w:color="auto"/>
                <w:bottom w:val="none" w:sz="0" w:space="0" w:color="auto"/>
                <w:right w:val="none" w:sz="0" w:space="0" w:color="auto"/>
              </w:divBdr>
            </w:div>
            <w:div w:id="930430291">
              <w:marLeft w:val="0"/>
              <w:marRight w:val="0"/>
              <w:marTop w:val="480"/>
              <w:marBottom w:val="0"/>
              <w:divBdr>
                <w:top w:val="single" w:sz="6" w:space="0" w:color="auto"/>
                <w:left w:val="single" w:sz="6" w:space="0" w:color="auto"/>
                <w:bottom w:val="single" w:sz="6" w:space="0" w:color="auto"/>
                <w:right w:val="single" w:sz="6" w:space="0" w:color="auto"/>
              </w:divBdr>
            </w:div>
            <w:div w:id="700743077">
              <w:marLeft w:val="0"/>
              <w:marRight w:val="0"/>
              <w:marTop w:val="0"/>
              <w:marBottom w:val="0"/>
              <w:divBdr>
                <w:top w:val="none" w:sz="0" w:space="0" w:color="auto"/>
                <w:left w:val="none" w:sz="0" w:space="0" w:color="auto"/>
                <w:bottom w:val="none" w:sz="0" w:space="0" w:color="auto"/>
                <w:right w:val="none" w:sz="0" w:space="0" w:color="auto"/>
              </w:divBdr>
            </w:div>
            <w:div w:id="1429352921">
              <w:marLeft w:val="0"/>
              <w:marRight w:val="0"/>
              <w:marTop w:val="0"/>
              <w:marBottom w:val="0"/>
              <w:divBdr>
                <w:top w:val="none" w:sz="0" w:space="0" w:color="auto"/>
                <w:left w:val="none" w:sz="0" w:space="0" w:color="auto"/>
                <w:bottom w:val="none" w:sz="0" w:space="0" w:color="auto"/>
                <w:right w:val="none" w:sz="0" w:space="0" w:color="auto"/>
              </w:divBdr>
            </w:div>
            <w:div w:id="1793212737">
              <w:marLeft w:val="0"/>
              <w:marRight w:val="0"/>
              <w:marTop w:val="0"/>
              <w:marBottom w:val="0"/>
              <w:divBdr>
                <w:top w:val="none" w:sz="0" w:space="0" w:color="auto"/>
                <w:left w:val="none" w:sz="0" w:space="0" w:color="auto"/>
                <w:bottom w:val="none" w:sz="0" w:space="0" w:color="auto"/>
                <w:right w:val="none" w:sz="0" w:space="0" w:color="auto"/>
              </w:divBdr>
            </w:div>
            <w:div w:id="1680307412">
              <w:marLeft w:val="0"/>
              <w:marRight w:val="0"/>
              <w:marTop w:val="0"/>
              <w:marBottom w:val="0"/>
              <w:divBdr>
                <w:top w:val="none" w:sz="0" w:space="0" w:color="auto"/>
                <w:left w:val="none" w:sz="0" w:space="0" w:color="auto"/>
                <w:bottom w:val="none" w:sz="0" w:space="0" w:color="auto"/>
                <w:right w:val="none" w:sz="0" w:space="0" w:color="auto"/>
              </w:divBdr>
            </w:div>
            <w:div w:id="195579340">
              <w:marLeft w:val="0"/>
              <w:marRight w:val="0"/>
              <w:marTop w:val="0"/>
              <w:marBottom w:val="0"/>
              <w:divBdr>
                <w:top w:val="none" w:sz="0" w:space="0" w:color="auto"/>
                <w:left w:val="none" w:sz="0" w:space="0" w:color="auto"/>
                <w:bottom w:val="none" w:sz="0" w:space="0" w:color="auto"/>
                <w:right w:val="none" w:sz="0" w:space="0" w:color="auto"/>
              </w:divBdr>
            </w:div>
            <w:div w:id="931163807">
              <w:marLeft w:val="0"/>
              <w:marRight w:val="0"/>
              <w:marTop w:val="0"/>
              <w:marBottom w:val="0"/>
              <w:divBdr>
                <w:top w:val="none" w:sz="0" w:space="0" w:color="auto"/>
                <w:left w:val="none" w:sz="0" w:space="0" w:color="auto"/>
                <w:bottom w:val="none" w:sz="0" w:space="0" w:color="auto"/>
                <w:right w:val="none" w:sz="0" w:space="0" w:color="auto"/>
              </w:divBdr>
            </w:div>
            <w:div w:id="1628193686">
              <w:marLeft w:val="0"/>
              <w:marRight w:val="0"/>
              <w:marTop w:val="480"/>
              <w:marBottom w:val="0"/>
              <w:divBdr>
                <w:top w:val="single" w:sz="6" w:space="0" w:color="auto"/>
                <w:left w:val="single" w:sz="6" w:space="0" w:color="auto"/>
                <w:bottom w:val="single" w:sz="6" w:space="0" w:color="auto"/>
                <w:right w:val="single" w:sz="6" w:space="0" w:color="auto"/>
              </w:divBdr>
            </w:div>
            <w:div w:id="1624923812">
              <w:marLeft w:val="0"/>
              <w:marRight w:val="0"/>
              <w:marTop w:val="0"/>
              <w:marBottom w:val="0"/>
              <w:divBdr>
                <w:top w:val="none" w:sz="0" w:space="0" w:color="auto"/>
                <w:left w:val="none" w:sz="0" w:space="0" w:color="auto"/>
                <w:bottom w:val="none" w:sz="0" w:space="0" w:color="auto"/>
                <w:right w:val="none" w:sz="0" w:space="0" w:color="auto"/>
              </w:divBdr>
            </w:div>
            <w:div w:id="1487092057">
              <w:marLeft w:val="0"/>
              <w:marRight w:val="0"/>
              <w:marTop w:val="0"/>
              <w:marBottom w:val="0"/>
              <w:divBdr>
                <w:top w:val="none" w:sz="0" w:space="0" w:color="auto"/>
                <w:left w:val="none" w:sz="0" w:space="0" w:color="auto"/>
                <w:bottom w:val="none" w:sz="0" w:space="0" w:color="auto"/>
                <w:right w:val="none" w:sz="0" w:space="0" w:color="auto"/>
              </w:divBdr>
            </w:div>
            <w:div w:id="675152651">
              <w:marLeft w:val="0"/>
              <w:marRight w:val="0"/>
              <w:marTop w:val="480"/>
              <w:marBottom w:val="0"/>
              <w:divBdr>
                <w:top w:val="single" w:sz="6" w:space="0" w:color="auto"/>
                <w:left w:val="single" w:sz="6" w:space="0" w:color="auto"/>
                <w:bottom w:val="single" w:sz="6" w:space="0" w:color="auto"/>
                <w:right w:val="single" w:sz="6" w:space="0" w:color="auto"/>
              </w:divBdr>
            </w:div>
            <w:div w:id="1282953689">
              <w:marLeft w:val="0"/>
              <w:marRight w:val="0"/>
              <w:marTop w:val="0"/>
              <w:marBottom w:val="0"/>
              <w:divBdr>
                <w:top w:val="none" w:sz="0" w:space="0" w:color="auto"/>
                <w:left w:val="none" w:sz="0" w:space="0" w:color="auto"/>
                <w:bottom w:val="none" w:sz="0" w:space="0" w:color="auto"/>
                <w:right w:val="none" w:sz="0" w:space="0" w:color="auto"/>
              </w:divBdr>
            </w:div>
            <w:div w:id="495465371">
              <w:marLeft w:val="0"/>
              <w:marRight w:val="0"/>
              <w:marTop w:val="0"/>
              <w:marBottom w:val="0"/>
              <w:divBdr>
                <w:top w:val="none" w:sz="0" w:space="0" w:color="auto"/>
                <w:left w:val="none" w:sz="0" w:space="0" w:color="auto"/>
                <w:bottom w:val="none" w:sz="0" w:space="0" w:color="auto"/>
                <w:right w:val="none" w:sz="0" w:space="0" w:color="auto"/>
              </w:divBdr>
            </w:div>
            <w:div w:id="1610351805">
              <w:marLeft w:val="0"/>
              <w:marRight w:val="0"/>
              <w:marTop w:val="480"/>
              <w:marBottom w:val="0"/>
              <w:divBdr>
                <w:top w:val="single" w:sz="6" w:space="0" w:color="auto"/>
                <w:left w:val="single" w:sz="6" w:space="0" w:color="auto"/>
                <w:bottom w:val="single" w:sz="6" w:space="0" w:color="auto"/>
                <w:right w:val="single" w:sz="6" w:space="0" w:color="auto"/>
              </w:divBdr>
            </w:div>
            <w:div w:id="1515876527">
              <w:marLeft w:val="0"/>
              <w:marRight w:val="0"/>
              <w:marTop w:val="0"/>
              <w:marBottom w:val="0"/>
              <w:divBdr>
                <w:top w:val="none" w:sz="0" w:space="0" w:color="auto"/>
                <w:left w:val="none" w:sz="0" w:space="0" w:color="auto"/>
                <w:bottom w:val="none" w:sz="0" w:space="0" w:color="auto"/>
                <w:right w:val="none" w:sz="0" w:space="0" w:color="auto"/>
              </w:divBdr>
            </w:div>
            <w:div w:id="4334584">
              <w:marLeft w:val="0"/>
              <w:marRight w:val="0"/>
              <w:marTop w:val="0"/>
              <w:marBottom w:val="0"/>
              <w:divBdr>
                <w:top w:val="none" w:sz="0" w:space="0" w:color="auto"/>
                <w:left w:val="none" w:sz="0" w:space="0" w:color="auto"/>
                <w:bottom w:val="none" w:sz="0" w:space="0" w:color="auto"/>
                <w:right w:val="none" w:sz="0" w:space="0" w:color="auto"/>
              </w:divBdr>
            </w:div>
            <w:div w:id="1834293474">
              <w:marLeft w:val="0"/>
              <w:marRight w:val="0"/>
              <w:marTop w:val="0"/>
              <w:marBottom w:val="0"/>
              <w:divBdr>
                <w:top w:val="none" w:sz="0" w:space="0" w:color="auto"/>
                <w:left w:val="none" w:sz="0" w:space="0" w:color="auto"/>
                <w:bottom w:val="none" w:sz="0" w:space="0" w:color="auto"/>
                <w:right w:val="none" w:sz="0" w:space="0" w:color="auto"/>
              </w:divBdr>
            </w:div>
            <w:div w:id="805850774">
              <w:marLeft w:val="0"/>
              <w:marRight w:val="0"/>
              <w:marTop w:val="480"/>
              <w:marBottom w:val="0"/>
              <w:divBdr>
                <w:top w:val="single" w:sz="6" w:space="0" w:color="auto"/>
                <w:left w:val="single" w:sz="6" w:space="0" w:color="auto"/>
                <w:bottom w:val="single" w:sz="6" w:space="0" w:color="auto"/>
                <w:right w:val="single" w:sz="6" w:space="0" w:color="auto"/>
              </w:divBdr>
            </w:div>
            <w:div w:id="1788353689">
              <w:marLeft w:val="0"/>
              <w:marRight w:val="0"/>
              <w:marTop w:val="0"/>
              <w:marBottom w:val="0"/>
              <w:divBdr>
                <w:top w:val="none" w:sz="0" w:space="0" w:color="auto"/>
                <w:left w:val="none" w:sz="0" w:space="0" w:color="auto"/>
                <w:bottom w:val="none" w:sz="0" w:space="0" w:color="auto"/>
                <w:right w:val="none" w:sz="0" w:space="0" w:color="auto"/>
              </w:divBdr>
            </w:div>
            <w:div w:id="880093650">
              <w:marLeft w:val="0"/>
              <w:marRight w:val="0"/>
              <w:marTop w:val="0"/>
              <w:marBottom w:val="0"/>
              <w:divBdr>
                <w:top w:val="none" w:sz="0" w:space="0" w:color="auto"/>
                <w:left w:val="none" w:sz="0" w:space="0" w:color="auto"/>
                <w:bottom w:val="none" w:sz="0" w:space="0" w:color="auto"/>
                <w:right w:val="none" w:sz="0" w:space="0" w:color="auto"/>
              </w:divBdr>
            </w:div>
            <w:div w:id="2013138808">
              <w:marLeft w:val="0"/>
              <w:marRight w:val="0"/>
              <w:marTop w:val="0"/>
              <w:marBottom w:val="0"/>
              <w:divBdr>
                <w:top w:val="none" w:sz="0" w:space="0" w:color="auto"/>
                <w:left w:val="none" w:sz="0" w:space="0" w:color="auto"/>
                <w:bottom w:val="none" w:sz="0" w:space="0" w:color="auto"/>
                <w:right w:val="none" w:sz="0" w:space="0" w:color="auto"/>
              </w:divBdr>
            </w:div>
            <w:div w:id="1907257668">
              <w:marLeft w:val="0"/>
              <w:marRight w:val="0"/>
              <w:marTop w:val="0"/>
              <w:marBottom w:val="0"/>
              <w:divBdr>
                <w:top w:val="none" w:sz="0" w:space="0" w:color="auto"/>
                <w:left w:val="none" w:sz="0" w:space="0" w:color="auto"/>
                <w:bottom w:val="none" w:sz="0" w:space="0" w:color="auto"/>
                <w:right w:val="none" w:sz="0" w:space="0" w:color="auto"/>
              </w:divBdr>
            </w:div>
            <w:div w:id="1916552273">
              <w:marLeft w:val="0"/>
              <w:marRight w:val="0"/>
              <w:marTop w:val="0"/>
              <w:marBottom w:val="0"/>
              <w:divBdr>
                <w:top w:val="none" w:sz="0" w:space="0" w:color="auto"/>
                <w:left w:val="none" w:sz="0" w:space="0" w:color="auto"/>
                <w:bottom w:val="none" w:sz="0" w:space="0" w:color="auto"/>
                <w:right w:val="none" w:sz="0" w:space="0" w:color="auto"/>
              </w:divBdr>
            </w:div>
            <w:div w:id="1920674469">
              <w:marLeft w:val="0"/>
              <w:marRight w:val="0"/>
              <w:marTop w:val="0"/>
              <w:marBottom w:val="0"/>
              <w:divBdr>
                <w:top w:val="none" w:sz="0" w:space="0" w:color="auto"/>
                <w:left w:val="none" w:sz="0" w:space="0" w:color="auto"/>
                <w:bottom w:val="none" w:sz="0" w:space="0" w:color="auto"/>
                <w:right w:val="none" w:sz="0" w:space="0" w:color="auto"/>
              </w:divBdr>
            </w:div>
            <w:div w:id="10189059">
              <w:marLeft w:val="0"/>
              <w:marRight w:val="0"/>
              <w:marTop w:val="0"/>
              <w:marBottom w:val="0"/>
              <w:divBdr>
                <w:top w:val="none" w:sz="0" w:space="0" w:color="auto"/>
                <w:left w:val="none" w:sz="0" w:space="0" w:color="auto"/>
                <w:bottom w:val="none" w:sz="0" w:space="0" w:color="auto"/>
                <w:right w:val="none" w:sz="0" w:space="0" w:color="auto"/>
              </w:divBdr>
            </w:div>
            <w:div w:id="173687679">
              <w:marLeft w:val="0"/>
              <w:marRight w:val="0"/>
              <w:marTop w:val="0"/>
              <w:marBottom w:val="0"/>
              <w:divBdr>
                <w:top w:val="none" w:sz="0" w:space="0" w:color="auto"/>
                <w:left w:val="none" w:sz="0" w:space="0" w:color="auto"/>
                <w:bottom w:val="none" w:sz="0" w:space="0" w:color="auto"/>
                <w:right w:val="none" w:sz="0" w:space="0" w:color="auto"/>
              </w:divBdr>
            </w:div>
            <w:div w:id="84112362">
              <w:marLeft w:val="0"/>
              <w:marRight w:val="0"/>
              <w:marTop w:val="0"/>
              <w:marBottom w:val="0"/>
              <w:divBdr>
                <w:top w:val="none" w:sz="0" w:space="0" w:color="auto"/>
                <w:left w:val="none" w:sz="0" w:space="0" w:color="auto"/>
                <w:bottom w:val="none" w:sz="0" w:space="0" w:color="auto"/>
                <w:right w:val="none" w:sz="0" w:space="0" w:color="auto"/>
              </w:divBdr>
            </w:div>
            <w:div w:id="1975452742">
              <w:marLeft w:val="0"/>
              <w:marRight w:val="0"/>
              <w:marTop w:val="0"/>
              <w:marBottom w:val="0"/>
              <w:divBdr>
                <w:top w:val="none" w:sz="0" w:space="0" w:color="auto"/>
                <w:left w:val="none" w:sz="0" w:space="0" w:color="auto"/>
                <w:bottom w:val="none" w:sz="0" w:space="0" w:color="auto"/>
                <w:right w:val="none" w:sz="0" w:space="0" w:color="auto"/>
              </w:divBdr>
            </w:div>
            <w:div w:id="33191338">
              <w:marLeft w:val="0"/>
              <w:marRight w:val="0"/>
              <w:marTop w:val="0"/>
              <w:marBottom w:val="0"/>
              <w:divBdr>
                <w:top w:val="none" w:sz="0" w:space="0" w:color="auto"/>
                <w:left w:val="none" w:sz="0" w:space="0" w:color="auto"/>
                <w:bottom w:val="none" w:sz="0" w:space="0" w:color="auto"/>
                <w:right w:val="none" w:sz="0" w:space="0" w:color="auto"/>
              </w:divBdr>
            </w:div>
            <w:div w:id="371459701">
              <w:marLeft w:val="0"/>
              <w:marRight w:val="0"/>
              <w:marTop w:val="0"/>
              <w:marBottom w:val="0"/>
              <w:divBdr>
                <w:top w:val="none" w:sz="0" w:space="0" w:color="auto"/>
                <w:left w:val="none" w:sz="0" w:space="0" w:color="auto"/>
                <w:bottom w:val="none" w:sz="0" w:space="0" w:color="auto"/>
                <w:right w:val="none" w:sz="0" w:space="0" w:color="auto"/>
              </w:divBdr>
            </w:div>
            <w:div w:id="1283540517">
              <w:marLeft w:val="0"/>
              <w:marRight w:val="0"/>
              <w:marTop w:val="0"/>
              <w:marBottom w:val="0"/>
              <w:divBdr>
                <w:top w:val="none" w:sz="0" w:space="0" w:color="auto"/>
                <w:left w:val="none" w:sz="0" w:space="0" w:color="auto"/>
                <w:bottom w:val="none" w:sz="0" w:space="0" w:color="auto"/>
                <w:right w:val="none" w:sz="0" w:space="0" w:color="auto"/>
              </w:divBdr>
            </w:div>
            <w:div w:id="234363569">
              <w:marLeft w:val="0"/>
              <w:marRight w:val="0"/>
              <w:marTop w:val="0"/>
              <w:marBottom w:val="0"/>
              <w:divBdr>
                <w:top w:val="none" w:sz="0" w:space="0" w:color="auto"/>
                <w:left w:val="none" w:sz="0" w:space="0" w:color="auto"/>
                <w:bottom w:val="none" w:sz="0" w:space="0" w:color="auto"/>
                <w:right w:val="none" w:sz="0" w:space="0" w:color="auto"/>
              </w:divBdr>
            </w:div>
            <w:div w:id="77335210">
              <w:marLeft w:val="0"/>
              <w:marRight w:val="0"/>
              <w:marTop w:val="0"/>
              <w:marBottom w:val="0"/>
              <w:divBdr>
                <w:top w:val="none" w:sz="0" w:space="0" w:color="auto"/>
                <w:left w:val="none" w:sz="0" w:space="0" w:color="auto"/>
                <w:bottom w:val="none" w:sz="0" w:space="0" w:color="auto"/>
                <w:right w:val="none" w:sz="0" w:space="0" w:color="auto"/>
              </w:divBdr>
            </w:div>
            <w:div w:id="875779349">
              <w:marLeft w:val="0"/>
              <w:marRight w:val="0"/>
              <w:marTop w:val="0"/>
              <w:marBottom w:val="0"/>
              <w:divBdr>
                <w:top w:val="none" w:sz="0" w:space="0" w:color="auto"/>
                <w:left w:val="none" w:sz="0" w:space="0" w:color="auto"/>
                <w:bottom w:val="none" w:sz="0" w:space="0" w:color="auto"/>
                <w:right w:val="none" w:sz="0" w:space="0" w:color="auto"/>
              </w:divBdr>
            </w:div>
            <w:div w:id="388386830">
              <w:marLeft w:val="0"/>
              <w:marRight w:val="0"/>
              <w:marTop w:val="0"/>
              <w:marBottom w:val="0"/>
              <w:divBdr>
                <w:top w:val="none" w:sz="0" w:space="0" w:color="auto"/>
                <w:left w:val="none" w:sz="0" w:space="0" w:color="auto"/>
                <w:bottom w:val="none" w:sz="0" w:space="0" w:color="auto"/>
                <w:right w:val="none" w:sz="0" w:space="0" w:color="auto"/>
              </w:divBdr>
            </w:div>
            <w:div w:id="1279950583">
              <w:marLeft w:val="0"/>
              <w:marRight w:val="0"/>
              <w:marTop w:val="0"/>
              <w:marBottom w:val="0"/>
              <w:divBdr>
                <w:top w:val="none" w:sz="0" w:space="0" w:color="auto"/>
                <w:left w:val="none" w:sz="0" w:space="0" w:color="auto"/>
                <w:bottom w:val="none" w:sz="0" w:space="0" w:color="auto"/>
                <w:right w:val="none" w:sz="0" w:space="0" w:color="auto"/>
              </w:divBdr>
            </w:div>
            <w:div w:id="1774208732">
              <w:marLeft w:val="0"/>
              <w:marRight w:val="0"/>
              <w:marTop w:val="0"/>
              <w:marBottom w:val="0"/>
              <w:divBdr>
                <w:top w:val="none" w:sz="0" w:space="0" w:color="auto"/>
                <w:left w:val="none" w:sz="0" w:space="0" w:color="auto"/>
                <w:bottom w:val="none" w:sz="0" w:space="0" w:color="auto"/>
                <w:right w:val="none" w:sz="0" w:space="0" w:color="auto"/>
              </w:divBdr>
            </w:div>
            <w:div w:id="2064215366">
              <w:marLeft w:val="0"/>
              <w:marRight w:val="0"/>
              <w:marTop w:val="0"/>
              <w:marBottom w:val="0"/>
              <w:divBdr>
                <w:top w:val="none" w:sz="0" w:space="0" w:color="auto"/>
                <w:left w:val="none" w:sz="0" w:space="0" w:color="auto"/>
                <w:bottom w:val="none" w:sz="0" w:space="0" w:color="auto"/>
                <w:right w:val="none" w:sz="0" w:space="0" w:color="auto"/>
              </w:divBdr>
            </w:div>
            <w:div w:id="780950846">
              <w:marLeft w:val="0"/>
              <w:marRight w:val="0"/>
              <w:marTop w:val="0"/>
              <w:marBottom w:val="0"/>
              <w:divBdr>
                <w:top w:val="none" w:sz="0" w:space="0" w:color="auto"/>
                <w:left w:val="none" w:sz="0" w:space="0" w:color="auto"/>
                <w:bottom w:val="none" w:sz="0" w:space="0" w:color="auto"/>
                <w:right w:val="none" w:sz="0" w:space="0" w:color="auto"/>
              </w:divBdr>
            </w:div>
            <w:div w:id="656422496">
              <w:marLeft w:val="0"/>
              <w:marRight w:val="0"/>
              <w:marTop w:val="0"/>
              <w:marBottom w:val="0"/>
              <w:divBdr>
                <w:top w:val="none" w:sz="0" w:space="0" w:color="auto"/>
                <w:left w:val="none" w:sz="0" w:space="0" w:color="auto"/>
                <w:bottom w:val="none" w:sz="0" w:space="0" w:color="auto"/>
                <w:right w:val="none" w:sz="0" w:space="0" w:color="auto"/>
              </w:divBdr>
            </w:div>
            <w:div w:id="667900099">
              <w:marLeft w:val="0"/>
              <w:marRight w:val="0"/>
              <w:marTop w:val="0"/>
              <w:marBottom w:val="0"/>
              <w:divBdr>
                <w:top w:val="none" w:sz="0" w:space="0" w:color="auto"/>
                <w:left w:val="none" w:sz="0" w:space="0" w:color="auto"/>
                <w:bottom w:val="none" w:sz="0" w:space="0" w:color="auto"/>
                <w:right w:val="none" w:sz="0" w:space="0" w:color="auto"/>
              </w:divBdr>
            </w:div>
            <w:div w:id="1371146617">
              <w:marLeft w:val="0"/>
              <w:marRight w:val="0"/>
              <w:marTop w:val="0"/>
              <w:marBottom w:val="0"/>
              <w:divBdr>
                <w:top w:val="none" w:sz="0" w:space="0" w:color="auto"/>
                <w:left w:val="none" w:sz="0" w:space="0" w:color="auto"/>
                <w:bottom w:val="none" w:sz="0" w:space="0" w:color="auto"/>
                <w:right w:val="none" w:sz="0" w:space="0" w:color="auto"/>
              </w:divBdr>
            </w:div>
            <w:div w:id="2070306130">
              <w:marLeft w:val="0"/>
              <w:marRight w:val="0"/>
              <w:marTop w:val="0"/>
              <w:marBottom w:val="0"/>
              <w:divBdr>
                <w:top w:val="none" w:sz="0" w:space="0" w:color="auto"/>
                <w:left w:val="none" w:sz="0" w:space="0" w:color="auto"/>
                <w:bottom w:val="none" w:sz="0" w:space="0" w:color="auto"/>
                <w:right w:val="none" w:sz="0" w:space="0" w:color="auto"/>
              </w:divBdr>
            </w:div>
            <w:div w:id="629364230">
              <w:marLeft w:val="0"/>
              <w:marRight w:val="0"/>
              <w:marTop w:val="0"/>
              <w:marBottom w:val="0"/>
              <w:divBdr>
                <w:top w:val="none" w:sz="0" w:space="0" w:color="auto"/>
                <w:left w:val="none" w:sz="0" w:space="0" w:color="auto"/>
                <w:bottom w:val="none" w:sz="0" w:space="0" w:color="auto"/>
                <w:right w:val="none" w:sz="0" w:space="0" w:color="auto"/>
              </w:divBdr>
            </w:div>
            <w:div w:id="1297640163">
              <w:marLeft w:val="0"/>
              <w:marRight w:val="0"/>
              <w:marTop w:val="0"/>
              <w:marBottom w:val="0"/>
              <w:divBdr>
                <w:top w:val="none" w:sz="0" w:space="0" w:color="auto"/>
                <w:left w:val="none" w:sz="0" w:space="0" w:color="auto"/>
                <w:bottom w:val="none" w:sz="0" w:space="0" w:color="auto"/>
                <w:right w:val="none" w:sz="0" w:space="0" w:color="auto"/>
              </w:divBdr>
            </w:div>
            <w:div w:id="783110345">
              <w:marLeft w:val="0"/>
              <w:marRight w:val="0"/>
              <w:marTop w:val="0"/>
              <w:marBottom w:val="0"/>
              <w:divBdr>
                <w:top w:val="none" w:sz="0" w:space="0" w:color="auto"/>
                <w:left w:val="none" w:sz="0" w:space="0" w:color="auto"/>
                <w:bottom w:val="none" w:sz="0" w:space="0" w:color="auto"/>
                <w:right w:val="none" w:sz="0" w:space="0" w:color="auto"/>
              </w:divBdr>
            </w:div>
            <w:div w:id="1329672143">
              <w:marLeft w:val="0"/>
              <w:marRight w:val="0"/>
              <w:marTop w:val="0"/>
              <w:marBottom w:val="0"/>
              <w:divBdr>
                <w:top w:val="none" w:sz="0" w:space="0" w:color="auto"/>
                <w:left w:val="none" w:sz="0" w:space="0" w:color="auto"/>
                <w:bottom w:val="none" w:sz="0" w:space="0" w:color="auto"/>
                <w:right w:val="none" w:sz="0" w:space="0" w:color="auto"/>
              </w:divBdr>
            </w:div>
            <w:div w:id="837884468">
              <w:marLeft w:val="0"/>
              <w:marRight w:val="0"/>
              <w:marTop w:val="0"/>
              <w:marBottom w:val="0"/>
              <w:divBdr>
                <w:top w:val="none" w:sz="0" w:space="0" w:color="auto"/>
                <w:left w:val="none" w:sz="0" w:space="0" w:color="auto"/>
                <w:bottom w:val="none" w:sz="0" w:space="0" w:color="auto"/>
                <w:right w:val="none" w:sz="0" w:space="0" w:color="auto"/>
              </w:divBdr>
            </w:div>
            <w:div w:id="1487892558">
              <w:marLeft w:val="0"/>
              <w:marRight w:val="0"/>
              <w:marTop w:val="0"/>
              <w:marBottom w:val="0"/>
              <w:divBdr>
                <w:top w:val="none" w:sz="0" w:space="0" w:color="auto"/>
                <w:left w:val="none" w:sz="0" w:space="0" w:color="auto"/>
                <w:bottom w:val="none" w:sz="0" w:space="0" w:color="auto"/>
                <w:right w:val="none" w:sz="0" w:space="0" w:color="auto"/>
              </w:divBdr>
            </w:div>
            <w:div w:id="2033649253">
              <w:marLeft w:val="0"/>
              <w:marRight w:val="0"/>
              <w:marTop w:val="0"/>
              <w:marBottom w:val="0"/>
              <w:divBdr>
                <w:top w:val="none" w:sz="0" w:space="0" w:color="auto"/>
                <w:left w:val="none" w:sz="0" w:space="0" w:color="auto"/>
                <w:bottom w:val="none" w:sz="0" w:space="0" w:color="auto"/>
                <w:right w:val="none" w:sz="0" w:space="0" w:color="auto"/>
              </w:divBdr>
            </w:div>
            <w:div w:id="1393189333">
              <w:marLeft w:val="0"/>
              <w:marRight w:val="0"/>
              <w:marTop w:val="0"/>
              <w:marBottom w:val="0"/>
              <w:divBdr>
                <w:top w:val="none" w:sz="0" w:space="0" w:color="auto"/>
                <w:left w:val="none" w:sz="0" w:space="0" w:color="auto"/>
                <w:bottom w:val="none" w:sz="0" w:space="0" w:color="auto"/>
                <w:right w:val="none" w:sz="0" w:space="0" w:color="auto"/>
              </w:divBdr>
            </w:div>
            <w:div w:id="1363507446">
              <w:marLeft w:val="0"/>
              <w:marRight w:val="0"/>
              <w:marTop w:val="0"/>
              <w:marBottom w:val="0"/>
              <w:divBdr>
                <w:top w:val="none" w:sz="0" w:space="0" w:color="auto"/>
                <w:left w:val="none" w:sz="0" w:space="0" w:color="auto"/>
                <w:bottom w:val="none" w:sz="0" w:space="0" w:color="auto"/>
                <w:right w:val="none" w:sz="0" w:space="0" w:color="auto"/>
              </w:divBdr>
            </w:div>
            <w:div w:id="274604053">
              <w:marLeft w:val="0"/>
              <w:marRight w:val="0"/>
              <w:marTop w:val="0"/>
              <w:marBottom w:val="0"/>
              <w:divBdr>
                <w:top w:val="none" w:sz="0" w:space="0" w:color="auto"/>
                <w:left w:val="none" w:sz="0" w:space="0" w:color="auto"/>
                <w:bottom w:val="none" w:sz="0" w:space="0" w:color="auto"/>
                <w:right w:val="none" w:sz="0" w:space="0" w:color="auto"/>
              </w:divBdr>
            </w:div>
            <w:div w:id="1725986913">
              <w:marLeft w:val="0"/>
              <w:marRight w:val="0"/>
              <w:marTop w:val="0"/>
              <w:marBottom w:val="0"/>
              <w:divBdr>
                <w:top w:val="none" w:sz="0" w:space="0" w:color="auto"/>
                <w:left w:val="none" w:sz="0" w:space="0" w:color="auto"/>
                <w:bottom w:val="none" w:sz="0" w:space="0" w:color="auto"/>
                <w:right w:val="none" w:sz="0" w:space="0" w:color="auto"/>
              </w:divBdr>
            </w:div>
            <w:div w:id="1025596904">
              <w:marLeft w:val="0"/>
              <w:marRight w:val="0"/>
              <w:marTop w:val="0"/>
              <w:marBottom w:val="0"/>
              <w:divBdr>
                <w:top w:val="none" w:sz="0" w:space="0" w:color="auto"/>
                <w:left w:val="none" w:sz="0" w:space="0" w:color="auto"/>
                <w:bottom w:val="none" w:sz="0" w:space="0" w:color="auto"/>
                <w:right w:val="none" w:sz="0" w:space="0" w:color="auto"/>
              </w:divBdr>
            </w:div>
            <w:div w:id="744373614">
              <w:marLeft w:val="0"/>
              <w:marRight w:val="0"/>
              <w:marTop w:val="0"/>
              <w:marBottom w:val="0"/>
              <w:divBdr>
                <w:top w:val="none" w:sz="0" w:space="0" w:color="auto"/>
                <w:left w:val="none" w:sz="0" w:space="0" w:color="auto"/>
                <w:bottom w:val="none" w:sz="0" w:space="0" w:color="auto"/>
                <w:right w:val="none" w:sz="0" w:space="0" w:color="auto"/>
              </w:divBdr>
            </w:div>
            <w:div w:id="1108935784">
              <w:marLeft w:val="0"/>
              <w:marRight w:val="0"/>
              <w:marTop w:val="0"/>
              <w:marBottom w:val="0"/>
              <w:divBdr>
                <w:top w:val="none" w:sz="0" w:space="0" w:color="auto"/>
                <w:left w:val="none" w:sz="0" w:space="0" w:color="auto"/>
                <w:bottom w:val="none" w:sz="0" w:space="0" w:color="auto"/>
                <w:right w:val="none" w:sz="0" w:space="0" w:color="auto"/>
              </w:divBdr>
            </w:div>
            <w:div w:id="382751669">
              <w:marLeft w:val="0"/>
              <w:marRight w:val="0"/>
              <w:marTop w:val="0"/>
              <w:marBottom w:val="0"/>
              <w:divBdr>
                <w:top w:val="none" w:sz="0" w:space="0" w:color="auto"/>
                <w:left w:val="none" w:sz="0" w:space="0" w:color="auto"/>
                <w:bottom w:val="none" w:sz="0" w:space="0" w:color="auto"/>
                <w:right w:val="none" w:sz="0" w:space="0" w:color="auto"/>
              </w:divBdr>
            </w:div>
            <w:div w:id="1741243800">
              <w:marLeft w:val="0"/>
              <w:marRight w:val="0"/>
              <w:marTop w:val="0"/>
              <w:marBottom w:val="0"/>
              <w:divBdr>
                <w:top w:val="none" w:sz="0" w:space="0" w:color="auto"/>
                <w:left w:val="none" w:sz="0" w:space="0" w:color="auto"/>
                <w:bottom w:val="none" w:sz="0" w:space="0" w:color="auto"/>
                <w:right w:val="none" w:sz="0" w:space="0" w:color="auto"/>
              </w:divBdr>
            </w:div>
            <w:div w:id="1950430099">
              <w:marLeft w:val="0"/>
              <w:marRight w:val="0"/>
              <w:marTop w:val="0"/>
              <w:marBottom w:val="0"/>
              <w:divBdr>
                <w:top w:val="none" w:sz="0" w:space="0" w:color="auto"/>
                <w:left w:val="none" w:sz="0" w:space="0" w:color="auto"/>
                <w:bottom w:val="none" w:sz="0" w:space="0" w:color="auto"/>
                <w:right w:val="none" w:sz="0" w:space="0" w:color="auto"/>
              </w:divBdr>
            </w:div>
            <w:div w:id="899172776">
              <w:marLeft w:val="0"/>
              <w:marRight w:val="0"/>
              <w:marTop w:val="0"/>
              <w:marBottom w:val="0"/>
              <w:divBdr>
                <w:top w:val="none" w:sz="0" w:space="0" w:color="auto"/>
                <w:left w:val="none" w:sz="0" w:space="0" w:color="auto"/>
                <w:bottom w:val="none" w:sz="0" w:space="0" w:color="auto"/>
                <w:right w:val="none" w:sz="0" w:space="0" w:color="auto"/>
              </w:divBdr>
            </w:div>
            <w:div w:id="1449159292">
              <w:marLeft w:val="0"/>
              <w:marRight w:val="0"/>
              <w:marTop w:val="0"/>
              <w:marBottom w:val="0"/>
              <w:divBdr>
                <w:top w:val="none" w:sz="0" w:space="0" w:color="auto"/>
                <w:left w:val="none" w:sz="0" w:space="0" w:color="auto"/>
                <w:bottom w:val="none" w:sz="0" w:space="0" w:color="auto"/>
                <w:right w:val="none" w:sz="0" w:space="0" w:color="auto"/>
              </w:divBdr>
            </w:div>
            <w:div w:id="760221792">
              <w:marLeft w:val="0"/>
              <w:marRight w:val="0"/>
              <w:marTop w:val="0"/>
              <w:marBottom w:val="0"/>
              <w:divBdr>
                <w:top w:val="none" w:sz="0" w:space="0" w:color="auto"/>
                <w:left w:val="none" w:sz="0" w:space="0" w:color="auto"/>
                <w:bottom w:val="none" w:sz="0" w:space="0" w:color="auto"/>
                <w:right w:val="none" w:sz="0" w:space="0" w:color="auto"/>
              </w:divBdr>
            </w:div>
            <w:div w:id="1179076446">
              <w:marLeft w:val="0"/>
              <w:marRight w:val="0"/>
              <w:marTop w:val="0"/>
              <w:marBottom w:val="0"/>
              <w:divBdr>
                <w:top w:val="none" w:sz="0" w:space="0" w:color="auto"/>
                <w:left w:val="none" w:sz="0" w:space="0" w:color="auto"/>
                <w:bottom w:val="none" w:sz="0" w:space="0" w:color="auto"/>
                <w:right w:val="none" w:sz="0" w:space="0" w:color="auto"/>
              </w:divBdr>
            </w:div>
            <w:div w:id="2031107487">
              <w:marLeft w:val="0"/>
              <w:marRight w:val="0"/>
              <w:marTop w:val="0"/>
              <w:marBottom w:val="0"/>
              <w:divBdr>
                <w:top w:val="none" w:sz="0" w:space="0" w:color="auto"/>
                <w:left w:val="none" w:sz="0" w:space="0" w:color="auto"/>
                <w:bottom w:val="none" w:sz="0" w:space="0" w:color="auto"/>
                <w:right w:val="none" w:sz="0" w:space="0" w:color="auto"/>
              </w:divBdr>
            </w:div>
            <w:div w:id="469438836">
              <w:marLeft w:val="0"/>
              <w:marRight w:val="0"/>
              <w:marTop w:val="0"/>
              <w:marBottom w:val="0"/>
              <w:divBdr>
                <w:top w:val="none" w:sz="0" w:space="0" w:color="auto"/>
                <w:left w:val="none" w:sz="0" w:space="0" w:color="auto"/>
                <w:bottom w:val="none" w:sz="0" w:space="0" w:color="auto"/>
                <w:right w:val="none" w:sz="0" w:space="0" w:color="auto"/>
              </w:divBdr>
            </w:div>
            <w:div w:id="718239148">
              <w:marLeft w:val="0"/>
              <w:marRight w:val="0"/>
              <w:marTop w:val="0"/>
              <w:marBottom w:val="0"/>
              <w:divBdr>
                <w:top w:val="none" w:sz="0" w:space="0" w:color="auto"/>
                <w:left w:val="none" w:sz="0" w:space="0" w:color="auto"/>
                <w:bottom w:val="none" w:sz="0" w:space="0" w:color="auto"/>
                <w:right w:val="none" w:sz="0" w:space="0" w:color="auto"/>
              </w:divBdr>
            </w:div>
            <w:div w:id="1834447246">
              <w:marLeft w:val="0"/>
              <w:marRight w:val="0"/>
              <w:marTop w:val="0"/>
              <w:marBottom w:val="0"/>
              <w:divBdr>
                <w:top w:val="none" w:sz="0" w:space="0" w:color="auto"/>
                <w:left w:val="none" w:sz="0" w:space="0" w:color="auto"/>
                <w:bottom w:val="none" w:sz="0" w:space="0" w:color="auto"/>
                <w:right w:val="none" w:sz="0" w:space="0" w:color="auto"/>
              </w:divBdr>
            </w:div>
            <w:div w:id="1985619253">
              <w:marLeft w:val="0"/>
              <w:marRight w:val="0"/>
              <w:marTop w:val="0"/>
              <w:marBottom w:val="0"/>
              <w:divBdr>
                <w:top w:val="none" w:sz="0" w:space="0" w:color="auto"/>
                <w:left w:val="none" w:sz="0" w:space="0" w:color="auto"/>
                <w:bottom w:val="none" w:sz="0" w:space="0" w:color="auto"/>
                <w:right w:val="none" w:sz="0" w:space="0" w:color="auto"/>
              </w:divBdr>
            </w:div>
            <w:div w:id="1775245213">
              <w:marLeft w:val="0"/>
              <w:marRight w:val="0"/>
              <w:marTop w:val="0"/>
              <w:marBottom w:val="0"/>
              <w:divBdr>
                <w:top w:val="none" w:sz="0" w:space="0" w:color="auto"/>
                <w:left w:val="none" w:sz="0" w:space="0" w:color="auto"/>
                <w:bottom w:val="none" w:sz="0" w:space="0" w:color="auto"/>
                <w:right w:val="none" w:sz="0" w:space="0" w:color="auto"/>
              </w:divBdr>
            </w:div>
            <w:div w:id="1680162194">
              <w:marLeft w:val="0"/>
              <w:marRight w:val="0"/>
              <w:marTop w:val="0"/>
              <w:marBottom w:val="0"/>
              <w:divBdr>
                <w:top w:val="none" w:sz="0" w:space="0" w:color="auto"/>
                <w:left w:val="none" w:sz="0" w:space="0" w:color="auto"/>
                <w:bottom w:val="none" w:sz="0" w:space="0" w:color="auto"/>
                <w:right w:val="none" w:sz="0" w:space="0" w:color="auto"/>
              </w:divBdr>
            </w:div>
            <w:div w:id="509680999">
              <w:marLeft w:val="0"/>
              <w:marRight w:val="0"/>
              <w:marTop w:val="0"/>
              <w:marBottom w:val="0"/>
              <w:divBdr>
                <w:top w:val="none" w:sz="0" w:space="0" w:color="auto"/>
                <w:left w:val="none" w:sz="0" w:space="0" w:color="auto"/>
                <w:bottom w:val="none" w:sz="0" w:space="0" w:color="auto"/>
                <w:right w:val="none" w:sz="0" w:space="0" w:color="auto"/>
              </w:divBdr>
            </w:div>
            <w:div w:id="13190385">
              <w:marLeft w:val="0"/>
              <w:marRight w:val="0"/>
              <w:marTop w:val="0"/>
              <w:marBottom w:val="0"/>
              <w:divBdr>
                <w:top w:val="none" w:sz="0" w:space="0" w:color="auto"/>
                <w:left w:val="none" w:sz="0" w:space="0" w:color="auto"/>
                <w:bottom w:val="none" w:sz="0" w:space="0" w:color="auto"/>
                <w:right w:val="none" w:sz="0" w:space="0" w:color="auto"/>
              </w:divBdr>
            </w:div>
            <w:div w:id="1699311923">
              <w:marLeft w:val="0"/>
              <w:marRight w:val="0"/>
              <w:marTop w:val="0"/>
              <w:marBottom w:val="0"/>
              <w:divBdr>
                <w:top w:val="none" w:sz="0" w:space="0" w:color="auto"/>
                <w:left w:val="none" w:sz="0" w:space="0" w:color="auto"/>
                <w:bottom w:val="none" w:sz="0" w:space="0" w:color="auto"/>
                <w:right w:val="none" w:sz="0" w:space="0" w:color="auto"/>
              </w:divBdr>
            </w:div>
            <w:div w:id="1335641941">
              <w:marLeft w:val="0"/>
              <w:marRight w:val="0"/>
              <w:marTop w:val="0"/>
              <w:marBottom w:val="0"/>
              <w:divBdr>
                <w:top w:val="none" w:sz="0" w:space="0" w:color="auto"/>
                <w:left w:val="none" w:sz="0" w:space="0" w:color="auto"/>
                <w:bottom w:val="none" w:sz="0" w:space="0" w:color="auto"/>
                <w:right w:val="none" w:sz="0" w:space="0" w:color="auto"/>
              </w:divBdr>
            </w:div>
            <w:div w:id="752623142">
              <w:marLeft w:val="0"/>
              <w:marRight w:val="0"/>
              <w:marTop w:val="0"/>
              <w:marBottom w:val="0"/>
              <w:divBdr>
                <w:top w:val="none" w:sz="0" w:space="0" w:color="auto"/>
                <w:left w:val="none" w:sz="0" w:space="0" w:color="auto"/>
                <w:bottom w:val="none" w:sz="0" w:space="0" w:color="auto"/>
                <w:right w:val="none" w:sz="0" w:space="0" w:color="auto"/>
              </w:divBdr>
            </w:div>
            <w:div w:id="901480047">
              <w:marLeft w:val="0"/>
              <w:marRight w:val="0"/>
              <w:marTop w:val="0"/>
              <w:marBottom w:val="0"/>
              <w:divBdr>
                <w:top w:val="none" w:sz="0" w:space="0" w:color="auto"/>
                <w:left w:val="none" w:sz="0" w:space="0" w:color="auto"/>
                <w:bottom w:val="none" w:sz="0" w:space="0" w:color="auto"/>
                <w:right w:val="none" w:sz="0" w:space="0" w:color="auto"/>
              </w:divBdr>
            </w:div>
            <w:div w:id="298153359">
              <w:marLeft w:val="0"/>
              <w:marRight w:val="0"/>
              <w:marTop w:val="0"/>
              <w:marBottom w:val="0"/>
              <w:divBdr>
                <w:top w:val="none" w:sz="0" w:space="0" w:color="auto"/>
                <w:left w:val="none" w:sz="0" w:space="0" w:color="auto"/>
                <w:bottom w:val="none" w:sz="0" w:space="0" w:color="auto"/>
                <w:right w:val="none" w:sz="0" w:space="0" w:color="auto"/>
              </w:divBdr>
            </w:div>
            <w:div w:id="585194109">
              <w:marLeft w:val="0"/>
              <w:marRight w:val="0"/>
              <w:marTop w:val="0"/>
              <w:marBottom w:val="0"/>
              <w:divBdr>
                <w:top w:val="none" w:sz="0" w:space="0" w:color="auto"/>
                <w:left w:val="none" w:sz="0" w:space="0" w:color="auto"/>
                <w:bottom w:val="none" w:sz="0" w:space="0" w:color="auto"/>
                <w:right w:val="none" w:sz="0" w:space="0" w:color="auto"/>
              </w:divBdr>
            </w:div>
            <w:div w:id="346686647">
              <w:marLeft w:val="0"/>
              <w:marRight w:val="0"/>
              <w:marTop w:val="0"/>
              <w:marBottom w:val="0"/>
              <w:divBdr>
                <w:top w:val="none" w:sz="0" w:space="0" w:color="auto"/>
                <w:left w:val="none" w:sz="0" w:space="0" w:color="auto"/>
                <w:bottom w:val="none" w:sz="0" w:space="0" w:color="auto"/>
                <w:right w:val="none" w:sz="0" w:space="0" w:color="auto"/>
              </w:divBdr>
            </w:div>
            <w:div w:id="1913614018">
              <w:marLeft w:val="0"/>
              <w:marRight w:val="0"/>
              <w:marTop w:val="0"/>
              <w:marBottom w:val="0"/>
              <w:divBdr>
                <w:top w:val="none" w:sz="0" w:space="0" w:color="auto"/>
                <w:left w:val="none" w:sz="0" w:space="0" w:color="auto"/>
                <w:bottom w:val="none" w:sz="0" w:space="0" w:color="auto"/>
                <w:right w:val="none" w:sz="0" w:space="0" w:color="auto"/>
              </w:divBdr>
            </w:div>
            <w:div w:id="676689450">
              <w:marLeft w:val="0"/>
              <w:marRight w:val="0"/>
              <w:marTop w:val="0"/>
              <w:marBottom w:val="0"/>
              <w:divBdr>
                <w:top w:val="none" w:sz="0" w:space="0" w:color="auto"/>
                <w:left w:val="none" w:sz="0" w:space="0" w:color="auto"/>
                <w:bottom w:val="none" w:sz="0" w:space="0" w:color="auto"/>
                <w:right w:val="none" w:sz="0" w:space="0" w:color="auto"/>
              </w:divBdr>
            </w:div>
            <w:div w:id="1235163775">
              <w:marLeft w:val="0"/>
              <w:marRight w:val="0"/>
              <w:marTop w:val="0"/>
              <w:marBottom w:val="0"/>
              <w:divBdr>
                <w:top w:val="none" w:sz="0" w:space="0" w:color="auto"/>
                <w:left w:val="none" w:sz="0" w:space="0" w:color="auto"/>
                <w:bottom w:val="none" w:sz="0" w:space="0" w:color="auto"/>
                <w:right w:val="none" w:sz="0" w:space="0" w:color="auto"/>
              </w:divBdr>
            </w:div>
            <w:div w:id="448428379">
              <w:marLeft w:val="0"/>
              <w:marRight w:val="0"/>
              <w:marTop w:val="0"/>
              <w:marBottom w:val="0"/>
              <w:divBdr>
                <w:top w:val="none" w:sz="0" w:space="0" w:color="auto"/>
                <w:left w:val="none" w:sz="0" w:space="0" w:color="auto"/>
                <w:bottom w:val="none" w:sz="0" w:space="0" w:color="auto"/>
                <w:right w:val="none" w:sz="0" w:space="0" w:color="auto"/>
              </w:divBdr>
            </w:div>
            <w:div w:id="1310207091">
              <w:marLeft w:val="0"/>
              <w:marRight w:val="0"/>
              <w:marTop w:val="0"/>
              <w:marBottom w:val="0"/>
              <w:divBdr>
                <w:top w:val="none" w:sz="0" w:space="0" w:color="auto"/>
                <w:left w:val="none" w:sz="0" w:space="0" w:color="auto"/>
                <w:bottom w:val="none" w:sz="0" w:space="0" w:color="auto"/>
                <w:right w:val="none" w:sz="0" w:space="0" w:color="auto"/>
              </w:divBdr>
            </w:div>
            <w:div w:id="1229993529">
              <w:marLeft w:val="0"/>
              <w:marRight w:val="0"/>
              <w:marTop w:val="0"/>
              <w:marBottom w:val="0"/>
              <w:divBdr>
                <w:top w:val="none" w:sz="0" w:space="0" w:color="auto"/>
                <w:left w:val="none" w:sz="0" w:space="0" w:color="auto"/>
                <w:bottom w:val="none" w:sz="0" w:space="0" w:color="auto"/>
                <w:right w:val="none" w:sz="0" w:space="0" w:color="auto"/>
              </w:divBdr>
            </w:div>
            <w:div w:id="900410879">
              <w:marLeft w:val="0"/>
              <w:marRight w:val="0"/>
              <w:marTop w:val="0"/>
              <w:marBottom w:val="0"/>
              <w:divBdr>
                <w:top w:val="none" w:sz="0" w:space="0" w:color="auto"/>
                <w:left w:val="none" w:sz="0" w:space="0" w:color="auto"/>
                <w:bottom w:val="none" w:sz="0" w:space="0" w:color="auto"/>
                <w:right w:val="none" w:sz="0" w:space="0" w:color="auto"/>
              </w:divBdr>
            </w:div>
            <w:div w:id="337318775">
              <w:marLeft w:val="0"/>
              <w:marRight w:val="0"/>
              <w:marTop w:val="0"/>
              <w:marBottom w:val="0"/>
              <w:divBdr>
                <w:top w:val="none" w:sz="0" w:space="0" w:color="auto"/>
                <w:left w:val="none" w:sz="0" w:space="0" w:color="auto"/>
                <w:bottom w:val="none" w:sz="0" w:space="0" w:color="auto"/>
                <w:right w:val="none" w:sz="0" w:space="0" w:color="auto"/>
              </w:divBdr>
            </w:div>
            <w:div w:id="1393430072">
              <w:marLeft w:val="0"/>
              <w:marRight w:val="0"/>
              <w:marTop w:val="0"/>
              <w:marBottom w:val="0"/>
              <w:divBdr>
                <w:top w:val="none" w:sz="0" w:space="0" w:color="auto"/>
                <w:left w:val="none" w:sz="0" w:space="0" w:color="auto"/>
                <w:bottom w:val="none" w:sz="0" w:space="0" w:color="auto"/>
                <w:right w:val="none" w:sz="0" w:space="0" w:color="auto"/>
              </w:divBdr>
            </w:div>
            <w:div w:id="176577472">
              <w:marLeft w:val="0"/>
              <w:marRight w:val="0"/>
              <w:marTop w:val="0"/>
              <w:marBottom w:val="0"/>
              <w:divBdr>
                <w:top w:val="none" w:sz="0" w:space="0" w:color="auto"/>
                <w:left w:val="none" w:sz="0" w:space="0" w:color="auto"/>
                <w:bottom w:val="none" w:sz="0" w:space="0" w:color="auto"/>
                <w:right w:val="none" w:sz="0" w:space="0" w:color="auto"/>
              </w:divBdr>
            </w:div>
            <w:div w:id="2024940588">
              <w:marLeft w:val="0"/>
              <w:marRight w:val="0"/>
              <w:marTop w:val="0"/>
              <w:marBottom w:val="0"/>
              <w:divBdr>
                <w:top w:val="none" w:sz="0" w:space="0" w:color="auto"/>
                <w:left w:val="none" w:sz="0" w:space="0" w:color="auto"/>
                <w:bottom w:val="none" w:sz="0" w:space="0" w:color="auto"/>
                <w:right w:val="none" w:sz="0" w:space="0" w:color="auto"/>
              </w:divBdr>
            </w:div>
            <w:div w:id="1073703149">
              <w:marLeft w:val="0"/>
              <w:marRight w:val="0"/>
              <w:marTop w:val="0"/>
              <w:marBottom w:val="0"/>
              <w:divBdr>
                <w:top w:val="none" w:sz="0" w:space="0" w:color="auto"/>
                <w:left w:val="none" w:sz="0" w:space="0" w:color="auto"/>
                <w:bottom w:val="none" w:sz="0" w:space="0" w:color="auto"/>
                <w:right w:val="none" w:sz="0" w:space="0" w:color="auto"/>
              </w:divBdr>
            </w:div>
            <w:div w:id="2056198526">
              <w:marLeft w:val="0"/>
              <w:marRight w:val="0"/>
              <w:marTop w:val="0"/>
              <w:marBottom w:val="0"/>
              <w:divBdr>
                <w:top w:val="none" w:sz="0" w:space="0" w:color="auto"/>
                <w:left w:val="none" w:sz="0" w:space="0" w:color="auto"/>
                <w:bottom w:val="none" w:sz="0" w:space="0" w:color="auto"/>
                <w:right w:val="none" w:sz="0" w:space="0" w:color="auto"/>
              </w:divBdr>
            </w:div>
            <w:div w:id="350912121">
              <w:marLeft w:val="0"/>
              <w:marRight w:val="0"/>
              <w:marTop w:val="0"/>
              <w:marBottom w:val="0"/>
              <w:divBdr>
                <w:top w:val="none" w:sz="0" w:space="0" w:color="auto"/>
                <w:left w:val="none" w:sz="0" w:space="0" w:color="auto"/>
                <w:bottom w:val="none" w:sz="0" w:space="0" w:color="auto"/>
                <w:right w:val="none" w:sz="0" w:space="0" w:color="auto"/>
              </w:divBdr>
            </w:div>
            <w:div w:id="180511083">
              <w:marLeft w:val="0"/>
              <w:marRight w:val="0"/>
              <w:marTop w:val="0"/>
              <w:marBottom w:val="0"/>
              <w:divBdr>
                <w:top w:val="none" w:sz="0" w:space="0" w:color="auto"/>
                <w:left w:val="none" w:sz="0" w:space="0" w:color="auto"/>
                <w:bottom w:val="none" w:sz="0" w:space="0" w:color="auto"/>
                <w:right w:val="none" w:sz="0" w:space="0" w:color="auto"/>
              </w:divBdr>
            </w:div>
            <w:div w:id="2065904618">
              <w:marLeft w:val="0"/>
              <w:marRight w:val="0"/>
              <w:marTop w:val="0"/>
              <w:marBottom w:val="0"/>
              <w:divBdr>
                <w:top w:val="none" w:sz="0" w:space="0" w:color="auto"/>
                <w:left w:val="none" w:sz="0" w:space="0" w:color="auto"/>
                <w:bottom w:val="none" w:sz="0" w:space="0" w:color="auto"/>
                <w:right w:val="none" w:sz="0" w:space="0" w:color="auto"/>
              </w:divBdr>
            </w:div>
            <w:div w:id="787089077">
              <w:marLeft w:val="0"/>
              <w:marRight w:val="0"/>
              <w:marTop w:val="0"/>
              <w:marBottom w:val="0"/>
              <w:divBdr>
                <w:top w:val="none" w:sz="0" w:space="0" w:color="auto"/>
                <w:left w:val="none" w:sz="0" w:space="0" w:color="auto"/>
                <w:bottom w:val="none" w:sz="0" w:space="0" w:color="auto"/>
                <w:right w:val="none" w:sz="0" w:space="0" w:color="auto"/>
              </w:divBdr>
            </w:div>
            <w:div w:id="1272473746">
              <w:marLeft w:val="0"/>
              <w:marRight w:val="0"/>
              <w:marTop w:val="0"/>
              <w:marBottom w:val="0"/>
              <w:divBdr>
                <w:top w:val="none" w:sz="0" w:space="0" w:color="auto"/>
                <w:left w:val="none" w:sz="0" w:space="0" w:color="auto"/>
                <w:bottom w:val="none" w:sz="0" w:space="0" w:color="auto"/>
                <w:right w:val="none" w:sz="0" w:space="0" w:color="auto"/>
              </w:divBdr>
            </w:div>
            <w:div w:id="1612278384">
              <w:marLeft w:val="0"/>
              <w:marRight w:val="0"/>
              <w:marTop w:val="0"/>
              <w:marBottom w:val="0"/>
              <w:divBdr>
                <w:top w:val="none" w:sz="0" w:space="0" w:color="auto"/>
                <w:left w:val="none" w:sz="0" w:space="0" w:color="auto"/>
                <w:bottom w:val="none" w:sz="0" w:space="0" w:color="auto"/>
                <w:right w:val="none" w:sz="0" w:space="0" w:color="auto"/>
              </w:divBdr>
            </w:div>
            <w:div w:id="2062821595">
              <w:marLeft w:val="0"/>
              <w:marRight w:val="0"/>
              <w:marTop w:val="0"/>
              <w:marBottom w:val="0"/>
              <w:divBdr>
                <w:top w:val="none" w:sz="0" w:space="0" w:color="auto"/>
                <w:left w:val="none" w:sz="0" w:space="0" w:color="auto"/>
                <w:bottom w:val="none" w:sz="0" w:space="0" w:color="auto"/>
                <w:right w:val="none" w:sz="0" w:space="0" w:color="auto"/>
              </w:divBdr>
            </w:div>
            <w:div w:id="1982299674">
              <w:marLeft w:val="0"/>
              <w:marRight w:val="0"/>
              <w:marTop w:val="0"/>
              <w:marBottom w:val="0"/>
              <w:divBdr>
                <w:top w:val="none" w:sz="0" w:space="0" w:color="auto"/>
                <w:left w:val="none" w:sz="0" w:space="0" w:color="auto"/>
                <w:bottom w:val="none" w:sz="0" w:space="0" w:color="auto"/>
                <w:right w:val="none" w:sz="0" w:space="0" w:color="auto"/>
              </w:divBdr>
            </w:div>
            <w:div w:id="1713843325">
              <w:marLeft w:val="0"/>
              <w:marRight w:val="0"/>
              <w:marTop w:val="0"/>
              <w:marBottom w:val="0"/>
              <w:divBdr>
                <w:top w:val="none" w:sz="0" w:space="0" w:color="auto"/>
                <w:left w:val="none" w:sz="0" w:space="0" w:color="auto"/>
                <w:bottom w:val="none" w:sz="0" w:space="0" w:color="auto"/>
                <w:right w:val="none" w:sz="0" w:space="0" w:color="auto"/>
              </w:divBdr>
            </w:div>
            <w:div w:id="1190608353">
              <w:marLeft w:val="0"/>
              <w:marRight w:val="0"/>
              <w:marTop w:val="0"/>
              <w:marBottom w:val="0"/>
              <w:divBdr>
                <w:top w:val="none" w:sz="0" w:space="0" w:color="auto"/>
                <w:left w:val="none" w:sz="0" w:space="0" w:color="auto"/>
                <w:bottom w:val="none" w:sz="0" w:space="0" w:color="auto"/>
                <w:right w:val="none" w:sz="0" w:space="0" w:color="auto"/>
              </w:divBdr>
            </w:div>
            <w:div w:id="1840727396">
              <w:marLeft w:val="0"/>
              <w:marRight w:val="0"/>
              <w:marTop w:val="0"/>
              <w:marBottom w:val="0"/>
              <w:divBdr>
                <w:top w:val="none" w:sz="0" w:space="0" w:color="auto"/>
                <w:left w:val="none" w:sz="0" w:space="0" w:color="auto"/>
                <w:bottom w:val="none" w:sz="0" w:space="0" w:color="auto"/>
                <w:right w:val="none" w:sz="0" w:space="0" w:color="auto"/>
              </w:divBdr>
            </w:div>
            <w:div w:id="735780210">
              <w:marLeft w:val="0"/>
              <w:marRight w:val="0"/>
              <w:marTop w:val="0"/>
              <w:marBottom w:val="0"/>
              <w:divBdr>
                <w:top w:val="none" w:sz="0" w:space="0" w:color="auto"/>
                <w:left w:val="none" w:sz="0" w:space="0" w:color="auto"/>
                <w:bottom w:val="none" w:sz="0" w:space="0" w:color="auto"/>
                <w:right w:val="none" w:sz="0" w:space="0" w:color="auto"/>
              </w:divBdr>
            </w:div>
            <w:div w:id="754669298">
              <w:marLeft w:val="0"/>
              <w:marRight w:val="0"/>
              <w:marTop w:val="0"/>
              <w:marBottom w:val="0"/>
              <w:divBdr>
                <w:top w:val="none" w:sz="0" w:space="0" w:color="auto"/>
                <w:left w:val="none" w:sz="0" w:space="0" w:color="auto"/>
                <w:bottom w:val="none" w:sz="0" w:space="0" w:color="auto"/>
                <w:right w:val="none" w:sz="0" w:space="0" w:color="auto"/>
              </w:divBdr>
            </w:div>
            <w:div w:id="538858226">
              <w:marLeft w:val="0"/>
              <w:marRight w:val="0"/>
              <w:marTop w:val="0"/>
              <w:marBottom w:val="0"/>
              <w:divBdr>
                <w:top w:val="none" w:sz="0" w:space="0" w:color="auto"/>
                <w:left w:val="none" w:sz="0" w:space="0" w:color="auto"/>
                <w:bottom w:val="none" w:sz="0" w:space="0" w:color="auto"/>
                <w:right w:val="none" w:sz="0" w:space="0" w:color="auto"/>
              </w:divBdr>
            </w:div>
            <w:div w:id="758063565">
              <w:marLeft w:val="0"/>
              <w:marRight w:val="0"/>
              <w:marTop w:val="0"/>
              <w:marBottom w:val="0"/>
              <w:divBdr>
                <w:top w:val="none" w:sz="0" w:space="0" w:color="auto"/>
                <w:left w:val="none" w:sz="0" w:space="0" w:color="auto"/>
                <w:bottom w:val="none" w:sz="0" w:space="0" w:color="auto"/>
                <w:right w:val="none" w:sz="0" w:space="0" w:color="auto"/>
              </w:divBdr>
            </w:div>
          </w:divsChild>
        </w:div>
        <w:div w:id="1560751392">
          <w:marLeft w:val="0"/>
          <w:marRight w:val="0"/>
          <w:marTop w:val="0"/>
          <w:marBottom w:val="0"/>
          <w:divBdr>
            <w:top w:val="none" w:sz="0" w:space="0" w:color="auto"/>
            <w:left w:val="none" w:sz="0" w:space="0" w:color="auto"/>
            <w:bottom w:val="none" w:sz="0" w:space="0" w:color="auto"/>
            <w:right w:val="none" w:sz="0" w:space="0" w:color="auto"/>
          </w:divBdr>
          <w:divsChild>
            <w:div w:id="93207303">
              <w:marLeft w:val="0"/>
              <w:marRight w:val="0"/>
              <w:marTop w:val="0"/>
              <w:marBottom w:val="0"/>
              <w:divBdr>
                <w:top w:val="none" w:sz="0" w:space="0" w:color="auto"/>
                <w:left w:val="none" w:sz="0" w:space="0" w:color="auto"/>
                <w:bottom w:val="none" w:sz="0" w:space="0" w:color="auto"/>
                <w:right w:val="none" w:sz="0" w:space="0" w:color="auto"/>
              </w:divBdr>
            </w:div>
            <w:div w:id="166486829">
              <w:marLeft w:val="0"/>
              <w:marRight w:val="0"/>
              <w:marTop w:val="0"/>
              <w:marBottom w:val="0"/>
              <w:divBdr>
                <w:top w:val="none" w:sz="0" w:space="0" w:color="auto"/>
                <w:left w:val="none" w:sz="0" w:space="0" w:color="auto"/>
                <w:bottom w:val="none" w:sz="0" w:space="0" w:color="auto"/>
                <w:right w:val="none" w:sz="0" w:space="0" w:color="auto"/>
              </w:divBdr>
            </w:div>
            <w:div w:id="1708798599">
              <w:marLeft w:val="0"/>
              <w:marRight w:val="0"/>
              <w:marTop w:val="0"/>
              <w:marBottom w:val="0"/>
              <w:divBdr>
                <w:top w:val="none" w:sz="0" w:space="0" w:color="auto"/>
                <w:left w:val="none" w:sz="0" w:space="0" w:color="auto"/>
                <w:bottom w:val="none" w:sz="0" w:space="0" w:color="auto"/>
                <w:right w:val="none" w:sz="0" w:space="0" w:color="auto"/>
              </w:divBdr>
            </w:div>
            <w:div w:id="20520664">
              <w:marLeft w:val="0"/>
              <w:marRight w:val="0"/>
              <w:marTop w:val="0"/>
              <w:marBottom w:val="0"/>
              <w:divBdr>
                <w:top w:val="none" w:sz="0" w:space="0" w:color="auto"/>
                <w:left w:val="none" w:sz="0" w:space="0" w:color="auto"/>
                <w:bottom w:val="none" w:sz="0" w:space="0" w:color="auto"/>
                <w:right w:val="none" w:sz="0" w:space="0" w:color="auto"/>
              </w:divBdr>
            </w:div>
            <w:div w:id="1304311929">
              <w:marLeft w:val="0"/>
              <w:marRight w:val="0"/>
              <w:marTop w:val="0"/>
              <w:marBottom w:val="0"/>
              <w:divBdr>
                <w:top w:val="none" w:sz="0" w:space="0" w:color="auto"/>
                <w:left w:val="none" w:sz="0" w:space="0" w:color="auto"/>
                <w:bottom w:val="none" w:sz="0" w:space="0" w:color="auto"/>
                <w:right w:val="none" w:sz="0" w:space="0" w:color="auto"/>
              </w:divBdr>
            </w:div>
            <w:div w:id="4941970">
              <w:marLeft w:val="0"/>
              <w:marRight w:val="0"/>
              <w:marTop w:val="0"/>
              <w:marBottom w:val="0"/>
              <w:divBdr>
                <w:top w:val="none" w:sz="0" w:space="0" w:color="auto"/>
                <w:left w:val="none" w:sz="0" w:space="0" w:color="auto"/>
                <w:bottom w:val="none" w:sz="0" w:space="0" w:color="auto"/>
                <w:right w:val="none" w:sz="0" w:space="0" w:color="auto"/>
              </w:divBdr>
            </w:div>
            <w:div w:id="1115834219">
              <w:marLeft w:val="0"/>
              <w:marRight w:val="0"/>
              <w:marTop w:val="0"/>
              <w:marBottom w:val="0"/>
              <w:divBdr>
                <w:top w:val="none" w:sz="0" w:space="0" w:color="auto"/>
                <w:left w:val="none" w:sz="0" w:space="0" w:color="auto"/>
                <w:bottom w:val="none" w:sz="0" w:space="0" w:color="auto"/>
                <w:right w:val="none" w:sz="0" w:space="0" w:color="auto"/>
              </w:divBdr>
            </w:div>
            <w:div w:id="1919706716">
              <w:marLeft w:val="0"/>
              <w:marRight w:val="0"/>
              <w:marTop w:val="0"/>
              <w:marBottom w:val="0"/>
              <w:divBdr>
                <w:top w:val="none" w:sz="0" w:space="0" w:color="auto"/>
                <w:left w:val="none" w:sz="0" w:space="0" w:color="auto"/>
                <w:bottom w:val="none" w:sz="0" w:space="0" w:color="auto"/>
                <w:right w:val="none" w:sz="0" w:space="0" w:color="auto"/>
              </w:divBdr>
            </w:div>
            <w:div w:id="90400650">
              <w:marLeft w:val="0"/>
              <w:marRight w:val="0"/>
              <w:marTop w:val="0"/>
              <w:marBottom w:val="0"/>
              <w:divBdr>
                <w:top w:val="none" w:sz="0" w:space="0" w:color="auto"/>
                <w:left w:val="none" w:sz="0" w:space="0" w:color="auto"/>
                <w:bottom w:val="none" w:sz="0" w:space="0" w:color="auto"/>
                <w:right w:val="none" w:sz="0" w:space="0" w:color="auto"/>
              </w:divBdr>
            </w:div>
            <w:div w:id="814565547">
              <w:marLeft w:val="0"/>
              <w:marRight w:val="0"/>
              <w:marTop w:val="0"/>
              <w:marBottom w:val="0"/>
              <w:divBdr>
                <w:top w:val="none" w:sz="0" w:space="0" w:color="auto"/>
                <w:left w:val="none" w:sz="0" w:space="0" w:color="auto"/>
                <w:bottom w:val="none" w:sz="0" w:space="0" w:color="auto"/>
                <w:right w:val="none" w:sz="0" w:space="0" w:color="auto"/>
              </w:divBdr>
            </w:div>
            <w:div w:id="1992632490">
              <w:marLeft w:val="0"/>
              <w:marRight w:val="0"/>
              <w:marTop w:val="0"/>
              <w:marBottom w:val="0"/>
              <w:divBdr>
                <w:top w:val="none" w:sz="0" w:space="0" w:color="auto"/>
                <w:left w:val="none" w:sz="0" w:space="0" w:color="auto"/>
                <w:bottom w:val="none" w:sz="0" w:space="0" w:color="auto"/>
                <w:right w:val="none" w:sz="0" w:space="0" w:color="auto"/>
              </w:divBdr>
            </w:div>
            <w:div w:id="581530383">
              <w:marLeft w:val="0"/>
              <w:marRight w:val="0"/>
              <w:marTop w:val="0"/>
              <w:marBottom w:val="0"/>
              <w:divBdr>
                <w:top w:val="none" w:sz="0" w:space="0" w:color="auto"/>
                <w:left w:val="none" w:sz="0" w:space="0" w:color="auto"/>
                <w:bottom w:val="none" w:sz="0" w:space="0" w:color="auto"/>
                <w:right w:val="none" w:sz="0" w:space="0" w:color="auto"/>
              </w:divBdr>
            </w:div>
            <w:div w:id="983312779">
              <w:marLeft w:val="0"/>
              <w:marRight w:val="0"/>
              <w:marTop w:val="0"/>
              <w:marBottom w:val="0"/>
              <w:divBdr>
                <w:top w:val="none" w:sz="0" w:space="0" w:color="auto"/>
                <w:left w:val="none" w:sz="0" w:space="0" w:color="auto"/>
                <w:bottom w:val="none" w:sz="0" w:space="0" w:color="auto"/>
                <w:right w:val="none" w:sz="0" w:space="0" w:color="auto"/>
              </w:divBdr>
            </w:div>
            <w:div w:id="1362822355">
              <w:marLeft w:val="0"/>
              <w:marRight w:val="0"/>
              <w:marTop w:val="0"/>
              <w:marBottom w:val="0"/>
              <w:divBdr>
                <w:top w:val="none" w:sz="0" w:space="0" w:color="auto"/>
                <w:left w:val="none" w:sz="0" w:space="0" w:color="auto"/>
                <w:bottom w:val="none" w:sz="0" w:space="0" w:color="auto"/>
                <w:right w:val="none" w:sz="0" w:space="0" w:color="auto"/>
              </w:divBdr>
            </w:div>
            <w:div w:id="559484959">
              <w:marLeft w:val="0"/>
              <w:marRight w:val="0"/>
              <w:marTop w:val="0"/>
              <w:marBottom w:val="0"/>
              <w:divBdr>
                <w:top w:val="none" w:sz="0" w:space="0" w:color="auto"/>
                <w:left w:val="none" w:sz="0" w:space="0" w:color="auto"/>
                <w:bottom w:val="none" w:sz="0" w:space="0" w:color="auto"/>
                <w:right w:val="none" w:sz="0" w:space="0" w:color="auto"/>
              </w:divBdr>
            </w:div>
            <w:div w:id="2127114047">
              <w:marLeft w:val="0"/>
              <w:marRight w:val="0"/>
              <w:marTop w:val="0"/>
              <w:marBottom w:val="0"/>
              <w:divBdr>
                <w:top w:val="none" w:sz="0" w:space="0" w:color="auto"/>
                <w:left w:val="none" w:sz="0" w:space="0" w:color="auto"/>
                <w:bottom w:val="none" w:sz="0" w:space="0" w:color="auto"/>
                <w:right w:val="none" w:sz="0" w:space="0" w:color="auto"/>
              </w:divBdr>
            </w:div>
            <w:div w:id="458767787">
              <w:marLeft w:val="0"/>
              <w:marRight w:val="0"/>
              <w:marTop w:val="0"/>
              <w:marBottom w:val="0"/>
              <w:divBdr>
                <w:top w:val="none" w:sz="0" w:space="0" w:color="auto"/>
                <w:left w:val="none" w:sz="0" w:space="0" w:color="auto"/>
                <w:bottom w:val="none" w:sz="0" w:space="0" w:color="auto"/>
                <w:right w:val="none" w:sz="0" w:space="0" w:color="auto"/>
              </w:divBdr>
            </w:div>
            <w:div w:id="1953825754">
              <w:marLeft w:val="0"/>
              <w:marRight w:val="0"/>
              <w:marTop w:val="0"/>
              <w:marBottom w:val="0"/>
              <w:divBdr>
                <w:top w:val="none" w:sz="0" w:space="0" w:color="auto"/>
                <w:left w:val="none" w:sz="0" w:space="0" w:color="auto"/>
                <w:bottom w:val="none" w:sz="0" w:space="0" w:color="auto"/>
                <w:right w:val="none" w:sz="0" w:space="0" w:color="auto"/>
              </w:divBdr>
            </w:div>
            <w:div w:id="1226913199">
              <w:marLeft w:val="0"/>
              <w:marRight w:val="0"/>
              <w:marTop w:val="0"/>
              <w:marBottom w:val="0"/>
              <w:divBdr>
                <w:top w:val="none" w:sz="0" w:space="0" w:color="auto"/>
                <w:left w:val="none" w:sz="0" w:space="0" w:color="auto"/>
                <w:bottom w:val="none" w:sz="0" w:space="0" w:color="auto"/>
                <w:right w:val="none" w:sz="0" w:space="0" w:color="auto"/>
              </w:divBdr>
            </w:div>
            <w:div w:id="288825855">
              <w:marLeft w:val="0"/>
              <w:marRight w:val="0"/>
              <w:marTop w:val="0"/>
              <w:marBottom w:val="0"/>
              <w:divBdr>
                <w:top w:val="none" w:sz="0" w:space="0" w:color="auto"/>
                <w:left w:val="none" w:sz="0" w:space="0" w:color="auto"/>
                <w:bottom w:val="none" w:sz="0" w:space="0" w:color="auto"/>
                <w:right w:val="none" w:sz="0" w:space="0" w:color="auto"/>
              </w:divBdr>
            </w:div>
            <w:div w:id="1161430011">
              <w:marLeft w:val="0"/>
              <w:marRight w:val="0"/>
              <w:marTop w:val="0"/>
              <w:marBottom w:val="0"/>
              <w:divBdr>
                <w:top w:val="none" w:sz="0" w:space="0" w:color="auto"/>
                <w:left w:val="none" w:sz="0" w:space="0" w:color="auto"/>
                <w:bottom w:val="none" w:sz="0" w:space="0" w:color="auto"/>
                <w:right w:val="none" w:sz="0" w:space="0" w:color="auto"/>
              </w:divBdr>
            </w:div>
            <w:div w:id="1152482335">
              <w:marLeft w:val="0"/>
              <w:marRight w:val="0"/>
              <w:marTop w:val="0"/>
              <w:marBottom w:val="0"/>
              <w:divBdr>
                <w:top w:val="none" w:sz="0" w:space="0" w:color="auto"/>
                <w:left w:val="none" w:sz="0" w:space="0" w:color="auto"/>
                <w:bottom w:val="none" w:sz="0" w:space="0" w:color="auto"/>
                <w:right w:val="none" w:sz="0" w:space="0" w:color="auto"/>
              </w:divBdr>
            </w:div>
            <w:div w:id="1653482078">
              <w:marLeft w:val="0"/>
              <w:marRight w:val="0"/>
              <w:marTop w:val="0"/>
              <w:marBottom w:val="0"/>
              <w:divBdr>
                <w:top w:val="none" w:sz="0" w:space="0" w:color="auto"/>
                <w:left w:val="none" w:sz="0" w:space="0" w:color="auto"/>
                <w:bottom w:val="none" w:sz="0" w:space="0" w:color="auto"/>
                <w:right w:val="none" w:sz="0" w:space="0" w:color="auto"/>
              </w:divBdr>
            </w:div>
            <w:div w:id="251162730">
              <w:marLeft w:val="0"/>
              <w:marRight w:val="0"/>
              <w:marTop w:val="0"/>
              <w:marBottom w:val="0"/>
              <w:divBdr>
                <w:top w:val="none" w:sz="0" w:space="0" w:color="auto"/>
                <w:left w:val="none" w:sz="0" w:space="0" w:color="auto"/>
                <w:bottom w:val="none" w:sz="0" w:space="0" w:color="auto"/>
                <w:right w:val="none" w:sz="0" w:space="0" w:color="auto"/>
              </w:divBdr>
            </w:div>
            <w:div w:id="890111896">
              <w:marLeft w:val="0"/>
              <w:marRight w:val="0"/>
              <w:marTop w:val="0"/>
              <w:marBottom w:val="0"/>
              <w:divBdr>
                <w:top w:val="none" w:sz="0" w:space="0" w:color="auto"/>
                <w:left w:val="none" w:sz="0" w:space="0" w:color="auto"/>
                <w:bottom w:val="none" w:sz="0" w:space="0" w:color="auto"/>
                <w:right w:val="none" w:sz="0" w:space="0" w:color="auto"/>
              </w:divBdr>
            </w:div>
            <w:div w:id="1493717200">
              <w:marLeft w:val="0"/>
              <w:marRight w:val="0"/>
              <w:marTop w:val="0"/>
              <w:marBottom w:val="0"/>
              <w:divBdr>
                <w:top w:val="none" w:sz="0" w:space="0" w:color="auto"/>
                <w:left w:val="none" w:sz="0" w:space="0" w:color="auto"/>
                <w:bottom w:val="none" w:sz="0" w:space="0" w:color="auto"/>
                <w:right w:val="none" w:sz="0" w:space="0" w:color="auto"/>
              </w:divBdr>
            </w:div>
            <w:div w:id="1811240255">
              <w:marLeft w:val="0"/>
              <w:marRight w:val="0"/>
              <w:marTop w:val="0"/>
              <w:marBottom w:val="0"/>
              <w:divBdr>
                <w:top w:val="none" w:sz="0" w:space="0" w:color="auto"/>
                <w:left w:val="none" w:sz="0" w:space="0" w:color="auto"/>
                <w:bottom w:val="none" w:sz="0" w:space="0" w:color="auto"/>
                <w:right w:val="none" w:sz="0" w:space="0" w:color="auto"/>
              </w:divBdr>
            </w:div>
            <w:div w:id="15548522">
              <w:marLeft w:val="0"/>
              <w:marRight w:val="0"/>
              <w:marTop w:val="0"/>
              <w:marBottom w:val="0"/>
              <w:divBdr>
                <w:top w:val="none" w:sz="0" w:space="0" w:color="auto"/>
                <w:left w:val="none" w:sz="0" w:space="0" w:color="auto"/>
                <w:bottom w:val="none" w:sz="0" w:space="0" w:color="auto"/>
                <w:right w:val="none" w:sz="0" w:space="0" w:color="auto"/>
              </w:divBdr>
            </w:div>
            <w:div w:id="1160273206">
              <w:marLeft w:val="0"/>
              <w:marRight w:val="0"/>
              <w:marTop w:val="0"/>
              <w:marBottom w:val="0"/>
              <w:divBdr>
                <w:top w:val="none" w:sz="0" w:space="0" w:color="auto"/>
                <w:left w:val="none" w:sz="0" w:space="0" w:color="auto"/>
                <w:bottom w:val="none" w:sz="0" w:space="0" w:color="auto"/>
                <w:right w:val="none" w:sz="0" w:space="0" w:color="auto"/>
              </w:divBdr>
            </w:div>
            <w:div w:id="2119131818">
              <w:marLeft w:val="0"/>
              <w:marRight w:val="0"/>
              <w:marTop w:val="0"/>
              <w:marBottom w:val="0"/>
              <w:divBdr>
                <w:top w:val="none" w:sz="0" w:space="0" w:color="auto"/>
                <w:left w:val="none" w:sz="0" w:space="0" w:color="auto"/>
                <w:bottom w:val="none" w:sz="0" w:space="0" w:color="auto"/>
                <w:right w:val="none" w:sz="0" w:space="0" w:color="auto"/>
              </w:divBdr>
            </w:div>
            <w:div w:id="646477958">
              <w:marLeft w:val="0"/>
              <w:marRight w:val="0"/>
              <w:marTop w:val="0"/>
              <w:marBottom w:val="0"/>
              <w:divBdr>
                <w:top w:val="none" w:sz="0" w:space="0" w:color="auto"/>
                <w:left w:val="none" w:sz="0" w:space="0" w:color="auto"/>
                <w:bottom w:val="none" w:sz="0" w:space="0" w:color="auto"/>
                <w:right w:val="none" w:sz="0" w:space="0" w:color="auto"/>
              </w:divBdr>
            </w:div>
            <w:div w:id="1476488429">
              <w:marLeft w:val="0"/>
              <w:marRight w:val="0"/>
              <w:marTop w:val="0"/>
              <w:marBottom w:val="0"/>
              <w:divBdr>
                <w:top w:val="none" w:sz="0" w:space="0" w:color="auto"/>
                <w:left w:val="none" w:sz="0" w:space="0" w:color="auto"/>
                <w:bottom w:val="none" w:sz="0" w:space="0" w:color="auto"/>
                <w:right w:val="none" w:sz="0" w:space="0" w:color="auto"/>
              </w:divBdr>
            </w:div>
          </w:divsChild>
        </w:div>
        <w:div w:id="838811077">
          <w:marLeft w:val="0"/>
          <w:marRight w:val="0"/>
          <w:marTop w:val="0"/>
          <w:marBottom w:val="0"/>
          <w:divBdr>
            <w:top w:val="none" w:sz="0" w:space="0" w:color="auto"/>
            <w:left w:val="none" w:sz="0" w:space="0" w:color="auto"/>
            <w:bottom w:val="none" w:sz="0" w:space="0" w:color="auto"/>
            <w:right w:val="none" w:sz="0" w:space="0" w:color="auto"/>
          </w:divBdr>
          <w:divsChild>
            <w:div w:id="1107386671">
              <w:marLeft w:val="0"/>
              <w:marRight w:val="0"/>
              <w:marTop w:val="0"/>
              <w:marBottom w:val="0"/>
              <w:divBdr>
                <w:top w:val="none" w:sz="0" w:space="0" w:color="auto"/>
                <w:left w:val="none" w:sz="0" w:space="0" w:color="auto"/>
                <w:bottom w:val="none" w:sz="0" w:space="0" w:color="auto"/>
                <w:right w:val="none" w:sz="0" w:space="0" w:color="auto"/>
              </w:divBdr>
            </w:div>
            <w:div w:id="1885216583">
              <w:marLeft w:val="0"/>
              <w:marRight w:val="0"/>
              <w:marTop w:val="0"/>
              <w:marBottom w:val="0"/>
              <w:divBdr>
                <w:top w:val="none" w:sz="0" w:space="0" w:color="auto"/>
                <w:left w:val="none" w:sz="0" w:space="0" w:color="auto"/>
                <w:bottom w:val="none" w:sz="0" w:space="0" w:color="auto"/>
                <w:right w:val="none" w:sz="0" w:space="0" w:color="auto"/>
              </w:divBdr>
            </w:div>
            <w:div w:id="1902137695">
              <w:marLeft w:val="0"/>
              <w:marRight w:val="0"/>
              <w:marTop w:val="0"/>
              <w:marBottom w:val="0"/>
              <w:divBdr>
                <w:top w:val="none" w:sz="0" w:space="0" w:color="auto"/>
                <w:left w:val="none" w:sz="0" w:space="0" w:color="auto"/>
                <w:bottom w:val="none" w:sz="0" w:space="0" w:color="auto"/>
                <w:right w:val="none" w:sz="0" w:space="0" w:color="auto"/>
              </w:divBdr>
            </w:div>
            <w:div w:id="982806880">
              <w:marLeft w:val="0"/>
              <w:marRight w:val="0"/>
              <w:marTop w:val="0"/>
              <w:marBottom w:val="0"/>
              <w:divBdr>
                <w:top w:val="none" w:sz="0" w:space="0" w:color="auto"/>
                <w:left w:val="none" w:sz="0" w:space="0" w:color="auto"/>
                <w:bottom w:val="none" w:sz="0" w:space="0" w:color="auto"/>
                <w:right w:val="none" w:sz="0" w:space="0" w:color="auto"/>
              </w:divBdr>
            </w:div>
            <w:div w:id="339040224">
              <w:marLeft w:val="0"/>
              <w:marRight w:val="0"/>
              <w:marTop w:val="0"/>
              <w:marBottom w:val="0"/>
              <w:divBdr>
                <w:top w:val="none" w:sz="0" w:space="0" w:color="auto"/>
                <w:left w:val="none" w:sz="0" w:space="0" w:color="auto"/>
                <w:bottom w:val="none" w:sz="0" w:space="0" w:color="auto"/>
                <w:right w:val="none" w:sz="0" w:space="0" w:color="auto"/>
              </w:divBdr>
            </w:div>
            <w:div w:id="1235430235">
              <w:marLeft w:val="0"/>
              <w:marRight w:val="0"/>
              <w:marTop w:val="0"/>
              <w:marBottom w:val="0"/>
              <w:divBdr>
                <w:top w:val="none" w:sz="0" w:space="0" w:color="auto"/>
                <w:left w:val="none" w:sz="0" w:space="0" w:color="auto"/>
                <w:bottom w:val="none" w:sz="0" w:space="0" w:color="auto"/>
                <w:right w:val="none" w:sz="0" w:space="0" w:color="auto"/>
              </w:divBdr>
            </w:div>
            <w:div w:id="1704162712">
              <w:marLeft w:val="0"/>
              <w:marRight w:val="0"/>
              <w:marTop w:val="0"/>
              <w:marBottom w:val="0"/>
              <w:divBdr>
                <w:top w:val="none" w:sz="0" w:space="0" w:color="auto"/>
                <w:left w:val="none" w:sz="0" w:space="0" w:color="auto"/>
                <w:bottom w:val="none" w:sz="0" w:space="0" w:color="auto"/>
                <w:right w:val="none" w:sz="0" w:space="0" w:color="auto"/>
              </w:divBdr>
            </w:div>
            <w:div w:id="1967852849">
              <w:marLeft w:val="0"/>
              <w:marRight w:val="0"/>
              <w:marTop w:val="0"/>
              <w:marBottom w:val="0"/>
              <w:divBdr>
                <w:top w:val="none" w:sz="0" w:space="0" w:color="auto"/>
                <w:left w:val="none" w:sz="0" w:space="0" w:color="auto"/>
                <w:bottom w:val="none" w:sz="0" w:space="0" w:color="auto"/>
                <w:right w:val="none" w:sz="0" w:space="0" w:color="auto"/>
              </w:divBdr>
            </w:div>
            <w:div w:id="678234302">
              <w:marLeft w:val="0"/>
              <w:marRight w:val="0"/>
              <w:marTop w:val="0"/>
              <w:marBottom w:val="0"/>
              <w:divBdr>
                <w:top w:val="none" w:sz="0" w:space="0" w:color="auto"/>
                <w:left w:val="none" w:sz="0" w:space="0" w:color="auto"/>
                <w:bottom w:val="none" w:sz="0" w:space="0" w:color="auto"/>
                <w:right w:val="none" w:sz="0" w:space="0" w:color="auto"/>
              </w:divBdr>
            </w:div>
            <w:div w:id="1815632900">
              <w:marLeft w:val="0"/>
              <w:marRight w:val="0"/>
              <w:marTop w:val="0"/>
              <w:marBottom w:val="0"/>
              <w:divBdr>
                <w:top w:val="none" w:sz="0" w:space="0" w:color="auto"/>
                <w:left w:val="none" w:sz="0" w:space="0" w:color="auto"/>
                <w:bottom w:val="none" w:sz="0" w:space="0" w:color="auto"/>
                <w:right w:val="none" w:sz="0" w:space="0" w:color="auto"/>
              </w:divBdr>
            </w:div>
            <w:div w:id="1002317950">
              <w:marLeft w:val="0"/>
              <w:marRight w:val="0"/>
              <w:marTop w:val="0"/>
              <w:marBottom w:val="0"/>
              <w:divBdr>
                <w:top w:val="none" w:sz="0" w:space="0" w:color="auto"/>
                <w:left w:val="none" w:sz="0" w:space="0" w:color="auto"/>
                <w:bottom w:val="none" w:sz="0" w:space="0" w:color="auto"/>
                <w:right w:val="none" w:sz="0" w:space="0" w:color="auto"/>
              </w:divBdr>
            </w:div>
            <w:div w:id="122190953">
              <w:marLeft w:val="0"/>
              <w:marRight w:val="0"/>
              <w:marTop w:val="0"/>
              <w:marBottom w:val="0"/>
              <w:divBdr>
                <w:top w:val="none" w:sz="0" w:space="0" w:color="auto"/>
                <w:left w:val="none" w:sz="0" w:space="0" w:color="auto"/>
                <w:bottom w:val="none" w:sz="0" w:space="0" w:color="auto"/>
                <w:right w:val="none" w:sz="0" w:space="0" w:color="auto"/>
              </w:divBdr>
            </w:div>
            <w:div w:id="2090688842">
              <w:marLeft w:val="0"/>
              <w:marRight w:val="0"/>
              <w:marTop w:val="0"/>
              <w:marBottom w:val="0"/>
              <w:divBdr>
                <w:top w:val="none" w:sz="0" w:space="0" w:color="auto"/>
                <w:left w:val="none" w:sz="0" w:space="0" w:color="auto"/>
                <w:bottom w:val="none" w:sz="0" w:space="0" w:color="auto"/>
                <w:right w:val="none" w:sz="0" w:space="0" w:color="auto"/>
              </w:divBdr>
            </w:div>
            <w:div w:id="2027095142">
              <w:marLeft w:val="0"/>
              <w:marRight w:val="0"/>
              <w:marTop w:val="0"/>
              <w:marBottom w:val="0"/>
              <w:divBdr>
                <w:top w:val="none" w:sz="0" w:space="0" w:color="auto"/>
                <w:left w:val="none" w:sz="0" w:space="0" w:color="auto"/>
                <w:bottom w:val="none" w:sz="0" w:space="0" w:color="auto"/>
                <w:right w:val="none" w:sz="0" w:space="0" w:color="auto"/>
              </w:divBdr>
            </w:div>
            <w:div w:id="906647429">
              <w:marLeft w:val="0"/>
              <w:marRight w:val="0"/>
              <w:marTop w:val="0"/>
              <w:marBottom w:val="0"/>
              <w:divBdr>
                <w:top w:val="none" w:sz="0" w:space="0" w:color="auto"/>
                <w:left w:val="none" w:sz="0" w:space="0" w:color="auto"/>
                <w:bottom w:val="none" w:sz="0" w:space="0" w:color="auto"/>
                <w:right w:val="none" w:sz="0" w:space="0" w:color="auto"/>
              </w:divBdr>
            </w:div>
            <w:div w:id="694230189">
              <w:marLeft w:val="0"/>
              <w:marRight w:val="0"/>
              <w:marTop w:val="0"/>
              <w:marBottom w:val="0"/>
              <w:divBdr>
                <w:top w:val="none" w:sz="0" w:space="0" w:color="auto"/>
                <w:left w:val="none" w:sz="0" w:space="0" w:color="auto"/>
                <w:bottom w:val="none" w:sz="0" w:space="0" w:color="auto"/>
                <w:right w:val="none" w:sz="0" w:space="0" w:color="auto"/>
              </w:divBdr>
            </w:div>
            <w:div w:id="573785711">
              <w:marLeft w:val="0"/>
              <w:marRight w:val="0"/>
              <w:marTop w:val="0"/>
              <w:marBottom w:val="0"/>
              <w:divBdr>
                <w:top w:val="none" w:sz="0" w:space="0" w:color="auto"/>
                <w:left w:val="none" w:sz="0" w:space="0" w:color="auto"/>
                <w:bottom w:val="none" w:sz="0" w:space="0" w:color="auto"/>
                <w:right w:val="none" w:sz="0" w:space="0" w:color="auto"/>
              </w:divBdr>
            </w:div>
            <w:div w:id="778910129">
              <w:marLeft w:val="0"/>
              <w:marRight w:val="0"/>
              <w:marTop w:val="0"/>
              <w:marBottom w:val="0"/>
              <w:divBdr>
                <w:top w:val="none" w:sz="0" w:space="0" w:color="auto"/>
                <w:left w:val="none" w:sz="0" w:space="0" w:color="auto"/>
                <w:bottom w:val="none" w:sz="0" w:space="0" w:color="auto"/>
                <w:right w:val="none" w:sz="0" w:space="0" w:color="auto"/>
              </w:divBdr>
            </w:div>
            <w:div w:id="1129393446">
              <w:marLeft w:val="0"/>
              <w:marRight w:val="0"/>
              <w:marTop w:val="0"/>
              <w:marBottom w:val="0"/>
              <w:divBdr>
                <w:top w:val="none" w:sz="0" w:space="0" w:color="auto"/>
                <w:left w:val="none" w:sz="0" w:space="0" w:color="auto"/>
                <w:bottom w:val="none" w:sz="0" w:space="0" w:color="auto"/>
                <w:right w:val="none" w:sz="0" w:space="0" w:color="auto"/>
              </w:divBdr>
            </w:div>
            <w:div w:id="521240026">
              <w:marLeft w:val="0"/>
              <w:marRight w:val="0"/>
              <w:marTop w:val="0"/>
              <w:marBottom w:val="0"/>
              <w:divBdr>
                <w:top w:val="none" w:sz="0" w:space="0" w:color="auto"/>
                <w:left w:val="none" w:sz="0" w:space="0" w:color="auto"/>
                <w:bottom w:val="none" w:sz="0" w:space="0" w:color="auto"/>
                <w:right w:val="none" w:sz="0" w:space="0" w:color="auto"/>
              </w:divBdr>
            </w:div>
            <w:div w:id="1281567436">
              <w:marLeft w:val="0"/>
              <w:marRight w:val="0"/>
              <w:marTop w:val="0"/>
              <w:marBottom w:val="0"/>
              <w:divBdr>
                <w:top w:val="none" w:sz="0" w:space="0" w:color="auto"/>
                <w:left w:val="none" w:sz="0" w:space="0" w:color="auto"/>
                <w:bottom w:val="none" w:sz="0" w:space="0" w:color="auto"/>
                <w:right w:val="none" w:sz="0" w:space="0" w:color="auto"/>
              </w:divBdr>
            </w:div>
            <w:div w:id="1445463939">
              <w:marLeft w:val="0"/>
              <w:marRight w:val="0"/>
              <w:marTop w:val="0"/>
              <w:marBottom w:val="0"/>
              <w:divBdr>
                <w:top w:val="none" w:sz="0" w:space="0" w:color="auto"/>
                <w:left w:val="none" w:sz="0" w:space="0" w:color="auto"/>
                <w:bottom w:val="none" w:sz="0" w:space="0" w:color="auto"/>
                <w:right w:val="none" w:sz="0" w:space="0" w:color="auto"/>
              </w:divBdr>
            </w:div>
            <w:div w:id="994341541">
              <w:marLeft w:val="0"/>
              <w:marRight w:val="0"/>
              <w:marTop w:val="0"/>
              <w:marBottom w:val="0"/>
              <w:divBdr>
                <w:top w:val="none" w:sz="0" w:space="0" w:color="auto"/>
                <w:left w:val="none" w:sz="0" w:space="0" w:color="auto"/>
                <w:bottom w:val="none" w:sz="0" w:space="0" w:color="auto"/>
                <w:right w:val="none" w:sz="0" w:space="0" w:color="auto"/>
              </w:divBdr>
            </w:div>
            <w:div w:id="1009452714">
              <w:marLeft w:val="0"/>
              <w:marRight w:val="0"/>
              <w:marTop w:val="0"/>
              <w:marBottom w:val="0"/>
              <w:divBdr>
                <w:top w:val="none" w:sz="0" w:space="0" w:color="auto"/>
                <w:left w:val="none" w:sz="0" w:space="0" w:color="auto"/>
                <w:bottom w:val="none" w:sz="0" w:space="0" w:color="auto"/>
                <w:right w:val="none" w:sz="0" w:space="0" w:color="auto"/>
              </w:divBdr>
            </w:div>
            <w:div w:id="518396309">
              <w:marLeft w:val="0"/>
              <w:marRight w:val="0"/>
              <w:marTop w:val="0"/>
              <w:marBottom w:val="0"/>
              <w:divBdr>
                <w:top w:val="none" w:sz="0" w:space="0" w:color="auto"/>
                <w:left w:val="none" w:sz="0" w:space="0" w:color="auto"/>
                <w:bottom w:val="none" w:sz="0" w:space="0" w:color="auto"/>
                <w:right w:val="none" w:sz="0" w:space="0" w:color="auto"/>
              </w:divBdr>
            </w:div>
            <w:div w:id="1785880390">
              <w:marLeft w:val="0"/>
              <w:marRight w:val="0"/>
              <w:marTop w:val="0"/>
              <w:marBottom w:val="0"/>
              <w:divBdr>
                <w:top w:val="none" w:sz="0" w:space="0" w:color="auto"/>
                <w:left w:val="none" w:sz="0" w:space="0" w:color="auto"/>
                <w:bottom w:val="none" w:sz="0" w:space="0" w:color="auto"/>
                <w:right w:val="none" w:sz="0" w:space="0" w:color="auto"/>
              </w:divBdr>
            </w:div>
            <w:div w:id="672730716">
              <w:marLeft w:val="0"/>
              <w:marRight w:val="0"/>
              <w:marTop w:val="0"/>
              <w:marBottom w:val="0"/>
              <w:divBdr>
                <w:top w:val="none" w:sz="0" w:space="0" w:color="auto"/>
                <w:left w:val="none" w:sz="0" w:space="0" w:color="auto"/>
                <w:bottom w:val="none" w:sz="0" w:space="0" w:color="auto"/>
                <w:right w:val="none" w:sz="0" w:space="0" w:color="auto"/>
              </w:divBdr>
            </w:div>
            <w:div w:id="1593465258">
              <w:marLeft w:val="0"/>
              <w:marRight w:val="0"/>
              <w:marTop w:val="0"/>
              <w:marBottom w:val="0"/>
              <w:divBdr>
                <w:top w:val="none" w:sz="0" w:space="0" w:color="auto"/>
                <w:left w:val="none" w:sz="0" w:space="0" w:color="auto"/>
                <w:bottom w:val="none" w:sz="0" w:space="0" w:color="auto"/>
                <w:right w:val="none" w:sz="0" w:space="0" w:color="auto"/>
              </w:divBdr>
            </w:div>
            <w:div w:id="1613317331">
              <w:marLeft w:val="0"/>
              <w:marRight w:val="0"/>
              <w:marTop w:val="0"/>
              <w:marBottom w:val="0"/>
              <w:divBdr>
                <w:top w:val="none" w:sz="0" w:space="0" w:color="auto"/>
                <w:left w:val="none" w:sz="0" w:space="0" w:color="auto"/>
                <w:bottom w:val="none" w:sz="0" w:space="0" w:color="auto"/>
                <w:right w:val="none" w:sz="0" w:space="0" w:color="auto"/>
              </w:divBdr>
            </w:div>
            <w:div w:id="2025203957">
              <w:marLeft w:val="0"/>
              <w:marRight w:val="0"/>
              <w:marTop w:val="0"/>
              <w:marBottom w:val="0"/>
              <w:divBdr>
                <w:top w:val="none" w:sz="0" w:space="0" w:color="auto"/>
                <w:left w:val="none" w:sz="0" w:space="0" w:color="auto"/>
                <w:bottom w:val="none" w:sz="0" w:space="0" w:color="auto"/>
                <w:right w:val="none" w:sz="0" w:space="0" w:color="auto"/>
              </w:divBdr>
            </w:div>
            <w:div w:id="1178152395">
              <w:marLeft w:val="0"/>
              <w:marRight w:val="0"/>
              <w:marTop w:val="0"/>
              <w:marBottom w:val="0"/>
              <w:divBdr>
                <w:top w:val="none" w:sz="0" w:space="0" w:color="auto"/>
                <w:left w:val="none" w:sz="0" w:space="0" w:color="auto"/>
                <w:bottom w:val="none" w:sz="0" w:space="0" w:color="auto"/>
                <w:right w:val="none" w:sz="0" w:space="0" w:color="auto"/>
              </w:divBdr>
            </w:div>
            <w:div w:id="1491172424">
              <w:marLeft w:val="0"/>
              <w:marRight w:val="0"/>
              <w:marTop w:val="0"/>
              <w:marBottom w:val="0"/>
              <w:divBdr>
                <w:top w:val="none" w:sz="0" w:space="0" w:color="auto"/>
                <w:left w:val="none" w:sz="0" w:space="0" w:color="auto"/>
                <w:bottom w:val="none" w:sz="0" w:space="0" w:color="auto"/>
                <w:right w:val="none" w:sz="0" w:space="0" w:color="auto"/>
              </w:divBdr>
            </w:div>
            <w:div w:id="2139835239">
              <w:marLeft w:val="0"/>
              <w:marRight w:val="0"/>
              <w:marTop w:val="0"/>
              <w:marBottom w:val="0"/>
              <w:divBdr>
                <w:top w:val="none" w:sz="0" w:space="0" w:color="auto"/>
                <w:left w:val="none" w:sz="0" w:space="0" w:color="auto"/>
                <w:bottom w:val="none" w:sz="0" w:space="0" w:color="auto"/>
                <w:right w:val="none" w:sz="0" w:space="0" w:color="auto"/>
              </w:divBdr>
            </w:div>
            <w:div w:id="1008869391">
              <w:marLeft w:val="0"/>
              <w:marRight w:val="0"/>
              <w:marTop w:val="0"/>
              <w:marBottom w:val="0"/>
              <w:divBdr>
                <w:top w:val="none" w:sz="0" w:space="0" w:color="auto"/>
                <w:left w:val="none" w:sz="0" w:space="0" w:color="auto"/>
                <w:bottom w:val="none" w:sz="0" w:space="0" w:color="auto"/>
                <w:right w:val="none" w:sz="0" w:space="0" w:color="auto"/>
              </w:divBdr>
            </w:div>
            <w:div w:id="1856727236">
              <w:marLeft w:val="0"/>
              <w:marRight w:val="0"/>
              <w:marTop w:val="0"/>
              <w:marBottom w:val="0"/>
              <w:divBdr>
                <w:top w:val="none" w:sz="0" w:space="0" w:color="auto"/>
                <w:left w:val="none" w:sz="0" w:space="0" w:color="auto"/>
                <w:bottom w:val="none" w:sz="0" w:space="0" w:color="auto"/>
                <w:right w:val="none" w:sz="0" w:space="0" w:color="auto"/>
              </w:divBdr>
            </w:div>
            <w:div w:id="1048142185">
              <w:marLeft w:val="0"/>
              <w:marRight w:val="0"/>
              <w:marTop w:val="0"/>
              <w:marBottom w:val="0"/>
              <w:divBdr>
                <w:top w:val="none" w:sz="0" w:space="0" w:color="auto"/>
                <w:left w:val="none" w:sz="0" w:space="0" w:color="auto"/>
                <w:bottom w:val="none" w:sz="0" w:space="0" w:color="auto"/>
                <w:right w:val="none" w:sz="0" w:space="0" w:color="auto"/>
              </w:divBdr>
            </w:div>
            <w:div w:id="666053097">
              <w:marLeft w:val="0"/>
              <w:marRight w:val="0"/>
              <w:marTop w:val="0"/>
              <w:marBottom w:val="0"/>
              <w:divBdr>
                <w:top w:val="none" w:sz="0" w:space="0" w:color="auto"/>
                <w:left w:val="none" w:sz="0" w:space="0" w:color="auto"/>
                <w:bottom w:val="none" w:sz="0" w:space="0" w:color="auto"/>
                <w:right w:val="none" w:sz="0" w:space="0" w:color="auto"/>
              </w:divBdr>
            </w:div>
            <w:div w:id="1925727013">
              <w:marLeft w:val="0"/>
              <w:marRight w:val="0"/>
              <w:marTop w:val="0"/>
              <w:marBottom w:val="0"/>
              <w:divBdr>
                <w:top w:val="none" w:sz="0" w:space="0" w:color="auto"/>
                <w:left w:val="none" w:sz="0" w:space="0" w:color="auto"/>
                <w:bottom w:val="none" w:sz="0" w:space="0" w:color="auto"/>
                <w:right w:val="none" w:sz="0" w:space="0" w:color="auto"/>
              </w:divBdr>
            </w:div>
            <w:div w:id="1898471461">
              <w:marLeft w:val="0"/>
              <w:marRight w:val="0"/>
              <w:marTop w:val="0"/>
              <w:marBottom w:val="0"/>
              <w:divBdr>
                <w:top w:val="none" w:sz="0" w:space="0" w:color="auto"/>
                <w:left w:val="none" w:sz="0" w:space="0" w:color="auto"/>
                <w:bottom w:val="none" w:sz="0" w:space="0" w:color="auto"/>
                <w:right w:val="none" w:sz="0" w:space="0" w:color="auto"/>
              </w:divBdr>
            </w:div>
            <w:div w:id="248085043">
              <w:marLeft w:val="0"/>
              <w:marRight w:val="0"/>
              <w:marTop w:val="0"/>
              <w:marBottom w:val="0"/>
              <w:divBdr>
                <w:top w:val="none" w:sz="0" w:space="0" w:color="auto"/>
                <w:left w:val="none" w:sz="0" w:space="0" w:color="auto"/>
                <w:bottom w:val="none" w:sz="0" w:space="0" w:color="auto"/>
                <w:right w:val="none" w:sz="0" w:space="0" w:color="auto"/>
              </w:divBdr>
            </w:div>
            <w:div w:id="571234780">
              <w:marLeft w:val="0"/>
              <w:marRight w:val="0"/>
              <w:marTop w:val="0"/>
              <w:marBottom w:val="0"/>
              <w:divBdr>
                <w:top w:val="none" w:sz="0" w:space="0" w:color="auto"/>
                <w:left w:val="none" w:sz="0" w:space="0" w:color="auto"/>
                <w:bottom w:val="none" w:sz="0" w:space="0" w:color="auto"/>
                <w:right w:val="none" w:sz="0" w:space="0" w:color="auto"/>
              </w:divBdr>
            </w:div>
            <w:div w:id="2044817449">
              <w:marLeft w:val="0"/>
              <w:marRight w:val="0"/>
              <w:marTop w:val="0"/>
              <w:marBottom w:val="0"/>
              <w:divBdr>
                <w:top w:val="none" w:sz="0" w:space="0" w:color="auto"/>
                <w:left w:val="none" w:sz="0" w:space="0" w:color="auto"/>
                <w:bottom w:val="none" w:sz="0" w:space="0" w:color="auto"/>
                <w:right w:val="none" w:sz="0" w:space="0" w:color="auto"/>
              </w:divBdr>
            </w:div>
            <w:div w:id="186910689">
              <w:marLeft w:val="0"/>
              <w:marRight w:val="0"/>
              <w:marTop w:val="0"/>
              <w:marBottom w:val="0"/>
              <w:divBdr>
                <w:top w:val="none" w:sz="0" w:space="0" w:color="auto"/>
                <w:left w:val="none" w:sz="0" w:space="0" w:color="auto"/>
                <w:bottom w:val="none" w:sz="0" w:space="0" w:color="auto"/>
                <w:right w:val="none" w:sz="0" w:space="0" w:color="auto"/>
              </w:divBdr>
            </w:div>
            <w:div w:id="1148791655">
              <w:marLeft w:val="0"/>
              <w:marRight w:val="0"/>
              <w:marTop w:val="0"/>
              <w:marBottom w:val="0"/>
              <w:divBdr>
                <w:top w:val="none" w:sz="0" w:space="0" w:color="auto"/>
                <w:left w:val="none" w:sz="0" w:space="0" w:color="auto"/>
                <w:bottom w:val="none" w:sz="0" w:space="0" w:color="auto"/>
                <w:right w:val="none" w:sz="0" w:space="0" w:color="auto"/>
              </w:divBdr>
            </w:div>
            <w:div w:id="558173919">
              <w:marLeft w:val="0"/>
              <w:marRight w:val="0"/>
              <w:marTop w:val="0"/>
              <w:marBottom w:val="0"/>
              <w:divBdr>
                <w:top w:val="none" w:sz="0" w:space="0" w:color="auto"/>
                <w:left w:val="none" w:sz="0" w:space="0" w:color="auto"/>
                <w:bottom w:val="none" w:sz="0" w:space="0" w:color="auto"/>
                <w:right w:val="none" w:sz="0" w:space="0" w:color="auto"/>
              </w:divBdr>
            </w:div>
            <w:div w:id="99762902">
              <w:marLeft w:val="0"/>
              <w:marRight w:val="0"/>
              <w:marTop w:val="0"/>
              <w:marBottom w:val="0"/>
              <w:divBdr>
                <w:top w:val="none" w:sz="0" w:space="0" w:color="auto"/>
                <w:left w:val="none" w:sz="0" w:space="0" w:color="auto"/>
                <w:bottom w:val="none" w:sz="0" w:space="0" w:color="auto"/>
                <w:right w:val="none" w:sz="0" w:space="0" w:color="auto"/>
              </w:divBdr>
            </w:div>
            <w:div w:id="956060618">
              <w:marLeft w:val="0"/>
              <w:marRight w:val="0"/>
              <w:marTop w:val="0"/>
              <w:marBottom w:val="0"/>
              <w:divBdr>
                <w:top w:val="none" w:sz="0" w:space="0" w:color="auto"/>
                <w:left w:val="none" w:sz="0" w:space="0" w:color="auto"/>
                <w:bottom w:val="none" w:sz="0" w:space="0" w:color="auto"/>
                <w:right w:val="none" w:sz="0" w:space="0" w:color="auto"/>
              </w:divBdr>
            </w:div>
            <w:div w:id="262616698">
              <w:marLeft w:val="0"/>
              <w:marRight w:val="0"/>
              <w:marTop w:val="0"/>
              <w:marBottom w:val="0"/>
              <w:divBdr>
                <w:top w:val="none" w:sz="0" w:space="0" w:color="auto"/>
                <w:left w:val="none" w:sz="0" w:space="0" w:color="auto"/>
                <w:bottom w:val="none" w:sz="0" w:space="0" w:color="auto"/>
                <w:right w:val="none" w:sz="0" w:space="0" w:color="auto"/>
              </w:divBdr>
            </w:div>
            <w:div w:id="167721498">
              <w:marLeft w:val="0"/>
              <w:marRight w:val="0"/>
              <w:marTop w:val="0"/>
              <w:marBottom w:val="0"/>
              <w:divBdr>
                <w:top w:val="none" w:sz="0" w:space="0" w:color="auto"/>
                <w:left w:val="none" w:sz="0" w:space="0" w:color="auto"/>
                <w:bottom w:val="none" w:sz="0" w:space="0" w:color="auto"/>
                <w:right w:val="none" w:sz="0" w:space="0" w:color="auto"/>
              </w:divBdr>
            </w:div>
            <w:div w:id="565723178">
              <w:marLeft w:val="0"/>
              <w:marRight w:val="0"/>
              <w:marTop w:val="0"/>
              <w:marBottom w:val="0"/>
              <w:divBdr>
                <w:top w:val="none" w:sz="0" w:space="0" w:color="auto"/>
                <w:left w:val="none" w:sz="0" w:space="0" w:color="auto"/>
                <w:bottom w:val="none" w:sz="0" w:space="0" w:color="auto"/>
                <w:right w:val="none" w:sz="0" w:space="0" w:color="auto"/>
              </w:divBdr>
            </w:div>
            <w:div w:id="370614382">
              <w:marLeft w:val="0"/>
              <w:marRight w:val="0"/>
              <w:marTop w:val="0"/>
              <w:marBottom w:val="0"/>
              <w:divBdr>
                <w:top w:val="none" w:sz="0" w:space="0" w:color="auto"/>
                <w:left w:val="none" w:sz="0" w:space="0" w:color="auto"/>
                <w:bottom w:val="none" w:sz="0" w:space="0" w:color="auto"/>
                <w:right w:val="none" w:sz="0" w:space="0" w:color="auto"/>
              </w:divBdr>
            </w:div>
            <w:div w:id="842235295">
              <w:marLeft w:val="0"/>
              <w:marRight w:val="0"/>
              <w:marTop w:val="0"/>
              <w:marBottom w:val="0"/>
              <w:divBdr>
                <w:top w:val="none" w:sz="0" w:space="0" w:color="auto"/>
                <w:left w:val="none" w:sz="0" w:space="0" w:color="auto"/>
                <w:bottom w:val="none" w:sz="0" w:space="0" w:color="auto"/>
                <w:right w:val="none" w:sz="0" w:space="0" w:color="auto"/>
              </w:divBdr>
            </w:div>
            <w:div w:id="1963799502">
              <w:marLeft w:val="0"/>
              <w:marRight w:val="0"/>
              <w:marTop w:val="0"/>
              <w:marBottom w:val="0"/>
              <w:divBdr>
                <w:top w:val="none" w:sz="0" w:space="0" w:color="auto"/>
                <w:left w:val="none" w:sz="0" w:space="0" w:color="auto"/>
                <w:bottom w:val="none" w:sz="0" w:space="0" w:color="auto"/>
                <w:right w:val="none" w:sz="0" w:space="0" w:color="auto"/>
              </w:divBdr>
            </w:div>
            <w:div w:id="173763010">
              <w:marLeft w:val="0"/>
              <w:marRight w:val="0"/>
              <w:marTop w:val="0"/>
              <w:marBottom w:val="0"/>
              <w:divBdr>
                <w:top w:val="none" w:sz="0" w:space="0" w:color="auto"/>
                <w:left w:val="none" w:sz="0" w:space="0" w:color="auto"/>
                <w:bottom w:val="none" w:sz="0" w:space="0" w:color="auto"/>
                <w:right w:val="none" w:sz="0" w:space="0" w:color="auto"/>
              </w:divBdr>
            </w:div>
            <w:div w:id="1620142935">
              <w:marLeft w:val="0"/>
              <w:marRight w:val="0"/>
              <w:marTop w:val="0"/>
              <w:marBottom w:val="0"/>
              <w:divBdr>
                <w:top w:val="none" w:sz="0" w:space="0" w:color="auto"/>
                <w:left w:val="none" w:sz="0" w:space="0" w:color="auto"/>
                <w:bottom w:val="none" w:sz="0" w:space="0" w:color="auto"/>
                <w:right w:val="none" w:sz="0" w:space="0" w:color="auto"/>
              </w:divBdr>
            </w:div>
            <w:div w:id="526986135">
              <w:marLeft w:val="0"/>
              <w:marRight w:val="0"/>
              <w:marTop w:val="0"/>
              <w:marBottom w:val="0"/>
              <w:divBdr>
                <w:top w:val="none" w:sz="0" w:space="0" w:color="auto"/>
                <w:left w:val="none" w:sz="0" w:space="0" w:color="auto"/>
                <w:bottom w:val="none" w:sz="0" w:space="0" w:color="auto"/>
                <w:right w:val="none" w:sz="0" w:space="0" w:color="auto"/>
              </w:divBdr>
            </w:div>
            <w:div w:id="1611206353">
              <w:marLeft w:val="0"/>
              <w:marRight w:val="0"/>
              <w:marTop w:val="0"/>
              <w:marBottom w:val="0"/>
              <w:divBdr>
                <w:top w:val="none" w:sz="0" w:space="0" w:color="auto"/>
                <w:left w:val="none" w:sz="0" w:space="0" w:color="auto"/>
                <w:bottom w:val="none" w:sz="0" w:space="0" w:color="auto"/>
                <w:right w:val="none" w:sz="0" w:space="0" w:color="auto"/>
              </w:divBdr>
            </w:div>
            <w:div w:id="1794639601">
              <w:marLeft w:val="0"/>
              <w:marRight w:val="0"/>
              <w:marTop w:val="0"/>
              <w:marBottom w:val="0"/>
              <w:divBdr>
                <w:top w:val="none" w:sz="0" w:space="0" w:color="auto"/>
                <w:left w:val="none" w:sz="0" w:space="0" w:color="auto"/>
                <w:bottom w:val="none" w:sz="0" w:space="0" w:color="auto"/>
                <w:right w:val="none" w:sz="0" w:space="0" w:color="auto"/>
              </w:divBdr>
            </w:div>
            <w:div w:id="1132402294">
              <w:marLeft w:val="0"/>
              <w:marRight w:val="0"/>
              <w:marTop w:val="0"/>
              <w:marBottom w:val="0"/>
              <w:divBdr>
                <w:top w:val="none" w:sz="0" w:space="0" w:color="auto"/>
                <w:left w:val="none" w:sz="0" w:space="0" w:color="auto"/>
                <w:bottom w:val="none" w:sz="0" w:space="0" w:color="auto"/>
                <w:right w:val="none" w:sz="0" w:space="0" w:color="auto"/>
              </w:divBdr>
            </w:div>
            <w:div w:id="1116944443">
              <w:marLeft w:val="0"/>
              <w:marRight w:val="0"/>
              <w:marTop w:val="0"/>
              <w:marBottom w:val="0"/>
              <w:divBdr>
                <w:top w:val="none" w:sz="0" w:space="0" w:color="auto"/>
                <w:left w:val="none" w:sz="0" w:space="0" w:color="auto"/>
                <w:bottom w:val="none" w:sz="0" w:space="0" w:color="auto"/>
                <w:right w:val="none" w:sz="0" w:space="0" w:color="auto"/>
              </w:divBdr>
            </w:div>
            <w:div w:id="1426415804">
              <w:marLeft w:val="0"/>
              <w:marRight w:val="0"/>
              <w:marTop w:val="0"/>
              <w:marBottom w:val="0"/>
              <w:divBdr>
                <w:top w:val="none" w:sz="0" w:space="0" w:color="auto"/>
                <w:left w:val="none" w:sz="0" w:space="0" w:color="auto"/>
                <w:bottom w:val="none" w:sz="0" w:space="0" w:color="auto"/>
                <w:right w:val="none" w:sz="0" w:space="0" w:color="auto"/>
              </w:divBdr>
            </w:div>
            <w:div w:id="946352182">
              <w:marLeft w:val="0"/>
              <w:marRight w:val="0"/>
              <w:marTop w:val="0"/>
              <w:marBottom w:val="0"/>
              <w:divBdr>
                <w:top w:val="none" w:sz="0" w:space="0" w:color="auto"/>
                <w:left w:val="none" w:sz="0" w:space="0" w:color="auto"/>
                <w:bottom w:val="none" w:sz="0" w:space="0" w:color="auto"/>
                <w:right w:val="none" w:sz="0" w:space="0" w:color="auto"/>
              </w:divBdr>
            </w:div>
            <w:div w:id="369065514">
              <w:marLeft w:val="0"/>
              <w:marRight w:val="0"/>
              <w:marTop w:val="0"/>
              <w:marBottom w:val="0"/>
              <w:divBdr>
                <w:top w:val="none" w:sz="0" w:space="0" w:color="auto"/>
                <w:left w:val="none" w:sz="0" w:space="0" w:color="auto"/>
                <w:bottom w:val="none" w:sz="0" w:space="0" w:color="auto"/>
                <w:right w:val="none" w:sz="0" w:space="0" w:color="auto"/>
              </w:divBdr>
            </w:div>
            <w:div w:id="888343267">
              <w:marLeft w:val="0"/>
              <w:marRight w:val="0"/>
              <w:marTop w:val="0"/>
              <w:marBottom w:val="0"/>
              <w:divBdr>
                <w:top w:val="none" w:sz="0" w:space="0" w:color="auto"/>
                <w:left w:val="none" w:sz="0" w:space="0" w:color="auto"/>
                <w:bottom w:val="none" w:sz="0" w:space="0" w:color="auto"/>
                <w:right w:val="none" w:sz="0" w:space="0" w:color="auto"/>
              </w:divBdr>
            </w:div>
            <w:div w:id="1068070081">
              <w:marLeft w:val="0"/>
              <w:marRight w:val="0"/>
              <w:marTop w:val="0"/>
              <w:marBottom w:val="0"/>
              <w:divBdr>
                <w:top w:val="none" w:sz="0" w:space="0" w:color="auto"/>
                <w:left w:val="none" w:sz="0" w:space="0" w:color="auto"/>
                <w:bottom w:val="none" w:sz="0" w:space="0" w:color="auto"/>
                <w:right w:val="none" w:sz="0" w:space="0" w:color="auto"/>
              </w:divBdr>
            </w:div>
            <w:div w:id="1204904021">
              <w:marLeft w:val="0"/>
              <w:marRight w:val="0"/>
              <w:marTop w:val="0"/>
              <w:marBottom w:val="0"/>
              <w:divBdr>
                <w:top w:val="none" w:sz="0" w:space="0" w:color="auto"/>
                <w:left w:val="none" w:sz="0" w:space="0" w:color="auto"/>
                <w:bottom w:val="none" w:sz="0" w:space="0" w:color="auto"/>
                <w:right w:val="none" w:sz="0" w:space="0" w:color="auto"/>
              </w:divBdr>
            </w:div>
            <w:div w:id="1097335972">
              <w:marLeft w:val="0"/>
              <w:marRight w:val="0"/>
              <w:marTop w:val="0"/>
              <w:marBottom w:val="0"/>
              <w:divBdr>
                <w:top w:val="none" w:sz="0" w:space="0" w:color="auto"/>
                <w:left w:val="none" w:sz="0" w:space="0" w:color="auto"/>
                <w:bottom w:val="none" w:sz="0" w:space="0" w:color="auto"/>
                <w:right w:val="none" w:sz="0" w:space="0" w:color="auto"/>
              </w:divBdr>
            </w:div>
            <w:div w:id="585723755">
              <w:marLeft w:val="0"/>
              <w:marRight w:val="0"/>
              <w:marTop w:val="0"/>
              <w:marBottom w:val="0"/>
              <w:divBdr>
                <w:top w:val="none" w:sz="0" w:space="0" w:color="auto"/>
                <w:left w:val="none" w:sz="0" w:space="0" w:color="auto"/>
                <w:bottom w:val="none" w:sz="0" w:space="0" w:color="auto"/>
                <w:right w:val="none" w:sz="0" w:space="0" w:color="auto"/>
              </w:divBdr>
            </w:div>
            <w:div w:id="175119589">
              <w:marLeft w:val="0"/>
              <w:marRight w:val="0"/>
              <w:marTop w:val="0"/>
              <w:marBottom w:val="0"/>
              <w:divBdr>
                <w:top w:val="none" w:sz="0" w:space="0" w:color="auto"/>
                <w:left w:val="none" w:sz="0" w:space="0" w:color="auto"/>
                <w:bottom w:val="none" w:sz="0" w:space="0" w:color="auto"/>
                <w:right w:val="none" w:sz="0" w:space="0" w:color="auto"/>
              </w:divBdr>
            </w:div>
            <w:div w:id="486484907">
              <w:marLeft w:val="0"/>
              <w:marRight w:val="0"/>
              <w:marTop w:val="0"/>
              <w:marBottom w:val="0"/>
              <w:divBdr>
                <w:top w:val="none" w:sz="0" w:space="0" w:color="auto"/>
                <w:left w:val="none" w:sz="0" w:space="0" w:color="auto"/>
                <w:bottom w:val="none" w:sz="0" w:space="0" w:color="auto"/>
                <w:right w:val="none" w:sz="0" w:space="0" w:color="auto"/>
              </w:divBdr>
            </w:div>
            <w:div w:id="1598321387">
              <w:marLeft w:val="0"/>
              <w:marRight w:val="0"/>
              <w:marTop w:val="0"/>
              <w:marBottom w:val="0"/>
              <w:divBdr>
                <w:top w:val="none" w:sz="0" w:space="0" w:color="auto"/>
                <w:left w:val="none" w:sz="0" w:space="0" w:color="auto"/>
                <w:bottom w:val="none" w:sz="0" w:space="0" w:color="auto"/>
                <w:right w:val="none" w:sz="0" w:space="0" w:color="auto"/>
              </w:divBdr>
            </w:div>
            <w:div w:id="1118527003">
              <w:marLeft w:val="0"/>
              <w:marRight w:val="0"/>
              <w:marTop w:val="0"/>
              <w:marBottom w:val="0"/>
              <w:divBdr>
                <w:top w:val="none" w:sz="0" w:space="0" w:color="auto"/>
                <w:left w:val="none" w:sz="0" w:space="0" w:color="auto"/>
                <w:bottom w:val="none" w:sz="0" w:space="0" w:color="auto"/>
                <w:right w:val="none" w:sz="0" w:space="0" w:color="auto"/>
              </w:divBdr>
            </w:div>
            <w:div w:id="1630670716">
              <w:marLeft w:val="0"/>
              <w:marRight w:val="0"/>
              <w:marTop w:val="0"/>
              <w:marBottom w:val="0"/>
              <w:divBdr>
                <w:top w:val="none" w:sz="0" w:space="0" w:color="auto"/>
                <w:left w:val="none" w:sz="0" w:space="0" w:color="auto"/>
                <w:bottom w:val="none" w:sz="0" w:space="0" w:color="auto"/>
                <w:right w:val="none" w:sz="0" w:space="0" w:color="auto"/>
              </w:divBdr>
            </w:div>
            <w:div w:id="350495781">
              <w:marLeft w:val="0"/>
              <w:marRight w:val="0"/>
              <w:marTop w:val="0"/>
              <w:marBottom w:val="0"/>
              <w:divBdr>
                <w:top w:val="none" w:sz="0" w:space="0" w:color="auto"/>
                <w:left w:val="none" w:sz="0" w:space="0" w:color="auto"/>
                <w:bottom w:val="none" w:sz="0" w:space="0" w:color="auto"/>
                <w:right w:val="none" w:sz="0" w:space="0" w:color="auto"/>
              </w:divBdr>
            </w:div>
            <w:div w:id="821190713">
              <w:marLeft w:val="0"/>
              <w:marRight w:val="0"/>
              <w:marTop w:val="0"/>
              <w:marBottom w:val="0"/>
              <w:divBdr>
                <w:top w:val="none" w:sz="0" w:space="0" w:color="auto"/>
                <w:left w:val="none" w:sz="0" w:space="0" w:color="auto"/>
                <w:bottom w:val="none" w:sz="0" w:space="0" w:color="auto"/>
                <w:right w:val="none" w:sz="0" w:space="0" w:color="auto"/>
              </w:divBdr>
            </w:div>
            <w:div w:id="2111463426">
              <w:marLeft w:val="0"/>
              <w:marRight w:val="0"/>
              <w:marTop w:val="0"/>
              <w:marBottom w:val="0"/>
              <w:divBdr>
                <w:top w:val="none" w:sz="0" w:space="0" w:color="auto"/>
                <w:left w:val="none" w:sz="0" w:space="0" w:color="auto"/>
                <w:bottom w:val="none" w:sz="0" w:space="0" w:color="auto"/>
                <w:right w:val="none" w:sz="0" w:space="0" w:color="auto"/>
              </w:divBdr>
            </w:div>
            <w:div w:id="1338385982">
              <w:marLeft w:val="0"/>
              <w:marRight w:val="0"/>
              <w:marTop w:val="0"/>
              <w:marBottom w:val="0"/>
              <w:divBdr>
                <w:top w:val="none" w:sz="0" w:space="0" w:color="auto"/>
                <w:left w:val="none" w:sz="0" w:space="0" w:color="auto"/>
                <w:bottom w:val="none" w:sz="0" w:space="0" w:color="auto"/>
                <w:right w:val="none" w:sz="0" w:space="0" w:color="auto"/>
              </w:divBdr>
            </w:div>
            <w:div w:id="549344255">
              <w:marLeft w:val="0"/>
              <w:marRight w:val="0"/>
              <w:marTop w:val="0"/>
              <w:marBottom w:val="0"/>
              <w:divBdr>
                <w:top w:val="none" w:sz="0" w:space="0" w:color="auto"/>
                <w:left w:val="none" w:sz="0" w:space="0" w:color="auto"/>
                <w:bottom w:val="none" w:sz="0" w:space="0" w:color="auto"/>
                <w:right w:val="none" w:sz="0" w:space="0" w:color="auto"/>
              </w:divBdr>
            </w:div>
            <w:div w:id="1992633907">
              <w:marLeft w:val="0"/>
              <w:marRight w:val="0"/>
              <w:marTop w:val="0"/>
              <w:marBottom w:val="0"/>
              <w:divBdr>
                <w:top w:val="none" w:sz="0" w:space="0" w:color="auto"/>
                <w:left w:val="none" w:sz="0" w:space="0" w:color="auto"/>
                <w:bottom w:val="none" w:sz="0" w:space="0" w:color="auto"/>
                <w:right w:val="none" w:sz="0" w:space="0" w:color="auto"/>
              </w:divBdr>
            </w:div>
            <w:div w:id="1609507627">
              <w:marLeft w:val="0"/>
              <w:marRight w:val="0"/>
              <w:marTop w:val="0"/>
              <w:marBottom w:val="0"/>
              <w:divBdr>
                <w:top w:val="none" w:sz="0" w:space="0" w:color="auto"/>
                <w:left w:val="none" w:sz="0" w:space="0" w:color="auto"/>
                <w:bottom w:val="none" w:sz="0" w:space="0" w:color="auto"/>
                <w:right w:val="none" w:sz="0" w:space="0" w:color="auto"/>
              </w:divBdr>
            </w:div>
            <w:div w:id="1135415869">
              <w:marLeft w:val="0"/>
              <w:marRight w:val="0"/>
              <w:marTop w:val="0"/>
              <w:marBottom w:val="0"/>
              <w:divBdr>
                <w:top w:val="none" w:sz="0" w:space="0" w:color="auto"/>
                <w:left w:val="none" w:sz="0" w:space="0" w:color="auto"/>
                <w:bottom w:val="none" w:sz="0" w:space="0" w:color="auto"/>
                <w:right w:val="none" w:sz="0" w:space="0" w:color="auto"/>
              </w:divBdr>
            </w:div>
            <w:div w:id="795215404">
              <w:marLeft w:val="0"/>
              <w:marRight w:val="0"/>
              <w:marTop w:val="0"/>
              <w:marBottom w:val="0"/>
              <w:divBdr>
                <w:top w:val="none" w:sz="0" w:space="0" w:color="auto"/>
                <w:left w:val="none" w:sz="0" w:space="0" w:color="auto"/>
                <w:bottom w:val="none" w:sz="0" w:space="0" w:color="auto"/>
                <w:right w:val="none" w:sz="0" w:space="0" w:color="auto"/>
              </w:divBdr>
            </w:div>
            <w:div w:id="1507012906">
              <w:marLeft w:val="0"/>
              <w:marRight w:val="0"/>
              <w:marTop w:val="0"/>
              <w:marBottom w:val="0"/>
              <w:divBdr>
                <w:top w:val="none" w:sz="0" w:space="0" w:color="auto"/>
                <w:left w:val="none" w:sz="0" w:space="0" w:color="auto"/>
                <w:bottom w:val="none" w:sz="0" w:space="0" w:color="auto"/>
                <w:right w:val="none" w:sz="0" w:space="0" w:color="auto"/>
              </w:divBdr>
            </w:div>
            <w:div w:id="538933276">
              <w:marLeft w:val="0"/>
              <w:marRight w:val="0"/>
              <w:marTop w:val="0"/>
              <w:marBottom w:val="0"/>
              <w:divBdr>
                <w:top w:val="none" w:sz="0" w:space="0" w:color="auto"/>
                <w:left w:val="none" w:sz="0" w:space="0" w:color="auto"/>
                <w:bottom w:val="none" w:sz="0" w:space="0" w:color="auto"/>
                <w:right w:val="none" w:sz="0" w:space="0" w:color="auto"/>
              </w:divBdr>
            </w:div>
            <w:div w:id="2104374566">
              <w:marLeft w:val="0"/>
              <w:marRight w:val="0"/>
              <w:marTop w:val="0"/>
              <w:marBottom w:val="0"/>
              <w:divBdr>
                <w:top w:val="none" w:sz="0" w:space="0" w:color="auto"/>
                <w:left w:val="none" w:sz="0" w:space="0" w:color="auto"/>
                <w:bottom w:val="none" w:sz="0" w:space="0" w:color="auto"/>
                <w:right w:val="none" w:sz="0" w:space="0" w:color="auto"/>
              </w:divBdr>
            </w:div>
            <w:div w:id="219286952">
              <w:marLeft w:val="0"/>
              <w:marRight w:val="0"/>
              <w:marTop w:val="0"/>
              <w:marBottom w:val="0"/>
              <w:divBdr>
                <w:top w:val="none" w:sz="0" w:space="0" w:color="auto"/>
                <w:left w:val="none" w:sz="0" w:space="0" w:color="auto"/>
                <w:bottom w:val="none" w:sz="0" w:space="0" w:color="auto"/>
                <w:right w:val="none" w:sz="0" w:space="0" w:color="auto"/>
              </w:divBdr>
            </w:div>
            <w:div w:id="2146239465">
              <w:marLeft w:val="0"/>
              <w:marRight w:val="0"/>
              <w:marTop w:val="0"/>
              <w:marBottom w:val="0"/>
              <w:divBdr>
                <w:top w:val="none" w:sz="0" w:space="0" w:color="auto"/>
                <w:left w:val="none" w:sz="0" w:space="0" w:color="auto"/>
                <w:bottom w:val="none" w:sz="0" w:space="0" w:color="auto"/>
                <w:right w:val="none" w:sz="0" w:space="0" w:color="auto"/>
              </w:divBdr>
            </w:div>
            <w:div w:id="2016760886">
              <w:marLeft w:val="0"/>
              <w:marRight w:val="0"/>
              <w:marTop w:val="0"/>
              <w:marBottom w:val="0"/>
              <w:divBdr>
                <w:top w:val="none" w:sz="0" w:space="0" w:color="auto"/>
                <w:left w:val="none" w:sz="0" w:space="0" w:color="auto"/>
                <w:bottom w:val="none" w:sz="0" w:space="0" w:color="auto"/>
                <w:right w:val="none" w:sz="0" w:space="0" w:color="auto"/>
              </w:divBdr>
            </w:div>
            <w:div w:id="904142966">
              <w:marLeft w:val="0"/>
              <w:marRight w:val="0"/>
              <w:marTop w:val="0"/>
              <w:marBottom w:val="0"/>
              <w:divBdr>
                <w:top w:val="none" w:sz="0" w:space="0" w:color="auto"/>
                <w:left w:val="none" w:sz="0" w:space="0" w:color="auto"/>
                <w:bottom w:val="none" w:sz="0" w:space="0" w:color="auto"/>
                <w:right w:val="none" w:sz="0" w:space="0" w:color="auto"/>
              </w:divBdr>
            </w:div>
            <w:div w:id="1413355122">
              <w:marLeft w:val="0"/>
              <w:marRight w:val="0"/>
              <w:marTop w:val="0"/>
              <w:marBottom w:val="0"/>
              <w:divBdr>
                <w:top w:val="none" w:sz="0" w:space="0" w:color="auto"/>
                <w:left w:val="none" w:sz="0" w:space="0" w:color="auto"/>
                <w:bottom w:val="none" w:sz="0" w:space="0" w:color="auto"/>
                <w:right w:val="none" w:sz="0" w:space="0" w:color="auto"/>
              </w:divBdr>
            </w:div>
            <w:div w:id="388311285">
              <w:marLeft w:val="0"/>
              <w:marRight w:val="0"/>
              <w:marTop w:val="0"/>
              <w:marBottom w:val="0"/>
              <w:divBdr>
                <w:top w:val="none" w:sz="0" w:space="0" w:color="auto"/>
                <w:left w:val="none" w:sz="0" w:space="0" w:color="auto"/>
                <w:bottom w:val="none" w:sz="0" w:space="0" w:color="auto"/>
                <w:right w:val="none" w:sz="0" w:space="0" w:color="auto"/>
              </w:divBdr>
            </w:div>
            <w:div w:id="1529684039">
              <w:marLeft w:val="0"/>
              <w:marRight w:val="0"/>
              <w:marTop w:val="0"/>
              <w:marBottom w:val="0"/>
              <w:divBdr>
                <w:top w:val="none" w:sz="0" w:space="0" w:color="auto"/>
                <w:left w:val="none" w:sz="0" w:space="0" w:color="auto"/>
                <w:bottom w:val="none" w:sz="0" w:space="0" w:color="auto"/>
                <w:right w:val="none" w:sz="0" w:space="0" w:color="auto"/>
              </w:divBdr>
            </w:div>
            <w:div w:id="1261765930">
              <w:marLeft w:val="0"/>
              <w:marRight w:val="0"/>
              <w:marTop w:val="0"/>
              <w:marBottom w:val="0"/>
              <w:divBdr>
                <w:top w:val="none" w:sz="0" w:space="0" w:color="auto"/>
                <w:left w:val="none" w:sz="0" w:space="0" w:color="auto"/>
                <w:bottom w:val="none" w:sz="0" w:space="0" w:color="auto"/>
                <w:right w:val="none" w:sz="0" w:space="0" w:color="auto"/>
              </w:divBdr>
            </w:div>
            <w:div w:id="341130562">
              <w:marLeft w:val="0"/>
              <w:marRight w:val="0"/>
              <w:marTop w:val="0"/>
              <w:marBottom w:val="0"/>
              <w:divBdr>
                <w:top w:val="none" w:sz="0" w:space="0" w:color="auto"/>
                <w:left w:val="none" w:sz="0" w:space="0" w:color="auto"/>
                <w:bottom w:val="none" w:sz="0" w:space="0" w:color="auto"/>
                <w:right w:val="none" w:sz="0" w:space="0" w:color="auto"/>
              </w:divBdr>
            </w:div>
            <w:div w:id="623578613">
              <w:marLeft w:val="0"/>
              <w:marRight w:val="0"/>
              <w:marTop w:val="0"/>
              <w:marBottom w:val="0"/>
              <w:divBdr>
                <w:top w:val="none" w:sz="0" w:space="0" w:color="auto"/>
                <w:left w:val="none" w:sz="0" w:space="0" w:color="auto"/>
                <w:bottom w:val="none" w:sz="0" w:space="0" w:color="auto"/>
                <w:right w:val="none" w:sz="0" w:space="0" w:color="auto"/>
              </w:divBdr>
            </w:div>
            <w:div w:id="1888032306">
              <w:marLeft w:val="0"/>
              <w:marRight w:val="0"/>
              <w:marTop w:val="0"/>
              <w:marBottom w:val="0"/>
              <w:divBdr>
                <w:top w:val="none" w:sz="0" w:space="0" w:color="auto"/>
                <w:left w:val="none" w:sz="0" w:space="0" w:color="auto"/>
                <w:bottom w:val="none" w:sz="0" w:space="0" w:color="auto"/>
                <w:right w:val="none" w:sz="0" w:space="0" w:color="auto"/>
              </w:divBdr>
            </w:div>
            <w:div w:id="462698352">
              <w:marLeft w:val="0"/>
              <w:marRight w:val="0"/>
              <w:marTop w:val="0"/>
              <w:marBottom w:val="0"/>
              <w:divBdr>
                <w:top w:val="none" w:sz="0" w:space="0" w:color="auto"/>
                <w:left w:val="none" w:sz="0" w:space="0" w:color="auto"/>
                <w:bottom w:val="none" w:sz="0" w:space="0" w:color="auto"/>
                <w:right w:val="none" w:sz="0" w:space="0" w:color="auto"/>
              </w:divBdr>
            </w:div>
            <w:div w:id="1430736660">
              <w:marLeft w:val="0"/>
              <w:marRight w:val="0"/>
              <w:marTop w:val="0"/>
              <w:marBottom w:val="0"/>
              <w:divBdr>
                <w:top w:val="none" w:sz="0" w:space="0" w:color="auto"/>
                <w:left w:val="none" w:sz="0" w:space="0" w:color="auto"/>
                <w:bottom w:val="none" w:sz="0" w:space="0" w:color="auto"/>
                <w:right w:val="none" w:sz="0" w:space="0" w:color="auto"/>
              </w:divBdr>
            </w:div>
            <w:div w:id="1360400579">
              <w:marLeft w:val="0"/>
              <w:marRight w:val="0"/>
              <w:marTop w:val="0"/>
              <w:marBottom w:val="0"/>
              <w:divBdr>
                <w:top w:val="none" w:sz="0" w:space="0" w:color="auto"/>
                <w:left w:val="none" w:sz="0" w:space="0" w:color="auto"/>
                <w:bottom w:val="none" w:sz="0" w:space="0" w:color="auto"/>
                <w:right w:val="none" w:sz="0" w:space="0" w:color="auto"/>
              </w:divBdr>
            </w:div>
            <w:div w:id="148833383">
              <w:marLeft w:val="0"/>
              <w:marRight w:val="0"/>
              <w:marTop w:val="0"/>
              <w:marBottom w:val="0"/>
              <w:divBdr>
                <w:top w:val="none" w:sz="0" w:space="0" w:color="auto"/>
                <w:left w:val="none" w:sz="0" w:space="0" w:color="auto"/>
                <w:bottom w:val="none" w:sz="0" w:space="0" w:color="auto"/>
                <w:right w:val="none" w:sz="0" w:space="0" w:color="auto"/>
              </w:divBdr>
            </w:div>
            <w:div w:id="1521553891">
              <w:marLeft w:val="0"/>
              <w:marRight w:val="0"/>
              <w:marTop w:val="0"/>
              <w:marBottom w:val="0"/>
              <w:divBdr>
                <w:top w:val="none" w:sz="0" w:space="0" w:color="auto"/>
                <w:left w:val="none" w:sz="0" w:space="0" w:color="auto"/>
                <w:bottom w:val="none" w:sz="0" w:space="0" w:color="auto"/>
                <w:right w:val="none" w:sz="0" w:space="0" w:color="auto"/>
              </w:divBdr>
            </w:div>
            <w:div w:id="1084493266">
              <w:marLeft w:val="0"/>
              <w:marRight w:val="0"/>
              <w:marTop w:val="0"/>
              <w:marBottom w:val="0"/>
              <w:divBdr>
                <w:top w:val="none" w:sz="0" w:space="0" w:color="auto"/>
                <w:left w:val="none" w:sz="0" w:space="0" w:color="auto"/>
                <w:bottom w:val="none" w:sz="0" w:space="0" w:color="auto"/>
                <w:right w:val="none" w:sz="0" w:space="0" w:color="auto"/>
              </w:divBdr>
            </w:div>
            <w:div w:id="949513286">
              <w:marLeft w:val="0"/>
              <w:marRight w:val="0"/>
              <w:marTop w:val="0"/>
              <w:marBottom w:val="0"/>
              <w:divBdr>
                <w:top w:val="none" w:sz="0" w:space="0" w:color="auto"/>
                <w:left w:val="none" w:sz="0" w:space="0" w:color="auto"/>
                <w:bottom w:val="none" w:sz="0" w:space="0" w:color="auto"/>
                <w:right w:val="none" w:sz="0" w:space="0" w:color="auto"/>
              </w:divBdr>
            </w:div>
            <w:div w:id="1590697663">
              <w:marLeft w:val="0"/>
              <w:marRight w:val="0"/>
              <w:marTop w:val="0"/>
              <w:marBottom w:val="0"/>
              <w:divBdr>
                <w:top w:val="none" w:sz="0" w:space="0" w:color="auto"/>
                <w:left w:val="none" w:sz="0" w:space="0" w:color="auto"/>
                <w:bottom w:val="none" w:sz="0" w:space="0" w:color="auto"/>
                <w:right w:val="none" w:sz="0" w:space="0" w:color="auto"/>
              </w:divBdr>
            </w:div>
            <w:div w:id="447701348">
              <w:marLeft w:val="0"/>
              <w:marRight w:val="0"/>
              <w:marTop w:val="0"/>
              <w:marBottom w:val="0"/>
              <w:divBdr>
                <w:top w:val="none" w:sz="0" w:space="0" w:color="auto"/>
                <w:left w:val="none" w:sz="0" w:space="0" w:color="auto"/>
                <w:bottom w:val="none" w:sz="0" w:space="0" w:color="auto"/>
                <w:right w:val="none" w:sz="0" w:space="0" w:color="auto"/>
              </w:divBdr>
            </w:div>
            <w:div w:id="1849825446">
              <w:marLeft w:val="0"/>
              <w:marRight w:val="0"/>
              <w:marTop w:val="0"/>
              <w:marBottom w:val="0"/>
              <w:divBdr>
                <w:top w:val="none" w:sz="0" w:space="0" w:color="auto"/>
                <w:left w:val="none" w:sz="0" w:space="0" w:color="auto"/>
                <w:bottom w:val="none" w:sz="0" w:space="0" w:color="auto"/>
                <w:right w:val="none" w:sz="0" w:space="0" w:color="auto"/>
              </w:divBdr>
            </w:div>
            <w:div w:id="807672958">
              <w:marLeft w:val="0"/>
              <w:marRight w:val="0"/>
              <w:marTop w:val="0"/>
              <w:marBottom w:val="0"/>
              <w:divBdr>
                <w:top w:val="none" w:sz="0" w:space="0" w:color="auto"/>
                <w:left w:val="none" w:sz="0" w:space="0" w:color="auto"/>
                <w:bottom w:val="none" w:sz="0" w:space="0" w:color="auto"/>
                <w:right w:val="none" w:sz="0" w:space="0" w:color="auto"/>
              </w:divBdr>
            </w:div>
            <w:div w:id="273752112">
              <w:marLeft w:val="0"/>
              <w:marRight w:val="0"/>
              <w:marTop w:val="0"/>
              <w:marBottom w:val="0"/>
              <w:divBdr>
                <w:top w:val="none" w:sz="0" w:space="0" w:color="auto"/>
                <w:left w:val="none" w:sz="0" w:space="0" w:color="auto"/>
                <w:bottom w:val="none" w:sz="0" w:space="0" w:color="auto"/>
                <w:right w:val="none" w:sz="0" w:space="0" w:color="auto"/>
              </w:divBdr>
            </w:div>
            <w:div w:id="1633900348">
              <w:marLeft w:val="0"/>
              <w:marRight w:val="0"/>
              <w:marTop w:val="0"/>
              <w:marBottom w:val="0"/>
              <w:divBdr>
                <w:top w:val="none" w:sz="0" w:space="0" w:color="auto"/>
                <w:left w:val="none" w:sz="0" w:space="0" w:color="auto"/>
                <w:bottom w:val="none" w:sz="0" w:space="0" w:color="auto"/>
                <w:right w:val="none" w:sz="0" w:space="0" w:color="auto"/>
              </w:divBdr>
            </w:div>
            <w:div w:id="732849741">
              <w:marLeft w:val="0"/>
              <w:marRight w:val="0"/>
              <w:marTop w:val="0"/>
              <w:marBottom w:val="0"/>
              <w:divBdr>
                <w:top w:val="none" w:sz="0" w:space="0" w:color="auto"/>
                <w:left w:val="none" w:sz="0" w:space="0" w:color="auto"/>
                <w:bottom w:val="none" w:sz="0" w:space="0" w:color="auto"/>
                <w:right w:val="none" w:sz="0" w:space="0" w:color="auto"/>
              </w:divBdr>
            </w:div>
            <w:div w:id="883371367">
              <w:marLeft w:val="0"/>
              <w:marRight w:val="0"/>
              <w:marTop w:val="0"/>
              <w:marBottom w:val="0"/>
              <w:divBdr>
                <w:top w:val="none" w:sz="0" w:space="0" w:color="auto"/>
                <w:left w:val="none" w:sz="0" w:space="0" w:color="auto"/>
                <w:bottom w:val="none" w:sz="0" w:space="0" w:color="auto"/>
                <w:right w:val="none" w:sz="0" w:space="0" w:color="auto"/>
              </w:divBdr>
            </w:div>
            <w:div w:id="1885870877">
              <w:marLeft w:val="0"/>
              <w:marRight w:val="0"/>
              <w:marTop w:val="0"/>
              <w:marBottom w:val="0"/>
              <w:divBdr>
                <w:top w:val="none" w:sz="0" w:space="0" w:color="auto"/>
                <w:left w:val="none" w:sz="0" w:space="0" w:color="auto"/>
                <w:bottom w:val="none" w:sz="0" w:space="0" w:color="auto"/>
                <w:right w:val="none" w:sz="0" w:space="0" w:color="auto"/>
              </w:divBdr>
            </w:div>
            <w:div w:id="791636353">
              <w:marLeft w:val="0"/>
              <w:marRight w:val="0"/>
              <w:marTop w:val="0"/>
              <w:marBottom w:val="0"/>
              <w:divBdr>
                <w:top w:val="none" w:sz="0" w:space="0" w:color="auto"/>
                <w:left w:val="none" w:sz="0" w:space="0" w:color="auto"/>
                <w:bottom w:val="none" w:sz="0" w:space="0" w:color="auto"/>
                <w:right w:val="none" w:sz="0" w:space="0" w:color="auto"/>
              </w:divBdr>
            </w:div>
            <w:div w:id="321929583">
              <w:marLeft w:val="0"/>
              <w:marRight w:val="0"/>
              <w:marTop w:val="0"/>
              <w:marBottom w:val="0"/>
              <w:divBdr>
                <w:top w:val="none" w:sz="0" w:space="0" w:color="auto"/>
                <w:left w:val="none" w:sz="0" w:space="0" w:color="auto"/>
                <w:bottom w:val="none" w:sz="0" w:space="0" w:color="auto"/>
                <w:right w:val="none" w:sz="0" w:space="0" w:color="auto"/>
              </w:divBdr>
            </w:div>
            <w:div w:id="1596865302">
              <w:marLeft w:val="0"/>
              <w:marRight w:val="0"/>
              <w:marTop w:val="0"/>
              <w:marBottom w:val="0"/>
              <w:divBdr>
                <w:top w:val="none" w:sz="0" w:space="0" w:color="auto"/>
                <w:left w:val="none" w:sz="0" w:space="0" w:color="auto"/>
                <w:bottom w:val="none" w:sz="0" w:space="0" w:color="auto"/>
                <w:right w:val="none" w:sz="0" w:space="0" w:color="auto"/>
              </w:divBdr>
            </w:div>
            <w:div w:id="1510826877">
              <w:marLeft w:val="0"/>
              <w:marRight w:val="0"/>
              <w:marTop w:val="0"/>
              <w:marBottom w:val="0"/>
              <w:divBdr>
                <w:top w:val="none" w:sz="0" w:space="0" w:color="auto"/>
                <w:left w:val="none" w:sz="0" w:space="0" w:color="auto"/>
                <w:bottom w:val="none" w:sz="0" w:space="0" w:color="auto"/>
                <w:right w:val="none" w:sz="0" w:space="0" w:color="auto"/>
              </w:divBdr>
            </w:div>
            <w:div w:id="1225414100">
              <w:marLeft w:val="0"/>
              <w:marRight w:val="0"/>
              <w:marTop w:val="0"/>
              <w:marBottom w:val="0"/>
              <w:divBdr>
                <w:top w:val="none" w:sz="0" w:space="0" w:color="auto"/>
                <w:left w:val="none" w:sz="0" w:space="0" w:color="auto"/>
                <w:bottom w:val="none" w:sz="0" w:space="0" w:color="auto"/>
                <w:right w:val="none" w:sz="0" w:space="0" w:color="auto"/>
              </w:divBdr>
            </w:div>
            <w:div w:id="1415661776">
              <w:marLeft w:val="0"/>
              <w:marRight w:val="0"/>
              <w:marTop w:val="0"/>
              <w:marBottom w:val="0"/>
              <w:divBdr>
                <w:top w:val="none" w:sz="0" w:space="0" w:color="auto"/>
                <w:left w:val="none" w:sz="0" w:space="0" w:color="auto"/>
                <w:bottom w:val="none" w:sz="0" w:space="0" w:color="auto"/>
                <w:right w:val="none" w:sz="0" w:space="0" w:color="auto"/>
              </w:divBdr>
            </w:div>
            <w:div w:id="1906379349">
              <w:marLeft w:val="0"/>
              <w:marRight w:val="0"/>
              <w:marTop w:val="0"/>
              <w:marBottom w:val="0"/>
              <w:divBdr>
                <w:top w:val="none" w:sz="0" w:space="0" w:color="auto"/>
                <w:left w:val="none" w:sz="0" w:space="0" w:color="auto"/>
                <w:bottom w:val="none" w:sz="0" w:space="0" w:color="auto"/>
                <w:right w:val="none" w:sz="0" w:space="0" w:color="auto"/>
              </w:divBdr>
            </w:div>
            <w:div w:id="1520706076">
              <w:marLeft w:val="0"/>
              <w:marRight w:val="0"/>
              <w:marTop w:val="0"/>
              <w:marBottom w:val="0"/>
              <w:divBdr>
                <w:top w:val="none" w:sz="0" w:space="0" w:color="auto"/>
                <w:left w:val="none" w:sz="0" w:space="0" w:color="auto"/>
                <w:bottom w:val="none" w:sz="0" w:space="0" w:color="auto"/>
                <w:right w:val="none" w:sz="0" w:space="0" w:color="auto"/>
              </w:divBdr>
            </w:div>
            <w:div w:id="265044972">
              <w:marLeft w:val="0"/>
              <w:marRight w:val="0"/>
              <w:marTop w:val="0"/>
              <w:marBottom w:val="0"/>
              <w:divBdr>
                <w:top w:val="none" w:sz="0" w:space="0" w:color="auto"/>
                <w:left w:val="none" w:sz="0" w:space="0" w:color="auto"/>
                <w:bottom w:val="none" w:sz="0" w:space="0" w:color="auto"/>
                <w:right w:val="none" w:sz="0" w:space="0" w:color="auto"/>
              </w:divBdr>
            </w:div>
            <w:div w:id="1369331884">
              <w:marLeft w:val="0"/>
              <w:marRight w:val="0"/>
              <w:marTop w:val="0"/>
              <w:marBottom w:val="0"/>
              <w:divBdr>
                <w:top w:val="none" w:sz="0" w:space="0" w:color="auto"/>
                <w:left w:val="none" w:sz="0" w:space="0" w:color="auto"/>
                <w:bottom w:val="none" w:sz="0" w:space="0" w:color="auto"/>
                <w:right w:val="none" w:sz="0" w:space="0" w:color="auto"/>
              </w:divBdr>
            </w:div>
            <w:div w:id="1847280563">
              <w:marLeft w:val="0"/>
              <w:marRight w:val="0"/>
              <w:marTop w:val="0"/>
              <w:marBottom w:val="0"/>
              <w:divBdr>
                <w:top w:val="none" w:sz="0" w:space="0" w:color="auto"/>
                <w:left w:val="none" w:sz="0" w:space="0" w:color="auto"/>
                <w:bottom w:val="none" w:sz="0" w:space="0" w:color="auto"/>
                <w:right w:val="none" w:sz="0" w:space="0" w:color="auto"/>
              </w:divBdr>
            </w:div>
            <w:div w:id="1496148071">
              <w:marLeft w:val="0"/>
              <w:marRight w:val="0"/>
              <w:marTop w:val="0"/>
              <w:marBottom w:val="0"/>
              <w:divBdr>
                <w:top w:val="none" w:sz="0" w:space="0" w:color="auto"/>
                <w:left w:val="none" w:sz="0" w:space="0" w:color="auto"/>
                <w:bottom w:val="none" w:sz="0" w:space="0" w:color="auto"/>
                <w:right w:val="none" w:sz="0" w:space="0" w:color="auto"/>
              </w:divBdr>
            </w:div>
            <w:div w:id="1549144128">
              <w:marLeft w:val="0"/>
              <w:marRight w:val="0"/>
              <w:marTop w:val="0"/>
              <w:marBottom w:val="0"/>
              <w:divBdr>
                <w:top w:val="none" w:sz="0" w:space="0" w:color="auto"/>
                <w:left w:val="none" w:sz="0" w:space="0" w:color="auto"/>
                <w:bottom w:val="none" w:sz="0" w:space="0" w:color="auto"/>
                <w:right w:val="none" w:sz="0" w:space="0" w:color="auto"/>
              </w:divBdr>
            </w:div>
            <w:div w:id="1729763867">
              <w:marLeft w:val="0"/>
              <w:marRight w:val="0"/>
              <w:marTop w:val="0"/>
              <w:marBottom w:val="0"/>
              <w:divBdr>
                <w:top w:val="none" w:sz="0" w:space="0" w:color="auto"/>
                <w:left w:val="none" w:sz="0" w:space="0" w:color="auto"/>
                <w:bottom w:val="none" w:sz="0" w:space="0" w:color="auto"/>
                <w:right w:val="none" w:sz="0" w:space="0" w:color="auto"/>
              </w:divBdr>
            </w:div>
            <w:div w:id="173344263">
              <w:marLeft w:val="0"/>
              <w:marRight w:val="0"/>
              <w:marTop w:val="0"/>
              <w:marBottom w:val="0"/>
              <w:divBdr>
                <w:top w:val="none" w:sz="0" w:space="0" w:color="auto"/>
                <w:left w:val="none" w:sz="0" w:space="0" w:color="auto"/>
                <w:bottom w:val="none" w:sz="0" w:space="0" w:color="auto"/>
                <w:right w:val="none" w:sz="0" w:space="0" w:color="auto"/>
              </w:divBdr>
            </w:div>
            <w:div w:id="1304192044">
              <w:marLeft w:val="0"/>
              <w:marRight w:val="0"/>
              <w:marTop w:val="0"/>
              <w:marBottom w:val="0"/>
              <w:divBdr>
                <w:top w:val="none" w:sz="0" w:space="0" w:color="auto"/>
                <w:left w:val="none" w:sz="0" w:space="0" w:color="auto"/>
                <w:bottom w:val="none" w:sz="0" w:space="0" w:color="auto"/>
                <w:right w:val="none" w:sz="0" w:space="0" w:color="auto"/>
              </w:divBdr>
            </w:div>
            <w:div w:id="249118912">
              <w:marLeft w:val="0"/>
              <w:marRight w:val="0"/>
              <w:marTop w:val="0"/>
              <w:marBottom w:val="0"/>
              <w:divBdr>
                <w:top w:val="none" w:sz="0" w:space="0" w:color="auto"/>
                <w:left w:val="none" w:sz="0" w:space="0" w:color="auto"/>
                <w:bottom w:val="none" w:sz="0" w:space="0" w:color="auto"/>
                <w:right w:val="none" w:sz="0" w:space="0" w:color="auto"/>
              </w:divBdr>
            </w:div>
            <w:div w:id="796919561">
              <w:marLeft w:val="0"/>
              <w:marRight w:val="0"/>
              <w:marTop w:val="0"/>
              <w:marBottom w:val="0"/>
              <w:divBdr>
                <w:top w:val="none" w:sz="0" w:space="0" w:color="auto"/>
                <w:left w:val="none" w:sz="0" w:space="0" w:color="auto"/>
                <w:bottom w:val="none" w:sz="0" w:space="0" w:color="auto"/>
                <w:right w:val="none" w:sz="0" w:space="0" w:color="auto"/>
              </w:divBdr>
            </w:div>
            <w:div w:id="1995141447">
              <w:marLeft w:val="0"/>
              <w:marRight w:val="0"/>
              <w:marTop w:val="0"/>
              <w:marBottom w:val="0"/>
              <w:divBdr>
                <w:top w:val="none" w:sz="0" w:space="0" w:color="auto"/>
                <w:left w:val="none" w:sz="0" w:space="0" w:color="auto"/>
                <w:bottom w:val="none" w:sz="0" w:space="0" w:color="auto"/>
                <w:right w:val="none" w:sz="0" w:space="0" w:color="auto"/>
              </w:divBdr>
            </w:div>
            <w:div w:id="1311595715">
              <w:marLeft w:val="0"/>
              <w:marRight w:val="0"/>
              <w:marTop w:val="0"/>
              <w:marBottom w:val="0"/>
              <w:divBdr>
                <w:top w:val="none" w:sz="0" w:space="0" w:color="auto"/>
                <w:left w:val="none" w:sz="0" w:space="0" w:color="auto"/>
                <w:bottom w:val="none" w:sz="0" w:space="0" w:color="auto"/>
                <w:right w:val="none" w:sz="0" w:space="0" w:color="auto"/>
              </w:divBdr>
            </w:div>
            <w:div w:id="1492065667">
              <w:marLeft w:val="0"/>
              <w:marRight w:val="0"/>
              <w:marTop w:val="0"/>
              <w:marBottom w:val="0"/>
              <w:divBdr>
                <w:top w:val="none" w:sz="0" w:space="0" w:color="auto"/>
                <w:left w:val="none" w:sz="0" w:space="0" w:color="auto"/>
                <w:bottom w:val="none" w:sz="0" w:space="0" w:color="auto"/>
                <w:right w:val="none" w:sz="0" w:space="0" w:color="auto"/>
              </w:divBdr>
            </w:div>
            <w:div w:id="710687431">
              <w:marLeft w:val="0"/>
              <w:marRight w:val="0"/>
              <w:marTop w:val="0"/>
              <w:marBottom w:val="0"/>
              <w:divBdr>
                <w:top w:val="none" w:sz="0" w:space="0" w:color="auto"/>
                <w:left w:val="none" w:sz="0" w:space="0" w:color="auto"/>
                <w:bottom w:val="none" w:sz="0" w:space="0" w:color="auto"/>
                <w:right w:val="none" w:sz="0" w:space="0" w:color="auto"/>
              </w:divBdr>
            </w:div>
            <w:div w:id="262883146">
              <w:marLeft w:val="0"/>
              <w:marRight w:val="0"/>
              <w:marTop w:val="0"/>
              <w:marBottom w:val="0"/>
              <w:divBdr>
                <w:top w:val="none" w:sz="0" w:space="0" w:color="auto"/>
                <w:left w:val="none" w:sz="0" w:space="0" w:color="auto"/>
                <w:bottom w:val="none" w:sz="0" w:space="0" w:color="auto"/>
                <w:right w:val="none" w:sz="0" w:space="0" w:color="auto"/>
              </w:divBdr>
            </w:div>
            <w:div w:id="1885825905">
              <w:marLeft w:val="0"/>
              <w:marRight w:val="0"/>
              <w:marTop w:val="0"/>
              <w:marBottom w:val="0"/>
              <w:divBdr>
                <w:top w:val="none" w:sz="0" w:space="0" w:color="auto"/>
                <w:left w:val="none" w:sz="0" w:space="0" w:color="auto"/>
                <w:bottom w:val="none" w:sz="0" w:space="0" w:color="auto"/>
                <w:right w:val="none" w:sz="0" w:space="0" w:color="auto"/>
              </w:divBdr>
            </w:div>
            <w:div w:id="1941835299">
              <w:marLeft w:val="0"/>
              <w:marRight w:val="0"/>
              <w:marTop w:val="0"/>
              <w:marBottom w:val="0"/>
              <w:divBdr>
                <w:top w:val="none" w:sz="0" w:space="0" w:color="auto"/>
                <w:left w:val="none" w:sz="0" w:space="0" w:color="auto"/>
                <w:bottom w:val="none" w:sz="0" w:space="0" w:color="auto"/>
                <w:right w:val="none" w:sz="0" w:space="0" w:color="auto"/>
              </w:divBdr>
            </w:div>
            <w:div w:id="1363239781">
              <w:marLeft w:val="0"/>
              <w:marRight w:val="0"/>
              <w:marTop w:val="0"/>
              <w:marBottom w:val="0"/>
              <w:divBdr>
                <w:top w:val="none" w:sz="0" w:space="0" w:color="auto"/>
                <w:left w:val="none" w:sz="0" w:space="0" w:color="auto"/>
                <w:bottom w:val="none" w:sz="0" w:space="0" w:color="auto"/>
                <w:right w:val="none" w:sz="0" w:space="0" w:color="auto"/>
              </w:divBdr>
            </w:div>
            <w:div w:id="1222447749">
              <w:marLeft w:val="0"/>
              <w:marRight w:val="0"/>
              <w:marTop w:val="0"/>
              <w:marBottom w:val="0"/>
              <w:divBdr>
                <w:top w:val="none" w:sz="0" w:space="0" w:color="auto"/>
                <w:left w:val="none" w:sz="0" w:space="0" w:color="auto"/>
                <w:bottom w:val="none" w:sz="0" w:space="0" w:color="auto"/>
                <w:right w:val="none" w:sz="0" w:space="0" w:color="auto"/>
              </w:divBdr>
            </w:div>
            <w:div w:id="355928394">
              <w:marLeft w:val="0"/>
              <w:marRight w:val="0"/>
              <w:marTop w:val="0"/>
              <w:marBottom w:val="0"/>
              <w:divBdr>
                <w:top w:val="none" w:sz="0" w:space="0" w:color="auto"/>
                <w:left w:val="none" w:sz="0" w:space="0" w:color="auto"/>
                <w:bottom w:val="none" w:sz="0" w:space="0" w:color="auto"/>
                <w:right w:val="none" w:sz="0" w:space="0" w:color="auto"/>
              </w:divBdr>
            </w:div>
            <w:div w:id="1693263209">
              <w:marLeft w:val="0"/>
              <w:marRight w:val="0"/>
              <w:marTop w:val="0"/>
              <w:marBottom w:val="0"/>
              <w:divBdr>
                <w:top w:val="none" w:sz="0" w:space="0" w:color="auto"/>
                <w:left w:val="none" w:sz="0" w:space="0" w:color="auto"/>
                <w:bottom w:val="none" w:sz="0" w:space="0" w:color="auto"/>
                <w:right w:val="none" w:sz="0" w:space="0" w:color="auto"/>
              </w:divBdr>
            </w:div>
            <w:div w:id="1172599323">
              <w:marLeft w:val="0"/>
              <w:marRight w:val="0"/>
              <w:marTop w:val="0"/>
              <w:marBottom w:val="0"/>
              <w:divBdr>
                <w:top w:val="none" w:sz="0" w:space="0" w:color="auto"/>
                <w:left w:val="none" w:sz="0" w:space="0" w:color="auto"/>
                <w:bottom w:val="none" w:sz="0" w:space="0" w:color="auto"/>
                <w:right w:val="none" w:sz="0" w:space="0" w:color="auto"/>
              </w:divBdr>
            </w:div>
            <w:div w:id="427703910">
              <w:marLeft w:val="0"/>
              <w:marRight w:val="0"/>
              <w:marTop w:val="0"/>
              <w:marBottom w:val="0"/>
              <w:divBdr>
                <w:top w:val="none" w:sz="0" w:space="0" w:color="auto"/>
                <w:left w:val="none" w:sz="0" w:space="0" w:color="auto"/>
                <w:bottom w:val="none" w:sz="0" w:space="0" w:color="auto"/>
                <w:right w:val="none" w:sz="0" w:space="0" w:color="auto"/>
              </w:divBdr>
            </w:div>
            <w:div w:id="2042703625">
              <w:marLeft w:val="0"/>
              <w:marRight w:val="0"/>
              <w:marTop w:val="0"/>
              <w:marBottom w:val="0"/>
              <w:divBdr>
                <w:top w:val="none" w:sz="0" w:space="0" w:color="auto"/>
                <w:left w:val="none" w:sz="0" w:space="0" w:color="auto"/>
                <w:bottom w:val="none" w:sz="0" w:space="0" w:color="auto"/>
                <w:right w:val="none" w:sz="0" w:space="0" w:color="auto"/>
              </w:divBdr>
            </w:div>
            <w:div w:id="355664192">
              <w:marLeft w:val="0"/>
              <w:marRight w:val="0"/>
              <w:marTop w:val="0"/>
              <w:marBottom w:val="0"/>
              <w:divBdr>
                <w:top w:val="none" w:sz="0" w:space="0" w:color="auto"/>
                <w:left w:val="none" w:sz="0" w:space="0" w:color="auto"/>
                <w:bottom w:val="none" w:sz="0" w:space="0" w:color="auto"/>
                <w:right w:val="none" w:sz="0" w:space="0" w:color="auto"/>
              </w:divBdr>
            </w:div>
            <w:div w:id="51778464">
              <w:marLeft w:val="0"/>
              <w:marRight w:val="0"/>
              <w:marTop w:val="0"/>
              <w:marBottom w:val="0"/>
              <w:divBdr>
                <w:top w:val="none" w:sz="0" w:space="0" w:color="auto"/>
                <w:left w:val="none" w:sz="0" w:space="0" w:color="auto"/>
                <w:bottom w:val="none" w:sz="0" w:space="0" w:color="auto"/>
                <w:right w:val="none" w:sz="0" w:space="0" w:color="auto"/>
              </w:divBdr>
            </w:div>
            <w:div w:id="1812482220">
              <w:marLeft w:val="0"/>
              <w:marRight w:val="0"/>
              <w:marTop w:val="0"/>
              <w:marBottom w:val="0"/>
              <w:divBdr>
                <w:top w:val="none" w:sz="0" w:space="0" w:color="auto"/>
                <w:left w:val="none" w:sz="0" w:space="0" w:color="auto"/>
                <w:bottom w:val="none" w:sz="0" w:space="0" w:color="auto"/>
                <w:right w:val="none" w:sz="0" w:space="0" w:color="auto"/>
              </w:divBdr>
            </w:div>
            <w:div w:id="193807388">
              <w:marLeft w:val="0"/>
              <w:marRight w:val="0"/>
              <w:marTop w:val="0"/>
              <w:marBottom w:val="0"/>
              <w:divBdr>
                <w:top w:val="none" w:sz="0" w:space="0" w:color="auto"/>
                <w:left w:val="none" w:sz="0" w:space="0" w:color="auto"/>
                <w:bottom w:val="none" w:sz="0" w:space="0" w:color="auto"/>
                <w:right w:val="none" w:sz="0" w:space="0" w:color="auto"/>
              </w:divBdr>
            </w:div>
            <w:div w:id="2072536735">
              <w:marLeft w:val="0"/>
              <w:marRight w:val="0"/>
              <w:marTop w:val="0"/>
              <w:marBottom w:val="0"/>
              <w:divBdr>
                <w:top w:val="none" w:sz="0" w:space="0" w:color="auto"/>
                <w:left w:val="none" w:sz="0" w:space="0" w:color="auto"/>
                <w:bottom w:val="none" w:sz="0" w:space="0" w:color="auto"/>
                <w:right w:val="none" w:sz="0" w:space="0" w:color="auto"/>
              </w:divBdr>
            </w:div>
            <w:div w:id="413824379">
              <w:marLeft w:val="0"/>
              <w:marRight w:val="0"/>
              <w:marTop w:val="0"/>
              <w:marBottom w:val="0"/>
              <w:divBdr>
                <w:top w:val="none" w:sz="0" w:space="0" w:color="auto"/>
                <w:left w:val="none" w:sz="0" w:space="0" w:color="auto"/>
                <w:bottom w:val="none" w:sz="0" w:space="0" w:color="auto"/>
                <w:right w:val="none" w:sz="0" w:space="0" w:color="auto"/>
              </w:divBdr>
            </w:div>
            <w:div w:id="139157091">
              <w:marLeft w:val="0"/>
              <w:marRight w:val="0"/>
              <w:marTop w:val="0"/>
              <w:marBottom w:val="0"/>
              <w:divBdr>
                <w:top w:val="none" w:sz="0" w:space="0" w:color="auto"/>
                <w:left w:val="none" w:sz="0" w:space="0" w:color="auto"/>
                <w:bottom w:val="none" w:sz="0" w:space="0" w:color="auto"/>
                <w:right w:val="none" w:sz="0" w:space="0" w:color="auto"/>
              </w:divBdr>
            </w:div>
            <w:div w:id="551189614">
              <w:marLeft w:val="0"/>
              <w:marRight w:val="0"/>
              <w:marTop w:val="0"/>
              <w:marBottom w:val="0"/>
              <w:divBdr>
                <w:top w:val="none" w:sz="0" w:space="0" w:color="auto"/>
                <w:left w:val="none" w:sz="0" w:space="0" w:color="auto"/>
                <w:bottom w:val="none" w:sz="0" w:space="0" w:color="auto"/>
                <w:right w:val="none" w:sz="0" w:space="0" w:color="auto"/>
              </w:divBdr>
            </w:div>
            <w:div w:id="1188173664">
              <w:marLeft w:val="0"/>
              <w:marRight w:val="0"/>
              <w:marTop w:val="0"/>
              <w:marBottom w:val="0"/>
              <w:divBdr>
                <w:top w:val="none" w:sz="0" w:space="0" w:color="auto"/>
                <w:left w:val="none" w:sz="0" w:space="0" w:color="auto"/>
                <w:bottom w:val="none" w:sz="0" w:space="0" w:color="auto"/>
                <w:right w:val="none" w:sz="0" w:space="0" w:color="auto"/>
              </w:divBdr>
            </w:div>
            <w:div w:id="1201015028">
              <w:marLeft w:val="0"/>
              <w:marRight w:val="0"/>
              <w:marTop w:val="0"/>
              <w:marBottom w:val="0"/>
              <w:divBdr>
                <w:top w:val="none" w:sz="0" w:space="0" w:color="auto"/>
                <w:left w:val="none" w:sz="0" w:space="0" w:color="auto"/>
                <w:bottom w:val="none" w:sz="0" w:space="0" w:color="auto"/>
                <w:right w:val="none" w:sz="0" w:space="0" w:color="auto"/>
              </w:divBdr>
            </w:div>
            <w:div w:id="1906989639">
              <w:marLeft w:val="0"/>
              <w:marRight w:val="0"/>
              <w:marTop w:val="0"/>
              <w:marBottom w:val="0"/>
              <w:divBdr>
                <w:top w:val="none" w:sz="0" w:space="0" w:color="auto"/>
                <w:left w:val="none" w:sz="0" w:space="0" w:color="auto"/>
                <w:bottom w:val="none" w:sz="0" w:space="0" w:color="auto"/>
                <w:right w:val="none" w:sz="0" w:space="0" w:color="auto"/>
              </w:divBdr>
            </w:div>
            <w:div w:id="127011589">
              <w:marLeft w:val="0"/>
              <w:marRight w:val="0"/>
              <w:marTop w:val="0"/>
              <w:marBottom w:val="0"/>
              <w:divBdr>
                <w:top w:val="none" w:sz="0" w:space="0" w:color="auto"/>
                <w:left w:val="none" w:sz="0" w:space="0" w:color="auto"/>
                <w:bottom w:val="none" w:sz="0" w:space="0" w:color="auto"/>
                <w:right w:val="none" w:sz="0" w:space="0" w:color="auto"/>
              </w:divBdr>
            </w:div>
            <w:div w:id="1247298421">
              <w:marLeft w:val="0"/>
              <w:marRight w:val="0"/>
              <w:marTop w:val="0"/>
              <w:marBottom w:val="0"/>
              <w:divBdr>
                <w:top w:val="none" w:sz="0" w:space="0" w:color="auto"/>
                <w:left w:val="none" w:sz="0" w:space="0" w:color="auto"/>
                <w:bottom w:val="none" w:sz="0" w:space="0" w:color="auto"/>
                <w:right w:val="none" w:sz="0" w:space="0" w:color="auto"/>
              </w:divBdr>
            </w:div>
            <w:div w:id="203838016">
              <w:marLeft w:val="0"/>
              <w:marRight w:val="0"/>
              <w:marTop w:val="0"/>
              <w:marBottom w:val="0"/>
              <w:divBdr>
                <w:top w:val="none" w:sz="0" w:space="0" w:color="auto"/>
                <w:left w:val="none" w:sz="0" w:space="0" w:color="auto"/>
                <w:bottom w:val="none" w:sz="0" w:space="0" w:color="auto"/>
                <w:right w:val="none" w:sz="0" w:space="0" w:color="auto"/>
              </w:divBdr>
            </w:div>
            <w:div w:id="174465576">
              <w:marLeft w:val="0"/>
              <w:marRight w:val="0"/>
              <w:marTop w:val="0"/>
              <w:marBottom w:val="0"/>
              <w:divBdr>
                <w:top w:val="none" w:sz="0" w:space="0" w:color="auto"/>
                <w:left w:val="none" w:sz="0" w:space="0" w:color="auto"/>
                <w:bottom w:val="none" w:sz="0" w:space="0" w:color="auto"/>
                <w:right w:val="none" w:sz="0" w:space="0" w:color="auto"/>
              </w:divBdr>
            </w:div>
            <w:div w:id="1606883060">
              <w:marLeft w:val="0"/>
              <w:marRight w:val="0"/>
              <w:marTop w:val="0"/>
              <w:marBottom w:val="0"/>
              <w:divBdr>
                <w:top w:val="none" w:sz="0" w:space="0" w:color="auto"/>
                <w:left w:val="none" w:sz="0" w:space="0" w:color="auto"/>
                <w:bottom w:val="none" w:sz="0" w:space="0" w:color="auto"/>
                <w:right w:val="none" w:sz="0" w:space="0" w:color="auto"/>
              </w:divBdr>
            </w:div>
            <w:div w:id="488406814">
              <w:marLeft w:val="0"/>
              <w:marRight w:val="0"/>
              <w:marTop w:val="0"/>
              <w:marBottom w:val="0"/>
              <w:divBdr>
                <w:top w:val="none" w:sz="0" w:space="0" w:color="auto"/>
                <w:left w:val="none" w:sz="0" w:space="0" w:color="auto"/>
                <w:bottom w:val="none" w:sz="0" w:space="0" w:color="auto"/>
                <w:right w:val="none" w:sz="0" w:space="0" w:color="auto"/>
              </w:divBdr>
            </w:div>
            <w:div w:id="1636368953">
              <w:marLeft w:val="0"/>
              <w:marRight w:val="0"/>
              <w:marTop w:val="0"/>
              <w:marBottom w:val="0"/>
              <w:divBdr>
                <w:top w:val="none" w:sz="0" w:space="0" w:color="auto"/>
                <w:left w:val="none" w:sz="0" w:space="0" w:color="auto"/>
                <w:bottom w:val="none" w:sz="0" w:space="0" w:color="auto"/>
                <w:right w:val="none" w:sz="0" w:space="0" w:color="auto"/>
              </w:divBdr>
            </w:div>
            <w:div w:id="1537810978">
              <w:marLeft w:val="0"/>
              <w:marRight w:val="0"/>
              <w:marTop w:val="0"/>
              <w:marBottom w:val="0"/>
              <w:divBdr>
                <w:top w:val="none" w:sz="0" w:space="0" w:color="auto"/>
                <w:left w:val="none" w:sz="0" w:space="0" w:color="auto"/>
                <w:bottom w:val="none" w:sz="0" w:space="0" w:color="auto"/>
                <w:right w:val="none" w:sz="0" w:space="0" w:color="auto"/>
              </w:divBdr>
            </w:div>
            <w:div w:id="325477238">
              <w:marLeft w:val="0"/>
              <w:marRight w:val="0"/>
              <w:marTop w:val="0"/>
              <w:marBottom w:val="0"/>
              <w:divBdr>
                <w:top w:val="none" w:sz="0" w:space="0" w:color="auto"/>
                <w:left w:val="none" w:sz="0" w:space="0" w:color="auto"/>
                <w:bottom w:val="none" w:sz="0" w:space="0" w:color="auto"/>
                <w:right w:val="none" w:sz="0" w:space="0" w:color="auto"/>
              </w:divBdr>
            </w:div>
            <w:div w:id="1162626986">
              <w:marLeft w:val="0"/>
              <w:marRight w:val="0"/>
              <w:marTop w:val="0"/>
              <w:marBottom w:val="0"/>
              <w:divBdr>
                <w:top w:val="none" w:sz="0" w:space="0" w:color="auto"/>
                <w:left w:val="none" w:sz="0" w:space="0" w:color="auto"/>
                <w:bottom w:val="none" w:sz="0" w:space="0" w:color="auto"/>
                <w:right w:val="none" w:sz="0" w:space="0" w:color="auto"/>
              </w:divBdr>
            </w:div>
            <w:div w:id="1608927970">
              <w:marLeft w:val="0"/>
              <w:marRight w:val="0"/>
              <w:marTop w:val="0"/>
              <w:marBottom w:val="0"/>
              <w:divBdr>
                <w:top w:val="none" w:sz="0" w:space="0" w:color="auto"/>
                <w:left w:val="none" w:sz="0" w:space="0" w:color="auto"/>
                <w:bottom w:val="none" w:sz="0" w:space="0" w:color="auto"/>
                <w:right w:val="none" w:sz="0" w:space="0" w:color="auto"/>
              </w:divBdr>
            </w:div>
            <w:div w:id="1540817670">
              <w:marLeft w:val="0"/>
              <w:marRight w:val="0"/>
              <w:marTop w:val="0"/>
              <w:marBottom w:val="0"/>
              <w:divBdr>
                <w:top w:val="none" w:sz="0" w:space="0" w:color="auto"/>
                <w:left w:val="none" w:sz="0" w:space="0" w:color="auto"/>
                <w:bottom w:val="none" w:sz="0" w:space="0" w:color="auto"/>
                <w:right w:val="none" w:sz="0" w:space="0" w:color="auto"/>
              </w:divBdr>
            </w:div>
            <w:div w:id="154882038">
              <w:marLeft w:val="0"/>
              <w:marRight w:val="0"/>
              <w:marTop w:val="0"/>
              <w:marBottom w:val="0"/>
              <w:divBdr>
                <w:top w:val="none" w:sz="0" w:space="0" w:color="auto"/>
                <w:left w:val="none" w:sz="0" w:space="0" w:color="auto"/>
                <w:bottom w:val="none" w:sz="0" w:space="0" w:color="auto"/>
                <w:right w:val="none" w:sz="0" w:space="0" w:color="auto"/>
              </w:divBdr>
            </w:div>
            <w:div w:id="943147661">
              <w:marLeft w:val="0"/>
              <w:marRight w:val="0"/>
              <w:marTop w:val="0"/>
              <w:marBottom w:val="0"/>
              <w:divBdr>
                <w:top w:val="none" w:sz="0" w:space="0" w:color="auto"/>
                <w:left w:val="none" w:sz="0" w:space="0" w:color="auto"/>
                <w:bottom w:val="none" w:sz="0" w:space="0" w:color="auto"/>
                <w:right w:val="none" w:sz="0" w:space="0" w:color="auto"/>
              </w:divBdr>
            </w:div>
            <w:div w:id="584875866">
              <w:marLeft w:val="0"/>
              <w:marRight w:val="0"/>
              <w:marTop w:val="0"/>
              <w:marBottom w:val="0"/>
              <w:divBdr>
                <w:top w:val="none" w:sz="0" w:space="0" w:color="auto"/>
                <w:left w:val="none" w:sz="0" w:space="0" w:color="auto"/>
                <w:bottom w:val="none" w:sz="0" w:space="0" w:color="auto"/>
                <w:right w:val="none" w:sz="0" w:space="0" w:color="auto"/>
              </w:divBdr>
            </w:div>
            <w:div w:id="1045065078">
              <w:marLeft w:val="0"/>
              <w:marRight w:val="0"/>
              <w:marTop w:val="0"/>
              <w:marBottom w:val="0"/>
              <w:divBdr>
                <w:top w:val="none" w:sz="0" w:space="0" w:color="auto"/>
                <w:left w:val="none" w:sz="0" w:space="0" w:color="auto"/>
                <w:bottom w:val="none" w:sz="0" w:space="0" w:color="auto"/>
                <w:right w:val="none" w:sz="0" w:space="0" w:color="auto"/>
              </w:divBdr>
            </w:div>
            <w:div w:id="1725063068">
              <w:marLeft w:val="0"/>
              <w:marRight w:val="0"/>
              <w:marTop w:val="0"/>
              <w:marBottom w:val="0"/>
              <w:divBdr>
                <w:top w:val="none" w:sz="0" w:space="0" w:color="auto"/>
                <w:left w:val="none" w:sz="0" w:space="0" w:color="auto"/>
                <w:bottom w:val="none" w:sz="0" w:space="0" w:color="auto"/>
                <w:right w:val="none" w:sz="0" w:space="0" w:color="auto"/>
              </w:divBdr>
            </w:div>
            <w:div w:id="408188861">
              <w:marLeft w:val="0"/>
              <w:marRight w:val="0"/>
              <w:marTop w:val="0"/>
              <w:marBottom w:val="0"/>
              <w:divBdr>
                <w:top w:val="none" w:sz="0" w:space="0" w:color="auto"/>
                <w:left w:val="none" w:sz="0" w:space="0" w:color="auto"/>
                <w:bottom w:val="none" w:sz="0" w:space="0" w:color="auto"/>
                <w:right w:val="none" w:sz="0" w:space="0" w:color="auto"/>
              </w:divBdr>
            </w:div>
            <w:div w:id="1134061804">
              <w:marLeft w:val="0"/>
              <w:marRight w:val="0"/>
              <w:marTop w:val="0"/>
              <w:marBottom w:val="0"/>
              <w:divBdr>
                <w:top w:val="none" w:sz="0" w:space="0" w:color="auto"/>
                <w:left w:val="none" w:sz="0" w:space="0" w:color="auto"/>
                <w:bottom w:val="none" w:sz="0" w:space="0" w:color="auto"/>
                <w:right w:val="none" w:sz="0" w:space="0" w:color="auto"/>
              </w:divBdr>
            </w:div>
            <w:div w:id="1437091358">
              <w:marLeft w:val="0"/>
              <w:marRight w:val="0"/>
              <w:marTop w:val="0"/>
              <w:marBottom w:val="0"/>
              <w:divBdr>
                <w:top w:val="none" w:sz="0" w:space="0" w:color="auto"/>
                <w:left w:val="none" w:sz="0" w:space="0" w:color="auto"/>
                <w:bottom w:val="none" w:sz="0" w:space="0" w:color="auto"/>
                <w:right w:val="none" w:sz="0" w:space="0" w:color="auto"/>
              </w:divBdr>
            </w:div>
            <w:div w:id="415594150">
              <w:marLeft w:val="0"/>
              <w:marRight w:val="0"/>
              <w:marTop w:val="0"/>
              <w:marBottom w:val="0"/>
              <w:divBdr>
                <w:top w:val="none" w:sz="0" w:space="0" w:color="auto"/>
                <w:left w:val="none" w:sz="0" w:space="0" w:color="auto"/>
                <w:bottom w:val="none" w:sz="0" w:space="0" w:color="auto"/>
                <w:right w:val="none" w:sz="0" w:space="0" w:color="auto"/>
              </w:divBdr>
            </w:div>
            <w:div w:id="1499689597">
              <w:marLeft w:val="0"/>
              <w:marRight w:val="0"/>
              <w:marTop w:val="0"/>
              <w:marBottom w:val="0"/>
              <w:divBdr>
                <w:top w:val="none" w:sz="0" w:space="0" w:color="auto"/>
                <w:left w:val="none" w:sz="0" w:space="0" w:color="auto"/>
                <w:bottom w:val="none" w:sz="0" w:space="0" w:color="auto"/>
                <w:right w:val="none" w:sz="0" w:space="0" w:color="auto"/>
              </w:divBdr>
            </w:div>
            <w:div w:id="1357923669">
              <w:marLeft w:val="0"/>
              <w:marRight w:val="0"/>
              <w:marTop w:val="0"/>
              <w:marBottom w:val="0"/>
              <w:divBdr>
                <w:top w:val="none" w:sz="0" w:space="0" w:color="auto"/>
                <w:left w:val="none" w:sz="0" w:space="0" w:color="auto"/>
                <w:bottom w:val="none" w:sz="0" w:space="0" w:color="auto"/>
                <w:right w:val="none" w:sz="0" w:space="0" w:color="auto"/>
              </w:divBdr>
            </w:div>
            <w:div w:id="1703286620">
              <w:marLeft w:val="0"/>
              <w:marRight w:val="0"/>
              <w:marTop w:val="0"/>
              <w:marBottom w:val="0"/>
              <w:divBdr>
                <w:top w:val="none" w:sz="0" w:space="0" w:color="auto"/>
                <w:left w:val="none" w:sz="0" w:space="0" w:color="auto"/>
                <w:bottom w:val="none" w:sz="0" w:space="0" w:color="auto"/>
                <w:right w:val="none" w:sz="0" w:space="0" w:color="auto"/>
              </w:divBdr>
            </w:div>
            <w:div w:id="967080423">
              <w:marLeft w:val="0"/>
              <w:marRight w:val="0"/>
              <w:marTop w:val="0"/>
              <w:marBottom w:val="0"/>
              <w:divBdr>
                <w:top w:val="none" w:sz="0" w:space="0" w:color="auto"/>
                <w:left w:val="none" w:sz="0" w:space="0" w:color="auto"/>
                <w:bottom w:val="none" w:sz="0" w:space="0" w:color="auto"/>
                <w:right w:val="none" w:sz="0" w:space="0" w:color="auto"/>
              </w:divBdr>
            </w:div>
            <w:div w:id="1348288230">
              <w:marLeft w:val="0"/>
              <w:marRight w:val="0"/>
              <w:marTop w:val="0"/>
              <w:marBottom w:val="0"/>
              <w:divBdr>
                <w:top w:val="none" w:sz="0" w:space="0" w:color="auto"/>
                <w:left w:val="none" w:sz="0" w:space="0" w:color="auto"/>
                <w:bottom w:val="none" w:sz="0" w:space="0" w:color="auto"/>
                <w:right w:val="none" w:sz="0" w:space="0" w:color="auto"/>
              </w:divBdr>
            </w:div>
            <w:div w:id="237252809">
              <w:marLeft w:val="0"/>
              <w:marRight w:val="0"/>
              <w:marTop w:val="0"/>
              <w:marBottom w:val="0"/>
              <w:divBdr>
                <w:top w:val="none" w:sz="0" w:space="0" w:color="auto"/>
                <w:left w:val="none" w:sz="0" w:space="0" w:color="auto"/>
                <w:bottom w:val="none" w:sz="0" w:space="0" w:color="auto"/>
                <w:right w:val="none" w:sz="0" w:space="0" w:color="auto"/>
              </w:divBdr>
            </w:div>
            <w:div w:id="692926531">
              <w:marLeft w:val="0"/>
              <w:marRight w:val="0"/>
              <w:marTop w:val="0"/>
              <w:marBottom w:val="0"/>
              <w:divBdr>
                <w:top w:val="none" w:sz="0" w:space="0" w:color="auto"/>
                <w:left w:val="none" w:sz="0" w:space="0" w:color="auto"/>
                <w:bottom w:val="none" w:sz="0" w:space="0" w:color="auto"/>
                <w:right w:val="none" w:sz="0" w:space="0" w:color="auto"/>
              </w:divBdr>
            </w:div>
            <w:div w:id="2057702366">
              <w:marLeft w:val="0"/>
              <w:marRight w:val="0"/>
              <w:marTop w:val="0"/>
              <w:marBottom w:val="0"/>
              <w:divBdr>
                <w:top w:val="none" w:sz="0" w:space="0" w:color="auto"/>
                <w:left w:val="none" w:sz="0" w:space="0" w:color="auto"/>
                <w:bottom w:val="none" w:sz="0" w:space="0" w:color="auto"/>
                <w:right w:val="none" w:sz="0" w:space="0" w:color="auto"/>
              </w:divBdr>
            </w:div>
            <w:div w:id="1314681811">
              <w:marLeft w:val="0"/>
              <w:marRight w:val="0"/>
              <w:marTop w:val="0"/>
              <w:marBottom w:val="0"/>
              <w:divBdr>
                <w:top w:val="none" w:sz="0" w:space="0" w:color="auto"/>
                <w:left w:val="none" w:sz="0" w:space="0" w:color="auto"/>
                <w:bottom w:val="none" w:sz="0" w:space="0" w:color="auto"/>
                <w:right w:val="none" w:sz="0" w:space="0" w:color="auto"/>
              </w:divBdr>
            </w:div>
            <w:div w:id="411394583">
              <w:marLeft w:val="0"/>
              <w:marRight w:val="0"/>
              <w:marTop w:val="0"/>
              <w:marBottom w:val="0"/>
              <w:divBdr>
                <w:top w:val="none" w:sz="0" w:space="0" w:color="auto"/>
                <w:left w:val="none" w:sz="0" w:space="0" w:color="auto"/>
                <w:bottom w:val="none" w:sz="0" w:space="0" w:color="auto"/>
                <w:right w:val="none" w:sz="0" w:space="0" w:color="auto"/>
              </w:divBdr>
            </w:div>
            <w:div w:id="820385451">
              <w:marLeft w:val="0"/>
              <w:marRight w:val="0"/>
              <w:marTop w:val="0"/>
              <w:marBottom w:val="0"/>
              <w:divBdr>
                <w:top w:val="none" w:sz="0" w:space="0" w:color="auto"/>
                <w:left w:val="none" w:sz="0" w:space="0" w:color="auto"/>
                <w:bottom w:val="none" w:sz="0" w:space="0" w:color="auto"/>
                <w:right w:val="none" w:sz="0" w:space="0" w:color="auto"/>
              </w:divBdr>
            </w:div>
            <w:div w:id="1066344526">
              <w:marLeft w:val="0"/>
              <w:marRight w:val="0"/>
              <w:marTop w:val="0"/>
              <w:marBottom w:val="0"/>
              <w:divBdr>
                <w:top w:val="none" w:sz="0" w:space="0" w:color="auto"/>
                <w:left w:val="none" w:sz="0" w:space="0" w:color="auto"/>
                <w:bottom w:val="none" w:sz="0" w:space="0" w:color="auto"/>
                <w:right w:val="none" w:sz="0" w:space="0" w:color="auto"/>
              </w:divBdr>
            </w:div>
            <w:div w:id="1564952554">
              <w:marLeft w:val="0"/>
              <w:marRight w:val="0"/>
              <w:marTop w:val="0"/>
              <w:marBottom w:val="0"/>
              <w:divBdr>
                <w:top w:val="none" w:sz="0" w:space="0" w:color="auto"/>
                <w:left w:val="none" w:sz="0" w:space="0" w:color="auto"/>
                <w:bottom w:val="none" w:sz="0" w:space="0" w:color="auto"/>
                <w:right w:val="none" w:sz="0" w:space="0" w:color="auto"/>
              </w:divBdr>
            </w:div>
            <w:div w:id="2094163321">
              <w:marLeft w:val="0"/>
              <w:marRight w:val="0"/>
              <w:marTop w:val="0"/>
              <w:marBottom w:val="0"/>
              <w:divBdr>
                <w:top w:val="none" w:sz="0" w:space="0" w:color="auto"/>
                <w:left w:val="none" w:sz="0" w:space="0" w:color="auto"/>
                <w:bottom w:val="none" w:sz="0" w:space="0" w:color="auto"/>
                <w:right w:val="none" w:sz="0" w:space="0" w:color="auto"/>
              </w:divBdr>
            </w:div>
            <w:div w:id="13114687">
              <w:marLeft w:val="0"/>
              <w:marRight w:val="0"/>
              <w:marTop w:val="0"/>
              <w:marBottom w:val="0"/>
              <w:divBdr>
                <w:top w:val="none" w:sz="0" w:space="0" w:color="auto"/>
                <w:left w:val="none" w:sz="0" w:space="0" w:color="auto"/>
                <w:bottom w:val="none" w:sz="0" w:space="0" w:color="auto"/>
                <w:right w:val="none" w:sz="0" w:space="0" w:color="auto"/>
              </w:divBdr>
            </w:div>
            <w:div w:id="61801454">
              <w:marLeft w:val="0"/>
              <w:marRight w:val="0"/>
              <w:marTop w:val="0"/>
              <w:marBottom w:val="0"/>
              <w:divBdr>
                <w:top w:val="none" w:sz="0" w:space="0" w:color="auto"/>
                <w:left w:val="none" w:sz="0" w:space="0" w:color="auto"/>
                <w:bottom w:val="none" w:sz="0" w:space="0" w:color="auto"/>
                <w:right w:val="none" w:sz="0" w:space="0" w:color="auto"/>
              </w:divBdr>
            </w:div>
            <w:div w:id="1253204398">
              <w:marLeft w:val="0"/>
              <w:marRight w:val="0"/>
              <w:marTop w:val="0"/>
              <w:marBottom w:val="0"/>
              <w:divBdr>
                <w:top w:val="none" w:sz="0" w:space="0" w:color="auto"/>
                <w:left w:val="none" w:sz="0" w:space="0" w:color="auto"/>
                <w:bottom w:val="none" w:sz="0" w:space="0" w:color="auto"/>
                <w:right w:val="none" w:sz="0" w:space="0" w:color="auto"/>
              </w:divBdr>
            </w:div>
            <w:div w:id="2071145392">
              <w:marLeft w:val="0"/>
              <w:marRight w:val="0"/>
              <w:marTop w:val="0"/>
              <w:marBottom w:val="0"/>
              <w:divBdr>
                <w:top w:val="none" w:sz="0" w:space="0" w:color="auto"/>
                <w:left w:val="none" w:sz="0" w:space="0" w:color="auto"/>
                <w:bottom w:val="none" w:sz="0" w:space="0" w:color="auto"/>
                <w:right w:val="none" w:sz="0" w:space="0" w:color="auto"/>
              </w:divBdr>
            </w:div>
            <w:div w:id="603269231">
              <w:marLeft w:val="0"/>
              <w:marRight w:val="0"/>
              <w:marTop w:val="0"/>
              <w:marBottom w:val="0"/>
              <w:divBdr>
                <w:top w:val="none" w:sz="0" w:space="0" w:color="auto"/>
                <w:left w:val="none" w:sz="0" w:space="0" w:color="auto"/>
                <w:bottom w:val="none" w:sz="0" w:space="0" w:color="auto"/>
                <w:right w:val="none" w:sz="0" w:space="0" w:color="auto"/>
              </w:divBdr>
            </w:div>
            <w:div w:id="1138838458">
              <w:marLeft w:val="0"/>
              <w:marRight w:val="0"/>
              <w:marTop w:val="0"/>
              <w:marBottom w:val="0"/>
              <w:divBdr>
                <w:top w:val="none" w:sz="0" w:space="0" w:color="auto"/>
                <w:left w:val="none" w:sz="0" w:space="0" w:color="auto"/>
                <w:bottom w:val="none" w:sz="0" w:space="0" w:color="auto"/>
                <w:right w:val="none" w:sz="0" w:space="0" w:color="auto"/>
              </w:divBdr>
            </w:div>
            <w:div w:id="1219054275">
              <w:marLeft w:val="0"/>
              <w:marRight w:val="0"/>
              <w:marTop w:val="0"/>
              <w:marBottom w:val="0"/>
              <w:divBdr>
                <w:top w:val="none" w:sz="0" w:space="0" w:color="auto"/>
                <w:left w:val="none" w:sz="0" w:space="0" w:color="auto"/>
                <w:bottom w:val="none" w:sz="0" w:space="0" w:color="auto"/>
                <w:right w:val="none" w:sz="0" w:space="0" w:color="auto"/>
              </w:divBdr>
            </w:div>
            <w:div w:id="1018116760">
              <w:marLeft w:val="0"/>
              <w:marRight w:val="0"/>
              <w:marTop w:val="0"/>
              <w:marBottom w:val="0"/>
              <w:divBdr>
                <w:top w:val="none" w:sz="0" w:space="0" w:color="auto"/>
                <w:left w:val="none" w:sz="0" w:space="0" w:color="auto"/>
                <w:bottom w:val="none" w:sz="0" w:space="0" w:color="auto"/>
                <w:right w:val="none" w:sz="0" w:space="0" w:color="auto"/>
              </w:divBdr>
            </w:div>
            <w:div w:id="1750302136">
              <w:marLeft w:val="0"/>
              <w:marRight w:val="0"/>
              <w:marTop w:val="0"/>
              <w:marBottom w:val="0"/>
              <w:divBdr>
                <w:top w:val="none" w:sz="0" w:space="0" w:color="auto"/>
                <w:left w:val="none" w:sz="0" w:space="0" w:color="auto"/>
                <w:bottom w:val="none" w:sz="0" w:space="0" w:color="auto"/>
                <w:right w:val="none" w:sz="0" w:space="0" w:color="auto"/>
              </w:divBdr>
            </w:div>
            <w:div w:id="573123852">
              <w:marLeft w:val="0"/>
              <w:marRight w:val="0"/>
              <w:marTop w:val="0"/>
              <w:marBottom w:val="0"/>
              <w:divBdr>
                <w:top w:val="none" w:sz="0" w:space="0" w:color="auto"/>
                <w:left w:val="none" w:sz="0" w:space="0" w:color="auto"/>
                <w:bottom w:val="none" w:sz="0" w:space="0" w:color="auto"/>
                <w:right w:val="none" w:sz="0" w:space="0" w:color="auto"/>
              </w:divBdr>
            </w:div>
            <w:div w:id="1230726005">
              <w:marLeft w:val="0"/>
              <w:marRight w:val="0"/>
              <w:marTop w:val="0"/>
              <w:marBottom w:val="0"/>
              <w:divBdr>
                <w:top w:val="none" w:sz="0" w:space="0" w:color="auto"/>
                <w:left w:val="none" w:sz="0" w:space="0" w:color="auto"/>
                <w:bottom w:val="none" w:sz="0" w:space="0" w:color="auto"/>
                <w:right w:val="none" w:sz="0" w:space="0" w:color="auto"/>
              </w:divBdr>
            </w:div>
            <w:div w:id="447554978">
              <w:marLeft w:val="0"/>
              <w:marRight w:val="0"/>
              <w:marTop w:val="0"/>
              <w:marBottom w:val="0"/>
              <w:divBdr>
                <w:top w:val="none" w:sz="0" w:space="0" w:color="auto"/>
                <w:left w:val="none" w:sz="0" w:space="0" w:color="auto"/>
                <w:bottom w:val="none" w:sz="0" w:space="0" w:color="auto"/>
                <w:right w:val="none" w:sz="0" w:space="0" w:color="auto"/>
              </w:divBdr>
            </w:div>
            <w:div w:id="1560940622">
              <w:marLeft w:val="0"/>
              <w:marRight w:val="0"/>
              <w:marTop w:val="0"/>
              <w:marBottom w:val="0"/>
              <w:divBdr>
                <w:top w:val="none" w:sz="0" w:space="0" w:color="auto"/>
                <w:left w:val="none" w:sz="0" w:space="0" w:color="auto"/>
                <w:bottom w:val="none" w:sz="0" w:space="0" w:color="auto"/>
                <w:right w:val="none" w:sz="0" w:space="0" w:color="auto"/>
              </w:divBdr>
            </w:div>
            <w:div w:id="152183205">
              <w:marLeft w:val="0"/>
              <w:marRight w:val="0"/>
              <w:marTop w:val="0"/>
              <w:marBottom w:val="0"/>
              <w:divBdr>
                <w:top w:val="none" w:sz="0" w:space="0" w:color="auto"/>
                <w:left w:val="none" w:sz="0" w:space="0" w:color="auto"/>
                <w:bottom w:val="none" w:sz="0" w:space="0" w:color="auto"/>
                <w:right w:val="none" w:sz="0" w:space="0" w:color="auto"/>
              </w:divBdr>
            </w:div>
            <w:div w:id="1216352356">
              <w:marLeft w:val="0"/>
              <w:marRight w:val="0"/>
              <w:marTop w:val="0"/>
              <w:marBottom w:val="0"/>
              <w:divBdr>
                <w:top w:val="none" w:sz="0" w:space="0" w:color="auto"/>
                <w:left w:val="none" w:sz="0" w:space="0" w:color="auto"/>
                <w:bottom w:val="none" w:sz="0" w:space="0" w:color="auto"/>
                <w:right w:val="none" w:sz="0" w:space="0" w:color="auto"/>
              </w:divBdr>
            </w:div>
            <w:div w:id="1585719007">
              <w:marLeft w:val="0"/>
              <w:marRight w:val="0"/>
              <w:marTop w:val="0"/>
              <w:marBottom w:val="0"/>
              <w:divBdr>
                <w:top w:val="none" w:sz="0" w:space="0" w:color="auto"/>
                <w:left w:val="none" w:sz="0" w:space="0" w:color="auto"/>
                <w:bottom w:val="none" w:sz="0" w:space="0" w:color="auto"/>
                <w:right w:val="none" w:sz="0" w:space="0" w:color="auto"/>
              </w:divBdr>
            </w:div>
            <w:div w:id="1202748919">
              <w:marLeft w:val="0"/>
              <w:marRight w:val="0"/>
              <w:marTop w:val="0"/>
              <w:marBottom w:val="0"/>
              <w:divBdr>
                <w:top w:val="none" w:sz="0" w:space="0" w:color="auto"/>
                <w:left w:val="none" w:sz="0" w:space="0" w:color="auto"/>
                <w:bottom w:val="none" w:sz="0" w:space="0" w:color="auto"/>
                <w:right w:val="none" w:sz="0" w:space="0" w:color="auto"/>
              </w:divBdr>
            </w:div>
            <w:div w:id="724254504">
              <w:marLeft w:val="0"/>
              <w:marRight w:val="0"/>
              <w:marTop w:val="0"/>
              <w:marBottom w:val="0"/>
              <w:divBdr>
                <w:top w:val="none" w:sz="0" w:space="0" w:color="auto"/>
                <w:left w:val="none" w:sz="0" w:space="0" w:color="auto"/>
                <w:bottom w:val="none" w:sz="0" w:space="0" w:color="auto"/>
                <w:right w:val="none" w:sz="0" w:space="0" w:color="auto"/>
              </w:divBdr>
            </w:div>
            <w:div w:id="1813523651">
              <w:marLeft w:val="0"/>
              <w:marRight w:val="0"/>
              <w:marTop w:val="0"/>
              <w:marBottom w:val="0"/>
              <w:divBdr>
                <w:top w:val="none" w:sz="0" w:space="0" w:color="auto"/>
                <w:left w:val="none" w:sz="0" w:space="0" w:color="auto"/>
                <w:bottom w:val="none" w:sz="0" w:space="0" w:color="auto"/>
                <w:right w:val="none" w:sz="0" w:space="0" w:color="auto"/>
              </w:divBdr>
            </w:div>
            <w:div w:id="967053475">
              <w:marLeft w:val="0"/>
              <w:marRight w:val="0"/>
              <w:marTop w:val="0"/>
              <w:marBottom w:val="0"/>
              <w:divBdr>
                <w:top w:val="none" w:sz="0" w:space="0" w:color="auto"/>
                <w:left w:val="none" w:sz="0" w:space="0" w:color="auto"/>
                <w:bottom w:val="none" w:sz="0" w:space="0" w:color="auto"/>
                <w:right w:val="none" w:sz="0" w:space="0" w:color="auto"/>
              </w:divBdr>
            </w:div>
            <w:div w:id="1228104002">
              <w:marLeft w:val="0"/>
              <w:marRight w:val="0"/>
              <w:marTop w:val="0"/>
              <w:marBottom w:val="0"/>
              <w:divBdr>
                <w:top w:val="none" w:sz="0" w:space="0" w:color="auto"/>
                <w:left w:val="none" w:sz="0" w:space="0" w:color="auto"/>
                <w:bottom w:val="none" w:sz="0" w:space="0" w:color="auto"/>
                <w:right w:val="none" w:sz="0" w:space="0" w:color="auto"/>
              </w:divBdr>
            </w:div>
            <w:div w:id="998381721">
              <w:marLeft w:val="0"/>
              <w:marRight w:val="0"/>
              <w:marTop w:val="0"/>
              <w:marBottom w:val="0"/>
              <w:divBdr>
                <w:top w:val="none" w:sz="0" w:space="0" w:color="auto"/>
                <w:left w:val="none" w:sz="0" w:space="0" w:color="auto"/>
                <w:bottom w:val="none" w:sz="0" w:space="0" w:color="auto"/>
                <w:right w:val="none" w:sz="0" w:space="0" w:color="auto"/>
              </w:divBdr>
            </w:div>
            <w:div w:id="795442428">
              <w:marLeft w:val="0"/>
              <w:marRight w:val="0"/>
              <w:marTop w:val="0"/>
              <w:marBottom w:val="0"/>
              <w:divBdr>
                <w:top w:val="none" w:sz="0" w:space="0" w:color="auto"/>
                <w:left w:val="none" w:sz="0" w:space="0" w:color="auto"/>
                <w:bottom w:val="none" w:sz="0" w:space="0" w:color="auto"/>
                <w:right w:val="none" w:sz="0" w:space="0" w:color="auto"/>
              </w:divBdr>
            </w:div>
            <w:div w:id="79068289">
              <w:marLeft w:val="0"/>
              <w:marRight w:val="0"/>
              <w:marTop w:val="0"/>
              <w:marBottom w:val="0"/>
              <w:divBdr>
                <w:top w:val="none" w:sz="0" w:space="0" w:color="auto"/>
                <w:left w:val="none" w:sz="0" w:space="0" w:color="auto"/>
                <w:bottom w:val="none" w:sz="0" w:space="0" w:color="auto"/>
                <w:right w:val="none" w:sz="0" w:space="0" w:color="auto"/>
              </w:divBdr>
            </w:div>
            <w:div w:id="133987988">
              <w:marLeft w:val="0"/>
              <w:marRight w:val="0"/>
              <w:marTop w:val="0"/>
              <w:marBottom w:val="0"/>
              <w:divBdr>
                <w:top w:val="none" w:sz="0" w:space="0" w:color="auto"/>
                <w:left w:val="none" w:sz="0" w:space="0" w:color="auto"/>
                <w:bottom w:val="none" w:sz="0" w:space="0" w:color="auto"/>
                <w:right w:val="none" w:sz="0" w:space="0" w:color="auto"/>
              </w:divBdr>
            </w:div>
            <w:div w:id="389116149">
              <w:marLeft w:val="0"/>
              <w:marRight w:val="0"/>
              <w:marTop w:val="0"/>
              <w:marBottom w:val="0"/>
              <w:divBdr>
                <w:top w:val="none" w:sz="0" w:space="0" w:color="auto"/>
                <w:left w:val="none" w:sz="0" w:space="0" w:color="auto"/>
                <w:bottom w:val="none" w:sz="0" w:space="0" w:color="auto"/>
                <w:right w:val="none" w:sz="0" w:space="0" w:color="auto"/>
              </w:divBdr>
            </w:div>
            <w:div w:id="114950839">
              <w:marLeft w:val="0"/>
              <w:marRight w:val="0"/>
              <w:marTop w:val="0"/>
              <w:marBottom w:val="0"/>
              <w:divBdr>
                <w:top w:val="none" w:sz="0" w:space="0" w:color="auto"/>
                <w:left w:val="none" w:sz="0" w:space="0" w:color="auto"/>
                <w:bottom w:val="none" w:sz="0" w:space="0" w:color="auto"/>
                <w:right w:val="none" w:sz="0" w:space="0" w:color="auto"/>
              </w:divBdr>
            </w:div>
            <w:div w:id="819619639">
              <w:marLeft w:val="0"/>
              <w:marRight w:val="0"/>
              <w:marTop w:val="0"/>
              <w:marBottom w:val="0"/>
              <w:divBdr>
                <w:top w:val="none" w:sz="0" w:space="0" w:color="auto"/>
                <w:left w:val="none" w:sz="0" w:space="0" w:color="auto"/>
                <w:bottom w:val="none" w:sz="0" w:space="0" w:color="auto"/>
                <w:right w:val="none" w:sz="0" w:space="0" w:color="auto"/>
              </w:divBdr>
            </w:div>
            <w:div w:id="1163667441">
              <w:marLeft w:val="0"/>
              <w:marRight w:val="0"/>
              <w:marTop w:val="0"/>
              <w:marBottom w:val="0"/>
              <w:divBdr>
                <w:top w:val="none" w:sz="0" w:space="0" w:color="auto"/>
                <w:left w:val="none" w:sz="0" w:space="0" w:color="auto"/>
                <w:bottom w:val="none" w:sz="0" w:space="0" w:color="auto"/>
                <w:right w:val="none" w:sz="0" w:space="0" w:color="auto"/>
              </w:divBdr>
            </w:div>
            <w:div w:id="1351685399">
              <w:marLeft w:val="0"/>
              <w:marRight w:val="0"/>
              <w:marTop w:val="0"/>
              <w:marBottom w:val="0"/>
              <w:divBdr>
                <w:top w:val="none" w:sz="0" w:space="0" w:color="auto"/>
                <w:left w:val="none" w:sz="0" w:space="0" w:color="auto"/>
                <w:bottom w:val="none" w:sz="0" w:space="0" w:color="auto"/>
                <w:right w:val="none" w:sz="0" w:space="0" w:color="auto"/>
              </w:divBdr>
            </w:div>
            <w:div w:id="783118103">
              <w:marLeft w:val="0"/>
              <w:marRight w:val="0"/>
              <w:marTop w:val="0"/>
              <w:marBottom w:val="0"/>
              <w:divBdr>
                <w:top w:val="none" w:sz="0" w:space="0" w:color="auto"/>
                <w:left w:val="none" w:sz="0" w:space="0" w:color="auto"/>
                <w:bottom w:val="none" w:sz="0" w:space="0" w:color="auto"/>
                <w:right w:val="none" w:sz="0" w:space="0" w:color="auto"/>
              </w:divBdr>
            </w:div>
            <w:div w:id="2136025575">
              <w:marLeft w:val="0"/>
              <w:marRight w:val="0"/>
              <w:marTop w:val="0"/>
              <w:marBottom w:val="0"/>
              <w:divBdr>
                <w:top w:val="none" w:sz="0" w:space="0" w:color="auto"/>
                <w:left w:val="none" w:sz="0" w:space="0" w:color="auto"/>
                <w:bottom w:val="none" w:sz="0" w:space="0" w:color="auto"/>
                <w:right w:val="none" w:sz="0" w:space="0" w:color="auto"/>
              </w:divBdr>
            </w:div>
            <w:div w:id="376441081">
              <w:marLeft w:val="0"/>
              <w:marRight w:val="0"/>
              <w:marTop w:val="0"/>
              <w:marBottom w:val="0"/>
              <w:divBdr>
                <w:top w:val="none" w:sz="0" w:space="0" w:color="auto"/>
                <w:left w:val="none" w:sz="0" w:space="0" w:color="auto"/>
                <w:bottom w:val="none" w:sz="0" w:space="0" w:color="auto"/>
                <w:right w:val="none" w:sz="0" w:space="0" w:color="auto"/>
              </w:divBdr>
            </w:div>
            <w:div w:id="1283029968">
              <w:marLeft w:val="0"/>
              <w:marRight w:val="0"/>
              <w:marTop w:val="0"/>
              <w:marBottom w:val="0"/>
              <w:divBdr>
                <w:top w:val="none" w:sz="0" w:space="0" w:color="auto"/>
                <w:left w:val="none" w:sz="0" w:space="0" w:color="auto"/>
                <w:bottom w:val="none" w:sz="0" w:space="0" w:color="auto"/>
                <w:right w:val="none" w:sz="0" w:space="0" w:color="auto"/>
              </w:divBdr>
            </w:div>
            <w:div w:id="189031299">
              <w:marLeft w:val="0"/>
              <w:marRight w:val="0"/>
              <w:marTop w:val="0"/>
              <w:marBottom w:val="0"/>
              <w:divBdr>
                <w:top w:val="none" w:sz="0" w:space="0" w:color="auto"/>
                <w:left w:val="none" w:sz="0" w:space="0" w:color="auto"/>
                <w:bottom w:val="none" w:sz="0" w:space="0" w:color="auto"/>
                <w:right w:val="none" w:sz="0" w:space="0" w:color="auto"/>
              </w:divBdr>
            </w:div>
            <w:div w:id="903183707">
              <w:marLeft w:val="0"/>
              <w:marRight w:val="0"/>
              <w:marTop w:val="0"/>
              <w:marBottom w:val="0"/>
              <w:divBdr>
                <w:top w:val="none" w:sz="0" w:space="0" w:color="auto"/>
                <w:left w:val="none" w:sz="0" w:space="0" w:color="auto"/>
                <w:bottom w:val="none" w:sz="0" w:space="0" w:color="auto"/>
                <w:right w:val="none" w:sz="0" w:space="0" w:color="auto"/>
              </w:divBdr>
            </w:div>
            <w:div w:id="1156992797">
              <w:marLeft w:val="0"/>
              <w:marRight w:val="0"/>
              <w:marTop w:val="0"/>
              <w:marBottom w:val="0"/>
              <w:divBdr>
                <w:top w:val="none" w:sz="0" w:space="0" w:color="auto"/>
                <w:left w:val="none" w:sz="0" w:space="0" w:color="auto"/>
                <w:bottom w:val="none" w:sz="0" w:space="0" w:color="auto"/>
                <w:right w:val="none" w:sz="0" w:space="0" w:color="auto"/>
              </w:divBdr>
            </w:div>
            <w:div w:id="403645635">
              <w:marLeft w:val="0"/>
              <w:marRight w:val="0"/>
              <w:marTop w:val="0"/>
              <w:marBottom w:val="0"/>
              <w:divBdr>
                <w:top w:val="none" w:sz="0" w:space="0" w:color="auto"/>
                <w:left w:val="none" w:sz="0" w:space="0" w:color="auto"/>
                <w:bottom w:val="none" w:sz="0" w:space="0" w:color="auto"/>
                <w:right w:val="none" w:sz="0" w:space="0" w:color="auto"/>
              </w:divBdr>
            </w:div>
            <w:div w:id="1673988983">
              <w:marLeft w:val="0"/>
              <w:marRight w:val="0"/>
              <w:marTop w:val="0"/>
              <w:marBottom w:val="0"/>
              <w:divBdr>
                <w:top w:val="none" w:sz="0" w:space="0" w:color="auto"/>
                <w:left w:val="none" w:sz="0" w:space="0" w:color="auto"/>
                <w:bottom w:val="none" w:sz="0" w:space="0" w:color="auto"/>
                <w:right w:val="none" w:sz="0" w:space="0" w:color="auto"/>
              </w:divBdr>
            </w:div>
            <w:div w:id="1352683840">
              <w:marLeft w:val="0"/>
              <w:marRight w:val="0"/>
              <w:marTop w:val="0"/>
              <w:marBottom w:val="0"/>
              <w:divBdr>
                <w:top w:val="none" w:sz="0" w:space="0" w:color="auto"/>
                <w:left w:val="none" w:sz="0" w:space="0" w:color="auto"/>
                <w:bottom w:val="none" w:sz="0" w:space="0" w:color="auto"/>
                <w:right w:val="none" w:sz="0" w:space="0" w:color="auto"/>
              </w:divBdr>
            </w:div>
            <w:div w:id="438961641">
              <w:marLeft w:val="0"/>
              <w:marRight w:val="0"/>
              <w:marTop w:val="0"/>
              <w:marBottom w:val="0"/>
              <w:divBdr>
                <w:top w:val="none" w:sz="0" w:space="0" w:color="auto"/>
                <w:left w:val="none" w:sz="0" w:space="0" w:color="auto"/>
                <w:bottom w:val="none" w:sz="0" w:space="0" w:color="auto"/>
                <w:right w:val="none" w:sz="0" w:space="0" w:color="auto"/>
              </w:divBdr>
            </w:div>
            <w:div w:id="1209957238">
              <w:marLeft w:val="0"/>
              <w:marRight w:val="0"/>
              <w:marTop w:val="0"/>
              <w:marBottom w:val="0"/>
              <w:divBdr>
                <w:top w:val="none" w:sz="0" w:space="0" w:color="auto"/>
                <w:left w:val="none" w:sz="0" w:space="0" w:color="auto"/>
                <w:bottom w:val="none" w:sz="0" w:space="0" w:color="auto"/>
                <w:right w:val="none" w:sz="0" w:space="0" w:color="auto"/>
              </w:divBdr>
            </w:div>
            <w:div w:id="244657614">
              <w:marLeft w:val="0"/>
              <w:marRight w:val="0"/>
              <w:marTop w:val="0"/>
              <w:marBottom w:val="0"/>
              <w:divBdr>
                <w:top w:val="none" w:sz="0" w:space="0" w:color="auto"/>
                <w:left w:val="none" w:sz="0" w:space="0" w:color="auto"/>
                <w:bottom w:val="none" w:sz="0" w:space="0" w:color="auto"/>
                <w:right w:val="none" w:sz="0" w:space="0" w:color="auto"/>
              </w:divBdr>
            </w:div>
            <w:div w:id="1577275733">
              <w:marLeft w:val="0"/>
              <w:marRight w:val="0"/>
              <w:marTop w:val="0"/>
              <w:marBottom w:val="0"/>
              <w:divBdr>
                <w:top w:val="none" w:sz="0" w:space="0" w:color="auto"/>
                <w:left w:val="none" w:sz="0" w:space="0" w:color="auto"/>
                <w:bottom w:val="none" w:sz="0" w:space="0" w:color="auto"/>
                <w:right w:val="none" w:sz="0" w:space="0" w:color="auto"/>
              </w:divBdr>
            </w:div>
            <w:div w:id="1342900884">
              <w:marLeft w:val="0"/>
              <w:marRight w:val="0"/>
              <w:marTop w:val="0"/>
              <w:marBottom w:val="0"/>
              <w:divBdr>
                <w:top w:val="none" w:sz="0" w:space="0" w:color="auto"/>
                <w:left w:val="none" w:sz="0" w:space="0" w:color="auto"/>
                <w:bottom w:val="none" w:sz="0" w:space="0" w:color="auto"/>
                <w:right w:val="none" w:sz="0" w:space="0" w:color="auto"/>
              </w:divBdr>
            </w:div>
            <w:div w:id="1755206574">
              <w:marLeft w:val="0"/>
              <w:marRight w:val="0"/>
              <w:marTop w:val="0"/>
              <w:marBottom w:val="0"/>
              <w:divBdr>
                <w:top w:val="none" w:sz="0" w:space="0" w:color="auto"/>
                <w:left w:val="none" w:sz="0" w:space="0" w:color="auto"/>
                <w:bottom w:val="none" w:sz="0" w:space="0" w:color="auto"/>
                <w:right w:val="none" w:sz="0" w:space="0" w:color="auto"/>
              </w:divBdr>
            </w:div>
            <w:div w:id="1719041446">
              <w:marLeft w:val="0"/>
              <w:marRight w:val="0"/>
              <w:marTop w:val="0"/>
              <w:marBottom w:val="0"/>
              <w:divBdr>
                <w:top w:val="none" w:sz="0" w:space="0" w:color="auto"/>
                <w:left w:val="none" w:sz="0" w:space="0" w:color="auto"/>
                <w:bottom w:val="none" w:sz="0" w:space="0" w:color="auto"/>
                <w:right w:val="none" w:sz="0" w:space="0" w:color="auto"/>
              </w:divBdr>
            </w:div>
            <w:div w:id="1833527928">
              <w:marLeft w:val="0"/>
              <w:marRight w:val="0"/>
              <w:marTop w:val="0"/>
              <w:marBottom w:val="0"/>
              <w:divBdr>
                <w:top w:val="none" w:sz="0" w:space="0" w:color="auto"/>
                <w:left w:val="none" w:sz="0" w:space="0" w:color="auto"/>
                <w:bottom w:val="none" w:sz="0" w:space="0" w:color="auto"/>
                <w:right w:val="none" w:sz="0" w:space="0" w:color="auto"/>
              </w:divBdr>
            </w:div>
            <w:div w:id="714885874">
              <w:marLeft w:val="0"/>
              <w:marRight w:val="0"/>
              <w:marTop w:val="0"/>
              <w:marBottom w:val="0"/>
              <w:divBdr>
                <w:top w:val="none" w:sz="0" w:space="0" w:color="auto"/>
                <w:left w:val="none" w:sz="0" w:space="0" w:color="auto"/>
                <w:bottom w:val="none" w:sz="0" w:space="0" w:color="auto"/>
                <w:right w:val="none" w:sz="0" w:space="0" w:color="auto"/>
              </w:divBdr>
            </w:div>
            <w:div w:id="1196389551">
              <w:marLeft w:val="0"/>
              <w:marRight w:val="0"/>
              <w:marTop w:val="0"/>
              <w:marBottom w:val="0"/>
              <w:divBdr>
                <w:top w:val="none" w:sz="0" w:space="0" w:color="auto"/>
                <w:left w:val="none" w:sz="0" w:space="0" w:color="auto"/>
                <w:bottom w:val="none" w:sz="0" w:space="0" w:color="auto"/>
                <w:right w:val="none" w:sz="0" w:space="0" w:color="auto"/>
              </w:divBdr>
            </w:div>
            <w:div w:id="410321669">
              <w:marLeft w:val="0"/>
              <w:marRight w:val="0"/>
              <w:marTop w:val="0"/>
              <w:marBottom w:val="0"/>
              <w:divBdr>
                <w:top w:val="none" w:sz="0" w:space="0" w:color="auto"/>
                <w:left w:val="none" w:sz="0" w:space="0" w:color="auto"/>
                <w:bottom w:val="none" w:sz="0" w:space="0" w:color="auto"/>
                <w:right w:val="none" w:sz="0" w:space="0" w:color="auto"/>
              </w:divBdr>
            </w:div>
            <w:div w:id="1396663107">
              <w:marLeft w:val="0"/>
              <w:marRight w:val="0"/>
              <w:marTop w:val="0"/>
              <w:marBottom w:val="0"/>
              <w:divBdr>
                <w:top w:val="none" w:sz="0" w:space="0" w:color="auto"/>
                <w:left w:val="none" w:sz="0" w:space="0" w:color="auto"/>
                <w:bottom w:val="none" w:sz="0" w:space="0" w:color="auto"/>
                <w:right w:val="none" w:sz="0" w:space="0" w:color="auto"/>
              </w:divBdr>
            </w:div>
            <w:div w:id="567037313">
              <w:marLeft w:val="0"/>
              <w:marRight w:val="0"/>
              <w:marTop w:val="0"/>
              <w:marBottom w:val="0"/>
              <w:divBdr>
                <w:top w:val="none" w:sz="0" w:space="0" w:color="auto"/>
                <w:left w:val="none" w:sz="0" w:space="0" w:color="auto"/>
                <w:bottom w:val="none" w:sz="0" w:space="0" w:color="auto"/>
                <w:right w:val="none" w:sz="0" w:space="0" w:color="auto"/>
              </w:divBdr>
            </w:div>
            <w:div w:id="1917931312">
              <w:marLeft w:val="0"/>
              <w:marRight w:val="0"/>
              <w:marTop w:val="0"/>
              <w:marBottom w:val="0"/>
              <w:divBdr>
                <w:top w:val="none" w:sz="0" w:space="0" w:color="auto"/>
                <w:left w:val="none" w:sz="0" w:space="0" w:color="auto"/>
                <w:bottom w:val="none" w:sz="0" w:space="0" w:color="auto"/>
                <w:right w:val="none" w:sz="0" w:space="0" w:color="auto"/>
              </w:divBdr>
            </w:div>
            <w:div w:id="88308424">
              <w:marLeft w:val="0"/>
              <w:marRight w:val="0"/>
              <w:marTop w:val="0"/>
              <w:marBottom w:val="0"/>
              <w:divBdr>
                <w:top w:val="none" w:sz="0" w:space="0" w:color="auto"/>
                <w:left w:val="none" w:sz="0" w:space="0" w:color="auto"/>
                <w:bottom w:val="none" w:sz="0" w:space="0" w:color="auto"/>
                <w:right w:val="none" w:sz="0" w:space="0" w:color="auto"/>
              </w:divBdr>
            </w:div>
            <w:div w:id="134370950">
              <w:marLeft w:val="0"/>
              <w:marRight w:val="0"/>
              <w:marTop w:val="0"/>
              <w:marBottom w:val="0"/>
              <w:divBdr>
                <w:top w:val="none" w:sz="0" w:space="0" w:color="auto"/>
                <w:left w:val="none" w:sz="0" w:space="0" w:color="auto"/>
                <w:bottom w:val="none" w:sz="0" w:space="0" w:color="auto"/>
                <w:right w:val="none" w:sz="0" w:space="0" w:color="auto"/>
              </w:divBdr>
            </w:div>
            <w:div w:id="76249180">
              <w:marLeft w:val="0"/>
              <w:marRight w:val="0"/>
              <w:marTop w:val="0"/>
              <w:marBottom w:val="0"/>
              <w:divBdr>
                <w:top w:val="none" w:sz="0" w:space="0" w:color="auto"/>
                <w:left w:val="none" w:sz="0" w:space="0" w:color="auto"/>
                <w:bottom w:val="none" w:sz="0" w:space="0" w:color="auto"/>
                <w:right w:val="none" w:sz="0" w:space="0" w:color="auto"/>
              </w:divBdr>
            </w:div>
            <w:div w:id="94521812">
              <w:marLeft w:val="0"/>
              <w:marRight w:val="0"/>
              <w:marTop w:val="0"/>
              <w:marBottom w:val="0"/>
              <w:divBdr>
                <w:top w:val="none" w:sz="0" w:space="0" w:color="auto"/>
                <w:left w:val="none" w:sz="0" w:space="0" w:color="auto"/>
                <w:bottom w:val="none" w:sz="0" w:space="0" w:color="auto"/>
                <w:right w:val="none" w:sz="0" w:space="0" w:color="auto"/>
              </w:divBdr>
            </w:div>
            <w:div w:id="1855146760">
              <w:marLeft w:val="0"/>
              <w:marRight w:val="0"/>
              <w:marTop w:val="0"/>
              <w:marBottom w:val="0"/>
              <w:divBdr>
                <w:top w:val="none" w:sz="0" w:space="0" w:color="auto"/>
                <w:left w:val="none" w:sz="0" w:space="0" w:color="auto"/>
                <w:bottom w:val="none" w:sz="0" w:space="0" w:color="auto"/>
                <w:right w:val="none" w:sz="0" w:space="0" w:color="auto"/>
              </w:divBdr>
            </w:div>
            <w:div w:id="146436266">
              <w:marLeft w:val="0"/>
              <w:marRight w:val="0"/>
              <w:marTop w:val="0"/>
              <w:marBottom w:val="0"/>
              <w:divBdr>
                <w:top w:val="none" w:sz="0" w:space="0" w:color="auto"/>
                <w:left w:val="none" w:sz="0" w:space="0" w:color="auto"/>
                <w:bottom w:val="none" w:sz="0" w:space="0" w:color="auto"/>
                <w:right w:val="none" w:sz="0" w:space="0" w:color="auto"/>
              </w:divBdr>
            </w:div>
            <w:div w:id="1465847142">
              <w:marLeft w:val="0"/>
              <w:marRight w:val="0"/>
              <w:marTop w:val="0"/>
              <w:marBottom w:val="0"/>
              <w:divBdr>
                <w:top w:val="none" w:sz="0" w:space="0" w:color="auto"/>
                <w:left w:val="none" w:sz="0" w:space="0" w:color="auto"/>
                <w:bottom w:val="none" w:sz="0" w:space="0" w:color="auto"/>
                <w:right w:val="none" w:sz="0" w:space="0" w:color="auto"/>
              </w:divBdr>
            </w:div>
            <w:div w:id="151141694">
              <w:marLeft w:val="0"/>
              <w:marRight w:val="0"/>
              <w:marTop w:val="0"/>
              <w:marBottom w:val="0"/>
              <w:divBdr>
                <w:top w:val="none" w:sz="0" w:space="0" w:color="auto"/>
                <w:left w:val="none" w:sz="0" w:space="0" w:color="auto"/>
                <w:bottom w:val="none" w:sz="0" w:space="0" w:color="auto"/>
                <w:right w:val="none" w:sz="0" w:space="0" w:color="auto"/>
              </w:divBdr>
            </w:div>
            <w:div w:id="400905615">
              <w:marLeft w:val="0"/>
              <w:marRight w:val="0"/>
              <w:marTop w:val="0"/>
              <w:marBottom w:val="0"/>
              <w:divBdr>
                <w:top w:val="none" w:sz="0" w:space="0" w:color="auto"/>
                <w:left w:val="none" w:sz="0" w:space="0" w:color="auto"/>
                <w:bottom w:val="none" w:sz="0" w:space="0" w:color="auto"/>
                <w:right w:val="none" w:sz="0" w:space="0" w:color="auto"/>
              </w:divBdr>
            </w:div>
            <w:div w:id="29190227">
              <w:marLeft w:val="0"/>
              <w:marRight w:val="0"/>
              <w:marTop w:val="0"/>
              <w:marBottom w:val="0"/>
              <w:divBdr>
                <w:top w:val="none" w:sz="0" w:space="0" w:color="auto"/>
                <w:left w:val="none" w:sz="0" w:space="0" w:color="auto"/>
                <w:bottom w:val="none" w:sz="0" w:space="0" w:color="auto"/>
                <w:right w:val="none" w:sz="0" w:space="0" w:color="auto"/>
              </w:divBdr>
            </w:div>
            <w:div w:id="1416441758">
              <w:marLeft w:val="0"/>
              <w:marRight w:val="0"/>
              <w:marTop w:val="0"/>
              <w:marBottom w:val="0"/>
              <w:divBdr>
                <w:top w:val="none" w:sz="0" w:space="0" w:color="auto"/>
                <w:left w:val="none" w:sz="0" w:space="0" w:color="auto"/>
                <w:bottom w:val="none" w:sz="0" w:space="0" w:color="auto"/>
                <w:right w:val="none" w:sz="0" w:space="0" w:color="auto"/>
              </w:divBdr>
            </w:div>
            <w:div w:id="1655328008">
              <w:marLeft w:val="0"/>
              <w:marRight w:val="0"/>
              <w:marTop w:val="0"/>
              <w:marBottom w:val="0"/>
              <w:divBdr>
                <w:top w:val="none" w:sz="0" w:space="0" w:color="auto"/>
                <w:left w:val="none" w:sz="0" w:space="0" w:color="auto"/>
                <w:bottom w:val="none" w:sz="0" w:space="0" w:color="auto"/>
                <w:right w:val="none" w:sz="0" w:space="0" w:color="auto"/>
              </w:divBdr>
            </w:div>
            <w:div w:id="1569923805">
              <w:marLeft w:val="0"/>
              <w:marRight w:val="0"/>
              <w:marTop w:val="0"/>
              <w:marBottom w:val="0"/>
              <w:divBdr>
                <w:top w:val="none" w:sz="0" w:space="0" w:color="auto"/>
                <w:left w:val="none" w:sz="0" w:space="0" w:color="auto"/>
                <w:bottom w:val="none" w:sz="0" w:space="0" w:color="auto"/>
                <w:right w:val="none" w:sz="0" w:space="0" w:color="auto"/>
              </w:divBdr>
            </w:div>
            <w:div w:id="71512880">
              <w:marLeft w:val="0"/>
              <w:marRight w:val="0"/>
              <w:marTop w:val="0"/>
              <w:marBottom w:val="0"/>
              <w:divBdr>
                <w:top w:val="none" w:sz="0" w:space="0" w:color="auto"/>
                <w:left w:val="none" w:sz="0" w:space="0" w:color="auto"/>
                <w:bottom w:val="none" w:sz="0" w:space="0" w:color="auto"/>
                <w:right w:val="none" w:sz="0" w:space="0" w:color="auto"/>
              </w:divBdr>
            </w:div>
            <w:div w:id="1283684461">
              <w:marLeft w:val="0"/>
              <w:marRight w:val="0"/>
              <w:marTop w:val="0"/>
              <w:marBottom w:val="0"/>
              <w:divBdr>
                <w:top w:val="none" w:sz="0" w:space="0" w:color="auto"/>
                <w:left w:val="none" w:sz="0" w:space="0" w:color="auto"/>
                <w:bottom w:val="none" w:sz="0" w:space="0" w:color="auto"/>
                <w:right w:val="none" w:sz="0" w:space="0" w:color="auto"/>
              </w:divBdr>
            </w:div>
            <w:div w:id="344867966">
              <w:marLeft w:val="0"/>
              <w:marRight w:val="0"/>
              <w:marTop w:val="0"/>
              <w:marBottom w:val="0"/>
              <w:divBdr>
                <w:top w:val="none" w:sz="0" w:space="0" w:color="auto"/>
                <w:left w:val="none" w:sz="0" w:space="0" w:color="auto"/>
                <w:bottom w:val="none" w:sz="0" w:space="0" w:color="auto"/>
                <w:right w:val="none" w:sz="0" w:space="0" w:color="auto"/>
              </w:divBdr>
            </w:div>
            <w:div w:id="617183518">
              <w:marLeft w:val="0"/>
              <w:marRight w:val="0"/>
              <w:marTop w:val="0"/>
              <w:marBottom w:val="0"/>
              <w:divBdr>
                <w:top w:val="none" w:sz="0" w:space="0" w:color="auto"/>
                <w:left w:val="none" w:sz="0" w:space="0" w:color="auto"/>
                <w:bottom w:val="none" w:sz="0" w:space="0" w:color="auto"/>
                <w:right w:val="none" w:sz="0" w:space="0" w:color="auto"/>
              </w:divBdr>
            </w:div>
            <w:div w:id="616759636">
              <w:marLeft w:val="0"/>
              <w:marRight w:val="0"/>
              <w:marTop w:val="0"/>
              <w:marBottom w:val="0"/>
              <w:divBdr>
                <w:top w:val="none" w:sz="0" w:space="0" w:color="auto"/>
                <w:left w:val="none" w:sz="0" w:space="0" w:color="auto"/>
                <w:bottom w:val="none" w:sz="0" w:space="0" w:color="auto"/>
                <w:right w:val="none" w:sz="0" w:space="0" w:color="auto"/>
              </w:divBdr>
            </w:div>
            <w:div w:id="10228014">
              <w:marLeft w:val="0"/>
              <w:marRight w:val="0"/>
              <w:marTop w:val="0"/>
              <w:marBottom w:val="0"/>
              <w:divBdr>
                <w:top w:val="none" w:sz="0" w:space="0" w:color="auto"/>
                <w:left w:val="none" w:sz="0" w:space="0" w:color="auto"/>
                <w:bottom w:val="none" w:sz="0" w:space="0" w:color="auto"/>
                <w:right w:val="none" w:sz="0" w:space="0" w:color="auto"/>
              </w:divBdr>
            </w:div>
            <w:div w:id="270747797">
              <w:marLeft w:val="0"/>
              <w:marRight w:val="0"/>
              <w:marTop w:val="0"/>
              <w:marBottom w:val="0"/>
              <w:divBdr>
                <w:top w:val="none" w:sz="0" w:space="0" w:color="auto"/>
                <w:left w:val="none" w:sz="0" w:space="0" w:color="auto"/>
                <w:bottom w:val="none" w:sz="0" w:space="0" w:color="auto"/>
                <w:right w:val="none" w:sz="0" w:space="0" w:color="auto"/>
              </w:divBdr>
            </w:div>
            <w:div w:id="335958355">
              <w:marLeft w:val="0"/>
              <w:marRight w:val="0"/>
              <w:marTop w:val="0"/>
              <w:marBottom w:val="0"/>
              <w:divBdr>
                <w:top w:val="none" w:sz="0" w:space="0" w:color="auto"/>
                <w:left w:val="none" w:sz="0" w:space="0" w:color="auto"/>
                <w:bottom w:val="none" w:sz="0" w:space="0" w:color="auto"/>
                <w:right w:val="none" w:sz="0" w:space="0" w:color="auto"/>
              </w:divBdr>
            </w:div>
            <w:div w:id="181673376">
              <w:marLeft w:val="0"/>
              <w:marRight w:val="0"/>
              <w:marTop w:val="0"/>
              <w:marBottom w:val="0"/>
              <w:divBdr>
                <w:top w:val="none" w:sz="0" w:space="0" w:color="auto"/>
                <w:left w:val="none" w:sz="0" w:space="0" w:color="auto"/>
                <w:bottom w:val="none" w:sz="0" w:space="0" w:color="auto"/>
                <w:right w:val="none" w:sz="0" w:space="0" w:color="auto"/>
              </w:divBdr>
            </w:div>
            <w:div w:id="234246371">
              <w:marLeft w:val="0"/>
              <w:marRight w:val="0"/>
              <w:marTop w:val="0"/>
              <w:marBottom w:val="0"/>
              <w:divBdr>
                <w:top w:val="none" w:sz="0" w:space="0" w:color="auto"/>
                <w:left w:val="none" w:sz="0" w:space="0" w:color="auto"/>
                <w:bottom w:val="none" w:sz="0" w:space="0" w:color="auto"/>
                <w:right w:val="none" w:sz="0" w:space="0" w:color="auto"/>
              </w:divBdr>
            </w:div>
            <w:div w:id="992560588">
              <w:marLeft w:val="0"/>
              <w:marRight w:val="0"/>
              <w:marTop w:val="0"/>
              <w:marBottom w:val="0"/>
              <w:divBdr>
                <w:top w:val="none" w:sz="0" w:space="0" w:color="auto"/>
                <w:left w:val="none" w:sz="0" w:space="0" w:color="auto"/>
                <w:bottom w:val="none" w:sz="0" w:space="0" w:color="auto"/>
                <w:right w:val="none" w:sz="0" w:space="0" w:color="auto"/>
              </w:divBdr>
            </w:div>
            <w:div w:id="812913863">
              <w:marLeft w:val="0"/>
              <w:marRight w:val="0"/>
              <w:marTop w:val="0"/>
              <w:marBottom w:val="0"/>
              <w:divBdr>
                <w:top w:val="none" w:sz="0" w:space="0" w:color="auto"/>
                <w:left w:val="none" w:sz="0" w:space="0" w:color="auto"/>
                <w:bottom w:val="none" w:sz="0" w:space="0" w:color="auto"/>
                <w:right w:val="none" w:sz="0" w:space="0" w:color="auto"/>
              </w:divBdr>
            </w:div>
            <w:div w:id="409162787">
              <w:marLeft w:val="0"/>
              <w:marRight w:val="0"/>
              <w:marTop w:val="0"/>
              <w:marBottom w:val="0"/>
              <w:divBdr>
                <w:top w:val="none" w:sz="0" w:space="0" w:color="auto"/>
                <w:left w:val="none" w:sz="0" w:space="0" w:color="auto"/>
                <w:bottom w:val="none" w:sz="0" w:space="0" w:color="auto"/>
                <w:right w:val="none" w:sz="0" w:space="0" w:color="auto"/>
              </w:divBdr>
            </w:div>
            <w:div w:id="1448813755">
              <w:marLeft w:val="0"/>
              <w:marRight w:val="0"/>
              <w:marTop w:val="0"/>
              <w:marBottom w:val="0"/>
              <w:divBdr>
                <w:top w:val="none" w:sz="0" w:space="0" w:color="auto"/>
                <w:left w:val="none" w:sz="0" w:space="0" w:color="auto"/>
                <w:bottom w:val="none" w:sz="0" w:space="0" w:color="auto"/>
                <w:right w:val="none" w:sz="0" w:space="0" w:color="auto"/>
              </w:divBdr>
            </w:div>
            <w:div w:id="566113946">
              <w:marLeft w:val="0"/>
              <w:marRight w:val="0"/>
              <w:marTop w:val="0"/>
              <w:marBottom w:val="0"/>
              <w:divBdr>
                <w:top w:val="none" w:sz="0" w:space="0" w:color="auto"/>
                <w:left w:val="none" w:sz="0" w:space="0" w:color="auto"/>
                <w:bottom w:val="none" w:sz="0" w:space="0" w:color="auto"/>
                <w:right w:val="none" w:sz="0" w:space="0" w:color="auto"/>
              </w:divBdr>
            </w:div>
            <w:div w:id="923298084">
              <w:marLeft w:val="0"/>
              <w:marRight w:val="0"/>
              <w:marTop w:val="0"/>
              <w:marBottom w:val="0"/>
              <w:divBdr>
                <w:top w:val="none" w:sz="0" w:space="0" w:color="auto"/>
                <w:left w:val="none" w:sz="0" w:space="0" w:color="auto"/>
                <w:bottom w:val="none" w:sz="0" w:space="0" w:color="auto"/>
                <w:right w:val="none" w:sz="0" w:space="0" w:color="auto"/>
              </w:divBdr>
            </w:div>
            <w:div w:id="903835078">
              <w:marLeft w:val="0"/>
              <w:marRight w:val="0"/>
              <w:marTop w:val="0"/>
              <w:marBottom w:val="0"/>
              <w:divBdr>
                <w:top w:val="none" w:sz="0" w:space="0" w:color="auto"/>
                <w:left w:val="none" w:sz="0" w:space="0" w:color="auto"/>
                <w:bottom w:val="none" w:sz="0" w:space="0" w:color="auto"/>
                <w:right w:val="none" w:sz="0" w:space="0" w:color="auto"/>
              </w:divBdr>
            </w:div>
            <w:div w:id="1613632546">
              <w:marLeft w:val="0"/>
              <w:marRight w:val="0"/>
              <w:marTop w:val="0"/>
              <w:marBottom w:val="0"/>
              <w:divBdr>
                <w:top w:val="none" w:sz="0" w:space="0" w:color="auto"/>
                <w:left w:val="none" w:sz="0" w:space="0" w:color="auto"/>
                <w:bottom w:val="none" w:sz="0" w:space="0" w:color="auto"/>
                <w:right w:val="none" w:sz="0" w:space="0" w:color="auto"/>
              </w:divBdr>
            </w:div>
            <w:div w:id="1830174626">
              <w:marLeft w:val="0"/>
              <w:marRight w:val="0"/>
              <w:marTop w:val="0"/>
              <w:marBottom w:val="0"/>
              <w:divBdr>
                <w:top w:val="none" w:sz="0" w:space="0" w:color="auto"/>
                <w:left w:val="none" w:sz="0" w:space="0" w:color="auto"/>
                <w:bottom w:val="none" w:sz="0" w:space="0" w:color="auto"/>
                <w:right w:val="none" w:sz="0" w:space="0" w:color="auto"/>
              </w:divBdr>
            </w:div>
            <w:div w:id="982545707">
              <w:marLeft w:val="0"/>
              <w:marRight w:val="0"/>
              <w:marTop w:val="0"/>
              <w:marBottom w:val="0"/>
              <w:divBdr>
                <w:top w:val="none" w:sz="0" w:space="0" w:color="auto"/>
                <w:left w:val="none" w:sz="0" w:space="0" w:color="auto"/>
                <w:bottom w:val="none" w:sz="0" w:space="0" w:color="auto"/>
                <w:right w:val="none" w:sz="0" w:space="0" w:color="auto"/>
              </w:divBdr>
            </w:div>
            <w:div w:id="384915949">
              <w:marLeft w:val="0"/>
              <w:marRight w:val="0"/>
              <w:marTop w:val="0"/>
              <w:marBottom w:val="0"/>
              <w:divBdr>
                <w:top w:val="none" w:sz="0" w:space="0" w:color="auto"/>
                <w:left w:val="none" w:sz="0" w:space="0" w:color="auto"/>
                <w:bottom w:val="none" w:sz="0" w:space="0" w:color="auto"/>
                <w:right w:val="none" w:sz="0" w:space="0" w:color="auto"/>
              </w:divBdr>
            </w:div>
            <w:div w:id="2101099641">
              <w:marLeft w:val="0"/>
              <w:marRight w:val="0"/>
              <w:marTop w:val="0"/>
              <w:marBottom w:val="0"/>
              <w:divBdr>
                <w:top w:val="none" w:sz="0" w:space="0" w:color="auto"/>
                <w:left w:val="none" w:sz="0" w:space="0" w:color="auto"/>
                <w:bottom w:val="none" w:sz="0" w:space="0" w:color="auto"/>
                <w:right w:val="none" w:sz="0" w:space="0" w:color="auto"/>
              </w:divBdr>
            </w:div>
            <w:div w:id="431165810">
              <w:marLeft w:val="0"/>
              <w:marRight w:val="0"/>
              <w:marTop w:val="0"/>
              <w:marBottom w:val="0"/>
              <w:divBdr>
                <w:top w:val="none" w:sz="0" w:space="0" w:color="auto"/>
                <w:left w:val="none" w:sz="0" w:space="0" w:color="auto"/>
                <w:bottom w:val="none" w:sz="0" w:space="0" w:color="auto"/>
                <w:right w:val="none" w:sz="0" w:space="0" w:color="auto"/>
              </w:divBdr>
            </w:div>
            <w:div w:id="1271015653">
              <w:marLeft w:val="0"/>
              <w:marRight w:val="0"/>
              <w:marTop w:val="0"/>
              <w:marBottom w:val="0"/>
              <w:divBdr>
                <w:top w:val="none" w:sz="0" w:space="0" w:color="auto"/>
                <w:left w:val="none" w:sz="0" w:space="0" w:color="auto"/>
                <w:bottom w:val="none" w:sz="0" w:space="0" w:color="auto"/>
                <w:right w:val="none" w:sz="0" w:space="0" w:color="auto"/>
              </w:divBdr>
            </w:div>
            <w:div w:id="1521357898">
              <w:marLeft w:val="0"/>
              <w:marRight w:val="0"/>
              <w:marTop w:val="0"/>
              <w:marBottom w:val="0"/>
              <w:divBdr>
                <w:top w:val="none" w:sz="0" w:space="0" w:color="auto"/>
                <w:left w:val="none" w:sz="0" w:space="0" w:color="auto"/>
                <w:bottom w:val="none" w:sz="0" w:space="0" w:color="auto"/>
                <w:right w:val="none" w:sz="0" w:space="0" w:color="auto"/>
              </w:divBdr>
            </w:div>
            <w:div w:id="1615282826">
              <w:marLeft w:val="0"/>
              <w:marRight w:val="0"/>
              <w:marTop w:val="0"/>
              <w:marBottom w:val="0"/>
              <w:divBdr>
                <w:top w:val="none" w:sz="0" w:space="0" w:color="auto"/>
                <w:left w:val="none" w:sz="0" w:space="0" w:color="auto"/>
                <w:bottom w:val="none" w:sz="0" w:space="0" w:color="auto"/>
                <w:right w:val="none" w:sz="0" w:space="0" w:color="auto"/>
              </w:divBdr>
            </w:div>
            <w:div w:id="1078793193">
              <w:marLeft w:val="0"/>
              <w:marRight w:val="0"/>
              <w:marTop w:val="0"/>
              <w:marBottom w:val="0"/>
              <w:divBdr>
                <w:top w:val="none" w:sz="0" w:space="0" w:color="auto"/>
                <w:left w:val="none" w:sz="0" w:space="0" w:color="auto"/>
                <w:bottom w:val="none" w:sz="0" w:space="0" w:color="auto"/>
                <w:right w:val="none" w:sz="0" w:space="0" w:color="auto"/>
              </w:divBdr>
            </w:div>
            <w:div w:id="1847943569">
              <w:marLeft w:val="0"/>
              <w:marRight w:val="0"/>
              <w:marTop w:val="0"/>
              <w:marBottom w:val="0"/>
              <w:divBdr>
                <w:top w:val="none" w:sz="0" w:space="0" w:color="auto"/>
                <w:left w:val="none" w:sz="0" w:space="0" w:color="auto"/>
                <w:bottom w:val="none" w:sz="0" w:space="0" w:color="auto"/>
                <w:right w:val="none" w:sz="0" w:space="0" w:color="auto"/>
              </w:divBdr>
            </w:div>
            <w:div w:id="739446661">
              <w:marLeft w:val="0"/>
              <w:marRight w:val="0"/>
              <w:marTop w:val="0"/>
              <w:marBottom w:val="0"/>
              <w:divBdr>
                <w:top w:val="none" w:sz="0" w:space="0" w:color="auto"/>
                <w:left w:val="none" w:sz="0" w:space="0" w:color="auto"/>
                <w:bottom w:val="none" w:sz="0" w:space="0" w:color="auto"/>
                <w:right w:val="none" w:sz="0" w:space="0" w:color="auto"/>
              </w:divBdr>
            </w:div>
            <w:div w:id="1577545116">
              <w:marLeft w:val="0"/>
              <w:marRight w:val="0"/>
              <w:marTop w:val="0"/>
              <w:marBottom w:val="0"/>
              <w:divBdr>
                <w:top w:val="none" w:sz="0" w:space="0" w:color="auto"/>
                <w:left w:val="none" w:sz="0" w:space="0" w:color="auto"/>
                <w:bottom w:val="none" w:sz="0" w:space="0" w:color="auto"/>
                <w:right w:val="none" w:sz="0" w:space="0" w:color="auto"/>
              </w:divBdr>
            </w:div>
            <w:div w:id="816217480">
              <w:marLeft w:val="0"/>
              <w:marRight w:val="0"/>
              <w:marTop w:val="0"/>
              <w:marBottom w:val="0"/>
              <w:divBdr>
                <w:top w:val="none" w:sz="0" w:space="0" w:color="auto"/>
                <w:left w:val="none" w:sz="0" w:space="0" w:color="auto"/>
                <w:bottom w:val="none" w:sz="0" w:space="0" w:color="auto"/>
                <w:right w:val="none" w:sz="0" w:space="0" w:color="auto"/>
              </w:divBdr>
            </w:div>
            <w:div w:id="1801801268">
              <w:marLeft w:val="0"/>
              <w:marRight w:val="0"/>
              <w:marTop w:val="0"/>
              <w:marBottom w:val="0"/>
              <w:divBdr>
                <w:top w:val="none" w:sz="0" w:space="0" w:color="auto"/>
                <w:left w:val="none" w:sz="0" w:space="0" w:color="auto"/>
                <w:bottom w:val="none" w:sz="0" w:space="0" w:color="auto"/>
                <w:right w:val="none" w:sz="0" w:space="0" w:color="auto"/>
              </w:divBdr>
            </w:div>
            <w:div w:id="1327585992">
              <w:marLeft w:val="0"/>
              <w:marRight w:val="0"/>
              <w:marTop w:val="0"/>
              <w:marBottom w:val="0"/>
              <w:divBdr>
                <w:top w:val="none" w:sz="0" w:space="0" w:color="auto"/>
                <w:left w:val="none" w:sz="0" w:space="0" w:color="auto"/>
                <w:bottom w:val="none" w:sz="0" w:space="0" w:color="auto"/>
                <w:right w:val="none" w:sz="0" w:space="0" w:color="auto"/>
              </w:divBdr>
            </w:div>
            <w:div w:id="1375815102">
              <w:marLeft w:val="0"/>
              <w:marRight w:val="0"/>
              <w:marTop w:val="0"/>
              <w:marBottom w:val="0"/>
              <w:divBdr>
                <w:top w:val="none" w:sz="0" w:space="0" w:color="auto"/>
                <w:left w:val="none" w:sz="0" w:space="0" w:color="auto"/>
                <w:bottom w:val="none" w:sz="0" w:space="0" w:color="auto"/>
                <w:right w:val="none" w:sz="0" w:space="0" w:color="auto"/>
              </w:divBdr>
            </w:div>
            <w:div w:id="818498701">
              <w:marLeft w:val="0"/>
              <w:marRight w:val="0"/>
              <w:marTop w:val="0"/>
              <w:marBottom w:val="0"/>
              <w:divBdr>
                <w:top w:val="none" w:sz="0" w:space="0" w:color="auto"/>
                <w:left w:val="none" w:sz="0" w:space="0" w:color="auto"/>
                <w:bottom w:val="none" w:sz="0" w:space="0" w:color="auto"/>
                <w:right w:val="none" w:sz="0" w:space="0" w:color="auto"/>
              </w:divBdr>
            </w:div>
            <w:div w:id="1498691987">
              <w:marLeft w:val="0"/>
              <w:marRight w:val="0"/>
              <w:marTop w:val="0"/>
              <w:marBottom w:val="0"/>
              <w:divBdr>
                <w:top w:val="none" w:sz="0" w:space="0" w:color="auto"/>
                <w:left w:val="none" w:sz="0" w:space="0" w:color="auto"/>
                <w:bottom w:val="none" w:sz="0" w:space="0" w:color="auto"/>
                <w:right w:val="none" w:sz="0" w:space="0" w:color="auto"/>
              </w:divBdr>
            </w:div>
            <w:div w:id="1177115828">
              <w:marLeft w:val="0"/>
              <w:marRight w:val="0"/>
              <w:marTop w:val="0"/>
              <w:marBottom w:val="0"/>
              <w:divBdr>
                <w:top w:val="none" w:sz="0" w:space="0" w:color="auto"/>
                <w:left w:val="none" w:sz="0" w:space="0" w:color="auto"/>
                <w:bottom w:val="none" w:sz="0" w:space="0" w:color="auto"/>
                <w:right w:val="none" w:sz="0" w:space="0" w:color="auto"/>
              </w:divBdr>
            </w:div>
            <w:div w:id="323045477">
              <w:marLeft w:val="0"/>
              <w:marRight w:val="0"/>
              <w:marTop w:val="0"/>
              <w:marBottom w:val="0"/>
              <w:divBdr>
                <w:top w:val="none" w:sz="0" w:space="0" w:color="auto"/>
                <w:left w:val="none" w:sz="0" w:space="0" w:color="auto"/>
                <w:bottom w:val="none" w:sz="0" w:space="0" w:color="auto"/>
                <w:right w:val="none" w:sz="0" w:space="0" w:color="auto"/>
              </w:divBdr>
            </w:div>
            <w:div w:id="1434473850">
              <w:marLeft w:val="0"/>
              <w:marRight w:val="0"/>
              <w:marTop w:val="0"/>
              <w:marBottom w:val="0"/>
              <w:divBdr>
                <w:top w:val="none" w:sz="0" w:space="0" w:color="auto"/>
                <w:left w:val="none" w:sz="0" w:space="0" w:color="auto"/>
                <w:bottom w:val="none" w:sz="0" w:space="0" w:color="auto"/>
                <w:right w:val="none" w:sz="0" w:space="0" w:color="auto"/>
              </w:divBdr>
            </w:div>
            <w:div w:id="1063483995">
              <w:marLeft w:val="0"/>
              <w:marRight w:val="0"/>
              <w:marTop w:val="0"/>
              <w:marBottom w:val="0"/>
              <w:divBdr>
                <w:top w:val="none" w:sz="0" w:space="0" w:color="auto"/>
                <w:left w:val="none" w:sz="0" w:space="0" w:color="auto"/>
                <w:bottom w:val="none" w:sz="0" w:space="0" w:color="auto"/>
                <w:right w:val="none" w:sz="0" w:space="0" w:color="auto"/>
              </w:divBdr>
            </w:div>
            <w:div w:id="597104644">
              <w:marLeft w:val="0"/>
              <w:marRight w:val="0"/>
              <w:marTop w:val="0"/>
              <w:marBottom w:val="0"/>
              <w:divBdr>
                <w:top w:val="none" w:sz="0" w:space="0" w:color="auto"/>
                <w:left w:val="none" w:sz="0" w:space="0" w:color="auto"/>
                <w:bottom w:val="none" w:sz="0" w:space="0" w:color="auto"/>
                <w:right w:val="none" w:sz="0" w:space="0" w:color="auto"/>
              </w:divBdr>
            </w:div>
            <w:div w:id="1437406805">
              <w:marLeft w:val="0"/>
              <w:marRight w:val="0"/>
              <w:marTop w:val="0"/>
              <w:marBottom w:val="0"/>
              <w:divBdr>
                <w:top w:val="none" w:sz="0" w:space="0" w:color="auto"/>
                <w:left w:val="none" w:sz="0" w:space="0" w:color="auto"/>
                <w:bottom w:val="none" w:sz="0" w:space="0" w:color="auto"/>
                <w:right w:val="none" w:sz="0" w:space="0" w:color="auto"/>
              </w:divBdr>
            </w:div>
            <w:div w:id="1062214377">
              <w:marLeft w:val="0"/>
              <w:marRight w:val="0"/>
              <w:marTop w:val="0"/>
              <w:marBottom w:val="0"/>
              <w:divBdr>
                <w:top w:val="none" w:sz="0" w:space="0" w:color="auto"/>
                <w:left w:val="none" w:sz="0" w:space="0" w:color="auto"/>
                <w:bottom w:val="none" w:sz="0" w:space="0" w:color="auto"/>
                <w:right w:val="none" w:sz="0" w:space="0" w:color="auto"/>
              </w:divBdr>
            </w:div>
            <w:div w:id="1731466287">
              <w:marLeft w:val="0"/>
              <w:marRight w:val="0"/>
              <w:marTop w:val="0"/>
              <w:marBottom w:val="0"/>
              <w:divBdr>
                <w:top w:val="none" w:sz="0" w:space="0" w:color="auto"/>
                <w:left w:val="none" w:sz="0" w:space="0" w:color="auto"/>
                <w:bottom w:val="none" w:sz="0" w:space="0" w:color="auto"/>
                <w:right w:val="none" w:sz="0" w:space="0" w:color="auto"/>
              </w:divBdr>
            </w:div>
            <w:div w:id="1371686817">
              <w:marLeft w:val="0"/>
              <w:marRight w:val="0"/>
              <w:marTop w:val="0"/>
              <w:marBottom w:val="0"/>
              <w:divBdr>
                <w:top w:val="none" w:sz="0" w:space="0" w:color="auto"/>
                <w:left w:val="none" w:sz="0" w:space="0" w:color="auto"/>
                <w:bottom w:val="none" w:sz="0" w:space="0" w:color="auto"/>
                <w:right w:val="none" w:sz="0" w:space="0" w:color="auto"/>
              </w:divBdr>
            </w:div>
            <w:div w:id="1816796741">
              <w:marLeft w:val="0"/>
              <w:marRight w:val="0"/>
              <w:marTop w:val="0"/>
              <w:marBottom w:val="0"/>
              <w:divBdr>
                <w:top w:val="none" w:sz="0" w:space="0" w:color="auto"/>
                <w:left w:val="none" w:sz="0" w:space="0" w:color="auto"/>
                <w:bottom w:val="none" w:sz="0" w:space="0" w:color="auto"/>
                <w:right w:val="none" w:sz="0" w:space="0" w:color="auto"/>
              </w:divBdr>
              <w:divsChild>
                <w:div w:id="2075348315">
                  <w:marLeft w:val="0"/>
                  <w:marRight w:val="0"/>
                  <w:marTop w:val="0"/>
                  <w:marBottom w:val="0"/>
                  <w:divBdr>
                    <w:top w:val="none" w:sz="0" w:space="0" w:color="auto"/>
                    <w:left w:val="none" w:sz="0" w:space="0" w:color="auto"/>
                    <w:bottom w:val="none" w:sz="0" w:space="0" w:color="auto"/>
                    <w:right w:val="none" w:sz="0" w:space="0" w:color="auto"/>
                  </w:divBdr>
                </w:div>
                <w:div w:id="1055082870">
                  <w:marLeft w:val="0"/>
                  <w:marRight w:val="0"/>
                  <w:marTop w:val="0"/>
                  <w:marBottom w:val="0"/>
                  <w:divBdr>
                    <w:top w:val="none" w:sz="0" w:space="0" w:color="auto"/>
                    <w:left w:val="none" w:sz="0" w:space="0" w:color="auto"/>
                    <w:bottom w:val="none" w:sz="0" w:space="0" w:color="auto"/>
                    <w:right w:val="none" w:sz="0" w:space="0" w:color="auto"/>
                  </w:divBdr>
                </w:div>
                <w:div w:id="1509977810">
                  <w:marLeft w:val="0"/>
                  <w:marRight w:val="0"/>
                  <w:marTop w:val="0"/>
                  <w:marBottom w:val="0"/>
                  <w:divBdr>
                    <w:top w:val="none" w:sz="0" w:space="0" w:color="auto"/>
                    <w:left w:val="none" w:sz="0" w:space="0" w:color="auto"/>
                    <w:bottom w:val="none" w:sz="0" w:space="0" w:color="auto"/>
                    <w:right w:val="none" w:sz="0" w:space="0" w:color="auto"/>
                  </w:divBdr>
                </w:div>
                <w:div w:id="121194473">
                  <w:marLeft w:val="0"/>
                  <w:marRight w:val="0"/>
                  <w:marTop w:val="0"/>
                  <w:marBottom w:val="0"/>
                  <w:divBdr>
                    <w:top w:val="none" w:sz="0" w:space="0" w:color="auto"/>
                    <w:left w:val="none" w:sz="0" w:space="0" w:color="auto"/>
                    <w:bottom w:val="none" w:sz="0" w:space="0" w:color="auto"/>
                    <w:right w:val="none" w:sz="0" w:space="0" w:color="auto"/>
                  </w:divBdr>
                </w:div>
                <w:div w:id="1553955711">
                  <w:marLeft w:val="0"/>
                  <w:marRight w:val="0"/>
                  <w:marTop w:val="0"/>
                  <w:marBottom w:val="0"/>
                  <w:divBdr>
                    <w:top w:val="none" w:sz="0" w:space="0" w:color="auto"/>
                    <w:left w:val="none" w:sz="0" w:space="0" w:color="auto"/>
                    <w:bottom w:val="none" w:sz="0" w:space="0" w:color="auto"/>
                    <w:right w:val="none" w:sz="0" w:space="0" w:color="auto"/>
                  </w:divBdr>
                </w:div>
                <w:div w:id="1413359519">
                  <w:marLeft w:val="0"/>
                  <w:marRight w:val="0"/>
                  <w:marTop w:val="0"/>
                  <w:marBottom w:val="0"/>
                  <w:divBdr>
                    <w:top w:val="none" w:sz="0" w:space="0" w:color="auto"/>
                    <w:left w:val="none" w:sz="0" w:space="0" w:color="auto"/>
                    <w:bottom w:val="none" w:sz="0" w:space="0" w:color="auto"/>
                    <w:right w:val="none" w:sz="0" w:space="0" w:color="auto"/>
                  </w:divBdr>
                </w:div>
                <w:div w:id="480272120">
                  <w:marLeft w:val="0"/>
                  <w:marRight w:val="0"/>
                  <w:marTop w:val="0"/>
                  <w:marBottom w:val="0"/>
                  <w:divBdr>
                    <w:top w:val="none" w:sz="0" w:space="0" w:color="auto"/>
                    <w:left w:val="none" w:sz="0" w:space="0" w:color="auto"/>
                    <w:bottom w:val="none" w:sz="0" w:space="0" w:color="auto"/>
                    <w:right w:val="none" w:sz="0" w:space="0" w:color="auto"/>
                  </w:divBdr>
                </w:div>
                <w:div w:id="1913857600">
                  <w:marLeft w:val="0"/>
                  <w:marRight w:val="0"/>
                  <w:marTop w:val="0"/>
                  <w:marBottom w:val="0"/>
                  <w:divBdr>
                    <w:top w:val="none" w:sz="0" w:space="0" w:color="auto"/>
                    <w:left w:val="none" w:sz="0" w:space="0" w:color="auto"/>
                    <w:bottom w:val="none" w:sz="0" w:space="0" w:color="auto"/>
                    <w:right w:val="none" w:sz="0" w:space="0" w:color="auto"/>
                  </w:divBdr>
                </w:div>
                <w:div w:id="2036272617">
                  <w:marLeft w:val="0"/>
                  <w:marRight w:val="0"/>
                  <w:marTop w:val="0"/>
                  <w:marBottom w:val="0"/>
                  <w:divBdr>
                    <w:top w:val="none" w:sz="0" w:space="0" w:color="auto"/>
                    <w:left w:val="none" w:sz="0" w:space="0" w:color="auto"/>
                    <w:bottom w:val="none" w:sz="0" w:space="0" w:color="auto"/>
                    <w:right w:val="none" w:sz="0" w:space="0" w:color="auto"/>
                  </w:divBdr>
                </w:div>
                <w:div w:id="787044696">
                  <w:marLeft w:val="0"/>
                  <w:marRight w:val="0"/>
                  <w:marTop w:val="0"/>
                  <w:marBottom w:val="0"/>
                  <w:divBdr>
                    <w:top w:val="none" w:sz="0" w:space="0" w:color="auto"/>
                    <w:left w:val="none" w:sz="0" w:space="0" w:color="auto"/>
                    <w:bottom w:val="none" w:sz="0" w:space="0" w:color="auto"/>
                    <w:right w:val="none" w:sz="0" w:space="0" w:color="auto"/>
                  </w:divBdr>
                </w:div>
                <w:div w:id="875696482">
                  <w:marLeft w:val="0"/>
                  <w:marRight w:val="0"/>
                  <w:marTop w:val="0"/>
                  <w:marBottom w:val="0"/>
                  <w:divBdr>
                    <w:top w:val="none" w:sz="0" w:space="0" w:color="auto"/>
                    <w:left w:val="none" w:sz="0" w:space="0" w:color="auto"/>
                    <w:bottom w:val="none" w:sz="0" w:space="0" w:color="auto"/>
                    <w:right w:val="none" w:sz="0" w:space="0" w:color="auto"/>
                  </w:divBdr>
                </w:div>
                <w:div w:id="1485900301">
                  <w:marLeft w:val="0"/>
                  <w:marRight w:val="0"/>
                  <w:marTop w:val="0"/>
                  <w:marBottom w:val="0"/>
                  <w:divBdr>
                    <w:top w:val="none" w:sz="0" w:space="0" w:color="auto"/>
                    <w:left w:val="none" w:sz="0" w:space="0" w:color="auto"/>
                    <w:bottom w:val="none" w:sz="0" w:space="0" w:color="auto"/>
                    <w:right w:val="none" w:sz="0" w:space="0" w:color="auto"/>
                  </w:divBdr>
                </w:div>
                <w:div w:id="395785430">
                  <w:marLeft w:val="0"/>
                  <w:marRight w:val="0"/>
                  <w:marTop w:val="0"/>
                  <w:marBottom w:val="0"/>
                  <w:divBdr>
                    <w:top w:val="none" w:sz="0" w:space="0" w:color="auto"/>
                    <w:left w:val="none" w:sz="0" w:space="0" w:color="auto"/>
                    <w:bottom w:val="none" w:sz="0" w:space="0" w:color="auto"/>
                    <w:right w:val="none" w:sz="0" w:space="0" w:color="auto"/>
                  </w:divBdr>
                </w:div>
                <w:div w:id="58604178">
                  <w:marLeft w:val="0"/>
                  <w:marRight w:val="0"/>
                  <w:marTop w:val="0"/>
                  <w:marBottom w:val="0"/>
                  <w:divBdr>
                    <w:top w:val="none" w:sz="0" w:space="0" w:color="auto"/>
                    <w:left w:val="none" w:sz="0" w:space="0" w:color="auto"/>
                    <w:bottom w:val="none" w:sz="0" w:space="0" w:color="auto"/>
                    <w:right w:val="none" w:sz="0" w:space="0" w:color="auto"/>
                  </w:divBdr>
                </w:div>
                <w:div w:id="483281278">
                  <w:marLeft w:val="0"/>
                  <w:marRight w:val="0"/>
                  <w:marTop w:val="0"/>
                  <w:marBottom w:val="0"/>
                  <w:divBdr>
                    <w:top w:val="none" w:sz="0" w:space="0" w:color="auto"/>
                    <w:left w:val="none" w:sz="0" w:space="0" w:color="auto"/>
                    <w:bottom w:val="none" w:sz="0" w:space="0" w:color="auto"/>
                    <w:right w:val="none" w:sz="0" w:space="0" w:color="auto"/>
                  </w:divBdr>
                </w:div>
                <w:div w:id="311562523">
                  <w:marLeft w:val="0"/>
                  <w:marRight w:val="0"/>
                  <w:marTop w:val="0"/>
                  <w:marBottom w:val="0"/>
                  <w:divBdr>
                    <w:top w:val="none" w:sz="0" w:space="0" w:color="auto"/>
                    <w:left w:val="none" w:sz="0" w:space="0" w:color="auto"/>
                    <w:bottom w:val="none" w:sz="0" w:space="0" w:color="auto"/>
                    <w:right w:val="none" w:sz="0" w:space="0" w:color="auto"/>
                  </w:divBdr>
                </w:div>
                <w:div w:id="1262301389">
                  <w:marLeft w:val="0"/>
                  <w:marRight w:val="0"/>
                  <w:marTop w:val="0"/>
                  <w:marBottom w:val="0"/>
                  <w:divBdr>
                    <w:top w:val="none" w:sz="0" w:space="0" w:color="auto"/>
                    <w:left w:val="none" w:sz="0" w:space="0" w:color="auto"/>
                    <w:bottom w:val="none" w:sz="0" w:space="0" w:color="auto"/>
                    <w:right w:val="none" w:sz="0" w:space="0" w:color="auto"/>
                  </w:divBdr>
                </w:div>
                <w:div w:id="1363477922">
                  <w:marLeft w:val="0"/>
                  <w:marRight w:val="0"/>
                  <w:marTop w:val="0"/>
                  <w:marBottom w:val="0"/>
                  <w:divBdr>
                    <w:top w:val="none" w:sz="0" w:space="0" w:color="auto"/>
                    <w:left w:val="none" w:sz="0" w:space="0" w:color="auto"/>
                    <w:bottom w:val="none" w:sz="0" w:space="0" w:color="auto"/>
                    <w:right w:val="none" w:sz="0" w:space="0" w:color="auto"/>
                  </w:divBdr>
                </w:div>
                <w:div w:id="598147918">
                  <w:marLeft w:val="0"/>
                  <w:marRight w:val="0"/>
                  <w:marTop w:val="0"/>
                  <w:marBottom w:val="0"/>
                  <w:divBdr>
                    <w:top w:val="none" w:sz="0" w:space="0" w:color="auto"/>
                    <w:left w:val="none" w:sz="0" w:space="0" w:color="auto"/>
                    <w:bottom w:val="none" w:sz="0" w:space="0" w:color="auto"/>
                    <w:right w:val="none" w:sz="0" w:space="0" w:color="auto"/>
                  </w:divBdr>
                </w:div>
                <w:div w:id="1156800543">
                  <w:marLeft w:val="0"/>
                  <w:marRight w:val="0"/>
                  <w:marTop w:val="0"/>
                  <w:marBottom w:val="0"/>
                  <w:divBdr>
                    <w:top w:val="none" w:sz="0" w:space="0" w:color="auto"/>
                    <w:left w:val="none" w:sz="0" w:space="0" w:color="auto"/>
                    <w:bottom w:val="none" w:sz="0" w:space="0" w:color="auto"/>
                    <w:right w:val="none" w:sz="0" w:space="0" w:color="auto"/>
                  </w:divBdr>
                </w:div>
                <w:div w:id="521669334">
                  <w:marLeft w:val="0"/>
                  <w:marRight w:val="0"/>
                  <w:marTop w:val="0"/>
                  <w:marBottom w:val="0"/>
                  <w:divBdr>
                    <w:top w:val="none" w:sz="0" w:space="0" w:color="auto"/>
                    <w:left w:val="none" w:sz="0" w:space="0" w:color="auto"/>
                    <w:bottom w:val="none" w:sz="0" w:space="0" w:color="auto"/>
                    <w:right w:val="none" w:sz="0" w:space="0" w:color="auto"/>
                  </w:divBdr>
                </w:div>
                <w:div w:id="1061639810">
                  <w:marLeft w:val="0"/>
                  <w:marRight w:val="0"/>
                  <w:marTop w:val="0"/>
                  <w:marBottom w:val="0"/>
                  <w:divBdr>
                    <w:top w:val="none" w:sz="0" w:space="0" w:color="auto"/>
                    <w:left w:val="none" w:sz="0" w:space="0" w:color="auto"/>
                    <w:bottom w:val="none" w:sz="0" w:space="0" w:color="auto"/>
                    <w:right w:val="none" w:sz="0" w:space="0" w:color="auto"/>
                  </w:divBdr>
                </w:div>
                <w:div w:id="1427994949">
                  <w:marLeft w:val="0"/>
                  <w:marRight w:val="0"/>
                  <w:marTop w:val="0"/>
                  <w:marBottom w:val="0"/>
                  <w:divBdr>
                    <w:top w:val="none" w:sz="0" w:space="0" w:color="auto"/>
                    <w:left w:val="none" w:sz="0" w:space="0" w:color="auto"/>
                    <w:bottom w:val="none" w:sz="0" w:space="0" w:color="auto"/>
                    <w:right w:val="none" w:sz="0" w:space="0" w:color="auto"/>
                  </w:divBdr>
                </w:div>
                <w:div w:id="2035298920">
                  <w:marLeft w:val="0"/>
                  <w:marRight w:val="0"/>
                  <w:marTop w:val="0"/>
                  <w:marBottom w:val="0"/>
                  <w:divBdr>
                    <w:top w:val="none" w:sz="0" w:space="0" w:color="auto"/>
                    <w:left w:val="none" w:sz="0" w:space="0" w:color="auto"/>
                    <w:bottom w:val="none" w:sz="0" w:space="0" w:color="auto"/>
                    <w:right w:val="none" w:sz="0" w:space="0" w:color="auto"/>
                  </w:divBdr>
                </w:div>
                <w:div w:id="1443068977">
                  <w:marLeft w:val="0"/>
                  <w:marRight w:val="0"/>
                  <w:marTop w:val="0"/>
                  <w:marBottom w:val="0"/>
                  <w:divBdr>
                    <w:top w:val="none" w:sz="0" w:space="0" w:color="auto"/>
                    <w:left w:val="none" w:sz="0" w:space="0" w:color="auto"/>
                    <w:bottom w:val="none" w:sz="0" w:space="0" w:color="auto"/>
                    <w:right w:val="none" w:sz="0" w:space="0" w:color="auto"/>
                  </w:divBdr>
                </w:div>
                <w:div w:id="192614517">
                  <w:marLeft w:val="0"/>
                  <w:marRight w:val="0"/>
                  <w:marTop w:val="0"/>
                  <w:marBottom w:val="0"/>
                  <w:divBdr>
                    <w:top w:val="none" w:sz="0" w:space="0" w:color="auto"/>
                    <w:left w:val="none" w:sz="0" w:space="0" w:color="auto"/>
                    <w:bottom w:val="none" w:sz="0" w:space="0" w:color="auto"/>
                    <w:right w:val="none" w:sz="0" w:space="0" w:color="auto"/>
                  </w:divBdr>
                </w:div>
                <w:div w:id="1856773168">
                  <w:marLeft w:val="0"/>
                  <w:marRight w:val="0"/>
                  <w:marTop w:val="0"/>
                  <w:marBottom w:val="0"/>
                  <w:divBdr>
                    <w:top w:val="none" w:sz="0" w:space="0" w:color="auto"/>
                    <w:left w:val="none" w:sz="0" w:space="0" w:color="auto"/>
                    <w:bottom w:val="none" w:sz="0" w:space="0" w:color="auto"/>
                    <w:right w:val="none" w:sz="0" w:space="0" w:color="auto"/>
                  </w:divBdr>
                </w:div>
                <w:div w:id="1952739897">
                  <w:marLeft w:val="0"/>
                  <w:marRight w:val="0"/>
                  <w:marTop w:val="0"/>
                  <w:marBottom w:val="0"/>
                  <w:divBdr>
                    <w:top w:val="none" w:sz="0" w:space="0" w:color="auto"/>
                    <w:left w:val="none" w:sz="0" w:space="0" w:color="auto"/>
                    <w:bottom w:val="none" w:sz="0" w:space="0" w:color="auto"/>
                    <w:right w:val="none" w:sz="0" w:space="0" w:color="auto"/>
                  </w:divBdr>
                </w:div>
                <w:div w:id="402409655">
                  <w:marLeft w:val="0"/>
                  <w:marRight w:val="0"/>
                  <w:marTop w:val="0"/>
                  <w:marBottom w:val="0"/>
                  <w:divBdr>
                    <w:top w:val="none" w:sz="0" w:space="0" w:color="auto"/>
                    <w:left w:val="none" w:sz="0" w:space="0" w:color="auto"/>
                    <w:bottom w:val="none" w:sz="0" w:space="0" w:color="auto"/>
                    <w:right w:val="none" w:sz="0" w:space="0" w:color="auto"/>
                  </w:divBdr>
                </w:div>
                <w:div w:id="789008144">
                  <w:marLeft w:val="0"/>
                  <w:marRight w:val="0"/>
                  <w:marTop w:val="0"/>
                  <w:marBottom w:val="0"/>
                  <w:divBdr>
                    <w:top w:val="none" w:sz="0" w:space="0" w:color="auto"/>
                    <w:left w:val="none" w:sz="0" w:space="0" w:color="auto"/>
                    <w:bottom w:val="none" w:sz="0" w:space="0" w:color="auto"/>
                    <w:right w:val="none" w:sz="0" w:space="0" w:color="auto"/>
                  </w:divBdr>
                </w:div>
                <w:div w:id="1172793863">
                  <w:marLeft w:val="0"/>
                  <w:marRight w:val="0"/>
                  <w:marTop w:val="0"/>
                  <w:marBottom w:val="0"/>
                  <w:divBdr>
                    <w:top w:val="none" w:sz="0" w:space="0" w:color="auto"/>
                    <w:left w:val="none" w:sz="0" w:space="0" w:color="auto"/>
                    <w:bottom w:val="none" w:sz="0" w:space="0" w:color="auto"/>
                    <w:right w:val="none" w:sz="0" w:space="0" w:color="auto"/>
                  </w:divBdr>
                </w:div>
                <w:div w:id="954673939">
                  <w:marLeft w:val="0"/>
                  <w:marRight w:val="0"/>
                  <w:marTop w:val="0"/>
                  <w:marBottom w:val="0"/>
                  <w:divBdr>
                    <w:top w:val="none" w:sz="0" w:space="0" w:color="auto"/>
                    <w:left w:val="none" w:sz="0" w:space="0" w:color="auto"/>
                    <w:bottom w:val="none" w:sz="0" w:space="0" w:color="auto"/>
                    <w:right w:val="none" w:sz="0" w:space="0" w:color="auto"/>
                  </w:divBdr>
                </w:div>
                <w:div w:id="245696255">
                  <w:marLeft w:val="0"/>
                  <w:marRight w:val="0"/>
                  <w:marTop w:val="0"/>
                  <w:marBottom w:val="0"/>
                  <w:divBdr>
                    <w:top w:val="none" w:sz="0" w:space="0" w:color="auto"/>
                    <w:left w:val="none" w:sz="0" w:space="0" w:color="auto"/>
                    <w:bottom w:val="none" w:sz="0" w:space="0" w:color="auto"/>
                    <w:right w:val="none" w:sz="0" w:space="0" w:color="auto"/>
                  </w:divBdr>
                </w:div>
                <w:div w:id="1820922170">
                  <w:marLeft w:val="0"/>
                  <w:marRight w:val="0"/>
                  <w:marTop w:val="0"/>
                  <w:marBottom w:val="0"/>
                  <w:divBdr>
                    <w:top w:val="none" w:sz="0" w:space="0" w:color="auto"/>
                    <w:left w:val="none" w:sz="0" w:space="0" w:color="auto"/>
                    <w:bottom w:val="none" w:sz="0" w:space="0" w:color="auto"/>
                    <w:right w:val="none" w:sz="0" w:space="0" w:color="auto"/>
                  </w:divBdr>
                </w:div>
                <w:div w:id="2048141514">
                  <w:marLeft w:val="0"/>
                  <w:marRight w:val="0"/>
                  <w:marTop w:val="0"/>
                  <w:marBottom w:val="0"/>
                  <w:divBdr>
                    <w:top w:val="none" w:sz="0" w:space="0" w:color="auto"/>
                    <w:left w:val="none" w:sz="0" w:space="0" w:color="auto"/>
                    <w:bottom w:val="none" w:sz="0" w:space="0" w:color="auto"/>
                    <w:right w:val="none" w:sz="0" w:space="0" w:color="auto"/>
                  </w:divBdr>
                </w:div>
                <w:div w:id="1606187553">
                  <w:marLeft w:val="0"/>
                  <w:marRight w:val="0"/>
                  <w:marTop w:val="0"/>
                  <w:marBottom w:val="0"/>
                  <w:divBdr>
                    <w:top w:val="none" w:sz="0" w:space="0" w:color="auto"/>
                    <w:left w:val="none" w:sz="0" w:space="0" w:color="auto"/>
                    <w:bottom w:val="none" w:sz="0" w:space="0" w:color="auto"/>
                    <w:right w:val="none" w:sz="0" w:space="0" w:color="auto"/>
                  </w:divBdr>
                </w:div>
                <w:div w:id="2080126538">
                  <w:marLeft w:val="0"/>
                  <w:marRight w:val="0"/>
                  <w:marTop w:val="0"/>
                  <w:marBottom w:val="0"/>
                  <w:divBdr>
                    <w:top w:val="none" w:sz="0" w:space="0" w:color="auto"/>
                    <w:left w:val="none" w:sz="0" w:space="0" w:color="auto"/>
                    <w:bottom w:val="none" w:sz="0" w:space="0" w:color="auto"/>
                    <w:right w:val="none" w:sz="0" w:space="0" w:color="auto"/>
                  </w:divBdr>
                </w:div>
                <w:div w:id="1603026437">
                  <w:marLeft w:val="0"/>
                  <w:marRight w:val="0"/>
                  <w:marTop w:val="0"/>
                  <w:marBottom w:val="0"/>
                  <w:divBdr>
                    <w:top w:val="none" w:sz="0" w:space="0" w:color="auto"/>
                    <w:left w:val="none" w:sz="0" w:space="0" w:color="auto"/>
                    <w:bottom w:val="none" w:sz="0" w:space="0" w:color="auto"/>
                    <w:right w:val="none" w:sz="0" w:space="0" w:color="auto"/>
                  </w:divBdr>
                </w:div>
                <w:div w:id="1876045227">
                  <w:marLeft w:val="0"/>
                  <w:marRight w:val="0"/>
                  <w:marTop w:val="0"/>
                  <w:marBottom w:val="0"/>
                  <w:divBdr>
                    <w:top w:val="none" w:sz="0" w:space="0" w:color="auto"/>
                    <w:left w:val="none" w:sz="0" w:space="0" w:color="auto"/>
                    <w:bottom w:val="none" w:sz="0" w:space="0" w:color="auto"/>
                    <w:right w:val="none" w:sz="0" w:space="0" w:color="auto"/>
                  </w:divBdr>
                </w:div>
                <w:div w:id="527378670">
                  <w:marLeft w:val="0"/>
                  <w:marRight w:val="0"/>
                  <w:marTop w:val="0"/>
                  <w:marBottom w:val="0"/>
                  <w:divBdr>
                    <w:top w:val="none" w:sz="0" w:space="0" w:color="auto"/>
                    <w:left w:val="none" w:sz="0" w:space="0" w:color="auto"/>
                    <w:bottom w:val="none" w:sz="0" w:space="0" w:color="auto"/>
                    <w:right w:val="none" w:sz="0" w:space="0" w:color="auto"/>
                  </w:divBdr>
                </w:div>
                <w:div w:id="1457289377">
                  <w:marLeft w:val="0"/>
                  <w:marRight w:val="0"/>
                  <w:marTop w:val="0"/>
                  <w:marBottom w:val="0"/>
                  <w:divBdr>
                    <w:top w:val="none" w:sz="0" w:space="0" w:color="auto"/>
                    <w:left w:val="none" w:sz="0" w:space="0" w:color="auto"/>
                    <w:bottom w:val="none" w:sz="0" w:space="0" w:color="auto"/>
                    <w:right w:val="none" w:sz="0" w:space="0" w:color="auto"/>
                  </w:divBdr>
                </w:div>
                <w:div w:id="1898206247">
                  <w:marLeft w:val="0"/>
                  <w:marRight w:val="0"/>
                  <w:marTop w:val="0"/>
                  <w:marBottom w:val="0"/>
                  <w:divBdr>
                    <w:top w:val="none" w:sz="0" w:space="0" w:color="auto"/>
                    <w:left w:val="none" w:sz="0" w:space="0" w:color="auto"/>
                    <w:bottom w:val="none" w:sz="0" w:space="0" w:color="auto"/>
                    <w:right w:val="none" w:sz="0" w:space="0" w:color="auto"/>
                  </w:divBdr>
                </w:div>
                <w:div w:id="1887641886">
                  <w:marLeft w:val="0"/>
                  <w:marRight w:val="0"/>
                  <w:marTop w:val="0"/>
                  <w:marBottom w:val="0"/>
                  <w:divBdr>
                    <w:top w:val="none" w:sz="0" w:space="0" w:color="auto"/>
                    <w:left w:val="none" w:sz="0" w:space="0" w:color="auto"/>
                    <w:bottom w:val="none" w:sz="0" w:space="0" w:color="auto"/>
                    <w:right w:val="none" w:sz="0" w:space="0" w:color="auto"/>
                  </w:divBdr>
                </w:div>
                <w:div w:id="247231452">
                  <w:marLeft w:val="0"/>
                  <w:marRight w:val="0"/>
                  <w:marTop w:val="0"/>
                  <w:marBottom w:val="0"/>
                  <w:divBdr>
                    <w:top w:val="none" w:sz="0" w:space="0" w:color="auto"/>
                    <w:left w:val="none" w:sz="0" w:space="0" w:color="auto"/>
                    <w:bottom w:val="none" w:sz="0" w:space="0" w:color="auto"/>
                    <w:right w:val="none" w:sz="0" w:space="0" w:color="auto"/>
                  </w:divBdr>
                </w:div>
                <w:div w:id="2068141078">
                  <w:marLeft w:val="0"/>
                  <w:marRight w:val="0"/>
                  <w:marTop w:val="0"/>
                  <w:marBottom w:val="0"/>
                  <w:divBdr>
                    <w:top w:val="none" w:sz="0" w:space="0" w:color="auto"/>
                    <w:left w:val="none" w:sz="0" w:space="0" w:color="auto"/>
                    <w:bottom w:val="none" w:sz="0" w:space="0" w:color="auto"/>
                    <w:right w:val="none" w:sz="0" w:space="0" w:color="auto"/>
                  </w:divBdr>
                </w:div>
                <w:div w:id="1915505970">
                  <w:marLeft w:val="0"/>
                  <w:marRight w:val="0"/>
                  <w:marTop w:val="0"/>
                  <w:marBottom w:val="0"/>
                  <w:divBdr>
                    <w:top w:val="none" w:sz="0" w:space="0" w:color="auto"/>
                    <w:left w:val="none" w:sz="0" w:space="0" w:color="auto"/>
                    <w:bottom w:val="none" w:sz="0" w:space="0" w:color="auto"/>
                    <w:right w:val="none" w:sz="0" w:space="0" w:color="auto"/>
                  </w:divBdr>
                </w:div>
                <w:div w:id="147744332">
                  <w:marLeft w:val="0"/>
                  <w:marRight w:val="0"/>
                  <w:marTop w:val="0"/>
                  <w:marBottom w:val="0"/>
                  <w:divBdr>
                    <w:top w:val="none" w:sz="0" w:space="0" w:color="auto"/>
                    <w:left w:val="none" w:sz="0" w:space="0" w:color="auto"/>
                    <w:bottom w:val="none" w:sz="0" w:space="0" w:color="auto"/>
                    <w:right w:val="none" w:sz="0" w:space="0" w:color="auto"/>
                  </w:divBdr>
                </w:div>
                <w:div w:id="429356940">
                  <w:marLeft w:val="0"/>
                  <w:marRight w:val="0"/>
                  <w:marTop w:val="0"/>
                  <w:marBottom w:val="0"/>
                  <w:divBdr>
                    <w:top w:val="none" w:sz="0" w:space="0" w:color="auto"/>
                    <w:left w:val="none" w:sz="0" w:space="0" w:color="auto"/>
                    <w:bottom w:val="none" w:sz="0" w:space="0" w:color="auto"/>
                    <w:right w:val="none" w:sz="0" w:space="0" w:color="auto"/>
                  </w:divBdr>
                </w:div>
                <w:div w:id="1730572071">
                  <w:marLeft w:val="0"/>
                  <w:marRight w:val="0"/>
                  <w:marTop w:val="0"/>
                  <w:marBottom w:val="0"/>
                  <w:divBdr>
                    <w:top w:val="none" w:sz="0" w:space="0" w:color="auto"/>
                    <w:left w:val="none" w:sz="0" w:space="0" w:color="auto"/>
                    <w:bottom w:val="none" w:sz="0" w:space="0" w:color="auto"/>
                    <w:right w:val="none" w:sz="0" w:space="0" w:color="auto"/>
                  </w:divBdr>
                </w:div>
                <w:div w:id="1521627987">
                  <w:marLeft w:val="0"/>
                  <w:marRight w:val="0"/>
                  <w:marTop w:val="0"/>
                  <w:marBottom w:val="0"/>
                  <w:divBdr>
                    <w:top w:val="none" w:sz="0" w:space="0" w:color="auto"/>
                    <w:left w:val="none" w:sz="0" w:space="0" w:color="auto"/>
                    <w:bottom w:val="none" w:sz="0" w:space="0" w:color="auto"/>
                    <w:right w:val="none" w:sz="0" w:space="0" w:color="auto"/>
                  </w:divBdr>
                </w:div>
                <w:div w:id="291978749">
                  <w:marLeft w:val="0"/>
                  <w:marRight w:val="0"/>
                  <w:marTop w:val="0"/>
                  <w:marBottom w:val="0"/>
                  <w:divBdr>
                    <w:top w:val="none" w:sz="0" w:space="0" w:color="auto"/>
                    <w:left w:val="none" w:sz="0" w:space="0" w:color="auto"/>
                    <w:bottom w:val="none" w:sz="0" w:space="0" w:color="auto"/>
                    <w:right w:val="none" w:sz="0" w:space="0" w:color="auto"/>
                  </w:divBdr>
                </w:div>
                <w:div w:id="947155000">
                  <w:marLeft w:val="0"/>
                  <w:marRight w:val="0"/>
                  <w:marTop w:val="0"/>
                  <w:marBottom w:val="0"/>
                  <w:divBdr>
                    <w:top w:val="none" w:sz="0" w:space="0" w:color="auto"/>
                    <w:left w:val="none" w:sz="0" w:space="0" w:color="auto"/>
                    <w:bottom w:val="none" w:sz="0" w:space="0" w:color="auto"/>
                    <w:right w:val="none" w:sz="0" w:space="0" w:color="auto"/>
                  </w:divBdr>
                </w:div>
                <w:div w:id="955021314">
                  <w:marLeft w:val="0"/>
                  <w:marRight w:val="0"/>
                  <w:marTop w:val="0"/>
                  <w:marBottom w:val="0"/>
                  <w:divBdr>
                    <w:top w:val="none" w:sz="0" w:space="0" w:color="auto"/>
                    <w:left w:val="none" w:sz="0" w:space="0" w:color="auto"/>
                    <w:bottom w:val="none" w:sz="0" w:space="0" w:color="auto"/>
                    <w:right w:val="none" w:sz="0" w:space="0" w:color="auto"/>
                  </w:divBdr>
                </w:div>
                <w:div w:id="492531683">
                  <w:marLeft w:val="0"/>
                  <w:marRight w:val="0"/>
                  <w:marTop w:val="0"/>
                  <w:marBottom w:val="0"/>
                  <w:divBdr>
                    <w:top w:val="none" w:sz="0" w:space="0" w:color="auto"/>
                    <w:left w:val="none" w:sz="0" w:space="0" w:color="auto"/>
                    <w:bottom w:val="none" w:sz="0" w:space="0" w:color="auto"/>
                    <w:right w:val="none" w:sz="0" w:space="0" w:color="auto"/>
                  </w:divBdr>
                </w:div>
                <w:div w:id="203179972">
                  <w:marLeft w:val="0"/>
                  <w:marRight w:val="0"/>
                  <w:marTop w:val="0"/>
                  <w:marBottom w:val="0"/>
                  <w:divBdr>
                    <w:top w:val="none" w:sz="0" w:space="0" w:color="auto"/>
                    <w:left w:val="none" w:sz="0" w:space="0" w:color="auto"/>
                    <w:bottom w:val="none" w:sz="0" w:space="0" w:color="auto"/>
                    <w:right w:val="none" w:sz="0" w:space="0" w:color="auto"/>
                  </w:divBdr>
                </w:div>
                <w:div w:id="1253858190">
                  <w:marLeft w:val="0"/>
                  <w:marRight w:val="0"/>
                  <w:marTop w:val="0"/>
                  <w:marBottom w:val="0"/>
                  <w:divBdr>
                    <w:top w:val="none" w:sz="0" w:space="0" w:color="auto"/>
                    <w:left w:val="none" w:sz="0" w:space="0" w:color="auto"/>
                    <w:bottom w:val="none" w:sz="0" w:space="0" w:color="auto"/>
                    <w:right w:val="none" w:sz="0" w:space="0" w:color="auto"/>
                  </w:divBdr>
                </w:div>
                <w:div w:id="1846944326">
                  <w:marLeft w:val="0"/>
                  <w:marRight w:val="0"/>
                  <w:marTop w:val="0"/>
                  <w:marBottom w:val="0"/>
                  <w:divBdr>
                    <w:top w:val="none" w:sz="0" w:space="0" w:color="auto"/>
                    <w:left w:val="none" w:sz="0" w:space="0" w:color="auto"/>
                    <w:bottom w:val="none" w:sz="0" w:space="0" w:color="auto"/>
                    <w:right w:val="none" w:sz="0" w:space="0" w:color="auto"/>
                  </w:divBdr>
                </w:div>
                <w:div w:id="1472016159">
                  <w:marLeft w:val="0"/>
                  <w:marRight w:val="0"/>
                  <w:marTop w:val="0"/>
                  <w:marBottom w:val="0"/>
                  <w:divBdr>
                    <w:top w:val="none" w:sz="0" w:space="0" w:color="auto"/>
                    <w:left w:val="none" w:sz="0" w:space="0" w:color="auto"/>
                    <w:bottom w:val="none" w:sz="0" w:space="0" w:color="auto"/>
                    <w:right w:val="none" w:sz="0" w:space="0" w:color="auto"/>
                  </w:divBdr>
                </w:div>
                <w:div w:id="1107309548">
                  <w:marLeft w:val="0"/>
                  <w:marRight w:val="0"/>
                  <w:marTop w:val="0"/>
                  <w:marBottom w:val="0"/>
                  <w:divBdr>
                    <w:top w:val="none" w:sz="0" w:space="0" w:color="auto"/>
                    <w:left w:val="none" w:sz="0" w:space="0" w:color="auto"/>
                    <w:bottom w:val="none" w:sz="0" w:space="0" w:color="auto"/>
                    <w:right w:val="none" w:sz="0" w:space="0" w:color="auto"/>
                  </w:divBdr>
                </w:div>
                <w:div w:id="51200885">
                  <w:marLeft w:val="0"/>
                  <w:marRight w:val="0"/>
                  <w:marTop w:val="0"/>
                  <w:marBottom w:val="0"/>
                  <w:divBdr>
                    <w:top w:val="none" w:sz="0" w:space="0" w:color="auto"/>
                    <w:left w:val="none" w:sz="0" w:space="0" w:color="auto"/>
                    <w:bottom w:val="none" w:sz="0" w:space="0" w:color="auto"/>
                    <w:right w:val="none" w:sz="0" w:space="0" w:color="auto"/>
                  </w:divBdr>
                </w:div>
                <w:div w:id="101851896">
                  <w:marLeft w:val="0"/>
                  <w:marRight w:val="0"/>
                  <w:marTop w:val="0"/>
                  <w:marBottom w:val="0"/>
                  <w:divBdr>
                    <w:top w:val="none" w:sz="0" w:space="0" w:color="auto"/>
                    <w:left w:val="none" w:sz="0" w:space="0" w:color="auto"/>
                    <w:bottom w:val="none" w:sz="0" w:space="0" w:color="auto"/>
                    <w:right w:val="none" w:sz="0" w:space="0" w:color="auto"/>
                  </w:divBdr>
                </w:div>
                <w:div w:id="166527788">
                  <w:marLeft w:val="0"/>
                  <w:marRight w:val="0"/>
                  <w:marTop w:val="0"/>
                  <w:marBottom w:val="0"/>
                  <w:divBdr>
                    <w:top w:val="none" w:sz="0" w:space="0" w:color="auto"/>
                    <w:left w:val="none" w:sz="0" w:space="0" w:color="auto"/>
                    <w:bottom w:val="none" w:sz="0" w:space="0" w:color="auto"/>
                    <w:right w:val="none" w:sz="0" w:space="0" w:color="auto"/>
                  </w:divBdr>
                </w:div>
                <w:div w:id="887297317">
                  <w:marLeft w:val="0"/>
                  <w:marRight w:val="0"/>
                  <w:marTop w:val="0"/>
                  <w:marBottom w:val="0"/>
                  <w:divBdr>
                    <w:top w:val="none" w:sz="0" w:space="0" w:color="auto"/>
                    <w:left w:val="none" w:sz="0" w:space="0" w:color="auto"/>
                    <w:bottom w:val="none" w:sz="0" w:space="0" w:color="auto"/>
                    <w:right w:val="none" w:sz="0" w:space="0" w:color="auto"/>
                  </w:divBdr>
                </w:div>
                <w:div w:id="1027833392">
                  <w:marLeft w:val="0"/>
                  <w:marRight w:val="0"/>
                  <w:marTop w:val="0"/>
                  <w:marBottom w:val="0"/>
                  <w:divBdr>
                    <w:top w:val="none" w:sz="0" w:space="0" w:color="auto"/>
                    <w:left w:val="none" w:sz="0" w:space="0" w:color="auto"/>
                    <w:bottom w:val="none" w:sz="0" w:space="0" w:color="auto"/>
                    <w:right w:val="none" w:sz="0" w:space="0" w:color="auto"/>
                  </w:divBdr>
                </w:div>
                <w:div w:id="692534803">
                  <w:marLeft w:val="0"/>
                  <w:marRight w:val="0"/>
                  <w:marTop w:val="0"/>
                  <w:marBottom w:val="0"/>
                  <w:divBdr>
                    <w:top w:val="none" w:sz="0" w:space="0" w:color="auto"/>
                    <w:left w:val="none" w:sz="0" w:space="0" w:color="auto"/>
                    <w:bottom w:val="none" w:sz="0" w:space="0" w:color="auto"/>
                    <w:right w:val="none" w:sz="0" w:space="0" w:color="auto"/>
                  </w:divBdr>
                </w:div>
                <w:div w:id="205069786">
                  <w:marLeft w:val="0"/>
                  <w:marRight w:val="0"/>
                  <w:marTop w:val="0"/>
                  <w:marBottom w:val="0"/>
                  <w:divBdr>
                    <w:top w:val="none" w:sz="0" w:space="0" w:color="auto"/>
                    <w:left w:val="none" w:sz="0" w:space="0" w:color="auto"/>
                    <w:bottom w:val="none" w:sz="0" w:space="0" w:color="auto"/>
                    <w:right w:val="none" w:sz="0" w:space="0" w:color="auto"/>
                  </w:divBdr>
                </w:div>
                <w:div w:id="1003778240">
                  <w:marLeft w:val="0"/>
                  <w:marRight w:val="0"/>
                  <w:marTop w:val="0"/>
                  <w:marBottom w:val="0"/>
                  <w:divBdr>
                    <w:top w:val="none" w:sz="0" w:space="0" w:color="auto"/>
                    <w:left w:val="none" w:sz="0" w:space="0" w:color="auto"/>
                    <w:bottom w:val="none" w:sz="0" w:space="0" w:color="auto"/>
                    <w:right w:val="none" w:sz="0" w:space="0" w:color="auto"/>
                  </w:divBdr>
                </w:div>
                <w:div w:id="536091573">
                  <w:marLeft w:val="0"/>
                  <w:marRight w:val="0"/>
                  <w:marTop w:val="0"/>
                  <w:marBottom w:val="0"/>
                  <w:divBdr>
                    <w:top w:val="none" w:sz="0" w:space="0" w:color="auto"/>
                    <w:left w:val="none" w:sz="0" w:space="0" w:color="auto"/>
                    <w:bottom w:val="none" w:sz="0" w:space="0" w:color="auto"/>
                    <w:right w:val="none" w:sz="0" w:space="0" w:color="auto"/>
                  </w:divBdr>
                </w:div>
                <w:div w:id="2039961140">
                  <w:marLeft w:val="0"/>
                  <w:marRight w:val="0"/>
                  <w:marTop w:val="0"/>
                  <w:marBottom w:val="0"/>
                  <w:divBdr>
                    <w:top w:val="none" w:sz="0" w:space="0" w:color="auto"/>
                    <w:left w:val="none" w:sz="0" w:space="0" w:color="auto"/>
                    <w:bottom w:val="none" w:sz="0" w:space="0" w:color="auto"/>
                    <w:right w:val="none" w:sz="0" w:space="0" w:color="auto"/>
                  </w:divBdr>
                </w:div>
                <w:div w:id="710039466">
                  <w:marLeft w:val="0"/>
                  <w:marRight w:val="0"/>
                  <w:marTop w:val="0"/>
                  <w:marBottom w:val="0"/>
                  <w:divBdr>
                    <w:top w:val="none" w:sz="0" w:space="0" w:color="auto"/>
                    <w:left w:val="none" w:sz="0" w:space="0" w:color="auto"/>
                    <w:bottom w:val="none" w:sz="0" w:space="0" w:color="auto"/>
                    <w:right w:val="none" w:sz="0" w:space="0" w:color="auto"/>
                  </w:divBdr>
                </w:div>
                <w:div w:id="876625777">
                  <w:marLeft w:val="0"/>
                  <w:marRight w:val="0"/>
                  <w:marTop w:val="0"/>
                  <w:marBottom w:val="0"/>
                  <w:divBdr>
                    <w:top w:val="none" w:sz="0" w:space="0" w:color="auto"/>
                    <w:left w:val="none" w:sz="0" w:space="0" w:color="auto"/>
                    <w:bottom w:val="none" w:sz="0" w:space="0" w:color="auto"/>
                    <w:right w:val="none" w:sz="0" w:space="0" w:color="auto"/>
                  </w:divBdr>
                </w:div>
                <w:div w:id="2026785926">
                  <w:marLeft w:val="0"/>
                  <w:marRight w:val="0"/>
                  <w:marTop w:val="0"/>
                  <w:marBottom w:val="0"/>
                  <w:divBdr>
                    <w:top w:val="none" w:sz="0" w:space="0" w:color="auto"/>
                    <w:left w:val="none" w:sz="0" w:space="0" w:color="auto"/>
                    <w:bottom w:val="none" w:sz="0" w:space="0" w:color="auto"/>
                    <w:right w:val="none" w:sz="0" w:space="0" w:color="auto"/>
                  </w:divBdr>
                </w:div>
                <w:div w:id="1040664579">
                  <w:marLeft w:val="0"/>
                  <w:marRight w:val="0"/>
                  <w:marTop w:val="0"/>
                  <w:marBottom w:val="0"/>
                  <w:divBdr>
                    <w:top w:val="none" w:sz="0" w:space="0" w:color="auto"/>
                    <w:left w:val="none" w:sz="0" w:space="0" w:color="auto"/>
                    <w:bottom w:val="none" w:sz="0" w:space="0" w:color="auto"/>
                    <w:right w:val="none" w:sz="0" w:space="0" w:color="auto"/>
                  </w:divBdr>
                </w:div>
                <w:div w:id="725422316">
                  <w:marLeft w:val="0"/>
                  <w:marRight w:val="0"/>
                  <w:marTop w:val="0"/>
                  <w:marBottom w:val="0"/>
                  <w:divBdr>
                    <w:top w:val="none" w:sz="0" w:space="0" w:color="auto"/>
                    <w:left w:val="none" w:sz="0" w:space="0" w:color="auto"/>
                    <w:bottom w:val="none" w:sz="0" w:space="0" w:color="auto"/>
                    <w:right w:val="none" w:sz="0" w:space="0" w:color="auto"/>
                  </w:divBdr>
                </w:div>
                <w:div w:id="1114443079">
                  <w:marLeft w:val="0"/>
                  <w:marRight w:val="0"/>
                  <w:marTop w:val="0"/>
                  <w:marBottom w:val="0"/>
                  <w:divBdr>
                    <w:top w:val="none" w:sz="0" w:space="0" w:color="auto"/>
                    <w:left w:val="none" w:sz="0" w:space="0" w:color="auto"/>
                    <w:bottom w:val="none" w:sz="0" w:space="0" w:color="auto"/>
                    <w:right w:val="none" w:sz="0" w:space="0" w:color="auto"/>
                  </w:divBdr>
                </w:div>
                <w:div w:id="1994675963">
                  <w:marLeft w:val="0"/>
                  <w:marRight w:val="0"/>
                  <w:marTop w:val="0"/>
                  <w:marBottom w:val="0"/>
                  <w:divBdr>
                    <w:top w:val="none" w:sz="0" w:space="0" w:color="auto"/>
                    <w:left w:val="none" w:sz="0" w:space="0" w:color="auto"/>
                    <w:bottom w:val="none" w:sz="0" w:space="0" w:color="auto"/>
                    <w:right w:val="none" w:sz="0" w:space="0" w:color="auto"/>
                  </w:divBdr>
                </w:div>
                <w:div w:id="2116553755">
                  <w:marLeft w:val="0"/>
                  <w:marRight w:val="0"/>
                  <w:marTop w:val="0"/>
                  <w:marBottom w:val="0"/>
                  <w:divBdr>
                    <w:top w:val="none" w:sz="0" w:space="0" w:color="auto"/>
                    <w:left w:val="none" w:sz="0" w:space="0" w:color="auto"/>
                    <w:bottom w:val="none" w:sz="0" w:space="0" w:color="auto"/>
                    <w:right w:val="none" w:sz="0" w:space="0" w:color="auto"/>
                  </w:divBdr>
                </w:div>
                <w:div w:id="2061049876">
                  <w:marLeft w:val="0"/>
                  <w:marRight w:val="0"/>
                  <w:marTop w:val="0"/>
                  <w:marBottom w:val="0"/>
                  <w:divBdr>
                    <w:top w:val="none" w:sz="0" w:space="0" w:color="auto"/>
                    <w:left w:val="none" w:sz="0" w:space="0" w:color="auto"/>
                    <w:bottom w:val="none" w:sz="0" w:space="0" w:color="auto"/>
                    <w:right w:val="none" w:sz="0" w:space="0" w:color="auto"/>
                  </w:divBdr>
                </w:div>
                <w:div w:id="689373563">
                  <w:marLeft w:val="0"/>
                  <w:marRight w:val="0"/>
                  <w:marTop w:val="0"/>
                  <w:marBottom w:val="0"/>
                  <w:divBdr>
                    <w:top w:val="none" w:sz="0" w:space="0" w:color="auto"/>
                    <w:left w:val="none" w:sz="0" w:space="0" w:color="auto"/>
                    <w:bottom w:val="none" w:sz="0" w:space="0" w:color="auto"/>
                    <w:right w:val="none" w:sz="0" w:space="0" w:color="auto"/>
                  </w:divBdr>
                </w:div>
                <w:div w:id="1127697318">
                  <w:marLeft w:val="0"/>
                  <w:marRight w:val="0"/>
                  <w:marTop w:val="0"/>
                  <w:marBottom w:val="0"/>
                  <w:divBdr>
                    <w:top w:val="none" w:sz="0" w:space="0" w:color="auto"/>
                    <w:left w:val="none" w:sz="0" w:space="0" w:color="auto"/>
                    <w:bottom w:val="none" w:sz="0" w:space="0" w:color="auto"/>
                    <w:right w:val="none" w:sz="0" w:space="0" w:color="auto"/>
                  </w:divBdr>
                </w:div>
                <w:div w:id="1040663517">
                  <w:marLeft w:val="0"/>
                  <w:marRight w:val="0"/>
                  <w:marTop w:val="0"/>
                  <w:marBottom w:val="0"/>
                  <w:divBdr>
                    <w:top w:val="none" w:sz="0" w:space="0" w:color="auto"/>
                    <w:left w:val="none" w:sz="0" w:space="0" w:color="auto"/>
                    <w:bottom w:val="none" w:sz="0" w:space="0" w:color="auto"/>
                    <w:right w:val="none" w:sz="0" w:space="0" w:color="auto"/>
                  </w:divBdr>
                </w:div>
                <w:div w:id="306474443">
                  <w:marLeft w:val="0"/>
                  <w:marRight w:val="0"/>
                  <w:marTop w:val="0"/>
                  <w:marBottom w:val="0"/>
                  <w:divBdr>
                    <w:top w:val="none" w:sz="0" w:space="0" w:color="auto"/>
                    <w:left w:val="none" w:sz="0" w:space="0" w:color="auto"/>
                    <w:bottom w:val="none" w:sz="0" w:space="0" w:color="auto"/>
                    <w:right w:val="none" w:sz="0" w:space="0" w:color="auto"/>
                  </w:divBdr>
                </w:div>
                <w:div w:id="864634024">
                  <w:marLeft w:val="0"/>
                  <w:marRight w:val="0"/>
                  <w:marTop w:val="0"/>
                  <w:marBottom w:val="0"/>
                  <w:divBdr>
                    <w:top w:val="none" w:sz="0" w:space="0" w:color="auto"/>
                    <w:left w:val="none" w:sz="0" w:space="0" w:color="auto"/>
                    <w:bottom w:val="none" w:sz="0" w:space="0" w:color="auto"/>
                    <w:right w:val="none" w:sz="0" w:space="0" w:color="auto"/>
                  </w:divBdr>
                </w:div>
                <w:div w:id="144132305">
                  <w:marLeft w:val="0"/>
                  <w:marRight w:val="0"/>
                  <w:marTop w:val="0"/>
                  <w:marBottom w:val="0"/>
                  <w:divBdr>
                    <w:top w:val="none" w:sz="0" w:space="0" w:color="auto"/>
                    <w:left w:val="none" w:sz="0" w:space="0" w:color="auto"/>
                    <w:bottom w:val="none" w:sz="0" w:space="0" w:color="auto"/>
                    <w:right w:val="none" w:sz="0" w:space="0" w:color="auto"/>
                  </w:divBdr>
                </w:div>
                <w:div w:id="635187453">
                  <w:marLeft w:val="0"/>
                  <w:marRight w:val="0"/>
                  <w:marTop w:val="0"/>
                  <w:marBottom w:val="0"/>
                  <w:divBdr>
                    <w:top w:val="none" w:sz="0" w:space="0" w:color="auto"/>
                    <w:left w:val="none" w:sz="0" w:space="0" w:color="auto"/>
                    <w:bottom w:val="none" w:sz="0" w:space="0" w:color="auto"/>
                    <w:right w:val="none" w:sz="0" w:space="0" w:color="auto"/>
                  </w:divBdr>
                </w:div>
                <w:div w:id="1776099625">
                  <w:marLeft w:val="0"/>
                  <w:marRight w:val="0"/>
                  <w:marTop w:val="0"/>
                  <w:marBottom w:val="0"/>
                  <w:divBdr>
                    <w:top w:val="none" w:sz="0" w:space="0" w:color="auto"/>
                    <w:left w:val="none" w:sz="0" w:space="0" w:color="auto"/>
                    <w:bottom w:val="none" w:sz="0" w:space="0" w:color="auto"/>
                    <w:right w:val="none" w:sz="0" w:space="0" w:color="auto"/>
                  </w:divBdr>
                </w:div>
                <w:div w:id="883523054">
                  <w:marLeft w:val="0"/>
                  <w:marRight w:val="0"/>
                  <w:marTop w:val="0"/>
                  <w:marBottom w:val="0"/>
                  <w:divBdr>
                    <w:top w:val="none" w:sz="0" w:space="0" w:color="auto"/>
                    <w:left w:val="none" w:sz="0" w:space="0" w:color="auto"/>
                    <w:bottom w:val="none" w:sz="0" w:space="0" w:color="auto"/>
                    <w:right w:val="none" w:sz="0" w:space="0" w:color="auto"/>
                  </w:divBdr>
                </w:div>
                <w:div w:id="1338576164">
                  <w:marLeft w:val="0"/>
                  <w:marRight w:val="0"/>
                  <w:marTop w:val="0"/>
                  <w:marBottom w:val="0"/>
                  <w:divBdr>
                    <w:top w:val="none" w:sz="0" w:space="0" w:color="auto"/>
                    <w:left w:val="none" w:sz="0" w:space="0" w:color="auto"/>
                    <w:bottom w:val="none" w:sz="0" w:space="0" w:color="auto"/>
                    <w:right w:val="none" w:sz="0" w:space="0" w:color="auto"/>
                  </w:divBdr>
                </w:div>
                <w:div w:id="487090285">
                  <w:marLeft w:val="0"/>
                  <w:marRight w:val="0"/>
                  <w:marTop w:val="0"/>
                  <w:marBottom w:val="0"/>
                  <w:divBdr>
                    <w:top w:val="none" w:sz="0" w:space="0" w:color="auto"/>
                    <w:left w:val="none" w:sz="0" w:space="0" w:color="auto"/>
                    <w:bottom w:val="none" w:sz="0" w:space="0" w:color="auto"/>
                    <w:right w:val="none" w:sz="0" w:space="0" w:color="auto"/>
                  </w:divBdr>
                </w:div>
                <w:div w:id="1295478835">
                  <w:marLeft w:val="0"/>
                  <w:marRight w:val="0"/>
                  <w:marTop w:val="0"/>
                  <w:marBottom w:val="0"/>
                  <w:divBdr>
                    <w:top w:val="none" w:sz="0" w:space="0" w:color="auto"/>
                    <w:left w:val="none" w:sz="0" w:space="0" w:color="auto"/>
                    <w:bottom w:val="none" w:sz="0" w:space="0" w:color="auto"/>
                    <w:right w:val="none" w:sz="0" w:space="0" w:color="auto"/>
                  </w:divBdr>
                </w:div>
                <w:div w:id="2042590267">
                  <w:marLeft w:val="0"/>
                  <w:marRight w:val="0"/>
                  <w:marTop w:val="0"/>
                  <w:marBottom w:val="0"/>
                  <w:divBdr>
                    <w:top w:val="none" w:sz="0" w:space="0" w:color="auto"/>
                    <w:left w:val="none" w:sz="0" w:space="0" w:color="auto"/>
                    <w:bottom w:val="none" w:sz="0" w:space="0" w:color="auto"/>
                    <w:right w:val="none" w:sz="0" w:space="0" w:color="auto"/>
                  </w:divBdr>
                </w:div>
                <w:div w:id="941954388">
                  <w:marLeft w:val="0"/>
                  <w:marRight w:val="0"/>
                  <w:marTop w:val="0"/>
                  <w:marBottom w:val="0"/>
                  <w:divBdr>
                    <w:top w:val="none" w:sz="0" w:space="0" w:color="auto"/>
                    <w:left w:val="none" w:sz="0" w:space="0" w:color="auto"/>
                    <w:bottom w:val="none" w:sz="0" w:space="0" w:color="auto"/>
                    <w:right w:val="none" w:sz="0" w:space="0" w:color="auto"/>
                  </w:divBdr>
                </w:div>
                <w:div w:id="860166608">
                  <w:marLeft w:val="0"/>
                  <w:marRight w:val="0"/>
                  <w:marTop w:val="0"/>
                  <w:marBottom w:val="0"/>
                  <w:divBdr>
                    <w:top w:val="none" w:sz="0" w:space="0" w:color="auto"/>
                    <w:left w:val="none" w:sz="0" w:space="0" w:color="auto"/>
                    <w:bottom w:val="none" w:sz="0" w:space="0" w:color="auto"/>
                    <w:right w:val="none" w:sz="0" w:space="0" w:color="auto"/>
                  </w:divBdr>
                </w:div>
                <w:div w:id="1177497792">
                  <w:marLeft w:val="0"/>
                  <w:marRight w:val="0"/>
                  <w:marTop w:val="0"/>
                  <w:marBottom w:val="0"/>
                  <w:divBdr>
                    <w:top w:val="none" w:sz="0" w:space="0" w:color="auto"/>
                    <w:left w:val="none" w:sz="0" w:space="0" w:color="auto"/>
                    <w:bottom w:val="none" w:sz="0" w:space="0" w:color="auto"/>
                    <w:right w:val="none" w:sz="0" w:space="0" w:color="auto"/>
                  </w:divBdr>
                </w:div>
                <w:div w:id="1040473000">
                  <w:marLeft w:val="0"/>
                  <w:marRight w:val="0"/>
                  <w:marTop w:val="0"/>
                  <w:marBottom w:val="0"/>
                  <w:divBdr>
                    <w:top w:val="none" w:sz="0" w:space="0" w:color="auto"/>
                    <w:left w:val="none" w:sz="0" w:space="0" w:color="auto"/>
                    <w:bottom w:val="none" w:sz="0" w:space="0" w:color="auto"/>
                    <w:right w:val="none" w:sz="0" w:space="0" w:color="auto"/>
                  </w:divBdr>
                </w:div>
                <w:div w:id="1819880928">
                  <w:marLeft w:val="0"/>
                  <w:marRight w:val="0"/>
                  <w:marTop w:val="0"/>
                  <w:marBottom w:val="0"/>
                  <w:divBdr>
                    <w:top w:val="none" w:sz="0" w:space="0" w:color="auto"/>
                    <w:left w:val="none" w:sz="0" w:space="0" w:color="auto"/>
                    <w:bottom w:val="none" w:sz="0" w:space="0" w:color="auto"/>
                    <w:right w:val="none" w:sz="0" w:space="0" w:color="auto"/>
                  </w:divBdr>
                </w:div>
                <w:div w:id="1954633520">
                  <w:marLeft w:val="0"/>
                  <w:marRight w:val="0"/>
                  <w:marTop w:val="0"/>
                  <w:marBottom w:val="0"/>
                  <w:divBdr>
                    <w:top w:val="none" w:sz="0" w:space="0" w:color="auto"/>
                    <w:left w:val="none" w:sz="0" w:space="0" w:color="auto"/>
                    <w:bottom w:val="none" w:sz="0" w:space="0" w:color="auto"/>
                    <w:right w:val="none" w:sz="0" w:space="0" w:color="auto"/>
                  </w:divBdr>
                </w:div>
                <w:div w:id="1799182059">
                  <w:marLeft w:val="0"/>
                  <w:marRight w:val="0"/>
                  <w:marTop w:val="0"/>
                  <w:marBottom w:val="0"/>
                  <w:divBdr>
                    <w:top w:val="none" w:sz="0" w:space="0" w:color="auto"/>
                    <w:left w:val="none" w:sz="0" w:space="0" w:color="auto"/>
                    <w:bottom w:val="none" w:sz="0" w:space="0" w:color="auto"/>
                    <w:right w:val="none" w:sz="0" w:space="0" w:color="auto"/>
                  </w:divBdr>
                </w:div>
                <w:div w:id="343750768">
                  <w:marLeft w:val="0"/>
                  <w:marRight w:val="0"/>
                  <w:marTop w:val="0"/>
                  <w:marBottom w:val="0"/>
                  <w:divBdr>
                    <w:top w:val="none" w:sz="0" w:space="0" w:color="auto"/>
                    <w:left w:val="none" w:sz="0" w:space="0" w:color="auto"/>
                    <w:bottom w:val="none" w:sz="0" w:space="0" w:color="auto"/>
                    <w:right w:val="none" w:sz="0" w:space="0" w:color="auto"/>
                  </w:divBdr>
                </w:div>
                <w:div w:id="1004170409">
                  <w:marLeft w:val="0"/>
                  <w:marRight w:val="0"/>
                  <w:marTop w:val="0"/>
                  <w:marBottom w:val="0"/>
                  <w:divBdr>
                    <w:top w:val="none" w:sz="0" w:space="0" w:color="auto"/>
                    <w:left w:val="none" w:sz="0" w:space="0" w:color="auto"/>
                    <w:bottom w:val="none" w:sz="0" w:space="0" w:color="auto"/>
                    <w:right w:val="none" w:sz="0" w:space="0" w:color="auto"/>
                  </w:divBdr>
                </w:div>
                <w:div w:id="915360854">
                  <w:marLeft w:val="0"/>
                  <w:marRight w:val="0"/>
                  <w:marTop w:val="0"/>
                  <w:marBottom w:val="0"/>
                  <w:divBdr>
                    <w:top w:val="none" w:sz="0" w:space="0" w:color="auto"/>
                    <w:left w:val="none" w:sz="0" w:space="0" w:color="auto"/>
                    <w:bottom w:val="none" w:sz="0" w:space="0" w:color="auto"/>
                    <w:right w:val="none" w:sz="0" w:space="0" w:color="auto"/>
                  </w:divBdr>
                </w:div>
                <w:div w:id="197818974">
                  <w:marLeft w:val="0"/>
                  <w:marRight w:val="0"/>
                  <w:marTop w:val="0"/>
                  <w:marBottom w:val="0"/>
                  <w:divBdr>
                    <w:top w:val="none" w:sz="0" w:space="0" w:color="auto"/>
                    <w:left w:val="none" w:sz="0" w:space="0" w:color="auto"/>
                    <w:bottom w:val="none" w:sz="0" w:space="0" w:color="auto"/>
                    <w:right w:val="none" w:sz="0" w:space="0" w:color="auto"/>
                  </w:divBdr>
                </w:div>
                <w:div w:id="148063016">
                  <w:marLeft w:val="0"/>
                  <w:marRight w:val="0"/>
                  <w:marTop w:val="0"/>
                  <w:marBottom w:val="0"/>
                  <w:divBdr>
                    <w:top w:val="none" w:sz="0" w:space="0" w:color="auto"/>
                    <w:left w:val="none" w:sz="0" w:space="0" w:color="auto"/>
                    <w:bottom w:val="none" w:sz="0" w:space="0" w:color="auto"/>
                    <w:right w:val="none" w:sz="0" w:space="0" w:color="auto"/>
                  </w:divBdr>
                </w:div>
                <w:div w:id="1598901528">
                  <w:marLeft w:val="0"/>
                  <w:marRight w:val="0"/>
                  <w:marTop w:val="0"/>
                  <w:marBottom w:val="0"/>
                  <w:divBdr>
                    <w:top w:val="none" w:sz="0" w:space="0" w:color="auto"/>
                    <w:left w:val="none" w:sz="0" w:space="0" w:color="auto"/>
                    <w:bottom w:val="none" w:sz="0" w:space="0" w:color="auto"/>
                    <w:right w:val="none" w:sz="0" w:space="0" w:color="auto"/>
                  </w:divBdr>
                </w:div>
                <w:div w:id="991329610">
                  <w:marLeft w:val="0"/>
                  <w:marRight w:val="0"/>
                  <w:marTop w:val="0"/>
                  <w:marBottom w:val="0"/>
                  <w:divBdr>
                    <w:top w:val="none" w:sz="0" w:space="0" w:color="auto"/>
                    <w:left w:val="none" w:sz="0" w:space="0" w:color="auto"/>
                    <w:bottom w:val="none" w:sz="0" w:space="0" w:color="auto"/>
                    <w:right w:val="none" w:sz="0" w:space="0" w:color="auto"/>
                  </w:divBdr>
                </w:div>
                <w:div w:id="740954815">
                  <w:marLeft w:val="0"/>
                  <w:marRight w:val="0"/>
                  <w:marTop w:val="0"/>
                  <w:marBottom w:val="0"/>
                  <w:divBdr>
                    <w:top w:val="none" w:sz="0" w:space="0" w:color="auto"/>
                    <w:left w:val="none" w:sz="0" w:space="0" w:color="auto"/>
                    <w:bottom w:val="none" w:sz="0" w:space="0" w:color="auto"/>
                    <w:right w:val="none" w:sz="0" w:space="0" w:color="auto"/>
                  </w:divBdr>
                </w:div>
                <w:div w:id="629435751">
                  <w:marLeft w:val="0"/>
                  <w:marRight w:val="0"/>
                  <w:marTop w:val="0"/>
                  <w:marBottom w:val="0"/>
                  <w:divBdr>
                    <w:top w:val="none" w:sz="0" w:space="0" w:color="auto"/>
                    <w:left w:val="none" w:sz="0" w:space="0" w:color="auto"/>
                    <w:bottom w:val="none" w:sz="0" w:space="0" w:color="auto"/>
                    <w:right w:val="none" w:sz="0" w:space="0" w:color="auto"/>
                  </w:divBdr>
                </w:div>
                <w:div w:id="642735861">
                  <w:marLeft w:val="0"/>
                  <w:marRight w:val="0"/>
                  <w:marTop w:val="0"/>
                  <w:marBottom w:val="0"/>
                  <w:divBdr>
                    <w:top w:val="none" w:sz="0" w:space="0" w:color="auto"/>
                    <w:left w:val="none" w:sz="0" w:space="0" w:color="auto"/>
                    <w:bottom w:val="none" w:sz="0" w:space="0" w:color="auto"/>
                    <w:right w:val="none" w:sz="0" w:space="0" w:color="auto"/>
                  </w:divBdr>
                </w:div>
                <w:div w:id="1875923820">
                  <w:marLeft w:val="0"/>
                  <w:marRight w:val="0"/>
                  <w:marTop w:val="0"/>
                  <w:marBottom w:val="0"/>
                  <w:divBdr>
                    <w:top w:val="none" w:sz="0" w:space="0" w:color="auto"/>
                    <w:left w:val="none" w:sz="0" w:space="0" w:color="auto"/>
                    <w:bottom w:val="none" w:sz="0" w:space="0" w:color="auto"/>
                    <w:right w:val="none" w:sz="0" w:space="0" w:color="auto"/>
                  </w:divBdr>
                </w:div>
                <w:div w:id="1892233784">
                  <w:marLeft w:val="0"/>
                  <w:marRight w:val="0"/>
                  <w:marTop w:val="0"/>
                  <w:marBottom w:val="0"/>
                  <w:divBdr>
                    <w:top w:val="none" w:sz="0" w:space="0" w:color="auto"/>
                    <w:left w:val="none" w:sz="0" w:space="0" w:color="auto"/>
                    <w:bottom w:val="none" w:sz="0" w:space="0" w:color="auto"/>
                    <w:right w:val="none" w:sz="0" w:space="0" w:color="auto"/>
                  </w:divBdr>
                </w:div>
                <w:div w:id="722946625">
                  <w:marLeft w:val="0"/>
                  <w:marRight w:val="0"/>
                  <w:marTop w:val="0"/>
                  <w:marBottom w:val="0"/>
                  <w:divBdr>
                    <w:top w:val="none" w:sz="0" w:space="0" w:color="auto"/>
                    <w:left w:val="none" w:sz="0" w:space="0" w:color="auto"/>
                    <w:bottom w:val="none" w:sz="0" w:space="0" w:color="auto"/>
                    <w:right w:val="none" w:sz="0" w:space="0" w:color="auto"/>
                  </w:divBdr>
                </w:div>
                <w:div w:id="783426050">
                  <w:marLeft w:val="0"/>
                  <w:marRight w:val="0"/>
                  <w:marTop w:val="0"/>
                  <w:marBottom w:val="0"/>
                  <w:divBdr>
                    <w:top w:val="none" w:sz="0" w:space="0" w:color="auto"/>
                    <w:left w:val="none" w:sz="0" w:space="0" w:color="auto"/>
                    <w:bottom w:val="none" w:sz="0" w:space="0" w:color="auto"/>
                    <w:right w:val="none" w:sz="0" w:space="0" w:color="auto"/>
                  </w:divBdr>
                </w:div>
                <w:div w:id="897398489">
                  <w:marLeft w:val="0"/>
                  <w:marRight w:val="0"/>
                  <w:marTop w:val="0"/>
                  <w:marBottom w:val="0"/>
                  <w:divBdr>
                    <w:top w:val="none" w:sz="0" w:space="0" w:color="auto"/>
                    <w:left w:val="none" w:sz="0" w:space="0" w:color="auto"/>
                    <w:bottom w:val="none" w:sz="0" w:space="0" w:color="auto"/>
                    <w:right w:val="none" w:sz="0" w:space="0" w:color="auto"/>
                  </w:divBdr>
                </w:div>
                <w:div w:id="1155334782">
                  <w:marLeft w:val="0"/>
                  <w:marRight w:val="0"/>
                  <w:marTop w:val="0"/>
                  <w:marBottom w:val="0"/>
                  <w:divBdr>
                    <w:top w:val="none" w:sz="0" w:space="0" w:color="auto"/>
                    <w:left w:val="none" w:sz="0" w:space="0" w:color="auto"/>
                    <w:bottom w:val="none" w:sz="0" w:space="0" w:color="auto"/>
                    <w:right w:val="none" w:sz="0" w:space="0" w:color="auto"/>
                  </w:divBdr>
                </w:div>
                <w:div w:id="313220379">
                  <w:marLeft w:val="0"/>
                  <w:marRight w:val="0"/>
                  <w:marTop w:val="0"/>
                  <w:marBottom w:val="0"/>
                  <w:divBdr>
                    <w:top w:val="none" w:sz="0" w:space="0" w:color="auto"/>
                    <w:left w:val="none" w:sz="0" w:space="0" w:color="auto"/>
                    <w:bottom w:val="none" w:sz="0" w:space="0" w:color="auto"/>
                    <w:right w:val="none" w:sz="0" w:space="0" w:color="auto"/>
                  </w:divBdr>
                </w:div>
                <w:div w:id="1779325250">
                  <w:marLeft w:val="0"/>
                  <w:marRight w:val="0"/>
                  <w:marTop w:val="0"/>
                  <w:marBottom w:val="0"/>
                  <w:divBdr>
                    <w:top w:val="none" w:sz="0" w:space="0" w:color="auto"/>
                    <w:left w:val="none" w:sz="0" w:space="0" w:color="auto"/>
                    <w:bottom w:val="none" w:sz="0" w:space="0" w:color="auto"/>
                    <w:right w:val="none" w:sz="0" w:space="0" w:color="auto"/>
                  </w:divBdr>
                </w:div>
                <w:div w:id="1240359728">
                  <w:marLeft w:val="0"/>
                  <w:marRight w:val="0"/>
                  <w:marTop w:val="0"/>
                  <w:marBottom w:val="0"/>
                  <w:divBdr>
                    <w:top w:val="none" w:sz="0" w:space="0" w:color="auto"/>
                    <w:left w:val="none" w:sz="0" w:space="0" w:color="auto"/>
                    <w:bottom w:val="none" w:sz="0" w:space="0" w:color="auto"/>
                    <w:right w:val="none" w:sz="0" w:space="0" w:color="auto"/>
                  </w:divBdr>
                </w:div>
                <w:div w:id="1020005969">
                  <w:marLeft w:val="0"/>
                  <w:marRight w:val="0"/>
                  <w:marTop w:val="0"/>
                  <w:marBottom w:val="0"/>
                  <w:divBdr>
                    <w:top w:val="none" w:sz="0" w:space="0" w:color="auto"/>
                    <w:left w:val="none" w:sz="0" w:space="0" w:color="auto"/>
                    <w:bottom w:val="none" w:sz="0" w:space="0" w:color="auto"/>
                    <w:right w:val="none" w:sz="0" w:space="0" w:color="auto"/>
                  </w:divBdr>
                </w:div>
                <w:div w:id="1202354843">
                  <w:marLeft w:val="0"/>
                  <w:marRight w:val="0"/>
                  <w:marTop w:val="0"/>
                  <w:marBottom w:val="0"/>
                  <w:divBdr>
                    <w:top w:val="none" w:sz="0" w:space="0" w:color="auto"/>
                    <w:left w:val="none" w:sz="0" w:space="0" w:color="auto"/>
                    <w:bottom w:val="none" w:sz="0" w:space="0" w:color="auto"/>
                    <w:right w:val="none" w:sz="0" w:space="0" w:color="auto"/>
                  </w:divBdr>
                </w:div>
                <w:div w:id="1173108295">
                  <w:marLeft w:val="0"/>
                  <w:marRight w:val="0"/>
                  <w:marTop w:val="0"/>
                  <w:marBottom w:val="0"/>
                  <w:divBdr>
                    <w:top w:val="none" w:sz="0" w:space="0" w:color="auto"/>
                    <w:left w:val="none" w:sz="0" w:space="0" w:color="auto"/>
                    <w:bottom w:val="none" w:sz="0" w:space="0" w:color="auto"/>
                    <w:right w:val="none" w:sz="0" w:space="0" w:color="auto"/>
                  </w:divBdr>
                </w:div>
                <w:div w:id="1749881803">
                  <w:marLeft w:val="0"/>
                  <w:marRight w:val="0"/>
                  <w:marTop w:val="0"/>
                  <w:marBottom w:val="0"/>
                  <w:divBdr>
                    <w:top w:val="none" w:sz="0" w:space="0" w:color="auto"/>
                    <w:left w:val="none" w:sz="0" w:space="0" w:color="auto"/>
                    <w:bottom w:val="none" w:sz="0" w:space="0" w:color="auto"/>
                    <w:right w:val="none" w:sz="0" w:space="0" w:color="auto"/>
                  </w:divBdr>
                </w:div>
                <w:div w:id="1938099664">
                  <w:marLeft w:val="0"/>
                  <w:marRight w:val="0"/>
                  <w:marTop w:val="0"/>
                  <w:marBottom w:val="0"/>
                  <w:divBdr>
                    <w:top w:val="none" w:sz="0" w:space="0" w:color="auto"/>
                    <w:left w:val="none" w:sz="0" w:space="0" w:color="auto"/>
                    <w:bottom w:val="none" w:sz="0" w:space="0" w:color="auto"/>
                    <w:right w:val="none" w:sz="0" w:space="0" w:color="auto"/>
                  </w:divBdr>
                </w:div>
                <w:div w:id="1909420893">
                  <w:marLeft w:val="0"/>
                  <w:marRight w:val="0"/>
                  <w:marTop w:val="0"/>
                  <w:marBottom w:val="0"/>
                  <w:divBdr>
                    <w:top w:val="none" w:sz="0" w:space="0" w:color="auto"/>
                    <w:left w:val="none" w:sz="0" w:space="0" w:color="auto"/>
                    <w:bottom w:val="none" w:sz="0" w:space="0" w:color="auto"/>
                    <w:right w:val="none" w:sz="0" w:space="0" w:color="auto"/>
                  </w:divBdr>
                </w:div>
                <w:div w:id="1453938648">
                  <w:marLeft w:val="0"/>
                  <w:marRight w:val="0"/>
                  <w:marTop w:val="0"/>
                  <w:marBottom w:val="0"/>
                  <w:divBdr>
                    <w:top w:val="none" w:sz="0" w:space="0" w:color="auto"/>
                    <w:left w:val="none" w:sz="0" w:space="0" w:color="auto"/>
                    <w:bottom w:val="none" w:sz="0" w:space="0" w:color="auto"/>
                    <w:right w:val="none" w:sz="0" w:space="0" w:color="auto"/>
                  </w:divBdr>
                </w:div>
                <w:div w:id="702290017">
                  <w:marLeft w:val="0"/>
                  <w:marRight w:val="0"/>
                  <w:marTop w:val="0"/>
                  <w:marBottom w:val="0"/>
                  <w:divBdr>
                    <w:top w:val="none" w:sz="0" w:space="0" w:color="auto"/>
                    <w:left w:val="none" w:sz="0" w:space="0" w:color="auto"/>
                    <w:bottom w:val="none" w:sz="0" w:space="0" w:color="auto"/>
                    <w:right w:val="none" w:sz="0" w:space="0" w:color="auto"/>
                  </w:divBdr>
                </w:div>
                <w:div w:id="1334335711">
                  <w:marLeft w:val="0"/>
                  <w:marRight w:val="0"/>
                  <w:marTop w:val="0"/>
                  <w:marBottom w:val="0"/>
                  <w:divBdr>
                    <w:top w:val="none" w:sz="0" w:space="0" w:color="auto"/>
                    <w:left w:val="none" w:sz="0" w:space="0" w:color="auto"/>
                    <w:bottom w:val="none" w:sz="0" w:space="0" w:color="auto"/>
                    <w:right w:val="none" w:sz="0" w:space="0" w:color="auto"/>
                  </w:divBdr>
                </w:div>
                <w:div w:id="112483872">
                  <w:marLeft w:val="0"/>
                  <w:marRight w:val="0"/>
                  <w:marTop w:val="0"/>
                  <w:marBottom w:val="0"/>
                  <w:divBdr>
                    <w:top w:val="none" w:sz="0" w:space="0" w:color="auto"/>
                    <w:left w:val="none" w:sz="0" w:space="0" w:color="auto"/>
                    <w:bottom w:val="none" w:sz="0" w:space="0" w:color="auto"/>
                    <w:right w:val="none" w:sz="0" w:space="0" w:color="auto"/>
                  </w:divBdr>
                </w:div>
                <w:div w:id="592783961">
                  <w:marLeft w:val="0"/>
                  <w:marRight w:val="0"/>
                  <w:marTop w:val="0"/>
                  <w:marBottom w:val="0"/>
                  <w:divBdr>
                    <w:top w:val="none" w:sz="0" w:space="0" w:color="auto"/>
                    <w:left w:val="none" w:sz="0" w:space="0" w:color="auto"/>
                    <w:bottom w:val="none" w:sz="0" w:space="0" w:color="auto"/>
                    <w:right w:val="none" w:sz="0" w:space="0" w:color="auto"/>
                  </w:divBdr>
                </w:div>
                <w:div w:id="528374902">
                  <w:marLeft w:val="0"/>
                  <w:marRight w:val="0"/>
                  <w:marTop w:val="0"/>
                  <w:marBottom w:val="0"/>
                  <w:divBdr>
                    <w:top w:val="none" w:sz="0" w:space="0" w:color="auto"/>
                    <w:left w:val="none" w:sz="0" w:space="0" w:color="auto"/>
                    <w:bottom w:val="none" w:sz="0" w:space="0" w:color="auto"/>
                    <w:right w:val="none" w:sz="0" w:space="0" w:color="auto"/>
                  </w:divBdr>
                </w:div>
                <w:div w:id="1366366161">
                  <w:marLeft w:val="0"/>
                  <w:marRight w:val="0"/>
                  <w:marTop w:val="0"/>
                  <w:marBottom w:val="0"/>
                  <w:divBdr>
                    <w:top w:val="none" w:sz="0" w:space="0" w:color="auto"/>
                    <w:left w:val="none" w:sz="0" w:space="0" w:color="auto"/>
                    <w:bottom w:val="none" w:sz="0" w:space="0" w:color="auto"/>
                    <w:right w:val="none" w:sz="0" w:space="0" w:color="auto"/>
                  </w:divBdr>
                </w:div>
                <w:div w:id="1306004224">
                  <w:marLeft w:val="0"/>
                  <w:marRight w:val="0"/>
                  <w:marTop w:val="0"/>
                  <w:marBottom w:val="0"/>
                  <w:divBdr>
                    <w:top w:val="none" w:sz="0" w:space="0" w:color="auto"/>
                    <w:left w:val="none" w:sz="0" w:space="0" w:color="auto"/>
                    <w:bottom w:val="none" w:sz="0" w:space="0" w:color="auto"/>
                    <w:right w:val="none" w:sz="0" w:space="0" w:color="auto"/>
                  </w:divBdr>
                </w:div>
                <w:div w:id="2064210629">
                  <w:marLeft w:val="0"/>
                  <w:marRight w:val="0"/>
                  <w:marTop w:val="0"/>
                  <w:marBottom w:val="0"/>
                  <w:divBdr>
                    <w:top w:val="none" w:sz="0" w:space="0" w:color="auto"/>
                    <w:left w:val="none" w:sz="0" w:space="0" w:color="auto"/>
                    <w:bottom w:val="none" w:sz="0" w:space="0" w:color="auto"/>
                    <w:right w:val="none" w:sz="0" w:space="0" w:color="auto"/>
                  </w:divBdr>
                </w:div>
                <w:div w:id="1640843070">
                  <w:marLeft w:val="0"/>
                  <w:marRight w:val="0"/>
                  <w:marTop w:val="0"/>
                  <w:marBottom w:val="0"/>
                  <w:divBdr>
                    <w:top w:val="none" w:sz="0" w:space="0" w:color="auto"/>
                    <w:left w:val="none" w:sz="0" w:space="0" w:color="auto"/>
                    <w:bottom w:val="none" w:sz="0" w:space="0" w:color="auto"/>
                    <w:right w:val="none" w:sz="0" w:space="0" w:color="auto"/>
                  </w:divBdr>
                </w:div>
                <w:div w:id="626544442">
                  <w:marLeft w:val="0"/>
                  <w:marRight w:val="0"/>
                  <w:marTop w:val="0"/>
                  <w:marBottom w:val="0"/>
                  <w:divBdr>
                    <w:top w:val="none" w:sz="0" w:space="0" w:color="auto"/>
                    <w:left w:val="none" w:sz="0" w:space="0" w:color="auto"/>
                    <w:bottom w:val="none" w:sz="0" w:space="0" w:color="auto"/>
                    <w:right w:val="none" w:sz="0" w:space="0" w:color="auto"/>
                  </w:divBdr>
                </w:div>
                <w:div w:id="136649834">
                  <w:marLeft w:val="0"/>
                  <w:marRight w:val="0"/>
                  <w:marTop w:val="0"/>
                  <w:marBottom w:val="0"/>
                  <w:divBdr>
                    <w:top w:val="none" w:sz="0" w:space="0" w:color="auto"/>
                    <w:left w:val="none" w:sz="0" w:space="0" w:color="auto"/>
                    <w:bottom w:val="none" w:sz="0" w:space="0" w:color="auto"/>
                    <w:right w:val="none" w:sz="0" w:space="0" w:color="auto"/>
                  </w:divBdr>
                </w:div>
                <w:div w:id="656883890">
                  <w:marLeft w:val="0"/>
                  <w:marRight w:val="0"/>
                  <w:marTop w:val="0"/>
                  <w:marBottom w:val="0"/>
                  <w:divBdr>
                    <w:top w:val="none" w:sz="0" w:space="0" w:color="auto"/>
                    <w:left w:val="none" w:sz="0" w:space="0" w:color="auto"/>
                    <w:bottom w:val="none" w:sz="0" w:space="0" w:color="auto"/>
                    <w:right w:val="none" w:sz="0" w:space="0" w:color="auto"/>
                  </w:divBdr>
                </w:div>
                <w:div w:id="145436436">
                  <w:marLeft w:val="0"/>
                  <w:marRight w:val="0"/>
                  <w:marTop w:val="0"/>
                  <w:marBottom w:val="0"/>
                  <w:divBdr>
                    <w:top w:val="none" w:sz="0" w:space="0" w:color="auto"/>
                    <w:left w:val="none" w:sz="0" w:space="0" w:color="auto"/>
                    <w:bottom w:val="none" w:sz="0" w:space="0" w:color="auto"/>
                    <w:right w:val="none" w:sz="0" w:space="0" w:color="auto"/>
                  </w:divBdr>
                </w:div>
                <w:div w:id="396248376">
                  <w:marLeft w:val="0"/>
                  <w:marRight w:val="0"/>
                  <w:marTop w:val="0"/>
                  <w:marBottom w:val="0"/>
                  <w:divBdr>
                    <w:top w:val="none" w:sz="0" w:space="0" w:color="auto"/>
                    <w:left w:val="none" w:sz="0" w:space="0" w:color="auto"/>
                    <w:bottom w:val="none" w:sz="0" w:space="0" w:color="auto"/>
                    <w:right w:val="none" w:sz="0" w:space="0" w:color="auto"/>
                  </w:divBdr>
                </w:div>
                <w:div w:id="434328679">
                  <w:marLeft w:val="0"/>
                  <w:marRight w:val="0"/>
                  <w:marTop w:val="0"/>
                  <w:marBottom w:val="0"/>
                  <w:divBdr>
                    <w:top w:val="none" w:sz="0" w:space="0" w:color="auto"/>
                    <w:left w:val="none" w:sz="0" w:space="0" w:color="auto"/>
                    <w:bottom w:val="none" w:sz="0" w:space="0" w:color="auto"/>
                    <w:right w:val="none" w:sz="0" w:space="0" w:color="auto"/>
                  </w:divBdr>
                </w:div>
                <w:div w:id="248931876">
                  <w:marLeft w:val="0"/>
                  <w:marRight w:val="0"/>
                  <w:marTop w:val="0"/>
                  <w:marBottom w:val="0"/>
                  <w:divBdr>
                    <w:top w:val="none" w:sz="0" w:space="0" w:color="auto"/>
                    <w:left w:val="none" w:sz="0" w:space="0" w:color="auto"/>
                    <w:bottom w:val="none" w:sz="0" w:space="0" w:color="auto"/>
                    <w:right w:val="none" w:sz="0" w:space="0" w:color="auto"/>
                  </w:divBdr>
                </w:div>
                <w:div w:id="577442501">
                  <w:marLeft w:val="0"/>
                  <w:marRight w:val="0"/>
                  <w:marTop w:val="0"/>
                  <w:marBottom w:val="0"/>
                  <w:divBdr>
                    <w:top w:val="none" w:sz="0" w:space="0" w:color="auto"/>
                    <w:left w:val="none" w:sz="0" w:space="0" w:color="auto"/>
                    <w:bottom w:val="none" w:sz="0" w:space="0" w:color="auto"/>
                    <w:right w:val="none" w:sz="0" w:space="0" w:color="auto"/>
                  </w:divBdr>
                </w:div>
                <w:div w:id="300111029">
                  <w:marLeft w:val="0"/>
                  <w:marRight w:val="0"/>
                  <w:marTop w:val="0"/>
                  <w:marBottom w:val="0"/>
                  <w:divBdr>
                    <w:top w:val="none" w:sz="0" w:space="0" w:color="auto"/>
                    <w:left w:val="none" w:sz="0" w:space="0" w:color="auto"/>
                    <w:bottom w:val="none" w:sz="0" w:space="0" w:color="auto"/>
                    <w:right w:val="none" w:sz="0" w:space="0" w:color="auto"/>
                  </w:divBdr>
                </w:div>
                <w:div w:id="906106845">
                  <w:marLeft w:val="0"/>
                  <w:marRight w:val="0"/>
                  <w:marTop w:val="0"/>
                  <w:marBottom w:val="0"/>
                  <w:divBdr>
                    <w:top w:val="none" w:sz="0" w:space="0" w:color="auto"/>
                    <w:left w:val="none" w:sz="0" w:space="0" w:color="auto"/>
                    <w:bottom w:val="none" w:sz="0" w:space="0" w:color="auto"/>
                    <w:right w:val="none" w:sz="0" w:space="0" w:color="auto"/>
                  </w:divBdr>
                </w:div>
                <w:div w:id="174268305">
                  <w:marLeft w:val="0"/>
                  <w:marRight w:val="0"/>
                  <w:marTop w:val="0"/>
                  <w:marBottom w:val="0"/>
                  <w:divBdr>
                    <w:top w:val="none" w:sz="0" w:space="0" w:color="auto"/>
                    <w:left w:val="none" w:sz="0" w:space="0" w:color="auto"/>
                    <w:bottom w:val="none" w:sz="0" w:space="0" w:color="auto"/>
                    <w:right w:val="none" w:sz="0" w:space="0" w:color="auto"/>
                  </w:divBdr>
                </w:div>
                <w:div w:id="355811680">
                  <w:marLeft w:val="0"/>
                  <w:marRight w:val="0"/>
                  <w:marTop w:val="0"/>
                  <w:marBottom w:val="0"/>
                  <w:divBdr>
                    <w:top w:val="none" w:sz="0" w:space="0" w:color="auto"/>
                    <w:left w:val="none" w:sz="0" w:space="0" w:color="auto"/>
                    <w:bottom w:val="none" w:sz="0" w:space="0" w:color="auto"/>
                    <w:right w:val="none" w:sz="0" w:space="0" w:color="auto"/>
                  </w:divBdr>
                </w:div>
                <w:div w:id="665134698">
                  <w:marLeft w:val="0"/>
                  <w:marRight w:val="0"/>
                  <w:marTop w:val="0"/>
                  <w:marBottom w:val="0"/>
                  <w:divBdr>
                    <w:top w:val="none" w:sz="0" w:space="0" w:color="auto"/>
                    <w:left w:val="none" w:sz="0" w:space="0" w:color="auto"/>
                    <w:bottom w:val="none" w:sz="0" w:space="0" w:color="auto"/>
                    <w:right w:val="none" w:sz="0" w:space="0" w:color="auto"/>
                  </w:divBdr>
                </w:div>
                <w:div w:id="1456483964">
                  <w:marLeft w:val="0"/>
                  <w:marRight w:val="0"/>
                  <w:marTop w:val="0"/>
                  <w:marBottom w:val="0"/>
                  <w:divBdr>
                    <w:top w:val="none" w:sz="0" w:space="0" w:color="auto"/>
                    <w:left w:val="none" w:sz="0" w:space="0" w:color="auto"/>
                    <w:bottom w:val="none" w:sz="0" w:space="0" w:color="auto"/>
                    <w:right w:val="none" w:sz="0" w:space="0" w:color="auto"/>
                  </w:divBdr>
                </w:div>
                <w:div w:id="1800757128">
                  <w:marLeft w:val="0"/>
                  <w:marRight w:val="0"/>
                  <w:marTop w:val="0"/>
                  <w:marBottom w:val="0"/>
                  <w:divBdr>
                    <w:top w:val="none" w:sz="0" w:space="0" w:color="auto"/>
                    <w:left w:val="none" w:sz="0" w:space="0" w:color="auto"/>
                    <w:bottom w:val="none" w:sz="0" w:space="0" w:color="auto"/>
                    <w:right w:val="none" w:sz="0" w:space="0" w:color="auto"/>
                  </w:divBdr>
                </w:div>
                <w:div w:id="442921994">
                  <w:marLeft w:val="0"/>
                  <w:marRight w:val="0"/>
                  <w:marTop w:val="0"/>
                  <w:marBottom w:val="0"/>
                  <w:divBdr>
                    <w:top w:val="none" w:sz="0" w:space="0" w:color="auto"/>
                    <w:left w:val="none" w:sz="0" w:space="0" w:color="auto"/>
                    <w:bottom w:val="none" w:sz="0" w:space="0" w:color="auto"/>
                    <w:right w:val="none" w:sz="0" w:space="0" w:color="auto"/>
                  </w:divBdr>
                </w:div>
                <w:div w:id="1422531511">
                  <w:marLeft w:val="0"/>
                  <w:marRight w:val="0"/>
                  <w:marTop w:val="0"/>
                  <w:marBottom w:val="0"/>
                  <w:divBdr>
                    <w:top w:val="none" w:sz="0" w:space="0" w:color="auto"/>
                    <w:left w:val="none" w:sz="0" w:space="0" w:color="auto"/>
                    <w:bottom w:val="none" w:sz="0" w:space="0" w:color="auto"/>
                    <w:right w:val="none" w:sz="0" w:space="0" w:color="auto"/>
                  </w:divBdr>
                </w:div>
                <w:div w:id="1431466303">
                  <w:marLeft w:val="0"/>
                  <w:marRight w:val="0"/>
                  <w:marTop w:val="0"/>
                  <w:marBottom w:val="0"/>
                  <w:divBdr>
                    <w:top w:val="none" w:sz="0" w:space="0" w:color="auto"/>
                    <w:left w:val="none" w:sz="0" w:space="0" w:color="auto"/>
                    <w:bottom w:val="none" w:sz="0" w:space="0" w:color="auto"/>
                    <w:right w:val="none" w:sz="0" w:space="0" w:color="auto"/>
                  </w:divBdr>
                </w:div>
                <w:div w:id="478574146">
                  <w:marLeft w:val="0"/>
                  <w:marRight w:val="0"/>
                  <w:marTop w:val="0"/>
                  <w:marBottom w:val="0"/>
                  <w:divBdr>
                    <w:top w:val="none" w:sz="0" w:space="0" w:color="auto"/>
                    <w:left w:val="none" w:sz="0" w:space="0" w:color="auto"/>
                    <w:bottom w:val="none" w:sz="0" w:space="0" w:color="auto"/>
                    <w:right w:val="none" w:sz="0" w:space="0" w:color="auto"/>
                  </w:divBdr>
                </w:div>
                <w:div w:id="1612976036">
                  <w:marLeft w:val="0"/>
                  <w:marRight w:val="0"/>
                  <w:marTop w:val="0"/>
                  <w:marBottom w:val="0"/>
                  <w:divBdr>
                    <w:top w:val="none" w:sz="0" w:space="0" w:color="auto"/>
                    <w:left w:val="none" w:sz="0" w:space="0" w:color="auto"/>
                    <w:bottom w:val="none" w:sz="0" w:space="0" w:color="auto"/>
                    <w:right w:val="none" w:sz="0" w:space="0" w:color="auto"/>
                  </w:divBdr>
                </w:div>
                <w:div w:id="231237762">
                  <w:marLeft w:val="0"/>
                  <w:marRight w:val="0"/>
                  <w:marTop w:val="0"/>
                  <w:marBottom w:val="0"/>
                  <w:divBdr>
                    <w:top w:val="none" w:sz="0" w:space="0" w:color="auto"/>
                    <w:left w:val="none" w:sz="0" w:space="0" w:color="auto"/>
                    <w:bottom w:val="none" w:sz="0" w:space="0" w:color="auto"/>
                    <w:right w:val="none" w:sz="0" w:space="0" w:color="auto"/>
                  </w:divBdr>
                </w:div>
                <w:div w:id="1754935331">
                  <w:marLeft w:val="0"/>
                  <w:marRight w:val="0"/>
                  <w:marTop w:val="0"/>
                  <w:marBottom w:val="0"/>
                  <w:divBdr>
                    <w:top w:val="none" w:sz="0" w:space="0" w:color="auto"/>
                    <w:left w:val="none" w:sz="0" w:space="0" w:color="auto"/>
                    <w:bottom w:val="none" w:sz="0" w:space="0" w:color="auto"/>
                    <w:right w:val="none" w:sz="0" w:space="0" w:color="auto"/>
                  </w:divBdr>
                </w:div>
                <w:div w:id="1309214261">
                  <w:marLeft w:val="0"/>
                  <w:marRight w:val="0"/>
                  <w:marTop w:val="0"/>
                  <w:marBottom w:val="0"/>
                  <w:divBdr>
                    <w:top w:val="none" w:sz="0" w:space="0" w:color="auto"/>
                    <w:left w:val="none" w:sz="0" w:space="0" w:color="auto"/>
                    <w:bottom w:val="none" w:sz="0" w:space="0" w:color="auto"/>
                    <w:right w:val="none" w:sz="0" w:space="0" w:color="auto"/>
                  </w:divBdr>
                </w:div>
                <w:div w:id="997882788">
                  <w:marLeft w:val="0"/>
                  <w:marRight w:val="0"/>
                  <w:marTop w:val="0"/>
                  <w:marBottom w:val="0"/>
                  <w:divBdr>
                    <w:top w:val="none" w:sz="0" w:space="0" w:color="auto"/>
                    <w:left w:val="none" w:sz="0" w:space="0" w:color="auto"/>
                    <w:bottom w:val="none" w:sz="0" w:space="0" w:color="auto"/>
                    <w:right w:val="none" w:sz="0" w:space="0" w:color="auto"/>
                  </w:divBdr>
                </w:div>
                <w:div w:id="1784765424">
                  <w:marLeft w:val="0"/>
                  <w:marRight w:val="0"/>
                  <w:marTop w:val="0"/>
                  <w:marBottom w:val="0"/>
                  <w:divBdr>
                    <w:top w:val="none" w:sz="0" w:space="0" w:color="auto"/>
                    <w:left w:val="none" w:sz="0" w:space="0" w:color="auto"/>
                    <w:bottom w:val="none" w:sz="0" w:space="0" w:color="auto"/>
                    <w:right w:val="none" w:sz="0" w:space="0" w:color="auto"/>
                  </w:divBdr>
                </w:div>
                <w:div w:id="992678837">
                  <w:marLeft w:val="0"/>
                  <w:marRight w:val="0"/>
                  <w:marTop w:val="0"/>
                  <w:marBottom w:val="0"/>
                  <w:divBdr>
                    <w:top w:val="none" w:sz="0" w:space="0" w:color="auto"/>
                    <w:left w:val="none" w:sz="0" w:space="0" w:color="auto"/>
                    <w:bottom w:val="none" w:sz="0" w:space="0" w:color="auto"/>
                    <w:right w:val="none" w:sz="0" w:space="0" w:color="auto"/>
                  </w:divBdr>
                </w:div>
                <w:div w:id="566913406">
                  <w:marLeft w:val="0"/>
                  <w:marRight w:val="0"/>
                  <w:marTop w:val="0"/>
                  <w:marBottom w:val="0"/>
                  <w:divBdr>
                    <w:top w:val="none" w:sz="0" w:space="0" w:color="auto"/>
                    <w:left w:val="none" w:sz="0" w:space="0" w:color="auto"/>
                    <w:bottom w:val="none" w:sz="0" w:space="0" w:color="auto"/>
                    <w:right w:val="none" w:sz="0" w:space="0" w:color="auto"/>
                  </w:divBdr>
                </w:div>
                <w:div w:id="792217258">
                  <w:marLeft w:val="0"/>
                  <w:marRight w:val="0"/>
                  <w:marTop w:val="0"/>
                  <w:marBottom w:val="0"/>
                  <w:divBdr>
                    <w:top w:val="none" w:sz="0" w:space="0" w:color="auto"/>
                    <w:left w:val="none" w:sz="0" w:space="0" w:color="auto"/>
                    <w:bottom w:val="none" w:sz="0" w:space="0" w:color="auto"/>
                    <w:right w:val="none" w:sz="0" w:space="0" w:color="auto"/>
                  </w:divBdr>
                </w:div>
                <w:div w:id="13846883">
                  <w:marLeft w:val="0"/>
                  <w:marRight w:val="0"/>
                  <w:marTop w:val="0"/>
                  <w:marBottom w:val="0"/>
                  <w:divBdr>
                    <w:top w:val="none" w:sz="0" w:space="0" w:color="auto"/>
                    <w:left w:val="none" w:sz="0" w:space="0" w:color="auto"/>
                    <w:bottom w:val="none" w:sz="0" w:space="0" w:color="auto"/>
                    <w:right w:val="none" w:sz="0" w:space="0" w:color="auto"/>
                  </w:divBdr>
                </w:div>
                <w:div w:id="1714695086">
                  <w:marLeft w:val="0"/>
                  <w:marRight w:val="0"/>
                  <w:marTop w:val="0"/>
                  <w:marBottom w:val="0"/>
                  <w:divBdr>
                    <w:top w:val="none" w:sz="0" w:space="0" w:color="auto"/>
                    <w:left w:val="none" w:sz="0" w:space="0" w:color="auto"/>
                    <w:bottom w:val="none" w:sz="0" w:space="0" w:color="auto"/>
                    <w:right w:val="none" w:sz="0" w:space="0" w:color="auto"/>
                  </w:divBdr>
                </w:div>
                <w:div w:id="1041395255">
                  <w:marLeft w:val="0"/>
                  <w:marRight w:val="0"/>
                  <w:marTop w:val="0"/>
                  <w:marBottom w:val="0"/>
                  <w:divBdr>
                    <w:top w:val="none" w:sz="0" w:space="0" w:color="auto"/>
                    <w:left w:val="none" w:sz="0" w:space="0" w:color="auto"/>
                    <w:bottom w:val="none" w:sz="0" w:space="0" w:color="auto"/>
                    <w:right w:val="none" w:sz="0" w:space="0" w:color="auto"/>
                  </w:divBdr>
                </w:div>
                <w:div w:id="1686713750">
                  <w:marLeft w:val="0"/>
                  <w:marRight w:val="0"/>
                  <w:marTop w:val="0"/>
                  <w:marBottom w:val="0"/>
                  <w:divBdr>
                    <w:top w:val="none" w:sz="0" w:space="0" w:color="auto"/>
                    <w:left w:val="none" w:sz="0" w:space="0" w:color="auto"/>
                    <w:bottom w:val="none" w:sz="0" w:space="0" w:color="auto"/>
                    <w:right w:val="none" w:sz="0" w:space="0" w:color="auto"/>
                  </w:divBdr>
                </w:div>
                <w:div w:id="1249266956">
                  <w:marLeft w:val="0"/>
                  <w:marRight w:val="0"/>
                  <w:marTop w:val="0"/>
                  <w:marBottom w:val="0"/>
                  <w:divBdr>
                    <w:top w:val="none" w:sz="0" w:space="0" w:color="auto"/>
                    <w:left w:val="none" w:sz="0" w:space="0" w:color="auto"/>
                    <w:bottom w:val="none" w:sz="0" w:space="0" w:color="auto"/>
                    <w:right w:val="none" w:sz="0" w:space="0" w:color="auto"/>
                  </w:divBdr>
                </w:div>
                <w:div w:id="1778871616">
                  <w:marLeft w:val="0"/>
                  <w:marRight w:val="0"/>
                  <w:marTop w:val="0"/>
                  <w:marBottom w:val="0"/>
                  <w:divBdr>
                    <w:top w:val="none" w:sz="0" w:space="0" w:color="auto"/>
                    <w:left w:val="none" w:sz="0" w:space="0" w:color="auto"/>
                    <w:bottom w:val="none" w:sz="0" w:space="0" w:color="auto"/>
                    <w:right w:val="none" w:sz="0" w:space="0" w:color="auto"/>
                  </w:divBdr>
                </w:div>
                <w:div w:id="1613048423">
                  <w:marLeft w:val="0"/>
                  <w:marRight w:val="0"/>
                  <w:marTop w:val="0"/>
                  <w:marBottom w:val="0"/>
                  <w:divBdr>
                    <w:top w:val="none" w:sz="0" w:space="0" w:color="auto"/>
                    <w:left w:val="none" w:sz="0" w:space="0" w:color="auto"/>
                    <w:bottom w:val="none" w:sz="0" w:space="0" w:color="auto"/>
                    <w:right w:val="none" w:sz="0" w:space="0" w:color="auto"/>
                  </w:divBdr>
                </w:div>
                <w:div w:id="1419209954">
                  <w:marLeft w:val="0"/>
                  <w:marRight w:val="0"/>
                  <w:marTop w:val="0"/>
                  <w:marBottom w:val="0"/>
                  <w:divBdr>
                    <w:top w:val="none" w:sz="0" w:space="0" w:color="auto"/>
                    <w:left w:val="none" w:sz="0" w:space="0" w:color="auto"/>
                    <w:bottom w:val="none" w:sz="0" w:space="0" w:color="auto"/>
                    <w:right w:val="none" w:sz="0" w:space="0" w:color="auto"/>
                  </w:divBdr>
                </w:div>
                <w:div w:id="808128249">
                  <w:marLeft w:val="0"/>
                  <w:marRight w:val="0"/>
                  <w:marTop w:val="0"/>
                  <w:marBottom w:val="0"/>
                  <w:divBdr>
                    <w:top w:val="none" w:sz="0" w:space="0" w:color="auto"/>
                    <w:left w:val="none" w:sz="0" w:space="0" w:color="auto"/>
                    <w:bottom w:val="none" w:sz="0" w:space="0" w:color="auto"/>
                    <w:right w:val="none" w:sz="0" w:space="0" w:color="auto"/>
                  </w:divBdr>
                </w:div>
                <w:div w:id="1873153233">
                  <w:marLeft w:val="0"/>
                  <w:marRight w:val="0"/>
                  <w:marTop w:val="0"/>
                  <w:marBottom w:val="0"/>
                  <w:divBdr>
                    <w:top w:val="none" w:sz="0" w:space="0" w:color="auto"/>
                    <w:left w:val="none" w:sz="0" w:space="0" w:color="auto"/>
                    <w:bottom w:val="none" w:sz="0" w:space="0" w:color="auto"/>
                    <w:right w:val="none" w:sz="0" w:space="0" w:color="auto"/>
                  </w:divBdr>
                </w:div>
                <w:div w:id="695541809">
                  <w:marLeft w:val="0"/>
                  <w:marRight w:val="0"/>
                  <w:marTop w:val="0"/>
                  <w:marBottom w:val="0"/>
                  <w:divBdr>
                    <w:top w:val="none" w:sz="0" w:space="0" w:color="auto"/>
                    <w:left w:val="none" w:sz="0" w:space="0" w:color="auto"/>
                    <w:bottom w:val="none" w:sz="0" w:space="0" w:color="auto"/>
                    <w:right w:val="none" w:sz="0" w:space="0" w:color="auto"/>
                  </w:divBdr>
                </w:div>
                <w:div w:id="2049060783">
                  <w:marLeft w:val="0"/>
                  <w:marRight w:val="0"/>
                  <w:marTop w:val="0"/>
                  <w:marBottom w:val="0"/>
                  <w:divBdr>
                    <w:top w:val="none" w:sz="0" w:space="0" w:color="auto"/>
                    <w:left w:val="none" w:sz="0" w:space="0" w:color="auto"/>
                    <w:bottom w:val="none" w:sz="0" w:space="0" w:color="auto"/>
                    <w:right w:val="none" w:sz="0" w:space="0" w:color="auto"/>
                  </w:divBdr>
                </w:div>
                <w:div w:id="1937320857">
                  <w:marLeft w:val="0"/>
                  <w:marRight w:val="0"/>
                  <w:marTop w:val="0"/>
                  <w:marBottom w:val="0"/>
                  <w:divBdr>
                    <w:top w:val="none" w:sz="0" w:space="0" w:color="auto"/>
                    <w:left w:val="none" w:sz="0" w:space="0" w:color="auto"/>
                    <w:bottom w:val="none" w:sz="0" w:space="0" w:color="auto"/>
                    <w:right w:val="none" w:sz="0" w:space="0" w:color="auto"/>
                  </w:divBdr>
                </w:div>
                <w:div w:id="592781552">
                  <w:marLeft w:val="0"/>
                  <w:marRight w:val="0"/>
                  <w:marTop w:val="0"/>
                  <w:marBottom w:val="0"/>
                  <w:divBdr>
                    <w:top w:val="none" w:sz="0" w:space="0" w:color="auto"/>
                    <w:left w:val="none" w:sz="0" w:space="0" w:color="auto"/>
                    <w:bottom w:val="none" w:sz="0" w:space="0" w:color="auto"/>
                    <w:right w:val="none" w:sz="0" w:space="0" w:color="auto"/>
                  </w:divBdr>
                </w:div>
                <w:div w:id="600602937">
                  <w:marLeft w:val="0"/>
                  <w:marRight w:val="0"/>
                  <w:marTop w:val="0"/>
                  <w:marBottom w:val="0"/>
                  <w:divBdr>
                    <w:top w:val="none" w:sz="0" w:space="0" w:color="auto"/>
                    <w:left w:val="none" w:sz="0" w:space="0" w:color="auto"/>
                    <w:bottom w:val="none" w:sz="0" w:space="0" w:color="auto"/>
                    <w:right w:val="none" w:sz="0" w:space="0" w:color="auto"/>
                  </w:divBdr>
                </w:div>
                <w:div w:id="1040864216">
                  <w:marLeft w:val="0"/>
                  <w:marRight w:val="0"/>
                  <w:marTop w:val="0"/>
                  <w:marBottom w:val="0"/>
                  <w:divBdr>
                    <w:top w:val="none" w:sz="0" w:space="0" w:color="auto"/>
                    <w:left w:val="none" w:sz="0" w:space="0" w:color="auto"/>
                    <w:bottom w:val="none" w:sz="0" w:space="0" w:color="auto"/>
                    <w:right w:val="none" w:sz="0" w:space="0" w:color="auto"/>
                  </w:divBdr>
                </w:div>
                <w:div w:id="623923785">
                  <w:marLeft w:val="0"/>
                  <w:marRight w:val="0"/>
                  <w:marTop w:val="0"/>
                  <w:marBottom w:val="0"/>
                  <w:divBdr>
                    <w:top w:val="none" w:sz="0" w:space="0" w:color="auto"/>
                    <w:left w:val="none" w:sz="0" w:space="0" w:color="auto"/>
                    <w:bottom w:val="none" w:sz="0" w:space="0" w:color="auto"/>
                    <w:right w:val="none" w:sz="0" w:space="0" w:color="auto"/>
                  </w:divBdr>
                </w:div>
                <w:div w:id="1588613395">
                  <w:marLeft w:val="0"/>
                  <w:marRight w:val="0"/>
                  <w:marTop w:val="0"/>
                  <w:marBottom w:val="0"/>
                  <w:divBdr>
                    <w:top w:val="none" w:sz="0" w:space="0" w:color="auto"/>
                    <w:left w:val="none" w:sz="0" w:space="0" w:color="auto"/>
                    <w:bottom w:val="none" w:sz="0" w:space="0" w:color="auto"/>
                    <w:right w:val="none" w:sz="0" w:space="0" w:color="auto"/>
                  </w:divBdr>
                </w:div>
                <w:div w:id="1530946191">
                  <w:marLeft w:val="0"/>
                  <w:marRight w:val="0"/>
                  <w:marTop w:val="0"/>
                  <w:marBottom w:val="0"/>
                  <w:divBdr>
                    <w:top w:val="none" w:sz="0" w:space="0" w:color="auto"/>
                    <w:left w:val="none" w:sz="0" w:space="0" w:color="auto"/>
                    <w:bottom w:val="none" w:sz="0" w:space="0" w:color="auto"/>
                    <w:right w:val="none" w:sz="0" w:space="0" w:color="auto"/>
                  </w:divBdr>
                </w:div>
                <w:div w:id="1034233314">
                  <w:marLeft w:val="0"/>
                  <w:marRight w:val="0"/>
                  <w:marTop w:val="0"/>
                  <w:marBottom w:val="0"/>
                  <w:divBdr>
                    <w:top w:val="none" w:sz="0" w:space="0" w:color="auto"/>
                    <w:left w:val="none" w:sz="0" w:space="0" w:color="auto"/>
                    <w:bottom w:val="none" w:sz="0" w:space="0" w:color="auto"/>
                    <w:right w:val="none" w:sz="0" w:space="0" w:color="auto"/>
                  </w:divBdr>
                </w:div>
                <w:div w:id="1896156138">
                  <w:marLeft w:val="0"/>
                  <w:marRight w:val="0"/>
                  <w:marTop w:val="0"/>
                  <w:marBottom w:val="0"/>
                  <w:divBdr>
                    <w:top w:val="none" w:sz="0" w:space="0" w:color="auto"/>
                    <w:left w:val="none" w:sz="0" w:space="0" w:color="auto"/>
                    <w:bottom w:val="none" w:sz="0" w:space="0" w:color="auto"/>
                    <w:right w:val="none" w:sz="0" w:space="0" w:color="auto"/>
                  </w:divBdr>
                </w:div>
                <w:div w:id="604191953">
                  <w:marLeft w:val="0"/>
                  <w:marRight w:val="0"/>
                  <w:marTop w:val="0"/>
                  <w:marBottom w:val="0"/>
                  <w:divBdr>
                    <w:top w:val="none" w:sz="0" w:space="0" w:color="auto"/>
                    <w:left w:val="none" w:sz="0" w:space="0" w:color="auto"/>
                    <w:bottom w:val="none" w:sz="0" w:space="0" w:color="auto"/>
                    <w:right w:val="none" w:sz="0" w:space="0" w:color="auto"/>
                  </w:divBdr>
                </w:div>
                <w:div w:id="864706542">
                  <w:marLeft w:val="0"/>
                  <w:marRight w:val="0"/>
                  <w:marTop w:val="0"/>
                  <w:marBottom w:val="0"/>
                  <w:divBdr>
                    <w:top w:val="none" w:sz="0" w:space="0" w:color="auto"/>
                    <w:left w:val="none" w:sz="0" w:space="0" w:color="auto"/>
                    <w:bottom w:val="none" w:sz="0" w:space="0" w:color="auto"/>
                    <w:right w:val="none" w:sz="0" w:space="0" w:color="auto"/>
                  </w:divBdr>
                </w:div>
                <w:div w:id="1209997559">
                  <w:marLeft w:val="0"/>
                  <w:marRight w:val="0"/>
                  <w:marTop w:val="0"/>
                  <w:marBottom w:val="0"/>
                  <w:divBdr>
                    <w:top w:val="none" w:sz="0" w:space="0" w:color="auto"/>
                    <w:left w:val="none" w:sz="0" w:space="0" w:color="auto"/>
                    <w:bottom w:val="none" w:sz="0" w:space="0" w:color="auto"/>
                    <w:right w:val="none" w:sz="0" w:space="0" w:color="auto"/>
                  </w:divBdr>
                </w:div>
                <w:div w:id="988434454">
                  <w:marLeft w:val="0"/>
                  <w:marRight w:val="0"/>
                  <w:marTop w:val="0"/>
                  <w:marBottom w:val="0"/>
                  <w:divBdr>
                    <w:top w:val="none" w:sz="0" w:space="0" w:color="auto"/>
                    <w:left w:val="none" w:sz="0" w:space="0" w:color="auto"/>
                    <w:bottom w:val="none" w:sz="0" w:space="0" w:color="auto"/>
                    <w:right w:val="none" w:sz="0" w:space="0" w:color="auto"/>
                  </w:divBdr>
                </w:div>
                <w:div w:id="2030836947">
                  <w:marLeft w:val="0"/>
                  <w:marRight w:val="0"/>
                  <w:marTop w:val="0"/>
                  <w:marBottom w:val="0"/>
                  <w:divBdr>
                    <w:top w:val="none" w:sz="0" w:space="0" w:color="auto"/>
                    <w:left w:val="none" w:sz="0" w:space="0" w:color="auto"/>
                    <w:bottom w:val="none" w:sz="0" w:space="0" w:color="auto"/>
                    <w:right w:val="none" w:sz="0" w:space="0" w:color="auto"/>
                  </w:divBdr>
                </w:div>
                <w:div w:id="1725059645">
                  <w:marLeft w:val="0"/>
                  <w:marRight w:val="0"/>
                  <w:marTop w:val="0"/>
                  <w:marBottom w:val="0"/>
                  <w:divBdr>
                    <w:top w:val="none" w:sz="0" w:space="0" w:color="auto"/>
                    <w:left w:val="none" w:sz="0" w:space="0" w:color="auto"/>
                    <w:bottom w:val="none" w:sz="0" w:space="0" w:color="auto"/>
                    <w:right w:val="none" w:sz="0" w:space="0" w:color="auto"/>
                  </w:divBdr>
                </w:div>
                <w:div w:id="333605294">
                  <w:marLeft w:val="0"/>
                  <w:marRight w:val="0"/>
                  <w:marTop w:val="0"/>
                  <w:marBottom w:val="0"/>
                  <w:divBdr>
                    <w:top w:val="none" w:sz="0" w:space="0" w:color="auto"/>
                    <w:left w:val="none" w:sz="0" w:space="0" w:color="auto"/>
                    <w:bottom w:val="none" w:sz="0" w:space="0" w:color="auto"/>
                    <w:right w:val="none" w:sz="0" w:space="0" w:color="auto"/>
                  </w:divBdr>
                </w:div>
                <w:div w:id="1406562540">
                  <w:marLeft w:val="0"/>
                  <w:marRight w:val="0"/>
                  <w:marTop w:val="0"/>
                  <w:marBottom w:val="0"/>
                  <w:divBdr>
                    <w:top w:val="none" w:sz="0" w:space="0" w:color="auto"/>
                    <w:left w:val="none" w:sz="0" w:space="0" w:color="auto"/>
                    <w:bottom w:val="none" w:sz="0" w:space="0" w:color="auto"/>
                    <w:right w:val="none" w:sz="0" w:space="0" w:color="auto"/>
                  </w:divBdr>
                </w:div>
                <w:div w:id="1058095953">
                  <w:marLeft w:val="0"/>
                  <w:marRight w:val="0"/>
                  <w:marTop w:val="0"/>
                  <w:marBottom w:val="0"/>
                  <w:divBdr>
                    <w:top w:val="none" w:sz="0" w:space="0" w:color="auto"/>
                    <w:left w:val="none" w:sz="0" w:space="0" w:color="auto"/>
                    <w:bottom w:val="none" w:sz="0" w:space="0" w:color="auto"/>
                    <w:right w:val="none" w:sz="0" w:space="0" w:color="auto"/>
                  </w:divBdr>
                </w:div>
                <w:div w:id="178399115">
                  <w:marLeft w:val="0"/>
                  <w:marRight w:val="0"/>
                  <w:marTop w:val="0"/>
                  <w:marBottom w:val="0"/>
                  <w:divBdr>
                    <w:top w:val="none" w:sz="0" w:space="0" w:color="auto"/>
                    <w:left w:val="none" w:sz="0" w:space="0" w:color="auto"/>
                    <w:bottom w:val="none" w:sz="0" w:space="0" w:color="auto"/>
                    <w:right w:val="none" w:sz="0" w:space="0" w:color="auto"/>
                  </w:divBdr>
                </w:div>
                <w:div w:id="604508205">
                  <w:marLeft w:val="0"/>
                  <w:marRight w:val="0"/>
                  <w:marTop w:val="0"/>
                  <w:marBottom w:val="0"/>
                  <w:divBdr>
                    <w:top w:val="none" w:sz="0" w:space="0" w:color="auto"/>
                    <w:left w:val="none" w:sz="0" w:space="0" w:color="auto"/>
                    <w:bottom w:val="none" w:sz="0" w:space="0" w:color="auto"/>
                    <w:right w:val="none" w:sz="0" w:space="0" w:color="auto"/>
                  </w:divBdr>
                </w:div>
                <w:div w:id="335378782">
                  <w:marLeft w:val="0"/>
                  <w:marRight w:val="0"/>
                  <w:marTop w:val="0"/>
                  <w:marBottom w:val="0"/>
                  <w:divBdr>
                    <w:top w:val="none" w:sz="0" w:space="0" w:color="auto"/>
                    <w:left w:val="none" w:sz="0" w:space="0" w:color="auto"/>
                    <w:bottom w:val="none" w:sz="0" w:space="0" w:color="auto"/>
                    <w:right w:val="none" w:sz="0" w:space="0" w:color="auto"/>
                  </w:divBdr>
                </w:div>
                <w:div w:id="1004472597">
                  <w:marLeft w:val="0"/>
                  <w:marRight w:val="0"/>
                  <w:marTop w:val="0"/>
                  <w:marBottom w:val="0"/>
                  <w:divBdr>
                    <w:top w:val="none" w:sz="0" w:space="0" w:color="auto"/>
                    <w:left w:val="none" w:sz="0" w:space="0" w:color="auto"/>
                    <w:bottom w:val="none" w:sz="0" w:space="0" w:color="auto"/>
                    <w:right w:val="none" w:sz="0" w:space="0" w:color="auto"/>
                  </w:divBdr>
                </w:div>
                <w:div w:id="105395248">
                  <w:marLeft w:val="0"/>
                  <w:marRight w:val="0"/>
                  <w:marTop w:val="0"/>
                  <w:marBottom w:val="0"/>
                  <w:divBdr>
                    <w:top w:val="none" w:sz="0" w:space="0" w:color="auto"/>
                    <w:left w:val="none" w:sz="0" w:space="0" w:color="auto"/>
                    <w:bottom w:val="none" w:sz="0" w:space="0" w:color="auto"/>
                    <w:right w:val="none" w:sz="0" w:space="0" w:color="auto"/>
                  </w:divBdr>
                </w:div>
                <w:div w:id="781803516">
                  <w:marLeft w:val="0"/>
                  <w:marRight w:val="0"/>
                  <w:marTop w:val="0"/>
                  <w:marBottom w:val="0"/>
                  <w:divBdr>
                    <w:top w:val="none" w:sz="0" w:space="0" w:color="auto"/>
                    <w:left w:val="none" w:sz="0" w:space="0" w:color="auto"/>
                    <w:bottom w:val="none" w:sz="0" w:space="0" w:color="auto"/>
                    <w:right w:val="none" w:sz="0" w:space="0" w:color="auto"/>
                  </w:divBdr>
                </w:div>
                <w:div w:id="1553149130">
                  <w:marLeft w:val="0"/>
                  <w:marRight w:val="0"/>
                  <w:marTop w:val="0"/>
                  <w:marBottom w:val="0"/>
                  <w:divBdr>
                    <w:top w:val="none" w:sz="0" w:space="0" w:color="auto"/>
                    <w:left w:val="none" w:sz="0" w:space="0" w:color="auto"/>
                    <w:bottom w:val="none" w:sz="0" w:space="0" w:color="auto"/>
                    <w:right w:val="none" w:sz="0" w:space="0" w:color="auto"/>
                  </w:divBdr>
                </w:div>
                <w:div w:id="1552687042">
                  <w:marLeft w:val="0"/>
                  <w:marRight w:val="0"/>
                  <w:marTop w:val="0"/>
                  <w:marBottom w:val="0"/>
                  <w:divBdr>
                    <w:top w:val="none" w:sz="0" w:space="0" w:color="auto"/>
                    <w:left w:val="none" w:sz="0" w:space="0" w:color="auto"/>
                    <w:bottom w:val="none" w:sz="0" w:space="0" w:color="auto"/>
                    <w:right w:val="none" w:sz="0" w:space="0" w:color="auto"/>
                  </w:divBdr>
                </w:div>
                <w:div w:id="1946495498">
                  <w:marLeft w:val="0"/>
                  <w:marRight w:val="0"/>
                  <w:marTop w:val="0"/>
                  <w:marBottom w:val="0"/>
                  <w:divBdr>
                    <w:top w:val="none" w:sz="0" w:space="0" w:color="auto"/>
                    <w:left w:val="none" w:sz="0" w:space="0" w:color="auto"/>
                    <w:bottom w:val="none" w:sz="0" w:space="0" w:color="auto"/>
                    <w:right w:val="none" w:sz="0" w:space="0" w:color="auto"/>
                  </w:divBdr>
                </w:div>
                <w:div w:id="1719472980">
                  <w:marLeft w:val="0"/>
                  <w:marRight w:val="0"/>
                  <w:marTop w:val="0"/>
                  <w:marBottom w:val="0"/>
                  <w:divBdr>
                    <w:top w:val="none" w:sz="0" w:space="0" w:color="auto"/>
                    <w:left w:val="none" w:sz="0" w:space="0" w:color="auto"/>
                    <w:bottom w:val="none" w:sz="0" w:space="0" w:color="auto"/>
                    <w:right w:val="none" w:sz="0" w:space="0" w:color="auto"/>
                  </w:divBdr>
                </w:div>
                <w:div w:id="94255616">
                  <w:marLeft w:val="0"/>
                  <w:marRight w:val="0"/>
                  <w:marTop w:val="0"/>
                  <w:marBottom w:val="0"/>
                  <w:divBdr>
                    <w:top w:val="none" w:sz="0" w:space="0" w:color="auto"/>
                    <w:left w:val="none" w:sz="0" w:space="0" w:color="auto"/>
                    <w:bottom w:val="none" w:sz="0" w:space="0" w:color="auto"/>
                    <w:right w:val="none" w:sz="0" w:space="0" w:color="auto"/>
                  </w:divBdr>
                </w:div>
                <w:div w:id="724717394">
                  <w:marLeft w:val="0"/>
                  <w:marRight w:val="0"/>
                  <w:marTop w:val="0"/>
                  <w:marBottom w:val="0"/>
                  <w:divBdr>
                    <w:top w:val="none" w:sz="0" w:space="0" w:color="auto"/>
                    <w:left w:val="none" w:sz="0" w:space="0" w:color="auto"/>
                    <w:bottom w:val="none" w:sz="0" w:space="0" w:color="auto"/>
                    <w:right w:val="none" w:sz="0" w:space="0" w:color="auto"/>
                  </w:divBdr>
                </w:div>
                <w:div w:id="510066938">
                  <w:marLeft w:val="0"/>
                  <w:marRight w:val="0"/>
                  <w:marTop w:val="0"/>
                  <w:marBottom w:val="0"/>
                  <w:divBdr>
                    <w:top w:val="none" w:sz="0" w:space="0" w:color="auto"/>
                    <w:left w:val="none" w:sz="0" w:space="0" w:color="auto"/>
                    <w:bottom w:val="none" w:sz="0" w:space="0" w:color="auto"/>
                    <w:right w:val="none" w:sz="0" w:space="0" w:color="auto"/>
                  </w:divBdr>
                </w:div>
                <w:div w:id="105539510">
                  <w:marLeft w:val="0"/>
                  <w:marRight w:val="0"/>
                  <w:marTop w:val="0"/>
                  <w:marBottom w:val="0"/>
                  <w:divBdr>
                    <w:top w:val="none" w:sz="0" w:space="0" w:color="auto"/>
                    <w:left w:val="none" w:sz="0" w:space="0" w:color="auto"/>
                    <w:bottom w:val="none" w:sz="0" w:space="0" w:color="auto"/>
                    <w:right w:val="none" w:sz="0" w:space="0" w:color="auto"/>
                  </w:divBdr>
                </w:div>
                <w:div w:id="1335182737">
                  <w:marLeft w:val="0"/>
                  <w:marRight w:val="0"/>
                  <w:marTop w:val="0"/>
                  <w:marBottom w:val="0"/>
                  <w:divBdr>
                    <w:top w:val="none" w:sz="0" w:space="0" w:color="auto"/>
                    <w:left w:val="none" w:sz="0" w:space="0" w:color="auto"/>
                    <w:bottom w:val="none" w:sz="0" w:space="0" w:color="auto"/>
                    <w:right w:val="none" w:sz="0" w:space="0" w:color="auto"/>
                  </w:divBdr>
                </w:div>
                <w:div w:id="1487745755">
                  <w:marLeft w:val="0"/>
                  <w:marRight w:val="0"/>
                  <w:marTop w:val="0"/>
                  <w:marBottom w:val="0"/>
                  <w:divBdr>
                    <w:top w:val="none" w:sz="0" w:space="0" w:color="auto"/>
                    <w:left w:val="none" w:sz="0" w:space="0" w:color="auto"/>
                    <w:bottom w:val="none" w:sz="0" w:space="0" w:color="auto"/>
                    <w:right w:val="none" w:sz="0" w:space="0" w:color="auto"/>
                  </w:divBdr>
                </w:div>
                <w:div w:id="202668610">
                  <w:marLeft w:val="0"/>
                  <w:marRight w:val="0"/>
                  <w:marTop w:val="0"/>
                  <w:marBottom w:val="0"/>
                  <w:divBdr>
                    <w:top w:val="none" w:sz="0" w:space="0" w:color="auto"/>
                    <w:left w:val="none" w:sz="0" w:space="0" w:color="auto"/>
                    <w:bottom w:val="none" w:sz="0" w:space="0" w:color="auto"/>
                    <w:right w:val="none" w:sz="0" w:space="0" w:color="auto"/>
                  </w:divBdr>
                </w:div>
                <w:div w:id="1661083150">
                  <w:marLeft w:val="0"/>
                  <w:marRight w:val="0"/>
                  <w:marTop w:val="0"/>
                  <w:marBottom w:val="0"/>
                  <w:divBdr>
                    <w:top w:val="none" w:sz="0" w:space="0" w:color="auto"/>
                    <w:left w:val="none" w:sz="0" w:space="0" w:color="auto"/>
                    <w:bottom w:val="none" w:sz="0" w:space="0" w:color="auto"/>
                    <w:right w:val="none" w:sz="0" w:space="0" w:color="auto"/>
                  </w:divBdr>
                </w:div>
                <w:div w:id="123079583">
                  <w:marLeft w:val="0"/>
                  <w:marRight w:val="0"/>
                  <w:marTop w:val="0"/>
                  <w:marBottom w:val="0"/>
                  <w:divBdr>
                    <w:top w:val="none" w:sz="0" w:space="0" w:color="auto"/>
                    <w:left w:val="none" w:sz="0" w:space="0" w:color="auto"/>
                    <w:bottom w:val="none" w:sz="0" w:space="0" w:color="auto"/>
                    <w:right w:val="none" w:sz="0" w:space="0" w:color="auto"/>
                  </w:divBdr>
                </w:div>
                <w:div w:id="1423137832">
                  <w:marLeft w:val="0"/>
                  <w:marRight w:val="0"/>
                  <w:marTop w:val="0"/>
                  <w:marBottom w:val="0"/>
                  <w:divBdr>
                    <w:top w:val="none" w:sz="0" w:space="0" w:color="auto"/>
                    <w:left w:val="none" w:sz="0" w:space="0" w:color="auto"/>
                    <w:bottom w:val="none" w:sz="0" w:space="0" w:color="auto"/>
                    <w:right w:val="none" w:sz="0" w:space="0" w:color="auto"/>
                  </w:divBdr>
                </w:div>
                <w:div w:id="2118674402">
                  <w:marLeft w:val="0"/>
                  <w:marRight w:val="0"/>
                  <w:marTop w:val="0"/>
                  <w:marBottom w:val="0"/>
                  <w:divBdr>
                    <w:top w:val="none" w:sz="0" w:space="0" w:color="auto"/>
                    <w:left w:val="none" w:sz="0" w:space="0" w:color="auto"/>
                    <w:bottom w:val="none" w:sz="0" w:space="0" w:color="auto"/>
                    <w:right w:val="none" w:sz="0" w:space="0" w:color="auto"/>
                  </w:divBdr>
                </w:div>
                <w:div w:id="1611546808">
                  <w:marLeft w:val="0"/>
                  <w:marRight w:val="0"/>
                  <w:marTop w:val="0"/>
                  <w:marBottom w:val="0"/>
                  <w:divBdr>
                    <w:top w:val="none" w:sz="0" w:space="0" w:color="auto"/>
                    <w:left w:val="none" w:sz="0" w:space="0" w:color="auto"/>
                    <w:bottom w:val="none" w:sz="0" w:space="0" w:color="auto"/>
                    <w:right w:val="none" w:sz="0" w:space="0" w:color="auto"/>
                  </w:divBdr>
                </w:div>
                <w:div w:id="1796172941">
                  <w:marLeft w:val="0"/>
                  <w:marRight w:val="0"/>
                  <w:marTop w:val="0"/>
                  <w:marBottom w:val="0"/>
                  <w:divBdr>
                    <w:top w:val="none" w:sz="0" w:space="0" w:color="auto"/>
                    <w:left w:val="none" w:sz="0" w:space="0" w:color="auto"/>
                    <w:bottom w:val="none" w:sz="0" w:space="0" w:color="auto"/>
                    <w:right w:val="none" w:sz="0" w:space="0" w:color="auto"/>
                  </w:divBdr>
                </w:div>
                <w:div w:id="1946116478">
                  <w:marLeft w:val="0"/>
                  <w:marRight w:val="0"/>
                  <w:marTop w:val="0"/>
                  <w:marBottom w:val="0"/>
                  <w:divBdr>
                    <w:top w:val="none" w:sz="0" w:space="0" w:color="auto"/>
                    <w:left w:val="none" w:sz="0" w:space="0" w:color="auto"/>
                    <w:bottom w:val="none" w:sz="0" w:space="0" w:color="auto"/>
                    <w:right w:val="none" w:sz="0" w:space="0" w:color="auto"/>
                  </w:divBdr>
                </w:div>
                <w:div w:id="1164711031">
                  <w:marLeft w:val="0"/>
                  <w:marRight w:val="0"/>
                  <w:marTop w:val="0"/>
                  <w:marBottom w:val="0"/>
                  <w:divBdr>
                    <w:top w:val="none" w:sz="0" w:space="0" w:color="auto"/>
                    <w:left w:val="none" w:sz="0" w:space="0" w:color="auto"/>
                    <w:bottom w:val="none" w:sz="0" w:space="0" w:color="auto"/>
                    <w:right w:val="none" w:sz="0" w:space="0" w:color="auto"/>
                  </w:divBdr>
                </w:div>
                <w:div w:id="594096091">
                  <w:marLeft w:val="0"/>
                  <w:marRight w:val="0"/>
                  <w:marTop w:val="0"/>
                  <w:marBottom w:val="0"/>
                  <w:divBdr>
                    <w:top w:val="none" w:sz="0" w:space="0" w:color="auto"/>
                    <w:left w:val="none" w:sz="0" w:space="0" w:color="auto"/>
                    <w:bottom w:val="none" w:sz="0" w:space="0" w:color="auto"/>
                    <w:right w:val="none" w:sz="0" w:space="0" w:color="auto"/>
                  </w:divBdr>
                </w:div>
                <w:div w:id="1769111301">
                  <w:marLeft w:val="0"/>
                  <w:marRight w:val="0"/>
                  <w:marTop w:val="0"/>
                  <w:marBottom w:val="0"/>
                  <w:divBdr>
                    <w:top w:val="none" w:sz="0" w:space="0" w:color="auto"/>
                    <w:left w:val="none" w:sz="0" w:space="0" w:color="auto"/>
                    <w:bottom w:val="none" w:sz="0" w:space="0" w:color="auto"/>
                    <w:right w:val="none" w:sz="0" w:space="0" w:color="auto"/>
                  </w:divBdr>
                </w:div>
                <w:div w:id="312178926">
                  <w:marLeft w:val="0"/>
                  <w:marRight w:val="0"/>
                  <w:marTop w:val="0"/>
                  <w:marBottom w:val="0"/>
                  <w:divBdr>
                    <w:top w:val="none" w:sz="0" w:space="0" w:color="auto"/>
                    <w:left w:val="none" w:sz="0" w:space="0" w:color="auto"/>
                    <w:bottom w:val="none" w:sz="0" w:space="0" w:color="auto"/>
                    <w:right w:val="none" w:sz="0" w:space="0" w:color="auto"/>
                  </w:divBdr>
                </w:div>
                <w:div w:id="1828549343">
                  <w:marLeft w:val="0"/>
                  <w:marRight w:val="0"/>
                  <w:marTop w:val="0"/>
                  <w:marBottom w:val="0"/>
                  <w:divBdr>
                    <w:top w:val="none" w:sz="0" w:space="0" w:color="auto"/>
                    <w:left w:val="none" w:sz="0" w:space="0" w:color="auto"/>
                    <w:bottom w:val="none" w:sz="0" w:space="0" w:color="auto"/>
                    <w:right w:val="none" w:sz="0" w:space="0" w:color="auto"/>
                  </w:divBdr>
                </w:div>
                <w:div w:id="2104568692">
                  <w:marLeft w:val="0"/>
                  <w:marRight w:val="0"/>
                  <w:marTop w:val="0"/>
                  <w:marBottom w:val="0"/>
                  <w:divBdr>
                    <w:top w:val="none" w:sz="0" w:space="0" w:color="auto"/>
                    <w:left w:val="none" w:sz="0" w:space="0" w:color="auto"/>
                    <w:bottom w:val="none" w:sz="0" w:space="0" w:color="auto"/>
                    <w:right w:val="none" w:sz="0" w:space="0" w:color="auto"/>
                  </w:divBdr>
                </w:div>
                <w:div w:id="179438658">
                  <w:marLeft w:val="0"/>
                  <w:marRight w:val="0"/>
                  <w:marTop w:val="0"/>
                  <w:marBottom w:val="0"/>
                  <w:divBdr>
                    <w:top w:val="none" w:sz="0" w:space="0" w:color="auto"/>
                    <w:left w:val="none" w:sz="0" w:space="0" w:color="auto"/>
                    <w:bottom w:val="none" w:sz="0" w:space="0" w:color="auto"/>
                    <w:right w:val="none" w:sz="0" w:space="0" w:color="auto"/>
                  </w:divBdr>
                </w:div>
                <w:div w:id="1383872021">
                  <w:marLeft w:val="0"/>
                  <w:marRight w:val="0"/>
                  <w:marTop w:val="0"/>
                  <w:marBottom w:val="0"/>
                  <w:divBdr>
                    <w:top w:val="none" w:sz="0" w:space="0" w:color="auto"/>
                    <w:left w:val="none" w:sz="0" w:space="0" w:color="auto"/>
                    <w:bottom w:val="none" w:sz="0" w:space="0" w:color="auto"/>
                    <w:right w:val="none" w:sz="0" w:space="0" w:color="auto"/>
                  </w:divBdr>
                </w:div>
                <w:div w:id="1544125451">
                  <w:marLeft w:val="0"/>
                  <w:marRight w:val="0"/>
                  <w:marTop w:val="0"/>
                  <w:marBottom w:val="0"/>
                  <w:divBdr>
                    <w:top w:val="none" w:sz="0" w:space="0" w:color="auto"/>
                    <w:left w:val="none" w:sz="0" w:space="0" w:color="auto"/>
                    <w:bottom w:val="none" w:sz="0" w:space="0" w:color="auto"/>
                    <w:right w:val="none" w:sz="0" w:space="0" w:color="auto"/>
                  </w:divBdr>
                </w:div>
                <w:div w:id="1527131100">
                  <w:marLeft w:val="0"/>
                  <w:marRight w:val="0"/>
                  <w:marTop w:val="0"/>
                  <w:marBottom w:val="0"/>
                  <w:divBdr>
                    <w:top w:val="none" w:sz="0" w:space="0" w:color="auto"/>
                    <w:left w:val="none" w:sz="0" w:space="0" w:color="auto"/>
                    <w:bottom w:val="none" w:sz="0" w:space="0" w:color="auto"/>
                    <w:right w:val="none" w:sz="0" w:space="0" w:color="auto"/>
                  </w:divBdr>
                </w:div>
                <w:div w:id="844058827">
                  <w:marLeft w:val="0"/>
                  <w:marRight w:val="0"/>
                  <w:marTop w:val="0"/>
                  <w:marBottom w:val="0"/>
                  <w:divBdr>
                    <w:top w:val="none" w:sz="0" w:space="0" w:color="auto"/>
                    <w:left w:val="none" w:sz="0" w:space="0" w:color="auto"/>
                    <w:bottom w:val="none" w:sz="0" w:space="0" w:color="auto"/>
                    <w:right w:val="none" w:sz="0" w:space="0" w:color="auto"/>
                  </w:divBdr>
                </w:div>
                <w:div w:id="489174824">
                  <w:marLeft w:val="0"/>
                  <w:marRight w:val="0"/>
                  <w:marTop w:val="0"/>
                  <w:marBottom w:val="0"/>
                  <w:divBdr>
                    <w:top w:val="none" w:sz="0" w:space="0" w:color="auto"/>
                    <w:left w:val="none" w:sz="0" w:space="0" w:color="auto"/>
                    <w:bottom w:val="none" w:sz="0" w:space="0" w:color="auto"/>
                    <w:right w:val="none" w:sz="0" w:space="0" w:color="auto"/>
                  </w:divBdr>
                </w:div>
                <w:div w:id="275715656">
                  <w:marLeft w:val="0"/>
                  <w:marRight w:val="0"/>
                  <w:marTop w:val="0"/>
                  <w:marBottom w:val="0"/>
                  <w:divBdr>
                    <w:top w:val="none" w:sz="0" w:space="0" w:color="auto"/>
                    <w:left w:val="none" w:sz="0" w:space="0" w:color="auto"/>
                    <w:bottom w:val="none" w:sz="0" w:space="0" w:color="auto"/>
                    <w:right w:val="none" w:sz="0" w:space="0" w:color="auto"/>
                  </w:divBdr>
                </w:div>
                <w:div w:id="1724983369">
                  <w:marLeft w:val="0"/>
                  <w:marRight w:val="0"/>
                  <w:marTop w:val="0"/>
                  <w:marBottom w:val="0"/>
                  <w:divBdr>
                    <w:top w:val="none" w:sz="0" w:space="0" w:color="auto"/>
                    <w:left w:val="none" w:sz="0" w:space="0" w:color="auto"/>
                    <w:bottom w:val="none" w:sz="0" w:space="0" w:color="auto"/>
                    <w:right w:val="none" w:sz="0" w:space="0" w:color="auto"/>
                  </w:divBdr>
                </w:div>
                <w:div w:id="2076586978">
                  <w:marLeft w:val="0"/>
                  <w:marRight w:val="0"/>
                  <w:marTop w:val="0"/>
                  <w:marBottom w:val="0"/>
                  <w:divBdr>
                    <w:top w:val="none" w:sz="0" w:space="0" w:color="auto"/>
                    <w:left w:val="none" w:sz="0" w:space="0" w:color="auto"/>
                    <w:bottom w:val="none" w:sz="0" w:space="0" w:color="auto"/>
                    <w:right w:val="none" w:sz="0" w:space="0" w:color="auto"/>
                  </w:divBdr>
                </w:div>
                <w:div w:id="2128307554">
                  <w:marLeft w:val="0"/>
                  <w:marRight w:val="0"/>
                  <w:marTop w:val="0"/>
                  <w:marBottom w:val="0"/>
                  <w:divBdr>
                    <w:top w:val="none" w:sz="0" w:space="0" w:color="auto"/>
                    <w:left w:val="none" w:sz="0" w:space="0" w:color="auto"/>
                    <w:bottom w:val="none" w:sz="0" w:space="0" w:color="auto"/>
                    <w:right w:val="none" w:sz="0" w:space="0" w:color="auto"/>
                  </w:divBdr>
                </w:div>
                <w:div w:id="158078040">
                  <w:marLeft w:val="0"/>
                  <w:marRight w:val="0"/>
                  <w:marTop w:val="0"/>
                  <w:marBottom w:val="0"/>
                  <w:divBdr>
                    <w:top w:val="none" w:sz="0" w:space="0" w:color="auto"/>
                    <w:left w:val="none" w:sz="0" w:space="0" w:color="auto"/>
                    <w:bottom w:val="none" w:sz="0" w:space="0" w:color="auto"/>
                    <w:right w:val="none" w:sz="0" w:space="0" w:color="auto"/>
                  </w:divBdr>
                </w:div>
                <w:div w:id="92215971">
                  <w:marLeft w:val="0"/>
                  <w:marRight w:val="0"/>
                  <w:marTop w:val="0"/>
                  <w:marBottom w:val="0"/>
                  <w:divBdr>
                    <w:top w:val="none" w:sz="0" w:space="0" w:color="auto"/>
                    <w:left w:val="none" w:sz="0" w:space="0" w:color="auto"/>
                    <w:bottom w:val="none" w:sz="0" w:space="0" w:color="auto"/>
                    <w:right w:val="none" w:sz="0" w:space="0" w:color="auto"/>
                  </w:divBdr>
                </w:div>
                <w:div w:id="2121754927">
                  <w:marLeft w:val="0"/>
                  <w:marRight w:val="0"/>
                  <w:marTop w:val="0"/>
                  <w:marBottom w:val="0"/>
                  <w:divBdr>
                    <w:top w:val="none" w:sz="0" w:space="0" w:color="auto"/>
                    <w:left w:val="none" w:sz="0" w:space="0" w:color="auto"/>
                    <w:bottom w:val="none" w:sz="0" w:space="0" w:color="auto"/>
                    <w:right w:val="none" w:sz="0" w:space="0" w:color="auto"/>
                  </w:divBdr>
                </w:div>
                <w:div w:id="1181700584">
                  <w:marLeft w:val="0"/>
                  <w:marRight w:val="0"/>
                  <w:marTop w:val="0"/>
                  <w:marBottom w:val="0"/>
                  <w:divBdr>
                    <w:top w:val="none" w:sz="0" w:space="0" w:color="auto"/>
                    <w:left w:val="none" w:sz="0" w:space="0" w:color="auto"/>
                    <w:bottom w:val="none" w:sz="0" w:space="0" w:color="auto"/>
                    <w:right w:val="none" w:sz="0" w:space="0" w:color="auto"/>
                  </w:divBdr>
                </w:div>
                <w:div w:id="1473477421">
                  <w:marLeft w:val="0"/>
                  <w:marRight w:val="0"/>
                  <w:marTop w:val="0"/>
                  <w:marBottom w:val="0"/>
                  <w:divBdr>
                    <w:top w:val="none" w:sz="0" w:space="0" w:color="auto"/>
                    <w:left w:val="none" w:sz="0" w:space="0" w:color="auto"/>
                    <w:bottom w:val="none" w:sz="0" w:space="0" w:color="auto"/>
                    <w:right w:val="none" w:sz="0" w:space="0" w:color="auto"/>
                  </w:divBdr>
                </w:div>
                <w:div w:id="304165566">
                  <w:marLeft w:val="0"/>
                  <w:marRight w:val="0"/>
                  <w:marTop w:val="0"/>
                  <w:marBottom w:val="0"/>
                  <w:divBdr>
                    <w:top w:val="none" w:sz="0" w:space="0" w:color="auto"/>
                    <w:left w:val="none" w:sz="0" w:space="0" w:color="auto"/>
                    <w:bottom w:val="none" w:sz="0" w:space="0" w:color="auto"/>
                    <w:right w:val="none" w:sz="0" w:space="0" w:color="auto"/>
                  </w:divBdr>
                </w:div>
                <w:div w:id="985083113">
                  <w:marLeft w:val="0"/>
                  <w:marRight w:val="0"/>
                  <w:marTop w:val="0"/>
                  <w:marBottom w:val="0"/>
                  <w:divBdr>
                    <w:top w:val="none" w:sz="0" w:space="0" w:color="auto"/>
                    <w:left w:val="none" w:sz="0" w:space="0" w:color="auto"/>
                    <w:bottom w:val="none" w:sz="0" w:space="0" w:color="auto"/>
                    <w:right w:val="none" w:sz="0" w:space="0" w:color="auto"/>
                  </w:divBdr>
                </w:div>
                <w:div w:id="171265446">
                  <w:marLeft w:val="0"/>
                  <w:marRight w:val="0"/>
                  <w:marTop w:val="0"/>
                  <w:marBottom w:val="0"/>
                  <w:divBdr>
                    <w:top w:val="none" w:sz="0" w:space="0" w:color="auto"/>
                    <w:left w:val="none" w:sz="0" w:space="0" w:color="auto"/>
                    <w:bottom w:val="none" w:sz="0" w:space="0" w:color="auto"/>
                    <w:right w:val="none" w:sz="0" w:space="0" w:color="auto"/>
                  </w:divBdr>
                </w:div>
                <w:div w:id="2038264229">
                  <w:marLeft w:val="0"/>
                  <w:marRight w:val="0"/>
                  <w:marTop w:val="0"/>
                  <w:marBottom w:val="0"/>
                  <w:divBdr>
                    <w:top w:val="none" w:sz="0" w:space="0" w:color="auto"/>
                    <w:left w:val="none" w:sz="0" w:space="0" w:color="auto"/>
                    <w:bottom w:val="none" w:sz="0" w:space="0" w:color="auto"/>
                    <w:right w:val="none" w:sz="0" w:space="0" w:color="auto"/>
                  </w:divBdr>
                </w:div>
                <w:div w:id="2005669258">
                  <w:marLeft w:val="0"/>
                  <w:marRight w:val="0"/>
                  <w:marTop w:val="0"/>
                  <w:marBottom w:val="0"/>
                  <w:divBdr>
                    <w:top w:val="none" w:sz="0" w:space="0" w:color="auto"/>
                    <w:left w:val="none" w:sz="0" w:space="0" w:color="auto"/>
                    <w:bottom w:val="none" w:sz="0" w:space="0" w:color="auto"/>
                    <w:right w:val="none" w:sz="0" w:space="0" w:color="auto"/>
                  </w:divBdr>
                </w:div>
                <w:div w:id="1609846228">
                  <w:marLeft w:val="0"/>
                  <w:marRight w:val="0"/>
                  <w:marTop w:val="0"/>
                  <w:marBottom w:val="0"/>
                  <w:divBdr>
                    <w:top w:val="none" w:sz="0" w:space="0" w:color="auto"/>
                    <w:left w:val="none" w:sz="0" w:space="0" w:color="auto"/>
                    <w:bottom w:val="none" w:sz="0" w:space="0" w:color="auto"/>
                    <w:right w:val="none" w:sz="0" w:space="0" w:color="auto"/>
                  </w:divBdr>
                </w:div>
                <w:div w:id="1393693992">
                  <w:marLeft w:val="0"/>
                  <w:marRight w:val="0"/>
                  <w:marTop w:val="0"/>
                  <w:marBottom w:val="0"/>
                  <w:divBdr>
                    <w:top w:val="none" w:sz="0" w:space="0" w:color="auto"/>
                    <w:left w:val="none" w:sz="0" w:space="0" w:color="auto"/>
                    <w:bottom w:val="none" w:sz="0" w:space="0" w:color="auto"/>
                    <w:right w:val="none" w:sz="0" w:space="0" w:color="auto"/>
                  </w:divBdr>
                </w:div>
                <w:div w:id="693573797">
                  <w:marLeft w:val="0"/>
                  <w:marRight w:val="0"/>
                  <w:marTop w:val="0"/>
                  <w:marBottom w:val="0"/>
                  <w:divBdr>
                    <w:top w:val="none" w:sz="0" w:space="0" w:color="auto"/>
                    <w:left w:val="none" w:sz="0" w:space="0" w:color="auto"/>
                    <w:bottom w:val="none" w:sz="0" w:space="0" w:color="auto"/>
                    <w:right w:val="none" w:sz="0" w:space="0" w:color="auto"/>
                  </w:divBdr>
                </w:div>
                <w:div w:id="1871069894">
                  <w:marLeft w:val="0"/>
                  <w:marRight w:val="0"/>
                  <w:marTop w:val="0"/>
                  <w:marBottom w:val="0"/>
                  <w:divBdr>
                    <w:top w:val="none" w:sz="0" w:space="0" w:color="auto"/>
                    <w:left w:val="none" w:sz="0" w:space="0" w:color="auto"/>
                    <w:bottom w:val="none" w:sz="0" w:space="0" w:color="auto"/>
                    <w:right w:val="none" w:sz="0" w:space="0" w:color="auto"/>
                  </w:divBdr>
                </w:div>
                <w:div w:id="1180388077">
                  <w:marLeft w:val="0"/>
                  <w:marRight w:val="0"/>
                  <w:marTop w:val="0"/>
                  <w:marBottom w:val="0"/>
                  <w:divBdr>
                    <w:top w:val="none" w:sz="0" w:space="0" w:color="auto"/>
                    <w:left w:val="none" w:sz="0" w:space="0" w:color="auto"/>
                    <w:bottom w:val="none" w:sz="0" w:space="0" w:color="auto"/>
                    <w:right w:val="none" w:sz="0" w:space="0" w:color="auto"/>
                  </w:divBdr>
                </w:div>
                <w:div w:id="184560146">
                  <w:marLeft w:val="0"/>
                  <w:marRight w:val="0"/>
                  <w:marTop w:val="0"/>
                  <w:marBottom w:val="0"/>
                  <w:divBdr>
                    <w:top w:val="none" w:sz="0" w:space="0" w:color="auto"/>
                    <w:left w:val="none" w:sz="0" w:space="0" w:color="auto"/>
                    <w:bottom w:val="none" w:sz="0" w:space="0" w:color="auto"/>
                    <w:right w:val="none" w:sz="0" w:space="0" w:color="auto"/>
                  </w:divBdr>
                </w:div>
                <w:div w:id="56899379">
                  <w:marLeft w:val="0"/>
                  <w:marRight w:val="0"/>
                  <w:marTop w:val="0"/>
                  <w:marBottom w:val="0"/>
                  <w:divBdr>
                    <w:top w:val="none" w:sz="0" w:space="0" w:color="auto"/>
                    <w:left w:val="none" w:sz="0" w:space="0" w:color="auto"/>
                    <w:bottom w:val="none" w:sz="0" w:space="0" w:color="auto"/>
                    <w:right w:val="none" w:sz="0" w:space="0" w:color="auto"/>
                  </w:divBdr>
                </w:div>
                <w:div w:id="982320531">
                  <w:marLeft w:val="0"/>
                  <w:marRight w:val="0"/>
                  <w:marTop w:val="0"/>
                  <w:marBottom w:val="0"/>
                  <w:divBdr>
                    <w:top w:val="none" w:sz="0" w:space="0" w:color="auto"/>
                    <w:left w:val="none" w:sz="0" w:space="0" w:color="auto"/>
                    <w:bottom w:val="none" w:sz="0" w:space="0" w:color="auto"/>
                    <w:right w:val="none" w:sz="0" w:space="0" w:color="auto"/>
                  </w:divBdr>
                </w:div>
                <w:div w:id="1587347968">
                  <w:marLeft w:val="0"/>
                  <w:marRight w:val="0"/>
                  <w:marTop w:val="0"/>
                  <w:marBottom w:val="0"/>
                  <w:divBdr>
                    <w:top w:val="none" w:sz="0" w:space="0" w:color="auto"/>
                    <w:left w:val="none" w:sz="0" w:space="0" w:color="auto"/>
                    <w:bottom w:val="none" w:sz="0" w:space="0" w:color="auto"/>
                    <w:right w:val="none" w:sz="0" w:space="0" w:color="auto"/>
                  </w:divBdr>
                </w:div>
                <w:div w:id="907111566">
                  <w:marLeft w:val="0"/>
                  <w:marRight w:val="0"/>
                  <w:marTop w:val="0"/>
                  <w:marBottom w:val="0"/>
                  <w:divBdr>
                    <w:top w:val="none" w:sz="0" w:space="0" w:color="auto"/>
                    <w:left w:val="none" w:sz="0" w:space="0" w:color="auto"/>
                    <w:bottom w:val="none" w:sz="0" w:space="0" w:color="auto"/>
                    <w:right w:val="none" w:sz="0" w:space="0" w:color="auto"/>
                  </w:divBdr>
                </w:div>
                <w:div w:id="635180171">
                  <w:marLeft w:val="0"/>
                  <w:marRight w:val="0"/>
                  <w:marTop w:val="0"/>
                  <w:marBottom w:val="0"/>
                  <w:divBdr>
                    <w:top w:val="none" w:sz="0" w:space="0" w:color="auto"/>
                    <w:left w:val="none" w:sz="0" w:space="0" w:color="auto"/>
                    <w:bottom w:val="none" w:sz="0" w:space="0" w:color="auto"/>
                    <w:right w:val="none" w:sz="0" w:space="0" w:color="auto"/>
                  </w:divBdr>
                </w:div>
                <w:div w:id="625159365">
                  <w:marLeft w:val="0"/>
                  <w:marRight w:val="0"/>
                  <w:marTop w:val="0"/>
                  <w:marBottom w:val="0"/>
                  <w:divBdr>
                    <w:top w:val="none" w:sz="0" w:space="0" w:color="auto"/>
                    <w:left w:val="none" w:sz="0" w:space="0" w:color="auto"/>
                    <w:bottom w:val="none" w:sz="0" w:space="0" w:color="auto"/>
                    <w:right w:val="none" w:sz="0" w:space="0" w:color="auto"/>
                  </w:divBdr>
                </w:div>
                <w:div w:id="606158756">
                  <w:marLeft w:val="0"/>
                  <w:marRight w:val="0"/>
                  <w:marTop w:val="0"/>
                  <w:marBottom w:val="0"/>
                  <w:divBdr>
                    <w:top w:val="none" w:sz="0" w:space="0" w:color="auto"/>
                    <w:left w:val="none" w:sz="0" w:space="0" w:color="auto"/>
                    <w:bottom w:val="none" w:sz="0" w:space="0" w:color="auto"/>
                    <w:right w:val="none" w:sz="0" w:space="0" w:color="auto"/>
                  </w:divBdr>
                </w:div>
                <w:div w:id="2135635064">
                  <w:marLeft w:val="0"/>
                  <w:marRight w:val="0"/>
                  <w:marTop w:val="0"/>
                  <w:marBottom w:val="0"/>
                  <w:divBdr>
                    <w:top w:val="none" w:sz="0" w:space="0" w:color="auto"/>
                    <w:left w:val="none" w:sz="0" w:space="0" w:color="auto"/>
                    <w:bottom w:val="none" w:sz="0" w:space="0" w:color="auto"/>
                    <w:right w:val="none" w:sz="0" w:space="0" w:color="auto"/>
                  </w:divBdr>
                </w:div>
                <w:div w:id="2049641820">
                  <w:marLeft w:val="0"/>
                  <w:marRight w:val="0"/>
                  <w:marTop w:val="0"/>
                  <w:marBottom w:val="0"/>
                  <w:divBdr>
                    <w:top w:val="none" w:sz="0" w:space="0" w:color="auto"/>
                    <w:left w:val="none" w:sz="0" w:space="0" w:color="auto"/>
                    <w:bottom w:val="none" w:sz="0" w:space="0" w:color="auto"/>
                    <w:right w:val="none" w:sz="0" w:space="0" w:color="auto"/>
                  </w:divBdr>
                </w:div>
                <w:div w:id="387464189">
                  <w:marLeft w:val="0"/>
                  <w:marRight w:val="0"/>
                  <w:marTop w:val="0"/>
                  <w:marBottom w:val="0"/>
                  <w:divBdr>
                    <w:top w:val="none" w:sz="0" w:space="0" w:color="auto"/>
                    <w:left w:val="none" w:sz="0" w:space="0" w:color="auto"/>
                    <w:bottom w:val="none" w:sz="0" w:space="0" w:color="auto"/>
                    <w:right w:val="none" w:sz="0" w:space="0" w:color="auto"/>
                  </w:divBdr>
                </w:div>
                <w:div w:id="1706561307">
                  <w:marLeft w:val="0"/>
                  <w:marRight w:val="0"/>
                  <w:marTop w:val="0"/>
                  <w:marBottom w:val="0"/>
                  <w:divBdr>
                    <w:top w:val="none" w:sz="0" w:space="0" w:color="auto"/>
                    <w:left w:val="none" w:sz="0" w:space="0" w:color="auto"/>
                    <w:bottom w:val="none" w:sz="0" w:space="0" w:color="auto"/>
                    <w:right w:val="none" w:sz="0" w:space="0" w:color="auto"/>
                  </w:divBdr>
                </w:div>
                <w:div w:id="223224777">
                  <w:marLeft w:val="0"/>
                  <w:marRight w:val="0"/>
                  <w:marTop w:val="0"/>
                  <w:marBottom w:val="0"/>
                  <w:divBdr>
                    <w:top w:val="none" w:sz="0" w:space="0" w:color="auto"/>
                    <w:left w:val="none" w:sz="0" w:space="0" w:color="auto"/>
                    <w:bottom w:val="none" w:sz="0" w:space="0" w:color="auto"/>
                    <w:right w:val="none" w:sz="0" w:space="0" w:color="auto"/>
                  </w:divBdr>
                </w:div>
                <w:div w:id="1606812212">
                  <w:marLeft w:val="0"/>
                  <w:marRight w:val="0"/>
                  <w:marTop w:val="0"/>
                  <w:marBottom w:val="0"/>
                  <w:divBdr>
                    <w:top w:val="none" w:sz="0" w:space="0" w:color="auto"/>
                    <w:left w:val="none" w:sz="0" w:space="0" w:color="auto"/>
                    <w:bottom w:val="none" w:sz="0" w:space="0" w:color="auto"/>
                    <w:right w:val="none" w:sz="0" w:space="0" w:color="auto"/>
                  </w:divBdr>
                </w:div>
                <w:div w:id="240258861">
                  <w:marLeft w:val="0"/>
                  <w:marRight w:val="0"/>
                  <w:marTop w:val="0"/>
                  <w:marBottom w:val="0"/>
                  <w:divBdr>
                    <w:top w:val="none" w:sz="0" w:space="0" w:color="auto"/>
                    <w:left w:val="none" w:sz="0" w:space="0" w:color="auto"/>
                    <w:bottom w:val="none" w:sz="0" w:space="0" w:color="auto"/>
                    <w:right w:val="none" w:sz="0" w:space="0" w:color="auto"/>
                  </w:divBdr>
                </w:div>
                <w:div w:id="742990846">
                  <w:marLeft w:val="0"/>
                  <w:marRight w:val="0"/>
                  <w:marTop w:val="0"/>
                  <w:marBottom w:val="0"/>
                  <w:divBdr>
                    <w:top w:val="none" w:sz="0" w:space="0" w:color="auto"/>
                    <w:left w:val="none" w:sz="0" w:space="0" w:color="auto"/>
                    <w:bottom w:val="none" w:sz="0" w:space="0" w:color="auto"/>
                    <w:right w:val="none" w:sz="0" w:space="0" w:color="auto"/>
                  </w:divBdr>
                </w:div>
                <w:div w:id="1402868537">
                  <w:marLeft w:val="0"/>
                  <w:marRight w:val="0"/>
                  <w:marTop w:val="0"/>
                  <w:marBottom w:val="0"/>
                  <w:divBdr>
                    <w:top w:val="none" w:sz="0" w:space="0" w:color="auto"/>
                    <w:left w:val="none" w:sz="0" w:space="0" w:color="auto"/>
                    <w:bottom w:val="none" w:sz="0" w:space="0" w:color="auto"/>
                    <w:right w:val="none" w:sz="0" w:space="0" w:color="auto"/>
                  </w:divBdr>
                </w:div>
                <w:div w:id="214511818">
                  <w:marLeft w:val="0"/>
                  <w:marRight w:val="0"/>
                  <w:marTop w:val="0"/>
                  <w:marBottom w:val="0"/>
                  <w:divBdr>
                    <w:top w:val="none" w:sz="0" w:space="0" w:color="auto"/>
                    <w:left w:val="none" w:sz="0" w:space="0" w:color="auto"/>
                    <w:bottom w:val="none" w:sz="0" w:space="0" w:color="auto"/>
                    <w:right w:val="none" w:sz="0" w:space="0" w:color="auto"/>
                  </w:divBdr>
                </w:div>
                <w:div w:id="1158839781">
                  <w:marLeft w:val="0"/>
                  <w:marRight w:val="0"/>
                  <w:marTop w:val="0"/>
                  <w:marBottom w:val="0"/>
                  <w:divBdr>
                    <w:top w:val="none" w:sz="0" w:space="0" w:color="auto"/>
                    <w:left w:val="none" w:sz="0" w:space="0" w:color="auto"/>
                    <w:bottom w:val="none" w:sz="0" w:space="0" w:color="auto"/>
                    <w:right w:val="none" w:sz="0" w:space="0" w:color="auto"/>
                  </w:divBdr>
                </w:div>
                <w:div w:id="1590848362">
                  <w:marLeft w:val="0"/>
                  <w:marRight w:val="0"/>
                  <w:marTop w:val="0"/>
                  <w:marBottom w:val="0"/>
                  <w:divBdr>
                    <w:top w:val="none" w:sz="0" w:space="0" w:color="auto"/>
                    <w:left w:val="none" w:sz="0" w:space="0" w:color="auto"/>
                    <w:bottom w:val="none" w:sz="0" w:space="0" w:color="auto"/>
                    <w:right w:val="none" w:sz="0" w:space="0" w:color="auto"/>
                  </w:divBdr>
                </w:div>
                <w:div w:id="1613628134">
                  <w:marLeft w:val="0"/>
                  <w:marRight w:val="0"/>
                  <w:marTop w:val="0"/>
                  <w:marBottom w:val="0"/>
                  <w:divBdr>
                    <w:top w:val="none" w:sz="0" w:space="0" w:color="auto"/>
                    <w:left w:val="none" w:sz="0" w:space="0" w:color="auto"/>
                    <w:bottom w:val="none" w:sz="0" w:space="0" w:color="auto"/>
                    <w:right w:val="none" w:sz="0" w:space="0" w:color="auto"/>
                  </w:divBdr>
                </w:div>
                <w:div w:id="1066344608">
                  <w:marLeft w:val="0"/>
                  <w:marRight w:val="0"/>
                  <w:marTop w:val="0"/>
                  <w:marBottom w:val="0"/>
                  <w:divBdr>
                    <w:top w:val="none" w:sz="0" w:space="0" w:color="auto"/>
                    <w:left w:val="none" w:sz="0" w:space="0" w:color="auto"/>
                    <w:bottom w:val="none" w:sz="0" w:space="0" w:color="auto"/>
                    <w:right w:val="none" w:sz="0" w:space="0" w:color="auto"/>
                  </w:divBdr>
                </w:div>
                <w:div w:id="1017346799">
                  <w:marLeft w:val="0"/>
                  <w:marRight w:val="0"/>
                  <w:marTop w:val="0"/>
                  <w:marBottom w:val="0"/>
                  <w:divBdr>
                    <w:top w:val="none" w:sz="0" w:space="0" w:color="auto"/>
                    <w:left w:val="none" w:sz="0" w:space="0" w:color="auto"/>
                    <w:bottom w:val="none" w:sz="0" w:space="0" w:color="auto"/>
                    <w:right w:val="none" w:sz="0" w:space="0" w:color="auto"/>
                  </w:divBdr>
                </w:div>
                <w:div w:id="1502769725">
                  <w:marLeft w:val="0"/>
                  <w:marRight w:val="0"/>
                  <w:marTop w:val="0"/>
                  <w:marBottom w:val="0"/>
                  <w:divBdr>
                    <w:top w:val="none" w:sz="0" w:space="0" w:color="auto"/>
                    <w:left w:val="none" w:sz="0" w:space="0" w:color="auto"/>
                    <w:bottom w:val="none" w:sz="0" w:space="0" w:color="auto"/>
                    <w:right w:val="none" w:sz="0" w:space="0" w:color="auto"/>
                  </w:divBdr>
                </w:div>
                <w:div w:id="733234400">
                  <w:marLeft w:val="0"/>
                  <w:marRight w:val="0"/>
                  <w:marTop w:val="0"/>
                  <w:marBottom w:val="0"/>
                  <w:divBdr>
                    <w:top w:val="none" w:sz="0" w:space="0" w:color="auto"/>
                    <w:left w:val="none" w:sz="0" w:space="0" w:color="auto"/>
                    <w:bottom w:val="none" w:sz="0" w:space="0" w:color="auto"/>
                    <w:right w:val="none" w:sz="0" w:space="0" w:color="auto"/>
                  </w:divBdr>
                </w:div>
                <w:div w:id="1629623649">
                  <w:marLeft w:val="0"/>
                  <w:marRight w:val="0"/>
                  <w:marTop w:val="0"/>
                  <w:marBottom w:val="0"/>
                  <w:divBdr>
                    <w:top w:val="none" w:sz="0" w:space="0" w:color="auto"/>
                    <w:left w:val="none" w:sz="0" w:space="0" w:color="auto"/>
                    <w:bottom w:val="none" w:sz="0" w:space="0" w:color="auto"/>
                    <w:right w:val="none" w:sz="0" w:space="0" w:color="auto"/>
                  </w:divBdr>
                </w:div>
                <w:div w:id="949511899">
                  <w:marLeft w:val="0"/>
                  <w:marRight w:val="0"/>
                  <w:marTop w:val="0"/>
                  <w:marBottom w:val="0"/>
                  <w:divBdr>
                    <w:top w:val="none" w:sz="0" w:space="0" w:color="auto"/>
                    <w:left w:val="none" w:sz="0" w:space="0" w:color="auto"/>
                    <w:bottom w:val="none" w:sz="0" w:space="0" w:color="auto"/>
                    <w:right w:val="none" w:sz="0" w:space="0" w:color="auto"/>
                  </w:divBdr>
                </w:div>
                <w:div w:id="2035569423">
                  <w:marLeft w:val="0"/>
                  <w:marRight w:val="0"/>
                  <w:marTop w:val="0"/>
                  <w:marBottom w:val="0"/>
                  <w:divBdr>
                    <w:top w:val="none" w:sz="0" w:space="0" w:color="auto"/>
                    <w:left w:val="none" w:sz="0" w:space="0" w:color="auto"/>
                    <w:bottom w:val="none" w:sz="0" w:space="0" w:color="auto"/>
                    <w:right w:val="none" w:sz="0" w:space="0" w:color="auto"/>
                  </w:divBdr>
                </w:div>
                <w:div w:id="258489548">
                  <w:marLeft w:val="0"/>
                  <w:marRight w:val="0"/>
                  <w:marTop w:val="0"/>
                  <w:marBottom w:val="0"/>
                  <w:divBdr>
                    <w:top w:val="none" w:sz="0" w:space="0" w:color="auto"/>
                    <w:left w:val="none" w:sz="0" w:space="0" w:color="auto"/>
                    <w:bottom w:val="none" w:sz="0" w:space="0" w:color="auto"/>
                    <w:right w:val="none" w:sz="0" w:space="0" w:color="auto"/>
                  </w:divBdr>
                </w:div>
                <w:div w:id="11611483">
                  <w:marLeft w:val="0"/>
                  <w:marRight w:val="0"/>
                  <w:marTop w:val="0"/>
                  <w:marBottom w:val="0"/>
                  <w:divBdr>
                    <w:top w:val="none" w:sz="0" w:space="0" w:color="auto"/>
                    <w:left w:val="none" w:sz="0" w:space="0" w:color="auto"/>
                    <w:bottom w:val="none" w:sz="0" w:space="0" w:color="auto"/>
                    <w:right w:val="none" w:sz="0" w:space="0" w:color="auto"/>
                  </w:divBdr>
                </w:div>
                <w:div w:id="615406324">
                  <w:marLeft w:val="0"/>
                  <w:marRight w:val="0"/>
                  <w:marTop w:val="0"/>
                  <w:marBottom w:val="0"/>
                  <w:divBdr>
                    <w:top w:val="none" w:sz="0" w:space="0" w:color="auto"/>
                    <w:left w:val="none" w:sz="0" w:space="0" w:color="auto"/>
                    <w:bottom w:val="none" w:sz="0" w:space="0" w:color="auto"/>
                    <w:right w:val="none" w:sz="0" w:space="0" w:color="auto"/>
                  </w:divBdr>
                </w:div>
                <w:div w:id="1693603762">
                  <w:marLeft w:val="0"/>
                  <w:marRight w:val="0"/>
                  <w:marTop w:val="0"/>
                  <w:marBottom w:val="0"/>
                  <w:divBdr>
                    <w:top w:val="none" w:sz="0" w:space="0" w:color="auto"/>
                    <w:left w:val="none" w:sz="0" w:space="0" w:color="auto"/>
                    <w:bottom w:val="none" w:sz="0" w:space="0" w:color="auto"/>
                    <w:right w:val="none" w:sz="0" w:space="0" w:color="auto"/>
                  </w:divBdr>
                </w:div>
                <w:div w:id="1881093965">
                  <w:marLeft w:val="0"/>
                  <w:marRight w:val="0"/>
                  <w:marTop w:val="0"/>
                  <w:marBottom w:val="0"/>
                  <w:divBdr>
                    <w:top w:val="none" w:sz="0" w:space="0" w:color="auto"/>
                    <w:left w:val="none" w:sz="0" w:space="0" w:color="auto"/>
                    <w:bottom w:val="none" w:sz="0" w:space="0" w:color="auto"/>
                    <w:right w:val="none" w:sz="0" w:space="0" w:color="auto"/>
                  </w:divBdr>
                </w:div>
                <w:div w:id="732312910">
                  <w:marLeft w:val="0"/>
                  <w:marRight w:val="0"/>
                  <w:marTop w:val="0"/>
                  <w:marBottom w:val="0"/>
                  <w:divBdr>
                    <w:top w:val="none" w:sz="0" w:space="0" w:color="auto"/>
                    <w:left w:val="none" w:sz="0" w:space="0" w:color="auto"/>
                    <w:bottom w:val="none" w:sz="0" w:space="0" w:color="auto"/>
                    <w:right w:val="none" w:sz="0" w:space="0" w:color="auto"/>
                  </w:divBdr>
                </w:div>
                <w:div w:id="103773618">
                  <w:marLeft w:val="0"/>
                  <w:marRight w:val="0"/>
                  <w:marTop w:val="0"/>
                  <w:marBottom w:val="0"/>
                  <w:divBdr>
                    <w:top w:val="none" w:sz="0" w:space="0" w:color="auto"/>
                    <w:left w:val="none" w:sz="0" w:space="0" w:color="auto"/>
                    <w:bottom w:val="none" w:sz="0" w:space="0" w:color="auto"/>
                    <w:right w:val="none" w:sz="0" w:space="0" w:color="auto"/>
                  </w:divBdr>
                </w:div>
                <w:div w:id="1691643479">
                  <w:marLeft w:val="0"/>
                  <w:marRight w:val="0"/>
                  <w:marTop w:val="0"/>
                  <w:marBottom w:val="0"/>
                  <w:divBdr>
                    <w:top w:val="none" w:sz="0" w:space="0" w:color="auto"/>
                    <w:left w:val="none" w:sz="0" w:space="0" w:color="auto"/>
                    <w:bottom w:val="none" w:sz="0" w:space="0" w:color="auto"/>
                    <w:right w:val="none" w:sz="0" w:space="0" w:color="auto"/>
                  </w:divBdr>
                </w:div>
                <w:div w:id="770904573">
                  <w:marLeft w:val="0"/>
                  <w:marRight w:val="0"/>
                  <w:marTop w:val="0"/>
                  <w:marBottom w:val="0"/>
                  <w:divBdr>
                    <w:top w:val="none" w:sz="0" w:space="0" w:color="auto"/>
                    <w:left w:val="none" w:sz="0" w:space="0" w:color="auto"/>
                    <w:bottom w:val="none" w:sz="0" w:space="0" w:color="auto"/>
                    <w:right w:val="none" w:sz="0" w:space="0" w:color="auto"/>
                  </w:divBdr>
                </w:div>
                <w:div w:id="338459997">
                  <w:marLeft w:val="0"/>
                  <w:marRight w:val="0"/>
                  <w:marTop w:val="0"/>
                  <w:marBottom w:val="0"/>
                  <w:divBdr>
                    <w:top w:val="none" w:sz="0" w:space="0" w:color="auto"/>
                    <w:left w:val="none" w:sz="0" w:space="0" w:color="auto"/>
                    <w:bottom w:val="none" w:sz="0" w:space="0" w:color="auto"/>
                    <w:right w:val="none" w:sz="0" w:space="0" w:color="auto"/>
                  </w:divBdr>
                </w:div>
                <w:div w:id="370879709">
                  <w:marLeft w:val="0"/>
                  <w:marRight w:val="0"/>
                  <w:marTop w:val="0"/>
                  <w:marBottom w:val="0"/>
                  <w:divBdr>
                    <w:top w:val="none" w:sz="0" w:space="0" w:color="auto"/>
                    <w:left w:val="none" w:sz="0" w:space="0" w:color="auto"/>
                    <w:bottom w:val="none" w:sz="0" w:space="0" w:color="auto"/>
                    <w:right w:val="none" w:sz="0" w:space="0" w:color="auto"/>
                  </w:divBdr>
                </w:div>
                <w:div w:id="876046126">
                  <w:marLeft w:val="0"/>
                  <w:marRight w:val="0"/>
                  <w:marTop w:val="0"/>
                  <w:marBottom w:val="0"/>
                  <w:divBdr>
                    <w:top w:val="none" w:sz="0" w:space="0" w:color="auto"/>
                    <w:left w:val="none" w:sz="0" w:space="0" w:color="auto"/>
                    <w:bottom w:val="none" w:sz="0" w:space="0" w:color="auto"/>
                    <w:right w:val="none" w:sz="0" w:space="0" w:color="auto"/>
                  </w:divBdr>
                </w:div>
                <w:div w:id="95564312">
                  <w:marLeft w:val="0"/>
                  <w:marRight w:val="0"/>
                  <w:marTop w:val="0"/>
                  <w:marBottom w:val="0"/>
                  <w:divBdr>
                    <w:top w:val="none" w:sz="0" w:space="0" w:color="auto"/>
                    <w:left w:val="none" w:sz="0" w:space="0" w:color="auto"/>
                    <w:bottom w:val="none" w:sz="0" w:space="0" w:color="auto"/>
                    <w:right w:val="none" w:sz="0" w:space="0" w:color="auto"/>
                  </w:divBdr>
                </w:div>
                <w:div w:id="1642881357">
                  <w:marLeft w:val="0"/>
                  <w:marRight w:val="0"/>
                  <w:marTop w:val="0"/>
                  <w:marBottom w:val="0"/>
                  <w:divBdr>
                    <w:top w:val="none" w:sz="0" w:space="0" w:color="auto"/>
                    <w:left w:val="none" w:sz="0" w:space="0" w:color="auto"/>
                    <w:bottom w:val="none" w:sz="0" w:space="0" w:color="auto"/>
                    <w:right w:val="none" w:sz="0" w:space="0" w:color="auto"/>
                  </w:divBdr>
                </w:div>
              </w:divsChild>
            </w:div>
            <w:div w:id="1561284137">
              <w:marLeft w:val="0"/>
              <w:marRight w:val="0"/>
              <w:marTop w:val="0"/>
              <w:marBottom w:val="0"/>
              <w:divBdr>
                <w:top w:val="none" w:sz="0" w:space="0" w:color="auto"/>
                <w:left w:val="none" w:sz="0" w:space="0" w:color="auto"/>
                <w:bottom w:val="none" w:sz="0" w:space="0" w:color="auto"/>
                <w:right w:val="none" w:sz="0" w:space="0" w:color="auto"/>
              </w:divBdr>
            </w:div>
            <w:div w:id="245575774">
              <w:marLeft w:val="0"/>
              <w:marRight w:val="0"/>
              <w:marTop w:val="0"/>
              <w:marBottom w:val="0"/>
              <w:divBdr>
                <w:top w:val="none" w:sz="0" w:space="0" w:color="auto"/>
                <w:left w:val="none" w:sz="0" w:space="0" w:color="auto"/>
                <w:bottom w:val="none" w:sz="0" w:space="0" w:color="auto"/>
                <w:right w:val="none" w:sz="0" w:space="0" w:color="auto"/>
              </w:divBdr>
            </w:div>
            <w:div w:id="161699897">
              <w:marLeft w:val="0"/>
              <w:marRight w:val="0"/>
              <w:marTop w:val="0"/>
              <w:marBottom w:val="0"/>
              <w:divBdr>
                <w:top w:val="none" w:sz="0" w:space="0" w:color="auto"/>
                <w:left w:val="none" w:sz="0" w:space="0" w:color="auto"/>
                <w:bottom w:val="none" w:sz="0" w:space="0" w:color="auto"/>
                <w:right w:val="none" w:sz="0" w:space="0" w:color="auto"/>
              </w:divBdr>
            </w:div>
            <w:div w:id="707493658">
              <w:marLeft w:val="0"/>
              <w:marRight w:val="0"/>
              <w:marTop w:val="0"/>
              <w:marBottom w:val="0"/>
              <w:divBdr>
                <w:top w:val="none" w:sz="0" w:space="0" w:color="auto"/>
                <w:left w:val="none" w:sz="0" w:space="0" w:color="auto"/>
                <w:bottom w:val="none" w:sz="0" w:space="0" w:color="auto"/>
                <w:right w:val="none" w:sz="0" w:space="0" w:color="auto"/>
              </w:divBdr>
            </w:div>
            <w:div w:id="1043942939">
              <w:marLeft w:val="0"/>
              <w:marRight w:val="0"/>
              <w:marTop w:val="0"/>
              <w:marBottom w:val="0"/>
              <w:divBdr>
                <w:top w:val="none" w:sz="0" w:space="0" w:color="auto"/>
                <w:left w:val="none" w:sz="0" w:space="0" w:color="auto"/>
                <w:bottom w:val="none" w:sz="0" w:space="0" w:color="auto"/>
                <w:right w:val="none" w:sz="0" w:space="0" w:color="auto"/>
              </w:divBdr>
            </w:div>
            <w:div w:id="145437363">
              <w:marLeft w:val="0"/>
              <w:marRight w:val="0"/>
              <w:marTop w:val="0"/>
              <w:marBottom w:val="0"/>
              <w:divBdr>
                <w:top w:val="none" w:sz="0" w:space="0" w:color="auto"/>
                <w:left w:val="none" w:sz="0" w:space="0" w:color="auto"/>
                <w:bottom w:val="none" w:sz="0" w:space="0" w:color="auto"/>
                <w:right w:val="none" w:sz="0" w:space="0" w:color="auto"/>
              </w:divBdr>
            </w:div>
            <w:div w:id="310912107">
              <w:marLeft w:val="0"/>
              <w:marRight w:val="0"/>
              <w:marTop w:val="0"/>
              <w:marBottom w:val="0"/>
              <w:divBdr>
                <w:top w:val="none" w:sz="0" w:space="0" w:color="auto"/>
                <w:left w:val="none" w:sz="0" w:space="0" w:color="auto"/>
                <w:bottom w:val="none" w:sz="0" w:space="0" w:color="auto"/>
                <w:right w:val="none" w:sz="0" w:space="0" w:color="auto"/>
              </w:divBdr>
            </w:div>
            <w:div w:id="650713918">
              <w:marLeft w:val="0"/>
              <w:marRight w:val="0"/>
              <w:marTop w:val="0"/>
              <w:marBottom w:val="0"/>
              <w:divBdr>
                <w:top w:val="none" w:sz="0" w:space="0" w:color="auto"/>
                <w:left w:val="none" w:sz="0" w:space="0" w:color="auto"/>
                <w:bottom w:val="none" w:sz="0" w:space="0" w:color="auto"/>
                <w:right w:val="none" w:sz="0" w:space="0" w:color="auto"/>
              </w:divBdr>
            </w:div>
            <w:div w:id="764112558">
              <w:marLeft w:val="0"/>
              <w:marRight w:val="0"/>
              <w:marTop w:val="0"/>
              <w:marBottom w:val="0"/>
              <w:divBdr>
                <w:top w:val="none" w:sz="0" w:space="0" w:color="auto"/>
                <w:left w:val="none" w:sz="0" w:space="0" w:color="auto"/>
                <w:bottom w:val="none" w:sz="0" w:space="0" w:color="auto"/>
                <w:right w:val="none" w:sz="0" w:space="0" w:color="auto"/>
              </w:divBdr>
            </w:div>
            <w:div w:id="971204271">
              <w:marLeft w:val="0"/>
              <w:marRight w:val="0"/>
              <w:marTop w:val="0"/>
              <w:marBottom w:val="0"/>
              <w:divBdr>
                <w:top w:val="none" w:sz="0" w:space="0" w:color="auto"/>
                <w:left w:val="none" w:sz="0" w:space="0" w:color="auto"/>
                <w:bottom w:val="none" w:sz="0" w:space="0" w:color="auto"/>
                <w:right w:val="none" w:sz="0" w:space="0" w:color="auto"/>
              </w:divBdr>
            </w:div>
            <w:div w:id="1854756751">
              <w:marLeft w:val="0"/>
              <w:marRight w:val="0"/>
              <w:marTop w:val="0"/>
              <w:marBottom w:val="0"/>
              <w:divBdr>
                <w:top w:val="none" w:sz="0" w:space="0" w:color="auto"/>
                <w:left w:val="none" w:sz="0" w:space="0" w:color="auto"/>
                <w:bottom w:val="none" w:sz="0" w:space="0" w:color="auto"/>
                <w:right w:val="none" w:sz="0" w:space="0" w:color="auto"/>
              </w:divBdr>
            </w:div>
            <w:div w:id="987904384">
              <w:marLeft w:val="0"/>
              <w:marRight w:val="0"/>
              <w:marTop w:val="0"/>
              <w:marBottom w:val="0"/>
              <w:divBdr>
                <w:top w:val="none" w:sz="0" w:space="0" w:color="auto"/>
                <w:left w:val="none" w:sz="0" w:space="0" w:color="auto"/>
                <w:bottom w:val="none" w:sz="0" w:space="0" w:color="auto"/>
                <w:right w:val="none" w:sz="0" w:space="0" w:color="auto"/>
              </w:divBdr>
            </w:div>
            <w:div w:id="231234261">
              <w:marLeft w:val="0"/>
              <w:marRight w:val="0"/>
              <w:marTop w:val="0"/>
              <w:marBottom w:val="0"/>
              <w:divBdr>
                <w:top w:val="none" w:sz="0" w:space="0" w:color="auto"/>
                <w:left w:val="none" w:sz="0" w:space="0" w:color="auto"/>
                <w:bottom w:val="none" w:sz="0" w:space="0" w:color="auto"/>
                <w:right w:val="none" w:sz="0" w:space="0" w:color="auto"/>
              </w:divBdr>
            </w:div>
            <w:div w:id="831914758">
              <w:marLeft w:val="0"/>
              <w:marRight w:val="0"/>
              <w:marTop w:val="0"/>
              <w:marBottom w:val="0"/>
              <w:divBdr>
                <w:top w:val="none" w:sz="0" w:space="0" w:color="auto"/>
                <w:left w:val="none" w:sz="0" w:space="0" w:color="auto"/>
                <w:bottom w:val="none" w:sz="0" w:space="0" w:color="auto"/>
                <w:right w:val="none" w:sz="0" w:space="0" w:color="auto"/>
              </w:divBdr>
            </w:div>
            <w:div w:id="2132632071">
              <w:marLeft w:val="0"/>
              <w:marRight w:val="0"/>
              <w:marTop w:val="0"/>
              <w:marBottom w:val="0"/>
              <w:divBdr>
                <w:top w:val="none" w:sz="0" w:space="0" w:color="auto"/>
                <w:left w:val="none" w:sz="0" w:space="0" w:color="auto"/>
                <w:bottom w:val="none" w:sz="0" w:space="0" w:color="auto"/>
                <w:right w:val="none" w:sz="0" w:space="0" w:color="auto"/>
              </w:divBdr>
            </w:div>
            <w:div w:id="1337616606">
              <w:marLeft w:val="0"/>
              <w:marRight w:val="0"/>
              <w:marTop w:val="0"/>
              <w:marBottom w:val="0"/>
              <w:divBdr>
                <w:top w:val="none" w:sz="0" w:space="0" w:color="auto"/>
                <w:left w:val="none" w:sz="0" w:space="0" w:color="auto"/>
                <w:bottom w:val="none" w:sz="0" w:space="0" w:color="auto"/>
                <w:right w:val="none" w:sz="0" w:space="0" w:color="auto"/>
              </w:divBdr>
            </w:div>
            <w:div w:id="1017543698">
              <w:marLeft w:val="0"/>
              <w:marRight w:val="0"/>
              <w:marTop w:val="0"/>
              <w:marBottom w:val="0"/>
              <w:divBdr>
                <w:top w:val="none" w:sz="0" w:space="0" w:color="auto"/>
                <w:left w:val="none" w:sz="0" w:space="0" w:color="auto"/>
                <w:bottom w:val="none" w:sz="0" w:space="0" w:color="auto"/>
                <w:right w:val="none" w:sz="0" w:space="0" w:color="auto"/>
              </w:divBdr>
            </w:div>
            <w:div w:id="1971669657">
              <w:marLeft w:val="0"/>
              <w:marRight w:val="0"/>
              <w:marTop w:val="0"/>
              <w:marBottom w:val="0"/>
              <w:divBdr>
                <w:top w:val="none" w:sz="0" w:space="0" w:color="auto"/>
                <w:left w:val="none" w:sz="0" w:space="0" w:color="auto"/>
                <w:bottom w:val="none" w:sz="0" w:space="0" w:color="auto"/>
                <w:right w:val="none" w:sz="0" w:space="0" w:color="auto"/>
              </w:divBdr>
            </w:div>
            <w:div w:id="1535996328">
              <w:marLeft w:val="0"/>
              <w:marRight w:val="0"/>
              <w:marTop w:val="0"/>
              <w:marBottom w:val="0"/>
              <w:divBdr>
                <w:top w:val="none" w:sz="0" w:space="0" w:color="auto"/>
                <w:left w:val="none" w:sz="0" w:space="0" w:color="auto"/>
                <w:bottom w:val="none" w:sz="0" w:space="0" w:color="auto"/>
                <w:right w:val="none" w:sz="0" w:space="0" w:color="auto"/>
              </w:divBdr>
            </w:div>
            <w:div w:id="1880389163">
              <w:marLeft w:val="0"/>
              <w:marRight w:val="0"/>
              <w:marTop w:val="0"/>
              <w:marBottom w:val="0"/>
              <w:divBdr>
                <w:top w:val="none" w:sz="0" w:space="0" w:color="auto"/>
                <w:left w:val="none" w:sz="0" w:space="0" w:color="auto"/>
                <w:bottom w:val="none" w:sz="0" w:space="0" w:color="auto"/>
                <w:right w:val="none" w:sz="0" w:space="0" w:color="auto"/>
              </w:divBdr>
            </w:div>
            <w:div w:id="148400750">
              <w:marLeft w:val="0"/>
              <w:marRight w:val="0"/>
              <w:marTop w:val="0"/>
              <w:marBottom w:val="0"/>
              <w:divBdr>
                <w:top w:val="none" w:sz="0" w:space="0" w:color="auto"/>
                <w:left w:val="none" w:sz="0" w:space="0" w:color="auto"/>
                <w:bottom w:val="none" w:sz="0" w:space="0" w:color="auto"/>
                <w:right w:val="none" w:sz="0" w:space="0" w:color="auto"/>
              </w:divBdr>
            </w:div>
            <w:div w:id="499733125">
              <w:marLeft w:val="0"/>
              <w:marRight w:val="0"/>
              <w:marTop w:val="0"/>
              <w:marBottom w:val="0"/>
              <w:divBdr>
                <w:top w:val="none" w:sz="0" w:space="0" w:color="auto"/>
                <w:left w:val="none" w:sz="0" w:space="0" w:color="auto"/>
                <w:bottom w:val="none" w:sz="0" w:space="0" w:color="auto"/>
                <w:right w:val="none" w:sz="0" w:space="0" w:color="auto"/>
              </w:divBdr>
            </w:div>
            <w:div w:id="1640918184">
              <w:marLeft w:val="0"/>
              <w:marRight w:val="0"/>
              <w:marTop w:val="0"/>
              <w:marBottom w:val="0"/>
              <w:divBdr>
                <w:top w:val="none" w:sz="0" w:space="0" w:color="auto"/>
                <w:left w:val="none" w:sz="0" w:space="0" w:color="auto"/>
                <w:bottom w:val="none" w:sz="0" w:space="0" w:color="auto"/>
                <w:right w:val="none" w:sz="0" w:space="0" w:color="auto"/>
              </w:divBdr>
            </w:div>
            <w:div w:id="255134287">
              <w:marLeft w:val="0"/>
              <w:marRight w:val="0"/>
              <w:marTop w:val="0"/>
              <w:marBottom w:val="0"/>
              <w:divBdr>
                <w:top w:val="none" w:sz="0" w:space="0" w:color="auto"/>
                <w:left w:val="none" w:sz="0" w:space="0" w:color="auto"/>
                <w:bottom w:val="none" w:sz="0" w:space="0" w:color="auto"/>
                <w:right w:val="none" w:sz="0" w:space="0" w:color="auto"/>
              </w:divBdr>
            </w:div>
            <w:div w:id="79564336">
              <w:marLeft w:val="0"/>
              <w:marRight w:val="0"/>
              <w:marTop w:val="0"/>
              <w:marBottom w:val="0"/>
              <w:divBdr>
                <w:top w:val="none" w:sz="0" w:space="0" w:color="auto"/>
                <w:left w:val="none" w:sz="0" w:space="0" w:color="auto"/>
                <w:bottom w:val="none" w:sz="0" w:space="0" w:color="auto"/>
                <w:right w:val="none" w:sz="0" w:space="0" w:color="auto"/>
              </w:divBdr>
            </w:div>
            <w:div w:id="1161198874">
              <w:marLeft w:val="0"/>
              <w:marRight w:val="0"/>
              <w:marTop w:val="0"/>
              <w:marBottom w:val="0"/>
              <w:divBdr>
                <w:top w:val="none" w:sz="0" w:space="0" w:color="auto"/>
                <w:left w:val="none" w:sz="0" w:space="0" w:color="auto"/>
                <w:bottom w:val="none" w:sz="0" w:space="0" w:color="auto"/>
                <w:right w:val="none" w:sz="0" w:space="0" w:color="auto"/>
              </w:divBdr>
            </w:div>
            <w:div w:id="97872823">
              <w:marLeft w:val="0"/>
              <w:marRight w:val="0"/>
              <w:marTop w:val="0"/>
              <w:marBottom w:val="0"/>
              <w:divBdr>
                <w:top w:val="none" w:sz="0" w:space="0" w:color="auto"/>
                <w:left w:val="none" w:sz="0" w:space="0" w:color="auto"/>
                <w:bottom w:val="none" w:sz="0" w:space="0" w:color="auto"/>
                <w:right w:val="none" w:sz="0" w:space="0" w:color="auto"/>
              </w:divBdr>
            </w:div>
            <w:div w:id="2013413951">
              <w:marLeft w:val="0"/>
              <w:marRight w:val="0"/>
              <w:marTop w:val="0"/>
              <w:marBottom w:val="0"/>
              <w:divBdr>
                <w:top w:val="none" w:sz="0" w:space="0" w:color="auto"/>
                <w:left w:val="none" w:sz="0" w:space="0" w:color="auto"/>
                <w:bottom w:val="none" w:sz="0" w:space="0" w:color="auto"/>
                <w:right w:val="none" w:sz="0" w:space="0" w:color="auto"/>
              </w:divBdr>
            </w:div>
            <w:div w:id="192884409">
              <w:marLeft w:val="0"/>
              <w:marRight w:val="0"/>
              <w:marTop w:val="0"/>
              <w:marBottom w:val="0"/>
              <w:divBdr>
                <w:top w:val="none" w:sz="0" w:space="0" w:color="auto"/>
                <w:left w:val="none" w:sz="0" w:space="0" w:color="auto"/>
                <w:bottom w:val="none" w:sz="0" w:space="0" w:color="auto"/>
                <w:right w:val="none" w:sz="0" w:space="0" w:color="auto"/>
              </w:divBdr>
            </w:div>
            <w:div w:id="144783937">
              <w:marLeft w:val="0"/>
              <w:marRight w:val="0"/>
              <w:marTop w:val="0"/>
              <w:marBottom w:val="0"/>
              <w:divBdr>
                <w:top w:val="none" w:sz="0" w:space="0" w:color="auto"/>
                <w:left w:val="none" w:sz="0" w:space="0" w:color="auto"/>
                <w:bottom w:val="none" w:sz="0" w:space="0" w:color="auto"/>
                <w:right w:val="none" w:sz="0" w:space="0" w:color="auto"/>
              </w:divBdr>
            </w:div>
            <w:div w:id="1841578171">
              <w:marLeft w:val="0"/>
              <w:marRight w:val="0"/>
              <w:marTop w:val="0"/>
              <w:marBottom w:val="0"/>
              <w:divBdr>
                <w:top w:val="none" w:sz="0" w:space="0" w:color="auto"/>
                <w:left w:val="none" w:sz="0" w:space="0" w:color="auto"/>
                <w:bottom w:val="none" w:sz="0" w:space="0" w:color="auto"/>
                <w:right w:val="none" w:sz="0" w:space="0" w:color="auto"/>
              </w:divBdr>
            </w:div>
            <w:div w:id="1386759602">
              <w:marLeft w:val="0"/>
              <w:marRight w:val="0"/>
              <w:marTop w:val="0"/>
              <w:marBottom w:val="0"/>
              <w:divBdr>
                <w:top w:val="none" w:sz="0" w:space="0" w:color="auto"/>
                <w:left w:val="none" w:sz="0" w:space="0" w:color="auto"/>
                <w:bottom w:val="none" w:sz="0" w:space="0" w:color="auto"/>
                <w:right w:val="none" w:sz="0" w:space="0" w:color="auto"/>
              </w:divBdr>
            </w:div>
            <w:div w:id="1643806368">
              <w:marLeft w:val="0"/>
              <w:marRight w:val="0"/>
              <w:marTop w:val="0"/>
              <w:marBottom w:val="0"/>
              <w:divBdr>
                <w:top w:val="none" w:sz="0" w:space="0" w:color="auto"/>
                <w:left w:val="none" w:sz="0" w:space="0" w:color="auto"/>
                <w:bottom w:val="none" w:sz="0" w:space="0" w:color="auto"/>
                <w:right w:val="none" w:sz="0" w:space="0" w:color="auto"/>
              </w:divBdr>
            </w:div>
            <w:div w:id="2095585408">
              <w:marLeft w:val="0"/>
              <w:marRight w:val="0"/>
              <w:marTop w:val="0"/>
              <w:marBottom w:val="0"/>
              <w:divBdr>
                <w:top w:val="none" w:sz="0" w:space="0" w:color="auto"/>
                <w:left w:val="none" w:sz="0" w:space="0" w:color="auto"/>
                <w:bottom w:val="none" w:sz="0" w:space="0" w:color="auto"/>
                <w:right w:val="none" w:sz="0" w:space="0" w:color="auto"/>
              </w:divBdr>
            </w:div>
            <w:div w:id="97724154">
              <w:marLeft w:val="0"/>
              <w:marRight w:val="0"/>
              <w:marTop w:val="0"/>
              <w:marBottom w:val="0"/>
              <w:divBdr>
                <w:top w:val="none" w:sz="0" w:space="0" w:color="auto"/>
                <w:left w:val="none" w:sz="0" w:space="0" w:color="auto"/>
                <w:bottom w:val="none" w:sz="0" w:space="0" w:color="auto"/>
                <w:right w:val="none" w:sz="0" w:space="0" w:color="auto"/>
              </w:divBdr>
            </w:div>
            <w:div w:id="1352292537">
              <w:marLeft w:val="0"/>
              <w:marRight w:val="0"/>
              <w:marTop w:val="0"/>
              <w:marBottom w:val="0"/>
              <w:divBdr>
                <w:top w:val="none" w:sz="0" w:space="0" w:color="auto"/>
                <w:left w:val="none" w:sz="0" w:space="0" w:color="auto"/>
                <w:bottom w:val="none" w:sz="0" w:space="0" w:color="auto"/>
                <w:right w:val="none" w:sz="0" w:space="0" w:color="auto"/>
              </w:divBdr>
            </w:div>
            <w:div w:id="1679037721">
              <w:marLeft w:val="0"/>
              <w:marRight w:val="0"/>
              <w:marTop w:val="0"/>
              <w:marBottom w:val="0"/>
              <w:divBdr>
                <w:top w:val="none" w:sz="0" w:space="0" w:color="auto"/>
                <w:left w:val="none" w:sz="0" w:space="0" w:color="auto"/>
                <w:bottom w:val="none" w:sz="0" w:space="0" w:color="auto"/>
                <w:right w:val="none" w:sz="0" w:space="0" w:color="auto"/>
              </w:divBdr>
            </w:div>
            <w:div w:id="1904019827">
              <w:marLeft w:val="0"/>
              <w:marRight w:val="0"/>
              <w:marTop w:val="0"/>
              <w:marBottom w:val="0"/>
              <w:divBdr>
                <w:top w:val="none" w:sz="0" w:space="0" w:color="auto"/>
                <w:left w:val="none" w:sz="0" w:space="0" w:color="auto"/>
                <w:bottom w:val="none" w:sz="0" w:space="0" w:color="auto"/>
                <w:right w:val="none" w:sz="0" w:space="0" w:color="auto"/>
              </w:divBdr>
            </w:div>
            <w:div w:id="2058428517">
              <w:marLeft w:val="0"/>
              <w:marRight w:val="0"/>
              <w:marTop w:val="0"/>
              <w:marBottom w:val="0"/>
              <w:divBdr>
                <w:top w:val="none" w:sz="0" w:space="0" w:color="auto"/>
                <w:left w:val="none" w:sz="0" w:space="0" w:color="auto"/>
                <w:bottom w:val="none" w:sz="0" w:space="0" w:color="auto"/>
                <w:right w:val="none" w:sz="0" w:space="0" w:color="auto"/>
              </w:divBdr>
            </w:div>
            <w:div w:id="1382629309">
              <w:marLeft w:val="0"/>
              <w:marRight w:val="0"/>
              <w:marTop w:val="0"/>
              <w:marBottom w:val="0"/>
              <w:divBdr>
                <w:top w:val="none" w:sz="0" w:space="0" w:color="auto"/>
                <w:left w:val="none" w:sz="0" w:space="0" w:color="auto"/>
                <w:bottom w:val="none" w:sz="0" w:space="0" w:color="auto"/>
                <w:right w:val="none" w:sz="0" w:space="0" w:color="auto"/>
              </w:divBdr>
            </w:div>
            <w:div w:id="1580017823">
              <w:marLeft w:val="0"/>
              <w:marRight w:val="0"/>
              <w:marTop w:val="0"/>
              <w:marBottom w:val="0"/>
              <w:divBdr>
                <w:top w:val="none" w:sz="0" w:space="0" w:color="auto"/>
                <w:left w:val="none" w:sz="0" w:space="0" w:color="auto"/>
                <w:bottom w:val="none" w:sz="0" w:space="0" w:color="auto"/>
                <w:right w:val="none" w:sz="0" w:space="0" w:color="auto"/>
              </w:divBdr>
            </w:div>
            <w:div w:id="1994796101">
              <w:marLeft w:val="0"/>
              <w:marRight w:val="0"/>
              <w:marTop w:val="0"/>
              <w:marBottom w:val="0"/>
              <w:divBdr>
                <w:top w:val="none" w:sz="0" w:space="0" w:color="auto"/>
                <w:left w:val="none" w:sz="0" w:space="0" w:color="auto"/>
                <w:bottom w:val="none" w:sz="0" w:space="0" w:color="auto"/>
                <w:right w:val="none" w:sz="0" w:space="0" w:color="auto"/>
              </w:divBdr>
            </w:div>
            <w:div w:id="1497763093">
              <w:marLeft w:val="0"/>
              <w:marRight w:val="0"/>
              <w:marTop w:val="0"/>
              <w:marBottom w:val="0"/>
              <w:divBdr>
                <w:top w:val="none" w:sz="0" w:space="0" w:color="auto"/>
                <w:left w:val="none" w:sz="0" w:space="0" w:color="auto"/>
                <w:bottom w:val="none" w:sz="0" w:space="0" w:color="auto"/>
                <w:right w:val="none" w:sz="0" w:space="0" w:color="auto"/>
              </w:divBdr>
            </w:div>
            <w:div w:id="1463577811">
              <w:marLeft w:val="0"/>
              <w:marRight w:val="0"/>
              <w:marTop w:val="0"/>
              <w:marBottom w:val="0"/>
              <w:divBdr>
                <w:top w:val="none" w:sz="0" w:space="0" w:color="auto"/>
                <w:left w:val="none" w:sz="0" w:space="0" w:color="auto"/>
                <w:bottom w:val="none" w:sz="0" w:space="0" w:color="auto"/>
                <w:right w:val="none" w:sz="0" w:space="0" w:color="auto"/>
              </w:divBdr>
            </w:div>
            <w:div w:id="230194072">
              <w:marLeft w:val="0"/>
              <w:marRight w:val="0"/>
              <w:marTop w:val="0"/>
              <w:marBottom w:val="0"/>
              <w:divBdr>
                <w:top w:val="none" w:sz="0" w:space="0" w:color="auto"/>
                <w:left w:val="none" w:sz="0" w:space="0" w:color="auto"/>
                <w:bottom w:val="none" w:sz="0" w:space="0" w:color="auto"/>
                <w:right w:val="none" w:sz="0" w:space="0" w:color="auto"/>
              </w:divBdr>
            </w:div>
            <w:div w:id="780496697">
              <w:marLeft w:val="0"/>
              <w:marRight w:val="0"/>
              <w:marTop w:val="0"/>
              <w:marBottom w:val="0"/>
              <w:divBdr>
                <w:top w:val="none" w:sz="0" w:space="0" w:color="auto"/>
                <w:left w:val="none" w:sz="0" w:space="0" w:color="auto"/>
                <w:bottom w:val="none" w:sz="0" w:space="0" w:color="auto"/>
                <w:right w:val="none" w:sz="0" w:space="0" w:color="auto"/>
              </w:divBdr>
            </w:div>
            <w:div w:id="414205559">
              <w:marLeft w:val="0"/>
              <w:marRight w:val="0"/>
              <w:marTop w:val="0"/>
              <w:marBottom w:val="0"/>
              <w:divBdr>
                <w:top w:val="none" w:sz="0" w:space="0" w:color="auto"/>
                <w:left w:val="none" w:sz="0" w:space="0" w:color="auto"/>
                <w:bottom w:val="none" w:sz="0" w:space="0" w:color="auto"/>
                <w:right w:val="none" w:sz="0" w:space="0" w:color="auto"/>
              </w:divBdr>
            </w:div>
            <w:div w:id="1309171377">
              <w:marLeft w:val="0"/>
              <w:marRight w:val="0"/>
              <w:marTop w:val="0"/>
              <w:marBottom w:val="0"/>
              <w:divBdr>
                <w:top w:val="none" w:sz="0" w:space="0" w:color="auto"/>
                <w:left w:val="none" w:sz="0" w:space="0" w:color="auto"/>
                <w:bottom w:val="none" w:sz="0" w:space="0" w:color="auto"/>
                <w:right w:val="none" w:sz="0" w:space="0" w:color="auto"/>
              </w:divBdr>
            </w:div>
            <w:div w:id="1670594782">
              <w:marLeft w:val="0"/>
              <w:marRight w:val="0"/>
              <w:marTop w:val="0"/>
              <w:marBottom w:val="0"/>
              <w:divBdr>
                <w:top w:val="none" w:sz="0" w:space="0" w:color="auto"/>
                <w:left w:val="none" w:sz="0" w:space="0" w:color="auto"/>
                <w:bottom w:val="none" w:sz="0" w:space="0" w:color="auto"/>
                <w:right w:val="none" w:sz="0" w:space="0" w:color="auto"/>
              </w:divBdr>
            </w:div>
            <w:div w:id="466438325">
              <w:marLeft w:val="0"/>
              <w:marRight w:val="0"/>
              <w:marTop w:val="0"/>
              <w:marBottom w:val="0"/>
              <w:divBdr>
                <w:top w:val="none" w:sz="0" w:space="0" w:color="auto"/>
                <w:left w:val="none" w:sz="0" w:space="0" w:color="auto"/>
                <w:bottom w:val="none" w:sz="0" w:space="0" w:color="auto"/>
                <w:right w:val="none" w:sz="0" w:space="0" w:color="auto"/>
              </w:divBdr>
            </w:div>
            <w:div w:id="2020112944">
              <w:marLeft w:val="0"/>
              <w:marRight w:val="0"/>
              <w:marTop w:val="0"/>
              <w:marBottom w:val="0"/>
              <w:divBdr>
                <w:top w:val="none" w:sz="0" w:space="0" w:color="auto"/>
                <w:left w:val="none" w:sz="0" w:space="0" w:color="auto"/>
                <w:bottom w:val="none" w:sz="0" w:space="0" w:color="auto"/>
                <w:right w:val="none" w:sz="0" w:space="0" w:color="auto"/>
              </w:divBdr>
            </w:div>
            <w:div w:id="841775828">
              <w:marLeft w:val="0"/>
              <w:marRight w:val="0"/>
              <w:marTop w:val="0"/>
              <w:marBottom w:val="0"/>
              <w:divBdr>
                <w:top w:val="none" w:sz="0" w:space="0" w:color="auto"/>
                <w:left w:val="none" w:sz="0" w:space="0" w:color="auto"/>
                <w:bottom w:val="none" w:sz="0" w:space="0" w:color="auto"/>
                <w:right w:val="none" w:sz="0" w:space="0" w:color="auto"/>
              </w:divBdr>
            </w:div>
            <w:div w:id="1150361930">
              <w:marLeft w:val="0"/>
              <w:marRight w:val="0"/>
              <w:marTop w:val="0"/>
              <w:marBottom w:val="0"/>
              <w:divBdr>
                <w:top w:val="none" w:sz="0" w:space="0" w:color="auto"/>
                <w:left w:val="none" w:sz="0" w:space="0" w:color="auto"/>
                <w:bottom w:val="none" w:sz="0" w:space="0" w:color="auto"/>
                <w:right w:val="none" w:sz="0" w:space="0" w:color="auto"/>
              </w:divBdr>
            </w:div>
            <w:div w:id="700209201">
              <w:marLeft w:val="0"/>
              <w:marRight w:val="0"/>
              <w:marTop w:val="0"/>
              <w:marBottom w:val="0"/>
              <w:divBdr>
                <w:top w:val="none" w:sz="0" w:space="0" w:color="auto"/>
                <w:left w:val="none" w:sz="0" w:space="0" w:color="auto"/>
                <w:bottom w:val="none" w:sz="0" w:space="0" w:color="auto"/>
                <w:right w:val="none" w:sz="0" w:space="0" w:color="auto"/>
              </w:divBdr>
            </w:div>
            <w:div w:id="1834488130">
              <w:marLeft w:val="0"/>
              <w:marRight w:val="0"/>
              <w:marTop w:val="0"/>
              <w:marBottom w:val="0"/>
              <w:divBdr>
                <w:top w:val="none" w:sz="0" w:space="0" w:color="auto"/>
                <w:left w:val="none" w:sz="0" w:space="0" w:color="auto"/>
                <w:bottom w:val="none" w:sz="0" w:space="0" w:color="auto"/>
                <w:right w:val="none" w:sz="0" w:space="0" w:color="auto"/>
              </w:divBdr>
            </w:div>
            <w:div w:id="267346863">
              <w:marLeft w:val="0"/>
              <w:marRight w:val="0"/>
              <w:marTop w:val="0"/>
              <w:marBottom w:val="0"/>
              <w:divBdr>
                <w:top w:val="none" w:sz="0" w:space="0" w:color="auto"/>
                <w:left w:val="none" w:sz="0" w:space="0" w:color="auto"/>
                <w:bottom w:val="none" w:sz="0" w:space="0" w:color="auto"/>
                <w:right w:val="none" w:sz="0" w:space="0" w:color="auto"/>
              </w:divBdr>
            </w:div>
            <w:div w:id="1432706058">
              <w:marLeft w:val="0"/>
              <w:marRight w:val="0"/>
              <w:marTop w:val="0"/>
              <w:marBottom w:val="0"/>
              <w:divBdr>
                <w:top w:val="none" w:sz="0" w:space="0" w:color="auto"/>
                <w:left w:val="none" w:sz="0" w:space="0" w:color="auto"/>
                <w:bottom w:val="none" w:sz="0" w:space="0" w:color="auto"/>
                <w:right w:val="none" w:sz="0" w:space="0" w:color="auto"/>
              </w:divBdr>
            </w:div>
            <w:div w:id="363599238">
              <w:marLeft w:val="0"/>
              <w:marRight w:val="0"/>
              <w:marTop w:val="0"/>
              <w:marBottom w:val="0"/>
              <w:divBdr>
                <w:top w:val="none" w:sz="0" w:space="0" w:color="auto"/>
                <w:left w:val="none" w:sz="0" w:space="0" w:color="auto"/>
                <w:bottom w:val="none" w:sz="0" w:space="0" w:color="auto"/>
                <w:right w:val="none" w:sz="0" w:space="0" w:color="auto"/>
              </w:divBdr>
            </w:div>
            <w:div w:id="1428113099">
              <w:marLeft w:val="0"/>
              <w:marRight w:val="0"/>
              <w:marTop w:val="0"/>
              <w:marBottom w:val="0"/>
              <w:divBdr>
                <w:top w:val="none" w:sz="0" w:space="0" w:color="auto"/>
                <w:left w:val="none" w:sz="0" w:space="0" w:color="auto"/>
                <w:bottom w:val="none" w:sz="0" w:space="0" w:color="auto"/>
                <w:right w:val="none" w:sz="0" w:space="0" w:color="auto"/>
              </w:divBdr>
            </w:div>
            <w:div w:id="1739285912">
              <w:marLeft w:val="0"/>
              <w:marRight w:val="0"/>
              <w:marTop w:val="0"/>
              <w:marBottom w:val="0"/>
              <w:divBdr>
                <w:top w:val="none" w:sz="0" w:space="0" w:color="auto"/>
                <w:left w:val="none" w:sz="0" w:space="0" w:color="auto"/>
                <w:bottom w:val="none" w:sz="0" w:space="0" w:color="auto"/>
                <w:right w:val="none" w:sz="0" w:space="0" w:color="auto"/>
              </w:divBdr>
            </w:div>
            <w:div w:id="535433710">
              <w:marLeft w:val="0"/>
              <w:marRight w:val="0"/>
              <w:marTop w:val="0"/>
              <w:marBottom w:val="0"/>
              <w:divBdr>
                <w:top w:val="none" w:sz="0" w:space="0" w:color="auto"/>
                <w:left w:val="none" w:sz="0" w:space="0" w:color="auto"/>
                <w:bottom w:val="none" w:sz="0" w:space="0" w:color="auto"/>
                <w:right w:val="none" w:sz="0" w:space="0" w:color="auto"/>
              </w:divBdr>
            </w:div>
            <w:div w:id="1436705439">
              <w:marLeft w:val="0"/>
              <w:marRight w:val="0"/>
              <w:marTop w:val="0"/>
              <w:marBottom w:val="0"/>
              <w:divBdr>
                <w:top w:val="none" w:sz="0" w:space="0" w:color="auto"/>
                <w:left w:val="none" w:sz="0" w:space="0" w:color="auto"/>
                <w:bottom w:val="none" w:sz="0" w:space="0" w:color="auto"/>
                <w:right w:val="none" w:sz="0" w:space="0" w:color="auto"/>
              </w:divBdr>
            </w:div>
            <w:div w:id="449781640">
              <w:marLeft w:val="0"/>
              <w:marRight w:val="0"/>
              <w:marTop w:val="0"/>
              <w:marBottom w:val="0"/>
              <w:divBdr>
                <w:top w:val="none" w:sz="0" w:space="0" w:color="auto"/>
                <w:left w:val="none" w:sz="0" w:space="0" w:color="auto"/>
                <w:bottom w:val="none" w:sz="0" w:space="0" w:color="auto"/>
                <w:right w:val="none" w:sz="0" w:space="0" w:color="auto"/>
              </w:divBdr>
            </w:div>
            <w:div w:id="1132097779">
              <w:marLeft w:val="0"/>
              <w:marRight w:val="0"/>
              <w:marTop w:val="0"/>
              <w:marBottom w:val="0"/>
              <w:divBdr>
                <w:top w:val="none" w:sz="0" w:space="0" w:color="auto"/>
                <w:left w:val="none" w:sz="0" w:space="0" w:color="auto"/>
                <w:bottom w:val="none" w:sz="0" w:space="0" w:color="auto"/>
                <w:right w:val="none" w:sz="0" w:space="0" w:color="auto"/>
              </w:divBdr>
            </w:div>
            <w:div w:id="1286039352">
              <w:marLeft w:val="0"/>
              <w:marRight w:val="0"/>
              <w:marTop w:val="0"/>
              <w:marBottom w:val="0"/>
              <w:divBdr>
                <w:top w:val="none" w:sz="0" w:space="0" w:color="auto"/>
                <w:left w:val="none" w:sz="0" w:space="0" w:color="auto"/>
                <w:bottom w:val="none" w:sz="0" w:space="0" w:color="auto"/>
                <w:right w:val="none" w:sz="0" w:space="0" w:color="auto"/>
              </w:divBdr>
            </w:div>
            <w:div w:id="1835144131">
              <w:marLeft w:val="0"/>
              <w:marRight w:val="0"/>
              <w:marTop w:val="0"/>
              <w:marBottom w:val="0"/>
              <w:divBdr>
                <w:top w:val="none" w:sz="0" w:space="0" w:color="auto"/>
                <w:left w:val="none" w:sz="0" w:space="0" w:color="auto"/>
                <w:bottom w:val="none" w:sz="0" w:space="0" w:color="auto"/>
                <w:right w:val="none" w:sz="0" w:space="0" w:color="auto"/>
              </w:divBdr>
            </w:div>
            <w:div w:id="625698090">
              <w:marLeft w:val="0"/>
              <w:marRight w:val="0"/>
              <w:marTop w:val="0"/>
              <w:marBottom w:val="0"/>
              <w:divBdr>
                <w:top w:val="none" w:sz="0" w:space="0" w:color="auto"/>
                <w:left w:val="none" w:sz="0" w:space="0" w:color="auto"/>
                <w:bottom w:val="none" w:sz="0" w:space="0" w:color="auto"/>
                <w:right w:val="none" w:sz="0" w:space="0" w:color="auto"/>
              </w:divBdr>
            </w:div>
            <w:div w:id="640227888">
              <w:marLeft w:val="0"/>
              <w:marRight w:val="0"/>
              <w:marTop w:val="0"/>
              <w:marBottom w:val="0"/>
              <w:divBdr>
                <w:top w:val="none" w:sz="0" w:space="0" w:color="auto"/>
                <w:left w:val="none" w:sz="0" w:space="0" w:color="auto"/>
                <w:bottom w:val="none" w:sz="0" w:space="0" w:color="auto"/>
                <w:right w:val="none" w:sz="0" w:space="0" w:color="auto"/>
              </w:divBdr>
            </w:div>
            <w:div w:id="776750543">
              <w:marLeft w:val="0"/>
              <w:marRight w:val="0"/>
              <w:marTop w:val="0"/>
              <w:marBottom w:val="0"/>
              <w:divBdr>
                <w:top w:val="none" w:sz="0" w:space="0" w:color="auto"/>
                <w:left w:val="none" w:sz="0" w:space="0" w:color="auto"/>
                <w:bottom w:val="none" w:sz="0" w:space="0" w:color="auto"/>
                <w:right w:val="none" w:sz="0" w:space="0" w:color="auto"/>
              </w:divBdr>
            </w:div>
            <w:div w:id="563679747">
              <w:marLeft w:val="0"/>
              <w:marRight w:val="0"/>
              <w:marTop w:val="0"/>
              <w:marBottom w:val="0"/>
              <w:divBdr>
                <w:top w:val="none" w:sz="0" w:space="0" w:color="auto"/>
                <w:left w:val="none" w:sz="0" w:space="0" w:color="auto"/>
                <w:bottom w:val="none" w:sz="0" w:space="0" w:color="auto"/>
                <w:right w:val="none" w:sz="0" w:space="0" w:color="auto"/>
              </w:divBdr>
            </w:div>
            <w:div w:id="2146467334">
              <w:marLeft w:val="0"/>
              <w:marRight w:val="0"/>
              <w:marTop w:val="0"/>
              <w:marBottom w:val="0"/>
              <w:divBdr>
                <w:top w:val="none" w:sz="0" w:space="0" w:color="auto"/>
                <w:left w:val="none" w:sz="0" w:space="0" w:color="auto"/>
                <w:bottom w:val="none" w:sz="0" w:space="0" w:color="auto"/>
                <w:right w:val="none" w:sz="0" w:space="0" w:color="auto"/>
              </w:divBdr>
            </w:div>
            <w:div w:id="1584417754">
              <w:marLeft w:val="0"/>
              <w:marRight w:val="0"/>
              <w:marTop w:val="0"/>
              <w:marBottom w:val="0"/>
              <w:divBdr>
                <w:top w:val="none" w:sz="0" w:space="0" w:color="auto"/>
                <w:left w:val="none" w:sz="0" w:space="0" w:color="auto"/>
                <w:bottom w:val="none" w:sz="0" w:space="0" w:color="auto"/>
                <w:right w:val="none" w:sz="0" w:space="0" w:color="auto"/>
              </w:divBdr>
            </w:div>
            <w:div w:id="88351277">
              <w:marLeft w:val="0"/>
              <w:marRight w:val="0"/>
              <w:marTop w:val="0"/>
              <w:marBottom w:val="0"/>
              <w:divBdr>
                <w:top w:val="none" w:sz="0" w:space="0" w:color="auto"/>
                <w:left w:val="none" w:sz="0" w:space="0" w:color="auto"/>
                <w:bottom w:val="none" w:sz="0" w:space="0" w:color="auto"/>
                <w:right w:val="none" w:sz="0" w:space="0" w:color="auto"/>
              </w:divBdr>
            </w:div>
            <w:div w:id="452986864">
              <w:marLeft w:val="0"/>
              <w:marRight w:val="0"/>
              <w:marTop w:val="0"/>
              <w:marBottom w:val="0"/>
              <w:divBdr>
                <w:top w:val="none" w:sz="0" w:space="0" w:color="auto"/>
                <w:left w:val="none" w:sz="0" w:space="0" w:color="auto"/>
                <w:bottom w:val="none" w:sz="0" w:space="0" w:color="auto"/>
                <w:right w:val="none" w:sz="0" w:space="0" w:color="auto"/>
              </w:divBdr>
            </w:div>
            <w:div w:id="2129548253">
              <w:marLeft w:val="0"/>
              <w:marRight w:val="0"/>
              <w:marTop w:val="0"/>
              <w:marBottom w:val="0"/>
              <w:divBdr>
                <w:top w:val="none" w:sz="0" w:space="0" w:color="auto"/>
                <w:left w:val="none" w:sz="0" w:space="0" w:color="auto"/>
                <w:bottom w:val="none" w:sz="0" w:space="0" w:color="auto"/>
                <w:right w:val="none" w:sz="0" w:space="0" w:color="auto"/>
              </w:divBdr>
            </w:div>
            <w:div w:id="1925333915">
              <w:marLeft w:val="0"/>
              <w:marRight w:val="0"/>
              <w:marTop w:val="0"/>
              <w:marBottom w:val="0"/>
              <w:divBdr>
                <w:top w:val="none" w:sz="0" w:space="0" w:color="auto"/>
                <w:left w:val="none" w:sz="0" w:space="0" w:color="auto"/>
                <w:bottom w:val="none" w:sz="0" w:space="0" w:color="auto"/>
                <w:right w:val="none" w:sz="0" w:space="0" w:color="auto"/>
              </w:divBdr>
            </w:div>
            <w:div w:id="477724397">
              <w:marLeft w:val="0"/>
              <w:marRight w:val="0"/>
              <w:marTop w:val="0"/>
              <w:marBottom w:val="0"/>
              <w:divBdr>
                <w:top w:val="none" w:sz="0" w:space="0" w:color="auto"/>
                <w:left w:val="none" w:sz="0" w:space="0" w:color="auto"/>
                <w:bottom w:val="none" w:sz="0" w:space="0" w:color="auto"/>
                <w:right w:val="none" w:sz="0" w:space="0" w:color="auto"/>
              </w:divBdr>
            </w:div>
            <w:div w:id="31930341">
              <w:marLeft w:val="0"/>
              <w:marRight w:val="0"/>
              <w:marTop w:val="0"/>
              <w:marBottom w:val="0"/>
              <w:divBdr>
                <w:top w:val="none" w:sz="0" w:space="0" w:color="auto"/>
                <w:left w:val="none" w:sz="0" w:space="0" w:color="auto"/>
                <w:bottom w:val="none" w:sz="0" w:space="0" w:color="auto"/>
                <w:right w:val="none" w:sz="0" w:space="0" w:color="auto"/>
              </w:divBdr>
            </w:div>
            <w:div w:id="1915627313">
              <w:marLeft w:val="0"/>
              <w:marRight w:val="0"/>
              <w:marTop w:val="0"/>
              <w:marBottom w:val="0"/>
              <w:divBdr>
                <w:top w:val="none" w:sz="0" w:space="0" w:color="auto"/>
                <w:left w:val="none" w:sz="0" w:space="0" w:color="auto"/>
                <w:bottom w:val="none" w:sz="0" w:space="0" w:color="auto"/>
                <w:right w:val="none" w:sz="0" w:space="0" w:color="auto"/>
              </w:divBdr>
            </w:div>
            <w:div w:id="196506970">
              <w:marLeft w:val="0"/>
              <w:marRight w:val="0"/>
              <w:marTop w:val="0"/>
              <w:marBottom w:val="0"/>
              <w:divBdr>
                <w:top w:val="none" w:sz="0" w:space="0" w:color="auto"/>
                <w:left w:val="none" w:sz="0" w:space="0" w:color="auto"/>
                <w:bottom w:val="none" w:sz="0" w:space="0" w:color="auto"/>
                <w:right w:val="none" w:sz="0" w:space="0" w:color="auto"/>
              </w:divBdr>
            </w:div>
            <w:div w:id="532307525">
              <w:marLeft w:val="0"/>
              <w:marRight w:val="0"/>
              <w:marTop w:val="0"/>
              <w:marBottom w:val="0"/>
              <w:divBdr>
                <w:top w:val="none" w:sz="0" w:space="0" w:color="auto"/>
                <w:left w:val="none" w:sz="0" w:space="0" w:color="auto"/>
                <w:bottom w:val="none" w:sz="0" w:space="0" w:color="auto"/>
                <w:right w:val="none" w:sz="0" w:space="0" w:color="auto"/>
              </w:divBdr>
            </w:div>
            <w:div w:id="752511731">
              <w:marLeft w:val="0"/>
              <w:marRight w:val="0"/>
              <w:marTop w:val="0"/>
              <w:marBottom w:val="0"/>
              <w:divBdr>
                <w:top w:val="none" w:sz="0" w:space="0" w:color="auto"/>
                <w:left w:val="none" w:sz="0" w:space="0" w:color="auto"/>
                <w:bottom w:val="none" w:sz="0" w:space="0" w:color="auto"/>
                <w:right w:val="none" w:sz="0" w:space="0" w:color="auto"/>
              </w:divBdr>
            </w:div>
            <w:div w:id="170221588">
              <w:marLeft w:val="0"/>
              <w:marRight w:val="0"/>
              <w:marTop w:val="0"/>
              <w:marBottom w:val="0"/>
              <w:divBdr>
                <w:top w:val="none" w:sz="0" w:space="0" w:color="auto"/>
                <w:left w:val="none" w:sz="0" w:space="0" w:color="auto"/>
                <w:bottom w:val="none" w:sz="0" w:space="0" w:color="auto"/>
                <w:right w:val="none" w:sz="0" w:space="0" w:color="auto"/>
              </w:divBdr>
            </w:div>
            <w:div w:id="1414935978">
              <w:marLeft w:val="0"/>
              <w:marRight w:val="0"/>
              <w:marTop w:val="0"/>
              <w:marBottom w:val="0"/>
              <w:divBdr>
                <w:top w:val="none" w:sz="0" w:space="0" w:color="auto"/>
                <w:left w:val="none" w:sz="0" w:space="0" w:color="auto"/>
                <w:bottom w:val="none" w:sz="0" w:space="0" w:color="auto"/>
                <w:right w:val="none" w:sz="0" w:space="0" w:color="auto"/>
              </w:divBdr>
              <w:divsChild>
                <w:div w:id="377433122">
                  <w:marLeft w:val="0"/>
                  <w:marRight w:val="0"/>
                  <w:marTop w:val="0"/>
                  <w:marBottom w:val="0"/>
                  <w:divBdr>
                    <w:top w:val="none" w:sz="0" w:space="0" w:color="auto"/>
                    <w:left w:val="none" w:sz="0" w:space="0" w:color="auto"/>
                    <w:bottom w:val="none" w:sz="0" w:space="0" w:color="auto"/>
                    <w:right w:val="none" w:sz="0" w:space="0" w:color="auto"/>
                  </w:divBdr>
                </w:div>
                <w:div w:id="740714088">
                  <w:marLeft w:val="0"/>
                  <w:marRight w:val="0"/>
                  <w:marTop w:val="0"/>
                  <w:marBottom w:val="0"/>
                  <w:divBdr>
                    <w:top w:val="none" w:sz="0" w:space="0" w:color="auto"/>
                    <w:left w:val="none" w:sz="0" w:space="0" w:color="auto"/>
                    <w:bottom w:val="none" w:sz="0" w:space="0" w:color="auto"/>
                    <w:right w:val="none" w:sz="0" w:space="0" w:color="auto"/>
                  </w:divBdr>
                </w:div>
                <w:div w:id="997802851">
                  <w:marLeft w:val="0"/>
                  <w:marRight w:val="0"/>
                  <w:marTop w:val="0"/>
                  <w:marBottom w:val="0"/>
                  <w:divBdr>
                    <w:top w:val="none" w:sz="0" w:space="0" w:color="auto"/>
                    <w:left w:val="none" w:sz="0" w:space="0" w:color="auto"/>
                    <w:bottom w:val="none" w:sz="0" w:space="0" w:color="auto"/>
                    <w:right w:val="none" w:sz="0" w:space="0" w:color="auto"/>
                  </w:divBdr>
                </w:div>
                <w:div w:id="913471375">
                  <w:marLeft w:val="0"/>
                  <w:marRight w:val="0"/>
                  <w:marTop w:val="0"/>
                  <w:marBottom w:val="0"/>
                  <w:divBdr>
                    <w:top w:val="none" w:sz="0" w:space="0" w:color="auto"/>
                    <w:left w:val="none" w:sz="0" w:space="0" w:color="auto"/>
                    <w:bottom w:val="none" w:sz="0" w:space="0" w:color="auto"/>
                    <w:right w:val="none" w:sz="0" w:space="0" w:color="auto"/>
                  </w:divBdr>
                </w:div>
                <w:div w:id="1569344373">
                  <w:marLeft w:val="0"/>
                  <w:marRight w:val="0"/>
                  <w:marTop w:val="0"/>
                  <w:marBottom w:val="0"/>
                  <w:divBdr>
                    <w:top w:val="none" w:sz="0" w:space="0" w:color="auto"/>
                    <w:left w:val="none" w:sz="0" w:space="0" w:color="auto"/>
                    <w:bottom w:val="none" w:sz="0" w:space="0" w:color="auto"/>
                    <w:right w:val="none" w:sz="0" w:space="0" w:color="auto"/>
                  </w:divBdr>
                </w:div>
                <w:div w:id="1398817226">
                  <w:marLeft w:val="0"/>
                  <w:marRight w:val="0"/>
                  <w:marTop w:val="0"/>
                  <w:marBottom w:val="0"/>
                  <w:divBdr>
                    <w:top w:val="none" w:sz="0" w:space="0" w:color="auto"/>
                    <w:left w:val="none" w:sz="0" w:space="0" w:color="auto"/>
                    <w:bottom w:val="none" w:sz="0" w:space="0" w:color="auto"/>
                    <w:right w:val="none" w:sz="0" w:space="0" w:color="auto"/>
                  </w:divBdr>
                </w:div>
                <w:div w:id="58021346">
                  <w:marLeft w:val="0"/>
                  <w:marRight w:val="0"/>
                  <w:marTop w:val="0"/>
                  <w:marBottom w:val="0"/>
                  <w:divBdr>
                    <w:top w:val="none" w:sz="0" w:space="0" w:color="auto"/>
                    <w:left w:val="none" w:sz="0" w:space="0" w:color="auto"/>
                    <w:bottom w:val="none" w:sz="0" w:space="0" w:color="auto"/>
                    <w:right w:val="none" w:sz="0" w:space="0" w:color="auto"/>
                  </w:divBdr>
                </w:div>
                <w:div w:id="1688485670">
                  <w:marLeft w:val="0"/>
                  <w:marRight w:val="0"/>
                  <w:marTop w:val="0"/>
                  <w:marBottom w:val="0"/>
                  <w:divBdr>
                    <w:top w:val="none" w:sz="0" w:space="0" w:color="auto"/>
                    <w:left w:val="none" w:sz="0" w:space="0" w:color="auto"/>
                    <w:bottom w:val="none" w:sz="0" w:space="0" w:color="auto"/>
                    <w:right w:val="none" w:sz="0" w:space="0" w:color="auto"/>
                  </w:divBdr>
                </w:div>
                <w:div w:id="621151640">
                  <w:marLeft w:val="0"/>
                  <w:marRight w:val="0"/>
                  <w:marTop w:val="0"/>
                  <w:marBottom w:val="0"/>
                  <w:divBdr>
                    <w:top w:val="none" w:sz="0" w:space="0" w:color="auto"/>
                    <w:left w:val="none" w:sz="0" w:space="0" w:color="auto"/>
                    <w:bottom w:val="none" w:sz="0" w:space="0" w:color="auto"/>
                    <w:right w:val="none" w:sz="0" w:space="0" w:color="auto"/>
                  </w:divBdr>
                </w:div>
                <w:div w:id="732511062">
                  <w:marLeft w:val="0"/>
                  <w:marRight w:val="0"/>
                  <w:marTop w:val="0"/>
                  <w:marBottom w:val="0"/>
                  <w:divBdr>
                    <w:top w:val="none" w:sz="0" w:space="0" w:color="auto"/>
                    <w:left w:val="none" w:sz="0" w:space="0" w:color="auto"/>
                    <w:bottom w:val="none" w:sz="0" w:space="0" w:color="auto"/>
                    <w:right w:val="none" w:sz="0" w:space="0" w:color="auto"/>
                  </w:divBdr>
                </w:div>
                <w:div w:id="2098748519">
                  <w:marLeft w:val="0"/>
                  <w:marRight w:val="0"/>
                  <w:marTop w:val="0"/>
                  <w:marBottom w:val="0"/>
                  <w:divBdr>
                    <w:top w:val="none" w:sz="0" w:space="0" w:color="auto"/>
                    <w:left w:val="none" w:sz="0" w:space="0" w:color="auto"/>
                    <w:bottom w:val="none" w:sz="0" w:space="0" w:color="auto"/>
                    <w:right w:val="none" w:sz="0" w:space="0" w:color="auto"/>
                  </w:divBdr>
                </w:div>
                <w:div w:id="145054949">
                  <w:marLeft w:val="0"/>
                  <w:marRight w:val="0"/>
                  <w:marTop w:val="0"/>
                  <w:marBottom w:val="0"/>
                  <w:divBdr>
                    <w:top w:val="none" w:sz="0" w:space="0" w:color="auto"/>
                    <w:left w:val="none" w:sz="0" w:space="0" w:color="auto"/>
                    <w:bottom w:val="none" w:sz="0" w:space="0" w:color="auto"/>
                    <w:right w:val="none" w:sz="0" w:space="0" w:color="auto"/>
                  </w:divBdr>
                </w:div>
                <w:div w:id="1558542305">
                  <w:marLeft w:val="0"/>
                  <w:marRight w:val="0"/>
                  <w:marTop w:val="0"/>
                  <w:marBottom w:val="0"/>
                  <w:divBdr>
                    <w:top w:val="none" w:sz="0" w:space="0" w:color="auto"/>
                    <w:left w:val="none" w:sz="0" w:space="0" w:color="auto"/>
                    <w:bottom w:val="none" w:sz="0" w:space="0" w:color="auto"/>
                    <w:right w:val="none" w:sz="0" w:space="0" w:color="auto"/>
                  </w:divBdr>
                </w:div>
                <w:div w:id="410930825">
                  <w:marLeft w:val="0"/>
                  <w:marRight w:val="0"/>
                  <w:marTop w:val="0"/>
                  <w:marBottom w:val="0"/>
                  <w:divBdr>
                    <w:top w:val="none" w:sz="0" w:space="0" w:color="auto"/>
                    <w:left w:val="none" w:sz="0" w:space="0" w:color="auto"/>
                    <w:bottom w:val="none" w:sz="0" w:space="0" w:color="auto"/>
                    <w:right w:val="none" w:sz="0" w:space="0" w:color="auto"/>
                  </w:divBdr>
                </w:div>
                <w:div w:id="1852721558">
                  <w:marLeft w:val="0"/>
                  <w:marRight w:val="0"/>
                  <w:marTop w:val="0"/>
                  <w:marBottom w:val="0"/>
                  <w:divBdr>
                    <w:top w:val="none" w:sz="0" w:space="0" w:color="auto"/>
                    <w:left w:val="none" w:sz="0" w:space="0" w:color="auto"/>
                    <w:bottom w:val="none" w:sz="0" w:space="0" w:color="auto"/>
                    <w:right w:val="none" w:sz="0" w:space="0" w:color="auto"/>
                  </w:divBdr>
                </w:div>
                <w:div w:id="226577661">
                  <w:marLeft w:val="0"/>
                  <w:marRight w:val="0"/>
                  <w:marTop w:val="0"/>
                  <w:marBottom w:val="0"/>
                  <w:divBdr>
                    <w:top w:val="none" w:sz="0" w:space="0" w:color="auto"/>
                    <w:left w:val="none" w:sz="0" w:space="0" w:color="auto"/>
                    <w:bottom w:val="none" w:sz="0" w:space="0" w:color="auto"/>
                    <w:right w:val="none" w:sz="0" w:space="0" w:color="auto"/>
                  </w:divBdr>
                </w:div>
                <w:div w:id="303433649">
                  <w:marLeft w:val="0"/>
                  <w:marRight w:val="0"/>
                  <w:marTop w:val="0"/>
                  <w:marBottom w:val="0"/>
                  <w:divBdr>
                    <w:top w:val="none" w:sz="0" w:space="0" w:color="auto"/>
                    <w:left w:val="none" w:sz="0" w:space="0" w:color="auto"/>
                    <w:bottom w:val="none" w:sz="0" w:space="0" w:color="auto"/>
                    <w:right w:val="none" w:sz="0" w:space="0" w:color="auto"/>
                  </w:divBdr>
                </w:div>
                <w:div w:id="219052443">
                  <w:marLeft w:val="0"/>
                  <w:marRight w:val="0"/>
                  <w:marTop w:val="0"/>
                  <w:marBottom w:val="0"/>
                  <w:divBdr>
                    <w:top w:val="none" w:sz="0" w:space="0" w:color="auto"/>
                    <w:left w:val="none" w:sz="0" w:space="0" w:color="auto"/>
                    <w:bottom w:val="none" w:sz="0" w:space="0" w:color="auto"/>
                    <w:right w:val="none" w:sz="0" w:space="0" w:color="auto"/>
                  </w:divBdr>
                </w:div>
                <w:div w:id="1554073036">
                  <w:marLeft w:val="0"/>
                  <w:marRight w:val="0"/>
                  <w:marTop w:val="0"/>
                  <w:marBottom w:val="0"/>
                  <w:divBdr>
                    <w:top w:val="none" w:sz="0" w:space="0" w:color="auto"/>
                    <w:left w:val="none" w:sz="0" w:space="0" w:color="auto"/>
                    <w:bottom w:val="none" w:sz="0" w:space="0" w:color="auto"/>
                    <w:right w:val="none" w:sz="0" w:space="0" w:color="auto"/>
                  </w:divBdr>
                </w:div>
                <w:div w:id="1217736087">
                  <w:marLeft w:val="0"/>
                  <w:marRight w:val="0"/>
                  <w:marTop w:val="0"/>
                  <w:marBottom w:val="0"/>
                  <w:divBdr>
                    <w:top w:val="none" w:sz="0" w:space="0" w:color="auto"/>
                    <w:left w:val="none" w:sz="0" w:space="0" w:color="auto"/>
                    <w:bottom w:val="none" w:sz="0" w:space="0" w:color="auto"/>
                    <w:right w:val="none" w:sz="0" w:space="0" w:color="auto"/>
                  </w:divBdr>
                </w:div>
                <w:div w:id="527108022">
                  <w:marLeft w:val="0"/>
                  <w:marRight w:val="0"/>
                  <w:marTop w:val="0"/>
                  <w:marBottom w:val="0"/>
                  <w:divBdr>
                    <w:top w:val="none" w:sz="0" w:space="0" w:color="auto"/>
                    <w:left w:val="none" w:sz="0" w:space="0" w:color="auto"/>
                    <w:bottom w:val="none" w:sz="0" w:space="0" w:color="auto"/>
                    <w:right w:val="none" w:sz="0" w:space="0" w:color="auto"/>
                  </w:divBdr>
                </w:div>
                <w:div w:id="1724136469">
                  <w:marLeft w:val="0"/>
                  <w:marRight w:val="0"/>
                  <w:marTop w:val="0"/>
                  <w:marBottom w:val="0"/>
                  <w:divBdr>
                    <w:top w:val="none" w:sz="0" w:space="0" w:color="auto"/>
                    <w:left w:val="none" w:sz="0" w:space="0" w:color="auto"/>
                    <w:bottom w:val="none" w:sz="0" w:space="0" w:color="auto"/>
                    <w:right w:val="none" w:sz="0" w:space="0" w:color="auto"/>
                  </w:divBdr>
                </w:div>
                <w:div w:id="507211327">
                  <w:marLeft w:val="0"/>
                  <w:marRight w:val="0"/>
                  <w:marTop w:val="0"/>
                  <w:marBottom w:val="0"/>
                  <w:divBdr>
                    <w:top w:val="none" w:sz="0" w:space="0" w:color="auto"/>
                    <w:left w:val="none" w:sz="0" w:space="0" w:color="auto"/>
                    <w:bottom w:val="none" w:sz="0" w:space="0" w:color="auto"/>
                    <w:right w:val="none" w:sz="0" w:space="0" w:color="auto"/>
                  </w:divBdr>
                </w:div>
                <w:div w:id="426198849">
                  <w:marLeft w:val="0"/>
                  <w:marRight w:val="0"/>
                  <w:marTop w:val="0"/>
                  <w:marBottom w:val="0"/>
                  <w:divBdr>
                    <w:top w:val="none" w:sz="0" w:space="0" w:color="auto"/>
                    <w:left w:val="none" w:sz="0" w:space="0" w:color="auto"/>
                    <w:bottom w:val="none" w:sz="0" w:space="0" w:color="auto"/>
                    <w:right w:val="none" w:sz="0" w:space="0" w:color="auto"/>
                  </w:divBdr>
                </w:div>
                <w:div w:id="852231176">
                  <w:marLeft w:val="0"/>
                  <w:marRight w:val="0"/>
                  <w:marTop w:val="0"/>
                  <w:marBottom w:val="0"/>
                  <w:divBdr>
                    <w:top w:val="none" w:sz="0" w:space="0" w:color="auto"/>
                    <w:left w:val="none" w:sz="0" w:space="0" w:color="auto"/>
                    <w:bottom w:val="none" w:sz="0" w:space="0" w:color="auto"/>
                    <w:right w:val="none" w:sz="0" w:space="0" w:color="auto"/>
                  </w:divBdr>
                </w:div>
                <w:div w:id="600260524">
                  <w:marLeft w:val="0"/>
                  <w:marRight w:val="0"/>
                  <w:marTop w:val="0"/>
                  <w:marBottom w:val="0"/>
                  <w:divBdr>
                    <w:top w:val="none" w:sz="0" w:space="0" w:color="auto"/>
                    <w:left w:val="none" w:sz="0" w:space="0" w:color="auto"/>
                    <w:bottom w:val="none" w:sz="0" w:space="0" w:color="auto"/>
                    <w:right w:val="none" w:sz="0" w:space="0" w:color="auto"/>
                  </w:divBdr>
                </w:div>
                <w:div w:id="1341661147">
                  <w:marLeft w:val="0"/>
                  <w:marRight w:val="0"/>
                  <w:marTop w:val="0"/>
                  <w:marBottom w:val="0"/>
                  <w:divBdr>
                    <w:top w:val="none" w:sz="0" w:space="0" w:color="auto"/>
                    <w:left w:val="none" w:sz="0" w:space="0" w:color="auto"/>
                    <w:bottom w:val="none" w:sz="0" w:space="0" w:color="auto"/>
                    <w:right w:val="none" w:sz="0" w:space="0" w:color="auto"/>
                  </w:divBdr>
                </w:div>
                <w:div w:id="453137992">
                  <w:marLeft w:val="0"/>
                  <w:marRight w:val="0"/>
                  <w:marTop w:val="0"/>
                  <w:marBottom w:val="0"/>
                  <w:divBdr>
                    <w:top w:val="none" w:sz="0" w:space="0" w:color="auto"/>
                    <w:left w:val="none" w:sz="0" w:space="0" w:color="auto"/>
                    <w:bottom w:val="none" w:sz="0" w:space="0" w:color="auto"/>
                    <w:right w:val="none" w:sz="0" w:space="0" w:color="auto"/>
                  </w:divBdr>
                </w:div>
                <w:div w:id="892932832">
                  <w:marLeft w:val="0"/>
                  <w:marRight w:val="0"/>
                  <w:marTop w:val="0"/>
                  <w:marBottom w:val="0"/>
                  <w:divBdr>
                    <w:top w:val="none" w:sz="0" w:space="0" w:color="auto"/>
                    <w:left w:val="none" w:sz="0" w:space="0" w:color="auto"/>
                    <w:bottom w:val="none" w:sz="0" w:space="0" w:color="auto"/>
                    <w:right w:val="none" w:sz="0" w:space="0" w:color="auto"/>
                  </w:divBdr>
                </w:div>
                <w:div w:id="567300845">
                  <w:marLeft w:val="0"/>
                  <w:marRight w:val="0"/>
                  <w:marTop w:val="0"/>
                  <w:marBottom w:val="0"/>
                  <w:divBdr>
                    <w:top w:val="none" w:sz="0" w:space="0" w:color="auto"/>
                    <w:left w:val="none" w:sz="0" w:space="0" w:color="auto"/>
                    <w:bottom w:val="none" w:sz="0" w:space="0" w:color="auto"/>
                    <w:right w:val="none" w:sz="0" w:space="0" w:color="auto"/>
                  </w:divBdr>
                </w:div>
                <w:div w:id="1684429717">
                  <w:marLeft w:val="0"/>
                  <w:marRight w:val="0"/>
                  <w:marTop w:val="0"/>
                  <w:marBottom w:val="0"/>
                  <w:divBdr>
                    <w:top w:val="none" w:sz="0" w:space="0" w:color="auto"/>
                    <w:left w:val="none" w:sz="0" w:space="0" w:color="auto"/>
                    <w:bottom w:val="none" w:sz="0" w:space="0" w:color="auto"/>
                    <w:right w:val="none" w:sz="0" w:space="0" w:color="auto"/>
                  </w:divBdr>
                </w:div>
                <w:div w:id="260341746">
                  <w:marLeft w:val="0"/>
                  <w:marRight w:val="0"/>
                  <w:marTop w:val="0"/>
                  <w:marBottom w:val="0"/>
                  <w:divBdr>
                    <w:top w:val="none" w:sz="0" w:space="0" w:color="auto"/>
                    <w:left w:val="none" w:sz="0" w:space="0" w:color="auto"/>
                    <w:bottom w:val="none" w:sz="0" w:space="0" w:color="auto"/>
                    <w:right w:val="none" w:sz="0" w:space="0" w:color="auto"/>
                  </w:divBdr>
                </w:div>
                <w:div w:id="118962637">
                  <w:marLeft w:val="0"/>
                  <w:marRight w:val="0"/>
                  <w:marTop w:val="0"/>
                  <w:marBottom w:val="0"/>
                  <w:divBdr>
                    <w:top w:val="none" w:sz="0" w:space="0" w:color="auto"/>
                    <w:left w:val="none" w:sz="0" w:space="0" w:color="auto"/>
                    <w:bottom w:val="none" w:sz="0" w:space="0" w:color="auto"/>
                    <w:right w:val="none" w:sz="0" w:space="0" w:color="auto"/>
                  </w:divBdr>
                </w:div>
                <w:div w:id="2116750830">
                  <w:marLeft w:val="0"/>
                  <w:marRight w:val="0"/>
                  <w:marTop w:val="0"/>
                  <w:marBottom w:val="0"/>
                  <w:divBdr>
                    <w:top w:val="none" w:sz="0" w:space="0" w:color="auto"/>
                    <w:left w:val="none" w:sz="0" w:space="0" w:color="auto"/>
                    <w:bottom w:val="none" w:sz="0" w:space="0" w:color="auto"/>
                    <w:right w:val="none" w:sz="0" w:space="0" w:color="auto"/>
                  </w:divBdr>
                </w:div>
                <w:div w:id="1598250717">
                  <w:marLeft w:val="0"/>
                  <w:marRight w:val="0"/>
                  <w:marTop w:val="0"/>
                  <w:marBottom w:val="0"/>
                  <w:divBdr>
                    <w:top w:val="none" w:sz="0" w:space="0" w:color="auto"/>
                    <w:left w:val="none" w:sz="0" w:space="0" w:color="auto"/>
                    <w:bottom w:val="none" w:sz="0" w:space="0" w:color="auto"/>
                    <w:right w:val="none" w:sz="0" w:space="0" w:color="auto"/>
                  </w:divBdr>
                </w:div>
                <w:div w:id="1840467338">
                  <w:marLeft w:val="0"/>
                  <w:marRight w:val="0"/>
                  <w:marTop w:val="0"/>
                  <w:marBottom w:val="0"/>
                  <w:divBdr>
                    <w:top w:val="none" w:sz="0" w:space="0" w:color="auto"/>
                    <w:left w:val="none" w:sz="0" w:space="0" w:color="auto"/>
                    <w:bottom w:val="none" w:sz="0" w:space="0" w:color="auto"/>
                    <w:right w:val="none" w:sz="0" w:space="0" w:color="auto"/>
                  </w:divBdr>
                </w:div>
                <w:div w:id="1083333392">
                  <w:marLeft w:val="0"/>
                  <w:marRight w:val="0"/>
                  <w:marTop w:val="0"/>
                  <w:marBottom w:val="0"/>
                  <w:divBdr>
                    <w:top w:val="none" w:sz="0" w:space="0" w:color="auto"/>
                    <w:left w:val="none" w:sz="0" w:space="0" w:color="auto"/>
                    <w:bottom w:val="none" w:sz="0" w:space="0" w:color="auto"/>
                    <w:right w:val="none" w:sz="0" w:space="0" w:color="auto"/>
                  </w:divBdr>
                </w:div>
                <w:div w:id="623578004">
                  <w:marLeft w:val="0"/>
                  <w:marRight w:val="0"/>
                  <w:marTop w:val="0"/>
                  <w:marBottom w:val="0"/>
                  <w:divBdr>
                    <w:top w:val="none" w:sz="0" w:space="0" w:color="auto"/>
                    <w:left w:val="none" w:sz="0" w:space="0" w:color="auto"/>
                    <w:bottom w:val="none" w:sz="0" w:space="0" w:color="auto"/>
                    <w:right w:val="none" w:sz="0" w:space="0" w:color="auto"/>
                  </w:divBdr>
                </w:div>
                <w:div w:id="985276694">
                  <w:marLeft w:val="0"/>
                  <w:marRight w:val="0"/>
                  <w:marTop w:val="0"/>
                  <w:marBottom w:val="0"/>
                  <w:divBdr>
                    <w:top w:val="none" w:sz="0" w:space="0" w:color="auto"/>
                    <w:left w:val="none" w:sz="0" w:space="0" w:color="auto"/>
                    <w:bottom w:val="none" w:sz="0" w:space="0" w:color="auto"/>
                    <w:right w:val="none" w:sz="0" w:space="0" w:color="auto"/>
                  </w:divBdr>
                </w:div>
                <w:div w:id="1358199127">
                  <w:marLeft w:val="0"/>
                  <w:marRight w:val="0"/>
                  <w:marTop w:val="0"/>
                  <w:marBottom w:val="0"/>
                  <w:divBdr>
                    <w:top w:val="none" w:sz="0" w:space="0" w:color="auto"/>
                    <w:left w:val="none" w:sz="0" w:space="0" w:color="auto"/>
                    <w:bottom w:val="none" w:sz="0" w:space="0" w:color="auto"/>
                    <w:right w:val="none" w:sz="0" w:space="0" w:color="auto"/>
                  </w:divBdr>
                </w:div>
                <w:div w:id="770466258">
                  <w:marLeft w:val="0"/>
                  <w:marRight w:val="0"/>
                  <w:marTop w:val="0"/>
                  <w:marBottom w:val="0"/>
                  <w:divBdr>
                    <w:top w:val="none" w:sz="0" w:space="0" w:color="auto"/>
                    <w:left w:val="none" w:sz="0" w:space="0" w:color="auto"/>
                    <w:bottom w:val="none" w:sz="0" w:space="0" w:color="auto"/>
                    <w:right w:val="none" w:sz="0" w:space="0" w:color="auto"/>
                  </w:divBdr>
                </w:div>
                <w:div w:id="1301501441">
                  <w:marLeft w:val="0"/>
                  <w:marRight w:val="0"/>
                  <w:marTop w:val="0"/>
                  <w:marBottom w:val="0"/>
                  <w:divBdr>
                    <w:top w:val="none" w:sz="0" w:space="0" w:color="auto"/>
                    <w:left w:val="none" w:sz="0" w:space="0" w:color="auto"/>
                    <w:bottom w:val="none" w:sz="0" w:space="0" w:color="auto"/>
                    <w:right w:val="none" w:sz="0" w:space="0" w:color="auto"/>
                  </w:divBdr>
                </w:div>
                <w:div w:id="381634203">
                  <w:marLeft w:val="0"/>
                  <w:marRight w:val="0"/>
                  <w:marTop w:val="0"/>
                  <w:marBottom w:val="0"/>
                  <w:divBdr>
                    <w:top w:val="none" w:sz="0" w:space="0" w:color="auto"/>
                    <w:left w:val="none" w:sz="0" w:space="0" w:color="auto"/>
                    <w:bottom w:val="none" w:sz="0" w:space="0" w:color="auto"/>
                    <w:right w:val="none" w:sz="0" w:space="0" w:color="auto"/>
                  </w:divBdr>
                </w:div>
                <w:div w:id="1117484096">
                  <w:marLeft w:val="0"/>
                  <w:marRight w:val="0"/>
                  <w:marTop w:val="0"/>
                  <w:marBottom w:val="0"/>
                  <w:divBdr>
                    <w:top w:val="none" w:sz="0" w:space="0" w:color="auto"/>
                    <w:left w:val="none" w:sz="0" w:space="0" w:color="auto"/>
                    <w:bottom w:val="none" w:sz="0" w:space="0" w:color="auto"/>
                    <w:right w:val="none" w:sz="0" w:space="0" w:color="auto"/>
                  </w:divBdr>
                </w:div>
                <w:div w:id="1573466652">
                  <w:marLeft w:val="0"/>
                  <w:marRight w:val="0"/>
                  <w:marTop w:val="0"/>
                  <w:marBottom w:val="0"/>
                  <w:divBdr>
                    <w:top w:val="none" w:sz="0" w:space="0" w:color="auto"/>
                    <w:left w:val="none" w:sz="0" w:space="0" w:color="auto"/>
                    <w:bottom w:val="none" w:sz="0" w:space="0" w:color="auto"/>
                    <w:right w:val="none" w:sz="0" w:space="0" w:color="auto"/>
                  </w:divBdr>
                </w:div>
                <w:div w:id="87313401">
                  <w:marLeft w:val="0"/>
                  <w:marRight w:val="0"/>
                  <w:marTop w:val="0"/>
                  <w:marBottom w:val="0"/>
                  <w:divBdr>
                    <w:top w:val="none" w:sz="0" w:space="0" w:color="auto"/>
                    <w:left w:val="none" w:sz="0" w:space="0" w:color="auto"/>
                    <w:bottom w:val="none" w:sz="0" w:space="0" w:color="auto"/>
                    <w:right w:val="none" w:sz="0" w:space="0" w:color="auto"/>
                  </w:divBdr>
                </w:div>
                <w:div w:id="683823032">
                  <w:marLeft w:val="0"/>
                  <w:marRight w:val="0"/>
                  <w:marTop w:val="0"/>
                  <w:marBottom w:val="0"/>
                  <w:divBdr>
                    <w:top w:val="none" w:sz="0" w:space="0" w:color="auto"/>
                    <w:left w:val="none" w:sz="0" w:space="0" w:color="auto"/>
                    <w:bottom w:val="none" w:sz="0" w:space="0" w:color="auto"/>
                    <w:right w:val="none" w:sz="0" w:space="0" w:color="auto"/>
                  </w:divBdr>
                </w:div>
                <w:div w:id="1661229633">
                  <w:marLeft w:val="0"/>
                  <w:marRight w:val="0"/>
                  <w:marTop w:val="0"/>
                  <w:marBottom w:val="0"/>
                  <w:divBdr>
                    <w:top w:val="none" w:sz="0" w:space="0" w:color="auto"/>
                    <w:left w:val="none" w:sz="0" w:space="0" w:color="auto"/>
                    <w:bottom w:val="none" w:sz="0" w:space="0" w:color="auto"/>
                    <w:right w:val="none" w:sz="0" w:space="0" w:color="auto"/>
                  </w:divBdr>
                </w:div>
                <w:div w:id="448622622">
                  <w:marLeft w:val="0"/>
                  <w:marRight w:val="0"/>
                  <w:marTop w:val="0"/>
                  <w:marBottom w:val="0"/>
                  <w:divBdr>
                    <w:top w:val="none" w:sz="0" w:space="0" w:color="auto"/>
                    <w:left w:val="none" w:sz="0" w:space="0" w:color="auto"/>
                    <w:bottom w:val="none" w:sz="0" w:space="0" w:color="auto"/>
                    <w:right w:val="none" w:sz="0" w:space="0" w:color="auto"/>
                  </w:divBdr>
                </w:div>
                <w:div w:id="1420174295">
                  <w:marLeft w:val="0"/>
                  <w:marRight w:val="0"/>
                  <w:marTop w:val="0"/>
                  <w:marBottom w:val="0"/>
                  <w:divBdr>
                    <w:top w:val="none" w:sz="0" w:space="0" w:color="auto"/>
                    <w:left w:val="none" w:sz="0" w:space="0" w:color="auto"/>
                    <w:bottom w:val="none" w:sz="0" w:space="0" w:color="auto"/>
                    <w:right w:val="none" w:sz="0" w:space="0" w:color="auto"/>
                  </w:divBdr>
                </w:div>
                <w:div w:id="232080699">
                  <w:marLeft w:val="0"/>
                  <w:marRight w:val="0"/>
                  <w:marTop w:val="0"/>
                  <w:marBottom w:val="0"/>
                  <w:divBdr>
                    <w:top w:val="none" w:sz="0" w:space="0" w:color="auto"/>
                    <w:left w:val="none" w:sz="0" w:space="0" w:color="auto"/>
                    <w:bottom w:val="none" w:sz="0" w:space="0" w:color="auto"/>
                    <w:right w:val="none" w:sz="0" w:space="0" w:color="auto"/>
                  </w:divBdr>
                </w:div>
                <w:div w:id="261374999">
                  <w:marLeft w:val="0"/>
                  <w:marRight w:val="0"/>
                  <w:marTop w:val="0"/>
                  <w:marBottom w:val="0"/>
                  <w:divBdr>
                    <w:top w:val="none" w:sz="0" w:space="0" w:color="auto"/>
                    <w:left w:val="none" w:sz="0" w:space="0" w:color="auto"/>
                    <w:bottom w:val="none" w:sz="0" w:space="0" w:color="auto"/>
                    <w:right w:val="none" w:sz="0" w:space="0" w:color="auto"/>
                  </w:divBdr>
                </w:div>
                <w:div w:id="1376660579">
                  <w:marLeft w:val="0"/>
                  <w:marRight w:val="0"/>
                  <w:marTop w:val="0"/>
                  <w:marBottom w:val="0"/>
                  <w:divBdr>
                    <w:top w:val="none" w:sz="0" w:space="0" w:color="auto"/>
                    <w:left w:val="none" w:sz="0" w:space="0" w:color="auto"/>
                    <w:bottom w:val="none" w:sz="0" w:space="0" w:color="auto"/>
                    <w:right w:val="none" w:sz="0" w:space="0" w:color="auto"/>
                  </w:divBdr>
                </w:div>
                <w:div w:id="1806391561">
                  <w:marLeft w:val="0"/>
                  <w:marRight w:val="0"/>
                  <w:marTop w:val="0"/>
                  <w:marBottom w:val="0"/>
                  <w:divBdr>
                    <w:top w:val="none" w:sz="0" w:space="0" w:color="auto"/>
                    <w:left w:val="none" w:sz="0" w:space="0" w:color="auto"/>
                    <w:bottom w:val="none" w:sz="0" w:space="0" w:color="auto"/>
                    <w:right w:val="none" w:sz="0" w:space="0" w:color="auto"/>
                  </w:divBdr>
                </w:div>
                <w:div w:id="1634141273">
                  <w:marLeft w:val="0"/>
                  <w:marRight w:val="0"/>
                  <w:marTop w:val="0"/>
                  <w:marBottom w:val="0"/>
                  <w:divBdr>
                    <w:top w:val="none" w:sz="0" w:space="0" w:color="auto"/>
                    <w:left w:val="none" w:sz="0" w:space="0" w:color="auto"/>
                    <w:bottom w:val="none" w:sz="0" w:space="0" w:color="auto"/>
                    <w:right w:val="none" w:sz="0" w:space="0" w:color="auto"/>
                  </w:divBdr>
                </w:div>
                <w:div w:id="1129935823">
                  <w:marLeft w:val="0"/>
                  <w:marRight w:val="0"/>
                  <w:marTop w:val="0"/>
                  <w:marBottom w:val="0"/>
                  <w:divBdr>
                    <w:top w:val="none" w:sz="0" w:space="0" w:color="auto"/>
                    <w:left w:val="none" w:sz="0" w:space="0" w:color="auto"/>
                    <w:bottom w:val="none" w:sz="0" w:space="0" w:color="auto"/>
                    <w:right w:val="none" w:sz="0" w:space="0" w:color="auto"/>
                  </w:divBdr>
                </w:div>
                <w:div w:id="1736272682">
                  <w:marLeft w:val="0"/>
                  <w:marRight w:val="0"/>
                  <w:marTop w:val="0"/>
                  <w:marBottom w:val="0"/>
                  <w:divBdr>
                    <w:top w:val="none" w:sz="0" w:space="0" w:color="auto"/>
                    <w:left w:val="none" w:sz="0" w:space="0" w:color="auto"/>
                    <w:bottom w:val="none" w:sz="0" w:space="0" w:color="auto"/>
                    <w:right w:val="none" w:sz="0" w:space="0" w:color="auto"/>
                  </w:divBdr>
                </w:div>
                <w:div w:id="1131362721">
                  <w:marLeft w:val="0"/>
                  <w:marRight w:val="0"/>
                  <w:marTop w:val="0"/>
                  <w:marBottom w:val="0"/>
                  <w:divBdr>
                    <w:top w:val="none" w:sz="0" w:space="0" w:color="auto"/>
                    <w:left w:val="none" w:sz="0" w:space="0" w:color="auto"/>
                    <w:bottom w:val="none" w:sz="0" w:space="0" w:color="auto"/>
                    <w:right w:val="none" w:sz="0" w:space="0" w:color="auto"/>
                  </w:divBdr>
                </w:div>
                <w:div w:id="1913851136">
                  <w:marLeft w:val="0"/>
                  <w:marRight w:val="0"/>
                  <w:marTop w:val="0"/>
                  <w:marBottom w:val="0"/>
                  <w:divBdr>
                    <w:top w:val="none" w:sz="0" w:space="0" w:color="auto"/>
                    <w:left w:val="none" w:sz="0" w:space="0" w:color="auto"/>
                    <w:bottom w:val="none" w:sz="0" w:space="0" w:color="auto"/>
                    <w:right w:val="none" w:sz="0" w:space="0" w:color="auto"/>
                  </w:divBdr>
                </w:div>
                <w:div w:id="962886003">
                  <w:marLeft w:val="0"/>
                  <w:marRight w:val="0"/>
                  <w:marTop w:val="0"/>
                  <w:marBottom w:val="0"/>
                  <w:divBdr>
                    <w:top w:val="none" w:sz="0" w:space="0" w:color="auto"/>
                    <w:left w:val="none" w:sz="0" w:space="0" w:color="auto"/>
                    <w:bottom w:val="none" w:sz="0" w:space="0" w:color="auto"/>
                    <w:right w:val="none" w:sz="0" w:space="0" w:color="auto"/>
                  </w:divBdr>
                </w:div>
                <w:div w:id="1435052758">
                  <w:marLeft w:val="0"/>
                  <w:marRight w:val="0"/>
                  <w:marTop w:val="0"/>
                  <w:marBottom w:val="0"/>
                  <w:divBdr>
                    <w:top w:val="none" w:sz="0" w:space="0" w:color="auto"/>
                    <w:left w:val="none" w:sz="0" w:space="0" w:color="auto"/>
                    <w:bottom w:val="none" w:sz="0" w:space="0" w:color="auto"/>
                    <w:right w:val="none" w:sz="0" w:space="0" w:color="auto"/>
                  </w:divBdr>
                </w:div>
                <w:div w:id="2025672580">
                  <w:marLeft w:val="0"/>
                  <w:marRight w:val="0"/>
                  <w:marTop w:val="0"/>
                  <w:marBottom w:val="0"/>
                  <w:divBdr>
                    <w:top w:val="none" w:sz="0" w:space="0" w:color="auto"/>
                    <w:left w:val="none" w:sz="0" w:space="0" w:color="auto"/>
                    <w:bottom w:val="none" w:sz="0" w:space="0" w:color="auto"/>
                    <w:right w:val="none" w:sz="0" w:space="0" w:color="auto"/>
                  </w:divBdr>
                </w:div>
                <w:div w:id="712341568">
                  <w:marLeft w:val="0"/>
                  <w:marRight w:val="0"/>
                  <w:marTop w:val="0"/>
                  <w:marBottom w:val="0"/>
                  <w:divBdr>
                    <w:top w:val="none" w:sz="0" w:space="0" w:color="auto"/>
                    <w:left w:val="none" w:sz="0" w:space="0" w:color="auto"/>
                    <w:bottom w:val="none" w:sz="0" w:space="0" w:color="auto"/>
                    <w:right w:val="none" w:sz="0" w:space="0" w:color="auto"/>
                  </w:divBdr>
                </w:div>
                <w:div w:id="1703557485">
                  <w:marLeft w:val="0"/>
                  <w:marRight w:val="0"/>
                  <w:marTop w:val="0"/>
                  <w:marBottom w:val="0"/>
                  <w:divBdr>
                    <w:top w:val="none" w:sz="0" w:space="0" w:color="auto"/>
                    <w:left w:val="none" w:sz="0" w:space="0" w:color="auto"/>
                    <w:bottom w:val="none" w:sz="0" w:space="0" w:color="auto"/>
                    <w:right w:val="none" w:sz="0" w:space="0" w:color="auto"/>
                  </w:divBdr>
                </w:div>
                <w:div w:id="890649933">
                  <w:marLeft w:val="0"/>
                  <w:marRight w:val="0"/>
                  <w:marTop w:val="0"/>
                  <w:marBottom w:val="0"/>
                  <w:divBdr>
                    <w:top w:val="none" w:sz="0" w:space="0" w:color="auto"/>
                    <w:left w:val="none" w:sz="0" w:space="0" w:color="auto"/>
                    <w:bottom w:val="none" w:sz="0" w:space="0" w:color="auto"/>
                    <w:right w:val="none" w:sz="0" w:space="0" w:color="auto"/>
                  </w:divBdr>
                </w:div>
                <w:div w:id="1082482824">
                  <w:marLeft w:val="0"/>
                  <w:marRight w:val="0"/>
                  <w:marTop w:val="0"/>
                  <w:marBottom w:val="0"/>
                  <w:divBdr>
                    <w:top w:val="none" w:sz="0" w:space="0" w:color="auto"/>
                    <w:left w:val="none" w:sz="0" w:space="0" w:color="auto"/>
                    <w:bottom w:val="none" w:sz="0" w:space="0" w:color="auto"/>
                    <w:right w:val="none" w:sz="0" w:space="0" w:color="auto"/>
                  </w:divBdr>
                </w:div>
                <w:div w:id="1687245762">
                  <w:marLeft w:val="0"/>
                  <w:marRight w:val="0"/>
                  <w:marTop w:val="0"/>
                  <w:marBottom w:val="0"/>
                  <w:divBdr>
                    <w:top w:val="none" w:sz="0" w:space="0" w:color="auto"/>
                    <w:left w:val="none" w:sz="0" w:space="0" w:color="auto"/>
                    <w:bottom w:val="none" w:sz="0" w:space="0" w:color="auto"/>
                    <w:right w:val="none" w:sz="0" w:space="0" w:color="auto"/>
                  </w:divBdr>
                </w:div>
                <w:div w:id="1534269773">
                  <w:marLeft w:val="0"/>
                  <w:marRight w:val="0"/>
                  <w:marTop w:val="0"/>
                  <w:marBottom w:val="0"/>
                  <w:divBdr>
                    <w:top w:val="none" w:sz="0" w:space="0" w:color="auto"/>
                    <w:left w:val="none" w:sz="0" w:space="0" w:color="auto"/>
                    <w:bottom w:val="none" w:sz="0" w:space="0" w:color="auto"/>
                    <w:right w:val="none" w:sz="0" w:space="0" w:color="auto"/>
                  </w:divBdr>
                </w:div>
                <w:div w:id="464010990">
                  <w:marLeft w:val="0"/>
                  <w:marRight w:val="0"/>
                  <w:marTop w:val="0"/>
                  <w:marBottom w:val="0"/>
                  <w:divBdr>
                    <w:top w:val="none" w:sz="0" w:space="0" w:color="auto"/>
                    <w:left w:val="none" w:sz="0" w:space="0" w:color="auto"/>
                    <w:bottom w:val="none" w:sz="0" w:space="0" w:color="auto"/>
                    <w:right w:val="none" w:sz="0" w:space="0" w:color="auto"/>
                  </w:divBdr>
                </w:div>
                <w:div w:id="1159155522">
                  <w:marLeft w:val="0"/>
                  <w:marRight w:val="0"/>
                  <w:marTop w:val="0"/>
                  <w:marBottom w:val="0"/>
                  <w:divBdr>
                    <w:top w:val="none" w:sz="0" w:space="0" w:color="auto"/>
                    <w:left w:val="none" w:sz="0" w:space="0" w:color="auto"/>
                    <w:bottom w:val="none" w:sz="0" w:space="0" w:color="auto"/>
                    <w:right w:val="none" w:sz="0" w:space="0" w:color="auto"/>
                  </w:divBdr>
                </w:div>
                <w:div w:id="727531888">
                  <w:marLeft w:val="0"/>
                  <w:marRight w:val="0"/>
                  <w:marTop w:val="0"/>
                  <w:marBottom w:val="0"/>
                  <w:divBdr>
                    <w:top w:val="none" w:sz="0" w:space="0" w:color="auto"/>
                    <w:left w:val="none" w:sz="0" w:space="0" w:color="auto"/>
                    <w:bottom w:val="none" w:sz="0" w:space="0" w:color="auto"/>
                    <w:right w:val="none" w:sz="0" w:space="0" w:color="auto"/>
                  </w:divBdr>
                </w:div>
                <w:div w:id="1982226335">
                  <w:marLeft w:val="0"/>
                  <w:marRight w:val="0"/>
                  <w:marTop w:val="0"/>
                  <w:marBottom w:val="0"/>
                  <w:divBdr>
                    <w:top w:val="none" w:sz="0" w:space="0" w:color="auto"/>
                    <w:left w:val="none" w:sz="0" w:space="0" w:color="auto"/>
                    <w:bottom w:val="none" w:sz="0" w:space="0" w:color="auto"/>
                    <w:right w:val="none" w:sz="0" w:space="0" w:color="auto"/>
                  </w:divBdr>
                </w:div>
                <w:div w:id="1772436628">
                  <w:marLeft w:val="0"/>
                  <w:marRight w:val="0"/>
                  <w:marTop w:val="0"/>
                  <w:marBottom w:val="0"/>
                  <w:divBdr>
                    <w:top w:val="none" w:sz="0" w:space="0" w:color="auto"/>
                    <w:left w:val="none" w:sz="0" w:space="0" w:color="auto"/>
                    <w:bottom w:val="none" w:sz="0" w:space="0" w:color="auto"/>
                    <w:right w:val="none" w:sz="0" w:space="0" w:color="auto"/>
                  </w:divBdr>
                </w:div>
                <w:div w:id="139003442">
                  <w:marLeft w:val="0"/>
                  <w:marRight w:val="0"/>
                  <w:marTop w:val="0"/>
                  <w:marBottom w:val="0"/>
                  <w:divBdr>
                    <w:top w:val="none" w:sz="0" w:space="0" w:color="auto"/>
                    <w:left w:val="none" w:sz="0" w:space="0" w:color="auto"/>
                    <w:bottom w:val="none" w:sz="0" w:space="0" w:color="auto"/>
                    <w:right w:val="none" w:sz="0" w:space="0" w:color="auto"/>
                  </w:divBdr>
                </w:div>
                <w:div w:id="884490950">
                  <w:marLeft w:val="0"/>
                  <w:marRight w:val="0"/>
                  <w:marTop w:val="0"/>
                  <w:marBottom w:val="0"/>
                  <w:divBdr>
                    <w:top w:val="none" w:sz="0" w:space="0" w:color="auto"/>
                    <w:left w:val="none" w:sz="0" w:space="0" w:color="auto"/>
                    <w:bottom w:val="none" w:sz="0" w:space="0" w:color="auto"/>
                    <w:right w:val="none" w:sz="0" w:space="0" w:color="auto"/>
                  </w:divBdr>
                </w:div>
                <w:div w:id="1412896334">
                  <w:marLeft w:val="0"/>
                  <w:marRight w:val="0"/>
                  <w:marTop w:val="0"/>
                  <w:marBottom w:val="0"/>
                  <w:divBdr>
                    <w:top w:val="none" w:sz="0" w:space="0" w:color="auto"/>
                    <w:left w:val="none" w:sz="0" w:space="0" w:color="auto"/>
                    <w:bottom w:val="none" w:sz="0" w:space="0" w:color="auto"/>
                    <w:right w:val="none" w:sz="0" w:space="0" w:color="auto"/>
                  </w:divBdr>
                </w:div>
                <w:div w:id="899901752">
                  <w:marLeft w:val="0"/>
                  <w:marRight w:val="0"/>
                  <w:marTop w:val="0"/>
                  <w:marBottom w:val="0"/>
                  <w:divBdr>
                    <w:top w:val="none" w:sz="0" w:space="0" w:color="auto"/>
                    <w:left w:val="none" w:sz="0" w:space="0" w:color="auto"/>
                    <w:bottom w:val="none" w:sz="0" w:space="0" w:color="auto"/>
                    <w:right w:val="none" w:sz="0" w:space="0" w:color="auto"/>
                  </w:divBdr>
                </w:div>
                <w:div w:id="1130247765">
                  <w:marLeft w:val="0"/>
                  <w:marRight w:val="0"/>
                  <w:marTop w:val="0"/>
                  <w:marBottom w:val="0"/>
                  <w:divBdr>
                    <w:top w:val="none" w:sz="0" w:space="0" w:color="auto"/>
                    <w:left w:val="none" w:sz="0" w:space="0" w:color="auto"/>
                    <w:bottom w:val="none" w:sz="0" w:space="0" w:color="auto"/>
                    <w:right w:val="none" w:sz="0" w:space="0" w:color="auto"/>
                  </w:divBdr>
                </w:div>
                <w:div w:id="1895116889">
                  <w:marLeft w:val="0"/>
                  <w:marRight w:val="0"/>
                  <w:marTop w:val="0"/>
                  <w:marBottom w:val="0"/>
                  <w:divBdr>
                    <w:top w:val="none" w:sz="0" w:space="0" w:color="auto"/>
                    <w:left w:val="none" w:sz="0" w:space="0" w:color="auto"/>
                    <w:bottom w:val="none" w:sz="0" w:space="0" w:color="auto"/>
                    <w:right w:val="none" w:sz="0" w:space="0" w:color="auto"/>
                  </w:divBdr>
                </w:div>
                <w:div w:id="1776710757">
                  <w:marLeft w:val="0"/>
                  <w:marRight w:val="0"/>
                  <w:marTop w:val="0"/>
                  <w:marBottom w:val="0"/>
                  <w:divBdr>
                    <w:top w:val="none" w:sz="0" w:space="0" w:color="auto"/>
                    <w:left w:val="none" w:sz="0" w:space="0" w:color="auto"/>
                    <w:bottom w:val="none" w:sz="0" w:space="0" w:color="auto"/>
                    <w:right w:val="none" w:sz="0" w:space="0" w:color="auto"/>
                  </w:divBdr>
                </w:div>
                <w:div w:id="1773739342">
                  <w:marLeft w:val="0"/>
                  <w:marRight w:val="0"/>
                  <w:marTop w:val="0"/>
                  <w:marBottom w:val="0"/>
                  <w:divBdr>
                    <w:top w:val="none" w:sz="0" w:space="0" w:color="auto"/>
                    <w:left w:val="none" w:sz="0" w:space="0" w:color="auto"/>
                    <w:bottom w:val="none" w:sz="0" w:space="0" w:color="auto"/>
                    <w:right w:val="none" w:sz="0" w:space="0" w:color="auto"/>
                  </w:divBdr>
                </w:div>
                <w:div w:id="1115176466">
                  <w:marLeft w:val="0"/>
                  <w:marRight w:val="0"/>
                  <w:marTop w:val="0"/>
                  <w:marBottom w:val="0"/>
                  <w:divBdr>
                    <w:top w:val="none" w:sz="0" w:space="0" w:color="auto"/>
                    <w:left w:val="none" w:sz="0" w:space="0" w:color="auto"/>
                    <w:bottom w:val="none" w:sz="0" w:space="0" w:color="auto"/>
                    <w:right w:val="none" w:sz="0" w:space="0" w:color="auto"/>
                  </w:divBdr>
                </w:div>
                <w:div w:id="1135098647">
                  <w:marLeft w:val="0"/>
                  <w:marRight w:val="0"/>
                  <w:marTop w:val="0"/>
                  <w:marBottom w:val="0"/>
                  <w:divBdr>
                    <w:top w:val="none" w:sz="0" w:space="0" w:color="auto"/>
                    <w:left w:val="none" w:sz="0" w:space="0" w:color="auto"/>
                    <w:bottom w:val="none" w:sz="0" w:space="0" w:color="auto"/>
                    <w:right w:val="none" w:sz="0" w:space="0" w:color="auto"/>
                  </w:divBdr>
                </w:div>
                <w:div w:id="140926173">
                  <w:marLeft w:val="0"/>
                  <w:marRight w:val="0"/>
                  <w:marTop w:val="0"/>
                  <w:marBottom w:val="0"/>
                  <w:divBdr>
                    <w:top w:val="none" w:sz="0" w:space="0" w:color="auto"/>
                    <w:left w:val="none" w:sz="0" w:space="0" w:color="auto"/>
                    <w:bottom w:val="none" w:sz="0" w:space="0" w:color="auto"/>
                    <w:right w:val="none" w:sz="0" w:space="0" w:color="auto"/>
                  </w:divBdr>
                </w:div>
                <w:div w:id="901985702">
                  <w:marLeft w:val="0"/>
                  <w:marRight w:val="0"/>
                  <w:marTop w:val="0"/>
                  <w:marBottom w:val="0"/>
                  <w:divBdr>
                    <w:top w:val="none" w:sz="0" w:space="0" w:color="auto"/>
                    <w:left w:val="none" w:sz="0" w:space="0" w:color="auto"/>
                    <w:bottom w:val="none" w:sz="0" w:space="0" w:color="auto"/>
                    <w:right w:val="none" w:sz="0" w:space="0" w:color="auto"/>
                  </w:divBdr>
                </w:div>
                <w:div w:id="661081299">
                  <w:marLeft w:val="0"/>
                  <w:marRight w:val="0"/>
                  <w:marTop w:val="0"/>
                  <w:marBottom w:val="0"/>
                  <w:divBdr>
                    <w:top w:val="none" w:sz="0" w:space="0" w:color="auto"/>
                    <w:left w:val="none" w:sz="0" w:space="0" w:color="auto"/>
                    <w:bottom w:val="none" w:sz="0" w:space="0" w:color="auto"/>
                    <w:right w:val="none" w:sz="0" w:space="0" w:color="auto"/>
                  </w:divBdr>
                </w:div>
                <w:div w:id="1229270680">
                  <w:marLeft w:val="0"/>
                  <w:marRight w:val="0"/>
                  <w:marTop w:val="0"/>
                  <w:marBottom w:val="0"/>
                  <w:divBdr>
                    <w:top w:val="none" w:sz="0" w:space="0" w:color="auto"/>
                    <w:left w:val="none" w:sz="0" w:space="0" w:color="auto"/>
                    <w:bottom w:val="none" w:sz="0" w:space="0" w:color="auto"/>
                    <w:right w:val="none" w:sz="0" w:space="0" w:color="auto"/>
                  </w:divBdr>
                </w:div>
                <w:div w:id="140120750">
                  <w:marLeft w:val="0"/>
                  <w:marRight w:val="0"/>
                  <w:marTop w:val="0"/>
                  <w:marBottom w:val="0"/>
                  <w:divBdr>
                    <w:top w:val="none" w:sz="0" w:space="0" w:color="auto"/>
                    <w:left w:val="none" w:sz="0" w:space="0" w:color="auto"/>
                    <w:bottom w:val="none" w:sz="0" w:space="0" w:color="auto"/>
                    <w:right w:val="none" w:sz="0" w:space="0" w:color="auto"/>
                  </w:divBdr>
                </w:div>
                <w:div w:id="665209656">
                  <w:marLeft w:val="0"/>
                  <w:marRight w:val="0"/>
                  <w:marTop w:val="0"/>
                  <w:marBottom w:val="0"/>
                  <w:divBdr>
                    <w:top w:val="none" w:sz="0" w:space="0" w:color="auto"/>
                    <w:left w:val="none" w:sz="0" w:space="0" w:color="auto"/>
                    <w:bottom w:val="none" w:sz="0" w:space="0" w:color="auto"/>
                    <w:right w:val="none" w:sz="0" w:space="0" w:color="auto"/>
                  </w:divBdr>
                </w:div>
                <w:div w:id="877818616">
                  <w:marLeft w:val="0"/>
                  <w:marRight w:val="0"/>
                  <w:marTop w:val="0"/>
                  <w:marBottom w:val="0"/>
                  <w:divBdr>
                    <w:top w:val="none" w:sz="0" w:space="0" w:color="auto"/>
                    <w:left w:val="none" w:sz="0" w:space="0" w:color="auto"/>
                    <w:bottom w:val="none" w:sz="0" w:space="0" w:color="auto"/>
                    <w:right w:val="none" w:sz="0" w:space="0" w:color="auto"/>
                  </w:divBdr>
                </w:div>
                <w:div w:id="748696172">
                  <w:marLeft w:val="0"/>
                  <w:marRight w:val="0"/>
                  <w:marTop w:val="0"/>
                  <w:marBottom w:val="0"/>
                  <w:divBdr>
                    <w:top w:val="none" w:sz="0" w:space="0" w:color="auto"/>
                    <w:left w:val="none" w:sz="0" w:space="0" w:color="auto"/>
                    <w:bottom w:val="none" w:sz="0" w:space="0" w:color="auto"/>
                    <w:right w:val="none" w:sz="0" w:space="0" w:color="auto"/>
                  </w:divBdr>
                </w:div>
                <w:div w:id="1957130710">
                  <w:marLeft w:val="0"/>
                  <w:marRight w:val="0"/>
                  <w:marTop w:val="0"/>
                  <w:marBottom w:val="0"/>
                  <w:divBdr>
                    <w:top w:val="none" w:sz="0" w:space="0" w:color="auto"/>
                    <w:left w:val="none" w:sz="0" w:space="0" w:color="auto"/>
                    <w:bottom w:val="none" w:sz="0" w:space="0" w:color="auto"/>
                    <w:right w:val="none" w:sz="0" w:space="0" w:color="auto"/>
                  </w:divBdr>
                </w:div>
                <w:div w:id="1297377197">
                  <w:marLeft w:val="0"/>
                  <w:marRight w:val="0"/>
                  <w:marTop w:val="0"/>
                  <w:marBottom w:val="0"/>
                  <w:divBdr>
                    <w:top w:val="none" w:sz="0" w:space="0" w:color="auto"/>
                    <w:left w:val="none" w:sz="0" w:space="0" w:color="auto"/>
                    <w:bottom w:val="none" w:sz="0" w:space="0" w:color="auto"/>
                    <w:right w:val="none" w:sz="0" w:space="0" w:color="auto"/>
                  </w:divBdr>
                </w:div>
                <w:div w:id="1870488766">
                  <w:marLeft w:val="0"/>
                  <w:marRight w:val="0"/>
                  <w:marTop w:val="0"/>
                  <w:marBottom w:val="0"/>
                  <w:divBdr>
                    <w:top w:val="none" w:sz="0" w:space="0" w:color="auto"/>
                    <w:left w:val="none" w:sz="0" w:space="0" w:color="auto"/>
                    <w:bottom w:val="none" w:sz="0" w:space="0" w:color="auto"/>
                    <w:right w:val="none" w:sz="0" w:space="0" w:color="auto"/>
                  </w:divBdr>
                </w:div>
                <w:div w:id="2141535966">
                  <w:marLeft w:val="0"/>
                  <w:marRight w:val="0"/>
                  <w:marTop w:val="0"/>
                  <w:marBottom w:val="0"/>
                  <w:divBdr>
                    <w:top w:val="none" w:sz="0" w:space="0" w:color="auto"/>
                    <w:left w:val="none" w:sz="0" w:space="0" w:color="auto"/>
                    <w:bottom w:val="none" w:sz="0" w:space="0" w:color="auto"/>
                    <w:right w:val="none" w:sz="0" w:space="0" w:color="auto"/>
                  </w:divBdr>
                </w:div>
                <w:div w:id="1878859171">
                  <w:marLeft w:val="0"/>
                  <w:marRight w:val="0"/>
                  <w:marTop w:val="0"/>
                  <w:marBottom w:val="0"/>
                  <w:divBdr>
                    <w:top w:val="none" w:sz="0" w:space="0" w:color="auto"/>
                    <w:left w:val="none" w:sz="0" w:space="0" w:color="auto"/>
                    <w:bottom w:val="none" w:sz="0" w:space="0" w:color="auto"/>
                    <w:right w:val="none" w:sz="0" w:space="0" w:color="auto"/>
                  </w:divBdr>
                </w:div>
                <w:div w:id="422528711">
                  <w:marLeft w:val="0"/>
                  <w:marRight w:val="0"/>
                  <w:marTop w:val="0"/>
                  <w:marBottom w:val="0"/>
                  <w:divBdr>
                    <w:top w:val="none" w:sz="0" w:space="0" w:color="auto"/>
                    <w:left w:val="none" w:sz="0" w:space="0" w:color="auto"/>
                    <w:bottom w:val="none" w:sz="0" w:space="0" w:color="auto"/>
                    <w:right w:val="none" w:sz="0" w:space="0" w:color="auto"/>
                  </w:divBdr>
                </w:div>
                <w:div w:id="1529949202">
                  <w:marLeft w:val="0"/>
                  <w:marRight w:val="0"/>
                  <w:marTop w:val="0"/>
                  <w:marBottom w:val="0"/>
                  <w:divBdr>
                    <w:top w:val="none" w:sz="0" w:space="0" w:color="auto"/>
                    <w:left w:val="none" w:sz="0" w:space="0" w:color="auto"/>
                    <w:bottom w:val="none" w:sz="0" w:space="0" w:color="auto"/>
                    <w:right w:val="none" w:sz="0" w:space="0" w:color="auto"/>
                  </w:divBdr>
                </w:div>
                <w:div w:id="1412971290">
                  <w:marLeft w:val="0"/>
                  <w:marRight w:val="0"/>
                  <w:marTop w:val="0"/>
                  <w:marBottom w:val="0"/>
                  <w:divBdr>
                    <w:top w:val="none" w:sz="0" w:space="0" w:color="auto"/>
                    <w:left w:val="none" w:sz="0" w:space="0" w:color="auto"/>
                    <w:bottom w:val="none" w:sz="0" w:space="0" w:color="auto"/>
                    <w:right w:val="none" w:sz="0" w:space="0" w:color="auto"/>
                  </w:divBdr>
                </w:div>
                <w:div w:id="1660307316">
                  <w:marLeft w:val="0"/>
                  <w:marRight w:val="0"/>
                  <w:marTop w:val="0"/>
                  <w:marBottom w:val="0"/>
                  <w:divBdr>
                    <w:top w:val="none" w:sz="0" w:space="0" w:color="auto"/>
                    <w:left w:val="none" w:sz="0" w:space="0" w:color="auto"/>
                    <w:bottom w:val="none" w:sz="0" w:space="0" w:color="auto"/>
                    <w:right w:val="none" w:sz="0" w:space="0" w:color="auto"/>
                  </w:divBdr>
                </w:div>
                <w:div w:id="1015377726">
                  <w:marLeft w:val="0"/>
                  <w:marRight w:val="0"/>
                  <w:marTop w:val="0"/>
                  <w:marBottom w:val="0"/>
                  <w:divBdr>
                    <w:top w:val="none" w:sz="0" w:space="0" w:color="auto"/>
                    <w:left w:val="none" w:sz="0" w:space="0" w:color="auto"/>
                    <w:bottom w:val="none" w:sz="0" w:space="0" w:color="auto"/>
                    <w:right w:val="none" w:sz="0" w:space="0" w:color="auto"/>
                  </w:divBdr>
                </w:div>
                <w:div w:id="1092437191">
                  <w:marLeft w:val="0"/>
                  <w:marRight w:val="0"/>
                  <w:marTop w:val="0"/>
                  <w:marBottom w:val="0"/>
                  <w:divBdr>
                    <w:top w:val="none" w:sz="0" w:space="0" w:color="auto"/>
                    <w:left w:val="none" w:sz="0" w:space="0" w:color="auto"/>
                    <w:bottom w:val="none" w:sz="0" w:space="0" w:color="auto"/>
                    <w:right w:val="none" w:sz="0" w:space="0" w:color="auto"/>
                  </w:divBdr>
                </w:div>
                <w:div w:id="874267703">
                  <w:marLeft w:val="0"/>
                  <w:marRight w:val="0"/>
                  <w:marTop w:val="0"/>
                  <w:marBottom w:val="0"/>
                  <w:divBdr>
                    <w:top w:val="none" w:sz="0" w:space="0" w:color="auto"/>
                    <w:left w:val="none" w:sz="0" w:space="0" w:color="auto"/>
                    <w:bottom w:val="none" w:sz="0" w:space="0" w:color="auto"/>
                    <w:right w:val="none" w:sz="0" w:space="0" w:color="auto"/>
                  </w:divBdr>
                </w:div>
                <w:div w:id="509412787">
                  <w:marLeft w:val="0"/>
                  <w:marRight w:val="0"/>
                  <w:marTop w:val="0"/>
                  <w:marBottom w:val="0"/>
                  <w:divBdr>
                    <w:top w:val="none" w:sz="0" w:space="0" w:color="auto"/>
                    <w:left w:val="none" w:sz="0" w:space="0" w:color="auto"/>
                    <w:bottom w:val="none" w:sz="0" w:space="0" w:color="auto"/>
                    <w:right w:val="none" w:sz="0" w:space="0" w:color="auto"/>
                  </w:divBdr>
                </w:div>
                <w:div w:id="773791724">
                  <w:marLeft w:val="0"/>
                  <w:marRight w:val="0"/>
                  <w:marTop w:val="0"/>
                  <w:marBottom w:val="0"/>
                  <w:divBdr>
                    <w:top w:val="none" w:sz="0" w:space="0" w:color="auto"/>
                    <w:left w:val="none" w:sz="0" w:space="0" w:color="auto"/>
                    <w:bottom w:val="none" w:sz="0" w:space="0" w:color="auto"/>
                    <w:right w:val="none" w:sz="0" w:space="0" w:color="auto"/>
                  </w:divBdr>
                </w:div>
                <w:div w:id="1106925175">
                  <w:marLeft w:val="0"/>
                  <w:marRight w:val="0"/>
                  <w:marTop w:val="0"/>
                  <w:marBottom w:val="0"/>
                  <w:divBdr>
                    <w:top w:val="none" w:sz="0" w:space="0" w:color="auto"/>
                    <w:left w:val="none" w:sz="0" w:space="0" w:color="auto"/>
                    <w:bottom w:val="none" w:sz="0" w:space="0" w:color="auto"/>
                    <w:right w:val="none" w:sz="0" w:space="0" w:color="auto"/>
                  </w:divBdr>
                </w:div>
                <w:div w:id="618074449">
                  <w:marLeft w:val="0"/>
                  <w:marRight w:val="0"/>
                  <w:marTop w:val="0"/>
                  <w:marBottom w:val="0"/>
                  <w:divBdr>
                    <w:top w:val="none" w:sz="0" w:space="0" w:color="auto"/>
                    <w:left w:val="none" w:sz="0" w:space="0" w:color="auto"/>
                    <w:bottom w:val="none" w:sz="0" w:space="0" w:color="auto"/>
                    <w:right w:val="none" w:sz="0" w:space="0" w:color="auto"/>
                  </w:divBdr>
                </w:div>
                <w:div w:id="1688369447">
                  <w:marLeft w:val="0"/>
                  <w:marRight w:val="0"/>
                  <w:marTop w:val="0"/>
                  <w:marBottom w:val="0"/>
                  <w:divBdr>
                    <w:top w:val="none" w:sz="0" w:space="0" w:color="auto"/>
                    <w:left w:val="none" w:sz="0" w:space="0" w:color="auto"/>
                    <w:bottom w:val="none" w:sz="0" w:space="0" w:color="auto"/>
                    <w:right w:val="none" w:sz="0" w:space="0" w:color="auto"/>
                  </w:divBdr>
                </w:div>
                <w:div w:id="23144314">
                  <w:marLeft w:val="0"/>
                  <w:marRight w:val="0"/>
                  <w:marTop w:val="0"/>
                  <w:marBottom w:val="0"/>
                  <w:divBdr>
                    <w:top w:val="none" w:sz="0" w:space="0" w:color="auto"/>
                    <w:left w:val="none" w:sz="0" w:space="0" w:color="auto"/>
                    <w:bottom w:val="none" w:sz="0" w:space="0" w:color="auto"/>
                    <w:right w:val="none" w:sz="0" w:space="0" w:color="auto"/>
                  </w:divBdr>
                </w:div>
                <w:div w:id="5526692">
                  <w:marLeft w:val="0"/>
                  <w:marRight w:val="0"/>
                  <w:marTop w:val="0"/>
                  <w:marBottom w:val="0"/>
                  <w:divBdr>
                    <w:top w:val="none" w:sz="0" w:space="0" w:color="auto"/>
                    <w:left w:val="none" w:sz="0" w:space="0" w:color="auto"/>
                    <w:bottom w:val="none" w:sz="0" w:space="0" w:color="auto"/>
                    <w:right w:val="none" w:sz="0" w:space="0" w:color="auto"/>
                  </w:divBdr>
                </w:div>
                <w:div w:id="1272780826">
                  <w:marLeft w:val="0"/>
                  <w:marRight w:val="0"/>
                  <w:marTop w:val="0"/>
                  <w:marBottom w:val="0"/>
                  <w:divBdr>
                    <w:top w:val="none" w:sz="0" w:space="0" w:color="auto"/>
                    <w:left w:val="none" w:sz="0" w:space="0" w:color="auto"/>
                    <w:bottom w:val="none" w:sz="0" w:space="0" w:color="auto"/>
                    <w:right w:val="none" w:sz="0" w:space="0" w:color="auto"/>
                  </w:divBdr>
                </w:div>
                <w:div w:id="785318295">
                  <w:marLeft w:val="0"/>
                  <w:marRight w:val="0"/>
                  <w:marTop w:val="0"/>
                  <w:marBottom w:val="0"/>
                  <w:divBdr>
                    <w:top w:val="none" w:sz="0" w:space="0" w:color="auto"/>
                    <w:left w:val="none" w:sz="0" w:space="0" w:color="auto"/>
                    <w:bottom w:val="none" w:sz="0" w:space="0" w:color="auto"/>
                    <w:right w:val="none" w:sz="0" w:space="0" w:color="auto"/>
                  </w:divBdr>
                </w:div>
                <w:div w:id="2006282228">
                  <w:marLeft w:val="0"/>
                  <w:marRight w:val="0"/>
                  <w:marTop w:val="0"/>
                  <w:marBottom w:val="0"/>
                  <w:divBdr>
                    <w:top w:val="none" w:sz="0" w:space="0" w:color="auto"/>
                    <w:left w:val="none" w:sz="0" w:space="0" w:color="auto"/>
                    <w:bottom w:val="none" w:sz="0" w:space="0" w:color="auto"/>
                    <w:right w:val="none" w:sz="0" w:space="0" w:color="auto"/>
                  </w:divBdr>
                </w:div>
                <w:div w:id="421881405">
                  <w:marLeft w:val="0"/>
                  <w:marRight w:val="0"/>
                  <w:marTop w:val="0"/>
                  <w:marBottom w:val="0"/>
                  <w:divBdr>
                    <w:top w:val="none" w:sz="0" w:space="0" w:color="auto"/>
                    <w:left w:val="none" w:sz="0" w:space="0" w:color="auto"/>
                    <w:bottom w:val="none" w:sz="0" w:space="0" w:color="auto"/>
                    <w:right w:val="none" w:sz="0" w:space="0" w:color="auto"/>
                  </w:divBdr>
                </w:div>
                <w:div w:id="1616904640">
                  <w:marLeft w:val="0"/>
                  <w:marRight w:val="0"/>
                  <w:marTop w:val="0"/>
                  <w:marBottom w:val="0"/>
                  <w:divBdr>
                    <w:top w:val="none" w:sz="0" w:space="0" w:color="auto"/>
                    <w:left w:val="none" w:sz="0" w:space="0" w:color="auto"/>
                    <w:bottom w:val="none" w:sz="0" w:space="0" w:color="auto"/>
                    <w:right w:val="none" w:sz="0" w:space="0" w:color="auto"/>
                  </w:divBdr>
                </w:div>
                <w:div w:id="807163194">
                  <w:marLeft w:val="0"/>
                  <w:marRight w:val="0"/>
                  <w:marTop w:val="0"/>
                  <w:marBottom w:val="0"/>
                  <w:divBdr>
                    <w:top w:val="none" w:sz="0" w:space="0" w:color="auto"/>
                    <w:left w:val="none" w:sz="0" w:space="0" w:color="auto"/>
                    <w:bottom w:val="none" w:sz="0" w:space="0" w:color="auto"/>
                    <w:right w:val="none" w:sz="0" w:space="0" w:color="auto"/>
                  </w:divBdr>
                </w:div>
                <w:div w:id="931669796">
                  <w:marLeft w:val="0"/>
                  <w:marRight w:val="0"/>
                  <w:marTop w:val="0"/>
                  <w:marBottom w:val="0"/>
                  <w:divBdr>
                    <w:top w:val="none" w:sz="0" w:space="0" w:color="auto"/>
                    <w:left w:val="none" w:sz="0" w:space="0" w:color="auto"/>
                    <w:bottom w:val="none" w:sz="0" w:space="0" w:color="auto"/>
                    <w:right w:val="none" w:sz="0" w:space="0" w:color="auto"/>
                  </w:divBdr>
                </w:div>
                <w:div w:id="845829382">
                  <w:marLeft w:val="0"/>
                  <w:marRight w:val="0"/>
                  <w:marTop w:val="0"/>
                  <w:marBottom w:val="0"/>
                  <w:divBdr>
                    <w:top w:val="none" w:sz="0" w:space="0" w:color="auto"/>
                    <w:left w:val="none" w:sz="0" w:space="0" w:color="auto"/>
                    <w:bottom w:val="none" w:sz="0" w:space="0" w:color="auto"/>
                    <w:right w:val="none" w:sz="0" w:space="0" w:color="auto"/>
                  </w:divBdr>
                </w:div>
                <w:div w:id="1542548111">
                  <w:marLeft w:val="0"/>
                  <w:marRight w:val="0"/>
                  <w:marTop w:val="0"/>
                  <w:marBottom w:val="0"/>
                  <w:divBdr>
                    <w:top w:val="none" w:sz="0" w:space="0" w:color="auto"/>
                    <w:left w:val="none" w:sz="0" w:space="0" w:color="auto"/>
                    <w:bottom w:val="none" w:sz="0" w:space="0" w:color="auto"/>
                    <w:right w:val="none" w:sz="0" w:space="0" w:color="auto"/>
                  </w:divBdr>
                </w:div>
                <w:div w:id="115413922">
                  <w:marLeft w:val="0"/>
                  <w:marRight w:val="0"/>
                  <w:marTop w:val="0"/>
                  <w:marBottom w:val="0"/>
                  <w:divBdr>
                    <w:top w:val="none" w:sz="0" w:space="0" w:color="auto"/>
                    <w:left w:val="none" w:sz="0" w:space="0" w:color="auto"/>
                    <w:bottom w:val="none" w:sz="0" w:space="0" w:color="auto"/>
                    <w:right w:val="none" w:sz="0" w:space="0" w:color="auto"/>
                  </w:divBdr>
                </w:div>
                <w:div w:id="862786694">
                  <w:marLeft w:val="0"/>
                  <w:marRight w:val="0"/>
                  <w:marTop w:val="0"/>
                  <w:marBottom w:val="0"/>
                  <w:divBdr>
                    <w:top w:val="none" w:sz="0" w:space="0" w:color="auto"/>
                    <w:left w:val="none" w:sz="0" w:space="0" w:color="auto"/>
                    <w:bottom w:val="none" w:sz="0" w:space="0" w:color="auto"/>
                    <w:right w:val="none" w:sz="0" w:space="0" w:color="auto"/>
                  </w:divBdr>
                </w:div>
                <w:div w:id="1514300393">
                  <w:marLeft w:val="0"/>
                  <w:marRight w:val="0"/>
                  <w:marTop w:val="0"/>
                  <w:marBottom w:val="0"/>
                  <w:divBdr>
                    <w:top w:val="none" w:sz="0" w:space="0" w:color="auto"/>
                    <w:left w:val="none" w:sz="0" w:space="0" w:color="auto"/>
                    <w:bottom w:val="none" w:sz="0" w:space="0" w:color="auto"/>
                    <w:right w:val="none" w:sz="0" w:space="0" w:color="auto"/>
                  </w:divBdr>
                </w:div>
                <w:div w:id="1956281030">
                  <w:marLeft w:val="0"/>
                  <w:marRight w:val="0"/>
                  <w:marTop w:val="0"/>
                  <w:marBottom w:val="0"/>
                  <w:divBdr>
                    <w:top w:val="none" w:sz="0" w:space="0" w:color="auto"/>
                    <w:left w:val="none" w:sz="0" w:space="0" w:color="auto"/>
                    <w:bottom w:val="none" w:sz="0" w:space="0" w:color="auto"/>
                    <w:right w:val="none" w:sz="0" w:space="0" w:color="auto"/>
                  </w:divBdr>
                </w:div>
                <w:div w:id="474176551">
                  <w:marLeft w:val="0"/>
                  <w:marRight w:val="0"/>
                  <w:marTop w:val="0"/>
                  <w:marBottom w:val="0"/>
                  <w:divBdr>
                    <w:top w:val="none" w:sz="0" w:space="0" w:color="auto"/>
                    <w:left w:val="none" w:sz="0" w:space="0" w:color="auto"/>
                    <w:bottom w:val="none" w:sz="0" w:space="0" w:color="auto"/>
                    <w:right w:val="none" w:sz="0" w:space="0" w:color="auto"/>
                  </w:divBdr>
                </w:div>
                <w:div w:id="1464226869">
                  <w:marLeft w:val="0"/>
                  <w:marRight w:val="0"/>
                  <w:marTop w:val="0"/>
                  <w:marBottom w:val="0"/>
                  <w:divBdr>
                    <w:top w:val="none" w:sz="0" w:space="0" w:color="auto"/>
                    <w:left w:val="none" w:sz="0" w:space="0" w:color="auto"/>
                    <w:bottom w:val="none" w:sz="0" w:space="0" w:color="auto"/>
                    <w:right w:val="none" w:sz="0" w:space="0" w:color="auto"/>
                  </w:divBdr>
                </w:div>
                <w:div w:id="556598530">
                  <w:marLeft w:val="0"/>
                  <w:marRight w:val="0"/>
                  <w:marTop w:val="0"/>
                  <w:marBottom w:val="0"/>
                  <w:divBdr>
                    <w:top w:val="none" w:sz="0" w:space="0" w:color="auto"/>
                    <w:left w:val="none" w:sz="0" w:space="0" w:color="auto"/>
                    <w:bottom w:val="none" w:sz="0" w:space="0" w:color="auto"/>
                    <w:right w:val="none" w:sz="0" w:space="0" w:color="auto"/>
                  </w:divBdr>
                </w:div>
                <w:div w:id="513110174">
                  <w:marLeft w:val="0"/>
                  <w:marRight w:val="0"/>
                  <w:marTop w:val="0"/>
                  <w:marBottom w:val="0"/>
                  <w:divBdr>
                    <w:top w:val="none" w:sz="0" w:space="0" w:color="auto"/>
                    <w:left w:val="none" w:sz="0" w:space="0" w:color="auto"/>
                    <w:bottom w:val="none" w:sz="0" w:space="0" w:color="auto"/>
                    <w:right w:val="none" w:sz="0" w:space="0" w:color="auto"/>
                  </w:divBdr>
                </w:div>
                <w:div w:id="2038772985">
                  <w:marLeft w:val="0"/>
                  <w:marRight w:val="0"/>
                  <w:marTop w:val="0"/>
                  <w:marBottom w:val="0"/>
                  <w:divBdr>
                    <w:top w:val="none" w:sz="0" w:space="0" w:color="auto"/>
                    <w:left w:val="none" w:sz="0" w:space="0" w:color="auto"/>
                    <w:bottom w:val="none" w:sz="0" w:space="0" w:color="auto"/>
                    <w:right w:val="none" w:sz="0" w:space="0" w:color="auto"/>
                  </w:divBdr>
                </w:div>
                <w:div w:id="1403672602">
                  <w:marLeft w:val="0"/>
                  <w:marRight w:val="0"/>
                  <w:marTop w:val="0"/>
                  <w:marBottom w:val="0"/>
                  <w:divBdr>
                    <w:top w:val="none" w:sz="0" w:space="0" w:color="auto"/>
                    <w:left w:val="none" w:sz="0" w:space="0" w:color="auto"/>
                    <w:bottom w:val="none" w:sz="0" w:space="0" w:color="auto"/>
                    <w:right w:val="none" w:sz="0" w:space="0" w:color="auto"/>
                  </w:divBdr>
                </w:div>
                <w:div w:id="119229587">
                  <w:marLeft w:val="0"/>
                  <w:marRight w:val="0"/>
                  <w:marTop w:val="0"/>
                  <w:marBottom w:val="0"/>
                  <w:divBdr>
                    <w:top w:val="none" w:sz="0" w:space="0" w:color="auto"/>
                    <w:left w:val="none" w:sz="0" w:space="0" w:color="auto"/>
                    <w:bottom w:val="none" w:sz="0" w:space="0" w:color="auto"/>
                    <w:right w:val="none" w:sz="0" w:space="0" w:color="auto"/>
                  </w:divBdr>
                </w:div>
                <w:div w:id="1329937926">
                  <w:marLeft w:val="0"/>
                  <w:marRight w:val="0"/>
                  <w:marTop w:val="0"/>
                  <w:marBottom w:val="0"/>
                  <w:divBdr>
                    <w:top w:val="none" w:sz="0" w:space="0" w:color="auto"/>
                    <w:left w:val="none" w:sz="0" w:space="0" w:color="auto"/>
                    <w:bottom w:val="none" w:sz="0" w:space="0" w:color="auto"/>
                    <w:right w:val="none" w:sz="0" w:space="0" w:color="auto"/>
                  </w:divBdr>
                </w:div>
                <w:div w:id="174417273">
                  <w:marLeft w:val="0"/>
                  <w:marRight w:val="0"/>
                  <w:marTop w:val="0"/>
                  <w:marBottom w:val="0"/>
                  <w:divBdr>
                    <w:top w:val="none" w:sz="0" w:space="0" w:color="auto"/>
                    <w:left w:val="none" w:sz="0" w:space="0" w:color="auto"/>
                    <w:bottom w:val="none" w:sz="0" w:space="0" w:color="auto"/>
                    <w:right w:val="none" w:sz="0" w:space="0" w:color="auto"/>
                  </w:divBdr>
                </w:div>
                <w:div w:id="1876969243">
                  <w:marLeft w:val="0"/>
                  <w:marRight w:val="0"/>
                  <w:marTop w:val="0"/>
                  <w:marBottom w:val="0"/>
                  <w:divBdr>
                    <w:top w:val="none" w:sz="0" w:space="0" w:color="auto"/>
                    <w:left w:val="none" w:sz="0" w:space="0" w:color="auto"/>
                    <w:bottom w:val="none" w:sz="0" w:space="0" w:color="auto"/>
                    <w:right w:val="none" w:sz="0" w:space="0" w:color="auto"/>
                  </w:divBdr>
                </w:div>
                <w:div w:id="1821531393">
                  <w:marLeft w:val="0"/>
                  <w:marRight w:val="0"/>
                  <w:marTop w:val="0"/>
                  <w:marBottom w:val="0"/>
                  <w:divBdr>
                    <w:top w:val="none" w:sz="0" w:space="0" w:color="auto"/>
                    <w:left w:val="none" w:sz="0" w:space="0" w:color="auto"/>
                    <w:bottom w:val="none" w:sz="0" w:space="0" w:color="auto"/>
                    <w:right w:val="none" w:sz="0" w:space="0" w:color="auto"/>
                  </w:divBdr>
                </w:div>
                <w:div w:id="142356936">
                  <w:marLeft w:val="0"/>
                  <w:marRight w:val="0"/>
                  <w:marTop w:val="0"/>
                  <w:marBottom w:val="0"/>
                  <w:divBdr>
                    <w:top w:val="none" w:sz="0" w:space="0" w:color="auto"/>
                    <w:left w:val="none" w:sz="0" w:space="0" w:color="auto"/>
                    <w:bottom w:val="none" w:sz="0" w:space="0" w:color="auto"/>
                    <w:right w:val="none" w:sz="0" w:space="0" w:color="auto"/>
                  </w:divBdr>
                </w:div>
                <w:div w:id="1364401913">
                  <w:marLeft w:val="0"/>
                  <w:marRight w:val="0"/>
                  <w:marTop w:val="0"/>
                  <w:marBottom w:val="0"/>
                  <w:divBdr>
                    <w:top w:val="none" w:sz="0" w:space="0" w:color="auto"/>
                    <w:left w:val="none" w:sz="0" w:space="0" w:color="auto"/>
                    <w:bottom w:val="none" w:sz="0" w:space="0" w:color="auto"/>
                    <w:right w:val="none" w:sz="0" w:space="0" w:color="auto"/>
                  </w:divBdr>
                </w:div>
                <w:div w:id="1424180081">
                  <w:marLeft w:val="0"/>
                  <w:marRight w:val="0"/>
                  <w:marTop w:val="0"/>
                  <w:marBottom w:val="0"/>
                  <w:divBdr>
                    <w:top w:val="none" w:sz="0" w:space="0" w:color="auto"/>
                    <w:left w:val="none" w:sz="0" w:space="0" w:color="auto"/>
                    <w:bottom w:val="none" w:sz="0" w:space="0" w:color="auto"/>
                    <w:right w:val="none" w:sz="0" w:space="0" w:color="auto"/>
                  </w:divBdr>
                </w:div>
                <w:div w:id="1751657625">
                  <w:marLeft w:val="0"/>
                  <w:marRight w:val="0"/>
                  <w:marTop w:val="0"/>
                  <w:marBottom w:val="0"/>
                  <w:divBdr>
                    <w:top w:val="none" w:sz="0" w:space="0" w:color="auto"/>
                    <w:left w:val="none" w:sz="0" w:space="0" w:color="auto"/>
                    <w:bottom w:val="none" w:sz="0" w:space="0" w:color="auto"/>
                    <w:right w:val="none" w:sz="0" w:space="0" w:color="auto"/>
                  </w:divBdr>
                </w:div>
                <w:div w:id="1853640723">
                  <w:marLeft w:val="0"/>
                  <w:marRight w:val="0"/>
                  <w:marTop w:val="0"/>
                  <w:marBottom w:val="0"/>
                  <w:divBdr>
                    <w:top w:val="none" w:sz="0" w:space="0" w:color="auto"/>
                    <w:left w:val="none" w:sz="0" w:space="0" w:color="auto"/>
                    <w:bottom w:val="none" w:sz="0" w:space="0" w:color="auto"/>
                    <w:right w:val="none" w:sz="0" w:space="0" w:color="auto"/>
                  </w:divBdr>
                </w:div>
                <w:div w:id="463818551">
                  <w:marLeft w:val="0"/>
                  <w:marRight w:val="0"/>
                  <w:marTop w:val="0"/>
                  <w:marBottom w:val="0"/>
                  <w:divBdr>
                    <w:top w:val="none" w:sz="0" w:space="0" w:color="auto"/>
                    <w:left w:val="none" w:sz="0" w:space="0" w:color="auto"/>
                    <w:bottom w:val="none" w:sz="0" w:space="0" w:color="auto"/>
                    <w:right w:val="none" w:sz="0" w:space="0" w:color="auto"/>
                  </w:divBdr>
                </w:div>
                <w:div w:id="527842285">
                  <w:marLeft w:val="0"/>
                  <w:marRight w:val="0"/>
                  <w:marTop w:val="0"/>
                  <w:marBottom w:val="0"/>
                  <w:divBdr>
                    <w:top w:val="none" w:sz="0" w:space="0" w:color="auto"/>
                    <w:left w:val="none" w:sz="0" w:space="0" w:color="auto"/>
                    <w:bottom w:val="none" w:sz="0" w:space="0" w:color="auto"/>
                    <w:right w:val="none" w:sz="0" w:space="0" w:color="auto"/>
                  </w:divBdr>
                </w:div>
                <w:div w:id="332077115">
                  <w:marLeft w:val="0"/>
                  <w:marRight w:val="0"/>
                  <w:marTop w:val="0"/>
                  <w:marBottom w:val="0"/>
                  <w:divBdr>
                    <w:top w:val="none" w:sz="0" w:space="0" w:color="auto"/>
                    <w:left w:val="none" w:sz="0" w:space="0" w:color="auto"/>
                    <w:bottom w:val="none" w:sz="0" w:space="0" w:color="auto"/>
                    <w:right w:val="none" w:sz="0" w:space="0" w:color="auto"/>
                  </w:divBdr>
                </w:div>
                <w:div w:id="803159998">
                  <w:marLeft w:val="0"/>
                  <w:marRight w:val="0"/>
                  <w:marTop w:val="0"/>
                  <w:marBottom w:val="0"/>
                  <w:divBdr>
                    <w:top w:val="none" w:sz="0" w:space="0" w:color="auto"/>
                    <w:left w:val="none" w:sz="0" w:space="0" w:color="auto"/>
                    <w:bottom w:val="none" w:sz="0" w:space="0" w:color="auto"/>
                    <w:right w:val="none" w:sz="0" w:space="0" w:color="auto"/>
                  </w:divBdr>
                </w:div>
                <w:div w:id="1981617094">
                  <w:marLeft w:val="0"/>
                  <w:marRight w:val="0"/>
                  <w:marTop w:val="0"/>
                  <w:marBottom w:val="0"/>
                  <w:divBdr>
                    <w:top w:val="none" w:sz="0" w:space="0" w:color="auto"/>
                    <w:left w:val="none" w:sz="0" w:space="0" w:color="auto"/>
                    <w:bottom w:val="none" w:sz="0" w:space="0" w:color="auto"/>
                    <w:right w:val="none" w:sz="0" w:space="0" w:color="auto"/>
                  </w:divBdr>
                </w:div>
                <w:div w:id="275867063">
                  <w:marLeft w:val="0"/>
                  <w:marRight w:val="0"/>
                  <w:marTop w:val="0"/>
                  <w:marBottom w:val="0"/>
                  <w:divBdr>
                    <w:top w:val="none" w:sz="0" w:space="0" w:color="auto"/>
                    <w:left w:val="none" w:sz="0" w:space="0" w:color="auto"/>
                    <w:bottom w:val="none" w:sz="0" w:space="0" w:color="auto"/>
                    <w:right w:val="none" w:sz="0" w:space="0" w:color="auto"/>
                  </w:divBdr>
                </w:div>
                <w:div w:id="1313219391">
                  <w:marLeft w:val="0"/>
                  <w:marRight w:val="0"/>
                  <w:marTop w:val="0"/>
                  <w:marBottom w:val="0"/>
                  <w:divBdr>
                    <w:top w:val="none" w:sz="0" w:space="0" w:color="auto"/>
                    <w:left w:val="none" w:sz="0" w:space="0" w:color="auto"/>
                    <w:bottom w:val="none" w:sz="0" w:space="0" w:color="auto"/>
                    <w:right w:val="none" w:sz="0" w:space="0" w:color="auto"/>
                  </w:divBdr>
                </w:div>
                <w:div w:id="864975444">
                  <w:marLeft w:val="0"/>
                  <w:marRight w:val="0"/>
                  <w:marTop w:val="0"/>
                  <w:marBottom w:val="0"/>
                  <w:divBdr>
                    <w:top w:val="none" w:sz="0" w:space="0" w:color="auto"/>
                    <w:left w:val="none" w:sz="0" w:space="0" w:color="auto"/>
                    <w:bottom w:val="none" w:sz="0" w:space="0" w:color="auto"/>
                    <w:right w:val="none" w:sz="0" w:space="0" w:color="auto"/>
                  </w:divBdr>
                </w:div>
                <w:div w:id="594899592">
                  <w:marLeft w:val="0"/>
                  <w:marRight w:val="0"/>
                  <w:marTop w:val="0"/>
                  <w:marBottom w:val="0"/>
                  <w:divBdr>
                    <w:top w:val="none" w:sz="0" w:space="0" w:color="auto"/>
                    <w:left w:val="none" w:sz="0" w:space="0" w:color="auto"/>
                    <w:bottom w:val="none" w:sz="0" w:space="0" w:color="auto"/>
                    <w:right w:val="none" w:sz="0" w:space="0" w:color="auto"/>
                  </w:divBdr>
                </w:div>
                <w:div w:id="1885363752">
                  <w:marLeft w:val="0"/>
                  <w:marRight w:val="0"/>
                  <w:marTop w:val="0"/>
                  <w:marBottom w:val="0"/>
                  <w:divBdr>
                    <w:top w:val="none" w:sz="0" w:space="0" w:color="auto"/>
                    <w:left w:val="none" w:sz="0" w:space="0" w:color="auto"/>
                    <w:bottom w:val="none" w:sz="0" w:space="0" w:color="auto"/>
                    <w:right w:val="none" w:sz="0" w:space="0" w:color="auto"/>
                  </w:divBdr>
                </w:div>
                <w:div w:id="1076897837">
                  <w:marLeft w:val="0"/>
                  <w:marRight w:val="0"/>
                  <w:marTop w:val="0"/>
                  <w:marBottom w:val="0"/>
                  <w:divBdr>
                    <w:top w:val="none" w:sz="0" w:space="0" w:color="auto"/>
                    <w:left w:val="none" w:sz="0" w:space="0" w:color="auto"/>
                    <w:bottom w:val="none" w:sz="0" w:space="0" w:color="auto"/>
                    <w:right w:val="none" w:sz="0" w:space="0" w:color="auto"/>
                  </w:divBdr>
                </w:div>
                <w:div w:id="1207986789">
                  <w:marLeft w:val="0"/>
                  <w:marRight w:val="0"/>
                  <w:marTop w:val="0"/>
                  <w:marBottom w:val="0"/>
                  <w:divBdr>
                    <w:top w:val="none" w:sz="0" w:space="0" w:color="auto"/>
                    <w:left w:val="none" w:sz="0" w:space="0" w:color="auto"/>
                    <w:bottom w:val="none" w:sz="0" w:space="0" w:color="auto"/>
                    <w:right w:val="none" w:sz="0" w:space="0" w:color="auto"/>
                  </w:divBdr>
                </w:div>
                <w:div w:id="1400327181">
                  <w:marLeft w:val="0"/>
                  <w:marRight w:val="0"/>
                  <w:marTop w:val="0"/>
                  <w:marBottom w:val="0"/>
                  <w:divBdr>
                    <w:top w:val="none" w:sz="0" w:space="0" w:color="auto"/>
                    <w:left w:val="none" w:sz="0" w:space="0" w:color="auto"/>
                    <w:bottom w:val="none" w:sz="0" w:space="0" w:color="auto"/>
                    <w:right w:val="none" w:sz="0" w:space="0" w:color="auto"/>
                  </w:divBdr>
                </w:div>
                <w:div w:id="500312074">
                  <w:marLeft w:val="0"/>
                  <w:marRight w:val="0"/>
                  <w:marTop w:val="0"/>
                  <w:marBottom w:val="0"/>
                  <w:divBdr>
                    <w:top w:val="none" w:sz="0" w:space="0" w:color="auto"/>
                    <w:left w:val="none" w:sz="0" w:space="0" w:color="auto"/>
                    <w:bottom w:val="none" w:sz="0" w:space="0" w:color="auto"/>
                    <w:right w:val="none" w:sz="0" w:space="0" w:color="auto"/>
                  </w:divBdr>
                </w:div>
                <w:div w:id="184294241">
                  <w:marLeft w:val="0"/>
                  <w:marRight w:val="0"/>
                  <w:marTop w:val="0"/>
                  <w:marBottom w:val="0"/>
                  <w:divBdr>
                    <w:top w:val="none" w:sz="0" w:space="0" w:color="auto"/>
                    <w:left w:val="none" w:sz="0" w:space="0" w:color="auto"/>
                    <w:bottom w:val="none" w:sz="0" w:space="0" w:color="auto"/>
                    <w:right w:val="none" w:sz="0" w:space="0" w:color="auto"/>
                  </w:divBdr>
                </w:div>
                <w:div w:id="1626306456">
                  <w:marLeft w:val="0"/>
                  <w:marRight w:val="0"/>
                  <w:marTop w:val="0"/>
                  <w:marBottom w:val="0"/>
                  <w:divBdr>
                    <w:top w:val="none" w:sz="0" w:space="0" w:color="auto"/>
                    <w:left w:val="none" w:sz="0" w:space="0" w:color="auto"/>
                    <w:bottom w:val="none" w:sz="0" w:space="0" w:color="auto"/>
                    <w:right w:val="none" w:sz="0" w:space="0" w:color="auto"/>
                  </w:divBdr>
                </w:div>
                <w:div w:id="714963226">
                  <w:marLeft w:val="0"/>
                  <w:marRight w:val="0"/>
                  <w:marTop w:val="0"/>
                  <w:marBottom w:val="0"/>
                  <w:divBdr>
                    <w:top w:val="none" w:sz="0" w:space="0" w:color="auto"/>
                    <w:left w:val="none" w:sz="0" w:space="0" w:color="auto"/>
                    <w:bottom w:val="none" w:sz="0" w:space="0" w:color="auto"/>
                    <w:right w:val="none" w:sz="0" w:space="0" w:color="auto"/>
                  </w:divBdr>
                </w:div>
                <w:div w:id="253369836">
                  <w:marLeft w:val="0"/>
                  <w:marRight w:val="0"/>
                  <w:marTop w:val="0"/>
                  <w:marBottom w:val="0"/>
                  <w:divBdr>
                    <w:top w:val="none" w:sz="0" w:space="0" w:color="auto"/>
                    <w:left w:val="none" w:sz="0" w:space="0" w:color="auto"/>
                    <w:bottom w:val="none" w:sz="0" w:space="0" w:color="auto"/>
                    <w:right w:val="none" w:sz="0" w:space="0" w:color="auto"/>
                  </w:divBdr>
                </w:div>
                <w:div w:id="2132554076">
                  <w:marLeft w:val="0"/>
                  <w:marRight w:val="0"/>
                  <w:marTop w:val="0"/>
                  <w:marBottom w:val="0"/>
                  <w:divBdr>
                    <w:top w:val="none" w:sz="0" w:space="0" w:color="auto"/>
                    <w:left w:val="none" w:sz="0" w:space="0" w:color="auto"/>
                    <w:bottom w:val="none" w:sz="0" w:space="0" w:color="auto"/>
                    <w:right w:val="none" w:sz="0" w:space="0" w:color="auto"/>
                  </w:divBdr>
                </w:div>
                <w:div w:id="581647803">
                  <w:marLeft w:val="0"/>
                  <w:marRight w:val="0"/>
                  <w:marTop w:val="0"/>
                  <w:marBottom w:val="0"/>
                  <w:divBdr>
                    <w:top w:val="none" w:sz="0" w:space="0" w:color="auto"/>
                    <w:left w:val="none" w:sz="0" w:space="0" w:color="auto"/>
                    <w:bottom w:val="none" w:sz="0" w:space="0" w:color="auto"/>
                    <w:right w:val="none" w:sz="0" w:space="0" w:color="auto"/>
                  </w:divBdr>
                </w:div>
                <w:div w:id="958299753">
                  <w:marLeft w:val="0"/>
                  <w:marRight w:val="0"/>
                  <w:marTop w:val="0"/>
                  <w:marBottom w:val="0"/>
                  <w:divBdr>
                    <w:top w:val="none" w:sz="0" w:space="0" w:color="auto"/>
                    <w:left w:val="none" w:sz="0" w:space="0" w:color="auto"/>
                    <w:bottom w:val="none" w:sz="0" w:space="0" w:color="auto"/>
                    <w:right w:val="none" w:sz="0" w:space="0" w:color="auto"/>
                  </w:divBdr>
                </w:div>
                <w:div w:id="699164289">
                  <w:marLeft w:val="0"/>
                  <w:marRight w:val="0"/>
                  <w:marTop w:val="0"/>
                  <w:marBottom w:val="0"/>
                  <w:divBdr>
                    <w:top w:val="none" w:sz="0" w:space="0" w:color="auto"/>
                    <w:left w:val="none" w:sz="0" w:space="0" w:color="auto"/>
                    <w:bottom w:val="none" w:sz="0" w:space="0" w:color="auto"/>
                    <w:right w:val="none" w:sz="0" w:space="0" w:color="auto"/>
                  </w:divBdr>
                </w:div>
                <w:div w:id="26681019">
                  <w:marLeft w:val="0"/>
                  <w:marRight w:val="0"/>
                  <w:marTop w:val="0"/>
                  <w:marBottom w:val="0"/>
                  <w:divBdr>
                    <w:top w:val="none" w:sz="0" w:space="0" w:color="auto"/>
                    <w:left w:val="none" w:sz="0" w:space="0" w:color="auto"/>
                    <w:bottom w:val="none" w:sz="0" w:space="0" w:color="auto"/>
                    <w:right w:val="none" w:sz="0" w:space="0" w:color="auto"/>
                  </w:divBdr>
                </w:div>
                <w:div w:id="158473594">
                  <w:marLeft w:val="0"/>
                  <w:marRight w:val="0"/>
                  <w:marTop w:val="0"/>
                  <w:marBottom w:val="0"/>
                  <w:divBdr>
                    <w:top w:val="none" w:sz="0" w:space="0" w:color="auto"/>
                    <w:left w:val="none" w:sz="0" w:space="0" w:color="auto"/>
                    <w:bottom w:val="none" w:sz="0" w:space="0" w:color="auto"/>
                    <w:right w:val="none" w:sz="0" w:space="0" w:color="auto"/>
                  </w:divBdr>
                </w:div>
                <w:div w:id="1886093057">
                  <w:marLeft w:val="0"/>
                  <w:marRight w:val="0"/>
                  <w:marTop w:val="0"/>
                  <w:marBottom w:val="0"/>
                  <w:divBdr>
                    <w:top w:val="none" w:sz="0" w:space="0" w:color="auto"/>
                    <w:left w:val="none" w:sz="0" w:space="0" w:color="auto"/>
                    <w:bottom w:val="none" w:sz="0" w:space="0" w:color="auto"/>
                    <w:right w:val="none" w:sz="0" w:space="0" w:color="auto"/>
                  </w:divBdr>
                </w:div>
                <w:div w:id="168445320">
                  <w:marLeft w:val="0"/>
                  <w:marRight w:val="0"/>
                  <w:marTop w:val="0"/>
                  <w:marBottom w:val="0"/>
                  <w:divBdr>
                    <w:top w:val="none" w:sz="0" w:space="0" w:color="auto"/>
                    <w:left w:val="none" w:sz="0" w:space="0" w:color="auto"/>
                    <w:bottom w:val="none" w:sz="0" w:space="0" w:color="auto"/>
                    <w:right w:val="none" w:sz="0" w:space="0" w:color="auto"/>
                  </w:divBdr>
                </w:div>
                <w:div w:id="501285361">
                  <w:marLeft w:val="0"/>
                  <w:marRight w:val="0"/>
                  <w:marTop w:val="0"/>
                  <w:marBottom w:val="0"/>
                  <w:divBdr>
                    <w:top w:val="none" w:sz="0" w:space="0" w:color="auto"/>
                    <w:left w:val="none" w:sz="0" w:space="0" w:color="auto"/>
                    <w:bottom w:val="none" w:sz="0" w:space="0" w:color="auto"/>
                    <w:right w:val="none" w:sz="0" w:space="0" w:color="auto"/>
                  </w:divBdr>
                </w:div>
                <w:div w:id="321927734">
                  <w:marLeft w:val="0"/>
                  <w:marRight w:val="0"/>
                  <w:marTop w:val="0"/>
                  <w:marBottom w:val="0"/>
                  <w:divBdr>
                    <w:top w:val="none" w:sz="0" w:space="0" w:color="auto"/>
                    <w:left w:val="none" w:sz="0" w:space="0" w:color="auto"/>
                    <w:bottom w:val="none" w:sz="0" w:space="0" w:color="auto"/>
                    <w:right w:val="none" w:sz="0" w:space="0" w:color="auto"/>
                  </w:divBdr>
                </w:div>
                <w:div w:id="1055852014">
                  <w:marLeft w:val="0"/>
                  <w:marRight w:val="0"/>
                  <w:marTop w:val="0"/>
                  <w:marBottom w:val="0"/>
                  <w:divBdr>
                    <w:top w:val="none" w:sz="0" w:space="0" w:color="auto"/>
                    <w:left w:val="none" w:sz="0" w:space="0" w:color="auto"/>
                    <w:bottom w:val="none" w:sz="0" w:space="0" w:color="auto"/>
                    <w:right w:val="none" w:sz="0" w:space="0" w:color="auto"/>
                  </w:divBdr>
                </w:div>
                <w:div w:id="198592245">
                  <w:marLeft w:val="0"/>
                  <w:marRight w:val="0"/>
                  <w:marTop w:val="0"/>
                  <w:marBottom w:val="0"/>
                  <w:divBdr>
                    <w:top w:val="none" w:sz="0" w:space="0" w:color="auto"/>
                    <w:left w:val="none" w:sz="0" w:space="0" w:color="auto"/>
                    <w:bottom w:val="none" w:sz="0" w:space="0" w:color="auto"/>
                    <w:right w:val="none" w:sz="0" w:space="0" w:color="auto"/>
                  </w:divBdr>
                </w:div>
                <w:div w:id="1419516972">
                  <w:marLeft w:val="0"/>
                  <w:marRight w:val="0"/>
                  <w:marTop w:val="0"/>
                  <w:marBottom w:val="0"/>
                  <w:divBdr>
                    <w:top w:val="none" w:sz="0" w:space="0" w:color="auto"/>
                    <w:left w:val="none" w:sz="0" w:space="0" w:color="auto"/>
                    <w:bottom w:val="none" w:sz="0" w:space="0" w:color="auto"/>
                    <w:right w:val="none" w:sz="0" w:space="0" w:color="auto"/>
                  </w:divBdr>
                </w:div>
                <w:div w:id="1527206693">
                  <w:marLeft w:val="0"/>
                  <w:marRight w:val="0"/>
                  <w:marTop w:val="0"/>
                  <w:marBottom w:val="0"/>
                  <w:divBdr>
                    <w:top w:val="none" w:sz="0" w:space="0" w:color="auto"/>
                    <w:left w:val="none" w:sz="0" w:space="0" w:color="auto"/>
                    <w:bottom w:val="none" w:sz="0" w:space="0" w:color="auto"/>
                    <w:right w:val="none" w:sz="0" w:space="0" w:color="auto"/>
                  </w:divBdr>
                </w:div>
                <w:div w:id="1106731130">
                  <w:marLeft w:val="0"/>
                  <w:marRight w:val="0"/>
                  <w:marTop w:val="0"/>
                  <w:marBottom w:val="0"/>
                  <w:divBdr>
                    <w:top w:val="none" w:sz="0" w:space="0" w:color="auto"/>
                    <w:left w:val="none" w:sz="0" w:space="0" w:color="auto"/>
                    <w:bottom w:val="none" w:sz="0" w:space="0" w:color="auto"/>
                    <w:right w:val="none" w:sz="0" w:space="0" w:color="auto"/>
                  </w:divBdr>
                </w:div>
                <w:div w:id="1531842691">
                  <w:marLeft w:val="0"/>
                  <w:marRight w:val="0"/>
                  <w:marTop w:val="0"/>
                  <w:marBottom w:val="0"/>
                  <w:divBdr>
                    <w:top w:val="none" w:sz="0" w:space="0" w:color="auto"/>
                    <w:left w:val="none" w:sz="0" w:space="0" w:color="auto"/>
                    <w:bottom w:val="none" w:sz="0" w:space="0" w:color="auto"/>
                    <w:right w:val="none" w:sz="0" w:space="0" w:color="auto"/>
                  </w:divBdr>
                </w:div>
                <w:div w:id="214899825">
                  <w:marLeft w:val="0"/>
                  <w:marRight w:val="0"/>
                  <w:marTop w:val="0"/>
                  <w:marBottom w:val="0"/>
                  <w:divBdr>
                    <w:top w:val="none" w:sz="0" w:space="0" w:color="auto"/>
                    <w:left w:val="none" w:sz="0" w:space="0" w:color="auto"/>
                    <w:bottom w:val="none" w:sz="0" w:space="0" w:color="auto"/>
                    <w:right w:val="none" w:sz="0" w:space="0" w:color="auto"/>
                  </w:divBdr>
                </w:div>
                <w:div w:id="712535818">
                  <w:marLeft w:val="0"/>
                  <w:marRight w:val="0"/>
                  <w:marTop w:val="0"/>
                  <w:marBottom w:val="0"/>
                  <w:divBdr>
                    <w:top w:val="none" w:sz="0" w:space="0" w:color="auto"/>
                    <w:left w:val="none" w:sz="0" w:space="0" w:color="auto"/>
                    <w:bottom w:val="none" w:sz="0" w:space="0" w:color="auto"/>
                    <w:right w:val="none" w:sz="0" w:space="0" w:color="auto"/>
                  </w:divBdr>
                </w:div>
                <w:div w:id="1916935876">
                  <w:marLeft w:val="0"/>
                  <w:marRight w:val="0"/>
                  <w:marTop w:val="0"/>
                  <w:marBottom w:val="0"/>
                  <w:divBdr>
                    <w:top w:val="none" w:sz="0" w:space="0" w:color="auto"/>
                    <w:left w:val="none" w:sz="0" w:space="0" w:color="auto"/>
                    <w:bottom w:val="none" w:sz="0" w:space="0" w:color="auto"/>
                    <w:right w:val="none" w:sz="0" w:space="0" w:color="auto"/>
                  </w:divBdr>
                </w:div>
                <w:div w:id="1167553791">
                  <w:marLeft w:val="0"/>
                  <w:marRight w:val="0"/>
                  <w:marTop w:val="0"/>
                  <w:marBottom w:val="0"/>
                  <w:divBdr>
                    <w:top w:val="none" w:sz="0" w:space="0" w:color="auto"/>
                    <w:left w:val="none" w:sz="0" w:space="0" w:color="auto"/>
                    <w:bottom w:val="none" w:sz="0" w:space="0" w:color="auto"/>
                    <w:right w:val="none" w:sz="0" w:space="0" w:color="auto"/>
                  </w:divBdr>
                </w:div>
                <w:div w:id="279530801">
                  <w:marLeft w:val="0"/>
                  <w:marRight w:val="0"/>
                  <w:marTop w:val="0"/>
                  <w:marBottom w:val="0"/>
                  <w:divBdr>
                    <w:top w:val="none" w:sz="0" w:space="0" w:color="auto"/>
                    <w:left w:val="none" w:sz="0" w:space="0" w:color="auto"/>
                    <w:bottom w:val="none" w:sz="0" w:space="0" w:color="auto"/>
                    <w:right w:val="none" w:sz="0" w:space="0" w:color="auto"/>
                  </w:divBdr>
                </w:div>
                <w:div w:id="1778525632">
                  <w:marLeft w:val="0"/>
                  <w:marRight w:val="0"/>
                  <w:marTop w:val="0"/>
                  <w:marBottom w:val="0"/>
                  <w:divBdr>
                    <w:top w:val="none" w:sz="0" w:space="0" w:color="auto"/>
                    <w:left w:val="none" w:sz="0" w:space="0" w:color="auto"/>
                    <w:bottom w:val="none" w:sz="0" w:space="0" w:color="auto"/>
                    <w:right w:val="none" w:sz="0" w:space="0" w:color="auto"/>
                  </w:divBdr>
                </w:div>
                <w:div w:id="1185365031">
                  <w:marLeft w:val="0"/>
                  <w:marRight w:val="0"/>
                  <w:marTop w:val="0"/>
                  <w:marBottom w:val="0"/>
                  <w:divBdr>
                    <w:top w:val="none" w:sz="0" w:space="0" w:color="auto"/>
                    <w:left w:val="none" w:sz="0" w:space="0" w:color="auto"/>
                    <w:bottom w:val="none" w:sz="0" w:space="0" w:color="auto"/>
                    <w:right w:val="none" w:sz="0" w:space="0" w:color="auto"/>
                  </w:divBdr>
                </w:div>
                <w:div w:id="725572958">
                  <w:marLeft w:val="0"/>
                  <w:marRight w:val="0"/>
                  <w:marTop w:val="0"/>
                  <w:marBottom w:val="0"/>
                  <w:divBdr>
                    <w:top w:val="none" w:sz="0" w:space="0" w:color="auto"/>
                    <w:left w:val="none" w:sz="0" w:space="0" w:color="auto"/>
                    <w:bottom w:val="none" w:sz="0" w:space="0" w:color="auto"/>
                    <w:right w:val="none" w:sz="0" w:space="0" w:color="auto"/>
                  </w:divBdr>
                </w:div>
                <w:div w:id="2039163217">
                  <w:marLeft w:val="0"/>
                  <w:marRight w:val="0"/>
                  <w:marTop w:val="0"/>
                  <w:marBottom w:val="0"/>
                  <w:divBdr>
                    <w:top w:val="none" w:sz="0" w:space="0" w:color="auto"/>
                    <w:left w:val="none" w:sz="0" w:space="0" w:color="auto"/>
                    <w:bottom w:val="none" w:sz="0" w:space="0" w:color="auto"/>
                    <w:right w:val="none" w:sz="0" w:space="0" w:color="auto"/>
                  </w:divBdr>
                </w:div>
                <w:div w:id="505756348">
                  <w:marLeft w:val="0"/>
                  <w:marRight w:val="0"/>
                  <w:marTop w:val="0"/>
                  <w:marBottom w:val="0"/>
                  <w:divBdr>
                    <w:top w:val="none" w:sz="0" w:space="0" w:color="auto"/>
                    <w:left w:val="none" w:sz="0" w:space="0" w:color="auto"/>
                    <w:bottom w:val="none" w:sz="0" w:space="0" w:color="auto"/>
                    <w:right w:val="none" w:sz="0" w:space="0" w:color="auto"/>
                  </w:divBdr>
                </w:div>
                <w:div w:id="1187520030">
                  <w:marLeft w:val="0"/>
                  <w:marRight w:val="0"/>
                  <w:marTop w:val="0"/>
                  <w:marBottom w:val="0"/>
                  <w:divBdr>
                    <w:top w:val="none" w:sz="0" w:space="0" w:color="auto"/>
                    <w:left w:val="none" w:sz="0" w:space="0" w:color="auto"/>
                    <w:bottom w:val="none" w:sz="0" w:space="0" w:color="auto"/>
                    <w:right w:val="none" w:sz="0" w:space="0" w:color="auto"/>
                  </w:divBdr>
                </w:div>
                <w:div w:id="1979528897">
                  <w:marLeft w:val="0"/>
                  <w:marRight w:val="0"/>
                  <w:marTop w:val="0"/>
                  <w:marBottom w:val="0"/>
                  <w:divBdr>
                    <w:top w:val="none" w:sz="0" w:space="0" w:color="auto"/>
                    <w:left w:val="none" w:sz="0" w:space="0" w:color="auto"/>
                    <w:bottom w:val="none" w:sz="0" w:space="0" w:color="auto"/>
                    <w:right w:val="none" w:sz="0" w:space="0" w:color="auto"/>
                  </w:divBdr>
                </w:div>
                <w:div w:id="755829816">
                  <w:marLeft w:val="0"/>
                  <w:marRight w:val="0"/>
                  <w:marTop w:val="0"/>
                  <w:marBottom w:val="0"/>
                  <w:divBdr>
                    <w:top w:val="none" w:sz="0" w:space="0" w:color="auto"/>
                    <w:left w:val="none" w:sz="0" w:space="0" w:color="auto"/>
                    <w:bottom w:val="none" w:sz="0" w:space="0" w:color="auto"/>
                    <w:right w:val="none" w:sz="0" w:space="0" w:color="auto"/>
                  </w:divBdr>
                </w:div>
                <w:div w:id="982201437">
                  <w:marLeft w:val="0"/>
                  <w:marRight w:val="0"/>
                  <w:marTop w:val="0"/>
                  <w:marBottom w:val="0"/>
                  <w:divBdr>
                    <w:top w:val="none" w:sz="0" w:space="0" w:color="auto"/>
                    <w:left w:val="none" w:sz="0" w:space="0" w:color="auto"/>
                    <w:bottom w:val="none" w:sz="0" w:space="0" w:color="auto"/>
                    <w:right w:val="none" w:sz="0" w:space="0" w:color="auto"/>
                  </w:divBdr>
                </w:div>
                <w:div w:id="1664622129">
                  <w:marLeft w:val="0"/>
                  <w:marRight w:val="0"/>
                  <w:marTop w:val="0"/>
                  <w:marBottom w:val="0"/>
                  <w:divBdr>
                    <w:top w:val="none" w:sz="0" w:space="0" w:color="auto"/>
                    <w:left w:val="none" w:sz="0" w:space="0" w:color="auto"/>
                    <w:bottom w:val="none" w:sz="0" w:space="0" w:color="auto"/>
                    <w:right w:val="none" w:sz="0" w:space="0" w:color="auto"/>
                  </w:divBdr>
                </w:div>
                <w:div w:id="1125392975">
                  <w:marLeft w:val="0"/>
                  <w:marRight w:val="0"/>
                  <w:marTop w:val="0"/>
                  <w:marBottom w:val="0"/>
                  <w:divBdr>
                    <w:top w:val="none" w:sz="0" w:space="0" w:color="auto"/>
                    <w:left w:val="none" w:sz="0" w:space="0" w:color="auto"/>
                    <w:bottom w:val="none" w:sz="0" w:space="0" w:color="auto"/>
                    <w:right w:val="none" w:sz="0" w:space="0" w:color="auto"/>
                  </w:divBdr>
                </w:div>
                <w:div w:id="856775403">
                  <w:marLeft w:val="0"/>
                  <w:marRight w:val="0"/>
                  <w:marTop w:val="0"/>
                  <w:marBottom w:val="0"/>
                  <w:divBdr>
                    <w:top w:val="none" w:sz="0" w:space="0" w:color="auto"/>
                    <w:left w:val="none" w:sz="0" w:space="0" w:color="auto"/>
                    <w:bottom w:val="none" w:sz="0" w:space="0" w:color="auto"/>
                    <w:right w:val="none" w:sz="0" w:space="0" w:color="auto"/>
                  </w:divBdr>
                </w:div>
                <w:div w:id="181363302">
                  <w:marLeft w:val="0"/>
                  <w:marRight w:val="0"/>
                  <w:marTop w:val="0"/>
                  <w:marBottom w:val="0"/>
                  <w:divBdr>
                    <w:top w:val="none" w:sz="0" w:space="0" w:color="auto"/>
                    <w:left w:val="none" w:sz="0" w:space="0" w:color="auto"/>
                    <w:bottom w:val="none" w:sz="0" w:space="0" w:color="auto"/>
                    <w:right w:val="none" w:sz="0" w:space="0" w:color="auto"/>
                  </w:divBdr>
                </w:div>
                <w:div w:id="2060394516">
                  <w:marLeft w:val="0"/>
                  <w:marRight w:val="0"/>
                  <w:marTop w:val="0"/>
                  <w:marBottom w:val="0"/>
                  <w:divBdr>
                    <w:top w:val="none" w:sz="0" w:space="0" w:color="auto"/>
                    <w:left w:val="none" w:sz="0" w:space="0" w:color="auto"/>
                    <w:bottom w:val="none" w:sz="0" w:space="0" w:color="auto"/>
                    <w:right w:val="none" w:sz="0" w:space="0" w:color="auto"/>
                  </w:divBdr>
                </w:div>
                <w:div w:id="843934392">
                  <w:marLeft w:val="0"/>
                  <w:marRight w:val="0"/>
                  <w:marTop w:val="0"/>
                  <w:marBottom w:val="0"/>
                  <w:divBdr>
                    <w:top w:val="none" w:sz="0" w:space="0" w:color="auto"/>
                    <w:left w:val="none" w:sz="0" w:space="0" w:color="auto"/>
                    <w:bottom w:val="none" w:sz="0" w:space="0" w:color="auto"/>
                    <w:right w:val="none" w:sz="0" w:space="0" w:color="auto"/>
                  </w:divBdr>
                </w:div>
                <w:div w:id="873808171">
                  <w:marLeft w:val="0"/>
                  <w:marRight w:val="0"/>
                  <w:marTop w:val="0"/>
                  <w:marBottom w:val="0"/>
                  <w:divBdr>
                    <w:top w:val="none" w:sz="0" w:space="0" w:color="auto"/>
                    <w:left w:val="none" w:sz="0" w:space="0" w:color="auto"/>
                    <w:bottom w:val="none" w:sz="0" w:space="0" w:color="auto"/>
                    <w:right w:val="none" w:sz="0" w:space="0" w:color="auto"/>
                  </w:divBdr>
                </w:div>
                <w:div w:id="579559811">
                  <w:marLeft w:val="0"/>
                  <w:marRight w:val="0"/>
                  <w:marTop w:val="0"/>
                  <w:marBottom w:val="0"/>
                  <w:divBdr>
                    <w:top w:val="none" w:sz="0" w:space="0" w:color="auto"/>
                    <w:left w:val="none" w:sz="0" w:space="0" w:color="auto"/>
                    <w:bottom w:val="none" w:sz="0" w:space="0" w:color="auto"/>
                    <w:right w:val="none" w:sz="0" w:space="0" w:color="auto"/>
                  </w:divBdr>
                </w:div>
                <w:div w:id="2025327326">
                  <w:marLeft w:val="0"/>
                  <w:marRight w:val="0"/>
                  <w:marTop w:val="0"/>
                  <w:marBottom w:val="0"/>
                  <w:divBdr>
                    <w:top w:val="none" w:sz="0" w:space="0" w:color="auto"/>
                    <w:left w:val="none" w:sz="0" w:space="0" w:color="auto"/>
                    <w:bottom w:val="none" w:sz="0" w:space="0" w:color="auto"/>
                    <w:right w:val="none" w:sz="0" w:space="0" w:color="auto"/>
                  </w:divBdr>
                </w:div>
                <w:div w:id="1593317197">
                  <w:marLeft w:val="0"/>
                  <w:marRight w:val="0"/>
                  <w:marTop w:val="0"/>
                  <w:marBottom w:val="0"/>
                  <w:divBdr>
                    <w:top w:val="none" w:sz="0" w:space="0" w:color="auto"/>
                    <w:left w:val="none" w:sz="0" w:space="0" w:color="auto"/>
                    <w:bottom w:val="none" w:sz="0" w:space="0" w:color="auto"/>
                    <w:right w:val="none" w:sz="0" w:space="0" w:color="auto"/>
                  </w:divBdr>
                </w:div>
                <w:div w:id="1794251737">
                  <w:marLeft w:val="0"/>
                  <w:marRight w:val="0"/>
                  <w:marTop w:val="0"/>
                  <w:marBottom w:val="0"/>
                  <w:divBdr>
                    <w:top w:val="none" w:sz="0" w:space="0" w:color="auto"/>
                    <w:left w:val="none" w:sz="0" w:space="0" w:color="auto"/>
                    <w:bottom w:val="none" w:sz="0" w:space="0" w:color="auto"/>
                    <w:right w:val="none" w:sz="0" w:space="0" w:color="auto"/>
                  </w:divBdr>
                </w:div>
                <w:div w:id="1978946477">
                  <w:marLeft w:val="0"/>
                  <w:marRight w:val="0"/>
                  <w:marTop w:val="0"/>
                  <w:marBottom w:val="0"/>
                  <w:divBdr>
                    <w:top w:val="none" w:sz="0" w:space="0" w:color="auto"/>
                    <w:left w:val="none" w:sz="0" w:space="0" w:color="auto"/>
                    <w:bottom w:val="none" w:sz="0" w:space="0" w:color="auto"/>
                    <w:right w:val="none" w:sz="0" w:space="0" w:color="auto"/>
                  </w:divBdr>
                </w:div>
                <w:div w:id="984623797">
                  <w:marLeft w:val="0"/>
                  <w:marRight w:val="0"/>
                  <w:marTop w:val="0"/>
                  <w:marBottom w:val="0"/>
                  <w:divBdr>
                    <w:top w:val="none" w:sz="0" w:space="0" w:color="auto"/>
                    <w:left w:val="none" w:sz="0" w:space="0" w:color="auto"/>
                    <w:bottom w:val="none" w:sz="0" w:space="0" w:color="auto"/>
                    <w:right w:val="none" w:sz="0" w:space="0" w:color="auto"/>
                  </w:divBdr>
                </w:div>
                <w:div w:id="89203197">
                  <w:marLeft w:val="0"/>
                  <w:marRight w:val="0"/>
                  <w:marTop w:val="0"/>
                  <w:marBottom w:val="0"/>
                  <w:divBdr>
                    <w:top w:val="none" w:sz="0" w:space="0" w:color="auto"/>
                    <w:left w:val="none" w:sz="0" w:space="0" w:color="auto"/>
                    <w:bottom w:val="none" w:sz="0" w:space="0" w:color="auto"/>
                    <w:right w:val="none" w:sz="0" w:space="0" w:color="auto"/>
                  </w:divBdr>
                </w:div>
                <w:div w:id="1914077047">
                  <w:marLeft w:val="0"/>
                  <w:marRight w:val="0"/>
                  <w:marTop w:val="0"/>
                  <w:marBottom w:val="0"/>
                  <w:divBdr>
                    <w:top w:val="none" w:sz="0" w:space="0" w:color="auto"/>
                    <w:left w:val="none" w:sz="0" w:space="0" w:color="auto"/>
                    <w:bottom w:val="none" w:sz="0" w:space="0" w:color="auto"/>
                    <w:right w:val="none" w:sz="0" w:space="0" w:color="auto"/>
                  </w:divBdr>
                </w:div>
                <w:div w:id="625434084">
                  <w:marLeft w:val="0"/>
                  <w:marRight w:val="0"/>
                  <w:marTop w:val="0"/>
                  <w:marBottom w:val="0"/>
                  <w:divBdr>
                    <w:top w:val="none" w:sz="0" w:space="0" w:color="auto"/>
                    <w:left w:val="none" w:sz="0" w:space="0" w:color="auto"/>
                    <w:bottom w:val="none" w:sz="0" w:space="0" w:color="auto"/>
                    <w:right w:val="none" w:sz="0" w:space="0" w:color="auto"/>
                  </w:divBdr>
                </w:div>
                <w:div w:id="173108076">
                  <w:marLeft w:val="0"/>
                  <w:marRight w:val="0"/>
                  <w:marTop w:val="0"/>
                  <w:marBottom w:val="0"/>
                  <w:divBdr>
                    <w:top w:val="none" w:sz="0" w:space="0" w:color="auto"/>
                    <w:left w:val="none" w:sz="0" w:space="0" w:color="auto"/>
                    <w:bottom w:val="none" w:sz="0" w:space="0" w:color="auto"/>
                    <w:right w:val="none" w:sz="0" w:space="0" w:color="auto"/>
                  </w:divBdr>
                </w:div>
                <w:div w:id="826440847">
                  <w:marLeft w:val="0"/>
                  <w:marRight w:val="0"/>
                  <w:marTop w:val="0"/>
                  <w:marBottom w:val="0"/>
                  <w:divBdr>
                    <w:top w:val="none" w:sz="0" w:space="0" w:color="auto"/>
                    <w:left w:val="none" w:sz="0" w:space="0" w:color="auto"/>
                    <w:bottom w:val="none" w:sz="0" w:space="0" w:color="auto"/>
                    <w:right w:val="none" w:sz="0" w:space="0" w:color="auto"/>
                  </w:divBdr>
                </w:div>
                <w:div w:id="704911638">
                  <w:marLeft w:val="0"/>
                  <w:marRight w:val="0"/>
                  <w:marTop w:val="0"/>
                  <w:marBottom w:val="0"/>
                  <w:divBdr>
                    <w:top w:val="none" w:sz="0" w:space="0" w:color="auto"/>
                    <w:left w:val="none" w:sz="0" w:space="0" w:color="auto"/>
                    <w:bottom w:val="none" w:sz="0" w:space="0" w:color="auto"/>
                    <w:right w:val="none" w:sz="0" w:space="0" w:color="auto"/>
                  </w:divBdr>
                </w:div>
                <w:div w:id="1970236261">
                  <w:marLeft w:val="0"/>
                  <w:marRight w:val="0"/>
                  <w:marTop w:val="0"/>
                  <w:marBottom w:val="0"/>
                  <w:divBdr>
                    <w:top w:val="none" w:sz="0" w:space="0" w:color="auto"/>
                    <w:left w:val="none" w:sz="0" w:space="0" w:color="auto"/>
                    <w:bottom w:val="none" w:sz="0" w:space="0" w:color="auto"/>
                    <w:right w:val="none" w:sz="0" w:space="0" w:color="auto"/>
                  </w:divBdr>
                </w:div>
                <w:div w:id="544293157">
                  <w:marLeft w:val="0"/>
                  <w:marRight w:val="0"/>
                  <w:marTop w:val="0"/>
                  <w:marBottom w:val="0"/>
                  <w:divBdr>
                    <w:top w:val="none" w:sz="0" w:space="0" w:color="auto"/>
                    <w:left w:val="none" w:sz="0" w:space="0" w:color="auto"/>
                    <w:bottom w:val="none" w:sz="0" w:space="0" w:color="auto"/>
                    <w:right w:val="none" w:sz="0" w:space="0" w:color="auto"/>
                  </w:divBdr>
                </w:div>
                <w:div w:id="1009328359">
                  <w:marLeft w:val="0"/>
                  <w:marRight w:val="0"/>
                  <w:marTop w:val="0"/>
                  <w:marBottom w:val="0"/>
                  <w:divBdr>
                    <w:top w:val="none" w:sz="0" w:space="0" w:color="auto"/>
                    <w:left w:val="none" w:sz="0" w:space="0" w:color="auto"/>
                    <w:bottom w:val="none" w:sz="0" w:space="0" w:color="auto"/>
                    <w:right w:val="none" w:sz="0" w:space="0" w:color="auto"/>
                  </w:divBdr>
                </w:div>
                <w:div w:id="1645890035">
                  <w:marLeft w:val="0"/>
                  <w:marRight w:val="0"/>
                  <w:marTop w:val="0"/>
                  <w:marBottom w:val="0"/>
                  <w:divBdr>
                    <w:top w:val="none" w:sz="0" w:space="0" w:color="auto"/>
                    <w:left w:val="none" w:sz="0" w:space="0" w:color="auto"/>
                    <w:bottom w:val="none" w:sz="0" w:space="0" w:color="auto"/>
                    <w:right w:val="none" w:sz="0" w:space="0" w:color="auto"/>
                  </w:divBdr>
                </w:div>
                <w:div w:id="2144303789">
                  <w:marLeft w:val="0"/>
                  <w:marRight w:val="0"/>
                  <w:marTop w:val="0"/>
                  <w:marBottom w:val="0"/>
                  <w:divBdr>
                    <w:top w:val="none" w:sz="0" w:space="0" w:color="auto"/>
                    <w:left w:val="none" w:sz="0" w:space="0" w:color="auto"/>
                    <w:bottom w:val="none" w:sz="0" w:space="0" w:color="auto"/>
                    <w:right w:val="none" w:sz="0" w:space="0" w:color="auto"/>
                  </w:divBdr>
                </w:div>
                <w:div w:id="1894072308">
                  <w:marLeft w:val="0"/>
                  <w:marRight w:val="0"/>
                  <w:marTop w:val="0"/>
                  <w:marBottom w:val="0"/>
                  <w:divBdr>
                    <w:top w:val="none" w:sz="0" w:space="0" w:color="auto"/>
                    <w:left w:val="none" w:sz="0" w:space="0" w:color="auto"/>
                    <w:bottom w:val="none" w:sz="0" w:space="0" w:color="auto"/>
                    <w:right w:val="none" w:sz="0" w:space="0" w:color="auto"/>
                  </w:divBdr>
                </w:div>
                <w:div w:id="292834877">
                  <w:marLeft w:val="0"/>
                  <w:marRight w:val="0"/>
                  <w:marTop w:val="0"/>
                  <w:marBottom w:val="0"/>
                  <w:divBdr>
                    <w:top w:val="none" w:sz="0" w:space="0" w:color="auto"/>
                    <w:left w:val="none" w:sz="0" w:space="0" w:color="auto"/>
                    <w:bottom w:val="none" w:sz="0" w:space="0" w:color="auto"/>
                    <w:right w:val="none" w:sz="0" w:space="0" w:color="auto"/>
                  </w:divBdr>
                </w:div>
                <w:div w:id="170797908">
                  <w:marLeft w:val="0"/>
                  <w:marRight w:val="0"/>
                  <w:marTop w:val="0"/>
                  <w:marBottom w:val="0"/>
                  <w:divBdr>
                    <w:top w:val="none" w:sz="0" w:space="0" w:color="auto"/>
                    <w:left w:val="none" w:sz="0" w:space="0" w:color="auto"/>
                    <w:bottom w:val="none" w:sz="0" w:space="0" w:color="auto"/>
                    <w:right w:val="none" w:sz="0" w:space="0" w:color="auto"/>
                  </w:divBdr>
                </w:div>
                <w:div w:id="1443837530">
                  <w:marLeft w:val="0"/>
                  <w:marRight w:val="0"/>
                  <w:marTop w:val="0"/>
                  <w:marBottom w:val="0"/>
                  <w:divBdr>
                    <w:top w:val="none" w:sz="0" w:space="0" w:color="auto"/>
                    <w:left w:val="none" w:sz="0" w:space="0" w:color="auto"/>
                    <w:bottom w:val="none" w:sz="0" w:space="0" w:color="auto"/>
                    <w:right w:val="none" w:sz="0" w:space="0" w:color="auto"/>
                  </w:divBdr>
                </w:div>
                <w:div w:id="914820325">
                  <w:marLeft w:val="0"/>
                  <w:marRight w:val="0"/>
                  <w:marTop w:val="0"/>
                  <w:marBottom w:val="0"/>
                  <w:divBdr>
                    <w:top w:val="none" w:sz="0" w:space="0" w:color="auto"/>
                    <w:left w:val="none" w:sz="0" w:space="0" w:color="auto"/>
                    <w:bottom w:val="none" w:sz="0" w:space="0" w:color="auto"/>
                    <w:right w:val="none" w:sz="0" w:space="0" w:color="auto"/>
                  </w:divBdr>
                </w:div>
                <w:div w:id="921139814">
                  <w:marLeft w:val="0"/>
                  <w:marRight w:val="0"/>
                  <w:marTop w:val="0"/>
                  <w:marBottom w:val="0"/>
                  <w:divBdr>
                    <w:top w:val="none" w:sz="0" w:space="0" w:color="auto"/>
                    <w:left w:val="none" w:sz="0" w:space="0" w:color="auto"/>
                    <w:bottom w:val="none" w:sz="0" w:space="0" w:color="auto"/>
                    <w:right w:val="none" w:sz="0" w:space="0" w:color="auto"/>
                  </w:divBdr>
                </w:div>
                <w:div w:id="1365907918">
                  <w:marLeft w:val="0"/>
                  <w:marRight w:val="0"/>
                  <w:marTop w:val="0"/>
                  <w:marBottom w:val="0"/>
                  <w:divBdr>
                    <w:top w:val="none" w:sz="0" w:space="0" w:color="auto"/>
                    <w:left w:val="none" w:sz="0" w:space="0" w:color="auto"/>
                    <w:bottom w:val="none" w:sz="0" w:space="0" w:color="auto"/>
                    <w:right w:val="none" w:sz="0" w:space="0" w:color="auto"/>
                  </w:divBdr>
                </w:div>
                <w:div w:id="123812431">
                  <w:marLeft w:val="0"/>
                  <w:marRight w:val="0"/>
                  <w:marTop w:val="0"/>
                  <w:marBottom w:val="0"/>
                  <w:divBdr>
                    <w:top w:val="none" w:sz="0" w:space="0" w:color="auto"/>
                    <w:left w:val="none" w:sz="0" w:space="0" w:color="auto"/>
                    <w:bottom w:val="none" w:sz="0" w:space="0" w:color="auto"/>
                    <w:right w:val="none" w:sz="0" w:space="0" w:color="auto"/>
                  </w:divBdr>
                </w:div>
                <w:div w:id="291373903">
                  <w:marLeft w:val="0"/>
                  <w:marRight w:val="0"/>
                  <w:marTop w:val="0"/>
                  <w:marBottom w:val="0"/>
                  <w:divBdr>
                    <w:top w:val="none" w:sz="0" w:space="0" w:color="auto"/>
                    <w:left w:val="none" w:sz="0" w:space="0" w:color="auto"/>
                    <w:bottom w:val="none" w:sz="0" w:space="0" w:color="auto"/>
                    <w:right w:val="none" w:sz="0" w:space="0" w:color="auto"/>
                  </w:divBdr>
                </w:div>
                <w:div w:id="2132437537">
                  <w:marLeft w:val="0"/>
                  <w:marRight w:val="0"/>
                  <w:marTop w:val="0"/>
                  <w:marBottom w:val="0"/>
                  <w:divBdr>
                    <w:top w:val="none" w:sz="0" w:space="0" w:color="auto"/>
                    <w:left w:val="none" w:sz="0" w:space="0" w:color="auto"/>
                    <w:bottom w:val="none" w:sz="0" w:space="0" w:color="auto"/>
                    <w:right w:val="none" w:sz="0" w:space="0" w:color="auto"/>
                  </w:divBdr>
                </w:div>
                <w:div w:id="264194354">
                  <w:marLeft w:val="0"/>
                  <w:marRight w:val="0"/>
                  <w:marTop w:val="0"/>
                  <w:marBottom w:val="0"/>
                  <w:divBdr>
                    <w:top w:val="none" w:sz="0" w:space="0" w:color="auto"/>
                    <w:left w:val="none" w:sz="0" w:space="0" w:color="auto"/>
                    <w:bottom w:val="none" w:sz="0" w:space="0" w:color="auto"/>
                    <w:right w:val="none" w:sz="0" w:space="0" w:color="auto"/>
                  </w:divBdr>
                </w:div>
                <w:div w:id="319579182">
                  <w:marLeft w:val="0"/>
                  <w:marRight w:val="0"/>
                  <w:marTop w:val="0"/>
                  <w:marBottom w:val="0"/>
                  <w:divBdr>
                    <w:top w:val="none" w:sz="0" w:space="0" w:color="auto"/>
                    <w:left w:val="none" w:sz="0" w:space="0" w:color="auto"/>
                    <w:bottom w:val="none" w:sz="0" w:space="0" w:color="auto"/>
                    <w:right w:val="none" w:sz="0" w:space="0" w:color="auto"/>
                  </w:divBdr>
                </w:div>
                <w:div w:id="1890457204">
                  <w:marLeft w:val="0"/>
                  <w:marRight w:val="0"/>
                  <w:marTop w:val="0"/>
                  <w:marBottom w:val="0"/>
                  <w:divBdr>
                    <w:top w:val="none" w:sz="0" w:space="0" w:color="auto"/>
                    <w:left w:val="none" w:sz="0" w:space="0" w:color="auto"/>
                    <w:bottom w:val="none" w:sz="0" w:space="0" w:color="auto"/>
                    <w:right w:val="none" w:sz="0" w:space="0" w:color="auto"/>
                  </w:divBdr>
                </w:div>
                <w:div w:id="1932544357">
                  <w:marLeft w:val="0"/>
                  <w:marRight w:val="0"/>
                  <w:marTop w:val="0"/>
                  <w:marBottom w:val="0"/>
                  <w:divBdr>
                    <w:top w:val="none" w:sz="0" w:space="0" w:color="auto"/>
                    <w:left w:val="none" w:sz="0" w:space="0" w:color="auto"/>
                    <w:bottom w:val="none" w:sz="0" w:space="0" w:color="auto"/>
                    <w:right w:val="none" w:sz="0" w:space="0" w:color="auto"/>
                  </w:divBdr>
                </w:div>
                <w:div w:id="960111831">
                  <w:marLeft w:val="0"/>
                  <w:marRight w:val="0"/>
                  <w:marTop w:val="0"/>
                  <w:marBottom w:val="0"/>
                  <w:divBdr>
                    <w:top w:val="none" w:sz="0" w:space="0" w:color="auto"/>
                    <w:left w:val="none" w:sz="0" w:space="0" w:color="auto"/>
                    <w:bottom w:val="none" w:sz="0" w:space="0" w:color="auto"/>
                    <w:right w:val="none" w:sz="0" w:space="0" w:color="auto"/>
                  </w:divBdr>
                </w:div>
                <w:div w:id="1750227524">
                  <w:marLeft w:val="0"/>
                  <w:marRight w:val="0"/>
                  <w:marTop w:val="0"/>
                  <w:marBottom w:val="0"/>
                  <w:divBdr>
                    <w:top w:val="none" w:sz="0" w:space="0" w:color="auto"/>
                    <w:left w:val="none" w:sz="0" w:space="0" w:color="auto"/>
                    <w:bottom w:val="none" w:sz="0" w:space="0" w:color="auto"/>
                    <w:right w:val="none" w:sz="0" w:space="0" w:color="auto"/>
                  </w:divBdr>
                </w:div>
                <w:div w:id="266356886">
                  <w:marLeft w:val="0"/>
                  <w:marRight w:val="0"/>
                  <w:marTop w:val="0"/>
                  <w:marBottom w:val="0"/>
                  <w:divBdr>
                    <w:top w:val="none" w:sz="0" w:space="0" w:color="auto"/>
                    <w:left w:val="none" w:sz="0" w:space="0" w:color="auto"/>
                    <w:bottom w:val="none" w:sz="0" w:space="0" w:color="auto"/>
                    <w:right w:val="none" w:sz="0" w:space="0" w:color="auto"/>
                  </w:divBdr>
                </w:div>
                <w:div w:id="948045639">
                  <w:marLeft w:val="0"/>
                  <w:marRight w:val="0"/>
                  <w:marTop w:val="0"/>
                  <w:marBottom w:val="0"/>
                  <w:divBdr>
                    <w:top w:val="none" w:sz="0" w:space="0" w:color="auto"/>
                    <w:left w:val="none" w:sz="0" w:space="0" w:color="auto"/>
                    <w:bottom w:val="none" w:sz="0" w:space="0" w:color="auto"/>
                    <w:right w:val="none" w:sz="0" w:space="0" w:color="auto"/>
                  </w:divBdr>
                </w:div>
                <w:div w:id="1268469600">
                  <w:marLeft w:val="0"/>
                  <w:marRight w:val="0"/>
                  <w:marTop w:val="0"/>
                  <w:marBottom w:val="0"/>
                  <w:divBdr>
                    <w:top w:val="none" w:sz="0" w:space="0" w:color="auto"/>
                    <w:left w:val="none" w:sz="0" w:space="0" w:color="auto"/>
                    <w:bottom w:val="none" w:sz="0" w:space="0" w:color="auto"/>
                    <w:right w:val="none" w:sz="0" w:space="0" w:color="auto"/>
                  </w:divBdr>
                </w:div>
                <w:div w:id="842554595">
                  <w:marLeft w:val="0"/>
                  <w:marRight w:val="0"/>
                  <w:marTop w:val="0"/>
                  <w:marBottom w:val="0"/>
                  <w:divBdr>
                    <w:top w:val="none" w:sz="0" w:space="0" w:color="auto"/>
                    <w:left w:val="none" w:sz="0" w:space="0" w:color="auto"/>
                    <w:bottom w:val="none" w:sz="0" w:space="0" w:color="auto"/>
                    <w:right w:val="none" w:sz="0" w:space="0" w:color="auto"/>
                  </w:divBdr>
                </w:div>
                <w:div w:id="348726387">
                  <w:marLeft w:val="0"/>
                  <w:marRight w:val="0"/>
                  <w:marTop w:val="0"/>
                  <w:marBottom w:val="0"/>
                  <w:divBdr>
                    <w:top w:val="none" w:sz="0" w:space="0" w:color="auto"/>
                    <w:left w:val="none" w:sz="0" w:space="0" w:color="auto"/>
                    <w:bottom w:val="none" w:sz="0" w:space="0" w:color="auto"/>
                    <w:right w:val="none" w:sz="0" w:space="0" w:color="auto"/>
                  </w:divBdr>
                </w:div>
                <w:div w:id="1856111745">
                  <w:marLeft w:val="0"/>
                  <w:marRight w:val="0"/>
                  <w:marTop w:val="0"/>
                  <w:marBottom w:val="0"/>
                  <w:divBdr>
                    <w:top w:val="none" w:sz="0" w:space="0" w:color="auto"/>
                    <w:left w:val="none" w:sz="0" w:space="0" w:color="auto"/>
                    <w:bottom w:val="none" w:sz="0" w:space="0" w:color="auto"/>
                    <w:right w:val="none" w:sz="0" w:space="0" w:color="auto"/>
                  </w:divBdr>
                </w:div>
                <w:div w:id="1185093741">
                  <w:marLeft w:val="0"/>
                  <w:marRight w:val="0"/>
                  <w:marTop w:val="0"/>
                  <w:marBottom w:val="0"/>
                  <w:divBdr>
                    <w:top w:val="none" w:sz="0" w:space="0" w:color="auto"/>
                    <w:left w:val="none" w:sz="0" w:space="0" w:color="auto"/>
                    <w:bottom w:val="none" w:sz="0" w:space="0" w:color="auto"/>
                    <w:right w:val="none" w:sz="0" w:space="0" w:color="auto"/>
                  </w:divBdr>
                </w:div>
                <w:div w:id="624584163">
                  <w:marLeft w:val="0"/>
                  <w:marRight w:val="0"/>
                  <w:marTop w:val="0"/>
                  <w:marBottom w:val="0"/>
                  <w:divBdr>
                    <w:top w:val="none" w:sz="0" w:space="0" w:color="auto"/>
                    <w:left w:val="none" w:sz="0" w:space="0" w:color="auto"/>
                    <w:bottom w:val="none" w:sz="0" w:space="0" w:color="auto"/>
                    <w:right w:val="none" w:sz="0" w:space="0" w:color="auto"/>
                  </w:divBdr>
                </w:div>
                <w:div w:id="1351253895">
                  <w:marLeft w:val="0"/>
                  <w:marRight w:val="0"/>
                  <w:marTop w:val="0"/>
                  <w:marBottom w:val="0"/>
                  <w:divBdr>
                    <w:top w:val="none" w:sz="0" w:space="0" w:color="auto"/>
                    <w:left w:val="none" w:sz="0" w:space="0" w:color="auto"/>
                    <w:bottom w:val="none" w:sz="0" w:space="0" w:color="auto"/>
                    <w:right w:val="none" w:sz="0" w:space="0" w:color="auto"/>
                  </w:divBdr>
                </w:div>
                <w:div w:id="226309097">
                  <w:marLeft w:val="0"/>
                  <w:marRight w:val="0"/>
                  <w:marTop w:val="0"/>
                  <w:marBottom w:val="0"/>
                  <w:divBdr>
                    <w:top w:val="none" w:sz="0" w:space="0" w:color="auto"/>
                    <w:left w:val="none" w:sz="0" w:space="0" w:color="auto"/>
                    <w:bottom w:val="none" w:sz="0" w:space="0" w:color="auto"/>
                    <w:right w:val="none" w:sz="0" w:space="0" w:color="auto"/>
                  </w:divBdr>
                </w:div>
                <w:div w:id="407121198">
                  <w:marLeft w:val="0"/>
                  <w:marRight w:val="0"/>
                  <w:marTop w:val="0"/>
                  <w:marBottom w:val="0"/>
                  <w:divBdr>
                    <w:top w:val="none" w:sz="0" w:space="0" w:color="auto"/>
                    <w:left w:val="none" w:sz="0" w:space="0" w:color="auto"/>
                    <w:bottom w:val="none" w:sz="0" w:space="0" w:color="auto"/>
                    <w:right w:val="none" w:sz="0" w:space="0" w:color="auto"/>
                  </w:divBdr>
                </w:div>
                <w:div w:id="1634555301">
                  <w:marLeft w:val="0"/>
                  <w:marRight w:val="0"/>
                  <w:marTop w:val="0"/>
                  <w:marBottom w:val="0"/>
                  <w:divBdr>
                    <w:top w:val="none" w:sz="0" w:space="0" w:color="auto"/>
                    <w:left w:val="none" w:sz="0" w:space="0" w:color="auto"/>
                    <w:bottom w:val="none" w:sz="0" w:space="0" w:color="auto"/>
                    <w:right w:val="none" w:sz="0" w:space="0" w:color="auto"/>
                  </w:divBdr>
                </w:div>
                <w:div w:id="1022165398">
                  <w:marLeft w:val="0"/>
                  <w:marRight w:val="0"/>
                  <w:marTop w:val="0"/>
                  <w:marBottom w:val="0"/>
                  <w:divBdr>
                    <w:top w:val="none" w:sz="0" w:space="0" w:color="auto"/>
                    <w:left w:val="none" w:sz="0" w:space="0" w:color="auto"/>
                    <w:bottom w:val="none" w:sz="0" w:space="0" w:color="auto"/>
                    <w:right w:val="none" w:sz="0" w:space="0" w:color="auto"/>
                  </w:divBdr>
                </w:div>
                <w:div w:id="1494833890">
                  <w:marLeft w:val="0"/>
                  <w:marRight w:val="0"/>
                  <w:marTop w:val="0"/>
                  <w:marBottom w:val="0"/>
                  <w:divBdr>
                    <w:top w:val="none" w:sz="0" w:space="0" w:color="auto"/>
                    <w:left w:val="none" w:sz="0" w:space="0" w:color="auto"/>
                    <w:bottom w:val="none" w:sz="0" w:space="0" w:color="auto"/>
                    <w:right w:val="none" w:sz="0" w:space="0" w:color="auto"/>
                  </w:divBdr>
                </w:div>
                <w:div w:id="661546391">
                  <w:marLeft w:val="0"/>
                  <w:marRight w:val="0"/>
                  <w:marTop w:val="0"/>
                  <w:marBottom w:val="0"/>
                  <w:divBdr>
                    <w:top w:val="none" w:sz="0" w:space="0" w:color="auto"/>
                    <w:left w:val="none" w:sz="0" w:space="0" w:color="auto"/>
                    <w:bottom w:val="none" w:sz="0" w:space="0" w:color="auto"/>
                    <w:right w:val="none" w:sz="0" w:space="0" w:color="auto"/>
                  </w:divBdr>
                </w:div>
                <w:div w:id="88741656">
                  <w:marLeft w:val="0"/>
                  <w:marRight w:val="0"/>
                  <w:marTop w:val="0"/>
                  <w:marBottom w:val="0"/>
                  <w:divBdr>
                    <w:top w:val="none" w:sz="0" w:space="0" w:color="auto"/>
                    <w:left w:val="none" w:sz="0" w:space="0" w:color="auto"/>
                    <w:bottom w:val="none" w:sz="0" w:space="0" w:color="auto"/>
                    <w:right w:val="none" w:sz="0" w:space="0" w:color="auto"/>
                  </w:divBdr>
                </w:div>
                <w:div w:id="2101176337">
                  <w:marLeft w:val="0"/>
                  <w:marRight w:val="0"/>
                  <w:marTop w:val="0"/>
                  <w:marBottom w:val="0"/>
                  <w:divBdr>
                    <w:top w:val="none" w:sz="0" w:space="0" w:color="auto"/>
                    <w:left w:val="none" w:sz="0" w:space="0" w:color="auto"/>
                    <w:bottom w:val="none" w:sz="0" w:space="0" w:color="auto"/>
                    <w:right w:val="none" w:sz="0" w:space="0" w:color="auto"/>
                  </w:divBdr>
                </w:div>
                <w:div w:id="2031369553">
                  <w:marLeft w:val="0"/>
                  <w:marRight w:val="0"/>
                  <w:marTop w:val="0"/>
                  <w:marBottom w:val="0"/>
                  <w:divBdr>
                    <w:top w:val="none" w:sz="0" w:space="0" w:color="auto"/>
                    <w:left w:val="none" w:sz="0" w:space="0" w:color="auto"/>
                    <w:bottom w:val="none" w:sz="0" w:space="0" w:color="auto"/>
                    <w:right w:val="none" w:sz="0" w:space="0" w:color="auto"/>
                  </w:divBdr>
                </w:div>
                <w:div w:id="1467704201">
                  <w:marLeft w:val="0"/>
                  <w:marRight w:val="0"/>
                  <w:marTop w:val="0"/>
                  <w:marBottom w:val="0"/>
                  <w:divBdr>
                    <w:top w:val="none" w:sz="0" w:space="0" w:color="auto"/>
                    <w:left w:val="none" w:sz="0" w:space="0" w:color="auto"/>
                    <w:bottom w:val="none" w:sz="0" w:space="0" w:color="auto"/>
                    <w:right w:val="none" w:sz="0" w:space="0" w:color="auto"/>
                  </w:divBdr>
                </w:div>
                <w:div w:id="586497853">
                  <w:marLeft w:val="0"/>
                  <w:marRight w:val="0"/>
                  <w:marTop w:val="0"/>
                  <w:marBottom w:val="0"/>
                  <w:divBdr>
                    <w:top w:val="none" w:sz="0" w:space="0" w:color="auto"/>
                    <w:left w:val="none" w:sz="0" w:space="0" w:color="auto"/>
                    <w:bottom w:val="none" w:sz="0" w:space="0" w:color="auto"/>
                    <w:right w:val="none" w:sz="0" w:space="0" w:color="auto"/>
                  </w:divBdr>
                </w:div>
                <w:div w:id="507519981">
                  <w:marLeft w:val="0"/>
                  <w:marRight w:val="0"/>
                  <w:marTop w:val="0"/>
                  <w:marBottom w:val="0"/>
                  <w:divBdr>
                    <w:top w:val="none" w:sz="0" w:space="0" w:color="auto"/>
                    <w:left w:val="none" w:sz="0" w:space="0" w:color="auto"/>
                    <w:bottom w:val="none" w:sz="0" w:space="0" w:color="auto"/>
                    <w:right w:val="none" w:sz="0" w:space="0" w:color="auto"/>
                  </w:divBdr>
                </w:div>
                <w:div w:id="1605574880">
                  <w:marLeft w:val="0"/>
                  <w:marRight w:val="0"/>
                  <w:marTop w:val="0"/>
                  <w:marBottom w:val="0"/>
                  <w:divBdr>
                    <w:top w:val="none" w:sz="0" w:space="0" w:color="auto"/>
                    <w:left w:val="none" w:sz="0" w:space="0" w:color="auto"/>
                    <w:bottom w:val="none" w:sz="0" w:space="0" w:color="auto"/>
                    <w:right w:val="none" w:sz="0" w:space="0" w:color="auto"/>
                  </w:divBdr>
                </w:div>
                <w:div w:id="1381174422">
                  <w:marLeft w:val="0"/>
                  <w:marRight w:val="0"/>
                  <w:marTop w:val="0"/>
                  <w:marBottom w:val="0"/>
                  <w:divBdr>
                    <w:top w:val="none" w:sz="0" w:space="0" w:color="auto"/>
                    <w:left w:val="none" w:sz="0" w:space="0" w:color="auto"/>
                    <w:bottom w:val="none" w:sz="0" w:space="0" w:color="auto"/>
                    <w:right w:val="none" w:sz="0" w:space="0" w:color="auto"/>
                  </w:divBdr>
                </w:div>
                <w:div w:id="1498308690">
                  <w:marLeft w:val="0"/>
                  <w:marRight w:val="0"/>
                  <w:marTop w:val="0"/>
                  <w:marBottom w:val="0"/>
                  <w:divBdr>
                    <w:top w:val="none" w:sz="0" w:space="0" w:color="auto"/>
                    <w:left w:val="none" w:sz="0" w:space="0" w:color="auto"/>
                    <w:bottom w:val="none" w:sz="0" w:space="0" w:color="auto"/>
                    <w:right w:val="none" w:sz="0" w:space="0" w:color="auto"/>
                  </w:divBdr>
                </w:div>
              </w:divsChild>
            </w:div>
            <w:div w:id="1502231339">
              <w:marLeft w:val="0"/>
              <w:marRight w:val="0"/>
              <w:marTop w:val="0"/>
              <w:marBottom w:val="0"/>
              <w:divBdr>
                <w:top w:val="none" w:sz="0" w:space="0" w:color="auto"/>
                <w:left w:val="none" w:sz="0" w:space="0" w:color="auto"/>
                <w:bottom w:val="none" w:sz="0" w:space="0" w:color="auto"/>
                <w:right w:val="none" w:sz="0" w:space="0" w:color="auto"/>
              </w:divBdr>
            </w:div>
            <w:div w:id="2064059287">
              <w:marLeft w:val="0"/>
              <w:marRight w:val="0"/>
              <w:marTop w:val="0"/>
              <w:marBottom w:val="0"/>
              <w:divBdr>
                <w:top w:val="none" w:sz="0" w:space="0" w:color="auto"/>
                <w:left w:val="none" w:sz="0" w:space="0" w:color="auto"/>
                <w:bottom w:val="none" w:sz="0" w:space="0" w:color="auto"/>
                <w:right w:val="none" w:sz="0" w:space="0" w:color="auto"/>
              </w:divBdr>
            </w:div>
          </w:divsChild>
        </w:div>
        <w:div w:id="2085175868">
          <w:marLeft w:val="0"/>
          <w:marRight w:val="0"/>
          <w:marTop w:val="0"/>
          <w:marBottom w:val="0"/>
          <w:divBdr>
            <w:top w:val="none" w:sz="0" w:space="0" w:color="auto"/>
            <w:left w:val="none" w:sz="0" w:space="0" w:color="auto"/>
            <w:bottom w:val="none" w:sz="0" w:space="0" w:color="auto"/>
            <w:right w:val="none" w:sz="0" w:space="0" w:color="auto"/>
          </w:divBdr>
          <w:divsChild>
            <w:div w:id="1048332556">
              <w:marLeft w:val="0"/>
              <w:marRight w:val="0"/>
              <w:marTop w:val="0"/>
              <w:marBottom w:val="0"/>
              <w:divBdr>
                <w:top w:val="none" w:sz="0" w:space="0" w:color="auto"/>
                <w:left w:val="none" w:sz="0" w:space="0" w:color="auto"/>
                <w:bottom w:val="none" w:sz="0" w:space="0" w:color="auto"/>
                <w:right w:val="none" w:sz="0" w:space="0" w:color="auto"/>
              </w:divBdr>
            </w:div>
            <w:div w:id="1881166049">
              <w:marLeft w:val="0"/>
              <w:marRight w:val="0"/>
              <w:marTop w:val="0"/>
              <w:marBottom w:val="0"/>
              <w:divBdr>
                <w:top w:val="none" w:sz="0" w:space="0" w:color="auto"/>
                <w:left w:val="none" w:sz="0" w:space="0" w:color="auto"/>
                <w:bottom w:val="none" w:sz="0" w:space="0" w:color="auto"/>
                <w:right w:val="none" w:sz="0" w:space="0" w:color="auto"/>
              </w:divBdr>
            </w:div>
            <w:div w:id="2025865844">
              <w:marLeft w:val="0"/>
              <w:marRight w:val="0"/>
              <w:marTop w:val="0"/>
              <w:marBottom w:val="0"/>
              <w:divBdr>
                <w:top w:val="none" w:sz="0" w:space="0" w:color="auto"/>
                <w:left w:val="none" w:sz="0" w:space="0" w:color="auto"/>
                <w:bottom w:val="none" w:sz="0" w:space="0" w:color="auto"/>
                <w:right w:val="none" w:sz="0" w:space="0" w:color="auto"/>
              </w:divBdr>
            </w:div>
            <w:div w:id="15353177">
              <w:marLeft w:val="0"/>
              <w:marRight w:val="0"/>
              <w:marTop w:val="0"/>
              <w:marBottom w:val="0"/>
              <w:divBdr>
                <w:top w:val="none" w:sz="0" w:space="0" w:color="auto"/>
                <w:left w:val="none" w:sz="0" w:space="0" w:color="auto"/>
                <w:bottom w:val="none" w:sz="0" w:space="0" w:color="auto"/>
                <w:right w:val="none" w:sz="0" w:space="0" w:color="auto"/>
              </w:divBdr>
            </w:div>
            <w:div w:id="344208282">
              <w:marLeft w:val="0"/>
              <w:marRight w:val="0"/>
              <w:marTop w:val="0"/>
              <w:marBottom w:val="0"/>
              <w:divBdr>
                <w:top w:val="none" w:sz="0" w:space="0" w:color="auto"/>
                <w:left w:val="none" w:sz="0" w:space="0" w:color="auto"/>
                <w:bottom w:val="none" w:sz="0" w:space="0" w:color="auto"/>
                <w:right w:val="none" w:sz="0" w:space="0" w:color="auto"/>
              </w:divBdr>
            </w:div>
            <w:div w:id="758257064">
              <w:marLeft w:val="0"/>
              <w:marRight w:val="0"/>
              <w:marTop w:val="0"/>
              <w:marBottom w:val="0"/>
              <w:divBdr>
                <w:top w:val="none" w:sz="0" w:space="0" w:color="auto"/>
                <w:left w:val="none" w:sz="0" w:space="0" w:color="auto"/>
                <w:bottom w:val="none" w:sz="0" w:space="0" w:color="auto"/>
                <w:right w:val="none" w:sz="0" w:space="0" w:color="auto"/>
              </w:divBdr>
            </w:div>
            <w:div w:id="1480270024">
              <w:marLeft w:val="0"/>
              <w:marRight w:val="0"/>
              <w:marTop w:val="0"/>
              <w:marBottom w:val="0"/>
              <w:divBdr>
                <w:top w:val="none" w:sz="0" w:space="0" w:color="auto"/>
                <w:left w:val="none" w:sz="0" w:space="0" w:color="auto"/>
                <w:bottom w:val="none" w:sz="0" w:space="0" w:color="auto"/>
                <w:right w:val="none" w:sz="0" w:space="0" w:color="auto"/>
              </w:divBdr>
            </w:div>
            <w:div w:id="699429466">
              <w:marLeft w:val="0"/>
              <w:marRight w:val="0"/>
              <w:marTop w:val="0"/>
              <w:marBottom w:val="0"/>
              <w:divBdr>
                <w:top w:val="none" w:sz="0" w:space="0" w:color="auto"/>
                <w:left w:val="none" w:sz="0" w:space="0" w:color="auto"/>
                <w:bottom w:val="none" w:sz="0" w:space="0" w:color="auto"/>
                <w:right w:val="none" w:sz="0" w:space="0" w:color="auto"/>
              </w:divBdr>
            </w:div>
            <w:div w:id="247887070">
              <w:marLeft w:val="0"/>
              <w:marRight w:val="0"/>
              <w:marTop w:val="0"/>
              <w:marBottom w:val="0"/>
              <w:divBdr>
                <w:top w:val="none" w:sz="0" w:space="0" w:color="auto"/>
                <w:left w:val="none" w:sz="0" w:space="0" w:color="auto"/>
                <w:bottom w:val="none" w:sz="0" w:space="0" w:color="auto"/>
                <w:right w:val="none" w:sz="0" w:space="0" w:color="auto"/>
              </w:divBdr>
            </w:div>
            <w:div w:id="364135051">
              <w:marLeft w:val="0"/>
              <w:marRight w:val="0"/>
              <w:marTop w:val="0"/>
              <w:marBottom w:val="0"/>
              <w:divBdr>
                <w:top w:val="none" w:sz="0" w:space="0" w:color="auto"/>
                <w:left w:val="none" w:sz="0" w:space="0" w:color="auto"/>
                <w:bottom w:val="none" w:sz="0" w:space="0" w:color="auto"/>
                <w:right w:val="none" w:sz="0" w:space="0" w:color="auto"/>
              </w:divBdr>
            </w:div>
            <w:div w:id="1472552723">
              <w:marLeft w:val="0"/>
              <w:marRight w:val="0"/>
              <w:marTop w:val="0"/>
              <w:marBottom w:val="0"/>
              <w:divBdr>
                <w:top w:val="none" w:sz="0" w:space="0" w:color="auto"/>
                <w:left w:val="none" w:sz="0" w:space="0" w:color="auto"/>
                <w:bottom w:val="none" w:sz="0" w:space="0" w:color="auto"/>
                <w:right w:val="none" w:sz="0" w:space="0" w:color="auto"/>
              </w:divBdr>
            </w:div>
            <w:div w:id="2090424252">
              <w:marLeft w:val="0"/>
              <w:marRight w:val="0"/>
              <w:marTop w:val="0"/>
              <w:marBottom w:val="0"/>
              <w:divBdr>
                <w:top w:val="none" w:sz="0" w:space="0" w:color="auto"/>
                <w:left w:val="none" w:sz="0" w:space="0" w:color="auto"/>
                <w:bottom w:val="none" w:sz="0" w:space="0" w:color="auto"/>
                <w:right w:val="none" w:sz="0" w:space="0" w:color="auto"/>
              </w:divBdr>
            </w:div>
            <w:div w:id="1910966708">
              <w:marLeft w:val="0"/>
              <w:marRight w:val="0"/>
              <w:marTop w:val="0"/>
              <w:marBottom w:val="0"/>
              <w:divBdr>
                <w:top w:val="none" w:sz="0" w:space="0" w:color="auto"/>
                <w:left w:val="none" w:sz="0" w:space="0" w:color="auto"/>
                <w:bottom w:val="none" w:sz="0" w:space="0" w:color="auto"/>
                <w:right w:val="none" w:sz="0" w:space="0" w:color="auto"/>
              </w:divBdr>
            </w:div>
            <w:div w:id="954874730">
              <w:marLeft w:val="0"/>
              <w:marRight w:val="0"/>
              <w:marTop w:val="0"/>
              <w:marBottom w:val="0"/>
              <w:divBdr>
                <w:top w:val="none" w:sz="0" w:space="0" w:color="auto"/>
                <w:left w:val="none" w:sz="0" w:space="0" w:color="auto"/>
                <w:bottom w:val="none" w:sz="0" w:space="0" w:color="auto"/>
                <w:right w:val="none" w:sz="0" w:space="0" w:color="auto"/>
              </w:divBdr>
            </w:div>
            <w:div w:id="1490095390">
              <w:marLeft w:val="0"/>
              <w:marRight w:val="0"/>
              <w:marTop w:val="0"/>
              <w:marBottom w:val="0"/>
              <w:divBdr>
                <w:top w:val="none" w:sz="0" w:space="0" w:color="auto"/>
                <w:left w:val="none" w:sz="0" w:space="0" w:color="auto"/>
                <w:bottom w:val="none" w:sz="0" w:space="0" w:color="auto"/>
                <w:right w:val="none" w:sz="0" w:space="0" w:color="auto"/>
              </w:divBdr>
            </w:div>
            <w:div w:id="1222521450">
              <w:marLeft w:val="0"/>
              <w:marRight w:val="0"/>
              <w:marTop w:val="0"/>
              <w:marBottom w:val="0"/>
              <w:divBdr>
                <w:top w:val="none" w:sz="0" w:space="0" w:color="auto"/>
                <w:left w:val="none" w:sz="0" w:space="0" w:color="auto"/>
                <w:bottom w:val="none" w:sz="0" w:space="0" w:color="auto"/>
                <w:right w:val="none" w:sz="0" w:space="0" w:color="auto"/>
              </w:divBdr>
            </w:div>
            <w:div w:id="653995210">
              <w:marLeft w:val="0"/>
              <w:marRight w:val="0"/>
              <w:marTop w:val="0"/>
              <w:marBottom w:val="0"/>
              <w:divBdr>
                <w:top w:val="none" w:sz="0" w:space="0" w:color="auto"/>
                <w:left w:val="none" w:sz="0" w:space="0" w:color="auto"/>
                <w:bottom w:val="none" w:sz="0" w:space="0" w:color="auto"/>
                <w:right w:val="none" w:sz="0" w:space="0" w:color="auto"/>
              </w:divBdr>
            </w:div>
            <w:div w:id="1277634566">
              <w:marLeft w:val="0"/>
              <w:marRight w:val="0"/>
              <w:marTop w:val="0"/>
              <w:marBottom w:val="0"/>
              <w:divBdr>
                <w:top w:val="none" w:sz="0" w:space="0" w:color="auto"/>
                <w:left w:val="none" w:sz="0" w:space="0" w:color="auto"/>
                <w:bottom w:val="none" w:sz="0" w:space="0" w:color="auto"/>
                <w:right w:val="none" w:sz="0" w:space="0" w:color="auto"/>
              </w:divBdr>
            </w:div>
            <w:div w:id="1945378263">
              <w:marLeft w:val="0"/>
              <w:marRight w:val="0"/>
              <w:marTop w:val="0"/>
              <w:marBottom w:val="0"/>
              <w:divBdr>
                <w:top w:val="none" w:sz="0" w:space="0" w:color="auto"/>
                <w:left w:val="none" w:sz="0" w:space="0" w:color="auto"/>
                <w:bottom w:val="none" w:sz="0" w:space="0" w:color="auto"/>
                <w:right w:val="none" w:sz="0" w:space="0" w:color="auto"/>
              </w:divBdr>
            </w:div>
            <w:div w:id="1493369154">
              <w:marLeft w:val="0"/>
              <w:marRight w:val="0"/>
              <w:marTop w:val="0"/>
              <w:marBottom w:val="0"/>
              <w:divBdr>
                <w:top w:val="none" w:sz="0" w:space="0" w:color="auto"/>
                <w:left w:val="none" w:sz="0" w:space="0" w:color="auto"/>
                <w:bottom w:val="none" w:sz="0" w:space="0" w:color="auto"/>
                <w:right w:val="none" w:sz="0" w:space="0" w:color="auto"/>
              </w:divBdr>
            </w:div>
            <w:div w:id="1018890415">
              <w:marLeft w:val="0"/>
              <w:marRight w:val="0"/>
              <w:marTop w:val="0"/>
              <w:marBottom w:val="0"/>
              <w:divBdr>
                <w:top w:val="none" w:sz="0" w:space="0" w:color="auto"/>
                <w:left w:val="none" w:sz="0" w:space="0" w:color="auto"/>
                <w:bottom w:val="none" w:sz="0" w:space="0" w:color="auto"/>
                <w:right w:val="none" w:sz="0" w:space="0" w:color="auto"/>
              </w:divBdr>
            </w:div>
            <w:div w:id="560944670">
              <w:marLeft w:val="0"/>
              <w:marRight w:val="0"/>
              <w:marTop w:val="0"/>
              <w:marBottom w:val="0"/>
              <w:divBdr>
                <w:top w:val="none" w:sz="0" w:space="0" w:color="auto"/>
                <w:left w:val="none" w:sz="0" w:space="0" w:color="auto"/>
                <w:bottom w:val="none" w:sz="0" w:space="0" w:color="auto"/>
                <w:right w:val="none" w:sz="0" w:space="0" w:color="auto"/>
              </w:divBdr>
            </w:div>
            <w:div w:id="1406756032">
              <w:marLeft w:val="0"/>
              <w:marRight w:val="0"/>
              <w:marTop w:val="0"/>
              <w:marBottom w:val="0"/>
              <w:divBdr>
                <w:top w:val="none" w:sz="0" w:space="0" w:color="auto"/>
                <w:left w:val="none" w:sz="0" w:space="0" w:color="auto"/>
                <w:bottom w:val="none" w:sz="0" w:space="0" w:color="auto"/>
                <w:right w:val="none" w:sz="0" w:space="0" w:color="auto"/>
              </w:divBdr>
            </w:div>
            <w:div w:id="1007561068">
              <w:marLeft w:val="0"/>
              <w:marRight w:val="0"/>
              <w:marTop w:val="0"/>
              <w:marBottom w:val="0"/>
              <w:divBdr>
                <w:top w:val="none" w:sz="0" w:space="0" w:color="auto"/>
                <w:left w:val="none" w:sz="0" w:space="0" w:color="auto"/>
                <w:bottom w:val="none" w:sz="0" w:space="0" w:color="auto"/>
                <w:right w:val="none" w:sz="0" w:space="0" w:color="auto"/>
              </w:divBdr>
            </w:div>
            <w:div w:id="765660440">
              <w:marLeft w:val="0"/>
              <w:marRight w:val="0"/>
              <w:marTop w:val="0"/>
              <w:marBottom w:val="0"/>
              <w:divBdr>
                <w:top w:val="none" w:sz="0" w:space="0" w:color="auto"/>
                <w:left w:val="none" w:sz="0" w:space="0" w:color="auto"/>
                <w:bottom w:val="none" w:sz="0" w:space="0" w:color="auto"/>
                <w:right w:val="none" w:sz="0" w:space="0" w:color="auto"/>
              </w:divBdr>
            </w:div>
            <w:div w:id="1268847839">
              <w:marLeft w:val="0"/>
              <w:marRight w:val="0"/>
              <w:marTop w:val="0"/>
              <w:marBottom w:val="0"/>
              <w:divBdr>
                <w:top w:val="none" w:sz="0" w:space="0" w:color="auto"/>
                <w:left w:val="none" w:sz="0" w:space="0" w:color="auto"/>
                <w:bottom w:val="none" w:sz="0" w:space="0" w:color="auto"/>
                <w:right w:val="none" w:sz="0" w:space="0" w:color="auto"/>
              </w:divBdr>
            </w:div>
            <w:div w:id="1015619632">
              <w:marLeft w:val="0"/>
              <w:marRight w:val="0"/>
              <w:marTop w:val="0"/>
              <w:marBottom w:val="0"/>
              <w:divBdr>
                <w:top w:val="none" w:sz="0" w:space="0" w:color="auto"/>
                <w:left w:val="none" w:sz="0" w:space="0" w:color="auto"/>
                <w:bottom w:val="none" w:sz="0" w:space="0" w:color="auto"/>
                <w:right w:val="none" w:sz="0" w:space="0" w:color="auto"/>
              </w:divBdr>
            </w:div>
            <w:div w:id="1909262001">
              <w:marLeft w:val="0"/>
              <w:marRight w:val="0"/>
              <w:marTop w:val="0"/>
              <w:marBottom w:val="0"/>
              <w:divBdr>
                <w:top w:val="none" w:sz="0" w:space="0" w:color="auto"/>
                <w:left w:val="none" w:sz="0" w:space="0" w:color="auto"/>
                <w:bottom w:val="none" w:sz="0" w:space="0" w:color="auto"/>
                <w:right w:val="none" w:sz="0" w:space="0" w:color="auto"/>
              </w:divBdr>
            </w:div>
            <w:div w:id="1277836801">
              <w:marLeft w:val="0"/>
              <w:marRight w:val="0"/>
              <w:marTop w:val="0"/>
              <w:marBottom w:val="0"/>
              <w:divBdr>
                <w:top w:val="none" w:sz="0" w:space="0" w:color="auto"/>
                <w:left w:val="none" w:sz="0" w:space="0" w:color="auto"/>
                <w:bottom w:val="none" w:sz="0" w:space="0" w:color="auto"/>
                <w:right w:val="none" w:sz="0" w:space="0" w:color="auto"/>
              </w:divBdr>
            </w:div>
            <w:div w:id="1416436404">
              <w:marLeft w:val="0"/>
              <w:marRight w:val="0"/>
              <w:marTop w:val="0"/>
              <w:marBottom w:val="0"/>
              <w:divBdr>
                <w:top w:val="none" w:sz="0" w:space="0" w:color="auto"/>
                <w:left w:val="none" w:sz="0" w:space="0" w:color="auto"/>
                <w:bottom w:val="none" w:sz="0" w:space="0" w:color="auto"/>
                <w:right w:val="none" w:sz="0" w:space="0" w:color="auto"/>
              </w:divBdr>
            </w:div>
            <w:div w:id="1843857771">
              <w:marLeft w:val="0"/>
              <w:marRight w:val="0"/>
              <w:marTop w:val="0"/>
              <w:marBottom w:val="0"/>
              <w:divBdr>
                <w:top w:val="none" w:sz="0" w:space="0" w:color="auto"/>
                <w:left w:val="none" w:sz="0" w:space="0" w:color="auto"/>
                <w:bottom w:val="none" w:sz="0" w:space="0" w:color="auto"/>
                <w:right w:val="none" w:sz="0" w:space="0" w:color="auto"/>
              </w:divBdr>
            </w:div>
            <w:div w:id="1323124049">
              <w:marLeft w:val="0"/>
              <w:marRight w:val="0"/>
              <w:marTop w:val="0"/>
              <w:marBottom w:val="0"/>
              <w:divBdr>
                <w:top w:val="none" w:sz="0" w:space="0" w:color="auto"/>
                <w:left w:val="none" w:sz="0" w:space="0" w:color="auto"/>
                <w:bottom w:val="none" w:sz="0" w:space="0" w:color="auto"/>
                <w:right w:val="none" w:sz="0" w:space="0" w:color="auto"/>
              </w:divBdr>
            </w:div>
            <w:div w:id="1525749851">
              <w:marLeft w:val="0"/>
              <w:marRight w:val="0"/>
              <w:marTop w:val="0"/>
              <w:marBottom w:val="0"/>
              <w:divBdr>
                <w:top w:val="none" w:sz="0" w:space="0" w:color="auto"/>
                <w:left w:val="none" w:sz="0" w:space="0" w:color="auto"/>
                <w:bottom w:val="none" w:sz="0" w:space="0" w:color="auto"/>
                <w:right w:val="none" w:sz="0" w:space="0" w:color="auto"/>
              </w:divBdr>
            </w:div>
            <w:div w:id="1664968269">
              <w:marLeft w:val="0"/>
              <w:marRight w:val="0"/>
              <w:marTop w:val="0"/>
              <w:marBottom w:val="0"/>
              <w:divBdr>
                <w:top w:val="none" w:sz="0" w:space="0" w:color="auto"/>
                <w:left w:val="none" w:sz="0" w:space="0" w:color="auto"/>
                <w:bottom w:val="none" w:sz="0" w:space="0" w:color="auto"/>
                <w:right w:val="none" w:sz="0" w:space="0" w:color="auto"/>
              </w:divBdr>
            </w:div>
            <w:div w:id="1005741386">
              <w:marLeft w:val="0"/>
              <w:marRight w:val="0"/>
              <w:marTop w:val="0"/>
              <w:marBottom w:val="0"/>
              <w:divBdr>
                <w:top w:val="none" w:sz="0" w:space="0" w:color="auto"/>
                <w:left w:val="none" w:sz="0" w:space="0" w:color="auto"/>
                <w:bottom w:val="none" w:sz="0" w:space="0" w:color="auto"/>
                <w:right w:val="none" w:sz="0" w:space="0" w:color="auto"/>
              </w:divBdr>
            </w:div>
            <w:div w:id="2071729998">
              <w:marLeft w:val="0"/>
              <w:marRight w:val="0"/>
              <w:marTop w:val="0"/>
              <w:marBottom w:val="0"/>
              <w:divBdr>
                <w:top w:val="none" w:sz="0" w:space="0" w:color="auto"/>
                <w:left w:val="none" w:sz="0" w:space="0" w:color="auto"/>
                <w:bottom w:val="none" w:sz="0" w:space="0" w:color="auto"/>
                <w:right w:val="none" w:sz="0" w:space="0" w:color="auto"/>
              </w:divBdr>
            </w:div>
            <w:div w:id="131482115">
              <w:marLeft w:val="0"/>
              <w:marRight w:val="0"/>
              <w:marTop w:val="0"/>
              <w:marBottom w:val="0"/>
              <w:divBdr>
                <w:top w:val="none" w:sz="0" w:space="0" w:color="auto"/>
                <w:left w:val="none" w:sz="0" w:space="0" w:color="auto"/>
                <w:bottom w:val="none" w:sz="0" w:space="0" w:color="auto"/>
                <w:right w:val="none" w:sz="0" w:space="0" w:color="auto"/>
              </w:divBdr>
            </w:div>
            <w:div w:id="2066828464">
              <w:marLeft w:val="0"/>
              <w:marRight w:val="0"/>
              <w:marTop w:val="0"/>
              <w:marBottom w:val="0"/>
              <w:divBdr>
                <w:top w:val="none" w:sz="0" w:space="0" w:color="auto"/>
                <w:left w:val="none" w:sz="0" w:space="0" w:color="auto"/>
                <w:bottom w:val="none" w:sz="0" w:space="0" w:color="auto"/>
                <w:right w:val="none" w:sz="0" w:space="0" w:color="auto"/>
              </w:divBdr>
            </w:div>
            <w:div w:id="134764629">
              <w:marLeft w:val="0"/>
              <w:marRight w:val="0"/>
              <w:marTop w:val="0"/>
              <w:marBottom w:val="0"/>
              <w:divBdr>
                <w:top w:val="none" w:sz="0" w:space="0" w:color="auto"/>
                <w:left w:val="none" w:sz="0" w:space="0" w:color="auto"/>
                <w:bottom w:val="none" w:sz="0" w:space="0" w:color="auto"/>
                <w:right w:val="none" w:sz="0" w:space="0" w:color="auto"/>
              </w:divBdr>
            </w:div>
            <w:div w:id="1278171895">
              <w:marLeft w:val="0"/>
              <w:marRight w:val="0"/>
              <w:marTop w:val="0"/>
              <w:marBottom w:val="0"/>
              <w:divBdr>
                <w:top w:val="none" w:sz="0" w:space="0" w:color="auto"/>
                <w:left w:val="none" w:sz="0" w:space="0" w:color="auto"/>
                <w:bottom w:val="none" w:sz="0" w:space="0" w:color="auto"/>
                <w:right w:val="none" w:sz="0" w:space="0" w:color="auto"/>
              </w:divBdr>
            </w:div>
            <w:div w:id="1660771064">
              <w:marLeft w:val="0"/>
              <w:marRight w:val="0"/>
              <w:marTop w:val="0"/>
              <w:marBottom w:val="0"/>
              <w:divBdr>
                <w:top w:val="none" w:sz="0" w:space="0" w:color="auto"/>
                <w:left w:val="none" w:sz="0" w:space="0" w:color="auto"/>
                <w:bottom w:val="none" w:sz="0" w:space="0" w:color="auto"/>
                <w:right w:val="none" w:sz="0" w:space="0" w:color="auto"/>
              </w:divBdr>
            </w:div>
            <w:div w:id="204610949">
              <w:marLeft w:val="0"/>
              <w:marRight w:val="0"/>
              <w:marTop w:val="0"/>
              <w:marBottom w:val="0"/>
              <w:divBdr>
                <w:top w:val="none" w:sz="0" w:space="0" w:color="auto"/>
                <w:left w:val="none" w:sz="0" w:space="0" w:color="auto"/>
                <w:bottom w:val="none" w:sz="0" w:space="0" w:color="auto"/>
                <w:right w:val="none" w:sz="0" w:space="0" w:color="auto"/>
              </w:divBdr>
            </w:div>
            <w:div w:id="89856215">
              <w:marLeft w:val="0"/>
              <w:marRight w:val="0"/>
              <w:marTop w:val="0"/>
              <w:marBottom w:val="0"/>
              <w:divBdr>
                <w:top w:val="none" w:sz="0" w:space="0" w:color="auto"/>
                <w:left w:val="none" w:sz="0" w:space="0" w:color="auto"/>
                <w:bottom w:val="none" w:sz="0" w:space="0" w:color="auto"/>
                <w:right w:val="none" w:sz="0" w:space="0" w:color="auto"/>
              </w:divBdr>
            </w:div>
            <w:div w:id="1990597325">
              <w:marLeft w:val="0"/>
              <w:marRight w:val="0"/>
              <w:marTop w:val="0"/>
              <w:marBottom w:val="0"/>
              <w:divBdr>
                <w:top w:val="none" w:sz="0" w:space="0" w:color="auto"/>
                <w:left w:val="none" w:sz="0" w:space="0" w:color="auto"/>
                <w:bottom w:val="none" w:sz="0" w:space="0" w:color="auto"/>
                <w:right w:val="none" w:sz="0" w:space="0" w:color="auto"/>
              </w:divBdr>
            </w:div>
            <w:div w:id="1098060868">
              <w:marLeft w:val="0"/>
              <w:marRight w:val="0"/>
              <w:marTop w:val="0"/>
              <w:marBottom w:val="0"/>
              <w:divBdr>
                <w:top w:val="none" w:sz="0" w:space="0" w:color="auto"/>
                <w:left w:val="none" w:sz="0" w:space="0" w:color="auto"/>
                <w:bottom w:val="none" w:sz="0" w:space="0" w:color="auto"/>
                <w:right w:val="none" w:sz="0" w:space="0" w:color="auto"/>
              </w:divBdr>
            </w:div>
            <w:div w:id="178468323">
              <w:marLeft w:val="0"/>
              <w:marRight w:val="0"/>
              <w:marTop w:val="0"/>
              <w:marBottom w:val="0"/>
              <w:divBdr>
                <w:top w:val="none" w:sz="0" w:space="0" w:color="auto"/>
                <w:left w:val="none" w:sz="0" w:space="0" w:color="auto"/>
                <w:bottom w:val="none" w:sz="0" w:space="0" w:color="auto"/>
                <w:right w:val="none" w:sz="0" w:space="0" w:color="auto"/>
              </w:divBdr>
            </w:div>
            <w:div w:id="1872717594">
              <w:marLeft w:val="0"/>
              <w:marRight w:val="0"/>
              <w:marTop w:val="0"/>
              <w:marBottom w:val="0"/>
              <w:divBdr>
                <w:top w:val="none" w:sz="0" w:space="0" w:color="auto"/>
                <w:left w:val="none" w:sz="0" w:space="0" w:color="auto"/>
                <w:bottom w:val="none" w:sz="0" w:space="0" w:color="auto"/>
                <w:right w:val="none" w:sz="0" w:space="0" w:color="auto"/>
              </w:divBdr>
            </w:div>
            <w:div w:id="2132504680">
              <w:marLeft w:val="0"/>
              <w:marRight w:val="0"/>
              <w:marTop w:val="0"/>
              <w:marBottom w:val="0"/>
              <w:divBdr>
                <w:top w:val="none" w:sz="0" w:space="0" w:color="auto"/>
                <w:left w:val="none" w:sz="0" w:space="0" w:color="auto"/>
                <w:bottom w:val="none" w:sz="0" w:space="0" w:color="auto"/>
                <w:right w:val="none" w:sz="0" w:space="0" w:color="auto"/>
              </w:divBdr>
            </w:div>
            <w:div w:id="1548713269">
              <w:marLeft w:val="0"/>
              <w:marRight w:val="0"/>
              <w:marTop w:val="0"/>
              <w:marBottom w:val="0"/>
              <w:divBdr>
                <w:top w:val="none" w:sz="0" w:space="0" w:color="auto"/>
                <w:left w:val="none" w:sz="0" w:space="0" w:color="auto"/>
                <w:bottom w:val="none" w:sz="0" w:space="0" w:color="auto"/>
                <w:right w:val="none" w:sz="0" w:space="0" w:color="auto"/>
              </w:divBdr>
            </w:div>
            <w:div w:id="399989010">
              <w:marLeft w:val="0"/>
              <w:marRight w:val="0"/>
              <w:marTop w:val="0"/>
              <w:marBottom w:val="0"/>
              <w:divBdr>
                <w:top w:val="none" w:sz="0" w:space="0" w:color="auto"/>
                <w:left w:val="none" w:sz="0" w:space="0" w:color="auto"/>
                <w:bottom w:val="none" w:sz="0" w:space="0" w:color="auto"/>
                <w:right w:val="none" w:sz="0" w:space="0" w:color="auto"/>
              </w:divBdr>
            </w:div>
            <w:div w:id="762461404">
              <w:marLeft w:val="0"/>
              <w:marRight w:val="0"/>
              <w:marTop w:val="0"/>
              <w:marBottom w:val="0"/>
              <w:divBdr>
                <w:top w:val="none" w:sz="0" w:space="0" w:color="auto"/>
                <w:left w:val="none" w:sz="0" w:space="0" w:color="auto"/>
                <w:bottom w:val="none" w:sz="0" w:space="0" w:color="auto"/>
                <w:right w:val="none" w:sz="0" w:space="0" w:color="auto"/>
              </w:divBdr>
            </w:div>
            <w:div w:id="1840778019">
              <w:marLeft w:val="0"/>
              <w:marRight w:val="0"/>
              <w:marTop w:val="0"/>
              <w:marBottom w:val="0"/>
              <w:divBdr>
                <w:top w:val="none" w:sz="0" w:space="0" w:color="auto"/>
                <w:left w:val="none" w:sz="0" w:space="0" w:color="auto"/>
                <w:bottom w:val="none" w:sz="0" w:space="0" w:color="auto"/>
                <w:right w:val="none" w:sz="0" w:space="0" w:color="auto"/>
              </w:divBdr>
            </w:div>
            <w:div w:id="1029261501">
              <w:marLeft w:val="0"/>
              <w:marRight w:val="0"/>
              <w:marTop w:val="0"/>
              <w:marBottom w:val="0"/>
              <w:divBdr>
                <w:top w:val="none" w:sz="0" w:space="0" w:color="auto"/>
                <w:left w:val="none" w:sz="0" w:space="0" w:color="auto"/>
                <w:bottom w:val="none" w:sz="0" w:space="0" w:color="auto"/>
                <w:right w:val="none" w:sz="0" w:space="0" w:color="auto"/>
              </w:divBdr>
            </w:div>
            <w:div w:id="549876876">
              <w:marLeft w:val="0"/>
              <w:marRight w:val="0"/>
              <w:marTop w:val="0"/>
              <w:marBottom w:val="0"/>
              <w:divBdr>
                <w:top w:val="none" w:sz="0" w:space="0" w:color="auto"/>
                <w:left w:val="none" w:sz="0" w:space="0" w:color="auto"/>
                <w:bottom w:val="none" w:sz="0" w:space="0" w:color="auto"/>
                <w:right w:val="none" w:sz="0" w:space="0" w:color="auto"/>
              </w:divBdr>
            </w:div>
            <w:div w:id="1443725100">
              <w:marLeft w:val="0"/>
              <w:marRight w:val="0"/>
              <w:marTop w:val="0"/>
              <w:marBottom w:val="0"/>
              <w:divBdr>
                <w:top w:val="none" w:sz="0" w:space="0" w:color="auto"/>
                <w:left w:val="none" w:sz="0" w:space="0" w:color="auto"/>
                <w:bottom w:val="none" w:sz="0" w:space="0" w:color="auto"/>
                <w:right w:val="none" w:sz="0" w:space="0" w:color="auto"/>
              </w:divBdr>
            </w:div>
            <w:div w:id="1913393884">
              <w:marLeft w:val="0"/>
              <w:marRight w:val="0"/>
              <w:marTop w:val="0"/>
              <w:marBottom w:val="0"/>
              <w:divBdr>
                <w:top w:val="none" w:sz="0" w:space="0" w:color="auto"/>
                <w:left w:val="none" w:sz="0" w:space="0" w:color="auto"/>
                <w:bottom w:val="none" w:sz="0" w:space="0" w:color="auto"/>
                <w:right w:val="none" w:sz="0" w:space="0" w:color="auto"/>
              </w:divBdr>
            </w:div>
            <w:div w:id="2106727846">
              <w:marLeft w:val="0"/>
              <w:marRight w:val="0"/>
              <w:marTop w:val="0"/>
              <w:marBottom w:val="0"/>
              <w:divBdr>
                <w:top w:val="none" w:sz="0" w:space="0" w:color="auto"/>
                <w:left w:val="none" w:sz="0" w:space="0" w:color="auto"/>
                <w:bottom w:val="none" w:sz="0" w:space="0" w:color="auto"/>
                <w:right w:val="none" w:sz="0" w:space="0" w:color="auto"/>
              </w:divBdr>
            </w:div>
            <w:div w:id="1798722110">
              <w:marLeft w:val="0"/>
              <w:marRight w:val="0"/>
              <w:marTop w:val="0"/>
              <w:marBottom w:val="0"/>
              <w:divBdr>
                <w:top w:val="none" w:sz="0" w:space="0" w:color="auto"/>
                <w:left w:val="none" w:sz="0" w:space="0" w:color="auto"/>
                <w:bottom w:val="none" w:sz="0" w:space="0" w:color="auto"/>
                <w:right w:val="none" w:sz="0" w:space="0" w:color="auto"/>
              </w:divBdr>
            </w:div>
            <w:div w:id="1080978475">
              <w:marLeft w:val="0"/>
              <w:marRight w:val="0"/>
              <w:marTop w:val="0"/>
              <w:marBottom w:val="0"/>
              <w:divBdr>
                <w:top w:val="none" w:sz="0" w:space="0" w:color="auto"/>
                <w:left w:val="none" w:sz="0" w:space="0" w:color="auto"/>
                <w:bottom w:val="none" w:sz="0" w:space="0" w:color="auto"/>
                <w:right w:val="none" w:sz="0" w:space="0" w:color="auto"/>
              </w:divBdr>
            </w:div>
            <w:div w:id="1213542491">
              <w:marLeft w:val="0"/>
              <w:marRight w:val="0"/>
              <w:marTop w:val="0"/>
              <w:marBottom w:val="0"/>
              <w:divBdr>
                <w:top w:val="none" w:sz="0" w:space="0" w:color="auto"/>
                <w:left w:val="none" w:sz="0" w:space="0" w:color="auto"/>
                <w:bottom w:val="none" w:sz="0" w:space="0" w:color="auto"/>
                <w:right w:val="none" w:sz="0" w:space="0" w:color="auto"/>
              </w:divBdr>
            </w:div>
            <w:div w:id="996228494">
              <w:marLeft w:val="0"/>
              <w:marRight w:val="0"/>
              <w:marTop w:val="0"/>
              <w:marBottom w:val="0"/>
              <w:divBdr>
                <w:top w:val="none" w:sz="0" w:space="0" w:color="auto"/>
                <w:left w:val="none" w:sz="0" w:space="0" w:color="auto"/>
                <w:bottom w:val="none" w:sz="0" w:space="0" w:color="auto"/>
                <w:right w:val="none" w:sz="0" w:space="0" w:color="auto"/>
              </w:divBdr>
            </w:div>
            <w:div w:id="439880644">
              <w:marLeft w:val="0"/>
              <w:marRight w:val="0"/>
              <w:marTop w:val="0"/>
              <w:marBottom w:val="0"/>
              <w:divBdr>
                <w:top w:val="none" w:sz="0" w:space="0" w:color="auto"/>
                <w:left w:val="none" w:sz="0" w:space="0" w:color="auto"/>
                <w:bottom w:val="none" w:sz="0" w:space="0" w:color="auto"/>
                <w:right w:val="none" w:sz="0" w:space="0" w:color="auto"/>
              </w:divBdr>
            </w:div>
            <w:div w:id="1976908328">
              <w:marLeft w:val="0"/>
              <w:marRight w:val="0"/>
              <w:marTop w:val="0"/>
              <w:marBottom w:val="0"/>
              <w:divBdr>
                <w:top w:val="none" w:sz="0" w:space="0" w:color="auto"/>
                <w:left w:val="none" w:sz="0" w:space="0" w:color="auto"/>
                <w:bottom w:val="none" w:sz="0" w:space="0" w:color="auto"/>
                <w:right w:val="none" w:sz="0" w:space="0" w:color="auto"/>
              </w:divBdr>
            </w:div>
            <w:div w:id="523638780">
              <w:marLeft w:val="0"/>
              <w:marRight w:val="0"/>
              <w:marTop w:val="0"/>
              <w:marBottom w:val="0"/>
              <w:divBdr>
                <w:top w:val="none" w:sz="0" w:space="0" w:color="auto"/>
                <w:left w:val="none" w:sz="0" w:space="0" w:color="auto"/>
                <w:bottom w:val="none" w:sz="0" w:space="0" w:color="auto"/>
                <w:right w:val="none" w:sz="0" w:space="0" w:color="auto"/>
              </w:divBdr>
            </w:div>
            <w:div w:id="513344775">
              <w:marLeft w:val="0"/>
              <w:marRight w:val="0"/>
              <w:marTop w:val="0"/>
              <w:marBottom w:val="0"/>
              <w:divBdr>
                <w:top w:val="none" w:sz="0" w:space="0" w:color="auto"/>
                <w:left w:val="none" w:sz="0" w:space="0" w:color="auto"/>
                <w:bottom w:val="none" w:sz="0" w:space="0" w:color="auto"/>
                <w:right w:val="none" w:sz="0" w:space="0" w:color="auto"/>
              </w:divBdr>
            </w:div>
            <w:div w:id="1659571286">
              <w:marLeft w:val="0"/>
              <w:marRight w:val="0"/>
              <w:marTop w:val="0"/>
              <w:marBottom w:val="0"/>
              <w:divBdr>
                <w:top w:val="none" w:sz="0" w:space="0" w:color="auto"/>
                <w:left w:val="none" w:sz="0" w:space="0" w:color="auto"/>
                <w:bottom w:val="none" w:sz="0" w:space="0" w:color="auto"/>
                <w:right w:val="none" w:sz="0" w:space="0" w:color="auto"/>
              </w:divBdr>
            </w:div>
            <w:div w:id="1016151125">
              <w:marLeft w:val="0"/>
              <w:marRight w:val="0"/>
              <w:marTop w:val="0"/>
              <w:marBottom w:val="0"/>
              <w:divBdr>
                <w:top w:val="none" w:sz="0" w:space="0" w:color="auto"/>
                <w:left w:val="none" w:sz="0" w:space="0" w:color="auto"/>
                <w:bottom w:val="none" w:sz="0" w:space="0" w:color="auto"/>
                <w:right w:val="none" w:sz="0" w:space="0" w:color="auto"/>
              </w:divBdr>
            </w:div>
            <w:div w:id="274752886">
              <w:marLeft w:val="0"/>
              <w:marRight w:val="0"/>
              <w:marTop w:val="0"/>
              <w:marBottom w:val="0"/>
              <w:divBdr>
                <w:top w:val="none" w:sz="0" w:space="0" w:color="auto"/>
                <w:left w:val="none" w:sz="0" w:space="0" w:color="auto"/>
                <w:bottom w:val="none" w:sz="0" w:space="0" w:color="auto"/>
                <w:right w:val="none" w:sz="0" w:space="0" w:color="auto"/>
              </w:divBdr>
            </w:div>
            <w:div w:id="1989164977">
              <w:marLeft w:val="0"/>
              <w:marRight w:val="0"/>
              <w:marTop w:val="0"/>
              <w:marBottom w:val="0"/>
              <w:divBdr>
                <w:top w:val="none" w:sz="0" w:space="0" w:color="auto"/>
                <w:left w:val="none" w:sz="0" w:space="0" w:color="auto"/>
                <w:bottom w:val="none" w:sz="0" w:space="0" w:color="auto"/>
                <w:right w:val="none" w:sz="0" w:space="0" w:color="auto"/>
              </w:divBdr>
            </w:div>
            <w:div w:id="1952348907">
              <w:marLeft w:val="0"/>
              <w:marRight w:val="0"/>
              <w:marTop w:val="0"/>
              <w:marBottom w:val="0"/>
              <w:divBdr>
                <w:top w:val="none" w:sz="0" w:space="0" w:color="auto"/>
                <w:left w:val="none" w:sz="0" w:space="0" w:color="auto"/>
                <w:bottom w:val="none" w:sz="0" w:space="0" w:color="auto"/>
                <w:right w:val="none" w:sz="0" w:space="0" w:color="auto"/>
              </w:divBdr>
            </w:div>
            <w:div w:id="732435762">
              <w:marLeft w:val="0"/>
              <w:marRight w:val="0"/>
              <w:marTop w:val="0"/>
              <w:marBottom w:val="0"/>
              <w:divBdr>
                <w:top w:val="none" w:sz="0" w:space="0" w:color="auto"/>
                <w:left w:val="none" w:sz="0" w:space="0" w:color="auto"/>
                <w:bottom w:val="none" w:sz="0" w:space="0" w:color="auto"/>
                <w:right w:val="none" w:sz="0" w:space="0" w:color="auto"/>
              </w:divBdr>
            </w:div>
            <w:div w:id="973559355">
              <w:marLeft w:val="0"/>
              <w:marRight w:val="0"/>
              <w:marTop w:val="0"/>
              <w:marBottom w:val="0"/>
              <w:divBdr>
                <w:top w:val="none" w:sz="0" w:space="0" w:color="auto"/>
                <w:left w:val="none" w:sz="0" w:space="0" w:color="auto"/>
                <w:bottom w:val="none" w:sz="0" w:space="0" w:color="auto"/>
                <w:right w:val="none" w:sz="0" w:space="0" w:color="auto"/>
              </w:divBdr>
            </w:div>
            <w:div w:id="1004671365">
              <w:marLeft w:val="0"/>
              <w:marRight w:val="0"/>
              <w:marTop w:val="0"/>
              <w:marBottom w:val="0"/>
              <w:divBdr>
                <w:top w:val="none" w:sz="0" w:space="0" w:color="auto"/>
                <w:left w:val="none" w:sz="0" w:space="0" w:color="auto"/>
                <w:bottom w:val="none" w:sz="0" w:space="0" w:color="auto"/>
                <w:right w:val="none" w:sz="0" w:space="0" w:color="auto"/>
              </w:divBdr>
            </w:div>
            <w:div w:id="379521437">
              <w:marLeft w:val="0"/>
              <w:marRight w:val="0"/>
              <w:marTop w:val="0"/>
              <w:marBottom w:val="0"/>
              <w:divBdr>
                <w:top w:val="none" w:sz="0" w:space="0" w:color="auto"/>
                <w:left w:val="none" w:sz="0" w:space="0" w:color="auto"/>
                <w:bottom w:val="none" w:sz="0" w:space="0" w:color="auto"/>
                <w:right w:val="none" w:sz="0" w:space="0" w:color="auto"/>
              </w:divBdr>
            </w:div>
            <w:div w:id="1154180764">
              <w:marLeft w:val="0"/>
              <w:marRight w:val="0"/>
              <w:marTop w:val="0"/>
              <w:marBottom w:val="0"/>
              <w:divBdr>
                <w:top w:val="none" w:sz="0" w:space="0" w:color="auto"/>
                <w:left w:val="none" w:sz="0" w:space="0" w:color="auto"/>
                <w:bottom w:val="none" w:sz="0" w:space="0" w:color="auto"/>
                <w:right w:val="none" w:sz="0" w:space="0" w:color="auto"/>
              </w:divBdr>
            </w:div>
            <w:div w:id="503933702">
              <w:marLeft w:val="0"/>
              <w:marRight w:val="0"/>
              <w:marTop w:val="0"/>
              <w:marBottom w:val="0"/>
              <w:divBdr>
                <w:top w:val="none" w:sz="0" w:space="0" w:color="auto"/>
                <w:left w:val="none" w:sz="0" w:space="0" w:color="auto"/>
                <w:bottom w:val="none" w:sz="0" w:space="0" w:color="auto"/>
                <w:right w:val="none" w:sz="0" w:space="0" w:color="auto"/>
              </w:divBdr>
            </w:div>
            <w:div w:id="2136168627">
              <w:marLeft w:val="0"/>
              <w:marRight w:val="0"/>
              <w:marTop w:val="0"/>
              <w:marBottom w:val="0"/>
              <w:divBdr>
                <w:top w:val="none" w:sz="0" w:space="0" w:color="auto"/>
                <w:left w:val="none" w:sz="0" w:space="0" w:color="auto"/>
                <w:bottom w:val="none" w:sz="0" w:space="0" w:color="auto"/>
                <w:right w:val="none" w:sz="0" w:space="0" w:color="auto"/>
              </w:divBdr>
            </w:div>
            <w:div w:id="2132894999">
              <w:marLeft w:val="0"/>
              <w:marRight w:val="0"/>
              <w:marTop w:val="0"/>
              <w:marBottom w:val="0"/>
              <w:divBdr>
                <w:top w:val="none" w:sz="0" w:space="0" w:color="auto"/>
                <w:left w:val="none" w:sz="0" w:space="0" w:color="auto"/>
                <w:bottom w:val="none" w:sz="0" w:space="0" w:color="auto"/>
                <w:right w:val="none" w:sz="0" w:space="0" w:color="auto"/>
              </w:divBdr>
            </w:div>
            <w:div w:id="994263046">
              <w:marLeft w:val="0"/>
              <w:marRight w:val="0"/>
              <w:marTop w:val="0"/>
              <w:marBottom w:val="0"/>
              <w:divBdr>
                <w:top w:val="none" w:sz="0" w:space="0" w:color="auto"/>
                <w:left w:val="none" w:sz="0" w:space="0" w:color="auto"/>
                <w:bottom w:val="none" w:sz="0" w:space="0" w:color="auto"/>
                <w:right w:val="none" w:sz="0" w:space="0" w:color="auto"/>
              </w:divBdr>
            </w:div>
            <w:div w:id="1143305943">
              <w:marLeft w:val="0"/>
              <w:marRight w:val="0"/>
              <w:marTop w:val="0"/>
              <w:marBottom w:val="0"/>
              <w:divBdr>
                <w:top w:val="none" w:sz="0" w:space="0" w:color="auto"/>
                <w:left w:val="none" w:sz="0" w:space="0" w:color="auto"/>
                <w:bottom w:val="none" w:sz="0" w:space="0" w:color="auto"/>
                <w:right w:val="none" w:sz="0" w:space="0" w:color="auto"/>
              </w:divBdr>
            </w:div>
            <w:div w:id="1143229081">
              <w:marLeft w:val="0"/>
              <w:marRight w:val="0"/>
              <w:marTop w:val="0"/>
              <w:marBottom w:val="0"/>
              <w:divBdr>
                <w:top w:val="none" w:sz="0" w:space="0" w:color="auto"/>
                <w:left w:val="none" w:sz="0" w:space="0" w:color="auto"/>
                <w:bottom w:val="none" w:sz="0" w:space="0" w:color="auto"/>
                <w:right w:val="none" w:sz="0" w:space="0" w:color="auto"/>
              </w:divBdr>
            </w:div>
            <w:div w:id="1637756772">
              <w:marLeft w:val="0"/>
              <w:marRight w:val="0"/>
              <w:marTop w:val="0"/>
              <w:marBottom w:val="0"/>
              <w:divBdr>
                <w:top w:val="none" w:sz="0" w:space="0" w:color="auto"/>
                <w:left w:val="none" w:sz="0" w:space="0" w:color="auto"/>
                <w:bottom w:val="none" w:sz="0" w:space="0" w:color="auto"/>
                <w:right w:val="none" w:sz="0" w:space="0" w:color="auto"/>
              </w:divBdr>
            </w:div>
            <w:div w:id="677579245">
              <w:marLeft w:val="0"/>
              <w:marRight w:val="0"/>
              <w:marTop w:val="0"/>
              <w:marBottom w:val="0"/>
              <w:divBdr>
                <w:top w:val="none" w:sz="0" w:space="0" w:color="auto"/>
                <w:left w:val="none" w:sz="0" w:space="0" w:color="auto"/>
                <w:bottom w:val="none" w:sz="0" w:space="0" w:color="auto"/>
                <w:right w:val="none" w:sz="0" w:space="0" w:color="auto"/>
              </w:divBdr>
            </w:div>
            <w:div w:id="1348559133">
              <w:marLeft w:val="0"/>
              <w:marRight w:val="0"/>
              <w:marTop w:val="0"/>
              <w:marBottom w:val="0"/>
              <w:divBdr>
                <w:top w:val="none" w:sz="0" w:space="0" w:color="auto"/>
                <w:left w:val="none" w:sz="0" w:space="0" w:color="auto"/>
                <w:bottom w:val="none" w:sz="0" w:space="0" w:color="auto"/>
                <w:right w:val="none" w:sz="0" w:space="0" w:color="auto"/>
              </w:divBdr>
            </w:div>
            <w:div w:id="804471383">
              <w:marLeft w:val="0"/>
              <w:marRight w:val="0"/>
              <w:marTop w:val="0"/>
              <w:marBottom w:val="0"/>
              <w:divBdr>
                <w:top w:val="none" w:sz="0" w:space="0" w:color="auto"/>
                <w:left w:val="none" w:sz="0" w:space="0" w:color="auto"/>
                <w:bottom w:val="none" w:sz="0" w:space="0" w:color="auto"/>
                <w:right w:val="none" w:sz="0" w:space="0" w:color="auto"/>
              </w:divBdr>
            </w:div>
            <w:div w:id="472450229">
              <w:marLeft w:val="0"/>
              <w:marRight w:val="0"/>
              <w:marTop w:val="0"/>
              <w:marBottom w:val="0"/>
              <w:divBdr>
                <w:top w:val="none" w:sz="0" w:space="0" w:color="auto"/>
                <w:left w:val="none" w:sz="0" w:space="0" w:color="auto"/>
                <w:bottom w:val="none" w:sz="0" w:space="0" w:color="auto"/>
                <w:right w:val="none" w:sz="0" w:space="0" w:color="auto"/>
              </w:divBdr>
            </w:div>
            <w:div w:id="807630978">
              <w:marLeft w:val="0"/>
              <w:marRight w:val="0"/>
              <w:marTop w:val="0"/>
              <w:marBottom w:val="0"/>
              <w:divBdr>
                <w:top w:val="none" w:sz="0" w:space="0" w:color="auto"/>
                <w:left w:val="none" w:sz="0" w:space="0" w:color="auto"/>
                <w:bottom w:val="none" w:sz="0" w:space="0" w:color="auto"/>
                <w:right w:val="none" w:sz="0" w:space="0" w:color="auto"/>
              </w:divBdr>
            </w:div>
            <w:div w:id="206643022">
              <w:marLeft w:val="0"/>
              <w:marRight w:val="0"/>
              <w:marTop w:val="0"/>
              <w:marBottom w:val="0"/>
              <w:divBdr>
                <w:top w:val="none" w:sz="0" w:space="0" w:color="auto"/>
                <w:left w:val="none" w:sz="0" w:space="0" w:color="auto"/>
                <w:bottom w:val="none" w:sz="0" w:space="0" w:color="auto"/>
                <w:right w:val="none" w:sz="0" w:space="0" w:color="auto"/>
              </w:divBdr>
            </w:div>
            <w:div w:id="1966891846">
              <w:marLeft w:val="0"/>
              <w:marRight w:val="0"/>
              <w:marTop w:val="0"/>
              <w:marBottom w:val="0"/>
              <w:divBdr>
                <w:top w:val="none" w:sz="0" w:space="0" w:color="auto"/>
                <w:left w:val="none" w:sz="0" w:space="0" w:color="auto"/>
                <w:bottom w:val="none" w:sz="0" w:space="0" w:color="auto"/>
                <w:right w:val="none" w:sz="0" w:space="0" w:color="auto"/>
              </w:divBdr>
            </w:div>
            <w:div w:id="335773006">
              <w:marLeft w:val="0"/>
              <w:marRight w:val="0"/>
              <w:marTop w:val="0"/>
              <w:marBottom w:val="0"/>
              <w:divBdr>
                <w:top w:val="none" w:sz="0" w:space="0" w:color="auto"/>
                <w:left w:val="none" w:sz="0" w:space="0" w:color="auto"/>
                <w:bottom w:val="none" w:sz="0" w:space="0" w:color="auto"/>
                <w:right w:val="none" w:sz="0" w:space="0" w:color="auto"/>
              </w:divBdr>
            </w:div>
            <w:div w:id="1050230717">
              <w:marLeft w:val="0"/>
              <w:marRight w:val="0"/>
              <w:marTop w:val="0"/>
              <w:marBottom w:val="0"/>
              <w:divBdr>
                <w:top w:val="none" w:sz="0" w:space="0" w:color="auto"/>
                <w:left w:val="none" w:sz="0" w:space="0" w:color="auto"/>
                <w:bottom w:val="none" w:sz="0" w:space="0" w:color="auto"/>
                <w:right w:val="none" w:sz="0" w:space="0" w:color="auto"/>
              </w:divBdr>
            </w:div>
            <w:div w:id="1451970218">
              <w:marLeft w:val="0"/>
              <w:marRight w:val="0"/>
              <w:marTop w:val="0"/>
              <w:marBottom w:val="0"/>
              <w:divBdr>
                <w:top w:val="none" w:sz="0" w:space="0" w:color="auto"/>
                <w:left w:val="none" w:sz="0" w:space="0" w:color="auto"/>
                <w:bottom w:val="none" w:sz="0" w:space="0" w:color="auto"/>
                <w:right w:val="none" w:sz="0" w:space="0" w:color="auto"/>
              </w:divBdr>
            </w:div>
            <w:div w:id="1686907249">
              <w:marLeft w:val="0"/>
              <w:marRight w:val="0"/>
              <w:marTop w:val="0"/>
              <w:marBottom w:val="0"/>
              <w:divBdr>
                <w:top w:val="none" w:sz="0" w:space="0" w:color="auto"/>
                <w:left w:val="none" w:sz="0" w:space="0" w:color="auto"/>
                <w:bottom w:val="none" w:sz="0" w:space="0" w:color="auto"/>
                <w:right w:val="none" w:sz="0" w:space="0" w:color="auto"/>
              </w:divBdr>
            </w:div>
            <w:div w:id="1799570819">
              <w:marLeft w:val="0"/>
              <w:marRight w:val="0"/>
              <w:marTop w:val="0"/>
              <w:marBottom w:val="0"/>
              <w:divBdr>
                <w:top w:val="none" w:sz="0" w:space="0" w:color="auto"/>
                <w:left w:val="none" w:sz="0" w:space="0" w:color="auto"/>
                <w:bottom w:val="none" w:sz="0" w:space="0" w:color="auto"/>
                <w:right w:val="none" w:sz="0" w:space="0" w:color="auto"/>
              </w:divBdr>
            </w:div>
            <w:div w:id="1599481758">
              <w:marLeft w:val="0"/>
              <w:marRight w:val="0"/>
              <w:marTop w:val="0"/>
              <w:marBottom w:val="0"/>
              <w:divBdr>
                <w:top w:val="none" w:sz="0" w:space="0" w:color="auto"/>
                <w:left w:val="none" w:sz="0" w:space="0" w:color="auto"/>
                <w:bottom w:val="none" w:sz="0" w:space="0" w:color="auto"/>
                <w:right w:val="none" w:sz="0" w:space="0" w:color="auto"/>
              </w:divBdr>
            </w:div>
            <w:div w:id="1859541662">
              <w:marLeft w:val="0"/>
              <w:marRight w:val="0"/>
              <w:marTop w:val="0"/>
              <w:marBottom w:val="0"/>
              <w:divBdr>
                <w:top w:val="none" w:sz="0" w:space="0" w:color="auto"/>
                <w:left w:val="none" w:sz="0" w:space="0" w:color="auto"/>
                <w:bottom w:val="none" w:sz="0" w:space="0" w:color="auto"/>
                <w:right w:val="none" w:sz="0" w:space="0" w:color="auto"/>
              </w:divBdr>
            </w:div>
            <w:div w:id="2055424404">
              <w:marLeft w:val="0"/>
              <w:marRight w:val="0"/>
              <w:marTop w:val="0"/>
              <w:marBottom w:val="0"/>
              <w:divBdr>
                <w:top w:val="none" w:sz="0" w:space="0" w:color="auto"/>
                <w:left w:val="none" w:sz="0" w:space="0" w:color="auto"/>
                <w:bottom w:val="none" w:sz="0" w:space="0" w:color="auto"/>
                <w:right w:val="none" w:sz="0" w:space="0" w:color="auto"/>
              </w:divBdr>
            </w:div>
            <w:div w:id="1527712041">
              <w:marLeft w:val="0"/>
              <w:marRight w:val="0"/>
              <w:marTop w:val="0"/>
              <w:marBottom w:val="0"/>
              <w:divBdr>
                <w:top w:val="none" w:sz="0" w:space="0" w:color="auto"/>
                <w:left w:val="none" w:sz="0" w:space="0" w:color="auto"/>
                <w:bottom w:val="none" w:sz="0" w:space="0" w:color="auto"/>
                <w:right w:val="none" w:sz="0" w:space="0" w:color="auto"/>
              </w:divBdr>
            </w:div>
            <w:div w:id="1950042180">
              <w:marLeft w:val="0"/>
              <w:marRight w:val="0"/>
              <w:marTop w:val="0"/>
              <w:marBottom w:val="0"/>
              <w:divBdr>
                <w:top w:val="none" w:sz="0" w:space="0" w:color="auto"/>
                <w:left w:val="none" w:sz="0" w:space="0" w:color="auto"/>
                <w:bottom w:val="none" w:sz="0" w:space="0" w:color="auto"/>
                <w:right w:val="none" w:sz="0" w:space="0" w:color="auto"/>
              </w:divBdr>
            </w:div>
            <w:div w:id="2043088330">
              <w:marLeft w:val="0"/>
              <w:marRight w:val="0"/>
              <w:marTop w:val="0"/>
              <w:marBottom w:val="0"/>
              <w:divBdr>
                <w:top w:val="none" w:sz="0" w:space="0" w:color="auto"/>
                <w:left w:val="none" w:sz="0" w:space="0" w:color="auto"/>
                <w:bottom w:val="none" w:sz="0" w:space="0" w:color="auto"/>
                <w:right w:val="none" w:sz="0" w:space="0" w:color="auto"/>
              </w:divBdr>
            </w:div>
            <w:div w:id="2042239883">
              <w:marLeft w:val="0"/>
              <w:marRight w:val="0"/>
              <w:marTop w:val="0"/>
              <w:marBottom w:val="0"/>
              <w:divBdr>
                <w:top w:val="none" w:sz="0" w:space="0" w:color="auto"/>
                <w:left w:val="none" w:sz="0" w:space="0" w:color="auto"/>
                <w:bottom w:val="none" w:sz="0" w:space="0" w:color="auto"/>
                <w:right w:val="none" w:sz="0" w:space="0" w:color="auto"/>
              </w:divBdr>
            </w:div>
            <w:div w:id="1075585881">
              <w:marLeft w:val="0"/>
              <w:marRight w:val="0"/>
              <w:marTop w:val="0"/>
              <w:marBottom w:val="0"/>
              <w:divBdr>
                <w:top w:val="none" w:sz="0" w:space="0" w:color="auto"/>
                <w:left w:val="none" w:sz="0" w:space="0" w:color="auto"/>
                <w:bottom w:val="none" w:sz="0" w:space="0" w:color="auto"/>
                <w:right w:val="none" w:sz="0" w:space="0" w:color="auto"/>
              </w:divBdr>
            </w:div>
            <w:div w:id="818615892">
              <w:marLeft w:val="0"/>
              <w:marRight w:val="0"/>
              <w:marTop w:val="0"/>
              <w:marBottom w:val="0"/>
              <w:divBdr>
                <w:top w:val="none" w:sz="0" w:space="0" w:color="auto"/>
                <w:left w:val="none" w:sz="0" w:space="0" w:color="auto"/>
                <w:bottom w:val="none" w:sz="0" w:space="0" w:color="auto"/>
                <w:right w:val="none" w:sz="0" w:space="0" w:color="auto"/>
              </w:divBdr>
            </w:div>
            <w:div w:id="718436976">
              <w:marLeft w:val="0"/>
              <w:marRight w:val="0"/>
              <w:marTop w:val="0"/>
              <w:marBottom w:val="0"/>
              <w:divBdr>
                <w:top w:val="none" w:sz="0" w:space="0" w:color="auto"/>
                <w:left w:val="none" w:sz="0" w:space="0" w:color="auto"/>
                <w:bottom w:val="none" w:sz="0" w:space="0" w:color="auto"/>
                <w:right w:val="none" w:sz="0" w:space="0" w:color="auto"/>
              </w:divBdr>
            </w:div>
            <w:div w:id="1241405585">
              <w:marLeft w:val="0"/>
              <w:marRight w:val="0"/>
              <w:marTop w:val="0"/>
              <w:marBottom w:val="0"/>
              <w:divBdr>
                <w:top w:val="none" w:sz="0" w:space="0" w:color="auto"/>
                <w:left w:val="none" w:sz="0" w:space="0" w:color="auto"/>
                <w:bottom w:val="none" w:sz="0" w:space="0" w:color="auto"/>
                <w:right w:val="none" w:sz="0" w:space="0" w:color="auto"/>
              </w:divBdr>
            </w:div>
            <w:div w:id="1154024347">
              <w:marLeft w:val="0"/>
              <w:marRight w:val="0"/>
              <w:marTop w:val="0"/>
              <w:marBottom w:val="0"/>
              <w:divBdr>
                <w:top w:val="none" w:sz="0" w:space="0" w:color="auto"/>
                <w:left w:val="none" w:sz="0" w:space="0" w:color="auto"/>
                <w:bottom w:val="none" w:sz="0" w:space="0" w:color="auto"/>
                <w:right w:val="none" w:sz="0" w:space="0" w:color="auto"/>
              </w:divBdr>
            </w:div>
            <w:div w:id="1703551189">
              <w:marLeft w:val="0"/>
              <w:marRight w:val="0"/>
              <w:marTop w:val="0"/>
              <w:marBottom w:val="0"/>
              <w:divBdr>
                <w:top w:val="none" w:sz="0" w:space="0" w:color="auto"/>
                <w:left w:val="none" w:sz="0" w:space="0" w:color="auto"/>
                <w:bottom w:val="none" w:sz="0" w:space="0" w:color="auto"/>
                <w:right w:val="none" w:sz="0" w:space="0" w:color="auto"/>
              </w:divBdr>
            </w:div>
            <w:div w:id="378864476">
              <w:marLeft w:val="0"/>
              <w:marRight w:val="0"/>
              <w:marTop w:val="0"/>
              <w:marBottom w:val="0"/>
              <w:divBdr>
                <w:top w:val="none" w:sz="0" w:space="0" w:color="auto"/>
                <w:left w:val="none" w:sz="0" w:space="0" w:color="auto"/>
                <w:bottom w:val="none" w:sz="0" w:space="0" w:color="auto"/>
                <w:right w:val="none" w:sz="0" w:space="0" w:color="auto"/>
              </w:divBdr>
            </w:div>
            <w:div w:id="1976836339">
              <w:marLeft w:val="0"/>
              <w:marRight w:val="0"/>
              <w:marTop w:val="0"/>
              <w:marBottom w:val="0"/>
              <w:divBdr>
                <w:top w:val="none" w:sz="0" w:space="0" w:color="auto"/>
                <w:left w:val="none" w:sz="0" w:space="0" w:color="auto"/>
                <w:bottom w:val="none" w:sz="0" w:space="0" w:color="auto"/>
                <w:right w:val="none" w:sz="0" w:space="0" w:color="auto"/>
              </w:divBdr>
            </w:div>
            <w:div w:id="257520812">
              <w:marLeft w:val="0"/>
              <w:marRight w:val="0"/>
              <w:marTop w:val="0"/>
              <w:marBottom w:val="0"/>
              <w:divBdr>
                <w:top w:val="none" w:sz="0" w:space="0" w:color="auto"/>
                <w:left w:val="none" w:sz="0" w:space="0" w:color="auto"/>
                <w:bottom w:val="none" w:sz="0" w:space="0" w:color="auto"/>
                <w:right w:val="none" w:sz="0" w:space="0" w:color="auto"/>
              </w:divBdr>
            </w:div>
            <w:div w:id="289554818">
              <w:marLeft w:val="0"/>
              <w:marRight w:val="0"/>
              <w:marTop w:val="0"/>
              <w:marBottom w:val="0"/>
              <w:divBdr>
                <w:top w:val="none" w:sz="0" w:space="0" w:color="auto"/>
                <w:left w:val="none" w:sz="0" w:space="0" w:color="auto"/>
                <w:bottom w:val="none" w:sz="0" w:space="0" w:color="auto"/>
                <w:right w:val="none" w:sz="0" w:space="0" w:color="auto"/>
              </w:divBdr>
            </w:div>
            <w:div w:id="818306167">
              <w:marLeft w:val="0"/>
              <w:marRight w:val="0"/>
              <w:marTop w:val="0"/>
              <w:marBottom w:val="0"/>
              <w:divBdr>
                <w:top w:val="none" w:sz="0" w:space="0" w:color="auto"/>
                <w:left w:val="none" w:sz="0" w:space="0" w:color="auto"/>
                <w:bottom w:val="none" w:sz="0" w:space="0" w:color="auto"/>
                <w:right w:val="none" w:sz="0" w:space="0" w:color="auto"/>
              </w:divBdr>
            </w:div>
            <w:div w:id="1814833268">
              <w:marLeft w:val="0"/>
              <w:marRight w:val="0"/>
              <w:marTop w:val="0"/>
              <w:marBottom w:val="0"/>
              <w:divBdr>
                <w:top w:val="none" w:sz="0" w:space="0" w:color="auto"/>
                <w:left w:val="none" w:sz="0" w:space="0" w:color="auto"/>
                <w:bottom w:val="none" w:sz="0" w:space="0" w:color="auto"/>
                <w:right w:val="none" w:sz="0" w:space="0" w:color="auto"/>
              </w:divBdr>
            </w:div>
            <w:div w:id="1948610531">
              <w:marLeft w:val="0"/>
              <w:marRight w:val="0"/>
              <w:marTop w:val="0"/>
              <w:marBottom w:val="0"/>
              <w:divBdr>
                <w:top w:val="none" w:sz="0" w:space="0" w:color="auto"/>
                <w:left w:val="none" w:sz="0" w:space="0" w:color="auto"/>
                <w:bottom w:val="none" w:sz="0" w:space="0" w:color="auto"/>
                <w:right w:val="none" w:sz="0" w:space="0" w:color="auto"/>
              </w:divBdr>
            </w:div>
            <w:div w:id="207496465">
              <w:marLeft w:val="0"/>
              <w:marRight w:val="0"/>
              <w:marTop w:val="0"/>
              <w:marBottom w:val="0"/>
              <w:divBdr>
                <w:top w:val="none" w:sz="0" w:space="0" w:color="auto"/>
                <w:left w:val="none" w:sz="0" w:space="0" w:color="auto"/>
                <w:bottom w:val="none" w:sz="0" w:space="0" w:color="auto"/>
                <w:right w:val="none" w:sz="0" w:space="0" w:color="auto"/>
              </w:divBdr>
            </w:div>
            <w:div w:id="343629567">
              <w:marLeft w:val="0"/>
              <w:marRight w:val="0"/>
              <w:marTop w:val="0"/>
              <w:marBottom w:val="0"/>
              <w:divBdr>
                <w:top w:val="none" w:sz="0" w:space="0" w:color="auto"/>
                <w:left w:val="none" w:sz="0" w:space="0" w:color="auto"/>
                <w:bottom w:val="none" w:sz="0" w:space="0" w:color="auto"/>
                <w:right w:val="none" w:sz="0" w:space="0" w:color="auto"/>
              </w:divBdr>
            </w:div>
            <w:div w:id="2130735677">
              <w:marLeft w:val="0"/>
              <w:marRight w:val="0"/>
              <w:marTop w:val="0"/>
              <w:marBottom w:val="0"/>
              <w:divBdr>
                <w:top w:val="none" w:sz="0" w:space="0" w:color="auto"/>
                <w:left w:val="none" w:sz="0" w:space="0" w:color="auto"/>
                <w:bottom w:val="none" w:sz="0" w:space="0" w:color="auto"/>
                <w:right w:val="none" w:sz="0" w:space="0" w:color="auto"/>
              </w:divBdr>
            </w:div>
            <w:div w:id="740718145">
              <w:marLeft w:val="0"/>
              <w:marRight w:val="0"/>
              <w:marTop w:val="0"/>
              <w:marBottom w:val="0"/>
              <w:divBdr>
                <w:top w:val="none" w:sz="0" w:space="0" w:color="auto"/>
                <w:left w:val="none" w:sz="0" w:space="0" w:color="auto"/>
                <w:bottom w:val="none" w:sz="0" w:space="0" w:color="auto"/>
                <w:right w:val="none" w:sz="0" w:space="0" w:color="auto"/>
              </w:divBdr>
            </w:div>
            <w:div w:id="995689041">
              <w:marLeft w:val="0"/>
              <w:marRight w:val="0"/>
              <w:marTop w:val="0"/>
              <w:marBottom w:val="0"/>
              <w:divBdr>
                <w:top w:val="none" w:sz="0" w:space="0" w:color="auto"/>
                <w:left w:val="none" w:sz="0" w:space="0" w:color="auto"/>
                <w:bottom w:val="none" w:sz="0" w:space="0" w:color="auto"/>
                <w:right w:val="none" w:sz="0" w:space="0" w:color="auto"/>
              </w:divBdr>
            </w:div>
            <w:div w:id="1534273265">
              <w:marLeft w:val="0"/>
              <w:marRight w:val="0"/>
              <w:marTop w:val="0"/>
              <w:marBottom w:val="0"/>
              <w:divBdr>
                <w:top w:val="none" w:sz="0" w:space="0" w:color="auto"/>
                <w:left w:val="none" w:sz="0" w:space="0" w:color="auto"/>
                <w:bottom w:val="none" w:sz="0" w:space="0" w:color="auto"/>
                <w:right w:val="none" w:sz="0" w:space="0" w:color="auto"/>
              </w:divBdr>
            </w:div>
            <w:div w:id="2051958242">
              <w:marLeft w:val="0"/>
              <w:marRight w:val="0"/>
              <w:marTop w:val="0"/>
              <w:marBottom w:val="0"/>
              <w:divBdr>
                <w:top w:val="none" w:sz="0" w:space="0" w:color="auto"/>
                <w:left w:val="none" w:sz="0" w:space="0" w:color="auto"/>
                <w:bottom w:val="none" w:sz="0" w:space="0" w:color="auto"/>
                <w:right w:val="none" w:sz="0" w:space="0" w:color="auto"/>
              </w:divBdr>
            </w:div>
            <w:div w:id="890262800">
              <w:marLeft w:val="0"/>
              <w:marRight w:val="0"/>
              <w:marTop w:val="0"/>
              <w:marBottom w:val="0"/>
              <w:divBdr>
                <w:top w:val="none" w:sz="0" w:space="0" w:color="auto"/>
                <w:left w:val="none" w:sz="0" w:space="0" w:color="auto"/>
                <w:bottom w:val="none" w:sz="0" w:space="0" w:color="auto"/>
                <w:right w:val="none" w:sz="0" w:space="0" w:color="auto"/>
              </w:divBdr>
            </w:div>
            <w:div w:id="1670282229">
              <w:marLeft w:val="0"/>
              <w:marRight w:val="0"/>
              <w:marTop w:val="0"/>
              <w:marBottom w:val="0"/>
              <w:divBdr>
                <w:top w:val="none" w:sz="0" w:space="0" w:color="auto"/>
                <w:left w:val="none" w:sz="0" w:space="0" w:color="auto"/>
                <w:bottom w:val="none" w:sz="0" w:space="0" w:color="auto"/>
                <w:right w:val="none" w:sz="0" w:space="0" w:color="auto"/>
              </w:divBdr>
            </w:div>
            <w:div w:id="315497136">
              <w:marLeft w:val="0"/>
              <w:marRight w:val="0"/>
              <w:marTop w:val="0"/>
              <w:marBottom w:val="0"/>
              <w:divBdr>
                <w:top w:val="none" w:sz="0" w:space="0" w:color="auto"/>
                <w:left w:val="none" w:sz="0" w:space="0" w:color="auto"/>
                <w:bottom w:val="none" w:sz="0" w:space="0" w:color="auto"/>
                <w:right w:val="none" w:sz="0" w:space="0" w:color="auto"/>
              </w:divBdr>
            </w:div>
            <w:div w:id="1934362279">
              <w:marLeft w:val="0"/>
              <w:marRight w:val="0"/>
              <w:marTop w:val="0"/>
              <w:marBottom w:val="0"/>
              <w:divBdr>
                <w:top w:val="none" w:sz="0" w:space="0" w:color="auto"/>
                <w:left w:val="none" w:sz="0" w:space="0" w:color="auto"/>
                <w:bottom w:val="none" w:sz="0" w:space="0" w:color="auto"/>
                <w:right w:val="none" w:sz="0" w:space="0" w:color="auto"/>
              </w:divBdr>
            </w:div>
            <w:div w:id="1228885036">
              <w:marLeft w:val="0"/>
              <w:marRight w:val="0"/>
              <w:marTop w:val="0"/>
              <w:marBottom w:val="0"/>
              <w:divBdr>
                <w:top w:val="none" w:sz="0" w:space="0" w:color="auto"/>
                <w:left w:val="none" w:sz="0" w:space="0" w:color="auto"/>
                <w:bottom w:val="none" w:sz="0" w:space="0" w:color="auto"/>
                <w:right w:val="none" w:sz="0" w:space="0" w:color="auto"/>
              </w:divBdr>
            </w:div>
            <w:div w:id="1436709083">
              <w:marLeft w:val="0"/>
              <w:marRight w:val="0"/>
              <w:marTop w:val="0"/>
              <w:marBottom w:val="0"/>
              <w:divBdr>
                <w:top w:val="none" w:sz="0" w:space="0" w:color="auto"/>
                <w:left w:val="none" w:sz="0" w:space="0" w:color="auto"/>
                <w:bottom w:val="none" w:sz="0" w:space="0" w:color="auto"/>
                <w:right w:val="none" w:sz="0" w:space="0" w:color="auto"/>
              </w:divBdr>
            </w:div>
            <w:div w:id="698317783">
              <w:marLeft w:val="0"/>
              <w:marRight w:val="0"/>
              <w:marTop w:val="0"/>
              <w:marBottom w:val="0"/>
              <w:divBdr>
                <w:top w:val="none" w:sz="0" w:space="0" w:color="auto"/>
                <w:left w:val="none" w:sz="0" w:space="0" w:color="auto"/>
                <w:bottom w:val="none" w:sz="0" w:space="0" w:color="auto"/>
                <w:right w:val="none" w:sz="0" w:space="0" w:color="auto"/>
              </w:divBdr>
            </w:div>
            <w:div w:id="211187233">
              <w:marLeft w:val="0"/>
              <w:marRight w:val="0"/>
              <w:marTop w:val="0"/>
              <w:marBottom w:val="0"/>
              <w:divBdr>
                <w:top w:val="none" w:sz="0" w:space="0" w:color="auto"/>
                <w:left w:val="none" w:sz="0" w:space="0" w:color="auto"/>
                <w:bottom w:val="none" w:sz="0" w:space="0" w:color="auto"/>
                <w:right w:val="none" w:sz="0" w:space="0" w:color="auto"/>
              </w:divBdr>
            </w:div>
            <w:div w:id="210774405">
              <w:marLeft w:val="0"/>
              <w:marRight w:val="0"/>
              <w:marTop w:val="0"/>
              <w:marBottom w:val="0"/>
              <w:divBdr>
                <w:top w:val="none" w:sz="0" w:space="0" w:color="auto"/>
                <w:left w:val="none" w:sz="0" w:space="0" w:color="auto"/>
                <w:bottom w:val="none" w:sz="0" w:space="0" w:color="auto"/>
                <w:right w:val="none" w:sz="0" w:space="0" w:color="auto"/>
              </w:divBdr>
            </w:div>
            <w:div w:id="1458990916">
              <w:marLeft w:val="0"/>
              <w:marRight w:val="0"/>
              <w:marTop w:val="0"/>
              <w:marBottom w:val="0"/>
              <w:divBdr>
                <w:top w:val="none" w:sz="0" w:space="0" w:color="auto"/>
                <w:left w:val="none" w:sz="0" w:space="0" w:color="auto"/>
                <w:bottom w:val="none" w:sz="0" w:space="0" w:color="auto"/>
                <w:right w:val="none" w:sz="0" w:space="0" w:color="auto"/>
              </w:divBdr>
            </w:div>
            <w:div w:id="737438630">
              <w:marLeft w:val="0"/>
              <w:marRight w:val="0"/>
              <w:marTop w:val="0"/>
              <w:marBottom w:val="0"/>
              <w:divBdr>
                <w:top w:val="none" w:sz="0" w:space="0" w:color="auto"/>
                <w:left w:val="none" w:sz="0" w:space="0" w:color="auto"/>
                <w:bottom w:val="none" w:sz="0" w:space="0" w:color="auto"/>
                <w:right w:val="none" w:sz="0" w:space="0" w:color="auto"/>
              </w:divBdr>
            </w:div>
            <w:div w:id="1430203158">
              <w:marLeft w:val="0"/>
              <w:marRight w:val="0"/>
              <w:marTop w:val="0"/>
              <w:marBottom w:val="0"/>
              <w:divBdr>
                <w:top w:val="none" w:sz="0" w:space="0" w:color="auto"/>
                <w:left w:val="none" w:sz="0" w:space="0" w:color="auto"/>
                <w:bottom w:val="none" w:sz="0" w:space="0" w:color="auto"/>
                <w:right w:val="none" w:sz="0" w:space="0" w:color="auto"/>
              </w:divBdr>
            </w:div>
            <w:div w:id="129829380">
              <w:marLeft w:val="0"/>
              <w:marRight w:val="0"/>
              <w:marTop w:val="0"/>
              <w:marBottom w:val="0"/>
              <w:divBdr>
                <w:top w:val="none" w:sz="0" w:space="0" w:color="auto"/>
                <w:left w:val="none" w:sz="0" w:space="0" w:color="auto"/>
                <w:bottom w:val="none" w:sz="0" w:space="0" w:color="auto"/>
                <w:right w:val="none" w:sz="0" w:space="0" w:color="auto"/>
              </w:divBdr>
            </w:div>
            <w:div w:id="1372339526">
              <w:marLeft w:val="0"/>
              <w:marRight w:val="0"/>
              <w:marTop w:val="0"/>
              <w:marBottom w:val="0"/>
              <w:divBdr>
                <w:top w:val="none" w:sz="0" w:space="0" w:color="auto"/>
                <w:left w:val="none" w:sz="0" w:space="0" w:color="auto"/>
                <w:bottom w:val="none" w:sz="0" w:space="0" w:color="auto"/>
                <w:right w:val="none" w:sz="0" w:space="0" w:color="auto"/>
              </w:divBdr>
            </w:div>
            <w:div w:id="926383701">
              <w:marLeft w:val="0"/>
              <w:marRight w:val="0"/>
              <w:marTop w:val="0"/>
              <w:marBottom w:val="0"/>
              <w:divBdr>
                <w:top w:val="none" w:sz="0" w:space="0" w:color="auto"/>
                <w:left w:val="none" w:sz="0" w:space="0" w:color="auto"/>
                <w:bottom w:val="none" w:sz="0" w:space="0" w:color="auto"/>
                <w:right w:val="none" w:sz="0" w:space="0" w:color="auto"/>
              </w:divBdr>
            </w:div>
            <w:div w:id="663245493">
              <w:marLeft w:val="0"/>
              <w:marRight w:val="0"/>
              <w:marTop w:val="0"/>
              <w:marBottom w:val="0"/>
              <w:divBdr>
                <w:top w:val="none" w:sz="0" w:space="0" w:color="auto"/>
                <w:left w:val="none" w:sz="0" w:space="0" w:color="auto"/>
                <w:bottom w:val="none" w:sz="0" w:space="0" w:color="auto"/>
                <w:right w:val="none" w:sz="0" w:space="0" w:color="auto"/>
              </w:divBdr>
            </w:div>
            <w:div w:id="431633438">
              <w:marLeft w:val="0"/>
              <w:marRight w:val="0"/>
              <w:marTop w:val="0"/>
              <w:marBottom w:val="0"/>
              <w:divBdr>
                <w:top w:val="none" w:sz="0" w:space="0" w:color="auto"/>
                <w:left w:val="none" w:sz="0" w:space="0" w:color="auto"/>
                <w:bottom w:val="none" w:sz="0" w:space="0" w:color="auto"/>
                <w:right w:val="none" w:sz="0" w:space="0" w:color="auto"/>
              </w:divBdr>
            </w:div>
            <w:div w:id="1897429258">
              <w:marLeft w:val="0"/>
              <w:marRight w:val="0"/>
              <w:marTop w:val="0"/>
              <w:marBottom w:val="0"/>
              <w:divBdr>
                <w:top w:val="none" w:sz="0" w:space="0" w:color="auto"/>
                <w:left w:val="none" w:sz="0" w:space="0" w:color="auto"/>
                <w:bottom w:val="none" w:sz="0" w:space="0" w:color="auto"/>
                <w:right w:val="none" w:sz="0" w:space="0" w:color="auto"/>
              </w:divBdr>
            </w:div>
            <w:div w:id="396242615">
              <w:marLeft w:val="0"/>
              <w:marRight w:val="0"/>
              <w:marTop w:val="0"/>
              <w:marBottom w:val="0"/>
              <w:divBdr>
                <w:top w:val="none" w:sz="0" w:space="0" w:color="auto"/>
                <w:left w:val="none" w:sz="0" w:space="0" w:color="auto"/>
                <w:bottom w:val="none" w:sz="0" w:space="0" w:color="auto"/>
                <w:right w:val="none" w:sz="0" w:space="0" w:color="auto"/>
              </w:divBdr>
            </w:div>
            <w:div w:id="1102989854">
              <w:marLeft w:val="0"/>
              <w:marRight w:val="0"/>
              <w:marTop w:val="0"/>
              <w:marBottom w:val="0"/>
              <w:divBdr>
                <w:top w:val="none" w:sz="0" w:space="0" w:color="auto"/>
                <w:left w:val="none" w:sz="0" w:space="0" w:color="auto"/>
                <w:bottom w:val="none" w:sz="0" w:space="0" w:color="auto"/>
                <w:right w:val="none" w:sz="0" w:space="0" w:color="auto"/>
              </w:divBdr>
            </w:div>
            <w:div w:id="246228020">
              <w:marLeft w:val="0"/>
              <w:marRight w:val="0"/>
              <w:marTop w:val="0"/>
              <w:marBottom w:val="0"/>
              <w:divBdr>
                <w:top w:val="none" w:sz="0" w:space="0" w:color="auto"/>
                <w:left w:val="none" w:sz="0" w:space="0" w:color="auto"/>
                <w:bottom w:val="none" w:sz="0" w:space="0" w:color="auto"/>
                <w:right w:val="none" w:sz="0" w:space="0" w:color="auto"/>
              </w:divBdr>
            </w:div>
            <w:div w:id="80226568">
              <w:marLeft w:val="0"/>
              <w:marRight w:val="0"/>
              <w:marTop w:val="0"/>
              <w:marBottom w:val="0"/>
              <w:divBdr>
                <w:top w:val="none" w:sz="0" w:space="0" w:color="auto"/>
                <w:left w:val="none" w:sz="0" w:space="0" w:color="auto"/>
                <w:bottom w:val="none" w:sz="0" w:space="0" w:color="auto"/>
                <w:right w:val="none" w:sz="0" w:space="0" w:color="auto"/>
              </w:divBdr>
            </w:div>
            <w:div w:id="598491682">
              <w:marLeft w:val="0"/>
              <w:marRight w:val="0"/>
              <w:marTop w:val="0"/>
              <w:marBottom w:val="0"/>
              <w:divBdr>
                <w:top w:val="none" w:sz="0" w:space="0" w:color="auto"/>
                <w:left w:val="none" w:sz="0" w:space="0" w:color="auto"/>
                <w:bottom w:val="none" w:sz="0" w:space="0" w:color="auto"/>
                <w:right w:val="none" w:sz="0" w:space="0" w:color="auto"/>
              </w:divBdr>
            </w:div>
            <w:div w:id="1042286828">
              <w:marLeft w:val="0"/>
              <w:marRight w:val="0"/>
              <w:marTop w:val="0"/>
              <w:marBottom w:val="0"/>
              <w:divBdr>
                <w:top w:val="none" w:sz="0" w:space="0" w:color="auto"/>
                <w:left w:val="none" w:sz="0" w:space="0" w:color="auto"/>
                <w:bottom w:val="none" w:sz="0" w:space="0" w:color="auto"/>
                <w:right w:val="none" w:sz="0" w:space="0" w:color="auto"/>
              </w:divBdr>
            </w:div>
            <w:div w:id="1611552320">
              <w:marLeft w:val="0"/>
              <w:marRight w:val="0"/>
              <w:marTop w:val="0"/>
              <w:marBottom w:val="0"/>
              <w:divBdr>
                <w:top w:val="none" w:sz="0" w:space="0" w:color="auto"/>
                <w:left w:val="none" w:sz="0" w:space="0" w:color="auto"/>
                <w:bottom w:val="none" w:sz="0" w:space="0" w:color="auto"/>
                <w:right w:val="none" w:sz="0" w:space="0" w:color="auto"/>
              </w:divBdr>
            </w:div>
            <w:div w:id="1738935787">
              <w:marLeft w:val="0"/>
              <w:marRight w:val="0"/>
              <w:marTop w:val="0"/>
              <w:marBottom w:val="0"/>
              <w:divBdr>
                <w:top w:val="none" w:sz="0" w:space="0" w:color="auto"/>
                <w:left w:val="none" w:sz="0" w:space="0" w:color="auto"/>
                <w:bottom w:val="none" w:sz="0" w:space="0" w:color="auto"/>
                <w:right w:val="none" w:sz="0" w:space="0" w:color="auto"/>
              </w:divBdr>
            </w:div>
            <w:div w:id="215749164">
              <w:marLeft w:val="0"/>
              <w:marRight w:val="0"/>
              <w:marTop w:val="0"/>
              <w:marBottom w:val="0"/>
              <w:divBdr>
                <w:top w:val="none" w:sz="0" w:space="0" w:color="auto"/>
                <w:left w:val="none" w:sz="0" w:space="0" w:color="auto"/>
                <w:bottom w:val="none" w:sz="0" w:space="0" w:color="auto"/>
                <w:right w:val="none" w:sz="0" w:space="0" w:color="auto"/>
              </w:divBdr>
            </w:div>
            <w:div w:id="855313728">
              <w:marLeft w:val="0"/>
              <w:marRight w:val="0"/>
              <w:marTop w:val="0"/>
              <w:marBottom w:val="0"/>
              <w:divBdr>
                <w:top w:val="none" w:sz="0" w:space="0" w:color="auto"/>
                <w:left w:val="none" w:sz="0" w:space="0" w:color="auto"/>
                <w:bottom w:val="none" w:sz="0" w:space="0" w:color="auto"/>
                <w:right w:val="none" w:sz="0" w:space="0" w:color="auto"/>
              </w:divBdr>
            </w:div>
            <w:div w:id="1809474968">
              <w:marLeft w:val="0"/>
              <w:marRight w:val="0"/>
              <w:marTop w:val="0"/>
              <w:marBottom w:val="0"/>
              <w:divBdr>
                <w:top w:val="none" w:sz="0" w:space="0" w:color="auto"/>
                <w:left w:val="none" w:sz="0" w:space="0" w:color="auto"/>
                <w:bottom w:val="none" w:sz="0" w:space="0" w:color="auto"/>
                <w:right w:val="none" w:sz="0" w:space="0" w:color="auto"/>
              </w:divBdr>
            </w:div>
            <w:div w:id="791435938">
              <w:marLeft w:val="0"/>
              <w:marRight w:val="0"/>
              <w:marTop w:val="0"/>
              <w:marBottom w:val="0"/>
              <w:divBdr>
                <w:top w:val="none" w:sz="0" w:space="0" w:color="auto"/>
                <w:left w:val="none" w:sz="0" w:space="0" w:color="auto"/>
                <w:bottom w:val="none" w:sz="0" w:space="0" w:color="auto"/>
                <w:right w:val="none" w:sz="0" w:space="0" w:color="auto"/>
              </w:divBdr>
            </w:div>
            <w:div w:id="270624263">
              <w:marLeft w:val="0"/>
              <w:marRight w:val="0"/>
              <w:marTop w:val="0"/>
              <w:marBottom w:val="0"/>
              <w:divBdr>
                <w:top w:val="none" w:sz="0" w:space="0" w:color="auto"/>
                <w:left w:val="none" w:sz="0" w:space="0" w:color="auto"/>
                <w:bottom w:val="none" w:sz="0" w:space="0" w:color="auto"/>
                <w:right w:val="none" w:sz="0" w:space="0" w:color="auto"/>
              </w:divBdr>
            </w:div>
            <w:div w:id="1072851094">
              <w:marLeft w:val="0"/>
              <w:marRight w:val="0"/>
              <w:marTop w:val="0"/>
              <w:marBottom w:val="0"/>
              <w:divBdr>
                <w:top w:val="none" w:sz="0" w:space="0" w:color="auto"/>
                <w:left w:val="none" w:sz="0" w:space="0" w:color="auto"/>
                <w:bottom w:val="none" w:sz="0" w:space="0" w:color="auto"/>
                <w:right w:val="none" w:sz="0" w:space="0" w:color="auto"/>
              </w:divBdr>
            </w:div>
            <w:div w:id="1883201934">
              <w:marLeft w:val="0"/>
              <w:marRight w:val="0"/>
              <w:marTop w:val="0"/>
              <w:marBottom w:val="0"/>
              <w:divBdr>
                <w:top w:val="none" w:sz="0" w:space="0" w:color="auto"/>
                <w:left w:val="none" w:sz="0" w:space="0" w:color="auto"/>
                <w:bottom w:val="none" w:sz="0" w:space="0" w:color="auto"/>
                <w:right w:val="none" w:sz="0" w:space="0" w:color="auto"/>
              </w:divBdr>
            </w:div>
            <w:div w:id="598221919">
              <w:marLeft w:val="0"/>
              <w:marRight w:val="0"/>
              <w:marTop w:val="0"/>
              <w:marBottom w:val="0"/>
              <w:divBdr>
                <w:top w:val="none" w:sz="0" w:space="0" w:color="auto"/>
                <w:left w:val="none" w:sz="0" w:space="0" w:color="auto"/>
                <w:bottom w:val="none" w:sz="0" w:space="0" w:color="auto"/>
                <w:right w:val="none" w:sz="0" w:space="0" w:color="auto"/>
              </w:divBdr>
            </w:div>
            <w:div w:id="1731223819">
              <w:marLeft w:val="0"/>
              <w:marRight w:val="0"/>
              <w:marTop w:val="0"/>
              <w:marBottom w:val="0"/>
              <w:divBdr>
                <w:top w:val="none" w:sz="0" w:space="0" w:color="auto"/>
                <w:left w:val="none" w:sz="0" w:space="0" w:color="auto"/>
                <w:bottom w:val="none" w:sz="0" w:space="0" w:color="auto"/>
                <w:right w:val="none" w:sz="0" w:space="0" w:color="auto"/>
              </w:divBdr>
            </w:div>
            <w:div w:id="358510823">
              <w:marLeft w:val="0"/>
              <w:marRight w:val="0"/>
              <w:marTop w:val="0"/>
              <w:marBottom w:val="0"/>
              <w:divBdr>
                <w:top w:val="none" w:sz="0" w:space="0" w:color="auto"/>
                <w:left w:val="none" w:sz="0" w:space="0" w:color="auto"/>
                <w:bottom w:val="none" w:sz="0" w:space="0" w:color="auto"/>
                <w:right w:val="none" w:sz="0" w:space="0" w:color="auto"/>
              </w:divBdr>
            </w:div>
            <w:div w:id="2108189184">
              <w:marLeft w:val="0"/>
              <w:marRight w:val="0"/>
              <w:marTop w:val="0"/>
              <w:marBottom w:val="0"/>
              <w:divBdr>
                <w:top w:val="none" w:sz="0" w:space="0" w:color="auto"/>
                <w:left w:val="none" w:sz="0" w:space="0" w:color="auto"/>
                <w:bottom w:val="none" w:sz="0" w:space="0" w:color="auto"/>
                <w:right w:val="none" w:sz="0" w:space="0" w:color="auto"/>
              </w:divBdr>
            </w:div>
            <w:div w:id="764811860">
              <w:marLeft w:val="0"/>
              <w:marRight w:val="0"/>
              <w:marTop w:val="0"/>
              <w:marBottom w:val="0"/>
              <w:divBdr>
                <w:top w:val="none" w:sz="0" w:space="0" w:color="auto"/>
                <w:left w:val="none" w:sz="0" w:space="0" w:color="auto"/>
                <w:bottom w:val="none" w:sz="0" w:space="0" w:color="auto"/>
                <w:right w:val="none" w:sz="0" w:space="0" w:color="auto"/>
              </w:divBdr>
            </w:div>
            <w:div w:id="438909632">
              <w:marLeft w:val="0"/>
              <w:marRight w:val="0"/>
              <w:marTop w:val="0"/>
              <w:marBottom w:val="0"/>
              <w:divBdr>
                <w:top w:val="none" w:sz="0" w:space="0" w:color="auto"/>
                <w:left w:val="none" w:sz="0" w:space="0" w:color="auto"/>
                <w:bottom w:val="none" w:sz="0" w:space="0" w:color="auto"/>
                <w:right w:val="none" w:sz="0" w:space="0" w:color="auto"/>
              </w:divBdr>
            </w:div>
            <w:div w:id="44641656">
              <w:marLeft w:val="0"/>
              <w:marRight w:val="0"/>
              <w:marTop w:val="0"/>
              <w:marBottom w:val="0"/>
              <w:divBdr>
                <w:top w:val="none" w:sz="0" w:space="0" w:color="auto"/>
                <w:left w:val="none" w:sz="0" w:space="0" w:color="auto"/>
                <w:bottom w:val="none" w:sz="0" w:space="0" w:color="auto"/>
                <w:right w:val="none" w:sz="0" w:space="0" w:color="auto"/>
              </w:divBdr>
            </w:div>
            <w:div w:id="1612974237">
              <w:marLeft w:val="0"/>
              <w:marRight w:val="0"/>
              <w:marTop w:val="0"/>
              <w:marBottom w:val="0"/>
              <w:divBdr>
                <w:top w:val="none" w:sz="0" w:space="0" w:color="auto"/>
                <w:left w:val="none" w:sz="0" w:space="0" w:color="auto"/>
                <w:bottom w:val="none" w:sz="0" w:space="0" w:color="auto"/>
                <w:right w:val="none" w:sz="0" w:space="0" w:color="auto"/>
              </w:divBdr>
            </w:div>
            <w:div w:id="77020940">
              <w:marLeft w:val="0"/>
              <w:marRight w:val="0"/>
              <w:marTop w:val="0"/>
              <w:marBottom w:val="0"/>
              <w:divBdr>
                <w:top w:val="none" w:sz="0" w:space="0" w:color="auto"/>
                <w:left w:val="none" w:sz="0" w:space="0" w:color="auto"/>
                <w:bottom w:val="none" w:sz="0" w:space="0" w:color="auto"/>
                <w:right w:val="none" w:sz="0" w:space="0" w:color="auto"/>
              </w:divBdr>
            </w:div>
            <w:div w:id="1108155430">
              <w:marLeft w:val="0"/>
              <w:marRight w:val="0"/>
              <w:marTop w:val="0"/>
              <w:marBottom w:val="0"/>
              <w:divBdr>
                <w:top w:val="none" w:sz="0" w:space="0" w:color="auto"/>
                <w:left w:val="none" w:sz="0" w:space="0" w:color="auto"/>
                <w:bottom w:val="none" w:sz="0" w:space="0" w:color="auto"/>
                <w:right w:val="none" w:sz="0" w:space="0" w:color="auto"/>
              </w:divBdr>
            </w:div>
            <w:div w:id="1674408343">
              <w:marLeft w:val="0"/>
              <w:marRight w:val="0"/>
              <w:marTop w:val="0"/>
              <w:marBottom w:val="0"/>
              <w:divBdr>
                <w:top w:val="none" w:sz="0" w:space="0" w:color="auto"/>
                <w:left w:val="none" w:sz="0" w:space="0" w:color="auto"/>
                <w:bottom w:val="none" w:sz="0" w:space="0" w:color="auto"/>
                <w:right w:val="none" w:sz="0" w:space="0" w:color="auto"/>
              </w:divBdr>
            </w:div>
            <w:div w:id="1766880695">
              <w:marLeft w:val="0"/>
              <w:marRight w:val="0"/>
              <w:marTop w:val="0"/>
              <w:marBottom w:val="0"/>
              <w:divBdr>
                <w:top w:val="none" w:sz="0" w:space="0" w:color="auto"/>
                <w:left w:val="none" w:sz="0" w:space="0" w:color="auto"/>
                <w:bottom w:val="none" w:sz="0" w:space="0" w:color="auto"/>
                <w:right w:val="none" w:sz="0" w:space="0" w:color="auto"/>
              </w:divBdr>
            </w:div>
            <w:div w:id="680281160">
              <w:marLeft w:val="0"/>
              <w:marRight w:val="0"/>
              <w:marTop w:val="0"/>
              <w:marBottom w:val="0"/>
              <w:divBdr>
                <w:top w:val="none" w:sz="0" w:space="0" w:color="auto"/>
                <w:left w:val="none" w:sz="0" w:space="0" w:color="auto"/>
                <w:bottom w:val="none" w:sz="0" w:space="0" w:color="auto"/>
                <w:right w:val="none" w:sz="0" w:space="0" w:color="auto"/>
              </w:divBdr>
            </w:div>
            <w:div w:id="264923611">
              <w:marLeft w:val="0"/>
              <w:marRight w:val="0"/>
              <w:marTop w:val="0"/>
              <w:marBottom w:val="0"/>
              <w:divBdr>
                <w:top w:val="none" w:sz="0" w:space="0" w:color="auto"/>
                <w:left w:val="none" w:sz="0" w:space="0" w:color="auto"/>
                <w:bottom w:val="none" w:sz="0" w:space="0" w:color="auto"/>
                <w:right w:val="none" w:sz="0" w:space="0" w:color="auto"/>
              </w:divBdr>
            </w:div>
            <w:div w:id="683945153">
              <w:marLeft w:val="0"/>
              <w:marRight w:val="0"/>
              <w:marTop w:val="0"/>
              <w:marBottom w:val="0"/>
              <w:divBdr>
                <w:top w:val="none" w:sz="0" w:space="0" w:color="auto"/>
                <w:left w:val="none" w:sz="0" w:space="0" w:color="auto"/>
                <w:bottom w:val="none" w:sz="0" w:space="0" w:color="auto"/>
                <w:right w:val="none" w:sz="0" w:space="0" w:color="auto"/>
              </w:divBdr>
            </w:div>
            <w:div w:id="1798643593">
              <w:marLeft w:val="0"/>
              <w:marRight w:val="0"/>
              <w:marTop w:val="0"/>
              <w:marBottom w:val="0"/>
              <w:divBdr>
                <w:top w:val="none" w:sz="0" w:space="0" w:color="auto"/>
                <w:left w:val="none" w:sz="0" w:space="0" w:color="auto"/>
                <w:bottom w:val="none" w:sz="0" w:space="0" w:color="auto"/>
                <w:right w:val="none" w:sz="0" w:space="0" w:color="auto"/>
              </w:divBdr>
            </w:div>
            <w:div w:id="1654917815">
              <w:marLeft w:val="0"/>
              <w:marRight w:val="0"/>
              <w:marTop w:val="0"/>
              <w:marBottom w:val="0"/>
              <w:divBdr>
                <w:top w:val="none" w:sz="0" w:space="0" w:color="auto"/>
                <w:left w:val="none" w:sz="0" w:space="0" w:color="auto"/>
                <w:bottom w:val="none" w:sz="0" w:space="0" w:color="auto"/>
                <w:right w:val="none" w:sz="0" w:space="0" w:color="auto"/>
              </w:divBdr>
            </w:div>
            <w:div w:id="278341523">
              <w:marLeft w:val="0"/>
              <w:marRight w:val="0"/>
              <w:marTop w:val="0"/>
              <w:marBottom w:val="0"/>
              <w:divBdr>
                <w:top w:val="none" w:sz="0" w:space="0" w:color="auto"/>
                <w:left w:val="none" w:sz="0" w:space="0" w:color="auto"/>
                <w:bottom w:val="none" w:sz="0" w:space="0" w:color="auto"/>
                <w:right w:val="none" w:sz="0" w:space="0" w:color="auto"/>
              </w:divBdr>
            </w:div>
            <w:div w:id="879973197">
              <w:marLeft w:val="0"/>
              <w:marRight w:val="0"/>
              <w:marTop w:val="0"/>
              <w:marBottom w:val="0"/>
              <w:divBdr>
                <w:top w:val="none" w:sz="0" w:space="0" w:color="auto"/>
                <w:left w:val="none" w:sz="0" w:space="0" w:color="auto"/>
                <w:bottom w:val="none" w:sz="0" w:space="0" w:color="auto"/>
                <w:right w:val="none" w:sz="0" w:space="0" w:color="auto"/>
              </w:divBdr>
            </w:div>
            <w:div w:id="1183938657">
              <w:marLeft w:val="0"/>
              <w:marRight w:val="0"/>
              <w:marTop w:val="0"/>
              <w:marBottom w:val="0"/>
              <w:divBdr>
                <w:top w:val="none" w:sz="0" w:space="0" w:color="auto"/>
                <w:left w:val="none" w:sz="0" w:space="0" w:color="auto"/>
                <w:bottom w:val="none" w:sz="0" w:space="0" w:color="auto"/>
                <w:right w:val="none" w:sz="0" w:space="0" w:color="auto"/>
              </w:divBdr>
            </w:div>
            <w:div w:id="1307122592">
              <w:marLeft w:val="0"/>
              <w:marRight w:val="0"/>
              <w:marTop w:val="0"/>
              <w:marBottom w:val="0"/>
              <w:divBdr>
                <w:top w:val="none" w:sz="0" w:space="0" w:color="auto"/>
                <w:left w:val="none" w:sz="0" w:space="0" w:color="auto"/>
                <w:bottom w:val="none" w:sz="0" w:space="0" w:color="auto"/>
                <w:right w:val="none" w:sz="0" w:space="0" w:color="auto"/>
              </w:divBdr>
            </w:div>
            <w:div w:id="1742866827">
              <w:marLeft w:val="0"/>
              <w:marRight w:val="0"/>
              <w:marTop w:val="0"/>
              <w:marBottom w:val="0"/>
              <w:divBdr>
                <w:top w:val="none" w:sz="0" w:space="0" w:color="auto"/>
                <w:left w:val="none" w:sz="0" w:space="0" w:color="auto"/>
                <w:bottom w:val="none" w:sz="0" w:space="0" w:color="auto"/>
                <w:right w:val="none" w:sz="0" w:space="0" w:color="auto"/>
              </w:divBdr>
            </w:div>
            <w:div w:id="776097453">
              <w:marLeft w:val="0"/>
              <w:marRight w:val="0"/>
              <w:marTop w:val="0"/>
              <w:marBottom w:val="0"/>
              <w:divBdr>
                <w:top w:val="none" w:sz="0" w:space="0" w:color="auto"/>
                <w:left w:val="none" w:sz="0" w:space="0" w:color="auto"/>
                <w:bottom w:val="none" w:sz="0" w:space="0" w:color="auto"/>
                <w:right w:val="none" w:sz="0" w:space="0" w:color="auto"/>
              </w:divBdr>
            </w:div>
            <w:div w:id="1534347543">
              <w:marLeft w:val="0"/>
              <w:marRight w:val="0"/>
              <w:marTop w:val="0"/>
              <w:marBottom w:val="0"/>
              <w:divBdr>
                <w:top w:val="none" w:sz="0" w:space="0" w:color="auto"/>
                <w:left w:val="none" w:sz="0" w:space="0" w:color="auto"/>
                <w:bottom w:val="none" w:sz="0" w:space="0" w:color="auto"/>
                <w:right w:val="none" w:sz="0" w:space="0" w:color="auto"/>
              </w:divBdr>
            </w:div>
            <w:div w:id="129323612">
              <w:marLeft w:val="0"/>
              <w:marRight w:val="0"/>
              <w:marTop w:val="0"/>
              <w:marBottom w:val="0"/>
              <w:divBdr>
                <w:top w:val="none" w:sz="0" w:space="0" w:color="auto"/>
                <w:left w:val="none" w:sz="0" w:space="0" w:color="auto"/>
                <w:bottom w:val="none" w:sz="0" w:space="0" w:color="auto"/>
                <w:right w:val="none" w:sz="0" w:space="0" w:color="auto"/>
              </w:divBdr>
            </w:div>
            <w:div w:id="569971147">
              <w:marLeft w:val="0"/>
              <w:marRight w:val="0"/>
              <w:marTop w:val="0"/>
              <w:marBottom w:val="0"/>
              <w:divBdr>
                <w:top w:val="none" w:sz="0" w:space="0" w:color="auto"/>
                <w:left w:val="none" w:sz="0" w:space="0" w:color="auto"/>
                <w:bottom w:val="none" w:sz="0" w:space="0" w:color="auto"/>
                <w:right w:val="none" w:sz="0" w:space="0" w:color="auto"/>
              </w:divBdr>
            </w:div>
            <w:div w:id="750200206">
              <w:marLeft w:val="0"/>
              <w:marRight w:val="0"/>
              <w:marTop w:val="0"/>
              <w:marBottom w:val="0"/>
              <w:divBdr>
                <w:top w:val="none" w:sz="0" w:space="0" w:color="auto"/>
                <w:left w:val="none" w:sz="0" w:space="0" w:color="auto"/>
                <w:bottom w:val="none" w:sz="0" w:space="0" w:color="auto"/>
                <w:right w:val="none" w:sz="0" w:space="0" w:color="auto"/>
              </w:divBdr>
            </w:div>
            <w:div w:id="1362393942">
              <w:marLeft w:val="0"/>
              <w:marRight w:val="0"/>
              <w:marTop w:val="0"/>
              <w:marBottom w:val="0"/>
              <w:divBdr>
                <w:top w:val="none" w:sz="0" w:space="0" w:color="auto"/>
                <w:left w:val="none" w:sz="0" w:space="0" w:color="auto"/>
                <w:bottom w:val="none" w:sz="0" w:space="0" w:color="auto"/>
                <w:right w:val="none" w:sz="0" w:space="0" w:color="auto"/>
              </w:divBdr>
            </w:div>
            <w:div w:id="1059475004">
              <w:marLeft w:val="0"/>
              <w:marRight w:val="0"/>
              <w:marTop w:val="0"/>
              <w:marBottom w:val="0"/>
              <w:divBdr>
                <w:top w:val="none" w:sz="0" w:space="0" w:color="auto"/>
                <w:left w:val="none" w:sz="0" w:space="0" w:color="auto"/>
                <w:bottom w:val="none" w:sz="0" w:space="0" w:color="auto"/>
                <w:right w:val="none" w:sz="0" w:space="0" w:color="auto"/>
              </w:divBdr>
            </w:div>
            <w:div w:id="1761222491">
              <w:marLeft w:val="0"/>
              <w:marRight w:val="0"/>
              <w:marTop w:val="0"/>
              <w:marBottom w:val="0"/>
              <w:divBdr>
                <w:top w:val="none" w:sz="0" w:space="0" w:color="auto"/>
                <w:left w:val="none" w:sz="0" w:space="0" w:color="auto"/>
                <w:bottom w:val="none" w:sz="0" w:space="0" w:color="auto"/>
                <w:right w:val="none" w:sz="0" w:space="0" w:color="auto"/>
              </w:divBdr>
            </w:div>
            <w:div w:id="1704405539">
              <w:marLeft w:val="0"/>
              <w:marRight w:val="0"/>
              <w:marTop w:val="0"/>
              <w:marBottom w:val="0"/>
              <w:divBdr>
                <w:top w:val="none" w:sz="0" w:space="0" w:color="auto"/>
                <w:left w:val="none" w:sz="0" w:space="0" w:color="auto"/>
                <w:bottom w:val="none" w:sz="0" w:space="0" w:color="auto"/>
                <w:right w:val="none" w:sz="0" w:space="0" w:color="auto"/>
              </w:divBdr>
            </w:div>
            <w:div w:id="382214026">
              <w:marLeft w:val="0"/>
              <w:marRight w:val="0"/>
              <w:marTop w:val="0"/>
              <w:marBottom w:val="0"/>
              <w:divBdr>
                <w:top w:val="none" w:sz="0" w:space="0" w:color="auto"/>
                <w:left w:val="none" w:sz="0" w:space="0" w:color="auto"/>
                <w:bottom w:val="none" w:sz="0" w:space="0" w:color="auto"/>
                <w:right w:val="none" w:sz="0" w:space="0" w:color="auto"/>
              </w:divBdr>
            </w:div>
            <w:div w:id="2020807997">
              <w:marLeft w:val="0"/>
              <w:marRight w:val="0"/>
              <w:marTop w:val="0"/>
              <w:marBottom w:val="0"/>
              <w:divBdr>
                <w:top w:val="none" w:sz="0" w:space="0" w:color="auto"/>
                <w:left w:val="none" w:sz="0" w:space="0" w:color="auto"/>
                <w:bottom w:val="none" w:sz="0" w:space="0" w:color="auto"/>
                <w:right w:val="none" w:sz="0" w:space="0" w:color="auto"/>
              </w:divBdr>
            </w:div>
            <w:div w:id="1284725901">
              <w:marLeft w:val="0"/>
              <w:marRight w:val="0"/>
              <w:marTop w:val="0"/>
              <w:marBottom w:val="0"/>
              <w:divBdr>
                <w:top w:val="none" w:sz="0" w:space="0" w:color="auto"/>
                <w:left w:val="none" w:sz="0" w:space="0" w:color="auto"/>
                <w:bottom w:val="none" w:sz="0" w:space="0" w:color="auto"/>
                <w:right w:val="none" w:sz="0" w:space="0" w:color="auto"/>
              </w:divBdr>
            </w:div>
            <w:div w:id="892623665">
              <w:marLeft w:val="0"/>
              <w:marRight w:val="0"/>
              <w:marTop w:val="0"/>
              <w:marBottom w:val="0"/>
              <w:divBdr>
                <w:top w:val="none" w:sz="0" w:space="0" w:color="auto"/>
                <w:left w:val="none" w:sz="0" w:space="0" w:color="auto"/>
                <w:bottom w:val="none" w:sz="0" w:space="0" w:color="auto"/>
                <w:right w:val="none" w:sz="0" w:space="0" w:color="auto"/>
              </w:divBdr>
            </w:div>
            <w:div w:id="331955844">
              <w:marLeft w:val="0"/>
              <w:marRight w:val="0"/>
              <w:marTop w:val="0"/>
              <w:marBottom w:val="0"/>
              <w:divBdr>
                <w:top w:val="none" w:sz="0" w:space="0" w:color="auto"/>
                <w:left w:val="none" w:sz="0" w:space="0" w:color="auto"/>
                <w:bottom w:val="none" w:sz="0" w:space="0" w:color="auto"/>
                <w:right w:val="none" w:sz="0" w:space="0" w:color="auto"/>
              </w:divBdr>
            </w:div>
            <w:div w:id="1918395786">
              <w:marLeft w:val="0"/>
              <w:marRight w:val="0"/>
              <w:marTop w:val="0"/>
              <w:marBottom w:val="0"/>
              <w:divBdr>
                <w:top w:val="none" w:sz="0" w:space="0" w:color="auto"/>
                <w:left w:val="none" w:sz="0" w:space="0" w:color="auto"/>
                <w:bottom w:val="none" w:sz="0" w:space="0" w:color="auto"/>
                <w:right w:val="none" w:sz="0" w:space="0" w:color="auto"/>
              </w:divBdr>
            </w:div>
            <w:div w:id="111636455">
              <w:marLeft w:val="0"/>
              <w:marRight w:val="0"/>
              <w:marTop w:val="0"/>
              <w:marBottom w:val="0"/>
              <w:divBdr>
                <w:top w:val="none" w:sz="0" w:space="0" w:color="auto"/>
                <w:left w:val="none" w:sz="0" w:space="0" w:color="auto"/>
                <w:bottom w:val="none" w:sz="0" w:space="0" w:color="auto"/>
                <w:right w:val="none" w:sz="0" w:space="0" w:color="auto"/>
              </w:divBdr>
            </w:div>
            <w:div w:id="386031655">
              <w:marLeft w:val="0"/>
              <w:marRight w:val="0"/>
              <w:marTop w:val="0"/>
              <w:marBottom w:val="0"/>
              <w:divBdr>
                <w:top w:val="none" w:sz="0" w:space="0" w:color="auto"/>
                <w:left w:val="none" w:sz="0" w:space="0" w:color="auto"/>
                <w:bottom w:val="none" w:sz="0" w:space="0" w:color="auto"/>
                <w:right w:val="none" w:sz="0" w:space="0" w:color="auto"/>
              </w:divBdr>
            </w:div>
            <w:div w:id="1318147440">
              <w:marLeft w:val="0"/>
              <w:marRight w:val="0"/>
              <w:marTop w:val="0"/>
              <w:marBottom w:val="0"/>
              <w:divBdr>
                <w:top w:val="none" w:sz="0" w:space="0" w:color="auto"/>
                <w:left w:val="none" w:sz="0" w:space="0" w:color="auto"/>
                <w:bottom w:val="none" w:sz="0" w:space="0" w:color="auto"/>
                <w:right w:val="none" w:sz="0" w:space="0" w:color="auto"/>
              </w:divBdr>
            </w:div>
            <w:div w:id="1006253018">
              <w:marLeft w:val="0"/>
              <w:marRight w:val="0"/>
              <w:marTop w:val="0"/>
              <w:marBottom w:val="0"/>
              <w:divBdr>
                <w:top w:val="none" w:sz="0" w:space="0" w:color="auto"/>
                <w:left w:val="none" w:sz="0" w:space="0" w:color="auto"/>
                <w:bottom w:val="none" w:sz="0" w:space="0" w:color="auto"/>
                <w:right w:val="none" w:sz="0" w:space="0" w:color="auto"/>
              </w:divBdr>
            </w:div>
            <w:div w:id="1200511463">
              <w:marLeft w:val="0"/>
              <w:marRight w:val="0"/>
              <w:marTop w:val="0"/>
              <w:marBottom w:val="0"/>
              <w:divBdr>
                <w:top w:val="none" w:sz="0" w:space="0" w:color="auto"/>
                <w:left w:val="none" w:sz="0" w:space="0" w:color="auto"/>
                <w:bottom w:val="none" w:sz="0" w:space="0" w:color="auto"/>
                <w:right w:val="none" w:sz="0" w:space="0" w:color="auto"/>
              </w:divBdr>
            </w:div>
            <w:div w:id="409012480">
              <w:marLeft w:val="0"/>
              <w:marRight w:val="0"/>
              <w:marTop w:val="0"/>
              <w:marBottom w:val="0"/>
              <w:divBdr>
                <w:top w:val="none" w:sz="0" w:space="0" w:color="auto"/>
                <w:left w:val="none" w:sz="0" w:space="0" w:color="auto"/>
                <w:bottom w:val="none" w:sz="0" w:space="0" w:color="auto"/>
                <w:right w:val="none" w:sz="0" w:space="0" w:color="auto"/>
              </w:divBdr>
            </w:div>
            <w:div w:id="1256675140">
              <w:marLeft w:val="0"/>
              <w:marRight w:val="0"/>
              <w:marTop w:val="0"/>
              <w:marBottom w:val="0"/>
              <w:divBdr>
                <w:top w:val="none" w:sz="0" w:space="0" w:color="auto"/>
                <w:left w:val="none" w:sz="0" w:space="0" w:color="auto"/>
                <w:bottom w:val="none" w:sz="0" w:space="0" w:color="auto"/>
                <w:right w:val="none" w:sz="0" w:space="0" w:color="auto"/>
              </w:divBdr>
            </w:div>
            <w:div w:id="1604025752">
              <w:marLeft w:val="0"/>
              <w:marRight w:val="0"/>
              <w:marTop w:val="0"/>
              <w:marBottom w:val="0"/>
              <w:divBdr>
                <w:top w:val="none" w:sz="0" w:space="0" w:color="auto"/>
                <w:left w:val="none" w:sz="0" w:space="0" w:color="auto"/>
                <w:bottom w:val="none" w:sz="0" w:space="0" w:color="auto"/>
                <w:right w:val="none" w:sz="0" w:space="0" w:color="auto"/>
              </w:divBdr>
            </w:div>
            <w:div w:id="1670793524">
              <w:marLeft w:val="0"/>
              <w:marRight w:val="0"/>
              <w:marTop w:val="0"/>
              <w:marBottom w:val="0"/>
              <w:divBdr>
                <w:top w:val="none" w:sz="0" w:space="0" w:color="auto"/>
                <w:left w:val="none" w:sz="0" w:space="0" w:color="auto"/>
                <w:bottom w:val="none" w:sz="0" w:space="0" w:color="auto"/>
                <w:right w:val="none" w:sz="0" w:space="0" w:color="auto"/>
              </w:divBdr>
            </w:div>
            <w:div w:id="2075858932">
              <w:marLeft w:val="0"/>
              <w:marRight w:val="0"/>
              <w:marTop w:val="0"/>
              <w:marBottom w:val="0"/>
              <w:divBdr>
                <w:top w:val="none" w:sz="0" w:space="0" w:color="auto"/>
                <w:left w:val="none" w:sz="0" w:space="0" w:color="auto"/>
                <w:bottom w:val="none" w:sz="0" w:space="0" w:color="auto"/>
                <w:right w:val="none" w:sz="0" w:space="0" w:color="auto"/>
              </w:divBdr>
            </w:div>
            <w:div w:id="2048675053">
              <w:marLeft w:val="0"/>
              <w:marRight w:val="0"/>
              <w:marTop w:val="0"/>
              <w:marBottom w:val="0"/>
              <w:divBdr>
                <w:top w:val="none" w:sz="0" w:space="0" w:color="auto"/>
                <w:left w:val="none" w:sz="0" w:space="0" w:color="auto"/>
                <w:bottom w:val="none" w:sz="0" w:space="0" w:color="auto"/>
                <w:right w:val="none" w:sz="0" w:space="0" w:color="auto"/>
              </w:divBdr>
            </w:div>
            <w:div w:id="1145198287">
              <w:marLeft w:val="0"/>
              <w:marRight w:val="0"/>
              <w:marTop w:val="0"/>
              <w:marBottom w:val="0"/>
              <w:divBdr>
                <w:top w:val="none" w:sz="0" w:space="0" w:color="auto"/>
                <w:left w:val="none" w:sz="0" w:space="0" w:color="auto"/>
                <w:bottom w:val="none" w:sz="0" w:space="0" w:color="auto"/>
                <w:right w:val="none" w:sz="0" w:space="0" w:color="auto"/>
              </w:divBdr>
            </w:div>
            <w:div w:id="1569609683">
              <w:marLeft w:val="0"/>
              <w:marRight w:val="0"/>
              <w:marTop w:val="0"/>
              <w:marBottom w:val="0"/>
              <w:divBdr>
                <w:top w:val="none" w:sz="0" w:space="0" w:color="auto"/>
                <w:left w:val="none" w:sz="0" w:space="0" w:color="auto"/>
                <w:bottom w:val="none" w:sz="0" w:space="0" w:color="auto"/>
                <w:right w:val="none" w:sz="0" w:space="0" w:color="auto"/>
              </w:divBdr>
            </w:div>
            <w:div w:id="1808431255">
              <w:marLeft w:val="0"/>
              <w:marRight w:val="0"/>
              <w:marTop w:val="0"/>
              <w:marBottom w:val="0"/>
              <w:divBdr>
                <w:top w:val="none" w:sz="0" w:space="0" w:color="auto"/>
                <w:left w:val="none" w:sz="0" w:space="0" w:color="auto"/>
                <w:bottom w:val="none" w:sz="0" w:space="0" w:color="auto"/>
                <w:right w:val="none" w:sz="0" w:space="0" w:color="auto"/>
              </w:divBdr>
            </w:div>
            <w:div w:id="1992635537">
              <w:marLeft w:val="0"/>
              <w:marRight w:val="0"/>
              <w:marTop w:val="0"/>
              <w:marBottom w:val="0"/>
              <w:divBdr>
                <w:top w:val="none" w:sz="0" w:space="0" w:color="auto"/>
                <w:left w:val="none" w:sz="0" w:space="0" w:color="auto"/>
                <w:bottom w:val="none" w:sz="0" w:space="0" w:color="auto"/>
                <w:right w:val="none" w:sz="0" w:space="0" w:color="auto"/>
              </w:divBdr>
            </w:div>
            <w:div w:id="761071668">
              <w:marLeft w:val="0"/>
              <w:marRight w:val="0"/>
              <w:marTop w:val="0"/>
              <w:marBottom w:val="0"/>
              <w:divBdr>
                <w:top w:val="none" w:sz="0" w:space="0" w:color="auto"/>
                <w:left w:val="none" w:sz="0" w:space="0" w:color="auto"/>
                <w:bottom w:val="none" w:sz="0" w:space="0" w:color="auto"/>
                <w:right w:val="none" w:sz="0" w:space="0" w:color="auto"/>
              </w:divBdr>
            </w:div>
            <w:div w:id="1147934518">
              <w:marLeft w:val="0"/>
              <w:marRight w:val="0"/>
              <w:marTop w:val="0"/>
              <w:marBottom w:val="0"/>
              <w:divBdr>
                <w:top w:val="none" w:sz="0" w:space="0" w:color="auto"/>
                <w:left w:val="none" w:sz="0" w:space="0" w:color="auto"/>
                <w:bottom w:val="none" w:sz="0" w:space="0" w:color="auto"/>
                <w:right w:val="none" w:sz="0" w:space="0" w:color="auto"/>
              </w:divBdr>
            </w:div>
            <w:div w:id="2049835824">
              <w:marLeft w:val="0"/>
              <w:marRight w:val="0"/>
              <w:marTop w:val="0"/>
              <w:marBottom w:val="0"/>
              <w:divBdr>
                <w:top w:val="none" w:sz="0" w:space="0" w:color="auto"/>
                <w:left w:val="none" w:sz="0" w:space="0" w:color="auto"/>
                <w:bottom w:val="none" w:sz="0" w:space="0" w:color="auto"/>
                <w:right w:val="none" w:sz="0" w:space="0" w:color="auto"/>
              </w:divBdr>
            </w:div>
            <w:div w:id="1591768574">
              <w:marLeft w:val="0"/>
              <w:marRight w:val="0"/>
              <w:marTop w:val="0"/>
              <w:marBottom w:val="0"/>
              <w:divBdr>
                <w:top w:val="none" w:sz="0" w:space="0" w:color="auto"/>
                <w:left w:val="none" w:sz="0" w:space="0" w:color="auto"/>
                <w:bottom w:val="none" w:sz="0" w:space="0" w:color="auto"/>
                <w:right w:val="none" w:sz="0" w:space="0" w:color="auto"/>
              </w:divBdr>
            </w:div>
            <w:div w:id="1009454958">
              <w:marLeft w:val="0"/>
              <w:marRight w:val="0"/>
              <w:marTop w:val="0"/>
              <w:marBottom w:val="0"/>
              <w:divBdr>
                <w:top w:val="none" w:sz="0" w:space="0" w:color="auto"/>
                <w:left w:val="none" w:sz="0" w:space="0" w:color="auto"/>
                <w:bottom w:val="none" w:sz="0" w:space="0" w:color="auto"/>
                <w:right w:val="none" w:sz="0" w:space="0" w:color="auto"/>
              </w:divBdr>
            </w:div>
            <w:div w:id="95442865">
              <w:marLeft w:val="0"/>
              <w:marRight w:val="0"/>
              <w:marTop w:val="0"/>
              <w:marBottom w:val="0"/>
              <w:divBdr>
                <w:top w:val="none" w:sz="0" w:space="0" w:color="auto"/>
                <w:left w:val="none" w:sz="0" w:space="0" w:color="auto"/>
                <w:bottom w:val="none" w:sz="0" w:space="0" w:color="auto"/>
                <w:right w:val="none" w:sz="0" w:space="0" w:color="auto"/>
              </w:divBdr>
            </w:div>
            <w:div w:id="940529628">
              <w:marLeft w:val="0"/>
              <w:marRight w:val="0"/>
              <w:marTop w:val="0"/>
              <w:marBottom w:val="0"/>
              <w:divBdr>
                <w:top w:val="none" w:sz="0" w:space="0" w:color="auto"/>
                <w:left w:val="none" w:sz="0" w:space="0" w:color="auto"/>
                <w:bottom w:val="none" w:sz="0" w:space="0" w:color="auto"/>
                <w:right w:val="none" w:sz="0" w:space="0" w:color="auto"/>
              </w:divBdr>
            </w:div>
            <w:div w:id="1206214311">
              <w:marLeft w:val="0"/>
              <w:marRight w:val="0"/>
              <w:marTop w:val="0"/>
              <w:marBottom w:val="0"/>
              <w:divBdr>
                <w:top w:val="none" w:sz="0" w:space="0" w:color="auto"/>
                <w:left w:val="none" w:sz="0" w:space="0" w:color="auto"/>
                <w:bottom w:val="none" w:sz="0" w:space="0" w:color="auto"/>
                <w:right w:val="none" w:sz="0" w:space="0" w:color="auto"/>
              </w:divBdr>
            </w:div>
            <w:div w:id="1048650843">
              <w:marLeft w:val="0"/>
              <w:marRight w:val="0"/>
              <w:marTop w:val="0"/>
              <w:marBottom w:val="0"/>
              <w:divBdr>
                <w:top w:val="none" w:sz="0" w:space="0" w:color="auto"/>
                <w:left w:val="none" w:sz="0" w:space="0" w:color="auto"/>
                <w:bottom w:val="none" w:sz="0" w:space="0" w:color="auto"/>
                <w:right w:val="none" w:sz="0" w:space="0" w:color="auto"/>
              </w:divBdr>
            </w:div>
            <w:div w:id="1069570578">
              <w:marLeft w:val="0"/>
              <w:marRight w:val="0"/>
              <w:marTop w:val="0"/>
              <w:marBottom w:val="0"/>
              <w:divBdr>
                <w:top w:val="none" w:sz="0" w:space="0" w:color="auto"/>
                <w:left w:val="none" w:sz="0" w:space="0" w:color="auto"/>
                <w:bottom w:val="none" w:sz="0" w:space="0" w:color="auto"/>
                <w:right w:val="none" w:sz="0" w:space="0" w:color="auto"/>
              </w:divBdr>
            </w:div>
          </w:divsChild>
        </w:div>
        <w:div w:id="1192107370">
          <w:marLeft w:val="0"/>
          <w:marRight w:val="0"/>
          <w:marTop w:val="0"/>
          <w:marBottom w:val="0"/>
          <w:divBdr>
            <w:top w:val="none" w:sz="0" w:space="0" w:color="auto"/>
            <w:left w:val="none" w:sz="0" w:space="0" w:color="auto"/>
            <w:bottom w:val="none" w:sz="0" w:space="0" w:color="auto"/>
            <w:right w:val="none" w:sz="0" w:space="0" w:color="auto"/>
          </w:divBdr>
          <w:divsChild>
            <w:div w:id="162015272">
              <w:marLeft w:val="0"/>
              <w:marRight w:val="0"/>
              <w:marTop w:val="0"/>
              <w:marBottom w:val="0"/>
              <w:divBdr>
                <w:top w:val="none" w:sz="0" w:space="0" w:color="auto"/>
                <w:left w:val="none" w:sz="0" w:space="0" w:color="auto"/>
                <w:bottom w:val="none" w:sz="0" w:space="0" w:color="auto"/>
                <w:right w:val="none" w:sz="0" w:space="0" w:color="auto"/>
              </w:divBdr>
            </w:div>
            <w:div w:id="667515781">
              <w:marLeft w:val="0"/>
              <w:marRight w:val="0"/>
              <w:marTop w:val="0"/>
              <w:marBottom w:val="0"/>
              <w:divBdr>
                <w:top w:val="none" w:sz="0" w:space="0" w:color="auto"/>
                <w:left w:val="none" w:sz="0" w:space="0" w:color="auto"/>
                <w:bottom w:val="none" w:sz="0" w:space="0" w:color="auto"/>
                <w:right w:val="none" w:sz="0" w:space="0" w:color="auto"/>
              </w:divBdr>
            </w:div>
            <w:div w:id="927813534">
              <w:marLeft w:val="0"/>
              <w:marRight w:val="0"/>
              <w:marTop w:val="0"/>
              <w:marBottom w:val="0"/>
              <w:divBdr>
                <w:top w:val="none" w:sz="0" w:space="0" w:color="auto"/>
                <w:left w:val="none" w:sz="0" w:space="0" w:color="auto"/>
                <w:bottom w:val="none" w:sz="0" w:space="0" w:color="auto"/>
                <w:right w:val="none" w:sz="0" w:space="0" w:color="auto"/>
              </w:divBdr>
            </w:div>
            <w:div w:id="1857841604">
              <w:marLeft w:val="0"/>
              <w:marRight w:val="0"/>
              <w:marTop w:val="0"/>
              <w:marBottom w:val="0"/>
              <w:divBdr>
                <w:top w:val="none" w:sz="0" w:space="0" w:color="auto"/>
                <w:left w:val="none" w:sz="0" w:space="0" w:color="auto"/>
                <w:bottom w:val="none" w:sz="0" w:space="0" w:color="auto"/>
                <w:right w:val="none" w:sz="0" w:space="0" w:color="auto"/>
              </w:divBdr>
            </w:div>
            <w:div w:id="430514939">
              <w:marLeft w:val="0"/>
              <w:marRight w:val="0"/>
              <w:marTop w:val="0"/>
              <w:marBottom w:val="0"/>
              <w:divBdr>
                <w:top w:val="none" w:sz="0" w:space="0" w:color="auto"/>
                <w:left w:val="none" w:sz="0" w:space="0" w:color="auto"/>
                <w:bottom w:val="none" w:sz="0" w:space="0" w:color="auto"/>
                <w:right w:val="none" w:sz="0" w:space="0" w:color="auto"/>
              </w:divBdr>
            </w:div>
            <w:div w:id="28770843">
              <w:marLeft w:val="0"/>
              <w:marRight w:val="0"/>
              <w:marTop w:val="0"/>
              <w:marBottom w:val="0"/>
              <w:divBdr>
                <w:top w:val="none" w:sz="0" w:space="0" w:color="auto"/>
                <w:left w:val="none" w:sz="0" w:space="0" w:color="auto"/>
                <w:bottom w:val="none" w:sz="0" w:space="0" w:color="auto"/>
                <w:right w:val="none" w:sz="0" w:space="0" w:color="auto"/>
              </w:divBdr>
            </w:div>
            <w:div w:id="992101855">
              <w:marLeft w:val="0"/>
              <w:marRight w:val="0"/>
              <w:marTop w:val="0"/>
              <w:marBottom w:val="0"/>
              <w:divBdr>
                <w:top w:val="none" w:sz="0" w:space="0" w:color="auto"/>
                <w:left w:val="none" w:sz="0" w:space="0" w:color="auto"/>
                <w:bottom w:val="none" w:sz="0" w:space="0" w:color="auto"/>
                <w:right w:val="none" w:sz="0" w:space="0" w:color="auto"/>
              </w:divBdr>
            </w:div>
            <w:div w:id="399599880">
              <w:marLeft w:val="0"/>
              <w:marRight w:val="0"/>
              <w:marTop w:val="0"/>
              <w:marBottom w:val="0"/>
              <w:divBdr>
                <w:top w:val="none" w:sz="0" w:space="0" w:color="auto"/>
                <w:left w:val="none" w:sz="0" w:space="0" w:color="auto"/>
                <w:bottom w:val="none" w:sz="0" w:space="0" w:color="auto"/>
                <w:right w:val="none" w:sz="0" w:space="0" w:color="auto"/>
              </w:divBdr>
            </w:div>
            <w:div w:id="1853686722">
              <w:marLeft w:val="0"/>
              <w:marRight w:val="0"/>
              <w:marTop w:val="0"/>
              <w:marBottom w:val="0"/>
              <w:divBdr>
                <w:top w:val="none" w:sz="0" w:space="0" w:color="auto"/>
                <w:left w:val="none" w:sz="0" w:space="0" w:color="auto"/>
                <w:bottom w:val="none" w:sz="0" w:space="0" w:color="auto"/>
                <w:right w:val="none" w:sz="0" w:space="0" w:color="auto"/>
              </w:divBdr>
            </w:div>
            <w:div w:id="691952117">
              <w:marLeft w:val="0"/>
              <w:marRight w:val="0"/>
              <w:marTop w:val="0"/>
              <w:marBottom w:val="0"/>
              <w:divBdr>
                <w:top w:val="none" w:sz="0" w:space="0" w:color="auto"/>
                <w:left w:val="none" w:sz="0" w:space="0" w:color="auto"/>
                <w:bottom w:val="none" w:sz="0" w:space="0" w:color="auto"/>
                <w:right w:val="none" w:sz="0" w:space="0" w:color="auto"/>
              </w:divBdr>
            </w:div>
            <w:div w:id="814837645">
              <w:marLeft w:val="0"/>
              <w:marRight w:val="0"/>
              <w:marTop w:val="0"/>
              <w:marBottom w:val="0"/>
              <w:divBdr>
                <w:top w:val="none" w:sz="0" w:space="0" w:color="auto"/>
                <w:left w:val="none" w:sz="0" w:space="0" w:color="auto"/>
                <w:bottom w:val="none" w:sz="0" w:space="0" w:color="auto"/>
                <w:right w:val="none" w:sz="0" w:space="0" w:color="auto"/>
              </w:divBdr>
            </w:div>
            <w:div w:id="212884399">
              <w:marLeft w:val="0"/>
              <w:marRight w:val="0"/>
              <w:marTop w:val="0"/>
              <w:marBottom w:val="0"/>
              <w:divBdr>
                <w:top w:val="none" w:sz="0" w:space="0" w:color="auto"/>
                <w:left w:val="none" w:sz="0" w:space="0" w:color="auto"/>
                <w:bottom w:val="none" w:sz="0" w:space="0" w:color="auto"/>
                <w:right w:val="none" w:sz="0" w:space="0" w:color="auto"/>
              </w:divBdr>
            </w:div>
            <w:div w:id="1517428984">
              <w:marLeft w:val="0"/>
              <w:marRight w:val="0"/>
              <w:marTop w:val="0"/>
              <w:marBottom w:val="0"/>
              <w:divBdr>
                <w:top w:val="none" w:sz="0" w:space="0" w:color="auto"/>
                <w:left w:val="none" w:sz="0" w:space="0" w:color="auto"/>
                <w:bottom w:val="none" w:sz="0" w:space="0" w:color="auto"/>
                <w:right w:val="none" w:sz="0" w:space="0" w:color="auto"/>
              </w:divBdr>
            </w:div>
            <w:div w:id="1545484908">
              <w:marLeft w:val="0"/>
              <w:marRight w:val="0"/>
              <w:marTop w:val="0"/>
              <w:marBottom w:val="0"/>
              <w:divBdr>
                <w:top w:val="none" w:sz="0" w:space="0" w:color="auto"/>
                <w:left w:val="none" w:sz="0" w:space="0" w:color="auto"/>
                <w:bottom w:val="none" w:sz="0" w:space="0" w:color="auto"/>
                <w:right w:val="none" w:sz="0" w:space="0" w:color="auto"/>
              </w:divBdr>
            </w:div>
            <w:div w:id="1324502678">
              <w:marLeft w:val="0"/>
              <w:marRight w:val="0"/>
              <w:marTop w:val="0"/>
              <w:marBottom w:val="0"/>
              <w:divBdr>
                <w:top w:val="none" w:sz="0" w:space="0" w:color="auto"/>
                <w:left w:val="none" w:sz="0" w:space="0" w:color="auto"/>
                <w:bottom w:val="none" w:sz="0" w:space="0" w:color="auto"/>
                <w:right w:val="none" w:sz="0" w:space="0" w:color="auto"/>
              </w:divBdr>
            </w:div>
            <w:div w:id="1874491554">
              <w:marLeft w:val="0"/>
              <w:marRight w:val="0"/>
              <w:marTop w:val="0"/>
              <w:marBottom w:val="0"/>
              <w:divBdr>
                <w:top w:val="none" w:sz="0" w:space="0" w:color="auto"/>
                <w:left w:val="none" w:sz="0" w:space="0" w:color="auto"/>
                <w:bottom w:val="none" w:sz="0" w:space="0" w:color="auto"/>
                <w:right w:val="none" w:sz="0" w:space="0" w:color="auto"/>
              </w:divBdr>
            </w:div>
            <w:div w:id="66150886">
              <w:marLeft w:val="0"/>
              <w:marRight w:val="0"/>
              <w:marTop w:val="0"/>
              <w:marBottom w:val="0"/>
              <w:divBdr>
                <w:top w:val="none" w:sz="0" w:space="0" w:color="auto"/>
                <w:left w:val="none" w:sz="0" w:space="0" w:color="auto"/>
                <w:bottom w:val="none" w:sz="0" w:space="0" w:color="auto"/>
                <w:right w:val="none" w:sz="0" w:space="0" w:color="auto"/>
              </w:divBdr>
            </w:div>
            <w:div w:id="1806578961">
              <w:marLeft w:val="0"/>
              <w:marRight w:val="0"/>
              <w:marTop w:val="0"/>
              <w:marBottom w:val="0"/>
              <w:divBdr>
                <w:top w:val="none" w:sz="0" w:space="0" w:color="auto"/>
                <w:left w:val="none" w:sz="0" w:space="0" w:color="auto"/>
                <w:bottom w:val="none" w:sz="0" w:space="0" w:color="auto"/>
                <w:right w:val="none" w:sz="0" w:space="0" w:color="auto"/>
              </w:divBdr>
            </w:div>
            <w:div w:id="1728383478">
              <w:marLeft w:val="0"/>
              <w:marRight w:val="0"/>
              <w:marTop w:val="0"/>
              <w:marBottom w:val="0"/>
              <w:divBdr>
                <w:top w:val="none" w:sz="0" w:space="0" w:color="auto"/>
                <w:left w:val="none" w:sz="0" w:space="0" w:color="auto"/>
                <w:bottom w:val="none" w:sz="0" w:space="0" w:color="auto"/>
                <w:right w:val="none" w:sz="0" w:space="0" w:color="auto"/>
              </w:divBdr>
            </w:div>
            <w:div w:id="632567183">
              <w:marLeft w:val="0"/>
              <w:marRight w:val="0"/>
              <w:marTop w:val="0"/>
              <w:marBottom w:val="0"/>
              <w:divBdr>
                <w:top w:val="none" w:sz="0" w:space="0" w:color="auto"/>
                <w:left w:val="none" w:sz="0" w:space="0" w:color="auto"/>
                <w:bottom w:val="none" w:sz="0" w:space="0" w:color="auto"/>
                <w:right w:val="none" w:sz="0" w:space="0" w:color="auto"/>
              </w:divBdr>
            </w:div>
            <w:div w:id="1380206550">
              <w:marLeft w:val="0"/>
              <w:marRight w:val="0"/>
              <w:marTop w:val="0"/>
              <w:marBottom w:val="0"/>
              <w:divBdr>
                <w:top w:val="none" w:sz="0" w:space="0" w:color="auto"/>
                <w:left w:val="none" w:sz="0" w:space="0" w:color="auto"/>
                <w:bottom w:val="none" w:sz="0" w:space="0" w:color="auto"/>
                <w:right w:val="none" w:sz="0" w:space="0" w:color="auto"/>
              </w:divBdr>
            </w:div>
            <w:div w:id="2108570912">
              <w:marLeft w:val="0"/>
              <w:marRight w:val="0"/>
              <w:marTop w:val="0"/>
              <w:marBottom w:val="0"/>
              <w:divBdr>
                <w:top w:val="none" w:sz="0" w:space="0" w:color="auto"/>
                <w:left w:val="none" w:sz="0" w:space="0" w:color="auto"/>
                <w:bottom w:val="none" w:sz="0" w:space="0" w:color="auto"/>
                <w:right w:val="none" w:sz="0" w:space="0" w:color="auto"/>
              </w:divBdr>
            </w:div>
            <w:div w:id="2142962332">
              <w:marLeft w:val="0"/>
              <w:marRight w:val="0"/>
              <w:marTop w:val="0"/>
              <w:marBottom w:val="0"/>
              <w:divBdr>
                <w:top w:val="none" w:sz="0" w:space="0" w:color="auto"/>
                <w:left w:val="none" w:sz="0" w:space="0" w:color="auto"/>
                <w:bottom w:val="none" w:sz="0" w:space="0" w:color="auto"/>
                <w:right w:val="none" w:sz="0" w:space="0" w:color="auto"/>
              </w:divBdr>
            </w:div>
            <w:div w:id="777872344">
              <w:marLeft w:val="0"/>
              <w:marRight w:val="0"/>
              <w:marTop w:val="0"/>
              <w:marBottom w:val="0"/>
              <w:divBdr>
                <w:top w:val="none" w:sz="0" w:space="0" w:color="auto"/>
                <w:left w:val="none" w:sz="0" w:space="0" w:color="auto"/>
                <w:bottom w:val="none" w:sz="0" w:space="0" w:color="auto"/>
                <w:right w:val="none" w:sz="0" w:space="0" w:color="auto"/>
              </w:divBdr>
            </w:div>
            <w:div w:id="1767383332">
              <w:marLeft w:val="0"/>
              <w:marRight w:val="0"/>
              <w:marTop w:val="0"/>
              <w:marBottom w:val="0"/>
              <w:divBdr>
                <w:top w:val="none" w:sz="0" w:space="0" w:color="auto"/>
                <w:left w:val="none" w:sz="0" w:space="0" w:color="auto"/>
                <w:bottom w:val="none" w:sz="0" w:space="0" w:color="auto"/>
                <w:right w:val="none" w:sz="0" w:space="0" w:color="auto"/>
              </w:divBdr>
            </w:div>
            <w:div w:id="1733238295">
              <w:marLeft w:val="0"/>
              <w:marRight w:val="0"/>
              <w:marTop w:val="0"/>
              <w:marBottom w:val="0"/>
              <w:divBdr>
                <w:top w:val="none" w:sz="0" w:space="0" w:color="auto"/>
                <w:left w:val="none" w:sz="0" w:space="0" w:color="auto"/>
                <w:bottom w:val="none" w:sz="0" w:space="0" w:color="auto"/>
                <w:right w:val="none" w:sz="0" w:space="0" w:color="auto"/>
              </w:divBdr>
            </w:div>
            <w:div w:id="2069960598">
              <w:marLeft w:val="0"/>
              <w:marRight w:val="0"/>
              <w:marTop w:val="0"/>
              <w:marBottom w:val="0"/>
              <w:divBdr>
                <w:top w:val="none" w:sz="0" w:space="0" w:color="auto"/>
                <w:left w:val="none" w:sz="0" w:space="0" w:color="auto"/>
                <w:bottom w:val="none" w:sz="0" w:space="0" w:color="auto"/>
                <w:right w:val="none" w:sz="0" w:space="0" w:color="auto"/>
              </w:divBdr>
            </w:div>
            <w:div w:id="1668509787">
              <w:marLeft w:val="0"/>
              <w:marRight w:val="0"/>
              <w:marTop w:val="0"/>
              <w:marBottom w:val="0"/>
              <w:divBdr>
                <w:top w:val="none" w:sz="0" w:space="0" w:color="auto"/>
                <w:left w:val="none" w:sz="0" w:space="0" w:color="auto"/>
                <w:bottom w:val="none" w:sz="0" w:space="0" w:color="auto"/>
                <w:right w:val="none" w:sz="0" w:space="0" w:color="auto"/>
              </w:divBdr>
            </w:div>
            <w:div w:id="1908880356">
              <w:marLeft w:val="0"/>
              <w:marRight w:val="0"/>
              <w:marTop w:val="0"/>
              <w:marBottom w:val="0"/>
              <w:divBdr>
                <w:top w:val="none" w:sz="0" w:space="0" w:color="auto"/>
                <w:left w:val="none" w:sz="0" w:space="0" w:color="auto"/>
                <w:bottom w:val="none" w:sz="0" w:space="0" w:color="auto"/>
                <w:right w:val="none" w:sz="0" w:space="0" w:color="auto"/>
              </w:divBdr>
            </w:div>
            <w:div w:id="1009523680">
              <w:marLeft w:val="0"/>
              <w:marRight w:val="0"/>
              <w:marTop w:val="0"/>
              <w:marBottom w:val="0"/>
              <w:divBdr>
                <w:top w:val="none" w:sz="0" w:space="0" w:color="auto"/>
                <w:left w:val="none" w:sz="0" w:space="0" w:color="auto"/>
                <w:bottom w:val="none" w:sz="0" w:space="0" w:color="auto"/>
                <w:right w:val="none" w:sz="0" w:space="0" w:color="auto"/>
              </w:divBdr>
            </w:div>
            <w:div w:id="1843736169">
              <w:marLeft w:val="0"/>
              <w:marRight w:val="0"/>
              <w:marTop w:val="0"/>
              <w:marBottom w:val="0"/>
              <w:divBdr>
                <w:top w:val="none" w:sz="0" w:space="0" w:color="auto"/>
                <w:left w:val="none" w:sz="0" w:space="0" w:color="auto"/>
                <w:bottom w:val="none" w:sz="0" w:space="0" w:color="auto"/>
                <w:right w:val="none" w:sz="0" w:space="0" w:color="auto"/>
              </w:divBdr>
            </w:div>
            <w:div w:id="2116827217">
              <w:marLeft w:val="0"/>
              <w:marRight w:val="0"/>
              <w:marTop w:val="0"/>
              <w:marBottom w:val="0"/>
              <w:divBdr>
                <w:top w:val="none" w:sz="0" w:space="0" w:color="auto"/>
                <w:left w:val="none" w:sz="0" w:space="0" w:color="auto"/>
                <w:bottom w:val="none" w:sz="0" w:space="0" w:color="auto"/>
                <w:right w:val="none" w:sz="0" w:space="0" w:color="auto"/>
              </w:divBdr>
            </w:div>
            <w:div w:id="19165992">
              <w:marLeft w:val="0"/>
              <w:marRight w:val="0"/>
              <w:marTop w:val="0"/>
              <w:marBottom w:val="0"/>
              <w:divBdr>
                <w:top w:val="none" w:sz="0" w:space="0" w:color="auto"/>
                <w:left w:val="none" w:sz="0" w:space="0" w:color="auto"/>
                <w:bottom w:val="none" w:sz="0" w:space="0" w:color="auto"/>
                <w:right w:val="none" w:sz="0" w:space="0" w:color="auto"/>
              </w:divBdr>
            </w:div>
            <w:div w:id="1625653119">
              <w:marLeft w:val="0"/>
              <w:marRight w:val="0"/>
              <w:marTop w:val="0"/>
              <w:marBottom w:val="0"/>
              <w:divBdr>
                <w:top w:val="none" w:sz="0" w:space="0" w:color="auto"/>
                <w:left w:val="none" w:sz="0" w:space="0" w:color="auto"/>
                <w:bottom w:val="none" w:sz="0" w:space="0" w:color="auto"/>
                <w:right w:val="none" w:sz="0" w:space="0" w:color="auto"/>
              </w:divBdr>
            </w:div>
          </w:divsChild>
        </w:div>
        <w:div w:id="2126659411">
          <w:marLeft w:val="0"/>
          <w:marRight w:val="0"/>
          <w:marTop w:val="0"/>
          <w:marBottom w:val="0"/>
          <w:divBdr>
            <w:top w:val="none" w:sz="0" w:space="0" w:color="auto"/>
            <w:left w:val="none" w:sz="0" w:space="0" w:color="auto"/>
            <w:bottom w:val="none" w:sz="0" w:space="0" w:color="auto"/>
            <w:right w:val="none" w:sz="0" w:space="0" w:color="auto"/>
          </w:divBdr>
          <w:divsChild>
            <w:div w:id="2067798074">
              <w:marLeft w:val="0"/>
              <w:marRight w:val="0"/>
              <w:marTop w:val="0"/>
              <w:marBottom w:val="0"/>
              <w:divBdr>
                <w:top w:val="none" w:sz="0" w:space="0" w:color="auto"/>
                <w:left w:val="none" w:sz="0" w:space="0" w:color="auto"/>
                <w:bottom w:val="none" w:sz="0" w:space="0" w:color="auto"/>
                <w:right w:val="none" w:sz="0" w:space="0" w:color="auto"/>
              </w:divBdr>
            </w:div>
            <w:div w:id="84037609">
              <w:marLeft w:val="0"/>
              <w:marRight w:val="0"/>
              <w:marTop w:val="0"/>
              <w:marBottom w:val="0"/>
              <w:divBdr>
                <w:top w:val="none" w:sz="0" w:space="0" w:color="auto"/>
                <w:left w:val="none" w:sz="0" w:space="0" w:color="auto"/>
                <w:bottom w:val="none" w:sz="0" w:space="0" w:color="auto"/>
                <w:right w:val="none" w:sz="0" w:space="0" w:color="auto"/>
              </w:divBdr>
            </w:div>
            <w:div w:id="1286540589">
              <w:marLeft w:val="0"/>
              <w:marRight w:val="0"/>
              <w:marTop w:val="0"/>
              <w:marBottom w:val="0"/>
              <w:divBdr>
                <w:top w:val="none" w:sz="0" w:space="0" w:color="auto"/>
                <w:left w:val="none" w:sz="0" w:space="0" w:color="auto"/>
                <w:bottom w:val="none" w:sz="0" w:space="0" w:color="auto"/>
                <w:right w:val="none" w:sz="0" w:space="0" w:color="auto"/>
              </w:divBdr>
            </w:div>
            <w:div w:id="250969804">
              <w:marLeft w:val="0"/>
              <w:marRight w:val="0"/>
              <w:marTop w:val="0"/>
              <w:marBottom w:val="0"/>
              <w:divBdr>
                <w:top w:val="none" w:sz="0" w:space="0" w:color="auto"/>
                <w:left w:val="none" w:sz="0" w:space="0" w:color="auto"/>
                <w:bottom w:val="none" w:sz="0" w:space="0" w:color="auto"/>
                <w:right w:val="none" w:sz="0" w:space="0" w:color="auto"/>
              </w:divBdr>
            </w:div>
            <w:div w:id="68701545">
              <w:marLeft w:val="0"/>
              <w:marRight w:val="0"/>
              <w:marTop w:val="0"/>
              <w:marBottom w:val="0"/>
              <w:divBdr>
                <w:top w:val="none" w:sz="0" w:space="0" w:color="auto"/>
                <w:left w:val="none" w:sz="0" w:space="0" w:color="auto"/>
                <w:bottom w:val="none" w:sz="0" w:space="0" w:color="auto"/>
                <w:right w:val="none" w:sz="0" w:space="0" w:color="auto"/>
              </w:divBdr>
            </w:div>
            <w:div w:id="1171677147">
              <w:marLeft w:val="0"/>
              <w:marRight w:val="0"/>
              <w:marTop w:val="0"/>
              <w:marBottom w:val="0"/>
              <w:divBdr>
                <w:top w:val="none" w:sz="0" w:space="0" w:color="auto"/>
                <w:left w:val="none" w:sz="0" w:space="0" w:color="auto"/>
                <w:bottom w:val="none" w:sz="0" w:space="0" w:color="auto"/>
                <w:right w:val="none" w:sz="0" w:space="0" w:color="auto"/>
              </w:divBdr>
            </w:div>
            <w:div w:id="75708921">
              <w:marLeft w:val="0"/>
              <w:marRight w:val="0"/>
              <w:marTop w:val="0"/>
              <w:marBottom w:val="0"/>
              <w:divBdr>
                <w:top w:val="none" w:sz="0" w:space="0" w:color="auto"/>
                <w:left w:val="none" w:sz="0" w:space="0" w:color="auto"/>
                <w:bottom w:val="none" w:sz="0" w:space="0" w:color="auto"/>
                <w:right w:val="none" w:sz="0" w:space="0" w:color="auto"/>
              </w:divBdr>
            </w:div>
            <w:div w:id="717242250">
              <w:marLeft w:val="0"/>
              <w:marRight w:val="0"/>
              <w:marTop w:val="0"/>
              <w:marBottom w:val="0"/>
              <w:divBdr>
                <w:top w:val="none" w:sz="0" w:space="0" w:color="auto"/>
                <w:left w:val="none" w:sz="0" w:space="0" w:color="auto"/>
                <w:bottom w:val="none" w:sz="0" w:space="0" w:color="auto"/>
                <w:right w:val="none" w:sz="0" w:space="0" w:color="auto"/>
              </w:divBdr>
            </w:div>
            <w:div w:id="989165869">
              <w:marLeft w:val="0"/>
              <w:marRight w:val="0"/>
              <w:marTop w:val="0"/>
              <w:marBottom w:val="0"/>
              <w:divBdr>
                <w:top w:val="none" w:sz="0" w:space="0" w:color="auto"/>
                <w:left w:val="none" w:sz="0" w:space="0" w:color="auto"/>
                <w:bottom w:val="none" w:sz="0" w:space="0" w:color="auto"/>
                <w:right w:val="none" w:sz="0" w:space="0" w:color="auto"/>
              </w:divBdr>
            </w:div>
            <w:div w:id="1523321163">
              <w:marLeft w:val="0"/>
              <w:marRight w:val="0"/>
              <w:marTop w:val="0"/>
              <w:marBottom w:val="0"/>
              <w:divBdr>
                <w:top w:val="none" w:sz="0" w:space="0" w:color="auto"/>
                <w:left w:val="none" w:sz="0" w:space="0" w:color="auto"/>
                <w:bottom w:val="none" w:sz="0" w:space="0" w:color="auto"/>
                <w:right w:val="none" w:sz="0" w:space="0" w:color="auto"/>
              </w:divBdr>
            </w:div>
            <w:div w:id="191460893">
              <w:marLeft w:val="0"/>
              <w:marRight w:val="0"/>
              <w:marTop w:val="0"/>
              <w:marBottom w:val="0"/>
              <w:divBdr>
                <w:top w:val="none" w:sz="0" w:space="0" w:color="auto"/>
                <w:left w:val="none" w:sz="0" w:space="0" w:color="auto"/>
                <w:bottom w:val="none" w:sz="0" w:space="0" w:color="auto"/>
                <w:right w:val="none" w:sz="0" w:space="0" w:color="auto"/>
              </w:divBdr>
            </w:div>
            <w:div w:id="1455248118">
              <w:marLeft w:val="0"/>
              <w:marRight w:val="0"/>
              <w:marTop w:val="0"/>
              <w:marBottom w:val="0"/>
              <w:divBdr>
                <w:top w:val="none" w:sz="0" w:space="0" w:color="auto"/>
                <w:left w:val="none" w:sz="0" w:space="0" w:color="auto"/>
                <w:bottom w:val="none" w:sz="0" w:space="0" w:color="auto"/>
                <w:right w:val="none" w:sz="0" w:space="0" w:color="auto"/>
              </w:divBdr>
            </w:div>
            <w:div w:id="1522355819">
              <w:marLeft w:val="0"/>
              <w:marRight w:val="0"/>
              <w:marTop w:val="0"/>
              <w:marBottom w:val="0"/>
              <w:divBdr>
                <w:top w:val="none" w:sz="0" w:space="0" w:color="auto"/>
                <w:left w:val="none" w:sz="0" w:space="0" w:color="auto"/>
                <w:bottom w:val="none" w:sz="0" w:space="0" w:color="auto"/>
                <w:right w:val="none" w:sz="0" w:space="0" w:color="auto"/>
              </w:divBdr>
            </w:div>
            <w:div w:id="277421507">
              <w:marLeft w:val="0"/>
              <w:marRight w:val="0"/>
              <w:marTop w:val="0"/>
              <w:marBottom w:val="0"/>
              <w:divBdr>
                <w:top w:val="none" w:sz="0" w:space="0" w:color="auto"/>
                <w:left w:val="none" w:sz="0" w:space="0" w:color="auto"/>
                <w:bottom w:val="none" w:sz="0" w:space="0" w:color="auto"/>
                <w:right w:val="none" w:sz="0" w:space="0" w:color="auto"/>
              </w:divBdr>
            </w:div>
            <w:div w:id="1409767300">
              <w:marLeft w:val="0"/>
              <w:marRight w:val="0"/>
              <w:marTop w:val="0"/>
              <w:marBottom w:val="0"/>
              <w:divBdr>
                <w:top w:val="none" w:sz="0" w:space="0" w:color="auto"/>
                <w:left w:val="none" w:sz="0" w:space="0" w:color="auto"/>
                <w:bottom w:val="none" w:sz="0" w:space="0" w:color="auto"/>
                <w:right w:val="none" w:sz="0" w:space="0" w:color="auto"/>
              </w:divBdr>
            </w:div>
            <w:div w:id="317342399">
              <w:marLeft w:val="0"/>
              <w:marRight w:val="0"/>
              <w:marTop w:val="0"/>
              <w:marBottom w:val="0"/>
              <w:divBdr>
                <w:top w:val="none" w:sz="0" w:space="0" w:color="auto"/>
                <w:left w:val="none" w:sz="0" w:space="0" w:color="auto"/>
                <w:bottom w:val="none" w:sz="0" w:space="0" w:color="auto"/>
                <w:right w:val="none" w:sz="0" w:space="0" w:color="auto"/>
              </w:divBdr>
            </w:div>
            <w:div w:id="985354638">
              <w:marLeft w:val="0"/>
              <w:marRight w:val="0"/>
              <w:marTop w:val="0"/>
              <w:marBottom w:val="0"/>
              <w:divBdr>
                <w:top w:val="none" w:sz="0" w:space="0" w:color="auto"/>
                <w:left w:val="none" w:sz="0" w:space="0" w:color="auto"/>
                <w:bottom w:val="none" w:sz="0" w:space="0" w:color="auto"/>
                <w:right w:val="none" w:sz="0" w:space="0" w:color="auto"/>
              </w:divBdr>
            </w:div>
            <w:div w:id="1197111710">
              <w:marLeft w:val="0"/>
              <w:marRight w:val="0"/>
              <w:marTop w:val="0"/>
              <w:marBottom w:val="0"/>
              <w:divBdr>
                <w:top w:val="none" w:sz="0" w:space="0" w:color="auto"/>
                <w:left w:val="none" w:sz="0" w:space="0" w:color="auto"/>
                <w:bottom w:val="none" w:sz="0" w:space="0" w:color="auto"/>
                <w:right w:val="none" w:sz="0" w:space="0" w:color="auto"/>
              </w:divBdr>
            </w:div>
            <w:div w:id="1220676425">
              <w:marLeft w:val="0"/>
              <w:marRight w:val="0"/>
              <w:marTop w:val="0"/>
              <w:marBottom w:val="0"/>
              <w:divBdr>
                <w:top w:val="none" w:sz="0" w:space="0" w:color="auto"/>
                <w:left w:val="none" w:sz="0" w:space="0" w:color="auto"/>
                <w:bottom w:val="none" w:sz="0" w:space="0" w:color="auto"/>
                <w:right w:val="none" w:sz="0" w:space="0" w:color="auto"/>
              </w:divBdr>
            </w:div>
            <w:div w:id="218133730">
              <w:marLeft w:val="0"/>
              <w:marRight w:val="0"/>
              <w:marTop w:val="0"/>
              <w:marBottom w:val="0"/>
              <w:divBdr>
                <w:top w:val="none" w:sz="0" w:space="0" w:color="auto"/>
                <w:left w:val="none" w:sz="0" w:space="0" w:color="auto"/>
                <w:bottom w:val="none" w:sz="0" w:space="0" w:color="auto"/>
                <w:right w:val="none" w:sz="0" w:space="0" w:color="auto"/>
              </w:divBdr>
            </w:div>
            <w:div w:id="934167372">
              <w:marLeft w:val="0"/>
              <w:marRight w:val="0"/>
              <w:marTop w:val="0"/>
              <w:marBottom w:val="0"/>
              <w:divBdr>
                <w:top w:val="none" w:sz="0" w:space="0" w:color="auto"/>
                <w:left w:val="none" w:sz="0" w:space="0" w:color="auto"/>
                <w:bottom w:val="none" w:sz="0" w:space="0" w:color="auto"/>
                <w:right w:val="none" w:sz="0" w:space="0" w:color="auto"/>
              </w:divBdr>
            </w:div>
            <w:div w:id="1490092107">
              <w:marLeft w:val="0"/>
              <w:marRight w:val="0"/>
              <w:marTop w:val="0"/>
              <w:marBottom w:val="0"/>
              <w:divBdr>
                <w:top w:val="none" w:sz="0" w:space="0" w:color="auto"/>
                <w:left w:val="none" w:sz="0" w:space="0" w:color="auto"/>
                <w:bottom w:val="none" w:sz="0" w:space="0" w:color="auto"/>
                <w:right w:val="none" w:sz="0" w:space="0" w:color="auto"/>
              </w:divBdr>
            </w:div>
            <w:div w:id="1098218058">
              <w:marLeft w:val="0"/>
              <w:marRight w:val="0"/>
              <w:marTop w:val="0"/>
              <w:marBottom w:val="0"/>
              <w:divBdr>
                <w:top w:val="none" w:sz="0" w:space="0" w:color="auto"/>
                <w:left w:val="none" w:sz="0" w:space="0" w:color="auto"/>
                <w:bottom w:val="none" w:sz="0" w:space="0" w:color="auto"/>
                <w:right w:val="none" w:sz="0" w:space="0" w:color="auto"/>
              </w:divBdr>
            </w:div>
            <w:div w:id="249389371">
              <w:marLeft w:val="0"/>
              <w:marRight w:val="0"/>
              <w:marTop w:val="0"/>
              <w:marBottom w:val="0"/>
              <w:divBdr>
                <w:top w:val="none" w:sz="0" w:space="0" w:color="auto"/>
                <w:left w:val="none" w:sz="0" w:space="0" w:color="auto"/>
                <w:bottom w:val="none" w:sz="0" w:space="0" w:color="auto"/>
                <w:right w:val="none" w:sz="0" w:space="0" w:color="auto"/>
              </w:divBdr>
            </w:div>
            <w:div w:id="1181773890">
              <w:marLeft w:val="0"/>
              <w:marRight w:val="0"/>
              <w:marTop w:val="0"/>
              <w:marBottom w:val="0"/>
              <w:divBdr>
                <w:top w:val="none" w:sz="0" w:space="0" w:color="auto"/>
                <w:left w:val="none" w:sz="0" w:space="0" w:color="auto"/>
                <w:bottom w:val="none" w:sz="0" w:space="0" w:color="auto"/>
                <w:right w:val="none" w:sz="0" w:space="0" w:color="auto"/>
              </w:divBdr>
            </w:div>
            <w:div w:id="735057847">
              <w:marLeft w:val="0"/>
              <w:marRight w:val="0"/>
              <w:marTop w:val="0"/>
              <w:marBottom w:val="0"/>
              <w:divBdr>
                <w:top w:val="none" w:sz="0" w:space="0" w:color="auto"/>
                <w:left w:val="none" w:sz="0" w:space="0" w:color="auto"/>
                <w:bottom w:val="none" w:sz="0" w:space="0" w:color="auto"/>
                <w:right w:val="none" w:sz="0" w:space="0" w:color="auto"/>
              </w:divBdr>
            </w:div>
            <w:div w:id="1156218847">
              <w:marLeft w:val="0"/>
              <w:marRight w:val="0"/>
              <w:marTop w:val="0"/>
              <w:marBottom w:val="0"/>
              <w:divBdr>
                <w:top w:val="none" w:sz="0" w:space="0" w:color="auto"/>
                <w:left w:val="none" w:sz="0" w:space="0" w:color="auto"/>
                <w:bottom w:val="none" w:sz="0" w:space="0" w:color="auto"/>
                <w:right w:val="none" w:sz="0" w:space="0" w:color="auto"/>
              </w:divBdr>
            </w:div>
            <w:div w:id="1205676440">
              <w:marLeft w:val="0"/>
              <w:marRight w:val="0"/>
              <w:marTop w:val="0"/>
              <w:marBottom w:val="0"/>
              <w:divBdr>
                <w:top w:val="none" w:sz="0" w:space="0" w:color="auto"/>
                <w:left w:val="none" w:sz="0" w:space="0" w:color="auto"/>
                <w:bottom w:val="none" w:sz="0" w:space="0" w:color="auto"/>
                <w:right w:val="none" w:sz="0" w:space="0" w:color="auto"/>
              </w:divBdr>
            </w:div>
            <w:div w:id="770012083">
              <w:marLeft w:val="0"/>
              <w:marRight w:val="0"/>
              <w:marTop w:val="0"/>
              <w:marBottom w:val="0"/>
              <w:divBdr>
                <w:top w:val="none" w:sz="0" w:space="0" w:color="auto"/>
                <w:left w:val="none" w:sz="0" w:space="0" w:color="auto"/>
                <w:bottom w:val="none" w:sz="0" w:space="0" w:color="auto"/>
                <w:right w:val="none" w:sz="0" w:space="0" w:color="auto"/>
              </w:divBdr>
            </w:div>
            <w:div w:id="1027752992">
              <w:marLeft w:val="0"/>
              <w:marRight w:val="0"/>
              <w:marTop w:val="0"/>
              <w:marBottom w:val="0"/>
              <w:divBdr>
                <w:top w:val="none" w:sz="0" w:space="0" w:color="auto"/>
                <w:left w:val="none" w:sz="0" w:space="0" w:color="auto"/>
                <w:bottom w:val="none" w:sz="0" w:space="0" w:color="auto"/>
                <w:right w:val="none" w:sz="0" w:space="0" w:color="auto"/>
              </w:divBdr>
            </w:div>
            <w:div w:id="762535229">
              <w:marLeft w:val="0"/>
              <w:marRight w:val="0"/>
              <w:marTop w:val="0"/>
              <w:marBottom w:val="0"/>
              <w:divBdr>
                <w:top w:val="none" w:sz="0" w:space="0" w:color="auto"/>
                <w:left w:val="none" w:sz="0" w:space="0" w:color="auto"/>
                <w:bottom w:val="none" w:sz="0" w:space="0" w:color="auto"/>
                <w:right w:val="none" w:sz="0" w:space="0" w:color="auto"/>
              </w:divBdr>
            </w:div>
            <w:div w:id="498934962">
              <w:marLeft w:val="0"/>
              <w:marRight w:val="0"/>
              <w:marTop w:val="0"/>
              <w:marBottom w:val="0"/>
              <w:divBdr>
                <w:top w:val="none" w:sz="0" w:space="0" w:color="auto"/>
                <w:left w:val="none" w:sz="0" w:space="0" w:color="auto"/>
                <w:bottom w:val="none" w:sz="0" w:space="0" w:color="auto"/>
                <w:right w:val="none" w:sz="0" w:space="0" w:color="auto"/>
              </w:divBdr>
            </w:div>
            <w:div w:id="1190413578">
              <w:marLeft w:val="0"/>
              <w:marRight w:val="0"/>
              <w:marTop w:val="0"/>
              <w:marBottom w:val="0"/>
              <w:divBdr>
                <w:top w:val="none" w:sz="0" w:space="0" w:color="auto"/>
                <w:left w:val="none" w:sz="0" w:space="0" w:color="auto"/>
                <w:bottom w:val="none" w:sz="0" w:space="0" w:color="auto"/>
                <w:right w:val="none" w:sz="0" w:space="0" w:color="auto"/>
              </w:divBdr>
            </w:div>
            <w:div w:id="702442986">
              <w:marLeft w:val="0"/>
              <w:marRight w:val="0"/>
              <w:marTop w:val="0"/>
              <w:marBottom w:val="0"/>
              <w:divBdr>
                <w:top w:val="none" w:sz="0" w:space="0" w:color="auto"/>
                <w:left w:val="none" w:sz="0" w:space="0" w:color="auto"/>
                <w:bottom w:val="none" w:sz="0" w:space="0" w:color="auto"/>
                <w:right w:val="none" w:sz="0" w:space="0" w:color="auto"/>
              </w:divBdr>
            </w:div>
            <w:div w:id="1622834385">
              <w:marLeft w:val="0"/>
              <w:marRight w:val="0"/>
              <w:marTop w:val="0"/>
              <w:marBottom w:val="0"/>
              <w:divBdr>
                <w:top w:val="none" w:sz="0" w:space="0" w:color="auto"/>
                <w:left w:val="none" w:sz="0" w:space="0" w:color="auto"/>
                <w:bottom w:val="none" w:sz="0" w:space="0" w:color="auto"/>
                <w:right w:val="none" w:sz="0" w:space="0" w:color="auto"/>
              </w:divBdr>
            </w:div>
            <w:div w:id="2013602934">
              <w:marLeft w:val="0"/>
              <w:marRight w:val="0"/>
              <w:marTop w:val="0"/>
              <w:marBottom w:val="0"/>
              <w:divBdr>
                <w:top w:val="none" w:sz="0" w:space="0" w:color="auto"/>
                <w:left w:val="none" w:sz="0" w:space="0" w:color="auto"/>
                <w:bottom w:val="none" w:sz="0" w:space="0" w:color="auto"/>
                <w:right w:val="none" w:sz="0" w:space="0" w:color="auto"/>
              </w:divBdr>
            </w:div>
            <w:div w:id="1495875272">
              <w:marLeft w:val="0"/>
              <w:marRight w:val="0"/>
              <w:marTop w:val="0"/>
              <w:marBottom w:val="0"/>
              <w:divBdr>
                <w:top w:val="none" w:sz="0" w:space="0" w:color="auto"/>
                <w:left w:val="none" w:sz="0" w:space="0" w:color="auto"/>
                <w:bottom w:val="none" w:sz="0" w:space="0" w:color="auto"/>
                <w:right w:val="none" w:sz="0" w:space="0" w:color="auto"/>
              </w:divBdr>
            </w:div>
            <w:div w:id="426734235">
              <w:marLeft w:val="0"/>
              <w:marRight w:val="0"/>
              <w:marTop w:val="0"/>
              <w:marBottom w:val="0"/>
              <w:divBdr>
                <w:top w:val="none" w:sz="0" w:space="0" w:color="auto"/>
                <w:left w:val="none" w:sz="0" w:space="0" w:color="auto"/>
                <w:bottom w:val="none" w:sz="0" w:space="0" w:color="auto"/>
                <w:right w:val="none" w:sz="0" w:space="0" w:color="auto"/>
              </w:divBdr>
            </w:div>
            <w:div w:id="1534271686">
              <w:marLeft w:val="0"/>
              <w:marRight w:val="0"/>
              <w:marTop w:val="0"/>
              <w:marBottom w:val="0"/>
              <w:divBdr>
                <w:top w:val="none" w:sz="0" w:space="0" w:color="auto"/>
                <w:left w:val="none" w:sz="0" w:space="0" w:color="auto"/>
                <w:bottom w:val="none" w:sz="0" w:space="0" w:color="auto"/>
                <w:right w:val="none" w:sz="0" w:space="0" w:color="auto"/>
              </w:divBdr>
            </w:div>
            <w:div w:id="1617524241">
              <w:marLeft w:val="0"/>
              <w:marRight w:val="0"/>
              <w:marTop w:val="0"/>
              <w:marBottom w:val="0"/>
              <w:divBdr>
                <w:top w:val="none" w:sz="0" w:space="0" w:color="auto"/>
                <w:left w:val="none" w:sz="0" w:space="0" w:color="auto"/>
                <w:bottom w:val="none" w:sz="0" w:space="0" w:color="auto"/>
                <w:right w:val="none" w:sz="0" w:space="0" w:color="auto"/>
              </w:divBdr>
            </w:div>
            <w:div w:id="430931620">
              <w:marLeft w:val="0"/>
              <w:marRight w:val="0"/>
              <w:marTop w:val="0"/>
              <w:marBottom w:val="0"/>
              <w:divBdr>
                <w:top w:val="none" w:sz="0" w:space="0" w:color="auto"/>
                <w:left w:val="none" w:sz="0" w:space="0" w:color="auto"/>
                <w:bottom w:val="none" w:sz="0" w:space="0" w:color="auto"/>
                <w:right w:val="none" w:sz="0" w:space="0" w:color="auto"/>
              </w:divBdr>
            </w:div>
            <w:div w:id="1959795342">
              <w:marLeft w:val="0"/>
              <w:marRight w:val="0"/>
              <w:marTop w:val="0"/>
              <w:marBottom w:val="0"/>
              <w:divBdr>
                <w:top w:val="none" w:sz="0" w:space="0" w:color="auto"/>
                <w:left w:val="none" w:sz="0" w:space="0" w:color="auto"/>
                <w:bottom w:val="none" w:sz="0" w:space="0" w:color="auto"/>
                <w:right w:val="none" w:sz="0" w:space="0" w:color="auto"/>
              </w:divBdr>
            </w:div>
            <w:div w:id="1072242328">
              <w:marLeft w:val="0"/>
              <w:marRight w:val="0"/>
              <w:marTop w:val="0"/>
              <w:marBottom w:val="0"/>
              <w:divBdr>
                <w:top w:val="none" w:sz="0" w:space="0" w:color="auto"/>
                <w:left w:val="none" w:sz="0" w:space="0" w:color="auto"/>
                <w:bottom w:val="none" w:sz="0" w:space="0" w:color="auto"/>
                <w:right w:val="none" w:sz="0" w:space="0" w:color="auto"/>
              </w:divBdr>
            </w:div>
            <w:div w:id="1096051706">
              <w:marLeft w:val="0"/>
              <w:marRight w:val="0"/>
              <w:marTop w:val="0"/>
              <w:marBottom w:val="0"/>
              <w:divBdr>
                <w:top w:val="none" w:sz="0" w:space="0" w:color="auto"/>
                <w:left w:val="none" w:sz="0" w:space="0" w:color="auto"/>
                <w:bottom w:val="none" w:sz="0" w:space="0" w:color="auto"/>
                <w:right w:val="none" w:sz="0" w:space="0" w:color="auto"/>
              </w:divBdr>
            </w:div>
            <w:div w:id="153762237">
              <w:marLeft w:val="0"/>
              <w:marRight w:val="0"/>
              <w:marTop w:val="0"/>
              <w:marBottom w:val="0"/>
              <w:divBdr>
                <w:top w:val="none" w:sz="0" w:space="0" w:color="auto"/>
                <w:left w:val="none" w:sz="0" w:space="0" w:color="auto"/>
                <w:bottom w:val="none" w:sz="0" w:space="0" w:color="auto"/>
                <w:right w:val="none" w:sz="0" w:space="0" w:color="auto"/>
              </w:divBdr>
            </w:div>
            <w:div w:id="581790959">
              <w:marLeft w:val="0"/>
              <w:marRight w:val="0"/>
              <w:marTop w:val="0"/>
              <w:marBottom w:val="0"/>
              <w:divBdr>
                <w:top w:val="none" w:sz="0" w:space="0" w:color="auto"/>
                <w:left w:val="none" w:sz="0" w:space="0" w:color="auto"/>
                <w:bottom w:val="none" w:sz="0" w:space="0" w:color="auto"/>
                <w:right w:val="none" w:sz="0" w:space="0" w:color="auto"/>
              </w:divBdr>
            </w:div>
            <w:div w:id="1167935909">
              <w:marLeft w:val="0"/>
              <w:marRight w:val="0"/>
              <w:marTop w:val="0"/>
              <w:marBottom w:val="0"/>
              <w:divBdr>
                <w:top w:val="none" w:sz="0" w:space="0" w:color="auto"/>
                <w:left w:val="none" w:sz="0" w:space="0" w:color="auto"/>
                <w:bottom w:val="none" w:sz="0" w:space="0" w:color="auto"/>
                <w:right w:val="none" w:sz="0" w:space="0" w:color="auto"/>
              </w:divBdr>
            </w:div>
            <w:div w:id="1812595679">
              <w:marLeft w:val="0"/>
              <w:marRight w:val="0"/>
              <w:marTop w:val="0"/>
              <w:marBottom w:val="0"/>
              <w:divBdr>
                <w:top w:val="none" w:sz="0" w:space="0" w:color="auto"/>
                <w:left w:val="none" w:sz="0" w:space="0" w:color="auto"/>
                <w:bottom w:val="none" w:sz="0" w:space="0" w:color="auto"/>
                <w:right w:val="none" w:sz="0" w:space="0" w:color="auto"/>
              </w:divBdr>
            </w:div>
            <w:div w:id="2060011806">
              <w:marLeft w:val="0"/>
              <w:marRight w:val="0"/>
              <w:marTop w:val="0"/>
              <w:marBottom w:val="0"/>
              <w:divBdr>
                <w:top w:val="none" w:sz="0" w:space="0" w:color="auto"/>
                <w:left w:val="none" w:sz="0" w:space="0" w:color="auto"/>
                <w:bottom w:val="none" w:sz="0" w:space="0" w:color="auto"/>
                <w:right w:val="none" w:sz="0" w:space="0" w:color="auto"/>
              </w:divBdr>
            </w:div>
            <w:div w:id="342368079">
              <w:marLeft w:val="0"/>
              <w:marRight w:val="0"/>
              <w:marTop w:val="0"/>
              <w:marBottom w:val="0"/>
              <w:divBdr>
                <w:top w:val="none" w:sz="0" w:space="0" w:color="auto"/>
                <w:left w:val="none" w:sz="0" w:space="0" w:color="auto"/>
                <w:bottom w:val="none" w:sz="0" w:space="0" w:color="auto"/>
                <w:right w:val="none" w:sz="0" w:space="0" w:color="auto"/>
              </w:divBdr>
            </w:div>
            <w:div w:id="990013776">
              <w:marLeft w:val="0"/>
              <w:marRight w:val="0"/>
              <w:marTop w:val="0"/>
              <w:marBottom w:val="0"/>
              <w:divBdr>
                <w:top w:val="none" w:sz="0" w:space="0" w:color="auto"/>
                <w:left w:val="none" w:sz="0" w:space="0" w:color="auto"/>
                <w:bottom w:val="none" w:sz="0" w:space="0" w:color="auto"/>
                <w:right w:val="none" w:sz="0" w:space="0" w:color="auto"/>
              </w:divBdr>
            </w:div>
            <w:div w:id="1337001569">
              <w:marLeft w:val="0"/>
              <w:marRight w:val="0"/>
              <w:marTop w:val="0"/>
              <w:marBottom w:val="0"/>
              <w:divBdr>
                <w:top w:val="none" w:sz="0" w:space="0" w:color="auto"/>
                <w:left w:val="none" w:sz="0" w:space="0" w:color="auto"/>
                <w:bottom w:val="none" w:sz="0" w:space="0" w:color="auto"/>
                <w:right w:val="none" w:sz="0" w:space="0" w:color="auto"/>
              </w:divBdr>
            </w:div>
            <w:div w:id="1398818350">
              <w:marLeft w:val="0"/>
              <w:marRight w:val="0"/>
              <w:marTop w:val="0"/>
              <w:marBottom w:val="0"/>
              <w:divBdr>
                <w:top w:val="none" w:sz="0" w:space="0" w:color="auto"/>
                <w:left w:val="none" w:sz="0" w:space="0" w:color="auto"/>
                <w:bottom w:val="none" w:sz="0" w:space="0" w:color="auto"/>
                <w:right w:val="none" w:sz="0" w:space="0" w:color="auto"/>
              </w:divBdr>
            </w:div>
            <w:div w:id="41558893">
              <w:marLeft w:val="0"/>
              <w:marRight w:val="0"/>
              <w:marTop w:val="0"/>
              <w:marBottom w:val="0"/>
              <w:divBdr>
                <w:top w:val="none" w:sz="0" w:space="0" w:color="auto"/>
                <w:left w:val="none" w:sz="0" w:space="0" w:color="auto"/>
                <w:bottom w:val="none" w:sz="0" w:space="0" w:color="auto"/>
                <w:right w:val="none" w:sz="0" w:space="0" w:color="auto"/>
              </w:divBdr>
            </w:div>
            <w:div w:id="270867699">
              <w:marLeft w:val="0"/>
              <w:marRight w:val="0"/>
              <w:marTop w:val="0"/>
              <w:marBottom w:val="0"/>
              <w:divBdr>
                <w:top w:val="none" w:sz="0" w:space="0" w:color="auto"/>
                <w:left w:val="none" w:sz="0" w:space="0" w:color="auto"/>
                <w:bottom w:val="none" w:sz="0" w:space="0" w:color="auto"/>
                <w:right w:val="none" w:sz="0" w:space="0" w:color="auto"/>
              </w:divBdr>
            </w:div>
            <w:div w:id="850920218">
              <w:marLeft w:val="0"/>
              <w:marRight w:val="0"/>
              <w:marTop w:val="0"/>
              <w:marBottom w:val="0"/>
              <w:divBdr>
                <w:top w:val="none" w:sz="0" w:space="0" w:color="auto"/>
                <w:left w:val="none" w:sz="0" w:space="0" w:color="auto"/>
                <w:bottom w:val="none" w:sz="0" w:space="0" w:color="auto"/>
                <w:right w:val="none" w:sz="0" w:space="0" w:color="auto"/>
              </w:divBdr>
            </w:div>
            <w:div w:id="290981779">
              <w:marLeft w:val="0"/>
              <w:marRight w:val="0"/>
              <w:marTop w:val="0"/>
              <w:marBottom w:val="0"/>
              <w:divBdr>
                <w:top w:val="none" w:sz="0" w:space="0" w:color="auto"/>
                <w:left w:val="none" w:sz="0" w:space="0" w:color="auto"/>
                <w:bottom w:val="none" w:sz="0" w:space="0" w:color="auto"/>
                <w:right w:val="none" w:sz="0" w:space="0" w:color="auto"/>
              </w:divBdr>
            </w:div>
            <w:div w:id="589239359">
              <w:marLeft w:val="0"/>
              <w:marRight w:val="0"/>
              <w:marTop w:val="0"/>
              <w:marBottom w:val="0"/>
              <w:divBdr>
                <w:top w:val="none" w:sz="0" w:space="0" w:color="auto"/>
                <w:left w:val="none" w:sz="0" w:space="0" w:color="auto"/>
                <w:bottom w:val="none" w:sz="0" w:space="0" w:color="auto"/>
                <w:right w:val="none" w:sz="0" w:space="0" w:color="auto"/>
              </w:divBdr>
            </w:div>
            <w:div w:id="902714973">
              <w:marLeft w:val="0"/>
              <w:marRight w:val="0"/>
              <w:marTop w:val="0"/>
              <w:marBottom w:val="0"/>
              <w:divBdr>
                <w:top w:val="none" w:sz="0" w:space="0" w:color="auto"/>
                <w:left w:val="none" w:sz="0" w:space="0" w:color="auto"/>
                <w:bottom w:val="none" w:sz="0" w:space="0" w:color="auto"/>
                <w:right w:val="none" w:sz="0" w:space="0" w:color="auto"/>
              </w:divBdr>
            </w:div>
            <w:div w:id="1083768970">
              <w:marLeft w:val="0"/>
              <w:marRight w:val="0"/>
              <w:marTop w:val="0"/>
              <w:marBottom w:val="0"/>
              <w:divBdr>
                <w:top w:val="none" w:sz="0" w:space="0" w:color="auto"/>
                <w:left w:val="none" w:sz="0" w:space="0" w:color="auto"/>
                <w:bottom w:val="none" w:sz="0" w:space="0" w:color="auto"/>
                <w:right w:val="none" w:sz="0" w:space="0" w:color="auto"/>
              </w:divBdr>
            </w:div>
            <w:div w:id="887839498">
              <w:marLeft w:val="0"/>
              <w:marRight w:val="0"/>
              <w:marTop w:val="0"/>
              <w:marBottom w:val="0"/>
              <w:divBdr>
                <w:top w:val="none" w:sz="0" w:space="0" w:color="auto"/>
                <w:left w:val="none" w:sz="0" w:space="0" w:color="auto"/>
                <w:bottom w:val="none" w:sz="0" w:space="0" w:color="auto"/>
                <w:right w:val="none" w:sz="0" w:space="0" w:color="auto"/>
              </w:divBdr>
            </w:div>
            <w:div w:id="975452896">
              <w:marLeft w:val="0"/>
              <w:marRight w:val="0"/>
              <w:marTop w:val="0"/>
              <w:marBottom w:val="0"/>
              <w:divBdr>
                <w:top w:val="none" w:sz="0" w:space="0" w:color="auto"/>
                <w:left w:val="none" w:sz="0" w:space="0" w:color="auto"/>
                <w:bottom w:val="none" w:sz="0" w:space="0" w:color="auto"/>
                <w:right w:val="none" w:sz="0" w:space="0" w:color="auto"/>
              </w:divBdr>
            </w:div>
            <w:div w:id="1191456571">
              <w:marLeft w:val="0"/>
              <w:marRight w:val="0"/>
              <w:marTop w:val="0"/>
              <w:marBottom w:val="0"/>
              <w:divBdr>
                <w:top w:val="none" w:sz="0" w:space="0" w:color="auto"/>
                <w:left w:val="none" w:sz="0" w:space="0" w:color="auto"/>
                <w:bottom w:val="none" w:sz="0" w:space="0" w:color="auto"/>
                <w:right w:val="none" w:sz="0" w:space="0" w:color="auto"/>
              </w:divBdr>
            </w:div>
            <w:div w:id="93215465">
              <w:marLeft w:val="0"/>
              <w:marRight w:val="0"/>
              <w:marTop w:val="0"/>
              <w:marBottom w:val="0"/>
              <w:divBdr>
                <w:top w:val="none" w:sz="0" w:space="0" w:color="auto"/>
                <w:left w:val="none" w:sz="0" w:space="0" w:color="auto"/>
                <w:bottom w:val="none" w:sz="0" w:space="0" w:color="auto"/>
                <w:right w:val="none" w:sz="0" w:space="0" w:color="auto"/>
              </w:divBdr>
            </w:div>
            <w:div w:id="1274167616">
              <w:marLeft w:val="0"/>
              <w:marRight w:val="0"/>
              <w:marTop w:val="0"/>
              <w:marBottom w:val="0"/>
              <w:divBdr>
                <w:top w:val="none" w:sz="0" w:space="0" w:color="auto"/>
                <w:left w:val="none" w:sz="0" w:space="0" w:color="auto"/>
                <w:bottom w:val="none" w:sz="0" w:space="0" w:color="auto"/>
                <w:right w:val="none" w:sz="0" w:space="0" w:color="auto"/>
              </w:divBdr>
            </w:div>
            <w:div w:id="1308316429">
              <w:marLeft w:val="0"/>
              <w:marRight w:val="0"/>
              <w:marTop w:val="0"/>
              <w:marBottom w:val="0"/>
              <w:divBdr>
                <w:top w:val="none" w:sz="0" w:space="0" w:color="auto"/>
                <w:left w:val="none" w:sz="0" w:space="0" w:color="auto"/>
                <w:bottom w:val="none" w:sz="0" w:space="0" w:color="auto"/>
                <w:right w:val="none" w:sz="0" w:space="0" w:color="auto"/>
              </w:divBdr>
            </w:div>
            <w:div w:id="710230248">
              <w:marLeft w:val="0"/>
              <w:marRight w:val="0"/>
              <w:marTop w:val="0"/>
              <w:marBottom w:val="0"/>
              <w:divBdr>
                <w:top w:val="none" w:sz="0" w:space="0" w:color="auto"/>
                <w:left w:val="none" w:sz="0" w:space="0" w:color="auto"/>
                <w:bottom w:val="none" w:sz="0" w:space="0" w:color="auto"/>
                <w:right w:val="none" w:sz="0" w:space="0" w:color="auto"/>
              </w:divBdr>
            </w:div>
            <w:div w:id="811866660">
              <w:marLeft w:val="0"/>
              <w:marRight w:val="0"/>
              <w:marTop w:val="0"/>
              <w:marBottom w:val="0"/>
              <w:divBdr>
                <w:top w:val="none" w:sz="0" w:space="0" w:color="auto"/>
                <w:left w:val="none" w:sz="0" w:space="0" w:color="auto"/>
                <w:bottom w:val="none" w:sz="0" w:space="0" w:color="auto"/>
                <w:right w:val="none" w:sz="0" w:space="0" w:color="auto"/>
              </w:divBdr>
            </w:div>
            <w:div w:id="1977224903">
              <w:marLeft w:val="0"/>
              <w:marRight w:val="0"/>
              <w:marTop w:val="0"/>
              <w:marBottom w:val="0"/>
              <w:divBdr>
                <w:top w:val="none" w:sz="0" w:space="0" w:color="auto"/>
                <w:left w:val="none" w:sz="0" w:space="0" w:color="auto"/>
                <w:bottom w:val="none" w:sz="0" w:space="0" w:color="auto"/>
                <w:right w:val="none" w:sz="0" w:space="0" w:color="auto"/>
              </w:divBdr>
            </w:div>
            <w:div w:id="69693900">
              <w:marLeft w:val="0"/>
              <w:marRight w:val="0"/>
              <w:marTop w:val="0"/>
              <w:marBottom w:val="0"/>
              <w:divBdr>
                <w:top w:val="none" w:sz="0" w:space="0" w:color="auto"/>
                <w:left w:val="none" w:sz="0" w:space="0" w:color="auto"/>
                <w:bottom w:val="none" w:sz="0" w:space="0" w:color="auto"/>
                <w:right w:val="none" w:sz="0" w:space="0" w:color="auto"/>
              </w:divBdr>
            </w:div>
            <w:div w:id="1526551636">
              <w:marLeft w:val="0"/>
              <w:marRight w:val="0"/>
              <w:marTop w:val="0"/>
              <w:marBottom w:val="0"/>
              <w:divBdr>
                <w:top w:val="none" w:sz="0" w:space="0" w:color="auto"/>
                <w:left w:val="none" w:sz="0" w:space="0" w:color="auto"/>
                <w:bottom w:val="none" w:sz="0" w:space="0" w:color="auto"/>
                <w:right w:val="none" w:sz="0" w:space="0" w:color="auto"/>
              </w:divBdr>
            </w:div>
            <w:div w:id="755327605">
              <w:marLeft w:val="0"/>
              <w:marRight w:val="0"/>
              <w:marTop w:val="0"/>
              <w:marBottom w:val="0"/>
              <w:divBdr>
                <w:top w:val="none" w:sz="0" w:space="0" w:color="auto"/>
                <w:left w:val="none" w:sz="0" w:space="0" w:color="auto"/>
                <w:bottom w:val="none" w:sz="0" w:space="0" w:color="auto"/>
                <w:right w:val="none" w:sz="0" w:space="0" w:color="auto"/>
              </w:divBdr>
            </w:div>
            <w:div w:id="948703265">
              <w:marLeft w:val="0"/>
              <w:marRight w:val="0"/>
              <w:marTop w:val="0"/>
              <w:marBottom w:val="0"/>
              <w:divBdr>
                <w:top w:val="none" w:sz="0" w:space="0" w:color="auto"/>
                <w:left w:val="none" w:sz="0" w:space="0" w:color="auto"/>
                <w:bottom w:val="none" w:sz="0" w:space="0" w:color="auto"/>
                <w:right w:val="none" w:sz="0" w:space="0" w:color="auto"/>
              </w:divBdr>
            </w:div>
            <w:div w:id="1190484097">
              <w:marLeft w:val="0"/>
              <w:marRight w:val="0"/>
              <w:marTop w:val="0"/>
              <w:marBottom w:val="0"/>
              <w:divBdr>
                <w:top w:val="none" w:sz="0" w:space="0" w:color="auto"/>
                <w:left w:val="none" w:sz="0" w:space="0" w:color="auto"/>
                <w:bottom w:val="none" w:sz="0" w:space="0" w:color="auto"/>
                <w:right w:val="none" w:sz="0" w:space="0" w:color="auto"/>
              </w:divBdr>
            </w:div>
            <w:div w:id="1704359185">
              <w:marLeft w:val="0"/>
              <w:marRight w:val="0"/>
              <w:marTop w:val="0"/>
              <w:marBottom w:val="0"/>
              <w:divBdr>
                <w:top w:val="none" w:sz="0" w:space="0" w:color="auto"/>
                <w:left w:val="none" w:sz="0" w:space="0" w:color="auto"/>
                <w:bottom w:val="none" w:sz="0" w:space="0" w:color="auto"/>
                <w:right w:val="none" w:sz="0" w:space="0" w:color="auto"/>
              </w:divBdr>
            </w:div>
            <w:div w:id="892348263">
              <w:marLeft w:val="0"/>
              <w:marRight w:val="0"/>
              <w:marTop w:val="0"/>
              <w:marBottom w:val="0"/>
              <w:divBdr>
                <w:top w:val="none" w:sz="0" w:space="0" w:color="auto"/>
                <w:left w:val="none" w:sz="0" w:space="0" w:color="auto"/>
                <w:bottom w:val="none" w:sz="0" w:space="0" w:color="auto"/>
                <w:right w:val="none" w:sz="0" w:space="0" w:color="auto"/>
              </w:divBdr>
            </w:div>
            <w:div w:id="555698144">
              <w:marLeft w:val="0"/>
              <w:marRight w:val="0"/>
              <w:marTop w:val="0"/>
              <w:marBottom w:val="0"/>
              <w:divBdr>
                <w:top w:val="none" w:sz="0" w:space="0" w:color="auto"/>
                <w:left w:val="none" w:sz="0" w:space="0" w:color="auto"/>
                <w:bottom w:val="none" w:sz="0" w:space="0" w:color="auto"/>
                <w:right w:val="none" w:sz="0" w:space="0" w:color="auto"/>
              </w:divBdr>
            </w:div>
            <w:div w:id="160047027">
              <w:marLeft w:val="0"/>
              <w:marRight w:val="0"/>
              <w:marTop w:val="0"/>
              <w:marBottom w:val="0"/>
              <w:divBdr>
                <w:top w:val="none" w:sz="0" w:space="0" w:color="auto"/>
                <w:left w:val="none" w:sz="0" w:space="0" w:color="auto"/>
                <w:bottom w:val="none" w:sz="0" w:space="0" w:color="auto"/>
                <w:right w:val="none" w:sz="0" w:space="0" w:color="auto"/>
              </w:divBdr>
            </w:div>
            <w:div w:id="668605935">
              <w:marLeft w:val="0"/>
              <w:marRight w:val="0"/>
              <w:marTop w:val="0"/>
              <w:marBottom w:val="0"/>
              <w:divBdr>
                <w:top w:val="none" w:sz="0" w:space="0" w:color="auto"/>
                <w:left w:val="none" w:sz="0" w:space="0" w:color="auto"/>
                <w:bottom w:val="none" w:sz="0" w:space="0" w:color="auto"/>
                <w:right w:val="none" w:sz="0" w:space="0" w:color="auto"/>
              </w:divBdr>
            </w:div>
            <w:div w:id="1657223386">
              <w:marLeft w:val="0"/>
              <w:marRight w:val="0"/>
              <w:marTop w:val="0"/>
              <w:marBottom w:val="0"/>
              <w:divBdr>
                <w:top w:val="none" w:sz="0" w:space="0" w:color="auto"/>
                <w:left w:val="none" w:sz="0" w:space="0" w:color="auto"/>
                <w:bottom w:val="none" w:sz="0" w:space="0" w:color="auto"/>
                <w:right w:val="none" w:sz="0" w:space="0" w:color="auto"/>
              </w:divBdr>
            </w:div>
            <w:div w:id="376663972">
              <w:marLeft w:val="0"/>
              <w:marRight w:val="0"/>
              <w:marTop w:val="0"/>
              <w:marBottom w:val="0"/>
              <w:divBdr>
                <w:top w:val="none" w:sz="0" w:space="0" w:color="auto"/>
                <w:left w:val="none" w:sz="0" w:space="0" w:color="auto"/>
                <w:bottom w:val="none" w:sz="0" w:space="0" w:color="auto"/>
                <w:right w:val="none" w:sz="0" w:space="0" w:color="auto"/>
              </w:divBdr>
            </w:div>
            <w:div w:id="103354755">
              <w:marLeft w:val="0"/>
              <w:marRight w:val="0"/>
              <w:marTop w:val="0"/>
              <w:marBottom w:val="0"/>
              <w:divBdr>
                <w:top w:val="none" w:sz="0" w:space="0" w:color="auto"/>
                <w:left w:val="none" w:sz="0" w:space="0" w:color="auto"/>
                <w:bottom w:val="none" w:sz="0" w:space="0" w:color="auto"/>
                <w:right w:val="none" w:sz="0" w:space="0" w:color="auto"/>
              </w:divBdr>
            </w:div>
            <w:div w:id="1278833067">
              <w:marLeft w:val="0"/>
              <w:marRight w:val="0"/>
              <w:marTop w:val="0"/>
              <w:marBottom w:val="0"/>
              <w:divBdr>
                <w:top w:val="none" w:sz="0" w:space="0" w:color="auto"/>
                <w:left w:val="none" w:sz="0" w:space="0" w:color="auto"/>
                <w:bottom w:val="none" w:sz="0" w:space="0" w:color="auto"/>
                <w:right w:val="none" w:sz="0" w:space="0" w:color="auto"/>
              </w:divBdr>
            </w:div>
            <w:div w:id="1244954402">
              <w:marLeft w:val="0"/>
              <w:marRight w:val="0"/>
              <w:marTop w:val="0"/>
              <w:marBottom w:val="0"/>
              <w:divBdr>
                <w:top w:val="none" w:sz="0" w:space="0" w:color="auto"/>
                <w:left w:val="none" w:sz="0" w:space="0" w:color="auto"/>
                <w:bottom w:val="none" w:sz="0" w:space="0" w:color="auto"/>
                <w:right w:val="none" w:sz="0" w:space="0" w:color="auto"/>
              </w:divBdr>
            </w:div>
            <w:div w:id="1763064186">
              <w:marLeft w:val="0"/>
              <w:marRight w:val="0"/>
              <w:marTop w:val="0"/>
              <w:marBottom w:val="0"/>
              <w:divBdr>
                <w:top w:val="none" w:sz="0" w:space="0" w:color="auto"/>
                <w:left w:val="none" w:sz="0" w:space="0" w:color="auto"/>
                <w:bottom w:val="none" w:sz="0" w:space="0" w:color="auto"/>
                <w:right w:val="none" w:sz="0" w:space="0" w:color="auto"/>
              </w:divBdr>
            </w:div>
            <w:div w:id="253632326">
              <w:marLeft w:val="0"/>
              <w:marRight w:val="0"/>
              <w:marTop w:val="0"/>
              <w:marBottom w:val="0"/>
              <w:divBdr>
                <w:top w:val="none" w:sz="0" w:space="0" w:color="auto"/>
                <w:left w:val="none" w:sz="0" w:space="0" w:color="auto"/>
                <w:bottom w:val="none" w:sz="0" w:space="0" w:color="auto"/>
                <w:right w:val="none" w:sz="0" w:space="0" w:color="auto"/>
              </w:divBdr>
            </w:div>
            <w:div w:id="1403680780">
              <w:marLeft w:val="0"/>
              <w:marRight w:val="0"/>
              <w:marTop w:val="0"/>
              <w:marBottom w:val="0"/>
              <w:divBdr>
                <w:top w:val="none" w:sz="0" w:space="0" w:color="auto"/>
                <w:left w:val="none" w:sz="0" w:space="0" w:color="auto"/>
                <w:bottom w:val="none" w:sz="0" w:space="0" w:color="auto"/>
                <w:right w:val="none" w:sz="0" w:space="0" w:color="auto"/>
              </w:divBdr>
            </w:div>
            <w:div w:id="308242611">
              <w:marLeft w:val="0"/>
              <w:marRight w:val="0"/>
              <w:marTop w:val="0"/>
              <w:marBottom w:val="0"/>
              <w:divBdr>
                <w:top w:val="none" w:sz="0" w:space="0" w:color="auto"/>
                <w:left w:val="none" w:sz="0" w:space="0" w:color="auto"/>
                <w:bottom w:val="none" w:sz="0" w:space="0" w:color="auto"/>
                <w:right w:val="none" w:sz="0" w:space="0" w:color="auto"/>
              </w:divBdr>
            </w:div>
            <w:div w:id="866139137">
              <w:marLeft w:val="0"/>
              <w:marRight w:val="0"/>
              <w:marTop w:val="0"/>
              <w:marBottom w:val="0"/>
              <w:divBdr>
                <w:top w:val="none" w:sz="0" w:space="0" w:color="auto"/>
                <w:left w:val="none" w:sz="0" w:space="0" w:color="auto"/>
                <w:bottom w:val="none" w:sz="0" w:space="0" w:color="auto"/>
                <w:right w:val="none" w:sz="0" w:space="0" w:color="auto"/>
              </w:divBdr>
            </w:div>
            <w:div w:id="373627026">
              <w:marLeft w:val="0"/>
              <w:marRight w:val="0"/>
              <w:marTop w:val="0"/>
              <w:marBottom w:val="0"/>
              <w:divBdr>
                <w:top w:val="none" w:sz="0" w:space="0" w:color="auto"/>
                <w:left w:val="none" w:sz="0" w:space="0" w:color="auto"/>
                <w:bottom w:val="none" w:sz="0" w:space="0" w:color="auto"/>
                <w:right w:val="none" w:sz="0" w:space="0" w:color="auto"/>
              </w:divBdr>
            </w:div>
            <w:div w:id="768694446">
              <w:marLeft w:val="0"/>
              <w:marRight w:val="0"/>
              <w:marTop w:val="0"/>
              <w:marBottom w:val="0"/>
              <w:divBdr>
                <w:top w:val="none" w:sz="0" w:space="0" w:color="auto"/>
                <w:left w:val="none" w:sz="0" w:space="0" w:color="auto"/>
                <w:bottom w:val="none" w:sz="0" w:space="0" w:color="auto"/>
                <w:right w:val="none" w:sz="0" w:space="0" w:color="auto"/>
              </w:divBdr>
            </w:div>
            <w:div w:id="863860837">
              <w:marLeft w:val="0"/>
              <w:marRight w:val="0"/>
              <w:marTop w:val="0"/>
              <w:marBottom w:val="0"/>
              <w:divBdr>
                <w:top w:val="none" w:sz="0" w:space="0" w:color="auto"/>
                <w:left w:val="none" w:sz="0" w:space="0" w:color="auto"/>
                <w:bottom w:val="none" w:sz="0" w:space="0" w:color="auto"/>
                <w:right w:val="none" w:sz="0" w:space="0" w:color="auto"/>
              </w:divBdr>
            </w:div>
            <w:div w:id="1796216365">
              <w:marLeft w:val="0"/>
              <w:marRight w:val="0"/>
              <w:marTop w:val="0"/>
              <w:marBottom w:val="0"/>
              <w:divBdr>
                <w:top w:val="none" w:sz="0" w:space="0" w:color="auto"/>
                <w:left w:val="none" w:sz="0" w:space="0" w:color="auto"/>
                <w:bottom w:val="none" w:sz="0" w:space="0" w:color="auto"/>
                <w:right w:val="none" w:sz="0" w:space="0" w:color="auto"/>
              </w:divBdr>
            </w:div>
            <w:div w:id="1345589432">
              <w:marLeft w:val="0"/>
              <w:marRight w:val="0"/>
              <w:marTop w:val="0"/>
              <w:marBottom w:val="0"/>
              <w:divBdr>
                <w:top w:val="none" w:sz="0" w:space="0" w:color="auto"/>
                <w:left w:val="none" w:sz="0" w:space="0" w:color="auto"/>
                <w:bottom w:val="none" w:sz="0" w:space="0" w:color="auto"/>
                <w:right w:val="none" w:sz="0" w:space="0" w:color="auto"/>
              </w:divBdr>
            </w:div>
            <w:div w:id="1591816153">
              <w:marLeft w:val="0"/>
              <w:marRight w:val="0"/>
              <w:marTop w:val="0"/>
              <w:marBottom w:val="0"/>
              <w:divBdr>
                <w:top w:val="none" w:sz="0" w:space="0" w:color="auto"/>
                <w:left w:val="none" w:sz="0" w:space="0" w:color="auto"/>
                <w:bottom w:val="none" w:sz="0" w:space="0" w:color="auto"/>
                <w:right w:val="none" w:sz="0" w:space="0" w:color="auto"/>
              </w:divBdr>
            </w:div>
            <w:div w:id="717555460">
              <w:marLeft w:val="0"/>
              <w:marRight w:val="0"/>
              <w:marTop w:val="0"/>
              <w:marBottom w:val="0"/>
              <w:divBdr>
                <w:top w:val="none" w:sz="0" w:space="0" w:color="auto"/>
                <w:left w:val="none" w:sz="0" w:space="0" w:color="auto"/>
                <w:bottom w:val="none" w:sz="0" w:space="0" w:color="auto"/>
                <w:right w:val="none" w:sz="0" w:space="0" w:color="auto"/>
              </w:divBdr>
            </w:div>
            <w:div w:id="980186346">
              <w:marLeft w:val="0"/>
              <w:marRight w:val="0"/>
              <w:marTop w:val="0"/>
              <w:marBottom w:val="0"/>
              <w:divBdr>
                <w:top w:val="none" w:sz="0" w:space="0" w:color="auto"/>
                <w:left w:val="none" w:sz="0" w:space="0" w:color="auto"/>
                <w:bottom w:val="none" w:sz="0" w:space="0" w:color="auto"/>
                <w:right w:val="none" w:sz="0" w:space="0" w:color="auto"/>
              </w:divBdr>
            </w:div>
            <w:div w:id="1841654167">
              <w:marLeft w:val="0"/>
              <w:marRight w:val="0"/>
              <w:marTop w:val="0"/>
              <w:marBottom w:val="0"/>
              <w:divBdr>
                <w:top w:val="none" w:sz="0" w:space="0" w:color="auto"/>
                <w:left w:val="none" w:sz="0" w:space="0" w:color="auto"/>
                <w:bottom w:val="none" w:sz="0" w:space="0" w:color="auto"/>
                <w:right w:val="none" w:sz="0" w:space="0" w:color="auto"/>
              </w:divBdr>
            </w:div>
            <w:div w:id="1647934806">
              <w:marLeft w:val="0"/>
              <w:marRight w:val="0"/>
              <w:marTop w:val="0"/>
              <w:marBottom w:val="0"/>
              <w:divBdr>
                <w:top w:val="none" w:sz="0" w:space="0" w:color="auto"/>
                <w:left w:val="none" w:sz="0" w:space="0" w:color="auto"/>
                <w:bottom w:val="none" w:sz="0" w:space="0" w:color="auto"/>
                <w:right w:val="none" w:sz="0" w:space="0" w:color="auto"/>
              </w:divBdr>
            </w:div>
            <w:div w:id="24336658">
              <w:marLeft w:val="0"/>
              <w:marRight w:val="0"/>
              <w:marTop w:val="0"/>
              <w:marBottom w:val="0"/>
              <w:divBdr>
                <w:top w:val="none" w:sz="0" w:space="0" w:color="auto"/>
                <w:left w:val="none" w:sz="0" w:space="0" w:color="auto"/>
                <w:bottom w:val="none" w:sz="0" w:space="0" w:color="auto"/>
                <w:right w:val="none" w:sz="0" w:space="0" w:color="auto"/>
              </w:divBdr>
            </w:div>
            <w:div w:id="530728386">
              <w:marLeft w:val="0"/>
              <w:marRight w:val="0"/>
              <w:marTop w:val="0"/>
              <w:marBottom w:val="0"/>
              <w:divBdr>
                <w:top w:val="none" w:sz="0" w:space="0" w:color="auto"/>
                <w:left w:val="none" w:sz="0" w:space="0" w:color="auto"/>
                <w:bottom w:val="none" w:sz="0" w:space="0" w:color="auto"/>
                <w:right w:val="none" w:sz="0" w:space="0" w:color="auto"/>
              </w:divBdr>
            </w:div>
            <w:div w:id="1134525434">
              <w:marLeft w:val="0"/>
              <w:marRight w:val="0"/>
              <w:marTop w:val="0"/>
              <w:marBottom w:val="0"/>
              <w:divBdr>
                <w:top w:val="none" w:sz="0" w:space="0" w:color="auto"/>
                <w:left w:val="none" w:sz="0" w:space="0" w:color="auto"/>
                <w:bottom w:val="none" w:sz="0" w:space="0" w:color="auto"/>
                <w:right w:val="none" w:sz="0" w:space="0" w:color="auto"/>
              </w:divBdr>
            </w:div>
            <w:div w:id="1074205373">
              <w:marLeft w:val="0"/>
              <w:marRight w:val="0"/>
              <w:marTop w:val="0"/>
              <w:marBottom w:val="0"/>
              <w:divBdr>
                <w:top w:val="none" w:sz="0" w:space="0" w:color="auto"/>
                <w:left w:val="none" w:sz="0" w:space="0" w:color="auto"/>
                <w:bottom w:val="none" w:sz="0" w:space="0" w:color="auto"/>
                <w:right w:val="none" w:sz="0" w:space="0" w:color="auto"/>
              </w:divBdr>
            </w:div>
            <w:div w:id="1839150537">
              <w:marLeft w:val="0"/>
              <w:marRight w:val="0"/>
              <w:marTop w:val="0"/>
              <w:marBottom w:val="0"/>
              <w:divBdr>
                <w:top w:val="none" w:sz="0" w:space="0" w:color="auto"/>
                <w:left w:val="none" w:sz="0" w:space="0" w:color="auto"/>
                <w:bottom w:val="none" w:sz="0" w:space="0" w:color="auto"/>
                <w:right w:val="none" w:sz="0" w:space="0" w:color="auto"/>
              </w:divBdr>
            </w:div>
            <w:div w:id="23752997">
              <w:marLeft w:val="0"/>
              <w:marRight w:val="0"/>
              <w:marTop w:val="0"/>
              <w:marBottom w:val="0"/>
              <w:divBdr>
                <w:top w:val="none" w:sz="0" w:space="0" w:color="auto"/>
                <w:left w:val="none" w:sz="0" w:space="0" w:color="auto"/>
                <w:bottom w:val="none" w:sz="0" w:space="0" w:color="auto"/>
                <w:right w:val="none" w:sz="0" w:space="0" w:color="auto"/>
              </w:divBdr>
            </w:div>
            <w:div w:id="1237285424">
              <w:marLeft w:val="0"/>
              <w:marRight w:val="0"/>
              <w:marTop w:val="0"/>
              <w:marBottom w:val="0"/>
              <w:divBdr>
                <w:top w:val="none" w:sz="0" w:space="0" w:color="auto"/>
                <w:left w:val="none" w:sz="0" w:space="0" w:color="auto"/>
                <w:bottom w:val="none" w:sz="0" w:space="0" w:color="auto"/>
                <w:right w:val="none" w:sz="0" w:space="0" w:color="auto"/>
              </w:divBdr>
            </w:div>
            <w:div w:id="1006790201">
              <w:marLeft w:val="0"/>
              <w:marRight w:val="0"/>
              <w:marTop w:val="0"/>
              <w:marBottom w:val="0"/>
              <w:divBdr>
                <w:top w:val="none" w:sz="0" w:space="0" w:color="auto"/>
                <w:left w:val="none" w:sz="0" w:space="0" w:color="auto"/>
                <w:bottom w:val="none" w:sz="0" w:space="0" w:color="auto"/>
                <w:right w:val="none" w:sz="0" w:space="0" w:color="auto"/>
              </w:divBdr>
            </w:div>
            <w:div w:id="1268738232">
              <w:marLeft w:val="0"/>
              <w:marRight w:val="0"/>
              <w:marTop w:val="0"/>
              <w:marBottom w:val="0"/>
              <w:divBdr>
                <w:top w:val="none" w:sz="0" w:space="0" w:color="auto"/>
                <w:left w:val="none" w:sz="0" w:space="0" w:color="auto"/>
                <w:bottom w:val="none" w:sz="0" w:space="0" w:color="auto"/>
                <w:right w:val="none" w:sz="0" w:space="0" w:color="auto"/>
              </w:divBdr>
            </w:div>
            <w:div w:id="1966429590">
              <w:marLeft w:val="0"/>
              <w:marRight w:val="0"/>
              <w:marTop w:val="0"/>
              <w:marBottom w:val="0"/>
              <w:divBdr>
                <w:top w:val="none" w:sz="0" w:space="0" w:color="auto"/>
                <w:left w:val="none" w:sz="0" w:space="0" w:color="auto"/>
                <w:bottom w:val="none" w:sz="0" w:space="0" w:color="auto"/>
                <w:right w:val="none" w:sz="0" w:space="0" w:color="auto"/>
              </w:divBdr>
            </w:div>
            <w:div w:id="1995840149">
              <w:marLeft w:val="0"/>
              <w:marRight w:val="0"/>
              <w:marTop w:val="0"/>
              <w:marBottom w:val="0"/>
              <w:divBdr>
                <w:top w:val="none" w:sz="0" w:space="0" w:color="auto"/>
                <w:left w:val="none" w:sz="0" w:space="0" w:color="auto"/>
                <w:bottom w:val="none" w:sz="0" w:space="0" w:color="auto"/>
                <w:right w:val="none" w:sz="0" w:space="0" w:color="auto"/>
              </w:divBdr>
            </w:div>
            <w:div w:id="1221480592">
              <w:marLeft w:val="0"/>
              <w:marRight w:val="0"/>
              <w:marTop w:val="0"/>
              <w:marBottom w:val="0"/>
              <w:divBdr>
                <w:top w:val="none" w:sz="0" w:space="0" w:color="auto"/>
                <w:left w:val="none" w:sz="0" w:space="0" w:color="auto"/>
                <w:bottom w:val="none" w:sz="0" w:space="0" w:color="auto"/>
                <w:right w:val="none" w:sz="0" w:space="0" w:color="auto"/>
              </w:divBdr>
            </w:div>
            <w:div w:id="885216884">
              <w:marLeft w:val="0"/>
              <w:marRight w:val="0"/>
              <w:marTop w:val="0"/>
              <w:marBottom w:val="0"/>
              <w:divBdr>
                <w:top w:val="none" w:sz="0" w:space="0" w:color="auto"/>
                <w:left w:val="none" w:sz="0" w:space="0" w:color="auto"/>
                <w:bottom w:val="none" w:sz="0" w:space="0" w:color="auto"/>
                <w:right w:val="none" w:sz="0" w:space="0" w:color="auto"/>
              </w:divBdr>
            </w:div>
            <w:div w:id="1211264982">
              <w:marLeft w:val="0"/>
              <w:marRight w:val="0"/>
              <w:marTop w:val="0"/>
              <w:marBottom w:val="0"/>
              <w:divBdr>
                <w:top w:val="none" w:sz="0" w:space="0" w:color="auto"/>
                <w:left w:val="none" w:sz="0" w:space="0" w:color="auto"/>
                <w:bottom w:val="none" w:sz="0" w:space="0" w:color="auto"/>
                <w:right w:val="none" w:sz="0" w:space="0" w:color="auto"/>
              </w:divBdr>
            </w:div>
            <w:div w:id="110366936">
              <w:marLeft w:val="0"/>
              <w:marRight w:val="0"/>
              <w:marTop w:val="0"/>
              <w:marBottom w:val="0"/>
              <w:divBdr>
                <w:top w:val="none" w:sz="0" w:space="0" w:color="auto"/>
                <w:left w:val="none" w:sz="0" w:space="0" w:color="auto"/>
                <w:bottom w:val="none" w:sz="0" w:space="0" w:color="auto"/>
                <w:right w:val="none" w:sz="0" w:space="0" w:color="auto"/>
              </w:divBdr>
            </w:div>
            <w:div w:id="1000693270">
              <w:marLeft w:val="0"/>
              <w:marRight w:val="0"/>
              <w:marTop w:val="0"/>
              <w:marBottom w:val="0"/>
              <w:divBdr>
                <w:top w:val="none" w:sz="0" w:space="0" w:color="auto"/>
                <w:left w:val="none" w:sz="0" w:space="0" w:color="auto"/>
                <w:bottom w:val="none" w:sz="0" w:space="0" w:color="auto"/>
                <w:right w:val="none" w:sz="0" w:space="0" w:color="auto"/>
              </w:divBdr>
            </w:div>
            <w:div w:id="572275464">
              <w:marLeft w:val="0"/>
              <w:marRight w:val="0"/>
              <w:marTop w:val="0"/>
              <w:marBottom w:val="0"/>
              <w:divBdr>
                <w:top w:val="none" w:sz="0" w:space="0" w:color="auto"/>
                <w:left w:val="none" w:sz="0" w:space="0" w:color="auto"/>
                <w:bottom w:val="none" w:sz="0" w:space="0" w:color="auto"/>
                <w:right w:val="none" w:sz="0" w:space="0" w:color="auto"/>
              </w:divBdr>
            </w:div>
            <w:div w:id="735593246">
              <w:marLeft w:val="0"/>
              <w:marRight w:val="0"/>
              <w:marTop w:val="0"/>
              <w:marBottom w:val="0"/>
              <w:divBdr>
                <w:top w:val="none" w:sz="0" w:space="0" w:color="auto"/>
                <w:left w:val="none" w:sz="0" w:space="0" w:color="auto"/>
                <w:bottom w:val="none" w:sz="0" w:space="0" w:color="auto"/>
                <w:right w:val="none" w:sz="0" w:space="0" w:color="auto"/>
              </w:divBdr>
            </w:div>
            <w:div w:id="1995836088">
              <w:marLeft w:val="0"/>
              <w:marRight w:val="0"/>
              <w:marTop w:val="0"/>
              <w:marBottom w:val="0"/>
              <w:divBdr>
                <w:top w:val="none" w:sz="0" w:space="0" w:color="auto"/>
                <w:left w:val="none" w:sz="0" w:space="0" w:color="auto"/>
                <w:bottom w:val="none" w:sz="0" w:space="0" w:color="auto"/>
                <w:right w:val="none" w:sz="0" w:space="0" w:color="auto"/>
              </w:divBdr>
            </w:div>
            <w:div w:id="1068841522">
              <w:marLeft w:val="0"/>
              <w:marRight w:val="0"/>
              <w:marTop w:val="0"/>
              <w:marBottom w:val="0"/>
              <w:divBdr>
                <w:top w:val="none" w:sz="0" w:space="0" w:color="auto"/>
                <w:left w:val="none" w:sz="0" w:space="0" w:color="auto"/>
                <w:bottom w:val="none" w:sz="0" w:space="0" w:color="auto"/>
                <w:right w:val="none" w:sz="0" w:space="0" w:color="auto"/>
              </w:divBdr>
            </w:div>
            <w:div w:id="795874315">
              <w:marLeft w:val="0"/>
              <w:marRight w:val="0"/>
              <w:marTop w:val="0"/>
              <w:marBottom w:val="0"/>
              <w:divBdr>
                <w:top w:val="none" w:sz="0" w:space="0" w:color="auto"/>
                <w:left w:val="none" w:sz="0" w:space="0" w:color="auto"/>
                <w:bottom w:val="none" w:sz="0" w:space="0" w:color="auto"/>
                <w:right w:val="none" w:sz="0" w:space="0" w:color="auto"/>
              </w:divBdr>
            </w:div>
            <w:div w:id="1906143261">
              <w:marLeft w:val="0"/>
              <w:marRight w:val="0"/>
              <w:marTop w:val="0"/>
              <w:marBottom w:val="0"/>
              <w:divBdr>
                <w:top w:val="none" w:sz="0" w:space="0" w:color="auto"/>
                <w:left w:val="none" w:sz="0" w:space="0" w:color="auto"/>
                <w:bottom w:val="none" w:sz="0" w:space="0" w:color="auto"/>
                <w:right w:val="none" w:sz="0" w:space="0" w:color="auto"/>
              </w:divBdr>
            </w:div>
            <w:div w:id="766850531">
              <w:marLeft w:val="0"/>
              <w:marRight w:val="0"/>
              <w:marTop w:val="0"/>
              <w:marBottom w:val="0"/>
              <w:divBdr>
                <w:top w:val="none" w:sz="0" w:space="0" w:color="auto"/>
                <w:left w:val="none" w:sz="0" w:space="0" w:color="auto"/>
                <w:bottom w:val="none" w:sz="0" w:space="0" w:color="auto"/>
                <w:right w:val="none" w:sz="0" w:space="0" w:color="auto"/>
              </w:divBdr>
            </w:div>
            <w:div w:id="1314140827">
              <w:marLeft w:val="0"/>
              <w:marRight w:val="0"/>
              <w:marTop w:val="0"/>
              <w:marBottom w:val="0"/>
              <w:divBdr>
                <w:top w:val="none" w:sz="0" w:space="0" w:color="auto"/>
                <w:left w:val="none" w:sz="0" w:space="0" w:color="auto"/>
                <w:bottom w:val="none" w:sz="0" w:space="0" w:color="auto"/>
                <w:right w:val="none" w:sz="0" w:space="0" w:color="auto"/>
              </w:divBdr>
            </w:div>
            <w:div w:id="1837914864">
              <w:marLeft w:val="0"/>
              <w:marRight w:val="0"/>
              <w:marTop w:val="0"/>
              <w:marBottom w:val="0"/>
              <w:divBdr>
                <w:top w:val="none" w:sz="0" w:space="0" w:color="auto"/>
                <w:left w:val="none" w:sz="0" w:space="0" w:color="auto"/>
                <w:bottom w:val="none" w:sz="0" w:space="0" w:color="auto"/>
                <w:right w:val="none" w:sz="0" w:space="0" w:color="auto"/>
              </w:divBdr>
            </w:div>
            <w:div w:id="1495954436">
              <w:marLeft w:val="0"/>
              <w:marRight w:val="0"/>
              <w:marTop w:val="0"/>
              <w:marBottom w:val="0"/>
              <w:divBdr>
                <w:top w:val="none" w:sz="0" w:space="0" w:color="auto"/>
                <w:left w:val="none" w:sz="0" w:space="0" w:color="auto"/>
                <w:bottom w:val="none" w:sz="0" w:space="0" w:color="auto"/>
                <w:right w:val="none" w:sz="0" w:space="0" w:color="auto"/>
              </w:divBdr>
            </w:div>
            <w:div w:id="2066949220">
              <w:marLeft w:val="0"/>
              <w:marRight w:val="0"/>
              <w:marTop w:val="0"/>
              <w:marBottom w:val="0"/>
              <w:divBdr>
                <w:top w:val="none" w:sz="0" w:space="0" w:color="auto"/>
                <w:left w:val="none" w:sz="0" w:space="0" w:color="auto"/>
                <w:bottom w:val="none" w:sz="0" w:space="0" w:color="auto"/>
                <w:right w:val="none" w:sz="0" w:space="0" w:color="auto"/>
              </w:divBdr>
            </w:div>
            <w:div w:id="503596730">
              <w:marLeft w:val="0"/>
              <w:marRight w:val="0"/>
              <w:marTop w:val="0"/>
              <w:marBottom w:val="0"/>
              <w:divBdr>
                <w:top w:val="none" w:sz="0" w:space="0" w:color="auto"/>
                <w:left w:val="none" w:sz="0" w:space="0" w:color="auto"/>
                <w:bottom w:val="none" w:sz="0" w:space="0" w:color="auto"/>
                <w:right w:val="none" w:sz="0" w:space="0" w:color="auto"/>
              </w:divBdr>
            </w:div>
            <w:div w:id="1757282823">
              <w:marLeft w:val="0"/>
              <w:marRight w:val="0"/>
              <w:marTop w:val="0"/>
              <w:marBottom w:val="0"/>
              <w:divBdr>
                <w:top w:val="none" w:sz="0" w:space="0" w:color="auto"/>
                <w:left w:val="none" w:sz="0" w:space="0" w:color="auto"/>
                <w:bottom w:val="none" w:sz="0" w:space="0" w:color="auto"/>
                <w:right w:val="none" w:sz="0" w:space="0" w:color="auto"/>
              </w:divBdr>
            </w:div>
            <w:div w:id="1572617245">
              <w:marLeft w:val="0"/>
              <w:marRight w:val="0"/>
              <w:marTop w:val="0"/>
              <w:marBottom w:val="0"/>
              <w:divBdr>
                <w:top w:val="none" w:sz="0" w:space="0" w:color="auto"/>
                <w:left w:val="none" w:sz="0" w:space="0" w:color="auto"/>
                <w:bottom w:val="none" w:sz="0" w:space="0" w:color="auto"/>
                <w:right w:val="none" w:sz="0" w:space="0" w:color="auto"/>
              </w:divBdr>
            </w:div>
            <w:div w:id="1180778780">
              <w:marLeft w:val="0"/>
              <w:marRight w:val="0"/>
              <w:marTop w:val="0"/>
              <w:marBottom w:val="0"/>
              <w:divBdr>
                <w:top w:val="none" w:sz="0" w:space="0" w:color="auto"/>
                <w:left w:val="none" w:sz="0" w:space="0" w:color="auto"/>
                <w:bottom w:val="none" w:sz="0" w:space="0" w:color="auto"/>
                <w:right w:val="none" w:sz="0" w:space="0" w:color="auto"/>
              </w:divBdr>
            </w:div>
            <w:div w:id="1541089988">
              <w:marLeft w:val="0"/>
              <w:marRight w:val="0"/>
              <w:marTop w:val="0"/>
              <w:marBottom w:val="0"/>
              <w:divBdr>
                <w:top w:val="none" w:sz="0" w:space="0" w:color="auto"/>
                <w:left w:val="none" w:sz="0" w:space="0" w:color="auto"/>
                <w:bottom w:val="none" w:sz="0" w:space="0" w:color="auto"/>
                <w:right w:val="none" w:sz="0" w:space="0" w:color="auto"/>
              </w:divBdr>
            </w:div>
            <w:div w:id="1060441250">
              <w:marLeft w:val="0"/>
              <w:marRight w:val="0"/>
              <w:marTop w:val="0"/>
              <w:marBottom w:val="0"/>
              <w:divBdr>
                <w:top w:val="none" w:sz="0" w:space="0" w:color="auto"/>
                <w:left w:val="none" w:sz="0" w:space="0" w:color="auto"/>
                <w:bottom w:val="none" w:sz="0" w:space="0" w:color="auto"/>
                <w:right w:val="none" w:sz="0" w:space="0" w:color="auto"/>
              </w:divBdr>
            </w:div>
            <w:div w:id="759180158">
              <w:marLeft w:val="0"/>
              <w:marRight w:val="0"/>
              <w:marTop w:val="0"/>
              <w:marBottom w:val="0"/>
              <w:divBdr>
                <w:top w:val="none" w:sz="0" w:space="0" w:color="auto"/>
                <w:left w:val="none" w:sz="0" w:space="0" w:color="auto"/>
                <w:bottom w:val="none" w:sz="0" w:space="0" w:color="auto"/>
                <w:right w:val="none" w:sz="0" w:space="0" w:color="auto"/>
              </w:divBdr>
            </w:div>
            <w:div w:id="439494738">
              <w:marLeft w:val="0"/>
              <w:marRight w:val="0"/>
              <w:marTop w:val="0"/>
              <w:marBottom w:val="0"/>
              <w:divBdr>
                <w:top w:val="none" w:sz="0" w:space="0" w:color="auto"/>
                <w:left w:val="none" w:sz="0" w:space="0" w:color="auto"/>
                <w:bottom w:val="none" w:sz="0" w:space="0" w:color="auto"/>
                <w:right w:val="none" w:sz="0" w:space="0" w:color="auto"/>
              </w:divBdr>
            </w:div>
            <w:div w:id="1612592430">
              <w:marLeft w:val="0"/>
              <w:marRight w:val="0"/>
              <w:marTop w:val="0"/>
              <w:marBottom w:val="0"/>
              <w:divBdr>
                <w:top w:val="none" w:sz="0" w:space="0" w:color="auto"/>
                <w:left w:val="none" w:sz="0" w:space="0" w:color="auto"/>
                <w:bottom w:val="none" w:sz="0" w:space="0" w:color="auto"/>
                <w:right w:val="none" w:sz="0" w:space="0" w:color="auto"/>
              </w:divBdr>
            </w:div>
            <w:div w:id="149297979">
              <w:marLeft w:val="0"/>
              <w:marRight w:val="0"/>
              <w:marTop w:val="0"/>
              <w:marBottom w:val="0"/>
              <w:divBdr>
                <w:top w:val="none" w:sz="0" w:space="0" w:color="auto"/>
                <w:left w:val="none" w:sz="0" w:space="0" w:color="auto"/>
                <w:bottom w:val="none" w:sz="0" w:space="0" w:color="auto"/>
                <w:right w:val="none" w:sz="0" w:space="0" w:color="auto"/>
              </w:divBdr>
              <w:divsChild>
                <w:div w:id="1015574580">
                  <w:marLeft w:val="0"/>
                  <w:marRight w:val="0"/>
                  <w:marTop w:val="0"/>
                  <w:marBottom w:val="0"/>
                  <w:divBdr>
                    <w:top w:val="none" w:sz="0" w:space="0" w:color="auto"/>
                    <w:left w:val="none" w:sz="0" w:space="0" w:color="auto"/>
                    <w:bottom w:val="none" w:sz="0" w:space="0" w:color="auto"/>
                    <w:right w:val="none" w:sz="0" w:space="0" w:color="auto"/>
                  </w:divBdr>
                </w:div>
                <w:div w:id="498499012">
                  <w:marLeft w:val="0"/>
                  <w:marRight w:val="0"/>
                  <w:marTop w:val="0"/>
                  <w:marBottom w:val="0"/>
                  <w:divBdr>
                    <w:top w:val="none" w:sz="0" w:space="0" w:color="auto"/>
                    <w:left w:val="none" w:sz="0" w:space="0" w:color="auto"/>
                    <w:bottom w:val="none" w:sz="0" w:space="0" w:color="auto"/>
                    <w:right w:val="none" w:sz="0" w:space="0" w:color="auto"/>
                  </w:divBdr>
                </w:div>
                <w:div w:id="2052220682">
                  <w:marLeft w:val="0"/>
                  <w:marRight w:val="0"/>
                  <w:marTop w:val="0"/>
                  <w:marBottom w:val="0"/>
                  <w:divBdr>
                    <w:top w:val="none" w:sz="0" w:space="0" w:color="auto"/>
                    <w:left w:val="none" w:sz="0" w:space="0" w:color="auto"/>
                    <w:bottom w:val="none" w:sz="0" w:space="0" w:color="auto"/>
                    <w:right w:val="none" w:sz="0" w:space="0" w:color="auto"/>
                  </w:divBdr>
                </w:div>
                <w:div w:id="138814606">
                  <w:marLeft w:val="0"/>
                  <w:marRight w:val="0"/>
                  <w:marTop w:val="0"/>
                  <w:marBottom w:val="0"/>
                  <w:divBdr>
                    <w:top w:val="none" w:sz="0" w:space="0" w:color="auto"/>
                    <w:left w:val="none" w:sz="0" w:space="0" w:color="auto"/>
                    <w:bottom w:val="none" w:sz="0" w:space="0" w:color="auto"/>
                    <w:right w:val="none" w:sz="0" w:space="0" w:color="auto"/>
                  </w:divBdr>
                </w:div>
                <w:div w:id="1768307122">
                  <w:marLeft w:val="0"/>
                  <w:marRight w:val="0"/>
                  <w:marTop w:val="0"/>
                  <w:marBottom w:val="0"/>
                  <w:divBdr>
                    <w:top w:val="none" w:sz="0" w:space="0" w:color="auto"/>
                    <w:left w:val="none" w:sz="0" w:space="0" w:color="auto"/>
                    <w:bottom w:val="none" w:sz="0" w:space="0" w:color="auto"/>
                    <w:right w:val="none" w:sz="0" w:space="0" w:color="auto"/>
                  </w:divBdr>
                </w:div>
                <w:div w:id="1818760632">
                  <w:marLeft w:val="0"/>
                  <w:marRight w:val="0"/>
                  <w:marTop w:val="0"/>
                  <w:marBottom w:val="0"/>
                  <w:divBdr>
                    <w:top w:val="none" w:sz="0" w:space="0" w:color="auto"/>
                    <w:left w:val="none" w:sz="0" w:space="0" w:color="auto"/>
                    <w:bottom w:val="none" w:sz="0" w:space="0" w:color="auto"/>
                    <w:right w:val="none" w:sz="0" w:space="0" w:color="auto"/>
                  </w:divBdr>
                </w:div>
                <w:div w:id="875582672">
                  <w:marLeft w:val="0"/>
                  <w:marRight w:val="0"/>
                  <w:marTop w:val="0"/>
                  <w:marBottom w:val="0"/>
                  <w:divBdr>
                    <w:top w:val="none" w:sz="0" w:space="0" w:color="auto"/>
                    <w:left w:val="none" w:sz="0" w:space="0" w:color="auto"/>
                    <w:bottom w:val="none" w:sz="0" w:space="0" w:color="auto"/>
                    <w:right w:val="none" w:sz="0" w:space="0" w:color="auto"/>
                  </w:divBdr>
                </w:div>
                <w:div w:id="1643386134">
                  <w:marLeft w:val="0"/>
                  <w:marRight w:val="0"/>
                  <w:marTop w:val="0"/>
                  <w:marBottom w:val="0"/>
                  <w:divBdr>
                    <w:top w:val="none" w:sz="0" w:space="0" w:color="auto"/>
                    <w:left w:val="none" w:sz="0" w:space="0" w:color="auto"/>
                    <w:bottom w:val="none" w:sz="0" w:space="0" w:color="auto"/>
                    <w:right w:val="none" w:sz="0" w:space="0" w:color="auto"/>
                  </w:divBdr>
                </w:div>
                <w:div w:id="1988590243">
                  <w:marLeft w:val="0"/>
                  <w:marRight w:val="0"/>
                  <w:marTop w:val="0"/>
                  <w:marBottom w:val="0"/>
                  <w:divBdr>
                    <w:top w:val="none" w:sz="0" w:space="0" w:color="auto"/>
                    <w:left w:val="none" w:sz="0" w:space="0" w:color="auto"/>
                    <w:bottom w:val="none" w:sz="0" w:space="0" w:color="auto"/>
                    <w:right w:val="none" w:sz="0" w:space="0" w:color="auto"/>
                  </w:divBdr>
                </w:div>
              </w:divsChild>
            </w:div>
            <w:div w:id="949318234">
              <w:marLeft w:val="0"/>
              <w:marRight w:val="0"/>
              <w:marTop w:val="0"/>
              <w:marBottom w:val="0"/>
              <w:divBdr>
                <w:top w:val="none" w:sz="0" w:space="0" w:color="auto"/>
                <w:left w:val="none" w:sz="0" w:space="0" w:color="auto"/>
                <w:bottom w:val="none" w:sz="0" w:space="0" w:color="auto"/>
                <w:right w:val="none" w:sz="0" w:space="0" w:color="auto"/>
              </w:divBdr>
            </w:div>
            <w:div w:id="6058470">
              <w:marLeft w:val="0"/>
              <w:marRight w:val="0"/>
              <w:marTop w:val="0"/>
              <w:marBottom w:val="0"/>
              <w:divBdr>
                <w:top w:val="none" w:sz="0" w:space="0" w:color="auto"/>
                <w:left w:val="none" w:sz="0" w:space="0" w:color="auto"/>
                <w:bottom w:val="none" w:sz="0" w:space="0" w:color="auto"/>
                <w:right w:val="none" w:sz="0" w:space="0" w:color="auto"/>
              </w:divBdr>
            </w:div>
            <w:div w:id="683019748">
              <w:marLeft w:val="0"/>
              <w:marRight w:val="0"/>
              <w:marTop w:val="0"/>
              <w:marBottom w:val="0"/>
              <w:divBdr>
                <w:top w:val="none" w:sz="0" w:space="0" w:color="auto"/>
                <w:left w:val="none" w:sz="0" w:space="0" w:color="auto"/>
                <w:bottom w:val="none" w:sz="0" w:space="0" w:color="auto"/>
                <w:right w:val="none" w:sz="0" w:space="0" w:color="auto"/>
              </w:divBdr>
            </w:div>
            <w:div w:id="1708292699">
              <w:marLeft w:val="0"/>
              <w:marRight w:val="0"/>
              <w:marTop w:val="0"/>
              <w:marBottom w:val="0"/>
              <w:divBdr>
                <w:top w:val="none" w:sz="0" w:space="0" w:color="auto"/>
                <w:left w:val="none" w:sz="0" w:space="0" w:color="auto"/>
                <w:bottom w:val="none" w:sz="0" w:space="0" w:color="auto"/>
                <w:right w:val="none" w:sz="0" w:space="0" w:color="auto"/>
              </w:divBdr>
            </w:div>
            <w:div w:id="796410405">
              <w:marLeft w:val="0"/>
              <w:marRight w:val="0"/>
              <w:marTop w:val="0"/>
              <w:marBottom w:val="0"/>
              <w:divBdr>
                <w:top w:val="none" w:sz="0" w:space="0" w:color="auto"/>
                <w:left w:val="none" w:sz="0" w:space="0" w:color="auto"/>
                <w:bottom w:val="none" w:sz="0" w:space="0" w:color="auto"/>
                <w:right w:val="none" w:sz="0" w:space="0" w:color="auto"/>
              </w:divBdr>
            </w:div>
            <w:div w:id="767653418">
              <w:marLeft w:val="0"/>
              <w:marRight w:val="0"/>
              <w:marTop w:val="0"/>
              <w:marBottom w:val="0"/>
              <w:divBdr>
                <w:top w:val="none" w:sz="0" w:space="0" w:color="auto"/>
                <w:left w:val="none" w:sz="0" w:space="0" w:color="auto"/>
                <w:bottom w:val="none" w:sz="0" w:space="0" w:color="auto"/>
                <w:right w:val="none" w:sz="0" w:space="0" w:color="auto"/>
              </w:divBdr>
            </w:div>
            <w:div w:id="1463881396">
              <w:marLeft w:val="0"/>
              <w:marRight w:val="0"/>
              <w:marTop w:val="0"/>
              <w:marBottom w:val="0"/>
              <w:divBdr>
                <w:top w:val="none" w:sz="0" w:space="0" w:color="auto"/>
                <w:left w:val="none" w:sz="0" w:space="0" w:color="auto"/>
                <w:bottom w:val="none" w:sz="0" w:space="0" w:color="auto"/>
                <w:right w:val="none" w:sz="0" w:space="0" w:color="auto"/>
              </w:divBdr>
            </w:div>
            <w:div w:id="515189852">
              <w:marLeft w:val="0"/>
              <w:marRight w:val="0"/>
              <w:marTop w:val="0"/>
              <w:marBottom w:val="0"/>
              <w:divBdr>
                <w:top w:val="none" w:sz="0" w:space="0" w:color="auto"/>
                <w:left w:val="none" w:sz="0" w:space="0" w:color="auto"/>
                <w:bottom w:val="none" w:sz="0" w:space="0" w:color="auto"/>
                <w:right w:val="none" w:sz="0" w:space="0" w:color="auto"/>
              </w:divBdr>
            </w:div>
            <w:div w:id="1687977237">
              <w:marLeft w:val="0"/>
              <w:marRight w:val="0"/>
              <w:marTop w:val="0"/>
              <w:marBottom w:val="0"/>
              <w:divBdr>
                <w:top w:val="none" w:sz="0" w:space="0" w:color="auto"/>
                <w:left w:val="none" w:sz="0" w:space="0" w:color="auto"/>
                <w:bottom w:val="none" w:sz="0" w:space="0" w:color="auto"/>
                <w:right w:val="none" w:sz="0" w:space="0" w:color="auto"/>
              </w:divBdr>
            </w:div>
            <w:div w:id="1096947991">
              <w:marLeft w:val="0"/>
              <w:marRight w:val="0"/>
              <w:marTop w:val="0"/>
              <w:marBottom w:val="0"/>
              <w:divBdr>
                <w:top w:val="none" w:sz="0" w:space="0" w:color="auto"/>
                <w:left w:val="none" w:sz="0" w:space="0" w:color="auto"/>
                <w:bottom w:val="none" w:sz="0" w:space="0" w:color="auto"/>
                <w:right w:val="none" w:sz="0" w:space="0" w:color="auto"/>
              </w:divBdr>
            </w:div>
            <w:div w:id="367874680">
              <w:marLeft w:val="0"/>
              <w:marRight w:val="0"/>
              <w:marTop w:val="0"/>
              <w:marBottom w:val="0"/>
              <w:divBdr>
                <w:top w:val="none" w:sz="0" w:space="0" w:color="auto"/>
                <w:left w:val="none" w:sz="0" w:space="0" w:color="auto"/>
                <w:bottom w:val="none" w:sz="0" w:space="0" w:color="auto"/>
                <w:right w:val="none" w:sz="0" w:space="0" w:color="auto"/>
              </w:divBdr>
            </w:div>
            <w:div w:id="1922981384">
              <w:marLeft w:val="0"/>
              <w:marRight w:val="0"/>
              <w:marTop w:val="0"/>
              <w:marBottom w:val="0"/>
              <w:divBdr>
                <w:top w:val="none" w:sz="0" w:space="0" w:color="auto"/>
                <w:left w:val="none" w:sz="0" w:space="0" w:color="auto"/>
                <w:bottom w:val="none" w:sz="0" w:space="0" w:color="auto"/>
                <w:right w:val="none" w:sz="0" w:space="0" w:color="auto"/>
              </w:divBdr>
            </w:div>
            <w:div w:id="2088647339">
              <w:marLeft w:val="0"/>
              <w:marRight w:val="0"/>
              <w:marTop w:val="0"/>
              <w:marBottom w:val="0"/>
              <w:divBdr>
                <w:top w:val="none" w:sz="0" w:space="0" w:color="auto"/>
                <w:left w:val="none" w:sz="0" w:space="0" w:color="auto"/>
                <w:bottom w:val="none" w:sz="0" w:space="0" w:color="auto"/>
                <w:right w:val="none" w:sz="0" w:space="0" w:color="auto"/>
              </w:divBdr>
            </w:div>
            <w:div w:id="1018386425">
              <w:marLeft w:val="0"/>
              <w:marRight w:val="0"/>
              <w:marTop w:val="0"/>
              <w:marBottom w:val="0"/>
              <w:divBdr>
                <w:top w:val="none" w:sz="0" w:space="0" w:color="auto"/>
                <w:left w:val="none" w:sz="0" w:space="0" w:color="auto"/>
                <w:bottom w:val="none" w:sz="0" w:space="0" w:color="auto"/>
                <w:right w:val="none" w:sz="0" w:space="0" w:color="auto"/>
              </w:divBdr>
            </w:div>
            <w:div w:id="2121563892">
              <w:marLeft w:val="0"/>
              <w:marRight w:val="0"/>
              <w:marTop w:val="0"/>
              <w:marBottom w:val="0"/>
              <w:divBdr>
                <w:top w:val="none" w:sz="0" w:space="0" w:color="auto"/>
                <w:left w:val="none" w:sz="0" w:space="0" w:color="auto"/>
                <w:bottom w:val="none" w:sz="0" w:space="0" w:color="auto"/>
                <w:right w:val="none" w:sz="0" w:space="0" w:color="auto"/>
              </w:divBdr>
            </w:div>
            <w:div w:id="195241639">
              <w:marLeft w:val="0"/>
              <w:marRight w:val="0"/>
              <w:marTop w:val="0"/>
              <w:marBottom w:val="0"/>
              <w:divBdr>
                <w:top w:val="none" w:sz="0" w:space="0" w:color="auto"/>
                <w:left w:val="none" w:sz="0" w:space="0" w:color="auto"/>
                <w:bottom w:val="none" w:sz="0" w:space="0" w:color="auto"/>
                <w:right w:val="none" w:sz="0" w:space="0" w:color="auto"/>
              </w:divBdr>
            </w:div>
            <w:div w:id="1642727964">
              <w:marLeft w:val="0"/>
              <w:marRight w:val="0"/>
              <w:marTop w:val="0"/>
              <w:marBottom w:val="0"/>
              <w:divBdr>
                <w:top w:val="none" w:sz="0" w:space="0" w:color="auto"/>
                <w:left w:val="none" w:sz="0" w:space="0" w:color="auto"/>
                <w:bottom w:val="none" w:sz="0" w:space="0" w:color="auto"/>
                <w:right w:val="none" w:sz="0" w:space="0" w:color="auto"/>
              </w:divBdr>
            </w:div>
            <w:div w:id="1491671380">
              <w:marLeft w:val="0"/>
              <w:marRight w:val="0"/>
              <w:marTop w:val="0"/>
              <w:marBottom w:val="0"/>
              <w:divBdr>
                <w:top w:val="none" w:sz="0" w:space="0" w:color="auto"/>
                <w:left w:val="none" w:sz="0" w:space="0" w:color="auto"/>
                <w:bottom w:val="none" w:sz="0" w:space="0" w:color="auto"/>
                <w:right w:val="none" w:sz="0" w:space="0" w:color="auto"/>
              </w:divBdr>
            </w:div>
            <w:div w:id="945697252">
              <w:marLeft w:val="0"/>
              <w:marRight w:val="0"/>
              <w:marTop w:val="0"/>
              <w:marBottom w:val="0"/>
              <w:divBdr>
                <w:top w:val="none" w:sz="0" w:space="0" w:color="auto"/>
                <w:left w:val="none" w:sz="0" w:space="0" w:color="auto"/>
                <w:bottom w:val="none" w:sz="0" w:space="0" w:color="auto"/>
                <w:right w:val="none" w:sz="0" w:space="0" w:color="auto"/>
              </w:divBdr>
            </w:div>
            <w:div w:id="252471176">
              <w:marLeft w:val="0"/>
              <w:marRight w:val="0"/>
              <w:marTop w:val="0"/>
              <w:marBottom w:val="0"/>
              <w:divBdr>
                <w:top w:val="none" w:sz="0" w:space="0" w:color="auto"/>
                <w:left w:val="none" w:sz="0" w:space="0" w:color="auto"/>
                <w:bottom w:val="none" w:sz="0" w:space="0" w:color="auto"/>
                <w:right w:val="none" w:sz="0" w:space="0" w:color="auto"/>
              </w:divBdr>
            </w:div>
            <w:div w:id="1799303400">
              <w:marLeft w:val="0"/>
              <w:marRight w:val="0"/>
              <w:marTop w:val="0"/>
              <w:marBottom w:val="0"/>
              <w:divBdr>
                <w:top w:val="none" w:sz="0" w:space="0" w:color="auto"/>
                <w:left w:val="none" w:sz="0" w:space="0" w:color="auto"/>
                <w:bottom w:val="none" w:sz="0" w:space="0" w:color="auto"/>
                <w:right w:val="none" w:sz="0" w:space="0" w:color="auto"/>
              </w:divBdr>
            </w:div>
            <w:div w:id="1250122283">
              <w:marLeft w:val="0"/>
              <w:marRight w:val="0"/>
              <w:marTop w:val="0"/>
              <w:marBottom w:val="0"/>
              <w:divBdr>
                <w:top w:val="none" w:sz="0" w:space="0" w:color="auto"/>
                <w:left w:val="none" w:sz="0" w:space="0" w:color="auto"/>
                <w:bottom w:val="none" w:sz="0" w:space="0" w:color="auto"/>
                <w:right w:val="none" w:sz="0" w:space="0" w:color="auto"/>
              </w:divBdr>
            </w:div>
            <w:div w:id="1091895710">
              <w:marLeft w:val="0"/>
              <w:marRight w:val="0"/>
              <w:marTop w:val="0"/>
              <w:marBottom w:val="0"/>
              <w:divBdr>
                <w:top w:val="none" w:sz="0" w:space="0" w:color="auto"/>
                <w:left w:val="none" w:sz="0" w:space="0" w:color="auto"/>
                <w:bottom w:val="none" w:sz="0" w:space="0" w:color="auto"/>
                <w:right w:val="none" w:sz="0" w:space="0" w:color="auto"/>
              </w:divBdr>
            </w:div>
            <w:div w:id="21369001">
              <w:marLeft w:val="0"/>
              <w:marRight w:val="0"/>
              <w:marTop w:val="0"/>
              <w:marBottom w:val="0"/>
              <w:divBdr>
                <w:top w:val="none" w:sz="0" w:space="0" w:color="auto"/>
                <w:left w:val="none" w:sz="0" w:space="0" w:color="auto"/>
                <w:bottom w:val="none" w:sz="0" w:space="0" w:color="auto"/>
                <w:right w:val="none" w:sz="0" w:space="0" w:color="auto"/>
              </w:divBdr>
            </w:div>
            <w:div w:id="779035747">
              <w:marLeft w:val="0"/>
              <w:marRight w:val="0"/>
              <w:marTop w:val="0"/>
              <w:marBottom w:val="0"/>
              <w:divBdr>
                <w:top w:val="none" w:sz="0" w:space="0" w:color="auto"/>
                <w:left w:val="none" w:sz="0" w:space="0" w:color="auto"/>
                <w:bottom w:val="none" w:sz="0" w:space="0" w:color="auto"/>
                <w:right w:val="none" w:sz="0" w:space="0" w:color="auto"/>
              </w:divBdr>
            </w:div>
            <w:div w:id="74666011">
              <w:marLeft w:val="0"/>
              <w:marRight w:val="0"/>
              <w:marTop w:val="0"/>
              <w:marBottom w:val="0"/>
              <w:divBdr>
                <w:top w:val="none" w:sz="0" w:space="0" w:color="auto"/>
                <w:left w:val="none" w:sz="0" w:space="0" w:color="auto"/>
                <w:bottom w:val="none" w:sz="0" w:space="0" w:color="auto"/>
                <w:right w:val="none" w:sz="0" w:space="0" w:color="auto"/>
              </w:divBdr>
            </w:div>
            <w:div w:id="1294992104">
              <w:marLeft w:val="0"/>
              <w:marRight w:val="0"/>
              <w:marTop w:val="0"/>
              <w:marBottom w:val="0"/>
              <w:divBdr>
                <w:top w:val="none" w:sz="0" w:space="0" w:color="auto"/>
                <w:left w:val="none" w:sz="0" w:space="0" w:color="auto"/>
                <w:bottom w:val="none" w:sz="0" w:space="0" w:color="auto"/>
                <w:right w:val="none" w:sz="0" w:space="0" w:color="auto"/>
              </w:divBdr>
            </w:div>
            <w:div w:id="2088307372">
              <w:marLeft w:val="0"/>
              <w:marRight w:val="0"/>
              <w:marTop w:val="0"/>
              <w:marBottom w:val="0"/>
              <w:divBdr>
                <w:top w:val="none" w:sz="0" w:space="0" w:color="auto"/>
                <w:left w:val="none" w:sz="0" w:space="0" w:color="auto"/>
                <w:bottom w:val="none" w:sz="0" w:space="0" w:color="auto"/>
                <w:right w:val="none" w:sz="0" w:space="0" w:color="auto"/>
              </w:divBdr>
            </w:div>
            <w:div w:id="99187882">
              <w:marLeft w:val="0"/>
              <w:marRight w:val="0"/>
              <w:marTop w:val="0"/>
              <w:marBottom w:val="0"/>
              <w:divBdr>
                <w:top w:val="none" w:sz="0" w:space="0" w:color="auto"/>
                <w:left w:val="none" w:sz="0" w:space="0" w:color="auto"/>
                <w:bottom w:val="none" w:sz="0" w:space="0" w:color="auto"/>
                <w:right w:val="none" w:sz="0" w:space="0" w:color="auto"/>
              </w:divBdr>
            </w:div>
            <w:div w:id="871841969">
              <w:marLeft w:val="0"/>
              <w:marRight w:val="0"/>
              <w:marTop w:val="0"/>
              <w:marBottom w:val="0"/>
              <w:divBdr>
                <w:top w:val="none" w:sz="0" w:space="0" w:color="auto"/>
                <w:left w:val="none" w:sz="0" w:space="0" w:color="auto"/>
                <w:bottom w:val="none" w:sz="0" w:space="0" w:color="auto"/>
                <w:right w:val="none" w:sz="0" w:space="0" w:color="auto"/>
              </w:divBdr>
            </w:div>
            <w:div w:id="1550461668">
              <w:marLeft w:val="0"/>
              <w:marRight w:val="0"/>
              <w:marTop w:val="0"/>
              <w:marBottom w:val="0"/>
              <w:divBdr>
                <w:top w:val="none" w:sz="0" w:space="0" w:color="auto"/>
                <w:left w:val="none" w:sz="0" w:space="0" w:color="auto"/>
                <w:bottom w:val="none" w:sz="0" w:space="0" w:color="auto"/>
                <w:right w:val="none" w:sz="0" w:space="0" w:color="auto"/>
              </w:divBdr>
            </w:div>
            <w:div w:id="265120844">
              <w:marLeft w:val="0"/>
              <w:marRight w:val="0"/>
              <w:marTop w:val="0"/>
              <w:marBottom w:val="0"/>
              <w:divBdr>
                <w:top w:val="none" w:sz="0" w:space="0" w:color="auto"/>
                <w:left w:val="none" w:sz="0" w:space="0" w:color="auto"/>
                <w:bottom w:val="none" w:sz="0" w:space="0" w:color="auto"/>
                <w:right w:val="none" w:sz="0" w:space="0" w:color="auto"/>
              </w:divBdr>
            </w:div>
            <w:div w:id="1125655071">
              <w:marLeft w:val="0"/>
              <w:marRight w:val="0"/>
              <w:marTop w:val="0"/>
              <w:marBottom w:val="0"/>
              <w:divBdr>
                <w:top w:val="none" w:sz="0" w:space="0" w:color="auto"/>
                <w:left w:val="none" w:sz="0" w:space="0" w:color="auto"/>
                <w:bottom w:val="none" w:sz="0" w:space="0" w:color="auto"/>
                <w:right w:val="none" w:sz="0" w:space="0" w:color="auto"/>
              </w:divBdr>
            </w:div>
            <w:div w:id="128255114">
              <w:marLeft w:val="0"/>
              <w:marRight w:val="0"/>
              <w:marTop w:val="0"/>
              <w:marBottom w:val="0"/>
              <w:divBdr>
                <w:top w:val="none" w:sz="0" w:space="0" w:color="auto"/>
                <w:left w:val="none" w:sz="0" w:space="0" w:color="auto"/>
                <w:bottom w:val="none" w:sz="0" w:space="0" w:color="auto"/>
                <w:right w:val="none" w:sz="0" w:space="0" w:color="auto"/>
              </w:divBdr>
            </w:div>
            <w:div w:id="785275389">
              <w:marLeft w:val="0"/>
              <w:marRight w:val="0"/>
              <w:marTop w:val="0"/>
              <w:marBottom w:val="0"/>
              <w:divBdr>
                <w:top w:val="none" w:sz="0" w:space="0" w:color="auto"/>
                <w:left w:val="none" w:sz="0" w:space="0" w:color="auto"/>
                <w:bottom w:val="none" w:sz="0" w:space="0" w:color="auto"/>
                <w:right w:val="none" w:sz="0" w:space="0" w:color="auto"/>
              </w:divBdr>
            </w:div>
            <w:div w:id="1497956808">
              <w:marLeft w:val="0"/>
              <w:marRight w:val="0"/>
              <w:marTop w:val="0"/>
              <w:marBottom w:val="0"/>
              <w:divBdr>
                <w:top w:val="none" w:sz="0" w:space="0" w:color="auto"/>
                <w:left w:val="none" w:sz="0" w:space="0" w:color="auto"/>
                <w:bottom w:val="none" w:sz="0" w:space="0" w:color="auto"/>
                <w:right w:val="none" w:sz="0" w:space="0" w:color="auto"/>
              </w:divBdr>
            </w:div>
            <w:div w:id="1466699528">
              <w:marLeft w:val="0"/>
              <w:marRight w:val="0"/>
              <w:marTop w:val="0"/>
              <w:marBottom w:val="0"/>
              <w:divBdr>
                <w:top w:val="none" w:sz="0" w:space="0" w:color="auto"/>
                <w:left w:val="none" w:sz="0" w:space="0" w:color="auto"/>
                <w:bottom w:val="none" w:sz="0" w:space="0" w:color="auto"/>
                <w:right w:val="none" w:sz="0" w:space="0" w:color="auto"/>
              </w:divBdr>
            </w:div>
            <w:div w:id="753471683">
              <w:marLeft w:val="0"/>
              <w:marRight w:val="0"/>
              <w:marTop w:val="0"/>
              <w:marBottom w:val="0"/>
              <w:divBdr>
                <w:top w:val="none" w:sz="0" w:space="0" w:color="auto"/>
                <w:left w:val="none" w:sz="0" w:space="0" w:color="auto"/>
                <w:bottom w:val="none" w:sz="0" w:space="0" w:color="auto"/>
                <w:right w:val="none" w:sz="0" w:space="0" w:color="auto"/>
              </w:divBdr>
            </w:div>
            <w:div w:id="275870953">
              <w:marLeft w:val="0"/>
              <w:marRight w:val="0"/>
              <w:marTop w:val="0"/>
              <w:marBottom w:val="0"/>
              <w:divBdr>
                <w:top w:val="none" w:sz="0" w:space="0" w:color="auto"/>
                <w:left w:val="none" w:sz="0" w:space="0" w:color="auto"/>
                <w:bottom w:val="none" w:sz="0" w:space="0" w:color="auto"/>
                <w:right w:val="none" w:sz="0" w:space="0" w:color="auto"/>
              </w:divBdr>
            </w:div>
            <w:div w:id="1109665167">
              <w:marLeft w:val="0"/>
              <w:marRight w:val="0"/>
              <w:marTop w:val="0"/>
              <w:marBottom w:val="0"/>
              <w:divBdr>
                <w:top w:val="none" w:sz="0" w:space="0" w:color="auto"/>
                <w:left w:val="none" w:sz="0" w:space="0" w:color="auto"/>
                <w:bottom w:val="none" w:sz="0" w:space="0" w:color="auto"/>
                <w:right w:val="none" w:sz="0" w:space="0" w:color="auto"/>
              </w:divBdr>
            </w:div>
            <w:div w:id="1809010129">
              <w:marLeft w:val="0"/>
              <w:marRight w:val="0"/>
              <w:marTop w:val="0"/>
              <w:marBottom w:val="0"/>
              <w:divBdr>
                <w:top w:val="none" w:sz="0" w:space="0" w:color="auto"/>
                <w:left w:val="none" w:sz="0" w:space="0" w:color="auto"/>
                <w:bottom w:val="none" w:sz="0" w:space="0" w:color="auto"/>
                <w:right w:val="none" w:sz="0" w:space="0" w:color="auto"/>
              </w:divBdr>
            </w:div>
            <w:div w:id="1862237038">
              <w:marLeft w:val="0"/>
              <w:marRight w:val="0"/>
              <w:marTop w:val="0"/>
              <w:marBottom w:val="0"/>
              <w:divBdr>
                <w:top w:val="none" w:sz="0" w:space="0" w:color="auto"/>
                <w:left w:val="none" w:sz="0" w:space="0" w:color="auto"/>
                <w:bottom w:val="none" w:sz="0" w:space="0" w:color="auto"/>
                <w:right w:val="none" w:sz="0" w:space="0" w:color="auto"/>
              </w:divBdr>
            </w:div>
            <w:div w:id="1793473712">
              <w:marLeft w:val="0"/>
              <w:marRight w:val="0"/>
              <w:marTop w:val="0"/>
              <w:marBottom w:val="0"/>
              <w:divBdr>
                <w:top w:val="none" w:sz="0" w:space="0" w:color="auto"/>
                <w:left w:val="none" w:sz="0" w:space="0" w:color="auto"/>
                <w:bottom w:val="none" w:sz="0" w:space="0" w:color="auto"/>
                <w:right w:val="none" w:sz="0" w:space="0" w:color="auto"/>
              </w:divBdr>
            </w:div>
            <w:div w:id="1021123976">
              <w:marLeft w:val="0"/>
              <w:marRight w:val="0"/>
              <w:marTop w:val="0"/>
              <w:marBottom w:val="0"/>
              <w:divBdr>
                <w:top w:val="none" w:sz="0" w:space="0" w:color="auto"/>
                <w:left w:val="none" w:sz="0" w:space="0" w:color="auto"/>
                <w:bottom w:val="none" w:sz="0" w:space="0" w:color="auto"/>
                <w:right w:val="none" w:sz="0" w:space="0" w:color="auto"/>
              </w:divBdr>
            </w:div>
            <w:div w:id="2112967160">
              <w:marLeft w:val="0"/>
              <w:marRight w:val="0"/>
              <w:marTop w:val="0"/>
              <w:marBottom w:val="0"/>
              <w:divBdr>
                <w:top w:val="none" w:sz="0" w:space="0" w:color="auto"/>
                <w:left w:val="none" w:sz="0" w:space="0" w:color="auto"/>
                <w:bottom w:val="none" w:sz="0" w:space="0" w:color="auto"/>
                <w:right w:val="none" w:sz="0" w:space="0" w:color="auto"/>
              </w:divBdr>
            </w:div>
            <w:div w:id="1164129722">
              <w:marLeft w:val="0"/>
              <w:marRight w:val="0"/>
              <w:marTop w:val="0"/>
              <w:marBottom w:val="0"/>
              <w:divBdr>
                <w:top w:val="none" w:sz="0" w:space="0" w:color="auto"/>
                <w:left w:val="none" w:sz="0" w:space="0" w:color="auto"/>
                <w:bottom w:val="none" w:sz="0" w:space="0" w:color="auto"/>
                <w:right w:val="none" w:sz="0" w:space="0" w:color="auto"/>
              </w:divBdr>
            </w:div>
            <w:div w:id="1021711973">
              <w:marLeft w:val="0"/>
              <w:marRight w:val="0"/>
              <w:marTop w:val="0"/>
              <w:marBottom w:val="0"/>
              <w:divBdr>
                <w:top w:val="none" w:sz="0" w:space="0" w:color="auto"/>
                <w:left w:val="none" w:sz="0" w:space="0" w:color="auto"/>
                <w:bottom w:val="none" w:sz="0" w:space="0" w:color="auto"/>
                <w:right w:val="none" w:sz="0" w:space="0" w:color="auto"/>
              </w:divBdr>
            </w:div>
            <w:div w:id="649872891">
              <w:marLeft w:val="0"/>
              <w:marRight w:val="0"/>
              <w:marTop w:val="0"/>
              <w:marBottom w:val="0"/>
              <w:divBdr>
                <w:top w:val="none" w:sz="0" w:space="0" w:color="auto"/>
                <w:left w:val="none" w:sz="0" w:space="0" w:color="auto"/>
                <w:bottom w:val="none" w:sz="0" w:space="0" w:color="auto"/>
                <w:right w:val="none" w:sz="0" w:space="0" w:color="auto"/>
              </w:divBdr>
            </w:div>
            <w:div w:id="1439451362">
              <w:marLeft w:val="0"/>
              <w:marRight w:val="0"/>
              <w:marTop w:val="0"/>
              <w:marBottom w:val="0"/>
              <w:divBdr>
                <w:top w:val="none" w:sz="0" w:space="0" w:color="auto"/>
                <w:left w:val="none" w:sz="0" w:space="0" w:color="auto"/>
                <w:bottom w:val="none" w:sz="0" w:space="0" w:color="auto"/>
                <w:right w:val="none" w:sz="0" w:space="0" w:color="auto"/>
              </w:divBdr>
            </w:div>
            <w:div w:id="826437021">
              <w:marLeft w:val="0"/>
              <w:marRight w:val="0"/>
              <w:marTop w:val="0"/>
              <w:marBottom w:val="0"/>
              <w:divBdr>
                <w:top w:val="none" w:sz="0" w:space="0" w:color="auto"/>
                <w:left w:val="none" w:sz="0" w:space="0" w:color="auto"/>
                <w:bottom w:val="none" w:sz="0" w:space="0" w:color="auto"/>
                <w:right w:val="none" w:sz="0" w:space="0" w:color="auto"/>
              </w:divBdr>
            </w:div>
            <w:div w:id="1520964943">
              <w:marLeft w:val="0"/>
              <w:marRight w:val="0"/>
              <w:marTop w:val="0"/>
              <w:marBottom w:val="0"/>
              <w:divBdr>
                <w:top w:val="none" w:sz="0" w:space="0" w:color="auto"/>
                <w:left w:val="none" w:sz="0" w:space="0" w:color="auto"/>
                <w:bottom w:val="none" w:sz="0" w:space="0" w:color="auto"/>
                <w:right w:val="none" w:sz="0" w:space="0" w:color="auto"/>
              </w:divBdr>
            </w:div>
            <w:div w:id="85538367">
              <w:marLeft w:val="0"/>
              <w:marRight w:val="0"/>
              <w:marTop w:val="0"/>
              <w:marBottom w:val="0"/>
              <w:divBdr>
                <w:top w:val="none" w:sz="0" w:space="0" w:color="auto"/>
                <w:left w:val="none" w:sz="0" w:space="0" w:color="auto"/>
                <w:bottom w:val="none" w:sz="0" w:space="0" w:color="auto"/>
                <w:right w:val="none" w:sz="0" w:space="0" w:color="auto"/>
              </w:divBdr>
            </w:div>
            <w:div w:id="923338001">
              <w:marLeft w:val="0"/>
              <w:marRight w:val="0"/>
              <w:marTop w:val="0"/>
              <w:marBottom w:val="0"/>
              <w:divBdr>
                <w:top w:val="none" w:sz="0" w:space="0" w:color="auto"/>
                <w:left w:val="none" w:sz="0" w:space="0" w:color="auto"/>
                <w:bottom w:val="none" w:sz="0" w:space="0" w:color="auto"/>
                <w:right w:val="none" w:sz="0" w:space="0" w:color="auto"/>
              </w:divBdr>
            </w:div>
            <w:div w:id="2015186634">
              <w:marLeft w:val="0"/>
              <w:marRight w:val="0"/>
              <w:marTop w:val="0"/>
              <w:marBottom w:val="0"/>
              <w:divBdr>
                <w:top w:val="none" w:sz="0" w:space="0" w:color="auto"/>
                <w:left w:val="none" w:sz="0" w:space="0" w:color="auto"/>
                <w:bottom w:val="none" w:sz="0" w:space="0" w:color="auto"/>
                <w:right w:val="none" w:sz="0" w:space="0" w:color="auto"/>
              </w:divBdr>
            </w:div>
            <w:div w:id="924922020">
              <w:marLeft w:val="0"/>
              <w:marRight w:val="0"/>
              <w:marTop w:val="0"/>
              <w:marBottom w:val="0"/>
              <w:divBdr>
                <w:top w:val="none" w:sz="0" w:space="0" w:color="auto"/>
                <w:left w:val="none" w:sz="0" w:space="0" w:color="auto"/>
                <w:bottom w:val="none" w:sz="0" w:space="0" w:color="auto"/>
                <w:right w:val="none" w:sz="0" w:space="0" w:color="auto"/>
              </w:divBdr>
            </w:div>
            <w:div w:id="230047915">
              <w:marLeft w:val="0"/>
              <w:marRight w:val="0"/>
              <w:marTop w:val="0"/>
              <w:marBottom w:val="0"/>
              <w:divBdr>
                <w:top w:val="none" w:sz="0" w:space="0" w:color="auto"/>
                <w:left w:val="none" w:sz="0" w:space="0" w:color="auto"/>
                <w:bottom w:val="none" w:sz="0" w:space="0" w:color="auto"/>
                <w:right w:val="none" w:sz="0" w:space="0" w:color="auto"/>
              </w:divBdr>
            </w:div>
            <w:div w:id="2012640636">
              <w:marLeft w:val="0"/>
              <w:marRight w:val="0"/>
              <w:marTop w:val="0"/>
              <w:marBottom w:val="0"/>
              <w:divBdr>
                <w:top w:val="none" w:sz="0" w:space="0" w:color="auto"/>
                <w:left w:val="none" w:sz="0" w:space="0" w:color="auto"/>
                <w:bottom w:val="none" w:sz="0" w:space="0" w:color="auto"/>
                <w:right w:val="none" w:sz="0" w:space="0" w:color="auto"/>
              </w:divBdr>
            </w:div>
            <w:div w:id="1408384031">
              <w:marLeft w:val="0"/>
              <w:marRight w:val="0"/>
              <w:marTop w:val="0"/>
              <w:marBottom w:val="0"/>
              <w:divBdr>
                <w:top w:val="none" w:sz="0" w:space="0" w:color="auto"/>
                <w:left w:val="none" w:sz="0" w:space="0" w:color="auto"/>
                <w:bottom w:val="none" w:sz="0" w:space="0" w:color="auto"/>
                <w:right w:val="none" w:sz="0" w:space="0" w:color="auto"/>
              </w:divBdr>
            </w:div>
            <w:div w:id="2078821810">
              <w:marLeft w:val="0"/>
              <w:marRight w:val="0"/>
              <w:marTop w:val="0"/>
              <w:marBottom w:val="0"/>
              <w:divBdr>
                <w:top w:val="none" w:sz="0" w:space="0" w:color="auto"/>
                <w:left w:val="none" w:sz="0" w:space="0" w:color="auto"/>
                <w:bottom w:val="none" w:sz="0" w:space="0" w:color="auto"/>
                <w:right w:val="none" w:sz="0" w:space="0" w:color="auto"/>
              </w:divBdr>
            </w:div>
            <w:div w:id="1129056891">
              <w:marLeft w:val="0"/>
              <w:marRight w:val="0"/>
              <w:marTop w:val="0"/>
              <w:marBottom w:val="0"/>
              <w:divBdr>
                <w:top w:val="none" w:sz="0" w:space="0" w:color="auto"/>
                <w:left w:val="none" w:sz="0" w:space="0" w:color="auto"/>
                <w:bottom w:val="none" w:sz="0" w:space="0" w:color="auto"/>
                <w:right w:val="none" w:sz="0" w:space="0" w:color="auto"/>
              </w:divBdr>
            </w:div>
            <w:div w:id="156847720">
              <w:marLeft w:val="0"/>
              <w:marRight w:val="0"/>
              <w:marTop w:val="0"/>
              <w:marBottom w:val="0"/>
              <w:divBdr>
                <w:top w:val="none" w:sz="0" w:space="0" w:color="auto"/>
                <w:left w:val="none" w:sz="0" w:space="0" w:color="auto"/>
                <w:bottom w:val="none" w:sz="0" w:space="0" w:color="auto"/>
                <w:right w:val="none" w:sz="0" w:space="0" w:color="auto"/>
              </w:divBdr>
            </w:div>
            <w:div w:id="94524983">
              <w:marLeft w:val="0"/>
              <w:marRight w:val="0"/>
              <w:marTop w:val="0"/>
              <w:marBottom w:val="0"/>
              <w:divBdr>
                <w:top w:val="none" w:sz="0" w:space="0" w:color="auto"/>
                <w:left w:val="none" w:sz="0" w:space="0" w:color="auto"/>
                <w:bottom w:val="none" w:sz="0" w:space="0" w:color="auto"/>
                <w:right w:val="none" w:sz="0" w:space="0" w:color="auto"/>
              </w:divBdr>
            </w:div>
            <w:div w:id="485905240">
              <w:marLeft w:val="0"/>
              <w:marRight w:val="0"/>
              <w:marTop w:val="0"/>
              <w:marBottom w:val="0"/>
              <w:divBdr>
                <w:top w:val="none" w:sz="0" w:space="0" w:color="auto"/>
                <w:left w:val="none" w:sz="0" w:space="0" w:color="auto"/>
                <w:bottom w:val="none" w:sz="0" w:space="0" w:color="auto"/>
                <w:right w:val="none" w:sz="0" w:space="0" w:color="auto"/>
              </w:divBdr>
            </w:div>
            <w:div w:id="49110224">
              <w:marLeft w:val="0"/>
              <w:marRight w:val="0"/>
              <w:marTop w:val="0"/>
              <w:marBottom w:val="0"/>
              <w:divBdr>
                <w:top w:val="none" w:sz="0" w:space="0" w:color="auto"/>
                <w:left w:val="none" w:sz="0" w:space="0" w:color="auto"/>
                <w:bottom w:val="none" w:sz="0" w:space="0" w:color="auto"/>
                <w:right w:val="none" w:sz="0" w:space="0" w:color="auto"/>
              </w:divBdr>
            </w:div>
            <w:div w:id="907227777">
              <w:marLeft w:val="0"/>
              <w:marRight w:val="0"/>
              <w:marTop w:val="0"/>
              <w:marBottom w:val="0"/>
              <w:divBdr>
                <w:top w:val="none" w:sz="0" w:space="0" w:color="auto"/>
                <w:left w:val="none" w:sz="0" w:space="0" w:color="auto"/>
                <w:bottom w:val="none" w:sz="0" w:space="0" w:color="auto"/>
                <w:right w:val="none" w:sz="0" w:space="0" w:color="auto"/>
              </w:divBdr>
            </w:div>
            <w:div w:id="117143872">
              <w:marLeft w:val="0"/>
              <w:marRight w:val="0"/>
              <w:marTop w:val="0"/>
              <w:marBottom w:val="0"/>
              <w:divBdr>
                <w:top w:val="none" w:sz="0" w:space="0" w:color="auto"/>
                <w:left w:val="none" w:sz="0" w:space="0" w:color="auto"/>
                <w:bottom w:val="none" w:sz="0" w:space="0" w:color="auto"/>
                <w:right w:val="none" w:sz="0" w:space="0" w:color="auto"/>
              </w:divBdr>
            </w:div>
            <w:div w:id="679700395">
              <w:marLeft w:val="0"/>
              <w:marRight w:val="0"/>
              <w:marTop w:val="0"/>
              <w:marBottom w:val="0"/>
              <w:divBdr>
                <w:top w:val="none" w:sz="0" w:space="0" w:color="auto"/>
                <w:left w:val="none" w:sz="0" w:space="0" w:color="auto"/>
                <w:bottom w:val="none" w:sz="0" w:space="0" w:color="auto"/>
                <w:right w:val="none" w:sz="0" w:space="0" w:color="auto"/>
              </w:divBdr>
            </w:div>
            <w:div w:id="707334803">
              <w:marLeft w:val="0"/>
              <w:marRight w:val="0"/>
              <w:marTop w:val="0"/>
              <w:marBottom w:val="0"/>
              <w:divBdr>
                <w:top w:val="none" w:sz="0" w:space="0" w:color="auto"/>
                <w:left w:val="none" w:sz="0" w:space="0" w:color="auto"/>
                <w:bottom w:val="none" w:sz="0" w:space="0" w:color="auto"/>
                <w:right w:val="none" w:sz="0" w:space="0" w:color="auto"/>
              </w:divBdr>
            </w:div>
            <w:div w:id="262156873">
              <w:marLeft w:val="0"/>
              <w:marRight w:val="0"/>
              <w:marTop w:val="0"/>
              <w:marBottom w:val="0"/>
              <w:divBdr>
                <w:top w:val="none" w:sz="0" w:space="0" w:color="auto"/>
                <w:left w:val="none" w:sz="0" w:space="0" w:color="auto"/>
                <w:bottom w:val="none" w:sz="0" w:space="0" w:color="auto"/>
                <w:right w:val="none" w:sz="0" w:space="0" w:color="auto"/>
              </w:divBdr>
            </w:div>
            <w:div w:id="859319382">
              <w:marLeft w:val="0"/>
              <w:marRight w:val="0"/>
              <w:marTop w:val="0"/>
              <w:marBottom w:val="0"/>
              <w:divBdr>
                <w:top w:val="none" w:sz="0" w:space="0" w:color="auto"/>
                <w:left w:val="none" w:sz="0" w:space="0" w:color="auto"/>
                <w:bottom w:val="none" w:sz="0" w:space="0" w:color="auto"/>
                <w:right w:val="none" w:sz="0" w:space="0" w:color="auto"/>
              </w:divBdr>
            </w:div>
            <w:div w:id="2103212264">
              <w:marLeft w:val="0"/>
              <w:marRight w:val="0"/>
              <w:marTop w:val="0"/>
              <w:marBottom w:val="0"/>
              <w:divBdr>
                <w:top w:val="none" w:sz="0" w:space="0" w:color="auto"/>
                <w:left w:val="none" w:sz="0" w:space="0" w:color="auto"/>
                <w:bottom w:val="none" w:sz="0" w:space="0" w:color="auto"/>
                <w:right w:val="none" w:sz="0" w:space="0" w:color="auto"/>
              </w:divBdr>
            </w:div>
            <w:div w:id="258367062">
              <w:marLeft w:val="0"/>
              <w:marRight w:val="0"/>
              <w:marTop w:val="0"/>
              <w:marBottom w:val="0"/>
              <w:divBdr>
                <w:top w:val="none" w:sz="0" w:space="0" w:color="auto"/>
                <w:left w:val="none" w:sz="0" w:space="0" w:color="auto"/>
                <w:bottom w:val="none" w:sz="0" w:space="0" w:color="auto"/>
                <w:right w:val="none" w:sz="0" w:space="0" w:color="auto"/>
              </w:divBdr>
            </w:div>
            <w:div w:id="564265475">
              <w:marLeft w:val="0"/>
              <w:marRight w:val="0"/>
              <w:marTop w:val="0"/>
              <w:marBottom w:val="0"/>
              <w:divBdr>
                <w:top w:val="none" w:sz="0" w:space="0" w:color="auto"/>
                <w:left w:val="none" w:sz="0" w:space="0" w:color="auto"/>
                <w:bottom w:val="none" w:sz="0" w:space="0" w:color="auto"/>
                <w:right w:val="none" w:sz="0" w:space="0" w:color="auto"/>
              </w:divBdr>
            </w:div>
            <w:div w:id="606082806">
              <w:marLeft w:val="0"/>
              <w:marRight w:val="0"/>
              <w:marTop w:val="0"/>
              <w:marBottom w:val="0"/>
              <w:divBdr>
                <w:top w:val="none" w:sz="0" w:space="0" w:color="auto"/>
                <w:left w:val="none" w:sz="0" w:space="0" w:color="auto"/>
                <w:bottom w:val="none" w:sz="0" w:space="0" w:color="auto"/>
                <w:right w:val="none" w:sz="0" w:space="0" w:color="auto"/>
              </w:divBdr>
            </w:div>
            <w:div w:id="1595477955">
              <w:marLeft w:val="0"/>
              <w:marRight w:val="0"/>
              <w:marTop w:val="0"/>
              <w:marBottom w:val="0"/>
              <w:divBdr>
                <w:top w:val="none" w:sz="0" w:space="0" w:color="auto"/>
                <w:left w:val="none" w:sz="0" w:space="0" w:color="auto"/>
                <w:bottom w:val="none" w:sz="0" w:space="0" w:color="auto"/>
                <w:right w:val="none" w:sz="0" w:space="0" w:color="auto"/>
              </w:divBdr>
            </w:div>
            <w:div w:id="724137561">
              <w:marLeft w:val="0"/>
              <w:marRight w:val="0"/>
              <w:marTop w:val="0"/>
              <w:marBottom w:val="0"/>
              <w:divBdr>
                <w:top w:val="none" w:sz="0" w:space="0" w:color="auto"/>
                <w:left w:val="none" w:sz="0" w:space="0" w:color="auto"/>
                <w:bottom w:val="none" w:sz="0" w:space="0" w:color="auto"/>
                <w:right w:val="none" w:sz="0" w:space="0" w:color="auto"/>
              </w:divBdr>
            </w:div>
            <w:div w:id="1911385885">
              <w:marLeft w:val="0"/>
              <w:marRight w:val="0"/>
              <w:marTop w:val="0"/>
              <w:marBottom w:val="0"/>
              <w:divBdr>
                <w:top w:val="none" w:sz="0" w:space="0" w:color="auto"/>
                <w:left w:val="none" w:sz="0" w:space="0" w:color="auto"/>
                <w:bottom w:val="none" w:sz="0" w:space="0" w:color="auto"/>
                <w:right w:val="none" w:sz="0" w:space="0" w:color="auto"/>
              </w:divBdr>
            </w:div>
            <w:div w:id="1102991725">
              <w:marLeft w:val="0"/>
              <w:marRight w:val="0"/>
              <w:marTop w:val="0"/>
              <w:marBottom w:val="0"/>
              <w:divBdr>
                <w:top w:val="none" w:sz="0" w:space="0" w:color="auto"/>
                <w:left w:val="none" w:sz="0" w:space="0" w:color="auto"/>
                <w:bottom w:val="none" w:sz="0" w:space="0" w:color="auto"/>
                <w:right w:val="none" w:sz="0" w:space="0" w:color="auto"/>
              </w:divBdr>
            </w:div>
            <w:div w:id="1340621756">
              <w:marLeft w:val="0"/>
              <w:marRight w:val="0"/>
              <w:marTop w:val="0"/>
              <w:marBottom w:val="0"/>
              <w:divBdr>
                <w:top w:val="none" w:sz="0" w:space="0" w:color="auto"/>
                <w:left w:val="none" w:sz="0" w:space="0" w:color="auto"/>
                <w:bottom w:val="none" w:sz="0" w:space="0" w:color="auto"/>
                <w:right w:val="none" w:sz="0" w:space="0" w:color="auto"/>
              </w:divBdr>
            </w:div>
            <w:div w:id="391198432">
              <w:marLeft w:val="0"/>
              <w:marRight w:val="0"/>
              <w:marTop w:val="0"/>
              <w:marBottom w:val="0"/>
              <w:divBdr>
                <w:top w:val="none" w:sz="0" w:space="0" w:color="auto"/>
                <w:left w:val="none" w:sz="0" w:space="0" w:color="auto"/>
                <w:bottom w:val="none" w:sz="0" w:space="0" w:color="auto"/>
                <w:right w:val="none" w:sz="0" w:space="0" w:color="auto"/>
              </w:divBdr>
            </w:div>
            <w:div w:id="1381704098">
              <w:marLeft w:val="0"/>
              <w:marRight w:val="0"/>
              <w:marTop w:val="0"/>
              <w:marBottom w:val="0"/>
              <w:divBdr>
                <w:top w:val="none" w:sz="0" w:space="0" w:color="auto"/>
                <w:left w:val="none" w:sz="0" w:space="0" w:color="auto"/>
                <w:bottom w:val="none" w:sz="0" w:space="0" w:color="auto"/>
                <w:right w:val="none" w:sz="0" w:space="0" w:color="auto"/>
              </w:divBdr>
            </w:div>
            <w:div w:id="1314867337">
              <w:marLeft w:val="0"/>
              <w:marRight w:val="0"/>
              <w:marTop w:val="0"/>
              <w:marBottom w:val="0"/>
              <w:divBdr>
                <w:top w:val="none" w:sz="0" w:space="0" w:color="auto"/>
                <w:left w:val="none" w:sz="0" w:space="0" w:color="auto"/>
                <w:bottom w:val="none" w:sz="0" w:space="0" w:color="auto"/>
                <w:right w:val="none" w:sz="0" w:space="0" w:color="auto"/>
              </w:divBdr>
            </w:div>
            <w:div w:id="1536120278">
              <w:marLeft w:val="0"/>
              <w:marRight w:val="0"/>
              <w:marTop w:val="0"/>
              <w:marBottom w:val="0"/>
              <w:divBdr>
                <w:top w:val="none" w:sz="0" w:space="0" w:color="auto"/>
                <w:left w:val="none" w:sz="0" w:space="0" w:color="auto"/>
                <w:bottom w:val="none" w:sz="0" w:space="0" w:color="auto"/>
                <w:right w:val="none" w:sz="0" w:space="0" w:color="auto"/>
              </w:divBdr>
            </w:div>
            <w:div w:id="434642194">
              <w:marLeft w:val="0"/>
              <w:marRight w:val="0"/>
              <w:marTop w:val="0"/>
              <w:marBottom w:val="0"/>
              <w:divBdr>
                <w:top w:val="none" w:sz="0" w:space="0" w:color="auto"/>
                <w:left w:val="none" w:sz="0" w:space="0" w:color="auto"/>
                <w:bottom w:val="none" w:sz="0" w:space="0" w:color="auto"/>
                <w:right w:val="none" w:sz="0" w:space="0" w:color="auto"/>
              </w:divBdr>
            </w:div>
            <w:div w:id="1191144487">
              <w:marLeft w:val="0"/>
              <w:marRight w:val="0"/>
              <w:marTop w:val="0"/>
              <w:marBottom w:val="0"/>
              <w:divBdr>
                <w:top w:val="none" w:sz="0" w:space="0" w:color="auto"/>
                <w:left w:val="none" w:sz="0" w:space="0" w:color="auto"/>
                <w:bottom w:val="none" w:sz="0" w:space="0" w:color="auto"/>
                <w:right w:val="none" w:sz="0" w:space="0" w:color="auto"/>
              </w:divBdr>
            </w:div>
            <w:div w:id="1217282805">
              <w:marLeft w:val="0"/>
              <w:marRight w:val="0"/>
              <w:marTop w:val="0"/>
              <w:marBottom w:val="0"/>
              <w:divBdr>
                <w:top w:val="none" w:sz="0" w:space="0" w:color="auto"/>
                <w:left w:val="none" w:sz="0" w:space="0" w:color="auto"/>
                <w:bottom w:val="none" w:sz="0" w:space="0" w:color="auto"/>
                <w:right w:val="none" w:sz="0" w:space="0" w:color="auto"/>
              </w:divBdr>
            </w:div>
            <w:div w:id="1210917739">
              <w:marLeft w:val="0"/>
              <w:marRight w:val="0"/>
              <w:marTop w:val="0"/>
              <w:marBottom w:val="0"/>
              <w:divBdr>
                <w:top w:val="none" w:sz="0" w:space="0" w:color="auto"/>
                <w:left w:val="none" w:sz="0" w:space="0" w:color="auto"/>
                <w:bottom w:val="none" w:sz="0" w:space="0" w:color="auto"/>
                <w:right w:val="none" w:sz="0" w:space="0" w:color="auto"/>
              </w:divBdr>
            </w:div>
            <w:div w:id="1603026379">
              <w:marLeft w:val="0"/>
              <w:marRight w:val="0"/>
              <w:marTop w:val="0"/>
              <w:marBottom w:val="0"/>
              <w:divBdr>
                <w:top w:val="none" w:sz="0" w:space="0" w:color="auto"/>
                <w:left w:val="none" w:sz="0" w:space="0" w:color="auto"/>
                <w:bottom w:val="none" w:sz="0" w:space="0" w:color="auto"/>
                <w:right w:val="none" w:sz="0" w:space="0" w:color="auto"/>
              </w:divBdr>
            </w:div>
            <w:div w:id="962736848">
              <w:marLeft w:val="0"/>
              <w:marRight w:val="0"/>
              <w:marTop w:val="0"/>
              <w:marBottom w:val="0"/>
              <w:divBdr>
                <w:top w:val="none" w:sz="0" w:space="0" w:color="auto"/>
                <w:left w:val="none" w:sz="0" w:space="0" w:color="auto"/>
                <w:bottom w:val="none" w:sz="0" w:space="0" w:color="auto"/>
                <w:right w:val="none" w:sz="0" w:space="0" w:color="auto"/>
              </w:divBdr>
            </w:div>
            <w:div w:id="2110422910">
              <w:marLeft w:val="0"/>
              <w:marRight w:val="0"/>
              <w:marTop w:val="0"/>
              <w:marBottom w:val="0"/>
              <w:divBdr>
                <w:top w:val="none" w:sz="0" w:space="0" w:color="auto"/>
                <w:left w:val="none" w:sz="0" w:space="0" w:color="auto"/>
                <w:bottom w:val="none" w:sz="0" w:space="0" w:color="auto"/>
                <w:right w:val="none" w:sz="0" w:space="0" w:color="auto"/>
              </w:divBdr>
            </w:div>
            <w:div w:id="1031684555">
              <w:marLeft w:val="0"/>
              <w:marRight w:val="0"/>
              <w:marTop w:val="0"/>
              <w:marBottom w:val="0"/>
              <w:divBdr>
                <w:top w:val="none" w:sz="0" w:space="0" w:color="auto"/>
                <w:left w:val="none" w:sz="0" w:space="0" w:color="auto"/>
                <w:bottom w:val="none" w:sz="0" w:space="0" w:color="auto"/>
                <w:right w:val="none" w:sz="0" w:space="0" w:color="auto"/>
              </w:divBdr>
            </w:div>
            <w:div w:id="871041484">
              <w:marLeft w:val="0"/>
              <w:marRight w:val="0"/>
              <w:marTop w:val="0"/>
              <w:marBottom w:val="0"/>
              <w:divBdr>
                <w:top w:val="none" w:sz="0" w:space="0" w:color="auto"/>
                <w:left w:val="none" w:sz="0" w:space="0" w:color="auto"/>
                <w:bottom w:val="none" w:sz="0" w:space="0" w:color="auto"/>
                <w:right w:val="none" w:sz="0" w:space="0" w:color="auto"/>
              </w:divBdr>
            </w:div>
            <w:div w:id="1515459058">
              <w:marLeft w:val="0"/>
              <w:marRight w:val="0"/>
              <w:marTop w:val="0"/>
              <w:marBottom w:val="0"/>
              <w:divBdr>
                <w:top w:val="none" w:sz="0" w:space="0" w:color="auto"/>
                <w:left w:val="none" w:sz="0" w:space="0" w:color="auto"/>
                <w:bottom w:val="none" w:sz="0" w:space="0" w:color="auto"/>
                <w:right w:val="none" w:sz="0" w:space="0" w:color="auto"/>
              </w:divBdr>
            </w:div>
            <w:div w:id="6832080">
              <w:marLeft w:val="0"/>
              <w:marRight w:val="0"/>
              <w:marTop w:val="0"/>
              <w:marBottom w:val="0"/>
              <w:divBdr>
                <w:top w:val="none" w:sz="0" w:space="0" w:color="auto"/>
                <w:left w:val="none" w:sz="0" w:space="0" w:color="auto"/>
                <w:bottom w:val="none" w:sz="0" w:space="0" w:color="auto"/>
                <w:right w:val="none" w:sz="0" w:space="0" w:color="auto"/>
              </w:divBdr>
            </w:div>
            <w:div w:id="559170411">
              <w:marLeft w:val="0"/>
              <w:marRight w:val="0"/>
              <w:marTop w:val="0"/>
              <w:marBottom w:val="0"/>
              <w:divBdr>
                <w:top w:val="none" w:sz="0" w:space="0" w:color="auto"/>
                <w:left w:val="none" w:sz="0" w:space="0" w:color="auto"/>
                <w:bottom w:val="none" w:sz="0" w:space="0" w:color="auto"/>
                <w:right w:val="none" w:sz="0" w:space="0" w:color="auto"/>
              </w:divBdr>
            </w:div>
            <w:div w:id="2024865875">
              <w:marLeft w:val="0"/>
              <w:marRight w:val="0"/>
              <w:marTop w:val="0"/>
              <w:marBottom w:val="0"/>
              <w:divBdr>
                <w:top w:val="none" w:sz="0" w:space="0" w:color="auto"/>
                <w:left w:val="none" w:sz="0" w:space="0" w:color="auto"/>
                <w:bottom w:val="none" w:sz="0" w:space="0" w:color="auto"/>
                <w:right w:val="none" w:sz="0" w:space="0" w:color="auto"/>
              </w:divBdr>
            </w:div>
            <w:div w:id="1748569478">
              <w:marLeft w:val="0"/>
              <w:marRight w:val="0"/>
              <w:marTop w:val="0"/>
              <w:marBottom w:val="0"/>
              <w:divBdr>
                <w:top w:val="none" w:sz="0" w:space="0" w:color="auto"/>
                <w:left w:val="none" w:sz="0" w:space="0" w:color="auto"/>
                <w:bottom w:val="none" w:sz="0" w:space="0" w:color="auto"/>
                <w:right w:val="none" w:sz="0" w:space="0" w:color="auto"/>
              </w:divBdr>
            </w:div>
            <w:div w:id="1256278923">
              <w:marLeft w:val="0"/>
              <w:marRight w:val="0"/>
              <w:marTop w:val="0"/>
              <w:marBottom w:val="0"/>
              <w:divBdr>
                <w:top w:val="none" w:sz="0" w:space="0" w:color="auto"/>
                <w:left w:val="none" w:sz="0" w:space="0" w:color="auto"/>
                <w:bottom w:val="none" w:sz="0" w:space="0" w:color="auto"/>
                <w:right w:val="none" w:sz="0" w:space="0" w:color="auto"/>
              </w:divBdr>
            </w:div>
            <w:div w:id="874461686">
              <w:marLeft w:val="0"/>
              <w:marRight w:val="0"/>
              <w:marTop w:val="0"/>
              <w:marBottom w:val="0"/>
              <w:divBdr>
                <w:top w:val="none" w:sz="0" w:space="0" w:color="auto"/>
                <w:left w:val="none" w:sz="0" w:space="0" w:color="auto"/>
                <w:bottom w:val="none" w:sz="0" w:space="0" w:color="auto"/>
                <w:right w:val="none" w:sz="0" w:space="0" w:color="auto"/>
              </w:divBdr>
            </w:div>
            <w:div w:id="693463853">
              <w:marLeft w:val="0"/>
              <w:marRight w:val="0"/>
              <w:marTop w:val="0"/>
              <w:marBottom w:val="0"/>
              <w:divBdr>
                <w:top w:val="none" w:sz="0" w:space="0" w:color="auto"/>
                <w:left w:val="none" w:sz="0" w:space="0" w:color="auto"/>
                <w:bottom w:val="none" w:sz="0" w:space="0" w:color="auto"/>
                <w:right w:val="none" w:sz="0" w:space="0" w:color="auto"/>
              </w:divBdr>
            </w:div>
            <w:div w:id="896823426">
              <w:marLeft w:val="0"/>
              <w:marRight w:val="0"/>
              <w:marTop w:val="0"/>
              <w:marBottom w:val="0"/>
              <w:divBdr>
                <w:top w:val="none" w:sz="0" w:space="0" w:color="auto"/>
                <w:left w:val="none" w:sz="0" w:space="0" w:color="auto"/>
                <w:bottom w:val="none" w:sz="0" w:space="0" w:color="auto"/>
                <w:right w:val="none" w:sz="0" w:space="0" w:color="auto"/>
              </w:divBdr>
            </w:div>
            <w:div w:id="1500659013">
              <w:marLeft w:val="0"/>
              <w:marRight w:val="0"/>
              <w:marTop w:val="0"/>
              <w:marBottom w:val="0"/>
              <w:divBdr>
                <w:top w:val="none" w:sz="0" w:space="0" w:color="auto"/>
                <w:left w:val="none" w:sz="0" w:space="0" w:color="auto"/>
                <w:bottom w:val="none" w:sz="0" w:space="0" w:color="auto"/>
                <w:right w:val="none" w:sz="0" w:space="0" w:color="auto"/>
              </w:divBdr>
            </w:div>
            <w:div w:id="144862075">
              <w:marLeft w:val="0"/>
              <w:marRight w:val="0"/>
              <w:marTop w:val="0"/>
              <w:marBottom w:val="0"/>
              <w:divBdr>
                <w:top w:val="none" w:sz="0" w:space="0" w:color="auto"/>
                <w:left w:val="none" w:sz="0" w:space="0" w:color="auto"/>
                <w:bottom w:val="none" w:sz="0" w:space="0" w:color="auto"/>
                <w:right w:val="none" w:sz="0" w:space="0" w:color="auto"/>
              </w:divBdr>
            </w:div>
            <w:div w:id="1845243909">
              <w:marLeft w:val="0"/>
              <w:marRight w:val="0"/>
              <w:marTop w:val="0"/>
              <w:marBottom w:val="0"/>
              <w:divBdr>
                <w:top w:val="none" w:sz="0" w:space="0" w:color="auto"/>
                <w:left w:val="none" w:sz="0" w:space="0" w:color="auto"/>
                <w:bottom w:val="none" w:sz="0" w:space="0" w:color="auto"/>
                <w:right w:val="none" w:sz="0" w:space="0" w:color="auto"/>
              </w:divBdr>
            </w:div>
            <w:div w:id="1070469140">
              <w:marLeft w:val="0"/>
              <w:marRight w:val="0"/>
              <w:marTop w:val="0"/>
              <w:marBottom w:val="0"/>
              <w:divBdr>
                <w:top w:val="none" w:sz="0" w:space="0" w:color="auto"/>
                <w:left w:val="none" w:sz="0" w:space="0" w:color="auto"/>
                <w:bottom w:val="none" w:sz="0" w:space="0" w:color="auto"/>
                <w:right w:val="none" w:sz="0" w:space="0" w:color="auto"/>
              </w:divBdr>
            </w:div>
            <w:div w:id="1351492032">
              <w:marLeft w:val="0"/>
              <w:marRight w:val="0"/>
              <w:marTop w:val="0"/>
              <w:marBottom w:val="0"/>
              <w:divBdr>
                <w:top w:val="none" w:sz="0" w:space="0" w:color="auto"/>
                <w:left w:val="none" w:sz="0" w:space="0" w:color="auto"/>
                <w:bottom w:val="none" w:sz="0" w:space="0" w:color="auto"/>
                <w:right w:val="none" w:sz="0" w:space="0" w:color="auto"/>
              </w:divBdr>
            </w:div>
            <w:div w:id="1690987473">
              <w:marLeft w:val="0"/>
              <w:marRight w:val="0"/>
              <w:marTop w:val="0"/>
              <w:marBottom w:val="0"/>
              <w:divBdr>
                <w:top w:val="none" w:sz="0" w:space="0" w:color="auto"/>
                <w:left w:val="none" w:sz="0" w:space="0" w:color="auto"/>
                <w:bottom w:val="none" w:sz="0" w:space="0" w:color="auto"/>
                <w:right w:val="none" w:sz="0" w:space="0" w:color="auto"/>
              </w:divBdr>
            </w:div>
            <w:div w:id="1799447682">
              <w:marLeft w:val="0"/>
              <w:marRight w:val="0"/>
              <w:marTop w:val="0"/>
              <w:marBottom w:val="0"/>
              <w:divBdr>
                <w:top w:val="none" w:sz="0" w:space="0" w:color="auto"/>
                <w:left w:val="none" w:sz="0" w:space="0" w:color="auto"/>
                <w:bottom w:val="none" w:sz="0" w:space="0" w:color="auto"/>
                <w:right w:val="none" w:sz="0" w:space="0" w:color="auto"/>
              </w:divBdr>
            </w:div>
            <w:div w:id="1654988826">
              <w:marLeft w:val="0"/>
              <w:marRight w:val="0"/>
              <w:marTop w:val="0"/>
              <w:marBottom w:val="0"/>
              <w:divBdr>
                <w:top w:val="none" w:sz="0" w:space="0" w:color="auto"/>
                <w:left w:val="none" w:sz="0" w:space="0" w:color="auto"/>
                <w:bottom w:val="none" w:sz="0" w:space="0" w:color="auto"/>
                <w:right w:val="none" w:sz="0" w:space="0" w:color="auto"/>
              </w:divBdr>
            </w:div>
            <w:div w:id="704911097">
              <w:marLeft w:val="0"/>
              <w:marRight w:val="0"/>
              <w:marTop w:val="0"/>
              <w:marBottom w:val="0"/>
              <w:divBdr>
                <w:top w:val="none" w:sz="0" w:space="0" w:color="auto"/>
                <w:left w:val="none" w:sz="0" w:space="0" w:color="auto"/>
                <w:bottom w:val="none" w:sz="0" w:space="0" w:color="auto"/>
                <w:right w:val="none" w:sz="0" w:space="0" w:color="auto"/>
              </w:divBdr>
            </w:div>
            <w:div w:id="1706708859">
              <w:marLeft w:val="0"/>
              <w:marRight w:val="0"/>
              <w:marTop w:val="0"/>
              <w:marBottom w:val="0"/>
              <w:divBdr>
                <w:top w:val="none" w:sz="0" w:space="0" w:color="auto"/>
                <w:left w:val="none" w:sz="0" w:space="0" w:color="auto"/>
                <w:bottom w:val="none" w:sz="0" w:space="0" w:color="auto"/>
                <w:right w:val="none" w:sz="0" w:space="0" w:color="auto"/>
              </w:divBdr>
            </w:div>
            <w:div w:id="1349024014">
              <w:marLeft w:val="0"/>
              <w:marRight w:val="0"/>
              <w:marTop w:val="0"/>
              <w:marBottom w:val="0"/>
              <w:divBdr>
                <w:top w:val="none" w:sz="0" w:space="0" w:color="auto"/>
                <w:left w:val="none" w:sz="0" w:space="0" w:color="auto"/>
                <w:bottom w:val="none" w:sz="0" w:space="0" w:color="auto"/>
                <w:right w:val="none" w:sz="0" w:space="0" w:color="auto"/>
              </w:divBdr>
            </w:div>
            <w:div w:id="993216629">
              <w:marLeft w:val="0"/>
              <w:marRight w:val="0"/>
              <w:marTop w:val="0"/>
              <w:marBottom w:val="0"/>
              <w:divBdr>
                <w:top w:val="none" w:sz="0" w:space="0" w:color="auto"/>
                <w:left w:val="none" w:sz="0" w:space="0" w:color="auto"/>
                <w:bottom w:val="none" w:sz="0" w:space="0" w:color="auto"/>
                <w:right w:val="none" w:sz="0" w:space="0" w:color="auto"/>
              </w:divBdr>
            </w:div>
            <w:div w:id="1072239997">
              <w:marLeft w:val="0"/>
              <w:marRight w:val="0"/>
              <w:marTop w:val="0"/>
              <w:marBottom w:val="0"/>
              <w:divBdr>
                <w:top w:val="none" w:sz="0" w:space="0" w:color="auto"/>
                <w:left w:val="none" w:sz="0" w:space="0" w:color="auto"/>
                <w:bottom w:val="none" w:sz="0" w:space="0" w:color="auto"/>
                <w:right w:val="none" w:sz="0" w:space="0" w:color="auto"/>
              </w:divBdr>
            </w:div>
            <w:div w:id="2110083129">
              <w:marLeft w:val="0"/>
              <w:marRight w:val="0"/>
              <w:marTop w:val="0"/>
              <w:marBottom w:val="0"/>
              <w:divBdr>
                <w:top w:val="none" w:sz="0" w:space="0" w:color="auto"/>
                <w:left w:val="none" w:sz="0" w:space="0" w:color="auto"/>
                <w:bottom w:val="none" w:sz="0" w:space="0" w:color="auto"/>
                <w:right w:val="none" w:sz="0" w:space="0" w:color="auto"/>
              </w:divBdr>
            </w:div>
            <w:div w:id="952596885">
              <w:marLeft w:val="0"/>
              <w:marRight w:val="0"/>
              <w:marTop w:val="0"/>
              <w:marBottom w:val="0"/>
              <w:divBdr>
                <w:top w:val="none" w:sz="0" w:space="0" w:color="auto"/>
                <w:left w:val="none" w:sz="0" w:space="0" w:color="auto"/>
                <w:bottom w:val="none" w:sz="0" w:space="0" w:color="auto"/>
                <w:right w:val="none" w:sz="0" w:space="0" w:color="auto"/>
              </w:divBdr>
            </w:div>
            <w:div w:id="59795099">
              <w:marLeft w:val="0"/>
              <w:marRight w:val="0"/>
              <w:marTop w:val="0"/>
              <w:marBottom w:val="0"/>
              <w:divBdr>
                <w:top w:val="none" w:sz="0" w:space="0" w:color="auto"/>
                <w:left w:val="none" w:sz="0" w:space="0" w:color="auto"/>
                <w:bottom w:val="none" w:sz="0" w:space="0" w:color="auto"/>
                <w:right w:val="none" w:sz="0" w:space="0" w:color="auto"/>
              </w:divBdr>
            </w:div>
            <w:div w:id="1677342632">
              <w:marLeft w:val="0"/>
              <w:marRight w:val="0"/>
              <w:marTop w:val="0"/>
              <w:marBottom w:val="0"/>
              <w:divBdr>
                <w:top w:val="none" w:sz="0" w:space="0" w:color="auto"/>
                <w:left w:val="none" w:sz="0" w:space="0" w:color="auto"/>
                <w:bottom w:val="none" w:sz="0" w:space="0" w:color="auto"/>
                <w:right w:val="none" w:sz="0" w:space="0" w:color="auto"/>
              </w:divBdr>
            </w:div>
            <w:div w:id="1399327965">
              <w:marLeft w:val="0"/>
              <w:marRight w:val="0"/>
              <w:marTop w:val="0"/>
              <w:marBottom w:val="0"/>
              <w:divBdr>
                <w:top w:val="none" w:sz="0" w:space="0" w:color="auto"/>
                <w:left w:val="none" w:sz="0" w:space="0" w:color="auto"/>
                <w:bottom w:val="none" w:sz="0" w:space="0" w:color="auto"/>
                <w:right w:val="none" w:sz="0" w:space="0" w:color="auto"/>
              </w:divBdr>
            </w:div>
            <w:div w:id="144010549">
              <w:marLeft w:val="0"/>
              <w:marRight w:val="0"/>
              <w:marTop w:val="0"/>
              <w:marBottom w:val="0"/>
              <w:divBdr>
                <w:top w:val="none" w:sz="0" w:space="0" w:color="auto"/>
                <w:left w:val="none" w:sz="0" w:space="0" w:color="auto"/>
                <w:bottom w:val="none" w:sz="0" w:space="0" w:color="auto"/>
                <w:right w:val="none" w:sz="0" w:space="0" w:color="auto"/>
              </w:divBdr>
            </w:div>
            <w:div w:id="704061734">
              <w:marLeft w:val="0"/>
              <w:marRight w:val="0"/>
              <w:marTop w:val="0"/>
              <w:marBottom w:val="0"/>
              <w:divBdr>
                <w:top w:val="none" w:sz="0" w:space="0" w:color="auto"/>
                <w:left w:val="none" w:sz="0" w:space="0" w:color="auto"/>
                <w:bottom w:val="none" w:sz="0" w:space="0" w:color="auto"/>
                <w:right w:val="none" w:sz="0" w:space="0" w:color="auto"/>
              </w:divBdr>
            </w:div>
            <w:div w:id="1273904522">
              <w:marLeft w:val="0"/>
              <w:marRight w:val="0"/>
              <w:marTop w:val="0"/>
              <w:marBottom w:val="0"/>
              <w:divBdr>
                <w:top w:val="none" w:sz="0" w:space="0" w:color="auto"/>
                <w:left w:val="none" w:sz="0" w:space="0" w:color="auto"/>
                <w:bottom w:val="none" w:sz="0" w:space="0" w:color="auto"/>
                <w:right w:val="none" w:sz="0" w:space="0" w:color="auto"/>
              </w:divBdr>
            </w:div>
            <w:div w:id="2024162286">
              <w:marLeft w:val="0"/>
              <w:marRight w:val="0"/>
              <w:marTop w:val="0"/>
              <w:marBottom w:val="0"/>
              <w:divBdr>
                <w:top w:val="none" w:sz="0" w:space="0" w:color="auto"/>
                <w:left w:val="none" w:sz="0" w:space="0" w:color="auto"/>
                <w:bottom w:val="none" w:sz="0" w:space="0" w:color="auto"/>
                <w:right w:val="none" w:sz="0" w:space="0" w:color="auto"/>
              </w:divBdr>
            </w:div>
            <w:div w:id="658656180">
              <w:marLeft w:val="0"/>
              <w:marRight w:val="0"/>
              <w:marTop w:val="0"/>
              <w:marBottom w:val="0"/>
              <w:divBdr>
                <w:top w:val="none" w:sz="0" w:space="0" w:color="auto"/>
                <w:left w:val="none" w:sz="0" w:space="0" w:color="auto"/>
                <w:bottom w:val="none" w:sz="0" w:space="0" w:color="auto"/>
                <w:right w:val="none" w:sz="0" w:space="0" w:color="auto"/>
              </w:divBdr>
            </w:div>
            <w:div w:id="1325694904">
              <w:marLeft w:val="0"/>
              <w:marRight w:val="0"/>
              <w:marTop w:val="0"/>
              <w:marBottom w:val="0"/>
              <w:divBdr>
                <w:top w:val="none" w:sz="0" w:space="0" w:color="auto"/>
                <w:left w:val="none" w:sz="0" w:space="0" w:color="auto"/>
                <w:bottom w:val="none" w:sz="0" w:space="0" w:color="auto"/>
                <w:right w:val="none" w:sz="0" w:space="0" w:color="auto"/>
              </w:divBdr>
            </w:div>
            <w:div w:id="1888756654">
              <w:marLeft w:val="0"/>
              <w:marRight w:val="0"/>
              <w:marTop w:val="0"/>
              <w:marBottom w:val="0"/>
              <w:divBdr>
                <w:top w:val="none" w:sz="0" w:space="0" w:color="auto"/>
                <w:left w:val="none" w:sz="0" w:space="0" w:color="auto"/>
                <w:bottom w:val="none" w:sz="0" w:space="0" w:color="auto"/>
                <w:right w:val="none" w:sz="0" w:space="0" w:color="auto"/>
              </w:divBdr>
            </w:div>
            <w:div w:id="1465075835">
              <w:marLeft w:val="0"/>
              <w:marRight w:val="0"/>
              <w:marTop w:val="0"/>
              <w:marBottom w:val="0"/>
              <w:divBdr>
                <w:top w:val="none" w:sz="0" w:space="0" w:color="auto"/>
                <w:left w:val="none" w:sz="0" w:space="0" w:color="auto"/>
                <w:bottom w:val="none" w:sz="0" w:space="0" w:color="auto"/>
                <w:right w:val="none" w:sz="0" w:space="0" w:color="auto"/>
              </w:divBdr>
            </w:div>
            <w:div w:id="784159791">
              <w:marLeft w:val="0"/>
              <w:marRight w:val="0"/>
              <w:marTop w:val="0"/>
              <w:marBottom w:val="0"/>
              <w:divBdr>
                <w:top w:val="none" w:sz="0" w:space="0" w:color="auto"/>
                <w:left w:val="none" w:sz="0" w:space="0" w:color="auto"/>
                <w:bottom w:val="none" w:sz="0" w:space="0" w:color="auto"/>
                <w:right w:val="none" w:sz="0" w:space="0" w:color="auto"/>
              </w:divBdr>
            </w:div>
            <w:div w:id="1041631342">
              <w:marLeft w:val="0"/>
              <w:marRight w:val="0"/>
              <w:marTop w:val="0"/>
              <w:marBottom w:val="0"/>
              <w:divBdr>
                <w:top w:val="none" w:sz="0" w:space="0" w:color="auto"/>
                <w:left w:val="none" w:sz="0" w:space="0" w:color="auto"/>
                <w:bottom w:val="none" w:sz="0" w:space="0" w:color="auto"/>
                <w:right w:val="none" w:sz="0" w:space="0" w:color="auto"/>
              </w:divBdr>
            </w:div>
            <w:div w:id="1837838749">
              <w:marLeft w:val="0"/>
              <w:marRight w:val="0"/>
              <w:marTop w:val="0"/>
              <w:marBottom w:val="0"/>
              <w:divBdr>
                <w:top w:val="none" w:sz="0" w:space="0" w:color="auto"/>
                <w:left w:val="none" w:sz="0" w:space="0" w:color="auto"/>
                <w:bottom w:val="none" w:sz="0" w:space="0" w:color="auto"/>
                <w:right w:val="none" w:sz="0" w:space="0" w:color="auto"/>
              </w:divBdr>
            </w:div>
            <w:div w:id="1970699585">
              <w:marLeft w:val="0"/>
              <w:marRight w:val="0"/>
              <w:marTop w:val="0"/>
              <w:marBottom w:val="0"/>
              <w:divBdr>
                <w:top w:val="none" w:sz="0" w:space="0" w:color="auto"/>
                <w:left w:val="none" w:sz="0" w:space="0" w:color="auto"/>
                <w:bottom w:val="none" w:sz="0" w:space="0" w:color="auto"/>
                <w:right w:val="none" w:sz="0" w:space="0" w:color="auto"/>
              </w:divBdr>
            </w:div>
            <w:div w:id="1117017812">
              <w:marLeft w:val="0"/>
              <w:marRight w:val="0"/>
              <w:marTop w:val="0"/>
              <w:marBottom w:val="0"/>
              <w:divBdr>
                <w:top w:val="none" w:sz="0" w:space="0" w:color="auto"/>
                <w:left w:val="none" w:sz="0" w:space="0" w:color="auto"/>
                <w:bottom w:val="none" w:sz="0" w:space="0" w:color="auto"/>
                <w:right w:val="none" w:sz="0" w:space="0" w:color="auto"/>
              </w:divBdr>
            </w:div>
            <w:div w:id="394940320">
              <w:marLeft w:val="0"/>
              <w:marRight w:val="0"/>
              <w:marTop w:val="0"/>
              <w:marBottom w:val="0"/>
              <w:divBdr>
                <w:top w:val="none" w:sz="0" w:space="0" w:color="auto"/>
                <w:left w:val="none" w:sz="0" w:space="0" w:color="auto"/>
                <w:bottom w:val="none" w:sz="0" w:space="0" w:color="auto"/>
                <w:right w:val="none" w:sz="0" w:space="0" w:color="auto"/>
              </w:divBdr>
            </w:div>
            <w:div w:id="1160390018">
              <w:marLeft w:val="0"/>
              <w:marRight w:val="0"/>
              <w:marTop w:val="0"/>
              <w:marBottom w:val="0"/>
              <w:divBdr>
                <w:top w:val="none" w:sz="0" w:space="0" w:color="auto"/>
                <w:left w:val="none" w:sz="0" w:space="0" w:color="auto"/>
                <w:bottom w:val="none" w:sz="0" w:space="0" w:color="auto"/>
                <w:right w:val="none" w:sz="0" w:space="0" w:color="auto"/>
              </w:divBdr>
            </w:div>
            <w:div w:id="219681614">
              <w:marLeft w:val="0"/>
              <w:marRight w:val="0"/>
              <w:marTop w:val="0"/>
              <w:marBottom w:val="0"/>
              <w:divBdr>
                <w:top w:val="none" w:sz="0" w:space="0" w:color="auto"/>
                <w:left w:val="none" w:sz="0" w:space="0" w:color="auto"/>
                <w:bottom w:val="none" w:sz="0" w:space="0" w:color="auto"/>
                <w:right w:val="none" w:sz="0" w:space="0" w:color="auto"/>
              </w:divBdr>
            </w:div>
            <w:div w:id="521742372">
              <w:marLeft w:val="0"/>
              <w:marRight w:val="0"/>
              <w:marTop w:val="0"/>
              <w:marBottom w:val="0"/>
              <w:divBdr>
                <w:top w:val="none" w:sz="0" w:space="0" w:color="auto"/>
                <w:left w:val="none" w:sz="0" w:space="0" w:color="auto"/>
                <w:bottom w:val="none" w:sz="0" w:space="0" w:color="auto"/>
                <w:right w:val="none" w:sz="0" w:space="0" w:color="auto"/>
              </w:divBdr>
            </w:div>
            <w:div w:id="1934701387">
              <w:marLeft w:val="0"/>
              <w:marRight w:val="0"/>
              <w:marTop w:val="0"/>
              <w:marBottom w:val="0"/>
              <w:divBdr>
                <w:top w:val="none" w:sz="0" w:space="0" w:color="auto"/>
                <w:left w:val="none" w:sz="0" w:space="0" w:color="auto"/>
                <w:bottom w:val="none" w:sz="0" w:space="0" w:color="auto"/>
                <w:right w:val="none" w:sz="0" w:space="0" w:color="auto"/>
              </w:divBdr>
            </w:div>
            <w:div w:id="1456945465">
              <w:marLeft w:val="0"/>
              <w:marRight w:val="0"/>
              <w:marTop w:val="0"/>
              <w:marBottom w:val="0"/>
              <w:divBdr>
                <w:top w:val="none" w:sz="0" w:space="0" w:color="auto"/>
                <w:left w:val="none" w:sz="0" w:space="0" w:color="auto"/>
                <w:bottom w:val="none" w:sz="0" w:space="0" w:color="auto"/>
                <w:right w:val="none" w:sz="0" w:space="0" w:color="auto"/>
              </w:divBdr>
            </w:div>
            <w:div w:id="1741512648">
              <w:marLeft w:val="0"/>
              <w:marRight w:val="0"/>
              <w:marTop w:val="0"/>
              <w:marBottom w:val="0"/>
              <w:divBdr>
                <w:top w:val="none" w:sz="0" w:space="0" w:color="auto"/>
                <w:left w:val="none" w:sz="0" w:space="0" w:color="auto"/>
                <w:bottom w:val="none" w:sz="0" w:space="0" w:color="auto"/>
                <w:right w:val="none" w:sz="0" w:space="0" w:color="auto"/>
              </w:divBdr>
            </w:div>
            <w:div w:id="714427592">
              <w:marLeft w:val="0"/>
              <w:marRight w:val="0"/>
              <w:marTop w:val="0"/>
              <w:marBottom w:val="0"/>
              <w:divBdr>
                <w:top w:val="none" w:sz="0" w:space="0" w:color="auto"/>
                <w:left w:val="none" w:sz="0" w:space="0" w:color="auto"/>
                <w:bottom w:val="none" w:sz="0" w:space="0" w:color="auto"/>
                <w:right w:val="none" w:sz="0" w:space="0" w:color="auto"/>
              </w:divBdr>
            </w:div>
            <w:div w:id="643897752">
              <w:marLeft w:val="0"/>
              <w:marRight w:val="0"/>
              <w:marTop w:val="0"/>
              <w:marBottom w:val="0"/>
              <w:divBdr>
                <w:top w:val="none" w:sz="0" w:space="0" w:color="auto"/>
                <w:left w:val="none" w:sz="0" w:space="0" w:color="auto"/>
                <w:bottom w:val="none" w:sz="0" w:space="0" w:color="auto"/>
                <w:right w:val="none" w:sz="0" w:space="0" w:color="auto"/>
              </w:divBdr>
            </w:div>
            <w:div w:id="1692949886">
              <w:marLeft w:val="0"/>
              <w:marRight w:val="0"/>
              <w:marTop w:val="0"/>
              <w:marBottom w:val="0"/>
              <w:divBdr>
                <w:top w:val="none" w:sz="0" w:space="0" w:color="auto"/>
                <w:left w:val="none" w:sz="0" w:space="0" w:color="auto"/>
                <w:bottom w:val="none" w:sz="0" w:space="0" w:color="auto"/>
                <w:right w:val="none" w:sz="0" w:space="0" w:color="auto"/>
              </w:divBdr>
            </w:div>
            <w:div w:id="1409569449">
              <w:marLeft w:val="0"/>
              <w:marRight w:val="0"/>
              <w:marTop w:val="0"/>
              <w:marBottom w:val="0"/>
              <w:divBdr>
                <w:top w:val="none" w:sz="0" w:space="0" w:color="auto"/>
                <w:left w:val="none" w:sz="0" w:space="0" w:color="auto"/>
                <w:bottom w:val="none" w:sz="0" w:space="0" w:color="auto"/>
                <w:right w:val="none" w:sz="0" w:space="0" w:color="auto"/>
              </w:divBdr>
            </w:div>
            <w:div w:id="1201238526">
              <w:marLeft w:val="0"/>
              <w:marRight w:val="0"/>
              <w:marTop w:val="0"/>
              <w:marBottom w:val="0"/>
              <w:divBdr>
                <w:top w:val="none" w:sz="0" w:space="0" w:color="auto"/>
                <w:left w:val="none" w:sz="0" w:space="0" w:color="auto"/>
                <w:bottom w:val="none" w:sz="0" w:space="0" w:color="auto"/>
                <w:right w:val="none" w:sz="0" w:space="0" w:color="auto"/>
              </w:divBdr>
            </w:div>
            <w:div w:id="1177311195">
              <w:marLeft w:val="0"/>
              <w:marRight w:val="0"/>
              <w:marTop w:val="0"/>
              <w:marBottom w:val="0"/>
              <w:divBdr>
                <w:top w:val="none" w:sz="0" w:space="0" w:color="auto"/>
                <w:left w:val="none" w:sz="0" w:space="0" w:color="auto"/>
                <w:bottom w:val="none" w:sz="0" w:space="0" w:color="auto"/>
                <w:right w:val="none" w:sz="0" w:space="0" w:color="auto"/>
              </w:divBdr>
            </w:div>
            <w:div w:id="445122338">
              <w:marLeft w:val="0"/>
              <w:marRight w:val="0"/>
              <w:marTop w:val="0"/>
              <w:marBottom w:val="0"/>
              <w:divBdr>
                <w:top w:val="none" w:sz="0" w:space="0" w:color="auto"/>
                <w:left w:val="none" w:sz="0" w:space="0" w:color="auto"/>
                <w:bottom w:val="none" w:sz="0" w:space="0" w:color="auto"/>
                <w:right w:val="none" w:sz="0" w:space="0" w:color="auto"/>
              </w:divBdr>
            </w:div>
            <w:div w:id="986666301">
              <w:marLeft w:val="0"/>
              <w:marRight w:val="0"/>
              <w:marTop w:val="0"/>
              <w:marBottom w:val="0"/>
              <w:divBdr>
                <w:top w:val="none" w:sz="0" w:space="0" w:color="auto"/>
                <w:left w:val="none" w:sz="0" w:space="0" w:color="auto"/>
                <w:bottom w:val="none" w:sz="0" w:space="0" w:color="auto"/>
                <w:right w:val="none" w:sz="0" w:space="0" w:color="auto"/>
              </w:divBdr>
            </w:div>
            <w:div w:id="430593686">
              <w:marLeft w:val="0"/>
              <w:marRight w:val="0"/>
              <w:marTop w:val="0"/>
              <w:marBottom w:val="0"/>
              <w:divBdr>
                <w:top w:val="none" w:sz="0" w:space="0" w:color="auto"/>
                <w:left w:val="none" w:sz="0" w:space="0" w:color="auto"/>
                <w:bottom w:val="none" w:sz="0" w:space="0" w:color="auto"/>
                <w:right w:val="none" w:sz="0" w:space="0" w:color="auto"/>
              </w:divBdr>
            </w:div>
            <w:div w:id="1396050761">
              <w:marLeft w:val="0"/>
              <w:marRight w:val="0"/>
              <w:marTop w:val="0"/>
              <w:marBottom w:val="0"/>
              <w:divBdr>
                <w:top w:val="none" w:sz="0" w:space="0" w:color="auto"/>
                <w:left w:val="none" w:sz="0" w:space="0" w:color="auto"/>
                <w:bottom w:val="none" w:sz="0" w:space="0" w:color="auto"/>
                <w:right w:val="none" w:sz="0" w:space="0" w:color="auto"/>
              </w:divBdr>
            </w:div>
            <w:div w:id="1980572453">
              <w:marLeft w:val="0"/>
              <w:marRight w:val="0"/>
              <w:marTop w:val="0"/>
              <w:marBottom w:val="0"/>
              <w:divBdr>
                <w:top w:val="none" w:sz="0" w:space="0" w:color="auto"/>
                <w:left w:val="none" w:sz="0" w:space="0" w:color="auto"/>
                <w:bottom w:val="none" w:sz="0" w:space="0" w:color="auto"/>
                <w:right w:val="none" w:sz="0" w:space="0" w:color="auto"/>
              </w:divBdr>
            </w:div>
            <w:div w:id="1504200048">
              <w:marLeft w:val="0"/>
              <w:marRight w:val="0"/>
              <w:marTop w:val="0"/>
              <w:marBottom w:val="0"/>
              <w:divBdr>
                <w:top w:val="none" w:sz="0" w:space="0" w:color="auto"/>
                <w:left w:val="none" w:sz="0" w:space="0" w:color="auto"/>
                <w:bottom w:val="none" w:sz="0" w:space="0" w:color="auto"/>
                <w:right w:val="none" w:sz="0" w:space="0" w:color="auto"/>
              </w:divBdr>
            </w:div>
            <w:div w:id="116459919">
              <w:marLeft w:val="0"/>
              <w:marRight w:val="0"/>
              <w:marTop w:val="0"/>
              <w:marBottom w:val="0"/>
              <w:divBdr>
                <w:top w:val="none" w:sz="0" w:space="0" w:color="auto"/>
                <w:left w:val="none" w:sz="0" w:space="0" w:color="auto"/>
                <w:bottom w:val="none" w:sz="0" w:space="0" w:color="auto"/>
                <w:right w:val="none" w:sz="0" w:space="0" w:color="auto"/>
              </w:divBdr>
            </w:div>
            <w:div w:id="923760036">
              <w:marLeft w:val="0"/>
              <w:marRight w:val="0"/>
              <w:marTop w:val="0"/>
              <w:marBottom w:val="0"/>
              <w:divBdr>
                <w:top w:val="none" w:sz="0" w:space="0" w:color="auto"/>
                <w:left w:val="none" w:sz="0" w:space="0" w:color="auto"/>
                <w:bottom w:val="none" w:sz="0" w:space="0" w:color="auto"/>
                <w:right w:val="none" w:sz="0" w:space="0" w:color="auto"/>
              </w:divBdr>
            </w:div>
            <w:div w:id="919633539">
              <w:marLeft w:val="0"/>
              <w:marRight w:val="0"/>
              <w:marTop w:val="0"/>
              <w:marBottom w:val="0"/>
              <w:divBdr>
                <w:top w:val="none" w:sz="0" w:space="0" w:color="auto"/>
                <w:left w:val="none" w:sz="0" w:space="0" w:color="auto"/>
                <w:bottom w:val="none" w:sz="0" w:space="0" w:color="auto"/>
                <w:right w:val="none" w:sz="0" w:space="0" w:color="auto"/>
              </w:divBdr>
            </w:div>
            <w:div w:id="264768854">
              <w:marLeft w:val="0"/>
              <w:marRight w:val="0"/>
              <w:marTop w:val="0"/>
              <w:marBottom w:val="0"/>
              <w:divBdr>
                <w:top w:val="none" w:sz="0" w:space="0" w:color="auto"/>
                <w:left w:val="none" w:sz="0" w:space="0" w:color="auto"/>
                <w:bottom w:val="none" w:sz="0" w:space="0" w:color="auto"/>
                <w:right w:val="none" w:sz="0" w:space="0" w:color="auto"/>
              </w:divBdr>
            </w:div>
            <w:div w:id="407657667">
              <w:marLeft w:val="0"/>
              <w:marRight w:val="0"/>
              <w:marTop w:val="0"/>
              <w:marBottom w:val="0"/>
              <w:divBdr>
                <w:top w:val="none" w:sz="0" w:space="0" w:color="auto"/>
                <w:left w:val="none" w:sz="0" w:space="0" w:color="auto"/>
                <w:bottom w:val="none" w:sz="0" w:space="0" w:color="auto"/>
                <w:right w:val="none" w:sz="0" w:space="0" w:color="auto"/>
              </w:divBdr>
            </w:div>
            <w:div w:id="1262647116">
              <w:marLeft w:val="0"/>
              <w:marRight w:val="0"/>
              <w:marTop w:val="0"/>
              <w:marBottom w:val="0"/>
              <w:divBdr>
                <w:top w:val="none" w:sz="0" w:space="0" w:color="auto"/>
                <w:left w:val="none" w:sz="0" w:space="0" w:color="auto"/>
                <w:bottom w:val="none" w:sz="0" w:space="0" w:color="auto"/>
                <w:right w:val="none" w:sz="0" w:space="0" w:color="auto"/>
              </w:divBdr>
            </w:div>
            <w:div w:id="488443115">
              <w:marLeft w:val="0"/>
              <w:marRight w:val="0"/>
              <w:marTop w:val="0"/>
              <w:marBottom w:val="0"/>
              <w:divBdr>
                <w:top w:val="none" w:sz="0" w:space="0" w:color="auto"/>
                <w:left w:val="none" w:sz="0" w:space="0" w:color="auto"/>
                <w:bottom w:val="none" w:sz="0" w:space="0" w:color="auto"/>
                <w:right w:val="none" w:sz="0" w:space="0" w:color="auto"/>
              </w:divBdr>
            </w:div>
            <w:div w:id="605582709">
              <w:marLeft w:val="0"/>
              <w:marRight w:val="0"/>
              <w:marTop w:val="0"/>
              <w:marBottom w:val="0"/>
              <w:divBdr>
                <w:top w:val="none" w:sz="0" w:space="0" w:color="auto"/>
                <w:left w:val="none" w:sz="0" w:space="0" w:color="auto"/>
                <w:bottom w:val="none" w:sz="0" w:space="0" w:color="auto"/>
                <w:right w:val="none" w:sz="0" w:space="0" w:color="auto"/>
              </w:divBdr>
            </w:div>
            <w:div w:id="750934419">
              <w:marLeft w:val="0"/>
              <w:marRight w:val="0"/>
              <w:marTop w:val="0"/>
              <w:marBottom w:val="0"/>
              <w:divBdr>
                <w:top w:val="none" w:sz="0" w:space="0" w:color="auto"/>
                <w:left w:val="none" w:sz="0" w:space="0" w:color="auto"/>
                <w:bottom w:val="none" w:sz="0" w:space="0" w:color="auto"/>
                <w:right w:val="none" w:sz="0" w:space="0" w:color="auto"/>
              </w:divBdr>
            </w:div>
            <w:div w:id="1834178322">
              <w:marLeft w:val="0"/>
              <w:marRight w:val="0"/>
              <w:marTop w:val="0"/>
              <w:marBottom w:val="0"/>
              <w:divBdr>
                <w:top w:val="none" w:sz="0" w:space="0" w:color="auto"/>
                <w:left w:val="none" w:sz="0" w:space="0" w:color="auto"/>
                <w:bottom w:val="none" w:sz="0" w:space="0" w:color="auto"/>
                <w:right w:val="none" w:sz="0" w:space="0" w:color="auto"/>
              </w:divBdr>
            </w:div>
            <w:div w:id="2047562492">
              <w:marLeft w:val="0"/>
              <w:marRight w:val="0"/>
              <w:marTop w:val="0"/>
              <w:marBottom w:val="0"/>
              <w:divBdr>
                <w:top w:val="none" w:sz="0" w:space="0" w:color="auto"/>
                <w:left w:val="none" w:sz="0" w:space="0" w:color="auto"/>
                <w:bottom w:val="none" w:sz="0" w:space="0" w:color="auto"/>
                <w:right w:val="none" w:sz="0" w:space="0" w:color="auto"/>
              </w:divBdr>
            </w:div>
            <w:div w:id="834999132">
              <w:marLeft w:val="0"/>
              <w:marRight w:val="0"/>
              <w:marTop w:val="0"/>
              <w:marBottom w:val="0"/>
              <w:divBdr>
                <w:top w:val="none" w:sz="0" w:space="0" w:color="auto"/>
                <w:left w:val="none" w:sz="0" w:space="0" w:color="auto"/>
                <w:bottom w:val="none" w:sz="0" w:space="0" w:color="auto"/>
                <w:right w:val="none" w:sz="0" w:space="0" w:color="auto"/>
              </w:divBdr>
            </w:div>
            <w:div w:id="801461967">
              <w:marLeft w:val="0"/>
              <w:marRight w:val="0"/>
              <w:marTop w:val="0"/>
              <w:marBottom w:val="0"/>
              <w:divBdr>
                <w:top w:val="none" w:sz="0" w:space="0" w:color="auto"/>
                <w:left w:val="none" w:sz="0" w:space="0" w:color="auto"/>
                <w:bottom w:val="none" w:sz="0" w:space="0" w:color="auto"/>
                <w:right w:val="none" w:sz="0" w:space="0" w:color="auto"/>
              </w:divBdr>
            </w:div>
            <w:div w:id="1927615068">
              <w:marLeft w:val="0"/>
              <w:marRight w:val="0"/>
              <w:marTop w:val="0"/>
              <w:marBottom w:val="0"/>
              <w:divBdr>
                <w:top w:val="none" w:sz="0" w:space="0" w:color="auto"/>
                <w:left w:val="none" w:sz="0" w:space="0" w:color="auto"/>
                <w:bottom w:val="none" w:sz="0" w:space="0" w:color="auto"/>
                <w:right w:val="none" w:sz="0" w:space="0" w:color="auto"/>
              </w:divBdr>
            </w:div>
            <w:div w:id="1546334715">
              <w:marLeft w:val="0"/>
              <w:marRight w:val="0"/>
              <w:marTop w:val="0"/>
              <w:marBottom w:val="0"/>
              <w:divBdr>
                <w:top w:val="none" w:sz="0" w:space="0" w:color="auto"/>
                <w:left w:val="none" w:sz="0" w:space="0" w:color="auto"/>
                <w:bottom w:val="none" w:sz="0" w:space="0" w:color="auto"/>
                <w:right w:val="none" w:sz="0" w:space="0" w:color="auto"/>
              </w:divBdr>
            </w:div>
            <w:div w:id="119105556">
              <w:marLeft w:val="0"/>
              <w:marRight w:val="0"/>
              <w:marTop w:val="0"/>
              <w:marBottom w:val="0"/>
              <w:divBdr>
                <w:top w:val="none" w:sz="0" w:space="0" w:color="auto"/>
                <w:left w:val="none" w:sz="0" w:space="0" w:color="auto"/>
                <w:bottom w:val="none" w:sz="0" w:space="0" w:color="auto"/>
                <w:right w:val="none" w:sz="0" w:space="0" w:color="auto"/>
              </w:divBdr>
            </w:div>
            <w:div w:id="1604730841">
              <w:marLeft w:val="0"/>
              <w:marRight w:val="0"/>
              <w:marTop w:val="0"/>
              <w:marBottom w:val="0"/>
              <w:divBdr>
                <w:top w:val="none" w:sz="0" w:space="0" w:color="auto"/>
                <w:left w:val="none" w:sz="0" w:space="0" w:color="auto"/>
                <w:bottom w:val="none" w:sz="0" w:space="0" w:color="auto"/>
                <w:right w:val="none" w:sz="0" w:space="0" w:color="auto"/>
              </w:divBdr>
            </w:div>
            <w:div w:id="61952466">
              <w:marLeft w:val="0"/>
              <w:marRight w:val="0"/>
              <w:marTop w:val="0"/>
              <w:marBottom w:val="0"/>
              <w:divBdr>
                <w:top w:val="none" w:sz="0" w:space="0" w:color="auto"/>
                <w:left w:val="none" w:sz="0" w:space="0" w:color="auto"/>
                <w:bottom w:val="none" w:sz="0" w:space="0" w:color="auto"/>
                <w:right w:val="none" w:sz="0" w:space="0" w:color="auto"/>
              </w:divBdr>
            </w:div>
            <w:div w:id="286275405">
              <w:marLeft w:val="0"/>
              <w:marRight w:val="0"/>
              <w:marTop w:val="0"/>
              <w:marBottom w:val="0"/>
              <w:divBdr>
                <w:top w:val="none" w:sz="0" w:space="0" w:color="auto"/>
                <w:left w:val="none" w:sz="0" w:space="0" w:color="auto"/>
                <w:bottom w:val="none" w:sz="0" w:space="0" w:color="auto"/>
                <w:right w:val="none" w:sz="0" w:space="0" w:color="auto"/>
              </w:divBdr>
            </w:div>
            <w:div w:id="667443359">
              <w:marLeft w:val="0"/>
              <w:marRight w:val="0"/>
              <w:marTop w:val="0"/>
              <w:marBottom w:val="0"/>
              <w:divBdr>
                <w:top w:val="none" w:sz="0" w:space="0" w:color="auto"/>
                <w:left w:val="none" w:sz="0" w:space="0" w:color="auto"/>
                <w:bottom w:val="none" w:sz="0" w:space="0" w:color="auto"/>
                <w:right w:val="none" w:sz="0" w:space="0" w:color="auto"/>
              </w:divBdr>
            </w:div>
            <w:div w:id="1328898307">
              <w:marLeft w:val="0"/>
              <w:marRight w:val="0"/>
              <w:marTop w:val="0"/>
              <w:marBottom w:val="0"/>
              <w:divBdr>
                <w:top w:val="none" w:sz="0" w:space="0" w:color="auto"/>
                <w:left w:val="none" w:sz="0" w:space="0" w:color="auto"/>
                <w:bottom w:val="none" w:sz="0" w:space="0" w:color="auto"/>
                <w:right w:val="none" w:sz="0" w:space="0" w:color="auto"/>
              </w:divBdr>
            </w:div>
            <w:div w:id="1434865739">
              <w:marLeft w:val="0"/>
              <w:marRight w:val="0"/>
              <w:marTop w:val="0"/>
              <w:marBottom w:val="0"/>
              <w:divBdr>
                <w:top w:val="none" w:sz="0" w:space="0" w:color="auto"/>
                <w:left w:val="none" w:sz="0" w:space="0" w:color="auto"/>
                <w:bottom w:val="none" w:sz="0" w:space="0" w:color="auto"/>
                <w:right w:val="none" w:sz="0" w:space="0" w:color="auto"/>
              </w:divBdr>
            </w:div>
            <w:div w:id="1947692365">
              <w:marLeft w:val="0"/>
              <w:marRight w:val="0"/>
              <w:marTop w:val="0"/>
              <w:marBottom w:val="0"/>
              <w:divBdr>
                <w:top w:val="none" w:sz="0" w:space="0" w:color="auto"/>
                <w:left w:val="none" w:sz="0" w:space="0" w:color="auto"/>
                <w:bottom w:val="none" w:sz="0" w:space="0" w:color="auto"/>
                <w:right w:val="none" w:sz="0" w:space="0" w:color="auto"/>
              </w:divBdr>
            </w:div>
            <w:div w:id="1129518233">
              <w:marLeft w:val="0"/>
              <w:marRight w:val="0"/>
              <w:marTop w:val="0"/>
              <w:marBottom w:val="0"/>
              <w:divBdr>
                <w:top w:val="none" w:sz="0" w:space="0" w:color="auto"/>
                <w:left w:val="none" w:sz="0" w:space="0" w:color="auto"/>
                <w:bottom w:val="none" w:sz="0" w:space="0" w:color="auto"/>
                <w:right w:val="none" w:sz="0" w:space="0" w:color="auto"/>
              </w:divBdr>
            </w:div>
            <w:div w:id="1073432080">
              <w:marLeft w:val="0"/>
              <w:marRight w:val="0"/>
              <w:marTop w:val="0"/>
              <w:marBottom w:val="0"/>
              <w:divBdr>
                <w:top w:val="none" w:sz="0" w:space="0" w:color="auto"/>
                <w:left w:val="none" w:sz="0" w:space="0" w:color="auto"/>
                <w:bottom w:val="none" w:sz="0" w:space="0" w:color="auto"/>
                <w:right w:val="none" w:sz="0" w:space="0" w:color="auto"/>
              </w:divBdr>
            </w:div>
            <w:div w:id="1737581164">
              <w:marLeft w:val="0"/>
              <w:marRight w:val="0"/>
              <w:marTop w:val="0"/>
              <w:marBottom w:val="0"/>
              <w:divBdr>
                <w:top w:val="none" w:sz="0" w:space="0" w:color="auto"/>
                <w:left w:val="none" w:sz="0" w:space="0" w:color="auto"/>
                <w:bottom w:val="none" w:sz="0" w:space="0" w:color="auto"/>
                <w:right w:val="none" w:sz="0" w:space="0" w:color="auto"/>
              </w:divBdr>
            </w:div>
            <w:div w:id="2088574819">
              <w:marLeft w:val="0"/>
              <w:marRight w:val="0"/>
              <w:marTop w:val="0"/>
              <w:marBottom w:val="0"/>
              <w:divBdr>
                <w:top w:val="none" w:sz="0" w:space="0" w:color="auto"/>
                <w:left w:val="none" w:sz="0" w:space="0" w:color="auto"/>
                <w:bottom w:val="none" w:sz="0" w:space="0" w:color="auto"/>
                <w:right w:val="none" w:sz="0" w:space="0" w:color="auto"/>
              </w:divBdr>
            </w:div>
            <w:div w:id="698746361">
              <w:marLeft w:val="0"/>
              <w:marRight w:val="0"/>
              <w:marTop w:val="0"/>
              <w:marBottom w:val="0"/>
              <w:divBdr>
                <w:top w:val="none" w:sz="0" w:space="0" w:color="auto"/>
                <w:left w:val="none" w:sz="0" w:space="0" w:color="auto"/>
                <w:bottom w:val="none" w:sz="0" w:space="0" w:color="auto"/>
                <w:right w:val="none" w:sz="0" w:space="0" w:color="auto"/>
              </w:divBdr>
            </w:div>
            <w:div w:id="668944221">
              <w:marLeft w:val="0"/>
              <w:marRight w:val="0"/>
              <w:marTop w:val="0"/>
              <w:marBottom w:val="0"/>
              <w:divBdr>
                <w:top w:val="none" w:sz="0" w:space="0" w:color="auto"/>
                <w:left w:val="none" w:sz="0" w:space="0" w:color="auto"/>
                <w:bottom w:val="none" w:sz="0" w:space="0" w:color="auto"/>
                <w:right w:val="none" w:sz="0" w:space="0" w:color="auto"/>
              </w:divBdr>
            </w:div>
            <w:div w:id="1789349295">
              <w:marLeft w:val="0"/>
              <w:marRight w:val="0"/>
              <w:marTop w:val="0"/>
              <w:marBottom w:val="0"/>
              <w:divBdr>
                <w:top w:val="none" w:sz="0" w:space="0" w:color="auto"/>
                <w:left w:val="none" w:sz="0" w:space="0" w:color="auto"/>
                <w:bottom w:val="none" w:sz="0" w:space="0" w:color="auto"/>
                <w:right w:val="none" w:sz="0" w:space="0" w:color="auto"/>
              </w:divBdr>
            </w:div>
            <w:div w:id="1396121946">
              <w:marLeft w:val="0"/>
              <w:marRight w:val="0"/>
              <w:marTop w:val="0"/>
              <w:marBottom w:val="0"/>
              <w:divBdr>
                <w:top w:val="none" w:sz="0" w:space="0" w:color="auto"/>
                <w:left w:val="none" w:sz="0" w:space="0" w:color="auto"/>
                <w:bottom w:val="none" w:sz="0" w:space="0" w:color="auto"/>
                <w:right w:val="none" w:sz="0" w:space="0" w:color="auto"/>
              </w:divBdr>
            </w:div>
            <w:div w:id="486022248">
              <w:marLeft w:val="0"/>
              <w:marRight w:val="0"/>
              <w:marTop w:val="0"/>
              <w:marBottom w:val="0"/>
              <w:divBdr>
                <w:top w:val="none" w:sz="0" w:space="0" w:color="auto"/>
                <w:left w:val="none" w:sz="0" w:space="0" w:color="auto"/>
                <w:bottom w:val="none" w:sz="0" w:space="0" w:color="auto"/>
                <w:right w:val="none" w:sz="0" w:space="0" w:color="auto"/>
              </w:divBdr>
            </w:div>
            <w:div w:id="1683777654">
              <w:marLeft w:val="0"/>
              <w:marRight w:val="0"/>
              <w:marTop w:val="0"/>
              <w:marBottom w:val="0"/>
              <w:divBdr>
                <w:top w:val="none" w:sz="0" w:space="0" w:color="auto"/>
                <w:left w:val="none" w:sz="0" w:space="0" w:color="auto"/>
                <w:bottom w:val="none" w:sz="0" w:space="0" w:color="auto"/>
                <w:right w:val="none" w:sz="0" w:space="0" w:color="auto"/>
              </w:divBdr>
            </w:div>
            <w:div w:id="275411485">
              <w:marLeft w:val="0"/>
              <w:marRight w:val="0"/>
              <w:marTop w:val="0"/>
              <w:marBottom w:val="0"/>
              <w:divBdr>
                <w:top w:val="none" w:sz="0" w:space="0" w:color="auto"/>
                <w:left w:val="none" w:sz="0" w:space="0" w:color="auto"/>
                <w:bottom w:val="none" w:sz="0" w:space="0" w:color="auto"/>
                <w:right w:val="none" w:sz="0" w:space="0" w:color="auto"/>
              </w:divBdr>
            </w:div>
            <w:div w:id="2037537286">
              <w:marLeft w:val="0"/>
              <w:marRight w:val="0"/>
              <w:marTop w:val="0"/>
              <w:marBottom w:val="0"/>
              <w:divBdr>
                <w:top w:val="none" w:sz="0" w:space="0" w:color="auto"/>
                <w:left w:val="none" w:sz="0" w:space="0" w:color="auto"/>
                <w:bottom w:val="none" w:sz="0" w:space="0" w:color="auto"/>
                <w:right w:val="none" w:sz="0" w:space="0" w:color="auto"/>
              </w:divBdr>
            </w:div>
            <w:div w:id="1148980515">
              <w:marLeft w:val="0"/>
              <w:marRight w:val="0"/>
              <w:marTop w:val="0"/>
              <w:marBottom w:val="0"/>
              <w:divBdr>
                <w:top w:val="none" w:sz="0" w:space="0" w:color="auto"/>
                <w:left w:val="none" w:sz="0" w:space="0" w:color="auto"/>
                <w:bottom w:val="none" w:sz="0" w:space="0" w:color="auto"/>
                <w:right w:val="none" w:sz="0" w:space="0" w:color="auto"/>
              </w:divBdr>
            </w:div>
            <w:div w:id="343869419">
              <w:marLeft w:val="0"/>
              <w:marRight w:val="0"/>
              <w:marTop w:val="0"/>
              <w:marBottom w:val="0"/>
              <w:divBdr>
                <w:top w:val="none" w:sz="0" w:space="0" w:color="auto"/>
                <w:left w:val="none" w:sz="0" w:space="0" w:color="auto"/>
                <w:bottom w:val="none" w:sz="0" w:space="0" w:color="auto"/>
                <w:right w:val="none" w:sz="0" w:space="0" w:color="auto"/>
              </w:divBdr>
            </w:div>
            <w:div w:id="1100373430">
              <w:marLeft w:val="0"/>
              <w:marRight w:val="0"/>
              <w:marTop w:val="0"/>
              <w:marBottom w:val="0"/>
              <w:divBdr>
                <w:top w:val="none" w:sz="0" w:space="0" w:color="auto"/>
                <w:left w:val="none" w:sz="0" w:space="0" w:color="auto"/>
                <w:bottom w:val="none" w:sz="0" w:space="0" w:color="auto"/>
                <w:right w:val="none" w:sz="0" w:space="0" w:color="auto"/>
              </w:divBdr>
            </w:div>
            <w:div w:id="1102141800">
              <w:marLeft w:val="0"/>
              <w:marRight w:val="0"/>
              <w:marTop w:val="0"/>
              <w:marBottom w:val="0"/>
              <w:divBdr>
                <w:top w:val="none" w:sz="0" w:space="0" w:color="auto"/>
                <w:left w:val="none" w:sz="0" w:space="0" w:color="auto"/>
                <w:bottom w:val="none" w:sz="0" w:space="0" w:color="auto"/>
                <w:right w:val="none" w:sz="0" w:space="0" w:color="auto"/>
              </w:divBdr>
            </w:div>
            <w:div w:id="2053385434">
              <w:marLeft w:val="0"/>
              <w:marRight w:val="0"/>
              <w:marTop w:val="0"/>
              <w:marBottom w:val="0"/>
              <w:divBdr>
                <w:top w:val="none" w:sz="0" w:space="0" w:color="auto"/>
                <w:left w:val="none" w:sz="0" w:space="0" w:color="auto"/>
                <w:bottom w:val="none" w:sz="0" w:space="0" w:color="auto"/>
                <w:right w:val="none" w:sz="0" w:space="0" w:color="auto"/>
              </w:divBdr>
            </w:div>
            <w:div w:id="1122652139">
              <w:marLeft w:val="0"/>
              <w:marRight w:val="0"/>
              <w:marTop w:val="0"/>
              <w:marBottom w:val="0"/>
              <w:divBdr>
                <w:top w:val="none" w:sz="0" w:space="0" w:color="auto"/>
                <w:left w:val="none" w:sz="0" w:space="0" w:color="auto"/>
                <w:bottom w:val="none" w:sz="0" w:space="0" w:color="auto"/>
                <w:right w:val="none" w:sz="0" w:space="0" w:color="auto"/>
              </w:divBdr>
            </w:div>
            <w:div w:id="145248201">
              <w:marLeft w:val="0"/>
              <w:marRight w:val="0"/>
              <w:marTop w:val="0"/>
              <w:marBottom w:val="0"/>
              <w:divBdr>
                <w:top w:val="none" w:sz="0" w:space="0" w:color="auto"/>
                <w:left w:val="none" w:sz="0" w:space="0" w:color="auto"/>
                <w:bottom w:val="none" w:sz="0" w:space="0" w:color="auto"/>
                <w:right w:val="none" w:sz="0" w:space="0" w:color="auto"/>
              </w:divBdr>
            </w:div>
            <w:div w:id="2030837848">
              <w:marLeft w:val="0"/>
              <w:marRight w:val="0"/>
              <w:marTop w:val="0"/>
              <w:marBottom w:val="0"/>
              <w:divBdr>
                <w:top w:val="none" w:sz="0" w:space="0" w:color="auto"/>
                <w:left w:val="none" w:sz="0" w:space="0" w:color="auto"/>
                <w:bottom w:val="none" w:sz="0" w:space="0" w:color="auto"/>
                <w:right w:val="none" w:sz="0" w:space="0" w:color="auto"/>
              </w:divBdr>
            </w:div>
            <w:div w:id="1573346971">
              <w:marLeft w:val="0"/>
              <w:marRight w:val="0"/>
              <w:marTop w:val="0"/>
              <w:marBottom w:val="0"/>
              <w:divBdr>
                <w:top w:val="none" w:sz="0" w:space="0" w:color="auto"/>
                <w:left w:val="none" w:sz="0" w:space="0" w:color="auto"/>
                <w:bottom w:val="none" w:sz="0" w:space="0" w:color="auto"/>
                <w:right w:val="none" w:sz="0" w:space="0" w:color="auto"/>
              </w:divBdr>
            </w:div>
            <w:div w:id="196041250">
              <w:marLeft w:val="0"/>
              <w:marRight w:val="0"/>
              <w:marTop w:val="0"/>
              <w:marBottom w:val="0"/>
              <w:divBdr>
                <w:top w:val="none" w:sz="0" w:space="0" w:color="auto"/>
                <w:left w:val="none" w:sz="0" w:space="0" w:color="auto"/>
                <w:bottom w:val="none" w:sz="0" w:space="0" w:color="auto"/>
                <w:right w:val="none" w:sz="0" w:space="0" w:color="auto"/>
              </w:divBdr>
            </w:div>
            <w:div w:id="2110201490">
              <w:marLeft w:val="0"/>
              <w:marRight w:val="0"/>
              <w:marTop w:val="0"/>
              <w:marBottom w:val="0"/>
              <w:divBdr>
                <w:top w:val="none" w:sz="0" w:space="0" w:color="auto"/>
                <w:left w:val="none" w:sz="0" w:space="0" w:color="auto"/>
                <w:bottom w:val="none" w:sz="0" w:space="0" w:color="auto"/>
                <w:right w:val="none" w:sz="0" w:space="0" w:color="auto"/>
              </w:divBdr>
            </w:div>
            <w:div w:id="1743794162">
              <w:marLeft w:val="0"/>
              <w:marRight w:val="0"/>
              <w:marTop w:val="0"/>
              <w:marBottom w:val="0"/>
              <w:divBdr>
                <w:top w:val="none" w:sz="0" w:space="0" w:color="auto"/>
                <w:left w:val="none" w:sz="0" w:space="0" w:color="auto"/>
                <w:bottom w:val="none" w:sz="0" w:space="0" w:color="auto"/>
                <w:right w:val="none" w:sz="0" w:space="0" w:color="auto"/>
              </w:divBdr>
            </w:div>
            <w:div w:id="1922566215">
              <w:marLeft w:val="0"/>
              <w:marRight w:val="0"/>
              <w:marTop w:val="0"/>
              <w:marBottom w:val="0"/>
              <w:divBdr>
                <w:top w:val="none" w:sz="0" w:space="0" w:color="auto"/>
                <w:left w:val="none" w:sz="0" w:space="0" w:color="auto"/>
                <w:bottom w:val="none" w:sz="0" w:space="0" w:color="auto"/>
                <w:right w:val="none" w:sz="0" w:space="0" w:color="auto"/>
              </w:divBdr>
            </w:div>
            <w:div w:id="186918212">
              <w:marLeft w:val="0"/>
              <w:marRight w:val="0"/>
              <w:marTop w:val="0"/>
              <w:marBottom w:val="0"/>
              <w:divBdr>
                <w:top w:val="none" w:sz="0" w:space="0" w:color="auto"/>
                <w:left w:val="none" w:sz="0" w:space="0" w:color="auto"/>
                <w:bottom w:val="none" w:sz="0" w:space="0" w:color="auto"/>
                <w:right w:val="none" w:sz="0" w:space="0" w:color="auto"/>
              </w:divBdr>
            </w:div>
            <w:div w:id="797799248">
              <w:marLeft w:val="0"/>
              <w:marRight w:val="0"/>
              <w:marTop w:val="0"/>
              <w:marBottom w:val="0"/>
              <w:divBdr>
                <w:top w:val="none" w:sz="0" w:space="0" w:color="auto"/>
                <w:left w:val="none" w:sz="0" w:space="0" w:color="auto"/>
                <w:bottom w:val="none" w:sz="0" w:space="0" w:color="auto"/>
                <w:right w:val="none" w:sz="0" w:space="0" w:color="auto"/>
              </w:divBdr>
            </w:div>
            <w:div w:id="1985357201">
              <w:marLeft w:val="0"/>
              <w:marRight w:val="0"/>
              <w:marTop w:val="0"/>
              <w:marBottom w:val="0"/>
              <w:divBdr>
                <w:top w:val="none" w:sz="0" w:space="0" w:color="auto"/>
                <w:left w:val="none" w:sz="0" w:space="0" w:color="auto"/>
                <w:bottom w:val="none" w:sz="0" w:space="0" w:color="auto"/>
                <w:right w:val="none" w:sz="0" w:space="0" w:color="auto"/>
              </w:divBdr>
            </w:div>
            <w:div w:id="1041396122">
              <w:marLeft w:val="0"/>
              <w:marRight w:val="0"/>
              <w:marTop w:val="0"/>
              <w:marBottom w:val="0"/>
              <w:divBdr>
                <w:top w:val="none" w:sz="0" w:space="0" w:color="auto"/>
                <w:left w:val="none" w:sz="0" w:space="0" w:color="auto"/>
                <w:bottom w:val="none" w:sz="0" w:space="0" w:color="auto"/>
                <w:right w:val="none" w:sz="0" w:space="0" w:color="auto"/>
              </w:divBdr>
            </w:div>
            <w:div w:id="1372221776">
              <w:marLeft w:val="0"/>
              <w:marRight w:val="0"/>
              <w:marTop w:val="0"/>
              <w:marBottom w:val="0"/>
              <w:divBdr>
                <w:top w:val="none" w:sz="0" w:space="0" w:color="auto"/>
                <w:left w:val="none" w:sz="0" w:space="0" w:color="auto"/>
                <w:bottom w:val="none" w:sz="0" w:space="0" w:color="auto"/>
                <w:right w:val="none" w:sz="0" w:space="0" w:color="auto"/>
              </w:divBdr>
            </w:div>
            <w:div w:id="571820530">
              <w:marLeft w:val="0"/>
              <w:marRight w:val="0"/>
              <w:marTop w:val="0"/>
              <w:marBottom w:val="0"/>
              <w:divBdr>
                <w:top w:val="none" w:sz="0" w:space="0" w:color="auto"/>
                <w:left w:val="none" w:sz="0" w:space="0" w:color="auto"/>
                <w:bottom w:val="none" w:sz="0" w:space="0" w:color="auto"/>
                <w:right w:val="none" w:sz="0" w:space="0" w:color="auto"/>
              </w:divBdr>
            </w:div>
            <w:div w:id="1827473380">
              <w:marLeft w:val="0"/>
              <w:marRight w:val="0"/>
              <w:marTop w:val="0"/>
              <w:marBottom w:val="0"/>
              <w:divBdr>
                <w:top w:val="none" w:sz="0" w:space="0" w:color="auto"/>
                <w:left w:val="none" w:sz="0" w:space="0" w:color="auto"/>
                <w:bottom w:val="none" w:sz="0" w:space="0" w:color="auto"/>
                <w:right w:val="none" w:sz="0" w:space="0" w:color="auto"/>
              </w:divBdr>
            </w:div>
            <w:div w:id="901058647">
              <w:marLeft w:val="0"/>
              <w:marRight w:val="0"/>
              <w:marTop w:val="0"/>
              <w:marBottom w:val="0"/>
              <w:divBdr>
                <w:top w:val="none" w:sz="0" w:space="0" w:color="auto"/>
                <w:left w:val="none" w:sz="0" w:space="0" w:color="auto"/>
                <w:bottom w:val="none" w:sz="0" w:space="0" w:color="auto"/>
                <w:right w:val="none" w:sz="0" w:space="0" w:color="auto"/>
              </w:divBdr>
            </w:div>
            <w:div w:id="1611162128">
              <w:marLeft w:val="0"/>
              <w:marRight w:val="0"/>
              <w:marTop w:val="0"/>
              <w:marBottom w:val="0"/>
              <w:divBdr>
                <w:top w:val="none" w:sz="0" w:space="0" w:color="auto"/>
                <w:left w:val="none" w:sz="0" w:space="0" w:color="auto"/>
                <w:bottom w:val="none" w:sz="0" w:space="0" w:color="auto"/>
                <w:right w:val="none" w:sz="0" w:space="0" w:color="auto"/>
              </w:divBdr>
            </w:div>
            <w:div w:id="466048280">
              <w:marLeft w:val="0"/>
              <w:marRight w:val="0"/>
              <w:marTop w:val="0"/>
              <w:marBottom w:val="0"/>
              <w:divBdr>
                <w:top w:val="none" w:sz="0" w:space="0" w:color="auto"/>
                <w:left w:val="none" w:sz="0" w:space="0" w:color="auto"/>
                <w:bottom w:val="none" w:sz="0" w:space="0" w:color="auto"/>
                <w:right w:val="none" w:sz="0" w:space="0" w:color="auto"/>
              </w:divBdr>
            </w:div>
            <w:div w:id="262498084">
              <w:marLeft w:val="0"/>
              <w:marRight w:val="0"/>
              <w:marTop w:val="0"/>
              <w:marBottom w:val="0"/>
              <w:divBdr>
                <w:top w:val="none" w:sz="0" w:space="0" w:color="auto"/>
                <w:left w:val="none" w:sz="0" w:space="0" w:color="auto"/>
                <w:bottom w:val="none" w:sz="0" w:space="0" w:color="auto"/>
                <w:right w:val="none" w:sz="0" w:space="0" w:color="auto"/>
              </w:divBdr>
            </w:div>
            <w:div w:id="111443882">
              <w:marLeft w:val="0"/>
              <w:marRight w:val="0"/>
              <w:marTop w:val="0"/>
              <w:marBottom w:val="0"/>
              <w:divBdr>
                <w:top w:val="none" w:sz="0" w:space="0" w:color="auto"/>
                <w:left w:val="none" w:sz="0" w:space="0" w:color="auto"/>
                <w:bottom w:val="none" w:sz="0" w:space="0" w:color="auto"/>
                <w:right w:val="none" w:sz="0" w:space="0" w:color="auto"/>
              </w:divBdr>
            </w:div>
            <w:div w:id="1323393599">
              <w:marLeft w:val="0"/>
              <w:marRight w:val="0"/>
              <w:marTop w:val="0"/>
              <w:marBottom w:val="0"/>
              <w:divBdr>
                <w:top w:val="none" w:sz="0" w:space="0" w:color="auto"/>
                <w:left w:val="none" w:sz="0" w:space="0" w:color="auto"/>
                <w:bottom w:val="none" w:sz="0" w:space="0" w:color="auto"/>
                <w:right w:val="none" w:sz="0" w:space="0" w:color="auto"/>
              </w:divBdr>
            </w:div>
            <w:div w:id="507670599">
              <w:marLeft w:val="0"/>
              <w:marRight w:val="0"/>
              <w:marTop w:val="0"/>
              <w:marBottom w:val="0"/>
              <w:divBdr>
                <w:top w:val="none" w:sz="0" w:space="0" w:color="auto"/>
                <w:left w:val="none" w:sz="0" w:space="0" w:color="auto"/>
                <w:bottom w:val="none" w:sz="0" w:space="0" w:color="auto"/>
                <w:right w:val="none" w:sz="0" w:space="0" w:color="auto"/>
              </w:divBdr>
            </w:div>
            <w:div w:id="1884366165">
              <w:marLeft w:val="0"/>
              <w:marRight w:val="0"/>
              <w:marTop w:val="0"/>
              <w:marBottom w:val="0"/>
              <w:divBdr>
                <w:top w:val="none" w:sz="0" w:space="0" w:color="auto"/>
                <w:left w:val="none" w:sz="0" w:space="0" w:color="auto"/>
                <w:bottom w:val="none" w:sz="0" w:space="0" w:color="auto"/>
                <w:right w:val="none" w:sz="0" w:space="0" w:color="auto"/>
              </w:divBdr>
            </w:div>
            <w:div w:id="1107432085">
              <w:marLeft w:val="0"/>
              <w:marRight w:val="0"/>
              <w:marTop w:val="0"/>
              <w:marBottom w:val="0"/>
              <w:divBdr>
                <w:top w:val="none" w:sz="0" w:space="0" w:color="auto"/>
                <w:left w:val="none" w:sz="0" w:space="0" w:color="auto"/>
                <w:bottom w:val="none" w:sz="0" w:space="0" w:color="auto"/>
                <w:right w:val="none" w:sz="0" w:space="0" w:color="auto"/>
              </w:divBdr>
            </w:div>
            <w:div w:id="1956256327">
              <w:marLeft w:val="0"/>
              <w:marRight w:val="0"/>
              <w:marTop w:val="0"/>
              <w:marBottom w:val="0"/>
              <w:divBdr>
                <w:top w:val="none" w:sz="0" w:space="0" w:color="auto"/>
                <w:left w:val="none" w:sz="0" w:space="0" w:color="auto"/>
                <w:bottom w:val="none" w:sz="0" w:space="0" w:color="auto"/>
                <w:right w:val="none" w:sz="0" w:space="0" w:color="auto"/>
              </w:divBdr>
            </w:div>
            <w:div w:id="833839342">
              <w:marLeft w:val="0"/>
              <w:marRight w:val="0"/>
              <w:marTop w:val="0"/>
              <w:marBottom w:val="0"/>
              <w:divBdr>
                <w:top w:val="none" w:sz="0" w:space="0" w:color="auto"/>
                <w:left w:val="none" w:sz="0" w:space="0" w:color="auto"/>
                <w:bottom w:val="none" w:sz="0" w:space="0" w:color="auto"/>
                <w:right w:val="none" w:sz="0" w:space="0" w:color="auto"/>
              </w:divBdr>
            </w:div>
            <w:div w:id="897594794">
              <w:marLeft w:val="0"/>
              <w:marRight w:val="0"/>
              <w:marTop w:val="0"/>
              <w:marBottom w:val="0"/>
              <w:divBdr>
                <w:top w:val="none" w:sz="0" w:space="0" w:color="auto"/>
                <w:left w:val="none" w:sz="0" w:space="0" w:color="auto"/>
                <w:bottom w:val="none" w:sz="0" w:space="0" w:color="auto"/>
                <w:right w:val="none" w:sz="0" w:space="0" w:color="auto"/>
              </w:divBdr>
            </w:div>
            <w:div w:id="1069184860">
              <w:marLeft w:val="0"/>
              <w:marRight w:val="0"/>
              <w:marTop w:val="0"/>
              <w:marBottom w:val="0"/>
              <w:divBdr>
                <w:top w:val="none" w:sz="0" w:space="0" w:color="auto"/>
                <w:left w:val="none" w:sz="0" w:space="0" w:color="auto"/>
                <w:bottom w:val="none" w:sz="0" w:space="0" w:color="auto"/>
                <w:right w:val="none" w:sz="0" w:space="0" w:color="auto"/>
              </w:divBdr>
            </w:div>
            <w:div w:id="853881906">
              <w:marLeft w:val="0"/>
              <w:marRight w:val="0"/>
              <w:marTop w:val="0"/>
              <w:marBottom w:val="0"/>
              <w:divBdr>
                <w:top w:val="none" w:sz="0" w:space="0" w:color="auto"/>
                <w:left w:val="none" w:sz="0" w:space="0" w:color="auto"/>
                <w:bottom w:val="none" w:sz="0" w:space="0" w:color="auto"/>
                <w:right w:val="none" w:sz="0" w:space="0" w:color="auto"/>
              </w:divBdr>
            </w:div>
            <w:div w:id="189339134">
              <w:marLeft w:val="0"/>
              <w:marRight w:val="0"/>
              <w:marTop w:val="0"/>
              <w:marBottom w:val="0"/>
              <w:divBdr>
                <w:top w:val="none" w:sz="0" w:space="0" w:color="auto"/>
                <w:left w:val="none" w:sz="0" w:space="0" w:color="auto"/>
                <w:bottom w:val="none" w:sz="0" w:space="0" w:color="auto"/>
                <w:right w:val="none" w:sz="0" w:space="0" w:color="auto"/>
              </w:divBdr>
            </w:div>
            <w:div w:id="1241135541">
              <w:marLeft w:val="0"/>
              <w:marRight w:val="0"/>
              <w:marTop w:val="0"/>
              <w:marBottom w:val="0"/>
              <w:divBdr>
                <w:top w:val="none" w:sz="0" w:space="0" w:color="auto"/>
                <w:left w:val="none" w:sz="0" w:space="0" w:color="auto"/>
                <w:bottom w:val="none" w:sz="0" w:space="0" w:color="auto"/>
                <w:right w:val="none" w:sz="0" w:space="0" w:color="auto"/>
              </w:divBdr>
            </w:div>
            <w:div w:id="1871718070">
              <w:marLeft w:val="0"/>
              <w:marRight w:val="0"/>
              <w:marTop w:val="0"/>
              <w:marBottom w:val="0"/>
              <w:divBdr>
                <w:top w:val="none" w:sz="0" w:space="0" w:color="auto"/>
                <w:left w:val="none" w:sz="0" w:space="0" w:color="auto"/>
                <w:bottom w:val="none" w:sz="0" w:space="0" w:color="auto"/>
                <w:right w:val="none" w:sz="0" w:space="0" w:color="auto"/>
              </w:divBdr>
            </w:div>
            <w:div w:id="382218576">
              <w:marLeft w:val="0"/>
              <w:marRight w:val="0"/>
              <w:marTop w:val="0"/>
              <w:marBottom w:val="0"/>
              <w:divBdr>
                <w:top w:val="none" w:sz="0" w:space="0" w:color="auto"/>
                <w:left w:val="none" w:sz="0" w:space="0" w:color="auto"/>
                <w:bottom w:val="none" w:sz="0" w:space="0" w:color="auto"/>
                <w:right w:val="none" w:sz="0" w:space="0" w:color="auto"/>
              </w:divBdr>
            </w:div>
            <w:div w:id="1425878230">
              <w:marLeft w:val="0"/>
              <w:marRight w:val="0"/>
              <w:marTop w:val="0"/>
              <w:marBottom w:val="0"/>
              <w:divBdr>
                <w:top w:val="none" w:sz="0" w:space="0" w:color="auto"/>
                <w:left w:val="none" w:sz="0" w:space="0" w:color="auto"/>
                <w:bottom w:val="none" w:sz="0" w:space="0" w:color="auto"/>
                <w:right w:val="none" w:sz="0" w:space="0" w:color="auto"/>
              </w:divBdr>
            </w:div>
            <w:div w:id="463935626">
              <w:marLeft w:val="0"/>
              <w:marRight w:val="0"/>
              <w:marTop w:val="0"/>
              <w:marBottom w:val="0"/>
              <w:divBdr>
                <w:top w:val="none" w:sz="0" w:space="0" w:color="auto"/>
                <w:left w:val="none" w:sz="0" w:space="0" w:color="auto"/>
                <w:bottom w:val="none" w:sz="0" w:space="0" w:color="auto"/>
                <w:right w:val="none" w:sz="0" w:space="0" w:color="auto"/>
              </w:divBdr>
            </w:div>
            <w:div w:id="1890266059">
              <w:marLeft w:val="0"/>
              <w:marRight w:val="0"/>
              <w:marTop w:val="0"/>
              <w:marBottom w:val="0"/>
              <w:divBdr>
                <w:top w:val="none" w:sz="0" w:space="0" w:color="auto"/>
                <w:left w:val="none" w:sz="0" w:space="0" w:color="auto"/>
                <w:bottom w:val="none" w:sz="0" w:space="0" w:color="auto"/>
                <w:right w:val="none" w:sz="0" w:space="0" w:color="auto"/>
              </w:divBdr>
            </w:div>
            <w:div w:id="289014679">
              <w:marLeft w:val="0"/>
              <w:marRight w:val="0"/>
              <w:marTop w:val="0"/>
              <w:marBottom w:val="0"/>
              <w:divBdr>
                <w:top w:val="none" w:sz="0" w:space="0" w:color="auto"/>
                <w:left w:val="none" w:sz="0" w:space="0" w:color="auto"/>
                <w:bottom w:val="none" w:sz="0" w:space="0" w:color="auto"/>
                <w:right w:val="none" w:sz="0" w:space="0" w:color="auto"/>
              </w:divBdr>
            </w:div>
            <w:div w:id="897474587">
              <w:marLeft w:val="0"/>
              <w:marRight w:val="0"/>
              <w:marTop w:val="0"/>
              <w:marBottom w:val="0"/>
              <w:divBdr>
                <w:top w:val="none" w:sz="0" w:space="0" w:color="auto"/>
                <w:left w:val="none" w:sz="0" w:space="0" w:color="auto"/>
                <w:bottom w:val="none" w:sz="0" w:space="0" w:color="auto"/>
                <w:right w:val="none" w:sz="0" w:space="0" w:color="auto"/>
              </w:divBdr>
            </w:div>
            <w:div w:id="478809901">
              <w:marLeft w:val="0"/>
              <w:marRight w:val="0"/>
              <w:marTop w:val="0"/>
              <w:marBottom w:val="0"/>
              <w:divBdr>
                <w:top w:val="none" w:sz="0" w:space="0" w:color="auto"/>
                <w:left w:val="none" w:sz="0" w:space="0" w:color="auto"/>
                <w:bottom w:val="none" w:sz="0" w:space="0" w:color="auto"/>
                <w:right w:val="none" w:sz="0" w:space="0" w:color="auto"/>
              </w:divBdr>
            </w:div>
            <w:div w:id="1069032816">
              <w:marLeft w:val="0"/>
              <w:marRight w:val="0"/>
              <w:marTop w:val="0"/>
              <w:marBottom w:val="0"/>
              <w:divBdr>
                <w:top w:val="none" w:sz="0" w:space="0" w:color="auto"/>
                <w:left w:val="none" w:sz="0" w:space="0" w:color="auto"/>
                <w:bottom w:val="none" w:sz="0" w:space="0" w:color="auto"/>
                <w:right w:val="none" w:sz="0" w:space="0" w:color="auto"/>
              </w:divBdr>
            </w:div>
            <w:div w:id="1112363314">
              <w:marLeft w:val="0"/>
              <w:marRight w:val="0"/>
              <w:marTop w:val="0"/>
              <w:marBottom w:val="0"/>
              <w:divBdr>
                <w:top w:val="none" w:sz="0" w:space="0" w:color="auto"/>
                <w:left w:val="none" w:sz="0" w:space="0" w:color="auto"/>
                <w:bottom w:val="none" w:sz="0" w:space="0" w:color="auto"/>
                <w:right w:val="none" w:sz="0" w:space="0" w:color="auto"/>
              </w:divBdr>
            </w:div>
            <w:div w:id="138691959">
              <w:marLeft w:val="0"/>
              <w:marRight w:val="0"/>
              <w:marTop w:val="0"/>
              <w:marBottom w:val="0"/>
              <w:divBdr>
                <w:top w:val="none" w:sz="0" w:space="0" w:color="auto"/>
                <w:left w:val="none" w:sz="0" w:space="0" w:color="auto"/>
                <w:bottom w:val="none" w:sz="0" w:space="0" w:color="auto"/>
                <w:right w:val="none" w:sz="0" w:space="0" w:color="auto"/>
              </w:divBdr>
            </w:div>
            <w:div w:id="290790415">
              <w:marLeft w:val="0"/>
              <w:marRight w:val="0"/>
              <w:marTop w:val="0"/>
              <w:marBottom w:val="0"/>
              <w:divBdr>
                <w:top w:val="none" w:sz="0" w:space="0" w:color="auto"/>
                <w:left w:val="none" w:sz="0" w:space="0" w:color="auto"/>
                <w:bottom w:val="none" w:sz="0" w:space="0" w:color="auto"/>
                <w:right w:val="none" w:sz="0" w:space="0" w:color="auto"/>
              </w:divBdr>
            </w:div>
            <w:div w:id="81723767">
              <w:marLeft w:val="0"/>
              <w:marRight w:val="0"/>
              <w:marTop w:val="0"/>
              <w:marBottom w:val="0"/>
              <w:divBdr>
                <w:top w:val="none" w:sz="0" w:space="0" w:color="auto"/>
                <w:left w:val="none" w:sz="0" w:space="0" w:color="auto"/>
                <w:bottom w:val="none" w:sz="0" w:space="0" w:color="auto"/>
                <w:right w:val="none" w:sz="0" w:space="0" w:color="auto"/>
              </w:divBdr>
            </w:div>
            <w:div w:id="826674006">
              <w:marLeft w:val="0"/>
              <w:marRight w:val="0"/>
              <w:marTop w:val="0"/>
              <w:marBottom w:val="0"/>
              <w:divBdr>
                <w:top w:val="none" w:sz="0" w:space="0" w:color="auto"/>
                <w:left w:val="none" w:sz="0" w:space="0" w:color="auto"/>
                <w:bottom w:val="none" w:sz="0" w:space="0" w:color="auto"/>
                <w:right w:val="none" w:sz="0" w:space="0" w:color="auto"/>
              </w:divBdr>
            </w:div>
            <w:div w:id="1649087472">
              <w:marLeft w:val="0"/>
              <w:marRight w:val="0"/>
              <w:marTop w:val="0"/>
              <w:marBottom w:val="0"/>
              <w:divBdr>
                <w:top w:val="none" w:sz="0" w:space="0" w:color="auto"/>
                <w:left w:val="none" w:sz="0" w:space="0" w:color="auto"/>
                <w:bottom w:val="none" w:sz="0" w:space="0" w:color="auto"/>
                <w:right w:val="none" w:sz="0" w:space="0" w:color="auto"/>
              </w:divBdr>
            </w:div>
            <w:div w:id="1927180103">
              <w:marLeft w:val="0"/>
              <w:marRight w:val="0"/>
              <w:marTop w:val="0"/>
              <w:marBottom w:val="0"/>
              <w:divBdr>
                <w:top w:val="none" w:sz="0" w:space="0" w:color="auto"/>
                <w:left w:val="none" w:sz="0" w:space="0" w:color="auto"/>
                <w:bottom w:val="none" w:sz="0" w:space="0" w:color="auto"/>
                <w:right w:val="none" w:sz="0" w:space="0" w:color="auto"/>
              </w:divBdr>
              <w:divsChild>
                <w:div w:id="1545868762">
                  <w:marLeft w:val="0"/>
                  <w:marRight w:val="0"/>
                  <w:marTop w:val="0"/>
                  <w:marBottom w:val="0"/>
                  <w:divBdr>
                    <w:top w:val="none" w:sz="0" w:space="0" w:color="auto"/>
                    <w:left w:val="none" w:sz="0" w:space="0" w:color="auto"/>
                    <w:bottom w:val="none" w:sz="0" w:space="0" w:color="auto"/>
                    <w:right w:val="none" w:sz="0" w:space="0" w:color="auto"/>
                  </w:divBdr>
                </w:div>
                <w:div w:id="1442454151">
                  <w:marLeft w:val="0"/>
                  <w:marRight w:val="0"/>
                  <w:marTop w:val="0"/>
                  <w:marBottom w:val="0"/>
                  <w:divBdr>
                    <w:top w:val="none" w:sz="0" w:space="0" w:color="auto"/>
                    <w:left w:val="none" w:sz="0" w:space="0" w:color="auto"/>
                    <w:bottom w:val="none" w:sz="0" w:space="0" w:color="auto"/>
                    <w:right w:val="none" w:sz="0" w:space="0" w:color="auto"/>
                  </w:divBdr>
                </w:div>
                <w:div w:id="1260331696">
                  <w:marLeft w:val="0"/>
                  <w:marRight w:val="0"/>
                  <w:marTop w:val="0"/>
                  <w:marBottom w:val="0"/>
                  <w:divBdr>
                    <w:top w:val="none" w:sz="0" w:space="0" w:color="auto"/>
                    <w:left w:val="none" w:sz="0" w:space="0" w:color="auto"/>
                    <w:bottom w:val="none" w:sz="0" w:space="0" w:color="auto"/>
                    <w:right w:val="none" w:sz="0" w:space="0" w:color="auto"/>
                  </w:divBdr>
                </w:div>
                <w:div w:id="1264918643">
                  <w:marLeft w:val="0"/>
                  <w:marRight w:val="0"/>
                  <w:marTop w:val="0"/>
                  <w:marBottom w:val="0"/>
                  <w:divBdr>
                    <w:top w:val="none" w:sz="0" w:space="0" w:color="auto"/>
                    <w:left w:val="none" w:sz="0" w:space="0" w:color="auto"/>
                    <w:bottom w:val="none" w:sz="0" w:space="0" w:color="auto"/>
                    <w:right w:val="none" w:sz="0" w:space="0" w:color="auto"/>
                  </w:divBdr>
                </w:div>
                <w:div w:id="2106725508">
                  <w:marLeft w:val="0"/>
                  <w:marRight w:val="0"/>
                  <w:marTop w:val="0"/>
                  <w:marBottom w:val="0"/>
                  <w:divBdr>
                    <w:top w:val="none" w:sz="0" w:space="0" w:color="auto"/>
                    <w:left w:val="none" w:sz="0" w:space="0" w:color="auto"/>
                    <w:bottom w:val="none" w:sz="0" w:space="0" w:color="auto"/>
                    <w:right w:val="none" w:sz="0" w:space="0" w:color="auto"/>
                  </w:divBdr>
                </w:div>
                <w:div w:id="195045563">
                  <w:marLeft w:val="0"/>
                  <w:marRight w:val="0"/>
                  <w:marTop w:val="0"/>
                  <w:marBottom w:val="0"/>
                  <w:divBdr>
                    <w:top w:val="none" w:sz="0" w:space="0" w:color="auto"/>
                    <w:left w:val="none" w:sz="0" w:space="0" w:color="auto"/>
                    <w:bottom w:val="none" w:sz="0" w:space="0" w:color="auto"/>
                    <w:right w:val="none" w:sz="0" w:space="0" w:color="auto"/>
                  </w:divBdr>
                </w:div>
                <w:div w:id="487601038">
                  <w:marLeft w:val="0"/>
                  <w:marRight w:val="0"/>
                  <w:marTop w:val="0"/>
                  <w:marBottom w:val="0"/>
                  <w:divBdr>
                    <w:top w:val="none" w:sz="0" w:space="0" w:color="auto"/>
                    <w:left w:val="none" w:sz="0" w:space="0" w:color="auto"/>
                    <w:bottom w:val="none" w:sz="0" w:space="0" w:color="auto"/>
                    <w:right w:val="none" w:sz="0" w:space="0" w:color="auto"/>
                  </w:divBdr>
                </w:div>
                <w:div w:id="1595167638">
                  <w:marLeft w:val="0"/>
                  <w:marRight w:val="0"/>
                  <w:marTop w:val="0"/>
                  <w:marBottom w:val="0"/>
                  <w:divBdr>
                    <w:top w:val="none" w:sz="0" w:space="0" w:color="auto"/>
                    <w:left w:val="none" w:sz="0" w:space="0" w:color="auto"/>
                    <w:bottom w:val="none" w:sz="0" w:space="0" w:color="auto"/>
                    <w:right w:val="none" w:sz="0" w:space="0" w:color="auto"/>
                  </w:divBdr>
                </w:div>
                <w:div w:id="1361008112">
                  <w:marLeft w:val="0"/>
                  <w:marRight w:val="0"/>
                  <w:marTop w:val="0"/>
                  <w:marBottom w:val="0"/>
                  <w:divBdr>
                    <w:top w:val="none" w:sz="0" w:space="0" w:color="auto"/>
                    <w:left w:val="none" w:sz="0" w:space="0" w:color="auto"/>
                    <w:bottom w:val="none" w:sz="0" w:space="0" w:color="auto"/>
                    <w:right w:val="none" w:sz="0" w:space="0" w:color="auto"/>
                  </w:divBdr>
                </w:div>
                <w:div w:id="1928035263">
                  <w:marLeft w:val="0"/>
                  <w:marRight w:val="0"/>
                  <w:marTop w:val="0"/>
                  <w:marBottom w:val="0"/>
                  <w:divBdr>
                    <w:top w:val="none" w:sz="0" w:space="0" w:color="auto"/>
                    <w:left w:val="none" w:sz="0" w:space="0" w:color="auto"/>
                    <w:bottom w:val="none" w:sz="0" w:space="0" w:color="auto"/>
                    <w:right w:val="none" w:sz="0" w:space="0" w:color="auto"/>
                  </w:divBdr>
                </w:div>
                <w:div w:id="133372451">
                  <w:marLeft w:val="0"/>
                  <w:marRight w:val="0"/>
                  <w:marTop w:val="0"/>
                  <w:marBottom w:val="0"/>
                  <w:divBdr>
                    <w:top w:val="none" w:sz="0" w:space="0" w:color="auto"/>
                    <w:left w:val="none" w:sz="0" w:space="0" w:color="auto"/>
                    <w:bottom w:val="none" w:sz="0" w:space="0" w:color="auto"/>
                    <w:right w:val="none" w:sz="0" w:space="0" w:color="auto"/>
                  </w:divBdr>
                </w:div>
                <w:div w:id="899442758">
                  <w:marLeft w:val="0"/>
                  <w:marRight w:val="0"/>
                  <w:marTop w:val="0"/>
                  <w:marBottom w:val="0"/>
                  <w:divBdr>
                    <w:top w:val="none" w:sz="0" w:space="0" w:color="auto"/>
                    <w:left w:val="none" w:sz="0" w:space="0" w:color="auto"/>
                    <w:bottom w:val="none" w:sz="0" w:space="0" w:color="auto"/>
                    <w:right w:val="none" w:sz="0" w:space="0" w:color="auto"/>
                  </w:divBdr>
                </w:div>
                <w:div w:id="2020083887">
                  <w:marLeft w:val="0"/>
                  <w:marRight w:val="0"/>
                  <w:marTop w:val="0"/>
                  <w:marBottom w:val="0"/>
                  <w:divBdr>
                    <w:top w:val="none" w:sz="0" w:space="0" w:color="auto"/>
                    <w:left w:val="none" w:sz="0" w:space="0" w:color="auto"/>
                    <w:bottom w:val="none" w:sz="0" w:space="0" w:color="auto"/>
                    <w:right w:val="none" w:sz="0" w:space="0" w:color="auto"/>
                  </w:divBdr>
                </w:div>
                <w:div w:id="948776510">
                  <w:marLeft w:val="0"/>
                  <w:marRight w:val="0"/>
                  <w:marTop w:val="0"/>
                  <w:marBottom w:val="0"/>
                  <w:divBdr>
                    <w:top w:val="none" w:sz="0" w:space="0" w:color="auto"/>
                    <w:left w:val="none" w:sz="0" w:space="0" w:color="auto"/>
                    <w:bottom w:val="none" w:sz="0" w:space="0" w:color="auto"/>
                    <w:right w:val="none" w:sz="0" w:space="0" w:color="auto"/>
                  </w:divBdr>
                </w:div>
                <w:div w:id="564030897">
                  <w:marLeft w:val="0"/>
                  <w:marRight w:val="0"/>
                  <w:marTop w:val="0"/>
                  <w:marBottom w:val="0"/>
                  <w:divBdr>
                    <w:top w:val="none" w:sz="0" w:space="0" w:color="auto"/>
                    <w:left w:val="none" w:sz="0" w:space="0" w:color="auto"/>
                    <w:bottom w:val="none" w:sz="0" w:space="0" w:color="auto"/>
                    <w:right w:val="none" w:sz="0" w:space="0" w:color="auto"/>
                  </w:divBdr>
                </w:div>
                <w:div w:id="938761238">
                  <w:marLeft w:val="0"/>
                  <w:marRight w:val="0"/>
                  <w:marTop w:val="0"/>
                  <w:marBottom w:val="0"/>
                  <w:divBdr>
                    <w:top w:val="none" w:sz="0" w:space="0" w:color="auto"/>
                    <w:left w:val="none" w:sz="0" w:space="0" w:color="auto"/>
                    <w:bottom w:val="none" w:sz="0" w:space="0" w:color="auto"/>
                    <w:right w:val="none" w:sz="0" w:space="0" w:color="auto"/>
                  </w:divBdr>
                </w:div>
                <w:div w:id="1375159941">
                  <w:marLeft w:val="0"/>
                  <w:marRight w:val="0"/>
                  <w:marTop w:val="0"/>
                  <w:marBottom w:val="0"/>
                  <w:divBdr>
                    <w:top w:val="none" w:sz="0" w:space="0" w:color="auto"/>
                    <w:left w:val="none" w:sz="0" w:space="0" w:color="auto"/>
                    <w:bottom w:val="none" w:sz="0" w:space="0" w:color="auto"/>
                    <w:right w:val="none" w:sz="0" w:space="0" w:color="auto"/>
                  </w:divBdr>
                </w:div>
                <w:div w:id="157574750">
                  <w:marLeft w:val="0"/>
                  <w:marRight w:val="0"/>
                  <w:marTop w:val="0"/>
                  <w:marBottom w:val="0"/>
                  <w:divBdr>
                    <w:top w:val="none" w:sz="0" w:space="0" w:color="auto"/>
                    <w:left w:val="none" w:sz="0" w:space="0" w:color="auto"/>
                    <w:bottom w:val="none" w:sz="0" w:space="0" w:color="auto"/>
                    <w:right w:val="none" w:sz="0" w:space="0" w:color="auto"/>
                  </w:divBdr>
                </w:div>
                <w:div w:id="1250844854">
                  <w:marLeft w:val="0"/>
                  <w:marRight w:val="0"/>
                  <w:marTop w:val="0"/>
                  <w:marBottom w:val="0"/>
                  <w:divBdr>
                    <w:top w:val="none" w:sz="0" w:space="0" w:color="auto"/>
                    <w:left w:val="none" w:sz="0" w:space="0" w:color="auto"/>
                    <w:bottom w:val="none" w:sz="0" w:space="0" w:color="auto"/>
                    <w:right w:val="none" w:sz="0" w:space="0" w:color="auto"/>
                  </w:divBdr>
                </w:div>
                <w:div w:id="1419205910">
                  <w:marLeft w:val="0"/>
                  <w:marRight w:val="0"/>
                  <w:marTop w:val="0"/>
                  <w:marBottom w:val="0"/>
                  <w:divBdr>
                    <w:top w:val="none" w:sz="0" w:space="0" w:color="auto"/>
                    <w:left w:val="none" w:sz="0" w:space="0" w:color="auto"/>
                    <w:bottom w:val="none" w:sz="0" w:space="0" w:color="auto"/>
                    <w:right w:val="none" w:sz="0" w:space="0" w:color="auto"/>
                  </w:divBdr>
                </w:div>
                <w:div w:id="822967455">
                  <w:marLeft w:val="0"/>
                  <w:marRight w:val="0"/>
                  <w:marTop w:val="0"/>
                  <w:marBottom w:val="0"/>
                  <w:divBdr>
                    <w:top w:val="none" w:sz="0" w:space="0" w:color="auto"/>
                    <w:left w:val="none" w:sz="0" w:space="0" w:color="auto"/>
                    <w:bottom w:val="none" w:sz="0" w:space="0" w:color="auto"/>
                    <w:right w:val="none" w:sz="0" w:space="0" w:color="auto"/>
                  </w:divBdr>
                </w:div>
                <w:div w:id="497424718">
                  <w:marLeft w:val="0"/>
                  <w:marRight w:val="0"/>
                  <w:marTop w:val="0"/>
                  <w:marBottom w:val="0"/>
                  <w:divBdr>
                    <w:top w:val="none" w:sz="0" w:space="0" w:color="auto"/>
                    <w:left w:val="none" w:sz="0" w:space="0" w:color="auto"/>
                    <w:bottom w:val="none" w:sz="0" w:space="0" w:color="auto"/>
                    <w:right w:val="none" w:sz="0" w:space="0" w:color="auto"/>
                  </w:divBdr>
                </w:div>
                <w:div w:id="1693721089">
                  <w:marLeft w:val="0"/>
                  <w:marRight w:val="0"/>
                  <w:marTop w:val="0"/>
                  <w:marBottom w:val="0"/>
                  <w:divBdr>
                    <w:top w:val="none" w:sz="0" w:space="0" w:color="auto"/>
                    <w:left w:val="none" w:sz="0" w:space="0" w:color="auto"/>
                    <w:bottom w:val="none" w:sz="0" w:space="0" w:color="auto"/>
                    <w:right w:val="none" w:sz="0" w:space="0" w:color="auto"/>
                  </w:divBdr>
                </w:div>
                <w:div w:id="463475356">
                  <w:marLeft w:val="0"/>
                  <w:marRight w:val="0"/>
                  <w:marTop w:val="0"/>
                  <w:marBottom w:val="0"/>
                  <w:divBdr>
                    <w:top w:val="none" w:sz="0" w:space="0" w:color="auto"/>
                    <w:left w:val="none" w:sz="0" w:space="0" w:color="auto"/>
                    <w:bottom w:val="none" w:sz="0" w:space="0" w:color="auto"/>
                    <w:right w:val="none" w:sz="0" w:space="0" w:color="auto"/>
                  </w:divBdr>
                </w:div>
                <w:div w:id="2047176535">
                  <w:marLeft w:val="0"/>
                  <w:marRight w:val="0"/>
                  <w:marTop w:val="0"/>
                  <w:marBottom w:val="0"/>
                  <w:divBdr>
                    <w:top w:val="none" w:sz="0" w:space="0" w:color="auto"/>
                    <w:left w:val="none" w:sz="0" w:space="0" w:color="auto"/>
                    <w:bottom w:val="none" w:sz="0" w:space="0" w:color="auto"/>
                    <w:right w:val="none" w:sz="0" w:space="0" w:color="auto"/>
                  </w:divBdr>
                </w:div>
                <w:div w:id="393554800">
                  <w:marLeft w:val="0"/>
                  <w:marRight w:val="0"/>
                  <w:marTop w:val="0"/>
                  <w:marBottom w:val="0"/>
                  <w:divBdr>
                    <w:top w:val="none" w:sz="0" w:space="0" w:color="auto"/>
                    <w:left w:val="none" w:sz="0" w:space="0" w:color="auto"/>
                    <w:bottom w:val="none" w:sz="0" w:space="0" w:color="auto"/>
                    <w:right w:val="none" w:sz="0" w:space="0" w:color="auto"/>
                  </w:divBdr>
                </w:div>
                <w:div w:id="56243319">
                  <w:marLeft w:val="0"/>
                  <w:marRight w:val="0"/>
                  <w:marTop w:val="0"/>
                  <w:marBottom w:val="0"/>
                  <w:divBdr>
                    <w:top w:val="none" w:sz="0" w:space="0" w:color="auto"/>
                    <w:left w:val="none" w:sz="0" w:space="0" w:color="auto"/>
                    <w:bottom w:val="none" w:sz="0" w:space="0" w:color="auto"/>
                    <w:right w:val="none" w:sz="0" w:space="0" w:color="auto"/>
                  </w:divBdr>
                </w:div>
                <w:div w:id="1574391553">
                  <w:marLeft w:val="0"/>
                  <w:marRight w:val="0"/>
                  <w:marTop w:val="0"/>
                  <w:marBottom w:val="0"/>
                  <w:divBdr>
                    <w:top w:val="none" w:sz="0" w:space="0" w:color="auto"/>
                    <w:left w:val="none" w:sz="0" w:space="0" w:color="auto"/>
                    <w:bottom w:val="none" w:sz="0" w:space="0" w:color="auto"/>
                    <w:right w:val="none" w:sz="0" w:space="0" w:color="auto"/>
                  </w:divBdr>
                </w:div>
                <w:div w:id="88546366">
                  <w:marLeft w:val="0"/>
                  <w:marRight w:val="0"/>
                  <w:marTop w:val="0"/>
                  <w:marBottom w:val="0"/>
                  <w:divBdr>
                    <w:top w:val="none" w:sz="0" w:space="0" w:color="auto"/>
                    <w:left w:val="none" w:sz="0" w:space="0" w:color="auto"/>
                    <w:bottom w:val="none" w:sz="0" w:space="0" w:color="auto"/>
                    <w:right w:val="none" w:sz="0" w:space="0" w:color="auto"/>
                  </w:divBdr>
                </w:div>
                <w:div w:id="1997175794">
                  <w:marLeft w:val="0"/>
                  <w:marRight w:val="0"/>
                  <w:marTop w:val="0"/>
                  <w:marBottom w:val="0"/>
                  <w:divBdr>
                    <w:top w:val="none" w:sz="0" w:space="0" w:color="auto"/>
                    <w:left w:val="none" w:sz="0" w:space="0" w:color="auto"/>
                    <w:bottom w:val="none" w:sz="0" w:space="0" w:color="auto"/>
                    <w:right w:val="none" w:sz="0" w:space="0" w:color="auto"/>
                  </w:divBdr>
                </w:div>
                <w:div w:id="686442562">
                  <w:marLeft w:val="0"/>
                  <w:marRight w:val="0"/>
                  <w:marTop w:val="0"/>
                  <w:marBottom w:val="0"/>
                  <w:divBdr>
                    <w:top w:val="none" w:sz="0" w:space="0" w:color="auto"/>
                    <w:left w:val="none" w:sz="0" w:space="0" w:color="auto"/>
                    <w:bottom w:val="none" w:sz="0" w:space="0" w:color="auto"/>
                    <w:right w:val="none" w:sz="0" w:space="0" w:color="auto"/>
                  </w:divBdr>
                </w:div>
                <w:div w:id="534200060">
                  <w:marLeft w:val="0"/>
                  <w:marRight w:val="0"/>
                  <w:marTop w:val="0"/>
                  <w:marBottom w:val="0"/>
                  <w:divBdr>
                    <w:top w:val="none" w:sz="0" w:space="0" w:color="auto"/>
                    <w:left w:val="none" w:sz="0" w:space="0" w:color="auto"/>
                    <w:bottom w:val="none" w:sz="0" w:space="0" w:color="auto"/>
                    <w:right w:val="none" w:sz="0" w:space="0" w:color="auto"/>
                  </w:divBdr>
                </w:div>
                <w:div w:id="1998073631">
                  <w:marLeft w:val="0"/>
                  <w:marRight w:val="0"/>
                  <w:marTop w:val="0"/>
                  <w:marBottom w:val="0"/>
                  <w:divBdr>
                    <w:top w:val="none" w:sz="0" w:space="0" w:color="auto"/>
                    <w:left w:val="none" w:sz="0" w:space="0" w:color="auto"/>
                    <w:bottom w:val="none" w:sz="0" w:space="0" w:color="auto"/>
                    <w:right w:val="none" w:sz="0" w:space="0" w:color="auto"/>
                  </w:divBdr>
                </w:div>
                <w:div w:id="1239941299">
                  <w:marLeft w:val="0"/>
                  <w:marRight w:val="0"/>
                  <w:marTop w:val="0"/>
                  <w:marBottom w:val="0"/>
                  <w:divBdr>
                    <w:top w:val="none" w:sz="0" w:space="0" w:color="auto"/>
                    <w:left w:val="none" w:sz="0" w:space="0" w:color="auto"/>
                    <w:bottom w:val="none" w:sz="0" w:space="0" w:color="auto"/>
                    <w:right w:val="none" w:sz="0" w:space="0" w:color="auto"/>
                  </w:divBdr>
                </w:div>
                <w:div w:id="1707296124">
                  <w:marLeft w:val="0"/>
                  <w:marRight w:val="0"/>
                  <w:marTop w:val="0"/>
                  <w:marBottom w:val="0"/>
                  <w:divBdr>
                    <w:top w:val="none" w:sz="0" w:space="0" w:color="auto"/>
                    <w:left w:val="none" w:sz="0" w:space="0" w:color="auto"/>
                    <w:bottom w:val="none" w:sz="0" w:space="0" w:color="auto"/>
                    <w:right w:val="none" w:sz="0" w:space="0" w:color="auto"/>
                  </w:divBdr>
                </w:div>
                <w:div w:id="1317874179">
                  <w:marLeft w:val="0"/>
                  <w:marRight w:val="0"/>
                  <w:marTop w:val="0"/>
                  <w:marBottom w:val="0"/>
                  <w:divBdr>
                    <w:top w:val="none" w:sz="0" w:space="0" w:color="auto"/>
                    <w:left w:val="none" w:sz="0" w:space="0" w:color="auto"/>
                    <w:bottom w:val="none" w:sz="0" w:space="0" w:color="auto"/>
                    <w:right w:val="none" w:sz="0" w:space="0" w:color="auto"/>
                  </w:divBdr>
                </w:div>
                <w:div w:id="1242831245">
                  <w:marLeft w:val="0"/>
                  <w:marRight w:val="0"/>
                  <w:marTop w:val="0"/>
                  <w:marBottom w:val="0"/>
                  <w:divBdr>
                    <w:top w:val="none" w:sz="0" w:space="0" w:color="auto"/>
                    <w:left w:val="none" w:sz="0" w:space="0" w:color="auto"/>
                    <w:bottom w:val="none" w:sz="0" w:space="0" w:color="auto"/>
                    <w:right w:val="none" w:sz="0" w:space="0" w:color="auto"/>
                  </w:divBdr>
                </w:div>
                <w:div w:id="988555342">
                  <w:marLeft w:val="0"/>
                  <w:marRight w:val="0"/>
                  <w:marTop w:val="0"/>
                  <w:marBottom w:val="0"/>
                  <w:divBdr>
                    <w:top w:val="none" w:sz="0" w:space="0" w:color="auto"/>
                    <w:left w:val="none" w:sz="0" w:space="0" w:color="auto"/>
                    <w:bottom w:val="none" w:sz="0" w:space="0" w:color="auto"/>
                    <w:right w:val="none" w:sz="0" w:space="0" w:color="auto"/>
                  </w:divBdr>
                </w:div>
                <w:div w:id="1112556386">
                  <w:marLeft w:val="0"/>
                  <w:marRight w:val="0"/>
                  <w:marTop w:val="0"/>
                  <w:marBottom w:val="0"/>
                  <w:divBdr>
                    <w:top w:val="none" w:sz="0" w:space="0" w:color="auto"/>
                    <w:left w:val="none" w:sz="0" w:space="0" w:color="auto"/>
                    <w:bottom w:val="none" w:sz="0" w:space="0" w:color="auto"/>
                    <w:right w:val="none" w:sz="0" w:space="0" w:color="auto"/>
                  </w:divBdr>
                </w:div>
                <w:div w:id="305085640">
                  <w:marLeft w:val="0"/>
                  <w:marRight w:val="0"/>
                  <w:marTop w:val="0"/>
                  <w:marBottom w:val="0"/>
                  <w:divBdr>
                    <w:top w:val="none" w:sz="0" w:space="0" w:color="auto"/>
                    <w:left w:val="none" w:sz="0" w:space="0" w:color="auto"/>
                    <w:bottom w:val="none" w:sz="0" w:space="0" w:color="auto"/>
                    <w:right w:val="none" w:sz="0" w:space="0" w:color="auto"/>
                  </w:divBdr>
                </w:div>
                <w:div w:id="1354646322">
                  <w:marLeft w:val="0"/>
                  <w:marRight w:val="0"/>
                  <w:marTop w:val="0"/>
                  <w:marBottom w:val="0"/>
                  <w:divBdr>
                    <w:top w:val="none" w:sz="0" w:space="0" w:color="auto"/>
                    <w:left w:val="none" w:sz="0" w:space="0" w:color="auto"/>
                    <w:bottom w:val="none" w:sz="0" w:space="0" w:color="auto"/>
                    <w:right w:val="none" w:sz="0" w:space="0" w:color="auto"/>
                  </w:divBdr>
                </w:div>
                <w:div w:id="1802650164">
                  <w:marLeft w:val="0"/>
                  <w:marRight w:val="0"/>
                  <w:marTop w:val="0"/>
                  <w:marBottom w:val="0"/>
                  <w:divBdr>
                    <w:top w:val="none" w:sz="0" w:space="0" w:color="auto"/>
                    <w:left w:val="none" w:sz="0" w:space="0" w:color="auto"/>
                    <w:bottom w:val="none" w:sz="0" w:space="0" w:color="auto"/>
                    <w:right w:val="none" w:sz="0" w:space="0" w:color="auto"/>
                  </w:divBdr>
                </w:div>
                <w:div w:id="1542281212">
                  <w:marLeft w:val="0"/>
                  <w:marRight w:val="0"/>
                  <w:marTop w:val="0"/>
                  <w:marBottom w:val="0"/>
                  <w:divBdr>
                    <w:top w:val="none" w:sz="0" w:space="0" w:color="auto"/>
                    <w:left w:val="none" w:sz="0" w:space="0" w:color="auto"/>
                    <w:bottom w:val="none" w:sz="0" w:space="0" w:color="auto"/>
                    <w:right w:val="none" w:sz="0" w:space="0" w:color="auto"/>
                  </w:divBdr>
                </w:div>
                <w:div w:id="1913805504">
                  <w:marLeft w:val="0"/>
                  <w:marRight w:val="0"/>
                  <w:marTop w:val="0"/>
                  <w:marBottom w:val="0"/>
                  <w:divBdr>
                    <w:top w:val="none" w:sz="0" w:space="0" w:color="auto"/>
                    <w:left w:val="none" w:sz="0" w:space="0" w:color="auto"/>
                    <w:bottom w:val="none" w:sz="0" w:space="0" w:color="auto"/>
                    <w:right w:val="none" w:sz="0" w:space="0" w:color="auto"/>
                  </w:divBdr>
                </w:div>
                <w:div w:id="652568160">
                  <w:marLeft w:val="0"/>
                  <w:marRight w:val="0"/>
                  <w:marTop w:val="0"/>
                  <w:marBottom w:val="0"/>
                  <w:divBdr>
                    <w:top w:val="none" w:sz="0" w:space="0" w:color="auto"/>
                    <w:left w:val="none" w:sz="0" w:space="0" w:color="auto"/>
                    <w:bottom w:val="none" w:sz="0" w:space="0" w:color="auto"/>
                    <w:right w:val="none" w:sz="0" w:space="0" w:color="auto"/>
                  </w:divBdr>
                </w:div>
                <w:div w:id="269168155">
                  <w:marLeft w:val="0"/>
                  <w:marRight w:val="0"/>
                  <w:marTop w:val="0"/>
                  <w:marBottom w:val="0"/>
                  <w:divBdr>
                    <w:top w:val="none" w:sz="0" w:space="0" w:color="auto"/>
                    <w:left w:val="none" w:sz="0" w:space="0" w:color="auto"/>
                    <w:bottom w:val="none" w:sz="0" w:space="0" w:color="auto"/>
                    <w:right w:val="none" w:sz="0" w:space="0" w:color="auto"/>
                  </w:divBdr>
                </w:div>
                <w:div w:id="1465468952">
                  <w:marLeft w:val="0"/>
                  <w:marRight w:val="0"/>
                  <w:marTop w:val="0"/>
                  <w:marBottom w:val="0"/>
                  <w:divBdr>
                    <w:top w:val="none" w:sz="0" w:space="0" w:color="auto"/>
                    <w:left w:val="none" w:sz="0" w:space="0" w:color="auto"/>
                    <w:bottom w:val="none" w:sz="0" w:space="0" w:color="auto"/>
                    <w:right w:val="none" w:sz="0" w:space="0" w:color="auto"/>
                  </w:divBdr>
                </w:div>
                <w:div w:id="1414626393">
                  <w:marLeft w:val="0"/>
                  <w:marRight w:val="0"/>
                  <w:marTop w:val="0"/>
                  <w:marBottom w:val="0"/>
                  <w:divBdr>
                    <w:top w:val="none" w:sz="0" w:space="0" w:color="auto"/>
                    <w:left w:val="none" w:sz="0" w:space="0" w:color="auto"/>
                    <w:bottom w:val="none" w:sz="0" w:space="0" w:color="auto"/>
                    <w:right w:val="none" w:sz="0" w:space="0" w:color="auto"/>
                  </w:divBdr>
                </w:div>
                <w:div w:id="250941786">
                  <w:marLeft w:val="0"/>
                  <w:marRight w:val="0"/>
                  <w:marTop w:val="0"/>
                  <w:marBottom w:val="0"/>
                  <w:divBdr>
                    <w:top w:val="none" w:sz="0" w:space="0" w:color="auto"/>
                    <w:left w:val="none" w:sz="0" w:space="0" w:color="auto"/>
                    <w:bottom w:val="none" w:sz="0" w:space="0" w:color="auto"/>
                    <w:right w:val="none" w:sz="0" w:space="0" w:color="auto"/>
                  </w:divBdr>
                </w:div>
                <w:div w:id="833031032">
                  <w:marLeft w:val="0"/>
                  <w:marRight w:val="0"/>
                  <w:marTop w:val="0"/>
                  <w:marBottom w:val="0"/>
                  <w:divBdr>
                    <w:top w:val="none" w:sz="0" w:space="0" w:color="auto"/>
                    <w:left w:val="none" w:sz="0" w:space="0" w:color="auto"/>
                    <w:bottom w:val="none" w:sz="0" w:space="0" w:color="auto"/>
                    <w:right w:val="none" w:sz="0" w:space="0" w:color="auto"/>
                  </w:divBdr>
                </w:div>
                <w:div w:id="1937514574">
                  <w:marLeft w:val="0"/>
                  <w:marRight w:val="0"/>
                  <w:marTop w:val="0"/>
                  <w:marBottom w:val="0"/>
                  <w:divBdr>
                    <w:top w:val="none" w:sz="0" w:space="0" w:color="auto"/>
                    <w:left w:val="none" w:sz="0" w:space="0" w:color="auto"/>
                    <w:bottom w:val="none" w:sz="0" w:space="0" w:color="auto"/>
                    <w:right w:val="none" w:sz="0" w:space="0" w:color="auto"/>
                  </w:divBdr>
                </w:div>
                <w:div w:id="1456021254">
                  <w:marLeft w:val="0"/>
                  <w:marRight w:val="0"/>
                  <w:marTop w:val="0"/>
                  <w:marBottom w:val="0"/>
                  <w:divBdr>
                    <w:top w:val="none" w:sz="0" w:space="0" w:color="auto"/>
                    <w:left w:val="none" w:sz="0" w:space="0" w:color="auto"/>
                    <w:bottom w:val="none" w:sz="0" w:space="0" w:color="auto"/>
                    <w:right w:val="none" w:sz="0" w:space="0" w:color="auto"/>
                  </w:divBdr>
                </w:div>
                <w:div w:id="668287078">
                  <w:marLeft w:val="0"/>
                  <w:marRight w:val="0"/>
                  <w:marTop w:val="0"/>
                  <w:marBottom w:val="0"/>
                  <w:divBdr>
                    <w:top w:val="none" w:sz="0" w:space="0" w:color="auto"/>
                    <w:left w:val="none" w:sz="0" w:space="0" w:color="auto"/>
                    <w:bottom w:val="none" w:sz="0" w:space="0" w:color="auto"/>
                    <w:right w:val="none" w:sz="0" w:space="0" w:color="auto"/>
                  </w:divBdr>
                </w:div>
                <w:div w:id="718556927">
                  <w:marLeft w:val="0"/>
                  <w:marRight w:val="0"/>
                  <w:marTop w:val="0"/>
                  <w:marBottom w:val="0"/>
                  <w:divBdr>
                    <w:top w:val="none" w:sz="0" w:space="0" w:color="auto"/>
                    <w:left w:val="none" w:sz="0" w:space="0" w:color="auto"/>
                    <w:bottom w:val="none" w:sz="0" w:space="0" w:color="auto"/>
                    <w:right w:val="none" w:sz="0" w:space="0" w:color="auto"/>
                  </w:divBdr>
                </w:div>
                <w:div w:id="764612994">
                  <w:marLeft w:val="0"/>
                  <w:marRight w:val="0"/>
                  <w:marTop w:val="0"/>
                  <w:marBottom w:val="0"/>
                  <w:divBdr>
                    <w:top w:val="none" w:sz="0" w:space="0" w:color="auto"/>
                    <w:left w:val="none" w:sz="0" w:space="0" w:color="auto"/>
                    <w:bottom w:val="none" w:sz="0" w:space="0" w:color="auto"/>
                    <w:right w:val="none" w:sz="0" w:space="0" w:color="auto"/>
                  </w:divBdr>
                </w:div>
                <w:div w:id="675427932">
                  <w:marLeft w:val="0"/>
                  <w:marRight w:val="0"/>
                  <w:marTop w:val="0"/>
                  <w:marBottom w:val="0"/>
                  <w:divBdr>
                    <w:top w:val="none" w:sz="0" w:space="0" w:color="auto"/>
                    <w:left w:val="none" w:sz="0" w:space="0" w:color="auto"/>
                    <w:bottom w:val="none" w:sz="0" w:space="0" w:color="auto"/>
                    <w:right w:val="none" w:sz="0" w:space="0" w:color="auto"/>
                  </w:divBdr>
                </w:div>
                <w:div w:id="1991324771">
                  <w:marLeft w:val="0"/>
                  <w:marRight w:val="0"/>
                  <w:marTop w:val="0"/>
                  <w:marBottom w:val="0"/>
                  <w:divBdr>
                    <w:top w:val="none" w:sz="0" w:space="0" w:color="auto"/>
                    <w:left w:val="none" w:sz="0" w:space="0" w:color="auto"/>
                    <w:bottom w:val="none" w:sz="0" w:space="0" w:color="auto"/>
                    <w:right w:val="none" w:sz="0" w:space="0" w:color="auto"/>
                  </w:divBdr>
                </w:div>
                <w:div w:id="1476876714">
                  <w:marLeft w:val="0"/>
                  <w:marRight w:val="0"/>
                  <w:marTop w:val="0"/>
                  <w:marBottom w:val="0"/>
                  <w:divBdr>
                    <w:top w:val="none" w:sz="0" w:space="0" w:color="auto"/>
                    <w:left w:val="none" w:sz="0" w:space="0" w:color="auto"/>
                    <w:bottom w:val="none" w:sz="0" w:space="0" w:color="auto"/>
                    <w:right w:val="none" w:sz="0" w:space="0" w:color="auto"/>
                  </w:divBdr>
                </w:div>
                <w:div w:id="1941060275">
                  <w:marLeft w:val="0"/>
                  <w:marRight w:val="0"/>
                  <w:marTop w:val="0"/>
                  <w:marBottom w:val="0"/>
                  <w:divBdr>
                    <w:top w:val="none" w:sz="0" w:space="0" w:color="auto"/>
                    <w:left w:val="none" w:sz="0" w:space="0" w:color="auto"/>
                    <w:bottom w:val="none" w:sz="0" w:space="0" w:color="auto"/>
                    <w:right w:val="none" w:sz="0" w:space="0" w:color="auto"/>
                  </w:divBdr>
                </w:div>
                <w:div w:id="2077820750">
                  <w:marLeft w:val="0"/>
                  <w:marRight w:val="0"/>
                  <w:marTop w:val="0"/>
                  <w:marBottom w:val="0"/>
                  <w:divBdr>
                    <w:top w:val="none" w:sz="0" w:space="0" w:color="auto"/>
                    <w:left w:val="none" w:sz="0" w:space="0" w:color="auto"/>
                    <w:bottom w:val="none" w:sz="0" w:space="0" w:color="auto"/>
                    <w:right w:val="none" w:sz="0" w:space="0" w:color="auto"/>
                  </w:divBdr>
                </w:div>
                <w:div w:id="1338188813">
                  <w:marLeft w:val="0"/>
                  <w:marRight w:val="0"/>
                  <w:marTop w:val="0"/>
                  <w:marBottom w:val="0"/>
                  <w:divBdr>
                    <w:top w:val="none" w:sz="0" w:space="0" w:color="auto"/>
                    <w:left w:val="none" w:sz="0" w:space="0" w:color="auto"/>
                    <w:bottom w:val="none" w:sz="0" w:space="0" w:color="auto"/>
                    <w:right w:val="none" w:sz="0" w:space="0" w:color="auto"/>
                  </w:divBdr>
                </w:div>
                <w:div w:id="302121170">
                  <w:marLeft w:val="0"/>
                  <w:marRight w:val="0"/>
                  <w:marTop w:val="0"/>
                  <w:marBottom w:val="0"/>
                  <w:divBdr>
                    <w:top w:val="none" w:sz="0" w:space="0" w:color="auto"/>
                    <w:left w:val="none" w:sz="0" w:space="0" w:color="auto"/>
                    <w:bottom w:val="none" w:sz="0" w:space="0" w:color="auto"/>
                    <w:right w:val="none" w:sz="0" w:space="0" w:color="auto"/>
                  </w:divBdr>
                </w:div>
                <w:div w:id="197817181">
                  <w:marLeft w:val="0"/>
                  <w:marRight w:val="0"/>
                  <w:marTop w:val="0"/>
                  <w:marBottom w:val="0"/>
                  <w:divBdr>
                    <w:top w:val="none" w:sz="0" w:space="0" w:color="auto"/>
                    <w:left w:val="none" w:sz="0" w:space="0" w:color="auto"/>
                    <w:bottom w:val="none" w:sz="0" w:space="0" w:color="auto"/>
                    <w:right w:val="none" w:sz="0" w:space="0" w:color="auto"/>
                  </w:divBdr>
                </w:div>
                <w:div w:id="1736590730">
                  <w:marLeft w:val="0"/>
                  <w:marRight w:val="0"/>
                  <w:marTop w:val="0"/>
                  <w:marBottom w:val="0"/>
                  <w:divBdr>
                    <w:top w:val="none" w:sz="0" w:space="0" w:color="auto"/>
                    <w:left w:val="none" w:sz="0" w:space="0" w:color="auto"/>
                    <w:bottom w:val="none" w:sz="0" w:space="0" w:color="auto"/>
                    <w:right w:val="none" w:sz="0" w:space="0" w:color="auto"/>
                  </w:divBdr>
                </w:div>
                <w:div w:id="1694845316">
                  <w:marLeft w:val="0"/>
                  <w:marRight w:val="0"/>
                  <w:marTop w:val="0"/>
                  <w:marBottom w:val="0"/>
                  <w:divBdr>
                    <w:top w:val="none" w:sz="0" w:space="0" w:color="auto"/>
                    <w:left w:val="none" w:sz="0" w:space="0" w:color="auto"/>
                    <w:bottom w:val="none" w:sz="0" w:space="0" w:color="auto"/>
                    <w:right w:val="none" w:sz="0" w:space="0" w:color="auto"/>
                  </w:divBdr>
                </w:div>
                <w:div w:id="1618218713">
                  <w:marLeft w:val="0"/>
                  <w:marRight w:val="0"/>
                  <w:marTop w:val="0"/>
                  <w:marBottom w:val="0"/>
                  <w:divBdr>
                    <w:top w:val="none" w:sz="0" w:space="0" w:color="auto"/>
                    <w:left w:val="none" w:sz="0" w:space="0" w:color="auto"/>
                    <w:bottom w:val="none" w:sz="0" w:space="0" w:color="auto"/>
                    <w:right w:val="none" w:sz="0" w:space="0" w:color="auto"/>
                  </w:divBdr>
                </w:div>
                <w:div w:id="487478580">
                  <w:marLeft w:val="0"/>
                  <w:marRight w:val="0"/>
                  <w:marTop w:val="0"/>
                  <w:marBottom w:val="0"/>
                  <w:divBdr>
                    <w:top w:val="none" w:sz="0" w:space="0" w:color="auto"/>
                    <w:left w:val="none" w:sz="0" w:space="0" w:color="auto"/>
                    <w:bottom w:val="none" w:sz="0" w:space="0" w:color="auto"/>
                    <w:right w:val="none" w:sz="0" w:space="0" w:color="auto"/>
                  </w:divBdr>
                </w:div>
                <w:div w:id="1403403416">
                  <w:marLeft w:val="0"/>
                  <w:marRight w:val="0"/>
                  <w:marTop w:val="0"/>
                  <w:marBottom w:val="0"/>
                  <w:divBdr>
                    <w:top w:val="none" w:sz="0" w:space="0" w:color="auto"/>
                    <w:left w:val="none" w:sz="0" w:space="0" w:color="auto"/>
                    <w:bottom w:val="none" w:sz="0" w:space="0" w:color="auto"/>
                    <w:right w:val="none" w:sz="0" w:space="0" w:color="auto"/>
                  </w:divBdr>
                </w:div>
                <w:div w:id="708453021">
                  <w:marLeft w:val="0"/>
                  <w:marRight w:val="0"/>
                  <w:marTop w:val="0"/>
                  <w:marBottom w:val="0"/>
                  <w:divBdr>
                    <w:top w:val="none" w:sz="0" w:space="0" w:color="auto"/>
                    <w:left w:val="none" w:sz="0" w:space="0" w:color="auto"/>
                    <w:bottom w:val="none" w:sz="0" w:space="0" w:color="auto"/>
                    <w:right w:val="none" w:sz="0" w:space="0" w:color="auto"/>
                  </w:divBdr>
                </w:div>
                <w:div w:id="2063165280">
                  <w:marLeft w:val="0"/>
                  <w:marRight w:val="0"/>
                  <w:marTop w:val="0"/>
                  <w:marBottom w:val="0"/>
                  <w:divBdr>
                    <w:top w:val="none" w:sz="0" w:space="0" w:color="auto"/>
                    <w:left w:val="none" w:sz="0" w:space="0" w:color="auto"/>
                    <w:bottom w:val="none" w:sz="0" w:space="0" w:color="auto"/>
                    <w:right w:val="none" w:sz="0" w:space="0" w:color="auto"/>
                  </w:divBdr>
                </w:div>
                <w:div w:id="1929464144">
                  <w:marLeft w:val="0"/>
                  <w:marRight w:val="0"/>
                  <w:marTop w:val="0"/>
                  <w:marBottom w:val="0"/>
                  <w:divBdr>
                    <w:top w:val="none" w:sz="0" w:space="0" w:color="auto"/>
                    <w:left w:val="none" w:sz="0" w:space="0" w:color="auto"/>
                    <w:bottom w:val="none" w:sz="0" w:space="0" w:color="auto"/>
                    <w:right w:val="none" w:sz="0" w:space="0" w:color="auto"/>
                  </w:divBdr>
                </w:div>
                <w:div w:id="408044509">
                  <w:marLeft w:val="0"/>
                  <w:marRight w:val="0"/>
                  <w:marTop w:val="0"/>
                  <w:marBottom w:val="0"/>
                  <w:divBdr>
                    <w:top w:val="none" w:sz="0" w:space="0" w:color="auto"/>
                    <w:left w:val="none" w:sz="0" w:space="0" w:color="auto"/>
                    <w:bottom w:val="none" w:sz="0" w:space="0" w:color="auto"/>
                    <w:right w:val="none" w:sz="0" w:space="0" w:color="auto"/>
                  </w:divBdr>
                </w:div>
                <w:div w:id="51076485">
                  <w:marLeft w:val="0"/>
                  <w:marRight w:val="0"/>
                  <w:marTop w:val="0"/>
                  <w:marBottom w:val="0"/>
                  <w:divBdr>
                    <w:top w:val="none" w:sz="0" w:space="0" w:color="auto"/>
                    <w:left w:val="none" w:sz="0" w:space="0" w:color="auto"/>
                    <w:bottom w:val="none" w:sz="0" w:space="0" w:color="auto"/>
                    <w:right w:val="none" w:sz="0" w:space="0" w:color="auto"/>
                  </w:divBdr>
                </w:div>
                <w:div w:id="1818573530">
                  <w:marLeft w:val="0"/>
                  <w:marRight w:val="0"/>
                  <w:marTop w:val="0"/>
                  <w:marBottom w:val="0"/>
                  <w:divBdr>
                    <w:top w:val="none" w:sz="0" w:space="0" w:color="auto"/>
                    <w:left w:val="none" w:sz="0" w:space="0" w:color="auto"/>
                    <w:bottom w:val="none" w:sz="0" w:space="0" w:color="auto"/>
                    <w:right w:val="none" w:sz="0" w:space="0" w:color="auto"/>
                  </w:divBdr>
                </w:div>
                <w:div w:id="1458991397">
                  <w:marLeft w:val="0"/>
                  <w:marRight w:val="0"/>
                  <w:marTop w:val="0"/>
                  <w:marBottom w:val="0"/>
                  <w:divBdr>
                    <w:top w:val="none" w:sz="0" w:space="0" w:color="auto"/>
                    <w:left w:val="none" w:sz="0" w:space="0" w:color="auto"/>
                    <w:bottom w:val="none" w:sz="0" w:space="0" w:color="auto"/>
                    <w:right w:val="none" w:sz="0" w:space="0" w:color="auto"/>
                  </w:divBdr>
                </w:div>
                <w:div w:id="910965083">
                  <w:marLeft w:val="0"/>
                  <w:marRight w:val="0"/>
                  <w:marTop w:val="0"/>
                  <w:marBottom w:val="0"/>
                  <w:divBdr>
                    <w:top w:val="none" w:sz="0" w:space="0" w:color="auto"/>
                    <w:left w:val="none" w:sz="0" w:space="0" w:color="auto"/>
                    <w:bottom w:val="none" w:sz="0" w:space="0" w:color="auto"/>
                    <w:right w:val="none" w:sz="0" w:space="0" w:color="auto"/>
                  </w:divBdr>
                </w:div>
                <w:div w:id="1968126413">
                  <w:marLeft w:val="0"/>
                  <w:marRight w:val="0"/>
                  <w:marTop w:val="0"/>
                  <w:marBottom w:val="0"/>
                  <w:divBdr>
                    <w:top w:val="none" w:sz="0" w:space="0" w:color="auto"/>
                    <w:left w:val="none" w:sz="0" w:space="0" w:color="auto"/>
                    <w:bottom w:val="none" w:sz="0" w:space="0" w:color="auto"/>
                    <w:right w:val="none" w:sz="0" w:space="0" w:color="auto"/>
                  </w:divBdr>
                </w:div>
                <w:div w:id="18119162">
                  <w:marLeft w:val="0"/>
                  <w:marRight w:val="0"/>
                  <w:marTop w:val="0"/>
                  <w:marBottom w:val="0"/>
                  <w:divBdr>
                    <w:top w:val="none" w:sz="0" w:space="0" w:color="auto"/>
                    <w:left w:val="none" w:sz="0" w:space="0" w:color="auto"/>
                    <w:bottom w:val="none" w:sz="0" w:space="0" w:color="auto"/>
                    <w:right w:val="none" w:sz="0" w:space="0" w:color="auto"/>
                  </w:divBdr>
                </w:div>
                <w:div w:id="109013063">
                  <w:marLeft w:val="0"/>
                  <w:marRight w:val="0"/>
                  <w:marTop w:val="0"/>
                  <w:marBottom w:val="0"/>
                  <w:divBdr>
                    <w:top w:val="none" w:sz="0" w:space="0" w:color="auto"/>
                    <w:left w:val="none" w:sz="0" w:space="0" w:color="auto"/>
                    <w:bottom w:val="none" w:sz="0" w:space="0" w:color="auto"/>
                    <w:right w:val="none" w:sz="0" w:space="0" w:color="auto"/>
                  </w:divBdr>
                </w:div>
                <w:div w:id="2143185372">
                  <w:marLeft w:val="0"/>
                  <w:marRight w:val="0"/>
                  <w:marTop w:val="0"/>
                  <w:marBottom w:val="0"/>
                  <w:divBdr>
                    <w:top w:val="none" w:sz="0" w:space="0" w:color="auto"/>
                    <w:left w:val="none" w:sz="0" w:space="0" w:color="auto"/>
                    <w:bottom w:val="none" w:sz="0" w:space="0" w:color="auto"/>
                    <w:right w:val="none" w:sz="0" w:space="0" w:color="auto"/>
                  </w:divBdr>
                </w:div>
                <w:div w:id="1300963641">
                  <w:marLeft w:val="0"/>
                  <w:marRight w:val="0"/>
                  <w:marTop w:val="0"/>
                  <w:marBottom w:val="0"/>
                  <w:divBdr>
                    <w:top w:val="none" w:sz="0" w:space="0" w:color="auto"/>
                    <w:left w:val="none" w:sz="0" w:space="0" w:color="auto"/>
                    <w:bottom w:val="none" w:sz="0" w:space="0" w:color="auto"/>
                    <w:right w:val="none" w:sz="0" w:space="0" w:color="auto"/>
                  </w:divBdr>
                </w:div>
                <w:div w:id="658309142">
                  <w:marLeft w:val="0"/>
                  <w:marRight w:val="0"/>
                  <w:marTop w:val="0"/>
                  <w:marBottom w:val="0"/>
                  <w:divBdr>
                    <w:top w:val="none" w:sz="0" w:space="0" w:color="auto"/>
                    <w:left w:val="none" w:sz="0" w:space="0" w:color="auto"/>
                    <w:bottom w:val="none" w:sz="0" w:space="0" w:color="auto"/>
                    <w:right w:val="none" w:sz="0" w:space="0" w:color="auto"/>
                  </w:divBdr>
                </w:div>
                <w:div w:id="1511289491">
                  <w:marLeft w:val="0"/>
                  <w:marRight w:val="0"/>
                  <w:marTop w:val="0"/>
                  <w:marBottom w:val="0"/>
                  <w:divBdr>
                    <w:top w:val="none" w:sz="0" w:space="0" w:color="auto"/>
                    <w:left w:val="none" w:sz="0" w:space="0" w:color="auto"/>
                    <w:bottom w:val="none" w:sz="0" w:space="0" w:color="auto"/>
                    <w:right w:val="none" w:sz="0" w:space="0" w:color="auto"/>
                  </w:divBdr>
                </w:div>
                <w:div w:id="189684594">
                  <w:marLeft w:val="0"/>
                  <w:marRight w:val="0"/>
                  <w:marTop w:val="0"/>
                  <w:marBottom w:val="0"/>
                  <w:divBdr>
                    <w:top w:val="none" w:sz="0" w:space="0" w:color="auto"/>
                    <w:left w:val="none" w:sz="0" w:space="0" w:color="auto"/>
                    <w:bottom w:val="none" w:sz="0" w:space="0" w:color="auto"/>
                    <w:right w:val="none" w:sz="0" w:space="0" w:color="auto"/>
                  </w:divBdr>
                </w:div>
                <w:div w:id="928537439">
                  <w:marLeft w:val="0"/>
                  <w:marRight w:val="0"/>
                  <w:marTop w:val="0"/>
                  <w:marBottom w:val="0"/>
                  <w:divBdr>
                    <w:top w:val="none" w:sz="0" w:space="0" w:color="auto"/>
                    <w:left w:val="none" w:sz="0" w:space="0" w:color="auto"/>
                    <w:bottom w:val="none" w:sz="0" w:space="0" w:color="auto"/>
                    <w:right w:val="none" w:sz="0" w:space="0" w:color="auto"/>
                  </w:divBdr>
                </w:div>
                <w:div w:id="2120634487">
                  <w:marLeft w:val="0"/>
                  <w:marRight w:val="0"/>
                  <w:marTop w:val="0"/>
                  <w:marBottom w:val="0"/>
                  <w:divBdr>
                    <w:top w:val="none" w:sz="0" w:space="0" w:color="auto"/>
                    <w:left w:val="none" w:sz="0" w:space="0" w:color="auto"/>
                    <w:bottom w:val="none" w:sz="0" w:space="0" w:color="auto"/>
                    <w:right w:val="none" w:sz="0" w:space="0" w:color="auto"/>
                  </w:divBdr>
                </w:div>
                <w:div w:id="158274245">
                  <w:marLeft w:val="0"/>
                  <w:marRight w:val="0"/>
                  <w:marTop w:val="0"/>
                  <w:marBottom w:val="0"/>
                  <w:divBdr>
                    <w:top w:val="none" w:sz="0" w:space="0" w:color="auto"/>
                    <w:left w:val="none" w:sz="0" w:space="0" w:color="auto"/>
                    <w:bottom w:val="none" w:sz="0" w:space="0" w:color="auto"/>
                    <w:right w:val="none" w:sz="0" w:space="0" w:color="auto"/>
                  </w:divBdr>
                </w:div>
                <w:div w:id="630207007">
                  <w:marLeft w:val="0"/>
                  <w:marRight w:val="0"/>
                  <w:marTop w:val="0"/>
                  <w:marBottom w:val="0"/>
                  <w:divBdr>
                    <w:top w:val="none" w:sz="0" w:space="0" w:color="auto"/>
                    <w:left w:val="none" w:sz="0" w:space="0" w:color="auto"/>
                    <w:bottom w:val="none" w:sz="0" w:space="0" w:color="auto"/>
                    <w:right w:val="none" w:sz="0" w:space="0" w:color="auto"/>
                  </w:divBdr>
                </w:div>
                <w:div w:id="1784767501">
                  <w:marLeft w:val="0"/>
                  <w:marRight w:val="0"/>
                  <w:marTop w:val="0"/>
                  <w:marBottom w:val="0"/>
                  <w:divBdr>
                    <w:top w:val="none" w:sz="0" w:space="0" w:color="auto"/>
                    <w:left w:val="none" w:sz="0" w:space="0" w:color="auto"/>
                    <w:bottom w:val="none" w:sz="0" w:space="0" w:color="auto"/>
                    <w:right w:val="none" w:sz="0" w:space="0" w:color="auto"/>
                  </w:divBdr>
                </w:div>
                <w:div w:id="1635328481">
                  <w:marLeft w:val="0"/>
                  <w:marRight w:val="0"/>
                  <w:marTop w:val="0"/>
                  <w:marBottom w:val="0"/>
                  <w:divBdr>
                    <w:top w:val="none" w:sz="0" w:space="0" w:color="auto"/>
                    <w:left w:val="none" w:sz="0" w:space="0" w:color="auto"/>
                    <w:bottom w:val="none" w:sz="0" w:space="0" w:color="auto"/>
                    <w:right w:val="none" w:sz="0" w:space="0" w:color="auto"/>
                  </w:divBdr>
                </w:div>
                <w:div w:id="1319728763">
                  <w:marLeft w:val="0"/>
                  <w:marRight w:val="0"/>
                  <w:marTop w:val="0"/>
                  <w:marBottom w:val="0"/>
                  <w:divBdr>
                    <w:top w:val="none" w:sz="0" w:space="0" w:color="auto"/>
                    <w:left w:val="none" w:sz="0" w:space="0" w:color="auto"/>
                    <w:bottom w:val="none" w:sz="0" w:space="0" w:color="auto"/>
                    <w:right w:val="none" w:sz="0" w:space="0" w:color="auto"/>
                  </w:divBdr>
                </w:div>
                <w:div w:id="1852529079">
                  <w:marLeft w:val="0"/>
                  <w:marRight w:val="0"/>
                  <w:marTop w:val="0"/>
                  <w:marBottom w:val="0"/>
                  <w:divBdr>
                    <w:top w:val="none" w:sz="0" w:space="0" w:color="auto"/>
                    <w:left w:val="none" w:sz="0" w:space="0" w:color="auto"/>
                    <w:bottom w:val="none" w:sz="0" w:space="0" w:color="auto"/>
                    <w:right w:val="none" w:sz="0" w:space="0" w:color="auto"/>
                  </w:divBdr>
                </w:div>
                <w:div w:id="1755124710">
                  <w:marLeft w:val="0"/>
                  <w:marRight w:val="0"/>
                  <w:marTop w:val="0"/>
                  <w:marBottom w:val="0"/>
                  <w:divBdr>
                    <w:top w:val="none" w:sz="0" w:space="0" w:color="auto"/>
                    <w:left w:val="none" w:sz="0" w:space="0" w:color="auto"/>
                    <w:bottom w:val="none" w:sz="0" w:space="0" w:color="auto"/>
                    <w:right w:val="none" w:sz="0" w:space="0" w:color="auto"/>
                  </w:divBdr>
                </w:div>
                <w:div w:id="2026125192">
                  <w:marLeft w:val="0"/>
                  <w:marRight w:val="0"/>
                  <w:marTop w:val="0"/>
                  <w:marBottom w:val="0"/>
                  <w:divBdr>
                    <w:top w:val="none" w:sz="0" w:space="0" w:color="auto"/>
                    <w:left w:val="none" w:sz="0" w:space="0" w:color="auto"/>
                    <w:bottom w:val="none" w:sz="0" w:space="0" w:color="auto"/>
                    <w:right w:val="none" w:sz="0" w:space="0" w:color="auto"/>
                  </w:divBdr>
                </w:div>
                <w:div w:id="1698237416">
                  <w:marLeft w:val="0"/>
                  <w:marRight w:val="0"/>
                  <w:marTop w:val="0"/>
                  <w:marBottom w:val="0"/>
                  <w:divBdr>
                    <w:top w:val="none" w:sz="0" w:space="0" w:color="auto"/>
                    <w:left w:val="none" w:sz="0" w:space="0" w:color="auto"/>
                    <w:bottom w:val="none" w:sz="0" w:space="0" w:color="auto"/>
                    <w:right w:val="none" w:sz="0" w:space="0" w:color="auto"/>
                  </w:divBdr>
                </w:div>
                <w:div w:id="1047100206">
                  <w:marLeft w:val="0"/>
                  <w:marRight w:val="0"/>
                  <w:marTop w:val="0"/>
                  <w:marBottom w:val="0"/>
                  <w:divBdr>
                    <w:top w:val="none" w:sz="0" w:space="0" w:color="auto"/>
                    <w:left w:val="none" w:sz="0" w:space="0" w:color="auto"/>
                    <w:bottom w:val="none" w:sz="0" w:space="0" w:color="auto"/>
                    <w:right w:val="none" w:sz="0" w:space="0" w:color="auto"/>
                  </w:divBdr>
                </w:div>
                <w:div w:id="1329939261">
                  <w:marLeft w:val="0"/>
                  <w:marRight w:val="0"/>
                  <w:marTop w:val="0"/>
                  <w:marBottom w:val="0"/>
                  <w:divBdr>
                    <w:top w:val="none" w:sz="0" w:space="0" w:color="auto"/>
                    <w:left w:val="none" w:sz="0" w:space="0" w:color="auto"/>
                    <w:bottom w:val="none" w:sz="0" w:space="0" w:color="auto"/>
                    <w:right w:val="none" w:sz="0" w:space="0" w:color="auto"/>
                  </w:divBdr>
                </w:div>
                <w:div w:id="388724679">
                  <w:marLeft w:val="0"/>
                  <w:marRight w:val="0"/>
                  <w:marTop w:val="0"/>
                  <w:marBottom w:val="0"/>
                  <w:divBdr>
                    <w:top w:val="none" w:sz="0" w:space="0" w:color="auto"/>
                    <w:left w:val="none" w:sz="0" w:space="0" w:color="auto"/>
                    <w:bottom w:val="none" w:sz="0" w:space="0" w:color="auto"/>
                    <w:right w:val="none" w:sz="0" w:space="0" w:color="auto"/>
                  </w:divBdr>
                </w:div>
                <w:div w:id="1091509451">
                  <w:marLeft w:val="0"/>
                  <w:marRight w:val="0"/>
                  <w:marTop w:val="0"/>
                  <w:marBottom w:val="0"/>
                  <w:divBdr>
                    <w:top w:val="none" w:sz="0" w:space="0" w:color="auto"/>
                    <w:left w:val="none" w:sz="0" w:space="0" w:color="auto"/>
                    <w:bottom w:val="none" w:sz="0" w:space="0" w:color="auto"/>
                    <w:right w:val="none" w:sz="0" w:space="0" w:color="auto"/>
                  </w:divBdr>
                </w:div>
                <w:div w:id="812066387">
                  <w:marLeft w:val="0"/>
                  <w:marRight w:val="0"/>
                  <w:marTop w:val="0"/>
                  <w:marBottom w:val="0"/>
                  <w:divBdr>
                    <w:top w:val="none" w:sz="0" w:space="0" w:color="auto"/>
                    <w:left w:val="none" w:sz="0" w:space="0" w:color="auto"/>
                    <w:bottom w:val="none" w:sz="0" w:space="0" w:color="auto"/>
                    <w:right w:val="none" w:sz="0" w:space="0" w:color="auto"/>
                  </w:divBdr>
                </w:div>
                <w:div w:id="1367758001">
                  <w:marLeft w:val="0"/>
                  <w:marRight w:val="0"/>
                  <w:marTop w:val="0"/>
                  <w:marBottom w:val="0"/>
                  <w:divBdr>
                    <w:top w:val="none" w:sz="0" w:space="0" w:color="auto"/>
                    <w:left w:val="none" w:sz="0" w:space="0" w:color="auto"/>
                    <w:bottom w:val="none" w:sz="0" w:space="0" w:color="auto"/>
                    <w:right w:val="none" w:sz="0" w:space="0" w:color="auto"/>
                  </w:divBdr>
                </w:div>
                <w:div w:id="804852401">
                  <w:marLeft w:val="0"/>
                  <w:marRight w:val="0"/>
                  <w:marTop w:val="0"/>
                  <w:marBottom w:val="0"/>
                  <w:divBdr>
                    <w:top w:val="none" w:sz="0" w:space="0" w:color="auto"/>
                    <w:left w:val="none" w:sz="0" w:space="0" w:color="auto"/>
                    <w:bottom w:val="none" w:sz="0" w:space="0" w:color="auto"/>
                    <w:right w:val="none" w:sz="0" w:space="0" w:color="auto"/>
                  </w:divBdr>
                </w:div>
                <w:div w:id="308092715">
                  <w:marLeft w:val="0"/>
                  <w:marRight w:val="0"/>
                  <w:marTop w:val="0"/>
                  <w:marBottom w:val="0"/>
                  <w:divBdr>
                    <w:top w:val="none" w:sz="0" w:space="0" w:color="auto"/>
                    <w:left w:val="none" w:sz="0" w:space="0" w:color="auto"/>
                    <w:bottom w:val="none" w:sz="0" w:space="0" w:color="auto"/>
                    <w:right w:val="none" w:sz="0" w:space="0" w:color="auto"/>
                  </w:divBdr>
                </w:div>
                <w:div w:id="1153258850">
                  <w:marLeft w:val="0"/>
                  <w:marRight w:val="0"/>
                  <w:marTop w:val="0"/>
                  <w:marBottom w:val="0"/>
                  <w:divBdr>
                    <w:top w:val="none" w:sz="0" w:space="0" w:color="auto"/>
                    <w:left w:val="none" w:sz="0" w:space="0" w:color="auto"/>
                    <w:bottom w:val="none" w:sz="0" w:space="0" w:color="auto"/>
                    <w:right w:val="none" w:sz="0" w:space="0" w:color="auto"/>
                  </w:divBdr>
                </w:div>
                <w:div w:id="1037387171">
                  <w:marLeft w:val="0"/>
                  <w:marRight w:val="0"/>
                  <w:marTop w:val="0"/>
                  <w:marBottom w:val="0"/>
                  <w:divBdr>
                    <w:top w:val="none" w:sz="0" w:space="0" w:color="auto"/>
                    <w:left w:val="none" w:sz="0" w:space="0" w:color="auto"/>
                    <w:bottom w:val="none" w:sz="0" w:space="0" w:color="auto"/>
                    <w:right w:val="none" w:sz="0" w:space="0" w:color="auto"/>
                  </w:divBdr>
                </w:div>
                <w:div w:id="235019736">
                  <w:marLeft w:val="0"/>
                  <w:marRight w:val="0"/>
                  <w:marTop w:val="0"/>
                  <w:marBottom w:val="0"/>
                  <w:divBdr>
                    <w:top w:val="none" w:sz="0" w:space="0" w:color="auto"/>
                    <w:left w:val="none" w:sz="0" w:space="0" w:color="auto"/>
                    <w:bottom w:val="none" w:sz="0" w:space="0" w:color="auto"/>
                    <w:right w:val="none" w:sz="0" w:space="0" w:color="auto"/>
                  </w:divBdr>
                </w:div>
                <w:div w:id="115413725">
                  <w:marLeft w:val="0"/>
                  <w:marRight w:val="0"/>
                  <w:marTop w:val="0"/>
                  <w:marBottom w:val="0"/>
                  <w:divBdr>
                    <w:top w:val="none" w:sz="0" w:space="0" w:color="auto"/>
                    <w:left w:val="none" w:sz="0" w:space="0" w:color="auto"/>
                    <w:bottom w:val="none" w:sz="0" w:space="0" w:color="auto"/>
                    <w:right w:val="none" w:sz="0" w:space="0" w:color="auto"/>
                  </w:divBdr>
                </w:div>
                <w:div w:id="1106462846">
                  <w:marLeft w:val="0"/>
                  <w:marRight w:val="0"/>
                  <w:marTop w:val="0"/>
                  <w:marBottom w:val="0"/>
                  <w:divBdr>
                    <w:top w:val="none" w:sz="0" w:space="0" w:color="auto"/>
                    <w:left w:val="none" w:sz="0" w:space="0" w:color="auto"/>
                    <w:bottom w:val="none" w:sz="0" w:space="0" w:color="auto"/>
                    <w:right w:val="none" w:sz="0" w:space="0" w:color="auto"/>
                  </w:divBdr>
                </w:div>
                <w:div w:id="456409414">
                  <w:marLeft w:val="0"/>
                  <w:marRight w:val="0"/>
                  <w:marTop w:val="0"/>
                  <w:marBottom w:val="0"/>
                  <w:divBdr>
                    <w:top w:val="none" w:sz="0" w:space="0" w:color="auto"/>
                    <w:left w:val="none" w:sz="0" w:space="0" w:color="auto"/>
                    <w:bottom w:val="none" w:sz="0" w:space="0" w:color="auto"/>
                    <w:right w:val="none" w:sz="0" w:space="0" w:color="auto"/>
                  </w:divBdr>
                </w:div>
                <w:div w:id="935551928">
                  <w:marLeft w:val="0"/>
                  <w:marRight w:val="0"/>
                  <w:marTop w:val="0"/>
                  <w:marBottom w:val="0"/>
                  <w:divBdr>
                    <w:top w:val="none" w:sz="0" w:space="0" w:color="auto"/>
                    <w:left w:val="none" w:sz="0" w:space="0" w:color="auto"/>
                    <w:bottom w:val="none" w:sz="0" w:space="0" w:color="auto"/>
                    <w:right w:val="none" w:sz="0" w:space="0" w:color="auto"/>
                  </w:divBdr>
                </w:div>
                <w:div w:id="824588471">
                  <w:marLeft w:val="0"/>
                  <w:marRight w:val="0"/>
                  <w:marTop w:val="0"/>
                  <w:marBottom w:val="0"/>
                  <w:divBdr>
                    <w:top w:val="none" w:sz="0" w:space="0" w:color="auto"/>
                    <w:left w:val="none" w:sz="0" w:space="0" w:color="auto"/>
                    <w:bottom w:val="none" w:sz="0" w:space="0" w:color="auto"/>
                    <w:right w:val="none" w:sz="0" w:space="0" w:color="auto"/>
                  </w:divBdr>
                </w:div>
                <w:div w:id="1700623588">
                  <w:marLeft w:val="0"/>
                  <w:marRight w:val="0"/>
                  <w:marTop w:val="0"/>
                  <w:marBottom w:val="0"/>
                  <w:divBdr>
                    <w:top w:val="none" w:sz="0" w:space="0" w:color="auto"/>
                    <w:left w:val="none" w:sz="0" w:space="0" w:color="auto"/>
                    <w:bottom w:val="none" w:sz="0" w:space="0" w:color="auto"/>
                    <w:right w:val="none" w:sz="0" w:space="0" w:color="auto"/>
                  </w:divBdr>
                </w:div>
                <w:div w:id="1943567126">
                  <w:marLeft w:val="0"/>
                  <w:marRight w:val="0"/>
                  <w:marTop w:val="0"/>
                  <w:marBottom w:val="0"/>
                  <w:divBdr>
                    <w:top w:val="none" w:sz="0" w:space="0" w:color="auto"/>
                    <w:left w:val="none" w:sz="0" w:space="0" w:color="auto"/>
                    <w:bottom w:val="none" w:sz="0" w:space="0" w:color="auto"/>
                    <w:right w:val="none" w:sz="0" w:space="0" w:color="auto"/>
                  </w:divBdr>
                </w:div>
                <w:div w:id="909584790">
                  <w:marLeft w:val="0"/>
                  <w:marRight w:val="0"/>
                  <w:marTop w:val="0"/>
                  <w:marBottom w:val="0"/>
                  <w:divBdr>
                    <w:top w:val="none" w:sz="0" w:space="0" w:color="auto"/>
                    <w:left w:val="none" w:sz="0" w:space="0" w:color="auto"/>
                    <w:bottom w:val="none" w:sz="0" w:space="0" w:color="auto"/>
                    <w:right w:val="none" w:sz="0" w:space="0" w:color="auto"/>
                  </w:divBdr>
                </w:div>
                <w:div w:id="1760640244">
                  <w:marLeft w:val="0"/>
                  <w:marRight w:val="0"/>
                  <w:marTop w:val="0"/>
                  <w:marBottom w:val="0"/>
                  <w:divBdr>
                    <w:top w:val="none" w:sz="0" w:space="0" w:color="auto"/>
                    <w:left w:val="none" w:sz="0" w:space="0" w:color="auto"/>
                    <w:bottom w:val="none" w:sz="0" w:space="0" w:color="auto"/>
                    <w:right w:val="none" w:sz="0" w:space="0" w:color="auto"/>
                  </w:divBdr>
                </w:div>
                <w:div w:id="1916351846">
                  <w:marLeft w:val="0"/>
                  <w:marRight w:val="0"/>
                  <w:marTop w:val="0"/>
                  <w:marBottom w:val="0"/>
                  <w:divBdr>
                    <w:top w:val="none" w:sz="0" w:space="0" w:color="auto"/>
                    <w:left w:val="none" w:sz="0" w:space="0" w:color="auto"/>
                    <w:bottom w:val="none" w:sz="0" w:space="0" w:color="auto"/>
                    <w:right w:val="none" w:sz="0" w:space="0" w:color="auto"/>
                  </w:divBdr>
                </w:div>
                <w:div w:id="421611240">
                  <w:marLeft w:val="0"/>
                  <w:marRight w:val="0"/>
                  <w:marTop w:val="0"/>
                  <w:marBottom w:val="0"/>
                  <w:divBdr>
                    <w:top w:val="none" w:sz="0" w:space="0" w:color="auto"/>
                    <w:left w:val="none" w:sz="0" w:space="0" w:color="auto"/>
                    <w:bottom w:val="none" w:sz="0" w:space="0" w:color="auto"/>
                    <w:right w:val="none" w:sz="0" w:space="0" w:color="auto"/>
                  </w:divBdr>
                </w:div>
                <w:div w:id="1204564826">
                  <w:marLeft w:val="0"/>
                  <w:marRight w:val="0"/>
                  <w:marTop w:val="0"/>
                  <w:marBottom w:val="0"/>
                  <w:divBdr>
                    <w:top w:val="none" w:sz="0" w:space="0" w:color="auto"/>
                    <w:left w:val="none" w:sz="0" w:space="0" w:color="auto"/>
                    <w:bottom w:val="none" w:sz="0" w:space="0" w:color="auto"/>
                    <w:right w:val="none" w:sz="0" w:space="0" w:color="auto"/>
                  </w:divBdr>
                </w:div>
                <w:div w:id="152306682">
                  <w:marLeft w:val="0"/>
                  <w:marRight w:val="0"/>
                  <w:marTop w:val="0"/>
                  <w:marBottom w:val="0"/>
                  <w:divBdr>
                    <w:top w:val="none" w:sz="0" w:space="0" w:color="auto"/>
                    <w:left w:val="none" w:sz="0" w:space="0" w:color="auto"/>
                    <w:bottom w:val="none" w:sz="0" w:space="0" w:color="auto"/>
                    <w:right w:val="none" w:sz="0" w:space="0" w:color="auto"/>
                  </w:divBdr>
                </w:div>
                <w:div w:id="402222616">
                  <w:marLeft w:val="0"/>
                  <w:marRight w:val="0"/>
                  <w:marTop w:val="0"/>
                  <w:marBottom w:val="0"/>
                  <w:divBdr>
                    <w:top w:val="none" w:sz="0" w:space="0" w:color="auto"/>
                    <w:left w:val="none" w:sz="0" w:space="0" w:color="auto"/>
                    <w:bottom w:val="none" w:sz="0" w:space="0" w:color="auto"/>
                    <w:right w:val="none" w:sz="0" w:space="0" w:color="auto"/>
                  </w:divBdr>
                </w:div>
                <w:div w:id="1175416329">
                  <w:marLeft w:val="0"/>
                  <w:marRight w:val="0"/>
                  <w:marTop w:val="0"/>
                  <w:marBottom w:val="0"/>
                  <w:divBdr>
                    <w:top w:val="none" w:sz="0" w:space="0" w:color="auto"/>
                    <w:left w:val="none" w:sz="0" w:space="0" w:color="auto"/>
                    <w:bottom w:val="none" w:sz="0" w:space="0" w:color="auto"/>
                    <w:right w:val="none" w:sz="0" w:space="0" w:color="auto"/>
                  </w:divBdr>
                </w:div>
                <w:div w:id="1955093623">
                  <w:marLeft w:val="0"/>
                  <w:marRight w:val="0"/>
                  <w:marTop w:val="0"/>
                  <w:marBottom w:val="0"/>
                  <w:divBdr>
                    <w:top w:val="none" w:sz="0" w:space="0" w:color="auto"/>
                    <w:left w:val="none" w:sz="0" w:space="0" w:color="auto"/>
                    <w:bottom w:val="none" w:sz="0" w:space="0" w:color="auto"/>
                    <w:right w:val="none" w:sz="0" w:space="0" w:color="auto"/>
                  </w:divBdr>
                </w:div>
                <w:div w:id="1732773139">
                  <w:marLeft w:val="0"/>
                  <w:marRight w:val="0"/>
                  <w:marTop w:val="0"/>
                  <w:marBottom w:val="0"/>
                  <w:divBdr>
                    <w:top w:val="none" w:sz="0" w:space="0" w:color="auto"/>
                    <w:left w:val="none" w:sz="0" w:space="0" w:color="auto"/>
                    <w:bottom w:val="none" w:sz="0" w:space="0" w:color="auto"/>
                    <w:right w:val="none" w:sz="0" w:space="0" w:color="auto"/>
                  </w:divBdr>
                </w:div>
                <w:div w:id="726614401">
                  <w:marLeft w:val="0"/>
                  <w:marRight w:val="0"/>
                  <w:marTop w:val="0"/>
                  <w:marBottom w:val="0"/>
                  <w:divBdr>
                    <w:top w:val="none" w:sz="0" w:space="0" w:color="auto"/>
                    <w:left w:val="none" w:sz="0" w:space="0" w:color="auto"/>
                    <w:bottom w:val="none" w:sz="0" w:space="0" w:color="auto"/>
                    <w:right w:val="none" w:sz="0" w:space="0" w:color="auto"/>
                  </w:divBdr>
                </w:div>
                <w:div w:id="106392334">
                  <w:marLeft w:val="0"/>
                  <w:marRight w:val="0"/>
                  <w:marTop w:val="0"/>
                  <w:marBottom w:val="0"/>
                  <w:divBdr>
                    <w:top w:val="none" w:sz="0" w:space="0" w:color="auto"/>
                    <w:left w:val="none" w:sz="0" w:space="0" w:color="auto"/>
                    <w:bottom w:val="none" w:sz="0" w:space="0" w:color="auto"/>
                    <w:right w:val="none" w:sz="0" w:space="0" w:color="auto"/>
                  </w:divBdr>
                </w:div>
                <w:div w:id="556092267">
                  <w:marLeft w:val="0"/>
                  <w:marRight w:val="0"/>
                  <w:marTop w:val="0"/>
                  <w:marBottom w:val="0"/>
                  <w:divBdr>
                    <w:top w:val="none" w:sz="0" w:space="0" w:color="auto"/>
                    <w:left w:val="none" w:sz="0" w:space="0" w:color="auto"/>
                    <w:bottom w:val="none" w:sz="0" w:space="0" w:color="auto"/>
                    <w:right w:val="none" w:sz="0" w:space="0" w:color="auto"/>
                  </w:divBdr>
                </w:div>
                <w:div w:id="1754621336">
                  <w:marLeft w:val="0"/>
                  <w:marRight w:val="0"/>
                  <w:marTop w:val="0"/>
                  <w:marBottom w:val="0"/>
                  <w:divBdr>
                    <w:top w:val="none" w:sz="0" w:space="0" w:color="auto"/>
                    <w:left w:val="none" w:sz="0" w:space="0" w:color="auto"/>
                    <w:bottom w:val="none" w:sz="0" w:space="0" w:color="auto"/>
                    <w:right w:val="none" w:sz="0" w:space="0" w:color="auto"/>
                  </w:divBdr>
                </w:div>
                <w:div w:id="601569857">
                  <w:marLeft w:val="0"/>
                  <w:marRight w:val="0"/>
                  <w:marTop w:val="0"/>
                  <w:marBottom w:val="0"/>
                  <w:divBdr>
                    <w:top w:val="none" w:sz="0" w:space="0" w:color="auto"/>
                    <w:left w:val="none" w:sz="0" w:space="0" w:color="auto"/>
                    <w:bottom w:val="none" w:sz="0" w:space="0" w:color="auto"/>
                    <w:right w:val="none" w:sz="0" w:space="0" w:color="auto"/>
                  </w:divBdr>
                </w:div>
                <w:div w:id="1559707618">
                  <w:marLeft w:val="0"/>
                  <w:marRight w:val="0"/>
                  <w:marTop w:val="0"/>
                  <w:marBottom w:val="0"/>
                  <w:divBdr>
                    <w:top w:val="none" w:sz="0" w:space="0" w:color="auto"/>
                    <w:left w:val="none" w:sz="0" w:space="0" w:color="auto"/>
                    <w:bottom w:val="none" w:sz="0" w:space="0" w:color="auto"/>
                    <w:right w:val="none" w:sz="0" w:space="0" w:color="auto"/>
                  </w:divBdr>
                </w:div>
                <w:div w:id="1329988986">
                  <w:marLeft w:val="0"/>
                  <w:marRight w:val="0"/>
                  <w:marTop w:val="0"/>
                  <w:marBottom w:val="0"/>
                  <w:divBdr>
                    <w:top w:val="none" w:sz="0" w:space="0" w:color="auto"/>
                    <w:left w:val="none" w:sz="0" w:space="0" w:color="auto"/>
                    <w:bottom w:val="none" w:sz="0" w:space="0" w:color="auto"/>
                    <w:right w:val="none" w:sz="0" w:space="0" w:color="auto"/>
                  </w:divBdr>
                </w:div>
                <w:div w:id="708183706">
                  <w:marLeft w:val="0"/>
                  <w:marRight w:val="0"/>
                  <w:marTop w:val="0"/>
                  <w:marBottom w:val="0"/>
                  <w:divBdr>
                    <w:top w:val="none" w:sz="0" w:space="0" w:color="auto"/>
                    <w:left w:val="none" w:sz="0" w:space="0" w:color="auto"/>
                    <w:bottom w:val="none" w:sz="0" w:space="0" w:color="auto"/>
                    <w:right w:val="none" w:sz="0" w:space="0" w:color="auto"/>
                  </w:divBdr>
                </w:div>
                <w:div w:id="1556819790">
                  <w:marLeft w:val="0"/>
                  <w:marRight w:val="0"/>
                  <w:marTop w:val="0"/>
                  <w:marBottom w:val="0"/>
                  <w:divBdr>
                    <w:top w:val="none" w:sz="0" w:space="0" w:color="auto"/>
                    <w:left w:val="none" w:sz="0" w:space="0" w:color="auto"/>
                    <w:bottom w:val="none" w:sz="0" w:space="0" w:color="auto"/>
                    <w:right w:val="none" w:sz="0" w:space="0" w:color="auto"/>
                  </w:divBdr>
                </w:div>
                <w:div w:id="1755545499">
                  <w:marLeft w:val="0"/>
                  <w:marRight w:val="0"/>
                  <w:marTop w:val="0"/>
                  <w:marBottom w:val="0"/>
                  <w:divBdr>
                    <w:top w:val="none" w:sz="0" w:space="0" w:color="auto"/>
                    <w:left w:val="none" w:sz="0" w:space="0" w:color="auto"/>
                    <w:bottom w:val="none" w:sz="0" w:space="0" w:color="auto"/>
                    <w:right w:val="none" w:sz="0" w:space="0" w:color="auto"/>
                  </w:divBdr>
                </w:div>
                <w:div w:id="416438126">
                  <w:marLeft w:val="0"/>
                  <w:marRight w:val="0"/>
                  <w:marTop w:val="0"/>
                  <w:marBottom w:val="0"/>
                  <w:divBdr>
                    <w:top w:val="none" w:sz="0" w:space="0" w:color="auto"/>
                    <w:left w:val="none" w:sz="0" w:space="0" w:color="auto"/>
                    <w:bottom w:val="none" w:sz="0" w:space="0" w:color="auto"/>
                    <w:right w:val="none" w:sz="0" w:space="0" w:color="auto"/>
                  </w:divBdr>
                </w:div>
                <w:div w:id="950631051">
                  <w:marLeft w:val="0"/>
                  <w:marRight w:val="0"/>
                  <w:marTop w:val="0"/>
                  <w:marBottom w:val="0"/>
                  <w:divBdr>
                    <w:top w:val="none" w:sz="0" w:space="0" w:color="auto"/>
                    <w:left w:val="none" w:sz="0" w:space="0" w:color="auto"/>
                    <w:bottom w:val="none" w:sz="0" w:space="0" w:color="auto"/>
                    <w:right w:val="none" w:sz="0" w:space="0" w:color="auto"/>
                  </w:divBdr>
                </w:div>
                <w:div w:id="1260486435">
                  <w:marLeft w:val="0"/>
                  <w:marRight w:val="0"/>
                  <w:marTop w:val="0"/>
                  <w:marBottom w:val="0"/>
                  <w:divBdr>
                    <w:top w:val="none" w:sz="0" w:space="0" w:color="auto"/>
                    <w:left w:val="none" w:sz="0" w:space="0" w:color="auto"/>
                    <w:bottom w:val="none" w:sz="0" w:space="0" w:color="auto"/>
                    <w:right w:val="none" w:sz="0" w:space="0" w:color="auto"/>
                  </w:divBdr>
                </w:div>
                <w:div w:id="474956327">
                  <w:marLeft w:val="0"/>
                  <w:marRight w:val="0"/>
                  <w:marTop w:val="0"/>
                  <w:marBottom w:val="0"/>
                  <w:divBdr>
                    <w:top w:val="none" w:sz="0" w:space="0" w:color="auto"/>
                    <w:left w:val="none" w:sz="0" w:space="0" w:color="auto"/>
                    <w:bottom w:val="none" w:sz="0" w:space="0" w:color="auto"/>
                    <w:right w:val="none" w:sz="0" w:space="0" w:color="auto"/>
                  </w:divBdr>
                </w:div>
                <w:div w:id="1631864355">
                  <w:marLeft w:val="0"/>
                  <w:marRight w:val="0"/>
                  <w:marTop w:val="0"/>
                  <w:marBottom w:val="0"/>
                  <w:divBdr>
                    <w:top w:val="none" w:sz="0" w:space="0" w:color="auto"/>
                    <w:left w:val="none" w:sz="0" w:space="0" w:color="auto"/>
                    <w:bottom w:val="none" w:sz="0" w:space="0" w:color="auto"/>
                    <w:right w:val="none" w:sz="0" w:space="0" w:color="auto"/>
                  </w:divBdr>
                </w:div>
                <w:div w:id="1218084528">
                  <w:marLeft w:val="0"/>
                  <w:marRight w:val="0"/>
                  <w:marTop w:val="0"/>
                  <w:marBottom w:val="0"/>
                  <w:divBdr>
                    <w:top w:val="none" w:sz="0" w:space="0" w:color="auto"/>
                    <w:left w:val="none" w:sz="0" w:space="0" w:color="auto"/>
                    <w:bottom w:val="none" w:sz="0" w:space="0" w:color="auto"/>
                    <w:right w:val="none" w:sz="0" w:space="0" w:color="auto"/>
                  </w:divBdr>
                </w:div>
                <w:div w:id="1630277565">
                  <w:marLeft w:val="0"/>
                  <w:marRight w:val="0"/>
                  <w:marTop w:val="0"/>
                  <w:marBottom w:val="0"/>
                  <w:divBdr>
                    <w:top w:val="none" w:sz="0" w:space="0" w:color="auto"/>
                    <w:left w:val="none" w:sz="0" w:space="0" w:color="auto"/>
                    <w:bottom w:val="none" w:sz="0" w:space="0" w:color="auto"/>
                    <w:right w:val="none" w:sz="0" w:space="0" w:color="auto"/>
                  </w:divBdr>
                </w:div>
                <w:div w:id="1517452789">
                  <w:marLeft w:val="0"/>
                  <w:marRight w:val="0"/>
                  <w:marTop w:val="0"/>
                  <w:marBottom w:val="0"/>
                  <w:divBdr>
                    <w:top w:val="none" w:sz="0" w:space="0" w:color="auto"/>
                    <w:left w:val="none" w:sz="0" w:space="0" w:color="auto"/>
                    <w:bottom w:val="none" w:sz="0" w:space="0" w:color="auto"/>
                    <w:right w:val="none" w:sz="0" w:space="0" w:color="auto"/>
                  </w:divBdr>
                </w:div>
                <w:div w:id="1310862803">
                  <w:marLeft w:val="0"/>
                  <w:marRight w:val="0"/>
                  <w:marTop w:val="0"/>
                  <w:marBottom w:val="0"/>
                  <w:divBdr>
                    <w:top w:val="none" w:sz="0" w:space="0" w:color="auto"/>
                    <w:left w:val="none" w:sz="0" w:space="0" w:color="auto"/>
                    <w:bottom w:val="none" w:sz="0" w:space="0" w:color="auto"/>
                    <w:right w:val="none" w:sz="0" w:space="0" w:color="auto"/>
                  </w:divBdr>
                </w:div>
                <w:div w:id="48696231">
                  <w:marLeft w:val="0"/>
                  <w:marRight w:val="0"/>
                  <w:marTop w:val="0"/>
                  <w:marBottom w:val="0"/>
                  <w:divBdr>
                    <w:top w:val="none" w:sz="0" w:space="0" w:color="auto"/>
                    <w:left w:val="none" w:sz="0" w:space="0" w:color="auto"/>
                    <w:bottom w:val="none" w:sz="0" w:space="0" w:color="auto"/>
                    <w:right w:val="none" w:sz="0" w:space="0" w:color="auto"/>
                  </w:divBdr>
                </w:div>
                <w:div w:id="84541580">
                  <w:marLeft w:val="0"/>
                  <w:marRight w:val="0"/>
                  <w:marTop w:val="0"/>
                  <w:marBottom w:val="0"/>
                  <w:divBdr>
                    <w:top w:val="none" w:sz="0" w:space="0" w:color="auto"/>
                    <w:left w:val="none" w:sz="0" w:space="0" w:color="auto"/>
                    <w:bottom w:val="none" w:sz="0" w:space="0" w:color="auto"/>
                    <w:right w:val="none" w:sz="0" w:space="0" w:color="auto"/>
                  </w:divBdr>
                </w:div>
                <w:div w:id="1898466457">
                  <w:marLeft w:val="0"/>
                  <w:marRight w:val="0"/>
                  <w:marTop w:val="0"/>
                  <w:marBottom w:val="0"/>
                  <w:divBdr>
                    <w:top w:val="none" w:sz="0" w:space="0" w:color="auto"/>
                    <w:left w:val="none" w:sz="0" w:space="0" w:color="auto"/>
                    <w:bottom w:val="none" w:sz="0" w:space="0" w:color="auto"/>
                    <w:right w:val="none" w:sz="0" w:space="0" w:color="auto"/>
                  </w:divBdr>
                </w:div>
                <w:div w:id="692153309">
                  <w:marLeft w:val="0"/>
                  <w:marRight w:val="0"/>
                  <w:marTop w:val="0"/>
                  <w:marBottom w:val="0"/>
                  <w:divBdr>
                    <w:top w:val="none" w:sz="0" w:space="0" w:color="auto"/>
                    <w:left w:val="none" w:sz="0" w:space="0" w:color="auto"/>
                    <w:bottom w:val="none" w:sz="0" w:space="0" w:color="auto"/>
                    <w:right w:val="none" w:sz="0" w:space="0" w:color="auto"/>
                  </w:divBdr>
                </w:div>
                <w:div w:id="364478255">
                  <w:marLeft w:val="0"/>
                  <w:marRight w:val="0"/>
                  <w:marTop w:val="0"/>
                  <w:marBottom w:val="0"/>
                  <w:divBdr>
                    <w:top w:val="none" w:sz="0" w:space="0" w:color="auto"/>
                    <w:left w:val="none" w:sz="0" w:space="0" w:color="auto"/>
                    <w:bottom w:val="none" w:sz="0" w:space="0" w:color="auto"/>
                    <w:right w:val="none" w:sz="0" w:space="0" w:color="auto"/>
                  </w:divBdr>
                </w:div>
                <w:div w:id="1778594269">
                  <w:marLeft w:val="0"/>
                  <w:marRight w:val="0"/>
                  <w:marTop w:val="0"/>
                  <w:marBottom w:val="0"/>
                  <w:divBdr>
                    <w:top w:val="none" w:sz="0" w:space="0" w:color="auto"/>
                    <w:left w:val="none" w:sz="0" w:space="0" w:color="auto"/>
                    <w:bottom w:val="none" w:sz="0" w:space="0" w:color="auto"/>
                    <w:right w:val="none" w:sz="0" w:space="0" w:color="auto"/>
                  </w:divBdr>
                </w:div>
                <w:div w:id="149181308">
                  <w:marLeft w:val="0"/>
                  <w:marRight w:val="0"/>
                  <w:marTop w:val="0"/>
                  <w:marBottom w:val="0"/>
                  <w:divBdr>
                    <w:top w:val="none" w:sz="0" w:space="0" w:color="auto"/>
                    <w:left w:val="none" w:sz="0" w:space="0" w:color="auto"/>
                    <w:bottom w:val="none" w:sz="0" w:space="0" w:color="auto"/>
                    <w:right w:val="none" w:sz="0" w:space="0" w:color="auto"/>
                  </w:divBdr>
                </w:div>
                <w:div w:id="1297174594">
                  <w:marLeft w:val="0"/>
                  <w:marRight w:val="0"/>
                  <w:marTop w:val="0"/>
                  <w:marBottom w:val="0"/>
                  <w:divBdr>
                    <w:top w:val="none" w:sz="0" w:space="0" w:color="auto"/>
                    <w:left w:val="none" w:sz="0" w:space="0" w:color="auto"/>
                    <w:bottom w:val="none" w:sz="0" w:space="0" w:color="auto"/>
                    <w:right w:val="none" w:sz="0" w:space="0" w:color="auto"/>
                  </w:divBdr>
                </w:div>
                <w:div w:id="101001140">
                  <w:marLeft w:val="0"/>
                  <w:marRight w:val="0"/>
                  <w:marTop w:val="0"/>
                  <w:marBottom w:val="0"/>
                  <w:divBdr>
                    <w:top w:val="none" w:sz="0" w:space="0" w:color="auto"/>
                    <w:left w:val="none" w:sz="0" w:space="0" w:color="auto"/>
                    <w:bottom w:val="none" w:sz="0" w:space="0" w:color="auto"/>
                    <w:right w:val="none" w:sz="0" w:space="0" w:color="auto"/>
                  </w:divBdr>
                </w:div>
                <w:div w:id="739865084">
                  <w:marLeft w:val="0"/>
                  <w:marRight w:val="0"/>
                  <w:marTop w:val="0"/>
                  <w:marBottom w:val="0"/>
                  <w:divBdr>
                    <w:top w:val="none" w:sz="0" w:space="0" w:color="auto"/>
                    <w:left w:val="none" w:sz="0" w:space="0" w:color="auto"/>
                    <w:bottom w:val="none" w:sz="0" w:space="0" w:color="auto"/>
                    <w:right w:val="none" w:sz="0" w:space="0" w:color="auto"/>
                  </w:divBdr>
                </w:div>
                <w:div w:id="2039119117">
                  <w:marLeft w:val="0"/>
                  <w:marRight w:val="0"/>
                  <w:marTop w:val="0"/>
                  <w:marBottom w:val="0"/>
                  <w:divBdr>
                    <w:top w:val="none" w:sz="0" w:space="0" w:color="auto"/>
                    <w:left w:val="none" w:sz="0" w:space="0" w:color="auto"/>
                    <w:bottom w:val="none" w:sz="0" w:space="0" w:color="auto"/>
                    <w:right w:val="none" w:sz="0" w:space="0" w:color="auto"/>
                  </w:divBdr>
                </w:div>
                <w:div w:id="59328519">
                  <w:marLeft w:val="0"/>
                  <w:marRight w:val="0"/>
                  <w:marTop w:val="0"/>
                  <w:marBottom w:val="0"/>
                  <w:divBdr>
                    <w:top w:val="none" w:sz="0" w:space="0" w:color="auto"/>
                    <w:left w:val="none" w:sz="0" w:space="0" w:color="auto"/>
                    <w:bottom w:val="none" w:sz="0" w:space="0" w:color="auto"/>
                    <w:right w:val="none" w:sz="0" w:space="0" w:color="auto"/>
                  </w:divBdr>
                </w:div>
                <w:div w:id="1430083186">
                  <w:marLeft w:val="0"/>
                  <w:marRight w:val="0"/>
                  <w:marTop w:val="0"/>
                  <w:marBottom w:val="0"/>
                  <w:divBdr>
                    <w:top w:val="none" w:sz="0" w:space="0" w:color="auto"/>
                    <w:left w:val="none" w:sz="0" w:space="0" w:color="auto"/>
                    <w:bottom w:val="none" w:sz="0" w:space="0" w:color="auto"/>
                    <w:right w:val="none" w:sz="0" w:space="0" w:color="auto"/>
                  </w:divBdr>
                </w:div>
                <w:div w:id="2004164933">
                  <w:marLeft w:val="0"/>
                  <w:marRight w:val="0"/>
                  <w:marTop w:val="0"/>
                  <w:marBottom w:val="0"/>
                  <w:divBdr>
                    <w:top w:val="none" w:sz="0" w:space="0" w:color="auto"/>
                    <w:left w:val="none" w:sz="0" w:space="0" w:color="auto"/>
                    <w:bottom w:val="none" w:sz="0" w:space="0" w:color="auto"/>
                    <w:right w:val="none" w:sz="0" w:space="0" w:color="auto"/>
                  </w:divBdr>
                </w:div>
                <w:div w:id="2021858855">
                  <w:marLeft w:val="0"/>
                  <w:marRight w:val="0"/>
                  <w:marTop w:val="0"/>
                  <w:marBottom w:val="0"/>
                  <w:divBdr>
                    <w:top w:val="none" w:sz="0" w:space="0" w:color="auto"/>
                    <w:left w:val="none" w:sz="0" w:space="0" w:color="auto"/>
                    <w:bottom w:val="none" w:sz="0" w:space="0" w:color="auto"/>
                    <w:right w:val="none" w:sz="0" w:space="0" w:color="auto"/>
                  </w:divBdr>
                </w:div>
                <w:div w:id="1359552185">
                  <w:marLeft w:val="0"/>
                  <w:marRight w:val="0"/>
                  <w:marTop w:val="0"/>
                  <w:marBottom w:val="0"/>
                  <w:divBdr>
                    <w:top w:val="none" w:sz="0" w:space="0" w:color="auto"/>
                    <w:left w:val="none" w:sz="0" w:space="0" w:color="auto"/>
                    <w:bottom w:val="none" w:sz="0" w:space="0" w:color="auto"/>
                    <w:right w:val="none" w:sz="0" w:space="0" w:color="auto"/>
                  </w:divBdr>
                </w:div>
                <w:div w:id="855459759">
                  <w:marLeft w:val="0"/>
                  <w:marRight w:val="0"/>
                  <w:marTop w:val="0"/>
                  <w:marBottom w:val="0"/>
                  <w:divBdr>
                    <w:top w:val="none" w:sz="0" w:space="0" w:color="auto"/>
                    <w:left w:val="none" w:sz="0" w:space="0" w:color="auto"/>
                    <w:bottom w:val="none" w:sz="0" w:space="0" w:color="auto"/>
                    <w:right w:val="none" w:sz="0" w:space="0" w:color="auto"/>
                  </w:divBdr>
                </w:div>
                <w:div w:id="741560962">
                  <w:marLeft w:val="0"/>
                  <w:marRight w:val="0"/>
                  <w:marTop w:val="0"/>
                  <w:marBottom w:val="0"/>
                  <w:divBdr>
                    <w:top w:val="none" w:sz="0" w:space="0" w:color="auto"/>
                    <w:left w:val="none" w:sz="0" w:space="0" w:color="auto"/>
                    <w:bottom w:val="none" w:sz="0" w:space="0" w:color="auto"/>
                    <w:right w:val="none" w:sz="0" w:space="0" w:color="auto"/>
                  </w:divBdr>
                </w:div>
                <w:div w:id="1681078462">
                  <w:marLeft w:val="0"/>
                  <w:marRight w:val="0"/>
                  <w:marTop w:val="0"/>
                  <w:marBottom w:val="0"/>
                  <w:divBdr>
                    <w:top w:val="none" w:sz="0" w:space="0" w:color="auto"/>
                    <w:left w:val="none" w:sz="0" w:space="0" w:color="auto"/>
                    <w:bottom w:val="none" w:sz="0" w:space="0" w:color="auto"/>
                    <w:right w:val="none" w:sz="0" w:space="0" w:color="auto"/>
                  </w:divBdr>
                </w:div>
                <w:div w:id="2000696540">
                  <w:marLeft w:val="0"/>
                  <w:marRight w:val="0"/>
                  <w:marTop w:val="0"/>
                  <w:marBottom w:val="0"/>
                  <w:divBdr>
                    <w:top w:val="none" w:sz="0" w:space="0" w:color="auto"/>
                    <w:left w:val="none" w:sz="0" w:space="0" w:color="auto"/>
                    <w:bottom w:val="none" w:sz="0" w:space="0" w:color="auto"/>
                    <w:right w:val="none" w:sz="0" w:space="0" w:color="auto"/>
                  </w:divBdr>
                </w:div>
                <w:div w:id="55008415">
                  <w:marLeft w:val="0"/>
                  <w:marRight w:val="0"/>
                  <w:marTop w:val="0"/>
                  <w:marBottom w:val="0"/>
                  <w:divBdr>
                    <w:top w:val="none" w:sz="0" w:space="0" w:color="auto"/>
                    <w:left w:val="none" w:sz="0" w:space="0" w:color="auto"/>
                    <w:bottom w:val="none" w:sz="0" w:space="0" w:color="auto"/>
                    <w:right w:val="none" w:sz="0" w:space="0" w:color="auto"/>
                  </w:divBdr>
                </w:div>
                <w:div w:id="1473791287">
                  <w:marLeft w:val="0"/>
                  <w:marRight w:val="0"/>
                  <w:marTop w:val="0"/>
                  <w:marBottom w:val="0"/>
                  <w:divBdr>
                    <w:top w:val="none" w:sz="0" w:space="0" w:color="auto"/>
                    <w:left w:val="none" w:sz="0" w:space="0" w:color="auto"/>
                    <w:bottom w:val="none" w:sz="0" w:space="0" w:color="auto"/>
                    <w:right w:val="none" w:sz="0" w:space="0" w:color="auto"/>
                  </w:divBdr>
                </w:div>
                <w:div w:id="2112361358">
                  <w:marLeft w:val="0"/>
                  <w:marRight w:val="0"/>
                  <w:marTop w:val="0"/>
                  <w:marBottom w:val="0"/>
                  <w:divBdr>
                    <w:top w:val="none" w:sz="0" w:space="0" w:color="auto"/>
                    <w:left w:val="none" w:sz="0" w:space="0" w:color="auto"/>
                    <w:bottom w:val="none" w:sz="0" w:space="0" w:color="auto"/>
                    <w:right w:val="none" w:sz="0" w:space="0" w:color="auto"/>
                  </w:divBdr>
                </w:div>
                <w:div w:id="906769782">
                  <w:marLeft w:val="0"/>
                  <w:marRight w:val="0"/>
                  <w:marTop w:val="0"/>
                  <w:marBottom w:val="0"/>
                  <w:divBdr>
                    <w:top w:val="none" w:sz="0" w:space="0" w:color="auto"/>
                    <w:left w:val="none" w:sz="0" w:space="0" w:color="auto"/>
                    <w:bottom w:val="none" w:sz="0" w:space="0" w:color="auto"/>
                    <w:right w:val="none" w:sz="0" w:space="0" w:color="auto"/>
                  </w:divBdr>
                </w:div>
                <w:div w:id="226647740">
                  <w:marLeft w:val="0"/>
                  <w:marRight w:val="0"/>
                  <w:marTop w:val="0"/>
                  <w:marBottom w:val="0"/>
                  <w:divBdr>
                    <w:top w:val="none" w:sz="0" w:space="0" w:color="auto"/>
                    <w:left w:val="none" w:sz="0" w:space="0" w:color="auto"/>
                    <w:bottom w:val="none" w:sz="0" w:space="0" w:color="auto"/>
                    <w:right w:val="none" w:sz="0" w:space="0" w:color="auto"/>
                  </w:divBdr>
                </w:div>
                <w:div w:id="1887571087">
                  <w:marLeft w:val="0"/>
                  <w:marRight w:val="0"/>
                  <w:marTop w:val="0"/>
                  <w:marBottom w:val="0"/>
                  <w:divBdr>
                    <w:top w:val="none" w:sz="0" w:space="0" w:color="auto"/>
                    <w:left w:val="none" w:sz="0" w:space="0" w:color="auto"/>
                    <w:bottom w:val="none" w:sz="0" w:space="0" w:color="auto"/>
                    <w:right w:val="none" w:sz="0" w:space="0" w:color="auto"/>
                  </w:divBdr>
                </w:div>
                <w:div w:id="1289437403">
                  <w:marLeft w:val="0"/>
                  <w:marRight w:val="0"/>
                  <w:marTop w:val="0"/>
                  <w:marBottom w:val="0"/>
                  <w:divBdr>
                    <w:top w:val="none" w:sz="0" w:space="0" w:color="auto"/>
                    <w:left w:val="none" w:sz="0" w:space="0" w:color="auto"/>
                    <w:bottom w:val="none" w:sz="0" w:space="0" w:color="auto"/>
                    <w:right w:val="none" w:sz="0" w:space="0" w:color="auto"/>
                  </w:divBdr>
                </w:div>
                <w:div w:id="1044017738">
                  <w:marLeft w:val="0"/>
                  <w:marRight w:val="0"/>
                  <w:marTop w:val="0"/>
                  <w:marBottom w:val="0"/>
                  <w:divBdr>
                    <w:top w:val="none" w:sz="0" w:space="0" w:color="auto"/>
                    <w:left w:val="none" w:sz="0" w:space="0" w:color="auto"/>
                    <w:bottom w:val="none" w:sz="0" w:space="0" w:color="auto"/>
                    <w:right w:val="none" w:sz="0" w:space="0" w:color="auto"/>
                  </w:divBdr>
                </w:div>
                <w:div w:id="904073323">
                  <w:marLeft w:val="0"/>
                  <w:marRight w:val="0"/>
                  <w:marTop w:val="0"/>
                  <w:marBottom w:val="0"/>
                  <w:divBdr>
                    <w:top w:val="none" w:sz="0" w:space="0" w:color="auto"/>
                    <w:left w:val="none" w:sz="0" w:space="0" w:color="auto"/>
                    <w:bottom w:val="none" w:sz="0" w:space="0" w:color="auto"/>
                    <w:right w:val="none" w:sz="0" w:space="0" w:color="auto"/>
                  </w:divBdr>
                </w:div>
                <w:div w:id="1587693755">
                  <w:marLeft w:val="0"/>
                  <w:marRight w:val="0"/>
                  <w:marTop w:val="0"/>
                  <w:marBottom w:val="0"/>
                  <w:divBdr>
                    <w:top w:val="none" w:sz="0" w:space="0" w:color="auto"/>
                    <w:left w:val="none" w:sz="0" w:space="0" w:color="auto"/>
                    <w:bottom w:val="none" w:sz="0" w:space="0" w:color="auto"/>
                    <w:right w:val="none" w:sz="0" w:space="0" w:color="auto"/>
                  </w:divBdr>
                </w:div>
                <w:div w:id="1221669332">
                  <w:marLeft w:val="0"/>
                  <w:marRight w:val="0"/>
                  <w:marTop w:val="0"/>
                  <w:marBottom w:val="0"/>
                  <w:divBdr>
                    <w:top w:val="none" w:sz="0" w:space="0" w:color="auto"/>
                    <w:left w:val="none" w:sz="0" w:space="0" w:color="auto"/>
                    <w:bottom w:val="none" w:sz="0" w:space="0" w:color="auto"/>
                    <w:right w:val="none" w:sz="0" w:space="0" w:color="auto"/>
                  </w:divBdr>
                </w:div>
                <w:div w:id="696588147">
                  <w:marLeft w:val="0"/>
                  <w:marRight w:val="0"/>
                  <w:marTop w:val="0"/>
                  <w:marBottom w:val="0"/>
                  <w:divBdr>
                    <w:top w:val="none" w:sz="0" w:space="0" w:color="auto"/>
                    <w:left w:val="none" w:sz="0" w:space="0" w:color="auto"/>
                    <w:bottom w:val="none" w:sz="0" w:space="0" w:color="auto"/>
                    <w:right w:val="none" w:sz="0" w:space="0" w:color="auto"/>
                  </w:divBdr>
                </w:div>
                <w:div w:id="895943047">
                  <w:marLeft w:val="0"/>
                  <w:marRight w:val="0"/>
                  <w:marTop w:val="0"/>
                  <w:marBottom w:val="0"/>
                  <w:divBdr>
                    <w:top w:val="none" w:sz="0" w:space="0" w:color="auto"/>
                    <w:left w:val="none" w:sz="0" w:space="0" w:color="auto"/>
                    <w:bottom w:val="none" w:sz="0" w:space="0" w:color="auto"/>
                    <w:right w:val="none" w:sz="0" w:space="0" w:color="auto"/>
                  </w:divBdr>
                </w:div>
                <w:div w:id="709187831">
                  <w:marLeft w:val="0"/>
                  <w:marRight w:val="0"/>
                  <w:marTop w:val="0"/>
                  <w:marBottom w:val="0"/>
                  <w:divBdr>
                    <w:top w:val="none" w:sz="0" w:space="0" w:color="auto"/>
                    <w:left w:val="none" w:sz="0" w:space="0" w:color="auto"/>
                    <w:bottom w:val="none" w:sz="0" w:space="0" w:color="auto"/>
                    <w:right w:val="none" w:sz="0" w:space="0" w:color="auto"/>
                  </w:divBdr>
                </w:div>
                <w:div w:id="770515079">
                  <w:marLeft w:val="0"/>
                  <w:marRight w:val="0"/>
                  <w:marTop w:val="0"/>
                  <w:marBottom w:val="0"/>
                  <w:divBdr>
                    <w:top w:val="none" w:sz="0" w:space="0" w:color="auto"/>
                    <w:left w:val="none" w:sz="0" w:space="0" w:color="auto"/>
                    <w:bottom w:val="none" w:sz="0" w:space="0" w:color="auto"/>
                    <w:right w:val="none" w:sz="0" w:space="0" w:color="auto"/>
                  </w:divBdr>
                </w:div>
                <w:div w:id="1956325134">
                  <w:marLeft w:val="0"/>
                  <w:marRight w:val="0"/>
                  <w:marTop w:val="0"/>
                  <w:marBottom w:val="0"/>
                  <w:divBdr>
                    <w:top w:val="none" w:sz="0" w:space="0" w:color="auto"/>
                    <w:left w:val="none" w:sz="0" w:space="0" w:color="auto"/>
                    <w:bottom w:val="none" w:sz="0" w:space="0" w:color="auto"/>
                    <w:right w:val="none" w:sz="0" w:space="0" w:color="auto"/>
                  </w:divBdr>
                </w:div>
                <w:div w:id="1217200992">
                  <w:marLeft w:val="0"/>
                  <w:marRight w:val="0"/>
                  <w:marTop w:val="0"/>
                  <w:marBottom w:val="0"/>
                  <w:divBdr>
                    <w:top w:val="none" w:sz="0" w:space="0" w:color="auto"/>
                    <w:left w:val="none" w:sz="0" w:space="0" w:color="auto"/>
                    <w:bottom w:val="none" w:sz="0" w:space="0" w:color="auto"/>
                    <w:right w:val="none" w:sz="0" w:space="0" w:color="auto"/>
                  </w:divBdr>
                </w:div>
                <w:div w:id="298582188">
                  <w:marLeft w:val="0"/>
                  <w:marRight w:val="0"/>
                  <w:marTop w:val="0"/>
                  <w:marBottom w:val="0"/>
                  <w:divBdr>
                    <w:top w:val="none" w:sz="0" w:space="0" w:color="auto"/>
                    <w:left w:val="none" w:sz="0" w:space="0" w:color="auto"/>
                    <w:bottom w:val="none" w:sz="0" w:space="0" w:color="auto"/>
                    <w:right w:val="none" w:sz="0" w:space="0" w:color="auto"/>
                  </w:divBdr>
                </w:div>
                <w:div w:id="1090928467">
                  <w:marLeft w:val="0"/>
                  <w:marRight w:val="0"/>
                  <w:marTop w:val="0"/>
                  <w:marBottom w:val="0"/>
                  <w:divBdr>
                    <w:top w:val="none" w:sz="0" w:space="0" w:color="auto"/>
                    <w:left w:val="none" w:sz="0" w:space="0" w:color="auto"/>
                    <w:bottom w:val="none" w:sz="0" w:space="0" w:color="auto"/>
                    <w:right w:val="none" w:sz="0" w:space="0" w:color="auto"/>
                  </w:divBdr>
                </w:div>
                <w:div w:id="1902280266">
                  <w:marLeft w:val="0"/>
                  <w:marRight w:val="0"/>
                  <w:marTop w:val="0"/>
                  <w:marBottom w:val="0"/>
                  <w:divBdr>
                    <w:top w:val="none" w:sz="0" w:space="0" w:color="auto"/>
                    <w:left w:val="none" w:sz="0" w:space="0" w:color="auto"/>
                    <w:bottom w:val="none" w:sz="0" w:space="0" w:color="auto"/>
                    <w:right w:val="none" w:sz="0" w:space="0" w:color="auto"/>
                  </w:divBdr>
                </w:div>
                <w:div w:id="2037458055">
                  <w:marLeft w:val="0"/>
                  <w:marRight w:val="0"/>
                  <w:marTop w:val="0"/>
                  <w:marBottom w:val="0"/>
                  <w:divBdr>
                    <w:top w:val="none" w:sz="0" w:space="0" w:color="auto"/>
                    <w:left w:val="none" w:sz="0" w:space="0" w:color="auto"/>
                    <w:bottom w:val="none" w:sz="0" w:space="0" w:color="auto"/>
                    <w:right w:val="none" w:sz="0" w:space="0" w:color="auto"/>
                  </w:divBdr>
                </w:div>
                <w:div w:id="1422871781">
                  <w:marLeft w:val="0"/>
                  <w:marRight w:val="0"/>
                  <w:marTop w:val="0"/>
                  <w:marBottom w:val="0"/>
                  <w:divBdr>
                    <w:top w:val="none" w:sz="0" w:space="0" w:color="auto"/>
                    <w:left w:val="none" w:sz="0" w:space="0" w:color="auto"/>
                    <w:bottom w:val="none" w:sz="0" w:space="0" w:color="auto"/>
                    <w:right w:val="none" w:sz="0" w:space="0" w:color="auto"/>
                  </w:divBdr>
                </w:div>
                <w:div w:id="448865840">
                  <w:marLeft w:val="0"/>
                  <w:marRight w:val="0"/>
                  <w:marTop w:val="0"/>
                  <w:marBottom w:val="0"/>
                  <w:divBdr>
                    <w:top w:val="none" w:sz="0" w:space="0" w:color="auto"/>
                    <w:left w:val="none" w:sz="0" w:space="0" w:color="auto"/>
                    <w:bottom w:val="none" w:sz="0" w:space="0" w:color="auto"/>
                    <w:right w:val="none" w:sz="0" w:space="0" w:color="auto"/>
                  </w:divBdr>
                </w:div>
                <w:div w:id="184057523">
                  <w:marLeft w:val="0"/>
                  <w:marRight w:val="0"/>
                  <w:marTop w:val="0"/>
                  <w:marBottom w:val="0"/>
                  <w:divBdr>
                    <w:top w:val="none" w:sz="0" w:space="0" w:color="auto"/>
                    <w:left w:val="none" w:sz="0" w:space="0" w:color="auto"/>
                    <w:bottom w:val="none" w:sz="0" w:space="0" w:color="auto"/>
                    <w:right w:val="none" w:sz="0" w:space="0" w:color="auto"/>
                  </w:divBdr>
                </w:div>
                <w:div w:id="991107449">
                  <w:marLeft w:val="0"/>
                  <w:marRight w:val="0"/>
                  <w:marTop w:val="0"/>
                  <w:marBottom w:val="0"/>
                  <w:divBdr>
                    <w:top w:val="none" w:sz="0" w:space="0" w:color="auto"/>
                    <w:left w:val="none" w:sz="0" w:space="0" w:color="auto"/>
                    <w:bottom w:val="none" w:sz="0" w:space="0" w:color="auto"/>
                    <w:right w:val="none" w:sz="0" w:space="0" w:color="auto"/>
                  </w:divBdr>
                </w:div>
                <w:div w:id="1313145888">
                  <w:marLeft w:val="0"/>
                  <w:marRight w:val="0"/>
                  <w:marTop w:val="0"/>
                  <w:marBottom w:val="0"/>
                  <w:divBdr>
                    <w:top w:val="none" w:sz="0" w:space="0" w:color="auto"/>
                    <w:left w:val="none" w:sz="0" w:space="0" w:color="auto"/>
                    <w:bottom w:val="none" w:sz="0" w:space="0" w:color="auto"/>
                    <w:right w:val="none" w:sz="0" w:space="0" w:color="auto"/>
                  </w:divBdr>
                </w:div>
                <w:div w:id="1402562282">
                  <w:marLeft w:val="0"/>
                  <w:marRight w:val="0"/>
                  <w:marTop w:val="0"/>
                  <w:marBottom w:val="0"/>
                  <w:divBdr>
                    <w:top w:val="none" w:sz="0" w:space="0" w:color="auto"/>
                    <w:left w:val="none" w:sz="0" w:space="0" w:color="auto"/>
                    <w:bottom w:val="none" w:sz="0" w:space="0" w:color="auto"/>
                    <w:right w:val="none" w:sz="0" w:space="0" w:color="auto"/>
                  </w:divBdr>
                </w:div>
                <w:div w:id="1298493091">
                  <w:marLeft w:val="0"/>
                  <w:marRight w:val="0"/>
                  <w:marTop w:val="0"/>
                  <w:marBottom w:val="0"/>
                  <w:divBdr>
                    <w:top w:val="none" w:sz="0" w:space="0" w:color="auto"/>
                    <w:left w:val="none" w:sz="0" w:space="0" w:color="auto"/>
                    <w:bottom w:val="none" w:sz="0" w:space="0" w:color="auto"/>
                    <w:right w:val="none" w:sz="0" w:space="0" w:color="auto"/>
                  </w:divBdr>
                </w:div>
                <w:div w:id="737705">
                  <w:marLeft w:val="0"/>
                  <w:marRight w:val="0"/>
                  <w:marTop w:val="0"/>
                  <w:marBottom w:val="0"/>
                  <w:divBdr>
                    <w:top w:val="none" w:sz="0" w:space="0" w:color="auto"/>
                    <w:left w:val="none" w:sz="0" w:space="0" w:color="auto"/>
                    <w:bottom w:val="none" w:sz="0" w:space="0" w:color="auto"/>
                    <w:right w:val="none" w:sz="0" w:space="0" w:color="auto"/>
                  </w:divBdr>
                </w:div>
                <w:div w:id="2102874471">
                  <w:marLeft w:val="0"/>
                  <w:marRight w:val="0"/>
                  <w:marTop w:val="0"/>
                  <w:marBottom w:val="0"/>
                  <w:divBdr>
                    <w:top w:val="none" w:sz="0" w:space="0" w:color="auto"/>
                    <w:left w:val="none" w:sz="0" w:space="0" w:color="auto"/>
                    <w:bottom w:val="none" w:sz="0" w:space="0" w:color="auto"/>
                    <w:right w:val="none" w:sz="0" w:space="0" w:color="auto"/>
                  </w:divBdr>
                </w:div>
                <w:div w:id="57827307">
                  <w:marLeft w:val="0"/>
                  <w:marRight w:val="0"/>
                  <w:marTop w:val="0"/>
                  <w:marBottom w:val="0"/>
                  <w:divBdr>
                    <w:top w:val="none" w:sz="0" w:space="0" w:color="auto"/>
                    <w:left w:val="none" w:sz="0" w:space="0" w:color="auto"/>
                    <w:bottom w:val="none" w:sz="0" w:space="0" w:color="auto"/>
                    <w:right w:val="none" w:sz="0" w:space="0" w:color="auto"/>
                  </w:divBdr>
                </w:div>
                <w:div w:id="1826316374">
                  <w:marLeft w:val="0"/>
                  <w:marRight w:val="0"/>
                  <w:marTop w:val="0"/>
                  <w:marBottom w:val="0"/>
                  <w:divBdr>
                    <w:top w:val="none" w:sz="0" w:space="0" w:color="auto"/>
                    <w:left w:val="none" w:sz="0" w:space="0" w:color="auto"/>
                    <w:bottom w:val="none" w:sz="0" w:space="0" w:color="auto"/>
                    <w:right w:val="none" w:sz="0" w:space="0" w:color="auto"/>
                  </w:divBdr>
                </w:div>
                <w:div w:id="1974292804">
                  <w:marLeft w:val="0"/>
                  <w:marRight w:val="0"/>
                  <w:marTop w:val="0"/>
                  <w:marBottom w:val="0"/>
                  <w:divBdr>
                    <w:top w:val="none" w:sz="0" w:space="0" w:color="auto"/>
                    <w:left w:val="none" w:sz="0" w:space="0" w:color="auto"/>
                    <w:bottom w:val="none" w:sz="0" w:space="0" w:color="auto"/>
                    <w:right w:val="none" w:sz="0" w:space="0" w:color="auto"/>
                  </w:divBdr>
                </w:div>
                <w:div w:id="983700754">
                  <w:marLeft w:val="0"/>
                  <w:marRight w:val="0"/>
                  <w:marTop w:val="0"/>
                  <w:marBottom w:val="0"/>
                  <w:divBdr>
                    <w:top w:val="none" w:sz="0" w:space="0" w:color="auto"/>
                    <w:left w:val="none" w:sz="0" w:space="0" w:color="auto"/>
                    <w:bottom w:val="none" w:sz="0" w:space="0" w:color="auto"/>
                    <w:right w:val="none" w:sz="0" w:space="0" w:color="auto"/>
                  </w:divBdr>
                </w:div>
                <w:div w:id="1801873343">
                  <w:marLeft w:val="0"/>
                  <w:marRight w:val="0"/>
                  <w:marTop w:val="0"/>
                  <w:marBottom w:val="0"/>
                  <w:divBdr>
                    <w:top w:val="none" w:sz="0" w:space="0" w:color="auto"/>
                    <w:left w:val="none" w:sz="0" w:space="0" w:color="auto"/>
                    <w:bottom w:val="none" w:sz="0" w:space="0" w:color="auto"/>
                    <w:right w:val="none" w:sz="0" w:space="0" w:color="auto"/>
                  </w:divBdr>
                </w:div>
                <w:div w:id="533227082">
                  <w:marLeft w:val="0"/>
                  <w:marRight w:val="0"/>
                  <w:marTop w:val="0"/>
                  <w:marBottom w:val="0"/>
                  <w:divBdr>
                    <w:top w:val="none" w:sz="0" w:space="0" w:color="auto"/>
                    <w:left w:val="none" w:sz="0" w:space="0" w:color="auto"/>
                    <w:bottom w:val="none" w:sz="0" w:space="0" w:color="auto"/>
                    <w:right w:val="none" w:sz="0" w:space="0" w:color="auto"/>
                  </w:divBdr>
                </w:div>
                <w:div w:id="1492797402">
                  <w:marLeft w:val="0"/>
                  <w:marRight w:val="0"/>
                  <w:marTop w:val="0"/>
                  <w:marBottom w:val="0"/>
                  <w:divBdr>
                    <w:top w:val="none" w:sz="0" w:space="0" w:color="auto"/>
                    <w:left w:val="none" w:sz="0" w:space="0" w:color="auto"/>
                    <w:bottom w:val="none" w:sz="0" w:space="0" w:color="auto"/>
                    <w:right w:val="none" w:sz="0" w:space="0" w:color="auto"/>
                  </w:divBdr>
                </w:div>
                <w:div w:id="108089180">
                  <w:marLeft w:val="0"/>
                  <w:marRight w:val="0"/>
                  <w:marTop w:val="0"/>
                  <w:marBottom w:val="0"/>
                  <w:divBdr>
                    <w:top w:val="none" w:sz="0" w:space="0" w:color="auto"/>
                    <w:left w:val="none" w:sz="0" w:space="0" w:color="auto"/>
                    <w:bottom w:val="none" w:sz="0" w:space="0" w:color="auto"/>
                    <w:right w:val="none" w:sz="0" w:space="0" w:color="auto"/>
                  </w:divBdr>
                </w:div>
                <w:div w:id="181164048">
                  <w:marLeft w:val="0"/>
                  <w:marRight w:val="0"/>
                  <w:marTop w:val="0"/>
                  <w:marBottom w:val="0"/>
                  <w:divBdr>
                    <w:top w:val="none" w:sz="0" w:space="0" w:color="auto"/>
                    <w:left w:val="none" w:sz="0" w:space="0" w:color="auto"/>
                    <w:bottom w:val="none" w:sz="0" w:space="0" w:color="auto"/>
                    <w:right w:val="none" w:sz="0" w:space="0" w:color="auto"/>
                  </w:divBdr>
                </w:div>
                <w:div w:id="1910000139">
                  <w:marLeft w:val="0"/>
                  <w:marRight w:val="0"/>
                  <w:marTop w:val="0"/>
                  <w:marBottom w:val="0"/>
                  <w:divBdr>
                    <w:top w:val="none" w:sz="0" w:space="0" w:color="auto"/>
                    <w:left w:val="none" w:sz="0" w:space="0" w:color="auto"/>
                    <w:bottom w:val="none" w:sz="0" w:space="0" w:color="auto"/>
                    <w:right w:val="none" w:sz="0" w:space="0" w:color="auto"/>
                  </w:divBdr>
                </w:div>
                <w:div w:id="387535050">
                  <w:marLeft w:val="0"/>
                  <w:marRight w:val="0"/>
                  <w:marTop w:val="0"/>
                  <w:marBottom w:val="0"/>
                  <w:divBdr>
                    <w:top w:val="none" w:sz="0" w:space="0" w:color="auto"/>
                    <w:left w:val="none" w:sz="0" w:space="0" w:color="auto"/>
                    <w:bottom w:val="none" w:sz="0" w:space="0" w:color="auto"/>
                    <w:right w:val="none" w:sz="0" w:space="0" w:color="auto"/>
                  </w:divBdr>
                </w:div>
                <w:div w:id="2007399922">
                  <w:marLeft w:val="0"/>
                  <w:marRight w:val="0"/>
                  <w:marTop w:val="0"/>
                  <w:marBottom w:val="0"/>
                  <w:divBdr>
                    <w:top w:val="none" w:sz="0" w:space="0" w:color="auto"/>
                    <w:left w:val="none" w:sz="0" w:space="0" w:color="auto"/>
                    <w:bottom w:val="none" w:sz="0" w:space="0" w:color="auto"/>
                    <w:right w:val="none" w:sz="0" w:space="0" w:color="auto"/>
                  </w:divBdr>
                </w:div>
                <w:div w:id="1354457595">
                  <w:marLeft w:val="0"/>
                  <w:marRight w:val="0"/>
                  <w:marTop w:val="0"/>
                  <w:marBottom w:val="0"/>
                  <w:divBdr>
                    <w:top w:val="none" w:sz="0" w:space="0" w:color="auto"/>
                    <w:left w:val="none" w:sz="0" w:space="0" w:color="auto"/>
                    <w:bottom w:val="none" w:sz="0" w:space="0" w:color="auto"/>
                    <w:right w:val="none" w:sz="0" w:space="0" w:color="auto"/>
                  </w:divBdr>
                </w:div>
                <w:div w:id="1822195293">
                  <w:marLeft w:val="0"/>
                  <w:marRight w:val="0"/>
                  <w:marTop w:val="0"/>
                  <w:marBottom w:val="0"/>
                  <w:divBdr>
                    <w:top w:val="none" w:sz="0" w:space="0" w:color="auto"/>
                    <w:left w:val="none" w:sz="0" w:space="0" w:color="auto"/>
                    <w:bottom w:val="none" w:sz="0" w:space="0" w:color="auto"/>
                    <w:right w:val="none" w:sz="0" w:space="0" w:color="auto"/>
                  </w:divBdr>
                </w:div>
                <w:div w:id="1393043794">
                  <w:marLeft w:val="0"/>
                  <w:marRight w:val="0"/>
                  <w:marTop w:val="0"/>
                  <w:marBottom w:val="0"/>
                  <w:divBdr>
                    <w:top w:val="none" w:sz="0" w:space="0" w:color="auto"/>
                    <w:left w:val="none" w:sz="0" w:space="0" w:color="auto"/>
                    <w:bottom w:val="none" w:sz="0" w:space="0" w:color="auto"/>
                    <w:right w:val="none" w:sz="0" w:space="0" w:color="auto"/>
                  </w:divBdr>
                </w:div>
                <w:div w:id="915674940">
                  <w:marLeft w:val="0"/>
                  <w:marRight w:val="0"/>
                  <w:marTop w:val="0"/>
                  <w:marBottom w:val="0"/>
                  <w:divBdr>
                    <w:top w:val="none" w:sz="0" w:space="0" w:color="auto"/>
                    <w:left w:val="none" w:sz="0" w:space="0" w:color="auto"/>
                    <w:bottom w:val="none" w:sz="0" w:space="0" w:color="auto"/>
                    <w:right w:val="none" w:sz="0" w:space="0" w:color="auto"/>
                  </w:divBdr>
                </w:div>
                <w:div w:id="1745638183">
                  <w:marLeft w:val="0"/>
                  <w:marRight w:val="0"/>
                  <w:marTop w:val="0"/>
                  <w:marBottom w:val="0"/>
                  <w:divBdr>
                    <w:top w:val="none" w:sz="0" w:space="0" w:color="auto"/>
                    <w:left w:val="none" w:sz="0" w:space="0" w:color="auto"/>
                    <w:bottom w:val="none" w:sz="0" w:space="0" w:color="auto"/>
                    <w:right w:val="none" w:sz="0" w:space="0" w:color="auto"/>
                  </w:divBdr>
                </w:div>
                <w:div w:id="672605196">
                  <w:marLeft w:val="0"/>
                  <w:marRight w:val="0"/>
                  <w:marTop w:val="0"/>
                  <w:marBottom w:val="0"/>
                  <w:divBdr>
                    <w:top w:val="none" w:sz="0" w:space="0" w:color="auto"/>
                    <w:left w:val="none" w:sz="0" w:space="0" w:color="auto"/>
                    <w:bottom w:val="none" w:sz="0" w:space="0" w:color="auto"/>
                    <w:right w:val="none" w:sz="0" w:space="0" w:color="auto"/>
                  </w:divBdr>
                </w:div>
                <w:div w:id="1954441589">
                  <w:marLeft w:val="0"/>
                  <w:marRight w:val="0"/>
                  <w:marTop w:val="0"/>
                  <w:marBottom w:val="0"/>
                  <w:divBdr>
                    <w:top w:val="none" w:sz="0" w:space="0" w:color="auto"/>
                    <w:left w:val="none" w:sz="0" w:space="0" w:color="auto"/>
                    <w:bottom w:val="none" w:sz="0" w:space="0" w:color="auto"/>
                    <w:right w:val="none" w:sz="0" w:space="0" w:color="auto"/>
                  </w:divBdr>
                </w:div>
                <w:div w:id="1672678109">
                  <w:marLeft w:val="0"/>
                  <w:marRight w:val="0"/>
                  <w:marTop w:val="0"/>
                  <w:marBottom w:val="0"/>
                  <w:divBdr>
                    <w:top w:val="none" w:sz="0" w:space="0" w:color="auto"/>
                    <w:left w:val="none" w:sz="0" w:space="0" w:color="auto"/>
                    <w:bottom w:val="none" w:sz="0" w:space="0" w:color="auto"/>
                    <w:right w:val="none" w:sz="0" w:space="0" w:color="auto"/>
                  </w:divBdr>
                </w:div>
                <w:div w:id="1031303347">
                  <w:marLeft w:val="0"/>
                  <w:marRight w:val="0"/>
                  <w:marTop w:val="0"/>
                  <w:marBottom w:val="0"/>
                  <w:divBdr>
                    <w:top w:val="none" w:sz="0" w:space="0" w:color="auto"/>
                    <w:left w:val="none" w:sz="0" w:space="0" w:color="auto"/>
                    <w:bottom w:val="none" w:sz="0" w:space="0" w:color="auto"/>
                    <w:right w:val="none" w:sz="0" w:space="0" w:color="auto"/>
                  </w:divBdr>
                </w:div>
                <w:div w:id="740174673">
                  <w:marLeft w:val="0"/>
                  <w:marRight w:val="0"/>
                  <w:marTop w:val="0"/>
                  <w:marBottom w:val="0"/>
                  <w:divBdr>
                    <w:top w:val="none" w:sz="0" w:space="0" w:color="auto"/>
                    <w:left w:val="none" w:sz="0" w:space="0" w:color="auto"/>
                    <w:bottom w:val="none" w:sz="0" w:space="0" w:color="auto"/>
                    <w:right w:val="none" w:sz="0" w:space="0" w:color="auto"/>
                  </w:divBdr>
                </w:div>
                <w:div w:id="1680620411">
                  <w:marLeft w:val="0"/>
                  <w:marRight w:val="0"/>
                  <w:marTop w:val="0"/>
                  <w:marBottom w:val="0"/>
                  <w:divBdr>
                    <w:top w:val="none" w:sz="0" w:space="0" w:color="auto"/>
                    <w:left w:val="none" w:sz="0" w:space="0" w:color="auto"/>
                    <w:bottom w:val="none" w:sz="0" w:space="0" w:color="auto"/>
                    <w:right w:val="none" w:sz="0" w:space="0" w:color="auto"/>
                  </w:divBdr>
                </w:div>
                <w:div w:id="1879009653">
                  <w:marLeft w:val="0"/>
                  <w:marRight w:val="0"/>
                  <w:marTop w:val="0"/>
                  <w:marBottom w:val="0"/>
                  <w:divBdr>
                    <w:top w:val="none" w:sz="0" w:space="0" w:color="auto"/>
                    <w:left w:val="none" w:sz="0" w:space="0" w:color="auto"/>
                    <w:bottom w:val="none" w:sz="0" w:space="0" w:color="auto"/>
                    <w:right w:val="none" w:sz="0" w:space="0" w:color="auto"/>
                  </w:divBdr>
                </w:div>
                <w:div w:id="1342970140">
                  <w:marLeft w:val="0"/>
                  <w:marRight w:val="0"/>
                  <w:marTop w:val="0"/>
                  <w:marBottom w:val="0"/>
                  <w:divBdr>
                    <w:top w:val="none" w:sz="0" w:space="0" w:color="auto"/>
                    <w:left w:val="none" w:sz="0" w:space="0" w:color="auto"/>
                    <w:bottom w:val="none" w:sz="0" w:space="0" w:color="auto"/>
                    <w:right w:val="none" w:sz="0" w:space="0" w:color="auto"/>
                  </w:divBdr>
                </w:div>
                <w:div w:id="1575553283">
                  <w:marLeft w:val="0"/>
                  <w:marRight w:val="0"/>
                  <w:marTop w:val="0"/>
                  <w:marBottom w:val="0"/>
                  <w:divBdr>
                    <w:top w:val="none" w:sz="0" w:space="0" w:color="auto"/>
                    <w:left w:val="none" w:sz="0" w:space="0" w:color="auto"/>
                    <w:bottom w:val="none" w:sz="0" w:space="0" w:color="auto"/>
                    <w:right w:val="none" w:sz="0" w:space="0" w:color="auto"/>
                  </w:divBdr>
                </w:div>
                <w:div w:id="1065371862">
                  <w:marLeft w:val="0"/>
                  <w:marRight w:val="0"/>
                  <w:marTop w:val="0"/>
                  <w:marBottom w:val="0"/>
                  <w:divBdr>
                    <w:top w:val="none" w:sz="0" w:space="0" w:color="auto"/>
                    <w:left w:val="none" w:sz="0" w:space="0" w:color="auto"/>
                    <w:bottom w:val="none" w:sz="0" w:space="0" w:color="auto"/>
                    <w:right w:val="none" w:sz="0" w:space="0" w:color="auto"/>
                  </w:divBdr>
                </w:div>
                <w:div w:id="1676570942">
                  <w:marLeft w:val="0"/>
                  <w:marRight w:val="0"/>
                  <w:marTop w:val="0"/>
                  <w:marBottom w:val="0"/>
                  <w:divBdr>
                    <w:top w:val="none" w:sz="0" w:space="0" w:color="auto"/>
                    <w:left w:val="none" w:sz="0" w:space="0" w:color="auto"/>
                    <w:bottom w:val="none" w:sz="0" w:space="0" w:color="auto"/>
                    <w:right w:val="none" w:sz="0" w:space="0" w:color="auto"/>
                  </w:divBdr>
                </w:div>
                <w:div w:id="102041496">
                  <w:marLeft w:val="0"/>
                  <w:marRight w:val="0"/>
                  <w:marTop w:val="0"/>
                  <w:marBottom w:val="0"/>
                  <w:divBdr>
                    <w:top w:val="none" w:sz="0" w:space="0" w:color="auto"/>
                    <w:left w:val="none" w:sz="0" w:space="0" w:color="auto"/>
                    <w:bottom w:val="none" w:sz="0" w:space="0" w:color="auto"/>
                    <w:right w:val="none" w:sz="0" w:space="0" w:color="auto"/>
                  </w:divBdr>
                </w:div>
                <w:div w:id="1267931712">
                  <w:marLeft w:val="0"/>
                  <w:marRight w:val="0"/>
                  <w:marTop w:val="0"/>
                  <w:marBottom w:val="0"/>
                  <w:divBdr>
                    <w:top w:val="none" w:sz="0" w:space="0" w:color="auto"/>
                    <w:left w:val="none" w:sz="0" w:space="0" w:color="auto"/>
                    <w:bottom w:val="none" w:sz="0" w:space="0" w:color="auto"/>
                    <w:right w:val="none" w:sz="0" w:space="0" w:color="auto"/>
                  </w:divBdr>
                </w:div>
                <w:div w:id="524170934">
                  <w:marLeft w:val="0"/>
                  <w:marRight w:val="0"/>
                  <w:marTop w:val="0"/>
                  <w:marBottom w:val="0"/>
                  <w:divBdr>
                    <w:top w:val="none" w:sz="0" w:space="0" w:color="auto"/>
                    <w:left w:val="none" w:sz="0" w:space="0" w:color="auto"/>
                    <w:bottom w:val="none" w:sz="0" w:space="0" w:color="auto"/>
                    <w:right w:val="none" w:sz="0" w:space="0" w:color="auto"/>
                  </w:divBdr>
                </w:div>
                <w:div w:id="157044960">
                  <w:marLeft w:val="0"/>
                  <w:marRight w:val="0"/>
                  <w:marTop w:val="0"/>
                  <w:marBottom w:val="0"/>
                  <w:divBdr>
                    <w:top w:val="none" w:sz="0" w:space="0" w:color="auto"/>
                    <w:left w:val="none" w:sz="0" w:space="0" w:color="auto"/>
                    <w:bottom w:val="none" w:sz="0" w:space="0" w:color="auto"/>
                    <w:right w:val="none" w:sz="0" w:space="0" w:color="auto"/>
                  </w:divBdr>
                </w:div>
                <w:div w:id="1395547985">
                  <w:marLeft w:val="0"/>
                  <w:marRight w:val="0"/>
                  <w:marTop w:val="0"/>
                  <w:marBottom w:val="0"/>
                  <w:divBdr>
                    <w:top w:val="none" w:sz="0" w:space="0" w:color="auto"/>
                    <w:left w:val="none" w:sz="0" w:space="0" w:color="auto"/>
                    <w:bottom w:val="none" w:sz="0" w:space="0" w:color="auto"/>
                    <w:right w:val="none" w:sz="0" w:space="0" w:color="auto"/>
                  </w:divBdr>
                </w:div>
                <w:div w:id="950936804">
                  <w:marLeft w:val="0"/>
                  <w:marRight w:val="0"/>
                  <w:marTop w:val="0"/>
                  <w:marBottom w:val="0"/>
                  <w:divBdr>
                    <w:top w:val="none" w:sz="0" w:space="0" w:color="auto"/>
                    <w:left w:val="none" w:sz="0" w:space="0" w:color="auto"/>
                    <w:bottom w:val="none" w:sz="0" w:space="0" w:color="auto"/>
                    <w:right w:val="none" w:sz="0" w:space="0" w:color="auto"/>
                  </w:divBdr>
                </w:div>
                <w:div w:id="1219129574">
                  <w:marLeft w:val="0"/>
                  <w:marRight w:val="0"/>
                  <w:marTop w:val="0"/>
                  <w:marBottom w:val="0"/>
                  <w:divBdr>
                    <w:top w:val="none" w:sz="0" w:space="0" w:color="auto"/>
                    <w:left w:val="none" w:sz="0" w:space="0" w:color="auto"/>
                    <w:bottom w:val="none" w:sz="0" w:space="0" w:color="auto"/>
                    <w:right w:val="none" w:sz="0" w:space="0" w:color="auto"/>
                  </w:divBdr>
                </w:div>
                <w:div w:id="1668051150">
                  <w:marLeft w:val="0"/>
                  <w:marRight w:val="0"/>
                  <w:marTop w:val="0"/>
                  <w:marBottom w:val="0"/>
                  <w:divBdr>
                    <w:top w:val="none" w:sz="0" w:space="0" w:color="auto"/>
                    <w:left w:val="none" w:sz="0" w:space="0" w:color="auto"/>
                    <w:bottom w:val="none" w:sz="0" w:space="0" w:color="auto"/>
                    <w:right w:val="none" w:sz="0" w:space="0" w:color="auto"/>
                  </w:divBdr>
                </w:div>
                <w:div w:id="872183275">
                  <w:marLeft w:val="0"/>
                  <w:marRight w:val="0"/>
                  <w:marTop w:val="0"/>
                  <w:marBottom w:val="0"/>
                  <w:divBdr>
                    <w:top w:val="none" w:sz="0" w:space="0" w:color="auto"/>
                    <w:left w:val="none" w:sz="0" w:space="0" w:color="auto"/>
                    <w:bottom w:val="none" w:sz="0" w:space="0" w:color="auto"/>
                    <w:right w:val="none" w:sz="0" w:space="0" w:color="auto"/>
                  </w:divBdr>
                </w:div>
                <w:div w:id="1918398224">
                  <w:marLeft w:val="0"/>
                  <w:marRight w:val="0"/>
                  <w:marTop w:val="0"/>
                  <w:marBottom w:val="0"/>
                  <w:divBdr>
                    <w:top w:val="none" w:sz="0" w:space="0" w:color="auto"/>
                    <w:left w:val="none" w:sz="0" w:space="0" w:color="auto"/>
                    <w:bottom w:val="none" w:sz="0" w:space="0" w:color="auto"/>
                    <w:right w:val="none" w:sz="0" w:space="0" w:color="auto"/>
                  </w:divBdr>
                </w:div>
                <w:div w:id="1502307065">
                  <w:marLeft w:val="0"/>
                  <w:marRight w:val="0"/>
                  <w:marTop w:val="0"/>
                  <w:marBottom w:val="0"/>
                  <w:divBdr>
                    <w:top w:val="none" w:sz="0" w:space="0" w:color="auto"/>
                    <w:left w:val="none" w:sz="0" w:space="0" w:color="auto"/>
                    <w:bottom w:val="none" w:sz="0" w:space="0" w:color="auto"/>
                    <w:right w:val="none" w:sz="0" w:space="0" w:color="auto"/>
                  </w:divBdr>
                </w:div>
                <w:div w:id="187064874">
                  <w:marLeft w:val="0"/>
                  <w:marRight w:val="0"/>
                  <w:marTop w:val="0"/>
                  <w:marBottom w:val="0"/>
                  <w:divBdr>
                    <w:top w:val="none" w:sz="0" w:space="0" w:color="auto"/>
                    <w:left w:val="none" w:sz="0" w:space="0" w:color="auto"/>
                    <w:bottom w:val="none" w:sz="0" w:space="0" w:color="auto"/>
                    <w:right w:val="none" w:sz="0" w:space="0" w:color="auto"/>
                  </w:divBdr>
                </w:div>
                <w:div w:id="2086295742">
                  <w:marLeft w:val="0"/>
                  <w:marRight w:val="0"/>
                  <w:marTop w:val="0"/>
                  <w:marBottom w:val="0"/>
                  <w:divBdr>
                    <w:top w:val="none" w:sz="0" w:space="0" w:color="auto"/>
                    <w:left w:val="none" w:sz="0" w:space="0" w:color="auto"/>
                    <w:bottom w:val="none" w:sz="0" w:space="0" w:color="auto"/>
                    <w:right w:val="none" w:sz="0" w:space="0" w:color="auto"/>
                  </w:divBdr>
                </w:div>
                <w:div w:id="226261804">
                  <w:marLeft w:val="0"/>
                  <w:marRight w:val="0"/>
                  <w:marTop w:val="0"/>
                  <w:marBottom w:val="0"/>
                  <w:divBdr>
                    <w:top w:val="none" w:sz="0" w:space="0" w:color="auto"/>
                    <w:left w:val="none" w:sz="0" w:space="0" w:color="auto"/>
                    <w:bottom w:val="none" w:sz="0" w:space="0" w:color="auto"/>
                    <w:right w:val="none" w:sz="0" w:space="0" w:color="auto"/>
                  </w:divBdr>
                </w:div>
                <w:div w:id="2105034133">
                  <w:marLeft w:val="0"/>
                  <w:marRight w:val="0"/>
                  <w:marTop w:val="0"/>
                  <w:marBottom w:val="0"/>
                  <w:divBdr>
                    <w:top w:val="none" w:sz="0" w:space="0" w:color="auto"/>
                    <w:left w:val="none" w:sz="0" w:space="0" w:color="auto"/>
                    <w:bottom w:val="none" w:sz="0" w:space="0" w:color="auto"/>
                    <w:right w:val="none" w:sz="0" w:space="0" w:color="auto"/>
                  </w:divBdr>
                </w:div>
                <w:div w:id="1861818334">
                  <w:marLeft w:val="0"/>
                  <w:marRight w:val="0"/>
                  <w:marTop w:val="0"/>
                  <w:marBottom w:val="0"/>
                  <w:divBdr>
                    <w:top w:val="none" w:sz="0" w:space="0" w:color="auto"/>
                    <w:left w:val="none" w:sz="0" w:space="0" w:color="auto"/>
                    <w:bottom w:val="none" w:sz="0" w:space="0" w:color="auto"/>
                    <w:right w:val="none" w:sz="0" w:space="0" w:color="auto"/>
                  </w:divBdr>
                </w:div>
                <w:div w:id="937523823">
                  <w:marLeft w:val="0"/>
                  <w:marRight w:val="0"/>
                  <w:marTop w:val="0"/>
                  <w:marBottom w:val="0"/>
                  <w:divBdr>
                    <w:top w:val="none" w:sz="0" w:space="0" w:color="auto"/>
                    <w:left w:val="none" w:sz="0" w:space="0" w:color="auto"/>
                    <w:bottom w:val="none" w:sz="0" w:space="0" w:color="auto"/>
                    <w:right w:val="none" w:sz="0" w:space="0" w:color="auto"/>
                  </w:divBdr>
                </w:div>
                <w:div w:id="433523046">
                  <w:marLeft w:val="0"/>
                  <w:marRight w:val="0"/>
                  <w:marTop w:val="0"/>
                  <w:marBottom w:val="0"/>
                  <w:divBdr>
                    <w:top w:val="none" w:sz="0" w:space="0" w:color="auto"/>
                    <w:left w:val="none" w:sz="0" w:space="0" w:color="auto"/>
                    <w:bottom w:val="none" w:sz="0" w:space="0" w:color="auto"/>
                    <w:right w:val="none" w:sz="0" w:space="0" w:color="auto"/>
                  </w:divBdr>
                </w:div>
                <w:div w:id="320282592">
                  <w:marLeft w:val="0"/>
                  <w:marRight w:val="0"/>
                  <w:marTop w:val="0"/>
                  <w:marBottom w:val="0"/>
                  <w:divBdr>
                    <w:top w:val="none" w:sz="0" w:space="0" w:color="auto"/>
                    <w:left w:val="none" w:sz="0" w:space="0" w:color="auto"/>
                    <w:bottom w:val="none" w:sz="0" w:space="0" w:color="auto"/>
                    <w:right w:val="none" w:sz="0" w:space="0" w:color="auto"/>
                  </w:divBdr>
                </w:div>
                <w:div w:id="1703171214">
                  <w:marLeft w:val="0"/>
                  <w:marRight w:val="0"/>
                  <w:marTop w:val="0"/>
                  <w:marBottom w:val="0"/>
                  <w:divBdr>
                    <w:top w:val="none" w:sz="0" w:space="0" w:color="auto"/>
                    <w:left w:val="none" w:sz="0" w:space="0" w:color="auto"/>
                    <w:bottom w:val="none" w:sz="0" w:space="0" w:color="auto"/>
                    <w:right w:val="none" w:sz="0" w:space="0" w:color="auto"/>
                  </w:divBdr>
                </w:div>
                <w:div w:id="1518425386">
                  <w:marLeft w:val="0"/>
                  <w:marRight w:val="0"/>
                  <w:marTop w:val="0"/>
                  <w:marBottom w:val="0"/>
                  <w:divBdr>
                    <w:top w:val="none" w:sz="0" w:space="0" w:color="auto"/>
                    <w:left w:val="none" w:sz="0" w:space="0" w:color="auto"/>
                    <w:bottom w:val="none" w:sz="0" w:space="0" w:color="auto"/>
                    <w:right w:val="none" w:sz="0" w:space="0" w:color="auto"/>
                  </w:divBdr>
                </w:div>
                <w:div w:id="1275793535">
                  <w:marLeft w:val="0"/>
                  <w:marRight w:val="0"/>
                  <w:marTop w:val="0"/>
                  <w:marBottom w:val="0"/>
                  <w:divBdr>
                    <w:top w:val="none" w:sz="0" w:space="0" w:color="auto"/>
                    <w:left w:val="none" w:sz="0" w:space="0" w:color="auto"/>
                    <w:bottom w:val="none" w:sz="0" w:space="0" w:color="auto"/>
                    <w:right w:val="none" w:sz="0" w:space="0" w:color="auto"/>
                  </w:divBdr>
                </w:div>
                <w:div w:id="1943295745">
                  <w:marLeft w:val="0"/>
                  <w:marRight w:val="0"/>
                  <w:marTop w:val="0"/>
                  <w:marBottom w:val="0"/>
                  <w:divBdr>
                    <w:top w:val="none" w:sz="0" w:space="0" w:color="auto"/>
                    <w:left w:val="none" w:sz="0" w:space="0" w:color="auto"/>
                    <w:bottom w:val="none" w:sz="0" w:space="0" w:color="auto"/>
                    <w:right w:val="none" w:sz="0" w:space="0" w:color="auto"/>
                  </w:divBdr>
                </w:div>
                <w:div w:id="1401055090">
                  <w:marLeft w:val="0"/>
                  <w:marRight w:val="0"/>
                  <w:marTop w:val="0"/>
                  <w:marBottom w:val="0"/>
                  <w:divBdr>
                    <w:top w:val="none" w:sz="0" w:space="0" w:color="auto"/>
                    <w:left w:val="none" w:sz="0" w:space="0" w:color="auto"/>
                    <w:bottom w:val="none" w:sz="0" w:space="0" w:color="auto"/>
                    <w:right w:val="none" w:sz="0" w:space="0" w:color="auto"/>
                  </w:divBdr>
                </w:div>
                <w:div w:id="451100010">
                  <w:marLeft w:val="0"/>
                  <w:marRight w:val="0"/>
                  <w:marTop w:val="0"/>
                  <w:marBottom w:val="0"/>
                  <w:divBdr>
                    <w:top w:val="none" w:sz="0" w:space="0" w:color="auto"/>
                    <w:left w:val="none" w:sz="0" w:space="0" w:color="auto"/>
                    <w:bottom w:val="none" w:sz="0" w:space="0" w:color="auto"/>
                    <w:right w:val="none" w:sz="0" w:space="0" w:color="auto"/>
                  </w:divBdr>
                </w:div>
                <w:div w:id="540822898">
                  <w:marLeft w:val="0"/>
                  <w:marRight w:val="0"/>
                  <w:marTop w:val="0"/>
                  <w:marBottom w:val="0"/>
                  <w:divBdr>
                    <w:top w:val="none" w:sz="0" w:space="0" w:color="auto"/>
                    <w:left w:val="none" w:sz="0" w:space="0" w:color="auto"/>
                    <w:bottom w:val="none" w:sz="0" w:space="0" w:color="auto"/>
                    <w:right w:val="none" w:sz="0" w:space="0" w:color="auto"/>
                  </w:divBdr>
                </w:div>
                <w:div w:id="1064135107">
                  <w:marLeft w:val="0"/>
                  <w:marRight w:val="0"/>
                  <w:marTop w:val="0"/>
                  <w:marBottom w:val="0"/>
                  <w:divBdr>
                    <w:top w:val="none" w:sz="0" w:space="0" w:color="auto"/>
                    <w:left w:val="none" w:sz="0" w:space="0" w:color="auto"/>
                    <w:bottom w:val="none" w:sz="0" w:space="0" w:color="auto"/>
                    <w:right w:val="none" w:sz="0" w:space="0" w:color="auto"/>
                  </w:divBdr>
                </w:div>
                <w:div w:id="88157295">
                  <w:marLeft w:val="0"/>
                  <w:marRight w:val="0"/>
                  <w:marTop w:val="0"/>
                  <w:marBottom w:val="0"/>
                  <w:divBdr>
                    <w:top w:val="none" w:sz="0" w:space="0" w:color="auto"/>
                    <w:left w:val="none" w:sz="0" w:space="0" w:color="auto"/>
                    <w:bottom w:val="none" w:sz="0" w:space="0" w:color="auto"/>
                    <w:right w:val="none" w:sz="0" w:space="0" w:color="auto"/>
                  </w:divBdr>
                </w:div>
                <w:div w:id="777915815">
                  <w:marLeft w:val="0"/>
                  <w:marRight w:val="0"/>
                  <w:marTop w:val="0"/>
                  <w:marBottom w:val="0"/>
                  <w:divBdr>
                    <w:top w:val="none" w:sz="0" w:space="0" w:color="auto"/>
                    <w:left w:val="none" w:sz="0" w:space="0" w:color="auto"/>
                    <w:bottom w:val="none" w:sz="0" w:space="0" w:color="auto"/>
                    <w:right w:val="none" w:sz="0" w:space="0" w:color="auto"/>
                  </w:divBdr>
                </w:div>
                <w:div w:id="1192261864">
                  <w:marLeft w:val="0"/>
                  <w:marRight w:val="0"/>
                  <w:marTop w:val="0"/>
                  <w:marBottom w:val="0"/>
                  <w:divBdr>
                    <w:top w:val="none" w:sz="0" w:space="0" w:color="auto"/>
                    <w:left w:val="none" w:sz="0" w:space="0" w:color="auto"/>
                    <w:bottom w:val="none" w:sz="0" w:space="0" w:color="auto"/>
                    <w:right w:val="none" w:sz="0" w:space="0" w:color="auto"/>
                  </w:divBdr>
                </w:div>
                <w:div w:id="44261396">
                  <w:marLeft w:val="0"/>
                  <w:marRight w:val="0"/>
                  <w:marTop w:val="0"/>
                  <w:marBottom w:val="0"/>
                  <w:divBdr>
                    <w:top w:val="none" w:sz="0" w:space="0" w:color="auto"/>
                    <w:left w:val="none" w:sz="0" w:space="0" w:color="auto"/>
                    <w:bottom w:val="none" w:sz="0" w:space="0" w:color="auto"/>
                    <w:right w:val="none" w:sz="0" w:space="0" w:color="auto"/>
                  </w:divBdr>
                </w:div>
                <w:div w:id="220871392">
                  <w:marLeft w:val="0"/>
                  <w:marRight w:val="0"/>
                  <w:marTop w:val="0"/>
                  <w:marBottom w:val="0"/>
                  <w:divBdr>
                    <w:top w:val="none" w:sz="0" w:space="0" w:color="auto"/>
                    <w:left w:val="none" w:sz="0" w:space="0" w:color="auto"/>
                    <w:bottom w:val="none" w:sz="0" w:space="0" w:color="auto"/>
                    <w:right w:val="none" w:sz="0" w:space="0" w:color="auto"/>
                  </w:divBdr>
                </w:div>
                <w:div w:id="989477054">
                  <w:marLeft w:val="0"/>
                  <w:marRight w:val="0"/>
                  <w:marTop w:val="0"/>
                  <w:marBottom w:val="0"/>
                  <w:divBdr>
                    <w:top w:val="none" w:sz="0" w:space="0" w:color="auto"/>
                    <w:left w:val="none" w:sz="0" w:space="0" w:color="auto"/>
                    <w:bottom w:val="none" w:sz="0" w:space="0" w:color="auto"/>
                    <w:right w:val="none" w:sz="0" w:space="0" w:color="auto"/>
                  </w:divBdr>
                </w:div>
                <w:div w:id="1798795994">
                  <w:marLeft w:val="0"/>
                  <w:marRight w:val="0"/>
                  <w:marTop w:val="0"/>
                  <w:marBottom w:val="0"/>
                  <w:divBdr>
                    <w:top w:val="none" w:sz="0" w:space="0" w:color="auto"/>
                    <w:left w:val="none" w:sz="0" w:space="0" w:color="auto"/>
                    <w:bottom w:val="none" w:sz="0" w:space="0" w:color="auto"/>
                    <w:right w:val="none" w:sz="0" w:space="0" w:color="auto"/>
                  </w:divBdr>
                </w:div>
                <w:div w:id="1250503649">
                  <w:marLeft w:val="0"/>
                  <w:marRight w:val="0"/>
                  <w:marTop w:val="0"/>
                  <w:marBottom w:val="0"/>
                  <w:divBdr>
                    <w:top w:val="none" w:sz="0" w:space="0" w:color="auto"/>
                    <w:left w:val="none" w:sz="0" w:space="0" w:color="auto"/>
                    <w:bottom w:val="none" w:sz="0" w:space="0" w:color="auto"/>
                    <w:right w:val="none" w:sz="0" w:space="0" w:color="auto"/>
                  </w:divBdr>
                </w:div>
                <w:div w:id="1527675178">
                  <w:marLeft w:val="0"/>
                  <w:marRight w:val="0"/>
                  <w:marTop w:val="0"/>
                  <w:marBottom w:val="0"/>
                  <w:divBdr>
                    <w:top w:val="none" w:sz="0" w:space="0" w:color="auto"/>
                    <w:left w:val="none" w:sz="0" w:space="0" w:color="auto"/>
                    <w:bottom w:val="none" w:sz="0" w:space="0" w:color="auto"/>
                    <w:right w:val="none" w:sz="0" w:space="0" w:color="auto"/>
                  </w:divBdr>
                </w:div>
                <w:div w:id="1596129583">
                  <w:marLeft w:val="0"/>
                  <w:marRight w:val="0"/>
                  <w:marTop w:val="0"/>
                  <w:marBottom w:val="0"/>
                  <w:divBdr>
                    <w:top w:val="none" w:sz="0" w:space="0" w:color="auto"/>
                    <w:left w:val="none" w:sz="0" w:space="0" w:color="auto"/>
                    <w:bottom w:val="none" w:sz="0" w:space="0" w:color="auto"/>
                    <w:right w:val="none" w:sz="0" w:space="0" w:color="auto"/>
                  </w:divBdr>
                </w:div>
                <w:div w:id="2118719882">
                  <w:marLeft w:val="0"/>
                  <w:marRight w:val="0"/>
                  <w:marTop w:val="0"/>
                  <w:marBottom w:val="0"/>
                  <w:divBdr>
                    <w:top w:val="none" w:sz="0" w:space="0" w:color="auto"/>
                    <w:left w:val="none" w:sz="0" w:space="0" w:color="auto"/>
                    <w:bottom w:val="none" w:sz="0" w:space="0" w:color="auto"/>
                    <w:right w:val="none" w:sz="0" w:space="0" w:color="auto"/>
                  </w:divBdr>
                </w:div>
                <w:div w:id="1585336113">
                  <w:marLeft w:val="0"/>
                  <w:marRight w:val="0"/>
                  <w:marTop w:val="0"/>
                  <w:marBottom w:val="0"/>
                  <w:divBdr>
                    <w:top w:val="none" w:sz="0" w:space="0" w:color="auto"/>
                    <w:left w:val="none" w:sz="0" w:space="0" w:color="auto"/>
                    <w:bottom w:val="none" w:sz="0" w:space="0" w:color="auto"/>
                    <w:right w:val="none" w:sz="0" w:space="0" w:color="auto"/>
                  </w:divBdr>
                </w:div>
                <w:div w:id="482619763">
                  <w:marLeft w:val="0"/>
                  <w:marRight w:val="0"/>
                  <w:marTop w:val="0"/>
                  <w:marBottom w:val="0"/>
                  <w:divBdr>
                    <w:top w:val="none" w:sz="0" w:space="0" w:color="auto"/>
                    <w:left w:val="none" w:sz="0" w:space="0" w:color="auto"/>
                    <w:bottom w:val="none" w:sz="0" w:space="0" w:color="auto"/>
                    <w:right w:val="none" w:sz="0" w:space="0" w:color="auto"/>
                  </w:divBdr>
                </w:div>
                <w:div w:id="616717835">
                  <w:marLeft w:val="0"/>
                  <w:marRight w:val="0"/>
                  <w:marTop w:val="0"/>
                  <w:marBottom w:val="0"/>
                  <w:divBdr>
                    <w:top w:val="none" w:sz="0" w:space="0" w:color="auto"/>
                    <w:left w:val="none" w:sz="0" w:space="0" w:color="auto"/>
                    <w:bottom w:val="none" w:sz="0" w:space="0" w:color="auto"/>
                    <w:right w:val="none" w:sz="0" w:space="0" w:color="auto"/>
                  </w:divBdr>
                </w:div>
                <w:div w:id="2078240754">
                  <w:marLeft w:val="0"/>
                  <w:marRight w:val="0"/>
                  <w:marTop w:val="0"/>
                  <w:marBottom w:val="0"/>
                  <w:divBdr>
                    <w:top w:val="none" w:sz="0" w:space="0" w:color="auto"/>
                    <w:left w:val="none" w:sz="0" w:space="0" w:color="auto"/>
                    <w:bottom w:val="none" w:sz="0" w:space="0" w:color="auto"/>
                    <w:right w:val="none" w:sz="0" w:space="0" w:color="auto"/>
                  </w:divBdr>
                </w:div>
                <w:div w:id="1116674445">
                  <w:marLeft w:val="0"/>
                  <w:marRight w:val="0"/>
                  <w:marTop w:val="0"/>
                  <w:marBottom w:val="0"/>
                  <w:divBdr>
                    <w:top w:val="none" w:sz="0" w:space="0" w:color="auto"/>
                    <w:left w:val="none" w:sz="0" w:space="0" w:color="auto"/>
                    <w:bottom w:val="none" w:sz="0" w:space="0" w:color="auto"/>
                    <w:right w:val="none" w:sz="0" w:space="0" w:color="auto"/>
                  </w:divBdr>
                </w:div>
                <w:div w:id="1408845096">
                  <w:marLeft w:val="0"/>
                  <w:marRight w:val="0"/>
                  <w:marTop w:val="0"/>
                  <w:marBottom w:val="0"/>
                  <w:divBdr>
                    <w:top w:val="none" w:sz="0" w:space="0" w:color="auto"/>
                    <w:left w:val="none" w:sz="0" w:space="0" w:color="auto"/>
                    <w:bottom w:val="none" w:sz="0" w:space="0" w:color="auto"/>
                    <w:right w:val="none" w:sz="0" w:space="0" w:color="auto"/>
                  </w:divBdr>
                </w:div>
                <w:div w:id="905141554">
                  <w:marLeft w:val="0"/>
                  <w:marRight w:val="0"/>
                  <w:marTop w:val="0"/>
                  <w:marBottom w:val="0"/>
                  <w:divBdr>
                    <w:top w:val="none" w:sz="0" w:space="0" w:color="auto"/>
                    <w:left w:val="none" w:sz="0" w:space="0" w:color="auto"/>
                    <w:bottom w:val="none" w:sz="0" w:space="0" w:color="auto"/>
                    <w:right w:val="none" w:sz="0" w:space="0" w:color="auto"/>
                  </w:divBdr>
                </w:div>
                <w:div w:id="1848908082">
                  <w:marLeft w:val="0"/>
                  <w:marRight w:val="0"/>
                  <w:marTop w:val="0"/>
                  <w:marBottom w:val="0"/>
                  <w:divBdr>
                    <w:top w:val="none" w:sz="0" w:space="0" w:color="auto"/>
                    <w:left w:val="none" w:sz="0" w:space="0" w:color="auto"/>
                    <w:bottom w:val="none" w:sz="0" w:space="0" w:color="auto"/>
                    <w:right w:val="none" w:sz="0" w:space="0" w:color="auto"/>
                  </w:divBdr>
                </w:div>
                <w:div w:id="712536950">
                  <w:marLeft w:val="0"/>
                  <w:marRight w:val="0"/>
                  <w:marTop w:val="0"/>
                  <w:marBottom w:val="0"/>
                  <w:divBdr>
                    <w:top w:val="none" w:sz="0" w:space="0" w:color="auto"/>
                    <w:left w:val="none" w:sz="0" w:space="0" w:color="auto"/>
                    <w:bottom w:val="none" w:sz="0" w:space="0" w:color="auto"/>
                    <w:right w:val="none" w:sz="0" w:space="0" w:color="auto"/>
                  </w:divBdr>
                </w:div>
                <w:div w:id="532184796">
                  <w:marLeft w:val="0"/>
                  <w:marRight w:val="0"/>
                  <w:marTop w:val="0"/>
                  <w:marBottom w:val="0"/>
                  <w:divBdr>
                    <w:top w:val="none" w:sz="0" w:space="0" w:color="auto"/>
                    <w:left w:val="none" w:sz="0" w:space="0" w:color="auto"/>
                    <w:bottom w:val="none" w:sz="0" w:space="0" w:color="auto"/>
                    <w:right w:val="none" w:sz="0" w:space="0" w:color="auto"/>
                  </w:divBdr>
                </w:div>
                <w:div w:id="1935816622">
                  <w:marLeft w:val="0"/>
                  <w:marRight w:val="0"/>
                  <w:marTop w:val="0"/>
                  <w:marBottom w:val="0"/>
                  <w:divBdr>
                    <w:top w:val="none" w:sz="0" w:space="0" w:color="auto"/>
                    <w:left w:val="none" w:sz="0" w:space="0" w:color="auto"/>
                    <w:bottom w:val="none" w:sz="0" w:space="0" w:color="auto"/>
                    <w:right w:val="none" w:sz="0" w:space="0" w:color="auto"/>
                  </w:divBdr>
                </w:div>
                <w:div w:id="739400139">
                  <w:marLeft w:val="0"/>
                  <w:marRight w:val="0"/>
                  <w:marTop w:val="0"/>
                  <w:marBottom w:val="0"/>
                  <w:divBdr>
                    <w:top w:val="none" w:sz="0" w:space="0" w:color="auto"/>
                    <w:left w:val="none" w:sz="0" w:space="0" w:color="auto"/>
                    <w:bottom w:val="none" w:sz="0" w:space="0" w:color="auto"/>
                    <w:right w:val="none" w:sz="0" w:space="0" w:color="auto"/>
                  </w:divBdr>
                </w:div>
                <w:div w:id="1471360817">
                  <w:marLeft w:val="0"/>
                  <w:marRight w:val="0"/>
                  <w:marTop w:val="0"/>
                  <w:marBottom w:val="0"/>
                  <w:divBdr>
                    <w:top w:val="none" w:sz="0" w:space="0" w:color="auto"/>
                    <w:left w:val="none" w:sz="0" w:space="0" w:color="auto"/>
                    <w:bottom w:val="none" w:sz="0" w:space="0" w:color="auto"/>
                    <w:right w:val="none" w:sz="0" w:space="0" w:color="auto"/>
                  </w:divBdr>
                </w:div>
                <w:div w:id="237911825">
                  <w:marLeft w:val="0"/>
                  <w:marRight w:val="0"/>
                  <w:marTop w:val="0"/>
                  <w:marBottom w:val="0"/>
                  <w:divBdr>
                    <w:top w:val="none" w:sz="0" w:space="0" w:color="auto"/>
                    <w:left w:val="none" w:sz="0" w:space="0" w:color="auto"/>
                    <w:bottom w:val="none" w:sz="0" w:space="0" w:color="auto"/>
                    <w:right w:val="none" w:sz="0" w:space="0" w:color="auto"/>
                  </w:divBdr>
                </w:div>
                <w:div w:id="449932067">
                  <w:marLeft w:val="0"/>
                  <w:marRight w:val="0"/>
                  <w:marTop w:val="0"/>
                  <w:marBottom w:val="0"/>
                  <w:divBdr>
                    <w:top w:val="none" w:sz="0" w:space="0" w:color="auto"/>
                    <w:left w:val="none" w:sz="0" w:space="0" w:color="auto"/>
                    <w:bottom w:val="none" w:sz="0" w:space="0" w:color="auto"/>
                    <w:right w:val="none" w:sz="0" w:space="0" w:color="auto"/>
                  </w:divBdr>
                </w:div>
                <w:div w:id="961116120">
                  <w:marLeft w:val="0"/>
                  <w:marRight w:val="0"/>
                  <w:marTop w:val="0"/>
                  <w:marBottom w:val="0"/>
                  <w:divBdr>
                    <w:top w:val="none" w:sz="0" w:space="0" w:color="auto"/>
                    <w:left w:val="none" w:sz="0" w:space="0" w:color="auto"/>
                    <w:bottom w:val="none" w:sz="0" w:space="0" w:color="auto"/>
                    <w:right w:val="none" w:sz="0" w:space="0" w:color="auto"/>
                  </w:divBdr>
                </w:div>
                <w:div w:id="1247230060">
                  <w:marLeft w:val="0"/>
                  <w:marRight w:val="0"/>
                  <w:marTop w:val="0"/>
                  <w:marBottom w:val="0"/>
                  <w:divBdr>
                    <w:top w:val="none" w:sz="0" w:space="0" w:color="auto"/>
                    <w:left w:val="none" w:sz="0" w:space="0" w:color="auto"/>
                    <w:bottom w:val="none" w:sz="0" w:space="0" w:color="auto"/>
                    <w:right w:val="none" w:sz="0" w:space="0" w:color="auto"/>
                  </w:divBdr>
                </w:div>
                <w:div w:id="632836075">
                  <w:marLeft w:val="0"/>
                  <w:marRight w:val="0"/>
                  <w:marTop w:val="0"/>
                  <w:marBottom w:val="0"/>
                  <w:divBdr>
                    <w:top w:val="none" w:sz="0" w:space="0" w:color="auto"/>
                    <w:left w:val="none" w:sz="0" w:space="0" w:color="auto"/>
                    <w:bottom w:val="none" w:sz="0" w:space="0" w:color="auto"/>
                    <w:right w:val="none" w:sz="0" w:space="0" w:color="auto"/>
                  </w:divBdr>
                </w:div>
                <w:div w:id="15274534">
                  <w:marLeft w:val="0"/>
                  <w:marRight w:val="0"/>
                  <w:marTop w:val="0"/>
                  <w:marBottom w:val="0"/>
                  <w:divBdr>
                    <w:top w:val="none" w:sz="0" w:space="0" w:color="auto"/>
                    <w:left w:val="none" w:sz="0" w:space="0" w:color="auto"/>
                    <w:bottom w:val="none" w:sz="0" w:space="0" w:color="auto"/>
                    <w:right w:val="none" w:sz="0" w:space="0" w:color="auto"/>
                  </w:divBdr>
                </w:div>
                <w:div w:id="1426413460">
                  <w:marLeft w:val="0"/>
                  <w:marRight w:val="0"/>
                  <w:marTop w:val="0"/>
                  <w:marBottom w:val="0"/>
                  <w:divBdr>
                    <w:top w:val="none" w:sz="0" w:space="0" w:color="auto"/>
                    <w:left w:val="none" w:sz="0" w:space="0" w:color="auto"/>
                    <w:bottom w:val="none" w:sz="0" w:space="0" w:color="auto"/>
                    <w:right w:val="none" w:sz="0" w:space="0" w:color="auto"/>
                  </w:divBdr>
                </w:div>
                <w:div w:id="1516191454">
                  <w:marLeft w:val="0"/>
                  <w:marRight w:val="0"/>
                  <w:marTop w:val="0"/>
                  <w:marBottom w:val="0"/>
                  <w:divBdr>
                    <w:top w:val="none" w:sz="0" w:space="0" w:color="auto"/>
                    <w:left w:val="none" w:sz="0" w:space="0" w:color="auto"/>
                    <w:bottom w:val="none" w:sz="0" w:space="0" w:color="auto"/>
                    <w:right w:val="none" w:sz="0" w:space="0" w:color="auto"/>
                  </w:divBdr>
                </w:div>
                <w:div w:id="1736004157">
                  <w:marLeft w:val="0"/>
                  <w:marRight w:val="0"/>
                  <w:marTop w:val="0"/>
                  <w:marBottom w:val="0"/>
                  <w:divBdr>
                    <w:top w:val="none" w:sz="0" w:space="0" w:color="auto"/>
                    <w:left w:val="none" w:sz="0" w:space="0" w:color="auto"/>
                    <w:bottom w:val="none" w:sz="0" w:space="0" w:color="auto"/>
                    <w:right w:val="none" w:sz="0" w:space="0" w:color="auto"/>
                  </w:divBdr>
                </w:div>
                <w:div w:id="306400005">
                  <w:marLeft w:val="0"/>
                  <w:marRight w:val="0"/>
                  <w:marTop w:val="0"/>
                  <w:marBottom w:val="0"/>
                  <w:divBdr>
                    <w:top w:val="none" w:sz="0" w:space="0" w:color="auto"/>
                    <w:left w:val="none" w:sz="0" w:space="0" w:color="auto"/>
                    <w:bottom w:val="none" w:sz="0" w:space="0" w:color="auto"/>
                    <w:right w:val="none" w:sz="0" w:space="0" w:color="auto"/>
                  </w:divBdr>
                </w:div>
                <w:div w:id="507134836">
                  <w:marLeft w:val="0"/>
                  <w:marRight w:val="0"/>
                  <w:marTop w:val="0"/>
                  <w:marBottom w:val="0"/>
                  <w:divBdr>
                    <w:top w:val="none" w:sz="0" w:space="0" w:color="auto"/>
                    <w:left w:val="none" w:sz="0" w:space="0" w:color="auto"/>
                    <w:bottom w:val="none" w:sz="0" w:space="0" w:color="auto"/>
                    <w:right w:val="none" w:sz="0" w:space="0" w:color="auto"/>
                  </w:divBdr>
                </w:div>
                <w:div w:id="1571580814">
                  <w:marLeft w:val="0"/>
                  <w:marRight w:val="0"/>
                  <w:marTop w:val="0"/>
                  <w:marBottom w:val="0"/>
                  <w:divBdr>
                    <w:top w:val="none" w:sz="0" w:space="0" w:color="auto"/>
                    <w:left w:val="none" w:sz="0" w:space="0" w:color="auto"/>
                    <w:bottom w:val="none" w:sz="0" w:space="0" w:color="auto"/>
                    <w:right w:val="none" w:sz="0" w:space="0" w:color="auto"/>
                  </w:divBdr>
                </w:div>
                <w:div w:id="1147473998">
                  <w:marLeft w:val="0"/>
                  <w:marRight w:val="0"/>
                  <w:marTop w:val="0"/>
                  <w:marBottom w:val="0"/>
                  <w:divBdr>
                    <w:top w:val="none" w:sz="0" w:space="0" w:color="auto"/>
                    <w:left w:val="none" w:sz="0" w:space="0" w:color="auto"/>
                    <w:bottom w:val="none" w:sz="0" w:space="0" w:color="auto"/>
                    <w:right w:val="none" w:sz="0" w:space="0" w:color="auto"/>
                  </w:divBdr>
                </w:div>
                <w:div w:id="337659784">
                  <w:marLeft w:val="0"/>
                  <w:marRight w:val="0"/>
                  <w:marTop w:val="0"/>
                  <w:marBottom w:val="0"/>
                  <w:divBdr>
                    <w:top w:val="none" w:sz="0" w:space="0" w:color="auto"/>
                    <w:left w:val="none" w:sz="0" w:space="0" w:color="auto"/>
                    <w:bottom w:val="none" w:sz="0" w:space="0" w:color="auto"/>
                    <w:right w:val="none" w:sz="0" w:space="0" w:color="auto"/>
                  </w:divBdr>
                </w:div>
                <w:div w:id="918832579">
                  <w:marLeft w:val="0"/>
                  <w:marRight w:val="0"/>
                  <w:marTop w:val="0"/>
                  <w:marBottom w:val="0"/>
                  <w:divBdr>
                    <w:top w:val="none" w:sz="0" w:space="0" w:color="auto"/>
                    <w:left w:val="none" w:sz="0" w:space="0" w:color="auto"/>
                    <w:bottom w:val="none" w:sz="0" w:space="0" w:color="auto"/>
                    <w:right w:val="none" w:sz="0" w:space="0" w:color="auto"/>
                  </w:divBdr>
                </w:div>
                <w:div w:id="1768842443">
                  <w:marLeft w:val="0"/>
                  <w:marRight w:val="0"/>
                  <w:marTop w:val="0"/>
                  <w:marBottom w:val="0"/>
                  <w:divBdr>
                    <w:top w:val="none" w:sz="0" w:space="0" w:color="auto"/>
                    <w:left w:val="none" w:sz="0" w:space="0" w:color="auto"/>
                    <w:bottom w:val="none" w:sz="0" w:space="0" w:color="auto"/>
                    <w:right w:val="none" w:sz="0" w:space="0" w:color="auto"/>
                  </w:divBdr>
                </w:div>
                <w:div w:id="1714110336">
                  <w:marLeft w:val="0"/>
                  <w:marRight w:val="0"/>
                  <w:marTop w:val="0"/>
                  <w:marBottom w:val="0"/>
                  <w:divBdr>
                    <w:top w:val="none" w:sz="0" w:space="0" w:color="auto"/>
                    <w:left w:val="none" w:sz="0" w:space="0" w:color="auto"/>
                    <w:bottom w:val="none" w:sz="0" w:space="0" w:color="auto"/>
                    <w:right w:val="none" w:sz="0" w:space="0" w:color="auto"/>
                  </w:divBdr>
                </w:div>
                <w:div w:id="1042484073">
                  <w:marLeft w:val="0"/>
                  <w:marRight w:val="0"/>
                  <w:marTop w:val="0"/>
                  <w:marBottom w:val="0"/>
                  <w:divBdr>
                    <w:top w:val="none" w:sz="0" w:space="0" w:color="auto"/>
                    <w:left w:val="none" w:sz="0" w:space="0" w:color="auto"/>
                    <w:bottom w:val="none" w:sz="0" w:space="0" w:color="auto"/>
                    <w:right w:val="none" w:sz="0" w:space="0" w:color="auto"/>
                  </w:divBdr>
                </w:div>
                <w:div w:id="1345282008">
                  <w:marLeft w:val="0"/>
                  <w:marRight w:val="0"/>
                  <w:marTop w:val="0"/>
                  <w:marBottom w:val="0"/>
                  <w:divBdr>
                    <w:top w:val="none" w:sz="0" w:space="0" w:color="auto"/>
                    <w:left w:val="none" w:sz="0" w:space="0" w:color="auto"/>
                    <w:bottom w:val="none" w:sz="0" w:space="0" w:color="auto"/>
                    <w:right w:val="none" w:sz="0" w:space="0" w:color="auto"/>
                  </w:divBdr>
                </w:div>
                <w:div w:id="210387563">
                  <w:marLeft w:val="0"/>
                  <w:marRight w:val="0"/>
                  <w:marTop w:val="0"/>
                  <w:marBottom w:val="0"/>
                  <w:divBdr>
                    <w:top w:val="none" w:sz="0" w:space="0" w:color="auto"/>
                    <w:left w:val="none" w:sz="0" w:space="0" w:color="auto"/>
                    <w:bottom w:val="none" w:sz="0" w:space="0" w:color="auto"/>
                    <w:right w:val="none" w:sz="0" w:space="0" w:color="auto"/>
                  </w:divBdr>
                </w:div>
                <w:div w:id="576549090">
                  <w:marLeft w:val="0"/>
                  <w:marRight w:val="0"/>
                  <w:marTop w:val="0"/>
                  <w:marBottom w:val="0"/>
                  <w:divBdr>
                    <w:top w:val="none" w:sz="0" w:space="0" w:color="auto"/>
                    <w:left w:val="none" w:sz="0" w:space="0" w:color="auto"/>
                    <w:bottom w:val="none" w:sz="0" w:space="0" w:color="auto"/>
                    <w:right w:val="none" w:sz="0" w:space="0" w:color="auto"/>
                  </w:divBdr>
                </w:div>
                <w:div w:id="1005205943">
                  <w:marLeft w:val="0"/>
                  <w:marRight w:val="0"/>
                  <w:marTop w:val="0"/>
                  <w:marBottom w:val="0"/>
                  <w:divBdr>
                    <w:top w:val="none" w:sz="0" w:space="0" w:color="auto"/>
                    <w:left w:val="none" w:sz="0" w:space="0" w:color="auto"/>
                    <w:bottom w:val="none" w:sz="0" w:space="0" w:color="auto"/>
                    <w:right w:val="none" w:sz="0" w:space="0" w:color="auto"/>
                  </w:divBdr>
                </w:div>
                <w:div w:id="953556586">
                  <w:marLeft w:val="0"/>
                  <w:marRight w:val="0"/>
                  <w:marTop w:val="0"/>
                  <w:marBottom w:val="0"/>
                  <w:divBdr>
                    <w:top w:val="none" w:sz="0" w:space="0" w:color="auto"/>
                    <w:left w:val="none" w:sz="0" w:space="0" w:color="auto"/>
                    <w:bottom w:val="none" w:sz="0" w:space="0" w:color="auto"/>
                    <w:right w:val="none" w:sz="0" w:space="0" w:color="auto"/>
                  </w:divBdr>
                </w:div>
                <w:div w:id="1269196263">
                  <w:marLeft w:val="0"/>
                  <w:marRight w:val="0"/>
                  <w:marTop w:val="0"/>
                  <w:marBottom w:val="0"/>
                  <w:divBdr>
                    <w:top w:val="none" w:sz="0" w:space="0" w:color="auto"/>
                    <w:left w:val="none" w:sz="0" w:space="0" w:color="auto"/>
                    <w:bottom w:val="none" w:sz="0" w:space="0" w:color="auto"/>
                    <w:right w:val="none" w:sz="0" w:space="0" w:color="auto"/>
                  </w:divBdr>
                </w:div>
                <w:div w:id="2000425471">
                  <w:marLeft w:val="0"/>
                  <w:marRight w:val="0"/>
                  <w:marTop w:val="0"/>
                  <w:marBottom w:val="0"/>
                  <w:divBdr>
                    <w:top w:val="none" w:sz="0" w:space="0" w:color="auto"/>
                    <w:left w:val="none" w:sz="0" w:space="0" w:color="auto"/>
                    <w:bottom w:val="none" w:sz="0" w:space="0" w:color="auto"/>
                    <w:right w:val="none" w:sz="0" w:space="0" w:color="auto"/>
                  </w:divBdr>
                </w:div>
                <w:div w:id="2100716135">
                  <w:marLeft w:val="0"/>
                  <w:marRight w:val="0"/>
                  <w:marTop w:val="0"/>
                  <w:marBottom w:val="0"/>
                  <w:divBdr>
                    <w:top w:val="none" w:sz="0" w:space="0" w:color="auto"/>
                    <w:left w:val="none" w:sz="0" w:space="0" w:color="auto"/>
                    <w:bottom w:val="none" w:sz="0" w:space="0" w:color="auto"/>
                    <w:right w:val="none" w:sz="0" w:space="0" w:color="auto"/>
                  </w:divBdr>
                </w:div>
                <w:div w:id="680474270">
                  <w:marLeft w:val="0"/>
                  <w:marRight w:val="0"/>
                  <w:marTop w:val="0"/>
                  <w:marBottom w:val="0"/>
                  <w:divBdr>
                    <w:top w:val="none" w:sz="0" w:space="0" w:color="auto"/>
                    <w:left w:val="none" w:sz="0" w:space="0" w:color="auto"/>
                    <w:bottom w:val="none" w:sz="0" w:space="0" w:color="auto"/>
                    <w:right w:val="none" w:sz="0" w:space="0" w:color="auto"/>
                  </w:divBdr>
                </w:div>
                <w:div w:id="1592200865">
                  <w:marLeft w:val="0"/>
                  <w:marRight w:val="0"/>
                  <w:marTop w:val="0"/>
                  <w:marBottom w:val="0"/>
                  <w:divBdr>
                    <w:top w:val="none" w:sz="0" w:space="0" w:color="auto"/>
                    <w:left w:val="none" w:sz="0" w:space="0" w:color="auto"/>
                    <w:bottom w:val="none" w:sz="0" w:space="0" w:color="auto"/>
                    <w:right w:val="none" w:sz="0" w:space="0" w:color="auto"/>
                  </w:divBdr>
                </w:div>
                <w:div w:id="1265965049">
                  <w:marLeft w:val="0"/>
                  <w:marRight w:val="0"/>
                  <w:marTop w:val="0"/>
                  <w:marBottom w:val="0"/>
                  <w:divBdr>
                    <w:top w:val="none" w:sz="0" w:space="0" w:color="auto"/>
                    <w:left w:val="none" w:sz="0" w:space="0" w:color="auto"/>
                    <w:bottom w:val="none" w:sz="0" w:space="0" w:color="auto"/>
                    <w:right w:val="none" w:sz="0" w:space="0" w:color="auto"/>
                  </w:divBdr>
                </w:div>
                <w:div w:id="1237125627">
                  <w:marLeft w:val="0"/>
                  <w:marRight w:val="0"/>
                  <w:marTop w:val="0"/>
                  <w:marBottom w:val="0"/>
                  <w:divBdr>
                    <w:top w:val="none" w:sz="0" w:space="0" w:color="auto"/>
                    <w:left w:val="none" w:sz="0" w:space="0" w:color="auto"/>
                    <w:bottom w:val="none" w:sz="0" w:space="0" w:color="auto"/>
                    <w:right w:val="none" w:sz="0" w:space="0" w:color="auto"/>
                  </w:divBdr>
                </w:div>
                <w:div w:id="1726374732">
                  <w:marLeft w:val="0"/>
                  <w:marRight w:val="0"/>
                  <w:marTop w:val="0"/>
                  <w:marBottom w:val="0"/>
                  <w:divBdr>
                    <w:top w:val="none" w:sz="0" w:space="0" w:color="auto"/>
                    <w:left w:val="none" w:sz="0" w:space="0" w:color="auto"/>
                    <w:bottom w:val="none" w:sz="0" w:space="0" w:color="auto"/>
                    <w:right w:val="none" w:sz="0" w:space="0" w:color="auto"/>
                  </w:divBdr>
                </w:div>
                <w:div w:id="1879705347">
                  <w:marLeft w:val="0"/>
                  <w:marRight w:val="0"/>
                  <w:marTop w:val="0"/>
                  <w:marBottom w:val="0"/>
                  <w:divBdr>
                    <w:top w:val="none" w:sz="0" w:space="0" w:color="auto"/>
                    <w:left w:val="none" w:sz="0" w:space="0" w:color="auto"/>
                    <w:bottom w:val="none" w:sz="0" w:space="0" w:color="auto"/>
                    <w:right w:val="none" w:sz="0" w:space="0" w:color="auto"/>
                  </w:divBdr>
                </w:div>
                <w:div w:id="7298336">
                  <w:marLeft w:val="0"/>
                  <w:marRight w:val="0"/>
                  <w:marTop w:val="0"/>
                  <w:marBottom w:val="0"/>
                  <w:divBdr>
                    <w:top w:val="none" w:sz="0" w:space="0" w:color="auto"/>
                    <w:left w:val="none" w:sz="0" w:space="0" w:color="auto"/>
                    <w:bottom w:val="none" w:sz="0" w:space="0" w:color="auto"/>
                    <w:right w:val="none" w:sz="0" w:space="0" w:color="auto"/>
                  </w:divBdr>
                </w:div>
                <w:div w:id="1189024491">
                  <w:marLeft w:val="0"/>
                  <w:marRight w:val="0"/>
                  <w:marTop w:val="0"/>
                  <w:marBottom w:val="0"/>
                  <w:divBdr>
                    <w:top w:val="none" w:sz="0" w:space="0" w:color="auto"/>
                    <w:left w:val="none" w:sz="0" w:space="0" w:color="auto"/>
                    <w:bottom w:val="none" w:sz="0" w:space="0" w:color="auto"/>
                    <w:right w:val="none" w:sz="0" w:space="0" w:color="auto"/>
                  </w:divBdr>
                </w:div>
                <w:div w:id="1266889898">
                  <w:marLeft w:val="0"/>
                  <w:marRight w:val="0"/>
                  <w:marTop w:val="0"/>
                  <w:marBottom w:val="0"/>
                  <w:divBdr>
                    <w:top w:val="none" w:sz="0" w:space="0" w:color="auto"/>
                    <w:left w:val="none" w:sz="0" w:space="0" w:color="auto"/>
                    <w:bottom w:val="none" w:sz="0" w:space="0" w:color="auto"/>
                    <w:right w:val="none" w:sz="0" w:space="0" w:color="auto"/>
                  </w:divBdr>
                </w:div>
                <w:div w:id="44108858">
                  <w:marLeft w:val="0"/>
                  <w:marRight w:val="0"/>
                  <w:marTop w:val="0"/>
                  <w:marBottom w:val="0"/>
                  <w:divBdr>
                    <w:top w:val="none" w:sz="0" w:space="0" w:color="auto"/>
                    <w:left w:val="none" w:sz="0" w:space="0" w:color="auto"/>
                    <w:bottom w:val="none" w:sz="0" w:space="0" w:color="auto"/>
                    <w:right w:val="none" w:sz="0" w:space="0" w:color="auto"/>
                  </w:divBdr>
                </w:div>
                <w:div w:id="393091491">
                  <w:marLeft w:val="0"/>
                  <w:marRight w:val="0"/>
                  <w:marTop w:val="0"/>
                  <w:marBottom w:val="0"/>
                  <w:divBdr>
                    <w:top w:val="none" w:sz="0" w:space="0" w:color="auto"/>
                    <w:left w:val="none" w:sz="0" w:space="0" w:color="auto"/>
                    <w:bottom w:val="none" w:sz="0" w:space="0" w:color="auto"/>
                    <w:right w:val="none" w:sz="0" w:space="0" w:color="auto"/>
                  </w:divBdr>
                </w:div>
                <w:div w:id="473565330">
                  <w:marLeft w:val="0"/>
                  <w:marRight w:val="0"/>
                  <w:marTop w:val="0"/>
                  <w:marBottom w:val="0"/>
                  <w:divBdr>
                    <w:top w:val="none" w:sz="0" w:space="0" w:color="auto"/>
                    <w:left w:val="none" w:sz="0" w:space="0" w:color="auto"/>
                    <w:bottom w:val="none" w:sz="0" w:space="0" w:color="auto"/>
                    <w:right w:val="none" w:sz="0" w:space="0" w:color="auto"/>
                  </w:divBdr>
                </w:div>
                <w:div w:id="1470055945">
                  <w:marLeft w:val="0"/>
                  <w:marRight w:val="0"/>
                  <w:marTop w:val="0"/>
                  <w:marBottom w:val="0"/>
                  <w:divBdr>
                    <w:top w:val="none" w:sz="0" w:space="0" w:color="auto"/>
                    <w:left w:val="none" w:sz="0" w:space="0" w:color="auto"/>
                    <w:bottom w:val="none" w:sz="0" w:space="0" w:color="auto"/>
                    <w:right w:val="none" w:sz="0" w:space="0" w:color="auto"/>
                  </w:divBdr>
                </w:div>
                <w:div w:id="1789738707">
                  <w:marLeft w:val="0"/>
                  <w:marRight w:val="0"/>
                  <w:marTop w:val="0"/>
                  <w:marBottom w:val="0"/>
                  <w:divBdr>
                    <w:top w:val="none" w:sz="0" w:space="0" w:color="auto"/>
                    <w:left w:val="none" w:sz="0" w:space="0" w:color="auto"/>
                    <w:bottom w:val="none" w:sz="0" w:space="0" w:color="auto"/>
                    <w:right w:val="none" w:sz="0" w:space="0" w:color="auto"/>
                  </w:divBdr>
                </w:div>
                <w:div w:id="1038314584">
                  <w:marLeft w:val="0"/>
                  <w:marRight w:val="0"/>
                  <w:marTop w:val="0"/>
                  <w:marBottom w:val="0"/>
                  <w:divBdr>
                    <w:top w:val="none" w:sz="0" w:space="0" w:color="auto"/>
                    <w:left w:val="none" w:sz="0" w:space="0" w:color="auto"/>
                    <w:bottom w:val="none" w:sz="0" w:space="0" w:color="auto"/>
                    <w:right w:val="none" w:sz="0" w:space="0" w:color="auto"/>
                  </w:divBdr>
                </w:div>
                <w:div w:id="94443988">
                  <w:marLeft w:val="0"/>
                  <w:marRight w:val="0"/>
                  <w:marTop w:val="0"/>
                  <w:marBottom w:val="0"/>
                  <w:divBdr>
                    <w:top w:val="none" w:sz="0" w:space="0" w:color="auto"/>
                    <w:left w:val="none" w:sz="0" w:space="0" w:color="auto"/>
                    <w:bottom w:val="none" w:sz="0" w:space="0" w:color="auto"/>
                    <w:right w:val="none" w:sz="0" w:space="0" w:color="auto"/>
                  </w:divBdr>
                </w:div>
                <w:div w:id="1703287130">
                  <w:marLeft w:val="0"/>
                  <w:marRight w:val="0"/>
                  <w:marTop w:val="0"/>
                  <w:marBottom w:val="0"/>
                  <w:divBdr>
                    <w:top w:val="none" w:sz="0" w:space="0" w:color="auto"/>
                    <w:left w:val="none" w:sz="0" w:space="0" w:color="auto"/>
                    <w:bottom w:val="none" w:sz="0" w:space="0" w:color="auto"/>
                    <w:right w:val="none" w:sz="0" w:space="0" w:color="auto"/>
                  </w:divBdr>
                </w:div>
                <w:div w:id="381178941">
                  <w:marLeft w:val="0"/>
                  <w:marRight w:val="0"/>
                  <w:marTop w:val="0"/>
                  <w:marBottom w:val="0"/>
                  <w:divBdr>
                    <w:top w:val="none" w:sz="0" w:space="0" w:color="auto"/>
                    <w:left w:val="none" w:sz="0" w:space="0" w:color="auto"/>
                    <w:bottom w:val="none" w:sz="0" w:space="0" w:color="auto"/>
                    <w:right w:val="none" w:sz="0" w:space="0" w:color="auto"/>
                  </w:divBdr>
                </w:div>
                <w:div w:id="1166435423">
                  <w:marLeft w:val="0"/>
                  <w:marRight w:val="0"/>
                  <w:marTop w:val="0"/>
                  <w:marBottom w:val="0"/>
                  <w:divBdr>
                    <w:top w:val="none" w:sz="0" w:space="0" w:color="auto"/>
                    <w:left w:val="none" w:sz="0" w:space="0" w:color="auto"/>
                    <w:bottom w:val="none" w:sz="0" w:space="0" w:color="auto"/>
                    <w:right w:val="none" w:sz="0" w:space="0" w:color="auto"/>
                  </w:divBdr>
                </w:div>
                <w:div w:id="952907391">
                  <w:marLeft w:val="0"/>
                  <w:marRight w:val="0"/>
                  <w:marTop w:val="0"/>
                  <w:marBottom w:val="0"/>
                  <w:divBdr>
                    <w:top w:val="none" w:sz="0" w:space="0" w:color="auto"/>
                    <w:left w:val="none" w:sz="0" w:space="0" w:color="auto"/>
                    <w:bottom w:val="none" w:sz="0" w:space="0" w:color="auto"/>
                    <w:right w:val="none" w:sz="0" w:space="0" w:color="auto"/>
                  </w:divBdr>
                </w:div>
                <w:div w:id="833688652">
                  <w:marLeft w:val="0"/>
                  <w:marRight w:val="0"/>
                  <w:marTop w:val="0"/>
                  <w:marBottom w:val="0"/>
                  <w:divBdr>
                    <w:top w:val="none" w:sz="0" w:space="0" w:color="auto"/>
                    <w:left w:val="none" w:sz="0" w:space="0" w:color="auto"/>
                    <w:bottom w:val="none" w:sz="0" w:space="0" w:color="auto"/>
                    <w:right w:val="none" w:sz="0" w:space="0" w:color="auto"/>
                  </w:divBdr>
                </w:div>
                <w:div w:id="831409884">
                  <w:marLeft w:val="0"/>
                  <w:marRight w:val="0"/>
                  <w:marTop w:val="0"/>
                  <w:marBottom w:val="0"/>
                  <w:divBdr>
                    <w:top w:val="none" w:sz="0" w:space="0" w:color="auto"/>
                    <w:left w:val="none" w:sz="0" w:space="0" w:color="auto"/>
                    <w:bottom w:val="none" w:sz="0" w:space="0" w:color="auto"/>
                    <w:right w:val="none" w:sz="0" w:space="0" w:color="auto"/>
                  </w:divBdr>
                </w:div>
                <w:div w:id="1578713643">
                  <w:marLeft w:val="0"/>
                  <w:marRight w:val="0"/>
                  <w:marTop w:val="0"/>
                  <w:marBottom w:val="0"/>
                  <w:divBdr>
                    <w:top w:val="none" w:sz="0" w:space="0" w:color="auto"/>
                    <w:left w:val="none" w:sz="0" w:space="0" w:color="auto"/>
                    <w:bottom w:val="none" w:sz="0" w:space="0" w:color="auto"/>
                    <w:right w:val="none" w:sz="0" w:space="0" w:color="auto"/>
                  </w:divBdr>
                </w:div>
                <w:div w:id="71902893">
                  <w:marLeft w:val="0"/>
                  <w:marRight w:val="0"/>
                  <w:marTop w:val="0"/>
                  <w:marBottom w:val="0"/>
                  <w:divBdr>
                    <w:top w:val="none" w:sz="0" w:space="0" w:color="auto"/>
                    <w:left w:val="none" w:sz="0" w:space="0" w:color="auto"/>
                    <w:bottom w:val="none" w:sz="0" w:space="0" w:color="auto"/>
                    <w:right w:val="none" w:sz="0" w:space="0" w:color="auto"/>
                  </w:divBdr>
                </w:div>
                <w:div w:id="998116578">
                  <w:marLeft w:val="0"/>
                  <w:marRight w:val="0"/>
                  <w:marTop w:val="0"/>
                  <w:marBottom w:val="0"/>
                  <w:divBdr>
                    <w:top w:val="none" w:sz="0" w:space="0" w:color="auto"/>
                    <w:left w:val="none" w:sz="0" w:space="0" w:color="auto"/>
                    <w:bottom w:val="none" w:sz="0" w:space="0" w:color="auto"/>
                    <w:right w:val="none" w:sz="0" w:space="0" w:color="auto"/>
                  </w:divBdr>
                </w:div>
                <w:div w:id="1093208472">
                  <w:marLeft w:val="0"/>
                  <w:marRight w:val="0"/>
                  <w:marTop w:val="0"/>
                  <w:marBottom w:val="0"/>
                  <w:divBdr>
                    <w:top w:val="none" w:sz="0" w:space="0" w:color="auto"/>
                    <w:left w:val="none" w:sz="0" w:space="0" w:color="auto"/>
                    <w:bottom w:val="none" w:sz="0" w:space="0" w:color="auto"/>
                    <w:right w:val="none" w:sz="0" w:space="0" w:color="auto"/>
                  </w:divBdr>
                </w:div>
                <w:div w:id="416290571">
                  <w:marLeft w:val="0"/>
                  <w:marRight w:val="0"/>
                  <w:marTop w:val="0"/>
                  <w:marBottom w:val="0"/>
                  <w:divBdr>
                    <w:top w:val="none" w:sz="0" w:space="0" w:color="auto"/>
                    <w:left w:val="none" w:sz="0" w:space="0" w:color="auto"/>
                    <w:bottom w:val="none" w:sz="0" w:space="0" w:color="auto"/>
                    <w:right w:val="none" w:sz="0" w:space="0" w:color="auto"/>
                  </w:divBdr>
                </w:div>
                <w:div w:id="179316561">
                  <w:marLeft w:val="0"/>
                  <w:marRight w:val="0"/>
                  <w:marTop w:val="0"/>
                  <w:marBottom w:val="0"/>
                  <w:divBdr>
                    <w:top w:val="none" w:sz="0" w:space="0" w:color="auto"/>
                    <w:left w:val="none" w:sz="0" w:space="0" w:color="auto"/>
                    <w:bottom w:val="none" w:sz="0" w:space="0" w:color="auto"/>
                    <w:right w:val="none" w:sz="0" w:space="0" w:color="auto"/>
                  </w:divBdr>
                </w:div>
                <w:div w:id="1348946139">
                  <w:marLeft w:val="0"/>
                  <w:marRight w:val="0"/>
                  <w:marTop w:val="0"/>
                  <w:marBottom w:val="0"/>
                  <w:divBdr>
                    <w:top w:val="none" w:sz="0" w:space="0" w:color="auto"/>
                    <w:left w:val="none" w:sz="0" w:space="0" w:color="auto"/>
                    <w:bottom w:val="none" w:sz="0" w:space="0" w:color="auto"/>
                    <w:right w:val="none" w:sz="0" w:space="0" w:color="auto"/>
                  </w:divBdr>
                </w:div>
                <w:div w:id="548342940">
                  <w:marLeft w:val="0"/>
                  <w:marRight w:val="0"/>
                  <w:marTop w:val="0"/>
                  <w:marBottom w:val="0"/>
                  <w:divBdr>
                    <w:top w:val="none" w:sz="0" w:space="0" w:color="auto"/>
                    <w:left w:val="none" w:sz="0" w:space="0" w:color="auto"/>
                    <w:bottom w:val="none" w:sz="0" w:space="0" w:color="auto"/>
                    <w:right w:val="none" w:sz="0" w:space="0" w:color="auto"/>
                  </w:divBdr>
                </w:div>
                <w:div w:id="1379889825">
                  <w:marLeft w:val="0"/>
                  <w:marRight w:val="0"/>
                  <w:marTop w:val="0"/>
                  <w:marBottom w:val="0"/>
                  <w:divBdr>
                    <w:top w:val="none" w:sz="0" w:space="0" w:color="auto"/>
                    <w:left w:val="none" w:sz="0" w:space="0" w:color="auto"/>
                    <w:bottom w:val="none" w:sz="0" w:space="0" w:color="auto"/>
                    <w:right w:val="none" w:sz="0" w:space="0" w:color="auto"/>
                  </w:divBdr>
                </w:div>
                <w:div w:id="817961615">
                  <w:marLeft w:val="0"/>
                  <w:marRight w:val="0"/>
                  <w:marTop w:val="0"/>
                  <w:marBottom w:val="0"/>
                  <w:divBdr>
                    <w:top w:val="none" w:sz="0" w:space="0" w:color="auto"/>
                    <w:left w:val="none" w:sz="0" w:space="0" w:color="auto"/>
                    <w:bottom w:val="none" w:sz="0" w:space="0" w:color="auto"/>
                    <w:right w:val="none" w:sz="0" w:space="0" w:color="auto"/>
                  </w:divBdr>
                </w:div>
                <w:div w:id="1782259607">
                  <w:marLeft w:val="0"/>
                  <w:marRight w:val="0"/>
                  <w:marTop w:val="0"/>
                  <w:marBottom w:val="0"/>
                  <w:divBdr>
                    <w:top w:val="none" w:sz="0" w:space="0" w:color="auto"/>
                    <w:left w:val="none" w:sz="0" w:space="0" w:color="auto"/>
                    <w:bottom w:val="none" w:sz="0" w:space="0" w:color="auto"/>
                    <w:right w:val="none" w:sz="0" w:space="0" w:color="auto"/>
                  </w:divBdr>
                </w:div>
                <w:div w:id="2126800647">
                  <w:marLeft w:val="0"/>
                  <w:marRight w:val="0"/>
                  <w:marTop w:val="0"/>
                  <w:marBottom w:val="0"/>
                  <w:divBdr>
                    <w:top w:val="none" w:sz="0" w:space="0" w:color="auto"/>
                    <w:left w:val="none" w:sz="0" w:space="0" w:color="auto"/>
                    <w:bottom w:val="none" w:sz="0" w:space="0" w:color="auto"/>
                    <w:right w:val="none" w:sz="0" w:space="0" w:color="auto"/>
                  </w:divBdr>
                </w:div>
                <w:div w:id="555943404">
                  <w:marLeft w:val="0"/>
                  <w:marRight w:val="0"/>
                  <w:marTop w:val="0"/>
                  <w:marBottom w:val="0"/>
                  <w:divBdr>
                    <w:top w:val="none" w:sz="0" w:space="0" w:color="auto"/>
                    <w:left w:val="none" w:sz="0" w:space="0" w:color="auto"/>
                    <w:bottom w:val="none" w:sz="0" w:space="0" w:color="auto"/>
                    <w:right w:val="none" w:sz="0" w:space="0" w:color="auto"/>
                  </w:divBdr>
                </w:div>
                <w:div w:id="987394784">
                  <w:marLeft w:val="0"/>
                  <w:marRight w:val="0"/>
                  <w:marTop w:val="0"/>
                  <w:marBottom w:val="0"/>
                  <w:divBdr>
                    <w:top w:val="none" w:sz="0" w:space="0" w:color="auto"/>
                    <w:left w:val="none" w:sz="0" w:space="0" w:color="auto"/>
                    <w:bottom w:val="none" w:sz="0" w:space="0" w:color="auto"/>
                    <w:right w:val="none" w:sz="0" w:space="0" w:color="auto"/>
                  </w:divBdr>
                </w:div>
                <w:div w:id="791244873">
                  <w:marLeft w:val="0"/>
                  <w:marRight w:val="0"/>
                  <w:marTop w:val="0"/>
                  <w:marBottom w:val="0"/>
                  <w:divBdr>
                    <w:top w:val="none" w:sz="0" w:space="0" w:color="auto"/>
                    <w:left w:val="none" w:sz="0" w:space="0" w:color="auto"/>
                    <w:bottom w:val="none" w:sz="0" w:space="0" w:color="auto"/>
                    <w:right w:val="none" w:sz="0" w:space="0" w:color="auto"/>
                  </w:divBdr>
                </w:div>
                <w:div w:id="1508252001">
                  <w:marLeft w:val="0"/>
                  <w:marRight w:val="0"/>
                  <w:marTop w:val="0"/>
                  <w:marBottom w:val="0"/>
                  <w:divBdr>
                    <w:top w:val="none" w:sz="0" w:space="0" w:color="auto"/>
                    <w:left w:val="none" w:sz="0" w:space="0" w:color="auto"/>
                    <w:bottom w:val="none" w:sz="0" w:space="0" w:color="auto"/>
                    <w:right w:val="none" w:sz="0" w:space="0" w:color="auto"/>
                  </w:divBdr>
                </w:div>
                <w:div w:id="556667506">
                  <w:marLeft w:val="0"/>
                  <w:marRight w:val="0"/>
                  <w:marTop w:val="0"/>
                  <w:marBottom w:val="0"/>
                  <w:divBdr>
                    <w:top w:val="none" w:sz="0" w:space="0" w:color="auto"/>
                    <w:left w:val="none" w:sz="0" w:space="0" w:color="auto"/>
                    <w:bottom w:val="none" w:sz="0" w:space="0" w:color="auto"/>
                    <w:right w:val="none" w:sz="0" w:space="0" w:color="auto"/>
                  </w:divBdr>
                </w:div>
                <w:div w:id="726951277">
                  <w:marLeft w:val="0"/>
                  <w:marRight w:val="0"/>
                  <w:marTop w:val="0"/>
                  <w:marBottom w:val="0"/>
                  <w:divBdr>
                    <w:top w:val="none" w:sz="0" w:space="0" w:color="auto"/>
                    <w:left w:val="none" w:sz="0" w:space="0" w:color="auto"/>
                    <w:bottom w:val="none" w:sz="0" w:space="0" w:color="auto"/>
                    <w:right w:val="none" w:sz="0" w:space="0" w:color="auto"/>
                  </w:divBdr>
                </w:div>
                <w:div w:id="1067193943">
                  <w:marLeft w:val="0"/>
                  <w:marRight w:val="0"/>
                  <w:marTop w:val="0"/>
                  <w:marBottom w:val="0"/>
                  <w:divBdr>
                    <w:top w:val="none" w:sz="0" w:space="0" w:color="auto"/>
                    <w:left w:val="none" w:sz="0" w:space="0" w:color="auto"/>
                    <w:bottom w:val="none" w:sz="0" w:space="0" w:color="auto"/>
                    <w:right w:val="none" w:sz="0" w:space="0" w:color="auto"/>
                  </w:divBdr>
                </w:div>
                <w:div w:id="164132322">
                  <w:marLeft w:val="0"/>
                  <w:marRight w:val="0"/>
                  <w:marTop w:val="0"/>
                  <w:marBottom w:val="0"/>
                  <w:divBdr>
                    <w:top w:val="none" w:sz="0" w:space="0" w:color="auto"/>
                    <w:left w:val="none" w:sz="0" w:space="0" w:color="auto"/>
                    <w:bottom w:val="none" w:sz="0" w:space="0" w:color="auto"/>
                    <w:right w:val="none" w:sz="0" w:space="0" w:color="auto"/>
                  </w:divBdr>
                </w:div>
                <w:div w:id="425342552">
                  <w:marLeft w:val="0"/>
                  <w:marRight w:val="0"/>
                  <w:marTop w:val="0"/>
                  <w:marBottom w:val="0"/>
                  <w:divBdr>
                    <w:top w:val="none" w:sz="0" w:space="0" w:color="auto"/>
                    <w:left w:val="none" w:sz="0" w:space="0" w:color="auto"/>
                    <w:bottom w:val="none" w:sz="0" w:space="0" w:color="auto"/>
                    <w:right w:val="none" w:sz="0" w:space="0" w:color="auto"/>
                  </w:divBdr>
                </w:div>
                <w:div w:id="1621645011">
                  <w:marLeft w:val="0"/>
                  <w:marRight w:val="0"/>
                  <w:marTop w:val="0"/>
                  <w:marBottom w:val="0"/>
                  <w:divBdr>
                    <w:top w:val="none" w:sz="0" w:space="0" w:color="auto"/>
                    <w:left w:val="none" w:sz="0" w:space="0" w:color="auto"/>
                    <w:bottom w:val="none" w:sz="0" w:space="0" w:color="auto"/>
                    <w:right w:val="none" w:sz="0" w:space="0" w:color="auto"/>
                  </w:divBdr>
                </w:div>
                <w:div w:id="176695365">
                  <w:marLeft w:val="0"/>
                  <w:marRight w:val="0"/>
                  <w:marTop w:val="0"/>
                  <w:marBottom w:val="0"/>
                  <w:divBdr>
                    <w:top w:val="none" w:sz="0" w:space="0" w:color="auto"/>
                    <w:left w:val="none" w:sz="0" w:space="0" w:color="auto"/>
                    <w:bottom w:val="none" w:sz="0" w:space="0" w:color="auto"/>
                    <w:right w:val="none" w:sz="0" w:space="0" w:color="auto"/>
                  </w:divBdr>
                </w:div>
                <w:div w:id="61493637">
                  <w:marLeft w:val="0"/>
                  <w:marRight w:val="0"/>
                  <w:marTop w:val="0"/>
                  <w:marBottom w:val="0"/>
                  <w:divBdr>
                    <w:top w:val="none" w:sz="0" w:space="0" w:color="auto"/>
                    <w:left w:val="none" w:sz="0" w:space="0" w:color="auto"/>
                    <w:bottom w:val="none" w:sz="0" w:space="0" w:color="auto"/>
                    <w:right w:val="none" w:sz="0" w:space="0" w:color="auto"/>
                  </w:divBdr>
                </w:div>
                <w:div w:id="1798334753">
                  <w:marLeft w:val="0"/>
                  <w:marRight w:val="0"/>
                  <w:marTop w:val="0"/>
                  <w:marBottom w:val="0"/>
                  <w:divBdr>
                    <w:top w:val="none" w:sz="0" w:space="0" w:color="auto"/>
                    <w:left w:val="none" w:sz="0" w:space="0" w:color="auto"/>
                    <w:bottom w:val="none" w:sz="0" w:space="0" w:color="auto"/>
                    <w:right w:val="none" w:sz="0" w:space="0" w:color="auto"/>
                  </w:divBdr>
                </w:div>
                <w:div w:id="1169717570">
                  <w:marLeft w:val="0"/>
                  <w:marRight w:val="0"/>
                  <w:marTop w:val="0"/>
                  <w:marBottom w:val="0"/>
                  <w:divBdr>
                    <w:top w:val="none" w:sz="0" w:space="0" w:color="auto"/>
                    <w:left w:val="none" w:sz="0" w:space="0" w:color="auto"/>
                    <w:bottom w:val="none" w:sz="0" w:space="0" w:color="auto"/>
                    <w:right w:val="none" w:sz="0" w:space="0" w:color="auto"/>
                  </w:divBdr>
                </w:div>
                <w:div w:id="392822996">
                  <w:marLeft w:val="0"/>
                  <w:marRight w:val="0"/>
                  <w:marTop w:val="0"/>
                  <w:marBottom w:val="0"/>
                  <w:divBdr>
                    <w:top w:val="none" w:sz="0" w:space="0" w:color="auto"/>
                    <w:left w:val="none" w:sz="0" w:space="0" w:color="auto"/>
                    <w:bottom w:val="none" w:sz="0" w:space="0" w:color="auto"/>
                    <w:right w:val="none" w:sz="0" w:space="0" w:color="auto"/>
                  </w:divBdr>
                </w:div>
                <w:div w:id="1135373439">
                  <w:marLeft w:val="0"/>
                  <w:marRight w:val="0"/>
                  <w:marTop w:val="0"/>
                  <w:marBottom w:val="0"/>
                  <w:divBdr>
                    <w:top w:val="none" w:sz="0" w:space="0" w:color="auto"/>
                    <w:left w:val="none" w:sz="0" w:space="0" w:color="auto"/>
                    <w:bottom w:val="none" w:sz="0" w:space="0" w:color="auto"/>
                    <w:right w:val="none" w:sz="0" w:space="0" w:color="auto"/>
                  </w:divBdr>
                </w:div>
                <w:div w:id="1539047792">
                  <w:marLeft w:val="0"/>
                  <w:marRight w:val="0"/>
                  <w:marTop w:val="0"/>
                  <w:marBottom w:val="0"/>
                  <w:divBdr>
                    <w:top w:val="none" w:sz="0" w:space="0" w:color="auto"/>
                    <w:left w:val="none" w:sz="0" w:space="0" w:color="auto"/>
                    <w:bottom w:val="none" w:sz="0" w:space="0" w:color="auto"/>
                    <w:right w:val="none" w:sz="0" w:space="0" w:color="auto"/>
                  </w:divBdr>
                </w:div>
                <w:div w:id="735008325">
                  <w:marLeft w:val="0"/>
                  <w:marRight w:val="0"/>
                  <w:marTop w:val="0"/>
                  <w:marBottom w:val="0"/>
                  <w:divBdr>
                    <w:top w:val="none" w:sz="0" w:space="0" w:color="auto"/>
                    <w:left w:val="none" w:sz="0" w:space="0" w:color="auto"/>
                    <w:bottom w:val="none" w:sz="0" w:space="0" w:color="auto"/>
                    <w:right w:val="none" w:sz="0" w:space="0" w:color="auto"/>
                  </w:divBdr>
                </w:div>
                <w:div w:id="1183780432">
                  <w:marLeft w:val="0"/>
                  <w:marRight w:val="0"/>
                  <w:marTop w:val="0"/>
                  <w:marBottom w:val="0"/>
                  <w:divBdr>
                    <w:top w:val="none" w:sz="0" w:space="0" w:color="auto"/>
                    <w:left w:val="none" w:sz="0" w:space="0" w:color="auto"/>
                    <w:bottom w:val="none" w:sz="0" w:space="0" w:color="auto"/>
                    <w:right w:val="none" w:sz="0" w:space="0" w:color="auto"/>
                  </w:divBdr>
                </w:div>
                <w:div w:id="714620272">
                  <w:marLeft w:val="0"/>
                  <w:marRight w:val="0"/>
                  <w:marTop w:val="0"/>
                  <w:marBottom w:val="0"/>
                  <w:divBdr>
                    <w:top w:val="none" w:sz="0" w:space="0" w:color="auto"/>
                    <w:left w:val="none" w:sz="0" w:space="0" w:color="auto"/>
                    <w:bottom w:val="none" w:sz="0" w:space="0" w:color="auto"/>
                    <w:right w:val="none" w:sz="0" w:space="0" w:color="auto"/>
                  </w:divBdr>
                </w:div>
                <w:div w:id="440418992">
                  <w:marLeft w:val="0"/>
                  <w:marRight w:val="0"/>
                  <w:marTop w:val="0"/>
                  <w:marBottom w:val="0"/>
                  <w:divBdr>
                    <w:top w:val="none" w:sz="0" w:space="0" w:color="auto"/>
                    <w:left w:val="none" w:sz="0" w:space="0" w:color="auto"/>
                    <w:bottom w:val="none" w:sz="0" w:space="0" w:color="auto"/>
                    <w:right w:val="none" w:sz="0" w:space="0" w:color="auto"/>
                  </w:divBdr>
                </w:div>
                <w:div w:id="1658918014">
                  <w:marLeft w:val="0"/>
                  <w:marRight w:val="0"/>
                  <w:marTop w:val="0"/>
                  <w:marBottom w:val="0"/>
                  <w:divBdr>
                    <w:top w:val="none" w:sz="0" w:space="0" w:color="auto"/>
                    <w:left w:val="none" w:sz="0" w:space="0" w:color="auto"/>
                    <w:bottom w:val="none" w:sz="0" w:space="0" w:color="auto"/>
                    <w:right w:val="none" w:sz="0" w:space="0" w:color="auto"/>
                  </w:divBdr>
                </w:div>
                <w:div w:id="952978292">
                  <w:marLeft w:val="0"/>
                  <w:marRight w:val="0"/>
                  <w:marTop w:val="0"/>
                  <w:marBottom w:val="0"/>
                  <w:divBdr>
                    <w:top w:val="none" w:sz="0" w:space="0" w:color="auto"/>
                    <w:left w:val="none" w:sz="0" w:space="0" w:color="auto"/>
                    <w:bottom w:val="none" w:sz="0" w:space="0" w:color="auto"/>
                    <w:right w:val="none" w:sz="0" w:space="0" w:color="auto"/>
                  </w:divBdr>
                </w:div>
                <w:div w:id="1248347438">
                  <w:marLeft w:val="0"/>
                  <w:marRight w:val="0"/>
                  <w:marTop w:val="0"/>
                  <w:marBottom w:val="0"/>
                  <w:divBdr>
                    <w:top w:val="none" w:sz="0" w:space="0" w:color="auto"/>
                    <w:left w:val="none" w:sz="0" w:space="0" w:color="auto"/>
                    <w:bottom w:val="none" w:sz="0" w:space="0" w:color="auto"/>
                    <w:right w:val="none" w:sz="0" w:space="0" w:color="auto"/>
                  </w:divBdr>
                </w:div>
                <w:div w:id="410389750">
                  <w:marLeft w:val="0"/>
                  <w:marRight w:val="0"/>
                  <w:marTop w:val="0"/>
                  <w:marBottom w:val="0"/>
                  <w:divBdr>
                    <w:top w:val="none" w:sz="0" w:space="0" w:color="auto"/>
                    <w:left w:val="none" w:sz="0" w:space="0" w:color="auto"/>
                    <w:bottom w:val="none" w:sz="0" w:space="0" w:color="auto"/>
                    <w:right w:val="none" w:sz="0" w:space="0" w:color="auto"/>
                  </w:divBdr>
                </w:div>
              </w:divsChild>
            </w:div>
            <w:div w:id="641886619">
              <w:marLeft w:val="0"/>
              <w:marRight w:val="0"/>
              <w:marTop w:val="0"/>
              <w:marBottom w:val="0"/>
              <w:divBdr>
                <w:top w:val="none" w:sz="0" w:space="0" w:color="auto"/>
                <w:left w:val="none" w:sz="0" w:space="0" w:color="auto"/>
                <w:bottom w:val="none" w:sz="0" w:space="0" w:color="auto"/>
                <w:right w:val="none" w:sz="0" w:space="0" w:color="auto"/>
              </w:divBdr>
            </w:div>
            <w:div w:id="82916963">
              <w:marLeft w:val="0"/>
              <w:marRight w:val="0"/>
              <w:marTop w:val="0"/>
              <w:marBottom w:val="0"/>
              <w:divBdr>
                <w:top w:val="none" w:sz="0" w:space="0" w:color="auto"/>
                <w:left w:val="none" w:sz="0" w:space="0" w:color="auto"/>
                <w:bottom w:val="none" w:sz="0" w:space="0" w:color="auto"/>
                <w:right w:val="none" w:sz="0" w:space="0" w:color="auto"/>
              </w:divBdr>
            </w:div>
          </w:divsChild>
        </w:div>
        <w:div w:id="1409841140">
          <w:marLeft w:val="0"/>
          <w:marRight w:val="0"/>
          <w:marTop w:val="0"/>
          <w:marBottom w:val="0"/>
          <w:divBdr>
            <w:top w:val="none" w:sz="0" w:space="0" w:color="auto"/>
            <w:left w:val="none" w:sz="0" w:space="0" w:color="auto"/>
            <w:bottom w:val="none" w:sz="0" w:space="0" w:color="auto"/>
            <w:right w:val="none" w:sz="0" w:space="0" w:color="auto"/>
          </w:divBdr>
          <w:divsChild>
            <w:div w:id="1636638324">
              <w:marLeft w:val="0"/>
              <w:marRight w:val="0"/>
              <w:marTop w:val="0"/>
              <w:marBottom w:val="0"/>
              <w:divBdr>
                <w:top w:val="none" w:sz="0" w:space="0" w:color="auto"/>
                <w:left w:val="none" w:sz="0" w:space="0" w:color="auto"/>
                <w:bottom w:val="none" w:sz="0" w:space="0" w:color="auto"/>
                <w:right w:val="none" w:sz="0" w:space="0" w:color="auto"/>
              </w:divBdr>
            </w:div>
            <w:div w:id="1624842069">
              <w:marLeft w:val="0"/>
              <w:marRight w:val="0"/>
              <w:marTop w:val="0"/>
              <w:marBottom w:val="0"/>
              <w:divBdr>
                <w:top w:val="none" w:sz="0" w:space="0" w:color="auto"/>
                <w:left w:val="none" w:sz="0" w:space="0" w:color="auto"/>
                <w:bottom w:val="none" w:sz="0" w:space="0" w:color="auto"/>
                <w:right w:val="none" w:sz="0" w:space="0" w:color="auto"/>
              </w:divBdr>
            </w:div>
            <w:div w:id="480848543">
              <w:marLeft w:val="0"/>
              <w:marRight w:val="0"/>
              <w:marTop w:val="0"/>
              <w:marBottom w:val="0"/>
              <w:divBdr>
                <w:top w:val="none" w:sz="0" w:space="0" w:color="auto"/>
                <w:left w:val="none" w:sz="0" w:space="0" w:color="auto"/>
                <w:bottom w:val="none" w:sz="0" w:space="0" w:color="auto"/>
                <w:right w:val="none" w:sz="0" w:space="0" w:color="auto"/>
              </w:divBdr>
            </w:div>
            <w:div w:id="992106787">
              <w:marLeft w:val="0"/>
              <w:marRight w:val="0"/>
              <w:marTop w:val="0"/>
              <w:marBottom w:val="0"/>
              <w:divBdr>
                <w:top w:val="none" w:sz="0" w:space="0" w:color="auto"/>
                <w:left w:val="none" w:sz="0" w:space="0" w:color="auto"/>
                <w:bottom w:val="none" w:sz="0" w:space="0" w:color="auto"/>
                <w:right w:val="none" w:sz="0" w:space="0" w:color="auto"/>
              </w:divBdr>
            </w:div>
            <w:div w:id="669213564">
              <w:marLeft w:val="0"/>
              <w:marRight w:val="0"/>
              <w:marTop w:val="0"/>
              <w:marBottom w:val="0"/>
              <w:divBdr>
                <w:top w:val="none" w:sz="0" w:space="0" w:color="auto"/>
                <w:left w:val="none" w:sz="0" w:space="0" w:color="auto"/>
                <w:bottom w:val="none" w:sz="0" w:space="0" w:color="auto"/>
                <w:right w:val="none" w:sz="0" w:space="0" w:color="auto"/>
              </w:divBdr>
            </w:div>
            <w:div w:id="956571147">
              <w:marLeft w:val="0"/>
              <w:marRight w:val="0"/>
              <w:marTop w:val="0"/>
              <w:marBottom w:val="0"/>
              <w:divBdr>
                <w:top w:val="none" w:sz="0" w:space="0" w:color="auto"/>
                <w:left w:val="none" w:sz="0" w:space="0" w:color="auto"/>
                <w:bottom w:val="none" w:sz="0" w:space="0" w:color="auto"/>
                <w:right w:val="none" w:sz="0" w:space="0" w:color="auto"/>
              </w:divBdr>
            </w:div>
            <w:div w:id="242304216">
              <w:marLeft w:val="0"/>
              <w:marRight w:val="0"/>
              <w:marTop w:val="0"/>
              <w:marBottom w:val="0"/>
              <w:divBdr>
                <w:top w:val="none" w:sz="0" w:space="0" w:color="auto"/>
                <w:left w:val="none" w:sz="0" w:space="0" w:color="auto"/>
                <w:bottom w:val="none" w:sz="0" w:space="0" w:color="auto"/>
                <w:right w:val="none" w:sz="0" w:space="0" w:color="auto"/>
              </w:divBdr>
            </w:div>
            <w:div w:id="766460292">
              <w:marLeft w:val="0"/>
              <w:marRight w:val="0"/>
              <w:marTop w:val="0"/>
              <w:marBottom w:val="0"/>
              <w:divBdr>
                <w:top w:val="none" w:sz="0" w:space="0" w:color="auto"/>
                <w:left w:val="none" w:sz="0" w:space="0" w:color="auto"/>
                <w:bottom w:val="none" w:sz="0" w:space="0" w:color="auto"/>
                <w:right w:val="none" w:sz="0" w:space="0" w:color="auto"/>
              </w:divBdr>
            </w:div>
            <w:div w:id="2132163178">
              <w:marLeft w:val="0"/>
              <w:marRight w:val="0"/>
              <w:marTop w:val="0"/>
              <w:marBottom w:val="0"/>
              <w:divBdr>
                <w:top w:val="none" w:sz="0" w:space="0" w:color="auto"/>
                <w:left w:val="none" w:sz="0" w:space="0" w:color="auto"/>
                <w:bottom w:val="none" w:sz="0" w:space="0" w:color="auto"/>
                <w:right w:val="none" w:sz="0" w:space="0" w:color="auto"/>
              </w:divBdr>
            </w:div>
            <w:div w:id="2115977403">
              <w:marLeft w:val="0"/>
              <w:marRight w:val="0"/>
              <w:marTop w:val="0"/>
              <w:marBottom w:val="0"/>
              <w:divBdr>
                <w:top w:val="none" w:sz="0" w:space="0" w:color="auto"/>
                <w:left w:val="none" w:sz="0" w:space="0" w:color="auto"/>
                <w:bottom w:val="none" w:sz="0" w:space="0" w:color="auto"/>
                <w:right w:val="none" w:sz="0" w:space="0" w:color="auto"/>
              </w:divBdr>
            </w:div>
            <w:div w:id="1516190338">
              <w:marLeft w:val="0"/>
              <w:marRight w:val="0"/>
              <w:marTop w:val="0"/>
              <w:marBottom w:val="0"/>
              <w:divBdr>
                <w:top w:val="none" w:sz="0" w:space="0" w:color="auto"/>
                <w:left w:val="none" w:sz="0" w:space="0" w:color="auto"/>
                <w:bottom w:val="none" w:sz="0" w:space="0" w:color="auto"/>
                <w:right w:val="none" w:sz="0" w:space="0" w:color="auto"/>
              </w:divBdr>
            </w:div>
            <w:div w:id="689143442">
              <w:marLeft w:val="0"/>
              <w:marRight w:val="0"/>
              <w:marTop w:val="0"/>
              <w:marBottom w:val="0"/>
              <w:divBdr>
                <w:top w:val="none" w:sz="0" w:space="0" w:color="auto"/>
                <w:left w:val="none" w:sz="0" w:space="0" w:color="auto"/>
                <w:bottom w:val="none" w:sz="0" w:space="0" w:color="auto"/>
                <w:right w:val="none" w:sz="0" w:space="0" w:color="auto"/>
              </w:divBdr>
            </w:div>
            <w:div w:id="1152138574">
              <w:marLeft w:val="0"/>
              <w:marRight w:val="0"/>
              <w:marTop w:val="0"/>
              <w:marBottom w:val="0"/>
              <w:divBdr>
                <w:top w:val="none" w:sz="0" w:space="0" w:color="auto"/>
                <w:left w:val="none" w:sz="0" w:space="0" w:color="auto"/>
                <w:bottom w:val="none" w:sz="0" w:space="0" w:color="auto"/>
                <w:right w:val="none" w:sz="0" w:space="0" w:color="auto"/>
              </w:divBdr>
            </w:div>
            <w:div w:id="1914587946">
              <w:marLeft w:val="0"/>
              <w:marRight w:val="0"/>
              <w:marTop w:val="0"/>
              <w:marBottom w:val="0"/>
              <w:divBdr>
                <w:top w:val="none" w:sz="0" w:space="0" w:color="auto"/>
                <w:left w:val="none" w:sz="0" w:space="0" w:color="auto"/>
                <w:bottom w:val="none" w:sz="0" w:space="0" w:color="auto"/>
                <w:right w:val="none" w:sz="0" w:space="0" w:color="auto"/>
              </w:divBdr>
            </w:div>
            <w:div w:id="842859152">
              <w:marLeft w:val="0"/>
              <w:marRight w:val="0"/>
              <w:marTop w:val="0"/>
              <w:marBottom w:val="0"/>
              <w:divBdr>
                <w:top w:val="none" w:sz="0" w:space="0" w:color="auto"/>
                <w:left w:val="none" w:sz="0" w:space="0" w:color="auto"/>
                <w:bottom w:val="none" w:sz="0" w:space="0" w:color="auto"/>
                <w:right w:val="none" w:sz="0" w:space="0" w:color="auto"/>
              </w:divBdr>
            </w:div>
            <w:div w:id="1238587762">
              <w:marLeft w:val="0"/>
              <w:marRight w:val="0"/>
              <w:marTop w:val="0"/>
              <w:marBottom w:val="0"/>
              <w:divBdr>
                <w:top w:val="none" w:sz="0" w:space="0" w:color="auto"/>
                <w:left w:val="none" w:sz="0" w:space="0" w:color="auto"/>
                <w:bottom w:val="none" w:sz="0" w:space="0" w:color="auto"/>
                <w:right w:val="none" w:sz="0" w:space="0" w:color="auto"/>
              </w:divBdr>
            </w:div>
            <w:div w:id="475146552">
              <w:marLeft w:val="0"/>
              <w:marRight w:val="0"/>
              <w:marTop w:val="0"/>
              <w:marBottom w:val="0"/>
              <w:divBdr>
                <w:top w:val="none" w:sz="0" w:space="0" w:color="auto"/>
                <w:left w:val="none" w:sz="0" w:space="0" w:color="auto"/>
                <w:bottom w:val="none" w:sz="0" w:space="0" w:color="auto"/>
                <w:right w:val="none" w:sz="0" w:space="0" w:color="auto"/>
              </w:divBdr>
            </w:div>
            <w:div w:id="1422026354">
              <w:marLeft w:val="0"/>
              <w:marRight w:val="0"/>
              <w:marTop w:val="0"/>
              <w:marBottom w:val="0"/>
              <w:divBdr>
                <w:top w:val="none" w:sz="0" w:space="0" w:color="auto"/>
                <w:left w:val="none" w:sz="0" w:space="0" w:color="auto"/>
                <w:bottom w:val="none" w:sz="0" w:space="0" w:color="auto"/>
                <w:right w:val="none" w:sz="0" w:space="0" w:color="auto"/>
              </w:divBdr>
            </w:div>
            <w:div w:id="1058437888">
              <w:marLeft w:val="0"/>
              <w:marRight w:val="0"/>
              <w:marTop w:val="0"/>
              <w:marBottom w:val="0"/>
              <w:divBdr>
                <w:top w:val="none" w:sz="0" w:space="0" w:color="auto"/>
                <w:left w:val="none" w:sz="0" w:space="0" w:color="auto"/>
                <w:bottom w:val="none" w:sz="0" w:space="0" w:color="auto"/>
                <w:right w:val="none" w:sz="0" w:space="0" w:color="auto"/>
              </w:divBdr>
            </w:div>
            <w:div w:id="1468821126">
              <w:marLeft w:val="0"/>
              <w:marRight w:val="0"/>
              <w:marTop w:val="0"/>
              <w:marBottom w:val="0"/>
              <w:divBdr>
                <w:top w:val="none" w:sz="0" w:space="0" w:color="auto"/>
                <w:left w:val="none" w:sz="0" w:space="0" w:color="auto"/>
                <w:bottom w:val="none" w:sz="0" w:space="0" w:color="auto"/>
                <w:right w:val="none" w:sz="0" w:space="0" w:color="auto"/>
              </w:divBdr>
            </w:div>
            <w:div w:id="1052927948">
              <w:marLeft w:val="0"/>
              <w:marRight w:val="0"/>
              <w:marTop w:val="0"/>
              <w:marBottom w:val="0"/>
              <w:divBdr>
                <w:top w:val="none" w:sz="0" w:space="0" w:color="auto"/>
                <w:left w:val="none" w:sz="0" w:space="0" w:color="auto"/>
                <w:bottom w:val="none" w:sz="0" w:space="0" w:color="auto"/>
                <w:right w:val="none" w:sz="0" w:space="0" w:color="auto"/>
              </w:divBdr>
            </w:div>
            <w:div w:id="685134904">
              <w:marLeft w:val="0"/>
              <w:marRight w:val="0"/>
              <w:marTop w:val="0"/>
              <w:marBottom w:val="0"/>
              <w:divBdr>
                <w:top w:val="none" w:sz="0" w:space="0" w:color="auto"/>
                <w:left w:val="none" w:sz="0" w:space="0" w:color="auto"/>
                <w:bottom w:val="none" w:sz="0" w:space="0" w:color="auto"/>
                <w:right w:val="none" w:sz="0" w:space="0" w:color="auto"/>
              </w:divBdr>
            </w:div>
            <w:div w:id="89157285">
              <w:marLeft w:val="0"/>
              <w:marRight w:val="0"/>
              <w:marTop w:val="0"/>
              <w:marBottom w:val="0"/>
              <w:divBdr>
                <w:top w:val="none" w:sz="0" w:space="0" w:color="auto"/>
                <w:left w:val="none" w:sz="0" w:space="0" w:color="auto"/>
                <w:bottom w:val="none" w:sz="0" w:space="0" w:color="auto"/>
                <w:right w:val="none" w:sz="0" w:space="0" w:color="auto"/>
              </w:divBdr>
            </w:div>
            <w:div w:id="1757049643">
              <w:marLeft w:val="0"/>
              <w:marRight w:val="0"/>
              <w:marTop w:val="0"/>
              <w:marBottom w:val="0"/>
              <w:divBdr>
                <w:top w:val="none" w:sz="0" w:space="0" w:color="auto"/>
                <w:left w:val="none" w:sz="0" w:space="0" w:color="auto"/>
                <w:bottom w:val="none" w:sz="0" w:space="0" w:color="auto"/>
                <w:right w:val="none" w:sz="0" w:space="0" w:color="auto"/>
              </w:divBdr>
            </w:div>
            <w:div w:id="1904364928">
              <w:marLeft w:val="0"/>
              <w:marRight w:val="0"/>
              <w:marTop w:val="0"/>
              <w:marBottom w:val="0"/>
              <w:divBdr>
                <w:top w:val="none" w:sz="0" w:space="0" w:color="auto"/>
                <w:left w:val="none" w:sz="0" w:space="0" w:color="auto"/>
                <w:bottom w:val="none" w:sz="0" w:space="0" w:color="auto"/>
                <w:right w:val="none" w:sz="0" w:space="0" w:color="auto"/>
              </w:divBdr>
            </w:div>
            <w:div w:id="914822527">
              <w:marLeft w:val="0"/>
              <w:marRight w:val="0"/>
              <w:marTop w:val="0"/>
              <w:marBottom w:val="0"/>
              <w:divBdr>
                <w:top w:val="none" w:sz="0" w:space="0" w:color="auto"/>
                <w:left w:val="none" w:sz="0" w:space="0" w:color="auto"/>
                <w:bottom w:val="none" w:sz="0" w:space="0" w:color="auto"/>
                <w:right w:val="none" w:sz="0" w:space="0" w:color="auto"/>
              </w:divBdr>
            </w:div>
            <w:div w:id="644360374">
              <w:marLeft w:val="0"/>
              <w:marRight w:val="0"/>
              <w:marTop w:val="0"/>
              <w:marBottom w:val="0"/>
              <w:divBdr>
                <w:top w:val="none" w:sz="0" w:space="0" w:color="auto"/>
                <w:left w:val="none" w:sz="0" w:space="0" w:color="auto"/>
                <w:bottom w:val="none" w:sz="0" w:space="0" w:color="auto"/>
                <w:right w:val="none" w:sz="0" w:space="0" w:color="auto"/>
              </w:divBdr>
            </w:div>
            <w:div w:id="1743137200">
              <w:marLeft w:val="0"/>
              <w:marRight w:val="0"/>
              <w:marTop w:val="0"/>
              <w:marBottom w:val="0"/>
              <w:divBdr>
                <w:top w:val="none" w:sz="0" w:space="0" w:color="auto"/>
                <w:left w:val="none" w:sz="0" w:space="0" w:color="auto"/>
                <w:bottom w:val="none" w:sz="0" w:space="0" w:color="auto"/>
                <w:right w:val="none" w:sz="0" w:space="0" w:color="auto"/>
              </w:divBdr>
            </w:div>
            <w:div w:id="1338847504">
              <w:marLeft w:val="0"/>
              <w:marRight w:val="0"/>
              <w:marTop w:val="0"/>
              <w:marBottom w:val="0"/>
              <w:divBdr>
                <w:top w:val="none" w:sz="0" w:space="0" w:color="auto"/>
                <w:left w:val="none" w:sz="0" w:space="0" w:color="auto"/>
                <w:bottom w:val="none" w:sz="0" w:space="0" w:color="auto"/>
                <w:right w:val="none" w:sz="0" w:space="0" w:color="auto"/>
              </w:divBdr>
            </w:div>
            <w:div w:id="1289314333">
              <w:marLeft w:val="0"/>
              <w:marRight w:val="0"/>
              <w:marTop w:val="0"/>
              <w:marBottom w:val="0"/>
              <w:divBdr>
                <w:top w:val="none" w:sz="0" w:space="0" w:color="auto"/>
                <w:left w:val="none" w:sz="0" w:space="0" w:color="auto"/>
                <w:bottom w:val="none" w:sz="0" w:space="0" w:color="auto"/>
                <w:right w:val="none" w:sz="0" w:space="0" w:color="auto"/>
              </w:divBdr>
            </w:div>
            <w:div w:id="1557745062">
              <w:marLeft w:val="0"/>
              <w:marRight w:val="0"/>
              <w:marTop w:val="0"/>
              <w:marBottom w:val="0"/>
              <w:divBdr>
                <w:top w:val="none" w:sz="0" w:space="0" w:color="auto"/>
                <w:left w:val="none" w:sz="0" w:space="0" w:color="auto"/>
                <w:bottom w:val="none" w:sz="0" w:space="0" w:color="auto"/>
                <w:right w:val="none" w:sz="0" w:space="0" w:color="auto"/>
              </w:divBdr>
            </w:div>
            <w:div w:id="170877185">
              <w:marLeft w:val="0"/>
              <w:marRight w:val="0"/>
              <w:marTop w:val="0"/>
              <w:marBottom w:val="0"/>
              <w:divBdr>
                <w:top w:val="none" w:sz="0" w:space="0" w:color="auto"/>
                <w:left w:val="none" w:sz="0" w:space="0" w:color="auto"/>
                <w:bottom w:val="none" w:sz="0" w:space="0" w:color="auto"/>
                <w:right w:val="none" w:sz="0" w:space="0" w:color="auto"/>
              </w:divBdr>
            </w:div>
            <w:div w:id="379936222">
              <w:marLeft w:val="0"/>
              <w:marRight w:val="0"/>
              <w:marTop w:val="0"/>
              <w:marBottom w:val="0"/>
              <w:divBdr>
                <w:top w:val="none" w:sz="0" w:space="0" w:color="auto"/>
                <w:left w:val="none" w:sz="0" w:space="0" w:color="auto"/>
                <w:bottom w:val="none" w:sz="0" w:space="0" w:color="auto"/>
                <w:right w:val="none" w:sz="0" w:space="0" w:color="auto"/>
              </w:divBdr>
            </w:div>
            <w:div w:id="1020396111">
              <w:marLeft w:val="0"/>
              <w:marRight w:val="0"/>
              <w:marTop w:val="0"/>
              <w:marBottom w:val="0"/>
              <w:divBdr>
                <w:top w:val="none" w:sz="0" w:space="0" w:color="auto"/>
                <w:left w:val="none" w:sz="0" w:space="0" w:color="auto"/>
                <w:bottom w:val="none" w:sz="0" w:space="0" w:color="auto"/>
                <w:right w:val="none" w:sz="0" w:space="0" w:color="auto"/>
              </w:divBdr>
            </w:div>
            <w:div w:id="693921198">
              <w:marLeft w:val="0"/>
              <w:marRight w:val="0"/>
              <w:marTop w:val="0"/>
              <w:marBottom w:val="0"/>
              <w:divBdr>
                <w:top w:val="none" w:sz="0" w:space="0" w:color="auto"/>
                <w:left w:val="none" w:sz="0" w:space="0" w:color="auto"/>
                <w:bottom w:val="none" w:sz="0" w:space="0" w:color="auto"/>
                <w:right w:val="none" w:sz="0" w:space="0" w:color="auto"/>
              </w:divBdr>
            </w:div>
            <w:div w:id="1535730933">
              <w:marLeft w:val="0"/>
              <w:marRight w:val="0"/>
              <w:marTop w:val="0"/>
              <w:marBottom w:val="0"/>
              <w:divBdr>
                <w:top w:val="none" w:sz="0" w:space="0" w:color="auto"/>
                <w:left w:val="none" w:sz="0" w:space="0" w:color="auto"/>
                <w:bottom w:val="none" w:sz="0" w:space="0" w:color="auto"/>
                <w:right w:val="none" w:sz="0" w:space="0" w:color="auto"/>
              </w:divBdr>
            </w:div>
            <w:div w:id="983781683">
              <w:marLeft w:val="0"/>
              <w:marRight w:val="0"/>
              <w:marTop w:val="0"/>
              <w:marBottom w:val="0"/>
              <w:divBdr>
                <w:top w:val="none" w:sz="0" w:space="0" w:color="auto"/>
                <w:left w:val="none" w:sz="0" w:space="0" w:color="auto"/>
                <w:bottom w:val="none" w:sz="0" w:space="0" w:color="auto"/>
                <w:right w:val="none" w:sz="0" w:space="0" w:color="auto"/>
              </w:divBdr>
            </w:div>
            <w:div w:id="906842800">
              <w:marLeft w:val="0"/>
              <w:marRight w:val="0"/>
              <w:marTop w:val="0"/>
              <w:marBottom w:val="0"/>
              <w:divBdr>
                <w:top w:val="none" w:sz="0" w:space="0" w:color="auto"/>
                <w:left w:val="none" w:sz="0" w:space="0" w:color="auto"/>
                <w:bottom w:val="none" w:sz="0" w:space="0" w:color="auto"/>
                <w:right w:val="none" w:sz="0" w:space="0" w:color="auto"/>
              </w:divBdr>
            </w:div>
            <w:div w:id="1445996096">
              <w:marLeft w:val="0"/>
              <w:marRight w:val="0"/>
              <w:marTop w:val="0"/>
              <w:marBottom w:val="0"/>
              <w:divBdr>
                <w:top w:val="none" w:sz="0" w:space="0" w:color="auto"/>
                <w:left w:val="none" w:sz="0" w:space="0" w:color="auto"/>
                <w:bottom w:val="none" w:sz="0" w:space="0" w:color="auto"/>
                <w:right w:val="none" w:sz="0" w:space="0" w:color="auto"/>
              </w:divBdr>
            </w:div>
            <w:div w:id="1947498596">
              <w:marLeft w:val="0"/>
              <w:marRight w:val="0"/>
              <w:marTop w:val="0"/>
              <w:marBottom w:val="0"/>
              <w:divBdr>
                <w:top w:val="none" w:sz="0" w:space="0" w:color="auto"/>
                <w:left w:val="none" w:sz="0" w:space="0" w:color="auto"/>
                <w:bottom w:val="none" w:sz="0" w:space="0" w:color="auto"/>
                <w:right w:val="none" w:sz="0" w:space="0" w:color="auto"/>
              </w:divBdr>
            </w:div>
            <w:div w:id="965038815">
              <w:marLeft w:val="0"/>
              <w:marRight w:val="0"/>
              <w:marTop w:val="0"/>
              <w:marBottom w:val="0"/>
              <w:divBdr>
                <w:top w:val="none" w:sz="0" w:space="0" w:color="auto"/>
                <w:left w:val="none" w:sz="0" w:space="0" w:color="auto"/>
                <w:bottom w:val="none" w:sz="0" w:space="0" w:color="auto"/>
                <w:right w:val="none" w:sz="0" w:space="0" w:color="auto"/>
              </w:divBdr>
            </w:div>
            <w:div w:id="1508444055">
              <w:marLeft w:val="0"/>
              <w:marRight w:val="0"/>
              <w:marTop w:val="0"/>
              <w:marBottom w:val="0"/>
              <w:divBdr>
                <w:top w:val="none" w:sz="0" w:space="0" w:color="auto"/>
                <w:left w:val="none" w:sz="0" w:space="0" w:color="auto"/>
                <w:bottom w:val="none" w:sz="0" w:space="0" w:color="auto"/>
                <w:right w:val="none" w:sz="0" w:space="0" w:color="auto"/>
              </w:divBdr>
            </w:div>
            <w:div w:id="1018310368">
              <w:marLeft w:val="0"/>
              <w:marRight w:val="0"/>
              <w:marTop w:val="0"/>
              <w:marBottom w:val="0"/>
              <w:divBdr>
                <w:top w:val="none" w:sz="0" w:space="0" w:color="auto"/>
                <w:left w:val="none" w:sz="0" w:space="0" w:color="auto"/>
                <w:bottom w:val="none" w:sz="0" w:space="0" w:color="auto"/>
                <w:right w:val="none" w:sz="0" w:space="0" w:color="auto"/>
              </w:divBdr>
            </w:div>
            <w:div w:id="1823503017">
              <w:marLeft w:val="0"/>
              <w:marRight w:val="0"/>
              <w:marTop w:val="0"/>
              <w:marBottom w:val="0"/>
              <w:divBdr>
                <w:top w:val="none" w:sz="0" w:space="0" w:color="auto"/>
                <w:left w:val="none" w:sz="0" w:space="0" w:color="auto"/>
                <w:bottom w:val="none" w:sz="0" w:space="0" w:color="auto"/>
                <w:right w:val="none" w:sz="0" w:space="0" w:color="auto"/>
              </w:divBdr>
            </w:div>
            <w:div w:id="1878617718">
              <w:marLeft w:val="0"/>
              <w:marRight w:val="0"/>
              <w:marTop w:val="0"/>
              <w:marBottom w:val="0"/>
              <w:divBdr>
                <w:top w:val="none" w:sz="0" w:space="0" w:color="auto"/>
                <w:left w:val="none" w:sz="0" w:space="0" w:color="auto"/>
                <w:bottom w:val="none" w:sz="0" w:space="0" w:color="auto"/>
                <w:right w:val="none" w:sz="0" w:space="0" w:color="auto"/>
              </w:divBdr>
            </w:div>
            <w:div w:id="1256356323">
              <w:marLeft w:val="0"/>
              <w:marRight w:val="0"/>
              <w:marTop w:val="0"/>
              <w:marBottom w:val="0"/>
              <w:divBdr>
                <w:top w:val="none" w:sz="0" w:space="0" w:color="auto"/>
                <w:left w:val="none" w:sz="0" w:space="0" w:color="auto"/>
                <w:bottom w:val="none" w:sz="0" w:space="0" w:color="auto"/>
                <w:right w:val="none" w:sz="0" w:space="0" w:color="auto"/>
              </w:divBdr>
            </w:div>
            <w:div w:id="898592811">
              <w:marLeft w:val="0"/>
              <w:marRight w:val="0"/>
              <w:marTop w:val="0"/>
              <w:marBottom w:val="0"/>
              <w:divBdr>
                <w:top w:val="none" w:sz="0" w:space="0" w:color="auto"/>
                <w:left w:val="none" w:sz="0" w:space="0" w:color="auto"/>
                <w:bottom w:val="none" w:sz="0" w:space="0" w:color="auto"/>
                <w:right w:val="none" w:sz="0" w:space="0" w:color="auto"/>
              </w:divBdr>
            </w:div>
            <w:div w:id="1228222940">
              <w:marLeft w:val="0"/>
              <w:marRight w:val="0"/>
              <w:marTop w:val="0"/>
              <w:marBottom w:val="0"/>
              <w:divBdr>
                <w:top w:val="none" w:sz="0" w:space="0" w:color="auto"/>
                <w:left w:val="none" w:sz="0" w:space="0" w:color="auto"/>
                <w:bottom w:val="none" w:sz="0" w:space="0" w:color="auto"/>
                <w:right w:val="none" w:sz="0" w:space="0" w:color="auto"/>
              </w:divBdr>
            </w:div>
            <w:div w:id="1323656743">
              <w:marLeft w:val="0"/>
              <w:marRight w:val="0"/>
              <w:marTop w:val="0"/>
              <w:marBottom w:val="0"/>
              <w:divBdr>
                <w:top w:val="none" w:sz="0" w:space="0" w:color="auto"/>
                <w:left w:val="none" w:sz="0" w:space="0" w:color="auto"/>
                <w:bottom w:val="none" w:sz="0" w:space="0" w:color="auto"/>
                <w:right w:val="none" w:sz="0" w:space="0" w:color="auto"/>
              </w:divBdr>
            </w:div>
            <w:div w:id="453989546">
              <w:marLeft w:val="0"/>
              <w:marRight w:val="0"/>
              <w:marTop w:val="0"/>
              <w:marBottom w:val="0"/>
              <w:divBdr>
                <w:top w:val="none" w:sz="0" w:space="0" w:color="auto"/>
                <w:left w:val="none" w:sz="0" w:space="0" w:color="auto"/>
                <w:bottom w:val="none" w:sz="0" w:space="0" w:color="auto"/>
                <w:right w:val="none" w:sz="0" w:space="0" w:color="auto"/>
              </w:divBdr>
            </w:div>
            <w:div w:id="793866792">
              <w:marLeft w:val="0"/>
              <w:marRight w:val="0"/>
              <w:marTop w:val="480"/>
              <w:marBottom w:val="0"/>
              <w:divBdr>
                <w:top w:val="single" w:sz="6" w:space="0" w:color="auto"/>
                <w:left w:val="single" w:sz="6" w:space="0" w:color="auto"/>
                <w:bottom w:val="single" w:sz="6" w:space="0" w:color="auto"/>
                <w:right w:val="single" w:sz="6" w:space="0" w:color="auto"/>
              </w:divBdr>
            </w:div>
            <w:div w:id="113184889">
              <w:marLeft w:val="0"/>
              <w:marRight w:val="0"/>
              <w:marTop w:val="0"/>
              <w:marBottom w:val="0"/>
              <w:divBdr>
                <w:top w:val="none" w:sz="0" w:space="0" w:color="auto"/>
                <w:left w:val="none" w:sz="0" w:space="0" w:color="auto"/>
                <w:bottom w:val="none" w:sz="0" w:space="0" w:color="auto"/>
                <w:right w:val="none" w:sz="0" w:space="0" w:color="auto"/>
              </w:divBdr>
            </w:div>
            <w:div w:id="2127847566">
              <w:marLeft w:val="0"/>
              <w:marRight w:val="0"/>
              <w:marTop w:val="0"/>
              <w:marBottom w:val="0"/>
              <w:divBdr>
                <w:top w:val="none" w:sz="0" w:space="0" w:color="auto"/>
                <w:left w:val="none" w:sz="0" w:space="0" w:color="auto"/>
                <w:bottom w:val="none" w:sz="0" w:space="0" w:color="auto"/>
                <w:right w:val="none" w:sz="0" w:space="0" w:color="auto"/>
              </w:divBdr>
            </w:div>
            <w:div w:id="1098256553">
              <w:marLeft w:val="0"/>
              <w:marRight w:val="0"/>
              <w:marTop w:val="0"/>
              <w:marBottom w:val="0"/>
              <w:divBdr>
                <w:top w:val="none" w:sz="0" w:space="0" w:color="auto"/>
                <w:left w:val="none" w:sz="0" w:space="0" w:color="auto"/>
                <w:bottom w:val="none" w:sz="0" w:space="0" w:color="auto"/>
                <w:right w:val="none" w:sz="0" w:space="0" w:color="auto"/>
              </w:divBdr>
            </w:div>
            <w:div w:id="731998184">
              <w:marLeft w:val="0"/>
              <w:marRight w:val="0"/>
              <w:marTop w:val="0"/>
              <w:marBottom w:val="0"/>
              <w:divBdr>
                <w:top w:val="none" w:sz="0" w:space="0" w:color="auto"/>
                <w:left w:val="none" w:sz="0" w:space="0" w:color="auto"/>
                <w:bottom w:val="none" w:sz="0" w:space="0" w:color="auto"/>
                <w:right w:val="none" w:sz="0" w:space="0" w:color="auto"/>
              </w:divBdr>
            </w:div>
            <w:div w:id="1331323881">
              <w:marLeft w:val="0"/>
              <w:marRight w:val="0"/>
              <w:marTop w:val="0"/>
              <w:marBottom w:val="0"/>
              <w:divBdr>
                <w:top w:val="none" w:sz="0" w:space="0" w:color="auto"/>
                <w:left w:val="none" w:sz="0" w:space="0" w:color="auto"/>
                <w:bottom w:val="none" w:sz="0" w:space="0" w:color="auto"/>
                <w:right w:val="none" w:sz="0" w:space="0" w:color="auto"/>
              </w:divBdr>
            </w:div>
            <w:div w:id="154805936">
              <w:marLeft w:val="0"/>
              <w:marRight w:val="0"/>
              <w:marTop w:val="0"/>
              <w:marBottom w:val="0"/>
              <w:divBdr>
                <w:top w:val="none" w:sz="0" w:space="0" w:color="auto"/>
                <w:left w:val="none" w:sz="0" w:space="0" w:color="auto"/>
                <w:bottom w:val="none" w:sz="0" w:space="0" w:color="auto"/>
                <w:right w:val="none" w:sz="0" w:space="0" w:color="auto"/>
              </w:divBdr>
            </w:div>
            <w:div w:id="1320770196">
              <w:marLeft w:val="0"/>
              <w:marRight w:val="0"/>
              <w:marTop w:val="0"/>
              <w:marBottom w:val="0"/>
              <w:divBdr>
                <w:top w:val="none" w:sz="0" w:space="0" w:color="auto"/>
                <w:left w:val="none" w:sz="0" w:space="0" w:color="auto"/>
                <w:bottom w:val="none" w:sz="0" w:space="0" w:color="auto"/>
                <w:right w:val="none" w:sz="0" w:space="0" w:color="auto"/>
              </w:divBdr>
            </w:div>
            <w:div w:id="2013987161">
              <w:marLeft w:val="0"/>
              <w:marRight w:val="0"/>
              <w:marTop w:val="0"/>
              <w:marBottom w:val="0"/>
              <w:divBdr>
                <w:top w:val="none" w:sz="0" w:space="0" w:color="auto"/>
                <w:left w:val="none" w:sz="0" w:space="0" w:color="auto"/>
                <w:bottom w:val="none" w:sz="0" w:space="0" w:color="auto"/>
                <w:right w:val="none" w:sz="0" w:space="0" w:color="auto"/>
              </w:divBdr>
            </w:div>
            <w:div w:id="836530276">
              <w:marLeft w:val="0"/>
              <w:marRight w:val="0"/>
              <w:marTop w:val="0"/>
              <w:marBottom w:val="0"/>
              <w:divBdr>
                <w:top w:val="none" w:sz="0" w:space="0" w:color="auto"/>
                <w:left w:val="none" w:sz="0" w:space="0" w:color="auto"/>
                <w:bottom w:val="none" w:sz="0" w:space="0" w:color="auto"/>
                <w:right w:val="none" w:sz="0" w:space="0" w:color="auto"/>
              </w:divBdr>
            </w:div>
            <w:div w:id="1578441856">
              <w:marLeft w:val="0"/>
              <w:marRight w:val="0"/>
              <w:marTop w:val="0"/>
              <w:marBottom w:val="0"/>
              <w:divBdr>
                <w:top w:val="none" w:sz="0" w:space="0" w:color="auto"/>
                <w:left w:val="none" w:sz="0" w:space="0" w:color="auto"/>
                <w:bottom w:val="none" w:sz="0" w:space="0" w:color="auto"/>
                <w:right w:val="none" w:sz="0" w:space="0" w:color="auto"/>
              </w:divBdr>
            </w:div>
            <w:div w:id="1502086560">
              <w:marLeft w:val="0"/>
              <w:marRight w:val="0"/>
              <w:marTop w:val="0"/>
              <w:marBottom w:val="0"/>
              <w:divBdr>
                <w:top w:val="none" w:sz="0" w:space="0" w:color="auto"/>
                <w:left w:val="none" w:sz="0" w:space="0" w:color="auto"/>
                <w:bottom w:val="none" w:sz="0" w:space="0" w:color="auto"/>
                <w:right w:val="none" w:sz="0" w:space="0" w:color="auto"/>
              </w:divBdr>
            </w:div>
            <w:div w:id="1524441887">
              <w:marLeft w:val="0"/>
              <w:marRight w:val="0"/>
              <w:marTop w:val="0"/>
              <w:marBottom w:val="0"/>
              <w:divBdr>
                <w:top w:val="none" w:sz="0" w:space="0" w:color="auto"/>
                <w:left w:val="none" w:sz="0" w:space="0" w:color="auto"/>
                <w:bottom w:val="none" w:sz="0" w:space="0" w:color="auto"/>
                <w:right w:val="none" w:sz="0" w:space="0" w:color="auto"/>
              </w:divBdr>
            </w:div>
            <w:div w:id="2137134679">
              <w:marLeft w:val="0"/>
              <w:marRight w:val="0"/>
              <w:marTop w:val="0"/>
              <w:marBottom w:val="0"/>
              <w:divBdr>
                <w:top w:val="none" w:sz="0" w:space="0" w:color="auto"/>
                <w:left w:val="none" w:sz="0" w:space="0" w:color="auto"/>
                <w:bottom w:val="none" w:sz="0" w:space="0" w:color="auto"/>
                <w:right w:val="none" w:sz="0" w:space="0" w:color="auto"/>
              </w:divBdr>
            </w:div>
            <w:div w:id="99418361">
              <w:marLeft w:val="0"/>
              <w:marRight w:val="0"/>
              <w:marTop w:val="0"/>
              <w:marBottom w:val="0"/>
              <w:divBdr>
                <w:top w:val="none" w:sz="0" w:space="0" w:color="auto"/>
                <w:left w:val="none" w:sz="0" w:space="0" w:color="auto"/>
                <w:bottom w:val="none" w:sz="0" w:space="0" w:color="auto"/>
                <w:right w:val="none" w:sz="0" w:space="0" w:color="auto"/>
              </w:divBdr>
            </w:div>
            <w:div w:id="1514996517">
              <w:marLeft w:val="0"/>
              <w:marRight w:val="0"/>
              <w:marTop w:val="0"/>
              <w:marBottom w:val="0"/>
              <w:divBdr>
                <w:top w:val="none" w:sz="0" w:space="0" w:color="auto"/>
                <w:left w:val="none" w:sz="0" w:space="0" w:color="auto"/>
                <w:bottom w:val="none" w:sz="0" w:space="0" w:color="auto"/>
                <w:right w:val="none" w:sz="0" w:space="0" w:color="auto"/>
              </w:divBdr>
            </w:div>
            <w:div w:id="637301997">
              <w:marLeft w:val="0"/>
              <w:marRight w:val="0"/>
              <w:marTop w:val="0"/>
              <w:marBottom w:val="0"/>
              <w:divBdr>
                <w:top w:val="none" w:sz="0" w:space="0" w:color="auto"/>
                <w:left w:val="none" w:sz="0" w:space="0" w:color="auto"/>
                <w:bottom w:val="none" w:sz="0" w:space="0" w:color="auto"/>
                <w:right w:val="none" w:sz="0" w:space="0" w:color="auto"/>
              </w:divBdr>
            </w:div>
            <w:div w:id="1350641130">
              <w:marLeft w:val="0"/>
              <w:marRight w:val="0"/>
              <w:marTop w:val="0"/>
              <w:marBottom w:val="0"/>
              <w:divBdr>
                <w:top w:val="none" w:sz="0" w:space="0" w:color="auto"/>
                <w:left w:val="none" w:sz="0" w:space="0" w:color="auto"/>
                <w:bottom w:val="none" w:sz="0" w:space="0" w:color="auto"/>
                <w:right w:val="none" w:sz="0" w:space="0" w:color="auto"/>
              </w:divBdr>
            </w:div>
            <w:div w:id="150023054">
              <w:marLeft w:val="0"/>
              <w:marRight w:val="0"/>
              <w:marTop w:val="0"/>
              <w:marBottom w:val="0"/>
              <w:divBdr>
                <w:top w:val="none" w:sz="0" w:space="0" w:color="auto"/>
                <w:left w:val="none" w:sz="0" w:space="0" w:color="auto"/>
                <w:bottom w:val="none" w:sz="0" w:space="0" w:color="auto"/>
                <w:right w:val="none" w:sz="0" w:space="0" w:color="auto"/>
              </w:divBdr>
            </w:div>
            <w:div w:id="2091846794">
              <w:marLeft w:val="0"/>
              <w:marRight w:val="0"/>
              <w:marTop w:val="0"/>
              <w:marBottom w:val="0"/>
              <w:divBdr>
                <w:top w:val="none" w:sz="0" w:space="0" w:color="auto"/>
                <w:left w:val="none" w:sz="0" w:space="0" w:color="auto"/>
                <w:bottom w:val="none" w:sz="0" w:space="0" w:color="auto"/>
                <w:right w:val="none" w:sz="0" w:space="0" w:color="auto"/>
              </w:divBdr>
            </w:div>
            <w:div w:id="510685476">
              <w:marLeft w:val="0"/>
              <w:marRight w:val="0"/>
              <w:marTop w:val="0"/>
              <w:marBottom w:val="0"/>
              <w:divBdr>
                <w:top w:val="none" w:sz="0" w:space="0" w:color="auto"/>
                <w:left w:val="none" w:sz="0" w:space="0" w:color="auto"/>
                <w:bottom w:val="none" w:sz="0" w:space="0" w:color="auto"/>
                <w:right w:val="none" w:sz="0" w:space="0" w:color="auto"/>
              </w:divBdr>
            </w:div>
            <w:div w:id="789129174">
              <w:marLeft w:val="0"/>
              <w:marRight w:val="0"/>
              <w:marTop w:val="0"/>
              <w:marBottom w:val="0"/>
              <w:divBdr>
                <w:top w:val="none" w:sz="0" w:space="0" w:color="auto"/>
                <w:left w:val="none" w:sz="0" w:space="0" w:color="auto"/>
                <w:bottom w:val="none" w:sz="0" w:space="0" w:color="auto"/>
                <w:right w:val="none" w:sz="0" w:space="0" w:color="auto"/>
              </w:divBdr>
            </w:div>
            <w:div w:id="1158184081">
              <w:marLeft w:val="0"/>
              <w:marRight w:val="0"/>
              <w:marTop w:val="0"/>
              <w:marBottom w:val="0"/>
              <w:divBdr>
                <w:top w:val="none" w:sz="0" w:space="0" w:color="auto"/>
                <w:left w:val="none" w:sz="0" w:space="0" w:color="auto"/>
                <w:bottom w:val="none" w:sz="0" w:space="0" w:color="auto"/>
                <w:right w:val="none" w:sz="0" w:space="0" w:color="auto"/>
              </w:divBdr>
            </w:div>
            <w:div w:id="1871989161">
              <w:marLeft w:val="0"/>
              <w:marRight w:val="0"/>
              <w:marTop w:val="0"/>
              <w:marBottom w:val="0"/>
              <w:divBdr>
                <w:top w:val="none" w:sz="0" w:space="0" w:color="auto"/>
                <w:left w:val="none" w:sz="0" w:space="0" w:color="auto"/>
                <w:bottom w:val="none" w:sz="0" w:space="0" w:color="auto"/>
                <w:right w:val="none" w:sz="0" w:space="0" w:color="auto"/>
              </w:divBdr>
            </w:div>
            <w:div w:id="1966348034">
              <w:marLeft w:val="0"/>
              <w:marRight w:val="0"/>
              <w:marTop w:val="0"/>
              <w:marBottom w:val="0"/>
              <w:divBdr>
                <w:top w:val="none" w:sz="0" w:space="0" w:color="auto"/>
                <w:left w:val="none" w:sz="0" w:space="0" w:color="auto"/>
                <w:bottom w:val="none" w:sz="0" w:space="0" w:color="auto"/>
                <w:right w:val="none" w:sz="0" w:space="0" w:color="auto"/>
              </w:divBdr>
            </w:div>
            <w:div w:id="639264683">
              <w:marLeft w:val="0"/>
              <w:marRight w:val="0"/>
              <w:marTop w:val="0"/>
              <w:marBottom w:val="0"/>
              <w:divBdr>
                <w:top w:val="none" w:sz="0" w:space="0" w:color="auto"/>
                <w:left w:val="none" w:sz="0" w:space="0" w:color="auto"/>
                <w:bottom w:val="none" w:sz="0" w:space="0" w:color="auto"/>
                <w:right w:val="none" w:sz="0" w:space="0" w:color="auto"/>
              </w:divBdr>
            </w:div>
            <w:div w:id="648096818">
              <w:marLeft w:val="0"/>
              <w:marRight w:val="0"/>
              <w:marTop w:val="0"/>
              <w:marBottom w:val="0"/>
              <w:divBdr>
                <w:top w:val="none" w:sz="0" w:space="0" w:color="auto"/>
                <w:left w:val="none" w:sz="0" w:space="0" w:color="auto"/>
                <w:bottom w:val="none" w:sz="0" w:space="0" w:color="auto"/>
                <w:right w:val="none" w:sz="0" w:space="0" w:color="auto"/>
              </w:divBdr>
            </w:div>
            <w:div w:id="267272192">
              <w:marLeft w:val="0"/>
              <w:marRight w:val="0"/>
              <w:marTop w:val="0"/>
              <w:marBottom w:val="0"/>
              <w:divBdr>
                <w:top w:val="none" w:sz="0" w:space="0" w:color="auto"/>
                <w:left w:val="none" w:sz="0" w:space="0" w:color="auto"/>
                <w:bottom w:val="none" w:sz="0" w:space="0" w:color="auto"/>
                <w:right w:val="none" w:sz="0" w:space="0" w:color="auto"/>
              </w:divBdr>
            </w:div>
            <w:div w:id="1558199250">
              <w:marLeft w:val="0"/>
              <w:marRight w:val="0"/>
              <w:marTop w:val="0"/>
              <w:marBottom w:val="0"/>
              <w:divBdr>
                <w:top w:val="none" w:sz="0" w:space="0" w:color="auto"/>
                <w:left w:val="none" w:sz="0" w:space="0" w:color="auto"/>
                <w:bottom w:val="none" w:sz="0" w:space="0" w:color="auto"/>
                <w:right w:val="none" w:sz="0" w:space="0" w:color="auto"/>
              </w:divBdr>
            </w:div>
            <w:div w:id="187647383">
              <w:marLeft w:val="0"/>
              <w:marRight w:val="0"/>
              <w:marTop w:val="0"/>
              <w:marBottom w:val="0"/>
              <w:divBdr>
                <w:top w:val="none" w:sz="0" w:space="0" w:color="auto"/>
                <w:left w:val="none" w:sz="0" w:space="0" w:color="auto"/>
                <w:bottom w:val="none" w:sz="0" w:space="0" w:color="auto"/>
                <w:right w:val="none" w:sz="0" w:space="0" w:color="auto"/>
              </w:divBdr>
            </w:div>
            <w:div w:id="1611207386">
              <w:marLeft w:val="0"/>
              <w:marRight w:val="0"/>
              <w:marTop w:val="0"/>
              <w:marBottom w:val="0"/>
              <w:divBdr>
                <w:top w:val="none" w:sz="0" w:space="0" w:color="auto"/>
                <w:left w:val="none" w:sz="0" w:space="0" w:color="auto"/>
                <w:bottom w:val="none" w:sz="0" w:space="0" w:color="auto"/>
                <w:right w:val="none" w:sz="0" w:space="0" w:color="auto"/>
              </w:divBdr>
            </w:div>
            <w:div w:id="928276824">
              <w:marLeft w:val="0"/>
              <w:marRight w:val="0"/>
              <w:marTop w:val="0"/>
              <w:marBottom w:val="0"/>
              <w:divBdr>
                <w:top w:val="none" w:sz="0" w:space="0" w:color="auto"/>
                <w:left w:val="none" w:sz="0" w:space="0" w:color="auto"/>
                <w:bottom w:val="none" w:sz="0" w:space="0" w:color="auto"/>
                <w:right w:val="none" w:sz="0" w:space="0" w:color="auto"/>
              </w:divBdr>
            </w:div>
            <w:div w:id="46102130">
              <w:marLeft w:val="0"/>
              <w:marRight w:val="0"/>
              <w:marTop w:val="0"/>
              <w:marBottom w:val="0"/>
              <w:divBdr>
                <w:top w:val="none" w:sz="0" w:space="0" w:color="auto"/>
                <w:left w:val="none" w:sz="0" w:space="0" w:color="auto"/>
                <w:bottom w:val="none" w:sz="0" w:space="0" w:color="auto"/>
                <w:right w:val="none" w:sz="0" w:space="0" w:color="auto"/>
              </w:divBdr>
            </w:div>
            <w:div w:id="800075235">
              <w:marLeft w:val="0"/>
              <w:marRight w:val="0"/>
              <w:marTop w:val="0"/>
              <w:marBottom w:val="0"/>
              <w:divBdr>
                <w:top w:val="none" w:sz="0" w:space="0" w:color="auto"/>
                <w:left w:val="none" w:sz="0" w:space="0" w:color="auto"/>
                <w:bottom w:val="none" w:sz="0" w:space="0" w:color="auto"/>
                <w:right w:val="none" w:sz="0" w:space="0" w:color="auto"/>
              </w:divBdr>
            </w:div>
            <w:div w:id="1814323266">
              <w:marLeft w:val="0"/>
              <w:marRight w:val="0"/>
              <w:marTop w:val="0"/>
              <w:marBottom w:val="0"/>
              <w:divBdr>
                <w:top w:val="none" w:sz="0" w:space="0" w:color="auto"/>
                <w:left w:val="none" w:sz="0" w:space="0" w:color="auto"/>
                <w:bottom w:val="none" w:sz="0" w:space="0" w:color="auto"/>
                <w:right w:val="none" w:sz="0" w:space="0" w:color="auto"/>
              </w:divBdr>
            </w:div>
            <w:div w:id="1475563108">
              <w:marLeft w:val="0"/>
              <w:marRight w:val="0"/>
              <w:marTop w:val="0"/>
              <w:marBottom w:val="0"/>
              <w:divBdr>
                <w:top w:val="none" w:sz="0" w:space="0" w:color="auto"/>
                <w:left w:val="none" w:sz="0" w:space="0" w:color="auto"/>
                <w:bottom w:val="none" w:sz="0" w:space="0" w:color="auto"/>
                <w:right w:val="none" w:sz="0" w:space="0" w:color="auto"/>
              </w:divBdr>
            </w:div>
            <w:div w:id="37634216">
              <w:marLeft w:val="0"/>
              <w:marRight w:val="0"/>
              <w:marTop w:val="0"/>
              <w:marBottom w:val="0"/>
              <w:divBdr>
                <w:top w:val="none" w:sz="0" w:space="0" w:color="auto"/>
                <w:left w:val="none" w:sz="0" w:space="0" w:color="auto"/>
                <w:bottom w:val="none" w:sz="0" w:space="0" w:color="auto"/>
                <w:right w:val="none" w:sz="0" w:space="0" w:color="auto"/>
              </w:divBdr>
            </w:div>
            <w:div w:id="28455174">
              <w:marLeft w:val="0"/>
              <w:marRight w:val="0"/>
              <w:marTop w:val="0"/>
              <w:marBottom w:val="0"/>
              <w:divBdr>
                <w:top w:val="none" w:sz="0" w:space="0" w:color="auto"/>
                <w:left w:val="none" w:sz="0" w:space="0" w:color="auto"/>
                <w:bottom w:val="none" w:sz="0" w:space="0" w:color="auto"/>
                <w:right w:val="none" w:sz="0" w:space="0" w:color="auto"/>
              </w:divBdr>
            </w:div>
          </w:divsChild>
        </w:div>
        <w:div w:id="2097820372">
          <w:marLeft w:val="0"/>
          <w:marRight w:val="0"/>
          <w:marTop w:val="0"/>
          <w:marBottom w:val="0"/>
          <w:divBdr>
            <w:top w:val="none" w:sz="0" w:space="0" w:color="auto"/>
            <w:left w:val="none" w:sz="0" w:space="0" w:color="auto"/>
            <w:bottom w:val="none" w:sz="0" w:space="0" w:color="auto"/>
            <w:right w:val="none" w:sz="0" w:space="0" w:color="auto"/>
          </w:divBdr>
          <w:divsChild>
            <w:div w:id="67844920">
              <w:marLeft w:val="0"/>
              <w:marRight w:val="0"/>
              <w:marTop w:val="0"/>
              <w:marBottom w:val="0"/>
              <w:divBdr>
                <w:top w:val="none" w:sz="0" w:space="0" w:color="auto"/>
                <w:left w:val="none" w:sz="0" w:space="0" w:color="auto"/>
                <w:bottom w:val="none" w:sz="0" w:space="0" w:color="auto"/>
                <w:right w:val="none" w:sz="0" w:space="0" w:color="auto"/>
              </w:divBdr>
            </w:div>
            <w:div w:id="1824226859">
              <w:marLeft w:val="0"/>
              <w:marRight w:val="0"/>
              <w:marTop w:val="0"/>
              <w:marBottom w:val="0"/>
              <w:divBdr>
                <w:top w:val="none" w:sz="0" w:space="0" w:color="auto"/>
                <w:left w:val="none" w:sz="0" w:space="0" w:color="auto"/>
                <w:bottom w:val="none" w:sz="0" w:space="0" w:color="auto"/>
                <w:right w:val="none" w:sz="0" w:space="0" w:color="auto"/>
              </w:divBdr>
            </w:div>
            <w:div w:id="1560046083">
              <w:marLeft w:val="0"/>
              <w:marRight w:val="0"/>
              <w:marTop w:val="0"/>
              <w:marBottom w:val="0"/>
              <w:divBdr>
                <w:top w:val="none" w:sz="0" w:space="0" w:color="auto"/>
                <w:left w:val="none" w:sz="0" w:space="0" w:color="auto"/>
                <w:bottom w:val="none" w:sz="0" w:space="0" w:color="auto"/>
                <w:right w:val="none" w:sz="0" w:space="0" w:color="auto"/>
              </w:divBdr>
            </w:div>
            <w:div w:id="317198592">
              <w:marLeft w:val="0"/>
              <w:marRight w:val="0"/>
              <w:marTop w:val="0"/>
              <w:marBottom w:val="0"/>
              <w:divBdr>
                <w:top w:val="none" w:sz="0" w:space="0" w:color="auto"/>
                <w:left w:val="none" w:sz="0" w:space="0" w:color="auto"/>
                <w:bottom w:val="none" w:sz="0" w:space="0" w:color="auto"/>
                <w:right w:val="none" w:sz="0" w:space="0" w:color="auto"/>
              </w:divBdr>
            </w:div>
            <w:div w:id="853882411">
              <w:marLeft w:val="0"/>
              <w:marRight w:val="0"/>
              <w:marTop w:val="0"/>
              <w:marBottom w:val="0"/>
              <w:divBdr>
                <w:top w:val="none" w:sz="0" w:space="0" w:color="auto"/>
                <w:left w:val="none" w:sz="0" w:space="0" w:color="auto"/>
                <w:bottom w:val="none" w:sz="0" w:space="0" w:color="auto"/>
                <w:right w:val="none" w:sz="0" w:space="0" w:color="auto"/>
              </w:divBdr>
            </w:div>
            <w:div w:id="421293924">
              <w:marLeft w:val="0"/>
              <w:marRight w:val="0"/>
              <w:marTop w:val="0"/>
              <w:marBottom w:val="0"/>
              <w:divBdr>
                <w:top w:val="none" w:sz="0" w:space="0" w:color="auto"/>
                <w:left w:val="none" w:sz="0" w:space="0" w:color="auto"/>
                <w:bottom w:val="none" w:sz="0" w:space="0" w:color="auto"/>
                <w:right w:val="none" w:sz="0" w:space="0" w:color="auto"/>
              </w:divBdr>
            </w:div>
            <w:div w:id="1926526534">
              <w:marLeft w:val="0"/>
              <w:marRight w:val="0"/>
              <w:marTop w:val="0"/>
              <w:marBottom w:val="0"/>
              <w:divBdr>
                <w:top w:val="none" w:sz="0" w:space="0" w:color="auto"/>
                <w:left w:val="none" w:sz="0" w:space="0" w:color="auto"/>
                <w:bottom w:val="none" w:sz="0" w:space="0" w:color="auto"/>
                <w:right w:val="none" w:sz="0" w:space="0" w:color="auto"/>
              </w:divBdr>
            </w:div>
          </w:divsChild>
        </w:div>
        <w:div w:id="295836114">
          <w:marLeft w:val="0"/>
          <w:marRight w:val="0"/>
          <w:marTop w:val="0"/>
          <w:marBottom w:val="0"/>
          <w:divBdr>
            <w:top w:val="none" w:sz="0" w:space="0" w:color="auto"/>
            <w:left w:val="none" w:sz="0" w:space="0" w:color="auto"/>
            <w:bottom w:val="none" w:sz="0" w:space="0" w:color="auto"/>
            <w:right w:val="none" w:sz="0" w:space="0" w:color="auto"/>
          </w:divBdr>
          <w:divsChild>
            <w:div w:id="198472219">
              <w:marLeft w:val="0"/>
              <w:marRight w:val="0"/>
              <w:marTop w:val="0"/>
              <w:marBottom w:val="0"/>
              <w:divBdr>
                <w:top w:val="none" w:sz="0" w:space="0" w:color="auto"/>
                <w:left w:val="none" w:sz="0" w:space="0" w:color="auto"/>
                <w:bottom w:val="none" w:sz="0" w:space="0" w:color="auto"/>
                <w:right w:val="none" w:sz="0" w:space="0" w:color="auto"/>
              </w:divBdr>
            </w:div>
            <w:div w:id="818497733">
              <w:marLeft w:val="0"/>
              <w:marRight w:val="0"/>
              <w:marTop w:val="0"/>
              <w:marBottom w:val="0"/>
              <w:divBdr>
                <w:top w:val="none" w:sz="0" w:space="0" w:color="auto"/>
                <w:left w:val="none" w:sz="0" w:space="0" w:color="auto"/>
                <w:bottom w:val="none" w:sz="0" w:space="0" w:color="auto"/>
                <w:right w:val="none" w:sz="0" w:space="0" w:color="auto"/>
              </w:divBdr>
            </w:div>
            <w:div w:id="1168250220">
              <w:marLeft w:val="0"/>
              <w:marRight w:val="0"/>
              <w:marTop w:val="0"/>
              <w:marBottom w:val="0"/>
              <w:divBdr>
                <w:top w:val="none" w:sz="0" w:space="0" w:color="auto"/>
                <w:left w:val="none" w:sz="0" w:space="0" w:color="auto"/>
                <w:bottom w:val="none" w:sz="0" w:space="0" w:color="auto"/>
                <w:right w:val="none" w:sz="0" w:space="0" w:color="auto"/>
              </w:divBdr>
            </w:div>
            <w:div w:id="1861162194">
              <w:marLeft w:val="0"/>
              <w:marRight w:val="0"/>
              <w:marTop w:val="0"/>
              <w:marBottom w:val="0"/>
              <w:divBdr>
                <w:top w:val="none" w:sz="0" w:space="0" w:color="auto"/>
                <w:left w:val="none" w:sz="0" w:space="0" w:color="auto"/>
                <w:bottom w:val="none" w:sz="0" w:space="0" w:color="auto"/>
                <w:right w:val="none" w:sz="0" w:space="0" w:color="auto"/>
              </w:divBdr>
            </w:div>
            <w:div w:id="1057431238">
              <w:marLeft w:val="0"/>
              <w:marRight w:val="0"/>
              <w:marTop w:val="0"/>
              <w:marBottom w:val="0"/>
              <w:divBdr>
                <w:top w:val="none" w:sz="0" w:space="0" w:color="auto"/>
                <w:left w:val="none" w:sz="0" w:space="0" w:color="auto"/>
                <w:bottom w:val="none" w:sz="0" w:space="0" w:color="auto"/>
                <w:right w:val="none" w:sz="0" w:space="0" w:color="auto"/>
              </w:divBdr>
            </w:div>
            <w:div w:id="786697117">
              <w:marLeft w:val="0"/>
              <w:marRight w:val="0"/>
              <w:marTop w:val="0"/>
              <w:marBottom w:val="0"/>
              <w:divBdr>
                <w:top w:val="none" w:sz="0" w:space="0" w:color="auto"/>
                <w:left w:val="none" w:sz="0" w:space="0" w:color="auto"/>
                <w:bottom w:val="none" w:sz="0" w:space="0" w:color="auto"/>
                <w:right w:val="none" w:sz="0" w:space="0" w:color="auto"/>
              </w:divBdr>
            </w:div>
            <w:div w:id="164634078">
              <w:marLeft w:val="0"/>
              <w:marRight w:val="0"/>
              <w:marTop w:val="0"/>
              <w:marBottom w:val="0"/>
              <w:divBdr>
                <w:top w:val="none" w:sz="0" w:space="0" w:color="auto"/>
                <w:left w:val="none" w:sz="0" w:space="0" w:color="auto"/>
                <w:bottom w:val="none" w:sz="0" w:space="0" w:color="auto"/>
                <w:right w:val="none" w:sz="0" w:space="0" w:color="auto"/>
              </w:divBdr>
            </w:div>
            <w:div w:id="1448768006">
              <w:marLeft w:val="0"/>
              <w:marRight w:val="0"/>
              <w:marTop w:val="0"/>
              <w:marBottom w:val="0"/>
              <w:divBdr>
                <w:top w:val="none" w:sz="0" w:space="0" w:color="auto"/>
                <w:left w:val="none" w:sz="0" w:space="0" w:color="auto"/>
                <w:bottom w:val="none" w:sz="0" w:space="0" w:color="auto"/>
                <w:right w:val="none" w:sz="0" w:space="0" w:color="auto"/>
              </w:divBdr>
            </w:div>
            <w:div w:id="2018188590">
              <w:marLeft w:val="0"/>
              <w:marRight w:val="0"/>
              <w:marTop w:val="0"/>
              <w:marBottom w:val="0"/>
              <w:divBdr>
                <w:top w:val="none" w:sz="0" w:space="0" w:color="auto"/>
                <w:left w:val="none" w:sz="0" w:space="0" w:color="auto"/>
                <w:bottom w:val="none" w:sz="0" w:space="0" w:color="auto"/>
                <w:right w:val="none" w:sz="0" w:space="0" w:color="auto"/>
              </w:divBdr>
            </w:div>
            <w:div w:id="2046951523">
              <w:marLeft w:val="0"/>
              <w:marRight w:val="0"/>
              <w:marTop w:val="0"/>
              <w:marBottom w:val="0"/>
              <w:divBdr>
                <w:top w:val="none" w:sz="0" w:space="0" w:color="auto"/>
                <w:left w:val="none" w:sz="0" w:space="0" w:color="auto"/>
                <w:bottom w:val="none" w:sz="0" w:space="0" w:color="auto"/>
                <w:right w:val="none" w:sz="0" w:space="0" w:color="auto"/>
              </w:divBdr>
            </w:div>
            <w:div w:id="1426535661">
              <w:marLeft w:val="0"/>
              <w:marRight w:val="0"/>
              <w:marTop w:val="0"/>
              <w:marBottom w:val="0"/>
              <w:divBdr>
                <w:top w:val="none" w:sz="0" w:space="0" w:color="auto"/>
                <w:left w:val="none" w:sz="0" w:space="0" w:color="auto"/>
                <w:bottom w:val="none" w:sz="0" w:space="0" w:color="auto"/>
                <w:right w:val="none" w:sz="0" w:space="0" w:color="auto"/>
              </w:divBdr>
            </w:div>
            <w:div w:id="2119641975">
              <w:marLeft w:val="0"/>
              <w:marRight w:val="0"/>
              <w:marTop w:val="0"/>
              <w:marBottom w:val="0"/>
              <w:divBdr>
                <w:top w:val="none" w:sz="0" w:space="0" w:color="auto"/>
                <w:left w:val="none" w:sz="0" w:space="0" w:color="auto"/>
                <w:bottom w:val="none" w:sz="0" w:space="0" w:color="auto"/>
                <w:right w:val="none" w:sz="0" w:space="0" w:color="auto"/>
              </w:divBdr>
            </w:div>
            <w:div w:id="29452368">
              <w:marLeft w:val="0"/>
              <w:marRight w:val="0"/>
              <w:marTop w:val="0"/>
              <w:marBottom w:val="0"/>
              <w:divBdr>
                <w:top w:val="none" w:sz="0" w:space="0" w:color="auto"/>
                <w:left w:val="none" w:sz="0" w:space="0" w:color="auto"/>
                <w:bottom w:val="none" w:sz="0" w:space="0" w:color="auto"/>
                <w:right w:val="none" w:sz="0" w:space="0" w:color="auto"/>
              </w:divBdr>
            </w:div>
            <w:div w:id="1965113175">
              <w:marLeft w:val="0"/>
              <w:marRight w:val="0"/>
              <w:marTop w:val="0"/>
              <w:marBottom w:val="0"/>
              <w:divBdr>
                <w:top w:val="none" w:sz="0" w:space="0" w:color="auto"/>
                <w:left w:val="none" w:sz="0" w:space="0" w:color="auto"/>
                <w:bottom w:val="none" w:sz="0" w:space="0" w:color="auto"/>
                <w:right w:val="none" w:sz="0" w:space="0" w:color="auto"/>
              </w:divBdr>
            </w:div>
            <w:div w:id="372854956">
              <w:marLeft w:val="0"/>
              <w:marRight w:val="0"/>
              <w:marTop w:val="0"/>
              <w:marBottom w:val="0"/>
              <w:divBdr>
                <w:top w:val="none" w:sz="0" w:space="0" w:color="auto"/>
                <w:left w:val="none" w:sz="0" w:space="0" w:color="auto"/>
                <w:bottom w:val="none" w:sz="0" w:space="0" w:color="auto"/>
                <w:right w:val="none" w:sz="0" w:space="0" w:color="auto"/>
              </w:divBdr>
            </w:div>
            <w:div w:id="1811825560">
              <w:marLeft w:val="0"/>
              <w:marRight w:val="0"/>
              <w:marTop w:val="0"/>
              <w:marBottom w:val="0"/>
              <w:divBdr>
                <w:top w:val="none" w:sz="0" w:space="0" w:color="auto"/>
                <w:left w:val="none" w:sz="0" w:space="0" w:color="auto"/>
                <w:bottom w:val="none" w:sz="0" w:space="0" w:color="auto"/>
                <w:right w:val="none" w:sz="0" w:space="0" w:color="auto"/>
              </w:divBdr>
            </w:div>
            <w:div w:id="1265573148">
              <w:marLeft w:val="0"/>
              <w:marRight w:val="0"/>
              <w:marTop w:val="0"/>
              <w:marBottom w:val="0"/>
              <w:divBdr>
                <w:top w:val="none" w:sz="0" w:space="0" w:color="auto"/>
                <w:left w:val="none" w:sz="0" w:space="0" w:color="auto"/>
                <w:bottom w:val="none" w:sz="0" w:space="0" w:color="auto"/>
                <w:right w:val="none" w:sz="0" w:space="0" w:color="auto"/>
              </w:divBdr>
            </w:div>
            <w:div w:id="971592814">
              <w:marLeft w:val="0"/>
              <w:marRight w:val="0"/>
              <w:marTop w:val="0"/>
              <w:marBottom w:val="0"/>
              <w:divBdr>
                <w:top w:val="none" w:sz="0" w:space="0" w:color="auto"/>
                <w:left w:val="none" w:sz="0" w:space="0" w:color="auto"/>
                <w:bottom w:val="none" w:sz="0" w:space="0" w:color="auto"/>
                <w:right w:val="none" w:sz="0" w:space="0" w:color="auto"/>
              </w:divBdr>
            </w:div>
            <w:div w:id="594170222">
              <w:marLeft w:val="0"/>
              <w:marRight w:val="0"/>
              <w:marTop w:val="0"/>
              <w:marBottom w:val="0"/>
              <w:divBdr>
                <w:top w:val="none" w:sz="0" w:space="0" w:color="auto"/>
                <w:left w:val="none" w:sz="0" w:space="0" w:color="auto"/>
                <w:bottom w:val="none" w:sz="0" w:space="0" w:color="auto"/>
                <w:right w:val="none" w:sz="0" w:space="0" w:color="auto"/>
              </w:divBdr>
            </w:div>
            <w:div w:id="194734598">
              <w:marLeft w:val="0"/>
              <w:marRight w:val="0"/>
              <w:marTop w:val="0"/>
              <w:marBottom w:val="0"/>
              <w:divBdr>
                <w:top w:val="none" w:sz="0" w:space="0" w:color="auto"/>
                <w:left w:val="none" w:sz="0" w:space="0" w:color="auto"/>
                <w:bottom w:val="none" w:sz="0" w:space="0" w:color="auto"/>
                <w:right w:val="none" w:sz="0" w:space="0" w:color="auto"/>
              </w:divBdr>
            </w:div>
            <w:div w:id="410205042">
              <w:marLeft w:val="0"/>
              <w:marRight w:val="0"/>
              <w:marTop w:val="0"/>
              <w:marBottom w:val="0"/>
              <w:divBdr>
                <w:top w:val="none" w:sz="0" w:space="0" w:color="auto"/>
                <w:left w:val="none" w:sz="0" w:space="0" w:color="auto"/>
                <w:bottom w:val="none" w:sz="0" w:space="0" w:color="auto"/>
                <w:right w:val="none" w:sz="0" w:space="0" w:color="auto"/>
              </w:divBdr>
            </w:div>
            <w:div w:id="566770446">
              <w:marLeft w:val="0"/>
              <w:marRight w:val="0"/>
              <w:marTop w:val="0"/>
              <w:marBottom w:val="0"/>
              <w:divBdr>
                <w:top w:val="none" w:sz="0" w:space="0" w:color="auto"/>
                <w:left w:val="none" w:sz="0" w:space="0" w:color="auto"/>
                <w:bottom w:val="none" w:sz="0" w:space="0" w:color="auto"/>
                <w:right w:val="none" w:sz="0" w:space="0" w:color="auto"/>
              </w:divBdr>
              <w:divsChild>
                <w:div w:id="527184032">
                  <w:marLeft w:val="0"/>
                  <w:marRight w:val="0"/>
                  <w:marTop w:val="0"/>
                  <w:marBottom w:val="0"/>
                  <w:divBdr>
                    <w:top w:val="none" w:sz="0" w:space="0" w:color="auto"/>
                    <w:left w:val="none" w:sz="0" w:space="0" w:color="auto"/>
                    <w:bottom w:val="none" w:sz="0" w:space="0" w:color="auto"/>
                    <w:right w:val="none" w:sz="0" w:space="0" w:color="auto"/>
                  </w:divBdr>
                </w:div>
                <w:div w:id="2079087256">
                  <w:marLeft w:val="0"/>
                  <w:marRight w:val="0"/>
                  <w:marTop w:val="0"/>
                  <w:marBottom w:val="0"/>
                  <w:divBdr>
                    <w:top w:val="none" w:sz="0" w:space="0" w:color="auto"/>
                    <w:left w:val="none" w:sz="0" w:space="0" w:color="auto"/>
                    <w:bottom w:val="none" w:sz="0" w:space="0" w:color="auto"/>
                    <w:right w:val="none" w:sz="0" w:space="0" w:color="auto"/>
                  </w:divBdr>
                </w:div>
                <w:div w:id="153374078">
                  <w:marLeft w:val="0"/>
                  <w:marRight w:val="0"/>
                  <w:marTop w:val="0"/>
                  <w:marBottom w:val="0"/>
                  <w:divBdr>
                    <w:top w:val="none" w:sz="0" w:space="0" w:color="auto"/>
                    <w:left w:val="none" w:sz="0" w:space="0" w:color="auto"/>
                    <w:bottom w:val="none" w:sz="0" w:space="0" w:color="auto"/>
                    <w:right w:val="none" w:sz="0" w:space="0" w:color="auto"/>
                  </w:divBdr>
                </w:div>
                <w:div w:id="213589412">
                  <w:marLeft w:val="0"/>
                  <w:marRight w:val="0"/>
                  <w:marTop w:val="0"/>
                  <w:marBottom w:val="0"/>
                  <w:divBdr>
                    <w:top w:val="none" w:sz="0" w:space="0" w:color="auto"/>
                    <w:left w:val="none" w:sz="0" w:space="0" w:color="auto"/>
                    <w:bottom w:val="none" w:sz="0" w:space="0" w:color="auto"/>
                    <w:right w:val="none" w:sz="0" w:space="0" w:color="auto"/>
                  </w:divBdr>
                </w:div>
              </w:divsChild>
            </w:div>
            <w:div w:id="270943786">
              <w:marLeft w:val="0"/>
              <w:marRight w:val="0"/>
              <w:marTop w:val="0"/>
              <w:marBottom w:val="0"/>
              <w:divBdr>
                <w:top w:val="none" w:sz="0" w:space="0" w:color="auto"/>
                <w:left w:val="none" w:sz="0" w:space="0" w:color="auto"/>
                <w:bottom w:val="none" w:sz="0" w:space="0" w:color="auto"/>
                <w:right w:val="none" w:sz="0" w:space="0" w:color="auto"/>
              </w:divBdr>
            </w:div>
            <w:div w:id="1457944024">
              <w:marLeft w:val="0"/>
              <w:marRight w:val="0"/>
              <w:marTop w:val="0"/>
              <w:marBottom w:val="0"/>
              <w:divBdr>
                <w:top w:val="none" w:sz="0" w:space="0" w:color="auto"/>
                <w:left w:val="none" w:sz="0" w:space="0" w:color="auto"/>
                <w:bottom w:val="none" w:sz="0" w:space="0" w:color="auto"/>
                <w:right w:val="none" w:sz="0" w:space="0" w:color="auto"/>
              </w:divBdr>
            </w:div>
          </w:divsChild>
        </w:div>
        <w:div w:id="1556351641">
          <w:marLeft w:val="0"/>
          <w:marRight w:val="0"/>
          <w:marTop w:val="0"/>
          <w:marBottom w:val="0"/>
          <w:divBdr>
            <w:top w:val="none" w:sz="0" w:space="0" w:color="auto"/>
            <w:left w:val="none" w:sz="0" w:space="0" w:color="auto"/>
            <w:bottom w:val="none" w:sz="0" w:space="0" w:color="auto"/>
            <w:right w:val="none" w:sz="0" w:space="0" w:color="auto"/>
          </w:divBdr>
          <w:divsChild>
            <w:div w:id="778254249">
              <w:marLeft w:val="0"/>
              <w:marRight w:val="0"/>
              <w:marTop w:val="0"/>
              <w:marBottom w:val="0"/>
              <w:divBdr>
                <w:top w:val="none" w:sz="0" w:space="0" w:color="auto"/>
                <w:left w:val="none" w:sz="0" w:space="0" w:color="auto"/>
                <w:bottom w:val="none" w:sz="0" w:space="0" w:color="auto"/>
                <w:right w:val="none" w:sz="0" w:space="0" w:color="auto"/>
              </w:divBdr>
            </w:div>
            <w:div w:id="1703554282">
              <w:marLeft w:val="0"/>
              <w:marRight w:val="0"/>
              <w:marTop w:val="0"/>
              <w:marBottom w:val="0"/>
              <w:divBdr>
                <w:top w:val="none" w:sz="0" w:space="0" w:color="auto"/>
                <w:left w:val="none" w:sz="0" w:space="0" w:color="auto"/>
                <w:bottom w:val="none" w:sz="0" w:space="0" w:color="auto"/>
                <w:right w:val="none" w:sz="0" w:space="0" w:color="auto"/>
              </w:divBdr>
            </w:div>
            <w:div w:id="640384764">
              <w:marLeft w:val="0"/>
              <w:marRight w:val="0"/>
              <w:marTop w:val="0"/>
              <w:marBottom w:val="0"/>
              <w:divBdr>
                <w:top w:val="none" w:sz="0" w:space="0" w:color="auto"/>
                <w:left w:val="none" w:sz="0" w:space="0" w:color="auto"/>
                <w:bottom w:val="none" w:sz="0" w:space="0" w:color="auto"/>
                <w:right w:val="none" w:sz="0" w:space="0" w:color="auto"/>
              </w:divBdr>
            </w:div>
            <w:div w:id="1087535446">
              <w:marLeft w:val="0"/>
              <w:marRight w:val="0"/>
              <w:marTop w:val="0"/>
              <w:marBottom w:val="0"/>
              <w:divBdr>
                <w:top w:val="none" w:sz="0" w:space="0" w:color="auto"/>
                <w:left w:val="none" w:sz="0" w:space="0" w:color="auto"/>
                <w:bottom w:val="none" w:sz="0" w:space="0" w:color="auto"/>
                <w:right w:val="none" w:sz="0" w:space="0" w:color="auto"/>
              </w:divBdr>
            </w:div>
            <w:div w:id="245501934">
              <w:marLeft w:val="0"/>
              <w:marRight w:val="0"/>
              <w:marTop w:val="0"/>
              <w:marBottom w:val="0"/>
              <w:divBdr>
                <w:top w:val="none" w:sz="0" w:space="0" w:color="auto"/>
                <w:left w:val="none" w:sz="0" w:space="0" w:color="auto"/>
                <w:bottom w:val="none" w:sz="0" w:space="0" w:color="auto"/>
                <w:right w:val="none" w:sz="0" w:space="0" w:color="auto"/>
              </w:divBdr>
            </w:div>
            <w:div w:id="894195965">
              <w:marLeft w:val="0"/>
              <w:marRight w:val="0"/>
              <w:marTop w:val="0"/>
              <w:marBottom w:val="0"/>
              <w:divBdr>
                <w:top w:val="none" w:sz="0" w:space="0" w:color="auto"/>
                <w:left w:val="none" w:sz="0" w:space="0" w:color="auto"/>
                <w:bottom w:val="none" w:sz="0" w:space="0" w:color="auto"/>
                <w:right w:val="none" w:sz="0" w:space="0" w:color="auto"/>
              </w:divBdr>
            </w:div>
            <w:div w:id="8528817">
              <w:marLeft w:val="0"/>
              <w:marRight w:val="0"/>
              <w:marTop w:val="0"/>
              <w:marBottom w:val="0"/>
              <w:divBdr>
                <w:top w:val="none" w:sz="0" w:space="0" w:color="auto"/>
                <w:left w:val="none" w:sz="0" w:space="0" w:color="auto"/>
                <w:bottom w:val="none" w:sz="0" w:space="0" w:color="auto"/>
                <w:right w:val="none" w:sz="0" w:space="0" w:color="auto"/>
              </w:divBdr>
            </w:div>
            <w:div w:id="1276715055">
              <w:marLeft w:val="0"/>
              <w:marRight w:val="0"/>
              <w:marTop w:val="0"/>
              <w:marBottom w:val="0"/>
              <w:divBdr>
                <w:top w:val="none" w:sz="0" w:space="0" w:color="auto"/>
                <w:left w:val="none" w:sz="0" w:space="0" w:color="auto"/>
                <w:bottom w:val="none" w:sz="0" w:space="0" w:color="auto"/>
                <w:right w:val="none" w:sz="0" w:space="0" w:color="auto"/>
              </w:divBdr>
            </w:div>
            <w:div w:id="1072385285">
              <w:marLeft w:val="0"/>
              <w:marRight w:val="0"/>
              <w:marTop w:val="0"/>
              <w:marBottom w:val="0"/>
              <w:divBdr>
                <w:top w:val="none" w:sz="0" w:space="0" w:color="auto"/>
                <w:left w:val="none" w:sz="0" w:space="0" w:color="auto"/>
                <w:bottom w:val="none" w:sz="0" w:space="0" w:color="auto"/>
                <w:right w:val="none" w:sz="0" w:space="0" w:color="auto"/>
              </w:divBdr>
            </w:div>
            <w:div w:id="1428111544">
              <w:marLeft w:val="0"/>
              <w:marRight w:val="0"/>
              <w:marTop w:val="0"/>
              <w:marBottom w:val="0"/>
              <w:divBdr>
                <w:top w:val="none" w:sz="0" w:space="0" w:color="auto"/>
                <w:left w:val="none" w:sz="0" w:space="0" w:color="auto"/>
                <w:bottom w:val="none" w:sz="0" w:space="0" w:color="auto"/>
                <w:right w:val="none" w:sz="0" w:space="0" w:color="auto"/>
              </w:divBdr>
            </w:div>
            <w:div w:id="1702323203">
              <w:marLeft w:val="0"/>
              <w:marRight w:val="0"/>
              <w:marTop w:val="0"/>
              <w:marBottom w:val="0"/>
              <w:divBdr>
                <w:top w:val="none" w:sz="0" w:space="0" w:color="auto"/>
                <w:left w:val="none" w:sz="0" w:space="0" w:color="auto"/>
                <w:bottom w:val="none" w:sz="0" w:space="0" w:color="auto"/>
                <w:right w:val="none" w:sz="0" w:space="0" w:color="auto"/>
              </w:divBdr>
            </w:div>
            <w:div w:id="2086299414">
              <w:marLeft w:val="0"/>
              <w:marRight w:val="0"/>
              <w:marTop w:val="0"/>
              <w:marBottom w:val="0"/>
              <w:divBdr>
                <w:top w:val="none" w:sz="0" w:space="0" w:color="auto"/>
                <w:left w:val="none" w:sz="0" w:space="0" w:color="auto"/>
                <w:bottom w:val="none" w:sz="0" w:space="0" w:color="auto"/>
                <w:right w:val="none" w:sz="0" w:space="0" w:color="auto"/>
              </w:divBdr>
            </w:div>
          </w:divsChild>
        </w:div>
        <w:div w:id="85814112">
          <w:marLeft w:val="0"/>
          <w:marRight w:val="0"/>
          <w:marTop w:val="0"/>
          <w:marBottom w:val="0"/>
          <w:divBdr>
            <w:top w:val="none" w:sz="0" w:space="0" w:color="auto"/>
            <w:left w:val="none" w:sz="0" w:space="0" w:color="auto"/>
            <w:bottom w:val="none" w:sz="0" w:space="0" w:color="auto"/>
            <w:right w:val="none" w:sz="0" w:space="0" w:color="auto"/>
          </w:divBdr>
          <w:divsChild>
            <w:div w:id="631980365">
              <w:marLeft w:val="0"/>
              <w:marRight w:val="0"/>
              <w:marTop w:val="0"/>
              <w:marBottom w:val="0"/>
              <w:divBdr>
                <w:top w:val="none" w:sz="0" w:space="0" w:color="auto"/>
                <w:left w:val="none" w:sz="0" w:space="0" w:color="auto"/>
                <w:bottom w:val="none" w:sz="0" w:space="0" w:color="auto"/>
                <w:right w:val="none" w:sz="0" w:space="0" w:color="auto"/>
              </w:divBdr>
            </w:div>
            <w:div w:id="1044792514">
              <w:marLeft w:val="0"/>
              <w:marRight w:val="0"/>
              <w:marTop w:val="0"/>
              <w:marBottom w:val="0"/>
              <w:divBdr>
                <w:top w:val="none" w:sz="0" w:space="0" w:color="auto"/>
                <w:left w:val="none" w:sz="0" w:space="0" w:color="auto"/>
                <w:bottom w:val="none" w:sz="0" w:space="0" w:color="auto"/>
                <w:right w:val="none" w:sz="0" w:space="0" w:color="auto"/>
              </w:divBdr>
            </w:div>
            <w:div w:id="1698118569">
              <w:marLeft w:val="0"/>
              <w:marRight w:val="0"/>
              <w:marTop w:val="0"/>
              <w:marBottom w:val="0"/>
              <w:divBdr>
                <w:top w:val="none" w:sz="0" w:space="0" w:color="auto"/>
                <w:left w:val="none" w:sz="0" w:space="0" w:color="auto"/>
                <w:bottom w:val="none" w:sz="0" w:space="0" w:color="auto"/>
                <w:right w:val="none" w:sz="0" w:space="0" w:color="auto"/>
              </w:divBdr>
            </w:div>
            <w:div w:id="1593706225">
              <w:marLeft w:val="0"/>
              <w:marRight w:val="0"/>
              <w:marTop w:val="0"/>
              <w:marBottom w:val="0"/>
              <w:divBdr>
                <w:top w:val="none" w:sz="0" w:space="0" w:color="auto"/>
                <w:left w:val="none" w:sz="0" w:space="0" w:color="auto"/>
                <w:bottom w:val="none" w:sz="0" w:space="0" w:color="auto"/>
                <w:right w:val="none" w:sz="0" w:space="0" w:color="auto"/>
              </w:divBdr>
            </w:div>
            <w:div w:id="1371566303">
              <w:marLeft w:val="0"/>
              <w:marRight w:val="0"/>
              <w:marTop w:val="0"/>
              <w:marBottom w:val="0"/>
              <w:divBdr>
                <w:top w:val="none" w:sz="0" w:space="0" w:color="auto"/>
                <w:left w:val="none" w:sz="0" w:space="0" w:color="auto"/>
                <w:bottom w:val="none" w:sz="0" w:space="0" w:color="auto"/>
                <w:right w:val="none" w:sz="0" w:space="0" w:color="auto"/>
              </w:divBdr>
            </w:div>
            <w:div w:id="841357940">
              <w:marLeft w:val="0"/>
              <w:marRight w:val="0"/>
              <w:marTop w:val="0"/>
              <w:marBottom w:val="0"/>
              <w:divBdr>
                <w:top w:val="none" w:sz="0" w:space="0" w:color="auto"/>
                <w:left w:val="none" w:sz="0" w:space="0" w:color="auto"/>
                <w:bottom w:val="none" w:sz="0" w:space="0" w:color="auto"/>
                <w:right w:val="none" w:sz="0" w:space="0" w:color="auto"/>
              </w:divBdr>
            </w:div>
            <w:div w:id="1678145178">
              <w:marLeft w:val="0"/>
              <w:marRight w:val="0"/>
              <w:marTop w:val="0"/>
              <w:marBottom w:val="0"/>
              <w:divBdr>
                <w:top w:val="none" w:sz="0" w:space="0" w:color="auto"/>
                <w:left w:val="none" w:sz="0" w:space="0" w:color="auto"/>
                <w:bottom w:val="none" w:sz="0" w:space="0" w:color="auto"/>
                <w:right w:val="none" w:sz="0" w:space="0" w:color="auto"/>
              </w:divBdr>
            </w:div>
            <w:div w:id="286935621">
              <w:marLeft w:val="0"/>
              <w:marRight w:val="0"/>
              <w:marTop w:val="0"/>
              <w:marBottom w:val="0"/>
              <w:divBdr>
                <w:top w:val="none" w:sz="0" w:space="0" w:color="auto"/>
                <w:left w:val="none" w:sz="0" w:space="0" w:color="auto"/>
                <w:bottom w:val="none" w:sz="0" w:space="0" w:color="auto"/>
                <w:right w:val="none" w:sz="0" w:space="0" w:color="auto"/>
              </w:divBdr>
            </w:div>
            <w:div w:id="1683315207">
              <w:marLeft w:val="0"/>
              <w:marRight w:val="0"/>
              <w:marTop w:val="0"/>
              <w:marBottom w:val="0"/>
              <w:divBdr>
                <w:top w:val="none" w:sz="0" w:space="0" w:color="auto"/>
                <w:left w:val="none" w:sz="0" w:space="0" w:color="auto"/>
                <w:bottom w:val="none" w:sz="0" w:space="0" w:color="auto"/>
                <w:right w:val="none" w:sz="0" w:space="0" w:color="auto"/>
              </w:divBdr>
            </w:div>
            <w:div w:id="1861770965">
              <w:marLeft w:val="0"/>
              <w:marRight w:val="0"/>
              <w:marTop w:val="0"/>
              <w:marBottom w:val="0"/>
              <w:divBdr>
                <w:top w:val="none" w:sz="0" w:space="0" w:color="auto"/>
                <w:left w:val="none" w:sz="0" w:space="0" w:color="auto"/>
                <w:bottom w:val="none" w:sz="0" w:space="0" w:color="auto"/>
                <w:right w:val="none" w:sz="0" w:space="0" w:color="auto"/>
              </w:divBdr>
            </w:div>
            <w:div w:id="1218934230">
              <w:marLeft w:val="0"/>
              <w:marRight w:val="0"/>
              <w:marTop w:val="0"/>
              <w:marBottom w:val="0"/>
              <w:divBdr>
                <w:top w:val="none" w:sz="0" w:space="0" w:color="auto"/>
                <w:left w:val="none" w:sz="0" w:space="0" w:color="auto"/>
                <w:bottom w:val="none" w:sz="0" w:space="0" w:color="auto"/>
                <w:right w:val="none" w:sz="0" w:space="0" w:color="auto"/>
              </w:divBdr>
            </w:div>
            <w:div w:id="968902657">
              <w:marLeft w:val="0"/>
              <w:marRight w:val="0"/>
              <w:marTop w:val="0"/>
              <w:marBottom w:val="0"/>
              <w:divBdr>
                <w:top w:val="none" w:sz="0" w:space="0" w:color="auto"/>
                <w:left w:val="none" w:sz="0" w:space="0" w:color="auto"/>
                <w:bottom w:val="none" w:sz="0" w:space="0" w:color="auto"/>
                <w:right w:val="none" w:sz="0" w:space="0" w:color="auto"/>
              </w:divBdr>
            </w:div>
            <w:div w:id="1660889947">
              <w:marLeft w:val="0"/>
              <w:marRight w:val="0"/>
              <w:marTop w:val="0"/>
              <w:marBottom w:val="0"/>
              <w:divBdr>
                <w:top w:val="none" w:sz="0" w:space="0" w:color="auto"/>
                <w:left w:val="none" w:sz="0" w:space="0" w:color="auto"/>
                <w:bottom w:val="none" w:sz="0" w:space="0" w:color="auto"/>
                <w:right w:val="none" w:sz="0" w:space="0" w:color="auto"/>
              </w:divBdr>
            </w:div>
            <w:div w:id="1197691582">
              <w:marLeft w:val="0"/>
              <w:marRight w:val="0"/>
              <w:marTop w:val="0"/>
              <w:marBottom w:val="0"/>
              <w:divBdr>
                <w:top w:val="none" w:sz="0" w:space="0" w:color="auto"/>
                <w:left w:val="none" w:sz="0" w:space="0" w:color="auto"/>
                <w:bottom w:val="none" w:sz="0" w:space="0" w:color="auto"/>
                <w:right w:val="none" w:sz="0" w:space="0" w:color="auto"/>
              </w:divBdr>
            </w:div>
            <w:div w:id="1884100176">
              <w:marLeft w:val="0"/>
              <w:marRight w:val="0"/>
              <w:marTop w:val="0"/>
              <w:marBottom w:val="0"/>
              <w:divBdr>
                <w:top w:val="none" w:sz="0" w:space="0" w:color="auto"/>
                <w:left w:val="none" w:sz="0" w:space="0" w:color="auto"/>
                <w:bottom w:val="none" w:sz="0" w:space="0" w:color="auto"/>
                <w:right w:val="none" w:sz="0" w:space="0" w:color="auto"/>
              </w:divBdr>
            </w:div>
            <w:div w:id="85465990">
              <w:marLeft w:val="0"/>
              <w:marRight w:val="0"/>
              <w:marTop w:val="0"/>
              <w:marBottom w:val="0"/>
              <w:divBdr>
                <w:top w:val="none" w:sz="0" w:space="0" w:color="auto"/>
                <w:left w:val="none" w:sz="0" w:space="0" w:color="auto"/>
                <w:bottom w:val="none" w:sz="0" w:space="0" w:color="auto"/>
                <w:right w:val="none" w:sz="0" w:space="0" w:color="auto"/>
              </w:divBdr>
            </w:div>
            <w:div w:id="1965697603">
              <w:marLeft w:val="0"/>
              <w:marRight w:val="0"/>
              <w:marTop w:val="0"/>
              <w:marBottom w:val="0"/>
              <w:divBdr>
                <w:top w:val="none" w:sz="0" w:space="0" w:color="auto"/>
                <w:left w:val="none" w:sz="0" w:space="0" w:color="auto"/>
                <w:bottom w:val="none" w:sz="0" w:space="0" w:color="auto"/>
                <w:right w:val="none" w:sz="0" w:space="0" w:color="auto"/>
              </w:divBdr>
            </w:div>
            <w:div w:id="1936018730">
              <w:marLeft w:val="0"/>
              <w:marRight w:val="0"/>
              <w:marTop w:val="0"/>
              <w:marBottom w:val="0"/>
              <w:divBdr>
                <w:top w:val="none" w:sz="0" w:space="0" w:color="auto"/>
                <w:left w:val="none" w:sz="0" w:space="0" w:color="auto"/>
                <w:bottom w:val="none" w:sz="0" w:space="0" w:color="auto"/>
                <w:right w:val="none" w:sz="0" w:space="0" w:color="auto"/>
              </w:divBdr>
            </w:div>
            <w:div w:id="1515919048">
              <w:marLeft w:val="0"/>
              <w:marRight w:val="0"/>
              <w:marTop w:val="0"/>
              <w:marBottom w:val="0"/>
              <w:divBdr>
                <w:top w:val="none" w:sz="0" w:space="0" w:color="auto"/>
                <w:left w:val="none" w:sz="0" w:space="0" w:color="auto"/>
                <w:bottom w:val="none" w:sz="0" w:space="0" w:color="auto"/>
                <w:right w:val="none" w:sz="0" w:space="0" w:color="auto"/>
              </w:divBdr>
            </w:div>
            <w:div w:id="2080907592">
              <w:marLeft w:val="0"/>
              <w:marRight w:val="0"/>
              <w:marTop w:val="0"/>
              <w:marBottom w:val="0"/>
              <w:divBdr>
                <w:top w:val="none" w:sz="0" w:space="0" w:color="auto"/>
                <w:left w:val="none" w:sz="0" w:space="0" w:color="auto"/>
                <w:bottom w:val="none" w:sz="0" w:space="0" w:color="auto"/>
                <w:right w:val="none" w:sz="0" w:space="0" w:color="auto"/>
              </w:divBdr>
            </w:div>
            <w:div w:id="1455757881">
              <w:marLeft w:val="0"/>
              <w:marRight w:val="0"/>
              <w:marTop w:val="0"/>
              <w:marBottom w:val="0"/>
              <w:divBdr>
                <w:top w:val="none" w:sz="0" w:space="0" w:color="auto"/>
                <w:left w:val="none" w:sz="0" w:space="0" w:color="auto"/>
                <w:bottom w:val="none" w:sz="0" w:space="0" w:color="auto"/>
                <w:right w:val="none" w:sz="0" w:space="0" w:color="auto"/>
              </w:divBdr>
            </w:div>
            <w:div w:id="492182377">
              <w:marLeft w:val="0"/>
              <w:marRight w:val="0"/>
              <w:marTop w:val="0"/>
              <w:marBottom w:val="0"/>
              <w:divBdr>
                <w:top w:val="none" w:sz="0" w:space="0" w:color="auto"/>
                <w:left w:val="none" w:sz="0" w:space="0" w:color="auto"/>
                <w:bottom w:val="none" w:sz="0" w:space="0" w:color="auto"/>
                <w:right w:val="none" w:sz="0" w:space="0" w:color="auto"/>
              </w:divBdr>
            </w:div>
            <w:div w:id="149449470">
              <w:marLeft w:val="0"/>
              <w:marRight w:val="0"/>
              <w:marTop w:val="0"/>
              <w:marBottom w:val="0"/>
              <w:divBdr>
                <w:top w:val="none" w:sz="0" w:space="0" w:color="auto"/>
                <w:left w:val="none" w:sz="0" w:space="0" w:color="auto"/>
                <w:bottom w:val="none" w:sz="0" w:space="0" w:color="auto"/>
                <w:right w:val="none" w:sz="0" w:space="0" w:color="auto"/>
              </w:divBdr>
            </w:div>
            <w:div w:id="1095900602">
              <w:marLeft w:val="0"/>
              <w:marRight w:val="0"/>
              <w:marTop w:val="0"/>
              <w:marBottom w:val="0"/>
              <w:divBdr>
                <w:top w:val="none" w:sz="0" w:space="0" w:color="auto"/>
                <w:left w:val="none" w:sz="0" w:space="0" w:color="auto"/>
                <w:bottom w:val="none" w:sz="0" w:space="0" w:color="auto"/>
                <w:right w:val="none" w:sz="0" w:space="0" w:color="auto"/>
              </w:divBdr>
            </w:div>
            <w:div w:id="2039890314">
              <w:marLeft w:val="0"/>
              <w:marRight w:val="0"/>
              <w:marTop w:val="0"/>
              <w:marBottom w:val="0"/>
              <w:divBdr>
                <w:top w:val="none" w:sz="0" w:space="0" w:color="auto"/>
                <w:left w:val="none" w:sz="0" w:space="0" w:color="auto"/>
                <w:bottom w:val="none" w:sz="0" w:space="0" w:color="auto"/>
                <w:right w:val="none" w:sz="0" w:space="0" w:color="auto"/>
              </w:divBdr>
            </w:div>
            <w:div w:id="1775782664">
              <w:marLeft w:val="0"/>
              <w:marRight w:val="0"/>
              <w:marTop w:val="0"/>
              <w:marBottom w:val="0"/>
              <w:divBdr>
                <w:top w:val="none" w:sz="0" w:space="0" w:color="auto"/>
                <w:left w:val="none" w:sz="0" w:space="0" w:color="auto"/>
                <w:bottom w:val="none" w:sz="0" w:space="0" w:color="auto"/>
                <w:right w:val="none" w:sz="0" w:space="0" w:color="auto"/>
              </w:divBdr>
            </w:div>
            <w:div w:id="122577141">
              <w:marLeft w:val="0"/>
              <w:marRight w:val="0"/>
              <w:marTop w:val="0"/>
              <w:marBottom w:val="0"/>
              <w:divBdr>
                <w:top w:val="none" w:sz="0" w:space="0" w:color="auto"/>
                <w:left w:val="none" w:sz="0" w:space="0" w:color="auto"/>
                <w:bottom w:val="none" w:sz="0" w:space="0" w:color="auto"/>
                <w:right w:val="none" w:sz="0" w:space="0" w:color="auto"/>
              </w:divBdr>
            </w:div>
            <w:div w:id="777025741">
              <w:marLeft w:val="0"/>
              <w:marRight w:val="0"/>
              <w:marTop w:val="0"/>
              <w:marBottom w:val="0"/>
              <w:divBdr>
                <w:top w:val="none" w:sz="0" w:space="0" w:color="auto"/>
                <w:left w:val="none" w:sz="0" w:space="0" w:color="auto"/>
                <w:bottom w:val="none" w:sz="0" w:space="0" w:color="auto"/>
                <w:right w:val="none" w:sz="0" w:space="0" w:color="auto"/>
              </w:divBdr>
            </w:div>
            <w:div w:id="1929921505">
              <w:marLeft w:val="0"/>
              <w:marRight w:val="0"/>
              <w:marTop w:val="0"/>
              <w:marBottom w:val="0"/>
              <w:divBdr>
                <w:top w:val="none" w:sz="0" w:space="0" w:color="auto"/>
                <w:left w:val="none" w:sz="0" w:space="0" w:color="auto"/>
                <w:bottom w:val="none" w:sz="0" w:space="0" w:color="auto"/>
                <w:right w:val="none" w:sz="0" w:space="0" w:color="auto"/>
              </w:divBdr>
            </w:div>
            <w:div w:id="629744415">
              <w:marLeft w:val="0"/>
              <w:marRight w:val="0"/>
              <w:marTop w:val="0"/>
              <w:marBottom w:val="0"/>
              <w:divBdr>
                <w:top w:val="none" w:sz="0" w:space="0" w:color="auto"/>
                <w:left w:val="none" w:sz="0" w:space="0" w:color="auto"/>
                <w:bottom w:val="none" w:sz="0" w:space="0" w:color="auto"/>
                <w:right w:val="none" w:sz="0" w:space="0" w:color="auto"/>
              </w:divBdr>
            </w:div>
            <w:div w:id="1540512747">
              <w:marLeft w:val="0"/>
              <w:marRight w:val="0"/>
              <w:marTop w:val="0"/>
              <w:marBottom w:val="0"/>
              <w:divBdr>
                <w:top w:val="none" w:sz="0" w:space="0" w:color="auto"/>
                <w:left w:val="none" w:sz="0" w:space="0" w:color="auto"/>
                <w:bottom w:val="none" w:sz="0" w:space="0" w:color="auto"/>
                <w:right w:val="none" w:sz="0" w:space="0" w:color="auto"/>
              </w:divBdr>
            </w:div>
            <w:div w:id="1684241408">
              <w:marLeft w:val="0"/>
              <w:marRight w:val="0"/>
              <w:marTop w:val="0"/>
              <w:marBottom w:val="0"/>
              <w:divBdr>
                <w:top w:val="none" w:sz="0" w:space="0" w:color="auto"/>
                <w:left w:val="none" w:sz="0" w:space="0" w:color="auto"/>
                <w:bottom w:val="none" w:sz="0" w:space="0" w:color="auto"/>
                <w:right w:val="none" w:sz="0" w:space="0" w:color="auto"/>
              </w:divBdr>
            </w:div>
            <w:div w:id="885947136">
              <w:marLeft w:val="0"/>
              <w:marRight w:val="0"/>
              <w:marTop w:val="0"/>
              <w:marBottom w:val="0"/>
              <w:divBdr>
                <w:top w:val="none" w:sz="0" w:space="0" w:color="auto"/>
                <w:left w:val="none" w:sz="0" w:space="0" w:color="auto"/>
                <w:bottom w:val="none" w:sz="0" w:space="0" w:color="auto"/>
                <w:right w:val="none" w:sz="0" w:space="0" w:color="auto"/>
              </w:divBdr>
            </w:div>
            <w:div w:id="1289820829">
              <w:marLeft w:val="0"/>
              <w:marRight w:val="0"/>
              <w:marTop w:val="0"/>
              <w:marBottom w:val="0"/>
              <w:divBdr>
                <w:top w:val="none" w:sz="0" w:space="0" w:color="auto"/>
                <w:left w:val="none" w:sz="0" w:space="0" w:color="auto"/>
                <w:bottom w:val="none" w:sz="0" w:space="0" w:color="auto"/>
                <w:right w:val="none" w:sz="0" w:space="0" w:color="auto"/>
              </w:divBdr>
            </w:div>
            <w:div w:id="431048303">
              <w:marLeft w:val="0"/>
              <w:marRight w:val="0"/>
              <w:marTop w:val="0"/>
              <w:marBottom w:val="0"/>
              <w:divBdr>
                <w:top w:val="none" w:sz="0" w:space="0" w:color="auto"/>
                <w:left w:val="none" w:sz="0" w:space="0" w:color="auto"/>
                <w:bottom w:val="none" w:sz="0" w:space="0" w:color="auto"/>
                <w:right w:val="none" w:sz="0" w:space="0" w:color="auto"/>
              </w:divBdr>
            </w:div>
            <w:div w:id="541750770">
              <w:marLeft w:val="0"/>
              <w:marRight w:val="0"/>
              <w:marTop w:val="0"/>
              <w:marBottom w:val="0"/>
              <w:divBdr>
                <w:top w:val="none" w:sz="0" w:space="0" w:color="auto"/>
                <w:left w:val="none" w:sz="0" w:space="0" w:color="auto"/>
                <w:bottom w:val="none" w:sz="0" w:space="0" w:color="auto"/>
                <w:right w:val="none" w:sz="0" w:space="0" w:color="auto"/>
              </w:divBdr>
            </w:div>
            <w:div w:id="2087653769">
              <w:marLeft w:val="0"/>
              <w:marRight w:val="0"/>
              <w:marTop w:val="0"/>
              <w:marBottom w:val="0"/>
              <w:divBdr>
                <w:top w:val="none" w:sz="0" w:space="0" w:color="auto"/>
                <w:left w:val="none" w:sz="0" w:space="0" w:color="auto"/>
                <w:bottom w:val="none" w:sz="0" w:space="0" w:color="auto"/>
                <w:right w:val="none" w:sz="0" w:space="0" w:color="auto"/>
              </w:divBdr>
            </w:div>
            <w:div w:id="977496106">
              <w:marLeft w:val="0"/>
              <w:marRight w:val="0"/>
              <w:marTop w:val="0"/>
              <w:marBottom w:val="0"/>
              <w:divBdr>
                <w:top w:val="none" w:sz="0" w:space="0" w:color="auto"/>
                <w:left w:val="none" w:sz="0" w:space="0" w:color="auto"/>
                <w:bottom w:val="none" w:sz="0" w:space="0" w:color="auto"/>
                <w:right w:val="none" w:sz="0" w:space="0" w:color="auto"/>
              </w:divBdr>
            </w:div>
            <w:div w:id="1218779837">
              <w:marLeft w:val="0"/>
              <w:marRight w:val="0"/>
              <w:marTop w:val="0"/>
              <w:marBottom w:val="0"/>
              <w:divBdr>
                <w:top w:val="none" w:sz="0" w:space="0" w:color="auto"/>
                <w:left w:val="none" w:sz="0" w:space="0" w:color="auto"/>
                <w:bottom w:val="none" w:sz="0" w:space="0" w:color="auto"/>
                <w:right w:val="none" w:sz="0" w:space="0" w:color="auto"/>
              </w:divBdr>
            </w:div>
            <w:div w:id="1518274005">
              <w:marLeft w:val="0"/>
              <w:marRight w:val="0"/>
              <w:marTop w:val="0"/>
              <w:marBottom w:val="0"/>
              <w:divBdr>
                <w:top w:val="none" w:sz="0" w:space="0" w:color="auto"/>
                <w:left w:val="none" w:sz="0" w:space="0" w:color="auto"/>
                <w:bottom w:val="none" w:sz="0" w:space="0" w:color="auto"/>
                <w:right w:val="none" w:sz="0" w:space="0" w:color="auto"/>
              </w:divBdr>
            </w:div>
            <w:div w:id="1227451804">
              <w:marLeft w:val="0"/>
              <w:marRight w:val="0"/>
              <w:marTop w:val="0"/>
              <w:marBottom w:val="0"/>
              <w:divBdr>
                <w:top w:val="none" w:sz="0" w:space="0" w:color="auto"/>
                <w:left w:val="none" w:sz="0" w:space="0" w:color="auto"/>
                <w:bottom w:val="none" w:sz="0" w:space="0" w:color="auto"/>
                <w:right w:val="none" w:sz="0" w:space="0" w:color="auto"/>
              </w:divBdr>
            </w:div>
            <w:div w:id="730075002">
              <w:marLeft w:val="0"/>
              <w:marRight w:val="0"/>
              <w:marTop w:val="0"/>
              <w:marBottom w:val="0"/>
              <w:divBdr>
                <w:top w:val="none" w:sz="0" w:space="0" w:color="auto"/>
                <w:left w:val="none" w:sz="0" w:space="0" w:color="auto"/>
                <w:bottom w:val="none" w:sz="0" w:space="0" w:color="auto"/>
                <w:right w:val="none" w:sz="0" w:space="0" w:color="auto"/>
              </w:divBdr>
            </w:div>
            <w:div w:id="1014261935">
              <w:marLeft w:val="0"/>
              <w:marRight w:val="0"/>
              <w:marTop w:val="0"/>
              <w:marBottom w:val="0"/>
              <w:divBdr>
                <w:top w:val="none" w:sz="0" w:space="0" w:color="auto"/>
                <w:left w:val="none" w:sz="0" w:space="0" w:color="auto"/>
                <w:bottom w:val="none" w:sz="0" w:space="0" w:color="auto"/>
                <w:right w:val="none" w:sz="0" w:space="0" w:color="auto"/>
              </w:divBdr>
            </w:div>
            <w:div w:id="994992400">
              <w:marLeft w:val="0"/>
              <w:marRight w:val="0"/>
              <w:marTop w:val="0"/>
              <w:marBottom w:val="0"/>
              <w:divBdr>
                <w:top w:val="none" w:sz="0" w:space="0" w:color="auto"/>
                <w:left w:val="none" w:sz="0" w:space="0" w:color="auto"/>
                <w:bottom w:val="none" w:sz="0" w:space="0" w:color="auto"/>
                <w:right w:val="none" w:sz="0" w:space="0" w:color="auto"/>
              </w:divBdr>
            </w:div>
            <w:div w:id="1218400829">
              <w:marLeft w:val="0"/>
              <w:marRight w:val="0"/>
              <w:marTop w:val="0"/>
              <w:marBottom w:val="0"/>
              <w:divBdr>
                <w:top w:val="none" w:sz="0" w:space="0" w:color="auto"/>
                <w:left w:val="none" w:sz="0" w:space="0" w:color="auto"/>
                <w:bottom w:val="none" w:sz="0" w:space="0" w:color="auto"/>
                <w:right w:val="none" w:sz="0" w:space="0" w:color="auto"/>
              </w:divBdr>
            </w:div>
            <w:div w:id="2091585161">
              <w:marLeft w:val="0"/>
              <w:marRight w:val="0"/>
              <w:marTop w:val="0"/>
              <w:marBottom w:val="0"/>
              <w:divBdr>
                <w:top w:val="none" w:sz="0" w:space="0" w:color="auto"/>
                <w:left w:val="none" w:sz="0" w:space="0" w:color="auto"/>
                <w:bottom w:val="none" w:sz="0" w:space="0" w:color="auto"/>
                <w:right w:val="none" w:sz="0" w:space="0" w:color="auto"/>
              </w:divBdr>
            </w:div>
            <w:div w:id="598173290">
              <w:marLeft w:val="0"/>
              <w:marRight w:val="0"/>
              <w:marTop w:val="0"/>
              <w:marBottom w:val="0"/>
              <w:divBdr>
                <w:top w:val="none" w:sz="0" w:space="0" w:color="auto"/>
                <w:left w:val="none" w:sz="0" w:space="0" w:color="auto"/>
                <w:bottom w:val="none" w:sz="0" w:space="0" w:color="auto"/>
                <w:right w:val="none" w:sz="0" w:space="0" w:color="auto"/>
              </w:divBdr>
            </w:div>
            <w:div w:id="622007530">
              <w:marLeft w:val="0"/>
              <w:marRight w:val="0"/>
              <w:marTop w:val="0"/>
              <w:marBottom w:val="0"/>
              <w:divBdr>
                <w:top w:val="none" w:sz="0" w:space="0" w:color="auto"/>
                <w:left w:val="none" w:sz="0" w:space="0" w:color="auto"/>
                <w:bottom w:val="none" w:sz="0" w:space="0" w:color="auto"/>
                <w:right w:val="none" w:sz="0" w:space="0" w:color="auto"/>
              </w:divBdr>
            </w:div>
            <w:div w:id="1560558050">
              <w:marLeft w:val="0"/>
              <w:marRight w:val="0"/>
              <w:marTop w:val="0"/>
              <w:marBottom w:val="0"/>
              <w:divBdr>
                <w:top w:val="none" w:sz="0" w:space="0" w:color="auto"/>
                <w:left w:val="none" w:sz="0" w:space="0" w:color="auto"/>
                <w:bottom w:val="none" w:sz="0" w:space="0" w:color="auto"/>
                <w:right w:val="none" w:sz="0" w:space="0" w:color="auto"/>
              </w:divBdr>
            </w:div>
            <w:div w:id="853769207">
              <w:marLeft w:val="0"/>
              <w:marRight w:val="0"/>
              <w:marTop w:val="0"/>
              <w:marBottom w:val="0"/>
              <w:divBdr>
                <w:top w:val="none" w:sz="0" w:space="0" w:color="auto"/>
                <w:left w:val="none" w:sz="0" w:space="0" w:color="auto"/>
                <w:bottom w:val="none" w:sz="0" w:space="0" w:color="auto"/>
                <w:right w:val="none" w:sz="0" w:space="0" w:color="auto"/>
              </w:divBdr>
            </w:div>
            <w:div w:id="1425109936">
              <w:marLeft w:val="0"/>
              <w:marRight w:val="0"/>
              <w:marTop w:val="0"/>
              <w:marBottom w:val="0"/>
              <w:divBdr>
                <w:top w:val="none" w:sz="0" w:space="0" w:color="auto"/>
                <w:left w:val="none" w:sz="0" w:space="0" w:color="auto"/>
                <w:bottom w:val="none" w:sz="0" w:space="0" w:color="auto"/>
                <w:right w:val="none" w:sz="0" w:space="0" w:color="auto"/>
              </w:divBdr>
            </w:div>
            <w:div w:id="1676804129">
              <w:marLeft w:val="0"/>
              <w:marRight w:val="0"/>
              <w:marTop w:val="0"/>
              <w:marBottom w:val="0"/>
              <w:divBdr>
                <w:top w:val="none" w:sz="0" w:space="0" w:color="auto"/>
                <w:left w:val="none" w:sz="0" w:space="0" w:color="auto"/>
                <w:bottom w:val="none" w:sz="0" w:space="0" w:color="auto"/>
                <w:right w:val="none" w:sz="0" w:space="0" w:color="auto"/>
              </w:divBdr>
            </w:div>
            <w:div w:id="1892686992">
              <w:marLeft w:val="0"/>
              <w:marRight w:val="0"/>
              <w:marTop w:val="0"/>
              <w:marBottom w:val="0"/>
              <w:divBdr>
                <w:top w:val="none" w:sz="0" w:space="0" w:color="auto"/>
                <w:left w:val="none" w:sz="0" w:space="0" w:color="auto"/>
                <w:bottom w:val="none" w:sz="0" w:space="0" w:color="auto"/>
                <w:right w:val="none" w:sz="0" w:space="0" w:color="auto"/>
              </w:divBdr>
            </w:div>
            <w:div w:id="1579552668">
              <w:marLeft w:val="0"/>
              <w:marRight w:val="0"/>
              <w:marTop w:val="0"/>
              <w:marBottom w:val="0"/>
              <w:divBdr>
                <w:top w:val="none" w:sz="0" w:space="0" w:color="auto"/>
                <w:left w:val="none" w:sz="0" w:space="0" w:color="auto"/>
                <w:bottom w:val="none" w:sz="0" w:space="0" w:color="auto"/>
                <w:right w:val="none" w:sz="0" w:space="0" w:color="auto"/>
              </w:divBdr>
            </w:div>
            <w:div w:id="1493714419">
              <w:marLeft w:val="0"/>
              <w:marRight w:val="0"/>
              <w:marTop w:val="0"/>
              <w:marBottom w:val="0"/>
              <w:divBdr>
                <w:top w:val="none" w:sz="0" w:space="0" w:color="auto"/>
                <w:left w:val="none" w:sz="0" w:space="0" w:color="auto"/>
                <w:bottom w:val="none" w:sz="0" w:space="0" w:color="auto"/>
                <w:right w:val="none" w:sz="0" w:space="0" w:color="auto"/>
              </w:divBdr>
            </w:div>
            <w:div w:id="368528086">
              <w:marLeft w:val="0"/>
              <w:marRight w:val="0"/>
              <w:marTop w:val="0"/>
              <w:marBottom w:val="0"/>
              <w:divBdr>
                <w:top w:val="none" w:sz="0" w:space="0" w:color="auto"/>
                <w:left w:val="none" w:sz="0" w:space="0" w:color="auto"/>
                <w:bottom w:val="none" w:sz="0" w:space="0" w:color="auto"/>
                <w:right w:val="none" w:sz="0" w:space="0" w:color="auto"/>
              </w:divBdr>
            </w:div>
            <w:div w:id="172955767">
              <w:marLeft w:val="0"/>
              <w:marRight w:val="0"/>
              <w:marTop w:val="0"/>
              <w:marBottom w:val="0"/>
              <w:divBdr>
                <w:top w:val="none" w:sz="0" w:space="0" w:color="auto"/>
                <w:left w:val="none" w:sz="0" w:space="0" w:color="auto"/>
                <w:bottom w:val="none" w:sz="0" w:space="0" w:color="auto"/>
                <w:right w:val="none" w:sz="0" w:space="0" w:color="auto"/>
              </w:divBdr>
            </w:div>
            <w:div w:id="574978911">
              <w:marLeft w:val="0"/>
              <w:marRight w:val="0"/>
              <w:marTop w:val="0"/>
              <w:marBottom w:val="0"/>
              <w:divBdr>
                <w:top w:val="none" w:sz="0" w:space="0" w:color="auto"/>
                <w:left w:val="none" w:sz="0" w:space="0" w:color="auto"/>
                <w:bottom w:val="none" w:sz="0" w:space="0" w:color="auto"/>
                <w:right w:val="none" w:sz="0" w:space="0" w:color="auto"/>
              </w:divBdr>
            </w:div>
            <w:div w:id="459957967">
              <w:marLeft w:val="0"/>
              <w:marRight w:val="0"/>
              <w:marTop w:val="0"/>
              <w:marBottom w:val="0"/>
              <w:divBdr>
                <w:top w:val="none" w:sz="0" w:space="0" w:color="auto"/>
                <w:left w:val="none" w:sz="0" w:space="0" w:color="auto"/>
                <w:bottom w:val="none" w:sz="0" w:space="0" w:color="auto"/>
                <w:right w:val="none" w:sz="0" w:space="0" w:color="auto"/>
              </w:divBdr>
            </w:div>
            <w:div w:id="1142190709">
              <w:marLeft w:val="0"/>
              <w:marRight w:val="0"/>
              <w:marTop w:val="0"/>
              <w:marBottom w:val="0"/>
              <w:divBdr>
                <w:top w:val="none" w:sz="0" w:space="0" w:color="auto"/>
                <w:left w:val="none" w:sz="0" w:space="0" w:color="auto"/>
                <w:bottom w:val="none" w:sz="0" w:space="0" w:color="auto"/>
                <w:right w:val="none" w:sz="0" w:space="0" w:color="auto"/>
              </w:divBdr>
            </w:div>
            <w:div w:id="710038358">
              <w:marLeft w:val="0"/>
              <w:marRight w:val="0"/>
              <w:marTop w:val="0"/>
              <w:marBottom w:val="0"/>
              <w:divBdr>
                <w:top w:val="none" w:sz="0" w:space="0" w:color="auto"/>
                <w:left w:val="none" w:sz="0" w:space="0" w:color="auto"/>
                <w:bottom w:val="none" w:sz="0" w:space="0" w:color="auto"/>
                <w:right w:val="none" w:sz="0" w:space="0" w:color="auto"/>
              </w:divBdr>
            </w:div>
            <w:div w:id="468938744">
              <w:marLeft w:val="0"/>
              <w:marRight w:val="0"/>
              <w:marTop w:val="0"/>
              <w:marBottom w:val="0"/>
              <w:divBdr>
                <w:top w:val="none" w:sz="0" w:space="0" w:color="auto"/>
                <w:left w:val="none" w:sz="0" w:space="0" w:color="auto"/>
                <w:bottom w:val="none" w:sz="0" w:space="0" w:color="auto"/>
                <w:right w:val="none" w:sz="0" w:space="0" w:color="auto"/>
              </w:divBdr>
            </w:div>
            <w:div w:id="453404385">
              <w:marLeft w:val="0"/>
              <w:marRight w:val="0"/>
              <w:marTop w:val="0"/>
              <w:marBottom w:val="0"/>
              <w:divBdr>
                <w:top w:val="none" w:sz="0" w:space="0" w:color="auto"/>
                <w:left w:val="none" w:sz="0" w:space="0" w:color="auto"/>
                <w:bottom w:val="none" w:sz="0" w:space="0" w:color="auto"/>
                <w:right w:val="none" w:sz="0" w:space="0" w:color="auto"/>
              </w:divBdr>
            </w:div>
            <w:div w:id="1887837310">
              <w:marLeft w:val="0"/>
              <w:marRight w:val="0"/>
              <w:marTop w:val="0"/>
              <w:marBottom w:val="0"/>
              <w:divBdr>
                <w:top w:val="none" w:sz="0" w:space="0" w:color="auto"/>
                <w:left w:val="none" w:sz="0" w:space="0" w:color="auto"/>
                <w:bottom w:val="none" w:sz="0" w:space="0" w:color="auto"/>
                <w:right w:val="none" w:sz="0" w:space="0" w:color="auto"/>
              </w:divBdr>
            </w:div>
            <w:div w:id="810369507">
              <w:marLeft w:val="0"/>
              <w:marRight w:val="0"/>
              <w:marTop w:val="0"/>
              <w:marBottom w:val="0"/>
              <w:divBdr>
                <w:top w:val="none" w:sz="0" w:space="0" w:color="auto"/>
                <w:left w:val="none" w:sz="0" w:space="0" w:color="auto"/>
                <w:bottom w:val="none" w:sz="0" w:space="0" w:color="auto"/>
                <w:right w:val="none" w:sz="0" w:space="0" w:color="auto"/>
              </w:divBdr>
            </w:div>
            <w:div w:id="1201475802">
              <w:marLeft w:val="0"/>
              <w:marRight w:val="0"/>
              <w:marTop w:val="0"/>
              <w:marBottom w:val="0"/>
              <w:divBdr>
                <w:top w:val="none" w:sz="0" w:space="0" w:color="auto"/>
                <w:left w:val="none" w:sz="0" w:space="0" w:color="auto"/>
                <w:bottom w:val="none" w:sz="0" w:space="0" w:color="auto"/>
                <w:right w:val="none" w:sz="0" w:space="0" w:color="auto"/>
              </w:divBdr>
            </w:div>
            <w:div w:id="19943111">
              <w:marLeft w:val="0"/>
              <w:marRight w:val="0"/>
              <w:marTop w:val="0"/>
              <w:marBottom w:val="0"/>
              <w:divBdr>
                <w:top w:val="none" w:sz="0" w:space="0" w:color="auto"/>
                <w:left w:val="none" w:sz="0" w:space="0" w:color="auto"/>
                <w:bottom w:val="none" w:sz="0" w:space="0" w:color="auto"/>
                <w:right w:val="none" w:sz="0" w:space="0" w:color="auto"/>
              </w:divBdr>
            </w:div>
            <w:div w:id="1468275192">
              <w:marLeft w:val="0"/>
              <w:marRight w:val="0"/>
              <w:marTop w:val="0"/>
              <w:marBottom w:val="0"/>
              <w:divBdr>
                <w:top w:val="none" w:sz="0" w:space="0" w:color="auto"/>
                <w:left w:val="none" w:sz="0" w:space="0" w:color="auto"/>
                <w:bottom w:val="none" w:sz="0" w:space="0" w:color="auto"/>
                <w:right w:val="none" w:sz="0" w:space="0" w:color="auto"/>
              </w:divBdr>
            </w:div>
            <w:div w:id="1422027092">
              <w:marLeft w:val="0"/>
              <w:marRight w:val="0"/>
              <w:marTop w:val="0"/>
              <w:marBottom w:val="0"/>
              <w:divBdr>
                <w:top w:val="none" w:sz="0" w:space="0" w:color="auto"/>
                <w:left w:val="none" w:sz="0" w:space="0" w:color="auto"/>
                <w:bottom w:val="none" w:sz="0" w:space="0" w:color="auto"/>
                <w:right w:val="none" w:sz="0" w:space="0" w:color="auto"/>
              </w:divBdr>
            </w:div>
            <w:div w:id="1371800442">
              <w:marLeft w:val="0"/>
              <w:marRight w:val="0"/>
              <w:marTop w:val="0"/>
              <w:marBottom w:val="0"/>
              <w:divBdr>
                <w:top w:val="none" w:sz="0" w:space="0" w:color="auto"/>
                <w:left w:val="none" w:sz="0" w:space="0" w:color="auto"/>
                <w:bottom w:val="none" w:sz="0" w:space="0" w:color="auto"/>
                <w:right w:val="none" w:sz="0" w:space="0" w:color="auto"/>
              </w:divBdr>
            </w:div>
            <w:div w:id="2031300636">
              <w:marLeft w:val="0"/>
              <w:marRight w:val="0"/>
              <w:marTop w:val="0"/>
              <w:marBottom w:val="0"/>
              <w:divBdr>
                <w:top w:val="none" w:sz="0" w:space="0" w:color="auto"/>
                <w:left w:val="none" w:sz="0" w:space="0" w:color="auto"/>
                <w:bottom w:val="none" w:sz="0" w:space="0" w:color="auto"/>
                <w:right w:val="none" w:sz="0" w:space="0" w:color="auto"/>
              </w:divBdr>
            </w:div>
            <w:div w:id="748427642">
              <w:marLeft w:val="0"/>
              <w:marRight w:val="0"/>
              <w:marTop w:val="0"/>
              <w:marBottom w:val="0"/>
              <w:divBdr>
                <w:top w:val="none" w:sz="0" w:space="0" w:color="auto"/>
                <w:left w:val="none" w:sz="0" w:space="0" w:color="auto"/>
                <w:bottom w:val="none" w:sz="0" w:space="0" w:color="auto"/>
                <w:right w:val="none" w:sz="0" w:space="0" w:color="auto"/>
              </w:divBdr>
            </w:div>
            <w:div w:id="1699162675">
              <w:marLeft w:val="0"/>
              <w:marRight w:val="0"/>
              <w:marTop w:val="0"/>
              <w:marBottom w:val="0"/>
              <w:divBdr>
                <w:top w:val="none" w:sz="0" w:space="0" w:color="auto"/>
                <w:left w:val="none" w:sz="0" w:space="0" w:color="auto"/>
                <w:bottom w:val="none" w:sz="0" w:space="0" w:color="auto"/>
                <w:right w:val="none" w:sz="0" w:space="0" w:color="auto"/>
              </w:divBdr>
            </w:div>
            <w:div w:id="124590980">
              <w:marLeft w:val="0"/>
              <w:marRight w:val="0"/>
              <w:marTop w:val="0"/>
              <w:marBottom w:val="0"/>
              <w:divBdr>
                <w:top w:val="none" w:sz="0" w:space="0" w:color="auto"/>
                <w:left w:val="none" w:sz="0" w:space="0" w:color="auto"/>
                <w:bottom w:val="none" w:sz="0" w:space="0" w:color="auto"/>
                <w:right w:val="none" w:sz="0" w:space="0" w:color="auto"/>
              </w:divBdr>
            </w:div>
            <w:div w:id="590622594">
              <w:marLeft w:val="0"/>
              <w:marRight w:val="0"/>
              <w:marTop w:val="0"/>
              <w:marBottom w:val="0"/>
              <w:divBdr>
                <w:top w:val="none" w:sz="0" w:space="0" w:color="auto"/>
                <w:left w:val="none" w:sz="0" w:space="0" w:color="auto"/>
                <w:bottom w:val="none" w:sz="0" w:space="0" w:color="auto"/>
                <w:right w:val="none" w:sz="0" w:space="0" w:color="auto"/>
              </w:divBdr>
            </w:div>
            <w:div w:id="418253235">
              <w:marLeft w:val="0"/>
              <w:marRight w:val="0"/>
              <w:marTop w:val="0"/>
              <w:marBottom w:val="0"/>
              <w:divBdr>
                <w:top w:val="none" w:sz="0" w:space="0" w:color="auto"/>
                <w:left w:val="none" w:sz="0" w:space="0" w:color="auto"/>
                <w:bottom w:val="none" w:sz="0" w:space="0" w:color="auto"/>
                <w:right w:val="none" w:sz="0" w:space="0" w:color="auto"/>
              </w:divBdr>
            </w:div>
            <w:div w:id="280959698">
              <w:marLeft w:val="0"/>
              <w:marRight w:val="0"/>
              <w:marTop w:val="0"/>
              <w:marBottom w:val="0"/>
              <w:divBdr>
                <w:top w:val="none" w:sz="0" w:space="0" w:color="auto"/>
                <w:left w:val="none" w:sz="0" w:space="0" w:color="auto"/>
                <w:bottom w:val="none" w:sz="0" w:space="0" w:color="auto"/>
                <w:right w:val="none" w:sz="0" w:space="0" w:color="auto"/>
              </w:divBdr>
            </w:div>
            <w:div w:id="185217764">
              <w:marLeft w:val="0"/>
              <w:marRight w:val="0"/>
              <w:marTop w:val="0"/>
              <w:marBottom w:val="0"/>
              <w:divBdr>
                <w:top w:val="none" w:sz="0" w:space="0" w:color="auto"/>
                <w:left w:val="none" w:sz="0" w:space="0" w:color="auto"/>
                <w:bottom w:val="none" w:sz="0" w:space="0" w:color="auto"/>
                <w:right w:val="none" w:sz="0" w:space="0" w:color="auto"/>
              </w:divBdr>
            </w:div>
            <w:div w:id="1556239124">
              <w:marLeft w:val="0"/>
              <w:marRight w:val="0"/>
              <w:marTop w:val="0"/>
              <w:marBottom w:val="0"/>
              <w:divBdr>
                <w:top w:val="none" w:sz="0" w:space="0" w:color="auto"/>
                <w:left w:val="none" w:sz="0" w:space="0" w:color="auto"/>
                <w:bottom w:val="none" w:sz="0" w:space="0" w:color="auto"/>
                <w:right w:val="none" w:sz="0" w:space="0" w:color="auto"/>
              </w:divBdr>
            </w:div>
            <w:div w:id="948270658">
              <w:marLeft w:val="0"/>
              <w:marRight w:val="0"/>
              <w:marTop w:val="0"/>
              <w:marBottom w:val="0"/>
              <w:divBdr>
                <w:top w:val="none" w:sz="0" w:space="0" w:color="auto"/>
                <w:left w:val="none" w:sz="0" w:space="0" w:color="auto"/>
                <w:bottom w:val="none" w:sz="0" w:space="0" w:color="auto"/>
                <w:right w:val="none" w:sz="0" w:space="0" w:color="auto"/>
              </w:divBdr>
            </w:div>
            <w:div w:id="1795177638">
              <w:marLeft w:val="0"/>
              <w:marRight w:val="0"/>
              <w:marTop w:val="0"/>
              <w:marBottom w:val="0"/>
              <w:divBdr>
                <w:top w:val="none" w:sz="0" w:space="0" w:color="auto"/>
                <w:left w:val="none" w:sz="0" w:space="0" w:color="auto"/>
                <w:bottom w:val="none" w:sz="0" w:space="0" w:color="auto"/>
                <w:right w:val="none" w:sz="0" w:space="0" w:color="auto"/>
              </w:divBdr>
            </w:div>
            <w:div w:id="1346202318">
              <w:marLeft w:val="0"/>
              <w:marRight w:val="0"/>
              <w:marTop w:val="0"/>
              <w:marBottom w:val="0"/>
              <w:divBdr>
                <w:top w:val="none" w:sz="0" w:space="0" w:color="auto"/>
                <w:left w:val="none" w:sz="0" w:space="0" w:color="auto"/>
                <w:bottom w:val="none" w:sz="0" w:space="0" w:color="auto"/>
                <w:right w:val="none" w:sz="0" w:space="0" w:color="auto"/>
              </w:divBdr>
            </w:div>
            <w:div w:id="2051415910">
              <w:marLeft w:val="0"/>
              <w:marRight w:val="0"/>
              <w:marTop w:val="0"/>
              <w:marBottom w:val="0"/>
              <w:divBdr>
                <w:top w:val="none" w:sz="0" w:space="0" w:color="auto"/>
                <w:left w:val="none" w:sz="0" w:space="0" w:color="auto"/>
                <w:bottom w:val="none" w:sz="0" w:space="0" w:color="auto"/>
                <w:right w:val="none" w:sz="0" w:space="0" w:color="auto"/>
              </w:divBdr>
            </w:div>
            <w:div w:id="217474781">
              <w:marLeft w:val="0"/>
              <w:marRight w:val="0"/>
              <w:marTop w:val="0"/>
              <w:marBottom w:val="0"/>
              <w:divBdr>
                <w:top w:val="none" w:sz="0" w:space="0" w:color="auto"/>
                <w:left w:val="none" w:sz="0" w:space="0" w:color="auto"/>
                <w:bottom w:val="none" w:sz="0" w:space="0" w:color="auto"/>
                <w:right w:val="none" w:sz="0" w:space="0" w:color="auto"/>
              </w:divBdr>
            </w:div>
            <w:div w:id="1273783089">
              <w:marLeft w:val="0"/>
              <w:marRight w:val="0"/>
              <w:marTop w:val="0"/>
              <w:marBottom w:val="0"/>
              <w:divBdr>
                <w:top w:val="none" w:sz="0" w:space="0" w:color="auto"/>
                <w:left w:val="none" w:sz="0" w:space="0" w:color="auto"/>
                <w:bottom w:val="none" w:sz="0" w:space="0" w:color="auto"/>
                <w:right w:val="none" w:sz="0" w:space="0" w:color="auto"/>
              </w:divBdr>
            </w:div>
            <w:div w:id="1995600444">
              <w:marLeft w:val="0"/>
              <w:marRight w:val="0"/>
              <w:marTop w:val="0"/>
              <w:marBottom w:val="0"/>
              <w:divBdr>
                <w:top w:val="none" w:sz="0" w:space="0" w:color="auto"/>
                <w:left w:val="none" w:sz="0" w:space="0" w:color="auto"/>
                <w:bottom w:val="none" w:sz="0" w:space="0" w:color="auto"/>
                <w:right w:val="none" w:sz="0" w:space="0" w:color="auto"/>
              </w:divBdr>
            </w:div>
            <w:div w:id="324404690">
              <w:marLeft w:val="0"/>
              <w:marRight w:val="0"/>
              <w:marTop w:val="0"/>
              <w:marBottom w:val="0"/>
              <w:divBdr>
                <w:top w:val="none" w:sz="0" w:space="0" w:color="auto"/>
                <w:left w:val="none" w:sz="0" w:space="0" w:color="auto"/>
                <w:bottom w:val="none" w:sz="0" w:space="0" w:color="auto"/>
                <w:right w:val="none" w:sz="0" w:space="0" w:color="auto"/>
              </w:divBdr>
            </w:div>
            <w:div w:id="1183737668">
              <w:marLeft w:val="0"/>
              <w:marRight w:val="0"/>
              <w:marTop w:val="0"/>
              <w:marBottom w:val="0"/>
              <w:divBdr>
                <w:top w:val="none" w:sz="0" w:space="0" w:color="auto"/>
                <w:left w:val="none" w:sz="0" w:space="0" w:color="auto"/>
                <w:bottom w:val="none" w:sz="0" w:space="0" w:color="auto"/>
                <w:right w:val="none" w:sz="0" w:space="0" w:color="auto"/>
              </w:divBdr>
            </w:div>
            <w:div w:id="876160999">
              <w:marLeft w:val="0"/>
              <w:marRight w:val="0"/>
              <w:marTop w:val="0"/>
              <w:marBottom w:val="0"/>
              <w:divBdr>
                <w:top w:val="none" w:sz="0" w:space="0" w:color="auto"/>
                <w:left w:val="none" w:sz="0" w:space="0" w:color="auto"/>
                <w:bottom w:val="none" w:sz="0" w:space="0" w:color="auto"/>
                <w:right w:val="none" w:sz="0" w:space="0" w:color="auto"/>
              </w:divBdr>
            </w:div>
            <w:div w:id="1726447499">
              <w:marLeft w:val="0"/>
              <w:marRight w:val="0"/>
              <w:marTop w:val="0"/>
              <w:marBottom w:val="0"/>
              <w:divBdr>
                <w:top w:val="none" w:sz="0" w:space="0" w:color="auto"/>
                <w:left w:val="none" w:sz="0" w:space="0" w:color="auto"/>
                <w:bottom w:val="none" w:sz="0" w:space="0" w:color="auto"/>
                <w:right w:val="none" w:sz="0" w:space="0" w:color="auto"/>
              </w:divBdr>
            </w:div>
            <w:div w:id="935401762">
              <w:marLeft w:val="0"/>
              <w:marRight w:val="0"/>
              <w:marTop w:val="0"/>
              <w:marBottom w:val="0"/>
              <w:divBdr>
                <w:top w:val="none" w:sz="0" w:space="0" w:color="auto"/>
                <w:left w:val="none" w:sz="0" w:space="0" w:color="auto"/>
                <w:bottom w:val="none" w:sz="0" w:space="0" w:color="auto"/>
                <w:right w:val="none" w:sz="0" w:space="0" w:color="auto"/>
              </w:divBdr>
            </w:div>
            <w:div w:id="795832902">
              <w:marLeft w:val="0"/>
              <w:marRight w:val="0"/>
              <w:marTop w:val="0"/>
              <w:marBottom w:val="0"/>
              <w:divBdr>
                <w:top w:val="none" w:sz="0" w:space="0" w:color="auto"/>
                <w:left w:val="none" w:sz="0" w:space="0" w:color="auto"/>
                <w:bottom w:val="none" w:sz="0" w:space="0" w:color="auto"/>
                <w:right w:val="none" w:sz="0" w:space="0" w:color="auto"/>
              </w:divBdr>
            </w:div>
            <w:div w:id="218443461">
              <w:marLeft w:val="0"/>
              <w:marRight w:val="0"/>
              <w:marTop w:val="0"/>
              <w:marBottom w:val="0"/>
              <w:divBdr>
                <w:top w:val="none" w:sz="0" w:space="0" w:color="auto"/>
                <w:left w:val="none" w:sz="0" w:space="0" w:color="auto"/>
                <w:bottom w:val="none" w:sz="0" w:space="0" w:color="auto"/>
                <w:right w:val="none" w:sz="0" w:space="0" w:color="auto"/>
              </w:divBdr>
            </w:div>
            <w:div w:id="1480267029">
              <w:marLeft w:val="0"/>
              <w:marRight w:val="0"/>
              <w:marTop w:val="0"/>
              <w:marBottom w:val="0"/>
              <w:divBdr>
                <w:top w:val="none" w:sz="0" w:space="0" w:color="auto"/>
                <w:left w:val="none" w:sz="0" w:space="0" w:color="auto"/>
                <w:bottom w:val="none" w:sz="0" w:space="0" w:color="auto"/>
                <w:right w:val="none" w:sz="0" w:space="0" w:color="auto"/>
              </w:divBdr>
            </w:div>
            <w:div w:id="1629311864">
              <w:marLeft w:val="0"/>
              <w:marRight w:val="0"/>
              <w:marTop w:val="0"/>
              <w:marBottom w:val="0"/>
              <w:divBdr>
                <w:top w:val="none" w:sz="0" w:space="0" w:color="auto"/>
                <w:left w:val="none" w:sz="0" w:space="0" w:color="auto"/>
                <w:bottom w:val="none" w:sz="0" w:space="0" w:color="auto"/>
                <w:right w:val="none" w:sz="0" w:space="0" w:color="auto"/>
              </w:divBdr>
            </w:div>
            <w:div w:id="1155029417">
              <w:marLeft w:val="0"/>
              <w:marRight w:val="0"/>
              <w:marTop w:val="0"/>
              <w:marBottom w:val="0"/>
              <w:divBdr>
                <w:top w:val="none" w:sz="0" w:space="0" w:color="auto"/>
                <w:left w:val="none" w:sz="0" w:space="0" w:color="auto"/>
                <w:bottom w:val="none" w:sz="0" w:space="0" w:color="auto"/>
                <w:right w:val="none" w:sz="0" w:space="0" w:color="auto"/>
              </w:divBdr>
            </w:div>
            <w:div w:id="1287586910">
              <w:marLeft w:val="0"/>
              <w:marRight w:val="0"/>
              <w:marTop w:val="0"/>
              <w:marBottom w:val="0"/>
              <w:divBdr>
                <w:top w:val="none" w:sz="0" w:space="0" w:color="auto"/>
                <w:left w:val="none" w:sz="0" w:space="0" w:color="auto"/>
                <w:bottom w:val="none" w:sz="0" w:space="0" w:color="auto"/>
                <w:right w:val="none" w:sz="0" w:space="0" w:color="auto"/>
              </w:divBdr>
            </w:div>
            <w:div w:id="190732136">
              <w:marLeft w:val="0"/>
              <w:marRight w:val="0"/>
              <w:marTop w:val="0"/>
              <w:marBottom w:val="0"/>
              <w:divBdr>
                <w:top w:val="none" w:sz="0" w:space="0" w:color="auto"/>
                <w:left w:val="none" w:sz="0" w:space="0" w:color="auto"/>
                <w:bottom w:val="none" w:sz="0" w:space="0" w:color="auto"/>
                <w:right w:val="none" w:sz="0" w:space="0" w:color="auto"/>
              </w:divBdr>
            </w:div>
            <w:div w:id="1259946648">
              <w:marLeft w:val="0"/>
              <w:marRight w:val="0"/>
              <w:marTop w:val="0"/>
              <w:marBottom w:val="0"/>
              <w:divBdr>
                <w:top w:val="none" w:sz="0" w:space="0" w:color="auto"/>
                <w:left w:val="none" w:sz="0" w:space="0" w:color="auto"/>
                <w:bottom w:val="none" w:sz="0" w:space="0" w:color="auto"/>
                <w:right w:val="none" w:sz="0" w:space="0" w:color="auto"/>
              </w:divBdr>
            </w:div>
            <w:div w:id="1618491449">
              <w:marLeft w:val="0"/>
              <w:marRight w:val="0"/>
              <w:marTop w:val="0"/>
              <w:marBottom w:val="0"/>
              <w:divBdr>
                <w:top w:val="none" w:sz="0" w:space="0" w:color="auto"/>
                <w:left w:val="none" w:sz="0" w:space="0" w:color="auto"/>
                <w:bottom w:val="none" w:sz="0" w:space="0" w:color="auto"/>
                <w:right w:val="none" w:sz="0" w:space="0" w:color="auto"/>
              </w:divBdr>
            </w:div>
            <w:div w:id="2008439429">
              <w:marLeft w:val="0"/>
              <w:marRight w:val="0"/>
              <w:marTop w:val="0"/>
              <w:marBottom w:val="0"/>
              <w:divBdr>
                <w:top w:val="none" w:sz="0" w:space="0" w:color="auto"/>
                <w:left w:val="none" w:sz="0" w:space="0" w:color="auto"/>
                <w:bottom w:val="none" w:sz="0" w:space="0" w:color="auto"/>
                <w:right w:val="none" w:sz="0" w:space="0" w:color="auto"/>
              </w:divBdr>
            </w:div>
            <w:div w:id="1011027356">
              <w:marLeft w:val="0"/>
              <w:marRight w:val="0"/>
              <w:marTop w:val="0"/>
              <w:marBottom w:val="0"/>
              <w:divBdr>
                <w:top w:val="none" w:sz="0" w:space="0" w:color="auto"/>
                <w:left w:val="none" w:sz="0" w:space="0" w:color="auto"/>
                <w:bottom w:val="none" w:sz="0" w:space="0" w:color="auto"/>
                <w:right w:val="none" w:sz="0" w:space="0" w:color="auto"/>
              </w:divBdr>
            </w:div>
            <w:div w:id="942683995">
              <w:marLeft w:val="0"/>
              <w:marRight w:val="0"/>
              <w:marTop w:val="0"/>
              <w:marBottom w:val="0"/>
              <w:divBdr>
                <w:top w:val="none" w:sz="0" w:space="0" w:color="auto"/>
                <w:left w:val="none" w:sz="0" w:space="0" w:color="auto"/>
                <w:bottom w:val="none" w:sz="0" w:space="0" w:color="auto"/>
                <w:right w:val="none" w:sz="0" w:space="0" w:color="auto"/>
              </w:divBdr>
            </w:div>
            <w:div w:id="672495251">
              <w:marLeft w:val="0"/>
              <w:marRight w:val="0"/>
              <w:marTop w:val="0"/>
              <w:marBottom w:val="0"/>
              <w:divBdr>
                <w:top w:val="none" w:sz="0" w:space="0" w:color="auto"/>
                <w:left w:val="none" w:sz="0" w:space="0" w:color="auto"/>
                <w:bottom w:val="none" w:sz="0" w:space="0" w:color="auto"/>
                <w:right w:val="none" w:sz="0" w:space="0" w:color="auto"/>
              </w:divBdr>
            </w:div>
            <w:div w:id="433329848">
              <w:marLeft w:val="0"/>
              <w:marRight w:val="0"/>
              <w:marTop w:val="0"/>
              <w:marBottom w:val="0"/>
              <w:divBdr>
                <w:top w:val="none" w:sz="0" w:space="0" w:color="auto"/>
                <w:left w:val="none" w:sz="0" w:space="0" w:color="auto"/>
                <w:bottom w:val="none" w:sz="0" w:space="0" w:color="auto"/>
                <w:right w:val="none" w:sz="0" w:space="0" w:color="auto"/>
              </w:divBdr>
            </w:div>
            <w:div w:id="275403596">
              <w:marLeft w:val="0"/>
              <w:marRight w:val="0"/>
              <w:marTop w:val="0"/>
              <w:marBottom w:val="0"/>
              <w:divBdr>
                <w:top w:val="none" w:sz="0" w:space="0" w:color="auto"/>
                <w:left w:val="none" w:sz="0" w:space="0" w:color="auto"/>
                <w:bottom w:val="none" w:sz="0" w:space="0" w:color="auto"/>
                <w:right w:val="none" w:sz="0" w:space="0" w:color="auto"/>
              </w:divBdr>
            </w:div>
            <w:div w:id="700546330">
              <w:marLeft w:val="0"/>
              <w:marRight w:val="0"/>
              <w:marTop w:val="0"/>
              <w:marBottom w:val="0"/>
              <w:divBdr>
                <w:top w:val="none" w:sz="0" w:space="0" w:color="auto"/>
                <w:left w:val="none" w:sz="0" w:space="0" w:color="auto"/>
                <w:bottom w:val="none" w:sz="0" w:space="0" w:color="auto"/>
                <w:right w:val="none" w:sz="0" w:space="0" w:color="auto"/>
              </w:divBdr>
            </w:div>
            <w:div w:id="1855268631">
              <w:marLeft w:val="0"/>
              <w:marRight w:val="0"/>
              <w:marTop w:val="0"/>
              <w:marBottom w:val="0"/>
              <w:divBdr>
                <w:top w:val="none" w:sz="0" w:space="0" w:color="auto"/>
                <w:left w:val="none" w:sz="0" w:space="0" w:color="auto"/>
                <w:bottom w:val="none" w:sz="0" w:space="0" w:color="auto"/>
                <w:right w:val="none" w:sz="0" w:space="0" w:color="auto"/>
              </w:divBdr>
            </w:div>
            <w:div w:id="1124277119">
              <w:marLeft w:val="0"/>
              <w:marRight w:val="0"/>
              <w:marTop w:val="0"/>
              <w:marBottom w:val="0"/>
              <w:divBdr>
                <w:top w:val="none" w:sz="0" w:space="0" w:color="auto"/>
                <w:left w:val="none" w:sz="0" w:space="0" w:color="auto"/>
                <w:bottom w:val="none" w:sz="0" w:space="0" w:color="auto"/>
                <w:right w:val="none" w:sz="0" w:space="0" w:color="auto"/>
              </w:divBdr>
            </w:div>
            <w:div w:id="1651905213">
              <w:marLeft w:val="0"/>
              <w:marRight w:val="0"/>
              <w:marTop w:val="0"/>
              <w:marBottom w:val="0"/>
              <w:divBdr>
                <w:top w:val="none" w:sz="0" w:space="0" w:color="auto"/>
                <w:left w:val="none" w:sz="0" w:space="0" w:color="auto"/>
                <w:bottom w:val="none" w:sz="0" w:space="0" w:color="auto"/>
                <w:right w:val="none" w:sz="0" w:space="0" w:color="auto"/>
              </w:divBdr>
            </w:div>
            <w:div w:id="1759671782">
              <w:marLeft w:val="0"/>
              <w:marRight w:val="0"/>
              <w:marTop w:val="0"/>
              <w:marBottom w:val="0"/>
              <w:divBdr>
                <w:top w:val="none" w:sz="0" w:space="0" w:color="auto"/>
                <w:left w:val="none" w:sz="0" w:space="0" w:color="auto"/>
                <w:bottom w:val="none" w:sz="0" w:space="0" w:color="auto"/>
                <w:right w:val="none" w:sz="0" w:space="0" w:color="auto"/>
              </w:divBdr>
            </w:div>
            <w:div w:id="404842576">
              <w:marLeft w:val="0"/>
              <w:marRight w:val="0"/>
              <w:marTop w:val="0"/>
              <w:marBottom w:val="0"/>
              <w:divBdr>
                <w:top w:val="none" w:sz="0" w:space="0" w:color="auto"/>
                <w:left w:val="none" w:sz="0" w:space="0" w:color="auto"/>
                <w:bottom w:val="none" w:sz="0" w:space="0" w:color="auto"/>
                <w:right w:val="none" w:sz="0" w:space="0" w:color="auto"/>
              </w:divBdr>
            </w:div>
            <w:div w:id="1659841579">
              <w:marLeft w:val="0"/>
              <w:marRight w:val="0"/>
              <w:marTop w:val="0"/>
              <w:marBottom w:val="0"/>
              <w:divBdr>
                <w:top w:val="none" w:sz="0" w:space="0" w:color="auto"/>
                <w:left w:val="none" w:sz="0" w:space="0" w:color="auto"/>
                <w:bottom w:val="none" w:sz="0" w:space="0" w:color="auto"/>
                <w:right w:val="none" w:sz="0" w:space="0" w:color="auto"/>
              </w:divBdr>
            </w:div>
            <w:div w:id="2033219154">
              <w:marLeft w:val="0"/>
              <w:marRight w:val="0"/>
              <w:marTop w:val="0"/>
              <w:marBottom w:val="0"/>
              <w:divBdr>
                <w:top w:val="none" w:sz="0" w:space="0" w:color="auto"/>
                <w:left w:val="none" w:sz="0" w:space="0" w:color="auto"/>
                <w:bottom w:val="none" w:sz="0" w:space="0" w:color="auto"/>
                <w:right w:val="none" w:sz="0" w:space="0" w:color="auto"/>
              </w:divBdr>
            </w:div>
            <w:div w:id="1575892757">
              <w:marLeft w:val="0"/>
              <w:marRight w:val="0"/>
              <w:marTop w:val="0"/>
              <w:marBottom w:val="0"/>
              <w:divBdr>
                <w:top w:val="none" w:sz="0" w:space="0" w:color="auto"/>
                <w:left w:val="none" w:sz="0" w:space="0" w:color="auto"/>
                <w:bottom w:val="none" w:sz="0" w:space="0" w:color="auto"/>
                <w:right w:val="none" w:sz="0" w:space="0" w:color="auto"/>
              </w:divBdr>
            </w:div>
            <w:div w:id="1168785835">
              <w:marLeft w:val="0"/>
              <w:marRight w:val="0"/>
              <w:marTop w:val="0"/>
              <w:marBottom w:val="0"/>
              <w:divBdr>
                <w:top w:val="none" w:sz="0" w:space="0" w:color="auto"/>
                <w:left w:val="none" w:sz="0" w:space="0" w:color="auto"/>
                <w:bottom w:val="none" w:sz="0" w:space="0" w:color="auto"/>
                <w:right w:val="none" w:sz="0" w:space="0" w:color="auto"/>
              </w:divBdr>
            </w:div>
            <w:div w:id="782576784">
              <w:marLeft w:val="0"/>
              <w:marRight w:val="0"/>
              <w:marTop w:val="0"/>
              <w:marBottom w:val="0"/>
              <w:divBdr>
                <w:top w:val="none" w:sz="0" w:space="0" w:color="auto"/>
                <w:left w:val="none" w:sz="0" w:space="0" w:color="auto"/>
                <w:bottom w:val="none" w:sz="0" w:space="0" w:color="auto"/>
                <w:right w:val="none" w:sz="0" w:space="0" w:color="auto"/>
              </w:divBdr>
              <w:divsChild>
                <w:div w:id="1537426355">
                  <w:marLeft w:val="0"/>
                  <w:marRight w:val="0"/>
                  <w:marTop w:val="0"/>
                  <w:marBottom w:val="0"/>
                  <w:divBdr>
                    <w:top w:val="none" w:sz="0" w:space="0" w:color="auto"/>
                    <w:left w:val="none" w:sz="0" w:space="0" w:color="auto"/>
                    <w:bottom w:val="none" w:sz="0" w:space="0" w:color="auto"/>
                    <w:right w:val="none" w:sz="0" w:space="0" w:color="auto"/>
                  </w:divBdr>
                </w:div>
                <w:div w:id="1017927064">
                  <w:marLeft w:val="0"/>
                  <w:marRight w:val="0"/>
                  <w:marTop w:val="0"/>
                  <w:marBottom w:val="0"/>
                  <w:divBdr>
                    <w:top w:val="none" w:sz="0" w:space="0" w:color="auto"/>
                    <w:left w:val="none" w:sz="0" w:space="0" w:color="auto"/>
                    <w:bottom w:val="none" w:sz="0" w:space="0" w:color="auto"/>
                    <w:right w:val="none" w:sz="0" w:space="0" w:color="auto"/>
                  </w:divBdr>
                </w:div>
                <w:div w:id="1146245567">
                  <w:marLeft w:val="0"/>
                  <w:marRight w:val="0"/>
                  <w:marTop w:val="0"/>
                  <w:marBottom w:val="0"/>
                  <w:divBdr>
                    <w:top w:val="none" w:sz="0" w:space="0" w:color="auto"/>
                    <w:left w:val="none" w:sz="0" w:space="0" w:color="auto"/>
                    <w:bottom w:val="none" w:sz="0" w:space="0" w:color="auto"/>
                    <w:right w:val="none" w:sz="0" w:space="0" w:color="auto"/>
                  </w:divBdr>
                </w:div>
                <w:div w:id="909274337">
                  <w:marLeft w:val="0"/>
                  <w:marRight w:val="0"/>
                  <w:marTop w:val="0"/>
                  <w:marBottom w:val="0"/>
                  <w:divBdr>
                    <w:top w:val="none" w:sz="0" w:space="0" w:color="auto"/>
                    <w:left w:val="none" w:sz="0" w:space="0" w:color="auto"/>
                    <w:bottom w:val="none" w:sz="0" w:space="0" w:color="auto"/>
                    <w:right w:val="none" w:sz="0" w:space="0" w:color="auto"/>
                  </w:divBdr>
                </w:div>
                <w:div w:id="739213218">
                  <w:marLeft w:val="0"/>
                  <w:marRight w:val="0"/>
                  <w:marTop w:val="0"/>
                  <w:marBottom w:val="0"/>
                  <w:divBdr>
                    <w:top w:val="none" w:sz="0" w:space="0" w:color="auto"/>
                    <w:left w:val="none" w:sz="0" w:space="0" w:color="auto"/>
                    <w:bottom w:val="none" w:sz="0" w:space="0" w:color="auto"/>
                    <w:right w:val="none" w:sz="0" w:space="0" w:color="auto"/>
                  </w:divBdr>
                </w:div>
                <w:div w:id="85426155">
                  <w:marLeft w:val="0"/>
                  <w:marRight w:val="0"/>
                  <w:marTop w:val="0"/>
                  <w:marBottom w:val="0"/>
                  <w:divBdr>
                    <w:top w:val="none" w:sz="0" w:space="0" w:color="auto"/>
                    <w:left w:val="none" w:sz="0" w:space="0" w:color="auto"/>
                    <w:bottom w:val="none" w:sz="0" w:space="0" w:color="auto"/>
                    <w:right w:val="none" w:sz="0" w:space="0" w:color="auto"/>
                  </w:divBdr>
                </w:div>
                <w:div w:id="390731647">
                  <w:marLeft w:val="0"/>
                  <w:marRight w:val="0"/>
                  <w:marTop w:val="0"/>
                  <w:marBottom w:val="0"/>
                  <w:divBdr>
                    <w:top w:val="none" w:sz="0" w:space="0" w:color="auto"/>
                    <w:left w:val="none" w:sz="0" w:space="0" w:color="auto"/>
                    <w:bottom w:val="none" w:sz="0" w:space="0" w:color="auto"/>
                    <w:right w:val="none" w:sz="0" w:space="0" w:color="auto"/>
                  </w:divBdr>
                </w:div>
                <w:div w:id="2042245550">
                  <w:marLeft w:val="0"/>
                  <w:marRight w:val="0"/>
                  <w:marTop w:val="0"/>
                  <w:marBottom w:val="0"/>
                  <w:divBdr>
                    <w:top w:val="none" w:sz="0" w:space="0" w:color="auto"/>
                    <w:left w:val="none" w:sz="0" w:space="0" w:color="auto"/>
                    <w:bottom w:val="none" w:sz="0" w:space="0" w:color="auto"/>
                    <w:right w:val="none" w:sz="0" w:space="0" w:color="auto"/>
                  </w:divBdr>
                </w:div>
                <w:div w:id="147328230">
                  <w:marLeft w:val="0"/>
                  <w:marRight w:val="0"/>
                  <w:marTop w:val="0"/>
                  <w:marBottom w:val="0"/>
                  <w:divBdr>
                    <w:top w:val="none" w:sz="0" w:space="0" w:color="auto"/>
                    <w:left w:val="none" w:sz="0" w:space="0" w:color="auto"/>
                    <w:bottom w:val="none" w:sz="0" w:space="0" w:color="auto"/>
                    <w:right w:val="none" w:sz="0" w:space="0" w:color="auto"/>
                  </w:divBdr>
                </w:div>
                <w:div w:id="1482117568">
                  <w:marLeft w:val="0"/>
                  <w:marRight w:val="0"/>
                  <w:marTop w:val="0"/>
                  <w:marBottom w:val="0"/>
                  <w:divBdr>
                    <w:top w:val="none" w:sz="0" w:space="0" w:color="auto"/>
                    <w:left w:val="none" w:sz="0" w:space="0" w:color="auto"/>
                    <w:bottom w:val="none" w:sz="0" w:space="0" w:color="auto"/>
                    <w:right w:val="none" w:sz="0" w:space="0" w:color="auto"/>
                  </w:divBdr>
                </w:div>
                <w:div w:id="1561012645">
                  <w:marLeft w:val="0"/>
                  <w:marRight w:val="0"/>
                  <w:marTop w:val="0"/>
                  <w:marBottom w:val="0"/>
                  <w:divBdr>
                    <w:top w:val="none" w:sz="0" w:space="0" w:color="auto"/>
                    <w:left w:val="none" w:sz="0" w:space="0" w:color="auto"/>
                    <w:bottom w:val="none" w:sz="0" w:space="0" w:color="auto"/>
                    <w:right w:val="none" w:sz="0" w:space="0" w:color="auto"/>
                  </w:divBdr>
                </w:div>
                <w:div w:id="1042098336">
                  <w:marLeft w:val="0"/>
                  <w:marRight w:val="0"/>
                  <w:marTop w:val="0"/>
                  <w:marBottom w:val="0"/>
                  <w:divBdr>
                    <w:top w:val="none" w:sz="0" w:space="0" w:color="auto"/>
                    <w:left w:val="none" w:sz="0" w:space="0" w:color="auto"/>
                    <w:bottom w:val="none" w:sz="0" w:space="0" w:color="auto"/>
                    <w:right w:val="none" w:sz="0" w:space="0" w:color="auto"/>
                  </w:divBdr>
                </w:div>
                <w:div w:id="535436361">
                  <w:marLeft w:val="0"/>
                  <w:marRight w:val="0"/>
                  <w:marTop w:val="0"/>
                  <w:marBottom w:val="0"/>
                  <w:divBdr>
                    <w:top w:val="none" w:sz="0" w:space="0" w:color="auto"/>
                    <w:left w:val="none" w:sz="0" w:space="0" w:color="auto"/>
                    <w:bottom w:val="none" w:sz="0" w:space="0" w:color="auto"/>
                    <w:right w:val="none" w:sz="0" w:space="0" w:color="auto"/>
                  </w:divBdr>
                </w:div>
                <w:div w:id="871383698">
                  <w:marLeft w:val="0"/>
                  <w:marRight w:val="0"/>
                  <w:marTop w:val="0"/>
                  <w:marBottom w:val="0"/>
                  <w:divBdr>
                    <w:top w:val="none" w:sz="0" w:space="0" w:color="auto"/>
                    <w:left w:val="none" w:sz="0" w:space="0" w:color="auto"/>
                    <w:bottom w:val="none" w:sz="0" w:space="0" w:color="auto"/>
                    <w:right w:val="none" w:sz="0" w:space="0" w:color="auto"/>
                  </w:divBdr>
                </w:div>
                <w:div w:id="1935436034">
                  <w:marLeft w:val="0"/>
                  <w:marRight w:val="0"/>
                  <w:marTop w:val="0"/>
                  <w:marBottom w:val="0"/>
                  <w:divBdr>
                    <w:top w:val="none" w:sz="0" w:space="0" w:color="auto"/>
                    <w:left w:val="none" w:sz="0" w:space="0" w:color="auto"/>
                    <w:bottom w:val="none" w:sz="0" w:space="0" w:color="auto"/>
                    <w:right w:val="none" w:sz="0" w:space="0" w:color="auto"/>
                  </w:divBdr>
                </w:div>
                <w:div w:id="256251364">
                  <w:marLeft w:val="0"/>
                  <w:marRight w:val="0"/>
                  <w:marTop w:val="0"/>
                  <w:marBottom w:val="0"/>
                  <w:divBdr>
                    <w:top w:val="none" w:sz="0" w:space="0" w:color="auto"/>
                    <w:left w:val="none" w:sz="0" w:space="0" w:color="auto"/>
                    <w:bottom w:val="none" w:sz="0" w:space="0" w:color="auto"/>
                    <w:right w:val="none" w:sz="0" w:space="0" w:color="auto"/>
                  </w:divBdr>
                </w:div>
                <w:div w:id="1554465844">
                  <w:marLeft w:val="0"/>
                  <w:marRight w:val="0"/>
                  <w:marTop w:val="0"/>
                  <w:marBottom w:val="0"/>
                  <w:divBdr>
                    <w:top w:val="none" w:sz="0" w:space="0" w:color="auto"/>
                    <w:left w:val="none" w:sz="0" w:space="0" w:color="auto"/>
                    <w:bottom w:val="none" w:sz="0" w:space="0" w:color="auto"/>
                    <w:right w:val="none" w:sz="0" w:space="0" w:color="auto"/>
                  </w:divBdr>
                </w:div>
                <w:div w:id="478503675">
                  <w:marLeft w:val="0"/>
                  <w:marRight w:val="0"/>
                  <w:marTop w:val="0"/>
                  <w:marBottom w:val="0"/>
                  <w:divBdr>
                    <w:top w:val="none" w:sz="0" w:space="0" w:color="auto"/>
                    <w:left w:val="none" w:sz="0" w:space="0" w:color="auto"/>
                    <w:bottom w:val="none" w:sz="0" w:space="0" w:color="auto"/>
                    <w:right w:val="none" w:sz="0" w:space="0" w:color="auto"/>
                  </w:divBdr>
                </w:div>
                <w:div w:id="1639453915">
                  <w:marLeft w:val="0"/>
                  <w:marRight w:val="0"/>
                  <w:marTop w:val="0"/>
                  <w:marBottom w:val="0"/>
                  <w:divBdr>
                    <w:top w:val="none" w:sz="0" w:space="0" w:color="auto"/>
                    <w:left w:val="none" w:sz="0" w:space="0" w:color="auto"/>
                    <w:bottom w:val="none" w:sz="0" w:space="0" w:color="auto"/>
                    <w:right w:val="none" w:sz="0" w:space="0" w:color="auto"/>
                  </w:divBdr>
                </w:div>
                <w:div w:id="577135592">
                  <w:marLeft w:val="0"/>
                  <w:marRight w:val="0"/>
                  <w:marTop w:val="0"/>
                  <w:marBottom w:val="0"/>
                  <w:divBdr>
                    <w:top w:val="none" w:sz="0" w:space="0" w:color="auto"/>
                    <w:left w:val="none" w:sz="0" w:space="0" w:color="auto"/>
                    <w:bottom w:val="none" w:sz="0" w:space="0" w:color="auto"/>
                    <w:right w:val="none" w:sz="0" w:space="0" w:color="auto"/>
                  </w:divBdr>
                </w:div>
                <w:div w:id="1823618207">
                  <w:marLeft w:val="0"/>
                  <w:marRight w:val="0"/>
                  <w:marTop w:val="0"/>
                  <w:marBottom w:val="0"/>
                  <w:divBdr>
                    <w:top w:val="none" w:sz="0" w:space="0" w:color="auto"/>
                    <w:left w:val="none" w:sz="0" w:space="0" w:color="auto"/>
                    <w:bottom w:val="none" w:sz="0" w:space="0" w:color="auto"/>
                    <w:right w:val="none" w:sz="0" w:space="0" w:color="auto"/>
                  </w:divBdr>
                </w:div>
                <w:div w:id="1607693306">
                  <w:marLeft w:val="0"/>
                  <w:marRight w:val="0"/>
                  <w:marTop w:val="0"/>
                  <w:marBottom w:val="0"/>
                  <w:divBdr>
                    <w:top w:val="none" w:sz="0" w:space="0" w:color="auto"/>
                    <w:left w:val="none" w:sz="0" w:space="0" w:color="auto"/>
                    <w:bottom w:val="none" w:sz="0" w:space="0" w:color="auto"/>
                    <w:right w:val="none" w:sz="0" w:space="0" w:color="auto"/>
                  </w:divBdr>
                </w:div>
                <w:div w:id="2028746161">
                  <w:marLeft w:val="0"/>
                  <w:marRight w:val="0"/>
                  <w:marTop w:val="0"/>
                  <w:marBottom w:val="0"/>
                  <w:divBdr>
                    <w:top w:val="none" w:sz="0" w:space="0" w:color="auto"/>
                    <w:left w:val="none" w:sz="0" w:space="0" w:color="auto"/>
                    <w:bottom w:val="none" w:sz="0" w:space="0" w:color="auto"/>
                    <w:right w:val="none" w:sz="0" w:space="0" w:color="auto"/>
                  </w:divBdr>
                </w:div>
                <w:div w:id="1592884679">
                  <w:marLeft w:val="0"/>
                  <w:marRight w:val="0"/>
                  <w:marTop w:val="0"/>
                  <w:marBottom w:val="0"/>
                  <w:divBdr>
                    <w:top w:val="none" w:sz="0" w:space="0" w:color="auto"/>
                    <w:left w:val="none" w:sz="0" w:space="0" w:color="auto"/>
                    <w:bottom w:val="none" w:sz="0" w:space="0" w:color="auto"/>
                    <w:right w:val="none" w:sz="0" w:space="0" w:color="auto"/>
                  </w:divBdr>
                </w:div>
                <w:div w:id="1933855995">
                  <w:marLeft w:val="0"/>
                  <w:marRight w:val="0"/>
                  <w:marTop w:val="0"/>
                  <w:marBottom w:val="0"/>
                  <w:divBdr>
                    <w:top w:val="none" w:sz="0" w:space="0" w:color="auto"/>
                    <w:left w:val="none" w:sz="0" w:space="0" w:color="auto"/>
                    <w:bottom w:val="none" w:sz="0" w:space="0" w:color="auto"/>
                    <w:right w:val="none" w:sz="0" w:space="0" w:color="auto"/>
                  </w:divBdr>
                </w:div>
                <w:div w:id="1557399335">
                  <w:marLeft w:val="0"/>
                  <w:marRight w:val="0"/>
                  <w:marTop w:val="0"/>
                  <w:marBottom w:val="0"/>
                  <w:divBdr>
                    <w:top w:val="none" w:sz="0" w:space="0" w:color="auto"/>
                    <w:left w:val="none" w:sz="0" w:space="0" w:color="auto"/>
                    <w:bottom w:val="none" w:sz="0" w:space="0" w:color="auto"/>
                    <w:right w:val="none" w:sz="0" w:space="0" w:color="auto"/>
                  </w:divBdr>
                </w:div>
                <w:div w:id="1644432368">
                  <w:marLeft w:val="0"/>
                  <w:marRight w:val="0"/>
                  <w:marTop w:val="0"/>
                  <w:marBottom w:val="0"/>
                  <w:divBdr>
                    <w:top w:val="none" w:sz="0" w:space="0" w:color="auto"/>
                    <w:left w:val="none" w:sz="0" w:space="0" w:color="auto"/>
                    <w:bottom w:val="none" w:sz="0" w:space="0" w:color="auto"/>
                    <w:right w:val="none" w:sz="0" w:space="0" w:color="auto"/>
                  </w:divBdr>
                </w:div>
                <w:div w:id="150945456">
                  <w:marLeft w:val="0"/>
                  <w:marRight w:val="0"/>
                  <w:marTop w:val="0"/>
                  <w:marBottom w:val="0"/>
                  <w:divBdr>
                    <w:top w:val="none" w:sz="0" w:space="0" w:color="auto"/>
                    <w:left w:val="none" w:sz="0" w:space="0" w:color="auto"/>
                    <w:bottom w:val="none" w:sz="0" w:space="0" w:color="auto"/>
                    <w:right w:val="none" w:sz="0" w:space="0" w:color="auto"/>
                  </w:divBdr>
                </w:div>
                <w:div w:id="169759019">
                  <w:marLeft w:val="0"/>
                  <w:marRight w:val="0"/>
                  <w:marTop w:val="0"/>
                  <w:marBottom w:val="0"/>
                  <w:divBdr>
                    <w:top w:val="none" w:sz="0" w:space="0" w:color="auto"/>
                    <w:left w:val="none" w:sz="0" w:space="0" w:color="auto"/>
                    <w:bottom w:val="none" w:sz="0" w:space="0" w:color="auto"/>
                    <w:right w:val="none" w:sz="0" w:space="0" w:color="auto"/>
                  </w:divBdr>
                </w:div>
                <w:div w:id="1884949713">
                  <w:marLeft w:val="0"/>
                  <w:marRight w:val="0"/>
                  <w:marTop w:val="0"/>
                  <w:marBottom w:val="0"/>
                  <w:divBdr>
                    <w:top w:val="none" w:sz="0" w:space="0" w:color="auto"/>
                    <w:left w:val="none" w:sz="0" w:space="0" w:color="auto"/>
                    <w:bottom w:val="none" w:sz="0" w:space="0" w:color="auto"/>
                    <w:right w:val="none" w:sz="0" w:space="0" w:color="auto"/>
                  </w:divBdr>
                </w:div>
                <w:div w:id="728921730">
                  <w:marLeft w:val="0"/>
                  <w:marRight w:val="0"/>
                  <w:marTop w:val="0"/>
                  <w:marBottom w:val="0"/>
                  <w:divBdr>
                    <w:top w:val="none" w:sz="0" w:space="0" w:color="auto"/>
                    <w:left w:val="none" w:sz="0" w:space="0" w:color="auto"/>
                    <w:bottom w:val="none" w:sz="0" w:space="0" w:color="auto"/>
                    <w:right w:val="none" w:sz="0" w:space="0" w:color="auto"/>
                  </w:divBdr>
                </w:div>
                <w:div w:id="48456547">
                  <w:marLeft w:val="0"/>
                  <w:marRight w:val="0"/>
                  <w:marTop w:val="0"/>
                  <w:marBottom w:val="0"/>
                  <w:divBdr>
                    <w:top w:val="none" w:sz="0" w:space="0" w:color="auto"/>
                    <w:left w:val="none" w:sz="0" w:space="0" w:color="auto"/>
                    <w:bottom w:val="none" w:sz="0" w:space="0" w:color="auto"/>
                    <w:right w:val="none" w:sz="0" w:space="0" w:color="auto"/>
                  </w:divBdr>
                </w:div>
                <w:div w:id="45876239">
                  <w:marLeft w:val="0"/>
                  <w:marRight w:val="0"/>
                  <w:marTop w:val="0"/>
                  <w:marBottom w:val="0"/>
                  <w:divBdr>
                    <w:top w:val="none" w:sz="0" w:space="0" w:color="auto"/>
                    <w:left w:val="none" w:sz="0" w:space="0" w:color="auto"/>
                    <w:bottom w:val="none" w:sz="0" w:space="0" w:color="auto"/>
                    <w:right w:val="none" w:sz="0" w:space="0" w:color="auto"/>
                  </w:divBdr>
                </w:div>
                <w:div w:id="1090349955">
                  <w:marLeft w:val="0"/>
                  <w:marRight w:val="0"/>
                  <w:marTop w:val="0"/>
                  <w:marBottom w:val="0"/>
                  <w:divBdr>
                    <w:top w:val="none" w:sz="0" w:space="0" w:color="auto"/>
                    <w:left w:val="none" w:sz="0" w:space="0" w:color="auto"/>
                    <w:bottom w:val="none" w:sz="0" w:space="0" w:color="auto"/>
                    <w:right w:val="none" w:sz="0" w:space="0" w:color="auto"/>
                  </w:divBdr>
                </w:div>
                <w:div w:id="422606151">
                  <w:marLeft w:val="0"/>
                  <w:marRight w:val="0"/>
                  <w:marTop w:val="0"/>
                  <w:marBottom w:val="0"/>
                  <w:divBdr>
                    <w:top w:val="none" w:sz="0" w:space="0" w:color="auto"/>
                    <w:left w:val="none" w:sz="0" w:space="0" w:color="auto"/>
                    <w:bottom w:val="none" w:sz="0" w:space="0" w:color="auto"/>
                    <w:right w:val="none" w:sz="0" w:space="0" w:color="auto"/>
                  </w:divBdr>
                </w:div>
                <w:div w:id="1568612703">
                  <w:marLeft w:val="0"/>
                  <w:marRight w:val="0"/>
                  <w:marTop w:val="0"/>
                  <w:marBottom w:val="0"/>
                  <w:divBdr>
                    <w:top w:val="none" w:sz="0" w:space="0" w:color="auto"/>
                    <w:left w:val="none" w:sz="0" w:space="0" w:color="auto"/>
                    <w:bottom w:val="none" w:sz="0" w:space="0" w:color="auto"/>
                    <w:right w:val="none" w:sz="0" w:space="0" w:color="auto"/>
                  </w:divBdr>
                </w:div>
                <w:div w:id="1299799188">
                  <w:marLeft w:val="0"/>
                  <w:marRight w:val="0"/>
                  <w:marTop w:val="0"/>
                  <w:marBottom w:val="0"/>
                  <w:divBdr>
                    <w:top w:val="none" w:sz="0" w:space="0" w:color="auto"/>
                    <w:left w:val="none" w:sz="0" w:space="0" w:color="auto"/>
                    <w:bottom w:val="none" w:sz="0" w:space="0" w:color="auto"/>
                    <w:right w:val="none" w:sz="0" w:space="0" w:color="auto"/>
                  </w:divBdr>
                </w:div>
                <w:div w:id="1326280444">
                  <w:marLeft w:val="0"/>
                  <w:marRight w:val="0"/>
                  <w:marTop w:val="0"/>
                  <w:marBottom w:val="0"/>
                  <w:divBdr>
                    <w:top w:val="none" w:sz="0" w:space="0" w:color="auto"/>
                    <w:left w:val="none" w:sz="0" w:space="0" w:color="auto"/>
                    <w:bottom w:val="none" w:sz="0" w:space="0" w:color="auto"/>
                    <w:right w:val="none" w:sz="0" w:space="0" w:color="auto"/>
                  </w:divBdr>
                </w:div>
                <w:div w:id="1820994552">
                  <w:marLeft w:val="0"/>
                  <w:marRight w:val="0"/>
                  <w:marTop w:val="0"/>
                  <w:marBottom w:val="0"/>
                  <w:divBdr>
                    <w:top w:val="none" w:sz="0" w:space="0" w:color="auto"/>
                    <w:left w:val="none" w:sz="0" w:space="0" w:color="auto"/>
                    <w:bottom w:val="none" w:sz="0" w:space="0" w:color="auto"/>
                    <w:right w:val="none" w:sz="0" w:space="0" w:color="auto"/>
                  </w:divBdr>
                </w:div>
                <w:div w:id="1595280856">
                  <w:marLeft w:val="0"/>
                  <w:marRight w:val="0"/>
                  <w:marTop w:val="0"/>
                  <w:marBottom w:val="0"/>
                  <w:divBdr>
                    <w:top w:val="none" w:sz="0" w:space="0" w:color="auto"/>
                    <w:left w:val="none" w:sz="0" w:space="0" w:color="auto"/>
                    <w:bottom w:val="none" w:sz="0" w:space="0" w:color="auto"/>
                    <w:right w:val="none" w:sz="0" w:space="0" w:color="auto"/>
                  </w:divBdr>
                </w:div>
                <w:div w:id="310913569">
                  <w:marLeft w:val="0"/>
                  <w:marRight w:val="0"/>
                  <w:marTop w:val="0"/>
                  <w:marBottom w:val="0"/>
                  <w:divBdr>
                    <w:top w:val="none" w:sz="0" w:space="0" w:color="auto"/>
                    <w:left w:val="none" w:sz="0" w:space="0" w:color="auto"/>
                    <w:bottom w:val="none" w:sz="0" w:space="0" w:color="auto"/>
                    <w:right w:val="none" w:sz="0" w:space="0" w:color="auto"/>
                  </w:divBdr>
                </w:div>
                <w:div w:id="1283269847">
                  <w:marLeft w:val="0"/>
                  <w:marRight w:val="0"/>
                  <w:marTop w:val="0"/>
                  <w:marBottom w:val="0"/>
                  <w:divBdr>
                    <w:top w:val="none" w:sz="0" w:space="0" w:color="auto"/>
                    <w:left w:val="none" w:sz="0" w:space="0" w:color="auto"/>
                    <w:bottom w:val="none" w:sz="0" w:space="0" w:color="auto"/>
                    <w:right w:val="none" w:sz="0" w:space="0" w:color="auto"/>
                  </w:divBdr>
                </w:div>
                <w:div w:id="1679893178">
                  <w:marLeft w:val="0"/>
                  <w:marRight w:val="0"/>
                  <w:marTop w:val="0"/>
                  <w:marBottom w:val="0"/>
                  <w:divBdr>
                    <w:top w:val="none" w:sz="0" w:space="0" w:color="auto"/>
                    <w:left w:val="none" w:sz="0" w:space="0" w:color="auto"/>
                    <w:bottom w:val="none" w:sz="0" w:space="0" w:color="auto"/>
                    <w:right w:val="none" w:sz="0" w:space="0" w:color="auto"/>
                  </w:divBdr>
                </w:div>
                <w:div w:id="1132597399">
                  <w:marLeft w:val="0"/>
                  <w:marRight w:val="0"/>
                  <w:marTop w:val="0"/>
                  <w:marBottom w:val="0"/>
                  <w:divBdr>
                    <w:top w:val="none" w:sz="0" w:space="0" w:color="auto"/>
                    <w:left w:val="none" w:sz="0" w:space="0" w:color="auto"/>
                    <w:bottom w:val="none" w:sz="0" w:space="0" w:color="auto"/>
                    <w:right w:val="none" w:sz="0" w:space="0" w:color="auto"/>
                  </w:divBdr>
                </w:div>
                <w:div w:id="2095936658">
                  <w:marLeft w:val="0"/>
                  <w:marRight w:val="0"/>
                  <w:marTop w:val="0"/>
                  <w:marBottom w:val="0"/>
                  <w:divBdr>
                    <w:top w:val="none" w:sz="0" w:space="0" w:color="auto"/>
                    <w:left w:val="none" w:sz="0" w:space="0" w:color="auto"/>
                    <w:bottom w:val="none" w:sz="0" w:space="0" w:color="auto"/>
                    <w:right w:val="none" w:sz="0" w:space="0" w:color="auto"/>
                  </w:divBdr>
                </w:div>
                <w:div w:id="700280657">
                  <w:marLeft w:val="0"/>
                  <w:marRight w:val="0"/>
                  <w:marTop w:val="0"/>
                  <w:marBottom w:val="0"/>
                  <w:divBdr>
                    <w:top w:val="none" w:sz="0" w:space="0" w:color="auto"/>
                    <w:left w:val="none" w:sz="0" w:space="0" w:color="auto"/>
                    <w:bottom w:val="none" w:sz="0" w:space="0" w:color="auto"/>
                    <w:right w:val="none" w:sz="0" w:space="0" w:color="auto"/>
                  </w:divBdr>
                </w:div>
                <w:div w:id="690690873">
                  <w:marLeft w:val="0"/>
                  <w:marRight w:val="0"/>
                  <w:marTop w:val="0"/>
                  <w:marBottom w:val="0"/>
                  <w:divBdr>
                    <w:top w:val="none" w:sz="0" w:space="0" w:color="auto"/>
                    <w:left w:val="none" w:sz="0" w:space="0" w:color="auto"/>
                    <w:bottom w:val="none" w:sz="0" w:space="0" w:color="auto"/>
                    <w:right w:val="none" w:sz="0" w:space="0" w:color="auto"/>
                  </w:divBdr>
                </w:div>
                <w:div w:id="2092310702">
                  <w:marLeft w:val="0"/>
                  <w:marRight w:val="0"/>
                  <w:marTop w:val="0"/>
                  <w:marBottom w:val="0"/>
                  <w:divBdr>
                    <w:top w:val="none" w:sz="0" w:space="0" w:color="auto"/>
                    <w:left w:val="none" w:sz="0" w:space="0" w:color="auto"/>
                    <w:bottom w:val="none" w:sz="0" w:space="0" w:color="auto"/>
                    <w:right w:val="none" w:sz="0" w:space="0" w:color="auto"/>
                  </w:divBdr>
                </w:div>
                <w:div w:id="858550024">
                  <w:marLeft w:val="0"/>
                  <w:marRight w:val="0"/>
                  <w:marTop w:val="0"/>
                  <w:marBottom w:val="0"/>
                  <w:divBdr>
                    <w:top w:val="none" w:sz="0" w:space="0" w:color="auto"/>
                    <w:left w:val="none" w:sz="0" w:space="0" w:color="auto"/>
                    <w:bottom w:val="none" w:sz="0" w:space="0" w:color="auto"/>
                    <w:right w:val="none" w:sz="0" w:space="0" w:color="auto"/>
                  </w:divBdr>
                </w:div>
                <w:div w:id="1039433490">
                  <w:marLeft w:val="0"/>
                  <w:marRight w:val="0"/>
                  <w:marTop w:val="0"/>
                  <w:marBottom w:val="0"/>
                  <w:divBdr>
                    <w:top w:val="none" w:sz="0" w:space="0" w:color="auto"/>
                    <w:left w:val="none" w:sz="0" w:space="0" w:color="auto"/>
                    <w:bottom w:val="none" w:sz="0" w:space="0" w:color="auto"/>
                    <w:right w:val="none" w:sz="0" w:space="0" w:color="auto"/>
                  </w:divBdr>
                </w:div>
                <w:div w:id="1981105836">
                  <w:marLeft w:val="0"/>
                  <w:marRight w:val="0"/>
                  <w:marTop w:val="0"/>
                  <w:marBottom w:val="0"/>
                  <w:divBdr>
                    <w:top w:val="none" w:sz="0" w:space="0" w:color="auto"/>
                    <w:left w:val="none" w:sz="0" w:space="0" w:color="auto"/>
                    <w:bottom w:val="none" w:sz="0" w:space="0" w:color="auto"/>
                    <w:right w:val="none" w:sz="0" w:space="0" w:color="auto"/>
                  </w:divBdr>
                </w:div>
                <w:div w:id="1134713793">
                  <w:marLeft w:val="0"/>
                  <w:marRight w:val="0"/>
                  <w:marTop w:val="0"/>
                  <w:marBottom w:val="0"/>
                  <w:divBdr>
                    <w:top w:val="none" w:sz="0" w:space="0" w:color="auto"/>
                    <w:left w:val="none" w:sz="0" w:space="0" w:color="auto"/>
                    <w:bottom w:val="none" w:sz="0" w:space="0" w:color="auto"/>
                    <w:right w:val="none" w:sz="0" w:space="0" w:color="auto"/>
                  </w:divBdr>
                </w:div>
                <w:div w:id="470055224">
                  <w:marLeft w:val="0"/>
                  <w:marRight w:val="0"/>
                  <w:marTop w:val="0"/>
                  <w:marBottom w:val="0"/>
                  <w:divBdr>
                    <w:top w:val="none" w:sz="0" w:space="0" w:color="auto"/>
                    <w:left w:val="none" w:sz="0" w:space="0" w:color="auto"/>
                    <w:bottom w:val="none" w:sz="0" w:space="0" w:color="auto"/>
                    <w:right w:val="none" w:sz="0" w:space="0" w:color="auto"/>
                  </w:divBdr>
                </w:div>
                <w:div w:id="262149927">
                  <w:marLeft w:val="0"/>
                  <w:marRight w:val="0"/>
                  <w:marTop w:val="0"/>
                  <w:marBottom w:val="0"/>
                  <w:divBdr>
                    <w:top w:val="none" w:sz="0" w:space="0" w:color="auto"/>
                    <w:left w:val="none" w:sz="0" w:space="0" w:color="auto"/>
                    <w:bottom w:val="none" w:sz="0" w:space="0" w:color="auto"/>
                    <w:right w:val="none" w:sz="0" w:space="0" w:color="auto"/>
                  </w:divBdr>
                </w:div>
                <w:div w:id="1007248725">
                  <w:marLeft w:val="0"/>
                  <w:marRight w:val="0"/>
                  <w:marTop w:val="0"/>
                  <w:marBottom w:val="0"/>
                  <w:divBdr>
                    <w:top w:val="none" w:sz="0" w:space="0" w:color="auto"/>
                    <w:left w:val="none" w:sz="0" w:space="0" w:color="auto"/>
                    <w:bottom w:val="none" w:sz="0" w:space="0" w:color="auto"/>
                    <w:right w:val="none" w:sz="0" w:space="0" w:color="auto"/>
                  </w:divBdr>
                </w:div>
                <w:div w:id="201865723">
                  <w:marLeft w:val="0"/>
                  <w:marRight w:val="0"/>
                  <w:marTop w:val="0"/>
                  <w:marBottom w:val="0"/>
                  <w:divBdr>
                    <w:top w:val="none" w:sz="0" w:space="0" w:color="auto"/>
                    <w:left w:val="none" w:sz="0" w:space="0" w:color="auto"/>
                    <w:bottom w:val="none" w:sz="0" w:space="0" w:color="auto"/>
                    <w:right w:val="none" w:sz="0" w:space="0" w:color="auto"/>
                  </w:divBdr>
                </w:div>
                <w:div w:id="1721053719">
                  <w:marLeft w:val="0"/>
                  <w:marRight w:val="0"/>
                  <w:marTop w:val="0"/>
                  <w:marBottom w:val="0"/>
                  <w:divBdr>
                    <w:top w:val="none" w:sz="0" w:space="0" w:color="auto"/>
                    <w:left w:val="none" w:sz="0" w:space="0" w:color="auto"/>
                    <w:bottom w:val="none" w:sz="0" w:space="0" w:color="auto"/>
                    <w:right w:val="none" w:sz="0" w:space="0" w:color="auto"/>
                  </w:divBdr>
                </w:div>
                <w:div w:id="754130229">
                  <w:marLeft w:val="0"/>
                  <w:marRight w:val="0"/>
                  <w:marTop w:val="0"/>
                  <w:marBottom w:val="0"/>
                  <w:divBdr>
                    <w:top w:val="none" w:sz="0" w:space="0" w:color="auto"/>
                    <w:left w:val="none" w:sz="0" w:space="0" w:color="auto"/>
                    <w:bottom w:val="none" w:sz="0" w:space="0" w:color="auto"/>
                    <w:right w:val="none" w:sz="0" w:space="0" w:color="auto"/>
                  </w:divBdr>
                </w:div>
                <w:div w:id="179202474">
                  <w:marLeft w:val="0"/>
                  <w:marRight w:val="0"/>
                  <w:marTop w:val="0"/>
                  <w:marBottom w:val="0"/>
                  <w:divBdr>
                    <w:top w:val="none" w:sz="0" w:space="0" w:color="auto"/>
                    <w:left w:val="none" w:sz="0" w:space="0" w:color="auto"/>
                    <w:bottom w:val="none" w:sz="0" w:space="0" w:color="auto"/>
                    <w:right w:val="none" w:sz="0" w:space="0" w:color="auto"/>
                  </w:divBdr>
                </w:div>
                <w:div w:id="1486119089">
                  <w:marLeft w:val="0"/>
                  <w:marRight w:val="0"/>
                  <w:marTop w:val="0"/>
                  <w:marBottom w:val="0"/>
                  <w:divBdr>
                    <w:top w:val="none" w:sz="0" w:space="0" w:color="auto"/>
                    <w:left w:val="none" w:sz="0" w:space="0" w:color="auto"/>
                    <w:bottom w:val="none" w:sz="0" w:space="0" w:color="auto"/>
                    <w:right w:val="none" w:sz="0" w:space="0" w:color="auto"/>
                  </w:divBdr>
                </w:div>
                <w:div w:id="2098475189">
                  <w:marLeft w:val="0"/>
                  <w:marRight w:val="0"/>
                  <w:marTop w:val="0"/>
                  <w:marBottom w:val="0"/>
                  <w:divBdr>
                    <w:top w:val="none" w:sz="0" w:space="0" w:color="auto"/>
                    <w:left w:val="none" w:sz="0" w:space="0" w:color="auto"/>
                    <w:bottom w:val="none" w:sz="0" w:space="0" w:color="auto"/>
                    <w:right w:val="none" w:sz="0" w:space="0" w:color="auto"/>
                  </w:divBdr>
                </w:div>
                <w:div w:id="676004666">
                  <w:marLeft w:val="0"/>
                  <w:marRight w:val="0"/>
                  <w:marTop w:val="0"/>
                  <w:marBottom w:val="0"/>
                  <w:divBdr>
                    <w:top w:val="none" w:sz="0" w:space="0" w:color="auto"/>
                    <w:left w:val="none" w:sz="0" w:space="0" w:color="auto"/>
                    <w:bottom w:val="none" w:sz="0" w:space="0" w:color="auto"/>
                    <w:right w:val="none" w:sz="0" w:space="0" w:color="auto"/>
                  </w:divBdr>
                </w:div>
                <w:div w:id="1409646134">
                  <w:marLeft w:val="0"/>
                  <w:marRight w:val="0"/>
                  <w:marTop w:val="0"/>
                  <w:marBottom w:val="0"/>
                  <w:divBdr>
                    <w:top w:val="none" w:sz="0" w:space="0" w:color="auto"/>
                    <w:left w:val="none" w:sz="0" w:space="0" w:color="auto"/>
                    <w:bottom w:val="none" w:sz="0" w:space="0" w:color="auto"/>
                    <w:right w:val="none" w:sz="0" w:space="0" w:color="auto"/>
                  </w:divBdr>
                </w:div>
                <w:div w:id="134763195">
                  <w:marLeft w:val="0"/>
                  <w:marRight w:val="0"/>
                  <w:marTop w:val="0"/>
                  <w:marBottom w:val="0"/>
                  <w:divBdr>
                    <w:top w:val="none" w:sz="0" w:space="0" w:color="auto"/>
                    <w:left w:val="none" w:sz="0" w:space="0" w:color="auto"/>
                    <w:bottom w:val="none" w:sz="0" w:space="0" w:color="auto"/>
                    <w:right w:val="none" w:sz="0" w:space="0" w:color="auto"/>
                  </w:divBdr>
                </w:div>
                <w:div w:id="1700738554">
                  <w:marLeft w:val="0"/>
                  <w:marRight w:val="0"/>
                  <w:marTop w:val="0"/>
                  <w:marBottom w:val="0"/>
                  <w:divBdr>
                    <w:top w:val="none" w:sz="0" w:space="0" w:color="auto"/>
                    <w:left w:val="none" w:sz="0" w:space="0" w:color="auto"/>
                    <w:bottom w:val="none" w:sz="0" w:space="0" w:color="auto"/>
                    <w:right w:val="none" w:sz="0" w:space="0" w:color="auto"/>
                  </w:divBdr>
                </w:div>
                <w:div w:id="1036348360">
                  <w:marLeft w:val="0"/>
                  <w:marRight w:val="0"/>
                  <w:marTop w:val="0"/>
                  <w:marBottom w:val="0"/>
                  <w:divBdr>
                    <w:top w:val="none" w:sz="0" w:space="0" w:color="auto"/>
                    <w:left w:val="none" w:sz="0" w:space="0" w:color="auto"/>
                    <w:bottom w:val="none" w:sz="0" w:space="0" w:color="auto"/>
                    <w:right w:val="none" w:sz="0" w:space="0" w:color="auto"/>
                  </w:divBdr>
                </w:div>
                <w:div w:id="2102985671">
                  <w:marLeft w:val="0"/>
                  <w:marRight w:val="0"/>
                  <w:marTop w:val="0"/>
                  <w:marBottom w:val="0"/>
                  <w:divBdr>
                    <w:top w:val="none" w:sz="0" w:space="0" w:color="auto"/>
                    <w:left w:val="none" w:sz="0" w:space="0" w:color="auto"/>
                    <w:bottom w:val="none" w:sz="0" w:space="0" w:color="auto"/>
                    <w:right w:val="none" w:sz="0" w:space="0" w:color="auto"/>
                  </w:divBdr>
                </w:div>
                <w:div w:id="1747190282">
                  <w:marLeft w:val="0"/>
                  <w:marRight w:val="0"/>
                  <w:marTop w:val="0"/>
                  <w:marBottom w:val="0"/>
                  <w:divBdr>
                    <w:top w:val="none" w:sz="0" w:space="0" w:color="auto"/>
                    <w:left w:val="none" w:sz="0" w:space="0" w:color="auto"/>
                    <w:bottom w:val="none" w:sz="0" w:space="0" w:color="auto"/>
                    <w:right w:val="none" w:sz="0" w:space="0" w:color="auto"/>
                  </w:divBdr>
                </w:div>
                <w:div w:id="901796278">
                  <w:marLeft w:val="0"/>
                  <w:marRight w:val="0"/>
                  <w:marTop w:val="0"/>
                  <w:marBottom w:val="0"/>
                  <w:divBdr>
                    <w:top w:val="none" w:sz="0" w:space="0" w:color="auto"/>
                    <w:left w:val="none" w:sz="0" w:space="0" w:color="auto"/>
                    <w:bottom w:val="none" w:sz="0" w:space="0" w:color="auto"/>
                    <w:right w:val="none" w:sz="0" w:space="0" w:color="auto"/>
                  </w:divBdr>
                </w:div>
                <w:div w:id="1224028879">
                  <w:marLeft w:val="0"/>
                  <w:marRight w:val="0"/>
                  <w:marTop w:val="0"/>
                  <w:marBottom w:val="0"/>
                  <w:divBdr>
                    <w:top w:val="none" w:sz="0" w:space="0" w:color="auto"/>
                    <w:left w:val="none" w:sz="0" w:space="0" w:color="auto"/>
                    <w:bottom w:val="none" w:sz="0" w:space="0" w:color="auto"/>
                    <w:right w:val="none" w:sz="0" w:space="0" w:color="auto"/>
                  </w:divBdr>
                </w:div>
                <w:div w:id="1350062266">
                  <w:marLeft w:val="0"/>
                  <w:marRight w:val="0"/>
                  <w:marTop w:val="0"/>
                  <w:marBottom w:val="0"/>
                  <w:divBdr>
                    <w:top w:val="none" w:sz="0" w:space="0" w:color="auto"/>
                    <w:left w:val="none" w:sz="0" w:space="0" w:color="auto"/>
                    <w:bottom w:val="none" w:sz="0" w:space="0" w:color="auto"/>
                    <w:right w:val="none" w:sz="0" w:space="0" w:color="auto"/>
                  </w:divBdr>
                </w:div>
                <w:div w:id="377703206">
                  <w:marLeft w:val="0"/>
                  <w:marRight w:val="0"/>
                  <w:marTop w:val="0"/>
                  <w:marBottom w:val="0"/>
                  <w:divBdr>
                    <w:top w:val="none" w:sz="0" w:space="0" w:color="auto"/>
                    <w:left w:val="none" w:sz="0" w:space="0" w:color="auto"/>
                    <w:bottom w:val="none" w:sz="0" w:space="0" w:color="auto"/>
                    <w:right w:val="none" w:sz="0" w:space="0" w:color="auto"/>
                  </w:divBdr>
                </w:div>
                <w:div w:id="240991091">
                  <w:marLeft w:val="0"/>
                  <w:marRight w:val="0"/>
                  <w:marTop w:val="0"/>
                  <w:marBottom w:val="0"/>
                  <w:divBdr>
                    <w:top w:val="none" w:sz="0" w:space="0" w:color="auto"/>
                    <w:left w:val="none" w:sz="0" w:space="0" w:color="auto"/>
                    <w:bottom w:val="none" w:sz="0" w:space="0" w:color="auto"/>
                    <w:right w:val="none" w:sz="0" w:space="0" w:color="auto"/>
                  </w:divBdr>
                </w:div>
                <w:div w:id="1301152836">
                  <w:marLeft w:val="0"/>
                  <w:marRight w:val="0"/>
                  <w:marTop w:val="0"/>
                  <w:marBottom w:val="0"/>
                  <w:divBdr>
                    <w:top w:val="none" w:sz="0" w:space="0" w:color="auto"/>
                    <w:left w:val="none" w:sz="0" w:space="0" w:color="auto"/>
                    <w:bottom w:val="none" w:sz="0" w:space="0" w:color="auto"/>
                    <w:right w:val="none" w:sz="0" w:space="0" w:color="auto"/>
                  </w:divBdr>
                </w:div>
                <w:div w:id="677846878">
                  <w:marLeft w:val="0"/>
                  <w:marRight w:val="0"/>
                  <w:marTop w:val="0"/>
                  <w:marBottom w:val="0"/>
                  <w:divBdr>
                    <w:top w:val="none" w:sz="0" w:space="0" w:color="auto"/>
                    <w:left w:val="none" w:sz="0" w:space="0" w:color="auto"/>
                    <w:bottom w:val="none" w:sz="0" w:space="0" w:color="auto"/>
                    <w:right w:val="none" w:sz="0" w:space="0" w:color="auto"/>
                  </w:divBdr>
                </w:div>
                <w:div w:id="1568221308">
                  <w:marLeft w:val="0"/>
                  <w:marRight w:val="0"/>
                  <w:marTop w:val="0"/>
                  <w:marBottom w:val="0"/>
                  <w:divBdr>
                    <w:top w:val="none" w:sz="0" w:space="0" w:color="auto"/>
                    <w:left w:val="none" w:sz="0" w:space="0" w:color="auto"/>
                    <w:bottom w:val="none" w:sz="0" w:space="0" w:color="auto"/>
                    <w:right w:val="none" w:sz="0" w:space="0" w:color="auto"/>
                  </w:divBdr>
                </w:div>
                <w:div w:id="958803751">
                  <w:marLeft w:val="0"/>
                  <w:marRight w:val="0"/>
                  <w:marTop w:val="0"/>
                  <w:marBottom w:val="0"/>
                  <w:divBdr>
                    <w:top w:val="none" w:sz="0" w:space="0" w:color="auto"/>
                    <w:left w:val="none" w:sz="0" w:space="0" w:color="auto"/>
                    <w:bottom w:val="none" w:sz="0" w:space="0" w:color="auto"/>
                    <w:right w:val="none" w:sz="0" w:space="0" w:color="auto"/>
                  </w:divBdr>
                </w:div>
                <w:div w:id="205456074">
                  <w:marLeft w:val="0"/>
                  <w:marRight w:val="0"/>
                  <w:marTop w:val="0"/>
                  <w:marBottom w:val="0"/>
                  <w:divBdr>
                    <w:top w:val="none" w:sz="0" w:space="0" w:color="auto"/>
                    <w:left w:val="none" w:sz="0" w:space="0" w:color="auto"/>
                    <w:bottom w:val="none" w:sz="0" w:space="0" w:color="auto"/>
                    <w:right w:val="none" w:sz="0" w:space="0" w:color="auto"/>
                  </w:divBdr>
                </w:div>
                <w:div w:id="327051995">
                  <w:marLeft w:val="0"/>
                  <w:marRight w:val="0"/>
                  <w:marTop w:val="0"/>
                  <w:marBottom w:val="0"/>
                  <w:divBdr>
                    <w:top w:val="none" w:sz="0" w:space="0" w:color="auto"/>
                    <w:left w:val="none" w:sz="0" w:space="0" w:color="auto"/>
                    <w:bottom w:val="none" w:sz="0" w:space="0" w:color="auto"/>
                    <w:right w:val="none" w:sz="0" w:space="0" w:color="auto"/>
                  </w:divBdr>
                </w:div>
                <w:div w:id="200637157">
                  <w:marLeft w:val="0"/>
                  <w:marRight w:val="0"/>
                  <w:marTop w:val="0"/>
                  <w:marBottom w:val="0"/>
                  <w:divBdr>
                    <w:top w:val="none" w:sz="0" w:space="0" w:color="auto"/>
                    <w:left w:val="none" w:sz="0" w:space="0" w:color="auto"/>
                    <w:bottom w:val="none" w:sz="0" w:space="0" w:color="auto"/>
                    <w:right w:val="none" w:sz="0" w:space="0" w:color="auto"/>
                  </w:divBdr>
                </w:div>
                <w:div w:id="1094395447">
                  <w:marLeft w:val="0"/>
                  <w:marRight w:val="0"/>
                  <w:marTop w:val="0"/>
                  <w:marBottom w:val="0"/>
                  <w:divBdr>
                    <w:top w:val="none" w:sz="0" w:space="0" w:color="auto"/>
                    <w:left w:val="none" w:sz="0" w:space="0" w:color="auto"/>
                    <w:bottom w:val="none" w:sz="0" w:space="0" w:color="auto"/>
                    <w:right w:val="none" w:sz="0" w:space="0" w:color="auto"/>
                  </w:divBdr>
                </w:div>
                <w:div w:id="705524400">
                  <w:marLeft w:val="0"/>
                  <w:marRight w:val="0"/>
                  <w:marTop w:val="0"/>
                  <w:marBottom w:val="0"/>
                  <w:divBdr>
                    <w:top w:val="none" w:sz="0" w:space="0" w:color="auto"/>
                    <w:left w:val="none" w:sz="0" w:space="0" w:color="auto"/>
                    <w:bottom w:val="none" w:sz="0" w:space="0" w:color="auto"/>
                    <w:right w:val="none" w:sz="0" w:space="0" w:color="auto"/>
                  </w:divBdr>
                </w:div>
                <w:div w:id="1998416897">
                  <w:marLeft w:val="0"/>
                  <w:marRight w:val="0"/>
                  <w:marTop w:val="0"/>
                  <w:marBottom w:val="0"/>
                  <w:divBdr>
                    <w:top w:val="none" w:sz="0" w:space="0" w:color="auto"/>
                    <w:left w:val="none" w:sz="0" w:space="0" w:color="auto"/>
                    <w:bottom w:val="none" w:sz="0" w:space="0" w:color="auto"/>
                    <w:right w:val="none" w:sz="0" w:space="0" w:color="auto"/>
                  </w:divBdr>
                </w:div>
              </w:divsChild>
            </w:div>
            <w:div w:id="384715601">
              <w:marLeft w:val="0"/>
              <w:marRight w:val="0"/>
              <w:marTop w:val="0"/>
              <w:marBottom w:val="0"/>
              <w:divBdr>
                <w:top w:val="none" w:sz="0" w:space="0" w:color="auto"/>
                <w:left w:val="none" w:sz="0" w:space="0" w:color="auto"/>
                <w:bottom w:val="none" w:sz="0" w:space="0" w:color="auto"/>
                <w:right w:val="none" w:sz="0" w:space="0" w:color="auto"/>
              </w:divBdr>
            </w:div>
            <w:div w:id="2068532286">
              <w:marLeft w:val="0"/>
              <w:marRight w:val="0"/>
              <w:marTop w:val="0"/>
              <w:marBottom w:val="0"/>
              <w:divBdr>
                <w:top w:val="none" w:sz="0" w:space="0" w:color="auto"/>
                <w:left w:val="none" w:sz="0" w:space="0" w:color="auto"/>
                <w:bottom w:val="none" w:sz="0" w:space="0" w:color="auto"/>
                <w:right w:val="none" w:sz="0" w:space="0" w:color="auto"/>
              </w:divBdr>
            </w:div>
          </w:divsChild>
        </w:div>
        <w:div w:id="1178231476">
          <w:marLeft w:val="0"/>
          <w:marRight w:val="0"/>
          <w:marTop w:val="0"/>
          <w:marBottom w:val="0"/>
          <w:divBdr>
            <w:top w:val="none" w:sz="0" w:space="0" w:color="auto"/>
            <w:left w:val="none" w:sz="0" w:space="0" w:color="auto"/>
            <w:bottom w:val="none" w:sz="0" w:space="0" w:color="auto"/>
            <w:right w:val="none" w:sz="0" w:space="0" w:color="auto"/>
          </w:divBdr>
          <w:divsChild>
            <w:div w:id="195536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19347">
      <w:bodyDiv w:val="1"/>
      <w:marLeft w:val="0"/>
      <w:marRight w:val="0"/>
      <w:marTop w:val="0"/>
      <w:marBottom w:val="0"/>
      <w:divBdr>
        <w:top w:val="none" w:sz="0" w:space="0" w:color="auto"/>
        <w:left w:val="none" w:sz="0" w:space="0" w:color="auto"/>
        <w:bottom w:val="none" w:sz="0" w:space="0" w:color="auto"/>
        <w:right w:val="none" w:sz="0" w:space="0" w:color="auto"/>
      </w:divBdr>
      <w:divsChild>
        <w:div w:id="797457962">
          <w:marLeft w:val="0"/>
          <w:marRight w:val="0"/>
          <w:marTop w:val="0"/>
          <w:marBottom w:val="0"/>
          <w:divBdr>
            <w:top w:val="none" w:sz="0" w:space="0" w:color="auto"/>
            <w:left w:val="none" w:sz="0" w:space="0" w:color="auto"/>
            <w:bottom w:val="none" w:sz="0" w:space="0" w:color="auto"/>
            <w:right w:val="none" w:sz="0" w:space="0" w:color="auto"/>
          </w:divBdr>
          <w:divsChild>
            <w:div w:id="591455">
              <w:marLeft w:val="0"/>
              <w:marRight w:val="0"/>
              <w:marTop w:val="0"/>
              <w:marBottom w:val="0"/>
              <w:divBdr>
                <w:top w:val="none" w:sz="0" w:space="0" w:color="auto"/>
                <w:left w:val="none" w:sz="0" w:space="0" w:color="auto"/>
                <w:bottom w:val="none" w:sz="0" w:space="0" w:color="auto"/>
                <w:right w:val="none" w:sz="0" w:space="0" w:color="auto"/>
              </w:divBdr>
            </w:div>
            <w:div w:id="3939761">
              <w:marLeft w:val="0"/>
              <w:marRight w:val="0"/>
              <w:marTop w:val="0"/>
              <w:marBottom w:val="0"/>
              <w:divBdr>
                <w:top w:val="none" w:sz="0" w:space="0" w:color="auto"/>
                <w:left w:val="none" w:sz="0" w:space="0" w:color="auto"/>
                <w:bottom w:val="none" w:sz="0" w:space="0" w:color="auto"/>
                <w:right w:val="none" w:sz="0" w:space="0" w:color="auto"/>
              </w:divBdr>
            </w:div>
            <w:div w:id="4603555">
              <w:marLeft w:val="0"/>
              <w:marRight w:val="0"/>
              <w:marTop w:val="0"/>
              <w:marBottom w:val="0"/>
              <w:divBdr>
                <w:top w:val="none" w:sz="0" w:space="0" w:color="auto"/>
                <w:left w:val="none" w:sz="0" w:space="0" w:color="auto"/>
                <w:bottom w:val="none" w:sz="0" w:space="0" w:color="auto"/>
                <w:right w:val="none" w:sz="0" w:space="0" w:color="auto"/>
              </w:divBdr>
            </w:div>
            <w:div w:id="7871311">
              <w:marLeft w:val="0"/>
              <w:marRight w:val="0"/>
              <w:marTop w:val="0"/>
              <w:marBottom w:val="0"/>
              <w:divBdr>
                <w:top w:val="none" w:sz="0" w:space="0" w:color="auto"/>
                <w:left w:val="none" w:sz="0" w:space="0" w:color="auto"/>
                <w:bottom w:val="none" w:sz="0" w:space="0" w:color="auto"/>
                <w:right w:val="none" w:sz="0" w:space="0" w:color="auto"/>
              </w:divBdr>
            </w:div>
            <w:div w:id="18164313">
              <w:marLeft w:val="0"/>
              <w:marRight w:val="0"/>
              <w:marTop w:val="0"/>
              <w:marBottom w:val="0"/>
              <w:divBdr>
                <w:top w:val="none" w:sz="0" w:space="0" w:color="auto"/>
                <w:left w:val="none" w:sz="0" w:space="0" w:color="auto"/>
                <w:bottom w:val="none" w:sz="0" w:space="0" w:color="auto"/>
                <w:right w:val="none" w:sz="0" w:space="0" w:color="auto"/>
              </w:divBdr>
            </w:div>
            <w:div w:id="18707863">
              <w:marLeft w:val="0"/>
              <w:marRight w:val="0"/>
              <w:marTop w:val="0"/>
              <w:marBottom w:val="0"/>
              <w:divBdr>
                <w:top w:val="none" w:sz="0" w:space="0" w:color="auto"/>
                <w:left w:val="none" w:sz="0" w:space="0" w:color="auto"/>
                <w:bottom w:val="none" w:sz="0" w:space="0" w:color="auto"/>
                <w:right w:val="none" w:sz="0" w:space="0" w:color="auto"/>
              </w:divBdr>
            </w:div>
            <w:div w:id="20477357">
              <w:marLeft w:val="0"/>
              <w:marRight w:val="0"/>
              <w:marTop w:val="0"/>
              <w:marBottom w:val="0"/>
              <w:divBdr>
                <w:top w:val="none" w:sz="0" w:space="0" w:color="auto"/>
                <w:left w:val="none" w:sz="0" w:space="0" w:color="auto"/>
                <w:bottom w:val="none" w:sz="0" w:space="0" w:color="auto"/>
                <w:right w:val="none" w:sz="0" w:space="0" w:color="auto"/>
              </w:divBdr>
            </w:div>
            <w:div w:id="20592799">
              <w:marLeft w:val="0"/>
              <w:marRight w:val="0"/>
              <w:marTop w:val="0"/>
              <w:marBottom w:val="0"/>
              <w:divBdr>
                <w:top w:val="none" w:sz="0" w:space="0" w:color="auto"/>
                <w:left w:val="none" w:sz="0" w:space="0" w:color="auto"/>
                <w:bottom w:val="none" w:sz="0" w:space="0" w:color="auto"/>
                <w:right w:val="none" w:sz="0" w:space="0" w:color="auto"/>
              </w:divBdr>
            </w:div>
            <w:div w:id="22442073">
              <w:marLeft w:val="0"/>
              <w:marRight w:val="0"/>
              <w:marTop w:val="0"/>
              <w:marBottom w:val="0"/>
              <w:divBdr>
                <w:top w:val="none" w:sz="0" w:space="0" w:color="auto"/>
                <w:left w:val="none" w:sz="0" w:space="0" w:color="auto"/>
                <w:bottom w:val="none" w:sz="0" w:space="0" w:color="auto"/>
                <w:right w:val="none" w:sz="0" w:space="0" w:color="auto"/>
              </w:divBdr>
            </w:div>
            <w:div w:id="28115862">
              <w:marLeft w:val="0"/>
              <w:marRight w:val="0"/>
              <w:marTop w:val="0"/>
              <w:marBottom w:val="0"/>
              <w:divBdr>
                <w:top w:val="none" w:sz="0" w:space="0" w:color="auto"/>
                <w:left w:val="none" w:sz="0" w:space="0" w:color="auto"/>
                <w:bottom w:val="none" w:sz="0" w:space="0" w:color="auto"/>
                <w:right w:val="none" w:sz="0" w:space="0" w:color="auto"/>
              </w:divBdr>
            </w:div>
            <w:div w:id="29571148">
              <w:marLeft w:val="0"/>
              <w:marRight w:val="0"/>
              <w:marTop w:val="0"/>
              <w:marBottom w:val="0"/>
              <w:divBdr>
                <w:top w:val="none" w:sz="0" w:space="0" w:color="auto"/>
                <w:left w:val="none" w:sz="0" w:space="0" w:color="auto"/>
                <w:bottom w:val="none" w:sz="0" w:space="0" w:color="auto"/>
                <w:right w:val="none" w:sz="0" w:space="0" w:color="auto"/>
              </w:divBdr>
            </w:div>
            <w:div w:id="50740487">
              <w:marLeft w:val="0"/>
              <w:marRight w:val="0"/>
              <w:marTop w:val="0"/>
              <w:marBottom w:val="0"/>
              <w:divBdr>
                <w:top w:val="none" w:sz="0" w:space="0" w:color="auto"/>
                <w:left w:val="none" w:sz="0" w:space="0" w:color="auto"/>
                <w:bottom w:val="none" w:sz="0" w:space="0" w:color="auto"/>
                <w:right w:val="none" w:sz="0" w:space="0" w:color="auto"/>
              </w:divBdr>
            </w:div>
            <w:div w:id="53088884">
              <w:marLeft w:val="0"/>
              <w:marRight w:val="0"/>
              <w:marTop w:val="0"/>
              <w:marBottom w:val="0"/>
              <w:divBdr>
                <w:top w:val="none" w:sz="0" w:space="0" w:color="auto"/>
                <w:left w:val="none" w:sz="0" w:space="0" w:color="auto"/>
                <w:bottom w:val="none" w:sz="0" w:space="0" w:color="auto"/>
                <w:right w:val="none" w:sz="0" w:space="0" w:color="auto"/>
              </w:divBdr>
            </w:div>
            <w:div w:id="60060538">
              <w:marLeft w:val="0"/>
              <w:marRight w:val="0"/>
              <w:marTop w:val="0"/>
              <w:marBottom w:val="0"/>
              <w:divBdr>
                <w:top w:val="none" w:sz="0" w:space="0" w:color="auto"/>
                <w:left w:val="none" w:sz="0" w:space="0" w:color="auto"/>
                <w:bottom w:val="none" w:sz="0" w:space="0" w:color="auto"/>
                <w:right w:val="none" w:sz="0" w:space="0" w:color="auto"/>
              </w:divBdr>
            </w:div>
            <w:div w:id="61299956">
              <w:marLeft w:val="0"/>
              <w:marRight w:val="0"/>
              <w:marTop w:val="0"/>
              <w:marBottom w:val="0"/>
              <w:divBdr>
                <w:top w:val="none" w:sz="0" w:space="0" w:color="auto"/>
                <w:left w:val="none" w:sz="0" w:space="0" w:color="auto"/>
                <w:bottom w:val="none" w:sz="0" w:space="0" w:color="auto"/>
                <w:right w:val="none" w:sz="0" w:space="0" w:color="auto"/>
              </w:divBdr>
            </w:div>
            <w:div w:id="66419779">
              <w:marLeft w:val="0"/>
              <w:marRight w:val="0"/>
              <w:marTop w:val="0"/>
              <w:marBottom w:val="0"/>
              <w:divBdr>
                <w:top w:val="none" w:sz="0" w:space="0" w:color="auto"/>
                <w:left w:val="none" w:sz="0" w:space="0" w:color="auto"/>
                <w:bottom w:val="none" w:sz="0" w:space="0" w:color="auto"/>
                <w:right w:val="none" w:sz="0" w:space="0" w:color="auto"/>
              </w:divBdr>
            </w:div>
            <w:div w:id="73859891">
              <w:marLeft w:val="0"/>
              <w:marRight w:val="0"/>
              <w:marTop w:val="0"/>
              <w:marBottom w:val="0"/>
              <w:divBdr>
                <w:top w:val="none" w:sz="0" w:space="0" w:color="auto"/>
                <w:left w:val="none" w:sz="0" w:space="0" w:color="auto"/>
                <w:bottom w:val="none" w:sz="0" w:space="0" w:color="auto"/>
                <w:right w:val="none" w:sz="0" w:space="0" w:color="auto"/>
              </w:divBdr>
            </w:div>
            <w:div w:id="93869873">
              <w:marLeft w:val="0"/>
              <w:marRight w:val="0"/>
              <w:marTop w:val="0"/>
              <w:marBottom w:val="0"/>
              <w:divBdr>
                <w:top w:val="none" w:sz="0" w:space="0" w:color="auto"/>
                <w:left w:val="none" w:sz="0" w:space="0" w:color="auto"/>
                <w:bottom w:val="none" w:sz="0" w:space="0" w:color="auto"/>
                <w:right w:val="none" w:sz="0" w:space="0" w:color="auto"/>
              </w:divBdr>
            </w:div>
            <w:div w:id="95948356">
              <w:marLeft w:val="0"/>
              <w:marRight w:val="0"/>
              <w:marTop w:val="0"/>
              <w:marBottom w:val="0"/>
              <w:divBdr>
                <w:top w:val="none" w:sz="0" w:space="0" w:color="auto"/>
                <w:left w:val="none" w:sz="0" w:space="0" w:color="auto"/>
                <w:bottom w:val="none" w:sz="0" w:space="0" w:color="auto"/>
                <w:right w:val="none" w:sz="0" w:space="0" w:color="auto"/>
              </w:divBdr>
            </w:div>
            <w:div w:id="101267798">
              <w:marLeft w:val="0"/>
              <w:marRight w:val="0"/>
              <w:marTop w:val="0"/>
              <w:marBottom w:val="0"/>
              <w:divBdr>
                <w:top w:val="none" w:sz="0" w:space="0" w:color="auto"/>
                <w:left w:val="none" w:sz="0" w:space="0" w:color="auto"/>
                <w:bottom w:val="none" w:sz="0" w:space="0" w:color="auto"/>
                <w:right w:val="none" w:sz="0" w:space="0" w:color="auto"/>
              </w:divBdr>
            </w:div>
            <w:div w:id="105195630">
              <w:marLeft w:val="0"/>
              <w:marRight w:val="0"/>
              <w:marTop w:val="0"/>
              <w:marBottom w:val="0"/>
              <w:divBdr>
                <w:top w:val="none" w:sz="0" w:space="0" w:color="auto"/>
                <w:left w:val="none" w:sz="0" w:space="0" w:color="auto"/>
                <w:bottom w:val="none" w:sz="0" w:space="0" w:color="auto"/>
                <w:right w:val="none" w:sz="0" w:space="0" w:color="auto"/>
              </w:divBdr>
            </w:div>
            <w:div w:id="106122748">
              <w:marLeft w:val="0"/>
              <w:marRight w:val="0"/>
              <w:marTop w:val="0"/>
              <w:marBottom w:val="0"/>
              <w:divBdr>
                <w:top w:val="none" w:sz="0" w:space="0" w:color="auto"/>
                <w:left w:val="none" w:sz="0" w:space="0" w:color="auto"/>
                <w:bottom w:val="none" w:sz="0" w:space="0" w:color="auto"/>
                <w:right w:val="none" w:sz="0" w:space="0" w:color="auto"/>
              </w:divBdr>
            </w:div>
            <w:div w:id="107939918">
              <w:marLeft w:val="0"/>
              <w:marRight w:val="0"/>
              <w:marTop w:val="0"/>
              <w:marBottom w:val="0"/>
              <w:divBdr>
                <w:top w:val="none" w:sz="0" w:space="0" w:color="auto"/>
                <w:left w:val="none" w:sz="0" w:space="0" w:color="auto"/>
                <w:bottom w:val="none" w:sz="0" w:space="0" w:color="auto"/>
                <w:right w:val="none" w:sz="0" w:space="0" w:color="auto"/>
              </w:divBdr>
            </w:div>
            <w:div w:id="112093828">
              <w:marLeft w:val="0"/>
              <w:marRight w:val="0"/>
              <w:marTop w:val="0"/>
              <w:marBottom w:val="0"/>
              <w:divBdr>
                <w:top w:val="none" w:sz="0" w:space="0" w:color="auto"/>
                <w:left w:val="none" w:sz="0" w:space="0" w:color="auto"/>
                <w:bottom w:val="none" w:sz="0" w:space="0" w:color="auto"/>
                <w:right w:val="none" w:sz="0" w:space="0" w:color="auto"/>
              </w:divBdr>
            </w:div>
            <w:div w:id="112796390">
              <w:marLeft w:val="0"/>
              <w:marRight w:val="0"/>
              <w:marTop w:val="0"/>
              <w:marBottom w:val="0"/>
              <w:divBdr>
                <w:top w:val="none" w:sz="0" w:space="0" w:color="auto"/>
                <w:left w:val="none" w:sz="0" w:space="0" w:color="auto"/>
                <w:bottom w:val="none" w:sz="0" w:space="0" w:color="auto"/>
                <w:right w:val="none" w:sz="0" w:space="0" w:color="auto"/>
              </w:divBdr>
            </w:div>
            <w:div w:id="118884570">
              <w:marLeft w:val="0"/>
              <w:marRight w:val="0"/>
              <w:marTop w:val="0"/>
              <w:marBottom w:val="0"/>
              <w:divBdr>
                <w:top w:val="none" w:sz="0" w:space="0" w:color="auto"/>
                <w:left w:val="none" w:sz="0" w:space="0" w:color="auto"/>
                <w:bottom w:val="none" w:sz="0" w:space="0" w:color="auto"/>
                <w:right w:val="none" w:sz="0" w:space="0" w:color="auto"/>
              </w:divBdr>
            </w:div>
            <w:div w:id="121850633">
              <w:marLeft w:val="0"/>
              <w:marRight w:val="0"/>
              <w:marTop w:val="0"/>
              <w:marBottom w:val="0"/>
              <w:divBdr>
                <w:top w:val="none" w:sz="0" w:space="0" w:color="auto"/>
                <w:left w:val="none" w:sz="0" w:space="0" w:color="auto"/>
                <w:bottom w:val="none" w:sz="0" w:space="0" w:color="auto"/>
                <w:right w:val="none" w:sz="0" w:space="0" w:color="auto"/>
              </w:divBdr>
            </w:div>
            <w:div w:id="131096911">
              <w:marLeft w:val="0"/>
              <w:marRight w:val="0"/>
              <w:marTop w:val="0"/>
              <w:marBottom w:val="0"/>
              <w:divBdr>
                <w:top w:val="none" w:sz="0" w:space="0" w:color="auto"/>
                <w:left w:val="none" w:sz="0" w:space="0" w:color="auto"/>
                <w:bottom w:val="none" w:sz="0" w:space="0" w:color="auto"/>
                <w:right w:val="none" w:sz="0" w:space="0" w:color="auto"/>
              </w:divBdr>
            </w:div>
            <w:div w:id="132406484">
              <w:marLeft w:val="0"/>
              <w:marRight w:val="0"/>
              <w:marTop w:val="0"/>
              <w:marBottom w:val="0"/>
              <w:divBdr>
                <w:top w:val="none" w:sz="0" w:space="0" w:color="auto"/>
                <w:left w:val="none" w:sz="0" w:space="0" w:color="auto"/>
                <w:bottom w:val="none" w:sz="0" w:space="0" w:color="auto"/>
                <w:right w:val="none" w:sz="0" w:space="0" w:color="auto"/>
              </w:divBdr>
            </w:div>
            <w:div w:id="137265103">
              <w:marLeft w:val="0"/>
              <w:marRight w:val="0"/>
              <w:marTop w:val="0"/>
              <w:marBottom w:val="0"/>
              <w:divBdr>
                <w:top w:val="none" w:sz="0" w:space="0" w:color="auto"/>
                <w:left w:val="none" w:sz="0" w:space="0" w:color="auto"/>
                <w:bottom w:val="none" w:sz="0" w:space="0" w:color="auto"/>
                <w:right w:val="none" w:sz="0" w:space="0" w:color="auto"/>
              </w:divBdr>
            </w:div>
            <w:div w:id="141316168">
              <w:marLeft w:val="0"/>
              <w:marRight w:val="0"/>
              <w:marTop w:val="0"/>
              <w:marBottom w:val="0"/>
              <w:divBdr>
                <w:top w:val="none" w:sz="0" w:space="0" w:color="auto"/>
                <w:left w:val="none" w:sz="0" w:space="0" w:color="auto"/>
                <w:bottom w:val="none" w:sz="0" w:space="0" w:color="auto"/>
                <w:right w:val="none" w:sz="0" w:space="0" w:color="auto"/>
              </w:divBdr>
            </w:div>
            <w:div w:id="148324571">
              <w:marLeft w:val="0"/>
              <w:marRight w:val="0"/>
              <w:marTop w:val="0"/>
              <w:marBottom w:val="0"/>
              <w:divBdr>
                <w:top w:val="none" w:sz="0" w:space="0" w:color="auto"/>
                <w:left w:val="none" w:sz="0" w:space="0" w:color="auto"/>
                <w:bottom w:val="none" w:sz="0" w:space="0" w:color="auto"/>
                <w:right w:val="none" w:sz="0" w:space="0" w:color="auto"/>
              </w:divBdr>
            </w:div>
            <w:div w:id="157690939">
              <w:marLeft w:val="0"/>
              <w:marRight w:val="0"/>
              <w:marTop w:val="0"/>
              <w:marBottom w:val="0"/>
              <w:divBdr>
                <w:top w:val="none" w:sz="0" w:space="0" w:color="auto"/>
                <w:left w:val="none" w:sz="0" w:space="0" w:color="auto"/>
                <w:bottom w:val="none" w:sz="0" w:space="0" w:color="auto"/>
                <w:right w:val="none" w:sz="0" w:space="0" w:color="auto"/>
              </w:divBdr>
            </w:div>
            <w:div w:id="160775317">
              <w:marLeft w:val="0"/>
              <w:marRight w:val="0"/>
              <w:marTop w:val="0"/>
              <w:marBottom w:val="0"/>
              <w:divBdr>
                <w:top w:val="none" w:sz="0" w:space="0" w:color="auto"/>
                <w:left w:val="none" w:sz="0" w:space="0" w:color="auto"/>
                <w:bottom w:val="none" w:sz="0" w:space="0" w:color="auto"/>
                <w:right w:val="none" w:sz="0" w:space="0" w:color="auto"/>
              </w:divBdr>
            </w:div>
            <w:div w:id="180123117">
              <w:marLeft w:val="0"/>
              <w:marRight w:val="0"/>
              <w:marTop w:val="0"/>
              <w:marBottom w:val="0"/>
              <w:divBdr>
                <w:top w:val="none" w:sz="0" w:space="0" w:color="auto"/>
                <w:left w:val="none" w:sz="0" w:space="0" w:color="auto"/>
                <w:bottom w:val="none" w:sz="0" w:space="0" w:color="auto"/>
                <w:right w:val="none" w:sz="0" w:space="0" w:color="auto"/>
              </w:divBdr>
            </w:div>
            <w:div w:id="181937880">
              <w:marLeft w:val="0"/>
              <w:marRight w:val="0"/>
              <w:marTop w:val="0"/>
              <w:marBottom w:val="0"/>
              <w:divBdr>
                <w:top w:val="none" w:sz="0" w:space="0" w:color="auto"/>
                <w:left w:val="none" w:sz="0" w:space="0" w:color="auto"/>
                <w:bottom w:val="none" w:sz="0" w:space="0" w:color="auto"/>
                <w:right w:val="none" w:sz="0" w:space="0" w:color="auto"/>
              </w:divBdr>
            </w:div>
            <w:div w:id="191647830">
              <w:marLeft w:val="0"/>
              <w:marRight w:val="0"/>
              <w:marTop w:val="0"/>
              <w:marBottom w:val="0"/>
              <w:divBdr>
                <w:top w:val="none" w:sz="0" w:space="0" w:color="auto"/>
                <w:left w:val="none" w:sz="0" w:space="0" w:color="auto"/>
                <w:bottom w:val="none" w:sz="0" w:space="0" w:color="auto"/>
                <w:right w:val="none" w:sz="0" w:space="0" w:color="auto"/>
              </w:divBdr>
            </w:div>
            <w:div w:id="208537066">
              <w:marLeft w:val="0"/>
              <w:marRight w:val="0"/>
              <w:marTop w:val="0"/>
              <w:marBottom w:val="0"/>
              <w:divBdr>
                <w:top w:val="none" w:sz="0" w:space="0" w:color="auto"/>
                <w:left w:val="none" w:sz="0" w:space="0" w:color="auto"/>
                <w:bottom w:val="none" w:sz="0" w:space="0" w:color="auto"/>
                <w:right w:val="none" w:sz="0" w:space="0" w:color="auto"/>
              </w:divBdr>
            </w:div>
            <w:div w:id="208760616">
              <w:marLeft w:val="0"/>
              <w:marRight w:val="0"/>
              <w:marTop w:val="0"/>
              <w:marBottom w:val="0"/>
              <w:divBdr>
                <w:top w:val="none" w:sz="0" w:space="0" w:color="auto"/>
                <w:left w:val="none" w:sz="0" w:space="0" w:color="auto"/>
                <w:bottom w:val="none" w:sz="0" w:space="0" w:color="auto"/>
                <w:right w:val="none" w:sz="0" w:space="0" w:color="auto"/>
              </w:divBdr>
            </w:div>
            <w:div w:id="216014754">
              <w:marLeft w:val="0"/>
              <w:marRight w:val="0"/>
              <w:marTop w:val="0"/>
              <w:marBottom w:val="0"/>
              <w:divBdr>
                <w:top w:val="none" w:sz="0" w:space="0" w:color="auto"/>
                <w:left w:val="none" w:sz="0" w:space="0" w:color="auto"/>
                <w:bottom w:val="none" w:sz="0" w:space="0" w:color="auto"/>
                <w:right w:val="none" w:sz="0" w:space="0" w:color="auto"/>
              </w:divBdr>
            </w:div>
            <w:div w:id="223418406">
              <w:marLeft w:val="0"/>
              <w:marRight w:val="0"/>
              <w:marTop w:val="0"/>
              <w:marBottom w:val="0"/>
              <w:divBdr>
                <w:top w:val="none" w:sz="0" w:space="0" w:color="auto"/>
                <w:left w:val="none" w:sz="0" w:space="0" w:color="auto"/>
                <w:bottom w:val="none" w:sz="0" w:space="0" w:color="auto"/>
                <w:right w:val="none" w:sz="0" w:space="0" w:color="auto"/>
              </w:divBdr>
            </w:div>
            <w:div w:id="224075523">
              <w:marLeft w:val="0"/>
              <w:marRight w:val="0"/>
              <w:marTop w:val="0"/>
              <w:marBottom w:val="0"/>
              <w:divBdr>
                <w:top w:val="none" w:sz="0" w:space="0" w:color="auto"/>
                <w:left w:val="none" w:sz="0" w:space="0" w:color="auto"/>
                <w:bottom w:val="none" w:sz="0" w:space="0" w:color="auto"/>
                <w:right w:val="none" w:sz="0" w:space="0" w:color="auto"/>
              </w:divBdr>
            </w:div>
            <w:div w:id="225841591">
              <w:marLeft w:val="0"/>
              <w:marRight w:val="0"/>
              <w:marTop w:val="0"/>
              <w:marBottom w:val="0"/>
              <w:divBdr>
                <w:top w:val="none" w:sz="0" w:space="0" w:color="auto"/>
                <w:left w:val="none" w:sz="0" w:space="0" w:color="auto"/>
                <w:bottom w:val="none" w:sz="0" w:space="0" w:color="auto"/>
                <w:right w:val="none" w:sz="0" w:space="0" w:color="auto"/>
              </w:divBdr>
            </w:div>
            <w:div w:id="236943871">
              <w:marLeft w:val="0"/>
              <w:marRight w:val="0"/>
              <w:marTop w:val="0"/>
              <w:marBottom w:val="0"/>
              <w:divBdr>
                <w:top w:val="none" w:sz="0" w:space="0" w:color="auto"/>
                <w:left w:val="none" w:sz="0" w:space="0" w:color="auto"/>
                <w:bottom w:val="none" w:sz="0" w:space="0" w:color="auto"/>
                <w:right w:val="none" w:sz="0" w:space="0" w:color="auto"/>
              </w:divBdr>
            </w:div>
            <w:div w:id="266274786">
              <w:marLeft w:val="0"/>
              <w:marRight w:val="0"/>
              <w:marTop w:val="0"/>
              <w:marBottom w:val="0"/>
              <w:divBdr>
                <w:top w:val="none" w:sz="0" w:space="0" w:color="auto"/>
                <w:left w:val="none" w:sz="0" w:space="0" w:color="auto"/>
                <w:bottom w:val="none" w:sz="0" w:space="0" w:color="auto"/>
                <w:right w:val="none" w:sz="0" w:space="0" w:color="auto"/>
              </w:divBdr>
            </w:div>
            <w:div w:id="279343448">
              <w:marLeft w:val="0"/>
              <w:marRight w:val="0"/>
              <w:marTop w:val="0"/>
              <w:marBottom w:val="0"/>
              <w:divBdr>
                <w:top w:val="none" w:sz="0" w:space="0" w:color="auto"/>
                <w:left w:val="none" w:sz="0" w:space="0" w:color="auto"/>
                <w:bottom w:val="none" w:sz="0" w:space="0" w:color="auto"/>
                <w:right w:val="none" w:sz="0" w:space="0" w:color="auto"/>
              </w:divBdr>
            </w:div>
            <w:div w:id="280306078">
              <w:marLeft w:val="0"/>
              <w:marRight w:val="0"/>
              <w:marTop w:val="0"/>
              <w:marBottom w:val="0"/>
              <w:divBdr>
                <w:top w:val="none" w:sz="0" w:space="0" w:color="auto"/>
                <w:left w:val="none" w:sz="0" w:space="0" w:color="auto"/>
                <w:bottom w:val="none" w:sz="0" w:space="0" w:color="auto"/>
                <w:right w:val="none" w:sz="0" w:space="0" w:color="auto"/>
              </w:divBdr>
            </w:div>
            <w:div w:id="301884623">
              <w:marLeft w:val="0"/>
              <w:marRight w:val="0"/>
              <w:marTop w:val="0"/>
              <w:marBottom w:val="0"/>
              <w:divBdr>
                <w:top w:val="none" w:sz="0" w:space="0" w:color="auto"/>
                <w:left w:val="none" w:sz="0" w:space="0" w:color="auto"/>
                <w:bottom w:val="none" w:sz="0" w:space="0" w:color="auto"/>
                <w:right w:val="none" w:sz="0" w:space="0" w:color="auto"/>
              </w:divBdr>
            </w:div>
            <w:div w:id="304824885">
              <w:marLeft w:val="0"/>
              <w:marRight w:val="0"/>
              <w:marTop w:val="0"/>
              <w:marBottom w:val="0"/>
              <w:divBdr>
                <w:top w:val="none" w:sz="0" w:space="0" w:color="auto"/>
                <w:left w:val="none" w:sz="0" w:space="0" w:color="auto"/>
                <w:bottom w:val="none" w:sz="0" w:space="0" w:color="auto"/>
                <w:right w:val="none" w:sz="0" w:space="0" w:color="auto"/>
              </w:divBdr>
            </w:div>
            <w:div w:id="315115635">
              <w:marLeft w:val="0"/>
              <w:marRight w:val="0"/>
              <w:marTop w:val="0"/>
              <w:marBottom w:val="0"/>
              <w:divBdr>
                <w:top w:val="none" w:sz="0" w:space="0" w:color="auto"/>
                <w:left w:val="none" w:sz="0" w:space="0" w:color="auto"/>
                <w:bottom w:val="none" w:sz="0" w:space="0" w:color="auto"/>
                <w:right w:val="none" w:sz="0" w:space="0" w:color="auto"/>
              </w:divBdr>
            </w:div>
            <w:div w:id="327564762">
              <w:marLeft w:val="0"/>
              <w:marRight w:val="0"/>
              <w:marTop w:val="0"/>
              <w:marBottom w:val="0"/>
              <w:divBdr>
                <w:top w:val="none" w:sz="0" w:space="0" w:color="auto"/>
                <w:left w:val="none" w:sz="0" w:space="0" w:color="auto"/>
                <w:bottom w:val="none" w:sz="0" w:space="0" w:color="auto"/>
                <w:right w:val="none" w:sz="0" w:space="0" w:color="auto"/>
              </w:divBdr>
            </w:div>
            <w:div w:id="331763965">
              <w:marLeft w:val="0"/>
              <w:marRight w:val="0"/>
              <w:marTop w:val="0"/>
              <w:marBottom w:val="0"/>
              <w:divBdr>
                <w:top w:val="none" w:sz="0" w:space="0" w:color="auto"/>
                <w:left w:val="none" w:sz="0" w:space="0" w:color="auto"/>
                <w:bottom w:val="none" w:sz="0" w:space="0" w:color="auto"/>
                <w:right w:val="none" w:sz="0" w:space="0" w:color="auto"/>
              </w:divBdr>
            </w:div>
            <w:div w:id="342971682">
              <w:marLeft w:val="0"/>
              <w:marRight w:val="0"/>
              <w:marTop w:val="0"/>
              <w:marBottom w:val="0"/>
              <w:divBdr>
                <w:top w:val="none" w:sz="0" w:space="0" w:color="auto"/>
                <w:left w:val="none" w:sz="0" w:space="0" w:color="auto"/>
                <w:bottom w:val="none" w:sz="0" w:space="0" w:color="auto"/>
                <w:right w:val="none" w:sz="0" w:space="0" w:color="auto"/>
              </w:divBdr>
            </w:div>
            <w:div w:id="346520994">
              <w:marLeft w:val="0"/>
              <w:marRight w:val="0"/>
              <w:marTop w:val="0"/>
              <w:marBottom w:val="0"/>
              <w:divBdr>
                <w:top w:val="none" w:sz="0" w:space="0" w:color="auto"/>
                <w:left w:val="none" w:sz="0" w:space="0" w:color="auto"/>
                <w:bottom w:val="none" w:sz="0" w:space="0" w:color="auto"/>
                <w:right w:val="none" w:sz="0" w:space="0" w:color="auto"/>
              </w:divBdr>
            </w:div>
            <w:div w:id="346567298">
              <w:marLeft w:val="0"/>
              <w:marRight w:val="0"/>
              <w:marTop w:val="0"/>
              <w:marBottom w:val="0"/>
              <w:divBdr>
                <w:top w:val="none" w:sz="0" w:space="0" w:color="auto"/>
                <w:left w:val="none" w:sz="0" w:space="0" w:color="auto"/>
                <w:bottom w:val="none" w:sz="0" w:space="0" w:color="auto"/>
                <w:right w:val="none" w:sz="0" w:space="0" w:color="auto"/>
              </w:divBdr>
            </w:div>
            <w:div w:id="350033947">
              <w:marLeft w:val="0"/>
              <w:marRight w:val="0"/>
              <w:marTop w:val="0"/>
              <w:marBottom w:val="0"/>
              <w:divBdr>
                <w:top w:val="none" w:sz="0" w:space="0" w:color="auto"/>
                <w:left w:val="none" w:sz="0" w:space="0" w:color="auto"/>
                <w:bottom w:val="none" w:sz="0" w:space="0" w:color="auto"/>
                <w:right w:val="none" w:sz="0" w:space="0" w:color="auto"/>
              </w:divBdr>
            </w:div>
            <w:div w:id="360400398">
              <w:marLeft w:val="0"/>
              <w:marRight w:val="0"/>
              <w:marTop w:val="0"/>
              <w:marBottom w:val="0"/>
              <w:divBdr>
                <w:top w:val="none" w:sz="0" w:space="0" w:color="auto"/>
                <w:left w:val="none" w:sz="0" w:space="0" w:color="auto"/>
                <w:bottom w:val="none" w:sz="0" w:space="0" w:color="auto"/>
                <w:right w:val="none" w:sz="0" w:space="0" w:color="auto"/>
              </w:divBdr>
            </w:div>
            <w:div w:id="364527037">
              <w:marLeft w:val="0"/>
              <w:marRight w:val="0"/>
              <w:marTop w:val="0"/>
              <w:marBottom w:val="0"/>
              <w:divBdr>
                <w:top w:val="none" w:sz="0" w:space="0" w:color="auto"/>
                <w:left w:val="none" w:sz="0" w:space="0" w:color="auto"/>
                <w:bottom w:val="none" w:sz="0" w:space="0" w:color="auto"/>
                <w:right w:val="none" w:sz="0" w:space="0" w:color="auto"/>
              </w:divBdr>
            </w:div>
            <w:div w:id="369691515">
              <w:marLeft w:val="0"/>
              <w:marRight w:val="0"/>
              <w:marTop w:val="0"/>
              <w:marBottom w:val="0"/>
              <w:divBdr>
                <w:top w:val="none" w:sz="0" w:space="0" w:color="auto"/>
                <w:left w:val="none" w:sz="0" w:space="0" w:color="auto"/>
                <w:bottom w:val="none" w:sz="0" w:space="0" w:color="auto"/>
                <w:right w:val="none" w:sz="0" w:space="0" w:color="auto"/>
              </w:divBdr>
            </w:div>
            <w:div w:id="371030843">
              <w:marLeft w:val="0"/>
              <w:marRight w:val="0"/>
              <w:marTop w:val="0"/>
              <w:marBottom w:val="0"/>
              <w:divBdr>
                <w:top w:val="none" w:sz="0" w:space="0" w:color="auto"/>
                <w:left w:val="none" w:sz="0" w:space="0" w:color="auto"/>
                <w:bottom w:val="none" w:sz="0" w:space="0" w:color="auto"/>
                <w:right w:val="none" w:sz="0" w:space="0" w:color="auto"/>
              </w:divBdr>
            </w:div>
            <w:div w:id="378019850">
              <w:marLeft w:val="0"/>
              <w:marRight w:val="0"/>
              <w:marTop w:val="0"/>
              <w:marBottom w:val="0"/>
              <w:divBdr>
                <w:top w:val="none" w:sz="0" w:space="0" w:color="auto"/>
                <w:left w:val="none" w:sz="0" w:space="0" w:color="auto"/>
                <w:bottom w:val="none" w:sz="0" w:space="0" w:color="auto"/>
                <w:right w:val="none" w:sz="0" w:space="0" w:color="auto"/>
              </w:divBdr>
            </w:div>
            <w:div w:id="384448076">
              <w:marLeft w:val="0"/>
              <w:marRight w:val="0"/>
              <w:marTop w:val="0"/>
              <w:marBottom w:val="0"/>
              <w:divBdr>
                <w:top w:val="none" w:sz="0" w:space="0" w:color="auto"/>
                <w:left w:val="none" w:sz="0" w:space="0" w:color="auto"/>
                <w:bottom w:val="none" w:sz="0" w:space="0" w:color="auto"/>
                <w:right w:val="none" w:sz="0" w:space="0" w:color="auto"/>
              </w:divBdr>
            </w:div>
            <w:div w:id="384959171">
              <w:marLeft w:val="0"/>
              <w:marRight w:val="0"/>
              <w:marTop w:val="0"/>
              <w:marBottom w:val="0"/>
              <w:divBdr>
                <w:top w:val="none" w:sz="0" w:space="0" w:color="auto"/>
                <w:left w:val="none" w:sz="0" w:space="0" w:color="auto"/>
                <w:bottom w:val="none" w:sz="0" w:space="0" w:color="auto"/>
                <w:right w:val="none" w:sz="0" w:space="0" w:color="auto"/>
              </w:divBdr>
            </w:div>
            <w:div w:id="385836761">
              <w:marLeft w:val="0"/>
              <w:marRight w:val="0"/>
              <w:marTop w:val="0"/>
              <w:marBottom w:val="0"/>
              <w:divBdr>
                <w:top w:val="none" w:sz="0" w:space="0" w:color="auto"/>
                <w:left w:val="none" w:sz="0" w:space="0" w:color="auto"/>
                <w:bottom w:val="none" w:sz="0" w:space="0" w:color="auto"/>
                <w:right w:val="none" w:sz="0" w:space="0" w:color="auto"/>
              </w:divBdr>
            </w:div>
            <w:div w:id="389421927">
              <w:marLeft w:val="0"/>
              <w:marRight w:val="0"/>
              <w:marTop w:val="0"/>
              <w:marBottom w:val="0"/>
              <w:divBdr>
                <w:top w:val="none" w:sz="0" w:space="0" w:color="auto"/>
                <w:left w:val="none" w:sz="0" w:space="0" w:color="auto"/>
                <w:bottom w:val="none" w:sz="0" w:space="0" w:color="auto"/>
                <w:right w:val="none" w:sz="0" w:space="0" w:color="auto"/>
              </w:divBdr>
            </w:div>
            <w:div w:id="395201123">
              <w:marLeft w:val="0"/>
              <w:marRight w:val="0"/>
              <w:marTop w:val="0"/>
              <w:marBottom w:val="0"/>
              <w:divBdr>
                <w:top w:val="none" w:sz="0" w:space="0" w:color="auto"/>
                <w:left w:val="none" w:sz="0" w:space="0" w:color="auto"/>
                <w:bottom w:val="none" w:sz="0" w:space="0" w:color="auto"/>
                <w:right w:val="none" w:sz="0" w:space="0" w:color="auto"/>
              </w:divBdr>
            </w:div>
            <w:div w:id="411507790">
              <w:marLeft w:val="0"/>
              <w:marRight w:val="0"/>
              <w:marTop w:val="0"/>
              <w:marBottom w:val="0"/>
              <w:divBdr>
                <w:top w:val="none" w:sz="0" w:space="0" w:color="auto"/>
                <w:left w:val="none" w:sz="0" w:space="0" w:color="auto"/>
                <w:bottom w:val="none" w:sz="0" w:space="0" w:color="auto"/>
                <w:right w:val="none" w:sz="0" w:space="0" w:color="auto"/>
              </w:divBdr>
            </w:div>
            <w:div w:id="412899567">
              <w:marLeft w:val="0"/>
              <w:marRight w:val="0"/>
              <w:marTop w:val="0"/>
              <w:marBottom w:val="0"/>
              <w:divBdr>
                <w:top w:val="none" w:sz="0" w:space="0" w:color="auto"/>
                <w:left w:val="none" w:sz="0" w:space="0" w:color="auto"/>
                <w:bottom w:val="none" w:sz="0" w:space="0" w:color="auto"/>
                <w:right w:val="none" w:sz="0" w:space="0" w:color="auto"/>
              </w:divBdr>
            </w:div>
            <w:div w:id="414519391">
              <w:marLeft w:val="0"/>
              <w:marRight w:val="0"/>
              <w:marTop w:val="0"/>
              <w:marBottom w:val="0"/>
              <w:divBdr>
                <w:top w:val="none" w:sz="0" w:space="0" w:color="auto"/>
                <w:left w:val="none" w:sz="0" w:space="0" w:color="auto"/>
                <w:bottom w:val="none" w:sz="0" w:space="0" w:color="auto"/>
                <w:right w:val="none" w:sz="0" w:space="0" w:color="auto"/>
              </w:divBdr>
            </w:div>
            <w:div w:id="426656476">
              <w:marLeft w:val="0"/>
              <w:marRight w:val="0"/>
              <w:marTop w:val="0"/>
              <w:marBottom w:val="0"/>
              <w:divBdr>
                <w:top w:val="none" w:sz="0" w:space="0" w:color="auto"/>
                <w:left w:val="none" w:sz="0" w:space="0" w:color="auto"/>
                <w:bottom w:val="none" w:sz="0" w:space="0" w:color="auto"/>
                <w:right w:val="none" w:sz="0" w:space="0" w:color="auto"/>
              </w:divBdr>
            </w:div>
            <w:div w:id="430323239">
              <w:marLeft w:val="0"/>
              <w:marRight w:val="0"/>
              <w:marTop w:val="0"/>
              <w:marBottom w:val="0"/>
              <w:divBdr>
                <w:top w:val="none" w:sz="0" w:space="0" w:color="auto"/>
                <w:left w:val="none" w:sz="0" w:space="0" w:color="auto"/>
                <w:bottom w:val="none" w:sz="0" w:space="0" w:color="auto"/>
                <w:right w:val="none" w:sz="0" w:space="0" w:color="auto"/>
              </w:divBdr>
            </w:div>
            <w:div w:id="448667810">
              <w:marLeft w:val="0"/>
              <w:marRight w:val="0"/>
              <w:marTop w:val="0"/>
              <w:marBottom w:val="0"/>
              <w:divBdr>
                <w:top w:val="none" w:sz="0" w:space="0" w:color="auto"/>
                <w:left w:val="none" w:sz="0" w:space="0" w:color="auto"/>
                <w:bottom w:val="none" w:sz="0" w:space="0" w:color="auto"/>
                <w:right w:val="none" w:sz="0" w:space="0" w:color="auto"/>
              </w:divBdr>
            </w:div>
            <w:div w:id="455300249">
              <w:marLeft w:val="0"/>
              <w:marRight w:val="0"/>
              <w:marTop w:val="0"/>
              <w:marBottom w:val="0"/>
              <w:divBdr>
                <w:top w:val="none" w:sz="0" w:space="0" w:color="auto"/>
                <w:left w:val="none" w:sz="0" w:space="0" w:color="auto"/>
                <w:bottom w:val="none" w:sz="0" w:space="0" w:color="auto"/>
                <w:right w:val="none" w:sz="0" w:space="0" w:color="auto"/>
              </w:divBdr>
            </w:div>
            <w:div w:id="459761708">
              <w:marLeft w:val="0"/>
              <w:marRight w:val="0"/>
              <w:marTop w:val="0"/>
              <w:marBottom w:val="0"/>
              <w:divBdr>
                <w:top w:val="none" w:sz="0" w:space="0" w:color="auto"/>
                <w:left w:val="none" w:sz="0" w:space="0" w:color="auto"/>
                <w:bottom w:val="none" w:sz="0" w:space="0" w:color="auto"/>
                <w:right w:val="none" w:sz="0" w:space="0" w:color="auto"/>
              </w:divBdr>
            </w:div>
            <w:div w:id="464198521">
              <w:marLeft w:val="0"/>
              <w:marRight w:val="0"/>
              <w:marTop w:val="0"/>
              <w:marBottom w:val="0"/>
              <w:divBdr>
                <w:top w:val="none" w:sz="0" w:space="0" w:color="auto"/>
                <w:left w:val="none" w:sz="0" w:space="0" w:color="auto"/>
                <w:bottom w:val="none" w:sz="0" w:space="0" w:color="auto"/>
                <w:right w:val="none" w:sz="0" w:space="0" w:color="auto"/>
              </w:divBdr>
            </w:div>
            <w:div w:id="466168696">
              <w:marLeft w:val="0"/>
              <w:marRight w:val="0"/>
              <w:marTop w:val="0"/>
              <w:marBottom w:val="0"/>
              <w:divBdr>
                <w:top w:val="none" w:sz="0" w:space="0" w:color="auto"/>
                <w:left w:val="none" w:sz="0" w:space="0" w:color="auto"/>
                <w:bottom w:val="none" w:sz="0" w:space="0" w:color="auto"/>
                <w:right w:val="none" w:sz="0" w:space="0" w:color="auto"/>
              </w:divBdr>
            </w:div>
            <w:div w:id="476384230">
              <w:marLeft w:val="0"/>
              <w:marRight w:val="0"/>
              <w:marTop w:val="0"/>
              <w:marBottom w:val="0"/>
              <w:divBdr>
                <w:top w:val="none" w:sz="0" w:space="0" w:color="auto"/>
                <w:left w:val="none" w:sz="0" w:space="0" w:color="auto"/>
                <w:bottom w:val="none" w:sz="0" w:space="0" w:color="auto"/>
                <w:right w:val="none" w:sz="0" w:space="0" w:color="auto"/>
              </w:divBdr>
            </w:div>
            <w:div w:id="476848135">
              <w:marLeft w:val="0"/>
              <w:marRight w:val="0"/>
              <w:marTop w:val="0"/>
              <w:marBottom w:val="0"/>
              <w:divBdr>
                <w:top w:val="none" w:sz="0" w:space="0" w:color="auto"/>
                <w:left w:val="none" w:sz="0" w:space="0" w:color="auto"/>
                <w:bottom w:val="none" w:sz="0" w:space="0" w:color="auto"/>
                <w:right w:val="none" w:sz="0" w:space="0" w:color="auto"/>
              </w:divBdr>
            </w:div>
            <w:div w:id="486164187">
              <w:marLeft w:val="0"/>
              <w:marRight w:val="0"/>
              <w:marTop w:val="0"/>
              <w:marBottom w:val="0"/>
              <w:divBdr>
                <w:top w:val="none" w:sz="0" w:space="0" w:color="auto"/>
                <w:left w:val="none" w:sz="0" w:space="0" w:color="auto"/>
                <w:bottom w:val="none" w:sz="0" w:space="0" w:color="auto"/>
                <w:right w:val="none" w:sz="0" w:space="0" w:color="auto"/>
              </w:divBdr>
            </w:div>
            <w:div w:id="489490919">
              <w:marLeft w:val="0"/>
              <w:marRight w:val="0"/>
              <w:marTop w:val="0"/>
              <w:marBottom w:val="0"/>
              <w:divBdr>
                <w:top w:val="none" w:sz="0" w:space="0" w:color="auto"/>
                <w:left w:val="none" w:sz="0" w:space="0" w:color="auto"/>
                <w:bottom w:val="none" w:sz="0" w:space="0" w:color="auto"/>
                <w:right w:val="none" w:sz="0" w:space="0" w:color="auto"/>
              </w:divBdr>
            </w:div>
            <w:div w:id="492600234">
              <w:marLeft w:val="0"/>
              <w:marRight w:val="0"/>
              <w:marTop w:val="0"/>
              <w:marBottom w:val="0"/>
              <w:divBdr>
                <w:top w:val="none" w:sz="0" w:space="0" w:color="auto"/>
                <w:left w:val="none" w:sz="0" w:space="0" w:color="auto"/>
                <w:bottom w:val="none" w:sz="0" w:space="0" w:color="auto"/>
                <w:right w:val="none" w:sz="0" w:space="0" w:color="auto"/>
              </w:divBdr>
            </w:div>
            <w:div w:id="494763375">
              <w:marLeft w:val="0"/>
              <w:marRight w:val="0"/>
              <w:marTop w:val="0"/>
              <w:marBottom w:val="0"/>
              <w:divBdr>
                <w:top w:val="none" w:sz="0" w:space="0" w:color="auto"/>
                <w:left w:val="none" w:sz="0" w:space="0" w:color="auto"/>
                <w:bottom w:val="none" w:sz="0" w:space="0" w:color="auto"/>
                <w:right w:val="none" w:sz="0" w:space="0" w:color="auto"/>
              </w:divBdr>
            </w:div>
            <w:div w:id="499321024">
              <w:marLeft w:val="0"/>
              <w:marRight w:val="0"/>
              <w:marTop w:val="0"/>
              <w:marBottom w:val="0"/>
              <w:divBdr>
                <w:top w:val="none" w:sz="0" w:space="0" w:color="auto"/>
                <w:left w:val="none" w:sz="0" w:space="0" w:color="auto"/>
                <w:bottom w:val="none" w:sz="0" w:space="0" w:color="auto"/>
                <w:right w:val="none" w:sz="0" w:space="0" w:color="auto"/>
              </w:divBdr>
            </w:div>
            <w:div w:id="500780222">
              <w:marLeft w:val="0"/>
              <w:marRight w:val="0"/>
              <w:marTop w:val="0"/>
              <w:marBottom w:val="0"/>
              <w:divBdr>
                <w:top w:val="none" w:sz="0" w:space="0" w:color="auto"/>
                <w:left w:val="none" w:sz="0" w:space="0" w:color="auto"/>
                <w:bottom w:val="none" w:sz="0" w:space="0" w:color="auto"/>
                <w:right w:val="none" w:sz="0" w:space="0" w:color="auto"/>
              </w:divBdr>
            </w:div>
            <w:div w:id="501823433">
              <w:marLeft w:val="0"/>
              <w:marRight w:val="0"/>
              <w:marTop w:val="0"/>
              <w:marBottom w:val="0"/>
              <w:divBdr>
                <w:top w:val="none" w:sz="0" w:space="0" w:color="auto"/>
                <w:left w:val="none" w:sz="0" w:space="0" w:color="auto"/>
                <w:bottom w:val="none" w:sz="0" w:space="0" w:color="auto"/>
                <w:right w:val="none" w:sz="0" w:space="0" w:color="auto"/>
              </w:divBdr>
            </w:div>
            <w:div w:id="505751023">
              <w:marLeft w:val="0"/>
              <w:marRight w:val="0"/>
              <w:marTop w:val="0"/>
              <w:marBottom w:val="0"/>
              <w:divBdr>
                <w:top w:val="none" w:sz="0" w:space="0" w:color="auto"/>
                <w:left w:val="none" w:sz="0" w:space="0" w:color="auto"/>
                <w:bottom w:val="none" w:sz="0" w:space="0" w:color="auto"/>
                <w:right w:val="none" w:sz="0" w:space="0" w:color="auto"/>
              </w:divBdr>
            </w:div>
            <w:div w:id="511578665">
              <w:marLeft w:val="0"/>
              <w:marRight w:val="0"/>
              <w:marTop w:val="0"/>
              <w:marBottom w:val="0"/>
              <w:divBdr>
                <w:top w:val="none" w:sz="0" w:space="0" w:color="auto"/>
                <w:left w:val="none" w:sz="0" w:space="0" w:color="auto"/>
                <w:bottom w:val="none" w:sz="0" w:space="0" w:color="auto"/>
                <w:right w:val="none" w:sz="0" w:space="0" w:color="auto"/>
              </w:divBdr>
            </w:div>
            <w:div w:id="519902085">
              <w:marLeft w:val="0"/>
              <w:marRight w:val="0"/>
              <w:marTop w:val="0"/>
              <w:marBottom w:val="0"/>
              <w:divBdr>
                <w:top w:val="none" w:sz="0" w:space="0" w:color="auto"/>
                <w:left w:val="none" w:sz="0" w:space="0" w:color="auto"/>
                <w:bottom w:val="none" w:sz="0" w:space="0" w:color="auto"/>
                <w:right w:val="none" w:sz="0" w:space="0" w:color="auto"/>
              </w:divBdr>
            </w:div>
            <w:div w:id="522742078">
              <w:marLeft w:val="0"/>
              <w:marRight w:val="0"/>
              <w:marTop w:val="0"/>
              <w:marBottom w:val="0"/>
              <w:divBdr>
                <w:top w:val="none" w:sz="0" w:space="0" w:color="auto"/>
                <w:left w:val="none" w:sz="0" w:space="0" w:color="auto"/>
                <w:bottom w:val="none" w:sz="0" w:space="0" w:color="auto"/>
                <w:right w:val="none" w:sz="0" w:space="0" w:color="auto"/>
              </w:divBdr>
            </w:div>
            <w:div w:id="529226507">
              <w:marLeft w:val="0"/>
              <w:marRight w:val="0"/>
              <w:marTop w:val="0"/>
              <w:marBottom w:val="0"/>
              <w:divBdr>
                <w:top w:val="none" w:sz="0" w:space="0" w:color="auto"/>
                <w:left w:val="none" w:sz="0" w:space="0" w:color="auto"/>
                <w:bottom w:val="none" w:sz="0" w:space="0" w:color="auto"/>
                <w:right w:val="none" w:sz="0" w:space="0" w:color="auto"/>
              </w:divBdr>
            </w:div>
            <w:div w:id="530076045">
              <w:marLeft w:val="0"/>
              <w:marRight w:val="0"/>
              <w:marTop w:val="0"/>
              <w:marBottom w:val="0"/>
              <w:divBdr>
                <w:top w:val="none" w:sz="0" w:space="0" w:color="auto"/>
                <w:left w:val="none" w:sz="0" w:space="0" w:color="auto"/>
                <w:bottom w:val="none" w:sz="0" w:space="0" w:color="auto"/>
                <w:right w:val="none" w:sz="0" w:space="0" w:color="auto"/>
              </w:divBdr>
            </w:div>
            <w:div w:id="537275766">
              <w:marLeft w:val="0"/>
              <w:marRight w:val="0"/>
              <w:marTop w:val="0"/>
              <w:marBottom w:val="0"/>
              <w:divBdr>
                <w:top w:val="none" w:sz="0" w:space="0" w:color="auto"/>
                <w:left w:val="none" w:sz="0" w:space="0" w:color="auto"/>
                <w:bottom w:val="none" w:sz="0" w:space="0" w:color="auto"/>
                <w:right w:val="none" w:sz="0" w:space="0" w:color="auto"/>
              </w:divBdr>
            </w:div>
            <w:div w:id="553615279">
              <w:marLeft w:val="0"/>
              <w:marRight w:val="0"/>
              <w:marTop w:val="0"/>
              <w:marBottom w:val="0"/>
              <w:divBdr>
                <w:top w:val="none" w:sz="0" w:space="0" w:color="auto"/>
                <w:left w:val="none" w:sz="0" w:space="0" w:color="auto"/>
                <w:bottom w:val="none" w:sz="0" w:space="0" w:color="auto"/>
                <w:right w:val="none" w:sz="0" w:space="0" w:color="auto"/>
              </w:divBdr>
            </w:div>
            <w:div w:id="555241765">
              <w:marLeft w:val="0"/>
              <w:marRight w:val="0"/>
              <w:marTop w:val="0"/>
              <w:marBottom w:val="0"/>
              <w:divBdr>
                <w:top w:val="none" w:sz="0" w:space="0" w:color="auto"/>
                <w:left w:val="none" w:sz="0" w:space="0" w:color="auto"/>
                <w:bottom w:val="none" w:sz="0" w:space="0" w:color="auto"/>
                <w:right w:val="none" w:sz="0" w:space="0" w:color="auto"/>
              </w:divBdr>
            </w:div>
            <w:div w:id="556093550">
              <w:marLeft w:val="0"/>
              <w:marRight w:val="0"/>
              <w:marTop w:val="0"/>
              <w:marBottom w:val="0"/>
              <w:divBdr>
                <w:top w:val="none" w:sz="0" w:space="0" w:color="auto"/>
                <w:left w:val="none" w:sz="0" w:space="0" w:color="auto"/>
                <w:bottom w:val="none" w:sz="0" w:space="0" w:color="auto"/>
                <w:right w:val="none" w:sz="0" w:space="0" w:color="auto"/>
              </w:divBdr>
            </w:div>
            <w:div w:id="561335063">
              <w:marLeft w:val="0"/>
              <w:marRight w:val="0"/>
              <w:marTop w:val="0"/>
              <w:marBottom w:val="0"/>
              <w:divBdr>
                <w:top w:val="none" w:sz="0" w:space="0" w:color="auto"/>
                <w:left w:val="none" w:sz="0" w:space="0" w:color="auto"/>
                <w:bottom w:val="none" w:sz="0" w:space="0" w:color="auto"/>
                <w:right w:val="none" w:sz="0" w:space="0" w:color="auto"/>
              </w:divBdr>
            </w:div>
            <w:div w:id="589390073">
              <w:marLeft w:val="0"/>
              <w:marRight w:val="0"/>
              <w:marTop w:val="0"/>
              <w:marBottom w:val="0"/>
              <w:divBdr>
                <w:top w:val="none" w:sz="0" w:space="0" w:color="auto"/>
                <w:left w:val="none" w:sz="0" w:space="0" w:color="auto"/>
                <w:bottom w:val="none" w:sz="0" w:space="0" w:color="auto"/>
                <w:right w:val="none" w:sz="0" w:space="0" w:color="auto"/>
              </w:divBdr>
            </w:div>
            <w:div w:id="590311108">
              <w:marLeft w:val="0"/>
              <w:marRight w:val="0"/>
              <w:marTop w:val="0"/>
              <w:marBottom w:val="0"/>
              <w:divBdr>
                <w:top w:val="none" w:sz="0" w:space="0" w:color="auto"/>
                <w:left w:val="none" w:sz="0" w:space="0" w:color="auto"/>
                <w:bottom w:val="none" w:sz="0" w:space="0" w:color="auto"/>
                <w:right w:val="none" w:sz="0" w:space="0" w:color="auto"/>
              </w:divBdr>
            </w:div>
            <w:div w:id="592595096">
              <w:marLeft w:val="0"/>
              <w:marRight w:val="0"/>
              <w:marTop w:val="0"/>
              <w:marBottom w:val="0"/>
              <w:divBdr>
                <w:top w:val="none" w:sz="0" w:space="0" w:color="auto"/>
                <w:left w:val="none" w:sz="0" w:space="0" w:color="auto"/>
                <w:bottom w:val="none" w:sz="0" w:space="0" w:color="auto"/>
                <w:right w:val="none" w:sz="0" w:space="0" w:color="auto"/>
              </w:divBdr>
            </w:div>
            <w:div w:id="601885659">
              <w:marLeft w:val="0"/>
              <w:marRight w:val="0"/>
              <w:marTop w:val="0"/>
              <w:marBottom w:val="0"/>
              <w:divBdr>
                <w:top w:val="none" w:sz="0" w:space="0" w:color="auto"/>
                <w:left w:val="none" w:sz="0" w:space="0" w:color="auto"/>
                <w:bottom w:val="none" w:sz="0" w:space="0" w:color="auto"/>
                <w:right w:val="none" w:sz="0" w:space="0" w:color="auto"/>
              </w:divBdr>
            </w:div>
            <w:div w:id="602223275">
              <w:marLeft w:val="0"/>
              <w:marRight w:val="0"/>
              <w:marTop w:val="0"/>
              <w:marBottom w:val="0"/>
              <w:divBdr>
                <w:top w:val="none" w:sz="0" w:space="0" w:color="auto"/>
                <w:left w:val="none" w:sz="0" w:space="0" w:color="auto"/>
                <w:bottom w:val="none" w:sz="0" w:space="0" w:color="auto"/>
                <w:right w:val="none" w:sz="0" w:space="0" w:color="auto"/>
              </w:divBdr>
            </w:div>
            <w:div w:id="609778869">
              <w:marLeft w:val="0"/>
              <w:marRight w:val="0"/>
              <w:marTop w:val="0"/>
              <w:marBottom w:val="0"/>
              <w:divBdr>
                <w:top w:val="none" w:sz="0" w:space="0" w:color="auto"/>
                <w:left w:val="none" w:sz="0" w:space="0" w:color="auto"/>
                <w:bottom w:val="none" w:sz="0" w:space="0" w:color="auto"/>
                <w:right w:val="none" w:sz="0" w:space="0" w:color="auto"/>
              </w:divBdr>
            </w:div>
            <w:div w:id="621695981">
              <w:marLeft w:val="0"/>
              <w:marRight w:val="0"/>
              <w:marTop w:val="0"/>
              <w:marBottom w:val="0"/>
              <w:divBdr>
                <w:top w:val="none" w:sz="0" w:space="0" w:color="auto"/>
                <w:left w:val="none" w:sz="0" w:space="0" w:color="auto"/>
                <w:bottom w:val="none" w:sz="0" w:space="0" w:color="auto"/>
                <w:right w:val="none" w:sz="0" w:space="0" w:color="auto"/>
              </w:divBdr>
            </w:div>
            <w:div w:id="622154378">
              <w:marLeft w:val="0"/>
              <w:marRight w:val="0"/>
              <w:marTop w:val="0"/>
              <w:marBottom w:val="0"/>
              <w:divBdr>
                <w:top w:val="none" w:sz="0" w:space="0" w:color="auto"/>
                <w:left w:val="none" w:sz="0" w:space="0" w:color="auto"/>
                <w:bottom w:val="none" w:sz="0" w:space="0" w:color="auto"/>
                <w:right w:val="none" w:sz="0" w:space="0" w:color="auto"/>
              </w:divBdr>
            </w:div>
            <w:div w:id="625551658">
              <w:marLeft w:val="0"/>
              <w:marRight w:val="0"/>
              <w:marTop w:val="0"/>
              <w:marBottom w:val="0"/>
              <w:divBdr>
                <w:top w:val="none" w:sz="0" w:space="0" w:color="auto"/>
                <w:left w:val="none" w:sz="0" w:space="0" w:color="auto"/>
                <w:bottom w:val="none" w:sz="0" w:space="0" w:color="auto"/>
                <w:right w:val="none" w:sz="0" w:space="0" w:color="auto"/>
              </w:divBdr>
            </w:div>
            <w:div w:id="628051763">
              <w:marLeft w:val="0"/>
              <w:marRight w:val="0"/>
              <w:marTop w:val="0"/>
              <w:marBottom w:val="0"/>
              <w:divBdr>
                <w:top w:val="none" w:sz="0" w:space="0" w:color="auto"/>
                <w:left w:val="none" w:sz="0" w:space="0" w:color="auto"/>
                <w:bottom w:val="none" w:sz="0" w:space="0" w:color="auto"/>
                <w:right w:val="none" w:sz="0" w:space="0" w:color="auto"/>
              </w:divBdr>
            </w:div>
            <w:div w:id="641232674">
              <w:marLeft w:val="0"/>
              <w:marRight w:val="0"/>
              <w:marTop w:val="0"/>
              <w:marBottom w:val="0"/>
              <w:divBdr>
                <w:top w:val="none" w:sz="0" w:space="0" w:color="auto"/>
                <w:left w:val="none" w:sz="0" w:space="0" w:color="auto"/>
                <w:bottom w:val="none" w:sz="0" w:space="0" w:color="auto"/>
                <w:right w:val="none" w:sz="0" w:space="0" w:color="auto"/>
              </w:divBdr>
            </w:div>
            <w:div w:id="642198512">
              <w:marLeft w:val="0"/>
              <w:marRight w:val="0"/>
              <w:marTop w:val="0"/>
              <w:marBottom w:val="0"/>
              <w:divBdr>
                <w:top w:val="none" w:sz="0" w:space="0" w:color="auto"/>
                <w:left w:val="none" w:sz="0" w:space="0" w:color="auto"/>
                <w:bottom w:val="none" w:sz="0" w:space="0" w:color="auto"/>
                <w:right w:val="none" w:sz="0" w:space="0" w:color="auto"/>
              </w:divBdr>
            </w:div>
            <w:div w:id="643316795">
              <w:marLeft w:val="0"/>
              <w:marRight w:val="0"/>
              <w:marTop w:val="0"/>
              <w:marBottom w:val="0"/>
              <w:divBdr>
                <w:top w:val="none" w:sz="0" w:space="0" w:color="auto"/>
                <w:left w:val="none" w:sz="0" w:space="0" w:color="auto"/>
                <w:bottom w:val="none" w:sz="0" w:space="0" w:color="auto"/>
                <w:right w:val="none" w:sz="0" w:space="0" w:color="auto"/>
              </w:divBdr>
            </w:div>
            <w:div w:id="645933814">
              <w:marLeft w:val="0"/>
              <w:marRight w:val="0"/>
              <w:marTop w:val="0"/>
              <w:marBottom w:val="0"/>
              <w:divBdr>
                <w:top w:val="none" w:sz="0" w:space="0" w:color="auto"/>
                <w:left w:val="none" w:sz="0" w:space="0" w:color="auto"/>
                <w:bottom w:val="none" w:sz="0" w:space="0" w:color="auto"/>
                <w:right w:val="none" w:sz="0" w:space="0" w:color="auto"/>
              </w:divBdr>
            </w:div>
            <w:div w:id="646935769">
              <w:marLeft w:val="0"/>
              <w:marRight w:val="0"/>
              <w:marTop w:val="0"/>
              <w:marBottom w:val="0"/>
              <w:divBdr>
                <w:top w:val="none" w:sz="0" w:space="0" w:color="auto"/>
                <w:left w:val="none" w:sz="0" w:space="0" w:color="auto"/>
                <w:bottom w:val="none" w:sz="0" w:space="0" w:color="auto"/>
                <w:right w:val="none" w:sz="0" w:space="0" w:color="auto"/>
              </w:divBdr>
            </w:div>
            <w:div w:id="653729412">
              <w:marLeft w:val="0"/>
              <w:marRight w:val="0"/>
              <w:marTop w:val="0"/>
              <w:marBottom w:val="0"/>
              <w:divBdr>
                <w:top w:val="none" w:sz="0" w:space="0" w:color="auto"/>
                <w:left w:val="none" w:sz="0" w:space="0" w:color="auto"/>
                <w:bottom w:val="none" w:sz="0" w:space="0" w:color="auto"/>
                <w:right w:val="none" w:sz="0" w:space="0" w:color="auto"/>
              </w:divBdr>
            </w:div>
            <w:div w:id="655304420">
              <w:marLeft w:val="0"/>
              <w:marRight w:val="0"/>
              <w:marTop w:val="0"/>
              <w:marBottom w:val="0"/>
              <w:divBdr>
                <w:top w:val="none" w:sz="0" w:space="0" w:color="auto"/>
                <w:left w:val="none" w:sz="0" w:space="0" w:color="auto"/>
                <w:bottom w:val="none" w:sz="0" w:space="0" w:color="auto"/>
                <w:right w:val="none" w:sz="0" w:space="0" w:color="auto"/>
              </w:divBdr>
            </w:div>
            <w:div w:id="663626403">
              <w:marLeft w:val="0"/>
              <w:marRight w:val="0"/>
              <w:marTop w:val="0"/>
              <w:marBottom w:val="0"/>
              <w:divBdr>
                <w:top w:val="none" w:sz="0" w:space="0" w:color="auto"/>
                <w:left w:val="none" w:sz="0" w:space="0" w:color="auto"/>
                <w:bottom w:val="none" w:sz="0" w:space="0" w:color="auto"/>
                <w:right w:val="none" w:sz="0" w:space="0" w:color="auto"/>
              </w:divBdr>
            </w:div>
            <w:div w:id="668675592">
              <w:marLeft w:val="0"/>
              <w:marRight w:val="0"/>
              <w:marTop w:val="0"/>
              <w:marBottom w:val="0"/>
              <w:divBdr>
                <w:top w:val="none" w:sz="0" w:space="0" w:color="auto"/>
                <w:left w:val="none" w:sz="0" w:space="0" w:color="auto"/>
                <w:bottom w:val="none" w:sz="0" w:space="0" w:color="auto"/>
                <w:right w:val="none" w:sz="0" w:space="0" w:color="auto"/>
              </w:divBdr>
            </w:div>
            <w:div w:id="673266190">
              <w:marLeft w:val="0"/>
              <w:marRight w:val="0"/>
              <w:marTop w:val="0"/>
              <w:marBottom w:val="0"/>
              <w:divBdr>
                <w:top w:val="none" w:sz="0" w:space="0" w:color="auto"/>
                <w:left w:val="none" w:sz="0" w:space="0" w:color="auto"/>
                <w:bottom w:val="none" w:sz="0" w:space="0" w:color="auto"/>
                <w:right w:val="none" w:sz="0" w:space="0" w:color="auto"/>
              </w:divBdr>
            </w:div>
            <w:div w:id="676493781">
              <w:marLeft w:val="0"/>
              <w:marRight w:val="0"/>
              <w:marTop w:val="0"/>
              <w:marBottom w:val="0"/>
              <w:divBdr>
                <w:top w:val="none" w:sz="0" w:space="0" w:color="auto"/>
                <w:left w:val="none" w:sz="0" w:space="0" w:color="auto"/>
                <w:bottom w:val="none" w:sz="0" w:space="0" w:color="auto"/>
                <w:right w:val="none" w:sz="0" w:space="0" w:color="auto"/>
              </w:divBdr>
            </w:div>
            <w:div w:id="678388165">
              <w:marLeft w:val="0"/>
              <w:marRight w:val="0"/>
              <w:marTop w:val="0"/>
              <w:marBottom w:val="0"/>
              <w:divBdr>
                <w:top w:val="none" w:sz="0" w:space="0" w:color="auto"/>
                <w:left w:val="none" w:sz="0" w:space="0" w:color="auto"/>
                <w:bottom w:val="none" w:sz="0" w:space="0" w:color="auto"/>
                <w:right w:val="none" w:sz="0" w:space="0" w:color="auto"/>
              </w:divBdr>
            </w:div>
            <w:div w:id="700671074">
              <w:marLeft w:val="0"/>
              <w:marRight w:val="0"/>
              <w:marTop w:val="0"/>
              <w:marBottom w:val="0"/>
              <w:divBdr>
                <w:top w:val="none" w:sz="0" w:space="0" w:color="auto"/>
                <w:left w:val="none" w:sz="0" w:space="0" w:color="auto"/>
                <w:bottom w:val="none" w:sz="0" w:space="0" w:color="auto"/>
                <w:right w:val="none" w:sz="0" w:space="0" w:color="auto"/>
              </w:divBdr>
            </w:div>
            <w:div w:id="713425878">
              <w:marLeft w:val="0"/>
              <w:marRight w:val="0"/>
              <w:marTop w:val="0"/>
              <w:marBottom w:val="0"/>
              <w:divBdr>
                <w:top w:val="none" w:sz="0" w:space="0" w:color="auto"/>
                <w:left w:val="none" w:sz="0" w:space="0" w:color="auto"/>
                <w:bottom w:val="none" w:sz="0" w:space="0" w:color="auto"/>
                <w:right w:val="none" w:sz="0" w:space="0" w:color="auto"/>
              </w:divBdr>
            </w:div>
            <w:div w:id="714281220">
              <w:marLeft w:val="0"/>
              <w:marRight w:val="0"/>
              <w:marTop w:val="0"/>
              <w:marBottom w:val="0"/>
              <w:divBdr>
                <w:top w:val="none" w:sz="0" w:space="0" w:color="auto"/>
                <w:left w:val="none" w:sz="0" w:space="0" w:color="auto"/>
                <w:bottom w:val="none" w:sz="0" w:space="0" w:color="auto"/>
                <w:right w:val="none" w:sz="0" w:space="0" w:color="auto"/>
              </w:divBdr>
            </w:div>
            <w:div w:id="718095082">
              <w:marLeft w:val="0"/>
              <w:marRight w:val="0"/>
              <w:marTop w:val="0"/>
              <w:marBottom w:val="0"/>
              <w:divBdr>
                <w:top w:val="none" w:sz="0" w:space="0" w:color="auto"/>
                <w:left w:val="none" w:sz="0" w:space="0" w:color="auto"/>
                <w:bottom w:val="none" w:sz="0" w:space="0" w:color="auto"/>
                <w:right w:val="none" w:sz="0" w:space="0" w:color="auto"/>
              </w:divBdr>
            </w:div>
            <w:div w:id="730690628">
              <w:marLeft w:val="0"/>
              <w:marRight w:val="0"/>
              <w:marTop w:val="0"/>
              <w:marBottom w:val="0"/>
              <w:divBdr>
                <w:top w:val="none" w:sz="0" w:space="0" w:color="auto"/>
                <w:left w:val="none" w:sz="0" w:space="0" w:color="auto"/>
                <w:bottom w:val="none" w:sz="0" w:space="0" w:color="auto"/>
                <w:right w:val="none" w:sz="0" w:space="0" w:color="auto"/>
              </w:divBdr>
              <w:divsChild>
                <w:div w:id="12999388">
                  <w:marLeft w:val="0"/>
                  <w:marRight w:val="0"/>
                  <w:marTop w:val="0"/>
                  <w:marBottom w:val="0"/>
                  <w:divBdr>
                    <w:top w:val="none" w:sz="0" w:space="0" w:color="auto"/>
                    <w:left w:val="none" w:sz="0" w:space="0" w:color="auto"/>
                    <w:bottom w:val="none" w:sz="0" w:space="0" w:color="auto"/>
                    <w:right w:val="none" w:sz="0" w:space="0" w:color="auto"/>
                  </w:divBdr>
                </w:div>
                <w:div w:id="18314802">
                  <w:marLeft w:val="0"/>
                  <w:marRight w:val="0"/>
                  <w:marTop w:val="0"/>
                  <w:marBottom w:val="0"/>
                  <w:divBdr>
                    <w:top w:val="none" w:sz="0" w:space="0" w:color="auto"/>
                    <w:left w:val="none" w:sz="0" w:space="0" w:color="auto"/>
                    <w:bottom w:val="none" w:sz="0" w:space="0" w:color="auto"/>
                    <w:right w:val="none" w:sz="0" w:space="0" w:color="auto"/>
                  </w:divBdr>
                </w:div>
                <w:div w:id="20521262">
                  <w:marLeft w:val="0"/>
                  <w:marRight w:val="0"/>
                  <w:marTop w:val="0"/>
                  <w:marBottom w:val="0"/>
                  <w:divBdr>
                    <w:top w:val="none" w:sz="0" w:space="0" w:color="auto"/>
                    <w:left w:val="none" w:sz="0" w:space="0" w:color="auto"/>
                    <w:bottom w:val="none" w:sz="0" w:space="0" w:color="auto"/>
                    <w:right w:val="none" w:sz="0" w:space="0" w:color="auto"/>
                  </w:divBdr>
                </w:div>
                <w:div w:id="25183881">
                  <w:marLeft w:val="0"/>
                  <w:marRight w:val="0"/>
                  <w:marTop w:val="0"/>
                  <w:marBottom w:val="0"/>
                  <w:divBdr>
                    <w:top w:val="none" w:sz="0" w:space="0" w:color="auto"/>
                    <w:left w:val="none" w:sz="0" w:space="0" w:color="auto"/>
                    <w:bottom w:val="none" w:sz="0" w:space="0" w:color="auto"/>
                    <w:right w:val="none" w:sz="0" w:space="0" w:color="auto"/>
                  </w:divBdr>
                </w:div>
                <w:div w:id="28917518">
                  <w:marLeft w:val="0"/>
                  <w:marRight w:val="0"/>
                  <w:marTop w:val="0"/>
                  <w:marBottom w:val="0"/>
                  <w:divBdr>
                    <w:top w:val="none" w:sz="0" w:space="0" w:color="auto"/>
                    <w:left w:val="none" w:sz="0" w:space="0" w:color="auto"/>
                    <w:bottom w:val="none" w:sz="0" w:space="0" w:color="auto"/>
                    <w:right w:val="none" w:sz="0" w:space="0" w:color="auto"/>
                  </w:divBdr>
                </w:div>
                <w:div w:id="30886897">
                  <w:marLeft w:val="0"/>
                  <w:marRight w:val="0"/>
                  <w:marTop w:val="0"/>
                  <w:marBottom w:val="0"/>
                  <w:divBdr>
                    <w:top w:val="none" w:sz="0" w:space="0" w:color="auto"/>
                    <w:left w:val="none" w:sz="0" w:space="0" w:color="auto"/>
                    <w:bottom w:val="none" w:sz="0" w:space="0" w:color="auto"/>
                    <w:right w:val="none" w:sz="0" w:space="0" w:color="auto"/>
                  </w:divBdr>
                </w:div>
                <w:div w:id="33046973">
                  <w:marLeft w:val="0"/>
                  <w:marRight w:val="0"/>
                  <w:marTop w:val="0"/>
                  <w:marBottom w:val="0"/>
                  <w:divBdr>
                    <w:top w:val="none" w:sz="0" w:space="0" w:color="auto"/>
                    <w:left w:val="none" w:sz="0" w:space="0" w:color="auto"/>
                    <w:bottom w:val="none" w:sz="0" w:space="0" w:color="auto"/>
                    <w:right w:val="none" w:sz="0" w:space="0" w:color="auto"/>
                  </w:divBdr>
                </w:div>
                <w:div w:id="41831613">
                  <w:marLeft w:val="0"/>
                  <w:marRight w:val="0"/>
                  <w:marTop w:val="0"/>
                  <w:marBottom w:val="0"/>
                  <w:divBdr>
                    <w:top w:val="none" w:sz="0" w:space="0" w:color="auto"/>
                    <w:left w:val="none" w:sz="0" w:space="0" w:color="auto"/>
                    <w:bottom w:val="none" w:sz="0" w:space="0" w:color="auto"/>
                    <w:right w:val="none" w:sz="0" w:space="0" w:color="auto"/>
                  </w:divBdr>
                </w:div>
                <w:div w:id="53283899">
                  <w:marLeft w:val="0"/>
                  <w:marRight w:val="0"/>
                  <w:marTop w:val="0"/>
                  <w:marBottom w:val="0"/>
                  <w:divBdr>
                    <w:top w:val="none" w:sz="0" w:space="0" w:color="auto"/>
                    <w:left w:val="none" w:sz="0" w:space="0" w:color="auto"/>
                    <w:bottom w:val="none" w:sz="0" w:space="0" w:color="auto"/>
                    <w:right w:val="none" w:sz="0" w:space="0" w:color="auto"/>
                  </w:divBdr>
                </w:div>
                <w:div w:id="55785806">
                  <w:marLeft w:val="0"/>
                  <w:marRight w:val="0"/>
                  <w:marTop w:val="0"/>
                  <w:marBottom w:val="0"/>
                  <w:divBdr>
                    <w:top w:val="none" w:sz="0" w:space="0" w:color="auto"/>
                    <w:left w:val="none" w:sz="0" w:space="0" w:color="auto"/>
                    <w:bottom w:val="none" w:sz="0" w:space="0" w:color="auto"/>
                    <w:right w:val="none" w:sz="0" w:space="0" w:color="auto"/>
                  </w:divBdr>
                </w:div>
                <w:div w:id="66610414">
                  <w:marLeft w:val="0"/>
                  <w:marRight w:val="0"/>
                  <w:marTop w:val="0"/>
                  <w:marBottom w:val="0"/>
                  <w:divBdr>
                    <w:top w:val="none" w:sz="0" w:space="0" w:color="auto"/>
                    <w:left w:val="none" w:sz="0" w:space="0" w:color="auto"/>
                    <w:bottom w:val="none" w:sz="0" w:space="0" w:color="auto"/>
                    <w:right w:val="none" w:sz="0" w:space="0" w:color="auto"/>
                  </w:divBdr>
                </w:div>
                <w:div w:id="73206231">
                  <w:marLeft w:val="0"/>
                  <w:marRight w:val="0"/>
                  <w:marTop w:val="0"/>
                  <w:marBottom w:val="0"/>
                  <w:divBdr>
                    <w:top w:val="none" w:sz="0" w:space="0" w:color="auto"/>
                    <w:left w:val="none" w:sz="0" w:space="0" w:color="auto"/>
                    <w:bottom w:val="none" w:sz="0" w:space="0" w:color="auto"/>
                    <w:right w:val="none" w:sz="0" w:space="0" w:color="auto"/>
                  </w:divBdr>
                </w:div>
                <w:div w:id="78869932">
                  <w:marLeft w:val="0"/>
                  <w:marRight w:val="0"/>
                  <w:marTop w:val="0"/>
                  <w:marBottom w:val="0"/>
                  <w:divBdr>
                    <w:top w:val="none" w:sz="0" w:space="0" w:color="auto"/>
                    <w:left w:val="none" w:sz="0" w:space="0" w:color="auto"/>
                    <w:bottom w:val="none" w:sz="0" w:space="0" w:color="auto"/>
                    <w:right w:val="none" w:sz="0" w:space="0" w:color="auto"/>
                  </w:divBdr>
                </w:div>
                <w:div w:id="88628726">
                  <w:marLeft w:val="0"/>
                  <w:marRight w:val="0"/>
                  <w:marTop w:val="0"/>
                  <w:marBottom w:val="0"/>
                  <w:divBdr>
                    <w:top w:val="none" w:sz="0" w:space="0" w:color="auto"/>
                    <w:left w:val="none" w:sz="0" w:space="0" w:color="auto"/>
                    <w:bottom w:val="none" w:sz="0" w:space="0" w:color="auto"/>
                    <w:right w:val="none" w:sz="0" w:space="0" w:color="auto"/>
                  </w:divBdr>
                </w:div>
                <w:div w:id="93523142">
                  <w:marLeft w:val="0"/>
                  <w:marRight w:val="0"/>
                  <w:marTop w:val="0"/>
                  <w:marBottom w:val="0"/>
                  <w:divBdr>
                    <w:top w:val="none" w:sz="0" w:space="0" w:color="auto"/>
                    <w:left w:val="none" w:sz="0" w:space="0" w:color="auto"/>
                    <w:bottom w:val="none" w:sz="0" w:space="0" w:color="auto"/>
                    <w:right w:val="none" w:sz="0" w:space="0" w:color="auto"/>
                  </w:divBdr>
                </w:div>
                <w:div w:id="99759462">
                  <w:marLeft w:val="0"/>
                  <w:marRight w:val="0"/>
                  <w:marTop w:val="0"/>
                  <w:marBottom w:val="0"/>
                  <w:divBdr>
                    <w:top w:val="none" w:sz="0" w:space="0" w:color="auto"/>
                    <w:left w:val="none" w:sz="0" w:space="0" w:color="auto"/>
                    <w:bottom w:val="none" w:sz="0" w:space="0" w:color="auto"/>
                    <w:right w:val="none" w:sz="0" w:space="0" w:color="auto"/>
                  </w:divBdr>
                </w:div>
                <w:div w:id="104623468">
                  <w:marLeft w:val="0"/>
                  <w:marRight w:val="0"/>
                  <w:marTop w:val="0"/>
                  <w:marBottom w:val="0"/>
                  <w:divBdr>
                    <w:top w:val="none" w:sz="0" w:space="0" w:color="auto"/>
                    <w:left w:val="none" w:sz="0" w:space="0" w:color="auto"/>
                    <w:bottom w:val="none" w:sz="0" w:space="0" w:color="auto"/>
                    <w:right w:val="none" w:sz="0" w:space="0" w:color="auto"/>
                  </w:divBdr>
                </w:div>
                <w:div w:id="110711143">
                  <w:marLeft w:val="0"/>
                  <w:marRight w:val="0"/>
                  <w:marTop w:val="0"/>
                  <w:marBottom w:val="0"/>
                  <w:divBdr>
                    <w:top w:val="none" w:sz="0" w:space="0" w:color="auto"/>
                    <w:left w:val="none" w:sz="0" w:space="0" w:color="auto"/>
                    <w:bottom w:val="none" w:sz="0" w:space="0" w:color="auto"/>
                    <w:right w:val="none" w:sz="0" w:space="0" w:color="auto"/>
                  </w:divBdr>
                </w:div>
                <w:div w:id="122429565">
                  <w:marLeft w:val="0"/>
                  <w:marRight w:val="0"/>
                  <w:marTop w:val="0"/>
                  <w:marBottom w:val="0"/>
                  <w:divBdr>
                    <w:top w:val="none" w:sz="0" w:space="0" w:color="auto"/>
                    <w:left w:val="none" w:sz="0" w:space="0" w:color="auto"/>
                    <w:bottom w:val="none" w:sz="0" w:space="0" w:color="auto"/>
                    <w:right w:val="none" w:sz="0" w:space="0" w:color="auto"/>
                  </w:divBdr>
                </w:div>
                <w:div w:id="123352263">
                  <w:marLeft w:val="0"/>
                  <w:marRight w:val="0"/>
                  <w:marTop w:val="0"/>
                  <w:marBottom w:val="0"/>
                  <w:divBdr>
                    <w:top w:val="none" w:sz="0" w:space="0" w:color="auto"/>
                    <w:left w:val="none" w:sz="0" w:space="0" w:color="auto"/>
                    <w:bottom w:val="none" w:sz="0" w:space="0" w:color="auto"/>
                    <w:right w:val="none" w:sz="0" w:space="0" w:color="auto"/>
                  </w:divBdr>
                </w:div>
                <w:div w:id="124127452">
                  <w:marLeft w:val="0"/>
                  <w:marRight w:val="0"/>
                  <w:marTop w:val="0"/>
                  <w:marBottom w:val="0"/>
                  <w:divBdr>
                    <w:top w:val="none" w:sz="0" w:space="0" w:color="auto"/>
                    <w:left w:val="none" w:sz="0" w:space="0" w:color="auto"/>
                    <w:bottom w:val="none" w:sz="0" w:space="0" w:color="auto"/>
                    <w:right w:val="none" w:sz="0" w:space="0" w:color="auto"/>
                  </w:divBdr>
                </w:div>
                <w:div w:id="139277263">
                  <w:marLeft w:val="0"/>
                  <w:marRight w:val="0"/>
                  <w:marTop w:val="0"/>
                  <w:marBottom w:val="0"/>
                  <w:divBdr>
                    <w:top w:val="none" w:sz="0" w:space="0" w:color="auto"/>
                    <w:left w:val="none" w:sz="0" w:space="0" w:color="auto"/>
                    <w:bottom w:val="none" w:sz="0" w:space="0" w:color="auto"/>
                    <w:right w:val="none" w:sz="0" w:space="0" w:color="auto"/>
                  </w:divBdr>
                </w:div>
                <w:div w:id="151414371">
                  <w:marLeft w:val="0"/>
                  <w:marRight w:val="0"/>
                  <w:marTop w:val="0"/>
                  <w:marBottom w:val="0"/>
                  <w:divBdr>
                    <w:top w:val="none" w:sz="0" w:space="0" w:color="auto"/>
                    <w:left w:val="none" w:sz="0" w:space="0" w:color="auto"/>
                    <w:bottom w:val="none" w:sz="0" w:space="0" w:color="auto"/>
                    <w:right w:val="none" w:sz="0" w:space="0" w:color="auto"/>
                  </w:divBdr>
                </w:div>
                <w:div w:id="152261603">
                  <w:marLeft w:val="0"/>
                  <w:marRight w:val="0"/>
                  <w:marTop w:val="0"/>
                  <w:marBottom w:val="0"/>
                  <w:divBdr>
                    <w:top w:val="none" w:sz="0" w:space="0" w:color="auto"/>
                    <w:left w:val="none" w:sz="0" w:space="0" w:color="auto"/>
                    <w:bottom w:val="none" w:sz="0" w:space="0" w:color="auto"/>
                    <w:right w:val="none" w:sz="0" w:space="0" w:color="auto"/>
                  </w:divBdr>
                </w:div>
                <w:div w:id="159464614">
                  <w:marLeft w:val="0"/>
                  <w:marRight w:val="0"/>
                  <w:marTop w:val="0"/>
                  <w:marBottom w:val="0"/>
                  <w:divBdr>
                    <w:top w:val="none" w:sz="0" w:space="0" w:color="auto"/>
                    <w:left w:val="none" w:sz="0" w:space="0" w:color="auto"/>
                    <w:bottom w:val="none" w:sz="0" w:space="0" w:color="auto"/>
                    <w:right w:val="none" w:sz="0" w:space="0" w:color="auto"/>
                  </w:divBdr>
                </w:div>
                <w:div w:id="165291688">
                  <w:marLeft w:val="0"/>
                  <w:marRight w:val="0"/>
                  <w:marTop w:val="0"/>
                  <w:marBottom w:val="0"/>
                  <w:divBdr>
                    <w:top w:val="none" w:sz="0" w:space="0" w:color="auto"/>
                    <w:left w:val="none" w:sz="0" w:space="0" w:color="auto"/>
                    <w:bottom w:val="none" w:sz="0" w:space="0" w:color="auto"/>
                    <w:right w:val="none" w:sz="0" w:space="0" w:color="auto"/>
                  </w:divBdr>
                </w:div>
                <w:div w:id="207306094">
                  <w:marLeft w:val="0"/>
                  <w:marRight w:val="0"/>
                  <w:marTop w:val="0"/>
                  <w:marBottom w:val="0"/>
                  <w:divBdr>
                    <w:top w:val="none" w:sz="0" w:space="0" w:color="auto"/>
                    <w:left w:val="none" w:sz="0" w:space="0" w:color="auto"/>
                    <w:bottom w:val="none" w:sz="0" w:space="0" w:color="auto"/>
                    <w:right w:val="none" w:sz="0" w:space="0" w:color="auto"/>
                  </w:divBdr>
                </w:div>
                <w:div w:id="207497680">
                  <w:marLeft w:val="0"/>
                  <w:marRight w:val="0"/>
                  <w:marTop w:val="0"/>
                  <w:marBottom w:val="0"/>
                  <w:divBdr>
                    <w:top w:val="none" w:sz="0" w:space="0" w:color="auto"/>
                    <w:left w:val="none" w:sz="0" w:space="0" w:color="auto"/>
                    <w:bottom w:val="none" w:sz="0" w:space="0" w:color="auto"/>
                    <w:right w:val="none" w:sz="0" w:space="0" w:color="auto"/>
                  </w:divBdr>
                </w:div>
                <w:div w:id="209222196">
                  <w:marLeft w:val="0"/>
                  <w:marRight w:val="0"/>
                  <w:marTop w:val="0"/>
                  <w:marBottom w:val="0"/>
                  <w:divBdr>
                    <w:top w:val="none" w:sz="0" w:space="0" w:color="auto"/>
                    <w:left w:val="none" w:sz="0" w:space="0" w:color="auto"/>
                    <w:bottom w:val="none" w:sz="0" w:space="0" w:color="auto"/>
                    <w:right w:val="none" w:sz="0" w:space="0" w:color="auto"/>
                  </w:divBdr>
                </w:div>
                <w:div w:id="218172419">
                  <w:marLeft w:val="0"/>
                  <w:marRight w:val="0"/>
                  <w:marTop w:val="0"/>
                  <w:marBottom w:val="0"/>
                  <w:divBdr>
                    <w:top w:val="none" w:sz="0" w:space="0" w:color="auto"/>
                    <w:left w:val="none" w:sz="0" w:space="0" w:color="auto"/>
                    <w:bottom w:val="none" w:sz="0" w:space="0" w:color="auto"/>
                    <w:right w:val="none" w:sz="0" w:space="0" w:color="auto"/>
                  </w:divBdr>
                </w:div>
                <w:div w:id="220749605">
                  <w:marLeft w:val="0"/>
                  <w:marRight w:val="0"/>
                  <w:marTop w:val="0"/>
                  <w:marBottom w:val="0"/>
                  <w:divBdr>
                    <w:top w:val="none" w:sz="0" w:space="0" w:color="auto"/>
                    <w:left w:val="none" w:sz="0" w:space="0" w:color="auto"/>
                    <w:bottom w:val="none" w:sz="0" w:space="0" w:color="auto"/>
                    <w:right w:val="none" w:sz="0" w:space="0" w:color="auto"/>
                  </w:divBdr>
                </w:div>
                <w:div w:id="222184704">
                  <w:marLeft w:val="0"/>
                  <w:marRight w:val="0"/>
                  <w:marTop w:val="0"/>
                  <w:marBottom w:val="0"/>
                  <w:divBdr>
                    <w:top w:val="none" w:sz="0" w:space="0" w:color="auto"/>
                    <w:left w:val="none" w:sz="0" w:space="0" w:color="auto"/>
                    <w:bottom w:val="none" w:sz="0" w:space="0" w:color="auto"/>
                    <w:right w:val="none" w:sz="0" w:space="0" w:color="auto"/>
                  </w:divBdr>
                </w:div>
                <w:div w:id="223178118">
                  <w:marLeft w:val="0"/>
                  <w:marRight w:val="0"/>
                  <w:marTop w:val="0"/>
                  <w:marBottom w:val="0"/>
                  <w:divBdr>
                    <w:top w:val="none" w:sz="0" w:space="0" w:color="auto"/>
                    <w:left w:val="none" w:sz="0" w:space="0" w:color="auto"/>
                    <w:bottom w:val="none" w:sz="0" w:space="0" w:color="auto"/>
                    <w:right w:val="none" w:sz="0" w:space="0" w:color="auto"/>
                  </w:divBdr>
                </w:div>
                <w:div w:id="224488851">
                  <w:marLeft w:val="0"/>
                  <w:marRight w:val="0"/>
                  <w:marTop w:val="0"/>
                  <w:marBottom w:val="0"/>
                  <w:divBdr>
                    <w:top w:val="none" w:sz="0" w:space="0" w:color="auto"/>
                    <w:left w:val="none" w:sz="0" w:space="0" w:color="auto"/>
                    <w:bottom w:val="none" w:sz="0" w:space="0" w:color="auto"/>
                    <w:right w:val="none" w:sz="0" w:space="0" w:color="auto"/>
                  </w:divBdr>
                </w:div>
                <w:div w:id="224731014">
                  <w:marLeft w:val="0"/>
                  <w:marRight w:val="0"/>
                  <w:marTop w:val="0"/>
                  <w:marBottom w:val="0"/>
                  <w:divBdr>
                    <w:top w:val="none" w:sz="0" w:space="0" w:color="auto"/>
                    <w:left w:val="none" w:sz="0" w:space="0" w:color="auto"/>
                    <w:bottom w:val="none" w:sz="0" w:space="0" w:color="auto"/>
                    <w:right w:val="none" w:sz="0" w:space="0" w:color="auto"/>
                  </w:divBdr>
                </w:div>
                <w:div w:id="225575173">
                  <w:marLeft w:val="0"/>
                  <w:marRight w:val="0"/>
                  <w:marTop w:val="0"/>
                  <w:marBottom w:val="0"/>
                  <w:divBdr>
                    <w:top w:val="none" w:sz="0" w:space="0" w:color="auto"/>
                    <w:left w:val="none" w:sz="0" w:space="0" w:color="auto"/>
                    <w:bottom w:val="none" w:sz="0" w:space="0" w:color="auto"/>
                    <w:right w:val="none" w:sz="0" w:space="0" w:color="auto"/>
                  </w:divBdr>
                </w:div>
                <w:div w:id="226569813">
                  <w:marLeft w:val="0"/>
                  <w:marRight w:val="0"/>
                  <w:marTop w:val="0"/>
                  <w:marBottom w:val="0"/>
                  <w:divBdr>
                    <w:top w:val="none" w:sz="0" w:space="0" w:color="auto"/>
                    <w:left w:val="none" w:sz="0" w:space="0" w:color="auto"/>
                    <w:bottom w:val="none" w:sz="0" w:space="0" w:color="auto"/>
                    <w:right w:val="none" w:sz="0" w:space="0" w:color="auto"/>
                  </w:divBdr>
                </w:div>
                <w:div w:id="232587365">
                  <w:marLeft w:val="0"/>
                  <w:marRight w:val="0"/>
                  <w:marTop w:val="0"/>
                  <w:marBottom w:val="0"/>
                  <w:divBdr>
                    <w:top w:val="none" w:sz="0" w:space="0" w:color="auto"/>
                    <w:left w:val="none" w:sz="0" w:space="0" w:color="auto"/>
                    <w:bottom w:val="none" w:sz="0" w:space="0" w:color="auto"/>
                    <w:right w:val="none" w:sz="0" w:space="0" w:color="auto"/>
                  </w:divBdr>
                </w:div>
                <w:div w:id="233005066">
                  <w:marLeft w:val="0"/>
                  <w:marRight w:val="0"/>
                  <w:marTop w:val="0"/>
                  <w:marBottom w:val="0"/>
                  <w:divBdr>
                    <w:top w:val="none" w:sz="0" w:space="0" w:color="auto"/>
                    <w:left w:val="none" w:sz="0" w:space="0" w:color="auto"/>
                    <w:bottom w:val="none" w:sz="0" w:space="0" w:color="auto"/>
                    <w:right w:val="none" w:sz="0" w:space="0" w:color="auto"/>
                  </w:divBdr>
                </w:div>
                <w:div w:id="235166782">
                  <w:marLeft w:val="0"/>
                  <w:marRight w:val="0"/>
                  <w:marTop w:val="0"/>
                  <w:marBottom w:val="0"/>
                  <w:divBdr>
                    <w:top w:val="none" w:sz="0" w:space="0" w:color="auto"/>
                    <w:left w:val="none" w:sz="0" w:space="0" w:color="auto"/>
                    <w:bottom w:val="none" w:sz="0" w:space="0" w:color="auto"/>
                    <w:right w:val="none" w:sz="0" w:space="0" w:color="auto"/>
                  </w:divBdr>
                </w:div>
                <w:div w:id="242838940">
                  <w:marLeft w:val="0"/>
                  <w:marRight w:val="0"/>
                  <w:marTop w:val="0"/>
                  <w:marBottom w:val="0"/>
                  <w:divBdr>
                    <w:top w:val="none" w:sz="0" w:space="0" w:color="auto"/>
                    <w:left w:val="none" w:sz="0" w:space="0" w:color="auto"/>
                    <w:bottom w:val="none" w:sz="0" w:space="0" w:color="auto"/>
                    <w:right w:val="none" w:sz="0" w:space="0" w:color="auto"/>
                  </w:divBdr>
                </w:div>
                <w:div w:id="243492315">
                  <w:marLeft w:val="0"/>
                  <w:marRight w:val="0"/>
                  <w:marTop w:val="0"/>
                  <w:marBottom w:val="0"/>
                  <w:divBdr>
                    <w:top w:val="none" w:sz="0" w:space="0" w:color="auto"/>
                    <w:left w:val="none" w:sz="0" w:space="0" w:color="auto"/>
                    <w:bottom w:val="none" w:sz="0" w:space="0" w:color="auto"/>
                    <w:right w:val="none" w:sz="0" w:space="0" w:color="auto"/>
                  </w:divBdr>
                </w:div>
                <w:div w:id="244002661">
                  <w:marLeft w:val="0"/>
                  <w:marRight w:val="0"/>
                  <w:marTop w:val="0"/>
                  <w:marBottom w:val="0"/>
                  <w:divBdr>
                    <w:top w:val="none" w:sz="0" w:space="0" w:color="auto"/>
                    <w:left w:val="none" w:sz="0" w:space="0" w:color="auto"/>
                    <w:bottom w:val="none" w:sz="0" w:space="0" w:color="auto"/>
                    <w:right w:val="none" w:sz="0" w:space="0" w:color="auto"/>
                  </w:divBdr>
                </w:div>
                <w:div w:id="251086856">
                  <w:marLeft w:val="0"/>
                  <w:marRight w:val="0"/>
                  <w:marTop w:val="0"/>
                  <w:marBottom w:val="0"/>
                  <w:divBdr>
                    <w:top w:val="none" w:sz="0" w:space="0" w:color="auto"/>
                    <w:left w:val="none" w:sz="0" w:space="0" w:color="auto"/>
                    <w:bottom w:val="none" w:sz="0" w:space="0" w:color="auto"/>
                    <w:right w:val="none" w:sz="0" w:space="0" w:color="auto"/>
                  </w:divBdr>
                </w:div>
                <w:div w:id="254553875">
                  <w:marLeft w:val="0"/>
                  <w:marRight w:val="0"/>
                  <w:marTop w:val="0"/>
                  <w:marBottom w:val="0"/>
                  <w:divBdr>
                    <w:top w:val="none" w:sz="0" w:space="0" w:color="auto"/>
                    <w:left w:val="none" w:sz="0" w:space="0" w:color="auto"/>
                    <w:bottom w:val="none" w:sz="0" w:space="0" w:color="auto"/>
                    <w:right w:val="none" w:sz="0" w:space="0" w:color="auto"/>
                  </w:divBdr>
                </w:div>
                <w:div w:id="261883302">
                  <w:marLeft w:val="0"/>
                  <w:marRight w:val="0"/>
                  <w:marTop w:val="0"/>
                  <w:marBottom w:val="0"/>
                  <w:divBdr>
                    <w:top w:val="none" w:sz="0" w:space="0" w:color="auto"/>
                    <w:left w:val="none" w:sz="0" w:space="0" w:color="auto"/>
                    <w:bottom w:val="none" w:sz="0" w:space="0" w:color="auto"/>
                    <w:right w:val="none" w:sz="0" w:space="0" w:color="auto"/>
                  </w:divBdr>
                </w:div>
                <w:div w:id="270018596">
                  <w:marLeft w:val="0"/>
                  <w:marRight w:val="0"/>
                  <w:marTop w:val="0"/>
                  <w:marBottom w:val="0"/>
                  <w:divBdr>
                    <w:top w:val="none" w:sz="0" w:space="0" w:color="auto"/>
                    <w:left w:val="none" w:sz="0" w:space="0" w:color="auto"/>
                    <w:bottom w:val="none" w:sz="0" w:space="0" w:color="auto"/>
                    <w:right w:val="none" w:sz="0" w:space="0" w:color="auto"/>
                  </w:divBdr>
                </w:div>
                <w:div w:id="272828074">
                  <w:marLeft w:val="0"/>
                  <w:marRight w:val="0"/>
                  <w:marTop w:val="0"/>
                  <w:marBottom w:val="0"/>
                  <w:divBdr>
                    <w:top w:val="none" w:sz="0" w:space="0" w:color="auto"/>
                    <w:left w:val="none" w:sz="0" w:space="0" w:color="auto"/>
                    <w:bottom w:val="none" w:sz="0" w:space="0" w:color="auto"/>
                    <w:right w:val="none" w:sz="0" w:space="0" w:color="auto"/>
                  </w:divBdr>
                </w:div>
                <w:div w:id="274556727">
                  <w:marLeft w:val="0"/>
                  <w:marRight w:val="0"/>
                  <w:marTop w:val="0"/>
                  <w:marBottom w:val="0"/>
                  <w:divBdr>
                    <w:top w:val="none" w:sz="0" w:space="0" w:color="auto"/>
                    <w:left w:val="none" w:sz="0" w:space="0" w:color="auto"/>
                    <w:bottom w:val="none" w:sz="0" w:space="0" w:color="auto"/>
                    <w:right w:val="none" w:sz="0" w:space="0" w:color="auto"/>
                  </w:divBdr>
                </w:div>
                <w:div w:id="278149231">
                  <w:marLeft w:val="0"/>
                  <w:marRight w:val="0"/>
                  <w:marTop w:val="0"/>
                  <w:marBottom w:val="0"/>
                  <w:divBdr>
                    <w:top w:val="none" w:sz="0" w:space="0" w:color="auto"/>
                    <w:left w:val="none" w:sz="0" w:space="0" w:color="auto"/>
                    <w:bottom w:val="none" w:sz="0" w:space="0" w:color="auto"/>
                    <w:right w:val="none" w:sz="0" w:space="0" w:color="auto"/>
                  </w:divBdr>
                </w:div>
                <w:div w:id="279147467">
                  <w:marLeft w:val="0"/>
                  <w:marRight w:val="0"/>
                  <w:marTop w:val="0"/>
                  <w:marBottom w:val="0"/>
                  <w:divBdr>
                    <w:top w:val="none" w:sz="0" w:space="0" w:color="auto"/>
                    <w:left w:val="none" w:sz="0" w:space="0" w:color="auto"/>
                    <w:bottom w:val="none" w:sz="0" w:space="0" w:color="auto"/>
                    <w:right w:val="none" w:sz="0" w:space="0" w:color="auto"/>
                  </w:divBdr>
                </w:div>
                <w:div w:id="293565606">
                  <w:marLeft w:val="0"/>
                  <w:marRight w:val="0"/>
                  <w:marTop w:val="0"/>
                  <w:marBottom w:val="0"/>
                  <w:divBdr>
                    <w:top w:val="none" w:sz="0" w:space="0" w:color="auto"/>
                    <w:left w:val="none" w:sz="0" w:space="0" w:color="auto"/>
                    <w:bottom w:val="none" w:sz="0" w:space="0" w:color="auto"/>
                    <w:right w:val="none" w:sz="0" w:space="0" w:color="auto"/>
                  </w:divBdr>
                </w:div>
                <w:div w:id="296299038">
                  <w:marLeft w:val="0"/>
                  <w:marRight w:val="0"/>
                  <w:marTop w:val="0"/>
                  <w:marBottom w:val="0"/>
                  <w:divBdr>
                    <w:top w:val="none" w:sz="0" w:space="0" w:color="auto"/>
                    <w:left w:val="none" w:sz="0" w:space="0" w:color="auto"/>
                    <w:bottom w:val="none" w:sz="0" w:space="0" w:color="auto"/>
                    <w:right w:val="none" w:sz="0" w:space="0" w:color="auto"/>
                  </w:divBdr>
                </w:div>
                <w:div w:id="297954052">
                  <w:marLeft w:val="0"/>
                  <w:marRight w:val="0"/>
                  <w:marTop w:val="0"/>
                  <w:marBottom w:val="0"/>
                  <w:divBdr>
                    <w:top w:val="none" w:sz="0" w:space="0" w:color="auto"/>
                    <w:left w:val="none" w:sz="0" w:space="0" w:color="auto"/>
                    <w:bottom w:val="none" w:sz="0" w:space="0" w:color="auto"/>
                    <w:right w:val="none" w:sz="0" w:space="0" w:color="auto"/>
                  </w:divBdr>
                </w:div>
                <w:div w:id="299842102">
                  <w:marLeft w:val="0"/>
                  <w:marRight w:val="0"/>
                  <w:marTop w:val="0"/>
                  <w:marBottom w:val="0"/>
                  <w:divBdr>
                    <w:top w:val="none" w:sz="0" w:space="0" w:color="auto"/>
                    <w:left w:val="none" w:sz="0" w:space="0" w:color="auto"/>
                    <w:bottom w:val="none" w:sz="0" w:space="0" w:color="auto"/>
                    <w:right w:val="none" w:sz="0" w:space="0" w:color="auto"/>
                  </w:divBdr>
                </w:div>
                <w:div w:id="303896922">
                  <w:marLeft w:val="0"/>
                  <w:marRight w:val="0"/>
                  <w:marTop w:val="0"/>
                  <w:marBottom w:val="0"/>
                  <w:divBdr>
                    <w:top w:val="none" w:sz="0" w:space="0" w:color="auto"/>
                    <w:left w:val="none" w:sz="0" w:space="0" w:color="auto"/>
                    <w:bottom w:val="none" w:sz="0" w:space="0" w:color="auto"/>
                    <w:right w:val="none" w:sz="0" w:space="0" w:color="auto"/>
                  </w:divBdr>
                </w:div>
                <w:div w:id="308747945">
                  <w:marLeft w:val="0"/>
                  <w:marRight w:val="0"/>
                  <w:marTop w:val="0"/>
                  <w:marBottom w:val="0"/>
                  <w:divBdr>
                    <w:top w:val="none" w:sz="0" w:space="0" w:color="auto"/>
                    <w:left w:val="none" w:sz="0" w:space="0" w:color="auto"/>
                    <w:bottom w:val="none" w:sz="0" w:space="0" w:color="auto"/>
                    <w:right w:val="none" w:sz="0" w:space="0" w:color="auto"/>
                  </w:divBdr>
                </w:div>
                <w:div w:id="311561525">
                  <w:marLeft w:val="0"/>
                  <w:marRight w:val="0"/>
                  <w:marTop w:val="0"/>
                  <w:marBottom w:val="0"/>
                  <w:divBdr>
                    <w:top w:val="none" w:sz="0" w:space="0" w:color="auto"/>
                    <w:left w:val="none" w:sz="0" w:space="0" w:color="auto"/>
                    <w:bottom w:val="none" w:sz="0" w:space="0" w:color="auto"/>
                    <w:right w:val="none" w:sz="0" w:space="0" w:color="auto"/>
                  </w:divBdr>
                </w:div>
                <w:div w:id="312948700">
                  <w:marLeft w:val="0"/>
                  <w:marRight w:val="0"/>
                  <w:marTop w:val="0"/>
                  <w:marBottom w:val="0"/>
                  <w:divBdr>
                    <w:top w:val="none" w:sz="0" w:space="0" w:color="auto"/>
                    <w:left w:val="none" w:sz="0" w:space="0" w:color="auto"/>
                    <w:bottom w:val="none" w:sz="0" w:space="0" w:color="auto"/>
                    <w:right w:val="none" w:sz="0" w:space="0" w:color="auto"/>
                  </w:divBdr>
                </w:div>
                <w:div w:id="316501117">
                  <w:marLeft w:val="0"/>
                  <w:marRight w:val="0"/>
                  <w:marTop w:val="0"/>
                  <w:marBottom w:val="0"/>
                  <w:divBdr>
                    <w:top w:val="none" w:sz="0" w:space="0" w:color="auto"/>
                    <w:left w:val="none" w:sz="0" w:space="0" w:color="auto"/>
                    <w:bottom w:val="none" w:sz="0" w:space="0" w:color="auto"/>
                    <w:right w:val="none" w:sz="0" w:space="0" w:color="auto"/>
                  </w:divBdr>
                </w:div>
                <w:div w:id="322049190">
                  <w:marLeft w:val="0"/>
                  <w:marRight w:val="0"/>
                  <w:marTop w:val="0"/>
                  <w:marBottom w:val="0"/>
                  <w:divBdr>
                    <w:top w:val="none" w:sz="0" w:space="0" w:color="auto"/>
                    <w:left w:val="none" w:sz="0" w:space="0" w:color="auto"/>
                    <w:bottom w:val="none" w:sz="0" w:space="0" w:color="auto"/>
                    <w:right w:val="none" w:sz="0" w:space="0" w:color="auto"/>
                  </w:divBdr>
                </w:div>
                <w:div w:id="325673648">
                  <w:marLeft w:val="0"/>
                  <w:marRight w:val="0"/>
                  <w:marTop w:val="0"/>
                  <w:marBottom w:val="0"/>
                  <w:divBdr>
                    <w:top w:val="none" w:sz="0" w:space="0" w:color="auto"/>
                    <w:left w:val="none" w:sz="0" w:space="0" w:color="auto"/>
                    <w:bottom w:val="none" w:sz="0" w:space="0" w:color="auto"/>
                    <w:right w:val="none" w:sz="0" w:space="0" w:color="auto"/>
                  </w:divBdr>
                </w:div>
                <w:div w:id="328410672">
                  <w:marLeft w:val="0"/>
                  <w:marRight w:val="0"/>
                  <w:marTop w:val="0"/>
                  <w:marBottom w:val="0"/>
                  <w:divBdr>
                    <w:top w:val="none" w:sz="0" w:space="0" w:color="auto"/>
                    <w:left w:val="none" w:sz="0" w:space="0" w:color="auto"/>
                    <w:bottom w:val="none" w:sz="0" w:space="0" w:color="auto"/>
                    <w:right w:val="none" w:sz="0" w:space="0" w:color="auto"/>
                  </w:divBdr>
                </w:div>
                <w:div w:id="329911184">
                  <w:marLeft w:val="0"/>
                  <w:marRight w:val="0"/>
                  <w:marTop w:val="0"/>
                  <w:marBottom w:val="0"/>
                  <w:divBdr>
                    <w:top w:val="none" w:sz="0" w:space="0" w:color="auto"/>
                    <w:left w:val="none" w:sz="0" w:space="0" w:color="auto"/>
                    <w:bottom w:val="none" w:sz="0" w:space="0" w:color="auto"/>
                    <w:right w:val="none" w:sz="0" w:space="0" w:color="auto"/>
                  </w:divBdr>
                </w:div>
                <w:div w:id="329914416">
                  <w:marLeft w:val="0"/>
                  <w:marRight w:val="0"/>
                  <w:marTop w:val="0"/>
                  <w:marBottom w:val="0"/>
                  <w:divBdr>
                    <w:top w:val="none" w:sz="0" w:space="0" w:color="auto"/>
                    <w:left w:val="none" w:sz="0" w:space="0" w:color="auto"/>
                    <w:bottom w:val="none" w:sz="0" w:space="0" w:color="auto"/>
                    <w:right w:val="none" w:sz="0" w:space="0" w:color="auto"/>
                  </w:divBdr>
                </w:div>
                <w:div w:id="331840198">
                  <w:marLeft w:val="0"/>
                  <w:marRight w:val="0"/>
                  <w:marTop w:val="0"/>
                  <w:marBottom w:val="0"/>
                  <w:divBdr>
                    <w:top w:val="none" w:sz="0" w:space="0" w:color="auto"/>
                    <w:left w:val="none" w:sz="0" w:space="0" w:color="auto"/>
                    <w:bottom w:val="none" w:sz="0" w:space="0" w:color="auto"/>
                    <w:right w:val="none" w:sz="0" w:space="0" w:color="auto"/>
                  </w:divBdr>
                </w:div>
                <w:div w:id="334766602">
                  <w:marLeft w:val="0"/>
                  <w:marRight w:val="0"/>
                  <w:marTop w:val="0"/>
                  <w:marBottom w:val="0"/>
                  <w:divBdr>
                    <w:top w:val="none" w:sz="0" w:space="0" w:color="auto"/>
                    <w:left w:val="none" w:sz="0" w:space="0" w:color="auto"/>
                    <w:bottom w:val="none" w:sz="0" w:space="0" w:color="auto"/>
                    <w:right w:val="none" w:sz="0" w:space="0" w:color="auto"/>
                  </w:divBdr>
                </w:div>
                <w:div w:id="339357023">
                  <w:marLeft w:val="0"/>
                  <w:marRight w:val="0"/>
                  <w:marTop w:val="0"/>
                  <w:marBottom w:val="0"/>
                  <w:divBdr>
                    <w:top w:val="none" w:sz="0" w:space="0" w:color="auto"/>
                    <w:left w:val="none" w:sz="0" w:space="0" w:color="auto"/>
                    <w:bottom w:val="none" w:sz="0" w:space="0" w:color="auto"/>
                    <w:right w:val="none" w:sz="0" w:space="0" w:color="auto"/>
                  </w:divBdr>
                </w:div>
                <w:div w:id="340207321">
                  <w:marLeft w:val="0"/>
                  <w:marRight w:val="0"/>
                  <w:marTop w:val="0"/>
                  <w:marBottom w:val="0"/>
                  <w:divBdr>
                    <w:top w:val="none" w:sz="0" w:space="0" w:color="auto"/>
                    <w:left w:val="none" w:sz="0" w:space="0" w:color="auto"/>
                    <w:bottom w:val="none" w:sz="0" w:space="0" w:color="auto"/>
                    <w:right w:val="none" w:sz="0" w:space="0" w:color="auto"/>
                  </w:divBdr>
                </w:div>
                <w:div w:id="342049656">
                  <w:marLeft w:val="0"/>
                  <w:marRight w:val="0"/>
                  <w:marTop w:val="0"/>
                  <w:marBottom w:val="0"/>
                  <w:divBdr>
                    <w:top w:val="none" w:sz="0" w:space="0" w:color="auto"/>
                    <w:left w:val="none" w:sz="0" w:space="0" w:color="auto"/>
                    <w:bottom w:val="none" w:sz="0" w:space="0" w:color="auto"/>
                    <w:right w:val="none" w:sz="0" w:space="0" w:color="auto"/>
                  </w:divBdr>
                </w:div>
                <w:div w:id="342827825">
                  <w:marLeft w:val="0"/>
                  <w:marRight w:val="0"/>
                  <w:marTop w:val="0"/>
                  <w:marBottom w:val="0"/>
                  <w:divBdr>
                    <w:top w:val="none" w:sz="0" w:space="0" w:color="auto"/>
                    <w:left w:val="none" w:sz="0" w:space="0" w:color="auto"/>
                    <w:bottom w:val="none" w:sz="0" w:space="0" w:color="auto"/>
                    <w:right w:val="none" w:sz="0" w:space="0" w:color="auto"/>
                  </w:divBdr>
                </w:div>
                <w:div w:id="350843261">
                  <w:marLeft w:val="0"/>
                  <w:marRight w:val="0"/>
                  <w:marTop w:val="0"/>
                  <w:marBottom w:val="0"/>
                  <w:divBdr>
                    <w:top w:val="none" w:sz="0" w:space="0" w:color="auto"/>
                    <w:left w:val="none" w:sz="0" w:space="0" w:color="auto"/>
                    <w:bottom w:val="none" w:sz="0" w:space="0" w:color="auto"/>
                    <w:right w:val="none" w:sz="0" w:space="0" w:color="auto"/>
                  </w:divBdr>
                </w:div>
                <w:div w:id="351302441">
                  <w:marLeft w:val="0"/>
                  <w:marRight w:val="0"/>
                  <w:marTop w:val="0"/>
                  <w:marBottom w:val="0"/>
                  <w:divBdr>
                    <w:top w:val="none" w:sz="0" w:space="0" w:color="auto"/>
                    <w:left w:val="none" w:sz="0" w:space="0" w:color="auto"/>
                    <w:bottom w:val="none" w:sz="0" w:space="0" w:color="auto"/>
                    <w:right w:val="none" w:sz="0" w:space="0" w:color="auto"/>
                  </w:divBdr>
                </w:div>
                <w:div w:id="358899905">
                  <w:marLeft w:val="0"/>
                  <w:marRight w:val="0"/>
                  <w:marTop w:val="0"/>
                  <w:marBottom w:val="0"/>
                  <w:divBdr>
                    <w:top w:val="none" w:sz="0" w:space="0" w:color="auto"/>
                    <w:left w:val="none" w:sz="0" w:space="0" w:color="auto"/>
                    <w:bottom w:val="none" w:sz="0" w:space="0" w:color="auto"/>
                    <w:right w:val="none" w:sz="0" w:space="0" w:color="auto"/>
                  </w:divBdr>
                </w:div>
                <w:div w:id="362244356">
                  <w:marLeft w:val="0"/>
                  <w:marRight w:val="0"/>
                  <w:marTop w:val="0"/>
                  <w:marBottom w:val="0"/>
                  <w:divBdr>
                    <w:top w:val="none" w:sz="0" w:space="0" w:color="auto"/>
                    <w:left w:val="none" w:sz="0" w:space="0" w:color="auto"/>
                    <w:bottom w:val="none" w:sz="0" w:space="0" w:color="auto"/>
                    <w:right w:val="none" w:sz="0" w:space="0" w:color="auto"/>
                  </w:divBdr>
                </w:div>
                <w:div w:id="371274156">
                  <w:marLeft w:val="0"/>
                  <w:marRight w:val="0"/>
                  <w:marTop w:val="0"/>
                  <w:marBottom w:val="0"/>
                  <w:divBdr>
                    <w:top w:val="none" w:sz="0" w:space="0" w:color="auto"/>
                    <w:left w:val="none" w:sz="0" w:space="0" w:color="auto"/>
                    <w:bottom w:val="none" w:sz="0" w:space="0" w:color="auto"/>
                    <w:right w:val="none" w:sz="0" w:space="0" w:color="auto"/>
                  </w:divBdr>
                </w:div>
                <w:div w:id="372463339">
                  <w:marLeft w:val="0"/>
                  <w:marRight w:val="0"/>
                  <w:marTop w:val="0"/>
                  <w:marBottom w:val="0"/>
                  <w:divBdr>
                    <w:top w:val="none" w:sz="0" w:space="0" w:color="auto"/>
                    <w:left w:val="none" w:sz="0" w:space="0" w:color="auto"/>
                    <w:bottom w:val="none" w:sz="0" w:space="0" w:color="auto"/>
                    <w:right w:val="none" w:sz="0" w:space="0" w:color="auto"/>
                  </w:divBdr>
                </w:div>
                <w:div w:id="377046682">
                  <w:marLeft w:val="0"/>
                  <w:marRight w:val="0"/>
                  <w:marTop w:val="0"/>
                  <w:marBottom w:val="0"/>
                  <w:divBdr>
                    <w:top w:val="none" w:sz="0" w:space="0" w:color="auto"/>
                    <w:left w:val="none" w:sz="0" w:space="0" w:color="auto"/>
                    <w:bottom w:val="none" w:sz="0" w:space="0" w:color="auto"/>
                    <w:right w:val="none" w:sz="0" w:space="0" w:color="auto"/>
                  </w:divBdr>
                </w:div>
                <w:div w:id="380326150">
                  <w:marLeft w:val="0"/>
                  <w:marRight w:val="0"/>
                  <w:marTop w:val="0"/>
                  <w:marBottom w:val="0"/>
                  <w:divBdr>
                    <w:top w:val="none" w:sz="0" w:space="0" w:color="auto"/>
                    <w:left w:val="none" w:sz="0" w:space="0" w:color="auto"/>
                    <w:bottom w:val="none" w:sz="0" w:space="0" w:color="auto"/>
                    <w:right w:val="none" w:sz="0" w:space="0" w:color="auto"/>
                  </w:divBdr>
                </w:div>
                <w:div w:id="387262318">
                  <w:marLeft w:val="0"/>
                  <w:marRight w:val="0"/>
                  <w:marTop w:val="0"/>
                  <w:marBottom w:val="0"/>
                  <w:divBdr>
                    <w:top w:val="none" w:sz="0" w:space="0" w:color="auto"/>
                    <w:left w:val="none" w:sz="0" w:space="0" w:color="auto"/>
                    <w:bottom w:val="none" w:sz="0" w:space="0" w:color="auto"/>
                    <w:right w:val="none" w:sz="0" w:space="0" w:color="auto"/>
                  </w:divBdr>
                </w:div>
                <w:div w:id="396318818">
                  <w:marLeft w:val="0"/>
                  <w:marRight w:val="0"/>
                  <w:marTop w:val="0"/>
                  <w:marBottom w:val="0"/>
                  <w:divBdr>
                    <w:top w:val="none" w:sz="0" w:space="0" w:color="auto"/>
                    <w:left w:val="none" w:sz="0" w:space="0" w:color="auto"/>
                    <w:bottom w:val="none" w:sz="0" w:space="0" w:color="auto"/>
                    <w:right w:val="none" w:sz="0" w:space="0" w:color="auto"/>
                  </w:divBdr>
                </w:div>
                <w:div w:id="414665341">
                  <w:marLeft w:val="0"/>
                  <w:marRight w:val="0"/>
                  <w:marTop w:val="0"/>
                  <w:marBottom w:val="0"/>
                  <w:divBdr>
                    <w:top w:val="none" w:sz="0" w:space="0" w:color="auto"/>
                    <w:left w:val="none" w:sz="0" w:space="0" w:color="auto"/>
                    <w:bottom w:val="none" w:sz="0" w:space="0" w:color="auto"/>
                    <w:right w:val="none" w:sz="0" w:space="0" w:color="auto"/>
                  </w:divBdr>
                </w:div>
                <w:div w:id="426311976">
                  <w:marLeft w:val="0"/>
                  <w:marRight w:val="0"/>
                  <w:marTop w:val="0"/>
                  <w:marBottom w:val="0"/>
                  <w:divBdr>
                    <w:top w:val="none" w:sz="0" w:space="0" w:color="auto"/>
                    <w:left w:val="none" w:sz="0" w:space="0" w:color="auto"/>
                    <w:bottom w:val="none" w:sz="0" w:space="0" w:color="auto"/>
                    <w:right w:val="none" w:sz="0" w:space="0" w:color="auto"/>
                  </w:divBdr>
                </w:div>
                <w:div w:id="428082535">
                  <w:marLeft w:val="0"/>
                  <w:marRight w:val="0"/>
                  <w:marTop w:val="0"/>
                  <w:marBottom w:val="0"/>
                  <w:divBdr>
                    <w:top w:val="none" w:sz="0" w:space="0" w:color="auto"/>
                    <w:left w:val="none" w:sz="0" w:space="0" w:color="auto"/>
                    <w:bottom w:val="none" w:sz="0" w:space="0" w:color="auto"/>
                    <w:right w:val="none" w:sz="0" w:space="0" w:color="auto"/>
                  </w:divBdr>
                </w:div>
                <w:div w:id="435172289">
                  <w:marLeft w:val="0"/>
                  <w:marRight w:val="0"/>
                  <w:marTop w:val="0"/>
                  <w:marBottom w:val="0"/>
                  <w:divBdr>
                    <w:top w:val="none" w:sz="0" w:space="0" w:color="auto"/>
                    <w:left w:val="none" w:sz="0" w:space="0" w:color="auto"/>
                    <w:bottom w:val="none" w:sz="0" w:space="0" w:color="auto"/>
                    <w:right w:val="none" w:sz="0" w:space="0" w:color="auto"/>
                  </w:divBdr>
                </w:div>
                <w:div w:id="438332052">
                  <w:marLeft w:val="0"/>
                  <w:marRight w:val="0"/>
                  <w:marTop w:val="0"/>
                  <w:marBottom w:val="0"/>
                  <w:divBdr>
                    <w:top w:val="none" w:sz="0" w:space="0" w:color="auto"/>
                    <w:left w:val="none" w:sz="0" w:space="0" w:color="auto"/>
                    <w:bottom w:val="none" w:sz="0" w:space="0" w:color="auto"/>
                    <w:right w:val="none" w:sz="0" w:space="0" w:color="auto"/>
                  </w:divBdr>
                </w:div>
                <w:div w:id="443379015">
                  <w:marLeft w:val="0"/>
                  <w:marRight w:val="0"/>
                  <w:marTop w:val="0"/>
                  <w:marBottom w:val="0"/>
                  <w:divBdr>
                    <w:top w:val="none" w:sz="0" w:space="0" w:color="auto"/>
                    <w:left w:val="none" w:sz="0" w:space="0" w:color="auto"/>
                    <w:bottom w:val="none" w:sz="0" w:space="0" w:color="auto"/>
                    <w:right w:val="none" w:sz="0" w:space="0" w:color="auto"/>
                  </w:divBdr>
                </w:div>
                <w:div w:id="444884252">
                  <w:marLeft w:val="0"/>
                  <w:marRight w:val="0"/>
                  <w:marTop w:val="0"/>
                  <w:marBottom w:val="0"/>
                  <w:divBdr>
                    <w:top w:val="none" w:sz="0" w:space="0" w:color="auto"/>
                    <w:left w:val="none" w:sz="0" w:space="0" w:color="auto"/>
                    <w:bottom w:val="none" w:sz="0" w:space="0" w:color="auto"/>
                    <w:right w:val="none" w:sz="0" w:space="0" w:color="auto"/>
                  </w:divBdr>
                </w:div>
                <w:div w:id="451481848">
                  <w:marLeft w:val="0"/>
                  <w:marRight w:val="0"/>
                  <w:marTop w:val="0"/>
                  <w:marBottom w:val="0"/>
                  <w:divBdr>
                    <w:top w:val="none" w:sz="0" w:space="0" w:color="auto"/>
                    <w:left w:val="none" w:sz="0" w:space="0" w:color="auto"/>
                    <w:bottom w:val="none" w:sz="0" w:space="0" w:color="auto"/>
                    <w:right w:val="none" w:sz="0" w:space="0" w:color="auto"/>
                  </w:divBdr>
                </w:div>
                <w:div w:id="452866421">
                  <w:marLeft w:val="0"/>
                  <w:marRight w:val="0"/>
                  <w:marTop w:val="0"/>
                  <w:marBottom w:val="0"/>
                  <w:divBdr>
                    <w:top w:val="none" w:sz="0" w:space="0" w:color="auto"/>
                    <w:left w:val="none" w:sz="0" w:space="0" w:color="auto"/>
                    <w:bottom w:val="none" w:sz="0" w:space="0" w:color="auto"/>
                    <w:right w:val="none" w:sz="0" w:space="0" w:color="auto"/>
                  </w:divBdr>
                </w:div>
                <w:div w:id="454257918">
                  <w:marLeft w:val="0"/>
                  <w:marRight w:val="0"/>
                  <w:marTop w:val="0"/>
                  <w:marBottom w:val="0"/>
                  <w:divBdr>
                    <w:top w:val="none" w:sz="0" w:space="0" w:color="auto"/>
                    <w:left w:val="none" w:sz="0" w:space="0" w:color="auto"/>
                    <w:bottom w:val="none" w:sz="0" w:space="0" w:color="auto"/>
                    <w:right w:val="none" w:sz="0" w:space="0" w:color="auto"/>
                  </w:divBdr>
                </w:div>
                <w:div w:id="463354603">
                  <w:marLeft w:val="0"/>
                  <w:marRight w:val="0"/>
                  <w:marTop w:val="0"/>
                  <w:marBottom w:val="0"/>
                  <w:divBdr>
                    <w:top w:val="none" w:sz="0" w:space="0" w:color="auto"/>
                    <w:left w:val="none" w:sz="0" w:space="0" w:color="auto"/>
                    <w:bottom w:val="none" w:sz="0" w:space="0" w:color="auto"/>
                    <w:right w:val="none" w:sz="0" w:space="0" w:color="auto"/>
                  </w:divBdr>
                </w:div>
                <w:div w:id="467282940">
                  <w:marLeft w:val="0"/>
                  <w:marRight w:val="0"/>
                  <w:marTop w:val="0"/>
                  <w:marBottom w:val="0"/>
                  <w:divBdr>
                    <w:top w:val="none" w:sz="0" w:space="0" w:color="auto"/>
                    <w:left w:val="none" w:sz="0" w:space="0" w:color="auto"/>
                    <w:bottom w:val="none" w:sz="0" w:space="0" w:color="auto"/>
                    <w:right w:val="none" w:sz="0" w:space="0" w:color="auto"/>
                  </w:divBdr>
                </w:div>
                <w:div w:id="475873527">
                  <w:marLeft w:val="0"/>
                  <w:marRight w:val="0"/>
                  <w:marTop w:val="0"/>
                  <w:marBottom w:val="0"/>
                  <w:divBdr>
                    <w:top w:val="none" w:sz="0" w:space="0" w:color="auto"/>
                    <w:left w:val="none" w:sz="0" w:space="0" w:color="auto"/>
                    <w:bottom w:val="none" w:sz="0" w:space="0" w:color="auto"/>
                    <w:right w:val="none" w:sz="0" w:space="0" w:color="auto"/>
                  </w:divBdr>
                </w:div>
                <w:div w:id="476461966">
                  <w:marLeft w:val="0"/>
                  <w:marRight w:val="0"/>
                  <w:marTop w:val="0"/>
                  <w:marBottom w:val="0"/>
                  <w:divBdr>
                    <w:top w:val="none" w:sz="0" w:space="0" w:color="auto"/>
                    <w:left w:val="none" w:sz="0" w:space="0" w:color="auto"/>
                    <w:bottom w:val="none" w:sz="0" w:space="0" w:color="auto"/>
                    <w:right w:val="none" w:sz="0" w:space="0" w:color="auto"/>
                  </w:divBdr>
                </w:div>
                <w:div w:id="478810130">
                  <w:marLeft w:val="0"/>
                  <w:marRight w:val="0"/>
                  <w:marTop w:val="0"/>
                  <w:marBottom w:val="0"/>
                  <w:divBdr>
                    <w:top w:val="none" w:sz="0" w:space="0" w:color="auto"/>
                    <w:left w:val="none" w:sz="0" w:space="0" w:color="auto"/>
                    <w:bottom w:val="none" w:sz="0" w:space="0" w:color="auto"/>
                    <w:right w:val="none" w:sz="0" w:space="0" w:color="auto"/>
                  </w:divBdr>
                </w:div>
                <w:div w:id="490755144">
                  <w:marLeft w:val="0"/>
                  <w:marRight w:val="0"/>
                  <w:marTop w:val="0"/>
                  <w:marBottom w:val="0"/>
                  <w:divBdr>
                    <w:top w:val="none" w:sz="0" w:space="0" w:color="auto"/>
                    <w:left w:val="none" w:sz="0" w:space="0" w:color="auto"/>
                    <w:bottom w:val="none" w:sz="0" w:space="0" w:color="auto"/>
                    <w:right w:val="none" w:sz="0" w:space="0" w:color="auto"/>
                  </w:divBdr>
                </w:div>
                <w:div w:id="494148850">
                  <w:marLeft w:val="0"/>
                  <w:marRight w:val="0"/>
                  <w:marTop w:val="0"/>
                  <w:marBottom w:val="0"/>
                  <w:divBdr>
                    <w:top w:val="none" w:sz="0" w:space="0" w:color="auto"/>
                    <w:left w:val="none" w:sz="0" w:space="0" w:color="auto"/>
                    <w:bottom w:val="none" w:sz="0" w:space="0" w:color="auto"/>
                    <w:right w:val="none" w:sz="0" w:space="0" w:color="auto"/>
                  </w:divBdr>
                </w:div>
                <w:div w:id="495533394">
                  <w:marLeft w:val="0"/>
                  <w:marRight w:val="0"/>
                  <w:marTop w:val="0"/>
                  <w:marBottom w:val="0"/>
                  <w:divBdr>
                    <w:top w:val="none" w:sz="0" w:space="0" w:color="auto"/>
                    <w:left w:val="none" w:sz="0" w:space="0" w:color="auto"/>
                    <w:bottom w:val="none" w:sz="0" w:space="0" w:color="auto"/>
                    <w:right w:val="none" w:sz="0" w:space="0" w:color="auto"/>
                  </w:divBdr>
                </w:div>
                <w:div w:id="498235979">
                  <w:marLeft w:val="0"/>
                  <w:marRight w:val="0"/>
                  <w:marTop w:val="0"/>
                  <w:marBottom w:val="0"/>
                  <w:divBdr>
                    <w:top w:val="none" w:sz="0" w:space="0" w:color="auto"/>
                    <w:left w:val="none" w:sz="0" w:space="0" w:color="auto"/>
                    <w:bottom w:val="none" w:sz="0" w:space="0" w:color="auto"/>
                    <w:right w:val="none" w:sz="0" w:space="0" w:color="auto"/>
                  </w:divBdr>
                </w:div>
                <w:div w:id="523901915">
                  <w:marLeft w:val="0"/>
                  <w:marRight w:val="0"/>
                  <w:marTop w:val="0"/>
                  <w:marBottom w:val="0"/>
                  <w:divBdr>
                    <w:top w:val="none" w:sz="0" w:space="0" w:color="auto"/>
                    <w:left w:val="none" w:sz="0" w:space="0" w:color="auto"/>
                    <w:bottom w:val="none" w:sz="0" w:space="0" w:color="auto"/>
                    <w:right w:val="none" w:sz="0" w:space="0" w:color="auto"/>
                  </w:divBdr>
                </w:div>
                <w:div w:id="528644330">
                  <w:marLeft w:val="0"/>
                  <w:marRight w:val="0"/>
                  <w:marTop w:val="0"/>
                  <w:marBottom w:val="0"/>
                  <w:divBdr>
                    <w:top w:val="none" w:sz="0" w:space="0" w:color="auto"/>
                    <w:left w:val="none" w:sz="0" w:space="0" w:color="auto"/>
                    <w:bottom w:val="none" w:sz="0" w:space="0" w:color="auto"/>
                    <w:right w:val="none" w:sz="0" w:space="0" w:color="auto"/>
                  </w:divBdr>
                </w:div>
                <w:div w:id="534776270">
                  <w:marLeft w:val="0"/>
                  <w:marRight w:val="0"/>
                  <w:marTop w:val="0"/>
                  <w:marBottom w:val="0"/>
                  <w:divBdr>
                    <w:top w:val="none" w:sz="0" w:space="0" w:color="auto"/>
                    <w:left w:val="none" w:sz="0" w:space="0" w:color="auto"/>
                    <w:bottom w:val="none" w:sz="0" w:space="0" w:color="auto"/>
                    <w:right w:val="none" w:sz="0" w:space="0" w:color="auto"/>
                  </w:divBdr>
                </w:div>
                <w:div w:id="543105764">
                  <w:marLeft w:val="0"/>
                  <w:marRight w:val="0"/>
                  <w:marTop w:val="0"/>
                  <w:marBottom w:val="0"/>
                  <w:divBdr>
                    <w:top w:val="none" w:sz="0" w:space="0" w:color="auto"/>
                    <w:left w:val="none" w:sz="0" w:space="0" w:color="auto"/>
                    <w:bottom w:val="none" w:sz="0" w:space="0" w:color="auto"/>
                    <w:right w:val="none" w:sz="0" w:space="0" w:color="auto"/>
                  </w:divBdr>
                </w:div>
                <w:div w:id="554052263">
                  <w:marLeft w:val="0"/>
                  <w:marRight w:val="0"/>
                  <w:marTop w:val="0"/>
                  <w:marBottom w:val="0"/>
                  <w:divBdr>
                    <w:top w:val="none" w:sz="0" w:space="0" w:color="auto"/>
                    <w:left w:val="none" w:sz="0" w:space="0" w:color="auto"/>
                    <w:bottom w:val="none" w:sz="0" w:space="0" w:color="auto"/>
                    <w:right w:val="none" w:sz="0" w:space="0" w:color="auto"/>
                  </w:divBdr>
                </w:div>
                <w:div w:id="561060392">
                  <w:marLeft w:val="0"/>
                  <w:marRight w:val="0"/>
                  <w:marTop w:val="0"/>
                  <w:marBottom w:val="0"/>
                  <w:divBdr>
                    <w:top w:val="none" w:sz="0" w:space="0" w:color="auto"/>
                    <w:left w:val="none" w:sz="0" w:space="0" w:color="auto"/>
                    <w:bottom w:val="none" w:sz="0" w:space="0" w:color="auto"/>
                    <w:right w:val="none" w:sz="0" w:space="0" w:color="auto"/>
                  </w:divBdr>
                </w:div>
                <w:div w:id="562064806">
                  <w:marLeft w:val="0"/>
                  <w:marRight w:val="0"/>
                  <w:marTop w:val="0"/>
                  <w:marBottom w:val="0"/>
                  <w:divBdr>
                    <w:top w:val="none" w:sz="0" w:space="0" w:color="auto"/>
                    <w:left w:val="none" w:sz="0" w:space="0" w:color="auto"/>
                    <w:bottom w:val="none" w:sz="0" w:space="0" w:color="auto"/>
                    <w:right w:val="none" w:sz="0" w:space="0" w:color="auto"/>
                  </w:divBdr>
                </w:div>
                <w:div w:id="566183435">
                  <w:marLeft w:val="0"/>
                  <w:marRight w:val="0"/>
                  <w:marTop w:val="0"/>
                  <w:marBottom w:val="0"/>
                  <w:divBdr>
                    <w:top w:val="none" w:sz="0" w:space="0" w:color="auto"/>
                    <w:left w:val="none" w:sz="0" w:space="0" w:color="auto"/>
                    <w:bottom w:val="none" w:sz="0" w:space="0" w:color="auto"/>
                    <w:right w:val="none" w:sz="0" w:space="0" w:color="auto"/>
                  </w:divBdr>
                </w:div>
                <w:div w:id="567306036">
                  <w:marLeft w:val="0"/>
                  <w:marRight w:val="0"/>
                  <w:marTop w:val="0"/>
                  <w:marBottom w:val="0"/>
                  <w:divBdr>
                    <w:top w:val="none" w:sz="0" w:space="0" w:color="auto"/>
                    <w:left w:val="none" w:sz="0" w:space="0" w:color="auto"/>
                    <w:bottom w:val="none" w:sz="0" w:space="0" w:color="auto"/>
                    <w:right w:val="none" w:sz="0" w:space="0" w:color="auto"/>
                  </w:divBdr>
                </w:div>
                <w:div w:id="569538198">
                  <w:marLeft w:val="0"/>
                  <w:marRight w:val="0"/>
                  <w:marTop w:val="0"/>
                  <w:marBottom w:val="0"/>
                  <w:divBdr>
                    <w:top w:val="none" w:sz="0" w:space="0" w:color="auto"/>
                    <w:left w:val="none" w:sz="0" w:space="0" w:color="auto"/>
                    <w:bottom w:val="none" w:sz="0" w:space="0" w:color="auto"/>
                    <w:right w:val="none" w:sz="0" w:space="0" w:color="auto"/>
                  </w:divBdr>
                </w:div>
                <w:div w:id="576133650">
                  <w:marLeft w:val="0"/>
                  <w:marRight w:val="0"/>
                  <w:marTop w:val="0"/>
                  <w:marBottom w:val="0"/>
                  <w:divBdr>
                    <w:top w:val="none" w:sz="0" w:space="0" w:color="auto"/>
                    <w:left w:val="none" w:sz="0" w:space="0" w:color="auto"/>
                    <w:bottom w:val="none" w:sz="0" w:space="0" w:color="auto"/>
                    <w:right w:val="none" w:sz="0" w:space="0" w:color="auto"/>
                  </w:divBdr>
                </w:div>
                <w:div w:id="579758770">
                  <w:marLeft w:val="0"/>
                  <w:marRight w:val="0"/>
                  <w:marTop w:val="0"/>
                  <w:marBottom w:val="0"/>
                  <w:divBdr>
                    <w:top w:val="none" w:sz="0" w:space="0" w:color="auto"/>
                    <w:left w:val="none" w:sz="0" w:space="0" w:color="auto"/>
                    <w:bottom w:val="none" w:sz="0" w:space="0" w:color="auto"/>
                    <w:right w:val="none" w:sz="0" w:space="0" w:color="auto"/>
                  </w:divBdr>
                </w:div>
                <w:div w:id="579870431">
                  <w:marLeft w:val="0"/>
                  <w:marRight w:val="0"/>
                  <w:marTop w:val="0"/>
                  <w:marBottom w:val="0"/>
                  <w:divBdr>
                    <w:top w:val="none" w:sz="0" w:space="0" w:color="auto"/>
                    <w:left w:val="none" w:sz="0" w:space="0" w:color="auto"/>
                    <w:bottom w:val="none" w:sz="0" w:space="0" w:color="auto"/>
                    <w:right w:val="none" w:sz="0" w:space="0" w:color="auto"/>
                  </w:divBdr>
                </w:div>
                <w:div w:id="585381980">
                  <w:marLeft w:val="0"/>
                  <w:marRight w:val="0"/>
                  <w:marTop w:val="0"/>
                  <w:marBottom w:val="0"/>
                  <w:divBdr>
                    <w:top w:val="none" w:sz="0" w:space="0" w:color="auto"/>
                    <w:left w:val="none" w:sz="0" w:space="0" w:color="auto"/>
                    <w:bottom w:val="none" w:sz="0" w:space="0" w:color="auto"/>
                    <w:right w:val="none" w:sz="0" w:space="0" w:color="auto"/>
                  </w:divBdr>
                </w:div>
                <w:div w:id="596596067">
                  <w:marLeft w:val="0"/>
                  <w:marRight w:val="0"/>
                  <w:marTop w:val="0"/>
                  <w:marBottom w:val="0"/>
                  <w:divBdr>
                    <w:top w:val="none" w:sz="0" w:space="0" w:color="auto"/>
                    <w:left w:val="none" w:sz="0" w:space="0" w:color="auto"/>
                    <w:bottom w:val="none" w:sz="0" w:space="0" w:color="auto"/>
                    <w:right w:val="none" w:sz="0" w:space="0" w:color="auto"/>
                  </w:divBdr>
                </w:div>
                <w:div w:id="598296588">
                  <w:marLeft w:val="0"/>
                  <w:marRight w:val="0"/>
                  <w:marTop w:val="0"/>
                  <w:marBottom w:val="0"/>
                  <w:divBdr>
                    <w:top w:val="none" w:sz="0" w:space="0" w:color="auto"/>
                    <w:left w:val="none" w:sz="0" w:space="0" w:color="auto"/>
                    <w:bottom w:val="none" w:sz="0" w:space="0" w:color="auto"/>
                    <w:right w:val="none" w:sz="0" w:space="0" w:color="auto"/>
                  </w:divBdr>
                </w:div>
                <w:div w:id="598488387">
                  <w:marLeft w:val="0"/>
                  <w:marRight w:val="0"/>
                  <w:marTop w:val="0"/>
                  <w:marBottom w:val="0"/>
                  <w:divBdr>
                    <w:top w:val="none" w:sz="0" w:space="0" w:color="auto"/>
                    <w:left w:val="none" w:sz="0" w:space="0" w:color="auto"/>
                    <w:bottom w:val="none" w:sz="0" w:space="0" w:color="auto"/>
                    <w:right w:val="none" w:sz="0" w:space="0" w:color="auto"/>
                  </w:divBdr>
                </w:div>
                <w:div w:id="604846825">
                  <w:marLeft w:val="0"/>
                  <w:marRight w:val="0"/>
                  <w:marTop w:val="0"/>
                  <w:marBottom w:val="0"/>
                  <w:divBdr>
                    <w:top w:val="none" w:sz="0" w:space="0" w:color="auto"/>
                    <w:left w:val="none" w:sz="0" w:space="0" w:color="auto"/>
                    <w:bottom w:val="none" w:sz="0" w:space="0" w:color="auto"/>
                    <w:right w:val="none" w:sz="0" w:space="0" w:color="auto"/>
                  </w:divBdr>
                </w:div>
                <w:div w:id="611866366">
                  <w:marLeft w:val="0"/>
                  <w:marRight w:val="0"/>
                  <w:marTop w:val="0"/>
                  <w:marBottom w:val="0"/>
                  <w:divBdr>
                    <w:top w:val="none" w:sz="0" w:space="0" w:color="auto"/>
                    <w:left w:val="none" w:sz="0" w:space="0" w:color="auto"/>
                    <w:bottom w:val="none" w:sz="0" w:space="0" w:color="auto"/>
                    <w:right w:val="none" w:sz="0" w:space="0" w:color="auto"/>
                  </w:divBdr>
                </w:div>
                <w:div w:id="613631490">
                  <w:marLeft w:val="0"/>
                  <w:marRight w:val="0"/>
                  <w:marTop w:val="0"/>
                  <w:marBottom w:val="0"/>
                  <w:divBdr>
                    <w:top w:val="none" w:sz="0" w:space="0" w:color="auto"/>
                    <w:left w:val="none" w:sz="0" w:space="0" w:color="auto"/>
                    <w:bottom w:val="none" w:sz="0" w:space="0" w:color="auto"/>
                    <w:right w:val="none" w:sz="0" w:space="0" w:color="auto"/>
                  </w:divBdr>
                </w:div>
                <w:div w:id="615261504">
                  <w:marLeft w:val="0"/>
                  <w:marRight w:val="0"/>
                  <w:marTop w:val="0"/>
                  <w:marBottom w:val="0"/>
                  <w:divBdr>
                    <w:top w:val="none" w:sz="0" w:space="0" w:color="auto"/>
                    <w:left w:val="none" w:sz="0" w:space="0" w:color="auto"/>
                    <w:bottom w:val="none" w:sz="0" w:space="0" w:color="auto"/>
                    <w:right w:val="none" w:sz="0" w:space="0" w:color="auto"/>
                  </w:divBdr>
                </w:div>
                <w:div w:id="616136677">
                  <w:marLeft w:val="0"/>
                  <w:marRight w:val="0"/>
                  <w:marTop w:val="0"/>
                  <w:marBottom w:val="0"/>
                  <w:divBdr>
                    <w:top w:val="none" w:sz="0" w:space="0" w:color="auto"/>
                    <w:left w:val="none" w:sz="0" w:space="0" w:color="auto"/>
                    <w:bottom w:val="none" w:sz="0" w:space="0" w:color="auto"/>
                    <w:right w:val="none" w:sz="0" w:space="0" w:color="auto"/>
                  </w:divBdr>
                </w:div>
                <w:div w:id="617299493">
                  <w:marLeft w:val="0"/>
                  <w:marRight w:val="0"/>
                  <w:marTop w:val="0"/>
                  <w:marBottom w:val="0"/>
                  <w:divBdr>
                    <w:top w:val="none" w:sz="0" w:space="0" w:color="auto"/>
                    <w:left w:val="none" w:sz="0" w:space="0" w:color="auto"/>
                    <w:bottom w:val="none" w:sz="0" w:space="0" w:color="auto"/>
                    <w:right w:val="none" w:sz="0" w:space="0" w:color="auto"/>
                  </w:divBdr>
                </w:div>
                <w:div w:id="638613601">
                  <w:marLeft w:val="0"/>
                  <w:marRight w:val="0"/>
                  <w:marTop w:val="0"/>
                  <w:marBottom w:val="0"/>
                  <w:divBdr>
                    <w:top w:val="none" w:sz="0" w:space="0" w:color="auto"/>
                    <w:left w:val="none" w:sz="0" w:space="0" w:color="auto"/>
                    <w:bottom w:val="none" w:sz="0" w:space="0" w:color="auto"/>
                    <w:right w:val="none" w:sz="0" w:space="0" w:color="auto"/>
                  </w:divBdr>
                </w:div>
                <w:div w:id="642663218">
                  <w:marLeft w:val="0"/>
                  <w:marRight w:val="0"/>
                  <w:marTop w:val="0"/>
                  <w:marBottom w:val="0"/>
                  <w:divBdr>
                    <w:top w:val="none" w:sz="0" w:space="0" w:color="auto"/>
                    <w:left w:val="none" w:sz="0" w:space="0" w:color="auto"/>
                    <w:bottom w:val="none" w:sz="0" w:space="0" w:color="auto"/>
                    <w:right w:val="none" w:sz="0" w:space="0" w:color="auto"/>
                  </w:divBdr>
                </w:div>
                <w:div w:id="643046070">
                  <w:marLeft w:val="0"/>
                  <w:marRight w:val="0"/>
                  <w:marTop w:val="0"/>
                  <w:marBottom w:val="0"/>
                  <w:divBdr>
                    <w:top w:val="none" w:sz="0" w:space="0" w:color="auto"/>
                    <w:left w:val="none" w:sz="0" w:space="0" w:color="auto"/>
                    <w:bottom w:val="none" w:sz="0" w:space="0" w:color="auto"/>
                    <w:right w:val="none" w:sz="0" w:space="0" w:color="auto"/>
                  </w:divBdr>
                </w:div>
                <w:div w:id="644360446">
                  <w:marLeft w:val="0"/>
                  <w:marRight w:val="0"/>
                  <w:marTop w:val="0"/>
                  <w:marBottom w:val="0"/>
                  <w:divBdr>
                    <w:top w:val="none" w:sz="0" w:space="0" w:color="auto"/>
                    <w:left w:val="none" w:sz="0" w:space="0" w:color="auto"/>
                    <w:bottom w:val="none" w:sz="0" w:space="0" w:color="auto"/>
                    <w:right w:val="none" w:sz="0" w:space="0" w:color="auto"/>
                  </w:divBdr>
                </w:div>
                <w:div w:id="667682980">
                  <w:marLeft w:val="0"/>
                  <w:marRight w:val="0"/>
                  <w:marTop w:val="0"/>
                  <w:marBottom w:val="0"/>
                  <w:divBdr>
                    <w:top w:val="none" w:sz="0" w:space="0" w:color="auto"/>
                    <w:left w:val="none" w:sz="0" w:space="0" w:color="auto"/>
                    <w:bottom w:val="none" w:sz="0" w:space="0" w:color="auto"/>
                    <w:right w:val="none" w:sz="0" w:space="0" w:color="auto"/>
                  </w:divBdr>
                </w:div>
                <w:div w:id="676737005">
                  <w:marLeft w:val="0"/>
                  <w:marRight w:val="0"/>
                  <w:marTop w:val="0"/>
                  <w:marBottom w:val="0"/>
                  <w:divBdr>
                    <w:top w:val="none" w:sz="0" w:space="0" w:color="auto"/>
                    <w:left w:val="none" w:sz="0" w:space="0" w:color="auto"/>
                    <w:bottom w:val="none" w:sz="0" w:space="0" w:color="auto"/>
                    <w:right w:val="none" w:sz="0" w:space="0" w:color="auto"/>
                  </w:divBdr>
                </w:div>
                <w:div w:id="684208738">
                  <w:marLeft w:val="0"/>
                  <w:marRight w:val="0"/>
                  <w:marTop w:val="0"/>
                  <w:marBottom w:val="0"/>
                  <w:divBdr>
                    <w:top w:val="none" w:sz="0" w:space="0" w:color="auto"/>
                    <w:left w:val="none" w:sz="0" w:space="0" w:color="auto"/>
                    <w:bottom w:val="none" w:sz="0" w:space="0" w:color="auto"/>
                    <w:right w:val="none" w:sz="0" w:space="0" w:color="auto"/>
                  </w:divBdr>
                </w:div>
                <w:div w:id="685906863">
                  <w:marLeft w:val="0"/>
                  <w:marRight w:val="0"/>
                  <w:marTop w:val="0"/>
                  <w:marBottom w:val="0"/>
                  <w:divBdr>
                    <w:top w:val="none" w:sz="0" w:space="0" w:color="auto"/>
                    <w:left w:val="none" w:sz="0" w:space="0" w:color="auto"/>
                    <w:bottom w:val="none" w:sz="0" w:space="0" w:color="auto"/>
                    <w:right w:val="none" w:sz="0" w:space="0" w:color="auto"/>
                  </w:divBdr>
                </w:div>
                <w:div w:id="696084884">
                  <w:marLeft w:val="0"/>
                  <w:marRight w:val="0"/>
                  <w:marTop w:val="0"/>
                  <w:marBottom w:val="0"/>
                  <w:divBdr>
                    <w:top w:val="none" w:sz="0" w:space="0" w:color="auto"/>
                    <w:left w:val="none" w:sz="0" w:space="0" w:color="auto"/>
                    <w:bottom w:val="none" w:sz="0" w:space="0" w:color="auto"/>
                    <w:right w:val="none" w:sz="0" w:space="0" w:color="auto"/>
                  </w:divBdr>
                </w:div>
                <w:div w:id="697967925">
                  <w:marLeft w:val="0"/>
                  <w:marRight w:val="0"/>
                  <w:marTop w:val="0"/>
                  <w:marBottom w:val="0"/>
                  <w:divBdr>
                    <w:top w:val="none" w:sz="0" w:space="0" w:color="auto"/>
                    <w:left w:val="none" w:sz="0" w:space="0" w:color="auto"/>
                    <w:bottom w:val="none" w:sz="0" w:space="0" w:color="auto"/>
                    <w:right w:val="none" w:sz="0" w:space="0" w:color="auto"/>
                  </w:divBdr>
                </w:div>
                <w:div w:id="703948735">
                  <w:marLeft w:val="0"/>
                  <w:marRight w:val="0"/>
                  <w:marTop w:val="0"/>
                  <w:marBottom w:val="0"/>
                  <w:divBdr>
                    <w:top w:val="none" w:sz="0" w:space="0" w:color="auto"/>
                    <w:left w:val="none" w:sz="0" w:space="0" w:color="auto"/>
                    <w:bottom w:val="none" w:sz="0" w:space="0" w:color="auto"/>
                    <w:right w:val="none" w:sz="0" w:space="0" w:color="auto"/>
                  </w:divBdr>
                </w:div>
                <w:div w:id="706415550">
                  <w:marLeft w:val="0"/>
                  <w:marRight w:val="0"/>
                  <w:marTop w:val="0"/>
                  <w:marBottom w:val="0"/>
                  <w:divBdr>
                    <w:top w:val="none" w:sz="0" w:space="0" w:color="auto"/>
                    <w:left w:val="none" w:sz="0" w:space="0" w:color="auto"/>
                    <w:bottom w:val="none" w:sz="0" w:space="0" w:color="auto"/>
                    <w:right w:val="none" w:sz="0" w:space="0" w:color="auto"/>
                  </w:divBdr>
                </w:div>
                <w:div w:id="716274366">
                  <w:marLeft w:val="0"/>
                  <w:marRight w:val="0"/>
                  <w:marTop w:val="0"/>
                  <w:marBottom w:val="0"/>
                  <w:divBdr>
                    <w:top w:val="none" w:sz="0" w:space="0" w:color="auto"/>
                    <w:left w:val="none" w:sz="0" w:space="0" w:color="auto"/>
                    <w:bottom w:val="none" w:sz="0" w:space="0" w:color="auto"/>
                    <w:right w:val="none" w:sz="0" w:space="0" w:color="auto"/>
                  </w:divBdr>
                </w:div>
                <w:div w:id="721289772">
                  <w:marLeft w:val="0"/>
                  <w:marRight w:val="0"/>
                  <w:marTop w:val="0"/>
                  <w:marBottom w:val="0"/>
                  <w:divBdr>
                    <w:top w:val="none" w:sz="0" w:space="0" w:color="auto"/>
                    <w:left w:val="none" w:sz="0" w:space="0" w:color="auto"/>
                    <w:bottom w:val="none" w:sz="0" w:space="0" w:color="auto"/>
                    <w:right w:val="none" w:sz="0" w:space="0" w:color="auto"/>
                  </w:divBdr>
                </w:div>
                <w:div w:id="729814575">
                  <w:marLeft w:val="0"/>
                  <w:marRight w:val="0"/>
                  <w:marTop w:val="0"/>
                  <w:marBottom w:val="0"/>
                  <w:divBdr>
                    <w:top w:val="none" w:sz="0" w:space="0" w:color="auto"/>
                    <w:left w:val="none" w:sz="0" w:space="0" w:color="auto"/>
                    <w:bottom w:val="none" w:sz="0" w:space="0" w:color="auto"/>
                    <w:right w:val="none" w:sz="0" w:space="0" w:color="auto"/>
                  </w:divBdr>
                </w:div>
                <w:div w:id="747918296">
                  <w:marLeft w:val="0"/>
                  <w:marRight w:val="0"/>
                  <w:marTop w:val="0"/>
                  <w:marBottom w:val="0"/>
                  <w:divBdr>
                    <w:top w:val="none" w:sz="0" w:space="0" w:color="auto"/>
                    <w:left w:val="none" w:sz="0" w:space="0" w:color="auto"/>
                    <w:bottom w:val="none" w:sz="0" w:space="0" w:color="auto"/>
                    <w:right w:val="none" w:sz="0" w:space="0" w:color="auto"/>
                  </w:divBdr>
                </w:div>
                <w:div w:id="754327473">
                  <w:marLeft w:val="0"/>
                  <w:marRight w:val="0"/>
                  <w:marTop w:val="0"/>
                  <w:marBottom w:val="0"/>
                  <w:divBdr>
                    <w:top w:val="none" w:sz="0" w:space="0" w:color="auto"/>
                    <w:left w:val="none" w:sz="0" w:space="0" w:color="auto"/>
                    <w:bottom w:val="none" w:sz="0" w:space="0" w:color="auto"/>
                    <w:right w:val="none" w:sz="0" w:space="0" w:color="auto"/>
                  </w:divBdr>
                </w:div>
                <w:div w:id="756444004">
                  <w:marLeft w:val="0"/>
                  <w:marRight w:val="0"/>
                  <w:marTop w:val="0"/>
                  <w:marBottom w:val="0"/>
                  <w:divBdr>
                    <w:top w:val="none" w:sz="0" w:space="0" w:color="auto"/>
                    <w:left w:val="none" w:sz="0" w:space="0" w:color="auto"/>
                    <w:bottom w:val="none" w:sz="0" w:space="0" w:color="auto"/>
                    <w:right w:val="none" w:sz="0" w:space="0" w:color="auto"/>
                  </w:divBdr>
                </w:div>
                <w:div w:id="757867841">
                  <w:marLeft w:val="0"/>
                  <w:marRight w:val="0"/>
                  <w:marTop w:val="0"/>
                  <w:marBottom w:val="0"/>
                  <w:divBdr>
                    <w:top w:val="none" w:sz="0" w:space="0" w:color="auto"/>
                    <w:left w:val="none" w:sz="0" w:space="0" w:color="auto"/>
                    <w:bottom w:val="none" w:sz="0" w:space="0" w:color="auto"/>
                    <w:right w:val="none" w:sz="0" w:space="0" w:color="auto"/>
                  </w:divBdr>
                </w:div>
                <w:div w:id="758911675">
                  <w:marLeft w:val="0"/>
                  <w:marRight w:val="0"/>
                  <w:marTop w:val="0"/>
                  <w:marBottom w:val="0"/>
                  <w:divBdr>
                    <w:top w:val="none" w:sz="0" w:space="0" w:color="auto"/>
                    <w:left w:val="none" w:sz="0" w:space="0" w:color="auto"/>
                    <w:bottom w:val="none" w:sz="0" w:space="0" w:color="auto"/>
                    <w:right w:val="none" w:sz="0" w:space="0" w:color="auto"/>
                  </w:divBdr>
                </w:div>
                <w:div w:id="762795876">
                  <w:marLeft w:val="0"/>
                  <w:marRight w:val="0"/>
                  <w:marTop w:val="0"/>
                  <w:marBottom w:val="0"/>
                  <w:divBdr>
                    <w:top w:val="none" w:sz="0" w:space="0" w:color="auto"/>
                    <w:left w:val="none" w:sz="0" w:space="0" w:color="auto"/>
                    <w:bottom w:val="none" w:sz="0" w:space="0" w:color="auto"/>
                    <w:right w:val="none" w:sz="0" w:space="0" w:color="auto"/>
                  </w:divBdr>
                </w:div>
                <w:div w:id="768089332">
                  <w:marLeft w:val="0"/>
                  <w:marRight w:val="0"/>
                  <w:marTop w:val="0"/>
                  <w:marBottom w:val="0"/>
                  <w:divBdr>
                    <w:top w:val="none" w:sz="0" w:space="0" w:color="auto"/>
                    <w:left w:val="none" w:sz="0" w:space="0" w:color="auto"/>
                    <w:bottom w:val="none" w:sz="0" w:space="0" w:color="auto"/>
                    <w:right w:val="none" w:sz="0" w:space="0" w:color="auto"/>
                  </w:divBdr>
                </w:div>
                <w:div w:id="773476504">
                  <w:marLeft w:val="0"/>
                  <w:marRight w:val="0"/>
                  <w:marTop w:val="0"/>
                  <w:marBottom w:val="0"/>
                  <w:divBdr>
                    <w:top w:val="none" w:sz="0" w:space="0" w:color="auto"/>
                    <w:left w:val="none" w:sz="0" w:space="0" w:color="auto"/>
                    <w:bottom w:val="none" w:sz="0" w:space="0" w:color="auto"/>
                    <w:right w:val="none" w:sz="0" w:space="0" w:color="auto"/>
                  </w:divBdr>
                </w:div>
                <w:div w:id="776559973">
                  <w:marLeft w:val="0"/>
                  <w:marRight w:val="0"/>
                  <w:marTop w:val="0"/>
                  <w:marBottom w:val="0"/>
                  <w:divBdr>
                    <w:top w:val="none" w:sz="0" w:space="0" w:color="auto"/>
                    <w:left w:val="none" w:sz="0" w:space="0" w:color="auto"/>
                    <w:bottom w:val="none" w:sz="0" w:space="0" w:color="auto"/>
                    <w:right w:val="none" w:sz="0" w:space="0" w:color="auto"/>
                  </w:divBdr>
                </w:div>
                <w:div w:id="778334034">
                  <w:marLeft w:val="0"/>
                  <w:marRight w:val="0"/>
                  <w:marTop w:val="0"/>
                  <w:marBottom w:val="0"/>
                  <w:divBdr>
                    <w:top w:val="none" w:sz="0" w:space="0" w:color="auto"/>
                    <w:left w:val="none" w:sz="0" w:space="0" w:color="auto"/>
                    <w:bottom w:val="none" w:sz="0" w:space="0" w:color="auto"/>
                    <w:right w:val="none" w:sz="0" w:space="0" w:color="auto"/>
                  </w:divBdr>
                </w:div>
                <w:div w:id="781267559">
                  <w:marLeft w:val="0"/>
                  <w:marRight w:val="0"/>
                  <w:marTop w:val="0"/>
                  <w:marBottom w:val="0"/>
                  <w:divBdr>
                    <w:top w:val="none" w:sz="0" w:space="0" w:color="auto"/>
                    <w:left w:val="none" w:sz="0" w:space="0" w:color="auto"/>
                    <w:bottom w:val="none" w:sz="0" w:space="0" w:color="auto"/>
                    <w:right w:val="none" w:sz="0" w:space="0" w:color="auto"/>
                  </w:divBdr>
                </w:div>
                <w:div w:id="803888899">
                  <w:marLeft w:val="0"/>
                  <w:marRight w:val="0"/>
                  <w:marTop w:val="0"/>
                  <w:marBottom w:val="0"/>
                  <w:divBdr>
                    <w:top w:val="none" w:sz="0" w:space="0" w:color="auto"/>
                    <w:left w:val="none" w:sz="0" w:space="0" w:color="auto"/>
                    <w:bottom w:val="none" w:sz="0" w:space="0" w:color="auto"/>
                    <w:right w:val="none" w:sz="0" w:space="0" w:color="auto"/>
                  </w:divBdr>
                </w:div>
                <w:div w:id="822308920">
                  <w:marLeft w:val="0"/>
                  <w:marRight w:val="0"/>
                  <w:marTop w:val="0"/>
                  <w:marBottom w:val="0"/>
                  <w:divBdr>
                    <w:top w:val="none" w:sz="0" w:space="0" w:color="auto"/>
                    <w:left w:val="none" w:sz="0" w:space="0" w:color="auto"/>
                    <w:bottom w:val="none" w:sz="0" w:space="0" w:color="auto"/>
                    <w:right w:val="none" w:sz="0" w:space="0" w:color="auto"/>
                  </w:divBdr>
                </w:div>
                <w:div w:id="843133385">
                  <w:marLeft w:val="0"/>
                  <w:marRight w:val="0"/>
                  <w:marTop w:val="0"/>
                  <w:marBottom w:val="0"/>
                  <w:divBdr>
                    <w:top w:val="none" w:sz="0" w:space="0" w:color="auto"/>
                    <w:left w:val="none" w:sz="0" w:space="0" w:color="auto"/>
                    <w:bottom w:val="none" w:sz="0" w:space="0" w:color="auto"/>
                    <w:right w:val="none" w:sz="0" w:space="0" w:color="auto"/>
                  </w:divBdr>
                </w:div>
                <w:div w:id="847184560">
                  <w:marLeft w:val="0"/>
                  <w:marRight w:val="0"/>
                  <w:marTop w:val="0"/>
                  <w:marBottom w:val="0"/>
                  <w:divBdr>
                    <w:top w:val="none" w:sz="0" w:space="0" w:color="auto"/>
                    <w:left w:val="none" w:sz="0" w:space="0" w:color="auto"/>
                    <w:bottom w:val="none" w:sz="0" w:space="0" w:color="auto"/>
                    <w:right w:val="none" w:sz="0" w:space="0" w:color="auto"/>
                  </w:divBdr>
                </w:div>
                <w:div w:id="858003767">
                  <w:marLeft w:val="0"/>
                  <w:marRight w:val="0"/>
                  <w:marTop w:val="0"/>
                  <w:marBottom w:val="0"/>
                  <w:divBdr>
                    <w:top w:val="none" w:sz="0" w:space="0" w:color="auto"/>
                    <w:left w:val="none" w:sz="0" w:space="0" w:color="auto"/>
                    <w:bottom w:val="none" w:sz="0" w:space="0" w:color="auto"/>
                    <w:right w:val="none" w:sz="0" w:space="0" w:color="auto"/>
                  </w:divBdr>
                </w:div>
                <w:div w:id="860122534">
                  <w:marLeft w:val="0"/>
                  <w:marRight w:val="0"/>
                  <w:marTop w:val="0"/>
                  <w:marBottom w:val="0"/>
                  <w:divBdr>
                    <w:top w:val="none" w:sz="0" w:space="0" w:color="auto"/>
                    <w:left w:val="none" w:sz="0" w:space="0" w:color="auto"/>
                    <w:bottom w:val="none" w:sz="0" w:space="0" w:color="auto"/>
                    <w:right w:val="none" w:sz="0" w:space="0" w:color="auto"/>
                  </w:divBdr>
                </w:div>
                <w:div w:id="866942368">
                  <w:marLeft w:val="0"/>
                  <w:marRight w:val="0"/>
                  <w:marTop w:val="0"/>
                  <w:marBottom w:val="0"/>
                  <w:divBdr>
                    <w:top w:val="none" w:sz="0" w:space="0" w:color="auto"/>
                    <w:left w:val="none" w:sz="0" w:space="0" w:color="auto"/>
                    <w:bottom w:val="none" w:sz="0" w:space="0" w:color="auto"/>
                    <w:right w:val="none" w:sz="0" w:space="0" w:color="auto"/>
                  </w:divBdr>
                </w:div>
                <w:div w:id="873926431">
                  <w:marLeft w:val="0"/>
                  <w:marRight w:val="0"/>
                  <w:marTop w:val="0"/>
                  <w:marBottom w:val="0"/>
                  <w:divBdr>
                    <w:top w:val="none" w:sz="0" w:space="0" w:color="auto"/>
                    <w:left w:val="none" w:sz="0" w:space="0" w:color="auto"/>
                    <w:bottom w:val="none" w:sz="0" w:space="0" w:color="auto"/>
                    <w:right w:val="none" w:sz="0" w:space="0" w:color="auto"/>
                  </w:divBdr>
                </w:div>
                <w:div w:id="874077305">
                  <w:marLeft w:val="0"/>
                  <w:marRight w:val="0"/>
                  <w:marTop w:val="0"/>
                  <w:marBottom w:val="0"/>
                  <w:divBdr>
                    <w:top w:val="none" w:sz="0" w:space="0" w:color="auto"/>
                    <w:left w:val="none" w:sz="0" w:space="0" w:color="auto"/>
                    <w:bottom w:val="none" w:sz="0" w:space="0" w:color="auto"/>
                    <w:right w:val="none" w:sz="0" w:space="0" w:color="auto"/>
                  </w:divBdr>
                </w:div>
                <w:div w:id="876819116">
                  <w:marLeft w:val="0"/>
                  <w:marRight w:val="0"/>
                  <w:marTop w:val="0"/>
                  <w:marBottom w:val="0"/>
                  <w:divBdr>
                    <w:top w:val="none" w:sz="0" w:space="0" w:color="auto"/>
                    <w:left w:val="none" w:sz="0" w:space="0" w:color="auto"/>
                    <w:bottom w:val="none" w:sz="0" w:space="0" w:color="auto"/>
                    <w:right w:val="none" w:sz="0" w:space="0" w:color="auto"/>
                  </w:divBdr>
                </w:div>
                <w:div w:id="878663278">
                  <w:marLeft w:val="0"/>
                  <w:marRight w:val="0"/>
                  <w:marTop w:val="0"/>
                  <w:marBottom w:val="0"/>
                  <w:divBdr>
                    <w:top w:val="none" w:sz="0" w:space="0" w:color="auto"/>
                    <w:left w:val="none" w:sz="0" w:space="0" w:color="auto"/>
                    <w:bottom w:val="none" w:sz="0" w:space="0" w:color="auto"/>
                    <w:right w:val="none" w:sz="0" w:space="0" w:color="auto"/>
                  </w:divBdr>
                </w:div>
                <w:div w:id="880172859">
                  <w:marLeft w:val="0"/>
                  <w:marRight w:val="0"/>
                  <w:marTop w:val="0"/>
                  <w:marBottom w:val="0"/>
                  <w:divBdr>
                    <w:top w:val="none" w:sz="0" w:space="0" w:color="auto"/>
                    <w:left w:val="none" w:sz="0" w:space="0" w:color="auto"/>
                    <w:bottom w:val="none" w:sz="0" w:space="0" w:color="auto"/>
                    <w:right w:val="none" w:sz="0" w:space="0" w:color="auto"/>
                  </w:divBdr>
                </w:div>
                <w:div w:id="881751405">
                  <w:marLeft w:val="0"/>
                  <w:marRight w:val="0"/>
                  <w:marTop w:val="0"/>
                  <w:marBottom w:val="0"/>
                  <w:divBdr>
                    <w:top w:val="none" w:sz="0" w:space="0" w:color="auto"/>
                    <w:left w:val="none" w:sz="0" w:space="0" w:color="auto"/>
                    <w:bottom w:val="none" w:sz="0" w:space="0" w:color="auto"/>
                    <w:right w:val="none" w:sz="0" w:space="0" w:color="auto"/>
                  </w:divBdr>
                </w:div>
                <w:div w:id="888035884">
                  <w:marLeft w:val="0"/>
                  <w:marRight w:val="0"/>
                  <w:marTop w:val="0"/>
                  <w:marBottom w:val="0"/>
                  <w:divBdr>
                    <w:top w:val="none" w:sz="0" w:space="0" w:color="auto"/>
                    <w:left w:val="none" w:sz="0" w:space="0" w:color="auto"/>
                    <w:bottom w:val="none" w:sz="0" w:space="0" w:color="auto"/>
                    <w:right w:val="none" w:sz="0" w:space="0" w:color="auto"/>
                  </w:divBdr>
                </w:div>
                <w:div w:id="905797202">
                  <w:marLeft w:val="0"/>
                  <w:marRight w:val="0"/>
                  <w:marTop w:val="0"/>
                  <w:marBottom w:val="0"/>
                  <w:divBdr>
                    <w:top w:val="none" w:sz="0" w:space="0" w:color="auto"/>
                    <w:left w:val="none" w:sz="0" w:space="0" w:color="auto"/>
                    <w:bottom w:val="none" w:sz="0" w:space="0" w:color="auto"/>
                    <w:right w:val="none" w:sz="0" w:space="0" w:color="auto"/>
                  </w:divBdr>
                </w:div>
                <w:div w:id="921767211">
                  <w:marLeft w:val="0"/>
                  <w:marRight w:val="0"/>
                  <w:marTop w:val="0"/>
                  <w:marBottom w:val="0"/>
                  <w:divBdr>
                    <w:top w:val="none" w:sz="0" w:space="0" w:color="auto"/>
                    <w:left w:val="none" w:sz="0" w:space="0" w:color="auto"/>
                    <w:bottom w:val="none" w:sz="0" w:space="0" w:color="auto"/>
                    <w:right w:val="none" w:sz="0" w:space="0" w:color="auto"/>
                  </w:divBdr>
                </w:div>
                <w:div w:id="923144122">
                  <w:marLeft w:val="0"/>
                  <w:marRight w:val="0"/>
                  <w:marTop w:val="0"/>
                  <w:marBottom w:val="0"/>
                  <w:divBdr>
                    <w:top w:val="none" w:sz="0" w:space="0" w:color="auto"/>
                    <w:left w:val="none" w:sz="0" w:space="0" w:color="auto"/>
                    <w:bottom w:val="none" w:sz="0" w:space="0" w:color="auto"/>
                    <w:right w:val="none" w:sz="0" w:space="0" w:color="auto"/>
                  </w:divBdr>
                </w:div>
                <w:div w:id="924262861">
                  <w:marLeft w:val="0"/>
                  <w:marRight w:val="0"/>
                  <w:marTop w:val="0"/>
                  <w:marBottom w:val="0"/>
                  <w:divBdr>
                    <w:top w:val="none" w:sz="0" w:space="0" w:color="auto"/>
                    <w:left w:val="none" w:sz="0" w:space="0" w:color="auto"/>
                    <w:bottom w:val="none" w:sz="0" w:space="0" w:color="auto"/>
                    <w:right w:val="none" w:sz="0" w:space="0" w:color="auto"/>
                  </w:divBdr>
                </w:div>
                <w:div w:id="941111809">
                  <w:marLeft w:val="0"/>
                  <w:marRight w:val="0"/>
                  <w:marTop w:val="0"/>
                  <w:marBottom w:val="0"/>
                  <w:divBdr>
                    <w:top w:val="none" w:sz="0" w:space="0" w:color="auto"/>
                    <w:left w:val="none" w:sz="0" w:space="0" w:color="auto"/>
                    <w:bottom w:val="none" w:sz="0" w:space="0" w:color="auto"/>
                    <w:right w:val="none" w:sz="0" w:space="0" w:color="auto"/>
                  </w:divBdr>
                </w:div>
                <w:div w:id="941693659">
                  <w:marLeft w:val="0"/>
                  <w:marRight w:val="0"/>
                  <w:marTop w:val="0"/>
                  <w:marBottom w:val="0"/>
                  <w:divBdr>
                    <w:top w:val="none" w:sz="0" w:space="0" w:color="auto"/>
                    <w:left w:val="none" w:sz="0" w:space="0" w:color="auto"/>
                    <w:bottom w:val="none" w:sz="0" w:space="0" w:color="auto"/>
                    <w:right w:val="none" w:sz="0" w:space="0" w:color="auto"/>
                  </w:divBdr>
                </w:div>
                <w:div w:id="951977925">
                  <w:marLeft w:val="0"/>
                  <w:marRight w:val="0"/>
                  <w:marTop w:val="0"/>
                  <w:marBottom w:val="0"/>
                  <w:divBdr>
                    <w:top w:val="none" w:sz="0" w:space="0" w:color="auto"/>
                    <w:left w:val="none" w:sz="0" w:space="0" w:color="auto"/>
                    <w:bottom w:val="none" w:sz="0" w:space="0" w:color="auto"/>
                    <w:right w:val="none" w:sz="0" w:space="0" w:color="auto"/>
                  </w:divBdr>
                </w:div>
                <w:div w:id="963079692">
                  <w:marLeft w:val="0"/>
                  <w:marRight w:val="0"/>
                  <w:marTop w:val="0"/>
                  <w:marBottom w:val="0"/>
                  <w:divBdr>
                    <w:top w:val="none" w:sz="0" w:space="0" w:color="auto"/>
                    <w:left w:val="none" w:sz="0" w:space="0" w:color="auto"/>
                    <w:bottom w:val="none" w:sz="0" w:space="0" w:color="auto"/>
                    <w:right w:val="none" w:sz="0" w:space="0" w:color="auto"/>
                  </w:divBdr>
                </w:div>
                <w:div w:id="977414195">
                  <w:marLeft w:val="0"/>
                  <w:marRight w:val="0"/>
                  <w:marTop w:val="0"/>
                  <w:marBottom w:val="0"/>
                  <w:divBdr>
                    <w:top w:val="none" w:sz="0" w:space="0" w:color="auto"/>
                    <w:left w:val="none" w:sz="0" w:space="0" w:color="auto"/>
                    <w:bottom w:val="none" w:sz="0" w:space="0" w:color="auto"/>
                    <w:right w:val="none" w:sz="0" w:space="0" w:color="auto"/>
                  </w:divBdr>
                </w:div>
                <w:div w:id="982853055">
                  <w:marLeft w:val="0"/>
                  <w:marRight w:val="0"/>
                  <w:marTop w:val="0"/>
                  <w:marBottom w:val="0"/>
                  <w:divBdr>
                    <w:top w:val="none" w:sz="0" w:space="0" w:color="auto"/>
                    <w:left w:val="none" w:sz="0" w:space="0" w:color="auto"/>
                    <w:bottom w:val="none" w:sz="0" w:space="0" w:color="auto"/>
                    <w:right w:val="none" w:sz="0" w:space="0" w:color="auto"/>
                  </w:divBdr>
                </w:div>
                <w:div w:id="987245145">
                  <w:marLeft w:val="0"/>
                  <w:marRight w:val="0"/>
                  <w:marTop w:val="0"/>
                  <w:marBottom w:val="0"/>
                  <w:divBdr>
                    <w:top w:val="none" w:sz="0" w:space="0" w:color="auto"/>
                    <w:left w:val="none" w:sz="0" w:space="0" w:color="auto"/>
                    <w:bottom w:val="none" w:sz="0" w:space="0" w:color="auto"/>
                    <w:right w:val="none" w:sz="0" w:space="0" w:color="auto"/>
                  </w:divBdr>
                </w:div>
                <w:div w:id="989675084">
                  <w:marLeft w:val="0"/>
                  <w:marRight w:val="0"/>
                  <w:marTop w:val="0"/>
                  <w:marBottom w:val="0"/>
                  <w:divBdr>
                    <w:top w:val="none" w:sz="0" w:space="0" w:color="auto"/>
                    <w:left w:val="none" w:sz="0" w:space="0" w:color="auto"/>
                    <w:bottom w:val="none" w:sz="0" w:space="0" w:color="auto"/>
                    <w:right w:val="none" w:sz="0" w:space="0" w:color="auto"/>
                  </w:divBdr>
                </w:div>
                <w:div w:id="995305924">
                  <w:marLeft w:val="0"/>
                  <w:marRight w:val="0"/>
                  <w:marTop w:val="0"/>
                  <w:marBottom w:val="0"/>
                  <w:divBdr>
                    <w:top w:val="none" w:sz="0" w:space="0" w:color="auto"/>
                    <w:left w:val="none" w:sz="0" w:space="0" w:color="auto"/>
                    <w:bottom w:val="none" w:sz="0" w:space="0" w:color="auto"/>
                    <w:right w:val="none" w:sz="0" w:space="0" w:color="auto"/>
                  </w:divBdr>
                </w:div>
                <w:div w:id="997538215">
                  <w:marLeft w:val="0"/>
                  <w:marRight w:val="0"/>
                  <w:marTop w:val="0"/>
                  <w:marBottom w:val="0"/>
                  <w:divBdr>
                    <w:top w:val="none" w:sz="0" w:space="0" w:color="auto"/>
                    <w:left w:val="none" w:sz="0" w:space="0" w:color="auto"/>
                    <w:bottom w:val="none" w:sz="0" w:space="0" w:color="auto"/>
                    <w:right w:val="none" w:sz="0" w:space="0" w:color="auto"/>
                  </w:divBdr>
                </w:div>
                <w:div w:id="999307155">
                  <w:marLeft w:val="0"/>
                  <w:marRight w:val="0"/>
                  <w:marTop w:val="0"/>
                  <w:marBottom w:val="0"/>
                  <w:divBdr>
                    <w:top w:val="none" w:sz="0" w:space="0" w:color="auto"/>
                    <w:left w:val="none" w:sz="0" w:space="0" w:color="auto"/>
                    <w:bottom w:val="none" w:sz="0" w:space="0" w:color="auto"/>
                    <w:right w:val="none" w:sz="0" w:space="0" w:color="auto"/>
                  </w:divBdr>
                </w:div>
                <w:div w:id="999580100">
                  <w:marLeft w:val="0"/>
                  <w:marRight w:val="0"/>
                  <w:marTop w:val="0"/>
                  <w:marBottom w:val="0"/>
                  <w:divBdr>
                    <w:top w:val="none" w:sz="0" w:space="0" w:color="auto"/>
                    <w:left w:val="none" w:sz="0" w:space="0" w:color="auto"/>
                    <w:bottom w:val="none" w:sz="0" w:space="0" w:color="auto"/>
                    <w:right w:val="none" w:sz="0" w:space="0" w:color="auto"/>
                  </w:divBdr>
                </w:div>
                <w:div w:id="1001852177">
                  <w:marLeft w:val="0"/>
                  <w:marRight w:val="0"/>
                  <w:marTop w:val="0"/>
                  <w:marBottom w:val="0"/>
                  <w:divBdr>
                    <w:top w:val="none" w:sz="0" w:space="0" w:color="auto"/>
                    <w:left w:val="none" w:sz="0" w:space="0" w:color="auto"/>
                    <w:bottom w:val="none" w:sz="0" w:space="0" w:color="auto"/>
                    <w:right w:val="none" w:sz="0" w:space="0" w:color="auto"/>
                  </w:divBdr>
                </w:div>
                <w:div w:id="1010447153">
                  <w:marLeft w:val="0"/>
                  <w:marRight w:val="0"/>
                  <w:marTop w:val="0"/>
                  <w:marBottom w:val="0"/>
                  <w:divBdr>
                    <w:top w:val="none" w:sz="0" w:space="0" w:color="auto"/>
                    <w:left w:val="none" w:sz="0" w:space="0" w:color="auto"/>
                    <w:bottom w:val="none" w:sz="0" w:space="0" w:color="auto"/>
                    <w:right w:val="none" w:sz="0" w:space="0" w:color="auto"/>
                  </w:divBdr>
                </w:div>
                <w:div w:id="1012223705">
                  <w:marLeft w:val="0"/>
                  <w:marRight w:val="0"/>
                  <w:marTop w:val="0"/>
                  <w:marBottom w:val="0"/>
                  <w:divBdr>
                    <w:top w:val="none" w:sz="0" w:space="0" w:color="auto"/>
                    <w:left w:val="none" w:sz="0" w:space="0" w:color="auto"/>
                    <w:bottom w:val="none" w:sz="0" w:space="0" w:color="auto"/>
                    <w:right w:val="none" w:sz="0" w:space="0" w:color="auto"/>
                  </w:divBdr>
                </w:div>
                <w:div w:id="1019041390">
                  <w:marLeft w:val="0"/>
                  <w:marRight w:val="0"/>
                  <w:marTop w:val="0"/>
                  <w:marBottom w:val="0"/>
                  <w:divBdr>
                    <w:top w:val="none" w:sz="0" w:space="0" w:color="auto"/>
                    <w:left w:val="none" w:sz="0" w:space="0" w:color="auto"/>
                    <w:bottom w:val="none" w:sz="0" w:space="0" w:color="auto"/>
                    <w:right w:val="none" w:sz="0" w:space="0" w:color="auto"/>
                  </w:divBdr>
                </w:div>
                <w:div w:id="1019624942">
                  <w:marLeft w:val="0"/>
                  <w:marRight w:val="0"/>
                  <w:marTop w:val="0"/>
                  <w:marBottom w:val="0"/>
                  <w:divBdr>
                    <w:top w:val="none" w:sz="0" w:space="0" w:color="auto"/>
                    <w:left w:val="none" w:sz="0" w:space="0" w:color="auto"/>
                    <w:bottom w:val="none" w:sz="0" w:space="0" w:color="auto"/>
                    <w:right w:val="none" w:sz="0" w:space="0" w:color="auto"/>
                  </w:divBdr>
                </w:div>
                <w:div w:id="1026560648">
                  <w:marLeft w:val="0"/>
                  <w:marRight w:val="0"/>
                  <w:marTop w:val="0"/>
                  <w:marBottom w:val="0"/>
                  <w:divBdr>
                    <w:top w:val="none" w:sz="0" w:space="0" w:color="auto"/>
                    <w:left w:val="none" w:sz="0" w:space="0" w:color="auto"/>
                    <w:bottom w:val="none" w:sz="0" w:space="0" w:color="auto"/>
                    <w:right w:val="none" w:sz="0" w:space="0" w:color="auto"/>
                  </w:divBdr>
                </w:div>
                <w:div w:id="1031690567">
                  <w:marLeft w:val="0"/>
                  <w:marRight w:val="0"/>
                  <w:marTop w:val="0"/>
                  <w:marBottom w:val="0"/>
                  <w:divBdr>
                    <w:top w:val="none" w:sz="0" w:space="0" w:color="auto"/>
                    <w:left w:val="none" w:sz="0" w:space="0" w:color="auto"/>
                    <w:bottom w:val="none" w:sz="0" w:space="0" w:color="auto"/>
                    <w:right w:val="none" w:sz="0" w:space="0" w:color="auto"/>
                  </w:divBdr>
                </w:div>
                <w:div w:id="1036151431">
                  <w:marLeft w:val="0"/>
                  <w:marRight w:val="0"/>
                  <w:marTop w:val="0"/>
                  <w:marBottom w:val="0"/>
                  <w:divBdr>
                    <w:top w:val="none" w:sz="0" w:space="0" w:color="auto"/>
                    <w:left w:val="none" w:sz="0" w:space="0" w:color="auto"/>
                    <w:bottom w:val="none" w:sz="0" w:space="0" w:color="auto"/>
                    <w:right w:val="none" w:sz="0" w:space="0" w:color="auto"/>
                  </w:divBdr>
                </w:div>
                <w:div w:id="1072922161">
                  <w:marLeft w:val="0"/>
                  <w:marRight w:val="0"/>
                  <w:marTop w:val="0"/>
                  <w:marBottom w:val="0"/>
                  <w:divBdr>
                    <w:top w:val="none" w:sz="0" w:space="0" w:color="auto"/>
                    <w:left w:val="none" w:sz="0" w:space="0" w:color="auto"/>
                    <w:bottom w:val="none" w:sz="0" w:space="0" w:color="auto"/>
                    <w:right w:val="none" w:sz="0" w:space="0" w:color="auto"/>
                  </w:divBdr>
                </w:div>
                <w:div w:id="1075855366">
                  <w:marLeft w:val="0"/>
                  <w:marRight w:val="0"/>
                  <w:marTop w:val="0"/>
                  <w:marBottom w:val="0"/>
                  <w:divBdr>
                    <w:top w:val="none" w:sz="0" w:space="0" w:color="auto"/>
                    <w:left w:val="none" w:sz="0" w:space="0" w:color="auto"/>
                    <w:bottom w:val="none" w:sz="0" w:space="0" w:color="auto"/>
                    <w:right w:val="none" w:sz="0" w:space="0" w:color="auto"/>
                  </w:divBdr>
                </w:div>
                <w:div w:id="1079713362">
                  <w:marLeft w:val="0"/>
                  <w:marRight w:val="0"/>
                  <w:marTop w:val="0"/>
                  <w:marBottom w:val="0"/>
                  <w:divBdr>
                    <w:top w:val="none" w:sz="0" w:space="0" w:color="auto"/>
                    <w:left w:val="none" w:sz="0" w:space="0" w:color="auto"/>
                    <w:bottom w:val="none" w:sz="0" w:space="0" w:color="auto"/>
                    <w:right w:val="none" w:sz="0" w:space="0" w:color="auto"/>
                  </w:divBdr>
                </w:div>
                <w:div w:id="1084718808">
                  <w:marLeft w:val="0"/>
                  <w:marRight w:val="0"/>
                  <w:marTop w:val="0"/>
                  <w:marBottom w:val="0"/>
                  <w:divBdr>
                    <w:top w:val="none" w:sz="0" w:space="0" w:color="auto"/>
                    <w:left w:val="none" w:sz="0" w:space="0" w:color="auto"/>
                    <w:bottom w:val="none" w:sz="0" w:space="0" w:color="auto"/>
                    <w:right w:val="none" w:sz="0" w:space="0" w:color="auto"/>
                  </w:divBdr>
                </w:div>
                <w:div w:id="1096488054">
                  <w:marLeft w:val="0"/>
                  <w:marRight w:val="0"/>
                  <w:marTop w:val="0"/>
                  <w:marBottom w:val="0"/>
                  <w:divBdr>
                    <w:top w:val="none" w:sz="0" w:space="0" w:color="auto"/>
                    <w:left w:val="none" w:sz="0" w:space="0" w:color="auto"/>
                    <w:bottom w:val="none" w:sz="0" w:space="0" w:color="auto"/>
                    <w:right w:val="none" w:sz="0" w:space="0" w:color="auto"/>
                  </w:divBdr>
                </w:div>
                <w:div w:id="1108426106">
                  <w:marLeft w:val="0"/>
                  <w:marRight w:val="0"/>
                  <w:marTop w:val="0"/>
                  <w:marBottom w:val="0"/>
                  <w:divBdr>
                    <w:top w:val="none" w:sz="0" w:space="0" w:color="auto"/>
                    <w:left w:val="none" w:sz="0" w:space="0" w:color="auto"/>
                    <w:bottom w:val="none" w:sz="0" w:space="0" w:color="auto"/>
                    <w:right w:val="none" w:sz="0" w:space="0" w:color="auto"/>
                  </w:divBdr>
                </w:div>
                <w:div w:id="1119178162">
                  <w:marLeft w:val="0"/>
                  <w:marRight w:val="0"/>
                  <w:marTop w:val="0"/>
                  <w:marBottom w:val="0"/>
                  <w:divBdr>
                    <w:top w:val="none" w:sz="0" w:space="0" w:color="auto"/>
                    <w:left w:val="none" w:sz="0" w:space="0" w:color="auto"/>
                    <w:bottom w:val="none" w:sz="0" w:space="0" w:color="auto"/>
                    <w:right w:val="none" w:sz="0" w:space="0" w:color="auto"/>
                  </w:divBdr>
                </w:div>
                <w:div w:id="1131366034">
                  <w:marLeft w:val="0"/>
                  <w:marRight w:val="0"/>
                  <w:marTop w:val="0"/>
                  <w:marBottom w:val="0"/>
                  <w:divBdr>
                    <w:top w:val="none" w:sz="0" w:space="0" w:color="auto"/>
                    <w:left w:val="none" w:sz="0" w:space="0" w:color="auto"/>
                    <w:bottom w:val="none" w:sz="0" w:space="0" w:color="auto"/>
                    <w:right w:val="none" w:sz="0" w:space="0" w:color="auto"/>
                  </w:divBdr>
                </w:div>
                <w:div w:id="1141461072">
                  <w:marLeft w:val="0"/>
                  <w:marRight w:val="0"/>
                  <w:marTop w:val="0"/>
                  <w:marBottom w:val="0"/>
                  <w:divBdr>
                    <w:top w:val="none" w:sz="0" w:space="0" w:color="auto"/>
                    <w:left w:val="none" w:sz="0" w:space="0" w:color="auto"/>
                    <w:bottom w:val="none" w:sz="0" w:space="0" w:color="auto"/>
                    <w:right w:val="none" w:sz="0" w:space="0" w:color="auto"/>
                  </w:divBdr>
                </w:div>
                <w:div w:id="1142842851">
                  <w:marLeft w:val="0"/>
                  <w:marRight w:val="0"/>
                  <w:marTop w:val="0"/>
                  <w:marBottom w:val="0"/>
                  <w:divBdr>
                    <w:top w:val="none" w:sz="0" w:space="0" w:color="auto"/>
                    <w:left w:val="none" w:sz="0" w:space="0" w:color="auto"/>
                    <w:bottom w:val="none" w:sz="0" w:space="0" w:color="auto"/>
                    <w:right w:val="none" w:sz="0" w:space="0" w:color="auto"/>
                  </w:divBdr>
                </w:div>
                <w:div w:id="1146359576">
                  <w:marLeft w:val="0"/>
                  <w:marRight w:val="0"/>
                  <w:marTop w:val="0"/>
                  <w:marBottom w:val="0"/>
                  <w:divBdr>
                    <w:top w:val="none" w:sz="0" w:space="0" w:color="auto"/>
                    <w:left w:val="none" w:sz="0" w:space="0" w:color="auto"/>
                    <w:bottom w:val="none" w:sz="0" w:space="0" w:color="auto"/>
                    <w:right w:val="none" w:sz="0" w:space="0" w:color="auto"/>
                  </w:divBdr>
                </w:div>
                <w:div w:id="1147362149">
                  <w:marLeft w:val="0"/>
                  <w:marRight w:val="0"/>
                  <w:marTop w:val="0"/>
                  <w:marBottom w:val="0"/>
                  <w:divBdr>
                    <w:top w:val="none" w:sz="0" w:space="0" w:color="auto"/>
                    <w:left w:val="none" w:sz="0" w:space="0" w:color="auto"/>
                    <w:bottom w:val="none" w:sz="0" w:space="0" w:color="auto"/>
                    <w:right w:val="none" w:sz="0" w:space="0" w:color="auto"/>
                  </w:divBdr>
                </w:div>
                <w:div w:id="1149596227">
                  <w:marLeft w:val="0"/>
                  <w:marRight w:val="0"/>
                  <w:marTop w:val="0"/>
                  <w:marBottom w:val="0"/>
                  <w:divBdr>
                    <w:top w:val="none" w:sz="0" w:space="0" w:color="auto"/>
                    <w:left w:val="none" w:sz="0" w:space="0" w:color="auto"/>
                    <w:bottom w:val="none" w:sz="0" w:space="0" w:color="auto"/>
                    <w:right w:val="none" w:sz="0" w:space="0" w:color="auto"/>
                  </w:divBdr>
                </w:div>
                <w:div w:id="1154294552">
                  <w:marLeft w:val="0"/>
                  <w:marRight w:val="0"/>
                  <w:marTop w:val="0"/>
                  <w:marBottom w:val="0"/>
                  <w:divBdr>
                    <w:top w:val="none" w:sz="0" w:space="0" w:color="auto"/>
                    <w:left w:val="none" w:sz="0" w:space="0" w:color="auto"/>
                    <w:bottom w:val="none" w:sz="0" w:space="0" w:color="auto"/>
                    <w:right w:val="none" w:sz="0" w:space="0" w:color="auto"/>
                  </w:divBdr>
                </w:div>
                <w:div w:id="1155486256">
                  <w:marLeft w:val="0"/>
                  <w:marRight w:val="0"/>
                  <w:marTop w:val="0"/>
                  <w:marBottom w:val="0"/>
                  <w:divBdr>
                    <w:top w:val="none" w:sz="0" w:space="0" w:color="auto"/>
                    <w:left w:val="none" w:sz="0" w:space="0" w:color="auto"/>
                    <w:bottom w:val="none" w:sz="0" w:space="0" w:color="auto"/>
                    <w:right w:val="none" w:sz="0" w:space="0" w:color="auto"/>
                  </w:divBdr>
                </w:div>
                <w:div w:id="1164708924">
                  <w:marLeft w:val="0"/>
                  <w:marRight w:val="0"/>
                  <w:marTop w:val="0"/>
                  <w:marBottom w:val="0"/>
                  <w:divBdr>
                    <w:top w:val="none" w:sz="0" w:space="0" w:color="auto"/>
                    <w:left w:val="none" w:sz="0" w:space="0" w:color="auto"/>
                    <w:bottom w:val="none" w:sz="0" w:space="0" w:color="auto"/>
                    <w:right w:val="none" w:sz="0" w:space="0" w:color="auto"/>
                  </w:divBdr>
                </w:div>
                <w:div w:id="1167475537">
                  <w:marLeft w:val="0"/>
                  <w:marRight w:val="0"/>
                  <w:marTop w:val="0"/>
                  <w:marBottom w:val="0"/>
                  <w:divBdr>
                    <w:top w:val="none" w:sz="0" w:space="0" w:color="auto"/>
                    <w:left w:val="none" w:sz="0" w:space="0" w:color="auto"/>
                    <w:bottom w:val="none" w:sz="0" w:space="0" w:color="auto"/>
                    <w:right w:val="none" w:sz="0" w:space="0" w:color="auto"/>
                  </w:divBdr>
                </w:div>
                <w:div w:id="1169911087">
                  <w:marLeft w:val="0"/>
                  <w:marRight w:val="0"/>
                  <w:marTop w:val="0"/>
                  <w:marBottom w:val="0"/>
                  <w:divBdr>
                    <w:top w:val="none" w:sz="0" w:space="0" w:color="auto"/>
                    <w:left w:val="none" w:sz="0" w:space="0" w:color="auto"/>
                    <w:bottom w:val="none" w:sz="0" w:space="0" w:color="auto"/>
                    <w:right w:val="none" w:sz="0" w:space="0" w:color="auto"/>
                  </w:divBdr>
                </w:div>
                <w:div w:id="1176579290">
                  <w:marLeft w:val="0"/>
                  <w:marRight w:val="0"/>
                  <w:marTop w:val="0"/>
                  <w:marBottom w:val="0"/>
                  <w:divBdr>
                    <w:top w:val="none" w:sz="0" w:space="0" w:color="auto"/>
                    <w:left w:val="none" w:sz="0" w:space="0" w:color="auto"/>
                    <w:bottom w:val="none" w:sz="0" w:space="0" w:color="auto"/>
                    <w:right w:val="none" w:sz="0" w:space="0" w:color="auto"/>
                  </w:divBdr>
                </w:div>
                <w:div w:id="1180510214">
                  <w:marLeft w:val="0"/>
                  <w:marRight w:val="0"/>
                  <w:marTop w:val="0"/>
                  <w:marBottom w:val="0"/>
                  <w:divBdr>
                    <w:top w:val="none" w:sz="0" w:space="0" w:color="auto"/>
                    <w:left w:val="none" w:sz="0" w:space="0" w:color="auto"/>
                    <w:bottom w:val="none" w:sz="0" w:space="0" w:color="auto"/>
                    <w:right w:val="none" w:sz="0" w:space="0" w:color="auto"/>
                  </w:divBdr>
                </w:div>
                <w:div w:id="1199466529">
                  <w:marLeft w:val="0"/>
                  <w:marRight w:val="0"/>
                  <w:marTop w:val="0"/>
                  <w:marBottom w:val="0"/>
                  <w:divBdr>
                    <w:top w:val="none" w:sz="0" w:space="0" w:color="auto"/>
                    <w:left w:val="none" w:sz="0" w:space="0" w:color="auto"/>
                    <w:bottom w:val="none" w:sz="0" w:space="0" w:color="auto"/>
                    <w:right w:val="none" w:sz="0" w:space="0" w:color="auto"/>
                  </w:divBdr>
                </w:div>
                <w:div w:id="1201280854">
                  <w:marLeft w:val="0"/>
                  <w:marRight w:val="0"/>
                  <w:marTop w:val="0"/>
                  <w:marBottom w:val="0"/>
                  <w:divBdr>
                    <w:top w:val="none" w:sz="0" w:space="0" w:color="auto"/>
                    <w:left w:val="none" w:sz="0" w:space="0" w:color="auto"/>
                    <w:bottom w:val="none" w:sz="0" w:space="0" w:color="auto"/>
                    <w:right w:val="none" w:sz="0" w:space="0" w:color="auto"/>
                  </w:divBdr>
                </w:div>
                <w:div w:id="1208564952">
                  <w:marLeft w:val="0"/>
                  <w:marRight w:val="0"/>
                  <w:marTop w:val="0"/>
                  <w:marBottom w:val="0"/>
                  <w:divBdr>
                    <w:top w:val="none" w:sz="0" w:space="0" w:color="auto"/>
                    <w:left w:val="none" w:sz="0" w:space="0" w:color="auto"/>
                    <w:bottom w:val="none" w:sz="0" w:space="0" w:color="auto"/>
                    <w:right w:val="none" w:sz="0" w:space="0" w:color="auto"/>
                  </w:divBdr>
                </w:div>
                <w:div w:id="1212498933">
                  <w:marLeft w:val="0"/>
                  <w:marRight w:val="0"/>
                  <w:marTop w:val="0"/>
                  <w:marBottom w:val="0"/>
                  <w:divBdr>
                    <w:top w:val="none" w:sz="0" w:space="0" w:color="auto"/>
                    <w:left w:val="none" w:sz="0" w:space="0" w:color="auto"/>
                    <w:bottom w:val="none" w:sz="0" w:space="0" w:color="auto"/>
                    <w:right w:val="none" w:sz="0" w:space="0" w:color="auto"/>
                  </w:divBdr>
                </w:div>
                <w:div w:id="1233349530">
                  <w:marLeft w:val="0"/>
                  <w:marRight w:val="0"/>
                  <w:marTop w:val="0"/>
                  <w:marBottom w:val="0"/>
                  <w:divBdr>
                    <w:top w:val="none" w:sz="0" w:space="0" w:color="auto"/>
                    <w:left w:val="none" w:sz="0" w:space="0" w:color="auto"/>
                    <w:bottom w:val="none" w:sz="0" w:space="0" w:color="auto"/>
                    <w:right w:val="none" w:sz="0" w:space="0" w:color="auto"/>
                  </w:divBdr>
                </w:div>
                <w:div w:id="1247691468">
                  <w:marLeft w:val="0"/>
                  <w:marRight w:val="0"/>
                  <w:marTop w:val="0"/>
                  <w:marBottom w:val="0"/>
                  <w:divBdr>
                    <w:top w:val="none" w:sz="0" w:space="0" w:color="auto"/>
                    <w:left w:val="none" w:sz="0" w:space="0" w:color="auto"/>
                    <w:bottom w:val="none" w:sz="0" w:space="0" w:color="auto"/>
                    <w:right w:val="none" w:sz="0" w:space="0" w:color="auto"/>
                  </w:divBdr>
                </w:div>
                <w:div w:id="1248925781">
                  <w:marLeft w:val="0"/>
                  <w:marRight w:val="0"/>
                  <w:marTop w:val="0"/>
                  <w:marBottom w:val="0"/>
                  <w:divBdr>
                    <w:top w:val="none" w:sz="0" w:space="0" w:color="auto"/>
                    <w:left w:val="none" w:sz="0" w:space="0" w:color="auto"/>
                    <w:bottom w:val="none" w:sz="0" w:space="0" w:color="auto"/>
                    <w:right w:val="none" w:sz="0" w:space="0" w:color="auto"/>
                  </w:divBdr>
                </w:div>
                <w:div w:id="1250383279">
                  <w:marLeft w:val="0"/>
                  <w:marRight w:val="0"/>
                  <w:marTop w:val="0"/>
                  <w:marBottom w:val="0"/>
                  <w:divBdr>
                    <w:top w:val="none" w:sz="0" w:space="0" w:color="auto"/>
                    <w:left w:val="none" w:sz="0" w:space="0" w:color="auto"/>
                    <w:bottom w:val="none" w:sz="0" w:space="0" w:color="auto"/>
                    <w:right w:val="none" w:sz="0" w:space="0" w:color="auto"/>
                  </w:divBdr>
                </w:div>
                <w:div w:id="1250968601">
                  <w:marLeft w:val="0"/>
                  <w:marRight w:val="0"/>
                  <w:marTop w:val="0"/>
                  <w:marBottom w:val="0"/>
                  <w:divBdr>
                    <w:top w:val="none" w:sz="0" w:space="0" w:color="auto"/>
                    <w:left w:val="none" w:sz="0" w:space="0" w:color="auto"/>
                    <w:bottom w:val="none" w:sz="0" w:space="0" w:color="auto"/>
                    <w:right w:val="none" w:sz="0" w:space="0" w:color="auto"/>
                  </w:divBdr>
                </w:div>
                <w:div w:id="1255747654">
                  <w:marLeft w:val="0"/>
                  <w:marRight w:val="0"/>
                  <w:marTop w:val="0"/>
                  <w:marBottom w:val="0"/>
                  <w:divBdr>
                    <w:top w:val="none" w:sz="0" w:space="0" w:color="auto"/>
                    <w:left w:val="none" w:sz="0" w:space="0" w:color="auto"/>
                    <w:bottom w:val="none" w:sz="0" w:space="0" w:color="auto"/>
                    <w:right w:val="none" w:sz="0" w:space="0" w:color="auto"/>
                  </w:divBdr>
                </w:div>
                <w:div w:id="1259173778">
                  <w:marLeft w:val="0"/>
                  <w:marRight w:val="0"/>
                  <w:marTop w:val="0"/>
                  <w:marBottom w:val="0"/>
                  <w:divBdr>
                    <w:top w:val="none" w:sz="0" w:space="0" w:color="auto"/>
                    <w:left w:val="none" w:sz="0" w:space="0" w:color="auto"/>
                    <w:bottom w:val="none" w:sz="0" w:space="0" w:color="auto"/>
                    <w:right w:val="none" w:sz="0" w:space="0" w:color="auto"/>
                  </w:divBdr>
                </w:div>
                <w:div w:id="1260286899">
                  <w:marLeft w:val="0"/>
                  <w:marRight w:val="0"/>
                  <w:marTop w:val="0"/>
                  <w:marBottom w:val="0"/>
                  <w:divBdr>
                    <w:top w:val="none" w:sz="0" w:space="0" w:color="auto"/>
                    <w:left w:val="none" w:sz="0" w:space="0" w:color="auto"/>
                    <w:bottom w:val="none" w:sz="0" w:space="0" w:color="auto"/>
                    <w:right w:val="none" w:sz="0" w:space="0" w:color="auto"/>
                  </w:divBdr>
                </w:div>
                <w:div w:id="1266691703">
                  <w:marLeft w:val="0"/>
                  <w:marRight w:val="0"/>
                  <w:marTop w:val="0"/>
                  <w:marBottom w:val="0"/>
                  <w:divBdr>
                    <w:top w:val="none" w:sz="0" w:space="0" w:color="auto"/>
                    <w:left w:val="none" w:sz="0" w:space="0" w:color="auto"/>
                    <w:bottom w:val="none" w:sz="0" w:space="0" w:color="auto"/>
                    <w:right w:val="none" w:sz="0" w:space="0" w:color="auto"/>
                  </w:divBdr>
                </w:div>
                <w:div w:id="1268081519">
                  <w:marLeft w:val="0"/>
                  <w:marRight w:val="0"/>
                  <w:marTop w:val="0"/>
                  <w:marBottom w:val="0"/>
                  <w:divBdr>
                    <w:top w:val="none" w:sz="0" w:space="0" w:color="auto"/>
                    <w:left w:val="none" w:sz="0" w:space="0" w:color="auto"/>
                    <w:bottom w:val="none" w:sz="0" w:space="0" w:color="auto"/>
                    <w:right w:val="none" w:sz="0" w:space="0" w:color="auto"/>
                  </w:divBdr>
                </w:div>
                <w:div w:id="1269390292">
                  <w:marLeft w:val="0"/>
                  <w:marRight w:val="0"/>
                  <w:marTop w:val="0"/>
                  <w:marBottom w:val="0"/>
                  <w:divBdr>
                    <w:top w:val="none" w:sz="0" w:space="0" w:color="auto"/>
                    <w:left w:val="none" w:sz="0" w:space="0" w:color="auto"/>
                    <w:bottom w:val="none" w:sz="0" w:space="0" w:color="auto"/>
                    <w:right w:val="none" w:sz="0" w:space="0" w:color="auto"/>
                  </w:divBdr>
                </w:div>
                <w:div w:id="1299147474">
                  <w:marLeft w:val="0"/>
                  <w:marRight w:val="0"/>
                  <w:marTop w:val="0"/>
                  <w:marBottom w:val="0"/>
                  <w:divBdr>
                    <w:top w:val="none" w:sz="0" w:space="0" w:color="auto"/>
                    <w:left w:val="none" w:sz="0" w:space="0" w:color="auto"/>
                    <w:bottom w:val="none" w:sz="0" w:space="0" w:color="auto"/>
                    <w:right w:val="none" w:sz="0" w:space="0" w:color="auto"/>
                  </w:divBdr>
                </w:div>
                <w:div w:id="1301686305">
                  <w:marLeft w:val="0"/>
                  <w:marRight w:val="0"/>
                  <w:marTop w:val="0"/>
                  <w:marBottom w:val="0"/>
                  <w:divBdr>
                    <w:top w:val="none" w:sz="0" w:space="0" w:color="auto"/>
                    <w:left w:val="none" w:sz="0" w:space="0" w:color="auto"/>
                    <w:bottom w:val="none" w:sz="0" w:space="0" w:color="auto"/>
                    <w:right w:val="none" w:sz="0" w:space="0" w:color="auto"/>
                  </w:divBdr>
                </w:div>
                <w:div w:id="1302005168">
                  <w:marLeft w:val="0"/>
                  <w:marRight w:val="0"/>
                  <w:marTop w:val="0"/>
                  <w:marBottom w:val="0"/>
                  <w:divBdr>
                    <w:top w:val="none" w:sz="0" w:space="0" w:color="auto"/>
                    <w:left w:val="none" w:sz="0" w:space="0" w:color="auto"/>
                    <w:bottom w:val="none" w:sz="0" w:space="0" w:color="auto"/>
                    <w:right w:val="none" w:sz="0" w:space="0" w:color="auto"/>
                  </w:divBdr>
                </w:div>
                <w:div w:id="1320694869">
                  <w:marLeft w:val="0"/>
                  <w:marRight w:val="0"/>
                  <w:marTop w:val="0"/>
                  <w:marBottom w:val="0"/>
                  <w:divBdr>
                    <w:top w:val="none" w:sz="0" w:space="0" w:color="auto"/>
                    <w:left w:val="none" w:sz="0" w:space="0" w:color="auto"/>
                    <w:bottom w:val="none" w:sz="0" w:space="0" w:color="auto"/>
                    <w:right w:val="none" w:sz="0" w:space="0" w:color="auto"/>
                  </w:divBdr>
                </w:div>
                <w:div w:id="1330594871">
                  <w:marLeft w:val="0"/>
                  <w:marRight w:val="0"/>
                  <w:marTop w:val="0"/>
                  <w:marBottom w:val="0"/>
                  <w:divBdr>
                    <w:top w:val="none" w:sz="0" w:space="0" w:color="auto"/>
                    <w:left w:val="none" w:sz="0" w:space="0" w:color="auto"/>
                    <w:bottom w:val="none" w:sz="0" w:space="0" w:color="auto"/>
                    <w:right w:val="none" w:sz="0" w:space="0" w:color="auto"/>
                  </w:divBdr>
                </w:div>
                <w:div w:id="1332367955">
                  <w:marLeft w:val="0"/>
                  <w:marRight w:val="0"/>
                  <w:marTop w:val="0"/>
                  <w:marBottom w:val="0"/>
                  <w:divBdr>
                    <w:top w:val="none" w:sz="0" w:space="0" w:color="auto"/>
                    <w:left w:val="none" w:sz="0" w:space="0" w:color="auto"/>
                    <w:bottom w:val="none" w:sz="0" w:space="0" w:color="auto"/>
                    <w:right w:val="none" w:sz="0" w:space="0" w:color="auto"/>
                  </w:divBdr>
                </w:div>
                <w:div w:id="1339456598">
                  <w:marLeft w:val="0"/>
                  <w:marRight w:val="0"/>
                  <w:marTop w:val="0"/>
                  <w:marBottom w:val="0"/>
                  <w:divBdr>
                    <w:top w:val="none" w:sz="0" w:space="0" w:color="auto"/>
                    <w:left w:val="none" w:sz="0" w:space="0" w:color="auto"/>
                    <w:bottom w:val="none" w:sz="0" w:space="0" w:color="auto"/>
                    <w:right w:val="none" w:sz="0" w:space="0" w:color="auto"/>
                  </w:divBdr>
                </w:div>
                <w:div w:id="1339699898">
                  <w:marLeft w:val="0"/>
                  <w:marRight w:val="0"/>
                  <w:marTop w:val="0"/>
                  <w:marBottom w:val="0"/>
                  <w:divBdr>
                    <w:top w:val="none" w:sz="0" w:space="0" w:color="auto"/>
                    <w:left w:val="none" w:sz="0" w:space="0" w:color="auto"/>
                    <w:bottom w:val="none" w:sz="0" w:space="0" w:color="auto"/>
                    <w:right w:val="none" w:sz="0" w:space="0" w:color="auto"/>
                  </w:divBdr>
                </w:div>
                <w:div w:id="1351838815">
                  <w:marLeft w:val="0"/>
                  <w:marRight w:val="0"/>
                  <w:marTop w:val="0"/>
                  <w:marBottom w:val="0"/>
                  <w:divBdr>
                    <w:top w:val="none" w:sz="0" w:space="0" w:color="auto"/>
                    <w:left w:val="none" w:sz="0" w:space="0" w:color="auto"/>
                    <w:bottom w:val="none" w:sz="0" w:space="0" w:color="auto"/>
                    <w:right w:val="none" w:sz="0" w:space="0" w:color="auto"/>
                  </w:divBdr>
                </w:div>
                <w:div w:id="1354501032">
                  <w:marLeft w:val="0"/>
                  <w:marRight w:val="0"/>
                  <w:marTop w:val="0"/>
                  <w:marBottom w:val="0"/>
                  <w:divBdr>
                    <w:top w:val="none" w:sz="0" w:space="0" w:color="auto"/>
                    <w:left w:val="none" w:sz="0" w:space="0" w:color="auto"/>
                    <w:bottom w:val="none" w:sz="0" w:space="0" w:color="auto"/>
                    <w:right w:val="none" w:sz="0" w:space="0" w:color="auto"/>
                  </w:divBdr>
                </w:div>
                <w:div w:id="1361397607">
                  <w:marLeft w:val="0"/>
                  <w:marRight w:val="0"/>
                  <w:marTop w:val="0"/>
                  <w:marBottom w:val="0"/>
                  <w:divBdr>
                    <w:top w:val="none" w:sz="0" w:space="0" w:color="auto"/>
                    <w:left w:val="none" w:sz="0" w:space="0" w:color="auto"/>
                    <w:bottom w:val="none" w:sz="0" w:space="0" w:color="auto"/>
                    <w:right w:val="none" w:sz="0" w:space="0" w:color="auto"/>
                  </w:divBdr>
                </w:div>
                <w:div w:id="1364861439">
                  <w:marLeft w:val="0"/>
                  <w:marRight w:val="0"/>
                  <w:marTop w:val="0"/>
                  <w:marBottom w:val="0"/>
                  <w:divBdr>
                    <w:top w:val="none" w:sz="0" w:space="0" w:color="auto"/>
                    <w:left w:val="none" w:sz="0" w:space="0" w:color="auto"/>
                    <w:bottom w:val="none" w:sz="0" w:space="0" w:color="auto"/>
                    <w:right w:val="none" w:sz="0" w:space="0" w:color="auto"/>
                  </w:divBdr>
                </w:div>
                <w:div w:id="1367828061">
                  <w:marLeft w:val="0"/>
                  <w:marRight w:val="0"/>
                  <w:marTop w:val="0"/>
                  <w:marBottom w:val="0"/>
                  <w:divBdr>
                    <w:top w:val="none" w:sz="0" w:space="0" w:color="auto"/>
                    <w:left w:val="none" w:sz="0" w:space="0" w:color="auto"/>
                    <w:bottom w:val="none" w:sz="0" w:space="0" w:color="auto"/>
                    <w:right w:val="none" w:sz="0" w:space="0" w:color="auto"/>
                  </w:divBdr>
                </w:div>
                <w:div w:id="1374965801">
                  <w:marLeft w:val="0"/>
                  <w:marRight w:val="0"/>
                  <w:marTop w:val="0"/>
                  <w:marBottom w:val="0"/>
                  <w:divBdr>
                    <w:top w:val="none" w:sz="0" w:space="0" w:color="auto"/>
                    <w:left w:val="none" w:sz="0" w:space="0" w:color="auto"/>
                    <w:bottom w:val="none" w:sz="0" w:space="0" w:color="auto"/>
                    <w:right w:val="none" w:sz="0" w:space="0" w:color="auto"/>
                  </w:divBdr>
                </w:div>
                <w:div w:id="1376662724">
                  <w:marLeft w:val="0"/>
                  <w:marRight w:val="0"/>
                  <w:marTop w:val="0"/>
                  <w:marBottom w:val="0"/>
                  <w:divBdr>
                    <w:top w:val="none" w:sz="0" w:space="0" w:color="auto"/>
                    <w:left w:val="none" w:sz="0" w:space="0" w:color="auto"/>
                    <w:bottom w:val="none" w:sz="0" w:space="0" w:color="auto"/>
                    <w:right w:val="none" w:sz="0" w:space="0" w:color="auto"/>
                  </w:divBdr>
                </w:div>
                <w:div w:id="1386219477">
                  <w:marLeft w:val="0"/>
                  <w:marRight w:val="0"/>
                  <w:marTop w:val="0"/>
                  <w:marBottom w:val="0"/>
                  <w:divBdr>
                    <w:top w:val="none" w:sz="0" w:space="0" w:color="auto"/>
                    <w:left w:val="none" w:sz="0" w:space="0" w:color="auto"/>
                    <w:bottom w:val="none" w:sz="0" w:space="0" w:color="auto"/>
                    <w:right w:val="none" w:sz="0" w:space="0" w:color="auto"/>
                  </w:divBdr>
                </w:div>
                <w:div w:id="1401752592">
                  <w:marLeft w:val="0"/>
                  <w:marRight w:val="0"/>
                  <w:marTop w:val="0"/>
                  <w:marBottom w:val="0"/>
                  <w:divBdr>
                    <w:top w:val="none" w:sz="0" w:space="0" w:color="auto"/>
                    <w:left w:val="none" w:sz="0" w:space="0" w:color="auto"/>
                    <w:bottom w:val="none" w:sz="0" w:space="0" w:color="auto"/>
                    <w:right w:val="none" w:sz="0" w:space="0" w:color="auto"/>
                  </w:divBdr>
                </w:div>
                <w:div w:id="1404643810">
                  <w:marLeft w:val="0"/>
                  <w:marRight w:val="0"/>
                  <w:marTop w:val="0"/>
                  <w:marBottom w:val="0"/>
                  <w:divBdr>
                    <w:top w:val="none" w:sz="0" w:space="0" w:color="auto"/>
                    <w:left w:val="none" w:sz="0" w:space="0" w:color="auto"/>
                    <w:bottom w:val="none" w:sz="0" w:space="0" w:color="auto"/>
                    <w:right w:val="none" w:sz="0" w:space="0" w:color="auto"/>
                  </w:divBdr>
                </w:div>
                <w:div w:id="1410275400">
                  <w:marLeft w:val="0"/>
                  <w:marRight w:val="0"/>
                  <w:marTop w:val="0"/>
                  <w:marBottom w:val="0"/>
                  <w:divBdr>
                    <w:top w:val="none" w:sz="0" w:space="0" w:color="auto"/>
                    <w:left w:val="none" w:sz="0" w:space="0" w:color="auto"/>
                    <w:bottom w:val="none" w:sz="0" w:space="0" w:color="auto"/>
                    <w:right w:val="none" w:sz="0" w:space="0" w:color="auto"/>
                  </w:divBdr>
                </w:div>
                <w:div w:id="1421870362">
                  <w:marLeft w:val="0"/>
                  <w:marRight w:val="0"/>
                  <w:marTop w:val="0"/>
                  <w:marBottom w:val="0"/>
                  <w:divBdr>
                    <w:top w:val="none" w:sz="0" w:space="0" w:color="auto"/>
                    <w:left w:val="none" w:sz="0" w:space="0" w:color="auto"/>
                    <w:bottom w:val="none" w:sz="0" w:space="0" w:color="auto"/>
                    <w:right w:val="none" w:sz="0" w:space="0" w:color="auto"/>
                  </w:divBdr>
                </w:div>
                <w:div w:id="1430927025">
                  <w:marLeft w:val="0"/>
                  <w:marRight w:val="0"/>
                  <w:marTop w:val="0"/>
                  <w:marBottom w:val="0"/>
                  <w:divBdr>
                    <w:top w:val="none" w:sz="0" w:space="0" w:color="auto"/>
                    <w:left w:val="none" w:sz="0" w:space="0" w:color="auto"/>
                    <w:bottom w:val="none" w:sz="0" w:space="0" w:color="auto"/>
                    <w:right w:val="none" w:sz="0" w:space="0" w:color="auto"/>
                  </w:divBdr>
                </w:div>
                <w:div w:id="1432046981">
                  <w:marLeft w:val="0"/>
                  <w:marRight w:val="0"/>
                  <w:marTop w:val="0"/>
                  <w:marBottom w:val="0"/>
                  <w:divBdr>
                    <w:top w:val="none" w:sz="0" w:space="0" w:color="auto"/>
                    <w:left w:val="none" w:sz="0" w:space="0" w:color="auto"/>
                    <w:bottom w:val="none" w:sz="0" w:space="0" w:color="auto"/>
                    <w:right w:val="none" w:sz="0" w:space="0" w:color="auto"/>
                  </w:divBdr>
                </w:div>
                <w:div w:id="1432774488">
                  <w:marLeft w:val="0"/>
                  <w:marRight w:val="0"/>
                  <w:marTop w:val="0"/>
                  <w:marBottom w:val="0"/>
                  <w:divBdr>
                    <w:top w:val="none" w:sz="0" w:space="0" w:color="auto"/>
                    <w:left w:val="none" w:sz="0" w:space="0" w:color="auto"/>
                    <w:bottom w:val="none" w:sz="0" w:space="0" w:color="auto"/>
                    <w:right w:val="none" w:sz="0" w:space="0" w:color="auto"/>
                  </w:divBdr>
                </w:div>
                <w:div w:id="1436092652">
                  <w:marLeft w:val="0"/>
                  <w:marRight w:val="0"/>
                  <w:marTop w:val="0"/>
                  <w:marBottom w:val="0"/>
                  <w:divBdr>
                    <w:top w:val="none" w:sz="0" w:space="0" w:color="auto"/>
                    <w:left w:val="none" w:sz="0" w:space="0" w:color="auto"/>
                    <w:bottom w:val="none" w:sz="0" w:space="0" w:color="auto"/>
                    <w:right w:val="none" w:sz="0" w:space="0" w:color="auto"/>
                  </w:divBdr>
                </w:div>
                <w:div w:id="1451044864">
                  <w:marLeft w:val="0"/>
                  <w:marRight w:val="0"/>
                  <w:marTop w:val="0"/>
                  <w:marBottom w:val="0"/>
                  <w:divBdr>
                    <w:top w:val="none" w:sz="0" w:space="0" w:color="auto"/>
                    <w:left w:val="none" w:sz="0" w:space="0" w:color="auto"/>
                    <w:bottom w:val="none" w:sz="0" w:space="0" w:color="auto"/>
                    <w:right w:val="none" w:sz="0" w:space="0" w:color="auto"/>
                  </w:divBdr>
                </w:div>
                <w:div w:id="1455557922">
                  <w:marLeft w:val="0"/>
                  <w:marRight w:val="0"/>
                  <w:marTop w:val="0"/>
                  <w:marBottom w:val="0"/>
                  <w:divBdr>
                    <w:top w:val="none" w:sz="0" w:space="0" w:color="auto"/>
                    <w:left w:val="none" w:sz="0" w:space="0" w:color="auto"/>
                    <w:bottom w:val="none" w:sz="0" w:space="0" w:color="auto"/>
                    <w:right w:val="none" w:sz="0" w:space="0" w:color="auto"/>
                  </w:divBdr>
                </w:div>
                <w:div w:id="1455563734">
                  <w:marLeft w:val="0"/>
                  <w:marRight w:val="0"/>
                  <w:marTop w:val="0"/>
                  <w:marBottom w:val="0"/>
                  <w:divBdr>
                    <w:top w:val="none" w:sz="0" w:space="0" w:color="auto"/>
                    <w:left w:val="none" w:sz="0" w:space="0" w:color="auto"/>
                    <w:bottom w:val="none" w:sz="0" w:space="0" w:color="auto"/>
                    <w:right w:val="none" w:sz="0" w:space="0" w:color="auto"/>
                  </w:divBdr>
                </w:div>
                <w:div w:id="1462533416">
                  <w:marLeft w:val="0"/>
                  <w:marRight w:val="0"/>
                  <w:marTop w:val="0"/>
                  <w:marBottom w:val="0"/>
                  <w:divBdr>
                    <w:top w:val="none" w:sz="0" w:space="0" w:color="auto"/>
                    <w:left w:val="none" w:sz="0" w:space="0" w:color="auto"/>
                    <w:bottom w:val="none" w:sz="0" w:space="0" w:color="auto"/>
                    <w:right w:val="none" w:sz="0" w:space="0" w:color="auto"/>
                  </w:divBdr>
                </w:div>
                <w:div w:id="1462653920">
                  <w:marLeft w:val="0"/>
                  <w:marRight w:val="0"/>
                  <w:marTop w:val="0"/>
                  <w:marBottom w:val="0"/>
                  <w:divBdr>
                    <w:top w:val="none" w:sz="0" w:space="0" w:color="auto"/>
                    <w:left w:val="none" w:sz="0" w:space="0" w:color="auto"/>
                    <w:bottom w:val="none" w:sz="0" w:space="0" w:color="auto"/>
                    <w:right w:val="none" w:sz="0" w:space="0" w:color="auto"/>
                  </w:divBdr>
                </w:div>
                <w:div w:id="1462721772">
                  <w:marLeft w:val="0"/>
                  <w:marRight w:val="0"/>
                  <w:marTop w:val="0"/>
                  <w:marBottom w:val="0"/>
                  <w:divBdr>
                    <w:top w:val="none" w:sz="0" w:space="0" w:color="auto"/>
                    <w:left w:val="none" w:sz="0" w:space="0" w:color="auto"/>
                    <w:bottom w:val="none" w:sz="0" w:space="0" w:color="auto"/>
                    <w:right w:val="none" w:sz="0" w:space="0" w:color="auto"/>
                  </w:divBdr>
                </w:div>
                <w:div w:id="1476722892">
                  <w:marLeft w:val="0"/>
                  <w:marRight w:val="0"/>
                  <w:marTop w:val="0"/>
                  <w:marBottom w:val="0"/>
                  <w:divBdr>
                    <w:top w:val="none" w:sz="0" w:space="0" w:color="auto"/>
                    <w:left w:val="none" w:sz="0" w:space="0" w:color="auto"/>
                    <w:bottom w:val="none" w:sz="0" w:space="0" w:color="auto"/>
                    <w:right w:val="none" w:sz="0" w:space="0" w:color="auto"/>
                  </w:divBdr>
                </w:div>
                <w:div w:id="1478061323">
                  <w:marLeft w:val="0"/>
                  <w:marRight w:val="0"/>
                  <w:marTop w:val="0"/>
                  <w:marBottom w:val="0"/>
                  <w:divBdr>
                    <w:top w:val="none" w:sz="0" w:space="0" w:color="auto"/>
                    <w:left w:val="none" w:sz="0" w:space="0" w:color="auto"/>
                    <w:bottom w:val="none" w:sz="0" w:space="0" w:color="auto"/>
                    <w:right w:val="none" w:sz="0" w:space="0" w:color="auto"/>
                  </w:divBdr>
                </w:div>
                <w:div w:id="1478380248">
                  <w:marLeft w:val="0"/>
                  <w:marRight w:val="0"/>
                  <w:marTop w:val="0"/>
                  <w:marBottom w:val="0"/>
                  <w:divBdr>
                    <w:top w:val="none" w:sz="0" w:space="0" w:color="auto"/>
                    <w:left w:val="none" w:sz="0" w:space="0" w:color="auto"/>
                    <w:bottom w:val="none" w:sz="0" w:space="0" w:color="auto"/>
                    <w:right w:val="none" w:sz="0" w:space="0" w:color="auto"/>
                  </w:divBdr>
                </w:div>
                <w:div w:id="1485009072">
                  <w:marLeft w:val="0"/>
                  <w:marRight w:val="0"/>
                  <w:marTop w:val="0"/>
                  <w:marBottom w:val="0"/>
                  <w:divBdr>
                    <w:top w:val="none" w:sz="0" w:space="0" w:color="auto"/>
                    <w:left w:val="none" w:sz="0" w:space="0" w:color="auto"/>
                    <w:bottom w:val="none" w:sz="0" w:space="0" w:color="auto"/>
                    <w:right w:val="none" w:sz="0" w:space="0" w:color="auto"/>
                  </w:divBdr>
                </w:div>
                <w:div w:id="1500848174">
                  <w:marLeft w:val="0"/>
                  <w:marRight w:val="0"/>
                  <w:marTop w:val="0"/>
                  <w:marBottom w:val="0"/>
                  <w:divBdr>
                    <w:top w:val="none" w:sz="0" w:space="0" w:color="auto"/>
                    <w:left w:val="none" w:sz="0" w:space="0" w:color="auto"/>
                    <w:bottom w:val="none" w:sz="0" w:space="0" w:color="auto"/>
                    <w:right w:val="none" w:sz="0" w:space="0" w:color="auto"/>
                  </w:divBdr>
                </w:div>
                <w:div w:id="1502889944">
                  <w:marLeft w:val="0"/>
                  <w:marRight w:val="0"/>
                  <w:marTop w:val="0"/>
                  <w:marBottom w:val="0"/>
                  <w:divBdr>
                    <w:top w:val="none" w:sz="0" w:space="0" w:color="auto"/>
                    <w:left w:val="none" w:sz="0" w:space="0" w:color="auto"/>
                    <w:bottom w:val="none" w:sz="0" w:space="0" w:color="auto"/>
                    <w:right w:val="none" w:sz="0" w:space="0" w:color="auto"/>
                  </w:divBdr>
                </w:div>
                <w:div w:id="1518930654">
                  <w:marLeft w:val="0"/>
                  <w:marRight w:val="0"/>
                  <w:marTop w:val="0"/>
                  <w:marBottom w:val="0"/>
                  <w:divBdr>
                    <w:top w:val="none" w:sz="0" w:space="0" w:color="auto"/>
                    <w:left w:val="none" w:sz="0" w:space="0" w:color="auto"/>
                    <w:bottom w:val="none" w:sz="0" w:space="0" w:color="auto"/>
                    <w:right w:val="none" w:sz="0" w:space="0" w:color="auto"/>
                  </w:divBdr>
                </w:div>
                <w:div w:id="1519156059">
                  <w:marLeft w:val="0"/>
                  <w:marRight w:val="0"/>
                  <w:marTop w:val="0"/>
                  <w:marBottom w:val="0"/>
                  <w:divBdr>
                    <w:top w:val="none" w:sz="0" w:space="0" w:color="auto"/>
                    <w:left w:val="none" w:sz="0" w:space="0" w:color="auto"/>
                    <w:bottom w:val="none" w:sz="0" w:space="0" w:color="auto"/>
                    <w:right w:val="none" w:sz="0" w:space="0" w:color="auto"/>
                  </w:divBdr>
                </w:div>
                <w:div w:id="1523282530">
                  <w:marLeft w:val="0"/>
                  <w:marRight w:val="0"/>
                  <w:marTop w:val="0"/>
                  <w:marBottom w:val="0"/>
                  <w:divBdr>
                    <w:top w:val="none" w:sz="0" w:space="0" w:color="auto"/>
                    <w:left w:val="none" w:sz="0" w:space="0" w:color="auto"/>
                    <w:bottom w:val="none" w:sz="0" w:space="0" w:color="auto"/>
                    <w:right w:val="none" w:sz="0" w:space="0" w:color="auto"/>
                  </w:divBdr>
                </w:div>
                <w:div w:id="1526211236">
                  <w:marLeft w:val="0"/>
                  <w:marRight w:val="0"/>
                  <w:marTop w:val="0"/>
                  <w:marBottom w:val="0"/>
                  <w:divBdr>
                    <w:top w:val="none" w:sz="0" w:space="0" w:color="auto"/>
                    <w:left w:val="none" w:sz="0" w:space="0" w:color="auto"/>
                    <w:bottom w:val="none" w:sz="0" w:space="0" w:color="auto"/>
                    <w:right w:val="none" w:sz="0" w:space="0" w:color="auto"/>
                  </w:divBdr>
                </w:div>
                <w:div w:id="1526482289">
                  <w:marLeft w:val="0"/>
                  <w:marRight w:val="0"/>
                  <w:marTop w:val="0"/>
                  <w:marBottom w:val="0"/>
                  <w:divBdr>
                    <w:top w:val="none" w:sz="0" w:space="0" w:color="auto"/>
                    <w:left w:val="none" w:sz="0" w:space="0" w:color="auto"/>
                    <w:bottom w:val="none" w:sz="0" w:space="0" w:color="auto"/>
                    <w:right w:val="none" w:sz="0" w:space="0" w:color="auto"/>
                  </w:divBdr>
                </w:div>
                <w:div w:id="1529175760">
                  <w:marLeft w:val="0"/>
                  <w:marRight w:val="0"/>
                  <w:marTop w:val="0"/>
                  <w:marBottom w:val="0"/>
                  <w:divBdr>
                    <w:top w:val="none" w:sz="0" w:space="0" w:color="auto"/>
                    <w:left w:val="none" w:sz="0" w:space="0" w:color="auto"/>
                    <w:bottom w:val="none" w:sz="0" w:space="0" w:color="auto"/>
                    <w:right w:val="none" w:sz="0" w:space="0" w:color="auto"/>
                  </w:divBdr>
                </w:div>
                <w:div w:id="1532842269">
                  <w:marLeft w:val="0"/>
                  <w:marRight w:val="0"/>
                  <w:marTop w:val="0"/>
                  <w:marBottom w:val="0"/>
                  <w:divBdr>
                    <w:top w:val="none" w:sz="0" w:space="0" w:color="auto"/>
                    <w:left w:val="none" w:sz="0" w:space="0" w:color="auto"/>
                    <w:bottom w:val="none" w:sz="0" w:space="0" w:color="auto"/>
                    <w:right w:val="none" w:sz="0" w:space="0" w:color="auto"/>
                  </w:divBdr>
                </w:div>
                <w:div w:id="1545410597">
                  <w:marLeft w:val="0"/>
                  <w:marRight w:val="0"/>
                  <w:marTop w:val="0"/>
                  <w:marBottom w:val="0"/>
                  <w:divBdr>
                    <w:top w:val="none" w:sz="0" w:space="0" w:color="auto"/>
                    <w:left w:val="none" w:sz="0" w:space="0" w:color="auto"/>
                    <w:bottom w:val="none" w:sz="0" w:space="0" w:color="auto"/>
                    <w:right w:val="none" w:sz="0" w:space="0" w:color="auto"/>
                  </w:divBdr>
                </w:div>
                <w:div w:id="1546409855">
                  <w:marLeft w:val="0"/>
                  <w:marRight w:val="0"/>
                  <w:marTop w:val="0"/>
                  <w:marBottom w:val="0"/>
                  <w:divBdr>
                    <w:top w:val="none" w:sz="0" w:space="0" w:color="auto"/>
                    <w:left w:val="none" w:sz="0" w:space="0" w:color="auto"/>
                    <w:bottom w:val="none" w:sz="0" w:space="0" w:color="auto"/>
                    <w:right w:val="none" w:sz="0" w:space="0" w:color="auto"/>
                  </w:divBdr>
                </w:div>
                <w:div w:id="1557353154">
                  <w:marLeft w:val="0"/>
                  <w:marRight w:val="0"/>
                  <w:marTop w:val="0"/>
                  <w:marBottom w:val="0"/>
                  <w:divBdr>
                    <w:top w:val="none" w:sz="0" w:space="0" w:color="auto"/>
                    <w:left w:val="none" w:sz="0" w:space="0" w:color="auto"/>
                    <w:bottom w:val="none" w:sz="0" w:space="0" w:color="auto"/>
                    <w:right w:val="none" w:sz="0" w:space="0" w:color="auto"/>
                  </w:divBdr>
                </w:div>
                <w:div w:id="1571621057">
                  <w:marLeft w:val="0"/>
                  <w:marRight w:val="0"/>
                  <w:marTop w:val="0"/>
                  <w:marBottom w:val="0"/>
                  <w:divBdr>
                    <w:top w:val="none" w:sz="0" w:space="0" w:color="auto"/>
                    <w:left w:val="none" w:sz="0" w:space="0" w:color="auto"/>
                    <w:bottom w:val="none" w:sz="0" w:space="0" w:color="auto"/>
                    <w:right w:val="none" w:sz="0" w:space="0" w:color="auto"/>
                  </w:divBdr>
                </w:div>
                <w:div w:id="1580939329">
                  <w:marLeft w:val="0"/>
                  <w:marRight w:val="0"/>
                  <w:marTop w:val="0"/>
                  <w:marBottom w:val="0"/>
                  <w:divBdr>
                    <w:top w:val="none" w:sz="0" w:space="0" w:color="auto"/>
                    <w:left w:val="none" w:sz="0" w:space="0" w:color="auto"/>
                    <w:bottom w:val="none" w:sz="0" w:space="0" w:color="auto"/>
                    <w:right w:val="none" w:sz="0" w:space="0" w:color="auto"/>
                  </w:divBdr>
                </w:div>
                <w:div w:id="1583022745">
                  <w:marLeft w:val="0"/>
                  <w:marRight w:val="0"/>
                  <w:marTop w:val="0"/>
                  <w:marBottom w:val="0"/>
                  <w:divBdr>
                    <w:top w:val="none" w:sz="0" w:space="0" w:color="auto"/>
                    <w:left w:val="none" w:sz="0" w:space="0" w:color="auto"/>
                    <w:bottom w:val="none" w:sz="0" w:space="0" w:color="auto"/>
                    <w:right w:val="none" w:sz="0" w:space="0" w:color="auto"/>
                  </w:divBdr>
                </w:div>
                <w:div w:id="1583837821">
                  <w:marLeft w:val="0"/>
                  <w:marRight w:val="0"/>
                  <w:marTop w:val="0"/>
                  <w:marBottom w:val="0"/>
                  <w:divBdr>
                    <w:top w:val="none" w:sz="0" w:space="0" w:color="auto"/>
                    <w:left w:val="none" w:sz="0" w:space="0" w:color="auto"/>
                    <w:bottom w:val="none" w:sz="0" w:space="0" w:color="auto"/>
                    <w:right w:val="none" w:sz="0" w:space="0" w:color="auto"/>
                  </w:divBdr>
                </w:div>
                <w:div w:id="1587111503">
                  <w:marLeft w:val="0"/>
                  <w:marRight w:val="0"/>
                  <w:marTop w:val="0"/>
                  <w:marBottom w:val="0"/>
                  <w:divBdr>
                    <w:top w:val="none" w:sz="0" w:space="0" w:color="auto"/>
                    <w:left w:val="none" w:sz="0" w:space="0" w:color="auto"/>
                    <w:bottom w:val="none" w:sz="0" w:space="0" w:color="auto"/>
                    <w:right w:val="none" w:sz="0" w:space="0" w:color="auto"/>
                  </w:divBdr>
                </w:div>
                <w:div w:id="1599948252">
                  <w:marLeft w:val="0"/>
                  <w:marRight w:val="0"/>
                  <w:marTop w:val="0"/>
                  <w:marBottom w:val="0"/>
                  <w:divBdr>
                    <w:top w:val="none" w:sz="0" w:space="0" w:color="auto"/>
                    <w:left w:val="none" w:sz="0" w:space="0" w:color="auto"/>
                    <w:bottom w:val="none" w:sz="0" w:space="0" w:color="auto"/>
                    <w:right w:val="none" w:sz="0" w:space="0" w:color="auto"/>
                  </w:divBdr>
                </w:div>
                <w:div w:id="1601182841">
                  <w:marLeft w:val="0"/>
                  <w:marRight w:val="0"/>
                  <w:marTop w:val="0"/>
                  <w:marBottom w:val="0"/>
                  <w:divBdr>
                    <w:top w:val="none" w:sz="0" w:space="0" w:color="auto"/>
                    <w:left w:val="none" w:sz="0" w:space="0" w:color="auto"/>
                    <w:bottom w:val="none" w:sz="0" w:space="0" w:color="auto"/>
                    <w:right w:val="none" w:sz="0" w:space="0" w:color="auto"/>
                  </w:divBdr>
                </w:div>
                <w:div w:id="1603338399">
                  <w:marLeft w:val="0"/>
                  <w:marRight w:val="0"/>
                  <w:marTop w:val="0"/>
                  <w:marBottom w:val="0"/>
                  <w:divBdr>
                    <w:top w:val="none" w:sz="0" w:space="0" w:color="auto"/>
                    <w:left w:val="none" w:sz="0" w:space="0" w:color="auto"/>
                    <w:bottom w:val="none" w:sz="0" w:space="0" w:color="auto"/>
                    <w:right w:val="none" w:sz="0" w:space="0" w:color="auto"/>
                  </w:divBdr>
                </w:div>
                <w:div w:id="1609120547">
                  <w:marLeft w:val="0"/>
                  <w:marRight w:val="0"/>
                  <w:marTop w:val="0"/>
                  <w:marBottom w:val="0"/>
                  <w:divBdr>
                    <w:top w:val="none" w:sz="0" w:space="0" w:color="auto"/>
                    <w:left w:val="none" w:sz="0" w:space="0" w:color="auto"/>
                    <w:bottom w:val="none" w:sz="0" w:space="0" w:color="auto"/>
                    <w:right w:val="none" w:sz="0" w:space="0" w:color="auto"/>
                  </w:divBdr>
                </w:div>
                <w:div w:id="1610812469">
                  <w:marLeft w:val="0"/>
                  <w:marRight w:val="0"/>
                  <w:marTop w:val="0"/>
                  <w:marBottom w:val="0"/>
                  <w:divBdr>
                    <w:top w:val="none" w:sz="0" w:space="0" w:color="auto"/>
                    <w:left w:val="none" w:sz="0" w:space="0" w:color="auto"/>
                    <w:bottom w:val="none" w:sz="0" w:space="0" w:color="auto"/>
                    <w:right w:val="none" w:sz="0" w:space="0" w:color="auto"/>
                  </w:divBdr>
                </w:div>
                <w:div w:id="1615289762">
                  <w:marLeft w:val="0"/>
                  <w:marRight w:val="0"/>
                  <w:marTop w:val="0"/>
                  <w:marBottom w:val="0"/>
                  <w:divBdr>
                    <w:top w:val="none" w:sz="0" w:space="0" w:color="auto"/>
                    <w:left w:val="none" w:sz="0" w:space="0" w:color="auto"/>
                    <w:bottom w:val="none" w:sz="0" w:space="0" w:color="auto"/>
                    <w:right w:val="none" w:sz="0" w:space="0" w:color="auto"/>
                  </w:divBdr>
                </w:div>
                <w:div w:id="1620650219">
                  <w:marLeft w:val="0"/>
                  <w:marRight w:val="0"/>
                  <w:marTop w:val="0"/>
                  <w:marBottom w:val="0"/>
                  <w:divBdr>
                    <w:top w:val="none" w:sz="0" w:space="0" w:color="auto"/>
                    <w:left w:val="none" w:sz="0" w:space="0" w:color="auto"/>
                    <w:bottom w:val="none" w:sz="0" w:space="0" w:color="auto"/>
                    <w:right w:val="none" w:sz="0" w:space="0" w:color="auto"/>
                  </w:divBdr>
                </w:div>
                <w:div w:id="1631476748">
                  <w:marLeft w:val="0"/>
                  <w:marRight w:val="0"/>
                  <w:marTop w:val="0"/>
                  <w:marBottom w:val="0"/>
                  <w:divBdr>
                    <w:top w:val="none" w:sz="0" w:space="0" w:color="auto"/>
                    <w:left w:val="none" w:sz="0" w:space="0" w:color="auto"/>
                    <w:bottom w:val="none" w:sz="0" w:space="0" w:color="auto"/>
                    <w:right w:val="none" w:sz="0" w:space="0" w:color="auto"/>
                  </w:divBdr>
                </w:div>
                <w:div w:id="1632906009">
                  <w:marLeft w:val="0"/>
                  <w:marRight w:val="0"/>
                  <w:marTop w:val="0"/>
                  <w:marBottom w:val="0"/>
                  <w:divBdr>
                    <w:top w:val="none" w:sz="0" w:space="0" w:color="auto"/>
                    <w:left w:val="none" w:sz="0" w:space="0" w:color="auto"/>
                    <w:bottom w:val="none" w:sz="0" w:space="0" w:color="auto"/>
                    <w:right w:val="none" w:sz="0" w:space="0" w:color="auto"/>
                  </w:divBdr>
                </w:div>
                <w:div w:id="1637056153">
                  <w:marLeft w:val="0"/>
                  <w:marRight w:val="0"/>
                  <w:marTop w:val="0"/>
                  <w:marBottom w:val="0"/>
                  <w:divBdr>
                    <w:top w:val="none" w:sz="0" w:space="0" w:color="auto"/>
                    <w:left w:val="none" w:sz="0" w:space="0" w:color="auto"/>
                    <w:bottom w:val="none" w:sz="0" w:space="0" w:color="auto"/>
                    <w:right w:val="none" w:sz="0" w:space="0" w:color="auto"/>
                  </w:divBdr>
                </w:div>
                <w:div w:id="1659654864">
                  <w:marLeft w:val="0"/>
                  <w:marRight w:val="0"/>
                  <w:marTop w:val="0"/>
                  <w:marBottom w:val="0"/>
                  <w:divBdr>
                    <w:top w:val="none" w:sz="0" w:space="0" w:color="auto"/>
                    <w:left w:val="none" w:sz="0" w:space="0" w:color="auto"/>
                    <w:bottom w:val="none" w:sz="0" w:space="0" w:color="auto"/>
                    <w:right w:val="none" w:sz="0" w:space="0" w:color="auto"/>
                  </w:divBdr>
                </w:div>
                <w:div w:id="1669091704">
                  <w:marLeft w:val="0"/>
                  <w:marRight w:val="0"/>
                  <w:marTop w:val="0"/>
                  <w:marBottom w:val="0"/>
                  <w:divBdr>
                    <w:top w:val="none" w:sz="0" w:space="0" w:color="auto"/>
                    <w:left w:val="none" w:sz="0" w:space="0" w:color="auto"/>
                    <w:bottom w:val="none" w:sz="0" w:space="0" w:color="auto"/>
                    <w:right w:val="none" w:sz="0" w:space="0" w:color="auto"/>
                  </w:divBdr>
                </w:div>
                <w:div w:id="1669483219">
                  <w:marLeft w:val="0"/>
                  <w:marRight w:val="0"/>
                  <w:marTop w:val="0"/>
                  <w:marBottom w:val="0"/>
                  <w:divBdr>
                    <w:top w:val="none" w:sz="0" w:space="0" w:color="auto"/>
                    <w:left w:val="none" w:sz="0" w:space="0" w:color="auto"/>
                    <w:bottom w:val="none" w:sz="0" w:space="0" w:color="auto"/>
                    <w:right w:val="none" w:sz="0" w:space="0" w:color="auto"/>
                  </w:divBdr>
                </w:div>
                <w:div w:id="1671256487">
                  <w:marLeft w:val="0"/>
                  <w:marRight w:val="0"/>
                  <w:marTop w:val="0"/>
                  <w:marBottom w:val="0"/>
                  <w:divBdr>
                    <w:top w:val="none" w:sz="0" w:space="0" w:color="auto"/>
                    <w:left w:val="none" w:sz="0" w:space="0" w:color="auto"/>
                    <w:bottom w:val="none" w:sz="0" w:space="0" w:color="auto"/>
                    <w:right w:val="none" w:sz="0" w:space="0" w:color="auto"/>
                  </w:divBdr>
                </w:div>
                <w:div w:id="1674799868">
                  <w:marLeft w:val="0"/>
                  <w:marRight w:val="0"/>
                  <w:marTop w:val="0"/>
                  <w:marBottom w:val="0"/>
                  <w:divBdr>
                    <w:top w:val="none" w:sz="0" w:space="0" w:color="auto"/>
                    <w:left w:val="none" w:sz="0" w:space="0" w:color="auto"/>
                    <w:bottom w:val="none" w:sz="0" w:space="0" w:color="auto"/>
                    <w:right w:val="none" w:sz="0" w:space="0" w:color="auto"/>
                  </w:divBdr>
                </w:div>
                <w:div w:id="1680423676">
                  <w:marLeft w:val="0"/>
                  <w:marRight w:val="0"/>
                  <w:marTop w:val="0"/>
                  <w:marBottom w:val="0"/>
                  <w:divBdr>
                    <w:top w:val="none" w:sz="0" w:space="0" w:color="auto"/>
                    <w:left w:val="none" w:sz="0" w:space="0" w:color="auto"/>
                    <w:bottom w:val="none" w:sz="0" w:space="0" w:color="auto"/>
                    <w:right w:val="none" w:sz="0" w:space="0" w:color="auto"/>
                  </w:divBdr>
                </w:div>
                <w:div w:id="1695643707">
                  <w:marLeft w:val="0"/>
                  <w:marRight w:val="0"/>
                  <w:marTop w:val="0"/>
                  <w:marBottom w:val="0"/>
                  <w:divBdr>
                    <w:top w:val="none" w:sz="0" w:space="0" w:color="auto"/>
                    <w:left w:val="none" w:sz="0" w:space="0" w:color="auto"/>
                    <w:bottom w:val="none" w:sz="0" w:space="0" w:color="auto"/>
                    <w:right w:val="none" w:sz="0" w:space="0" w:color="auto"/>
                  </w:divBdr>
                </w:div>
                <w:div w:id="1702243134">
                  <w:marLeft w:val="0"/>
                  <w:marRight w:val="0"/>
                  <w:marTop w:val="0"/>
                  <w:marBottom w:val="0"/>
                  <w:divBdr>
                    <w:top w:val="none" w:sz="0" w:space="0" w:color="auto"/>
                    <w:left w:val="none" w:sz="0" w:space="0" w:color="auto"/>
                    <w:bottom w:val="none" w:sz="0" w:space="0" w:color="auto"/>
                    <w:right w:val="none" w:sz="0" w:space="0" w:color="auto"/>
                  </w:divBdr>
                </w:div>
                <w:div w:id="1704284569">
                  <w:marLeft w:val="0"/>
                  <w:marRight w:val="0"/>
                  <w:marTop w:val="0"/>
                  <w:marBottom w:val="0"/>
                  <w:divBdr>
                    <w:top w:val="none" w:sz="0" w:space="0" w:color="auto"/>
                    <w:left w:val="none" w:sz="0" w:space="0" w:color="auto"/>
                    <w:bottom w:val="none" w:sz="0" w:space="0" w:color="auto"/>
                    <w:right w:val="none" w:sz="0" w:space="0" w:color="auto"/>
                  </w:divBdr>
                </w:div>
                <w:div w:id="1714773395">
                  <w:marLeft w:val="0"/>
                  <w:marRight w:val="0"/>
                  <w:marTop w:val="0"/>
                  <w:marBottom w:val="0"/>
                  <w:divBdr>
                    <w:top w:val="none" w:sz="0" w:space="0" w:color="auto"/>
                    <w:left w:val="none" w:sz="0" w:space="0" w:color="auto"/>
                    <w:bottom w:val="none" w:sz="0" w:space="0" w:color="auto"/>
                    <w:right w:val="none" w:sz="0" w:space="0" w:color="auto"/>
                  </w:divBdr>
                </w:div>
                <w:div w:id="1719551531">
                  <w:marLeft w:val="0"/>
                  <w:marRight w:val="0"/>
                  <w:marTop w:val="0"/>
                  <w:marBottom w:val="0"/>
                  <w:divBdr>
                    <w:top w:val="none" w:sz="0" w:space="0" w:color="auto"/>
                    <w:left w:val="none" w:sz="0" w:space="0" w:color="auto"/>
                    <w:bottom w:val="none" w:sz="0" w:space="0" w:color="auto"/>
                    <w:right w:val="none" w:sz="0" w:space="0" w:color="auto"/>
                  </w:divBdr>
                </w:div>
                <w:div w:id="1732728308">
                  <w:marLeft w:val="0"/>
                  <w:marRight w:val="0"/>
                  <w:marTop w:val="0"/>
                  <w:marBottom w:val="0"/>
                  <w:divBdr>
                    <w:top w:val="none" w:sz="0" w:space="0" w:color="auto"/>
                    <w:left w:val="none" w:sz="0" w:space="0" w:color="auto"/>
                    <w:bottom w:val="none" w:sz="0" w:space="0" w:color="auto"/>
                    <w:right w:val="none" w:sz="0" w:space="0" w:color="auto"/>
                  </w:divBdr>
                </w:div>
                <w:div w:id="1748571322">
                  <w:marLeft w:val="0"/>
                  <w:marRight w:val="0"/>
                  <w:marTop w:val="0"/>
                  <w:marBottom w:val="0"/>
                  <w:divBdr>
                    <w:top w:val="none" w:sz="0" w:space="0" w:color="auto"/>
                    <w:left w:val="none" w:sz="0" w:space="0" w:color="auto"/>
                    <w:bottom w:val="none" w:sz="0" w:space="0" w:color="auto"/>
                    <w:right w:val="none" w:sz="0" w:space="0" w:color="auto"/>
                  </w:divBdr>
                </w:div>
                <w:div w:id="1754470763">
                  <w:marLeft w:val="0"/>
                  <w:marRight w:val="0"/>
                  <w:marTop w:val="0"/>
                  <w:marBottom w:val="0"/>
                  <w:divBdr>
                    <w:top w:val="none" w:sz="0" w:space="0" w:color="auto"/>
                    <w:left w:val="none" w:sz="0" w:space="0" w:color="auto"/>
                    <w:bottom w:val="none" w:sz="0" w:space="0" w:color="auto"/>
                    <w:right w:val="none" w:sz="0" w:space="0" w:color="auto"/>
                  </w:divBdr>
                </w:div>
                <w:div w:id="1769503273">
                  <w:marLeft w:val="0"/>
                  <w:marRight w:val="0"/>
                  <w:marTop w:val="0"/>
                  <w:marBottom w:val="0"/>
                  <w:divBdr>
                    <w:top w:val="none" w:sz="0" w:space="0" w:color="auto"/>
                    <w:left w:val="none" w:sz="0" w:space="0" w:color="auto"/>
                    <w:bottom w:val="none" w:sz="0" w:space="0" w:color="auto"/>
                    <w:right w:val="none" w:sz="0" w:space="0" w:color="auto"/>
                  </w:divBdr>
                </w:div>
                <w:div w:id="1777403509">
                  <w:marLeft w:val="0"/>
                  <w:marRight w:val="0"/>
                  <w:marTop w:val="0"/>
                  <w:marBottom w:val="0"/>
                  <w:divBdr>
                    <w:top w:val="none" w:sz="0" w:space="0" w:color="auto"/>
                    <w:left w:val="none" w:sz="0" w:space="0" w:color="auto"/>
                    <w:bottom w:val="none" w:sz="0" w:space="0" w:color="auto"/>
                    <w:right w:val="none" w:sz="0" w:space="0" w:color="auto"/>
                  </w:divBdr>
                </w:div>
                <w:div w:id="1779761382">
                  <w:marLeft w:val="0"/>
                  <w:marRight w:val="0"/>
                  <w:marTop w:val="0"/>
                  <w:marBottom w:val="0"/>
                  <w:divBdr>
                    <w:top w:val="none" w:sz="0" w:space="0" w:color="auto"/>
                    <w:left w:val="none" w:sz="0" w:space="0" w:color="auto"/>
                    <w:bottom w:val="none" w:sz="0" w:space="0" w:color="auto"/>
                    <w:right w:val="none" w:sz="0" w:space="0" w:color="auto"/>
                  </w:divBdr>
                </w:div>
                <w:div w:id="1782872477">
                  <w:marLeft w:val="0"/>
                  <w:marRight w:val="0"/>
                  <w:marTop w:val="0"/>
                  <w:marBottom w:val="0"/>
                  <w:divBdr>
                    <w:top w:val="none" w:sz="0" w:space="0" w:color="auto"/>
                    <w:left w:val="none" w:sz="0" w:space="0" w:color="auto"/>
                    <w:bottom w:val="none" w:sz="0" w:space="0" w:color="auto"/>
                    <w:right w:val="none" w:sz="0" w:space="0" w:color="auto"/>
                  </w:divBdr>
                </w:div>
                <w:div w:id="1790588987">
                  <w:marLeft w:val="0"/>
                  <w:marRight w:val="0"/>
                  <w:marTop w:val="0"/>
                  <w:marBottom w:val="0"/>
                  <w:divBdr>
                    <w:top w:val="none" w:sz="0" w:space="0" w:color="auto"/>
                    <w:left w:val="none" w:sz="0" w:space="0" w:color="auto"/>
                    <w:bottom w:val="none" w:sz="0" w:space="0" w:color="auto"/>
                    <w:right w:val="none" w:sz="0" w:space="0" w:color="auto"/>
                  </w:divBdr>
                </w:div>
                <w:div w:id="1791239159">
                  <w:marLeft w:val="0"/>
                  <w:marRight w:val="0"/>
                  <w:marTop w:val="0"/>
                  <w:marBottom w:val="0"/>
                  <w:divBdr>
                    <w:top w:val="none" w:sz="0" w:space="0" w:color="auto"/>
                    <w:left w:val="none" w:sz="0" w:space="0" w:color="auto"/>
                    <w:bottom w:val="none" w:sz="0" w:space="0" w:color="auto"/>
                    <w:right w:val="none" w:sz="0" w:space="0" w:color="auto"/>
                  </w:divBdr>
                </w:div>
                <w:div w:id="1791628798">
                  <w:marLeft w:val="0"/>
                  <w:marRight w:val="0"/>
                  <w:marTop w:val="0"/>
                  <w:marBottom w:val="0"/>
                  <w:divBdr>
                    <w:top w:val="none" w:sz="0" w:space="0" w:color="auto"/>
                    <w:left w:val="none" w:sz="0" w:space="0" w:color="auto"/>
                    <w:bottom w:val="none" w:sz="0" w:space="0" w:color="auto"/>
                    <w:right w:val="none" w:sz="0" w:space="0" w:color="auto"/>
                  </w:divBdr>
                </w:div>
                <w:div w:id="1792825178">
                  <w:marLeft w:val="0"/>
                  <w:marRight w:val="0"/>
                  <w:marTop w:val="0"/>
                  <w:marBottom w:val="0"/>
                  <w:divBdr>
                    <w:top w:val="none" w:sz="0" w:space="0" w:color="auto"/>
                    <w:left w:val="none" w:sz="0" w:space="0" w:color="auto"/>
                    <w:bottom w:val="none" w:sz="0" w:space="0" w:color="auto"/>
                    <w:right w:val="none" w:sz="0" w:space="0" w:color="auto"/>
                  </w:divBdr>
                </w:div>
                <w:div w:id="1803617956">
                  <w:marLeft w:val="0"/>
                  <w:marRight w:val="0"/>
                  <w:marTop w:val="0"/>
                  <w:marBottom w:val="0"/>
                  <w:divBdr>
                    <w:top w:val="none" w:sz="0" w:space="0" w:color="auto"/>
                    <w:left w:val="none" w:sz="0" w:space="0" w:color="auto"/>
                    <w:bottom w:val="none" w:sz="0" w:space="0" w:color="auto"/>
                    <w:right w:val="none" w:sz="0" w:space="0" w:color="auto"/>
                  </w:divBdr>
                </w:div>
                <w:div w:id="1807776303">
                  <w:marLeft w:val="0"/>
                  <w:marRight w:val="0"/>
                  <w:marTop w:val="0"/>
                  <w:marBottom w:val="0"/>
                  <w:divBdr>
                    <w:top w:val="none" w:sz="0" w:space="0" w:color="auto"/>
                    <w:left w:val="none" w:sz="0" w:space="0" w:color="auto"/>
                    <w:bottom w:val="none" w:sz="0" w:space="0" w:color="auto"/>
                    <w:right w:val="none" w:sz="0" w:space="0" w:color="auto"/>
                  </w:divBdr>
                </w:div>
                <w:div w:id="1808159777">
                  <w:marLeft w:val="0"/>
                  <w:marRight w:val="0"/>
                  <w:marTop w:val="0"/>
                  <w:marBottom w:val="0"/>
                  <w:divBdr>
                    <w:top w:val="none" w:sz="0" w:space="0" w:color="auto"/>
                    <w:left w:val="none" w:sz="0" w:space="0" w:color="auto"/>
                    <w:bottom w:val="none" w:sz="0" w:space="0" w:color="auto"/>
                    <w:right w:val="none" w:sz="0" w:space="0" w:color="auto"/>
                  </w:divBdr>
                </w:div>
                <w:div w:id="1810123001">
                  <w:marLeft w:val="0"/>
                  <w:marRight w:val="0"/>
                  <w:marTop w:val="0"/>
                  <w:marBottom w:val="0"/>
                  <w:divBdr>
                    <w:top w:val="none" w:sz="0" w:space="0" w:color="auto"/>
                    <w:left w:val="none" w:sz="0" w:space="0" w:color="auto"/>
                    <w:bottom w:val="none" w:sz="0" w:space="0" w:color="auto"/>
                    <w:right w:val="none" w:sz="0" w:space="0" w:color="auto"/>
                  </w:divBdr>
                </w:div>
                <w:div w:id="1813016798">
                  <w:marLeft w:val="0"/>
                  <w:marRight w:val="0"/>
                  <w:marTop w:val="0"/>
                  <w:marBottom w:val="0"/>
                  <w:divBdr>
                    <w:top w:val="none" w:sz="0" w:space="0" w:color="auto"/>
                    <w:left w:val="none" w:sz="0" w:space="0" w:color="auto"/>
                    <w:bottom w:val="none" w:sz="0" w:space="0" w:color="auto"/>
                    <w:right w:val="none" w:sz="0" w:space="0" w:color="auto"/>
                  </w:divBdr>
                </w:div>
                <w:div w:id="1814444797">
                  <w:marLeft w:val="0"/>
                  <w:marRight w:val="0"/>
                  <w:marTop w:val="0"/>
                  <w:marBottom w:val="0"/>
                  <w:divBdr>
                    <w:top w:val="none" w:sz="0" w:space="0" w:color="auto"/>
                    <w:left w:val="none" w:sz="0" w:space="0" w:color="auto"/>
                    <w:bottom w:val="none" w:sz="0" w:space="0" w:color="auto"/>
                    <w:right w:val="none" w:sz="0" w:space="0" w:color="auto"/>
                  </w:divBdr>
                </w:div>
                <w:div w:id="1822574277">
                  <w:marLeft w:val="0"/>
                  <w:marRight w:val="0"/>
                  <w:marTop w:val="0"/>
                  <w:marBottom w:val="0"/>
                  <w:divBdr>
                    <w:top w:val="none" w:sz="0" w:space="0" w:color="auto"/>
                    <w:left w:val="none" w:sz="0" w:space="0" w:color="auto"/>
                    <w:bottom w:val="none" w:sz="0" w:space="0" w:color="auto"/>
                    <w:right w:val="none" w:sz="0" w:space="0" w:color="auto"/>
                  </w:divBdr>
                </w:div>
                <w:div w:id="1837652891">
                  <w:marLeft w:val="0"/>
                  <w:marRight w:val="0"/>
                  <w:marTop w:val="0"/>
                  <w:marBottom w:val="0"/>
                  <w:divBdr>
                    <w:top w:val="none" w:sz="0" w:space="0" w:color="auto"/>
                    <w:left w:val="none" w:sz="0" w:space="0" w:color="auto"/>
                    <w:bottom w:val="none" w:sz="0" w:space="0" w:color="auto"/>
                    <w:right w:val="none" w:sz="0" w:space="0" w:color="auto"/>
                  </w:divBdr>
                </w:div>
                <w:div w:id="1856994221">
                  <w:marLeft w:val="0"/>
                  <w:marRight w:val="0"/>
                  <w:marTop w:val="0"/>
                  <w:marBottom w:val="0"/>
                  <w:divBdr>
                    <w:top w:val="none" w:sz="0" w:space="0" w:color="auto"/>
                    <w:left w:val="none" w:sz="0" w:space="0" w:color="auto"/>
                    <w:bottom w:val="none" w:sz="0" w:space="0" w:color="auto"/>
                    <w:right w:val="none" w:sz="0" w:space="0" w:color="auto"/>
                  </w:divBdr>
                </w:div>
                <w:div w:id="1861434012">
                  <w:marLeft w:val="0"/>
                  <w:marRight w:val="0"/>
                  <w:marTop w:val="0"/>
                  <w:marBottom w:val="0"/>
                  <w:divBdr>
                    <w:top w:val="none" w:sz="0" w:space="0" w:color="auto"/>
                    <w:left w:val="none" w:sz="0" w:space="0" w:color="auto"/>
                    <w:bottom w:val="none" w:sz="0" w:space="0" w:color="auto"/>
                    <w:right w:val="none" w:sz="0" w:space="0" w:color="auto"/>
                  </w:divBdr>
                </w:div>
                <w:div w:id="1863324359">
                  <w:marLeft w:val="0"/>
                  <w:marRight w:val="0"/>
                  <w:marTop w:val="0"/>
                  <w:marBottom w:val="0"/>
                  <w:divBdr>
                    <w:top w:val="none" w:sz="0" w:space="0" w:color="auto"/>
                    <w:left w:val="none" w:sz="0" w:space="0" w:color="auto"/>
                    <w:bottom w:val="none" w:sz="0" w:space="0" w:color="auto"/>
                    <w:right w:val="none" w:sz="0" w:space="0" w:color="auto"/>
                  </w:divBdr>
                </w:div>
                <w:div w:id="1869291163">
                  <w:marLeft w:val="0"/>
                  <w:marRight w:val="0"/>
                  <w:marTop w:val="0"/>
                  <w:marBottom w:val="0"/>
                  <w:divBdr>
                    <w:top w:val="none" w:sz="0" w:space="0" w:color="auto"/>
                    <w:left w:val="none" w:sz="0" w:space="0" w:color="auto"/>
                    <w:bottom w:val="none" w:sz="0" w:space="0" w:color="auto"/>
                    <w:right w:val="none" w:sz="0" w:space="0" w:color="auto"/>
                  </w:divBdr>
                </w:div>
                <w:div w:id="1889994488">
                  <w:marLeft w:val="0"/>
                  <w:marRight w:val="0"/>
                  <w:marTop w:val="0"/>
                  <w:marBottom w:val="0"/>
                  <w:divBdr>
                    <w:top w:val="none" w:sz="0" w:space="0" w:color="auto"/>
                    <w:left w:val="none" w:sz="0" w:space="0" w:color="auto"/>
                    <w:bottom w:val="none" w:sz="0" w:space="0" w:color="auto"/>
                    <w:right w:val="none" w:sz="0" w:space="0" w:color="auto"/>
                  </w:divBdr>
                </w:div>
                <w:div w:id="1915309999">
                  <w:marLeft w:val="0"/>
                  <w:marRight w:val="0"/>
                  <w:marTop w:val="0"/>
                  <w:marBottom w:val="0"/>
                  <w:divBdr>
                    <w:top w:val="none" w:sz="0" w:space="0" w:color="auto"/>
                    <w:left w:val="none" w:sz="0" w:space="0" w:color="auto"/>
                    <w:bottom w:val="none" w:sz="0" w:space="0" w:color="auto"/>
                    <w:right w:val="none" w:sz="0" w:space="0" w:color="auto"/>
                  </w:divBdr>
                </w:div>
                <w:div w:id="1918857071">
                  <w:marLeft w:val="0"/>
                  <w:marRight w:val="0"/>
                  <w:marTop w:val="0"/>
                  <w:marBottom w:val="0"/>
                  <w:divBdr>
                    <w:top w:val="none" w:sz="0" w:space="0" w:color="auto"/>
                    <w:left w:val="none" w:sz="0" w:space="0" w:color="auto"/>
                    <w:bottom w:val="none" w:sz="0" w:space="0" w:color="auto"/>
                    <w:right w:val="none" w:sz="0" w:space="0" w:color="auto"/>
                  </w:divBdr>
                </w:div>
                <w:div w:id="1919249911">
                  <w:marLeft w:val="0"/>
                  <w:marRight w:val="0"/>
                  <w:marTop w:val="0"/>
                  <w:marBottom w:val="0"/>
                  <w:divBdr>
                    <w:top w:val="none" w:sz="0" w:space="0" w:color="auto"/>
                    <w:left w:val="none" w:sz="0" w:space="0" w:color="auto"/>
                    <w:bottom w:val="none" w:sz="0" w:space="0" w:color="auto"/>
                    <w:right w:val="none" w:sz="0" w:space="0" w:color="auto"/>
                  </w:divBdr>
                </w:div>
                <w:div w:id="1923760198">
                  <w:marLeft w:val="0"/>
                  <w:marRight w:val="0"/>
                  <w:marTop w:val="0"/>
                  <w:marBottom w:val="0"/>
                  <w:divBdr>
                    <w:top w:val="none" w:sz="0" w:space="0" w:color="auto"/>
                    <w:left w:val="none" w:sz="0" w:space="0" w:color="auto"/>
                    <w:bottom w:val="none" w:sz="0" w:space="0" w:color="auto"/>
                    <w:right w:val="none" w:sz="0" w:space="0" w:color="auto"/>
                  </w:divBdr>
                </w:div>
                <w:div w:id="1925800877">
                  <w:marLeft w:val="0"/>
                  <w:marRight w:val="0"/>
                  <w:marTop w:val="0"/>
                  <w:marBottom w:val="0"/>
                  <w:divBdr>
                    <w:top w:val="none" w:sz="0" w:space="0" w:color="auto"/>
                    <w:left w:val="none" w:sz="0" w:space="0" w:color="auto"/>
                    <w:bottom w:val="none" w:sz="0" w:space="0" w:color="auto"/>
                    <w:right w:val="none" w:sz="0" w:space="0" w:color="auto"/>
                  </w:divBdr>
                </w:div>
                <w:div w:id="1928148416">
                  <w:marLeft w:val="0"/>
                  <w:marRight w:val="0"/>
                  <w:marTop w:val="0"/>
                  <w:marBottom w:val="0"/>
                  <w:divBdr>
                    <w:top w:val="none" w:sz="0" w:space="0" w:color="auto"/>
                    <w:left w:val="none" w:sz="0" w:space="0" w:color="auto"/>
                    <w:bottom w:val="none" w:sz="0" w:space="0" w:color="auto"/>
                    <w:right w:val="none" w:sz="0" w:space="0" w:color="auto"/>
                  </w:divBdr>
                </w:div>
                <w:div w:id="1933589408">
                  <w:marLeft w:val="0"/>
                  <w:marRight w:val="0"/>
                  <w:marTop w:val="0"/>
                  <w:marBottom w:val="0"/>
                  <w:divBdr>
                    <w:top w:val="none" w:sz="0" w:space="0" w:color="auto"/>
                    <w:left w:val="none" w:sz="0" w:space="0" w:color="auto"/>
                    <w:bottom w:val="none" w:sz="0" w:space="0" w:color="auto"/>
                    <w:right w:val="none" w:sz="0" w:space="0" w:color="auto"/>
                  </w:divBdr>
                </w:div>
                <w:div w:id="1934317012">
                  <w:marLeft w:val="0"/>
                  <w:marRight w:val="0"/>
                  <w:marTop w:val="0"/>
                  <w:marBottom w:val="0"/>
                  <w:divBdr>
                    <w:top w:val="none" w:sz="0" w:space="0" w:color="auto"/>
                    <w:left w:val="none" w:sz="0" w:space="0" w:color="auto"/>
                    <w:bottom w:val="none" w:sz="0" w:space="0" w:color="auto"/>
                    <w:right w:val="none" w:sz="0" w:space="0" w:color="auto"/>
                  </w:divBdr>
                </w:div>
                <w:div w:id="1947500203">
                  <w:marLeft w:val="0"/>
                  <w:marRight w:val="0"/>
                  <w:marTop w:val="0"/>
                  <w:marBottom w:val="0"/>
                  <w:divBdr>
                    <w:top w:val="none" w:sz="0" w:space="0" w:color="auto"/>
                    <w:left w:val="none" w:sz="0" w:space="0" w:color="auto"/>
                    <w:bottom w:val="none" w:sz="0" w:space="0" w:color="auto"/>
                    <w:right w:val="none" w:sz="0" w:space="0" w:color="auto"/>
                  </w:divBdr>
                </w:div>
                <w:div w:id="1952398769">
                  <w:marLeft w:val="0"/>
                  <w:marRight w:val="0"/>
                  <w:marTop w:val="0"/>
                  <w:marBottom w:val="0"/>
                  <w:divBdr>
                    <w:top w:val="none" w:sz="0" w:space="0" w:color="auto"/>
                    <w:left w:val="none" w:sz="0" w:space="0" w:color="auto"/>
                    <w:bottom w:val="none" w:sz="0" w:space="0" w:color="auto"/>
                    <w:right w:val="none" w:sz="0" w:space="0" w:color="auto"/>
                  </w:divBdr>
                </w:div>
                <w:div w:id="1965765313">
                  <w:marLeft w:val="0"/>
                  <w:marRight w:val="0"/>
                  <w:marTop w:val="0"/>
                  <w:marBottom w:val="0"/>
                  <w:divBdr>
                    <w:top w:val="none" w:sz="0" w:space="0" w:color="auto"/>
                    <w:left w:val="none" w:sz="0" w:space="0" w:color="auto"/>
                    <w:bottom w:val="none" w:sz="0" w:space="0" w:color="auto"/>
                    <w:right w:val="none" w:sz="0" w:space="0" w:color="auto"/>
                  </w:divBdr>
                </w:div>
                <w:div w:id="1970014447">
                  <w:marLeft w:val="0"/>
                  <w:marRight w:val="0"/>
                  <w:marTop w:val="0"/>
                  <w:marBottom w:val="0"/>
                  <w:divBdr>
                    <w:top w:val="none" w:sz="0" w:space="0" w:color="auto"/>
                    <w:left w:val="none" w:sz="0" w:space="0" w:color="auto"/>
                    <w:bottom w:val="none" w:sz="0" w:space="0" w:color="auto"/>
                    <w:right w:val="none" w:sz="0" w:space="0" w:color="auto"/>
                  </w:divBdr>
                </w:div>
                <w:div w:id="1975329021">
                  <w:marLeft w:val="0"/>
                  <w:marRight w:val="0"/>
                  <w:marTop w:val="0"/>
                  <w:marBottom w:val="0"/>
                  <w:divBdr>
                    <w:top w:val="none" w:sz="0" w:space="0" w:color="auto"/>
                    <w:left w:val="none" w:sz="0" w:space="0" w:color="auto"/>
                    <w:bottom w:val="none" w:sz="0" w:space="0" w:color="auto"/>
                    <w:right w:val="none" w:sz="0" w:space="0" w:color="auto"/>
                  </w:divBdr>
                </w:div>
                <w:div w:id="1986665204">
                  <w:marLeft w:val="0"/>
                  <w:marRight w:val="0"/>
                  <w:marTop w:val="0"/>
                  <w:marBottom w:val="0"/>
                  <w:divBdr>
                    <w:top w:val="none" w:sz="0" w:space="0" w:color="auto"/>
                    <w:left w:val="none" w:sz="0" w:space="0" w:color="auto"/>
                    <w:bottom w:val="none" w:sz="0" w:space="0" w:color="auto"/>
                    <w:right w:val="none" w:sz="0" w:space="0" w:color="auto"/>
                  </w:divBdr>
                </w:div>
                <w:div w:id="1987388707">
                  <w:marLeft w:val="0"/>
                  <w:marRight w:val="0"/>
                  <w:marTop w:val="0"/>
                  <w:marBottom w:val="0"/>
                  <w:divBdr>
                    <w:top w:val="none" w:sz="0" w:space="0" w:color="auto"/>
                    <w:left w:val="none" w:sz="0" w:space="0" w:color="auto"/>
                    <w:bottom w:val="none" w:sz="0" w:space="0" w:color="auto"/>
                    <w:right w:val="none" w:sz="0" w:space="0" w:color="auto"/>
                  </w:divBdr>
                </w:div>
                <w:div w:id="1993292794">
                  <w:marLeft w:val="0"/>
                  <w:marRight w:val="0"/>
                  <w:marTop w:val="0"/>
                  <w:marBottom w:val="0"/>
                  <w:divBdr>
                    <w:top w:val="none" w:sz="0" w:space="0" w:color="auto"/>
                    <w:left w:val="none" w:sz="0" w:space="0" w:color="auto"/>
                    <w:bottom w:val="none" w:sz="0" w:space="0" w:color="auto"/>
                    <w:right w:val="none" w:sz="0" w:space="0" w:color="auto"/>
                  </w:divBdr>
                </w:div>
                <w:div w:id="1993560827">
                  <w:marLeft w:val="0"/>
                  <w:marRight w:val="0"/>
                  <w:marTop w:val="0"/>
                  <w:marBottom w:val="0"/>
                  <w:divBdr>
                    <w:top w:val="none" w:sz="0" w:space="0" w:color="auto"/>
                    <w:left w:val="none" w:sz="0" w:space="0" w:color="auto"/>
                    <w:bottom w:val="none" w:sz="0" w:space="0" w:color="auto"/>
                    <w:right w:val="none" w:sz="0" w:space="0" w:color="auto"/>
                  </w:divBdr>
                </w:div>
                <w:div w:id="2015642160">
                  <w:marLeft w:val="0"/>
                  <w:marRight w:val="0"/>
                  <w:marTop w:val="0"/>
                  <w:marBottom w:val="0"/>
                  <w:divBdr>
                    <w:top w:val="none" w:sz="0" w:space="0" w:color="auto"/>
                    <w:left w:val="none" w:sz="0" w:space="0" w:color="auto"/>
                    <w:bottom w:val="none" w:sz="0" w:space="0" w:color="auto"/>
                    <w:right w:val="none" w:sz="0" w:space="0" w:color="auto"/>
                  </w:divBdr>
                </w:div>
                <w:div w:id="2019968184">
                  <w:marLeft w:val="0"/>
                  <w:marRight w:val="0"/>
                  <w:marTop w:val="0"/>
                  <w:marBottom w:val="0"/>
                  <w:divBdr>
                    <w:top w:val="none" w:sz="0" w:space="0" w:color="auto"/>
                    <w:left w:val="none" w:sz="0" w:space="0" w:color="auto"/>
                    <w:bottom w:val="none" w:sz="0" w:space="0" w:color="auto"/>
                    <w:right w:val="none" w:sz="0" w:space="0" w:color="auto"/>
                  </w:divBdr>
                </w:div>
                <w:div w:id="2021201097">
                  <w:marLeft w:val="0"/>
                  <w:marRight w:val="0"/>
                  <w:marTop w:val="0"/>
                  <w:marBottom w:val="0"/>
                  <w:divBdr>
                    <w:top w:val="none" w:sz="0" w:space="0" w:color="auto"/>
                    <w:left w:val="none" w:sz="0" w:space="0" w:color="auto"/>
                    <w:bottom w:val="none" w:sz="0" w:space="0" w:color="auto"/>
                    <w:right w:val="none" w:sz="0" w:space="0" w:color="auto"/>
                  </w:divBdr>
                </w:div>
                <w:div w:id="2022468193">
                  <w:marLeft w:val="0"/>
                  <w:marRight w:val="0"/>
                  <w:marTop w:val="0"/>
                  <w:marBottom w:val="0"/>
                  <w:divBdr>
                    <w:top w:val="none" w:sz="0" w:space="0" w:color="auto"/>
                    <w:left w:val="none" w:sz="0" w:space="0" w:color="auto"/>
                    <w:bottom w:val="none" w:sz="0" w:space="0" w:color="auto"/>
                    <w:right w:val="none" w:sz="0" w:space="0" w:color="auto"/>
                  </w:divBdr>
                </w:div>
                <w:div w:id="2024820208">
                  <w:marLeft w:val="0"/>
                  <w:marRight w:val="0"/>
                  <w:marTop w:val="0"/>
                  <w:marBottom w:val="0"/>
                  <w:divBdr>
                    <w:top w:val="none" w:sz="0" w:space="0" w:color="auto"/>
                    <w:left w:val="none" w:sz="0" w:space="0" w:color="auto"/>
                    <w:bottom w:val="none" w:sz="0" w:space="0" w:color="auto"/>
                    <w:right w:val="none" w:sz="0" w:space="0" w:color="auto"/>
                  </w:divBdr>
                </w:div>
                <w:div w:id="2035226590">
                  <w:marLeft w:val="0"/>
                  <w:marRight w:val="0"/>
                  <w:marTop w:val="0"/>
                  <w:marBottom w:val="0"/>
                  <w:divBdr>
                    <w:top w:val="none" w:sz="0" w:space="0" w:color="auto"/>
                    <w:left w:val="none" w:sz="0" w:space="0" w:color="auto"/>
                    <w:bottom w:val="none" w:sz="0" w:space="0" w:color="auto"/>
                    <w:right w:val="none" w:sz="0" w:space="0" w:color="auto"/>
                  </w:divBdr>
                </w:div>
                <w:div w:id="2035693658">
                  <w:marLeft w:val="0"/>
                  <w:marRight w:val="0"/>
                  <w:marTop w:val="0"/>
                  <w:marBottom w:val="0"/>
                  <w:divBdr>
                    <w:top w:val="none" w:sz="0" w:space="0" w:color="auto"/>
                    <w:left w:val="none" w:sz="0" w:space="0" w:color="auto"/>
                    <w:bottom w:val="none" w:sz="0" w:space="0" w:color="auto"/>
                    <w:right w:val="none" w:sz="0" w:space="0" w:color="auto"/>
                  </w:divBdr>
                </w:div>
                <w:div w:id="2037077045">
                  <w:marLeft w:val="0"/>
                  <w:marRight w:val="0"/>
                  <w:marTop w:val="0"/>
                  <w:marBottom w:val="0"/>
                  <w:divBdr>
                    <w:top w:val="none" w:sz="0" w:space="0" w:color="auto"/>
                    <w:left w:val="none" w:sz="0" w:space="0" w:color="auto"/>
                    <w:bottom w:val="none" w:sz="0" w:space="0" w:color="auto"/>
                    <w:right w:val="none" w:sz="0" w:space="0" w:color="auto"/>
                  </w:divBdr>
                </w:div>
                <w:div w:id="2037609394">
                  <w:marLeft w:val="0"/>
                  <w:marRight w:val="0"/>
                  <w:marTop w:val="0"/>
                  <w:marBottom w:val="0"/>
                  <w:divBdr>
                    <w:top w:val="none" w:sz="0" w:space="0" w:color="auto"/>
                    <w:left w:val="none" w:sz="0" w:space="0" w:color="auto"/>
                    <w:bottom w:val="none" w:sz="0" w:space="0" w:color="auto"/>
                    <w:right w:val="none" w:sz="0" w:space="0" w:color="auto"/>
                  </w:divBdr>
                </w:div>
                <w:div w:id="2038197487">
                  <w:marLeft w:val="0"/>
                  <w:marRight w:val="0"/>
                  <w:marTop w:val="0"/>
                  <w:marBottom w:val="0"/>
                  <w:divBdr>
                    <w:top w:val="none" w:sz="0" w:space="0" w:color="auto"/>
                    <w:left w:val="none" w:sz="0" w:space="0" w:color="auto"/>
                    <w:bottom w:val="none" w:sz="0" w:space="0" w:color="auto"/>
                    <w:right w:val="none" w:sz="0" w:space="0" w:color="auto"/>
                  </w:divBdr>
                </w:div>
                <w:div w:id="2041973652">
                  <w:marLeft w:val="0"/>
                  <w:marRight w:val="0"/>
                  <w:marTop w:val="0"/>
                  <w:marBottom w:val="0"/>
                  <w:divBdr>
                    <w:top w:val="none" w:sz="0" w:space="0" w:color="auto"/>
                    <w:left w:val="none" w:sz="0" w:space="0" w:color="auto"/>
                    <w:bottom w:val="none" w:sz="0" w:space="0" w:color="auto"/>
                    <w:right w:val="none" w:sz="0" w:space="0" w:color="auto"/>
                  </w:divBdr>
                </w:div>
                <w:div w:id="2052991699">
                  <w:marLeft w:val="0"/>
                  <w:marRight w:val="0"/>
                  <w:marTop w:val="0"/>
                  <w:marBottom w:val="0"/>
                  <w:divBdr>
                    <w:top w:val="none" w:sz="0" w:space="0" w:color="auto"/>
                    <w:left w:val="none" w:sz="0" w:space="0" w:color="auto"/>
                    <w:bottom w:val="none" w:sz="0" w:space="0" w:color="auto"/>
                    <w:right w:val="none" w:sz="0" w:space="0" w:color="auto"/>
                  </w:divBdr>
                </w:div>
                <w:div w:id="2057242951">
                  <w:marLeft w:val="0"/>
                  <w:marRight w:val="0"/>
                  <w:marTop w:val="0"/>
                  <w:marBottom w:val="0"/>
                  <w:divBdr>
                    <w:top w:val="none" w:sz="0" w:space="0" w:color="auto"/>
                    <w:left w:val="none" w:sz="0" w:space="0" w:color="auto"/>
                    <w:bottom w:val="none" w:sz="0" w:space="0" w:color="auto"/>
                    <w:right w:val="none" w:sz="0" w:space="0" w:color="auto"/>
                  </w:divBdr>
                </w:div>
                <w:div w:id="2058158531">
                  <w:marLeft w:val="0"/>
                  <w:marRight w:val="0"/>
                  <w:marTop w:val="0"/>
                  <w:marBottom w:val="0"/>
                  <w:divBdr>
                    <w:top w:val="none" w:sz="0" w:space="0" w:color="auto"/>
                    <w:left w:val="none" w:sz="0" w:space="0" w:color="auto"/>
                    <w:bottom w:val="none" w:sz="0" w:space="0" w:color="auto"/>
                    <w:right w:val="none" w:sz="0" w:space="0" w:color="auto"/>
                  </w:divBdr>
                </w:div>
                <w:div w:id="2058309936">
                  <w:marLeft w:val="0"/>
                  <w:marRight w:val="0"/>
                  <w:marTop w:val="0"/>
                  <w:marBottom w:val="0"/>
                  <w:divBdr>
                    <w:top w:val="none" w:sz="0" w:space="0" w:color="auto"/>
                    <w:left w:val="none" w:sz="0" w:space="0" w:color="auto"/>
                    <w:bottom w:val="none" w:sz="0" w:space="0" w:color="auto"/>
                    <w:right w:val="none" w:sz="0" w:space="0" w:color="auto"/>
                  </w:divBdr>
                </w:div>
                <w:div w:id="2060398070">
                  <w:marLeft w:val="0"/>
                  <w:marRight w:val="0"/>
                  <w:marTop w:val="0"/>
                  <w:marBottom w:val="0"/>
                  <w:divBdr>
                    <w:top w:val="none" w:sz="0" w:space="0" w:color="auto"/>
                    <w:left w:val="none" w:sz="0" w:space="0" w:color="auto"/>
                    <w:bottom w:val="none" w:sz="0" w:space="0" w:color="auto"/>
                    <w:right w:val="none" w:sz="0" w:space="0" w:color="auto"/>
                  </w:divBdr>
                </w:div>
                <w:div w:id="2061859977">
                  <w:marLeft w:val="0"/>
                  <w:marRight w:val="0"/>
                  <w:marTop w:val="0"/>
                  <w:marBottom w:val="0"/>
                  <w:divBdr>
                    <w:top w:val="none" w:sz="0" w:space="0" w:color="auto"/>
                    <w:left w:val="none" w:sz="0" w:space="0" w:color="auto"/>
                    <w:bottom w:val="none" w:sz="0" w:space="0" w:color="auto"/>
                    <w:right w:val="none" w:sz="0" w:space="0" w:color="auto"/>
                  </w:divBdr>
                </w:div>
                <w:div w:id="2064018338">
                  <w:marLeft w:val="0"/>
                  <w:marRight w:val="0"/>
                  <w:marTop w:val="0"/>
                  <w:marBottom w:val="0"/>
                  <w:divBdr>
                    <w:top w:val="none" w:sz="0" w:space="0" w:color="auto"/>
                    <w:left w:val="none" w:sz="0" w:space="0" w:color="auto"/>
                    <w:bottom w:val="none" w:sz="0" w:space="0" w:color="auto"/>
                    <w:right w:val="none" w:sz="0" w:space="0" w:color="auto"/>
                  </w:divBdr>
                </w:div>
                <w:div w:id="2064479123">
                  <w:marLeft w:val="0"/>
                  <w:marRight w:val="0"/>
                  <w:marTop w:val="0"/>
                  <w:marBottom w:val="0"/>
                  <w:divBdr>
                    <w:top w:val="none" w:sz="0" w:space="0" w:color="auto"/>
                    <w:left w:val="none" w:sz="0" w:space="0" w:color="auto"/>
                    <w:bottom w:val="none" w:sz="0" w:space="0" w:color="auto"/>
                    <w:right w:val="none" w:sz="0" w:space="0" w:color="auto"/>
                  </w:divBdr>
                </w:div>
                <w:div w:id="2093116400">
                  <w:marLeft w:val="0"/>
                  <w:marRight w:val="0"/>
                  <w:marTop w:val="0"/>
                  <w:marBottom w:val="0"/>
                  <w:divBdr>
                    <w:top w:val="none" w:sz="0" w:space="0" w:color="auto"/>
                    <w:left w:val="none" w:sz="0" w:space="0" w:color="auto"/>
                    <w:bottom w:val="none" w:sz="0" w:space="0" w:color="auto"/>
                    <w:right w:val="none" w:sz="0" w:space="0" w:color="auto"/>
                  </w:divBdr>
                </w:div>
                <w:div w:id="2094423704">
                  <w:marLeft w:val="0"/>
                  <w:marRight w:val="0"/>
                  <w:marTop w:val="0"/>
                  <w:marBottom w:val="0"/>
                  <w:divBdr>
                    <w:top w:val="none" w:sz="0" w:space="0" w:color="auto"/>
                    <w:left w:val="none" w:sz="0" w:space="0" w:color="auto"/>
                    <w:bottom w:val="none" w:sz="0" w:space="0" w:color="auto"/>
                    <w:right w:val="none" w:sz="0" w:space="0" w:color="auto"/>
                  </w:divBdr>
                </w:div>
                <w:div w:id="2115439582">
                  <w:marLeft w:val="0"/>
                  <w:marRight w:val="0"/>
                  <w:marTop w:val="0"/>
                  <w:marBottom w:val="0"/>
                  <w:divBdr>
                    <w:top w:val="none" w:sz="0" w:space="0" w:color="auto"/>
                    <w:left w:val="none" w:sz="0" w:space="0" w:color="auto"/>
                    <w:bottom w:val="none" w:sz="0" w:space="0" w:color="auto"/>
                    <w:right w:val="none" w:sz="0" w:space="0" w:color="auto"/>
                  </w:divBdr>
                </w:div>
                <w:div w:id="2127695709">
                  <w:marLeft w:val="0"/>
                  <w:marRight w:val="0"/>
                  <w:marTop w:val="0"/>
                  <w:marBottom w:val="0"/>
                  <w:divBdr>
                    <w:top w:val="none" w:sz="0" w:space="0" w:color="auto"/>
                    <w:left w:val="none" w:sz="0" w:space="0" w:color="auto"/>
                    <w:bottom w:val="none" w:sz="0" w:space="0" w:color="auto"/>
                    <w:right w:val="none" w:sz="0" w:space="0" w:color="auto"/>
                  </w:divBdr>
                </w:div>
                <w:div w:id="2130853870">
                  <w:marLeft w:val="0"/>
                  <w:marRight w:val="0"/>
                  <w:marTop w:val="0"/>
                  <w:marBottom w:val="0"/>
                  <w:divBdr>
                    <w:top w:val="none" w:sz="0" w:space="0" w:color="auto"/>
                    <w:left w:val="none" w:sz="0" w:space="0" w:color="auto"/>
                    <w:bottom w:val="none" w:sz="0" w:space="0" w:color="auto"/>
                    <w:right w:val="none" w:sz="0" w:space="0" w:color="auto"/>
                  </w:divBdr>
                </w:div>
                <w:div w:id="2141799591">
                  <w:marLeft w:val="0"/>
                  <w:marRight w:val="0"/>
                  <w:marTop w:val="0"/>
                  <w:marBottom w:val="0"/>
                  <w:divBdr>
                    <w:top w:val="none" w:sz="0" w:space="0" w:color="auto"/>
                    <w:left w:val="none" w:sz="0" w:space="0" w:color="auto"/>
                    <w:bottom w:val="none" w:sz="0" w:space="0" w:color="auto"/>
                    <w:right w:val="none" w:sz="0" w:space="0" w:color="auto"/>
                  </w:divBdr>
                </w:div>
              </w:divsChild>
            </w:div>
            <w:div w:id="732892919">
              <w:marLeft w:val="0"/>
              <w:marRight w:val="0"/>
              <w:marTop w:val="0"/>
              <w:marBottom w:val="0"/>
              <w:divBdr>
                <w:top w:val="none" w:sz="0" w:space="0" w:color="auto"/>
                <w:left w:val="none" w:sz="0" w:space="0" w:color="auto"/>
                <w:bottom w:val="none" w:sz="0" w:space="0" w:color="auto"/>
                <w:right w:val="none" w:sz="0" w:space="0" w:color="auto"/>
              </w:divBdr>
            </w:div>
            <w:div w:id="743919503">
              <w:marLeft w:val="0"/>
              <w:marRight w:val="0"/>
              <w:marTop w:val="0"/>
              <w:marBottom w:val="0"/>
              <w:divBdr>
                <w:top w:val="none" w:sz="0" w:space="0" w:color="auto"/>
                <w:left w:val="none" w:sz="0" w:space="0" w:color="auto"/>
                <w:bottom w:val="none" w:sz="0" w:space="0" w:color="auto"/>
                <w:right w:val="none" w:sz="0" w:space="0" w:color="auto"/>
              </w:divBdr>
            </w:div>
            <w:div w:id="744952941">
              <w:marLeft w:val="0"/>
              <w:marRight w:val="0"/>
              <w:marTop w:val="0"/>
              <w:marBottom w:val="0"/>
              <w:divBdr>
                <w:top w:val="none" w:sz="0" w:space="0" w:color="auto"/>
                <w:left w:val="none" w:sz="0" w:space="0" w:color="auto"/>
                <w:bottom w:val="none" w:sz="0" w:space="0" w:color="auto"/>
                <w:right w:val="none" w:sz="0" w:space="0" w:color="auto"/>
              </w:divBdr>
            </w:div>
            <w:div w:id="749078043">
              <w:marLeft w:val="0"/>
              <w:marRight w:val="0"/>
              <w:marTop w:val="0"/>
              <w:marBottom w:val="0"/>
              <w:divBdr>
                <w:top w:val="none" w:sz="0" w:space="0" w:color="auto"/>
                <w:left w:val="none" w:sz="0" w:space="0" w:color="auto"/>
                <w:bottom w:val="none" w:sz="0" w:space="0" w:color="auto"/>
                <w:right w:val="none" w:sz="0" w:space="0" w:color="auto"/>
              </w:divBdr>
            </w:div>
            <w:div w:id="751464972">
              <w:marLeft w:val="0"/>
              <w:marRight w:val="0"/>
              <w:marTop w:val="0"/>
              <w:marBottom w:val="0"/>
              <w:divBdr>
                <w:top w:val="none" w:sz="0" w:space="0" w:color="auto"/>
                <w:left w:val="none" w:sz="0" w:space="0" w:color="auto"/>
                <w:bottom w:val="none" w:sz="0" w:space="0" w:color="auto"/>
                <w:right w:val="none" w:sz="0" w:space="0" w:color="auto"/>
              </w:divBdr>
            </w:div>
            <w:div w:id="755707833">
              <w:marLeft w:val="0"/>
              <w:marRight w:val="0"/>
              <w:marTop w:val="0"/>
              <w:marBottom w:val="0"/>
              <w:divBdr>
                <w:top w:val="none" w:sz="0" w:space="0" w:color="auto"/>
                <w:left w:val="none" w:sz="0" w:space="0" w:color="auto"/>
                <w:bottom w:val="none" w:sz="0" w:space="0" w:color="auto"/>
                <w:right w:val="none" w:sz="0" w:space="0" w:color="auto"/>
              </w:divBdr>
            </w:div>
            <w:div w:id="755904957">
              <w:marLeft w:val="0"/>
              <w:marRight w:val="0"/>
              <w:marTop w:val="0"/>
              <w:marBottom w:val="0"/>
              <w:divBdr>
                <w:top w:val="none" w:sz="0" w:space="0" w:color="auto"/>
                <w:left w:val="none" w:sz="0" w:space="0" w:color="auto"/>
                <w:bottom w:val="none" w:sz="0" w:space="0" w:color="auto"/>
                <w:right w:val="none" w:sz="0" w:space="0" w:color="auto"/>
              </w:divBdr>
            </w:div>
            <w:div w:id="761100636">
              <w:marLeft w:val="0"/>
              <w:marRight w:val="0"/>
              <w:marTop w:val="0"/>
              <w:marBottom w:val="0"/>
              <w:divBdr>
                <w:top w:val="none" w:sz="0" w:space="0" w:color="auto"/>
                <w:left w:val="none" w:sz="0" w:space="0" w:color="auto"/>
                <w:bottom w:val="none" w:sz="0" w:space="0" w:color="auto"/>
                <w:right w:val="none" w:sz="0" w:space="0" w:color="auto"/>
              </w:divBdr>
            </w:div>
            <w:div w:id="767777563">
              <w:marLeft w:val="0"/>
              <w:marRight w:val="0"/>
              <w:marTop w:val="0"/>
              <w:marBottom w:val="0"/>
              <w:divBdr>
                <w:top w:val="none" w:sz="0" w:space="0" w:color="auto"/>
                <w:left w:val="none" w:sz="0" w:space="0" w:color="auto"/>
                <w:bottom w:val="none" w:sz="0" w:space="0" w:color="auto"/>
                <w:right w:val="none" w:sz="0" w:space="0" w:color="auto"/>
              </w:divBdr>
            </w:div>
            <w:div w:id="768236870">
              <w:marLeft w:val="0"/>
              <w:marRight w:val="0"/>
              <w:marTop w:val="0"/>
              <w:marBottom w:val="0"/>
              <w:divBdr>
                <w:top w:val="none" w:sz="0" w:space="0" w:color="auto"/>
                <w:left w:val="none" w:sz="0" w:space="0" w:color="auto"/>
                <w:bottom w:val="none" w:sz="0" w:space="0" w:color="auto"/>
                <w:right w:val="none" w:sz="0" w:space="0" w:color="auto"/>
              </w:divBdr>
            </w:div>
            <w:div w:id="769010119">
              <w:marLeft w:val="0"/>
              <w:marRight w:val="0"/>
              <w:marTop w:val="0"/>
              <w:marBottom w:val="0"/>
              <w:divBdr>
                <w:top w:val="none" w:sz="0" w:space="0" w:color="auto"/>
                <w:left w:val="none" w:sz="0" w:space="0" w:color="auto"/>
                <w:bottom w:val="none" w:sz="0" w:space="0" w:color="auto"/>
                <w:right w:val="none" w:sz="0" w:space="0" w:color="auto"/>
              </w:divBdr>
            </w:div>
            <w:div w:id="776481765">
              <w:marLeft w:val="0"/>
              <w:marRight w:val="0"/>
              <w:marTop w:val="0"/>
              <w:marBottom w:val="0"/>
              <w:divBdr>
                <w:top w:val="none" w:sz="0" w:space="0" w:color="auto"/>
                <w:left w:val="none" w:sz="0" w:space="0" w:color="auto"/>
                <w:bottom w:val="none" w:sz="0" w:space="0" w:color="auto"/>
                <w:right w:val="none" w:sz="0" w:space="0" w:color="auto"/>
              </w:divBdr>
            </w:div>
            <w:div w:id="782186740">
              <w:marLeft w:val="0"/>
              <w:marRight w:val="0"/>
              <w:marTop w:val="0"/>
              <w:marBottom w:val="0"/>
              <w:divBdr>
                <w:top w:val="none" w:sz="0" w:space="0" w:color="auto"/>
                <w:left w:val="none" w:sz="0" w:space="0" w:color="auto"/>
                <w:bottom w:val="none" w:sz="0" w:space="0" w:color="auto"/>
                <w:right w:val="none" w:sz="0" w:space="0" w:color="auto"/>
              </w:divBdr>
            </w:div>
            <w:div w:id="793014926">
              <w:marLeft w:val="0"/>
              <w:marRight w:val="0"/>
              <w:marTop w:val="0"/>
              <w:marBottom w:val="0"/>
              <w:divBdr>
                <w:top w:val="none" w:sz="0" w:space="0" w:color="auto"/>
                <w:left w:val="none" w:sz="0" w:space="0" w:color="auto"/>
                <w:bottom w:val="none" w:sz="0" w:space="0" w:color="auto"/>
                <w:right w:val="none" w:sz="0" w:space="0" w:color="auto"/>
              </w:divBdr>
            </w:div>
            <w:div w:id="794720026">
              <w:marLeft w:val="0"/>
              <w:marRight w:val="0"/>
              <w:marTop w:val="0"/>
              <w:marBottom w:val="0"/>
              <w:divBdr>
                <w:top w:val="none" w:sz="0" w:space="0" w:color="auto"/>
                <w:left w:val="none" w:sz="0" w:space="0" w:color="auto"/>
                <w:bottom w:val="none" w:sz="0" w:space="0" w:color="auto"/>
                <w:right w:val="none" w:sz="0" w:space="0" w:color="auto"/>
              </w:divBdr>
            </w:div>
            <w:div w:id="810680617">
              <w:marLeft w:val="0"/>
              <w:marRight w:val="0"/>
              <w:marTop w:val="0"/>
              <w:marBottom w:val="0"/>
              <w:divBdr>
                <w:top w:val="none" w:sz="0" w:space="0" w:color="auto"/>
                <w:left w:val="none" w:sz="0" w:space="0" w:color="auto"/>
                <w:bottom w:val="none" w:sz="0" w:space="0" w:color="auto"/>
                <w:right w:val="none" w:sz="0" w:space="0" w:color="auto"/>
              </w:divBdr>
            </w:div>
            <w:div w:id="815030740">
              <w:marLeft w:val="0"/>
              <w:marRight w:val="0"/>
              <w:marTop w:val="0"/>
              <w:marBottom w:val="0"/>
              <w:divBdr>
                <w:top w:val="none" w:sz="0" w:space="0" w:color="auto"/>
                <w:left w:val="none" w:sz="0" w:space="0" w:color="auto"/>
                <w:bottom w:val="none" w:sz="0" w:space="0" w:color="auto"/>
                <w:right w:val="none" w:sz="0" w:space="0" w:color="auto"/>
              </w:divBdr>
            </w:div>
            <w:div w:id="819230382">
              <w:marLeft w:val="0"/>
              <w:marRight w:val="0"/>
              <w:marTop w:val="0"/>
              <w:marBottom w:val="0"/>
              <w:divBdr>
                <w:top w:val="none" w:sz="0" w:space="0" w:color="auto"/>
                <w:left w:val="none" w:sz="0" w:space="0" w:color="auto"/>
                <w:bottom w:val="none" w:sz="0" w:space="0" w:color="auto"/>
                <w:right w:val="none" w:sz="0" w:space="0" w:color="auto"/>
              </w:divBdr>
            </w:div>
            <w:div w:id="819542072">
              <w:marLeft w:val="0"/>
              <w:marRight w:val="0"/>
              <w:marTop w:val="0"/>
              <w:marBottom w:val="0"/>
              <w:divBdr>
                <w:top w:val="none" w:sz="0" w:space="0" w:color="auto"/>
                <w:left w:val="none" w:sz="0" w:space="0" w:color="auto"/>
                <w:bottom w:val="none" w:sz="0" w:space="0" w:color="auto"/>
                <w:right w:val="none" w:sz="0" w:space="0" w:color="auto"/>
              </w:divBdr>
            </w:div>
            <w:div w:id="830676195">
              <w:marLeft w:val="0"/>
              <w:marRight w:val="0"/>
              <w:marTop w:val="0"/>
              <w:marBottom w:val="0"/>
              <w:divBdr>
                <w:top w:val="none" w:sz="0" w:space="0" w:color="auto"/>
                <w:left w:val="none" w:sz="0" w:space="0" w:color="auto"/>
                <w:bottom w:val="none" w:sz="0" w:space="0" w:color="auto"/>
                <w:right w:val="none" w:sz="0" w:space="0" w:color="auto"/>
              </w:divBdr>
            </w:div>
            <w:div w:id="832717234">
              <w:marLeft w:val="0"/>
              <w:marRight w:val="0"/>
              <w:marTop w:val="0"/>
              <w:marBottom w:val="0"/>
              <w:divBdr>
                <w:top w:val="none" w:sz="0" w:space="0" w:color="auto"/>
                <w:left w:val="none" w:sz="0" w:space="0" w:color="auto"/>
                <w:bottom w:val="none" w:sz="0" w:space="0" w:color="auto"/>
                <w:right w:val="none" w:sz="0" w:space="0" w:color="auto"/>
              </w:divBdr>
            </w:div>
            <w:div w:id="850920500">
              <w:marLeft w:val="0"/>
              <w:marRight w:val="0"/>
              <w:marTop w:val="0"/>
              <w:marBottom w:val="0"/>
              <w:divBdr>
                <w:top w:val="none" w:sz="0" w:space="0" w:color="auto"/>
                <w:left w:val="none" w:sz="0" w:space="0" w:color="auto"/>
                <w:bottom w:val="none" w:sz="0" w:space="0" w:color="auto"/>
                <w:right w:val="none" w:sz="0" w:space="0" w:color="auto"/>
              </w:divBdr>
            </w:div>
            <w:div w:id="860320141">
              <w:marLeft w:val="0"/>
              <w:marRight w:val="0"/>
              <w:marTop w:val="0"/>
              <w:marBottom w:val="0"/>
              <w:divBdr>
                <w:top w:val="none" w:sz="0" w:space="0" w:color="auto"/>
                <w:left w:val="none" w:sz="0" w:space="0" w:color="auto"/>
                <w:bottom w:val="none" w:sz="0" w:space="0" w:color="auto"/>
                <w:right w:val="none" w:sz="0" w:space="0" w:color="auto"/>
              </w:divBdr>
            </w:div>
            <w:div w:id="866140394">
              <w:marLeft w:val="0"/>
              <w:marRight w:val="0"/>
              <w:marTop w:val="0"/>
              <w:marBottom w:val="0"/>
              <w:divBdr>
                <w:top w:val="none" w:sz="0" w:space="0" w:color="auto"/>
                <w:left w:val="none" w:sz="0" w:space="0" w:color="auto"/>
                <w:bottom w:val="none" w:sz="0" w:space="0" w:color="auto"/>
                <w:right w:val="none" w:sz="0" w:space="0" w:color="auto"/>
              </w:divBdr>
            </w:div>
            <w:div w:id="872309937">
              <w:marLeft w:val="0"/>
              <w:marRight w:val="0"/>
              <w:marTop w:val="0"/>
              <w:marBottom w:val="0"/>
              <w:divBdr>
                <w:top w:val="none" w:sz="0" w:space="0" w:color="auto"/>
                <w:left w:val="none" w:sz="0" w:space="0" w:color="auto"/>
                <w:bottom w:val="none" w:sz="0" w:space="0" w:color="auto"/>
                <w:right w:val="none" w:sz="0" w:space="0" w:color="auto"/>
              </w:divBdr>
            </w:div>
            <w:div w:id="874392435">
              <w:marLeft w:val="0"/>
              <w:marRight w:val="0"/>
              <w:marTop w:val="0"/>
              <w:marBottom w:val="0"/>
              <w:divBdr>
                <w:top w:val="none" w:sz="0" w:space="0" w:color="auto"/>
                <w:left w:val="none" w:sz="0" w:space="0" w:color="auto"/>
                <w:bottom w:val="none" w:sz="0" w:space="0" w:color="auto"/>
                <w:right w:val="none" w:sz="0" w:space="0" w:color="auto"/>
              </w:divBdr>
            </w:div>
            <w:div w:id="883061075">
              <w:marLeft w:val="0"/>
              <w:marRight w:val="0"/>
              <w:marTop w:val="0"/>
              <w:marBottom w:val="0"/>
              <w:divBdr>
                <w:top w:val="none" w:sz="0" w:space="0" w:color="auto"/>
                <w:left w:val="none" w:sz="0" w:space="0" w:color="auto"/>
                <w:bottom w:val="none" w:sz="0" w:space="0" w:color="auto"/>
                <w:right w:val="none" w:sz="0" w:space="0" w:color="auto"/>
              </w:divBdr>
            </w:div>
            <w:div w:id="884487433">
              <w:marLeft w:val="0"/>
              <w:marRight w:val="0"/>
              <w:marTop w:val="0"/>
              <w:marBottom w:val="0"/>
              <w:divBdr>
                <w:top w:val="none" w:sz="0" w:space="0" w:color="auto"/>
                <w:left w:val="none" w:sz="0" w:space="0" w:color="auto"/>
                <w:bottom w:val="none" w:sz="0" w:space="0" w:color="auto"/>
                <w:right w:val="none" w:sz="0" w:space="0" w:color="auto"/>
              </w:divBdr>
            </w:div>
            <w:div w:id="884606448">
              <w:marLeft w:val="0"/>
              <w:marRight w:val="0"/>
              <w:marTop w:val="0"/>
              <w:marBottom w:val="0"/>
              <w:divBdr>
                <w:top w:val="none" w:sz="0" w:space="0" w:color="auto"/>
                <w:left w:val="none" w:sz="0" w:space="0" w:color="auto"/>
                <w:bottom w:val="none" w:sz="0" w:space="0" w:color="auto"/>
                <w:right w:val="none" w:sz="0" w:space="0" w:color="auto"/>
              </w:divBdr>
            </w:div>
            <w:div w:id="885607329">
              <w:marLeft w:val="0"/>
              <w:marRight w:val="0"/>
              <w:marTop w:val="0"/>
              <w:marBottom w:val="0"/>
              <w:divBdr>
                <w:top w:val="none" w:sz="0" w:space="0" w:color="auto"/>
                <w:left w:val="none" w:sz="0" w:space="0" w:color="auto"/>
                <w:bottom w:val="none" w:sz="0" w:space="0" w:color="auto"/>
                <w:right w:val="none" w:sz="0" w:space="0" w:color="auto"/>
              </w:divBdr>
            </w:div>
            <w:div w:id="887448007">
              <w:marLeft w:val="0"/>
              <w:marRight w:val="0"/>
              <w:marTop w:val="0"/>
              <w:marBottom w:val="0"/>
              <w:divBdr>
                <w:top w:val="none" w:sz="0" w:space="0" w:color="auto"/>
                <w:left w:val="none" w:sz="0" w:space="0" w:color="auto"/>
                <w:bottom w:val="none" w:sz="0" w:space="0" w:color="auto"/>
                <w:right w:val="none" w:sz="0" w:space="0" w:color="auto"/>
              </w:divBdr>
            </w:div>
            <w:div w:id="889728586">
              <w:marLeft w:val="0"/>
              <w:marRight w:val="0"/>
              <w:marTop w:val="0"/>
              <w:marBottom w:val="0"/>
              <w:divBdr>
                <w:top w:val="none" w:sz="0" w:space="0" w:color="auto"/>
                <w:left w:val="none" w:sz="0" w:space="0" w:color="auto"/>
                <w:bottom w:val="none" w:sz="0" w:space="0" w:color="auto"/>
                <w:right w:val="none" w:sz="0" w:space="0" w:color="auto"/>
              </w:divBdr>
            </w:div>
            <w:div w:id="889731155">
              <w:marLeft w:val="0"/>
              <w:marRight w:val="0"/>
              <w:marTop w:val="0"/>
              <w:marBottom w:val="0"/>
              <w:divBdr>
                <w:top w:val="none" w:sz="0" w:space="0" w:color="auto"/>
                <w:left w:val="none" w:sz="0" w:space="0" w:color="auto"/>
                <w:bottom w:val="none" w:sz="0" w:space="0" w:color="auto"/>
                <w:right w:val="none" w:sz="0" w:space="0" w:color="auto"/>
              </w:divBdr>
            </w:div>
            <w:div w:id="900679900">
              <w:marLeft w:val="0"/>
              <w:marRight w:val="0"/>
              <w:marTop w:val="0"/>
              <w:marBottom w:val="0"/>
              <w:divBdr>
                <w:top w:val="none" w:sz="0" w:space="0" w:color="auto"/>
                <w:left w:val="none" w:sz="0" w:space="0" w:color="auto"/>
                <w:bottom w:val="none" w:sz="0" w:space="0" w:color="auto"/>
                <w:right w:val="none" w:sz="0" w:space="0" w:color="auto"/>
              </w:divBdr>
            </w:div>
            <w:div w:id="905260671">
              <w:marLeft w:val="0"/>
              <w:marRight w:val="0"/>
              <w:marTop w:val="0"/>
              <w:marBottom w:val="0"/>
              <w:divBdr>
                <w:top w:val="none" w:sz="0" w:space="0" w:color="auto"/>
                <w:left w:val="none" w:sz="0" w:space="0" w:color="auto"/>
                <w:bottom w:val="none" w:sz="0" w:space="0" w:color="auto"/>
                <w:right w:val="none" w:sz="0" w:space="0" w:color="auto"/>
              </w:divBdr>
            </w:div>
            <w:div w:id="905337445">
              <w:marLeft w:val="0"/>
              <w:marRight w:val="0"/>
              <w:marTop w:val="0"/>
              <w:marBottom w:val="0"/>
              <w:divBdr>
                <w:top w:val="none" w:sz="0" w:space="0" w:color="auto"/>
                <w:left w:val="none" w:sz="0" w:space="0" w:color="auto"/>
                <w:bottom w:val="none" w:sz="0" w:space="0" w:color="auto"/>
                <w:right w:val="none" w:sz="0" w:space="0" w:color="auto"/>
              </w:divBdr>
            </w:div>
            <w:div w:id="905532475">
              <w:marLeft w:val="0"/>
              <w:marRight w:val="0"/>
              <w:marTop w:val="0"/>
              <w:marBottom w:val="0"/>
              <w:divBdr>
                <w:top w:val="none" w:sz="0" w:space="0" w:color="auto"/>
                <w:left w:val="none" w:sz="0" w:space="0" w:color="auto"/>
                <w:bottom w:val="none" w:sz="0" w:space="0" w:color="auto"/>
                <w:right w:val="none" w:sz="0" w:space="0" w:color="auto"/>
              </w:divBdr>
            </w:div>
            <w:div w:id="911235604">
              <w:marLeft w:val="0"/>
              <w:marRight w:val="0"/>
              <w:marTop w:val="0"/>
              <w:marBottom w:val="0"/>
              <w:divBdr>
                <w:top w:val="none" w:sz="0" w:space="0" w:color="auto"/>
                <w:left w:val="none" w:sz="0" w:space="0" w:color="auto"/>
                <w:bottom w:val="none" w:sz="0" w:space="0" w:color="auto"/>
                <w:right w:val="none" w:sz="0" w:space="0" w:color="auto"/>
              </w:divBdr>
            </w:div>
            <w:div w:id="914900569">
              <w:marLeft w:val="0"/>
              <w:marRight w:val="0"/>
              <w:marTop w:val="0"/>
              <w:marBottom w:val="0"/>
              <w:divBdr>
                <w:top w:val="none" w:sz="0" w:space="0" w:color="auto"/>
                <w:left w:val="none" w:sz="0" w:space="0" w:color="auto"/>
                <w:bottom w:val="none" w:sz="0" w:space="0" w:color="auto"/>
                <w:right w:val="none" w:sz="0" w:space="0" w:color="auto"/>
              </w:divBdr>
            </w:div>
            <w:div w:id="925041974">
              <w:marLeft w:val="0"/>
              <w:marRight w:val="0"/>
              <w:marTop w:val="0"/>
              <w:marBottom w:val="0"/>
              <w:divBdr>
                <w:top w:val="none" w:sz="0" w:space="0" w:color="auto"/>
                <w:left w:val="none" w:sz="0" w:space="0" w:color="auto"/>
                <w:bottom w:val="none" w:sz="0" w:space="0" w:color="auto"/>
                <w:right w:val="none" w:sz="0" w:space="0" w:color="auto"/>
              </w:divBdr>
            </w:div>
            <w:div w:id="925923656">
              <w:marLeft w:val="0"/>
              <w:marRight w:val="0"/>
              <w:marTop w:val="0"/>
              <w:marBottom w:val="0"/>
              <w:divBdr>
                <w:top w:val="none" w:sz="0" w:space="0" w:color="auto"/>
                <w:left w:val="none" w:sz="0" w:space="0" w:color="auto"/>
                <w:bottom w:val="none" w:sz="0" w:space="0" w:color="auto"/>
                <w:right w:val="none" w:sz="0" w:space="0" w:color="auto"/>
              </w:divBdr>
            </w:div>
            <w:div w:id="928200917">
              <w:marLeft w:val="0"/>
              <w:marRight w:val="0"/>
              <w:marTop w:val="0"/>
              <w:marBottom w:val="0"/>
              <w:divBdr>
                <w:top w:val="none" w:sz="0" w:space="0" w:color="auto"/>
                <w:left w:val="none" w:sz="0" w:space="0" w:color="auto"/>
                <w:bottom w:val="none" w:sz="0" w:space="0" w:color="auto"/>
                <w:right w:val="none" w:sz="0" w:space="0" w:color="auto"/>
              </w:divBdr>
            </w:div>
            <w:div w:id="930578423">
              <w:marLeft w:val="0"/>
              <w:marRight w:val="0"/>
              <w:marTop w:val="0"/>
              <w:marBottom w:val="0"/>
              <w:divBdr>
                <w:top w:val="none" w:sz="0" w:space="0" w:color="auto"/>
                <w:left w:val="none" w:sz="0" w:space="0" w:color="auto"/>
                <w:bottom w:val="none" w:sz="0" w:space="0" w:color="auto"/>
                <w:right w:val="none" w:sz="0" w:space="0" w:color="auto"/>
              </w:divBdr>
            </w:div>
            <w:div w:id="938680732">
              <w:marLeft w:val="0"/>
              <w:marRight w:val="0"/>
              <w:marTop w:val="0"/>
              <w:marBottom w:val="0"/>
              <w:divBdr>
                <w:top w:val="none" w:sz="0" w:space="0" w:color="auto"/>
                <w:left w:val="none" w:sz="0" w:space="0" w:color="auto"/>
                <w:bottom w:val="none" w:sz="0" w:space="0" w:color="auto"/>
                <w:right w:val="none" w:sz="0" w:space="0" w:color="auto"/>
              </w:divBdr>
            </w:div>
            <w:div w:id="944267487">
              <w:marLeft w:val="0"/>
              <w:marRight w:val="0"/>
              <w:marTop w:val="0"/>
              <w:marBottom w:val="0"/>
              <w:divBdr>
                <w:top w:val="none" w:sz="0" w:space="0" w:color="auto"/>
                <w:left w:val="none" w:sz="0" w:space="0" w:color="auto"/>
                <w:bottom w:val="none" w:sz="0" w:space="0" w:color="auto"/>
                <w:right w:val="none" w:sz="0" w:space="0" w:color="auto"/>
              </w:divBdr>
            </w:div>
            <w:div w:id="946347144">
              <w:marLeft w:val="0"/>
              <w:marRight w:val="0"/>
              <w:marTop w:val="0"/>
              <w:marBottom w:val="0"/>
              <w:divBdr>
                <w:top w:val="none" w:sz="0" w:space="0" w:color="auto"/>
                <w:left w:val="none" w:sz="0" w:space="0" w:color="auto"/>
                <w:bottom w:val="none" w:sz="0" w:space="0" w:color="auto"/>
                <w:right w:val="none" w:sz="0" w:space="0" w:color="auto"/>
              </w:divBdr>
            </w:div>
            <w:div w:id="952712799">
              <w:marLeft w:val="0"/>
              <w:marRight w:val="0"/>
              <w:marTop w:val="0"/>
              <w:marBottom w:val="0"/>
              <w:divBdr>
                <w:top w:val="none" w:sz="0" w:space="0" w:color="auto"/>
                <w:left w:val="none" w:sz="0" w:space="0" w:color="auto"/>
                <w:bottom w:val="none" w:sz="0" w:space="0" w:color="auto"/>
                <w:right w:val="none" w:sz="0" w:space="0" w:color="auto"/>
              </w:divBdr>
            </w:div>
            <w:div w:id="953370514">
              <w:marLeft w:val="0"/>
              <w:marRight w:val="0"/>
              <w:marTop w:val="0"/>
              <w:marBottom w:val="0"/>
              <w:divBdr>
                <w:top w:val="none" w:sz="0" w:space="0" w:color="auto"/>
                <w:left w:val="none" w:sz="0" w:space="0" w:color="auto"/>
                <w:bottom w:val="none" w:sz="0" w:space="0" w:color="auto"/>
                <w:right w:val="none" w:sz="0" w:space="0" w:color="auto"/>
              </w:divBdr>
            </w:div>
            <w:div w:id="956987618">
              <w:marLeft w:val="0"/>
              <w:marRight w:val="0"/>
              <w:marTop w:val="0"/>
              <w:marBottom w:val="0"/>
              <w:divBdr>
                <w:top w:val="none" w:sz="0" w:space="0" w:color="auto"/>
                <w:left w:val="none" w:sz="0" w:space="0" w:color="auto"/>
                <w:bottom w:val="none" w:sz="0" w:space="0" w:color="auto"/>
                <w:right w:val="none" w:sz="0" w:space="0" w:color="auto"/>
              </w:divBdr>
            </w:div>
            <w:div w:id="959921223">
              <w:marLeft w:val="0"/>
              <w:marRight w:val="0"/>
              <w:marTop w:val="0"/>
              <w:marBottom w:val="0"/>
              <w:divBdr>
                <w:top w:val="none" w:sz="0" w:space="0" w:color="auto"/>
                <w:left w:val="none" w:sz="0" w:space="0" w:color="auto"/>
                <w:bottom w:val="none" w:sz="0" w:space="0" w:color="auto"/>
                <w:right w:val="none" w:sz="0" w:space="0" w:color="auto"/>
              </w:divBdr>
            </w:div>
            <w:div w:id="962734355">
              <w:marLeft w:val="0"/>
              <w:marRight w:val="0"/>
              <w:marTop w:val="0"/>
              <w:marBottom w:val="0"/>
              <w:divBdr>
                <w:top w:val="none" w:sz="0" w:space="0" w:color="auto"/>
                <w:left w:val="none" w:sz="0" w:space="0" w:color="auto"/>
                <w:bottom w:val="none" w:sz="0" w:space="0" w:color="auto"/>
                <w:right w:val="none" w:sz="0" w:space="0" w:color="auto"/>
              </w:divBdr>
            </w:div>
            <w:div w:id="971599318">
              <w:marLeft w:val="0"/>
              <w:marRight w:val="0"/>
              <w:marTop w:val="0"/>
              <w:marBottom w:val="0"/>
              <w:divBdr>
                <w:top w:val="none" w:sz="0" w:space="0" w:color="auto"/>
                <w:left w:val="none" w:sz="0" w:space="0" w:color="auto"/>
                <w:bottom w:val="none" w:sz="0" w:space="0" w:color="auto"/>
                <w:right w:val="none" w:sz="0" w:space="0" w:color="auto"/>
              </w:divBdr>
            </w:div>
            <w:div w:id="972372981">
              <w:marLeft w:val="0"/>
              <w:marRight w:val="0"/>
              <w:marTop w:val="0"/>
              <w:marBottom w:val="0"/>
              <w:divBdr>
                <w:top w:val="none" w:sz="0" w:space="0" w:color="auto"/>
                <w:left w:val="none" w:sz="0" w:space="0" w:color="auto"/>
                <w:bottom w:val="none" w:sz="0" w:space="0" w:color="auto"/>
                <w:right w:val="none" w:sz="0" w:space="0" w:color="auto"/>
              </w:divBdr>
            </w:div>
            <w:div w:id="974601714">
              <w:marLeft w:val="0"/>
              <w:marRight w:val="0"/>
              <w:marTop w:val="0"/>
              <w:marBottom w:val="0"/>
              <w:divBdr>
                <w:top w:val="none" w:sz="0" w:space="0" w:color="auto"/>
                <w:left w:val="none" w:sz="0" w:space="0" w:color="auto"/>
                <w:bottom w:val="none" w:sz="0" w:space="0" w:color="auto"/>
                <w:right w:val="none" w:sz="0" w:space="0" w:color="auto"/>
              </w:divBdr>
            </w:div>
            <w:div w:id="993991899">
              <w:marLeft w:val="0"/>
              <w:marRight w:val="0"/>
              <w:marTop w:val="0"/>
              <w:marBottom w:val="0"/>
              <w:divBdr>
                <w:top w:val="none" w:sz="0" w:space="0" w:color="auto"/>
                <w:left w:val="none" w:sz="0" w:space="0" w:color="auto"/>
                <w:bottom w:val="none" w:sz="0" w:space="0" w:color="auto"/>
                <w:right w:val="none" w:sz="0" w:space="0" w:color="auto"/>
              </w:divBdr>
            </w:div>
            <w:div w:id="996300316">
              <w:marLeft w:val="0"/>
              <w:marRight w:val="0"/>
              <w:marTop w:val="0"/>
              <w:marBottom w:val="0"/>
              <w:divBdr>
                <w:top w:val="none" w:sz="0" w:space="0" w:color="auto"/>
                <w:left w:val="none" w:sz="0" w:space="0" w:color="auto"/>
                <w:bottom w:val="none" w:sz="0" w:space="0" w:color="auto"/>
                <w:right w:val="none" w:sz="0" w:space="0" w:color="auto"/>
              </w:divBdr>
            </w:div>
            <w:div w:id="1019625520">
              <w:marLeft w:val="0"/>
              <w:marRight w:val="0"/>
              <w:marTop w:val="0"/>
              <w:marBottom w:val="0"/>
              <w:divBdr>
                <w:top w:val="none" w:sz="0" w:space="0" w:color="auto"/>
                <w:left w:val="none" w:sz="0" w:space="0" w:color="auto"/>
                <w:bottom w:val="none" w:sz="0" w:space="0" w:color="auto"/>
                <w:right w:val="none" w:sz="0" w:space="0" w:color="auto"/>
              </w:divBdr>
            </w:div>
            <w:div w:id="1038701508">
              <w:marLeft w:val="0"/>
              <w:marRight w:val="0"/>
              <w:marTop w:val="0"/>
              <w:marBottom w:val="0"/>
              <w:divBdr>
                <w:top w:val="none" w:sz="0" w:space="0" w:color="auto"/>
                <w:left w:val="none" w:sz="0" w:space="0" w:color="auto"/>
                <w:bottom w:val="none" w:sz="0" w:space="0" w:color="auto"/>
                <w:right w:val="none" w:sz="0" w:space="0" w:color="auto"/>
              </w:divBdr>
            </w:div>
            <w:div w:id="1040738231">
              <w:marLeft w:val="0"/>
              <w:marRight w:val="0"/>
              <w:marTop w:val="0"/>
              <w:marBottom w:val="0"/>
              <w:divBdr>
                <w:top w:val="none" w:sz="0" w:space="0" w:color="auto"/>
                <w:left w:val="none" w:sz="0" w:space="0" w:color="auto"/>
                <w:bottom w:val="none" w:sz="0" w:space="0" w:color="auto"/>
                <w:right w:val="none" w:sz="0" w:space="0" w:color="auto"/>
              </w:divBdr>
            </w:div>
            <w:div w:id="1042510717">
              <w:marLeft w:val="0"/>
              <w:marRight w:val="0"/>
              <w:marTop w:val="0"/>
              <w:marBottom w:val="0"/>
              <w:divBdr>
                <w:top w:val="none" w:sz="0" w:space="0" w:color="auto"/>
                <w:left w:val="none" w:sz="0" w:space="0" w:color="auto"/>
                <w:bottom w:val="none" w:sz="0" w:space="0" w:color="auto"/>
                <w:right w:val="none" w:sz="0" w:space="0" w:color="auto"/>
              </w:divBdr>
            </w:div>
            <w:div w:id="1043946448">
              <w:marLeft w:val="0"/>
              <w:marRight w:val="0"/>
              <w:marTop w:val="0"/>
              <w:marBottom w:val="0"/>
              <w:divBdr>
                <w:top w:val="none" w:sz="0" w:space="0" w:color="auto"/>
                <w:left w:val="none" w:sz="0" w:space="0" w:color="auto"/>
                <w:bottom w:val="none" w:sz="0" w:space="0" w:color="auto"/>
                <w:right w:val="none" w:sz="0" w:space="0" w:color="auto"/>
              </w:divBdr>
            </w:div>
            <w:div w:id="1045059698">
              <w:marLeft w:val="0"/>
              <w:marRight w:val="0"/>
              <w:marTop w:val="0"/>
              <w:marBottom w:val="0"/>
              <w:divBdr>
                <w:top w:val="none" w:sz="0" w:space="0" w:color="auto"/>
                <w:left w:val="none" w:sz="0" w:space="0" w:color="auto"/>
                <w:bottom w:val="none" w:sz="0" w:space="0" w:color="auto"/>
                <w:right w:val="none" w:sz="0" w:space="0" w:color="auto"/>
              </w:divBdr>
            </w:div>
            <w:div w:id="1051881738">
              <w:marLeft w:val="0"/>
              <w:marRight w:val="0"/>
              <w:marTop w:val="0"/>
              <w:marBottom w:val="0"/>
              <w:divBdr>
                <w:top w:val="none" w:sz="0" w:space="0" w:color="auto"/>
                <w:left w:val="none" w:sz="0" w:space="0" w:color="auto"/>
                <w:bottom w:val="none" w:sz="0" w:space="0" w:color="auto"/>
                <w:right w:val="none" w:sz="0" w:space="0" w:color="auto"/>
              </w:divBdr>
            </w:div>
            <w:div w:id="1053584060">
              <w:marLeft w:val="0"/>
              <w:marRight w:val="0"/>
              <w:marTop w:val="0"/>
              <w:marBottom w:val="0"/>
              <w:divBdr>
                <w:top w:val="none" w:sz="0" w:space="0" w:color="auto"/>
                <w:left w:val="none" w:sz="0" w:space="0" w:color="auto"/>
                <w:bottom w:val="none" w:sz="0" w:space="0" w:color="auto"/>
                <w:right w:val="none" w:sz="0" w:space="0" w:color="auto"/>
              </w:divBdr>
            </w:div>
            <w:div w:id="1063021510">
              <w:marLeft w:val="0"/>
              <w:marRight w:val="0"/>
              <w:marTop w:val="0"/>
              <w:marBottom w:val="0"/>
              <w:divBdr>
                <w:top w:val="none" w:sz="0" w:space="0" w:color="auto"/>
                <w:left w:val="none" w:sz="0" w:space="0" w:color="auto"/>
                <w:bottom w:val="none" w:sz="0" w:space="0" w:color="auto"/>
                <w:right w:val="none" w:sz="0" w:space="0" w:color="auto"/>
              </w:divBdr>
            </w:div>
            <w:div w:id="1085111165">
              <w:marLeft w:val="0"/>
              <w:marRight w:val="0"/>
              <w:marTop w:val="0"/>
              <w:marBottom w:val="0"/>
              <w:divBdr>
                <w:top w:val="none" w:sz="0" w:space="0" w:color="auto"/>
                <w:left w:val="none" w:sz="0" w:space="0" w:color="auto"/>
                <w:bottom w:val="none" w:sz="0" w:space="0" w:color="auto"/>
                <w:right w:val="none" w:sz="0" w:space="0" w:color="auto"/>
              </w:divBdr>
            </w:div>
            <w:div w:id="1103767104">
              <w:marLeft w:val="0"/>
              <w:marRight w:val="0"/>
              <w:marTop w:val="0"/>
              <w:marBottom w:val="0"/>
              <w:divBdr>
                <w:top w:val="none" w:sz="0" w:space="0" w:color="auto"/>
                <w:left w:val="none" w:sz="0" w:space="0" w:color="auto"/>
                <w:bottom w:val="none" w:sz="0" w:space="0" w:color="auto"/>
                <w:right w:val="none" w:sz="0" w:space="0" w:color="auto"/>
              </w:divBdr>
            </w:div>
            <w:div w:id="1104111389">
              <w:marLeft w:val="0"/>
              <w:marRight w:val="0"/>
              <w:marTop w:val="0"/>
              <w:marBottom w:val="0"/>
              <w:divBdr>
                <w:top w:val="none" w:sz="0" w:space="0" w:color="auto"/>
                <w:left w:val="none" w:sz="0" w:space="0" w:color="auto"/>
                <w:bottom w:val="none" w:sz="0" w:space="0" w:color="auto"/>
                <w:right w:val="none" w:sz="0" w:space="0" w:color="auto"/>
              </w:divBdr>
            </w:div>
            <w:div w:id="1117606812">
              <w:marLeft w:val="0"/>
              <w:marRight w:val="0"/>
              <w:marTop w:val="0"/>
              <w:marBottom w:val="0"/>
              <w:divBdr>
                <w:top w:val="none" w:sz="0" w:space="0" w:color="auto"/>
                <w:left w:val="none" w:sz="0" w:space="0" w:color="auto"/>
                <w:bottom w:val="none" w:sz="0" w:space="0" w:color="auto"/>
                <w:right w:val="none" w:sz="0" w:space="0" w:color="auto"/>
              </w:divBdr>
            </w:div>
            <w:div w:id="1122501284">
              <w:marLeft w:val="0"/>
              <w:marRight w:val="0"/>
              <w:marTop w:val="0"/>
              <w:marBottom w:val="0"/>
              <w:divBdr>
                <w:top w:val="none" w:sz="0" w:space="0" w:color="auto"/>
                <w:left w:val="none" w:sz="0" w:space="0" w:color="auto"/>
                <w:bottom w:val="none" w:sz="0" w:space="0" w:color="auto"/>
                <w:right w:val="none" w:sz="0" w:space="0" w:color="auto"/>
              </w:divBdr>
            </w:div>
            <w:div w:id="1125541272">
              <w:marLeft w:val="0"/>
              <w:marRight w:val="0"/>
              <w:marTop w:val="0"/>
              <w:marBottom w:val="0"/>
              <w:divBdr>
                <w:top w:val="none" w:sz="0" w:space="0" w:color="auto"/>
                <w:left w:val="none" w:sz="0" w:space="0" w:color="auto"/>
                <w:bottom w:val="none" w:sz="0" w:space="0" w:color="auto"/>
                <w:right w:val="none" w:sz="0" w:space="0" w:color="auto"/>
              </w:divBdr>
            </w:div>
            <w:div w:id="1132282653">
              <w:marLeft w:val="0"/>
              <w:marRight w:val="0"/>
              <w:marTop w:val="0"/>
              <w:marBottom w:val="0"/>
              <w:divBdr>
                <w:top w:val="none" w:sz="0" w:space="0" w:color="auto"/>
                <w:left w:val="none" w:sz="0" w:space="0" w:color="auto"/>
                <w:bottom w:val="none" w:sz="0" w:space="0" w:color="auto"/>
                <w:right w:val="none" w:sz="0" w:space="0" w:color="auto"/>
              </w:divBdr>
              <w:divsChild>
                <w:div w:id="455948702">
                  <w:marLeft w:val="0"/>
                  <w:marRight w:val="0"/>
                  <w:marTop w:val="0"/>
                  <w:marBottom w:val="0"/>
                  <w:divBdr>
                    <w:top w:val="none" w:sz="0" w:space="0" w:color="auto"/>
                    <w:left w:val="none" w:sz="0" w:space="0" w:color="auto"/>
                    <w:bottom w:val="none" w:sz="0" w:space="0" w:color="auto"/>
                    <w:right w:val="none" w:sz="0" w:space="0" w:color="auto"/>
                  </w:divBdr>
                </w:div>
                <w:div w:id="713386974">
                  <w:marLeft w:val="0"/>
                  <w:marRight w:val="0"/>
                  <w:marTop w:val="0"/>
                  <w:marBottom w:val="0"/>
                  <w:divBdr>
                    <w:top w:val="none" w:sz="0" w:space="0" w:color="auto"/>
                    <w:left w:val="none" w:sz="0" w:space="0" w:color="auto"/>
                    <w:bottom w:val="none" w:sz="0" w:space="0" w:color="auto"/>
                    <w:right w:val="none" w:sz="0" w:space="0" w:color="auto"/>
                  </w:divBdr>
                </w:div>
                <w:div w:id="1098718449">
                  <w:marLeft w:val="0"/>
                  <w:marRight w:val="0"/>
                  <w:marTop w:val="0"/>
                  <w:marBottom w:val="0"/>
                  <w:divBdr>
                    <w:top w:val="none" w:sz="0" w:space="0" w:color="auto"/>
                    <w:left w:val="none" w:sz="0" w:space="0" w:color="auto"/>
                    <w:bottom w:val="none" w:sz="0" w:space="0" w:color="auto"/>
                    <w:right w:val="none" w:sz="0" w:space="0" w:color="auto"/>
                  </w:divBdr>
                </w:div>
                <w:div w:id="1145782384">
                  <w:marLeft w:val="0"/>
                  <w:marRight w:val="0"/>
                  <w:marTop w:val="0"/>
                  <w:marBottom w:val="0"/>
                  <w:divBdr>
                    <w:top w:val="none" w:sz="0" w:space="0" w:color="auto"/>
                    <w:left w:val="none" w:sz="0" w:space="0" w:color="auto"/>
                    <w:bottom w:val="none" w:sz="0" w:space="0" w:color="auto"/>
                    <w:right w:val="none" w:sz="0" w:space="0" w:color="auto"/>
                  </w:divBdr>
                </w:div>
                <w:div w:id="1177620976">
                  <w:marLeft w:val="0"/>
                  <w:marRight w:val="0"/>
                  <w:marTop w:val="0"/>
                  <w:marBottom w:val="0"/>
                  <w:divBdr>
                    <w:top w:val="none" w:sz="0" w:space="0" w:color="auto"/>
                    <w:left w:val="none" w:sz="0" w:space="0" w:color="auto"/>
                    <w:bottom w:val="none" w:sz="0" w:space="0" w:color="auto"/>
                    <w:right w:val="none" w:sz="0" w:space="0" w:color="auto"/>
                  </w:divBdr>
                </w:div>
                <w:div w:id="1215461570">
                  <w:marLeft w:val="0"/>
                  <w:marRight w:val="0"/>
                  <w:marTop w:val="0"/>
                  <w:marBottom w:val="0"/>
                  <w:divBdr>
                    <w:top w:val="none" w:sz="0" w:space="0" w:color="auto"/>
                    <w:left w:val="none" w:sz="0" w:space="0" w:color="auto"/>
                    <w:bottom w:val="none" w:sz="0" w:space="0" w:color="auto"/>
                    <w:right w:val="none" w:sz="0" w:space="0" w:color="auto"/>
                  </w:divBdr>
                </w:div>
                <w:div w:id="1292858176">
                  <w:marLeft w:val="0"/>
                  <w:marRight w:val="0"/>
                  <w:marTop w:val="0"/>
                  <w:marBottom w:val="0"/>
                  <w:divBdr>
                    <w:top w:val="none" w:sz="0" w:space="0" w:color="auto"/>
                    <w:left w:val="none" w:sz="0" w:space="0" w:color="auto"/>
                    <w:bottom w:val="none" w:sz="0" w:space="0" w:color="auto"/>
                    <w:right w:val="none" w:sz="0" w:space="0" w:color="auto"/>
                  </w:divBdr>
                </w:div>
                <w:div w:id="2028559413">
                  <w:marLeft w:val="0"/>
                  <w:marRight w:val="0"/>
                  <w:marTop w:val="0"/>
                  <w:marBottom w:val="0"/>
                  <w:divBdr>
                    <w:top w:val="none" w:sz="0" w:space="0" w:color="auto"/>
                    <w:left w:val="none" w:sz="0" w:space="0" w:color="auto"/>
                    <w:bottom w:val="none" w:sz="0" w:space="0" w:color="auto"/>
                    <w:right w:val="none" w:sz="0" w:space="0" w:color="auto"/>
                  </w:divBdr>
                </w:div>
                <w:div w:id="2038921553">
                  <w:marLeft w:val="0"/>
                  <w:marRight w:val="0"/>
                  <w:marTop w:val="0"/>
                  <w:marBottom w:val="0"/>
                  <w:divBdr>
                    <w:top w:val="none" w:sz="0" w:space="0" w:color="auto"/>
                    <w:left w:val="none" w:sz="0" w:space="0" w:color="auto"/>
                    <w:bottom w:val="none" w:sz="0" w:space="0" w:color="auto"/>
                    <w:right w:val="none" w:sz="0" w:space="0" w:color="auto"/>
                  </w:divBdr>
                </w:div>
              </w:divsChild>
            </w:div>
            <w:div w:id="1133602544">
              <w:marLeft w:val="0"/>
              <w:marRight w:val="0"/>
              <w:marTop w:val="0"/>
              <w:marBottom w:val="0"/>
              <w:divBdr>
                <w:top w:val="none" w:sz="0" w:space="0" w:color="auto"/>
                <w:left w:val="none" w:sz="0" w:space="0" w:color="auto"/>
                <w:bottom w:val="none" w:sz="0" w:space="0" w:color="auto"/>
                <w:right w:val="none" w:sz="0" w:space="0" w:color="auto"/>
              </w:divBdr>
            </w:div>
            <w:div w:id="1134710723">
              <w:marLeft w:val="0"/>
              <w:marRight w:val="0"/>
              <w:marTop w:val="0"/>
              <w:marBottom w:val="0"/>
              <w:divBdr>
                <w:top w:val="none" w:sz="0" w:space="0" w:color="auto"/>
                <w:left w:val="none" w:sz="0" w:space="0" w:color="auto"/>
                <w:bottom w:val="none" w:sz="0" w:space="0" w:color="auto"/>
                <w:right w:val="none" w:sz="0" w:space="0" w:color="auto"/>
              </w:divBdr>
            </w:div>
            <w:div w:id="1137644861">
              <w:marLeft w:val="0"/>
              <w:marRight w:val="0"/>
              <w:marTop w:val="0"/>
              <w:marBottom w:val="0"/>
              <w:divBdr>
                <w:top w:val="none" w:sz="0" w:space="0" w:color="auto"/>
                <w:left w:val="none" w:sz="0" w:space="0" w:color="auto"/>
                <w:bottom w:val="none" w:sz="0" w:space="0" w:color="auto"/>
                <w:right w:val="none" w:sz="0" w:space="0" w:color="auto"/>
              </w:divBdr>
            </w:div>
            <w:div w:id="1139225623">
              <w:marLeft w:val="0"/>
              <w:marRight w:val="0"/>
              <w:marTop w:val="0"/>
              <w:marBottom w:val="0"/>
              <w:divBdr>
                <w:top w:val="none" w:sz="0" w:space="0" w:color="auto"/>
                <w:left w:val="none" w:sz="0" w:space="0" w:color="auto"/>
                <w:bottom w:val="none" w:sz="0" w:space="0" w:color="auto"/>
                <w:right w:val="none" w:sz="0" w:space="0" w:color="auto"/>
              </w:divBdr>
            </w:div>
            <w:div w:id="1141385139">
              <w:marLeft w:val="0"/>
              <w:marRight w:val="0"/>
              <w:marTop w:val="0"/>
              <w:marBottom w:val="0"/>
              <w:divBdr>
                <w:top w:val="none" w:sz="0" w:space="0" w:color="auto"/>
                <w:left w:val="none" w:sz="0" w:space="0" w:color="auto"/>
                <w:bottom w:val="none" w:sz="0" w:space="0" w:color="auto"/>
                <w:right w:val="none" w:sz="0" w:space="0" w:color="auto"/>
              </w:divBdr>
            </w:div>
            <w:div w:id="1143812870">
              <w:marLeft w:val="0"/>
              <w:marRight w:val="0"/>
              <w:marTop w:val="0"/>
              <w:marBottom w:val="0"/>
              <w:divBdr>
                <w:top w:val="none" w:sz="0" w:space="0" w:color="auto"/>
                <w:left w:val="none" w:sz="0" w:space="0" w:color="auto"/>
                <w:bottom w:val="none" w:sz="0" w:space="0" w:color="auto"/>
                <w:right w:val="none" w:sz="0" w:space="0" w:color="auto"/>
              </w:divBdr>
            </w:div>
            <w:div w:id="1147623845">
              <w:marLeft w:val="0"/>
              <w:marRight w:val="0"/>
              <w:marTop w:val="0"/>
              <w:marBottom w:val="0"/>
              <w:divBdr>
                <w:top w:val="none" w:sz="0" w:space="0" w:color="auto"/>
                <w:left w:val="none" w:sz="0" w:space="0" w:color="auto"/>
                <w:bottom w:val="none" w:sz="0" w:space="0" w:color="auto"/>
                <w:right w:val="none" w:sz="0" w:space="0" w:color="auto"/>
              </w:divBdr>
            </w:div>
            <w:div w:id="1149597194">
              <w:marLeft w:val="0"/>
              <w:marRight w:val="0"/>
              <w:marTop w:val="0"/>
              <w:marBottom w:val="0"/>
              <w:divBdr>
                <w:top w:val="none" w:sz="0" w:space="0" w:color="auto"/>
                <w:left w:val="none" w:sz="0" w:space="0" w:color="auto"/>
                <w:bottom w:val="none" w:sz="0" w:space="0" w:color="auto"/>
                <w:right w:val="none" w:sz="0" w:space="0" w:color="auto"/>
              </w:divBdr>
            </w:div>
            <w:div w:id="1155337077">
              <w:marLeft w:val="0"/>
              <w:marRight w:val="0"/>
              <w:marTop w:val="0"/>
              <w:marBottom w:val="0"/>
              <w:divBdr>
                <w:top w:val="none" w:sz="0" w:space="0" w:color="auto"/>
                <w:left w:val="none" w:sz="0" w:space="0" w:color="auto"/>
                <w:bottom w:val="none" w:sz="0" w:space="0" w:color="auto"/>
                <w:right w:val="none" w:sz="0" w:space="0" w:color="auto"/>
              </w:divBdr>
            </w:div>
            <w:div w:id="1156187223">
              <w:marLeft w:val="0"/>
              <w:marRight w:val="0"/>
              <w:marTop w:val="0"/>
              <w:marBottom w:val="0"/>
              <w:divBdr>
                <w:top w:val="none" w:sz="0" w:space="0" w:color="auto"/>
                <w:left w:val="none" w:sz="0" w:space="0" w:color="auto"/>
                <w:bottom w:val="none" w:sz="0" w:space="0" w:color="auto"/>
                <w:right w:val="none" w:sz="0" w:space="0" w:color="auto"/>
              </w:divBdr>
            </w:div>
            <w:div w:id="1157383775">
              <w:marLeft w:val="0"/>
              <w:marRight w:val="0"/>
              <w:marTop w:val="0"/>
              <w:marBottom w:val="0"/>
              <w:divBdr>
                <w:top w:val="none" w:sz="0" w:space="0" w:color="auto"/>
                <w:left w:val="none" w:sz="0" w:space="0" w:color="auto"/>
                <w:bottom w:val="none" w:sz="0" w:space="0" w:color="auto"/>
                <w:right w:val="none" w:sz="0" w:space="0" w:color="auto"/>
              </w:divBdr>
            </w:div>
            <w:div w:id="1161963949">
              <w:marLeft w:val="0"/>
              <w:marRight w:val="0"/>
              <w:marTop w:val="0"/>
              <w:marBottom w:val="0"/>
              <w:divBdr>
                <w:top w:val="none" w:sz="0" w:space="0" w:color="auto"/>
                <w:left w:val="none" w:sz="0" w:space="0" w:color="auto"/>
                <w:bottom w:val="none" w:sz="0" w:space="0" w:color="auto"/>
                <w:right w:val="none" w:sz="0" w:space="0" w:color="auto"/>
              </w:divBdr>
            </w:div>
            <w:div w:id="1185554713">
              <w:marLeft w:val="0"/>
              <w:marRight w:val="0"/>
              <w:marTop w:val="0"/>
              <w:marBottom w:val="0"/>
              <w:divBdr>
                <w:top w:val="none" w:sz="0" w:space="0" w:color="auto"/>
                <w:left w:val="none" w:sz="0" w:space="0" w:color="auto"/>
                <w:bottom w:val="none" w:sz="0" w:space="0" w:color="auto"/>
                <w:right w:val="none" w:sz="0" w:space="0" w:color="auto"/>
              </w:divBdr>
            </w:div>
            <w:div w:id="1187448462">
              <w:marLeft w:val="0"/>
              <w:marRight w:val="0"/>
              <w:marTop w:val="0"/>
              <w:marBottom w:val="0"/>
              <w:divBdr>
                <w:top w:val="none" w:sz="0" w:space="0" w:color="auto"/>
                <w:left w:val="none" w:sz="0" w:space="0" w:color="auto"/>
                <w:bottom w:val="none" w:sz="0" w:space="0" w:color="auto"/>
                <w:right w:val="none" w:sz="0" w:space="0" w:color="auto"/>
              </w:divBdr>
            </w:div>
            <w:div w:id="1188520864">
              <w:marLeft w:val="0"/>
              <w:marRight w:val="0"/>
              <w:marTop w:val="0"/>
              <w:marBottom w:val="0"/>
              <w:divBdr>
                <w:top w:val="none" w:sz="0" w:space="0" w:color="auto"/>
                <w:left w:val="none" w:sz="0" w:space="0" w:color="auto"/>
                <w:bottom w:val="none" w:sz="0" w:space="0" w:color="auto"/>
                <w:right w:val="none" w:sz="0" w:space="0" w:color="auto"/>
              </w:divBdr>
            </w:div>
            <w:div w:id="1190797260">
              <w:marLeft w:val="0"/>
              <w:marRight w:val="0"/>
              <w:marTop w:val="0"/>
              <w:marBottom w:val="0"/>
              <w:divBdr>
                <w:top w:val="none" w:sz="0" w:space="0" w:color="auto"/>
                <w:left w:val="none" w:sz="0" w:space="0" w:color="auto"/>
                <w:bottom w:val="none" w:sz="0" w:space="0" w:color="auto"/>
                <w:right w:val="none" w:sz="0" w:space="0" w:color="auto"/>
              </w:divBdr>
            </w:div>
            <w:div w:id="1200360225">
              <w:marLeft w:val="0"/>
              <w:marRight w:val="0"/>
              <w:marTop w:val="0"/>
              <w:marBottom w:val="0"/>
              <w:divBdr>
                <w:top w:val="none" w:sz="0" w:space="0" w:color="auto"/>
                <w:left w:val="none" w:sz="0" w:space="0" w:color="auto"/>
                <w:bottom w:val="none" w:sz="0" w:space="0" w:color="auto"/>
                <w:right w:val="none" w:sz="0" w:space="0" w:color="auto"/>
              </w:divBdr>
            </w:div>
            <w:div w:id="1205020780">
              <w:marLeft w:val="0"/>
              <w:marRight w:val="0"/>
              <w:marTop w:val="0"/>
              <w:marBottom w:val="0"/>
              <w:divBdr>
                <w:top w:val="none" w:sz="0" w:space="0" w:color="auto"/>
                <w:left w:val="none" w:sz="0" w:space="0" w:color="auto"/>
                <w:bottom w:val="none" w:sz="0" w:space="0" w:color="auto"/>
                <w:right w:val="none" w:sz="0" w:space="0" w:color="auto"/>
              </w:divBdr>
            </w:div>
            <w:div w:id="1210142415">
              <w:marLeft w:val="0"/>
              <w:marRight w:val="0"/>
              <w:marTop w:val="0"/>
              <w:marBottom w:val="0"/>
              <w:divBdr>
                <w:top w:val="none" w:sz="0" w:space="0" w:color="auto"/>
                <w:left w:val="none" w:sz="0" w:space="0" w:color="auto"/>
                <w:bottom w:val="none" w:sz="0" w:space="0" w:color="auto"/>
                <w:right w:val="none" w:sz="0" w:space="0" w:color="auto"/>
              </w:divBdr>
            </w:div>
            <w:div w:id="1217550869">
              <w:marLeft w:val="0"/>
              <w:marRight w:val="0"/>
              <w:marTop w:val="0"/>
              <w:marBottom w:val="0"/>
              <w:divBdr>
                <w:top w:val="none" w:sz="0" w:space="0" w:color="auto"/>
                <w:left w:val="none" w:sz="0" w:space="0" w:color="auto"/>
                <w:bottom w:val="none" w:sz="0" w:space="0" w:color="auto"/>
                <w:right w:val="none" w:sz="0" w:space="0" w:color="auto"/>
              </w:divBdr>
            </w:div>
            <w:div w:id="1223636752">
              <w:marLeft w:val="0"/>
              <w:marRight w:val="0"/>
              <w:marTop w:val="0"/>
              <w:marBottom w:val="0"/>
              <w:divBdr>
                <w:top w:val="none" w:sz="0" w:space="0" w:color="auto"/>
                <w:left w:val="none" w:sz="0" w:space="0" w:color="auto"/>
                <w:bottom w:val="none" w:sz="0" w:space="0" w:color="auto"/>
                <w:right w:val="none" w:sz="0" w:space="0" w:color="auto"/>
              </w:divBdr>
            </w:div>
            <w:div w:id="1225678063">
              <w:marLeft w:val="0"/>
              <w:marRight w:val="0"/>
              <w:marTop w:val="0"/>
              <w:marBottom w:val="0"/>
              <w:divBdr>
                <w:top w:val="none" w:sz="0" w:space="0" w:color="auto"/>
                <w:left w:val="none" w:sz="0" w:space="0" w:color="auto"/>
                <w:bottom w:val="none" w:sz="0" w:space="0" w:color="auto"/>
                <w:right w:val="none" w:sz="0" w:space="0" w:color="auto"/>
              </w:divBdr>
            </w:div>
            <w:div w:id="1234387341">
              <w:marLeft w:val="0"/>
              <w:marRight w:val="0"/>
              <w:marTop w:val="0"/>
              <w:marBottom w:val="0"/>
              <w:divBdr>
                <w:top w:val="none" w:sz="0" w:space="0" w:color="auto"/>
                <w:left w:val="none" w:sz="0" w:space="0" w:color="auto"/>
                <w:bottom w:val="none" w:sz="0" w:space="0" w:color="auto"/>
                <w:right w:val="none" w:sz="0" w:space="0" w:color="auto"/>
              </w:divBdr>
            </w:div>
            <w:div w:id="1238441497">
              <w:marLeft w:val="0"/>
              <w:marRight w:val="0"/>
              <w:marTop w:val="0"/>
              <w:marBottom w:val="0"/>
              <w:divBdr>
                <w:top w:val="none" w:sz="0" w:space="0" w:color="auto"/>
                <w:left w:val="none" w:sz="0" w:space="0" w:color="auto"/>
                <w:bottom w:val="none" w:sz="0" w:space="0" w:color="auto"/>
                <w:right w:val="none" w:sz="0" w:space="0" w:color="auto"/>
              </w:divBdr>
            </w:div>
            <w:div w:id="1241332154">
              <w:marLeft w:val="0"/>
              <w:marRight w:val="0"/>
              <w:marTop w:val="0"/>
              <w:marBottom w:val="0"/>
              <w:divBdr>
                <w:top w:val="none" w:sz="0" w:space="0" w:color="auto"/>
                <w:left w:val="none" w:sz="0" w:space="0" w:color="auto"/>
                <w:bottom w:val="none" w:sz="0" w:space="0" w:color="auto"/>
                <w:right w:val="none" w:sz="0" w:space="0" w:color="auto"/>
              </w:divBdr>
            </w:div>
            <w:div w:id="1243029742">
              <w:marLeft w:val="0"/>
              <w:marRight w:val="0"/>
              <w:marTop w:val="0"/>
              <w:marBottom w:val="0"/>
              <w:divBdr>
                <w:top w:val="none" w:sz="0" w:space="0" w:color="auto"/>
                <w:left w:val="none" w:sz="0" w:space="0" w:color="auto"/>
                <w:bottom w:val="none" w:sz="0" w:space="0" w:color="auto"/>
                <w:right w:val="none" w:sz="0" w:space="0" w:color="auto"/>
              </w:divBdr>
            </w:div>
            <w:div w:id="1251819460">
              <w:marLeft w:val="0"/>
              <w:marRight w:val="0"/>
              <w:marTop w:val="0"/>
              <w:marBottom w:val="0"/>
              <w:divBdr>
                <w:top w:val="none" w:sz="0" w:space="0" w:color="auto"/>
                <w:left w:val="none" w:sz="0" w:space="0" w:color="auto"/>
                <w:bottom w:val="none" w:sz="0" w:space="0" w:color="auto"/>
                <w:right w:val="none" w:sz="0" w:space="0" w:color="auto"/>
              </w:divBdr>
            </w:div>
            <w:div w:id="1259413521">
              <w:marLeft w:val="0"/>
              <w:marRight w:val="0"/>
              <w:marTop w:val="0"/>
              <w:marBottom w:val="0"/>
              <w:divBdr>
                <w:top w:val="none" w:sz="0" w:space="0" w:color="auto"/>
                <w:left w:val="none" w:sz="0" w:space="0" w:color="auto"/>
                <w:bottom w:val="none" w:sz="0" w:space="0" w:color="auto"/>
                <w:right w:val="none" w:sz="0" w:space="0" w:color="auto"/>
              </w:divBdr>
            </w:div>
            <w:div w:id="1269586499">
              <w:marLeft w:val="0"/>
              <w:marRight w:val="0"/>
              <w:marTop w:val="0"/>
              <w:marBottom w:val="0"/>
              <w:divBdr>
                <w:top w:val="none" w:sz="0" w:space="0" w:color="auto"/>
                <w:left w:val="none" w:sz="0" w:space="0" w:color="auto"/>
                <w:bottom w:val="none" w:sz="0" w:space="0" w:color="auto"/>
                <w:right w:val="none" w:sz="0" w:space="0" w:color="auto"/>
              </w:divBdr>
            </w:div>
            <w:div w:id="1272205048">
              <w:marLeft w:val="0"/>
              <w:marRight w:val="0"/>
              <w:marTop w:val="0"/>
              <w:marBottom w:val="0"/>
              <w:divBdr>
                <w:top w:val="none" w:sz="0" w:space="0" w:color="auto"/>
                <w:left w:val="none" w:sz="0" w:space="0" w:color="auto"/>
                <w:bottom w:val="none" w:sz="0" w:space="0" w:color="auto"/>
                <w:right w:val="none" w:sz="0" w:space="0" w:color="auto"/>
              </w:divBdr>
            </w:div>
            <w:div w:id="1274094137">
              <w:marLeft w:val="0"/>
              <w:marRight w:val="0"/>
              <w:marTop w:val="0"/>
              <w:marBottom w:val="0"/>
              <w:divBdr>
                <w:top w:val="none" w:sz="0" w:space="0" w:color="auto"/>
                <w:left w:val="none" w:sz="0" w:space="0" w:color="auto"/>
                <w:bottom w:val="none" w:sz="0" w:space="0" w:color="auto"/>
                <w:right w:val="none" w:sz="0" w:space="0" w:color="auto"/>
              </w:divBdr>
            </w:div>
            <w:div w:id="1277518713">
              <w:marLeft w:val="0"/>
              <w:marRight w:val="0"/>
              <w:marTop w:val="0"/>
              <w:marBottom w:val="0"/>
              <w:divBdr>
                <w:top w:val="none" w:sz="0" w:space="0" w:color="auto"/>
                <w:left w:val="none" w:sz="0" w:space="0" w:color="auto"/>
                <w:bottom w:val="none" w:sz="0" w:space="0" w:color="auto"/>
                <w:right w:val="none" w:sz="0" w:space="0" w:color="auto"/>
              </w:divBdr>
            </w:div>
            <w:div w:id="1279681568">
              <w:marLeft w:val="0"/>
              <w:marRight w:val="0"/>
              <w:marTop w:val="0"/>
              <w:marBottom w:val="0"/>
              <w:divBdr>
                <w:top w:val="none" w:sz="0" w:space="0" w:color="auto"/>
                <w:left w:val="none" w:sz="0" w:space="0" w:color="auto"/>
                <w:bottom w:val="none" w:sz="0" w:space="0" w:color="auto"/>
                <w:right w:val="none" w:sz="0" w:space="0" w:color="auto"/>
              </w:divBdr>
            </w:div>
            <w:div w:id="1284728932">
              <w:marLeft w:val="0"/>
              <w:marRight w:val="0"/>
              <w:marTop w:val="0"/>
              <w:marBottom w:val="0"/>
              <w:divBdr>
                <w:top w:val="none" w:sz="0" w:space="0" w:color="auto"/>
                <w:left w:val="none" w:sz="0" w:space="0" w:color="auto"/>
                <w:bottom w:val="none" w:sz="0" w:space="0" w:color="auto"/>
                <w:right w:val="none" w:sz="0" w:space="0" w:color="auto"/>
              </w:divBdr>
            </w:div>
            <w:div w:id="1287466439">
              <w:marLeft w:val="0"/>
              <w:marRight w:val="0"/>
              <w:marTop w:val="0"/>
              <w:marBottom w:val="0"/>
              <w:divBdr>
                <w:top w:val="none" w:sz="0" w:space="0" w:color="auto"/>
                <w:left w:val="none" w:sz="0" w:space="0" w:color="auto"/>
                <w:bottom w:val="none" w:sz="0" w:space="0" w:color="auto"/>
                <w:right w:val="none" w:sz="0" w:space="0" w:color="auto"/>
              </w:divBdr>
            </w:div>
            <w:div w:id="1293554190">
              <w:marLeft w:val="0"/>
              <w:marRight w:val="0"/>
              <w:marTop w:val="0"/>
              <w:marBottom w:val="0"/>
              <w:divBdr>
                <w:top w:val="none" w:sz="0" w:space="0" w:color="auto"/>
                <w:left w:val="none" w:sz="0" w:space="0" w:color="auto"/>
                <w:bottom w:val="none" w:sz="0" w:space="0" w:color="auto"/>
                <w:right w:val="none" w:sz="0" w:space="0" w:color="auto"/>
              </w:divBdr>
            </w:div>
            <w:div w:id="1297836336">
              <w:marLeft w:val="0"/>
              <w:marRight w:val="0"/>
              <w:marTop w:val="0"/>
              <w:marBottom w:val="0"/>
              <w:divBdr>
                <w:top w:val="none" w:sz="0" w:space="0" w:color="auto"/>
                <w:left w:val="none" w:sz="0" w:space="0" w:color="auto"/>
                <w:bottom w:val="none" w:sz="0" w:space="0" w:color="auto"/>
                <w:right w:val="none" w:sz="0" w:space="0" w:color="auto"/>
              </w:divBdr>
            </w:div>
            <w:div w:id="1306468726">
              <w:marLeft w:val="0"/>
              <w:marRight w:val="0"/>
              <w:marTop w:val="0"/>
              <w:marBottom w:val="0"/>
              <w:divBdr>
                <w:top w:val="none" w:sz="0" w:space="0" w:color="auto"/>
                <w:left w:val="none" w:sz="0" w:space="0" w:color="auto"/>
                <w:bottom w:val="none" w:sz="0" w:space="0" w:color="auto"/>
                <w:right w:val="none" w:sz="0" w:space="0" w:color="auto"/>
              </w:divBdr>
            </w:div>
            <w:div w:id="1313487114">
              <w:marLeft w:val="0"/>
              <w:marRight w:val="0"/>
              <w:marTop w:val="0"/>
              <w:marBottom w:val="0"/>
              <w:divBdr>
                <w:top w:val="none" w:sz="0" w:space="0" w:color="auto"/>
                <w:left w:val="none" w:sz="0" w:space="0" w:color="auto"/>
                <w:bottom w:val="none" w:sz="0" w:space="0" w:color="auto"/>
                <w:right w:val="none" w:sz="0" w:space="0" w:color="auto"/>
              </w:divBdr>
            </w:div>
            <w:div w:id="1317030884">
              <w:marLeft w:val="0"/>
              <w:marRight w:val="0"/>
              <w:marTop w:val="0"/>
              <w:marBottom w:val="0"/>
              <w:divBdr>
                <w:top w:val="none" w:sz="0" w:space="0" w:color="auto"/>
                <w:left w:val="none" w:sz="0" w:space="0" w:color="auto"/>
                <w:bottom w:val="none" w:sz="0" w:space="0" w:color="auto"/>
                <w:right w:val="none" w:sz="0" w:space="0" w:color="auto"/>
              </w:divBdr>
            </w:div>
            <w:div w:id="1320578381">
              <w:marLeft w:val="0"/>
              <w:marRight w:val="0"/>
              <w:marTop w:val="0"/>
              <w:marBottom w:val="0"/>
              <w:divBdr>
                <w:top w:val="none" w:sz="0" w:space="0" w:color="auto"/>
                <w:left w:val="none" w:sz="0" w:space="0" w:color="auto"/>
                <w:bottom w:val="none" w:sz="0" w:space="0" w:color="auto"/>
                <w:right w:val="none" w:sz="0" w:space="0" w:color="auto"/>
              </w:divBdr>
            </w:div>
            <w:div w:id="1325014340">
              <w:marLeft w:val="0"/>
              <w:marRight w:val="0"/>
              <w:marTop w:val="0"/>
              <w:marBottom w:val="0"/>
              <w:divBdr>
                <w:top w:val="none" w:sz="0" w:space="0" w:color="auto"/>
                <w:left w:val="none" w:sz="0" w:space="0" w:color="auto"/>
                <w:bottom w:val="none" w:sz="0" w:space="0" w:color="auto"/>
                <w:right w:val="none" w:sz="0" w:space="0" w:color="auto"/>
              </w:divBdr>
            </w:div>
            <w:div w:id="1336229557">
              <w:marLeft w:val="0"/>
              <w:marRight w:val="0"/>
              <w:marTop w:val="0"/>
              <w:marBottom w:val="0"/>
              <w:divBdr>
                <w:top w:val="none" w:sz="0" w:space="0" w:color="auto"/>
                <w:left w:val="none" w:sz="0" w:space="0" w:color="auto"/>
                <w:bottom w:val="none" w:sz="0" w:space="0" w:color="auto"/>
                <w:right w:val="none" w:sz="0" w:space="0" w:color="auto"/>
              </w:divBdr>
            </w:div>
            <w:div w:id="1341808891">
              <w:marLeft w:val="0"/>
              <w:marRight w:val="0"/>
              <w:marTop w:val="0"/>
              <w:marBottom w:val="0"/>
              <w:divBdr>
                <w:top w:val="none" w:sz="0" w:space="0" w:color="auto"/>
                <w:left w:val="none" w:sz="0" w:space="0" w:color="auto"/>
                <w:bottom w:val="none" w:sz="0" w:space="0" w:color="auto"/>
                <w:right w:val="none" w:sz="0" w:space="0" w:color="auto"/>
              </w:divBdr>
            </w:div>
            <w:div w:id="1341856732">
              <w:marLeft w:val="0"/>
              <w:marRight w:val="0"/>
              <w:marTop w:val="0"/>
              <w:marBottom w:val="0"/>
              <w:divBdr>
                <w:top w:val="none" w:sz="0" w:space="0" w:color="auto"/>
                <w:left w:val="none" w:sz="0" w:space="0" w:color="auto"/>
                <w:bottom w:val="none" w:sz="0" w:space="0" w:color="auto"/>
                <w:right w:val="none" w:sz="0" w:space="0" w:color="auto"/>
              </w:divBdr>
            </w:div>
            <w:div w:id="1343514491">
              <w:marLeft w:val="0"/>
              <w:marRight w:val="0"/>
              <w:marTop w:val="0"/>
              <w:marBottom w:val="0"/>
              <w:divBdr>
                <w:top w:val="none" w:sz="0" w:space="0" w:color="auto"/>
                <w:left w:val="none" w:sz="0" w:space="0" w:color="auto"/>
                <w:bottom w:val="none" w:sz="0" w:space="0" w:color="auto"/>
                <w:right w:val="none" w:sz="0" w:space="0" w:color="auto"/>
              </w:divBdr>
            </w:div>
            <w:div w:id="1346516580">
              <w:marLeft w:val="0"/>
              <w:marRight w:val="0"/>
              <w:marTop w:val="0"/>
              <w:marBottom w:val="0"/>
              <w:divBdr>
                <w:top w:val="none" w:sz="0" w:space="0" w:color="auto"/>
                <w:left w:val="none" w:sz="0" w:space="0" w:color="auto"/>
                <w:bottom w:val="none" w:sz="0" w:space="0" w:color="auto"/>
                <w:right w:val="none" w:sz="0" w:space="0" w:color="auto"/>
              </w:divBdr>
            </w:div>
            <w:div w:id="1358627066">
              <w:marLeft w:val="0"/>
              <w:marRight w:val="0"/>
              <w:marTop w:val="0"/>
              <w:marBottom w:val="0"/>
              <w:divBdr>
                <w:top w:val="none" w:sz="0" w:space="0" w:color="auto"/>
                <w:left w:val="none" w:sz="0" w:space="0" w:color="auto"/>
                <w:bottom w:val="none" w:sz="0" w:space="0" w:color="auto"/>
                <w:right w:val="none" w:sz="0" w:space="0" w:color="auto"/>
              </w:divBdr>
            </w:div>
            <w:div w:id="1362317746">
              <w:marLeft w:val="0"/>
              <w:marRight w:val="0"/>
              <w:marTop w:val="0"/>
              <w:marBottom w:val="0"/>
              <w:divBdr>
                <w:top w:val="none" w:sz="0" w:space="0" w:color="auto"/>
                <w:left w:val="none" w:sz="0" w:space="0" w:color="auto"/>
                <w:bottom w:val="none" w:sz="0" w:space="0" w:color="auto"/>
                <w:right w:val="none" w:sz="0" w:space="0" w:color="auto"/>
              </w:divBdr>
            </w:div>
            <w:div w:id="1368986065">
              <w:marLeft w:val="0"/>
              <w:marRight w:val="0"/>
              <w:marTop w:val="0"/>
              <w:marBottom w:val="0"/>
              <w:divBdr>
                <w:top w:val="none" w:sz="0" w:space="0" w:color="auto"/>
                <w:left w:val="none" w:sz="0" w:space="0" w:color="auto"/>
                <w:bottom w:val="none" w:sz="0" w:space="0" w:color="auto"/>
                <w:right w:val="none" w:sz="0" w:space="0" w:color="auto"/>
              </w:divBdr>
            </w:div>
            <w:div w:id="1380743004">
              <w:marLeft w:val="0"/>
              <w:marRight w:val="0"/>
              <w:marTop w:val="0"/>
              <w:marBottom w:val="0"/>
              <w:divBdr>
                <w:top w:val="none" w:sz="0" w:space="0" w:color="auto"/>
                <w:left w:val="none" w:sz="0" w:space="0" w:color="auto"/>
                <w:bottom w:val="none" w:sz="0" w:space="0" w:color="auto"/>
                <w:right w:val="none" w:sz="0" w:space="0" w:color="auto"/>
              </w:divBdr>
            </w:div>
            <w:div w:id="1385330152">
              <w:marLeft w:val="0"/>
              <w:marRight w:val="0"/>
              <w:marTop w:val="0"/>
              <w:marBottom w:val="0"/>
              <w:divBdr>
                <w:top w:val="none" w:sz="0" w:space="0" w:color="auto"/>
                <w:left w:val="none" w:sz="0" w:space="0" w:color="auto"/>
                <w:bottom w:val="none" w:sz="0" w:space="0" w:color="auto"/>
                <w:right w:val="none" w:sz="0" w:space="0" w:color="auto"/>
              </w:divBdr>
            </w:div>
            <w:div w:id="1385567605">
              <w:marLeft w:val="0"/>
              <w:marRight w:val="0"/>
              <w:marTop w:val="0"/>
              <w:marBottom w:val="0"/>
              <w:divBdr>
                <w:top w:val="none" w:sz="0" w:space="0" w:color="auto"/>
                <w:left w:val="none" w:sz="0" w:space="0" w:color="auto"/>
                <w:bottom w:val="none" w:sz="0" w:space="0" w:color="auto"/>
                <w:right w:val="none" w:sz="0" w:space="0" w:color="auto"/>
              </w:divBdr>
            </w:div>
            <w:div w:id="1385788410">
              <w:marLeft w:val="0"/>
              <w:marRight w:val="0"/>
              <w:marTop w:val="0"/>
              <w:marBottom w:val="0"/>
              <w:divBdr>
                <w:top w:val="none" w:sz="0" w:space="0" w:color="auto"/>
                <w:left w:val="none" w:sz="0" w:space="0" w:color="auto"/>
                <w:bottom w:val="none" w:sz="0" w:space="0" w:color="auto"/>
                <w:right w:val="none" w:sz="0" w:space="0" w:color="auto"/>
              </w:divBdr>
            </w:div>
            <w:div w:id="1386105575">
              <w:marLeft w:val="0"/>
              <w:marRight w:val="0"/>
              <w:marTop w:val="0"/>
              <w:marBottom w:val="0"/>
              <w:divBdr>
                <w:top w:val="none" w:sz="0" w:space="0" w:color="auto"/>
                <w:left w:val="none" w:sz="0" w:space="0" w:color="auto"/>
                <w:bottom w:val="none" w:sz="0" w:space="0" w:color="auto"/>
                <w:right w:val="none" w:sz="0" w:space="0" w:color="auto"/>
              </w:divBdr>
            </w:div>
            <w:div w:id="1387995628">
              <w:marLeft w:val="0"/>
              <w:marRight w:val="0"/>
              <w:marTop w:val="0"/>
              <w:marBottom w:val="0"/>
              <w:divBdr>
                <w:top w:val="none" w:sz="0" w:space="0" w:color="auto"/>
                <w:left w:val="none" w:sz="0" w:space="0" w:color="auto"/>
                <w:bottom w:val="none" w:sz="0" w:space="0" w:color="auto"/>
                <w:right w:val="none" w:sz="0" w:space="0" w:color="auto"/>
              </w:divBdr>
            </w:div>
            <w:div w:id="1394353611">
              <w:marLeft w:val="0"/>
              <w:marRight w:val="0"/>
              <w:marTop w:val="0"/>
              <w:marBottom w:val="0"/>
              <w:divBdr>
                <w:top w:val="none" w:sz="0" w:space="0" w:color="auto"/>
                <w:left w:val="none" w:sz="0" w:space="0" w:color="auto"/>
                <w:bottom w:val="none" w:sz="0" w:space="0" w:color="auto"/>
                <w:right w:val="none" w:sz="0" w:space="0" w:color="auto"/>
              </w:divBdr>
            </w:div>
            <w:div w:id="1396930934">
              <w:marLeft w:val="0"/>
              <w:marRight w:val="0"/>
              <w:marTop w:val="0"/>
              <w:marBottom w:val="0"/>
              <w:divBdr>
                <w:top w:val="none" w:sz="0" w:space="0" w:color="auto"/>
                <w:left w:val="none" w:sz="0" w:space="0" w:color="auto"/>
                <w:bottom w:val="none" w:sz="0" w:space="0" w:color="auto"/>
                <w:right w:val="none" w:sz="0" w:space="0" w:color="auto"/>
              </w:divBdr>
            </w:div>
            <w:div w:id="1398934494">
              <w:marLeft w:val="0"/>
              <w:marRight w:val="0"/>
              <w:marTop w:val="0"/>
              <w:marBottom w:val="0"/>
              <w:divBdr>
                <w:top w:val="none" w:sz="0" w:space="0" w:color="auto"/>
                <w:left w:val="none" w:sz="0" w:space="0" w:color="auto"/>
                <w:bottom w:val="none" w:sz="0" w:space="0" w:color="auto"/>
                <w:right w:val="none" w:sz="0" w:space="0" w:color="auto"/>
              </w:divBdr>
            </w:div>
            <w:div w:id="1410613814">
              <w:marLeft w:val="0"/>
              <w:marRight w:val="0"/>
              <w:marTop w:val="0"/>
              <w:marBottom w:val="0"/>
              <w:divBdr>
                <w:top w:val="none" w:sz="0" w:space="0" w:color="auto"/>
                <w:left w:val="none" w:sz="0" w:space="0" w:color="auto"/>
                <w:bottom w:val="none" w:sz="0" w:space="0" w:color="auto"/>
                <w:right w:val="none" w:sz="0" w:space="0" w:color="auto"/>
              </w:divBdr>
            </w:div>
            <w:div w:id="1420446200">
              <w:marLeft w:val="0"/>
              <w:marRight w:val="0"/>
              <w:marTop w:val="0"/>
              <w:marBottom w:val="0"/>
              <w:divBdr>
                <w:top w:val="none" w:sz="0" w:space="0" w:color="auto"/>
                <w:left w:val="none" w:sz="0" w:space="0" w:color="auto"/>
                <w:bottom w:val="none" w:sz="0" w:space="0" w:color="auto"/>
                <w:right w:val="none" w:sz="0" w:space="0" w:color="auto"/>
              </w:divBdr>
            </w:div>
            <w:div w:id="1442535126">
              <w:marLeft w:val="0"/>
              <w:marRight w:val="0"/>
              <w:marTop w:val="0"/>
              <w:marBottom w:val="0"/>
              <w:divBdr>
                <w:top w:val="none" w:sz="0" w:space="0" w:color="auto"/>
                <w:left w:val="none" w:sz="0" w:space="0" w:color="auto"/>
                <w:bottom w:val="none" w:sz="0" w:space="0" w:color="auto"/>
                <w:right w:val="none" w:sz="0" w:space="0" w:color="auto"/>
              </w:divBdr>
            </w:div>
            <w:div w:id="1445346684">
              <w:marLeft w:val="0"/>
              <w:marRight w:val="0"/>
              <w:marTop w:val="0"/>
              <w:marBottom w:val="0"/>
              <w:divBdr>
                <w:top w:val="none" w:sz="0" w:space="0" w:color="auto"/>
                <w:left w:val="none" w:sz="0" w:space="0" w:color="auto"/>
                <w:bottom w:val="none" w:sz="0" w:space="0" w:color="auto"/>
                <w:right w:val="none" w:sz="0" w:space="0" w:color="auto"/>
              </w:divBdr>
            </w:div>
            <w:div w:id="1453740986">
              <w:marLeft w:val="0"/>
              <w:marRight w:val="0"/>
              <w:marTop w:val="0"/>
              <w:marBottom w:val="0"/>
              <w:divBdr>
                <w:top w:val="none" w:sz="0" w:space="0" w:color="auto"/>
                <w:left w:val="none" w:sz="0" w:space="0" w:color="auto"/>
                <w:bottom w:val="none" w:sz="0" w:space="0" w:color="auto"/>
                <w:right w:val="none" w:sz="0" w:space="0" w:color="auto"/>
              </w:divBdr>
            </w:div>
            <w:div w:id="1456871214">
              <w:marLeft w:val="0"/>
              <w:marRight w:val="0"/>
              <w:marTop w:val="0"/>
              <w:marBottom w:val="0"/>
              <w:divBdr>
                <w:top w:val="none" w:sz="0" w:space="0" w:color="auto"/>
                <w:left w:val="none" w:sz="0" w:space="0" w:color="auto"/>
                <w:bottom w:val="none" w:sz="0" w:space="0" w:color="auto"/>
                <w:right w:val="none" w:sz="0" w:space="0" w:color="auto"/>
              </w:divBdr>
            </w:div>
            <w:div w:id="1460487174">
              <w:marLeft w:val="0"/>
              <w:marRight w:val="0"/>
              <w:marTop w:val="0"/>
              <w:marBottom w:val="0"/>
              <w:divBdr>
                <w:top w:val="none" w:sz="0" w:space="0" w:color="auto"/>
                <w:left w:val="none" w:sz="0" w:space="0" w:color="auto"/>
                <w:bottom w:val="none" w:sz="0" w:space="0" w:color="auto"/>
                <w:right w:val="none" w:sz="0" w:space="0" w:color="auto"/>
              </w:divBdr>
            </w:div>
            <w:div w:id="1460535632">
              <w:marLeft w:val="0"/>
              <w:marRight w:val="0"/>
              <w:marTop w:val="0"/>
              <w:marBottom w:val="0"/>
              <w:divBdr>
                <w:top w:val="none" w:sz="0" w:space="0" w:color="auto"/>
                <w:left w:val="none" w:sz="0" w:space="0" w:color="auto"/>
                <w:bottom w:val="none" w:sz="0" w:space="0" w:color="auto"/>
                <w:right w:val="none" w:sz="0" w:space="0" w:color="auto"/>
              </w:divBdr>
            </w:div>
            <w:div w:id="1462386654">
              <w:marLeft w:val="0"/>
              <w:marRight w:val="0"/>
              <w:marTop w:val="0"/>
              <w:marBottom w:val="0"/>
              <w:divBdr>
                <w:top w:val="none" w:sz="0" w:space="0" w:color="auto"/>
                <w:left w:val="none" w:sz="0" w:space="0" w:color="auto"/>
                <w:bottom w:val="none" w:sz="0" w:space="0" w:color="auto"/>
                <w:right w:val="none" w:sz="0" w:space="0" w:color="auto"/>
              </w:divBdr>
            </w:div>
            <w:div w:id="1463695176">
              <w:marLeft w:val="0"/>
              <w:marRight w:val="0"/>
              <w:marTop w:val="0"/>
              <w:marBottom w:val="0"/>
              <w:divBdr>
                <w:top w:val="none" w:sz="0" w:space="0" w:color="auto"/>
                <w:left w:val="none" w:sz="0" w:space="0" w:color="auto"/>
                <w:bottom w:val="none" w:sz="0" w:space="0" w:color="auto"/>
                <w:right w:val="none" w:sz="0" w:space="0" w:color="auto"/>
              </w:divBdr>
            </w:div>
            <w:div w:id="1464470635">
              <w:marLeft w:val="0"/>
              <w:marRight w:val="0"/>
              <w:marTop w:val="0"/>
              <w:marBottom w:val="0"/>
              <w:divBdr>
                <w:top w:val="none" w:sz="0" w:space="0" w:color="auto"/>
                <w:left w:val="none" w:sz="0" w:space="0" w:color="auto"/>
                <w:bottom w:val="none" w:sz="0" w:space="0" w:color="auto"/>
                <w:right w:val="none" w:sz="0" w:space="0" w:color="auto"/>
              </w:divBdr>
            </w:div>
            <w:div w:id="1474062398">
              <w:marLeft w:val="0"/>
              <w:marRight w:val="0"/>
              <w:marTop w:val="0"/>
              <w:marBottom w:val="0"/>
              <w:divBdr>
                <w:top w:val="none" w:sz="0" w:space="0" w:color="auto"/>
                <w:left w:val="none" w:sz="0" w:space="0" w:color="auto"/>
                <w:bottom w:val="none" w:sz="0" w:space="0" w:color="auto"/>
                <w:right w:val="none" w:sz="0" w:space="0" w:color="auto"/>
              </w:divBdr>
            </w:div>
            <w:div w:id="1489976049">
              <w:marLeft w:val="0"/>
              <w:marRight w:val="0"/>
              <w:marTop w:val="0"/>
              <w:marBottom w:val="0"/>
              <w:divBdr>
                <w:top w:val="none" w:sz="0" w:space="0" w:color="auto"/>
                <w:left w:val="none" w:sz="0" w:space="0" w:color="auto"/>
                <w:bottom w:val="none" w:sz="0" w:space="0" w:color="auto"/>
                <w:right w:val="none" w:sz="0" w:space="0" w:color="auto"/>
              </w:divBdr>
            </w:div>
            <w:div w:id="1490294223">
              <w:marLeft w:val="0"/>
              <w:marRight w:val="0"/>
              <w:marTop w:val="0"/>
              <w:marBottom w:val="0"/>
              <w:divBdr>
                <w:top w:val="none" w:sz="0" w:space="0" w:color="auto"/>
                <w:left w:val="none" w:sz="0" w:space="0" w:color="auto"/>
                <w:bottom w:val="none" w:sz="0" w:space="0" w:color="auto"/>
                <w:right w:val="none" w:sz="0" w:space="0" w:color="auto"/>
              </w:divBdr>
            </w:div>
            <w:div w:id="1493908024">
              <w:marLeft w:val="0"/>
              <w:marRight w:val="0"/>
              <w:marTop w:val="0"/>
              <w:marBottom w:val="0"/>
              <w:divBdr>
                <w:top w:val="none" w:sz="0" w:space="0" w:color="auto"/>
                <w:left w:val="none" w:sz="0" w:space="0" w:color="auto"/>
                <w:bottom w:val="none" w:sz="0" w:space="0" w:color="auto"/>
                <w:right w:val="none" w:sz="0" w:space="0" w:color="auto"/>
              </w:divBdr>
            </w:div>
            <w:div w:id="1496341390">
              <w:marLeft w:val="0"/>
              <w:marRight w:val="0"/>
              <w:marTop w:val="0"/>
              <w:marBottom w:val="0"/>
              <w:divBdr>
                <w:top w:val="none" w:sz="0" w:space="0" w:color="auto"/>
                <w:left w:val="none" w:sz="0" w:space="0" w:color="auto"/>
                <w:bottom w:val="none" w:sz="0" w:space="0" w:color="auto"/>
                <w:right w:val="none" w:sz="0" w:space="0" w:color="auto"/>
              </w:divBdr>
            </w:div>
            <w:div w:id="1502544257">
              <w:marLeft w:val="0"/>
              <w:marRight w:val="0"/>
              <w:marTop w:val="0"/>
              <w:marBottom w:val="0"/>
              <w:divBdr>
                <w:top w:val="none" w:sz="0" w:space="0" w:color="auto"/>
                <w:left w:val="none" w:sz="0" w:space="0" w:color="auto"/>
                <w:bottom w:val="none" w:sz="0" w:space="0" w:color="auto"/>
                <w:right w:val="none" w:sz="0" w:space="0" w:color="auto"/>
              </w:divBdr>
            </w:div>
            <w:div w:id="1506826563">
              <w:marLeft w:val="0"/>
              <w:marRight w:val="0"/>
              <w:marTop w:val="0"/>
              <w:marBottom w:val="0"/>
              <w:divBdr>
                <w:top w:val="none" w:sz="0" w:space="0" w:color="auto"/>
                <w:left w:val="none" w:sz="0" w:space="0" w:color="auto"/>
                <w:bottom w:val="none" w:sz="0" w:space="0" w:color="auto"/>
                <w:right w:val="none" w:sz="0" w:space="0" w:color="auto"/>
              </w:divBdr>
            </w:div>
            <w:div w:id="1508255524">
              <w:marLeft w:val="0"/>
              <w:marRight w:val="0"/>
              <w:marTop w:val="0"/>
              <w:marBottom w:val="0"/>
              <w:divBdr>
                <w:top w:val="none" w:sz="0" w:space="0" w:color="auto"/>
                <w:left w:val="none" w:sz="0" w:space="0" w:color="auto"/>
                <w:bottom w:val="none" w:sz="0" w:space="0" w:color="auto"/>
                <w:right w:val="none" w:sz="0" w:space="0" w:color="auto"/>
              </w:divBdr>
            </w:div>
            <w:div w:id="1514027639">
              <w:marLeft w:val="0"/>
              <w:marRight w:val="0"/>
              <w:marTop w:val="0"/>
              <w:marBottom w:val="0"/>
              <w:divBdr>
                <w:top w:val="none" w:sz="0" w:space="0" w:color="auto"/>
                <w:left w:val="none" w:sz="0" w:space="0" w:color="auto"/>
                <w:bottom w:val="none" w:sz="0" w:space="0" w:color="auto"/>
                <w:right w:val="none" w:sz="0" w:space="0" w:color="auto"/>
              </w:divBdr>
            </w:div>
            <w:div w:id="1519390576">
              <w:marLeft w:val="0"/>
              <w:marRight w:val="0"/>
              <w:marTop w:val="0"/>
              <w:marBottom w:val="0"/>
              <w:divBdr>
                <w:top w:val="none" w:sz="0" w:space="0" w:color="auto"/>
                <w:left w:val="none" w:sz="0" w:space="0" w:color="auto"/>
                <w:bottom w:val="none" w:sz="0" w:space="0" w:color="auto"/>
                <w:right w:val="none" w:sz="0" w:space="0" w:color="auto"/>
              </w:divBdr>
            </w:div>
            <w:div w:id="1523939269">
              <w:marLeft w:val="0"/>
              <w:marRight w:val="0"/>
              <w:marTop w:val="0"/>
              <w:marBottom w:val="0"/>
              <w:divBdr>
                <w:top w:val="none" w:sz="0" w:space="0" w:color="auto"/>
                <w:left w:val="none" w:sz="0" w:space="0" w:color="auto"/>
                <w:bottom w:val="none" w:sz="0" w:space="0" w:color="auto"/>
                <w:right w:val="none" w:sz="0" w:space="0" w:color="auto"/>
              </w:divBdr>
            </w:div>
            <w:div w:id="1532066444">
              <w:marLeft w:val="0"/>
              <w:marRight w:val="0"/>
              <w:marTop w:val="0"/>
              <w:marBottom w:val="0"/>
              <w:divBdr>
                <w:top w:val="none" w:sz="0" w:space="0" w:color="auto"/>
                <w:left w:val="none" w:sz="0" w:space="0" w:color="auto"/>
                <w:bottom w:val="none" w:sz="0" w:space="0" w:color="auto"/>
                <w:right w:val="none" w:sz="0" w:space="0" w:color="auto"/>
              </w:divBdr>
            </w:div>
            <w:div w:id="1535802439">
              <w:marLeft w:val="0"/>
              <w:marRight w:val="0"/>
              <w:marTop w:val="0"/>
              <w:marBottom w:val="0"/>
              <w:divBdr>
                <w:top w:val="none" w:sz="0" w:space="0" w:color="auto"/>
                <w:left w:val="none" w:sz="0" w:space="0" w:color="auto"/>
                <w:bottom w:val="none" w:sz="0" w:space="0" w:color="auto"/>
                <w:right w:val="none" w:sz="0" w:space="0" w:color="auto"/>
              </w:divBdr>
            </w:div>
            <w:div w:id="1548761444">
              <w:marLeft w:val="0"/>
              <w:marRight w:val="0"/>
              <w:marTop w:val="0"/>
              <w:marBottom w:val="0"/>
              <w:divBdr>
                <w:top w:val="none" w:sz="0" w:space="0" w:color="auto"/>
                <w:left w:val="none" w:sz="0" w:space="0" w:color="auto"/>
                <w:bottom w:val="none" w:sz="0" w:space="0" w:color="auto"/>
                <w:right w:val="none" w:sz="0" w:space="0" w:color="auto"/>
              </w:divBdr>
            </w:div>
            <w:div w:id="1550530163">
              <w:marLeft w:val="0"/>
              <w:marRight w:val="0"/>
              <w:marTop w:val="0"/>
              <w:marBottom w:val="0"/>
              <w:divBdr>
                <w:top w:val="none" w:sz="0" w:space="0" w:color="auto"/>
                <w:left w:val="none" w:sz="0" w:space="0" w:color="auto"/>
                <w:bottom w:val="none" w:sz="0" w:space="0" w:color="auto"/>
                <w:right w:val="none" w:sz="0" w:space="0" w:color="auto"/>
              </w:divBdr>
            </w:div>
            <w:div w:id="1553925823">
              <w:marLeft w:val="0"/>
              <w:marRight w:val="0"/>
              <w:marTop w:val="0"/>
              <w:marBottom w:val="0"/>
              <w:divBdr>
                <w:top w:val="none" w:sz="0" w:space="0" w:color="auto"/>
                <w:left w:val="none" w:sz="0" w:space="0" w:color="auto"/>
                <w:bottom w:val="none" w:sz="0" w:space="0" w:color="auto"/>
                <w:right w:val="none" w:sz="0" w:space="0" w:color="auto"/>
              </w:divBdr>
            </w:div>
            <w:div w:id="1556696592">
              <w:marLeft w:val="0"/>
              <w:marRight w:val="0"/>
              <w:marTop w:val="0"/>
              <w:marBottom w:val="0"/>
              <w:divBdr>
                <w:top w:val="none" w:sz="0" w:space="0" w:color="auto"/>
                <w:left w:val="none" w:sz="0" w:space="0" w:color="auto"/>
                <w:bottom w:val="none" w:sz="0" w:space="0" w:color="auto"/>
                <w:right w:val="none" w:sz="0" w:space="0" w:color="auto"/>
              </w:divBdr>
            </w:div>
            <w:div w:id="1574001204">
              <w:marLeft w:val="0"/>
              <w:marRight w:val="0"/>
              <w:marTop w:val="0"/>
              <w:marBottom w:val="0"/>
              <w:divBdr>
                <w:top w:val="none" w:sz="0" w:space="0" w:color="auto"/>
                <w:left w:val="none" w:sz="0" w:space="0" w:color="auto"/>
                <w:bottom w:val="none" w:sz="0" w:space="0" w:color="auto"/>
                <w:right w:val="none" w:sz="0" w:space="0" w:color="auto"/>
              </w:divBdr>
            </w:div>
            <w:div w:id="1574655681">
              <w:marLeft w:val="0"/>
              <w:marRight w:val="0"/>
              <w:marTop w:val="0"/>
              <w:marBottom w:val="0"/>
              <w:divBdr>
                <w:top w:val="none" w:sz="0" w:space="0" w:color="auto"/>
                <w:left w:val="none" w:sz="0" w:space="0" w:color="auto"/>
                <w:bottom w:val="none" w:sz="0" w:space="0" w:color="auto"/>
                <w:right w:val="none" w:sz="0" w:space="0" w:color="auto"/>
              </w:divBdr>
            </w:div>
            <w:div w:id="1583442852">
              <w:marLeft w:val="0"/>
              <w:marRight w:val="0"/>
              <w:marTop w:val="0"/>
              <w:marBottom w:val="0"/>
              <w:divBdr>
                <w:top w:val="none" w:sz="0" w:space="0" w:color="auto"/>
                <w:left w:val="none" w:sz="0" w:space="0" w:color="auto"/>
                <w:bottom w:val="none" w:sz="0" w:space="0" w:color="auto"/>
                <w:right w:val="none" w:sz="0" w:space="0" w:color="auto"/>
              </w:divBdr>
            </w:div>
            <w:div w:id="1588423647">
              <w:marLeft w:val="0"/>
              <w:marRight w:val="0"/>
              <w:marTop w:val="0"/>
              <w:marBottom w:val="0"/>
              <w:divBdr>
                <w:top w:val="none" w:sz="0" w:space="0" w:color="auto"/>
                <w:left w:val="none" w:sz="0" w:space="0" w:color="auto"/>
                <w:bottom w:val="none" w:sz="0" w:space="0" w:color="auto"/>
                <w:right w:val="none" w:sz="0" w:space="0" w:color="auto"/>
              </w:divBdr>
            </w:div>
            <w:div w:id="1588540447">
              <w:marLeft w:val="0"/>
              <w:marRight w:val="0"/>
              <w:marTop w:val="0"/>
              <w:marBottom w:val="0"/>
              <w:divBdr>
                <w:top w:val="none" w:sz="0" w:space="0" w:color="auto"/>
                <w:left w:val="none" w:sz="0" w:space="0" w:color="auto"/>
                <w:bottom w:val="none" w:sz="0" w:space="0" w:color="auto"/>
                <w:right w:val="none" w:sz="0" w:space="0" w:color="auto"/>
              </w:divBdr>
            </w:div>
            <w:div w:id="1589314692">
              <w:marLeft w:val="0"/>
              <w:marRight w:val="0"/>
              <w:marTop w:val="0"/>
              <w:marBottom w:val="0"/>
              <w:divBdr>
                <w:top w:val="none" w:sz="0" w:space="0" w:color="auto"/>
                <w:left w:val="none" w:sz="0" w:space="0" w:color="auto"/>
                <w:bottom w:val="none" w:sz="0" w:space="0" w:color="auto"/>
                <w:right w:val="none" w:sz="0" w:space="0" w:color="auto"/>
              </w:divBdr>
            </w:div>
            <w:div w:id="1597637306">
              <w:marLeft w:val="0"/>
              <w:marRight w:val="0"/>
              <w:marTop w:val="0"/>
              <w:marBottom w:val="0"/>
              <w:divBdr>
                <w:top w:val="none" w:sz="0" w:space="0" w:color="auto"/>
                <w:left w:val="none" w:sz="0" w:space="0" w:color="auto"/>
                <w:bottom w:val="none" w:sz="0" w:space="0" w:color="auto"/>
                <w:right w:val="none" w:sz="0" w:space="0" w:color="auto"/>
              </w:divBdr>
            </w:div>
            <w:div w:id="1597905502">
              <w:marLeft w:val="0"/>
              <w:marRight w:val="0"/>
              <w:marTop w:val="0"/>
              <w:marBottom w:val="0"/>
              <w:divBdr>
                <w:top w:val="none" w:sz="0" w:space="0" w:color="auto"/>
                <w:left w:val="none" w:sz="0" w:space="0" w:color="auto"/>
                <w:bottom w:val="none" w:sz="0" w:space="0" w:color="auto"/>
                <w:right w:val="none" w:sz="0" w:space="0" w:color="auto"/>
              </w:divBdr>
            </w:div>
            <w:div w:id="1598831931">
              <w:marLeft w:val="0"/>
              <w:marRight w:val="0"/>
              <w:marTop w:val="0"/>
              <w:marBottom w:val="0"/>
              <w:divBdr>
                <w:top w:val="none" w:sz="0" w:space="0" w:color="auto"/>
                <w:left w:val="none" w:sz="0" w:space="0" w:color="auto"/>
                <w:bottom w:val="none" w:sz="0" w:space="0" w:color="auto"/>
                <w:right w:val="none" w:sz="0" w:space="0" w:color="auto"/>
              </w:divBdr>
            </w:div>
            <w:div w:id="1610353600">
              <w:marLeft w:val="0"/>
              <w:marRight w:val="0"/>
              <w:marTop w:val="0"/>
              <w:marBottom w:val="0"/>
              <w:divBdr>
                <w:top w:val="none" w:sz="0" w:space="0" w:color="auto"/>
                <w:left w:val="none" w:sz="0" w:space="0" w:color="auto"/>
                <w:bottom w:val="none" w:sz="0" w:space="0" w:color="auto"/>
                <w:right w:val="none" w:sz="0" w:space="0" w:color="auto"/>
              </w:divBdr>
            </w:div>
            <w:div w:id="1611620853">
              <w:marLeft w:val="0"/>
              <w:marRight w:val="0"/>
              <w:marTop w:val="0"/>
              <w:marBottom w:val="0"/>
              <w:divBdr>
                <w:top w:val="none" w:sz="0" w:space="0" w:color="auto"/>
                <w:left w:val="none" w:sz="0" w:space="0" w:color="auto"/>
                <w:bottom w:val="none" w:sz="0" w:space="0" w:color="auto"/>
                <w:right w:val="none" w:sz="0" w:space="0" w:color="auto"/>
              </w:divBdr>
            </w:div>
            <w:div w:id="1620797011">
              <w:marLeft w:val="0"/>
              <w:marRight w:val="0"/>
              <w:marTop w:val="0"/>
              <w:marBottom w:val="0"/>
              <w:divBdr>
                <w:top w:val="none" w:sz="0" w:space="0" w:color="auto"/>
                <w:left w:val="none" w:sz="0" w:space="0" w:color="auto"/>
                <w:bottom w:val="none" w:sz="0" w:space="0" w:color="auto"/>
                <w:right w:val="none" w:sz="0" w:space="0" w:color="auto"/>
              </w:divBdr>
            </w:div>
            <w:div w:id="1622303574">
              <w:marLeft w:val="0"/>
              <w:marRight w:val="0"/>
              <w:marTop w:val="0"/>
              <w:marBottom w:val="0"/>
              <w:divBdr>
                <w:top w:val="none" w:sz="0" w:space="0" w:color="auto"/>
                <w:left w:val="none" w:sz="0" w:space="0" w:color="auto"/>
                <w:bottom w:val="none" w:sz="0" w:space="0" w:color="auto"/>
                <w:right w:val="none" w:sz="0" w:space="0" w:color="auto"/>
              </w:divBdr>
            </w:div>
            <w:div w:id="1626616600">
              <w:marLeft w:val="0"/>
              <w:marRight w:val="0"/>
              <w:marTop w:val="0"/>
              <w:marBottom w:val="0"/>
              <w:divBdr>
                <w:top w:val="none" w:sz="0" w:space="0" w:color="auto"/>
                <w:left w:val="none" w:sz="0" w:space="0" w:color="auto"/>
                <w:bottom w:val="none" w:sz="0" w:space="0" w:color="auto"/>
                <w:right w:val="none" w:sz="0" w:space="0" w:color="auto"/>
              </w:divBdr>
            </w:div>
            <w:div w:id="1644507538">
              <w:marLeft w:val="0"/>
              <w:marRight w:val="0"/>
              <w:marTop w:val="0"/>
              <w:marBottom w:val="0"/>
              <w:divBdr>
                <w:top w:val="none" w:sz="0" w:space="0" w:color="auto"/>
                <w:left w:val="none" w:sz="0" w:space="0" w:color="auto"/>
                <w:bottom w:val="none" w:sz="0" w:space="0" w:color="auto"/>
                <w:right w:val="none" w:sz="0" w:space="0" w:color="auto"/>
              </w:divBdr>
            </w:div>
            <w:div w:id="1646278098">
              <w:marLeft w:val="0"/>
              <w:marRight w:val="0"/>
              <w:marTop w:val="0"/>
              <w:marBottom w:val="0"/>
              <w:divBdr>
                <w:top w:val="none" w:sz="0" w:space="0" w:color="auto"/>
                <w:left w:val="none" w:sz="0" w:space="0" w:color="auto"/>
                <w:bottom w:val="none" w:sz="0" w:space="0" w:color="auto"/>
                <w:right w:val="none" w:sz="0" w:space="0" w:color="auto"/>
              </w:divBdr>
            </w:div>
            <w:div w:id="1652637621">
              <w:marLeft w:val="0"/>
              <w:marRight w:val="0"/>
              <w:marTop w:val="0"/>
              <w:marBottom w:val="0"/>
              <w:divBdr>
                <w:top w:val="none" w:sz="0" w:space="0" w:color="auto"/>
                <w:left w:val="none" w:sz="0" w:space="0" w:color="auto"/>
                <w:bottom w:val="none" w:sz="0" w:space="0" w:color="auto"/>
                <w:right w:val="none" w:sz="0" w:space="0" w:color="auto"/>
              </w:divBdr>
            </w:div>
            <w:div w:id="1654411916">
              <w:marLeft w:val="0"/>
              <w:marRight w:val="0"/>
              <w:marTop w:val="0"/>
              <w:marBottom w:val="0"/>
              <w:divBdr>
                <w:top w:val="none" w:sz="0" w:space="0" w:color="auto"/>
                <w:left w:val="none" w:sz="0" w:space="0" w:color="auto"/>
                <w:bottom w:val="none" w:sz="0" w:space="0" w:color="auto"/>
                <w:right w:val="none" w:sz="0" w:space="0" w:color="auto"/>
              </w:divBdr>
            </w:div>
            <w:div w:id="1654990305">
              <w:marLeft w:val="0"/>
              <w:marRight w:val="0"/>
              <w:marTop w:val="0"/>
              <w:marBottom w:val="0"/>
              <w:divBdr>
                <w:top w:val="none" w:sz="0" w:space="0" w:color="auto"/>
                <w:left w:val="none" w:sz="0" w:space="0" w:color="auto"/>
                <w:bottom w:val="none" w:sz="0" w:space="0" w:color="auto"/>
                <w:right w:val="none" w:sz="0" w:space="0" w:color="auto"/>
              </w:divBdr>
            </w:div>
            <w:div w:id="1655139892">
              <w:marLeft w:val="0"/>
              <w:marRight w:val="0"/>
              <w:marTop w:val="0"/>
              <w:marBottom w:val="0"/>
              <w:divBdr>
                <w:top w:val="none" w:sz="0" w:space="0" w:color="auto"/>
                <w:left w:val="none" w:sz="0" w:space="0" w:color="auto"/>
                <w:bottom w:val="none" w:sz="0" w:space="0" w:color="auto"/>
                <w:right w:val="none" w:sz="0" w:space="0" w:color="auto"/>
              </w:divBdr>
            </w:div>
            <w:div w:id="1668247387">
              <w:marLeft w:val="0"/>
              <w:marRight w:val="0"/>
              <w:marTop w:val="0"/>
              <w:marBottom w:val="0"/>
              <w:divBdr>
                <w:top w:val="none" w:sz="0" w:space="0" w:color="auto"/>
                <w:left w:val="none" w:sz="0" w:space="0" w:color="auto"/>
                <w:bottom w:val="none" w:sz="0" w:space="0" w:color="auto"/>
                <w:right w:val="none" w:sz="0" w:space="0" w:color="auto"/>
              </w:divBdr>
            </w:div>
            <w:div w:id="1687370398">
              <w:marLeft w:val="0"/>
              <w:marRight w:val="0"/>
              <w:marTop w:val="0"/>
              <w:marBottom w:val="0"/>
              <w:divBdr>
                <w:top w:val="none" w:sz="0" w:space="0" w:color="auto"/>
                <w:left w:val="none" w:sz="0" w:space="0" w:color="auto"/>
                <w:bottom w:val="none" w:sz="0" w:space="0" w:color="auto"/>
                <w:right w:val="none" w:sz="0" w:space="0" w:color="auto"/>
              </w:divBdr>
            </w:div>
            <w:div w:id="1688289970">
              <w:marLeft w:val="0"/>
              <w:marRight w:val="0"/>
              <w:marTop w:val="0"/>
              <w:marBottom w:val="0"/>
              <w:divBdr>
                <w:top w:val="none" w:sz="0" w:space="0" w:color="auto"/>
                <w:left w:val="none" w:sz="0" w:space="0" w:color="auto"/>
                <w:bottom w:val="none" w:sz="0" w:space="0" w:color="auto"/>
                <w:right w:val="none" w:sz="0" w:space="0" w:color="auto"/>
              </w:divBdr>
            </w:div>
            <w:div w:id="1689529288">
              <w:marLeft w:val="0"/>
              <w:marRight w:val="0"/>
              <w:marTop w:val="0"/>
              <w:marBottom w:val="0"/>
              <w:divBdr>
                <w:top w:val="none" w:sz="0" w:space="0" w:color="auto"/>
                <w:left w:val="none" w:sz="0" w:space="0" w:color="auto"/>
                <w:bottom w:val="none" w:sz="0" w:space="0" w:color="auto"/>
                <w:right w:val="none" w:sz="0" w:space="0" w:color="auto"/>
              </w:divBdr>
            </w:div>
            <w:div w:id="1690447031">
              <w:marLeft w:val="0"/>
              <w:marRight w:val="0"/>
              <w:marTop w:val="0"/>
              <w:marBottom w:val="0"/>
              <w:divBdr>
                <w:top w:val="none" w:sz="0" w:space="0" w:color="auto"/>
                <w:left w:val="none" w:sz="0" w:space="0" w:color="auto"/>
                <w:bottom w:val="none" w:sz="0" w:space="0" w:color="auto"/>
                <w:right w:val="none" w:sz="0" w:space="0" w:color="auto"/>
              </w:divBdr>
            </w:div>
            <w:div w:id="1691176624">
              <w:marLeft w:val="0"/>
              <w:marRight w:val="0"/>
              <w:marTop w:val="0"/>
              <w:marBottom w:val="0"/>
              <w:divBdr>
                <w:top w:val="none" w:sz="0" w:space="0" w:color="auto"/>
                <w:left w:val="none" w:sz="0" w:space="0" w:color="auto"/>
                <w:bottom w:val="none" w:sz="0" w:space="0" w:color="auto"/>
                <w:right w:val="none" w:sz="0" w:space="0" w:color="auto"/>
              </w:divBdr>
            </w:div>
            <w:div w:id="1695575058">
              <w:marLeft w:val="0"/>
              <w:marRight w:val="0"/>
              <w:marTop w:val="0"/>
              <w:marBottom w:val="0"/>
              <w:divBdr>
                <w:top w:val="none" w:sz="0" w:space="0" w:color="auto"/>
                <w:left w:val="none" w:sz="0" w:space="0" w:color="auto"/>
                <w:bottom w:val="none" w:sz="0" w:space="0" w:color="auto"/>
                <w:right w:val="none" w:sz="0" w:space="0" w:color="auto"/>
              </w:divBdr>
            </w:div>
            <w:div w:id="1704600579">
              <w:marLeft w:val="0"/>
              <w:marRight w:val="0"/>
              <w:marTop w:val="0"/>
              <w:marBottom w:val="0"/>
              <w:divBdr>
                <w:top w:val="none" w:sz="0" w:space="0" w:color="auto"/>
                <w:left w:val="none" w:sz="0" w:space="0" w:color="auto"/>
                <w:bottom w:val="none" w:sz="0" w:space="0" w:color="auto"/>
                <w:right w:val="none" w:sz="0" w:space="0" w:color="auto"/>
              </w:divBdr>
            </w:div>
            <w:div w:id="1720937116">
              <w:marLeft w:val="0"/>
              <w:marRight w:val="0"/>
              <w:marTop w:val="0"/>
              <w:marBottom w:val="0"/>
              <w:divBdr>
                <w:top w:val="none" w:sz="0" w:space="0" w:color="auto"/>
                <w:left w:val="none" w:sz="0" w:space="0" w:color="auto"/>
                <w:bottom w:val="none" w:sz="0" w:space="0" w:color="auto"/>
                <w:right w:val="none" w:sz="0" w:space="0" w:color="auto"/>
              </w:divBdr>
            </w:div>
            <w:div w:id="1727073079">
              <w:marLeft w:val="0"/>
              <w:marRight w:val="0"/>
              <w:marTop w:val="0"/>
              <w:marBottom w:val="0"/>
              <w:divBdr>
                <w:top w:val="none" w:sz="0" w:space="0" w:color="auto"/>
                <w:left w:val="none" w:sz="0" w:space="0" w:color="auto"/>
                <w:bottom w:val="none" w:sz="0" w:space="0" w:color="auto"/>
                <w:right w:val="none" w:sz="0" w:space="0" w:color="auto"/>
              </w:divBdr>
            </w:div>
            <w:div w:id="1733650413">
              <w:marLeft w:val="0"/>
              <w:marRight w:val="0"/>
              <w:marTop w:val="0"/>
              <w:marBottom w:val="0"/>
              <w:divBdr>
                <w:top w:val="none" w:sz="0" w:space="0" w:color="auto"/>
                <w:left w:val="none" w:sz="0" w:space="0" w:color="auto"/>
                <w:bottom w:val="none" w:sz="0" w:space="0" w:color="auto"/>
                <w:right w:val="none" w:sz="0" w:space="0" w:color="auto"/>
              </w:divBdr>
            </w:div>
            <w:div w:id="1735927855">
              <w:marLeft w:val="0"/>
              <w:marRight w:val="0"/>
              <w:marTop w:val="0"/>
              <w:marBottom w:val="0"/>
              <w:divBdr>
                <w:top w:val="none" w:sz="0" w:space="0" w:color="auto"/>
                <w:left w:val="none" w:sz="0" w:space="0" w:color="auto"/>
                <w:bottom w:val="none" w:sz="0" w:space="0" w:color="auto"/>
                <w:right w:val="none" w:sz="0" w:space="0" w:color="auto"/>
              </w:divBdr>
            </w:div>
            <w:div w:id="1737164082">
              <w:marLeft w:val="0"/>
              <w:marRight w:val="0"/>
              <w:marTop w:val="0"/>
              <w:marBottom w:val="0"/>
              <w:divBdr>
                <w:top w:val="none" w:sz="0" w:space="0" w:color="auto"/>
                <w:left w:val="none" w:sz="0" w:space="0" w:color="auto"/>
                <w:bottom w:val="none" w:sz="0" w:space="0" w:color="auto"/>
                <w:right w:val="none" w:sz="0" w:space="0" w:color="auto"/>
              </w:divBdr>
            </w:div>
            <w:div w:id="1754741425">
              <w:marLeft w:val="0"/>
              <w:marRight w:val="0"/>
              <w:marTop w:val="0"/>
              <w:marBottom w:val="0"/>
              <w:divBdr>
                <w:top w:val="none" w:sz="0" w:space="0" w:color="auto"/>
                <w:left w:val="none" w:sz="0" w:space="0" w:color="auto"/>
                <w:bottom w:val="none" w:sz="0" w:space="0" w:color="auto"/>
                <w:right w:val="none" w:sz="0" w:space="0" w:color="auto"/>
              </w:divBdr>
            </w:div>
            <w:div w:id="1755471859">
              <w:marLeft w:val="0"/>
              <w:marRight w:val="0"/>
              <w:marTop w:val="0"/>
              <w:marBottom w:val="0"/>
              <w:divBdr>
                <w:top w:val="none" w:sz="0" w:space="0" w:color="auto"/>
                <w:left w:val="none" w:sz="0" w:space="0" w:color="auto"/>
                <w:bottom w:val="none" w:sz="0" w:space="0" w:color="auto"/>
                <w:right w:val="none" w:sz="0" w:space="0" w:color="auto"/>
              </w:divBdr>
            </w:div>
            <w:div w:id="1756051478">
              <w:marLeft w:val="0"/>
              <w:marRight w:val="0"/>
              <w:marTop w:val="0"/>
              <w:marBottom w:val="0"/>
              <w:divBdr>
                <w:top w:val="none" w:sz="0" w:space="0" w:color="auto"/>
                <w:left w:val="none" w:sz="0" w:space="0" w:color="auto"/>
                <w:bottom w:val="none" w:sz="0" w:space="0" w:color="auto"/>
                <w:right w:val="none" w:sz="0" w:space="0" w:color="auto"/>
              </w:divBdr>
            </w:div>
            <w:div w:id="1767185874">
              <w:marLeft w:val="0"/>
              <w:marRight w:val="0"/>
              <w:marTop w:val="0"/>
              <w:marBottom w:val="0"/>
              <w:divBdr>
                <w:top w:val="none" w:sz="0" w:space="0" w:color="auto"/>
                <w:left w:val="none" w:sz="0" w:space="0" w:color="auto"/>
                <w:bottom w:val="none" w:sz="0" w:space="0" w:color="auto"/>
                <w:right w:val="none" w:sz="0" w:space="0" w:color="auto"/>
              </w:divBdr>
            </w:div>
            <w:div w:id="1768846659">
              <w:marLeft w:val="0"/>
              <w:marRight w:val="0"/>
              <w:marTop w:val="0"/>
              <w:marBottom w:val="0"/>
              <w:divBdr>
                <w:top w:val="none" w:sz="0" w:space="0" w:color="auto"/>
                <w:left w:val="none" w:sz="0" w:space="0" w:color="auto"/>
                <w:bottom w:val="none" w:sz="0" w:space="0" w:color="auto"/>
                <w:right w:val="none" w:sz="0" w:space="0" w:color="auto"/>
              </w:divBdr>
            </w:div>
            <w:div w:id="1776175306">
              <w:marLeft w:val="0"/>
              <w:marRight w:val="0"/>
              <w:marTop w:val="0"/>
              <w:marBottom w:val="0"/>
              <w:divBdr>
                <w:top w:val="none" w:sz="0" w:space="0" w:color="auto"/>
                <w:left w:val="none" w:sz="0" w:space="0" w:color="auto"/>
                <w:bottom w:val="none" w:sz="0" w:space="0" w:color="auto"/>
                <w:right w:val="none" w:sz="0" w:space="0" w:color="auto"/>
              </w:divBdr>
            </w:div>
            <w:div w:id="1776512020">
              <w:marLeft w:val="0"/>
              <w:marRight w:val="0"/>
              <w:marTop w:val="0"/>
              <w:marBottom w:val="0"/>
              <w:divBdr>
                <w:top w:val="none" w:sz="0" w:space="0" w:color="auto"/>
                <w:left w:val="none" w:sz="0" w:space="0" w:color="auto"/>
                <w:bottom w:val="none" w:sz="0" w:space="0" w:color="auto"/>
                <w:right w:val="none" w:sz="0" w:space="0" w:color="auto"/>
              </w:divBdr>
            </w:div>
            <w:div w:id="1787775217">
              <w:marLeft w:val="0"/>
              <w:marRight w:val="0"/>
              <w:marTop w:val="0"/>
              <w:marBottom w:val="0"/>
              <w:divBdr>
                <w:top w:val="none" w:sz="0" w:space="0" w:color="auto"/>
                <w:left w:val="none" w:sz="0" w:space="0" w:color="auto"/>
                <w:bottom w:val="none" w:sz="0" w:space="0" w:color="auto"/>
                <w:right w:val="none" w:sz="0" w:space="0" w:color="auto"/>
              </w:divBdr>
            </w:div>
            <w:div w:id="1799253181">
              <w:marLeft w:val="0"/>
              <w:marRight w:val="0"/>
              <w:marTop w:val="0"/>
              <w:marBottom w:val="0"/>
              <w:divBdr>
                <w:top w:val="none" w:sz="0" w:space="0" w:color="auto"/>
                <w:left w:val="none" w:sz="0" w:space="0" w:color="auto"/>
                <w:bottom w:val="none" w:sz="0" w:space="0" w:color="auto"/>
                <w:right w:val="none" w:sz="0" w:space="0" w:color="auto"/>
              </w:divBdr>
            </w:div>
            <w:div w:id="1800561698">
              <w:marLeft w:val="0"/>
              <w:marRight w:val="0"/>
              <w:marTop w:val="0"/>
              <w:marBottom w:val="0"/>
              <w:divBdr>
                <w:top w:val="none" w:sz="0" w:space="0" w:color="auto"/>
                <w:left w:val="none" w:sz="0" w:space="0" w:color="auto"/>
                <w:bottom w:val="none" w:sz="0" w:space="0" w:color="auto"/>
                <w:right w:val="none" w:sz="0" w:space="0" w:color="auto"/>
              </w:divBdr>
            </w:div>
            <w:div w:id="1828672085">
              <w:marLeft w:val="0"/>
              <w:marRight w:val="0"/>
              <w:marTop w:val="0"/>
              <w:marBottom w:val="0"/>
              <w:divBdr>
                <w:top w:val="none" w:sz="0" w:space="0" w:color="auto"/>
                <w:left w:val="none" w:sz="0" w:space="0" w:color="auto"/>
                <w:bottom w:val="none" w:sz="0" w:space="0" w:color="auto"/>
                <w:right w:val="none" w:sz="0" w:space="0" w:color="auto"/>
              </w:divBdr>
            </w:div>
            <w:div w:id="1831216007">
              <w:marLeft w:val="0"/>
              <w:marRight w:val="0"/>
              <w:marTop w:val="0"/>
              <w:marBottom w:val="0"/>
              <w:divBdr>
                <w:top w:val="none" w:sz="0" w:space="0" w:color="auto"/>
                <w:left w:val="none" w:sz="0" w:space="0" w:color="auto"/>
                <w:bottom w:val="none" w:sz="0" w:space="0" w:color="auto"/>
                <w:right w:val="none" w:sz="0" w:space="0" w:color="auto"/>
              </w:divBdr>
            </w:div>
            <w:div w:id="1842742893">
              <w:marLeft w:val="0"/>
              <w:marRight w:val="0"/>
              <w:marTop w:val="0"/>
              <w:marBottom w:val="0"/>
              <w:divBdr>
                <w:top w:val="none" w:sz="0" w:space="0" w:color="auto"/>
                <w:left w:val="none" w:sz="0" w:space="0" w:color="auto"/>
                <w:bottom w:val="none" w:sz="0" w:space="0" w:color="auto"/>
                <w:right w:val="none" w:sz="0" w:space="0" w:color="auto"/>
              </w:divBdr>
            </w:div>
            <w:div w:id="1850900075">
              <w:marLeft w:val="0"/>
              <w:marRight w:val="0"/>
              <w:marTop w:val="0"/>
              <w:marBottom w:val="0"/>
              <w:divBdr>
                <w:top w:val="none" w:sz="0" w:space="0" w:color="auto"/>
                <w:left w:val="none" w:sz="0" w:space="0" w:color="auto"/>
                <w:bottom w:val="none" w:sz="0" w:space="0" w:color="auto"/>
                <w:right w:val="none" w:sz="0" w:space="0" w:color="auto"/>
              </w:divBdr>
            </w:div>
            <w:div w:id="1853571151">
              <w:marLeft w:val="0"/>
              <w:marRight w:val="0"/>
              <w:marTop w:val="0"/>
              <w:marBottom w:val="0"/>
              <w:divBdr>
                <w:top w:val="none" w:sz="0" w:space="0" w:color="auto"/>
                <w:left w:val="none" w:sz="0" w:space="0" w:color="auto"/>
                <w:bottom w:val="none" w:sz="0" w:space="0" w:color="auto"/>
                <w:right w:val="none" w:sz="0" w:space="0" w:color="auto"/>
              </w:divBdr>
            </w:div>
            <w:div w:id="1858082645">
              <w:marLeft w:val="0"/>
              <w:marRight w:val="0"/>
              <w:marTop w:val="0"/>
              <w:marBottom w:val="0"/>
              <w:divBdr>
                <w:top w:val="none" w:sz="0" w:space="0" w:color="auto"/>
                <w:left w:val="none" w:sz="0" w:space="0" w:color="auto"/>
                <w:bottom w:val="none" w:sz="0" w:space="0" w:color="auto"/>
                <w:right w:val="none" w:sz="0" w:space="0" w:color="auto"/>
              </w:divBdr>
            </w:div>
            <w:div w:id="1864518062">
              <w:marLeft w:val="0"/>
              <w:marRight w:val="0"/>
              <w:marTop w:val="0"/>
              <w:marBottom w:val="0"/>
              <w:divBdr>
                <w:top w:val="none" w:sz="0" w:space="0" w:color="auto"/>
                <w:left w:val="none" w:sz="0" w:space="0" w:color="auto"/>
                <w:bottom w:val="none" w:sz="0" w:space="0" w:color="auto"/>
                <w:right w:val="none" w:sz="0" w:space="0" w:color="auto"/>
              </w:divBdr>
            </w:div>
            <w:div w:id="1871185712">
              <w:marLeft w:val="0"/>
              <w:marRight w:val="0"/>
              <w:marTop w:val="0"/>
              <w:marBottom w:val="0"/>
              <w:divBdr>
                <w:top w:val="none" w:sz="0" w:space="0" w:color="auto"/>
                <w:left w:val="none" w:sz="0" w:space="0" w:color="auto"/>
                <w:bottom w:val="none" w:sz="0" w:space="0" w:color="auto"/>
                <w:right w:val="none" w:sz="0" w:space="0" w:color="auto"/>
              </w:divBdr>
            </w:div>
            <w:div w:id="1879052920">
              <w:marLeft w:val="0"/>
              <w:marRight w:val="0"/>
              <w:marTop w:val="0"/>
              <w:marBottom w:val="0"/>
              <w:divBdr>
                <w:top w:val="none" w:sz="0" w:space="0" w:color="auto"/>
                <w:left w:val="none" w:sz="0" w:space="0" w:color="auto"/>
                <w:bottom w:val="none" w:sz="0" w:space="0" w:color="auto"/>
                <w:right w:val="none" w:sz="0" w:space="0" w:color="auto"/>
              </w:divBdr>
            </w:div>
            <w:div w:id="1891107260">
              <w:marLeft w:val="0"/>
              <w:marRight w:val="0"/>
              <w:marTop w:val="0"/>
              <w:marBottom w:val="0"/>
              <w:divBdr>
                <w:top w:val="none" w:sz="0" w:space="0" w:color="auto"/>
                <w:left w:val="none" w:sz="0" w:space="0" w:color="auto"/>
                <w:bottom w:val="none" w:sz="0" w:space="0" w:color="auto"/>
                <w:right w:val="none" w:sz="0" w:space="0" w:color="auto"/>
              </w:divBdr>
            </w:div>
            <w:div w:id="1901011325">
              <w:marLeft w:val="0"/>
              <w:marRight w:val="0"/>
              <w:marTop w:val="0"/>
              <w:marBottom w:val="0"/>
              <w:divBdr>
                <w:top w:val="none" w:sz="0" w:space="0" w:color="auto"/>
                <w:left w:val="none" w:sz="0" w:space="0" w:color="auto"/>
                <w:bottom w:val="none" w:sz="0" w:space="0" w:color="auto"/>
                <w:right w:val="none" w:sz="0" w:space="0" w:color="auto"/>
              </w:divBdr>
            </w:div>
            <w:div w:id="1901674041">
              <w:marLeft w:val="0"/>
              <w:marRight w:val="0"/>
              <w:marTop w:val="0"/>
              <w:marBottom w:val="0"/>
              <w:divBdr>
                <w:top w:val="none" w:sz="0" w:space="0" w:color="auto"/>
                <w:left w:val="none" w:sz="0" w:space="0" w:color="auto"/>
                <w:bottom w:val="none" w:sz="0" w:space="0" w:color="auto"/>
                <w:right w:val="none" w:sz="0" w:space="0" w:color="auto"/>
              </w:divBdr>
            </w:div>
            <w:div w:id="1906605785">
              <w:marLeft w:val="0"/>
              <w:marRight w:val="0"/>
              <w:marTop w:val="0"/>
              <w:marBottom w:val="0"/>
              <w:divBdr>
                <w:top w:val="none" w:sz="0" w:space="0" w:color="auto"/>
                <w:left w:val="none" w:sz="0" w:space="0" w:color="auto"/>
                <w:bottom w:val="none" w:sz="0" w:space="0" w:color="auto"/>
                <w:right w:val="none" w:sz="0" w:space="0" w:color="auto"/>
              </w:divBdr>
            </w:div>
            <w:div w:id="1913199653">
              <w:marLeft w:val="0"/>
              <w:marRight w:val="0"/>
              <w:marTop w:val="0"/>
              <w:marBottom w:val="0"/>
              <w:divBdr>
                <w:top w:val="none" w:sz="0" w:space="0" w:color="auto"/>
                <w:left w:val="none" w:sz="0" w:space="0" w:color="auto"/>
                <w:bottom w:val="none" w:sz="0" w:space="0" w:color="auto"/>
                <w:right w:val="none" w:sz="0" w:space="0" w:color="auto"/>
              </w:divBdr>
            </w:div>
            <w:div w:id="1923295008">
              <w:marLeft w:val="0"/>
              <w:marRight w:val="0"/>
              <w:marTop w:val="0"/>
              <w:marBottom w:val="0"/>
              <w:divBdr>
                <w:top w:val="none" w:sz="0" w:space="0" w:color="auto"/>
                <w:left w:val="none" w:sz="0" w:space="0" w:color="auto"/>
                <w:bottom w:val="none" w:sz="0" w:space="0" w:color="auto"/>
                <w:right w:val="none" w:sz="0" w:space="0" w:color="auto"/>
              </w:divBdr>
            </w:div>
            <w:div w:id="1924871724">
              <w:marLeft w:val="0"/>
              <w:marRight w:val="0"/>
              <w:marTop w:val="0"/>
              <w:marBottom w:val="0"/>
              <w:divBdr>
                <w:top w:val="none" w:sz="0" w:space="0" w:color="auto"/>
                <w:left w:val="none" w:sz="0" w:space="0" w:color="auto"/>
                <w:bottom w:val="none" w:sz="0" w:space="0" w:color="auto"/>
                <w:right w:val="none" w:sz="0" w:space="0" w:color="auto"/>
              </w:divBdr>
            </w:div>
            <w:div w:id="1929457320">
              <w:marLeft w:val="0"/>
              <w:marRight w:val="0"/>
              <w:marTop w:val="0"/>
              <w:marBottom w:val="0"/>
              <w:divBdr>
                <w:top w:val="none" w:sz="0" w:space="0" w:color="auto"/>
                <w:left w:val="none" w:sz="0" w:space="0" w:color="auto"/>
                <w:bottom w:val="none" w:sz="0" w:space="0" w:color="auto"/>
                <w:right w:val="none" w:sz="0" w:space="0" w:color="auto"/>
              </w:divBdr>
            </w:div>
            <w:div w:id="1929734748">
              <w:marLeft w:val="0"/>
              <w:marRight w:val="0"/>
              <w:marTop w:val="0"/>
              <w:marBottom w:val="0"/>
              <w:divBdr>
                <w:top w:val="none" w:sz="0" w:space="0" w:color="auto"/>
                <w:left w:val="none" w:sz="0" w:space="0" w:color="auto"/>
                <w:bottom w:val="none" w:sz="0" w:space="0" w:color="auto"/>
                <w:right w:val="none" w:sz="0" w:space="0" w:color="auto"/>
              </w:divBdr>
            </w:div>
            <w:div w:id="1930040939">
              <w:marLeft w:val="0"/>
              <w:marRight w:val="0"/>
              <w:marTop w:val="0"/>
              <w:marBottom w:val="0"/>
              <w:divBdr>
                <w:top w:val="none" w:sz="0" w:space="0" w:color="auto"/>
                <w:left w:val="none" w:sz="0" w:space="0" w:color="auto"/>
                <w:bottom w:val="none" w:sz="0" w:space="0" w:color="auto"/>
                <w:right w:val="none" w:sz="0" w:space="0" w:color="auto"/>
              </w:divBdr>
            </w:div>
            <w:div w:id="1935622779">
              <w:marLeft w:val="0"/>
              <w:marRight w:val="0"/>
              <w:marTop w:val="0"/>
              <w:marBottom w:val="0"/>
              <w:divBdr>
                <w:top w:val="none" w:sz="0" w:space="0" w:color="auto"/>
                <w:left w:val="none" w:sz="0" w:space="0" w:color="auto"/>
                <w:bottom w:val="none" w:sz="0" w:space="0" w:color="auto"/>
                <w:right w:val="none" w:sz="0" w:space="0" w:color="auto"/>
              </w:divBdr>
            </w:div>
            <w:div w:id="1936404786">
              <w:marLeft w:val="0"/>
              <w:marRight w:val="0"/>
              <w:marTop w:val="0"/>
              <w:marBottom w:val="0"/>
              <w:divBdr>
                <w:top w:val="none" w:sz="0" w:space="0" w:color="auto"/>
                <w:left w:val="none" w:sz="0" w:space="0" w:color="auto"/>
                <w:bottom w:val="none" w:sz="0" w:space="0" w:color="auto"/>
                <w:right w:val="none" w:sz="0" w:space="0" w:color="auto"/>
              </w:divBdr>
            </w:div>
            <w:div w:id="1940790412">
              <w:marLeft w:val="0"/>
              <w:marRight w:val="0"/>
              <w:marTop w:val="0"/>
              <w:marBottom w:val="0"/>
              <w:divBdr>
                <w:top w:val="none" w:sz="0" w:space="0" w:color="auto"/>
                <w:left w:val="none" w:sz="0" w:space="0" w:color="auto"/>
                <w:bottom w:val="none" w:sz="0" w:space="0" w:color="auto"/>
                <w:right w:val="none" w:sz="0" w:space="0" w:color="auto"/>
              </w:divBdr>
            </w:div>
            <w:div w:id="1941985417">
              <w:marLeft w:val="0"/>
              <w:marRight w:val="0"/>
              <w:marTop w:val="0"/>
              <w:marBottom w:val="0"/>
              <w:divBdr>
                <w:top w:val="none" w:sz="0" w:space="0" w:color="auto"/>
                <w:left w:val="none" w:sz="0" w:space="0" w:color="auto"/>
                <w:bottom w:val="none" w:sz="0" w:space="0" w:color="auto"/>
                <w:right w:val="none" w:sz="0" w:space="0" w:color="auto"/>
              </w:divBdr>
            </w:div>
            <w:div w:id="1945649100">
              <w:marLeft w:val="0"/>
              <w:marRight w:val="0"/>
              <w:marTop w:val="0"/>
              <w:marBottom w:val="0"/>
              <w:divBdr>
                <w:top w:val="none" w:sz="0" w:space="0" w:color="auto"/>
                <w:left w:val="none" w:sz="0" w:space="0" w:color="auto"/>
                <w:bottom w:val="none" w:sz="0" w:space="0" w:color="auto"/>
                <w:right w:val="none" w:sz="0" w:space="0" w:color="auto"/>
              </w:divBdr>
            </w:div>
            <w:div w:id="1946956109">
              <w:marLeft w:val="0"/>
              <w:marRight w:val="0"/>
              <w:marTop w:val="0"/>
              <w:marBottom w:val="0"/>
              <w:divBdr>
                <w:top w:val="none" w:sz="0" w:space="0" w:color="auto"/>
                <w:left w:val="none" w:sz="0" w:space="0" w:color="auto"/>
                <w:bottom w:val="none" w:sz="0" w:space="0" w:color="auto"/>
                <w:right w:val="none" w:sz="0" w:space="0" w:color="auto"/>
              </w:divBdr>
            </w:div>
            <w:div w:id="1954242662">
              <w:marLeft w:val="0"/>
              <w:marRight w:val="0"/>
              <w:marTop w:val="0"/>
              <w:marBottom w:val="0"/>
              <w:divBdr>
                <w:top w:val="none" w:sz="0" w:space="0" w:color="auto"/>
                <w:left w:val="none" w:sz="0" w:space="0" w:color="auto"/>
                <w:bottom w:val="none" w:sz="0" w:space="0" w:color="auto"/>
                <w:right w:val="none" w:sz="0" w:space="0" w:color="auto"/>
              </w:divBdr>
            </w:div>
            <w:div w:id="1957129324">
              <w:marLeft w:val="0"/>
              <w:marRight w:val="0"/>
              <w:marTop w:val="0"/>
              <w:marBottom w:val="0"/>
              <w:divBdr>
                <w:top w:val="none" w:sz="0" w:space="0" w:color="auto"/>
                <w:left w:val="none" w:sz="0" w:space="0" w:color="auto"/>
                <w:bottom w:val="none" w:sz="0" w:space="0" w:color="auto"/>
                <w:right w:val="none" w:sz="0" w:space="0" w:color="auto"/>
              </w:divBdr>
            </w:div>
            <w:div w:id="1957177763">
              <w:marLeft w:val="0"/>
              <w:marRight w:val="0"/>
              <w:marTop w:val="0"/>
              <w:marBottom w:val="0"/>
              <w:divBdr>
                <w:top w:val="none" w:sz="0" w:space="0" w:color="auto"/>
                <w:left w:val="none" w:sz="0" w:space="0" w:color="auto"/>
                <w:bottom w:val="none" w:sz="0" w:space="0" w:color="auto"/>
                <w:right w:val="none" w:sz="0" w:space="0" w:color="auto"/>
              </w:divBdr>
            </w:div>
            <w:div w:id="1962563943">
              <w:marLeft w:val="0"/>
              <w:marRight w:val="0"/>
              <w:marTop w:val="0"/>
              <w:marBottom w:val="0"/>
              <w:divBdr>
                <w:top w:val="none" w:sz="0" w:space="0" w:color="auto"/>
                <w:left w:val="none" w:sz="0" w:space="0" w:color="auto"/>
                <w:bottom w:val="none" w:sz="0" w:space="0" w:color="auto"/>
                <w:right w:val="none" w:sz="0" w:space="0" w:color="auto"/>
              </w:divBdr>
            </w:div>
            <w:div w:id="1969510264">
              <w:marLeft w:val="0"/>
              <w:marRight w:val="0"/>
              <w:marTop w:val="0"/>
              <w:marBottom w:val="0"/>
              <w:divBdr>
                <w:top w:val="none" w:sz="0" w:space="0" w:color="auto"/>
                <w:left w:val="none" w:sz="0" w:space="0" w:color="auto"/>
                <w:bottom w:val="none" w:sz="0" w:space="0" w:color="auto"/>
                <w:right w:val="none" w:sz="0" w:space="0" w:color="auto"/>
              </w:divBdr>
            </w:div>
            <w:div w:id="1983584233">
              <w:marLeft w:val="0"/>
              <w:marRight w:val="0"/>
              <w:marTop w:val="0"/>
              <w:marBottom w:val="0"/>
              <w:divBdr>
                <w:top w:val="none" w:sz="0" w:space="0" w:color="auto"/>
                <w:left w:val="none" w:sz="0" w:space="0" w:color="auto"/>
                <w:bottom w:val="none" w:sz="0" w:space="0" w:color="auto"/>
                <w:right w:val="none" w:sz="0" w:space="0" w:color="auto"/>
              </w:divBdr>
            </w:div>
            <w:div w:id="2004624474">
              <w:marLeft w:val="0"/>
              <w:marRight w:val="0"/>
              <w:marTop w:val="0"/>
              <w:marBottom w:val="0"/>
              <w:divBdr>
                <w:top w:val="none" w:sz="0" w:space="0" w:color="auto"/>
                <w:left w:val="none" w:sz="0" w:space="0" w:color="auto"/>
                <w:bottom w:val="none" w:sz="0" w:space="0" w:color="auto"/>
                <w:right w:val="none" w:sz="0" w:space="0" w:color="auto"/>
              </w:divBdr>
            </w:div>
            <w:div w:id="2029402389">
              <w:marLeft w:val="0"/>
              <w:marRight w:val="0"/>
              <w:marTop w:val="0"/>
              <w:marBottom w:val="0"/>
              <w:divBdr>
                <w:top w:val="none" w:sz="0" w:space="0" w:color="auto"/>
                <w:left w:val="none" w:sz="0" w:space="0" w:color="auto"/>
                <w:bottom w:val="none" w:sz="0" w:space="0" w:color="auto"/>
                <w:right w:val="none" w:sz="0" w:space="0" w:color="auto"/>
              </w:divBdr>
            </w:div>
            <w:div w:id="2034115572">
              <w:marLeft w:val="0"/>
              <w:marRight w:val="0"/>
              <w:marTop w:val="0"/>
              <w:marBottom w:val="0"/>
              <w:divBdr>
                <w:top w:val="none" w:sz="0" w:space="0" w:color="auto"/>
                <w:left w:val="none" w:sz="0" w:space="0" w:color="auto"/>
                <w:bottom w:val="none" w:sz="0" w:space="0" w:color="auto"/>
                <w:right w:val="none" w:sz="0" w:space="0" w:color="auto"/>
              </w:divBdr>
            </w:div>
            <w:div w:id="2051682953">
              <w:marLeft w:val="0"/>
              <w:marRight w:val="0"/>
              <w:marTop w:val="0"/>
              <w:marBottom w:val="0"/>
              <w:divBdr>
                <w:top w:val="none" w:sz="0" w:space="0" w:color="auto"/>
                <w:left w:val="none" w:sz="0" w:space="0" w:color="auto"/>
                <w:bottom w:val="none" w:sz="0" w:space="0" w:color="auto"/>
                <w:right w:val="none" w:sz="0" w:space="0" w:color="auto"/>
              </w:divBdr>
            </w:div>
            <w:div w:id="2051761905">
              <w:marLeft w:val="0"/>
              <w:marRight w:val="0"/>
              <w:marTop w:val="0"/>
              <w:marBottom w:val="0"/>
              <w:divBdr>
                <w:top w:val="none" w:sz="0" w:space="0" w:color="auto"/>
                <w:left w:val="none" w:sz="0" w:space="0" w:color="auto"/>
                <w:bottom w:val="none" w:sz="0" w:space="0" w:color="auto"/>
                <w:right w:val="none" w:sz="0" w:space="0" w:color="auto"/>
              </w:divBdr>
            </w:div>
            <w:div w:id="2062366730">
              <w:marLeft w:val="0"/>
              <w:marRight w:val="0"/>
              <w:marTop w:val="0"/>
              <w:marBottom w:val="0"/>
              <w:divBdr>
                <w:top w:val="none" w:sz="0" w:space="0" w:color="auto"/>
                <w:left w:val="none" w:sz="0" w:space="0" w:color="auto"/>
                <w:bottom w:val="none" w:sz="0" w:space="0" w:color="auto"/>
                <w:right w:val="none" w:sz="0" w:space="0" w:color="auto"/>
              </w:divBdr>
            </w:div>
            <w:div w:id="2064213659">
              <w:marLeft w:val="0"/>
              <w:marRight w:val="0"/>
              <w:marTop w:val="0"/>
              <w:marBottom w:val="0"/>
              <w:divBdr>
                <w:top w:val="none" w:sz="0" w:space="0" w:color="auto"/>
                <w:left w:val="none" w:sz="0" w:space="0" w:color="auto"/>
                <w:bottom w:val="none" w:sz="0" w:space="0" w:color="auto"/>
                <w:right w:val="none" w:sz="0" w:space="0" w:color="auto"/>
              </w:divBdr>
            </w:div>
            <w:div w:id="2066634453">
              <w:marLeft w:val="0"/>
              <w:marRight w:val="0"/>
              <w:marTop w:val="0"/>
              <w:marBottom w:val="0"/>
              <w:divBdr>
                <w:top w:val="none" w:sz="0" w:space="0" w:color="auto"/>
                <w:left w:val="none" w:sz="0" w:space="0" w:color="auto"/>
                <w:bottom w:val="none" w:sz="0" w:space="0" w:color="auto"/>
                <w:right w:val="none" w:sz="0" w:space="0" w:color="auto"/>
              </w:divBdr>
            </w:div>
            <w:div w:id="2071344573">
              <w:marLeft w:val="0"/>
              <w:marRight w:val="0"/>
              <w:marTop w:val="0"/>
              <w:marBottom w:val="0"/>
              <w:divBdr>
                <w:top w:val="none" w:sz="0" w:space="0" w:color="auto"/>
                <w:left w:val="none" w:sz="0" w:space="0" w:color="auto"/>
                <w:bottom w:val="none" w:sz="0" w:space="0" w:color="auto"/>
                <w:right w:val="none" w:sz="0" w:space="0" w:color="auto"/>
              </w:divBdr>
            </w:div>
            <w:div w:id="2071995434">
              <w:marLeft w:val="0"/>
              <w:marRight w:val="0"/>
              <w:marTop w:val="0"/>
              <w:marBottom w:val="0"/>
              <w:divBdr>
                <w:top w:val="none" w:sz="0" w:space="0" w:color="auto"/>
                <w:left w:val="none" w:sz="0" w:space="0" w:color="auto"/>
                <w:bottom w:val="none" w:sz="0" w:space="0" w:color="auto"/>
                <w:right w:val="none" w:sz="0" w:space="0" w:color="auto"/>
              </w:divBdr>
            </w:div>
            <w:div w:id="2074086047">
              <w:marLeft w:val="0"/>
              <w:marRight w:val="0"/>
              <w:marTop w:val="0"/>
              <w:marBottom w:val="0"/>
              <w:divBdr>
                <w:top w:val="none" w:sz="0" w:space="0" w:color="auto"/>
                <w:left w:val="none" w:sz="0" w:space="0" w:color="auto"/>
                <w:bottom w:val="none" w:sz="0" w:space="0" w:color="auto"/>
                <w:right w:val="none" w:sz="0" w:space="0" w:color="auto"/>
              </w:divBdr>
            </w:div>
            <w:div w:id="2078551218">
              <w:marLeft w:val="0"/>
              <w:marRight w:val="0"/>
              <w:marTop w:val="0"/>
              <w:marBottom w:val="0"/>
              <w:divBdr>
                <w:top w:val="none" w:sz="0" w:space="0" w:color="auto"/>
                <w:left w:val="none" w:sz="0" w:space="0" w:color="auto"/>
                <w:bottom w:val="none" w:sz="0" w:space="0" w:color="auto"/>
                <w:right w:val="none" w:sz="0" w:space="0" w:color="auto"/>
              </w:divBdr>
            </w:div>
            <w:div w:id="2078626343">
              <w:marLeft w:val="0"/>
              <w:marRight w:val="0"/>
              <w:marTop w:val="0"/>
              <w:marBottom w:val="0"/>
              <w:divBdr>
                <w:top w:val="none" w:sz="0" w:space="0" w:color="auto"/>
                <w:left w:val="none" w:sz="0" w:space="0" w:color="auto"/>
                <w:bottom w:val="none" w:sz="0" w:space="0" w:color="auto"/>
                <w:right w:val="none" w:sz="0" w:space="0" w:color="auto"/>
              </w:divBdr>
            </w:div>
            <w:div w:id="2091153235">
              <w:marLeft w:val="0"/>
              <w:marRight w:val="0"/>
              <w:marTop w:val="0"/>
              <w:marBottom w:val="0"/>
              <w:divBdr>
                <w:top w:val="none" w:sz="0" w:space="0" w:color="auto"/>
                <w:left w:val="none" w:sz="0" w:space="0" w:color="auto"/>
                <w:bottom w:val="none" w:sz="0" w:space="0" w:color="auto"/>
                <w:right w:val="none" w:sz="0" w:space="0" w:color="auto"/>
              </w:divBdr>
            </w:div>
            <w:div w:id="2091541028">
              <w:marLeft w:val="0"/>
              <w:marRight w:val="0"/>
              <w:marTop w:val="0"/>
              <w:marBottom w:val="0"/>
              <w:divBdr>
                <w:top w:val="none" w:sz="0" w:space="0" w:color="auto"/>
                <w:left w:val="none" w:sz="0" w:space="0" w:color="auto"/>
                <w:bottom w:val="none" w:sz="0" w:space="0" w:color="auto"/>
                <w:right w:val="none" w:sz="0" w:space="0" w:color="auto"/>
              </w:divBdr>
            </w:div>
            <w:div w:id="2092583298">
              <w:marLeft w:val="0"/>
              <w:marRight w:val="0"/>
              <w:marTop w:val="0"/>
              <w:marBottom w:val="0"/>
              <w:divBdr>
                <w:top w:val="none" w:sz="0" w:space="0" w:color="auto"/>
                <w:left w:val="none" w:sz="0" w:space="0" w:color="auto"/>
                <w:bottom w:val="none" w:sz="0" w:space="0" w:color="auto"/>
                <w:right w:val="none" w:sz="0" w:space="0" w:color="auto"/>
              </w:divBdr>
            </w:div>
            <w:div w:id="2101950739">
              <w:marLeft w:val="0"/>
              <w:marRight w:val="0"/>
              <w:marTop w:val="0"/>
              <w:marBottom w:val="0"/>
              <w:divBdr>
                <w:top w:val="none" w:sz="0" w:space="0" w:color="auto"/>
                <w:left w:val="none" w:sz="0" w:space="0" w:color="auto"/>
                <w:bottom w:val="none" w:sz="0" w:space="0" w:color="auto"/>
                <w:right w:val="none" w:sz="0" w:space="0" w:color="auto"/>
              </w:divBdr>
            </w:div>
            <w:div w:id="2121676508">
              <w:marLeft w:val="0"/>
              <w:marRight w:val="0"/>
              <w:marTop w:val="0"/>
              <w:marBottom w:val="0"/>
              <w:divBdr>
                <w:top w:val="none" w:sz="0" w:space="0" w:color="auto"/>
                <w:left w:val="none" w:sz="0" w:space="0" w:color="auto"/>
                <w:bottom w:val="none" w:sz="0" w:space="0" w:color="auto"/>
                <w:right w:val="none" w:sz="0" w:space="0" w:color="auto"/>
              </w:divBdr>
            </w:div>
            <w:div w:id="2127889734">
              <w:marLeft w:val="0"/>
              <w:marRight w:val="0"/>
              <w:marTop w:val="0"/>
              <w:marBottom w:val="0"/>
              <w:divBdr>
                <w:top w:val="none" w:sz="0" w:space="0" w:color="auto"/>
                <w:left w:val="none" w:sz="0" w:space="0" w:color="auto"/>
                <w:bottom w:val="none" w:sz="0" w:space="0" w:color="auto"/>
                <w:right w:val="none" w:sz="0" w:space="0" w:color="auto"/>
              </w:divBdr>
            </w:div>
            <w:div w:id="2141607149">
              <w:marLeft w:val="0"/>
              <w:marRight w:val="0"/>
              <w:marTop w:val="0"/>
              <w:marBottom w:val="0"/>
              <w:divBdr>
                <w:top w:val="none" w:sz="0" w:space="0" w:color="auto"/>
                <w:left w:val="none" w:sz="0" w:space="0" w:color="auto"/>
                <w:bottom w:val="none" w:sz="0" w:space="0" w:color="auto"/>
                <w:right w:val="none" w:sz="0" w:space="0" w:color="auto"/>
              </w:divBdr>
            </w:div>
          </w:divsChild>
        </w:div>
        <w:div w:id="1602879656">
          <w:marLeft w:val="0"/>
          <w:marRight w:val="0"/>
          <w:marTop w:val="0"/>
          <w:marBottom w:val="0"/>
          <w:divBdr>
            <w:top w:val="none" w:sz="0" w:space="0" w:color="auto"/>
            <w:left w:val="none" w:sz="0" w:space="0" w:color="auto"/>
            <w:bottom w:val="none" w:sz="0" w:space="0" w:color="auto"/>
            <w:right w:val="none" w:sz="0" w:space="0" w:color="auto"/>
          </w:divBdr>
          <w:divsChild>
            <w:div w:id="16540389">
              <w:marLeft w:val="0"/>
              <w:marRight w:val="0"/>
              <w:marTop w:val="0"/>
              <w:marBottom w:val="0"/>
              <w:divBdr>
                <w:top w:val="none" w:sz="0" w:space="0" w:color="auto"/>
                <w:left w:val="none" w:sz="0" w:space="0" w:color="auto"/>
                <w:bottom w:val="none" w:sz="0" w:space="0" w:color="auto"/>
                <w:right w:val="none" w:sz="0" w:space="0" w:color="auto"/>
              </w:divBdr>
            </w:div>
            <w:div w:id="169687768">
              <w:marLeft w:val="0"/>
              <w:marRight w:val="0"/>
              <w:marTop w:val="0"/>
              <w:marBottom w:val="0"/>
              <w:divBdr>
                <w:top w:val="none" w:sz="0" w:space="0" w:color="auto"/>
                <w:left w:val="none" w:sz="0" w:space="0" w:color="auto"/>
                <w:bottom w:val="none" w:sz="0" w:space="0" w:color="auto"/>
                <w:right w:val="none" w:sz="0" w:space="0" w:color="auto"/>
              </w:divBdr>
            </w:div>
            <w:div w:id="172259109">
              <w:marLeft w:val="0"/>
              <w:marRight w:val="0"/>
              <w:marTop w:val="0"/>
              <w:marBottom w:val="0"/>
              <w:divBdr>
                <w:top w:val="none" w:sz="0" w:space="0" w:color="auto"/>
                <w:left w:val="none" w:sz="0" w:space="0" w:color="auto"/>
                <w:bottom w:val="none" w:sz="0" w:space="0" w:color="auto"/>
                <w:right w:val="none" w:sz="0" w:space="0" w:color="auto"/>
              </w:divBdr>
            </w:div>
            <w:div w:id="355158743">
              <w:marLeft w:val="0"/>
              <w:marRight w:val="0"/>
              <w:marTop w:val="0"/>
              <w:marBottom w:val="0"/>
              <w:divBdr>
                <w:top w:val="none" w:sz="0" w:space="0" w:color="auto"/>
                <w:left w:val="none" w:sz="0" w:space="0" w:color="auto"/>
                <w:bottom w:val="none" w:sz="0" w:space="0" w:color="auto"/>
                <w:right w:val="none" w:sz="0" w:space="0" w:color="auto"/>
              </w:divBdr>
            </w:div>
            <w:div w:id="371536611">
              <w:marLeft w:val="0"/>
              <w:marRight w:val="0"/>
              <w:marTop w:val="0"/>
              <w:marBottom w:val="0"/>
              <w:divBdr>
                <w:top w:val="none" w:sz="0" w:space="0" w:color="auto"/>
                <w:left w:val="none" w:sz="0" w:space="0" w:color="auto"/>
                <w:bottom w:val="none" w:sz="0" w:space="0" w:color="auto"/>
                <w:right w:val="none" w:sz="0" w:space="0" w:color="auto"/>
              </w:divBdr>
            </w:div>
            <w:div w:id="496919327">
              <w:marLeft w:val="0"/>
              <w:marRight w:val="0"/>
              <w:marTop w:val="0"/>
              <w:marBottom w:val="0"/>
              <w:divBdr>
                <w:top w:val="none" w:sz="0" w:space="0" w:color="auto"/>
                <w:left w:val="none" w:sz="0" w:space="0" w:color="auto"/>
                <w:bottom w:val="none" w:sz="0" w:space="0" w:color="auto"/>
                <w:right w:val="none" w:sz="0" w:space="0" w:color="auto"/>
              </w:divBdr>
            </w:div>
            <w:div w:id="504829016">
              <w:marLeft w:val="0"/>
              <w:marRight w:val="0"/>
              <w:marTop w:val="0"/>
              <w:marBottom w:val="0"/>
              <w:divBdr>
                <w:top w:val="none" w:sz="0" w:space="0" w:color="auto"/>
                <w:left w:val="none" w:sz="0" w:space="0" w:color="auto"/>
                <w:bottom w:val="none" w:sz="0" w:space="0" w:color="auto"/>
                <w:right w:val="none" w:sz="0" w:space="0" w:color="auto"/>
              </w:divBdr>
            </w:div>
            <w:div w:id="571964202">
              <w:marLeft w:val="0"/>
              <w:marRight w:val="0"/>
              <w:marTop w:val="0"/>
              <w:marBottom w:val="0"/>
              <w:divBdr>
                <w:top w:val="none" w:sz="0" w:space="0" w:color="auto"/>
                <w:left w:val="none" w:sz="0" w:space="0" w:color="auto"/>
                <w:bottom w:val="none" w:sz="0" w:space="0" w:color="auto"/>
                <w:right w:val="none" w:sz="0" w:space="0" w:color="auto"/>
              </w:divBdr>
            </w:div>
            <w:div w:id="628584723">
              <w:marLeft w:val="0"/>
              <w:marRight w:val="0"/>
              <w:marTop w:val="0"/>
              <w:marBottom w:val="0"/>
              <w:divBdr>
                <w:top w:val="none" w:sz="0" w:space="0" w:color="auto"/>
                <w:left w:val="none" w:sz="0" w:space="0" w:color="auto"/>
                <w:bottom w:val="none" w:sz="0" w:space="0" w:color="auto"/>
                <w:right w:val="none" w:sz="0" w:space="0" w:color="auto"/>
              </w:divBdr>
            </w:div>
            <w:div w:id="694117108">
              <w:marLeft w:val="0"/>
              <w:marRight w:val="0"/>
              <w:marTop w:val="0"/>
              <w:marBottom w:val="0"/>
              <w:divBdr>
                <w:top w:val="none" w:sz="0" w:space="0" w:color="auto"/>
                <w:left w:val="none" w:sz="0" w:space="0" w:color="auto"/>
                <w:bottom w:val="none" w:sz="0" w:space="0" w:color="auto"/>
                <w:right w:val="none" w:sz="0" w:space="0" w:color="auto"/>
              </w:divBdr>
            </w:div>
            <w:div w:id="805850569">
              <w:marLeft w:val="0"/>
              <w:marRight w:val="0"/>
              <w:marTop w:val="0"/>
              <w:marBottom w:val="0"/>
              <w:divBdr>
                <w:top w:val="none" w:sz="0" w:space="0" w:color="auto"/>
                <w:left w:val="none" w:sz="0" w:space="0" w:color="auto"/>
                <w:bottom w:val="none" w:sz="0" w:space="0" w:color="auto"/>
                <w:right w:val="none" w:sz="0" w:space="0" w:color="auto"/>
              </w:divBdr>
            </w:div>
            <w:div w:id="949624104">
              <w:marLeft w:val="0"/>
              <w:marRight w:val="0"/>
              <w:marTop w:val="0"/>
              <w:marBottom w:val="0"/>
              <w:divBdr>
                <w:top w:val="none" w:sz="0" w:space="0" w:color="auto"/>
                <w:left w:val="none" w:sz="0" w:space="0" w:color="auto"/>
                <w:bottom w:val="none" w:sz="0" w:space="0" w:color="auto"/>
                <w:right w:val="none" w:sz="0" w:space="0" w:color="auto"/>
              </w:divBdr>
            </w:div>
            <w:div w:id="957182508">
              <w:marLeft w:val="0"/>
              <w:marRight w:val="0"/>
              <w:marTop w:val="0"/>
              <w:marBottom w:val="0"/>
              <w:divBdr>
                <w:top w:val="none" w:sz="0" w:space="0" w:color="auto"/>
                <w:left w:val="none" w:sz="0" w:space="0" w:color="auto"/>
                <w:bottom w:val="none" w:sz="0" w:space="0" w:color="auto"/>
                <w:right w:val="none" w:sz="0" w:space="0" w:color="auto"/>
              </w:divBdr>
            </w:div>
            <w:div w:id="957905890">
              <w:marLeft w:val="0"/>
              <w:marRight w:val="0"/>
              <w:marTop w:val="0"/>
              <w:marBottom w:val="0"/>
              <w:divBdr>
                <w:top w:val="none" w:sz="0" w:space="0" w:color="auto"/>
                <w:left w:val="none" w:sz="0" w:space="0" w:color="auto"/>
                <w:bottom w:val="none" w:sz="0" w:space="0" w:color="auto"/>
                <w:right w:val="none" w:sz="0" w:space="0" w:color="auto"/>
              </w:divBdr>
            </w:div>
            <w:div w:id="970332159">
              <w:marLeft w:val="0"/>
              <w:marRight w:val="0"/>
              <w:marTop w:val="0"/>
              <w:marBottom w:val="0"/>
              <w:divBdr>
                <w:top w:val="none" w:sz="0" w:space="0" w:color="auto"/>
                <w:left w:val="none" w:sz="0" w:space="0" w:color="auto"/>
                <w:bottom w:val="none" w:sz="0" w:space="0" w:color="auto"/>
                <w:right w:val="none" w:sz="0" w:space="0" w:color="auto"/>
              </w:divBdr>
            </w:div>
            <w:div w:id="1000087119">
              <w:marLeft w:val="0"/>
              <w:marRight w:val="0"/>
              <w:marTop w:val="0"/>
              <w:marBottom w:val="0"/>
              <w:divBdr>
                <w:top w:val="none" w:sz="0" w:space="0" w:color="auto"/>
                <w:left w:val="none" w:sz="0" w:space="0" w:color="auto"/>
                <w:bottom w:val="none" w:sz="0" w:space="0" w:color="auto"/>
                <w:right w:val="none" w:sz="0" w:space="0" w:color="auto"/>
              </w:divBdr>
            </w:div>
            <w:div w:id="1019239186">
              <w:marLeft w:val="0"/>
              <w:marRight w:val="0"/>
              <w:marTop w:val="0"/>
              <w:marBottom w:val="0"/>
              <w:divBdr>
                <w:top w:val="none" w:sz="0" w:space="0" w:color="auto"/>
                <w:left w:val="none" w:sz="0" w:space="0" w:color="auto"/>
                <w:bottom w:val="none" w:sz="0" w:space="0" w:color="auto"/>
                <w:right w:val="none" w:sz="0" w:space="0" w:color="auto"/>
              </w:divBdr>
            </w:div>
            <w:div w:id="1111972608">
              <w:marLeft w:val="0"/>
              <w:marRight w:val="0"/>
              <w:marTop w:val="0"/>
              <w:marBottom w:val="0"/>
              <w:divBdr>
                <w:top w:val="none" w:sz="0" w:space="0" w:color="auto"/>
                <w:left w:val="none" w:sz="0" w:space="0" w:color="auto"/>
                <w:bottom w:val="none" w:sz="0" w:space="0" w:color="auto"/>
                <w:right w:val="none" w:sz="0" w:space="0" w:color="auto"/>
              </w:divBdr>
            </w:div>
            <w:div w:id="1134907293">
              <w:marLeft w:val="0"/>
              <w:marRight w:val="0"/>
              <w:marTop w:val="0"/>
              <w:marBottom w:val="0"/>
              <w:divBdr>
                <w:top w:val="none" w:sz="0" w:space="0" w:color="auto"/>
                <w:left w:val="none" w:sz="0" w:space="0" w:color="auto"/>
                <w:bottom w:val="none" w:sz="0" w:space="0" w:color="auto"/>
                <w:right w:val="none" w:sz="0" w:space="0" w:color="auto"/>
              </w:divBdr>
            </w:div>
            <w:div w:id="1142960641">
              <w:marLeft w:val="0"/>
              <w:marRight w:val="0"/>
              <w:marTop w:val="0"/>
              <w:marBottom w:val="0"/>
              <w:divBdr>
                <w:top w:val="none" w:sz="0" w:space="0" w:color="auto"/>
                <w:left w:val="none" w:sz="0" w:space="0" w:color="auto"/>
                <w:bottom w:val="none" w:sz="0" w:space="0" w:color="auto"/>
                <w:right w:val="none" w:sz="0" w:space="0" w:color="auto"/>
              </w:divBdr>
            </w:div>
            <w:div w:id="1208689442">
              <w:marLeft w:val="0"/>
              <w:marRight w:val="0"/>
              <w:marTop w:val="0"/>
              <w:marBottom w:val="0"/>
              <w:divBdr>
                <w:top w:val="none" w:sz="0" w:space="0" w:color="auto"/>
                <w:left w:val="none" w:sz="0" w:space="0" w:color="auto"/>
                <w:bottom w:val="none" w:sz="0" w:space="0" w:color="auto"/>
                <w:right w:val="none" w:sz="0" w:space="0" w:color="auto"/>
              </w:divBdr>
            </w:div>
            <w:div w:id="1274630597">
              <w:marLeft w:val="0"/>
              <w:marRight w:val="0"/>
              <w:marTop w:val="0"/>
              <w:marBottom w:val="0"/>
              <w:divBdr>
                <w:top w:val="none" w:sz="0" w:space="0" w:color="auto"/>
                <w:left w:val="none" w:sz="0" w:space="0" w:color="auto"/>
                <w:bottom w:val="none" w:sz="0" w:space="0" w:color="auto"/>
                <w:right w:val="none" w:sz="0" w:space="0" w:color="auto"/>
              </w:divBdr>
            </w:div>
            <w:div w:id="1375620375">
              <w:marLeft w:val="0"/>
              <w:marRight w:val="0"/>
              <w:marTop w:val="0"/>
              <w:marBottom w:val="0"/>
              <w:divBdr>
                <w:top w:val="none" w:sz="0" w:space="0" w:color="auto"/>
                <w:left w:val="none" w:sz="0" w:space="0" w:color="auto"/>
                <w:bottom w:val="none" w:sz="0" w:space="0" w:color="auto"/>
                <w:right w:val="none" w:sz="0" w:space="0" w:color="auto"/>
              </w:divBdr>
            </w:div>
            <w:div w:id="1469787198">
              <w:marLeft w:val="0"/>
              <w:marRight w:val="0"/>
              <w:marTop w:val="0"/>
              <w:marBottom w:val="0"/>
              <w:divBdr>
                <w:top w:val="none" w:sz="0" w:space="0" w:color="auto"/>
                <w:left w:val="none" w:sz="0" w:space="0" w:color="auto"/>
                <w:bottom w:val="none" w:sz="0" w:space="0" w:color="auto"/>
                <w:right w:val="none" w:sz="0" w:space="0" w:color="auto"/>
              </w:divBdr>
            </w:div>
            <w:div w:id="1483738388">
              <w:marLeft w:val="0"/>
              <w:marRight w:val="0"/>
              <w:marTop w:val="0"/>
              <w:marBottom w:val="0"/>
              <w:divBdr>
                <w:top w:val="none" w:sz="0" w:space="0" w:color="auto"/>
                <w:left w:val="none" w:sz="0" w:space="0" w:color="auto"/>
                <w:bottom w:val="none" w:sz="0" w:space="0" w:color="auto"/>
                <w:right w:val="none" w:sz="0" w:space="0" w:color="auto"/>
              </w:divBdr>
            </w:div>
            <w:div w:id="1564441610">
              <w:marLeft w:val="0"/>
              <w:marRight w:val="0"/>
              <w:marTop w:val="0"/>
              <w:marBottom w:val="0"/>
              <w:divBdr>
                <w:top w:val="none" w:sz="0" w:space="0" w:color="auto"/>
                <w:left w:val="none" w:sz="0" w:space="0" w:color="auto"/>
                <w:bottom w:val="none" w:sz="0" w:space="0" w:color="auto"/>
                <w:right w:val="none" w:sz="0" w:space="0" w:color="auto"/>
              </w:divBdr>
            </w:div>
            <w:div w:id="1718118791">
              <w:marLeft w:val="0"/>
              <w:marRight w:val="0"/>
              <w:marTop w:val="0"/>
              <w:marBottom w:val="0"/>
              <w:divBdr>
                <w:top w:val="none" w:sz="0" w:space="0" w:color="auto"/>
                <w:left w:val="none" w:sz="0" w:space="0" w:color="auto"/>
                <w:bottom w:val="none" w:sz="0" w:space="0" w:color="auto"/>
                <w:right w:val="none" w:sz="0" w:space="0" w:color="auto"/>
              </w:divBdr>
            </w:div>
            <w:div w:id="1782526648">
              <w:marLeft w:val="0"/>
              <w:marRight w:val="0"/>
              <w:marTop w:val="0"/>
              <w:marBottom w:val="0"/>
              <w:divBdr>
                <w:top w:val="none" w:sz="0" w:space="0" w:color="auto"/>
                <w:left w:val="none" w:sz="0" w:space="0" w:color="auto"/>
                <w:bottom w:val="none" w:sz="0" w:space="0" w:color="auto"/>
                <w:right w:val="none" w:sz="0" w:space="0" w:color="auto"/>
              </w:divBdr>
            </w:div>
            <w:div w:id="1800146747">
              <w:marLeft w:val="0"/>
              <w:marRight w:val="0"/>
              <w:marTop w:val="0"/>
              <w:marBottom w:val="0"/>
              <w:divBdr>
                <w:top w:val="none" w:sz="0" w:space="0" w:color="auto"/>
                <w:left w:val="none" w:sz="0" w:space="0" w:color="auto"/>
                <w:bottom w:val="none" w:sz="0" w:space="0" w:color="auto"/>
                <w:right w:val="none" w:sz="0" w:space="0" w:color="auto"/>
              </w:divBdr>
            </w:div>
            <w:div w:id="1823816818">
              <w:marLeft w:val="0"/>
              <w:marRight w:val="0"/>
              <w:marTop w:val="0"/>
              <w:marBottom w:val="0"/>
              <w:divBdr>
                <w:top w:val="none" w:sz="0" w:space="0" w:color="auto"/>
                <w:left w:val="none" w:sz="0" w:space="0" w:color="auto"/>
                <w:bottom w:val="none" w:sz="0" w:space="0" w:color="auto"/>
                <w:right w:val="none" w:sz="0" w:space="0" w:color="auto"/>
              </w:divBdr>
            </w:div>
            <w:div w:id="1842811374">
              <w:marLeft w:val="0"/>
              <w:marRight w:val="0"/>
              <w:marTop w:val="0"/>
              <w:marBottom w:val="0"/>
              <w:divBdr>
                <w:top w:val="none" w:sz="0" w:space="0" w:color="auto"/>
                <w:left w:val="none" w:sz="0" w:space="0" w:color="auto"/>
                <w:bottom w:val="none" w:sz="0" w:space="0" w:color="auto"/>
                <w:right w:val="none" w:sz="0" w:space="0" w:color="auto"/>
              </w:divBdr>
            </w:div>
            <w:div w:id="1941836575">
              <w:marLeft w:val="0"/>
              <w:marRight w:val="0"/>
              <w:marTop w:val="0"/>
              <w:marBottom w:val="0"/>
              <w:divBdr>
                <w:top w:val="none" w:sz="0" w:space="0" w:color="auto"/>
                <w:left w:val="none" w:sz="0" w:space="0" w:color="auto"/>
                <w:bottom w:val="none" w:sz="0" w:space="0" w:color="auto"/>
                <w:right w:val="none" w:sz="0" w:space="0" w:color="auto"/>
              </w:divBdr>
            </w:div>
            <w:div w:id="1949237967">
              <w:marLeft w:val="0"/>
              <w:marRight w:val="0"/>
              <w:marTop w:val="0"/>
              <w:marBottom w:val="0"/>
              <w:divBdr>
                <w:top w:val="none" w:sz="0" w:space="0" w:color="auto"/>
                <w:left w:val="none" w:sz="0" w:space="0" w:color="auto"/>
                <w:bottom w:val="none" w:sz="0" w:space="0" w:color="auto"/>
                <w:right w:val="none" w:sz="0" w:space="0" w:color="auto"/>
              </w:divBdr>
            </w:div>
            <w:div w:id="1981035802">
              <w:marLeft w:val="0"/>
              <w:marRight w:val="0"/>
              <w:marTop w:val="0"/>
              <w:marBottom w:val="0"/>
              <w:divBdr>
                <w:top w:val="none" w:sz="0" w:space="0" w:color="auto"/>
                <w:left w:val="none" w:sz="0" w:space="0" w:color="auto"/>
                <w:bottom w:val="none" w:sz="0" w:space="0" w:color="auto"/>
                <w:right w:val="none" w:sz="0" w:space="0" w:color="auto"/>
              </w:divBdr>
            </w:div>
          </w:divsChild>
        </w:div>
        <w:div w:id="1689528224">
          <w:marLeft w:val="0"/>
          <w:marRight w:val="0"/>
          <w:marTop w:val="0"/>
          <w:marBottom w:val="0"/>
          <w:divBdr>
            <w:top w:val="none" w:sz="0" w:space="0" w:color="auto"/>
            <w:left w:val="none" w:sz="0" w:space="0" w:color="auto"/>
            <w:bottom w:val="none" w:sz="0" w:space="0" w:color="auto"/>
            <w:right w:val="none" w:sz="0" w:space="0" w:color="auto"/>
          </w:divBdr>
          <w:divsChild>
            <w:div w:id="22443024">
              <w:marLeft w:val="0"/>
              <w:marRight w:val="0"/>
              <w:marTop w:val="0"/>
              <w:marBottom w:val="0"/>
              <w:divBdr>
                <w:top w:val="none" w:sz="0" w:space="0" w:color="auto"/>
                <w:left w:val="none" w:sz="0" w:space="0" w:color="auto"/>
                <w:bottom w:val="none" w:sz="0" w:space="0" w:color="auto"/>
                <w:right w:val="none" w:sz="0" w:space="0" w:color="auto"/>
              </w:divBdr>
            </w:div>
            <w:div w:id="31224804">
              <w:marLeft w:val="0"/>
              <w:marRight w:val="0"/>
              <w:marTop w:val="0"/>
              <w:marBottom w:val="0"/>
              <w:divBdr>
                <w:top w:val="none" w:sz="0" w:space="0" w:color="auto"/>
                <w:left w:val="none" w:sz="0" w:space="0" w:color="auto"/>
                <w:bottom w:val="none" w:sz="0" w:space="0" w:color="auto"/>
                <w:right w:val="none" w:sz="0" w:space="0" w:color="auto"/>
              </w:divBdr>
            </w:div>
            <w:div w:id="48001996">
              <w:marLeft w:val="0"/>
              <w:marRight w:val="0"/>
              <w:marTop w:val="0"/>
              <w:marBottom w:val="0"/>
              <w:divBdr>
                <w:top w:val="none" w:sz="0" w:space="0" w:color="auto"/>
                <w:left w:val="none" w:sz="0" w:space="0" w:color="auto"/>
                <w:bottom w:val="none" w:sz="0" w:space="0" w:color="auto"/>
                <w:right w:val="none" w:sz="0" w:space="0" w:color="auto"/>
              </w:divBdr>
            </w:div>
            <w:div w:id="48577565">
              <w:marLeft w:val="0"/>
              <w:marRight w:val="0"/>
              <w:marTop w:val="0"/>
              <w:marBottom w:val="0"/>
              <w:divBdr>
                <w:top w:val="none" w:sz="0" w:space="0" w:color="auto"/>
                <w:left w:val="none" w:sz="0" w:space="0" w:color="auto"/>
                <w:bottom w:val="none" w:sz="0" w:space="0" w:color="auto"/>
                <w:right w:val="none" w:sz="0" w:space="0" w:color="auto"/>
              </w:divBdr>
            </w:div>
            <w:div w:id="48581717">
              <w:marLeft w:val="0"/>
              <w:marRight w:val="0"/>
              <w:marTop w:val="0"/>
              <w:marBottom w:val="0"/>
              <w:divBdr>
                <w:top w:val="none" w:sz="0" w:space="0" w:color="auto"/>
                <w:left w:val="none" w:sz="0" w:space="0" w:color="auto"/>
                <w:bottom w:val="none" w:sz="0" w:space="0" w:color="auto"/>
                <w:right w:val="none" w:sz="0" w:space="0" w:color="auto"/>
              </w:divBdr>
            </w:div>
            <w:div w:id="115873206">
              <w:marLeft w:val="0"/>
              <w:marRight w:val="0"/>
              <w:marTop w:val="0"/>
              <w:marBottom w:val="0"/>
              <w:divBdr>
                <w:top w:val="none" w:sz="0" w:space="0" w:color="auto"/>
                <w:left w:val="none" w:sz="0" w:space="0" w:color="auto"/>
                <w:bottom w:val="none" w:sz="0" w:space="0" w:color="auto"/>
                <w:right w:val="none" w:sz="0" w:space="0" w:color="auto"/>
              </w:divBdr>
            </w:div>
            <w:div w:id="119882239">
              <w:marLeft w:val="0"/>
              <w:marRight w:val="0"/>
              <w:marTop w:val="0"/>
              <w:marBottom w:val="0"/>
              <w:divBdr>
                <w:top w:val="none" w:sz="0" w:space="0" w:color="auto"/>
                <w:left w:val="none" w:sz="0" w:space="0" w:color="auto"/>
                <w:bottom w:val="none" w:sz="0" w:space="0" w:color="auto"/>
                <w:right w:val="none" w:sz="0" w:space="0" w:color="auto"/>
              </w:divBdr>
            </w:div>
            <w:div w:id="135876926">
              <w:marLeft w:val="0"/>
              <w:marRight w:val="0"/>
              <w:marTop w:val="0"/>
              <w:marBottom w:val="0"/>
              <w:divBdr>
                <w:top w:val="none" w:sz="0" w:space="0" w:color="auto"/>
                <w:left w:val="none" w:sz="0" w:space="0" w:color="auto"/>
                <w:bottom w:val="none" w:sz="0" w:space="0" w:color="auto"/>
                <w:right w:val="none" w:sz="0" w:space="0" w:color="auto"/>
              </w:divBdr>
            </w:div>
            <w:div w:id="140779852">
              <w:marLeft w:val="0"/>
              <w:marRight w:val="0"/>
              <w:marTop w:val="0"/>
              <w:marBottom w:val="0"/>
              <w:divBdr>
                <w:top w:val="none" w:sz="0" w:space="0" w:color="auto"/>
                <w:left w:val="none" w:sz="0" w:space="0" w:color="auto"/>
                <w:bottom w:val="none" w:sz="0" w:space="0" w:color="auto"/>
                <w:right w:val="none" w:sz="0" w:space="0" w:color="auto"/>
              </w:divBdr>
            </w:div>
            <w:div w:id="153029321">
              <w:marLeft w:val="0"/>
              <w:marRight w:val="0"/>
              <w:marTop w:val="0"/>
              <w:marBottom w:val="0"/>
              <w:divBdr>
                <w:top w:val="none" w:sz="0" w:space="0" w:color="auto"/>
                <w:left w:val="none" w:sz="0" w:space="0" w:color="auto"/>
                <w:bottom w:val="none" w:sz="0" w:space="0" w:color="auto"/>
                <w:right w:val="none" w:sz="0" w:space="0" w:color="auto"/>
              </w:divBdr>
            </w:div>
            <w:div w:id="163516836">
              <w:marLeft w:val="0"/>
              <w:marRight w:val="0"/>
              <w:marTop w:val="0"/>
              <w:marBottom w:val="0"/>
              <w:divBdr>
                <w:top w:val="none" w:sz="0" w:space="0" w:color="auto"/>
                <w:left w:val="none" w:sz="0" w:space="0" w:color="auto"/>
                <w:bottom w:val="none" w:sz="0" w:space="0" w:color="auto"/>
                <w:right w:val="none" w:sz="0" w:space="0" w:color="auto"/>
              </w:divBdr>
            </w:div>
            <w:div w:id="226765586">
              <w:marLeft w:val="0"/>
              <w:marRight w:val="0"/>
              <w:marTop w:val="0"/>
              <w:marBottom w:val="0"/>
              <w:divBdr>
                <w:top w:val="none" w:sz="0" w:space="0" w:color="auto"/>
                <w:left w:val="none" w:sz="0" w:space="0" w:color="auto"/>
                <w:bottom w:val="none" w:sz="0" w:space="0" w:color="auto"/>
                <w:right w:val="none" w:sz="0" w:space="0" w:color="auto"/>
              </w:divBdr>
            </w:div>
            <w:div w:id="233053465">
              <w:marLeft w:val="0"/>
              <w:marRight w:val="0"/>
              <w:marTop w:val="0"/>
              <w:marBottom w:val="0"/>
              <w:divBdr>
                <w:top w:val="none" w:sz="0" w:space="0" w:color="auto"/>
                <w:left w:val="none" w:sz="0" w:space="0" w:color="auto"/>
                <w:bottom w:val="none" w:sz="0" w:space="0" w:color="auto"/>
                <w:right w:val="none" w:sz="0" w:space="0" w:color="auto"/>
              </w:divBdr>
            </w:div>
            <w:div w:id="234315679">
              <w:marLeft w:val="0"/>
              <w:marRight w:val="0"/>
              <w:marTop w:val="0"/>
              <w:marBottom w:val="0"/>
              <w:divBdr>
                <w:top w:val="none" w:sz="0" w:space="0" w:color="auto"/>
                <w:left w:val="none" w:sz="0" w:space="0" w:color="auto"/>
                <w:bottom w:val="none" w:sz="0" w:space="0" w:color="auto"/>
                <w:right w:val="none" w:sz="0" w:space="0" w:color="auto"/>
              </w:divBdr>
            </w:div>
            <w:div w:id="234780546">
              <w:marLeft w:val="0"/>
              <w:marRight w:val="0"/>
              <w:marTop w:val="480"/>
              <w:marBottom w:val="0"/>
              <w:divBdr>
                <w:top w:val="single" w:sz="6" w:space="0" w:color="auto"/>
                <w:left w:val="single" w:sz="6" w:space="0" w:color="auto"/>
                <w:bottom w:val="single" w:sz="6" w:space="0" w:color="auto"/>
                <w:right w:val="single" w:sz="6" w:space="0" w:color="auto"/>
              </w:divBdr>
            </w:div>
            <w:div w:id="243029035">
              <w:marLeft w:val="0"/>
              <w:marRight w:val="0"/>
              <w:marTop w:val="0"/>
              <w:marBottom w:val="0"/>
              <w:divBdr>
                <w:top w:val="none" w:sz="0" w:space="0" w:color="auto"/>
                <w:left w:val="none" w:sz="0" w:space="0" w:color="auto"/>
                <w:bottom w:val="none" w:sz="0" w:space="0" w:color="auto"/>
                <w:right w:val="none" w:sz="0" w:space="0" w:color="auto"/>
              </w:divBdr>
            </w:div>
            <w:div w:id="261425897">
              <w:marLeft w:val="0"/>
              <w:marRight w:val="0"/>
              <w:marTop w:val="0"/>
              <w:marBottom w:val="0"/>
              <w:divBdr>
                <w:top w:val="none" w:sz="0" w:space="0" w:color="auto"/>
                <w:left w:val="none" w:sz="0" w:space="0" w:color="auto"/>
                <w:bottom w:val="none" w:sz="0" w:space="0" w:color="auto"/>
                <w:right w:val="none" w:sz="0" w:space="0" w:color="auto"/>
              </w:divBdr>
            </w:div>
            <w:div w:id="268663014">
              <w:marLeft w:val="0"/>
              <w:marRight w:val="0"/>
              <w:marTop w:val="0"/>
              <w:marBottom w:val="0"/>
              <w:divBdr>
                <w:top w:val="none" w:sz="0" w:space="0" w:color="auto"/>
                <w:left w:val="none" w:sz="0" w:space="0" w:color="auto"/>
                <w:bottom w:val="none" w:sz="0" w:space="0" w:color="auto"/>
                <w:right w:val="none" w:sz="0" w:space="0" w:color="auto"/>
              </w:divBdr>
            </w:div>
            <w:div w:id="271671429">
              <w:marLeft w:val="0"/>
              <w:marRight w:val="0"/>
              <w:marTop w:val="0"/>
              <w:marBottom w:val="0"/>
              <w:divBdr>
                <w:top w:val="none" w:sz="0" w:space="0" w:color="auto"/>
                <w:left w:val="none" w:sz="0" w:space="0" w:color="auto"/>
                <w:bottom w:val="none" w:sz="0" w:space="0" w:color="auto"/>
                <w:right w:val="none" w:sz="0" w:space="0" w:color="auto"/>
              </w:divBdr>
            </w:div>
            <w:div w:id="300887454">
              <w:marLeft w:val="0"/>
              <w:marRight w:val="0"/>
              <w:marTop w:val="0"/>
              <w:marBottom w:val="0"/>
              <w:divBdr>
                <w:top w:val="none" w:sz="0" w:space="0" w:color="auto"/>
                <w:left w:val="none" w:sz="0" w:space="0" w:color="auto"/>
                <w:bottom w:val="none" w:sz="0" w:space="0" w:color="auto"/>
                <w:right w:val="none" w:sz="0" w:space="0" w:color="auto"/>
              </w:divBdr>
            </w:div>
            <w:div w:id="388112691">
              <w:marLeft w:val="0"/>
              <w:marRight w:val="0"/>
              <w:marTop w:val="0"/>
              <w:marBottom w:val="0"/>
              <w:divBdr>
                <w:top w:val="none" w:sz="0" w:space="0" w:color="auto"/>
                <w:left w:val="none" w:sz="0" w:space="0" w:color="auto"/>
                <w:bottom w:val="none" w:sz="0" w:space="0" w:color="auto"/>
                <w:right w:val="none" w:sz="0" w:space="0" w:color="auto"/>
              </w:divBdr>
            </w:div>
            <w:div w:id="410736614">
              <w:marLeft w:val="0"/>
              <w:marRight w:val="0"/>
              <w:marTop w:val="0"/>
              <w:marBottom w:val="0"/>
              <w:divBdr>
                <w:top w:val="none" w:sz="0" w:space="0" w:color="auto"/>
                <w:left w:val="none" w:sz="0" w:space="0" w:color="auto"/>
                <w:bottom w:val="none" w:sz="0" w:space="0" w:color="auto"/>
                <w:right w:val="none" w:sz="0" w:space="0" w:color="auto"/>
              </w:divBdr>
            </w:div>
            <w:div w:id="432359195">
              <w:marLeft w:val="0"/>
              <w:marRight w:val="0"/>
              <w:marTop w:val="0"/>
              <w:marBottom w:val="0"/>
              <w:divBdr>
                <w:top w:val="none" w:sz="0" w:space="0" w:color="auto"/>
                <w:left w:val="none" w:sz="0" w:space="0" w:color="auto"/>
                <w:bottom w:val="none" w:sz="0" w:space="0" w:color="auto"/>
                <w:right w:val="none" w:sz="0" w:space="0" w:color="auto"/>
              </w:divBdr>
            </w:div>
            <w:div w:id="445122178">
              <w:marLeft w:val="0"/>
              <w:marRight w:val="0"/>
              <w:marTop w:val="0"/>
              <w:marBottom w:val="0"/>
              <w:divBdr>
                <w:top w:val="none" w:sz="0" w:space="0" w:color="auto"/>
                <w:left w:val="none" w:sz="0" w:space="0" w:color="auto"/>
                <w:bottom w:val="none" w:sz="0" w:space="0" w:color="auto"/>
                <w:right w:val="none" w:sz="0" w:space="0" w:color="auto"/>
              </w:divBdr>
            </w:div>
            <w:div w:id="462499568">
              <w:marLeft w:val="0"/>
              <w:marRight w:val="0"/>
              <w:marTop w:val="0"/>
              <w:marBottom w:val="0"/>
              <w:divBdr>
                <w:top w:val="none" w:sz="0" w:space="0" w:color="auto"/>
                <w:left w:val="none" w:sz="0" w:space="0" w:color="auto"/>
                <w:bottom w:val="none" w:sz="0" w:space="0" w:color="auto"/>
                <w:right w:val="none" w:sz="0" w:space="0" w:color="auto"/>
              </w:divBdr>
            </w:div>
            <w:div w:id="506363029">
              <w:marLeft w:val="0"/>
              <w:marRight w:val="0"/>
              <w:marTop w:val="0"/>
              <w:marBottom w:val="0"/>
              <w:divBdr>
                <w:top w:val="none" w:sz="0" w:space="0" w:color="auto"/>
                <w:left w:val="none" w:sz="0" w:space="0" w:color="auto"/>
                <w:bottom w:val="none" w:sz="0" w:space="0" w:color="auto"/>
                <w:right w:val="none" w:sz="0" w:space="0" w:color="auto"/>
              </w:divBdr>
            </w:div>
            <w:div w:id="558176801">
              <w:marLeft w:val="0"/>
              <w:marRight w:val="0"/>
              <w:marTop w:val="0"/>
              <w:marBottom w:val="0"/>
              <w:divBdr>
                <w:top w:val="none" w:sz="0" w:space="0" w:color="auto"/>
                <w:left w:val="none" w:sz="0" w:space="0" w:color="auto"/>
                <w:bottom w:val="none" w:sz="0" w:space="0" w:color="auto"/>
                <w:right w:val="none" w:sz="0" w:space="0" w:color="auto"/>
              </w:divBdr>
            </w:div>
            <w:div w:id="667296260">
              <w:marLeft w:val="0"/>
              <w:marRight w:val="0"/>
              <w:marTop w:val="0"/>
              <w:marBottom w:val="0"/>
              <w:divBdr>
                <w:top w:val="none" w:sz="0" w:space="0" w:color="auto"/>
                <w:left w:val="none" w:sz="0" w:space="0" w:color="auto"/>
                <w:bottom w:val="none" w:sz="0" w:space="0" w:color="auto"/>
                <w:right w:val="none" w:sz="0" w:space="0" w:color="auto"/>
              </w:divBdr>
            </w:div>
            <w:div w:id="691807584">
              <w:marLeft w:val="0"/>
              <w:marRight w:val="0"/>
              <w:marTop w:val="0"/>
              <w:marBottom w:val="0"/>
              <w:divBdr>
                <w:top w:val="none" w:sz="0" w:space="0" w:color="auto"/>
                <w:left w:val="none" w:sz="0" w:space="0" w:color="auto"/>
                <w:bottom w:val="none" w:sz="0" w:space="0" w:color="auto"/>
                <w:right w:val="none" w:sz="0" w:space="0" w:color="auto"/>
              </w:divBdr>
            </w:div>
            <w:div w:id="714543900">
              <w:marLeft w:val="0"/>
              <w:marRight w:val="0"/>
              <w:marTop w:val="0"/>
              <w:marBottom w:val="0"/>
              <w:divBdr>
                <w:top w:val="none" w:sz="0" w:space="0" w:color="auto"/>
                <w:left w:val="none" w:sz="0" w:space="0" w:color="auto"/>
                <w:bottom w:val="none" w:sz="0" w:space="0" w:color="auto"/>
                <w:right w:val="none" w:sz="0" w:space="0" w:color="auto"/>
              </w:divBdr>
            </w:div>
            <w:div w:id="739062158">
              <w:marLeft w:val="0"/>
              <w:marRight w:val="0"/>
              <w:marTop w:val="0"/>
              <w:marBottom w:val="0"/>
              <w:divBdr>
                <w:top w:val="none" w:sz="0" w:space="0" w:color="auto"/>
                <w:left w:val="none" w:sz="0" w:space="0" w:color="auto"/>
                <w:bottom w:val="none" w:sz="0" w:space="0" w:color="auto"/>
                <w:right w:val="none" w:sz="0" w:space="0" w:color="auto"/>
              </w:divBdr>
            </w:div>
            <w:div w:id="758209839">
              <w:marLeft w:val="0"/>
              <w:marRight w:val="0"/>
              <w:marTop w:val="0"/>
              <w:marBottom w:val="0"/>
              <w:divBdr>
                <w:top w:val="none" w:sz="0" w:space="0" w:color="auto"/>
                <w:left w:val="none" w:sz="0" w:space="0" w:color="auto"/>
                <w:bottom w:val="none" w:sz="0" w:space="0" w:color="auto"/>
                <w:right w:val="none" w:sz="0" w:space="0" w:color="auto"/>
              </w:divBdr>
            </w:div>
            <w:div w:id="776095626">
              <w:marLeft w:val="0"/>
              <w:marRight w:val="0"/>
              <w:marTop w:val="0"/>
              <w:marBottom w:val="0"/>
              <w:divBdr>
                <w:top w:val="none" w:sz="0" w:space="0" w:color="auto"/>
                <w:left w:val="none" w:sz="0" w:space="0" w:color="auto"/>
                <w:bottom w:val="none" w:sz="0" w:space="0" w:color="auto"/>
                <w:right w:val="none" w:sz="0" w:space="0" w:color="auto"/>
              </w:divBdr>
            </w:div>
            <w:div w:id="807668606">
              <w:marLeft w:val="0"/>
              <w:marRight w:val="0"/>
              <w:marTop w:val="0"/>
              <w:marBottom w:val="0"/>
              <w:divBdr>
                <w:top w:val="none" w:sz="0" w:space="0" w:color="auto"/>
                <w:left w:val="none" w:sz="0" w:space="0" w:color="auto"/>
                <w:bottom w:val="none" w:sz="0" w:space="0" w:color="auto"/>
                <w:right w:val="none" w:sz="0" w:space="0" w:color="auto"/>
              </w:divBdr>
            </w:div>
            <w:div w:id="824052871">
              <w:marLeft w:val="0"/>
              <w:marRight w:val="0"/>
              <w:marTop w:val="0"/>
              <w:marBottom w:val="0"/>
              <w:divBdr>
                <w:top w:val="none" w:sz="0" w:space="0" w:color="auto"/>
                <w:left w:val="none" w:sz="0" w:space="0" w:color="auto"/>
                <w:bottom w:val="none" w:sz="0" w:space="0" w:color="auto"/>
                <w:right w:val="none" w:sz="0" w:space="0" w:color="auto"/>
              </w:divBdr>
            </w:div>
            <w:div w:id="829760368">
              <w:marLeft w:val="0"/>
              <w:marRight w:val="0"/>
              <w:marTop w:val="0"/>
              <w:marBottom w:val="0"/>
              <w:divBdr>
                <w:top w:val="none" w:sz="0" w:space="0" w:color="auto"/>
                <w:left w:val="none" w:sz="0" w:space="0" w:color="auto"/>
                <w:bottom w:val="none" w:sz="0" w:space="0" w:color="auto"/>
                <w:right w:val="none" w:sz="0" w:space="0" w:color="auto"/>
              </w:divBdr>
            </w:div>
            <w:div w:id="842936373">
              <w:marLeft w:val="0"/>
              <w:marRight w:val="0"/>
              <w:marTop w:val="0"/>
              <w:marBottom w:val="0"/>
              <w:divBdr>
                <w:top w:val="none" w:sz="0" w:space="0" w:color="auto"/>
                <w:left w:val="none" w:sz="0" w:space="0" w:color="auto"/>
                <w:bottom w:val="none" w:sz="0" w:space="0" w:color="auto"/>
                <w:right w:val="none" w:sz="0" w:space="0" w:color="auto"/>
              </w:divBdr>
            </w:div>
            <w:div w:id="860706965">
              <w:marLeft w:val="0"/>
              <w:marRight w:val="0"/>
              <w:marTop w:val="0"/>
              <w:marBottom w:val="0"/>
              <w:divBdr>
                <w:top w:val="none" w:sz="0" w:space="0" w:color="auto"/>
                <w:left w:val="none" w:sz="0" w:space="0" w:color="auto"/>
                <w:bottom w:val="none" w:sz="0" w:space="0" w:color="auto"/>
                <w:right w:val="none" w:sz="0" w:space="0" w:color="auto"/>
              </w:divBdr>
            </w:div>
            <w:div w:id="887913620">
              <w:marLeft w:val="0"/>
              <w:marRight w:val="0"/>
              <w:marTop w:val="0"/>
              <w:marBottom w:val="0"/>
              <w:divBdr>
                <w:top w:val="none" w:sz="0" w:space="0" w:color="auto"/>
                <w:left w:val="none" w:sz="0" w:space="0" w:color="auto"/>
                <w:bottom w:val="none" w:sz="0" w:space="0" w:color="auto"/>
                <w:right w:val="none" w:sz="0" w:space="0" w:color="auto"/>
              </w:divBdr>
            </w:div>
            <w:div w:id="889077408">
              <w:marLeft w:val="0"/>
              <w:marRight w:val="0"/>
              <w:marTop w:val="0"/>
              <w:marBottom w:val="0"/>
              <w:divBdr>
                <w:top w:val="none" w:sz="0" w:space="0" w:color="auto"/>
                <w:left w:val="none" w:sz="0" w:space="0" w:color="auto"/>
                <w:bottom w:val="none" w:sz="0" w:space="0" w:color="auto"/>
                <w:right w:val="none" w:sz="0" w:space="0" w:color="auto"/>
              </w:divBdr>
            </w:div>
            <w:div w:id="910585023">
              <w:marLeft w:val="0"/>
              <w:marRight w:val="0"/>
              <w:marTop w:val="0"/>
              <w:marBottom w:val="0"/>
              <w:divBdr>
                <w:top w:val="none" w:sz="0" w:space="0" w:color="auto"/>
                <w:left w:val="none" w:sz="0" w:space="0" w:color="auto"/>
                <w:bottom w:val="none" w:sz="0" w:space="0" w:color="auto"/>
                <w:right w:val="none" w:sz="0" w:space="0" w:color="auto"/>
              </w:divBdr>
            </w:div>
            <w:div w:id="920722326">
              <w:marLeft w:val="0"/>
              <w:marRight w:val="0"/>
              <w:marTop w:val="0"/>
              <w:marBottom w:val="0"/>
              <w:divBdr>
                <w:top w:val="none" w:sz="0" w:space="0" w:color="auto"/>
                <w:left w:val="none" w:sz="0" w:space="0" w:color="auto"/>
                <w:bottom w:val="none" w:sz="0" w:space="0" w:color="auto"/>
                <w:right w:val="none" w:sz="0" w:space="0" w:color="auto"/>
              </w:divBdr>
            </w:div>
            <w:div w:id="953712547">
              <w:marLeft w:val="0"/>
              <w:marRight w:val="0"/>
              <w:marTop w:val="0"/>
              <w:marBottom w:val="0"/>
              <w:divBdr>
                <w:top w:val="none" w:sz="0" w:space="0" w:color="auto"/>
                <w:left w:val="none" w:sz="0" w:space="0" w:color="auto"/>
                <w:bottom w:val="none" w:sz="0" w:space="0" w:color="auto"/>
                <w:right w:val="none" w:sz="0" w:space="0" w:color="auto"/>
              </w:divBdr>
            </w:div>
            <w:div w:id="956982608">
              <w:marLeft w:val="0"/>
              <w:marRight w:val="0"/>
              <w:marTop w:val="0"/>
              <w:marBottom w:val="0"/>
              <w:divBdr>
                <w:top w:val="none" w:sz="0" w:space="0" w:color="auto"/>
                <w:left w:val="none" w:sz="0" w:space="0" w:color="auto"/>
                <w:bottom w:val="none" w:sz="0" w:space="0" w:color="auto"/>
                <w:right w:val="none" w:sz="0" w:space="0" w:color="auto"/>
              </w:divBdr>
            </w:div>
            <w:div w:id="1036202397">
              <w:marLeft w:val="0"/>
              <w:marRight w:val="0"/>
              <w:marTop w:val="0"/>
              <w:marBottom w:val="0"/>
              <w:divBdr>
                <w:top w:val="none" w:sz="0" w:space="0" w:color="auto"/>
                <w:left w:val="none" w:sz="0" w:space="0" w:color="auto"/>
                <w:bottom w:val="none" w:sz="0" w:space="0" w:color="auto"/>
                <w:right w:val="none" w:sz="0" w:space="0" w:color="auto"/>
              </w:divBdr>
            </w:div>
            <w:div w:id="1130123383">
              <w:marLeft w:val="0"/>
              <w:marRight w:val="0"/>
              <w:marTop w:val="0"/>
              <w:marBottom w:val="0"/>
              <w:divBdr>
                <w:top w:val="none" w:sz="0" w:space="0" w:color="auto"/>
                <w:left w:val="none" w:sz="0" w:space="0" w:color="auto"/>
                <w:bottom w:val="none" w:sz="0" w:space="0" w:color="auto"/>
                <w:right w:val="none" w:sz="0" w:space="0" w:color="auto"/>
              </w:divBdr>
            </w:div>
            <w:div w:id="1174107679">
              <w:marLeft w:val="0"/>
              <w:marRight w:val="0"/>
              <w:marTop w:val="0"/>
              <w:marBottom w:val="0"/>
              <w:divBdr>
                <w:top w:val="none" w:sz="0" w:space="0" w:color="auto"/>
                <w:left w:val="none" w:sz="0" w:space="0" w:color="auto"/>
                <w:bottom w:val="none" w:sz="0" w:space="0" w:color="auto"/>
                <w:right w:val="none" w:sz="0" w:space="0" w:color="auto"/>
              </w:divBdr>
            </w:div>
            <w:div w:id="1201556631">
              <w:marLeft w:val="0"/>
              <w:marRight w:val="0"/>
              <w:marTop w:val="0"/>
              <w:marBottom w:val="0"/>
              <w:divBdr>
                <w:top w:val="none" w:sz="0" w:space="0" w:color="auto"/>
                <w:left w:val="none" w:sz="0" w:space="0" w:color="auto"/>
                <w:bottom w:val="none" w:sz="0" w:space="0" w:color="auto"/>
                <w:right w:val="none" w:sz="0" w:space="0" w:color="auto"/>
              </w:divBdr>
            </w:div>
            <w:div w:id="1205946804">
              <w:marLeft w:val="0"/>
              <w:marRight w:val="0"/>
              <w:marTop w:val="0"/>
              <w:marBottom w:val="0"/>
              <w:divBdr>
                <w:top w:val="none" w:sz="0" w:space="0" w:color="auto"/>
                <w:left w:val="none" w:sz="0" w:space="0" w:color="auto"/>
                <w:bottom w:val="none" w:sz="0" w:space="0" w:color="auto"/>
                <w:right w:val="none" w:sz="0" w:space="0" w:color="auto"/>
              </w:divBdr>
            </w:div>
            <w:div w:id="1217207625">
              <w:marLeft w:val="0"/>
              <w:marRight w:val="0"/>
              <w:marTop w:val="0"/>
              <w:marBottom w:val="0"/>
              <w:divBdr>
                <w:top w:val="none" w:sz="0" w:space="0" w:color="auto"/>
                <w:left w:val="none" w:sz="0" w:space="0" w:color="auto"/>
                <w:bottom w:val="none" w:sz="0" w:space="0" w:color="auto"/>
                <w:right w:val="none" w:sz="0" w:space="0" w:color="auto"/>
              </w:divBdr>
            </w:div>
            <w:div w:id="1227298804">
              <w:marLeft w:val="0"/>
              <w:marRight w:val="0"/>
              <w:marTop w:val="0"/>
              <w:marBottom w:val="0"/>
              <w:divBdr>
                <w:top w:val="none" w:sz="0" w:space="0" w:color="auto"/>
                <w:left w:val="none" w:sz="0" w:space="0" w:color="auto"/>
                <w:bottom w:val="none" w:sz="0" w:space="0" w:color="auto"/>
                <w:right w:val="none" w:sz="0" w:space="0" w:color="auto"/>
              </w:divBdr>
            </w:div>
            <w:div w:id="1247424013">
              <w:marLeft w:val="0"/>
              <w:marRight w:val="0"/>
              <w:marTop w:val="0"/>
              <w:marBottom w:val="0"/>
              <w:divBdr>
                <w:top w:val="none" w:sz="0" w:space="0" w:color="auto"/>
                <w:left w:val="none" w:sz="0" w:space="0" w:color="auto"/>
                <w:bottom w:val="none" w:sz="0" w:space="0" w:color="auto"/>
                <w:right w:val="none" w:sz="0" w:space="0" w:color="auto"/>
              </w:divBdr>
            </w:div>
            <w:div w:id="1253507696">
              <w:marLeft w:val="0"/>
              <w:marRight w:val="0"/>
              <w:marTop w:val="0"/>
              <w:marBottom w:val="0"/>
              <w:divBdr>
                <w:top w:val="none" w:sz="0" w:space="0" w:color="auto"/>
                <w:left w:val="none" w:sz="0" w:space="0" w:color="auto"/>
                <w:bottom w:val="none" w:sz="0" w:space="0" w:color="auto"/>
                <w:right w:val="none" w:sz="0" w:space="0" w:color="auto"/>
              </w:divBdr>
            </w:div>
            <w:div w:id="1288007223">
              <w:marLeft w:val="0"/>
              <w:marRight w:val="0"/>
              <w:marTop w:val="0"/>
              <w:marBottom w:val="0"/>
              <w:divBdr>
                <w:top w:val="none" w:sz="0" w:space="0" w:color="auto"/>
                <w:left w:val="none" w:sz="0" w:space="0" w:color="auto"/>
                <w:bottom w:val="none" w:sz="0" w:space="0" w:color="auto"/>
                <w:right w:val="none" w:sz="0" w:space="0" w:color="auto"/>
              </w:divBdr>
            </w:div>
            <w:div w:id="1295062920">
              <w:marLeft w:val="0"/>
              <w:marRight w:val="0"/>
              <w:marTop w:val="0"/>
              <w:marBottom w:val="0"/>
              <w:divBdr>
                <w:top w:val="none" w:sz="0" w:space="0" w:color="auto"/>
                <w:left w:val="none" w:sz="0" w:space="0" w:color="auto"/>
                <w:bottom w:val="none" w:sz="0" w:space="0" w:color="auto"/>
                <w:right w:val="none" w:sz="0" w:space="0" w:color="auto"/>
              </w:divBdr>
            </w:div>
            <w:div w:id="1368408332">
              <w:marLeft w:val="0"/>
              <w:marRight w:val="0"/>
              <w:marTop w:val="0"/>
              <w:marBottom w:val="0"/>
              <w:divBdr>
                <w:top w:val="none" w:sz="0" w:space="0" w:color="auto"/>
                <w:left w:val="none" w:sz="0" w:space="0" w:color="auto"/>
                <w:bottom w:val="none" w:sz="0" w:space="0" w:color="auto"/>
                <w:right w:val="none" w:sz="0" w:space="0" w:color="auto"/>
              </w:divBdr>
            </w:div>
            <w:div w:id="1370494193">
              <w:marLeft w:val="0"/>
              <w:marRight w:val="0"/>
              <w:marTop w:val="0"/>
              <w:marBottom w:val="0"/>
              <w:divBdr>
                <w:top w:val="none" w:sz="0" w:space="0" w:color="auto"/>
                <w:left w:val="none" w:sz="0" w:space="0" w:color="auto"/>
                <w:bottom w:val="none" w:sz="0" w:space="0" w:color="auto"/>
                <w:right w:val="none" w:sz="0" w:space="0" w:color="auto"/>
              </w:divBdr>
            </w:div>
            <w:div w:id="1430617734">
              <w:marLeft w:val="0"/>
              <w:marRight w:val="0"/>
              <w:marTop w:val="0"/>
              <w:marBottom w:val="0"/>
              <w:divBdr>
                <w:top w:val="none" w:sz="0" w:space="0" w:color="auto"/>
                <w:left w:val="none" w:sz="0" w:space="0" w:color="auto"/>
                <w:bottom w:val="none" w:sz="0" w:space="0" w:color="auto"/>
                <w:right w:val="none" w:sz="0" w:space="0" w:color="auto"/>
              </w:divBdr>
            </w:div>
            <w:div w:id="1442527605">
              <w:marLeft w:val="0"/>
              <w:marRight w:val="0"/>
              <w:marTop w:val="0"/>
              <w:marBottom w:val="0"/>
              <w:divBdr>
                <w:top w:val="none" w:sz="0" w:space="0" w:color="auto"/>
                <w:left w:val="none" w:sz="0" w:space="0" w:color="auto"/>
                <w:bottom w:val="none" w:sz="0" w:space="0" w:color="auto"/>
                <w:right w:val="none" w:sz="0" w:space="0" w:color="auto"/>
              </w:divBdr>
            </w:div>
            <w:div w:id="1558467136">
              <w:marLeft w:val="0"/>
              <w:marRight w:val="0"/>
              <w:marTop w:val="0"/>
              <w:marBottom w:val="0"/>
              <w:divBdr>
                <w:top w:val="none" w:sz="0" w:space="0" w:color="auto"/>
                <w:left w:val="none" w:sz="0" w:space="0" w:color="auto"/>
                <w:bottom w:val="none" w:sz="0" w:space="0" w:color="auto"/>
                <w:right w:val="none" w:sz="0" w:space="0" w:color="auto"/>
              </w:divBdr>
            </w:div>
            <w:div w:id="1572815683">
              <w:marLeft w:val="0"/>
              <w:marRight w:val="0"/>
              <w:marTop w:val="0"/>
              <w:marBottom w:val="0"/>
              <w:divBdr>
                <w:top w:val="none" w:sz="0" w:space="0" w:color="auto"/>
                <w:left w:val="none" w:sz="0" w:space="0" w:color="auto"/>
                <w:bottom w:val="none" w:sz="0" w:space="0" w:color="auto"/>
                <w:right w:val="none" w:sz="0" w:space="0" w:color="auto"/>
              </w:divBdr>
            </w:div>
            <w:div w:id="1590701153">
              <w:marLeft w:val="0"/>
              <w:marRight w:val="0"/>
              <w:marTop w:val="0"/>
              <w:marBottom w:val="0"/>
              <w:divBdr>
                <w:top w:val="none" w:sz="0" w:space="0" w:color="auto"/>
                <w:left w:val="none" w:sz="0" w:space="0" w:color="auto"/>
                <w:bottom w:val="none" w:sz="0" w:space="0" w:color="auto"/>
                <w:right w:val="none" w:sz="0" w:space="0" w:color="auto"/>
              </w:divBdr>
            </w:div>
            <w:div w:id="1593659121">
              <w:marLeft w:val="0"/>
              <w:marRight w:val="0"/>
              <w:marTop w:val="0"/>
              <w:marBottom w:val="0"/>
              <w:divBdr>
                <w:top w:val="none" w:sz="0" w:space="0" w:color="auto"/>
                <w:left w:val="none" w:sz="0" w:space="0" w:color="auto"/>
                <w:bottom w:val="none" w:sz="0" w:space="0" w:color="auto"/>
                <w:right w:val="none" w:sz="0" w:space="0" w:color="auto"/>
              </w:divBdr>
            </w:div>
            <w:div w:id="1655990271">
              <w:marLeft w:val="0"/>
              <w:marRight w:val="0"/>
              <w:marTop w:val="0"/>
              <w:marBottom w:val="0"/>
              <w:divBdr>
                <w:top w:val="none" w:sz="0" w:space="0" w:color="auto"/>
                <w:left w:val="none" w:sz="0" w:space="0" w:color="auto"/>
                <w:bottom w:val="none" w:sz="0" w:space="0" w:color="auto"/>
                <w:right w:val="none" w:sz="0" w:space="0" w:color="auto"/>
              </w:divBdr>
            </w:div>
            <w:div w:id="1676882191">
              <w:marLeft w:val="0"/>
              <w:marRight w:val="0"/>
              <w:marTop w:val="0"/>
              <w:marBottom w:val="0"/>
              <w:divBdr>
                <w:top w:val="none" w:sz="0" w:space="0" w:color="auto"/>
                <w:left w:val="none" w:sz="0" w:space="0" w:color="auto"/>
                <w:bottom w:val="none" w:sz="0" w:space="0" w:color="auto"/>
                <w:right w:val="none" w:sz="0" w:space="0" w:color="auto"/>
              </w:divBdr>
            </w:div>
            <w:div w:id="1691371893">
              <w:marLeft w:val="0"/>
              <w:marRight w:val="0"/>
              <w:marTop w:val="0"/>
              <w:marBottom w:val="0"/>
              <w:divBdr>
                <w:top w:val="none" w:sz="0" w:space="0" w:color="auto"/>
                <w:left w:val="none" w:sz="0" w:space="0" w:color="auto"/>
                <w:bottom w:val="none" w:sz="0" w:space="0" w:color="auto"/>
                <w:right w:val="none" w:sz="0" w:space="0" w:color="auto"/>
              </w:divBdr>
            </w:div>
            <w:div w:id="1700931520">
              <w:marLeft w:val="0"/>
              <w:marRight w:val="0"/>
              <w:marTop w:val="0"/>
              <w:marBottom w:val="0"/>
              <w:divBdr>
                <w:top w:val="none" w:sz="0" w:space="0" w:color="auto"/>
                <w:left w:val="none" w:sz="0" w:space="0" w:color="auto"/>
                <w:bottom w:val="none" w:sz="0" w:space="0" w:color="auto"/>
                <w:right w:val="none" w:sz="0" w:space="0" w:color="auto"/>
              </w:divBdr>
            </w:div>
            <w:div w:id="1746605862">
              <w:marLeft w:val="0"/>
              <w:marRight w:val="0"/>
              <w:marTop w:val="0"/>
              <w:marBottom w:val="0"/>
              <w:divBdr>
                <w:top w:val="none" w:sz="0" w:space="0" w:color="auto"/>
                <w:left w:val="none" w:sz="0" w:space="0" w:color="auto"/>
                <w:bottom w:val="none" w:sz="0" w:space="0" w:color="auto"/>
                <w:right w:val="none" w:sz="0" w:space="0" w:color="auto"/>
              </w:divBdr>
            </w:div>
            <w:div w:id="1844930130">
              <w:marLeft w:val="0"/>
              <w:marRight w:val="0"/>
              <w:marTop w:val="0"/>
              <w:marBottom w:val="0"/>
              <w:divBdr>
                <w:top w:val="none" w:sz="0" w:space="0" w:color="auto"/>
                <w:left w:val="none" w:sz="0" w:space="0" w:color="auto"/>
                <w:bottom w:val="none" w:sz="0" w:space="0" w:color="auto"/>
                <w:right w:val="none" w:sz="0" w:space="0" w:color="auto"/>
              </w:divBdr>
            </w:div>
            <w:div w:id="1856648504">
              <w:marLeft w:val="0"/>
              <w:marRight w:val="0"/>
              <w:marTop w:val="0"/>
              <w:marBottom w:val="0"/>
              <w:divBdr>
                <w:top w:val="none" w:sz="0" w:space="0" w:color="auto"/>
                <w:left w:val="none" w:sz="0" w:space="0" w:color="auto"/>
                <w:bottom w:val="none" w:sz="0" w:space="0" w:color="auto"/>
                <w:right w:val="none" w:sz="0" w:space="0" w:color="auto"/>
              </w:divBdr>
            </w:div>
            <w:div w:id="1868982708">
              <w:marLeft w:val="0"/>
              <w:marRight w:val="0"/>
              <w:marTop w:val="0"/>
              <w:marBottom w:val="0"/>
              <w:divBdr>
                <w:top w:val="none" w:sz="0" w:space="0" w:color="auto"/>
                <w:left w:val="none" w:sz="0" w:space="0" w:color="auto"/>
                <w:bottom w:val="none" w:sz="0" w:space="0" w:color="auto"/>
                <w:right w:val="none" w:sz="0" w:space="0" w:color="auto"/>
              </w:divBdr>
            </w:div>
            <w:div w:id="1886913320">
              <w:marLeft w:val="0"/>
              <w:marRight w:val="0"/>
              <w:marTop w:val="0"/>
              <w:marBottom w:val="0"/>
              <w:divBdr>
                <w:top w:val="none" w:sz="0" w:space="0" w:color="auto"/>
                <w:left w:val="none" w:sz="0" w:space="0" w:color="auto"/>
                <w:bottom w:val="none" w:sz="0" w:space="0" w:color="auto"/>
                <w:right w:val="none" w:sz="0" w:space="0" w:color="auto"/>
              </w:divBdr>
            </w:div>
            <w:div w:id="1904216625">
              <w:marLeft w:val="0"/>
              <w:marRight w:val="0"/>
              <w:marTop w:val="0"/>
              <w:marBottom w:val="0"/>
              <w:divBdr>
                <w:top w:val="none" w:sz="0" w:space="0" w:color="auto"/>
                <w:left w:val="none" w:sz="0" w:space="0" w:color="auto"/>
                <w:bottom w:val="none" w:sz="0" w:space="0" w:color="auto"/>
                <w:right w:val="none" w:sz="0" w:space="0" w:color="auto"/>
              </w:divBdr>
            </w:div>
            <w:div w:id="1919974152">
              <w:marLeft w:val="0"/>
              <w:marRight w:val="0"/>
              <w:marTop w:val="0"/>
              <w:marBottom w:val="0"/>
              <w:divBdr>
                <w:top w:val="none" w:sz="0" w:space="0" w:color="auto"/>
                <w:left w:val="none" w:sz="0" w:space="0" w:color="auto"/>
                <w:bottom w:val="none" w:sz="0" w:space="0" w:color="auto"/>
                <w:right w:val="none" w:sz="0" w:space="0" w:color="auto"/>
              </w:divBdr>
            </w:div>
            <w:div w:id="1950355852">
              <w:marLeft w:val="0"/>
              <w:marRight w:val="0"/>
              <w:marTop w:val="0"/>
              <w:marBottom w:val="0"/>
              <w:divBdr>
                <w:top w:val="none" w:sz="0" w:space="0" w:color="auto"/>
                <w:left w:val="none" w:sz="0" w:space="0" w:color="auto"/>
                <w:bottom w:val="none" w:sz="0" w:space="0" w:color="auto"/>
                <w:right w:val="none" w:sz="0" w:space="0" w:color="auto"/>
              </w:divBdr>
            </w:div>
            <w:div w:id="1959484481">
              <w:marLeft w:val="0"/>
              <w:marRight w:val="0"/>
              <w:marTop w:val="0"/>
              <w:marBottom w:val="0"/>
              <w:divBdr>
                <w:top w:val="none" w:sz="0" w:space="0" w:color="auto"/>
                <w:left w:val="none" w:sz="0" w:space="0" w:color="auto"/>
                <w:bottom w:val="none" w:sz="0" w:space="0" w:color="auto"/>
                <w:right w:val="none" w:sz="0" w:space="0" w:color="auto"/>
              </w:divBdr>
            </w:div>
            <w:div w:id="1965234766">
              <w:marLeft w:val="0"/>
              <w:marRight w:val="0"/>
              <w:marTop w:val="0"/>
              <w:marBottom w:val="0"/>
              <w:divBdr>
                <w:top w:val="none" w:sz="0" w:space="0" w:color="auto"/>
                <w:left w:val="none" w:sz="0" w:space="0" w:color="auto"/>
                <w:bottom w:val="none" w:sz="0" w:space="0" w:color="auto"/>
                <w:right w:val="none" w:sz="0" w:space="0" w:color="auto"/>
              </w:divBdr>
            </w:div>
            <w:div w:id="1973318629">
              <w:marLeft w:val="0"/>
              <w:marRight w:val="0"/>
              <w:marTop w:val="0"/>
              <w:marBottom w:val="0"/>
              <w:divBdr>
                <w:top w:val="none" w:sz="0" w:space="0" w:color="auto"/>
                <w:left w:val="none" w:sz="0" w:space="0" w:color="auto"/>
                <w:bottom w:val="none" w:sz="0" w:space="0" w:color="auto"/>
                <w:right w:val="none" w:sz="0" w:space="0" w:color="auto"/>
              </w:divBdr>
            </w:div>
            <w:div w:id="1988437754">
              <w:marLeft w:val="0"/>
              <w:marRight w:val="0"/>
              <w:marTop w:val="0"/>
              <w:marBottom w:val="0"/>
              <w:divBdr>
                <w:top w:val="none" w:sz="0" w:space="0" w:color="auto"/>
                <w:left w:val="none" w:sz="0" w:space="0" w:color="auto"/>
                <w:bottom w:val="none" w:sz="0" w:space="0" w:color="auto"/>
                <w:right w:val="none" w:sz="0" w:space="0" w:color="auto"/>
              </w:divBdr>
            </w:div>
            <w:div w:id="1990818142">
              <w:marLeft w:val="0"/>
              <w:marRight w:val="0"/>
              <w:marTop w:val="0"/>
              <w:marBottom w:val="0"/>
              <w:divBdr>
                <w:top w:val="none" w:sz="0" w:space="0" w:color="auto"/>
                <w:left w:val="none" w:sz="0" w:space="0" w:color="auto"/>
                <w:bottom w:val="none" w:sz="0" w:space="0" w:color="auto"/>
                <w:right w:val="none" w:sz="0" w:space="0" w:color="auto"/>
              </w:divBdr>
            </w:div>
            <w:div w:id="1994142996">
              <w:marLeft w:val="0"/>
              <w:marRight w:val="0"/>
              <w:marTop w:val="0"/>
              <w:marBottom w:val="0"/>
              <w:divBdr>
                <w:top w:val="none" w:sz="0" w:space="0" w:color="auto"/>
                <w:left w:val="none" w:sz="0" w:space="0" w:color="auto"/>
                <w:bottom w:val="none" w:sz="0" w:space="0" w:color="auto"/>
                <w:right w:val="none" w:sz="0" w:space="0" w:color="auto"/>
              </w:divBdr>
            </w:div>
            <w:div w:id="2008745253">
              <w:marLeft w:val="0"/>
              <w:marRight w:val="0"/>
              <w:marTop w:val="0"/>
              <w:marBottom w:val="0"/>
              <w:divBdr>
                <w:top w:val="none" w:sz="0" w:space="0" w:color="auto"/>
                <w:left w:val="none" w:sz="0" w:space="0" w:color="auto"/>
                <w:bottom w:val="none" w:sz="0" w:space="0" w:color="auto"/>
                <w:right w:val="none" w:sz="0" w:space="0" w:color="auto"/>
              </w:divBdr>
            </w:div>
            <w:div w:id="2028870557">
              <w:marLeft w:val="0"/>
              <w:marRight w:val="0"/>
              <w:marTop w:val="0"/>
              <w:marBottom w:val="0"/>
              <w:divBdr>
                <w:top w:val="none" w:sz="0" w:space="0" w:color="auto"/>
                <w:left w:val="none" w:sz="0" w:space="0" w:color="auto"/>
                <w:bottom w:val="none" w:sz="0" w:space="0" w:color="auto"/>
                <w:right w:val="none" w:sz="0" w:space="0" w:color="auto"/>
              </w:divBdr>
            </w:div>
            <w:div w:id="2052457221">
              <w:marLeft w:val="0"/>
              <w:marRight w:val="0"/>
              <w:marTop w:val="0"/>
              <w:marBottom w:val="0"/>
              <w:divBdr>
                <w:top w:val="none" w:sz="0" w:space="0" w:color="auto"/>
                <w:left w:val="none" w:sz="0" w:space="0" w:color="auto"/>
                <w:bottom w:val="none" w:sz="0" w:space="0" w:color="auto"/>
                <w:right w:val="none" w:sz="0" w:space="0" w:color="auto"/>
              </w:divBdr>
            </w:div>
            <w:div w:id="2060744116">
              <w:marLeft w:val="0"/>
              <w:marRight w:val="0"/>
              <w:marTop w:val="0"/>
              <w:marBottom w:val="0"/>
              <w:divBdr>
                <w:top w:val="none" w:sz="0" w:space="0" w:color="auto"/>
                <w:left w:val="none" w:sz="0" w:space="0" w:color="auto"/>
                <w:bottom w:val="none" w:sz="0" w:space="0" w:color="auto"/>
                <w:right w:val="none" w:sz="0" w:space="0" w:color="auto"/>
              </w:divBdr>
            </w:div>
            <w:div w:id="2072188248">
              <w:marLeft w:val="0"/>
              <w:marRight w:val="0"/>
              <w:marTop w:val="0"/>
              <w:marBottom w:val="0"/>
              <w:divBdr>
                <w:top w:val="none" w:sz="0" w:space="0" w:color="auto"/>
                <w:left w:val="none" w:sz="0" w:space="0" w:color="auto"/>
                <w:bottom w:val="none" w:sz="0" w:space="0" w:color="auto"/>
                <w:right w:val="none" w:sz="0" w:space="0" w:color="auto"/>
              </w:divBdr>
            </w:div>
            <w:div w:id="2083795151">
              <w:marLeft w:val="0"/>
              <w:marRight w:val="0"/>
              <w:marTop w:val="0"/>
              <w:marBottom w:val="0"/>
              <w:divBdr>
                <w:top w:val="none" w:sz="0" w:space="0" w:color="auto"/>
                <w:left w:val="none" w:sz="0" w:space="0" w:color="auto"/>
                <w:bottom w:val="none" w:sz="0" w:space="0" w:color="auto"/>
                <w:right w:val="none" w:sz="0" w:space="0" w:color="auto"/>
              </w:divBdr>
            </w:div>
            <w:div w:id="214172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29528">
      <w:bodyDiv w:val="1"/>
      <w:marLeft w:val="0"/>
      <w:marRight w:val="0"/>
      <w:marTop w:val="0"/>
      <w:marBottom w:val="0"/>
      <w:divBdr>
        <w:top w:val="none" w:sz="0" w:space="0" w:color="auto"/>
        <w:left w:val="none" w:sz="0" w:space="0" w:color="auto"/>
        <w:bottom w:val="none" w:sz="0" w:space="0" w:color="auto"/>
        <w:right w:val="none" w:sz="0" w:space="0" w:color="auto"/>
      </w:divBdr>
      <w:divsChild>
        <w:div w:id="85077767">
          <w:marLeft w:val="0"/>
          <w:marRight w:val="0"/>
          <w:marTop w:val="0"/>
          <w:marBottom w:val="0"/>
          <w:divBdr>
            <w:top w:val="none" w:sz="0" w:space="0" w:color="auto"/>
            <w:left w:val="none" w:sz="0" w:space="0" w:color="auto"/>
            <w:bottom w:val="none" w:sz="0" w:space="0" w:color="auto"/>
            <w:right w:val="none" w:sz="0" w:space="0" w:color="auto"/>
          </w:divBdr>
          <w:divsChild>
            <w:div w:id="1275834">
              <w:marLeft w:val="0"/>
              <w:marRight w:val="0"/>
              <w:marTop w:val="0"/>
              <w:marBottom w:val="0"/>
              <w:divBdr>
                <w:top w:val="none" w:sz="0" w:space="0" w:color="auto"/>
                <w:left w:val="none" w:sz="0" w:space="0" w:color="auto"/>
                <w:bottom w:val="none" w:sz="0" w:space="0" w:color="auto"/>
                <w:right w:val="none" w:sz="0" w:space="0" w:color="auto"/>
              </w:divBdr>
            </w:div>
            <w:div w:id="4021107">
              <w:marLeft w:val="0"/>
              <w:marRight w:val="0"/>
              <w:marTop w:val="0"/>
              <w:marBottom w:val="0"/>
              <w:divBdr>
                <w:top w:val="none" w:sz="0" w:space="0" w:color="auto"/>
                <w:left w:val="none" w:sz="0" w:space="0" w:color="auto"/>
                <w:bottom w:val="none" w:sz="0" w:space="0" w:color="auto"/>
                <w:right w:val="none" w:sz="0" w:space="0" w:color="auto"/>
              </w:divBdr>
            </w:div>
            <w:div w:id="21594073">
              <w:marLeft w:val="0"/>
              <w:marRight w:val="0"/>
              <w:marTop w:val="0"/>
              <w:marBottom w:val="0"/>
              <w:divBdr>
                <w:top w:val="none" w:sz="0" w:space="0" w:color="auto"/>
                <w:left w:val="none" w:sz="0" w:space="0" w:color="auto"/>
                <w:bottom w:val="none" w:sz="0" w:space="0" w:color="auto"/>
                <w:right w:val="none" w:sz="0" w:space="0" w:color="auto"/>
              </w:divBdr>
            </w:div>
            <w:div w:id="33501646">
              <w:marLeft w:val="0"/>
              <w:marRight w:val="0"/>
              <w:marTop w:val="0"/>
              <w:marBottom w:val="0"/>
              <w:divBdr>
                <w:top w:val="none" w:sz="0" w:space="0" w:color="auto"/>
                <w:left w:val="none" w:sz="0" w:space="0" w:color="auto"/>
                <w:bottom w:val="none" w:sz="0" w:space="0" w:color="auto"/>
                <w:right w:val="none" w:sz="0" w:space="0" w:color="auto"/>
              </w:divBdr>
            </w:div>
            <w:div w:id="39744480">
              <w:marLeft w:val="0"/>
              <w:marRight w:val="0"/>
              <w:marTop w:val="0"/>
              <w:marBottom w:val="0"/>
              <w:divBdr>
                <w:top w:val="none" w:sz="0" w:space="0" w:color="auto"/>
                <w:left w:val="none" w:sz="0" w:space="0" w:color="auto"/>
                <w:bottom w:val="none" w:sz="0" w:space="0" w:color="auto"/>
                <w:right w:val="none" w:sz="0" w:space="0" w:color="auto"/>
              </w:divBdr>
            </w:div>
            <w:div w:id="47918652">
              <w:marLeft w:val="0"/>
              <w:marRight w:val="0"/>
              <w:marTop w:val="0"/>
              <w:marBottom w:val="0"/>
              <w:divBdr>
                <w:top w:val="none" w:sz="0" w:space="0" w:color="auto"/>
                <w:left w:val="none" w:sz="0" w:space="0" w:color="auto"/>
                <w:bottom w:val="none" w:sz="0" w:space="0" w:color="auto"/>
                <w:right w:val="none" w:sz="0" w:space="0" w:color="auto"/>
              </w:divBdr>
            </w:div>
            <w:div w:id="94987548">
              <w:marLeft w:val="0"/>
              <w:marRight w:val="0"/>
              <w:marTop w:val="0"/>
              <w:marBottom w:val="0"/>
              <w:divBdr>
                <w:top w:val="none" w:sz="0" w:space="0" w:color="auto"/>
                <w:left w:val="none" w:sz="0" w:space="0" w:color="auto"/>
                <w:bottom w:val="none" w:sz="0" w:space="0" w:color="auto"/>
                <w:right w:val="none" w:sz="0" w:space="0" w:color="auto"/>
              </w:divBdr>
            </w:div>
            <w:div w:id="97795066">
              <w:marLeft w:val="0"/>
              <w:marRight w:val="0"/>
              <w:marTop w:val="0"/>
              <w:marBottom w:val="0"/>
              <w:divBdr>
                <w:top w:val="none" w:sz="0" w:space="0" w:color="auto"/>
                <w:left w:val="none" w:sz="0" w:space="0" w:color="auto"/>
                <w:bottom w:val="none" w:sz="0" w:space="0" w:color="auto"/>
                <w:right w:val="none" w:sz="0" w:space="0" w:color="auto"/>
              </w:divBdr>
            </w:div>
            <w:div w:id="125702334">
              <w:marLeft w:val="0"/>
              <w:marRight w:val="0"/>
              <w:marTop w:val="0"/>
              <w:marBottom w:val="0"/>
              <w:divBdr>
                <w:top w:val="none" w:sz="0" w:space="0" w:color="auto"/>
                <w:left w:val="none" w:sz="0" w:space="0" w:color="auto"/>
                <w:bottom w:val="none" w:sz="0" w:space="0" w:color="auto"/>
                <w:right w:val="none" w:sz="0" w:space="0" w:color="auto"/>
              </w:divBdr>
            </w:div>
            <w:div w:id="126170008">
              <w:marLeft w:val="0"/>
              <w:marRight w:val="0"/>
              <w:marTop w:val="0"/>
              <w:marBottom w:val="0"/>
              <w:divBdr>
                <w:top w:val="none" w:sz="0" w:space="0" w:color="auto"/>
                <w:left w:val="none" w:sz="0" w:space="0" w:color="auto"/>
                <w:bottom w:val="none" w:sz="0" w:space="0" w:color="auto"/>
                <w:right w:val="none" w:sz="0" w:space="0" w:color="auto"/>
              </w:divBdr>
            </w:div>
            <w:div w:id="135725115">
              <w:marLeft w:val="0"/>
              <w:marRight w:val="0"/>
              <w:marTop w:val="0"/>
              <w:marBottom w:val="0"/>
              <w:divBdr>
                <w:top w:val="none" w:sz="0" w:space="0" w:color="auto"/>
                <w:left w:val="none" w:sz="0" w:space="0" w:color="auto"/>
                <w:bottom w:val="none" w:sz="0" w:space="0" w:color="auto"/>
                <w:right w:val="none" w:sz="0" w:space="0" w:color="auto"/>
              </w:divBdr>
            </w:div>
            <w:div w:id="154150104">
              <w:marLeft w:val="0"/>
              <w:marRight w:val="0"/>
              <w:marTop w:val="0"/>
              <w:marBottom w:val="0"/>
              <w:divBdr>
                <w:top w:val="none" w:sz="0" w:space="0" w:color="auto"/>
                <w:left w:val="none" w:sz="0" w:space="0" w:color="auto"/>
                <w:bottom w:val="none" w:sz="0" w:space="0" w:color="auto"/>
                <w:right w:val="none" w:sz="0" w:space="0" w:color="auto"/>
              </w:divBdr>
            </w:div>
            <w:div w:id="161507284">
              <w:marLeft w:val="0"/>
              <w:marRight w:val="0"/>
              <w:marTop w:val="0"/>
              <w:marBottom w:val="0"/>
              <w:divBdr>
                <w:top w:val="none" w:sz="0" w:space="0" w:color="auto"/>
                <w:left w:val="none" w:sz="0" w:space="0" w:color="auto"/>
                <w:bottom w:val="none" w:sz="0" w:space="0" w:color="auto"/>
                <w:right w:val="none" w:sz="0" w:space="0" w:color="auto"/>
              </w:divBdr>
            </w:div>
            <w:div w:id="198125496">
              <w:marLeft w:val="0"/>
              <w:marRight w:val="0"/>
              <w:marTop w:val="0"/>
              <w:marBottom w:val="0"/>
              <w:divBdr>
                <w:top w:val="none" w:sz="0" w:space="0" w:color="auto"/>
                <w:left w:val="none" w:sz="0" w:space="0" w:color="auto"/>
                <w:bottom w:val="none" w:sz="0" w:space="0" w:color="auto"/>
                <w:right w:val="none" w:sz="0" w:space="0" w:color="auto"/>
              </w:divBdr>
            </w:div>
            <w:div w:id="198199693">
              <w:marLeft w:val="0"/>
              <w:marRight w:val="0"/>
              <w:marTop w:val="0"/>
              <w:marBottom w:val="0"/>
              <w:divBdr>
                <w:top w:val="none" w:sz="0" w:space="0" w:color="auto"/>
                <w:left w:val="none" w:sz="0" w:space="0" w:color="auto"/>
                <w:bottom w:val="none" w:sz="0" w:space="0" w:color="auto"/>
                <w:right w:val="none" w:sz="0" w:space="0" w:color="auto"/>
              </w:divBdr>
            </w:div>
            <w:div w:id="199364536">
              <w:marLeft w:val="0"/>
              <w:marRight w:val="0"/>
              <w:marTop w:val="0"/>
              <w:marBottom w:val="0"/>
              <w:divBdr>
                <w:top w:val="none" w:sz="0" w:space="0" w:color="auto"/>
                <w:left w:val="none" w:sz="0" w:space="0" w:color="auto"/>
                <w:bottom w:val="none" w:sz="0" w:space="0" w:color="auto"/>
                <w:right w:val="none" w:sz="0" w:space="0" w:color="auto"/>
              </w:divBdr>
            </w:div>
            <w:div w:id="203687411">
              <w:marLeft w:val="0"/>
              <w:marRight w:val="0"/>
              <w:marTop w:val="0"/>
              <w:marBottom w:val="0"/>
              <w:divBdr>
                <w:top w:val="none" w:sz="0" w:space="0" w:color="auto"/>
                <w:left w:val="none" w:sz="0" w:space="0" w:color="auto"/>
                <w:bottom w:val="none" w:sz="0" w:space="0" w:color="auto"/>
                <w:right w:val="none" w:sz="0" w:space="0" w:color="auto"/>
              </w:divBdr>
            </w:div>
            <w:div w:id="207691090">
              <w:marLeft w:val="0"/>
              <w:marRight w:val="0"/>
              <w:marTop w:val="0"/>
              <w:marBottom w:val="0"/>
              <w:divBdr>
                <w:top w:val="none" w:sz="0" w:space="0" w:color="auto"/>
                <w:left w:val="none" w:sz="0" w:space="0" w:color="auto"/>
                <w:bottom w:val="none" w:sz="0" w:space="0" w:color="auto"/>
                <w:right w:val="none" w:sz="0" w:space="0" w:color="auto"/>
              </w:divBdr>
            </w:div>
            <w:div w:id="217478861">
              <w:marLeft w:val="0"/>
              <w:marRight w:val="0"/>
              <w:marTop w:val="0"/>
              <w:marBottom w:val="0"/>
              <w:divBdr>
                <w:top w:val="none" w:sz="0" w:space="0" w:color="auto"/>
                <w:left w:val="none" w:sz="0" w:space="0" w:color="auto"/>
                <w:bottom w:val="none" w:sz="0" w:space="0" w:color="auto"/>
                <w:right w:val="none" w:sz="0" w:space="0" w:color="auto"/>
              </w:divBdr>
            </w:div>
            <w:div w:id="245916421">
              <w:marLeft w:val="0"/>
              <w:marRight w:val="0"/>
              <w:marTop w:val="0"/>
              <w:marBottom w:val="0"/>
              <w:divBdr>
                <w:top w:val="none" w:sz="0" w:space="0" w:color="auto"/>
                <w:left w:val="none" w:sz="0" w:space="0" w:color="auto"/>
                <w:bottom w:val="none" w:sz="0" w:space="0" w:color="auto"/>
                <w:right w:val="none" w:sz="0" w:space="0" w:color="auto"/>
              </w:divBdr>
            </w:div>
            <w:div w:id="250820782">
              <w:marLeft w:val="0"/>
              <w:marRight w:val="0"/>
              <w:marTop w:val="0"/>
              <w:marBottom w:val="0"/>
              <w:divBdr>
                <w:top w:val="none" w:sz="0" w:space="0" w:color="auto"/>
                <w:left w:val="none" w:sz="0" w:space="0" w:color="auto"/>
                <w:bottom w:val="none" w:sz="0" w:space="0" w:color="auto"/>
                <w:right w:val="none" w:sz="0" w:space="0" w:color="auto"/>
              </w:divBdr>
            </w:div>
            <w:div w:id="272128980">
              <w:marLeft w:val="0"/>
              <w:marRight w:val="0"/>
              <w:marTop w:val="0"/>
              <w:marBottom w:val="0"/>
              <w:divBdr>
                <w:top w:val="none" w:sz="0" w:space="0" w:color="auto"/>
                <w:left w:val="none" w:sz="0" w:space="0" w:color="auto"/>
                <w:bottom w:val="none" w:sz="0" w:space="0" w:color="auto"/>
                <w:right w:val="none" w:sz="0" w:space="0" w:color="auto"/>
              </w:divBdr>
            </w:div>
            <w:div w:id="301270406">
              <w:marLeft w:val="0"/>
              <w:marRight w:val="0"/>
              <w:marTop w:val="0"/>
              <w:marBottom w:val="0"/>
              <w:divBdr>
                <w:top w:val="none" w:sz="0" w:space="0" w:color="auto"/>
                <w:left w:val="none" w:sz="0" w:space="0" w:color="auto"/>
                <w:bottom w:val="none" w:sz="0" w:space="0" w:color="auto"/>
                <w:right w:val="none" w:sz="0" w:space="0" w:color="auto"/>
              </w:divBdr>
            </w:div>
            <w:div w:id="310906569">
              <w:marLeft w:val="0"/>
              <w:marRight w:val="0"/>
              <w:marTop w:val="0"/>
              <w:marBottom w:val="0"/>
              <w:divBdr>
                <w:top w:val="none" w:sz="0" w:space="0" w:color="auto"/>
                <w:left w:val="none" w:sz="0" w:space="0" w:color="auto"/>
                <w:bottom w:val="none" w:sz="0" w:space="0" w:color="auto"/>
                <w:right w:val="none" w:sz="0" w:space="0" w:color="auto"/>
              </w:divBdr>
            </w:div>
            <w:div w:id="311562177">
              <w:marLeft w:val="0"/>
              <w:marRight w:val="0"/>
              <w:marTop w:val="0"/>
              <w:marBottom w:val="0"/>
              <w:divBdr>
                <w:top w:val="none" w:sz="0" w:space="0" w:color="auto"/>
                <w:left w:val="none" w:sz="0" w:space="0" w:color="auto"/>
                <w:bottom w:val="none" w:sz="0" w:space="0" w:color="auto"/>
                <w:right w:val="none" w:sz="0" w:space="0" w:color="auto"/>
              </w:divBdr>
            </w:div>
            <w:div w:id="313418434">
              <w:marLeft w:val="0"/>
              <w:marRight w:val="0"/>
              <w:marTop w:val="0"/>
              <w:marBottom w:val="0"/>
              <w:divBdr>
                <w:top w:val="none" w:sz="0" w:space="0" w:color="auto"/>
                <w:left w:val="none" w:sz="0" w:space="0" w:color="auto"/>
                <w:bottom w:val="none" w:sz="0" w:space="0" w:color="auto"/>
                <w:right w:val="none" w:sz="0" w:space="0" w:color="auto"/>
              </w:divBdr>
            </w:div>
            <w:div w:id="315770199">
              <w:marLeft w:val="0"/>
              <w:marRight w:val="0"/>
              <w:marTop w:val="0"/>
              <w:marBottom w:val="0"/>
              <w:divBdr>
                <w:top w:val="none" w:sz="0" w:space="0" w:color="auto"/>
                <w:left w:val="none" w:sz="0" w:space="0" w:color="auto"/>
                <w:bottom w:val="none" w:sz="0" w:space="0" w:color="auto"/>
                <w:right w:val="none" w:sz="0" w:space="0" w:color="auto"/>
              </w:divBdr>
            </w:div>
            <w:div w:id="329213978">
              <w:marLeft w:val="0"/>
              <w:marRight w:val="0"/>
              <w:marTop w:val="0"/>
              <w:marBottom w:val="0"/>
              <w:divBdr>
                <w:top w:val="none" w:sz="0" w:space="0" w:color="auto"/>
                <w:left w:val="none" w:sz="0" w:space="0" w:color="auto"/>
                <w:bottom w:val="none" w:sz="0" w:space="0" w:color="auto"/>
                <w:right w:val="none" w:sz="0" w:space="0" w:color="auto"/>
              </w:divBdr>
            </w:div>
            <w:div w:id="344210878">
              <w:marLeft w:val="0"/>
              <w:marRight w:val="0"/>
              <w:marTop w:val="0"/>
              <w:marBottom w:val="0"/>
              <w:divBdr>
                <w:top w:val="none" w:sz="0" w:space="0" w:color="auto"/>
                <w:left w:val="none" w:sz="0" w:space="0" w:color="auto"/>
                <w:bottom w:val="none" w:sz="0" w:space="0" w:color="auto"/>
                <w:right w:val="none" w:sz="0" w:space="0" w:color="auto"/>
              </w:divBdr>
            </w:div>
            <w:div w:id="350183350">
              <w:marLeft w:val="0"/>
              <w:marRight w:val="0"/>
              <w:marTop w:val="480"/>
              <w:marBottom w:val="0"/>
              <w:divBdr>
                <w:top w:val="single" w:sz="6" w:space="0" w:color="auto"/>
                <w:left w:val="single" w:sz="6" w:space="0" w:color="auto"/>
                <w:bottom w:val="single" w:sz="6" w:space="0" w:color="auto"/>
                <w:right w:val="single" w:sz="6" w:space="0" w:color="auto"/>
              </w:divBdr>
            </w:div>
            <w:div w:id="363752642">
              <w:marLeft w:val="0"/>
              <w:marRight w:val="0"/>
              <w:marTop w:val="0"/>
              <w:marBottom w:val="0"/>
              <w:divBdr>
                <w:top w:val="none" w:sz="0" w:space="0" w:color="auto"/>
                <w:left w:val="none" w:sz="0" w:space="0" w:color="auto"/>
                <w:bottom w:val="none" w:sz="0" w:space="0" w:color="auto"/>
                <w:right w:val="none" w:sz="0" w:space="0" w:color="auto"/>
              </w:divBdr>
            </w:div>
            <w:div w:id="366218328">
              <w:marLeft w:val="0"/>
              <w:marRight w:val="0"/>
              <w:marTop w:val="0"/>
              <w:marBottom w:val="0"/>
              <w:divBdr>
                <w:top w:val="none" w:sz="0" w:space="0" w:color="auto"/>
                <w:left w:val="none" w:sz="0" w:space="0" w:color="auto"/>
                <w:bottom w:val="none" w:sz="0" w:space="0" w:color="auto"/>
                <w:right w:val="none" w:sz="0" w:space="0" w:color="auto"/>
              </w:divBdr>
            </w:div>
            <w:div w:id="377513284">
              <w:marLeft w:val="0"/>
              <w:marRight w:val="0"/>
              <w:marTop w:val="0"/>
              <w:marBottom w:val="0"/>
              <w:divBdr>
                <w:top w:val="none" w:sz="0" w:space="0" w:color="auto"/>
                <w:left w:val="none" w:sz="0" w:space="0" w:color="auto"/>
                <w:bottom w:val="none" w:sz="0" w:space="0" w:color="auto"/>
                <w:right w:val="none" w:sz="0" w:space="0" w:color="auto"/>
              </w:divBdr>
            </w:div>
            <w:div w:id="379978992">
              <w:marLeft w:val="0"/>
              <w:marRight w:val="0"/>
              <w:marTop w:val="0"/>
              <w:marBottom w:val="0"/>
              <w:divBdr>
                <w:top w:val="none" w:sz="0" w:space="0" w:color="auto"/>
                <w:left w:val="none" w:sz="0" w:space="0" w:color="auto"/>
                <w:bottom w:val="none" w:sz="0" w:space="0" w:color="auto"/>
                <w:right w:val="none" w:sz="0" w:space="0" w:color="auto"/>
              </w:divBdr>
            </w:div>
            <w:div w:id="387610597">
              <w:marLeft w:val="0"/>
              <w:marRight w:val="0"/>
              <w:marTop w:val="0"/>
              <w:marBottom w:val="0"/>
              <w:divBdr>
                <w:top w:val="none" w:sz="0" w:space="0" w:color="auto"/>
                <w:left w:val="none" w:sz="0" w:space="0" w:color="auto"/>
                <w:bottom w:val="none" w:sz="0" w:space="0" w:color="auto"/>
                <w:right w:val="none" w:sz="0" w:space="0" w:color="auto"/>
              </w:divBdr>
            </w:div>
            <w:div w:id="390736631">
              <w:marLeft w:val="0"/>
              <w:marRight w:val="0"/>
              <w:marTop w:val="0"/>
              <w:marBottom w:val="0"/>
              <w:divBdr>
                <w:top w:val="none" w:sz="0" w:space="0" w:color="auto"/>
                <w:left w:val="none" w:sz="0" w:space="0" w:color="auto"/>
                <w:bottom w:val="none" w:sz="0" w:space="0" w:color="auto"/>
                <w:right w:val="none" w:sz="0" w:space="0" w:color="auto"/>
              </w:divBdr>
            </w:div>
            <w:div w:id="414130707">
              <w:marLeft w:val="0"/>
              <w:marRight w:val="0"/>
              <w:marTop w:val="0"/>
              <w:marBottom w:val="0"/>
              <w:divBdr>
                <w:top w:val="none" w:sz="0" w:space="0" w:color="auto"/>
                <w:left w:val="none" w:sz="0" w:space="0" w:color="auto"/>
                <w:bottom w:val="none" w:sz="0" w:space="0" w:color="auto"/>
                <w:right w:val="none" w:sz="0" w:space="0" w:color="auto"/>
              </w:divBdr>
            </w:div>
            <w:div w:id="418715007">
              <w:marLeft w:val="0"/>
              <w:marRight w:val="0"/>
              <w:marTop w:val="0"/>
              <w:marBottom w:val="0"/>
              <w:divBdr>
                <w:top w:val="none" w:sz="0" w:space="0" w:color="auto"/>
                <w:left w:val="none" w:sz="0" w:space="0" w:color="auto"/>
                <w:bottom w:val="none" w:sz="0" w:space="0" w:color="auto"/>
                <w:right w:val="none" w:sz="0" w:space="0" w:color="auto"/>
              </w:divBdr>
            </w:div>
            <w:div w:id="432751342">
              <w:marLeft w:val="0"/>
              <w:marRight w:val="0"/>
              <w:marTop w:val="0"/>
              <w:marBottom w:val="0"/>
              <w:divBdr>
                <w:top w:val="none" w:sz="0" w:space="0" w:color="auto"/>
                <w:left w:val="none" w:sz="0" w:space="0" w:color="auto"/>
                <w:bottom w:val="none" w:sz="0" w:space="0" w:color="auto"/>
                <w:right w:val="none" w:sz="0" w:space="0" w:color="auto"/>
              </w:divBdr>
            </w:div>
            <w:div w:id="441999650">
              <w:marLeft w:val="0"/>
              <w:marRight w:val="0"/>
              <w:marTop w:val="0"/>
              <w:marBottom w:val="0"/>
              <w:divBdr>
                <w:top w:val="none" w:sz="0" w:space="0" w:color="auto"/>
                <w:left w:val="none" w:sz="0" w:space="0" w:color="auto"/>
                <w:bottom w:val="none" w:sz="0" w:space="0" w:color="auto"/>
                <w:right w:val="none" w:sz="0" w:space="0" w:color="auto"/>
              </w:divBdr>
            </w:div>
            <w:div w:id="456800356">
              <w:marLeft w:val="0"/>
              <w:marRight w:val="0"/>
              <w:marTop w:val="0"/>
              <w:marBottom w:val="0"/>
              <w:divBdr>
                <w:top w:val="none" w:sz="0" w:space="0" w:color="auto"/>
                <w:left w:val="none" w:sz="0" w:space="0" w:color="auto"/>
                <w:bottom w:val="none" w:sz="0" w:space="0" w:color="auto"/>
                <w:right w:val="none" w:sz="0" w:space="0" w:color="auto"/>
              </w:divBdr>
            </w:div>
            <w:div w:id="463548393">
              <w:marLeft w:val="0"/>
              <w:marRight w:val="0"/>
              <w:marTop w:val="0"/>
              <w:marBottom w:val="0"/>
              <w:divBdr>
                <w:top w:val="none" w:sz="0" w:space="0" w:color="auto"/>
                <w:left w:val="none" w:sz="0" w:space="0" w:color="auto"/>
                <w:bottom w:val="none" w:sz="0" w:space="0" w:color="auto"/>
                <w:right w:val="none" w:sz="0" w:space="0" w:color="auto"/>
              </w:divBdr>
            </w:div>
            <w:div w:id="465126360">
              <w:marLeft w:val="0"/>
              <w:marRight w:val="0"/>
              <w:marTop w:val="0"/>
              <w:marBottom w:val="0"/>
              <w:divBdr>
                <w:top w:val="none" w:sz="0" w:space="0" w:color="auto"/>
                <w:left w:val="none" w:sz="0" w:space="0" w:color="auto"/>
                <w:bottom w:val="none" w:sz="0" w:space="0" w:color="auto"/>
                <w:right w:val="none" w:sz="0" w:space="0" w:color="auto"/>
              </w:divBdr>
            </w:div>
            <w:div w:id="494762726">
              <w:marLeft w:val="0"/>
              <w:marRight w:val="0"/>
              <w:marTop w:val="0"/>
              <w:marBottom w:val="0"/>
              <w:divBdr>
                <w:top w:val="none" w:sz="0" w:space="0" w:color="auto"/>
                <w:left w:val="none" w:sz="0" w:space="0" w:color="auto"/>
                <w:bottom w:val="none" w:sz="0" w:space="0" w:color="auto"/>
                <w:right w:val="none" w:sz="0" w:space="0" w:color="auto"/>
              </w:divBdr>
            </w:div>
            <w:div w:id="496000954">
              <w:marLeft w:val="0"/>
              <w:marRight w:val="0"/>
              <w:marTop w:val="0"/>
              <w:marBottom w:val="0"/>
              <w:divBdr>
                <w:top w:val="none" w:sz="0" w:space="0" w:color="auto"/>
                <w:left w:val="none" w:sz="0" w:space="0" w:color="auto"/>
                <w:bottom w:val="none" w:sz="0" w:space="0" w:color="auto"/>
                <w:right w:val="none" w:sz="0" w:space="0" w:color="auto"/>
              </w:divBdr>
            </w:div>
            <w:div w:id="509874517">
              <w:marLeft w:val="0"/>
              <w:marRight w:val="0"/>
              <w:marTop w:val="0"/>
              <w:marBottom w:val="0"/>
              <w:divBdr>
                <w:top w:val="none" w:sz="0" w:space="0" w:color="auto"/>
                <w:left w:val="none" w:sz="0" w:space="0" w:color="auto"/>
                <w:bottom w:val="none" w:sz="0" w:space="0" w:color="auto"/>
                <w:right w:val="none" w:sz="0" w:space="0" w:color="auto"/>
              </w:divBdr>
            </w:div>
            <w:div w:id="515118373">
              <w:marLeft w:val="0"/>
              <w:marRight w:val="0"/>
              <w:marTop w:val="0"/>
              <w:marBottom w:val="0"/>
              <w:divBdr>
                <w:top w:val="none" w:sz="0" w:space="0" w:color="auto"/>
                <w:left w:val="none" w:sz="0" w:space="0" w:color="auto"/>
                <w:bottom w:val="none" w:sz="0" w:space="0" w:color="auto"/>
                <w:right w:val="none" w:sz="0" w:space="0" w:color="auto"/>
              </w:divBdr>
            </w:div>
            <w:div w:id="531378605">
              <w:marLeft w:val="0"/>
              <w:marRight w:val="0"/>
              <w:marTop w:val="0"/>
              <w:marBottom w:val="0"/>
              <w:divBdr>
                <w:top w:val="none" w:sz="0" w:space="0" w:color="auto"/>
                <w:left w:val="none" w:sz="0" w:space="0" w:color="auto"/>
                <w:bottom w:val="none" w:sz="0" w:space="0" w:color="auto"/>
                <w:right w:val="none" w:sz="0" w:space="0" w:color="auto"/>
              </w:divBdr>
            </w:div>
            <w:div w:id="533688838">
              <w:marLeft w:val="0"/>
              <w:marRight w:val="0"/>
              <w:marTop w:val="480"/>
              <w:marBottom w:val="0"/>
              <w:divBdr>
                <w:top w:val="single" w:sz="6" w:space="0" w:color="auto"/>
                <w:left w:val="single" w:sz="6" w:space="0" w:color="auto"/>
                <w:bottom w:val="single" w:sz="6" w:space="0" w:color="auto"/>
                <w:right w:val="single" w:sz="6" w:space="0" w:color="auto"/>
              </w:divBdr>
            </w:div>
            <w:div w:id="534932167">
              <w:marLeft w:val="0"/>
              <w:marRight w:val="0"/>
              <w:marTop w:val="0"/>
              <w:marBottom w:val="0"/>
              <w:divBdr>
                <w:top w:val="none" w:sz="0" w:space="0" w:color="auto"/>
                <w:left w:val="none" w:sz="0" w:space="0" w:color="auto"/>
                <w:bottom w:val="none" w:sz="0" w:space="0" w:color="auto"/>
                <w:right w:val="none" w:sz="0" w:space="0" w:color="auto"/>
              </w:divBdr>
            </w:div>
            <w:div w:id="536042194">
              <w:marLeft w:val="0"/>
              <w:marRight w:val="0"/>
              <w:marTop w:val="0"/>
              <w:marBottom w:val="0"/>
              <w:divBdr>
                <w:top w:val="none" w:sz="0" w:space="0" w:color="auto"/>
                <w:left w:val="none" w:sz="0" w:space="0" w:color="auto"/>
                <w:bottom w:val="none" w:sz="0" w:space="0" w:color="auto"/>
                <w:right w:val="none" w:sz="0" w:space="0" w:color="auto"/>
              </w:divBdr>
            </w:div>
            <w:div w:id="562642237">
              <w:marLeft w:val="0"/>
              <w:marRight w:val="0"/>
              <w:marTop w:val="0"/>
              <w:marBottom w:val="0"/>
              <w:divBdr>
                <w:top w:val="none" w:sz="0" w:space="0" w:color="auto"/>
                <w:left w:val="none" w:sz="0" w:space="0" w:color="auto"/>
                <w:bottom w:val="none" w:sz="0" w:space="0" w:color="auto"/>
                <w:right w:val="none" w:sz="0" w:space="0" w:color="auto"/>
              </w:divBdr>
            </w:div>
            <w:div w:id="566182413">
              <w:marLeft w:val="0"/>
              <w:marRight w:val="0"/>
              <w:marTop w:val="0"/>
              <w:marBottom w:val="0"/>
              <w:divBdr>
                <w:top w:val="none" w:sz="0" w:space="0" w:color="auto"/>
                <w:left w:val="none" w:sz="0" w:space="0" w:color="auto"/>
                <w:bottom w:val="none" w:sz="0" w:space="0" w:color="auto"/>
                <w:right w:val="none" w:sz="0" w:space="0" w:color="auto"/>
              </w:divBdr>
            </w:div>
            <w:div w:id="567883893">
              <w:marLeft w:val="0"/>
              <w:marRight w:val="0"/>
              <w:marTop w:val="480"/>
              <w:marBottom w:val="0"/>
              <w:divBdr>
                <w:top w:val="single" w:sz="6" w:space="0" w:color="auto"/>
                <w:left w:val="single" w:sz="6" w:space="0" w:color="auto"/>
                <w:bottom w:val="single" w:sz="6" w:space="0" w:color="auto"/>
                <w:right w:val="single" w:sz="6" w:space="0" w:color="auto"/>
              </w:divBdr>
            </w:div>
            <w:div w:id="585773394">
              <w:marLeft w:val="0"/>
              <w:marRight w:val="0"/>
              <w:marTop w:val="0"/>
              <w:marBottom w:val="0"/>
              <w:divBdr>
                <w:top w:val="none" w:sz="0" w:space="0" w:color="auto"/>
                <w:left w:val="none" w:sz="0" w:space="0" w:color="auto"/>
                <w:bottom w:val="none" w:sz="0" w:space="0" w:color="auto"/>
                <w:right w:val="none" w:sz="0" w:space="0" w:color="auto"/>
              </w:divBdr>
            </w:div>
            <w:div w:id="594245264">
              <w:marLeft w:val="0"/>
              <w:marRight w:val="0"/>
              <w:marTop w:val="0"/>
              <w:marBottom w:val="0"/>
              <w:divBdr>
                <w:top w:val="none" w:sz="0" w:space="0" w:color="auto"/>
                <w:left w:val="none" w:sz="0" w:space="0" w:color="auto"/>
                <w:bottom w:val="none" w:sz="0" w:space="0" w:color="auto"/>
                <w:right w:val="none" w:sz="0" w:space="0" w:color="auto"/>
              </w:divBdr>
            </w:div>
            <w:div w:id="625938457">
              <w:marLeft w:val="0"/>
              <w:marRight w:val="0"/>
              <w:marTop w:val="0"/>
              <w:marBottom w:val="0"/>
              <w:divBdr>
                <w:top w:val="none" w:sz="0" w:space="0" w:color="auto"/>
                <w:left w:val="none" w:sz="0" w:space="0" w:color="auto"/>
                <w:bottom w:val="none" w:sz="0" w:space="0" w:color="auto"/>
                <w:right w:val="none" w:sz="0" w:space="0" w:color="auto"/>
              </w:divBdr>
            </w:div>
            <w:div w:id="639842682">
              <w:marLeft w:val="0"/>
              <w:marRight w:val="0"/>
              <w:marTop w:val="0"/>
              <w:marBottom w:val="0"/>
              <w:divBdr>
                <w:top w:val="none" w:sz="0" w:space="0" w:color="auto"/>
                <w:left w:val="none" w:sz="0" w:space="0" w:color="auto"/>
                <w:bottom w:val="none" w:sz="0" w:space="0" w:color="auto"/>
                <w:right w:val="none" w:sz="0" w:space="0" w:color="auto"/>
              </w:divBdr>
            </w:div>
            <w:div w:id="642777198">
              <w:marLeft w:val="0"/>
              <w:marRight w:val="0"/>
              <w:marTop w:val="0"/>
              <w:marBottom w:val="0"/>
              <w:divBdr>
                <w:top w:val="none" w:sz="0" w:space="0" w:color="auto"/>
                <w:left w:val="none" w:sz="0" w:space="0" w:color="auto"/>
                <w:bottom w:val="none" w:sz="0" w:space="0" w:color="auto"/>
                <w:right w:val="none" w:sz="0" w:space="0" w:color="auto"/>
              </w:divBdr>
            </w:div>
            <w:div w:id="645741766">
              <w:marLeft w:val="0"/>
              <w:marRight w:val="0"/>
              <w:marTop w:val="0"/>
              <w:marBottom w:val="0"/>
              <w:divBdr>
                <w:top w:val="none" w:sz="0" w:space="0" w:color="auto"/>
                <w:left w:val="none" w:sz="0" w:space="0" w:color="auto"/>
                <w:bottom w:val="none" w:sz="0" w:space="0" w:color="auto"/>
                <w:right w:val="none" w:sz="0" w:space="0" w:color="auto"/>
              </w:divBdr>
            </w:div>
            <w:div w:id="646521069">
              <w:marLeft w:val="0"/>
              <w:marRight w:val="0"/>
              <w:marTop w:val="0"/>
              <w:marBottom w:val="0"/>
              <w:divBdr>
                <w:top w:val="none" w:sz="0" w:space="0" w:color="auto"/>
                <w:left w:val="none" w:sz="0" w:space="0" w:color="auto"/>
                <w:bottom w:val="none" w:sz="0" w:space="0" w:color="auto"/>
                <w:right w:val="none" w:sz="0" w:space="0" w:color="auto"/>
              </w:divBdr>
            </w:div>
            <w:div w:id="648677250">
              <w:marLeft w:val="0"/>
              <w:marRight w:val="0"/>
              <w:marTop w:val="0"/>
              <w:marBottom w:val="0"/>
              <w:divBdr>
                <w:top w:val="none" w:sz="0" w:space="0" w:color="auto"/>
                <w:left w:val="none" w:sz="0" w:space="0" w:color="auto"/>
                <w:bottom w:val="none" w:sz="0" w:space="0" w:color="auto"/>
                <w:right w:val="none" w:sz="0" w:space="0" w:color="auto"/>
              </w:divBdr>
            </w:div>
            <w:div w:id="671642434">
              <w:marLeft w:val="0"/>
              <w:marRight w:val="0"/>
              <w:marTop w:val="0"/>
              <w:marBottom w:val="0"/>
              <w:divBdr>
                <w:top w:val="none" w:sz="0" w:space="0" w:color="auto"/>
                <w:left w:val="none" w:sz="0" w:space="0" w:color="auto"/>
                <w:bottom w:val="none" w:sz="0" w:space="0" w:color="auto"/>
                <w:right w:val="none" w:sz="0" w:space="0" w:color="auto"/>
              </w:divBdr>
            </w:div>
            <w:div w:id="682559331">
              <w:marLeft w:val="0"/>
              <w:marRight w:val="0"/>
              <w:marTop w:val="0"/>
              <w:marBottom w:val="0"/>
              <w:divBdr>
                <w:top w:val="none" w:sz="0" w:space="0" w:color="auto"/>
                <w:left w:val="none" w:sz="0" w:space="0" w:color="auto"/>
                <w:bottom w:val="none" w:sz="0" w:space="0" w:color="auto"/>
                <w:right w:val="none" w:sz="0" w:space="0" w:color="auto"/>
              </w:divBdr>
            </w:div>
            <w:div w:id="690106602">
              <w:marLeft w:val="0"/>
              <w:marRight w:val="0"/>
              <w:marTop w:val="0"/>
              <w:marBottom w:val="0"/>
              <w:divBdr>
                <w:top w:val="none" w:sz="0" w:space="0" w:color="auto"/>
                <w:left w:val="none" w:sz="0" w:space="0" w:color="auto"/>
                <w:bottom w:val="none" w:sz="0" w:space="0" w:color="auto"/>
                <w:right w:val="none" w:sz="0" w:space="0" w:color="auto"/>
              </w:divBdr>
            </w:div>
            <w:div w:id="707989309">
              <w:marLeft w:val="0"/>
              <w:marRight w:val="0"/>
              <w:marTop w:val="0"/>
              <w:marBottom w:val="0"/>
              <w:divBdr>
                <w:top w:val="none" w:sz="0" w:space="0" w:color="auto"/>
                <w:left w:val="none" w:sz="0" w:space="0" w:color="auto"/>
                <w:bottom w:val="none" w:sz="0" w:space="0" w:color="auto"/>
                <w:right w:val="none" w:sz="0" w:space="0" w:color="auto"/>
              </w:divBdr>
            </w:div>
            <w:div w:id="722410914">
              <w:marLeft w:val="0"/>
              <w:marRight w:val="0"/>
              <w:marTop w:val="0"/>
              <w:marBottom w:val="0"/>
              <w:divBdr>
                <w:top w:val="none" w:sz="0" w:space="0" w:color="auto"/>
                <w:left w:val="none" w:sz="0" w:space="0" w:color="auto"/>
                <w:bottom w:val="none" w:sz="0" w:space="0" w:color="auto"/>
                <w:right w:val="none" w:sz="0" w:space="0" w:color="auto"/>
              </w:divBdr>
            </w:div>
            <w:div w:id="754979043">
              <w:marLeft w:val="0"/>
              <w:marRight w:val="0"/>
              <w:marTop w:val="0"/>
              <w:marBottom w:val="0"/>
              <w:divBdr>
                <w:top w:val="none" w:sz="0" w:space="0" w:color="auto"/>
                <w:left w:val="none" w:sz="0" w:space="0" w:color="auto"/>
                <w:bottom w:val="none" w:sz="0" w:space="0" w:color="auto"/>
                <w:right w:val="none" w:sz="0" w:space="0" w:color="auto"/>
              </w:divBdr>
            </w:div>
            <w:div w:id="792748668">
              <w:marLeft w:val="0"/>
              <w:marRight w:val="0"/>
              <w:marTop w:val="0"/>
              <w:marBottom w:val="0"/>
              <w:divBdr>
                <w:top w:val="none" w:sz="0" w:space="0" w:color="auto"/>
                <w:left w:val="none" w:sz="0" w:space="0" w:color="auto"/>
                <w:bottom w:val="none" w:sz="0" w:space="0" w:color="auto"/>
                <w:right w:val="none" w:sz="0" w:space="0" w:color="auto"/>
              </w:divBdr>
            </w:div>
            <w:div w:id="816068888">
              <w:marLeft w:val="0"/>
              <w:marRight w:val="0"/>
              <w:marTop w:val="0"/>
              <w:marBottom w:val="0"/>
              <w:divBdr>
                <w:top w:val="none" w:sz="0" w:space="0" w:color="auto"/>
                <w:left w:val="none" w:sz="0" w:space="0" w:color="auto"/>
                <w:bottom w:val="none" w:sz="0" w:space="0" w:color="auto"/>
                <w:right w:val="none" w:sz="0" w:space="0" w:color="auto"/>
              </w:divBdr>
            </w:div>
            <w:div w:id="847526148">
              <w:marLeft w:val="0"/>
              <w:marRight w:val="0"/>
              <w:marTop w:val="0"/>
              <w:marBottom w:val="0"/>
              <w:divBdr>
                <w:top w:val="none" w:sz="0" w:space="0" w:color="auto"/>
                <w:left w:val="none" w:sz="0" w:space="0" w:color="auto"/>
                <w:bottom w:val="none" w:sz="0" w:space="0" w:color="auto"/>
                <w:right w:val="none" w:sz="0" w:space="0" w:color="auto"/>
              </w:divBdr>
            </w:div>
            <w:div w:id="847675238">
              <w:marLeft w:val="0"/>
              <w:marRight w:val="0"/>
              <w:marTop w:val="480"/>
              <w:marBottom w:val="0"/>
              <w:divBdr>
                <w:top w:val="single" w:sz="6" w:space="0" w:color="auto"/>
                <w:left w:val="single" w:sz="6" w:space="0" w:color="auto"/>
                <w:bottom w:val="single" w:sz="6" w:space="0" w:color="auto"/>
                <w:right w:val="single" w:sz="6" w:space="0" w:color="auto"/>
              </w:divBdr>
            </w:div>
            <w:div w:id="869300569">
              <w:marLeft w:val="0"/>
              <w:marRight w:val="0"/>
              <w:marTop w:val="0"/>
              <w:marBottom w:val="0"/>
              <w:divBdr>
                <w:top w:val="none" w:sz="0" w:space="0" w:color="auto"/>
                <w:left w:val="none" w:sz="0" w:space="0" w:color="auto"/>
                <w:bottom w:val="none" w:sz="0" w:space="0" w:color="auto"/>
                <w:right w:val="none" w:sz="0" w:space="0" w:color="auto"/>
              </w:divBdr>
            </w:div>
            <w:div w:id="873008697">
              <w:marLeft w:val="0"/>
              <w:marRight w:val="0"/>
              <w:marTop w:val="480"/>
              <w:marBottom w:val="0"/>
              <w:divBdr>
                <w:top w:val="single" w:sz="6" w:space="0" w:color="auto"/>
                <w:left w:val="single" w:sz="6" w:space="0" w:color="auto"/>
                <w:bottom w:val="single" w:sz="6" w:space="0" w:color="auto"/>
                <w:right w:val="single" w:sz="6" w:space="0" w:color="auto"/>
              </w:divBdr>
            </w:div>
            <w:div w:id="875392260">
              <w:marLeft w:val="0"/>
              <w:marRight w:val="0"/>
              <w:marTop w:val="0"/>
              <w:marBottom w:val="0"/>
              <w:divBdr>
                <w:top w:val="none" w:sz="0" w:space="0" w:color="auto"/>
                <w:left w:val="none" w:sz="0" w:space="0" w:color="auto"/>
                <w:bottom w:val="none" w:sz="0" w:space="0" w:color="auto"/>
                <w:right w:val="none" w:sz="0" w:space="0" w:color="auto"/>
              </w:divBdr>
            </w:div>
            <w:div w:id="899250837">
              <w:marLeft w:val="0"/>
              <w:marRight w:val="0"/>
              <w:marTop w:val="0"/>
              <w:marBottom w:val="0"/>
              <w:divBdr>
                <w:top w:val="none" w:sz="0" w:space="0" w:color="auto"/>
                <w:left w:val="none" w:sz="0" w:space="0" w:color="auto"/>
                <w:bottom w:val="none" w:sz="0" w:space="0" w:color="auto"/>
                <w:right w:val="none" w:sz="0" w:space="0" w:color="auto"/>
              </w:divBdr>
            </w:div>
            <w:div w:id="901057570">
              <w:marLeft w:val="0"/>
              <w:marRight w:val="0"/>
              <w:marTop w:val="0"/>
              <w:marBottom w:val="0"/>
              <w:divBdr>
                <w:top w:val="none" w:sz="0" w:space="0" w:color="auto"/>
                <w:left w:val="none" w:sz="0" w:space="0" w:color="auto"/>
                <w:bottom w:val="none" w:sz="0" w:space="0" w:color="auto"/>
                <w:right w:val="none" w:sz="0" w:space="0" w:color="auto"/>
              </w:divBdr>
            </w:div>
            <w:div w:id="915479675">
              <w:marLeft w:val="0"/>
              <w:marRight w:val="0"/>
              <w:marTop w:val="0"/>
              <w:marBottom w:val="0"/>
              <w:divBdr>
                <w:top w:val="none" w:sz="0" w:space="0" w:color="auto"/>
                <w:left w:val="none" w:sz="0" w:space="0" w:color="auto"/>
                <w:bottom w:val="none" w:sz="0" w:space="0" w:color="auto"/>
                <w:right w:val="none" w:sz="0" w:space="0" w:color="auto"/>
              </w:divBdr>
            </w:div>
            <w:div w:id="942692069">
              <w:marLeft w:val="0"/>
              <w:marRight w:val="0"/>
              <w:marTop w:val="0"/>
              <w:marBottom w:val="0"/>
              <w:divBdr>
                <w:top w:val="none" w:sz="0" w:space="0" w:color="auto"/>
                <w:left w:val="none" w:sz="0" w:space="0" w:color="auto"/>
                <w:bottom w:val="none" w:sz="0" w:space="0" w:color="auto"/>
                <w:right w:val="none" w:sz="0" w:space="0" w:color="auto"/>
              </w:divBdr>
            </w:div>
            <w:div w:id="943391094">
              <w:marLeft w:val="0"/>
              <w:marRight w:val="0"/>
              <w:marTop w:val="0"/>
              <w:marBottom w:val="0"/>
              <w:divBdr>
                <w:top w:val="none" w:sz="0" w:space="0" w:color="auto"/>
                <w:left w:val="none" w:sz="0" w:space="0" w:color="auto"/>
                <w:bottom w:val="none" w:sz="0" w:space="0" w:color="auto"/>
                <w:right w:val="none" w:sz="0" w:space="0" w:color="auto"/>
              </w:divBdr>
            </w:div>
            <w:div w:id="949048002">
              <w:marLeft w:val="0"/>
              <w:marRight w:val="0"/>
              <w:marTop w:val="0"/>
              <w:marBottom w:val="0"/>
              <w:divBdr>
                <w:top w:val="none" w:sz="0" w:space="0" w:color="auto"/>
                <w:left w:val="none" w:sz="0" w:space="0" w:color="auto"/>
                <w:bottom w:val="none" w:sz="0" w:space="0" w:color="auto"/>
                <w:right w:val="none" w:sz="0" w:space="0" w:color="auto"/>
              </w:divBdr>
            </w:div>
            <w:div w:id="966350331">
              <w:marLeft w:val="0"/>
              <w:marRight w:val="0"/>
              <w:marTop w:val="0"/>
              <w:marBottom w:val="0"/>
              <w:divBdr>
                <w:top w:val="none" w:sz="0" w:space="0" w:color="auto"/>
                <w:left w:val="none" w:sz="0" w:space="0" w:color="auto"/>
                <w:bottom w:val="none" w:sz="0" w:space="0" w:color="auto"/>
                <w:right w:val="none" w:sz="0" w:space="0" w:color="auto"/>
              </w:divBdr>
            </w:div>
            <w:div w:id="1002198768">
              <w:marLeft w:val="0"/>
              <w:marRight w:val="0"/>
              <w:marTop w:val="480"/>
              <w:marBottom w:val="0"/>
              <w:divBdr>
                <w:top w:val="single" w:sz="6" w:space="0" w:color="auto"/>
                <w:left w:val="single" w:sz="6" w:space="0" w:color="auto"/>
                <w:bottom w:val="single" w:sz="6" w:space="0" w:color="auto"/>
                <w:right w:val="single" w:sz="6" w:space="0" w:color="auto"/>
              </w:divBdr>
            </w:div>
            <w:div w:id="1013188983">
              <w:marLeft w:val="0"/>
              <w:marRight w:val="0"/>
              <w:marTop w:val="0"/>
              <w:marBottom w:val="0"/>
              <w:divBdr>
                <w:top w:val="none" w:sz="0" w:space="0" w:color="auto"/>
                <w:left w:val="none" w:sz="0" w:space="0" w:color="auto"/>
                <w:bottom w:val="none" w:sz="0" w:space="0" w:color="auto"/>
                <w:right w:val="none" w:sz="0" w:space="0" w:color="auto"/>
              </w:divBdr>
            </w:div>
            <w:div w:id="1032456495">
              <w:marLeft w:val="0"/>
              <w:marRight w:val="0"/>
              <w:marTop w:val="0"/>
              <w:marBottom w:val="0"/>
              <w:divBdr>
                <w:top w:val="none" w:sz="0" w:space="0" w:color="auto"/>
                <w:left w:val="none" w:sz="0" w:space="0" w:color="auto"/>
                <w:bottom w:val="none" w:sz="0" w:space="0" w:color="auto"/>
                <w:right w:val="none" w:sz="0" w:space="0" w:color="auto"/>
              </w:divBdr>
            </w:div>
            <w:div w:id="1036388990">
              <w:marLeft w:val="0"/>
              <w:marRight w:val="0"/>
              <w:marTop w:val="0"/>
              <w:marBottom w:val="0"/>
              <w:divBdr>
                <w:top w:val="none" w:sz="0" w:space="0" w:color="auto"/>
                <w:left w:val="none" w:sz="0" w:space="0" w:color="auto"/>
                <w:bottom w:val="none" w:sz="0" w:space="0" w:color="auto"/>
                <w:right w:val="none" w:sz="0" w:space="0" w:color="auto"/>
              </w:divBdr>
            </w:div>
            <w:div w:id="1036808324">
              <w:marLeft w:val="0"/>
              <w:marRight w:val="0"/>
              <w:marTop w:val="0"/>
              <w:marBottom w:val="0"/>
              <w:divBdr>
                <w:top w:val="none" w:sz="0" w:space="0" w:color="auto"/>
                <w:left w:val="none" w:sz="0" w:space="0" w:color="auto"/>
                <w:bottom w:val="none" w:sz="0" w:space="0" w:color="auto"/>
                <w:right w:val="none" w:sz="0" w:space="0" w:color="auto"/>
              </w:divBdr>
            </w:div>
            <w:div w:id="1042561221">
              <w:marLeft w:val="0"/>
              <w:marRight w:val="0"/>
              <w:marTop w:val="0"/>
              <w:marBottom w:val="0"/>
              <w:divBdr>
                <w:top w:val="none" w:sz="0" w:space="0" w:color="auto"/>
                <w:left w:val="none" w:sz="0" w:space="0" w:color="auto"/>
                <w:bottom w:val="none" w:sz="0" w:space="0" w:color="auto"/>
                <w:right w:val="none" w:sz="0" w:space="0" w:color="auto"/>
              </w:divBdr>
            </w:div>
            <w:div w:id="1043867327">
              <w:marLeft w:val="0"/>
              <w:marRight w:val="0"/>
              <w:marTop w:val="0"/>
              <w:marBottom w:val="0"/>
              <w:divBdr>
                <w:top w:val="none" w:sz="0" w:space="0" w:color="auto"/>
                <w:left w:val="none" w:sz="0" w:space="0" w:color="auto"/>
                <w:bottom w:val="none" w:sz="0" w:space="0" w:color="auto"/>
                <w:right w:val="none" w:sz="0" w:space="0" w:color="auto"/>
              </w:divBdr>
            </w:div>
            <w:div w:id="1046103228">
              <w:marLeft w:val="0"/>
              <w:marRight w:val="0"/>
              <w:marTop w:val="0"/>
              <w:marBottom w:val="0"/>
              <w:divBdr>
                <w:top w:val="none" w:sz="0" w:space="0" w:color="auto"/>
                <w:left w:val="none" w:sz="0" w:space="0" w:color="auto"/>
                <w:bottom w:val="none" w:sz="0" w:space="0" w:color="auto"/>
                <w:right w:val="none" w:sz="0" w:space="0" w:color="auto"/>
              </w:divBdr>
            </w:div>
            <w:div w:id="1060059306">
              <w:marLeft w:val="0"/>
              <w:marRight w:val="0"/>
              <w:marTop w:val="0"/>
              <w:marBottom w:val="0"/>
              <w:divBdr>
                <w:top w:val="none" w:sz="0" w:space="0" w:color="auto"/>
                <w:left w:val="none" w:sz="0" w:space="0" w:color="auto"/>
                <w:bottom w:val="none" w:sz="0" w:space="0" w:color="auto"/>
                <w:right w:val="none" w:sz="0" w:space="0" w:color="auto"/>
              </w:divBdr>
            </w:div>
            <w:div w:id="1063141641">
              <w:marLeft w:val="0"/>
              <w:marRight w:val="0"/>
              <w:marTop w:val="0"/>
              <w:marBottom w:val="0"/>
              <w:divBdr>
                <w:top w:val="none" w:sz="0" w:space="0" w:color="auto"/>
                <w:left w:val="none" w:sz="0" w:space="0" w:color="auto"/>
                <w:bottom w:val="none" w:sz="0" w:space="0" w:color="auto"/>
                <w:right w:val="none" w:sz="0" w:space="0" w:color="auto"/>
              </w:divBdr>
            </w:div>
            <w:div w:id="1072240245">
              <w:marLeft w:val="0"/>
              <w:marRight w:val="0"/>
              <w:marTop w:val="0"/>
              <w:marBottom w:val="0"/>
              <w:divBdr>
                <w:top w:val="none" w:sz="0" w:space="0" w:color="auto"/>
                <w:left w:val="none" w:sz="0" w:space="0" w:color="auto"/>
                <w:bottom w:val="none" w:sz="0" w:space="0" w:color="auto"/>
                <w:right w:val="none" w:sz="0" w:space="0" w:color="auto"/>
              </w:divBdr>
            </w:div>
            <w:div w:id="1078400626">
              <w:marLeft w:val="0"/>
              <w:marRight w:val="0"/>
              <w:marTop w:val="0"/>
              <w:marBottom w:val="0"/>
              <w:divBdr>
                <w:top w:val="none" w:sz="0" w:space="0" w:color="auto"/>
                <w:left w:val="none" w:sz="0" w:space="0" w:color="auto"/>
                <w:bottom w:val="none" w:sz="0" w:space="0" w:color="auto"/>
                <w:right w:val="none" w:sz="0" w:space="0" w:color="auto"/>
              </w:divBdr>
            </w:div>
            <w:div w:id="1085570593">
              <w:marLeft w:val="0"/>
              <w:marRight w:val="0"/>
              <w:marTop w:val="0"/>
              <w:marBottom w:val="0"/>
              <w:divBdr>
                <w:top w:val="none" w:sz="0" w:space="0" w:color="auto"/>
                <w:left w:val="none" w:sz="0" w:space="0" w:color="auto"/>
                <w:bottom w:val="none" w:sz="0" w:space="0" w:color="auto"/>
                <w:right w:val="none" w:sz="0" w:space="0" w:color="auto"/>
              </w:divBdr>
            </w:div>
            <w:div w:id="1088774818">
              <w:marLeft w:val="0"/>
              <w:marRight w:val="0"/>
              <w:marTop w:val="0"/>
              <w:marBottom w:val="0"/>
              <w:divBdr>
                <w:top w:val="none" w:sz="0" w:space="0" w:color="auto"/>
                <w:left w:val="none" w:sz="0" w:space="0" w:color="auto"/>
                <w:bottom w:val="none" w:sz="0" w:space="0" w:color="auto"/>
                <w:right w:val="none" w:sz="0" w:space="0" w:color="auto"/>
              </w:divBdr>
            </w:div>
            <w:div w:id="1088844372">
              <w:marLeft w:val="0"/>
              <w:marRight w:val="0"/>
              <w:marTop w:val="0"/>
              <w:marBottom w:val="0"/>
              <w:divBdr>
                <w:top w:val="none" w:sz="0" w:space="0" w:color="auto"/>
                <w:left w:val="none" w:sz="0" w:space="0" w:color="auto"/>
                <w:bottom w:val="none" w:sz="0" w:space="0" w:color="auto"/>
                <w:right w:val="none" w:sz="0" w:space="0" w:color="auto"/>
              </w:divBdr>
            </w:div>
            <w:div w:id="1121530697">
              <w:marLeft w:val="0"/>
              <w:marRight w:val="0"/>
              <w:marTop w:val="480"/>
              <w:marBottom w:val="0"/>
              <w:divBdr>
                <w:top w:val="single" w:sz="6" w:space="0" w:color="auto"/>
                <w:left w:val="single" w:sz="6" w:space="0" w:color="auto"/>
                <w:bottom w:val="single" w:sz="6" w:space="0" w:color="auto"/>
                <w:right w:val="single" w:sz="6" w:space="0" w:color="auto"/>
              </w:divBdr>
            </w:div>
            <w:div w:id="1124884737">
              <w:marLeft w:val="0"/>
              <w:marRight w:val="0"/>
              <w:marTop w:val="0"/>
              <w:marBottom w:val="0"/>
              <w:divBdr>
                <w:top w:val="none" w:sz="0" w:space="0" w:color="auto"/>
                <w:left w:val="none" w:sz="0" w:space="0" w:color="auto"/>
                <w:bottom w:val="none" w:sz="0" w:space="0" w:color="auto"/>
                <w:right w:val="none" w:sz="0" w:space="0" w:color="auto"/>
              </w:divBdr>
            </w:div>
            <w:div w:id="1133527046">
              <w:marLeft w:val="0"/>
              <w:marRight w:val="0"/>
              <w:marTop w:val="0"/>
              <w:marBottom w:val="0"/>
              <w:divBdr>
                <w:top w:val="none" w:sz="0" w:space="0" w:color="auto"/>
                <w:left w:val="none" w:sz="0" w:space="0" w:color="auto"/>
                <w:bottom w:val="none" w:sz="0" w:space="0" w:color="auto"/>
                <w:right w:val="none" w:sz="0" w:space="0" w:color="auto"/>
              </w:divBdr>
            </w:div>
            <w:div w:id="1138913359">
              <w:marLeft w:val="0"/>
              <w:marRight w:val="0"/>
              <w:marTop w:val="0"/>
              <w:marBottom w:val="0"/>
              <w:divBdr>
                <w:top w:val="none" w:sz="0" w:space="0" w:color="auto"/>
                <w:left w:val="none" w:sz="0" w:space="0" w:color="auto"/>
                <w:bottom w:val="none" w:sz="0" w:space="0" w:color="auto"/>
                <w:right w:val="none" w:sz="0" w:space="0" w:color="auto"/>
              </w:divBdr>
            </w:div>
            <w:div w:id="1143963508">
              <w:marLeft w:val="0"/>
              <w:marRight w:val="0"/>
              <w:marTop w:val="0"/>
              <w:marBottom w:val="0"/>
              <w:divBdr>
                <w:top w:val="none" w:sz="0" w:space="0" w:color="auto"/>
                <w:left w:val="none" w:sz="0" w:space="0" w:color="auto"/>
                <w:bottom w:val="none" w:sz="0" w:space="0" w:color="auto"/>
                <w:right w:val="none" w:sz="0" w:space="0" w:color="auto"/>
              </w:divBdr>
            </w:div>
            <w:div w:id="1154490810">
              <w:marLeft w:val="0"/>
              <w:marRight w:val="0"/>
              <w:marTop w:val="0"/>
              <w:marBottom w:val="0"/>
              <w:divBdr>
                <w:top w:val="none" w:sz="0" w:space="0" w:color="auto"/>
                <w:left w:val="none" w:sz="0" w:space="0" w:color="auto"/>
                <w:bottom w:val="none" w:sz="0" w:space="0" w:color="auto"/>
                <w:right w:val="none" w:sz="0" w:space="0" w:color="auto"/>
              </w:divBdr>
            </w:div>
            <w:div w:id="1156384933">
              <w:marLeft w:val="0"/>
              <w:marRight w:val="0"/>
              <w:marTop w:val="0"/>
              <w:marBottom w:val="0"/>
              <w:divBdr>
                <w:top w:val="none" w:sz="0" w:space="0" w:color="auto"/>
                <w:left w:val="none" w:sz="0" w:space="0" w:color="auto"/>
                <w:bottom w:val="none" w:sz="0" w:space="0" w:color="auto"/>
                <w:right w:val="none" w:sz="0" w:space="0" w:color="auto"/>
              </w:divBdr>
            </w:div>
            <w:div w:id="1161390974">
              <w:marLeft w:val="0"/>
              <w:marRight w:val="0"/>
              <w:marTop w:val="0"/>
              <w:marBottom w:val="0"/>
              <w:divBdr>
                <w:top w:val="none" w:sz="0" w:space="0" w:color="auto"/>
                <w:left w:val="none" w:sz="0" w:space="0" w:color="auto"/>
                <w:bottom w:val="none" w:sz="0" w:space="0" w:color="auto"/>
                <w:right w:val="none" w:sz="0" w:space="0" w:color="auto"/>
              </w:divBdr>
            </w:div>
            <w:div w:id="1164324765">
              <w:marLeft w:val="0"/>
              <w:marRight w:val="0"/>
              <w:marTop w:val="0"/>
              <w:marBottom w:val="0"/>
              <w:divBdr>
                <w:top w:val="none" w:sz="0" w:space="0" w:color="auto"/>
                <w:left w:val="none" w:sz="0" w:space="0" w:color="auto"/>
                <w:bottom w:val="none" w:sz="0" w:space="0" w:color="auto"/>
                <w:right w:val="none" w:sz="0" w:space="0" w:color="auto"/>
              </w:divBdr>
            </w:div>
            <w:div w:id="1165784031">
              <w:marLeft w:val="0"/>
              <w:marRight w:val="0"/>
              <w:marTop w:val="0"/>
              <w:marBottom w:val="0"/>
              <w:divBdr>
                <w:top w:val="none" w:sz="0" w:space="0" w:color="auto"/>
                <w:left w:val="none" w:sz="0" w:space="0" w:color="auto"/>
                <w:bottom w:val="none" w:sz="0" w:space="0" w:color="auto"/>
                <w:right w:val="none" w:sz="0" w:space="0" w:color="auto"/>
              </w:divBdr>
            </w:div>
            <w:div w:id="1177766024">
              <w:marLeft w:val="0"/>
              <w:marRight w:val="0"/>
              <w:marTop w:val="0"/>
              <w:marBottom w:val="0"/>
              <w:divBdr>
                <w:top w:val="none" w:sz="0" w:space="0" w:color="auto"/>
                <w:left w:val="none" w:sz="0" w:space="0" w:color="auto"/>
                <w:bottom w:val="none" w:sz="0" w:space="0" w:color="auto"/>
                <w:right w:val="none" w:sz="0" w:space="0" w:color="auto"/>
              </w:divBdr>
            </w:div>
            <w:div w:id="1197887091">
              <w:marLeft w:val="0"/>
              <w:marRight w:val="0"/>
              <w:marTop w:val="0"/>
              <w:marBottom w:val="0"/>
              <w:divBdr>
                <w:top w:val="none" w:sz="0" w:space="0" w:color="auto"/>
                <w:left w:val="none" w:sz="0" w:space="0" w:color="auto"/>
                <w:bottom w:val="none" w:sz="0" w:space="0" w:color="auto"/>
                <w:right w:val="none" w:sz="0" w:space="0" w:color="auto"/>
              </w:divBdr>
            </w:div>
            <w:div w:id="1206720541">
              <w:marLeft w:val="0"/>
              <w:marRight w:val="0"/>
              <w:marTop w:val="0"/>
              <w:marBottom w:val="0"/>
              <w:divBdr>
                <w:top w:val="none" w:sz="0" w:space="0" w:color="auto"/>
                <w:left w:val="none" w:sz="0" w:space="0" w:color="auto"/>
                <w:bottom w:val="none" w:sz="0" w:space="0" w:color="auto"/>
                <w:right w:val="none" w:sz="0" w:space="0" w:color="auto"/>
              </w:divBdr>
            </w:div>
            <w:div w:id="1210534878">
              <w:marLeft w:val="0"/>
              <w:marRight w:val="0"/>
              <w:marTop w:val="0"/>
              <w:marBottom w:val="0"/>
              <w:divBdr>
                <w:top w:val="none" w:sz="0" w:space="0" w:color="auto"/>
                <w:left w:val="none" w:sz="0" w:space="0" w:color="auto"/>
                <w:bottom w:val="none" w:sz="0" w:space="0" w:color="auto"/>
                <w:right w:val="none" w:sz="0" w:space="0" w:color="auto"/>
              </w:divBdr>
            </w:div>
            <w:div w:id="1244532429">
              <w:marLeft w:val="0"/>
              <w:marRight w:val="0"/>
              <w:marTop w:val="0"/>
              <w:marBottom w:val="0"/>
              <w:divBdr>
                <w:top w:val="none" w:sz="0" w:space="0" w:color="auto"/>
                <w:left w:val="none" w:sz="0" w:space="0" w:color="auto"/>
                <w:bottom w:val="none" w:sz="0" w:space="0" w:color="auto"/>
                <w:right w:val="none" w:sz="0" w:space="0" w:color="auto"/>
              </w:divBdr>
            </w:div>
            <w:div w:id="1253078535">
              <w:marLeft w:val="0"/>
              <w:marRight w:val="0"/>
              <w:marTop w:val="0"/>
              <w:marBottom w:val="0"/>
              <w:divBdr>
                <w:top w:val="none" w:sz="0" w:space="0" w:color="auto"/>
                <w:left w:val="none" w:sz="0" w:space="0" w:color="auto"/>
                <w:bottom w:val="none" w:sz="0" w:space="0" w:color="auto"/>
                <w:right w:val="none" w:sz="0" w:space="0" w:color="auto"/>
              </w:divBdr>
            </w:div>
            <w:div w:id="1255700875">
              <w:marLeft w:val="0"/>
              <w:marRight w:val="0"/>
              <w:marTop w:val="0"/>
              <w:marBottom w:val="0"/>
              <w:divBdr>
                <w:top w:val="none" w:sz="0" w:space="0" w:color="auto"/>
                <w:left w:val="none" w:sz="0" w:space="0" w:color="auto"/>
                <w:bottom w:val="none" w:sz="0" w:space="0" w:color="auto"/>
                <w:right w:val="none" w:sz="0" w:space="0" w:color="auto"/>
              </w:divBdr>
            </w:div>
            <w:div w:id="1261648000">
              <w:marLeft w:val="0"/>
              <w:marRight w:val="0"/>
              <w:marTop w:val="0"/>
              <w:marBottom w:val="0"/>
              <w:divBdr>
                <w:top w:val="none" w:sz="0" w:space="0" w:color="auto"/>
                <w:left w:val="none" w:sz="0" w:space="0" w:color="auto"/>
                <w:bottom w:val="none" w:sz="0" w:space="0" w:color="auto"/>
                <w:right w:val="none" w:sz="0" w:space="0" w:color="auto"/>
              </w:divBdr>
            </w:div>
            <w:div w:id="1330327771">
              <w:marLeft w:val="0"/>
              <w:marRight w:val="0"/>
              <w:marTop w:val="0"/>
              <w:marBottom w:val="0"/>
              <w:divBdr>
                <w:top w:val="none" w:sz="0" w:space="0" w:color="auto"/>
                <w:left w:val="none" w:sz="0" w:space="0" w:color="auto"/>
                <w:bottom w:val="none" w:sz="0" w:space="0" w:color="auto"/>
                <w:right w:val="none" w:sz="0" w:space="0" w:color="auto"/>
              </w:divBdr>
            </w:div>
            <w:div w:id="1343048876">
              <w:marLeft w:val="0"/>
              <w:marRight w:val="0"/>
              <w:marTop w:val="0"/>
              <w:marBottom w:val="0"/>
              <w:divBdr>
                <w:top w:val="none" w:sz="0" w:space="0" w:color="auto"/>
                <w:left w:val="none" w:sz="0" w:space="0" w:color="auto"/>
                <w:bottom w:val="none" w:sz="0" w:space="0" w:color="auto"/>
                <w:right w:val="none" w:sz="0" w:space="0" w:color="auto"/>
              </w:divBdr>
            </w:div>
            <w:div w:id="1348631848">
              <w:marLeft w:val="0"/>
              <w:marRight w:val="0"/>
              <w:marTop w:val="0"/>
              <w:marBottom w:val="0"/>
              <w:divBdr>
                <w:top w:val="none" w:sz="0" w:space="0" w:color="auto"/>
                <w:left w:val="none" w:sz="0" w:space="0" w:color="auto"/>
                <w:bottom w:val="none" w:sz="0" w:space="0" w:color="auto"/>
                <w:right w:val="none" w:sz="0" w:space="0" w:color="auto"/>
              </w:divBdr>
            </w:div>
            <w:div w:id="1354114990">
              <w:marLeft w:val="0"/>
              <w:marRight w:val="0"/>
              <w:marTop w:val="0"/>
              <w:marBottom w:val="0"/>
              <w:divBdr>
                <w:top w:val="none" w:sz="0" w:space="0" w:color="auto"/>
                <w:left w:val="none" w:sz="0" w:space="0" w:color="auto"/>
                <w:bottom w:val="none" w:sz="0" w:space="0" w:color="auto"/>
                <w:right w:val="none" w:sz="0" w:space="0" w:color="auto"/>
              </w:divBdr>
            </w:div>
            <w:div w:id="1365138560">
              <w:marLeft w:val="0"/>
              <w:marRight w:val="0"/>
              <w:marTop w:val="0"/>
              <w:marBottom w:val="0"/>
              <w:divBdr>
                <w:top w:val="none" w:sz="0" w:space="0" w:color="auto"/>
                <w:left w:val="none" w:sz="0" w:space="0" w:color="auto"/>
                <w:bottom w:val="none" w:sz="0" w:space="0" w:color="auto"/>
                <w:right w:val="none" w:sz="0" w:space="0" w:color="auto"/>
              </w:divBdr>
            </w:div>
            <w:div w:id="1376126828">
              <w:marLeft w:val="0"/>
              <w:marRight w:val="0"/>
              <w:marTop w:val="0"/>
              <w:marBottom w:val="0"/>
              <w:divBdr>
                <w:top w:val="none" w:sz="0" w:space="0" w:color="auto"/>
                <w:left w:val="none" w:sz="0" w:space="0" w:color="auto"/>
                <w:bottom w:val="none" w:sz="0" w:space="0" w:color="auto"/>
                <w:right w:val="none" w:sz="0" w:space="0" w:color="auto"/>
              </w:divBdr>
            </w:div>
            <w:div w:id="1385637675">
              <w:marLeft w:val="0"/>
              <w:marRight w:val="0"/>
              <w:marTop w:val="0"/>
              <w:marBottom w:val="0"/>
              <w:divBdr>
                <w:top w:val="none" w:sz="0" w:space="0" w:color="auto"/>
                <w:left w:val="none" w:sz="0" w:space="0" w:color="auto"/>
                <w:bottom w:val="none" w:sz="0" w:space="0" w:color="auto"/>
                <w:right w:val="none" w:sz="0" w:space="0" w:color="auto"/>
              </w:divBdr>
            </w:div>
            <w:div w:id="1391882692">
              <w:marLeft w:val="0"/>
              <w:marRight w:val="0"/>
              <w:marTop w:val="0"/>
              <w:marBottom w:val="0"/>
              <w:divBdr>
                <w:top w:val="none" w:sz="0" w:space="0" w:color="auto"/>
                <w:left w:val="none" w:sz="0" w:space="0" w:color="auto"/>
                <w:bottom w:val="none" w:sz="0" w:space="0" w:color="auto"/>
                <w:right w:val="none" w:sz="0" w:space="0" w:color="auto"/>
              </w:divBdr>
            </w:div>
            <w:div w:id="1396124634">
              <w:marLeft w:val="0"/>
              <w:marRight w:val="0"/>
              <w:marTop w:val="0"/>
              <w:marBottom w:val="0"/>
              <w:divBdr>
                <w:top w:val="none" w:sz="0" w:space="0" w:color="auto"/>
                <w:left w:val="none" w:sz="0" w:space="0" w:color="auto"/>
                <w:bottom w:val="none" w:sz="0" w:space="0" w:color="auto"/>
                <w:right w:val="none" w:sz="0" w:space="0" w:color="auto"/>
              </w:divBdr>
            </w:div>
            <w:div w:id="1397506004">
              <w:marLeft w:val="0"/>
              <w:marRight w:val="0"/>
              <w:marTop w:val="0"/>
              <w:marBottom w:val="0"/>
              <w:divBdr>
                <w:top w:val="none" w:sz="0" w:space="0" w:color="auto"/>
                <w:left w:val="none" w:sz="0" w:space="0" w:color="auto"/>
                <w:bottom w:val="none" w:sz="0" w:space="0" w:color="auto"/>
                <w:right w:val="none" w:sz="0" w:space="0" w:color="auto"/>
              </w:divBdr>
            </w:div>
            <w:div w:id="1401751938">
              <w:marLeft w:val="0"/>
              <w:marRight w:val="0"/>
              <w:marTop w:val="0"/>
              <w:marBottom w:val="0"/>
              <w:divBdr>
                <w:top w:val="none" w:sz="0" w:space="0" w:color="auto"/>
                <w:left w:val="none" w:sz="0" w:space="0" w:color="auto"/>
                <w:bottom w:val="none" w:sz="0" w:space="0" w:color="auto"/>
                <w:right w:val="none" w:sz="0" w:space="0" w:color="auto"/>
              </w:divBdr>
            </w:div>
            <w:div w:id="1407339047">
              <w:marLeft w:val="0"/>
              <w:marRight w:val="0"/>
              <w:marTop w:val="0"/>
              <w:marBottom w:val="0"/>
              <w:divBdr>
                <w:top w:val="none" w:sz="0" w:space="0" w:color="auto"/>
                <w:left w:val="none" w:sz="0" w:space="0" w:color="auto"/>
                <w:bottom w:val="none" w:sz="0" w:space="0" w:color="auto"/>
                <w:right w:val="none" w:sz="0" w:space="0" w:color="auto"/>
              </w:divBdr>
            </w:div>
            <w:div w:id="1417438067">
              <w:marLeft w:val="0"/>
              <w:marRight w:val="0"/>
              <w:marTop w:val="0"/>
              <w:marBottom w:val="0"/>
              <w:divBdr>
                <w:top w:val="none" w:sz="0" w:space="0" w:color="auto"/>
                <w:left w:val="none" w:sz="0" w:space="0" w:color="auto"/>
                <w:bottom w:val="none" w:sz="0" w:space="0" w:color="auto"/>
                <w:right w:val="none" w:sz="0" w:space="0" w:color="auto"/>
              </w:divBdr>
            </w:div>
            <w:div w:id="1441603448">
              <w:marLeft w:val="0"/>
              <w:marRight w:val="0"/>
              <w:marTop w:val="0"/>
              <w:marBottom w:val="0"/>
              <w:divBdr>
                <w:top w:val="none" w:sz="0" w:space="0" w:color="auto"/>
                <w:left w:val="none" w:sz="0" w:space="0" w:color="auto"/>
                <w:bottom w:val="none" w:sz="0" w:space="0" w:color="auto"/>
                <w:right w:val="none" w:sz="0" w:space="0" w:color="auto"/>
              </w:divBdr>
            </w:div>
            <w:div w:id="1456290365">
              <w:marLeft w:val="0"/>
              <w:marRight w:val="0"/>
              <w:marTop w:val="0"/>
              <w:marBottom w:val="0"/>
              <w:divBdr>
                <w:top w:val="none" w:sz="0" w:space="0" w:color="auto"/>
                <w:left w:val="none" w:sz="0" w:space="0" w:color="auto"/>
                <w:bottom w:val="none" w:sz="0" w:space="0" w:color="auto"/>
                <w:right w:val="none" w:sz="0" w:space="0" w:color="auto"/>
              </w:divBdr>
            </w:div>
            <w:div w:id="1459688151">
              <w:marLeft w:val="0"/>
              <w:marRight w:val="0"/>
              <w:marTop w:val="0"/>
              <w:marBottom w:val="0"/>
              <w:divBdr>
                <w:top w:val="none" w:sz="0" w:space="0" w:color="auto"/>
                <w:left w:val="none" w:sz="0" w:space="0" w:color="auto"/>
                <w:bottom w:val="none" w:sz="0" w:space="0" w:color="auto"/>
                <w:right w:val="none" w:sz="0" w:space="0" w:color="auto"/>
              </w:divBdr>
            </w:div>
            <w:div w:id="1465737339">
              <w:marLeft w:val="0"/>
              <w:marRight w:val="0"/>
              <w:marTop w:val="0"/>
              <w:marBottom w:val="0"/>
              <w:divBdr>
                <w:top w:val="none" w:sz="0" w:space="0" w:color="auto"/>
                <w:left w:val="none" w:sz="0" w:space="0" w:color="auto"/>
                <w:bottom w:val="none" w:sz="0" w:space="0" w:color="auto"/>
                <w:right w:val="none" w:sz="0" w:space="0" w:color="auto"/>
              </w:divBdr>
            </w:div>
            <w:div w:id="1499541763">
              <w:marLeft w:val="0"/>
              <w:marRight w:val="0"/>
              <w:marTop w:val="0"/>
              <w:marBottom w:val="0"/>
              <w:divBdr>
                <w:top w:val="none" w:sz="0" w:space="0" w:color="auto"/>
                <w:left w:val="none" w:sz="0" w:space="0" w:color="auto"/>
                <w:bottom w:val="none" w:sz="0" w:space="0" w:color="auto"/>
                <w:right w:val="none" w:sz="0" w:space="0" w:color="auto"/>
              </w:divBdr>
            </w:div>
            <w:div w:id="1506701475">
              <w:marLeft w:val="0"/>
              <w:marRight w:val="0"/>
              <w:marTop w:val="0"/>
              <w:marBottom w:val="0"/>
              <w:divBdr>
                <w:top w:val="none" w:sz="0" w:space="0" w:color="auto"/>
                <w:left w:val="none" w:sz="0" w:space="0" w:color="auto"/>
                <w:bottom w:val="none" w:sz="0" w:space="0" w:color="auto"/>
                <w:right w:val="none" w:sz="0" w:space="0" w:color="auto"/>
              </w:divBdr>
            </w:div>
            <w:div w:id="1514563808">
              <w:marLeft w:val="0"/>
              <w:marRight w:val="0"/>
              <w:marTop w:val="0"/>
              <w:marBottom w:val="0"/>
              <w:divBdr>
                <w:top w:val="none" w:sz="0" w:space="0" w:color="auto"/>
                <w:left w:val="none" w:sz="0" w:space="0" w:color="auto"/>
                <w:bottom w:val="none" w:sz="0" w:space="0" w:color="auto"/>
                <w:right w:val="none" w:sz="0" w:space="0" w:color="auto"/>
              </w:divBdr>
            </w:div>
            <w:div w:id="1515025688">
              <w:marLeft w:val="0"/>
              <w:marRight w:val="0"/>
              <w:marTop w:val="480"/>
              <w:marBottom w:val="0"/>
              <w:divBdr>
                <w:top w:val="single" w:sz="6" w:space="0" w:color="auto"/>
                <w:left w:val="single" w:sz="6" w:space="0" w:color="auto"/>
                <w:bottom w:val="single" w:sz="6" w:space="0" w:color="auto"/>
                <w:right w:val="single" w:sz="6" w:space="0" w:color="auto"/>
              </w:divBdr>
            </w:div>
            <w:div w:id="1519125183">
              <w:marLeft w:val="0"/>
              <w:marRight w:val="0"/>
              <w:marTop w:val="0"/>
              <w:marBottom w:val="0"/>
              <w:divBdr>
                <w:top w:val="none" w:sz="0" w:space="0" w:color="auto"/>
                <w:left w:val="none" w:sz="0" w:space="0" w:color="auto"/>
                <w:bottom w:val="none" w:sz="0" w:space="0" w:color="auto"/>
                <w:right w:val="none" w:sz="0" w:space="0" w:color="auto"/>
              </w:divBdr>
            </w:div>
            <w:div w:id="1554999079">
              <w:marLeft w:val="0"/>
              <w:marRight w:val="0"/>
              <w:marTop w:val="0"/>
              <w:marBottom w:val="0"/>
              <w:divBdr>
                <w:top w:val="none" w:sz="0" w:space="0" w:color="auto"/>
                <w:left w:val="none" w:sz="0" w:space="0" w:color="auto"/>
                <w:bottom w:val="none" w:sz="0" w:space="0" w:color="auto"/>
                <w:right w:val="none" w:sz="0" w:space="0" w:color="auto"/>
              </w:divBdr>
            </w:div>
            <w:div w:id="1559316832">
              <w:marLeft w:val="0"/>
              <w:marRight w:val="0"/>
              <w:marTop w:val="0"/>
              <w:marBottom w:val="0"/>
              <w:divBdr>
                <w:top w:val="none" w:sz="0" w:space="0" w:color="auto"/>
                <w:left w:val="none" w:sz="0" w:space="0" w:color="auto"/>
                <w:bottom w:val="none" w:sz="0" w:space="0" w:color="auto"/>
                <w:right w:val="none" w:sz="0" w:space="0" w:color="auto"/>
              </w:divBdr>
            </w:div>
            <w:div w:id="1565293238">
              <w:marLeft w:val="0"/>
              <w:marRight w:val="0"/>
              <w:marTop w:val="0"/>
              <w:marBottom w:val="0"/>
              <w:divBdr>
                <w:top w:val="none" w:sz="0" w:space="0" w:color="auto"/>
                <w:left w:val="none" w:sz="0" w:space="0" w:color="auto"/>
                <w:bottom w:val="none" w:sz="0" w:space="0" w:color="auto"/>
                <w:right w:val="none" w:sz="0" w:space="0" w:color="auto"/>
              </w:divBdr>
            </w:div>
            <w:div w:id="1569531544">
              <w:marLeft w:val="0"/>
              <w:marRight w:val="0"/>
              <w:marTop w:val="0"/>
              <w:marBottom w:val="0"/>
              <w:divBdr>
                <w:top w:val="none" w:sz="0" w:space="0" w:color="auto"/>
                <w:left w:val="none" w:sz="0" w:space="0" w:color="auto"/>
                <w:bottom w:val="none" w:sz="0" w:space="0" w:color="auto"/>
                <w:right w:val="none" w:sz="0" w:space="0" w:color="auto"/>
              </w:divBdr>
            </w:div>
            <w:div w:id="1580215622">
              <w:marLeft w:val="0"/>
              <w:marRight w:val="0"/>
              <w:marTop w:val="0"/>
              <w:marBottom w:val="0"/>
              <w:divBdr>
                <w:top w:val="none" w:sz="0" w:space="0" w:color="auto"/>
                <w:left w:val="none" w:sz="0" w:space="0" w:color="auto"/>
                <w:bottom w:val="none" w:sz="0" w:space="0" w:color="auto"/>
                <w:right w:val="none" w:sz="0" w:space="0" w:color="auto"/>
              </w:divBdr>
            </w:div>
            <w:div w:id="1587376626">
              <w:marLeft w:val="0"/>
              <w:marRight w:val="0"/>
              <w:marTop w:val="0"/>
              <w:marBottom w:val="0"/>
              <w:divBdr>
                <w:top w:val="none" w:sz="0" w:space="0" w:color="auto"/>
                <w:left w:val="none" w:sz="0" w:space="0" w:color="auto"/>
                <w:bottom w:val="none" w:sz="0" w:space="0" w:color="auto"/>
                <w:right w:val="none" w:sz="0" w:space="0" w:color="auto"/>
              </w:divBdr>
            </w:div>
            <w:div w:id="1588613472">
              <w:marLeft w:val="0"/>
              <w:marRight w:val="0"/>
              <w:marTop w:val="0"/>
              <w:marBottom w:val="0"/>
              <w:divBdr>
                <w:top w:val="none" w:sz="0" w:space="0" w:color="auto"/>
                <w:left w:val="none" w:sz="0" w:space="0" w:color="auto"/>
                <w:bottom w:val="none" w:sz="0" w:space="0" w:color="auto"/>
                <w:right w:val="none" w:sz="0" w:space="0" w:color="auto"/>
              </w:divBdr>
            </w:div>
            <w:div w:id="1590429110">
              <w:marLeft w:val="0"/>
              <w:marRight w:val="0"/>
              <w:marTop w:val="0"/>
              <w:marBottom w:val="0"/>
              <w:divBdr>
                <w:top w:val="none" w:sz="0" w:space="0" w:color="auto"/>
                <w:left w:val="none" w:sz="0" w:space="0" w:color="auto"/>
                <w:bottom w:val="none" w:sz="0" w:space="0" w:color="auto"/>
                <w:right w:val="none" w:sz="0" w:space="0" w:color="auto"/>
              </w:divBdr>
            </w:div>
            <w:div w:id="1593854736">
              <w:marLeft w:val="0"/>
              <w:marRight w:val="0"/>
              <w:marTop w:val="0"/>
              <w:marBottom w:val="0"/>
              <w:divBdr>
                <w:top w:val="none" w:sz="0" w:space="0" w:color="auto"/>
                <w:left w:val="none" w:sz="0" w:space="0" w:color="auto"/>
                <w:bottom w:val="none" w:sz="0" w:space="0" w:color="auto"/>
                <w:right w:val="none" w:sz="0" w:space="0" w:color="auto"/>
              </w:divBdr>
            </w:div>
            <w:div w:id="1613243133">
              <w:marLeft w:val="0"/>
              <w:marRight w:val="0"/>
              <w:marTop w:val="0"/>
              <w:marBottom w:val="0"/>
              <w:divBdr>
                <w:top w:val="none" w:sz="0" w:space="0" w:color="auto"/>
                <w:left w:val="none" w:sz="0" w:space="0" w:color="auto"/>
                <w:bottom w:val="none" w:sz="0" w:space="0" w:color="auto"/>
                <w:right w:val="none" w:sz="0" w:space="0" w:color="auto"/>
              </w:divBdr>
            </w:div>
            <w:div w:id="1629899980">
              <w:marLeft w:val="0"/>
              <w:marRight w:val="0"/>
              <w:marTop w:val="0"/>
              <w:marBottom w:val="0"/>
              <w:divBdr>
                <w:top w:val="none" w:sz="0" w:space="0" w:color="auto"/>
                <w:left w:val="none" w:sz="0" w:space="0" w:color="auto"/>
                <w:bottom w:val="none" w:sz="0" w:space="0" w:color="auto"/>
                <w:right w:val="none" w:sz="0" w:space="0" w:color="auto"/>
              </w:divBdr>
            </w:div>
            <w:div w:id="1646812513">
              <w:marLeft w:val="0"/>
              <w:marRight w:val="0"/>
              <w:marTop w:val="0"/>
              <w:marBottom w:val="0"/>
              <w:divBdr>
                <w:top w:val="none" w:sz="0" w:space="0" w:color="auto"/>
                <w:left w:val="none" w:sz="0" w:space="0" w:color="auto"/>
                <w:bottom w:val="none" w:sz="0" w:space="0" w:color="auto"/>
                <w:right w:val="none" w:sz="0" w:space="0" w:color="auto"/>
              </w:divBdr>
            </w:div>
            <w:div w:id="1657102089">
              <w:marLeft w:val="0"/>
              <w:marRight w:val="0"/>
              <w:marTop w:val="0"/>
              <w:marBottom w:val="0"/>
              <w:divBdr>
                <w:top w:val="none" w:sz="0" w:space="0" w:color="auto"/>
                <w:left w:val="none" w:sz="0" w:space="0" w:color="auto"/>
                <w:bottom w:val="none" w:sz="0" w:space="0" w:color="auto"/>
                <w:right w:val="none" w:sz="0" w:space="0" w:color="auto"/>
              </w:divBdr>
            </w:div>
            <w:div w:id="1659116165">
              <w:marLeft w:val="0"/>
              <w:marRight w:val="0"/>
              <w:marTop w:val="0"/>
              <w:marBottom w:val="0"/>
              <w:divBdr>
                <w:top w:val="none" w:sz="0" w:space="0" w:color="auto"/>
                <w:left w:val="none" w:sz="0" w:space="0" w:color="auto"/>
                <w:bottom w:val="none" w:sz="0" w:space="0" w:color="auto"/>
                <w:right w:val="none" w:sz="0" w:space="0" w:color="auto"/>
              </w:divBdr>
            </w:div>
            <w:div w:id="1673485591">
              <w:marLeft w:val="0"/>
              <w:marRight w:val="0"/>
              <w:marTop w:val="0"/>
              <w:marBottom w:val="0"/>
              <w:divBdr>
                <w:top w:val="none" w:sz="0" w:space="0" w:color="auto"/>
                <w:left w:val="none" w:sz="0" w:space="0" w:color="auto"/>
                <w:bottom w:val="none" w:sz="0" w:space="0" w:color="auto"/>
                <w:right w:val="none" w:sz="0" w:space="0" w:color="auto"/>
              </w:divBdr>
            </w:div>
            <w:div w:id="1697583786">
              <w:marLeft w:val="0"/>
              <w:marRight w:val="0"/>
              <w:marTop w:val="0"/>
              <w:marBottom w:val="0"/>
              <w:divBdr>
                <w:top w:val="none" w:sz="0" w:space="0" w:color="auto"/>
                <w:left w:val="none" w:sz="0" w:space="0" w:color="auto"/>
                <w:bottom w:val="none" w:sz="0" w:space="0" w:color="auto"/>
                <w:right w:val="none" w:sz="0" w:space="0" w:color="auto"/>
              </w:divBdr>
            </w:div>
            <w:div w:id="1712455964">
              <w:marLeft w:val="0"/>
              <w:marRight w:val="0"/>
              <w:marTop w:val="0"/>
              <w:marBottom w:val="0"/>
              <w:divBdr>
                <w:top w:val="none" w:sz="0" w:space="0" w:color="auto"/>
                <w:left w:val="none" w:sz="0" w:space="0" w:color="auto"/>
                <w:bottom w:val="none" w:sz="0" w:space="0" w:color="auto"/>
                <w:right w:val="none" w:sz="0" w:space="0" w:color="auto"/>
              </w:divBdr>
            </w:div>
            <w:div w:id="1718773129">
              <w:marLeft w:val="0"/>
              <w:marRight w:val="0"/>
              <w:marTop w:val="0"/>
              <w:marBottom w:val="0"/>
              <w:divBdr>
                <w:top w:val="none" w:sz="0" w:space="0" w:color="auto"/>
                <w:left w:val="none" w:sz="0" w:space="0" w:color="auto"/>
                <w:bottom w:val="none" w:sz="0" w:space="0" w:color="auto"/>
                <w:right w:val="none" w:sz="0" w:space="0" w:color="auto"/>
              </w:divBdr>
            </w:div>
            <w:div w:id="1747073852">
              <w:marLeft w:val="0"/>
              <w:marRight w:val="0"/>
              <w:marTop w:val="0"/>
              <w:marBottom w:val="0"/>
              <w:divBdr>
                <w:top w:val="none" w:sz="0" w:space="0" w:color="auto"/>
                <w:left w:val="none" w:sz="0" w:space="0" w:color="auto"/>
                <w:bottom w:val="none" w:sz="0" w:space="0" w:color="auto"/>
                <w:right w:val="none" w:sz="0" w:space="0" w:color="auto"/>
              </w:divBdr>
            </w:div>
            <w:div w:id="1764573114">
              <w:marLeft w:val="0"/>
              <w:marRight w:val="0"/>
              <w:marTop w:val="0"/>
              <w:marBottom w:val="0"/>
              <w:divBdr>
                <w:top w:val="none" w:sz="0" w:space="0" w:color="auto"/>
                <w:left w:val="none" w:sz="0" w:space="0" w:color="auto"/>
                <w:bottom w:val="none" w:sz="0" w:space="0" w:color="auto"/>
                <w:right w:val="none" w:sz="0" w:space="0" w:color="auto"/>
              </w:divBdr>
            </w:div>
            <w:div w:id="1786466766">
              <w:marLeft w:val="0"/>
              <w:marRight w:val="0"/>
              <w:marTop w:val="0"/>
              <w:marBottom w:val="0"/>
              <w:divBdr>
                <w:top w:val="none" w:sz="0" w:space="0" w:color="auto"/>
                <w:left w:val="none" w:sz="0" w:space="0" w:color="auto"/>
                <w:bottom w:val="none" w:sz="0" w:space="0" w:color="auto"/>
                <w:right w:val="none" w:sz="0" w:space="0" w:color="auto"/>
              </w:divBdr>
            </w:div>
            <w:div w:id="1803494747">
              <w:marLeft w:val="0"/>
              <w:marRight w:val="0"/>
              <w:marTop w:val="0"/>
              <w:marBottom w:val="0"/>
              <w:divBdr>
                <w:top w:val="none" w:sz="0" w:space="0" w:color="auto"/>
                <w:left w:val="none" w:sz="0" w:space="0" w:color="auto"/>
                <w:bottom w:val="none" w:sz="0" w:space="0" w:color="auto"/>
                <w:right w:val="none" w:sz="0" w:space="0" w:color="auto"/>
              </w:divBdr>
            </w:div>
            <w:div w:id="1810131367">
              <w:marLeft w:val="0"/>
              <w:marRight w:val="0"/>
              <w:marTop w:val="0"/>
              <w:marBottom w:val="0"/>
              <w:divBdr>
                <w:top w:val="none" w:sz="0" w:space="0" w:color="auto"/>
                <w:left w:val="none" w:sz="0" w:space="0" w:color="auto"/>
                <w:bottom w:val="none" w:sz="0" w:space="0" w:color="auto"/>
                <w:right w:val="none" w:sz="0" w:space="0" w:color="auto"/>
              </w:divBdr>
            </w:div>
            <w:div w:id="1814912018">
              <w:marLeft w:val="0"/>
              <w:marRight w:val="0"/>
              <w:marTop w:val="0"/>
              <w:marBottom w:val="0"/>
              <w:divBdr>
                <w:top w:val="none" w:sz="0" w:space="0" w:color="auto"/>
                <w:left w:val="none" w:sz="0" w:space="0" w:color="auto"/>
                <w:bottom w:val="none" w:sz="0" w:space="0" w:color="auto"/>
                <w:right w:val="none" w:sz="0" w:space="0" w:color="auto"/>
              </w:divBdr>
            </w:div>
            <w:div w:id="1819148677">
              <w:marLeft w:val="0"/>
              <w:marRight w:val="0"/>
              <w:marTop w:val="0"/>
              <w:marBottom w:val="0"/>
              <w:divBdr>
                <w:top w:val="none" w:sz="0" w:space="0" w:color="auto"/>
                <w:left w:val="none" w:sz="0" w:space="0" w:color="auto"/>
                <w:bottom w:val="none" w:sz="0" w:space="0" w:color="auto"/>
                <w:right w:val="none" w:sz="0" w:space="0" w:color="auto"/>
              </w:divBdr>
            </w:div>
            <w:div w:id="1820994152">
              <w:marLeft w:val="0"/>
              <w:marRight w:val="0"/>
              <w:marTop w:val="0"/>
              <w:marBottom w:val="0"/>
              <w:divBdr>
                <w:top w:val="none" w:sz="0" w:space="0" w:color="auto"/>
                <w:left w:val="none" w:sz="0" w:space="0" w:color="auto"/>
                <w:bottom w:val="none" w:sz="0" w:space="0" w:color="auto"/>
                <w:right w:val="none" w:sz="0" w:space="0" w:color="auto"/>
              </w:divBdr>
            </w:div>
            <w:div w:id="1837920999">
              <w:marLeft w:val="0"/>
              <w:marRight w:val="0"/>
              <w:marTop w:val="0"/>
              <w:marBottom w:val="0"/>
              <w:divBdr>
                <w:top w:val="none" w:sz="0" w:space="0" w:color="auto"/>
                <w:left w:val="none" w:sz="0" w:space="0" w:color="auto"/>
                <w:bottom w:val="none" w:sz="0" w:space="0" w:color="auto"/>
                <w:right w:val="none" w:sz="0" w:space="0" w:color="auto"/>
              </w:divBdr>
            </w:div>
            <w:div w:id="1852720852">
              <w:marLeft w:val="0"/>
              <w:marRight w:val="0"/>
              <w:marTop w:val="0"/>
              <w:marBottom w:val="0"/>
              <w:divBdr>
                <w:top w:val="none" w:sz="0" w:space="0" w:color="auto"/>
                <w:left w:val="none" w:sz="0" w:space="0" w:color="auto"/>
                <w:bottom w:val="none" w:sz="0" w:space="0" w:color="auto"/>
                <w:right w:val="none" w:sz="0" w:space="0" w:color="auto"/>
              </w:divBdr>
            </w:div>
            <w:div w:id="1857110537">
              <w:marLeft w:val="0"/>
              <w:marRight w:val="0"/>
              <w:marTop w:val="0"/>
              <w:marBottom w:val="0"/>
              <w:divBdr>
                <w:top w:val="none" w:sz="0" w:space="0" w:color="auto"/>
                <w:left w:val="none" w:sz="0" w:space="0" w:color="auto"/>
                <w:bottom w:val="none" w:sz="0" w:space="0" w:color="auto"/>
                <w:right w:val="none" w:sz="0" w:space="0" w:color="auto"/>
              </w:divBdr>
            </w:div>
            <w:div w:id="1870028634">
              <w:marLeft w:val="0"/>
              <w:marRight w:val="0"/>
              <w:marTop w:val="0"/>
              <w:marBottom w:val="0"/>
              <w:divBdr>
                <w:top w:val="none" w:sz="0" w:space="0" w:color="auto"/>
                <w:left w:val="none" w:sz="0" w:space="0" w:color="auto"/>
                <w:bottom w:val="none" w:sz="0" w:space="0" w:color="auto"/>
                <w:right w:val="none" w:sz="0" w:space="0" w:color="auto"/>
              </w:divBdr>
            </w:div>
            <w:div w:id="1870407465">
              <w:marLeft w:val="0"/>
              <w:marRight w:val="0"/>
              <w:marTop w:val="0"/>
              <w:marBottom w:val="0"/>
              <w:divBdr>
                <w:top w:val="none" w:sz="0" w:space="0" w:color="auto"/>
                <w:left w:val="none" w:sz="0" w:space="0" w:color="auto"/>
                <w:bottom w:val="none" w:sz="0" w:space="0" w:color="auto"/>
                <w:right w:val="none" w:sz="0" w:space="0" w:color="auto"/>
              </w:divBdr>
            </w:div>
            <w:div w:id="1870609352">
              <w:marLeft w:val="0"/>
              <w:marRight w:val="0"/>
              <w:marTop w:val="0"/>
              <w:marBottom w:val="0"/>
              <w:divBdr>
                <w:top w:val="none" w:sz="0" w:space="0" w:color="auto"/>
                <w:left w:val="none" w:sz="0" w:space="0" w:color="auto"/>
                <w:bottom w:val="none" w:sz="0" w:space="0" w:color="auto"/>
                <w:right w:val="none" w:sz="0" w:space="0" w:color="auto"/>
              </w:divBdr>
            </w:div>
            <w:div w:id="1872374044">
              <w:marLeft w:val="0"/>
              <w:marRight w:val="0"/>
              <w:marTop w:val="0"/>
              <w:marBottom w:val="0"/>
              <w:divBdr>
                <w:top w:val="none" w:sz="0" w:space="0" w:color="auto"/>
                <w:left w:val="none" w:sz="0" w:space="0" w:color="auto"/>
                <w:bottom w:val="none" w:sz="0" w:space="0" w:color="auto"/>
                <w:right w:val="none" w:sz="0" w:space="0" w:color="auto"/>
              </w:divBdr>
            </w:div>
            <w:div w:id="1878001814">
              <w:marLeft w:val="0"/>
              <w:marRight w:val="0"/>
              <w:marTop w:val="0"/>
              <w:marBottom w:val="0"/>
              <w:divBdr>
                <w:top w:val="none" w:sz="0" w:space="0" w:color="auto"/>
                <w:left w:val="none" w:sz="0" w:space="0" w:color="auto"/>
                <w:bottom w:val="none" w:sz="0" w:space="0" w:color="auto"/>
                <w:right w:val="none" w:sz="0" w:space="0" w:color="auto"/>
              </w:divBdr>
            </w:div>
            <w:div w:id="1883592217">
              <w:marLeft w:val="0"/>
              <w:marRight w:val="0"/>
              <w:marTop w:val="0"/>
              <w:marBottom w:val="0"/>
              <w:divBdr>
                <w:top w:val="none" w:sz="0" w:space="0" w:color="auto"/>
                <w:left w:val="none" w:sz="0" w:space="0" w:color="auto"/>
                <w:bottom w:val="none" w:sz="0" w:space="0" w:color="auto"/>
                <w:right w:val="none" w:sz="0" w:space="0" w:color="auto"/>
              </w:divBdr>
            </w:div>
            <w:div w:id="1884637920">
              <w:marLeft w:val="0"/>
              <w:marRight w:val="0"/>
              <w:marTop w:val="0"/>
              <w:marBottom w:val="0"/>
              <w:divBdr>
                <w:top w:val="none" w:sz="0" w:space="0" w:color="auto"/>
                <w:left w:val="none" w:sz="0" w:space="0" w:color="auto"/>
                <w:bottom w:val="none" w:sz="0" w:space="0" w:color="auto"/>
                <w:right w:val="none" w:sz="0" w:space="0" w:color="auto"/>
              </w:divBdr>
            </w:div>
            <w:div w:id="1888105577">
              <w:marLeft w:val="0"/>
              <w:marRight w:val="0"/>
              <w:marTop w:val="0"/>
              <w:marBottom w:val="0"/>
              <w:divBdr>
                <w:top w:val="none" w:sz="0" w:space="0" w:color="auto"/>
                <w:left w:val="none" w:sz="0" w:space="0" w:color="auto"/>
                <w:bottom w:val="none" w:sz="0" w:space="0" w:color="auto"/>
                <w:right w:val="none" w:sz="0" w:space="0" w:color="auto"/>
              </w:divBdr>
            </w:div>
            <w:div w:id="1889608382">
              <w:marLeft w:val="0"/>
              <w:marRight w:val="0"/>
              <w:marTop w:val="0"/>
              <w:marBottom w:val="0"/>
              <w:divBdr>
                <w:top w:val="none" w:sz="0" w:space="0" w:color="auto"/>
                <w:left w:val="none" w:sz="0" w:space="0" w:color="auto"/>
                <w:bottom w:val="none" w:sz="0" w:space="0" w:color="auto"/>
                <w:right w:val="none" w:sz="0" w:space="0" w:color="auto"/>
              </w:divBdr>
            </w:div>
            <w:div w:id="1891912746">
              <w:marLeft w:val="0"/>
              <w:marRight w:val="0"/>
              <w:marTop w:val="480"/>
              <w:marBottom w:val="0"/>
              <w:divBdr>
                <w:top w:val="single" w:sz="6" w:space="0" w:color="auto"/>
                <w:left w:val="single" w:sz="6" w:space="0" w:color="auto"/>
                <w:bottom w:val="single" w:sz="6" w:space="0" w:color="auto"/>
                <w:right w:val="single" w:sz="6" w:space="0" w:color="auto"/>
              </w:divBdr>
            </w:div>
            <w:div w:id="1893688017">
              <w:marLeft w:val="0"/>
              <w:marRight w:val="0"/>
              <w:marTop w:val="480"/>
              <w:marBottom w:val="0"/>
              <w:divBdr>
                <w:top w:val="single" w:sz="6" w:space="0" w:color="auto"/>
                <w:left w:val="single" w:sz="6" w:space="0" w:color="auto"/>
                <w:bottom w:val="single" w:sz="6" w:space="0" w:color="auto"/>
                <w:right w:val="single" w:sz="6" w:space="0" w:color="auto"/>
              </w:divBdr>
            </w:div>
            <w:div w:id="1899626830">
              <w:marLeft w:val="0"/>
              <w:marRight w:val="0"/>
              <w:marTop w:val="0"/>
              <w:marBottom w:val="0"/>
              <w:divBdr>
                <w:top w:val="none" w:sz="0" w:space="0" w:color="auto"/>
                <w:left w:val="none" w:sz="0" w:space="0" w:color="auto"/>
                <w:bottom w:val="none" w:sz="0" w:space="0" w:color="auto"/>
                <w:right w:val="none" w:sz="0" w:space="0" w:color="auto"/>
              </w:divBdr>
            </w:div>
            <w:div w:id="1909265634">
              <w:marLeft w:val="0"/>
              <w:marRight w:val="0"/>
              <w:marTop w:val="0"/>
              <w:marBottom w:val="0"/>
              <w:divBdr>
                <w:top w:val="none" w:sz="0" w:space="0" w:color="auto"/>
                <w:left w:val="none" w:sz="0" w:space="0" w:color="auto"/>
                <w:bottom w:val="none" w:sz="0" w:space="0" w:color="auto"/>
                <w:right w:val="none" w:sz="0" w:space="0" w:color="auto"/>
              </w:divBdr>
            </w:div>
            <w:div w:id="1910577793">
              <w:marLeft w:val="0"/>
              <w:marRight w:val="0"/>
              <w:marTop w:val="0"/>
              <w:marBottom w:val="0"/>
              <w:divBdr>
                <w:top w:val="none" w:sz="0" w:space="0" w:color="auto"/>
                <w:left w:val="none" w:sz="0" w:space="0" w:color="auto"/>
                <w:bottom w:val="none" w:sz="0" w:space="0" w:color="auto"/>
                <w:right w:val="none" w:sz="0" w:space="0" w:color="auto"/>
              </w:divBdr>
            </w:div>
            <w:div w:id="1912807259">
              <w:marLeft w:val="0"/>
              <w:marRight w:val="0"/>
              <w:marTop w:val="0"/>
              <w:marBottom w:val="0"/>
              <w:divBdr>
                <w:top w:val="none" w:sz="0" w:space="0" w:color="auto"/>
                <w:left w:val="none" w:sz="0" w:space="0" w:color="auto"/>
                <w:bottom w:val="none" w:sz="0" w:space="0" w:color="auto"/>
                <w:right w:val="none" w:sz="0" w:space="0" w:color="auto"/>
              </w:divBdr>
            </w:div>
            <w:div w:id="1924098963">
              <w:marLeft w:val="0"/>
              <w:marRight w:val="0"/>
              <w:marTop w:val="0"/>
              <w:marBottom w:val="0"/>
              <w:divBdr>
                <w:top w:val="none" w:sz="0" w:space="0" w:color="auto"/>
                <w:left w:val="none" w:sz="0" w:space="0" w:color="auto"/>
                <w:bottom w:val="none" w:sz="0" w:space="0" w:color="auto"/>
                <w:right w:val="none" w:sz="0" w:space="0" w:color="auto"/>
              </w:divBdr>
            </w:div>
            <w:div w:id="1925801414">
              <w:marLeft w:val="0"/>
              <w:marRight w:val="0"/>
              <w:marTop w:val="0"/>
              <w:marBottom w:val="0"/>
              <w:divBdr>
                <w:top w:val="none" w:sz="0" w:space="0" w:color="auto"/>
                <w:left w:val="none" w:sz="0" w:space="0" w:color="auto"/>
                <w:bottom w:val="none" w:sz="0" w:space="0" w:color="auto"/>
                <w:right w:val="none" w:sz="0" w:space="0" w:color="auto"/>
              </w:divBdr>
            </w:div>
            <w:div w:id="1959217404">
              <w:marLeft w:val="0"/>
              <w:marRight w:val="0"/>
              <w:marTop w:val="0"/>
              <w:marBottom w:val="0"/>
              <w:divBdr>
                <w:top w:val="none" w:sz="0" w:space="0" w:color="auto"/>
                <w:left w:val="none" w:sz="0" w:space="0" w:color="auto"/>
                <w:bottom w:val="none" w:sz="0" w:space="0" w:color="auto"/>
                <w:right w:val="none" w:sz="0" w:space="0" w:color="auto"/>
              </w:divBdr>
            </w:div>
            <w:div w:id="1968243431">
              <w:marLeft w:val="0"/>
              <w:marRight w:val="0"/>
              <w:marTop w:val="0"/>
              <w:marBottom w:val="0"/>
              <w:divBdr>
                <w:top w:val="none" w:sz="0" w:space="0" w:color="auto"/>
                <w:left w:val="none" w:sz="0" w:space="0" w:color="auto"/>
                <w:bottom w:val="none" w:sz="0" w:space="0" w:color="auto"/>
                <w:right w:val="none" w:sz="0" w:space="0" w:color="auto"/>
              </w:divBdr>
            </w:div>
            <w:div w:id="1969624220">
              <w:marLeft w:val="0"/>
              <w:marRight w:val="0"/>
              <w:marTop w:val="0"/>
              <w:marBottom w:val="0"/>
              <w:divBdr>
                <w:top w:val="none" w:sz="0" w:space="0" w:color="auto"/>
                <w:left w:val="none" w:sz="0" w:space="0" w:color="auto"/>
                <w:bottom w:val="none" w:sz="0" w:space="0" w:color="auto"/>
                <w:right w:val="none" w:sz="0" w:space="0" w:color="auto"/>
              </w:divBdr>
            </w:div>
            <w:div w:id="1971009711">
              <w:marLeft w:val="0"/>
              <w:marRight w:val="0"/>
              <w:marTop w:val="0"/>
              <w:marBottom w:val="0"/>
              <w:divBdr>
                <w:top w:val="none" w:sz="0" w:space="0" w:color="auto"/>
                <w:left w:val="none" w:sz="0" w:space="0" w:color="auto"/>
                <w:bottom w:val="none" w:sz="0" w:space="0" w:color="auto"/>
                <w:right w:val="none" w:sz="0" w:space="0" w:color="auto"/>
              </w:divBdr>
            </w:div>
            <w:div w:id="1979526431">
              <w:marLeft w:val="0"/>
              <w:marRight w:val="0"/>
              <w:marTop w:val="0"/>
              <w:marBottom w:val="0"/>
              <w:divBdr>
                <w:top w:val="none" w:sz="0" w:space="0" w:color="auto"/>
                <w:left w:val="none" w:sz="0" w:space="0" w:color="auto"/>
                <w:bottom w:val="none" w:sz="0" w:space="0" w:color="auto"/>
                <w:right w:val="none" w:sz="0" w:space="0" w:color="auto"/>
              </w:divBdr>
            </w:div>
            <w:div w:id="1981229355">
              <w:marLeft w:val="0"/>
              <w:marRight w:val="0"/>
              <w:marTop w:val="0"/>
              <w:marBottom w:val="0"/>
              <w:divBdr>
                <w:top w:val="none" w:sz="0" w:space="0" w:color="auto"/>
                <w:left w:val="none" w:sz="0" w:space="0" w:color="auto"/>
                <w:bottom w:val="none" w:sz="0" w:space="0" w:color="auto"/>
                <w:right w:val="none" w:sz="0" w:space="0" w:color="auto"/>
              </w:divBdr>
            </w:div>
            <w:div w:id="1984656699">
              <w:marLeft w:val="0"/>
              <w:marRight w:val="0"/>
              <w:marTop w:val="0"/>
              <w:marBottom w:val="0"/>
              <w:divBdr>
                <w:top w:val="none" w:sz="0" w:space="0" w:color="auto"/>
                <w:left w:val="none" w:sz="0" w:space="0" w:color="auto"/>
                <w:bottom w:val="none" w:sz="0" w:space="0" w:color="auto"/>
                <w:right w:val="none" w:sz="0" w:space="0" w:color="auto"/>
              </w:divBdr>
            </w:div>
            <w:div w:id="1989749436">
              <w:marLeft w:val="0"/>
              <w:marRight w:val="0"/>
              <w:marTop w:val="0"/>
              <w:marBottom w:val="0"/>
              <w:divBdr>
                <w:top w:val="none" w:sz="0" w:space="0" w:color="auto"/>
                <w:left w:val="none" w:sz="0" w:space="0" w:color="auto"/>
                <w:bottom w:val="none" w:sz="0" w:space="0" w:color="auto"/>
                <w:right w:val="none" w:sz="0" w:space="0" w:color="auto"/>
              </w:divBdr>
            </w:div>
            <w:div w:id="1996647244">
              <w:marLeft w:val="0"/>
              <w:marRight w:val="0"/>
              <w:marTop w:val="0"/>
              <w:marBottom w:val="0"/>
              <w:divBdr>
                <w:top w:val="none" w:sz="0" w:space="0" w:color="auto"/>
                <w:left w:val="none" w:sz="0" w:space="0" w:color="auto"/>
                <w:bottom w:val="none" w:sz="0" w:space="0" w:color="auto"/>
                <w:right w:val="none" w:sz="0" w:space="0" w:color="auto"/>
              </w:divBdr>
            </w:div>
            <w:div w:id="1998806530">
              <w:marLeft w:val="0"/>
              <w:marRight w:val="0"/>
              <w:marTop w:val="0"/>
              <w:marBottom w:val="0"/>
              <w:divBdr>
                <w:top w:val="none" w:sz="0" w:space="0" w:color="auto"/>
                <w:left w:val="none" w:sz="0" w:space="0" w:color="auto"/>
                <w:bottom w:val="none" w:sz="0" w:space="0" w:color="auto"/>
                <w:right w:val="none" w:sz="0" w:space="0" w:color="auto"/>
              </w:divBdr>
            </w:div>
            <w:div w:id="2003855011">
              <w:marLeft w:val="0"/>
              <w:marRight w:val="0"/>
              <w:marTop w:val="0"/>
              <w:marBottom w:val="0"/>
              <w:divBdr>
                <w:top w:val="none" w:sz="0" w:space="0" w:color="auto"/>
                <w:left w:val="none" w:sz="0" w:space="0" w:color="auto"/>
                <w:bottom w:val="none" w:sz="0" w:space="0" w:color="auto"/>
                <w:right w:val="none" w:sz="0" w:space="0" w:color="auto"/>
              </w:divBdr>
            </w:div>
            <w:div w:id="2010327718">
              <w:marLeft w:val="0"/>
              <w:marRight w:val="0"/>
              <w:marTop w:val="0"/>
              <w:marBottom w:val="0"/>
              <w:divBdr>
                <w:top w:val="none" w:sz="0" w:space="0" w:color="auto"/>
                <w:left w:val="none" w:sz="0" w:space="0" w:color="auto"/>
                <w:bottom w:val="none" w:sz="0" w:space="0" w:color="auto"/>
                <w:right w:val="none" w:sz="0" w:space="0" w:color="auto"/>
              </w:divBdr>
            </w:div>
            <w:div w:id="2022587532">
              <w:marLeft w:val="0"/>
              <w:marRight w:val="0"/>
              <w:marTop w:val="0"/>
              <w:marBottom w:val="0"/>
              <w:divBdr>
                <w:top w:val="none" w:sz="0" w:space="0" w:color="auto"/>
                <w:left w:val="none" w:sz="0" w:space="0" w:color="auto"/>
                <w:bottom w:val="none" w:sz="0" w:space="0" w:color="auto"/>
                <w:right w:val="none" w:sz="0" w:space="0" w:color="auto"/>
              </w:divBdr>
            </w:div>
            <w:div w:id="2042197016">
              <w:marLeft w:val="0"/>
              <w:marRight w:val="0"/>
              <w:marTop w:val="0"/>
              <w:marBottom w:val="0"/>
              <w:divBdr>
                <w:top w:val="none" w:sz="0" w:space="0" w:color="auto"/>
                <w:left w:val="none" w:sz="0" w:space="0" w:color="auto"/>
                <w:bottom w:val="none" w:sz="0" w:space="0" w:color="auto"/>
                <w:right w:val="none" w:sz="0" w:space="0" w:color="auto"/>
              </w:divBdr>
            </w:div>
            <w:div w:id="2054424823">
              <w:marLeft w:val="0"/>
              <w:marRight w:val="0"/>
              <w:marTop w:val="0"/>
              <w:marBottom w:val="0"/>
              <w:divBdr>
                <w:top w:val="none" w:sz="0" w:space="0" w:color="auto"/>
                <w:left w:val="none" w:sz="0" w:space="0" w:color="auto"/>
                <w:bottom w:val="none" w:sz="0" w:space="0" w:color="auto"/>
                <w:right w:val="none" w:sz="0" w:space="0" w:color="auto"/>
              </w:divBdr>
            </w:div>
            <w:div w:id="2069986900">
              <w:marLeft w:val="0"/>
              <w:marRight w:val="0"/>
              <w:marTop w:val="0"/>
              <w:marBottom w:val="0"/>
              <w:divBdr>
                <w:top w:val="none" w:sz="0" w:space="0" w:color="auto"/>
                <w:left w:val="none" w:sz="0" w:space="0" w:color="auto"/>
                <w:bottom w:val="none" w:sz="0" w:space="0" w:color="auto"/>
                <w:right w:val="none" w:sz="0" w:space="0" w:color="auto"/>
              </w:divBdr>
            </w:div>
            <w:div w:id="2100564434">
              <w:marLeft w:val="0"/>
              <w:marRight w:val="0"/>
              <w:marTop w:val="0"/>
              <w:marBottom w:val="0"/>
              <w:divBdr>
                <w:top w:val="none" w:sz="0" w:space="0" w:color="auto"/>
                <w:left w:val="none" w:sz="0" w:space="0" w:color="auto"/>
                <w:bottom w:val="none" w:sz="0" w:space="0" w:color="auto"/>
                <w:right w:val="none" w:sz="0" w:space="0" w:color="auto"/>
              </w:divBdr>
            </w:div>
            <w:div w:id="2101367627">
              <w:marLeft w:val="0"/>
              <w:marRight w:val="0"/>
              <w:marTop w:val="0"/>
              <w:marBottom w:val="0"/>
              <w:divBdr>
                <w:top w:val="none" w:sz="0" w:space="0" w:color="auto"/>
                <w:left w:val="none" w:sz="0" w:space="0" w:color="auto"/>
                <w:bottom w:val="none" w:sz="0" w:space="0" w:color="auto"/>
                <w:right w:val="none" w:sz="0" w:space="0" w:color="auto"/>
              </w:divBdr>
            </w:div>
            <w:div w:id="2103453499">
              <w:marLeft w:val="0"/>
              <w:marRight w:val="0"/>
              <w:marTop w:val="0"/>
              <w:marBottom w:val="0"/>
              <w:divBdr>
                <w:top w:val="none" w:sz="0" w:space="0" w:color="auto"/>
                <w:left w:val="none" w:sz="0" w:space="0" w:color="auto"/>
                <w:bottom w:val="none" w:sz="0" w:space="0" w:color="auto"/>
                <w:right w:val="none" w:sz="0" w:space="0" w:color="auto"/>
              </w:divBdr>
            </w:div>
            <w:div w:id="2107261390">
              <w:marLeft w:val="0"/>
              <w:marRight w:val="0"/>
              <w:marTop w:val="0"/>
              <w:marBottom w:val="0"/>
              <w:divBdr>
                <w:top w:val="none" w:sz="0" w:space="0" w:color="auto"/>
                <w:left w:val="none" w:sz="0" w:space="0" w:color="auto"/>
                <w:bottom w:val="none" w:sz="0" w:space="0" w:color="auto"/>
                <w:right w:val="none" w:sz="0" w:space="0" w:color="auto"/>
              </w:divBdr>
            </w:div>
            <w:div w:id="2112432759">
              <w:marLeft w:val="0"/>
              <w:marRight w:val="0"/>
              <w:marTop w:val="0"/>
              <w:marBottom w:val="0"/>
              <w:divBdr>
                <w:top w:val="none" w:sz="0" w:space="0" w:color="auto"/>
                <w:left w:val="none" w:sz="0" w:space="0" w:color="auto"/>
                <w:bottom w:val="none" w:sz="0" w:space="0" w:color="auto"/>
                <w:right w:val="none" w:sz="0" w:space="0" w:color="auto"/>
              </w:divBdr>
            </w:div>
            <w:div w:id="2113360721">
              <w:marLeft w:val="0"/>
              <w:marRight w:val="0"/>
              <w:marTop w:val="0"/>
              <w:marBottom w:val="0"/>
              <w:divBdr>
                <w:top w:val="none" w:sz="0" w:space="0" w:color="auto"/>
                <w:left w:val="none" w:sz="0" w:space="0" w:color="auto"/>
                <w:bottom w:val="none" w:sz="0" w:space="0" w:color="auto"/>
                <w:right w:val="none" w:sz="0" w:space="0" w:color="auto"/>
              </w:divBdr>
            </w:div>
            <w:div w:id="2131167468">
              <w:marLeft w:val="0"/>
              <w:marRight w:val="0"/>
              <w:marTop w:val="0"/>
              <w:marBottom w:val="0"/>
              <w:divBdr>
                <w:top w:val="none" w:sz="0" w:space="0" w:color="auto"/>
                <w:left w:val="none" w:sz="0" w:space="0" w:color="auto"/>
                <w:bottom w:val="none" w:sz="0" w:space="0" w:color="auto"/>
                <w:right w:val="none" w:sz="0" w:space="0" w:color="auto"/>
              </w:divBdr>
            </w:div>
            <w:div w:id="2138141862">
              <w:marLeft w:val="0"/>
              <w:marRight w:val="0"/>
              <w:marTop w:val="0"/>
              <w:marBottom w:val="0"/>
              <w:divBdr>
                <w:top w:val="none" w:sz="0" w:space="0" w:color="auto"/>
                <w:left w:val="none" w:sz="0" w:space="0" w:color="auto"/>
                <w:bottom w:val="none" w:sz="0" w:space="0" w:color="auto"/>
                <w:right w:val="none" w:sz="0" w:space="0" w:color="auto"/>
              </w:divBdr>
            </w:div>
          </w:divsChild>
        </w:div>
        <w:div w:id="1696223832">
          <w:marLeft w:val="0"/>
          <w:marRight w:val="0"/>
          <w:marTop w:val="0"/>
          <w:marBottom w:val="0"/>
          <w:divBdr>
            <w:top w:val="none" w:sz="0" w:space="0" w:color="auto"/>
            <w:left w:val="none" w:sz="0" w:space="0" w:color="auto"/>
            <w:bottom w:val="none" w:sz="0" w:space="0" w:color="auto"/>
            <w:right w:val="none" w:sz="0" w:space="0" w:color="auto"/>
          </w:divBdr>
          <w:divsChild>
            <w:div w:id="668956">
              <w:marLeft w:val="0"/>
              <w:marRight w:val="0"/>
              <w:marTop w:val="0"/>
              <w:marBottom w:val="0"/>
              <w:divBdr>
                <w:top w:val="none" w:sz="0" w:space="0" w:color="auto"/>
                <w:left w:val="none" w:sz="0" w:space="0" w:color="auto"/>
                <w:bottom w:val="none" w:sz="0" w:space="0" w:color="auto"/>
                <w:right w:val="none" w:sz="0" w:space="0" w:color="auto"/>
              </w:divBdr>
            </w:div>
            <w:div w:id="1011348">
              <w:marLeft w:val="0"/>
              <w:marRight w:val="0"/>
              <w:marTop w:val="0"/>
              <w:marBottom w:val="0"/>
              <w:divBdr>
                <w:top w:val="none" w:sz="0" w:space="0" w:color="auto"/>
                <w:left w:val="none" w:sz="0" w:space="0" w:color="auto"/>
                <w:bottom w:val="none" w:sz="0" w:space="0" w:color="auto"/>
                <w:right w:val="none" w:sz="0" w:space="0" w:color="auto"/>
              </w:divBdr>
            </w:div>
            <w:div w:id="1320183">
              <w:marLeft w:val="0"/>
              <w:marRight w:val="0"/>
              <w:marTop w:val="360"/>
              <w:marBottom w:val="0"/>
              <w:divBdr>
                <w:top w:val="single" w:sz="6" w:space="0" w:color="auto"/>
                <w:left w:val="single" w:sz="6" w:space="0" w:color="auto"/>
                <w:bottom w:val="single" w:sz="6" w:space="0" w:color="auto"/>
                <w:right w:val="single" w:sz="6" w:space="0" w:color="auto"/>
              </w:divBdr>
            </w:div>
            <w:div w:id="1859792">
              <w:marLeft w:val="0"/>
              <w:marRight w:val="0"/>
              <w:marTop w:val="0"/>
              <w:marBottom w:val="0"/>
              <w:divBdr>
                <w:top w:val="none" w:sz="0" w:space="0" w:color="auto"/>
                <w:left w:val="none" w:sz="0" w:space="0" w:color="auto"/>
                <w:bottom w:val="none" w:sz="0" w:space="0" w:color="auto"/>
                <w:right w:val="none" w:sz="0" w:space="0" w:color="auto"/>
              </w:divBdr>
            </w:div>
            <w:div w:id="4524144">
              <w:marLeft w:val="0"/>
              <w:marRight w:val="0"/>
              <w:marTop w:val="0"/>
              <w:marBottom w:val="0"/>
              <w:divBdr>
                <w:top w:val="none" w:sz="0" w:space="0" w:color="auto"/>
                <w:left w:val="none" w:sz="0" w:space="0" w:color="auto"/>
                <w:bottom w:val="none" w:sz="0" w:space="0" w:color="auto"/>
                <w:right w:val="none" w:sz="0" w:space="0" w:color="auto"/>
              </w:divBdr>
            </w:div>
            <w:div w:id="6560506">
              <w:marLeft w:val="0"/>
              <w:marRight w:val="0"/>
              <w:marTop w:val="0"/>
              <w:marBottom w:val="0"/>
              <w:divBdr>
                <w:top w:val="none" w:sz="0" w:space="0" w:color="auto"/>
                <w:left w:val="none" w:sz="0" w:space="0" w:color="auto"/>
                <w:bottom w:val="none" w:sz="0" w:space="0" w:color="auto"/>
                <w:right w:val="none" w:sz="0" w:space="0" w:color="auto"/>
              </w:divBdr>
            </w:div>
            <w:div w:id="8408614">
              <w:marLeft w:val="0"/>
              <w:marRight w:val="0"/>
              <w:marTop w:val="0"/>
              <w:marBottom w:val="0"/>
              <w:divBdr>
                <w:top w:val="none" w:sz="0" w:space="0" w:color="auto"/>
                <w:left w:val="none" w:sz="0" w:space="0" w:color="auto"/>
                <w:bottom w:val="none" w:sz="0" w:space="0" w:color="auto"/>
                <w:right w:val="none" w:sz="0" w:space="0" w:color="auto"/>
              </w:divBdr>
            </w:div>
            <w:div w:id="9264060">
              <w:marLeft w:val="0"/>
              <w:marRight w:val="0"/>
              <w:marTop w:val="0"/>
              <w:marBottom w:val="0"/>
              <w:divBdr>
                <w:top w:val="none" w:sz="0" w:space="0" w:color="auto"/>
                <w:left w:val="none" w:sz="0" w:space="0" w:color="auto"/>
                <w:bottom w:val="none" w:sz="0" w:space="0" w:color="auto"/>
                <w:right w:val="none" w:sz="0" w:space="0" w:color="auto"/>
              </w:divBdr>
            </w:div>
            <w:div w:id="9726497">
              <w:marLeft w:val="0"/>
              <w:marRight w:val="0"/>
              <w:marTop w:val="0"/>
              <w:marBottom w:val="0"/>
              <w:divBdr>
                <w:top w:val="none" w:sz="0" w:space="0" w:color="auto"/>
                <w:left w:val="none" w:sz="0" w:space="0" w:color="auto"/>
                <w:bottom w:val="none" w:sz="0" w:space="0" w:color="auto"/>
                <w:right w:val="none" w:sz="0" w:space="0" w:color="auto"/>
              </w:divBdr>
              <w:divsChild>
                <w:div w:id="887298462">
                  <w:marLeft w:val="0"/>
                  <w:marRight w:val="0"/>
                  <w:marTop w:val="0"/>
                  <w:marBottom w:val="0"/>
                  <w:divBdr>
                    <w:top w:val="none" w:sz="0" w:space="0" w:color="auto"/>
                    <w:left w:val="none" w:sz="0" w:space="0" w:color="auto"/>
                    <w:bottom w:val="none" w:sz="0" w:space="0" w:color="auto"/>
                    <w:right w:val="none" w:sz="0" w:space="0" w:color="auto"/>
                  </w:divBdr>
                </w:div>
                <w:div w:id="995114611">
                  <w:marLeft w:val="0"/>
                  <w:marRight w:val="0"/>
                  <w:marTop w:val="0"/>
                  <w:marBottom w:val="0"/>
                  <w:divBdr>
                    <w:top w:val="none" w:sz="0" w:space="0" w:color="auto"/>
                    <w:left w:val="none" w:sz="0" w:space="0" w:color="auto"/>
                    <w:bottom w:val="none" w:sz="0" w:space="0" w:color="auto"/>
                    <w:right w:val="none" w:sz="0" w:space="0" w:color="auto"/>
                  </w:divBdr>
                </w:div>
                <w:div w:id="1328704000">
                  <w:marLeft w:val="0"/>
                  <w:marRight w:val="0"/>
                  <w:marTop w:val="0"/>
                  <w:marBottom w:val="0"/>
                  <w:divBdr>
                    <w:top w:val="none" w:sz="0" w:space="0" w:color="auto"/>
                    <w:left w:val="none" w:sz="0" w:space="0" w:color="auto"/>
                    <w:bottom w:val="none" w:sz="0" w:space="0" w:color="auto"/>
                    <w:right w:val="none" w:sz="0" w:space="0" w:color="auto"/>
                  </w:divBdr>
                </w:div>
                <w:div w:id="1548493710">
                  <w:marLeft w:val="0"/>
                  <w:marRight w:val="0"/>
                  <w:marTop w:val="0"/>
                  <w:marBottom w:val="0"/>
                  <w:divBdr>
                    <w:top w:val="none" w:sz="0" w:space="0" w:color="auto"/>
                    <w:left w:val="none" w:sz="0" w:space="0" w:color="auto"/>
                    <w:bottom w:val="none" w:sz="0" w:space="0" w:color="auto"/>
                    <w:right w:val="none" w:sz="0" w:space="0" w:color="auto"/>
                  </w:divBdr>
                </w:div>
              </w:divsChild>
            </w:div>
            <w:div w:id="9840319">
              <w:marLeft w:val="0"/>
              <w:marRight w:val="0"/>
              <w:marTop w:val="0"/>
              <w:marBottom w:val="0"/>
              <w:divBdr>
                <w:top w:val="none" w:sz="0" w:space="0" w:color="auto"/>
                <w:left w:val="none" w:sz="0" w:space="0" w:color="auto"/>
                <w:bottom w:val="none" w:sz="0" w:space="0" w:color="auto"/>
                <w:right w:val="none" w:sz="0" w:space="0" w:color="auto"/>
              </w:divBdr>
            </w:div>
            <w:div w:id="10566732">
              <w:marLeft w:val="0"/>
              <w:marRight w:val="0"/>
              <w:marTop w:val="0"/>
              <w:marBottom w:val="0"/>
              <w:divBdr>
                <w:top w:val="none" w:sz="0" w:space="0" w:color="auto"/>
                <w:left w:val="none" w:sz="0" w:space="0" w:color="auto"/>
                <w:bottom w:val="none" w:sz="0" w:space="0" w:color="auto"/>
                <w:right w:val="none" w:sz="0" w:space="0" w:color="auto"/>
              </w:divBdr>
            </w:div>
            <w:div w:id="11733799">
              <w:marLeft w:val="0"/>
              <w:marRight w:val="0"/>
              <w:marTop w:val="0"/>
              <w:marBottom w:val="0"/>
              <w:divBdr>
                <w:top w:val="none" w:sz="0" w:space="0" w:color="auto"/>
                <w:left w:val="none" w:sz="0" w:space="0" w:color="auto"/>
                <w:bottom w:val="none" w:sz="0" w:space="0" w:color="auto"/>
                <w:right w:val="none" w:sz="0" w:space="0" w:color="auto"/>
              </w:divBdr>
            </w:div>
            <w:div w:id="12852959">
              <w:marLeft w:val="0"/>
              <w:marRight w:val="0"/>
              <w:marTop w:val="0"/>
              <w:marBottom w:val="0"/>
              <w:divBdr>
                <w:top w:val="none" w:sz="0" w:space="0" w:color="auto"/>
                <w:left w:val="none" w:sz="0" w:space="0" w:color="auto"/>
                <w:bottom w:val="none" w:sz="0" w:space="0" w:color="auto"/>
                <w:right w:val="none" w:sz="0" w:space="0" w:color="auto"/>
              </w:divBdr>
            </w:div>
            <w:div w:id="12921015">
              <w:marLeft w:val="0"/>
              <w:marRight w:val="0"/>
              <w:marTop w:val="0"/>
              <w:marBottom w:val="0"/>
              <w:divBdr>
                <w:top w:val="none" w:sz="0" w:space="0" w:color="auto"/>
                <w:left w:val="none" w:sz="0" w:space="0" w:color="auto"/>
                <w:bottom w:val="none" w:sz="0" w:space="0" w:color="auto"/>
                <w:right w:val="none" w:sz="0" w:space="0" w:color="auto"/>
              </w:divBdr>
            </w:div>
            <w:div w:id="15935623">
              <w:marLeft w:val="0"/>
              <w:marRight w:val="0"/>
              <w:marTop w:val="0"/>
              <w:marBottom w:val="0"/>
              <w:divBdr>
                <w:top w:val="none" w:sz="0" w:space="0" w:color="auto"/>
                <w:left w:val="none" w:sz="0" w:space="0" w:color="auto"/>
                <w:bottom w:val="none" w:sz="0" w:space="0" w:color="auto"/>
                <w:right w:val="none" w:sz="0" w:space="0" w:color="auto"/>
              </w:divBdr>
            </w:div>
            <w:div w:id="16784990">
              <w:marLeft w:val="0"/>
              <w:marRight w:val="0"/>
              <w:marTop w:val="0"/>
              <w:marBottom w:val="0"/>
              <w:divBdr>
                <w:top w:val="none" w:sz="0" w:space="0" w:color="auto"/>
                <w:left w:val="none" w:sz="0" w:space="0" w:color="auto"/>
                <w:bottom w:val="none" w:sz="0" w:space="0" w:color="auto"/>
                <w:right w:val="none" w:sz="0" w:space="0" w:color="auto"/>
              </w:divBdr>
            </w:div>
            <w:div w:id="18775271">
              <w:marLeft w:val="0"/>
              <w:marRight w:val="0"/>
              <w:marTop w:val="0"/>
              <w:marBottom w:val="0"/>
              <w:divBdr>
                <w:top w:val="none" w:sz="0" w:space="0" w:color="auto"/>
                <w:left w:val="none" w:sz="0" w:space="0" w:color="auto"/>
                <w:bottom w:val="none" w:sz="0" w:space="0" w:color="auto"/>
                <w:right w:val="none" w:sz="0" w:space="0" w:color="auto"/>
              </w:divBdr>
            </w:div>
            <w:div w:id="21900793">
              <w:marLeft w:val="0"/>
              <w:marRight w:val="0"/>
              <w:marTop w:val="0"/>
              <w:marBottom w:val="0"/>
              <w:divBdr>
                <w:top w:val="none" w:sz="0" w:space="0" w:color="auto"/>
                <w:left w:val="none" w:sz="0" w:space="0" w:color="auto"/>
                <w:bottom w:val="none" w:sz="0" w:space="0" w:color="auto"/>
                <w:right w:val="none" w:sz="0" w:space="0" w:color="auto"/>
              </w:divBdr>
            </w:div>
            <w:div w:id="25180434">
              <w:marLeft w:val="0"/>
              <w:marRight w:val="0"/>
              <w:marTop w:val="0"/>
              <w:marBottom w:val="0"/>
              <w:divBdr>
                <w:top w:val="none" w:sz="0" w:space="0" w:color="auto"/>
                <w:left w:val="none" w:sz="0" w:space="0" w:color="auto"/>
                <w:bottom w:val="none" w:sz="0" w:space="0" w:color="auto"/>
                <w:right w:val="none" w:sz="0" w:space="0" w:color="auto"/>
              </w:divBdr>
            </w:div>
            <w:div w:id="28453209">
              <w:marLeft w:val="0"/>
              <w:marRight w:val="0"/>
              <w:marTop w:val="0"/>
              <w:marBottom w:val="0"/>
              <w:divBdr>
                <w:top w:val="none" w:sz="0" w:space="0" w:color="auto"/>
                <w:left w:val="none" w:sz="0" w:space="0" w:color="auto"/>
                <w:bottom w:val="none" w:sz="0" w:space="0" w:color="auto"/>
                <w:right w:val="none" w:sz="0" w:space="0" w:color="auto"/>
              </w:divBdr>
            </w:div>
            <w:div w:id="30229499">
              <w:marLeft w:val="0"/>
              <w:marRight w:val="0"/>
              <w:marTop w:val="0"/>
              <w:marBottom w:val="0"/>
              <w:divBdr>
                <w:top w:val="none" w:sz="0" w:space="0" w:color="auto"/>
                <w:left w:val="none" w:sz="0" w:space="0" w:color="auto"/>
                <w:bottom w:val="none" w:sz="0" w:space="0" w:color="auto"/>
                <w:right w:val="none" w:sz="0" w:space="0" w:color="auto"/>
              </w:divBdr>
            </w:div>
            <w:div w:id="32275381">
              <w:marLeft w:val="0"/>
              <w:marRight w:val="0"/>
              <w:marTop w:val="0"/>
              <w:marBottom w:val="0"/>
              <w:divBdr>
                <w:top w:val="none" w:sz="0" w:space="0" w:color="auto"/>
                <w:left w:val="none" w:sz="0" w:space="0" w:color="auto"/>
                <w:bottom w:val="none" w:sz="0" w:space="0" w:color="auto"/>
                <w:right w:val="none" w:sz="0" w:space="0" w:color="auto"/>
              </w:divBdr>
            </w:div>
            <w:div w:id="33190885">
              <w:marLeft w:val="0"/>
              <w:marRight w:val="0"/>
              <w:marTop w:val="0"/>
              <w:marBottom w:val="0"/>
              <w:divBdr>
                <w:top w:val="none" w:sz="0" w:space="0" w:color="auto"/>
                <w:left w:val="none" w:sz="0" w:space="0" w:color="auto"/>
                <w:bottom w:val="none" w:sz="0" w:space="0" w:color="auto"/>
                <w:right w:val="none" w:sz="0" w:space="0" w:color="auto"/>
              </w:divBdr>
            </w:div>
            <w:div w:id="33623734">
              <w:marLeft w:val="0"/>
              <w:marRight w:val="0"/>
              <w:marTop w:val="0"/>
              <w:marBottom w:val="0"/>
              <w:divBdr>
                <w:top w:val="none" w:sz="0" w:space="0" w:color="auto"/>
                <w:left w:val="none" w:sz="0" w:space="0" w:color="auto"/>
                <w:bottom w:val="none" w:sz="0" w:space="0" w:color="auto"/>
                <w:right w:val="none" w:sz="0" w:space="0" w:color="auto"/>
              </w:divBdr>
            </w:div>
            <w:div w:id="38751841">
              <w:marLeft w:val="0"/>
              <w:marRight w:val="0"/>
              <w:marTop w:val="0"/>
              <w:marBottom w:val="0"/>
              <w:divBdr>
                <w:top w:val="none" w:sz="0" w:space="0" w:color="auto"/>
                <w:left w:val="none" w:sz="0" w:space="0" w:color="auto"/>
                <w:bottom w:val="none" w:sz="0" w:space="0" w:color="auto"/>
                <w:right w:val="none" w:sz="0" w:space="0" w:color="auto"/>
              </w:divBdr>
            </w:div>
            <w:div w:id="39059576">
              <w:marLeft w:val="0"/>
              <w:marRight w:val="0"/>
              <w:marTop w:val="0"/>
              <w:marBottom w:val="0"/>
              <w:divBdr>
                <w:top w:val="none" w:sz="0" w:space="0" w:color="auto"/>
                <w:left w:val="none" w:sz="0" w:space="0" w:color="auto"/>
                <w:bottom w:val="none" w:sz="0" w:space="0" w:color="auto"/>
                <w:right w:val="none" w:sz="0" w:space="0" w:color="auto"/>
              </w:divBdr>
            </w:div>
            <w:div w:id="39867629">
              <w:marLeft w:val="0"/>
              <w:marRight w:val="0"/>
              <w:marTop w:val="0"/>
              <w:marBottom w:val="0"/>
              <w:divBdr>
                <w:top w:val="none" w:sz="0" w:space="0" w:color="auto"/>
                <w:left w:val="none" w:sz="0" w:space="0" w:color="auto"/>
                <w:bottom w:val="none" w:sz="0" w:space="0" w:color="auto"/>
                <w:right w:val="none" w:sz="0" w:space="0" w:color="auto"/>
              </w:divBdr>
            </w:div>
            <w:div w:id="40829618">
              <w:marLeft w:val="0"/>
              <w:marRight w:val="0"/>
              <w:marTop w:val="0"/>
              <w:marBottom w:val="0"/>
              <w:divBdr>
                <w:top w:val="none" w:sz="0" w:space="0" w:color="auto"/>
                <w:left w:val="none" w:sz="0" w:space="0" w:color="auto"/>
                <w:bottom w:val="none" w:sz="0" w:space="0" w:color="auto"/>
                <w:right w:val="none" w:sz="0" w:space="0" w:color="auto"/>
              </w:divBdr>
            </w:div>
            <w:div w:id="42219431">
              <w:marLeft w:val="0"/>
              <w:marRight w:val="0"/>
              <w:marTop w:val="0"/>
              <w:marBottom w:val="0"/>
              <w:divBdr>
                <w:top w:val="none" w:sz="0" w:space="0" w:color="auto"/>
                <w:left w:val="none" w:sz="0" w:space="0" w:color="auto"/>
                <w:bottom w:val="none" w:sz="0" w:space="0" w:color="auto"/>
                <w:right w:val="none" w:sz="0" w:space="0" w:color="auto"/>
              </w:divBdr>
            </w:div>
            <w:div w:id="43142353">
              <w:marLeft w:val="0"/>
              <w:marRight w:val="0"/>
              <w:marTop w:val="0"/>
              <w:marBottom w:val="0"/>
              <w:divBdr>
                <w:top w:val="none" w:sz="0" w:space="0" w:color="auto"/>
                <w:left w:val="none" w:sz="0" w:space="0" w:color="auto"/>
                <w:bottom w:val="none" w:sz="0" w:space="0" w:color="auto"/>
                <w:right w:val="none" w:sz="0" w:space="0" w:color="auto"/>
              </w:divBdr>
            </w:div>
            <w:div w:id="44961223">
              <w:marLeft w:val="0"/>
              <w:marRight w:val="0"/>
              <w:marTop w:val="0"/>
              <w:marBottom w:val="0"/>
              <w:divBdr>
                <w:top w:val="none" w:sz="0" w:space="0" w:color="auto"/>
                <w:left w:val="none" w:sz="0" w:space="0" w:color="auto"/>
                <w:bottom w:val="none" w:sz="0" w:space="0" w:color="auto"/>
                <w:right w:val="none" w:sz="0" w:space="0" w:color="auto"/>
              </w:divBdr>
            </w:div>
            <w:div w:id="45835704">
              <w:marLeft w:val="0"/>
              <w:marRight w:val="0"/>
              <w:marTop w:val="0"/>
              <w:marBottom w:val="0"/>
              <w:divBdr>
                <w:top w:val="none" w:sz="0" w:space="0" w:color="auto"/>
                <w:left w:val="none" w:sz="0" w:space="0" w:color="auto"/>
                <w:bottom w:val="none" w:sz="0" w:space="0" w:color="auto"/>
                <w:right w:val="none" w:sz="0" w:space="0" w:color="auto"/>
              </w:divBdr>
            </w:div>
            <w:div w:id="46924765">
              <w:marLeft w:val="0"/>
              <w:marRight w:val="0"/>
              <w:marTop w:val="0"/>
              <w:marBottom w:val="0"/>
              <w:divBdr>
                <w:top w:val="none" w:sz="0" w:space="0" w:color="auto"/>
                <w:left w:val="none" w:sz="0" w:space="0" w:color="auto"/>
                <w:bottom w:val="none" w:sz="0" w:space="0" w:color="auto"/>
                <w:right w:val="none" w:sz="0" w:space="0" w:color="auto"/>
              </w:divBdr>
            </w:div>
            <w:div w:id="48505267">
              <w:marLeft w:val="0"/>
              <w:marRight w:val="0"/>
              <w:marTop w:val="0"/>
              <w:marBottom w:val="0"/>
              <w:divBdr>
                <w:top w:val="none" w:sz="0" w:space="0" w:color="auto"/>
                <w:left w:val="none" w:sz="0" w:space="0" w:color="auto"/>
                <w:bottom w:val="none" w:sz="0" w:space="0" w:color="auto"/>
                <w:right w:val="none" w:sz="0" w:space="0" w:color="auto"/>
              </w:divBdr>
              <w:divsChild>
                <w:div w:id="342778246">
                  <w:marLeft w:val="0"/>
                  <w:marRight w:val="0"/>
                  <w:marTop w:val="0"/>
                  <w:marBottom w:val="0"/>
                  <w:divBdr>
                    <w:top w:val="none" w:sz="0" w:space="0" w:color="auto"/>
                    <w:left w:val="none" w:sz="0" w:space="0" w:color="auto"/>
                    <w:bottom w:val="none" w:sz="0" w:space="0" w:color="auto"/>
                    <w:right w:val="none" w:sz="0" w:space="0" w:color="auto"/>
                  </w:divBdr>
                </w:div>
                <w:div w:id="785274514">
                  <w:marLeft w:val="0"/>
                  <w:marRight w:val="0"/>
                  <w:marTop w:val="0"/>
                  <w:marBottom w:val="0"/>
                  <w:divBdr>
                    <w:top w:val="none" w:sz="0" w:space="0" w:color="auto"/>
                    <w:left w:val="none" w:sz="0" w:space="0" w:color="auto"/>
                    <w:bottom w:val="none" w:sz="0" w:space="0" w:color="auto"/>
                    <w:right w:val="none" w:sz="0" w:space="0" w:color="auto"/>
                  </w:divBdr>
                </w:div>
                <w:div w:id="1071270087">
                  <w:marLeft w:val="0"/>
                  <w:marRight w:val="0"/>
                  <w:marTop w:val="0"/>
                  <w:marBottom w:val="0"/>
                  <w:divBdr>
                    <w:top w:val="none" w:sz="0" w:space="0" w:color="auto"/>
                    <w:left w:val="none" w:sz="0" w:space="0" w:color="auto"/>
                    <w:bottom w:val="none" w:sz="0" w:space="0" w:color="auto"/>
                    <w:right w:val="none" w:sz="0" w:space="0" w:color="auto"/>
                  </w:divBdr>
                </w:div>
                <w:div w:id="1746494656">
                  <w:marLeft w:val="0"/>
                  <w:marRight w:val="0"/>
                  <w:marTop w:val="0"/>
                  <w:marBottom w:val="0"/>
                  <w:divBdr>
                    <w:top w:val="none" w:sz="0" w:space="0" w:color="auto"/>
                    <w:left w:val="none" w:sz="0" w:space="0" w:color="auto"/>
                    <w:bottom w:val="none" w:sz="0" w:space="0" w:color="auto"/>
                    <w:right w:val="none" w:sz="0" w:space="0" w:color="auto"/>
                  </w:divBdr>
                </w:div>
              </w:divsChild>
            </w:div>
            <w:div w:id="50155026">
              <w:marLeft w:val="0"/>
              <w:marRight w:val="0"/>
              <w:marTop w:val="0"/>
              <w:marBottom w:val="0"/>
              <w:divBdr>
                <w:top w:val="none" w:sz="0" w:space="0" w:color="auto"/>
                <w:left w:val="none" w:sz="0" w:space="0" w:color="auto"/>
                <w:bottom w:val="none" w:sz="0" w:space="0" w:color="auto"/>
                <w:right w:val="none" w:sz="0" w:space="0" w:color="auto"/>
              </w:divBdr>
            </w:div>
            <w:div w:id="55279133">
              <w:marLeft w:val="0"/>
              <w:marRight w:val="0"/>
              <w:marTop w:val="0"/>
              <w:marBottom w:val="0"/>
              <w:divBdr>
                <w:top w:val="none" w:sz="0" w:space="0" w:color="auto"/>
                <w:left w:val="none" w:sz="0" w:space="0" w:color="auto"/>
                <w:bottom w:val="none" w:sz="0" w:space="0" w:color="auto"/>
                <w:right w:val="none" w:sz="0" w:space="0" w:color="auto"/>
              </w:divBdr>
            </w:div>
            <w:div w:id="56244352">
              <w:marLeft w:val="0"/>
              <w:marRight w:val="0"/>
              <w:marTop w:val="0"/>
              <w:marBottom w:val="0"/>
              <w:divBdr>
                <w:top w:val="none" w:sz="0" w:space="0" w:color="auto"/>
                <w:left w:val="none" w:sz="0" w:space="0" w:color="auto"/>
                <w:bottom w:val="none" w:sz="0" w:space="0" w:color="auto"/>
                <w:right w:val="none" w:sz="0" w:space="0" w:color="auto"/>
              </w:divBdr>
            </w:div>
            <w:div w:id="56365232">
              <w:marLeft w:val="0"/>
              <w:marRight w:val="0"/>
              <w:marTop w:val="0"/>
              <w:marBottom w:val="0"/>
              <w:divBdr>
                <w:top w:val="none" w:sz="0" w:space="0" w:color="auto"/>
                <w:left w:val="none" w:sz="0" w:space="0" w:color="auto"/>
                <w:bottom w:val="none" w:sz="0" w:space="0" w:color="auto"/>
                <w:right w:val="none" w:sz="0" w:space="0" w:color="auto"/>
              </w:divBdr>
            </w:div>
            <w:div w:id="56975768">
              <w:marLeft w:val="0"/>
              <w:marRight w:val="0"/>
              <w:marTop w:val="0"/>
              <w:marBottom w:val="0"/>
              <w:divBdr>
                <w:top w:val="none" w:sz="0" w:space="0" w:color="auto"/>
                <w:left w:val="none" w:sz="0" w:space="0" w:color="auto"/>
                <w:bottom w:val="none" w:sz="0" w:space="0" w:color="auto"/>
                <w:right w:val="none" w:sz="0" w:space="0" w:color="auto"/>
              </w:divBdr>
            </w:div>
            <w:div w:id="59062216">
              <w:marLeft w:val="0"/>
              <w:marRight w:val="0"/>
              <w:marTop w:val="0"/>
              <w:marBottom w:val="0"/>
              <w:divBdr>
                <w:top w:val="none" w:sz="0" w:space="0" w:color="auto"/>
                <w:left w:val="none" w:sz="0" w:space="0" w:color="auto"/>
                <w:bottom w:val="none" w:sz="0" w:space="0" w:color="auto"/>
                <w:right w:val="none" w:sz="0" w:space="0" w:color="auto"/>
              </w:divBdr>
            </w:div>
            <w:div w:id="64112150">
              <w:marLeft w:val="0"/>
              <w:marRight w:val="0"/>
              <w:marTop w:val="0"/>
              <w:marBottom w:val="0"/>
              <w:divBdr>
                <w:top w:val="none" w:sz="0" w:space="0" w:color="auto"/>
                <w:left w:val="none" w:sz="0" w:space="0" w:color="auto"/>
                <w:bottom w:val="none" w:sz="0" w:space="0" w:color="auto"/>
                <w:right w:val="none" w:sz="0" w:space="0" w:color="auto"/>
              </w:divBdr>
            </w:div>
            <w:div w:id="64691859">
              <w:marLeft w:val="0"/>
              <w:marRight w:val="0"/>
              <w:marTop w:val="0"/>
              <w:marBottom w:val="0"/>
              <w:divBdr>
                <w:top w:val="none" w:sz="0" w:space="0" w:color="auto"/>
                <w:left w:val="none" w:sz="0" w:space="0" w:color="auto"/>
                <w:bottom w:val="none" w:sz="0" w:space="0" w:color="auto"/>
                <w:right w:val="none" w:sz="0" w:space="0" w:color="auto"/>
              </w:divBdr>
            </w:div>
            <w:div w:id="67963994">
              <w:marLeft w:val="0"/>
              <w:marRight w:val="0"/>
              <w:marTop w:val="0"/>
              <w:marBottom w:val="0"/>
              <w:divBdr>
                <w:top w:val="none" w:sz="0" w:space="0" w:color="auto"/>
                <w:left w:val="none" w:sz="0" w:space="0" w:color="auto"/>
                <w:bottom w:val="none" w:sz="0" w:space="0" w:color="auto"/>
                <w:right w:val="none" w:sz="0" w:space="0" w:color="auto"/>
              </w:divBdr>
            </w:div>
            <w:div w:id="69470472">
              <w:marLeft w:val="0"/>
              <w:marRight w:val="0"/>
              <w:marTop w:val="0"/>
              <w:marBottom w:val="0"/>
              <w:divBdr>
                <w:top w:val="none" w:sz="0" w:space="0" w:color="auto"/>
                <w:left w:val="none" w:sz="0" w:space="0" w:color="auto"/>
                <w:bottom w:val="none" w:sz="0" w:space="0" w:color="auto"/>
                <w:right w:val="none" w:sz="0" w:space="0" w:color="auto"/>
              </w:divBdr>
            </w:div>
            <w:div w:id="70857415">
              <w:marLeft w:val="0"/>
              <w:marRight w:val="0"/>
              <w:marTop w:val="0"/>
              <w:marBottom w:val="0"/>
              <w:divBdr>
                <w:top w:val="none" w:sz="0" w:space="0" w:color="auto"/>
                <w:left w:val="none" w:sz="0" w:space="0" w:color="auto"/>
                <w:bottom w:val="none" w:sz="0" w:space="0" w:color="auto"/>
                <w:right w:val="none" w:sz="0" w:space="0" w:color="auto"/>
              </w:divBdr>
            </w:div>
            <w:div w:id="71583825">
              <w:marLeft w:val="0"/>
              <w:marRight w:val="0"/>
              <w:marTop w:val="0"/>
              <w:marBottom w:val="0"/>
              <w:divBdr>
                <w:top w:val="none" w:sz="0" w:space="0" w:color="auto"/>
                <w:left w:val="none" w:sz="0" w:space="0" w:color="auto"/>
                <w:bottom w:val="none" w:sz="0" w:space="0" w:color="auto"/>
                <w:right w:val="none" w:sz="0" w:space="0" w:color="auto"/>
              </w:divBdr>
            </w:div>
            <w:div w:id="74859508">
              <w:marLeft w:val="0"/>
              <w:marRight w:val="0"/>
              <w:marTop w:val="0"/>
              <w:marBottom w:val="0"/>
              <w:divBdr>
                <w:top w:val="none" w:sz="0" w:space="0" w:color="auto"/>
                <w:left w:val="none" w:sz="0" w:space="0" w:color="auto"/>
                <w:bottom w:val="none" w:sz="0" w:space="0" w:color="auto"/>
                <w:right w:val="none" w:sz="0" w:space="0" w:color="auto"/>
              </w:divBdr>
            </w:div>
            <w:div w:id="75321755">
              <w:marLeft w:val="0"/>
              <w:marRight w:val="0"/>
              <w:marTop w:val="0"/>
              <w:marBottom w:val="0"/>
              <w:divBdr>
                <w:top w:val="none" w:sz="0" w:space="0" w:color="auto"/>
                <w:left w:val="none" w:sz="0" w:space="0" w:color="auto"/>
                <w:bottom w:val="none" w:sz="0" w:space="0" w:color="auto"/>
                <w:right w:val="none" w:sz="0" w:space="0" w:color="auto"/>
              </w:divBdr>
            </w:div>
            <w:div w:id="78602506">
              <w:marLeft w:val="0"/>
              <w:marRight w:val="0"/>
              <w:marTop w:val="0"/>
              <w:marBottom w:val="0"/>
              <w:divBdr>
                <w:top w:val="none" w:sz="0" w:space="0" w:color="auto"/>
                <w:left w:val="none" w:sz="0" w:space="0" w:color="auto"/>
                <w:bottom w:val="none" w:sz="0" w:space="0" w:color="auto"/>
                <w:right w:val="none" w:sz="0" w:space="0" w:color="auto"/>
              </w:divBdr>
            </w:div>
            <w:div w:id="79839996">
              <w:marLeft w:val="0"/>
              <w:marRight w:val="0"/>
              <w:marTop w:val="0"/>
              <w:marBottom w:val="0"/>
              <w:divBdr>
                <w:top w:val="none" w:sz="0" w:space="0" w:color="auto"/>
                <w:left w:val="none" w:sz="0" w:space="0" w:color="auto"/>
                <w:bottom w:val="none" w:sz="0" w:space="0" w:color="auto"/>
                <w:right w:val="none" w:sz="0" w:space="0" w:color="auto"/>
              </w:divBdr>
            </w:div>
            <w:div w:id="80807371">
              <w:marLeft w:val="0"/>
              <w:marRight w:val="0"/>
              <w:marTop w:val="0"/>
              <w:marBottom w:val="0"/>
              <w:divBdr>
                <w:top w:val="none" w:sz="0" w:space="0" w:color="auto"/>
                <w:left w:val="none" w:sz="0" w:space="0" w:color="auto"/>
                <w:bottom w:val="none" w:sz="0" w:space="0" w:color="auto"/>
                <w:right w:val="none" w:sz="0" w:space="0" w:color="auto"/>
              </w:divBdr>
            </w:div>
            <w:div w:id="85078979">
              <w:marLeft w:val="0"/>
              <w:marRight w:val="0"/>
              <w:marTop w:val="0"/>
              <w:marBottom w:val="0"/>
              <w:divBdr>
                <w:top w:val="none" w:sz="0" w:space="0" w:color="auto"/>
                <w:left w:val="none" w:sz="0" w:space="0" w:color="auto"/>
                <w:bottom w:val="none" w:sz="0" w:space="0" w:color="auto"/>
                <w:right w:val="none" w:sz="0" w:space="0" w:color="auto"/>
              </w:divBdr>
            </w:div>
            <w:div w:id="89937848">
              <w:marLeft w:val="0"/>
              <w:marRight w:val="0"/>
              <w:marTop w:val="0"/>
              <w:marBottom w:val="0"/>
              <w:divBdr>
                <w:top w:val="none" w:sz="0" w:space="0" w:color="auto"/>
                <w:left w:val="none" w:sz="0" w:space="0" w:color="auto"/>
                <w:bottom w:val="none" w:sz="0" w:space="0" w:color="auto"/>
                <w:right w:val="none" w:sz="0" w:space="0" w:color="auto"/>
              </w:divBdr>
            </w:div>
            <w:div w:id="96217294">
              <w:marLeft w:val="0"/>
              <w:marRight w:val="0"/>
              <w:marTop w:val="0"/>
              <w:marBottom w:val="0"/>
              <w:divBdr>
                <w:top w:val="none" w:sz="0" w:space="0" w:color="auto"/>
                <w:left w:val="none" w:sz="0" w:space="0" w:color="auto"/>
                <w:bottom w:val="none" w:sz="0" w:space="0" w:color="auto"/>
                <w:right w:val="none" w:sz="0" w:space="0" w:color="auto"/>
              </w:divBdr>
            </w:div>
            <w:div w:id="96413528">
              <w:marLeft w:val="0"/>
              <w:marRight w:val="0"/>
              <w:marTop w:val="0"/>
              <w:marBottom w:val="0"/>
              <w:divBdr>
                <w:top w:val="none" w:sz="0" w:space="0" w:color="auto"/>
                <w:left w:val="none" w:sz="0" w:space="0" w:color="auto"/>
                <w:bottom w:val="none" w:sz="0" w:space="0" w:color="auto"/>
                <w:right w:val="none" w:sz="0" w:space="0" w:color="auto"/>
              </w:divBdr>
            </w:div>
            <w:div w:id="99106943">
              <w:marLeft w:val="0"/>
              <w:marRight w:val="0"/>
              <w:marTop w:val="0"/>
              <w:marBottom w:val="0"/>
              <w:divBdr>
                <w:top w:val="none" w:sz="0" w:space="0" w:color="auto"/>
                <w:left w:val="none" w:sz="0" w:space="0" w:color="auto"/>
                <w:bottom w:val="none" w:sz="0" w:space="0" w:color="auto"/>
                <w:right w:val="none" w:sz="0" w:space="0" w:color="auto"/>
              </w:divBdr>
            </w:div>
            <w:div w:id="102848041">
              <w:marLeft w:val="0"/>
              <w:marRight w:val="0"/>
              <w:marTop w:val="0"/>
              <w:marBottom w:val="0"/>
              <w:divBdr>
                <w:top w:val="none" w:sz="0" w:space="0" w:color="auto"/>
                <w:left w:val="none" w:sz="0" w:space="0" w:color="auto"/>
                <w:bottom w:val="none" w:sz="0" w:space="0" w:color="auto"/>
                <w:right w:val="none" w:sz="0" w:space="0" w:color="auto"/>
              </w:divBdr>
            </w:div>
            <w:div w:id="102960864">
              <w:marLeft w:val="0"/>
              <w:marRight w:val="0"/>
              <w:marTop w:val="0"/>
              <w:marBottom w:val="0"/>
              <w:divBdr>
                <w:top w:val="none" w:sz="0" w:space="0" w:color="auto"/>
                <w:left w:val="none" w:sz="0" w:space="0" w:color="auto"/>
                <w:bottom w:val="none" w:sz="0" w:space="0" w:color="auto"/>
                <w:right w:val="none" w:sz="0" w:space="0" w:color="auto"/>
              </w:divBdr>
            </w:div>
            <w:div w:id="107161650">
              <w:marLeft w:val="0"/>
              <w:marRight w:val="0"/>
              <w:marTop w:val="0"/>
              <w:marBottom w:val="0"/>
              <w:divBdr>
                <w:top w:val="none" w:sz="0" w:space="0" w:color="auto"/>
                <w:left w:val="none" w:sz="0" w:space="0" w:color="auto"/>
                <w:bottom w:val="none" w:sz="0" w:space="0" w:color="auto"/>
                <w:right w:val="none" w:sz="0" w:space="0" w:color="auto"/>
              </w:divBdr>
            </w:div>
            <w:div w:id="107244809">
              <w:marLeft w:val="0"/>
              <w:marRight w:val="0"/>
              <w:marTop w:val="0"/>
              <w:marBottom w:val="0"/>
              <w:divBdr>
                <w:top w:val="none" w:sz="0" w:space="0" w:color="auto"/>
                <w:left w:val="none" w:sz="0" w:space="0" w:color="auto"/>
                <w:bottom w:val="none" w:sz="0" w:space="0" w:color="auto"/>
                <w:right w:val="none" w:sz="0" w:space="0" w:color="auto"/>
              </w:divBdr>
            </w:div>
            <w:div w:id="108281200">
              <w:marLeft w:val="0"/>
              <w:marRight w:val="0"/>
              <w:marTop w:val="0"/>
              <w:marBottom w:val="0"/>
              <w:divBdr>
                <w:top w:val="none" w:sz="0" w:space="0" w:color="auto"/>
                <w:left w:val="none" w:sz="0" w:space="0" w:color="auto"/>
                <w:bottom w:val="none" w:sz="0" w:space="0" w:color="auto"/>
                <w:right w:val="none" w:sz="0" w:space="0" w:color="auto"/>
              </w:divBdr>
            </w:div>
            <w:div w:id="109323476">
              <w:marLeft w:val="0"/>
              <w:marRight w:val="0"/>
              <w:marTop w:val="0"/>
              <w:marBottom w:val="0"/>
              <w:divBdr>
                <w:top w:val="none" w:sz="0" w:space="0" w:color="auto"/>
                <w:left w:val="none" w:sz="0" w:space="0" w:color="auto"/>
                <w:bottom w:val="none" w:sz="0" w:space="0" w:color="auto"/>
                <w:right w:val="none" w:sz="0" w:space="0" w:color="auto"/>
              </w:divBdr>
            </w:div>
            <w:div w:id="112331196">
              <w:marLeft w:val="0"/>
              <w:marRight w:val="0"/>
              <w:marTop w:val="0"/>
              <w:marBottom w:val="0"/>
              <w:divBdr>
                <w:top w:val="none" w:sz="0" w:space="0" w:color="auto"/>
                <w:left w:val="none" w:sz="0" w:space="0" w:color="auto"/>
                <w:bottom w:val="none" w:sz="0" w:space="0" w:color="auto"/>
                <w:right w:val="none" w:sz="0" w:space="0" w:color="auto"/>
              </w:divBdr>
            </w:div>
            <w:div w:id="114713885">
              <w:marLeft w:val="0"/>
              <w:marRight w:val="0"/>
              <w:marTop w:val="0"/>
              <w:marBottom w:val="0"/>
              <w:divBdr>
                <w:top w:val="none" w:sz="0" w:space="0" w:color="auto"/>
                <w:left w:val="none" w:sz="0" w:space="0" w:color="auto"/>
                <w:bottom w:val="none" w:sz="0" w:space="0" w:color="auto"/>
                <w:right w:val="none" w:sz="0" w:space="0" w:color="auto"/>
              </w:divBdr>
            </w:div>
            <w:div w:id="119034424">
              <w:marLeft w:val="0"/>
              <w:marRight w:val="0"/>
              <w:marTop w:val="0"/>
              <w:marBottom w:val="0"/>
              <w:divBdr>
                <w:top w:val="none" w:sz="0" w:space="0" w:color="auto"/>
                <w:left w:val="none" w:sz="0" w:space="0" w:color="auto"/>
                <w:bottom w:val="none" w:sz="0" w:space="0" w:color="auto"/>
                <w:right w:val="none" w:sz="0" w:space="0" w:color="auto"/>
              </w:divBdr>
            </w:div>
            <w:div w:id="119150847">
              <w:marLeft w:val="0"/>
              <w:marRight w:val="0"/>
              <w:marTop w:val="0"/>
              <w:marBottom w:val="0"/>
              <w:divBdr>
                <w:top w:val="none" w:sz="0" w:space="0" w:color="auto"/>
                <w:left w:val="none" w:sz="0" w:space="0" w:color="auto"/>
                <w:bottom w:val="none" w:sz="0" w:space="0" w:color="auto"/>
                <w:right w:val="none" w:sz="0" w:space="0" w:color="auto"/>
              </w:divBdr>
            </w:div>
            <w:div w:id="120000991">
              <w:marLeft w:val="0"/>
              <w:marRight w:val="0"/>
              <w:marTop w:val="0"/>
              <w:marBottom w:val="0"/>
              <w:divBdr>
                <w:top w:val="none" w:sz="0" w:space="0" w:color="auto"/>
                <w:left w:val="none" w:sz="0" w:space="0" w:color="auto"/>
                <w:bottom w:val="none" w:sz="0" w:space="0" w:color="auto"/>
                <w:right w:val="none" w:sz="0" w:space="0" w:color="auto"/>
              </w:divBdr>
            </w:div>
            <w:div w:id="122509195">
              <w:marLeft w:val="0"/>
              <w:marRight w:val="0"/>
              <w:marTop w:val="0"/>
              <w:marBottom w:val="0"/>
              <w:divBdr>
                <w:top w:val="none" w:sz="0" w:space="0" w:color="auto"/>
                <w:left w:val="none" w:sz="0" w:space="0" w:color="auto"/>
                <w:bottom w:val="none" w:sz="0" w:space="0" w:color="auto"/>
                <w:right w:val="none" w:sz="0" w:space="0" w:color="auto"/>
              </w:divBdr>
            </w:div>
            <w:div w:id="122891440">
              <w:marLeft w:val="0"/>
              <w:marRight w:val="0"/>
              <w:marTop w:val="0"/>
              <w:marBottom w:val="0"/>
              <w:divBdr>
                <w:top w:val="none" w:sz="0" w:space="0" w:color="auto"/>
                <w:left w:val="none" w:sz="0" w:space="0" w:color="auto"/>
                <w:bottom w:val="none" w:sz="0" w:space="0" w:color="auto"/>
                <w:right w:val="none" w:sz="0" w:space="0" w:color="auto"/>
              </w:divBdr>
            </w:div>
            <w:div w:id="123929121">
              <w:marLeft w:val="0"/>
              <w:marRight w:val="0"/>
              <w:marTop w:val="0"/>
              <w:marBottom w:val="0"/>
              <w:divBdr>
                <w:top w:val="none" w:sz="0" w:space="0" w:color="auto"/>
                <w:left w:val="none" w:sz="0" w:space="0" w:color="auto"/>
                <w:bottom w:val="none" w:sz="0" w:space="0" w:color="auto"/>
                <w:right w:val="none" w:sz="0" w:space="0" w:color="auto"/>
              </w:divBdr>
            </w:div>
            <w:div w:id="127478662">
              <w:marLeft w:val="0"/>
              <w:marRight w:val="0"/>
              <w:marTop w:val="0"/>
              <w:marBottom w:val="0"/>
              <w:divBdr>
                <w:top w:val="none" w:sz="0" w:space="0" w:color="auto"/>
                <w:left w:val="none" w:sz="0" w:space="0" w:color="auto"/>
                <w:bottom w:val="none" w:sz="0" w:space="0" w:color="auto"/>
                <w:right w:val="none" w:sz="0" w:space="0" w:color="auto"/>
              </w:divBdr>
            </w:div>
            <w:div w:id="129832975">
              <w:marLeft w:val="0"/>
              <w:marRight w:val="0"/>
              <w:marTop w:val="0"/>
              <w:marBottom w:val="0"/>
              <w:divBdr>
                <w:top w:val="none" w:sz="0" w:space="0" w:color="auto"/>
                <w:left w:val="none" w:sz="0" w:space="0" w:color="auto"/>
                <w:bottom w:val="none" w:sz="0" w:space="0" w:color="auto"/>
                <w:right w:val="none" w:sz="0" w:space="0" w:color="auto"/>
              </w:divBdr>
            </w:div>
            <w:div w:id="130557807">
              <w:marLeft w:val="0"/>
              <w:marRight w:val="0"/>
              <w:marTop w:val="0"/>
              <w:marBottom w:val="0"/>
              <w:divBdr>
                <w:top w:val="none" w:sz="0" w:space="0" w:color="auto"/>
                <w:left w:val="none" w:sz="0" w:space="0" w:color="auto"/>
                <w:bottom w:val="none" w:sz="0" w:space="0" w:color="auto"/>
                <w:right w:val="none" w:sz="0" w:space="0" w:color="auto"/>
              </w:divBdr>
            </w:div>
            <w:div w:id="131750795">
              <w:marLeft w:val="0"/>
              <w:marRight w:val="0"/>
              <w:marTop w:val="0"/>
              <w:marBottom w:val="0"/>
              <w:divBdr>
                <w:top w:val="none" w:sz="0" w:space="0" w:color="auto"/>
                <w:left w:val="none" w:sz="0" w:space="0" w:color="auto"/>
                <w:bottom w:val="none" w:sz="0" w:space="0" w:color="auto"/>
                <w:right w:val="none" w:sz="0" w:space="0" w:color="auto"/>
              </w:divBdr>
            </w:div>
            <w:div w:id="133184941">
              <w:marLeft w:val="0"/>
              <w:marRight w:val="0"/>
              <w:marTop w:val="0"/>
              <w:marBottom w:val="0"/>
              <w:divBdr>
                <w:top w:val="none" w:sz="0" w:space="0" w:color="auto"/>
                <w:left w:val="none" w:sz="0" w:space="0" w:color="auto"/>
                <w:bottom w:val="none" w:sz="0" w:space="0" w:color="auto"/>
                <w:right w:val="none" w:sz="0" w:space="0" w:color="auto"/>
              </w:divBdr>
            </w:div>
            <w:div w:id="133722512">
              <w:marLeft w:val="0"/>
              <w:marRight w:val="0"/>
              <w:marTop w:val="0"/>
              <w:marBottom w:val="0"/>
              <w:divBdr>
                <w:top w:val="none" w:sz="0" w:space="0" w:color="auto"/>
                <w:left w:val="none" w:sz="0" w:space="0" w:color="auto"/>
                <w:bottom w:val="none" w:sz="0" w:space="0" w:color="auto"/>
                <w:right w:val="none" w:sz="0" w:space="0" w:color="auto"/>
              </w:divBdr>
            </w:div>
            <w:div w:id="134378825">
              <w:marLeft w:val="0"/>
              <w:marRight w:val="0"/>
              <w:marTop w:val="0"/>
              <w:marBottom w:val="0"/>
              <w:divBdr>
                <w:top w:val="none" w:sz="0" w:space="0" w:color="auto"/>
                <w:left w:val="none" w:sz="0" w:space="0" w:color="auto"/>
                <w:bottom w:val="none" w:sz="0" w:space="0" w:color="auto"/>
                <w:right w:val="none" w:sz="0" w:space="0" w:color="auto"/>
              </w:divBdr>
            </w:div>
            <w:div w:id="134688548">
              <w:marLeft w:val="0"/>
              <w:marRight w:val="0"/>
              <w:marTop w:val="0"/>
              <w:marBottom w:val="0"/>
              <w:divBdr>
                <w:top w:val="none" w:sz="0" w:space="0" w:color="auto"/>
                <w:left w:val="none" w:sz="0" w:space="0" w:color="auto"/>
                <w:bottom w:val="none" w:sz="0" w:space="0" w:color="auto"/>
                <w:right w:val="none" w:sz="0" w:space="0" w:color="auto"/>
              </w:divBdr>
            </w:div>
            <w:div w:id="135075234">
              <w:marLeft w:val="0"/>
              <w:marRight w:val="0"/>
              <w:marTop w:val="0"/>
              <w:marBottom w:val="0"/>
              <w:divBdr>
                <w:top w:val="none" w:sz="0" w:space="0" w:color="auto"/>
                <w:left w:val="none" w:sz="0" w:space="0" w:color="auto"/>
                <w:bottom w:val="none" w:sz="0" w:space="0" w:color="auto"/>
                <w:right w:val="none" w:sz="0" w:space="0" w:color="auto"/>
              </w:divBdr>
            </w:div>
            <w:div w:id="136387156">
              <w:marLeft w:val="0"/>
              <w:marRight w:val="0"/>
              <w:marTop w:val="0"/>
              <w:marBottom w:val="0"/>
              <w:divBdr>
                <w:top w:val="none" w:sz="0" w:space="0" w:color="auto"/>
                <w:left w:val="none" w:sz="0" w:space="0" w:color="auto"/>
                <w:bottom w:val="none" w:sz="0" w:space="0" w:color="auto"/>
                <w:right w:val="none" w:sz="0" w:space="0" w:color="auto"/>
              </w:divBdr>
            </w:div>
            <w:div w:id="136802295">
              <w:marLeft w:val="0"/>
              <w:marRight w:val="0"/>
              <w:marTop w:val="0"/>
              <w:marBottom w:val="0"/>
              <w:divBdr>
                <w:top w:val="none" w:sz="0" w:space="0" w:color="auto"/>
                <w:left w:val="none" w:sz="0" w:space="0" w:color="auto"/>
                <w:bottom w:val="none" w:sz="0" w:space="0" w:color="auto"/>
                <w:right w:val="none" w:sz="0" w:space="0" w:color="auto"/>
              </w:divBdr>
            </w:div>
            <w:div w:id="138959737">
              <w:marLeft w:val="0"/>
              <w:marRight w:val="0"/>
              <w:marTop w:val="0"/>
              <w:marBottom w:val="0"/>
              <w:divBdr>
                <w:top w:val="none" w:sz="0" w:space="0" w:color="auto"/>
                <w:left w:val="none" w:sz="0" w:space="0" w:color="auto"/>
                <w:bottom w:val="none" w:sz="0" w:space="0" w:color="auto"/>
                <w:right w:val="none" w:sz="0" w:space="0" w:color="auto"/>
              </w:divBdr>
            </w:div>
            <w:div w:id="139083329">
              <w:marLeft w:val="0"/>
              <w:marRight w:val="0"/>
              <w:marTop w:val="0"/>
              <w:marBottom w:val="0"/>
              <w:divBdr>
                <w:top w:val="none" w:sz="0" w:space="0" w:color="auto"/>
                <w:left w:val="none" w:sz="0" w:space="0" w:color="auto"/>
                <w:bottom w:val="none" w:sz="0" w:space="0" w:color="auto"/>
                <w:right w:val="none" w:sz="0" w:space="0" w:color="auto"/>
              </w:divBdr>
            </w:div>
            <w:div w:id="140314705">
              <w:marLeft w:val="0"/>
              <w:marRight w:val="0"/>
              <w:marTop w:val="0"/>
              <w:marBottom w:val="0"/>
              <w:divBdr>
                <w:top w:val="none" w:sz="0" w:space="0" w:color="auto"/>
                <w:left w:val="none" w:sz="0" w:space="0" w:color="auto"/>
                <w:bottom w:val="none" w:sz="0" w:space="0" w:color="auto"/>
                <w:right w:val="none" w:sz="0" w:space="0" w:color="auto"/>
              </w:divBdr>
            </w:div>
            <w:div w:id="144057708">
              <w:marLeft w:val="0"/>
              <w:marRight w:val="0"/>
              <w:marTop w:val="0"/>
              <w:marBottom w:val="0"/>
              <w:divBdr>
                <w:top w:val="none" w:sz="0" w:space="0" w:color="auto"/>
                <w:left w:val="none" w:sz="0" w:space="0" w:color="auto"/>
                <w:bottom w:val="none" w:sz="0" w:space="0" w:color="auto"/>
                <w:right w:val="none" w:sz="0" w:space="0" w:color="auto"/>
              </w:divBdr>
            </w:div>
            <w:div w:id="144467586">
              <w:marLeft w:val="0"/>
              <w:marRight w:val="0"/>
              <w:marTop w:val="0"/>
              <w:marBottom w:val="0"/>
              <w:divBdr>
                <w:top w:val="none" w:sz="0" w:space="0" w:color="auto"/>
                <w:left w:val="none" w:sz="0" w:space="0" w:color="auto"/>
                <w:bottom w:val="none" w:sz="0" w:space="0" w:color="auto"/>
                <w:right w:val="none" w:sz="0" w:space="0" w:color="auto"/>
              </w:divBdr>
            </w:div>
            <w:div w:id="147329771">
              <w:marLeft w:val="0"/>
              <w:marRight w:val="0"/>
              <w:marTop w:val="0"/>
              <w:marBottom w:val="0"/>
              <w:divBdr>
                <w:top w:val="none" w:sz="0" w:space="0" w:color="auto"/>
                <w:left w:val="none" w:sz="0" w:space="0" w:color="auto"/>
                <w:bottom w:val="none" w:sz="0" w:space="0" w:color="auto"/>
                <w:right w:val="none" w:sz="0" w:space="0" w:color="auto"/>
              </w:divBdr>
            </w:div>
            <w:div w:id="149256367">
              <w:marLeft w:val="0"/>
              <w:marRight w:val="0"/>
              <w:marTop w:val="0"/>
              <w:marBottom w:val="0"/>
              <w:divBdr>
                <w:top w:val="none" w:sz="0" w:space="0" w:color="auto"/>
                <w:left w:val="none" w:sz="0" w:space="0" w:color="auto"/>
                <w:bottom w:val="none" w:sz="0" w:space="0" w:color="auto"/>
                <w:right w:val="none" w:sz="0" w:space="0" w:color="auto"/>
              </w:divBdr>
            </w:div>
            <w:div w:id="149950711">
              <w:marLeft w:val="0"/>
              <w:marRight w:val="0"/>
              <w:marTop w:val="0"/>
              <w:marBottom w:val="0"/>
              <w:divBdr>
                <w:top w:val="none" w:sz="0" w:space="0" w:color="auto"/>
                <w:left w:val="none" w:sz="0" w:space="0" w:color="auto"/>
                <w:bottom w:val="none" w:sz="0" w:space="0" w:color="auto"/>
                <w:right w:val="none" w:sz="0" w:space="0" w:color="auto"/>
              </w:divBdr>
            </w:div>
            <w:div w:id="152793723">
              <w:marLeft w:val="0"/>
              <w:marRight w:val="0"/>
              <w:marTop w:val="0"/>
              <w:marBottom w:val="0"/>
              <w:divBdr>
                <w:top w:val="none" w:sz="0" w:space="0" w:color="auto"/>
                <w:left w:val="none" w:sz="0" w:space="0" w:color="auto"/>
                <w:bottom w:val="none" w:sz="0" w:space="0" w:color="auto"/>
                <w:right w:val="none" w:sz="0" w:space="0" w:color="auto"/>
              </w:divBdr>
            </w:div>
            <w:div w:id="155536026">
              <w:marLeft w:val="0"/>
              <w:marRight w:val="0"/>
              <w:marTop w:val="0"/>
              <w:marBottom w:val="0"/>
              <w:divBdr>
                <w:top w:val="none" w:sz="0" w:space="0" w:color="auto"/>
                <w:left w:val="none" w:sz="0" w:space="0" w:color="auto"/>
                <w:bottom w:val="none" w:sz="0" w:space="0" w:color="auto"/>
                <w:right w:val="none" w:sz="0" w:space="0" w:color="auto"/>
              </w:divBdr>
            </w:div>
            <w:div w:id="157041824">
              <w:marLeft w:val="0"/>
              <w:marRight w:val="0"/>
              <w:marTop w:val="0"/>
              <w:marBottom w:val="0"/>
              <w:divBdr>
                <w:top w:val="none" w:sz="0" w:space="0" w:color="auto"/>
                <w:left w:val="none" w:sz="0" w:space="0" w:color="auto"/>
                <w:bottom w:val="none" w:sz="0" w:space="0" w:color="auto"/>
                <w:right w:val="none" w:sz="0" w:space="0" w:color="auto"/>
              </w:divBdr>
            </w:div>
            <w:div w:id="157892531">
              <w:marLeft w:val="0"/>
              <w:marRight w:val="0"/>
              <w:marTop w:val="0"/>
              <w:marBottom w:val="0"/>
              <w:divBdr>
                <w:top w:val="none" w:sz="0" w:space="0" w:color="auto"/>
                <w:left w:val="none" w:sz="0" w:space="0" w:color="auto"/>
                <w:bottom w:val="none" w:sz="0" w:space="0" w:color="auto"/>
                <w:right w:val="none" w:sz="0" w:space="0" w:color="auto"/>
              </w:divBdr>
            </w:div>
            <w:div w:id="158279755">
              <w:marLeft w:val="0"/>
              <w:marRight w:val="0"/>
              <w:marTop w:val="0"/>
              <w:marBottom w:val="0"/>
              <w:divBdr>
                <w:top w:val="none" w:sz="0" w:space="0" w:color="auto"/>
                <w:left w:val="none" w:sz="0" w:space="0" w:color="auto"/>
                <w:bottom w:val="none" w:sz="0" w:space="0" w:color="auto"/>
                <w:right w:val="none" w:sz="0" w:space="0" w:color="auto"/>
              </w:divBdr>
            </w:div>
            <w:div w:id="158619476">
              <w:marLeft w:val="0"/>
              <w:marRight w:val="0"/>
              <w:marTop w:val="0"/>
              <w:marBottom w:val="0"/>
              <w:divBdr>
                <w:top w:val="none" w:sz="0" w:space="0" w:color="auto"/>
                <w:left w:val="none" w:sz="0" w:space="0" w:color="auto"/>
                <w:bottom w:val="none" w:sz="0" w:space="0" w:color="auto"/>
                <w:right w:val="none" w:sz="0" w:space="0" w:color="auto"/>
              </w:divBdr>
            </w:div>
            <w:div w:id="162087284">
              <w:marLeft w:val="0"/>
              <w:marRight w:val="0"/>
              <w:marTop w:val="0"/>
              <w:marBottom w:val="0"/>
              <w:divBdr>
                <w:top w:val="none" w:sz="0" w:space="0" w:color="auto"/>
                <w:left w:val="none" w:sz="0" w:space="0" w:color="auto"/>
                <w:bottom w:val="none" w:sz="0" w:space="0" w:color="auto"/>
                <w:right w:val="none" w:sz="0" w:space="0" w:color="auto"/>
              </w:divBdr>
            </w:div>
            <w:div w:id="162556104">
              <w:marLeft w:val="0"/>
              <w:marRight w:val="0"/>
              <w:marTop w:val="0"/>
              <w:marBottom w:val="0"/>
              <w:divBdr>
                <w:top w:val="none" w:sz="0" w:space="0" w:color="auto"/>
                <w:left w:val="none" w:sz="0" w:space="0" w:color="auto"/>
                <w:bottom w:val="none" w:sz="0" w:space="0" w:color="auto"/>
                <w:right w:val="none" w:sz="0" w:space="0" w:color="auto"/>
              </w:divBdr>
            </w:div>
            <w:div w:id="168565986">
              <w:marLeft w:val="0"/>
              <w:marRight w:val="0"/>
              <w:marTop w:val="0"/>
              <w:marBottom w:val="0"/>
              <w:divBdr>
                <w:top w:val="none" w:sz="0" w:space="0" w:color="auto"/>
                <w:left w:val="none" w:sz="0" w:space="0" w:color="auto"/>
                <w:bottom w:val="none" w:sz="0" w:space="0" w:color="auto"/>
                <w:right w:val="none" w:sz="0" w:space="0" w:color="auto"/>
              </w:divBdr>
            </w:div>
            <w:div w:id="169025566">
              <w:marLeft w:val="0"/>
              <w:marRight w:val="0"/>
              <w:marTop w:val="0"/>
              <w:marBottom w:val="0"/>
              <w:divBdr>
                <w:top w:val="none" w:sz="0" w:space="0" w:color="auto"/>
                <w:left w:val="none" w:sz="0" w:space="0" w:color="auto"/>
                <w:bottom w:val="none" w:sz="0" w:space="0" w:color="auto"/>
                <w:right w:val="none" w:sz="0" w:space="0" w:color="auto"/>
              </w:divBdr>
            </w:div>
            <w:div w:id="172450963">
              <w:marLeft w:val="0"/>
              <w:marRight w:val="0"/>
              <w:marTop w:val="0"/>
              <w:marBottom w:val="0"/>
              <w:divBdr>
                <w:top w:val="none" w:sz="0" w:space="0" w:color="auto"/>
                <w:left w:val="none" w:sz="0" w:space="0" w:color="auto"/>
                <w:bottom w:val="none" w:sz="0" w:space="0" w:color="auto"/>
                <w:right w:val="none" w:sz="0" w:space="0" w:color="auto"/>
              </w:divBdr>
            </w:div>
            <w:div w:id="174082121">
              <w:marLeft w:val="0"/>
              <w:marRight w:val="0"/>
              <w:marTop w:val="0"/>
              <w:marBottom w:val="0"/>
              <w:divBdr>
                <w:top w:val="none" w:sz="0" w:space="0" w:color="auto"/>
                <w:left w:val="none" w:sz="0" w:space="0" w:color="auto"/>
                <w:bottom w:val="none" w:sz="0" w:space="0" w:color="auto"/>
                <w:right w:val="none" w:sz="0" w:space="0" w:color="auto"/>
              </w:divBdr>
            </w:div>
            <w:div w:id="174272051">
              <w:marLeft w:val="0"/>
              <w:marRight w:val="0"/>
              <w:marTop w:val="0"/>
              <w:marBottom w:val="0"/>
              <w:divBdr>
                <w:top w:val="none" w:sz="0" w:space="0" w:color="auto"/>
                <w:left w:val="none" w:sz="0" w:space="0" w:color="auto"/>
                <w:bottom w:val="none" w:sz="0" w:space="0" w:color="auto"/>
                <w:right w:val="none" w:sz="0" w:space="0" w:color="auto"/>
              </w:divBdr>
            </w:div>
            <w:div w:id="175536893">
              <w:marLeft w:val="0"/>
              <w:marRight w:val="0"/>
              <w:marTop w:val="0"/>
              <w:marBottom w:val="0"/>
              <w:divBdr>
                <w:top w:val="none" w:sz="0" w:space="0" w:color="auto"/>
                <w:left w:val="none" w:sz="0" w:space="0" w:color="auto"/>
                <w:bottom w:val="none" w:sz="0" w:space="0" w:color="auto"/>
                <w:right w:val="none" w:sz="0" w:space="0" w:color="auto"/>
              </w:divBdr>
            </w:div>
            <w:div w:id="175927402">
              <w:marLeft w:val="0"/>
              <w:marRight w:val="0"/>
              <w:marTop w:val="0"/>
              <w:marBottom w:val="0"/>
              <w:divBdr>
                <w:top w:val="none" w:sz="0" w:space="0" w:color="auto"/>
                <w:left w:val="none" w:sz="0" w:space="0" w:color="auto"/>
                <w:bottom w:val="none" w:sz="0" w:space="0" w:color="auto"/>
                <w:right w:val="none" w:sz="0" w:space="0" w:color="auto"/>
              </w:divBdr>
            </w:div>
            <w:div w:id="176240136">
              <w:marLeft w:val="0"/>
              <w:marRight w:val="0"/>
              <w:marTop w:val="0"/>
              <w:marBottom w:val="0"/>
              <w:divBdr>
                <w:top w:val="none" w:sz="0" w:space="0" w:color="auto"/>
                <w:left w:val="none" w:sz="0" w:space="0" w:color="auto"/>
                <w:bottom w:val="none" w:sz="0" w:space="0" w:color="auto"/>
                <w:right w:val="none" w:sz="0" w:space="0" w:color="auto"/>
              </w:divBdr>
            </w:div>
            <w:div w:id="177473807">
              <w:marLeft w:val="0"/>
              <w:marRight w:val="0"/>
              <w:marTop w:val="0"/>
              <w:marBottom w:val="0"/>
              <w:divBdr>
                <w:top w:val="none" w:sz="0" w:space="0" w:color="auto"/>
                <w:left w:val="none" w:sz="0" w:space="0" w:color="auto"/>
                <w:bottom w:val="none" w:sz="0" w:space="0" w:color="auto"/>
                <w:right w:val="none" w:sz="0" w:space="0" w:color="auto"/>
              </w:divBdr>
            </w:div>
            <w:div w:id="179903709">
              <w:marLeft w:val="0"/>
              <w:marRight w:val="0"/>
              <w:marTop w:val="0"/>
              <w:marBottom w:val="0"/>
              <w:divBdr>
                <w:top w:val="none" w:sz="0" w:space="0" w:color="auto"/>
                <w:left w:val="none" w:sz="0" w:space="0" w:color="auto"/>
                <w:bottom w:val="none" w:sz="0" w:space="0" w:color="auto"/>
                <w:right w:val="none" w:sz="0" w:space="0" w:color="auto"/>
              </w:divBdr>
            </w:div>
            <w:div w:id="180241341">
              <w:marLeft w:val="0"/>
              <w:marRight w:val="0"/>
              <w:marTop w:val="0"/>
              <w:marBottom w:val="0"/>
              <w:divBdr>
                <w:top w:val="none" w:sz="0" w:space="0" w:color="auto"/>
                <w:left w:val="none" w:sz="0" w:space="0" w:color="auto"/>
                <w:bottom w:val="none" w:sz="0" w:space="0" w:color="auto"/>
                <w:right w:val="none" w:sz="0" w:space="0" w:color="auto"/>
              </w:divBdr>
            </w:div>
            <w:div w:id="186335393">
              <w:marLeft w:val="0"/>
              <w:marRight w:val="0"/>
              <w:marTop w:val="0"/>
              <w:marBottom w:val="0"/>
              <w:divBdr>
                <w:top w:val="none" w:sz="0" w:space="0" w:color="auto"/>
                <w:left w:val="none" w:sz="0" w:space="0" w:color="auto"/>
                <w:bottom w:val="none" w:sz="0" w:space="0" w:color="auto"/>
                <w:right w:val="none" w:sz="0" w:space="0" w:color="auto"/>
              </w:divBdr>
            </w:div>
            <w:div w:id="186919091">
              <w:marLeft w:val="0"/>
              <w:marRight w:val="0"/>
              <w:marTop w:val="0"/>
              <w:marBottom w:val="0"/>
              <w:divBdr>
                <w:top w:val="none" w:sz="0" w:space="0" w:color="auto"/>
                <w:left w:val="none" w:sz="0" w:space="0" w:color="auto"/>
                <w:bottom w:val="none" w:sz="0" w:space="0" w:color="auto"/>
                <w:right w:val="none" w:sz="0" w:space="0" w:color="auto"/>
              </w:divBdr>
            </w:div>
            <w:div w:id="187375510">
              <w:marLeft w:val="0"/>
              <w:marRight w:val="0"/>
              <w:marTop w:val="0"/>
              <w:marBottom w:val="0"/>
              <w:divBdr>
                <w:top w:val="none" w:sz="0" w:space="0" w:color="auto"/>
                <w:left w:val="none" w:sz="0" w:space="0" w:color="auto"/>
                <w:bottom w:val="none" w:sz="0" w:space="0" w:color="auto"/>
                <w:right w:val="none" w:sz="0" w:space="0" w:color="auto"/>
              </w:divBdr>
            </w:div>
            <w:div w:id="187837324">
              <w:marLeft w:val="0"/>
              <w:marRight w:val="0"/>
              <w:marTop w:val="0"/>
              <w:marBottom w:val="0"/>
              <w:divBdr>
                <w:top w:val="none" w:sz="0" w:space="0" w:color="auto"/>
                <w:left w:val="none" w:sz="0" w:space="0" w:color="auto"/>
                <w:bottom w:val="none" w:sz="0" w:space="0" w:color="auto"/>
                <w:right w:val="none" w:sz="0" w:space="0" w:color="auto"/>
              </w:divBdr>
            </w:div>
            <w:div w:id="187909709">
              <w:marLeft w:val="0"/>
              <w:marRight w:val="0"/>
              <w:marTop w:val="0"/>
              <w:marBottom w:val="0"/>
              <w:divBdr>
                <w:top w:val="none" w:sz="0" w:space="0" w:color="auto"/>
                <w:left w:val="none" w:sz="0" w:space="0" w:color="auto"/>
                <w:bottom w:val="none" w:sz="0" w:space="0" w:color="auto"/>
                <w:right w:val="none" w:sz="0" w:space="0" w:color="auto"/>
              </w:divBdr>
            </w:div>
            <w:div w:id="189026985">
              <w:marLeft w:val="0"/>
              <w:marRight w:val="0"/>
              <w:marTop w:val="0"/>
              <w:marBottom w:val="0"/>
              <w:divBdr>
                <w:top w:val="none" w:sz="0" w:space="0" w:color="auto"/>
                <w:left w:val="none" w:sz="0" w:space="0" w:color="auto"/>
                <w:bottom w:val="none" w:sz="0" w:space="0" w:color="auto"/>
                <w:right w:val="none" w:sz="0" w:space="0" w:color="auto"/>
              </w:divBdr>
            </w:div>
            <w:div w:id="190342077">
              <w:marLeft w:val="0"/>
              <w:marRight w:val="0"/>
              <w:marTop w:val="0"/>
              <w:marBottom w:val="0"/>
              <w:divBdr>
                <w:top w:val="none" w:sz="0" w:space="0" w:color="auto"/>
                <w:left w:val="none" w:sz="0" w:space="0" w:color="auto"/>
                <w:bottom w:val="none" w:sz="0" w:space="0" w:color="auto"/>
                <w:right w:val="none" w:sz="0" w:space="0" w:color="auto"/>
              </w:divBdr>
            </w:div>
            <w:div w:id="191649387">
              <w:marLeft w:val="0"/>
              <w:marRight w:val="0"/>
              <w:marTop w:val="0"/>
              <w:marBottom w:val="0"/>
              <w:divBdr>
                <w:top w:val="none" w:sz="0" w:space="0" w:color="auto"/>
                <w:left w:val="none" w:sz="0" w:space="0" w:color="auto"/>
                <w:bottom w:val="none" w:sz="0" w:space="0" w:color="auto"/>
                <w:right w:val="none" w:sz="0" w:space="0" w:color="auto"/>
              </w:divBdr>
            </w:div>
            <w:div w:id="197548324">
              <w:marLeft w:val="0"/>
              <w:marRight w:val="0"/>
              <w:marTop w:val="0"/>
              <w:marBottom w:val="0"/>
              <w:divBdr>
                <w:top w:val="none" w:sz="0" w:space="0" w:color="auto"/>
                <w:left w:val="none" w:sz="0" w:space="0" w:color="auto"/>
                <w:bottom w:val="none" w:sz="0" w:space="0" w:color="auto"/>
                <w:right w:val="none" w:sz="0" w:space="0" w:color="auto"/>
              </w:divBdr>
            </w:div>
            <w:div w:id="197596201">
              <w:marLeft w:val="0"/>
              <w:marRight w:val="0"/>
              <w:marTop w:val="0"/>
              <w:marBottom w:val="0"/>
              <w:divBdr>
                <w:top w:val="none" w:sz="0" w:space="0" w:color="auto"/>
                <w:left w:val="none" w:sz="0" w:space="0" w:color="auto"/>
                <w:bottom w:val="none" w:sz="0" w:space="0" w:color="auto"/>
                <w:right w:val="none" w:sz="0" w:space="0" w:color="auto"/>
              </w:divBdr>
            </w:div>
            <w:div w:id="198592673">
              <w:marLeft w:val="0"/>
              <w:marRight w:val="0"/>
              <w:marTop w:val="0"/>
              <w:marBottom w:val="0"/>
              <w:divBdr>
                <w:top w:val="none" w:sz="0" w:space="0" w:color="auto"/>
                <w:left w:val="none" w:sz="0" w:space="0" w:color="auto"/>
                <w:bottom w:val="none" w:sz="0" w:space="0" w:color="auto"/>
                <w:right w:val="none" w:sz="0" w:space="0" w:color="auto"/>
              </w:divBdr>
            </w:div>
            <w:div w:id="198861349">
              <w:marLeft w:val="0"/>
              <w:marRight w:val="0"/>
              <w:marTop w:val="0"/>
              <w:marBottom w:val="0"/>
              <w:divBdr>
                <w:top w:val="none" w:sz="0" w:space="0" w:color="auto"/>
                <w:left w:val="none" w:sz="0" w:space="0" w:color="auto"/>
                <w:bottom w:val="none" w:sz="0" w:space="0" w:color="auto"/>
                <w:right w:val="none" w:sz="0" w:space="0" w:color="auto"/>
              </w:divBdr>
            </w:div>
            <w:div w:id="199707530">
              <w:marLeft w:val="0"/>
              <w:marRight w:val="0"/>
              <w:marTop w:val="0"/>
              <w:marBottom w:val="0"/>
              <w:divBdr>
                <w:top w:val="none" w:sz="0" w:space="0" w:color="auto"/>
                <w:left w:val="none" w:sz="0" w:space="0" w:color="auto"/>
                <w:bottom w:val="none" w:sz="0" w:space="0" w:color="auto"/>
                <w:right w:val="none" w:sz="0" w:space="0" w:color="auto"/>
              </w:divBdr>
            </w:div>
            <w:div w:id="200948414">
              <w:marLeft w:val="0"/>
              <w:marRight w:val="0"/>
              <w:marTop w:val="0"/>
              <w:marBottom w:val="0"/>
              <w:divBdr>
                <w:top w:val="none" w:sz="0" w:space="0" w:color="auto"/>
                <w:left w:val="none" w:sz="0" w:space="0" w:color="auto"/>
                <w:bottom w:val="none" w:sz="0" w:space="0" w:color="auto"/>
                <w:right w:val="none" w:sz="0" w:space="0" w:color="auto"/>
              </w:divBdr>
            </w:div>
            <w:div w:id="203444581">
              <w:marLeft w:val="0"/>
              <w:marRight w:val="0"/>
              <w:marTop w:val="0"/>
              <w:marBottom w:val="0"/>
              <w:divBdr>
                <w:top w:val="none" w:sz="0" w:space="0" w:color="auto"/>
                <w:left w:val="none" w:sz="0" w:space="0" w:color="auto"/>
                <w:bottom w:val="none" w:sz="0" w:space="0" w:color="auto"/>
                <w:right w:val="none" w:sz="0" w:space="0" w:color="auto"/>
              </w:divBdr>
            </w:div>
            <w:div w:id="203761367">
              <w:marLeft w:val="0"/>
              <w:marRight w:val="0"/>
              <w:marTop w:val="0"/>
              <w:marBottom w:val="0"/>
              <w:divBdr>
                <w:top w:val="none" w:sz="0" w:space="0" w:color="auto"/>
                <w:left w:val="none" w:sz="0" w:space="0" w:color="auto"/>
                <w:bottom w:val="none" w:sz="0" w:space="0" w:color="auto"/>
                <w:right w:val="none" w:sz="0" w:space="0" w:color="auto"/>
              </w:divBdr>
            </w:div>
            <w:div w:id="203904354">
              <w:marLeft w:val="0"/>
              <w:marRight w:val="0"/>
              <w:marTop w:val="0"/>
              <w:marBottom w:val="0"/>
              <w:divBdr>
                <w:top w:val="none" w:sz="0" w:space="0" w:color="auto"/>
                <w:left w:val="none" w:sz="0" w:space="0" w:color="auto"/>
                <w:bottom w:val="none" w:sz="0" w:space="0" w:color="auto"/>
                <w:right w:val="none" w:sz="0" w:space="0" w:color="auto"/>
              </w:divBdr>
            </w:div>
            <w:div w:id="204026704">
              <w:marLeft w:val="0"/>
              <w:marRight w:val="0"/>
              <w:marTop w:val="0"/>
              <w:marBottom w:val="0"/>
              <w:divBdr>
                <w:top w:val="none" w:sz="0" w:space="0" w:color="auto"/>
                <w:left w:val="none" w:sz="0" w:space="0" w:color="auto"/>
                <w:bottom w:val="none" w:sz="0" w:space="0" w:color="auto"/>
                <w:right w:val="none" w:sz="0" w:space="0" w:color="auto"/>
              </w:divBdr>
            </w:div>
            <w:div w:id="206140981">
              <w:marLeft w:val="0"/>
              <w:marRight w:val="0"/>
              <w:marTop w:val="0"/>
              <w:marBottom w:val="0"/>
              <w:divBdr>
                <w:top w:val="none" w:sz="0" w:space="0" w:color="auto"/>
                <w:left w:val="none" w:sz="0" w:space="0" w:color="auto"/>
                <w:bottom w:val="none" w:sz="0" w:space="0" w:color="auto"/>
                <w:right w:val="none" w:sz="0" w:space="0" w:color="auto"/>
              </w:divBdr>
            </w:div>
            <w:div w:id="207381596">
              <w:marLeft w:val="0"/>
              <w:marRight w:val="0"/>
              <w:marTop w:val="0"/>
              <w:marBottom w:val="0"/>
              <w:divBdr>
                <w:top w:val="none" w:sz="0" w:space="0" w:color="auto"/>
                <w:left w:val="none" w:sz="0" w:space="0" w:color="auto"/>
                <w:bottom w:val="none" w:sz="0" w:space="0" w:color="auto"/>
                <w:right w:val="none" w:sz="0" w:space="0" w:color="auto"/>
              </w:divBdr>
            </w:div>
            <w:div w:id="213976464">
              <w:marLeft w:val="0"/>
              <w:marRight w:val="0"/>
              <w:marTop w:val="0"/>
              <w:marBottom w:val="0"/>
              <w:divBdr>
                <w:top w:val="none" w:sz="0" w:space="0" w:color="auto"/>
                <w:left w:val="none" w:sz="0" w:space="0" w:color="auto"/>
                <w:bottom w:val="none" w:sz="0" w:space="0" w:color="auto"/>
                <w:right w:val="none" w:sz="0" w:space="0" w:color="auto"/>
              </w:divBdr>
            </w:div>
            <w:div w:id="215433478">
              <w:marLeft w:val="0"/>
              <w:marRight w:val="0"/>
              <w:marTop w:val="0"/>
              <w:marBottom w:val="0"/>
              <w:divBdr>
                <w:top w:val="none" w:sz="0" w:space="0" w:color="auto"/>
                <w:left w:val="none" w:sz="0" w:space="0" w:color="auto"/>
                <w:bottom w:val="none" w:sz="0" w:space="0" w:color="auto"/>
                <w:right w:val="none" w:sz="0" w:space="0" w:color="auto"/>
              </w:divBdr>
            </w:div>
            <w:div w:id="215703780">
              <w:marLeft w:val="0"/>
              <w:marRight w:val="0"/>
              <w:marTop w:val="0"/>
              <w:marBottom w:val="0"/>
              <w:divBdr>
                <w:top w:val="none" w:sz="0" w:space="0" w:color="auto"/>
                <w:left w:val="none" w:sz="0" w:space="0" w:color="auto"/>
                <w:bottom w:val="none" w:sz="0" w:space="0" w:color="auto"/>
                <w:right w:val="none" w:sz="0" w:space="0" w:color="auto"/>
              </w:divBdr>
            </w:div>
            <w:div w:id="219443562">
              <w:marLeft w:val="0"/>
              <w:marRight w:val="0"/>
              <w:marTop w:val="0"/>
              <w:marBottom w:val="0"/>
              <w:divBdr>
                <w:top w:val="none" w:sz="0" w:space="0" w:color="auto"/>
                <w:left w:val="none" w:sz="0" w:space="0" w:color="auto"/>
                <w:bottom w:val="none" w:sz="0" w:space="0" w:color="auto"/>
                <w:right w:val="none" w:sz="0" w:space="0" w:color="auto"/>
              </w:divBdr>
            </w:div>
            <w:div w:id="219444137">
              <w:marLeft w:val="0"/>
              <w:marRight w:val="0"/>
              <w:marTop w:val="0"/>
              <w:marBottom w:val="0"/>
              <w:divBdr>
                <w:top w:val="none" w:sz="0" w:space="0" w:color="auto"/>
                <w:left w:val="none" w:sz="0" w:space="0" w:color="auto"/>
                <w:bottom w:val="none" w:sz="0" w:space="0" w:color="auto"/>
                <w:right w:val="none" w:sz="0" w:space="0" w:color="auto"/>
              </w:divBdr>
            </w:div>
            <w:div w:id="219563963">
              <w:marLeft w:val="0"/>
              <w:marRight w:val="0"/>
              <w:marTop w:val="0"/>
              <w:marBottom w:val="0"/>
              <w:divBdr>
                <w:top w:val="none" w:sz="0" w:space="0" w:color="auto"/>
                <w:left w:val="none" w:sz="0" w:space="0" w:color="auto"/>
                <w:bottom w:val="none" w:sz="0" w:space="0" w:color="auto"/>
                <w:right w:val="none" w:sz="0" w:space="0" w:color="auto"/>
              </w:divBdr>
            </w:div>
            <w:div w:id="219677926">
              <w:marLeft w:val="0"/>
              <w:marRight w:val="0"/>
              <w:marTop w:val="0"/>
              <w:marBottom w:val="0"/>
              <w:divBdr>
                <w:top w:val="none" w:sz="0" w:space="0" w:color="auto"/>
                <w:left w:val="none" w:sz="0" w:space="0" w:color="auto"/>
                <w:bottom w:val="none" w:sz="0" w:space="0" w:color="auto"/>
                <w:right w:val="none" w:sz="0" w:space="0" w:color="auto"/>
              </w:divBdr>
            </w:div>
            <w:div w:id="220289986">
              <w:marLeft w:val="0"/>
              <w:marRight w:val="0"/>
              <w:marTop w:val="0"/>
              <w:marBottom w:val="0"/>
              <w:divBdr>
                <w:top w:val="none" w:sz="0" w:space="0" w:color="auto"/>
                <w:left w:val="none" w:sz="0" w:space="0" w:color="auto"/>
                <w:bottom w:val="none" w:sz="0" w:space="0" w:color="auto"/>
                <w:right w:val="none" w:sz="0" w:space="0" w:color="auto"/>
              </w:divBdr>
            </w:div>
            <w:div w:id="222496307">
              <w:marLeft w:val="0"/>
              <w:marRight w:val="0"/>
              <w:marTop w:val="0"/>
              <w:marBottom w:val="0"/>
              <w:divBdr>
                <w:top w:val="none" w:sz="0" w:space="0" w:color="auto"/>
                <w:left w:val="none" w:sz="0" w:space="0" w:color="auto"/>
                <w:bottom w:val="none" w:sz="0" w:space="0" w:color="auto"/>
                <w:right w:val="none" w:sz="0" w:space="0" w:color="auto"/>
              </w:divBdr>
            </w:div>
            <w:div w:id="224025536">
              <w:marLeft w:val="0"/>
              <w:marRight w:val="0"/>
              <w:marTop w:val="0"/>
              <w:marBottom w:val="0"/>
              <w:divBdr>
                <w:top w:val="none" w:sz="0" w:space="0" w:color="auto"/>
                <w:left w:val="none" w:sz="0" w:space="0" w:color="auto"/>
                <w:bottom w:val="none" w:sz="0" w:space="0" w:color="auto"/>
                <w:right w:val="none" w:sz="0" w:space="0" w:color="auto"/>
              </w:divBdr>
            </w:div>
            <w:div w:id="226843523">
              <w:marLeft w:val="0"/>
              <w:marRight w:val="0"/>
              <w:marTop w:val="0"/>
              <w:marBottom w:val="0"/>
              <w:divBdr>
                <w:top w:val="none" w:sz="0" w:space="0" w:color="auto"/>
                <w:left w:val="none" w:sz="0" w:space="0" w:color="auto"/>
                <w:bottom w:val="none" w:sz="0" w:space="0" w:color="auto"/>
                <w:right w:val="none" w:sz="0" w:space="0" w:color="auto"/>
              </w:divBdr>
            </w:div>
            <w:div w:id="227687112">
              <w:marLeft w:val="0"/>
              <w:marRight w:val="0"/>
              <w:marTop w:val="0"/>
              <w:marBottom w:val="0"/>
              <w:divBdr>
                <w:top w:val="none" w:sz="0" w:space="0" w:color="auto"/>
                <w:left w:val="none" w:sz="0" w:space="0" w:color="auto"/>
                <w:bottom w:val="none" w:sz="0" w:space="0" w:color="auto"/>
                <w:right w:val="none" w:sz="0" w:space="0" w:color="auto"/>
              </w:divBdr>
            </w:div>
            <w:div w:id="233471785">
              <w:marLeft w:val="0"/>
              <w:marRight w:val="0"/>
              <w:marTop w:val="0"/>
              <w:marBottom w:val="0"/>
              <w:divBdr>
                <w:top w:val="none" w:sz="0" w:space="0" w:color="auto"/>
                <w:left w:val="none" w:sz="0" w:space="0" w:color="auto"/>
                <w:bottom w:val="none" w:sz="0" w:space="0" w:color="auto"/>
                <w:right w:val="none" w:sz="0" w:space="0" w:color="auto"/>
              </w:divBdr>
            </w:div>
            <w:div w:id="235668584">
              <w:marLeft w:val="0"/>
              <w:marRight w:val="0"/>
              <w:marTop w:val="0"/>
              <w:marBottom w:val="0"/>
              <w:divBdr>
                <w:top w:val="none" w:sz="0" w:space="0" w:color="auto"/>
                <w:left w:val="none" w:sz="0" w:space="0" w:color="auto"/>
                <w:bottom w:val="none" w:sz="0" w:space="0" w:color="auto"/>
                <w:right w:val="none" w:sz="0" w:space="0" w:color="auto"/>
              </w:divBdr>
            </w:div>
            <w:div w:id="236130120">
              <w:marLeft w:val="0"/>
              <w:marRight w:val="0"/>
              <w:marTop w:val="0"/>
              <w:marBottom w:val="0"/>
              <w:divBdr>
                <w:top w:val="none" w:sz="0" w:space="0" w:color="auto"/>
                <w:left w:val="none" w:sz="0" w:space="0" w:color="auto"/>
                <w:bottom w:val="none" w:sz="0" w:space="0" w:color="auto"/>
                <w:right w:val="none" w:sz="0" w:space="0" w:color="auto"/>
              </w:divBdr>
            </w:div>
            <w:div w:id="236676929">
              <w:marLeft w:val="0"/>
              <w:marRight w:val="0"/>
              <w:marTop w:val="0"/>
              <w:marBottom w:val="0"/>
              <w:divBdr>
                <w:top w:val="none" w:sz="0" w:space="0" w:color="auto"/>
                <w:left w:val="none" w:sz="0" w:space="0" w:color="auto"/>
                <w:bottom w:val="none" w:sz="0" w:space="0" w:color="auto"/>
                <w:right w:val="none" w:sz="0" w:space="0" w:color="auto"/>
              </w:divBdr>
            </w:div>
            <w:div w:id="236793614">
              <w:marLeft w:val="0"/>
              <w:marRight w:val="0"/>
              <w:marTop w:val="0"/>
              <w:marBottom w:val="0"/>
              <w:divBdr>
                <w:top w:val="none" w:sz="0" w:space="0" w:color="auto"/>
                <w:left w:val="none" w:sz="0" w:space="0" w:color="auto"/>
                <w:bottom w:val="none" w:sz="0" w:space="0" w:color="auto"/>
                <w:right w:val="none" w:sz="0" w:space="0" w:color="auto"/>
              </w:divBdr>
            </w:div>
            <w:div w:id="237444829">
              <w:marLeft w:val="0"/>
              <w:marRight w:val="0"/>
              <w:marTop w:val="360"/>
              <w:marBottom w:val="0"/>
              <w:divBdr>
                <w:top w:val="single" w:sz="6" w:space="0" w:color="auto"/>
                <w:left w:val="single" w:sz="6" w:space="0" w:color="auto"/>
                <w:bottom w:val="single" w:sz="6" w:space="0" w:color="auto"/>
                <w:right w:val="single" w:sz="6" w:space="0" w:color="auto"/>
              </w:divBdr>
            </w:div>
            <w:div w:id="239559638">
              <w:marLeft w:val="0"/>
              <w:marRight w:val="0"/>
              <w:marTop w:val="0"/>
              <w:marBottom w:val="0"/>
              <w:divBdr>
                <w:top w:val="none" w:sz="0" w:space="0" w:color="auto"/>
                <w:left w:val="none" w:sz="0" w:space="0" w:color="auto"/>
                <w:bottom w:val="none" w:sz="0" w:space="0" w:color="auto"/>
                <w:right w:val="none" w:sz="0" w:space="0" w:color="auto"/>
              </w:divBdr>
            </w:div>
            <w:div w:id="241185147">
              <w:marLeft w:val="0"/>
              <w:marRight w:val="0"/>
              <w:marTop w:val="0"/>
              <w:marBottom w:val="0"/>
              <w:divBdr>
                <w:top w:val="none" w:sz="0" w:space="0" w:color="auto"/>
                <w:left w:val="none" w:sz="0" w:space="0" w:color="auto"/>
                <w:bottom w:val="none" w:sz="0" w:space="0" w:color="auto"/>
                <w:right w:val="none" w:sz="0" w:space="0" w:color="auto"/>
              </w:divBdr>
            </w:div>
            <w:div w:id="242956405">
              <w:marLeft w:val="0"/>
              <w:marRight w:val="0"/>
              <w:marTop w:val="0"/>
              <w:marBottom w:val="0"/>
              <w:divBdr>
                <w:top w:val="none" w:sz="0" w:space="0" w:color="auto"/>
                <w:left w:val="none" w:sz="0" w:space="0" w:color="auto"/>
                <w:bottom w:val="none" w:sz="0" w:space="0" w:color="auto"/>
                <w:right w:val="none" w:sz="0" w:space="0" w:color="auto"/>
              </w:divBdr>
            </w:div>
            <w:div w:id="245653462">
              <w:marLeft w:val="0"/>
              <w:marRight w:val="0"/>
              <w:marTop w:val="0"/>
              <w:marBottom w:val="0"/>
              <w:divBdr>
                <w:top w:val="none" w:sz="0" w:space="0" w:color="auto"/>
                <w:left w:val="none" w:sz="0" w:space="0" w:color="auto"/>
                <w:bottom w:val="none" w:sz="0" w:space="0" w:color="auto"/>
                <w:right w:val="none" w:sz="0" w:space="0" w:color="auto"/>
              </w:divBdr>
            </w:div>
            <w:div w:id="246888031">
              <w:marLeft w:val="0"/>
              <w:marRight w:val="0"/>
              <w:marTop w:val="0"/>
              <w:marBottom w:val="0"/>
              <w:divBdr>
                <w:top w:val="none" w:sz="0" w:space="0" w:color="auto"/>
                <w:left w:val="none" w:sz="0" w:space="0" w:color="auto"/>
                <w:bottom w:val="none" w:sz="0" w:space="0" w:color="auto"/>
                <w:right w:val="none" w:sz="0" w:space="0" w:color="auto"/>
              </w:divBdr>
            </w:div>
            <w:div w:id="247470958">
              <w:marLeft w:val="0"/>
              <w:marRight w:val="0"/>
              <w:marTop w:val="0"/>
              <w:marBottom w:val="0"/>
              <w:divBdr>
                <w:top w:val="none" w:sz="0" w:space="0" w:color="auto"/>
                <w:left w:val="none" w:sz="0" w:space="0" w:color="auto"/>
                <w:bottom w:val="none" w:sz="0" w:space="0" w:color="auto"/>
                <w:right w:val="none" w:sz="0" w:space="0" w:color="auto"/>
              </w:divBdr>
            </w:div>
            <w:div w:id="250284692">
              <w:marLeft w:val="0"/>
              <w:marRight w:val="0"/>
              <w:marTop w:val="0"/>
              <w:marBottom w:val="0"/>
              <w:divBdr>
                <w:top w:val="none" w:sz="0" w:space="0" w:color="auto"/>
                <w:left w:val="none" w:sz="0" w:space="0" w:color="auto"/>
                <w:bottom w:val="none" w:sz="0" w:space="0" w:color="auto"/>
                <w:right w:val="none" w:sz="0" w:space="0" w:color="auto"/>
              </w:divBdr>
            </w:div>
            <w:div w:id="251010443">
              <w:marLeft w:val="0"/>
              <w:marRight w:val="0"/>
              <w:marTop w:val="0"/>
              <w:marBottom w:val="0"/>
              <w:divBdr>
                <w:top w:val="none" w:sz="0" w:space="0" w:color="auto"/>
                <w:left w:val="none" w:sz="0" w:space="0" w:color="auto"/>
                <w:bottom w:val="none" w:sz="0" w:space="0" w:color="auto"/>
                <w:right w:val="none" w:sz="0" w:space="0" w:color="auto"/>
              </w:divBdr>
            </w:div>
            <w:div w:id="251474167">
              <w:marLeft w:val="0"/>
              <w:marRight w:val="0"/>
              <w:marTop w:val="0"/>
              <w:marBottom w:val="0"/>
              <w:divBdr>
                <w:top w:val="none" w:sz="0" w:space="0" w:color="auto"/>
                <w:left w:val="none" w:sz="0" w:space="0" w:color="auto"/>
                <w:bottom w:val="none" w:sz="0" w:space="0" w:color="auto"/>
                <w:right w:val="none" w:sz="0" w:space="0" w:color="auto"/>
              </w:divBdr>
            </w:div>
            <w:div w:id="251479452">
              <w:marLeft w:val="0"/>
              <w:marRight w:val="0"/>
              <w:marTop w:val="0"/>
              <w:marBottom w:val="0"/>
              <w:divBdr>
                <w:top w:val="none" w:sz="0" w:space="0" w:color="auto"/>
                <w:left w:val="none" w:sz="0" w:space="0" w:color="auto"/>
                <w:bottom w:val="none" w:sz="0" w:space="0" w:color="auto"/>
                <w:right w:val="none" w:sz="0" w:space="0" w:color="auto"/>
              </w:divBdr>
            </w:div>
            <w:div w:id="252052777">
              <w:marLeft w:val="0"/>
              <w:marRight w:val="0"/>
              <w:marTop w:val="0"/>
              <w:marBottom w:val="0"/>
              <w:divBdr>
                <w:top w:val="none" w:sz="0" w:space="0" w:color="auto"/>
                <w:left w:val="none" w:sz="0" w:space="0" w:color="auto"/>
                <w:bottom w:val="none" w:sz="0" w:space="0" w:color="auto"/>
                <w:right w:val="none" w:sz="0" w:space="0" w:color="auto"/>
              </w:divBdr>
            </w:div>
            <w:div w:id="253054131">
              <w:marLeft w:val="0"/>
              <w:marRight w:val="0"/>
              <w:marTop w:val="0"/>
              <w:marBottom w:val="0"/>
              <w:divBdr>
                <w:top w:val="none" w:sz="0" w:space="0" w:color="auto"/>
                <w:left w:val="none" w:sz="0" w:space="0" w:color="auto"/>
                <w:bottom w:val="none" w:sz="0" w:space="0" w:color="auto"/>
                <w:right w:val="none" w:sz="0" w:space="0" w:color="auto"/>
              </w:divBdr>
            </w:div>
            <w:div w:id="255024001">
              <w:marLeft w:val="0"/>
              <w:marRight w:val="0"/>
              <w:marTop w:val="0"/>
              <w:marBottom w:val="0"/>
              <w:divBdr>
                <w:top w:val="none" w:sz="0" w:space="0" w:color="auto"/>
                <w:left w:val="none" w:sz="0" w:space="0" w:color="auto"/>
                <w:bottom w:val="none" w:sz="0" w:space="0" w:color="auto"/>
                <w:right w:val="none" w:sz="0" w:space="0" w:color="auto"/>
              </w:divBdr>
            </w:div>
            <w:div w:id="255526067">
              <w:marLeft w:val="0"/>
              <w:marRight w:val="0"/>
              <w:marTop w:val="0"/>
              <w:marBottom w:val="0"/>
              <w:divBdr>
                <w:top w:val="none" w:sz="0" w:space="0" w:color="auto"/>
                <w:left w:val="none" w:sz="0" w:space="0" w:color="auto"/>
                <w:bottom w:val="none" w:sz="0" w:space="0" w:color="auto"/>
                <w:right w:val="none" w:sz="0" w:space="0" w:color="auto"/>
              </w:divBdr>
            </w:div>
            <w:div w:id="255598354">
              <w:marLeft w:val="0"/>
              <w:marRight w:val="0"/>
              <w:marTop w:val="0"/>
              <w:marBottom w:val="0"/>
              <w:divBdr>
                <w:top w:val="none" w:sz="0" w:space="0" w:color="auto"/>
                <w:left w:val="none" w:sz="0" w:space="0" w:color="auto"/>
                <w:bottom w:val="none" w:sz="0" w:space="0" w:color="auto"/>
                <w:right w:val="none" w:sz="0" w:space="0" w:color="auto"/>
              </w:divBdr>
            </w:div>
            <w:div w:id="261883130">
              <w:marLeft w:val="0"/>
              <w:marRight w:val="0"/>
              <w:marTop w:val="0"/>
              <w:marBottom w:val="0"/>
              <w:divBdr>
                <w:top w:val="none" w:sz="0" w:space="0" w:color="auto"/>
                <w:left w:val="none" w:sz="0" w:space="0" w:color="auto"/>
                <w:bottom w:val="none" w:sz="0" w:space="0" w:color="auto"/>
                <w:right w:val="none" w:sz="0" w:space="0" w:color="auto"/>
              </w:divBdr>
            </w:div>
            <w:div w:id="262423305">
              <w:marLeft w:val="0"/>
              <w:marRight w:val="0"/>
              <w:marTop w:val="0"/>
              <w:marBottom w:val="0"/>
              <w:divBdr>
                <w:top w:val="none" w:sz="0" w:space="0" w:color="auto"/>
                <w:left w:val="none" w:sz="0" w:space="0" w:color="auto"/>
                <w:bottom w:val="none" w:sz="0" w:space="0" w:color="auto"/>
                <w:right w:val="none" w:sz="0" w:space="0" w:color="auto"/>
              </w:divBdr>
            </w:div>
            <w:div w:id="265819588">
              <w:marLeft w:val="0"/>
              <w:marRight w:val="0"/>
              <w:marTop w:val="0"/>
              <w:marBottom w:val="0"/>
              <w:divBdr>
                <w:top w:val="none" w:sz="0" w:space="0" w:color="auto"/>
                <w:left w:val="none" w:sz="0" w:space="0" w:color="auto"/>
                <w:bottom w:val="none" w:sz="0" w:space="0" w:color="auto"/>
                <w:right w:val="none" w:sz="0" w:space="0" w:color="auto"/>
              </w:divBdr>
            </w:div>
            <w:div w:id="266231763">
              <w:marLeft w:val="0"/>
              <w:marRight w:val="0"/>
              <w:marTop w:val="0"/>
              <w:marBottom w:val="0"/>
              <w:divBdr>
                <w:top w:val="none" w:sz="0" w:space="0" w:color="auto"/>
                <w:left w:val="none" w:sz="0" w:space="0" w:color="auto"/>
                <w:bottom w:val="none" w:sz="0" w:space="0" w:color="auto"/>
                <w:right w:val="none" w:sz="0" w:space="0" w:color="auto"/>
              </w:divBdr>
            </w:div>
            <w:div w:id="268052412">
              <w:marLeft w:val="0"/>
              <w:marRight w:val="0"/>
              <w:marTop w:val="0"/>
              <w:marBottom w:val="0"/>
              <w:divBdr>
                <w:top w:val="none" w:sz="0" w:space="0" w:color="auto"/>
                <w:left w:val="none" w:sz="0" w:space="0" w:color="auto"/>
                <w:bottom w:val="none" w:sz="0" w:space="0" w:color="auto"/>
                <w:right w:val="none" w:sz="0" w:space="0" w:color="auto"/>
              </w:divBdr>
            </w:div>
            <w:div w:id="274219132">
              <w:marLeft w:val="0"/>
              <w:marRight w:val="0"/>
              <w:marTop w:val="0"/>
              <w:marBottom w:val="0"/>
              <w:divBdr>
                <w:top w:val="none" w:sz="0" w:space="0" w:color="auto"/>
                <w:left w:val="none" w:sz="0" w:space="0" w:color="auto"/>
                <w:bottom w:val="none" w:sz="0" w:space="0" w:color="auto"/>
                <w:right w:val="none" w:sz="0" w:space="0" w:color="auto"/>
              </w:divBdr>
            </w:div>
            <w:div w:id="275795671">
              <w:marLeft w:val="0"/>
              <w:marRight w:val="0"/>
              <w:marTop w:val="0"/>
              <w:marBottom w:val="0"/>
              <w:divBdr>
                <w:top w:val="none" w:sz="0" w:space="0" w:color="auto"/>
                <w:left w:val="none" w:sz="0" w:space="0" w:color="auto"/>
                <w:bottom w:val="none" w:sz="0" w:space="0" w:color="auto"/>
                <w:right w:val="none" w:sz="0" w:space="0" w:color="auto"/>
              </w:divBdr>
            </w:div>
            <w:div w:id="276644675">
              <w:marLeft w:val="0"/>
              <w:marRight w:val="0"/>
              <w:marTop w:val="0"/>
              <w:marBottom w:val="0"/>
              <w:divBdr>
                <w:top w:val="none" w:sz="0" w:space="0" w:color="auto"/>
                <w:left w:val="none" w:sz="0" w:space="0" w:color="auto"/>
                <w:bottom w:val="none" w:sz="0" w:space="0" w:color="auto"/>
                <w:right w:val="none" w:sz="0" w:space="0" w:color="auto"/>
              </w:divBdr>
            </w:div>
            <w:div w:id="277369391">
              <w:marLeft w:val="0"/>
              <w:marRight w:val="0"/>
              <w:marTop w:val="0"/>
              <w:marBottom w:val="0"/>
              <w:divBdr>
                <w:top w:val="none" w:sz="0" w:space="0" w:color="auto"/>
                <w:left w:val="none" w:sz="0" w:space="0" w:color="auto"/>
                <w:bottom w:val="none" w:sz="0" w:space="0" w:color="auto"/>
                <w:right w:val="none" w:sz="0" w:space="0" w:color="auto"/>
              </w:divBdr>
            </w:div>
            <w:div w:id="279916231">
              <w:marLeft w:val="0"/>
              <w:marRight w:val="0"/>
              <w:marTop w:val="0"/>
              <w:marBottom w:val="0"/>
              <w:divBdr>
                <w:top w:val="none" w:sz="0" w:space="0" w:color="auto"/>
                <w:left w:val="none" w:sz="0" w:space="0" w:color="auto"/>
                <w:bottom w:val="none" w:sz="0" w:space="0" w:color="auto"/>
                <w:right w:val="none" w:sz="0" w:space="0" w:color="auto"/>
              </w:divBdr>
            </w:div>
            <w:div w:id="280233479">
              <w:marLeft w:val="0"/>
              <w:marRight w:val="0"/>
              <w:marTop w:val="0"/>
              <w:marBottom w:val="0"/>
              <w:divBdr>
                <w:top w:val="none" w:sz="0" w:space="0" w:color="auto"/>
                <w:left w:val="none" w:sz="0" w:space="0" w:color="auto"/>
                <w:bottom w:val="none" w:sz="0" w:space="0" w:color="auto"/>
                <w:right w:val="none" w:sz="0" w:space="0" w:color="auto"/>
              </w:divBdr>
            </w:div>
            <w:div w:id="282424920">
              <w:marLeft w:val="0"/>
              <w:marRight w:val="0"/>
              <w:marTop w:val="0"/>
              <w:marBottom w:val="0"/>
              <w:divBdr>
                <w:top w:val="none" w:sz="0" w:space="0" w:color="auto"/>
                <w:left w:val="none" w:sz="0" w:space="0" w:color="auto"/>
                <w:bottom w:val="none" w:sz="0" w:space="0" w:color="auto"/>
                <w:right w:val="none" w:sz="0" w:space="0" w:color="auto"/>
              </w:divBdr>
            </w:div>
            <w:div w:id="282736227">
              <w:marLeft w:val="0"/>
              <w:marRight w:val="0"/>
              <w:marTop w:val="0"/>
              <w:marBottom w:val="0"/>
              <w:divBdr>
                <w:top w:val="none" w:sz="0" w:space="0" w:color="auto"/>
                <w:left w:val="none" w:sz="0" w:space="0" w:color="auto"/>
                <w:bottom w:val="none" w:sz="0" w:space="0" w:color="auto"/>
                <w:right w:val="none" w:sz="0" w:space="0" w:color="auto"/>
              </w:divBdr>
            </w:div>
            <w:div w:id="283077562">
              <w:marLeft w:val="0"/>
              <w:marRight w:val="0"/>
              <w:marTop w:val="0"/>
              <w:marBottom w:val="0"/>
              <w:divBdr>
                <w:top w:val="none" w:sz="0" w:space="0" w:color="auto"/>
                <w:left w:val="none" w:sz="0" w:space="0" w:color="auto"/>
                <w:bottom w:val="none" w:sz="0" w:space="0" w:color="auto"/>
                <w:right w:val="none" w:sz="0" w:space="0" w:color="auto"/>
              </w:divBdr>
            </w:div>
            <w:div w:id="284387169">
              <w:marLeft w:val="0"/>
              <w:marRight w:val="0"/>
              <w:marTop w:val="0"/>
              <w:marBottom w:val="0"/>
              <w:divBdr>
                <w:top w:val="none" w:sz="0" w:space="0" w:color="auto"/>
                <w:left w:val="none" w:sz="0" w:space="0" w:color="auto"/>
                <w:bottom w:val="none" w:sz="0" w:space="0" w:color="auto"/>
                <w:right w:val="none" w:sz="0" w:space="0" w:color="auto"/>
              </w:divBdr>
            </w:div>
            <w:div w:id="284427227">
              <w:marLeft w:val="0"/>
              <w:marRight w:val="0"/>
              <w:marTop w:val="0"/>
              <w:marBottom w:val="0"/>
              <w:divBdr>
                <w:top w:val="none" w:sz="0" w:space="0" w:color="auto"/>
                <w:left w:val="none" w:sz="0" w:space="0" w:color="auto"/>
                <w:bottom w:val="none" w:sz="0" w:space="0" w:color="auto"/>
                <w:right w:val="none" w:sz="0" w:space="0" w:color="auto"/>
              </w:divBdr>
            </w:div>
            <w:div w:id="287855361">
              <w:marLeft w:val="0"/>
              <w:marRight w:val="0"/>
              <w:marTop w:val="0"/>
              <w:marBottom w:val="0"/>
              <w:divBdr>
                <w:top w:val="none" w:sz="0" w:space="0" w:color="auto"/>
                <w:left w:val="none" w:sz="0" w:space="0" w:color="auto"/>
                <w:bottom w:val="none" w:sz="0" w:space="0" w:color="auto"/>
                <w:right w:val="none" w:sz="0" w:space="0" w:color="auto"/>
              </w:divBdr>
            </w:div>
            <w:div w:id="289558186">
              <w:marLeft w:val="0"/>
              <w:marRight w:val="0"/>
              <w:marTop w:val="0"/>
              <w:marBottom w:val="0"/>
              <w:divBdr>
                <w:top w:val="none" w:sz="0" w:space="0" w:color="auto"/>
                <w:left w:val="none" w:sz="0" w:space="0" w:color="auto"/>
                <w:bottom w:val="none" w:sz="0" w:space="0" w:color="auto"/>
                <w:right w:val="none" w:sz="0" w:space="0" w:color="auto"/>
              </w:divBdr>
            </w:div>
            <w:div w:id="289750883">
              <w:marLeft w:val="0"/>
              <w:marRight w:val="0"/>
              <w:marTop w:val="0"/>
              <w:marBottom w:val="0"/>
              <w:divBdr>
                <w:top w:val="none" w:sz="0" w:space="0" w:color="auto"/>
                <w:left w:val="none" w:sz="0" w:space="0" w:color="auto"/>
                <w:bottom w:val="none" w:sz="0" w:space="0" w:color="auto"/>
                <w:right w:val="none" w:sz="0" w:space="0" w:color="auto"/>
              </w:divBdr>
            </w:div>
            <w:div w:id="291063739">
              <w:marLeft w:val="0"/>
              <w:marRight w:val="0"/>
              <w:marTop w:val="0"/>
              <w:marBottom w:val="0"/>
              <w:divBdr>
                <w:top w:val="none" w:sz="0" w:space="0" w:color="auto"/>
                <w:left w:val="none" w:sz="0" w:space="0" w:color="auto"/>
                <w:bottom w:val="none" w:sz="0" w:space="0" w:color="auto"/>
                <w:right w:val="none" w:sz="0" w:space="0" w:color="auto"/>
              </w:divBdr>
            </w:div>
            <w:div w:id="291598240">
              <w:marLeft w:val="0"/>
              <w:marRight w:val="0"/>
              <w:marTop w:val="0"/>
              <w:marBottom w:val="0"/>
              <w:divBdr>
                <w:top w:val="none" w:sz="0" w:space="0" w:color="auto"/>
                <w:left w:val="none" w:sz="0" w:space="0" w:color="auto"/>
                <w:bottom w:val="none" w:sz="0" w:space="0" w:color="auto"/>
                <w:right w:val="none" w:sz="0" w:space="0" w:color="auto"/>
              </w:divBdr>
            </w:div>
            <w:div w:id="291642680">
              <w:marLeft w:val="0"/>
              <w:marRight w:val="0"/>
              <w:marTop w:val="0"/>
              <w:marBottom w:val="0"/>
              <w:divBdr>
                <w:top w:val="none" w:sz="0" w:space="0" w:color="auto"/>
                <w:left w:val="none" w:sz="0" w:space="0" w:color="auto"/>
                <w:bottom w:val="none" w:sz="0" w:space="0" w:color="auto"/>
                <w:right w:val="none" w:sz="0" w:space="0" w:color="auto"/>
              </w:divBdr>
            </w:div>
            <w:div w:id="293827628">
              <w:marLeft w:val="0"/>
              <w:marRight w:val="0"/>
              <w:marTop w:val="0"/>
              <w:marBottom w:val="0"/>
              <w:divBdr>
                <w:top w:val="none" w:sz="0" w:space="0" w:color="auto"/>
                <w:left w:val="none" w:sz="0" w:space="0" w:color="auto"/>
                <w:bottom w:val="none" w:sz="0" w:space="0" w:color="auto"/>
                <w:right w:val="none" w:sz="0" w:space="0" w:color="auto"/>
              </w:divBdr>
            </w:div>
            <w:div w:id="295377393">
              <w:marLeft w:val="0"/>
              <w:marRight w:val="0"/>
              <w:marTop w:val="0"/>
              <w:marBottom w:val="0"/>
              <w:divBdr>
                <w:top w:val="none" w:sz="0" w:space="0" w:color="auto"/>
                <w:left w:val="none" w:sz="0" w:space="0" w:color="auto"/>
                <w:bottom w:val="none" w:sz="0" w:space="0" w:color="auto"/>
                <w:right w:val="none" w:sz="0" w:space="0" w:color="auto"/>
              </w:divBdr>
            </w:div>
            <w:div w:id="296303852">
              <w:marLeft w:val="0"/>
              <w:marRight w:val="0"/>
              <w:marTop w:val="0"/>
              <w:marBottom w:val="0"/>
              <w:divBdr>
                <w:top w:val="none" w:sz="0" w:space="0" w:color="auto"/>
                <w:left w:val="none" w:sz="0" w:space="0" w:color="auto"/>
                <w:bottom w:val="none" w:sz="0" w:space="0" w:color="auto"/>
                <w:right w:val="none" w:sz="0" w:space="0" w:color="auto"/>
              </w:divBdr>
            </w:div>
            <w:div w:id="296375582">
              <w:marLeft w:val="0"/>
              <w:marRight w:val="0"/>
              <w:marTop w:val="0"/>
              <w:marBottom w:val="0"/>
              <w:divBdr>
                <w:top w:val="none" w:sz="0" w:space="0" w:color="auto"/>
                <w:left w:val="none" w:sz="0" w:space="0" w:color="auto"/>
                <w:bottom w:val="none" w:sz="0" w:space="0" w:color="auto"/>
                <w:right w:val="none" w:sz="0" w:space="0" w:color="auto"/>
              </w:divBdr>
            </w:div>
            <w:div w:id="300112498">
              <w:marLeft w:val="0"/>
              <w:marRight w:val="0"/>
              <w:marTop w:val="0"/>
              <w:marBottom w:val="0"/>
              <w:divBdr>
                <w:top w:val="none" w:sz="0" w:space="0" w:color="auto"/>
                <w:left w:val="none" w:sz="0" w:space="0" w:color="auto"/>
                <w:bottom w:val="none" w:sz="0" w:space="0" w:color="auto"/>
                <w:right w:val="none" w:sz="0" w:space="0" w:color="auto"/>
              </w:divBdr>
            </w:div>
            <w:div w:id="301273643">
              <w:marLeft w:val="0"/>
              <w:marRight w:val="0"/>
              <w:marTop w:val="0"/>
              <w:marBottom w:val="0"/>
              <w:divBdr>
                <w:top w:val="none" w:sz="0" w:space="0" w:color="auto"/>
                <w:left w:val="none" w:sz="0" w:space="0" w:color="auto"/>
                <w:bottom w:val="none" w:sz="0" w:space="0" w:color="auto"/>
                <w:right w:val="none" w:sz="0" w:space="0" w:color="auto"/>
              </w:divBdr>
            </w:div>
            <w:div w:id="302001447">
              <w:marLeft w:val="0"/>
              <w:marRight w:val="0"/>
              <w:marTop w:val="0"/>
              <w:marBottom w:val="0"/>
              <w:divBdr>
                <w:top w:val="none" w:sz="0" w:space="0" w:color="auto"/>
                <w:left w:val="none" w:sz="0" w:space="0" w:color="auto"/>
                <w:bottom w:val="none" w:sz="0" w:space="0" w:color="auto"/>
                <w:right w:val="none" w:sz="0" w:space="0" w:color="auto"/>
              </w:divBdr>
            </w:div>
            <w:div w:id="302933432">
              <w:marLeft w:val="0"/>
              <w:marRight w:val="0"/>
              <w:marTop w:val="0"/>
              <w:marBottom w:val="0"/>
              <w:divBdr>
                <w:top w:val="none" w:sz="0" w:space="0" w:color="auto"/>
                <w:left w:val="none" w:sz="0" w:space="0" w:color="auto"/>
                <w:bottom w:val="none" w:sz="0" w:space="0" w:color="auto"/>
                <w:right w:val="none" w:sz="0" w:space="0" w:color="auto"/>
              </w:divBdr>
            </w:div>
            <w:div w:id="303655816">
              <w:marLeft w:val="0"/>
              <w:marRight w:val="0"/>
              <w:marTop w:val="0"/>
              <w:marBottom w:val="0"/>
              <w:divBdr>
                <w:top w:val="none" w:sz="0" w:space="0" w:color="auto"/>
                <w:left w:val="none" w:sz="0" w:space="0" w:color="auto"/>
                <w:bottom w:val="none" w:sz="0" w:space="0" w:color="auto"/>
                <w:right w:val="none" w:sz="0" w:space="0" w:color="auto"/>
              </w:divBdr>
            </w:div>
            <w:div w:id="306252693">
              <w:marLeft w:val="0"/>
              <w:marRight w:val="0"/>
              <w:marTop w:val="0"/>
              <w:marBottom w:val="0"/>
              <w:divBdr>
                <w:top w:val="none" w:sz="0" w:space="0" w:color="auto"/>
                <w:left w:val="none" w:sz="0" w:space="0" w:color="auto"/>
                <w:bottom w:val="none" w:sz="0" w:space="0" w:color="auto"/>
                <w:right w:val="none" w:sz="0" w:space="0" w:color="auto"/>
              </w:divBdr>
            </w:div>
            <w:div w:id="306403196">
              <w:marLeft w:val="0"/>
              <w:marRight w:val="0"/>
              <w:marTop w:val="0"/>
              <w:marBottom w:val="0"/>
              <w:divBdr>
                <w:top w:val="none" w:sz="0" w:space="0" w:color="auto"/>
                <w:left w:val="none" w:sz="0" w:space="0" w:color="auto"/>
                <w:bottom w:val="none" w:sz="0" w:space="0" w:color="auto"/>
                <w:right w:val="none" w:sz="0" w:space="0" w:color="auto"/>
              </w:divBdr>
            </w:div>
            <w:div w:id="307252318">
              <w:marLeft w:val="0"/>
              <w:marRight w:val="0"/>
              <w:marTop w:val="0"/>
              <w:marBottom w:val="0"/>
              <w:divBdr>
                <w:top w:val="none" w:sz="0" w:space="0" w:color="auto"/>
                <w:left w:val="none" w:sz="0" w:space="0" w:color="auto"/>
                <w:bottom w:val="none" w:sz="0" w:space="0" w:color="auto"/>
                <w:right w:val="none" w:sz="0" w:space="0" w:color="auto"/>
              </w:divBdr>
            </w:div>
            <w:div w:id="310408404">
              <w:marLeft w:val="0"/>
              <w:marRight w:val="0"/>
              <w:marTop w:val="0"/>
              <w:marBottom w:val="0"/>
              <w:divBdr>
                <w:top w:val="none" w:sz="0" w:space="0" w:color="auto"/>
                <w:left w:val="none" w:sz="0" w:space="0" w:color="auto"/>
                <w:bottom w:val="none" w:sz="0" w:space="0" w:color="auto"/>
                <w:right w:val="none" w:sz="0" w:space="0" w:color="auto"/>
              </w:divBdr>
            </w:div>
            <w:div w:id="310837340">
              <w:marLeft w:val="0"/>
              <w:marRight w:val="0"/>
              <w:marTop w:val="0"/>
              <w:marBottom w:val="0"/>
              <w:divBdr>
                <w:top w:val="none" w:sz="0" w:space="0" w:color="auto"/>
                <w:left w:val="none" w:sz="0" w:space="0" w:color="auto"/>
                <w:bottom w:val="none" w:sz="0" w:space="0" w:color="auto"/>
                <w:right w:val="none" w:sz="0" w:space="0" w:color="auto"/>
              </w:divBdr>
            </w:div>
            <w:div w:id="310840154">
              <w:marLeft w:val="0"/>
              <w:marRight w:val="0"/>
              <w:marTop w:val="0"/>
              <w:marBottom w:val="0"/>
              <w:divBdr>
                <w:top w:val="none" w:sz="0" w:space="0" w:color="auto"/>
                <w:left w:val="none" w:sz="0" w:space="0" w:color="auto"/>
                <w:bottom w:val="none" w:sz="0" w:space="0" w:color="auto"/>
                <w:right w:val="none" w:sz="0" w:space="0" w:color="auto"/>
              </w:divBdr>
            </w:div>
            <w:div w:id="312148170">
              <w:marLeft w:val="0"/>
              <w:marRight w:val="0"/>
              <w:marTop w:val="0"/>
              <w:marBottom w:val="0"/>
              <w:divBdr>
                <w:top w:val="none" w:sz="0" w:space="0" w:color="auto"/>
                <w:left w:val="none" w:sz="0" w:space="0" w:color="auto"/>
                <w:bottom w:val="none" w:sz="0" w:space="0" w:color="auto"/>
                <w:right w:val="none" w:sz="0" w:space="0" w:color="auto"/>
              </w:divBdr>
              <w:divsChild>
                <w:div w:id="103158966">
                  <w:marLeft w:val="0"/>
                  <w:marRight w:val="0"/>
                  <w:marTop w:val="0"/>
                  <w:marBottom w:val="0"/>
                  <w:divBdr>
                    <w:top w:val="none" w:sz="0" w:space="0" w:color="auto"/>
                    <w:left w:val="none" w:sz="0" w:space="0" w:color="auto"/>
                    <w:bottom w:val="none" w:sz="0" w:space="0" w:color="auto"/>
                    <w:right w:val="none" w:sz="0" w:space="0" w:color="auto"/>
                  </w:divBdr>
                </w:div>
                <w:div w:id="220406851">
                  <w:marLeft w:val="0"/>
                  <w:marRight w:val="0"/>
                  <w:marTop w:val="0"/>
                  <w:marBottom w:val="0"/>
                  <w:divBdr>
                    <w:top w:val="none" w:sz="0" w:space="0" w:color="auto"/>
                    <w:left w:val="none" w:sz="0" w:space="0" w:color="auto"/>
                    <w:bottom w:val="none" w:sz="0" w:space="0" w:color="auto"/>
                    <w:right w:val="none" w:sz="0" w:space="0" w:color="auto"/>
                  </w:divBdr>
                </w:div>
                <w:div w:id="278075381">
                  <w:marLeft w:val="0"/>
                  <w:marRight w:val="0"/>
                  <w:marTop w:val="0"/>
                  <w:marBottom w:val="0"/>
                  <w:divBdr>
                    <w:top w:val="none" w:sz="0" w:space="0" w:color="auto"/>
                    <w:left w:val="none" w:sz="0" w:space="0" w:color="auto"/>
                    <w:bottom w:val="none" w:sz="0" w:space="0" w:color="auto"/>
                    <w:right w:val="none" w:sz="0" w:space="0" w:color="auto"/>
                  </w:divBdr>
                </w:div>
                <w:div w:id="317537079">
                  <w:marLeft w:val="0"/>
                  <w:marRight w:val="0"/>
                  <w:marTop w:val="0"/>
                  <w:marBottom w:val="0"/>
                  <w:divBdr>
                    <w:top w:val="none" w:sz="0" w:space="0" w:color="auto"/>
                    <w:left w:val="none" w:sz="0" w:space="0" w:color="auto"/>
                    <w:bottom w:val="none" w:sz="0" w:space="0" w:color="auto"/>
                    <w:right w:val="none" w:sz="0" w:space="0" w:color="auto"/>
                  </w:divBdr>
                </w:div>
                <w:div w:id="340745378">
                  <w:marLeft w:val="0"/>
                  <w:marRight w:val="0"/>
                  <w:marTop w:val="0"/>
                  <w:marBottom w:val="0"/>
                  <w:divBdr>
                    <w:top w:val="none" w:sz="0" w:space="0" w:color="auto"/>
                    <w:left w:val="none" w:sz="0" w:space="0" w:color="auto"/>
                    <w:bottom w:val="none" w:sz="0" w:space="0" w:color="auto"/>
                    <w:right w:val="none" w:sz="0" w:space="0" w:color="auto"/>
                  </w:divBdr>
                </w:div>
                <w:div w:id="483013237">
                  <w:marLeft w:val="0"/>
                  <w:marRight w:val="0"/>
                  <w:marTop w:val="0"/>
                  <w:marBottom w:val="0"/>
                  <w:divBdr>
                    <w:top w:val="none" w:sz="0" w:space="0" w:color="auto"/>
                    <w:left w:val="none" w:sz="0" w:space="0" w:color="auto"/>
                    <w:bottom w:val="none" w:sz="0" w:space="0" w:color="auto"/>
                    <w:right w:val="none" w:sz="0" w:space="0" w:color="auto"/>
                  </w:divBdr>
                </w:div>
                <w:div w:id="490486639">
                  <w:marLeft w:val="0"/>
                  <w:marRight w:val="0"/>
                  <w:marTop w:val="0"/>
                  <w:marBottom w:val="0"/>
                  <w:divBdr>
                    <w:top w:val="none" w:sz="0" w:space="0" w:color="auto"/>
                    <w:left w:val="none" w:sz="0" w:space="0" w:color="auto"/>
                    <w:bottom w:val="none" w:sz="0" w:space="0" w:color="auto"/>
                    <w:right w:val="none" w:sz="0" w:space="0" w:color="auto"/>
                  </w:divBdr>
                </w:div>
                <w:div w:id="576016466">
                  <w:marLeft w:val="0"/>
                  <w:marRight w:val="0"/>
                  <w:marTop w:val="0"/>
                  <w:marBottom w:val="0"/>
                  <w:divBdr>
                    <w:top w:val="none" w:sz="0" w:space="0" w:color="auto"/>
                    <w:left w:val="none" w:sz="0" w:space="0" w:color="auto"/>
                    <w:bottom w:val="none" w:sz="0" w:space="0" w:color="auto"/>
                    <w:right w:val="none" w:sz="0" w:space="0" w:color="auto"/>
                  </w:divBdr>
                </w:div>
                <w:div w:id="687414920">
                  <w:marLeft w:val="0"/>
                  <w:marRight w:val="0"/>
                  <w:marTop w:val="0"/>
                  <w:marBottom w:val="0"/>
                  <w:divBdr>
                    <w:top w:val="none" w:sz="0" w:space="0" w:color="auto"/>
                    <w:left w:val="none" w:sz="0" w:space="0" w:color="auto"/>
                    <w:bottom w:val="none" w:sz="0" w:space="0" w:color="auto"/>
                    <w:right w:val="none" w:sz="0" w:space="0" w:color="auto"/>
                  </w:divBdr>
                </w:div>
                <w:div w:id="799146932">
                  <w:marLeft w:val="0"/>
                  <w:marRight w:val="0"/>
                  <w:marTop w:val="0"/>
                  <w:marBottom w:val="0"/>
                  <w:divBdr>
                    <w:top w:val="none" w:sz="0" w:space="0" w:color="auto"/>
                    <w:left w:val="none" w:sz="0" w:space="0" w:color="auto"/>
                    <w:bottom w:val="none" w:sz="0" w:space="0" w:color="auto"/>
                    <w:right w:val="none" w:sz="0" w:space="0" w:color="auto"/>
                  </w:divBdr>
                </w:div>
                <w:div w:id="974413120">
                  <w:marLeft w:val="0"/>
                  <w:marRight w:val="0"/>
                  <w:marTop w:val="0"/>
                  <w:marBottom w:val="0"/>
                  <w:divBdr>
                    <w:top w:val="none" w:sz="0" w:space="0" w:color="auto"/>
                    <w:left w:val="none" w:sz="0" w:space="0" w:color="auto"/>
                    <w:bottom w:val="none" w:sz="0" w:space="0" w:color="auto"/>
                    <w:right w:val="none" w:sz="0" w:space="0" w:color="auto"/>
                  </w:divBdr>
                </w:div>
                <w:div w:id="1189686539">
                  <w:marLeft w:val="0"/>
                  <w:marRight w:val="0"/>
                  <w:marTop w:val="0"/>
                  <w:marBottom w:val="0"/>
                  <w:divBdr>
                    <w:top w:val="none" w:sz="0" w:space="0" w:color="auto"/>
                    <w:left w:val="none" w:sz="0" w:space="0" w:color="auto"/>
                    <w:bottom w:val="none" w:sz="0" w:space="0" w:color="auto"/>
                    <w:right w:val="none" w:sz="0" w:space="0" w:color="auto"/>
                  </w:divBdr>
                </w:div>
                <w:div w:id="1394737446">
                  <w:marLeft w:val="0"/>
                  <w:marRight w:val="0"/>
                  <w:marTop w:val="0"/>
                  <w:marBottom w:val="0"/>
                  <w:divBdr>
                    <w:top w:val="none" w:sz="0" w:space="0" w:color="auto"/>
                    <w:left w:val="none" w:sz="0" w:space="0" w:color="auto"/>
                    <w:bottom w:val="none" w:sz="0" w:space="0" w:color="auto"/>
                    <w:right w:val="none" w:sz="0" w:space="0" w:color="auto"/>
                  </w:divBdr>
                </w:div>
                <w:div w:id="1503202945">
                  <w:marLeft w:val="0"/>
                  <w:marRight w:val="0"/>
                  <w:marTop w:val="0"/>
                  <w:marBottom w:val="0"/>
                  <w:divBdr>
                    <w:top w:val="none" w:sz="0" w:space="0" w:color="auto"/>
                    <w:left w:val="none" w:sz="0" w:space="0" w:color="auto"/>
                    <w:bottom w:val="none" w:sz="0" w:space="0" w:color="auto"/>
                    <w:right w:val="none" w:sz="0" w:space="0" w:color="auto"/>
                  </w:divBdr>
                </w:div>
                <w:div w:id="1828861039">
                  <w:marLeft w:val="0"/>
                  <w:marRight w:val="0"/>
                  <w:marTop w:val="0"/>
                  <w:marBottom w:val="0"/>
                  <w:divBdr>
                    <w:top w:val="none" w:sz="0" w:space="0" w:color="auto"/>
                    <w:left w:val="none" w:sz="0" w:space="0" w:color="auto"/>
                    <w:bottom w:val="none" w:sz="0" w:space="0" w:color="auto"/>
                    <w:right w:val="none" w:sz="0" w:space="0" w:color="auto"/>
                  </w:divBdr>
                </w:div>
                <w:div w:id="1879002588">
                  <w:marLeft w:val="0"/>
                  <w:marRight w:val="0"/>
                  <w:marTop w:val="0"/>
                  <w:marBottom w:val="0"/>
                  <w:divBdr>
                    <w:top w:val="none" w:sz="0" w:space="0" w:color="auto"/>
                    <w:left w:val="none" w:sz="0" w:space="0" w:color="auto"/>
                    <w:bottom w:val="none" w:sz="0" w:space="0" w:color="auto"/>
                    <w:right w:val="none" w:sz="0" w:space="0" w:color="auto"/>
                  </w:divBdr>
                </w:div>
                <w:div w:id="1906530136">
                  <w:marLeft w:val="0"/>
                  <w:marRight w:val="0"/>
                  <w:marTop w:val="0"/>
                  <w:marBottom w:val="0"/>
                  <w:divBdr>
                    <w:top w:val="none" w:sz="0" w:space="0" w:color="auto"/>
                    <w:left w:val="none" w:sz="0" w:space="0" w:color="auto"/>
                    <w:bottom w:val="none" w:sz="0" w:space="0" w:color="auto"/>
                    <w:right w:val="none" w:sz="0" w:space="0" w:color="auto"/>
                  </w:divBdr>
                </w:div>
                <w:div w:id="2051803598">
                  <w:marLeft w:val="0"/>
                  <w:marRight w:val="0"/>
                  <w:marTop w:val="0"/>
                  <w:marBottom w:val="0"/>
                  <w:divBdr>
                    <w:top w:val="none" w:sz="0" w:space="0" w:color="auto"/>
                    <w:left w:val="none" w:sz="0" w:space="0" w:color="auto"/>
                    <w:bottom w:val="none" w:sz="0" w:space="0" w:color="auto"/>
                    <w:right w:val="none" w:sz="0" w:space="0" w:color="auto"/>
                  </w:divBdr>
                </w:div>
                <w:div w:id="2053652865">
                  <w:marLeft w:val="0"/>
                  <w:marRight w:val="0"/>
                  <w:marTop w:val="0"/>
                  <w:marBottom w:val="0"/>
                  <w:divBdr>
                    <w:top w:val="none" w:sz="0" w:space="0" w:color="auto"/>
                    <w:left w:val="none" w:sz="0" w:space="0" w:color="auto"/>
                    <w:bottom w:val="none" w:sz="0" w:space="0" w:color="auto"/>
                    <w:right w:val="none" w:sz="0" w:space="0" w:color="auto"/>
                  </w:divBdr>
                </w:div>
              </w:divsChild>
            </w:div>
            <w:div w:id="312804463">
              <w:marLeft w:val="0"/>
              <w:marRight w:val="0"/>
              <w:marTop w:val="0"/>
              <w:marBottom w:val="0"/>
              <w:divBdr>
                <w:top w:val="none" w:sz="0" w:space="0" w:color="auto"/>
                <w:left w:val="none" w:sz="0" w:space="0" w:color="auto"/>
                <w:bottom w:val="none" w:sz="0" w:space="0" w:color="auto"/>
                <w:right w:val="none" w:sz="0" w:space="0" w:color="auto"/>
              </w:divBdr>
            </w:div>
            <w:div w:id="315304588">
              <w:marLeft w:val="0"/>
              <w:marRight w:val="0"/>
              <w:marTop w:val="0"/>
              <w:marBottom w:val="0"/>
              <w:divBdr>
                <w:top w:val="none" w:sz="0" w:space="0" w:color="auto"/>
                <w:left w:val="none" w:sz="0" w:space="0" w:color="auto"/>
                <w:bottom w:val="none" w:sz="0" w:space="0" w:color="auto"/>
                <w:right w:val="none" w:sz="0" w:space="0" w:color="auto"/>
              </w:divBdr>
            </w:div>
            <w:div w:id="317465879">
              <w:marLeft w:val="0"/>
              <w:marRight w:val="0"/>
              <w:marTop w:val="0"/>
              <w:marBottom w:val="0"/>
              <w:divBdr>
                <w:top w:val="none" w:sz="0" w:space="0" w:color="auto"/>
                <w:left w:val="none" w:sz="0" w:space="0" w:color="auto"/>
                <w:bottom w:val="none" w:sz="0" w:space="0" w:color="auto"/>
                <w:right w:val="none" w:sz="0" w:space="0" w:color="auto"/>
              </w:divBdr>
            </w:div>
            <w:div w:id="320500362">
              <w:marLeft w:val="0"/>
              <w:marRight w:val="0"/>
              <w:marTop w:val="0"/>
              <w:marBottom w:val="0"/>
              <w:divBdr>
                <w:top w:val="none" w:sz="0" w:space="0" w:color="auto"/>
                <w:left w:val="none" w:sz="0" w:space="0" w:color="auto"/>
                <w:bottom w:val="none" w:sz="0" w:space="0" w:color="auto"/>
                <w:right w:val="none" w:sz="0" w:space="0" w:color="auto"/>
              </w:divBdr>
            </w:div>
            <w:div w:id="322852829">
              <w:marLeft w:val="0"/>
              <w:marRight w:val="0"/>
              <w:marTop w:val="0"/>
              <w:marBottom w:val="0"/>
              <w:divBdr>
                <w:top w:val="none" w:sz="0" w:space="0" w:color="auto"/>
                <w:left w:val="none" w:sz="0" w:space="0" w:color="auto"/>
                <w:bottom w:val="none" w:sz="0" w:space="0" w:color="auto"/>
                <w:right w:val="none" w:sz="0" w:space="0" w:color="auto"/>
              </w:divBdr>
            </w:div>
            <w:div w:id="325088121">
              <w:marLeft w:val="0"/>
              <w:marRight w:val="0"/>
              <w:marTop w:val="0"/>
              <w:marBottom w:val="0"/>
              <w:divBdr>
                <w:top w:val="none" w:sz="0" w:space="0" w:color="auto"/>
                <w:left w:val="none" w:sz="0" w:space="0" w:color="auto"/>
                <w:bottom w:val="none" w:sz="0" w:space="0" w:color="auto"/>
                <w:right w:val="none" w:sz="0" w:space="0" w:color="auto"/>
              </w:divBdr>
            </w:div>
            <w:div w:id="325208487">
              <w:marLeft w:val="0"/>
              <w:marRight w:val="0"/>
              <w:marTop w:val="0"/>
              <w:marBottom w:val="0"/>
              <w:divBdr>
                <w:top w:val="none" w:sz="0" w:space="0" w:color="auto"/>
                <w:left w:val="none" w:sz="0" w:space="0" w:color="auto"/>
                <w:bottom w:val="none" w:sz="0" w:space="0" w:color="auto"/>
                <w:right w:val="none" w:sz="0" w:space="0" w:color="auto"/>
              </w:divBdr>
            </w:div>
            <w:div w:id="325670100">
              <w:marLeft w:val="0"/>
              <w:marRight w:val="0"/>
              <w:marTop w:val="0"/>
              <w:marBottom w:val="0"/>
              <w:divBdr>
                <w:top w:val="none" w:sz="0" w:space="0" w:color="auto"/>
                <w:left w:val="none" w:sz="0" w:space="0" w:color="auto"/>
                <w:bottom w:val="none" w:sz="0" w:space="0" w:color="auto"/>
                <w:right w:val="none" w:sz="0" w:space="0" w:color="auto"/>
              </w:divBdr>
            </w:div>
            <w:div w:id="325745857">
              <w:marLeft w:val="0"/>
              <w:marRight w:val="0"/>
              <w:marTop w:val="0"/>
              <w:marBottom w:val="0"/>
              <w:divBdr>
                <w:top w:val="none" w:sz="0" w:space="0" w:color="auto"/>
                <w:left w:val="none" w:sz="0" w:space="0" w:color="auto"/>
                <w:bottom w:val="none" w:sz="0" w:space="0" w:color="auto"/>
                <w:right w:val="none" w:sz="0" w:space="0" w:color="auto"/>
              </w:divBdr>
            </w:div>
            <w:div w:id="328824725">
              <w:marLeft w:val="0"/>
              <w:marRight w:val="0"/>
              <w:marTop w:val="0"/>
              <w:marBottom w:val="0"/>
              <w:divBdr>
                <w:top w:val="none" w:sz="0" w:space="0" w:color="auto"/>
                <w:left w:val="none" w:sz="0" w:space="0" w:color="auto"/>
                <w:bottom w:val="none" w:sz="0" w:space="0" w:color="auto"/>
                <w:right w:val="none" w:sz="0" w:space="0" w:color="auto"/>
              </w:divBdr>
            </w:div>
            <w:div w:id="331370008">
              <w:marLeft w:val="0"/>
              <w:marRight w:val="0"/>
              <w:marTop w:val="0"/>
              <w:marBottom w:val="0"/>
              <w:divBdr>
                <w:top w:val="none" w:sz="0" w:space="0" w:color="auto"/>
                <w:left w:val="none" w:sz="0" w:space="0" w:color="auto"/>
                <w:bottom w:val="none" w:sz="0" w:space="0" w:color="auto"/>
                <w:right w:val="none" w:sz="0" w:space="0" w:color="auto"/>
              </w:divBdr>
            </w:div>
            <w:div w:id="331418417">
              <w:marLeft w:val="0"/>
              <w:marRight w:val="0"/>
              <w:marTop w:val="0"/>
              <w:marBottom w:val="0"/>
              <w:divBdr>
                <w:top w:val="none" w:sz="0" w:space="0" w:color="auto"/>
                <w:left w:val="none" w:sz="0" w:space="0" w:color="auto"/>
                <w:bottom w:val="none" w:sz="0" w:space="0" w:color="auto"/>
                <w:right w:val="none" w:sz="0" w:space="0" w:color="auto"/>
              </w:divBdr>
            </w:div>
            <w:div w:id="333341460">
              <w:marLeft w:val="0"/>
              <w:marRight w:val="0"/>
              <w:marTop w:val="0"/>
              <w:marBottom w:val="0"/>
              <w:divBdr>
                <w:top w:val="none" w:sz="0" w:space="0" w:color="auto"/>
                <w:left w:val="none" w:sz="0" w:space="0" w:color="auto"/>
                <w:bottom w:val="none" w:sz="0" w:space="0" w:color="auto"/>
                <w:right w:val="none" w:sz="0" w:space="0" w:color="auto"/>
              </w:divBdr>
            </w:div>
            <w:div w:id="337120226">
              <w:marLeft w:val="0"/>
              <w:marRight w:val="0"/>
              <w:marTop w:val="0"/>
              <w:marBottom w:val="0"/>
              <w:divBdr>
                <w:top w:val="none" w:sz="0" w:space="0" w:color="auto"/>
                <w:left w:val="none" w:sz="0" w:space="0" w:color="auto"/>
                <w:bottom w:val="none" w:sz="0" w:space="0" w:color="auto"/>
                <w:right w:val="none" w:sz="0" w:space="0" w:color="auto"/>
              </w:divBdr>
            </w:div>
            <w:div w:id="337344042">
              <w:marLeft w:val="0"/>
              <w:marRight w:val="0"/>
              <w:marTop w:val="0"/>
              <w:marBottom w:val="0"/>
              <w:divBdr>
                <w:top w:val="none" w:sz="0" w:space="0" w:color="auto"/>
                <w:left w:val="none" w:sz="0" w:space="0" w:color="auto"/>
                <w:bottom w:val="none" w:sz="0" w:space="0" w:color="auto"/>
                <w:right w:val="none" w:sz="0" w:space="0" w:color="auto"/>
              </w:divBdr>
            </w:div>
            <w:div w:id="337781693">
              <w:marLeft w:val="0"/>
              <w:marRight w:val="0"/>
              <w:marTop w:val="0"/>
              <w:marBottom w:val="0"/>
              <w:divBdr>
                <w:top w:val="none" w:sz="0" w:space="0" w:color="auto"/>
                <w:left w:val="none" w:sz="0" w:space="0" w:color="auto"/>
                <w:bottom w:val="none" w:sz="0" w:space="0" w:color="auto"/>
                <w:right w:val="none" w:sz="0" w:space="0" w:color="auto"/>
              </w:divBdr>
            </w:div>
            <w:div w:id="338699479">
              <w:marLeft w:val="0"/>
              <w:marRight w:val="0"/>
              <w:marTop w:val="0"/>
              <w:marBottom w:val="0"/>
              <w:divBdr>
                <w:top w:val="none" w:sz="0" w:space="0" w:color="auto"/>
                <w:left w:val="none" w:sz="0" w:space="0" w:color="auto"/>
                <w:bottom w:val="none" w:sz="0" w:space="0" w:color="auto"/>
                <w:right w:val="none" w:sz="0" w:space="0" w:color="auto"/>
              </w:divBdr>
            </w:div>
            <w:div w:id="339893495">
              <w:marLeft w:val="0"/>
              <w:marRight w:val="0"/>
              <w:marTop w:val="0"/>
              <w:marBottom w:val="0"/>
              <w:divBdr>
                <w:top w:val="none" w:sz="0" w:space="0" w:color="auto"/>
                <w:left w:val="none" w:sz="0" w:space="0" w:color="auto"/>
                <w:bottom w:val="none" w:sz="0" w:space="0" w:color="auto"/>
                <w:right w:val="none" w:sz="0" w:space="0" w:color="auto"/>
              </w:divBdr>
            </w:div>
            <w:div w:id="340395253">
              <w:marLeft w:val="0"/>
              <w:marRight w:val="0"/>
              <w:marTop w:val="0"/>
              <w:marBottom w:val="0"/>
              <w:divBdr>
                <w:top w:val="none" w:sz="0" w:space="0" w:color="auto"/>
                <w:left w:val="none" w:sz="0" w:space="0" w:color="auto"/>
                <w:bottom w:val="none" w:sz="0" w:space="0" w:color="auto"/>
                <w:right w:val="none" w:sz="0" w:space="0" w:color="auto"/>
              </w:divBdr>
            </w:div>
            <w:div w:id="341249539">
              <w:marLeft w:val="0"/>
              <w:marRight w:val="0"/>
              <w:marTop w:val="0"/>
              <w:marBottom w:val="0"/>
              <w:divBdr>
                <w:top w:val="none" w:sz="0" w:space="0" w:color="auto"/>
                <w:left w:val="none" w:sz="0" w:space="0" w:color="auto"/>
                <w:bottom w:val="none" w:sz="0" w:space="0" w:color="auto"/>
                <w:right w:val="none" w:sz="0" w:space="0" w:color="auto"/>
              </w:divBdr>
            </w:div>
            <w:div w:id="342367125">
              <w:marLeft w:val="0"/>
              <w:marRight w:val="0"/>
              <w:marTop w:val="0"/>
              <w:marBottom w:val="0"/>
              <w:divBdr>
                <w:top w:val="none" w:sz="0" w:space="0" w:color="auto"/>
                <w:left w:val="none" w:sz="0" w:space="0" w:color="auto"/>
                <w:bottom w:val="none" w:sz="0" w:space="0" w:color="auto"/>
                <w:right w:val="none" w:sz="0" w:space="0" w:color="auto"/>
              </w:divBdr>
            </w:div>
            <w:div w:id="342754938">
              <w:marLeft w:val="0"/>
              <w:marRight w:val="0"/>
              <w:marTop w:val="0"/>
              <w:marBottom w:val="0"/>
              <w:divBdr>
                <w:top w:val="none" w:sz="0" w:space="0" w:color="auto"/>
                <w:left w:val="none" w:sz="0" w:space="0" w:color="auto"/>
                <w:bottom w:val="none" w:sz="0" w:space="0" w:color="auto"/>
                <w:right w:val="none" w:sz="0" w:space="0" w:color="auto"/>
              </w:divBdr>
            </w:div>
            <w:div w:id="343213600">
              <w:marLeft w:val="0"/>
              <w:marRight w:val="0"/>
              <w:marTop w:val="0"/>
              <w:marBottom w:val="0"/>
              <w:divBdr>
                <w:top w:val="none" w:sz="0" w:space="0" w:color="auto"/>
                <w:left w:val="none" w:sz="0" w:space="0" w:color="auto"/>
                <w:bottom w:val="none" w:sz="0" w:space="0" w:color="auto"/>
                <w:right w:val="none" w:sz="0" w:space="0" w:color="auto"/>
              </w:divBdr>
            </w:div>
            <w:div w:id="345713108">
              <w:marLeft w:val="0"/>
              <w:marRight w:val="0"/>
              <w:marTop w:val="0"/>
              <w:marBottom w:val="0"/>
              <w:divBdr>
                <w:top w:val="none" w:sz="0" w:space="0" w:color="auto"/>
                <w:left w:val="none" w:sz="0" w:space="0" w:color="auto"/>
                <w:bottom w:val="none" w:sz="0" w:space="0" w:color="auto"/>
                <w:right w:val="none" w:sz="0" w:space="0" w:color="auto"/>
              </w:divBdr>
            </w:div>
            <w:div w:id="346056492">
              <w:marLeft w:val="0"/>
              <w:marRight w:val="0"/>
              <w:marTop w:val="0"/>
              <w:marBottom w:val="0"/>
              <w:divBdr>
                <w:top w:val="none" w:sz="0" w:space="0" w:color="auto"/>
                <w:left w:val="none" w:sz="0" w:space="0" w:color="auto"/>
                <w:bottom w:val="none" w:sz="0" w:space="0" w:color="auto"/>
                <w:right w:val="none" w:sz="0" w:space="0" w:color="auto"/>
              </w:divBdr>
            </w:div>
            <w:div w:id="352802542">
              <w:marLeft w:val="0"/>
              <w:marRight w:val="0"/>
              <w:marTop w:val="0"/>
              <w:marBottom w:val="0"/>
              <w:divBdr>
                <w:top w:val="none" w:sz="0" w:space="0" w:color="auto"/>
                <w:left w:val="none" w:sz="0" w:space="0" w:color="auto"/>
                <w:bottom w:val="none" w:sz="0" w:space="0" w:color="auto"/>
                <w:right w:val="none" w:sz="0" w:space="0" w:color="auto"/>
              </w:divBdr>
            </w:div>
            <w:div w:id="353267678">
              <w:marLeft w:val="0"/>
              <w:marRight w:val="0"/>
              <w:marTop w:val="0"/>
              <w:marBottom w:val="0"/>
              <w:divBdr>
                <w:top w:val="none" w:sz="0" w:space="0" w:color="auto"/>
                <w:left w:val="none" w:sz="0" w:space="0" w:color="auto"/>
                <w:bottom w:val="none" w:sz="0" w:space="0" w:color="auto"/>
                <w:right w:val="none" w:sz="0" w:space="0" w:color="auto"/>
              </w:divBdr>
            </w:div>
            <w:div w:id="353573951">
              <w:marLeft w:val="0"/>
              <w:marRight w:val="0"/>
              <w:marTop w:val="0"/>
              <w:marBottom w:val="0"/>
              <w:divBdr>
                <w:top w:val="none" w:sz="0" w:space="0" w:color="auto"/>
                <w:left w:val="none" w:sz="0" w:space="0" w:color="auto"/>
                <w:bottom w:val="none" w:sz="0" w:space="0" w:color="auto"/>
                <w:right w:val="none" w:sz="0" w:space="0" w:color="auto"/>
              </w:divBdr>
            </w:div>
            <w:div w:id="354501584">
              <w:marLeft w:val="0"/>
              <w:marRight w:val="0"/>
              <w:marTop w:val="0"/>
              <w:marBottom w:val="0"/>
              <w:divBdr>
                <w:top w:val="none" w:sz="0" w:space="0" w:color="auto"/>
                <w:left w:val="none" w:sz="0" w:space="0" w:color="auto"/>
                <w:bottom w:val="none" w:sz="0" w:space="0" w:color="auto"/>
                <w:right w:val="none" w:sz="0" w:space="0" w:color="auto"/>
              </w:divBdr>
            </w:div>
            <w:div w:id="359360047">
              <w:marLeft w:val="0"/>
              <w:marRight w:val="0"/>
              <w:marTop w:val="0"/>
              <w:marBottom w:val="0"/>
              <w:divBdr>
                <w:top w:val="none" w:sz="0" w:space="0" w:color="auto"/>
                <w:left w:val="none" w:sz="0" w:space="0" w:color="auto"/>
                <w:bottom w:val="none" w:sz="0" w:space="0" w:color="auto"/>
                <w:right w:val="none" w:sz="0" w:space="0" w:color="auto"/>
              </w:divBdr>
            </w:div>
            <w:div w:id="359480717">
              <w:marLeft w:val="0"/>
              <w:marRight w:val="0"/>
              <w:marTop w:val="0"/>
              <w:marBottom w:val="0"/>
              <w:divBdr>
                <w:top w:val="none" w:sz="0" w:space="0" w:color="auto"/>
                <w:left w:val="none" w:sz="0" w:space="0" w:color="auto"/>
                <w:bottom w:val="none" w:sz="0" w:space="0" w:color="auto"/>
                <w:right w:val="none" w:sz="0" w:space="0" w:color="auto"/>
              </w:divBdr>
            </w:div>
            <w:div w:id="359866607">
              <w:marLeft w:val="0"/>
              <w:marRight w:val="0"/>
              <w:marTop w:val="0"/>
              <w:marBottom w:val="0"/>
              <w:divBdr>
                <w:top w:val="none" w:sz="0" w:space="0" w:color="auto"/>
                <w:left w:val="none" w:sz="0" w:space="0" w:color="auto"/>
                <w:bottom w:val="none" w:sz="0" w:space="0" w:color="auto"/>
                <w:right w:val="none" w:sz="0" w:space="0" w:color="auto"/>
              </w:divBdr>
            </w:div>
            <w:div w:id="360514134">
              <w:marLeft w:val="0"/>
              <w:marRight w:val="0"/>
              <w:marTop w:val="0"/>
              <w:marBottom w:val="0"/>
              <w:divBdr>
                <w:top w:val="none" w:sz="0" w:space="0" w:color="auto"/>
                <w:left w:val="none" w:sz="0" w:space="0" w:color="auto"/>
                <w:bottom w:val="none" w:sz="0" w:space="0" w:color="auto"/>
                <w:right w:val="none" w:sz="0" w:space="0" w:color="auto"/>
              </w:divBdr>
            </w:div>
            <w:div w:id="360517906">
              <w:marLeft w:val="0"/>
              <w:marRight w:val="0"/>
              <w:marTop w:val="0"/>
              <w:marBottom w:val="0"/>
              <w:divBdr>
                <w:top w:val="none" w:sz="0" w:space="0" w:color="auto"/>
                <w:left w:val="none" w:sz="0" w:space="0" w:color="auto"/>
                <w:bottom w:val="none" w:sz="0" w:space="0" w:color="auto"/>
                <w:right w:val="none" w:sz="0" w:space="0" w:color="auto"/>
              </w:divBdr>
            </w:div>
            <w:div w:id="360976563">
              <w:marLeft w:val="0"/>
              <w:marRight w:val="0"/>
              <w:marTop w:val="0"/>
              <w:marBottom w:val="0"/>
              <w:divBdr>
                <w:top w:val="none" w:sz="0" w:space="0" w:color="auto"/>
                <w:left w:val="none" w:sz="0" w:space="0" w:color="auto"/>
                <w:bottom w:val="none" w:sz="0" w:space="0" w:color="auto"/>
                <w:right w:val="none" w:sz="0" w:space="0" w:color="auto"/>
              </w:divBdr>
            </w:div>
            <w:div w:id="362436749">
              <w:marLeft w:val="0"/>
              <w:marRight w:val="0"/>
              <w:marTop w:val="0"/>
              <w:marBottom w:val="0"/>
              <w:divBdr>
                <w:top w:val="none" w:sz="0" w:space="0" w:color="auto"/>
                <w:left w:val="none" w:sz="0" w:space="0" w:color="auto"/>
                <w:bottom w:val="none" w:sz="0" w:space="0" w:color="auto"/>
                <w:right w:val="none" w:sz="0" w:space="0" w:color="auto"/>
              </w:divBdr>
            </w:div>
            <w:div w:id="363286723">
              <w:marLeft w:val="0"/>
              <w:marRight w:val="0"/>
              <w:marTop w:val="0"/>
              <w:marBottom w:val="0"/>
              <w:divBdr>
                <w:top w:val="none" w:sz="0" w:space="0" w:color="auto"/>
                <w:left w:val="none" w:sz="0" w:space="0" w:color="auto"/>
                <w:bottom w:val="none" w:sz="0" w:space="0" w:color="auto"/>
                <w:right w:val="none" w:sz="0" w:space="0" w:color="auto"/>
              </w:divBdr>
            </w:div>
            <w:div w:id="364599172">
              <w:marLeft w:val="0"/>
              <w:marRight w:val="0"/>
              <w:marTop w:val="0"/>
              <w:marBottom w:val="0"/>
              <w:divBdr>
                <w:top w:val="none" w:sz="0" w:space="0" w:color="auto"/>
                <w:left w:val="none" w:sz="0" w:space="0" w:color="auto"/>
                <w:bottom w:val="none" w:sz="0" w:space="0" w:color="auto"/>
                <w:right w:val="none" w:sz="0" w:space="0" w:color="auto"/>
              </w:divBdr>
            </w:div>
            <w:div w:id="365910572">
              <w:marLeft w:val="0"/>
              <w:marRight w:val="0"/>
              <w:marTop w:val="0"/>
              <w:marBottom w:val="0"/>
              <w:divBdr>
                <w:top w:val="none" w:sz="0" w:space="0" w:color="auto"/>
                <w:left w:val="none" w:sz="0" w:space="0" w:color="auto"/>
                <w:bottom w:val="none" w:sz="0" w:space="0" w:color="auto"/>
                <w:right w:val="none" w:sz="0" w:space="0" w:color="auto"/>
              </w:divBdr>
            </w:div>
            <w:div w:id="367489191">
              <w:marLeft w:val="0"/>
              <w:marRight w:val="0"/>
              <w:marTop w:val="0"/>
              <w:marBottom w:val="0"/>
              <w:divBdr>
                <w:top w:val="none" w:sz="0" w:space="0" w:color="auto"/>
                <w:left w:val="none" w:sz="0" w:space="0" w:color="auto"/>
                <w:bottom w:val="none" w:sz="0" w:space="0" w:color="auto"/>
                <w:right w:val="none" w:sz="0" w:space="0" w:color="auto"/>
              </w:divBdr>
            </w:div>
            <w:div w:id="369039364">
              <w:marLeft w:val="0"/>
              <w:marRight w:val="0"/>
              <w:marTop w:val="0"/>
              <w:marBottom w:val="0"/>
              <w:divBdr>
                <w:top w:val="none" w:sz="0" w:space="0" w:color="auto"/>
                <w:left w:val="none" w:sz="0" w:space="0" w:color="auto"/>
                <w:bottom w:val="none" w:sz="0" w:space="0" w:color="auto"/>
                <w:right w:val="none" w:sz="0" w:space="0" w:color="auto"/>
              </w:divBdr>
            </w:div>
            <w:div w:id="373116290">
              <w:marLeft w:val="0"/>
              <w:marRight w:val="0"/>
              <w:marTop w:val="0"/>
              <w:marBottom w:val="0"/>
              <w:divBdr>
                <w:top w:val="none" w:sz="0" w:space="0" w:color="auto"/>
                <w:left w:val="none" w:sz="0" w:space="0" w:color="auto"/>
                <w:bottom w:val="none" w:sz="0" w:space="0" w:color="auto"/>
                <w:right w:val="none" w:sz="0" w:space="0" w:color="auto"/>
              </w:divBdr>
            </w:div>
            <w:div w:id="373774164">
              <w:marLeft w:val="0"/>
              <w:marRight w:val="0"/>
              <w:marTop w:val="0"/>
              <w:marBottom w:val="0"/>
              <w:divBdr>
                <w:top w:val="none" w:sz="0" w:space="0" w:color="auto"/>
                <w:left w:val="none" w:sz="0" w:space="0" w:color="auto"/>
                <w:bottom w:val="none" w:sz="0" w:space="0" w:color="auto"/>
                <w:right w:val="none" w:sz="0" w:space="0" w:color="auto"/>
              </w:divBdr>
            </w:div>
            <w:div w:id="373776386">
              <w:marLeft w:val="0"/>
              <w:marRight w:val="0"/>
              <w:marTop w:val="0"/>
              <w:marBottom w:val="0"/>
              <w:divBdr>
                <w:top w:val="none" w:sz="0" w:space="0" w:color="auto"/>
                <w:left w:val="none" w:sz="0" w:space="0" w:color="auto"/>
                <w:bottom w:val="none" w:sz="0" w:space="0" w:color="auto"/>
                <w:right w:val="none" w:sz="0" w:space="0" w:color="auto"/>
              </w:divBdr>
            </w:div>
            <w:div w:id="374086877">
              <w:marLeft w:val="0"/>
              <w:marRight w:val="0"/>
              <w:marTop w:val="0"/>
              <w:marBottom w:val="0"/>
              <w:divBdr>
                <w:top w:val="none" w:sz="0" w:space="0" w:color="auto"/>
                <w:left w:val="none" w:sz="0" w:space="0" w:color="auto"/>
                <w:bottom w:val="none" w:sz="0" w:space="0" w:color="auto"/>
                <w:right w:val="none" w:sz="0" w:space="0" w:color="auto"/>
              </w:divBdr>
            </w:div>
            <w:div w:id="375668765">
              <w:marLeft w:val="0"/>
              <w:marRight w:val="0"/>
              <w:marTop w:val="0"/>
              <w:marBottom w:val="0"/>
              <w:divBdr>
                <w:top w:val="none" w:sz="0" w:space="0" w:color="auto"/>
                <w:left w:val="none" w:sz="0" w:space="0" w:color="auto"/>
                <w:bottom w:val="none" w:sz="0" w:space="0" w:color="auto"/>
                <w:right w:val="none" w:sz="0" w:space="0" w:color="auto"/>
              </w:divBdr>
            </w:div>
            <w:div w:id="377511670">
              <w:marLeft w:val="0"/>
              <w:marRight w:val="0"/>
              <w:marTop w:val="0"/>
              <w:marBottom w:val="0"/>
              <w:divBdr>
                <w:top w:val="none" w:sz="0" w:space="0" w:color="auto"/>
                <w:left w:val="none" w:sz="0" w:space="0" w:color="auto"/>
                <w:bottom w:val="none" w:sz="0" w:space="0" w:color="auto"/>
                <w:right w:val="none" w:sz="0" w:space="0" w:color="auto"/>
              </w:divBdr>
            </w:div>
            <w:div w:id="378087505">
              <w:marLeft w:val="0"/>
              <w:marRight w:val="0"/>
              <w:marTop w:val="0"/>
              <w:marBottom w:val="0"/>
              <w:divBdr>
                <w:top w:val="none" w:sz="0" w:space="0" w:color="auto"/>
                <w:left w:val="none" w:sz="0" w:space="0" w:color="auto"/>
                <w:bottom w:val="none" w:sz="0" w:space="0" w:color="auto"/>
                <w:right w:val="none" w:sz="0" w:space="0" w:color="auto"/>
              </w:divBdr>
            </w:div>
            <w:div w:id="378554418">
              <w:marLeft w:val="0"/>
              <w:marRight w:val="0"/>
              <w:marTop w:val="0"/>
              <w:marBottom w:val="0"/>
              <w:divBdr>
                <w:top w:val="none" w:sz="0" w:space="0" w:color="auto"/>
                <w:left w:val="none" w:sz="0" w:space="0" w:color="auto"/>
                <w:bottom w:val="none" w:sz="0" w:space="0" w:color="auto"/>
                <w:right w:val="none" w:sz="0" w:space="0" w:color="auto"/>
              </w:divBdr>
            </w:div>
            <w:div w:id="379208389">
              <w:marLeft w:val="0"/>
              <w:marRight w:val="0"/>
              <w:marTop w:val="0"/>
              <w:marBottom w:val="0"/>
              <w:divBdr>
                <w:top w:val="none" w:sz="0" w:space="0" w:color="auto"/>
                <w:left w:val="none" w:sz="0" w:space="0" w:color="auto"/>
                <w:bottom w:val="none" w:sz="0" w:space="0" w:color="auto"/>
                <w:right w:val="none" w:sz="0" w:space="0" w:color="auto"/>
              </w:divBdr>
            </w:div>
            <w:div w:id="380398693">
              <w:marLeft w:val="0"/>
              <w:marRight w:val="0"/>
              <w:marTop w:val="0"/>
              <w:marBottom w:val="0"/>
              <w:divBdr>
                <w:top w:val="none" w:sz="0" w:space="0" w:color="auto"/>
                <w:left w:val="none" w:sz="0" w:space="0" w:color="auto"/>
                <w:bottom w:val="none" w:sz="0" w:space="0" w:color="auto"/>
                <w:right w:val="none" w:sz="0" w:space="0" w:color="auto"/>
              </w:divBdr>
            </w:div>
            <w:div w:id="382095237">
              <w:marLeft w:val="0"/>
              <w:marRight w:val="0"/>
              <w:marTop w:val="0"/>
              <w:marBottom w:val="0"/>
              <w:divBdr>
                <w:top w:val="none" w:sz="0" w:space="0" w:color="auto"/>
                <w:left w:val="none" w:sz="0" w:space="0" w:color="auto"/>
                <w:bottom w:val="none" w:sz="0" w:space="0" w:color="auto"/>
                <w:right w:val="none" w:sz="0" w:space="0" w:color="auto"/>
              </w:divBdr>
            </w:div>
            <w:div w:id="383333527">
              <w:marLeft w:val="0"/>
              <w:marRight w:val="0"/>
              <w:marTop w:val="0"/>
              <w:marBottom w:val="0"/>
              <w:divBdr>
                <w:top w:val="none" w:sz="0" w:space="0" w:color="auto"/>
                <w:left w:val="none" w:sz="0" w:space="0" w:color="auto"/>
                <w:bottom w:val="none" w:sz="0" w:space="0" w:color="auto"/>
                <w:right w:val="none" w:sz="0" w:space="0" w:color="auto"/>
              </w:divBdr>
            </w:div>
            <w:div w:id="384372291">
              <w:marLeft w:val="0"/>
              <w:marRight w:val="0"/>
              <w:marTop w:val="0"/>
              <w:marBottom w:val="0"/>
              <w:divBdr>
                <w:top w:val="none" w:sz="0" w:space="0" w:color="auto"/>
                <w:left w:val="none" w:sz="0" w:space="0" w:color="auto"/>
                <w:bottom w:val="none" w:sz="0" w:space="0" w:color="auto"/>
                <w:right w:val="none" w:sz="0" w:space="0" w:color="auto"/>
              </w:divBdr>
            </w:div>
            <w:div w:id="384374557">
              <w:marLeft w:val="0"/>
              <w:marRight w:val="0"/>
              <w:marTop w:val="0"/>
              <w:marBottom w:val="0"/>
              <w:divBdr>
                <w:top w:val="none" w:sz="0" w:space="0" w:color="auto"/>
                <w:left w:val="none" w:sz="0" w:space="0" w:color="auto"/>
                <w:bottom w:val="none" w:sz="0" w:space="0" w:color="auto"/>
                <w:right w:val="none" w:sz="0" w:space="0" w:color="auto"/>
              </w:divBdr>
            </w:div>
            <w:div w:id="386799699">
              <w:marLeft w:val="0"/>
              <w:marRight w:val="0"/>
              <w:marTop w:val="0"/>
              <w:marBottom w:val="0"/>
              <w:divBdr>
                <w:top w:val="none" w:sz="0" w:space="0" w:color="auto"/>
                <w:left w:val="none" w:sz="0" w:space="0" w:color="auto"/>
                <w:bottom w:val="none" w:sz="0" w:space="0" w:color="auto"/>
                <w:right w:val="none" w:sz="0" w:space="0" w:color="auto"/>
              </w:divBdr>
            </w:div>
            <w:div w:id="390688357">
              <w:marLeft w:val="0"/>
              <w:marRight w:val="0"/>
              <w:marTop w:val="0"/>
              <w:marBottom w:val="0"/>
              <w:divBdr>
                <w:top w:val="none" w:sz="0" w:space="0" w:color="auto"/>
                <w:left w:val="none" w:sz="0" w:space="0" w:color="auto"/>
                <w:bottom w:val="none" w:sz="0" w:space="0" w:color="auto"/>
                <w:right w:val="none" w:sz="0" w:space="0" w:color="auto"/>
              </w:divBdr>
            </w:div>
            <w:div w:id="394743400">
              <w:marLeft w:val="0"/>
              <w:marRight w:val="0"/>
              <w:marTop w:val="0"/>
              <w:marBottom w:val="0"/>
              <w:divBdr>
                <w:top w:val="none" w:sz="0" w:space="0" w:color="auto"/>
                <w:left w:val="none" w:sz="0" w:space="0" w:color="auto"/>
                <w:bottom w:val="none" w:sz="0" w:space="0" w:color="auto"/>
                <w:right w:val="none" w:sz="0" w:space="0" w:color="auto"/>
              </w:divBdr>
            </w:div>
            <w:div w:id="395056490">
              <w:marLeft w:val="0"/>
              <w:marRight w:val="0"/>
              <w:marTop w:val="0"/>
              <w:marBottom w:val="0"/>
              <w:divBdr>
                <w:top w:val="none" w:sz="0" w:space="0" w:color="auto"/>
                <w:left w:val="none" w:sz="0" w:space="0" w:color="auto"/>
                <w:bottom w:val="none" w:sz="0" w:space="0" w:color="auto"/>
                <w:right w:val="none" w:sz="0" w:space="0" w:color="auto"/>
              </w:divBdr>
            </w:div>
            <w:div w:id="397095505">
              <w:marLeft w:val="0"/>
              <w:marRight w:val="0"/>
              <w:marTop w:val="0"/>
              <w:marBottom w:val="0"/>
              <w:divBdr>
                <w:top w:val="none" w:sz="0" w:space="0" w:color="auto"/>
                <w:left w:val="none" w:sz="0" w:space="0" w:color="auto"/>
                <w:bottom w:val="none" w:sz="0" w:space="0" w:color="auto"/>
                <w:right w:val="none" w:sz="0" w:space="0" w:color="auto"/>
              </w:divBdr>
            </w:div>
            <w:div w:id="398670336">
              <w:marLeft w:val="0"/>
              <w:marRight w:val="0"/>
              <w:marTop w:val="0"/>
              <w:marBottom w:val="0"/>
              <w:divBdr>
                <w:top w:val="none" w:sz="0" w:space="0" w:color="auto"/>
                <w:left w:val="none" w:sz="0" w:space="0" w:color="auto"/>
                <w:bottom w:val="none" w:sz="0" w:space="0" w:color="auto"/>
                <w:right w:val="none" w:sz="0" w:space="0" w:color="auto"/>
              </w:divBdr>
            </w:div>
            <w:div w:id="400101192">
              <w:marLeft w:val="0"/>
              <w:marRight w:val="0"/>
              <w:marTop w:val="0"/>
              <w:marBottom w:val="0"/>
              <w:divBdr>
                <w:top w:val="none" w:sz="0" w:space="0" w:color="auto"/>
                <w:left w:val="none" w:sz="0" w:space="0" w:color="auto"/>
                <w:bottom w:val="none" w:sz="0" w:space="0" w:color="auto"/>
                <w:right w:val="none" w:sz="0" w:space="0" w:color="auto"/>
              </w:divBdr>
            </w:div>
            <w:div w:id="400710795">
              <w:marLeft w:val="0"/>
              <w:marRight w:val="0"/>
              <w:marTop w:val="0"/>
              <w:marBottom w:val="0"/>
              <w:divBdr>
                <w:top w:val="none" w:sz="0" w:space="0" w:color="auto"/>
                <w:left w:val="none" w:sz="0" w:space="0" w:color="auto"/>
                <w:bottom w:val="none" w:sz="0" w:space="0" w:color="auto"/>
                <w:right w:val="none" w:sz="0" w:space="0" w:color="auto"/>
              </w:divBdr>
            </w:div>
            <w:div w:id="401683424">
              <w:marLeft w:val="0"/>
              <w:marRight w:val="0"/>
              <w:marTop w:val="0"/>
              <w:marBottom w:val="0"/>
              <w:divBdr>
                <w:top w:val="none" w:sz="0" w:space="0" w:color="auto"/>
                <w:left w:val="none" w:sz="0" w:space="0" w:color="auto"/>
                <w:bottom w:val="none" w:sz="0" w:space="0" w:color="auto"/>
                <w:right w:val="none" w:sz="0" w:space="0" w:color="auto"/>
              </w:divBdr>
            </w:div>
            <w:div w:id="402797663">
              <w:marLeft w:val="0"/>
              <w:marRight w:val="0"/>
              <w:marTop w:val="0"/>
              <w:marBottom w:val="0"/>
              <w:divBdr>
                <w:top w:val="none" w:sz="0" w:space="0" w:color="auto"/>
                <w:left w:val="none" w:sz="0" w:space="0" w:color="auto"/>
                <w:bottom w:val="none" w:sz="0" w:space="0" w:color="auto"/>
                <w:right w:val="none" w:sz="0" w:space="0" w:color="auto"/>
              </w:divBdr>
            </w:div>
            <w:div w:id="403258863">
              <w:marLeft w:val="0"/>
              <w:marRight w:val="0"/>
              <w:marTop w:val="0"/>
              <w:marBottom w:val="0"/>
              <w:divBdr>
                <w:top w:val="none" w:sz="0" w:space="0" w:color="auto"/>
                <w:left w:val="none" w:sz="0" w:space="0" w:color="auto"/>
                <w:bottom w:val="none" w:sz="0" w:space="0" w:color="auto"/>
                <w:right w:val="none" w:sz="0" w:space="0" w:color="auto"/>
              </w:divBdr>
            </w:div>
            <w:div w:id="403533641">
              <w:marLeft w:val="0"/>
              <w:marRight w:val="0"/>
              <w:marTop w:val="0"/>
              <w:marBottom w:val="0"/>
              <w:divBdr>
                <w:top w:val="none" w:sz="0" w:space="0" w:color="auto"/>
                <w:left w:val="none" w:sz="0" w:space="0" w:color="auto"/>
                <w:bottom w:val="none" w:sz="0" w:space="0" w:color="auto"/>
                <w:right w:val="none" w:sz="0" w:space="0" w:color="auto"/>
              </w:divBdr>
            </w:div>
            <w:div w:id="404493571">
              <w:marLeft w:val="0"/>
              <w:marRight w:val="0"/>
              <w:marTop w:val="0"/>
              <w:marBottom w:val="0"/>
              <w:divBdr>
                <w:top w:val="none" w:sz="0" w:space="0" w:color="auto"/>
                <w:left w:val="none" w:sz="0" w:space="0" w:color="auto"/>
                <w:bottom w:val="none" w:sz="0" w:space="0" w:color="auto"/>
                <w:right w:val="none" w:sz="0" w:space="0" w:color="auto"/>
              </w:divBdr>
            </w:div>
            <w:div w:id="404573180">
              <w:marLeft w:val="0"/>
              <w:marRight w:val="0"/>
              <w:marTop w:val="0"/>
              <w:marBottom w:val="0"/>
              <w:divBdr>
                <w:top w:val="none" w:sz="0" w:space="0" w:color="auto"/>
                <w:left w:val="none" w:sz="0" w:space="0" w:color="auto"/>
                <w:bottom w:val="none" w:sz="0" w:space="0" w:color="auto"/>
                <w:right w:val="none" w:sz="0" w:space="0" w:color="auto"/>
              </w:divBdr>
            </w:div>
            <w:div w:id="406193441">
              <w:marLeft w:val="0"/>
              <w:marRight w:val="0"/>
              <w:marTop w:val="0"/>
              <w:marBottom w:val="0"/>
              <w:divBdr>
                <w:top w:val="none" w:sz="0" w:space="0" w:color="auto"/>
                <w:left w:val="none" w:sz="0" w:space="0" w:color="auto"/>
                <w:bottom w:val="none" w:sz="0" w:space="0" w:color="auto"/>
                <w:right w:val="none" w:sz="0" w:space="0" w:color="auto"/>
              </w:divBdr>
            </w:div>
            <w:div w:id="408117723">
              <w:marLeft w:val="0"/>
              <w:marRight w:val="0"/>
              <w:marTop w:val="0"/>
              <w:marBottom w:val="0"/>
              <w:divBdr>
                <w:top w:val="none" w:sz="0" w:space="0" w:color="auto"/>
                <w:left w:val="none" w:sz="0" w:space="0" w:color="auto"/>
                <w:bottom w:val="none" w:sz="0" w:space="0" w:color="auto"/>
                <w:right w:val="none" w:sz="0" w:space="0" w:color="auto"/>
              </w:divBdr>
            </w:div>
            <w:div w:id="408189022">
              <w:marLeft w:val="0"/>
              <w:marRight w:val="0"/>
              <w:marTop w:val="0"/>
              <w:marBottom w:val="0"/>
              <w:divBdr>
                <w:top w:val="none" w:sz="0" w:space="0" w:color="auto"/>
                <w:left w:val="none" w:sz="0" w:space="0" w:color="auto"/>
                <w:bottom w:val="none" w:sz="0" w:space="0" w:color="auto"/>
                <w:right w:val="none" w:sz="0" w:space="0" w:color="auto"/>
              </w:divBdr>
            </w:div>
            <w:div w:id="410540046">
              <w:marLeft w:val="0"/>
              <w:marRight w:val="0"/>
              <w:marTop w:val="0"/>
              <w:marBottom w:val="0"/>
              <w:divBdr>
                <w:top w:val="none" w:sz="0" w:space="0" w:color="auto"/>
                <w:left w:val="none" w:sz="0" w:space="0" w:color="auto"/>
                <w:bottom w:val="none" w:sz="0" w:space="0" w:color="auto"/>
                <w:right w:val="none" w:sz="0" w:space="0" w:color="auto"/>
              </w:divBdr>
            </w:div>
            <w:div w:id="411513151">
              <w:marLeft w:val="0"/>
              <w:marRight w:val="0"/>
              <w:marTop w:val="0"/>
              <w:marBottom w:val="0"/>
              <w:divBdr>
                <w:top w:val="none" w:sz="0" w:space="0" w:color="auto"/>
                <w:left w:val="none" w:sz="0" w:space="0" w:color="auto"/>
                <w:bottom w:val="none" w:sz="0" w:space="0" w:color="auto"/>
                <w:right w:val="none" w:sz="0" w:space="0" w:color="auto"/>
              </w:divBdr>
            </w:div>
            <w:div w:id="412554814">
              <w:marLeft w:val="0"/>
              <w:marRight w:val="0"/>
              <w:marTop w:val="0"/>
              <w:marBottom w:val="0"/>
              <w:divBdr>
                <w:top w:val="none" w:sz="0" w:space="0" w:color="auto"/>
                <w:left w:val="none" w:sz="0" w:space="0" w:color="auto"/>
                <w:bottom w:val="none" w:sz="0" w:space="0" w:color="auto"/>
                <w:right w:val="none" w:sz="0" w:space="0" w:color="auto"/>
              </w:divBdr>
            </w:div>
            <w:div w:id="412896443">
              <w:marLeft w:val="0"/>
              <w:marRight w:val="0"/>
              <w:marTop w:val="0"/>
              <w:marBottom w:val="0"/>
              <w:divBdr>
                <w:top w:val="none" w:sz="0" w:space="0" w:color="auto"/>
                <w:left w:val="none" w:sz="0" w:space="0" w:color="auto"/>
                <w:bottom w:val="none" w:sz="0" w:space="0" w:color="auto"/>
                <w:right w:val="none" w:sz="0" w:space="0" w:color="auto"/>
              </w:divBdr>
            </w:div>
            <w:div w:id="413361229">
              <w:marLeft w:val="0"/>
              <w:marRight w:val="0"/>
              <w:marTop w:val="0"/>
              <w:marBottom w:val="0"/>
              <w:divBdr>
                <w:top w:val="none" w:sz="0" w:space="0" w:color="auto"/>
                <w:left w:val="none" w:sz="0" w:space="0" w:color="auto"/>
                <w:bottom w:val="none" w:sz="0" w:space="0" w:color="auto"/>
                <w:right w:val="none" w:sz="0" w:space="0" w:color="auto"/>
              </w:divBdr>
            </w:div>
            <w:div w:id="415904789">
              <w:marLeft w:val="0"/>
              <w:marRight w:val="0"/>
              <w:marTop w:val="0"/>
              <w:marBottom w:val="0"/>
              <w:divBdr>
                <w:top w:val="none" w:sz="0" w:space="0" w:color="auto"/>
                <w:left w:val="none" w:sz="0" w:space="0" w:color="auto"/>
                <w:bottom w:val="none" w:sz="0" w:space="0" w:color="auto"/>
                <w:right w:val="none" w:sz="0" w:space="0" w:color="auto"/>
              </w:divBdr>
            </w:div>
            <w:div w:id="418648335">
              <w:marLeft w:val="0"/>
              <w:marRight w:val="0"/>
              <w:marTop w:val="0"/>
              <w:marBottom w:val="0"/>
              <w:divBdr>
                <w:top w:val="none" w:sz="0" w:space="0" w:color="auto"/>
                <w:left w:val="none" w:sz="0" w:space="0" w:color="auto"/>
                <w:bottom w:val="none" w:sz="0" w:space="0" w:color="auto"/>
                <w:right w:val="none" w:sz="0" w:space="0" w:color="auto"/>
              </w:divBdr>
            </w:div>
            <w:div w:id="418717354">
              <w:marLeft w:val="0"/>
              <w:marRight w:val="0"/>
              <w:marTop w:val="0"/>
              <w:marBottom w:val="0"/>
              <w:divBdr>
                <w:top w:val="none" w:sz="0" w:space="0" w:color="auto"/>
                <w:left w:val="none" w:sz="0" w:space="0" w:color="auto"/>
                <w:bottom w:val="none" w:sz="0" w:space="0" w:color="auto"/>
                <w:right w:val="none" w:sz="0" w:space="0" w:color="auto"/>
              </w:divBdr>
            </w:div>
            <w:div w:id="419912857">
              <w:marLeft w:val="0"/>
              <w:marRight w:val="0"/>
              <w:marTop w:val="0"/>
              <w:marBottom w:val="0"/>
              <w:divBdr>
                <w:top w:val="none" w:sz="0" w:space="0" w:color="auto"/>
                <w:left w:val="none" w:sz="0" w:space="0" w:color="auto"/>
                <w:bottom w:val="none" w:sz="0" w:space="0" w:color="auto"/>
                <w:right w:val="none" w:sz="0" w:space="0" w:color="auto"/>
              </w:divBdr>
            </w:div>
            <w:div w:id="420033674">
              <w:marLeft w:val="0"/>
              <w:marRight w:val="0"/>
              <w:marTop w:val="0"/>
              <w:marBottom w:val="0"/>
              <w:divBdr>
                <w:top w:val="none" w:sz="0" w:space="0" w:color="auto"/>
                <w:left w:val="none" w:sz="0" w:space="0" w:color="auto"/>
                <w:bottom w:val="none" w:sz="0" w:space="0" w:color="auto"/>
                <w:right w:val="none" w:sz="0" w:space="0" w:color="auto"/>
              </w:divBdr>
            </w:div>
            <w:div w:id="420374798">
              <w:marLeft w:val="0"/>
              <w:marRight w:val="0"/>
              <w:marTop w:val="0"/>
              <w:marBottom w:val="0"/>
              <w:divBdr>
                <w:top w:val="none" w:sz="0" w:space="0" w:color="auto"/>
                <w:left w:val="none" w:sz="0" w:space="0" w:color="auto"/>
                <w:bottom w:val="none" w:sz="0" w:space="0" w:color="auto"/>
                <w:right w:val="none" w:sz="0" w:space="0" w:color="auto"/>
              </w:divBdr>
            </w:div>
            <w:div w:id="422459991">
              <w:marLeft w:val="0"/>
              <w:marRight w:val="0"/>
              <w:marTop w:val="0"/>
              <w:marBottom w:val="0"/>
              <w:divBdr>
                <w:top w:val="none" w:sz="0" w:space="0" w:color="auto"/>
                <w:left w:val="none" w:sz="0" w:space="0" w:color="auto"/>
                <w:bottom w:val="none" w:sz="0" w:space="0" w:color="auto"/>
                <w:right w:val="none" w:sz="0" w:space="0" w:color="auto"/>
              </w:divBdr>
            </w:div>
            <w:div w:id="424621031">
              <w:marLeft w:val="0"/>
              <w:marRight w:val="0"/>
              <w:marTop w:val="0"/>
              <w:marBottom w:val="0"/>
              <w:divBdr>
                <w:top w:val="none" w:sz="0" w:space="0" w:color="auto"/>
                <w:left w:val="none" w:sz="0" w:space="0" w:color="auto"/>
                <w:bottom w:val="none" w:sz="0" w:space="0" w:color="auto"/>
                <w:right w:val="none" w:sz="0" w:space="0" w:color="auto"/>
              </w:divBdr>
            </w:div>
            <w:div w:id="426658779">
              <w:marLeft w:val="0"/>
              <w:marRight w:val="0"/>
              <w:marTop w:val="0"/>
              <w:marBottom w:val="0"/>
              <w:divBdr>
                <w:top w:val="none" w:sz="0" w:space="0" w:color="auto"/>
                <w:left w:val="none" w:sz="0" w:space="0" w:color="auto"/>
                <w:bottom w:val="none" w:sz="0" w:space="0" w:color="auto"/>
                <w:right w:val="none" w:sz="0" w:space="0" w:color="auto"/>
              </w:divBdr>
            </w:div>
            <w:div w:id="428815584">
              <w:marLeft w:val="0"/>
              <w:marRight w:val="0"/>
              <w:marTop w:val="0"/>
              <w:marBottom w:val="0"/>
              <w:divBdr>
                <w:top w:val="none" w:sz="0" w:space="0" w:color="auto"/>
                <w:left w:val="none" w:sz="0" w:space="0" w:color="auto"/>
                <w:bottom w:val="none" w:sz="0" w:space="0" w:color="auto"/>
                <w:right w:val="none" w:sz="0" w:space="0" w:color="auto"/>
              </w:divBdr>
            </w:div>
            <w:div w:id="429856739">
              <w:marLeft w:val="0"/>
              <w:marRight w:val="0"/>
              <w:marTop w:val="0"/>
              <w:marBottom w:val="0"/>
              <w:divBdr>
                <w:top w:val="none" w:sz="0" w:space="0" w:color="auto"/>
                <w:left w:val="none" w:sz="0" w:space="0" w:color="auto"/>
                <w:bottom w:val="none" w:sz="0" w:space="0" w:color="auto"/>
                <w:right w:val="none" w:sz="0" w:space="0" w:color="auto"/>
              </w:divBdr>
            </w:div>
            <w:div w:id="429930577">
              <w:marLeft w:val="0"/>
              <w:marRight w:val="0"/>
              <w:marTop w:val="0"/>
              <w:marBottom w:val="0"/>
              <w:divBdr>
                <w:top w:val="none" w:sz="0" w:space="0" w:color="auto"/>
                <w:left w:val="none" w:sz="0" w:space="0" w:color="auto"/>
                <w:bottom w:val="none" w:sz="0" w:space="0" w:color="auto"/>
                <w:right w:val="none" w:sz="0" w:space="0" w:color="auto"/>
              </w:divBdr>
            </w:div>
            <w:div w:id="430005377">
              <w:marLeft w:val="0"/>
              <w:marRight w:val="0"/>
              <w:marTop w:val="0"/>
              <w:marBottom w:val="0"/>
              <w:divBdr>
                <w:top w:val="none" w:sz="0" w:space="0" w:color="auto"/>
                <w:left w:val="none" w:sz="0" w:space="0" w:color="auto"/>
                <w:bottom w:val="none" w:sz="0" w:space="0" w:color="auto"/>
                <w:right w:val="none" w:sz="0" w:space="0" w:color="auto"/>
              </w:divBdr>
            </w:div>
            <w:div w:id="431172150">
              <w:marLeft w:val="0"/>
              <w:marRight w:val="0"/>
              <w:marTop w:val="0"/>
              <w:marBottom w:val="0"/>
              <w:divBdr>
                <w:top w:val="none" w:sz="0" w:space="0" w:color="auto"/>
                <w:left w:val="none" w:sz="0" w:space="0" w:color="auto"/>
                <w:bottom w:val="none" w:sz="0" w:space="0" w:color="auto"/>
                <w:right w:val="none" w:sz="0" w:space="0" w:color="auto"/>
              </w:divBdr>
            </w:div>
            <w:div w:id="431897805">
              <w:marLeft w:val="0"/>
              <w:marRight w:val="0"/>
              <w:marTop w:val="0"/>
              <w:marBottom w:val="0"/>
              <w:divBdr>
                <w:top w:val="none" w:sz="0" w:space="0" w:color="auto"/>
                <w:left w:val="none" w:sz="0" w:space="0" w:color="auto"/>
                <w:bottom w:val="none" w:sz="0" w:space="0" w:color="auto"/>
                <w:right w:val="none" w:sz="0" w:space="0" w:color="auto"/>
              </w:divBdr>
            </w:div>
            <w:div w:id="431900599">
              <w:marLeft w:val="0"/>
              <w:marRight w:val="0"/>
              <w:marTop w:val="0"/>
              <w:marBottom w:val="0"/>
              <w:divBdr>
                <w:top w:val="none" w:sz="0" w:space="0" w:color="auto"/>
                <w:left w:val="none" w:sz="0" w:space="0" w:color="auto"/>
                <w:bottom w:val="none" w:sz="0" w:space="0" w:color="auto"/>
                <w:right w:val="none" w:sz="0" w:space="0" w:color="auto"/>
              </w:divBdr>
            </w:div>
            <w:div w:id="433015827">
              <w:marLeft w:val="0"/>
              <w:marRight w:val="0"/>
              <w:marTop w:val="0"/>
              <w:marBottom w:val="0"/>
              <w:divBdr>
                <w:top w:val="none" w:sz="0" w:space="0" w:color="auto"/>
                <w:left w:val="none" w:sz="0" w:space="0" w:color="auto"/>
                <w:bottom w:val="none" w:sz="0" w:space="0" w:color="auto"/>
                <w:right w:val="none" w:sz="0" w:space="0" w:color="auto"/>
              </w:divBdr>
            </w:div>
            <w:div w:id="433943012">
              <w:marLeft w:val="0"/>
              <w:marRight w:val="0"/>
              <w:marTop w:val="0"/>
              <w:marBottom w:val="0"/>
              <w:divBdr>
                <w:top w:val="none" w:sz="0" w:space="0" w:color="auto"/>
                <w:left w:val="none" w:sz="0" w:space="0" w:color="auto"/>
                <w:bottom w:val="none" w:sz="0" w:space="0" w:color="auto"/>
                <w:right w:val="none" w:sz="0" w:space="0" w:color="auto"/>
              </w:divBdr>
            </w:div>
            <w:div w:id="434445364">
              <w:marLeft w:val="0"/>
              <w:marRight w:val="0"/>
              <w:marTop w:val="0"/>
              <w:marBottom w:val="0"/>
              <w:divBdr>
                <w:top w:val="none" w:sz="0" w:space="0" w:color="auto"/>
                <w:left w:val="none" w:sz="0" w:space="0" w:color="auto"/>
                <w:bottom w:val="none" w:sz="0" w:space="0" w:color="auto"/>
                <w:right w:val="none" w:sz="0" w:space="0" w:color="auto"/>
              </w:divBdr>
            </w:div>
            <w:div w:id="434784863">
              <w:marLeft w:val="0"/>
              <w:marRight w:val="0"/>
              <w:marTop w:val="0"/>
              <w:marBottom w:val="0"/>
              <w:divBdr>
                <w:top w:val="none" w:sz="0" w:space="0" w:color="auto"/>
                <w:left w:val="none" w:sz="0" w:space="0" w:color="auto"/>
                <w:bottom w:val="none" w:sz="0" w:space="0" w:color="auto"/>
                <w:right w:val="none" w:sz="0" w:space="0" w:color="auto"/>
              </w:divBdr>
            </w:div>
            <w:div w:id="435828556">
              <w:marLeft w:val="0"/>
              <w:marRight w:val="0"/>
              <w:marTop w:val="0"/>
              <w:marBottom w:val="0"/>
              <w:divBdr>
                <w:top w:val="none" w:sz="0" w:space="0" w:color="auto"/>
                <w:left w:val="none" w:sz="0" w:space="0" w:color="auto"/>
                <w:bottom w:val="none" w:sz="0" w:space="0" w:color="auto"/>
                <w:right w:val="none" w:sz="0" w:space="0" w:color="auto"/>
              </w:divBdr>
            </w:div>
            <w:div w:id="439254558">
              <w:marLeft w:val="0"/>
              <w:marRight w:val="0"/>
              <w:marTop w:val="0"/>
              <w:marBottom w:val="0"/>
              <w:divBdr>
                <w:top w:val="none" w:sz="0" w:space="0" w:color="auto"/>
                <w:left w:val="none" w:sz="0" w:space="0" w:color="auto"/>
                <w:bottom w:val="none" w:sz="0" w:space="0" w:color="auto"/>
                <w:right w:val="none" w:sz="0" w:space="0" w:color="auto"/>
              </w:divBdr>
            </w:div>
            <w:div w:id="439954322">
              <w:marLeft w:val="0"/>
              <w:marRight w:val="0"/>
              <w:marTop w:val="0"/>
              <w:marBottom w:val="0"/>
              <w:divBdr>
                <w:top w:val="none" w:sz="0" w:space="0" w:color="auto"/>
                <w:left w:val="none" w:sz="0" w:space="0" w:color="auto"/>
                <w:bottom w:val="none" w:sz="0" w:space="0" w:color="auto"/>
                <w:right w:val="none" w:sz="0" w:space="0" w:color="auto"/>
              </w:divBdr>
            </w:div>
            <w:div w:id="440927451">
              <w:marLeft w:val="0"/>
              <w:marRight w:val="0"/>
              <w:marTop w:val="0"/>
              <w:marBottom w:val="0"/>
              <w:divBdr>
                <w:top w:val="none" w:sz="0" w:space="0" w:color="auto"/>
                <w:left w:val="none" w:sz="0" w:space="0" w:color="auto"/>
                <w:bottom w:val="none" w:sz="0" w:space="0" w:color="auto"/>
                <w:right w:val="none" w:sz="0" w:space="0" w:color="auto"/>
              </w:divBdr>
            </w:div>
            <w:div w:id="443380260">
              <w:marLeft w:val="0"/>
              <w:marRight w:val="0"/>
              <w:marTop w:val="0"/>
              <w:marBottom w:val="0"/>
              <w:divBdr>
                <w:top w:val="none" w:sz="0" w:space="0" w:color="auto"/>
                <w:left w:val="none" w:sz="0" w:space="0" w:color="auto"/>
                <w:bottom w:val="none" w:sz="0" w:space="0" w:color="auto"/>
                <w:right w:val="none" w:sz="0" w:space="0" w:color="auto"/>
              </w:divBdr>
            </w:div>
            <w:div w:id="444547549">
              <w:marLeft w:val="0"/>
              <w:marRight w:val="0"/>
              <w:marTop w:val="0"/>
              <w:marBottom w:val="0"/>
              <w:divBdr>
                <w:top w:val="none" w:sz="0" w:space="0" w:color="auto"/>
                <w:left w:val="none" w:sz="0" w:space="0" w:color="auto"/>
                <w:bottom w:val="none" w:sz="0" w:space="0" w:color="auto"/>
                <w:right w:val="none" w:sz="0" w:space="0" w:color="auto"/>
              </w:divBdr>
            </w:div>
            <w:div w:id="445856911">
              <w:marLeft w:val="0"/>
              <w:marRight w:val="0"/>
              <w:marTop w:val="0"/>
              <w:marBottom w:val="0"/>
              <w:divBdr>
                <w:top w:val="none" w:sz="0" w:space="0" w:color="auto"/>
                <w:left w:val="none" w:sz="0" w:space="0" w:color="auto"/>
                <w:bottom w:val="none" w:sz="0" w:space="0" w:color="auto"/>
                <w:right w:val="none" w:sz="0" w:space="0" w:color="auto"/>
              </w:divBdr>
            </w:div>
            <w:div w:id="446318131">
              <w:marLeft w:val="0"/>
              <w:marRight w:val="0"/>
              <w:marTop w:val="0"/>
              <w:marBottom w:val="0"/>
              <w:divBdr>
                <w:top w:val="none" w:sz="0" w:space="0" w:color="auto"/>
                <w:left w:val="none" w:sz="0" w:space="0" w:color="auto"/>
                <w:bottom w:val="none" w:sz="0" w:space="0" w:color="auto"/>
                <w:right w:val="none" w:sz="0" w:space="0" w:color="auto"/>
              </w:divBdr>
            </w:div>
            <w:div w:id="449476964">
              <w:marLeft w:val="0"/>
              <w:marRight w:val="0"/>
              <w:marTop w:val="0"/>
              <w:marBottom w:val="0"/>
              <w:divBdr>
                <w:top w:val="none" w:sz="0" w:space="0" w:color="auto"/>
                <w:left w:val="none" w:sz="0" w:space="0" w:color="auto"/>
                <w:bottom w:val="none" w:sz="0" w:space="0" w:color="auto"/>
                <w:right w:val="none" w:sz="0" w:space="0" w:color="auto"/>
              </w:divBdr>
            </w:div>
            <w:div w:id="449864664">
              <w:marLeft w:val="0"/>
              <w:marRight w:val="0"/>
              <w:marTop w:val="0"/>
              <w:marBottom w:val="0"/>
              <w:divBdr>
                <w:top w:val="none" w:sz="0" w:space="0" w:color="auto"/>
                <w:left w:val="none" w:sz="0" w:space="0" w:color="auto"/>
                <w:bottom w:val="none" w:sz="0" w:space="0" w:color="auto"/>
                <w:right w:val="none" w:sz="0" w:space="0" w:color="auto"/>
              </w:divBdr>
            </w:div>
            <w:div w:id="451705503">
              <w:marLeft w:val="0"/>
              <w:marRight w:val="0"/>
              <w:marTop w:val="0"/>
              <w:marBottom w:val="0"/>
              <w:divBdr>
                <w:top w:val="none" w:sz="0" w:space="0" w:color="auto"/>
                <w:left w:val="none" w:sz="0" w:space="0" w:color="auto"/>
                <w:bottom w:val="none" w:sz="0" w:space="0" w:color="auto"/>
                <w:right w:val="none" w:sz="0" w:space="0" w:color="auto"/>
              </w:divBdr>
            </w:div>
            <w:div w:id="453527400">
              <w:marLeft w:val="0"/>
              <w:marRight w:val="0"/>
              <w:marTop w:val="0"/>
              <w:marBottom w:val="0"/>
              <w:divBdr>
                <w:top w:val="none" w:sz="0" w:space="0" w:color="auto"/>
                <w:left w:val="none" w:sz="0" w:space="0" w:color="auto"/>
                <w:bottom w:val="none" w:sz="0" w:space="0" w:color="auto"/>
                <w:right w:val="none" w:sz="0" w:space="0" w:color="auto"/>
              </w:divBdr>
            </w:div>
            <w:div w:id="453717185">
              <w:marLeft w:val="0"/>
              <w:marRight w:val="0"/>
              <w:marTop w:val="0"/>
              <w:marBottom w:val="0"/>
              <w:divBdr>
                <w:top w:val="none" w:sz="0" w:space="0" w:color="auto"/>
                <w:left w:val="none" w:sz="0" w:space="0" w:color="auto"/>
                <w:bottom w:val="none" w:sz="0" w:space="0" w:color="auto"/>
                <w:right w:val="none" w:sz="0" w:space="0" w:color="auto"/>
              </w:divBdr>
            </w:div>
            <w:div w:id="453913953">
              <w:marLeft w:val="0"/>
              <w:marRight w:val="0"/>
              <w:marTop w:val="0"/>
              <w:marBottom w:val="0"/>
              <w:divBdr>
                <w:top w:val="none" w:sz="0" w:space="0" w:color="auto"/>
                <w:left w:val="none" w:sz="0" w:space="0" w:color="auto"/>
                <w:bottom w:val="none" w:sz="0" w:space="0" w:color="auto"/>
                <w:right w:val="none" w:sz="0" w:space="0" w:color="auto"/>
              </w:divBdr>
            </w:div>
            <w:div w:id="456727662">
              <w:marLeft w:val="0"/>
              <w:marRight w:val="0"/>
              <w:marTop w:val="0"/>
              <w:marBottom w:val="0"/>
              <w:divBdr>
                <w:top w:val="none" w:sz="0" w:space="0" w:color="auto"/>
                <w:left w:val="none" w:sz="0" w:space="0" w:color="auto"/>
                <w:bottom w:val="none" w:sz="0" w:space="0" w:color="auto"/>
                <w:right w:val="none" w:sz="0" w:space="0" w:color="auto"/>
              </w:divBdr>
            </w:div>
            <w:div w:id="457457998">
              <w:marLeft w:val="0"/>
              <w:marRight w:val="0"/>
              <w:marTop w:val="0"/>
              <w:marBottom w:val="0"/>
              <w:divBdr>
                <w:top w:val="none" w:sz="0" w:space="0" w:color="auto"/>
                <w:left w:val="none" w:sz="0" w:space="0" w:color="auto"/>
                <w:bottom w:val="none" w:sz="0" w:space="0" w:color="auto"/>
                <w:right w:val="none" w:sz="0" w:space="0" w:color="auto"/>
              </w:divBdr>
            </w:div>
            <w:div w:id="458884333">
              <w:marLeft w:val="0"/>
              <w:marRight w:val="0"/>
              <w:marTop w:val="0"/>
              <w:marBottom w:val="0"/>
              <w:divBdr>
                <w:top w:val="none" w:sz="0" w:space="0" w:color="auto"/>
                <w:left w:val="none" w:sz="0" w:space="0" w:color="auto"/>
                <w:bottom w:val="none" w:sz="0" w:space="0" w:color="auto"/>
                <w:right w:val="none" w:sz="0" w:space="0" w:color="auto"/>
              </w:divBdr>
            </w:div>
            <w:div w:id="459345213">
              <w:marLeft w:val="0"/>
              <w:marRight w:val="0"/>
              <w:marTop w:val="0"/>
              <w:marBottom w:val="0"/>
              <w:divBdr>
                <w:top w:val="none" w:sz="0" w:space="0" w:color="auto"/>
                <w:left w:val="none" w:sz="0" w:space="0" w:color="auto"/>
                <w:bottom w:val="none" w:sz="0" w:space="0" w:color="auto"/>
                <w:right w:val="none" w:sz="0" w:space="0" w:color="auto"/>
              </w:divBdr>
            </w:div>
            <w:div w:id="463886163">
              <w:marLeft w:val="0"/>
              <w:marRight w:val="0"/>
              <w:marTop w:val="0"/>
              <w:marBottom w:val="0"/>
              <w:divBdr>
                <w:top w:val="none" w:sz="0" w:space="0" w:color="auto"/>
                <w:left w:val="none" w:sz="0" w:space="0" w:color="auto"/>
                <w:bottom w:val="none" w:sz="0" w:space="0" w:color="auto"/>
                <w:right w:val="none" w:sz="0" w:space="0" w:color="auto"/>
              </w:divBdr>
            </w:div>
            <w:div w:id="469907654">
              <w:marLeft w:val="0"/>
              <w:marRight w:val="0"/>
              <w:marTop w:val="0"/>
              <w:marBottom w:val="0"/>
              <w:divBdr>
                <w:top w:val="none" w:sz="0" w:space="0" w:color="auto"/>
                <w:left w:val="none" w:sz="0" w:space="0" w:color="auto"/>
                <w:bottom w:val="none" w:sz="0" w:space="0" w:color="auto"/>
                <w:right w:val="none" w:sz="0" w:space="0" w:color="auto"/>
              </w:divBdr>
            </w:div>
            <w:div w:id="475269507">
              <w:marLeft w:val="0"/>
              <w:marRight w:val="0"/>
              <w:marTop w:val="0"/>
              <w:marBottom w:val="0"/>
              <w:divBdr>
                <w:top w:val="none" w:sz="0" w:space="0" w:color="auto"/>
                <w:left w:val="none" w:sz="0" w:space="0" w:color="auto"/>
                <w:bottom w:val="none" w:sz="0" w:space="0" w:color="auto"/>
                <w:right w:val="none" w:sz="0" w:space="0" w:color="auto"/>
              </w:divBdr>
            </w:div>
            <w:div w:id="475293890">
              <w:marLeft w:val="0"/>
              <w:marRight w:val="0"/>
              <w:marTop w:val="0"/>
              <w:marBottom w:val="0"/>
              <w:divBdr>
                <w:top w:val="none" w:sz="0" w:space="0" w:color="auto"/>
                <w:left w:val="none" w:sz="0" w:space="0" w:color="auto"/>
                <w:bottom w:val="none" w:sz="0" w:space="0" w:color="auto"/>
                <w:right w:val="none" w:sz="0" w:space="0" w:color="auto"/>
              </w:divBdr>
            </w:div>
            <w:div w:id="475729179">
              <w:marLeft w:val="0"/>
              <w:marRight w:val="0"/>
              <w:marTop w:val="0"/>
              <w:marBottom w:val="0"/>
              <w:divBdr>
                <w:top w:val="none" w:sz="0" w:space="0" w:color="auto"/>
                <w:left w:val="none" w:sz="0" w:space="0" w:color="auto"/>
                <w:bottom w:val="none" w:sz="0" w:space="0" w:color="auto"/>
                <w:right w:val="none" w:sz="0" w:space="0" w:color="auto"/>
              </w:divBdr>
            </w:div>
            <w:div w:id="476726260">
              <w:marLeft w:val="0"/>
              <w:marRight w:val="0"/>
              <w:marTop w:val="0"/>
              <w:marBottom w:val="0"/>
              <w:divBdr>
                <w:top w:val="none" w:sz="0" w:space="0" w:color="auto"/>
                <w:left w:val="none" w:sz="0" w:space="0" w:color="auto"/>
                <w:bottom w:val="none" w:sz="0" w:space="0" w:color="auto"/>
                <w:right w:val="none" w:sz="0" w:space="0" w:color="auto"/>
              </w:divBdr>
            </w:div>
            <w:div w:id="478426295">
              <w:marLeft w:val="0"/>
              <w:marRight w:val="0"/>
              <w:marTop w:val="0"/>
              <w:marBottom w:val="0"/>
              <w:divBdr>
                <w:top w:val="none" w:sz="0" w:space="0" w:color="auto"/>
                <w:left w:val="none" w:sz="0" w:space="0" w:color="auto"/>
                <w:bottom w:val="none" w:sz="0" w:space="0" w:color="auto"/>
                <w:right w:val="none" w:sz="0" w:space="0" w:color="auto"/>
              </w:divBdr>
            </w:div>
            <w:div w:id="478888384">
              <w:marLeft w:val="0"/>
              <w:marRight w:val="0"/>
              <w:marTop w:val="0"/>
              <w:marBottom w:val="0"/>
              <w:divBdr>
                <w:top w:val="none" w:sz="0" w:space="0" w:color="auto"/>
                <w:left w:val="none" w:sz="0" w:space="0" w:color="auto"/>
                <w:bottom w:val="none" w:sz="0" w:space="0" w:color="auto"/>
                <w:right w:val="none" w:sz="0" w:space="0" w:color="auto"/>
              </w:divBdr>
            </w:div>
            <w:div w:id="479075175">
              <w:marLeft w:val="0"/>
              <w:marRight w:val="0"/>
              <w:marTop w:val="0"/>
              <w:marBottom w:val="0"/>
              <w:divBdr>
                <w:top w:val="none" w:sz="0" w:space="0" w:color="auto"/>
                <w:left w:val="none" w:sz="0" w:space="0" w:color="auto"/>
                <w:bottom w:val="none" w:sz="0" w:space="0" w:color="auto"/>
                <w:right w:val="none" w:sz="0" w:space="0" w:color="auto"/>
              </w:divBdr>
            </w:div>
            <w:div w:id="479808938">
              <w:marLeft w:val="0"/>
              <w:marRight w:val="0"/>
              <w:marTop w:val="0"/>
              <w:marBottom w:val="0"/>
              <w:divBdr>
                <w:top w:val="none" w:sz="0" w:space="0" w:color="auto"/>
                <w:left w:val="none" w:sz="0" w:space="0" w:color="auto"/>
                <w:bottom w:val="none" w:sz="0" w:space="0" w:color="auto"/>
                <w:right w:val="none" w:sz="0" w:space="0" w:color="auto"/>
              </w:divBdr>
            </w:div>
            <w:div w:id="484786215">
              <w:marLeft w:val="0"/>
              <w:marRight w:val="0"/>
              <w:marTop w:val="0"/>
              <w:marBottom w:val="0"/>
              <w:divBdr>
                <w:top w:val="none" w:sz="0" w:space="0" w:color="auto"/>
                <w:left w:val="none" w:sz="0" w:space="0" w:color="auto"/>
                <w:bottom w:val="none" w:sz="0" w:space="0" w:color="auto"/>
                <w:right w:val="none" w:sz="0" w:space="0" w:color="auto"/>
              </w:divBdr>
            </w:div>
            <w:div w:id="486635526">
              <w:marLeft w:val="0"/>
              <w:marRight w:val="0"/>
              <w:marTop w:val="0"/>
              <w:marBottom w:val="0"/>
              <w:divBdr>
                <w:top w:val="none" w:sz="0" w:space="0" w:color="auto"/>
                <w:left w:val="none" w:sz="0" w:space="0" w:color="auto"/>
                <w:bottom w:val="none" w:sz="0" w:space="0" w:color="auto"/>
                <w:right w:val="none" w:sz="0" w:space="0" w:color="auto"/>
              </w:divBdr>
            </w:div>
            <w:div w:id="487552030">
              <w:marLeft w:val="0"/>
              <w:marRight w:val="0"/>
              <w:marTop w:val="0"/>
              <w:marBottom w:val="0"/>
              <w:divBdr>
                <w:top w:val="none" w:sz="0" w:space="0" w:color="auto"/>
                <w:left w:val="none" w:sz="0" w:space="0" w:color="auto"/>
                <w:bottom w:val="none" w:sz="0" w:space="0" w:color="auto"/>
                <w:right w:val="none" w:sz="0" w:space="0" w:color="auto"/>
              </w:divBdr>
            </w:div>
            <w:div w:id="488444866">
              <w:marLeft w:val="0"/>
              <w:marRight w:val="0"/>
              <w:marTop w:val="0"/>
              <w:marBottom w:val="0"/>
              <w:divBdr>
                <w:top w:val="none" w:sz="0" w:space="0" w:color="auto"/>
                <w:left w:val="none" w:sz="0" w:space="0" w:color="auto"/>
                <w:bottom w:val="none" w:sz="0" w:space="0" w:color="auto"/>
                <w:right w:val="none" w:sz="0" w:space="0" w:color="auto"/>
              </w:divBdr>
            </w:div>
            <w:div w:id="488912545">
              <w:marLeft w:val="0"/>
              <w:marRight w:val="0"/>
              <w:marTop w:val="0"/>
              <w:marBottom w:val="0"/>
              <w:divBdr>
                <w:top w:val="none" w:sz="0" w:space="0" w:color="auto"/>
                <w:left w:val="none" w:sz="0" w:space="0" w:color="auto"/>
                <w:bottom w:val="none" w:sz="0" w:space="0" w:color="auto"/>
                <w:right w:val="none" w:sz="0" w:space="0" w:color="auto"/>
              </w:divBdr>
            </w:div>
            <w:div w:id="490561928">
              <w:marLeft w:val="0"/>
              <w:marRight w:val="0"/>
              <w:marTop w:val="0"/>
              <w:marBottom w:val="0"/>
              <w:divBdr>
                <w:top w:val="none" w:sz="0" w:space="0" w:color="auto"/>
                <w:left w:val="none" w:sz="0" w:space="0" w:color="auto"/>
                <w:bottom w:val="none" w:sz="0" w:space="0" w:color="auto"/>
                <w:right w:val="none" w:sz="0" w:space="0" w:color="auto"/>
              </w:divBdr>
            </w:div>
            <w:div w:id="491798341">
              <w:marLeft w:val="0"/>
              <w:marRight w:val="0"/>
              <w:marTop w:val="0"/>
              <w:marBottom w:val="0"/>
              <w:divBdr>
                <w:top w:val="none" w:sz="0" w:space="0" w:color="auto"/>
                <w:left w:val="none" w:sz="0" w:space="0" w:color="auto"/>
                <w:bottom w:val="none" w:sz="0" w:space="0" w:color="auto"/>
                <w:right w:val="none" w:sz="0" w:space="0" w:color="auto"/>
              </w:divBdr>
            </w:div>
            <w:div w:id="494348087">
              <w:marLeft w:val="0"/>
              <w:marRight w:val="0"/>
              <w:marTop w:val="0"/>
              <w:marBottom w:val="0"/>
              <w:divBdr>
                <w:top w:val="none" w:sz="0" w:space="0" w:color="auto"/>
                <w:left w:val="none" w:sz="0" w:space="0" w:color="auto"/>
                <w:bottom w:val="none" w:sz="0" w:space="0" w:color="auto"/>
                <w:right w:val="none" w:sz="0" w:space="0" w:color="auto"/>
              </w:divBdr>
            </w:div>
            <w:div w:id="494995186">
              <w:marLeft w:val="0"/>
              <w:marRight w:val="0"/>
              <w:marTop w:val="0"/>
              <w:marBottom w:val="0"/>
              <w:divBdr>
                <w:top w:val="none" w:sz="0" w:space="0" w:color="auto"/>
                <w:left w:val="none" w:sz="0" w:space="0" w:color="auto"/>
                <w:bottom w:val="none" w:sz="0" w:space="0" w:color="auto"/>
                <w:right w:val="none" w:sz="0" w:space="0" w:color="auto"/>
              </w:divBdr>
            </w:div>
            <w:div w:id="499546225">
              <w:marLeft w:val="0"/>
              <w:marRight w:val="0"/>
              <w:marTop w:val="0"/>
              <w:marBottom w:val="0"/>
              <w:divBdr>
                <w:top w:val="none" w:sz="0" w:space="0" w:color="auto"/>
                <w:left w:val="none" w:sz="0" w:space="0" w:color="auto"/>
                <w:bottom w:val="none" w:sz="0" w:space="0" w:color="auto"/>
                <w:right w:val="none" w:sz="0" w:space="0" w:color="auto"/>
              </w:divBdr>
            </w:div>
            <w:div w:id="500197979">
              <w:marLeft w:val="0"/>
              <w:marRight w:val="0"/>
              <w:marTop w:val="0"/>
              <w:marBottom w:val="0"/>
              <w:divBdr>
                <w:top w:val="none" w:sz="0" w:space="0" w:color="auto"/>
                <w:left w:val="none" w:sz="0" w:space="0" w:color="auto"/>
                <w:bottom w:val="none" w:sz="0" w:space="0" w:color="auto"/>
                <w:right w:val="none" w:sz="0" w:space="0" w:color="auto"/>
              </w:divBdr>
            </w:div>
            <w:div w:id="503277779">
              <w:marLeft w:val="0"/>
              <w:marRight w:val="0"/>
              <w:marTop w:val="0"/>
              <w:marBottom w:val="0"/>
              <w:divBdr>
                <w:top w:val="none" w:sz="0" w:space="0" w:color="auto"/>
                <w:left w:val="none" w:sz="0" w:space="0" w:color="auto"/>
                <w:bottom w:val="none" w:sz="0" w:space="0" w:color="auto"/>
                <w:right w:val="none" w:sz="0" w:space="0" w:color="auto"/>
              </w:divBdr>
            </w:div>
            <w:div w:id="503324219">
              <w:marLeft w:val="0"/>
              <w:marRight w:val="0"/>
              <w:marTop w:val="0"/>
              <w:marBottom w:val="0"/>
              <w:divBdr>
                <w:top w:val="none" w:sz="0" w:space="0" w:color="auto"/>
                <w:left w:val="none" w:sz="0" w:space="0" w:color="auto"/>
                <w:bottom w:val="none" w:sz="0" w:space="0" w:color="auto"/>
                <w:right w:val="none" w:sz="0" w:space="0" w:color="auto"/>
              </w:divBdr>
            </w:div>
            <w:div w:id="503477046">
              <w:marLeft w:val="0"/>
              <w:marRight w:val="0"/>
              <w:marTop w:val="0"/>
              <w:marBottom w:val="0"/>
              <w:divBdr>
                <w:top w:val="none" w:sz="0" w:space="0" w:color="auto"/>
                <w:left w:val="none" w:sz="0" w:space="0" w:color="auto"/>
                <w:bottom w:val="none" w:sz="0" w:space="0" w:color="auto"/>
                <w:right w:val="none" w:sz="0" w:space="0" w:color="auto"/>
              </w:divBdr>
            </w:div>
            <w:div w:id="504637882">
              <w:marLeft w:val="0"/>
              <w:marRight w:val="0"/>
              <w:marTop w:val="0"/>
              <w:marBottom w:val="0"/>
              <w:divBdr>
                <w:top w:val="none" w:sz="0" w:space="0" w:color="auto"/>
                <w:left w:val="none" w:sz="0" w:space="0" w:color="auto"/>
                <w:bottom w:val="none" w:sz="0" w:space="0" w:color="auto"/>
                <w:right w:val="none" w:sz="0" w:space="0" w:color="auto"/>
              </w:divBdr>
            </w:div>
            <w:div w:id="505707264">
              <w:marLeft w:val="0"/>
              <w:marRight w:val="0"/>
              <w:marTop w:val="0"/>
              <w:marBottom w:val="0"/>
              <w:divBdr>
                <w:top w:val="none" w:sz="0" w:space="0" w:color="auto"/>
                <w:left w:val="none" w:sz="0" w:space="0" w:color="auto"/>
                <w:bottom w:val="none" w:sz="0" w:space="0" w:color="auto"/>
                <w:right w:val="none" w:sz="0" w:space="0" w:color="auto"/>
              </w:divBdr>
            </w:div>
            <w:div w:id="506795736">
              <w:marLeft w:val="0"/>
              <w:marRight w:val="0"/>
              <w:marTop w:val="0"/>
              <w:marBottom w:val="0"/>
              <w:divBdr>
                <w:top w:val="none" w:sz="0" w:space="0" w:color="auto"/>
                <w:left w:val="none" w:sz="0" w:space="0" w:color="auto"/>
                <w:bottom w:val="none" w:sz="0" w:space="0" w:color="auto"/>
                <w:right w:val="none" w:sz="0" w:space="0" w:color="auto"/>
              </w:divBdr>
            </w:div>
            <w:div w:id="507670428">
              <w:marLeft w:val="0"/>
              <w:marRight w:val="0"/>
              <w:marTop w:val="0"/>
              <w:marBottom w:val="0"/>
              <w:divBdr>
                <w:top w:val="none" w:sz="0" w:space="0" w:color="auto"/>
                <w:left w:val="none" w:sz="0" w:space="0" w:color="auto"/>
                <w:bottom w:val="none" w:sz="0" w:space="0" w:color="auto"/>
                <w:right w:val="none" w:sz="0" w:space="0" w:color="auto"/>
              </w:divBdr>
            </w:div>
            <w:div w:id="509494834">
              <w:marLeft w:val="0"/>
              <w:marRight w:val="0"/>
              <w:marTop w:val="0"/>
              <w:marBottom w:val="0"/>
              <w:divBdr>
                <w:top w:val="none" w:sz="0" w:space="0" w:color="auto"/>
                <w:left w:val="none" w:sz="0" w:space="0" w:color="auto"/>
                <w:bottom w:val="none" w:sz="0" w:space="0" w:color="auto"/>
                <w:right w:val="none" w:sz="0" w:space="0" w:color="auto"/>
              </w:divBdr>
            </w:div>
            <w:div w:id="513153475">
              <w:marLeft w:val="0"/>
              <w:marRight w:val="0"/>
              <w:marTop w:val="0"/>
              <w:marBottom w:val="0"/>
              <w:divBdr>
                <w:top w:val="none" w:sz="0" w:space="0" w:color="auto"/>
                <w:left w:val="none" w:sz="0" w:space="0" w:color="auto"/>
                <w:bottom w:val="none" w:sz="0" w:space="0" w:color="auto"/>
                <w:right w:val="none" w:sz="0" w:space="0" w:color="auto"/>
              </w:divBdr>
            </w:div>
            <w:div w:id="513962861">
              <w:marLeft w:val="0"/>
              <w:marRight w:val="0"/>
              <w:marTop w:val="360"/>
              <w:marBottom w:val="0"/>
              <w:divBdr>
                <w:top w:val="single" w:sz="6" w:space="0" w:color="auto"/>
                <w:left w:val="single" w:sz="6" w:space="0" w:color="auto"/>
                <w:bottom w:val="single" w:sz="6" w:space="0" w:color="auto"/>
                <w:right w:val="single" w:sz="6" w:space="0" w:color="auto"/>
              </w:divBdr>
            </w:div>
            <w:div w:id="514734600">
              <w:marLeft w:val="0"/>
              <w:marRight w:val="0"/>
              <w:marTop w:val="0"/>
              <w:marBottom w:val="0"/>
              <w:divBdr>
                <w:top w:val="none" w:sz="0" w:space="0" w:color="auto"/>
                <w:left w:val="none" w:sz="0" w:space="0" w:color="auto"/>
                <w:bottom w:val="none" w:sz="0" w:space="0" w:color="auto"/>
                <w:right w:val="none" w:sz="0" w:space="0" w:color="auto"/>
              </w:divBdr>
            </w:div>
            <w:div w:id="519702652">
              <w:marLeft w:val="0"/>
              <w:marRight w:val="0"/>
              <w:marTop w:val="0"/>
              <w:marBottom w:val="0"/>
              <w:divBdr>
                <w:top w:val="none" w:sz="0" w:space="0" w:color="auto"/>
                <w:left w:val="none" w:sz="0" w:space="0" w:color="auto"/>
                <w:bottom w:val="none" w:sz="0" w:space="0" w:color="auto"/>
                <w:right w:val="none" w:sz="0" w:space="0" w:color="auto"/>
              </w:divBdr>
            </w:div>
            <w:div w:id="520584445">
              <w:marLeft w:val="0"/>
              <w:marRight w:val="0"/>
              <w:marTop w:val="0"/>
              <w:marBottom w:val="0"/>
              <w:divBdr>
                <w:top w:val="none" w:sz="0" w:space="0" w:color="auto"/>
                <w:left w:val="none" w:sz="0" w:space="0" w:color="auto"/>
                <w:bottom w:val="none" w:sz="0" w:space="0" w:color="auto"/>
                <w:right w:val="none" w:sz="0" w:space="0" w:color="auto"/>
              </w:divBdr>
            </w:div>
            <w:div w:id="521820536">
              <w:marLeft w:val="0"/>
              <w:marRight w:val="0"/>
              <w:marTop w:val="0"/>
              <w:marBottom w:val="0"/>
              <w:divBdr>
                <w:top w:val="none" w:sz="0" w:space="0" w:color="auto"/>
                <w:left w:val="none" w:sz="0" w:space="0" w:color="auto"/>
                <w:bottom w:val="none" w:sz="0" w:space="0" w:color="auto"/>
                <w:right w:val="none" w:sz="0" w:space="0" w:color="auto"/>
              </w:divBdr>
            </w:div>
            <w:div w:id="524634771">
              <w:marLeft w:val="0"/>
              <w:marRight w:val="0"/>
              <w:marTop w:val="0"/>
              <w:marBottom w:val="0"/>
              <w:divBdr>
                <w:top w:val="none" w:sz="0" w:space="0" w:color="auto"/>
                <w:left w:val="none" w:sz="0" w:space="0" w:color="auto"/>
                <w:bottom w:val="none" w:sz="0" w:space="0" w:color="auto"/>
                <w:right w:val="none" w:sz="0" w:space="0" w:color="auto"/>
              </w:divBdr>
            </w:div>
            <w:div w:id="528300852">
              <w:marLeft w:val="0"/>
              <w:marRight w:val="0"/>
              <w:marTop w:val="0"/>
              <w:marBottom w:val="0"/>
              <w:divBdr>
                <w:top w:val="none" w:sz="0" w:space="0" w:color="auto"/>
                <w:left w:val="none" w:sz="0" w:space="0" w:color="auto"/>
                <w:bottom w:val="none" w:sz="0" w:space="0" w:color="auto"/>
                <w:right w:val="none" w:sz="0" w:space="0" w:color="auto"/>
              </w:divBdr>
            </w:div>
            <w:div w:id="528448229">
              <w:marLeft w:val="0"/>
              <w:marRight w:val="0"/>
              <w:marTop w:val="0"/>
              <w:marBottom w:val="0"/>
              <w:divBdr>
                <w:top w:val="none" w:sz="0" w:space="0" w:color="auto"/>
                <w:left w:val="none" w:sz="0" w:space="0" w:color="auto"/>
                <w:bottom w:val="none" w:sz="0" w:space="0" w:color="auto"/>
                <w:right w:val="none" w:sz="0" w:space="0" w:color="auto"/>
              </w:divBdr>
            </w:div>
            <w:div w:id="528837355">
              <w:marLeft w:val="0"/>
              <w:marRight w:val="0"/>
              <w:marTop w:val="0"/>
              <w:marBottom w:val="0"/>
              <w:divBdr>
                <w:top w:val="none" w:sz="0" w:space="0" w:color="auto"/>
                <w:left w:val="none" w:sz="0" w:space="0" w:color="auto"/>
                <w:bottom w:val="none" w:sz="0" w:space="0" w:color="auto"/>
                <w:right w:val="none" w:sz="0" w:space="0" w:color="auto"/>
              </w:divBdr>
            </w:div>
            <w:div w:id="529221054">
              <w:marLeft w:val="0"/>
              <w:marRight w:val="0"/>
              <w:marTop w:val="0"/>
              <w:marBottom w:val="0"/>
              <w:divBdr>
                <w:top w:val="none" w:sz="0" w:space="0" w:color="auto"/>
                <w:left w:val="none" w:sz="0" w:space="0" w:color="auto"/>
                <w:bottom w:val="none" w:sz="0" w:space="0" w:color="auto"/>
                <w:right w:val="none" w:sz="0" w:space="0" w:color="auto"/>
              </w:divBdr>
            </w:div>
            <w:div w:id="529295346">
              <w:marLeft w:val="0"/>
              <w:marRight w:val="0"/>
              <w:marTop w:val="0"/>
              <w:marBottom w:val="0"/>
              <w:divBdr>
                <w:top w:val="none" w:sz="0" w:space="0" w:color="auto"/>
                <w:left w:val="none" w:sz="0" w:space="0" w:color="auto"/>
                <w:bottom w:val="none" w:sz="0" w:space="0" w:color="auto"/>
                <w:right w:val="none" w:sz="0" w:space="0" w:color="auto"/>
              </w:divBdr>
            </w:div>
            <w:div w:id="529759396">
              <w:marLeft w:val="0"/>
              <w:marRight w:val="0"/>
              <w:marTop w:val="0"/>
              <w:marBottom w:val="0"/>
              <w:divBdr>
                <w:top w:val="none" w:sz="0" w:space="0" w:color="auto"/>
                <w:left w:val="none" w:sz="0" w:space="0" w:color="auto"/>
                <w:bottom w:val="none" w:sz="0" w:space="0" w:color="auto"/>
                <w:right w:val="none" w:sz="0" w:space="0" w:color="auto"/>
              </w:divBdr>
            </w:div>
            <w:div w:id="530217946">
              <w:marLeft w:val="0"/>
              <w:marRight w:val="0"/>
              <w:marTop w:val="0"/>
              <w:marBottom w:val="0"/>
              <w:divBdr>
                <w:top w:val="none" w:sz="0" w:space="0" w:color="auto"/>
                <w:left w:val="none" w:sz="0" w:space="0" w:color="auto"/>
                <w:bottom w:val="none" w:sz="0" w:space="0" w:color="auto"/>
                <w:right w:val="none" w:sz="0" w:space="0" w:color="auto"/>
              </w:divBdr>
            </w:div>
            <w:div w:id="530385131">
              <w:marLeft w:val="0"/>
              <w:marRight w:val="0"/>
              <w:marTop w:val="0"/>
              <w:marBottom w:val="0"/>
              <w:divBdr>
                <w:top w:val="none" w:sz="0" w:space="0" w:color="auto"/>
                <w:left w:val="none" w:sz="0" w:space="0" w:color="auto"/>
                <w:bottom w:val="none" w:sz="0" w:space="0" w:color="auto"/>
                <w:right w:val="none" w:sz="0" w:space="0" w:color="auto"/>
              </w:divBdr>
            </w:div>
            <w:div w:id="531918908">
              <w:marLeft w:val="0"/>
              <w:marRight w:val="0"/>
              <w:marTop w:val="0"/>
              <w:marBottom w:val="0"/>
              <w:divBdr>
                <w:top w:val="none" w:sz="0" w:space="0" w:color="auto"/>
                <w:left w:val="none" w:sz="0" w:space="0" w:color="auto"/>
                <w:bottom w:val="none" w:sz="0" w:space="0" w:color="auto"/>
                <w:right w:val="none" w:sz="0" w:space="0" w:color="auto"/>
              </w:divBdr>
            </w:div>
            <w:div w:id="531918924">
              <w:marLeft w:val="0"/>
              <w:marRight w:val="0"/>
              <w:marTop w:val="0"/>
              <w:marBottom w:val="0"/>
              <w:divBdr>
                <w:top w:val="none" w:sz="0" w:space="0" w:color="auto"/>
                <w:left w:val="none" w:sz="0" w:space="0" w:color="auto"/>
                <w:bottom w:val="none" w:sz="0" w:space="0" w:color="auto"/>
                <w:right w:val="none" w:sz="0" w:space="0" w:color="auto"/>
              </w:divBdr>
            </w:div>
            <w:div w:id="532499582">
              <w:marLeft w:val="0"/>
              <w:marRight w:val="0"/>
              <w:marTop w:val="0"/>
              <w:marBottom w:val="0"/>
              <w:divBdr>
                <w:top w:val="none" w:sz="0" w:space="0" w:color="auto"/>
                <w:left w:val="none" w:sz="0" w:space="0" w:color="auto"/>
                <w:bottom w:val="none" w:sz="0" w:space="0" w:color="auto"/>
                <w:right w:val="none" w:sz="0" w:space="0" w:color="auto"/>
              </w:divBdr>
            </w:div>
            <w:div w:id="533924178">
              <w:marLeft w:val="0"/>
              <w:marRight w:val="0"/>
              <w:marTop w:val="0"/>
              <w:marBottom w:val="0"/>
              <w:divBdr>
                <w:top w:val="none" w:sz="0" w:space="0" w:color="auto"/>
                <w:left w:val="none" w:sz="0" w:space="0" w:color="auto"/>
                <w:bottom w:val="none" w:sz="0" w:space="0" w:color="auto"/>
                <w:right w:val="none" w:sz="0" w:space="0" w:color="auto"/>
              </w:divBdr>
            </w:div>
            <w:div w:id="534317724">
              <w:marLeft w:val="0"/>
              <w:marRight w:val="0"/>
              <w:marTop w:val="0"/>
              <w:marBottom w:val="0"/>
              <w:divBdr>
                <w:top w:val="none" w:sz="0" w:space="0" w:color="auto"/>
                <w:left w:val="none" w:sz="0" w:space="0" w:color="auto"/>
                <w:bottom w:val="none" w:sz="0" w:space="0" w:color="auto"/>
                <w:right w:val="none" w:sz="0" w:space="0" w:color="auto"/>
              </w:divBdr>
            </w:div>
            <w:div w:id="535125583">
              <w:marLeft w:val="0"/>
              <w:marRight w:val="0"/>
              <w:marTop w:val="0"/>
              <w:marBottom w:val="0"/>
              <w:divBdr>
                <w:top w:val="none" w:sz="0" w:space="0" w:color="auto"/>
                <w:left w:val="none" w:sz="0" w:space="0" w:color="auto"/>
                <w:bottom w:val="none" w:sz="0" w:space="0" w:color="auto"/>
                <w:right w:val="none" w:sz="0" w:space="0" w:color="auto"/>
              </w:divBdr>
            </w:div>
            <w:div w:id="535703823">
              <w:marLeft w:val="0"/>
              <w:marRight w:val="0"/>
              <w:marTop w:val="0"/>
              <w:marBottom w:val="0"/>
              <w:divBdr>
                <w:top w:val="none" w:sz="0" w:space="0" w:color="auto"/>
                <w:left w:val="none" w:sz="0" w:space="0" w:color="auto"/>
                <w:bottom w:val="none" w:sz="0" w:space="0" w:color="auto"/>
                <w:right w:val="none" w:sz="0" w:space="0" w:color="auto"/>
              </w:divBdr>
            </w:div>
            <w:div w:id="537161632">
              <w:marLeft w:val="0"/>
              <w:marRight w:val="0"/>
              <w:marTop w:val="0"/>
              <w:marBottom w:val="0"/>
              <w:divBdr>
                <w:top w:val="none" w:sz="0" w:space="0" w:color="auto"/>
                <w:left w:val="none" w:sz="0" w:space="0" w:color="auto"/>
                <w:bottom w:val="none" w:sz="0" w:space="0" w:color="auto"/>
                <w:right w:val="none" w:sz="0" w:space="0" w:color="auto"/>
              </w:divBdr>
            </w:div>
            <w:div w:id="537670601">
              <w:marLeft w:val="0"/>
              <w:marRight w:val="0"/>
              <w:marTop w:val="0"/>
              <w:marBottom w:val="0"/>
              <w:divBdr>
                <w:top w:val="none" w:sz="0" w:space="0" w:color="auto"/>
                <w:left w:val="none" w:sz="0" w:space="0" w:color="auto"/>
                <w:bottom w:val="none" w:sz="0" w:space="0" w:color="auto"/>
                <w:right w:val="none" w:sz="0" w:space="0" w:color="auto"/>
              </w:divBdr>
            </w:div>
            <w:div w:id="540559999">
              <w:marLeft w:val="0"/>
              <w:marRight w:val="0"/>
              <w:marTop w:val="0"/>
              <w:marBottom w:val="0"/>
              <w:divBdr>
                <w:top w:val="none" w:sz="0" w:space="0" w:color="auto"/>
                <w:left w:val="none" w:sz="0" w:space="0" w:color="auto"/>
                <w:bottom w:val="none" w:sz="0" w:space="0" w:color="auto"/>
                <w:right w:val="none" w:sz="0" w:space="0" w:color="auto"/>
              </w:divBdr>
            </w:div>
            <w:div w:id="540703141">
              <w:marLeft w:val="0"/>
              <w:marRight w:val="0"/>
              <w:marTop w:val="0"/>
              <w:marBottom w:val="0"/>
              <w:divBdr>
                <w:top w:val="none" w:sz="0" w:space="0" w:color="auto"/>
                <w:left w:val="none" w:sz="0" w:space="0" w:color="auto"/>
                <w:bottom w:val="none" w:sz="0" w:space="0" w:color="auto"/>
                <w:right w:val="none" w:sz="0" w:space="0" w:color="auto"/>
              </w:divBdr>
            </w:div>
            <w:div w:id="540744769">
              <w:marLeft w:val="0"/>
              <w:marRight w:val="0"/>
              <w:marTop w:val="0"/>
              <w:marBottom w:val="0"/>
              <w:divBdr>
                <w:top w:val="none" w:sz="0" w:space="0" w:color="auto"/>
                <w:left w:val="none" w:sz="0" w:space="0" w:color="auto"/>
                <w:bottom w:val="none" w:sz="0" w:space="0" w:color="auto"/>
                <w:right w:val="none" w:sz="0" w:space="0" w:color="auto"/>
              </w:divBdr>
            </w:div>
            <w:div w:id="541208912">
              <w:marLeft w:val="0"/>
              <w:marRight w:val="0"/>
              <w:marTop w:val="0"/>
              <w:marBottom w:val="0"/>
              <w:divBdr>
                <w:top w:val="none" w:sz="0" w:space="0" w:color="auto"/>
                <w:left w:val="none" w:sz="0" w:space="0" w:color="auto"/>
                <w:bottom w:val="none" w:sz="0" w:space="0" w:color="auto"/>
                <w:right w:val="none" w:sz="0" w:space="0" w:color="auto"/>
              </w:divBdr>
            </w:div>
            <w:div w:id="542643652">
              <w:marLeft w:val="0"/>
              <w:marRight w:val="0"/>
              <w:marTop w:val="0"/>
              <w:marBottom w:val="0"/>
              <w:divBdr>
                <w:top w:val="none" w:sz="0" w:space="0" w:color="auto"/>
                <w:left w:val="none" w:sz="0" w:space="0" w:color="auto"/>
                <w:bottom w:val="none" w:sz="0" w:space="0" w:color="auto"/>
                <w:right w:val="none" w:sz="0" w:space="0" w:color="auto"/>
              </w:divBdr>
            </w:div>
            <w:div w:id="544408345">
              <w:marLeft w:val="0"/>
              <w:marRight w:val="0"/>
              <w:marTop w:val="0"/>
              <w:marBottom w:val="0"/>
              <w:divBdr>
                <w:top w:val="none" w:sz="0" w:space="0" w:color="auto"/>
                <w:left w:val="none" w:sz="0" w:space="0" w:color="auto"/>
                <w:bottom w:val="none" w:sz="0" w:space="0" w:color="auto"/>
                <w:right w:val="none" w:sz="0" w:space="0" w:color="auto"/>
              </w:divBdr>
            </w:div>
            <w:div w:id="544949530">
              <w:marLeft w:val="0"/>
              <w:marRight w:val="0"/>
              <w:marTop w:val="0"/>
              <w:marBottom w:val="0"/>
              <w:divBdr>
                <w:top w:val="none" w:sz="0" w:space="0" w:color="auto"/>
                <w:left w:val="none" w:sz="0" w:space="0" w:color="auto"/>
                <w:bottom w:val="none" w:sz="0" w:space="0" w:color="auto"/>
                <w:right w:val="none" w:sz="0" w:space="0" w:color="auto"/>
              </w:divBdr>
            </w:div>
            <w:div w:id="545023753">
              <w:marLeft w:val="0"/>
              <w:marRight w:val="0"/>
              <w:marTop w:val="0"/>
              <w:marBottom w:val="0"/>
              <w:divBdr>
                <w:top w:val="none" w:sz="0" w:space="0" w:color="auto"/>
                <w:left w:val="none" w:sz="0" w:space="0" w:color="auto"/>
                <w:bottom w:val="none" w:sz="0" w:space="0" w:color="auto"/>
                <w:right w:val="none" w:sz="0" w:space="0" w:color="auto"/>
              </w:divBdr>
            </w:div>
            <w:div w:id="548149904">
              <w:marLeft w:val="0"/>
              <w:marRight w:val="0"/>
              <w:marTop w:val="0"/>
              <w:marBottom w:val="0"/>
              <w:divBdr>
                <w:top w:val="none" w:sz="0" w:space="0" w:color="auto"/>
                <w:left w:val="none" w:sz="0" w:space="0" w:color="auto"/>
                <w:bottom w:val="none" w:sz="0" w:space="0" w:color="auto"/>
                <w:right w:val="none" w:sz="0" w:space="0" w:color="auto"/>
              </w:divBdr>
            </w:div>
            <w:div w:id="548684902">
              <w:marLeft w:val="0"/>
              <w:marRight w:val="0"/>
              <w:marTop w:val="0"/>
              <w:marBottom w:val="0"/>
              <w:divBdr>
                <w:top w:val="none" w:sz="0" w:space="0" w:color="auto"/>
                <w:left w:val="none" w:sz="0" w:space="0" w:color="auto"/>
                <w:bottom w:val="none" w:sz="0" w:space="0" w:color="auto"/>
                <w:right w:val="none" w:sz="0" w:space="0" w:color="auto"/>
              </w:divBdr>
            </w:div>
            <w:div w:id="551814727">
              <w:marLeft w:val="0"/>
              <w:marRight w:val="0"/>
              <w:marTop w:val="0"/>
              <w:marBottom w:val="0"/>
              <w:divBdr>
                <w:top w:val="none" w:sz="0" w:space="0" w:color="auto"/>
                <w:left w:val="none" w:sz="0" w:space="0" w:color="auto"/>
                <w:bottom w:val="none" w:sz="0" w:space="0" w:color="auto"/>
                <w:right w:val="none" w:sz="0" w:space="0" w:color="auto"/>
              </w:divBdr>
            </w:div>
            <w:div w:id="553548482">
              <w:marLeft w:val="0"/>
              <w:marRight w:val="0"/>
              <w:marTop w:val="0"/>
              <w:marBottom w:val="0"/>
              <w:divBdr>
                <w:top w:val="none" w:sz="0" w:space="0" w:color="auto"/>
                <w:left w:val="none" w:sz="0" w:space="0" w:color="auto"/>
                <w:bottom w:val="none" w:sz="0" w:space="0" w:color="auto"/>
                <w:right w:val="none" w:sz="0" w:space="0" w:color="auto"/>
              </w:divBdr>
            </w:div>
            <w:div w:id="554242899">
              <w:marLeft w:val="0"/>
              <w:marRight w:val="0"/>
              <w:marTop w:val="0"/>
              <w:marBottom w:val="0"/>
              <w:divBdr>
                <w:top w:val="none" w:sz="0" w:space="0" w:color="auto"/>
                <w:left w:val="none" w:sz="0" w:space="0" w:color="auto"/>
                <w:bottom w:val="none" w:sz="0" w:space="0" w:color="auto"/>
                <w:right w:val="none" w:sz="0" w:space="0" w:color="auto"/>
              </w:divBdr>
            </w:div>
            <w:div w:id="555750282">
              <w:marLeft w:val="0"/>
              <w:marRight w:val="0"/>
              <w:marTop w:val="0"/>
              <w:marBottom w:val="0"/>
              <w:divBdr>
                <w:top w:val="none" w:sz="0" w:space="0" w:color="auto"/>
                <w:left w:val="none" w:sz="0" w:space="0" w:color="auto"/>
                <w:bottom w:val="none" w:sz="0" w:space="0" w:color="auto"/>
                <w:right w:val="none" w:sz="0" w:space="0" w:color="auto"/>
              </w:divBdr>
            </w:div>
            <w:div w:id="556235731">
              <w:marLeft w:val="0"/>
              <w:marRight w:val="0"/>
              <w:marTop w:val="0"/>
              <w:marBottom w:val="0"/>
              <w:divBdr>
                <w:top w:val="none" w:sz="0" w:space="0" w:color="auto"/>
                <w:left w:val="none" w:sz="0" w:space="0" w:color="auto"/>
                <w:bottom w:val="none" w:sz="0" w:space="0" w:color="auto"/>
                <w:right w:val="none" w:sz="0" w:space="0" w:color="auto"/>
              </w:divBdr>
            </w:div>
            <w:div w:id="556866885">
              <w:marLeft w:val="0"/>
              <w:marRight w:val="0"/>
              <w:marTop w:val="0"/>
              <w:marBottom w:val="0"/>
              <w:divBdr>
                <w:top w:val="none" w:sz="0" w:space="0" w:color="auto"/>
                <w:left w:val="none" w:sz="0" w:space="0" w:color="auto"/>
                <w:bottom w:val="none" w:sz="0" w:space="0" w:color="auto"/>
                <w:right w:val="none" w:sz="0" w:space="0" w:color="auto"/>
              </w:divBdr>
            </w:div>
            <w:div w:id="557328893">
              <w:marLeft w:val="0"/>
              <w:marRight w:val="0"/>
              <w:marTop w:val="0"/>
              <w:marBottom w:val="0"/>
              <w:divBdr>
                <w:top w:val="none" w:sz="0" w:space="0" w:color="auto"/>
                <w:left w:val="none" w:sz="0" w:space="0" w:color="auto"/>
                <w:bottom w:val="none" w:sz="0" w:space="0" w:color="auto"/>
                <w:right w:val="none" w:sz="0" w:space="0" w:color="auto"/>
              </w:divBdr>
            </w:div>
            <w:div w:id="561332915">
              <w:marLeft w:val="0"/>
              <w:marRight w:val="0"/>
              <w:marTop w:val="0"/>
              <w:marBottom w:val="0"/>
              <w:divBdr>
                <w:top w:val="none" w:sz="0" w:space="0" w:color="auto"/>
                <w:left w:val="none" w:sz="0" w:space="0" w:color="auto"/>
                <w:bottom w:val="none" w:sz="0" w:space="0" w:color="auto"/>
                <w:right w:val="none" w:sz="0" w:space="0" w:color="auto"/>
              </w:divBdr>
            </w:div>
            <w:div w:id="562719165">
              <w:marLeft w:val="0"/>
              <w:marRight w:val="0"/>
              <w:marTop w:val="0"/>
              <w:marBottom w:val="0"/>
              <w:divBdr>
                <w:top w:val="none" w:sz="0" w:space="0" w:color="auto"/>
                <w:left w:val="none" w:sz="0" w:space="0" w:color="auto"/>
                <w:bottom w:val="none" w:sz="0" w:space="0" w:color="auto"/>
                <w:right w:val="none" w:sz="0" w:space="0" w:color="auto"/>
              </w:divBdr>
            </w:div>
            <w:div w:id="563217502">
              <w:marLeft w:val="0"/>
              <w:marRight w:val="0"/>
              <w:marTop w:val="0"/>
              <w:marBottom w:val="0"/>
              <w:divBdr>
                <w:top w:val="none" w:sz="0" w:space="0" w:color="auto"/>
                <w:left w:val="none" w:sz="0" w:space="0" w:color="auto"/>
                <w:bottom w:val="none" w:sz="0" w:space="0" w:color="auto"/>
                <w:right w:val="none" w:sz="0" w:space="0" w:color="auto"/>
              </w:divBdr>
            </w:div>
            <w:div w:id="563491510">
              <w:marLeft w:val="0"/>
              <w:marRight w:val="0"/>
              <w:marTop w:val="0"/>
              <w:marBottom w:val="0"/>
              <w:divBdr>
                <w:top w:val="none" w:sz="0" w:space="0" w:color="auto"/>
                <w:left w:val="none" w:sz="0" w:space="0" w:color="auto"/>
                <w:bottom w:val="none" w:sz="0" w:space="0" w:color="auto"/>
                <w:right w:val="none" w:sz="0" w:space="0" w:color="auto"/>
              </w:divBdr>
            </w:div>
            <w:div w:id="565918820">
              <w:marLeft w:val="0"/>
              <w:marRight w:val="0"/>
              <w:marTop w:val="0"/>
              <w:marBottom w:val="0"/>
              <w:divBdr>
                <w:top w:val="none" w:sz="0" w:space="0" w:color="auto"/>
                <w:left w:val="none" w:sz="0" w:space="0" w:color="auto"/>
                <w:bottom w:val="none" w:sz="0" w:space="0" w:color="auto"/>
                <w:right w:val="none" w:sz="0" w:space="0" w:color="auto"/>
              </w:divBdr>
            </w:div>
            <w:div w:id="570045539">
              <w:marLeft w:val="0"/>
              <w:marRight w:val="0"/>
              <w:marTop w:val="0"/>
              <w:marBottom w:val="0"/>
              <w:divBdr>
                <w:top w:val="none" w:sz="0" w:space="0" w:color="auto"/>
                <w:left w:val="none" w:sz="0" w:space="0" w:color="auto"/>
                <w:bottom w:val="none" w:sz="0" w:space="0" w:color="auto"/>
                <w:right w:val="none" w:sz="0" w:space="0" w:color="auto"/>
              </w:divBdr>
            </w:div>
            <w:div w:id="570892381">
              <w:marLeft w:val="0"/>
              <w:marRight w:val="0"/>
              <w:marTop w:val="0"/>
              <w:marBottom w:val="0"/>
              <w:divBdr>
                <w:top w:val="none" w:sz="0" w:space="0" w:color="auto"/>
                <w:left w:val="none" w:sz="0" w:space="0" w:color="auto"/>
                <w:bottom w:val="none" w:sz="0" w:space="0" w:color="auto"/>
                <w:right w:val="none" w:sz="0" w:space="0" w:color="auto"/>
              </w:divBdr>
            </w:div>
            <w:div w:id="571429103">
              <w:marLeft w:val="0"/>
              <w:marRight w:val="0"/>
              <w:marTop w:val="0"/>
              <w:marBottom w:val="0"/>
              <w:divBdr>
                <w:top w:val="none" w:sz="0" w:space="0" w:color="auto"/>
                <w:left w:val="none" w:sz="0" w:space="0" w:color="auto"/>
                <w:bottom w:val="none" w:sz="0" w:space="0" w:color="auto"/>
                <w:right w:val="none" w:sz="0" w:space="0" w:color="auto"/>
              </w:divBdr>
            </w:div>
            <w:div w:id="571820675">
              <w:marLeft w:val="0"/>
              <w:marRight w:val="0"/>
              <w:marTop w:val="0"/>
              <w:marBottom w:val="0"/>
              <w:divBdr>
                <w:top w:val="none" w:sz="0" w:space="0" w:color="auto"/>
                <w:left w:val="none" w:sz="0" w:space="0" w:color="auto"/>
                <w:bottom w:val="none" w:sz="0" w:space="0" w:color="auto"/>
                <w:right w:val="none" w:sz="0" w:space="0" w:color="auto"/>
              </w:divBdr>
            </w:div>
            <w:div w:id="573442199">
              <w:marLeft w:val="0"/>
              <w:marRight w:val="0"/>
              <w:marTop w:val="0"/>
              <w:marBottom w:val="0"/>
              <w:divBdr>
                <w:top w:val="none" w:sz="0" w:space="0" w:color="auto"/>
                <w:left w:val="none" w:sz="0" w:space="0" w:color="auto"/>
                <w:bottom w:val="none" w:sz="0" w:space="0" w:color="auto"/>
                <w:right w:val="none" w:sz="0" w:space="0" w:color="auto"/>
              </w:divBdr>
            </w:div>
            <w:div w:id="577403270">
              <w:marLeft w:val="0"/>
              <w:marRight w:val="0"/>
              <w:marTop w:val="0"/>
              <w:marBottom w:val="0"/>
              <w:divBdr>
                <w:top w:val="none" w:sz="0" w:space="0" w:color="auto"/>
                <w:left w:val="none" w:sz="0" w:space="0" w:color="auto"/>
                <w:bottom w:val="none" w:sz="0" w:space="0" w:color="auto"/>
                <w:right w:val="none" w:sz="0" w:space="0" w:color="auto"/>
              </w:divBdr>
            </w:div>
            <w:div w:id="579213794">
              <w:marLeft w:val="0"/>
              <w:marRight w:val="0"/>
              <w:marTop w:val="0"/>
              <w:marBottom w:val="0"/>
              <w:divBdr>
                <w:top w:val="none" w:sz="0" w:space="0" w:color="auto"/>
                <w:left w:val="none" w:sz="0" w:space="0" w:color="auto"/>
                <w:bottom w:val="none" w:sz="0" w:space="0" w:color="auto"/>
                <w:right w:val="none" w:sz="0" w:space="0" w:color="auto"/>
              </w:divBdr>
            </w:div>
            <w:div w:id="579413545">
              <w:marLeft w:val="0"/>
              <w:marRight w:val="0"/>
              <w:marTop w:val="0"/>
              <w:marBottom w:val="0"/>
              <w:divBdr>
                <w:top w:val="none" w:sz="0" w:space="0" w:color="auto"/>
                <w:left w:val="none" w:sz="0" w:space="0" w:color="auto"/>
                <w:bottom w:val="none" w:sz="0" w:space="0" w:color="auto"/>
                <w:right w:val="none" w:sz="0" w:space="0" w:color="auto"/>
              </w:divBdr>
            </w:div>
            <w:div w:id="579608523">
              <w:marLeft w:val="0"/>
              <w:marRight w:val="0"/>
              <w:marTop w:val="0"/>
              <w:marBottom w:val="0"/>
              <w:divBdr>
                <w:top w:val="none" w:sz="0" w:space="0" w:color="auto"/>
                <w:left w:val="none" w:sz="0" w:space="0" w:color="auto"/>
                <w:bottom w:val="none" w:sz="0" w:space="0" w:color="auto"/>
                <w:right w:val="none" w:sz="0" w:space="0" w:color="auto"/>
              </w:divBdr>
            </w:div>
            <w:div w:id="584338111">
              <w:marLeft w:val="0"/>
              <w:marRight w:val="0"/>
              <w:marTop w:val="0"/>
              <w:marBottom w:val="0"/>
              <w:divBdr>
                <w:top w:val="none" w:sz="0" w:space="0" w:color="auto"/>
                <w:left w:val="none" w:sz="0" w:space="0" w:color="auto"/>
                <w:bottom w:val="none" w:sz="0" w:space="0" w:color="auto"/>
                <w:right w:val="none" w:sz="0" w:space="0" w:color="auto"/>
              </w:divBdr>
            </w:div>
            <w:div w:id="584339094">
              <w:marLeft w:val="0"/>
              <w:marRight w:val="0"/>
              <w:marTop w:val="0"/>
              <w:marBottom w:val="0"/>
              <w:divBdr>
                <w:top w:val="none" w:sz="0" w:space="0" w:color="auto"/>
                <w:left w:val="none" w:sz="0" w:space="0" w:color="auto"/>
                <w:bottom w:val="none" w:sz="0" w:space="0" w:color="auto"/>
                <w:right w:val="none" w:sz="0" w:space="0" w:color="auto"/>
              </w:divBdr>
            </w:div>
            <w:div w:id="585113345">
              <w:marLeft w:val="0"/>
              <w:marRight w:val="0"/>
              <w:marTop w:val="0"/>
              <w:marBottom w:val="0"/>
              <w:divBdr>
                <w:top w:val="none" w:sz="0" w:space="0" w:color="auto"/>
                <w:left w:val="none" w:sz="0" w:space="0" w:color="auto"/>
                <w:bottom w:val="none" w:sz="0" w:space="0" w:color="auto"/>
                <w:right w:val="none" w:sz="0" w:space="0" w:color="auto"/>
              </w:divBdr>
            </w:div>
            <w:div w:id="585767527">
              <w:marLeft w:val="0"/>
              <w:marRight w:val="0"/>
              <w:marTop w:val="0"/>
              <w:marBottom w:val="0"/>
              <w:divBdr>
                <w:top w:val="none" w:sz="0" w:space="0" w:color="auto"/>
                <w:left w:val="none" w:sz="0" w:space="0" w:color="auto"/>
                <w:bottom w:val="none" w:sz="0" w:space="0" w:color="auto"/>
                <w:right w:val="none" w:sz="0" w:space="0" w:color="auto"/>
              </w:divBdr>
            </w:div>
            <w:div w:id="586960891">
              <w:marLeft w:val="0"/>
              <w:marRight w:val="0"/>
              <w:marTop w:val="0"/>
              <w:marBottom w:val="0"/>
              <w:divBdr>
                <w:top w:val="none" w:sz="0" w:space="0" w:color="auto"/>
                <w:left w:val="none" w:sz="0" w:space="0" w:color="auto"/>
                <w:bottom w:val="none" w:sz="0" w:space="0" w:color="auto"/>
                <w:right w:val="none" w:sz="0" w:space="0" w:color="auto"/>
              </w:divBdr>
            </w:div>
            <w:div w:id="588471158">
              <w:marLeft w:val="0"/>
              <w:marRight w:val="0"/>
              <w:marTop w:val="0"/>
              <w:marBottom w:val="0"/>
              <w:divBdr>
                <w:top w:val="none" w:sz="0" w:space="0" w:color="auto"/>
                <w:left w:val="none" w:sz="0" w:space="0" w:color="auto"/>
                <w:bottom w:val="none" w:sz="0" w:space="0" w:color="auto"/>
                <w:right w:val="none" w:sz="0" w:space="0" w:color="auto"/>
              </w:divBdr>
            </w:div>
            <w:div w:id="589047841">
              <w:marLeft w:val="0"/>
              <w:marRight w:val="0"/>
              <w:marTop w:val="0"/>
              <w:marBottom w:val="0"/>
              <w:divBdr>
                <w:top w:val="none" w:sz="0" w:space="0" w:color="auto"/>
                <w:left w:val="none" w:sz="0" w:space="0" w:color="auto"/>
                <w:bottom w:val="none" w:sz="0" w:space="0" w:color="auto"/>
                <w:right w:val="none" w:sz="0" w:space="0" w:color="auto"/>
              </w:divBdr>
            </w:div>
            <w:div w:id="595679183">
              <w:marLeft w:val="0"/>
              <w:marRight w:val="0"/>
              <w:marTop w:val="0"/>
              <w:marBottom w:val="0"/>
              <w:divBdr>
                <w:top w:val="none" w:sz="0" w:space="0" w:color="auto"/>
                <w:left w:val="none" w:sz="0" w:space="0" w:color="auto"/>
                <w:bottom w:val="none" w:sz="0" w:space="0" w:color="auto"/>
                <w:right w:val="none" w:sz="0" w:space="0" w:color="auto"/>
              </w:divBdr>
            </w:div>
            <w:div w:id="596982435">
              <w:marLeft w:val="0"/>
              <w:marRight w:val="0"/>
              <w:marTop w:val="0"/>
              <w:marBottom w:val="0"/>
              <w:divBdr>
                <w:top w:val="none" w:sz="0" w:space="0" w:color="auto"/>
                <w:left w:val="none" w:sz="0" w:space="0" w:color="auto"/>
                <w:bottom w:val="none" w:sz="0" w:space="0" w:color="auto"/>
                <w:right w:val="none" w:sz="0" w:space="0" w:color="auto"/>
              </w:divBdr>
            </w:div>
            <w:div w:id="598103433">
              <w:marLeft w:val="0"/>
              <w:marRight w:val="0"/>
              <w:marTop w:val="0"/>
              <w:marBottom w:val="0"/>
              <w:divBdr>
                <w:top w:val="none" w:sz="0" w:space="0" w:color="auto"/>
                <w:left w:val="none" w:sz="0" w:space="0" w:color="auto"/>
                <w:bottom w:val="none" w:sz="0" w:space="0" w:color="auto"/>
                <w:right w:val="none" w:sz="0" w:space="0" w:color="auto"/>
              </w:divBdr>
            </w:div>
            <w:div w:id="602614920">
              <w:marLeft w:val="0"/>
              <w:marRight w:val="0"/>
              <w:marTop w:val="0"/>
              <w:marBottom w:val="0"/>
              <w:divBdr>
                <w:top w:val="none" w:sz="0" w:space="0" w:color="auto"/>
                <w:left w:val="none" w:sz="0" w:space="0" w:color="auto"/>
                <w:bottom w:val="none" w:sz="0" w:space="0" w:color="auto"/>
                <w:right w:val="none" w:sz="0" w:space="0" w:color="auto"/>
              </w:divBdr>
            </w:div>
            <w:div w:id="605624320">
              <w:marLeft w:val="0"/>
              <w:marRight w:val="0"/>
              <w:marTop w:val="0"/>
              <w:marBottom w:val="0"/>
              <w:divBdr>
                <w:top w:val="none" w:sz="0" w:space="0" w:color="auto"/>
                <w:left w:val="none" w:sz="0" w:space="0" w:color="auto"/>
                <w:bottom w:val="none" w:sz="0" w:space="0" w:color="auto"/>
                <w:right w:val="none" w:sz="0" w:space="0" w:color="auto"/>
              </w:divBdr>
            </w:div>
            <w:div w:id="606154807">
              <w:marLeft w:val="0"/>
              <w:marRight w:val="0"/>
              <w:marTop w:val="0"/>
              <w:marBottom w:val="0"/>
              <w:divBdr>
                <w:top w:val="none" w:sz="0" w:space="0" w:color="auto"/>
                <w:left w:val="none" w:sz="0" w:space="0" w:color="auto"/>
                <w:bottom w:val="none" w:sz="0" w:space="0" w:color="auto"/>
                <w:right w:val="none" w:sz="0" w:space="0" w:color="auto"/>
              </w:divBdr>
            </w:div>
            <w:div w:id="606156117">
              <w:marLeft w:val="0"/>
              <w:marRight w:val="0"/>
              <w:marTop w:val="0"/>
              <w:marBottom w:val="0"/>
              <w:divBdr>
                <w:top w:val="none" w:sz="0" w:space="0" w:color="auto"/>
                <w:left w:val="none" w:sz="0" w:space="0" w:color="auto"/>
                <w:bottom w:val="none" w:sz="0" w:space="0" w:color="auto"/>
                <w:right w:val="none" w:sz="0" w:space="0" w:color="auto"/>
              </w:divBdr>
            </w:div>
            <w:div w:id="609555065">
              <w:marLeft w:val="0"/>
              <w:marRight w:val="0"/>
              <w:marTop w:val="0"/>
              <w:marBottom w:val="0"/>
              <w:divBdr>
                <w:top w:val="none" w:sz="0" w:space="0" w:color="auto"/>
                <w:left w:val="none" w:sz="0" w:space="0" w:color="auto"/>
                <w:bottom w:val="none" w:sz="0" w:space="0" w:color="auto"/>
                <w:right w:val="none" w:sz="0" w:space="0" w:color="auto"/>
              </w:divBdr>
            </w:div>
            <w:div w:id="610631650">
              <w:marLeft w:val="0"/>
              <w:marRight w:val="0"/>
              <w:marTop w:val="0"/>
              <w:marBottom w:val="0"/>
              <w:divBdr>
                <w:top w:val="none" w:sz="0" w:space="0" w:color="auto"/>
                <w:left w:val="none" w:sz="0" w:space="0" w:color="auto"/>
                <w:bottom w:val="none" w:sz="0" w:space="0" w:color="auto"/>
                <w:right w:val="none" w:sz="0" w:space="0" w:color="auto"/>
              </w:divBdr>
            </w:div>
            <w:div w:id="611207362">
              <w:marLeft w:val="0"/>
              <w:marRight w:val="0"/>
              <w:marTop w:val="0"/>
              <w:marBottom w:val="0"/>
              <w:divBdr>
                <w:top w:val="none" w:sz="0" w:space="0" w:color="auto"/>
                <w:left w:val="none" w:sz="0" w:space="0" w:color="auto"/>
                <w:bottom w:val="none" w:sz="0" w:space="0" w:color="auto"/>
                <w:right w:val="none" w:sz="0" w:space="0" w:color="auto"/>
              </w:divBdr>
            </w:div>
            <w:div w:id="613483762">
              <w:marLeft w:val="0"/>
              <w:marRight w:val="0"/>
              <w:marTop w:val="0"/>
              <w:marBottom w:val="0"/>
              <w:divBdr>
                <w:top w:val="none" w:sz="0" w:space="0" w:color="auto"/>
                <w:left w:val="none" w:sz="0" w:space="0" w:color="auto"/>
                <w:bottom w:val="none" w:sz="0" w:space="0" w:color="auto"/>
                <w:right w:val="none" w:sz="0" w:space="0" w:color="auto"/>
              </w:divBdr>
            </w:div>
            <w:div w:id="615135185">
              <w:marLeft w:val="0"/>
              <w:marRight w:val="0"/>
              <w:marTop w:val="0"/>
              <w:marBottom w:val="0"/>
              <w:divBdr>
                <w:top w:val="none" w:sz="0" w:space="0" w:color="auto"/>
                <w:left w:val="none" w:sz="0" w:space="0" w:color="auto"/>
                <w:bottom w:val="none" w:sz="0" w:space="0" w:color="auto"/>
                <w:right w:val="none" w:sz="0" w:space="0" w:color="auto"/>
              </w:divBdr>
            </w:div>
            <w:div w:id="616066743">
              <w:marLeft w:val="0"/>
              <w:marRight w:val="0"/>
              <w:marTop w:val="0"/>
              <w:marBottom w:val="0"/>
              <w:divBdr>
                <w:top w:val="none" w:sz="0" w:space="0" w:color="auto"/>
                <w:left w:val="none" w:sz="0" w:space="0" w:color="auto"/>
                <w:bottom w:val="none" w:sz="0" w:space="0" w:color="auto"/>
                <w:right w:val="none" w:sz="0" w:space="0" w:color="auto"/>
              </w:divBdr>
            </w:div>
            <w:div w:id="618681436">
              <w:marLeft w:val="0"/>
              <w:marRight w:val="0"/>
              <w:marTop w:val="0"/>
              <w:marBottom w:val="0"/>
              <w:divBdr>
                <w:top w:val="none" w:sz="0" w:space="0" w:color="auto"/>
                <w:left w:val="none" w:sz="0" w:space="0" w:color="auto"/>
                <w:bottom w:val="none" w:sz="0" w:space="0" w:color="auto"/>
                <w:right w:val="none" w:sz="0" w:space="0" w:color="auto"/>
              </w:divBdr>
            </w:div>
            <w:div w:id="621687138">
              <w:marLeft w:val="0"/>
              <w:marRight w:val="0"/>
              <w:marTop w:val="0"/>
              <w:marBottom w:val="0"/>
              <w:divBdr>
                <w:top w:val="none" w:sz="0" w:space="0" w:color="auto"/>
                <w:left w:val="none" w:sz="0" w:space="0" w:color="auto"/>
                <w:bottom w:val="none" w:sz="0" w:space="0" w:color="auto"/>
                <w:right w:val="none" w:sz="0" w:space="0" w:color="auto"/>
              </w:divBdr>
            </w:div>
            <w:div w:id="622419017">
              <w:marLeft w:val="0"/>
              <w:marRight w:val="0"/>
              <w:marTop w:val="0"/>
              <w:marBottom w:val="0"/>
              <w:divBdr>
                <w:top w:val="none" w:sz="0" w:space="0" w:color="auto"/>
                <w:left w:val="none" w:sz="0" w:space="0" w:color="auto"/>
                <w:bottom w:val="none" w:sz="0" w:space="0" w:color="auto"/>
                <w:right w:val="none" w:sz="0" w:space="0" w:color="auto"/>
              </w:divBdr>
            </w:div>
            <w:div w:id="624316042">
              <w:marLeft w:val="0"/>
              <w:marRight w:val="0"/>
              <w:marTop w:val="0"/>
              <w:marBottom w:val="0"/>
              <w:divBdr>
                <w:top w:val="none" w:sz="0" w:space="0" w:color="auto"/>
                <w:left w:val="none" w:sz="0" w:space="0" w:color="auto"/>
                <w:bottom w:val="none" w:sz="0" w:space="0" w:color="auto"/>
                <w:right w:val="none" w:sz="0" w:space="0" w:color="auto"/>
              </w:divBdr>
            </w:div>
            <w:div w:id="625965548">
              <w:marLeft w:val="0"/>
              <w:marRight w:val="0"/>
              <w:marTop w:val="0"/>
              <w:marBottom w:val="0"/>
              <w:divBdr>
                <w:top w:val="none" w:sz="0" w:space="0" w:color="auto"/>
                <w:left w:val="none" w:sz="0" w:space="0" w:color="auto"/>
                <w:bottom w:val="none" w:sz="0" w:space="0" w:color="auto"/>
                <w:right w:val="none" w:sz="0" w:space="0" w:color="auto"/>
              </w:divBdr>
            </w:div>
            <w:div w:id="628364054">
              <w:marLeft w:val="0"/>
              <w:marRight w:val="0"/>
              <w:marTop w:val="0"/>
              <w:marBottom w:val="0"/>
              <w:divBdr>
                <w:top w:val="none" w:sz="0" w:space="0" w:color="auto"/>
                <w:left w:val="none" w:sz="0" w:space="0" w:color="auto"/>
                <w:bottom w:val="none" w:sz="0" w:space="0" w:color="auto"/>
                <w:right w:val="none" w:sz="0" w:space="0" w:color="auto"/>
              </w:divBdr>
            </w:div>
            <w:div w:id="628970202">
              <w:marLeft w:val="0"/>
              <w:marRight w:val="0"/>
              <w:marTop w:val="0"/>
              <w:marBottom w:val="0"/>
              <w:divBdr>
                <w:top w:val="none" w:sz="0" w:space="0" w:color="auto"/>
                <w:left w:val="none" w:sz="0" w:space="0" w:color="auto"/>
                <w:bottom w:val="none" w:sz="0" w:space="0" w:color="auto"/>
                <w:right w:val="none" w:sz="0" w:space="0" w:color="auto"/>
              </w:divBdr>
            </w:div>
            <w:div w:id="629673640">
              <w:marLeft w:val="0"/>
              <w:marRight w:val="0"/>
              <w:marTop w:val="0"/>
              <w:marBottom w:val="0"/>
              <w:divBdr>
                <w:top w:val="none" w:sz="0" w:space="0" w:color="auto"/>
                <w:left w:val="none" w:sz="0" w:space="0" w:color="auto"/>
                <w:bottom w:val="none" w:sz="0" w:space="0" w:color="auto"/>
                <w:right w:val="none" w:sz="0" w:space="0" w:color="auto"/>
              </w:divBdr>
            </w:div>
            <w:div w:id="637032953">
              <w:marLeft w:val="0"/>
              <w:marRight w:val="0"/>
              <w:marTop w:val="0"/>
              <w:marBottom w:val="0"/>
              <w:divBdr>
                <w:top w:val="none" w:sz="0" w:space="0" w:color="auto"/>
                <w:left w:val="none" w:sz="0" w:space="0" w:color="auto"/>
                <w:bottom w:val="none" w:sz="0" w:space="0" w:color="auto"/>
                <w:right w:val="none" w:sz="0" w:space="0" w:color="auto"/>
              </w:divBdr>
            </w:div>
            <w:div w:id="640186499">
              <w:marLeft w:val="0"/>
              <w:marRight w:val="0"/>
              <w:marTop w:val="0"/>
              <w:marBottom w:val="0"/>
              <w:divBdr>
                <w:top w:val="none" w:sz="0" w:space="0" w:color="auto"/>
                <w:left w:val="none" w:sz="0" w:space="0" w:color="auto"/>
                <w:bottom w:val="none" w:sz="0" w:space="0" w:color="auto"/>
                <w:right w:val="none" w:sz="0" w:space="0" w:color="auto"/>
              </w:divBdr>
            </w:div>
            <w:div w:id="642151319">
              <w:marLeft w:val="0"/>
              <w:marRight w:val="0"/>
              <w:marTop w:val="0"/>
              <w:marBottom w:val="0"/>
              <w:divBdr>
                <w:top w:val="none" w:sz="0" w:space="0" w:color="auto"/>
                <w:left w:val="none" w:sz="0" w:space="0" w:color="auto"/>
                <w:bottom w:val="none" w:sz="0" w:space="0" w:color="auto"/>
                <w:right w:val="none" w:sz="0" w:space="0" w:color="auto"/>
              </w:divBdr>
            </w:div>
            <w:div w:id="643437310">
              <w:marLeft w:val="0"/>
              <w:marRight w:val="0"/>
              <w:marTop w:val="0"/>
              <w:marBottom w:val="0"/>
              <w:divBdr>
                <w:top w:val="none" w:sz="0" w:space="0" w:color="auto"/>
                <w:left w:val="none" w:sz="0" w:space="0" w:color="auto"/>
                <w:bottom w:val="none" w:sz="0" w:space="0" w:color="auto"/>
                <w:right w:val="none" w:sz="0" w:space="0" w:color="auto"/>
              </w:divBdr>
            </w:div>
            <w:div w:id="643704870">
              <w:marLeft w:val="0"/>
              <w:marRight w:val="0"/>
              <w:marTop w:val="0"/>
              <w:marBottom w:val="0"/>
              <w:divBdr>
                <w:top w:val="none" w:sz="0" w:space="0" w:color="auto"/>
                <w:left w:val="none" w:sz="0" w:space="0" w:color="auto"/>
                <w:bottom w:val="none" w:sz="0" w:space="0" w:color="auto"/>
                <w:right w:val="none" w:sz="0" w:space="0" w:color="auto"/>
              </w:divBdr>
            </w:div>
            <w:div w:id="649015314">
              <w:marLeft w:val="0"/>
              <w:marRight w:val="0"/>
              <w:marTop w:val="0"/>
              <w:marBottom w:val="0"/>
              <w:divBdr>
                <w:top w:val="none" w:sz="0" w:space="0" w:color="auto"/>
                <w:left w:val="none" w:sz="0" w:space="0" w:color="auto"/>
                <w:bottom w:val="none" w:sz="0" w:space="0" w:color="auto"/>
                <w:right w:val="none" w:sz="0" w:space="0" w:color="auto"/>
              </w:divBdr>
            </w:div>
            <w:div w:id="649092642">
              <w:marLeft w:val="0"/>
              <w:marRight w:val="0"/>
              <w:marTop w:val="0"/>
              <w:marBottom w:val="0"/>
              <w:divBdr>
                <w:top w:val="none" w:sz="0" w:space="0" w:color="auto"/>
                <w:left w:val="none" w:sz="0" w:space="0" w:color="auto"/>
                <w:bottom w:val="none" w:sz="0" w:space="0" w:color="auto"/>
                <w:right w:val="none" w:sz="0" w:space="0" w:color="auto"/>
              </w:divBdr>
            </w:div>
            <w:div w:id="649870014">
              <w:marLeft w:val="0"/>
              <w:marRight w:val="0"/>
              <w:marTop w:val="0"/>
              <w:marBottom w:val="0"/>
              <w:divBdr>
                <w:top w:val="none" w:sz="0" w:space="0" w:color="auto"/>
                <w:left w:val="none" w:sz="0" w:space="0" w:color="auto"/>
                <w:bottom w:val="none" w:sz="0" w:space="0" w:color="auto"/>
                <w:right w:val="none" w:sz="0" w:space="0" w:color="auto"/>
              </w:divBdr>
            </w:div>
            <w:div w:id="650789852">
              <w:marLeft w:val="0"/>
              <w:marRight w:val="0"/>
              <w:marTop w:val="0"/>
              <w:marBottom w:val="0"/>
              <w:divBdr>
                <w:top w:val="none" w:sz="0" w:space="0" w:color="auto"/>
                <w:left w:val="none" w:sz="0" w:space="0" w:color="auto"/>
                <w:bottom w:val="none" w:sz="0" w:space="0" w:color="auto"/>
                <w:right w:val="none" w:sz="0" w:space="0" w:color="auto"/>
              </w:divBdr>
            </w:div>
            <w:div w:id="651525499">
              <w:marLeft w:val="0"/>
              <w:marRight w:val="0"/>
              <w:marTop w:val="0"/>
              <w:marBottom w:val="0"/>
              <w:divBdr>
                <w:top w:val="none" w:sz="0" w:space="0" w:color="auto"/>
                <w:left w:val="none" w:sz="0" w:space="0" w:color="auto"/>
                <w:bottom w:val="none" w:sz="0" w:space="0" w:color="auto"/>
                <w:right w:val="none" w:sz="0" w:space="0" w:color="auto"/>
              </w:divBdr>
            </w:div>
            <w:div w:id="656496766">
              <w:marLeft w:val="0"/>
              <w:marRight w:val="0"/>
              <w:marTop w:val="0"/>
              <w:marBottom w:val="0"/>
              <w:divBdr>
                <w:top w:val="none" w:sz="0" w:space="0" w:color="auto"/>
                <w:left w:val="none" w:sz="0" w:space="0" w:color="auto"/>
                <w:bottom w:val="none" w:sz="0" w:space="0" w:color="auto"/>
                <w:right w:val="none" w:sz="0" w:space="0" w:color="auto"/>
              </w:divBdr>
            </w:div>
            <w:div w:id="661350140">
              <w:marLeft w:val="0"/>
              <w:marRight w:val="0"/>
              <w:marTop w:val="0"/>
              <w:marBottom w:val="0"/>
              <w:divBdr>
                <w:top w:val="none" w:sz="0" w:space="0" w:color="auto"/>
                <w:left w:val="none" w:sz="0" w:space="0" w:color="auto"/>
                <w:bottom w:val="none" w:sz="0" w:space="0" w:color="auto"/>
                <w:right w:val="none" w:sz="0" w:space="0" w:color="auto"/>
              </w:divBdr>
            </w:div>
            <w:div w:id="662315532">
              <w:marLeft w:val="0"/>
              <w:marRight w:val="0"/>
              <w:marTop w:val="360"/>
              <w:marBottom w:val="0"/>
              <w:divBdr>
                <w:top w:val="single" w:sz="6" w:space="0" w:color="auto"/>
                <w:left w:val="single" w:sz="6" w:space="0" w:color="auto"/>
                <w:bottom w:val="single" w:sz="6" w:space="0" w:color="auto"/>
                <w:right w:val="single" w:sz="6" w:space="0" w:color="auto"/>
              </w:divBdr>
            </w:div>
            <w:div w:id="662928830">
              <w:marLeft w:val="0"/>
              <w:marRight w:val="0"/>
              <w:marTop w:val="0"/>
              <w:marBottom w:val="0"/>
              <w:divBdr>
                <w:top w:val="none" w:sz="0" w:space="0" w:color="auto"/>
                <w:left w:val="none" w:sz="0" w:space="0" w:color="auto"/>
                <w:bottom w:val="none" w:sz="0" w:space="0" w:color="auto"/>
                <w:right w:val="none" w:sz="0" w:space="0" w:color="auto"/>
              </w:divBdr>
            </w:div>
            <w:div w:id="664941193">
              <w:marLeft w:val="0"/>
              <w:marRight w:val="0"/>
              <w:marTop w:val="0"/>
              <w:marBottom w:val="0"/>
              <w:divBdr>
                <w:top w:val="none" w:sz="0" w:space="0" w:color="auto"/>
                <w:left w:val="none" w:sz="0" w:space="0" w:color="auto"/>
                <w:bottom w:val="none" w:sz="0" w:space="0" w:color="auto"/>
                <w:right w:val="none" w:sz="0" w:space="0" w:color="auto"/>
              </w:divBdr>
            </w:div>
            <w:div w:id="665673789">
              <w:marLeft w:val="0"/>
              <w:marRight w:val="0"/>
              <w:marTop w:val="0"/>
              <w:marBottom w:val="0"/>
              <w:divBdr>
                <w:top w:val="none" w:sz="0" w:space="0" w:color="auto"/>
                <w:left w:val="none" w:sz="0" w:space="0" w:color="auto"/>
                <w:bottom w:val="none" w:sz="0" w:space="0" w:color="auto"/>
                <w:right w:val="none" w:sz="0" w:space="0" w:color="auto"/>
              </w:divBdr>
            </w:div>
            <w:div w:id="667899776">
              <w:marLeft w:val="0"/>
              <w:marRight w:val="0"/>
              <w:marTop w:val="0"/>
              <w:marBottom w:val="0"/>
              <w:divBdr>
                <w:top w:val="none" w:sz="0" w:space="0" w:color="auto"/>
                <w:left w:val="none" w:sz="0" w:space="0" w:color="auto"/>
                <w:bottom w:val="none" w:sz="0" w:space="0" w:color="auto"/>
                <w:right w:val="none" w:sz="0" w:space="0" w:color="auto"/>
              </w:divBdr>
            </w:div>
            <w:div w:id="668800592">
              <w:marLeft w:val="0"/>
              <w:marRight w:val="0"/>
              <w:marTop w:val="0"/>
              <w:marBottom w:val="0"/>
              <w:divBdr>
                <w:top w:val="none" w:sz="0" w:space="0" w:color="auto"/>
                <w:left w:val="none" w:sz="0" w:space="0" w:color="auto"/>
                <w:bottom w:val="none" w:sz="0" w:space="0" w:color="auto"/>
                <w:right w:val="none" w:sz="0" w:space="0" w:color="auto"/>
              </w:divBdr>
            </w:div>
            <w:div w:id="677073785">
              <w:marLeft w:val="0"/>
              <w:marRight w:val="0"/>
              <w:marTop w:val="0"/>
              <w:marBottom w:val="0"/>
              <w:divBdr>
                <w:top w:val="none" w:sz="0" w:space="0" w:color="auto"/>
                <w:left w:val="none" w:sz="0" w:space="0" w:color="auto"/>
                <w:bottom w:val="none" w:sz="0" w:space="0" w:color="auto"/>
                <w:right w:val="none" w:sz="0" w:space="0" w:color="auto"/>
              </w:divBdr>
            </w:div>
            <w:div w:id="678387805">
              <w:marLeft w:val="0"/>
              <w:marRight w:val="0"/>
              <w:marTop w:val="0"/>
              <w:marBottom w:val="0"/>
              <w:divBdr>
                <w:top w:val="none" w:sz="0" w:space="0" w:color="auto"/>
                <w:left w:val="none" w:sz="0" w:space="0" w:color="auto"/>
                <w:bottom w:val="none" w:sz="0" w:space="0" w:color="auto"/>
                <w:right w:val="none" w:sz="0" w:space="0" w:color="auto"/>
              </w:divBdr>
            </w:div>
            <w:div w:id="679478198">
              <w:marLeft w:val="0"/>
              <w:marRight w:val="0"/>
              <w:marTop w:val="0"/>
              <w:marBottom w:val="0"/>
              <w:divBdr>
                <w:top w:val="none" w:sz="0" w:space="0" w:color="auto"/>
                <w:left w:val="none" w:sz="0" w:space="0" w:color="auto"/>
                <w:bottom w:val="none" w:sz="0" w:space="0" w:color="auto"/>
                <w:right w:val="none" w:sz="0" w:space="0" w:color="auto"/>
              </w:divBdr>
            </w:div>
            <w:div w:id="681056764">
              <w:marLeft w:val="0"/>
              <w:marRight w:val="0"/>
              <w:marTop w:val="0"/>
              <w:marBottom w:val="0"/>
              <w:divBdr>
                <w:top w:val="none" w:sz="0" w:space="0" w:color="auto"/>
                <w:left w:val="none" w:sz="0" w:space="0" w:color="auto"/>
                <w:bottom w:val="none" w:sz="0" w:space="0" w:color="auto"/>
                <w:right w:val="none" w:sz="0" w:space="0" w:color="auto"/>
              </w:divBdr>
            </w:div>
            <w:div w:id="681668451">
              <w:marLeft w:val="0"/>
              <w:marRight w:val="0"/>
              <w:marTop w:val="0"/>
              <w:marBottom w:val="0"/>
              <w:divBdr>
                <w:top w:val="none" w:sz="0" w:space="0" w:color="auto"/>
                <w:left w:val="none" w:sz="0" w:space="0" w:color="auto"/>
                <w:bottom w:val="none" w:sz="0" w:space="0" w:color="auto"/>
                <w:right w:val="none" w:sz="0" w:space="0" w:color="auto"/>
              </w:divBdr>
            </w:div>
            <w:div w:id="684786613">
              <w:marLeft w:val="0"/>
              <w:marRight w:val="0"/>
              <w:marTop w:val="0"/>
              <w:marBottom w:val="0"/>
              <w:divBdr>
                <w:top w:val="none" w:sz="0" w:space="0" w:color="auto"/>
                <w:left w:val="none" w:sz="0" w:space="0" w:color="auto"/>
                <w:bottom w:val="none" w:sz="0" w:space="0" w:color="auto"/>
                <w:right w:val="none" w:sz="0" w:space="0" w:color="auto"/>
              </w:divBdr>
            </w:div>
            <w:div w:id="685903282">
              <w:marLeft w:val="0"/>
              <w:marRight w:val="0"/>
              <w:marTop w:val="0"/>
              <w:marBottom w:val="0"/>
              <w:divBdr>
                <w:top w:val="none" w:sz="0" w:space="0" w:color="auto"/>
                <w:left w:val="none" w:sz="0" w:space="0" w:color="auto"/>
                <w:bottom w:val="none" w:sz="0" w:space="0" w:color="auto"/>
                <w:right w:val="none" w:sz="0" w:space="0" w:color="auto"/>
              </w:divBdr>
            </w:div>
            <w:div w:id="686443702">
              <w:marLeft w:val="0"/>
              <w:marRight w:val="0"/>
              <w:marTop w:val="0"/>
              <w:marBottom w:val="0"/>
              <w:divBdr>
                <w:top w:val="none" w:sz="0" w:space="0" w:color="auto"/>
                <w:left w:val="none" w:sz="0" w:space="0" w:color="auto"/>
                <w:bottom w:val="none" w:sz="0" w:space="0" w:color="auto"/>
                <w:right w:val="none" w:sz="0" w:space="0" w:color="auto"/>
              </w:divBdr>
            </w:div>
            <w:div w:id="687606734">
              <w:marLeft w:val="0"/>
              <w:marRight w:val="0"/>
              <w:marTop w:val="0"/>
              <w:marBottom w:val="0"/>
              <w:divBdr>
                <w:top w:val="none" w:sz="0" w:space="0" w:color="auto"/>
                <w:left w:val="none" w:sz="0" w:space="0" w:color="auto"/>
                <w:bottom w:val="none" w:sz="0" w:space="0" w:color="auto"/>
                <w:right w:val="none" w:sz="0" w:space="0" w:color="auto"/>
              </w:divBdr>
            </w:div>
            <w:div w:id="692077695">
              <w:marLeft w:val="0"/>
              <w:marRight w:val="0"/>
              <w:marTop w:val="0"/>
              <w:marBottom w:val="0"/>
              <w:divBdr>
                <w:top w:val="none" w:sz="0" w:space="0" w:color="auto"/>
                <w:left w:val="none" w:sz="0" w:space="0" w:color="auto"/>
                <w:bottom w:val="none" w:sz="0" w:space="0" w:color="auto"/>
                <w:right w:val="none" w:sz="0" w:space="0" w:color="auto"/>
              </w:divBdr>
            </w:div>
            <w:div w:id="693573478">
              <w:marLeft w:val="0"/>
              <w:marRight w:val="0"/>
              <w:marTop w:val="0"/>
              <w:marBottom w:val="0"/>
              <w:divBdr>
                <w:top w:val="none" w:sz="0" w:space="0" w:color="auto"/>
                <w:left w:val="none" w:sz="0" w:space="0" w:color="auto"/>
                <w:bottom w:val="none" w:sz="0" w:space="0" w:color="auto"/>
                <w:right w:val="none" w:sz="0" w:space="0" w:color="auto"/>
              </w:divBdr>
            </w:div>
            <w:div w:id="697631008">
              <w:marLeft w:val="0"/>
              <w:marRight w:val="0"/>
              <w:marTop w:val="0"/>
              <w:marBottom w:val="0"/>
              <w:divBdr>
                <w:top w:val="none" w:sz="0" w:space="0" w:color="auto"/>
                <w:left w:val="none" w:sz="0" w:space="0" w:color="auto"/>
                <w:bottom w:val="none" w:sz="0" w:space="0" w:color="auto"/>
                <w:right w:val="none" w:sz="0" w:space="0" w:color="auto"/>
              </w:divBdr>
            </w:div>
            <w:div w:id="698703958">
              <w:marLeft w:val="0"/>
              <w:marRight w:val="0"/>
              <w:marTop w:val="0"/>
              <w:marBottom w:val="0"/>
              <w:divBdr>
                <w:top w:val="none" w:sz="0" w:space="0" w:color="auto"/>
                <w:left w:val="none" w:sz="0" w:space="0" w:color="auto"/>
                <w:bottom w:val="none" w:sz="0" w:space="0" w:color="auto"/>
                <w:right w:val="none" w:sz="0" w:space="0" w:color="auto"/>
              </w:divBdr>
            </w:div>
            <w:div w:id="700083414">
              <w:marLeft w:val="0"/>
              <w:marRight w:val="0"/>
              <w:marTop w:val="0"/>
              <w:marBottom w:val="0"/>
              <w:divBdr>
                <w:top w:val="none" w:sz="0" w:space="0" w:color="auto"/>
                <w:left w:val="none" w:sz="0" w:space="0" w:color="auto"/>
                <w:bottom w:val="none" w:sz="0" w:space="0" w:color="auto"/>
                <w:right w:val="none" w:sz="0" w:space="0" w:color="auto"/>
              </w:divBdr>
            </w:div>
            <w:div w:id="700907901">
              <w:marLeft w:val="0"/>
              <w:marRight w:val="0"/>
              <w:marTop w:val="0"/>
              <w:marBottom w:val="0"/>
              <w:divBdr>
                <w:top w:val="none" w:sz="0" w:space="0" w:color="auto"/>
                <w:left w:val="none" w:sz="0" w:space="0" w:color="auto"/>
                <w:bottom w:val="none" w:sz="0" w:space="0" w:color="auto"/>
                <w:right w:val="none" w:sz="0" w:space="0" w:color="auto"/>
              </w:divBdr>
            </w:div>
            <w:div w:id="702636207">
              <w:marLeft w:val="0"/>
              <w:marRight w:val="0"/>
              <w:marTop w:val="0"/>
              <w:marBottom w:val="0"/>
              <w:divBdr>
                <w:top w:val="none" w:sz="0" w:space="0" w:color="auto"/>
                <w:left w:val="none" w:sz="0" w:space="0" w:color="auto"/>
                <w:bottom w:val="none" w:sz="0" w:space="0" w:color="auto"/>
                <w:right w:val="none" w:sz="0" w:space="0" w:color="auto"/>
              </w:divBdr>
            </w:div>
            <w:div w:id="703362183">
              <w:marLeft w:val="0"/>
              <w:marRight w:val="0"/>
              <w:marTop w:val="0"/>
              <w:marBottom w:val="0"/>
              <w:divBdr>
                <w:top w:val="none" w:sz="0" w:space="0" w:color="auto"/>
                <w:left w:val="none" w:sz="0" w:space="0" w:color="auto"/>
                <w:bottom w:val="none" w:sz="0" w:space="0" w:color="auto"/>
                <w:right w:val="none" w:sz="0" w:space="0" w:color="auto"/>
              </w:divBdr>
            </w:div>
            <w:div w:id="709231996">
              <w:marLeft w:val="0"/>
              <w:marRight w:val="0"/>
              <w:marTop w:val="0"/>
              <w:marBottom w:val="0"/>
              <w:divBdr>
                <w:top w:val="none" w:sz="0" w:space="0" w:color="auto"/>
                <w:left w:val="none" w:sz="0" w:space="0" w:color="auto"/>
                <w:bottom w:val="none" w:sz="0" w:space="0" w:color="auto"/>
                <w:right w:val="none" w:sz="0" w:space="0" w:color="auto"/>
              </w:divBdr>
            </w:div>
            <w:div w:id="709840138">
              <w:marLeft w:val="0"/>
              <w:marRight w:val="0"/>
              <w:marTop w:val="0"/>
              <w:marBottom w:val="0"/>
              <w:divBdr>
                <w:top w:val="none" w:sz="0" w:space="0" w:color="auto"/>
                <w:left w:val="none" w:sz="0" w:space="0" w:color="auto"/>
                <w:bottom w:val="none" w:sz="0" w:space="0" w:color="auto"/>
                <w:right w:val="none" w:sz="0" w:space="0" w:color="auto"/>
              </w:divBdr>
            </w:div>
            <w:div w:id="711350164">
              <w:marLeft w:val="0"/>
              <w:marRight w:val="0"/>
              <w:marTop w:val="0"/>
              <w:marBottom w:val="0"/>
              <w:divBdr>
                <w:top w:val="none" w:sz="0" w:space="0" w:color="auto"/>
                <w:left w:val="none" w:sz="0" w:space="0" w:color="auto"/>
                <w:bottom w:val="none" w:sz="0" w:space="0" w:color="auto"/>
                <w:right w:val="none" w:sz="0" w:space="0" w:color="auto"/>
              </w:divBdr>
            </w:div>
            <w:div w:id="711659925">
              <w:marLeft w:val="0"/>
              <w:marRight w:val="0"/>
              <w:marTop w:val="0"/>
              <w:marBottom w:val="0"/>
              <w:divBdr>
                <w:top w:val="none" w:sz="0" w:space="0" w:color="auto"/>
                <w:left w:val="none" w:sz="0" w:space="0" w:color="auto"/>
                <w:bottom w:val="none" w:sz="0" w:space="0" w:color="auto"/>
                <w:right w:val="none" w:sz="0" w:space="0" w:color="auto"/>
              </w:divBdr>
            </w:div>
            <w:div w:id="712920086">
              <w:marLeft w:val="0"/>
              <w:marRight w:val="0"/>
              <w:marTop w:val="0"/>
              <w:marBottom w:val="0"/>
              <w:divBdr>
                <w:top w:val="none" w:sz="0" w:space="0" w:color="auto"/>
                <w:left w:val="none" w:sz="0" w:space="0" w:color="auto"/>
                <w:bottom w:val="none" w:sz="0" w:space="0" w:color="auto"/>
                <w:right w:val="none" w:sz="0" w:space="0" w:color="auto"/>
              </w:divBdr>
            </w:div>
            <w:div w:id="713624480">
              <w:marLeft w:val="0"/>
              <w:marRight w:val="0"/>
              <w:marTop w:val="0"/>
              <w:marBottom w:val="0"/>
              <w:divBdr>
                <w:top w:val="none" w:sz="0" w:space="0" w:color="auto"/>
                <w:left w:val="none" w:sz="0" w:space="0" w:color="auto"/>
                <w:bottom w:val="none" w:sz="0" w:space="0" w:color="auto"/>
                <w:right w:val="none" w:sz="0" w:space="0" w:color="auto"/>
              </w:divBdr>
            </w:div>
            <w:div w:id="714700160">
              <w:marLeft w:val="0"/>
              <w:marRight w:val="0"/>
              <w:marTop w:val="360"/>
              <w:marBottom w:val="0"/>
              <w:divBdr>
                <w:top w:val="single" w:sz="6" w:space="0" w:color="auto"/>
                <w:left w:val="single" w:sz="6" w:space="0" w:color="auto"/>
                <w:bottom w:val="single" w:sz="6" w:space="0" w:color="auto"/>
                <w:right w:val="single" w:sz="6" w:space="0" w:color="auto"/>
              </w:divBdr>
            </w:div>
            <w:div w:id="717439451">
              <w:marLeft w:val="0"/>
              <w:marRight w:val="0"/>
              <w:marTop w:val="0"/>
              <w:marBottom w:val="0"/>
              <w:divBdr>
                <w:top w:val="none" w:sz="0" w:space="0" w:color="auto"/>
                <w:left w:val="none" w:sz="0" w:space="0" w:color="auto"/>
                <w:bottom w:val="none" w:sz="0" w:space="0" w:color="auto"/>
                <w:right w:val="none" w:sz="0" w:space="0" w:color="auto"/>
              </w:divBdr>
            </w:div>
            <w:div w:id="717819755">
              <w:marLeft w:val="0"/>
              <w:marRight w:val="0"/>
              <w:marTop w:val="0"/>
              <w:marBottom w:val="0"/>
              <w:divBdr>
                <w:top w:val="none" w:sz="0" w:space="0" w:color="auto"/>
                <w:left w:val="none" w:sz="0" w:space="0" w:color="auto"/>
                <w:bottom w:val="none" w:sz="0" w:space="0" w:color="auto"/>
                <w:right w:val="none" w:sz="0" w:space="0" w:color="auto"/>
              </w:divBdr>
            </w:div>
            <w:div w:id="720052914">
              <w:marLeft w:val="0"/>
              <w:marRight w:val="0"/>
              <w:marTop w:val="0"/>
              <w:marBottom w:val="0"/>
              <w:divBdr>
                <w:top w:val="none" w:sz="0" w:space="0" w:color="auto"/>
                <w:left w:val="none" w:sz="0" w:space="0" w:color="auto"/>
                <w:bottom w:val="none" w:sz="0" w:space="0" w:color="auto"/>
                <w:right w:val="none" w:sz="0" w:space="0" w:color="auto"/>
              </w:divBdr>
            </w:div>
            <w:div w:id="720135255">
              <w:marLeft w:val="0"/>
              <w:marRight w:val="0"/>
              <w:marTop w:val="0"/>
              <w:marBottom w:val="0"/>
              <w:divBdr>
                <w:top w:val="none" w:sz="0" w:space="0" w:color="auto"/>
                <w:left w:val="none" w:sz="0" w:space="0" w:color="auto"/>
                <w:bottom w:val="none" w:sz="0" w:space="0" w:color="auto"/>
                <w:right w:val="none" w:sz="0" w:space="0" w:color="auto"/>
              </w:divBdr>
            </w:div>
            <w:div w:id="720860395">
              <w:marLeft w:val="0"/>
              <w:marRight w:val="0"/>
              <w:marTop w:val="0"/>
              <w:marBottom w:val="0"/>
              <w:divBdr>
                <w:top w:val="none" w:sz="0" w:space="0" w:color="auto"/>
                <w:left w:val="none" w:sz="0" w:space="0" w:color="auto"/>
                <w:bottom w:val="none" w:sz="0" w:space="0" w:color="auto"/>
                <w:right w:val="none" w:sz="0" w:space="0" w:color="auto"/>
              </w:divBdr>
            </w:div>
            <w:div w:id="721100654">
              <w:marLeft w:val="0"/>
              <w:marRight w:val="0"/>
              <w:marTop w:val="0"/>
              <w:marBottom w:val="0"/>
              <w:divBdr>
                <w:top w:val="none" w:sz="0" w:space="0" w:color="auto"/>
                <w:left w:val="none" w:sz="0" w:space="0" w:color="auto"/>
                <w:bottom w:val="none" w:sz="0" w:space="0" w:color="auto"/>
                <w:right w:val="none" w:sz="0" w:space="0" w:color="auto"/>
              </w:divBdr>
            </w:div>
            <w:div w:id="721291120">
              <w:marLeft w:val="0"/>
              <w:marRight w:val="0"/>
              <w:marTop w:val="0"/>
              <w:marBottom w:val="0"/>
              <w:divBdr>
                <w:top w:val="none" w:sz="0" w:space="0" w:color="auto"/>
                <w:left w:val="none" w:sz="0" w:space="0" w:color="auto"/>
                <w:bottom w:val="none" w:sz="0" w:space="0" w:color="auto"/>
                <w:right w:val="none" w:sz="0" w:space="0" w:color="auto"/>
              </w:divBdr>
              <w:divsChild>
                <w:div w:id="8455946">
                  <w:marLeft w:val="0"/>
                  <w:marRight w:val="0"/>
                  <w:marTop w:val="0"/>
                  <w:marBottom w:val="0"/>
                  <w:divBdr>
                    <w:top w:val="none" w:sz="0" w:space="0" w:color="auto"/>
                    <w:left w:val="none" w:sz="0" w:space="0" w:color="auto"/>
                    <w:bottom w:val="none" w:sz="0" w:space="0" w:color="auto"/>
                    <w:right w:val="none" w:sz="0" w:space="0" w:color="auto"/>
                  </w:divBdr>
                </w:div>
                <w:div w:id="8458920">
                  <w:marLeft w:val="0"/>
                  <w:marRight w:val="0"/>
                  <w:marTop w:val="0"/>
                  <w:marBottom w:val="0"/>
                  <w:divBdr>
                    <w:top w:val="none" w:sz="0" w:space="0" w:color="auto"/>
                    <w:left w:val="none" w:sz="0" w:space="0" w:color="auto"/>
                    <w:bottom w:val="none" w:sz="0" w:space="0" w:color="auto"/>
                    <w:right w:val="none" w:sz="0" w:space="0" w:color="auto"/>
                  </w:divBdr>
                </w:div>
                <w:div w:id="16662271">
                  <w:marLeft w:val="0"/>
                  <w:marRight w:val="0"/>
                  <w:marTop w:val="0"/>
                  <w:marBottom w:val="0"/>
                  <w:divBdr>
                    <w:top w:val="none" w:sz="0" w:space="0" w:color="auto"/>
                    <w:left w:val="none" w:sz="0" w:space="0" w:color="auto"/>
                    <w:bottom w:val="none" w:sz="0" w:space="0" w:color="auto"/>
                    <w:right w:val="none" w:sz="0" w:space="0" w:color="auto"/>
                  </w:divBdr>
                </w:div>
                <w:div w:id="22245790">
                  <w:marLeft w:val="0"/>
                  <w:marRight w:val="0"/>
                  <w:marTop w:val="0"/>
                  <w:marBottom w:val="0"/>
                  <w:divBdr>
                    <w:top w:val="none" w:sz="0" w:space="0" w:color="auto"/>
                    <w:left w:val="none" w:sz="0" w:space="0" w:color="auto"/>
                    <w:bottom w:val="none" w:sz="0" w:space="0" w:color="auto"/>
                    <w:right w:val="none" w:sz="0" w:space="0" w:color="auto"/>
                  </w:divBdr>
                </w:div>
                <w:div w:id="74211736">
                  <w:marLeft w:val="0"/>
                  <w:marRight w:val="0"/>
                  <w:marTop w:val="0"/>
                  <w:marBottom w:val="0"/>
                  <w:divBdr>
                    <w:top w:val="none" w:sz="0" w:space="0" w:color="auto"/>
                    <w:left w:val="none" w:sz="0" w:space="0" w:color="auto"/>
                    <w:bottom w:val="none" w:sz="0" w:space="0" w:color="auto"/>
                    <w:right w:val="none" w:sz="0" w:space="0" w:color="auto"/>
                  </w:divBdr>
                </w:div>
                <w:div w:id="95251826">
                  <w:marLeft w:val="0"/>
                  <w:marRight w:val="0"/>
                  <w:marTop w:val="0"/>
                  <w:marBottom w:val="0"/>
                  <w:divBdr>
                    <w:top w:val="none" w:sz="0" w:space="0" w:color="auto"/>
                    <w:left w:val="none" w:sz="0" w:space="0" w:color="auto"/>
                    <w:bottom w:val="none" w:sz="0" w:space="0" w:color="auto"/>
                    <w:right w:val="none" w:sz="0" w:space="0" w:color="auto"/>
                  </w:divBdr>
                </w:div>
                <w:div w:id="106851531">
                  <w:marLeft w:val="0"/>
                  <w:marRight w:val="0"/>
                  <w:marTop w:val="0"/>
                  <w:marBottom w:val="0"/>
                  <w:divBdr>
                    <w:top w:val="none" w:sz="0" w:space="0" w:color="auto"/>
                    <w:left w:val="none" w:sz="0" w:space="0" w:color="auto"/>
                    <w:bottom w:val="none" w:sz="0" w:space="0" w:color="auto"/>
                    <w:right w:val="none" w:sz="0" w:space="0" w:color="auto"/>
                  </w:divBdr>
                </w:div>
                <w:div w:id="137188977">
                  <w:marLeft w:val="0"/>
                  <w:marRight w:val="0"/>
                  <w:marTop w:val="0"/>
                  <w:marBottom w:val="0"/>
                  <w:divBdr>
                    <w:top w:val="none" w:sz="0" w:space="0" w:color="auto"/>
                    <w:left w:val="none" w:sz="0" w:space="0" w:color="auto"/>
                    <w:bottom w:val="none" w:sz="0" w:space="0" w:color="auto"/>
                    <w:right w:val="none" w:sz="0" w:space="0" w:color="auto"/>
                  </w:divBdr>
                </w:div>
                <w:div w:id="143547911">
                  <w:marLeft w:val="0"/>
                  <w:marRight w:val="0"/>
                  <w:marTop w:val="0"/>
                  <w:marBottom w:val="0"/>
                  <w:divBdr>
                    <w:top w:val="none" w:sz="0" w:space="0" w:color="auto"/>
                    <w:left w:val="none" w:sz="0" w:space="0" w:color="auto"/>
                    <w:bottom w:val="none" w:sz="0" w:space="0" w:color="auto"/>
                    <w:right w:val="none" w:sz="0" w:space="0" w:color="auto"/>
                  </w:divBdr>
                </w:div>
                <w:div w:id="172577384">
                  <w:marLeft w:val="0"/>
                  <w:marRight w:val="0"/>
                  <w:marTop w:val="0"/>
                  <w:marBottom w:val="0"/>
                  <w:divBdr>
                    <w:top w:val="none" w:sz="0" w:space="0" w:color="auto"/>
                    <w:left w:val="none" w:sz="0" w:space="0" w:color="auto"/>
                    <w:bottom w:val="none" w:sz="0" w:space="0" w:color="auto"/>
                    <w:right w:val="none" w:sz="0" w:space="0" w:color="auto"/>
                  </w:divBdr>
                </w:div>
                <w:div w:id="198786173">
                  <w:marLeft w:val="0"/>
                  <w:marRight w:val="0"/>
                  <w:marTop w:val="0"/>
                  <w:marBottom w:val="0"/>
                  <w:divBdr>
                    <w:top w:val="none" w:sz="0" w:space="0" w:color="auto"/>
                    <w:left w:val="none" w:sz="0" w:space="0" w:color="auto"/>
                    <w:bottom w:val="none" w:sz="0" w:space="0" w:color="auto"/>
                    <w:right w:val="none" w:sz="0" w:space="0" w:color="auto"/>
                  </w:divBdr>
                </w:div>
                <w:div w:id="217595675">
                  <w:marLeft w:val="0"/>
                  <w:marRight w:val="0"/>
                  <w:marTop w:val="0"/>
                  <w:marBottom w:val="0"/>
                  <w:divBdr>
                    <w:top w:val="none" w:sz="0" w:space="0" w:color="auto"/>
                    <w:left w:val="none" w:sz="0" w:space="0" w:color="auto"/>
                    <w:bottom w:val="none" w:sz="0" w:space="0" w:color="auto"/>
                    <w:right w:val="none" w:sz="0" w:space="0" w:color="auto"/>
                  </w:divBdr>
                </w:div>
                <w:div w:id="290671634">
                  <w:marLeft w:val="0"/>
                  <w:marRight w:val="0"/>
                  <w:marTop w:val="0"/>
                  <w:marBottom w:val="0"/>
                  <w:divBdr>
                    <w:top w:val="none" w:sz="0" w:space="0" w:color="auto"/>
                    <w:left w:val="none" w:sz="0" w:space="0" w:color="auto"/>
                    <w:bottom w:val="none" w:sz="0" w:space="0" w:color="auto"/>
                    <w:right w:val="none" w:sz="0" w:space="0" w:color="auto"/>
                  </w:divBdr>
                </w:div>
                <w:div w:id="331759691">
                  <w:marLeft w:val="0"/>
                  <w:marRight w:val="0"/>
                  <w:marTop w:val="0"/>
                  <w:marBottom w:val="0"/>
                  <w:divBdr>
                    <w:top w:val="none" w:sz="0" w:space="0" w:color="auto"/>
                    <w:left w:val="none" w:sz="0" w:space="0" w:color="auto"/>
                    <w:bottom w:val="none" w:sz="0" w:space="0" w:color="auto"/>
                    <w:right w:val="none" w:sz="0" w:space="0" w:color="auto"/>
                  </w:divBdr>
                </w:div>
                <w:div w:id="341663992">
                  <w:marLeft w:val="0"/>
                  <w:marRight w:val="0"/>
                  <w:marTop w:val="0"/>
                  <w:marBottom w:val="0"/>
                  <w:divBdr>
                    <w:top w:val="none" w:sz="0" w:space="0" w:color="auto"/>
                    <w:left w:val="none" w:sz="0" w:space="0" w:color="auto"/>
                    <w:bottom w:val="none" w:sz="0" w:space="0" w:color="auto"/>
                    <w:right w:val="none" w:sz="0" w:space="0" w:color="auto"/>
                  </w:divBdr>
                </w:div>
                <w:div w:id="343214813">
                  <w:marLeft w:val="0"/>
                  <w:marRight w:val="0"/>
                  <w:marTop w:val="0"/>
                  <w:marBottom w:val="0"/>
                  <w:divBdr>
                    <w:top w:val="none" w:sz="0" w:space="0" w:color="auto"/>
                    <w:left w:val="none" w:sz="0" w:space="0" w:color="auto"/>
                    <w:bottom w:val="none" w:sz="0" w:space="0" w:color="auto"/>
                    <w:right w:val="none" w:sz="0" w:space="0" w:color="auto"/>
                  </w:divBdr>
                </w:div>
                <w:div w:id="418409119">
                  <w:marLeft w:val="0"/>
                  <w:marRight w:val="0"/>
                  <w:marTop w:val="0"/>
                  <w:marBottom w:val="0"/>
                  <w:divBdr>
                    <w:top w:val="none" w:sz="0" w:space="0" w:color="auto"/>
                    <w:left w:val="none" w:sz="0" w:space="0" w:color="auto"/>
                    <w:bottom w:val="none" w:sz="0" w:space="0" w:color="auto"/>
                    <w:right w:val="none" w:sz="0" w:space="0" w:color="auto"/>
                  </w:divBdr>
                </w:div>
                <w:div w:id="443966285">
                  <w:marLeft w:val="0"/>
                  <w:marRight w:val="0"/>
                  <w:marTop w:val="0"/>
                  <w:marBottom w:val="0"/>
                  <w:divBdr>
                    <w:top w:val="none" w:sz="0" w:space="0" w:color="auto"/>
                    <w:left w:val="none" w:sz="0" w:space="0" w:color="auto"/>
                    <w:bottom w:val="none" w:sz="0" w:space="0" w:color="auto"/>
                    <w:right w:val="none" w:sz="0" w:space="0" w:color="auto"/>
                  </w:divBdr>
                </w:div>
                <w:div w:id="467627013">
                  <w:marLeft w:val="0"/>
                  <w:marRight w:val="0"/>
                  <w:marTop w:val="0"/>
                  <w:marBottom w:val="0"/>
                  <w:divBdr>
                    <w:top w:val="none" w:sz="0" w:space="0" w:color="auto"/>
                    <w:left w:val="none" w:sz="0" w:space="0" w:color="auto"/>
                    <w:bottom w:val="none" w:sz="0" w:space="0" w:color="auto"/>
                    <w:right w:val="none" w:sz="0" w:space="0" w:color="auto"/>
                  </w:divBdr>
                </w:div>
                <w:div w:id="493571476">
                  <w:marLeft w:val="0"/>
                  <w:marRight w:val="0"/>
                  <w:marTop w:val="0"/>
                  <w:marBottom w:val="0"/>
                  <w:divBdr>
                    <w:top w:val="none" w:sz="0" w:space="0" w:color="auto"/>
                    <w:left w:val="none" w:sz="0" w:space="0" w:color="auto"/>
                    <w:bottom w:val="none" w:sz="0" w:space="0" w:color="auto"/>
                    <w:right w:val="none" w:sz="0" w:space="0" w:color="auto"/>
                  </w:divBdr>
                </w:div>
                <w:div w:id="498929395">
                  <w:marLeft w:val="0"/>
                  <w:marRight w:val="0"/>
                  <w:marTop w:val="0"/>
                  <w:marBottom w:val="0"/>
                  <w:divBdr>
                    <w:top w:val="none" w:sz="0" w:space="0" w:color="auto"/>
                    <w:left w:val="none" w:sz="0" w:space="0" w:color="auto"/>
                    <w:bottom w:val="none" w:sz="0" w:space="0" w:color="auto"/>
                    <w:right w:val="none" w:sz="0" w:space="0" w:color="auto"/>
                  </w:divBdr>
                </w:div>
                <w:div w:id="553004791">
                  <w:marLeft w:val="0"/>
                  <w:marRight w:val="0"/>
                  <w:marTop w:val="0"/>
                  <w:marBottom w:val="0"/>
                  <w:divBdr>
                    <w:top w:val="none" w:sz="0" w:space="0" w:color="auto"/>
                    <w:left w:val="none" w:sz="0" w:space="0" w:color="auto"/>
                    <w:bottom w:val="none" w:sz="0" w:space="0" w:color="auto"/>
                    <w:right w:val="none" w:sz="0" w:space="0" w:color="auto"/>
                  </w:divBdr>
                </w:div>
                <w:div w:id="661197113">
                  <w:marLeft w:val="0"/>
                  <w:marRight w:val="0"/>
                  <w:marTop w:val="0"/>
                  <w:marBottom w:val="0"/>
                  <w:divBdr>
                    <w:top w:val="none" w:sz="0" w:space="0" w:color="auto"/>
                    <w:left w:val="none" w:sz="0" w:space="0" w:color="auto"/>
                    <w:bottom w:val="none" w:sz="0" w:space="0" w:color="auto"/>
                    <w:right w:val="none" w:sz="0" w:space="0" w:color="auto"/>
                  </w:divBdr>
                </w:div>
                <w:div w:id="686759659">
                  <w:marLeft w:val="0"/>
                  <w:marRight w:val="0"/>
                  <w:marTop w:val="0"/>
                  <w:marBottom w:val="0"/>
                  <w:divBdr>
                    <w:top w:val="none" w:sz="0" w:space="0" w:color="auto"/>
                    <w:left w:val="none" w:sz="0" w:space="0" w:color="auto"/>
                    <w:bottom w:val="none" w:sz="0" w:space="0" w:color="auto"/>
                    <w:right w:val="none" w:sz="0" w:space="0" w:color="auto"/>
                  </w:divBdr>
                </w:div>
                <w:div w:id="709501635">
                  <w:marLeft w:val="0"/>
                  <w:marRight w:val="0"/>
                  <w:marTop w:val="0"/>
                  <w:marBottom w:val="0"/>
                  <w:divBdr>
                    <w:top w:val="none" w:sz="0" w:space="0" w:color="auto"/>
                    <w:left w:val="none" w:sz="0" w:space="0" w:color="auto"/>
                    <w:bottom w:val="none" w:sz="0" w:space="0" w:color="auto"/>
                    <w:right w:val="none" w:sz="0" w:space="0" w:color="auto"/>
                  </w:divBdr>
                </w:div>
                <w:div w:id="799424431">
                  <w:marLeft w:val="0"/>
                  <w:marRight w:val="0"/>
                  <w:marTop w:val="0"/>
                  <w:marBottom w:val="0"/>
                  <w:divBdr>
                    <w:top w:val="none" w:sz="0" w:space="0" w:color="auto"/>
                    <w:left w:val="none" w:sz="0" w:space="0" w:color="auto"/>
                    <w:bottom w:val="none" w:sz="0" w:space="0" w:color="auto"/>
                    <w:right w:val="none" w:sz="0" w:space="0" w:color="auto"/>
                  </w:divBdr>
                </w:div>
                <w:div w:id="840968641">
                  <w:marLeft w:val="0"/>
                  <w:marRight w:val="0"/>
                  <w:marTop w:val="0"/>
                  <w:marBottom w:val="0"/>
                  <w:divBdr>
                    <w:top w:val="none" w:sz="0" w:space="0" w:color="auto"/>
                    <w:left w:val="none" w:sz="0" w:space="0" w:color="auto"/>
                    <w:bottom w:val="none" w:sz="0" w:space="0" w:color="auto"/>
                    <w:right w:val="none" w:sz="0" w:space="0" w:color="auto"/>
                  </w:divBdr>
                </w:div>
                <w:div w:id="894583681">
                  <w:marLeft w:val="0"/>
                  <w:marRight w:val="0"/>
                  <w:marTop w:val="0"/>
                  <w:marBottom w:val="0"/>
                  <w:divBdr>
                    <w:top w:val="none" w:sz="0" w:space="0" w:color="auto"/>
                    <w:left w:val="none" w:sz="0" w:space="0" w:color="auto"/>
                    <w:bottom w:val="none" w:sz="0" w:space="0" w:color="auto"/>
                    <w:right w:val="none" w:sz="0" w:space="0" w:color="auto"/>
                  </w:divBdr>
                </w:div>
                <w:div w:id="917327198">
                  <w:marLeft w:val="0"/>
                  <w:marRight w:val="0"/>
                  <w:marTop w:val="0"/>
                  <w:marBottom w:val="0"/>
                  <w:divBdr>
                    <w:top w:val="none" w:sz="0" w:space="0" w:color="auto"/>
                    <w:left w:val="none" w:sz="0" w:space="0" w:color="auto"/>
                    <w:bottom w:val="none" w:sz="0" w:space="0" w:color="auto"/>
                    <w:right w:val="none" w:sz="0" w:space="0" w:color="auto"/>
                  </w:divBdr>
                </w:div>
                <w:div w:id="932587684">
                  <w:marLeft w:val="0"/>
                  <w:marRight w:val="0"/>
                  <w:marTop w:val="0"/>
                  <w:marBottom w:val="0"/>
                  <w:divBdr>
                    <w:top w:val="none" w:sz="0" w:space="0" w:color="auto"/>
                    <w:left w:val="none" w:sz="0" w:space="0" w:color="auto"/>
                    <w:bottom w:val="none" w:sz="0" w:space="0" w:color="auto"/>
                    <w:right w:val="none" w:sz="0" w:space="0" w:color="auto"/>
                  </w:divBdr>
                </w:div>
                <w:div w:id="936595215">
                  <w:marLeft w:val="0"/>
                  <w:marRight w:val="0"/>
                  <w:marTop w:val="0"/>
                  <w:marBottom w:val="0"/>
                  <w:divBdr>
                    <w:top w:val="none" w:sz="0" w:space="0" w:color="auto"/>
                    <w:left w:val="none" w:sz="0" w:space="0" w:color="auto"/>
                    <w:bottom w:val="none" w:sz="0" w:space="0" w:color="auto"/>
                    <w:right w:val="none" w:sz="0" w:space="0" w:color="auto"/>
                  </w:divBdr>
                </w:div>
                <w:div w:id="978801500">
                  <w:marLeft w:val="0"/>
                  <w:marRight w:val="0"/>
                  <w:marTop w:val="0"/>
                  <w:marBottom w:val="0"/>
                  <w:divBdr>
                    <w:top w:val="none" w:sz="0" w:space="0" w:color="auto"/>
                    <w:left w:val="none" w:sz="0" w:space="0" w:color="auto"/>
                    <w:bottom w:val="none" w:sz="0" w:space="0" w:color="auto"/>
                    <w:right w:val="none" w:sz="0" w:space="0" w:color="auto"/>
                  </w:divBdr>
                </w:div>
                <w:div w:id="1013266884">
                  <w:marLeft w:val="0"/>
                  <w:marRight w:val="0"/>
                  <w:marTop w:val="0"/>
                  <w:marBottom w:val="0"/>
                  <w:divBdr>
                    <w:top w:val="none" w:sz="0" w:space="0" w:color="auto"/>
                    <w:left w:val="none" w:sz="0" w:space="0" w:color="auto"/>
                    <w:bottom w:val="none" w:sz="0" w:space="0" w:color="auto"/>
                    <w:right w:val="none" w:sz="0" w:space="0" w:color="auto"/>
                  </w:divBdr>
                </w:div>
                <w:div w:id="1016923856">
                  <w:marLeft w:val="0"/>
                  <w:marRight w:val="0"/>
                  <w:marTop w:val="0"/>
                  <w:marBottom w:val="0"/>
                  <w:divBdr>
                    <w:top w:val="none" w:sz="0" w:space="0" w:color="auto"/>
                    <w:left w:val="none" w:sz="0" w:space="0" w:color="auto"/>
                    <w:bottom w:val="none" w:sz="0" w:space="0" w:color="auto"/>
                    <w:right w:val="none" w:sz="0" w:space="0" w:color="auto"/>
                  </w:divBdr>
                </w:div>
                <w:div w:id="1031758550">
                  <w:marLeft w:val="0"/>
                  <w:marRight w:val="0"/>
                  <w:marTop w:val="0"/>
                  <w:marBottom w:val="0"/>
                  <w:divBdr>
                    <w:top w:val="none" w:sz="0" w:space="0" w:color="auto"/>
                    <w:left w:val="none" w:sz="0" w:space="0" w:color="auto"/>
                    <w:bottom w:val="none" w:sz="0" w:space="0" w:color="auto"/>
                    <w:right w:val="none" w:sz="0" w:space="0" w:color="auto"/>
                  </w:divBdr>
                </w:div>
                <w:div w:id="1035735560">
                  <w:marLeft w:val="0"/>
                  <w:marRight w:val="0"/>
                  <w:marTop w:val="0"/>
                  <w:marBottom w:val="0"/>
                  <w:divBdr>
                    <w:top w:val="none" w:sz="0" w:space="0" w:color="auto"/>
                    <w:left w:val="none" w:sz="0" w:space="0" w:color="auto"/>
                    <w:bottom w:val="none" w:sz="0" w:space="0" w:color="auto"/>
                    <w:right w:val="none" w:sz="0" w:space="0" w:color="auto"/>
                  </w:divBdr>
                </w:div>
                <w:div w:id="1037047598">
                  <w:marLeft w:val="0"/>
                  <w:marRight w:val="0"/>
                  <w:marTop w:val="0"/>
                  <w:marBottom w:val="0"/>
                  <w:divBdr>
                    <w:top w:val="none" w:sz="0" w:space="0" w:color="auto"/>
                    <w:left w:val="none" w:sz="0" w:space="0" w:color="auto"/>
                    <w:bottom w:val="none" w:sz="0" w:space="0" w:color="auto"/>
                    <w:right w:val="none" w:sz="0" w:space="0" w:color="auto"/>
                  </w:divBdr>
                </w:div>
                <w:div w:id="1037974857">
                  <w:marLeft w:val="0"/>
                  <w:marRight w:val="0"/>
                  <w:marTop w:val="0"/>
                  <w:marBottom w:val="0"/>
                  <w:divBdr>
                    <w:top w:val="none" w:sz="0" w:space="0" w:color="auto"/>
                    <w:left w:val="none" w:sz="0" w:space="0" w:color="auto"/>
                    <w:bottom w:val="none" w:sz="0" w:space="0" w:color="auto"/>
                    <w:right w:val="none" w:sz="0" w:space="0" w:color="auto"/>
                  </w:divBdr>
                </w:div>
                <w:div w:id="1071806928">
                  <w:marLeft w:val="0"/>
                  <w:marRight w:val="0"/>
                  <w:marTop w:val="0"/>
                  <w:marBottom w:val="0"/>
                  <w:divBdr>
                    <w:top w:val="none" w:sz="0" w:space="0" w:color="auto"/>
                    <w:left w:val="none" w:sz="0" w:space="0" w:color="auto"/>
                    <w:bottom w:val="none" w:sz="0" w:space="0" w:color="auto"/>
                    <w:right w:val="none" w:sz="0" w:space="0" w:color="auto"/>
                  </w:divBdr>
                </w:div>
                <w:div w:id="1081104884">
                  <w:marLeft w:val="0"/>
                  <w:marRight w:val="0"/>
                  <w:marTop w:val="0"/>
                  <w:marBottom w:val="0"/>
                  <w:divBdr>
                    <w:top w:val="none" w:sz="0" w:space="0" w:color="auto"/>
                    <w:left w:val="none" w:sz="0" w:space="0" w:color="auto"/>
                    <w:bottom w:val="none" w:sz="0" w:space="0" w:color="auto"/>
                    <w:right w:val="none" w:sz="0" w:space="0" w:color="auto"/>
                  </w:divBdr>
                </w:div>
                <w:div w:id="1148136327">
                  <w:marLeft w:val="0"/>
                  <w:marRight w:val="0"/>
                  <w:marTop w:val="0"/>
                  <w:marBottom w:val="0"/>
                  <w:divBdr>
                    <w:top w:val="none" w:sz="0" w:space="0" w:color="auto"/>
                    <w:left w:val="none" w:sz="0" w:space="0" w:color="auto"/>
                    <w:bottom w:val="none" w:sz="0" w:space="0" w:color="auto"/>
                    <w:right w:val="none" w:sz="0" w:space="0" w:color="auto"/>
                  </w:divBdr>
                </w:div>
                <w:div w:id="1163282417">
                  <w:marLeft w:val="0"/>
                  <w:marRight w:val="0"/>
                  <w:marTop w:val="0"/>
                  <w:marBottom w:val="0"/>
                  <w:divBdr>
                    <w:top w:val="none" w:sz="0" w:space="0" w:color="auto"/>
                    <w:left w:val="none" w:sz="0" w:space="0" w:color="auto"/>
                    <w:bottom w:val="none" w:sz="0" w:space="0" w:color="auto"/>
                    <w:right w:val="none" w:sz="0" w:space="0" w:color="auto"/>
                  </w:divBdr>
                </w:div>
                <w:div w:id="1203711458">
                  <w:marLeft w:val="0"/>
                  <w:marRight w:val="0"/>
                  <w:marTop w:val="0"/>
                  <w:marBottom w:val="0"/>
                  <w:divBdr>
                    <w:top w:val="none" w:sz="0" w:space="0" w:color="auto"/>
                    <w:left w:val="none" w:sz="0" w:space="0" w:color="auto"/>
                    <w:bottom w:val="none" w:sz="0" w:space="0" w:color="auto"/>
                    <w:right w:val="none" w:sz="0" w:space="0" w:color="auto"/>
                  </w:divBdr>
                </w:div>
                <w:div w:id="1206722899">
                  <w:marLeft w:val="0"/>
                  <w:marRight w:val="0"/>
                  <w:marTop w:val="0"/>
                  <w:marBottom w:val="0"/>
                  <w:divBdr>
                    <w:top w:val="none" w:sz="0" w:space="0" w:color="auto"/>
                    <w:left w:val="none" w:sz="0" w:space="0" w:color="auto"/>
                    <w:bottom w:val="none" w:sz="0" w:space="0" w:color="auto"/>
                    <w:right w:val="none" w:sz="0" w:space="0" w:color="auto"/>
                  </w:divBdr>
                </w:div>
                <w:div w:id="1222250917">
                  <w:marLeft w:val="0"/>
                  <w:marRight w:val="0"/>
                  <w:marTop w:val="0"/>
                  <w:marBottom w:val="0"/>
                  <w:divBdr>
                    <w:top w:val="none" w:sz="0" w:space="0" w:color="auto"/>
                    <w:left w:val="none" w:sz="0" w:space="0" w:color="auto"/>
                    <w:bottom w:val="none" w:sz="0" w:space="0" w:color="auto"/>
                    <w:right w:val="none" w:sz="0" w:space="0" w:color="auto"/>
                  </w:divBdr>
                </w:div>
                <w:div w:id="1231188244">
                  <w:marLeft w:val="0"/>
                  <w:marRight w:val="0"/>
                  <w:marTop w:val="0"/>
                  <w:marBottom w:val="0"/>
                  <w:divBdr>
                    <w:top w:val="none" w:sz="0" w:space="0" w:color="auto"/>
                    <w:left w:val="none" w:sz="0" w:space="0" w:color="auto"/>
                    <w:bottom w:val="none" w:sz="0" w:space="0" w:color="auto"/>
                    <w:right w:val="none" w:sz="0" w:space="0" w:color="auto"/>
                  </w:divBdr>
                </w:div>
                <w:div w:id="1236010962">
                  <w:marLeft w:val="0"/>
                  <w:marRight w:val="0"/>
                  <w:marTop w:val="0"/>
                  <w:marBottom w:val="0"/>
                  <w:divBdr>
                    <w:top w:val="none" w:sz="0" w:space="0" w:color="auto"/>
                    <w:left w:val="none" w:sz="0" w:space="0" w:color="auto"/>
                    <w:bottom w:val="none" w:sz="0" w:space="0" w:color="auto"/>
                    <w:right w:val="none" w:sz="0" w:space="0" w:color="auto"/>
                  </w:divBdr>
                </w:div>
                <w:div w:id="1257595883">
                  <w:marLeft w:val="0"/>
                  <w:marRight w:val="0"/>
                  <w:marTop w:val="0"/>
                  <w:marBottom w:val="0"/>
                  <w:divBdr>
                    <w:top w:val="none" w:sz="0" w:space="0" w:color="auto"/>
                    <w:left w:val="none" w:sz="0" w:space="0" w:color="auto"/>
                    <w:bottom w:val="none" w:sz="0" w:space="0" w:color="auto"/>
                    <w:right w:val="none" w:sz="0" w:space="0" w:color="auto"/>
                  </w:divBdr>
                </w:div>
                <w:div w:id="1281570778">
                  <w:marLeft w:val="0"/>
                  <w:marRight w:val="0"/>
                  <w:marTop w:val="0"/>
                  <w:marBottom w:val="0"/>
                  <w:divBdr>
                    <w:top w:val="none" w:sz="0" w:space="0" w:color="auto"/>
                    <w:left w:val="none" w:sz="0" w:space="0" w:color="auto"/>
                    <w:bottom w:val="none" w:sz="0" w:space="0" w:color="auto"/>
                    <w:right w:val="none" w:sz="0" w:space="0" w:color="auto"/>
                  </w:divBdr>
                </w:div>
                <w:div w:id="1288389939">
                  <w:marLeft w:val="0"/>
                  <w:marRight w:val="0"/>
                  <w:marTop w:val="0"/>
                  <w:marBottom w:val="0"/>
                  <w:divBdr>
                    <w:top w:val="none" w:sz="0" w:space="0" w:color="auto"/>
                    <w:left w:val="none" w:sz="0" w:space="0" w:color="auto"/>
                    <w:bottom w:val="none" w:sz="0" w:space="0" w:color="auto"/>
                    <w:right w:val="none" w:sz="0" w:space="0" w:color="auto"/>
                  </w:divBdr>
                </w:div>
                <w:div w:id="1300065504">
                  <w:marLeft w:val="0"/>
                  <w:marRight w:val="0"/>
                  <w:marTop w:val="0"/>
                  <w:marBottom w:val="0"/>
                  <w:divBdr>
                    <w:top w:val="none" w:sz="0" w:space="0" w:color="auto"/>
                    <w:left w:val="none" w:sz="0" w:space="0" w:color="auto"/>
                    <w:bottom w:val="none" w:sz="0" w:space="0" w:color="auto"/>
                    <w:right w:val="none" w:sz="0" w:space="0" w:color="auto"/>
                  </w:divBdr>
                </w:div>
                <w:div w:id="1344432426">
                  <w:marLeft w:val="0"/>
                  <w:marRight w:val="0"/>
                  <w:marTop w:val="0"/>
                  <w:marBottom w:val="0"/>
                  <w:divBdr>
                    <w:top w:val="none" w:sz="0" w:space="0" w:color="auto"/>
                    <w:left w:val="none" w:sz="0" w:space="0" w:color="auto"/>
                    <w:bottom w:val="none" w:sz="0" w:space="0" w:color="auto"/>
                    <w:right w:val="none" w:sz="0" w:space="0" w:color="auto"/>
                  </w:divBdr>
                </w:div>
                <w:div w:id="1351950964">
                  <w:marLeft w:val="0"/>
                  <w:marRight w:val="0"/>
                  <w:marTop w:val="0"/>
                  <w:marBottom w:val="0"/>
                  <w:divBdr>
                    <w:top w:val="none" w:sz="0" w:space="0" w:color="auto"/>
                    <w:left w:val="none" w:sz="0" w:space="0" w:color="auto"/>
                    <w:bottom w:val="none" w:sz="0" w:space="0" w:color="auto"/>
                    <w:right w:val="none" w:sz="0" w:space="0" w:color="auto"/>
                  </w:divBdr>
                </w:div>
                <w:div w:id="1376348285">
                  <w:marLeft w:val="0"/>
                  <w:marRight w:val="0"/>
                  <w:marTop w:val="0"/>
                  <w:marBottom w:val="0"/>
                  <w:divBdr>
                    <w:top w:val="none" w:sz="0" w:space="0" w:color="auto"/>
                    <w:left w:val="none" w:sz="0" w:space="0" w:color="auto"/>
                    <w:bottom w:val="none" w:sz="0" w:space="0" w:color="auto"/>
                    <w:right w:val="none" w:sz="0" w:space="0" w:color="auto"/>
                  </w:divBdr>
                </w:div>
                <w:div w:id="1403336517">
                  <w:marLeft w:val="0"/>
                  <w:marRight w:val="0"/>
                  <w:marTop w:val="0"/>
                  <w:marBottom w:val="0"/>
                  <w:divBdr>
                    <w:top w:val="none" w:sz="0" w:space="0" w:color="auto"/>
                    <w:left w:val="none" w:sz="0" w:space="0" w:color="auto"/>
                    <w:bottom w:val="none" w:sz="0" w:space="0" w:color="auto"/>
                    <w:right w:val="none" w:sz="0" w:space="0" w:color="auto"/>
                  </w:divBdr>
                </w:div>
                <w:div w:id="1516307826">
                  <w:marLeft w:val="0"/>
                  <w:marRight w:val="0"/>
                  <w:marTop w:val="0"/>
                  <w:marBottom w:val="0"/>
                  <w:divBdr>
                    <w:top w:val="none" w:sz="0" w:space="0" w:color="auto"/>
                    <w:left w:val="none" w:sz="0" w:space="0" w:color="auto"/>
                    <w:bottom w:val="none" w:sz="0" w:space="0" w:color="auto"/>
                    <w:right w:val="none" w:sz="0" w:space="0" w:color="auto"/>
                  </w:divBdr>
                </w:div>
                <w:div w:id="1525483740">
                  <w:marLeft w:val="0"/>
                  <w:marRight w:val="0"/>
                  <w:marTop w:val="0"/>
                  <w:marBottom w:val="0"/>
                  <w:divBdr>
                    <w:top w:val="none" w:sz="0" w:space="0" w:color="auto"/>
                    <w:left w:val="none" w:sz="0" w:space="0" w:color="auto"/>
                    <w:bottom w:val="none" w:sz="0" w:space="0" w:color="auto"/>
                    <w:right w:val="none" w:sz="0" w:space="0" w:color="auto"/>
                  </w:divBdr>
                </w:div>
                <w:div w:id="1532961953">
                  <w:marLeft w:val="0"/>
                  <w:marRight w:val="0"/>
                  <w:marTop w:val="0"/>
                  <w:marBottom w:val="0"/>
                  <w:divBdr>
                    <w:top w:val="none" w:sz="0" w:space="0" w:color="auto"/>
                    <w:left w:val="none" w:sz="0" w:space="0" w:color="auto"/>
                    <w:bottom w:val="none" w:sz="0" w:space="0" w:color="auto"/>
                    <w:right w:val="none" w:sz="0" w:space="0" w:color="auto"/>
                  </w:divBdr>
                </w:div>
                <w:div w:id="1566338274">
                  <w:marLeft w:val="0"/>
                  <w:marRight w:val="0"/>
                  <w:marTop w:val="0"/>
                  <w:marBottom w:val="0"/>
                  <w:divBdr>
                    <w:top w:val="none" w:sz="0" w:space="0" w:color="auto"/>
                    <w:left w:val="none" w:sz="0" w:space="0" w:color="auto"/>
                    <w:bottom w:val="none" w:sz="0" w:space="0" w:color="auto"/>
                    <w:right w:val="none" w:sz="0" w:space="0" w:color="auto"/>
                  </w:divBdr>
                </w:div>
                <w:div w:id="1661495483">
                  <w:marLeft w:val="0"/>
                  <w:marRight w:val="0"/>
                  <w:marTop w:val="0"/>
                  <w:marBottom w:val="0"/>
                  <w:divBdr>
                    <w:top w:val="none" w:sz="0" w:space="0" w:color="auto"/>
                    <w:left w:val="none" w:sz="0" w:space="0" w:color="auto"/>
                    <w:bottom w:val="none" w:sz="0" w:space="0" w:color="auto"/>
                    <w:right w:val="none" w:sz="0" w:space="0" w:color="auto"/>
                  </w:divBdr>
                </w:div>
                <w:div w:id="1671562200">
                  <w:marLeft w:val="0"/>
                  <w:marRight w:val="0"/>
                  <w:marTop w:val="0"/>
                  <w:marBottom w:val="0"/>
                  <w:divBdr>
                    <w:top w:val="none" w:sz="0" w:space="0" w:color="auto"/>
                    <w:left w:val="none" w:sz="0" w:space="0" w:color="auto"/>
                    <w:bottom w:val="none" w:sz="0" w:space="0" w:color="auto"/>
                    <w:right w:val="none" w:sz="0" w:space="0" w:color="auto"/>
                  </w:divBdr>
                </w:div>
                <w:div w:id="1675916429">
                  <w:marLeft w:val="0"/>
                  <w:marRight w:val="0"/>
                  <w:marTop w:val="0"/>
                  <w:marBottom w:val="0"/>
                  <w:divBdr>
                    <w:top w:val="none" w:sz="0" w:space="0" w:color="auto"/>
                    <w:left w:val="none" w:sz="0" w:space="0" w:color="auto"/>
                    <w:bottom w:val="none" w:sz="0" w:space="0" w:color="auto"/>
                    <w:right w:val="none" w:sz="0" w:space="0" w:color="auto"/>
                  </w:divBdr>
                </w:div>
                <w:div w:id="1725444650">
                  <w:marLeft w:val="0"/>
                  <w:marRight w:val="0"/>
                  <w:marTop w:val="0"/>
                  <w:marBottom w:val="0"/>
                  <w:divBdr>
                    <w:top w:val="none" w:sz="0" w:space="0" w:color="auto"/>
                    <w:left w:val="none" w:sz="0" w:space="0" w:color="auto"/>
                    <w:bottom w:val="none" w:sz="0" w:space="0" w:color="auto"/>
                    <w:right w:val="none" w:sz="0" w:space="0" w:color="auto"/>
                  </w:divBdr>
                </w:div>
                <w:div w:id="1733194913">
                  <w:marLeft w:val="0"/>
                  <w:marRight w:val="0"/>
                  <w:marTop w:val="0"/>
                  <w:marBottom w:val="0"/>
                  <w:divBdr>
                    <w:top w:val="none" w:sz="0" w:space="0" w:color="auto"/>
                    <w:left w:val="none" w:sz="0" w:space="0" w:color="auto"/>
                    <w:bottom w:val="none" w:sz="0" w:space="0" w:color="auto"/>
                    <w:right w:val="none" w:sz="0" w:space="0" w:color="auto"/>
                  </w:divBdr>
                </w:div>
                <w:div w:id="1733967256">
                  <w:marLeft w:val="0"/>
                  <w:marRight w:val="0"/>
                  <w:marTop w:val="0"/>
                  <w:marBottom w:val="0"/>
                  <w:divBdr>
                    <w:top w:val="none" w:sz="0" w:space="0" w:color="auto"/>
                    <w:left w:val="none" w:sz="0" w:space="0" w:color="auto"/>
                    <w:bottom w:val="none" w:sz="0" w:space="0" w:color="auto"/>
                    <w:right w:val="none" w:sz="0" w:space="0" w:color="auto"/>
                  </w:divBdr>
                </w:div>
                <w:div w:id="1755584200">
                  <w:marLeft w:val="0"/>
                  <w:marRight w:val="0"/>
                  <w:marTop w:val="0"/>
                  <w:marBottom w:val="0"/>
                  <w:divBdr>
                    <w:top w:val="none" w:sz="0" w:space="0" w:color="auto"/>
                    <w:left w:val="none" w:sz="0" w:space="0" w:color="auto"/>
                    <w:bottom w:val="none" w:sz="0" w:space="0" w:color="auto"/>
                    <w:right w:val="none" w:sz="0" w:space="0" w:color="auto"/>
                  </w:divBdr>
                </w:div>
                <w:div w:id="1759325274">
                  <w:marLeft w:val="0"/>
                  <w:marRight w:val="0"/>
                  <w:marTop w:val="0"/>
                  <w:marBottom w:val="0"/>
                  <w:divBdr>
                    <w:top w:val="none" w:sz="0" w:space="0" w:color="auto"/>
                    <w:left w:val="none" w:sz="0" w:space="0" w:color="auto"/>
                    <w:bottom w:val="none" w:sz="0" w:space="0" w:color="auto"/>
                    <w:right w:val="none" w:sz="0" w:space="0" w:color="auto"/>
                  </w:divBdr>
                </w:div>
                <w:div w:id="1787966306">
                  <w:marLeft w:val="0"/>
                  <w:marRight w:val="0"/>
                  <w:marTop w:val="0"/>
                  <w:marBottom w:val="0"/>
                  <w:divBdr>
                    <w:top w:val="none" w:sz="0" w:space="0" w:color="auto"/>
                    <w:left w:val="none" w:sz="0" w:space="0" w:color="auto"/>
                    <w:bottom w:val="none" w:sz="0" w:space="0" w:color="auto"/>
                    <w:right w:val="none" w:sz="0" w:space="0" w:color="auto"/>
                  </w:divBdr>
                </w:div>
                <w:div w:id="1797139578">
                  <w:marLeft w:val="0"/>
                  <w:marRight w:val="0"/>
                  <w:marTop w:val="0"/>
                  <w:marBottom w:val="0"/>
                  <w:divBdr>
                    <w:top w:val="none" w:sz="0" w:space="0" w:color="auto"/>
                    <w:left w:val="none" w:sz="0" w:space="0" w:color="auto"/>
                    <w:bottom w:val="none" w:sz="0" w:space="0" w:color="auto"/>
                    <w:right w:val="none" w:sz="0" w:space="0" w:color="auto"/>
                  </w:divBdr>
                </w:div>
                <w:div w:id="1830634226">
                  <w:marLeft w:val="0"/>
                  <w:marRight w:val="0"/>
                  <w:marTop w:val="0"/>
                  <w:marBottom w:val="0"/>
                  <w:divBdr>
                    <w:top w:val="none" w:sz="0" w:space="0" w:color="auto"/>
                    <w:left w:val="none" w:sz="0" w:space="0" w:color="auto"/>
                    <w:bottom w:val="none" w:sz="0" w:space="0" w:color="auto"/>
                    <w:right w:val="none" w:sz="0" w:space="0" w:color="auto"/>
                  </w:divBdr>
                </w:div>
                <w:div w:id="1864593381">
                  <w:marLeft w:val="0"/>
                  <w:marRight w:val="0"/>
                  <w:marTop w:val="0"/>
                  <w:marBottom w:val="0"/>
                  <w:divBdr>
                    <w:top w:val="none" w:sz="0" w:space="0" w:color="auto"/>
                    <w:left w:val="none" w:sz="0" w:space="0" w:color="auto"/>
                    <w:bottom w:val="none" w:sz="0" w:space="0" w:color="auto"/>
                    <w:right w:val="none" w:sz="0" w:space="0" w:color="auto"/>
                  </w:divBdr>
                </w:div>
                <w:div w:id="1895726439">
                  <w:marLeft w:val="0"/>
                  <w:marRight w:val="0"/>
                  <w:marTop w:val="0"/>
                  <w:marBottom w:val="0"/>
                  <w:divBdr>
                    <w:top w:val="none" w:sz="0" w:space="0" w:color="auto"/>
                    <w:left w:val="none" w:sz="0" w:space="0" w:color="auto"/>
                    <w:bottom w:val="none" w:sz="0" w:space="0" w:color="auto"/>
                    <w:right w:val="none" w:sz="0" w:space="0" w:color="auto"/>
                  </w:divBdr>
                </w:div>
                <w:div w:id="1926112907">
                  <w:marLeft w:val="0"/>
                  <w:marRight w:val="0"/>
                  <w:marTop w:val="0"/>
                  <w:marBottom w:val="0"/>
                  <w:divBdr>
                    <w:top w:val="none" w:sz="0" w:space="0" w:color="auto"/>
                    <w:left w:val="none" w:sz="0" w:space="0" w:color="auto"/>
                    <w:bottom w:val="none" w:sz="0" w:space="0" w:color="auto"/>
                    <w:right w:val="none" w:sz="0" w:space="0" w:color="auto"/>
                  </w:divBdr>
                </w:div>
                <w:div w:id="2032610884">
                  <w:marLeft w:val="0"/>
                  <w:marRight w:val="0"/>
                  <w:marTop w:val="0"/>
                  <w:marBottom w:val="0"/>
                  <w:divBdr>
                    <w:top w:val="none" w:sz="0" w:space="0" w:color="auto"/>
                    <w:left w:val="none" w:sz="0" w:space="0" w:color="auto"/>
                    <w:bottom w:val="none" w:sz="0" w:space="0" w:color="auto"/>
                    <w:right w:val="none" w:sz="0" w:space="0" w:color="auto"/>
                  </w:divBdr>
                </w:div>
                <w:div w:id="2055423847">
                  <w:marLeft w:val="0"/>
                  <w:marRight w:val="0"/>
                  <w:marTop w:val="0"/>
                  <w:marBottom w:val="0"/>
                  <w:divBdr>
                    <w:top w:val="none" w:sz="0" w:space="0" w:color="auto"/>
                    <w:left w:val="none" w:sz="0" w:space="0" w:color="auto"/>
                    <w:bottom w:val="none" w:sz="0" w:space="0" w:color="auto"/>
                    <w:right w:val="none" w:sz="0" w:space="0" w:color="auto"/>
                  </w:divBdr>
                </w:div>
                <w:div w:id="2099400110">
                  <w:marLeft w:val="0"/>
                  <w:marRight w:val="0"/>
                  <w:marTop w:val="0"/>
                  <w:marBottom w:val="0"/>
                  <w:divBdr>
                    <w:top w:val="none" w:sz="0" w:space="0" w:color="auto"/>
                    <w:left w:val="none" w:sz="0" w:space="0" w:color="auto"/>
                    <w:bottom w:val="none" w:sz="0" w:space="0" w:color="auto"/>
                    <w:right w:val="none" w:sz="0" w:space="0" w:color="auto"/>
                  </w:divBdr>
                </w:div>
                <w:div w:id="2112968176">
                  <w:marLeft w:val="0"/>
                  <w:marRight w:val="0"/>
                  <w:marTop w:val="0"/>
                  <w:marBottom w:val="0"/>
                  <w:divBdr>
                    <w:top w:val="none" w:sz="0" w:space="0" w:color="auto"/>
                    <w:left w:val="none" w:sz="0" w:space="0" w:color="auto"/>
                    <w:bottom w:val="none" w:sz="0" w:space="0" w:color="auto"/>
                    <w:right w:val="none" w:sz="0" w:space="0" w:color="auto"/>
                  </w:divBdr>
                </w:div>
              </w:divsChild>
            </w:div>
            <w:div w:id="722406184">
              <w:marLeft w:val="0"/>
              <w:marRight w:val="0"/>
              <w:marTop w:val="0"/>
              <w:marBottom w:val="0"/>
              <w:divBdr>
                <w:top w:val="none" w:sz="0" w:space="0" w:color="auto"/>
                <w:left w:val="none" w:sz="0" w:space="0" w:color="auto"/>
                <w:bottom w:val="none" w:sz="0" w:space="0" w:color="auto"/>
                <w:right w:val="none" w:sz="0" w:space="0" w:color="auto"/>
              </w:divBdr>
            </w:div>
            <w:div w:id="723600902">
              <w:marLeft w:val="0"/>
              <w:marRight w:val="0"/>
              <w:marTop w:val="0"/>
              <w:marBottom w:val="0"/>
              <w:divBdr>
                <w:top w:val="none" w:sz="0" w:space="0" w:color="auto"/>
                <w:left w:val="none" w:sz="0" w:space="0" w:color="auto"/>
                <w:bottom w:val="none" w:sz="0" w:space="0" w:color="auto"/>
                <w:right w:val="none" w:sz="0" w:space="0" w:color="auto"/>
              </w:divBdr>
            </w:div>
            <w:div w:id="724378934">
              <w:marLeft w:val="0"/>
              <w:marRight w:val="0"/>
              <w:marTop w:val="0"/>
              <w:marBottom w:val="0"/>
              <w:divBdr>
                <w:top w:val="none" w:sz="0" w:space="0" w:color="auto"/>
                <w:left w:val="none" w:sz="0" w:space="0" w:color="auto"/>
                <w:bottom w:val="none" w:sz="0" w:space="0" w:color="auto"/>
                <w:right w:val="none" w:sz="0" w:space="0" w:color="auto"/>
              </w:divBdr>
            </w:div>
            <w:div w:id="724766508">
              <w:marLeft w:val="0"/>
              <w:marRight w:val="0"/>
              <w:marTop w:val="0"/>
              <w:marBottom w:val="0"/>
              <w:divBdr>
                <w:top w:val="none" w:sz="0" w:space="0" w:color="auto"/>
                <w:left w:val="none" w:sz="0" w:space="0" w:color="auto"/>
                <w:bottom w:val="none" w:sz="0" w:space="0" w:color="auto"/>
                <w:right w:val="none" w:sz="0" w:space="0" w:color="auto"/>
              </w:divBdr>
            </w:div>
            <w:div w:id="726950602">
              <w:marLeft w:val="0"/>
              <w:marRight w:val="0"/>
              <w:marTop w:val="0"/>
              <w:marBottom w:val="0"/>
              <w:divBdr>
                <w:top w:val="none" w:sz="0" w:space="0" w:color="auto"/>
                <w:left w:val="none" w:sz="0" w:space="0" w:color="auto"/>
                <w:bottom w:val="none" w:sz="0" w:space="0" w:color="auto"/>
                <w:right w:val="none" w:sz="0" w:space="0" w:color="auto"/>
              </w:divBdr>
            </w:div>
            <w:div w:id="727189591">
              <w:marLeft w:val="0"/>
              <w:marRight w:val="0"/>
              <w:marTop w:val="0"/>
              <w:marBottom w:val="0"/>
              <w:divBdr>
                <w:top w:val="none" w:sz="0" w:space="0" w:color="auto"/>
                <w:left w:val="none" w:sz="0" w:space="0" w:color="auto"/>
                <w:bottom w:val="none" w:sz="0" w:space="0" w:color="auto"/>
                <w:right w:val="none" w:sz="0" w:space="0" w:color="auto"/>
              </w:divBdr>
            </w:div>
            <w:div w:id="731581923">
              <w:marLeft w:val="0"/>
              <w:marRight w:val="0"/>
              <w:marTop w:val="0"/>
              <w:marBottom w:val="0"/>
              <w:divBdr>
                <w:top w:val="none" w:sz="0" w:space="0" w:color="auto"/>
                <w:left w:val="none" w:sz="0" w:space="0" w:color="auto"/>
                <w:bottom w:val="none" w:sz="0" w:space="0" w:color="auto"/>
                <w:right w:val="none" w:sz="0" w:space="0" w:color="auto"/>
              </w:divBdr>
            </w:div>
            <w:div w:id="732123456">
              <w:marLeft w:val="0"/>
              <w:marRight w:val="0"/>
              <w:marTop w:val="0"/>
              <w:marBottom w:val="0"/>
              <w:divBdr>
                <w:top w:val="none" w:sz="0" w:space="0" w:color="auto"/>
                <w:left w:val="none" w:sz="0" w:space="0" w:color="auto"/>
                <w:bottom w:val="none" w:sz="0" w:space="0" w:color="auto"/>
                <w:right w:val="none" w:sz="0" w:space="0" w:color="auto"/>
              </w:divBdr>
            </w:div>
            <w:div w:id="732582354">
              <w:marLeft w:val="0"/>
              <w:marRight w:val="0"/>
              <w:marTop w:val="0"/>
              <w:marBottom w:val="0"/>
              <w:divBdr>
                <w:top w:val="none" w:sz="0" w:space="0" w:color="auto"/>
                <w:left w:val="none" w:sz="0" w:space="0" w:color="auto"/>
                <w:bottom w:val="none" w:sz="0" w:space="0" w:color="auto"/>
                <w:right w:val="none" w:sz="0" w:space="0" w:color="auto"/>
              </w:divBdr>
            </w:div>
            <w:div w:id="733818136">
              <w:marLeft w:val="0"/>
              <w:marRight w:val="0"/>
              <w:marTop w:val="0"/>
              <w:marBottom w:val="0"/>
              <w:divBdr>
                <w:top w:val="none" w:sz="0" w:space="0" w:color="auto"/>
                <w:left w:val="none" w:sz="0" w:space="0" w:color="auto"/>
                <w:bottom w:val="none" w:sz="0" w:space="0" w:color="auto"/>
                <w:right w:val="none" w:sz="0" w:space="0" w:color="auto"/>
              </w:divBdr>
            </w:div>
            <w:div w:id="740518378">
              <w:marLeft w:val="0"/>
              <w:marRight w:val="0"/>
              <w:marTop w:val="0"/>
              <w:marBottom w:val="0"/>
              <w:divBdr>
                <w:top w:val="none" w:sz="0" w:space="0" w:color="auto"/>
                <w:left w:val="none" w:sz="0" w:space="0" w:color="auto"/>
                <w:bottom w:val="none" w:sz="0" w:space="0" w:color="auto"/>
                <w:right w:val="none" w:sz="0" w:space="0" w:color="auto"/>
              </w:divBdr>
            </w:div>
            <w:div w:id="742801824">
              <w:marLeft w:val="0"/>
              <w:marRight w:val="0"/>
              <w:marTop w:val="0"/>
              <w:marBottom w:val="0"/>
              <w:divBdr>
                <w:top w:val="none" w:sz="0" w:space="0" w:color="auto"/>
                <w:left w:val="none" w:sz="0" w:space="0" w:color="auto"/>
                <w:bottom w:val="none" w:sz="0" w:space="0" w:color="auto"/>
                <w:right w:val="none" w:sz="0" w:space="0" w:color="auto"/>
              </w:divBdr>
            </w:div>
            <w:div w:id="743648460">
              <w:marLeft w:val="0"/>
              <w:marRight w:val="0"/>
              <w:marTop w:val="0"/>
              <w:marBottom w:val="0"/>
              <w:divBdr>
                <w:top w:val="none" w:sz="0" w:space="0" w:color="auto"/>
                <w:left w:val="none" w:sz="0" w:space="0" w:color="auto"/>
                <w:bottom w:val="none" w:sz="0" w:space="0" w:color="auto"/>
                <w:right w:val="none" w:sz="0" w:space="0" w:color="auto"/>
              </w:divBdr>
            </w:div>
            <w:div w:id="745227988">
              <w:marLeft w:val="0"/>
              <w:marRight w:val="0"/>
              <w:marTop w:val="360"/>
              <w:marBottom w:val="0"/>
              <w:divBdr>
                <w:top w:val="single" w:sz="6" w:space="0" w:color="auto"/>
                <w:left w:val="single" w:sz="6" w:space="0" w:color="auto"/>
                <w:bottom w:val="single" w:sz="6" w:space="0" w:color="auto"/>
                <w:right w:val="single" w:sz="6" w:space="0" w:color="auto"/>
              </w:divBdr>
            </w:div>
            <w:div w:id="745300617">
              <w:marLeft w:val="0"/>
              <w:marRight w:val="0"/>
              <w:marTop w:val="0"/>
              <w:marBottom w:val="0"/>
              <w:divBdr>
                <w:top w:val="none" w:sz="0" w:space="0" w:color="auto"/>
                <w:left w:val="none" w:sz="0" w:space="0" w:color="auto"/>
                <w:bottom w:val="none" w:sz="0" w:space="0" w:color="auto"/>
                <w:right w:val="none" w:sz="0" w:space="0" w:color="auto"/>
              </w:divBdr>
            </w:div>
            <w:div w:id="748621123">
              <w:marLeft w:val="0"/>
              <w:marRight w:val="0"/>
              <w:marTop w:val="0"/>
              <w:marBottom w:val="0"/>
              <w:divBdr>
                <w:top w:val="none" w:sz="0" w:space="0" w:color="auto"/>
                <w:left w:val="none" w:sz="0" w:space="0" w:color="auto"/>
                <w:bottom w:val="none" w:sz="0" w:space="0" w:color="auto"/>
                <w:right w:val="none" w:sz="0" w:space="0" w:color="auto"/>
              </w:divBdr>
            </w:div>
            <w:div w:id="750856184">
              <w:marLeft w:val="0"/>
              <w:marRight w:val="0"/>
              <w:marTop w:val="0"/>
              <w:marBottom w:val="0"/>
              <w:divBdr>
                <w:top w:val="none" w:sz="0" w:space="0" w:color="auto"/>
                <w:left w:val="none" w:sz="0" w:space="0" w:color="auto"/>
                <w:bottom w:val="none" w:sz="0" w:space="0" w:color="auto"/>
                <w:right w:val="none" w:sz="0" w:space="0" w:color="auto"/>
              </w:divBdr>
            </w:div>
            <w:div w:id="752319109">
              <w:marLeft w:val="0"/>
              <w:marRight w:val="0"/>
              <w:marTop w:val="0"/>
              <w:marBottom w:val="0"/>
              <w:divBdr>
                <w:top w:val="none" w:sz="0" w:space="0" w:color="auto"/>
                <w:left w:val="none" w:sz="0" w:space="0" w:color="auto"/>
                <w:bottom w:val="none" w:sz="0" w:space="0" w:color="auto"/>
                <w:right w:val="none" w:sz="0" w:space="0" w:color="auto"/>
              </w:divBdr>
            </w:div>
            <w:div w:id="752556756">
              <w:marLeft w:val="0"/>
              <w:marRight w:val="0"/>
              <w:marTop w:val="0"/>
              <w:marBottom w:val="0"/>
              <w:divBdr>
                <w:top w:val="none" w:sz="0" w:space="0" w:color="auto"/>
                <w:left w:val="none" w:sz="0" w:space="0" w:color="auto"/>
                <w:bottom w:val="none" w:sz="0" w:space="0" w:color="auto"/>
                <w:right w:val="none" w:sz="0" w:space="0" w:color="auto"/>
              </w:divBdr>
            </w:div>
            <w:div w:id="753939233">
              <w:marLeft w:val="0"/>
              <w:marRight w:val="0"/>
              <w:marTop w:val="0"/>
              <w:marBottom w:val="0"/>
              <w:divBdr>
                <w:top w:val="none" w:sz="0" w:space="0" w:color="auto"/>
                <w:left w:val="none" w:sz="0" w:space="0" w:color="auto"/>
                <w:bottom w:val="none" w:sz="0" w:space="0" w:color="auto"/>
                <w:right w:val="none" w:sz="0" w:space="0" w:color="auto"/>
              </w:divBdr>
            </w:div>
            <w:div w:id="759762759">
              <w:marLeft w:val="0"/>
              <w:marRight w:val="0"/>
              <w:marTop w:val="0"/>
              <w:marBottom w:val="0"/>
              <w:divBdr>
                <w:top w:val="none" w:sz="0" w:space="0" w:color="auto"/>
                <w:left w:val="none" w:sz="0" w:space="0" w:color="auto"/>
                <w:bottom w:val="none" w:sz="0" w:space="0" w:color="auto"/>
                <w:right w:val="none" w:sz="0" w:space="0" w:color="auto"/>
              </w:divBdr>
            </w:div>
            <w:div w:id="765153289">
              <w:marLeft w:val="0"/>
              <w:marRight w:val="0"/>
              <w:marTop w:val="0"/>
              <w:marBottom w:val="0"/>
              <w:divBdr>
                <w:top w:val="none" w:sz="0" w:space="0" w:color="auto"/>
                <w:left w:val="none" w:sz="0" w:space="0" w:color="auto"/>
                <w:bottom w:val="none" w:sz="0" w:space="0" w:color="auto"/>
                <w:right w:val="none" w:sz="0" w:space="0" w:color="auto"/>
              </w:divBdr>
            </w:div>
            <w:div w:id="766315562">
              <w:marLeft w:val="0"/>
              <w:marRight w:val="0"/>
              <w:marTop w:val="0"/>
              <w:marBottom w:val="0"/>
              <w:divBdr>
                <w:top w:val="none" w:sz="0" w:space="0" w:color="auto"/>
                <w:left w:val="none" w:sz="0" w:space="0" w:color="auto"/>
                <w:bottom w:val="none" w:sz="0" w:space="0" w:color="auto"/>
                <w:right w:val="none" w:sz="0" w:space="0" w:color="auto"/>
              </w:divBdr>
            </w:div>
            <w:div w:id="768888399">
              <w:marLeft w:val="0"/>
              <w:marRight w:val="0"/>
              <w:marTop w:val="0"/>
              <w:marBottom w:val="0"/>
              <w:divBdr>
                <w:top w:val="none" w:sz="0" w:space="0" w:color="auto"/>
                <w:left w:val="none" w:sz="0" w:space="0" w:color="auto"/>
                <w:bottom w:val="none" w:sz="0" w:space="0" w:color="auto"/>
                <w:right w:val="none" w:sz="0" w:space="0" w:color="auto"/>
              </w:divBdr>
            </w:div>
            <w:div w:id="770706524">
              <w:marLeft w:val="0"/>
              <w:marRight w:val="0"/>
              <w:marTop w:val="0"/>
              <w:marBottom w:val="0"/>
              <w:divBdr>
                <w:top w:val="none" w:sz="0" w:space="0" w:color="auto"/>
                <w:left w:val="none" w:sz="0" w:space="0" w:color="auto"/>
                <w:bottom w:val="none" w:sz="0" w:space="0" w:color="auto"/>
                <w:right w:val="none" w:sz="0" w:space="0" w:color="auto"/>
              </w:divBdr>
            </w:div>
            <w:div w:id="775172588">
              <w:marLeft w:val="0"/>
              <w:marRight w:val="0"/>
              <w:marTop w:val="0"/>
              <w:marBottom w:val="0"/>
              <w:divBdr>
                <w:top w:val="none" w:sz="0" w:space="0" w:color="auto"/>
                <w:left w:val="none" w:sz="0" w:space="0" w:color="auto"/>
                <w:bottom w:val="none" w:sz="0" w:space="0" w:color="auto"/>
                <w:right w:val="none" w:sz="0" w:space="0" w:color="auto"/>
              </w:divBdr>
            </w:div>
            <w:div w:id="776944678">
              <w:marLeft w:val="0"/>
              <w:marRight w:val="0"/>
              <w:marTop w:val="0"/>
              <w:marBottom w:val="0"/>
              <w:divBdr>
                <w:top w:val="none" w:sz="0" w:space="0" w:color="auto"/>
                <w:left w:val="none" w:sz="0" w:space="0" w:color="auto"/>
                <w:bottom w:val="none" w:sz="0" w:space="0" w:color="auto"/>
                <w:right w:val="none" w:sz="0" w:space="0" w:color="auto"/>
              </w:divBdr>
            </w:div>
            <w:div w:id="777061168">
              <w:marLeft w:val="0"/>
              <w:marRight w:val="0"/>
              <w:marTop w:val="0"/>
              <w:marBottom w:val="0"/>
              <w:divBdr>
                <w:top w:val="none" w:sz="0" w:space="0" w:color="auto"/>
                <w:left w:val="none" w:sz="0" w:space="0" w:color="auto"/>
                <w:bottom w:val="none" w:sz="0" w:space="0" w:color="auto"/>
                <w:right w:val="none" w:sz="0" w:space="0" w:color="auto"/>
              </w:divBdr>
            </w:div>
            <w:div w:id="777141227">
              <w:marLeft w:val="0"/>
              <w:marRight w:val="0"/>
              <w:marTop w:val="0"/>
              <w:marBottom w:val="0"/>
              <w:divBdr>
                <w:top w:val="none" w:sz="0" w:space="0" w:color="auto"/>
                <w:left w:val="none" w:sz="0" w:space="0" w:color="auto"/>
                <w:bottom w:val="none" w:sz="0" w:space="0" w:color="auto"/>
                <w:right w:val="none" w:sz="0" w:space="0" w:color="auto"/>
              </w:divBdr>
            </w:div>
            <w:div w:id="777142707">
              <w:marLeft w:val="0"/>
              <w:marRight w:val="0"/>
              <w:marTop w:val="0"/>
              <w:marBottom w:val="0"/>
              <w:divBdr>
                <w:top w:val="none" w:sz="0" w:space="0" w:color="auto"/>
                <w:left w:val="none" w:sz="0" w:space="0" w:color="auto"/>
                <w:bottom w:val="none" w:sz="0" w:space="0" w:color="auto"/>
                <w:right w:val="none" w:sz="0" w:space="0" w:color="auto"/>
              </w:divBdr>
            </w:div>
            <w:div w:id="781147451">
              <w:marLeft w:val="0"/>
              <w:marRight w:val="0"/>
              <w:marTop w:val="0"/>
              <w:marBottom w:val="0"/>
              <w:divBdr>
                <w:top w:val="none" w:sz="0" w:space="0" w:color="auto"/>
                <w:left w:val="none" w:sz="0" w:space="0" w:color="auto"/>
                <w:bottom w:val="none" w:sz="0" w:space="0" w:color="auto"/>
                <w:right w:val="none" w:sz="0" w:space="0" w:color="auto"/>
              </w:divBdr>
            </w:div>
            <w:div w:id="781801086">
              <w:marLeft w:val="0"/>
              <w:marRight w:val="0"/>
              <w:marTop w:val="0"/>
              <w:marBottom w:val="0"/>
              <w:divBdr>
                <w:top w:val="none" w:sz="0" w:space="0" w:color="auto"/>
                <w:left w:val="none" w:sz="0" w:space="0" w:color="auto"/>
                <w:bottom w:val="none" w:sz="0" w:space="0" w:color="auto"/>
                <w:right w:val="none" w:sz="0" w:space="0" w:color="auto"/>
              </w:divBdr>
            </w:div>
            <w:div w:id="782261558">
              <w:marLeft w:val="0"/>
              <w:marRight w:val="0"/>
              <w:marTop w:val="0"/>
              <w:marBottom w:val="0"/>
              <w:divBdr>
                <w:top w:val="none" w:sz="0" w:space="0" w:color="auto"/>
                <w:left w:val="none" w:sz="0" w:space="0" w:color="auto"/>
                <w:bottom w:val="none" w:sz="0" w:space="0" w:color="auto"/>
                <w:right w:val="none" w:sz="0" w:space="0" w:color="auto"/>
              </w:divBdr>
            </w:div>
            <w:div w:id="783378662">
              <w:marLeft w:val="0"/>
              <w:marRight w:val="0"/>
              <w:marTop w:val="0"/>
              <w:marBottom w:val="0"/>
              <w:divBdr>
                <w:top w:val="none" w:sz="0" w:space="0" w:color="auto"/>
                <w:left w:val="none" w:sz="0" w:space="0" w:color="auto"/>
                <w:bottom w:val="none" w:sz="0" w:space="0" w:color="auto"/>
                <w:right w:val="none" w:sz="0" w:space="0" w:color="auto"/>
              </w:divBdr>
            </w:div>
            <w:div w:id="783843295">
              <w:marLeft w:val="0"/>
              <w:marRight w:val="0"/>
              <w:marTop w:val="0"/>
              <w:marBottom w:val="0"/>
              <w:divBdr>
                <w:top w:val="none" w:sz="0" w:space="0" w:color="auto"/>
                <w:left w:val="none" w:sz="0" w:space="0" w:color="auto"/>
                <w:bottom w:val="none" w:sz="0" w:space="0" w:color="auto"/>
                <w:right w:val="none" w:sz="0" w:space="0" w:color="auto"/>
              </w:divBdr>
            </w:div>
            <w:div w:id="785193194">
              <w:marLeft w:val="0"/>
              <w:marRight w:val="0"/>
              <w:marTop w:val="0"/>
              <w:marBottom w:val="0"/>
              <w:divBdr>
                <w:top w:val="none" w:sz="0" w:space="0" w:color="auto"/>
                <w:left w:val="none" w:sz="0" w:space="0" w:color="auto"/>
                <w:bottom w:val="none" w:sz="0" w:space="0" w:color="auto"/>
                <w:right w:val="none" w:sz="0" w:space="0" w:color="auto"/>
              </w:divBdr>
            </w:div>
            <w:div w:id="787771529">
              <w:marLeft w:val="0"/>
              <w:marRight w:val="0"/>
              <w:marTop w:val="0"/>
              <w:marBottom w:val="0"/>
              <w:divBdr>
                <w:top w:val="none" w:sz="0" w:space="0" w:color="auto"/>
                <w:left w:val="none" w:sz="0" w:space="0" w:color="auto"/>
                <w:bottom w:val="none" w:sz="0" w:space="0" w:color="auto"/>
                <w:right w:val="none" w:sz="0" w:space="0" w:color="auto"/>
              </w:divBdr>
            </w:div>
            <w:div w:id="788284081">
              <w:marLeft w:val="0"/>
              <w:marRight w:val="0"/>
              <w:marTop w:val="0"/>
              <w:marBottom w:val="0"/>
              <w:divBdr>
                <w:top w:val="none" w:sz="0" w:space="0" w:color="auto"/>
                <w:left w:val="none" w:sz="0" w:space="0" w:color="auto"/>
                <w:bottom w:val="none" w:sz="0" w:space="0" w:color="auto"/>
                <w:right w:val="none" w:sz="0" w:space="0" w:color="auto"/>
              </w:divBdr>
            </w:div>
            <w:div w:id="788669265">
              <w:marLeft w:val="0"/>
              <w:marRight w:val="0"/>
              <w:marTop w:val="0"/>
              <w:marBottom w:val="0"/>
              <w:divBdr>
                <w:top w:val="none" w:sz="0" w:space="0" w:color="auto"/>
                <w:left w:val="none" w:sz="0" w:space="0" w:color="auto"/>
                <w:bottom w:val="none" w:sz="0" w:space="0" w:color="auto"/>
                <w:right w:val="none" w:sz="0" w:space="0" w:color="auto"/>
              </w:divBdr>
            </w:div>
            <w:div w:id="790241708">
              <w:marLeft w:val="0"/>
              <w:marRight w:val="0"/>
              <w:marTop w:val="0"/>
              <w:marBottom w:val="0"/>
              <w:divBdr>
                <w:top w:val="none" w:sz="0" w:space="0" w:color="auto"/>
                <w:left w:val="none" w:sz="0" w:space="0" w:color="auto"/>
                <w:bottom w:val="none" w:sz="0" w:space="0" w:color="auto"/>
                <w:right w:val="none" w:sz="0" w:space="0" w:color="auto"/>
              </w:divBdr>
            </w:div>
            <w:div w:id="790788159">
              <w:marLeft w:val="0"/>
              <w:marRight w:val="0"/>
              <w:marTop w:val="0"/>
              <w:marBottom w:val="0"/>
              <w:divBdr>
                <w:top w:val="none" w:sz="0" w:space="0" w:color="auto"/>
                <w:left w:val="none" w:sz="0" w:space="0" w:color="auto"/>
                <w:bottom w:val="none" w:sz="0" w:space="0" w:color="auto"/>
                <w:right w:val="none" w:sz="0" w:space="0" w:color="auto"/>
              </w:divBdr>
            </w:div>
            <w:div w:id="791023868">
              <w:marLeft w:val="0"/>
              <w:marRight w:val="0"/>
              <w:marTop w:val="0"/>
              <w:marBottom w:val="0"/>
              <w:divBdr>
                <w:top w:val="none" w:sz="0" w:space="0" w:color="auto"/>
                <w:left w:val="none" w:sz="0" w:space="0" w:color="auto"/>
                <w:bottom w:val="none" w:sz="0" w:space="0" w:color="auto"/>
                <w:right w:val="none" w:sz="0" w:space="0" w:color="auto"/>
              </w:divBdr>
            </w:div>
            <w:div w:id="794064569">
              <w:marLeft w:val="0"/>
              <w:marRight w:val="0"/>
              <w:marTop w:val="0"/>
              <w:marBottom w:val="0"/>
              <w:divBdr>
                <w:top w:val="none" w:sz="0" w:space="0" w:color="auto"/>
                <w:left w:val="none" w:sz="0" w:space="0" w:color="auto"/>
                <w:bottom w:val="none" w:sz="0" w:space="0" w:color="auto"/>
                <w:right w:val="none" w:sz="0" w:space="0" w:color="auto"/>
              </w:divBdr>
            </w:div>
            <w:div w:id="798231514">
              <w:marLeft w:val="0"/>
              <w:marRight w:val="0"/>
              <w:marTop w:val="0"/>
              <w:marBottom w:val="0"/>
              <w:divBdr>
                <w:top w:val="none" w:sz="0" w:space="0" w:color="auto"/>
                <w:left w:val="none" w:sz="0" w:space="0" w:color="auto"/>
                <w:bottom w:val="none" w:sz="0" w:space="0" w:color="auto"/>
                <w:right w:val="none" w:sz="0" w:space="0" w:color="auto"/>
              </w:divBdr>
            </w:div>
            <w:div w:id="798258544">
              <w:marLeft w:val="0"/>
              <w:marRight w:val="0"/>
              <w:marTop w:val="0"/>
              <w:marBottom w:val="0"/>
              <w:divBdr>
                <w:top w:val="none" w:sz="0" w:space="0" w:color="auto"/>
                <w:left w:val="none" w:sz="0" w:space="0" w:color="auto"/>
                <w:bottom w:val="none" w:sz="0" w:space="0" w:color="auto"/>
                <w:right w:val="none" w:sz="0" w:space="0" w:color="auto"/>
              </w:divBdr>
            </w:div>
            <w:div w:id="798649341">
              <w:marLeft w:val="0"/>
              <w:marRight w:val="0"/>
              <w:marTop w:val="0"/>
              <w:marBottom w:val="0"/>
              <w:divBdr>
                <w:top w:val="none" w:sz="0" w:space="0" w:color="auto"/>
                <w:left w:val="none" w:sz="0" w:space="0" w:color="auto"/>
                <w:bottom w:val="none" w:sz="0" w:space="0" w:color="auto"/>
                <w:right w:val="none" w:sz="0" w:space="0" w:color="auto"/>
              </w:divBdr>
            </w:div>
            <w:div w:id="798719752">
              <w:marLeft w:val="0"/>
              <w:marRight w:val="0"/>
              <w:marTop w:val="0"/>
              <w:marBottom w:val="0"/>
              <w:divBdr>
                <w:top w:val="none" w:sz="0" w:space="0" w:color="auto"/>
                <w:left w:val="none" w:sz="0" w:space="0" w:color="auto"/>
                <w:bottom w:val="none" w:sz="0" w:space="0" w:color="auto"/>
                <w:right w:val="none" w:sz="0" w:space="0" w:color="auto"/>
              </w:divBdr>
            </w:div>
            <w:div w:id="799688556">
              <w:marLeft w:val="0"/>
              <w:marRight w:val="0"/>
              <w:marTop w:val="0"/>
              <w:marBottom w:val="0"/>
              <w:divBdr>
                <w:top w:val="none" w:sz="0" w:space="0" w:color="auto"/>
                <w:left w:val="none" w:sz="0" w:space="0" w:color="auto"/>
                <w:bottom w:val="none" w:sz="0" w:space="0" w:color="auto"/>
                <w:right w:val="none" w:sz="0" w:space="0" w:color="auto"/>
              </w:divBdr>
            </w:div>
            <w:div w:id="800268599">
              <w:marLeft w:val="0"/>
              <w:marRight w:val="0"/>
              <w:marTop w:val="0"/>
              <w:marBottom w:val="0"/>
              <w:divBdr>
                <w:top w:val="none" w:sz="0" w:space="0" w:color="auto"/>
                <w:left w:val="none" w:sz="0" w:space="0" w:color="auto"/>
                <w:bottom w:val="none" w:sz="0" w:space="0" w:color="auto"/>
                <w:right w:val="none" w:sz="0" w:space="0" w:color="auto"/>
              </w:divBdr>
            </w:div>
            <w:div w:id="802508115">
              <w:marLeft w:val="0"/>
              <w:marRight w:val="0"/>
              <w:marTop w:val="0"/>
              <w:marBottom w:val="0"/>
              <w:divBdr>
                <w:top w:val="none" w:sz="0" w:space="0" w:color="auto"/>
                <w:left w:val="none" w:sz="0" w:space="0" w:color="auto"/>
                <w:bottom w:val="none" w:sz="0" w:space="0" w:color="auto"/>
                <w:right w:val="none" w:sz="0" w:space="0" w:color="auto"/>
              </w:divBdr>
            </w:div>
            <w:div w:id="802576302">
              <w:marLeft w:val="0"/>
              <w:marRight w:val="0"/>
              <w:marTop w:val="0"/>
              <w:marBottom w:val="0"/>
              <w:divBdr>
                <w:top w:val="none" w:sz="0" w:space="0" w:color="auto"/>
                <w:left w:val="none" w:sz="0" w:space="0" w:color="auto"/>
                <w:bottom w:val="none" w:sz="0" w:space="0" w:color="auto"/>
                <w:right w:val="none" w:sz="0" w:space="0" w:color="auto"/>
              </w:divBdr>
            </w:div>
            <w:div w:id="804589044">
              <w:marLeft w:val="0"/>
              <w:marRight w:val="0"/>
              <w:marTop w:val="0"/>
              <w:marBottom w:val="0"/>
              <w:divBdr>
                <w:top w:val="none" w:sz="0" w:space="0" w:color="auto"/>
                <w:left w:val="none" w:sz="0" w:space="0" w:color="auto"/>
                <w:bottom w:val="none" w:sz="0" w:space="0" w:color="auto"/>
                <w:right w:val="none" w:sz="0" w:space="0" w:color="auto"/>
              </w:divBdr>
            </w:div>
            <w:div w:id="814875466">
              <w:marLeft w:val="0"/>
              <w:marRight w:val="0"/>
              <w:marTop w:val="360"/>
              <w:marBottom w:val="0"/>
              <w:divBdr>
                <w:top w:val="single" w:sz="6" w:space="0" w:color="auto"/>
                <w:left w:val="single" w:sz="6" w:space="0" w:color="auto"/>
                <w:bottom w:val="single" w:sz="6" w:space="0" w:color="auto"/>
                <w:right w:val="single" w:sz="6" w:space="0" w:color="auto"/>
              </w:divBdr>
            </w:div>
            <w:div w:id="815416639">
              <w:marLeft w:val="0"/>
              <w:marRight w:val="0"/>
              <w:marTop w:val="0"/>
              <w:marBottom w:val="0"/>
              <w:divBdr>
                <w:top w:val="none" w:sz="0" w:space="0" w:color="auto"/>
                <w:left w:val="none" w:sz="0" w:space="0" w:color="auto"/>
                <w:bottom w:val="none" w:sz="0" w:space="0" w:color="auto"/>
                <w:right w:val="none" w:sz="0" w:space="0" w:color="auto"/>
              </w:divBdr>
            </w:div>
            <w:div w:id="816459580">
              <w:marLeft w:val="0"/>
              <w:marRight w:val="0"/>
              <w:marTop w:val="0"/>
              <w:marBottom w:val="0"/>
              <w:divBdr>
                <w:top w:val="none" w:sz="0" w:space="0" w:color="auto"/>
                <w:left w:val="none" w:sz="0" w:space="0" w:color="auto"/>
                <w:bottom w:val="none" w:sz="0" w:space="0" w:color="auto"/>
                <w:right w:val="none" w:sz="0" w:space="0" w:color="auto"/>
              </w:divBdr>
            </w:div>
            <w:div w:id="817259451">
              <w:marLeft w:val="0"/>
              <w:marRight w:val="0"/>
              <w:marTop w:val="0"/>
              <w:marBottom w:val="0"/>
              <w:divBdr>
                <w:top w:val="none" w:sz="0" w:space="0" w:color="auto"/>
                <w:left w:val="none" w:sz="0" w:space="0" w:color="auto"/>
                <w:bottom w:val="none" w:sz="0" w:space="0" w:color="auto"/>
                <w:right w:val="none" w:sz="0" w:space="0" w:color="auto"/>
              </w:divBdr>
            </w:div>
            <w:div w:id="817502869">
              <w:marLeft w:val="0"/>
              <w:marRight w:val="0"/>
              <w:marTop w:val="0"/>
              <w:marBottom w:val="0"/>
              <w:divBdr>
                <w:top w:val="none" w:sz="0" w:space="0" w:color="auto"/>
                <w:left w:val="none" w:sz="0" w:space="0" w:color="auto"/>
                <w:bottom w:val="none" w:sz="0" w:space="0" w:color="auto"/>
                <w:right w:val="none" w:sz="0" w:space="0" w:color="auto"/>
              </w:divBdr>
            </w:div>
            <w:div w:id="822239772">
              <w:marLeft w:val="0"/>
              <w:marRight w:val="0"/>
              <w:marTop w:val="0"/>
              <w:marBottom w:val="0"/>
              <w:divBdr>
                <w:top w:val="none" w:sz="0" w:space="0" w:color="auto"/>
                <w:left w:val="none" w:sz="0" w:space="0" w:color="auto"/>
                <w:bottom w:val="none" w:sz="0" w:space="0" w:color="auto"/>
                <w:right w:val="none" w:sz="0" w:space="0" w:color="auto"/>
              </w:divBdr>
            </w:div>
            <w:div w:id="824786771">
              <w:marLeft w:val="0"/>
              <w:marRight w:val="0"/>
              <w:marTop w:val="0"/>
              <w:marBottom w:val="0"/>
              <w:divBdr>
                <w:top w:val="none" w:sz="0" w:space="0" w:color="auto"/>
                <w:left w:val="none" w:sz="0" w:space="0" w:color="auto"/>
                <w:bottom w:val="none" w:sz="0" w:space="0" w:color="auto"/>
                <w:right w:val="none" w:sz="0" w:space="0" w:color="auto"/>
              </w:divBdr>
            </w:div>
            <w:div w:id="826017174">
              <w:marLeft w:val="0"/>
              <w:marRight w:val="0"/>
              <w:marTop w:val="0"/>
              <w:marBottom w:val="0"/>
              <w:divBdr>
                <w:top w:val="none" w:sz="0" w:space="0" w:color="auto"/>
                <w:left w:val="none" w:sz="0" w:space="0" w:color="auto"/>
                <w:bottom w:val="none" w:sz="0" w:space="0" w:color="auto"/>
                <w:right w:val="none" w:sz="0" w:space="0" w:color="auto"/>
              </w:divBdr>
            </w:div>
            <w:div w:id="827288695">
              <w:marLeft w:val="0"/>
              <w:marRight w:val="0"/>
              <w:marTop w:val="0"/>
              <w:marBottom w:val="0"/>
              <w:divBdr>
                <w:top w:val="none" w:sz="0" w:space="0" w:color="auto"/>
                <w:left w:val="none" w:sz="0" w:space="0" w:color="auto"/>
                <w:bottom w:val="none" w:sz="0" w:space="0" w:color="auto"/>
                <w:right w:val="none" w:sz="0" w:space="0" w:color="auto"/>
              </w:divBdr>
            </w:div>
            <w:div w:id="828256044">
              <w:marLeft w:val="0"/>
              <w:marRight w:val="0"/>
              <w:marTop w:val="0"/>
              <w:marBottom w:val="0"/>
              <w:divBdr>
                <w:top w:val="none" w:sz="0" w:space="0" w:color="auto"/>
                <w:left w:val="none" w:sz="0" w:space="0" w:color="auto"/>
                <w:bottom w:val="none" w:sz="0" w:space="0" w:color="auto"/>
                <w:right w:val="none" w:sz="0" w:space="0" w:color="auto"/>
              </w:divBdr>
            </w:div>
            <w:div w:id="828711557">
              <w:marLeft w:val="0"/>
              <w:marRight w:val="0"/>
              <w:marTop w:val="0"/>
              <w:marBottom w:val="0"/>
              <w:divBdr>
                <w:top w:val="none" w:sz="0" w:space="0" w:color="auto"/>
                <w:left w:val="none" w:sz="0" w:space="0" w:color="auto"/>
                <w:bottom w:val="none" w:sz="0" w:space="0" w:color="auto"/>
                <w:right w:val="none" w:sz="0" w:space="0" w:color="auto"/>
              </w:divBdr>
            </w:div>
            <w:div w:id="830292292">
              <w:marLeft w:val="0"/>
              <w:marRight w:val="0"/>
              <w:marTop w:val="0"/>
              <w:marBottom w:val="0"/>
              <w:divBdr>
                <w:top w:val="none" w:sz="0" w:space="0" w:color="auto"/>
                <w:left w:val="none" w:sz="0" w:space="0" w:color="auto"/>
                <w:bottom w:val="none" w:sz="0" w:space="0" w:color="auto"/>
                <w:right w:val="none" w:sz="0" w:space="0" w:color="auto"/>
              </w:divBdr>
            </w:div>
            <w:div w:id="832182899">
              <w:marLeft w:val="0"/>
              <w:marRight w:val="0"/>
              <w:marTop w:val="0"/>
              <w:marBottom w:val="0"/>
              <w:divBdr>
                <w:top w:val="none" w:sz="0" w:space="0" w:color="auto"/>
                <w:left w:val="none" w:sz="0" w:space="0" w:color="auto"/>
                <w:bottom w:val="none" w:sz="0" w:space="0" w:color="auto"/>
                <w:right w:val="none" w:sz="0" w:space="0" w:color="auto"/>
              </w:divBdr>
            </w:div>
            <w:div w:id="832793637">
              <w:marLeft w:val="0"/>
              <w:marRight w:val="0"/>
              <w:marTop w:val="0"/>
              <w:marBottom w:val="0"/>
              <w:divBdr>
                <w:top w:val="none" w:sz="0" w:space="0" w:color="auto"/>
                <w:left w:val="none" w:sz="0" w:space="0" w:color="auto"/>
                <w:bottom w:val="none" w:sz="0" w:space="0" w:color="auto"/>
                <w:right w:val="none" w:sz="0" w:space="0" w:color="auto"/>
              </w:divBdr>
            </w:div>
            <w:div w:id="833760168">
              <w:marLeft w:val="0"/>
              <w:marRight w:val="0"/>
              <w:marTop w:val="0"/>
              <w:marBottom w:val="0"/>
              <w:divBdr>
                <w:top w:val="none" w:sz="0" w:space="0" w:color="auto"/>
                <w:left w:val="none" w:sz="0" w:space="0" w:color="auto"/>
                <w:bottom w:val="none" w:sz="0" w:space="0" w:color="auto"/>
                <w:right w:val="none" w:sz="0" w:space="0" w:color="auto"/>
              </w:divBdr>
            </w:div>
            <w:div w:id="837698199">
              <w:marLeft w:val="0"/>
              <w:marRight w:val="0"/>
              <w:marTop w:val="0"/>
              <w:marBottom w:val="0"/>
              <w:divBdr>
                <w:top w:val="none" w:sz="0" w:space="0" w:color="auto"/>
                <w:left w:val="none" w:sz="0" w:space="0" w:color="auto"/>
                <w:bottom w:val="none" w:sz="0" w:space="0" w:color="auto"/>
                <w:right w:val="none" w:sz="0" w:space="0" w:color="auto"/>
              </w:divBdr>
            </w:div>
            <w:div w:id="837962784">
              <w:marLeft w:val="0"/>
              <w:marRight w:val="0"/>
              <w:marTop w:val="0"/>
              <w:marBottom w:val="0"/>
              <w:divBdr>
                <w:top w:val="none" w:sz="0" w:space="0" w:color="auto"/>
                <w:left w:val="none" w:sz="0" w:space="0" w:color="auto"/>
                <w:bottom w:val="none" w:sz="0" w:space="0" w:color="auto"/>
                <w:right w:val="none" w:sz="0" w:space="0" w:color="auto"/>
              </w:divBdr>
            </w:div>
            <w:div w:id="840122395">
              <w:marLeft w:val="0"/>
              <w:marRight w:val="0"/>
              <w:marTop w:val="0"/>
              <w:marBottom w:val="0"/>
              <w:divBdr>
                <w:top w:val="none" w:sz="0" w:space="0" w:color="auto"/>
                <w:left w:val="none" w:sz="0" w:space="0" w:color="auto"/>
                <w:bottom w:val="none" w:sz="0" w:space="0" w:color="auto"/>
                <w:right w:val="none" w:sz="0" w:space="0" w:color="auto"/>
              </w:divBdr>
            </w:div>
            <w:div w:id="842937689">
              <w:marLeft w:val="0"/>
              <w:marRight w:val="0"/>
              <w:marTop w:val="0"/>
              <w:marBottom w:val="0"/>
              <w:divBdr>
                <w:top w:val="none" w:sz="0" w:space="0" w:color="auto"/>
                <w:left w:val="none" w:sz="0" w:space="0" w:color="auto"/>
                <w:bottom w:val="none" w:sz="0" w:space="0" w:color="auto"/>
                <w:right w:val="none" w:sz="0" w:space="0" w:color="auto"/>
              </w:divBdr>
            </w:div>
            <w:div w:id="851341133">
              <w:marLeft w:val="0"/>
              <w:marRight w:val="0"/>
              <w:marTop w:val="0"/>
              <w:marBottom w:val="0"/>
              <w:divBdr>
                <w:top w:val="none" w:sz="0" w:space="0" w:color="auto"/>
                <w:left w:val="none" w:sz="0" w:space="0" w:color="auto"/>
                <w:bottom w:val="none" w:sz="0" w:space="0" w:color="auto"/>
                <w:right w:val="none" w:sz="0" w:space="0" w:color="auto"/>
              </w:divBdr>
            </w:div>
            <w:div w:id="851607253">
              <w:marLeft w:val="0"/>
              <w:marRight w:val="0"/>
              <w:marTop w:val="0"/>
              <w:marBottom w:val="0"/>
              <w:divBdr>
                <w:top w:val="none" w:sz="0" w:space="0" w:color="auto"/>
                <w:left w:val="none" w:sz="0" w:space="0" w:color="auto"/>
                <w:bottom w:val="none" w:sz="0" w:space="0" w:color="auto"/>
                <w:right w:val="none" w:sz="0" w:space="0" w:color="auto"/>
              </w:divBdr>
            </w:div>
            <w:div w:id="852185588">
              <w:marLeft w:val="0"/>
              <w:marRight w:val="0"/>
              <w:marTop w:val="0"/>
              <w:marBottom w:val="0"/>
              <w:divBdr>
                <w:top w:val="none" w:sz="0" w:space="0" w:color="auto"/>
                <w:left w:val="none" w:sz="0" w:space="0" w:color="auto"/>
                <w:bottom w:val="none" w:sz="0" w:space="0" w:color="auto"/>
                <w:right w:val="none" w:sz="0" w:space="0" w:color="auto"/>
              </w:divBdr>
            </w:div>
            <w:div w:id="852306936">
              <w:marLeft w:val="0"/>
              <w:marRight w:val="0"/>
              <w:marTop w:val="0"/>
              <w:marBottom w:val="0"/>
              <w:divBdr>
                <w:top w:val="none" w:sz="0" w:space="0" w:color="auto"/>
                <w:left w:val="none" w:sz="0" w:space="0" w:color="auto"/>
                <w:bottom w:val="none" w:sz="0" w:space="0" w:color="auto"/>
                <w:right w:val="none" w:sz="0" w:space="0" w:color="auto"/>
              </w:divBdr>
            </w:div>
            <w:div w:id="852493660">
              <w:marLeft w:val="0"/>
              <w:marRight w:val="0"/>
              <w:marTop w:val="0"/>
              <w:marBottom w:val="0"/>
              <w:divBdr>
                <w:top w:val="none" w:sz="0" w:space="0" w:color="auto"/>
                <w:left w:val="none" w:sz="0" w:space="0" w:color="auto"/>
                <w:bottom w:val="none" w:sz="0" w:space="0" w:color="auto"/>
                <w:right w:val="none" w:sz="0" w:space="0" w:color="auto"/>
              </w:divBdr>
            </w:div>
            <w:div w:id="852761107">
              <w:marLeft w:val="0"/>
              <w:marRight w:val="0"/>
              <w:marTop w:val="0"/>
              <w:marBottom w:val="0"/>
              <w:divBdr>
                <w:top w:val="none" w:sz="0" w:space="0" w:color="auto"/>
                <w:left w:val="none" w:sz="0" w:space="0" w:color="auto"/>
                <w:bottom w:val="none" w:sz="0" w:space="0" w:color="auto"/>
                <w:right w:val="none" w:sz="0" w:space="0" w:color="auto"/>
              </w:divBdr>
            </w:div>
            <w:div w:id="856844641">
              <w:marLeft w:val="0"/>
              <w:marRight w:val="0"/>
              <w:marTop w:val="0"/>
              <w:marBottom w:val="0"/>
              <w:divBdr>
                <w:top w:val="none" w:sz="0" w:space="0" w:color="auto"/>
                <w:left w:val="none" w:sz="0" w:space="0" w:color="auto"/>
                <w:bottom w:val="none" w:sz="0" w:space="0" w:color="auto"/>
                <w:right w:val="none" w:sz="0" w:space="0" w:color="auto"/>
              </w:divBdr>
            </w:div>
            <w:div w:id="858473077">
              <w:marLeft w:val="0"/>
              <w:marRight w:val="0"/>
              <w:marTop w:val="0"/>
              <w:marBottom w:val="0"/>
              <w:divBdr>
                <w:top w:val="none" w:sz="0" w:space="0" w:color="auto"/>
                <w:left w:val="none" w:sz="0" w:space="0" w:color="auto"/>
                <w:bottom w:val="none" w:sz="0" w:space="0" w:color="auto"/>
                <w:right w:val="none" w:sz="0" w:space="0" w:color="auto"/>
              </w:divBdr>
            </w:div>
            <w:div w:id="861479127">
              <w:marLeft w:val="0"/>
              <w:marRight w:val="0"/>
              <w:marTop w:val="0"/>
              <w:marBottom w:val="0"/>
              <w:divBdr>
                <w:top w:val="none" w:sz="0" w:space="0" w:color="auto"/>
                <w:left w:val="none" w:sz="0" w:space="0" w:color="auto"/>
                <w:bottom w:val="none" w:sz="0" w:space="0" w:color="auto"/>
                <w:right w:val="none" w:sz="0" w:space="0" w:color="auto"/>
              </w:divBdr>
            </w:div>
            <w:div w:id="861552814">
              <w:marLeft w:val="0"/>
              <w:marRight w:val="0"/>
              <w:marTop w:val="0"/>
              <w:marBottom w:val="0"/>
              <w:divBdr>
                <w:top w:val="none" w:sz="0" w:space="0" w:color="auto"/>
                <w:left w:val="none" w:sz="0" w:space="0" w:color="auto"/>
                <w:bottom w:val="none" w:sz="0" w:space="0" w:color="auto"/>
                <w:right w:val="none" w:sz="0" w:space="0" w:color="auto"/>
              </w:divBdr>
            </w:div>
            <w:div w:id="861892307">
              <w:marLeft w:val="0"/>
              <w:marRight w:val="0"/>
              <w:marTop w:val="0"/>
              <w:marBottom w:val="0"/>
              <w:divBdr>
                <w:top w:val="none" w:sz="0" w:space="0" w:color="auto"/>
                <w:left w:val="none" w:sz="0" w:space="0" w:color="auto"/>
                <w:bottom w:val="none" w:sz="0" w:space="0" w:color="auto"/>
                <w:right w:val="none" w:sz="0" w:space="0" w:color="auto"/>
              </w:divBdr>
            </w:div>
            <w:div w:id="864250430">
              <w:marLeft w:val="0"/>
              <w:marRight w:val="0"/>
              <w:marTop w:val="0"/>
              <w:marBottom w:val="0"/>
              <w:divBdr>
                <w:top w:val="none" w:sz="0" w:space="0" w:color="auto"/>
                <w:left w:val="none" w:sz="0" w:space="0" w:color="auto"/>
                <w:bottom w:val="none" w:sz="0" w:space="0" w:color="auto"/>
                <w:right w:val="none" w:sz="0" w:space="0" w:color="auto"/>
              </w:divBdr>
            </w:div>
            <w:div w:id="865756126">
              <w:marLeft w:val="0"/>
              <w:marRight w:val="0"/>
              <w:marTop w:val="0"/>
              <w:marBottom w:val="0"/>
              <w:divBdr>
                <w:top w:val="none" w:sz="0" w:space="0" w:color="auto"/>
                <w:left w:val="none" w:sz="0" w:space="0" w:color="auto"/>
                <w:bottom w:val="none" w:sz="0" w:space="0" w:color="auto"/>
                <w:right w:val="none" w:sz="0" w:space="0" w:color="auto"/>
              </w:divBdr>
            </w:div>
            <w:div w:id="867715607">
              <w:marLeft w:val="0"/>
              <w:marRight w:val="0"/>
              <w:marTop w:val="0"/>
              <w:marBottom w:val="0"/>
              <w:divBdr>
                <w:top w:val="none" w:sz="0" w:space="0" w:color="auto"/>
                <w:left w:val="none" w:sz="0" w:space="0" w:color="auto"/>
                <w:bottom w:val="none" w:sz="0" w:space="0" w:color="auto"/>
                <w:right w:val="none" w:sz="0" w:space="0" w:color="auto"/>
              </w:divBdr>
            </w:div>
            <w:div w:id="870453675">
              <w:marLeft w:val="0"/>
              <w:marRight w:val="0"/>
              <w:marTop w:val="0"/>
              <w:marBottom w:val="0"/>
              <w:divBdr>
                <w:top w:val="none" w:sz="0" w:space="0" w:color="auto"/>
                <w:left w:val="none" w:sz="0" w:space="0" w:color="auto"/>
                <w:bottom w:val="none" w:sz="0" w:space="0" w:color="auto"/>
                <w:right w:val="none" w:sz="0" w:space="0" w:color="auto"/>
              </w:divBdr>
            </w:div>
            <w:div w:id="870462561">
              <w:marLeft w:val="0"/>
              <w:marRight w:val="0"/>
              <w:marTop w:val="0"/>
              <w:marBottom w:val="0"/>
              <w:divBdr>
                <w:top w:val="none" w:sz="0" w:space="0" w:color="auto"/>
                <w:left w:val="none" w:sz="0" w:space="0" w:color="auto"/>
                <w:bottom w:val="none" w:sz="0" w:space="0" w:color="auto"/>
                <w:right w:val="none" w:sz="0" w:space="0" w:color="auto"/>
              </w:divBdr>
            </w:div>
            <w:div w:id="871579448">
              <w:marLeft w:val="0"/>
              <w:marRight w:val="0"/>
              <w:marTop w:val="0"/>
              <w:marBottom w:val="0"/>
              <w:divBdr>
                <w:top w:val="none" w:sz="0" w:space="0" w:color="auto"/>
                <w:left w:val="none" w:sz="0" w:space="0" w:color="auto"/>
                <w:bottom w:val="none" w:sz="0" w:space="0" w:color="auto"/>
                <w:right w:val="none" w:sz="0" w:space="0" w:color="auto"/>
              </w:divBdr>
            </w:div>
            <w:div w:id="872811289">
              <w:marLeft w:val="0"/>
              <w:marRight w:val="0"/>
              <w:marTop w:val="0"/>
              <w:marBottom w:val="0"/>
              <w:divBdr>
                <w:top w:val="none" w:sz="0" w:space="0" w:color="auto"/>
                <w:left w:val="none" w:sz="0" w:space="0" w:color="auto"/>
                <w:bottom w:val="none" w:sz="0" w:space="0" w:color="auto"/>
                <w:right w:val="none" w:sz="0" w:space="0" w:color="auto"/>
              </w:divBdr>
            </w:div>
            <w:div w:id="873075092">
              <w:marLeft w:val="0"/>
              <w:marRight w:val="0"/>
              <w:marTop w:val="0"/>
              <w:marBottom w:val="0"/>
              <w:divBdr>
                <w:top w:val="none" w:sz="0" w:space="0" w:color="auto"/>
                <w:left w:val="none" w:sz="0" w:space="0" w:color="auto"/>
                <w:bottom w:val="none" w:sz="0" w:space="0" w:color="auto"/>
                <w:right w:val="none" w:sz="0" w:space="0" w:color="auto"/>
              </w:divBdr>
            </w:div>
            <w:div w:id="874389414">
              <w:marLeft w:val="0"/>
              <w:marRight w:val="0"/>
              <w:marTop w:val="0"/>
              <w:marBottom w:val="0"/>
              <w:divBdr>
                <w:top w:val="none" w:sz="0" w:space="0" w:color="auto"/>
                <w:left w:val="none" w:sz="0" w:space="0" w:color="auto"/>
                <w:bottom w:val="none" w:sz="0" w:space="0" w:color="auto"/>
                <w:right w:val="none" w:sz="0" w:space="0" w:color="auto"/>
              </w:divBdr>
            </w:div>
            <w:div w:id="877401701">
              <w:marLeft w:val="0"/>
              <w:marRight w:val="0"/>
              <w:marTop w:val="0"/>
              <w:marBottom w:val="0"/>
              <w:divBdr>
                <w:top w:val="none" w:sz="0" w:space="0" w:color="auto"/>
                <w:left w:val="none" w:sz="0" w:space="0" w:color="auto"/>
                <w:bottom w:val="none" w:sz="0" w:space="0" w:color="auto"/>
                <w:right w:val="none" w:sz="0" w:space="0" w:color="auto"/>
              </w:divBdr>
            </w:div>
            <w:div w:id="878669612">
              <w:marLeft w:val="0"/>
              <w:marRight w:val="0"/>
              <w:marTop w:val="0"/>
              <w:marBottom w:val="0"/>
              <w:divBdr>
                <w:top w:val="none" w:sz="0" w:space="0" w:color="auto"/>
                <w:left w:val="none" w:sz="0" w:space="0" w:color="auto"/>
                <w:bottom w:val="none" w:sz="0" w:space="0" w:color="auto"/>
                <w:right w:val="none" w:sz="0" w:space="0" w:color="auto"/>
              </w:divBdr>
            </w:div>
            <w:div w:id="879394362">
              <w:marLeft w:val="0"/>
              <w:marRight w:val="0"/>
              <w:marTop w:val="0"/>
              <w:marBottom w:val="0"/>
              <w:divBdr>
                <w:top w:val="none" w:sz="0" w:space="0" w:color="auto"/>
                <w:left w:val="none" w:sz="0" w:space="0" w:color="auto"/>
                <w:bottom w:val="none" w:sz="0" w:space="0" w:color="auto"/>
                <w:right w:val="none" w:sz="0" w:space="0" w:color="auto"/>
              </w:divBdr>
            </w:div>
            <w:div w:id="879980047">
              <w:marLeft w:val="0"/>
              <w:marRight w:val="0"/>
              <w:marTop w:val="0"/>
              <w:marBottom w:val="0"/>
              <w:divBdr>
                <w:top w:val="none" w:sz="0" w:space="0" w:color="auto"/>
                <w:left w:val="none" w:sz="0" w:space="0" w:color="auto"/>
                <w:bottom w:val="none" w:sz="0" w:space="0" w:color="auto"/>
                <w:right w:val="none" w:sz="0" w:space="0" w:color="auto"/>
              </w:divBdr>
            </w:div>
            <w:div w:id="880631388">
              <w:marLeft w:val="0"/>
              <w:marRight w:val="0"/>
              <w:marTop w:val="0"/>
              <w:marBottom w:val="0"/>
              <w:divBdr>
                <w:top w:val="none" w:sz="0" w:space="0" w:color="auto"/>
                <w:left w:val="none" w:sz="0" w:space="0" w:color="auto"/>
                <w:bottom w:val="none" w:sz="0" w:space="0" w:color="auto"/>
                <w:right w:val="none" w:sz="0" w:space="0" w:color="auto"/>
              </w:divBdr>
            </w:div>
            <w:div w:id="880826250">
              <w:marLeft w:val="0"/>
              <w:marRight w:val="0"/>
              <w:marTop w:val="0"/>
              <w:marBottom w:val="0"/>
              <w:divBdr>
                <w:top w:val="none" w:sz="0" w:space="0" w:color="auto"/>
                <w:left w:val="none" w:sz="0" w:space="0" w:color="auto"/>
                <w:bottom w:val="none" w:sz="0" w:space="0" w:color="auto"/>
                <w:right w:val="none" w:sz="0" w:space="0" w:color="auto"/>
              </w:divBdr>
            </w:div>
            <w:div w:id="883951713">
              <w:marLeft w:val="0"/>
              <w:marRight w:val="0"/>
              <w:marTop w:val="0"/>
              <w:marBottom w:val="0"/>
              <w:divBdr>
                <w:top w:val="none" w:sz="0" w:space="0" w:color="auto"/>
                <w:left w:val="none" w:sz="0" w:space="0" w:color="auto"/>
                <w:bottom w:val="none" w:sz="0" w:space="0" w:color="auto"/>
                <w:right w:val="none" w:sz="0" w:space="0" w:color="auto"/>
              </w:divBdr>
            </w:div>
            <w:div w:id="886066441">
              <w:marLeft w:val="0"/>
              <w:marRight w:val="0"/>
              <w:marTop w:val="0"/>
              <w:marBottom w:val="0"/>
              <w:divBdr>
                <w:top w:val="none" w:sz="0" w:space="0" w:color="auto"/>
                <w:left w:val="none" w:sz="0" w:space="0" w:color="auto"/>
                <w:bottom w:val="none" w:sz="0" w:space="0" w:color="auto"/>
                <w:right w:val="none" w:sz="0" w:space="0" w:color="auto"/>
              </w:divBdr>
            </w:div>
            <w:div w:id="887686106">
              <w:marLeft w:val="0"/>
              <w:marRight w:val="0"/>
              <w:marTop w:val="0"/>
              <w:marBottom w:val="0"/>
              <w:divBdr>
                <w:top w:val="none" w:sz="0" w:space="0" w:color="auto"/>
                <w:left w:val="none" w:sz="0" w:space="0" w:color="auto"/>
                <w:bottom w:val="none" w:sz="0" w:space="0" w:color="auto"/>
                <w:right w:val="none" w:sz="0" w:space="0" w:color="auto"/>
              </w:divBdr>
            </w:div>
            <w:div w:id="891311517">
              <w:marLeft w:val="0"/>
              <w:marRight w:val="0"/>
              <w:marTop w:val="0"/>
              <w:marBottom w:val="0"/>
              <w:divBdr>
                <w:top w:val="none" w:sz="0" w:space="0" w:color="auto"/>
                <w:left w:val="none" w:sz="0" w:space="0" w:color="auto"/>
                <w:bottom w:val="none" w:sz="0" w:space="0" w:color="auto"/>
                <w:right w:val="none" w:sz="0" w:space="0" w:color="auto"/>
              </w:divBdr>
              <w:divsChild>
                <w:div w:id="586422195">
                  <w:marLeft w:val="0"/>
                  <w:marRight w:val="0"/>
                  <w:marTop w:val="0"/>
                  <w:marBottom w:val="0"/>
                  <w:divBdr>
                    <w:top w:val="none" w:sz="0" w:space="0" w:color="auto"/>
                    <w:left w:val="none" w:sz="0" w:space="0" w:color="auto"/>
                    <w:bottom w:val="none" w:sz="0" w:space="0" w:color="auto"/>
                    <w:right w:val="none" w:sz="0" w:space="0" w:color="auto"/>
                  </w:divBdr>
                </w:div>
                <w:div w:id="966205377">
                  <w:marLeft w:val="0"/>
                  <w:marRight w:val="0"/>
                  <w:marTop w:val="0"/>
                  <w:marBottom w:val="0"/>
                  <w:divBdr>
                    <w:top w:val="none" w:sz="0" w:space="0" w:color="auto"/>
                    <w:left w:val="none" w:sz="0" w:space="0" w:color="auto"/>
                    <w:bottom w:val="none" w:sz="0" w:space="0" w:color="auto"/>
                    <w:right w:val="none" w:sz="0" w:space="0" w:color="auto"/>
                  </w:divBdr>
                </w:div>
                <w:div w:id="1137265543">
                  <w:marLeft w:val="0"/>
                  <w:marRight w:val="0"/>
                  <w:marTop w:val="0"/>
                  <w:marBottom w:val="0"/>
                  <w:divBdr>
                    <w:top w:val="none" w:sz="0" w:space="0" w:color="auto"/>
                    <w:left w:val="none" w:sz="0" w:space="0" w:color="auto"/>
                    <w:bottom w:val="none" w:sz="0" w:space="0" w:color="auto"/>
                    <w:right w:val="none" w:sz="0" w:space="0" w:color="auto"/>
                  </w:divBdr>
                </w:div>
              </w:divsChild>
            </w:div>
            <w:div w:id="891772984">
              <w:marLeft w:val="0"/>
              <w:marRight w:val="0"/>
              <w:marTop w:val="0"/>
              <w:marBottom w:val="0"/>
              <w:divBdr>
                <w:top w:val="none" w:sz="0" w:space="0" w:color="auto"/>
                <w:left w:val="none" w:sz="0" w:space="0" w:color="auto"/>
                <w:bottom w:val="none" w:sz="0" w:space="0" w:color="auto"/>
                <w:right w:val="none" w:sz="0" w:space="0" w:color="auto"/>
              </w:divBdr>
            </w:div>
            <w:div w:id="892497924">
              <w:marLeft w:val="0"/>
              <w:marRight w:val="0"/>
              <w:marTop w:val="0"/>
              <w:marBottom w:val="0"/>
              <w:divBdr>
                <w:top w:val="none" w:sz="0" w:space="0" w:color="auto"/>
                <w:left w:val="none" w:sz="0" w:space="0" w:color="auto"/>
                <w:bottom w:val="none" w:sz="0" w:space="0" w:color="auto"/>
                <w:right w:val="none" w:sz="0" w:space="0" w:color="auto"/>
              </w:divBdr>
            </w:div>
            <w:div w:id="897133599">
              <w:marLeft w:val="0"/>
              <w:marRight w:val="0"/>
              <w:marTop w:val="0"/>
              <w:marBottom w:val="0"/>
              <w:divBdr>
                <w:top w:val="none" w:sz="0" w:space="0" w:color="auto"/>
                <w:left w:val="none" w:sz="0" w:space="0" w:color="auto"/>
                <w:bottom w:val="none" w:sz="0" w:space="0" w:color="auto"/>
                <w:right w:val="none" w:sz="0" w:space="0" w:color="auto"/>
              </w:divBdr>
            </w:div>
            <w:div w:id="897208361">
              <w:marLeft w:val="0"/>
              <w:marRight w:val="0"/>
              <w:marTop w:val="0"/>
              <w:marBottom w:val="0"/>
              <w:divBdr>
                <w:top w:val="none" w:sz="0" w:space="0" w:color="auto"/>
                <w:left w:val="none" w:sz="0" w:space="0" w:color="auto"/>
                <w:bottom w:val="none" w:sz="0" w:space="0" w:color="auto"/>
                <w:right w:val="none" w:sz="0" w:space="0" w:color="auto"/>
              </w:divBdr>
            </w:div>
            <w:div w:id="897786959">
              <w:marLeft w:val="0"/>
              <w:marRight w:val="0"/>
              <w:marTop w:val="0"/>
              <w:marBottom w:val="0"/>
              <w:divBdr>
                <w:top w:val="none" w:sz="0" w:space="0" w:color="auto"/>
                <w:left w:val="none" w:sz="0" w:space="0" w:color="auto"/>
                <w:bottom w:val="none" w:sz="0" w:space="0" w:color="auto"/>
                <w:right w:val="none" w:sz="0" w:space="0" w:color="auto"/>
              </w:divBdr>
            </w:div>
            <w:div w:id="898781660">
              <w:marLeft w:val="0"/>
              <w:marRight w:val="0"/>
              <w:marTop w:val="0"/>
              <w:marBottom w:val="0"/>
              <w:divBdr>
                <w:top w:val="none" w:sz="0" w:space="0" w:color="auto"/>
                <w:left w:val="none" w:sz="0" w:space="0" w:color="auto"/>
                <w:bottom w:val="none" w:sz="0" w:space="0" w:color="auto"/>
                <w:right w:val="none" w:sz="0" w:space="0" w:color="auto"/>
              </w:divBdr>
            </w:div>
            <w:div w:id="899901073">
              <w:marLeft w:val="0"/>
              <w:marRight w:val="0"/>
              <w:marTop w:val="0"/>
              <w:marBottom w:val="0"/>
              <w:divBdr>
                <w:top w:val="none" w:sz="0" w:space="0" w:color="auto"/>
                <w:left w:val="none" w:sz="0" w:space="0" w:color="auto"/>
                <w:bottom w:val="none" w:sz="0" w:space="0" w:color="auto"/>
                <w:right w:val="none" w:sz="0" w:space="0" w:color="auto"/>
              </w:divBdr>
            </w:div>
            <w:div w:id="903026161">
              <w:marLeft w:val="0"/>
              <w:marRight w:val="0"/>
              <w:marTop w:val="0"/>
              <w:marBottom w:val="0"/>
              <w:divBdr>
                <w:top w:val="none" w:sz="0" w:space="0" w:color="auto"/>
                <w:left w:val="none" w:sz="0" w:space="0" w:color="auto"/>
                <w:bottom w:val="none" w:sz="0" w:space="0" w:color="auto"/>
                <w:right w:val="none" w:sz="0" w:space="0" w:color="auto"/>
              </w:divBdr>
            </w:div>
            <w:div w:id="906036760">
              <w:marLeft w:val="0"/>
              <w:marRight w:val="0"/>
              <w:marTop w:val="0"/>
              <w:marBottom w:val="0"/>
              <w:divBdr>
                <w:top w:val="none" w:sz="0" w:space="0" w:color="auto"/>
                <w:left w:val="none" w:sz="0" w:space="0" w:color="auto"/>
                <w:bottom w:val="none" w:sz="0" w:space="0" w:color="auto"/>
                <w:right w:val="none" w:sz="0" w:space="0" w:color="auto"/>
              </w:divBdr>
            </w:div>
            <w:div w:id="910239577">
              <w:marLeft w:val="0"/>
              <w:marRight w:val="0"/>
              <w:marTop w:val="0"/>
              <w:marBottom w:val="0"/>
              <w:divBdr>
                <w:top w:val="none" w:sz="0" w:space="0" w:color="auto"/>
                <w:left w:val="none" w:sz="0" w:space="0" w:color="auto"/>
                <w:bottom w:val="none" w:sz="0" w:space="0" w:color="auto"/>
                <w:right w:val="none" w:sz="0" w:space="0" w:color="auto"/>
              </w:divBdr>
            </w:div>
            <w:div w:id="910503814">
              <w:marLeft w:val="0"/>
              <w:marRight w:val="0"/>
              <w:marTop w:val="0"/>
              <w:marBottom w:val="0"/>
              <w:divBdr>
                <w:top w:val="none" w:sz="0" w:space="0" w:color="auto"/>
                <w:left w:val="none" w:sz="0" w:space="0" w:color="auto"/>
                <w:bottom w:val="none" w:sz="0" w:space="0" w:color="auto"/>
                <w:right w:val="none" w:sz="0" w:space="0" w:color="auto"/>
              </w:divBdr>
            </w:div>
            <w:div w:id="910774721">
              <w:marLeft w:val="0"/>
              <w:marRight w:val="0"/>
              <w:marTop w:val="0"/>
              <w:marBottom w:val="0"/>
              <w:divBdr>
                <w:top w:val="none" w:sz="0" w:space="0" w:color="auto"/>
                <w:left w:val="none" w:sz="0" w:space="0" w:color="auto"/>
                <w:bottom w:val="none" w:sz="0" w:space="0" w:color="auto"/>
                <w:right w:val="none" w:sz="0" w:space="0" w:color="auto"/>
              </w:divBdr>
            </w:div>
            <w:div w:id="910893699">
              <w:marLeft w:val="0"/>
              <w:marRight w:val="0"/>
              <w:marTop w:val="360"/>
              <w:marBottom w:val="0"/>
              <w:divBdr>
                <w:top w:val="single" w:sz="6" w:space="0" w:color="auto"/>
                <w:left w:val="single" w:sz="6" w:space="0" w:color="auto"/>
                <w:bottom w:val="single" w:sz="6" w:space="0" w:color="auto"/>
                <w:right w:val="single" w:sz="6" w:space="0" w:color="auto"/>
              </w:divBdr>
            </w:div>
            <w:div w:id="918440559">
              <w:marLeft w:val="0"/>
              <w:marRight w:val="0"/>
              <w:marTop w:val="0"/>
              <w:marBottom w:val="0"/>
              <w:divBdr>
                <w:top w:val="none" w:sz="0" w:space="0" w:color="auto"/>
                <w:left w:val="none" w:sz="0" w:space="0" w:color="auto"/>
                <w:bottom w:val="none" w:sz="0" w:space="0" w:color="auto"/>
                <w:right w:val="none" w:sz="0" w:space="0" w:color="auto"/>
              </w:divBdr>
            </w:div>
            <w:div w:id="919169282">
              <w:marLeft w:val="0"/>
              <w:marRight w:val="0"/>
              <w:marTop w:val="0"/>
              <w:marBottom w:val="0"/>
              <w:divBdr>
                <w:top w:val="none" w:sz="0" w:space="0" w:color="auto"/>
                <w:left w:val="none" w:sz="0" w:space="0" w:color="auto"/>
                <w:bottom w:val="none" w:sz="0" w:space="0" w:color="auto"/>
                <w:right w:val="none" w:sz="0" w:space="0" w:color="auto"/>
              </w:divBdr>
            </w:div>
            <w:div w:id="925335232">
              <w:marLeft w:val="0"/>
              <w:marRight w:val="0"/>
              <w:marTop w:val="0"/>
              <w:marBottom w:val="0"/>
              <w:divBdr>
                <w:top w:val="none" w:sz="0" w:space="0" w:color="auto"/>
                <w:left w:val="none" w:sz="0" w:space="0" w:color="auto"/>
                <w:bottom w:val="none" w:sz="0" w:space="0" w:color="auto"/>
                <w:right w:val="none" w:sz="0" w:space="0" w:color="auto"/>
              </w:divBdr>
            </w:div>
            <w:div w:id="927084183">
              <w:marLeft w:val="0"/>
              <w:marRight w:val="0"/>
              <w:marTop w:val="0"/>
              <w:marBottom w:val="0"/>
              <w:divBdr>
                <w:top w:val="none" w:sz="0" w:space="0" w:color="auto"/>
                <w:left w:val="none" w:sz="0" w:space="0" w:color="auto"/>
                <w:bottom w:val="none" w:sz="0" w:space="0" w:color="auto"/>
                <w:right w:val="none" w:sz="0" w:space="0" w:color="auto"/>
              </w:divBdr>
            </w:div>
            <w:div w:id="927544805">
              <w:marLeft w:val="0"/>
              <w:marRight w:val="0"/>
              <w:marTop w:val="0"/>
              <w:marBottom w:val="0"/>
              <w:divBdr>
                <w:top w:val="none" w:sz="0" w:space="0" w:color="auto"/>
                <w:left w:val="none" w:sz="0" w:space="0" w:color="auto"/>
                <w:bottom w:val="none" w:sz="0" w:space="0" w:color="auto"/>
                <w:right w:val="none" w:sz="0" w:space="0" w:color="auto"/>
              </w:divBdr>
            </w:div>
            <w:div w:id="931006592">
              <w:marLeft w:val="0"/>
              <w:marRight w:val="0"/>
              <w:marTop w:val="0"/>
              <w:marBottom w:val="0"/>
              <w:divBdr>
                <w:top w:val="none" w:sz="0" w:space="0" w:color="auto"/>
                <w:left w:val="none" w:sz="0" w:space="0" w:color="auto"/>
                <w:bottom w:val="none" w:sz="0" w:space="0" w:color="auto"/>
                <w:right w:val="none" w:sz="0" w:space="0" w:color="auto"/>
              </w:divBdr>
            </w:div>
            <w:div w:id="932057407">
              <w:marLeft w:val="0"/>
              <w:marRight w:val="0"/>
              <w:marTop w:val="0"/>
              <w:marBottom w:val="0"/>
              <w:divBdr>
                <w:top w:val="none" w:sz="0" w:space="0" w:color="auto"/>
                <w:left w:val="none" w:sz="0" w:space="0" w:color="auto"/>
                <w:bottom w:val="none" w:sz="0" w:space="0" w:color="auto"/>
                <w:right w:val="none" w:sz="0" w:space="0" w:color="auto"/>
              </w:divBdr>
            </w:div>
            <w:div w:id="933129166">
              <w:marLeft w:val="0"/>
              <w:marRight w:val="0"/>
              <w:marTop w:val="0"/>
              <w:marBottom w:val="0"/>
              <w:divBdr>
                <w:top w:val="none" w:sz="0" w:space="0" w:color="auto"/>
                <w:left w:val="none" w:sz="0" w:space="0" w:color="auto"/>
                <w:bottom w:val="none" w:sz="0" w:space="0" w:color="auto"/>
                <w:right w:val="none" w:sz="0" w:space="0" w:color="auto"/>
              </w:divBdr>
            </w:div>
            <w:div w:id="937255926">
              <w:marLeft w:val="0"/>
              <w:marRight w:val="0"/>
              <w:marTop w:val="0"/>
              <w:marBottom w:val="0"/>
              <w:divBdr>
                <w:top w:val="none" w:sz="0" w:space="0" w:color="auto"/>
                <w:left w:val="none" w:sz="0" w:space="0" w:color="auto"/>
                <w:bottom w:val="none" w:sz="0" w:space="0" w:color="auto"/>
                <w:right w:val="none" w:sz="0" w:space="0" w:color="auto"/>
              </w:divBdr>
            </w:div>
            <w:div w:id="939139651">
              <w:marLeft w:val="0"/>
              <w:marRight w:val="0"/>
              <w:marTop w:val="0"/>
              <w:marBottom w:val="0"/>
              <w:divBdr>
                <w:top w:val="none" w:sz="0" w:space="0" w:color="auto"/>
                <w:left w:val="none" w:sz="0" w:space="0" w:color="auto"/>
                <w:bottom w:val="none" w:sz="0" w:space="0" w:color="auto"/>
                <w:right w:val="none" w:sz="0" w:space="0" w:color="auto"/>
              </w:divBdr>
            </w:div>
            <w:div w:id="939338195">
              <w:marLeft w:val="0"/>
              <w:marRight w:val="0"/>
              <w:marTop w:val="0"/>
              <w:marBottom w:val="0"/>
              <w:divBdr>
                <w:top w:val="none" w:sz="0" w:space="0" w:color="auto"/>
                <w:left w:val="none" w:sz="0" w:space="0" w:color="auto"/>
                <w:bottom w:val="none" w:sz="0" w:space="0" w:color="auto"/>
                <w:right w:val="none" w:sz="0" w:space="0" w:color="auto"/>
              </w:divBdr>
            </w:div>
            <w:div w:id="945312536">
              <w:marLeft w:val="0"/>
              <w:marRight w:val="0"/>
              <w:marTop w:val="0"/>
              <w:marBottom w:val="0"/>
              <w:divBdr>
                <w:top w:val="none" w:sz="0" w:space="0" w:color="auto"/>
                <w:left w:val="none" w:sz="0" w:space="0" w:color="auto"/>
                <w:bottom w:val="none" w:sz="0" w:space="0" w:color="auto"/>
                <w:right w:val="none" w:sz="0" w:space="0" w:color="auto"/>
              </w:divBdr>
            </w:div>
            <w:div w:id="946816878">
              <w:marLeft w:val="0"/>
              <w:marRight w:val="0"/>
              <w:marTop w:val="0"/>
              <w:marBottom w:val="0"/>
              <w:divBdr>
                <w:top w:val="none" w:sz="0" w:space="0" w:color="auto"/>
                <w:left w:val="none" w:sz="0" w:space="0" w:color="auto"/>
                <w:bottom w:val="none" w:sz="0" w:space="0" w:color="auto"/>
                <w:right w:val="none" w:sz="0" w:space="0" w:color="auto"/>
              </w:divBdr>
            </w:div>
            <w:div w:id="947085676">
              <w:marLeft w:val="0"/>
              <w:marRight w:val="0"/>
              <w:marTop w:val="0"/>
              <w:marBottom w:val="0"/>
              <w:divBdr>
                <w:top w:val="none" w:sz="0" w:space="0" w:color="auto"/>
                <w:left w:val="none" w:sz="0" w:space="0" w:color="auto"/>
                <w:bottom w:val="none" w:sz="0" w:space="0" w:color="auto"/>
                <w:right w:val="none" w:sz="0" w:space="0" w:color="auto"/>
              </w:divBdr>
            </w:div>
            <w:div w:id="948856775">
              <w:marLeft w:val="0"/>
              <w:marRight w:val="0"/>
              <w:marTop w:val="0"/>
              <w:marBottom w:val="0"/>
              <w:divBdr>
                <w:top w:val="none" w:sz="0" w:space="0" w:color="auto"/>
                <w:left w:val="none" w:sz="0" w:space="0" w:color="auto"/>
                <w:bottom w:val="none" w:sz="0" w:space="0" w:color="auto"/>
                <w:right w:val="none" w:sz="0" w:space="0" w:color="auto"/>
              </w:divBdr>
            </w:div>
            <w:div w:id="954673368">
              <w:marLeft w:val="0"/>
              <w:marRight w:val="0"/>
              <w:marTop w:val="0"/>
              <w:marBottom w:val="0"/>
              <w:divBdr>
                <w:top w:val="none" w:sz="0" w:space="0" w:color="auto"/>
                <w:left w:val="none" w:sz="0" w:space="0" w:color="auto"/>
                <w:bottom w:val="none" w:sz="0" w:space="0" w:color="auto"/>
                <w:right w:val="none" w:sz="0" w:space="0" w:color="auto"/>
              </w:divBdr>
            </w:div>
            <w:div w:id="956066355">
              <w:marLeft w:val="0"/>
              <w:marRight w:val="0"/>
              <w:marTop w:val="0"/>
              <w:marBottom w:val="0"/>
              <w:divBdr>
                <w:top w:val="none" w:sz="0" w:space="0" w:color="auto"/>
                <w:left w:val="none" w:sz="0" w:space="0" w:color="auto"/>
                <w:bottom w:val="none" w:sz="0" w:space="0" w:color="auto"/>
                <w:right w:val="none" w:sz="0" w:space="0" w:color="auto"/>
              </w:divBdr>
            </w:div>
            <w:div w:id="956377821">
              <w:marLeft w:val="0"/>
              <w:marRight w:val="0"/>
              <w:marTop w:val="0"/>
              <w:marBottom w:val="0"/>
              <w:divBdr>
                <w:top w:val="none" w:sz="0" w:space="0" w:color="auto"/>
                <w:left w:val="none" w:sz="0" w:space="0" w:color="auto"/>
                <w:bottom w:val="none" w:sz="0" w:space="0" w:color="auto"/>
                <w:right w:val="none" w:sz="0" w:space="0" w:color="auto"/>
              </w:divBdr>
            </w:div>
            <w:div w:id="958027637">
              <w:marLeft w:val="0"/>
              <w:marRight w:val="0"/>
              <w:marTop w:val="0"/>
              <w:marBottom w:val="0"/>
              <w:divBdr>
                <w:top w:val="none" w:sz="0" w:space="0" w:color="auto"/>
                <w:left w:val="none" w:sz="0" w:space="0" w:color="auto"/>
                <w:bottom w:val="none" w:sz="0" w:space="0" w:color="auto"/>
                <w:right w:val="none" w:sz="0" w:space="0" w:color="auto"/>
              </w:divBdr>
            </w:div>
            <w:div w:id="959645548">
              <w:marLeft w:val="0"/>
              <w:marRight w:val="0"/>
              <w:marTop w:val="0"/>
              <w:marBottom w:val="0"/>
              <w:divBdr>
                <w:top w:val="none" w:sz="0" w:space="0" w:color="auto"/>
                <w:left w:val="none" w:sz="0" w:space="0" w:color="auto"/>
                <w:bottom w:val="none" w:sz="0" w:space="0" w:color="auto"/>
                <w:right w:val="none" w:sz="0" w:space="0" w:color="auto"/>
              </w:divBdr>
            </w:div>
            <w:div w:id="962148857">
              <w:marLeft w:val="0"/>
              <w:marRight w:val="0"/>
              <w:marTop w:val="0"/>
              <w:marBottom w:val="0"/>
              <w:divBdr>
                <w:top w:val="none" w:sz="0" w:space="0" w:color="auto"/>
                <w:left w:val="none" w:sz="0" w:space="0" w:color="auto"/>
                <w:bottom w:val="none" w:sz="0" w:space="0" w:color="auto"/>
                <w:right w:val="none" w:sz="0" w:space="0" w:color="auto"/>
              </w:divBdr>
            </w:div>
            <w:div w:id="962661565">
              <w:marLeft w:val="0"/>
              <w:marRight w:val="0"/>
              <w:marTop w:val="0"/>
              <w:marBottom w:val="0"/>
              <w:divBdr>
                <w:top w:val="none" w:sz="0" w:space="0" w:color="auto"/>
                <w:left w:val="none" w:sz="0" w:space="0" w:color="auto"/>
                <w:bottom w:val="none" w:sz="0" w:space="0" w:color="auto"/>
                <w:right w:val="none" w:sz="0" w:space="0" w:color="auto"/>
              </w:divBdr>
            </w:div>
            <w:div w:id="964191473">
              <w:marLeft w:val="0"/>
              <w:marRight w:val="0"/>
              <w:marTop w:val="0"/>
              <w:marBottom w:val="0"/>
              <w:divBdr>
                <w:top w:val="none" w:sz="0" w:space="0" w:color="auto"/>
                <w:left w:val="none" w:sz="0" w:space="0" w:color="auto"/>
                <w:bottom w:val="none" w:sz="0" w:space="0" w:color="auto"/>
                <w:right w:val="none" w:sz="0" w:space="0" w:color="auto"/>
              </w:divBdr>
            </w:div>
            <w:div w:id="966131824">
              <w:marLeft w:val="0"/>
              <w:marRight w:val="0"/>
              <w:marTop w:val="0"/>
              <w:marBottom w:val="0"/>
              <w:divBdr>
                <w:top w:val="none" w:sz="0" w:space="0" w:color="auto"/>
                <w:left w:val="none" w:sz="0" w:space="0" w:color="auto"/>
                <w:bottom w:val="none" w:sz="0" w:space="0" w:color="auto"/>
                <w:right w:val="none" w:sz="0" w:space="0" w:color="auto"/>
              </w:divBdr>
            </w:div>
            <w:div w:id="967666359">
              <w:marLeft w:val="0"/>
              <w:marRight w:val="0"/>
              <w:marTop w:val="0"/>
              <w:marBottom w:val="0"/>
              <w:divBdr>
                <w:top w:val="none" w:sz="0" w:space="0" w:color="auto"/>
                <w:left w:val="none" w:sz="0" w:space="0" w:color="auto"/>
                <w:bottom w:val="none" w:sz="0" w:space="0" w:color="auto"/>
                <w:right w:val="none" w:sz="0" w:space="0" w:color="auto"/>
              </w:divBdr>
            </w:div>
            <w:div w:id="976955920">
              <w:marLeft w:val="0"/>
              <w:marRight w:val="0"/>
              <w:marTop w:val="0"/>
              <w:marBottom w:val="0"/>
              <w:divBdr>
                <w:top w:val="none" w:sz="0" w:space="0" w:color="auto"/>
                <w:left w:val="none" w:sz="0" w:space="0" w:color="auto"/>
                <w:bottom w:val="none" w:sz="0" w:space="0" w:color="auto"/>
                <w:right w:val="none" w:sz="0" w:space="0" w:color="auto"/>
              </w:divBdr>
            </w:div>
            <w:div w:id="981422014">
              <w:marLeft w:val="0"/>
              <w:marRight w:val="0"/>
              <w:marTop w:val="0"/>
              <w:marBottom w:val="0"/>
              <w:divBdr>
                <w:top w:val="none" w:sz="0" w:space="0" w:color="auto"/>
                <w:left w:val="none" w:sz="0" w:space="0" w:color="auto"/>
                <w:bottom w:val="none" w:sz="0" w:space="0" w:color="auto"/>
                <w:right w:val="none" w:sz="0" w:space="0" w:color="auto"/>
              </w:divBdr>
            </w:div>
            <w:div w:id="984579233">
              <w:marLeft w:val="0"/>
              <w:marRight w:val="0"/>
              <w:marTop w:val="0"/>
              <w:marBottom w:val="0"/>
              <w:divBdr>
                <w:top w:val="none" w:sz="0" w:space="0" w:color="auto"/>
                <w:left w:val="none" w:sz="0" w:space="0" w:color="auto"/>
                <w:bottom w:val="none" w:sz="0" w:space="0" w:color="auto"/>
                <w:right w:val="none" w:sz="0" w:space="0" w:color="auto"/>
              </w:divBdr>
            </w:div>
            <w:div w:id="986938403">
              <w:marLeft w:val="0"/>
              <w:marRight w:val="0"/>
              <w:marTop w:val="0"/>
              <w:marBottom w:val="0"/>
              <w:divBdr>
                <w:top w:val="none" w:sz="0" w:space="0" w:color="auto"/>
                <w:left w:val="none" w:sz="0" w:space="0" w:color="auto"/>
                <w:bottom w:val="none" w:sz="0" w:space="0" w:color="auto"/>
                <w:right w:val="none" w:sz="0" w:space="0" w:color="auto"/>
              </w:divBdr>
            </w:div>
            <w:div w:id="987516126">
              <w:marLeft w:val="0"/>
              <w:marRight w:val="0"/>
              <w:marTop w:val="0"/>
              <w:marBottom w:val="0"/>
              <w:divBdr>
                <w:top w:val="none" w:sz="0" w:space="0" w:color="auto"/>
                <w:left w:val="none" w:sz="0" w:space="0" w:color="auto"/>
                <w:bottom w:val="none" w:sz="0" w:space="0" w:color="auto"/>
                <w:right w:val="none" w:sz="0" w:space="0" w:color="auto"/>
              </w:divBdr>
            </w:div>
            <w:div w:id="990255018">
              <w:marLeft w:val="0"/>
              <w:marRight w:val="0"/>
              <w:marTop w:val="0"/>
              <w:marBottom w:val="0"/>
              <w:divBdr>
                <w:top w:val="none" w:sz="0" w:space="0" w:color="auto"/>
                <w:left w:val="none" w:sz="0" w:space="0" w:color="auto"/>
                <w:bottom w:val="none" w:sz="0" w:space="0" w:color="auto"/>
                <w:right w:val="none" w:sz="0" w:space="0" w:color="auto"/>
              </w:divBdr>
              <w:divsChild>
                <w:div w:id="12846844">
                  <w:marLeft w:val="0"/>
                  <w:marRight w:val="0"/>
                  <w:marTop w:val="0"/>
                  <w:marBottom w:val="0"/>
                  <w:divBdr>
                    <w:top w:val="none" w:sz="0" w:space="0" w:color="auto"/>
                    <w:left w:val="none" w:sz="0" w:space="0" w:color="auto"/>
                    <w:bottom w:val="none" w:sz="0" w:space="0" w:color="auto"/>
                    <w:right w:val="none" w:sz="0" w:space="0" w:color="auto"/>
                  </w:divBdr>
                </w:div>
                <w:div w:id="48773993">
                  <w:marLeft w:val="0"/>
                  <w:marRight w:val="0"/>
                  <w:marTop w:val="0"/>
                  <w:marBottom w:val="0"/>
                  <w:divBdr>
                    <w:top w:val="none" w:sz="0" w:space="0" w:color="auto"/>
                    <w:left w:val="none" w:sz="0" w:space="0" w:color="auto"/>
                    <w:bottom w:val="none" w:sz="0" w:space="0" w:color="auto"/>
                    <w:right w:val="none" w:sz="0" w:space="0" w:color="auto"/>
                  </w:divBdr>
                </w:div>
                <w:div w:id="61414106">
                  <w:marLeft w:val="0"/>
                  <w:marRight w:val="0"/>
                  <w:marTop w:val="0"/>
                  <w:marBottom w:val="0"/>
                  <w:divBdr>
                    <w:top w:val="none" w:sz="0" w:space="0" w:color="auto"/>
                    <w:left w:val="none" w:sz="0" w:space="0" w:color="auto"/>
                    <w:bottom w:val="none" w:sz="0" w:space="0" w:color="auto"/>
                    <w:right w:val="none" w:sz="0" w:space="0" w:color="auto"/>
                  </w:divBdr>
                </w:div>
                <w:div w:id="86585894">
                  <w:marLeft w:val="0"/>
                  <w:marRight w:val="0"/>
                  <w:marTop w:val="0"/>
                  <w:marBottom w:val="0"/>
                  <w:divBdr>
                    <w:top w:val="none" w:sz="0" w:space="0" w:color="auto"/>
                    <w:left w:val="none" w:sz="0" w:space="0" w:color="auto"/>
                    <w:bottom w:val="none" w:sz="0" w:space="0" w:color="auto"/>
                    <w:right w:val="none" w:sz="0" w:space="0" w:color="auto"/>
                  </w:divBdr>
                </w:div>
                <w:div w:id="87695449">
                  <w:marLeft w:val="0"/>
                  <w:marRight w:val="0"/>
                  <w:marTop w:val="0"/>
                  <w:marBottom w:val="0"/>
                  <w:divBdr>
                    <w:top w:val="none" w:sz="0" w:space="0" w:color="auto"/>
                    <w:left w:val="none" w:sz="0" w:space="0" w:color="auto"/>
                    <w:bottom w:val="none" w:sz="0" w:space="0" w:color="auto"/>
                    <w:right w:val="none" w:sz="0" w:space="0" w:color="auto"/>
                  </w:divBdr>
                </w:div>
                <w:div w:id="116990042">
                  <w:marLeft w:val="0"/>
                  <w:marRight w:val="0"/>
                  <w:marTop w:val="0"/>
                  <w:marBottom w:val="0"/>
                  <w:divBdr>
                    <w:top w:val="none" w:sz="0" w:space="0" w:color="auto"/>
                    <w:left w:val="none" w:sz="0" w:space="0" w:color="auto"/>
                    <w:bottom w:val="none" w:sz="0" w:space="0" w:color="auto"/>
                    <w:right w:val="none" w:sz="0" w:space="0" w:color="auto"/>
                  </w:divBdr>
                </w:div>
                <w:div w:id="133718105">
                  <w:marLeft w:val="0"/>
                  <w:marRight w:val="0"/>
                  <w:marTop w:val="0"/>
                  <w:marBottom w:val="0"/>
                  <w:divBdr>
                    <w:top w:val="none" w:sz="0" w:space="0" w:color="auto"/>
                    <w:left w:val="none" w:sz="0" w:space="0" w:color="auto"/>
                    <w:bottom w:val="none" w:sz="0" w:space="0" w:color="auto"/>
                    <w:right w:val="none" w:sz="0" w:space="0" w:color="auto"/>
                  </w:divBdr>
                </w:div>
                <w:div w:id="144518388">
                  <w:marLeft w:val="0"/>
                  <w:marRight w:val="0"/>
                  <w:marTop w:val="0"/>
                  <w:marBottom w:val="0"/>
                  <w:divBdr>
                    <w:top w:val="none" w:sz="0" w:space="0" w:color="auto"/>
                    <w:left w:val="none" w:sz="0" w:space="0" w:color="auto"/>
                    <w:bottom w:val="none" w:sz="0" w:space="0" w:color="auto"/>
                    <w:right w:val="none" w:sz="0" w:space="0" w:color="auto"/>
                  </w:divBdr>
                </w:div>
                <w:div w:id="146018085">
                  <w:marLeft w:val="0"/>
                  <w:marRight w:val="0"/>
                  <w:marTop w:val="0"/>
                  <w:marBottom w:val="0"/>
                  <w:divBdr>
                    <w:top w:val="none" w:sz="0" w:space="0" w:color="auto"/>
                    <w:left w:val="none" w:sz="0" w:space="0" w:color="auto"/>
                    <w:bottom w:val="none" w:sz="0" w:space="0" w:color="auto"/>
                    <w:right w:val="none" w:sz="0" w:space="0" w:color="auto"/>
                  </w:divBdr>
                </w:div>
                <w:div w:id="217279958">
                  <w:marLeft w:val="0"/>
                  <w:marRight w:val="0"/>
                  <w:marTop w:val="0"/>
                  <w:marBottom w:val="0"/>
                  <w:divBdr>
                    <w:top w:val="none" w:sz="0" w:space="0" w:color="auto"/>
                    <w:left w:val="none" w:sz="0" w:space="0" w:color="auto"/>
                    <w:bottom w:val="none" w:sz="0" w:space="0" w:color="auto"/>
                    <w:right w:val="none" w:sz="0" w:space="0" w:color="auto"/>
                  </w:divBdr>
                </w:div>
                <w:div w:id="282271756">
                  <w:marLeft w:val="0"/>
                  <w:marRight w:val="0"/>
                  <w:marTop w:val="0"/>
                  <w:marBottom w:val="0"/>
                  <w:divBdr>
                    <w:top w:val="none" w:sz="0" w:space="0" w:color="auto"/>
                    <w:left w:val="none" w:sz="0" w:space="0" w:color="auto"/>
                    <w:bottom w:val="none" w:sz="0" w:space="0" w:color="auto"/>
                    <w:right w:val="none" w:sz="0" w:space="0" w:color="auto"/>
                  </w:divBdr>
                </w:div>
                <w:div w:id="293104698">
                  <w:marLeft w:val="0"/>
                  <w:marRight w:val="0"/>
                  <w:marTop w:val="0"/>
                  <w:marBottom w:val="0"/>
                  <w:divBdr>
                    <w:top w:val="none" w:sz="0" w:space="0" w:color="auto"/>
                    <w:left w:val="none" w:sz="0" w:space="0" w:color="auto"/>
                    <w:bottom w:val="none" w:sz="0" w:space="0" w:color="auto"/>
                    <w:right w:val="none" w:sz="0" w:space="0" w:color="auto"/>
                  </w:divBdr>
                </w:div>
                <w:div w:id="392852289">
                  <w:marLeft w:val="0"/>
                  <w:marRight w:val="0"/>
                  <w:marTop w:val="0"/>
                  <w:marBottom w:val="0"/>
                  <w:divBdr>
                    <w:top w:val="none" w:sz="0" w:space="0" w:color="auto"/>
                    <w:left w:val="none" w:sz="0" w:space="0" w:color="auto"/>
                    <w:bottom w:val="none" w:sz="0" w:space="0" w:color="auto"/>
                    <w:right w:val="none" w:sz="0" w:space="0" w:color="auto"/>
                  </w:divBdr>
                </w:div>
                <w:div w:id="463348522">
                  <w:marLeft w:val="0"/>
                  <w:marRight w:val="0"/>
                  <w:marTop w:val="0"/>
                  <w:marBottom w:val="0"/>
                  <w:divBdr>
                    <w:top w:val="none" w:sz="0" w:space="0" w:color="auto"/>
                    <w:left w:val="none" w:sz="0" w:space="0" w:color="auto"/>
                    <w:bottom w:val="none" w:sz="0" w:space="0" w:color="auto"/>
                    <w:right w:val="none" w:sz="0" w:space="0" w:color="auto"/>
                  </w:divBdr>
                </w:div>
                <w:div w:id="466288785">
                  <w:marLeft w:val="0"/>
                  <w:marRight w:val="0"/>
                  <w:marTop w:val="0"/>
                  <w:marBottom w:val="0"/>
                  <w:divBdr>
                    <w:top w:val="none" w:sz="0" w:space="0" w:color="auto"/>
                    <w:left w:val="none" w:sz="0" w:space="0" w:color="auto"/>
                    <w:bottom w:val="none" w:sz="0" w:space="0" w:color="auto"/>
                    <w:right w:val="none" w:sz="0" w:space="0" w:color="auto"/>
                  </w:divBdr>
                </w:div>
                <w:div w:id="549344675">
                  <w:marLeft w:val="0"/>
                  <w:marRight w:val="0"/>
                  <w:marTop w:val="0"/>
                  <w:marBottom w:val="0"/>
                  <w:divBdr>
                    <w:top w:val="none" w:sz="0" w:space="0" w:color="auto"/>
                    <w:left w:val="none" w:sz="0" w:space="0" w:color="auto"/>
                    <w:bottom w:val="none" w:sz="0" w:space="0" w:color="auto"/>
                    <w:right w:val="none" w:sz="0" w:space="0" w:color="auto"/>
                  </w:divBdr>
                </w:div>
                <w:div w:id="618607545">
                  <w:marLeft w:val="0"/>
                  <w:marRight w:val="0"/>
                  <w:marTop w:val="0"/>
                  <w:marBottom w:val="0"/>
                  <w:divBdr>
                    <w:top w:val="none" w:sz="0" w:space="0" w:color="auto"/>
                    <w:left w:val="none" w:sz="0" w:space="0" w:color="auto"/>
                    <w:bottom w:val="none" w:sz="0" w:space="0" w:color="auto"/>
                    <w:right w:val="none" w:sz="0" w:space="0" w:color="auto"/>
                  </w:divBdr>
                </w:div>
                <w:div w:id="621696240">
                  <w:marLeft w:val="0"/>
                  <w:marRight w:val="0"/>
                  <w:marTop w:val="0"/>
                  <w:marBottom w:val="0"/>
                  <w:divBdr>
                    <w:top w:val="none" w:sz="0" w:space="0" w:color="auto"/>
                    <w:left w:val="none" w:sz="0" w:space="0" w:color="auto"/>
                    <w:bottom w:val="none" w:sz="0" w:space="0" w:color="auto"/>
                    <w:right w:val="none" w:sz="0" w:space="0" w:color="auto"/>
                  </w:divBdr>
                </w:div>
                <w:div w:id="661930402">
                  <w:marLeft w:val="0"/>
                  <w:marRight w:val="0"/>
                  <w:marTop w:val="0"/>
                  <w:marBottom w:val="0"/>
                  <w:divBdr>
                    <w:top w:val="none" w:sz="0" w:space="0" w:color="auto"/>
                    <w:left w:val="none" w:sz="0" w:space="0" w:color="auto"/>
                    <w:bottom w:val="none" w:sz="0" w:space="0" w:color="auto"/>
                    <w:right w:val="none" w:sz="0" w:space="0" w:color="auto"/>
                  </w:divBdr>
                </w:div>
                <w:div w:id="727654699">
                  <w:marLeft w:val="0"/>
                  <w:marRight w:val="0"/>
                  <w:marTop w:val="0"/>
                  <w:marBottom w:val="0"/>
                  <w:divBdr>
                    <w:top w:val="none" w:sz="0" w:space="0" w:color="auto"/>
                    <w:left w:val="none" w:sz="0" w:space="0" w:color="auto"/>
                    <w:bottom w:val="none" w:sz="0" w:space="0" w:color="auto"/>
                    <w:right w:val="none" w:sz="0" w:space="0" w:color="auto"/>
                  </w:divBdr>
                </w:div>
                <w:div w:id="740906828">
                  <w:marLeft w:val="0"/>
                  <w:marRight w:val="0"/>
                  <w:marTop w:val="0"/>
                  <w:marBottom w:val="0"/>
                  <w:divBdr>
                    <w:top w:val="none" w:sz="0" w:space="0" w:color="auto"/>
                    <w:left w:val="none" w:sz="0" w:space="0" w:color="auto"/>
                    <w:bottom w:val="none" w:sz="0" w:space="0" w:color="auto"/>
                    <w:right w:val="none" w:sz="0" w:space="0" w:color="auto"/>
                  </w:divBdr>
                </w:div>
                <w:div w:id="741409791">
                  <w:marLeft w:val="0"/>
                  <w:marRight w:val="0"/>
                  <w:marTop w:val="0"/>
                  <w:marBottom w:val="0"/>
                  <w:divBdr>
                    <w:top w:val="none" w:sz="0" w:space="0" w:color="auto"/>
                    <w:left w:val="none" w:sz="0" w:space="0" w:color="auto"/>
                    <w:bottom w:val="none" w:sz="0" w:space="0" w:color="auto"/>
                    <w:right w:val="none" w:sz="0" w:space="0" w:color="auto"/>
                  </w:divBdr>
                </w:div>
                <w:div w:id="783227221">
                  <w:marLeft w:val="0"/>
                  <w:marRight w:val="0"/>
                  <w:marTop w:val="0"/>
                  <w:marBottom w:val="0"/>
                  <w:divBdr>
                    <w:top w:val="none" w:sz="0" w:space="0" w:color="auto"/>
                    <w:left w:val="none" w:sz="0" w:space="0" w:color="auto"/>
                    <w:bottom w:val="none" w:sz="0" w:space="0" w:color="auto"/>
                    <w:right w:val="none" w:sz="0" w:space="0" w:color="auto"/>
                  </w:divBdr>
                </w:div>
                <w:div w:id="791939681">
                  <w:marLeft w:val="0"/>
                  <w:marRight w:val="0"/>
                  <w:marTop w:val="0"/>
                  <w:marBottom w:val="0"/>
                  <w:divBdr>
                    <w:top w:val="none" w:sz="0" w:space="0" w:color="auto"/>
                    <w:left w:val="none" w:sz="0" w:space="0" w:color="auto"/>
                    <w:bottom w:val="none" w:sz="0" w:space="0" w:color="auto"/>
                    <w:right w:val="none" w:sz="0" w:space="0" w:color="auto"/>
                  </w:divBdr>
                </w:div>
                <w:div w:id="834880427">
                  <w:marLeft w:val="0"/>
                  <w:marRight w:val="0"/>
                  <w:marTop w:val="0"/>
                  <w:marBottom w:val="0"/>
                  <w:divBdr>
                    <w:top w:val="none" w:sz="0" w:space="0" w:color="auto"/>
                    <w:left w:val="none" w:sz="0" w:space="0" w:color="auto"/>
                    <w:bottom w:val="none" w:sz="0" w:space="0" w:color="auto"/>
                    <w:right w:val="none" w:sz="0" w:space="0" w:color="auto"/>
                  </w:divBdr>
                </w:div>
                <w:div w:id="837891961">
                  <w:marLeft w:val="0"/>
                  <w:marRight w:val="0"/>
                  <w:marTop w:val="0"/>
                  <w:marBottom w:val="0"/>
                  <w:divBdr>
                    <w:top w:val="none" w:sz="0" w:space="0" w:color="auto"/>
                    <w:left w:val="none" w:sz="0" w:space="0" w:color="auto"/>
                    <w:bottom w:val="none" w:sz="0" w:space="0" w:color="auto"/>
                    <w:right w:val="none" w:sz="0" w:space="0" w:color="auto"/>
                  </w:divBdr>
                </w:div>
                <w:div w:id="868372657">
                  <w:marLeft w:val="0"/>
                  <w:marRight w:val="0"/>
                  <w:marTop w:val="0"/>
                  <w:marBottom w:val="0"/>
                  <w:divBdr>
                    <w:top w:val="none" w:sz="0" w:space="0" w:color="auto"/>
                    <w:left w:val="none" w:sz="0" w:space="0" w:color="auto"/>
                    <w:bottom w:val="none" w:sz="0" w:space="0" w:color="auto"/>
                    <w:right w:val="none" w:sz="0" w:space="0" w:color="auto"/>
                  </w:divBdr>
                </w:div>
                <w:div w:id="879318810">
                  <w:marLeft w:val="0"/>
                  <w:marRight w:val="0"/>
                  <w:marTop w:val="0"/>
                  <w:marBottom w:val="0"/>
                  <w:divBdr>
                    <w:top w:val="none" w:sz="0" w:space="0" w:color="auto"/>
                    <w:left w:val="none" w:sz="0" w:space="0" w:color="auto"/>
                    <w:bottom w:val="none" w:sz="0" w:space="0" w:color="auto"/>
                    <w:right w:val="none" w:sz="0" w:space="0" w:color="auto"/>
                  </w:divBdr>
                </w:div>
                <w:div w:id="913859307">
                  <w:marLeft w:val="0"/>
                  <w:marRight w:val="0"/>
                  <w:marTop w:val="0"/>
                  <w:marBottom w:val="0"/>
                  <w:divBdr>
                    <w:top w:val="none" w:sz="0" w:space="0" w:color="auto"/>
                    <w:left w:val="none" w:sz="0" w:space="0" w:color="auto"/>
                    <w:bottom w:val="none" w:sz="0" w:space="0" w:color="auto"/>
                    <w:right w:val="none" w:sz="0" w:space="0" w:color="auto"/>
                  </w:divBdr>
                </w:div>
                <w:div w:id="914440626">
                  <w:marLeft w:val="0"/>
                  <w:marRight w:val="0"/>
                  <w:marTop w:val="0"/>
                  <w:marBottom w:val="0"/>
                  <w:divBdr>
                    <w:top w:val="none" w:sz="0" w:space="0" w:color="auto"/>
                    <w:left w:val="none" w:sz="0" w:space="0" w:color="auto"/>
                    <w:bottom w:val="none" w:sz="0" w:space="0" w:color="auto"/>
                    <w:right w:val="none" w:sz="0" w:space="0" w:color="auto"/>
                  </w:divBdr>
                </w:div>
                <w:div w:id="971717196">
                  <w:marLeft w:val="0"/>
                  <w:marRight w:val="0"/>
                  <w:marTop w:val="0"/>
                  <w:marBottom w:val="0"/>
                  <w:divBdr>
                    <w:top w:val="none" w:sz="0" w:space="0" w:color="auto"/>
                    <w:left w:val="none" w:sz="0" w:space="0" w:color="auto"/>
                    <w:bottom w:val="none" w:sz="0" w:space="0" w:color="auto"/>
                    <w:right w:val="none" w:sz="0" w:space="0" w:color="auto"/>
                  </w:divBdr>
                </w:div>
                <w:div w:id="972712404">
                  <w:marLeft w:val="0"/>
                  <w:marRight w:val="0"/>
                  <w:marTop w:val="0"/>
                  <w:marBottom w:val="0"/>
                  <w:divBdr>
                    <w:top w:val="none" w:sz="0" w:space="0" w:color="auto"/>
                    <w:left w:val="none" w:sz="0" w:space="0" w:color="auto"/>
                    <w:bottom w:val="none" w:sz="0" w:space="0" w:color="auto"/>
                    <w:right w:val="none" w:sz="0" w:space="0" w:color="auto"/>
                  </w:divBdr>
                </w:div>
                <w:div w:id="1015498650">
                  <w:marLeft w:val="0"/>
                  <w:marRight w:val="0"/>
                  <w:marTop w:val="0"/>
                  <w:marBottom w:val="0"/>
                  <w:divBdr>
                    <w:top w:val="none" w:sz="0" w:space="0" w:color="auto"/>
                    <w:left w:val="none" w:sz="0" w:space="0" w:color="auto"/>
                    <w:bottom w:val="none" w:sz="0" w:space="0" w:color="auto"/>
                    <w:right w:val="none" w:sz="0" w:space="0" w:color="auto"/>
                  </w:divBdr>
                </w:div>
                <w:div w:id="1067338539">
                  <w:marLeft w:val="0"/>
                  <w:marRight w:val="0"/>
                  <w:marTop w:val="0"/>
                  <w:marBottom w:val="0"/>
                  <w:divBdr>
                    <w:top w:val="none" w:sz="0" w:space="0" w:color="auto"/>
                    <w:left w:val="none" w:sz="0" w:space="0" w:color="auto"/>
                    <w:bottom w:val="none" w:sz="0" w:space="0" w:color="auto"/>
                    <w:right w:val="none" w:sz="0" w:space="0" w:color="auto"/>
                  </w:divBdr>
                </w:div>
                <w:div w:id="1148979395">
                  <w:marLeft w:val="0"/>
                  <w:marRight w:val="0"/>
                  <w:marTop w:val="0"/>
                  <w:marBottom w:val="0"/>
                  <w:divBdr>
                    <w:top w:val="none" w:sz="0" w:space="0" w:color="auto"/>
                    <w:left w:val="none" w:sz="0" w:space="0" w:color="auto"/>
                    <w:bottom w:val="none" w:sz="0" w:space="0" w:color="auto"/>
                    <w:right w:val="none" w:sz="0" w:space="0" w:color="auto"/>
                  </w:divBdr>
                </w:div>
                <w:div w:id="1158181911">
                  <w:marLeft w:val="0"/>
                  <w:marRight w:val="0"/>
                  <w:marTop w:val="0"/>
                  <w:marBottom w:val="0"/>
                  <w:divBdr>
                    <w:top w:val="none" w:sz="0" w:space="0" w:color="auto"/>
                    <w:left w:val="none" w:sz="0" w:space="0" w:color="auto"/>
                    <w:bottom w:val="none" w:sz="0" w:space="0" w:color="auto"/>
                    <w:right w:val="none" w:sz="0" w:space="0" w:color="auto"/>
                  </w:divBdr>
                </w:div>
                <w:div w:id="1177892062">
                  <w:marLeft w:val="0"/>
                  <w:marRight w:val="0"/>
                  <w:marTop w:val="0"/>
                  <w:marBottom w:val="0"/>
                  <w:divBdr>
                    <w:top w:val="none" w:sz="0" w:space="0" w:color="auto"/>
                    <w:left w:val="none" w:sz="0" w:space="0" w:color="auto"/>
                    <w:bottom w:val="none" w:sz="0" w:space="0" w:color="auto"/>
                    <w:right w:val="none" w:sz="0" w:space="0" w:color="auto"/>
                  </w:divBdr>
                </w:div>
                <w:div w:id="1214344902">
                  <w:marLeft w:val="0"/>
                  <w:marRight w:val="0"/>
                  <w:marTop w:val="0"/>
                  <w:marBottom w:val="0"/>
                  <w:divBdr>
                    <w:top w:val="none" w:sz="0" w:space="0" w:color="auto"/>
                    <w:left w:val="none" w:sz="0" w:space="0" w:color="auto"/>
                    <w:bottom w:val="none" w:sz="0" w:space="0" w:color="auto"/>
                    <w:right w:val="none" w:sz="0" w:space="0" w:color="auto"/>
                  </w:divBdr>
                </w:div>
                <w:div w:id="1400979745">
                  <w:marLeft w:val="0"/>
                  <w:marRight w:val="0"/>
                  <w:marTop w:val="0"/>
                  <w:marBottom w:val="0"/>
                  <w:divBdr>
                    <w:top w:val="none" w:sz="0" w:space="0" w:color="auto"/>
                    <w:left w:val="none" w:sz="0" w:space="0" w:color="auto"/>
                    <w:bottom w:val="none" w:sz="0" w:space="0" w:color="auto"/>
                    <w:right w:val="none" w:sz="0" w:space="0" w:color="auto"/>
                  </w:divBdr>
                </w:div>
                <w:div w:id="1426413524">
                  <w:marLeft w:val="0"/>
                  <w:marRight w:val="0"/>
                  <w:marTop w:val="0"/>
                  <w:marBottom w:val="0"/>
                  <w:divBdr>
                    <w:top w:val="none" w:sz="0" w:space="0" w:color="auto"/>
                    <w:left w:val="none" w:sz="0" w:space="0" w:color="auto"/>
                    <w:bottom w:val="none" w:sz="0" w:space="0" w:color="auto"/>
                    <w:right w:val="none" w:sz="0" w:space="0" w:color="auto"/>
                  </w:divBdr>
                </w:div>
                <w:div w:id="1536773285">
                  <w:marLeft w:val="0"/>
                  <w:marRight w:val="0"/>
                  <w:marTop w:val="0"/>
                  <w:marBottom w:val="0"/>
                  <w:divBdr>
                    <w:top w:val="none" w:sz="0" w:space="0" w:color="auto"/>
                    <w:left w:val="none" w:sz="0" w:space="0" w:color="auto"/>
                    <w:bottom w:val="none" w:sz="0" w:space="0" w:color="auto"/>
                    <w:right w:val="none" w:sz="0" w:space="0" w:color="auto"/>
                  </w:divBdr>
                </w:div>
                <w:div w:id="1567648893">
                  <w:marLeft w:val="0"/>
                  <w:marRight w:val="0"/>
                  <w:marTop w:val="0"/>
                  <w:marBottom w:val="0"/>
                  <w:divBdr>
                    <w:top w:val="none" w:sz="0" w:space="0" w:color="auto"/>
                    <w:left w:val="none" w:sz="0" w:space="0" w:color="auto"/>
                    <w:bottom w:val="none" w:sz="0" w:space="0" w:color="auto"/>
                    <w:right w:val="none" w:sz="0" w:space="0" w:color="auto"/>
                  </w:divBdr>
                </w:div>
                <w:div w:id="1616716217">
                  <w:marLeft w:val="0"/>
                  <w:marRight w:val="0"/>
                  <w:marTop w:val="0"/>
                  <w:marBottom w:val="0"/>
                  <w:divBdr>
                    <w:top w:val="none" w:sz="0" w:space="0" w:color="auto"/>
                    <w:left w:val="none" w:sz="0" w:space="0" w:color="auto"/>
                    <w:bottom w:val="none" w:sz="0" w:space="0" w:color="auto"/>
                    <w:right w:val="none" w:sz="0" w:space="0" w:color="auto"/>
                  </w:divBdr>
                </w:div>
                <w:div w:id="1625116103">
                  <w:marLeft w:val="0"/>
                  <w:marRight w:val="0"/>
                  <w:marTop w:val="0"/>
                  <w:marBottom w:val="0"/>
                  <w:divBdr>
                    <w:top w:val="none" w:sz="0" w:space="0" w:color="auto"/>
                    <w:left w:val="none" w:sz="0" w:space="0" w:color="auto"/>
                    <w:bottom w:val="none" w:sz="0" w:space="0" w:color="auto"/>
                    <w:right w:val="none" w:sz="0" w:space="0" w:color="auto"/>
                  </w:divBdr>
                </w:div>
                <w:div w:id="1637220938">
                  <w:marLeft w:val="0"/>
                  <w:marRight w:val="0"/>
                  <w:marTop w:val="0"/>
                  <w:marBottom w:val="0"/>
                  <w:divBdr>
                    <w:top w:val="none" w:sz="0" w:space="0" w:color="auto"/>
                    <w:left w:val="none" w:sz="0" w:space="0" w:color="auto"/>
                    <w:bottom w:val="none" w:sz="0" w:space="0" w:color="auto"/>
                    <w:right w:val="none" w:sz="0" w:space="0" w:color="auto"/>
                  </w:divBdr>
                </w:div>
                <w:div w:id="1750617488">
                  <w:marLeft w:val="0"/>
                  <w:marRight w:val="0"/>
                  <w:marTop w:val="0"/>
                  <w:marBottom w:val="0"/>
                  <w:divBdr>
                    <w:top w:val="none" w:sz="0" w:space="0" w:color="auto"/>
                    <w:left w:val="none" w:sz="0" w:space="0" w:color="auto"/>
                    <w:bottom w:val="none" w:sz="0" w:space="0" w:color="auto"/>
                    <w:right w:val="none" w:sz="0" w:space="0" w:color="auto"/>
                  </w:divBdr>
                </w:div>
                <w:div w:id="1877112080">
                  <w:marLeft w:val="0"/>
                  <w:marRight w:val="0"/>
                  <w:marTop w:val="0"/>
                  <w:marBottom w:val="0"/>
                  <w:divBdr>
                    <w:top w:val="none" w:sz="0" w:space="0" w:color="auto"/>
                    <w:left w:val="none" w:sz="0" w:space="0" w:color="auto"/>
                    <w:bottom w:val="none" w:sz="0" w:space="0" w:color="auto"/>
                    <w:right w:val="none" w:sz="0" w:space="0" w:color="auto"/>
                  </w:divBdr>
                </w:div>
                <w:div w:id="1998415272">
                  <w:marLeft w:val="0"/>
                  <w:marRight w:val="0"/>
                  <w:marTop w:val="0"/>
                  <w:marBottom w:val="0"/>
                  <w:divBdr>
                    <w:top w:val="none" w:sz="0" w:space="0" w:color="auto"/>
                    <w:left w:val="none" w:sz="0" w:space="0" w:color="auto"/>
                    <w:bottom w:val="none" w:sz="0" w:space="0" w:color="auto"/>
                    <w:right w:val="none" w:sz="0" w:space="0" w:color="auto"/>
                  </w:divBdr>
                </w:div>
                <w:div w:id="2045523282">
                  <w:marLeft w:val="0"/>
                  <w:marRight w:val="0"/>
                  <w:marTop w:val="0"/>
                  <w:marBottom w:val="0"/>
                  <w:divBdr>
                    <w:top w:val="none" w:sz="0" w:space="0" w:color="auto"/>
                    <w:left w:val="none" w:sz="0" w:space="0" w:color="auto"/>
                    <w:bottom w:val="none" w:sz="0" w:space="0" w:color="auto"/>
                    <w:right w:val="none" w:sz="0" w:space="0" w:color="auto"/>
                  </w:divBdr>
                </w:div>
                <w:div w:id="2047676548">
                  <w:marLeft w:val="0"/>
                  <w:marRight w:val="0"/>
                  <w:marTop w:val="0"/>
                  <w:marBottom w:val="0"/>
                  <w:divBdr>
                    <w:top w:val="none" w:sz="0" w:space="0" w:color="auto"/>
                    <w:left w:val="none" w:sz="0" w:space="0" w:color="auto"/>
                    <w:bottom w:val="none" w:sz="0" w:space="0" w:color="auto"/>
                    <w:right w:val="none" w:sz="0" w:space="0" w:color="auto"/>
                  </w:divBdr>
                </w:div>
                <w:div w:id="2086685978">
                  <w:marLeft w:val="0"/>
                  <w:marRight w:val="0"/>
                  <w:marTop w:val="0"/>
                  <w:marBottom w:val="0"/>
                  <w:divBdr>
                    <w:top w:val="none" w:sz="0" w:space="0" w:color="auto"/>
                    <w:left w:val="none" w:sz="0" w:space="0" w:color="auto"/>
                    <w:bottom w:val="none" w:sz="0" w:space="0" w:color="auto"/>
                    <w:right w:val="none" w:sz="0" w:space="0" w:color="auto"/>
                  </w:divBdr>
                </w:div>
                <w:div w:id="2093351580">
                  <w:marLeft w:val="0"/>
                  <w:marRight w:val="0"/>
                  <w:marTop w:val="0"/>
                  <w:marBottom w:val="0"/>
                  <w:divBdr>
                    <w:top w:val="none" w:sz="0" w:space="0" w:color="auto"/>
                    <w:left w:val="none" w:sz="0" w:space="0" w:color="auto"/>
                    <w:bottom w:val="none" w:sz="0" w:space="0" w:color="auto"/>
                    <w:right w:val="none" w:sz="0" w:space="0" w:color="auto"/>
                  </w:divBdr>
                </w:div>
                <w:div w:id="2114588915">
                  <w:marLeft w:val="0"/>
                  <w:marRight w:val="0"/>
                  <w:marTop w:val="0"/>
                  <w:marBottom w:val="0"/>
                  <w:divBdr>
                    <w:top w:val="none" w:sz="0" w:space="0" w:color="auto"/>
                    <w:left w:val="none" w:sz="0" w:space="0" w:color="auto"/>
                    <w:bottom w:val="none" w:sz="0" w:space="0" w:color="auto"/>
                    <w:right w:val="none" w:sz="0" w:space="0" w:color="auto"/>
                  </w:divBdr>
                </w:div>
                <w:div w:id="2130734123">
                  <w:marLeft w:val="0"/>
                  <w:marRight w:val="0"/>
                  <w:marTop w:val="0"/>
                  <w:marBottom w:val="0"/>
                  <w:divBdr>
                    <w:top w:val="none" w:sz="0" w:space="0" w:color="auto"/>
                    <w:left w:val="none" w:sz="0" w:space="0" w:color="auto"/>
                    <w:bottom w:val="none" w:sz="0" w:space="0" w:color="auto"/>
                    <w:right w:val="none" w:sz="0" w:space="0" w:color="auto"/>
                  </w:divBdr>
                </w:div>
                <w:div w:id="2138254852">
                  <w:marLeft w:val="0"/>
                  <w:marRight w:val="0"/>
                  <w:marTop w:val="0"/>
                  <w:marBottom w:val="0"/>
                  <w:divBdr>
                    <w:top w:val="none" w:sz="0" w:space="0" w:color="auto"/>
                    <w:left w:val="none" w:sz="0" w:space="0" w:color="auto"/>
                    <w:bottom w:val="none" w:sz="0" w:space="0" w:color="auto"/>
                    <w:right w:val="none" w:sz="0" w:space="0" w:color="auto"/>
                  </w:divBdr>
                </w:div>
              </w:divsChild>
            </w:div>
            <w:div w:id="991062598">
              <w:marLeft w:val="0"/>
              <w:marRight w:val="0"/>
              <w:marTop w:val="0"/>
              <w:marBottom w:val="0"/>
              <w:divBdr>
                <w:top w:val="none" w:sz="0" w:space="0" w:color="auto"/>
                <w:left w:val="none" w:sz="0" w:space="0" w:color="auto"/>
                <w:bottom w:val="none" w:sz="0" w:space="0" w:color="auto"/>
                <w:right w:val="none" w:sz="0" w:space="0" w:color="auto"/>
              </w:divBdr>
            </w:div>
            <w:div w:id="991329055">
              <w:marLeft w:val="0"/>
              <w:marRight w:val="0"/>
              <w:marTop w:val="0"/>
              <w:marBottom w:val="0"/>
              <w:divBdr>
                <w:top w:val="none" w:sz="0" w:space="0" w:color="auto"/>
                <w:left w:val="none" w:sz="0" w:space="0" w:color="auto"/>
                <w:bottom w:val="none" w:sz="0" w:space="0" w:color="auto"/>
                <w:right w:val="none" w:sz="0" w:space="0" w:color="auto"/>
              </w:divBdr>
            </w:div>
            <w:div w:id="992416241">
              <w:marLeft w:val="0"/>
              <w:marRight w:val="0"/>
              <w:marTop w:val="0"/>
              <w:marBottom w:val="0"/>
              <w:divBdr>
                <w:top w:val="none" w:sz="0" w:space="0" w:color="auto"/>
                <w:left w:val="none" w:sz="0" w:space="0" w:color="auto"/>
                <w:bottom w:val="none" w:sz="0" w:space="0" w:color="auto"/>
                <w:right w:val="none" w:sz="0" w:space="0" w:color="auto"/>
              </w:divBdr>
            </w:div>
            <w:div w:id="995037792">
              <w:marLeft w:val="0"/>
              <w:marRight w:val="0"/>
              <w:marTop w:val="0"/>
              <w:marBottom w:val="0"/>
              <w:divBdr>
                <w:top w:val="none" w:sz="0" w:space="0" w:color="auto"/>
                <w:left w:val="none" w:sz="0" w:space="0" w:color="auto"/>
                <w:bottom w:val="none" w:sz="0" w:space="0" w:color="auto"/>
                <w:right w:val="none" w:sz="0" w:space="0" w:color="auto"/>
              </w:divBdr>
            </w:div>
            <w:div w:id="995449476">
              <w:marLeft w:val="0"/>
              <w:marRight w:val="0"/>
              <w:marTop w:val="0"/>
              <w:marBottom w:val="0"/>
              <w:divBdr>
                <w:top w:val="none" w:sz="0" w:space="0" w:color="auto"/>
                <w:left w:val="none" w:sz="0" w:space="0" w:color="auto"/>
                <w:bottom w:val="none" w:sz="0" w:space="0" w:color="auto"/>
                <w:right w:val="none" w:sz="0" w:space="0" w:color="auto"/>
              </w:divBdr>
            </w:div>
            <w:div w:id="997155100">
              <w:marLeft w:val="0"/>
              <w:marRight w:val="0"/>
              <w:marTop w:val="0"/>
              <w:marBottom w:val="0"/>
              <w:divBdr>
                <w:top w:val="none" w:sz="0" w:space="0" w:color="auto"/>
                <w:left w:val="none" w:sz="0" w:space="0" w:color="auto"/>
                <w:bottom w:val="none" w:sz="0" w:space="0" w:color="auto"/>
                <w:right w:val="none" w:sz="0" w:space="0" w:color="auto"/>
              </w:divBdr>
              <w:divsChild>
                <w:div w:id="301928407">
                  <w:marLeft w:val="0"/>
                  <w:marRight w:val="0"/>
                  <w:marTop w:val="0"/>
                  <w:marBottom w:val="0"/>
                  <w:divBdr>
                    <w:top w:val="none" w:sz="0" w:space="0" w:color="auto"/>
                    <w:left w:val="none" w:sz="0" w:space="0" w:color="auto"/>
                    <w:bottom w:val="none" w:sz="0" w:space="0" w:color="auto"/>
                    <w:right w:val="none" w:sz="0" w:space="0" w:color="auto"/>
                  </w:divBdr>
                </w:div>
                <w:div w:id="625357628">
                  <w:marLeft w:val="0"/>
                  <w:marRight w:val="0"/>
                  <w:marTop w:val="0"/>
                  <w:marBottom w:val="0"/>
                  <w:divBdr>
                    <w:top w:val="none" w:sz="0" w:space="0" w:color="auto"/>
                    <w:left w:val="none" w:sz="0" w:space="0" w:color="auto"/>
                    <w:bottom w:val="none" w:sz="0" w:space="0" w:color="auto"/>
                    <w:right w:val="none" w:sz="0" w:space="0" w:color="auto"/>
                  </w:divBdr>
                </w:div>
                <w:div w:id="758061649">
                  <w:marLeft w:val="0"/>
                  <w:marRight w:val="0"/>
                  <w:marTop w:val="0"/>
                  <w:marBottom w:val="0"/>
                  <w:divBdr>
                    <w:top w:val="none" w:sz="0" w:space="0" w:color="auto"/>
                    <w:left w:val="none" w:sz="0" w:space="0" w:color="auto"/>
                    <w:bottom w:val="none" w:sz="0" w:space="0" w:color="auto"/>
                    <w:right w:val="none" w:sz="0" w:space="0" w:color="auto"/>
                  </w:divBdr>
                </w:div>
              </w:divsChild>
            </w:div>
            <w:div w:id="998388298">
              <w:marLeft w:val="0"/>
              <w:marRight w:val="0"/>
              <w:marTop w:val="0"/>
              <w:marBottom w:val="0"/>
              <w:divBdr>
                <w:top w:val="none" w:sz="0" w:space="0" w:color="auto"/>
                <w:left w:val="none" w:sz="0" w:space="0" w:color="auto"/>
                <w:bottom w:val="none" w:sz="0" w:space="0" w:color="auto"/>
                <w:right w:val="none" w:sz="0" w:space="0" w:color="auto"/>
              </w:divBdr>
            </w:div>
            <w:div w:id="998654219">
              <w:marLeft w:val="0"/>
              <w:marRight w:val="0"/>
              <w:marTop w:val="0"/>
              <w:marBottom w:val="0"/>
              <w:divBdr>
                <w:top w:val="none" w:sz="0" w:space="0" w:color="auto"/>
                <w:left w:val="none" w:sz="0" w:space="0" w:color="auto"/>
                <w:bottom w:val="none" w:sz="0" w:space="0" w:color="auto"/>
                <w:right w:val="none" w:sz="0" w:space="0" w:color="auto"/>
              </w:divBdr>
            </w:div>
            <w:div w:id="998923795">
              <w:marLeft w:val="0"/>
              <w:marRight w:val="0"/>
              <w:marTop w:val="0"/>
              <w:marBottom w:val="0"/>
              <w:divBdr>
                <w:top w:val="none" w:sz="0" w:space="0" w:color="auto"/>
                <w:left w:val="none" w:sz="0" w:space="0" w:color="auto"/>
                <w:bottom w:val="none" w:sz="0" w:space="0" w:color="auto"/>
                <w:right w:val="none" w:sz="0" w:space="0" w:color="auto"/>
              </w:divBdr>
            </w:div>
            <w:div w:id="1002902163">
              <w:marLeft w:val="0"/>
              <w:marRight w:val="0"/>
              <w:marTop w:val="0"/>
              <w:marBottom w:val="0"/>
              <w:divBdr>
                <w:top w:val="none" w:sz="0" w:space="0" w:color="auto"/>
                <w:left w:val="none" w:sz="0" w:space="0" w:color="auto"/>
                <w:bottom w:val="none" w:sz="0" w:space="0" w:color="auto"/>
                <w:right w:val="none" w:sz="0" w:space="0" w:color="auto"/>
              </w:divBdr>
            </w:div>
            <w:div w:id="1003702575">
              <w:marLeft w:val="0"/>
              <w:marRight w:val="0"/>
              <w:marTop w:val="0"/>
              <w:marBottom w:val="0"/>
              <w:divBdr>
                <w:top w:val="none" w:sz="0" w:space="0" w:color="auto"/>
                <w:left w:val="none" w:sz="0" w:space="0" w:color="auto"/>
                <w:bottom w:val="none" w:sz="0" w:space="0" w:color="auto"/>
                <w:right w:val="none" w:sz="0" w:space="0" w:color="auto"/>
              </w:divBdr>
            </w:div>
            <w:div w:id="1004938974">
              <w:marLeft w:val="0"/>
              <w:marRight w:val="0"/>
              <w:marTop w:val="0"/>
              <w:marBottom w:val="0"/>
              <w:divBdr>
                <w:top w:val="none" w:sz="0" w:space="0" w:color="auto"/>
                <w:left w:val="none" w:sz="0" w:space="0" w:color="auto"/>
                <w:bottom w:val="none" w:sz="0" w:space="0" w:color="auto"/>
                <w:right w:val="none" w:sz="0" w:space="0" w:color="auto"/>
              </w:divBdr>
            </w:div>
            <w:div w:id="1007026230">
              <w:marLeft w:val="0"/>
              <w:marRight w:val="0"/>
              <w:marTop w:val="0"/>
              <w:marBottom w:val="0"/>
              <w:divBdr>
                <w:top w:val="none" w:sz="0" w:space="0" w:color="auto"/>
                <w:left w:val="none" w:sz="0" w:space="0" w:color="auto"/>
                <w:bottom w:val="none" w:sz="0" w:space="0" w:color="auto"/>
                <w:right w:val="none" w:sz="0" w:space="0" w:color="auto"/>
              </w:divBdr>
            </w:div>
            <w:div w:id="1007488449">
              <w:marLeft w:val="0"/>
              <w:marRight w:val="0"/>
              <w:marTop w:val="0"/>
              <w:marBottom w:val="0"/>
              <w:divBdr>
                <w:top w:val="none" w:sz="0" w:space="0" w:color="auto"/>
                <w:left w:val="none" w:sz="0" w:space="0" w:color="auto"/>
                <w:bottom w:val="none" w:sz="0" w:space="0" w:color="auto"/>
                <w:right w:val="none" w:sz="0" w:space="0" w:color="auto"/>
              </w:divBdr>
            </w:div>
            <w:div w:id="1007636438">
              <w:marLeft w:val="0"/>
              <w:marRight w:val="0"/>
              <w:marTop w:val="0"/>
              <w:marBottom w:val="0"/>
              <w:divBdr>
                <w:top w:val="none" w:sz="0" w:space="0" w:color="auto"/>
                <w:left w:val="none" w:sz="0" w:space="0" w:color="auto"/>
                <w:bottom w:val="none" w:sz="0" w:space="0" w:color="auto"/>
                <w:right w:val="none" w:sz="0" w:space="0" w:color="auto"/>
              </w:divBdr>
            </w:div>
            <w:div w:id="1010106468">
              <w:marLeft w:val="0"/>
              <w:marRight w:val="0"/>
              <w:marTop w:val="0"/>
              <w:marBottom w:val="0"/>
              <w:divBdr>
                <w:top w:val="none" w:sz="0" w:space="0" w:color="auto"/>
                <w:left w:val="none" w:sz="0" w:space="0" w:color="auto"/>
                <w:bottom w:val="none" w:sz="0" w:space="0" w:color="auto"/>
                <w:right w:val="none" w:sz="0" w:space="0" w:color="auto"/>
              </w:divBdr>
            </w:div>
            <w:div w:id="1010259576">
              <w:marLeft w:val="0"/>
              <w:marRight w:val="0"/>
              <w:marTop w:val="0"/>
              <w:marBottom w:val="0"/>
              <w:divBdr>
                <w:top w:val="none" w:sz="0" w:space="0" w:color="auto"/>
                <w:left w:val="none" w:sz="0" w:space="0" w:color="auto"/>
                <w:bottom w:val="none" w:sz="0" w:space="0" w:color="auto"/>
                <w:right w:val="none" w:sz="0" w:space="0" w:color="auto"/>
              </w:divBdr>
            </w:div>
            <w:div w:id="1013728345">
              <w:marLeft w:val="0"/>
              <w:marRight w:val="0"/>
              <w:marTop w:val="0"/>
              <w:marBottom w:val="0"/>
              <w:divBdr>
                <w:top w:val="none" w:sz="0" w:space="0" w:color="auto"/>
                <w:left w:val="none" w:sz="0" w:space="0" w:color="auto"/>
                <w:bottom w:val="none" w:sz="0" w:space="0" w:color="auto"/>
                <w:right w:val="none" w:sz="0" w:space="0" w:color="auto"/>
              </w:divBdr>
            </w:div>
            <w:div w:id="1023676175">
              <w:marLeft w:val="0"/>
              <w:marRight w:val="0"/>
              <w:marTop w:val="0"/>
              <w:marBottom w:val="0"/>
              <w:divBdr>
                <w:top w:val="none" w:sz="0" w:space="0" w:color="auto"/>
                <w:left w:val="none" w:sz="0" w:space="0" w:color="auto"/>
                <w:bottom w:val="none" w:sz="0" w:space="0" w:color="auto"/>
                <w:right w:val="none" w:sz="0" w:space="0" w:color="auto"/>
              </w:divBdr>
            </w:div>
            <w:div w:id="1024596531">
              <w:marLeft w:val="0"/>
              <w:marRight w:val="0"/>
              <w:marTop w:val="0"/>
              <w:marBottom w:val="0"/>
              <w:divBdr>
                <w:top w:val="none" w:sz="0" w:space="0" w:color="auto"/>
                <w:left w:val="none" w:sz="0" w:space="0" w:color="auto"/>
                <w:bottom w:val="none" w:sz="0" w:space="0" w:color="auto"/>
                <w:right w:val="none" w:sz="0" w:space="0" w:color="auto"/>
              </w:divBdr>
            </w:div>
            <w:div w:id="1025205392">
              <w:marLeft w:val="0"/>
              <w:marRight w:val="0"/>
              <w:marTop w:val="0"/>
              <w:marBottom w:val="0"/>
              <w:divBdr>
                <w:top w:val="none" w:sz="0" w:space="0" w:color="auto"/>
                <w:left w:val="none" w:sz="0" w:space="0" w:color="auto"/>
                <w:bottom w:val="none" w:sz="0" w:space="0" w:color="auto"/>
                <w:right w:val="none" w:sz="0" w:space="0" w:color="auto"/>
              </w:divBdr>
            </w:div>
            <w:div w:id="1028533278">
              <w:marLeft w:val="0"/>
              <w:marRight w:val="0"/>
              <w:marTop w:val="0"/>
              <w:marBottom w:val="0"/>
              <w:divBdr>
                <w:top w:val="none" w:sz="0" w:space="0" w:color="auto"/>
                <w:left w:val="none" w:sz="0" w:space="0" w:color="auto"/>
                <w:bottom w:val="none" w:sz="0" w:space="0" w:color="auto"/>
                <w:right w:val="none" w:sz="0" w:space="0" w:color="auto"/>
              </w:divBdr>
            </w:div>
            <w:div w:id="1031304402">
              <w:marLeft w:val="0"/>
              <w:marRight w:val="0"/>
              <w:marTop w:val="0"/>
              <w:marBottom w:val="0"/>
              <w:divBdr>
                <w:top w:val="none" w:sz="0" w:space="0" w:color="auto"/>
                <w:left w:val="none" w:sz="0" w:space="0" w:color="auto"/>
                <w:bottom w:val="none" w:sz="0" w:space="0" w:color="auto"/>
                <w:right w:val="none" w:sz="0" w:space="0" w:color="auto"/>
              </w:divBdr>
            </w:div>
            <w:div w:id="1032809084">
              <w:marLeft w:val="0"/>
              <w:marRight w:val="0"/>
              <w:marTop w:val="0"/>
              <w:marBottom w:val="0"/>
              <w:divBdr>
                <w:top w:val="none" w:sz="0" w:space="0" w:color="auto"/>
                <w:left w:val="none" w:sz="0" w:space="0" w:color="auto"/>
                <w:bottom w:val="none" w:sz="0" w:space="0" w:color="auto"/>
                <w:right w:val="none" w:sz="0" w:space="0" w:color="auto"/>
              </w:divBdr>
            </w:div>
            <w:div w:id="1034381062">
              <w:marLeft w:val="0"/>
              <w:marRight w:val="0"/>
              <w:marTop w:val="0"/>
              <w:marBottom w:val="0"/>
              <w:divBdr>
                <w:top w:val="none" w:sz="0" w:space="0" w:color="auto"/>
                <w:left w:val="none" w:sz="0" w:space="0" w:color="auto"/>
                <w:bottom w:val="none" w:sz="0" w:space="0" w:color="auto"/>
                <w:right w:val="none" w:sz="0" w:space="0" w:color="auto"/>
              </w:divBdr>
            </w:div>
            <w:div w:id="1035040503">
              <w:marLeft w:val="0"/>
              <w:marRight w:val="0"/>
              <w:marTop w:val="0"/>
              <w:marBottom w:val="0"/>
              <w:divBdr>
                <w:top w:val="none" w:sz="0" w:space="0" w:color="auto"/>
                <w:left w:val="none" w:sz="0" w:space="0" w:color="auto"/>
                <w:bottom w:val="none" w:sz="0" w:space="0" w:color="auto"/>
                <w:right w:val="none" w:sz="0" w:space="0" w:color="auto"/>
              </w:divBdr>
            </w:div>
            <w:div w:id="1035693609">
              <w:marLeft w:val="0"/>
              <w:marRight w:val="0"/>
              <w:marTop w:val="0"/>
              <w:marBottom w:val="0"/>
              <w:divBdr>
                <w:top w:val="none" w:sz="0" w:space="0" w:color="auto"/>
                <w:left w:val="none" w:sz="0" w:space="0" w:color="auto"/>
                <w:bottom w:val="none" w:sz="0" w:space="0" w:color="auto"/>
                <w:right w:val="none" w:sz="0" w:space="0" w:color="auto"/>
              </w:divBdr>
            </w:div>
            <w:div w:id="1035815404">
              <w:marLeft w:val="0"/>
              <w:marRight w:val="0"/>
              <w:marTop w:val="0"/>
              <w:marBottom w:val="0"/>
              <w:divBdr>
                <w:top w:val="none" w:sz="0" w:space="0" w:color="auto"/>
                <w:left w:val="none" w:sz="0" w:space="0" w:color="auto"/>
                <w:bottom w:val="none" w:sz="0" w:space="0" w:color="auto"/>
                <w:right w:val="none" w:sz="0" w:space="0" w:color="auto"/>
              </w:divBdr>
            </w:div>
            <w:div w:id="1036587014">
              <w:marLeft w:val="0"/>
              <w:marRight w:val="0"/>
              <w:marTop w:val="0"/>
              <w:marBottom w:val="0"/>
              <w:divBdr>
                <w:top w:val="none" w:sz="0" w:space="0" w:color="auto"/>
                <w:left w:val="none" w:sz="0" w:space="0" w:color="auto"/>
                <w:bottom w:val="none" w:sz="0" w:space="0" w:color="auto"/>
                <w:right w:val="none" w:sz="0" w:space="0" w:color="auto"/>
              </w:divBdr>
            </w:div>
            <w:div w:id="1038772419">
              <w:marLeft w:val="0"/>
              <w:marRight w:val="0"/>
              <w:marTop w:val="0"/>
              <w:marBottom w:val="0"/>
              <w:divBdr>
                <w:top w:val="none" w:sz="0" w:space="0" w:color="auto"/>
                <w:left w:val="none" w:sz="0" w:space="0" w:color="auto"/>
                <w:bottom w:val="none" w:sz="0" w:space="0" w:color="auto"/>
                <w:right w:val="none" w:sz="0" w:space="0" w:color="auto"/>
              </w:divBdr>
            </w:div>
            <w:div w:id="1040324437">
              <w:marLeft w:val="0"/>
              <w:marRight w:val="0"/>
              <w:marTop w:val="0"/>
              <w:marBottom w:val="0"/>
              <w:divBdr>
                <w:top w:val="none" w:sz="0" w:space="0" w:color="auto"/>
                <w:left w:val="none" w:sz="0" w:space="0" w:color="auto"/>
                <w:bottom w:val="none" w:sz="0" w:space="0" w:color="auto"/>
                <w:right w:val="none" w:sz="0" w:space="0" w:color="auto"/>
              </w:divBdr>
            </w:div>
            <w:div w:id="1041518367">
              <w:marLeft w:val="0"/>
              <w:marRight w:val="0"/>
              <w:marTop w:val="0"/>
              <w:marBottom w:val="0"/>
              <w:divBdr>
                <w:top w:val="none" w:sz="0" w:space="0" w:color="auto"/>
                <w:left w:val="none" w:sz="0" w:space="0" w:color="auto"/>
                <w:bottom w:val="none" w:sz="0" w:space="0" w:color="auto"/>
                <w:right w:val="none" w:sz="0" w:space="0" w:color="auto"/>
              </w:divBdr>
            </w:div>
            <w:div w:id="1042097859">
              <w:marLeft w:val="0"/>
              <w:marRight w:val="0"/>
              <w:marTop w:val="0"/>
              <w:marBottom w:val="0"/>
              <w:divBdr>
                <w:top w:val="none" w:sz="0" w:space="0" w:color="auto"/>
                <w:left w:val="none" w:sz="0" w:space="0" w:color="auto"/>
                <w:bottom w:val="none" w:sz="0" w:space="0" w:color="auto"/>
                <w:right w:val="none" w:sz="0" w:space="0" w:color="auto"/>
              </w:divBdr>
            </w:div>
            <w:div w:id="1043560718">
              <w:marLeft w:val="0"/>
              <w:marRight w:val="0"/>
              <w:marTop w:val="0"/>
              <w:marBottom w:val="0"/>
              <w:divBdr>
                <w:top w:val="none" w:sz="0" w:space="0" w:color="auto"/>
                <w:left w:val="none" w:sz="0" w:space="0" w:color="auto"/>
                <w:bottom w:val="none" w:sz="0" w:space="0" w:color="auto"/>
                <w:right w:val="none" w:sz="0" w:space="0" w:color="auto"/>
              </w:divBdr>
            </w:div>
            <w:div w:id="1045449572">
              <w:marLeft w:val="0"/>
              <w:marRight w:val="0"/>
              <w:marTop w:val="0"/>
              <w:marBottom w:val="0"/>
              <w:divBdr>
                <w:top w:val="none" w:sz="0" w:space="0" w:color="auto"/>
                <w:left w:val="none" w:sz="0" w:space="0" w:color="auto"/>
                <w:bottom w:val="none" w:sz="0" w:space="0" w:color="auto"/>
                <w:right w:val="none" w:sz="0" w:space="0" w:color="auto"/>
              </w:divBdr>
            </w:div>
            <w:div w:id="1045759142">
              <w:marLeft w:val="0"/>
              <w:marRight w:val="0"/>
              <w:marTop w:val="0"/>
              <w:marBottom w:val="0"/>
              <w:divBdr>
                <w:top w:val="none" w:sz="0" w:space="0" w:color="auto"/>
                <w:left w:val="none" w:sz="0" w:space="0" w:color="auto"/>
                <w:bottom w:val="none" w:sz="0" w:space="0" w:color="auto"/>
                <w:right w:val="none" w:sz="0" w:space="0" w:color="auto"/>
              </w:divBdr>
            </w:div>
            <w:div w:id="1045787941">
              <w:marLeft w:val="0"/>
              <w:marRight w:val="0"/>
              <w:marTop w:val="0"/>
              <w:marBottom w:val="0"/>
              <w:divBdr>
                <w:top w:val="none" w:sz="0" w:space="0" w:color="auto"/>
                <w:left w:val="none" w:sz="0" w:space="0" w:color="auto"/>
                <w:bottom w:val="none" w:sz="0" w:space="0" w:color="auto"/>
                <w:right w:val="none" w:sz="0" w:space="0" w:color="auto"/>
              </w:divBdr>
            </w:div>
            <w:div w:id="1048341205">
              <w:marLeft w:val="0"/>
              <w:marRight w:val="0"/>
              <w:marTop w:val="0"/>
              <w:marBottom w:val="0"/>
              <w:divBdr>
                <w:top w:val="none" w:sz="0" w:space="0" w:color="auto"/>
                <w:left w:val="none" w:sz="0" w:space="0" w:color="auto"/>
                <w:bottom w:val="none" w:sz="0" w:space="0" w:color="auto"/>
                <w:right w:val="none" w:sz="0" w:space="0" w:color="auto"/>
              </w:divBdr>
            </w:div>
            <w:div w:id="1050769661">
              <w:marLeft w:val="0"/>
              <w:marRight w:val="0"/>
              <w:marTop w:val="0"/>
              <w:marBottom w:val="0"/>
              <w:divBdr>
                <w:top w:val="none" w:sz="0" w:space="0" w:color="auto"/>
                <w:left w:val="none" w:sz="0" w:space="0" w:color="auto"/>
                <w:bottom w:val="none" w:sz="0" w:space="0" w:color="auto"/>
                <w:right w:val="none" w:sz="0" w:space="0" w:color="auto"/>
              </w:divBdr>
            </w:div>
            <w:div w:id="1051730521">
              <w:marLeft w:val="0"/>
              <w:marRight w:val="0"/>
              <w:marTop w:val="0"/>
              <w:marBottom w:val="0"/>
              <w:divBdr>
                <w:top w:val="none" w:sz="0" w:space="0" w:color="auto"/>
                <w:left w:val="none" w:sz="0" w:space="0" w:color="auto"/>
                <w:bottom w:val="none" w:sz="0" w:space="0" w:color="auto"/>
                <w:right w:val="none" w:sz="0" w:space="0" w:color="auto"/>
              </w:divBdr>
            </w:div>
            <w:div w:id="1051883081">
              <w:marLeft w:val="0"/>
              <w:marRight w:val="0"/>
              <w:marTop w:val="0"/>
              <w:marBottom w:val="0"/>
              <w:divBdr>
                <w:top w:val="none" w:sz="0" w:space="0" w:color="auto"/>
                <w:left w:val="none" w:sz="0" w:space="0" w:color="auto"/>
                <w:bottom w:val="none" w:sz="0" w:space="0" w:color="auto"/>
                <w:right w:val="none" w:sz="0" w:space="0" w:color="auto"/>
              </w:divBdr>
            </w:div>
            <w:div w:id="1052193646">
              <w:marLeft w:val="0"/>
              <w:marRight w:val="0"/>
              <w:marTop w:val="0"/>
              <w:marBottom w:val="0"/>
              <w:divBdr>
                <w:top w:val="none" w:sz="0" w:space="0" w:color="auto"/>
                <w:left w:val="none" w:sz="0" w:space="0" w:color="auto"/>
                <w:bottom w:val="none" w:sz="0" w:space="0" w:color="auto"/>
                <w:right w:val="none" w:sz="0" w:space="0" w:color="auto"/>
              </w:divBdr>
            </w:div>
            <w:div w:id="1052851655">
              <w:marLeft w:val="0"/>
              <w:marRight w:val="0"/>
              <w:marTop w:val="0"/>
              <w:marBottom w:val="0"/>
              <w:divBdr>
                <w:top w:val="none" w:sz="0" w:space="0" w:color="auto"/>
                <w:left w:val="none" w:sz="0" w:space="0" w:color="auto"/>
                <w:bottom w:val="none" w:sz="0" w:space="0" w:color="auto"/>
                <w:right w:val="none" w:sz="0" w:space="0" w:color="auto"/>
              </w:divBdr>
            </w:div>
            <w:div w:id="1054354373">
              <w:marLeft w:val="0"/>
              <w:marRight w:val="0"/>
              <w:marTop w:val="0"/>
              <w:marBottom w:val="0"/>
              <w:divBdr>
                <w:top w:val="none" w:sz="0" w:space="0" w:color="auto"/>
                <w:left w:val="none" w:sz="0" w:space="0" w:color="auto"/>
                <w:bottom w:val="none" w:sz="0" w:space="0" w:color="auto"/>
                <w:right w:val="none" w:sz="0" w:space="0" w:color="auto"/>
              </w:divBdr>
            </w:div>
            <w:div w:id="1054429913">
              <w:marLeft w:val="0"/>
              <w:marRight w:val="0"/>
              <w:marTop w:val="0"/>
              <w:marBottom w:val="0"/>
              <w:divBdr>
                <w:top w:val="none" w:sz="0" w:space="0" w:color="auto"/>
                <w:left w:val="none" w:sz="0" w:space="0" w:color="auto"/>
                <w:bottom w:val="none" w:sz="0" w:space="0" w:color="auto"/>
                <w:right w:val="none" w:sz="0" w:space="0" w:color="auto"/>
              </w:divBdr>
            </w:div>
            <w:div w:id="1056052231">
              <w:marLeft w:val="0"/>
              <w:marRight w:val="0"/>
              <w:marTop w:val="0"/>
              <w:marBottom w:val="0"/>
              <w:divBdr>
                <w:top w:val="none" w:sz="0" w:space="0" w:color="auto"/>
                <w:left w:val="none" w:sz="0" w:space="0" w:color="auto"/>
                <w:bottom w:val="none" w:sz="0" w:space="0" w:color="auto"/>
                <w:right w:val="none" w:sz="0" w:space="0" w:color="auto"/>
              </w:divBdr>
            </w:div>
            <w:div w:id="1058356191">
              <w:marLeft w:val="0"/>
              <w:marRight w:val="0"/>
              <w:marTop w:val="0"/>
              <w:marBottom w:val="0"/>
              <w:divBdr>
                <w:top w:val="none" w:sz="0" w:space="0" w:color="auto"/>
                <w:left w:val="none" w:sz="0" w:space="0" w:color="auto"/>
                <w:bottom w:val="none" w:sz="0" w:space="0" w:color="auto"/>
                <w:right w:val="none" w:sz="0" w:space="0" w:color="auto"/>
              </w:divBdr>
            </w:div>
            <w:div w:id="1058551319">
              <w:marLeft w:val="0"/>
              <w:marRight w:val="0"/>
              <w:marTop w:val="0"/>
              <w:marBottom w:val="0"/>
              <w:divBdr>
                <w:top w:val="none" w:sz="0" w:space="0" w:color="auto"/>
                <w:left w:val="none" w:sz="0" w:space="0" w:color="auto"/>
                <w:bottom w:val="none" w:sz="0" w:space="0" w:color="auto"/>
                <w:right w:val="none" w:sz="0" w:space="0" w:color="auto"/>
              </w:divBdr>
            </w:div>
            <w:div w:id="1059286171">
              <w:marLeft w:val="0"/>
              <w:marRight w:val="0"/>
              <w:marTop w:val="0"/>
              <w:marBottom w:val="0"/>
              <w:divBdr>
                <w:top w:val="none" w:sz="0" w:space="0" w:color="auto"/>
                <w:left w:val="none" w:sz="0" w:space="0" w:color="auto"/>
                <w:bottom w:val="none" w:sz="0" w:space="0" w:color="auto"/>
                <w:right w:val="none" w:sz="0" w:space="0" w:color="auto"/>
              </w:divBdr>
            </w:div>
            <w:div w:id="1060709396">
              <w:marLeft w:val="0"/>
              <w:marRight w:val="0"/>
              <w:marTop w:val="0"/>
              <w:marBottom w:val="0"/>
              <w:divBdr>
                <w:top w:val="none" w:sz="0" w:space="0" w:color="auto"/>
                <w:left w:val="none" w:sz="0" w:space="0" w:color="auto"/>
                <w:bottom w:val="none" w:sz="0" w:space="0" w:color="auto"/>
                <w:right w:val="none" w:sz="0" w:space="0" w:color="auto"/>
              </w:divBdr>
            </w:div>
            <w:div w:id="1061365261">
              <w:marLeft w:val="0"/>
              <w:marRight w:val="0"/>
              <w:marTop w:val="0"/>
              <w:marBottom w:val="0"/>
              <w:divBdr>
                <w:top w:val="none" w:sz="0" w:space="0" w:color="auto"/>
                <w:left w:val="none" w:sz="0" w:space="0" w:color="auto"/>
                <w:bottom w:val="none" w:sz="0" w:space="0" w:color="auto"/>
                <w:right w:val="none" w:sz="0" w:space="0" w:color="auto"/>
              </w:divBdr>
            </w:div>
            <w:div w:id="1062362226">
              <w:marLeft w:val="0"/>
              <w:marRight w:val="0"/>
              <w:marTop w:val="0"/>
              <w:marBottom w:val="0"/>
              <w:divBdr>
                <w:top w:val="none" w:sz="0" w:space="0" w:color="auto"/>
                <w:left w:val="none" w:sz="0" w:space="0" w:color="auto"/>
                <w:bottom w:val="none" w:sz="0" w:space="0" w:color="auto"/>
                <w:right w:val="none" w:sz="0" w:space="0" w:color="auto"/>
              </w:divBdr>
            </w:div>
            <w:div w:id="1063018164">
              <w:marLeft w:val="0"/>
              <w:marRight w:val="0"/>
              <w:marTop w:val="0"/>
              <w:marBottom w:val="0"/>
              <w:divBdr>
                <w:top w:val="none" w:sz="0" w:space="0" w:color="auto"/>
                <w:left w:val="none" w:sz="0" w:space="0" w:color="auto"/>
                <w:bottom w:val="none" w:sz="0" w:space="0" w:color="auto"/>
                <w:right w:val="none" w:sz="0" w:space="0" w:color="auto"/>
              </w:divBdr>
            </w:div>
            <w:div w:id="1063791643">
              <w:marLeft w:val="0"/>
              <w:marRight w:val="0"/>
              <w:marTop w:val="0"/>
              <w:marBottom w:val="0"/>
              <w:divBdr>
                <w:top w:val="none" w:sz="0" w:space="0" w:color="auto"/>
                <w:left w:val="none" w:sz="0" w:space="0" w:color="auto"/>
                <w:bottom w:val="none" w:sz="0" w:space="0" w:color="auto"/>
                <w:right w:val="none" w:sz="0" w:space="0" w:color="auto"/>
              </w:divBdr>
            </w:div>
            <w:div w:id="1064257144">
              <w:marLeft w:val="0"/>
              <w:marRight w:val="0"/>
              <w:marTop w:val="0"/>
              <w:marBottom w:val="0"/>
              <w:divBdr>
                <w:top w:val="none" w:sz="0" w:space="0" w:color="auto"/>
                <w:left w:val="none" w:sz="0" w:space="0" w:color="auto"/>
                <w:bottom w:val="none" w:sz="0" w:space="0" w:color="auto"/>
                <w:right w:val="none" w:sz="0" w:space="0" w:color="auto"/>
              </w:divBdr>
            </w:div>
            <w:div w:id="1064641795">
              <w:marLeft w:val="0"/>
              <w:marRight w:val="0"/>
              <w:marTop w:val="0"/>
              <w:marBottom w:val="0"/>
              <w:divBdr>
                <w:top w:val="none" w:sz="0" w:space="0" w:color="auto"/>
                <w:left w:val="none" w:sz="0" w:space="0" w:color="auto"/>
                <w:bottom w:val="none" w:sz="0" w:space="0" w:color="auto"/>
                <w:right w:val="none" w:sz="0" w:space="0" w:color="auto"/>
              </w:divBdr>
            </w:div>
            <w:div w:id="1064723790">
              <w:marLeft w:val="0"/>
              <w:marRight w:val="0"/>
              <w:marTop w:val="0"/>
              <w:marBottom w:val="0"/>
              <w:divBdr>
                <w:top w:val="none" w:sz="0" w:space="0" w:color="auto"/>
                <w:left w:val="none" w:sz="0" w:space="0" w:color="auto"/>
                <w:bottom w:val="none" w:sz="0" w:space="0" w:color="auto"/>
                <w:right w:val="none" w:sz="0" w:space="0" w:color="auto"/>
              </w:divBdr>
            </w:div>
            <w:div w:id="1065253915">
              <w:marLeft w:val="0"/>
              <w:marRight w:val="0"/>
              <w:marTop w:val="0"/>
              <w:marBottom w:val="0"/>
              <w:divBdr>
                <w:top w:val="none" w:sz="0" w:space="0" w:color="auto"/>
                <w:left w:val="none" w:sz="0" w:space="0" w:color="auto"/>
                <w:bottom w:val="none" w:sz="0" w:space="0" w:color="auto"/>
                <w:right w:val="none" w:sz="0" w:space="0" w:color="auto"/>
              </w:divBdr>
            </w:div>
            <w:div w:id="1066337749">
              <w:marLeft w:val="0"/>
              <w:marRight w:val="0"/>
              <w:marTop w:val="0"/>
              <w:marBottom w:val="0"/>
              <w:divBdr>
                <w:top w:val="none" w:sz="0" w:space="0" w:color="auto"/>
                <w:left w:val="none" w:sz="0" w:space="0" w:color="auto"/>
                <w:bottom w:val="none" w:sz="0" w:space="0" w:color="auto"/>
                <w:right w:val="none" w:sz="0" w:space="0" w:color="auto"/>
              </w:divBdr>
            </w:div>
            <w:div w:id="1066487202">
              <w:marLeft w:val="0"/>
              <w:marRight w:val="0"/>
              <w:marTop w:val="0"/>
              <w:marBottom w:val="0"/>
              <w:divBdr>
                <w:top w:val="none" w:sz="0" w:space="0" w:color="auto"/>
                <w:left w:val="none" w:sz="0" w:space="0" w:color="auto"/>
                <w:bottom w:val="none" w:sz="0" w:space="0" w:color="auto"/>
                <w:right w:val="none" w:sz="0" w:space="0" w:color="auto"/>
              </w:divBdr>
            </w:div>
            <w:div w:id="1067151175">
              <w:marLeft w:val="0"/>
              <w:marRight w:val="0"/>
              <w:marTop w:val="0"/>
              <w:marBottom w:val="0"/>
              <w:divBdr>
                <w:top w:val="none" w:sz="0" w:space="0" w:color="auto"/>
                <w:left w:val="none" w:sz="0" w:space="0" w:color="auto"/>
                <w:bottom w:val="none" w:sz="0" w:space="0" w:color="auto"/>
                <w:right w:val="none" w:sz="0" w:space="0" w:color="auto"/>
              </w:divBdr>
            </w:div>
            <w:div w:id="1069613370">
              <w:marLeft w:val="0"/>
              <w:marRight w:val="0"/>
              <w:marTop w:val="0"/>
              <w:marBottom w:val="0"/>
              <w:divBdr>
                <w:top w:val="none" w:sz="0" w:space="0" w:color="auto"/>
                <w:left w:val="none" w:sz="0" w:space="0" w:color="auto"/>
                <w:bottom w:val="none" w:sz="0" w:space="0" w:color="auto"/>
                <w:right w:val="none" w:sz="0" w:space="0" w:color="auto"/>
              </w:divBdr>
            </w:div>
            <w:div w:id="1069959897">
              <w:marLeft w:val="0"/>
              <w:marRight w:val="0"/>
              <w:marTop w:val="0"/>
              <w:marBottom w:val="0"/>
              <w:divBdr>
                <w:top w:val="none" w:sz="0" w:space="0" w:color="auto"/>
                <w:left w:val="none" w:sz="0" w:space="0" w:color="auto"/>
                <w:bottom w:val="none" w:sz="0" w:space="0" w:color="auto"/>
                <w:right w:val="none" w:sz="0" w:space="0" w:color="auto"/>
              </w:divBdr>
            </w:div>
            <w:div w:id="1072387165">
              <w:marLeft w:val="0"/>
              <w:marRight w:val="0"/>
              <w:marTop w:val="0"/>
              <w:marBottom w:val="0"/>
              <w:divBdr>
                <w:top w:val="none" w:sz="0" w:space="0" w:color="auto"/>
                <w:left w:val="none" w:sz="0" w:space="0" w:color="auto"/>
                <w:bottom w:val="none" w:sz="0" w:space="0" w:color="auto"/>
                <w:right w:val="none" w:sz="0" w:space="0" w:color="auto"/>
              </w:divBdr>
            </w:div>
            <w:div w:id="1073352079">
              <w:marLeft w:val="0"/>
              <w:marRight w:val="0"/>
              <w:marTop w:val="0"/>
              <w:marBottom w:val="0"/>
              <w:divBdr>
                <w:top w:val="none" w:sz="0" w:space="0" w:color="auto"/>
                <w:left w:val="none" w:sz="0" w:space="0" w:color="auto"/>
                <w:bottom w:val="none" w:sz="0" w:space="0" w:color="auto"/>
                <w:right w:val="none" w:sz="0" w:space="0" w:color="auto"/>
              </w:divBdr>
            </w:div>
            <w:div w:id="1075661297">
              <w:marLeft w:val="0"/>
              <w:marRight w:val="0"/>
              <w:marTop w:val="0"/>
              <w:marBottom w:val="0"/>
              <w:divBdr>
                <w:top w:val="none" w:sz="0" w:space="0" w:color="auto"/>
                <w:left w:val="none" w:sz="0" w:space="0" w:color="auto"/>
                <w:bottom w:val="none" w:sz="0" w:space="0" w:color="auto"/>
                <w:right w:val="none" w:sz="0" w:space="0" w:color="auto"/>
              </w:divBdr>
            </w:div>
            <w:div w:id="1076244336">
              <w:marLeft w:val="0"/>
              <w:marRight w:val="0"/>
              <w:marTop w:val="0"/>
              <w:marBottom w:val="0"/>
              <w:divBdr>
                <w:top w:val="none" w:sz="0" w:space="0" w:color="auto"/>
                <w:left w:val="none" w:sz="0" w:space="0" w:color="auto"/>
                <w:bottom w:val="none" w:sz="0" w:space="0" w:color="auto"/>
                <w:right w:val="none" w:sz="0" w:space="0" w:color="auto"/>
              </w:divBdr>
            </w:div>
            <w:div w:id="1076586250">
              <w:marLeft w:val="0"/>
              <w:marRight w:val="0"/>
              <w:marTop w:val="0"/>
              <w:marBottom w:val="0"/>
              <w:divBdr>
                <w:top w:val="none" w:sz="0" w:space="0" w:color="auto"/>
                <w:left w:val="none" w:sz="0" w:space="0" w:color="auto"/>
                <w:bottom w:val="none" w:sz="0" w:space="0" w:color="auto"/>
                <w:right w:val="none" w:sz="0" w:space="0" w:color="auto"/>
              </w:divBdr>
            </w:div>
            <w:div w:id="1077678073">
              <w:marLeft w:val="0"/>
              <w:marRight w:val="0"/>
              <w:marTop w:val="0"/>
              <w:marBottom w:val="0"/>
              <w:divBdr>
                <w:top w:val="none" w:sz="0" w:space="0" w:color="auto"/>
                <w:left w:val="none" w:sz="0" w:space="0" w:color="auto"/>
                <w:bottom w:val="none" w:sz="0" w:space="0" w:color="auto"/>
                <w:right w:val="none" w:sz="0" w:space="0" w:color="auto"/>
              </w:divBdr>
            </w:div>
            <w:div w:id="1081147866">
              <w:marLeft w:val="0"/>
              <w:marRight w:val="0"/>
              <w:marTop w:val="0"/>
              <w:marBottom w:val="0"/>
              <w:divBdr>
                <w:top w:val="none" w:sz="0" w:space="0" w:color="auto"/>
                <w:left w:val="none" w:sz="0" w:space="0" w:color="auto"/>
                <w:bottom w:val="none" w:sz="0" w:space="0" w:color="auto"/>
                <w:right w:val="none" w:sz="0" w:space="0" w:color="auto"/>
              </w:divBdr>
            </w:div>
            <w:div w:id="1083375623">
              <w:marLeft w:val="0"/>
              <w:marRight w:val="0"/>
              <w:marTop w:val="0"/>
              <w:marBottom w:val="0"/>
              <w:divBdr>
                <w:top w:val="none" w:sz="0" w:space="0" w:color="auto"/>
                <w:left w:val="none" w:sz="0" w:space="0" w:color="auto"/>
                <w:bottom w:val="none" w:sz="0" w:space="0" w:color="auto"/>
                <w:right w:val="none" w:sz="0" w:space="0" w:color="auto"/>
              </w:divBdr>
            </w:div>
            <w:div w:id="1083455009">
              <w:marLeft w:val="0"/>
              <w:marRight w:val="0"/>
              <w:marTop w:val="0"/>
              <w:marBottom w:val="0"/>
              <w:divBdr>
                <w:top w:val="none" w:sz="0" w:space="0" w:color="auto"/>
                <w:left w:val="none" w:sz="0" w:space="0" w:color="auto"/>
                <w:bottom w:val="none" w:sz="0" w:space="0" w:color="auto"/>
                <w:right w:val="none" w:sz="0" w:space="0" w:color="auto"/>
              </w:divBdr>
            </w:div>
            <w:div w:id="1084061604">
              <w:marLeft w:val="0"/>
              <w:marRight w:val="0"/>
              <w:marTop w:val="0"/>
              <w:marBottom w:val="0"/>
              <w:divBdr>
                <w:top w:val="none" w:sz="0" w:space="0" w:color="auto"/>
                <w:left w:val="none" w:sz="0" w:space="0" w:color="auto"/>
                <w:bottom w:val="none" w:sz="0" w:space="0" w:color="auto"/>
                <w:right w:val="none" w:sz="0" w:space="0" w:color="auto"/>
              </w:divBdr>
            </w:div>
            <w:div w:id="1084567191">
              <w:marLeft w:val="0"/>
              <w:marRight w:val="0"/>
              <w:marTop w:val="0"/>
              <w:marBottom w:val="0"/>
              <w:divBdr>
                <w:top w:val="none" w:sz="0" w:space="0" w:color="auto"/>
                <w:left w:val="none" w:sz="0" w:space="0" w:color="auto"/>
                <w:bottom w:val="none" w:sz="0" w:space="0" w:color="auto"/>
                <w:right w:val="none" w:sz="0" w:space="0" w:color="auto"/>
              </w:divBdr>
            </w:div>
            <w:div w:id="1085372471">
              <w:marLeft w:val="0"/>
              <w:marRight w:val="0"/>
              <w:marTop w:val="0"/>
              <w:marBottom w:val="0"/>
              <w:divBdr>
                <w:top w:val="none" w:sz="0" w:space="0" w:color="auto"/>
                <w:left w:val="none" w:sz="0" w:space="0" w:color="auto"/>
                <w:bottom w:val="none" w:sz="0" w:space="0" w:color="auto"/>
                <w:right w:val="none" w:sz="0" w:space="0" w:color="auto"/>
              </w:divBdr>
            </w:div>
            <w:div w:id="1088386147">
              <w:marLeft w:val="0"/>
              <w:marRight w:val="0"/>
              <w:marTop w:val="0"/>
              <w:marBottom w:val="0"/>
              <w:divBdr>
                <w:top w:val="none" w:sz="0" w:space="0" w:color="auto"/>
                <w:left w:val="none" w:sz="0" w:space="0" w:color="auto"/>
                <w:bottom w:val="none" w:sz="0" w:space="0" w:color="auto"/>
                <w:right w:val="none" w:sz="0" w:space="0" w:color="auto"/>
              </w:divBdr>
            </w:div>
            <w:div w:id="1088893124">
              <w:marLeft w:val="0"/>
              <w:marRight w:val="0"/>
              <w:marTop w:val="0"/>
              <w:marBottom w:val="0"/>
              <w:divBdr>
                <w:top w:val="none" w:sz="0" w:space="0" w:color="auto"/>
                <w:left w:val="none" w:sz="0" w:space="0" w:color="auto"/>
                <w:bottom w:val="none" w:sz="0" w:space="0" w:color="auto"/>
                <w:right w:val="none" w:sz="0" w:space="0" w:color="auto"/>
              </w:divBdr>
            </w:div>
            <w:div w:id="1091505234">
              <w:marLeft w:val="0"/>
              <w:marRight w:val="0"/>
              <w:marTop w:val="0"/>
              <w:marBottom w:val="0"/>
              <w:divBdr>
                <w:top w:val="none" w:sz="0" w:space="0" w:color="auto"/>
                <w:left w:val="none" w:sz="0" w:space="0" w:color="auto"/>
                <w:bottom w:val="none" w:sz="0" w:space="0" w:color="auto"/>
                <w:right w:val="none" w:sz="0" w:space="0" w:color="auto"/>
              </w:divBdr>
            </w:div>
            <w:div w:id="1092704579">
              <w:marLeft w:val="0"/>
              <w:marRight w:val="0"/>
              <w:marTop w:val="0"/>
              <w:marBottom w:val="0"/>
              <w:divBdr>
                <w:top w:val="none" w:sz="0" w:space="0" w:color="auto"/>
                <w:left w:val="none" w:sz="0" w:space="0" w:color="auto"/>
                <w:bottom w:val="none" w:sz="0" w:space="0" w:color="auto"/>
                <w:right w:val="none" w:sz="0" w:space="0" w:color="auto"/>
              </w:divBdr>
            </w:div>
            <w:div w:id="1098019743">
              <w:marLeft w:val="0"/>
              <w:marRight w:val="0"/>
              <w:marTop w:val="0"/>
              <w:marBottom w:val="0"/>
              <w:divBdr>
                <w:top w:val="none" w:sz="0" w:space="0" w:color="auto"/>
                <w:left w:val="none" w:sz="0" w:space="0" w:color="auto"/>
                <w:bottom w:val="none" w:sz="0" w:space="0" w:color="auto"/>
                <w:right w:val="none" w:sz="0" w:space="0" w:color="auto"/>
              </w:divBdr>
            </w:div>
            <w:div w:id="1098676571">
              <w:marLeft w:val="0"/>
              <w:marRight w:val="0"/>
              <w:marTop w:val="0"/>
              <w:marBottom w:val="0"/>
              <w:divBdr>
                <w:top w:val="none" w:sz="0" w:space="0" w:color="auto"/>
                <w:left w:val="none" w:sz="0" w:space="0" w:color="auto"/>
                <w:bottom w:val="none" w:sz="0" w:space="0" w:color="auto"/>
                <w:right w:val="none" w:sz="0" w:space="0" w:color="auto"/>
              </w:divBdr>
            </w:div>
            <w:div w:id="1099764175">
              <w:marLeft w:val="0"/>
              <w:marRight w:val="0"/>
              <w:marTop w:val="0"/>
              <w:marBottom w:val="0"/>
              <w:divBdr>
                <w:top w:val="none" w:sz="0" w:space="0" w:color="auto"/>
                <w:left w:val="none" w:sz="0" w:space="0" w:color="auto"/>
                <w:bottom w:val="none" w:sz="0" w:space="0" w:color="auto"/>
                <w:right w:val="none" w:sz="0" w:space="0" w:color="auto"/>
              </w:divBdr>
            </w:div>
            <w:div w:id="1100565147">
              <w:marLeft w:val="0"/>
              <w:marRight w:val="0"/>
              <w:marTop w:val="0"/>
              <w:marBottom w:val="0"/>
              <w:divBdr>
                <w:top w:val="none" w:sz="0" w:space="0" w:color="auto"/>
                <w:left w:val="none" w:sz="0" w:space="0" w:color="auto"/>
                <w:bottom w:val="none" w:sz="0" w:space="0" w:color="auto"/>
                <w:right w:val="none" w:sz="0" w:space="0" w:color="auto"/>
              </w:divBdr>
            </w:div>
            <w:div w:id="1101679353">
              <w:marLeft w:val="0"/>
              <w:marRight w:val="0"/>
              <w:marTop w:val="0"/>
              <w:marBottom w:val="0"/>
              <w:divBdr>
                <w:top w:val="none" w:sz="0" w:space="0" w:color="auto"/>
                <w:left w:val="none" w:sz="0" w:space="0" w:color="auto"/>
                <w:bottom w:val="none" w:sz="0" w:space="0" w:color="auto"/>
                <w:right w:val="none" w:sz="0" w:space="0" w:color="auto"/>
              </w:divBdr>
            </w:div>
            <w:div w:id="1101684485">
              <w:marLeft w:val="0"/>
              <w:marRight w:val="0"/>
              <w:marTop w:val="0"/>
              <w:marBottom w:val="0"/>
              <w:divBdr>
                <w:top w:val="none" w:sz="0" w:space="0" w:color="auto"/>
                <w:left w:val="none" w:sz="0" w:space="0" w:color="auto"/>
                <w:bottom w:val="none" w:sz="0" w:space="0" w:color="auto"/>
                <w:right w:val="none" w:sz="0" w:space="0" w:color="auto"/>
              </w:divBdr>
            </w:div>
            <w:div w:id="1102335991">
              <w:marLeft w:val="0"/>
              <w:marRight w:val="0"/>
              <w:marTop w:val="0"/>
              <w:marBottom w:val="0"/>
              <w:divBdr>
                <w:top w:val="none" w:sz="0" w:space="0" w:color="auto"/>
                <w:left w:val="none" w:sz="0" w:space="0" w:color="auto"/>
                <w:bottom w:val="none" w:sz="0" w:space="0" w:color="auto"/>
                <w:right w:val="none" w:sz="0" w:space="0" w:color="auto"/>
              </w:divBdr>
            </w:div>
            <w:div w:id="1103844857">
              <w:marLeft w:val="0"/>
              <w:marRight w:val="0"/>
              <w:marTop w:val="0"/>
              <w:marBottom w:val="0"/>
              <w:divBdr>
                <w:top w:val="none" w:sz="0" w:space="0" w:color="auto"/>
                <w:left w:val="none" w:sz="0" w:space="0" w:color="auto"/>
                <w:bottom w:val="none" w:sz="0" w:space="0" w:color="auto"/>
                <w:right w:val="none" w:sz="0" w:space="0" w:color="auto"/>
              </w:divBdr>
            </w:div>
            <w:div w:id="1107772704">
              <w:marLeft w:val="0"/>
              <w:marRight w:val="0"/>
              <w:marTop w:val="0"/>
              <w:marBottom w:val="0"/>
              <w:divBdr>
                <w:top w:val="none" w:sz="0" w:space="0" w:color="auto"/>
                <w:left w:val="none" w:sz="0" w:space="0" w:color="auto"/>
                <w:bottom w:val="none" w:sz="0" w:space="0" w:color="auto"/>
                <w:right w:val="none" w:sz="0" w:space="0" w:color="auto"/>
              </w:divBdr>
            </w:div>
            <w:div w:id="1110469199">
              <w:marLeft w:val="0"/>
              <w:marRight w:val="0"/>
              <w:marTop w:val="0"/>
              <w:marBottom w:val="0"/>
              <w:divBdr>
                <w:top w:val="none" w:sz="0" w:space="0" w:color="auto"/>
                <w:left w:val="none" w:sz="0" w:space="0" w:color="auto"/>
                <w:bottom w:val="none" w:sz="0" w:space="0" w:color="auto"/>
                <w:right w:val="none" w:sz="0" w:space="0" w:color="auto"/>
              </w:divBdr>
            </w:div>
            <w:div w:id="1112555434">
              <w:marLeft w:val="0"/>
              <w:marRight w:val="0"/>
              <w:marTop w:val="0"/>
              <w:marBottom w:val="0"/>
              <w:divBdr>
                <w:top w:val="none" w:sz="0" w:space="0" w:color="auto"/>
                <w:left w:val="none" w:sz="0" w:space="0" w:color="auto"/>
                <w:bottom w:val="none" w:sz="0" w:space="0" w:color="auto"/>
                <w:right w:val="none" w:sz="0" w:space="0" w:color="auto"/>
              </w:divBdr>
            </w:div>
            <w:div w:id="1113943407">
              <w:marLeft w:val="0"/>
              <w:marRight w:val="0"/>
              <w:marTop w:val="0"/>
              <w:marBottom w:val="0"/>
              <w:divBdr>
                <w:top w:val="none" w:sz="0" w:space="0" w:color="auto"/>
                <w:left w:val="none" w:sz="0" w:space="0" w:color="auto"/>
                <w:bottom w:val="none" w:sz="0" w:space="0" w:color="auto"/>
                <w:right w:val="none" w:sz="0" w:space="0" w:color="auto"/>
              </w:divBdr>
            </w:div>
            <w:div w:id="1114325290">
              <w:marLeft w:val="0"/>
              <w:marRight w:val="0"/>
              <w:marTop w:val="0"/>
              <w:marBottom w:val="0"/>
              <w:divBdr>
                <w:top w:val="none" w:sz="0" w:space="0" w:color="auto"/>
                <w:left w:val="none" w:sz="0" w:space="0" w:color="auto"/>
                <w:bottom w:val="none" w:sz="0" w:space="0" w:color="auto"/>
                <w:right w:val="none" w:sz="0" w:space="0" w:color="auto"/>
              </w:divBdr>
            </w:div>
            <w:div w:id="1114515296">
              <w:marLeft w:val="0"/>
              <w:marRight w:val="0"/>
              <w:marTop w:val="0"/>
              <w:marBottom w:val="0"/>
              <w:divBdr>
                <w:top w:val="none" w:sz="0" w:space="0" w:color="auto"/>
                <w:left w:val="none" w:sz="0" w:space="0" w:color="auto"/>
                <w:bottom w:val="none" w:sz="0" w:space="0" w:color="auto"/>
                <w:right w:val="none" w:sz="0" w:space="0" w:color="auto"/>
              </w:divBdr>
            </w:div>
            <w:div w:id="1114861657">
              <w:marLeft w:val="0"/>
              <w:marRight w:val="0"/>
              <w:marTop w:val="0"/>
              <w:marBottom w:val="0"/>
              <w:divBdr>
                <w:top w:val="none" w:sz="0" w:space="0" w:color="auto"/>
                <w:left w:val="none" w:sz="0" w:space="0" w:color="auto"/>
                <w:bottom w:val="none" w:sz="0" w:space="0" w:color="auto"/>
                <w:right w:val="none" w:sz="0" w:space="0" w:color="auto"/>
              </w:divBdr>
            </w:div>
            <w:div w:id="1116406090">
              <w:marLeft w:val="0"/>
              <w:marRight w:val="0"/>
              <w:marTop w:val="0"/>
              <w:marBottom w:val="0"/>
              <w:divBdr>
                <w:top w:val="none" w:sz="0" w:space="0" w:color="auto"/>
                <w:left w:val="none" w:sz="0" w:space="0" w:color="auto"/>
                <w:bottom w:val="none" w:sz="0" w:space="0" w:color="auto"/>
                <w:right w:val="none" w:sz="0" w:space="0" w:color="auto"/>
              </w:divBdr>
            </w:div>
            <w:div w:id="1117331391">
              <w:marLeft w:val="0"/>
              <w:marRight w:val="0"/>
              <w:marTop w:val="0"/>
              <w:marBottom w:val="0"/>
              <w:divBdr>
                <w:top w:val="none" w:sz="0" w:space="0" w:color="auto"/>
                <w:left w:val="none" w:sz="0" w:space="0" w:color="auto"/>
                <w:bottom w:val="none" w:sz="0" w:space="0" w:color="auto"/>
                <w:right w:val="none" w:sz="0" w:space="0" w:color="auto"/>
              </w:divBdr>
            </w:div>
            <w:div w:id="1118840765">
              <w:marLeft w:val="0"/>
              <w:marRight w:val="0"/>
              <w:marTop w:val="0"/>
              <w:marBottom w:val="0"/>
              <w:divBdr>
                <w:top w:val="none" w:sz="0" w:space="0" w:color="auto"/>
                <w:left w:val="none" w:sz="0" w:space="0" w:color="auto"/>
                <w:bottom w:val="none" w:sz="0" w:space="0" w:color="auto"/>
                <w:right w:val="none" w:sz="0" w:space="0" w:color="auto"/>
              </w:divBdr>
            </w:div>
            <w:div w:id="1120301773">
              <w:marLeft w:val="0"/>
              <w:marRight w:val="0"/>
              <w:marTop w:val="0"/>
              <w:marBottom w:val="0"/>
              <w:divBdr>
                <w:top w:val="none" w:sz="0" w:space="0" w:color="auto"/>
                <w:left w:val="none" w:sz="0" w:space="0" w:color="auto"/>
                <w:bottom w:val="none" w:sz="0" w:space="0" w:color="auto"/>
                <w:right w:val="none" w:sz="0" w:space="0" w:color="auto"/>
              </w:divBdr>
            </w:div>
            <w:div w:id="1123577902">
              <w:marLeft w:val="0"/>
              <w:marRight w:val="0"/>
              <w:marTop w:val="0"/>
              <w:marBottom w:val="0"/>
              <w:divBdr>
                <w:top w:val="none" w:sz="0" w:space="0" w:color="auto"/>
                <w:left w:val="none" w:sz="0" w:space="0" w:color="auto"/>
                <w:bottom w:val="none" w:sz="0" w:space="0" w:color="auto"/>
                <w:right w:val="none" w:sz="0" w:space="0" w:color="auto"/>
              </w:divBdr>
            </w:div>
            <w:div w:id="1124692174">
              <w:marLeft w:val="0"/>
              <w:marRight w:val="0"/>
              <w:marTop w:val="0"/>
              <w:marBottom w:val="0"/>
              <w:divBdr>
                <w:top w:val="none" w:sz="0" w:space="0" w:color="auto"/>
                <w:left w:val="none" w:sz="0" w:space="0" w:color="auto"/>
                <w:bottom w:val="none" w:sz="0" w:space="0" w:color="auto"/>
                <w:right w:val="none" w:sz="0" w:space="0" w:color="auto"/>
              </w:divBdr>
            </w:div>
            <w:div w:id="1129972677">
              <w:marLeft w:val="0"/>
              <w:marRight w:val="0"/>
              <w:marTop w:val="0"/>
              <w:marBottom w:val="0"/>
              <w:divBdr>
                <w:top w:val="none" w:sz="0" w:space="0" w:color="auto"/>
                <w:left w:val="none" w:sz="0" w:space="0" w:color="auto"/>
                <w:bottom w:val="none" w:sz="0" w:space="0" w:color="auto"/>
                <w:right w:val="none" w:sz="0" w:space="0" w:color="auto"/>
              </w:divBdr>
            </w:div>
            <w:div w:id="1130048896">
              <w:marLeft w:val="0"/>
              <w:marRight w:val="0"/>
              <w:marTop w:val="0"/>
              <w:marBottom w:val="0"/>
              <w:divBdr>
                <w:top w:val="none" w:sz="0" w:space="0" w:color="auto"/>
                <w:left w:val="none" w:sz="0" w:space="0" w:color="auto"/>
                <w:bottom w:val="none" w:sz="0" w:space="0" w:color="auto"/>
                <w:right w:val="none" w:sz="0" w:space="0" w:color="auto"/>
              </w:divBdr>
            </w:div>
            <w:div w:id="1131359784">
              <w:marLeft w:val="0"/>
              <w:marRight w:val="0"/>
              <w:marTop w:val="0"/>
              <w:marBottom w:val="0"/>
              <w:divBdr>
                <w:top w:val="none" w:sz="0" w:space="0" w:color="auto"/>
                <w:left w:val="none" w:sz="0" w:space="0" w:color="auto"/>
                <w:bottom w:val="none" w:sz="0" w:space="0" w:color="auto"/>
                <w:right w:val="none" w:sz="0" w:space="0" w:color="auto"/>
              </w:divBdr>
            </w:div>
            <w:div w:id="1133332099">
              <w:marLeft w:val="0"/>
              <w:marRight w:val="0"/>
              <w:marTop w:val="0"/>
              <w:marBottom w:val="0"/>
              <w:divBdr>
                <w:top w:val="none" w:sz="0" w:space="0" w:color="auto"/>
                <w:left w:val="none" w:sz="0" w:space="0" w:color="auto"/>
                <w:bottom w:val="none" w:sz="0" w:space="0" w:color="auto"/>
                <w:right w:val="none" w:sz="0" w:space="0" w:color="auto"/>
              </w:divBdr>
            </w:div>
            <w:div w:id="1134640620">
              <w:marLeft w:val="0"/>
              <w:marRight w:val="0"/>
              <w:marTop w:val="0"/>
              <w:marBottom w:val="0"/>
              <w:divBdr>
                <w:top w:val="none" w:sz="0" w:space="0" w:color="auto"/>
                <w:left w:val="none" w:sz="0" w:space="0" w:color="auto"/>
                <w:bottom w:val="none" w:sz="0" w:space="0" w:color="auto"/>
                <w:right w:val="none" w:sz="0" w:space="0" w:color="auto"/>
              </w:divBdr>
            </w:div>
            <w:div w:id="1135566133">
              <w:marLeft w:val="0"/>
              <w:marRight w:val="0"/>
              <w:marTop w:val="0"/>
              <w:marBottom w:val="0"/>
              <w:divBdr>
                <w:top w:val="none" w:sz="0" w:space="0" w:color="auto"/>
                <w:left w:val="none" w:sz="0" w:space="0" w:color="auto"/>
                <w:bottom w:val="none" w:sz="0" w:space="0" w:color="auto"/>
                <w:right w:val="none" w:sz="0" w:space="0" w:color="auto"/>
              </w:divBdr>
            </w:div>
            <w:div w:id="1136024449">
              <w:marLeft w:val="0"/>
              <w:marRight w:val="0"/>
              <w:marTop w:val="0"/>
              <w:marBottom w:val="0"/>
              <w:divBdr>
                <w:top w:val="none" w:sz="0" w:space="0" w:color="auto"/>
                <w:left w:val="none" w:sz="0" w:space="0" w:color="auto"/>
                <w:bottom w:val="none" w:sz="0" w:space="0" w:color="auto"/>
                <w:right w:val="none" w:sz="0" w:space="0" w:color="auto"/>
              </w:divBdr>
            </w:div>
            <w:div w:id="1136408795">
              <w:marLeft w:val="0"/>
              <w:marRight w:val="0"/>
              <w:marTop w:val="0"/>
              <w:marBottom w:val="0"/>
              <w:divBdr>
                <w:top w:val="none" w:sz="0" w:space="0" w:color="auto"/>
                <w:left w:val="none" w:sz="0" w:space="0" w:color="auto"/>
                <w:bottom w:val="none" w:sz="0" w:space="0" w:color="auto"/>
                <w:right w:val="none" w:sz="0" w:space="0" w:color="auto"/>
              </w:divBdr>
            </w:div>
            <w:div w:id="1137995819">
              <w:marLeft w:val="0"/>
              <w:marRight w:val="0"/>
              <w:marTop w:val="0"/>
              <w:marBottom w:val="0"/>
              <w:divBdr>
                <w:top w:val="none" w:sz="0" w:space="0" w:color="auto"/>
                <w:left w:val="none" w:sz="0" w:space="0" w:color="auto"/>
                <w:bottom w:val="none" w:sz="0" w:space="0" w:color="auto"/>
                <w:right w:val="none" w:sz="0" w:space="0" w:color="auto"/>
              </w:divBdr>
            </w:div>
            <w:div w:id="1139567751">
              <w:marLeft w:val="0"/>
              <w:marRight w:val="0"/>
              <w:marTop w:val="0"/>
              <w:marBottom w:val="0"/>
              <w:divBdr>
                <w:top w:val="none" w:sz="0" w:space="0" w:color="auto"/>
                <w:left w:val="none" w:sz="0" w:space="0" w:color="auto"/>
                <w:bottom w:val="none" w:sz="0" w:space="0" w:color="auto"/>
                <w:right w:val="none" w:sz="0" w:space="0" w:color="auto"/>
              </w:divBdr>
            </w:div>
            <w:div w:id="1143885515">
              <w:marLeft w:val="0"/>
              <w:marRight w:val="0"/>
              <w:marTop w:val="0"/>
              <w:marBottom w:val="0"/>
              <w:divBdr>
                <w:top w:val="none" w:sz="0" w:space="0" w:color="auto"/>
                <w:left w:val="none" w:sz="0" w:space="0" w:color="auto"/>
                <w:bottom w:val="none" w:sz="0" w:space="0" w:color="auto"/>
                <w:right w:val="none" w:sz="0" w:space="0" w:color="auto"/>
              </w:divBdr>
            </w:div>
            <w:div w:id="1144084065">
              <w:marLeft w:val="0"/>
              <w:marRight w:val="0"/>
              <w:marTop w:val="0"/>
              <w:marBottom w:val="0"/>
              <w:divBdr>
                <w:top w:val="none" w:sz="0" w:space="0" w:color="auto"/>
                <w:left w:val="none" w:sz="0" w:space="0" w:color="auto"/>
                <w:bottom w:val="none" w:sz="0" w:space="0" w:color="auto"/>
                <w:right w:val="none" w:sz="0" w:space="0" w:color="auto"/>
              </w:divBdr>
            </w:div>
            <w:div w:id="1144394681">
              <w:marLeft w:val="0"/>
              <w:marRight w:val="0"/>
              <w:marTop w:val="0"/>
              <w:marBottom w:val="0"/>
              <w:divBdr>
                <w:top w:val="none" w:sz="0" w:space="0" w:color="auto"/>
                <w:left w:val="none" w:sz="0" w:space="0" w:color="auto"/>
                <w:bottom w:val="none" w:sz="0" w:space="0" w:color="auto"/>
                <w:right w:val="none" w:sz="0" w:space="0" w:color="auto"/>
              </w:divBdr>
            </w:div>
            <w:div w:id="1145002502">
              <w:marLeft w:val="0"/>
              <w:marRight w:val="0"/>
              <w:marTop w:val="0"/>
              <w:marBottom w:val="0"/>
              <w:divBdr>
                <w:top w:val="none" w:sz="0" w:space="0" w:color="auto"/>
                <w:left w:val="none" w:sz="0" w:space="0" w:color="auto"/>
                <w:bottom w:val="none" w:sz="0" w:space="0" w:color="auto"/>
                <w:right w:val="none" w:sz="0" w:space="0" w:color="auto"/>
              </w:divBdr>
            </w:div>
            <w:div w:id="1145396486">
              <w:marLeft w:val="0"/>
              <w:marRight w:val="0"/>
              <w:marTop w:val="0"/>
              <w:marBottom w:val="0"/>
              <w:divBdr>
                <w:top w:val="none" w:sz="0" w:space="0" w:color="auto"/>
                <w:left w:val="none" w:sz="0" w:space="0" w:color="auto"/>
                <w:bottom w:val="none" w:sz="0" w:space="0" w:color="auto"/>
                <w:right w:val="none" w:sz="0" w:space="0" w:color="auto"/>
              </w:divBdr>
            </w:div>
            <w:div w:id="1145856235">
              <w:marLeft w:val="0"/>
              <w:marRight w:val="0"/>
              <w:marTop w:val="0"/>
              <w:marBottom w:val="0"/>
              <w:divBdr>
                <w:top w:val="none" w:sz="0" w:space="0" w:color="auto"/>
                <w:left w:val="none" w:sz="0" w:space="0" w:color="auto"/>
                <w:bottom w:val="none" w:sz="0" w:space="0" w:color="auto"/>
                <w:right w:val="none" w:sz="0" w:space="0" w:color="auto"/>
              </w:divBdr>
            </w:div>
            <w:div w:id="1146433486">
              <w:marLeft w:val="0"/>
              <w:marRight w:val="0"/>
              <w:marTop w:val="0"/>
              <w:marBottom w:val="0"/>
              <w:divBdr>
                <w:top w:val="none" w:sz="0" w:space="0" w:color="auto"/>
                <w:left w:val="none" w:sz="0" w:space="0" w:color="auto"/>
                <w:bottom w:val="none" w:sz="0" w:space="0" w:color="auto"/>
                <w:right w:val="none" w:sz="0" w:space="0" w:color="auto"/>
              </w:divBdr>
            </w:div>
            <w:div w:id="1146624597">
              <w:marLeft w:val="0"/>
              <w:marRight w:val="0"/>
              <w:marTop w:val="0"/>
              <w:marBottom w:val="0"/>
              <w:divBdr>
                <w:top w:val="none" w:sz="0" w:space="0" w:color="auto"/>
                <w:left w:val="none" w:sz="0" w:space="0" w:color="auto"/>
                <w:bottom w:val="none" w:sz="0" w:space="0" w:color="auto"/>
                <w:right w:val="none" w:sz="0" w:space="0" w:color="auto"/>
              </w:divBdr>
            </w:div>
            <w:div w:id="1146698829">
              <w:marLeft w:val="0"/>
              <w:marRight w:val="0"/>
              <w:marTop w:val="0"/>
              <w:marBottom w:val="0"/>
              <w:divBdr>
                <w:top w:val="none" w:sz="0" w:space="0" w:color="auto"/>
                <w:left w:val="none" w:sz="0" w:space="0" w:color="auto"/>
                <w:bottom w:val="none" w:sz="0" w:space="0" w:color="auto"/>
                <w:right w:val="none" w:sz="0" w:space="0" w:color="auto"/>
              </w:divBdr>
            </w:div>
            <w:div w:id="1148476654">
              <w:marLeft w:val="0"/>
              <w:marRight w:val="0"/>
              <w:marTop w:val="0"/>
              <w:marBottom w:val="0"/>
              <w:divBdr>
                <w:top w:val="none" w:sz="0" w:space="0" w:color="auto"/>
                <w:left w:val="none" w:sz="0" w:space="0" w:color="auto"/>
                <w:bottom w:val="none" w:sz="0" w:space="0" w:color="auto"/>
                <w:right w:val="none" w:sz="0" w:space="0" w:color="auto"/>
              </w:divBdr>
            </w:div>
            <w:div w:id="1149787747">
              <w:marLeft w:val="0"/>
              <w:marRight w:val="0"/>
              <w:marTop w:val="0"/>
              <w:marBottom w:val="0"/>
              <w:divBdr>
                <w:top w:val="none" w:sz="0" w:space="0" w:color="auto"/>
                <w:left w:val="none" w:sz="0" w:space="0" w:color="auto"/>
                <w:bottom w:val="none" w:sz="0" w:space="0" w:color="auto"/>
                <w:right w:val="none" w:sz="0" w:space="0" w:color="auto"/>
              </w:divBdr>
            </w:div>
            <w:div w:id="1151209873">
              <w:marLeft w:val="0"/>
              <w:marRight w:val="0"/>
              <w:marTop w:val="0"/>
              <w:marBottom w:val="0"/>
              <w:divBdr>
                <w:top w:val="none" w:sz="0" w:space="0" w:color="auto"/>
                <w:left w:val="none" w:sz="0" w:space="0" w:color="auto"/>
                <w:bottom w:val="none" w:sz="0" w:space="0" w:color="auto"/>
                <w:right w:val="none" w:sz="0" w:space="0" w:color="auto"/>
              </w:divBdr>
            </w:div>
            <w:div w:id="1151480270">
              <w:marLeft w:val="0"/>
              <w:marRight w:val="0"/>
              <w:marTop w:val="0"/>
              <w:marBottom w:val="0"/>
              <w:divBdr>
                <w:top w:val="none" w:sz="0" w:space="0" w:color="auto"/>
                <w:left w:val="none" w:sz="0" w:space="0" w:color="auto"/>
                <w:bottom w:val="none" w:sz="0" w:space="0" w:color="auto"/>
                <w:right w:val="none" w:sz="0" w:space="0" w:color="auto"/>
              </w:divBdr>
            </w:div>
            <w:div w:id="1152797330">
              <w:marLeft w:val="0"/>
              <w:marRight w:val="0"/>
              <w:marTop w:val="0"/>
              <w:marBottom w:val="0"/>
              <w:divBdr>
                <w:top w:val="none" w:sz="0" w:space="0" w:color="auto"/>
                <w:left w:val="none" w:sz="0" w:space="0" w:color="auto"/>
                <w:bottom w:val="none" w:sz="0" w:space="0" w:color="auto"/>
                <w:right w:val="none" w:sz="0" w:space="0" w:color="auto"/>
              </w:divBdr>
            </w:div>
            <w:div w:id="1152910585">
              <w:marLeft w:val="0"/>
              <w:marRight w:val="0"/>
              <w:marTop w:val="0"/>
              <w:marBottom w:val="0"/>
              <w:divBdr>
                <w:top w:val="none" w:sz="0" w:space="0" w:color="auto"/>
                <w:left w:val="none" w:sz="0" w:space="0" w:color="auto"/>
                <w:bottom w:val="none" w:sz="0" w:space="0" w:color="auto"/>
                <w:right w:val="none" w:sz="0" w:space="0" w:color="auto"/>
              </w:divBdr>
            </w:div>
            <w:div w:id="1153257431">
              <w:marLeft w:val="0"/>
              <w:marRight w:val="0"/>
              <w:marTop w:val="0"/>
              <w:marBottom w:val="0"/>
              <w:divBdr>
                <w:top w:val="none" w:sz="0" w:space="0" w:color="auto"/>
                <w:left w:val="none" w:sz="0" w:space="0" w:color="auto"/>
                <w:bottom w:val="none" w:sz="0" w:space="0" w:color="auto"/>
                <w:right w:val="none" w:sz="0" w:space="0" w:color="auto"/>
              </w:divBdr>
            </w:div>
            <w:div w:id="1154222190">
              <w:marLeft w:val="0"/>
              <w:marRight w:val="0"/>
              <w:marTop w:val="0"/>
              <w:marBottom w:val="0"/>
              <w:divBdr>
                <w:top w:val="none" w:sz="0" w:space="0" w:color="auto"/>
                <w:left w:val="none" w:sz="0" w:space="0" w:color="auto"/>
                <w:bottom w:val="none" w:sz="0" w:space="0" w:color="auto"/>
                <w:right w:val="none" w:sz="0" w:space="0" w:color="auto"/>
              </w:divBdr>
            </w:div>
            <w:div w:id="1160468220">
              <w:marLeft w:val="0"/>
              <w:marRight w:val="0"/>
              <w:marTop w:val="0"/>
              <w:marBottom w:val="0"/>
              <w:divBdr>
                <w:top w:val="none" w:sz="0" w:space="0" w:color="auto"/>
                <w:left w:val="none" w:sz="0" w:space="0" w:color="auto"/>
                <w:bottom w:val="none" w:sz="0" w:space="0" w:color="auto"/>
                <w:right w:val="none" w:sz="0" w:space="0" w:color="auto"/>
              </w:divBdr>
            </w:div>
            <w:div w:id="1160734799">
              <w:marLeft w:val="0"/>
              <w:marRight w:val="0"/>
              <w:marTop w:val="0"/>
              <w:marBottom w:val="0"/>
              <w:divBdr>
                <w:top w:val="none" w:sz="0" w:space="0" w:color="auto"/>
                <w:left w:val="none" w:sz="0" w:space="0" w:color="auto"/>
                <w:bottom w:val="none" w:sz="0" w:space="0" w:color="auto"/>
                <w:right w:val="none" w:sz="0" w:space="0" w:color="auto"/>
              </w:divBdr>
            </w:div>
            <w:div w:id="1161773785">
              <w:marLeft w:val="0"/>
              <w:marRight w:val="0"/>
              <w:marTop w:val="0"/>
              <w:marBottom w:val="0"/>
              <w:divBdr>
                <w:top w:val="none" w:sz="0" w:space="0" w:color="auto"/>
                <w:left w:val="none" w:sz="0" w:space="0" w:color="auto"/>
                <w:bottom w:val="none" w:sz="0" w:space="0" w:color="auto"/>
                <w:right w:val="none" w:sz="0" w:space="0" w:color="auto"/>
              </w:divBdr>
            </w:div>
            <w:div w:id="1163618202">
              <w:marLeft w:val="0"/>
              <w:marRight w:val="0"/>
              <w:marTop w:val="0"/>
              <w:marBottom w:val="0"/>
              <w:divBdr>
                <w:top w:val="none" w:sz="0" w:space="0" w:color="auto"/>
                <w:left w:val="none" w:sz="0" w:space="0" w:color="auto"/>
                <w:bottom w:val="none" w:sz="0" w:space="0" w:color="auto"/>
                <w:right w:val="none" w:sz="0" w:space="0" w:color="auto"/>
              </w:divBdr>
            </w:div>
            <w:div w:id="1165587186">
              <w:marLeft w:val="0"/>
              <w:marRight w:val="0"/>
              <w:marTop w:val="0"/>
              <w:marBottom w:val="0"/>
              <w:divBdr>
                <w:top w:val="none" w:sz="0" w:space="0" w:color="auto"/>
                <w:left w:val="none" w:sz="0" w:space="0" w:color="auto"/>
                <w:bottom w:val="none" w:sz="0" w:space="0" w:color="auto"/>
                <w:right w:val="none" w:sz="0" w:space="0" w:color="auto"/>
              </w:divBdr>
            </w:div>
            <w:div w:id="1165777084">
              <w:marLeft w:val="0"/>
              <w:marRight w:val="0"/>
              <w:marTop w:val="0"/>
              <w:marBottom w:val="0"/>
              <w:divBdr>
                <w:top w:val="none" w:sz="0" w:space="0" w:color="auto"/>
                <w:left w:val="none" w:sz="0" w:space="0" w:color="auto"/>
                <w:bottom w:val="none" w:sz="0" w:space="0" w:color="auto"/>
                <w:right w:val="none" w:sz="0" w:space="0" w:color="auto"/>
              </w:divBdr>
            </w:div>
            <w:div w:id="1166281010">
              <w:marLeft w:val="0"/>
              <w:marRight w:val="0"/>
              <w:marTop w:val="0"/>
              <w:marBottom w:val="0"/>
              <w:divBdr>
                <w:top w:val="none" w:sz="0" w:space="0" w:color="auto"/>
                <w:left w:val="none" w:sz="0" w:space="0" w:color="auto"/>
                <w:bottom w:val="none" w:sz="0" w:space="0" w:color="auto"/>
                <w:right w:val="none" w:sz="0" w:space="0" w:color="auto"/>
              </w:divBdr>
            </w:div>
            <w:div w:id="1167743129">
              <w:marLeft w:val="0"/>
              <w:marRight w:val="0"/>
              <w:marTop w:val="0"/>
              <w:marBottom w:val="0"/>
              <w:divBdr>
                <w:top w:val="none" w:sz="0" w:space="0" w:color="auto"/>
                <w:left w:val="none" w:sz="0" w:space="0" w:color="auto"/>
                <w:bottom w:val="none" w:sz="0" w:space="0" w:color="auto"/>
                <w:right w:val="none" w:sz="0" w:space="0" w:color="auto"/>
              </w:divBdr>
            </w:div>
            <w:div w:id="1169521691">
              <w:marLeft w:val="0"/>
              <w:marRight w:val="0"/>
              <w:marTop w:val="0"/>
              <w:marBottom w:val="0"/>
              <w:divBdr>
                <w:top w:val="none" w:sz="0" w:space="0" w:color="auto"/>
                <w:left w:val="none" w:sz="0" w:space="0" w:color="auto"/>
                <w:bottom w:val="none" w:sz="0" w:space="0" w:color="auto"/>
                <w:right w:val="none" w:sz="0" w:space="0" w:color="auto"/>
              </w:divBdr>
            </w:div>
            <w:div w:id="1170559851">
              <w:marLeft w:val="0"/>
              <w:marRight w:val="0"/>
              <w:marTop w:val="0"/>
              <w:marBottom w:val="0"/>
              <w:divBdr>
                <w:top w:val="none" w:sz="0" w:space="0" w:color="auto"/>
                <w:left w:val="none" w:sz="0" w:space="0" w:color="auto"/>
                <w:bottom w:val="none" w:sz="0" w:space="0" w:color="auto"/>
                <w:right w:val="none" w:sz="0" w:space="0" w:color="auto"/>
              </w:divBdr>
            </w:div>
            <w:div w:id="1171796566">
              <w:marLeft w:val="0"/>
              <w:marRight w:val="0"/>
              <w:marTop w:val="0"/>
              <w:marBottom w:val="0"/>
              <w:divBdr>
                <w:top w:val="none" w:sz="0" w:space="0" w:color="auto"/>
                <w:left w:val="none" w:sz="0" w:space="0" w:color="auto"/>
                <w:bottom w:val="none" w:sz="0" w:space="0" w:color="auto"/>
                <w:right w:val="none" w:sz="0" w:space="0" w:color="auto"/>
              </w:divBdr>
            </w:div>
            <w:div w:id="1172987168">
              <w:marLeft w:val="0"/>
              <w:marRight w:val="0"/>
              <w:marTop w:val="0"/>
              <w:marBottom w:val="0"/>
              <w:divBdr>
                <w:top w:val="none" w:sz="0" w:space="0" w:color="auto"/>
                <w:left w:val="none" w:sz="0" w:space="0" w:color="auto"/>
                <w:bottom w:val="none" w:sz="0" w:space="0" w:color="auto"/>
                <w:right w:val="none" w:sz="0" w:space="0" w:color="auto"/>
              </w:divBdr>
            </w:div>
            <w:div w:id="1173178726">
              <w:marLeft w:val="0"/>
              <w:marRight w:val="0"/>
              <w:marTop w:val="0"/>
              <w:marBottom w:val="0"/>
              <w:divBdr>
                <w:top w:val="none" w:sz="0" w:space="0" w:color="auto"/>
                <w:left w:val="none" w:sz="0" w:space="0" w:color="auto"/>
                <w:bottom w:val="none" w:sz="0" w:space="0" w:color="auto"/>
                <w:right w:val="none" w:sz="0" w:space="0" w:color="auto"/>
              </w:divBdr>
            </w:div>
            <w:div w:id="1173179813">
              <w:marLeft w:val="0"/>
              <w:marRight w:val="0"/>
              <w:marTop w:val="0"/>
              <w:marBottom w:val="0"/>
              <w:divBdr>
                <w:top w:val="none" w:sz="0" w:space="0" w:color="auto"/>
                <w:left w:val="none" w:sz="0" w:space="0" w:color="auto"/>
                <w:bottom w:val="none" w:sz="0" w:space="0" w:color="auto"/>
                <w:right w:val="none" w:sz="0" w:space="0" w:color="auto"/>
              </w:divBdr>
            </w:div>
            <w:div w:id="1174495188">
              <w:marLeft w:val="0"/>
              <w:marRight w:val="0"/>
              <w:marTop w:val="0"/>
              <w:marBottom w:val="0"/>
              <w:divBdr>
                <w:top w:val="none" w:sz="0" w:space="0" w:color="auto"/>
                <w:left w:val="none" w:sz="0" w:space="0" w:color="auto"/>
                <w:bottom w:val="none" w:sz="0" w:space="0" w:color="auto"/>
                <w:right w:val="none" w:sz="0" w:space="0" w:color="auto"/>
              </w:divBdr>
            </w:div>
            <w:div w:id="1178622512">
              <w:marLeft w:val="0"/>
              <w:marRight w:val="0"/>
              <w:marTop w:val="0"/>
              <w:marBottom w:val="0"/>
              <w:divBdr>
                <w:top w:val="none" w:sz="0" w:space="0" w:color="auto"/>
                <w:left w:val="none" w:sz="0" w:space="0" w:color="auto"/>
                <w:bottom w:val="none" w:sz="0" w:space="0" w:color="auto"/>
                <w:right w:val="none" w:sz="0" w:space="0" w:color="auto"/>
              </w:divBdr>
            </w:div>
            <w:div w:id="1179463402">
              <w:marLeft w:val="0"/>
              <w:marRight w:val="0"/>
              <w:marTop w:val="0"/>
              <w:marBottom w:val="0"/>
              <w:divBdr>
                <w:top w:val="none" w:sz="0" w:space="0" w:color="auto"/>
                <w:left w:val="none" w:sz="0" w:space="0" w:color="auto"/>
                <w:bottom w:val="none" w:sz="0" w:space="0" w:color="auto"/>
                <w:right w:val="none" w:sz="0" w:space="0" w:color="auto"/>
              </w:divBdr>
            </w:div>
            <w:div w:id="1182821673">
              <w:marLeft w:val="0"/>
              <w:marRight w:val="0"/>
              <w:marTop w:val="0"/>
              <w:marBottom w:val="0"/>
              <w:divBdr>
                <w:top w:val="none" w:sz="0" w:space="0" w:color="auto"/>
                <w:left w:val="none" w:sz="0" w:space="0" w:color="auto"/>
                <w:bottom w:val="none" w:sz="0" w:space="0" w:color="auto"/>
                <w:right w:val="none" w:sz="0" w:space="0" w:color="auto"/>
              </w:divBdr>
            </w:div>
            <w:div w:id="1187865636">
              <w:marLeft w:val="0"/>
              <w:marRight w:val="0"/>
              <w:marTop w:val="0"/>
              <w:marBottom w:val="0"/>
              <w:divBdr>
                <w:top w:val="none" w:sz="0" w:space="0" w:color="auto"/>
                <w:left w:val="none" w:sz="0" w:space="0" w:color="auto"/>
                <w:bottom w:val="none" w:sz="0" w:space="0" w:color="auto"/>
                <w:right w:val="none" w:sz="0" w:space="0" w:color="auto"/>
              </w:divBdr>
            </w:div>
            <w:div w:id="1189903811">
              <w:marLeft w:val="0"/>
              <w:marRight w:val="0"/>
              <w:marTop w:val="0"/>
              <w:marBottom w:val="0"/>
              <w:divBdr>
                <w:top w:val="none" w:sz="0" w:space="0" w:color="auto"/>
                <w:left w:val="none" w:sz="0" w:space="0" w:color="auto"/>
                <w:bottom w:val="none" w:sz="0" w:space="0" w:color="auto"/>
                <w:right w:val="none" w:sz="0" w:space="0" w:color="auto"/>
              </w:divBdr>
            </w:div>
            <w:div w:id="1189903961">
              <w:marLeft w:val="0"/>
              <w:marRight w:val="0"/>
              <w:marTop w:val="0"/>
              <w:marBottom w:val="0"/>
              <w:divBdr>
                <w:top w:val="none" w:sz="0" w:space="0" w:color="auto"/>
                <w:left w:val="none" w:sz="0" w:space="0" w:color="auto"/>
                <w:bottom w:val="none" w:sz="0" w:space="0" w:color="auto"/>
                <w:right w:val="none" w:sz="0" w:space="0" w:color="auto"/>
              </w:divBdr>
            </w:div>
            <w:div w:id="1197618069">
              <w:marLeft w:val="0"/>
              <w:marRight w:val="0"/>
              <w:marTop w:val="0"/>
              <w:marBottom w:val="0"/>
              <w:divBdr>
                <w:top w:val="none" w:sz="0" w:space="0" w:color="auto"/>
                <w:left w:val="none" w:sz="0" w:space="0" w:color="auto"/>
                <w:bottom w:val="none" w:sz="0" w:space="0" w:color="auto"/>
                <w:right w:val="none" w:sz="0" w:space="0" w:color="auto"/>
              </w:divBdr>
            </w:div>
            <w:div w:id="1197741702">
              <w:marLeft w:val="0"/>
              <w:marRight w:val="0"/>
              <w:marTop w:val="0"/>
              <w:marBottom w:val="0"/>
              <w:divBdr>
                <w:top w:val="none" w:sz="0" w:space="0" w:color="auto"/>
                <w:left w:val="none" w:sz="0" w:space="0" w:color="auto"/>
                <w:bottom w:val="none" w:sz="0" w:space="0" w:color="auto"/>
                <w:right w:val="none" w:sz="0" w:space="0" w:color="auto"/>
              </w:divBdr>
            </w:div>
            <w:div w:id="1198199038">
              <w:marLeft w:val="0"/>
              <w:marRight w:val="0"/>
              <w:marTop w:val="0"/>
              <w:marBottom w:val="0"/>
              <w:divBdr>
                <w:top w:val="none" w:sz="0" w:space="0" w:color="auto"/>
                <w:left w:val="none" w:sz="0" w:space="0" w:color="auto"/>
                <w:bottom w:val="none" w:sz="0" w:space="0" w:color="auto"/>
                <w:right w:val="none" w:sz="0" w:space="0" w:color="auto"/>
              </w:divBdr>
            </w:div>
            <w:div w:id="1201939953">
              <w:marLeft w:val="0"/>
              <w:marRight w:val="0"/>
              <w:marTop w:val="0"/>
              <w:marBottom w:val="0"/>
              <w:divBdr>
                <w:top w:val="none" w:sz="0" w:space="0" w:color="auto"/>
                <w:left w:val="none" w:sz="0" w:space="0" w:color="auto"/>
                <w:bottom w:val="none" w:sz="0" w:space="0" w:color="auto"/>
                <w:right w:val="none" w:sz="0" w:space="0" w:color="auto"/>
              </w:divBdr>
            </w:div>
            <w:div w:id="1202670053">
              <w:marLeft w:val="0"/>
              <w:marRight w:val="0"/>
              <w:marTop w:val="0"/>
              <w:marBottom w:val="0"/>
              <w:divBdr>
                <w:top w:val="none" w:sz="0" w:space="0" w:color="auto"/>
                <w:left w:val="none" w:sz="0" w:space="0" w:color="auto"/>
                <w:bottom w:val="none" w:sz="0" w:space="0" w:color="auto"/>
                <w:right w:val="none" w:sz="0" w:space="0" w:color="auto"/>
              </w:divBdr>
            </w:div>
            <w:div w:id="1204486313">
              <w:marLeft w:val="0"/>
              <w:marRight w:val="0"/>
              <w:marTop w:val="0"/>
              <w:marBottom w:val="0"/>
              <w:divBdr>
                <w:top w:val="none" w:sz="0" w:space="0" w:color="auto"/>
                <w:left w:val="none" w:sz="0" w:space="0" w:color="auto"/>
                <w:bottom w:val="none" w:sz="0" w:space="0" w:color="auto"/>
                <w:right w:val="none" w:sz="0" w:space="0" w:color="auto"/>
              </w:divBdr>
            </w:div>
            <w:div w:id="1205941322">
              <w:marLeft w:val="0"/>
              <w:marRight w:val="0"/>
              <w:marTop w:val="0"/>
              <w:marBottom w:val="0"/>
              <w:divBdr>
                <w:top w:val="none" w:sz="0" w:space="0" w:color="auto"/>
                <w:left w:val="none" w:sz="0" w:space="0" w:color="auto"/>
                <w:bottom w:val="none" w:sz="0" w:space="0" w:color="auto"/>
                <w:right w:val="none" w:sz="0" w:space="0" w:color="auto"/>
              </w:divBdr>
            </w:div>
            <w:div w:id="1207371838">
              <w:marLeft w:val="0"/>
              <w:marRight w:val="0"/>
              <w:marTop w:val="0"/>
              <w:marBottom w:val="0"/>
              <w:divBdr>
                <w:top w:val="none" w:sz="0" w:space="0" w:color="auto"/>
                <w:left w:val="none" w:sz="0" w:space="0" w:color="auto"/>
                <w:bottom w:val="none" w:sz="0" w:space="0" w:color="auto"/>
                <w:right w:val="none" w:sz="0" w:space="0" w:color="auto"/>
              </w:divBdr>
            </w:div>
            <w:div w:id="1208712990">
              <w:marLeft w:val="0"/>
              <w:marRight w:val="0"/>
              <w:marTop w:val="0"/>
              <w:marBottom w:val="0"/>
              <w:divBdr>
                <w:top w:val="none" w:sz="0" w:space="0" w:color="auto"/>
                <w:left w:val="none" w:sz="0" w:space="0" w:color="auto"/>
                <w:bottom w:val="none" w:sz="0" w:space="0" w:color="auto"/>
                <w:right w:val="none" w:sz="0" w:space="0" w:color="auto"/>
              </w:divBdr>
            </w:div>
            <w:div w:id="1214537373">
              <w:marLeft w:val="0"/>
              <w:marRight w:val="0"/>
              <w:marTop w:val="0"/>
              <w:marBottom w:val="0"/>
              <w:divBdr>
                <w:top w:val="none" w:sz="0" w:space="0" w:color="auto"/>
                <w:left w:val="none" w:sz="0" w:space="0" w:color="auto"/>
                <w:bottom w:val="none" w:sz="0" w:space="0" w:color="auto"/>
                <w:right w:val="none" w:sz="0" w:space="0" w:color="auto"/>
              </w:divBdr>
            </w:div>
            <w:div w:id="1217473500">
              <w:marLeft w:val="0"/>
              <w:marRight w:val="0"/>
              <w:marTop w:val="0"/>
              <w:marBottom w:val="0"/>
              <w:divBdr>
                <w:top w:val="none" w:sz="0" w:space="0" w:color="auto"/>
                <w:left w:val="none" w:sz="0" w:space="0" w:color="auto"/>
                <w:bottom w:val="none" w:sz="0" w:space="0" w:color="auto"/>
                <w:right w:val="none" w:sz="0" w:space="0" w:color="auto"/>
              </w:divBdr>
            </w:div>
            <w:div w:id="1218083897">
              <w:marLeft w:val="0"/>
              <w:marRight w:val="0"/>
              <w:marTop w:val="0"/>
              <w:marBottom w:val="0"/>
              <w:divBdr>
                <w:top w:val="none" w:sz="0" w:space="0" w:color="auto"/>
                <w:left w:val="none" w:sz="0" w:space="0" w:color="auto"/>
                <w:bottom w:val="none" w:sz="0" w:space="0" w:color="auto"/>
                <w:right w:val="none" w:sz="0" w:space="0" w:color="auto"/>
              </w:divBdr>
            </w:div>
            <w:div w:id="1218274094">
              <w:marLeft w:val="0"/>
              <w:marRight w:val="0"/>
              <w:marTop w:val="0"/>
              <w:marBottom w:val="0"/>
              <w:divBdr>
                <w:top w:val="none" w:sz="0" w:space="0" w:color="auto"/>
                <w:left w:val="none" w:sz="0" w:space="0" w:color="auto"/>
                <w:bottom w:val="none" w:sz="0" w:space="0" w:color="auto"/>
                <w:right w:val="none" w:sz="0" w:space="0" w:color="auto"/>
              </w:divBdr>
            </w:div>
            <w:div w:id="1219709123">
              <w:marLeft w:val="0"/>
              <w:marRight w:val="0"/>
              <w:marTop w:val="0"/>
              <w:marBottom w:val="0"/>
              <w:divBdr>
                <w:top w:val="none" w:sz="0" w:space="0" w:color="auto"/>
                <w:left w:val="none" w:sz="0" w:space="0" w:color="auto"/>
                <w:bottom w:val="none" w:sz="0" w:space="0" w:color="auto"/>
                <w:right w:val="none" w:sz="0" w:space="0" w:color="auto"/>
              </w:divBdr>
            </w:div>
            <w:div w:id="1222130571">
              <w:marLeft w:val="0"/>
              <w:marRight w:val="0"/>
              <w:marTop w:val="0"/>
              <w:marBottom w:val="0"/>
              <w:divBdr>
                <w:top w:val="none" w:sz="0" w:space="0" w:color="auto"/>
                <w:left w:val="none" w:sz="0" w:space="0" w:color="auto"/>
                <w:bottom w:val="none" w:sz="0" w:space="0" w:color="auto"/>
                <w:right w:val="none" w:sz="0" w:space="0" w:color="auto"/>
              </w:divBdr>
            </w:div>
            <w:div w:id="1222715876">
              <w:marLeft w:val="0"/>
              <w:marRight w:val="0"/>
              <w:marTop w:val="0"/>
              <w:marBottom w:val="0"/>
              <w:divBdr>
                <w:top w:val="none" w:sz="0" w:space="0" w:color="auto"/>
                <w:left w:val="none" w:sz="0" w:space="0" w:color="auto"/>
                <w:bottom w:val="none" w:sz="0" w:space="0" w:color="auto"/>
                <w:right w:val="none" w:sz="0" w:space="0" w:color="auto"/>
              </w:divBdr>
            </w:div>
            <w:div w:id="1226532531">
              <w:marLeft w:val="0"/>
              <w:marRight w:val="0"/>
              <w:marTop w:val="0"/>
              <w:marBottom w:val="0"/>
              <w:divBdr>
                <w:top w:val="none" w:sz="0" w:space="0" w:color="auto"/>
                <w:left w:val="none" w:sz="0" w:space="0" w:color="auto"/>
                <w:bottom w:val="none" w:sz="0" w:space="0" w:color="auto"/>
                <w:right w:val="none" w:sz="0" w:space="0" w:color="auto"/>
              </w:divBdr>
            </w:div>
            <w:div w:id="1226644105">
              <w:marLeft w:val="0"/>
              <w:marRight w:val="0"/>
              <w:marTop w:val="0"/>
              <w:marBottom w:val="0"/>
              <w:divBdr>
                <w:top w:val="none" w:sz="0" w:space="0" w:color="auto"/>
                <w:left w:val="none" w:sz="0" w:space="0" w:color="auto"/>
                <w:bottom w:val="none" w:sz="0" w:space="0" w:color="auto"/>
                <w:right w:val="none" w:sz="0" w:space="0" w:color="auto"/>
              </w:divBdr>
            </w:div>
            <w:div w:id="1230188608">
              <w:marLeft w:val="0"/>
              <w:marRight w:val="0"/>
              <w:marTop w:val="0"/>
              <w:marBottom w:val="0"/>
              <w:divBdr>
                <w:top w:val="none" w:sz="0" w:space="0" w:color="auto"/>
                <w:left w:val="none" w:sz="0" w:space="0" w:color="auto"/>
                <w:bottom w:val="none" w:sz="0" w:space="0" w:color="auto"/>
                <w:right w:val="none" w:sz="0" w:space="0" w:color="auto"/>
              </w:divBdr>
            </w:div>
            <w:div w:id="1230923125">
              <w:marLeft w:val="0"/>
              <w:marRight w:val="0"/>
              <w:marTop w:val="0"/>
              <w:marBottom w:val="0"/>
              <w:divBdr>
                <w:top w:val="none" w:sz="0" w:space="0" w:color="auto"/>
                <w:left w:val="none" w:sz="0" w:space="0" w:color="auto"/>
                <w:bottom w:val="none" w:sz="0" w:space="0" w:color="auto"/>
                <w:right w:val="none" w:sz="0" w:space="0" w:color="auto"/>
              </w:divBdr>
            </w:div>
            <w:div w:id="1231648403">
              <w:marLeft w:val="0"/>
              <w:marRight w:val="0"/>
              <w:marTop w:val="0"/>
              <w:marBottom w:val="0"/>
              <w:divBdr>
                <w:top w:val="none" w:sz="0" w:space="0" w:color="auto"/>
                <w:left w:val="none" w:sz="0" w:space="0" w:color="auto"/>
                <w:bottom w:val="none" w:sz="0" w:space="0" w:color="auto"/>
                <w:right w:val="none" w:sz="0" w:space="0" w:color="auto"/>
              </w:divBdr>
            </w:div>
            <w:div w:id="1232231610">
              <w:marLeft w:val="0"/>
              <w:marRight w:val="0"/>
              <w:marTop w:val="0"/>
              <w:marBottom w:val="0"/>
              <w:divBdr>
                <w:top w:val="none" w:sz="0" w:space="0" w:color="auto"/>
                <w:left w:val="none" w:sz="0" w:space="0" w:color="auto"/>
                <w:bottom w:val="none" w:sz="0" w:space="0" w:color="auto"/>
                <w:right w:val="none" w:sz="0" w:space="0" w:color="auto"/>
              </w:divBdr>
            </w:div>
            <w:div w:id="1233856064">
              <w:marLeft w:val="0"/>
              <w:marRight w:val="0"/>
              <w:marTop w:val="0"/>
              <w:marBottom w:val="0"/>
              <w:divBdr>
                <w:top w:val="none" w:sz="0" w:space="0" w:color="auto"/>
                <w:left w:val="none" w:sz="0" w:space="0" w:color="auto"/>
                <w:bottom w:val="none" w:sz="0" w:space="0" w:color="auto"/>
                <w:right w:val="none" w:sz="0" w:space="0" w:color="auto"/>
              </w:divBdr>
            </w:div>
            <w:div w:id="1235434068">
              <w:marLeft w:val="0"/>
              <w:marRight w:val="0"/>
              <w:marTop w:val="0"/>
              <w:marBottom w:val="0"/>
              <w:divBdr>
                <w:top w:val="none" w:sz="0" w:space="0" w:color="auto"/>
                <w:left w:val="none" w:sz="0" w:space="0" w:color="auto"/>
                <w:bottom w:val="none" w:sz="0" w:space="0" w:color="auto"/>
                <w:right w:val="none" w:sz="0" w:space="0" w:color="auto"/>
              </w:divBdr>
            </w:div>
            <w:div w:id="1235436949">
              <w:marLeft w:val="0"/>
              <w:marRight w:val="0"/>
              <w:marTop w:val="0"/>
              <w:marBottom w:val="0"/>
              <w:divBdr>
                <w:top w:val="none" w:sz="0" w:space="0" w:color="auto"/>
                <w:left w:val="none" w:sz="0" w:space="0" w:color="auto"/>
                <w:bottom w:val="none" w:sz="0" w:space="0" w:color="auto"/>
                <w:right w:val="none" w:sz="0" w:space="0" w:color="auto"/>
              </w:divBdr>
            </w:div>
            <w:div w:id="1236889498">
              <w:marLeft w:val="0"/>
              <w:marRight w:val="0"/>
              <w:marTop w:val="0"/>
              <w:marBottom w:val="0"/>
              <w:divBdr>
                <w:top w:val="none" w:sz="0" w:space="0" w:color="auto"/>
                <w:left w:val="none" w:sz="0" w:space="0" w:color="auto"/>
                <w:bottom w:val="none" w:sz="0" w:space="0" w:color="auto"/>
                <w:right w:val="none" w:sz="0" w:space="0" w:color="auto"/>
              </w:divBdr>
            </w:div>
            <w:div w:id="1238176739">
              <w:marLeft w:val="0"/>
              <w:marRight w:val="0"/>
              <w:marTop w:val="0"/>
              <w:marBottom w:val="0"/>
              <w:divBdr>
                <w:top w:val="none" w:sz="0" w:space="0" w:color="auto"/>
                <w:left w:val="none" w:sz="0" w:space="0" w:color="auto"/>
                <w:bottom w:val="none" w:sz="0" w:space="0" w:color="auto"/>
                <w:right w:val="none" w:sz="0" w:space="0" w:color="auto"/>
              </w:divBdr>
            </w:div>
            <w:div w:id="1238248793">
              <w:marLeft w:val="0"/>
              <w:marRight w:val="0"/>
              <w:marTop w:val="0"/>
              <w:marBottom w:val="0"/>
              <w:divBdr>
                <w:top w:val="none" w:sz="0" w:space="0" w:color="auto"/>
                <w:left w:val="none" w:sz="0" w:space="0" w:color="auto"/>
                <w:bottom w:val="none" w:sz="0" w:space="0" w:color="auto"/>
                <w:right w:val="none" w:sz="0" w:space="0" w:color="auto"/>
              </w:divBdr>
            </w:div>
            <w:div w:id="1239630116">
              <w:marLeft w:val="0"/>
              <w:marRight w:val="0"/>
              <w:marTop w:val="0"/>
              <w:marBottom w:val="0"/>
              <w:divBdr>
                <w:top w:val="none" w:sz="0" w:space="0" w:color="auto"/>
                <w:left w:val="none" w:sz="0" w:space="0" w:color="auto"/>
                <w:bottom w:val="none" w:sz="0" w:space="0" w:color="auto"/>
                <w:right w:val="none" w:sz="0" w:space="0" w:color="auto"/>
              </w:divBdr>
            </w:div>
            <w:div w:id="1240409504">
              <w:marLeft w:val="0"/>
              <w:marRight w:val="0"/>
              <w:marTop w:val="0"/>
              <w:marBottom w:val="0"/>
              <w:divBdr>
                <w:top w:val="none" w:sz="0" w:space="0" w:color="auto"/>
                <w:left w:val="none" w:sz="0" w:space="0" w:color="auto"/>
                <w:bottom w:val="none" w:sz="0" w:space="0" w:color="auto"/>
                <w:right w:val="none" w:sz="0" w:space="0" w:color="auto"/>
              </w:divBdr>
            </w:div>
            <w:div w:id="1241058287">
              <w:marLeft w:val="0"/>
              <w:marRight w:val="0"/>
              <w:marTop w:val="0"/>
              <w:marBottom w:val="0"/>
              <w:divBdr>
                <w:top w:val="none" w:sz="0" w:space="0" w:color="auto"/>
                <w:left w:val="none" w:sz="0" w:space="0" w:color="auto"/>
                <w:bottom w:val="none" w:sz="0" w:space="0" w:color="auto"/>
                <w:right w:val="none" w:sz="0" w:space="0" w:color="auto"/>
              </w:divBdr>
            </w:div>
            <w:div w:id="1242450693">
              <w:marLeft w:val="0"/>
              <w:marRight w:val="0"/>
              <w:marTop w:val="0"/>
              <w:marBottom w:val="0"/>
              <w:divBdr>
                <w:top w:val="none" w:sz="0" w:space="0" w:color="auto"/>
                <w:left w:val="none" w:sz="0" w:space="0" w:color="auto"/>
                <w:bottom w:val="none" w:sz="0" w:space="0" w:color="auto"/>
                <w:right w:val="none" w:sz="0" w:space="0" w:color="auto"/>
              </w:divBdr>
            </w:div>
            <w:div w:id="1242720299">
              <w:marLeft w:val="0"/>
              <w:marRight w:val="0"/>
              <w:marTop w:val="0"/>
              <w:marBottom w:val="0"/>
              <w:divBdr>
                <w:top w:val="none" w:sz="0" w:space="0" w:color="auto"/>
                <w:left w:val="none" w:sz="0" w:space="0" w:color="auto"/>
                <w:bottom w:val="none" w:sz="0" w:space="0" w:color="auto"/>
                <w:right w:val="none" w:sz="0" w:space="0" w:color="auto"/>
              </w:divBdr>
            </w:div>
            <w:div w:id="1243681519">
              <w:marLeft w:val="0"/>
              <w:marRight w:val="0"/>
              <w:marTop w:val="0"/>
              <w:marBottom w:val="0"/>
              <w:divBdr>
                <w:top w:val="none" w:sz="0" w:space="0" w:color="auto"/>
                <w:left w:val="none" w:sz="0" w:space="0" w:color="auto"/>
                <w:bottom w:val="none" w:sz="0" w:space="0" w:color="auto"/>
                <w:right w:val="none" w:sz="0" w:space="0" w:color="auto"/>
              </w:divBdr>
            </w:div>
            <w:div w:id="1246647734">
              <w:marLeft w:val="0"/>
              <w:marRight w:val="0"/>
              <w:marTop w:val="0"/>
              <w:marBottom w:val="0"/>
              <w:divBdr>
                <w:top w:val="none" w:sz="0" w:space="0" w:color="auto"/>
                <w:left w:val="none" w:sz="0" w:space="0" w:color="auto"/>
                <w:bottom w:val="none" w:sz="0" w:space="0" w:color="auto"/>
                <w:right w:val="none" w:sz="0" w:space="0" w:color="auto"/>
              </w:divBdr>
            </w:div>
            <w:div w:id="1246695374">
              <w:marLeft w:val="0"/>
              <w:marRight w:val="0"/>
              <w:marTop w:val="0"/>
              <w:marBottom w:val="0"/>
              <w:divBdr>
                <w:top w:val="none" w:sz="0" w:space="0" w:color="auto"/>
                <w:left w:val="none" w:sz="0" w:space="0" w:color="auto"/>
                <w:bottom w:val="none" w:sz="0" w:space="0" w:color="auto"/>
                <w:right w:val="none" w:sz="0" w:space="0" w:color="auto"/>
              </w:divBdr>
            </w:div>
            <w:div w:id="1247378058">
              <w:marLeft w:val="0"/>
              <w:marRight w:val="0"/>
              <w:marTop w:val="0"/>
              <w:marBottom w:val="0"/>
              <w:divBdr>
                <w:top w:val="none" w:sz="0" w:space="0" w:color="auto"/>
                <w:left w:val="none" w:sz="0" w:space="0" w:color="auto"/>
                <w:bottom w:val="none" w:sz="0" w:space="0" w:color="auto"/>
                <w:right w:val="none" w:sz="0" w:space="0" w:color="auto"/>
              </w:divBdr>
            </w:div>
            <w:div w:id="1248154052">
              <w:marLeft w:val="0"/>
              <w:marRight w:val="0"/>
              <w:marTop w:val="0"/>
              <w:marBottom w:val="0"/>
              <w:divBdr>
                <w:top w:val="none" w:sz="0" w:space="0" w:color="auto"/>
                <w:left w:val="none" w:sz="0" w:space="0" w:color="auto"/>
                <w:bottom w:val="none" w:sz="0" w:space="0" w:color="auto"/>
                <w:right w:val="none" w:sz="0" w:space="0" w:color="auto"/>
              </w:divBdr>
            </w:div>
            <w:div w:id="1248267001">
              <w:marLeft w:val="0"/>
              <w:marRight w:val="0"/>
              <w:marTop w:val="0"/>
              <w:marBottom w:val="0"/>
              <w:divBdr>
                <w:top w:val="none" w:sz="0" w:space="0" w:color="auto"/>
                <w:left w:val="none" w:sz="0" w:space="0" w:color="auto"/>
                <w:bottom w:val="none" w:sz="0" w:space="0" w:color="auto"/>
                <w:right w:val="none" w:sz="0" w:space="0" w:color="auto"/>
              </w:divBdr>
            </w:div>
            <w:div w:id="1248348570">
              <w:marLeft w:val="0"/>
              <w:marRight w:val="0"/>
              <w:marTop w:val="0"/>
              <w:marBottom w:val="0"/>
              <w:divBdr>
                <w:top w:val="none" w:sz="0" w:space="0" w:color="auto"/>
                <w:left w:val="none" w:sz="0" w:space="0" w:color="auto"/>
                <w:bottom w:val="none" w:sz="0" w:space="0" w:color="auto"/>
                <w:right w:val="none" w:sz="0" w:space="0" w:color="auto"/>
              </w:divBdr>
            </w:div>
            <w:div w:id="1248492192">
              <w:marLeft w:val="0"/>
              <w:marRight w:val="0"/>
              <w:marTop w:val="0"/>
              <w:marBottom w:val="0"/>
              <w:divBdr>
                <w:top w:val="none" w:sz="0" w:space="0" w:color="auto"/>
                <w:left w:val="none" w:sz="0" w:space="0" w:color="auto"/>
                <w:bottom w:val="none" w:sz="0" w:space="0" w:color="auto"/>
                <w:right w:val="none" w:sz="0" w:space="0" w:color="auto"/>
              </w:divBdr>
            </w:div>
            <w:div w:id="1250384240">
              <w:marLeft w:val="0"/>
              <w:marRight w:val="0"/>
              <w:marTop w:val="0"/>
              <w:marBottom w:val="0"/>
              <w:divBdr>
                <w:top w:val="none" w:sz="0" w:space="0" w:color="auto"/>
                <w:left w:val="none" w:sz="0" w:space="0" w:color="auto"/>
                <w:bottom w:val="none" w:sz="0" w:space="0" w:color="auto"/>
                <w:right w:val="none" w:sz="0" w:space="0" w:color="auto"/>
              </w:divBdr>
            </w:div>
            <w:div w:id="1252156866">
              <w:marLeft w:val="0"/>
              <w:marRight w:val="0"/>
              <w:marTop w:val="0"/>
              <w:marBottom w:val="0"/>
              <w:divBdr>
                <w:top w:val="none" w:sz="0" w:space="0" w:color="auto"/>
                <w:left w:val="none" w:sz="0" w:space="0" w:color="auto"/>
                <w:bottom w:val="none" w:sz="0" w:space="0" w:color="auto"/>
                <w:right w:val="none" w:sz="0" w:space="0" w:color="auto"/>
              </w:divBdr>
              <w:divsChild>
                <w:div w:id="1207107">
                  <w:marLeft w:val="0"/>
                  <w:marRight w:val="0"/>
                  <w:marTop w:val="0"/>
                  <w:marBottom w:val="0"/>
                  <w:divBdr>
                    <w:top w:val="none" w:sz="0" w:space="0" w:color="auto"/>
                    <w:left w:val="none" w:sz="0" w:space="0" w:color="auto"/>
                    <w:bottom w:val="none" w:sz="0" w:space="0" w:color="auto"/>
                    <w:right w:val="none" w:sz="0" w:space="0" w:color="auto"/>
                  </w:divBdr>
                </w:div>
                <w:div w:id="1397594">
                  <w:marLeft w:val="0"/>
                  <w:marRight w:val="0"/>
                  <w:marTop w:val="0"/>
                  <w:marBottom w:val="0"/>
                  <w:divBdr>
                    <w:top w:val="none" w:sz="0" w:space="0" w:color="auto"/>
                    <w:left w:val="none" w:sz="0" w:space="0" w:color="auto"/>
                    <w:bottom w:val="none" w:sz="0" w:space="0" w:color="auto"/>
                    <w:right w:val="none" w:sz="0" w:space="0" w:color="auto"/>
                  </w:divBdr>
                </w:div>
                <w:div w:id="8918255">
                  <w:marLeft w:val="0"/>
                  <w:marRight w:val="0"/>
                  <w:marTop w:val="0"/>
                  <w:marBottom w:val="0"/>
                  <w:divBdr>
                    <w:top w:val="none" w:sz="0" w:space="0" w:color="auto"/>
                    <w:left w:val="none" w:sz="0" w:space="0" w:color="auto"/>
                    <w:bottom w:val="none" w:sz="0" w:space="0" w:color="auto"/>
                    <w:right w:val="none" w:sz="0" w:space="0" w:color="auto"/>
                  </w:divBdr>
                </w:div>
                <w:div w:id="11078731">
                  <w:marLeft w:val="0"/>
                  <w:marRight w:val="0"/>
                  <w:marTop w:val="0"/>
                  <w:marBottom w:val="0"/>
                  <w:divBdr>
                    <w:top w:val="none" w:sz="0" w:space="0" w:color="auto"/>
                    <w:left w:val="none" w:sz="0" w:space="0" w:color="auto"/>
                    <w:bottom w:val="none" w:sz="0" w:space="0" w:color="auto"/>
                    <w:right w:val="none" w:sz="0" w:space="0" w:color="auto"/>
                  </w:divBdr>
                </w:div>
                <w:div w:id="12731413">
                  <w:marLeft w:val="0"/>
                  <w:marRight w:val="0"/>
                  <w:marTop w:val="0"/>
                  <w:marBottom w:val="0"/>
                  <w:divBdr>
                    <w:top w:val="none" w:sz="0" w:space="0" w:color="auto"/>
                    <w:left w:val="none" w:sz="0" w:space="0" w:color="auto"/>
                    <w:bottom w:val="none" w:sz="0" w:space="0" w:color="auto"/>
                    <w:right w:val="none" w:sz="0" w:space="0" w:color="auto"/>
                  </w:divBdr>
                </w:div>
                <w:div w:id="15349707">
                  <w:marLeft w:val="0"/>
                  <w:marRight w:val="0"/>
                  <w:marTop w:val="0"/>
                  <w:marBottom w:val="0"/>
                  <w:divBdr>
                    <w:top w:val="none" w:sz="0" w:space="0" w:color="auto"/>
                    <w:left w:val="none" w:sz="0" w:space="0" w:color="auto"/>
                    <w:bottom w:val="none" w:sz="0" w:space="0" w:color="auto"/>
                    <w:right w:val="none" w:sz="0" w:space="0" w:color="auto"/>
                  </w:divBdr>
                </w:div>
                <w:div w:id="16204577">
                  <w:marLeft w:val="0"/>
                  <w:marRight w:val="0"/>
                  <w:marTop w:val="0"/>
                  <w:marBottom w:val="0"/>
                  <w:divBdr>
                    <w:top w:val="none" w:sz="0" w:space="0" w:color="auto"/>
                    <w:left w:val="none" w:sz="0" w:space="0" w:color="auto"/>
                    <w:bottom w:val="none" w:sz="0" w:space="0" w:color="auto"/>
                    <w:right w:val="none" w:sz="0" w:space="0" w:color="auto"/>
                  </w:divBdr>
                </w:div>
                <w:div w:id="16664731">
                  <w:marLeft w:val="0"/>
                  <w:marRight w:val="0"/>
                  <w:marTop w:val="0"/>
                  <w:marBottom w:val="0"/>
                  <w:divBdr>
                    <w:top w:val="none" w:sz="0" w:space="0" w:color="auto"/>
                    <w:left w:val="none" w:sz="0" w:space="0" w:color="auto"/>
                    <w:bottom w:val="none" w:sz="0" w:space="0" w:color="auto"/>
                    <w:right w:val="none" w:sz="0" w:space="0" w:color="auto"/>
                  </w:divBdr>
                </w:div>
                <w:div w:id="16930217">
                  <w:marLeft w:val="0"/>
                  <w:marRight w:val="0"/>
                  <w:marTop w:val="0"/>
                  <w:marBottom w:val="0"/>
                  <w:divBdr>
                    <w:top w:val="none" w:sz="0" w:space="0" w:color="auto"/>
                    <w:left w:val="none" w:sz="0" w:space="0" w:color="auto"/>
                    <w:bottom w:val="none" w:sz="0" w:space="0" w:color="auto"/>
                    <w:right w:val="none" w:sz="0" w:space="0" w:color="auto"/>
                  </w:divBdr>
                </w:div>
                <w:div w:id="17434948">
                  <w:marLeft w:val="0"/>
                  <w:marRight w:val="0"/>
                  <w:marTop w:val="0"/>
                  <w:marBottom w:val="0"/>
                  <w:divBdr>
                    <w:top w:val="none" w:sz="0" w:space="0" w:color="auto"/>
                    <w:left w:val="none" w:sz="0" w:space="0" w:color="auto"/>
                    <w:bottom w:val="none" w:sz="0" w:space="0" w:color="auto"/>
                    <w:right w:val="none" w:sz="0" w:space="0" w:color="auto"/>
                  </w:divBdr>
                </w:div>
                <w:div w:id="17775985">
                  <w:marLeft w:val="0"/>
                  <w:marRight w:val="0"/>
                  <w:marTop w:val="0"/>
                  <w:marBottom w:val="0"/>
                  <w:divBdr>
                    <w:top w:val="none" w:sz="0" w:space="0" w:color="auto"/>
                    <w:left w:val="none" w:sz="0" w:space="0" w:color="auto"/>
                    <w:bottom w:val="none" w:sz="0" w:space="0" w:color="auto"/>
                    <w:right w:val="none" w:sz="0" w:space="0" w:color="auto"/>
                  </w:divBdr>
                </w:div>
                <w:div w:id="22286196">
                  <w:marLeft w:val="0"/>
                  <w:marRight w:val="0"/>
                  <w:marTop w:val="0"/>
                  <w:marBottom w:val="0"/>
                  <w:divBdr>
                    <w:top w:val="none" w:sz="0" w:space="0" w:color="auto"/>
                    <w:left w:val="none" w:sz="0" w:space="0" w:color="auto"/>
                    <w:bottom w:val="none" w:sz="0" w:space="0" w:color="auto"/>
                    <w:right w:val="none" w:sz="0" w:space="0" w:color="auto"/>
                  </w:divBdr>
                </w:div>
                <w:div w:id="23479458">
                  <w:marLeft w:val="0"/>
                  <w:marRight w:val="0"/>
                  <w:marTop w:val="0"/>
                  <w:marBottom w:val="0"/>
                  <w:divBdr>
                    <w:top w:val="none" w:sz="0" w:space="0" w:color="auto"/>
                    <w:left w:val="none" w:sz="0" w:space="0" w:color="auto"/>
                    <w:bottom w:val="none" w:sz="0" w:space="0" w:color="auto"/>
                    <w:right w:val="none" w:sz="0" w:space="0" w:color="auto"/>
                  </w:divBdr>
                </w:div>
                <w:div w:id="24523123">
                  <w:marLeft w:val="0"/>
                  <w:marRight w:val="0"/>
                  <w:marTop w:val="0"/>
                  <w:marBottom w:val="0"/>
                  <w:divBdr>
                    <w:top w:val="none" w:sz="0" w:space="0" w:color="auto"/>
                    <w:left w:val="none" w:sz="0" w:space="0" w:color="auto"/>
                    <w:bottom w:val="none" w:sz="0" w:space="0" w:color="auto"/>
                    <w:right w:val="none" w:sz="0" w:space="0" w:color="auto"/>
                  </w:divBdr>
                </w:div>
                <w:div w:id="29842485">
                  <w:marLeft w:val="0"/>
                  <w:marRight w:val="0"/>
                  <w:marTop w:val="0"/>
                  <w:marBottom w:val="0"/>
                  <w:divBdr>
                    <w:top w:val="none" w:sz="0" w:space="0" w:color="auto"/>
                    <w:left w:val="none" w:sz="0" w:space="0" w:color="auto"/>
                    <w:bottom w:val="none" w:sz="0" w:space="0" w:color="auto"/>
                    <w:right w:val="none" w:sz="0" w:space="0" w:color="auto"/>
                  </w:divBdr>
                </w:div>
                <w:div w:id="32269039">
                  <w:marLeft w:val="0"/>
                  <w:marRight w:val="0"/>
                  <w:marTop w:val="0"/>
                  <w:marBottom w:val="0"/>
                  <w:divBdr>
                    <w:top w:val="none" w:sz="0" w:space="0" w:color="auto"/>
                    <w:left w:val="none" w:sz="0" w:space="0" w:color="auto"/>
                    <w:bottom w:val="none" w:sz="0" w:space="0" w:color="auto"/>
                    <w:right w:val="none" w:sz="0" w:space="0" w:color="auto"/>
                  </w:divBdr>
                </w:div>
                <w:div w:id="34543810">
                  <w:marLeft w:val="0"/>
                  <w:marRight w:val="0"/>
                  <w:marTop w:val="0"/>
                  <w:marBottom w:val="0"/>
                  <w:divBdr>
                    <w:top w:val="none" w:sz="0" w:space="0" w:color="auto"/>
                    <w:left w:val="none" w:sz="0" w:space="0" w:color="auto"/>
                    <w:bottom w:val="none" w:sz="0" w:space="0" w:color="auto"/>
                    <w:right w:val="none" w:sz="0" w:space="0" w:color="auto"/>
                  </w:divBdr>
                </w:div>
                <w:div w:id="35011575">
                  <w:marLeft w:val="0"/>
                  <w:marRight w:val="0"/>
                  <w:marTop w:val="0"/>
                  <w:marBottom w:val="0"/>
                  <w:divBdr>
                    <w:top w:val="none" w:sz="0" w:space="0" w:color="auto"/>
                    <w:left w:val="none" w:sz="0" w:space="0" w:color="auto"/>
                    <w:bottom w:val="none" w:sz="0" w:space="0" w:color="auto"/>
                    <w:right w:val="none" w:sz="0" w:space="0" w:color="auto"/>
                  </w:divBdr>
                </w:div>
                <w:div w:id="35157698">
                  <w:marLeft w:val="0"/>
                  <w:marRight w:val="0"/>
                  <w:marTop w:val="0"/>
                  <w:marBottom w:val="0"/>
                  <w:divBdr>
                    <w:top w:val="none" w:sz="0" w:space="0" w:color="auto"/>
                    <w:left w:val="none" w:sz="0" w:space="0" w:color="auto"/>
                    <w:bottom w:val="none" w:sz="0" w:space="0" w:color="auto"/>
                    <w:right w:val="none" w:sz="0" w:space="0" w:color="auto"/>
                  </w:divBdr>
                </w:div>
                <w:div w:id="36711492">
                  <w:marLeft w:val="0"/>
                  <w:marRight w:val="0"/>
                  <w:marTop w:val="0"/>
                  <w:marBottom w:val="0"/>
                  <w:divBdr>
                    <w:top w:val="none" w:sz="0" w:space="0" w:color="auto"/>
                    <w:left w:val="none" w:sz="0" w:space="0" w:color="auto"/>
                    <w:bottom w:val="none" w:sz="0" w:space="0" w:color="auto"/>
                    <w:right w:val="none" w:sz="0" w:space="0" w:color="auto"/>
                  </w:divBdr>
                </w:div>
                <w:div w:id="39863807">
                  <w:marLeft w:val="0"/>
                  <w:marRight w:val="0"/>
                  <w:marTop w:val="0"/>
                  <w:marBottom w:val="0"/>
                  <w:divBdr>
                    <w:top w:val="none" w:sz="0" w:space="0" w:color="auto"/>
                    <w:left w:val="none" w:sz="0" w:space="0" w:color="auto"/>
                    <w:bottom w:val="none" w:sz="0" w:space="0" w:color="auto"/>
                    <w:right w:val="none" w:sz="0" w:space="0" w:color="auto"/>
                  </w:divBdr>
                </w:div>
                <w:div w:id="40639754">
                  <w:marLeft w:val="0"/>
                  <w:marRight w:val="0"/>
                  <w:marTop w:val="0"/>
                  <w:marBottom w:val="0"/>
                  <w:divBdr>
                    <w:top w:val="none" w:sz="0" w:space="0" w:color="auto"/>
                    <w:left w:val="none" w:sz="0" w:space="0" w:color="auto"/>
                    <w:bottom w:val="none" w:sz="0" w:space="0" w:color="auto"/>
                    <w:right w:val="none" w:sz="0" w:space="0" w:color="auto"/>
                  </w:divBdr>
                </w:div>
                <w:div w:id="41292926">
                  <w:marLeft w:val="0"/>
                  <w:marRight w:val="0"/>
                  <w:marTop w:val="0"/>
                  <w:marBottom w:val="0"/>
                  <w:divBdr>
                    <w:top w:val="none" w:sz="0" w:space="0" w:color="auto"/>
                    <w:left w:val="none" w:sz="0" w:space="0" w:color="auto"/>
                    <w:bottom w:val="none" w:sz="0" w:space="0" w:color="auto"/>
                    <w:right w:val="none" w:sz="0" w:space="0" w:color="auto"/>
                  </w:divBdr>
                </w:div>
                <w:div w:id="43718744">
                  <w:marLeft w:val="0"/>
                  <w:marRight w:val="0"/>
                  <w:marTop w:val="0"/>
                  <w:marBottom w:val="0"/>
                  <w:divBdr>
                    <w:top w:val="none" w:sz="0" w:space="0" w:color="auto"/>
                    <w:left w:val="none" w:sz="0" w:space="0" w:color="auto"/>
                    <w:bottom w:val="none" w:sz="0" w:space="0" w:color="auto"/>
                    <w:right w:val="none" w:sz="0" w:space="0" w:color="auto"/>
                  </w:divBdr>
                </w:div>
                <w:div w:id="43795210">
                  <w:marLeft w:val="0"/>
                  <w:marRight w:val="0"/>
                  <w:marTop w:val="0"/>
                  <w:marBottom w:val="0"/>
                  <w:divBdr>
                    <w:top w:val="none" w:sz="0" w:space="0" w:color="auto"/>
                    <w:left w:val="none" w:sz="0" w:space="0" w:color="auto"/>
                    <w:bottom w:val="none" w:sz="0" w:space="0" w:color="auto"/>
                    <w:right w:val="none" w:sz="0" w:space="0" w:color="auto"/>
                  </w:divBdr>
                </w:div>
                <w:div w:id="44567775">
                  <w:marLeft w:val="0"/>
                  <w:marRight w:val="0"/>
                  <w:marTop w:val="0"/>
                  <w:marBottom w:val="0"/>
                  <w:divBdr>
                    <w:top w:val="none" w:sz="0" w:space="0" w:color="auto"/>
                    <w:left w:val="none" w:sz="0" w:space="0" w:color="auto"/>
                    <w:bottom w:val="none" w:sz="0" w:space="0" w:color="auto"/>
                    <w:right w:val="none" w:sz="0" w:space="0" w:color="auto"/>
                  </w:divBdr>
                </w:div>
                <w:div w:id="45373411">
                  <w:marLeft w:val="0"/>
                  <w:marRight w:val="0"/>
                  <w:marTop w:val="0"/>
                  <w:marBottom w:val="0"/>
                  <w:divBdr>
                    <w:top w:val="none" w:sz="0" w:space="0" w:color="auto"/>
                    <w:left w:val="none" w:sz="0" w:space="0" w:color="auto"/>
                    <w:bottom w:val="none" w:sz="0" w:space="0" w:color="auto"/>
                    <w:right w:val="none" w:sz="0" w:space="0" w:color="auto"/>
                  </w:divBdr>
                </w:div>
                <w:div w:id="48308785">
                  <w:marLeft w:val="0"/>
                  <w:marRight w:val="0"/>
                  <w:marTop w:val="0"/>
                  <w:marBottom w:val="0"/>
                  <w:divBdr>
                    <w:top w:val="none" w:sz="0" w:space="0" w:color="auto"/>
                    <w:left w:val="none" w:sz="0" w:space="0" w:color="auto"/>
                    <w:bottom w:val="none" w:sz="0" w:space="0" w:color="auto"/>
                    <w:right w:val="none" w:sz="0" w:space="0" w:color="auto"/>
                  </w:divBdr>
                </w:div>
                <w:div w:id="51537732">
                  <w:marLeft w:val="0"/>
                  <w:marRight w:val="0"/>
                  <w:marTop w:val="0"/>
                  <w:marBottom w:val="0"/>
                  <w:divBdr>
                    <w:top w:val="none" w:sz="0" w:space="0" w:color="auto"/>
                    <w:left w:val="none" w:sz="0" w:space="0" w:color="auto"/>
                    <w:bottom w:val="none" w:sz="0" w:space="0" w:color="auto"/>
                    <w:right w:val="none" w:sz="0" w:space="0" w:color="auto"/>
                  </w:divBdr>
                </w:div>
                <w:div w:id="51927360">
                  <w:marLeft w:val="0"/>
                  <w:marRight w:val="0"/>
                  <w:marTop w:val="0"/>
                  <w:marBottom w:val="0"/>
                  <w:divBdr>
                    <w:top w:val="none" w:sz="0" w:space="0" w:color="auto"/>
                    <w:left w:val="none" w:sz="0" w:space="0" w:color="auto"/>
                    <w:bottom w:val="none" w:sz="0" w:space="0" w:color="auto"/>
                    <w:right w:val="none" w:sz="0" w:space="0" w:color="auto"/>
                  </w:divBdr>
                </w:div>
                <w:div w:id="52051429">
                  <w:marLeft w:val="0"/>
                  <w:marRight w:val="0"/>
                  <w:marTop w:val="0"/>
                  <w:marBottom w:val="0"/>
                  <w:divBdr>
                    <w:top w:val="none" w:sz="0" w:space="0" w:color="auto"/>
                    <w:left w:val="none" w:sz="0" w:space="0" w:color="auto"/>
                    <w:bottom w:val="none" w:sz="0" w:space="0" w:color="auto"/>
                    <w:right w:val="none" w:sz="0" w:space="0" w:color="auto"/>
                  </w:divBdr>
                </w:div>
                <w:div w:id="52237158">
                  <w:marLeft w:val="0"/>
                  <w:marRight w:val="0"/>
                  <w:marTop w:val="0"/>
                  <w:marBottom w:val="0"/>
                  <w:divBdr>
                    <w:top w:val="none" w:sz="0" w:space="0" w:color="auto"/>
                    <w:left w:val="none" w:sz="0" w:space="0" w:color="auto"/>
                    <w:bottom w:val="none" w:sz="0" w:space="0" w:color="auto"/>
                    <w:right w:val="none" w:sz="0" w:space="0" w:color="auto"/>
                  </w:divBdr>
                </w:div>
                <w:div w:id="52237340">
                  <w:marLeft w:val="0"/>
                  <w:marRight w:val="0"/>
                  <w:marTop w:val="0"/>
                  <w:marBottom w:val="0"/>
                  <w:divBdr>
                    <w:top w:val="none" w:sz="0" w:space="0" w:color="auto"/>
                    <w:left w:val="none" w:sz="0" w:space="0" w:color="auto"/>
                    <w:bottom w:val="none" w:sz="0" w:space="0" w:color="auto"/>
                    <w:right w:val="none" w:sz="0" w:space="0" w:color="auto"/>
                  </w:divBdr>
                </w:div>
                <w:div w:id="53504663">
                  <w:marLeft w:val="0"/>
                  <w:marRight w:val="0"/>
                  <w:marTop w:val="0"/>
                  <w:marBottom w:val="0"/>
                  <w:divBdr>
                    <w:top w:val="none" w:sz="0" w:space="0" w:color="auto"/>
                    <w:left w:val="none" w:sz="0" w:space="0" w:color="auto"/>
                    <w:bottom w:val="none" w:sz="0" w:space="0" w:color="auto"/>
                    <w:right w:val="none" w:sz="0" w:space="0" w:color="auto"/>
                  </w:divBdr>
                </w:div>
                <w:div w:id="54395756">
                  <w:marLeft w:val="0"/>
                  <w:marRight w:val="0"/>
                  <w:marTop w:val="0"/>
                  <w:marBottom w:val="0"/>
                  <w:divBdr>
                    <w:top w:val="none" w:sz="0" w:space="0" w:color="auto"/>
                    <w:left w:val="none" w:sz="0" w:space="0" w:color="auto"/>
                    <w:bottom w:val="none" w:sz="0" w:space="0" w:color="auto"/>
                    <w:right w:val="none" w:sz="0" w:space="0" w:color="auto"/>
                  </w:divBdr>
                </w:div>
                <w:div w:id="59450723">
                  <w:marLeft w:val="0"/>
                  <w:marRight w:val="0"/>
                  <w:marTop w:val="0"/>
                  <w:marBottom w:val="0"/>
                  <w:divBdr>
                    <w:top w:val="none" w:sz="0" w:space="0" w:color="auto"/>
                    <w:left w:val="none" w:sz="0" w:space="0" w:color="auto"/>
                    <w:bottom w:val="none" w:sz="0" w:space="0" w:color="auto"/>
                    <w:right w:val="none" w:sz="0" w:space="0" w:color="auto"/>
                  </w:divBdr>
                </w:div>
                <w:div w:id="61412794">
                  <w:marLeft w:val="0"/>
                  <w:marRight w:val="0"/>
                  <w:marTop w:val="0"/>
                  <w:marBottom w:val="0"/>
                  <w:divBdr>
                    <w:top w:val="none" w:sz="0" w:space="0" w:color="auto"/>
                    <w:left w:val="none" w:sz="0" w:space="0" w:color="auto"/>
                    <w:bottom w:val="none" w:sz="0" w:space="0" w:color="auto"/>
                    <w:right w:val="none" w:sz="0" w:space="0" w:color="auto"/>
                  </w:divBdr>
                </w:div>
                <w:div w:id="62262556">
                  <w:marLeft w:val="0"/>
                  <w:marRight w:val="0"/>
                  <w:marTop w:val="0"/>
                  <w:marBottom w:val="0"/>
                  <w:divBdr>
                    <w:top w:val="none" w:sz="0" w:space="0" w:color="auto"/>
                    <w:left w:val="none" w:sz="0" w:space="0" w:color="auto"/>
                    <w:bottom w:val="none" w:sz="0" w:space="0" w:color="auto"/>
                    <w:right w:val="none" w:sz="0" w:space="0" w:color="auto"/>
                  </w:divBdr>
                </w:div>
                <w:div w:id="64691572">
                  <w:marLeft w:val="0"/>
                  <w:marRight w:val="0"/>
                  <w:marTop w:val="0"/>
                  <w:marBottom w:val="0"/>
                  <w:divBdr>
                    <w:top w:val="none" w:sz="0" w:space="0" w:color="auto"/>
                    <w:left w:val="none" w:sz="0" w:space="0" w:color="auto"/>
                    <w:bottom w:val="none" w:sz="0" w:space="0" w:color="auto"/>
                    <w:right w:val="none" w:sz="0" w:space="0" w:color="auto"/>
                  </w:divBdr>
                </w:div>
                <w:div w:id="66391697">
                  <w:marLeft w:val="0"/>
                  <w:marRight w:val="0"/>
                  <w:marTop w:val="0"/>
                  <w:marBottom w:val="0"/>
                  <w:divBdr>
                    <w:top w:val="none" w:sz="0" w:space="0" w:color="auto"/>
                    <w:left w:val="none" w:sz="0" w:space="0" w:color="auto"/>
                    <w:bottom w:val="none" w:sz="0" w:space="0" w:color="auto"/>
                    <w:right w:val="none" w:sz="0" w:space="0" w:color="auto"/>
                  </w:divBdr>
                </w:div>
                <w:div w:id="76101335">
                  <w:marLeft w:val="0"/>
                  <w:marRight w:val="0"/>
                  <w:marTop w:val="0"/>
                  <w:marBottom w:val="0"/>
                  <w:divBdr>
                    <w:top w:val="none" w:sz="0" w:space="0" w:color="auto"/>
                    <w:left w:val="none" w:sz="0" w:space="0" w:color="auto"/>
                    <w:bottom w:val="none" w:sz="0" w:space="0" w:color="auto"/>
                    <w:right w:val="none" w:sz="0" w:space="0" w:color="auto"/>
                  </w:divBdr>
                </w:div>
                <w:div w:id="81683384">
                  <w:marLeft w:val="0"/>
                  <w:marRight w:val="0"/>
                  <w:marTop w:val="0"/>
                  <w:marBottom w:val="0"/>
                  <w:divBdr>
                    <w:top w:val="none" w:sz="0" w:space="0" w:color="auto"/>
                    <w:left w:val="none" w:sz="0" w:space="0" w:color="auto"/>
                    <w:bottom w:val="none" w:sz="0" w:space="0" w:color="auto"/>
                    <w:right w:val="none" w:sz="0" w:space="0" w:color="auto"/>
                  </w:divBdr>
                </w:div>
                <w:div w:id="81805384">
                  <w:marLeft w:val="0"/>
                  <w:marRight w:val="0"/>
                  <w:marTop w:val="0"/>
                  <w:marBottom w:val="0"/>
                  <w:divBdr>
                    <w:top w:val="none" w:sz="0" w:space="0" w:color="auto"/>
                    <w:left w:val="none" w:sz="0" w:space="0" w:color="auto"/>
                    <w:bottom w:val="none" w:sz="0" w:space="0" w:color="auto"/>
                    <w:right w:val="none" w:sz="0" w:space="0" w:color="auto"/>
                  </w:divBdr>
                </w:div>
                <w:div w:id="81923416">
                  <w:marLeft w:val="0"/>
                  <w:marRight w:val="0"/>
                  <w:marTop w:val="0"/>
                  <w:marBottom w:val="0"/>
                  <w:divBdr>
                    <w:top w:val="none" w:sz="0" w:space="0" w:color="auto"/>
                    <w:left w:val="none" w:sz="0" w:space="0" w:color="auto"/>
                    <w:bottom w:val="none" w:sz="0" w:space="0" w:color="auto"/>
                    <w:right w:val="none" w:sz="0" w:space="0" w:color="auto"/>
                  </w:divBdr>
                </w:div>
                <w:div w:id="82343611">
                  <w:marLeft w:val="0"/>
                  <w:marRight w:val="0"/>
                  <w:marTop w:val="0"/>
                  <w:marBottom w:val="0"/>
                  <w:divBdr>
                    <w:top w:val="none" w:sz="0" w:space="0" w:color="auto"/>
                    <w:left w:val="none" w:sz="0" w:space="0" w:color="auto"/>
                    <w:bottom w:val="none" w:sz="0" w:space="0" w:color="auto"/>
                    <w:right w:val="none" w:sz="0" w:space="0" w:color="auto"/>
                  </w:divBdr>
                </w:div>
                <w:div w:id="84427986">
                  <w:marLeft w:val="0"/>
                  <w:marRight w:val="0"/>
                  <w:marTop w:val="0"/>
                  <w:marBottom w:val="0"/>
                  <w:divBdr>
                    <w:top w:val="none" w:sz="0" w:space="0" w:color="auto"/>
                    <w:left w:val="none" w:sz="0" w:space="0" w:color="auto"/>
                    <w:bottom w:val="none" w:sz="0" w:space="0" w:color="auto"/>
                    <w:right w:val="none" w:sz="0" w:space="0" w:color="auto"/>
                  </w:divBdr>
                </w:div>
                <w:div w:id="88434338">
                  <w:marLeft w:val="0"/>
                  <w:marRight w:val="0"/>
                  <w:marTop w:val="0"/>
                  <w:marBottom w:val="0"/>
                  <w:divBdr>
                    <w:top w:val="none" w:sz="0" w:space="0" w:color="auto"/>
                    <w:left w:val="none" w:sz="0" w:space="0" w:color="auto"/>
                    <w:bottom w:val="none" w:sz="0" w:space="0" w:color="auto"/>
                    <w:right w:val="none" w:sz="0" w:space="0" w:color="auto"/>
                  </w:divBdr>
                </w:div>
                <w:div w:id="95372417">
                  <w:marLeft w:val="0"/>
                  <w:marRight w:val="0"/>
                  <w:marTop w:val="0"/>
                  <w:marBottom w:val="0"/>
                  <w:divBdr>
                    <w:top w:val="none" w:sz="0" w:space="0" w:color="auto"/>
                    <w:left w:val="none" w:sz="0" w:space="0" w:color="auto"/>
                    <w:bottom w:val="none" w:sz="0" w:space="0" w:color="auto"/>
                    <w:right w:val="none" w:sz="0" w:space="0" w:color="auto"/>
                  </w:divBdr>
                </w:div>
                <w:div w:id="96872593">
                  <w:marLeft w:val="0"/>
                  <w:marRight w:val="0"/>
                  <w:marTop w:val="0"/>
                  <w:marBottom w:val="0"/>
                  <w:divBdr>
                    <w:top w:val="none" w:sz="0" w:space="0" w:color="auto"/>
                    <w:left w:val="none" w:sz="0" w:space="0" w:color="auto"/>
                    <w:bottom w:val="none" w:sz="0" w:space="0" w:color="auto"/>
                    <w:right w:val="none" w:sz="0" w:space="0" w:color="auto"/>
                  </w:divBdr>
                </w:div>
                <w:div w:id="99882392">
                  <w:marLeft w:val="0"/>
                  <w:marRight w:val="0"/>
                  <w:marTop w:val="0"/>
                  <w:marBottom w:val="0"/>
                  <w:divBdr>
                    <w:top w:val="none" w:sz="0" w:space="0" w:color="auto"/>
                    <w:left w:val="none" w:sz="0" w:space="0" w:color="auto"/>
                    <w:bottom w:val="none" w:sz="0" w:space="0" w:color="auto"/>
                    <w:right w:val="none" w:sz="0" w:space="0" w:color="auto"/>
                  </w:divBdr>
                </w:div>
                <w:div w:id="101076040">
                  <w:marLeft w:val="0"/>
                  <w:marRight w:val="0"/>
                  <w:marTop w:val="0"/>
                  <w:marBottom w:val="0"/>
                  <w:divBdr>
                    <w:top w:val="none" w:sz="0" w:space="0" w:color="auto"/>
                    <w:left w:val="none" w:sz="0" w:space="0" w:color="auto"/>
                    <w:bottom w:val="none" w:sz="0" w:space="0" w:color="auto"/>
                    <w:right w:val="none" w:sz="0" w:space="0" w:color="auto"/>
                  </w:divBdr>
                </w:div>
                <w:div w:id="101656178">
                  <w:marLeft w:val="0"/>
                  <w:marRight w:val="0"/>
                  <w:marTop w:val="0"/>
                  <w:marBottom w:val="0"/>
                  <w:divBdr>
                    <w:top w:val="none" w:sz="0" w:space="0" w:color="auto"/>
                    <w:left w:val="none" w:sz="0" w:space="0" w:color="auto"/>
                    <w:bottom w:val="none" w:sz="0" w:space="0" w:color="auto"/>
                    <w:right w:val="none" w:sz="0" w:space="0" w:color="auto"/>
                  </w:divBdr>
                </w:div>
                <w:div w:id="107166910">
                  <w:marLeft w:val="0"/>
                  <w:marRight w:val="0"/>
                  <w:marTop w:val="0"/>
                  <w:marBottom w:val="0"/>
                  <w:divBdr>
                    <w:top w:val="none" w:sz="0" w:space="0" w:color="auto"/>
                    <w:left w:val="none" w:sz="0" w:space="0" w:color="auto"/>
                    <w:bottom w:val="none" w:sz="0" w:space="0" w:color="auto"/>
                    <w:right w:val="none" w:sz="0" w:space="0" w:color="auto"/>
                  </w:divBdr>
                </w:div>
                <w:div w:id="107745174">
                  <w:marLeft w:val="0"/>
                  <w:marRight w:val="0"/>
                  <w:marTop w:val="0"/>
                  <w:marBottom w:val="0"/>
                  <w:divBdr>
                    <w:top w:val="none" w:sz="0" w:space="0" w:color="auto"/>
                    <w:left w:val="none" w:sz="0" w:space="0" w:color="auto"/>
                    <w:bottom w:val="none" w:sz="0" w:space="0" w:color="auto"/>
                    <w:right w:val="none" w:sz="0" w:space="0" w:color="auto"/>
                  </w:divBdr>
                </w:div>
                <w:div w:id="108479858">
                  <w:marLeft w:val="0"/>
                  <w:marRight w:val="0"/>
                  <w:marTop w:val="0"/>
                  <w:marBottom w:val="0"/>
                  <w:divBdr>
                    <w:top w:val="none" w:sz="0" w:space="0" w:color="auto"/>
                    <w:left w:val="none" w:sz="0" w:space="0" w:color="auto"/>
                    <w:bottom w:val="none" w:sz="0" w:space="0" w:color="auto"/>
                    <w:right w:val="none" w:sz="0" w:space="0" w:color="auto"/>
                  </w:divBdr>
                </w:div>
                <w:div w:id="114104728">
                  <w:marLeft w:val="0"/>
                  <w:marRight w:val="0"/>
                  <w:marTop w:val="0"/>
                  <w:marBottom w:val="0"/>
                  <w:divBdr>
                    <w:top w:val="none" w:sz="0" w:space="0" w:color="auto"/>
                    <w:left w:val="none" w:sz="0" w:space="0" w:color="auto"/>
                    <w:bottom w:val="none" w:sz="0" w:space="0" w:color="auto"/>
                    <w:right w:val="none" w:sz="0" w:space="0" w:color="auto"/>
                  </w:divBdr>
                </w:div>
                <w:div w:id="115217947">
                  <w:marLeft w:val="0"/>
                  <w:marRight w:val="0"/>
                  <w:marTop w:val="0"/>
                  <w:marBottom w:val="0"/>
                  <w:divBdr>
                    <w:top w:val="none" w:sz="0" w:space="0" w:color="auto"/>
                    <w:left w:val="none" w:sz="0" w:space="0" w:color="auto"/>
                    <w:bottom w:val="none" w:sz="0" w:space="0" w:color="auto"/>
                    <w:right w:val="none" w:sz="0" w:space="0" w:color="auto"/>
                  </w:divBdr>
                </w:div>
                <w:div w:id="115760278">
                  <w:marLeft w:val="0"/>
                  <w:marRight w:val="0"/>
                  <w:marTop w:val="0"/>
                  <w:marBottom w:val="0"/>
                  <w:divBdr>
                    <w:top w:val="none" w:sz="0" w:space="0" w:color="auto"/>
                    <w:left w:val="none" w:sz="0" w:space="0" w:color="auto"/>
                    <w:bottom w:val="none" w:sz="0" w:space="0" w:color="auto"/>
                    <w:right w:val="none" w:sz="0" w:space="0" w:color="auto"/>
                  </w:divBdr>
                </w:div>
                <w:div w:id="116489830">
                  <w:marLeft w:val="0"/>
                  <w:marRight w:val="0"/>
                  <w:marTop w:val="0"/>
                  <w:marBottom w:val="0"/>
                  <w:divBdr>
                    <w:top w:val="none" w:sz="0" w:space="0" w:color="auto"/>
                    <w:left w:val="none" w:sz="0" w:space="0" w:color="auto"/>
                    <w:bottom w:val="none" w:sz="0" w:space="0" w:color="auto"/>
                    <w:right w:val="none" w:sz="0" w:space="0" w:color="auto"/>
                  </w:divBdr>
                </w:div>
                <w:div w:id="118768381">
                  <w:marLeft w:val="0"/>
                  <w:marRight w:val="0"/>
                  <w:marTop w:val="0"/>
                  <w:marBottom w:val="0"/>
                  <w:divBdr>
                    <w:top w:val="none" w:sz="0" w:space="0" w:color="auto"/>
                    <w:left w:val="none" w:sz="0" w:space="0" w:color="auto"/>
                    <w:bottom w:val="none" w:sz="0" w:space="0" w:color="auto"/>
                    <w:right w:val="none" w:sz="0" w:space="0" w:color="auto"/>
                  </w:divBdr>
                </w:div>
                <w:div w:id="119884049">
                  <w:marLeft w:val="0"/>
                  <w:marRight w:val="0"/>
                  <w:marTop w:val="0"/>
                  <w:marBottom w:val="0"/>
                  <w:divBdr>
                    <w:top w:val="none" w:sz="0" w:space="0" w:color="auto"/>
                    <w:left w:val="none" w:sz="0" w:space="0" w:color="auto"/>
                    <w:bottom w:val="none" w:sz="0" w:space="0" w:color="auto"/>
                    <w:right w:val="none" w:sz="0" w:space="0" w:color="auto"/>
                  </w:divBdr>
                </w:div>
                <w:div w:id="121003862">
                  <w:marLeft w:val="0"/>
                  <w:marRight w:val="0"/>
                  <w:marTop w:val="0"/>
                  <w:marBottom w:val="0"/>
                  <w:divBdr>
                    <w:top w:val="none" w:sz="0" w:space="0" w:color="auto"/>
                    <w:left w:val="none" w:sz="0" w:space="0" w:color="auto"/>
                    <w:bottom w:val="none" w:sz="0" w:space="0" w:color="auto"/>
                    <w:right w:val="none" w:sz="0" w:space="0" w:color="auto"/>
                  </w:divBdr>
                </w:div>
                <w:div w:id="121383885">
                  <w:marLeft w:val="0"/>
                  <w:marRight w:val="0"/>
                  <w:marTop w:val="0"/>
                  <w:marBottom w:val="0"/>
                  <w:divBdr>
                    <w:top w:val="none" w:sz="0" w:space="0" w:color="auto"/>
                    <w:left w:val="none" w:sz="0" w:space="0" w:color="auto"/>
                    <w:bottom w:val="none" w:sz="0" w:space="0" w:color="auto"/>
                    <w:right w:val="none" w:sz="0" w:space="0" w:color="auto"/>
                  </w:divBdr>
                </w:div>
                <w:div w:id="121660565">
                  <w:marLeft w:val="0"/>
                  <w:marRight w:val="0"/>
                  <w:marTop w:val="0"/>
                  <w:marBottom w:val="0"/>
                  <w:divBdr>
                    <w:top w:val="none" w:sz="0" w:space="0" w:color="auto"/>
                    <w:left w:val="none" w:sz="0" w:space="0" w:color="auto"/>
                    <w:bottom w:val="none" w:sz="0" w:space="0" w:color="auto"/>
                    <w:right w:val="none" w:sz="0" w:space="0" w:color="auto"/>
                  </w:divBdr>
                </w:div>
                <w:div w:id="127279905">
                  <w:marLeft w:val="0"/>
                  <w:marRight w:val="0"/>
                  <w:marTop w:val="0"/>
                  <w:marBottom w:val="0"/>
                  <w:divBdr>
                    <w:top w:val="none" w:sz="0" w:space="0" w:color="auto"/>
                    <w:left w:val="none" w:sz="0" w:space="0" w:color="auto"/>
                    <w:bottom w:val="none" w:sz="0" w:space="0" w:color="auto"/>
                    <w:right w:val="none" w:sz="0" w:space="0" w:color="auto"/>
                  </w:divBdr>
                </w:div>
                <w:div w:id="127550153">
                  <w:marLeft w:val="0"/>
                  <w:marRight w:val="0"/>
                  <w:marTop w:val="0"/>
                  <w:marBottom w:val="0"/>
                  <w:divBdr>
                    <w:top w:val="none" w:sz="0" w:space="0" w:color="auto"/>
                    <w:left w:val="none" w:sz="0" w:space="0" w:color="auto"/>
                    <w:bottom w:val="none" w:sz="0" w:space="0" w:color="auto"/>
                    <w:right w:val="none" w:sz="0" w:space="0" w:color="auto"/>
                  </w:divBdr>
                </w:div>
                <w:div w:id="128520288">
                  <w:marLeft w:val="0"/>
                  <w:marRight w:val="0"/>
                  <w:marTop w:val="0"/>
                  <w:marBottom w:val="0"/>
                  <w:divBdr>
                    <w:top w:val="none" w:sz="0" w:space="0" w:color="auto"/>
                    <w:left w:val="none" w:sz="0" w:space="0" w:color="auto"/>
                    <w:bottom w:val="none" w:sz="0" w:space="0" w:color="auto"/>
                    <w:right w:val="none" w:sz="0" w:space="0" w:color="auto"/>
                  </w:divBdr>
                </w:div>
                <w:div w:id="131674889">
                  <w:marLeft w:val="0"/>
                  <w:marRight w:val="0"/>
                  <w:marTop w:val="0"/>
                  <w:marBottom w:val="0"/>
                  <w:divBdr>
                    <w:top w:val="none" w:sz="0" w:space="0" w:color="auto"/>
                    <w:left w:val="none" w:sz="0" w:space="0" w:color="auto"/>
                    <w:bottom w:val="none" w:sz="0" w:space="0" w:color="auto"/>
                    <w:right w:val="none" w:sz="0" w:space="0" w:color="auto"/>
                  </w:divBdr>
                </w:div>
                <w:div w:id="131754008">
                  <w:marLeft w:val="0"/>
                  <w:marRight w:val="0"/>
                  <w:marTop w:val="0"/>
                  <w:marBottom w:val="0"/>
                  <w:divBdr>
                    <w:top w:val="none" w:sz="0" w:space="0" w:color="auto"/>
                    <w:left w:val="none" w:sz="0" w:space="0" w:color="auto"/>
                    <w:bottom w:val="none" w:sz="0" w:space="0" w:color="auto"/>
                    <w:right w:val="none" w:sz="0" w:space="0" w:color="auto"/>
                  </w:divBdr>
                </w:div>
                <w:div w:id="134492518">
                  <w:marLeft w:val="0"/>
                  <w:marRight w:val="0"/>
                  <w:marTop w:val="0"/>
                  <w:marBottom w:val="0"/>
                  <w:divBdr>
                    <w:top w:val="none" w:sz="0" w:space="0" w:color="auto"/>
                    <w:left w:val="none" w:sz="0" w:space="0" w:color="auto"/>
                    <w:bottom w:val="none" w:sz="0" w:space="0" w:color="auto"/>
                    <w:right w:val="none" w:sz="0" w:space="0" w:color="auto"/>
                  </w:divBdr>
                </w:div>
                <w:div w:id="135150669">
                  <w:marLeft w:val="0"/>
                  <w:marRight w:val="0"/>
                  <w:marTop w:val="0"/>
                  <w:marBottom w:val="0"/>
                  <w:divBdr>
                    <w:top w:val="none" w:sz="0" w:space="0" w:color="auto"/>
                    <w:left w:val="none" w:sz="0" w:space="0" w:color="auto"/>
                    <w:bottom w:val="none" w:sz="0" w:space="0" w:color="auto"/>
                    <w:right w:val="none" w:sz="0" w:space="0" w:color="auto"/>
                  </w:divBdr>
                </w:div>
                <w:div w:id="140466182">
                  <w:marLeft w:val="0"/>
                  <w:marRight w:val="0"/>
                  <w:marTop w:val="0"/>
                  <w:marBottom w:val="0"/>
                  <w:divBdr>
                    <w:top w:val="none" w:sz="0" w:space="0" w:color="auto"/>
                    <w:left w:val="none" w:sz="0" w:space="0" w:color="auto"/>
                    <w:bottom w:val="none" w:sz="0" w:space="0" w:color="auto"/>
                    <w:right w:val="none" w:sz="0" w:space="0" w:color="auto"/>
                  </w:divBdr>
                </w:div>
                <w:div w:id="141822748">
                  <w:marLeft w:val="0"/>
                  <w:marRight w:val="0"/>
                  <w:marTop w:val="0"/>
                  <w:marBottom w:val="0"/>
                  <w:divBdr>
                    <w:top w:val="none" w:sz="0" w:space="0" w:color="auto"/>
                    <w:left w:val="none" w:sz="0" w:space="0" w:color="auto"/>
                    <w:bottom w:val="none" w:sz="0" w:space="0" w:color="auto"/>
                    <w:right w:val="none" w:sz="0" w:space="0" w:color="auto"/>
                  </w:divBdr>
                </w:div>
                <w:div w:id="143591262">
                  <w:marLeft w:val="0"/>
                  <w:marRight w:val="0"/>
                  <w:marTop w:val="0"/>
                  <w:marBottom w:val="0"/>
                  <w:divBdr>
                    <w:top w:val="none" w:sz="0" w:space="0" w:color="auto"/>
                    <w:left w:val="none" w:sz="0" w:space="0" w:color="auto"/>
                    <w:bottom w:val="none" w:sz="0" w:space="0" w:color="auto"/>
                    <w:right w:val="none" w:sz="0" w:space="0" w:color="auto"/>
                  </w:divBdr>
                </w:div>
                <w:div w:id="144132296">
                  <w:marLeft w:val="0"/>
                  <w:marRight w:val="0"/>
                  <w:marTop w:val="0"/>
                  <w:marBottom w:val="0"/>
                  <w:divBdr>
                    <w:top w:val="none" w:sz="0" w:space="0" w:color="auto"/>
                    <w:left w:val="none" w:sz="0" w:space="0" w:color="auto"/>
                    <w:bottom w:val="none" w:sz="0" w:space="0" w:color="auto"/>
                    <w:right w:val="none" w:sz="0" w:space="0" w:color="auto"/>
                  </w:divBdr>
                </w:div>
                <w:div w:id="144325867">
                  <w:marLeft w:val="0"/>
                  <w:marRight w:val="0"/>
                  <w:marTop w:val="0"/>
                  <w:marBottom w:val="0"/>
                  <w:divBdr>
                    <w:top w:val="none" w:sz="0" w:space="0" w:color="auto"/>
                    <w:left w:val="none" w:sz="0" w:space="0" w:color="auto"/>
                    <w:bottom w:val="none" w:sz="0" w:space="0" w:color="auto"/>
                    <w:right w:val="none" w:sz="0" w:space="0" w:color="auto"/>
                  </w:divBdr>
                </w:div>
                <w:div w:id="149255673">
                  <w:marLeft w:val="0"/>
                  <w:marRight w:val="0"/>
                  <w:marTop w:val="0"/>
                  <w:marBottom w:val="0"/>
                  <w:divBdr>
                    <w:top w:val="none" w:sz="0" w:space="0" w:color="auto"/>
                    <w:left w:val="none" w:sz="0" w:space="0" w:color="auto"/>
                    <w:bottom w:val="none" w:sz="0" w:space="0" w:color="auto"/>
                    <w:right w:val="none" w:sz="0" w:space="0" w:color="auto"/>
                  </w:divBdr>
                </w:div>
                <w:div w:id="150802375">
                  <w:marLeft w:val="0"/>
                  <w:marRight w:val="0"/>
                  <w:marTop w:val="0"/>
                  <w:marBottom w:val="0"/>
                  <w:divBdr>
                    <w:top w:val="none" w:sz="0" w:space="0" w:color="auto"/>
                    <w:left w:val="none" w:sz="0" w:space="0" w:color="auto"/>
                    <w:bottom w:val="none" w:sz="0" w:space="0" w:color="auto"/>
                    <w:right w:val="none" w:sz="0" w:space="0" w:color="auto"/>
                  </w:divBdr>
                </w:div>
                <w:div w:id="151993175">
                  <w:marLeft w:val="0"/>
                  <w:marRight w:val="0"/>
                  <w:marTop w:val="0"/>
                  <w:marBottom w:val="0"/>
                  <w:divBdr>
                    <w:top w:val="none" w:sz="0" w:space="0" w:color="auto"/>
                    <w:left w:val="none" w:sz="0" w:space="0" w:color="auto"/>
                    <w:bottom w:val="none" w:sz="0" w:space="0" w:color="auto"/>
                    <w:right w:val="none" w:sz="0" w:space="0" w:color="auto"/>
                  </w:divBdr>
                </w:div>
                <w:div w:id="152575045">
                  <w:marLeft w:val="0"/>
                  <w:marRight w:val="0"/>
                  <w:marTop w:val="0"/>
                  <w:marBottom w:val="0"/>
                  <w:divBdr>
                    <w:top w:val="none" w:sz="0" w:space="0" w:color="auto"/>
                    <w:left w:val="none" w:sz="0" w:space="0" w:color="auto"/>
                    <w:bottom w:val="none" w:sz="0" w:space="0" w:color="auto"/>
                    <w:right w:val="none" w:sz="0" w:space="0" w:color="auto"/>
                  </w:divBdr>
                </w:div>
                <w:div w:id="152842283">
                  <w:marLeft w:val="0"/>
                  <w:marRight w:val="0"/>
                  <w:marTop w:val="0"/>
                  <w:marBottom w:val="0"/>
                  <w:divBdr>
                    <w:top w:val="none" w:sz="0" w:space="0" w:color="auto"/>
                    <w:left w:val="none" w:sz="0" w:space="0" w:color="auto"/>
                    <w:bottom w:val="none" w:sz="0" w:space="0" w:color="auto"/>
                    <w:right w:val="none" w:sz="0" w:space="0" w:color="auto"/>
                  </w:divBdr>
                </w:div>
                <w:div w:id="153499304">
                  <w:marLeft w:val="0"/>
                  <w:marRight w:val="0"/>
                  <w:marTop w:val="0"/>
                  <w:marBottom w:val="0"/>
                  <w:divBdr>
                    <w:top w:val="none" w:sz="0" w:space="0" w:color="auto"/>
                    <w:left w:val="none" w:sz="0" w:space="0" w:color="auto"/>
                    <w:bottom w:val="none" w:sz="0" w:space="0" w:color="auto"/>
                    <w:right w:val="none" w:sz="0" w:space="0" w:color="auto"/>
                  </w:divBdr>
                </w:div>
                <w:div w:id="153642509">
                  <w:marLeft w:val="0"/>
                  <w:marRight w:val="0"/>
                  <w:marTop w:val="0"/>
                  <w:marBottom w:val="0"/>
                  <w:divBdr>
                    <w:top w:val="none" w:sz="0" w:space="0" w:color="auto"/>
                    <w:left w:val="none" w:sz="0" w:space="0" w:color="auto"/>
                    <w:bottom w:val="none" w:sz="0" w:space="0" w:color="auto"/>
                    <w:right w:val="none" w:sz="0" w:space="0" w:color="auto"/>
                  </w:divBdr>
                </w:div>
                <w:div w:id="155388900">
                  <w:marLeft w:val="0"/>
                  <w:marRight w:val="0"/>
                  <w:marTop w:val="0"/>
                  <w:marBottom w:val="0"/>
                  <w:divBdr>
                    <w:top w:val="none" w:sz="0" w:space="0" w:color="auto"/>
                    <w:left w:val="none" w:sz="0" w:space="0" w:color="auto"/>
                    <w:bottom w:val="none" w:sz="0" w:space="0" w:color="auto"/>
                    <w:right w:val="none" w:sz="0" w:space="0" w:color="auto"/>
                  </w:divBdr>
                </w:div>
                <w:div w:id="155728812">
                  <w:marLeft w:val="0"/>
                  <w:marRight w:val="0"/>
                  <w:marTop w:val="0"/>
                  <w:marBottom w:val="0"/>
                  <w:divBdr>
                    <w:top w:val="none" w:sz="0" w:space="0" w:color="auto"/>
                    <w:left w:val="none" w:sz="0" w:space="0" w:color="auto"/>
                    <w:bottom w:val="none" w:sz="0" w:space="0" w:color="auto"/>
                    <w:right w:val="none" w:sz="0" w:space="0" w:color="auto"/>
                  </w:divBdr>
                </w:div>
                <w:div w:id="155921300">
                  <w:marLeft w:val="0"/>
                  <w:marRight w:val="0"/>
                  <w:marTop w:val="0"/>
                  <w:marBottom w:val="0"/>
                  <w:divBdr>
                    <w:top w:val="none" w:sz="0" w:space="0" w:color="auto"/>
                    <w:left w:val="none" w:sz="0" w:space="0" w:color="auto"/>
                    <w:bottom w:val="none" w:sz="0" w:space="0" w:color="auto"/>
                    <w:right w:val="none" w:sz="0" w:space="0" w:color="auto"/>
                  </w:divBdr>
                </w:div>
                <w:div w:id="156725226">
                  <w:marLeft w:val="0"/>
                  <w:marRight w:val="0"/>
                  <w:marTop w:val="0"/>
                  <w:marBottom w:val="0"/>
                  <w:divBdr>
                    <w:top w:val="none" w:sz="0" w:space="0" w:color="auto"/>
                    <w:left w:val="none" w:sz="0" w:space="0" w:color="auto"/>
                    <w:bottom w:val="none" w:sz="0" w:space="0" w:color="auto"/>
                    <w:right w:val="none" w:sz="0" w:space="0" w:color="auto"/>
                  </w:divBdr>
                </w:div>
                <w:div w:id="157548554">
                  <w:marLeft w:val="0"/>
                  <w:marRight w:val="0"/>
                  <w:marTop w:val="0"/>
                  <w:marBottom w:val="0"/>
                  <w:divBdr>
                    <w:top w:val="none" w:sz="0" w:space="0" w:color="auto"/>
                    <w:left w:val="none" w:sz="0" w:space="0" w:color="auto"/>
                    <w:bottom w:val="none" w:sz="0" w:space="0" w:color="auto"/>
                    <w:right w:val="none" w:sz="0" w:space="0" w:color="auto"/>
                  </w:divBdr>
                </w:div>
                <w:div w:id="159855522">
                  <w:marLeft w:val="0"/>
                  <w:marRight w:val="0"/>
                  <w:marTop w:val="0"/>
                  <w:marBottom w:val="0"/>
                  <w:divBdr>
                    <w:top w:val="none" w:sz="0" w:space="0" w:color="auto"/>
                    <w:left w:val="none" w:sz="0" w:space="0" w:color="auto"/>
                    <w:bottom w:val="none" w:sz="0" w:space="0" w:color="auto"/>
                    <w:right w:val="none" w:sz="0" w:space="0" w:color="auto"/>
                  </w:divBdr>
                </w:div>
                <w:div w:id="159930546">
                  <w:marLeft w:val="0"/>
                  <w:marRight w:val="0"/>
                  <w:marTop w:val="0"/>
                  <w:marBottom w:val="0"/>
                  <w:divBdr>
                    <w:top w:val="none" w:sz="0" w:space="0" w:color="auto"/>
                    <w:left w:val="none" w:sz="0" w:space="0" w:color="auto"/>
                    <w:bottom w:val="none" w:sz="0" w:space="0" w:color="auto"/>
                    <w:right w:val="none" w:sz="0" w:space="0" w:color="auto"/>
                  </w:divBdr>
                </w:div>
                <w:div w:id="161970107">
                  <w:marLeft w:val="0"/>
                  <w:marRight w:val="0"/>
                  <w:marTop w:val="0"/>
                  <w:marBottom w:val="0"/>
                  <w:divBdr>
                    <w:top w:val="none" w:sz="0" w:space="0" w:color="auto"/>
                    <w:left w:val="none" w:sz="0" w:space="0" w:color="auto"/>
                    <w:bottom w:val="none" w:sz="0" w:space="0" w:color="auto"/>
                    <w:right w:val="none" w:sz="0" w:space="0" w:color="auto"/>
                  </w:divBdr>
                </w:div>
                <w:div w:id="162285478">
                  <w:marLeft w:val="0"/>
                  <w:marRight w:val="0"/>
                  <w:marTop w:val="0"/>
                  <w:marBottom w:val="0"/>
                  <w:divBdr>
                    <w:top w:val="none" w:sz="0" w:space="0" w:color="auto"/>
                    <w:left w:val="none" w:sz="0" w:space="0" w:color="auto"/>
                    <w:bottom w:val="none" w:sz="0" w:space="0" w:color="auto"/>
                    <w:right w:val="none" w:sz="0" w:space="0" w:color="auto"/>
                  </w:divBdr>
                </w:div>
                <w:div w:id="162556172">
                  <w:marLeft w:val="0"/>
                  <w:marRight w:val="0"/>
                  <w:marTop w:val="0"/>
                  <w:marBottom w:val="0"/>
                  <w:divBdr>
                    <w:top w:val="none" w:sz="0" w:space="0" w:color="auto"/>
                    <w:left w:val="none" w:sz="0" w:space="0" w:color="auto"/>
                    <w:bottom w:val="none" w:sz="0" w:space="0" w:color="auto"/>
                    <w:right w:val="none" w:sz="0" w:space="0" w:color="auto"/>
                  </w:divBdr>
                </w:div>
                <w:div w:id="164324166">
                  <w:marLeft w:val="0"/>
                  <w:marRight w:val="0"/>
                  <w:marTop w:val="0"/>
                  <w:marBottom w:val="0"/>
                  <w:divBdr>
                    <w:top w:val="none" w:sz="0" w:space="0" w:color="auto"/>
                    <w:left w:val="none" w:sz="0" w:space="0" w:color="auto"/>
                    <w:bottom w:val="none" w:sz="0" w:space="0" w:color="auto"/>
                    <w:right w:val="none" w:sz="0" w:space="0" w:color="auto"/>
                  </w:divBdr>
                </w:div>
                <w:div w:id="166016238">
                  <w:marLeft w:val="0"/>
                  <w:marRight w:val="0"/>
                  <w:marTop w:val="0"/>
                  <w:marBottom w:val="0"/>
                  <w:divBdr>
                    <w:top w:val="none" w:sz="0" w:space="0" w:color="auto"/>
                    <w:left w:val="none" w:sz="0" w:space="0" w:color="auto"/>
                    <w:bottom w:val="none" w:sz="0" w:space="0" w:color="auto"/>
                    <w:right w:val="none" w:sz="0" w:space="0" w:color="auto"/>
                  </w:divBdr>
                </w:div>
                <w:div w:id="168067006">
                  <w:marLeft w:val="0"/>
                  <w:marRight w:val="0"/>
                  <w:marTop w:val="0"/>
                  <w:marBottom w:val="0"/>
                  <w:divBdr>
                    <w:top w:val="none" w:sz="0" w:space="0" w:color="auto"/>
                    <w:left w:val="none" w:sz="0" w:space="0" w:color="auto"/>
                    <w:bottom w:val="none" w:sz="0" w:space="0" w:color="auto"/>
                    <w:right w:val="none" w:sz="0" w:space="0" w:color="auto"/>
                  </w:divBdr>
                </w:div>
                <w:div w:id="168911479">
                  <w:marLeft w:val="0"/>
                  <w:marRight w:val="0"/>
                  <w:marTop w:val="0"/>
                  <w:marBottom w:val="0"/>
                  <w:divBdr>
                    <w:top w:val="none" w:sz="0" w:space="0" w:color="auto"/>
                    <w:left w:val="none" w:sz="0" w:space="0" w:color="auto"/>
                    <w:bottom w:val="none" w:sz="0" w:space="0" w:color="auto"/>
                    <w:right w:val="none" w:sz="0" w:space="0" w:color="auto"/>
                  </w:divBdr>
                </w:div>
                <w:div w:id="170880556">
                  <w:marLeft w:val="0"/>
                  <w:marRight w:val="0"/>
                  <w:marTop w:val="0"/>
                  <w:marBottom w:val="0"/>
                  <w:divBdr>
                    <w:top w:val="none" w:sz="0" w:space="0" w:color="auto"/>
                    <w:left w:val="none" w:sz="0" w:space="0" w:color="auto"/>
                    <w:bottom w:val="none" w:sz="0" w:space="0" w:color="auto"/>
                    <w:right w:val="none" w:sz="0" w:space="0" w:color="auto"/>
                  </w:divBdr>
                </w:div>
                <w:div w:id="172767101">
                  <w:marLeft w:val="0"/>
                  <w:marRight w:val="0"/>
                  <w:marTop w:val="0"/>
                  <w:marBottom w:val="0"/>
                  <w:divBdr>
                    <w:top w:val="none" w:sz="0" w:space="0" w:color="auto"/>
                    <w:left w:val="none" w:sz="0" w:space="0" w:color="auto"/>
                    <w:bottom w:val="none" w:sz="0" w:space="0" w:color="auto"/>
                    <w:right w:val="none" w:sz="0" w:space="0" w:color="auto"/>
                  </w:divBdr>
                </w:div>
                <w:div w:id="174465261">
                  <w:marLeft w:val="0"/>
                  <w:marRight w:val="0"/>
                  <w:marTop w:val="0"/>
                  <w:marBottom w:val="0"/>
                  <w:divBdr>
                    <w:top w:val="none" w:sz="0" w:space="0" w:color="auto"/>
                    <w:left w:val="none" w:sz="0" w:space="0" w:color="auto"/>
                    <w:bottom w:val="none" w:sz="0" w:space="0" w:color="auto"/>
                    <w:right w:val="none" w:sz="0" w:space="0" w:color="auto"/>
                  </w:divBdr>
                </w:div>
                <w:div w:id="176042355">
                  <w:marLeft w:val="0"/>
                  <w:marRight w:val="0"/>
                  <w:marTop w:val="0"/>
                  <w:marBottom w:val="0"/>
                  <w:divBdr>
                    <w:top w:val="none" w:sz="0" w:space="0" w:color="auto"/>
                    <w:left w:val="none" w:sz="0" w:space="0" w:color="auto"/>
                    <w:bottom w:val="none" w:sz="0" w:space="0" w:color="auto"/>
                    <w:right w:val="none" w:sz="0" w:space="0" w:color="auto"/>
                  </w:divBdr>
                </w:div>
                <w:div w:id="177740772">
                  <w:marLeft w:val="0"/>
                  <w:marRight w:val="0"/>
                  <w:marTop w:val="0"/>
                  <w:marBottom w:val="0"/>
                  <w:divBdr>
                    <w:top w:val="none" w:sz="0" w:space="0" w:color="auto"/>
                    <w:left w:val="none" w:sz="0" w:space="0" w:color="auto"/>
                    <w:bottom w:val="none" w:sz="0" w:space="0" w:color="auto"/>
                    <w:right w:val="none" w:sz="0" w:space="0" w:color="auto"/>
                  </w:divBdr>
                </w:div>
                <w:div w:id="179322150">
                  <w:marLeft w:val="0"/>
                  <w:marRight w:val="0"/>
                  <w:marTop w:val="0"/>
                  <w:marBottom w:val="0"/>
                  <w:divBdr>
                    <w:top w:val="none" w:sz="0" w:space="0" w:color="auto"/>
                    <w:left w:val="none" w:sz="0" w:space="0" w:color="auto"/>
                    <w:bottom w:val="none" w:sz="0" w:space="0" w:color="auto"/>
                    <w:right w:val="none" w:sz="0" w:space="0" w:color="auto"/>
                  </w:divBdr>
                </w:div>
                <w:div w:id="179660324">
                  <w:marLeft w:val="0"/>
                  <w:marRight w:val="0"/>
                  <w:marTop w:val="0"/>
                  <w:marBottom w:val="0"/>
                  <w:divBdr>
                    <w:top w:val="none" w:sz="0" w:space="0" w:color="auto"/>
                    <w:left w:val="none" w:sz="0" w:space="0" w:color="auto"/>
                    <w:bottom w:val="none" w:sz="0" w:space="0" w:color="auto"/>
                    <w:right w:val="none" w:sz="0" w:space="0" w:color="auto"/>
                  </w:divBdr>
                </w:div>
                <w:div w:id="180171091">
                  <w:marLeft w:val="0"/>
                  <w:marRight w:val="0"/>
                  <w:marTop w:val="0"/>
                  <w:marBottom w:val="0"/>
                  <w:divBdr>
                    <w:top w:val="none" w:sz="0" w:space="0" w:color="auto"/>
                    <w:left w:val="none" w:sz="0" w:space="0" w:color="auto"/>
                    <w:bottom w:val="none" w:sz="0" w:space="0" w:color="auto"/>
                    <w:right w:val="none" w:sz="0" w:space="0" w:color="auto"/>
                  </w:divBdr>
                </w:div>
                <w:div w:id="180245516">
                  <w:marLeft w:val="0"/>
                  <w:marRight w:val="0"/>
                  <w:marTop w:val="0"/>
                  <w:marBottom w:val="0"/>
                  <w:divBdr>
                    <w:top w:val="none" w:sz="0" w:space="0" w:color="auto"/>
                    <w:left w:val="none" w:sz="0" w:space="0" w:color="auto"/>
                    <w:bottom w:val="none" w:sz="0" w:space="0" w:color="auto"/>
                    <w:right w:val="none" w:sz="0" w:space="0" w:color="auto"/>
                  </w:divBdr>
                </w:div>
                <w:div w:id="182132745">
                  <w:marLeft w:val="0"/>
                  <w:marRight w:val="0"/>
                  <w:marTop w:val="0"/>
                  <w:marBottom w:val="0"/>
                  <w:divBdr>
                    <w:top w:val="none" w:sz="0" w:space="0" w:color="auto"/>
                    <w:left w:val="none" w:sz="0" w:space="0" w:color="auto"/>
                    <w:bottom w:val="none" w:sz="0" w:space="0" w:color="auto"/>
                    <w:right w:val="none" w:sz="0" w:space="0" w:color="auto"/>
                  </w:divBdr>
                </w:div>
                <w:div w:id="184054882">
                  <w:marLeft w:val="0"/>
                  <w:marRight w:val="0"/>
                  <w:marTop w:val="0"/>
                  <w:marBottom w:val="0"/>
                  <w:divBdr>
                    <w:top w:val="none" w:sz="0" w:space="0" w:color="auto"/>
                    <w:left w:val="none" w:sz="0" w:space="0" w:color="auto"/>
                    <w:bottom w:val="none" w:sz="0" w:space="0" w:color="auto"/>
                    <w:right w:val="none" w:sz="0" w:space="0" w:color="auto"/>
                  </w:divBdr>
                </w:div>
                <w:div w:id="185141776">
                  <w:marLeft w:val="0"/>
                  <w:marRight w:val="0"/>
                  <w:marTop w:val="0"/>
                  <w:marBottom w:val="0"/>
                  <w:divBdr>
                    <w:top w:val="none" w:sz="0" w:space="0" w:color="auto"/>
                    <w:left w:val="none" w:sz="0" w:space="0" w:color="auto"/>
                    <w:bottom w:val="none" w:sz="0" w:space="0" w:color="auto"/>
                    <w:right w:val="none" w:sz="0" w:space="0" w:color="auto"/>
                  </w:divBdr>
                </w:div>
                <w:div w:id="185756320">
                  <w:marLeft w:val="0"/>
                  <w:marRight w:val="0"/>
                  <w:marTop w:val="0"/>
                  <w:marBottom w:val="0"/>
                  <w:divBdr>
                    <w:top w:val="none" w:sz="0" w:space="0" w:color="auto"/>
                    <w:left w:val="none" w:sz="0" w:space="0" w:color="auto"/>
                    <w:bottom w:val="none" w:sz="0" w:space="0" w:color="auto"/>
                    <w:right w:val="none" w:sz="0" w:space="0" w:color="auto"/>
                  </w:divBdr>
                </w:div>
                <w:div w:id="187912207">
                  <w:marLeft w:val="0"/>
                  <w:marRight w:val="0"/>
                  <w:marTop w:val="0"/>
                  <w:marBottom w:val="0"/>
                  <w:divBdr>
                    <w:top w:val="none" w:sz="0" w:space="0" w:color="auto"/>
                    <w:left w:val="none" w:sz="0" w:space="0" w:color="auto"/>
                    <w:bottom w:val="none" w:sz="0" w:space="0" w:color="auto"/>
                    <w:right w:val="none" w:sz="0" w:space="0" w:color="auto"/>
                  </w:divBdr>
                </w:div>
                <w:div w:id="188952646">
                  <w:marLeft w:val="0"/>
                  <w:marRight w:val="0"/>
                  <w:marTop w:val="0"/>
                  <w:marBottom w:val="0"/>
                  <w:divBdr>
                    <w:top w:val="none" w:sz="0" w:space="0" w:color="auto"/>
                    <w:left w:val="none" w:sz="0" w:space="0" w:color="auto"/>
                    <w:bottom w:val="none" w:sz="0" w:space="0" w:color="auto"/>
                    <w:right w:val="none" w:sz="0" w:space="0" w:color="auto"/>
                  </w:divBdr>
                </w:div>
                <w:div w:id="189955874">
                  <w:marLeft w:val="0"/>
                  <w:marRight w:val="0"/>
                  <w:marTop w:val="0"/>
                  <w:marBottom w:val="0"/>
                  <w:divBdr>
                    <w:top w:val="none" w:sz="0" w:space="0" w:color="auto"/>
                    <w:left w:val="none" w:sz="0" w:space="0" w:color="auto"/>
                    <w:bottom w:val="none" w:sz="0" w:space="0" w:color="auto"/>
                    <w:right w:val="none" w:sz="0" w:space="0" w:color="auto"/>
                  </w:divBdr>
                </w:div>
                <w:div w:id="191849402">
                  <w:marLeft w:val="0"/>
                  <w:marRight w:val="0"/>
                  <w:marTop w:val="0"/>
                  <w:marBottom w:val="0"/>
                  <w:divBdr>
                    <w:top w:val="none" w:sz="0" w:space="0" w:color="auto"/>
                    <w:left w:val="none" w:sz="0" w:space="0" w:color="auto"/>
                    <w:bottom w:val="none" w:sz="0" w:space="0" w:color="auto"/>
                    <w:right w:val="none" w:sz="0" w:space="0" w:color="auto"/>
                  </w:divBdr>
                </w:div>
                <w:div w:id="192769412">
                  <w:marLeft w:val="0"/>
                  <w:marRight w:val="0"/>
                  <w:marTop w:val="0"/>
                  <w:marBottom w:val="0"/>
                  <w:divBdr>
                    <w:top w:val="none" w:sz="0" w:space="0" w:color="auto"/>
                    <w:left w:val="none" w:sz="0" w:space="0" w:color="auto"/>
                    <w:bottom w:val="none" w:sz="0" w:space="0" w:color="auto"/>
                    <w:right w:val="none" w:sz="0" w:space="0" w:color="auto"/>
                  </w:divBdr>
                </w:div>
                <w:div w:id="193226227">
                  <w:marLeft w:val="0"/>
                  <w:marRight w:val="0"/>
                  <w:marTop w:val="0"/>
                  <w:marBottom w:val="0"/>
                  <w:divBdr>
                    <w:top w:val="none" w:sz="0" w:space="0" w:color="auto"/>
                    <w:left w:val="none" w:sz="0" w:space="0" w:color="auto"/>
                    <w:bottom w:val="none" w:sz="0" w:space="0" w:color="auto"/>
                    <w:right w:val="none" w:sz="0" w:space="0" w:color="auto"/>
                  </w:divBdr>
                </w:div>
                <w:div w:id="196429563">
                  <w:marLeft w:val="0"/>
                  <w:marRight w:val="0"/>
                  <w:marTop w:val="0"/>
                  <w:marBottom w:val="0"/>
                  <w:divBdr>
                    <w:top w:val="none" w:sz="0" w:space="0" w:color="auto"/>
                    <w:left w:val="none" w:sz="0" w:space="0" w:color="auto"/>
                    <w:bottom w:val="none" w:sz="0" w:space="0" w:color="auto"/>
                    <w:right w:val="none" w:sz="0" w:space="0" w:color="auto"/>
                  </w:divBdr>
                </w:div>
                <w:div w:id="198250780">
                  <w:marLeft w:val="0"/>
                  <w:marRight w:val="0"/>
                  <w:marTop w:val="0"/>
                  <w:marBottom w:val="0"/>
                  <w:divBdr>
                    <w:top w:val="none" w:sz="0" w:space="0" w:color="auto"/>
                    <w:left w:val="none" w:sz="0" w:space="0" w:color="auto"/>
                    <w:bottom w:val="none" w:sz="0" w:space="0" w:color="auto"/>
                    <w:right w:val="none" w:sz="0" w:space="0" w:color="auto"/>
                  </w:divBdr>
                </w:div>
                <w:div w:id="204682473">
                  <w:marLeft w:val="0"/>
                  <w:marRight w:val="0"/>
                  <w:marTop w:val="0"/>
                  <w:marBottom w:val="0"/>
                  <w:divBdr>
                    <w:top w:val="none" w:sz="0" w:space="0" w:color="auto"/>
                    <w:left w:val="none" w:sz="0" w:space="0" w:color="auto"/>
                    <w:bottom w:val="none" w:sz="0" w:space="0" w:color="auto"/>
                    <w:right w:val="none" w:sz="0" w:space="0" w:color="auto"/>
                  </w:divBdr>
                </w:div>
                <w:div w:id="206839973">
                  <w:marLeft w:val="0"/>
                  <w:marRight w:val="0"/>
                  <w:marTop w:val="0"/>
                  <w:marBottom w:val="0"/>
                  <w:divBdr>
                    <w:top w:val="none" w:sz="0" w:space="0" w:color="auto"/>
                    <w:left w:val="none" w:sz="0" w:space="0" w:color="auto"/>
                    <w:bottom w:val="none" w:sz="0" w:space="0" w:color="auto"/>
                    <w:right w:val="none" w:sz="0" w:space="0" w:color="auto"/>
                  </w:divBdr>
                </w:div>
                <w:div w:id="211041803">
                  <w:marLeft w:val="0"/>
                  <w:marRight w:val="0"/>
                  <w:marTop w:val="0"/>
                  <w:marBottom w:val="0"/>
                  <w:divBdr>
                    <w:top w:val="none" w:sz="0" w:space="0" w:color="auto"/>
                    <w:left w:val="none" w:sz="0" w:space="0" w:color="auto"/>
                    <w:bottom w:val="none" w:sz="0" w:space="0" w:color="auto"/>
                    <w:right w:val="none" w:sz="0" w:space="0" w:color="auto"/>
                  </w:divBdr>
                </w:div>
                <w:div w:id="212691110">
                  <w:marLeft w:val="0"/>
                  <w:marRight w:val="0"/>
                  <w:marTop w:val="0"/>
                  <w:marBottom w:val="0"/>
                  <w:divBdr>
                    <w:top w:val="none" w:sz="0" w:space="0" w:color="auto"/>
                    <w:left w:val="none" w:sz="0" w:space="0" w:color="auto"/>
                    <w:bottom w:val="none" w:sz="0" w:space="0" w:color="auto"/>
                    <w:right w:val="none" w:sz="0" w:space="0" w:color="auto"/>
                  </w:divBdr>
                </w:div>
                <w:div w:id="212818010">
                  <w:marLeft w:val="0"/>
                  <w:marRight w:val="0"/>
                  <w:marTop w:val="0"/>
                  <w:marBottom w:val="0"/>
                  <w:divBdr>
                    <w:top w:val="none" w:sz="0" w:space="0" w:color="auto"/>
                    <w:left w:val="none" w:sz="0" w:space="0" w:color="auto"/>
                    <w:bottom w:val="none" w:sz="0" w:space="0" w:color="auto"/>
                    <w:right w:val="none" w:sz="0" w:space="0" w:color="auto"/>
                  </w:divBdr>
                </w:div>
                <w:div w:id="213349977">
                  <w:marLeft w:val="0"/>
                  <w:marRight w:val="0"/>
                  <w:marTop w:val="0"/>
                  <w:marBottom w:val="0"/>
                  <w:divBdr>
                    <w:top w:val="none" w:sz="0" w:space="0" w:color="auto"/>
                    <w:left w:val="none" w:sz="0" w:space="0" w:color="auto"/>
                    <w:bottom w:val="none" w:sz="0" w:space="0" w:color="auto"/>
                    <w:right w:val="none" w:sz="0" w:space="0" w:color="auto"/>
                  </w:divBdr>
                </w:div>
                <w:div w:id="214044991">
                  <w:marLeft w:val="0"/>
                  <w:marRight w:val="0"/>
                  <w:marTop w:val="0"/>
                  <w:marBottom w:val="0"/>
                  <w:divBdr>
                    <w:top w:val="none" w:sz="0" w:space="0" w:color="auto"/>
                    <w:left w:val="none" w:sz="0" w:space="0" w:color="auto"/>
                    <w:bottom w:val="none" w:sz="0" w:space="0" w:color="auto"/>
                    <w:right w:val="none" w:sz="0" w:space="0" w:color="auto"/>
                  </w:divBdr>
                </w:div>
                <w:div w:id="214704721">
                  <w:marLeft w:val="0"/>
                  <w:marRight w:val="0"/>
                  <w:marTop w:val="0"/>
                  <w:marBottom w:val="0"/>
                  <w:divBdr>
                    <w:top w:val="none" w:sz="0" w:space="0" w:color="auto"/>
                    <w:left w:val="none" w:sz="0" w:space="0" w:color="auto"/>
                    <w:bottom w:val="none" w:sz="0" w:space="0" w:color="auto"/>
                    <w:right w:val="none" w:sz="0" w:space="0" w:color="auto"/>
                  </w:divBdr>
                </w:div>
                <w:div w:id="215509704">
                  <w:marLeft w:val="0"/>
                  <w:marRight w:val="0"/>
                  <w:marTop w:val="0"/>
                  <w:marBottom w:val="0"/>
                  <w:divBdr>
                    <w:top w:val="none" w:sz="0" w:space="0" w:color="auto"/>
                    <w:left w:val="none" w:sz="0" w:space="0" w:color="auto"/>
                    <w:bottom w:val="none" w:sz="0" w:space="0" w:color="auto"/>
                    <w:right w:val="none" w:sz="0" w:space="0" w:color="auto"/>
                  </w:divBdr>
                </w:div>
                <w:div w:id="215552640">
                  <w:marLeft w:val="0"/>
                  <w:marRight w:val="0"/>
                  <w:marTop w:val="0"/>
                  <w:marBottom w:val="0"/>
                  <w:divBdr>
                    <w:top w:val="none" w:sz="0" w:space="0" w:color="auto"/>
                    <w:left w:val="none" w:sz="0" w:space="0" w:color="auto"/>
                    <w:bottom w:val="none" w:sz="0" w:space="0" w:color="auto"/>
                    <w:right w:val="none" w:sz="0" w:space="0" w:color="auto"/>
                  </w:divBdr>
                </w:div>
                <w:div w:id="216163742">
                  <w:marLeft w:val="0"/>
                  <w:marRight w:val="0"/>
                  <w:marTop w:val="0"/>
                  <w:marBottom w:val="0"/>
                  <w:divBdr>
                    <w:top w:val="none" w:sz="0" w:space="0" w:color="auto"/>
                    <w:left w:val="none" w:sz="0" w:space="0" w:color="auto"/>
                    <w:bottom w:val="none" w:sz="0" w:space="0" w:color="auto"/>
                    <w:right w:val="none" w:sz="0" w:space="0" w:color="auto"/>
                  </w:divBdr>
                </w:div>
                <w:div w:id="216355244">
                  <w:marLeft w:val="0"/>
                  <w:marRight w:val="0"/>
                  <w:marTop w:val="0"/>
                  <w:marBottom w:val="0"/>
                  <w:divBdr>
                    <w:top w:val="none" w:sz="0" w:space="0" w:color="auto"/>
                    <w:left w:val="none" w:sz="0" w:space="0" w:color="auto"/>
                    <w:bottom w:val="none" w:sz="0" w:space="0" w:color="auto"/>
                    <w:right w:val="none" w:sz="0" w:space="0" w:color="auto"/>
                  </w:divBdr>
                </w:div>
                <w:div w:id="219097090">
                  <w:marLeft w:val="0"/>
                  <w:marRight w:val="0"/>
                  <w:marTop w:val="0"/>
                  <w:marBottom w:val="0"/>
                  <w:divBdr>
                    <w:top w:val="none" w:sz="0" w:space="0" w:color="auto"/>
                    <w:left w:val="none" w:sz="0" w:space="0" w:color="auto"/>
                    <w:bottom w:val="none" w:sz="0" w:space="0" w:color="auto"/>
                    <w:right w:val="none" w:sz="0" w:space="0" w:color="auto"/>
                  </w:divBdr>
                </w:div>
                <w:div w:id="220286150">
                  <w:marLeft w:val="0"/>
                  <w:marRight w:val="0"/>
                  <w:marTop w:val="0"/>
                  <w:marBottom w:val="0"/>
                  <w:divBdr>
                    <w:top w:val="none" w:sz="0" w:space="0" w:color="auto"/>
                    <w:left w:val="none" w:sz="0" w:space="0" w:color="auto"/>
                    <w:bottom w:val="none" w:sz="0" w:space="0" w:color="auto"/>
                    <w:right w:val="none" w:sz="0" w:space="0" w:color="auto"/>
                  </w:divBdr>
                </w:div>
                <w:div w:id="221212116">
                  <w:marLeft w:val="0"/>
                  <w:marRight w:val="0"/>
                  <w:marTop w:val="0"/>
                  <w:marBottom w:val="0"/>
                  <w:divBdr>
                    <w:top w:val="none" w:sz="0" w:space="0" w:color="auto"/>
                    <w:left w:val="none" w:sz="0" w:space="0" w:color="auto"/>
                    <w:bottom w:val="none" w:sz="0" w:space="0" w:color="auto"/>
                    <w:right w:val="none" w:sz="0" w:space="0" w:color="auto"/>
                  </w:divBdr>
                </w:div>
                <w:div w:id="229847386">
                  <w:marLeft w:val="0"/>
                  <w:marRight w:val="0"/>
                  <w:marTop w:val="0"/>
                  <w:marBottom w:val="0"/>
                  <w:divBdr>
                    <w:top w:val="none" w:sz="0" w:space="0" w:color="auto"/>
                    <w:left w:val="none" w:sz="0" w:space="0" w:color="auto"/>
                    <w:bottom w:val="none" w:sz="0" w:space="0" w:color="auto"/>
                    <w:right w:val="none" w:sz="0" w:space="0" w:color="auto"/>
                  </w:divBdr>
                </w:div>
                <w:div w:id="230698013">
                  <w:marLeft w:val="0"/>
                  <w:marRight w:val="0"/>
                  <w:marTop w:val="0"/>
                  <w:marBottom w:val="0"/>
                  <w:divBdr>
                    <w:top w:val="none" w:sz="0" w:space="0" w:color="auto"/>
                    <w:left w:val="none" w:sz="0" w:space="0" w:color="auto"/>
                    <w:bottom w:val="none" w:sz="0" w:space="0" w:color="auto"/>
                    <w:right w:val="none" w:sz="0" w:space="0" w:color="auto"/>
                  </w:divBdr>
                </w:div>
                <w:div w:id="236014712">
                  <w:marLeft w:val="0"/>
                  <w:marRight w:val="0"/>
                  <w:marTop w:val="0"/>
                  <w:marBottom w:val="0"/>
                  <w:divBdr>
                    <w:top w:val="none" w:sz="0" w:space="0" w:color="auto"/>
                    <w:left w:val="none" w:sz="0" w:space="0" w:color="auto"/>
                    <w:bottom w:val="none" w:sz="0" w:space="0" w:color="auto"/>
                    <w:right w:val="none" w:sz="0" w:space="0" w:color="auto"/>
                  </w:divBdr>
                </w:div>
                <w:div w:id="236860822">
                  <w:marLeft w:val="0"/>
                  <w:marRight w:val="0"/>
                  <w:marTop w:val="0"/>
                  <w:marBottom w:val="0"/>
                  <w:divBdr>
                    <w:top w:val="none" w:sz="0" w:space="0" w:color="auto"/>
                    <w:left w:val="none" w:sz="0" w:space="0" w:color="auto"/>
                    <w:bottom w:val="none" w:sz="0" w:space="0" w:color="auto"/>
                    <w:right w:val="none" w:sz="0" w:space="0" w:color="auto"/>
                  </w:divBdr>
                </w:div>
                <w:div w:id="239945931">
                  <w:marLeft w:val="0"/>
                  <w:marRight w:val="0"/>
                  <w:marTop w:val="0"/>
                  <w:marBottom w:val="0"/>
                  <w:divBdr>
                    <w:top w:val="none" w:sz="0" w:space="0" w:color="auto"/>
                    <w:left w:val="none" w:sz="0" w:space="0" w:color="auto"/>
                    <w:bottom w:val="none" w:sz="0" w:space="0" w:color="auto"/>
                    <w:right w:val="none" w:sz="0" w:space="0" w:color="auto"/>
                  </w:divBdr>
                </w:div>
                <w:div w:id="241068762">
                  <w:marLeft w:val="0"/>
                  <w:marRight w:val="0"/>
                  <w:marTop w:val="0"/>
                  <w:marBottom w:val="0"/>
                  <w:divBdr>
                    <w:top w:val="none" w:sz="0" w:space="0" w:color="auto"/>
                    <w:left w:val="none" w:sz="0" w:space="0" w:color="auto"/>
                    <w:bottom w:val="none" w:sz="0" w:space="0" w:color="auto"/>
                    <w:right w:val="none" w:sz="0" w:space="0" w:color="auto"/>
                  </w:divBdr>
                </w:div>
                <w:div w:id="242570362">
                  <w:marLeft w:val="0"/>
                  <w:marRight w:val="0"/>
                  <w:marTop w:val="0"/>
                  <w:marBottom w:val="0"/>
                  <w:divBdr>
                    <w:top w:val="none" w:sz="0" w:space="0" w:color="auto"/>
                    <w:left w:val="none" w:sz="0" w:space="0" w:color="auto"/>
                    <w:bottom w:val="none" w:sz="0" w:space="0" w:color="auto"/>
                    <w:right w:val="none" w:sz="0" w:space="0" w:color="auto"/>
                  </w:divBdr>
                </w:div>
                <w:div w:id="242572771">
                  <w:marLeft w:val="0"/>
                  <w:marRight w:val="0"/>
                  <w:marTop w:val="0"/>
                  <w:marBottom w:val="0"/>
                  <w:divBdr>
                    <w:top w:val="none" w:sz="0" w:space="0" w:color="auto"/>
                    <w:left w:val="none" w:sz="0" w:space="0" w:color="auto"/>
                    <w:bottom w:val="none" w:sz="0" w:space="0" w:color="auto"/>
                    <w:right w:val="none" w:sz="0" w:space="0" w:color="auto"/>
                  </w:divBdr>
                </w:div>
                <w:div w:id="243615704">
                  <w:marLeft w:val="0"/>
                  <w:marRight w:val="0"/>
                  <w:marTop w:val="0"/>
                  <w:marBottom w:val="0"/>
                  <w:divBdr>
                    <w:top w:val="none" w:sz="0" w:space="0" w:color="auto"/>
                    <w:left w:val="none" w:sz="0" w:space="0" w:color="auto"/>
                    <w:bottom w:val="none" w:sz="0" w:space="0" w:color="auto"/>
                    <w:right w:val="none" w:sz="0" w:space="0" w:color="auto"/>
                  </w:divBdr>
                </w:div>
                <w:div w:id="247034484">
                  <w:marLeft w:val="0"/>
                  <w:marRight w:val="0"/>
                  <w:marTop w:val="0"/>
                  <w:marBottom w:val="0"/>
                  <w:divBdr>
                    <w:top w:val="none" w:sz="0" w:space="0" w:color="auto"/>
                    <w:left w:val="none" w:sz="0" w:space="0" w:color="auto"/>
                    <w:bottom w:val="none" w:sz="0" w:space="0" w:color="auto"/>
                    <w:right w:val="none" w:sz="0" w:space="0" w:color="auto"/>
                  </w:divBdr>
                </w:div>
                <w:div w:id="247468868">
                  <w:marLeft w:val="0"/>
                  <w:marRight w:val="0"/>
                  <w:marTop w:val="0"/>
                  <w:marBottom w:val="0"/>
                  <w:divBdr>
                    <w:top w:val="none" w:sz="0" w:space="0" w:color="auto"/>
                    <w:left w:val="none" w:sz="0" w:space="0" w:color="auto"/>
                    <w:bottom w:val="none" w:sz="0" w:space="0" w:color="auto"/>
                    <w:right w:val="none" w:sz="0" w:space="0" w:color="auto"/>
                  </w:divBdr>
                </w:div>
                <w:div w:id="247931081">
                  <w:marLeft w:val="0"/>
                  <w:marRight w:val="0"/>
                  <w:marTop w:val="0"/>
                  <w:marBottom w:val="0"/>
                  <w:divBdr>
                    <w:top w:val="none" w:sz="0" w:space="0" w:color="auto"/>
                    <w:left w:val="none" w:sz="0" w:space="0" w:color="auto"/>
                    <w:bottom w:val="none" w:sz="0" w:space="0" w:color="auto"/>
                    <w:right w:val="none" w:sz="0" w:space="0" w:color="auto"/>
                  </w:divBdr>
                </w:div>
                <w:div w:id="248274442">
                  <w:marLeft w:val="0"/>
                  <w:marRight w:val="0"/>
                  <w:marTop w:val="0"/>
                  <w:marBottom w:val="0"/>
                  <w:divBdr>
                    <w:top w:val="none" w:sz="0" w:space="0" w:color="auto"/>
                    <w:left w:val="none" w:sz="0" w:space="0" w:color="auto"/>
                    <w:bottom w:val="none" w:sz="0" w:space="0" w:color="auto"/>
                    <w:right w:val="none" w:sz="0" w:space="0" w:color="auto"/>
                  </w:divBdr>
                </w:div>
                <w:div w:id="250168626">
                  <w:marLeft w:val="0"/>
                  <w:marRight w:val="0"/>
                  <w:marTop w:val="0"/>
                  <w:marBottom w:val="0"/>
                  <w:divBdr>
                    <w:top w:val="none" w:sz="0" w:space="0" w:color="auto"/>
                    <w:left w:val="none" w:sz="0" w:space="0" w:color="auto"/>
                    <w:bottom w:val="none" w:sz="0" w:space="0" w:color="auto"/>
                    <w:right w:val="none" w:sz="0" w:space="0" w:color="auto"/>
                  </w:divBdr>
                </w:div>
                <w:div w:id="251354940">
                  <w:marLeft w:val="0"/>
                  <w:marRight w:val="0"/>
                  <w:marTop w:val="0"/>
                  <w:marBottom w:val="0"/>
                  <w:divBdr>
                    <w:top w:val="none" w:sz="0" w:space="0" w:color="auto"/>
                    <w:left w:val="none" w:sz="0" w:space="0" w:color="auto"/>
                    <w:bottom w:val="none" w:sz="0" w:space="0" w:color="auto"/>
                    <w:right w:val="none" w:sz="0" w:space="0" w:color="auto"/>
                  </w:divBdr>
                </w:div>
                <w:div w:id="252016467">
                  <w:marLeft w:val="0"/>
                  <w:marRight w:val="0"/>
                  <w:marTop w:val="0"/>
                  <w:marBottom w:val="0"/>
                  <w:divBdr>
                    <w:top w:val="none" w:sz="0" w:space="0" w:color="auto"/>
                    <w:left w:val="none" w:sz="0" w:space="0" w:color="auto"/>
                    <w:bottom w:val="none" w:sz="0" w:space="0" w:color="auto"/>
                    <w:right w:val="none" w:sz="0" w:space="0" w:color="auto"/>
                  </w:divBdr>
                </w:div>
                <w:div w:id="252470394">
                  <w:marLeft w:val="0"/>
                  <w:marRight w:val="0"/>
                  <w:marTop w:val="0"/>
                  <w:marBottom w:val="0"/>
                  <w:divBdr>
                    <w:top w:val="none" w:sz="0" w:space="0" w:color="auto"/>
                    <w:left w:val="none" w:sz="0" w:space="0" w:color="auto"/>
                    <w:bottom w:val="none" w:sz="0" w:space="0" w:color="auto"/>
                    <w:right w:val="none" w:sz="0" w:space="0" w:color="auto"/>
                  </w:divBdr>
                </w:div>
                <w:div w:id="252864888">
                  <w:marLeft w:val="0"/>
                  <w:marRight w:val="0"/>
                  <w:marTop w:val="0"/>
                  <w:marBottom w:val="0"/>
                  <w:divBdr>
                    <w:top w:val="none" w:sz="0" w:space="0" w:color="auto"/>
                    <w:left w:val="none" w:sz="0" w:space="0" w:color="auto"/>
                    <w:bottom w:val="none" w:sz="0" w:space="0" w:color="auto"/>
                    <w:right w:val="none" w:sz="0" w:space="0" w:color="auto"/>
                  </w:divBdr>
                </w:div>
                <w:div w:id="257837340">
                  <w:marLeft w:val="0"/>
                  <w:marRight w:val="0"/>
                  <w:marTop w:val="0"/>
                  <w:marBottom w:val="0"/>
                  <w:divBdr>
                    <w:top w:val="none" w:sz="0" w:space="0" w:color="auto"/>
                    <w:left w:val="none" w:sz="0" w:space="0" w:color="auto"/>
                    <w:bottom w:val="none" w:sz="0" w:space="0" w:color="auto"/>
                    <w:right w:val="none" w:sz="0" w:space="0" w:color="auto"/>
                  </w:divBdr>
                </w:div>
                <w:div w:id="272248417">
                  <w:marLeft w:val="0"/>
                  <w:marRight w:val="0"/>
                  <w:marTop w:val="0"/>
                  <w:marBottom w:val="0"/>
                  <w:divBdr>
                    <w:top w:val="none" w:sz="0" w:space="0" w:color="auto"/>
                    <w:left w:val="none" w:sz="0" w:space="0" w:color="auto"/>
                    <w:bottom w:val="none" w:sz="0" w:space="0" w:color="auto"/>
                    <w:right w:val="none" w:sz="0" w:space="0" w:color="auto"/>
                  </w:divBdr>
                </w:div>
                <w:div w:id="274531813">
                  <w:marLeft w:val="0"/>
                  <w:marRight w:val="0"/>
                  <w:marTop w:val="0"/>
                  <w:marBottom w:val="0"/>
                  <w:divBdr>
                    <w:top w:val="none" w:sz="0" w:space="0" w:color="auto"/>
                    <w:left w:val="none" w:sz="0" w:space="0" w:color="auto"/>
                    <w:bottom w:val="none" w:sz="0" w:space="0" w:color="auto"/>
                    <w:right w:val="none" w:sz="0" w:space="0" w:color="auto"/>
                  </w:divBdr>
                </w:div>
                <w:div w:id="275408633">
                  <w:marLeft w:val="0"/>
                  <w:marRight w:val="0"/>
                  <w:marTop w:val="0"/>
                  <w:marBottom w:val="0"/>
                  <w:divBdr>
                    <w:top w:val="none" w:sz="0" w:space="0" w:color="auto"/>
                    <w:left w:val="none" w:sz="0" w:space="0" w:color="auto"/>
                    <w:bottom w:val="none" w:sz="0" w:space="0" w:color="auto"/>
                    <w:right w:val="none" w:sz="0" w:space="0" w:color="auto"/>
                  </w:divBdr>
                </w:div>
                <w:div w:id="277494467">
                  <w:marLeft w:val="0"/>
                  <w:marRight w:val="0"/>
                  <w:marTop w:val="0"/>
                  <w:marBottom w:val="0"/>
                  <w:divBdr>
                    <w:top w:val="none" w:sz="0" w:space="0" w:color="auto"/>
                    <w:left w:val="none" w:sz="0" w:space="0" w:color="auto"/>
                    <w:bottom w:val="none" w:sz="0" w:space="0" w:color="auto"/>
                    <w:right w:val="none" w:sz="0" w:space="0" w:color="auto"/>
                  </w:divBdr>
                </w:div>
                <w:div w:id="279072222">
                  <w:marLeft w:val="0"/>
                  <w:marRight w:val="0"/>
                  <w:marTop w:val="0"/>
                  <w:marBottom w:val="0"/>
                  <w:divBdr>
                    <w:top w:val="none" w:sz="0" w:space="0" w:color="auto"/>
                    <w:left w:val="none" w:sz="0" w:space="0" w:color="auto"/>
                    <w:bottom w:val="none" w:sz="0" w:space="0" w:color="auto"/>
                    <w:right w:val="none" w:sz="0" w:space="0" w:color="auto"/>
                  </w:divBdr>
                </w:div>
                <w:div w:id="279529879">
                  <w:marLeft w:val="0"/>
                  <w:marRight w:val="0"/>
                  <w:marTop w:val="0"/>
                  <w:marBottom w:val="0"/>
                  <w:divBdr>
                    <w:top w:val="none" w:sz="0" w:space="0" w:color="auto"/>
                    <w:left w:val="none" w:sz="0" w:space="0" w:color="auto"/>
                    <w:bottom w:val="none" w:sz="0" w:space="0" w:color="auto"/>
                    <w:right w:val="none" w:sz="0" w:space="0" w:color="auto"/>
                  </w:divBdr>
                </w:div>
                <w:div w:id="279994870">
                  <w:marLeft w:val="0"/>
                  <w:marRight w:val="0"/>
                  <w:marTop w:val="0"/>
                  <w:marBottom w:val="0"/>
                  <w:divBdr>
                    <w:top w:val="none" w:sz="0" w:space="0" w:color="auto"/>
                    <w:left w:val="none" w:sz="0" w:space="0" w:color="auto"/>
                    <w:bottom w:val="none" w:sz="0" w:space="0" w:color="auto"/>
                    <w:right w:val="none" w:sz="0" w:space="0" w:color="auto"/>
                  </w:divBdr>
                </w:div>
                <w:div w:id="280454865">
                  <w:marLeft w:val="0"/>
                  <w:marRight w:val="0"/>
                  <w:marTop w:val="0"/>
                  <w:marBottom w:val="0"/>
                  <w:divBdr>
                    <w:top w:val="none" w:sz="0" w:space="0" w:color="auto"/>
                    <w:left w:val="none" w:sz="0" w:space="0" w:color="auto"/>
                    <w:bottom w:val="none" w:sz="0" w:space="0" w:color="auto"/>
                    <w:right w:val="none" w:sz="0" w:space="0" w:color="auto"/>
                  </w:divBdr>
                </w:div>
                <w:div w:id="285963254">
                  <w:marLeft w:val="0"/>
                  <w:marRight w:val="0"/>
                  <w:marTop w:val="0"/>
                  <w:marBottom w:val="0"/>
                  <w:divBdr>
                    <w:top w:val="none" w:sz="0" w:space="0" w:color="auto"/>
                    <w:left w:val="none" w:sz="0" w:space="0" w:color="auto"/>
                    <w:bottom w:val="none" w:sz="0" w:space="0" w:color="auto"/>
                    <w:right w:val="none" w:sz="0" w:space="0" w:color="auto"/>
                  </w:divBdr>
                </w:div>
                <w:div w:id="286932641">
                  <w:marLeft w:val="0"/>
                  <w:marRight w:val="0"/>
                  <w:marTop w:val="0"/>
                  <w:marBottom w:val="0"/>
                  <w:divBdr>
                    <w:top w:val="none" w:sz="0" w:space="0" w:color="auto"/>
                    <w:left w:val="none" w:sz="0" w:space="0" w:color="auto"/>
                    <w:bottom w:val="none" w:sz="0" w:space="0" w:color="auto"/>
                    <w:right w:val="none" w:sz="0" w:space="0" w:color="auto"/>
                  </w:divBdr>
                </w:div>
                <w:div w:id="288979829">
                  <w:marLeft w:val="0"/>
                  <w:marRight w:val="0"/>
                  <w:marTop w:val="0"/>
                  <w:marBottom w:val="0"/>
                  <w:divBdr>
                    <w:top w:val="none" w:sz="0" w:space="0" w:color="auto"/>
                    <w:left w:val="none" w:sz="0" w:space="0" w:color="auto"/>
                    <w:bottom w:val="none" w:sz="0" w:space="0" w:color="auto"/>
                    <w:right w:val="none" w:sz="0" w:space="0" w:color="auto"/>
                  </w:divBdr>
                </w:div>
                <w:div w:id="293558170">
                  <w:marLeft w:val="0"/>
                  <w:marRight w:val="0"/>
                  <w:marTop w:val="0"/>
                  <w:marBottom w:val="0"/>
                  <w:divBdr>
                    <w:top w:val="none" w:sz="0" w:space="0" w:color="auto"/>
                    <w:left w:val="none" w:sz="0" w:space="0" w:color="auto"/>
                    <w:bottom w:val="none" w:sz="0" w:space="0" w:color="auto"/>
                    <w:right w:val="none" w:sz="0" w:space="0" w:color="auto"/>
                  </w:divBdr>
                </w:div>
                <w:div w:id="293828443">
                  <w:marLeft w:val="0"/>
                  <w:marRight w:val="0"/>
                  <w:marTop w:val="0"/>
                  <w:marBottom w:val="0"/>
                  <w:divBdr>
                    <w:top w:val="none" w:sz="0" w:space="0" w:color="auto"/>
                    <w:left w:val="none" w:sz="0" w:space="0" w:color="auto"/>
                    <w:bottom w:val="none" w:sz="0" w:space="0" w:color="auto"/>
                    <w:right w:val="none" w:sz="0" w:space="0" w:color="auto"/>
                  </w:divBdr>
                </w:div>
                <w:div w:id="294020107">
                  <w:marLeft w:val="0"/>
                  <w:marRight w:val="0"/>
                  <w:marTop w:val="0"/>
                  <w:marBottom w:val="0"/>
                  <w:divBdr>
                    <w:top w:val="none" w:sz="0" w:space="0" w:color="auto"/>
                    <w:left w:val="none" w:sz="0" w:space="0" w:color="auto"/>
                    <w:bottom w:val="none" w:sz="0" w:space="0" w:color="auto"/>
                    <w:right w:val="none" w:sz="0" w:space="0" w:color="auto"/>
                  </w:divBdr>
                </w:div>
                <w:div w:id="296183645">
                  <w:marLeft w:val="0"/>
                  <w:marRight w:val="0"/>
                  <w:marTop w:val="0"/>
                  <w:marBottom w:val="0"/>
                  <w:divBdr>
                    <w:top w:val="none" w:sz="0" w:space="0" w:color="auto"/>
                    <w:left w:val="none" w:sz="0" w:space="0" w:color="auto"/>
                    <w:bottom w:val="none" w:sz="0" w:space="0" w:color="auto"/>
                    <w:right w:val="none" w:sz="0" w:space="0" w:color="auto"/>
                  </w:divBdr>
                </w:div>
                <w:div w:id="297075739">
                  <w:marLeft w:val="0"/>
                  <w:marRight w:val="0"/>
                  <w:marTop w:val="0"/>
                  <w:marBottom w:val="0"/>
                  <w:divBdr>
                    <w:top w:val="none" w:sz="0" w:space="0" w:color="auto"/>
                    <w:left w:val="none" w:sz="0" w:space="0" w:color="auto"/>
                    <w:bottom w:val="none" w:sz="0" w:space="0" w:color="auto"/>
                    <w:right w:val="none" w:sz="0" w:space="0" w:color="auto"/>
                  </w:divBdr>
                </w:div>
                <w:div w:id="297683172">
                  <w:marLeft w:val="0"/>
                  <w:marRight w:val="0"/>
                  <w:marTop w:val="0"/>
                  <w:marBottom w:val="0"/>
                  <w:divBdr>
                    <w:top w:val="none" w:sz="0" w:space="0" w:color="auto"/>
                    <w:left w:val="none" w:sz="0" w:space="0" w:color="auto"/>
                    <w:bottom w:val="none" w:sz="0" w:space="0" w:color="auto"/>
                    <w:right w:val="none" w:sz="0" w:space="0" w:color="auto"/>
                  </w:divBdr>
                </w:div>
                <w:div w:id="298386674">
                  <w:marLeft w:val="0"/>
                  <w:marRight w:val="0"/>
                  <w:marTop w:val="0"/>
                  <w:marBottom w:val="0"/>
                  <w:divBdr>
                    <w:top w:val="none" w:sz="0" w:space="0" w:color="auto"/>
                    <w:left w:val="none" w:sz="0" w:space="0" w:color="auto"/>
                    <w:bottom w:val="none" w:sz="0" w:space="0" w:color="auto"/>
                    <w:right w:val="none" w:sz="0" w:space="0" w:color="auto"/>
                  </w:divBdr>
                </w:div>
                <w:div w:id="299116079">
                  <w:marLeft w:val="0"/>
                  <w:marRight w:val="0"/>
                  <w:marTop w:val="0"/>
                  <w:marBottom w:val="0"/>
                  <w:divBdr>
                    <w:top w:val="none" w:sz="0" w:space="0" w:color="auto"/>
                    <w:left w:val="none" w:sz="0" w:space="0" w:color="auto"/>
                    <w:bottom w:val="none" w:sz="0" w:space="0" w:color="auto"/>
                    <w:right w:val="none" w:sz="0" w:space="0" w:color="auto"/>
                  </w:divBdr>
                </w:div>
                <w:div w:id="299380860">
                  <w:marLeft w:val="0"/>
                  <w:marRight w:val="0"/>
                  <w:marTop w:val="0"/>
                  <w:marBottom w:val="0"/>
                  <w:divBdr>
                    <w:top w:val="none" w:sz="0" w:space="0" w:color="auto"/>
                    <w:left w:val="none" w:sz="0" w:space="0" w:color="auto"/>
                    <w:bottom w:val="none" w:sz="0" w:space="0" w:color="auto"/>
                    <w:right w:val="none" w:sz="0" w:space="0" w:color="auto"/>
                  </w:divBdr>
                </w:div>
                <w:div w:id="303387398">
                  <w:marLeft w:val="0"/>
                  <w:marRight w:val="0"/>
                  <w:marTop w:val="0"/>
                  <w:marBottom w:val="0"/>
                  <w:divBdr>
                    <w:top w:val="none" w:sz="0" w:space="0" w:color="auto"/>
                    <w:left w:val="none" w:sz="0" w:space="0" w:color="auto"/>
                    <w:bottom w:val="none" w:sz="0" w:space="0" w:color="auto"/>
                    <w:right w:val="none" w:sz="0" w:space="0" w:color="auto"/>
                  </w:divBdr>
                </w:div>
                <w:div w:id="303631335">
                  <w:marLeft w:val="0"/>
                  <w:marRight w:val="0"/>
                  <w:marTop w:val="0"/>
                  <w:marBottom w:val="0"/>
                  <w:divBdr>
                    <w:top w:val="none" w:sz="0" w:space="0" w:color="auto"/>
                    <w:left w:val="none" w:sz="0" w:space="0" w:color="auto"/>
                    <w:bottom w:val="none" w:sz="0" w:space="0" w:color="auto"/>
                    <w:right w:val="none" w:sz="0" w:space="0" w:color="auto"/>
                  </w:divBdr>
                </w:div>
                <w:div w:id="305862326">
                  <w:marLeft w:val="0"/>
                  <w:marRight w:val="0"/>
                  <w:marTop w:val="0"/>
                  <w:marBottom w:val="0"/>
                  <w:divBdr>
                    <w:top w:val="none" w:sz="0" w:space="0" w:color="auto"/>
                    <w:left w:val="none" w:sz="0" w:space="0" w:color="auto"/>
                    <w:bottom w:val="none" w:sz="0" w:space="0" w:color="auto"/>
                    <w:right w:val="none" w:sz="0" w:space="0" w:color="auto"/>
                  </w:divBdr>
                </w:div>
                <w:div w:id="306328762">
                  <w:marLeft w:val="0"/>
                  <w:marRight w:val="0"/>
                  <w:marTop w:val="0"/>
                  <w:marBottom w:val="0"/>
                  <w:divBdr>
                    <w:top w:val="none" w:sz="0" w:space="0" w:color="auto"/>
                    <w:left w:val="none" w:sz="0" w:space="0" w:color="auto"/>
                    <w:bottom w:val="none" w:sz="0" w:space="0" w:color="auto"/>
                    <w:right w:val="none" w:sz="0" w:space="0" w:color="auto"/>
                  </w:divBdr>
                </w:div>
                <w:div w:id="310409682">
                  <w:marLeft w:val="0"/>
                  <w:marRight w:val="0"/>
                  <w:marTop w:val="0"/>
                  <w:marBottom w:val="0"/>
                  <w:divBdr>
                    <w:top w:val="none" w:sz="0" w:space="0" w:color="auto"/>
                    <w:left w:val="none" w:sz="0" w:space="0" w:color="auto"/>
                    <w:bottom w:val="none" w:sz="0" w:space="0" w:color="auto"/>
                    <w:right w:val="none" w:sz="0" w:space="0" w:color="auto"/>
                  </w:divBdr>
                </w:div>
                <w:div w:id="316763353">
                  <w:marLeft w:val="0"/>
                  <w:marRight w:val="0"/>
                  <w:marTop w:val="0"/>
                  <w:marBottom w:val="0"/>
                  <w:divBdr>
                    <w:top w:val="none" w:sz="0" w:space="0" w:color="auto"/>
                    <w:left w:val="none" w:sz="0" w:space="0" w:color="auto"/>
                    <w:bottom w:val="none" w:sz="0" w:space="0" w:color="auto"/>
                    <w:right w:val="none" w:sz="0" w:space="0" w:color="auto"/>
                  </w:divBdr>
                </w:div>
                <w:div w:id="318465774">
                  <w:marLeft w:val="0"/>
                  <w:marRight w:val="0"/>
                  <w:marTop w:val="0"/>
                  <w:marBottom w:val="0"/>
                  <w:divBdr>
                    <w:top w:val="none" w:sz="0" w:space="0" w:color="auto"/>
                    <w:left w:val="none" w:sz="0" w:space="0" w:color="auto"/>
                    <w:bottom w:val="none" w:sz="0" w:space="0" w:color="auto"/>
                    <w:right w:val="none" w:sz="0" w:space="0" w:color="auto"/>
                  </w:divBdr>
                </w:div>
                <w:div w:id="318919858">
                  <w:marLeft w:val="0"/>
                  <w:marRight w:val="0"/>
                  <w:marTop w:val="0"/>
                  <w:marBottom w:val="0"/>
                  <w:divBdr>
                    <w:top w:val="none" w:sz="0" w:space="0" w:color="auto"/>
                    <w:left w:val="none" w:sz="0" w:space="0" w:color="auto"/>
                    <w:bottom w:val="none" w:sz="0" w:space="0" w:color="auto"/>
                    <w:right w:val="none" w:sz="0" w:space="0" w:color="auto"/>
                  </w:divBdr>
                </w:div>
                <w:div w:id="319697756">
                  <w:marLeft w:val="0"/>
                  <w:marRight w:val="0"/>
                  <w:marTop w:val="0"/>
                  <w:marBottom w:val="0"/>
                  <w:divBdr>
                    <w:top w:val="none" w:sz="0" w:space="0" w:color="auto"/>
                    <w:left w:val="none" w:sz="0" w:space="0" w:color="auto"/>
                    <w:bottom w:val="none" w:sz="0" w:space="0" w:color="auto"/>
                    <w:right w:val="none" w:sz="0" w:space="0" w:color="auto"/>
                  </w:divBdr>
                </w:div>
                <w:div w:id="330567104">
                  <w:marLeft w:val="0"/>
                  <w:marRight w:val="0"/>
                  <w:marTop w:val="0"/>
                  <w:marBottom w:val="0"/>
                  <w:divBdr>
                    <w:top w:val="none" w:sz="0" w:space="0" w:color="auto"/>
                    <w:left w:val="none" w:sz="0" w:space="0" w:color="auto"/>
                    <w:bottom w:val="none" w:sz="0" w:space="0" w:color="auto"/>
                    <w:right w:val="none" w:sz="0" w:space="0" w:color="auto"/>
                  </w:divBdr>
                </w:div>
                <w:div w:id="331178726">
                  <w:marLeft w:val="0"/>
                  <w:marRight w:val="0"/>
                  <w:marTop w:val="0"/>
                  <w:marBottom w:val="0"/>
                  <w:divBdr>
                    <w:top w:val="none" w:sz="0" w:space="0" w:color="auto"/>
                    <w:left w:val="none" w:sz="0" w:space="0" w:color="auto"/>
                    <w:bottom w:val="none" w:sz="0" w:space="0" w:color="auto"/>
                    <w:right w:val="none" w:sz="0" w:space="0" w:color="auto"/>
                  </w:divBdr>
                </w:div>
                <w:div w:id="332688589">
                  <w:marLeft w:val="0"/>
                  <w:marRight w:val="0"/>
                  <w:marTop w:val="0"/>
                  <w:marBottom w:val="0"/>
                  <w:divBdr>
                    <w:top w:val="none" w:sz="0" w:space="0" w:color="auto"/>
                    <w:left w:val="none" w:sz="0" w:space="0" w:color="auto"/>
                    <w:bottom w:val="none" w:sz="0" w:space="0" w:color="auto"/>
                    <w:right w:val="none" w:sz="0" w:space="0" w:color="auto"/>
                  </w:divBdr>
                </w:div>
                <w:div w:id="333650570">
                  <w:marLeft w:val="0"/>
                  <w:marRight w:val="0"/>
                  <w:marTop w:val="0"/>
                  <w:marBottom w:val="0"/>
                  <w:divBdr>
                    <w:top w:val="none" w:sz="0" w:space="0" w:color="auto"/>
                    <w:left w:val="none" w:sz="0" w:space="0" w:color="auto"/>
                    <w:bottom w:val="none" w:sz="0" w:space="0" w:color="auto"/>
                    <w:right w:val="none" w:sz="0" w:space="0" w:color="auto"/>
                  </w:divBdr>
                </w:div>
                <w:div w:id="335500800">
                  <w:marLeft w:val="0"/>
                  <w:marRight w:val="0"/>
                  <w:marTop w:val="0"/>
                  <w:marBottom w:val="0"/>
                  <w:divBdr>
                    <w:top w:val="none" w:sz="0" w:space="0" w:color="auto"/>
                    <w:left w:val="none" w:sz="0" w:space="0" w:color="auto"/>
                    <w:bottom w:val="none" w:sz="0" w:space="0" w:color="auto"/>
                    <w:right w:val="none" w:sz="0" w:space="0" w:color="auto"/>
                  </w:divBdr>
                </w:div>
                <w:div w:id="336930789">
                  <w:marLeft w:val="0"/>
                  <w:marRight w:val="0"/>
                  <w:marTop w:val="0"/>
                  <w:marBottom w:val="0"/>
                  <w:divBdr>
                    <w:top w:val="none" w:sz="0" w:space="0" w:color="auto"/>
                    <w:left w:val="none" w:sz="0" w:space="0" w:color="auto"/>
                    <w:bottom w:val="none" w:sz="0" w:space="0" w:color="auto"/>
                    <w:right w:val="none" w:sz="0" w:space="0" w:color="auto"/>
                  </w:divBdr>
                </w:div>
                <w:div w:id="337343108">
                  <w:marLeft w:val="0"/>
                  <w:marRight w:val="0"/>
                  <w:marTop w:val="0"/>
                  <w:marBottom w:val="0"/>
                  <w:divBdr>
                    <w:top w:val="none" w:sz="0" w:space="0" w:color="auto"/>
                    <w:left w:val="none" w:sz="0" w:space="0" w:color="auto"/>
                    <w:bottom w:val="none" w:sz="0" w:space="0" w:color="auto"/>
                    <w:right w:val="none" w:sz="0" w:space="0" w:color="auto"/>
                  </w:divBdr>
                </w:div>
                <w:div w:id="338311487">
                  <w:marLeft w:val="0"/>
                  <w:marRight w:val="0"/>
                  <w:marTop w:val="0"/>
                  <w:marBottom w:val="0"/>
                  <w:divBdr>
                    <w:top w:val="none" w:sz="0" w:space="0" w:color="auto"/>
                    <w:left w:val="none" w:sz="0" w:space="0" w:color="auto"/>
                    <w:bottom w:val="none" w:sz="0" w:space="0" w:color="auto"/>
                    <w:right w:val="none" w:sz="0" w:space="0" w:color="auto"/>
                  </w:divBdr>
                </w:div>
                <w:div w:id="342438020">
                  <w:marLeft w:val="0"/>
                  <w:marRight w:val="0"/>
                  <w:marTop w:val="0"/>
                  <w:marBottom w:val="0"/>
                  <w:divBdr>
                    <w:top w:val="none" w:sz="0" w:space="0" w:color="auto"/>
                    <w:left w:val="none" w:sz="0" w:space="0" w:color="auto"/>
                    <w:bottom w:val="none" w:sz="0" w:space="0" w:color="auto"/>
                    <w:right w:val="none" w:sz="0" w:space="0" w:color="auto"/>
                  </w:divBdr>
                </w:div>
                <w:div w:id="344597871">
                  <w:marLeft w:val="0"/>
                  <w:marRight w:val="0"/>
                  <w:marTop w:val="0"/>
                  <w:marBottom w:val="0"/>
                  <w:divBdr>
                    <w:top w:val="none" w:sz="0" w:space="0" w:color="auto"/>
                    <w:left w:val="none" w:sz="0" w:space="0" w:color="auto"/>
                    <w:bottom w:val="none" w:sz="0" w:space="0" w:color="auto"/>
                    <w:right w:val="none" w:sz="0" w:space="0" w:color="auto"/>
                  </w:divBdr>
                </w:div>
                <w:div w:id="345330542">
                  <w:marLeft w:val="0"/>
                  <w:marRight w:val="0"/>
                  <w:marTop w:val="0"/>
                  <w:marBottom w:val="0"/>
                  <w:divBdr>
                    <w:top w:val="none" w:sz="0" w:space="0" w:color="auto"/>
                    <w:left w:val="none" w:sz="0" w:space="0" w:color="auto"/>
                    <w:bottom w:val="none" w:sz="0" w:space="0" w:color="auto"/>
                    <w:right w:val="none" w:sz="0" w:space="0" w:color="auto"/>
                  </w:divBdr>
                </w:div>
                <w:div w:id="349768462">
                  <w:marLeft w:val="0"/>
                  <w:marRight w:val="0"/>
                  <w:marTop w:val="0"/>
                  <w:marBottom w:val="0"/>
                  <w:divBdr>
                    <w:top w:val="none" w:sz="0" w:space="0" w:color="auto"/>
                    <w:left w:val="none" w:sz="0" w:space="0" w:color="auto"/>
                    <w:bottom w:val="none" w:sz="0" w:space="0" w:color="auto"/>
                    <w:right w:val="none" w:sz="0" w:space="0" w:color="auto"/>
                  </w:divBdr>
                </w:div>
                <w:div w:id="353112517">
                  <w:marLeft w:val="0"/>
                  <w:marRight w:val="0"/>
                  <w:marTop w:val="0"/>
                  <w:marBottom w:val="0"/>
                  <w:divBdr>
                    <w:top w:val="none" w:sz="0" w:space="0" w:color="auto"/>
                    <w:left w:val="none" w:sz="0" w:space="0" w:color="auto"/>
                    <w:bottom w:val="none" w:sz="0" w:space="0" w:color="auto"/>
                    <w:right w:val="none" w:sz="0" w:space="0" w:color="auto"/>
                  </w:divBdr>
                </w:div>
                <w:div w:id="356659755">
                  <w:marLeft w:val="0"/>
                  <w:marRight w:val="0"/>
                  <w:marTop w:val="0"/>
                  <w:marBottom w:val="0"/>
                  <w:divBdr>
                    <w:top w:val="none" w:sz="0" w:space="0" w:color="auto"/>
                    <w:left w:val="none" w:sz="0" w:space="0" w:color="auto"/>
                    <w:bottom w:val="none" w:sz="0" w:space="0" w:color="auto"/>
                    <w:right w:val="none" w:sz="0" w:space="0" w:color="auto"/>
                  </w:divBdr>
                </w:div>
                <w:div w:id="364719289">
                  <w:marLeft w:val="0"/>
                  <w:marRight w:val="0"/>
                  <w:marTop w:val="0"/>
                  <w:marBottom w:val="0"/>
                  <w:divBdr>
                    <w:top w:val="none" w:sz="0" w:space="0" w:color="auto"/>
                    <w:left w:val="none" w:sz="0" w:space="0" w:color="auto"/>
                    <w:bottom w:val="none" w:sz="0" w:space="0" w:color="auto"/>
                    <w:right w:val="none" w:sz="0" w:space="0" w:color="auto"/>
                  </w:divBdr>
                </w:div>
                <w:div w:id="368801098">
                  <w:marLeft w:val="0"/>
                  <w:marRight w:val="0"/>
                  <w:marTop w:val="0"/>
                  <w:marBottom w:val="0"/>
                  <w:divBdr>
                    <w:top w:val="none" w:sz="0" w:space="0" w:color="auto"/>
                    <w:left w:val="none" w:sz="0" w:space="0" w:color="auto"/>
                    <w:bottom w:val="none" w:sz="0" w:space="0" w:color="auto"/>
                    <w:right w:val="none" w:sz="0" w:space="0" w:color="auto"/>
                  </w:divBdr>
                </w:div>
                <w:div w:id="369497849">
                  <w:marLeft w:val="0"/>
                  <w:marRight w:val="0"/>
                  <w:marTop w:val="0"/>
                  <w:marBottom w:val="0"/>
                  <w:divBdr>
                    <w:top w:val="none" w:sz="0" w:space="0" w:color="auto"/>
                    <w:left w:val="none" w:sz="0" w:space="0" w:color="auto"/>
                    <w:bottom w:val="none" w:sz="0" w:space="0" w:color="auto"/>
                    <w:right w:val="none" w:sz="0" w:space="0" w:color="auto"/>
                  </w:divBdr>
                </w:div>
                <w:div w:id="370302741">
                  <w:marLeft w:val="0"/>
                  <w:marRight w:val="0"/>
                  <w:marTop w:val="0"/>
                  <w:marBottom w:val="0"/>
                  <w:divBdr>
                    <w:top w:val="none" w:sz="0" w:space="0" w:color="auto"/>
                    <w:left w:val="none" w:sz="0" w:space="0" w:color="auto"/>
                    <w:bottom w:val="none" w:sz="0" w:space="0" w:color="auto"/>
                    <w:right w:val="none" w:sz="0" w:space="0" w:color="auto"/>
                  </w:divBdr>
                </w:div>
                <w:div w:id="374546911">
                  <w:marLeft w:val="0"/>
                  <w:marRight w:val="0"/>
                  <w:marTop w:val="0"/>
                  <w:marBottom w:val="0"/>
                  <w:divBdr>
                    <w:top w:val="none" w:sz="0" w:space="0" w:color="auto"/>
                    <w:left w:val="none" w:sz="0" w:space="0" w:color="auto"/>
                    <w:bottom w:val="none" w:sz="0" w:space="0" w:color="auto"/>
                    <w:right w:val="none" w:sz="0" w:space="0" w:color="auto"/>
                  </w:divBdr>
                </w:div>
                <w:div w:id="374626230">
                  <w:marLeft w:val="0"/>
                  <w:marRight w:val="0"/>
                  <w:marTop w:val="0"/>
                  <w:marBottom w:val="0"/>
                  <w:divBdr>
                    <w:top w:val="none" w:sz="0" w:space="0" w:color="auto"/>
                    <w:left w:val="none" w:sz="0" w:space="0" w:color="auto"/>
                    <w:bottom w:val="none" w:sz="0" w:space="0" w:color="auto"/>
                    <w:right w:val="none" w:sz="0" w:space="0" w:color="auto"/>
                  </w:divBdr>
                </w:div>
                <w:div w:id="382212885">
                  <w:marLeft w:val="0"/>
                  <w:marRight w:val="0"/>
                  <w:marTop w:val="0"/>
                  <w:marBottom w:val="0"/>
                  <w:divBdr>
                    <w:top w:val="none" w:sz="0" w:space="0" w:color="auto"/>
                    <w:left w:val="none" w:sz="0" w:space="0" w:color="auto"/>
                    <w:bottom w:val="none" w:sz="0" w:space="0" w:color="auto"/>
                    <w:right w:val="none" w:sz="0" w:space="0" w:color="auto"/>
                  </w:divBdr>
                </w:div>
                <w:div w:id="382222021">
                  <w:marLeft w:val="0"/>
                  <w:marRight w:val="0"/>
                  <w:marTop w:val="0"/>
                  <w:marBottom w:val="0"/>
                  <w:divBdr>
                    <w:top w:val="none" w:sz="0" w:space="0" w:color="auto"/>
                    <w:left w:val="none" w:sz="0" w:space="0" w:color="auto"/>
                    <w:bottom w:val="none" w:sz="0" w:space="0" w:color="auto"/>
                    <w:right w:val="none" w:sz="0" w:space="0" w:color="auto"/>
                  </w:divBdr>
                </w:div>
                <w:div w:id="382675689">
                  <w:marLeft w:val="0"/>
                  <w:marRight w:val="0"/>
                  <w:marTop w:val="0"/>
                  <w:marBottom w:val="0"/>
                  <w:divBdr>
                    <w:top w:val="none" w:sz="0" w:space="0" w:color="auto"/>
                    <w:left w:val="none" w:sz="0" w:space="0" w:color="auto"/>
                    <w:bottom w:val="none" w:sz="0" w:space="0" w:color="auto"/>
                    <w:right w:val="none" w:sz="0" w:space="0" w:color="auto"/>
                  </w:divBdr>
                </w:div>
                <w:div w:id="383405453">
                  <w:marLeft w:val="0"/>
                  <w:marRight w:val="0"/>
                  <w:marTop w:val="0"/>
                  <w:marBottom w:val="0"/>
                  <w:divBdr>
                    <w:top w:val="none" w:sz="0" w:space="0" w:color="auto"/>
                    <w:left w:val="none" w:sz="0" w:space="0" w:color="auto"/>
                    <w:bottom w:val="none" w:sz="0" w:space="0" w:color="auto"/>
                    <w:right w:val="none" w:sz="0" w:space="0" w:color="auto"/>
                  </w:divBdr>
                </w:div>
                <w:div w:id="390082470">
                  <w:marLeft w:val="0"/>
                  <w:marRight w:val="0"/>
                  <w:marTop w:val="0"/>
                  <w:marBottom w:val="0"/>
                  <w:divBdr>
                    <w:top w:val="none" w:sz="0" w:space="0" w:color="auto"/>
                    <w:left w:val="none" w:sz="0" w:space="0" w:color="auto"/>
                    <w:bottom w:val="none" w:sz="0" w:space="0" w:color="auto"/>
                    <w:right w:val="none" w:sz="0" w:space="0" w:color="auto"/>
                  </w:divBdr>
                </w:div>
                <w:div w:id="391541732">
                  <w:marLeft w:val="0"/>
                  <w:marRight w:val="0"/>
                  <w:marTop w:val="0"/>
                  <w:marBottom w:val="0"/>
                  <w:divBdr>
                    <w:top w:val="none" w:sz="0" w:space="0" w:color="auto"/>
                    <w:left w:val="none" w:sz="0" w:space="0" w:color="auto"/>
                    <w:bottom w:val="none" w:sz="0" w:space="0" w:color="auto"/>
                    <w:right w:val="none" w:sz="0" w:space="0" w:color="auto"/>
                  </w:divBdr>
                </w:div>
                <w:div w:id="392898264">
                  <w:marLeft w:val="0"/>
                  <w:marRight w:val="0"/>
                  <w:marTop w:val="0"/>
                  <w:marBottom w:val="0"/>
                  <w:divBdr>
                    <w:top w:val="none" w:sz="0" w:space="0" w:color="auto"/>
                    <w:left w:val="none" w:sz="0" w:space="0" w:color="auto"/>
                    <w:bottom w:val="none" w:sz="0" w:space="0" w:color="auto"/>
                    <w:right w:val="none" w:sz="0" w:space="0" w:color="auto"/>
                  </w:divBdr>
                </w:div>
                <w:div w:id="393235651">
                  <w:marLeft w:val="0"/>
                  <w:marRight w:val="0"/>
                  <w:marTop w:val="0"/>
                  <w:marBottom w:val="0"/>
                  <w:divBdr>
                    <w:top w:val="none" w:sz="0" w:space="0" w:color="auto"/>
                    <w:left w:val="none" w:sz="0" w:space="0" w:color="auto"/>
                    <w:bottom w:val="none" w:sz="0" w:space="0" w:color="auto"/>
                    <w:right w:val="none" w:sz="0" w:space="0" w:color="auto"/>
                  </w:divBdr>
                </w:div>
                <w:div w:id="395129880">
                  <w:marLeft w:val="0"/>
                  <w:marRight w:val="0"/>
                  <w:marTop w:val="0"/>
                  <w:marBottom w:val="0"/>
                  <w:divBdr>
                    <w:top w:val="none" w:sz="0" w:space="0" w:color="auto"/>
                    <w:left w:val="none" w:sz="0" w:space="0" w:color="auto"/>
                    <w:bottom w:val="none" w:sz="0" w:space="0" w:color="auto"/>
                    <w:right w:val="none" w:sz="0" w:space="0" w:color="auto"/>
                  </w:divBdr>
                </w:div>
                <w:div w:id="396709881">
                  <w:marLeft w:val="0"/>
                  <w:marRight w:val="0"/>
                  <w:marTop w:val="0"/>
                  <w:marBottom w:val="0"/>
                  <w:divBdr>
                    <w:top w:val="none" w:sz="0" w:space="0" w:color="auto"/>
                    <w:left w:val="none" w:sz="0" w:space="0" w:color="auto"/>
                    <w:bottom w:val="none" w:sz="0" w:space="0" w:color="auto"/>
                    <w:right w:val="none" w:sz="0" w:space="0" w:color="auto"/>
                  </w:divBdr>
                </w:div>
                <w:div w:id="397173742">
                  <w:marLeft w:val="0"/>
                  <w:marRight w:val="0"/>
                  <w:marTop w:val="0"/>
                  <w:marBottom w:val="0"/>
                  <w:divBdr>
                    <w:top w:val="none" w:sz="0" w:space="0" w:color="auto"/>
                    <w:left w:val="none" w:sz="0" w:space="0" w:color="auto"/>
                    <w:bottom w:val="none" w:sz="0" w:space="0" w:color="auto"/>
                    <w:right w:val="none" w:sz="0" w:space="0" w:color="auto"/>
                  </w:divBdr>
                </w:div>
                <w:div w:id="397486036">
                  <w:marLeft w:val="0"/>
                  <w:marRight w:val="0"/>
                  <w:marTop w:val="0"/>
                  <w:marBottom w:val="0"/>
                  <w:divBdr>
                    <w:top w:val="none" w:sz="0" w:space="0" w:color="auto"/>
                    <w:left w:val="none" w:sz="0" w:space="0" w:color="auto"/>
                    <w:bottom w:val="none" w:sz="0" w:space="0" w:color="auto"/>
                    <w:right w:val="none" w:sz="0" w:space="0" w:color="auto"/>
                  </w:divBdr>
                </w:div>
                <w:div w:id="397749654">
                  <w:marLeft w:val="0"/>
                  <w:marRight w:val="0"/>
                  <w:marTop w:val="0"/>
                  <w:marBottom w:val="0"/>
                  <w:divBdr>
                    <w:top w:val="none" w:sz="0" w:space="0" w:color="auto"/>
                    <w:left w:val="none" w:sz="0" w:space="0" w:color="auto"/>
                    <w:bottom w:val="none" w:sz="0" w:space="0" w:color="auto"/>
                    <w:right w:val="none" w:sz="0" w:space="0" w:color="auto"/>
                  </w:divBdr>
                </w:div>
                <w:div w:id="403575894">
                  <w:marLeft w:val="0"/>
                  <w:marRight w:val="0"/>
                  <w:marTop w:val="0"/>
                  <w:marBottom w:val="0"/>
                  <w:divBdr>
                    <w:top w:val="none" w:sz="0" w:space="0" w:color="auto"/>
                    <w:left w:val="none" w:sz="0" w:space="0" w:color="auto"/>
                    <w:bottom w:val="none" w:sz="0" w:space="0" w:color="auto"/>
                    <w:right w:val="none" w:sz="0" w:space="0" w:color="auto"/>
                  </w:divBdr>
                </w:div>
                <w:div w:id="405228125">
                  <w:marLeft w:val="0"/>
                  <w:marRight w:val="0"/>
                  <w:marTop w:val="0"/>
                  <w:marBottom w:val="0"/>
                  <w:divBdr>
                    <w:top w:val="none" w:sz="0" w:space="0" w:color="auto"/>
                    <w:left w:val="none" w:sz="0" w:space="0" w:color="auto"/>
                    <w:bottom w:val="none" w:sz="0" w:space="0" w:color="auto"/>
                    <w:right w:val="none" w:sz="0" w:space="0" w:color="auto"/>
                  </w:divBdr>
                </w:div>
                <w:div w:id="407580659">
                  <w:marLeft w:val="0"/>
                  <w:marRight w:val="0"/>
                  <w:marTop w:val="0"/>
                  <w:marBottom w:val="0"/>
                  <w:divBdr>
                    <w:top w:val="none" w:sz="0" w:space="0" w:color="auto"/>
                    <w:left w:val="none" w:sz="0" w:space="0" w:color="auto"/>
                    <w:bottom w:val="none" w:sz="0" w:space="0" w:color="auto"/>
                    <w:right w:val="none" w:sz="0" w:space="0" w:color="auto"/>
                  </w:divBdr>
                </w:div>
                <w:div w:id="413866552">
                  <w:marLeft w:val="0"/>
                  <w:marRight w:val="0"/>
                  <w:marTop w:val="0"/>
                  <w:marBottom w:val="0"/>
                  <w:divBdr>
                    <w:top w:val="none" w:sz="0" w:space="0" w:color="auto"/>
                    <w:left w:val="none" w:sz="0" w:space="0" w:color="auto"/>
                    <w:bottom w:val="none" w:sz="0" w:space="0" w:color="auto"/>
                    <w:right w:val="none" w:sz="0" w:space="0" w:color="auto"/>
                  </w:divBdr>
                </w:div>
                <w:div w:id="419254520">
                  <w:marLeft w:val="0"/>
                  <w:marRight w:val="0"/>
                  <w:marTop w:val="0"/>
                  <w:marBottom w:val="0"/>
                  <w:divBdr>
                    <w:top w:val="none" w:sz="0" w:space="0" w:color="auto"/>
                    <w:left w:val="none" w:sz="0" w:space="0" w:color="auto"/>
                    <w:bottom w:val="none" w:sz="0" w:space="0" w:color="auto"/>
                    <w:right w:val="none" w:sz="0" w:space="0" w:color="auto"/>
                  </w:divBdr>
                </w:div>
                <w:div w:id="421149443">
                  <w:marLeft w:val="0"/>
                  <w:marRight w:val="0"/>
                  <w:marTop w:val="0"/>
                  <w:marBottom w:val="0"/>
                  <w:divBdr>
                    <w:top w:val="none" w:sz="0" w:space="0" w:color="auto"/>
                    <w:left w:val="none" w:sz="0" w:space="0" w:color="auto"/>
                    <w:bottom w:val="none" w:sz="0" w:space="0" w:color="auto"/>
                    <w:right w:val="none" w:sz="0" w:space="0" w:color="auto"/>
                  </w:divBdr>
                </w:div>
                <w:div w:id="424620139">
                  <w:marLeft w:val="0"/>
                  <w:marRight w:val="0"/>
                  <w:marTop w:val="0"/>
                  <w:marBottom w:val="0"/>
                  <w:divBdr>
                    <w:top w:val="none" w:sz="0" w:space="0" w:color="auto"/>
                    <w:left w:val="none" w:sz="0" w:space="0" w:color="auto"/>
                    <w:bottom w:val="none" w:sz="0" w:space="0" w:color="auto"/>
                    <w:right w:val="none" w:sz="0" w:space="0" w:color="auto"/>
                  </w:divBdr>
                </w:div>
                <w:div w:id="426273127">
                  <w:marLeft w:val="0"/>
                  <w:marRight w:val="0"/>
                  <w:marTop w:val="0"/>
                  <w:marBottom w:val="0"/>
                  <w:divBdr>
                    <w:top w:val="none" w:sz="0" w:space="0" w:color="auto"/>
                    <w:left w:val="none" w:sz="0" w:space="0" w:color="auto"/>
                    <w:bottom w:val="none" w:sz="0" w:space="0" w:color="auto"/>
                    <w:right w:val="none" w:sz="0" w:space="0" w:color="auto"/>
                  </w:divBdr>
                </w:div>
                <w:div w:id="426926599">
                  <w:marLeft w:val="0"/>
                  <w:marRight w:val="0"/>
                  <w:marTop w:val="0"/>
                  <w:marBottom w:val="0"/>
                  <w:divBdr>
                    <w:top w:val="none" w:sz="0" w:space="0" w:color="auto"/>
                    <w:left w:val="none" w:sz="0" w:space="0" w:color="auto"/>
                    <w:bottom w:val="none" w:sz="0" w:space="0" w:color="auto"/>
                    <w:right w:val="none" w:sz="0" w:space="0" w:color="auto"/>
                  </w:divBdr>
                </w:div>
                <w:div w:id="428546000">
                  <w:marLeft w:val="0"/>
                  <w:marRight w:val="0"/>
                  <w:marTop w:val="0"/>
                  <w:marBottom w:val="0"/>
                  <w:divBdr>
                    <w:top w:val="none" w:sz="0" w:space="0" w:color="auto"/>
                    <w:left w:val="none" w:sz="0" w:space="0" w:color="auto"/>
                    <w:bottom w:val="none" w:sz="0" w:space="0" w:color="auto"/>
                    <w:right w:val="none" w:sz="0" w:space="0" w:color="auto"/>
                  </w:divBdr>
                </w:div>
                <w:div w:id="430589232">
                  <w:marLeft w:val="0"/>
                  <w:marRight w:val="0"/>
                  <w:marTop w:val="0"/>
                  <w:marBottom w:val="0"/>
                  <w:divBdr>
                    <w:top w:val="none" w:sz="0" w:space="0" w:color="auto"/>
                    <w:left w:val="none" w:sz="0" w:space="0" w:color="auto"/>
                    <w:bottom w:val="none" w:sz="0" w:space="0" w:color="auto"/>
                    <w:right w:val="none" w:sz="0" w:space="0" w:color="auto"/>
                  </w:divBdr>
                </w:div>
                <w:div w:id="432091000">
                  <w:marLeft w:val="0"/>
                  <w:marRight w:val="0"/>
                  <w:marTop w:val="0"/>
                  <w:marBottom w:val="0"/>
                  <w:divBdr>
                    <w:top w:val="none" w:sz="0" w:space="0" w:color="auto"/>
                    <w:left w:val="none" w:sz="0" w:space="0" w:color="auto"/>
                    <w:bottom w:val="none" w:sz="0" w:space="0" w:color="auto"/>
                    <w:right w:val="none" w:sz="0" w:space="0" w:color="auto"/>
                  </w:divBdr>
                </w:div>
                <w:div w:id="432629929">
                  <w:marLeft w:val="0"/>
                  <w:marRight w:val="0"/>
                  <w:marTop w:val="0"/>
                  <w:marBottom w:val="0"/>
                  <w:divBdr>
                    <w:top w:val="none" w:sz="0" w:space="0" w:color="auto"/>
                    <w:left w:val="none" w:sz="0" w:space="0" w:color="auto"/>
                    <w:bottom w:val="none" w:sz="0" w:space="0" w:color="auto"/>
                    <w:right w:val="none" w:sz="0" w:space="0" w:color="auto"/>
                  </w:divBdr>
                </w:div>
                <w:div w:id="434256928">
                  <w:marLeft w:val="0"/>
                  <w:marRight w:val="0"/>
                  <w:marTop w:val="0"/>
                  <w:marBottom w:val="0"/>
                  <w:divBdr>
                    <w:top w:val="none" w:sz="0" w:space="0" w:color="auto"/>
                    <w:left w:val="none" w:sz="0" w:space="0" w:color="auto"/>
                    <w:bottom w:val="none" w:sz="0" w:space="0" w:color="auto"/>
                    <w:right w:val="none" w:sz="0" w:space="0" w:color="auto"/>
                  </w:divBdr>
                </w:div>
                <w:div w:id="436220486">
                  <w:marLeft w:val="0"/>
                  <w:marRight w:val="0"/>
                  <w:marTop w:val="0"/>
                  <w:marBottom w:val="0"/>
                  <w:divBdr>
                    <w:top w:val="none" w:sz="0" w:space="0" w:color="auto"/>
                    <w:left w:val="none" w:sz="0" w:space="0" w:color="auto"/>
                    <w:bottom w:val="none" w:sz="0" w:space="0" w:color="auto"/>
                    <w:right w:val="none" w:sz="0" w:space="0" w:color="auto"/>
                  </w:divBdr>
                </w:div>
                <w:div w:id="438186205">
                  <w:marLeft w:val="0"/>
                  <w:marRight w:val="0"/>
                  <w:marTop w:val="0"/>
                  <w:marBottom w:val="0"/>
                  <w:divBdr>
                    <w:top w:val="none" w:sz="0" w:space="0" w:color="auto"/>
                    <w:left w:val="none" w:sz="0" w:space="0" w:color="auto"/>
                    <w:bottom w:val="none" w:sz="0" w:space="0" w:color="auto"/>
                    <w:right w:val="none" w:sz="0" w:space="0" w:color="auto"/>
                  </w:divBdr>
                </w:div>
                <w:div w:id="440420431">
                  <w:marLeft w:val="0"/>
                  <w:marRight w:val="0"/>
                  <w:marTop w:val="0"/>
                  <w:marBottom w:val="0"/>
                  <w:divBdr>
                    <w:top w:val="none" w:sz="0" w:space="0" w:color="auto"/>
                    <w:left w:val="none" w:sz="0" w:space="0" w:color="auto"/>
                    <w:bottom w:val="none" w:sz="0" w:space="0" w:color="auto"/>
                    <w:right w:val="none" w:sz="0" w:space="0" w:color="auto"/>
                  </w:divBdr>
                </w:div>
                <w:div w:id="442959256">
                  <w:marLeft w:val="0"/>
                  <w:marRight w:val="0"/>
                  <w:marTop w:val="0"/>
                  <w:marBottom w:val="0"/>
                  <w:divBdr>
                    <w:top w:val="none" w:sz="0" w:space="0" w:color="auto"/>
                    <w:left w:val="none" w:sz="0" w:space="0" w:color="auto"/>
                    <w:bottom w:val="none" w:sz="0" w:space="0" w:color="auto"/>
                    <w:right w:val="none" w:sz="0" w:space="0" w:color="auto"/>
                  </w:divBdr>
                </w:div>
                <w:div w:id="443967591">
                  <w:marLeft w:val="0"/>
                  <w:marRight w:val="0"/>
                  <w:marTop w:val="0"/>
                  <w:marBottom w:val="0"/>
                  <w:divBdr>
                    <w:top w:val="none" w:sz="0" w:space="0" w:color="auto"/>
                    <w:left w:val="none" w:sz="0" w:space="0" w:color="auto"/>
                    <w:bottom w:val="none" w:sz="0" w:space="0" w:color="auto"/>
                    <w:right w:val="none" w:sz="0" w:space="0" w:color="auto"/>
                  </w:divBdr>
                </w:div>
                <w:div w:id="444203509">
                  <w:marLeft w:val="0"/>
                  <w:marRight w:val="0"/>
                  <w:marTop w:val="0"/>
                  <w:marBottom w:val="0"/>
                  <w:divBdr>
                    <w:top w:val="none" w:sz="0" w:space="0" w:color="auto"/>
                    <w:left w:val="none" w:sz="0" w:space="0" w:color="auto"/>
                    <w:bottom w:val="none" w:sz="0" w:space="0" w:color="auto"/>
                    <w:right w:val="none" w:sz="0" w:space="0" w:color="auto"/>
                  </w:divBdr>
                </w:div>
                <w:div w:id="444271849">
                  <w:marLeft w:val="0"/>
                  <w:marRight w:val="0"/>
                  <w:marTop w:val="0"/>
                  <w:marBottom w:val="0"/>
                  <w:divBdr>
                    <w:top w:val="none" w:sz="0" w:space="0" w:color="auto"/>
                    <w:left w:val="none" w:sz="0" w:space="0" w:color="auto"/>
                    <w:bottom w:val="none" w:sz="0" w:space="0" w:color="auto"/>
                    <w:right w:val="none" w:sz="0" w:space="0" w:color="auto"/>
                  </w:divBdr>
                </w:div>
                <w:div w:id="448206809">
                  <w:marLeft w:val="0"/>
                  <w:marRight w:val="0"/>
                  <w:marTop w:val="0"/>
                  <w:marBottom w:val="0"/>
                  <w:divBdr>
                    <w:top w:val="none" w:sz="0" w:space="0" w:color="auto"/>
                    <w:left w:val="none" w:sz="0" w:space="0" w:color="auto"/>
                    <w:bottom w:val="none" w:sz="0" w:space="0" w:color="auto"/>
                    <w:right w:val="none" w:sz="0" w:space="0" w:color="auto"/>
                  </w:divBdr>
                </w:div>
                <w:div w:id="453208583">
                  <w:marLeft w:val="0"/>
                  <w:marRight w:val="0"/>
                  <w:marTop w:val="0"/>
                  <w:marBottom w:val="0"/>
                  <w:divBdr>
                    <w:top w:val="none" w:sz="0" w:space="0" w:color="auto"/>
                    <w:left w:val="none" w:sz="0" w:space="0" w:color="auto"/>
                    <w:bottom w:val="none" w:sz="0" w:space="0" w:color="auto"/>
                    <w:right w:val="none" w:sz="0" w:space="0" w:color="auto"/>
                  </w:divBdr>
                </w:div>
                <w:div w:id="457336384">
                  <w:marLeft w:val="0"/>
                  <w:marRight w:val="0"/>
                  <w:marTop w:val="0"/>
                  <w:marBottom w:val="0"/>
                  <w:divBdr>
                    <w:top w:val="none" w:sz="0" w:space="0" w:color="auto"/>
                    <w:left w:val="none" w:sz="0" w:space="0" w:color="auto"/>
                    <w:bottom w:val="none" w:sz="0" w:space="0" w:color="auto"/>
                    <w:right w:val="none" w:sz="0" w:space="0" w:color="auto"/>
                  </w:divBdr>
                </w:div>
                <w:div w:id="462503432">
                  <w:marLeft w:val="0"/>
                  <w:marRight w:val="0"/>
                  <w:marTop w:val="0"/>
                  <w:marBottom w:val="0"/>
                  <w:divBdr>
                    <w:top w:val="none" w:sz="0" w:space="0" w:color="auto"/>
                    <w:left w:val="none" w:sz="0" w:space="0" w:color="auto"/>
                    <w:bottom w:val="none" w:sz="0" w:space="0" w:color="auto"/>
                    <w:right w:val="none" w:sz="0" w:space="0" w:color="auto"/>
                  </w:divBdr>
                </w:div>
                <w:div w:id="467362741">
                  <w:marLeft w:val="0"/>
                  <w:marRight w:val="0"/>
                  <w:marTop w:val="0"/>
                  <w:marBottom w:val="0"/>
                  <w:divBdr>
                    <w:top w:val="none" w:sz="0" w:space="0" w:color="auto"/>
                    <w:left w:val="none" w:sz="0" w:space="0" w:color="auto"/>
                    <w:bottom w:val="none" w:sz="0" w:space="0" w:color="auto"/>
                    <w:right w:val="none" w:sz="0" w:space="0" w:color="auto"/>
                  </w:divBdr>
                </w:div>
                <w:div w:id="467630048">
                  <w:marLeft w:val="0"/>
                  <w:marRight w:val="0"/>
                  <w:marTop w:val="0"/>
                  <w:marBottom w:val="0"/>
                  <w:divBdr>
                    <w:top w:val="none" w:sz="0" w:space="0" w:color="auto"/>
                    <w:left w:val="none" w:sz="0" w:space="0" w:color="auto"/>
                    <w:bottom w:val="none" w:sz="0" w:space="0" w:color="auto"/>
                    <w:right w:val="none" w:sz="0" w:space="0" w:color="auto"/>
                  </w:divBdr>
                </w:div>
                <w:div w:id="468280329">
                  <w:marLeft w:val="0"/>
                  <w:marRight w:val="0"/>
                  <w:marTop w:val="0"/>
                  <w:marBottom w:val="0"/>
                  <w:divBdr>
                    <w:top w:val="none" w:sz="0" w:space="0" w:color="auto"/>
                    <w:left w:val="none" w:sz="0" w:space="0" w:color="auto"/>
                    <w:bottom w:val="none" w:sz="0" w:space="0" w:color="auto"/>
                    <w:right w:val="none" w:sz="0" w:space="0" w:color="auto"/>
                  </w:divBdr>
                </w:div>
                <w:div w:id="468938349">
                  <w:marLeft w:val="0"/>
                  <w:marRight w:val="0"/>
                  <w:marTop w:val="0"/>
                  <w:marBottom w:val="0"/>
                  <w:divBdr>
                    <w:top w:val="none" w:sz="0" w:space="0" w:color="auto"/>
                    <w:left w:val="none" w:sz="0" w:space="0" w:color="auto"/>
                    <w:bottom w:val="none" w:sz="0" w:space="0" w:color="auto"/>
                    <w:right w:val="none" w:sz="0" w:space="0" w:color="auto"/>
                  </w:divBdr>
                </w:div>
                <w:div w:id="479926355">
                  <w:marLeft w:val="0"/>
                  <w:marRight w:val="0"/>
                  <w:marTop w:val="0"/>
                  <w:marBottom w:val="0"/>
                  <w:divBdr>
                    <w:top w:val="none" w:sz="0" w:space="0" w:color="auto"/>
                    <w:left w:val="none" w:sz="0" w:space="0" w:color="auto"/>
                    <w:bottom w:val="none" w:sz="0" w:space="0" w:color="auto"/>
                    <w:right w:val="none" w:sz="0" w:space="0" w:color="auto"/>
                  </w:divBdr>
                </w:div>
                <w:div w:id="480925004">
                  <w:marLeft w:val="0"/>
                  <w:marRight w:val="0"/>
                  <w:marTop w:val="0"/>
                  <w:marBottom w:val="0"/>
                  <w:divBdr>
                    <w:top w:val="none" w:sz="0" w:space="0" w:color="auto"/>
                    <w:left w:val="none" w:sz="0" w:space="0" w:color="auto"/>
                    <w:bottom w:val="none" w:sz="0" w:space="0" w:color="auto"/>
                    <w:right w:val="none" w:sz="0" w:space="0" w:color="auto"/>
                  </w:divBdr>
                </w:div>
                <w:div w:id="481040318">
                  <w:marLeft w:val="0"/>
                  <w:marRight w:val="0"/>
                  <w:marTop w:val="0"/>
                  <w:marBottom w:val="0"/>
                  <w:divBdr>
                    <w:top w:val="none" w:sz="0" w:space="0" w:color="auto"/>
                    <w:left w:val="none" w:sz="0" w:space="0" w:color="auto"/>
                    <w:bottom w:val="none" w:sz="0" w:space="0" w:color="auto"/>
                    <w:right w:val="none" w:sz="0" w:space="0" w:color="auto"/>
                  </w:divBdr>
                </w:div>
                <w:div w:id="485439357">
                  <w:marLeft w:val="0"/>
                  <w:marRight w:val="0"/>
                  <w:marTop w:val="0"/>
                  <w:marBottom w:val="0"/>
                  <w:divBdr>
                    <w:top w:val="none" w:sz="0" w:space="0" w:color="auto"/>
                    <w:left w:val="none" w:sz="0" w:space="0" w:color="auto"/>
                    <w:bottom w:val="none" w:sz="0" w:space="0" w:color="auto"/>
                    <w:right w:val="none" w:sz="0" w:space="0" w:color="auto"/>
                  </w:divBdr>
                </w:div>
                <w:div w:id="489641108">
                  <w:marLeft w:val="0"/>
                  <w:marRight w:val="0"/>
                  <w:marTop w:val="0"/>
                  <w:marBottom w:val="0"/>
                  <w:divBdr>
                    <w:top w:val="none" w:sz="0" w:space="0" w:color="auto"/>
                    <w:left w:val="none" w:sz="0" w:space="0" w:color="auto"/>
                    <w:bottom w:val="none" w:sz="0" w:space="0" w:color="auto"/>
                    <w:right w:val="none" w:sz="0" w:space="0" w:color="auto"/>
                  </w:divBdr>
                </w:div>
                <w:div w:id="495799949">
                  <w:marLeft w:val="0"/>
                  <w:marRight w:val="0"/>
                  <w:marTop w:val="0"/>
                  <w:marBottom w:val="0"/>
                  <w:divBdr>
                    <w:top w:val="none" w:sz="0" w:space="0" w:color="auto"/>
                    <w:left w:val="none" w:sz="0" w:space="0" w:color="auto"/>
                    <w:bottom w:val="none" w:sz="0" w:space="0" w:color="auto"/>
                    <w:right w:val="none" w:sz="0" w:space="0" w:color="auto"/>
                  </w:divBdr>
                </w:div>
                <w:div w:id="496847815">
                  <w:marLeft w:val="0"/>
                  <w:marRight w:val="0"/>
                  <w:marTop w:val="0"/>
                  <w:marBottom w:val="0"/>
                  <w:divBdr>
                    <w:top w:val="none" w:sz="0" w:space="0" w:color="auto"/>
                    <w:left w:val="none" w:sz="0" w:space="0" w:color="auto"/>
                    <w:bottom w:val="none" w:sz="0" w:space="0" w:color="auto"/>
                    <w:right w:val="none" w:sz="0" w:space="0" w:color="auto"/>
                  </w:divBdr>
                </w:div>
                <w:div w:id="497427176">
                  <w:marLeft w:val="0"/>
                  <w:marRight w:val="0"/>
                  <w:marTop w:val="0"/>
                  <w:marBottom w:val="0"/>
                  <w:divBdr>
                    <w:top w:val="none" w:sz="0" w:space="0" w:color="auto"/>
                    <w:left w:val="none" w:sz="0" w:space="0" w:color="auto"/>
                    <w:bottom w:val="none" w:sz="0" w:space="0" w:color="auto"/>
                    <w:right w:val="none" w:sz="0" w:space="0" w:color="auto"/>
                  </w:divBdr>
                </w:div>
                <w:div w:id="498159163">
                  <w:marLeft w:val="0"/>
                  <w:marRight w:val="0"/>
                  <w:marTop w:val="0"/>
                  <w:marBottom w:val="0"/>
                  <w:divBdr>
                    <w:top w:val="none" w:sz="0" w:space="0" w:color="auto"/>
                    <w:left w:val="none" w:sz="0" w:space="0" w:color="auto"/>
                    <w:bottom w:val="none" w:sz="0" w:space="0" w:color="auto"/>
                    <w:right w:val="none" w:sz="0" w:space="0" w:color="auto"/>
                  </w:divBdr>
                </w:div>
                <w:div w:id="502165263">
                  <w:marLeft w:val="0"/>
                  <w:marRight w:val="0"/>
                  <w:marTop w:val="0"/>
                  <w:marBottom w:val="0"/>
                  <w:divBdr>
                    <w:top w:val="none" w:sz="0" w:space="0" w:color="auto"/>
                    <w:left w:val="none" w:sz="0" w:space="0" w:color="auto"/>
                    <w:bottom w:val="none" w:sz="0" w:space="0" w:color="auto"/>
                    <w:right w:val="none" w:sz="0" w:space="0" w:color="auto"/>
                  </w:divBdr>
                </w:div>
                <w:div w:id="502671818">
                  <w:marLeft w:val="0"/>
                  <w:marRight w:val="0"/>
                  <w:marTop w:val="0"/>
                  <w:marBottom w:val="0"/>
                  <w:divBdr>
                    <w:top w:val="none" w:sz="0" w:space="0" w:color="auto"/>
                    <w:left w:val="none" w:sz="0" w:space="0" w:color="auto"/>
                    <w:bottom w:val="none" w:sz="0" w:space="0" w:color="auto"/>
                    <w:right w:val="none" w:sz="0" w:space="0" w:color="auto"/>
                  </w:divBdr>
                </w:div>
                <w:div w:id="503085989">
                  <w:marLeft w:val="0"/>
                  <w:marRight w:val="0"/>
                  <w:marTop w:val="0"/>
                  <w:marBottom w:val="0"/>
                  <w:divBdr>
                    <w:top w:val="none" w:sz="0" w:space="0" w:color="auto"/>
                    <w:left w:val="none" w:sz="0" w:space="0" w:color="auto"/>
                    <w:bottom w:val="none" w:sz="0" w:space="0" w:color="auto"/>
                    <w:right w:val="none" w:sz="0" w:space="0" w:color="auto"/>
                  </w:divBdr>
                </w:div>
                <w:div w:id="504053926">
                  <w:marLeft w:val="0"/>
                  <w:marRight w:val="0"/>
                  <w:marTop w:val="0"/>
                  <w:marBottom w:val="0"/>
                  <w:divBdr>
                    <w:top w:val="none" w:sz="0" w:space="0" w:color="auto"/>
                    <w:left w:val="none" w:sz="0" w:space="0" w:color="auto"/>
                    <w:bottom w:val="none" w:sz="0" w:space="0" w:color="auto"/>
                    <w:right w:val="none" w:sz="0" w:space="0" w:color="auto"/>
                  </w:divBdr>
                </w:div>
                <w:div w:id="505369287">
                  <w:marLeft w:val="0"/>
                  <w:marRight w:val="0"/>
                  <w:marTop w:val="0"/>
                  <w:marBottom w:val="0"/>
                  <w:divBdr>
                    <w:top w:val="none" w:sz="0" w:space="0" w:color="auto"/>
                    <w:left w:val="none" w:sz="0" w:space="0" w:color="auto"/>
                    <w:bottom w:val="none" w:sz="0" w:space="0" w:color="auto"/>
                    <w:right w:val="none" w:sz="0" w:space="0" w:color="auto"/>
                  </w:divBdr>
                </w:div>
                <w:div w:id="505632260">
                  <w:marLeft w:val="0"/>
                  <w:marRight w:val="0"/>
                  <w:marTop w:val="0"/>
                  <w:marBottom w:val="0"/>
                  <w:divBdr>
                    <w:top w:val="none" w:sz="0" w:space="0" w:color="auto"/>
                    <w:left w:val="none" w:sz="0" w:space="0" w:color="auto"/>
                    <w:bottom w:val="none" w:sz="0" w:space="0" w:color="auto"/>
                    <w:right w:val="none" w:sz="0" w:space="0" w:color="auto"/>
                  </w:divBdr>
                </w:div>
                <w:div w:id="507135231">
                  <w:marLeft w:val="0"/>
                  <w:marRight w:val="0"/>
                  <w:marTop w:val="0"/>
                  <w:marBottom w:val="0"/>
                  <w:divBdr>
                    <w:top w:val="none" w:sz="0" w:space="0" w:color="auto"/>
                    <w:left w:val="none" w:sz="0" w:space="0" w:color="auto"/>
                    <w:bottom w:val="none" w:sz="0" w:space="0" w:color="auto"/>
                    <w:right w:val="none" w:sz="0" w:space="0" w:color="auto"/>
                  </w:divBdr>
                </w:div>
                <w:div w:id="509493950">
                  <w:marLeft w:val="0"/>
                  <w:marRight w:val="0"/>
                  <w:marTop w:val="0"/>
                  <w:marBottom w:val="0"/>
                  <w:divBdr>
                    <w:top w:val="none" w:sz="0" w:space="0" w:color="auto"/>
                    <w:left w:val="none" w:sz="0" w:space="0" w:color="auto"/>
                    <w:bottom w:val="none" w:sz="0" w:space="0" w:color="auto"/>
                    <w:right w:val="none" w:sz="0" w:space="0" w:color="auto"/>
                  </w:divBdr>
                </w:div>
                <w:div w:id="509569632">
                  <w:marLeft w:val="0"/>
                  <w:marRight w:val="0"/>
                  <w:marTop w:val="0"/>
                  <w:marBottom w:val="0"/>
                  <w:divBdr>
                    <w:top w:val="none" w:sz="0" w:space="0" w:color="auto"/>
                    <w:left w:val="none" w:sz="0" w:space="0" w:color="auto"/>
                    <w:bottom w:val="none" w:sz="0" w:space="0" w:color="auto"/>
                    <w:right w:val="none" w:sz="0" w:space="0" w:color="auto"/>
                  </w:divBdr>
                </w:div>
                <w:div w:id="509761085">
                  <w:marLeft w:val="0"/>
                  <w:marRight w:val="0"/>
                  <w:marTop w:val="0"/>
                  <w:marBottom w:val="0"/>
                  <w:divBdr>
                    <w:top w:val="none" w:sz="0" w:space="0" w:color="auto"/>
                    <w:left w:val="none" w:sz="0" w:space="0" w:color="auto"/>
                    <w:bottom w:val="none" w:sz="0" w:space="0" w:color="auto"/>
                    <w:right w:val="none" w:sz="0" w:space="0" w:color="auto"/>
                  </w:divBdr>
                </w:div>
                <w:div w:id="516045434">
                  <w:marLeft w:val="0"/>
                  <w:marRight w:val="0"/>
                  <w:marTop w:val="0"/>
                  <w:marBottom w:val="0"/>
                  <w:divBdr>
                    <w:top w:val="none" w:sz="0" w:space="0" w:color="auto"/>
                    <w:left w:val="none" w:sz="0" w:space="0" w:color="auto"/>
                    <w:bottom w:val="none" w:sz="0" w:space="0" w:color="auto"/>
                    <w:right w:val="none" w:sz="0" w:space="0" w:color="auto"/>
                  </w:divBdr>
                </w:div>
                <w:div w:id="516967244">
                  <w:marLeft w:val="0"/>
                  <w:marRight w:val="0"/>
                  <w:marTop w:val="0"/>
                  <w:marBottom w:val="0"/>
                  <w:divBdr>
                    <w:top w:val="none" w:sz="0" w:space="0" w:color="auto"/>
                    <w:left w:val="none" w:sz="0" w:space="0" w:color="auto"/>
                    <w:bottom w:val="none" w:sz="0" w:space="0" w:color="auto"/>
                    <w:right w:val="none" w:sz="0" w:space="0" w:color="auto"/>
                  </w:divBdr>
                </w:div>
                <w:div w:id="518281658">
                  <w:marLeft w:val="0"/>
                  <w:marRight w:val="0"/>
                  <w:marTop w:val="0"/>
                  <w:marBottom w:val="0"/>
                  <w:divBdr>
                    <w:top w:val="none" w:sz="0" w:space="0" w:color="auto"/>
                    <w:left w:val="none" w:sz="0" w:space="0" w:color="auto"/>
                    <w:bottom w:val="none" w:sz="0" w:space="0" w:color="auto"/>
                    <w:right w:val="none" w:sz="0" w:space="0" w:color="auto"/>
                  </w:divBdr>
                </w:div>
                <w:div w:id="518979867">
                  <w:marLeft w:val="0"/>
                  <w:marRight w:val="0"/>
                  <w:marTop w:val="0"/>
                  <w:marBottom w:val="0"/>
                  <w:divBdr>
                    <w:top w:val="none" w:sz="0" w:space="0" w:color="auto"/>
                    <w:left w:val="none" w:sz="0" w:space="0" w:color="auto"/>
                    <w:bottom w:val="none" w:sz="0" w:space="0" w:color="auto"/>
                    <w:right w:val="none" w:sz="0" w:space="0" w:color="auto"/>
                  </w:divBdr>
                </w:div>
                <w:div w:id="522978285">
                  <w:marLeft w:val="0"/>
                  <w:marRight w:val="0"/>
                  <w:marTop w:val="0"/>
                  <w:marBottom w:val="0"/>
                  <w:divBdr>
                    <w:top w:val="none" w:sz="0" w:space="0" w:color="auto"/>
                    <w:left w:val="none" w:sz="0" w:space="0" w:color="auto"/>
                    <w:bottom w:val="none" w:sz="0" w:space="0" w:color="auto"/>
                    <w:right w:val="none" w:sz="0" w:space="0" w:color="auto"/>
                  </w:divBdr>
                </w:div>
                <w:div w:id="528227987">
                  <w:marLeft w:val="0"/>
                  <w:marRight w:val="0"/>
                  <w:marTop w:val="0"/>
                  <w:marBottom w:val="0"/>
                  <w:divBdr>
                    <w:top w:val="none" w:sz="0" w:space="0" w:color="auto"/>
                    <w:left w:val="none" w:sz="0" w:space="0" w:color="auto"/>
                    <w:bottom w:val="none" w:sz="0" w:space="0" w:color="auto"/>
                    <w:right w:val="none" w:sz="0" w:space="0" w:color="auto"/>
                  </w:divBdr>
                </w:div>
                <w:div w:id="529606359">
                  <w:marLeft w:val="0"/>
                  <w:marRight w:val="0"/>
                  <w:marTop w:val="0"/>
                  <w:marBottom w:val="0"/>
                  <w:divBdr>
                    <w:top w:val="none" w:sz="0" w:space="0" w:color="auto"/>
                    <w:left w:val="none" w:sz="0" w:space="0" w:color="auto"/>
                    <w:bottom w:val="none" w:sz="0" w:space="0" w:color="auto"/>
                    <w:right w:val="none" w:sz="0" w:space="0" w:color="auto"/>
                  </w:divBdr>
                </w:div>
                <w:div w:id="531066935">
                  <w:marLeft w:val="0"/>
                  <w:marRight w:val="0"/>
                  <w:marTop w:val="0"/>
                  <w:marBottom w:val="0"/>
                  <w:divBdr>
                    <w:top w:val="none" w:sz="0" w:space="0" w:color="auto"/>
                    <w:left w:val="none" w:sz="0" w:space="0" w:color="auto"/>
                    <w:bottom w:val="none" w:sz="0" w:space="0" w:color="auto"/>
                    <w:right w:val="none" w:sz="0" w:space="0" w:color="auto"/>
                  </w:divBdr>
                </w:div>
                <w:div w:id="533158491">
                  <w:marLeft w:val="0"/>
                  <w:marRight w:val="0"/>
                  <w:marTop w:val="0"/>
                  <w:marBottom w:val="0"/>
                  <w:divBdr>
                    <w:top w:val="none" w:sz="0" w:space="0" w:color="auto"/>
                    <w:left w:val="none" w:sz="0" w:space="0" w:color="auto"/>
                    <w:bottom w:val="none" w:sz="0" w:space="0" w:color="auto"/>
                    <w:right w:val="none" w:sz="0" w:space="0" w:color="auto"/>
                  </w:divBdr>
                </w:div>
                <w:div w:id="533344878">
                  <w:marLeft w:val="0"/>
                  <w:marRight w:val="0"/>
                  <w:marTop w:val="0"/>
                  <w:marBottom w:val="0"/>
                  <w:divBdr>
                    <w:top w:val="none" w:sz="0" w:space="0" w:color="auto"/>
                    <w:left w:val="none" w:sz="0" w:space="0" w:color="auto"/>
                    <w:bottom w:val="none" w:sz="0" w:space="0" w:color="auto"/>
                    <w:right w:val="none" w:sz="0" w:space="0" w:color="auto"/>
                  </w:divBdr>
                </w:div>
                <w:div w:id="540047912">
                  <w:marLeft w:val="0"/>
                  <w:marRight w:val="0"/>
                  <w:marTop w:val="0"/>
                  <w:marBottom w:val="0"/>
                  <w:divBdr>
                    <w:top w:val="none" w:sz="0" w:space="0" w:color="auto"/>
                    <w:left w:val="none" w:sz="0" w:space="0" w:color="auto"/>
                    <w:bottom w:val="none" w:sz="0" w:space="0" w:color="auto"/>
                    <w:right w:val="none" w:sz="0" w:space="0" w:color="auto"/>
                  </w:divBdr>
                </w:div>
                <w:div w:id="542597430">
                  <w:marLeft w:val="0"/>
                  <w:marRight w:val="0"/>
                  <w:marTop w:val="0"/>
                  <w:marBottom w:val="0"/>
                  <w:divBdr>
                    <w:top w:val="none" w:sz="0" w:space="0" w:color="auto"/>
                    <w:left w:val="none" w:sz="0" w:space="0" w:color="auto"/>
                    <w:bottom w:val="none" w:sz="0" w:space="0" w:color="auto"/>
                    <w:right w:val="none" w:sz="0" w:space="0" w:color="auto"/>
                  </w:divBdr>
                </w:div>
                <w:div w:id="542644171">
                  <w:marLeft w:val="0"/>
                  <w:marRight w:val="0"/>
                  <w:marTop w:val="0"/>
                  <w:marBottom w:val="0"/>
                  <w:divBdr>
                    <w:top w:val="none" w:sz="0" w:space="0" w:color="auto"/>
                    <w:left w:val="none" w:sz="0" w:space="0" w:color="auto"/>
                    <w:bottom w:val="none" w:sz="0" w:space="0" w:color="auto"/>
                    <w:right w:val="none" w:sz="0" w:space="0" w:color="auto"/>
                  </w:divBdr>
                </w:div>
                <w:div w:id="553351688">
                  <w:marLeft w:val="0"/>
                  <w:marRight w:val="0"/>
                  <w:marTop w:val="0"/>
                  <w:marBottom w:val="0"/>
                  <w:divBdr>
                    <w:top w:val="none" w:sz="0" w:space="0" w:color="auto"/>
                    <w:left w:val="none" w:sz="0" w:space="0" w:color="auto"/>
                    <w:bottom w:val="none" w:sz="0" w:space="0" w:color="auto"/>
                    <w:right w:val="none" w:sz="0" w:space="0" w:color="auto"/>
                  </w:divBdr>
                </w:div>
                <w:div w:id="554395099">
                  <w:marLeft w:val="0"/>
                  <w:marRight w:val="0"/>
                  <w:marTop w:val="0"/>
                  <w:marBottom w:val="0"/>
                  <w:divBdr>
                    <w:top w:val="none" w:sz="0" w:space="0" w:color="auto"/>
                    <w:left w:val="none" w:sz="0" w:space="0" w:color="auto"/>
                    <w:bottom w:val="none" w:sz="0" w:space="0" w:color="auto"/>
                    <w:right w:val="none" w:sz="0" w:space="0" w:color="auto"/>
                  </w:divBdr>
                </w:div>
                <w:div w:id="555355602">
                  <w:marLeft w:val="0"/>
                  <w:marRight w:val="0"/>
                  <w:marTop w:val="0"/>
                  <w:marBottom w:val="0"/>
                  <w:divBdr>
                    <w:top w:val="none" w:sz="0" w:space="0" w:color="auto"/>
                    <w:left w:val="none" w:sz="0" w:space="0" w:color="auto"/>
                    <w:bottom w:val="none" w:sz="0" w:space="0" w:color="auto"/>
                    <w:right w:val="none" w:sz="0" w:space="0" w:color="auto"/>
                  </w:divBdr>
                </w:div>
                <w:div w:id="557011519">
                  <w:marLeft w:val="0"/>
                  <w:marRight w:val="0"/>
                  <w:marTop w:val="0"/>
                  <w:marBottom w:val="0"/>
                  <w:divBdr>
                    <w:top w:val="none" w:sz="0" w:space="0" w:color="auto"/>
                    <w:left w:val="none" w:sz="0" w:space="0" w:color="auto"/>
                    <w:bottom w:val="none" w:sz="0" w:space="0" w:color="auto"/>
                    <w:right w:val="none" w:sz="0" w:space="0" w:color="auto"/>
                  </w:divBdr>
                </w:div>
                <w:div w:id="558439720">
                  <w:marLeft w:val="0"/>
                  <w:marRight w:val="0"/>
                  <w:marTop w:val="0"/>
                  <w:marBottom w:val="0"/>
                  <w:divBdr>
                    <w:top w:val="none" w:sz="0" w:space="0" w:color="auto"/>
                    <w:left w:val="none" w:sz="0" w:space="0" w:color="auto"/>
                    <w:bottom w:val="none" w:sz="0" w:space="0" w:color="auto"/>
                    <w:right w:val="none" w:sz="0" w:space="0" w:color="auto"/>
                  </w:divBdr>
                </w:div>
                <w:div w:id="562445363">
                  <w:marLeft w:val="0"/>
                  <w:marRight w:val="0"/>
                  <w:marTop w:val="0"/>
                  <w:marBottom w:val="0"/>
                  <w:divBdr>
                    <w:top w:val="none" w:sz="0" w:space="0" w:color="auto"/>
                    <w:left w:val="none" w:sz="0" w:space="0" w:color="auto"/>
                    <w:bottom w:val="none" w:sz="0" w:space="0" w:color="auto"/>
                    <w:right w:val="none" w:sz="0" w:space="0" w:color="auto"/>
                  </w:divBdr>
                </w:div>
                <w:div w:id="562447594">
                  <w:marLeft w:val="0"/>
                  <w:marRight w:val="0"/>
                  <w:marTop w:val="0"/>
                  <w:marBottom w:val="0"/>
                  <w:divBdr>
                    <w:top w:val="none" w:sz="0" w:space="0" w:color="auto"/>
                    <w:left w:val="none" w:sz="0" w:space="0" w:color="auto"/>
                    <w:bottom w:val="none" w:sz="0" w:space="0" w:color="auto"/>
                    <w:right w:val="none" w:sz="0" w:space="0" w:color="auto"/>
                  </w:divBdr>
                </w:div>
                <w:div w:id="571503498">
                  <w:marLeft w:val="0"/>
                  <w:marRight w:val="0"/>
                  <w:marTop w:val="0"/>
                  <w:marBottom w:val="0"/>
                  <w:divBdr>
                    <w:top w:val="none" w:sz="0" w:space="0" w:color="auto"/>
                    <w:left w:val="none" w:sz="0" w:space="0" w:color="auto"/>
                    <w:bottom w:val="none" w:sz="0" w:space="0" w:color="auto"/>
                    <w:right w:val="none" w:sz="0" w:space="0" w:color="auto"/>
                  </w:divBdr>
                </w:div>
                <w:div w:id="571819564">
                  <w:marLeft w:val="0"/>
                  <w:marRight w:val="0"/>
                  <w:marTop w:val="0"/>
                  <w:marBottom w:val="0"/>
                  <w:divBdr>
                    <w:top w:val="none" w:sz="0" w:space="0" w:color="auto"/>
                    <w:left w:val="none" w:sz="0" w:space="0" w:color="auto"/>
                    <w:bottom w:val="none" w:sz="0" w:space="0" w:color="auto"/>
                    <w:right w:val="none" w:sz="0" w:space="0" w:color="auto"/>
                  </w:divBdr>
                </w:div>
                <w:div w:id="572005504">
                  <w:marLeft w:val="0"/>
                  <w:marRight w:val="0"/>
                  <w:marTop w:val="0"/>
                  <w:marBottom w:val="0"/>
                  <w:divBdr>
                    <w:top w:val="none" w:sz="0" w:space="0" w:color="auto"/>
                    <w:left w:val="none" w:sz="0" w:space="0" w:color="auto"/>
                    <w:bottom w:val="none" w:sz="0" w:space="0" w:color="auto"/>
                    <w:right w:val="none" w:sz="0" w:space="0" w:color="auto"/>
                  </w:divBdr>
                </w:div>
                <w:div w:id="572936129">
                  <w:marLeft w:val="0"/>
                  <w:marRight w:val="0"/>
                  <w:marTop w:val="0"/>
                  <w:marBottom w:val="0"/>
                  <w:divBdr>
                    <w:top w:val="none" w:sz="0" w:space="0" w:color="auto"/>
                    <w:left w:val="none" w:sz="0" w:space="0" w:color="auto"/>
                    <w:bottom w:val="none" w:sz="0" w:space="0" w:color="auto"/>
                    <w:right w:val="none" w:sz="0" w:space="0" w:color="auto"/>
                  </w:divBdr>
                </w:div>
                <w:div w:id="573128869">
                  <w:marLeft w:val="0"/>
                  <w:marRight w:val="0"/>
                  <w:marTop w:val="0"/>
                  <w:marBottom w:val="0"/>
                  <w:divBdr>
                    <w:top w:val="none" w:sz="0" w:space="0" w:color="auto"/>
                    <w:left w:val="none" w:sz="0" w:space="0" w:color="auto"/>
                    <w:bottom w:val="none" w:sz="0" w:space="0" w:color="auto"/>
                    <w:right w:val="none" w:sz="0" w:space="0" w:color="auto"/>
                  </w:divBdr>
                </w:div>
                <w:div w:id="573705195">
                  <w:marLeft w:val="0"/>
                  <w:marRight w:val="0"/>
                  <w:marTop w:val="0"/>
                  <w:marBottom w:val="0"/>
                  <w:divBdr>
                    <w:top w:val="none" w:sz="0" w:space="0" w:color="auto"/>
                    <w:left w:val="none" w:sz="0" w:space="0" w:color="auto"/>
                    <w:bottom w:val="none" w:sz="0" w:space="0" w:color="auto"/>
                    <w:right w:val="none" w:sz="0" w:space="0" w:color="auto"/>
                  </w:divBdr>
                </w:div>
                <w:div w:id="575209756">
                  <w:marLeft w:val="0"/>
                  <w:marRight w:val="0"/>
                  <w:marTop w:val="0"/>
                  <w:marBottom w:val="0"/>
                  <w:divBdr>
                    <w:top w:val="none" w:sz="0" w:space="0" w:color="auto"/>
                    <w:left w:val="none" w:sz="0" w:space="0" w:color="auto"/>
                    <w:bottom w:val="none" w:sz="0" w:space="0" w:color="auto"/>
                    <w:right w:val="none" w:sz="0" w:space="0" w:color="auto"/>
                  </w:divBdr>
                </w:div>
                <w:div w:id="576786506">
                  <w:marLeft w:val="0"/>
                  <w:marRight w:val="0"/>
                  <w:marTop w:val="0"/>
                  <w:marBottom w:val="0"/>
                  <w:divBdr>
                    <w:top w:val="none" w:sz="0" w:space="0" w:color="auto"/>
                    <w:left w:val="none" w:sz="0" w:space="0" w:color="auto"/>
                    <w:bottom w:val="none" w:sz="0" w:space="0" w:color="auto"/>
                    <w:right w:val="none" w:sz="0" w:space="0" w:color="auto"/>
                  </w:divBdr>
                </w:div>
                <w:div w:id="581254703">
                  <w:marLeft w:val="0"/>
                  <w:marRight w:val="0"/>
                  <w:marTop w:val="0"/>
                  <w:marBottom w:val="0"/>
                  <w:divBdr>
                    <w:top w:val="none" w:sz="0" w:space="0" w:color="auto"/>
                    <w:left w:val="none" w:sz="0" w:space="0" w:color="auto"/>
                    <w:bottom w:val="none" w:sz="0" w:space="0" w:color="auto"/>
                    <w:right w:val="none" w:sz="0" w:space="0" w:color="auto"/>
                  </w:divBdr>
                </w:div>
                <w:div w:id="581719759">
                  <w:marLeft w:val="0"/>
                  <w:marRight w:val="0"/>
                  <w:marTop w:val="0"/>
                  <w:marBottom w:val="0"/>
                  <w:divBdr>
                    <w:top w:val="none" w:sz="0" w:space="0" w:color="auto"/>
                    <w:left w:val="none" w:sz="0" w:space="0" w:color="auto"/>
                    <w:bottom w:val="none" w:sz="0" w:space="0" w:color="auto"/>
                    <w:right w:val="none" w:sz="0" w:space="0" w:color="auto"/>
                  </w:divBdr>
                </w:div>
                <w:div w:id="583029447">
                  <w:marLeft w:val="0"/>
                  <w:marRight w:val="0"/>
                  <w:marTop w:val="0"/>
                  <w:marBottom w:val="0"/>
                  <w:divBdr>
                    <w:top w:val="none" w:sz="0" w:space="0" w:color="auto"/>
                    <w:left w:val="none" w:sz="0" w:space="0" w:color="auto"/>
                    <w:bottom w:val="none" w:sz="0" w:space="0" w:color="auto"/>
                    <w:right w:val="none" w:sz="0" w:space="0" w:color="auto"/>
                  </w:divBdr>
                </w:div>
                <w:div w:id="585266915">
                  <w:marLeft w:val="0"/>
                  <w:marRight w:val="0"/>
                  <w:marTop w:val="0"/>
                  <w:marBottom w:val="0"/>
                  <w:divBdr>
                    <w:top w:val="none" w:sz="0" w:space="0" w:color="auto"/>
                    <w:left w:val="none" w:sz="0" w:space="0" w:color="auto"/>
                    <w:bottom w:val="none" w:sz="0" w:space="0" w:color="auto"/>
                    <w:right w:val="none" w:sz="0" w:space="0" w:color="auto"/>
                  </w:divBdr>
                </w:div>
                <w:div w:id="585502331">
                  <w:marLeft w:val="0"/>
                  <w:marRight w:val="0"/>
                  <w:marTop w:val="0"/>
                  <w:marBottom w:val="0"/>
                  <w:divBdr>
                    <w:top w:val="none" w:sz="0" w:space="0" w:color="auto"/>
                    <w:left w:val="none" w:sz="0" w:space="0" w:color="auto"/>
                    <w:bottom w:val="none" w:sz="0" w:space="0" w:color="auto"/>
                    <w:right w:val="none" w:sz="0" w:space="0" w:color="auto"/>
                  </w:divBdr>
                </w:div>
                <w:div w:id="587735568">
                  <w:marLeft w:val="0"/>
                  <w:marRight w:val="0"/>
                  <w:marTop w:val="0"/>
                  <w:marBottom w:val="0"/>
                  <w:divBdr>
                    <w:top w:val="none" w:sz="0" w:space="0" w:color="auto"/>
                    <w:left w:val="none" w:sz="0" w:space="0" w:color="auto"/>
                    <w:bottom w:val="none" w:sz="0" w:space="0" w:color="auto"/>
                    <w:right w:val="none" w:sz="0" w:space="0" w:color="auto"/>
                  </w:divBdr>
                </w:div>
                <w:div w:id="588927223">
                  <w:marLeft w:val="0"/>
                  <w:marRight w:val="0"/>
                  <w:marTop w:val="0"/>
                  <w:marBottom w:val="0"/>
                  <w:divBdr>
                    <w:top w:val="none" w:sz="0" w:space="0" w:color="auto"/>
                    <w:left w:val="none" w:sz="0" w:space="0" w:color="auto"/>
                    <w:bottom w:val="none" w:sz="0" w:space="0" w:color="auto"/>
                    <w:right w:val="none" w:sz="0" w:space="0" w:color="auto"/>
                  </w:divBdr>
                </w:div>
                <w:div w:id="590310718">
                  <w:marLeft w:val="0"/>
                  <w:marRight w:val="0"/>
                  <w:marTop w:val="0"/>
                  <w:marBottom w:val="0"/>
                  <w:divBdr>
                    <w:top w:val="none" w:sz="0" w:space="0" w:color="auto"/>
                    <w:left w:val="none" w:sz="0" w:space="0" w:color="auto"/>
                    <w:bottom w:val="none" w:sz="0" w:space="0" w:color="auto"/>
                    <w:right w:val="none" w:sz="0" w:space="0" w:color="auto"/>
                  </w:divBdr>
                </w:div>
                <w:div w:id="590310761">
                  <w:marLeft w:val="0"/>
                  <w:marRight w:val="0"/>
                  <w:marTop w:val="0"/>
                  <w:marBottom w:val="0"/>
                  <w:divBdr>
                    <w:top w:val="none" w:sz="0" w:space="0" w:color="auto"/>
                    <w:left w:val="none" w:sz="0" w:space="0" w:color="auto"/>
                    <w:bottom w:val="none" w:sz="0" w:space="0" w:color="auto"/>
                    <w:right w:val="none" w:sz="0" w:space="0" w:color="auto"/>
                  </w:divBdr>
                </w:div>
                <w:div w:id="595018009">
                  <w:marLeft w:val="0"/>
                  <w:marRight w:val="0"/>
                  <w:marTop w:val="0"/>
                  <w:marBottom w:val="0"/>
                  <w:divBdr>
                    <w:top w:val="none" w:sz="0" w:space="0" w:color="auto"/>
                    <w:left w:val="none" w:sz="0" w:space="0" w:color="auto"/>
                    <w:bottom w:val="none" w:sz="0" w:space="0" w:color="auto"/>
                    <w:right w:val="none" w:sz="0" w:space="0" w:color="auto"/>
                  </w:divBdr>
                </w:div>
                <w:div w:id="595284109">
                  <w:marLeft w:val="0"/>
                  <w:marRight w:val="0"/>
                  <w:marTop w:val="0"/>
                  <w:marBottom w:val="0"/>
                  <w:divBdr>
                    <w:top w:val="none" w:sz="0" w:space="0" w:color="auto"/>
                    <w:left w:val="none" w:sz="0" w:space="0" w:color="auto"/>
                    <w:bottom w:val="none" w:sz="0" w:space="0" w:color="auto"/>
                    <w:right w:val="none" w:sz="0" w:space="0" w:color="auto"/>
                  </w:divBdr>
                </w:div>
                <w:div w:id="595752518">
                  <w:marLeft w:val="0"/>
                  <w:marRight w:val="0"/>
                  <w:marTop w:val="0"/>
                  <w:marBottom w:val="0"/>
                  <w:divBdr>
                    <w:top w:val="none" w:sz="0" w:space="0" w:color="auto"/>
                    <w:left w:val="none" w:sz="0" w:space="0" w:color="auto"/>
                    <w:bottom w:val="none" w:sz="0" w:space="0" w:color="auto"/>
                    <w:right w:val="none" w:sz="0" w:space="0" w:color="auto"/>
                  </w:divBdr>
                </w:div>
                <w:div w:id="598175116">
                  <w:marLeft w:val="0"/>
                  <w:marRight w:val="0"/>
                  <w:marTop w:val="0"/>
                  <w:marBottom w:val="0"/>
                  <w:divBdr>
                    <w:top w:val="none" w:sz="0" w:space="0" w:color="auto"/>
                    <w:left w:val="none" w:sz="0" w:space="0" w:color="auto"/>
                    <w:bottom w:val="none" w:sz="0" w:space="0" w:color="auto"/>
                    <w:right w:val="none" w:sz="0" w:space="0" w:color="auto"/>
                  </w:divBdr>
                </w:div>
                <w:div w:id="600259577">
                  <w:marLeft w:val="0"/>
                  <w:marRight w:val="0"/>
                  <w:marTop w:val="0"/>
                  <w:marBottom w:val="0"/>
                  <w:divBdr>
                    <w:top w:val="none" w:sz="0" w:space="0" w:color="auto"/>
                    <w:left w:val="none" w:sz="0" w:space="0" w:color="auto"/>
                    <w:bottom w:val="none" w:sz="0" w:space="0" w:color="auto"/>
                    <w:right w:val="none" w:sz="0" w:space="0" w:color="auto"/>
                  </w:divBdr>
                </w:div>
                <w:div w:id="601885027">
                  <w:marLeft w:val="0"/>
                  <w:marRight w:val="0"/>
                  <w:marTop w:val="0"/>
                  <w:marBottom w:val="0"/>
                  <w:divBdr>
                    <w:top w:val="none" w:sz="0" w:space="0" w:color="auto"/>
                    <w:left w:val="none" w:sz="0" w:space="0" w:color="auto"/>
                    <w:bottom w:val="none" w:sz="0" w:space="0" w:color="auto"/>
                    <w:right w:val="none" w:sz="0" w:space="0" w:color="auto"/>
                  </w:divBdr>
                </w:div>
                <w:div w:id="603147433">
                  <w:marLeft w:val="0"/>
                  <w:marRight w:val="0"/>
                  <w:marTop w:val="0"/>
                  <w:marBottom w:val="0"/>
                  <w:divBdr>
                    <w:top w:val="none" w:sz="0" w:space="0" w:color="auto"/>
                    <w:left w:val="none" w:sz="0" w:space="0" w:color="auto"/>
                    <w:bottom w:val="none" w:sz="0" w:space="0" w:color="auto"/>
                    <w:right w:val="none" w:sz="0" w:space="0" w:color="auto"/>
                  </w:divBdr>
                </w:div>
                <w:div w:id="603264618">
                  <w:marLeft w:val="0"/>
                  <w:marRight w:val="0"/>
                  <w:marTop w:val="0"/>
                  <w:marBottom w:val="0"/>
                  <w:divBdr>
                    <w:top w:val="none" w:sz="0" w:space="0" w:color="auto"/>
                    <w:left w:val="none" w:sz="0" w:space="0" w:color="auto"/>
                    <w:bottom w:val="none" w:sz="0" w:space="0" w:color="auto"/>
                    <w:right w:val="none" w:sz="0" w:space="0" w:color="auto"/>
                  </w:divBdr>
                </w:div>
                <w:div w:id="608199803">
                  <w:marLeft w:val="0"/>
                  <w:marRight w:val="0"/>
                  <w:marTop w:val="0"/>
                  <w:marBottom w:val="0"/>
                  <w:divBdr>
                    <w:top w:val="none" w:sz="0" w:space="0" w:color="auto"/>
                    <w:left w:val="none" w:sz="0" w:space="0" w:color="auto"/>
                    <w:bottom w:val="none" w:sz="0" w:space="0" w:color="auto"/>
                    <w:right w:val="none" w:sz="0" w:space="0" w:color="auto"/>
                  </w:divBdr>
                </w:div>
                <w:div w:id="608926818">
                  <w:marLeft w:val="0"/>
                  <w:marRight w:val="0"/>
                  <w:marTop w:val="0"/>
                  <w:marBottom w:val="0"/>
                  <w:divBdr>
                    <w:top w:val="none" w:sz="0" w:space="0" w:color="auto"/>
                    <w:left w:val="none" w:sz="0" w:space="0" w:color="auto"/>
                    <w:bottom w:val="none" w:sz="0" w:space="0" w:color="auto"/>
                    <w:right w:val="none" w:sz="0" w:space="0" w:color="auto"/>
                  </w:divBdr>
                </w:div>
                <w:div w:id="610013875">
                  <w:marLeft w:val="0"/>
                  <w:marRight w:val="0"/>
                  <w:marTop w:val="0"/>
                  <w:marBottom w:val="0"/>
                  <w:divBdr>
                    <w:top w:val="none" w:sz="0" w:space="0" w:color="auto"/>
                    <w:left w:val="none" w:sz="0" w:space="0" w:color="auto"/>
                    <w:bottom w:val="none" w:sz="0" w:space="0" w:color="auto"/>
                    <w:right w:val="none" w:sz="0" w:space="0" w:color="auto"/>
                  </w:divBdr>
                </w:div>
                <w:div w:id="610552801">
                  <w:marLeft w:val="0"/>
                  <w:marRight w:val="0"/>
                  <w:marTop w:val="0"/>
                  <w:marBottom w:val="0"/>
                  <w:divBdr>
                    <w:top w:val="none" w:sz="0" w:space="0" w:color="auto"/>
                    <w:left w:val="none" w:sz="0" w:space="0" w:color="auto"/>
                    <w:bottom w:val="none" w:sz="0" w:space="0" w:color="auto"/>
                    <w:right w:val="none" w:sz="0" w:space="0" w:color="auto"/>
                  </w:divBdr>
                </w:div>
                <w:div w:id="612633721">
                  <w:marLeft w:val="0"/>
                  <w:marRight w:val="0"/>
                  <w:marTop w:val="0"/>
                  <w:marBottom w:val="0"/>
                  <w:divBdr>
                    <w:top w:val="none" w:sz="0" w:space="0" w:color="auto"/>
                    <w:left w:val="none" w:sz="0" w:space="0" w:color="auto"/>
                    <w:bottom w:val="none" w:sz="0" w:space="0" w:color="auto"/>
                    <w:right w:val="none" w:sz="0" w:space="0" w:color="auto"/>
                  </w:divBdr>
                </w:div>
                <w:div w:id="612638454">
                  <w:marLeft w:val="0"/>
                  <w:marRight w:val="0"/>
                  <w:marTop w:val="0"/>
                  <w:marBottom w:val="0"/>
                  <w:divBdr>
                    <w:top w:val="none" w:sz="0" w:space="0" w:color="auto"/>
                    <w:left w:val="none" w:sz="0" w:space="0" w:color="auto"/>
                    <w:bottom w:val="none" w:sz="0" w:space="0" w:color="auto"/>
                    <w:right w:val="none" w:sz="0" w:space="0" w:color="auto"/>
                  </w:divBdr>
                </w:div>
                <w:div w:id="615990666">
                  <w:marLeft w:val="0"/>
                  <w:marRight w:val="0"/>
                  <w:marTop w:val="0"/>
                  <w:marBottom w:val="0"/>
                  <w:divBdr>
                    <w:top w:val="none" w:sz="0" w:space="0" w:color="auto"/>
                    <w:left w:val="none" w:sz="0" w:space="0" w:color="auto"/>
                    <w:bottom w:val="none" w:sz="0" w:space="0" w:color="auto"/>
                    <w:right w:val="none" w:sz="0" w:space="0" w:color="auto"/>
                  </w:divBdr>
                </w:div>
                <w:div w:id="623392961">
                  <w:marLeft w:val="0"/>
                  <w:marRight w:val="0"/>
                  <w:marTop w:val="0"/>
                  <w:marBottom w:val="0"/>
                  <w:divBdr>
                    <w:top w:val="none" w:sz="0" w:space="0" w:color="auto"/>
                    <w:left w:val="none" w:sz="0" w:space="0" w:color="auto"/>
                    <w:bottom w:val="none" w:sz="0" w:space="0" w:color="auto"/>
                    <w:right w:val="none" w:sz="0" w:space="0" w:color="auto"/>
                  </w:divBdr>
                </w:div>
                <w:div w:id="623661457">
                  <w:marLeft w:val="0"/>
                  <w:marRight w:val="0"/>
                  <w:marTop w:val="0"/>
                  <w:marBottom w:val="0"/>
                  <w:divBdr>
                    <w:top w:val="none" w:sz="0" w:space="0" w:color="auto"/>
                    <w:left w:val="none" w:sz="0" w:space="0" w:color="auto"/>
                    <w:bottom w:val="none" w:sz="0" w:space="0" w:color="auto"/>
                    <w:right w:val="none" w:sz="0" w:space="0" w:color="auto"/>
                  </w:divBdr>
                </w:div>
                <w:div w:id="625701978">
                  <w:marLeft w:val="0"/>
                  <w:marRight w:val="0"/>
                  <w:marTop w:val="0"/>
                  <w:marBottom w:val="0"/>
                  <w:divBdr>
                    <w:top w:val="none" w:sz="0" w:space="0" w:color="auto"/>
                    <w:left w:val="none" w:sz="0" w:space="0" w:color="auto"/>
                    <w:bottom w:val="none" w:sz="0" w:space="0" w:color="auto"/>
                    <w:right w:val="none" w:sz="0" w:space="0" w:color="auto"/>
                  </w:divBdr>
                </w:div>
                <w:div w:id="627122505">
                  <w:marLeft w:val="0"/>
                  <w:marRight w:val="0"/>
                  <w:marTop w:val="0"/>
                  <w:marBottom w:val="0"/>
                  <w:divBdr>
                    <w:top w:val="none" w:sz="0" w:space="0" w:color="auto"/>
                    <w:left w:val="none" w:sz="0" w:space="0" w:color="auto"/>
                    <w:bottom w:val="none" w:sz="0" w:space="0" w:color="auto"/>
                    <w:right w:val="none" w:sz="0" w:space="0" w:color="auto"/>
                  </w:divBdr>
                </w:div>
                <w:div w:id="631254151">
                  <w:marLeft w:val="0"/>
                  <w:marRight w:val="0"/>
                  <w:marTop w:val="0"/>
                  <w:marBottom w:val="0"/>
                  <w:divBdr>
                    <w:top w:val="none" w:sz="0" w:space="0" w:color="auto"/>
                    <w:left w:val="none" w:sz="0" w:space="0" w:color="auto"/>
                    <w:bottom w:val="none" w:sz="0" w:space="0" w:color="auto"/>
                    <w:right w:val="none" w:sz="0" w:space="0" w:color="auto"/>
                  </w:divBdr>
                </w:div>
                <w:div w:id="631523483">
                  <w:marLeft w:val="0"/>
                  <w:marRight w:val="0"/>
                  <w:marTop w:val="0"/>
                  <w:marBottom w:val="0"/>
                  <w:divBdr>
                    <w:top w:val="none" w:sz="0" w:space="0" w:color="auto"/>
                    <w:left w:val="none" w:sz="0" w:space="0" w:color="auto"/>
                    <w:bottom w:val="none" w:sz="0" w:space="0" w:color="auto"/>
                    <w:right w:val="none" w:sz="0" w:space="0" w:color="auto"/>
                  </w:divBdr>
                </w:div>
                <w:div w:id="632906128">
                  <w:marLeft w:val="0"/>
                  <w:marRight w:val="0"/>
                  <w:marTop w:val="0"/>
                  <w:marBottom w:val="0"/>
                  <w:divBdr>
                    <w:top w:val="none" w:sz="0" w:space="0" w:color="auto"/>
                    <w:left w:val="none" w:sz="0" w:space="0" w:color="auto"/>
                    <w:bottom w:val="none" w:sz="0" w:space="0" w:color="auto"/>
                    <w:right w:val="none" w:sz="0" w:space="0" w:color="auto"/>
                  </w:divBdr>
                </w:div>
                <w:div w:id="633028692">
                  <w:marLeft w:val="0"/>
                  <w:marRight w:val="0"/>
                  <w:marTop w:val="0"/>
                  <w:marBottom w:val="0"/>
                  <w:divBdr>
                    <w:top w:val="none" w:sz="0" w:space="0" w:color="auto"/>
                    <w:left w:val="none" w:sz="0" w:space="0" w:color="auto"/>
                    <w:bottom w:val="none" w:sz="0" w:space="0" w:color="auto"/>
                    <w:right w:val="none" w:sz="0" w:space="0" w:color="auto"/>
                  </w:divBdr>
                </w:div>
                <w:div w:id="633101825">
                  <w:marLeft w:val="0"/>
                  <w:marRight w:val="0"/>
                  <w:marTop w:val="0"/>
                  <w:marBottom w:val="0"/>
                  <w:divBdr>
                    <w:top w:val="none" w:sz="0" w:space="0" w:color="auto"/>
                    <w:left w:val="none" w:sz="0" w:space="0" w:color="auto"/>
                    <w:bottom w:val="none" w:sz="0" w:space="0" w:color="auto"/>
                    <w:right w:val="none" w:sz="0" w:space="0" w:color="auto"/>
                  </w:divBdr>
                </w:div>
                <w:div w:id="637151514">
                  <w:marLeft w:val="0"/>
                  <w:marRight w:val="0"/>
                  <w:marTop w:val="0"/>
                  <w:marBottom w:val="0"/>
                  <w:divBdr>
                    <w:top w:val="none" w:sz="0" w:space="0" w:color="auto"/>
                    <w:left w:val="none" w:sz="0" w:space="0" w:color="auto"/>
                    <w:bottom w:val="none" w:sz="0" w:space="0" w:color="auto"/>
                    <w:right w:val="none" w:sz="0" w:space="0" w:color="auto"/>
                  </w:divBdr>
                </w:div>
                <w:div w:id="638413931">
                  <w:marLeft w:val="0"/>
                  <w:marRight w:val="0"/>
                  <w:marTop w:val="0"/>
                  <w:marBottom w:val="0"/>
                  <w:divBdr>
                    <w:top w:val="none" w:sz="0" w:space="0" w:color="auto"/>
                    <w:left w:val="none" w:sz="0" w:space="0" w:color="auto"/>
                    <w:bottom w:val="none" w:sz="0" w:space="0" w:color="auto"/>
                    <w:right w:val="none" w:sz="0" w:space="0" w:color="auto"/>
                  </w:divBdr>
                </w:div>
                <w:div w:id="639189745">
                  <w:marLeft w:val="0"/>
                  <w:marRight w:val="0"/>
                  <w:marTop w:val="0"/>
                  <w:marBottom w:val="0"/>
                  <w:divBdr>
                    <w:top w:val="none" w:sz="0" w:space="0" w:color="auto"/>
                    <w:left w:val="none" w:sz="0" w:space="0" w:color="auto"/>
                    <w:bottom w:val="none" w:sz="0" w:space="0" w:color="auto"/>
                    <w:right w:val="none" w:sz="0" w:space="0" w:color="auto"/>
                  </w:divBdr>
                </w:div>
                <w:div w:id="644897057">
                  <w:marLeft w:val="0"/>
                  <w:marRight w:val="0"/>
                  <w:marTop w:val="0"/>
                  <w:marBottom w:val="0"/>
                  <w:divBdr>
                    <w:top w:val="none" w:sz="0" w:space="0" w:color="auto"/>
                    <w:left w:val="none" w:sz="0" w:space="0" w:color="auto"/>
                    <w:bottom w:val="none" w:sz="0" w:space="0" w:color="auto"/>
                    <w:right w:val="none" w:sz="0" w:space="0" w:color="auto"/>
                  </w:divBdr>
                </w:div>
                <w:div w:id="646478433">
                  <w:marLeft w:val="0"/>
                  <w:marRight w:val="0"/>
                  <w:marTop w:val="0"/>
                  <w:marBottom w:val="0"/>
                  <w:divBdr>
                    <w:top w:val="none" w:sz="0" w:space="0" w:color="auto"/>
                    <w:left w:val="none" w:sz="0" w:space="0" w:color="auto"/>
                    <w:bottom w:val="none" w:sz="0" w:space="0" w:color="auto"/>
                    <w:right w:val="none" w:sz="0" w:space="0" w:color="auto"/>
                  </w:divBdr>
                </w:div>
                <w:div w:id="648704364">
                  <w:marLeft w:val="0"/>
                  <w:marRight w:val="0"/>
                  <w:marTop w:val="0"/>
                  <w:marBottom w:val="0"/>
                  <w:divBdr>
                    <w:top w:val="none" w:sz="0" w:space="0" w:color="auto"/>
                    <w:left w:val="none" w:sz="0" w:space="0" w:color="auto"/>
                    <w:bottom w:val="none" w:sz="0" w:space="0" w:color="auto"/>
                    <w:right w:val="none" w:sz="0" w:space="0" w:color="auto"/>
                  </w:divBdr>
                </w:div>
                <w:div w:id="650254476">
                  <w:marLeft w:val="0"/>
                  <w:marRight w:val="0"/>
                  <w:marTop w:val="0"/>
                  <w:marBottom w:val="0"/>
                  <w:divBdr>
                    <w:top w:val="none" w:sz="0" w:space="0" w:color="auto"/>
                    <w:left w:val="none" w:sz="0" w:space="0" w:color="auto"/>
                    <w:bottom w:val="none" w:sz="0" w:space="0" w:color="auto"/>
                    <w:right w:val="none" w:sz="0" w:space="0" w:color="auto"/>
                  </w:divBdr>
                </w:div>
                <w:div w:id="651493766">
                  <w:marLeft w:val="0"/>
                  <w:marRight w:val="0"/>
                  <w:marTop w:val="0"/>
                  <w:marBottom w:val="0"/>
                  <w:divBdr>
                    <w:top w:val="none" w:sz="0" w:space="0" w:color="auto"/>
                    <w:left w:val="none" w:sz="0" w:space="0" w:color="auto"/>
                    <w:bottom w:val="none" w:sz="0" w:space="0" w:color="auto"/>
                    <w:right w:val="none" w:sz="0" w:space="0" w:color="auto"/>
                  </w:divBdr>
                </w:div>
                <w:div w:id="653487172">
                  <w:marLeft w:val="0"/>
                  <w:marRight w:val="0"/>
                  <w:marTop w:val="0"/>
                  <w:marBottom w:val="0"/>
                  <w:divBdr>
                    <w:top w:val="none" w:sz="0" w:space="0" w:color="auto"/>
                    <w:left w:val="none" w:sz="0" w:space="0" w:color="auto"/>
                    <w:bottom w:val="none" w:sz="0" w:space="0" w:color="auto"/>
                    <w:right w:val="none" w:sz="0" w:space="0" w:color="auto"/>
                  </w:divBdr>
                </w:div>
                <w:div w:id="657995340">
                  <w:marLeft w:val="0"/>
                  <w:marRight w:val="0"/>
                  <w:marTop w:val="0"/>
                  <w:marBottom w:val="0"/>
                  <w:divBdr>
                    <w:top w:val="none" w:sz="0" w:space="0" w:color="auto"/>
                    <w:left w:val="none" w:sz="0" w:space="0" w:color="auto"/>
                    <w:bottom w:val="none" w:sz="0" w:space="0" w:color="auto"/>
                    <w:right w:val="none" w:sz="0" w:space="0" w:color="auto"/>
                  </w:divBdr>
                </w:div>
                <w:div w:id="662002524">
                  <w:marLeft w:val="0"/>
                  <w:marRight w:val="0"/>
                  <w:marTop w:val="0"/>
                  <w:marBottom w:val="0"/>
                  <w:divBdr>
                    <w:top w:val="none" w:sz="0" w:space="0" w:color="auto"/>
                    <w:left w:val="none" w:sz="0" w:space="0" w:color="auto"/>
                    <w:bottom w:val="none" w:sz="0" w:space="0" w:color="auto"/>
                    <w:right w:val="none" w:sz="0" w:space="0" w:color="auto"/>
                  </w:divBdr>
                </w:div>
                <w:div w:id="662856009">
                  <w:marLeft w:val="0"/>
                  <w:marRight w:val="0"/>
                  <w:marTop w:val="0"/>
                  <w:marBottom w:val="0"/>
                  <w:divBdr>
                    <w:top w:val="none" w:sz="0" w:space="0" w:color="auto"/>
                    <w:left w:val="none" w:sz="0" w:space="0" w:color="auto"/>
                    <w:bottom w:val="none" w:sz="0" w:space="0" w:color="auto"/>
                    <w:right w:val="none" w:sz="0" w:space="0" w:color="auto"/>
                  </w:divBdr>
                </w:div>
                <w:div w:id="666523097">
                  <w:marLeft w:val="0"/>
                  <w:marRight w:val="0"/>
                  <w:marTop w:val="0"/>
                  <w:marBottom w:val="0"/>
                  <w:divBdr>
                    <w:top w:val="none" w:sz="0" w:space="0" w:color="auto"/>
                    <w:left w:val="none" w:sz="0" w:space="0" w:color="auto"/>
                    <w:bottom w:val="none" w:sz="0" w:space="0" w:color="auto"/>
                    <w:right w:val="none" w:sz="0" w:space="0" w:color="auto"/>
                  </w:divBdr>
                </w:div>
                <w:div w:id="667711321">
                  <w:marLeft w:val="0"/>
                  <w:marRight w:val="0"/>
                  <w:marTop w:val="0"/>
                  <w:marBottom w:val="0"/>
                  <w:divBdr>
                    <w:top w:val="none" w:sz="0" w:space="0" w:color="auto"/>
                    <w:left w:val="none" w:sz="0" w:space="0" w:color="auto"/>
                    <w:bottom w:val="none" w:sz="0" w:space="0" w:color="auto"/>
                    <w:right w:val="none" w:sz="0" w:space="0" w:color="auto"/>
                  </w:divBdr>
                </w:div>
                <w:div w:id="668562142">
                  <w:marLeft w:val="0"/>
                  <w:marRight w:val="0"/>
                  <w:marTop w:val="0"/>
                  <w:marBottom w:val="0"/>
                  <w:divBdr>
                    <w:top w:val="none" w:sz="0" w:space="0" w:color="auto"/>
                    <w:left w:val="none" w:sz="0" w:space="0" w:color="auto"/>
                    <w:bottom w:val="none" w:sz="0" w:space="0" w:color="auto"/>
                    <w:right w:val="none" w:sz="0" w:space="0" w:color="auto"/>
                  </w:divBdr>
                </w:div>
                <w:div w:id="670715363">
                  <w:marLeft w:val="0"/>
                  <w:marRight w:val="0"/>
                  <w:marTop w:val="0"/>
                  <w:marBottom w:val="0"/>
                  <w:divBdr>
                    <w:top w:val="none" w:sz="0" w:space="0" w:color="auto"/>
                    <w:left w:val="none" w:sz="0" w:space="0" w:color="auto"/>
                    <w:bottom w:val="none" w:sz="0" w:space="0" w:color="auto"/>
                    <w:right w:val="none" w:sz="0" w:space="0" w:color="auto"/>
                  </w:divBdr>
                </w:div>
                <w:div w:id="673804040">
                  <w:marLeft w:val="0"/>
                  <w:marRight w:val="0"/>
                  <w:marTop w:val="0"/>
                  <w:marBottom w:val="0"/>
                  <w:divBdr>
                    <w:top w:val="none" w:sz="0" w:space="0" w:color="auto"/>
                    <w:left w:val="none" w:sz="0" w:space="0" w:color="auto"/>
                    <w:bottom w:val="none" w:sz="0" w:space="0" w:color="auto"/>
                    <w:right w:val="none" w:sz="0" w:space="0" w:color="auto"/>
                  </w:divBdr>
                </w:div>
                <w:div w:id="675768868">
                  <w:marLeft w:val="0"/>
                  <w:marRight w:val="0"/>
                  <w:marTop w:val="0"/>
                  <w:marBottom w:val="0"/>
                  <w:divBdr>
                    <w:top w:val="none" w:sz="0" w:space="0" w:color="auto"/>
                    <w:left w:val="none" w:sz="0" w:space="0" w:color="auto"/>
                    <w:bottom w:val="none" w:sz="0" w:space="0" w:color="auto"/>
                    <w:right w:val="none" w:sz="0" w:space="0" w:color="auto"/>
                  </w:divBdr>
                </w:div>
                <w:div w:id="675884869">
                  <w:marLeft w:val="0"/>
                  <w:marRight w:val="0"/>
                  <w:marTop w:val="0"/>
                  <w:marBottom w:val="0"/>
                  <w:divBdr>
                    <w:top w:val="none" w:sz="0" w:space="0" w:color="auto"/>
                    <w:left w:val="none" w:sz="0" w:space="0" w:color="auto"/>
                    <w:bottom w:val="none" w:sz="0" w:space="0" w:color="auto"/>
                    <w:right w:val="none" w:sz="0" w:space="0" w:color="auto"/>
                  </w:divBdr>
                </w:div>
                <w:div w:id="676229634">
                  <w:marLeft w:val="0"/>
                  <w:marRight w:val="0"/>
                  <w:marTop w:val="0"/>
                  <w:marBottom w:val="0"/>
                  <w:divBdr>
                    <w:top w:val="none" w:sz="0" w:space="0" w:color="auto"/>
                    <w:left w:val="none" w:sz="0" w:space="0" w:color="auto"/>
                    <w:bottom w:val="none" w:sz="0" w:space="0" w:color="auto"/>
                    <w:right w:val="none" w:sz="0" w:space="0" w:color="auto"/>
                  </w:divBdr>
                </w:div>
                <w:div w:id="677270824">
                  <w:marLeft w:val="0"/>
                  <w:marRight w:val="0"/>
                  <w:marTop w:val="0"/>
                  <w:marBottom w:val="0"/>
                  <w:divBdr>
                    <w:top w:val="none" w:sz="0" w:space="0" w:color="auto"/>
                    <w:left w:val="none" w:sz="0" w:space="0" w:color="auto"/>
                    <w:bottom w:val="none" w:sz="0" w:space="0" w:color="auto"/>
                    <w:right w:val="none" w:sz="0" w:space="0" w:color="auto"/>
                  </w:divBdr>
                </w:div>
                <w:div w:id="678895655">
                  <w:marLeft w:val="0"/>
                  <w:marRight w:val="0"/>
                  <w:marTop w:val="0"/>
                  <w:marBottom w:val="0"/>
                  <w:divBdr>
                    <w:top w:val="none" w:sz="0" w:space="0" w:color="auto"/>
                    <w:left w:val="none" w:sz="0" w:space="0" w:color="auto"/>
                    <w:bottom w:val="none" w:sz="0" w:space="0" w:color="auto"/>
                    <w:right w:val="none" w:sz="0" w:space="0" w:color="auto"/>
                  </w:divBdr>
                </w:div>
                <w:div w:id="686709847">
                  <w:marLeft w:val="0"/>
                  <w:marRight w:val="0"/>
                  <w:marTop w:val="0"/>
                  <w:marBottom w:val="0"/>
                  <w:divBdr>
                    <w:top w:val="none" w:sz="0" w:space="0" w:color="auto"/>
                    <w:left w:val="none" w:sz="0" w:space="0" w:color="auto"/>
                    <w:bottom w:val="none" w:sz="0" w:space="0" w:color="auto"/>
                    <w:right w:val="none" w:sz="0" w:space="0" w:color="auto"/>
                  </w:divBdr>
                </w:div>
                <w:div w:id="687222711">
                  <w:marLeft w:val="0"/>
                  <w:marRight w:val="0"/>
                  <w:marTop w:val="0"/>
                  <w:marBottom w:val="0"/>
                  <w:divBdr>
                    <w:top w:val="none" w:sz="0" w:space="0" w:color="auto"/>
                    <w:left w:val="none" w:sz="0" w:space="0" w:color="auto"/>
                    <w:bottom w:val="none" w:sz="0" w:space="0" w:color="auto"/>
                    <w:right w:val="none" w:sz="0" w:space="0" w:color="auto"/>
                  </w:divBdr>
                </w:div>
                <w:div w:id="687874619">
                  <w:marLeft w:val="0"/>
                  <w:marRight w:val="0"/>
                  <w:marTop w:val="0"/>
                  <w:marBottom w:val="0"/>
                  <w:divBdr>
                    <w:top w:val="none" w:sz="0" w:space="0" w:color="auto"/>
                    <w:left w:val="none" w:sz="0" w:space="0" w:color="auto"/>
                    <w:bottom w:val="none" w:sz="0" w:space="0" w:color="auto"/>
                    <w:right w:val="none" w:sz="0" w:space="0" w:color="auto"/>
                  </w:divBdr>
                </w:div>
                <w:div w:id="688070782">
                  <w:marLeft w:val="0"/>
                  <w:marRight w:val="0"/>
                  <w:marTop w:val="0"/>
                  <w:marBottom w:val="0"/>
                  <w:divBdr>
                    <w:top w:val="none" w:sz="0" w:space="0" w:color="auto"/>
                    <w:left w:val="none" w:sz="0" w:space="0" w:color="auto"/>
                    <w:bottom w:val="none" w:sz="0" w:space="0" w:color="auto"/>
                    <w:right w:val="none" w:sz="0" w:space="0" w:color="auto"/>
                  </w:divBdr>
                </w:div>
                <w:div w:id="691079596">
                  <w:marLeft w:val="0"/>
                  <w:marRight w:val="0"/>
                  <w:marTop w:val="0"/>
                  <w:marBottom w:val="0"/>
                  <w:divBdr>
                    <w:top w:val="none" w:sz="0" w:space="0" w:color="auto"/>
                    <w:left w:val="none" w:sz="0" w:space="0" w:color="auto"/>
                    <w:bottom w:val="none" w:sz="0" w:space="0" w:color="auto"/>
                    <w:right w:val="none" w:sz="0" w:space="0" w:color="auto"/>
                  </w:divBdr>
                </w:div>
                <w:div w:id="691764570">
                  <w:marLeft w:val="0"/>
                  <w:marRight w:val="0"/>
                  <w:marTop w:val="0"/>
                  <w:marBottom w:val="0"/>
                  <w:divBdr>
                    <w:top w:val="none" w:sz="0" w:space="0" w:color="auto"/>
                    <w:left w:val="none" w:sz="0" w:space="0" w:color="auto"/>
                    <w:bottom w:val="none" w:sz="0" w:space="0" w:color="auto"/>
                    <w:right w:val="none" w:sz="0" w:space="0" w:color="auto"/>
                  </w:divBdr>
                </w:div>
                <w:div w:id="691806716">
                  <w:marLeft w:val="0"/>
                  <w:marRight w:val="0"/>
                  <w:marTop w:val="0"/>
                  <w:marBottom w:val="0"/>
                  <w:divBdr>
                    <w:top w:val="none" w:sz="0" w:space="0" w:color="auto"/>
                    <w:left w:val="none" w:sz="0" w:space="0" w:color="auto"/>
                    <w:bottom w:val="none" w:sz="0" w:space="0" w:color="auto"/>
                    <w:right w:val="none" w:sz="0" w:space="0" w:color="auto"/>
                  </w:divBdr>
                </w:div>
                <w:div w:id="694117405">
                  <w:marLeft w:val="0"/>
                  <w:marRight w:val="0"/>
                  <w:marTop w:val="0"/>
                  <w:marBottom w:val="0"/>
                  <w:divBdr>
                    <w:top w:val="none" w:sz="0" w:space="0" w:color="auto"/>
                    <w:left w:val="none" w:sz="0" w:space="0" w:color="auto"/>
                    <w:bottom w:val="none" w:sz="0" w:space="0" w:color="auto"/>
                    <w:right w:val="none" w:sz="0" w:space="0" w:color="auto"/>
                  </w:divBdr>
                </w:div>
                <w:div w:id="697655587">
                  <w:marLeft w:val="0"/>
                  <w:marRight w:val="0"/>
                  <w:marTop w:val="0"/>
                  <w:marBottom w:val="0"/>
                  <w:divBdr>
                    <w:top w:val="none" w:sz="0" w:space="0" w:color="auto"/>
                    <w:left w:val="none" w:sz="0" w:space="0" w:color="auto"/>
                    <w:bottom w:val="none" w:sz="0" w:space="0" w:color="auto"/>
                    <w:right w:val="none" w:sz="0" w:space="0" w:color="auto"/>
                  </w:divBdr>
                </w:div>
                <w:div w:id="698818796">
                  <w:marLeft w:val="0"/>
                  <w:marRight w:val="0"/>
                  <w:marTop w:val="0"/>
                  <w:marBottom w:val="0"/>
                  <w:divBdr>
                    <w:top w:val="none" w:sz="0" w:space="0" w:color="auto"/>
                    <w:left w:val="none" w:sz="0" w:space="0" w:color="auto"/>
                    <w:bottom w:val="none" w:sz="0" w:space="0" w:color="auto"/>
                    <w:right w:val="none" w:sz="0" w:space="0" w:color="auto"/>
                  </w:divBdr>
                </w:div>
                <w:div w:id="699169020">
                  <w:marLeft w:val="0"/>
                  <w:marRight w:val="0"/>
                  <w:marTop w:val="0"/>
                  <w:marBottom w:val="0"/>
                  <w:divBdr>
                    <w:top w:val="none" w:sz="0" w:space="0" w:color="auto"/>
                    <w:left w:val="none" w:sz="0" w:space="0" w:color="auto"/>
                    <w:bottom w:val="none" w:sz="0" w:space="0" w:color="auto"/>
                    <w:right w:val="none" w:sz="0" w:space="0" w:color="auto"/>
                  </w:divBdr>
                </w:div>
                <w:div w:id="702364272">
                  <w:marLeft w:val="0"/>
                  <w:marRight w:val="0"/>
                  <w:marTop w:val="0"/>
                  <w:marBottom w:val="0"/>
                  <w:divBdr>
                    <w:top w:val="none" w:sz="0" w:space="0" w:color="auto"/>
                    <w:left w:val="none" w:sz="0" w:space="0" w:color="auto"/>
                    <w:bottom w:val="none" w:sz="0" w:space="0" w:color="auto"/>
                    <w:right w:val="none" w:sz="0" w:space="0" w:color="auto"/>
                  </w:divBdr>
                </w:div>
                <w:div w:id="707800059">
                  <w:marLeft w:val="0"/>
                  <w:marRight w:val="0"/>
                  <w:marTop w:val="0"/>
                  <w:marBottom w:val="0"/>
                  <w:divBdr>
                    <w:top w:val="none" w:sz="0" w:space="0" w:color="auto"/>
                    <w:left w:val="none" w:sz="0" w:space="0" w:color="auto"/>
                    <w:bottom w:val="none" w:sz="0" w:space="0" w:color="auto"/>
                    <w:right w:val="none" w:sz="0" w:space="0" w:color="auto"/>
                  </w:divBdr>
                </w:div>
                <w:div w:id="709502669">
                  <w:marLeft w:val="0"/>
                  <w:marRight w:val="0"/>
                  <w:marTop w:val="0"/>
                  <w:marBottom w:val="0"/>
                  <w:divBdr>
                    <w:top w:val="none" w:sz="0" w:space="0" w:color="auto"/>
                    <w:left w:val="none" w:sz="0" w:space="0" w:color="auto"/>
                    <w:bottom w:val="none" w:sz="0" w:space="0" w:color="auto"/>
                    <w:right w:val="none" w:sz="0" w:space="0" w:color="auto"/>
                  </w:divBdr>
                </w:div>
                <w:div w:id="714356662">
                  <w:marLeft w:val="0"/>
                  <w:marRight w:val="0"/>
                  <w:marTop w:val="0"/>
                  <w:marBottom w:val="0"/>
                  <w:divBdr>
                    <w:top w:val="none" w:sz="0" w:space="0" w:color="auto"/>
                    <w:left w:val="none" w:sz="0" w:space="0" w:color="auto"/>
                    <w:bottom w:val="none" w:sz="0" w:space="0" w:color="auto"/>
                    <w:right w:val="none" w:sz="0" w:space="0" w:color="auto"/>
                  </w:divBdr>
                </w:div>
                <w:div w:id="714961589">
                  <w:marLeft w:val="0"/>
                  <w:marRight w:val="0"/>
                  <w:marTop w:val="0"/>
                  <w:marBottom w:val="0"/>
                  <w:divBdr>
                    <w:top w:val="none" w:sz="0" w:space="0" w:color="auto"/>
                    <w:left w:val="none" w:sz="0" w:space="0" w:color="auto"/>
                    <w:bottom w:val="none" w:sz="0" w:space="0" w:color="auto"/>
                    <w:right w:val="none" w:sz="0" w:space="0" w:color="auto"/>
                  </w:divBdr>
                </w:div>
                <w:div w:id="715392181">
                  <w:marLeft w:val="0"/>
                  <w:marRight w:val="0"/>
                  <w:marTop w:val="0"/>
                  <w:marBottom w:val="0"/>
                  <w:divBdr>
                    <w:top w:val="none" w:sz="0" w:space="0" w:color="auto"/>
                    <w:left w:val="none" w:sz="0" w:space="0" w:color="auto"/>
                    <w:bottom w:val="none" w:sz="0" w:space="0" w:color="auto"/>
                    <w:right w:val="none" w:sz="0" w:space="0" w:color="auto"/>
                  </w:divBdr>
                </w:div>
                <w:div w:id="715741236">
                  <w:marLeft w:val="0"/>
                  <w:marRight w:val="0"/>
                  <w:marTop w:val="0"/>
                  <w:marBottom w:val="0"/>
                  <w:divBdr>
                    <w:top w:val="none" w:sz="0" w:space="0" w:color="auto"/>
                    <w:left w:val="none" w:sz="0" w:space="0" w:color="auto"/>
                    <w:bottom w:val="none" w:sz="0" w:space="0" w:color="auto"/>
                    <w:right w:val="none" w:sz="0" w:space="0" w:color="auto"/>
                  </w:divBdr>
                </w:div>
                <w:div w:id="715813897">
                  <w:marLeft w:val="0"/>
                  <w:marRight w:val="0"/>
                  <w:marTop w:val="0"/>
                  <w:marBottom w:val="0"/>
                  <w:divBdr>
                    <w:top w:val="none" w:sz="0" w:space="0" w:color="auto"/>
                    <w:left w:val="none" w:sz="0" w:space="0" w:color="auto"/>
                    <w:bottom w:val="none" w:sz="0" w:space="0" w:color="auto"/>
                    <w:right w:val="none" w:sz="0" w:space="0" w:color="auto"/>
                  </w:divBdr>
                </w:div>
                <w:div w:id="717782549">
                  <w:marLeft w:val="0"/>
                  <w:marRight w:val="0"/>
                  <w:marTop w:val="0"/>
                  <w:marBottom w:val="0"/>
                  <w:divBdr>
                    <w:top w:val="none" w:sz="0" w:space="0" w:color="auto"/>
                    <w:left w:val="none" w:sz="0" w:space="0" w:color="auto"/>
                    <w:bottom w:val="none" w:sz="0" w:space="0" w:color="auto"/>
                    <w:right w:val="none" w:sz="0" w:space="0" w:color="auto"/>
                  </w:divBdr>
                </w:div>
                <w:div w:id="717898952">
                  <w:marLeft w:val="0"/>
                  <w:marRight w:val="0"/>
                  <w:marTop w:val="0"/>
                  <w:marBottom w:val="0"/>
                  <w:divBdr>
                    <w:top w:val="none" w:sz="0" w:space="0" w:color="auto"/>
                    <w:left w:val="none" w:sz="0" w:space="0" w:color="auto"/>
                    <w:bottom w:val="none" w:sz="0" w:space="0" w:color="auto"/>
                    <w:right w:val="none" w:sz="0" w:space="0" w:color="auto"/>
                  </w:divBdr>
                </w:div>
                <w:div w:id="718436003">
                  <w:marLeft w:val="0"/>
                  <w:marRight w:val="0"/>
                  <w:marTop w:val="0"/>
                  <w:marBottom w:val="0"/>
                  <w:divBdr>
                    <w:top w:val="none" w:sz="0" w:space="0" w:color="auto"/>
                    <w:left w:val="none" w:sz="0" w:space="0" w:color="auto"/>
                    <w:bottom w:val="none" w:sz="0" w:space="0" w:color="auto"/>
                    <w:right w:val="none" w:sz="0" w:space="0" w:color="auto"/>
                  </w:divBdr>
                </w:div>
                <w:div w:id="719324252">
                  <w:marLeft w:val="0"/>
                  <w:marRight w:val="0"/>
                  <w:marTop w:val="0"/>
                  <w:marBottom w:val="0"/>
                  <w:divBdr>
                    <w:top w:val="none" w:sz="0" w:space="0" w:color="auto"/>
                    <w:left w:val="none" w:sz="0" w:space="0" w:color="auto"/>
                    <w:bottom w:val="none" w:sz="0" w:space="0" w:color="auto"/>
                    <w:right w:val="none" w:sz="0" w:space="0" w:color="auto"/>
                  </w:divBdr>
                </w:div>
                <w:div w:id="719402092">
                  <w:marLeft w:val="0"/>
                  <w:marRight w:val="0"/>
                  <w:marTop w:val="0"/>
                  <w:marBottom w:val="0"/>
                  <w:divBdr>
                    <w:top w:val="none" w:sz="0" w:space="0" w:color="auto"/>
                    <w:left w:val="none" w:sz="0" w:space="0" w:color="auto"/>
                    <w:bottom w:val="none" w:sz="0" w:space="0" w:color="auto"/>
                    <w:right w:val="none" w:sz="0" w:space="0" w:color="auto"/>
                  </w:divBdr>
                </w:div>
                <w:div w:id="723023778">
                  <w:marLeft w:val="0"/>
                  <w:marRight w:val="0"/>
                  <w:marTop w:val="0"/>
                  <w:marBottom w:val="0"/>
                  <w:divBdr>
                    <w:top w:val="none" w:sz="0" w:space="0" w:color="auto"/>
                    <w:left w:val="none" w:sz="0" w:space="0" w:color="auto"/>
                    <w:bottom w:val="none" w:sz="0" w:space="0" w:color="auto"/>
                    <w:right w:val="none" w:sz="0" w:space="0" w:color="auto"/>
                  </w:divBdr>
                </w:div>
                <w:div w:id="723529617">
                  <w:marLeft w:val="0"/>
                  <w:marRight w:val="0"/>
                  <w:marTop w:val="0"/>
                  <w:marBottom w:val="0"/>
                  <w:divBdr>
                    <w:top w:val="none" w:sz="0" w:space="0" w:color="auto"/>
                    <w:left w:val="none" w:sz="0" w:space="0" w:color="auto"/>
                    <w:bottom w:val="none" w:sz="0" w:space="0" w:color="auto"/>
                    <w:right w:val="none" w:sz="0" w:space="0" w:color="auto"/>
                  </w:divBdr>
                </w:div>
                <w:div w:id="726104443">
                  <w:marLeft w:val="0"/>
                  <w:marRight w:val="0"/>
                  <w:marTop w:val="0"/>
                  <w:marBottom w:val="0"/>
                  <w:divBdr>
                    <w:top w:val="none" w:sz="0" w:space="0" w:color="auto"/>
                    <w:left w:val="none" w:sz="0" w:space="0" w:color="auto"/>
                    <w:bottom w:val="none" w:sz="0" w:space="0" w:color="auto"/>
                    <w:right w:val="none" w:sz="0" w:space="0" w:color="auto"/>
                  </w:divBdr>
                </w:div>
                <w:div w:id="726496357">
                  <w:marLeft w:val="0"/>
                  <w:marRight w:val="0"/>
                  <w:marTop w:val="0"/>
                  <w:marBottom w:val="0"/>
                  <w:divBdr>
                    <w:top w:val="none" w:sz="0" w:space="0" w:color="auto"/>
                    <w:left w:val="none" w:sz="0" w:space="0" w:color="auto"/>
                    <w:bottom w:val="none" w:sz="0" w:space="0" w:color="auto"/>
                    <w:right w:val="none" w:sz="0" w:space="0" w:color="auto"/>
                  </w:divBdr>
                </w:div>
                <w:div w:id="730815258">
                  <w:marLeft w:val="0"/>
                  <w:marRight w:val="0"/>
                  <w:marTop w:val="0"/>
                  <w:marBottom w:val="0"/>
                  <w:divBdr>
                    <w:top w:val="none" w:sz="0" w:space="0" w:color="auto"/>
                    <w:left w:val="none" w:sz="0" w:space="0" w:color="auto"/>
                    <w:bottom w:val="none" w:sz="0" w:space="0" w:color="auto"/>
                    <w:right w:val="none" w:sz="0" w:space="0" w:color="auto"/>
                  </w:divBdr>
                </w:div>
                <w:div w:id="730887628">
                  <w:marLeft w:val="0"/>
                  <w:marRight w:val="0"/>
                  <w:marTop w:val="0"/>
                  <w:marBottom w:val="0"/>
                  <w:divBdr>
                    <w:top w:val="none" w:sz="0" w:space="0" w:color="auto"/>
                    <w:left w:val="none" w:sz="0" w:space="0" w:color="auto"/>
                    <w:bottom w:val="none" w:sz="0" w:space="0" w:color="auto"/>
                    <w:right w:val="none" w:sz="0" w:space="0" w:color="auto"/>
                  </w:divBdr>
                </w:div>
                <w:div w:id="731662131">
                  <w:marLeft w:val="0"/>
                  <w:marRight w:val="0"/>
                  <w:marTop w:val="0"/>
                  <w:marBottom w:val="0"/>
                  <w:divBdr>
                    <w:top w:val="none" w:sz="0" w:space="0" w:color="auto"/>
                    <w:left w:val="none" w:sz="0" w:space="0" w:color="auto"/>
                    <w:bottom w:val="none" w:sz="0" w:space="0" w:color="auto"/>
                    <w:right w:val="none" w:sz="0" w:space="0" w:color="auto"/>
                  </w:divBdr>
                </w:div>
                <w:div w:id="734546357">
                  <w:marLeft w:val="0"/>
                  <w:marRight w:val="0"/>
                  <w:marTop w:val="0"/>
                  <w:marBottom w:val="0"/>
                  <w:divBdr>
                    <w:top w:val="none" w:sz="0" w:space="0" w:color="auto"/>
                    <w:left w:val="none" w:sz="0" w:space="0" w:color="auto"/>
                    <w:bottom w:val="none" w:sz="0" w:space="0" w:color="auto"/>
                    <w:right w:val="none" w:sz="0" w:space="0" w:color="auto"/>
                  </w:divBdr>
                </w:div>
                <w:div w:id="736512224">
                  <w:marLeft w:val="0"/>
                  <w:marRight w:val="0"/>
                  <w:marTop w:val="0"/>
                  <w:marBottom w:val="0"/>
                  <w:divBdr>
                    <w:top w:val="none" w:sz="0" w:space="0" w:color="auto"/>
                    <w:left w:val="none" w:sz="0" w:space="0" w:color="auto"/>
                    <w:bottom w:val="none" w:sz="0" w:space="0" w:color="auto"/>
                    <w:right w:val="none" w:sz="0" w:space="0" w:color="auto"/>
                  </w:divBdr>
                </w:div>
                <w:div w:id="739056335">
                  <w:marLeft w:val="0"/>
                  <w:marRight w:val="0"/>
                  <w:marTop w:val="0"/>
                  <w:marBottom w:val="0"/>
                  <w:divBdr>
                    <w:top w:val="none" w:sz="0" w:space="0" w:color="auto"/>
                    <w:left w:val="none" w:sz="0" w:space="0" w:color="auto"/>
                    <w:bottom w:val="none" w:sz="0" w:space="0" w:color="auto"/>
                    <w:right w:val="none" w:sz="0" w:space="0" w:color="auto"/>
                  </w:divBdr>
                </w:div>
                <w:div w:id="740833798">
                  <w:marLeft w:val="0"/>
                  <w:marRight w:val="0"/>
                  <w:marTop w:val="0"/>
                  <w:marBottom w:val="0"/>
                  <w:divBdr>
                    <w:top w:val="none" w:sz="0" w:space="0" w:color="auto"/>
                    <w:left w:val="none" w:sz="0" w:space="0" w:color="auto"/>
                    <w:bottom w:val="none" w:sz="0" w:space="0" w:color="auto"/>
                    <w:right w:val="none" w:sz="0" w:space="0" w:color="auto"/>
                  </w:divBdr>
                </w:div>
                <w:div w:id="746541654">
                  <w:marLeft w:val="0"/>
                  <w:marRight w:val="0"/>
                  <w:marTop w:val="0"/>
                  <w:marBottom w:val="0"/>
                  <w:divBdr>
                    <w:top w:val="none" w:sz="0" w:space="0" w:color="auto"/>
                    <w:left w:val="none" w:sz="0" w:space="0" w:color="auto"/>
                    <w:bottom w:val="none" w:sz="0" w:space="0" w:color="auto"/>
                    <w:right w:val="none" w:sz="0" w:space="0" w:color="auto"/>
                  </w:divBdr>
                </w:div>
                <w:div w:id="747193868">
                  <w:marLeft w:val="0"/>
                  <w:marRight w:val="0"/>
                  <w:marTop w:val="0"/>
                  <w:marBottom w:val="0"/>
                  <w:divBdr>
                    <w:top w:val="none" w:sz="0" w:space="0" w:color="auto"/>
                    <w:left w:val="none" w:sz="0" w:space="0" w:color="auto"/>
                    <w:bottom w:val="none" w:sz="0" w:space="0" w:color="auto"/>
                    <w:right w:val="none" w:sz="0" w:space="0" w:color="auto"/>
                  </w:divBdr>
                </w:div>
                <w:div w:id="747270723">
                  <w:marLeft w:val="0"/>
                  <w:marRight w:val="0"/>
                  <w:marTop w:val="0"/>
                  <w:marBottom w:val="0"/>
                  <w:divBdr>
                    <w:top w:val="none" w:sz="0" w:space="0" w:color="auto"/>
                    <w:left w:val="none" w:sz="0" w:space="0" w:color="auto"/>
                    <w:bottom w:val="none" w:sz="0" w:space="0" w:color="auto"/>
                    <w:right w:val="none" w:sz="0" w:space="0" w:color="auto"/>
                  </w:divBdr>
                </w:div>
                <w:div w:id="747462042">
                  <w:marLeft w:val="0"/>
                  <w:marRight w:val="0"/>
                  <w:marTop w:val="0"/>
                  <w:marBottom w:val="0"/>
                  <w:divBdr>
                    <w:top w:val="none" w:sz="0" w:space="0" w:color="auto"/>
                    <w:left w:val="none" w:sz="0" w:space="0" w:color="auto"/>
                    <w:bottom w:val="none" w:sz="0" w:space="0" w:color="auto"/>
                    <w:right w:val="none" w:sz="0" w:space="0" w:color="auto"/>
                  </w:divBdr>
                </w:div>
                <w:div w:id="751317198">
                  <w:marLeft w:val="0"/>
                  <w:marRight w:val="0"/>
                  <w:marTop w:val="0"/>
                  <w:marBottom w:val="0"/>
                  <w:divBdr>
                    <w:top w:val="none" w:sz="0" w:space="0" w:color="auto"/>
                    <w:left w:val="none" w:sz="0" w:space="0" w:color="auto"/>
                    <w:bottom w:val="none" w:sz="0" w:space="0" w:color="auto"/>
                    <w:right w:val="none" w:sz="0" w:space="0" w:color="auto"/>
                  </w:divBdr>
                </w:div>
                <w:div w:id="755368462">
                  <w:marLeft w:val="0"/>
                  <w:marRight w:val="0"/>
                  <w:marTop w:val="0"/>
                  <w:marBottom w:val="0"/>
                  <w:divBdr>
                    <w:top w:val="none" w:sz="0" w:space="0" w:color="auto"/>
                    <w:left w:val="none" w:sz="0" w:space="0" w:color="auto"/>
                    <w:bottom w:val="none" w:sz="0" w:space="0" w:color="auto"/>
                    <w:right w:val="none" w:sz="0" w:space="0" w:color="auto"/>
                  </w:divBdr>
                </w:div>
                <w:div w:id="758987329">
                  <w:marLeft w:val="0"/>
                  <w:marRight w:val="0"/>
                  <w:marTop w:val="0"/>
                  <w:marBottom w:val="0"/>
                  <w:divBdr>
                    <w:top w:val="none" w:sz="0" w:space="0" w:color="auto"/>
                    <w:left w:val="none" w:sz="0" w:space="0" w:color="auto"/>
                    <w:bottom w:val="none" w:sz="0" w:space="0" w:color="auto"/>
                    <w:right w:val="none" w:sz="0" w:space="0" w:color="auto"/>
                  </w:divBdr>
                </w:div>
                <w:div w:id="759982614">
                  <w:marLeft w:val="0"/>
                  <w:marRight w:val="0"/>
                  <w:marTop w:val="0"/>
                  <w:marBottom w:val="0"/>
                  <w:divBdr>
                    <w:top w:val="none" w:sz="0" w:space="0" w:color="auto"/>
                    <w:left w:val="none" w:sz="0" w:space="0" w:color="auto"/>
                    <w:bottom w:val="none" w:sz="0" w:space="0" w:color="auto"/>
                    <w:right w:val="none" w:sz="0" w:space="0" w:color="auto"/>
                  </w:divBdr>
                </w:div>
                <w:div w:id="760683495">
                  <w:marLeft w:val="0"/>
                  <w:marRight w:val="0"/>
                  <w:marTop w:val="0"/>
                  <w:marBottom w:val="0"/>
                  <w:divBdr>
                    <w:top w:val="none" w:sz="0" w:space="0" w:color="auto"/>
                    <w:left w:val="none" w:sz="0" w:space="0" w:color="auto"/>
                    <w:bottom w:val="none" w:sz="0" w:space="0" w:color="auto"/>
                    <w:right w:val="none" w:sz="0" w:space="0" w:color="auto"/>
                  </w:divBdr>
                </w:div>
                <w:div w:id="762798836">
                  <w:marLeft w:val="0"/>
                  <w:marRight w:val="0"/>
                  <w:marTop w:val="0"/>
                  <w:marBottom w:val="0"/>
                  <w:divBdr>
                    <w:top w:val="none" w:sz="0" w:space="0" w:color="auto"/>
                    <w:left w:val="none" w:sz="0" w:space="0" w:color="auto"/>
                    <w:bottom w:val="none" w:sz="0" w:space="0" w:color="auto"/>
                    <w:right w:val="none" w:sz="0" w:space="0" w:color="auto"/>
                  </w:divBdr>
                </w:div>
                <w:div w:id="767042806">
                  <w:marLeft w:val="0"/>
                  <w:marRight w:val="0"/>
                  <w:marTop w:val="0"/>
                  <w:marBottom w:val="0"/>
                  <w:divBdr>
                    <w:top w:val="none" w:sz="0" w:space="0" w:color="auto"/>
                    <w:left w:val="none" w:sz="0" w:space="0" w:color="auto"/>
                    <w:bottom w:val="none" w:sz="0" w:space="0" w:color="auto"/>
                    <w:right w:val="none" w:sz="0" w:space="0" w:color="auto"/>
                  </w:divBdr>
                </w:div>
                <w:div w:id="769550161">
                  <w:marLeft w:val="0"/>
                  <w:marRight w:val="0"/>
                  <w:marTop w:val="0"/>
                  <w:marBottom w:val="0"/>
                  <w:divBdr>
                    <w:top w:val="none" w:sz="0" w:space="0" w:color="auto"/>
                    <w:left w:val="none" w:sz="0" w:space="0" w:color="auto"/>
                    <w:bottom w:val="none" w:sz="0" w:space="0" w:color="auto"/>
                    <w:right w:val="none" w:sz="0" w:space="0" w:color="auto"/>
                  </w:divBdr>
                </w:div>
                <w:div w:id="770508783">
                  <w:marLeft w:val="0"/>
                  <w:marRight w:val="0"/>
                  <w:marTop w:val="0"/>
                  <w:marBottom w:val="0"/>
                  <w:divBdr>
                    <w:top w:val="none" w:sz="0" w:space="0" w:color="auto"/>
                    <w:left w:val="none" w:sz="0" w:space="0" w:color="auto"/>
                    <w:bottom w:val="none" w:sz="0" w:space="0" w:color="auto"/>
                    <w:right w:val="none" w:sz="0" w:space="0" w:color="auto"/>
                  </w:divBdr>
                </w:div>
                <w:div w:id="771515826">
                  <w:marLeft w:val="0"/>
                  <w:marRight w:val="0"/>
                  <w:marTop w:val="0"/>
                  <w:marBottom w:val="0"/>
                  <w:divBdr>
                    <w:top w:val="none" w:sz="0" w:space="0" w:color="auto"/>
                    <w:left w:val="none" w:sz="0" w:space="0" w:color="auto"/>
                    <w:bottom w:val="none" w:sz="0" w:space="0" w:color="auto"/>
                    <w:right w:val="none" w:sz="0" w:space="0" w:color="auto"/>
                  </w:divBdr>
                </w:div>
                <w:div w:id="771826744">
                  <w:marLeft w:val="0"/>
                  <w:marRight w:val="0"/>
                  <w:marTop w:val="0"/>
                  <w:marBottom w:val="0"/>
                  <w:divBdr>
                    <w:top w:val="none" w:sz="0" w:space="0" w:color="auto"/>
                    <w:left w:val="none" w:sz="0" w:space="0" w:color="auto"/>
                    <w:bottom w:val="none" w:sz="0" w:space="0" w:color="auto"/>
                    <w:right w:val="none" w:sz="0" w:space="0" w:color="auto"/>
                  </w:divBdr>
                </w:div>
                <w:div w:id="772629368">
                  <w:marLeft w:val="0"/>
                  <w:marRight w:val="0"/>
                  <w:marTop w:val="0"/>
                  <w:marBottom w:val="0"/>
                  <w:divBdr>
                    <w:top w:val="none" w:sz="0" w:space="0" w:color="auto"/>
                    <w:left w:val="none" w:sz="0" w:space="0" w:color="auto"/>
                    <w:bottom w:val="none" w:sz="0" w:space="0" w:color="auto"/>
                    <w:right w:val="none" w:sz="0" w:space="0" w:color="auto"/>
                  </w:divBdr>
                </w:div>
                <w:div w:id="775249405">
                  <w:marLeft w:val="0"/>
                  <w:marRight w:val="0"/>
                  <w:marTop w:val="0"/>
                  <w:marBottom w:val="0"/>
                  <w:divBdr>
                    <w:top w:val="none" w:sz="0" w:space="0" w:color="auto"/>
                    <w:left w:val="none" w:sz="0" w:space="0" w:color="auto"/>
                    <w:bottom w:val="none" w:sz="0" w:space="0" w:color="auto"/>
                    <w:right w:val="none" w:sz="0" w:space="0" w:color="auto"/>
                  </w:divBdr>
                </w:div>
                <w:div w:id="777918542">
                  <w:marLeft w:val="0"/>
                  <w:marRight w:val="0"/>
                  <w:marTop w:val="0"/>
                  <w:marBottom w:val="0"/>
                  <w:divBdr>
                    <w:top w:val="none" w:sz="0" w:space="0" w:color="auto"/>
                    <w:left w:val="none" w:sz="0" w:space="0" w:color="auto"/>
                    <w:bottom w:val="none" w:sz="0" w:space="0" w:color="auto"/>
                    <w:right w:val="none" w:sz="0" w:space="0" w:color="auto"/>
                  </w:divBdr>
                </w:div>
                <w:div w:id="779033691">
                  <w:marLeft w:val="0"/>
                  <w:marRight w:val="0"/>
                  <w:marTop w:val="0"/>
                  <w:marBottom w:val="0"/>
                  <w:divBdr>
                    <w:top w:val="none" w:sz="0" w:space="0" w:color="auto"/>
                    <w:left w:val="none" w:sz="0" w:space="0" w:color="auto"/>
                    <w:bottom w:val="none" w:sz="0" w:space="0" w:color="auto"/>
                    <w:right w:val="none" w:sz="0" w:space="0" w:color="auto"/>
                  </w:divBdr>
                </w:div>
                <w:div w:id="780491244">
                  <w:marLeft w:val="0"/>
                  <w:marRight w:val="0"/>
                  <w:marTop w:val="0"/>
                  <w:marBottom w:val="0"/>
                  <w:divBdr>
                    <w:top w:val="none" w:sz="0" w:space="0" w:color="auto"/>
                    <w:left w:val="none" w:sz="0" w:space="0" w:color="auto"/>
                    <w:bottom w:val="none" w:sz="0" w:space="0" w:color="auto"/>
                    <w:right w:val="none" w:sz="0" w:space="0" w:color="auto"/>
                  </w:divBdr>
                </w:div>
                <w:div w:id="780760312">
                  <w:marLeft w:val="0"/>
                  <w:marRight w:val="0"/>
                  <w:marTop w:val="0"/>
                  <w:marBottom w:val="0"/>
                  <w:divBdr>
                    <w:top w:val="none" w:sz="0" w:space="0" w:color="auto"/>
                    <w:left w:val="none" w:sz="0" w:space="0" w:color="auto"/>
                    <w:bottom w:val="none" w:sz="0" w:space="0" w:color="auto"/>
                    <w:right w:val="none" w:sz="0" w:space="0" w:color="auto"/>
                  </w:divBdr>
                </w:div>
                <w:div w:id="781614850">
                  <w:marLeft w:val="0"/>
                  <w:marRight w:val="0"/>
                  <w:marTop w:val="0"/>
                  <w:marBottom w:val="0"/>
                  <w:divBdr>
                    <w:top w:val="none" w:sz="0" w:space="0" w:color="auto"/>
                    <w:left w:val="none" w:sz="0" w:space="0" w:color="auto"/>
                    <w:bottom w:val="none" w:sz="0" w:space="0" w:color="auto"/>
                    <w:right w:val="none" w:sz="0" w:space="0" w:color="auto"/>
                  </w:divBdr>
                </w:div>
                <w:div w:id="783425465">
                  <w:marLeft w:val="0"/>
                  <w:marRight w:val="0"/>
                  <w:marTop w:val="0"/>
                  <w:marBottom w:val="0"/>
                  <w:divBdr>
                    <w:top w:val="none" w:sz="0" w:space="0" w:color="auto"/>
                    <w:left w:val="none" w:sz="0" w:space="0" w:color="auto"/>
                    <w:bottom w:val="none" w:sz="0" w:space="0" w:color="auto"/>
                    <w:right w:val="none" w:sz="0" w:space="0" w:color="auto"/>
                  </w:divBdr>
                </w:div>
                <w:div w:id="783765842">
                  <w:marLeft w:val="0"/>
                  <w:marRight w:val="0"/>
                  <w:marTop w:val="0"/>
                  <w:marBottom w:val="0"/>
                  <w:divBdr>
                    <w:top w:val="none" w:sz="0" w:space="0" w:color="auto"/>
                    <w:left w:val="none" w:sz="0" w:space="0" w:color="auto"/>
                    <w:bottom w:val="none" w:sz="0" w:space="0" w:color="auto"/>
                    <w:right w:val="none" w:sz="0" w:space="0" w:color="auto"/>
                  </w:divBdr>
                </w:div>
                <w:div w:id="784037599">
                  <w:marLeft w:val="0"/>
                  <w:marRight w:val="0"/>
                  <w:marTop w:val="0"/>
                  <w:marBottom w:val="0"/>
                  <w:divBdr>
                    <w:top w:val="none" w:sz="0" w:space="0" w:color="auto"/>
                    <w:left w:val="none" w:sz="0" w:space="0" w:color="auto"/>
                    <w:bottom w:val="none" w:sz="0" w:space="0" w:color="auto"/>
                    <w:right w:val="none" w:sz="0" w:space="0" w:color="auto"/>
                  </w:divBdr>
                </w:div>
                <w:div w:id="787966495">
                  <w:marLeft w:val="0"/>
                  <w:marRight w:val="0"/>
                  <w:marTop w:val="0"/>
                  <w:marBottom w:val="0"/>
                  <w:divBdr>
                    <w:top w:val="none" w:sz="0" w:space="0" w:color="auto"/>
                    <w:left w:val="none" w:sz="0" w:space="0" w:color="auto"/>
                    <w:bottom w:val="none" w:sz="0" w:space="0" w:color="auto"/>
                    <w:right w:val="none" w:sz="0" w:space="0" w:color="auto"/>
                  </w:divBdr>
                </w:div>
                <w:div w:id="788210063">
                  <w:marLeft w:val="0"/>
                  <w:marRight w:val="0"/>
                  <w:marTop w:val="0"/>
                  <w:marBottom w:val="0"/>
                  <w:divBdr>
                    <w:top w:val="none" w:sz="0" w:space="0" w:color="auto"/>
                    <w:left w:val="none" w:sz="0" w:space="0" w:color="auto"/>
                    <w:bottom w:val="none" w:sz="0" w:space="0" w:color="auto"/>
                    <w:right w:val="none" w:sz="0" w:space="0" w:color="auto"/>
                  </w:divBdr>
                </w:div>
                <w:div w:id="788552219">
                  <w:marLeft w:val="0"/>
                  <w:marRight w:val="0"/>
                  <w:marTop w:val="0"/>
                  <w:marBottom w:val="0"/>
                  <w:divBdr>
                    <w:top w:val="none" w:sz="0" w:space="0" w:color="auto"/>
                    <w:left w:val="none" w:sz="0" w:space="0" w:color="auto"/>
                    <w:bottom w:val="none" w:sz="0" w:space="0" w:color="auto"/>
                    <w:right w:val="none" w:sz="0" w:space="0" w:color="auto"/>
                  </w:divBdr>
                </w:div>
                <w:div w:id="793671904">
                  <w:marLeft w:val="0"/>
                  <w:marRight w:val="0"/>
                  <w:marTop w:val="0"/>
                  <w:marBottom w:val="0"/>
                  <w:divBdr>
                    <w:top w:val="none" w:sz="0" w:space="0" w:color="auto"/>
                    <w:left w:val="none" w:sz="0" w:space="0" w:color="auto"/>
                    <w:bottom w:val="none" w:sz="0" w:space="0" w:color="auto"/>
                    <w:right w:val="none" w:sz="0" w:space="0" w:color="auto"/>
                  </w:divBdr>
                </w:div>
                <w:div w:id="794834233">
                  <w:marLeft w:val="0"/>
                  <w:marRight w:val="0"/>
                  <w:marTop w:val="0"/>
                  <w:marBottom w:val="0"/>
                  <w:divBdr>
                    <w:top w:val="none" w:sz="0" w:space="0" w:color="auto"/>
                    <w:left w:val="none" w:sz="0" w:space="0" w:color="auto"/>
                    <w:bottom w:val="none" w:sz="0" w:space="0" w:color="auto"/>
                    <w:right w:val="none" w:sz="0" w:space="0" w:color="auto"/>
                  </w:divBdr>
                </w:div>
                <w:div w:id="795830018">
                  <w:marLeft w:val="0"/>
                  <w:marRight w:val="0"/>
                  <w:marTop w:val="0"/>
                  <w:marBottom w:val="0"/>
                  <w:divBdr>
                    <w:top w:val="none" w:sz="0" w:space="0" w:color="auto"/>
                    <w:left w:val="none" w:sz="0" w:space="0" w:color="auto"/>
                    <w:bottom w:val="none" w:sz="0" w:space="0" w:color="auto"/>
                    <w:right w:val="none" w:sz="0" w:space="0" w:color="auto"/>
                  </w:divBdr>
                </w:div>
                <w:div w:id="797181708">
                  <w:marLeft w:val="0"/>
                  <w:marRight w:val="0"/>
                  <w:marTop w:val="0"/>
                  <w:marBottom w:val="0"/>
                  <w:divBdr>
                    <w:top w:val="none" w:sz="0" w:space="0" w:color="auto"/>
                    <w:left w:val="none" w:sz="0" w:space="0" w:color="auto"/>
                    <w:bottom w:val="none" w:sz="0" w:space="0" w:color="auto"/>
                    <w:right w:val="none" w:sz="0" w:space="0" w:color="auto"/>
                  </w:divBdr>
                </w:div>
                <w:div w:id="799881252">
                  <w:marLeft w:val="0"/>
                  <w:marRight w:val="0"/>
                  <w:marTop w:val="0"/>
                  <w:marBottom w:val="0"/>
                  <w:divBdr>
                    <w:top w:val="none" w:sz="0" w:space="0" w:color="auto"/>
                    <w:left w:val="none" w:sz="0" w:space="0" w:color="auto"/>
                    <w:bottom w:val="none" w:sz="0" w:space="0" w:color="auto"/>
                    <w:right w:val="none" w:sz="0" w:space="0" w:color="auto"/>
                  </w:divBdr>
                </w:div>
                <w:div w:id="800344216">
                  <w:marLeft w:val="0"/>
                  <w:marRight w:val="0"/>
                  <w:marTop w:val="0"/>
                  <w:marBottom w:val="0"/>
                  <w:divBdr>
                    <w:top w:val="none" w:sz="0" w:space="0" w:color="auto"/>
                    <w:left w:val="none" w:sz="0" w:space="0" w:color="auto"/>
                    <w:bottom w:val="none" w:sz="0" w:space="0" w:color="auto"/>
                    <w:right w:val="none" w:sz="0" w:space="0" w:color="auto"/>
                  </w:divBdr>
                </w:div>
                <w:div w:id="805244741">
                  <w:marLeft w:val="0"/>
                  <w:marRight w:val="0"/>
                  <w:marTop w:val="0"/>
                  <w:marBottom w:val="0"/>
                  <w:divBdr>
                    <w:top w:val="none" w:sz="0" w:space="0" w:color="auto"/>
                    <w:left w:val="none" w:sz="0" w:space="0" w:color="auto"/>
                    <w:bottom w:val="none" w:sz="0" w:space="0" w:color="auto"/>
                    <w:right w:val="none" w:sz="0" w:space="0" w:color="auto"/>
                  </w:divBdr>
                </w:div>
                <w:div w:id="806246376">
                  <w:marLeft w:val="0"/>
                  <w:marRight w:val="0"/>
                  <w:marTop w:val="0"/>
                  <w:marBottom w:val="0"/>
                  <w:divBdr>
                    <w:top w:val="none" w:sz="0" w:space="0" w:color="auto"/>
                    <w:left w:val="none" w:sz="0" w:space="0" w:color="auto"/>
                    <w:bottom w:val="none" w:sz="0" w:space="0" w:color="auto"/>
                    <w:right w:val="none" w:sz="0" w:space="0" w:color="auto"/>
                  </w:divBdr>
                </w:div>
                <w:div w:id="808714955">
                  <w:marLeft w:val="0"/>
                  <w:marRight w:val="0"/>
                  <w:marTop w:val="0"/>
                  <w:marBottom w:val="0"/>
                  <w:divBdr>
                    <w:top w:val="none" w:sz="0" w:space="0" w:color="auto"/>
                    <w:left w:val="none" w:sz="0" w:space="0" w:color="auto"/>
                    <w:bottom w:val="none" w:sz="0" w:space="0" w:color="auto"/>
                    <w:right w:val="none" w:sz="0" w:space="0" w:color="auto"/>
                  </w:divBdr>
                </w:div>
                <w:div w:id="809903557">
                  <w:marLeft w:val="0"/>
                  <w:marRight w:val="0"/>
                  <w:marTop w:val="0"/>
                  <w:marBottom w:val="0"/>
                  <w:divBdr>
                    <w:top w:val="none" w:sz="0" w:space="0" w:color="auto"/>
                    <w:left w:val="none" w:sz="0" w:space="0" w:color="auto"/>
                    <w:bottom w:val="none" w:sz="0" w:space="0" w:color="auto"/>
                    <w:right w:val="none" w:sz="0" w:space="0" w:color="auto"/>
                  </w:divBdr>
                </w:div>
                <w:div w:id="810632317">
                  <w:marLeft w:val="0"/>
                  <w:marRight w:val="0"/>
                  <w:marTop w:val="0"/>
                  <w:marBottom w:val="0"/>
                  <w:divBdr>
                    <w:top w:val="none" w:sz="0" w:space="0" w:color="auto"/>
                    <w:left w:val="none" w:sz="0" w:space="0" w:color="auto"/>
                    <w:bottom w:val="none" w:sz="0" w:space="0" w:color="auto"/>
                    <w:right w:val="none" w:sz="0" w:space="0" w:color="auto"/>
                  </w:divBdr>
                </w:div>
                <w:div w:id="814177673">
                  <w:marLeft w:val="0"/>
                  <w:marRight w:val="0"/>
                  <w:marTop w:val="0"/>
                  <w:marBottom w:val="0"/>
                  <w:divBdr>
                    <w:top w:val="none" w:sz="0" w:space="0" w:color="auto"/>
                    <w:left w:val="none" w:sz="0" w:space="0" w:color="auto"/>
                    <w:bottom w:val="none" w:sz="0" w:space="0" w:color="auto"/>
                    <w:right w:val="none" w:sz="0" w:space="0" w:color="auto"/>
                  </w:divBdr>
                </w:div>
                <w:div w:id="818498982">
                  <w:marLeft w:val="0"/>
                  <w:marRight w:val="0"/>
                  <w:marTop w:val="0"/>
                  <w:marBottom w:val="0"/>
                  <w:divBdr>
                    <w:top w:val="none" w:sz="0" w:space="0" w:color="auto"/>
                    <w:left w:val="none" w:sz="0" w:space="0" w:color="auto"/>
                    <w:bottom w:val="none" w:sz="0" w:space="0" w:color="auto"/>
                    <w:right w:val="none" w:sz="0" w:space="0" w:color="auto"/>
                  </w:divBdr>
                </w:div>
                <w:div w:id="820389301">
                  <w:marLeft w:val="0"/>
                  <w:marRight w:val="0"/>
                  <w:marTop w:val="0"/>
                  <w:marBottom w:val="0"/>
                  <w:divBdr>
                    <w:top w:val="none" w:sz="0" w:space="0" w:color="auto"/>
                    <w:left w:val="none" w:sz="0" w:space="0" w:color="auto"/>
                    <w:bottom w:val="none" w:sz="0" w:space="0" w:color="auto"/>
                    <w:right w:val="none" w:sz="0" w:space="0" w:color="auto"/>
                  </w:divBdr>
                </w:div>
                <w:div w:id="824783954">
                  <w:marLeft w:val="0"/>
                  <w:marRight w:val="0"/>
                  <w:marTop w:val="0"/>
                  <w:marBottom w:val="0"/>
                  <w:divBdr>
                    <w:top w:val="none" w:sz="0" w:space="0" w:color="auto"/>
                    <w:left w:val="none" w:sz="0" w:space="0" w:color="auto"/>
                    <w:bottom w:val="none" w:sz="0" w:space="0" w:color="auto"/>
                    <w:right w:val="none" w:sz="0" w:space="0" w:color="auto"/>
                  </w:divBdr>
                </w:div>
                <w:div w:id="826557120">
                  <w:marLeft w:val="0"/>
                  <w:marRight w:val="0"/>
                  <w:marTop w:val="0"/>
                  <w:marBottom w:val="0"/>
                  <w:divBdr>
                    <w:top w:val="none" w:sz="0" w:space="0" w:color="auto"/>
                    <w:left w:val="none" w:sz="0" w:space="0" w:color="auto"/>
                    <w:bottom w:val="none" w:sz="0" w:space="0" w:color="auto"/>
                    <w:right w:val="none" w:sz="0" w:space="0" w:color="auto"/>
                  </w:divBdr>
                </w:div>
                <w:div w:id="827404422">
                  <w:marLeft w:val="0"/>
                  <w:marRight w:val="0"/>
                  <w:marTop w:val="0"/>
                  <w:marBottom w:val="0"/>
                  <w:divBdr>
                    <w:top w:val="none" w:sz="0" w:space="0" w:color="auto"/>
                    <w:left w:val="none" w:sz="0" w:space="0" w:color="auto"/>
                    <w:bottom w:val="none" w:sz="0" w:space="0" w:color="auto"/>
                    <w:right w:val="none" w:sz="0" w:space="0" w:color="auto"/>
                  </w:divBdr>
                </w:div>
                <w:div w:id="828591593">
                  <w:marLeft w:val="0"/>
                  <w:marRight w:val="0"/>
                  <w:marTop w:val="0"/>
                  <w:marBottom w:val="0"/>
                  <w:divBdr>
                    <w:top w:val="none" w:sz="0" w:space="0" w:color="auto"/>
                    <w:left w:val="none" w:sz="0" w:space="0" w:color="auto"/>
                    <w:bottom w:val="none" w:sz="0" w:space="0" w:color="auto"/>
                    <w:right w:val="none" w:sz="0" w:space="0" w:color="auto"/>
                  </w:divBdr>
                </w:div>
                <w:div w:id="829177318">
                  <w:marLeft w:val="0"/>
                  <w:marRight w:val="0"/>
                  <w:marTop w:val="0"/>
                  <w:marBottom w:val="0"/>
                  <w:divBdr>
                    <w:top w:val="none" w:sz="0" w:space="0" w:color="auto"/>
                    <w:left w:val="none" w:sz="0" w:space="0" w:color="auto"/>
                    <w:bottom w:val="none" w:sz="0" w:space="0" w:color="auto"/>
                    <w:right w:val="none" w:sz="0" w:space="0" w:color="auto"/>
                  </w:divBdr>
                </w:div>
                <w:div w:id="831139507">
                  <w:marLeft w:val="0"/>
                  <w:marRight w:val="0"/>
                  <w:marTop w:val="0"/>
                  <w:marBottom w:val="0"/>
                  <w:divBdr>
                    <w:top w:val="none" w:sz="0" w:space="0" w:color="auto"/>
                    <w:left w:val="none" w:sz="0" w:space="0" w:color="auto"/>
                    <w:bottom w:val="none" w:sz="0" w:space="0" w:color="auto"/>
                    <w:right w:val="none" w:sz="0" w:space="0" w:color="auto"/>
                  </w:divBdr>
                </w:div>
                <w:div w:id="833840026">
                  <w:marLeft w:val="0"/>
                  <w:marRight w:val="0"/>
                  <w:marTop w:val="0"/>
                  <w:marBottom w:val="0"/>
                  <w:divBdr>
                    <w:top w:val="none" w:sz="0" w:space="0" w:color="auto"/>
                    <w:left w:val="none" w:sz="0" w:space="0" w:color="auto"/>
                    <w:bottom w:val="none" w:sz="0" w:space="0" w:color="auto"/>
                    <w:right w:val="none" w:sz="0" w:space="0" w:color="auto"/>
                  </w:divBdr>
                </w:div>
                <w:div w:id="834498378">
                  <w:marLeft w:val="0"/>
                  <w:marRight w:val="0"/>
                  <w:marTop w:val="0"/>
                  <w:marBottom w:val="0"/>
                  <w:divBdr>
                    <w:top w:val="none" w:sz="0" w:space="0" w:color="auto"/>
                    <w:left w:val="none" w:sz="0" w:space="0" w:color="auto"/>
                    <w:bottom w:val="none" w:sz="0" w:space="0" w:color="auto"/>
                    <w:right w:val="none" w:sz="0" w:space="0" w:color="auto"/>
                  </w:divBdr>
                </w:div>
                <w:div w:id="836379899">
                  <w:marLeft w:val="0"/>
                  <w:marRight w:val="0"/>
                  <w:marTop w:val="0"/>
                  <w:marBottom w:val="0"/>
                  <w:divBdr>
                    <w:top w:val="none" w:sz="0" w:space="0" w:color="auto"/>
                    <w:left w:val="none" w:sz="0" w:space="0" w:color="auto"/>
                    <w:bottom w:val="none" w:sz="0" w:space="0" w:color="auto"/>
                    <w:right w:val="none" w:sz="0" w:space="0" w:color="auto"/>
                  </w:divBdr>
                </w:div>
                <w:div w:id="838275487">
                  <w:marLeft w:val="0"/>
                  <w:marRight w:val="0"/>
                  <w:marTop w:val="0"/>
                  <w:marBottom w:val="0"/>
                  <w:divBdr>
                    <w:top w:val="none" w:sz="0" w:space="0" w:color="auto"/>
                    <w:left w:val="none" w:sz="0" w:space="0" w:color="auto"/>
                    <w:bottom w:val="none" w:sz="0" w:space="0" w:color="auto"/>
                    <w:right w:val="none" w:sz="0" w:space="0" w:color="auto"/>
                  </w:divBdr>
                </w:div>
                <w:div w:id="838420666">
                  <w:marLeft w:val="0"/>
                  <w:marRight w:val="0"/>
                  <w:marTop w:val="0"/>
                  <w:marBottom w:val="0"/>
                  <w:divBdr>
                    <w:top w:val="none" w:sz="0" w:space="0" w:color="auto"/>
                    <w:left w:val="none" w:sz="0" w:space="0" w:color="auto"/>
                    <w:bottom w:val="none" w:sz="0" w:space="0" w:color="auto"/>
                    <w:right w:val="none" w:sz="0" w:space="0" w:color="auto"/>
                  </w:divBdr>
                </w:div>
                <w:div w:id="839076628">
                  <w:marLeft w:val="0"/>
                  <w:marRight w:val="0"/>
                  <w:marTop w:val="0"/>
                  <w:marBottom w:val="0"/>
                  <w:divBdr>
                    <w:top w:val="none" w:sz="0" w:space="0" w:color="auto"/>
                    <w:left w:val="none" w:sz="0" w:space="0" w:color="auto"/>
                    <w:bottom w:val="none" w:sz="0" w:space="0" w:color="auto"/>
                    <w:right w:val="none" w:sz="0" w:space="0" w:color="auto"/>
                  </w:divBdr>
                </w:div>
                <w:div w:id="839123074">
                  <w:marLeft w:val="0"/>
                  <w:marRight w:val="0"/>
                  <w:marTop w:val="0"/>
                  <w:marBottom w:val="0"/>
                  <w:divBdr>
                    <w:top w:val="none" w:sz="0" w:space="0" w:color="auto"/>
                    <w:left w:val="none" w:sz="0" w:space="0" w:color="auto"/>
                    <w:bottom w:val="none" w:sz="0" w:space="0" w:color="auto"/>
                    <w:right w:val="none" w:sz="0" w:space="0" w:color="auto"/>
                  </w:divBdr>
                </w:div>
                <w:div w:id="840391437">
                  <w:marLeft w:val="0"/>
                  <w:marRight w:val="0"/>
                  <w:marTop w:val="0"/>
                  <w:marBottom w:val="0"/>
                  <w:divBdr>
                    <w:top w:val="none" w:sz="0" w:space="0" w:color="auto"/>
                    <w:left w:val="none" w:sz="0" w:space="0" w:color="auto"/>
                    <w:bottom w:val="none" w:sz="0" w:space="0" w:color="auto"/>
                    <w:right w:val="none" w:sz="0" w:space="0" w:color="auto"/>
                  </w:divBdr>
                </w:div>
                <w:div w:id="841311760">
                  <w:marLeft w:val="0"/>
                  <w:marRight w:val="0"/>
                  <w:marTop w:val="0"/>
                  <w:marBottom w:val="0"/>
                  <w:divBdr>
                    <w:top w:val="none" w:sz="0" w:space="0" w:color="auto"/>
                    <w:left w:val="none" w:sz="0" w:space="0" w:color="auto"/>
                    <w:bottom w:val="none" w:sz="0" w:space="0" w:color="auto"/>
                    <w:right w:val="none" w:sz="0" w:space="0" w:color="auto"/>
                  </w:divBdr>
                </w:div>
                <w:div w:id="841314580">
                  <w:marLeft w:val="0"/>
                  <w:marRight w:val="0"/>
                  <w:marTop w:val="0"/>
                  <w:marBottom w:val="0"/>
                  <w:divBdr>
                    <w:top w:val="none" w:sz="0" w:space="0" w:color="auto"/>
                    <w:left w:val="none" w:sz="0" w:space="0" w:color="auto"/>
                    <w:bottom w:val="none" w:sz="0" w:space="0" w:color="auto"/>
                    <w:right w:val="none" w:sz="0" w:space="0" w:color="auto"/>
                  </w:divBdr>
                </w:div>
                <w:div w:id="851917406">
                  <w:marLeft w:val="0"/>
                  <w:marRight w:val="0"/>
                  <w:marTop w:val="0"/>
                  <w:marBottom w:val="0"/>
                  <w:divBdr>
                    <w:top w:val="none" w:sz="0" w:space="0" w:color="auto"/>
                    <w:left w:val="none" w:sz="0" w:space="0" w:color="auto"/>
                    <w:bottom w:val="none" w:sz="0" w:space="0" w:color="auto"/>
                    <w:right w:val="none" w:sz="0" w:space="0" w:color="auto"/>
                  </w:divBdr>
                </w:div>
                <w:div w:id="854732838">
                  <w:marLeft w:val="0"/>
                  <w:marRight w:val="0"/>
                  <w:marTop w:val="0"/>
                  <w:marBottom w:val="0"/>
                  <w:divBdr>
                    <w:top w:val="none" w:sz="0" w:space="0" w:color="auto"/>
                    <w:left w:val="none" w:sz="0" w:space="0" w:color="auto"/>
                    <w:bottom w:val="none" w:sz="0" w:space="0" w:color="auto"/>
                    <w:right w:val="none" w:sz="0" w:space="0" w:color="auto"/>
                  </w:divBdr>
                </w:div>
                <w:div w:id="855507142">
                  <w:marLeft w:val="0"/>
                  <w:marRight w:val="0"/>
                  <w:marTop w:val="0"/>
                  <w:marBottom w:val="0"/>
                  <w:divBdr>
                    <w:top w:val="none" w:sz="0" w:space="0" w:color="auto"/>
                    <w:left w:val="none" w:sz="0" w:space="0" w:color="auto"/>
                    <w:bottom w:val="none" w:sz="0" w:space="0" w:color="auto"/>
                    <w:right w:val="none" w:sz="0" w:space="0" w:color="auto"/>
                  </w:divBdr>
                </w:div>
                <w:div w:id="857812852">
                  <w:marLeft w:val="0"/>
                  <w:marRight w:val="0"/>
                  <w:marTop w:val="0"/>
                  <w:marBottom w:val="0"/>
                  <w:divBdr>
                    <w:top w:val="none" w:sz="0" w:space="0" w:color="auto"/>
                    <w:left w:val="none" w:sz="0" w:space="0" w:color="auto"/>
                    <w:bottom w:val="none" w:sz="0" w:space="0" w:color="auto"/>
                    <w:right w:val="none" w:sz="0" w:space="0" w:color="auto"/>
                  </w:divBdr>
                </w:div>
                <w:div w:id="861016660">
                  <w:marLeft w:val="0"/>
                  <w:marRight w:val="0"/>
                  <w:marTop w:val="0"/>
                  <w:marBottom w:val="0"/>
                  <w:divBdr>
                    <w:top w:val="none" w:sz="0" w:space="0" w:color="auto"/>
                    <w:left w:val="none" w:sz="0" w:space="0" w:color="auto"/>
                    <w:bottom w:val="none" w:sz="0" w:space="0" w:color="auto"/>
                    <w:right w:val="none" w:sz="0" w:space="0" w:color="auto"/>
                  </w:divBdr>
                </w:div>
                <w:div w:id="861240533">
                  <w:marLeft w:val="0"/>
                  <w:marRight w:val="0"/>
                  <w:marTop w:val="0"/>
                  <w:marBottom w:val="0"/>
                  <w:divBdr>
                    <w:top w:val="none" w:sz="0" w:space="0" w:color="auto"/>
                    <w:left w:val="none" w:sz="0" w:space="0" w:color="auto"/>
                    <w:bottom w:val="none" w:sz="0" w:space="0" w:color="auto"/>
                    <w:right w:val="none" w:sz="0" w:space="0" w:color="auto"/>
                  </w:divBdr>
                </w:div>
                <w:div w:id="861938459">
                  <w:marLeft w:val="0"/>
                  <w:marRight w:val="0"/>
                  <w:marTop w:val="0"/>
                  <w:marBottom w:val="0"/>
                  <w:divBdr>
                    <w:top w:val="none" w:sz="0" w:space="0" w:color="auto"/>
                    <w:left w:val="none" w:sz="0" w:space="0" w:color="auto"/>
                    <w:bottom w:val="none" w:sz="0" w:space="0" w:color="auto"/>
                    <w:right w:val="none" w:sz="0" w:space="0" w:color="auto"/>
                  </w:divBdr>
                </w:div>
                <w:div w:id="862089979">
                  <w:marLeft w:val="0"/>
                  <w:marRight w:val="0"/>
                  <w:marTop w:val="0"/>
                  <w:marBottom w:val="0"/>
                  <w:divBdr>
                    <w:top w:val="none" w:sz="0" w:space="0" w:color="auto"/>
                    <w:left w:val="none" w:sz="0" w:space="0" w:color="auto"/>
                    <w:bottom w:val="none" w:sz="0" w:space="0" w:color="auto"/>
                    <w:right w:val="none" w:sz="0" w:space="0" w:color="auto"/>
                  </w:divBdr>
                </w:div>
                <w:div w:id="863129324">
                  <w:marLeft w:val="0"/>
                  <w:marRight w:val="0"/>
                  <w:marTop w:val="0"/>
                  <w:marBottom w:val="0"/>
                  <w:divBdr>
                    <w:top w:val="none" w:sz="0" w:space="0" w:color="auto"/>
                    <w:left w:val="none" w:sz="0" w:space="0" w:color="auto"/>
                    <w:bottom w:val="none" w:sz="0" w:space="0" w:color="auto"/>
                    <w:right w:val="none" w:sz="0" w:space="0" w:color="auto"/>
                  </w:divBdr>
                </w:div>
                <w:div w:id="864517017">
                  <w:marLeft w:val="0"/>
                  <w:marRight w:val="0"/>
                  <w:marTop w:val="0"/>
                  <w:marBottom w:val="0"/>
                  <w:divBdr>
                    <w:top w:val="none" w:sz="0" w:space="0" w:color="auto"/>
                    <w:left w:val="none" w:sz="0" w:space="0" w:color="auto"/>
                    <w:bottom w:val="none" w:sz="0" w:space="0" w:color="auto"/>
                    <w:right w:val="none" w:sz="0" w:space="0" w:color="auto"/>
                  </w:divBdr>
                </w:div>
                <w:div w:id="866062168">
                  <w:marLeft w:val="0"/>
                  <w:marRight w:val="0"/>
                  <w:marTop w:val="0"/>
                  <w:marBottom w:val="0"/>
                  <w:divBdr>
                    <w:top w:val="none" w:sz="0" w:space="0" w:color="auto"/>
                    <w:left w:val="none" w:sz="0" w:space="0" w:color="auto"/>
                    <w:bottom w:val="none" w:sz="0" w:space="0" w:color="auto"/>
                    <w:right w:val="none" w:sz="0" w:space="0" w:color="auto"/>
                  </w:divBdr>
                </w:div>
                <w:div w:id="868644114">
                  <w:marLeft w:val="0"/>
                  <w:marRight w:val="0"/>
                  <w:marTop w:val="0"/>
                  <w:marBottom w:val="0"/>
                  <w:divBdr>
                    <w:top w:val="none" w:sz="0" w:space="0" w:color="auto"/>
                    <w:left w:val="none" w:sz="0" w:space="0" w:color="auto"/>
                    <w:bottom w:val="none" w:sz="0" w:space="0" w:color="auto"/>
                    <w:right w:val="none" w:sz="0" w:space="0" w:color="auto"/>
                  </w:divBdr>
                </w:div>
                <w:div w:id="870535536">
                  <w:marLeft w:val="0"/>
                  <w:marRight w:val="0"/>
                  <w:marTop w:val="0"/>
                  <w:marBottom w:val="0"/>
                  <w:divBdr>
                    <w:top w:val="none" w:sz="0" w:space="0" w:color="auto"/>
                    <w:left w:val="none" w:sz="0" w:space="0" w:color="auto"/>
                    <w:bottom w:val="none" w:sz="0" w:space="0" w:color="auto"/>
                    <w:right w:val="none" w:sz="0" w:space="0" w:color="auto"/>
                  </w:divBdr>
                </w:div>
                <w:div w:id="872159948">
                  <w:marLeft w:val="0"/>
                  <w:marRight w:val="0"/>
                  <w:marTop w:val="0"/>
                  <w:marBottom w:val="0"/>
                  <w:divBdr>
                    <w:top w:val="none" w:sz="0" w:space="0" w:color="auto"/>
                    <w:left w:val="none" w:sz="0" w:space="0" w:color="auto"/>
                    <w:bottom w:val="none" w:sz="0" w:space="0" w:color="auto"/>
                    <w:right w:val="none" w:sz="0" w:space="0" w:color="auto"/>
                  </w:divBdr>
                </w:div>
                <w:div w:id="874195889">
                  <w:marLeft w:val="0"/>
                  <w:marRight w:val="0"/>
                  <w:marTop w:val="0"/>
                  <w:marBottom w:val="0"/>
                  <w:divBdr>
                    <w:top w:val="none" w:sz="0" w:space="0" w:color="auto"/>
                    <w:left w:val="none" w:sz="0" w:space="0" w:color="auto"/>
                    <w:bottom w:val="none" w:sz="0" w:space="0" w:color="auto"/>
                    <w:right w:val="none" w:sz="0" w:space="0" w:color="auto"/>
                  </w:divBdr>
                </w:div>
                <w:div w:id="874538895">
                  <w:marLeft w:val="0"/>
                  <w:marRight w:val="0"/>
                  <w:marTop w:val="0"/>
                  <w:marBottom w:val="0"/>
                  <w:divBdr>
                    <w:top w:val="none" w:sz="0" w:space="0" w:color="auto"/>
                    <w:left w:val="none" w:sz="0" w:space="0" w:color="auto"/>
                    <w:bottom w:val="none" w:sz="0" w:space="0" w:color="auto"/>
                    <w:right w:val="none" w:sz="0" w:space="0" w:color="auto"/>
                  </w:divBdr>
                </w:div>
                <w:div w:id="874930854">
                  <w:marLeft w:val="0"/>
                  <w:marRight w:val="0"/>
                  <w:marTop w:val="0"/>
                  <w:marBottom w:val="0"/>
                  <w:divBdr>
                    <w:top w:val="none" w:sz="0" w:space="0" w:color="auto"/>
                    <w:left w:val="none" w:sz="0" w:space="0" w:color="auto"/>
                    <w:bottom w:val="none" w:sz="0" w:space="0" w:color="auto"/>
                    <w:right w:val="none" w:sz="0" w:space="0" w:color="auto"/>
                  </w:divBdr>
                </w:div>
                <w:div w:id="875847283">
                  <w:marLeft w:val="0"/>
                  <w:marRight w:val="0"/>
                  <w:marTop w:val="0"/>
                  <w:marBottom w:val="0"/>
                  <w:divBdr>
                    <w:top w:val="none" w:sz="0" w:space="0" w:color="auto"/>
                    <w:left w:val="none" w:sz="0" w:space="0" w:color="auto"/>
                    <w:bottom w:val="none" w:sz="0" w:space="0" w:color="auto"/>
                    <w:right w:val="none" w:sz="0" w:space="0" w:color="auto"/>
                  </w:divBdr>
                </w:div>
                <w:div w:id="876312938">
                  <w:marLeft w:val="0"/>
                  <w:marRight w:val="0"/>
                  <w:marTop w:val="0"/>
                  <w:marBottom w:val="0"/>
                  <w:divBdr>
                    <w:top w:val="none" w:sz="0" w:space="0" w:color="auto"/>
                    <w:left w:val="none" w:sz="0" w:space="0" w:color="auto"/>
                    <w:bottom w:val="none" w:sz="0" w:space="0" w:color="auto"/>
                    <w:right w:val="none" w:sz="0" w:space="0" w:color="auto"/>
                  </w:divBdr>
                </w:div>
                <w:div w:id="876626014">
                  <w:marLeft w:val="0"/>
                  <w:marRight w:val="0"/>
                  <w:marTop w:val="0"/>
                  <w:marBottom w:val="0"/>
                  <w:divBdr>
                    <w:top w:val="none" w:sz="0" w:space="0" w:color="auto"/>
                    <w:left w:val="none" w:sz="0" w:space="0" w:color="auto"/>
                    <w:bottom w:val="none" w:sz="0" w:space="0" w:color="auto"/>
                    <w:right w:val="none" w:sz="0" w:space="0" w:color="auto"/>
                  </w:divBdr>
                </w:div>
                <w:div w:id="877934019">
                  <w:marLeft w:val="0"/>
                  <w:marRight w:val="0"/>
                  <w:marTop w:val="0"/>
                  <w:marBottom w:val="0"/>
                  <w:divBdr>
                    <w:top w:val="none" w:sz="0" w:space="0" w:color="auto"/>
                    <w:left w:val="none" w:sz="0" w:space="0" w:color="auto"/>
                    <w:bottom w:val="none" w:sz="0" w:space="0" w:color="auto"/>
                    <w:right w:val="none" w:sz="0" w:space="0" w:color="auto"/>
                  </w:divBdr>
                </w:div>
                <w:div w:id="878125957">
                  <w:marLeft w:val="0"/>
                  <w:marRight w:val="0"/>
                  <w:marTop w:val="0"/>
                  <w:marBottom w:val="0"/>
                  <w:divBdr>
                    <w:top w:val="none" w:sz="0" w:space="0" w:color="auto"/>
                    <w:left w:val="none" w:sz="0" w:space="0" w:color="auto"/>
                    <w:bottom w:val="none" w:sz="0" w:space="0" w:color="auto"/>
                    <w:right w:val="none" w:sz="0" w:space="0" w:color="auto"/>
                  </w:divBdr>
                </w:div>
                <w:div w:id="878128017">
                  <w:marLeft w:val="0"/>
                  <w:marRight w:val="0"/>
                  <w:marTop w:val="0"/>
                  <w:marBottom w:val="0"/>
                  <w:divBdr>
                    <w:top w:val="none" w:sz="0" w:space="0" w:color="auto"/>
                    <w:left w:val="none" w:sz="0" w:space="0" w:color="auto"/>
                    <w:bottom w:val="none" w:sz="0" w:space="0" w:color="auto"/>
                    <w:right w:val="none" w:sz="0" w:space="0" w:color="auto"/>
                  </w:divBdr>
                </w:div>
                <w:div w:id="878278295">
                  <w:marLeft w:val="0"/>
                  <w:marRight w:val="0"/>
                  <w:marTop w:val="0"/>
                  <w:marBottom w:val="0"/>
                  <w:divBdr>
                    <w:top w:val="none" w:sz="0" w:space="0" w:color="auto"/>
                    <w:left w:val="none" w:sz="0" w:space="0" w:color="auto"/>
                    <w:bottom w:val="none" w:sz="0" w:space="0" w:color="auto"/>
                    <w:right w:val="none" w:sz="0" w:space="0" w:color="auto"/>
                  </w:divBdr>
                </w:div>
                <w:div w:id="878467757">
                  <w:marLeft w:val="0"/>
                  <w:marRight w:val="0"/>
                  <w:marTop w:val="0"/>
                  <w:marBottom w:val="0"/>
                  <w:divBdr>
                    <w:top w:val="none" w:sz="0" w:space="0" w:color="auto"/>
                    <w:left w:val="none" w:sz="0" w:space="0" w:color="auto"/>
                    <w:bottom w:val="none" w:sz="0" w:space="0" w:color="auto"/>
                    <w:right w:val="none" w:sz="0" w:space="0" w:color="auto"/>
                  </w:divBdr>
                </w:div>
                <w:div w:id="878589635">
                  <w:marLeft w:val="0"/>
                  <w:marRight w:val="0"/>
                  <w:marTop w:val="0"/>
                  <w:marBottom w:val="0"/>
                  <w:divBdr>
                    <w:top w:val="none" w:sz="0" w:space="0" w:color="auto"/>
                    <w:left w:val="none" w:sz="0" w:space="0" w:color="auto"/>
                    <w:bottom w:val="none" w:sz="0" w:space="0" w:color="auto"/>
                    <w:right w:val="none" w:sz="0" w:space="0" w:color="auto"/>
                  </w:divBdr>
                </w:div>
                <w:div w:id="878931074">
                  <w:marLeft w:val="0"/>
                  <w:marRight w:val="0"/>
                  <w:marTop w:val="0"/>
                  <w:marBottom w:val="0"/>
                  <w:divBdr>
                    <w:top w:val="none" w:sz="0" w:space="0" w:color="auto"/>
                    <w:left w:val="none" w:sz="0" w:space="0" w:color="auto"/>
                    <w:bottom w:val="none" w:sz="0" w:space="0" w:color="auto"/>
                    <w:right w:val="none" w:sz="0" w:space="0" w:color="auto"/>
                  </w:divBdr>
                </w:div>
                <w:div w:id="880551601">
                  <w:marLeft w:val="0"/>
                  <w:marRight w:val="0"/>
                  <w:marTop w:val="0"/>
                  <w:marBottom w:val="0"/>
                  <w:divBdr>
                    <w:top w:val="none" w:sz="0" w:space="0" w:color="auto"/>
                    <w:left w:val="none" w:sz="0" w:space="0" w:color="auto"/>
                    <w:bottom w:val="none" w:sz="0" w:space="0" w:color="auto"/>
                    <w:right w:val="none" w:sz="0" w:space="0" w:color="auto"/>
                  </w:divBdr>
                </w:div>
                <w:div w:id="880938486">
                  <w:marLeft w:val="0"/>
                  <w:marRight w:val="0"/>
                  <w:marTop w:val="0"/>
                  <w:marBottom w:val="0"/>
                  <w:divBdr>
                    <w:top w:val="none" w:sz="0" w:space="0" w:color="auto"/>
                    <w:left w:val="none" w:sz="0" w:space="0" w:color="auto"/>
                    <w:bottom w:val="none" w:sz="0" w:space="0" w:color="auto"/>
                    <w:right w:val="none" w:sz="0" w:space="0" w:color="auto"/>
                  </w:divBdr>
                </w:div>
                <w:div w:id="884826959">
                  <w:marLeft w:val="0"/>
                  <w:marRight w:val="0"/>
                  <w:marTop w:val="0"/>
                  <w:marBottom w:val="0"/>
                  <w:divBdr>
                    <w:top w:val="none" w:sz="0" w:space="0" w:color="auto"/>
                    <w:left w:val="none" w:sz="0" w:space="0" w:color="auto"/>
                    <w:bottom w:val="none" w:sz="0" w:space="0" w:color="auto"/>
                    <w:right w:val="none" w:sz="0" w:space="0" w:color="auto"/>
                  </w:divBdr>
                </w:div>
                <w:div w:id="885679607">
                  <w:marLeft w:val="0"/>
                  <w:marRight w:val="0"/>
                  <w:marTop w:val="0"/>
                  <w:marBottom w:val="0"/>
                  <w:divBdr>
                    <w:top w:val="none" w:sz="0" w:space="0" w:color="auto"/>
                    <w:left w:val="none" w:sz="0" w:space="0" w:color="auto"/>
                    <w:bottom w:val="none" w:sz="0" w:space="0" w:color="auto"/>
                    <w:right w:val="none" w:sz="0" w:space="0" w:color="auto"/>
                  </w:divBdr>
                </w:div>
                <w:div w:id="886524261">
                  <w:marLeft w:val="0"/>
                  <w:marRight w:val="0"/>
                  <w:marTop w:val="0"/>
                  <w:marBottom w:val="0"/>
                  <w:divBdr>
                    <w:top w:val="none" w:sz="0" w:space="0" w:color="auto"/>
                    <w:left w:val="none" w:sz="0" w:space="0" w:color="auto"/>
                    <w:bottom w:val="none" w:sz="0" w:space="0" w:color="auto"/>
                    <w:right w:val="none" w:sz="0" w:space="0" w:color="auto"/>
                  </w:divBdr>
                </w:div>
                <w:div w:id="887835715">
                  <w:marLeft w:val="0"/>
                  <w:marRight w:val="0"/>
                  <w:marTop w:val="0"/>
                  <w:marBottom w:val="0"/>
                  <w:divBdr>
                    <w:top w:val="none" w:sz="0" w:space="0" w:color="auto"/>
                    <w:left w:val="none" w:sz="0" w:space="0" w:color="auto"/>
                    <w:bottom w:val="none" w:sz="0" w:space="0" w:color="auto"/>
                    <w:right w:val="none" w:sz="0" w:space="0" w:color="auto"/>
                  </w:divBdr>
                </w:div>
                <w:div w:id="888297749">
                  <w:marLeft w:val="0"/>
                  <w:marRight w:val="0"/>
                  <w:marTop w:val="0"/>
                  <w:marBottom w:val="0"/>
                  <w:divBdr>
                    <w:top w:val="none" w:sz="0" w:space="0" w:color="auto"/>
                    <w:left w:val="none" w:sz="0" w:space="0" w:color="auto"/>
                    <w:bottom w:val="none" w:sz="0" w:space="0" w:color="auto"/>
                    <w:right w:val="none" w:sz="0" w:space="0" w:color="auto"/>
                  </w:divBdr>
                </w:div>
                <w:div w:id="890534868">
                  <w:marLeft w:val="0"/>
                  <w:marRight w:val="0"/>
                  <w:marTop w:val="0"/>
                  <w:marBottom w:val="0"/>
                  <w:divBdr>
                    <w:top w:val="none" w:sz="0" w:space="0" w:color="auto"/>
                    <w:left w:val="none" w:sz="0" w:space="0" w:color="auto"/>
                    <w:bottom w:val="none" w:sz="0" w:space="0" w:color="auto"/>
                    <w:right w:val="none" w:sz="0" w:space="0" w:color="auto"/>
                  </w:divBdr>
                </w:div>
                <w:div w:id="892500814">
                  <w:marLeft w:val="0"/>
                  <w:marRight w:val="0"/>
                  <w:marTop w:val="0"/>
                  <w:marBottom w:val="0"/>
                  <w:divBdr>
                    <w:top w:val="none" w:sz="0" w:space="0" w:color="auto"/>
                    <w:left w:val="none" w:sz="0" w:space="0" w:color="auto"/>
                    <w:bottom w:val="none" w:sz="0" w:space="0" w:color="auto"/>
                    <w:right w:val="none" w:sz="0" w:space="0" w:color="auto"/>
                  </w:divBdr>
                </w:div>
                <w:div w:id="894122387">
                  <w:marLeft w:val="0"/>
                  <w:marRight w:val="0"/>
                  <w:marTop w:val="0"/>
                  <w:marBottom w:val="0"/>
                  <w:divBdr>
                    <w:top w:val="none" w:sz="0" w:space="0" w:color="auto"/>
                    <w:left w:val="none" w:sz="0" w:space="0" w:color="auto"/>
                    <w:bottom w:val="none" w:sz="0" w:space="0" w:color="auto"/>
                    <w:right w:val="none" w:sz="0" w:space="0" w:color="auto"/>
                  </w:divBdr>
                </w:div>
                <w:div w:id="895819985">
                  <w:marLeft w:val="0"/>
                  <w:marRight w:val="0"/>
                  <w:marTop w:val="0"/>
                  <w:marBottom w:val="0"/>
                  <w:divBdr>
                    <w:top w:val="none" w:sz="0" w:space="0" w:color="auto"/>
                    <w:left w:val="none" w:sz="0" w:space="0" w:color="auto"/>
                    <w:bottom w:val="none" w:sz="0" w:space="0" w:color="auto"/>
                    <w:right w:val="none" w:sz="0" w:space="0" w:color="auto"/>
                  </w:divBdr>
                </w:div>
                <w:div w:id="897782325">
                  <w:marLeft w:val="0"/>
                  <w:marRight w:val="0"/>
                  <w:marTop w:val="0"/>
                  <w:marBottom w:val="0"/>
                  <w:divBdr>
                    <w:top w:val="none" w:sz="0" w:space="0" w:color="auto"/>
                    <w:left w:val="none" w:sz="0" w:space="0" w:color="auto"/>
                    <w:bottom w:val="none" w:sz="0" w:space="0" w:color="auto"/>
                    <w:right w:val="none" w:sz="0" w:space="0" w:color="auto"/>
                  </w:divBdr>
                </w:div>
                <w:div w:id="901019211">
                  <w:marLeft w:val="0"/>
                  <w:marRight w:val="0"/>
                  <w:marTop w:val="0"/>
                  <w:marBottom w:val="0"/>
                  <w:divBdr>
                    <w:top w:val="none" w:sz="0" w:space="0" w:color="auto"/>
                    <w:left w:val="none" w:sz="0" w:space="0" w:color="auto"/>
                    <w:bottom w:val="none" w:sz="0" w:space="0" w:color="auto"/>
                    <w:right w:val="none" w:sz="0" w:space="0" w:color="auto"/>
                  </w:divBdr>
                </w:div>
                <w:div w:id="903491065">
                  <w:marLeft w:val="0"/>
                  <w:marRight w:val="0"/>
                  <w:marTop w:val="0"/>
                  <w:marBottom w:val="0"/>
                  <w:divBdr>
                    <w:top w:val="none" w:sz="0" w:space="0" w:color="auto"/>
                    <w:left w:val="none" w:sz="0" w:space="0" w:color="auto"/>
                    <w:bottom w:val="none" w:sz="0" w:space="0" w:color="auto"/>
                    <w:right w:val="none" w:sz="0" w:space="0" w:color="auto"/>
                  </w:divBdr>
                </w:div>
                <w:div w:id="904609395">
                  <w:marLeft w:val="0"/>
                  <w:marRight w:val="0"/>
                  <w:marTop w:val="0"/>
                  <w:marBottom w:val="0"/>
                  <w:divBdr>
                    <w:top w:val="none" w:sz="0" w:space="0" w:color="auto"/>
                    <w:left w:val="none" w:sz="0" w:space="0" w:color="auto"/>
                    <w:bottom w:val="none" w:sz="0" w:space="0" w:color="auto"/>
                    <w:right w:val="none" w:sz="0" w:space="0" w:color="auto"/>
                  </w:divBdr>
                </w:div>
                <w:div w:id="905609051">
                  <w:marLeft w:val="0"/>
                  <w:marRight w:val="0"/>
                  <w:marTop w:val="0"/>
                  <w:marBottom w:val="0"/>
                  <w:divBdr>
                    <w:top w:val="none" w:sz="0" w:space="0" w:color="auto"/>
                    <w:left w:val="none" w:sz="0" w:space="0" w:color="auto"/>
                    <w:bottom w:val="none" w:sz="0" w:space="0" w:color="auto"/>
                    <w:right w:val="none" w:sz="0" w:space="0" w:color="auto"/>
                  </w:divBdr>
                </w:div>
                <w:div w:id="908269352">
                  <w:marLeft w:val="0"/>
                  <w:marRight w:val="0"/>
                  <w:marTop w:val="0"/>
                  <w:marBottom w:val="0"/>
                  <w:divBdr>
                    <w:top w:val="none" w:sz="0" w:space="0" w:color="auto"/>
                    <w:left w:val="none" w:sz="0" w:space="0" w:color="auto"/>
                    <w:bottom w:val="none" w:sz="0" w:space="0" w:color="auto"/>
                    <w:right w:val="none" w:sz="0" w:space="0" w:color="auto"/>
                  </w:divBdr>
                </w:div>
                <w:div w:id="909921269">
                  <w:marLeft w:val="0"/>
                  <w:marRight w:val="0"/>
                  <w:marTop w:val="0"/>
                  <w:marBottom w:val="0"/>
                  <w:divBdr>
                    <w:top w:val="none" w:sz="0" w:space="0" w:color="auto"/>
                    <w:left w:val="none" w:sz="0" w:space="0" w:color="auto"/>
                    <w:bottom w:val="none" w:sz="0" w:space="0" w:color="auto"/>
                    <w:right w:val="none" w:sz="0" w:space="0" w:color="auto"/>
                  </w:divBdr>
                </w:div>
                <w:div w:id="913710676">
                  <w:marLeft w:val="0"/>
                  <w:marRight w:val="0"/>
                  <w:marTop w:val="0"/>
                  <w:marBottom w:val="0"/>
                  <w:divBdr>
                    <w:top w:val="none" w:sz="0" w:space="0" w:color="auto"/>
                    <w:left w:val="none" w:sz="0" w:space="0" w:color="auto"/>
                    <w:bottom w:val="none" w:sz="0" w:space="0" w:color="auto"/>
                    <w:right w:val="none" w:sz="0" w:space="0" w:color="auto"/>
                  </w:divBdr>
                </w:div>
                <w:div w:id="916548653">
                  <w:marLeft w:val="0"/>
                  <w:marRight w:val="0"/>
                  <w:marTop w:val="0"/>
                  <w:marBottom w:val="0"/>
                  <w:divBdr>
                    <w:top w:val="none" w:sz="0" w:space="0" w:color="auto"/>
                    <w:left w:val="none" w:sz="0" w:space="0" w:color="auto"/>
                    <w:bottom w:val="none" w:sz="0" w:space="0" w:color="auto"/>
                    <w:right w:val="none" w:sz="0" w:space="0" w:color="auto"/>
                  </w:divBdr>
                </w:div>
                <w:div w:id="918369867">
                  <w:marLeft w:val="0"/>
                  <w:marRight w:val="0"/>
                  <w:marTop w:val="0"/>
                  <w:marBottom w:val="0"/>
                  <w:divBdr>
                    <w:top w:val="none" w:sz="0" w:space="0" w:color="auto"/>
                    <w:left w:val="none" w:sz="0" w:space="0" w:color="auto"/>
                    <w:bottom w:val="none" w:sz="0" w:space="0" w:color="auto"/>
                    <w:right w:val="none" w:sz="0" w:space="0" w:color="auto"/>
                  </w:divBdr>
                </w:div>
                <w:div w:id="921109651">
                  <w:marLeft w:val="0"/>
                  <w:marRight w:val="0"/>
                  <w:marTop w:val="0"/>
                  <w:marBottom w:val="0"/>
                  <w:divBdr>
                    <w:top w:val="none" w:sz="0" w:space="0" w:color="auto"/>
                    <w:left w:val="none" w:sz="0" w:space="0" w:color="auto"/>
                    <w:bottom w:val="none" w:sz="0" w:space="0" w:color="auto"/>
                    <w:right w:val="none" w:sz="0" w:space="0" w:color="auto"/>
                  </w:divBdr>
                </w:div>
                <w:div w:id="926117078">
                  <w:marLeft w:val="0"/>
                  <w:marRight w:val="0"/>
                  <w:marTop w:val="0"/>
                  <w:marBottom w:val="0"/>
                  <w:divBdr>
                    <w:top w:val="none" w:sz="0" w:space="0" w:color="auto"/>
                    <w:left w:val="none" w:sz="0" w:space="0" w:color="auto"/>
                    <w:bottom w:val="none" w:sz="0" w:space="0" w:color="auto"/>
                    <w:right w:val="none" w:sz="0" w:space="0" w:color="auto"/>
                  </w:divBdr>
                </w:div>
                <w:div w:id="926159892">
                  <w:marLeft w:val="0"/>
                  <w:marRight w:val="0"/>
                  <w:marTop w:val="0"/>
                  <w:marBottom w:val="0"/>
                  <w:divBdr>
                    <w:top w:val="none" w:sz="0" w:space="0" w:color="auto"/>
                    <w:left w:val="none" w:sz="0" w:space="0" w:color="auto"/>
                    <w:bottom w:val="none" w:sz="0" w:space="0" w:color="auto"/>
                    <w:right w:val="none" w:sz="0" w:space="0" w:color="auto"/>
                  </w:divBdr>
                </w:div>
                <w:div w:id="927930624">
                  <w:marLeft w:val="0"/>
                  <w:marRight w:val="0"/>
                  <w:marTop w:val="0"/>
                  <w:marBottom w:val="0"/>
                  <w:divBdr>
                    <w:top w:val="none" w:sz="0" w:space="0" w:color="auto"/>
                    <w:left w:val="none" w:sz="0" w:space="0" w:color="auto"/>
                    <w:bottom w:val="none" w:sz="0" w:space="0" w:color="auto"/>
                    <w:right w:val="none" w:sz="0" w:space="0" w:color="auto"/>
                  </w:divBdr>
                </w:div>
                <w:div w:id="928081496">
                  <w:marLeft w:val="0"/>
                  <w:marRight w:val="0"/>
                  <w:marTop w:val="0"/>
                  <w:marBottom w:val="0"/>
                  <w:divBdr>
                    <w:top w:val="none" w:sz="0" w:space="0" w:color="auto"/>
                    <w:left w:val="none" w:sz="0" w:space="0" w:color="auto"/>
                    <w:bottom w:val="none" w:sz="0" w:space="0" w:color="auto"/>
                    <w:right w:val="none" w:sz="0" w:space="0" w:color="auto"/>
                  </w:divBdr>
                </w:div>
                <w:div w:id="930431780">
                  <w:marLeft w:val="0"/>
                  <w:marRight w:val="0"/>
                  <w:marTop w:val="0"/>
                  <w:marBottom w:val="0"/>
                  <w:divBdr>
                    <w:top w:val="none" w:sz="0" w:space="0" w:color="auto"/>
                    <w:left w:val="none" w:sz="0" w:space="0" w:color="auto"/>
                    <w:bottom w:val="none" w:sz="0" w:space="0" w:color="auto"/>
                    <w:right w:val="none" w:sz="0" w:space="0" w:color="auto"/>
                  </w:divBdr>
                </w:div>
                <w:div w:id="933825840">
                  <w:marLeft w:val="0"/>
                  <w:marRight w:val="0"/>
                  <w:marTop w:val="0"/>
                  <w:marBottom w:val="0"/>
                  <w:divBdr>
                    <w:top w:val="none" w:sz="0" w:space="0" w:color="auto"/>
                    <w:left w:val="none" w:sz="0" w:space="0" w:color="auto"/>
                    <w:bottom w:val="none" w:sz="0" w:space="0" w:color="auto"/>
                    <w:right w:val="none" w:sz="0" w:space="0" w:color="auto"/>
                  </w:divBdr>
                </w:div>
                <w:div w:id="934440829">
                  <w:marLeft w:val="0"/>
                  <w:marRight w:val="0"/>
                  <w:marTop w:val="0"/>
                  <w:marBottom w:val="0"/>
                  <w:divBdr>
                    <w:top w:val="none" w:sz="0" w:space="0" w:color="auto"/>
                    <w:left w:val="none" w:sz="0" w:space="0" w:color="auto"/>
                    <w:bottom w:val="none" w:sz="0" w:space="0" w:color="auto"/>
                    <w:right w:val="none" w:sz="0" w:space="0" w:color="auto"/>
                  </w:divBdr>
                </w:div>
                <w:div w:id="934632766">
                  <w:marLeft w:val="0"/>
                  <w:marRight w:val="0"/>
                  <w:marTop w:val="0"/>
                  <w:marBottom w:val="0"/>
                  <w:divBdr>
                    <w:top w:val="none" w:sz="0" w:space="0" w:color="auto"/>
                    <w:left w:val="none" w:sz="0" w:space="0" w:color="auto"/>
                    <w:bottom w:val="none" w:sz="0" w:space="0" w:color="auto"/>
                    <w:right w:val="none" w:sz="0" w:space="0" w:color="auto"/>
                  </w:divBdr>
                </w:div>
                <w:div w:id="935675297">
                  <w:marLeft w:val="0"/>
                  <w:marRight w:val="0"/>
                  <w:marTop w:val="0"/>
                  <w:marBottom w:val="0"/>
                  <w:divBdr>
                    <w:top w:val="none" w:sz="0" w:space="0" w:color="auto"/>
                    <w:left w:val="none" w:sz="0" w:space="0" w:color="auto"/>
                    <w:bottom w:val="none" w:sz="0" w:space="0" w:color="auto"/>
                    <w:right w:val="none" w:sz="0" w:space="0" w:color="auto"/>
                  </w:divBdr>
                </w:div>
                <w:div w:id="940114417">
                  <w:marLeft w:val="0"/>
                  <w:marRight w:val="0"/>
                  <w:marTop w:val="0"/>
                  <w:marBottom w:val="0"/>
                  <w:divBdr>
                    <w:top w:val="none" w:sz="0" w:space="0" w:color="auto"/>
                    <w:left w:val="none" w:sz="0" w:space="0" w:color="auto"/>
                    <w:bottom w:val="none" w:sz="0" w:space="0" w:color="auto"/>
                    <w:right w:val="none" w:sz="0" w:space="0" w:color="auto"/>
                  </w:divBdr>
                </w:div>
                <w:div w:id="941382442">
                  <w:marLeft w:val="0"/>
                  <w:marRight w:val="0"/>
                  <w:marTop w:val="0"/>
                  <w:marBottom w:val="0"/>
                  <w:divBdr>
                    <w:top w:val="none" w:sz="0" w:space="0" w:color="auto"/>
                    <w:left w:val="none" w:sz="0" w:space="0" w:color="auto"/>
                    <w:bottom w:val="none" w:sz="0" w:space="0" w:color="auto"/>
                    <w:right w:val="none" w:sz="0" w:space="0" w:color="auto"/>
                  </w:divBdr>
                </w:div>
                <w:div w:id="944073264">
                  <w:marLeft w:val="0"/>
                  <w:marRight w:val="0"/>
                  <w:marTop w:val="0"/>
                  <w:marBottom w:val="0"/>
                  <w:divBdr>
                    <w:top w:val="none" w:sz="0" w:space="0" w:color="auto"/>
                    <w:left w:val="none" w:sz="0" w:space="0" w:color="auto"/>
                    <w:bottom w:val="none" w:sz="0" w:space="0" w:color="auto"/>
                    <w:right w:val="none" w:sz="0" w:space="0" w:color="auto"/>
                  </w:divBdr>
                </w:div>
                <w:div w:id="944112036">
                  <w:marLeft w:val="0"/>
                  <w:marRight w:val="0"/>
                  <w:marTop w:val="0"/>
                  <w:marBottom w:val="0"/>
                  <w:divBdr>
                    <w:top w:val="none" w:sz="0" w:space="0" w:color="auto"/>
                    <w:left w:val="none" w:sz="0" w:space="0" w:color="auto"/>
                    <w:bottom w:val="none" w:sz="0" w:space="0" w:color="auto"/>
                    <w:right w:val="none" w:sz="0" w:space="0" w:color="auto"/>
                  </w:divBdr>
                </w:div>
                <w:div w:id="945117732">
                  <w:marLeft w:val="0"/>
                  <w:marRight w:val="0"/>
                  <w:marTop w:val="0"/>
                  <w:marBottom w:val="0"/>
                  <w:divBdr>
                    <w:top w:val="none" w:sz="0" w:space="0" w:color="auto"/>
                    <w:left w:val="none" w:sz="0" w:space="0" w:color="auto"/>
                    <w:bottom w:val="none" w:sz="0" w:space="0" w:color="auto"/>
                    <w:right w:val="none" w:sz="0" w:space="0" w:color="auto"/>
                  </w:divBdr>
                </w:div>
                <w:div w:id="945162184">
                  <w:marLeft w:val="0"/>
                  <w:marRight w:val="0"/>
                  <w:marTop w:val="0"/>
                  <w:marBottom w:val="0"/>
                  <w:divBdr>
                    <w:top w:val="none" w:sz="0" w:space="0" w:color="auto"/>
                    <w:left w:val="none" w:sz="0" w:space="0" w:color="auto"/>
                    <w:bottom w:val="none" w:sz="0" w:space="0" w:color="auto"/>
                    <w:right w:val="none" w:sz="0" w:space="0" w:color="auto"/>
                  </w:divBdr>
                </w:div>
                <w:div w:id="947586301">
                  <w:marLeft w:val="0"/>
                  <w:marRight w:val="0"/>
                  <w:marTop w:val="0"/>
                  <w:marBottom w:val="0"/>
                  <w:divBdr>
                    <w:top w:val="none" w:sz="0" w:space="0" w:color="auto"/>
                    <w:left w:val="none" w:sz="0" w:space="0" w:color="auto"/>
                    <w:bottom w:val="none" w:sz="0" w:space="0" w:color="auto"/>
                    <w:right w:val="none" w:sz="0" w:space="0" w:color="auto"/>
                  </w:divBdr>
                </w:div>
                <w:div w:id="949121556">
                  <w:marLeft w:val="0"/>
                  <w:marRight w:val="0"/>
                  <w:marTop w:val="0"/>
                  <w:marBottom w:val="0"/>
                  <w:divBdr>
                    <w:top w:val="none" w:sz="0" w:space="0" w:color="auto"/>
                    <w:left w:val="none" w:sz="0" w:space="0" w:color="auto"/>
                    <w:bottom w:val="none" w:sz="0" w:space="0" w:color="auto"/>
                    <w:right w:val="none" w:sz="0" w:space="0" w:color="auto"/>
                  </w:divBdr>
                </w:div>
                <w:div w:id="950631059">
                  <w:marLeft w:val="0"/>
                  <w:marRight w:val="0"/>
                  <w:marTop w:val="0"/>
                  <w:marBottom w:val="0"/>
                  <w:divBdr>
                    <w:top w:val="none" w:sz="0" w:space="0" w:color="auto"/>
                    <w:left w:val="none" w:sz="0" w:space="0" w:color="auto"/>
                    <w:bottom w:val="none" w:sz="0" w:space="0" w:color="auto"/>
                    <w:right w:val="none" w:sz="0" w:space="0" w:color="auto"/>
                  </w:divBdr>
                </w:div>
                <w:div w:id="951204840">
                  <w:marLeft w:val="0"/>
                  <w:marRight w:val="0"/>
                  <w:marTop w:val="0"/>
                  <w:marBottom w:val="0"/>
                  <w:divBdr>
                    <w:top w:val="none" w:sz="0" w:space="0" w:color="auto"/>
                    <w:left w:val="none" w:sz="0" w:space="0" w:color="auto"/>
                    <w:bottom w:val="none" w:sz="0" w:space="0" w:color="auto"/>
                    <w:right w:val="none" w:sz="0" w:space="0" w:color="auto"/>
                  </w:divBdr>
                </w:div>
                <w:div w:id="951977300">
                  <w:marLeft w:val="0"/>
                  <w:marRight w:val="0"/>
                  <w:marTop w:val="0"/>
                  <w:marBottom w:val="0"/>
                  <w:divBdr>
                    <w:top w:val="none" w:sz="0" w:space="0" w:color="auto"/>
                    <w:left w:val="none" w:sz="0" w:space="0" w:color="auto"/>
                    <w:bottom w:val="none" w:sz="0" w:space="0" w:color="auto"/>
                    <w:right w:val="none" w:sz="0" w:space="0" w:color="auto"/>
                  </w:divBdr>
                </w:div>
                <w:div w:id="953370565">
                  <w:marLeft w:val="0"/>
                  <w:marRight w:val="0"/>
                  <w:marTop w:val="0"/>
                  <w:marBottom w:val="0"/>
                  <w:divBdr>
                    <w:top w:val="none" w:sz="0" w:space="0" w:color="auto"/>
                    <w:left w:val="none" w:sz="0" w:space="0" w:color="auto"/>
                    <w:bottom w:val="none" w:sz="0" w:space="0" w:color="auto"/>
                    <w:right w:val="none" w:sz="0" w:space="0" w:color="auto"/>
                  </w:divBdr>
                </w:div>
                <w:div w:id="961688363">
                  <w:marLeft w:val="0"/>
                  <w:marRight w:val="0"/>
                  <w:marTop w:val="0"/>
                  <w:marBottom w:val="0"/>
                  <w:divBdr>
                    <w:top w:val="none" w:sz="0" w:space="0" w:color="auto"/>
                    <w:left w:val="none" w:sz="0" w:space="0" w:color="auto"/>
                    <w:bottom w:val="none" w:sz="0" w:space="0" w:color="auto"/>
                    <w:right w:val="none" w:sz="0" w:space="0" w:color="auto"/>
                  </w:divBdr>
                </w:div>
                <w:div w:id="964001616">
                  <w:marLeft w:val="0"/>
                  <w:marRight w:val="0"/>
                  <w:marTop w:val="0"/>
                  <w:marBottom w:val="0"/>
                  <w:divBdr>
                    <w:top w:val="none" w:sz="0" w:space="0" w:color="auto"/>
                    <w:left w:val="none" w:sz="0" w:space="0" w:color="auto"/>
                    <w:bottom w:val="none" w:sz="0" w:space="0" w:color="auto"/>
                    <w:right w:val="none" w:sz="0" w:space="0" w:color="auto"/>
                  </w:divBdr>
                </w:div>
                <w:div w:id="965500883">
                  <w:marLeft w:val="0"/>
                  <w:marRight w:val="0"/>
                  <w:marTop w:val="0"/>
                  <w:marBottom w:val="0"/>
                  <w:divBdr>
                    <w:top w:val="none" w:sz="0" w:space="0" w:color="auto"/>
                    <w:left w:val="none" w:sz="0" w:space="0" w:color="auto"/>
                    <w:bottom w:val="none" w:sz="0" w:space="0" w:color="auto"/>
                    <w:right w:val="none" w:sz="0" w:space="0" w:color="auto"/>
                  </w:divBdr>
                </w:div>
                <w:div w:id="966813146">
                  <w:marLeft w:val="0"/>
                  <w:marRight w:val="0"/>
                  <w:marTop w:val="0"/>
                  <w:marBottom w:val="0"/>
                  <w:divBdr>
                    <w:top w:val="none" w:sz="0" w:space="0" w:color="auto"/>
                    <w:left w:val="none" w:sz="0" w:space="0" w:color="auto"/>
                    <w:bottom w:val="none" w:sz="0" w:space="0" w:color="auto"/>
                    <w:right w:val="none" w:sz="0" w:space="0" w:color="auto"/>
                  </w:divBdr>
                </w:div>
                <w:div w:id="967509641">
                  <w:marLeft w:val="0"/>
                  <w:marRight w:val="0"/>
                  <w:marTop w:val="0"/>
                  <w:marBottom w:val="0"/>
                  <w:divBdr>
                    <w:top w:val="none" w:sz="0" w:space="0" w:color="auto"/>
                    <w:left w:val="none" w:sz="0" w:space="0" w:color="auto"/>
                    <w:bottom w:val="none" w:sz="0" w:space="0" w:color="auto"/>
                    <w:right w:val="none" w:sz="0" w:space="0" w:color="auto"/>
                  </w:divBdr>
                </w:div>
                <w:div w:id="969357965">
                  <w:marLeft w:val="0"/>
                  <w:marRight w:val="0"/>
                  <w:marTop w:val="0"/>
                  <w:marBottom w:val="0"/>
                  <w:divBdr>
                    <w:top w:val="none" w:sz="0" w:space="0" w:color="auto"/>
                    <w:left w:val="none" w:sz="0" w:space="0" w:color="auto"/>
                    <w:bottom w:val="none" w:sz="0" w:space="0" w:color="auto"/>
                    <w:right w:val="none" w:sz="0" w:space="0" w:color="auto"/>
                  </w:divBdr>
                </w:div>
                <w:div w:id="970088678">
                  <w:marLeft w:val="0"/>
                  <w:marRight w:val="0"/>
                  <w:marTop w:val="0"/>
                  <w:marBottom w:val="0"/>
                  <w:divBdr>
                    <w:top w:val="none" w:sz="0" w:space="0" w:color="auto"/>
                    <w:left w:val="none" w:sz="0" w:space="0" w:color="auto"/>
                    <w:bottom w:val="none" w:sz="0" w:space="0" w:color="auto"/>
                    <w:right w:val="none" w:sz="0" w:space="0" w:color="auto"/>
                  </w:divBdr>
                </w:div>
                <w:div w:id="970282593">
                  <w:marLeft w:val="0"/>
                  <w:marRight w:val="0"/>
                  <w:marTop w:val="0"/>
                  <w:marBottom w:val="0"/>
                  <w:divBdr>
                    <w:top w:val="none" w:sz="0" w:space="0" w:color="auto"/>
                    <w:left w:val="none" w:sz="0" w:space="0" w:color="auto"/>
                    <w:bottom w:val="none" w:sz="0" w:space="0" w:color="auto"/>
                    <w:right w:val="none" w:sz="0" w:space="0" w:color="auto"/>
                  </w:divBdr>
                </w:div>
                <w:div w:id="970746289">
                  <w:marLeft w:val="0"/>
                  <w:marRight w:val="0"/>
                  <w:marTop w:val="0"/>
                  <w:marBottom w:val="0"/>
                  <w:divBdr>
                    <w:top w:val="none" w:sz="0" w:space="0" w:color="auto"/>
                    <w:left w:val="none" w:sz="0" w:space="0" w:color="auto"/>
                    <w:bottom w:val="none" w:sz="0" w:space="0" w:color="auto"/>
                    <w:right w:val="none" w:sz="0" w:space="0" w:color="auto"/>
                  </w:divBdr>
                </w:div>
                <w:div w:id="972712056">
                  <w:marLeft w:val="0"/>
                  <w:marRight w:val="0"/>
                  <w:marTop w:val="0"/>
                  <w:marBottom w:val="0"/>
                  <w:divBdr>
                    <w:top w:val="none" w:sz="0" w:space="0" w:color="auto"/>
                    <w:left w:val="none" w:sz="0" w:space="0" w:color="auto"/>
                    <w:bottom w:val="none" w:sz="0" w:space="0" w:color="auto"/>
                    <w:right w:val="none" w:sz="0" w:space="0" w:color="auto"/>
                  </w:divBdr>
                </w:div>
                <w:div w:id="978147153">
                  <w:marLeft w:val="0"/>
                  <w:marRight w:val="0"/>
                  <w:marTop w:val="0"/>
                  <w:marBottom w:val="0"/>
                  <w:divBdr>
                    <w:top w:val="none" w:sz="0" w:space="0" w:color="auto"/>
                    <w:left w:val="none" w:sz="0" w:space="0" w:color="auto"/>
                    <w:bottom w:val="none" w:sz="0" w:space="0" w:color="auto"/>
                    <w:right w:val="none" w:sz="0" w:space="0" w:color="auto"/>
                  </w:divBdr>
                </w:div>
                <w:div w:id="981471412">
                  <w:marLeft w:val="0"/>
                  <w:marRight w:val="0"/>
                  <w:marTop w:val="0"/>
                  <w:marBottom w:val="0"/>
                  <w:divBdr>
                    <w:top w:val="none" w:sz="0" w:space="0" w:color="auto"/>
                    <w:left w:val="none" w:sz="0" w:space="0" w:color="auto"/>
                    <w:bottom w:val="none" w:sz="0" w:space="0" w:color="auto"/>
                    <w:right w:val="none" w:sz="0" w:space="0" w:color="auto"/>
                  </w:divBdr>
                </w:div>
                <w:div w:id="981926927">
                  <w:marLeft w:val="0"/>
                  <w:marRight w:val="0"/>
                  <w:marTop w:val="0"/>
                  <w:marBottom w:val="0"/>
                  <w:divBdr>
                    <w:top w:val="none" w:sz="0" w:space="0" w:color="auto"/>
                    <w:left w:val="none" w:sz="0" w:space="0" w:color="auto"/>
                    <w:bottom w:val="none" w:sz="0" w:space="0" w:color="auto"/>
                    <w:right w:val="none" w:sz="0" w:space="0" w:color="auto"/>
                  </w:divBdr>
                </w:div>
                <w:div w:id="988049064">
                  <w:marLeft w:val="0"/>
                  <w:marRight w:val="0"/>
                  <w:marTop w:val="0"/>
                  <w:marBottom w:val="0"/>
                  <w:divBdr>
                    <w:top w:val="none" w:sz="0" w:space="0" w:color="auto"/>
                    <w:left w:val="none" w:sz="0" w:space="0" w:color="auto"/>
                    <w:bottom w:val="none" w:sz="0" w:space="0" w:color="auto"/>
                    <w:right w:val="none" w:sz="0" w:space="0" w:color="auto"/>
                  </w:divBdr>
                </w:div>
                <w:div w:id="994341001">
                  <w:marLeft w:val="0"/>
                  <w:marRight w:val="0"/>
                  <w:marTop w:val="0"/>
                  <w:marBottom w:val="0"/>
                  <w:divBdr>
                    <w:top w:val="none" w:sz="0" w:space="0" w:color="auto"/>
                    <w:left w:val="none" w:sz="0" w:space="0" w:color="auto"/>
                    <w:bottom w:val="none" w:sz="0" w:space="0" w:color="auto"/>
                    <w:right w:val="none" w:sz="0" w:space="0" w:color="auto"/>
                  </w:divBdr>
                </w:div>
                <w:div w:id="996148211">
                  <w:marLeft w:val="0"/>
                  <w:marRight w:val="0"/>
                  <w:marTop w:val="0"/>
                  <w:marBottom w:val="0"/>
                  <w:divBdr>
                    <w:top w:val="none" w:sz="0" w:space="0" w:color="auto"/>
                    <w:left w:val="none" w:sz="0" w:space="0" w:color="auto"/>
                    <w:bottom w:val="none" w:sz="0" w:space="0" w:color="auto"/>
                    <w:right w:val="none" w:sz="0" w:space="0" w:color="auto"/>
                  </w:divBdr>
                </w:div>
                <w:div w:id="996878179">
                  <w:marLeft w:val="0"/>
                  <w:marRight w:val="0"/>
                  <w:marTop w:val="0"/>
                  <w:marBottom w:val="0"/>
                  <w:divBdr>
                    <w:top w:val="none" w:sz="0" w:space="0" w:color="auto"/>
                    <w:left w:val="none" w:sz="0" w:space="0" w:color="auto"/>
                    <w:bottom w:val="none" w:sz="0" w:space="0" w:color="auto"/>
                    <w:right w:val="none" w:sz="0" w:space="0" w:color="auto"/>
                  </w:divBdr>
                </w:div>
                <w:div w:id="997609934">
                  <w:marLeft w:val="0"/>
                  <w:marRight w:val="0"/>
                  <w:marTop w:val="0"/>
                  <w:marBottom w:val="0"/>
                  <w:divBdr>
                    <w:top w:val="none" w:sz="0" w:space="0" w:color="auto"/>
                    <w:left w:val="none" w:sz="0" w:space="0" w:color="auto"/>
                    <w:bottom w:val="none" w:sz="0" w:space="0" w:color="auto"/>
                    <w:right w:val="none" w:sz="0" w:space="0" w:color="auto"/>
                  </w:divBdr>
                </w:div>
                <w:div w:id="998341106">
                  <w:marLeft w:val="0"/>
                  <w:marRight w:val="0"/>
                  <w:marTop w:val="0"/>
                  <w:marBottom w:val="0"/>
                  <w:divBdr>
                    <w:top w:val="none" w:sz="0" w:space="0" w:color="auto"/>
                    <w:left w:val="none" w:sz="0" w:space="0" w:color="auto"/>
                    <w:bottom w:val="none" w:sz="0" w:space="0" w:color="auto"/>
                    <w:right w:val="none" w:sz="0" w:space="0" w:color="auto"/>
                  </w:divBdr>
                </w:div>
                <w:div w:id="1003505649">
                  <w:marLeft w:val="0"/>
                  <w:marRight w:val="0"/>
                  <w:marTop w:val="0"/>
                  <w:marBottom w:val="0"/>
                  <w:divBdr>
                    <w:top w:val="none" w:sz="0" w:space="0" w:color="auto"/>
                    <w:left w:val="none" w:sz="0" w:space="0" w:color="auto"/>
                    <w:bottom w:val="none" w:sz="0" w:space="0" w:color="auto"/>
                    <w:right w:val="none" w:sz="0" w:space="0" w:color="auto"/>
                  </w:divBdr>
                </w:div>
                <w:div w:id="1005208992">
                  <w:marLeft w:val="0"/>
                  <w:marRight w:val="0"/>
                  <w:marTop w:val="0"/>
                  <w:marBottom w:val="0"/>
                  <w:divBdr>
                    <w:top w:val="none" w:sz="0" w:space="0" w:color="auto"/>
                    <w:left w:val="none" w:sz="0" w:space="0" w:color="auto"/>
                    <w:bottom w:val="none" w:sz="0" w:space="0" w:color="auto"/>
                    <w:right w:val="none" w:sz="0" w:space="0" w:color="auto"/>
                  </w:divBdr>
                </w:div>
                <w:div w:id="1006052781">
                  <w:marLeft w:val="0"/>
                  <w:marRight w:val="0"/>
                  <w:marTop w:val="0"/>
                  <w:marBottom w:val="0"/>
                  <w:divBdr>
                    <w:top w:val="none" w:sz="0" w:space="0" w:color="auto"/>
                    <w:left w:val="none" w:sz="0" w:space="0" w:color="auto"/>
                    <w:bottom w:val="none" w:sz="0" w:space="0" w:color="auto"/>
                    <w:right w:val="none" w:sz="0" w:space="0" w:color="auto"/>
                  </w:divBdr>
                </w:div>
                <w:div w:id="1007556079">
                  <w:marLeft w:val="0"/>
                  <w:marRight w:val="0"/>
                  <w:marTop w:val="0"/>
                  <w:marBottom w:val="0"/>
                  <w:divBdr>
                    <w:top w:val="none" w:sz="0" w:space="0" w:color="auto"/>
                    <w:left w:val="none" w:sz="0" w:space="0" w:color="auto"/>
                    <w:bottom w:val="none" w:sz="0" w:space="0" w:color="auto"/>
                    <w:right w:val="none" w:sz="0" w:space="0" w:color="auto"/>
                  </w:divBdr>
                </w:div>
                <w:div w:id="1008017957">
                  <w:marLeft w:val="0"/>
                  <w:marRight w:val="0"/>
                  <w:marTop w:val="0"/>
                  <w:marBottom w:val="0"/>
                  <w:divBdr>
                    <w:top w:val="none" w:sz="0" w:space="0" w:color="auto"/>
                    <w:left w:val="none" w:sz="0" w:space="0" w:color="auto"/>
                    <w:bottom w:val="none" w:sz="0" w:space="0" w:color="auto"/>
                    <w:right w:val="none" w:sz="0" w:space="0" w:color="auto"/>
                  </w:divBdr>
                </w:div>
                <w:div w:id="1009410495">
                  <w:marLeft w:val="0"/>
                  <w:marRight w:val="0"/>
                  <w:marTop w:val="0"/>
                  <w:marBottom w:val="0"/>
                  <w:divBdr>
                    <w:top w:val="none" w:sz="0" w:space="0" w:color="auto"/>
                    <w:left w:val="none" w:sz="0" w:space="0" w:color="auto"/>
                    <w:bottom w:val="none" w:sz="0" w:space="0" w:color="auto"/>
                    <w:right w:val="none" w:sz="0" w:space="0" w:color="auto"/>
                  </w:divBdr>
                </w:div>
                <w:div w:id="1015424839">
                  <w:marLeft w:val="0"/>
                  <w:marRight w:val="0"/>
                  <w:marTop w:val="0"/>
                  <w:marBottom w:val="0"/>
                  <w:divBdr>
                    <w:top w:val="none" w:sz="0" w:space="0" w:color="auto"/>
                    <w:left w:val="none" w:sz="0" w:space="0" w:color="auto"/>
                    <w:bottom w:val="none" w:sz="0" w:space="0" w:color="auto"/>
                    <w:right w:val="none" w:sz="0" w:space="0" w:color="auto"/>
                  </w:divBdr>
                </w:div>
                <w:div w:id="1015885677">
                  <w:marLeft w:val="0"/>
                  <w:marRight w:val="0"/>
                  <w:marTop w:val="0"/>
                  <w:marBottom w:val="0"/>
                  <w:divBdr>
                    <w:top w:val="none" w:sz="0" w:space="0" w:color="auto"/>
                    <w:left w:val="none" w:sz="0" w:space="0" w:color="auto"/>
                    <w:bottom w:val="none" w:sz="0" w:space="0" w:color="auto"/>
                    <w:right w:val="none" w:sz="0" w:space="0" w:color="auto"/>
                  </w:divBdr>
                </w:div>
                <w:div w:id="1018389496">
                  <w:marLeft w:val="0"/>
                  <w:marRight w:val="0"/>
                  <w:marTop w:val="0"/>
                  <w:marBottom w:val="0"/>
                  <w:divBdr>
                    <w:top w:val="none" w:sz="0" w:space="0" w:color="auto"/>
                    <w:left w:val="none" w:sz="0" w:space="0" w:color="auto"/>
                    <w:bottom w:val="none" w:sz="0" w:space="0" w:color="auto"/>
                    <w:right w:val="none" w:sz="0" w:space="0" w:color="auto"/>
                  </w:divBdr>
                </w:div>
                <w:div w:id="1021975198">
                  <w:marLeft w:val="0"/>
                  <w:marRight w:val="0"/>
                  <w:marTop w:val="0"/>
                  <w:marBottom w:val="0"/>
                  <w:divBdr>
                    <w:top w:val="none" w:sz="0" w:space="0" w:color="auto"/>
                    <w:left w:val="none" w:sz="0" w:space="0" w:color="auto"/>
                    <w:bottom w:val="none" w:sz="0" w:space="0" w:color="auto"/>
                    <w:right w:val="none" w:sz="0" w:space="0" w:color="auto"/>
                  </w:divBdr>
                </w:div>
                <w:div w:id="1022390617">
                  <w:marLeft w:val="0"/>
                  <w:marRight w:val="0"/>
                  <w:marTop w:val="0"/>
                  <w:marBottom w:val="0"/>
                  <w:divBdr>
                    <w:top w:val="none" w:sz="0" w:space="0" w:color="auto"/>
                    <w:left w:val="none" w:sz="0" w:space="0" w:color="auto"/>
                    <w:bottom w:val="none" w:sz="0" w:space="0" w:color="auto"/>
                    <w:right w:val="none" w:sz="0" w:space="0" w:color="auto"/>
                  </w:divBdr>
                </w:div>
                <w:div w:id="1022517087">
                  <w:marLeft w:val="0"/>
                  <w:marRight w:val="0"/>
                  <w:marTop w:val="0"/>
                  <w:marBottom w:val="0"/>
                  <w:divBdr>
                    <w:top w:val="none" w:sz="0" w:space="0" w:color="auto"/>
                    <w:left w:val="none" w:sz="0" w:space="0" w:color="auto"/>
                    <w:bottom w:val="none" w:sz="0" w:space="0" w:color="auto"/>
                    <w:right w:val="none" w:sz="0" w:space="0" w:color="auto"/>
                  </w:divBdr>
                </w:div>
                <w:div w:id="1023944980">
                  <w:marLeft w:val="0"/>
                  <w:marRight w:val="0"/>
                  <w:marTop w:val="0"/>
                  <w:marBottom w:val="0"/>
                  <w:divBdr>
                    <w:top w:val="none" w:sz="0" w:space="0" w:color="auto"/>
                    <w:left w:val="none" w:sz="0" w:space="0" w:color="auto"/>
                    <w:bottom w:val="none" w:sz="0" w:space="0" w:color="auto"/>
                    <w:right w:val="none" w:sz="0" w:space="0" w:color="auto"/>
                  </w:divBdr>
                </w:div>
                <w:div w:id="1026835171">
                  <w:marLeft w:val="0"/>
                  <w:marRight w:val="0"/>
                  <w:marTop w:val="0"/>
                  <w:marBottom w:val="0"/>
                  <w:divBdr>
                    <w:top w:val="none" w:sz="0" w:space="0" w:color="auto"/>
                    <w:left w:val="none" w:sz="0" w:space="0" w:color="auto"/>
                    <w:bottom w:val="none" w:sz="0" w:space="0" w:color="auto"/>
                    <w:right w:val="none" w:sz="0" w:space="0" w:color="auto"/>
                  </w:divBdr>
                </w:div>
                <w:div w:id="1029647791">
                  <w:marLeft w:val="0"/>
                  <w:marRight w:val="0"/>
                  <w:marTop w:val="0"/>
                  <w:marBottom w:val="0"/>
                  <w:divBdr>
                    <w:top w:val="none" w:sz="0" w:space="0" w:color="auto"/>
                    <w:left w:val="none" w:sz="0" w:space="0" w:color="auto"/>
                    <w:bottom w:val="none" w:sz="0" w:space="0" w:color="auto"/>
                    <w:right w:val="none" w:sz="0" w:space="0" w:color="auto"/>
                  </w:divBdr>
                </w:div>
                <w:div w:id="1031423169">
                  <w:marLeft w:val="0"/>
                  <w:marRight w:val="0"/>
                  <w:marTop w:val="0"/>
                  <w:marBottom w:val="0"/>
                  <w:divBdr>
                    <w:top w:val="none" w:sz="0" w:space="0" w:color="auto"/>
                    <w:left w:val="none" w:sz="0" w:space="0" w:color="auto"/>
                    <w:bottom w:val="none" w:sz="0" w:space="0" w:color="auto"/>
                    <w:right w:val="none" w:sz="0" w:space="0" w:color="auto"/>
                  </w:divBdr>
                </w:div>
                <w:div w:id="1035808866">
                  <w:marLeft w:val="0"/>
                  <w:marRight w:val="0"/>
                  <w:marTop w:val="0"/>
                  <w:marBottom w:val="0"/>
                  <w:divBdr>
                    <w:top w:val="none" w:sz="0" w:space="0" w:color="auto"/>
                    <w:left w:val="none" w:sz="0" w:space="0" w:color="auto"/>
                    <w:bottom w:val="none" w:sz="0" w:space="0" w:color="auto"/>
                    <w:right w:val="none" w:sz="0" w:space="0" w:color="auto"/>
                  </w:divBdr>
                </w:div>
                <w:div w:id="1038627326">
                  <w:marLeft w:val="0"/>
                  <w:marRight w:val="0"/>
                  <w:marTop w:val="0"/>
                  <w:marBottom w:val="0"/>
                  <w:divBdr>
                    <w:top w:val="none" w:sz="0" w:space="0" w:color="auto"/>
                    <w:left w:val="none" w:sz="0" w:space="0" w:color="auto"/>
                    <w:bottom w:val="none" w:sz="0" w:space="0" w:color="auto"/>
                    <w:right w:val="none" w:sz="0" w:space="0" w:color="auto"/>
                  </w:divBdr>
                </w:div>
                <w:div w:id="1041172458">
                  <w:marLeft w:val="0"/>
                  <w:marRight w:val="0"/>
                  <w:marTop w:val="0"/>
                  <w:marBottom w:val="0"/>
                  <w:divBdr>
                    <w:top w:val="none" w:sz="0" w:space="0" w:color="auto"/>
                    <w:left w:val="none" w:sz="0" w:space="0" w:color="auto"/>
                    <w:bottom w:val="none" w:sz="0" w:space="0" w:color="auto"/>
                    <w:right w:val="none" w:sz="0" w:space="0" w:color="auto"/>
                  </w:divBdr>
                </w:div>
                <w:div w:id="1043092417">
                  <w:marLeft w:val="0"/>
                  <w:marRight w:val="0"/>
                  <w:marTop w:val="0"/>
                  <w:marBottom w:val="0"/>
                  <w:divBdr>
                    <w:top w:val="none" w:sz="0" w:space="0" w:color="auto"/>
                    <w:left w:val="none" w:sz="0" w:space="0" w:color="auto"/>
                    <w:bottom w:val="none" w:sz="0" w:space="0" w:color="auto"/>
                    <w:right w:val="none" w:sz="0" w:space="0" w:color="auto"/>
                  </w:divBdr>
                </w:div>
                <w:div w:id="1044256194">
                  <w:marLeft w:val="0"/>
                  <w:marRight w:val="0"/>
                  <w:marTop w:val="0"/>
                  <w:marBottom w:val="0"/>
                  <w:divBdr>
                    <w:top w:val="none" w:sz="0" w:space="0" w:color="auto"/>
                    <w:left w:val="none" w:sz="0" w:space="0" w:color="auto"/>
                    <w:bottom w:val="none" w:sz="0" w:space="0" w:color="auto"/>
                    <w:right w:val="none" w:sz="0" w:space="0" w:color="auto"/>
                  </w:divBdr>
                </w:div>
                <w:div w:id="1045451594">
                  <w:marLeft w:val="0"/>
                  <w:marRight w:val="0"/>
                  <w:marTop w:val="0"/>
                  <w:marBottom w:val="0"/>
                  <w:divBdr>
                    <w:top w:val="none" w:sz="0" w:space="0" w:color="auto"/>
                    <w:left w:val="none" w:sz="0" w:space="0" w:color="auto"/>
                    <w:bottom w:val="none" w:sz="0" w:space="0" w:color="auto"/>
                    <w:right w:val="none" w:sz="0" w:space="0" w:color="auto"/>
                  </w:divBdr>
                </w:div>
                <w:div w:id="1045570268">
                  <w:marLeft w:val="0"/>
                  <w:marRight w:val="0"/>
                  <w:marTop w:val="0"/>
                  <w:marBottom w:val="0"/>
                  <w:divBdr>
                    <w:top w:val="none" w:sz="0" w:space="0" w:color="auto"/>
                    <w:left w:val="none" w:sz="0" w:space="0" w:color="auto"/>
                    <w:bottom w:val="none" w:sz="0" w:space="0" w:color="auto"/>
                    <w:right w:val="none" w:sz="0" w:space="0" w:color="auto"/>
                  </w:divBdr>
                </w:div>
                <w:div w:id="1046834315">
                  <w:marLeft w:val="0"/>
                  <w:marRight w:val="0"/>
                  <w:marTop w:val="0"/>
                  <w:marBottom w:val="0"/>
                  <w:divBdr>
                    <w:top w:val="none" w:sz="0" w:space="0" w:color="auto"/>
                    <w:left w:val="none" w:sz="0" w:space="0" w:color="auto"/>
                    <w:bottom w:val="none" w:sz="0" w:space="0" w:color="auto"/>
                    <w:right w:val="none" w:sz="0" w:space="0" w:color="auto"/>
                  </w:divBdr>
                </w:div>
                <w:div w:id="1050349278">
                  <w:marLeft w:val="0"/>
                  <w:marRight w:val="0"/>
                  <w:marTop w:val="0"/>
                  <w:marBottom w:val="0"/>
                  <w:divBdr>
                    <w:top w:val="none" w:sz="0" w:space="0" w:color="auto"/>
                    <w:left w:val="none" w:sz="0" w:space="0" w:color="auto"/>
                    <w:bottom w:val="none" w:sz="0" w:space="0" w:color="auto"/>
                    <w:right w:val="none" w:sz="0" w:space="0" w:color="auto"/>
                  </w:divBdr>
                </w:div>
                <w:div w:id="1052844265">
                  <w:marLeft w:val="0"/>
                  <w:marRight w:val="0"/>
                  <w:marTop w:val="0"/>
                  <w:marBottom w:val="0"/>
                  <w:divBdr>
                    <w:top w:val="none" w:sz="0" w:space="0" w:color="auto"/>
                    <w:left w:val="none" w:sz="0" w:space="0" w:color="auto"/>
                    <w:bottom w:val="none" w:sz="0" w:space="0" w:color="auto"/>
                    <w:right w:val="none" w:sz="0" w:space="0" w:color="auto"/>
                  </w:divBdr>
                </w:div>
                <w:div w:id="1059741585">
                  <w:marLeft w:val="0"/>
                  <w:marRight w:val="0"/>
                  <w:marTop w:val="0"/>
                  <w:marBottom w:val="0"/>
                  <w:divBdr>
                    <w:top w:val="none" w:sz="0" w:space="0" w:color="auto"/>
                    <w:left w:val="none" w:sz="0" w:space="0" w:color="auto"/>
                    <w:bottom w:val="none" w:sz="0" w:space="0" w:color="auto"/>
                    <w:right w:val="none" w:sz="0" w:space="0" w:color="auto"/>
                  </w:divBdr>
                </w:div>
                <w:div w:id="1060902391">
                  <w:marLeft w:val="0"/>
                  <w:marRight w:val="0"/>
                  <w:marTop w:val="0"/>
                  <w:marBottom w:val="0"/>
                  <w:divBdr>
                    <w:top w:val="none" w:sz="0" w:space="0" w:color="auto"/>
                    <w:left w:val="none" w:sz="0" w:space="0" w:color="auto"/>
                    <w:bottom w:val="none" w:sz="0" w:space="0" w:color="auto"/>
                    <w:right w:val="none" w:sz="0" w:space="0" w:color="auto"/>
                  </w:divBdr>
                </w:div>
                <w:div w:id="1060984786">
                  <w:marLeft w:val="0"/>
                  <w:marRight w:val="0"/>
                  <w:marTop w:val="0"/>
                  <w:marBottom w:val="0"/>
                  <w:divBdr>
                    <w:top w:val="none" w:sz="0" w:space="0" w:color="auto"/>
                    <w:left w:val="none" w:sz="0" w:space="0" w:color="auto"/>
                    <w:bottom w:val="none" w:sz="0" w:space="0" w:color="auto"/>
                    <w:right w:val="none" w:sz="0" w:space="0" w:color="auto"/>
                  </w:divBdr>
                </w:div>
                <w:div w:id="1061053338">
                  <w:marLeft w:val="0"/>
                  <w:marRight w:val="0"/>
                  <w:marTop w:val="0"/>
                  <w:marBottom w:val="0"/>
                  <w:divBdr>
                    <w:top w:val="none" w:sz="0" w:space="0" w:color="auto"/>
                    <w:left w:val="none" w:sz="0" w:space="0" w:color="auto"/>
                    <w:bottom w:val="none" w:sz="0" w:space="0" w:color="auto"/>
                    <w:right w:val="none" w:sz="0" w:space="0" w:color="auto"/>
                  </w:divBdr>
                </w:div>
                <w:div w:id="1065761716">
                  <w:marLeft w:val="0"/>
                  <w:marRight w:val="0"/>
                  <w:marTop w:val="0"/>
                  <w:marBottom w:val="0"/>
                  <w:divBdr>
                    <w:top w:val="none" w:sz="0" w:space="0" w:color="auto"/>
                    <w:left w:val="none" w:sz="0" w:space="0" w:color="auto"/>
                    <w:bottom w:val="none" w:sz="0" w:space="0" w:color="auto"/>
                    <w:right w:val="none" w:sz="0" w:space="0" w:color="auto"/>
                  </w:divBdr>
                </w:div>
                <w:div w:id="1068185795">
                  <w:marLeft w:val="0"/>
                  <w:marRight w:val="0"/>
                  <w:marTop w:val="0"/>
                  <w:marBottom w:val="0"/>
                  <w:divBdr>
                    <w:top w:val="none" w:sz="0" w:space="0" w:color="auto"/>
                    <w:left w:val="none" w:sz="0" w:space="0" w:color="auto"/>
                    <w:bottom w:val="none" w:sz="0" w:space="0" w:color="auto"/>
                    <w:right w:val="none" w:sz="0" w:space="0" w:color="auto"/>
                  </w:divBdr>
                </w:div>
                <w:div w:id="1068266336">
                  <w:marLeft w:val="0"/>
                  <w:marRight w:val="0"/>
                  <w:marTop w:val="0"/>
                  <w:marBottom w:val="0"/>
                  <w:divBdr>
                    <w:top w:val="none" w:sz="0" w:space="0" w:color="auto"/>
                    <w:left w:val="none" w:sz="0" w:space="0" w:color="auto"/>
                    <w:bottom w:val="none" w:sz="0" w:space="0" w:color="auto"/>
                    <w:right w:val="none" w:sz="0" w:space="0" w:color="auto"/>
                  </w:divBdr>
                </w:div>
                <w:div w:id="1068386547">
                  <w:marLeft w:val="0"/>
                  <w:marRight w:val="0"/>
                  <w:marTop w:val="0"/>
                  <w:marBottom w:val="0"/>
                  <w:divBdr>
                    <w:top w:val="none" w:sz="0" w:space="0" w:color="auto"/>
                    <w:left w:val="none" w:sz="0" w:space="0" w:color="auto"/>
                    <w:bottom w:val="none" w:sz="0" w:space="0" w:color="auto"/>
                    <w:right w:val="none" w:sz="0" w:space="0" w:color="auto"/>
                  </w:divBdr>
                </w:div>
                <w:div w:id="1068456524">
                  <w:marLeft w:val="0"/>
                  <w:marRight w:val="0"/>
                  <w:marTop w:val="0"/>
                  <w:marBottom w:val="0"/>
                  <w:divBdr>
                    <w:top w:val="none" w:sz="0" w:space="0" w:color="auto"/>
                    <w:left w:val="none" w:sz="0" w:space="0" w:color="auto"/>
                    <w:bottom w:val="none" w:sz="0" w:space="0" w:color="auto"/>
                    <w:right w:val="none" w:sz="0" w:space="0" w:color="auto"/>
                  </w:divBdr>
                </w:div>
                <w:div w:id="1072432350">
                  <w:marLeft w:val="0"/>
                  <w:marRight w:val="0"/>
                  <w:marTop w:val="0"/>
                  <w:marBottom w:val="0"/>
                  <w:divBdr>
                    <w:top w:val="none" w:sz="0" w:space="0" w:color="auto"/>
                    <w:left w:val="none" w:sz="0" w:space="0" w:color="auto"/>
                    <w:bottom w:val="none" w:sz="0" w:space="0" w:color="auto"/>
                    <w:right w:val="none" w:sz="0" w:space="0" w:color="auto"/>
                  </w:divBdr>
                </w:div>
                <w:div w:id="1079711186">
                  <w:marLeft w:val="0"/>
                  <w:marRight w:val="0"/>
                  <w:marTop w:val="0"/>
                  <w:marBottom w:val="0"/>
                  <w:divBdr>
                    <w:top w:val="none" w:sz="0" w:space="0" w:color="auto"/>
                    <w:left w:val="none" w:sz="0" w:space="0" w:color="auto"/>
                    <w:bottom w:val="none" w:sz="0" w:space="0" w:color="auto"/>
                    <w:right w:val="none" w:sz="0" w:space="0" w:color="auto"/>
                  </w:divBdr>
                </w:div>
                <w:div w:id="1079980142">
                  <w:marLeft w:val="0"/>
                  <w:marRight w:val="0"/>
                  <w:marTop w:val="0"/>
                  <w:marBottom w:val="0"/>
                  <w:divBdr>
                    <w:top w:val="none" w:sz="0" w:space="0" w:color="auto"/>
                    <w:left w:val="none" w:sz="0" w:space="0" w:color="auto"/>
                    <w:bottom w:val="none" w:sz="0" w:space="0" w:color="auto"/>
                    <w:right w:val="none" w:sz="0" w:space="0" w:color="auto"/>
                  </w:divBdr>
                </w:div>
                <w:div w:id="1080445323">
                  <w:marLeft w:val="0"/>
                  <w:marRight w:val="0"/>
                  <w:marTop w:val="0"/>
                  <w:marBottom w:val="0"/>
                  <w:divBdr>
                    <w:top w:val="none" w:sz="0" w:space="0" w:color="auto"/>
                    <w:left w:val="none" w:sz="0" w:space="0" w:color="auto"/>
                    <w:bottom w:val="none" w:sz="0" w:space="0" w:color="auto"/>
                    <w:right w:val="none" w:sz="0" w:space="0" w:color="auto"/>
                  </w:divBdr>
                </w:div>
                <w:div w:id="1083065235">
                  <w:marLeft w:val="0"/>
                  <w:marRight w:val="0"/>
                  <w:marTop w:val="0"/>
                  <w:marBottom w:val="0"/>
                  <w:divBdr>
                    <w:top w:val="none" w:sz="0" w:space="0" w:color="auto"/>
                    <w:left w:val="none" w:sz="0" w:space="0" w:color="auto"/>
                    <w:bottom w:val="none" w:sz="0" w:space="0" w:color="auto"/>
                    <w:right w:val="none" w:sz="0" w:space="0" w:color="auto"/>
                  </w:divBdr>
                </w:div>
                <w:div w:id="1085805310">
                  <w:marLeft w:val="0"/>
                  <w:marRight w:val="0"/>
                  <w:marTop w:val="0"/>
                  <w:marBottom w:val="0"/>
                  <w:divBdr>
                    <w:top w:val="none" w:sz="0" w:space="0" w:color="auto"/>
                    <w:left w:val="none" w:sz="0" w:space="0" w:color="auto"/>
                    <w:bottom w:val="none" w:sz="0" w:space="0" w:color="auto"/>
                    <w:right w:val="none" w:sz="0" w:space="0" w:color="auto"/>
                  </w:divBdr>
                </w:div>
                <w:div w:id="1090469878">
                  <w:marLeft w:val="0"/>
                  <w:marRight w:val="0"/>
                  <w:marTop w:val="0"/>
                  <w:marBottom w:val="0"/>
                  <w:divBdr>
                    <w:top w:val="none" w:sz="0" w:space="0" w:color="auto"/>
                    <w:left w:val="none" w:sz="0" w:space="0" w:color="auto"/>
                    <w:bottom w:val="none" w:sz="0" w:space="0" w:color="auto"/>
                    <w:right w:val="none" w:sz="0" w:space="0" w:color="auto"/>
                  </w:divBdr>
                </w:div>
                <w:div w:id="1097672430">
                  <w:marLeft w:val="0"/>
                  <w:marRight w:val="0"/>
                  <w:marTop w:val="0"/>
                  <w:marBottom w:val="0"/>
                  <w:divBdr>
                    <w:top w:val="none" w:sz="0" w:space="0" w:color="auto"/>
                    <w:left w:val="none" w:sz="0" w:space="0" w:color="auto"/>
                    <w:bottom w:val="none" w:sz="0" w:space="0" w:color="auto"/>
                    <w:right w:val="none" w:sz="0" w:space="0" w:color="auto"/>
                  </w:divBdr>
                </w:div>
                <w:div w:id="1098330078">
                  <w:marLeft w:val="0"/>
                  <w:marRight w:val="0"/>
                  <w:marTop w:val="0"/>
                  <w:marBottom w:val="0"/>
                  <w:divBdr>
                    <w:top w:val="none" w:sz="0" w:space="0" w:color="auto"/>
                    <w:left w:val="none" w:sz="0" w:space="0" w:color="auto"/>
                    <w:bottom w:val="none" w:sz="0" w:space="0" w:color="auto"/>
                    <w:right w:val="none" w:sz="0" w:space="0" w:color="auto"/>
                  </w:divBdr>
                </w:div>
                <w:div w:id="1098914073">
                  <w:marLeft w:val="0"/>
                  <w:marRight w:val="0"/>
                  <w:marTop w:val="0"/>
                  <w:marBottom w:val="0"/>
                  <w:divBdr>
                    <w:top w:val="none" w:sz="0" w:space="0" w:color="auto"/>
                    <w:left w:val="none" w:sz="0" w:space="0" w:color="auto"/>
                    <w:bottom w:val="none" w:sz="0" w:space="0" w:color="auto"/>
                    <w:right w:val="none" w:sz="0" w:space="0" w:color="auto"/>
                  </w:divBdr>
                </w:div>
                <w:div w:id="1099567799">
                  <w:marLeft w:val="0"/>
                  <w:marRight w:val="0"/>
                  <w:marTop w:val="0"/>
                  <w:marBottom w:val="0"/>
                  <w:divBdr>
                    <w:top w:val="none" w:sz="0" w:space="0" w:color="auto"/>
                    <w:left w:val="none" w:sz="0" w:space="0" w:color="auto"/>
                    <w:bottom w:val="none" w:sz="0" w:space="0" w:color="auto"/>
                    <w:right w:val="none" w:sz="0" w:space="0" w:color="auto"/>
                  </w:divBdr>
                </w:div>
                <w:div w:id="1099712445">
                  <w:marLeft w:val="0"/>
                  <w:marRight w:val="0"/>
                  <w:marTop w:val="0"/>
                  <w:marBottom w:val="0"/>
                  <w:divBdr>
                    <w:top w:val="none" w:sz="0" w:space="0" w:color="auto"/>
                    <w:left w:val="none" w:sz="0" w:space="0" w:color="auto"/>
                    <w:bottom w:val="none" w:sz="0" w:space="0" w:color="auto"/>
                    <w:right w:val="none" w:sz="0" w:space="0" w:color="auto"/>
                  </w:divBdr>
                </w:div>
                <w:div w:id="1101606596">
                  <w:marLeft w:val="0"/>
                  <w:marRight w:val="0"/>
                  <w:marTop w:val="0"/>
                  <w:marBottom w:val="0"/>
                  <w:divBdr>
                    <w:top w:val="none" w:sz="0" w:space="0" w:color="auto"/>
                    <w:left w:val="none" w:sz="0" w:space="0" w:color="auto"/>
                    <w:bottom w:val="none" w:sz="0" w:space="0" w:color="auto"/>
                    <w:right w:val="none" w:sz="0" w:space="0" w:color="auto"/>
                  </w:divBdr>
                </w:div>
                <w:div w:id="1103036775">
                  <w:marLeft w:val="0"/>
                  <w:marRight w:val="0"/>
                  <w:marTop w:val="0"/>
                  <w:marBottom w:val="0"/>
                  <w:divBdr>
                    <w:top w:val="none" w:sz="0" w:space="0" w:color="auto"/>
                    <w:left w:val="none" w:sz="0" w:space="0" w:color="auto"/>
                    <w:bottom w:val="none" w:sz="0" w:space="0" w:color="auto"/>
                    <w:right w:val="none" w:sz="0" w:space="0" w:color="auto"/>
                  </w:divBdr>
                </w:div>
                <w:div w:id="1103459910">
                  <w:marLeft w:val="0"/>
                  <w:marRight w:val="0"/>
                  <w:marTop w:val="0"/>
                  <w:marBottom w:val="0"/>
                  <w:divBdr>
                    <w:top w:val="none" w:sz="0" w:space="0" w:color="auto"/>
                    <w:left w:val="none" w:sz="0" w:space="0" w:color="auto"/>
                    <w:bottom w:val="none" w:sz="0" w:space="0" w:color="auto"/>
                    <w:right w:val="none" w:sz="0" w:space="0" w:color="auto"/>
                  </w:divBdr>
                </w:div>
                <w:div w:id="1104031965">
                  <w:marLeft w:val="0"/>
                  <w:marRight w:val="0"/>
                  <w:marTop w:val="0"/>
                  <w:marBottom w:val="0"/>
                  <w:divBdr>
                    <w:top w:val="none" w:sz="0" w:space="0" w:color="auto"/>
                    <w:left w:val="none" w:sz="0" w:space="0" w:color="auto"/>
                    <w:bottom w:val="none" w:sz="0" w:space="0" w:color="auto"/>
                    <w:right w:val="none" w:sz="0" w:space="0" w:color="auto"/>
                  </w:divBdr>
                </w:div>
                <w:div w:id="1104303680">
                  <w:marLeft w:val="0"/>
                  <w:marRight w:val="0"/>
                  <w:marTop w:val="0"/>
                  <w:marBottom w:val="0"/>
                  <w:divBdr>
                    <w:top w:val="none" w:sz="0" w:space="0" w:color="auto"/>
                    <w:left w:val="none" w:sz="0" w:space="0" w:color="auto"/>
                    <w:bottom w:val="none" w:sz="0" w:space="0" w:color="auto"/>
                    <w:right w:val="none" w:sz="0" w:space="0" w:color="auto"/>
                  </w:divBdr>
                </w:div>
                <w:div w:id="1105075702">
                  <w:marLeft w:val="0"/>
                  <w:marRight w:val="0"/>
                  <w:marTop w:val="0"/>
                  <w:marBottom w:val="0"/>
                  <w:divBdr>
                    <w:top w:val="none" w:sz="0" w:space="0" w:color="auto"/>
                    <w:left w:val="none" w:sz="0" w:space="0" w:color="auto"/>
                    <w:bottom w:val="none" w:sz="0" w:space="0" w:color="auto"/>
                    <w:right w:val="none" w:sz="0" w:space="0" w:color="auto"/>
                  </w:divBdr>
                </w:div>
                <w:div w:id="1107389360">
                  <w:marLeft w:val="0"/>
                  <w:marRight w:val="0"/>
                  <w:marTop w:val="0"/>
                  <w:marBottom w:val="0"/>
                  <w:divBdr>
                    <w:top w:val="none" w:sz="0" w:space="0" w:color="auto"/>
                    <w:left w:val="none" w:sz="0" w:space="0" w:color="auto"/>
                    <w:bottom w:val="none" w:sz="0" w:space="0" w:color="auto"/>
                    <w:right w:val="none" w:sz="0" w:space="0" w:color="auto"/>
                  </w:divBdr>
                </w:div>
                <w:div w:id="1108741682">
                  <w:marLeft w:val="0"/>
                  <w:marRight w:val="0"/>
                  <w:marTop w:val="0"/>
                  <w:marBottom w:val="0"/>
                  <w:divBdr>
                    <w:top w:val="none" w:sz="0" w:space="0" w:color="auto"/>
                    <w:left w:val="none" w:sz="0" w:space="0" w:color="auto"/>
                    <w:bottom w:val="none" w:sz="0" w:space="0" w:color="auto"/>
                    <w:right w:val="none" w:sz="0" w:space="0" w:color="auto"/>
                  </w:divBdr>
                </w:div>
                <w:div w:id="1110508717">
                  <w:marLeft w:val="0"/>
                  <w:marRight w:val="0"/>
                  <w:marTop w:val="0"/>
                  <w:marBottom w:val="0"/>
                  <w:divBdr>
                    <w:top w:val="none" w:sz="0" w:space="0" w:color="auto"/>
                    <w:left w:val="none" w:sz="0" w:space="0" w:color="auto"/>
                    <w:bottom w:val="none" w:sz="0" w:space="0" w:color="auto"/>
                    <w:right w:val="none" w:sz="0" w:space="0" w:color="auto"/>
                  </w:divBdr>
                </w:div>
                <w:div w:id="1110589078">
                  <w:marLeft w:val="0"/>
                  <w:marRight w:val="0"/>
                  <w:marTop w:val="0"/>
                  <w:marBottom w:val="0"/>
                  <w:divBdr>
                    <w:top w:val="none" w:sz="0" w:space="0" w:color="auto"/>
                    <w:left w:val="none" w:sz="0" w:space="0" w:color="auto"/>
                    <w:bottom w:val="none" w:sz="0" w:space="0" w:color="auto"/>
                    <w:right w:val="none" w:sz="0" w:space="0" w:color="auto"/>
                  </w:divBdr>
                </w:div>
                <w:div w:id="1110927925">
                  <w:marLeft w:val="0"/>
                  <w:marRight w:val="0"/>
                  <w:marTop w:val="0"/>
                  <w:marBottom w:val="0"/>
                  <w:divBdr>
                    <w:top w:val="none" w:sz="0" w:space="0" w:color="auto"/>
                    <w:left w:val="none" w:sz="0" w:space="0" w:color="auto"/>
                    <w:bottom w:val="none" w:sz="0" w:space="0" w:color="auto"/>
                    <w:right w:val="none" w:sz="0" w:space="0" w:color="auto"/>
                  </w:divBdr>
                </w:div>
                <w:div w:id="1110974956">
                  <w:marLeft w:val="0"/>
                  <w:marRight w:val="0"/>
                  <w:marTop w:val="0"/>
                  <w:marBottom w:val="0"/>
                  <w:divBdr>
                    <w:top w:val="none" w:sz="0" w:space="0" w:color="auto"/>
                    <w:left w:val="none" w:sz="0" w:space="0" w:color="auto"/>
                    <w:bottom w:val="none" w:sz="0" w:space="0" w:color="auto"/>
                    <w:right w:val="none" w:sz="0" w:space="0" w:color="auto"/>
                  </w:divBdr>
                </w:div>
                <w:div w:id="1112281322">
                  <w:marLeft w:val="0"/>
                  <w:marRight w:val="0"/>
                  <w:marTop w:val="0"/>
                  <w:marBottom w:val="0"/>
                  <w:divBdr>
                    <w:top w:val="none" w:sz="0" w:space="0" w:color="auto"/>
                    <w:left w:val="none" w:sz="0" w:space="0" w:color="auto"/>
                    <w:bottom w:val="none" w:sz="0" w:space="0" w:color="auto"/>
                    <w:right w:val="none" w:sz="0" w:space="0" w:color="auto"/>
                  </w:divBdr>
                </w:div>
                <w:div w:id="1116563860">
                  <w:marLeft w:val="0"/>
                  <w:marRight w:val="0"/>
                  <w:marTop w:val="0"/>
                  <w:marBottom w:val="0"/>
                  <w:divBdr>
                    <w:top w:val="none" w:sz="0" w:space="0" w:color="auto"/>
                    <w:left w:val="none" w:sz="0" w:space="0" w:color="auto"/>
                    <w:bottom w:val="none" w:sz="0" w:space="0" w:color="auto"/>
                    <w:right w:val="none" w:sz="0" w:space="0" w:color="auto"/>
                  </w:divBdr>
                </w:div>
                <w:div w:id="1117027406">
                  <w:marLeft w:val="0"/>
                  <w:marRight w:val="0"/>
                  <w:marTop w:val="0"/>
                  <w:marBottom w:val="0"/>
                  <w:divBdr>
                    <w:top w:val="none" w:sz="0" w:space="0" w:color="auto"/>
                    <w:left w:val="none" w:sz="0" w:space="0" w:color="auto"/>
                    <w:bottom w:val="none" w:sz="0" w:space="0" w:color="auto"/>
                    <w:right w:val="none" w:sz="0" w:space="0" w:color="auto"/>
                  </w:divBdr>
                </w:div>
                <w:div w:id="1121270007">
                  <w:marLeft w:val="0"/>
                  <w:marRight w:val="0"/>
                  <w:marTop w:val="0"/>
                  <w:marBottom w:val="0"/>
                  <w:divBdr>
                    <w:top w:val="none" w:sz="0" w:space="0" w:color="auto"/>
                    <w:left w:val="none" w:sz="0" w:space="0" w:color="auto"/>
                    <w:bottom w:val="none" w:sz="0" w:space="0" w:color="auto"/>
                    <w:right w:val="none" w:sz="0" w:space="0" w:color="auto"/>
                  </w:divBdr>
                </w:div>
                <w:div w:id="1123035867">
                  <w:marLeft w:val="0"/>
                  <w:marRight w:val="0"/>
                  <w:marTop w:val="0"/>
                  <w:marBottom w:val="0"/>
                  <w:divBdr>
                    <w:top w:val="none" w:sz="0" w:space="0" w:color="auto"/>
                    <w:left w:val="none" w:sz="0" w:space="0" w:color="auto"/>
                    <w:bottom w:val="none" w:sz="0" w:space="0" w:color="auto"/>
                    <w:right w:val="none" w:sz="0" w:space="0" w:color="auto"/>
                  </w:divBdr>
                </w:div>
                <w:div w:id="1125612254">
                  <w:marLeft w:val="0"/>
                  <w:marRight w:val="0"/>
                  <w:marTop w:val="0"/>
                  <w:marBottom w:val="0"/>
                  <w:divBdr>
                    <w:top w:val="none" w:sz="0" w:space="0" w:color="auto"/>
                    <w:left w:val="none" w:sz="0" w:space="0" w:color="auto"/>
                    <w:bottom w:val="none" w:sz="0" w:space="0" w:color="auto"/>
                    <w:right w:val="none" w:sz="0" w:space="0" w:color="auto"/>
                  </w:divBdr>
                </w:div>
                <w:div w:id="1125929333">
                  <w:marLeft w:val="0"/>
                  <w:marRight w:val="0"/>
                  <w:marTop w:val="0"/>
                  <w:marBottom w:val="0"/>
                  <w:divBdr>
                    <w:top w:val="none" w:sz="0" w:space="0" w:color="auto"/>
                    <w:left w:val="none" w:sz="0" w:space="0" w:color="auto"/>
                    <w:bottom w:val="none" w:sz="0" w:space="0" w:color="auto"/>
                    <w:right w:val="none" w:sz="0" w:space="0" w:color="auto"/>
                  </w:divBdr>
                </w:div>
                <w:div w:id="1126242087">
                  <w:marLeft w:val="0"/>
                  <w:marRight w:val="0"/>
                  <w:marTop w:val="0"/>
                  <w:marBottom w:val="0"/>
                  <w:divBdr>
                    <w:top w:val="none" w:sz="0" w:space="0" w:color="auto"/>
                    <w:left w:val="none" w:sz="0" w:space="0" w:color="auto"/>
                    <w:bottom w:val="none" w:sz="0" w:space="0" w:color="auto"/>
                    <w:right w:val="none" w:sz="0" w:space="0" w:color="auto"/>
                  </w:divBdr>
                </w:div>
                <w:div w:id="1127890037">
                  <w:marLeft w:val="0"/>
                  <w:marRight w:val="0"/>
                  <w:marTop w:val="0"/>
                  <w:marBottom w:val="0"/>
                  <w:divBdr>
                    <w:top w:val="none" w:sz="0" w:space="0" w:color="auto"/>
                    <w:left w:val="none" w:sz="0" w:space="0" w:color="auto"/>
                    <w:bottom w:val="none" w:sz="0" w:space="0" w:color="auto"/>
                    <w:right w:val="none" w:sz="0" w:space="0" w:color="auto"/>
                  </w:divBdr>
                </w:div>
                <w:div w:id="1131483272">
                  <w:marLeft w:val="0"/>
                  <w:marRight w:val="0"/>
                  <w:marTop w:val="0"/>
                  <w:marBottom w:val="0"/>
                  <w:divBdr>
                    <w:top w:val="none" w:sz="0" w:space="0" w:color="auto"/>
                    <w:left w:val="none" w:sz="0" w:space="0" w:color="auto"/>
                    <w:bottom w:val="none" w:sz="0" w:space="0" w:color="auto"/>
                    <w:right w:val="none" w:sz="0" w:space="0" w:color="auto"/>
                  </w:divBdr>
                </w:div>
                <w:div w:id="1131943669">
                  <w:marLeft w:val="0"/>
                  <w:marRight w:val="0"/>
                  <w:marTop w:val="0"/>
                  <w:marBottom w:val="0"/>
                  <w:divBdr>
                    <w:top w:val="none" w:sz="0" w:space="0" w:color="auto"/>
                    <w:left w:val="none" w:sz="0" w:space="0" w:color="auto"/>
                    <w:bottom w:val="none" w:sz="0" w:space="0" w:color="auto"/>
                    <w:right w:val="none" w:sz="0" w:space="0" w:color="auto"/>
                  </w:divBdr>
                </w:div>
                <w:div w:id="1133013212">
                  <w:marLeft w:val="0"/>
                  <w:marRight w:val="0"/>
                  <w:marTop w:val="0"/>
                  <w:marBottom w:val="0"/>
                  <w:divBdr>
                    <w:top w:val="none" w:sz="0" w:space="0" w:color="auto"/>
                    <w:left w:val="none" w:sz="0" w:space="0" w:color="auto"/>
                    <w:bottom w:val="none" w:sz="0" w:space="0" w:color="auto"/>
                    <w:right w:val="none" w:sz="0" w:space="0" w:color="auto"/>
                  </w:divBdr>
                </w:div>
                <w:div w:id="1135373346">
                  <w:marLeft w:val="0"/>
                  <w:marRight w:val="0"/>
                  <w:marTop w:val="0"/>
                  <w:marBottom w:val="0"/>
                  <w:divBdr>
                    <w:top w:val="none" w:sz="0" w:space="0" w:color="auto"/>
                    <w:left w:val="none" w:sz="0" w:space="0" w:color="auto"/>
                    <w:bottom w:val="none" w:sz="0" w:space="0" w:color="auto"/>
                    <w:right w:val="none" w:sz="0" w:space="0" w:color="auto"/>
                  </w:divBdr>
                </w:div>
                <w:div w:id="1137719964">
                  <w:marLeft w:val="0"/>
                  <w:marRight w:val="0"/>
                  <w:marTop w:val="0"/>
                  <w:marBottom w:val="0"/>
                  <w:divBdr>
                    <w:top w:val="none" w:sz="0" w:space="0" w:color="auto"/>
                    <w:left w:val="none" w:sz="0" w:space="0" w:color="auto"/>
                    <w:bottom w:val="none" w:sz="0" w:space="0" w:color="auto"/>
                    <w:right w:val="none" w:sz="0" w:space="0" w:color="auto"/>
                  </w:divBdr>
                </w:div>
                <w:div w:id="1140000590">
                  <w:marLeft w:val="0"/>
                  <w:marRight w:val="0"/>
                  <w:marTop w:val="0"/>
                  <w:marBottom w:val="0"/>
                  <w:divBdr>
                    <w:top w:val="none" w:sz="0" w:space="0" w:color="auto"/>
                    <w:left w:val="none" w:sz="0" w:space="0" w:color="auto"/>
                    <w:bottom w:val="none" w:sz="0" w:space="0" w:color="auto"/>
                    <w:right w:val="none" w:sz="0" w:space="0" w:color="auto"/>
                  </w:divBdr>
                </w:div>
                <w:div w:id="1145053339">
                  <w:marLeft w:val="0"/>
                  <w:marRight w:val="0"/>
                  <w:marTop w:val="0"/>
                  <w:marBottom w:val="0"/>
                  <w:divBdr>
                    <w:top w:val="none" w:sz="0" w:space="0" w:color="auto"/>
                    <w:left w:val="none" w:sz="0" w:space="0" w:color="auto"/>
                    <w:bottom w:val="none" w:sz="0" w:space="0" w:color="auto"/>
                    <w:right w:val="none" w:sz="0" w:space="0" w:color="auto"/>
                  </w:divBdr>
                </w:div>
                <w:div w:id="1146706382">
                  <w:marLeft w:val="0"/>
                  <w:marRight w:val="0"/>
                  <w:marTop w:val="0"/>
                  <w:marBottom w:val="0"/>
                  <w:divBdr>
                    <w:top w:val="none" w:sz="0" w:space="0" w:color="auto"/>
                    <w:left w:val="none" w:sz="0" w:space="0" w:color="auto"/>
                    <w:bottom w:val="none" w:sz="0" w:space="0" w:color="auto"/>
                    <w:right w:val="none" w:sz="0" w:space="0" w:color="auto"/>
                  </w:divBdr>
                </w:div>
                <w:div w:id="1148471059">
                  <w:marLeft w:val="0"/>
                  <w:marRight w:val="0"/>
                  <w:marTop w:val="0"/>
                  <w:marBottom w:val="0"/>
                  <w:divBdr>
                    <w:top w:val="none" w:sz="0" w:space="0" w:color="auto"/>
                    <w:left w:val="none" w:sz="0" w:space="0" w:color="auto"/>
                    <w:bottom w:val="none" w:sz="0" w:space="0" w:color="auto"/>
                    <w:right w:val="none" w:sz="0" w:space="0" w:color="auto"/>
                  </w:divBdr>
                </w:div>
                <w:div w:id="1150711395">
                  <w:marLeft w:val="0"/>
                  <w:marRight w:val="0"/>
                  <w:marTop w:val="0"/>
                  <w:marBottom w:val="0"/>
                  <w:divBdr>
                    <w:top w:val="none" w:sz="0" w:space="0" w:color="auto"/>
                    <w:left w:val="none" w:sz="0" w:space="0" w:color="auto"/>
                    <w:bottom w:val="none" w:sz="0" w:space="0" w:color="auto"/>
                    <w:right w:val="none" w:sz="0" w:space="0" w:color="auto"/>
                  </w:divBdr>
                </w:div>
                <w:div w:id="1151285328">
                  <w:marLeft w:val="0"/>
                  <w:marRight w:val="0"/>
                  <w:marTop w:val="0"/>
                  <w:marBottom w:val="0"/>
                  <w:divBdr>
                    <w:top w:val="none" w:sz="0" w:space="0" w:color="auto"/>
                    <w:left w:val="none" w:sz="0" w:space="0" w:color="auto"/>
                    <w:bottom w:val="none" w:sz="0" w:space="0" w:color="auto"/>
                    <w:right w:val="none" w:sz="0" w:space="0" w:color="auto"/>
                  </w:divBdr>
                </w:div>
                <w:div w:id="1152794451">
                  <w:marLeft w:val="0"/>
                  <w:marRight w:val="0"/>
                  <w:marTop w:val="0"/>
                  <w:marBottom w:val="0"/>
                  <w:divBdr>
                    <w:top w:val="none" w:sz="0" w:space="0" w:color="auto"/>
                    <w:left w:val="none" w:sz="0" w:space="0" w:color="auto"/>
                    <w:bottom w:val="none" w:sz="0" w:space="0" w:color="auto"/>
                    <w:right w:val="none" w:sz="0" w:space="0" w:color="auto"/>
                  </w:divBdr>
                </w:div>
                <w:div w:id="1155803890">
                  <w:marLeft w:val="0"/>
                  <w:marRight w:val="0"/>
                  <w:marTop w:val="0"/>
                  <w:marBottom w:val="0"/>
                  <w:divBdr>
                    <w:top w:val="none" w:sz="0" w:space="0" w:color="auto"/>
                    <w:left w:val="none" w:sz="0" w:space="0" w:color="auto"/>
                    <w:bottom w:val="none" w:sz="0" w:space="0" w:color="auto"/>
                    <w:right w:val="none" w:sz="0" w:space="0" w:color="auto"/>
                  </w:divBdr>
                </w:div>
                <w:div w:id="1159005109">
                  <w:marLeft w:val="0"/>
                  <w:marRight w:val="0"/>
                  <w:marTop w:val="0"/>
                  <w:marBottom w:val="0"/>
                  <w:divBdr>
                    <w:top w:val="none" w:sz="0" w:space="0" w:color="auto"/>
                    <w:left w:val="none" w:sz="0" w:space="0" w:color="auto"/>
                    <w:bottom w:val="none" w:sz="0" w:space="0" w:color="auto"/>
                    <w:right w:val="none" w:sz="0" w:space="0" w:color="auto"/>
                  </w:divBdr>
                </w:div>
                <w:div w:id="1162627707">
                  <w:marLeft w:val="0"/>
                  <w:marRight w:val="0"/>
                  <w:marTop w:val="0"/>
                  <w:marBottom w:val="0"/>
                  <w:divBdr>
                    <w:top w:val="none" w:sz="0" w:space="0" w:color="auto"/>
                    <w:left w:val="none" w:sz="0" w:space="0" w:color="auto"/>
                    <w:bottom w:val="none" w:sz="0" w:space="0" w:color="auto"/>
                    <w:right w:val="none" w:sz="0" w:space="0" w:color="auto"/>
                  </w:divBdr>
                </w:div>
                <w:div w:id="1166557538">
                  <w:marLeft w:val="0"/>
                  <w:marRight w:val="0"/>
                  <w:marTop w:val="0"/>
                  <w:marBottom w:val="0"/>
                  <w:divBdr>
                    <w:top w:val="none" w:sz="0" w:space="0" w:color="auto"/>
                    <w:left w:val="none" w:sz="0" w:space="0" w:color="auto"/>
                    <w:bottom w:val="none" w:sz="0" w:space="0" w:color="auto"/>
                    <w:right w:val="none" w:sz="0" w:space="0" w:color="auto"/>
                  </w:divBdr>
                </w:div>
                <w:div w:id="1167134766">
                  <w:marLeft w:val="0"/>
                  <w:marRight w:val="0"/>
                  <w:marTop w:val="0"/>
                  <w:marBottom w:val="0"/>
                  <w:divBdr>
                    <w:top w:val="none" w:sz="0" w:space="0" w:color="auto"/>
                    <w:left w:val="none" w:sz="0" w:space="0" w:color="auto"/>
                    <w:bottom w:val="none" w:sz="0" w:space="0" w:color="auto"/>
                    <w:right w:val="none" w:sz="0" w:space="0" w:color="auto"/>
                  </w:divBdr>
                </w:div>
                <w:div w:id="1167748075">
                  <w:marLeft w:val="0"/>
                  <w:marRight w:val="0"/>
                  <w:marTop w:val="0"/>
                  <w:marBottom w:val="0"/>
                  <w:divBdr>
                    <w:top w:val="none" w:sz="0" w:space="0" w:color="auto"/>
                    <w:left w:val="none" w:sz="0" w:space="0" w:color="auto"/>
                    <w:bottom w:val="none" w:sz="0" w:space="0" w:color="auto"/>
                    <w:right w:val="none" w:sz="0" w:space="0" w:color="auto"/>
                  </w:divBdr>
                </w:div>
                <w:div w:id="1167868220">
                  <w:marLeft w:val="0"/>
                  <w:marRight w:val="0"/>
                  <w:marTop w:val="0"/>
                  <w:marBottom w:val="0"/>
                  <w:divBdr>
                    <w:top w:val="none" w:sz="0" w:space="0" w:color="auto"/>
                    <w:left w:val="none" w:sz="0" w:space="0" w:color="auto"/>
                    <w:bottom w:val="none" w:sz="0" w:space="0" w:color="auto"/>
                    <w:right w:val="none" w:sz="0" w:space="0" w:color="auto"/>
                  </w:divBdr>
                </w:div>
                <w:div w:id="1169247159">
                  <w:marLeft w:val="0"/>
                  <w:marRight w:val="0"/>
                  <w:marTop w:val="0"/>
                  <w:marBottom w:val="0"/>
                  <w:divBdr>
                    <w:top w:val="none" w:sz="0" w:space="0" w:color="auto"/>
                    <w:left w:val="none" w:sz="0" w:space="0" w:color="auto"/>
                    <w:bottom w:val="none" w:sz="0" w:space="0" w:color="auto"/>
                    <w:right w:val="none" w:sz="0" w:space="0" w:color="auto"/>
                  </w:divBdr>
                </w:div>
                <w:div w:id="1175456222">
                  <w:marLeft w:val="0"/>
                  <w:marRight w:val="0"/>
                  <w:marTop w:val="0"/>
                  <w:marBottom w:val="0"/>
                  <w:divBdr>
                    <w:top w:val="none" w:sz="0" w:space="0" w:color="auto"/>
                    <w:left w:val="none" w:sz="0" w:space="0" w:color="auto"/>
                    <w:bottom w:val="none" w:sz="0" w:space="0" w:color="auto"/>
                    <w:right w:val="none" w:sz="0" w:space="0" w:color="auto"/>
                  </w:divBdr>
                </w:div>
                <w:div w:id="1182428536">
                  <w:marLeft w:val="0"/>
                  <w:marRight w:val="0"/>
                  <w:marTop w:val="0"/>
                  <w:marBottom w:val="0"/>
                  <w:divBdr>
                    <w:top w:val="none" w:sz="0" w:space="0" w:color="auto"/>
                    <w:left w:val="none" w:sz="0" w:space="0" w:color="auto"/>
                    <w:bottom w:val="none" w:sz="0" w:space="0" w:color="auto"/>
                    <w:right w:val="none" w:sz="0" w:space="0" w:color="auto"/>
                  </w:divBdr>
                </w:div>
                <w:div w:id="1184442799">
                  <w:marLeft w:val="0"/>
                  <w:marRight w:val="0"/>
                  <w:marTop w:val="0"/>
                  <w:marBottom w:val="0"/>
                  <w:divBdr>
                    <w:top w:val="none" w:sz="0" w:space="0" w:color="auto"/>
                    <w:left w:val="none" w:sz="0" w:space="0" w:color="auto"/>
                    <w:bottom w:val="none" w:sz="0" w:space="0" w:color="auto"/>
                    <w:right w:val="none" w:sz="0" w:space="0" w:color="auto"/>
                  </w:divBdr>
                </w:div>
                <w:div w:id="1188982891">
                  <w:marLeft w:val="0"/>
                  <w:marRight w:val="0"/>
                  <w:marTop w:val="0"/>
                  <w:marBottom w:val="0"/>
                  <w:divBdr>
                    <w:top w:val="none" w:sz="0" w:space="0" w:color="auto"/>
                    <w:left w:val="none" w:sz="0" w:space="0" w:color="auto"/>
                    <w:bottom w:val="none" w:sz="0" w:space="0" w:color="auto"/>
                    <w:right w:val="none" w:sz="0" w:space="0" w:color="auto"/>
                  </w:divBdr>
                </w:div>
                <w:div w:id="1189298662">
                  <w:marLeft w:val="0"/>
                  <w:marRight w:val="0"/>
                  <w:marTop w:val="0"/>
                  <w:marBottom w:val="0"/>
                  <w:divBdr>
                    <w:top w:val="none" w:sz="0" w:space="0" w:color="auto"/>
                    <w:left w:val="none" w:sz="0" w:space="0" w:color="auto"/>
                    <w:bottom w:val="none" w:sz="0" w:space="0" w:color="auto"/>
                    <w:right w:val="none" w:sz="0" w:space="0" w:color="auto"/>
                  </w:divBdr>
                </w:div>
                <w:div w:id="1189443297">
                  <w:marLeft w:val="0"/>
                  <w:marRight w:val="0"/>
                  <w:marTop w:val="0"/>
                  <w:marBottom w:val="0"/>
                  <w:divBdr>
                    <w:top w:val="none" w:sz="0" w:space="0" w:color="auto"/>
                    <w:left w:val="none" w:sz="0" w:space="0" w:color="auto"/>
                    <w:bottom w:val="none" w:sz="0" w:space="0" w:color="auto"/>
                    <w:right w:val="none" w:sz="0" w:space="0" w:color="auto"/>
                  </w:divBdr>
                </w:div>
                <w:div w:id="1193879382">
                  <w:marLeft w:val="0"/>
                  <w:marRight w:val="0"/>
                  <w:marTop w:val="0"/>
                  <w:marBottom w:val="0"/>
                  <w:divBdr>
                    <w:top w:val="none" w:sz="0" w:space="0" w:color="auto"/>
                    <w:left w:val="none" w:sz="0" w:space="0" w:color="auto"/>
                    <w:bottom w:val="none" w:sz="0" w:space="0" w:color="auto"/>
                    <w:right w:val="none" w:sz="0" w:space="0" w:color="auto"/>
                  </w:divBdr>
                </w:div>
                <w:div w:id="1194264254">
                  <w:marLeft w:val="0"/>
                  <w:marRight w:val="0"/>
                  <w:marTop w:val="0"/>
                  <w:marBottom w:val="0"/>
                  <w:divBdr>
                    <w:top w:val="none" w:sz="0" w:space="0" w:color="auto"/>
                    <w:left w:val="none" w:sz="0" w:space="0" w:color="auto"/>
                    <w:bottom w:val="none" w:sz="0" w:space="0" w:color="auto"/>
                    <w:right w:val="none" w:sz="0" w:space="0" w:color="auto"/>
                  </w:divBdr>
                </w:div>
                <w:div w:id="1197080684">
                  <w:marLeft w:val="0"/>
                  <w:marRight w:val="0"/>
                  <w:marTop w:val="0"/>
                  <w:marBottom w:val="0"/>
                  <w:divBdr>
                    <w:top w:val="none" w:sz="0" w:space="0" w:color="auto"/>
                    <w:left w:val="none" w:sz="0" w:space="0" w:color="auto"/>
                    <w:bottom w:val="none" w:sz="0" w:space="0" w:color="auto"/>
                    <w:right w:val="none" w:sz="0" w:space="0" w:color="auto"/>
                  </w:divBdr>
                </w:div>
                <w:div w:id="1200510385">
                  <w:marLeft w:val="0"/>
                  <w:marRight w:val="0"/>
                  <w:marTop w:val="0"/>
                  <w:marBottom w:val="0"/>
                  <w:divBdr>
                    <w:top w:val="none" w:sz="0" w:space="0" w:color="auto"/>
                    <w:left w:val="none" w:sz="0" w:space="0" w:color="auto"/>
                    <w:bottom w:val="none" w:sz="0" w:space="0" w:color="auto"/>
                    <w:right w:val="none" w:sz="0" w:space="0" w:color="auto"/>
                  </w:divBdr>
                </w:div>
                <w:div w:id="1202479767">
                  <w:marLeft w:val="0"/>
                  <w:marRight w:val="0"/>
                  <w:marTop w:val="0"/>
                  <w:marBottom w:val="0"/>
                  <w:divBdr>
                    <w:top w:val="none" w:sz="0" w:space="0" w:color="auto"/>
                    <w:left w:val="none" w:sz="0" w:space="0" w:color="auto"/>
                    <w:bottom w:val="none" w:sz="0" w:space="0" w:color="auto"/>
                    <w:right w:val="none" w:sz="0" w:space="0" w:color="auto"/>
                  </w:divBdr>
                </w:div>
                <w:div w:id="1204362155">
                  <w:marLeft w:val="0"/>
                  <w:marRight w:val="0"/>
                  <w:marTop w:val="0"/>
                  <w:marBottom w:val="0"/>
                  <w:divBdr>
                    <w:top w:val="none" w:sz="0" w:space="0" w:color="auto"/>
                    <w:left w:val="none" w:sz="0" w:space="0" w:color="auto"/>
                    <w:bottom w:val="none" w:sz="0" w:space="0" w:color="auto"/>
                    <w:right w:val="none" w:sz="0" w:space="0" w:color="auto"/>
                  </w:divBdr>
                </w:div>
                <w:div w:id="1204636137">
                  <w:marLeft w:val="0"/>
                  <w:marRight w:val="0"/>
                  <w:marTop w:val="0"/>
                  <w:marBottom w:val="0"/>
                  <w:divBdr>
                    <w:top w:val="none" w:sz="0" w:space="0" w:color="auto"/>
                    <w:left w:val="none" w:sz="0" w:space="0" w:color="auto"/>
                    <w:bottom w:val="none" w:sz="0" w:space="0" w:color="auto"/>
                    <w:right w:val="none" w:sz="0" w:space="0" w:color="auto"/>
                  </w:divBdr>
                </w:div>
                <w:div w:id="1205142912">
                  <w:marLeft w:val="0"/>
                  <w:marRight w:val="0"/>
                  <w:marTop w:val="0"/>
                  <w:marBottom w:val="0"/>
                  <w:divBdr>
                    <w:top w:val="none" w:sz="0" w:space="0" w:color="auto"/>
                    <w:left w:val="none" w:sz="0" w:space="0" w:color="auto"/>
                    <w:bottom w:val="none" w:sz="0" w:space="0" w:color="auto"/>
                    <w:right w:val="none" w:sz="0" w:space="0" w:color="auto"/>
                  </w:divBdr>
                </w:div>
                <w:div w:id="1206869979">
                  <w:marLeft w:val="0"/>
                  <w:marRight w:val="0"/>
                  <w:marTop w:val="0"/>
                  <w:marBottom w:val="0"/>
                  <w:divBdr>
                    <w:top w:val="none" w:sz="0" w:space="0" w:color="auto"/>
                    <w:left w:val="none" w:sz="0" w:space="0" w:color="auto"/>
                    <w:bottom w:val="none" w:sz="0" w:space="0" w:color="auto"/>
                    <w:right w:val="none" w:sz="0" w:space="0" w:color="auto"/>
                  </w:divBdr>
                </w:div>
                <w:div w:id="1208878067">
                  <w:marLeft w:val="0"/>
                  <w:marRight w:val="0"/>
                  <w:marTop w:val="0"/>
                  <w:marBottom w:val="0"/>
                  <w:divBdr>
                    <w:top w:val="none" w:sz="0" w:space="0" w:color="auto"/>
                    <w:left w:val="none" w:sz="0" w:space="0" w:color="auto"/>
                    <w:bottom w:val="none" w:sz="0" w:space="0" w:color="auto"/>
                    <w:right w:val="none" w:sz="0" w:space="0" w:color="auto"/>
                  </w:divBdr>
                </w:div>
                <w:div w:id="1209416465">
                  <w:marLeft w:val="0"/>
                  <w:marRight w:val="0"/>
                  <w:marTop w:val="0"/>
                  <w:marBottom w:val="0"/>
                  <w:divBdr>
                    <w:top w:val="none" w:sz="0" w:space="0" w:color="auto"/>
                    <w:left w:val="none" w:sz="0" w:space="0" w:color="auto"/>
                    <w:bottom w:val="none" w:sz="0" w:space="0" w:color="auto"/>
                    <w:right w:val="none" w:sz="0" w:space="0" w:color="auto"/>
                  </w:divBdr>
                </w:div>
                <w:div w:id="1210799941">
                  <w:marLeft w:val="0"/>
                  <w:marRight w:val="0"/>
                  <w:marTop w:val="0"/>
                  <w:marBottom w:val="0"/>
                  <w:divBdr>
                    <w:top w:val="none" w:sz="0" w:space="0" w:color="auto"/>
                    <w:left w:val="none" w:sz="0" w:space="0" w:color="auto"/>
                    <w:bottom w:val="none" w:sz="0" w:space="0" w:color="auto"/>
                    <w:right w:val="none" w:sz="0" w:space="0" w:color="auto"/>
                  </w:divBdr>
                </w:div>
                <w:div w:id="1212183057">
                  <w:marLeft w:val="0"/>
                  <w:marRight w:val="0"/>
                  <w:marTop w:val="0"/>
                  <w:marBottom w:val="0"/>
                  <w:divBdr>
                    <w:top w:val="none" w:sz="0" w:space="0" w:color="auto"/>
                    <w:left w:val="none" w:sz="0" w:space="0" w:color="auto"/>
                    <w:bottom w:val="none" w:sz="0" w:space="0" w:color="auto"/>
                    <w:right w:val="none" w:sz="0" w:space="0" w:color="auto"/>
                  </w:divBdr>
                </w:div>
                <w:div w:id="1213007758">
                  <w:marLeft w:val="0"/>
                  <w:marRight w:val="0"/>
                  <w:marTop w:val="0"/>
                  <w:marBottom w:val="0"/>
                  <w:divBdr>
                    <w:top w:val="none" w:sz="0" w:space="0" w:color="auto"/>
                    <w:left w:val="none" w:sz="0" w:space="0" w:color="auto"/>
                    <w:bottom w:val="none" w:sz="0" w:space="0" w:color="auto"/>
                    <w:right w:val="none" w:sz="0" w:space="0" w:color="auto"/>
                  </w:divBdr>
                </w:div>
                <w:div w:id="1214342944">
                  <w:marLeft w:val="0"/>
                  <w:marRight w:val="0"/>
                  <w:marTop w:val="0"/>
                  <w:marBottom w:val="0"/>
                  <w:divBdr>
                    <w:top w:val="none" w:sz="0" w:space="0" w:color="auto"/>
                    <w:left w:val="none" w:sz="0" w:space="0" w:color="auto"/>
                    <w:bottom w:val="none" w:sz="0" w:space="0" w:color="auto"/>
                    <w:right w:val="none" w:sz="0" w:space="0" w:color="auto"/>
                  </w:divBdr>
                </w:div>
                <w:div w:id="1214997560">
                  <w:marLeft w:val="0"/>
                  <w:marRight w:val="0"/>
                  <w:marTop w:val="0"/>
                  <w:marBottom w:val="0"/>
                  <w:divBdr>
                    <w:top w:val="none" w:sz="0" w:space="0" w:color="auto"/>
                    <w:left w:val="none" w:sz="0" w:space="0" w:color="auto"/>
                    <w:bottom w:val="none" w:sz="0" w:space="0" w:color="auto"/>
                    <w:right w:val="none" w:sz="0" w:space="0" w:color="auto"/>
                  </w:divBdr>
                </w:div>
                <w:div w:id="1220285449">
                  <w:marLeft w:val="0"/>
                  <w:marRight w:val="0"/>
                  <w:marTop w:val="0"/>
                  <w:marBottom w:val="0"/>
                  <w:divBdr>
                    <w:top w:val="none" w:sz="0" w:space="0" w:color="auto"/>
                    <w:left w:val="none" w:sz="0" w:space="0" w:color="auto"/>
                    <w:bottom w:val="none" w:sz="0" w:space="0" w:color="auto"/>
                    <w:right w:val="none" w:sz="0" w:space="0" w:color="auto"/>
                  </w:divBdr>
                </w:div>
                <w:div w:id="1231504279">
                  <w:marLeft w:val="0"/>
                  <w:marRight w:val="0"/>
                  <w:marTop w:val="0"/>
                  <w:marBottom w:val="0"/>
                  <w:divBdr>
                    <w:top w:val="none" w:sz="0" w:space="0" w:color="auto"/>
                    <w:left w:val="none" w:sz="0" w:space="0" w:color="auto"/>
                    <w:bottom w:val="none" w:sz="0" w:space="0" w:color="auto"/>
                    <w:right w:val="none" w:sz="0" w:space="0" w:color="auto"/>
                  </w:divBdr>
                </w:div>
                <w:div w:id="1234656506">
                  <w:marLeft w:val="0"/>
                  <w:marRight w:val="0"/>
                  <w:marTop w:val="0"/>
                  <w:marBottom w:val="0"/>
                  <w:divBdr>
                    <w:top w:val="none" w:sz="0" w:space="0" w:color="auto"/>
                    <w:left w:val="none" w:sz="0" w:space="0" w:color="auto"/>
                    <w:bottom w:val="none" w:sz="0" w:space="0" w:color="auto"/>
                    <w:right w:val="none" w:sz="0" w:space="0" w:color="auto"/>
                  </w:divBdr>
                </w:div>
                <w:div w:id="1235814812">
                  <w:marLeft w:val="0"/>
                  <w:marRight w:val="0"/>
                  <w:marTop w:val="0"/>
                  <w:marBottom w:val="0"/>
                  <w:divBdr>
                    <w:top w:val="none" w:sz="0" w:space="0" w:color="auto"/>
                    <w:left w:val="none" w:sz="0" w:space="0" w:color="auto"/>
                    <w:bottom w:val="none" w:sz="0" w:space="0" w:color="auto"/>
                    <w:right w:val="none" w:sz="0" w:space="0" w:color="auto"/>
                  </w:divBdr>
                </w:div>
                <w:div w:id="1239443253">
                  <w:marLeft w:val="0"/>
                  <w:marRight w:val="0"/>
                  <w:marTop w:val="0"/>
                  <w:marBottom w:val="0"/>
                  <w:divBdr>
                    <w:top w:val="none" w:sz="0" w:space="0" w:color="auto"/>
                    <w:left w:val="none" w:sz="0" w:space="0" w:color="auto"/>
                    <w:bottom w:val="none" w:sz="0" w:space="0" w:color="auto"/>
                    <w:right w:val="none" w:sz="0" w:space="0" w:color="auto"/>
                  </w:divBdr>
                </w:div>
                <w:div w:id="1240749338">
                  <w:marLeft w:val="0"/>
                  <w:marRight w:val="0"/>
                  <w:marTop w:val="0"/>
                  <w:marBottom w:val="0"/>
                  <w:divBdr>
                    <w:top w:val="none" w:sz="0" w:space="0" w:color="auto"/>
                    <w:left w:val="none" w:sz="0" w:space="0" w:color="auto"/>
                    <w:bottom w:val="none" w:sz="0" w:space="0" w:color="auto"/>
                    <w:right w:val="none" w:sz="0" w:space="0" w:color="auto"/>
                  </w:divBdr>
                </w:div>
                <w:div w:id="1240752461">
                  <w:marLeft w:val="0"/>
                  <w:marRight w:val="0"/>
                  <w:marTop w:val="0"/>
                  <w:marBottom w:val="0"/>
                  <w:divBdr>
                    <w:top w:val="none" w:sz="0" w:space="0" w:color="auto"/>
                    <w:left w:val="none" w:sz="0" w:space="0" w:color="auto"/>
                    <w:bottom w:val="none" w:sz="0" w:space="0" w:color="auto"/>
                    <w:right w:val="none" w:sz="0" w:space="0" w:color="auto"/>
                  </w:divBdr>
                </w:div>
                <w:div w:id="1241645770">
                  <w:marLeft w:val="0"/>
                  <w:marRight w:val="0"/>
                  <w:marTop w:val="0"/>
                  <w:marBottom w:val="0"/>
                  <w:divBdr>
                    <w:top w:val="none" w:sz="0" w:space="0" w:color="auto"/>
                    <w:left w:val="none" w:sz="0" w:space="0" w:color="auto"/>
                    <w:bottom w:val="none" w:sz="0" w:space="0" w:color="auto"/>
                    <w:right w:val="none" w:sz="0" w:space="0" w:color="auto"/>
                  </w:divBdr>
                </w:div>
                <w:div w:id="1242525911">
                  <w:marLeft w:val="0"/>
                  <w:marRight w:val="0"/>
                  <w:marTop w:val="0"/>
                  <w:marBottom w:val="0"/>
                  <w:divBdr>
                    <w:top w:val="none" w:sz="0" w:space="0" w:color="auto"/>
                    <w:left w:val="none" w:sz="0" w:space="0" w:color="auto"/>
                    <w:bottom w:val="none" w:sz="0" w:space="0" w:color="auto"/>
                    <w:right w:val="none" w:sz="0" w:space="0" w:color="auto"/>
                  </w:divBdr>
                </w:div>
                <w:div w:id="1244922639">
                  <w:marLeft w:val="0"/>
                  <w:marRight w:val="0"/>
                  <w:marTop w:val="0"/>
                  <w:marBottom w:val="0"/>
                  <w:divBdr>
                    <w:top w:val="none" w:sz="0" w:space="0" w:color="auto"/>
                    <w:left w:val="none" w:sz="0" w:space="0" w:color="auto"/>
                    <w:bottom w:val="none" w:sz="0" w:space="0" w:color="auto"/>
                    <w:right w:val="none" w:sz="0" w:space="0" w:color="auto"/>
                  </w:divBdr>
                </w:div>
                <w:div w:id="1246106892">
                  <w:marLeft w:val="0"/>
                  <w:marRight w:val="0"/>
                  <w:marTop w:val="0"/>
                  <w:marBottom w:val="0"/>
                  <w:divBdr>
                    <w:top w:val="none" w:sz="0" w:space="0" w:color="auto"/>
                    <w:left w:val="none" w:sz="0" w:space="0" w:color="auto"/>
                    <w:bottom w:val="none" w:sz="0" w:space="0" w:color="auto"/>
                    <w:right w:val="none" w:sz="0" w:space="0" w:color="auto"/>
                  </w:divBdr>
                </w:div>
                <w:div w:id="1248079344">
                  <w:marLeft w:val="0"/>
                  <w:marRight w:val="0"/>
                  <w:marTop w:val="0"/>
                  <w:marBottom w:val="0"/>
                  <w:divBdr>
                    <w:top w:val="none" w:sz="0" w:space="0" w:color="auto"/>
                    <w:left w:val="none" w:sz="0" w:space="0" w:color="auto"/>
                    <w:bottom w:val="none" w:sz="0" w:space="0" w:color="auto"/>
                    <w:right w:val="none" w:sz="0" w:space="0" w:color="auto"/>
                  </w:divBdr>
                </w:div>
                <w:div w:id="1248154389">
                  <w:marLeft w:val="0"/>
                  <w:marRight w:val="0"/>
                  <w:marTop w:val="0"/>
                  <w:marBottom w:val="0"/>
                  <w:divBdr>
                    <w:top w:val="none" w:sz="0" w:space="0" w:color="auto"/>
                    <w:left w:val="none" w:sz="0" w:space="0" w:color="auto"/>
                    <w:bottom w:val="none" w:sz="0" w:space="0" w:color="auto"/>
                    <w:right w:val="none" w:sz="0" w:space="0" w:color="auto"/>
                  </w:divBdr>
                </w:div>
                <w:div w:id="1249386031">
                  <w:marLeft w:val="0"/>
                  <w:marRight w:val="0"/>
                  <w:marTop w:val="0"/>
                  <w:marBottom w:val="0"/>
                  <w:divBdr>
                    <w:top w:val="none" w:sz="0" w:space="0" w:color="auto"/>
                    <w:left w:val="none" w:sz="0" w:space="0" w:color="auto"/>
                    <w:bottom w:val="none" w:sz="0" w:space="0" w:color="auto"/>
                    <w:right w:val="none" w:sz="0" w:space="0" w:color="auto"/>
                  </w:divBdr>
                </w:div>
                <w:div w:id="1253587591">
                  <w:marLeft w:val="0"/>
                  <w:marRight w:val="0"/>
                  <w:marTop w:val="0"/>
                  <w:marBottom w:val="0"/>
                  <w:divBdr>
                    <w:top w:val="none" w:sz="0" w:space="0" w:color="auto"/>
                    <w:left w:val="none" w:sz="0" w:space="0" w:color="auto"/>
                    <w:bottom w:val="none" w:sz="0" w:space="0" w:color="auto"/>
                    <w:right w:val="none" w:sz="0" w:space="0" w:color="auto"/>
                  </w:divBdr>
                </w:div>
                <w:div w:id="1255817813">
                  <w:marLeft w:val="0"/>
                  <w:marRight w:val="0"/>
                  <w:marTop w:val="0"/>
                  <w:marBottom w:val="0"/>
                  <w:divBdr>
                    <w:top w:val="none" w:sz="0" w:space="0" w:color="auto"/>
                    <w:left w:val="none" w:sz="0" w:space="0" w:color="auto"/>
                    <w:bottom w:val="none" w:sz="0" w:space="0" w:color="auto"/>
                    <w:right w:val="none" w:sz="0" w:space="0" w:color="auto"/>
                  </w:divBdr>
                </w:div>
                <w:div w:id="1256205280">
                  <w:marLeft w:val="0"/>
                  <w:marRight w:val="0"/>
                  <w:marTop w:val="0"/>
                  <w:marBottom w:val="0"/>
                  <w:divBdr>
                    <w:top w:val="none" w:sz="0" w:space="0" w:color="auto"/>
                    <w:left w:val="none" w:sz="0" w:space="0" w:color="auto"/>
                    <w:bottom w:val="none" w:sz="0" w:space="0" w:color="auto"/>
                    <w:right w:val="none" w:sz="0" w:space="0" w:color="auto"/>
                  </w:divBdr>
                </w:div>
                <w:div w:id="1256480244">
                  <w:marLeft w:val="0"/>
                  <w:marRight w:val="0"/>
                  <w:marTop w:val="0"/>
                  <w:marBottom w:val="0"/>
                  <w:divBdr>
                    <w:top w:val="none" w:sz="0" w:space="0" w:color="auto"/>
                    <w:left w:val="none" w:sz="0" w:space="0" w:color="auto"/>
                    <w:bottom w:val="none" w:sz="0" w:space="0" w:color="auto"/>
                    <w:right w:val="none" w:sz="0" w:space="0" w:color="auto"/>
                  </w:divBdr>
                </w:div>
                <w:div w:id="1256860642">
                  <w:marLeft w:val="0"/>
                  <w:marRight w:val="0"/>
                  <w:marTop w:val="0"/>
                  <w:marBottom w:val="0"/>
                  <w:divBdr>
                    <w:top w:val="none" w:sz="0" w:space="0" w:color="auto"/>
                    <w:left w:val="none" w:sz="0" w:space="0" w:color="auto"/>
                    <w:bottom w:val="none" w:sz="0" w:space="0" w:color="auto"/>
                    <w:right w:val="none" w:sz="0" w:space="0" w:color="auto"/>
                  </w:divBdr>
                </w:div>
                <w:div w:id="1259098496">
                  <w:marLeft w:val="0"/>
                  <w:marRight w:val="0"/>
                  <w:marTop w:val="0"/>
                  <w:marBottom w:val="0"/>
                  <w:divBdr>
                    <w:top w:val="none" w:sz="0" w:space="0" w:color="auto"/>
                    <w:left w:val="none" w:sz="0" w:space="0" w:color="auto"/>
                    <w:bottom w:val="none" w:sz="0" w:space="0" w:color="auto"/>
                    <w:right w:val="none" w:sz="0" w:space="0" w:color="auto"/>
                  </w:divBdr>
                </w:div>
                <w:div w:id="1259947128">
                  <w:marLeft w:val="0"/>
                  <w:marRight w:val="0"/>
                  <w:marTop w:val="0"/>
                  <w:marBottom w:val="0"/>
                  <w:divBdr>
                    <w:top w:val="none" w:sz="0" w:space="0" w:color="auto"/>
                    <w:left w:val="none" w:sz="0" w:space="0" w:color="auto"/>
                    <w:bottom w:val="none" w:sz="0" w:space="0" w:color="auto"/>
                    <w:right w:val="none" w:sz="0" w:space="0" w:color="auto"/>
                  </w:divBdr>
                </w:div>
                <w:div w:id="1261572316">
                  <w:marLeft w:val="0"/>
                  <w:marRight w:val="0"/>
                  <w:marTop w:val="0"/>
                  <w:marBottom w:val="0"/>
                  <w:divBdr>
                    <w:top w:val="none" w:sz="0" w:space="0" w:color="auto"/>
                    <w:left w:val="none" w:sz="0" w:space="0" w:color="auto"/>
                    <w:bottom w:val="none" w:sz="0" w:space="0" w:color="auto"/>
                    <w:right w:val="none" w:sz="0" w:space="0" w:color="auto"/>
                  </w:divBdr>
                </w:div>
                <w:div w:id="1263956059">
                  <w:marLeft w:val="0"/>
                  <w:marRight w:val="0"/>
                  <w:marTop w:val="0"/>
                  <w:marBottom w:val="0"/>
                  <w:divBdr>
                    <w:top w:val="none" w:sz="0" w:space="0" w:color="auto"/>
                    <w:left w:val="none" w:sz="0" w:space="0" w:color="auto"/>
                    <w:bottom w:val="none" w:sz="0" w:space="0" w:color="auto"/>
                    <w:right w:val="none" w:sz="0" w:space="0" w:color="auto"/>
                  </w:divBdr>
                </w:div>
                <w:div w:id="1266159103">
                  <w:marLeft w:val="0"/>
                  <w:marRight w:val="0"/>
                  <w:marTop w:val="0"/>
                  <w:marBottom w:val="0"/>
                  <w:divBdr>
                    <w:top w:val="none" w:sz="0" w:space="0" w:color="auto"/>
                    <w:left w:val="none" w:sz="0" w:space="0" w:color="auto"/>
                    <w:bottom w:val="none" w:sz="0" w:space="0" w:color="auto"/>
                    <w:right w:val="none" w:sz="0" w:space="0" w:color="auto"/>
                  </w:divBdr>
                </w:div>
                <w:div w:id="1267736475">
                  <w:marLeft w:val="0"/>
                  <w:marRight w:val="0"/>
                  <w:marTop w:val="0"/>
                  <w:marBottom w:val="0"/>
                  <w:divBdr>
                    <w:top w:val="none" w:sz="0" w:space="0" w:color="auto"/>
                    <w:left w:val="none" w:sz="0" w:space="0" w:color="auto"/>
                    <w:bottom w:val="none" w:sz="0" w:space="0" w:color="auto"/>
                    <w:right w:val="none" w:sz="0" w:space="0" w:color="auto"/>
                  </w:divBdr>
                </w:div>
                <w:div w:id="1268193203">
                  <w:marLeft w:val="0"/>
                  <w:marRight w:val="0"/>
                  <w:marTop w:val="0"/>
                  <w:marBottom w:val="0"/>
                  <w:divBdr>
                    <w:top w:val="none" w:sz="0" w:space="0" w:color="auto"/>
                    <w:left w:val="none" w:sz="0" w:space="0" w:color="auto"/>
                    <w:bottom w:val="none" w:sz="0" w:space="0" w:color="auto"/>
                    <w:right w:val="none" w:sz="0" w:space="0" w:color="auto"/>
                  </w:divBdr>
                </w:div>
                <w:div w:id="1271399241">
                  <w:marLeft w:val="0"/>
                  <w:marRight w:val="0"/>
                  <w:marTop w:val="0"/>
                  <w:marBottom w:val="0"/>
                  <w:divBdr>
                    <w:top w:val="none" w:sz="0" w:space="0" w:color="auto"/>
                    <w:left w:val="none" w:sz="0" w:space="0" w:color="auto"/>
                    <w:bottom w:val="none" w:sz="0" w:space="0" w:color="auto"/>
                    <w:right w:val="none" w:sz="0" w:space="0" w:color="auto"/>
                  </w:divBdr>
                </w:div>
                <w:div w:id="1271812520">
                  <w:marLeft w:val="0"/>
                  <w:marRight w:val="0"/>
                  <w:marTop w:val="0"/>
                  <w:marBottom w:val="0"/>
                  <w:divBdr>
                    <w:top w:val="none" w:sz="0" w:space="0" w:color="auto"/>
                    <w:left w:val="none" w:sz="0" w:space="0" w:color="auto"/>
                    <w:bottom w:val="none" w:sz="0" w:space="0" w:color="auto"/>
                    <w:right w:val="none" w:sz="0" w:space="0" w:color="auto"/>
                  </w:divBdr>
                </w:div>
                <w:div w:id="1272131981">
                  <w:marLeft w:val="0"/>
                  <w:marRight w:val="0"/>
                  <w:marTop w:val="0"/>
                  <w:marBottom w:val="0"/>
                  <w:divBdr>
                    <w:top w:val="none" w:sz="0" w:space="0" w:color="auto"/>
                    <w:left w:val="none" w:sz="0" w:space="0" w:color="auto"/>
                    <w:bottom w:val="none" w:sz="0" w:space="0" w:color="auto"/>
                    <w:right w:val="none" w:sz="0" w:space="0" w:color="auto"/>
                  </w:divBdr>
                </w:div>
                <w:div w:id="1273324413">
                  <w:marLeft w:val="0"/>
                  <w:marRight w:val="0"/>
                  <w:marTop w:val="0"/>
                  <w:marBottom w:val="0"/>
                  <w:divBdr>
                    <w:top w:val="none" w:sz="0" w:space="0" w:color="auto"/>
                    <w:left w:val="none" w:sz="0" w:space="0" w:color="auto"/>
                    <w:bottom w:val="none" w:sz="0" w:space="0" w:color="auto"/>
                    <w:right w:val="none" w:sz="0" w:space="0" w:color="auto"/>
                  </w:divBdr>
                </w:div>
                <w:div w:id="1280257793">
                  <w:marLeft w:val="0"/>
                  <w:marRight w:val="0"/>
                  <w:marTop w:val="0"/>
                  <w:marBottom w:val="0"/>
                  <w:divBdr>
                    <w:top w:val="none" w:sz="0" w:space="0" w:color="auto"/>
                    <w:left w:val="none" w:sz="0" w:space="0" w:color="auto"/>
                    <w:bottom w:val="none" w:sz="0" w:space="0" w:color="auto"/>
                    <w:right w:val="none" w:sz="0" w:space="0" w:color="auto"/>
                  </w:divBdr>
                </w:div>
                <w:div w:id="1288779502">
                  <w:marLeft w:val="0"/>
                  <w:marRight w:val="0"/>
                  <w:marTop w:val="0"/>
                  <w:marBottom w:val="0"/>
                  <w:divBdr>
                    <w:top w:val="none" w:sz="0" w:space="0" w:color="auto"/>
                    <w:left w:val="none" w:sz="0" w:space="0" w:color="auto"/>
                    <w:bottom w:val="none" w:sz="0" w:space="0" w:color="auto"/>
                    <w:right w:val="none" w:sz="0" w:space="0" w:color="auto"/>
                  </w:divBdr>
                </w:div>
                <w:div w:id="1289777912">
                  <w:marLeft w:val="0"/>
                  <w:marRight w:val="0"/>
                  <w:marTop w:val="0"/>
                  <w:marBottom w:val="0"/>
                  <w:divBdr>
                    <w:top w:val="none" w:sz="0" w:space="0" w:color="auto"/>
                    <w:left w:val="none" w:sz="0" w:space="0" w:color="auto"/>
                    <w:bottom w:val="none" w:sz="0" w:space="0" w:color="auto"/>
                    <w:right w:val="none" w:sz="0" w:space="0" w:color="auto"/>
                  </w:divBdr>
                </w:div>
                <w:div w:id="1290941290">
                  <w:marLeft w:val="0"/>
                  <w:marRight w:val="0"/>
                  <w:marTop w:val="0"/>
                  <w:marBottom w:val="0"/>
                  <w:divBdr>
                    <w:top w:val="none" w:sz="0" w:space="0" w:color="auto"/>
                    <w:left w:val="none" w:sz="0" w:space="0" w:color="auto"/>
                    <w:bottom w:val="none" w:sz="0" w:space="0" w:color="auto"/>
                    <w:right w:val="none" w:sz="0" w:space="0" w:color="auto"/>
                  </w:divBdr>
                </w:div>
                <w:div w:id="1292009294">
                  <w:marLeft w:val="0"/>
                  <w:marRight w:val="0"/>
                  <w:marTop w:val="0"/>
                  <w:marBottom w:val="0"/>
                  <w:divBdr>
                    <w:top w:val="none" w:sz="0" w:space="0" w:color="auto"/>
                    <w:left w:val="none" w:sz="0" w:space="0" w:color="auto"/>
                    <w:bottom w:val="none" w:sz="0" w:space="0" w:color="auto"/>
                    <w:right w:val="none" w:sz="0" w:space="0" w:color="auto"/>
                  </w:divBdr>
                </w:div>
                <w:div w:id="1294094247">
                  <w:marLeft w:val="0"/>
                  <w:marRight w:val="0"/>
                  <w:marTop w:val="0"/>
                  <w:marBottom w:val="0"/>
                  <w:divBdr>
                    <w:top w:val="none" w:sz="0" w:space="0" w:color="auto"/>
                    <w:left w:val="none" w:sz="0" w:space="0" w:color="auto"/>
                    <w:bottom w:val="none" w:sz="0" w:space="0" w:color="auto"/>
                    <w:right w:val="none" w:sz="0" w:space="0" w:color="auto"/>
                  </w:divBdr>
                </w:div>
                <w:div w:id="1296788471">
                  <w:marLeft w:val="0"/>
                  <w:marRight w:val="0"/>
                  <w:marTop w:val="0"/>
                  <w:marBottom w:val="0"/>
                  <w:divBdr>
                    <w:top w:val="none" w:sz="0" w:space="0" w:color="auto"/>
                    <w:left w:val="none" w:sz="0" w:space="0" w:color="auto"/>
                    <w:bottom w:val="none" w:sz="0" w:space="0" w:color="auto"/>
                    <w:right w:val="none" w:sz="0" w:space="0" w:color="auto"/>
                  </w:divBdr>
                </w:div>
                <w:div w:id="1297030170">
                  <w:marLeft w:val="0"/>
                  <w:marRight w:val="0"/>
                  <w:marTop w:val="0"/>
                  <w:marBottom w:val="0"/>
                  <w:divBdr>
                    <w:top w:val="none" w:sz="0" w:space="0" w:color="auto"/>
                    <w:left w:val="none" w:sz="0" w:space="0" w:color="auto"/>
                    <w:bottom w:val="none" w:sz="0" w:space="0" w:color="auto"/>
                    <w:right w:val="none" w:sz="0" w:space="0" w:color="auto"/>
                  </w:divBdr>
                </w:div>
                <w:div w:id="1297032682">
                  <w:marLeft w:val="0"/>
                  <w:marRight w:val="0"/>
                  <w:marTop w:val="0"/>
                  <w:marBottom w:val="0"/>
                  <w:divBdr>
                    <w:top w:val="none" w:sz="0" w:space="0" w:color="auto"/>
                    <w:left w:val="none" w:sz="0" w:space="0" w:color="auto"/>
                    <w:bottom w:val="none" w:sz="0" w:space="0" w:color="auto"/>
                    <w:right w:val="none" w:sz="0" w:space="0" w:color="auto"/>
                  </w:divBdr>
                </w:div>
                <w:div w:id="1299841799">
                  <w:marLeft w:val="0"/>
                  <w:marRight w:val="0"/>
                  <w:marTop w:val="0"/>
                  <w:marBottom w:val="0"/>
                  <w:divBdr>
                    <w:top w:val="none" w:sz="0" w:space="0" w:color="auto"/>
                    <w:left w:val="none" w:sz="0" w:space="0" w:color="auto"/>
                    <w:bottom w:val="none" w:sz="0" w:space="0" w:color="auto"/>
                    <w:right w:val="none" w:sz="0" w:space="0" w:color="auto"/>
                  </w:divBdr>
                </w:div>
                <w:div w:id="1300644921">
                  <w:marLeft w:val="0"/>
                  <w:marRight w:val="0"/>
                  <w:marTop w:val="0"/>
                  <w:marBottom w:val="0"/>
                  <w:divBdr>
                    <w:top w:val="none" w:sz="0" w:space="0" w:color="auto"/>
                    <w:left w:val="none" w:sz="0" w:space="0" w:color="auto"/>
                    <w:bottom w:val="none" w:sz="0" w:space="0" w:color="auto"/>
                    <w:right w:val="none" w:sz="0" w:space="0" w:color="auto"/>
                  </w:divBdr>
                </w:div>
                <w:div w:id="1303727257">
                  <w:marLeft w:val="0"/>
                  <w:marRight w:val="0"/>
                  <w:marTop w:val="0"/>
                  <w:marBottom w:val="0"/>
                  <w:divBdr>
                    <w:top w:val="none" w:sz="0" w:space="0" w:color="auto"/>
                    <w:left w:val="none" w:sz="0" w:space="0" w:color="auto"/>
                    <w:bottom w:val="none" w:sz="0" w:space="0" w:color="auto"/>
                    <w:right w:val="none" w:sz="0" w:space="0" w:color="auto"/>
                  </w:divBdr>
                </w:div>
                <w:div w:id="1303777640">
                  <w:marLeft w:val="0"/>
                  <w:marRight w:val="0"/>
                  <w:marTop w:val="0"/>
                  <w:marBottom w:val="0"/>
                  <w:divBdr>
                    <w:top w:val="none" w:sz="0" w:space="0" w:color="auto"/>
                    <w:left w:val="none" w:sz="0" w:space="0" w:color="auto"/>
                    <w:bottom w:val="none" w:sz="0" w:space="0" w:color="auto"/>
                    <w:right w:val="none" w:sz="0" w:space="0" w:color="auto"/>
                  </w:divBdr>
                </w:div>
                <w:div w:id="1306083175">
                  <w:marLeft w:val="0"/>
                  <w:marRight w:val="0"/>
                  <w:marTop w:val="0"/>
                  <w:marBottom w:val="0"/>
                  <w:divBdr>
                    <w:top w:val="none" w:sz="0" w:space="0" w:color="auto"/>
                    <w:left w:val="none" w:sz="0" w:space="0" w:color="auto"/>
                    <w:bottom w:val="none" w:sz="0" w:space="0" w:color="auto"/>
                    <w:right w:val="none" w:sz="0" w:space="0" w:color="auto"/>
                  </w:divBdr>
                </w:div>
                <w:div w:id="1307852165">
                  <w:marLeft w:val="0"/>
                  <w:marRight w:val="0"/>
                  <w:marTop w:val="0"/>
                  <w:marBottom w:val="0"/>
                  <w:divBdr>
                    <w:top w:val="none" w:sz="0" w:space="0" w:color="auto"/>
                    <w:left w:val="none" w:sz="0" w:space="0" w:color="auto"/>
                    <w:bottom w:val="none" w:sz="0" w:space="0" w:color="auto"/>
                    <w:right w:val="none" w:sz="0" w:space="0" w:color="auto"/>
                  </w:divBdr>
                </w:div>
                <w:div w:id="1309162941">
                  <w:marLeft w:val="0"/>
                  <w:marRight w:val="0"/>
                  <w:marTop w:val="0"/>
                  <w:marBottom w:val="0"/>
                  <w:divBdr>
                    <w:top w:val="none" w:sz="0" w:space="0" w:color="auto"/>
                    <w:left w:val="none" w:sz="0" w:space="0" w:color="auto"/>
                    <w:bottom w:val="none" w:sz="0" w:space="0" w:color="auto"/>
                    <w:right w:val="none" w:sz="0" w:space="0" w:color="auto"/>
                  </w:divBdr>
                </w:div>
                <w:div w:id="1309674349">
                  <w:marLeft w:val="0"/>
                  <w:marRight w:val="0"/>
                  <w:marTop w:val="0"/>
                  <w:marBottom w:val="0"/>
                  <w:divBdr>
                    <w:top w:val="none" w:sz="0" w:space="0" w:color="auto"/>
                    <w:left w:val="none" w:sz="0" w:space="0" w:color="auto"/>
                    <w:bottom w:val="none" w:sz="0" w:space="0" w:color="auto"/>
                    <w:right w:val="none" w:sz="0" w:space="0" w:color="auto"/>
                  </w:divBdr>
                </w:div>
                <w:div w:id="1309893213">
                  <w:marLeft w:val="0"/>
                  <w:marRight w:val="0"/>
                  <w:marTop w:val="0"/>
                  <w:marBottom w:val="0"/>
                  <w:divBdr>
                    <w:top w:val="none" w:sz="0" w:space="0" w:color="auto"/>
                    <w:left w:val="none" w:sz="0" w:space="0" w:color="auto"/>
                    <w:bottom w:val="none" w:sz="0" w:space="0" w:color="auto"/>
                    <w:right w:val="none" w:sz="0" w:space="0" w:color="auto"/>
                  </w:divBdr>
                </w:div>
                <w:div w:id="1311789697">
                  <w:marLeft w:val="0"/>
                  <w:marRight w:val="0"/>
                  <w:marTop w:val="0"/>
                  <w:marBottom w:val="0"/>
                  <w:divBdr>
                    <w:top w:val="none" w:sz="0" w:space="0" w:color="auto"/>
                    <w:left w:val="none" w:sz="0" w:space="0" w:color="auto"/>
                    <w:bottom w:val="none" w:sz="0" w:space="0" w:color="auto"/>
                    <w:right w:val="none" w:sz="0" w:space="0" w:color="auto"/>
                  </w:divBdr>
                </w:div>
                <w:div w:id="1319576061">
                  <w:marLeft w:val="0"/>
                  <w:marRight w:val="0"/>
                  <w:marTop w:val="0"/>
                  <w:marBottom w:val="0"/>
                  <w:divBdr>
                    <w:top w:val="none" w:sz="0" w:space="0" w:color="auto"/>
                    <w:left w:val="none" w:sz="0" w:space="0" w:color="auto"/>
                    <w:bottom w:val="none" w:sz="0" w:space="0" w:color="auto"/>
                    <w:right w:val="none" w:sz="0" w:space="0" w:color="auto"/>
                  </w:divBdr>
                </w:div>
                <w:div w:id="1320378746">
                  <w:marLeft w:val="0"/>
                  <w:marRight w:val="0"/>
                  <w:marTop w:val="0"/>
                  <w:marBottom w:val="0"/>
                  <w:divBdr>
                    <w:top w:val="none" w:sz="0" w:space="0" w:color="auto"/>
                    <w:left w:val="none" w:sz="0" w:space="0" w:color="auto"/>
                    <w:bottom w:val="none" w:sz="0" w:space="0" w:color="auto"/>
                    <w:right w:val="none" w:sz="0" w:space="0" w:color="auto"/>
                  </w:divBdr>
                </w:div>
                <w:div w:id="1321345571">
                  <w:marLeft w:val="0"/>
                  <w:marRight w:val="0"/>
                  <w:marTop w:val="0"/>
                  <w:marBottom w:val="0"/>
                  <w:divBdr>
                    <w:top w:val="none" w:sz="0" w:space="0" w:color="auto"/>
                    <w:left w:val="none" w:sz="0" w:space="0" w:color="auto"/>
                    <w:bottom w:val="none" w:sz="0" w:space="0" w:color="auto"/>
                    <w:right w:val="none" w:sz="0" w:space="0" w:color="auto"/>
                  </w:divBdr>
                </w:div>
                <w:div w:id="1321345891">
                  <w:marLeft w:val="0"/>
                  <w:marRight w:val="0"/>
                  <w:marTop w:val="0"/>
                  <w:marBottom w:val="0"/>
                  <w:divBdr>
                    <w:top w:val="none" w:sz="0" w:space="0" w:color="auto"/>
                    <w:left w:val="none" w:sz="0" w:space="0" w:color="auto"/>
                    <w:bottom w:val="none" w:sz="0" w:space="0" w:color="auto"/>
                    <w:right w:val="none" w:sz="0" w:space="0" w:color="auto"/>
                  </w:divBdr>
                </w:div>
                <w:div w:id="1321428776">
                  <w:marLeft w:val="0"/>
                  <w:marRight w:val="0"/>
                  <w:marTop w:val="0"/>
                  <w:marBottom w:val="0"/>
                  <w:divBdr>
                    <w:top w:val="none" w:sz="0" w:space="0" w:color="auto"/>
                    <w:left w:val="none" w:sz="0" w:space="0" w:color="auto"/>
                    <w:bottom w:val="none" w:sz="0" w:space="0" w:color="auto"/>
                    <w:right w:val="none" w:sz="0" w:space="0" w:color="auto"/>
                  </w:divBdr>
                </w:div>
                <w:div w:id="1323656726">
                  <w:marLeft w:val="0"/>
                  <w:marRight w:val="0"/>
                  <w:marTop w:val="0"/>
                  <w:marBottom w:val="0"/>
                  <w:divBdr>
                    <w:top w:val="none" w:sz="0" w:space="0" w:color="auto"/>
                    <w:left w:val="none" w:sz="0" w:space="0" w:color="auto"/>
                    <w:bottom w:val="none" w:sz="0" w:space="0" w:color="auto"/>
                    <w:right w:val="none" w:sz="0" w:space="0" w:color="auto"/>
                  </w:divBdr>
                </w:div>
                <w:div w:id="1324314687">
                  <w:marLeft w:val="0"/>
                  <w:marRight w:val="0"/>
                  <w:marTop w:val="0"/>
                  <w:marBottom w:val="0"/>
                  <w:divBdr>
                    <w:top w:val="none" w:sz="0" w:space="0" w:color="auto"/>
                    <w:left w:val="none" w:sz="0" w:space="0" w:color="auto"/>
                    <w:bottom w:val="none" w:sz="0" w:space="0" w:color="auto"/>
                    <w:right w:val="none" w:sz="0" w:space="0" w:color="auto"/>
                  </w:divBdr>
                </w:div>
                <w:div w:id="1326663301">
                  <w:marLeft w:val="0"/>
                  <w:marRight w:val="0"/>
                  <w:marTop w:val="0"/>
                  <w:marBottom w:val="0"/>
                  <w:divBdr>
                    <w:top w:val="none" w:sz="0" w:space="0" w:color="auto"/>
                    <w:left w:val="none" w:sz="0" w:space="0" w:color="auto"/>
                    <w:bottom w:val="none" w:sz="0" w:space="0" w:color="auto"/>
                    <w:right w:val="none" w:sz="0" w:space="0" w:color="auto"/>
                  </w:divBdr>
                </w:div>
                <w:div w:id="1327051398">
                  <w:marLeft w:val="0"/>
                  <w:marRight w:val="0"/>
                  <w:marTop w:val="0"/>
                  <w:marBottom w:val="0"/>
                  <w:divBdr>
                    <w:top w:val="none" w:sz="0" w:space="0" w:color="auto"/>
                    <w:left w:val="none" w:sz="0" w:space="0" w:color="auto"/>
                    <w:bottom w:val="none" w:sz="0" w:space="0" w:color="auto"/>
                    <w:right w:val="none" w:sz="0" w:space="0" w:color="auto"/>
                  </w:divBdr>
                </w:div>
                <w:div w:id="1331830112">
                  <w:marLeft w:val="0"/>
                  <w:marRight w:val="0"/>
                  <w:marTop w:val="0"/>
                  <w:marBottom w:val="0"/>
                  <w:divBdr>
                    <w:top w:val="none" w:sz="0" w:space="0" w:color="auto"/>
                    <w:left w:val="none" w:sz="0" w:space="0" w:color="auto"/>
                    <w:bottom w:val="none" w:sz="0" w:space="0" w:color="auto"/>
                    <w:right w:val="none" w:sz="0" w:space="0" w:color="auto"/>
                  </w:divBdr>
                </w:div>
                <w:div w:id="1333682960">
                  <w:marLeft w:val="0"/>
                  <w:marRight w:val="0"/>
                  <w:marTop w:val="0"/>
                  <w:marBottom w:val="0"/>
                  <w:divBdr>
                    <w:top w:val="none" w:sz="0" w:space="0" w:color="auto"/>
                    <w:left w:val="none" w:sz="0" w:space="0" w:color="auto"/>
                    <w:bottom w:val="none" w:sz="0" w:space="0" w:color="auto"/>
                    <w:right w:val="none" w:sz="0" w:space="0" w:color="auto"/>
                  </w:divBdr>
                </w:div>
                <w:div w:id="1333947291">
                  <w:marLeft w:val="0"/>
                  <w:marRight w:val="0"/>
                  <w:marTop w:val="0"/>
                  <w:marBottom w:val="0"/>
                  <w:divBdr>
                    <w:top w:val="none" w:sz="0" w:space="0" w:color="auto"/>
                    <w:left w:val="none" w:sz="0" w:space="0" w:color="auto"/>
                    <w:bottom w:val="none" w:sz="0" w:space="0" w:color="auto"/>
                    <w:right w:val="none" w:sz="0" w:space="0" w:color="auto"/>
                  </w:divBdr>
                </w:div>
                <w:div w:id="1337269342">
                  <w:marLeft w:val="0"/>
                  <w:marRight w:val="0"/>
                  <w:marTop w:val="0"/>
                  <w:marBottom w:val="0"/>
                  <w:divBdr>
                    <w:top w:val="none" w:sz="0" w:space="0" w:color="auto"/>
                    <w:left w:val="none" w:sz="0" w:space="0" w:color="auto"/>
                    <w:bottom w:val="none" w:sz="0" w:space="0" w:color="auto"/>
                    <w:right w:val="none" w:sz="0" w:space="0" w:color="auto"/>
                  </w:divBdr>
                </w:div>
                <w:div w:id="1338918172">
                  <w:marLeft w:val="0"/>
                  <w:marRight w:val="0"/>
                  <w:marTop w:val="0"/>
                  <w:marBottom w:val="0"/>
                  <w:divBdr>
                    <w:top w:val="none" w:sz="0" w:space="0" w:color="auto"/>
                    <w:left w:val="none" w:sz="0" w:space="0" w:color="auto"/>
                    <w:bottom w:val="none" w:sz="0" w:space="0" w:color="auto"/>
                    <w:right w:val="none" w:sz="0" w:space="0" w:color="auto"/>
                  </w:divBdr>
                </w:div>
                <w:div w:id="1338969739">
                  <w:marLeft w:val="0"/>
                  <w:marRight w:val="0"/>
                  <w:marTop w:val="0"/>
                  <w:marBottom w:val="0"/>
                  <w:divBdr>
                    <w:top w:val="none" w:sz="0" w:space="0" w:color="auto"/>
                    <w:left w:val="none" w:sz="0" w:space="0" w:color="auto"/>
                    <w:bottom w:val="none" w:sz="0" w:space="0" w:color="auto"/>
                    <w:right w:val="none" w:sz="0" w:space="0" w:color="auto"/>
                  </w:divBdr>
                </w:div>
                <w:div w:id="1341277655">
                  <w:marLeft w:val="0"/>
                  <w:marRight w:val="0"/>
                  <w:marTop w:val="0"/>
                  <w:marBottom w:val="0"/>
                  <w:divBdr>
                    <w:top w:val="none" w:sz="0" w:space="0" w:color="auto"/>
                    <w:left w:val="none" w:sz="0" w:space="0" w:color="auto"/>
                    <w:bottom w:val="none" w:sz="0" w:space="0" w:color="auto"/>
                    <w:right w:val="none" w:sz="0" w:space="0" w:color="auto"/>
                  </w:divBdr>
                </w:div>
                <w:div w:id="1343314297">
                  <w:marLeft w:val="0"/>
                  <w:marRight w:val="0"/>
                  <w:marTop w:val="0"/>
                  <w:marBottom w:val="0"/>
                  <w:divBdr>
                    <w:top w:val="none" w:sz="0" w:space="0" w:color="auto"/>
                    <w:left w:val="none" w:sz="0" w:space="0" w:color="auto"/>
                    <w:bottom w:val="none" w:sz="0" w:space="0" w:color="auto"/>
                    <w:right w:val="none" w:sz="0" w:space="0" w:color="auto"/>
                  </w:divBdr>
                </w:div>
                <w:div w:id="1351837870">
                  <w:marLeft w:val="0"/>
                  <w:marRight w:val="0"/>
                  <w:marTop w:val="0"/>
                  <w:marBottom w:val="0"/>
                  <w:divBdr>
                    <w:top w:val="none" w:sz="0" w:space="0" w:color="auto"/>
                    <w:left w:val="none" w:sz="0" w:space="0" w:color="auto"/>
                    <w:bottom w:val="none" w:sz="0" w:space="0" w:color="auto"/>
                    <w:right w:val="none" w:sz="0" w:space="0" w:color="auto"/>
                  </w:divBdr>
                </w:div>
                <w:div w:id="1352879064">
                  <w:marLeft w:val="0"/>
                  <w:marRight w:val="0"/>
                  <w:marTop w:val="0"/>
                  <w:marBottom w:val="0"/>
                  <w:divBdr>
                    <w:top w:val="none" w:sz="0" w:space="0" w:color="auto"/>
                    <w:left w:val="none" w:sz="0" w:space="0" w:color="auto"/>
                    <w:bottom w:val="none" w:sz="0" w:space="0" w:color="auto"/>
                    <w:right w:val="none" w:sz="0" w:space="0" w:color="auto"/>
                  </w:divBdr>
                </w:div>
                <w:div w:id="1354845610">
                  <w:marLeft w:val="0"/>
                  <w:marRight w:val="0"/>
                  <w:marTop w:val="0"/>
                  <w:marBottom w:val="0"/>
                  <w:divBdr>
                    <w:top w:val="none" w:sz="0" w:space="0" w:color="auto"/>
                    <w:left w:val="none" w:sz="0" w:space="0" w:color="auto"/>
                    <w:bottom w:val="none" w:sz="0" w:space="0" w:color="auto"/>
                    <w:right w:val="none" w:sz="0" w:space="0" w:color="auto"/>
                  </w:divBdr>
                </w:div>
                <w:div w:id="1357004003">
                  <w:marLeft w:val="0"/>
                  <w:marRight w:val="0"/>
                  <w:marTop w:val="0"/>
                  <w:marBottom w:val="0"/>
                  <w:divBdr>
                    <w:top w:val="none" w:sz="0" w:space="0" w:color="auto"/>
                    <w:left w:val="none" w:sz="0" w:space="0" w:color="auto"/>
                    <w:bottom w:val="none" w:sz="0" w:space="0" w:color="auto"/>
                    <w:right w:val="none" w:sz="0" w:space="0" w:color="auto"/>
                  </w:divBdr>
                </w:div>
                <w:div w:id="1357996791">
                  <w:marLeft w:val="0"/>
                  <w:marRight w:val="0"/>
                  <w:marTop w:val="0"/>
                  <w:marBottom w:val="0"/>
                  <w:divBdr>
                    <w:top w:val="none" w:sz="0" w:space="0" w:color="auto"/>
                    <w:left w:val="none" w:sz="0" w:space="0" w:color="auto"/>
                    <w:bottom w:val="none" w:sz="0" w:space="0" w:color="auto"/>
                    <w:right w:val="none" w:sz="0" w:space="0" w:color="auto"/>
                  </w:divBdr>
                </w:div>
                <w:div w:id="1358777766">
                  <w:marLeft w:val="0"/>
                  <w:marRight w:val="0"/>
                  <w:marTop w:val="0"/>
                  <w:marBottom w:val="0"/>
                  <w:divBdr>
                    <w:top w:val="none" w:sz="0" w:space="0" w:color="auto"/>
                    <w:left w:val="none" w:sz="0" w:space="0" w:color="auto"/>
                    <w:bottom w:val="none" w:sz="0" w:space="0" w:color="auto"/>
                    <w:right w:val="none" w:sz="0" w:space="0" w:color="auto"/>
                  </w:divBdr>
                </w:div>
                <w:div w:id="1359887687">
                  <w:marLeft w:val="0"/>
                  <w:marRight w:val="0"/>
                  <w:marTop w:val="0"/>
                  <w:marBottom w:val="0"/>
                  <w:divBdr>
                    <w:top w:val="none" w:sz="0" w:space="0" w:color="auto"/>
                    <w:left w:val="none" w:sz="0" w:space="0" w:color="auto"/>
                    <w:bottom w:val="none" w:sz="0" w:space="0" w:color="auto"/>
                    <w:right w:val="none" w:sz="0" w:space="0" w:color="auto"/>
                  </w:divBdr>
                </w:div>
                <w:div w:id="1360206341">
                  <w:marLeft w:val="0"/>
                  <w:marRight w:val="0"/>
                  <w:marTop w:val="0"/>
                  <w:marBottom w:val="0"/>
                  <w:divBdr>
                    <w:top w:val="none" w:sz="0" w:space="0" w:color="auto"/>
                    <w:left w:val="none" w:sz="0" w:space="0" w:color="auto"/>
                    <w:bottom w:val="none" w:sz="0" w:space="0" w:color="auto"/>
                    <w:right w:val="none" w:sz="0" w:space="0" w:color="auto"/>
                  </w:divBdr>
                </w:div>
                <w:div w:id="1360812467">
                  <w:marLeft w:val="0"/>
                  <w:marRight w:val="0"/>
                  <w:marTop w:val="0"/>
                  <w:marBottom w:val="0"/>
                  <w:divBdr>
                    <w:top w:val="none" w:sz="0" w:space="0" w:color="auto"/>
                    <w:left w:val="none" w:sz="0" w:space="0" w:color="auto"/>
                    <w:bottom w:val="none" w:sz="0" w:space="0" w:color="auto"/>
                    <w:right w:val="none" w:sz="0" w:space="0" w:color="auto"/>
                  </w:divBdr>
                </w:div>
                <w:div w:id="1361978054">
                  <w:marLeft w:val="0"/>
                  <w:marRight w:val="0"/>
                  <w:marTop w:val="0"/>
                  <w:marBottom w:val="0"/>
                  <w:divBdr>
                    <w:top w:val="none" w:sz="0" w:space="0" w:color="auto"/>
                    <w:left w:val="none" w:sz="0" w:space="0" w:color="auto"/>
                    <w:bottom w:val="none" w:sz="0" w:space="0" w:color="auto"/>
                    <w:right w:val="none" w:sz="0" w:space="0" w:color="auto"/>
                  </w:divBdr>
                </w:div>
                <w:div w:id="1366366183">
                  <w:marLeft w:val="0"/>
                  <w:marRight w:val="0"/>
                  <w:marTop w:val="0"/>
                  <w:marBottom w:val="0"/>
                  <w:divBdr>
                    <w:top w:val="none" w:sz="0" w:space="0" w:color="auto"/>
                    <w:left w:val="none" w:sz="0" w:space="0" w:color="auto"/>
                    <w:bottom w:val="none" w:sz="0" w:space="0" w:color="auto"/>
                    <w:right w:val="none" w:sz="0" w:space="0" w:color="auto"/>
                  </w:divBdr>
                </w:div>
                <w:div w:id="1369797009">
                  <w:marLeft w:val="0"/>
                  <w:marRight w:val="0"/>
                  <w:marTop w:val="0"/>
                  <w:marBottom w:val="0"/>
                  <w:divBdr>
                    <w:top w:val="none" w:sz="0" w:space="0" w:color="auto"/>
                    <w:left w:val="none" w:sz="0" w:space="0" w:color="auto"/>
                    <w:bottom w:val="none" w:sz="0" w:space="0" w:color="auto"/>
                    <w:right w:val="none" w:sz="0" w:space="0" w:color="auto"/>
                  </w:divBdr>
                </w:div>
                <w:div w:id="1369986904">
                  <w:marLeft w:val="0"/>
                  <w:marRight w:val="0"/>
                  <w:marTop w:val="0"/>
                  <w:marBottom w:val="0"/>
                  <w:divBdr>
                    <w:top w:val="none" w:sz="0" w:space="0" w:color="auto"/>
                    <w:left w:val="none" w:sz="0" w:space="0" w:color="auto"/>
                    <w:bottom w:val="none" w:sz="0" w:space="0" w:color="auto"/>
                    <w:right w:val="none" w:sz="0" w:space="0" w:color="auto"/>
                  </w:divBdr>
                </w:div>
                <w:div w:id="1373188232">
                  <w:marLeft w:val="0"/>
                  <w:marRight w:val="0"/>
                  <w:marTop w:val="0"/>
                  <w:marBottom w:val="0"/>
                  <w:divBdr>
                    <w:top w:val="none" w:sz="0" w:space="0" w:color="auto"/>
                    <w:left w:val="none" w:sz="0" w:space="0" w:color="auto"/>
                    <w:bottom w:val="none" w:sz="0" w:space="0" w:color="auto"/>
                    <w:right w:val="none" w:sz="0" w:space="0" w:color="auto"/>
                  </w:divBdr>
                </w:div>
                <w:div w:id="1373579502">
                  <w:marLeft w:val="0"/>
                  <w:marRight w:val="0"/>
                  <w:marTop w:val="0"/>
                  <w:marBottom w:val="0"/>
                  <w:divBdr>
                    <w:top w:val="none" w:sz="0" w:space="0" w:color="auto"/>
                    <w:left w:val="none" w:sz="0" w:space="0" w:color="auto"/>
                    <w:bottom w:val="none" w:sz="0" w:space="0" w:color="auto"/>
                    <w:right w:val="none" w:sz="0" w:space="0" w:color="auto"/>
                  </w:divBdr>
                </w:div>
                <w:div w:id="1374692129">
                  <w:marLeft w:val="0"/>
                  <w:marRight w:val="0"/>
                  <w:marTop w:val="0"/>
                  <w:marBottom w:val="0"/>
                  <w:divBdr>
                    <w:top w:val="none" w:sz="0" w:space="0" w:color="auto"/>
                    <w:left w:val="none" w:sz="0" w:space="0" w:color="auto"/>
                    <w:bottom w:val="none" w:sz="0" w:space="0" w:color="auto"/>
                    <w:right w:val="none" w:sz="0" w:space="0" w:color="auto"/>
                  </w:divBdr>
                </w:div>
                <w:div w:id="1375304942">
                  <w:marLeft w:val="0"/>
                  <w:marRight w:val="0"/>
                  <w:marTop w:val="0"/>
                  <w:marBottom w:val="0"/>
                  <w:divBdr>
                    <w:top w:val="none" w:sz="0" w:space="0" w:color="auto"/>
                    <w:left w:val="none" w:sz="0" w:space="0" w:color="auto"/>
                    <w:bottom w:val="none" w:sz="0" w:space="0" w:color="auto"/>
                    <w:right w:val="none" w:sz="0" w:space="0" w:color="auto"/>
                  </w:divBdr>
                </w:div>
                <w:div w:id="1375733446">
                  <w:marLeft w:val="0"/>
                  <w:marRight w:val="0"/>
                  <w:marTop w:val="0"/>
                  <w:marBottom w:val="0"/>
                  <w:divBdr>
                    <w:top w:val="none" w:sz="0" w:space="0" w:color="auto"/>
                    <w:left w:val="none" w:sz="0" w:space="0" w:color="auto"/>
                    <w:bottom w:val="none" w:sz="0" w:space="0" w:color="auto"/>
                    <w:right w:val="none" w:sz="0" w:space="0" w:color="auto"/>
                  </w:divBdr>
                </w:div>
                <w:div w:id="1376587730">
                  <w:marLeft w:val="0"/>
                  <w:marRight w:val="0"/>
                  <w:marTop w:val="0"/>
                  <w:marBottom w:val="0"/>
                  <w:divBdr>
                    <w:top w:val="none" w:sz="0" w:space="0" w:color="auto"/>
                    <w:left w:val="none" w:sz="0" w:space="0" w:color="auto"/>
                    <w:bottom w:val="none" w:sz="0" w:space="0" w:color="auto"/>
                    <w:right w:val="none" w:sz="0" w:space="0" w:color="auto"/>
                  </w:divBdr>
                </w:div>
                <w:div w:id="1376614732">
                  <w:marLeft w:val="0"/>
                  <w:marRight w:val="0"/>
                  <w:marTop w:val="0"/>
                  <w:marBottom w:val="0"/>
                  <w:divBdr>
                    <w:top w:val="none" w:sz="0" w:space="0" w:color="auto"/>
                    <w:left w:val="none" w:sz="0" w:space="0" w:color="auto"/>
                    <w:bottom w:val="none" w:sz="0" w:space="0" w:color="auto"/>
                    <w:right w:val="none" w:sz="0" w:space="0" w:color="auto"/>
                  </w:divBdr>
                </w:div>
                <w:div w:id="1376660800">
                  <w:marLeft w:val="0"/>
                  <w:marRight w:val="0"/>
                  <w:marTop w:val="0"/>
                  <w:marBottom w:val="0"/>
                  <w:divBdr>
                    <w:top w:val="none" w:sz="0" w:space="0" w:color="auto"/>
                    <w:left w:val="none" w:sz="0" w:space="0" w:color="auto"/>
                    <w:bottom w:val="none" w:sz="0" w:space="0" w:color="auto"/>
                    <w:right w:val="none" w:sz="0" w:space="0" w:color="auto"/>
                  </w:divBdr>
                </w:div>
                <w:div w:id="1379890883">
                  <w:marLeft w:val="0"/>
                  <w:marRight w:val="0"/>
                  <w:marTop w:val="0"/>
                  <w:marBottom w:val="0"/>
                  <w:divBdr>
                    <w:top w:val="none" w:sz="0" w:space="0" w:color="auto"/>
                    <w:left w:val="none" w:sz="0" w:space="0" w:color="auto"/>
                    <w:bottom w:val="none" w:sz="0" w:space="0" w:color="auto"/>
                    <w:right w:val="none" w:sz="0" w:space="0" w:color="auto"/>
                  </w:divBdr>
                </w:div>
                <w:div w:id="1383941852">
                  <w:marLeft w:val="0"/>
                  <w:marRight w:val="0"/>
                  <w:marTop w:val="0"/>
                  <w:marBottom w:val="0"/>
                  <w:divBdr>
                    <w:top w:val="none" w:sz="0" w:space="0" w:color="auto"/>
                    <w:left w:val="none" w:sz="0" w:space="0" w:color="auto"/>
                    <w:bottom w:val="none" w:sz="0" w:space="0" w:color="auto"/>
                    <w:right w:val="none" w:sz="0" w:space="0" w:color="auto"/>
                  </w:divBdr>
                </w:div>
                <w:div w:id="1384788535">
                  <w:marLeft w:val="0"/>
                  <w:marRight w:val="0"/>
                  <w:marTop w:val="0"/>
                  <w:marBottom w:val="0"/>
                  <w:divBdr>
                    <w:top w:val="none" w:sz="0" w:space="0" w:color="auto"/>
                    <w:left w:val="none" w:sz="0" w:space="0" w:color="auto"/>
                    <w:bottom w:val="none" w:sz="0" w:space="0" w:color="auto"/>
                    <w:right w:val="none" w:sz="0" w:space="0" w:color="auto"/>
                  </w:divBdr>
                </w:div>
                <w:div w:id="1387144911">
                  <w:marLeft w:val="0"/>
                  <w:marRight w:val="0"/>
                  <w:marTop w:val="0"/>
                  <w:marBottom w:val="0"/>
                  <w:divBdr>
                    <w:top w:val="none" w:sz="0" w:space="0" w:color="auto"/>
                    <w:left w:val="none" w:sz="0" w:space="0" w:color="auto"/>
                    <w:bottom w:val="none" w:sz="0" w:space="0" w:color="auto"/>
                    <w:right w:val="none" w:sz="0" w:space="0" w:color="auto"/>
                  </w:divBdr>
                </w:div>
                <w:div w:id="1387411060">
                  <w:marLeft w:val="0"/>
                  <w:marRight w:val="0"/>
                  <w:marTop w:val="0"/>
                  <w:marBottom w:val="0"/>
                  <w:divBdr>
                    <w:top w:val="none" w:sz="0" w:space="0" w:color="auto"/>
                    <w:left w:val="none" w:sz="0" w:space="0" w:color="auto"/>
                    <w:bottom w:val="none" w:sz="0" w:space="0" w:color="auto"/>
                    <w:right w:val="none" w:sz="0" w:space="0" w:color="auto"/>
                  </w:divBdr>
                </w:div>
                <w:div w:id="1387492868">
                  <w:marLeft w:val="0"/>
                  <w:marRight w:val="0"/>
                  <w:marTop w:val="0"/>
                  <w:marBottom w:val="0"/>
                  <w:divBdr>
                    <w:top w:val="none" w:sz="0" w:space="0" w:color="auto"/>
                    <w:left w:val="none" w:sz="0" w:space="0" w:color="auto"/>
                    <w:bottom w:val="none" w:sz="0" w:space="0" w:color="auto"/>
                    <w:right w:val="none" w:sz="0" w:space="0" w:color="auto"/>
                  </w:divBdr>
                </w:div>
                <w:div w:id="1388335278">
                  <w:marLeft w:val="0"/>
                  <w:marRight w:val="0"/>
                  <w:marTop w:val="0"/>
                  <w:marBottom w:val="0"/>
                  <w:divBdr>
                    <w:top w:val="none" w:sz="0" w:space="0" w:color="auto"/>
                    <w:left w:val="none" w:sz="0" w:space="0" w:color="auto"/>
                    <w:bottom w:val="none" w:sz="0" w:space="0" w:color="auto"/>
                    <w:right w:val="none" w:sz="0" w:space="0" w:color="auto"/>
                  </w:divBdr>
                </w:div>
                <w:div w:id="1389650010">
                  <w:marLeft w:val="0"/>
                  <w:marRight w:val="0"/>
                  <w:marTop w:val="0"/>
                  <w:marBottom w:val="0"/>
                  <w:divBdr>
                    <w:top w:val="none" w:sz="0" w:space="0" w:color="auto"/>
                    <w:left w:val="none" w:sz="0" w:space="0" w:color="auto"/>
                    <w:bottom w:val="none" w:sz="0" w:space="0" w:color="auto"/>
                    <w:right w:val="none" w:sz="0" w:space="0" w:color="auto"/>
                  </w:divBdr>
                </w:div>
                <w:div w:id="1394112031">
                  <w:marLeft w:val="0"/>
                  <w:marRight w:val="0"/>
                  <w:marTop w:val="0"/>
                  <w:marBottom w:val="0"/>
                  <w:divBdr>
                    <w:top w:val="none" w:sz="0" w:space="0" w:color="auto"/>
                    <w:left w:val="none" w:sz="0" w:space="0" w:color="auto"/>
                    <w:bottom w:val="none" w:sz="0" w:space="0" w:color="auto"/>
                    <w:right w:val="none" w:sz="0" w:space="0" w:color="auto"/>
                  </w:divBdr>
                </w:div>
                <w:div w:id="1399668847">
                  <w:marLeft w:val="0"/>
                  <w:marRight w:val="0"/>
                  <w:marTop w:val="0"/>
                  <w:marBottom w:val="0"/>
                  <w:divBdr>
                    <w:top w:val="none" w:sz="0" w:space="0" w:color="auto"/>
                    <w:left w:val="none" w:sz="0" w:space="0" w:color="auto"/>
                    <w:bottom w:val="none" w:sz="0" w:space="0" w:color="auto"/>
                    <w:right w:val="none" w:sz="0" w:space="0" w:color="auto"/>
                  </w:divBdr>
                </w:div>
                <w:div w:id="1401320735">
                  <w:marLeft w:val="0"/>
                  <w:marRight w:val="0"/>
                  <w:marTop w:val="0"/>
                  <w:marBottom w:val="0"/>
                  <w:divBdr>
                    <w:top w:val="none" w:sz="0" w:space="0" w:color="auto"/>
                    <w:left w:val="none" w:sz="0" w:space="0" w:color="auto"/>
                    <w:bottom w:val="none" w:sz="0" w:space="0" w:color="auto"/>
                    <w:right w:val="none" w:sz="0" w:space="0" w:color="auto"/>
                  </w:divBdr>
                </w:div>
                <w:div w:id="1402210809">
                  <w:marLeft w:val="0"/>
                  <w:marRight w:val="0"/>
                  <w:marTop w:val="0"/>
                  <w:marBottom w:val="0"/>
                  <w:divBdr>
                    <w:top w:val="none" w:sz="0" w:space="0" w:color="auto"/>
                    <w:left w:val="none" w:sz="0" w:space="0" w:color="auto"/>
                    <w:bottom w:val="none" w:sz="0" w:space="0" w:color="auto"/>
                    <w:right w:val="none" w:sz="0" w:space="0" w:color="auto"/>
                  </w:divBdr>
                </w:div>
                <w:div w:id="1402750138">
                  <w:marLeft w:val="0"/>
                  <w:marRight w:val="0"/>
                  <w:marTop w:val="0"/>
                  <w:marBottom w:val="0"/>
                  <w:divBdr>
                    <w:top w:val="none" w:sz="0" w:space="0" w:color="auto"/>
                    <w:left w:val="none" w:sz="0" w:space="0" w:color="auto"/>
                    <w:bottom w:val="none" w:sz="0" w:space="0" w:color="auto"/>
                    <w:right w:val="none" w:sz="0" w:space="0" w:color="auto"/>
                  </w:divBdr>
                </w:div>
                <w:div w:id="1404450592">
                  <w:marLeft w:val="0"/>
                  <w:marRight w:val="0"/>
                  <w:marTop w:val="0"/>
                  <w:marBottom w:val="0"/>
                  <w:divBdr>
                    <w:top w:val="none" w:sz="0" w:space="0" w:color="auto"/>
                    <w:left w:val="none" w:sz="0" w:space="0" w:color="auto"/>
                    <w:bottom w:val="none" w:sz="0" w:space="0" w:color="auto"/>
                    <w:right w:val="none" w:sz="0" w:space="0" w:color="auto"/>
                  </w:divBdr>
                </w:div>
                <w:div w:id="1405567139">
                  <w:marLeft w:val="0"/>
                  <w:marRight w:val="0"/>
                  <w:marTop w:val="0"/>
                  <w:marBottom w:val="0"/>
                  <w:divBdr>
                    <w:top w:val="none" w:sz="0" w:space="0" w:color="auto"/>
                    <w:left w:val="none" w:sz="0" w:space="0" w:color="auto"/>
                    <w:bottom w:val="none" w:sz="0" w:space="0" w:color="auto"/>
                    <w:right w:val="none" w:sz="0" w:space="0" w:color="auto"/>
                  </w:divBdr>
                </w:div>
                <w:div w:id="1407457587">
                  <w:marLeft w:val="0"/>
                  <w:marRight w:val="0"/>
                  <w:marTop w:val="0"/>
                  <w:marBottom w:val="0"/>
                  <w:divBdr>
                    <w:top w:val="none" w:sz="0" w:space="0" w:color="auto"/>
                    <w:left w:val="none" w:sz="0" w:space="0" w:color="auto"/>
                    <w:bottom w:val="none" w:sz="0" w:space="0" w:color="auto"/>
                    <w:right w:val="none" w:sz="0" w:space="0" w:color="auto"/>
                  </w:divBdr>
                </w:div>
                <w:div w:id="1409620476">
                  <w:marLeft w:val="0"/>
                  <w:marRight w:val="0"/>
                  <w:marTop w:val="0"/>
                  <w:marBottom w:val="0"/>
                  <w:divBdr>
                    <w:top w:val="none" w:sz="0" w:space="0" w:color="auto"/>
                    <w:left w:val="none" w:sz="0" w:space="0" w:color="auto"/>
                    <w:bottom w:val="none" w:sz="0" w:space="0" w:color="auto"/>
                    <w:right w:val="none" w:sz="0" w:space="0" w:color="auto"/>
                  </w:divBdr>
                </w:div>
                <w:div w:id="1409841324">
                  <w:marLeft w:val="0"/>
                  <w:marRight w:val="0"/>
                  <w:marTop w:val="0"/>
                  <w:marBottom w:val="0"/>
                  <w:divBdr>
                    <w:top w:val="none" w:sz="0" w:space="0" w:color="auto"/>
                    <w:left w:val="none" w:sz="0" w:space="0" w:color="auto"/>
                    <w:bottom w:val="none" w:sz="0" w:space="0" w:color="auto"/>
                    <w:right w:val="none" w:sz="0" w:space="0" w:color="auto"/>
                  </w:divBdr>
                </w:div>
                <w:div w:id="1412580496">
                  <w:marLeft w:val="0"/>
                  <w:marRight w:val="0"/>
                  <w:marTop w:val="0"/>
                  <w:marBottom w:val="0"/>
                  <w:divBdr>
                    <w:top w:val="none" w:sz="0" w:space="0" w:color="auto"/>
                    <w:left w:val="none" w:sz="0" w:space="0" w:color="auto"/>
                    <w:bottom w:val="none" w:sz="0" w:space="0" w:color="auto"/>
                    <w:right w:val="none" w:sz="0" w:space="0" w:color="auto"/>
                  </w:divBdr>
                </w:div>
                <w:div w:id="1413355990">
                  <w:marLeft w:val="0"/>
                  <w:marRight w:val="0"/>
                  <w:marTop w:val="0"/>
                  <w:marBottom w:val="0"/>
                  <w:divBdr>
                    <w:top w:val="none" w:sz="0" w:space="0" w:color="auto"/>
                    <w:left w:val="none" w:sz="0" w:space="0" w:color="auto"/>
                    <w:bottom w:val="none" w:sz="0" w:space="0" w:color="auto"/>
                    <w:right w:val="none" w:sz="0" w:space="0" w:color="auto"/>
                  </w:divBdr>
                </w:div>
                <w:div w:id="1413744831">
                  <w:marLeft w:val="0"/>
                  <w:marRight w:val="0"/>
                  <w:marTop w:val="0"/>
                  <w:marBottom w:val="0"/>
                  <w:divBdr>
                    <w:top w:val="none" w:sz="0" w:space="0" w:color="auto"/>
                    <w:left w:val="none" w:sz="0" w:space="0" w:color="auto"/>
                    <w:bottom w:val="none" w:sz="0" w:space="0" w:color="auto"/>
                    <w:right w:val="none" w:sz="0" w:space="0" w:color="auto"/>
                  </w:divBdr>
                </w:div>
                <w:div w:id="1418864819">
                  <w:marLeft w:val="0"/>
                  <w:marRight w:val="0"/>
                  <w:marTop w:val="0"/>
                  <w:marBottom w:val="0"/>
                  <w:divBdr>
                    <w:top w:val="none" w:sz="0" w:space="0" w:color="auto"/>
                    <w:left w:val="none" w:sz="0" w:space="0" w:color="auto"/>
                    <w:bottom w:val="none" w:sz="0" w:space="0" w:color="auto"/>
                    <w:right w:val="none" w:sz="0" w:space="0" w:color="auto"/>
                  </w:divBdr>
                </w:div>
                <w:div w:id="1419398846">
                  <w:marLeft w:val="0"/>
                  <w:marRight w:val="0"/>
                  <w:marTop w:val="0"/>
                  <w:marBottom w:val="0"/>
                  <w:divBdr>
                    <w:top w:val="none" w:sz="0" w:space="0" w:color="auto"/>
                    <w:left w:val="none" w:sz="0" w:space="0" w:color="auto"/>
                    <w:bottom w:val="none" w:sz="0" w:space="0" w:color="auto"/>
                    <w:right w:val="none" w:sz="0" w:space="0" w:color="auto"/>
                  </w:divBdr>
                </w:div>
                <w:div w:id="1419863987">
                  <w:marLeft w:val="0"/>
                  <w:marRight w:val="0"/>
                  <w:marTop w:val="0"/>
                  <w:marBottom w:val="0"/>
                  <w:divBdr>
                    <w:top w:val="none" w:sz="0" w:space="0" w:color="auto"/>
                    <w:left w:val="none" w:sz="0" w:space="0" w:color="auto"/>
                    <w:bottom w:val="none" w:sz="0" w:space="0" w:color="auto"/>
                    <w:right w:val="none" w:sz="0" w:space="0" w:color="auto"/>
                  </w:divBdr>
                </w:div>
                <w:div w:id="1421412139">
                  <w:marLeft w:val="0"/>
                  <w:marRight w:val="0"/>
                  <w:marTop w:val="0"/>
                  <w:marBottom w:val="0"/>
                  <w:divBdr>
                    <w:top w:val="none" w:sz="0" w:space="0" w:color="auto"/>
                    <w:left w:val="none" w:sz="0" w:space="0" w:color="auto"/>
                    <w:bottom w:val="none" w:sz="0" w:space="0" w:color="auto"/>
                    <w:right w:val="none" w:sz="0" w:space="0" w:color="auto"/>
                  </w:divBdr>
                </w:div>
                <w:div w:id="1424062516">
                  <w:marLeft w:val="0"/>
                  <w:marRight w:val="0"/>
                  <w:marTop w:val="0"/>
                  <w:marBottom w:val="0"/>
                  <w:divBdr>
                    <w:top w:val="none" w:sz="0" w:space="0" w:color="auto"/>
                    <w:left w:val="none" w:sz="0" w:space="0" w:color="auto"/>
                    <w:bottom w:val="none" w:sz="0" w:space="0" w:color="auto"/>
                    <w:right w:val="none" w:sz="0" w:space="0" w:color="auto"/>
                  </w:divBdr>
                </w:div>
                <w:div w:id="1425151035">
                  <w:marLeft w:val="0"/>
                  <w:marRight w:val="0"/>
                  <w:marTop w:val="0"/>
                  <w:marBottom w:val="0"/>
                  <w:divBdr>
                    <w:top w:val="none" w:sz="0" w:space="0" w:color="auto"/>
                    <w:left w:val="none" w:sz="0" w:space="0" w:color="auto"/>
                    <w:bottom w:val="none" w:sz="0" w:space="0" w:color="auto"/>
                    <w:right w:val="none" w:sz="0" w:space="0" w:color="auto"/>
                  </w:divBdr>
                </w:div>
                <w:div w:id="1426684053">
                  <w:marLeft w:val="0"/>
                  <w:marRight w:val="0"/>
                  <w:marTop w:val="0"/>
                  <w:marBottom w:val="0"/>
                  <w:divBdr>
                    <w:top w:val="none" w:sz="0" w:space="0" w:color="auto"/>
                    <w:left w:val="none" w:sz="0" w:space="0" w:color="auto"/>
                    <w:bottom w:val="none" w:sz="0" w:space="0" w:color="auto"/>
                    <w:right w:val="none" w:sz="0" w:space="0" w:color="auto"/>
                  </w:divBdr>
                </w:div>
                <w:div w:id="1427389204">
                  <w:marLeft w:val="0"/>
                  <w:marRight w:val="0"/>
                  <w:marTop w:val="0"/>
                  <w:marBottom w:val="0"/>
                  <w:divBdr>
                    <w:top w:val="none" w:sz="0" w:space="0" w:color="auto"/>
                    <w:left w:val="none" w:sz="0" w:space="0" w:color="auto"/>
                    <w:bottom w:val="none" w:sz="0" w:space="0" w:color="auto"/>
                    <w:right w:val="none" w:sz="0" w:space="0" w:color="auto"/>
                  </w:divBdr>
                </w:div>
                <w:div w:id="1432164861">
                  <w:marLeft w:val="0"/>
                  <w:marRight w:val="0"/>
                  <w:marTop w:val="0"/>
                  <w:marBottom w:val="0"/>
                  <w:divBdr>
                    <w:top w:val="none" w:sz="0" w:space="0" w:color="auto"/>
                    <w:left w:val="none" w:sz="0" w:space="0" w:color="auto"/>
                    <w:bottom w:val="none" w:sz="0" w:space="0" w:color="auto"/>
                    <w:right w:val="none" w:sz="0" w:space="0" w:color="auto"/>
                  </w:divBdr>
                </w:div>
                <w:div w:id="1435131948">
                  <w:marLeft w:val="0"/>
                  <w:marRight w:val="0"/>
                  <w:marTop w:val="0"/>
                  <w:marBottom w:val="0"/>
                  <w:divBdr>
                    <w:top w:val="none" w:sz="0" w:space="0" w:color="auto"/>
                    <w:left w:val="none" w:sz="0" w:space="0" w:color="auto"/>
                    <w:bottom w:val="none" w:sz="0" w:space="0" w:color="auto"/>
                    <w:right w:val="none" w:sz="0" w:space="0" w:color="auto"/>
                  </w:divBdr>
                </w:div>
                <w:div w:id="1435856046">
                  <w:marLeft w:val="0"/>
                  <w:marRight w:val="0"/>
                  <w:marTop w:val="0"/>
                  <w:marBottom w:val="0"/>
                  <w:divBdr>
                    <w:top w:val="none" w:sz="0" w:space="0" w:color="auto"/>
                    <w:left w:val="none" w:sz="0" w:space="0" w:color="auto"/>
                    <w:bottom w:val="none" w:sz="0" w:space="0" w:color="auto"/>
                    <w:right w:val="none" w:sz="0" w:space="0" w:color="auto"/>
                  </w:divBdr>
                </w:div>
                <w:div w:id="1435975605">
                  <w:marLeft w:val="0"/>
                  <w:marRight w:val="0"/>
                  <w:marTop w:val="0"/>
                  <w:marBottom w:val="0"/>
                  <w:divBdr>
                    <w:top w:val="none" w:sz="0" w:space="0" w:color="auto"/>
                    <w:left w:val="none" w:sz="0" w:space="0" w:color="auto"/>
                    <w:bottom w:val="none" w:sz="0" w:space="0" w:color="auto"/>
                    <w:right w:val="none" w:sz="0" w:space="0" w:color="auto"/>
                  </w:divBdr>
                </w:div>
                <w:div w:id="1436051404">
                  <w:marLeft w:val="0"/>
                  <w:marRight w:val="0"/>
                  <w:marTop w:val="0"/>
                  <w:marBottom w:val="0"/>
                  <w:divBdr>
                    <w:top w:val="none" w:sz="0" w:space="0" w:color="auto"/>
                    <w:left w:val="none" w:sz="0" w:space="0" w:color="auto"/>
                    <w:bottom w:val="none" w:sz="0" w:space="0" w:color="auto"/>
                    <w:right w:val="none" w:sz="0" w:space="0" w:color="auto"/>
                  </w:divBdr>
                </w:div>
                <w:div w:id="1439713398">
                  <w:marLeft w:val="0"/>
                  <w:marRight w:val="0"/>
                  <w:marTop w:val="0"/>
                  <w:marBottom w:val="0"/>
                  <w:divBdr>
                    <w:top w:val="none" w:sz="0" w:space="0" w:color="auto"/>
                    <w:left w:val="none" w:sz="0" w:space="0" w:color="auto"/>
                    <w:bottom w:val="none" w:sz="0" w:space="0" w:color="auto"/>
                    <w:right w:val="none" w:sz="0" w:space="0" w:color="auto"/>
                  </w:divBdr>
                </w:div>
                <w:div w:id="1440026576">
                  <w:marLeft w:val="0"/>
                  <w:marRight w:val="0"/>
                  <w:marTop w:val="0"/>
                  <w:marBottom w:val="0"/>
                  <w:divBdr>
                    <w:top w:val="none" w:sz="0" w:space="0" w:color="auto"/>
                    <w:left w:val="none" w:sz="0" w:space="0" w:color="auto"/>
                    <w:bottom w:val="none" w:sz="0" w:space="0" w:color="auto"/>
                    <w:right w:val="none" w:sz="0" w:space="0" w:color="auto"/>
                  </w:divBdr>
                </w:div>
                <w:div w:id="1440030397">
                  <w:marLeft w:val="0"/>
                  <w:marRight w:val="0"/>
                  <w:marTop w:val="0"/>
                  <w:marBottom w:val="0"/>
                  <w:divBdr>
                    <w:top w:val="none" w:sz="0" w:space="0" w:color="auto"/>
                    <w:left w:val="none" w:sz="0" w:space="0" w:color="auto"/>
                    <w:bottom w:val="none" w:sz="0" w:space="0" w:color="auto"/>
                    <w:right w:val="none" w:sz="0" w:space="0" w:color="auto"/>
                  </w:divBdr>
                </w:div>
                <w:div w:id="1441102574">
                  <w:marLeft w:val="0"/>
                  <w:marRight w:val="0"/>
                  <w:marTop w:val="0"/>
                  <w:marBottom w:val="0"/>
                  <w:divBdr>
                    <w:top w:val="none" w:sz="0" w:space="0" w:color="auto"/>
                    <w:left w:val="none" w:sz="0" w:space="0" w:color="auto"/>
                    <w:bottom w:val="none" w:sz="0" w:space="0" w:color="auto"/>
                    <w:right w:val="none" w:sz="0" w:space="0" w:color="auto"/>
                  </w:divBdr>
                </w:div>
                <w:div w:id="1442534413">
                  <w:marLeft w:val="0"/>
                  <w:marRight w:val="0"/>
                  <w:marTop w:val="0"/>
                  <w:marBottom w:val="0"/>
                  <w:divBdr>
                    <w:top w:val="none" w:sz="0" w:space="0" w:color="auto"/>
                    <w:left w:val="none" w:sz="0" w:space="0" w:color="auto"/>
                    <w:bottom w:val="none" w:sz="0" w:space="0" w:color="auto"/>
                    <w:right w:val="none" w:sz="0" w:space="0" w:color="auto"/>
                  </w:divBdr>
                </w:div>
                <w:div w:id="1444306138">
                  <w:marLeft w:val="0"/>
                  <w:marRight w:val="0"/>
                  <w:marTop w:val="0"/>
                  <w:marBottom w:val="0"/>
                  <w:divBdr>
                    <w:top w:val="none" w:sz="0" w:space="0" w:color="auto"/>
                    <w:left w:val="none" w:sz="0" w:space="0" w:color="auto"/>
                    <w:bottom w:val="none" w:sz="0" w:space="0" w:color="auto"/>
                    <w:right w:val="none" w:sz="0" w:space="0" w:color="auto"/>
                  </w:divBdr>
                </w:div>
                <w:div w:id="1444882580">
                  <w:marLeft w:val="0"/>
                  <w:marRight w:val="0"/>
                  <w:marTop w:val="0"/>
                  <w:marBottom w:val="0"/>
                  <w:divBdr>
                    <w:top w:val="none" w:sz="0" w:space="0" w:color="auto"/>
                    <w:left w:val="none" w:sz="0" w:space="0" w:color="auto"/>
                    <w:bottom w:val="none" w:sz="0" w:space="0" w:color="auto"/>
                    <w:right w:val="none" w:sz="0" w:space="0" w:color="auto"/>
                  </w:divBdr>
                </w:div>
                <w:div w:id="1446385262">
                  <w:marLeft w:val="0"/>
                  <w:marRight w:val="0"/>
                  <w:marTop w:val="0"/>
                  <w:marBottom w:val="0"/>
                  <w:divBdr>
                    <w:top w:val="none" w:sz="0" w:space="0" w:color="auto"/>
                    <w:left w:val="none" w:sz="0" w:space="0" w:color="auto"/>
                    <w:bottom w:val="none" w:sz="0" w:space="0" w:color="auto"/>
                    <w:right w:val="none" w:sz="0" w:space="0" w:color="auto"/>
                  </w:divBdr>
                </w:div>
                <w:div w:id="1446656707">
                  <w:marLeft w:val="0"/>
                  <w:marRight w:val="0"/>
                  <w:marTop w:val="0"/>
                  <w:marBottom w:val="0"/>
                  <w:divBdr>
                    <w:top w:val="none" w:sz="0" w:space="0" w:color="auto"/>
                    <w:left w:val="none" w:sz="0" w:space="0" w:color="auto"/>
                    <w:bottom w:val="none" w:sz="0" w:space="0" w:color="auto"/>
                    <w:right w:val="none" w:sz="0" w:space="0" w:color="auto"/>
                  </w:divBdr>
                </w:div>
                <w:div w:id="1447385679">
                  <w:marLeft w:val="0"/>
                  <w:marRight w:val="0"/>
                  <w:marTop w:val="0"/>
                  <w:marBottom w:val="0"/>
                  <w:divBdr>
                    <w:top w:val="none" w:sz="0" w:space="0" w:color="auto"/>
                    <w:left w:val="none" w:sz="0" w:space="0" w:color="auto"/>
                    <w:bottom w:val="none" w:sz="0" w:space="0" w:color="auto"/>
                    <w:right w:val="none" w:sz="0" w:space="0" w:color="auto"/>
                  </w:divBdr>
                </w:div>
                <w:div w:id="1448037206">
                  <w:marLeft w:val="0"/>
                  <w:marRight w:val="0"/>
                  <w:marTop w:val="0"/>
                  <w:marBottom w:val="0"/>
                  <w:divBdr>
                    <w:top w:val="none" w:sz="0" w:space="0" w:color="auto"/>
                    <w:left w:val="none" w:sz="0" w:space="0" w:color="auto"/>
                    <w:bottom w:val="none" w:sz="0" w:space="0" w:color="auto"/>
                    <w:right w:val="none" w:sz="0" w:space="0" w:color="auto"/>
                  </w:divBdr>
                </w:div>
                <w:div w:id="1452087515">
                  <w:marLeft w:val="0"/>
                  <w:marRight w:val="0"/>
                  <w:marTop w:val="0"/>
                  <w:marBottom w:val="0"/>
                  <w:divBdr>
                    <w:top w:val="none" w:sz="0" w:space="0" w:color="auto"/>
                    <w:left w:val="none" w:sz="0" w:space="0" w:color="auto"/>
                    <w:bottom w:val="none" w:sz="0" w:space="0" w:color="auto"/>
                    <w:right w:val="none" w:sz="0" w:space="0" w:color="auto"/>
                  </w:divBdr>
                </w:div>
                <w:div w:id="1454398599">
                  <w:marLeft w:val="0"/>
                  <w:marRight w:val="0"/>
                  <w:marTop w:val="0"/>
                  <w:marBottom w:val="0"/>
                  <w:divBdr>
                    <w:top w:val="none" w:sz="0" w:space="0" w:color="auto"/>
                    <w:left w:val="none" w:sz="0" w:space="0" w:color="auto"/>
                    <w:bottom w:val="none" w:sz="0" w:space="0" w:color="auto"/>
                    <w:right w:val="none" w:sz="0" w:space="0" w:color="auto"/>
                  </w:divBdr>
                </w:div>
                <w:div w:id="1457485303">
                  <w:marLeft w:val="0"/>
                  <w:marRight w:val="0"/>
                  <w:marTop w:val="0"/>
                  <w:marBottom w:val="0"/>
                  <w:divBdr>
                    <w:top w:val="none" w:sz="0" w:space="0" w:color="auto"/>
                    <w:left w:val="none" w:sz="0" w:space="0" w:color="auto"/>
                    <w:bottom w:val="none" w:sz="0" w:space="0" w:color="auto"/>
                    <w:right w:val="none" w:sz="0" w:space="0" w:color="auto"/>
                  </w:divBdr>
                </w:div>
                <w:div w:id="1463619255">
                  <w:marLeft w:val="0"/>
                  <w:marRight w:val="0"/>
                  <w:marTop w:val="0"/>
                  <w:marBottom w:val="0"/>
                  <w:divBdr>
                    <w:top w:val="none" w:sz="0" w:space="0" w:color="auto"/>
                    <w:left w:val="none" w:sz="0" w:space="0" w:color="auto"/>
                    <w:bottom w:val="none" w:sz="0" w:space="0" w:color="auto"/>
                    <w:right w:val="none" w:sz="0" w:space="0" w:color="auto"/>
                  </w:divBdr>
                </w:div>
                <w:div w:id="1471559768">
                  <w:marLeft w:val="0"/>
                  <w:marRight w:val="0"/>
                  <w:marTop w:val="0"/>
                  <w:marBottom w:val="0"/>
                  <w:divBdr>
                    <w:top w:val="none" w:sz="0" w:space="0" w:color="auto"/>
                    <w:left w:val="none" w:sz="0" w:space="0" w:color="auto"/>
                    <w:bottom w:val="none" w:sz="0" w:space="0" w:color="auto"/>
                    <w:right w:val="none" w:sz="0" w:space="0" w:color="auto"/>
                  </w:divBdr>
                </w:div>
                <w:div w:id="1471746339">
                  <w:marLeft w:val="0"/>
                  <w:marRight w:val="0"/>
                  <w:marTop w:val="0"/>
                  <w:marBottom w:val="0"/>
                  <w:divBdr>
                    <w:top w:val="none" w:sz="0" w:space="0" w:color="auto"/>
                    <w:left w:val="none" w:sz="0" w:space="0" w:color="auto"/>
                    <w:bottom w:val="none" w:sz="0" w:space="0" w:color="auto"/>
                    <w:right w:val="none" w:sz="0" w:space="0" w:color="auto"/>
                  </w:divBdr>
                </w:div>
                <w:div w:id="1474327125">
                  <w:marLeft w:val="0"/>
                  <w:marRight w:val="0"/>
                  <w:marTop w:val="0"/>
                  <w:marBottom w:val="0"/>
                  <w:divBdr>
                    <w:top w:val="none" w:sz="0" w:space="0" w:color="auto"/>
                    <w:left w:val="none" w:sz="0" w:space="0" w:color="auto"/>
                    <w:bottom w:val="none" w:sz="0" w:space="0" w:color="auto"/>
                    <w:right w:val="none" w:sz="0" w:space="0" w:color="auto"/>
                  </w:divBdr>
                </w:div>
                <w:div w:id="1474564785">
                  <w:marLeft w:val="0"/>
                  <w:marRight w:val="0"/>
                  <w:marTop w:val="0"/>
                  <w:marBottom w:val="0"/>
                  <w:divBdr>
                    <w:top w:val="none" w:sz="0" w:space="0" w:color="auto"/>
                    <w:left w:val="none" w:sz="0" w:space="0" w:color="auto"/>
                    <w:bottom w:val="none" w:sz="0" w:space="0" w:color="auto"/>
                    <w:right w:val="none" w:sz="0" w:space="0" w:color="auto"/>
                  </w:divBdr>
                </w:div>
                <w:div w:id="1474836765">
                  <w:marLeft w:val="0"/>
                  <w:marRight w:val="0"/>
                  <w:marTop w:val="0"/>
                  <w:marBottom w:val="0"/>
                  <w:divBdr>
                    <w:top w:val="none" w:sz="0" w:space="0" w:color="auto"/>
                    <w:left w:val="none" w:sz="0" w:space="0" w:color="auto"/>
                    <w:bottom w:val="none" w:sz="0" w:space="0" w:color="auto"/>
                    <w:right w:val="none" w:sz="0" w:space="0" w:color="auto"/>
                  </w:divBdr>
                </w:div>
                <w:div w:id="1478454164">
                  <w:marLeft w:val="0"/>
                  <w:marRight w:val="0"/>
                  <w:marTop w:val="0"/>
                  <w:marBottom w:val="0"/>
                  <w:divBdr>
                    <w:top w:val="none" w:sz="0" w:space="0" w:color="auto"/>
                    <w:left w:val="none" w:sz="0" w:space="0" w:color="auto"/>
                    <w:bottom w:val="none" w:sz="0" w:space="0" w:color="auto"/>
                    <w:right w:val="none" w:sz="0" w:space="0" w:color="auto"/>
                  </w:divBdr>
                </w:div>
                <w:div w:id="1479611380">
                  <w:marLeft w:val="0"/>
                  <w:marRight w:val="0"/>
                  <w:marTop w:val="0"/>
                  <w:marBottom w:val="0"/>
                  <w:divBdr>
                    <w:top w:val="none" w:sz="0" w:space="0" w:color="auto"/>
                    <w:left w:val="none" w:sz="0" w:space="0" w:color="auto"/>
                    <w:bottom w:val="none" w:sz="0" w:space="0" w:color="auto"/>
                    <w:right w:val="none" w:sz="0" w:space="0" w:color="auto"/>
                  </w:divBdr>
                </w:div>
                <w:div w:id="1482233778">
                  <w:marLeft w:val="0"/>
                  <w:marRight w:val="0"/>
                  <w:marTop w:val="0"/>
                  <w:marBottom w:val="0"/>
                  <w:divBdr>
                    <w:top w:val="none" w:sz="0" w:space="0" w:color="auto"/>
                    <w:left w:val="none" w:sz="0" w:space="0" w:color="auto"/>
                    <w:bottom w:val="none" w:sz="0" w:space="0" w:color="auto"/>
                    <w:right w:val="none" w:sz="0" w:space="0" w:color="auto"/>
                  </w:divBdr>
                </w:div>
                <w:div w:id="1483307904">
                  <w:marLeft w:val="0"/>
                  <w:marRight w:val="0"/>
                  <w:marTop w:val="0"/>
                  <w:marBottom w:val="0"/>
                  <w:divBdr>
                    <w:top w:val="none" w:sz="0" w:space="0" w:color="auto"/>
                    <w:left w:val="none" w:sz="0" w:space="0" w:color="auto"/>
                    <w:bottom w:val="none" w:sz="0" w:space="0" w:color="auto"/>
                    <w:right w:val="none" w:sz="0" w:space="0" w:color="auto"/>
                  </w:divBdr>
                </w:div>
                <w:div w:id="1485127534">
                  <w:marLeft w:val="0"/>
                  <w:marRight w:val="0"/>
                  <w:marTop w:val="0"/>
                  <w:marBottom w:val="0"/>
                  <w:divBdr>
                    <w:top w:val="none" w:sz="0" w:space="0" w:color="auto"/>
                    <w:left w:val="none" w:sz="0" w:space="0" w:color="auto"/>
                    <w:bottom w:val="none" w:sz="0" w:space="0" w:color="auto"/>
                    <w:right w:val="none" w:sz="0" w:space="0" w:color="auto"/>
                  </w:divBdr>
                </w:div>
                <w:div w:id="1486775701">
                  <w:marLeft w:val="0"/>
                  <w:marRight w:val="0"/>
                  <w:marTop w:val="0"/>
                  <w:marBottom w:val="0"/>
                  <w:divBdr>
                    <w:top w:val="none" w:sz="0" w:space="0" w:color="auto"/>
                    <w:left w:val="none" w:sz="0" w:space="0" w:color="auto"/>
                    <w:bottom w:val="none" w:sz="0" w:space="0" w:color="auto"/>
                    <w:right w:val="none" w:sz="0" w:space="0" w:color="auto"/>
                  </w:divBdr>
                </w:div>
                <w:div w:id="1487630414">
                  <w:marLeft w:val="0"/>
                  <w:marRight w:val="0"/>
                  <w:marTop w:val="0"/>
                  <w:marBottom w:val="0"/>
                  <w:divBdr>
                    <w:top w:val="none" w:sz="0" w:space="0" w:color="auto"/>
                    <w:left w:val="none" w:sz="0" w:space="0" w:color="auto"/>
                    <w:bottom w:val="none" w:sz="0" w:space="0" w:color="auto"/>
                    <w:right w:val="none" w:sz="0" w:space="0" w:color="auto"/>
                  </w:divBdr>
                </w:div>
                <w:div w:id="1492284410">
                  <w:marLeft w:val="0"/>
                  <w:marRight w:val="0"/>
                  <w:marTop w:val="0"/>
                  <w:marBottom w:val="0"/>
                  <w:divBdr>
                    <w:top w:val="none" w:sz="0" w:space="0" w:color="auto"/>
                    <w:left w:val="none" w:sz="0" w:space="0" w:color="auto"/>
                    <w:bottom w:val="none" w:sz="0" w:space="0" w:color="auto"/>
                    <w:right w:val="none" w:sz="0" w:space="0" w:color="auto"/>
                  </w:divBdr>
                </w:div>
                <w:div w:id="1493521231">
                  <w:marLeft w:val="0"/>
                  <w:marRight w:val="0"/>
                  <w:marTop w:val="0"/>
                  <w:marBottom w:val="0"/>
                  <w:divBdr>
                    <w:top w:val="none" w:sz="0" w:space="0" w:color="auto"/>
                    <w:left w:val="none" w:sz="0" w:space="0" w:color="auto"/>
                    <w:bottom w:val="none" w:sz="0" w:space="0" w:color="auto"/>
                    <w:right w:val="none" w:sz="0" w:space="0" w:color="auto"/>
                  </w:divBdr>
                </w:div>
                <w:div w:id="1494485804">
                  <w:marLeft w:val="0"/>
                  <w:marRight w:val="0"/>
                  <w:marTop w:val="0"/>
                  <w:marBottom w:val="0"/>
                  <w:divBdr>
                    <w:top w:val="none" w:sz="0" w:space="0" w:color="auto"/>
                    <w:left w:val="none" w:sz="0" w:space="0" w:color="auto"/>
                    <w:bottom w:val="none" w:sz="0" w:space="0" w:color="auto"/>
                    <w:right w:val="none" w:sz="0" w:space="0" w:color="auto"/>
                  </w:divBdr>
                </w:div>
                <w:div w:id="1499692903">
                  <w:marLeft w:val="0"/>
                  <w:marRight w:val="0"/>
                  <w:marTop w:val="0"/>
                  <w:marBottom w:val="0"/>
                  <w:divBdr>
                    <w:top w:val="none" w:sz="0" w:space="0" w:color="auto"/>
                    <w:left w:val="none" w:sz="0" w:space="0" w:color="auto"/>
                    <w:bottom w:val="none" w:sz="0" w:space="0" w:color="auto"/>
                    <w:right w:val="none" w:sz="0" w:space="0" w:color="auto"/>
                  </w:divBdr>
                </w:div>
                <w:div w:id="1501233381">
                  <w:marLeft w:val="0"/>
                  <w:marRight w:val="0"/>
                  <w:marTop w:val="0"/>
                  <w:marBottom w:val="0"/>
                  <w:divBdr>
                    <w:top w:val="none" w:sz="0" w:space="0" w:color="auto"/>
                    <w:left w:val="none" w:sz="0" w:space="0" w:color="auto"/>
                    <w:bottom w:val="none" w:sz="0" w:space="0" w:color="auto"/>
                    <w:right w:val="none" w:sz="0" w:space="0" w:color="auto"/>
                  </w:divBdr>
                </w:div>
                <w:div w:id="1502502966">
                  <w:marLeft w:val="0"/>
                  <w:marRight w:val="0"/>
                  <w:marTop w:val="0"/>
                  <w:marBottom w:val="0"/>
                  <w:divBdr>
                    <w:top w:val="none" w:sz="0" w:space="0" w:color="auto"/>
                    <w:left w:val="none" w:sz="0" w:space="0" w:color="auto"/>
                    <w:bottom w:val="none" w:sz="0" w:space="0" w:color="auto"/>
                    <w:right w:val="none" w:sz="0" w:space="0" w:color="auto"/>
                  </w:divBdr>
                </w:div>
                <w:div w:id="1503351907">
                  <w:marLeft w:val="0"/>
                  <w:marRight w:val="0"/>
                  <w:marTop w:val="0"/>
                  <w:marBottom w:val="0"/>
                  <w:divBdr>
                    <w:top w:val="none" w:sz="0" w:space="0" w:color="auto"/>
                    <w:left w:val="none" w:sz="0" w:space="0" w:color="auto"/>
                    <w:bottom w:val="none" w:sz="0" w:space="0" w:color="auto"/>
                    <w:right w:val="none" w:sz="0" w:space="0" w:color="auto"/>
                  </w:divBdr>
                </w:div>
                <w:div w:id="1507131915">
                  <w:marLeft w:val="0"/>
                  <w:marRight w:val="0"/>
                  <w:marTop w:val="0"/>
                  <w:marBottom w:val="0"/>
                  <w:divBdr>
                    <w:top w:val="none" w:sz="0" w:space="0" w:color="auto"/>
                    <w:left w:val="none" w:sz="0" w:space="0" w:color="auto"/>
                    <w:bottom w:val="none" w:sz="0" w:space="0" w:color="auto"/>
                    <w:right w:val="none" w:sz="0" w:space="0" w:color="auto"/>
                  </w:divBdr>
                </w:div>
                <w:div w:id="1507283684">
                  <w:marLeft w:val="0"/>
                  <w:marRight w:val="0"/>
                  <w:marTop w:val="0"/>
                  <w:marBottom w:val="0"/>
                  <w:divBdr>
                    <w:top w:val="none" w:sz="0" w:space="0" w:color="auto"/>
                    <w:left w:val="none" w:sz="0" w:space="0" w:color="auto"/>
                    <w:bottom w:val="none" w:sz="0" w:space="0" w:color="auto"/>
                    <w:right w:val="none" w:sz="0" w:space="0" w:color="auto"/>
                  </w:divBdr>
                </w:div>
                <w:div w:id="1508906449">
                  <w:marLeft w:val="0"/>
                  <w:marRight w:val="0"/>
                  <w:marTop w:val="0"/>
                  <w:marBottom w:val="0"/>
                  <w:divBdr>
                    <w:top w:val="none" w:sz="0" w:space="0" w:color="auto"/>
                    <w:left w:val="none" w:sz="0" w:space="0" w:color="auto"/>
                    <w:bottom w:val="none" w:sz="0" w:space="0" w:color="auto"/>
                    <w:right w:val="none" w:sz="0" w:space="0" w:color="auto"/>
                  </w:divBdr>
                </w:div>
                <w:div w:id="1509633369">
                  <w:marLeft w:val="0"/>
                  <w:marRight w:val="0"/>
                  <w:marTop w:val="0"/>
                  <w:marBottom w:val="0"/>
                  <w:divBdr>
                    <w:top w:val="none" w:sz="0" w:space="0" w:color="auto"/>
                    <w:left w:val="none" w:sz="0" w:space="0" w:color="auto"/>
                    <w:bottom w:val="none" w:sz="0" w:space="0" w:color="auto"/>
                    <w:right w:val="none" w:sz="0" w:space="0" w:color="auto"/>
                  </w:divBdr>
                </w:div>
                <w:div w:id="1511020407">
                  <w:marLeft w:val="0"/>
                  <w:marRight w:val="0"/>
                  <w:marTop w:val="0"/>
                  <w:marBottom w:val="0"/>
                  <w:divBdr>
                    <w:top w:val="none" w:sz="0" w:space="0" w:color="auto"/>
                    <w:left w:val="none" w:sz="0" w:space="0" w:color="auto"/>
                    <w:bottom w:val="none" w:sz="0" w:space="0" w:color="auto"/>
                    <w:right w:val="none" w:sz="0" w:space="0" w:color="auto"/>
                  </w:divBdr>
                </w:div>
                <w:div w:id="1517577215">
                  <w:marLeft w:val="0"/>
                  <w:marRight w:val="0"/>
                  <w:marTop w:val="0"/>
                  <w:marBottom w:val="0"/>
                  <w:divBdr>
                    <w:top w:val="none" w:sz="0" w:space="0" w:color="auto"/>
                    <w:left w:val="none" w:sz="0" w:space="0" w:color="auto"/>
                    <w:bottom w:val="none" w:sz="0" w:space="0" w:color="auto"/>
                    <w:right w:val="none" w:sz="0" w:space="0" w:color="auto"/>
                  </w:divBdr>
                </w:div>
                <w:div w:id="1518428269">
                  <w:marLeft w:val="0"/>
                  <w:marRight w:val="0"/>
                  <w:marTop w:val="0"/>
                  <w:marBottom w:val="0"/>
                  <w:divBdr>
                    <w:top w:val="none" w:sz="0" w:space="0" w:color="auto"/>
                    <w:left w:val="none" w:sz="0" w:space="0" w:color="auto"/>
                    <w:bottom w:val="none" w:sz="0" w:space="0" w:color="auto"/>
                    <w:right w:val="none" w:sz="0" w:space="0" w:color="auto"/>
                  </w:divBdr>
                </w:div>
                <w:div w:id="1520389429">
                  <w:marLeft w:val="0"/>
                  <w:marRight w:val="0"/>
                  <w:marTop w:val="0"/>
                  <w:marBottom w:val="0"/>
                  <w:divBdr>
                    <w:top w:val="none" w:sz="0" w:space="0" w:color="auto"/>
                    <w:left w:val="none" w:sz="0" w:space="0" w:color="auto"/>
                    <w:bottom w:val="none" w:sz="0" w:space="0" w:color="auto"/>
                    <w:right w:val="none" w:sz="0" w:space="0" w:color="auto"/>
                  </w:divBdr>
                </w:div>
                <w:div w:id="1520510890">
                  <w:marLeft w:val="0"/>
                  <w:marRight w:val="0"/>
                  <w:marTop w:val="0"/>
                  <w:marBottom w:val="0"/>
                  <w:divBdr>
                    <w:top w:val="none" w:sz="0" w:space="0" w:color="auto"/>
                    <w:left w:val="none" w:sz="0" w:space="0" w:color="auto"/>
                    <w:bottom w:val="none" w:sz="0" w:space="0" w:color="auto"/>
                    <w:right w:val="none" w:sz="0" w:space="0" w:color="auto"/>
                  </w:divBdr>
                </w:div>
                <w:div w:id="1523276361">
                  <w:marLeft w:val="0"/>
                  <w:marRight w:val="0"/>
                  <w:marTop w:val="0"/>
                  <w:marBottom w:val="0"/>
                  <w:divBdr>
                    <w:top w:val="none" w:sz="0" w:space="0" w:color="auto"/>
                    <w:left w:val="none" w:sz="0" w:space="0" w:color="auto"/>
                    <w:bottom w:val="none" w:sz="0" w:space="0" w:color="auto"/>
                    <w:right w:val="none" w:sz="0" w:space="0" w:color="auto"/>
                  </w:divBdr>
                </w:div>
                <w:div w:id="1523858216">
                  <w:marLeft w:val="0"/>
                  <w:marRight w:val="0"/>
                  <w:marTop w:val="0"/>
                  <w:marBottom w:val="0"/>
                  <w:divBdr>
                    <w:top w:val="none" w:sz="0" w:space="0" w:color="auto"/>
                    <w:left w:val="none" w:sz="0" w:space="0" w:color="auto"/>
                    <w:bottom w:val="none" w:sz="0" w:space="0" w:color="auto"/>
                    <w:right w:val="none" w:sz="0" w:space="0" w:color="auto"/>
                  </w:divBdr>
                </w:div>
                <w:div w:id="1524830080">
                  <w:marLeft w:val="0"/>
                  <w:marRight w:val="0"/>
                  <w:marTop w:val="0"/>
                  <w:marBottom w:val="0"/>
                  <w:divBdr>
                    <w:top w:val="none" w:sz="0" w:space="0" w:color="auto"/>
                    <w:left w:val="none" w:sz="0" w:space="0" w:color="auto"/>
                    <w:bottom w:val="none" w:sz="0" w:space="0" w:color="auto"/>
                    <w:right w:val="none" w:sz="0" w:space="0" w:color="auto"/>
                  </w:divBdr>
                </w:div>
                <w:div w:id="1528788026">
                  <w:marLeft w:val="0"/>
                  <w:marRight w:val="0"/>
                  <w:marTop w:val="0"/>
                  <w:marBottom w:val="0"/>
                  <w:divBdr>
                    <w:top w:val="none" w:sz="0" w:space="0" w:color="auto"/>
                    <w:left w:val="none" w:sz="0" w:space="0" w:color="auto"/>
                    <w:bottom w:val="none" w:sz="0" w:space="0" w:color="auto"/>
                    <w:right w:val="none" w:sz="0" w:space="0" w:color="auto"/>
                  </w:divBdr>
                </w:div>
                <w:div w:id="1529025920">
                  <w:marLeft w:val="0"/>
                  <w:marRight w:val="0"/>
                  <w:marTop w:val="0"/>
                  <w:marBottom w:val="0"/>
                  <w:divBdr>
                    <w:top w:val="none" w:sz="0" w:space="0" w:color="auto"/>
                    <w:left w:val="none" w:sz="0" w:space="0" w:color="auto"/>
                    <w:bottom w:val="none" w:sz="0" w:space="0" w:color="auto"/>
                    <w:right w:val="none" w:sz="0" w:space="0" w:color="auto"/>
                  </w:divBdr>
                </w:div>
                <w:div w:id="1531331852">
                  <w:marLeft w:val="0"/>
                  <w:marRight w:val="0"/>
                  <w:marTop w:val="0"/>
                  <w:marBottom w:val="0"/>
                  <w:divBdr>
                    <w:top w:val="none" w:sz="0" w:space="0" w:color="auto"/>
                    <w:left w:val="none" w:sz="0" w:space="0" w:color="auto"/>
                    <w:bottom w:val="none" w:sz="0" w:space="0" w:color="auto"/>
                    <w:right w:val="none" w:sz="0" w:space="0" w:color="auto"/>
                  </w:divBdr>
                </w:div>
                <w:div w:id="1531911515">
                  <w:marLeft w:val="0"/>
                  <w:marRight w:val="0"/>
                  <w:marTop w:val="0"/>
                  <w:marBottom w:val="0"/>
                  <w:divBdr>
                    <w:top w:val="none" w:sz="0" w:space="0" w:color="auto"/>
                    <w:left w:val="none" w:sz="0" w:space="0" w:color="auto"/>
                    <w:bottom w:val="none" w:sz="0" w:space="0" w:color="auto"/>
                    <w:right w:val="none" w:sz="0" w:space="0" w:color="auto"/>
                  </w:divBdr>
                </w:div>
                <w:div w:id="1532380010">
                  <w:marLeft w:val="0"/>
                  <w:marRight w:val="0"/>
                  <w:marTop w:val="0"/>
                  <w:marBottom w:val="0"/>
                  <w:divBdr>
                    <w:top w:val="none" w:sz="0" w:space="0" w:color="auto"/>
                    <w:left w:val="none" w:sz="0" w:space="0" w:color="auto"/>
                    <w:bottom w:val="none" w:sz="0" w:space="0" w:color="auto"/>
                    <w:right w:val="none" w:sz="0" w:space="0" w:color="auto"/>
                  </w:divBdr>
                </w:div>
                <w:div w:id="1541163802">
                  <w:marLeft w:val="0"/>
                  <w:marRight w:val="0"/>
                  <w:marTop w:val="0"/>
                  <w:marBottom w:val="0"/>
                  <w:divBdr>
                    <w:top w:val="none" w:sz="0" w:space="0" w:color="auto"/>
                    <w:left w:val="none" w:sz="0" w:space="0" w:color="auto"/>
                    <w:bottom w:val="none" w:sz="0" w:space="0" w:color="auto"/>
                    <w:right w:val="none" w:sz="0" w:space="0" w:color="auto"/>
                  </w:divBdr>
                </w:div>
                <w:div w:id="1544636116">
                  <w:marLeft w:val="0"/>
                  <w:marRight w:val="0"/>
                  <w:marTop w:val="0"/>
                  <w:marBottom w:val="0"/>
                  <w:divBdr>
                    <w:top w:val="none" w:sz="0" w:space="0" w:color="auto"/>
                    <w:left w:val="none" w:sz="0" w:space="0" w:color="auto"/>
                    <w:bottom w:val="none" w:sz="0" w:space="0" w:color="auto"/>
                    <w:right w:val="none" w:sz="0" w:space="0" w:color="auto"/>
                  </w:divBdr>
                </w:div>
                <w:div w:id="1546872100">
                  <w:marLeft w:val="0"/>
                  <w:marRight w:val="0"/>
                  <w:marTop w:val="0"/>
                  <w:marBottom w:val="0"/>
                  <w:divBdr>
                    <w:top w:val="none" w:sz="0" w:space="0" w:color="auto"/>
                    <w:left w:val="none" w:sz="0" w:space="0" w:color="auto"/>
                    <w:bottom w:val="none" w:sz="0" w:space="0" w:color="auto"/>
                    <w:right w:val="none" w:sz="0" w:space="0" w:color="auto"/>
                  </w:divBdr>
                </w:div>
                <w:div w:id="1549682856">
                  <w:marLeft w:val="0"/>
                  <w:marRight w:val="0"/>
                  <w:marTop w:val="0"/>
                  <w:marBottom w:val="0"/>
                  <w:divBdr>
                    <w:top w:val="none" w:sz="0" w:space="0" w:color="auto"/>
                    <w:left w:val="none" w:sz="0" w:space="0" w:color="auto"/>
                    <w:bottom w:val="none" w:sz="0" w:space="0" w:color="auto"/>
                    <w:right w:val="none" w:sz="0" w:space="0" w:color="auto"/>
                  </w:divBdr>
                </w:div>
                <w:div w:id="1555582871">
                  <w:marLeft w:val="0"/>
                  <w:marRight w:val="0"/>
                  <w:marTop w:val="0"/>
                  <w:marBottom w:val="0"/>
                  <w:divBdr>
                    <w:top w:val="none" w:sz="0" w:space="0" w:color="auto"/>
                    <w:left w:val="none" w:sz="0" w:space="0" w:color="auto"/>
                    <w:bottom w:val="none" w:sz="0" w:space="0" w:color="auto"/>
                    <w:right w:val="none" w:sz="0" w:space="0" w:color="auto"/>
                  </w:divBdr>
                </w:div>
                <w:div w:id="1556970980">
                  <w:marLeft w:val="0"/>
                  <w:marRight w:val="0"/>
                  <w:marTop w:val="0"/>
                  <w:marBottom w:val="0"/>
                  <w:divBdr>
                    <w:top w:val="none" w:sz="0" w:space="0" w:color="auto"/>
                    <w:left w:val="none" w:sz="0" w:space="0" w:color="auto"/>
                    <w:bottom w:val="none" w:sz="0" w:space="0" w:color="auto"/>
                    <w:right w:val="none" w:sz="0" w:space="0" w:color="auto"/>
                  </w:divBdr>
                </w:div>
                <w:div w:id="1557232113">
                  <w:marLeft w:val="0"/>
                  <w:marRight w:val="0"/>
                  <w:marTop w:val="0"/>
                  <w:marBottom w:val="0"/>
                  <w:divBdr>
                    <w:top w:val="none" w:sz="0" w:space="0" w:color="auto"/>
                    <w:left w:val="none" w:sz="0" w:space="0" w:color="auto"/>
                    <w:bottom w:val="none" w:sz="0" w:space="0" w:color="auto"/>
                    <w:right w:val="none" w:sz="0" w:space="0" w:color="auto"/>
                  </w:divBdr>
                </w:div>
                <w:div w:id="1557858497">
                  <w:marLeft w:val="0"/>
                  <w:marRight w:val="0"/>
                  <w:marTop w:val="0"/>
                  <w:marBottom w:val="0"/>
                  <w:divBdr>
                    <w:top w:val="none" w:sz="0" w:space="0" w:color="auto"/>
                    <w:left w:val="none" w:sz="0" w:space="0" w:color="auto"/>
                    <w:bottom w:val="none" w:sz="0" w:space="0" w:color="auto"/>
                    <w:right w:val="none" w:sz="0" w:space="0" w:color="auto"/>
                  </w:divBdr>
                </w:div>
                <w:div w:id="1561747581">
                  <w:marLeft w:val="0"/>
                  <w:marRight w:val="0"/>
                  <w:marTop w:val="0"/>
                  <w:marBottom w:val="0"/>
                  <w:divBdr>
                    <w:top w:val="none" w:sz="0" w:space="0" w:color="auto"/>
                    <w:left w:val="none" w:sz="0" w:space="0" w:color="auto"/>
                    <w:bottom w:val="none" w:sz="0" w:space="0" w:color="auto"/>
                    <w:right w:val="none" w:sz="0" w:space="0" w:color="auto"/>
                  </w:divBdr>
                </w:div>
                <w:div w:id="1566724013">
                  <w:marLeft w:val="0"/>
                  <w:marRight w:val="0"/>
                  <w:marTop w:val="0"/>
                  <w:marBottom w:val="0"/>
                  <w:divBdr>
                    <w:top w:val="none" w:sz="0" w:space="0" w:color="auto"/>
                    <w:left w:val="none" w:sz="0" w:space="0" w:color="auto"/>
                    <w:bottom w:val="none" w:sz="0" w:space="0" w:color="auto"/>
                    <w:right w:val="none" w:sz="0" w:space="0" w:color="auto"/>
                  </w:divBdr>
                </w:div>
                <w:div w:id="1567187572">
                  <w:marLeft w:val="0"/>
                  <w:marRight w:val="0"/>
                  <w:marTop w:val="0"/>
                  <w:marBottom w:val="0"/>
                  <w:divBdr>
                    <w:top w:val="none" w:sz="0" w:space="0" w:color="auto"/>
                    <w:left w:val="none" w:sz="0" w:space="0" w:color="auto"/>
                    <w:bottom w:val="none" w:sz="0" w:space="0" w:color="auto"/>
                    <w:right w:val="none" w:sz="0" w:space="0" w:color="auto"/>
                  </w:divBdr>
                </w:div>
                <w:div w:id="1568034380">
                  <w:marLeft w:val="0"/>
                  <w:marRight w:val="0"/>
                  <w:marTop w:val="0"/>
                  <w:marBottom w:val="0"/>
                  <w:divBdr>
                    <w:top w:val="none" w:sz="0" w:space="0" w:color="auto"/>
                    <w:left w:val="none" w:sz="0" w:space="0" w:color="auto"/>
                    <w:bottom w:val="none" w:sz="0" w:space="0" w:color="auto"/>
                    <w:right w:val="none" w:sz="0" w:space="0" w:color="auto"/>
                  </w:divBdr>
                </w:div>
                <w:div w:id="1568034811">
                  <w:marLeft w:val="0"/>
                  <w:marRight w:val="0"/>
                  <w:marTop w:val="0"/>
                  <w:marBottom w:val="0"/>
                  <w:divBdr>
                    <w:top w:val="none" w:sz="0" w:space="0" w:color="auto"/>
                    <w:left w:val="none" w:sz="0" w:space="0" w:color="auto"/>
                    <w:bottom w:val="none" w:sz="0" w:space="0" w:color="auto"/>
                    <w:right w:val="none" w:sz="0" w:space="0" w:color="auto"/>
                  </w:divBdr>
                </w:div>
                <w:div w:id="1568539877">
                  <w:marLeft w:val="0"/>
                  <w:marRight w:val="0"/>
                  <w:marTop w:val="0"/>
                  <w:marBottom w:val="0"/>
                  <w:divBdr>
                    <w:top w:val="none" w:sz="0" w:space="0" w:color="auto"/>
                    <w:left w:val="none" w:sz="0" w:space="0" w:color="auto"/>
                    <w:bottom w:val="none" w:sz="0" w:space="0" w:color="auto"/>
                    <w:right w:val="none" w:sz="0" w:space="0" w:color="auto"/>
                  </w:divBdr>
                </w:div>
                <w:div w:id="1574507193">
                  <w:marLeft w:val="0"/>
                  <w:marRight w:val="0"/>
                  <w:marTop w:val="0"/>
                  <w:marBottom w:val="0"/>
                  <w:divBdr>
                    <w:top w:val="none" w:sz="0" w:space="0" w:color="auto"/>
                    <w:left w:val="none" w:sz="0" w:space="0" w:color="auto"/>
                    <w:bottom w:val="none" w:sz="0" w:space="0" w:color="auto"/>
                    <w:right w:val="none" w:sz="0" w:space="0" w:color="auto"/>
                  </w:divBdr>
                </w:div>
                <w:div w:id="1574704436">
                  <w:marLeft w:val="0"/>
                  <w:marRight w:val="0"/>
                  <w:marTop w:val="0"/>
                  <w:marBottom w:val="0"/>
                  <w:divBdr>
                    <w:top w:val="none" w:sz="0" w:space="0" w:color="auto"/>
                    <w:left w:val="none" w:sz="0" w:space="0" w:color="auto"/>
                    <w:bottom w:val="none" w:sz="0" w:space="0" w:color="auto"/>
                    <w:right w:val="none" w:sz="0" w:space="0" w:color="auto"/>
                  </w:divBdr>
                </w:div>
                <w:div w:id="1575504000">
                  <w:marLeft w:val="0"/>
                  <w:marRight w:val="0"/>
                  <w:marTop w:val="0"/>
                  <w:marBottom w:val="0"/>
                  <w:divBdr>
                    <w:top w:val="none" w:sz="0" w:space="0" w:color="auto"/>
                    <w:left w:val="none" w:sz="0" w:space="0" w:color="auto"/>
                    <w:bottom w:val="none" w:sz="0" w:space="0" w:color="auto"/>
                    <w:right w:val="none" w:sz="0" w:space="0" w:color="auto"/>
                  </w:divBdr>
                </w:div>
                <w:div w:id="1578898562">
                  <w:marLeft w:val="0"/>
                  <w:marRight w:val="0"/>
                  <w:marTop w:val="0"/>
                  <w:marBottom w:val="0"/>
                  <w:divBdr>
                    <w:top w:val="none" w:sz="0" w:space="0" w:color="auto"/>
                    <w:left w:val="none" w:sz="0" w:space="0" w:color="auto"/>
                    <w:bottom w:val="none" w:sz="0" w:space="0" w:color="auto"/>
                    <w:right w:val="none" w:sz="0" w:space="0" w:color="auto"/>
                  </w:divBdr>
                </w:div>
                <w:div w:id="1578900599">
                  <w:marLeft w:val="0"/>
                  <w:marRight w:val="0"/>
                  <w:marTop w:val="0"/>
                  <w:marBottom w:val="0"/>
                  <w:divBdr>
                    <w:top w:val="none" w:sz="0" w:space="0" w:color="auto"/>
                    <w:left w:val="none" w:sz="0" w:space="0" w:color="auto"/>
                    <w:bottom w:val="none" w:sz="0" w:space="0" w:color="auto"/>
                    <w:right w:val="none" w:sz="0" w:space="0" w:color="auto"/>
                  </w:divBdr>
                </w:div>
                <w:div w:id="1580292297">
                  <w:marLeft w:val="0"/>
                  <w:marRight w:val="0"/>
                  <w:marTop w:val="0"/>
                  <w:marBottom w:val="0"/>
                  <w:divBdr>
                    <w:top w:val="none" w:sz="0" w:space="0" w:color="auto"/>
                    <w:left w:val="none" w:sz="0" w:space="0" w:color="auto"/>
                    <w:bottom w:val="none" w:sz="0" w:space="0" w:color="auto"/>
                    <w:right w:val="none" w:sz="0" w:space="0" w:color="auto"/>
                  </w:divBdr>
                </w:div>
                <w:div w:id="1581405979">
                  <w:marLeft w:val="0"/>
                  <w:marRight w:val="0"/>
                  <w:marTop w:val="0"/>
                  <w:marBottom w:val="0"/>
                  <w:divBdr>
                    <w:top w:val="none" w:sz="0" w:space="0" w:color="auto"/>
                    <w:left w:val="none" w:sz="0" w:space="0" w:color="auto"/>
                    <w:bottom w:val="none" w:sz="0" w:space="0" w:color="auto"/>
                    <w:right w:val="none" w:sz="0" w:space="0" w:color="auto"/>
                  </w:divBdr>
                </w:div>
                <w:div w:id="1583756281">
                  <w:marLeft w:val="0"/>
                  <w:marRight w:val="0"/>
                  <w:marTop w:val="0"/>
                  <w:marBottom w:val="0"/>
                  <w:divBdr>
                    <w:top w:val="none" w:sz="0" w:space="0" w:color="auto"/>
                    <w:left w:val="none" w:sz="0" w:space="0" w:color="auto"/>
                    <w:bottom w:val="none" w:sz="0" w:space="0" w:color="auto"/>
                    <w:right w:val="none" w:sz="0" w:space="0" w:color="auto"/>
                  </w:divBdr>
                </w:div>
                <w:div w:id="1585647868">
                  <w:marLeft w:val="0"/>
                  <w:marRight w:val="0"/>
                  <w:marTop w:val="0"/>
                  <w:marBottom w:val="0"/>
                  <w:divBdr>
                    <w:top w:val="none" w:sz="0" w:space="0" w:color="auto"/>
                    <w:left w:val="none" w:sz="0" w:space="0" w:color="auto"/>
                    <w:bottom w:val="none" w:sz="0" w:space="0" w:color="auto"/>
                    <w:right w:val="none" w:sz="0" w:space="0" w:color="auto"/>
                  </w:divBdr>
                </w:div>
                <w:div w:id="1587419685">
                  <w:marLeft w:val="0"/>
                  <w:marRight w:val="0"/>
                  <w:marTop w:val="0"/>
                  <w:marBottom w:val="0"/>
                  <w:divBdr>
                    <w:top w:val="none" w:sz="0" w:space="0" w:color="auto"/>
                    <w:left w:val="none" w:sz="0" w:space="0" w:color="auto"/>
                    <w:bottom w:val="none" w:sz="0" w:space="0" w:color="auto"/>
                    <w:right w:val="none" w:sz="0" w:space="0" w:color="auto"/>
                  </w:divBdr>
                </w:div>
                <w:div w:id="1588154850">
                  <w:marLeft w:val="0"/>
                  <w:marRight w:val="0"/>
                  <w:marTop w:val="0"/>
                  <w:marBottom w:val="0"/>
                  <w:divBdr>
                    <w:top w:val="none" w:sz="0" w:space="0" w:color="auto"/>
                    <w:left w:val="none" w:sz="0" w:space="0" w:color="auto"/>
                    <w:bottom w:val="none" w:sz="0" w:space="0" w:color="auto"/>
                    <w:right w:val="none" w:sz="0" w:space="0" w:color="auto"/>
                  </w:divBdr>
                </w:div>
                <w:div w:id="1588659708">
                  <w:marLeft w:val="0"/>
                  <w:marRight w:val="0"/>
                  <w:marTop w:val="0"/>
                  <w:marBottom w:val="0"/>
                  <w:divBdr>
                    <w:top w:val="none" w:sz="0" w:space="0" w:color="auto"/>
                    <w:left w:val="none" w:sz="0" w:space="0" w:color="auto"/>
                    <w:bottom w:val="none" w:sz="0" w:space="0" w:color="auto"/>
                    <w:right w:val="none" w:sz="0" w:space="0" w:color="auto"/>
                  </w:divBdr>
                </w:div>
                <w:div w:id="1591428150">
                  <w:marLeft w:val="0"/>
                  <w:marRight w:val="0"/>
                  <w:marTop w:val="0"/>
                  <w:marBottom w:val="0"/>
                  <w:divBdr>
                    <w:top w:val="none" w:sz="0" w:space="0" w:color="auto"/>
                    <w:left w:val="none" w:sz="0" w:space="0" w:color="auto"/>
                    <w:bottom w:val="none" w:sz="0" w:space="0" w:color="auto"/>
                    <w:right w:val="none" w:sz="0" w:space="0" w:color="auto"/>
                  </w:divBdr>
                </w:div>
                <w:div w:id="1591890782">
                  <w:marLeft w:val="0"/>
                  <w:marRight w:val="0"/>
                  <w:marTop w:val="0"/>
                  <w:marBottom w:val="0"/>
                  <w:divBdr>
                    <w:top w:val="none" w:sz="0" w:space="0" w:color="auto"/>
                    <w:left w:val="none" w:sz="0" w:space="0" w:color="auto"/>
                    <w:bottom w:val="none" w:sz="0" w:space="0" w:color="auto"/>
                    <w:right w:val="none" w:sz="0" w:space="0" w:color="auto"/>
                  </w:divBdr>
                </w:div>
                <w:div w:id="1595356811">
                  <w:marLeft w:val="0"/>
                  <w:marRight w:val="0"/>
                  <w:marTop w:val="0"/>
                  <w:marBottom w:val="0"/>
                  <w:divBdr>
                    <w:top w:val="none" w:sz="0" w:space="0" w:color="auto"/>
                    <w:left w:val="none" w:sz="0" w:space="0" w:color="auto"/>
                    <w:bottom w:val="none" w:sz="0" w:space="0" w:color="auto"/>
                    <w:right w:val="none" w:sz="0" w:space="0" w:color="auto"/>
                  </w:divBdr>
                </w:div>
                <w:div w:id="1596400665">
                  <w:marLeft w:val="0"/>
                  <w:marRight w:val="0"/>
                  <w:marTop w:val="0"/>
                  <w:marBottom w:val="0"/>
                  <w:divBdr>
                    <w:top w:val="none" w:sz="0" w:space="0" w:color="auto"/>
                    <w:left w:val="none" w:sz="0" w:space="0" w:color="auto"/>
                    <w:bottom w:val="none" w:sz="0" w:space="0" w:color="auto"/>
                    <w:right w:val="none" w:sz="0" w:space="0" w:color="auto"/>
                  </w:divBdr>
                </w:div>
                <w:div w:id="1599484173">
                  <w:marLeft w:val="0"/>
                  <w:marRight w:val="0"/>
                  <w:marTop w:val="0"/>
                  <w:marBottom w:val="0"/>
                  <w:divBdr>
                    <w:top w:val="none" w:sz="0" w:space="0" w:color="auto"/>
                    <w:left w:val="none" w:sz="0" w:space="0" w:color="auto"/>
                    <w:bottom w:val="none" w:sz="0" w:space="0" w:color="auto"/>
                    <w:right w:val="none" w:sz="0" w:space="0" w:color="auto"/>
                  </w:divBdr>
                </w:div>
                <w:div w:id="1600989964">
                  <w:marLeft w:val="0"/>
                  <w:marRight w:val="0"/>
                  <w:marTop w:val="0"/>
                  <w:marBottom w:val="0"/>
                  <w:divBdr>
                    <w:top w:val="none" w:sz="0" w:space="0" w:color="auto"/>
                    <w:left w:val="none" w:sz="0" w:space="0" w:color="auto"/>
                    <w:bottom w:val="none" w:sz="0" w:space="0" w:color="auto"/>
                    <w:right w:val="none" w:sz="0" w:space="0" w:color="auto"/>
                  </w:divBdr>
                </w:div>
                <w:div w:id="1601598675">
                  <w:marLeft w:val="0"/>
                  <w:marRight w:val="0"/>
                  <w:marTop w:val="0"/>
                  <w:marBottom w:val="0"/>
                  <w:divBdr>
                    <w:top w:val="none" w:sz="0" w:space="0" w:color="auto"/>
                    <w:left w:val="none" w:sz="0" w:space="0" w:color="auto"/>
                    <w:bottom w:val="none" w:sz="0" w:space="0" w:color="auto"/>
                    <w:right w:val="none" w:sz="0" w:space="0" w:color="auto"/>
                  </w:divBdr>
                </w:div>
                <w:div w:id="1601789108">
                  <w:marLeft w:val="0"/>
                  <w:marRight w:val="0"/>
                  <w:marTop w:val="0"/>
                  <w:marBottom w:val="0"/>
                  <w:divBdr>
                    <w:top w:val="none" w:sz="0" w:space="0" w:color="auto"/>
                    <w:left w:val="none" w:sz="0" w:space="0" w:color="auto"/>
                    <w:bottom w:val="none" w:sz="0" w:space="0" w:color="auto"/>
                    <w:right w:val="none" w:sz="0" w:space="0" w:color="auto"/>
                  </w:divBdr>
                </w:div>
                <w:div w:id="1603033575">
                  <w:marLeft w:val="0"/>
                  <w:marRight w:val="0"/>
                  <w:marTop w:val="0"/>
                  <w:marBottom w:val="0"/>
                  <w:divBdr>
                    <w:top w:val="none" w:sz="0" w:space="0" w:color="auto"/>
                    <w:left w:val="none" w:sz="0" w:space="0" w:color="auto"/>
                    <w:bottom w:val="none" w:sz="0" w:space="0" w:color="auto"/>
                    <w:right w:val="none" w:sz="0" w:space="0" w:color="auto"/>
                  </w:divBdr>
                </w:div>
                <w:div w:id="1603957467">
                  <w:marLeft w:val="0"/>
                  <w:marRight w:val="0"/>
                  <w:marTop w:val="0"/>
                  <w:marBottom w:val="0"/>
                  <w:divBdr>
                    <w:top w:val="none" w:sz="0" w:space="0" w:color="auto"/>
                    <w:left w:val="none" w:sz="0" w:space="0" w:color="auto"/>
                    <w:bottom w:val="none" w:sz="0" w:space="0" w:color="auto"/>
                    <w:right w:val="none" w:sz="0" w:space="0" w:color="auto"/>
                  </w:divBdr>
                </w:div>
                <w:div w:id="1605335254">
                  <w:marLeft w:val="0"/>
                  <w:marRight w:val="0"/>
                  <w:marTop w:val="0"/>
                  <w:marBottom w:val="0"/>
                  <w:divBdr>
                    <w:top w:val="none" w:sz="0" w:space="0" w:color="auto"/>
                    <w:left w:val="none" w:sz="0" w:space="0" w:color="auto"/>
                    <w:bottom w:val="none" w:sz="0" w:space="0" w:color="auto"/>
                    <w:right w:val="none" w:sz="0" w:space="0" w:color="auto"/>
                  </w:divBdr>
                </w:div>
                <w:div w:id="1608384901">
                  <w:marLeft w:val="0"/>
                  <w:marRight w:val="0"/>
                  <w:marTop w:val="0"/>
                  <w:marBottom w:val="0"/>
                  <w:divBdr>
                    <w:top w:val="none" w:sz="0" w:space="0" w:color="auto"/>
                    <w:left w:val="none" w:sz="0" w:space="0" w:color="auto"/>
                    <w:bottom w:val="none" w:sz="0" w:space="0" w:color="auto"/>
                    <w:right w:val="none" w:sz="0" w:space="0" w:color="auto"/>
                  </w:divBdr>
                </w:div>
                <w:div w:id="1614745727">
                  <w:marLeft w:val="0"/>
                  <w:marRight w:val="0"/>
                  <w:marTop w:val="0"/>
                  <w:marBottom w:val="0"/>
                  <w:divBdr>
                    <w:top w:val="none" w:sz="0" w:space="0" w:color="auto"/>
                    <w:left w:val="none" w:sz="0" w:space="0" w:color="auto"/>
                    <w:bottom w:val="none" w:sz="0" w:space="0" w:color="auto"/>
                    <w:right w:val="none" w:sz="0" w:space="0" w:color="auto"/>
                  </w:divBdr>
                </w:div>
                <w:div w:id="1617636945">
                  <w:marLeft w:val="0"/>
                  <w:marRight w:val="0"/>
                  <w:marTop w:val="0"/>
                  <w:marBottom w:val="0"/>
                  <w:divBdr>
                    <w:top w:val="none" w:sz="0" w:space="0" w:color="auto"/>
                    <w:left w:val="none" w:sz="0" w:space="0" w:color="auto"/>
                    <w:bottom w:val="none" w:sz="0" w:space="0" w:color="auto"/>
                    <w:right w:val="none" w:sz="0" w:space="0" w:color="auto"/>
                  </w:divBdr>
                </w:div>
                <w:div w:id="1618834937">
                  <w:marLeft w:val="0"/>
                  <w:marRight w:val="0"/>
                  <w:marTop w:val="0"/>
                  <w:marBottom w:val="0"/>
                  <w:divBdr>
                    <w:top w:val="none" w:sz="0" w:space="0" w:color="auto"/>
                    <w:left w:val="none" w:sz="0" w:space="0" w:color="auto"/>
                    <w:bottom w:val="none" w:sz="0" w:space="0" w:color="auto"/>
                    <w:right w:val="none" w:sz="0" w:space="0" w:color="auto"/>
                  </w:divBdr>
                </w:div>
                <w:div w:id="1621763721">
                  <w:marLeft w:val="0"/>
                  <w:marRight w:val="0"/>
                  <w:marTop w:val="0"/>
                  <w:marBottom w:val="0"/>
                  <w:divBdr>
                    <w:top w:val="none" w:sz="0" w:space="0" w:color="auto"/>
                    <w:left w:val="none" w:sz="0" w:space="0" w:color="auto"/>
                    <w:bottom w:val="none" w:sz="0" w:space="0" w:color="auto"/>
                    <w:right w:val="none" w:sz="0" w:space="0" w:color="auto"/>
                  </w:divBdr>
                </w:div>
                <w:div w:id="1622419138">
                  <w:marLeft w:val="0"/>
                  <w:marRight w:val="0"/>
                  <w:marTop w:val="0"/>
                  <w:marBottom w:val="0"/>
                  <w:divBdr>
                    <w:top w:val="none" w:sz="0" w:space="0" w:color="auto"/>
                    <w:left w:val="none" w:sz="0" w:space="0" w:color="auto"/>
                    <w:bottom w:val="none" w:sz="0" w:space="0" w:color="auto"/>
                    <w:right w:val="none" w:sz="0" w:space="0" w:color="auto"/>
                  </w:divBdr>
                </w:div>
                <w:div w:id="1623464301">
                  <w:marLeft w:val="0"/>
                  <w:marRight w:val="0"/>
                  <w:marTop w:val="0"/>
                  <w:marBottom w:val="0"/>
                  <w:divBdr>
                    <w:top w:val="none" w:sz="0" w:space="0" w:color="auto"/>
                    <w:left w:val="none" w:sz="0" w:space="0" w:color="auto"/>
                    <w:bottom w:val="none" w:sz="0" w:space="0" w:color="auto"/>
                    <w:right w:val="none" w:sz="0" w:space="0" w:color="auto"/>
                  </w:divBdr>
                </w:div>
                <w:div w:id="1635216322">
                  <w:marLeft w:val="0"/>
                  <w:marRight w:val="0"/>
                  <w:marTop w:val="0"/>
                  <w:marBottom w:val="0"/>
                  <w:divBdr>
                    <w:top w:val="none" w:sz="0" w:space="0" w:color="auto"/>
                    <w:left w:val="none" w:sz="0" w:space="0" w:color="auto"/>
                    <w:bottom w:val="none" w:sz="0" w:space="0" w:color="auto"/>
                    <w:right w:val="none" w:sz="0" w:space="0" w:color="auto"/>
                  </w:divBdr>
                </w:div>
                <w:div w:id="1637175409">
                  <w:marLeft w:val="0"/>
                  <w:marRight w:val="0"/>
                  <w:marTop w:val="0"/>
                  <w:marBottom w:val="0"/>
                  <w:divBdr>
                    <w:top w:val="none" w:sz="0" w:space="0" w:color="auto"/>
                    <w:left w:val="none" w:sz="0" w:space="0" w:color="auto"/>
                    <w:bottom w:val="none" w:sz="0" w:space="0" w:color="auto"/>
                    <w:right w:val="none" w:sz="0" w:space="0" w:color="auto"/>
                  </w:divBdr>
                </w:div>
                <w:div w:id="1638609571">
                  <w:marLeft w:val="0"/>
                  <w:marRight w:val="0"/>
                  <w:marTop w:val="0"/>
                  <w:marBottom w:val="0"/>
                  <w:divBdr>
                    <w:top w:val="none" w:sz="0" w:space="0" w:color="auto"/>
                    <w:left w:val="none" w:sz="0" w:space="0" w:color="auto"/>
                    <w:bottom w:val="none" w:sz="0" w:space="0" w:color="auto"/>
                    <w:right w:val="none" w:sz="0" w:space="0" w:color="auto"/>
                  </w:divBdr>
                </w:div>
                <w:div w:id="1638950800">
                  <w:marLeft w:val="0"/>
                  <w:marRight w:val="0"/>
                  <w:marTop w:val="0"/>
                  <w:marBottom w:val="0"/>
                  <w:divBdr>
                    <w:top w:val="none" w:sz="0" w:space="0" w:color="auto"/>
                    <w:left w:val="none" w:sz="0" w:space="0" w:color="auto"/>
                    <w:bottom w:val="none" w:sz="0" w:space="0" w:color="auto"/>
                    <w:right w:val="none" w:sz="0" w:space="0" w:color="auto"/>
                  </w:divBdr>
                </w:div>
                <w:div w:id="1641107193">
                  <w:marLeft w:val="0"/>
                  <w:marRight w:val="0"/>
                  <w:marTop w:val="0"/>
                  <w:marBottom w:val="0"/>
                  <w:divBdr>
                    <w:top w:val="none" w:sz="0" w:space="0" w:color="auto"/>
                    <w:left w:val="none" w:sz="0" w:space="0" w:color="auto"/>
                    <w:bottom w:val="none" w:sz="0" w:space="0" w:color="auto"/>
                    <w:right w:val="none" w:sz="0" w:space="0" w:color="auto"/>
                  </w:divBdr>
                </w:div>
                <w:div w:id="1642540566">
                  <w:marLeft w:val="0"/>
                  <w:marRight w:val="0"/>
                  <w:marTop w:val="0"/>
                  <w:marBottom w:val="0"/>
                  <w:divBdr>
                    <w:top w:val="none" w:sz="0" w:space="0" w:color="auto"/>
                    <w:left w:val="none" w:sz="0" w:space="0" w:color="auto"/>
                    <w:bottom w:val="none" w:sz="0" w:space="0" w:color="auto"/>
                    <w:right w:val="none" w:sz="0" w:space="0" w:color="auto"/>
                  </w:divBdr>
                </w:div>
                <w:div w:id="1644189618">
                  <w:marLeft w:val="0"/>
                  <w:marRight w:val="0"/>
                  <w:marTop w:val="0"/>
                  <w:marBottom w:val="0"/>
                  <w:divBdr>
                    <w:top w:val="none" w:sz="0" w:space="0" w:color="auto"/>
                    <w:left w:val="none" w:sz="0" w:space="0" w:color="auto"/>
                    <w:bottom w:val="none" w:sz="0" w:space="0" w:color="auto"/>
                    <w:right w:val="none" w:sz="0" w:space="0" w:color="auto"/>
                  </w:divBdr>
                </w:div>
                <w:div w:id="1644969941">
                  <w:marLeft w:val="0"/>
                  <w:marRight w:val="0"/>
                  <w:marTop w:val="0"/>
                  <w:marBottom w:val="0"/>
                  <w:divBdr>
                    <w:top w:val="none" w:sz="0" w:space="0" w:color="auto"/>
                    <w:left w:val="none" w:sz="0" w:space="0" w:color="auto"/>
                    <w:bottom w:val="none" w:sz="0" w:space="0" w:color="auto"/>
                    <w:right w:val="none" w:sz="0" w:space="0" w:color="auto"/>
                  </w:divBdr>
                </w:div>
                <w:div w:id="1645424519">
                  <w:marLeft w:val="0"/>
                  <w:marRight w:val="0"/>
                  <w:marTop w:val="0"/>
                  <w:marBottom w:val="0"/>
                  <w:divBdr>
                    <w:top w:val="none" w:sz="0" w:space="0" w:color="auto"/>
                    <w:left w:val="none" w:sz="0" w:space="0" w:color="auto"/>
                    <w:bottom w:val="none" w:sz="0" w:space="0" w:color="auto"/>
                    <w:right w:val="none" w:sz="0" w:space="0" w:color="auto"/>
                  </w:divBdr>
                </w:div>
                <w:div w:id="1647204649">
                  <w:marLeft w:val="0"/>
                  <w:marRight w:val="0"/>
                  <w:marTop w:val="0"/>
                  <w:marBottom w:val="0"/>
                  <w:divBdr>
                    <w:top w:val="none" w:sz="0" w:space="0" w:color="auto"/>
                    <w:left w:val="none" w:sz="0" w:space="0" w:color="auto"/>
                    <w:bottom w:val="none" w:sz="0" w:space="0" w:color="auto"/>
                    <w:right w:val="none" w:sz="0" w:space="0" w:color="auto"/>
                  </w:divBdr>
                </w:div>
                <w:div w:id="1649246108">
                  <w:marLeft w:val="0"/>
                  <w:marRight w:val="0"/>
                  <w:marTop w:val="0"/>
                  <w:marBottom w:val="0"/>
                  <w:divBdr>
                    <w:top w:val="none" w:sz="0" w:space="0" w:color="auto"/>
                    <w:left w:val="none" w:sz="0" w:space="0" w:color="auto"/>
                    <w:bottom w:val="none" w:sz="0" w:space="0" w:color="auto"/>
                    <w:right w:val="none" w:sz="0" w:space="0" w:color="auto"/>
                  </w:divBdr>
                </w:div>
                <w:div w:id="1649751395">
                  <w:marLeft w:val="0"/>
                  <w:marRight w:val="0"/>
                  <w:marTop w:val="0"/>
                  <w:marBottom w:val="0"/>
                  <w:divBdr>
                    <w:top w:val="none" w:sz="0" w:space="0" w:color="auto"/>
                    <w:left w:val="none" w:sz="0" w:space="0" w:color="auto"/>
                    <w:bottom w:val="none" w:sz="0" w:space="0" w:color="auto"/>
                    <w:right w:val="none" w:sz="0" w:space="0" w:color="auto"/>
                  </w:divBdr>
                </w:div>
                <w:div w:id="1650397839">
                  <w:marLeft w:val="0"/>
                  <w:marRight w:val="0"/>
                  <w:marTop w:val="0"/>
                  <w:marBottom w:val="0"/>
                  <w:divBdr>
                    <w:top w:val="none" w:sz="0" w:space="0" w:color="auto"/>
                    <w:left w:val="none" w:sz="0" w:space="0" w:color="auto"/>
                    <w:bottom w:val="none" w:sz="0" w:space="0" w:color="auto"/>
                    <w:right w:val="none" w:sz="0" w:space="0" w:color="auto"/>
                  </w:divBdr>
                </w:div>
                <w:div w:id="1650861071">
                  <w:marLeft w:val="0"/>
                  <w:marRight w:val="0"/>
                  <w:marTop w:val="0"/>
                  <w:marBottom w:val="0"/>
                  <w:divBdr>
                    <w:top w:val="none" w:sz="0" w:space="0" w:color="auto"/>
                    <w:left w:val="none" w:sz="0" w:space="0" w:color="auto"/>
                    <w:bottom w:val="none" w:sz="0" w:space="0" w:color="auto"/>
                    <w:right w:val="none" w:sz="0" w:space="0" w:color="auto"/>
                  </w:divBdr>
                </w:div>
                <w:div w:id="1650941872">
                  <w:marLeft w:val="0"/>
                  <w:marRight w:val="0"/>
                  <w:marTop w:val="0"/>
                  <w:marBottom w:val="0"/>
                  <w:divBdr>
                    <w:top w:val="none" w:sz="0" w:space="0" w:color="auto"/>
                    <w:left w:val="none" w:sz="0" w:space="0" w:color="auto"/>
                    <w:bottom w:val="none" w:sz="0" w:space="0" w:color="auto"/>
                    <w:right w:val="none" w:sz="0" w:space="0" w:color="auto"/>
                  </w:divBdr>
                </w:div>
                <w:div w:id="1653943704">
                  <w:marLeft w:val="0"/>
                  <w:marRight w:val="0"/>
                  <w:marTop w:val="0"/>
                  <w:marBottom w:val="0"/>
                  <w:divBdr>
                    <w:top w:val="none" w:sz="0" w:space="0" w:color="auto"/>
                    <w:left w:val="none" w:sz="0" w:space="0" w:color="auto"/>
                    <w:bottom w:val="none" w:sz="0" w:space="0" w:color="auto"/>
                    <w:right w:val="none" w:sz="0" w:space="0" w:color="auto"/>
                  </w:divBdr>
                </w:div>
                <w:div w:id="1654144588">
                  <w:marLeft w:val="0"/>
                  <w:marRight w:val="0"/>
                  <w:marTop w:val="0"/>
                  <w:marBottom w:val="0"/>
                  <w:divBdr>
                    <w:top w:val="none" w:sz="0" w:space="0" w:color="auto"/>
                    <w:left w:val="none" w:sz="0" w:space="0" w:color="auto"/>
                    <w:bottom w:val="none" w:sz="0" w:space="0" w:color="auto"/>
                    <w:right w:val="none" w:sz="0" w:space="0" w:color="auto"/>
                  </w:divBdr>
                </w:div>
                <w:div w:id="1656841392">
                  <w:marLeft w:val="0"/>
                  <w:marRight w:val="0"/>
                  <w:marTop w:val="0"/>
                  <w:marBottom w:val="0"/>
                  <w:divBdr>
                    <w:top w:val="none" w:sz="0" w:space="0" w:color="auto"/>
                    <w:left w:val="none" w:sz="0" w:space="0" w:color="auto"/>
                    <w:bottom w:val="none" w:sz="0" w:space="0" w:color="auto"/>
                    <w:right w:val="none" w:sz="0" w:space="0" w:color="auto"/>
                  </w:divBdr>
                </w:div>
                <w:div w:id="1658074503">
                  <w:marLeft w:val="0"/>
                  <w:marRight w:val="0"/>
                  <w:marTop w:val="0"/>
                  <w:marBottom w:val="0"/>
                  <w:divBdr>
                    <w:top w:val="none" w:sz="0" w:space="0" w:color="auto"/>
                    <w:left w:val="none" w:sz="0" w:space="0" w:color="auto"/>
                    <w:bottom w:val="none" w:sz="0" w:space="0" w:color="auto"/>
                    <w:right w:val="none" w:sz="0" w:space="0" w:color="auto"/>
                  </w:divBdr>
                </w:div>
                <w:div w:id="1658456968">
                  <w:marLeft w:val="0"/>
                  <w:marRight w:val="0"/>
                  <w:marTop w:val="0"/>
                  <w:marBottom w:val="0"/>
                  <w:divBdr>
                    <w:top w:val="none" w:sz="0" w:space="0" w:color="auto"/>
                    <w:left w:val="none" w:sz="0" w:space="0" w:color="auto"/>
                    <w:bottom w:val="none" w:sz="0" w:space="0" w:color="auto"/>
                    <w:right w:val="none" w:sz="0" w:space="0" w:color="auto"/>
                  </w:divBdr>
                </w:div>
                <w:div w:id="1659768470">
                  <w:marLeft w:val="0"/>
                  <w:marRight w:val="0"/>
                  <w:marTop w:val="0"/>
                  <w:marBottom w:val="0"/>
                  <w:divBdr>
                    <w:top w:val="none" w:sz="0" w:space="0" w:color="auto"/>
                    <w:left w:val="none" w:sz="0" w:space="0" w:color="auto"/>
                    <w:bottom w:val="none" w:sz="0" w:space="0" w:color="auto"/>
                    <w:right w:val="none" w:sz="0" w:space="0" w:color="auto"/>
                  </w:divBdr>
                </w:div>
                <w:div w:id="1663970704">
                  <w:marLeft w:val="0"/>
                  <w:marRight w:val="0"/>
                  <w:marTop w:val="0"/>
                  <w:marBottom w:val="0"/>
                  <w:divBdr>
                    <w:top w:val="none" w:sz="0" w:space="0" w:color="auto"/>
                    <w:left w:val="none" w:sz="0" w:space="0" w:color="auto"/>
                    <w:bottom w:val="none" w:sz="0" w:space="0" w:color="auto"/>
                    <w:right w:val="none" w:sz="0" w:space="0" w:color="auto"/>
                  </w:divBdr>
                </w:div>
                <w:div w:id="1663971139">
                  <w:marLeft w:val="0"/>
                  <w:marRight w:val="0"/>
                  <w:marTop w:val="0"/>
                  <w:marBottom w:val="0"/>
                  <w:divBdr>
                    <w:top w:val="none" w:sz="0" w:space="0" w:color="auto"/>
                    <w:left w:val="none" w:sz="0" w:space="0" w:color="auto"/>
                    <w:bottom w:val="none" w:sz="0" w:space="0" w:color="auto"/>
                    <w:right w:val="none" w:sz="0" w:space="0" w:color="auto"/>
                  </w:divBdr>
                </w:div>
                <w:div w:id="1664813649">
                  <w:marLeft w:val="0"/>
                  <w:marRight w:val="0"/>
                  <w:marTop w:val="0"/>
                  <w:marBottom w:val="0"/>
                  <w:divBdr>
                    <w:top w:val="none" w:sz="0" w:space="0" w:color="auto"/>
                    <w:left w:val="none" w:sz="0" w:space="0" w:color="auto"/>
                    <w:bottom w:val="none" w:sz="0" w:space="0" w:color="auto"/>
                    <w:right w:val="none" w:sz="0" w:space="0" w:color="auto"/>
                  </w:divBdr>
                </w:div>
                <w:div w:id="1665746195">
                  <w:marLeft w:val="0"/>
                  <w:marRight w:val="0"/>
                  <w:marTop w:val="0"/>
                  <w:marBottom w:val="0"/>
                  <w:divBdr>
                    <w:top w:val="none" w:sz="0" w:space="0" w:color="auto"/>
                    <w:left w:val="none" w:sz="0" w:space="0" w:color="auto"/>
                    <w:bottom w:val="none" w:sz="0" w:space="0" w:color="auto"/>
                    <w:right w:val="none" w:sz="0" w:space="0" w:color="auto"/>
                  </w:divBdr>
                </w:div>
                <w:div w:id="1666591432">
                  <w:marLeft w:val="0"/>
                  <w:marRight w:val="0"/>
                  <w:marTop w:val="0"/>
                  <w:marBottom w:val="0"/>
                  <w:divBdr>
                    <w:top w:val="none" w:sz="0" w:space="0" w:color="auto"/>
                    <w:left w:val="none" w:sz="0" w:space="0" w:color="auto"/>
                    <w:bottom w:val="none" w:sz="0" w:space="0" w:color="auto"/>
                    <w:right w:val="none" w:sz="0" w:space="0" w:color="auto"/>
                  </w:divBdr>
                </w:div>
                <w:div w:id="1668826455">
                  <w:marLeft w:val="0"/>
                  <w:marRight w:val="0"/>
                  <w:marTop w:val="0"/>
                  <w:marBottom w:val="0"/>
                  <w:divBdr>
                    <w:top w:val="none" w:sz="0" w:space="0" w:color="auto"/>
                    <w:left w:val="none" w:sz="0" w:space="0" w:color="auto"/>
                    <w:bottom w:val="none" w:sz="0" w:space="0" w:color="auto"/>
                    <w:right w:val="none" w:sz="0" w:space="0" w:color="auto"/>
                  </w:divBdr>
                </w:div>
                <w:div w:id="1670056497">
                  <w:marLeft w:val="0"/>
                  <w:marRight w:val="0"/>
                  <w:marTop w:val="0"/>
                  <w:marBottom w:val="0"/>
                  <w:divBdr>
                    <w:top w:val="none" w:sz="0" w:space="0" w:color="auto"/>
                    <w:left w:val="none" w:sz="0" w:space="0" w:color="auto"/>
                    <w:bottom w:val="none" w:sz="0" w:space="0" w:color="auto"/>
                    <w:right w:val="none" w:sz="0" w:space="0" w:color="auto"/>
                  </w:divBdr>
                </w:div>
                <w:div w:id="1670787759">
                  <w:marLeft w:val="0"/>
                  <w:marRight w:val="0"/>
                  <w:marTop w:val="0"/>
                  <w:marBottom w:val="0"/>
                  <w:divBdr>
                    <w:top w:val="none" w:sz="0" w:space="0" w:color="auto"/>
                    <w:left w:val="none" w:sz="0" w:space="0" w:color="auto"/>
                    <w:bottom w:val="none" w:sz="0" w:space="0" w:color="auto"/>
                    <w:right w:val="none" w:sz="0" w:space="0" w:color="auto"/>
                  </w:divBdr>
                </w:div>
                <w:div w:id="1673750910">
                  <w:marLeft w:val="0"/>
                  <w:marRight w:val="0"/>
                  <w:marTop w:val="0"/>
                  <w:marBottom w:val="0"/>
                  <w:divBdr>
                    <w:top w:val="none" w:sz="0" w:space="0" w:color="auto"/>
                    <w:left w:val="none" w:sz="0" w:space="0" w:color="auto"/>
                    <w:bottom w:val="none" w:sz="0" w:space="0" w:color="auto"/>
                    <w:right w:val="none" w:sz="0" w:space="0" w:color="auto"/>
                  </w:divBdr>
                </w:div>
                <w:div w:id="1675379730">
                  <w:marLeft w:val="0"/>
                  <w:marRight w:val="0"/>
                  <w:marTop w:val="0"/>
                  <w:marBottom w:val="0"/>
                  <w:divBdr>
                    <w:top w:val="none" w:sz="0" w:space="0" w:color="auto"/>
                    <w:left w:val="none" w:sz="0" w:space="0" w:color="auto"/>
                    <w:bottom w:val="none" w:sz="0" w:space="0" w:color="auto"/>
                    <w:right w:val="none" w:sz="0" w:space="0" w:color="auto"/>
                  </w:divBdr>
                </w:div>
                <w:div w:id="1676224384">
                  <w:marLeft w:val="0"/>
                  <w:marRight w:val="0"/>
                  <w:marTop w:val="0"/>
                  <w:marBottom w:val="0"/>
                  <w:divBdr>
                    <w:top w:val="none" w:sz="0" w:space="0" w:color="auto"/>
                    <w:left w:val="none" w:sz="0" w:space="0" w:color="auto"/>
                    <w:bottom w:val="none" w:sz="0" w:space="0" w:color="auto"/>
                    <w:right w:val="none" w:sz="0" w:space="0" w:color="auto"/>
                  </w:divBdr>
                </w:div>
                <w:div w:id="1681279462">
                  <w:marLeft w:val="0"/>
                  <w:marRight w:val="0"/>
                  <w:marTop w:val="0"/>
                  <w:marBottom w:val="0"/>
                  <w:divBdr>
                    <w:top w:val="none" w:sz="0" w:space="0" w:color="auto"/>
                    <w:left w:val="none" w:sz="0" w:space="0" w:color="auto"/>
                    <w:bottom w:val="none" w:sz="0" w:space="0" w:color="auto"/>
                    <w:right w:val="none" w:sz="0" w:space="0" w:color="auto"/>
                  </w:divBdr>
                </w:div>
                <w:div w:id="1685283658">
                  <w:marLeft w:val="0"/>
                  <w:marRight w:val="0"/>
                  <w:marTop w:val="0"/>
                  <w:marBottom w:val="0"/>
                  <w:divBdr>
                    <w:top w:val="none" w:sz="0" w:space="0" w:color="auto"/>
                    <w:left w:val="none" w:sz="0" w:space="0" w:color="auto"/>
                    <w:bottom w:val="none" w:sz="0" w:space="0" w:color="auto"/>
                    <w:right w:val="none" w:sz="0" w:space="0" w:color="auto"/>
                  </w:divBdr>
                </w:div>
                <w:div w:id="1685980016">
                  <w:marLeft w:val="0"/>
                  <w:marRight w:val="0"/>
                  <w:marTop w:val="0"/>
                  <w:marBottom w:val="0"/>
                  <w:divBdr>
                    <w:top w:val="none" w:sz="0" w:space="0" w:color="auto"/>
                    <w:left w:val="none" w:sz="0" w:space="0" w:color="auto"/>
                    <w:bottom w:val="none" w:sz="0" w:space="0" w:color="auto"/>
                    <w:right w:val="none" w:sz="0" w:space="0" w:color="auto"/>
                  </w:divBdr>
                </w:div>
                <w:div w:id="1687057334">
                  <w:marLeft w:val="0"/>
                  <w:marRight w:val="0"/>
                  <w:marTop w:val="0"/>
                  <w:marBottom w:val="0"/>
                  <w:divBdr>
                    <w:top w:val="none" w:sz="0" w:space="0" w:color="auto"/>
                    <w:left w:val="none" w:sz="0" w:space="0" w:color="auto"/>
                    <w:bottom w:val="none" w:sz="0" w:space="0" w:color="auto"/>
                    <w:right w:val="none" w:sz="0" w:space="0" w:color="auto"/>
                  </w:divBdr>
                </w:div>
                <w:div w:id="1687362703">
                  <w:marLeft w:val="0"/>
                  <w:marRight w:val="0"/>
                  <w:marTop w:val="0"/>
                  <w:marBottom w:val="0"/>
                  <w:divBdr>
                    <w:top w:val="none" w:sz="0" w:space="0" w:color="auto"/>
                    <w:left w:val="none" w:sz="0" w:space="0" w:color="auto"/>
                    <w:bottom w:val="none" w:sz="0" w:space="0" w:color="auto"/>
                    <w:right w:val="none" w:sz="0" w:space="0" w:color="auto"/>
                  </w:divBdr>
                </w:div>
                <w:div w:id="1688405248">
                  <w:marLeft w:val="0"/>
                  <w:marRight w:val="0"/>
                  <w:marTop w:val="0"/>
                  <w:marBottom w:val="0"/>
                  <w:divBdr>
                    <w:top w:val="none" w:sz="0" w:space="0" w:color="auto"/>
                    <w:left w:val="none" w:sz="0" w:space="0" w:color="auto"/>
                    <w:bottom w:val="none" w:sz="0" w:space="0" w:color="auto"/>
                    <w:right w:val="none" w:sz="0" w:space="0" w:color="auto"/>
                  </w:divBdr>
                </w:div>
                <w:div w:id="1689213138">
                  <w:marLeft w:val="0"/>
                  <w:marRight w:val="0"/>
                  <w:marTop w:val="0"/>
                  <w:marBottom w:val="0"/>
                  <w:divBdr>
                    <w:top w:val="none" w:sz="0" w:space="0" w:color="auto"/>
                    <w:left w:val="none" w:sz="0" w:space="0" w:color="auto"/>
                    <w:bottom w:val="none" w:sz="0" w:space="0" w:color="auto"/>
                    <w:right w:val="none" w:sz="0" w:space="0" w:color="auto"/>
                  </w:divBdr>
                </w:div>
                <w:div w:id="1693847409">
                  <w:marLeft w:val="0"/>
                  <w:marRight w:val="0"/>
                  <w:marTop w:val="0"/>
                  <w:marBottom w:val="0"/>
                  <w:divBdr>
                    <w:top w:val="none" w:sz="0" w:space="0" w:color="auto"/>
                    <w:left w:val="none" w:sz="0" w:space="0" w:color="auto"/>
                    <w:bottom w:val="none" w:sz="0" w:space="0" w:color="auto"/>
                    <w:right w:val="none" w:sz="0" w:space="0" w:color="auto"/>
                  </w:divBdr>
                </w:div>
                <w:div w:id="1695299496">
                  <w:marLeft w:val="0"/>
                  <w:marRight w:val="0"/>
                  <w:marTop w:val="0"/>
                  <w:marBottom w:val="0"/>
                  <w:divBdr>
                    <w:top w:val="none" w:sz="0" w:space="0" w:color="auto"/>
                    <w:left w:val="none" w:sz="0" w:space="0" w:color="auto"/>
                    <w:bottom w:val="none" w:sz="0" w:space="0" w:color="auto"/>
                    <w:right w:val="none" w:sz="0" w:space="0" w:color="auto"/>
                  </w:divBdr>
                </w:div>
                <w:div w:id="1699769438">
                  <w:marLeft w:val="0"/>
                  <w:marRight w:val="0"/>
                  <w:marTop w:val="0"/>
                  <w:marBottom w:val="0"/>
                  <w:divBdr>
                    <w:top w:val="none" w:sz="0" w:space="0" w:color="auto"/>
                    <w:left w:val="none" w:sz="0" w:space="0" w:color="auto"/>
                    <w:bottom w:val="none" w:sz="0" w:space="0" w:color="auto"/>
                    <w:right w:val="none" w:sz="0" w:space="0" w:color="auto"/>
                  </w:divBdr>
                </w:div>
                <w:div w:id="1702780419">
                  <w:marLeft w:val="0"/>
                  <w:marRight w:val="0"/>
                  <w:marTop w:val="0"/>
                  <w:marBottom w:val="0"/>
                  <w:divBdr>
                    <w:top w:val="none" w:sz="0" w:space="0" w:color="auto"/>
                    <w:left w:val="none" w:sz="0" w:space="0" w:color="auto"/>
                    <w:bottom w:val="none" w:sz="0" w:space="0" w:color="auto"/>
                    <w:right w:val="none" w:sz="0" w:space="0" w:color="auto"/>
                  </w:divBdr>
                </w:div>
                <w:div w:id="1703020482">
                  <w:marLeft w:val="0"/>
                  <w:marRight w:val="0"/>
                  <w:marTop w:val="0"/>
                  <w:marBottom w:val="0"/>
                  <w:divBdr>
                    <w:top w:val="none" w:sz="0" w:space="0" w:color="auto"/>
                    <w:left w:val="none" w:sz="0" w:space="0" w:color="auto"/>
                    <w:bottom w:val="none" w:sz="0" w:space="0" w:color="auto"/>
                    <w:right w:val="none" w:sz="0" w:space="0" w:color="auto"/>
                  </w:divBdr>
                </w:div>
                <w:div w:id="1704480933">
                  <w:marLeft w:val="0"/>
                  <w:marRight w:val="0"/>
                  <w:marTop w:val="0"/>
                  <w:marBottom w:val="0"/>
                  <w:divBdr>
                    <w:top w:val="none" w:sz="0" w:space="0" w:color="auto"/>
                    <w:left w:val="none" w:sz="0" w:space="0" w:color="auto"/>
                    <w:bottom w:val="none" w:sz="0" w:space="0" w:color="auto"/>
                    <w:right w:val="none" w:sz="0" w:space="0" w:color="auto"/>
                  </w:divBdr>
                </w:div>
                <w:div w:id="1704745487">
                  <w:marLeft w:val="0"/>
                  <w:marRight w:val="0"/>
                  <w:marTop w:val="0"/>
                  <w:marBottom w:val="0"/>
                  <w:divBdr>
                    <w:top w:val="none" w:sz="0" w:space="0" w:color="auto"/>
                    <w:left w:val="none" w:sz="0" w:space="0" w:color="auto"/>
                    <w:bottom w:val="none" w:sz="0" w:space="0" w:color="auto"/>
                    <w:right w:val="none" w:sz="0" w:space="0" w:color="auto"/>
                  </w:divBdr>
                </w:div>
                <w:div w:id="1709181929">
                  <w:marLeft w:val="0"/>
                  <w:marRight w:val="0"/>
                  <w:marTop w:val="0"/>
                  <w:marBottom w:val="0"/>
                  <w:divBdr>
                    <w:top w:val="none" w:sz="0" w:space="0" w:color="auto"/>
                    <w:left w:val="none" w:sz="0" w:space="0" w:color="auto"/>
                    <w:bottom w:val="none" w:sz="0" w:space="0" w:color="auto"/>
                    <w:right w:val="none" w:sz="0" w:space="0" w:color="auto"/>
                  </w:divBdr>
                </w:div>
                <w:div w:id="1709454595">
                  <w:marLeft w:val="0"/>
                  <w:marRight w:val="0"/>
                  <w:marTop w:val="0"/>
                  <w:marBottom w:val="0"/>
                  <w:divBdr>
                    <w:top w:val="none" w:sz="0" w:space="0" w:color="auto"/>
                    <w:left w:val="none" w:sz="0" w:space="0" w:color="auto"/>
                    <w:bottom w:val="none" w:sz="0" w:space="0" w:color="auto"/>
                    <w:right w:val="none" w:sz="0" w:space="0" w:color="auto"/>
                  </w:divBdr>
                </w:div>
                <w:div w:id="1712463449">
                  <w:marLeft w:val="0"/>
                  <w:marRight w:val="0"/>
                  <w:marTop w:val="0"/>
                  <w:marBottom w:val="0"/>
                  <w:divBdr>
                    <w:top w:val="none" w:sz="0" w:space="0" w:color="auto"/>
                    <w:left w:val="none" w:sz="0" w:space="0" w:color="auto"/>
                    <w:bottom w:val="none" w:sz="0" w:space="0" w:color="auto"/>
                    <w:right w:val="none" w:sz="0" w:space="0" w:color="auto"/>
                  </w:divBdr>
                </w:div>
                <w:div w:id="1712918066">
                  <w:marLeft w:val="0"/>
                  <w:marRight w:val="0"/>
                  <w:marTop w:val="0"/>
                  <w:marBottom w:val="0"/>
                  <w:divBdr>
                    <w:top w:val="none" w:sz="0" w:space="0" w:color="auto"/>
                    <w:left w:val="none" w:sz="0" w:space="0" w:color="auto"/>
                    <w:bottom w:val="none" w:sz="0" w:space="0" w:color="auto"/>
                    <w:right w:val="none" w:sz="0" w:space="0" w:color="auto"/>
                  </w:divBdr>
                </w:div>
                <w:div w:id="1720083156">
                  <w:marLeft w:val="0"/>
                  <w:marRight w:val="0"/>
                  <w:marTop w:val="0"/>
                  <w:marBottom w:val="0"/>
                  <w:divBdr>
                    <w:top w:val="none" w:sz="0" w:space="0" w:color="auto"/>
                    <w:left w:val="none" w:sz="0" w:space="0" w:color="auto"/>
                    <w:bottom w:val="none" w:sz="0" w:space="0" w:color="auto"/>
                    <w:right w:val="none" w:sz="0" w:space="0" w:color="auto"/>
                  </w:divBdr>
                </w:div>
                <w:div w:id="1722048515">
                  <w:marLeft w:val="0"/>
                  <w:marRight w:val="0"/>
                  <w:marTop w:val="0"/>
                  <w:marBottom w:val="0"/>
                  <w:divBdr>
                    <w:top w:val="none" w:sz="0" w:space="0" w:color="auto"/>
                    <w:left w:val="none" w:sz="0" w:space="0" w:color="auto"/>
                    <w:bottom w:val="none" w:sz="0" w:space="0" w:color="auto"/>
                    <w:right w:val="none" w:sz="0" w:space="0" w:color="auto"/>
                  </w:divBdr>
                </w:div>
                <w:div w:id="1723557626">
                  <w:marLeft w:val="0"/>
                  <w:marRight w:val="0"/>
                  <w:marTop w:val="0"/>
                  <w:marBottom w:val="0"/>
                  <w:divBdr>
                    <w:top w:val="none" w:sz="0" w:space="0" w:color="auto"/>
                    <w:left w:val="none" w:sz="0" w:space="0" w:color="auto"/>
                    <w:bottom w:val="none" w:sz="0" w:space="0" w:color="auto"/>
                    <w:right w:val="none" w:sz="0" w:space="0" w:color="auto"/>
                  </w:divBdr>
                </w:div>
                <w:div w:id="1731466209">
                  <w:marLeft w:val="0"/>
                  <w:marRight w:val="0"/>
                  <w:marTop w:val="0"/>
                  <w:marBottom w:val="0"/>
                  <w:divBdr>
                    <w:top w:val="none" w:sz="0" w:space="0" w:color="auto"/>
                    <w:left w:val="none" w:sz="0" w:space="0" w:color="auto"/>
                    <w:bottom w:val="none" w:sz="0" w:space="0" w:color="auto"/>
                    <w:right w:val="none" w:sz="0" w:space="0" w:color="auto"/>
                  </w:divBdr>
                </w:div>
                <w:div w:id="1731995630">
                  <w:marLeft w:val="0"/>
                  <w:marRight w:val="0"/>
                  <w:marTop w:val="0"/>
                  <w:marBottom w:val="0"/>
                  <w:divBdr>
                    <w:top w:val="none" w:sz="0" w:space="0" w:color="auto"/>
                    <w:left w:val="none" w:sz="0" w:space="0" w:color="auto"/>
                    <w:bottom w:val="none" w:sz="0" w:space="0" w:color="auto"/>
                    <w:right w:val="none" w:sz="0" w:space="0" w:color="auto"/>
                  </w:divBdr>
                </w:div>
                <w:div w:id="1732189784">
                  <w:marLeft w:val="0"/>
                  <w:marRight w:val="0"/>
                  <w:marTop w:val="0"/>
                  <w:marBottom w:val="0"/>
                  <w:divBdr>
                    <w:top w:val="none" w:sz="0" w:space="0" w:color="auto"/>
                    <w:left w:val="none" w:sz="0" w:space="0" w:color="auto"/>
                    <w:bottom w:val="none" w:sz="0" w:space="0" w:color="auto"/>
                    <w:right w:val="none" w:sz="0" w:space="0" w:color="auto"/>
                  </w:divBdr>
                </w:div>
                <w:div w:id="1737703525">
                  <w:marLeft w:val="0"/>
                  <w:marRight w:val="0"/>
                  <w:marTop w:val="0"/>
                  <w:marBottom w:val="0"/>
                  <w:divBdr>
                    <w:top w:val="none" w:sz="0" w:space="0" w:color="auto"/>
                    <w:left w:val="none" w:sz="0" w:space="0" w:color="auto"/>
                    <w:bottom w:val="none" w:sz="0" w:space="0" w:color="auto"/>
                    <w:right w:val="none" w:sz="0" w:space="0" w:color="auto"/>
                  </w:divBdr>
                </w:div>
                <w:div w:id="1740051157">
                  <w:marLeft w:val="0"/>
                  <w:marRight w:val="0"/>
                  <w:marTop w:val="0"/>
                  <w:marBottom w:val="0"/>
                  <w:divBdr>
                    <w:top w:val="none" w:sz="0" w:space="0" w:color="auto"/>
                    <w:left w:val="none" w:sz="0" w:space="0" w:color="auto"/>
                    <w:bottom w:val="none" w:sz="0" w:space="0" w:color="auto"/>
                    <w:right w:val="none" w:sz="0" w:space="0" w:color="auto"/>
                  </w:divBdr>
                </w:div>
                <w:div w:id="1740977090">
                  <w:marLeft w:val="0"/>
                  <w:marRight w:val="0"/>
                  <w:marTop w:val="0"/>
                  <w:marBottom w:val="0"/>
                  <w:divBdr>
                    <w:top w:val="none" w:sz="0" w:space="0" w:color="auto"/>
                    <w:left w:val="none" w:sz="0" w:space="0" w:color="auto"/>
                    <w:bottom w:val="none" w:sz="0" w:space="0" w:color="auto"/>
                    <w:right w:val="none" w:sz="0" w:space="0" w:color="auto"/>
                  </w:divBdr>
                </w:div>
                <w:div w:id="1747653979">
                  <w:marLeft w:val="0"/>
                  <w:marRight w:val="0"/>
                  <w:marTop w:val="0"/>
                  <w:marBottom w:val="0"/>
                  <w:divBdr>
                    <w:top w:val="none" w:sz="0" w:space="0" w:color="auto"/>
                    <w:left w:val="none" w:sz="0" w:space="0" w:color="auto"/>
                    <w:bottom w:val="none" w:sz="0" w:space="0" w:color="auto"/>
                    <w:right w:val="none" w:sz="0" w:space="0" w:color="auto"/>
                  </w:divBdr>
                </w:div>
                <w:div w:id="1748377628">
                  <w:marLeft w:val="0"/>
                  <w:marRight w:val="0"/>
                  <w:marTop w:val="0"/>
                  <w:marBottom w:val="0"/>
                  <w:divBdr>
                    <w:top w:val="none" w:sz="0" w:space="0" w:color="auto"/>
                    <w:left w:val="none" w:sz="0" w:space="0" w:color="auto"/>
                    <w:bottom w:val="none" w:sz="0" w:space="0" w:color="auto"/>
                    <w:right w:val="none" w:sz="0" w:space="0" w:color="auto"/>
                  </w:divBdr>
                </w:div>
                <w:div w:id="1748650646">
                  <w:marLeft w:val="0"/>
                  <w:marRight w:val="0"/>
                  <w:marTop w:val="0"/>
                  <w:marBottom w:val="0"/>
                  <w:divBdr>
                    <w:top w:val="none" w:sz="0" w:space="0" w:color="auto"/>
                    <w:left w:val="none" w:sz="0" w:space="0" w:color="auto"/>
                    <w:bottom w:val="none" w:sz="0" w:space="0" w:color="auto"/>
                    <w:right w:val="none" w:sz="0" w:space="0" w:color="auto"/>
                  </w:divBdr>
                </w:div>
                <w:div w:id="1748961653">
                  <w:marLeft w:val="0"/>
                  <w:marRight w:val="0"/>
                  <w:marTop w:val="0"/>
                  <w:marBottom w:val="0"/>
                  <w:divBdr>
                    <w:top w:val="none" w:sz="0" w:space="0" w:color="auto"/>
                    <w:left w:val="none" w:sz="0" w:space="0" w:color="auto"/>
                    <w:bottom w:val="none" w:sz="0" w:space="0" w:color="auto"/>
                    <w:right w:val="none" w:sz="0" w:space="0" w:color="auto"/>
                  </w:divBdr>
                </w:div>
                <w:div w:id="1754203265">
                  <w:marLeft w:val="0"/>
                  <w:marRight w:val="0"/>
                  <w:marTop w:val="0"/>
                  <w:marBottom w:val="0"/>
                  <w:divBdr>
                    <w:top w:val="none" w:sz="0" w:space="0" w:color="auto"/>
                    <w:left w:val="none" w:sz="0" w:space="0" w:color="auto"/>
                    <w:bottom w:val="none" w:sz="0" w:space="0" w:color="auto"/>
                    <w:right w:val="none" w:sz="0" w:space="0" w:color="auto"/>
                  </w:divBdr>
                </w:div>
                <w:div w:id="1755325050">
                  <w:marLeft w:val="0"/>
                  <w:marRight w:val="0"/>
                  <w:marTop w:val="0"/>
                  <w:marBottom w:val="0"/>
                  <w:divBdr>
                    <w:top w:val="none" w:sz="0" w:space="0" w:color="auto"/>
                    <w:left w:val="none" w:sz="0" w:space="0" w:color="auto"/>
                    <w:bottom w:val="none" w:sz="0" w:space="0" w:color="auto"/>
                    <w:right w:val="none" w:sz="0" w:space="0" w:color="auto"/>
                  </w:divBdr>
                </w:div>
                <w:div w:id="1755929862">
                  <w:marLeft w:val="0"/>
                  <w:marRight w:val="0"/>
                  <w:marTop w:val="0"/>
                  <w:marBottom w:val="0"/>
                  <w:divBdr>
                    <w:top w:val="none" w:sz="0" w:space="0" w:color="auto"/>
                    <w:left w:val="none" w:sz="0" w:space="0" w:color="auto"/>
                    <w:bottom w:val="none" w:sz="0" w:space="0" w:color="auto"/>
                    <w:right w:val="none" w:sz="0" w:space="0" w:color="auto"/>
                  </w:divBdr>
                </w:div>
                <w:div w:id="1757553025">
                  <w:marLeft w:val="0"/>
                  <w:marRight w:val="0"/>
                  <w:marTop w:val="0"/>
                  <w:marBottom w:val="0"/>
                  <w:divBdr>
                    <w:top w:val="none" w:sz="0" w:space="0" w:color="auto"/>
                    <w:left w:val="none" w:sz="0" w:space="0" w:color="auto"/>
                    <w:bottom w:val="none" w:sz="0" w:space="0" w:color="auto"/>
                    <w:right w:val="none" w:sz="0" w:space="0" w:color="auto"/>
                  </w:divBdr>
                </w:div>
                <w:div w:id="1758790357">
                  <w:marLeft w:val="0"/>
                  <w:marRight w:val="0"/>
                  <w:marTop w:val="0"/>
                  <w:marBottom w:val="0"/>
                  <w:divBdr>
                    <w:top w:val="none" w:sz="0" w:space="0" w:color="auto"/>
                    <w:left w:val="none" w:sz="0" w:space="0" w:color="auto"/>
                    <w:bottom w:val="none" w:sz="0" w:space="0" w:color="auto"/>
                    <w:right w:val="none" w:sz="0" w:space="0" w:color="auto"/>
                  </w:divBdr>
                </w:div>
                <w:div w:id="1761633921">
                  <w:marLeft w:val="0"/>
                  <w:marRight w:val="0"/>
                  <w:marTop w:val="0"/>
                  <w:marBottom w:val="0"/>
                  <w:divBdr>
                    <w:top w:val="none" w:sz="0" w:space="0" w:color="auto"/>
                    <w:left w:val="none" w:sz="0" w:space="0" w:color="auto"/>
                    <w:bottom w:val="none" w:sz="0" w:space="0" w:color="auto"/>
                    <w:right w:val="none" w:sz="0" w:space="0" w:color="auto"/>
                  </w:divBdr>
                </w:div>
                <w:div w:id="1763451426">
                  <w:marLeft w:val="0"/>
                  <w:marRight w:val="0"/>
                  <w:marTop w:val="0"/>
                  <w:marBottom w:val="0"/>
                  <w:divBdr>
                    <w:top w:val="none" w:sz="0" w:space="0" w:color="auto"/>
                    <w:left w:val="none" w:sz="0" w:space="0" w:color="auto"/>
                    <w:bottom w:val="none" w:sz="0" w:space="0" w:color="auto"/>
                    <w:right w:val="none" w:sz="0" w:space="0" w:color="auto"/>
                  </w:divBdr>
                </w:div>
                <w:div w:id="1763574175">
                  <w:marLeft w:val="0"/>
                  <w:marRight w:val="0"/>
                  <w:marTop w:val="0"/>
                  <w:marBottom w:val="0"/>
                  <w:divBdr>
                    <w:top w:val="none" w:sz="0" w:space="0" w:color="auto"/>
                    <w:left w:val="none" w:sz="0" w:space="0" w:color="auto"/>
                    <w:bottom w:val="none" w:sz="0" w:space="0" w:color="auto"/>
                    <w:right w:val="none" w:sz="0" w:space="0" w:color="auto"/>
                  </w:divBdr>
                </w:div>
                <w:div w:id="1765104027">
                  <w:marLeft w:val="0"/>
                  <w:marRight w:val="0"/>
                  <w:marTop w:val="0"/>
                  <w:marBottom w:val="0"/>
                  <w:divBdr>
                    <w:top w:val="none" w:sz="0" w:space="0" w:color="auto"/>
                    <w:left w:val="none" w:sz="0" w:space="0" w:color="auto"/>
                    <w:bottom w:val="none" w:sz="0" w:space="0" w:color="auto"/>
                    <w:right w:val="none" w:sz="0" w:space="0" w:color="auto"/>
                  </w:divBdr>
                </w:div>
                <w:div w:id="1767068085">
                  <w:marLeft w:val="0"/>
                  <w:marRight w:val="0"/>
                  <w:marTop w:val="0"/>
                  <w:marBottom w:val="0"/>
                  <w:divBdr>
                    <w:top w:val="none" w:sz="0" w:space="0" w:color="auto"/>
                    <w:left w:val="none" w:sz="0" w:space="0" w:color="auto"/>
                    <w:bottom w:val="none" w:sz="0" w:space="0" w:color="auto"/>
                    <w:right w:val="none" w:sz="0" w:space="0" w:color="auto"/>
                  </w:divBdr>
                </w:div>
                <w:div w:id="1767268237">
                  <w:marLeft w:val="0"/>
                  <w:marRight w:val="0"/>
                  <w:marTop w:val="0"/>
                  <w:marBottom w:val="0"/>
                  <w:divBdr>
                    <w:top w:val="none" w:sz="0" w:space="0" w:color="auto"/>
                    <w:left w:val="none" w:sz="0" w:space="0" w:color="auto"/>
                    <w:bottom w:val="none" w:sz="0" w:space="0" w:color="auto"/>
                    <w:right w:val="none" w:sz="0" w:space="0" w:color="auto"/>
                  </w:divBdr>
                </w:div>
                <w:div w:id="1767579212">
                  <w:marLeft w:val="0"/>
                  <w:marRight w:val="0"/>
                  <w:marTop w:val="0"/>
                  <w:marBottom w:val="0"/>
                  <w:divBdr>
                    <w:top w:val="none" w:sz="0" w:space="0" w:color="auto"/>
                    <w:left w:val="none" w:sz="0" w:space="0" w:color="auto"/>
                    <w:bottom w:val="none" w:sz="0" w:space="0" w:color="auto"/>
                    <w:right w:val="none" w:sz="0" w:space="0" w:color="auto"/>
                  </w:divBdr>
                </w:div>
                <w:div w:id="1768231728">
                  <w:marLeft w:val="0"/>
                  <w:marRight w:val="0"/>
                  <w:marTop w:val="0"/>
                  <w:marBottom w:val="0"/>
                  <w:divBdr>
                    <w:top w:val="none" w:sz="0" w:space="0" w:color="auto"/>
                    <w:left w:val="none" w:sz="0" w:space="0" w:color="auto"/>
                    <w:bottom w:val="none" w:sz="0" w:space="0" w:color="auto"/>
                    <w:right w:val="none" w:sz="0" w:space="0" w:color="auto"/>
                  </w:divBdr>
                </w:div>
                <w:div w:id="1768573422">
                  <w:marLeft w:val="0"/>
                  <w:marRight w:val="0"/>
                  <w:marTop w:val="0"/>
                  <w:marBottom w:val="0"/>
                  <w:divBdr>
                    <w:top w:val="none" w:sz="0" w:space="0" w:color="auto"/>
                    <w:left w:val="none" w:sz="0" w:space="0" w:color="auto"/>
                    <w:bottom w:val="none" w:sz="0" w:space="0" w:color="auto"/>
                    <w:right w:val="none" w:sz="0" w:space="0" w:color="auto"/>
                  </w:divBdr>
                </w:div>
                <w:div w:id="1770809883">
                  <w:marLeft w:val="0"/>
                  <w:marRight w:val="0"/>
                  <w:marTop w:val="0"/>
                  <w:marBottom w:val="0"/>
                  <w:divBdr>
                    <w:top w:val="none" w:sz="0" w:space="0" w:color="auto"/>
                    <w:left w:val="none" w:sz="0" w:space="0" w:color="auto"/>
                    <w:bottom w:val="none" w:sz="0" w:space="0" w:color="auto"/>
                    <w:right w:val="none" w:sz="0" w:space="0" w:color="auto"/>
                  </w:divBdr>
                </w:div>
                <w:div w:id="1778716503">
                  <w:marLeft w:val="0"/>
                  <w:marRight w:val="0"/>
                  <w:marTop w:val="0"/>
                  <w:marBottom w:val="0"/>
                  <w:divBdr>
                    <w:top w:val="none" w:sz="0" w:space="0" w:color="auto"/>
                    <w:left w:val="none" w:sz="0" w:space="0" w:color="auto"/>
                    <w:bottom w:val="none" w:sz="0" w:space="0" w:color="auto"/>
                    <w:right w:val="none" w:sz="0" w:space="0" w:color="auto"/>
                  </w:divBdr>
                </w:div>
                <w:div w:id="1779183269">
                  <w:marLeft w:val="0"/>
                  <w:marRight w:val="0"/>
                  <w:marTop w:val="0"/>
                  <w:marBottom w:val="0"/>
                  <w:divBdr>
                    <w:top w:val="none" w:sz="0" w:space="0" w:color="auto"/>
                    <w:left w:val="none" w:sz="0" w:space="0" w:color="auto"/>
                    <w:bottom w:val="none" w:sz="0" w:space="0" w:color="auto"/>
                    <w:right w:val="none" w:sz="0" w:space="0" w:color="auto"/>
                  </w:divBdr>
                </w:div>
                <w:div w:id="1780445412">
                  <w:marLeft w:val="0"/>
                  <w:marRight w:val="0"/>
                  <w:marTop w:val="0"/>
                  <w:marBottom w:val="0"/>
                  <w:divBdr>
                    <w:top w:val="none" w:sz="0" w:space="0" w:color="auto"/>
                    <w:left w:val="none" w:sz="0" w:space="0" w:color="auto"/>
                    <w:bottom w:val="none" w:sz="0" w:space="0" w:color="auto"/>
                    <w:right w:val="none" w:sz="0" w:space="0" w:color="auto"/>
                  </w:divBdr>
                </w:div>
                <w:div w:id="1781030792">
                  <w:marLeft w:val="0"/>
                  <w:marRight w:val="0"/>
                  <w:marTop w:val="0"/>
                  <w:marBottom w:val="0"/>
                  <w:divBdr>
                    <w:top w:val="none" w:sz="0" w:space="0" w:color="auto"/>
                    <w:left w:val="none" w:sz="0" w:space="0" w:color="auto"/>
                    <w:bottom w:val="none" w:sz="0" w:space="0" w:color="auto"/>
                    <w:right w:val="none" w:sz="0" w:space="0" w:color="auto"/>
                  </w:divBdr>
                </w:div>
                <w:div w:id="1785467438">
                  <w:marLeft w:val="0"/>
                  <w:marRight w:val="0"/>
                  <w:marTop w:val="0"/>
                  <w:marBottom w:val="0"/>
                  <w:divBdr>
                    <w:top w:val="none" w:sz="0" w:space="0" w:color="auto"/>
                    <w:left w:val="none" w:sz="0" w:space="0" w:color="auto"/>
                    <w:bottom w:val="none" w:sz="0" w:space="0" w:color="auto"/>
                    <w:right w:val="none" w:sz="0" w:space="0" w:color="auto"/>
                  </w:divBdr>
                </w:div>
                <w:div w:id="1785885130">
                  <w:marLeft w:val="0"/>
                  <w:marRight w:val="0"/>
                  <w:marTop w:val="0"/>
                  <w:marBottom w:val="0"/>
                  <w:divBdr>
                    <w:top w:val="none" w:sz="0" w:space="0" w:color="auto"/>
                    <w:left w:val="none" w:sz="0" w:space="0" w:color="auto"/>
                    <w:bottom w:val="none" w:sz="0" w:space="0" w:color="auto"/>
                    <w:right w:val="none" w:sz="0" w:space="0" w:color="auto"/>
                  </w:divBdr>
                </w:div>
                <w:div w:id="1786844915">
                  <w:marLeft w:val="0"/>
                  <w:marRight w:val="0"/>
                  <w:marTop w:val="0"/>
                  <w:marBottom w:val="0"/>
                  <w:divBdr>
                    <w:top w:val="none" w:sz="0" w:space="0" w:color="auto"/>
                    <w:left w:val="none" w:sz="0" w:space="0" w:color="auto"/>
                    <w:bottom w:val="none" w:sz="0" w:space="0" w:color="auto"/>
                    <w:right w:val="none" w:sz="0" w:space="0" w:color="auto"/>
                  </w:divBdr>
                </w:div>
                <w:div w:id="1787238680">
                  <w:marLeft w:val="0"/>
                  <w:marRight w:val="0"/>
                  <w:marTop w:val="0"/>
                  <w:marBottom w:val="0"/>
                  <w:divBdr>
                    <w:top w:val="none" w:sz="0" w:space="0" w:color="auto"/>
                    <w:left w:val="none" w:sz="0" w:space="0" w:color="auto"/>
                    <w:bottom w:val="none" w:sz="0" w:space="0" w:color="auto"/>
                    <w:right w:val="none" w:sz="0" w:space="0" w:color="auto"/>
                  </w:divBdr>
                </w:div>
                <w:div w:id="1790582536">
                  <w:marLeft w:val="0"/>
                  <w:marRight w:val="0"/>
                  <w:marTop w:val="0"/>
                  <w:marBottom w:val="0"/>
                  <w:divBdr>
                    <w:top w:val="none" w:sz="0" w:space="0" w:color="auto"/>
                    <w:left w:val="none" w:sz="0" w:space="0" w:color="auto"/>
                    <w:bottom w:val="none" w:sz="0" w:space="0" w:color="auto"/>
                    <w:right w:val="none" w:sz="0" w:space="0" w:color="auto"/>
                  </w:divBdr>
                </w:div>
                <w:div w:id="1790778579">
                  <w:marLeft w:val="0"/>
                  <w:marRight w:val="0"/>
                  <w:marTop w:val="0"/>
                  <w:marBottom w:val="0"/>
                  <w:divBdr>
                    <w:top w:val="none" w:sz="0" w:space="0" w:color="auto"/>
                    <w:left w:val="none" w:sz="0" w:space="0" w:color="auto"/>
                    <w:bottom w:val="none" w:sz="0" w:space="0" w:color="auto"/>
                    <w:right w:val="none" w:sz="0" w:space="0" w:color="auto"/>
                  </w:divBdr>
                </w:div>
                <w:div w:id="1794791151">
                  <w:marLeft w:val="0"/>
                  <w:marRight w:val="0"/>
                  <w:marTop w:val="0"/>
                  <w:marBottom w:val="0"/>
                  <w:divBdr>
                    <w:top w:val="none" w:sz="0" w:space="0" w:color="auto"/>
                    <w:left w:val="none" w:sz="0" w:space="0" w:color="auto"/>
                    <w:bottom w:val="none" w:sz="0" w:space="0" w:color="auto"/>
                    <w:right w:val="none" w:sz="0" w:space="0" w:color="auto"/>
                  </w:divBdr>
                </w:div>
                <w:div w:id="1797026043">
                  <w:marLeft w:val="0"/>
                  <w:marRight w:val="0"/>
                  <w:marTop w:val="0"/>
                  <w:marBottom w:val="0"/>
                  <w:divBdr>
                    <w:top w:val="none" w:sz="0" w:space="0" w:color="auto"/>
                    <w:left w:val="none" w:sz="0" w:space="0" w:color="auto"/>
                    <w:bottom w:val="none" w:sz="0" w:space="0" w:color="auto"/>
                    <w:right w:val="none" w:sz="0" w:space="0" w:color="auto"/>
                  </w:divBdr>
                </w:div>
                <w:div w:id="1800418985">
                  <w:marLeft w:val="0"/>
                  <w:marRight w:val="0"/>
                  <w:marTop w:val="0"/>
                  <w:marBottom w:val="0"/>
                  <w:divBdr>
                    <w:top w:val="none" w:sz="0" w:space="0" w:color="auto"/>
                    <w:left w:val="none" w:sz="0" w:space="0" w:color="auto"/>
                    <w:bottom w:val="none" w:sz="0" w:space="0" w:color="auto"/>
                    <w:right w:val="none" w:sz="0" w:space="0" w:color="auto"/>
                  </w:divBdr>
                </w:div>
                <w:div w:id="1801613113">
                  <w:marLeft w:val="0"/>
                  <w:marRight w:val="0"/>
                  <w:marTop w:val="0"/>
                  <w:marBottom w:val="0"/>
                  <w:divBdr>
                    <w:top w:val="none" w:sz="0" w:space="0" w:color="auto"/>
                    <w:left w:val="none" w:sz="0" w:space="0" w:color="auto"/>
                    <w:bottom w:val="none" w:sz="0" w:space="0" w:color="auto"/>
                    <w:right w:val="none" w:sz="0" w:space="0" w:color="auto"/>
                  </w:divBdr>
                </w:div>
                <w:div w:id="1811971507">
                  <w:marLeft w:val="0"/>
                  <w:marRight w:val="0"/>
                  <w:marTop w:val="0"/>
                  <w:marBottom w:val="0"/>
                  <w:divBdr>
                    <w:top w:val="none" w:sz="0" w:space="0" w:color="auto"/>
                    <w:left w:val="none" w:sz="0" w:space="0" w:color="auto"/>
                    <w:bottom w:val="none" w:sz="0" w:space="0" w:color="auto"/>
                    <w:right w:val="none" w:sz="0" w:space="0" w:color="auto"/>
                  </w:divBdr>
                </w:div>
                <w:div w:id="1813713438">
                  <w:marLeft w:val="0"/>
                  <w:marRight w:val="0"/>
                  <w:marTop w:val="0"/>
                  <w:marBottom w:val="0"/>
                  <w:divBdr>
                    <w:top w:val="none" w:sz="0" w:space="0" w:color="auto"/>
                    <w:left w:val="none" w:sz="0" w:space="0" w:color="auto"/>
                    <w:bottom w:val="none" w:sz="0" w:space="0" w:color="auto"/>
                    <w:right w:val="none" w:sz="0" w:space="0" w:color="auto"/>
                  </w:divBdr>
                </w:div>
                <w:div w:id="1817994775">
                  <w:marLeft w:val="0"/>
                  <w:marRight w:val="0"/>
                  <w:marTop w:val="0"/>
                  <w:marBottom w:val="0"/>
                  <w:divBdr>
                    <w:top w:val="none" w:sz="0" w:space="0" w:color="auto"/>
                    <w:left w:val="none" w:sz="0" w:space="0" w:color="auto"/>
                    <w:bottom w:val="none" w:sz="0" w:space="0" w:color="auto"/>
                    <w:right w:val="none" w:sz="0" w:space="0" w:color="auto"/>
                  </w:divBdr>
                </w:div>
                <w:div w:id="1822039844">
                  <w:marLeft w:val="0"/>
                  <w:marRight w:val="0"/>
                  <w:marTop w:val="0"/>
                  <w:marBottom w:val="0"/>
                  <w:divBdr>
                    <w:top w:val="none" w:sz="0" w:space="0" w:color="auto"/>
                    <w:left w:val="none" w:sz="0" w:space="0" w:color="auto"/>
                    <w:bottom w:val="none" w:sz="0" w:space="0" w:color="auto"/>
                    <w:right w:val="none" w:sz="0" w:space="0" w:color="auto"/>
                  </w:divBdr>
                </w:div>
                <w:div w:id="1822041531">
                  <w:marLeft w:val="0"/>
                  <w:marRight w:val="0"/>
                  <w:marTop w:val="0"/>
                  <w:marBottom w:val="0"/>
                  <w:divBdr>
                    <w:top w:val="none" w:sz="0" w:space="0" w:color="auto"/>
                    <w:left w:val="none" w:sz="0" w:space="0" w:color="auto"/>
                    <w:bottom w:val="none" w:sz="0" w:space="0" w:color="auto"/>
                    <w:right w:val="none" w:sz="0" w:space="0" w:color="auto"/>
                  </w:divBdr>
                </w:div>
                <w:div w:id="1826436284">
                  <w:marLeft w:val="0"/>
                  <w:marRight w:val="0"/>
                  <w:marTop w:val="0"/>
                  <w:marBottom w:val="0"/>
                  <w:divBdr>
                    <w:top w:val="none" w:sz="0" w:space="0" w:color="auto"/>
                    <w:left w:val="none" w:sz="0" w:space="0" w:color="auto"/>
                    <w:bottom w:val="none" w:sz="0" w:space="0" w:color="auto"/>
                    <w:right w:val="none" w:sz="0" w:space="0" w:color="auto"/>
                  </w:divBdr>
                </w:div>
                <w:div w:id="1828401458">
                  <w:marLeft w:val="0"/>
                  <w:marRight w:val="0"/>
                  <w:marTop w:val="0"/>
                  <w:marBottom w:val="0"/>
                  <w:divBdr>
                    <w:top w:val="none" w:sz="0" w:space="0" w:color="auto"/>
                    <w:left w:val="none" w:sz="0" w:space="0" w:color="auto"/>
                    <w:bottom w:val="none" w:sz="0" w:space="0" w:color="auto"/>
                    <w:right w:val="none" w:sz="0" w:space="0" w:color="auto"/>
                  </w:divBdr>
                </w:div>
                <w:div w:id="1831173252">
                  <w:marLeft w:val="0"/>
                  <w:marRight w:val="0"/>
                  <w:marTop w:val="0"/>
                  <w:marBottom w:val="0"/>
                  <w:divBdr>
                    <w:top w:val="none" w:sz="0" w:space="0" w:color="auto"/>
                    <w:left w:val="none" w:sz="0" w:space="0" w:color="auto"/>
                    <w:bottom w:val="none" w:sz="0" w:space="0" w:color="auto"/>
                    <w:right w:val="none" w:sz="0" w:space="0" w:color="auto"/>
                  </w:divBdr>
                </w:div>
                <w:div w:id="1832522923">
                  <w:marLeft w:val="0"/>
                  <w:marRight w:val="0"/>
                  <w:marTop w:val="0"/>
                  <w:marBottom w:val="0"/>
                  <w:divBdr>
                    <w:top w:val="none" w:sz="0" w:space="0" w:color="auto"/>
                    <w:left w:val="none" w:sz="0" w:space="0" w:color="auto"/>
                    <w:bottom w:val="none" w:sz="0" w:space="0" w:color="auto"/>
                    <w:right w:val="none" w:sz="0" w:space="0" w:color="auto"/>
                  </w:divBdr>
                </w:div>
                <w:div w:id="1833641817">
                  <w:marLeft w:val="0"/>
                  <w:marRight w:val="0"/>
                  <w:marTop w:val="0"/>
                  <w:marBottom w:val="0"/>
                  <w:divBdr>
                    <w:top w:val="none" w:sz="0" w:space="0" w:color="auto"/>
                    <w:left w:val="none" w:sz="0" w:space="0" w:color="auto"/>
                    <w:bottom w:val="none" w:sz="0" w:space="0" w:color="auto"/>
                    <w:right w:val="none" w:sz="0" w:space="0" w:color="auto"/>
                  </w:divBdr>
                </w:div>
                <w:div w:id="1834450340">
                  <w:marLeft w:val="0"/>
                  <w:marRight w:val="0"/>
                  <w:marTop w:val="0"/>
                  <w:marBottom w:val="0"/>
                  <w:divBdr>
                    <w:top w:val="none" w:sz="0" w:space="0" w:color="auto"/>
                    <w:left w:val="none" w:sz="0" w:space="0" w:color="auto"/>
                    <w:bottom w:val="none" w:sz="0" w:space="0" w:color="auto"/>
                    <w:right w:val="none" w:sz="0" w:space="0" w:color="auto"/>
                  </w:divBdr>
                </w:div>
                <w:div w:id="1834490489">
                  <w:marLeft w:val="0"/>
                  <w:marRight w:val="0"/>
                  <w:marTop w:val="0"/>
                  <w:marBottom w:val="0"/>
                  <w:divBdr>
                    <w:top w:val="none" w:sz="0" w:space="0" w:color="auto"/>
                    <w:left w:val="none" w:sz="0" w:space="0" w:color="auto"/>
                    <w:bottom w:val="none" w:sz="0" w:space="0" w:color="auto"/>
                    <w:right w:val="none" w:sz="0" w:space="0" w:color="auto"/>
                  </w:divBdr>
                </w:div>
                <w:div w:id="1839080747">
                  <w:marLeft w:val="0"/>
                  <w:marRight w:val="0"/>
                  <w:marTop w:val="0"/>
                  <w:marBottom w:val="0"/>
                  <w:divBdr>
                    <w:top w:val="none" w:sz="0" w:space="0" w:color="auto"/>
                    <w:left w:val="none" w:sz="0" w:space="0" w:color="auto"/>
                    <w:bottom w:val="none" w:sz="0" w:space="0" w:color="auto"/>
                    <w:right w:val="none" w:sz="0" w:space="0" w:color="auto"/>
                  </w:divBdr>
                </w:div>
                <w:div w:id="1846046931">
                  <w:marLeft w:val="0"/>
                  <w:marRight w:val="0"/>
                  <w:marTop w:val="0"/>
                  <w:marBottom w:val="0"/>
                  <w:divBdr>
                    <w:top w:val="none" w:sz="0" w:space="0" w:color="auto"/>
                    <w:left w:val="none" w:sz="0" w:space="0" w:color="auto"/>
                    <w:bottom w:val="none" w:sz="0" w:space="0" w:color="auto"/>
                    <w:right w:val="none" w:sz="0" w:space="0" w:color="auto"/>
                  </w:divBdr>
                </w:div>
                <w:div w:id="1846943494">
                  <w:marLeft w:val="0"/>
                  <w:marRight w:val="0"/>
                  <w:marTop w:val="0"/>
                  <w:marBottom w:val="0"/>
                  <w:divBdr>
                    <w:top w:val="none" w:sz="0" w:space="0" w:color="auto"/>
                    <w:left w:val="none" w:sz="0" w:space="0" w:color="auto"/>
                    <w:bottom w:val="none" w:sz="0" w:space="0" w:color="auto"/>
                    <w:right w:val="none" w:sz="0" w:space="0" w:color="auto"/>
                  </w:divBdr>
                </w:div>
                <w:div w:id="1851871393">
                  <w:marLeft w:val="0"/>
                  <w:marRight w:val="0"/>
                  <w:marTop w:val="0"/>
                  <w:marBottom w:val="0"/>
                  <w:divBdr>
                    <w:top w:val="none" w:sz="0" w:space="0" w:color="auto"/>
                    <w:left w:val="none" w:sz="0" w:space="0" w:color="auto"/>
                    <w:bottom w:val="none" w:sz="0" w:space="0" w:color="auto"/>
                    <w:right w:val="none" w:sz="0" w:space="0" w:color="auto"/>
                  </w:divBdr>
                </w:div>
                <w:div w:id="1852865713">
                  <w:marLeft w:val="0"/>
                  <w:marRight w:val="0"/>
                  <w:marTop w:val="0"/>
                  <w:marBottom w:val="0"/>
                  <w:divBdr>
                    <w:top w:val="none" w:sz="0" w:space="0" w:color="auto"/>
                    <w:left w:val="none" w:sz="0" w:space="0" w:color="auto"/>
                    <w:bottom w:val="none" w:sz="0" w:space="0" w:color="auto"/>
                    <w:right w:val="none" w:sz="0" w:space="0" w:color="auto"/>
                  </w:divBdr>
                </w:div>
                <w:div w:id="1854028393">
                  <w:marLeft w:val="0"/>
                  <w:marRight w:val="0"/>
                  <w:marTop w:val="0"/>
                  <w:marBottom w:val="0"/>
                  <w:divBdr>
                    <w:top w:val="none" w:sz="0" w:space="0" w:color="auto"/>
                    <w:left w:val="none" w:sz="0" w:space="0" w:color="auto"/>
                    <w:bottom w:val="none" w:sz="0" w:space="0" w:color="auto"/>
                    <w:right w:val="none" w:sz="0" w:space="0" w:color="auto"/>
                  </w:divBdr>
                </w:div>
                <w:div w:id="1855143065">
                  <w:marLeft w:val="0"/>
                  <w:marRight w:val="0"/>
                  <w:marTop w:val="0"/>
                  <w:marBottom w:val="0"/>
                  <w:divBdr>
                    <w:top w:val="none" w:sz="0" w:space="0" w:color="auto"/>
                    <w:left w:val="none" w:sz="0" w:space="0" w:color="auto"/>
                    <w:bottom w:val="none" w:sz="0" w:space="0" w:color="auto"/>
                    <w:right w:val="none" w:sz="0" w:space="0" w:color="auto"/>
                  </w:divBdr>
                </w:div>
                <w:div w:id="1856383441">
                  <w:marLeft w:val="0"/>
                  <w:marRight w:val="0"/>
                  <w:marTop w:val="0"/>
                  <w:marBottom w:val="0"/>
                  <w:divBdr>
                    <w:top w:val="none" w:sz="0" w:space="0" w:color="auto"/>
                    <w:left w:val="none" w:sz="0" w:space="0" w:color="auto"/>
                    <w:bottom w:val="none" w:sz="0" w:space="0" w:color="auto"/>
                    <w:right w:val="none" w:sz="0" w:space="0" w:color="auto"/>
                  </w:divBdr>
                </w:div>
                <w:div w:id="1857226614">
                  <w:marLeft w:val="0"/>
                  <w:marRight w:val="0"/>
                  <w:marTop w:val="0"/>
                  <w:marBottom w:val="0"/>
                  <w:divBdr>
                    <w:top w:val="none" w:sz="0" w:space="0" w:color="auto"/>
                    <w:left w:val="none" w:sz="0" w:space="0" w:color="auto"/>
                    <w:bottom w:val="none" w:sz="0" w:space="0" w:color="auto"/>
                    <w:right w:val="none" w:sz="0" w:space="0" w:color="auto"/>
                  </w:divBdr>
                </w:div>
                <w:div w:id="1858545119">
                  <w:marLeft w:val="0"/>
                  <w:marRight w:val="0"/>
                  <w:marTop w:val="0"/>
                  <w:marBottom w:val="0"/>
                  <w:divBdr>
                    <w:top w:val="none" w:sz="0" w:space="0" w:color="auto"/>
                    <w:left w:val="none" w:sz="0" w:space="0" w:color="auto"/>
                    <w:bottom w:val="none" w:sz="0" w:space="0" w:color="auto"/>
                    <w:right w:val="none" w:sz="0" w:space="0" w:color="auto"/>
                  </w:divBdr>
                </w:div>
                <w:div w:id="1860315757">
                  <w:marLeft w:val="0"/>
                  <w:marRight w:val="0"/>
                  <w:marTop w:val="0"/>
                  <w:marBottom w:val="0"/>
                  <w:divBdr>
                    <w:top w:val="none" w:sz="0" w:space="0" w:color="auto"/>
                    <w:left w:val="none" w:sz="0" w:space="0" w:color="auto"/>
                    <w:bottom w:val="none" w:sz="0" w:space="0" w:color="auto"/>
                    <w:right w:val="none" w:sz="0" w:space="0" w:color="auto"/>
                  </w:divBdr>
                </w:div>
                <w:div w:id="1865440698">
                  <w:marLeft w:val="0"/>
                  <w:marRight w:val="0"/>
                  <w:marTop w:val="0"/>
                  <w:marBottom w:val="0"/>
                  <w:divBdr>
                    <w:top w:val="none" w:sz="0" w:space="0" w:color="auto"/>
                    <w:left w:val="none" w:sz="0" w:space="0" w:color="auto"/>
                    <w:bottom w:val="none" w:sz="0" w:space="0" w:color="auto"/>
                    <w:right w:val="none" w:sz="0" w:space="0" w:color="auto"/>
                  </w:divBdr>
                </w:div>
                <w:div w:id="1866407195">
                  <w:marLeft w:val="0"/>
                  <w:marRight w:val="0"/>
                  <w:marTop w:val="0"/>
                  <w:marBottom w:val="0"/>
                  <w:divBdr>
                    <w:top w:val="none" w:sz="0" w:space="0" w:color="auto"/>
                    <w:left w:val="none" w:sz="0" w:space="0" w:color="auto"/>
                    <w:bottom w:val="none" w:sz="0" w:space="0" w:color="auto"/>
                    <w:right w:val="none" w:sz="0" w:space="0" w:color="auto"/>
                  </w:divBdr>
                </w:div>
                <w:div w:id="1867674463">
                  <w:marLeft w:val="0"/>
                  <w:marRight w:val="0"/>
                  <w:marTop w:val="0"/>
                  <w:marBottom w:val="0"/>
                  <w:divBdr>
                    <w:top w:val="none" w:sz="0" w:space="0" w:color="auto"/>
                    <w:left w:val="none" w:sz="0" w:space="0" w:color="auto"/>
                    <w:bottom w:val="none" w:sz="0" w:space="0" w:color="auto"/>
                    <w:right w:val="none" w:sz="0" w:space="0" w:color="auto"/>
                  </w:divBdr>
                </w:div>
                <w:div w:id="1870529092">
                  <w:marLeft w:val="0"/>
                  <w:marRight w:val="0"/>
                  <w:marTop w:val="0"/>
                  <w:marBottom w:val="0"/>
                  <w:divBdr>
                    <w:top w:val="none" w:sz="0" w:space="0" w:color="auto"/>
                    <w:left w:val="none" w:sz="0" w:space="0" w:color="auto"/>
                    <w:bottom w:val="none" w:sz="0" w:space="0" w:color="auto"/>
                    <w:right w:val="none" w:sz="0" w:space="0" w:color="auto"/>
                  </w:divBdr>
                </w:div>
                <w:div w:id="1872062556">
                  <w:marLeft w:val="0"/>
                  <w:marRight w:val="0"/>
                  <w:marTop w:val="0"/>
                  <w:marBottom w:val="0"/>
                  <w:divBdr>
                    <w:top w:val="none" w:sz="0" w:space="0" w:color="auto"/>
                    <w:left w:val="none" w:sz="0" w:space="0" w:color="auto"/>
                    <w:bottom w:val="none" w:sz="0" w:space="0" w:color="auto"/>
                    <w:right w:val="none" w:sz="0" w:space="0" w:color="auto"/>
                  </w:divBdr>
                </w:div>
                <w:div w:id="1872919615">
                  <w:marLeft w:val="0"/>
                  <w:marRight w:val="0"/>
                  <w:marTop w:val="0"/>
                  <w:marBottom w:val="0"/>
                  <w:divBdr>
                    <w:top w:val="none" w:sz="0" w:space="0" w:color="auto"/>
                    <w:left w:val="none" w:sz="0" w:space="0" w:color="auto"/>
                    <w:bottom w:val="none" w:sz="0" w:space="0" w:color="auto"/>
                    <w:right w:val="none" w:sz="0" w:space="0" w:color="auto"/>
                  </w:divBdr>
                </w:div>
                <w:div w:id="1873154973">
                  <w:marLeft w:val="0"/>
                  <w:marRight w:val="0"/>
                  <w:marTop w:val="0"/>
                  <w:marBottom w:val="0"/>
                  <w:divBdr>
                    <w:top w:val="none" w:sz="0" w:space="0" w:color="auto"/>
                    <w:left w:val="none" w:sz="0" w:space="0" w:color="auto"/>
                    <w:bottom w:val="none" w:sz="0" w:space="0" w:color="auto"/>
                    <w:right w:val="none" w:sz="0" w:space="0" w:color="auto"/>
                  </w:divBdr>
                </w:div>
                <w:div w:id="1873686844">
                  <w:marLeft w:val="0"/>
                  <w:marRight w:val="0"/>
                  <w:marTop w:val="0"/>
                  <w:marBottom w:val="0"/>
                  <w:divBdr>
                    <w:top w:val="none" w:sz="0" w:space="0" w:color="auto"/>
                    <w:left w:val="none" w:sz="0" w:space="0" w:color="auto"/>
                    <w:bottom w:val="none" w:sz="0" w:space="0" w:color="auto"/>
                    <w:right w:val="none" w:sz="0" w:space="0" w:color="auto"/>
                  </w:divBdr>
                </w:div>
                <w:div w:id="1874030999">
                  <w:marLeft w:val="0"/>
                  <w:marRight w:val="0"/>
                  <w:marTop w:val="0"/>
                  <w:marBottom w:val="0"/>
                  <w:divBdr>
                    <w:top w:val="none" w:sz="0" w:space="0" w:color="auto"/>
                    <w:left w:val="none" w:sz="0" w:space="0" w:color="auto"/>
                    <w:bottom w:val="none" w:sz="0" w:space="0" w:color="auto"/>
                    <w:right w:val="none" w:sz="0" w:space="0" w:color="auto"/>
                  </w:divBdr>
                </w:div>
                <w:div w:id="1874069990">
                  <w:marLeft w:val="0"/>
                  <w:marRight w:val="0"/>
                  <w:marTop w:val="0"/>
                  <w:marBottom w:val="0"/>
                  <w:divBdr>
                    <w:top w:val="none" w:sz="0" w:space="0" w:color="auto"/>
                    <w:left w:val="none" w:sz="0" w:space="0" w:color="auto"/>
                    <w:bottom w:val="none" w:sz="0" w:space="0" w:color="auto"/>
                    <w:right w:val="none" w:sz="0" w:space="0" w:color="auto"/>
                  </w:divBdr>
                </w:div>
                <w:div w:id="1874489626">
                  <w:marLeft w:val="0"/>
                  <w:marRight w:val="0"/>
                  <w:marTop w:val="0"/>
                  <w:marBottom w:val="0"/>
                  <w:divBdr>
                    <w:top w:val="none" w:sz="0" w:space="0" w:color="auto"/>
                    <w:left w:val="none" w:sz="0" w:space="0" w:color="auto"/>
                    <w:bottom w:val="none" w:sz="0" w:space="0" w:color="auto"/>
                    <w:right w:val="none" w:sz="0" w:space="0" w:color="auto"/>
                  </w:divBdr>
                </w:div>
                <w:div w:id="1879198549">
                  <w:marLeft w:val="0"/>
                  <w:marRight w:val="0"/>
                  <w:marTop w:val="0"/>
                  <w:marBottom w:val="0"/>
                  <w:divBdr>
                    <w:top w:val="none" w:sz="0" w:space="0" w:color="auto"/>
                    <w:left w:val="none" w:sz="0" w:space="0" w:color="auto"/>
                    <w:bottom w:val="none" w:sz="0" w:space="0" w:color="auto"/>
                    <w:right w:val="none" w:sz="0" w:space="0" w:color="auto"/>
                  </w:divBdr>
                </w:div>
                <w:div w:id="1880629746">
                  <w:marLeft w:val="0"/>
                  <w:marRight w:val="0"/>
                  <w:marTop w:val="0"/>
                  <w:marBottom w:val="0"/>
                  <w:divBdr>
                    <w:top w:val="none" w:sz="0" w:space="0" w:color="auto"/>
                    <w:left w:val="none" w:sz="0" w:space="0" w:color="auto"/>
                    <w:bottom w:val="none" w:sz="0" w:space="0" w:color="auto"/>
                    <w:right w:val="none" w:sz="0" w:space="0" w:color="auto"/>
                  </w:divBdr>
                </w:div>
                <w:div w:id="1881091557">
                  <w:marLeft w:val="0"/>
                  <w:marRight w:val="0"/>
                  <w:marTop w:val="0"/>
                  <w:marBottom w:val="0"/>
                  <w:divBdr>
                    <w:top w:val="none" w:sz="0" w:space="0" w:color="auto"/>
                    <w:left w:val="none" w:sz="0" w:space="0" w:color="auto"/>
                    <w:bottom w:val="none" w:sz="0" w:space="0" w:color="auto"/>
                    <w:right w:val="none" w:sz="0" w:space="0" w:color="auto"/>
                  </w:divBdr>
                </w:div>
                <w:div w:id="1881358783">
                  <w:marLeft w:val="0"/>
                  <w:marRight w:val="0"/>
                  <w:marTop w:val="0"/>
                  <w:marBottom w:val="0"/>
                  <w:divBdr>
                    <w:top w:val="none" w:sz="0" w:space="0" w:color="auto"/>
                    <w:left w:val="none" w:sz="0" w:space="0" w:color="auto"/>
                    <w:bottom w:val="none" w:sz="0" w:space="0" w:color="auto"/>
                    <w:right w:val="none" w:sz="0" w:space="0" w:color="auto"/>
                  </w:divBdr>
                </w:div>
                <w:div w:id="1883979103">
                  <w:marLeft w:val="0"/>
                  <w:marRight w:val="0"/>
                  <w:marTop w:val="0"/>
                  <w:marBottom w:val="0"/>
                  <w:divBdr>
                    <w:top w:val="none" w:sz="0" w:space="0" w:color="auto"/>
                    <w:left w:val="none" w:sz="0" w:space="0" w:color="auto"/>
                    <w:bottom w:val="none" w:sz="0" w:space="0" w:color="auto"/>
                    <w:right w:val="none" w:sz="0" w:space="0" w:color="auto"/>
                  </w:divBdr>
                </w:div>
                <w:div w:id="1888756263">
                  <w:marLeft w:val="0"/>
                  <w:marRight w:val="0"/>
                  <w:marTop w:val="0"/>
                  <w:marBottom w:val="0"/>
                  <w:divBdr>
                    <w:top w:val="none" w:sz="0" w:space="0" w:color="auto"/>
                    <w:left w:val="none" w:sz="0" w:space="0" w:color="auto"/>
                    <w:bottom w:val="none" w:sz="0" w:space="0" w:color="auto"/>
                    <w:right w:val="none" w:sz="0" w:space="0" w:color="auto"/>
                  </w:divBdr>
                </w:div>
                <w:div w:id="1889682299">
                  <w:marLeft w:val="0"/>
                  <w:marRight w:val="0"/>
                  <w:marTop w:val="0"/>
                  <w:marBottom w:val="0"/>
                  <w:divBdr>
                    <w:top w:val="none" w:sz="0" w:space="0" w:color="auto"/>
                    <w:left w:val="none" w:sz="0" w:space="0" w:color="auto"/>
                    <w:bottom w:val="none" w:sz="0" w:space="0" w:color="auto"/>
                    <w:right w:val="none" w:sz="0" w:space="0" w:color="auto"/>
                  </w:divBdr>
                </w:div>
                <w:div w:id="1891577467">
                  <w:marLeft w:val="0"/>
                  <w:marRight w:val="0"/>
                  <w:marTop w:val="0"/>
                  <w:marBottom w:val="0"/>
                  <w:divBdr>
                    <w:top w:val="none" w:sz="0" w:space="0" w:color="auto"/>
                    <w:left w:val="none" w:sz="0" w:space="0" w:color="auto"/>
                    <w:bottom w:val="none" w:sz="0" w:space="0" w:color="auto"/>
                    <w:right w:val="none" w:sz="0" w:space="0" w:color="auto"/>
                  </w:divBdr>
                </w:div>
                <w:div w:id="1892226797">
                  <w:marLeft w:val="0"/>
                  <w:marRight w:val="0"/>
                  <w:marTop w:val="0"/>
                  <w:marBottom w:val="0"/>
                  <w:divBdr>
                    <w:top w:val="none" w:sz="0" w:space="0" w:color="auto"/>
                    <w:left w:val="none" w:sz="0" w:space="0" w:color="auto"/>
                    <w:bottom w:val="none" w:sz="0" w:space="0" w:color="auto"/>
                    <w:right w:val="none" w:sz="0" w:space="0" w:color="auto"/>
                  </w:divBdr>
                </w:div>
                <w:div w:id="1892811910">
                  <w:marLeft w:val="0"/>
                  <w:marRight w:val="0"/>
                  <w:marTop w:val="0"/>
                  <w:marBottom w:val="0"/>
                  <w:divBdr>
                    <w:top w:val="none" w:sz="0" w:space="0" w:color="auto"/>
                    <w:left w:val="none" w:sz="0" w:space="0" w:color="auto"/>
                    <w:bottom w:val="none" w:sz="0" w:space="0" w:color="auto"/>
                    <w:right w:val="none" w:sz="0" w:space="0" w:color="auto"/>
                  </w:divBdr>
                </w:div>
                <w:div w:id="1895390746">
                  <w:marLeft w:val="0"/>
                  <w:marRight w:val="0"/>
                  <w:marTop w:val="0"/>
                  <w:marBottom w:val="0"/>
                  <w:divBdr>
                    <w:top w:val="none" w:sz="0" w:space="0" w:color="auto"/>
                    <w:left w:val="none" w:sz="0" w:space="0" w:color="auto"/>
                    <w:bottom w:val="none" w:sz="0" w:space="0" w:color="auto"/>
                    <w:right w:val="none" w:sz="0" w:space="0" w:color="auto"/>
                  </w:divBdr>
                </w:div>
                <w:div w:id="1899897033">
                  <w:marLeft w:val="0"/>
                  <w:marRight w:val="0"/>
                  <w:marTop w:val="0"/>
                  <w:marBottom w:val="0"/>
                  <w:divBdr>
                    <w:top w:val="none" w:sz="0" w:space="0" w:color="auto"/>
                    <w:left w:val="none" w:sz="0" w:space="0" w:color="auto"/>
                    <w:bottom w:val="none" w:sz="0" w:space="0" w:color="auto"/>
                    <w:right w:val="none" w:sz="0" w:space="0" w:color="auto"/>
                  </w:divBdr>
                </w:div>
                <w:div w:id="1900095312">
                  <w:marLeft w:val="0"/>
                  <w:marRight w:val="0"/>
                  <w:marTop w:val="0"/>
                  <w:marBottom w:val="0"/>
                  <w:divBdr>
                    <w:top w:val="none" w:sz="0" w:space="0" w:color="auto"/>
                    <w:left w:val="none" w:sz="0" w:space="0" w:color="auto"/>
                    <w:bottom w:val="none" w:sz="0" w:space="0" w:color="auto"/>
                    <w:right w:val="none" w:sz="0" w:space="0" w:color="auto"/>
                  </w:divBdr>
                </w:div>
                <w:div w:id="1900245301">
                  <w:marLeft w:val="0"/>
                  <w:marRight w:val="0"/>
                  <w:marTop w:val="0"/>
                  <w:marBottom w:val="0"/>
                  <w:divBdr>
                    <w:top w:val="none" w:sz="0" w:space="0" w:color="auto"/>
                    <w:left w:val="none" w:sz="0" w:space="0" w:color="auto"/>
                    <w:bottom w:val="none" w:sz="0" w:space="0" w:color="auto"/>
                    <w:right w:val="none" w:sz="0" w:space="0" w:color="auto"/>
                  </w:divBdr>
                </w:div>
                <w:div w:id="1900824884">
                  <w:marLeft w:val="0"/>
                  <w:marRight w:val="0"/>
                  <w:marTop w:val="0"/>
                  <w:marBottom w:val="0"/>
                  <w:divBdr>
                    <w:top w:val="none" w:sz="0" w:space="0" w:color="auto"/>
                    <w:left w:val="none" w:sz="0" w:space="0" w:color="auto"/>
                    <w:bottom w:val="none" w:sz="0" w:space="0" w:color="auto"/>
                    <w:right w:val="none" w:sz="0" w:space="0" w:color="auto"/>
                  </w:divBdr>
                </w:div>
                <w:div w:id="1901594167">
                  <w:marLeft w:val="0"/>
                  <w:marRight w:val="0"/>
                  <w:marTop w:val="0"/>
                  <w:marBottom w:val="0"/>
                  <w:divBdr>
                    <w:top w:val="none" w:sz="0" w:space="0" w:color="auto"/>
                    <w:left w:val="none" w:sz="0" w:space="0" w:color="auto"/>
                    <w:bottom w:val="none" w:sz="0" w:space="0" w:color="auto"/>
                    <w:right w:val="none" w:sz="0" w:space="0" w:color="auto"/>
                  </w:divBdr>
                </w:div>
                <w:div w:id="1904176661">
                  <w:marLeft w:val="0"/>
                  <w:marRight w:val="0"/>
                  <w:marTop w:val="0"/>
                  <w:marBottom w:val="0"/>
                  <w:divBdr>
                    <w:top w:val="none" w:sz="0" w:space="0" w:color="auto"/>
                    <w:left w:val="none" w:sz="0" w:space="0" w:color="auto"/>
                    <w:bottom w:val="none" w:sz="0" w:space="0" w:color="auto"/>
                    <w:right w:val="none" w:sz="0" w:space="0" w:color="auto"/>
                  </w:divBdr>
                </w:div>
                <w:div w:id="1904757289">
                  <w:marLeft w:val="0"/>
                  <w:marRight w:val="0"/>
                  <w:marTop w:val="0"/>
                  <w:marBottom w:val="0"/>
                  <w:divBdr>
                    <w:top w:val="none" w:sz="0" w:space="0" w:color="auto"/>
                    <w:left w:val="none" w:sz="0" w:space="0" w:color="auto"/>
                    <w:bottom w:val="none" w:sz="0" w:space="0" w:color="auto"/>
                    <w:right w:val="none" w:sz="0" w:space="0" w:color="auto"/>
                  </w:divBdr>
                </w:div>
                <w:div w:id="1905673607">
                  <w:marLeft w:val="0"/>
                  <w:marRight w:val="0"/>
                  <w:marTop w:val="0"/>
                  <w:marBottom w:val="0"/>
                  <w:divBdr>
                    <w:top w:val="none" w:sz="0" w:space="0" w:color="auto"/>
                    <w:left w:val="none" w:sz="0" w:space="0" w:color="auto"/>
                    <w:bottom w:val="none" w:sz="0" w:space="0" w:color="auto"/>
                    <w:right w:val="none" w:sz="0" w:space="0" w:color="auto"/>
                  </w:divBdr>
                </w:div>
                <w:div w:id="1912352736">
                  <w:marLeft w:val="0"/>
                  <w:marRight w:val="0"/>
                  <w:marTop w:val="0"/>
                  <w:marBottom w:val="0"/>
                  <w:divBdr>
                    <w:top w:val="none" w:sz="0" w:space="0" w:color="auto"/>
                    <w:left w:val="none" w:sz="0" w:space="0" w:color="auto"/>
                    <w:bottom w:val="none" w:sz="0" w:space="0" w:color="auto"/>
                    <w:right w:val="none" w:sz="0" w:space="0" w:color="auto"/>
                  </w:divBdr>
                </w:div>
                <w:div w:id="1917787810">
                  <w:marLeft w:val="0"/>
                  <w:marRight w:val="0"/>
                  <w:marTop w:val="0"/>
                  <w:marBottom w:val="0"/>
                  <w:divBdr>
                    <w:top w:val="none" w:sz="0" w:space="0" w:color="auto"/>
                    <w:left w:val="none" w:sz="0" w:space="0" w:color="auto"/>
                    <w:bottom w:val="none" w:sz="0" w:space="0" w:color="auto"/>
                    <w:right w:val="none" w:sz="0" w:space="0" w:color="auto"/>
                  </w:divBdr>
                </w:div>
                <w:div w:id="1917859907">
                  <w:marLeft w:val="0"/>
                  <w:marRight w:val="0"/>
                  <w:marTop w:val="0"/>
                  <w:marBottom w:val="0"/>
                  <w:divBdr>
                    <w:top w:val="none" w:sz="0" w:space="0" w:color="auto"/>
                    <w:left w:val="none" w:sz="0" w:space="0" w:color="auto"/>
                    <w:bottom w:val="none" w:sz="0" w:space="0" w:color="auto"/>
                    <w:right w:val="none" w:sz="0" w:space="0" w:color="auto"/>
                  </w:divBdr>
                </w:div>
                <w:div w:id="1920824796">
                  <w:marLeft w:val="0"/>
                  <w:marRight w:val="0"/>
                  <w:marTop w:val="0"/>
                  <w:marBottom w:val="0"/>
                  <w:divBdr>
                    <w:top w:val="none" w:sz="0" w:space="0" w:color="auto"/>
                    <w:left w:val="none" w:sz="0" w:space="0" w:color="auto"/>
                    <w:bottom w:val="none" w:sz="0" w:space="0" w:color="auto"/>
                    <w:right w:val="none" w:sz="0" w:space="0" w:color="auto"/>
                  </w:divBdr>
                </w:div>
                <w:div w:id="1921984741">
                  <w:marLeft w:val="0"/>
                  <w:marRight w:val="0"/>
                  <w:marTop w:val="0"/>
                  <w:marBottom w:val="0"/>
                  <w:divBdr>
                    <w:top w:val="none" w:sz="0" w:space="0" w:color="auto"/>
                    <w:left w:val="none" w:sz="0" w:space="0" w:color="auto"/>
                    <w:bottom w:val="none" w:sz="0" w:space="0" w:color="auto"/>
                    <w:right w:val="none" w:sz="0" w:space="0" w:color="auto"/>
                  </w:divBdr>
                </w:div>
                <w:div w:id="1924415203">
                  <w:marLeft w:val="0"/>
                  <w:marRight w:val="0"/>
                  <w:marTop w:val="0"/>
                  <w:marBottom w:val="0"/>
                  <w:divBdr>
                    <w:top w:val="none" w:sz="0" w:space="0" w:color="auto"/>
                    <w:left w:val="none" w:sz="0" w:space="0" w:color="auto"/>
                    <w:bottom w:val="none" w:sz="0" w:space="0" w:color="auto"/>
                    <w:right w:val="none" w:sz="0" w:space="0" w:color="auto"/>
                  </w:divBdr>
                </w:div>
                <w:div w:id="1925338821">
                  <w:marLeft w:val="0"/>
                  <w:marRight w:val="0"/>
                  <w:marTop w:val="0"/>
                  <w:marBottom w:val="0"/>
                  <w:divBdr>
                    <w:top w:val="none" w:sz="0" w:space="0" w:color="auto"/>
                    <w:left w:val="none" w:sz="0" w:space="0" w:color="auto"/>
                    <w:bottom w:val="none" w:sz="0" w:space="0" w:color="auto"/>
                    <w:right w:val="none" w:sz="0" w:space="0" w:color="auto"/>
                  </w:divBdr>
                </w:div>
                <w:div w:id="1926109898">
                  <w:marLeft w:val="0"/>
                  <w:marRight w:val="0"/>
                  <w:marTop w:val="0"/>
                  <w:marBottom w:val="0"/>
                  <w:divBdr>
                    <w:top w:val="none" w:sz="0" w:space="0" w:color="auto"/>
                    <w:left w:val="none" w:sz="0" w:space="0" w:color="auto"/>
                    <w:bottom w:val="none" w:sz="0" w:space="0" w:color="auto"/>
                    <w:right w:val="none" w:sz="0" w:space="0" w:color="auto"/>
                  </w:divBdr>
                </w:div>
                <w:div w:id="1928223677">
                  <w:marLeft w:val="0"/>
                  <w:marRight w:val="0"/>
                  <w:marTop w:val="0"/>
                  <w:marBottom w:val="0"/>
                  <w:divBdr>
                    <w:top w:val="none" w:sz="0" w:space="0" w:color="auto"/>
                    <w:left w:val="none" w:sz="0" w:space="0" w:color="auto"/>
                    <w:bottom w:val="none" w:sz="0" w:space="0" w:color="auto"/>
                    <w:right w:val="none" w:sz="0" w:space="0" w:color="auto"/>
                  </w:divBdr>
                </w:div>
                <w:div w:id="1928691095">
                  <w:marLeft w:val="0"/>
                  <w:marRight w:val="0"/>
                  <w:marTop w:val="0"/>
                  <w:marBottom w:val="0"/>
                  <w:divBdr>
                    <w:top w:val="none" w:sz="0" w:space="0" w:color="auto"/>
                    <w:left w:val="none" w:sz="0" w:space="0" w:color="auto"/>
                    <w:bottom w:val="none" w:sz="0" w:space="0" w:color="auto"/>
                    <w:right w:val="none" w:sz="0" w:space="0" w:color="auto"/>
                  </w:divBdr>
                </w:div>
                <w:div w:id="1928804386">
                  <w:marLeft w:val="0"/>
                  <w:marRight w:val="0"/>
                  <w:marTop w:val="0"/>
                  <w:marBottom w:val="0"/>
                  <w:divBdr>
                    <w:top w:val="none" w:sz="0" w:space="0" w:color="auto"/>
                    <w:left w:val="none" w:sz="0" w:space="0" w:color="auto"/>
                    <w:bottom w:val="none" w:sz="0" w:space="0" w:color="auto"/>
                    <w:right w:val="none" w:sz="0" w:space="0" w:color="auto"/>
                  </w:divBdr>
                </w:div>
                <w:div w:id="1929458182">
                  <w:marLeft w:val="0"/>
                  <w:marRight w:val="0"/>
                  <w:marTop w:val="0"/>
                  <w:marBottom w:val="0"/>
                  <w:divBdr>
                    <w:top w:val="none" w:sz="0" w:space="0" w:color="auto"/>
                    <w:left w:val="none" w:sz="0" w:space="0" w:color="auto"/>
                    <w:bottom w:val="none" w:sz="0" w:space="0" w:color="auto"/>
                    <w:right w:val="none" w:sz="0" w:space="0" w:color="auto"/>
                  </w:divBdr>
                </w:div>
                <w:div w:id="1931697318">
                  <w:marLeft w:val="0"/>
                  <w:marRight w:val="0"/>
                  <w:marTop w:val="0"/>
                  <w:marBottom w:val="0"/>
                  <w:divBdr>
                    <w:top w:val="none" w:sz="0" w:space="0" w:color="auto"/>
                    <w:left w:val="none" w:sz="0" w:space="0" w:color="auto"/>
                    <w:bottom w:val="none" w:sz="0" w:space="0" w:color="auto"/>
                    <w:right w:val="none" w:sz="0" w:space="0" w:color="auto"/>
                  </w:divBdr>
                </w:div>
                <w:div w:id="1932813163">
                  <w:marLeft w:val="0"/>
                  <w:marRight w:val="0"/>
                  <w:marTop w:val="0"/>
                  <w:marBottom w:val="0"/>
                  <w:divBdr>
                    <w:top w:val="none" w:sz="0" w:space="0" w:color="auto"/>
                    <w:left w:val="none" w:sz="0" w:space="0" w:color="auto"/>
                    <w:bottom w:val="none" w:sz="0" w:space="0" w:color="auto"/>
                    <w:right w:val="none" w:sz="0" w:space="0" w:color="auto"/>
                  </w:divBdr>
                </w:div>
                <w:div w:id="1937861159">
                  <w:marLeft w:val="0"/>
                  <w:marRight w:val="0"/>
                  <w:marTop w:val="0"/>
                  <w:marBottom w:val="0"/>
                  <w:divBdr>
                    <w:top w:val="none" w:sz="0" w:space="0" w:color="auto"/>
                    <w:left w:val="none" w:sz="0" w:space="0" w:color="auto"/>
                    <w:bottom w:val="none" w:sz="0" w:space="0" w:color="auto"/>
                    <w:right w:val="none" w:sz="0" w:space="0" w:color="auto"/>
                  </w:divBdr>
                </w:div>
                <w:div w:id="1938437945">
                  <w:marLeft w:val="0"/>
                  <w:marRight w:val="0"/>
                  <w:marTop w:val="0"/>
                  <w:marBottom w:val="0"/>
                  <w:divBdr>
                    <w:top w:val="none" w:sz="0" w:space="0" w:color="auto"/>
                    <w:left w:val="none" w:sz="0" w:space="0" w:color="auto"/>
                    <w:bottom w:val="none" w:sz="0" w:space="0" w:color="auto"/>
                    <w:right w:val="none" w:sz="0" w:space="0" w:color="auto"/>
                  </w:divBdr>
                </w:div>
                <w:div w:id="1942835990">
                  <w:marLeft w:val="0"/>
                  <w:marRight w:val="0"/>
                  <w:marTop w:val="0"/>
                  <w:marBottom w:val="0"/>
                  <w:divBdr>
                    <w:top w:val="none" w:sz="0" w:space="0" w:color="auto"/>
                    <w:left w:val="none" w:sz="0" w:space="0" w:color="auto"/>
                    <w:bottom w:val="none" w:sz="0" w:space="0" w:color="auto"/>
                    <w:right w:val="none" w:sz="0" w:space="0" w:color="auto"/>
                  </w:divBdr>
                </w:div>
                <w:div w:id="1945962370">
                  <w:marLeft w:val="0"/>
                  <w:marRight w:val="0"/>
                  <w:marTop w:val="0"/>
                  <w:marBottom w:val="0"/>
                  <w:divBdr>
                    <w:top w:val="none" w:sz="0" w:space="0" w:color="auto"/>
                    <w:left w:val="none" w:sz="0" w:space="0" w:color="auto"/>
                    <w:bottom w:val="none" w:sz="0" w:space="0" w:color="auto"/>
                    <w:right w:val="none" w:sz="0" w:space="0" w:color="auto"/>
                  </w:divBdr>
                </w:div>
                <w:div w:id="1946569192">
                  <w:marLeft w:val="0"/>
                  <w:marRight w:val="0"/>
                  <w:marTop w:val="0"/>
                  <w:marBottom w:val="0"/>
                  <w:divBdr>
                    <w:top w:val="none" w:sz="0" w:space="0" w:color="auto"/>
                    <w:left w:val="none" w:sz="0" w:space="0" w:color="auto"/>
                    <w:bottom w:val="none" w:sz="0" w:space="0" w:color="auto"/>
                    <w:right w:val="none" w:sz="0" w:space="0" w:color="auto"/>
                  </w:divBdr>
                </w:div>
                <w:div w:id="1948155883">
                  <w:marLeft w:val="0"/>
                  <w:marRight w:val="0"/>
                  <w:marTop w:val="0"/>
                  <w:marBottom w:val="0"/>
                  <w:divBdr>
                    <w:top w:val="none" w:sz="0" w:space="0" w:color="auto"/>
                    <w:left w:val="none" w:sz="0" w:space="0" w:color="auto"/>
                    <w:bottom w:val="none" w:sz="0" w:space="0" w:color="auto"/>
                    <w:right w:val="none" w:sz="0" w:space="0" w:color="auto"/>
                  </w:divBdr>
                </w:div>
                <w:div w:id="1950769600">
                  <w:marLeft w:val="0"/>
                  <w:marRight w:val="0"/>
                  <w:marTop w:val="0"/>
                  <w:marBottom w:val="0"/>
                  <w:divBdr>
                    <w:top w:val="none" w:sz="0" w:space="0" w:color="auto"/>
                    <w:left w:val="none" w:sz="0" w:space="0" w:color="auto"/>
                    <w:bottom w:val="none" w:sz="0" w:space="0" w:color="auto"/>
                    <w:right w:val="none" w:sz="0" w:space="0" w:color="auto"/>
                  </w:divBdr>
                </w:div>
                <w:div w:id="1950892742">
                  <w:marLeft w:val="0"/>
                  <w:marRight w:val="0"/>
                  <w:marTop w:val="0"/>
                  <w:marBottom w:val="0"/>
                  <w:divBdr>
                    <w:top w:val="none" w:sz="0" w:space="0" w:color="auto"/>
                    <w:left w:val="none" w:sz="0" w:space="0" w:color="auto"/>
                    <w:bottom w:val="none" w:sz="0" w:space="0" w:color="auto"/>
                    <w:right w:val="none" w:sz="0" w:space="0" w:color="auto"/>
                  </w:divBdr>
                </w:div>
                <w:div w:id="1951009410">
                  <w:marLeft w:val="0"/>
                  <w:marRight w:val="0"/>
                  <w:marTop w:val="0"/>
                  <w:marBottom w:val="0"/>
                  <w:divBdr>
                    <w:top w:val="none" w:sz="0" w:space="0" w:color="auto"/>
                    <w:left w:val="none" w:sz="0" w:space="0" w:color="auto"/>
                    <w:bottom w:val="none" w:sz="0" w:space="0" w:color="auto"/>
                    <w:right w:val="none" w:sz="0" w:space="0" w:color="auto"/>
                  </w:divBdr>
                </w:div>
                <w:div w:id="1956059929">
                  <w:marLeft w:val="0"/>
                  <w:marRight w:val="0"/>
                  <w:marTop w:val="0"/>
                  <w:marBottom w:val="0"/>
                  <w:divBdr>
                    <w:top w:val="none" w:sz="0" w:space="0" w:color="auto"/>
                    <w:left w:val="none" w:sz="0" w:space="0" w:color="auto"/>
                    <w:bottom w:val="none" w:sz="0" w:space="0" w:color="auto"/>
                    <w:right w:val="none" w:sz="0" w:space="0" w:color="auto"/>
                  </w:divBdr>
                </w:div>
                <w:div w:id="1956516631">
                  <w:marLeft w:val="0"/>
                  <w:marRight w:val="0"/>
                  <w:marTop w:val="0"/>
                  <w:marBottom w:val="0"/>
                  <w:divBdr>
                    <w:top w:val="none" w:sz="0" w:space="0" w:color="auto"/>
                    <w:left w:val="none" w:sz="0" w:space="0" w:color="auto"/>
                    <w:bottom w:val="none" w:sz="0" w:space="0" w:color="auto"/>
                    <w:right w:val="none" w:sz="0" w:space="0" w:color="auto"/>
                  </w:divBdr>
                </w:div>
                <w:div w:id="1956786055">
                  <w:marLeft w:val="0"/>
                  <w:marRight w:val="0"/>
                  <w:marTop w:val="0"/>
                  <w:marBottom w:val="0"/>
                  <w:divBdr>
                    <w:top w:val="none" w:sz="0" w:space="0" w:color="auto"/>
                    <w:left w:val="none" w:sz="0" w:space="0" w:color="auto"/>
                    <w:bottom w:val="none" w:sz="0" w:space="0" w:color="auto"/>
                    <w:right w:val="none" w:sz="0" w:space="0" w:color="auto"/>
                  </w:divBdr>
                </w:div>
                <w:div w:id="1959289285">
                  <w:marLeft w:val="0"/>
                  <w:marRight w:val="0"/>
                  <w:marTop w:val="0"/>
                  <w:marBottom w:val="0"/>
                  <w:divBdr>
                    <w:top w:val="none" w:sz="0" w:space="0" w:color="auto"/>
                    <w:left w:val="none" w:sz="0" w:space="0" w:color="auto"/>
                    <w:bottom w:val="none" w:sz="0" w:space="0" w:color="auto"/>
                    <w:right w:val="none" w:sz="0" w:space="0" w:color="auto"/>
                  </w:divBdr>
                </w:div>
                <w:div w:id="1963610324">
                  <w:marLeft w:val="0"/>
                  <w:marRight w:val="0"/>
                  <w:marTop w:val="0"/>
                  <w:marBottom w:val="0"/>
                  <w:divBdr>
                    <w:top w:val="none" w:sz="0" w:space="0" w:color="auto"/>
                    <w:left w:val="none" w:sz="0" w:space="0" w:color="auto"/>
                    <w:bottom w:val="none" w:sz="0" w:space="0" w:color="auto"/>
                    <w:right w:val="none" w:sz="0" w:space="0" w:color="auto"/>
                  </w:divBdr>
                </w:div>
                <w:div w:id="1963998954">
                  <w:marLeft w:val="0"/>
                  <w:marRight w:val="0"/>
                  <w:marTop w:val="0"/>
                  <w:marBottom w:val="0"/>
                  <w:divBdr>
                    <w:top w:val="none" w:sz="0" w:space="0" w:color="auto"/>
                    <w:left w:val="none" w:sz="0" w:space="0" w:color="auto"/>
                    <w:bottom w:val="none" w:sz="0" w:space="0" w:color="auto"/>
                    <w:right w:val="none" w:sz="0" w:space="0" w:color="auto"/>
                  </w:divBdr>
                </w:div>
                <w:div w:id="1964337906">
                  <w:marLeft w:val="0"/>
                  <w:marRight w:val="0"/>
                  <w:marTop w:val="0"/>
                  <w:marBottom w:val="0"/>
                  <w:divBdr>
                    <w:top w:val="none" w:sz="0" w:space="0" w:color="auto"/>
                    <w:left w:val="none" w:sz="0" w:space="0" w:color="auto"/>
                    <w:bottom w:val="none" w:sz="0" w:space="0" w:color="auto"/>
                    <w:right w:val="none" w:sz="0" w:space="0" w:color="auto"/>
                  </w:divBdr>
                </w:div>
                <w:div w:id="1964842763">
                  <w:marLeft w:val="0"/>
                  <w:marRight w:val="0"/>
                  <w:marTop w:val="0"/>
                  <w:marBottom w:val="0"/>
                  <w:divBdr>
                    <w:top w:val="none" w:sz="0" w:space="0" w:color="auto"/>
                    <w:left w:val="none" w:sz="0" w:space="0" w:color="auto"/>
                    <w:bottom w:val="none" w:sz="0" w:space="0" w:color="auto"/>
                    <w:right w:val="none" w:sz="0" w:space="0" w:color="auto"/>
                  </w:divBdr>
                </w:div>
                <w:div w:id="1968199041">
                  <w:marLeft w:val="0"/>
                  <w:marRight w:val="0"/>
                  <w:marTop w:val="0"/>
                  <w:marBottom w:val="0"/>
                  <w:divBdr>
                    <w:top w:val="none" w:sz="0" w:space="0" w:color="auto"/>
                    <w:left w:val="none" w:sz="0" w:space="0" w:color="auto"/>
                    <w:bottom w:val="none" w:sz="0" w:space="0" w:color="auto"/>
                    <w:right w:val="none" w:sz="0" w:space="0" w:color="auto"/>
                  </w:divBdr>
                </w:div>
                <w:div w:id="1968580431">
                  <w:marLeft w:val="0"/>
                  <w:marRight w:val="0"/>
                  <w:marTop w:val="0"/>
                  <w:marBottom w:val="0"/>
                  <w:divBdr>
                    <w:top w:val="none" w:sz="0" w:space="0" w:color="auto"/>
                    <w:left w:val="none" w:sz="0" w:space="0" w:color="auto"/>
                    <w:bottom w:val="none" w:sz="0" w:space="0" w:color="auto"/>
                    <w:right w:val="none" w:sz="0" w:space="0" w:color="auto"/>
                  </w:divBdr>
                </w:div>
                <w:div w:id="1971740106">
                  <w:marLeft w:val="0"/>
                  <w:marRight w:val="0"/>
                  <w:marTop w:val="0"/>
                  <w:marBottom w:val="0"/>
                  <w:divBdr>
                    <w:top w:val="none" w:sz="0" w:space="0" w:color="auto"/>
                    <w:left w:val="none" w:sz="0" w:space="0" w:color="auto"/>
                    <w:bottom w:val="none" w:sz="0" w:space="0" w:color="auto"/>
                    <w:right w:val="none" w:sz="0" w:space="0" w:color="auto"/>
                  </w:divBdr>
                </w:div>
                <w:div w:id="1972323517">
                  <w:marLeft w:val="0"/>
                  <w:marRight w:val="0"/>
                  <w:marTop w:val="0"/>
                  <w:marBottom w:val="0"/>
                  <w:divBdr>
                    <w:top w:val="none" w:sz="0" w:space="0" w:color="auto"/>
                    <w:left w:val="none" w:sz="0" w:space="0" w:color="auto"/>
                    <w:bottom w:val="none" w:sz="0" w:space="0" w:color="auto"/>
                    <w:right w:val="none" w:sz="0" w:space="0" w:color="auto"/>
                  </w:divBdr>
                </w:div>
                <w:div w:id="1972704693">
                  <w:marLeft w:val="0"/>
                  <w:marRight w:val="0"/>
                  <w:marTop w:val="0"/>
                  <w:marBottom w:val="0"/>
                  <w:divBdr>
                    <w:top w:val="none" w:sz="0" w:space="0" w:color="auto"/>
                    <w:left w:val="none" w:sz="0" w:space="0" w:color="auto"/>
                    <w:bottom w:val="none" w:sz="0" w:space="0" w:color="auto"/>
                    <w:right w:val="none" w:sz="0" w:space="0" w:color="auto"/>
                  </w:divBdr>
                </w:div>
                <w:div w:id="1976442887">
                  <w:marLeft w:val="0"/>
                  <w:marRight w:val="0"/>
                  <w:marTop w:val="0"/>
                  <w:marBottom w:val="0"/>
                  <w:divBdr>
                    <w:top w:val="none" w:sz="0" w:space="0" w:color="auto"/>
                    <w:left w:val="none" w:sz="0" w:space="0" w:color="auto"/>
                    <w:bottom w:val="none" w:sz="0" w:space="0" w:color="auto"/>
                    <w:right w:val="none" w:sz="0" w:space="0" w:color="auto"/>
                  </w:divBdr>
                </w:div>
                <w:div w:id="1978605881">
                  <w:marLeft w:val="0"/>
                  <w:marRight w:val="0"/>
                  <w:marTop w:val="0"/>
                  <w:marBottom w:val="0"/>
                  <w:divBdr>
                    <w:top w:val="none" w:sz="0" w:space="0" w:color="auto"/>
                    <w:left w:val="none" w:sz="0" w:space="0" w:color="auto"/>
                    <w:bottom w:val="none" w:sz="0" w:space="0" w:color="auto"/>
                    <w:right w:val="none" w:sz="0" w:space="0" w:color="auto"/>
                  </w:divBdr>
                </w:div>
                <w:div w:id="1981225004">
                  <w:marLeft w:val="0"/>
                  <w:marRight w:val="0"/>
                  <w:marTop w:val="0"/>
                  <w:marBottom w:val="0"/>
                  <w:divBdr>
                    <w:top w:val="none" w:sz="0" w:space="0" w:color="auto"/>
                    <w:left w:val="none" w:sz="0" w:space="0" w:color="auto"/>
                    <w:bottom w:val="none" w:sz="0" w:space="0" w:color="auto"/>
                    <w:right w:val="none" w:sz="0" w:space="0" w:color="auto"/>
                  </w:divBdr>
                </w:div>
                <w:div w:id="1982423990">
                  <w:marLeft w:val="0"/>
                  <w:marRight w:val="0"/>
                  <w:marTop w:val="0"/>
                  <w:marBottom w:val="0"/>
                  <w:divBdr>
                    <w:top w:val="none" w:sz="0" w:space="0" w:color="auto"/>
                    <w:left w:val="none" w:sz="0" w:space="0" w:color="auto"/>
                    <w:bottom w:val="none" w:sz="0" w:space="0" w:color="auto"/>
                    <w:right w:val="none" w:sz="0" w:space="0" w:color="auto"/>
                  </w:divBdr>
                </w:div>
                <w:div w:id="1982807997">
                  <w:marLeft w:val="0"/>
                  <w:marRight w:val="0"/>
                  <w:marTop w:val="0"/>
                  <w:marBottom w:val="0"/>
                  <w:divBdr>
                    <w:top w:val="none" w:sz="0" w:space="0" w:color="auto"/>
                    <w:left w:val="none" w:sz="0" w:space="0" w:color="auto"/>
                    <w:bottom w:val="none" w:sz="0" w:space="0" w:color="auto"/>
                    <w:right w:val="none" w:sz="0" w:space="0" w:color="auto"/>
                  </w:divBdr>
                </w:div>
                <w:div w:id="1982880673">
                  <w:marLeft w:val="0"/>
                  <w:marRight w:val="0"/>
                  <w:marTop w:val="0"/>
                  <w:marBottom w:val="0"/>
                  <w:divBdr>
                    <w:top w:val="none" w:sz="0" w:space="0" w:color="auto"/>
                    <w:left w:val="none" w:sz="0" w:space="0" w:color="auto"/>
                    <w:bottom w:val="none" w:sz="0" w:space="0" w:color="auto"/>
                    <w:right w:val="none" w:sz="0" w:space="0" w:color="auto"/>
                  </w:divBdr>
                </w:div>
                <w:div w:id="1984264220">
                  <w:marLeft w:val="0"/>
                  <w:marRight w:val="0"/>
                  <w:marTop w:val="0"/>
                  <w:marBottom w:val="0"/>
                  <w:divBdr>
                    <w:top w:val="none" w:sz="0" w:space="0" w:color="auto"/>
                    <w:left w:val="none" w:sz="0" w:space="0" w:color="auto"/>
                    <w:bottom w:val="none" w:sz="0" w:space="0" w:color="auto"/>
                    <w:right w:val="none" w:sz="0" w:space="0" w:color="auto"/>
                  </w:divBdr>
                </w:div>
                <w:div w:id="1985769968">
                  <w:marLeft w:val="0"/>
                  <w:marRight w:val="0"/>
                  <w:marTop w:val="0"/>
                  <w:marBottom w:val="0"/>
                  <w:divBdr>
                    <w:top w:val="none" w:sz="0" w:space="0" w:color="auto"/>
                    <w:left w:val="none" w:sz="0" w:space="0" w:color="auto"/>
                    <w:bottom w:val="none" w:sz="0" w:space="0" w:color="auto"/>
                    <w:right w:val="none" w:sz="0" w:space="0" w:color="auto"/>
                  </w:divBdr>
                </w:div>
                <w:div w:id="1986737676">
                  <w:marLeft w:val="0"/>
                  <w:marRight w:val="0"/>
                  <w:marTop w:val="0"/>
                  <w:marBottom w:val="0"/>
                  <w:divBdr>
                    <w:top w:val="none" w:sz="0" w:space="0" w:color="auto"/>
                    <w:left w:val="none" w:sz="0" w:space="0" w:color="auto"/>
                    <w:bottom w:val="none" w:sz="0" w:space="0" w:color="auto"/>
                    <w:right w:val="none" w:sz="0" w:space="0" w:color="auto"/>
                  </w:divBdr>
                </w:div>
                <w:div w:id="1988971974">
                  <w:marLeft w:val="0"/>
                  <w:marRight w:val="0"/>
                  <w:marTop w:val="0"/>
                  <w:marBottom w:val="0"/>
                  <w:divBdr>
                    <w:top w:val="none" w:sz="0" w:space="0" w:color="auto"/>
                    <w:left w:val="none" w:sz="0" w:space="0" w:color="auto"/>
                    <w:bottom w:val="none" w:sz="0" w:space="0" w:color="auto"/>
                    <w:right w:val="none" w:sz="0" w:space="0" w:color="auto"/>
                  </w:divBdr>
                </w:div>
                <w:div w:id="1991446760">
                  <w:marLeft w:val="0"/>
                  <w:marRight w:val="0"/>
                  <w:marTop w:val="0"/>
                  <w:marBottom w:val="0"/>
                  <w:divBdr>
                    <w:top w:val="none" w:sz="0" w:space="0" w:color="auto"/>
                    <w:left w:val="none" w:sz="0" w:space="0" w:color="auto"/>
                    <w:bottom w:val="none" w:sz="0" w:space="0" w:color="auto"/>
                    <w:right w:val="none" w:sz="0" w:space="0" w:color="auto"/>
                  </w:divBdr>
                </w:div>
                <w:div w:id="1991707403">
                  <w:marLeft w:val="0"/>
                  <w:marRight w:val="0"/>
                  <w:marTop w:val="0"/>
                  <w:marBottom w:val="0"/>
                  <w:divBdr>
                    <w:top w:val="none" w:sz="0" w:space="0" w:color="auto"/>
                    <w:left w:val="none" w:sz="0" w:space="0" w:color="auto"/>
                    <w:bottom w:val="none" w:sz="0" w:space="0" w:color="auto"/>
                    <w:right w:val="none" w:sz="0" w:space="0" w:color="auto"/>
                  </w:divBdr>
                </w:div>
                <w:div w:id="1992906820">
                  <w:marLeft w:val="0"/>
                  <w:marRight w:val="0"/>
                  <w:marTop w:val="0"/>
                  <w:marBottom w:val="0"/>
                  <w:divBdr>
                    <w:top w:val="none" w:sz="0" w:space="0" w:color="auto"/>
                    <w:left w:val="none" w:sz="0" w:space="0" w:color="auto"/>
                    <w:bottom w:val="none" w:sz="0" w:space="0" w:color="auto"/>
                    <w:right w:val="none" w:sz="0" w:space="0" w:color="auto"/>
                  </w:divBdr>
                </w:div>
                <w:div w:id="1995061954">
                  <w:marLeft w:val="0"/>
                  <w:marRight w:val="0"/>
                  <w:marTop w:val="0"/>
                  <w:marBottom w:val="0"/>
                  <w:divBdr>
                    <w:top w:val="none" w:sz="0" w:space="0" w:color="auto"/>
                    <w:left w:val="none" w:sz="0" w:space="0" w:color="auto"/>
                    <w:bottom w:val="none" w:sz="0" w:space="0" w:color="auto"/>
                    <w:right w:val="none" w:sz="0" w:space="0" w:color="auto"/>
                  </w:divBdr>
                </w:div>
                <w:div w:id="1995990408">
                  <w:marLeft w:val="0"/>
                  <w:marRight w:val="0"/>
                  <w:marTop w:val="0"/>
                  <w:marBottom w:val="0"/>
                  <w:divBdr>
                    <w:top w:val="none" w:sz="0" w:space="0" w:color="auto"/>
                    <w:left w:val="none" w:sz="0" w:space="0" w:color="auto"/>
                    <w:bottom w:val="none" w:sz="0" w:space="0" w:color="auto"/>
                    <w:right w:val="none" w:sz="0" w:space="0" w:color="auto"/>
                  </w:divBdr>
                </w:div>
                <w:div w:id="1996569244">
                  <w:marLeft w:val="0"/>
                  <w:marRight w:val="0"/>
                  <w:marTop w:val="0"/>
                  <w:marBottom w:val="0"/>
                  <w:divBdr>
                    <w:top w:val="none" w:sz="0" w:space="0" w:color="auto"/>
                    <w:left w:val="none" w:sz="0" w:space="0" w:color="auto"/>
                    <w:bottom w:val="none" w:sz="0" w:space="0" w:color="auto"/>
                    <w:right w:val="none" w:sz="0" w:space="0" w:color="auto"/>
                  </w:divBdr>
                </w:div>
                <w:div w:id="1996835456">
                  <w:marLeft w:val="0"/>
                  <w:marRight w:val="0"/>
                  <w:marTop w:val="0"/>
                  <w:marBottom w:val="0"/>
                  <w:divBdr>
                    <w:top w:val="none" w:sz="0" w:space="0" w:color="auto"/>
                    <w:left w:val="none" w:sz="0" w:space="0" w:color="auto"/>
                    <w:bottom w:val="none" w:sz="0" w:space="0" w:color="auto"/>
                    <w:right w:val="none" w:sz="0" w:space="0" w:color="auto"/>
                  </w:divBdr>
                </w:div>
                <w:div w:id="1997293894">
                  <w:marLeft w:val="0"/>
                  <w:marRight w:val="0"/>
                  <w:marTop w:val="0"/>
                  <w:marBottom w:val="0"/>
                  <w:divBdr>
                    <w:top w:val="none" w:sz="0" w:space="0" w:color="auto"/>
                    <w:left w:val="none" w:sz="0" w:space="0" w:color="auto"/>
                    <w:bottom w:val="none" w:sz="0" w:space="0" w:color="auto"/>
                    <w:right w:val="none" w:sz="0" w:space="0" w:color="auto"/>
                  </w:divBdr>
                </w:div>
                <w:div w:id="1999381980">
                  <w:marLeft w:val="0"/>
                  <w:marRight w:val="0"/>
                  <w:marTop w:val="0"/>
                  <w:marBottom w:val="0"/>
                  <w:divBdr>
                    <w:top w:val="none" w:sz="0" w:space="0" w:color="auto"/>
                    <w:left w:val="none" w:sz="0" w:space="0" w:color="auto"/>
                    <w:bottom w:val="none" w:sz="0" w:space="0" w:color="auto"/>
                    <w:right w:val="none" w:sz="0" w:space="0" w:color="auto"/>
                  </w:divBdr>
                </w:div>
                <w:div w:id="1999847397">
                  <w:marLeft w:val="0"/>
                  <w:marRight w:val="0"/>
                  <w:marTop w:val="0"/>
                  <w:marBottom w:val="0"/>
                  <w:divBdr>
                    <w:top w:val="none" w:sz="0" w:space="0" w:color="auto"/>
                    <w:left w:val="none" w:sz="0" w:space="0" w:color="auto"/>
                    <w:bottom w:val="none" w:sz="0" w:space="0" w:color="auto"/>
                    <w:right w:val="none" w:sz="0" w:space="0" w:color="auto"/>
                  </w:divBdr>
                </w:div>
                <w:div w:id="2001034941">
                  <w:marLeft w:val="0"/>
                  <w:marRight w:val="0"/>
                  <w:marTop w:val="0"/>
                  <w:marBottom w:val="0"/>
                  <w:divBdr>
                    <w:top w:val="none" w:sz="0" w:space="0" w:color="auto"/>
                    <w:left w:val="none" w:sz="0" w:space="0" w:color="auto"/>
                    <w:bottom w:val="none" w:sz="0" w:space="0" w:color="auto"/>
                    <w:right w:val="none" w:sz="0" w:space="0" w:color="auto"/>
                  </w:divBdr>
                </w:div>
                <w:div w:id="2001080545">
                  <w:marLeft w:val="0"/>
                  <w:marRight w:val="0"/>
                  <w:marTop w:val="0"/>
                  <w:marBottom w:val="0"/>
                  <w:divBdr>
                    <w:top w:val="none" w:sz="0" w:space="0" w:color="auto"/>
                    <w:left w:val="none" w:sz="0" w:space="0" w:color="auto"/>
                    <w:bottom w:val="none" w:sz="0" w:space="0" w:color="auto"/>
                    <w:right w:val="none" w:sz="0" w:space="0" w:color="auto"/>
                  </w:divBdr>
                </w:div>
                <w:div w:id="2002851016">
                  <w:marLeft w:val="0"/>
                  <w:marRight w:val="0"/>
                  <w:marTop w:val="0"/>
                  <w:marBottom w:val="0"/>
                  <w:divBdr>
                    <w:top w:val="none" w:sz="0" w:space="0" w:color="auto"/>
                    <w:left w:val="none" w:sz="0" w:space="0" w:color="auto"/>
                    <w:bottom w:val="none" w:sz="0" w:space="0" w:color="auto"/>
                    <w:right w:val="none" w:sz="0" w:space="0" w:color="auto"/>
                  </w:divBdr>
                </w:div>
                <w:div w:id="2004430902">
                  <w:marLeft w:val="0"/>
                  <w:marRight w:val="0"/>
                  <w:marTop w:val="0"/>
                  <w:marBottom w:val="0"/>
                  <w:divBdr>
                    <w:top w:val="none" w:sz="0" w:space="0" w:color="auto"/>
                    <w:left w:val="none" w:sz="0" w:space="0" w:color="auto"/>
                    <w:bottom w:val="none" w:sz="0" w:space="0" w:color="auto"/>
                    <w:right w:val="none" w:sz="0" w:space="0" w:color="auto"/>
                  </w:divBdr>
                </w:div>
                <w:div w:id="2008052702">
                  <w:marLeft w:val="0"/>
                  <w:marRight w:val="0"/>
                  <w:marTop w:val="0"/>
                  <w:marBottom w:val="0"/>
                  <w:divBdr>
                    <w:top w:val="none" w:sz="0" w:space="0" w:color="auto"/>
                    <w:left w:val="none" w:sz="0" w:space="0" w:color="auto"/>
                    <w:bottom w:val="none" w:sz="0" w:space="0" w:color="auto"/>
                    <w:right w:val="none" w:sz="0" w:space="0" w:color="auto"/>
                  </w:divBdr>
                </w:div>
                <w:div w:id="2011061472">
                  <w:marLeft w:val="0"/>
                  <w:marRight w:val="0"/>
                  <w:marTop w:val="0"/>
                  <w:marBottom w:val="0"/>
                  <w:divBdr>
                    <w:top w:val="none" w:sz="0" w:space="0" w:color="auto"/>
                    <w:left w:val="none" w:sz="0" w:space="0" w:color="auto"/>
                    <w:bottom w:val="none" w:sz="0" w:space="0" w:color="auto"/>
                    <w:right w:val="none" w:sz="0" w:space="0" w:color="auto"/>
                  </w:divBdr>
                </w:div>
                <w:div w:id="2014994274">
                  <w:marLeft w:val="0"/>
                  <w:marRight w:val="0"/>
                  <w:marTop w:val="0"/>
                  <w:marBottom w:val="0"/>
                  <w:divBdr>
                    <w:top w:val="none" w:sz="0" w:space="0" w:color="auto"/>
                    <w:left w:val="none" w:sz="0" w:space="0" w:color="auto"/>
                    <w:bottom w:val="none" w:sz="0" w:space="0" w:color="auto"/>
                    <w:right w:val="none" w:sz="0" w:space="0" w:color="auto"/>
                  </w:divBdr>
                </w:div>
                <w:div w:id="2015910807">
                  <w:marLeft w:val="0"/>
                  <w:marRight w:val="0"/>
                  <w:marTop w:val="0"/>
                  <w:marBottom w:val="0"/>
                  <w:divBdr>
                    <w:top w:val="none" w:sz="0" w:space="0" w:color="auto"/>
                    <w:left w:val="none" w:sz="0" w:space="0" w:color="auto"/>
                    <w:bottom w:val="none" w:sz="0" w:space="0" w:color="auto"/>
                    <w:right w:val="none" w:sz="0" w:space="0" w:color="auto"/>
                  </w:divBdr>
                </w:div>
                <w:div w:id="2016877165">
                  <w:marLeft w:val="0"/>
                  <w:marRight w:val="0"/>
                  <w:marTop w:val="0"/>
                  <w:marBottom w:val="0"/>
                  <w:divBdr>
                    <w:top w:val="none" w:sz="0" w:space="0" w:color="auto"/>
                    <w:left w:val="none" w:sz="0" w:space="0" w:color="auto"/>
                    <w:bottom w:val="none" w:sz="0" w:space="0" w:color="auto"/>
                    <w:right w:val="none" w:sz="0" w:space="0" w:color="auto"/>
                  </w:divBdr>
                </w:div>
                <w:div w:id="2021154462">
                  <w:marLeft w:val="0"/>
                  <w:marRight w:val="0"/>
                  <w:marTop w:val="0"/>
                  <w:marBottom w:val="0"/>
                  <w:divBdr>
                    <w:top w:val="none" w:sz="0" w:space="0" w:color="auto"/>
                    <w:left w:val="none" w:sz="0" w:space="0" w:color="auto"/>
                    <w:bottom w:val="none" w:sz="0" w:space="0" w:color="auto"/>
                    <w:right w:val="none" w:sz="0" w:space="0" w:color="auto"/>
                  </w:divBdr>
                </w:div>
                <w:div w:id="2021813307">
                  <w:marLeft w:val="0"/>
                  <w:marRight w:val="0"/>
                  <w:marTop w:val="0"/>
                  <w:marBottom w:val="0"/>
                  <w:divBdr>
                    <w:top w:val="none" w:sz="0" w:space="0" w:color="auto"/>
                    <w:left w:val="none" w:sz="0" w:space="0" w:color="auto"/>
                    <w:bottom w:val="none" w:sz="0" w:space="0" w:color="auto"/>
                    <w:right w:val="none" w:sz="0" w:space="0" w:color="auto"/>
                  </w:divBdr>
                </w:div>
                <w:div w:id="2022848765">
                  <w:marLeft w:val="0"/>
                  <w:marRight w:val="0"/>
                  <w:marTop w:val="0"/>
                  <w:marBottom w:val="0"/>
                  <w:divBdr>
                    <w:top w:val="none" w:sz="0" w:space="0" w:color="auto"/>
                    <w:left w:val="none" w:sz="0" w:space="0" w:color="auto"/>
                    <w:bottom w:val="none" w:sz="0" w:space="0" w:color="auto"/>
                    <w:right w:val="none" w:sz="0" w:space="0" w:color="auto"/>
                  </w:divBdr>
                </w:div>
                <w:div w:id="2023629395">
                  <w:marLeft w:val="0"/>
                  <w:marRight w:val="0"/>
                  <w:marTop w:val="0"/>
                  <w:marBottom w:val="0"/>
                  <w:divBdr>
                    <w:top w:val="none" w:sz="0" w:space="0" w:color="auto"/>
                    <w:left w:val="none" w:sz="0" w:space="0" w:color="auto"/>
                    <w:bottom w:val="none" w:sz="0" w:space="0" w:color="auto"/>
                    <w:right w:val="none" w:sz="0" w:space="0" w:color="auto"/>
                  </w:divBdr>
                </w:div>
                <w:div w:id="2024629204">
                  <w:marLeft w:val="0"/>
                  <w:marRight w:val="0"/>
                  <w:marTop w:val="0"/>
                  <w:marBottom w:val="0"/>
                  <w:divBdr>
                    <w:top w:val="none" w:sz="0" w:space="0" w:color="auto"/>
                    <w:left w:val="none" w:sz="0" w:space="0" w:color="auto"/>
                    <w:bottom w:val="none" w:sz="0" w:space="0" w:color="auto"/>
                    <w:right w:val="none" w:sz="0" w:space="0" w:color="auto"/>
                  </w:divBdr>
                </w:div>
                <w:div w:id="2026590904">
                  <w:marLeft w:val="0"/>
                  <w:marRight w:val="0"/>
                  <w:marTop w:val="0"/>
                  <w:marBottom w:val="0"/>
                  <w:divBdr>
                    <w:top w:val="none" w:sz="0" w:space="0" w:color="auto"/>
                    <w:left w:val="none" w:sz="0" w:space="0" w:color="auto"/>
                    <w:bottom w:val="none" w:sz="0" w:space="0" w:color="auto"/>
                    <w:right w:val="none" w:sz="0" w:space="0" w:color="auto"/>
                  </w:divBdr>
                </w:div>
                <w:div w:id="2029285348">
                  <w:marLeft w:val="0"/>
                  <w:marRight w:val="0"/>
                  <w:marTop w:val="0"/>
                  <w:marBottom w:val="0"/>
                  <w:divBdr>
                    <w:top w:val="none" w:sz="0" w:space="0" w:color="auto"/>
                    <w:left w:val="none" w:sz="0" w:space="0" w:color="auto"/>
                    <w:bottom w:val="none" w:sz="0" w:space="0" w:color="auto"/>
                    <w:right w:val="none" w:sz="0" w:space="0" w:color="auto"/>
                  </w:divBdr>
                </w:div>
                <w:div w:id="2029476772">
                  <w:marLeft w:val="0"/>
                  <w:marRight w:val="0"/>
                  <w:marTop w:val="0"/>
                  <w:marBottom w:val="0"/>
                  <w:divBdr>
                    <w:top w:val="none" w:sz="0" w:space="0" w:color="auto"/>
                    <w:left w:val="none" w:sz="0" w:space="0" w:color="auto"/>
                    <w:bottom w:val="none" w:sz="0" w:space="0" w:color="auto"/>
                    <w:right w:val="none" w:sz="0" w:space="0" w:color="auto"/>
                  </w:divBdr>
                </w:div>
                <w:div w:id="2029520311">
                  <w:marLeft w:val="0"/>
                  <w:marRight w:val="0"/>
                  <w:marTop w:val="0"/>
                  <w:marBottom w:val="0"/>
                  <w:divBdr>
                    <w:top w:val="none" w:sz="0" w:space="0" w:color="auto"/>
                    <w:left w:val="none" w:sz="0" w:space="0" w:color="auto"/>
                    <w:bottom w:val="none" w:sz="0" w:space="0" w:color="auto"/>
                    <w:right w:val="none" w:sz="0" w:space="0" w:color="auto"/>
                  </w:divBdr>
                </w:div>
                <w:div w:id="2030326502">
                  <w:marLeft w:val="0"/>
                  <w:marRight w:val="0"/>
                  <w:marTop w:val="0"/>
                  <w:marBottom w:val="0"/>
                  <w:divBdr>
                    <w:top w:val="none" w:sz="0" w:space="0" w:color="auto"/>
                    <w:left w:val="none" w:sz="0" w:space="0" w:color="auto"/>
                    <w:bottom w:val="none" w:sz="0" w:space="0" w:color="auto"/>
                    <w:right w:val="none" w:sz="0" w:space="0" w:color="auto"/>
                  </w:divBdr>
                </w:div>
                <w:div w:id="2032145481">
                  <w:marLeft w:val="0"/>
                  <w:marRight w:val="0"/>
                  <w:marTop w:val="0"/>
                  <w:marBottom w:val="0"/>
                  <w:divBdr>
                    <w:top w:val="none" w:sz="0" w:space="0" w:color="auto"/>
                    <w:left w:val="none" w:sz="0" w:space="0" w:color="auto"/>
                    <w:bottom w:val="none" w:sz="0" w:space="0" w:color="auto"/>
                    <w:right w:val="none" w:sz="0" w:space="0" w:color="auto"/>
                  </w:divBdr>
                </w:div>
                <w:div w:id="2035114854">
                  <w:marLeft w:val="0"/>
                  <w:marRight w:val="0"/>
                  <w:marTop w:val="0"/>
                  <w:marBottom w:val="0"/>
                  <w:divBdr>
                    <w:top w:val="none" w:sz="0" w:space="0" w:color="auto"/>
                    <w:left w:val="none" w:sz="0" w:space="0" w:color="auto"/>
                    <w:bottom w:val="none" w:sz="0" w:space="0" w:color="auto"/>
                    <w:right w:val="none" w:sz="0" w:space="0" w:color="auto"/>
                  </w:divBdr>
                </w:div>
                <w:div w:id="2035304167">
                  <w:marLeft w:val="0"/>
                  <w:marRight w:val="0"/>
                  <w:marTop w:val="0"/>
                  <w:marBottom w:val="0"/>
                  <w:divBdr>
                    <w:top w:val="none" w:sz="0" w:space="0" w:color="auto"/>
                    <w:left w:val="none" w:sz="0" w:space="0" w:color="auto"/>
                    <w:bottom w:val="none" w:sz="0" w:space="0" w:color="auto"/>
                    <w:right w:val="none" w:sz="0" w:space="0" w:color="auto"/>
                  </w:divBdr>
                </w:div>
                <w:div w:id="2036611127">
                  <w:marLeft w:val="0"/>
                  <w:marRight w:val="0"/>
                  <w:marTop w:val="0"/>
                  <w:marBottom w:val="0"/>
                  <w:divBdr>
                    <w:top w:val="none" w:sz="0" w:space="0" w:color="auto"/>
                    <w:left w:val="none" w:sz="0" w:space="0" w:color="auto"/>
                    <w:bottom w:val="none" w:sz="0" w:space="0" w:color="auto"/>
                    <w:right w:val="none" w:sz="0" w:space="0" w:color="auto"/>
                  </w:divBdr>
                </w:div>
                <w:div w:id="2040157264">
                  <w:marLeft w:val="0"/>
                  <w:marRight w:val="0"/>
                  <w:marTop w:val="0"/>
                  <w:marBottom w:val="0"/>
                  <w:divBdr>
                    <w:top w:val="none" w:sz="0" w:space="0" w:color="auto"/>
                    <w:left w:val="none" w:sz="0" w:space="0" w:color="auto"/>
                    <w:bottom w:val="none" w:sz="0" w:space="0" w:color="auto"/>
                    <w:right w:val="none" w:sz="0" w:space="0" w:color="auto"/>
                  </w:divBdr>
                </w:div>
                <w:div w:id="2043750893">
                  <w:marLeft w:val="0"/>
                  <w:marRight w:val="0"/>
                  <w:marTop w:val="0"/>
                  <w:marBottom w:val="0"/>
                  <w:divBdr>
                    <w:top w:val="none" w:sz="0" w:space="0" w:color="auto"/>
                    <w:left w:val="none" w:sz="0" w:space="0" w:color="auto"/>
                    <w:bottom w:val="none" w:sz="0" w:space="0" w:color="auto"/>
                    <w:right w:val="none" w:sz="0" w:space="0" w:color="auto"/>
                  </w:divBdr>
                </w:div>
                <w:div w:id="2045134489">
                  <w:marLeft w:val="0"/>
                  <w:marRight w:val="0"/>
                  <w:marTop w:val="0"/>
                  <w:marBottom w:val="0"/>
                  <w:divBdr>
                    <w:top w:val="none" w:sz="0" w:space="0" w:color="auto"/>
                    <w:left w:val="none" w:sz="0" w:space="0" w:color="auto"/>
                    <w:bottom w:val="none" w:sz="0" w:space="0" w:color="auto"/>
                    <w:right w:val="none" w:sz="0" w:space="0" w:color="auto"/>
                  </w:divBdr>
                </w:div>
                <w:div w:id="2046711214">
                  <w:marLeft w:val="0"/>
                  <w:marRight w:val="0"/>
                  <w:marTop w:val="0"/>
                  <w:marBottom w:val="0"/>
                  <w:divBdr>
                    <w:top w:val="none" w:sz="0" w:space="0" w:color="auto"/>
                    <w:left w:val="none" w:sz="0" w:space="0" w:color="auto"/>
                    <w:bottom w:val="none" w:sz="0" w:space="0" w:color="auto"/>
                    <w:right w:val="none" w:sz="0" w:space="0" w:color="auto"/>
                  </w:divBdr>
                </w:div>
                <w:div w:id="2048331577">
                  <w:marLeft w:val="0"/>
                  <w:marRight w:val="0"/>
                  <w:marTop w:val="0"/>
                  <w:marBottom w:val="0"/>
                  <w:divBdr>
                    <w:top w:val="none" w:sz="0" w:space="0" w:color="auto"/>
                    <w:left w:val="none" w:sz="0" w:space="0" w:color="auto"/>
                    <w:bottom w:val="none" w:sz="0" w:space="0" w:color="auto"/>
                    <w:right w:val="none" w:sz="0" w:space="0" w:color="auto"/>
                  </w:divBdr>
                </w:div>
                <w:div w:id="2048948380">
                  <w:marLeft w:val="0"/>
                  <w:marRight w:val="0"/>
                  <w:marTop w:val="0"/>
                  <w:marBottom w:val="0"/>
                  <w:divBdr>
                    <w:top w:val="none" w:sz="0" w:space="0" w:color="auto"/>
                    <w:left w:val="none" w:sz="0" w:space="0" w:color="auto"/>
                    <w:bottom w:val="none" w:sz="0" w:space="0" w:color="auto"/>
                    <w:right w:val="none" w:sz="0" w:space="0" w:color="auto"/>
                  </w:divBdr>
                </w:div>
                <w:div w:id="2050912248">
                  <w:marLeft w:val="0"/>
                  <w:marRight w:val="0"/>
                  <w:marTop w:val="0"/>
                  <w:marBottom w:val="0"/>
                  <w:divBdr>
                    <w:top w:val="none" w:sz="0" w:space="0" w:color="auto"/>
                    <w:left w:val="none" w:sz="0" w:space="0" w:color="auto"/>
                    <w:bottom w:val="none" w:sz="0" w:space="0" w:color="auto"/>
                    <w:right w:val="none" w:sz="0" w:space="0" w:color="auto"/>
                  </w:divBdr>
                </w:div>
                <w:div w:id="2051563085">
                  <w:marLeft w:val="0"/>
                  <w:marRight w:val="0"/>
                  <w:marTop w:val="0"/>
                  <w:marBottom w:val="0"/>
                  <w:divBdr>
                    <w:top w:val="none" w:sz="0" w:space="0" w:color="auto"/>
                    <w:left w:val="none" w:sz="0" w:space="0" w:color="auto"/>
                    <w:bottom w:val="none" w:sz="0" w:space="0" w:color="auto"/>
                    <w:right w:val="none" w:sz="0" w:space="0" w:color="auto"/>
                  </w:divBdr>
                </w:div>
                <w:div w:id="2054042259">
                  <w:marLeft w:val="0"/>
                  <w:marRight w:val="0"/>
                  <w:marTop w:val="0"/>
                  <w:marBottom w:val="0"/>
                  <w:divBdr>
                    <w:top w:val="none" w:sz="0" w:space="0" w:color="auto"/>
                    <w:left w:val="none" w:sz="0" w:space="0" w:color="auto"/>
                    <w:bottom w:val="none" w:sz="0" w:space="0" w:color="auto"/>
                    <w:right w:val="none" w:sz="0" w:space="0" w:color="auto"/>
                  </w:divBdr>
                </w:div>
                <w:div w:id="2058621662">
                  <w:marLeft w:val="0"/>
                  <w:marRight w:val="0"/>
                  <w:marTop w:val="0"/>
                  <w:marBottom w:val="0"/>
                  <w:divBdr>
                    <w:top w:val="none" w:sz="0" w:space="0" w:color="auto"/>
                    <w:left w:val="none" w:sz="0" w:space="0" w:color="auto"/>
                    <w:bottom w:val="none" w:sz="0" w:space="0" w:color="auto"/>
                    <w:right w:val="none" w:sz="0" w:space="0" w:color="auto"/>
                  </w:divBdr>
                </w:div>
                <w:div w:id="2061663882">
                  <w:marLeft w:val="0"/>
                  <w:marRight w:val="0"/>
                  <w:marTop w:val="0"/>
                  <w:marBottom w:val="0"/>
                  <w:divBdr>
                    <w:top w:val="none" w:sz="0" w:space="0" w:color="auto"/>
                    <w:left w:val="none" w:sz="0" w:space="0" w:color="auto"/>
                    <w:bottom w:val="none" w:sz="0" w:space="0" w:color="auto"/>
                    <w:right w:val="none" w:sz="0" w:space="0" w:color="auto"/>
                  </w:divBdr>
                </w:div>
                <w:div w:id="2061979280">
                  <w:marLeft w:val="0"/>
                  <w:marRight w:val="0"/>
                  <w:marTop w:val="0"/>
                  <w:marBottom w:val="0"/>
                  <w:divBdr>
                    <w:top w:val="none" w:sz="0" w:space="0" w:color="auto"/>
                    <w:left w:val="none" w:sz="0" w:space="0" w:color="auto"/>
                    <w:bottom w:val="none" w:sz="0" w:space="0" w:color="auto"/>
                    <w:right w:val="none" w:sz="0" w:space="0" w:color="auto"/>
                  </w:divBdr>
                </w:div>
                <w:div w:id="2062899500">
                  <w:marLeft w:val="0"/>
                  <w:marRight w:val="0"/>
                  <w:marTop w:val="0"/>
                  <w:marBottom w:val="0"/>
                  <w:divBdr>
                    <w:top w:val="none" w:sz="0" w:space="0" w:color="auto"/>
                    <w:left w:val="none" w:sz="0" w:space="0" w:color="auto"/>
                    <w:bottom w:val="none" w:sz="0" w:space="0" w:color="auto"/>
                    <w:right w:val="none" w:sz="0" w:space="0" w:color="auto"/>
                  </w:divBdr>
                </w:div>
                <w:div w:id="2064140028">
                  <w:marLeft w:val="0"/>
                  <w:marRight w:val="0"/>
                  <w:marTop w:val="0"/>
                  <w:marBottom w:val="0"/>
                  <w:divBdr>
                    <w:top w:val="none" w:sz="0" w:space="0" w:color="auto"/>
                    <w:left w:val="none" w:sz="0" w:space="0" w:color="auto"/>
                    <w:bottom w:val="none" w:sz="0" w:space="0" w:color="auto"/>
                    <w:right w:val="none" w:sz="0" w:space="0" w:color="auto"/>
                  </w:divBdr>
                </w:div>
                <w:div w:id="2064870859">
                  <w:marLeft w:val="0"/>
                  <w:marRight w:val="0"/>
                  <w:marTop w:val="0"/>
                  <w:marBottom w:val="0"/>
                  <w:divBdr>
                    <w:top w:val="none" w:sz="0" w:space="0" w:color="auto"/>
                    <w:left w:val="none" w:sz="0" w:space="0" w:color="auto"/>
                    <w:bottom w:val="none" w:sz="0" w:space="0" w:color="auto"/>
                    <w:right w:val="none" w:sz="0" w:space="0" w:color="auto"/>
                  </w:divBdr>
                </w:div>
                <w:div w:id="2066830103">
                  <w:marLeft w:val="0"/>
                  <w:marRight w:val="0"/>
                  <w:marTop w:val="0"/>
                  <w:marBottom w:val="0"/>
                  <w:divBdr>
                    <w:top w:val="none" w:sz="0" w:space="0" w:color="auto"/>
                    <w:left w:val="none" w:sz="0" w:space="0" w:color="auto"/>
                    <w:bottom w:val="none" w:sz="0" w:space="0" w:color="auto"/>
                    <w:right w:val="none" w:sz="0" w:space="0" w:color="auto"/>
                  </w:divBdr>
                </w:div>
                <w:div w:id="2066947110">
                  <w:marLeft w:val="0"/>
                  <w:marRight w:val="0"/>
                  <w:marTop w:val="0"/>
                  <w:marBottom w:val="0"/>
                  <w:divBdr>
                    <w:top w:val="none" w:sz="0" w:space="0" w:color="auto"/>
                    <w:left w:val="none" w:sz="0" w:space="0" w:color="auto"/>
                    <w:bottom w:val="none" w:sz="0" w:space="0" w:color="auto"/>
                    <w:right w:val="none" w:sz="0" w:space="0" w:color="auto"/>
                  </w:divBdr>
                </w:div>
                <w:div w:id="2069063238">
                  <w:marLeft w:val="0"/>
                  <w:marRight w:val="0"/>
                  <w:marTop w:val="0"/>
                  <w:marBottom w:val="0"/>
                  <w:divBdr>
                    <w:top w:val="none" w:sz="0" w:space="0" w:color="auto"/>
                    <w:left w:val="none" w:sz="0" w:space="0" w:color="auto"/>
                    <w:bottom w:val="none" w:sz="0" w:space="0" w:color="auto"/>
                    <w:right w:val="none" w:sz="0" w:space="0" w:color="auto"/>
                  </w:divBdr>
                </w:div>
                <w:div w:id="2072266980">
                  <w:marLeft w:val="0"/>
                  <w:marRight w:val="0"/>
                  <w:marTop w:val="0"/>
                  <w:marBottom w:val="0"/>
                  <w:divBdr>
                    <w:top w:val="none" w:sz="0" w:space="0" w:color="auto"/>
                    <w:left w:val="none" w:sz="0" w:space="0" w:color="auto"/>
                    <w:bottom w:val="none" w:sz="0" w:space="0" w:color="auto"/>
                    <w:right w:val="none" w:sz="0" w:space="0" w:color="auto"/>
                  </w:divBdr>
                </w:div>
                <w:div w:id="2072339712">
                  <w:marLeft w:val="0"/>
                  <w:marRight w:val="0"/>
                  <w:marTop w:val="0"/>
                  <w:marBottom w:val="0"/>
                  <w:divBdr>
                    <w:top w:val="none" w:sz="0" w:space="0" w:color="auto"/>
                    <w:left w:val="none" w:sz="0" w:space="0" w:color="auto"/>
                    <w:bottom w:val="none" w:sz="0" w:space="0" w:color="auto"/>
                    <w:right w:val="none" w:sz="0" w:space="0" w:color="auto"/>
                  </w:divBdr>
                </w:div>
                <w:div w:id="2072606954">
                  <w:marLeft w:val="0"/>
                  <w:marRight w:val="0"/>
                  <w:marTop w:val="0"/>
                  <w:marBottom w:val="0"/>
                  <w:divBdr>
                    <w:top w:val="none" w:sz="0" w:space="0" w:color="auto"/>
                    <w:left w:val="none" w:sz="0" w:space="0" w:color="auto"/>
                    <w:bottom w:val="none" w:sz="0" w:space="0" w:color="auto"/>
                    <w:right w:val="none" w:sz="0" w:space="0" w:color="auto"/>
                  </w:divBdr>
                </w:div>
                <w:div w:id="2075620173">
                  <w:marLeft w:val="0"/>
                  <w:marRight w:val="0"/>
                  <w:marTop w:val="0"/>
                  <w:marBottom w:val="0"/>
                  <w:divBdr>
                    <w:top w:val="none" w:sz="0" w:space="0" w:color="auto"/>
                    <w:left w:val="none" w:sz="0" w:space="0" w:color="auto"/>
                    <w:bottom w:val="none" w:sz="0" w:space="0" w:color="auto"/>
                    <w:right w:val="none" w:sz="0" w:space="0" w:color="auto"/>
                  </w:divBdr>
                </w:div>
                <w:div w:id="2076007636">
                  <w:marLeft w:val="0"/>
                  <w:marRight w:val="0"/>
                  <w:marTop w:val="0"/>
                  <w:marBottom w:val="0"/>
                  <w:divBdr>
                    <w:top w:val="none" w:sz="0" w:space="0" w:color="auto"/>
                    <w:left w:val="none" w:sz="0" w:space="0" w:color="auto"/>
                    <w:bottom w:val="none" w:sz="0" w:space="0" w:color="auto"/>
                    <w:right w:val="none" w:sz="0" w:space="0" w:color="auto"/>
                  </w:divBdr>
                </w:div>
                <w:div w:id="2076733481">
                  <w:marLeft w:val="0"/>
                  <w:marRight w:val="0"/>
                  <w:marTop w:val="0"/>
                  <w:marBottom w:val="0"/>
                  <w:divBdr>
                    <w:top w:val="none" w:sz="0" w:space="0" w:color="auto"/>
                    <w:left w:val="none" w:sz="0" w:space="0" w:color="auto"/>
                    <w:bottom w:val="none" w:sz="0" w:space="0" w:color="auto"/>
                    <w:right w:val="none" w:sz="0" w:space="0" w:color="auto"/>
                  </w:divBdr>
                </w:div>
                <w:div w:id="2078820282">
                  <w:marLeft w:val="0"/>
                  <w:marRight w:val="0"/>
                  <w:marTop w:val="0"/>
                  <w:marBottom w:val="0"/>
                  <w:divBdr>
                    <w:top w:val="none" w:sz="0" w:space="0" w:color="auto"/>
                    <w:left w:val="none" w:sz="0" w:space="0" w:color="auto"/>
                    <w:bottom w:val="none" w:sz="0" w:space="0" w:color="auto"/>
                    <w:right w:val="none" w:sz="0" w:space="0" w:color="auto"/>
                  </w:divBdr>
                </w:div>
                <w:div w:id="2080250028">
                  <w:marLeft w:val="0"/>
                  <w:marRight w:val="0"/>
                  <w:marTop w:val="0"/>
                  <w:marBottom w:val="0"/>
                  <w:divBdr>
                    <w:top w:val="none" w:sz="0" w:space="0" w:color="auto"/>
                    <w:left w:val="none" w:sz="0" w:space="0" w:color="auto"/>
                    <w:bottom w:val="none" w:sz="0" w:space="0" w:color="auto"/>
                    <w:right w:val="none" w:sz="0" w:space="0" w:color="auto"/>
                  </w:divBdr>
                </w:div>
                <w:div w:id="2082291705">
                  <w:marLeft w:val="0"/>
                  <w:marRight w:val="0"/>
                  <w:marTop w:val="0"/>
                  <w:marBottom w:val="0"/>
                  <w:divBdr>
                    <w:top w:val="none" w:sz="0" w:space="0" w:color="auto"/>
                    <w:left w:val="none" w:sz="0" w:space="0" w:color="auto"/>
                    <w:bottom w:val="none" w:sz="0" w:space="0" w:color="auto"/>
                    <w:right w:val="none" w:sz="0" w:space="0" w:color="auto"/>
                  </w:divBdr>
                </w:div>
                <w:div w:id="2082410528">
                  <w:marLeft w:val="0"/>
                  <w:marRight w:val="0"/>
                  <w:marTop w:val="0"/>
                  <w:marBottom w:val="0"/>
                  <w:divBdr>
                    <w:top w:val="none" w:sz="0" w:space="0" w:color="auto"/>
                    <w:left w:val="none" w:sz="0" w:space="0" w:color="auto"/>
                    <w:bottom w:val="none" w:sz="0" w:space="0" w:color="auto"/>
                    <w:right w:val="none" w:sz="0" w:space="0" w:color="auto"/>
                  </w:divBdr>
                </w:div>
                <w:div w:id="2082437897">
                  <w:marLeft w:val="0"/>
                  <w:marRight w:val="0"/>
                  <w:marTop w:val="0"/>
                  <w:marBottom w:val="0"/>
                  <w:divBdr>
                    <w:top w:val="none" w:sz="0" w:space="0" w:color="auto"/>
                    <w:left w:val="none" w:sz="0" w:space="0" w:color="auto"/>
                    <w:bottom w:val="none" w:sz="0" w:space="0" w:color="auto"/>
                    <w:right w:val="none" w:sz="0" w:space="0" w:color="auto"/>
                  </w:divBdr>
                </w:div>
                <w:div w:id="2085250187">
                  <w:marLeft w:val="0"/>
                  <w:marRight w:val="0"/>
                  <w:marTop w:val="0"/>
                  <w:marBottom w:val="0"/>
                  <w:divBdr>
                    <w:top w:val="none" w:sz="0" w:space="0" w:color="auto"/>
                    <w:left w:val="none" w:sz="0" w:space="0" w:color="auto"/>
                    <w:bottom w:val="none" w:sz="0" w:space="0" w:color="auto"/>
                    <w:right w:val="none" w:sz="0" w:space="0" w:color="auto"/>
                  </w:divBdr>
                </w:div>
                <w:div w:id="2087218602">
                  <w:marLeft w:val="0"/>
                  <w:marRight w:val="0"/>
                  <w:marTop w:val="0"/>
                  <w:marBottom w:val="0"/>
                  <w:divBdr>
                    <w:top w:val="none" w:sz="0" w:space="0" w:color="auto"/>
                    <w:left w:val="none" w:sz="0" w:space="0" w:color="auto"/>
                    <w:bottom w:val="none" w:sz="0" w:space="0" w:color="auto"/>
                    <w:right w:val="none" w:sz="0" w:space="0" w:color="auto"/>
                  </w:divBdr>
                </w:div>
                <w:div w:id="2088108497">
                  <w:marLeft w:val="0"/>
                  <w:marRight w:val="0"/>
                  <w:marTop w:val="0"/>
                  <w:marBottom w:val="0"/>
                  <w:divBdr>
                    <w:top w:val="none" w:sz="0" w:space="0" w:color="auto"/>
                    <w:left w:val="none" w:sz="0" w:space="0" w:color="auto"/>
                    <w:bottom w:val="none" w:sz="0" w:space="0" w:color="auto"/>
                    <w:right w:val="none" w:sz="0" w:space="0" w:color="auto"/>
                  </w:divBdr>
                </w:div>
                <w:div w:id="2088764562">
                  <w:marLeft w:val="0"/>
                  <w:marRight w:val="0"/>
                  <w:marTop w:val="0"/>
                  <w:marBottom w:val="0"/>
                  <w:divBdr>
                    <w:top w:val="none" w:sz="0" w:space="0" w:color="auto"/>
                    <w:left w:val="none" w:sz="0" w:space="0" w:color="auto"/>
                    <w:bottom w:val="none" w:sz="0" w:space="0" w:color="auto"/>
                    <w:right w:val="none" w:sz="0" w:space="0" w:color="auto"/>
                  </w:divBdr>
                </w:div>
                <w:div w:id="2089695694">
                  <w:marLeft w:val="0"/>
                  <w:marRight w:val="0"/>
                  <w:marTop w:val="0"/>
                  <w:marBottom w:val="0"/>
                  <w:divBdr>
                    <w:top w:val="none" w:sz="0" w:space="0" w:color="auto"/>
                    <w:left w:val="none" w:sz="0" w:space="0" w:color="auto"/>
                    <w:bottom w:val="none" w:sz="0" w:space="0" w:color="auto"/>
                    <w:right w:val="none" w:sz="0" w:space="0" w:color="auto"/>
                  </w:divBdr>
                </w:div>
                <w:div w:id="2095976508">
                  <w:marLeft w:val="0"/>
                  <w:marRight w:val="0"/>
                  <w:marTop w:val="0"/>
                  <w:marBottom w:val="0"/>
                  <w:divBdr>
                    <w:top w:val="none" w:sz="0" w:space="0" w:color="auto"/>
                    <w:left w:val="none" w:sz="0" w:space="0" w:color="auto"/>
                    <w:bottom w:val="none" w:sz="0" w:space="0" w:color="auto"/>
                    <w:right w:val="none" w:sz="0" w:space="0" w:color="auto"/>
                  </w:divBdr>
                </w:div>
                <w:div w:id="2098165461">
                  <w:marLeft w:val="0"/>
                  <w:marRight w:val="0"/>
                  <w:marTop w:val="0"/>
                  <w:marBottom w:val="0"/>
                  <w:divBdr>
                    <w:top w:val="none" w:sz="0" w:space="0" w:color="auto"/>
                    <w:left w:val="none" w:sz="0" w:space="0" w:color="auto"/>
                    <w:bottom w:val="none" w:sz="0" w:space="0" w:color="auto"/>
                    <w:right w:val="none" w:sz="0" w:space="0" w:color="auto"/>
                  </w:divBdr>
                </w:div>
                <w:div w:id="2098672167">
                  <w:marLeft w:val="0"/>
                  <w:marRight w:val="0"/>
                  <w:marTop w:val="0"/>
                  <w:marBottom w:val="0"/>
                  <w:divBdr>
                    <w:top w:val="none" w:sz="0" w:space="0" w:color="auto"/>
                    <w:left w:val="none" w:sz="0" w:space="0" w:color="auto"/>
                    <w:bottom w:val="none" w:sz="0" w:space="0" w:color="auto"/>
                    <w:right w:val="none" w:sz="0" w:space="0" w:color="auto"/>
                  </w:divBdr>
                </w:div>
                <w:div w:id="2098794116">
                  <w:marLeft w:val="0"/>
                  <w:marRight w:val="0"/>
                  <w:marTop w:val="0"/>
                  <w:marBottom w:val="0"/>
                  <w:divBdr>
                    <w:top w:val="none" w:sz="0" w:space="0" w:color="auto"/>
                    <w:left w:val="none" w:sz="0" w:space="0" w:color="auto"/>
                    <w:bottom w:val="none" w:sz="0" w:space="0" w:color="auto"/>
                    <w:right w:val="none" w:sz="0" w:space="0" w:color="auto"/>
                  </w:divBdr>
                </w:div>
                <w:div w:id="2100059967">
                  <w:marLeft w:val="0"/>
                  <w:marRight w:val="0"/>
                  <w:marTop w:val="0"/>
                  <w:marBottom w:val="0"/>
                  <w:divBdr>
                    <w:top w:val="none" w:sz="0" w:space="0" w:color="auto"/>
                    <w:left w:val="none" w:sz="0" w:space="0" w:color="auto"/>
                    <w:bottom w:val="none" w:sz="0" w:space="0" w:color="auto"/>
                    <w:right w:val="none" w:sz="0" w:space="0" w:color="auto"/>
                  </w:divBdr>
                </w:div>
                <w:div w:id="2101489592">
                  <w:marLeft w:val="0"/>
                  <w:marRight w:val="0"/>
                  <w:marTop w:val="0"/>
                  <w:marBottom w:val="0"/>
                  <w:divBdr>
                    <w:top w:val="none" w:sz="0" w:space="0" w:color="auto"/>
                    <w:left w:val="none" w:sz="0" w:space="0" w:color="auto"/>
                    <w:bottom w:val="none" w:sz="0" w:space="0" w:color="auto"/>
                    <w:right w:val="none" w:sz="0" w:space="0" w:color="auto"/>
                  </w:divBdr>
                </w:div>
                <w:div w:id="2103839499">
                  <w:marLeft w:val="0"/>
                  <w:marRight w:val="0"/>
                  <w:marTop w:val="0"/>
                  <w:marBottom w:val="0"/>
                  <w:divBdr>
                    <w:top w:val="none" w:sz="0" w:space="0" w:color="auto"/>
                    <w:left w:val="none" w:sz="0" w:space="0" w:color="auto"/>
                    <w:bottom w:val="none" w:sz="0" w:space="0" w:color="auto"/>
                    <w:right w:val="none" w:sz="0" w:space="0" w:color="auto"/>
                  </w:divBdr>
                </w:div>
                <w:div w:id="2104300023">
                  <w:marLeft w:val="0"/>
                  <w:marRight w:val="0"/>
                  <w:marTop w:val="0"/>
                  <w:marBottom w:val="0"/>
                  <w:divBdr>
                    <w:top w:val="none" w:sz="0" w:space="0" w:color="auto"/>
                    <w:left w:val="none" w:sz="0" w:space="0" w:color="auto"/>
                    <w:bottom w:val="none" w:sz="0" w:space="0" w:color="auto"/>
                    <w:right w:val="none" w:sz="0" w:space="0" w:color="auto"/>
                  </w:divBdr>
                </w:div>
                <w:div w:id="2107068422">
                  <w:marLeft w:val="0"/>
                  <w:marRight w:val="0"/>
                  <w:marTop w:val="0"/>
                  <w:marBottom w:val="0"/>
                  <w:divBdr>
                    <w:top w:val="none" w:sz="0" w:space="0" w:color="auto"/>
                    <w:left w:val="none" w:sz="0" w:space="0" w:color="auto"/>
                    <w:bottom w:val="none" w:sz="0" w:space="0" w:color="auto"/>
                    <w:right w:val="none" w:sz="0" w:space="0" w:color="auto"/>
                  </w:divBdr>
                </w:div>
                <w:div w:id="2111389632">
                  <w:marLeft w:val="0"/>
                  <w:marRight w:val="0"/>
                  <w:marTop w:val="0"/>
                  <w:marBottom w:val="0"/>
                  <w:divBdr>
                    <w:top w:val="none" w:sz="0" w:space="0" w:color="auto"/>
                    <w:left w:val="none" w:sz="0" w:space="0" w:color="auto"/>
                    <w:bottom w:val="none" w:sz="0" w:space="0" w:color="auto"/>
                    <w:right w:val="none" w:sz="0" w:space="0" w:color="auto"/>
                  </w:divBdr>
                </w:div>
                <w:div w:id="2112359298">
                  <w:marLeft w:val="0"/>
                  <w:marRight w:val="0"/>
                  <w:marTop w:val="0"/>
                  <w:marBottom w:val="0"/>
                  <w:divBdr>
                    <w:top w:val="none" w:sz="0" w:space="0" w:color="auto"/>
                    <w:left w:val="none" w:sz="0" w:space="0" w:color="auto"/>
                    <w:bottom w:val="none" w:sz="0" w:space="0" w:color="auto"/>
                    <w:right w:val="none" w:sz="0" w:space="0" w:color="auto"/>
                  </w:divBdr>
                </w:div>
                <w:div w:id="2113938128">
                  <w:marLeft w:val="0"/>
                  <w:marRight w:val="0"/>
                  <w:marTop w:val="0"/>
                  <w:marBottom w:val="0"/>
                  <w:divBdr>
                    <w:top w:val="none" w:sz="0" w:space="0" w:color="auto"/>
                    <w:left w:val="none" w:sz="0" w:space="0" w:color="auto"/>
                    <w:bottom w:val="none" w:sz="0" w:space="0" w:color="auto"/>
                    <w:right w:val="none" w:sz="0" w:space="0" w:color="auto"/>
                  </w:divBdr>
                </w:div>
                <w:div w:id="2114276753">
                  <w:marLeft w:val="0"/>
                  <w:marRight w:val="0"/>
                  <w:marTop w:val="0"/>
                  <w:marBottom w:val="0"/>
                  <w:divBdr>
                    <w:top w:val="none" w:sz="0" w:space="0" w:color="auto"/>
                    <w:left w:val="none" w:sz="0" w:space="0" w:color="auto"/>
                    <w:bottom w:val="none" w:sz="0" w:space="0" w:color="auto"/>
                    <w:right w:val="none" w:sz="0" w:space="0" w:color="auto"/>
                  </w:divBdr>
                </w:div>
                <w:div w:id="2115051750">
                  <w:marLeft w:val="0"/>
                  <w:marRight w:val="0"/>
                  <w:marTop w:val="0"/>
                  <w:marBottom w:val="0"/>
                  <w:divBdr>
                    <w:top w:val="none" w:sz="0" w:space="0" w:color="auto"/>
                    <w:left w:val="none" w:sz="0" w:space="0" w:color="auto"/>
                    <w:bottom w:val="none" w:sz="0" w:space="0" w:color="auto"/>
                    <w:right w:val="none" w:sz="0" w:space="0" w:color="auto"/>
                  </w:divBdr>
                </w:div>
                <w:div w:id="2115054209">
                  <w:marLeft w:val="0"/>
                  <w:marRight w:val="0"/>
                  <w:marTop w:val="0"/>
                  <w:marBottom w:val="0"/>
                  <w:divBdr>
                    <w:top w:val="none" w:sz="0" w:space="0" w:color="auto"/>
                    <w:left w:val="none" w:sz="0" w:space="0" w:color="auto"/>
                    <w:bottom w:val="none" w:sz="0" w:space="0" w:color="auto"/>
                    <w:right w:val="none" w:sz="0" w:space="0" w:color="auto"/>
                  </w:divBdr>
                </w:div>
                <w:div w:id="2116319225">
                  <w:marLeft w:val="0"/>
                  <w:marRight w:val="0"/>
                  <w:marTop w:val="0"/>
                  <w:marBottom w:val="0"/>
                  <w:divBdr>
                    <w:top w:val="none" w:sz="0" w:space="0" w:color="auto"/>
                    <w:left w:val="none" w:sz="0" w:space="0" w:color="auto"/>
                    <w:bottom w:val="none" w:sz="0" w:space="0" w:color="auto"/>
                    <w:right w:val="none" w:sz="0" w:space="0" w:color="auto"/>
                  </w:divBdr>
                </w:div>
                <w:div w:id="2116704396">
                  <w:marLeft w:val="0"/>
                  <w:marRight w:val="0"/>
                  <w:marTop w:val="0"/>
                  <w:marBottom w:val="0"/>
                  <w:divBdr>
                    <w:top w:val="none" w:sz="0" w:space="0" w:color="auto"/>
                    <w:left w:val="none" w:sz="0" w:space="0" w:color="auto"/>
                    <w:bottom w:val="none" w:sz="0" w:space="0" w:color="auto"/>
                    <w:right w:val="none" w:sz="0" w:space="0" w:color="auto"/>
                  </w:divBdr>
                </w:div>
                <w:div w:id="2117171755">
                  <w:marLeft w:val="0"/>
                  <w:marRight w:val="0"/>
                  <w:marTop w:val="0"/>
                  <w:marBottom w:val="0"/>
                  <w:divBdr>
                    <w:top w:val="none" w:sz="0" w:space="0" w:color="auto"/>
                    <w:left w:val="none" w:sz="0" w:space="0" w:color="auto"/>
                    <w:bottom w:val="none" w:sz="0" w:space="0" w:color="auto"/>
                    <w:right w:val="none" w:sz="0" w:space="0" w:color="auto"/>
                  </w:divBdr>
                </w:div>
                <w:div w:id="2119447844">
                  <w:marLeft w:val="0"/>
                  <w:marRight w:val="0"/>
                  <w:marTop w:val="0"/>
                  <w:marBottom w:val="0"/>
                  <w:divBdr>
                    <w:top w:val="none" w:sz="0" w:space="0" w:color="auto"/>
                    <w:left w:val="none" w:sz="0" w:space="0" w:color="auto"/>
                    <w:bottom w:val="none" w:sz="0" w:space="0" w:color="auto"/>
                    <w:right w:val="none" w:sz="0" w:space="0" w:color="auto"/>
                  </w:divBdr>
                </w:div>
                <w:div w:id="2119835351">
                  <w:marLeft w:val="0"/>
                  <w:marRight w:val="0"/>
                  <w:marTop w:val="0"/>
                  <w:marBottom w:val="0"/>
                  <w:divBdr>
                    <w:top w:val="none" w:sz="0" w:space="0" w:color="auto"/>
                    <w:left w:val="none" w:sz="0" w:space="0" w:color="auto"/>
                    <w:bottom w:val="none" w:sz="0" w:space="0" w:color="auto"/>
                    <w:right w:val="none" w:sz="0" w:space="0" w:color="auto"/>
                  </w:divBdr>
                </w:div>
                <w:div w:id="2120055691">
                  <w:marLeft w:val="0"/>
                  <w:marRight w:val="0"/>
                  <w:marTop w:val="0"/>
                  <w:marBottom w:val="0"/>
                  <w:divBdr>
                    <w:top w:val="none" w:sz="0" w:space="0" w:color="auto"/>
                    <w:left w:val="none" w:sz="0" w:space="0" w:color="auto"/>
                    <w:bottom w:val="none" w:sz="0" w:space="0" w:color="auto"/>
                    <w:right w:val="none" w:sz="0" w:space="0" w:color="auto"/>
                  </w:divBdr>
                </w:div>
                <w:div w:id="2120105788">
                  <w:marLeft w:val="0"/>
                  <w:marRight w:val="0"/>
                  <w:marTop w:val="0"/>
                  <w:marBottom w:val="0"/>
                  <w:divBdr>
                    <w:top w:val="none" w:sz="0" w:space="0" w:color="auto"/>
                    <w:left w:val="none" w:sz="0" w:space="0" w:color="auto"/>
                    <w:bottom w:val="none" w:sz="0" w:space="0" w:color="auto"/>
                    <w:right w:val="none" w:sz="0" w:space="0" w:color="auto"/>
                  </w:divBdr>
                </w:div>
                <w:div w:id="2122454761">
                  <w:marLeft w:val="0"/>
                  <w:marRight w:val="0"/>
                  <w:marTop w:val="0"/>
                  <w:marBottom w:val="0"/>
                  <w:divBdr>
                    <w:top w:val="none" w:sz="0" w:space="0" w:color="auto"/>
                    <w:left w:val="none" w:sz="0" w:space="0" w:color="auto"/>
                    <w:bottom w:val="none" w:sz="0" w:space="0" w:color="auto"/>
                    <w:right w:val="none" w:sz="0" w:space="0" w:color="auto"/>
                  </w:divBdr>
                </w:div>
                <w:div w:id="2123066185">
                  <w:marLeft w:val="0"/>
                  <w:marRight w:val="0"/>
                  <w:marTop w:val="0"/>
                  <w:marBottom w:val="0"/>
                  <w:divBdr>
                    <w:top w:val="none" w:sz="0" w:space="0" w:color="auto"/>
                    <w:left w:val="none" w:sz="0" w:space="0" w:color="auto"/>
                    <w:bottom w:val="none" w:sz="0" w:space="0" w:color="auto"/>
                    <w:right w:val="none" w:sz="0" w:space="0" w:color="auto"/>
                  </w:divBdr>
                </w:div>
                <w:div w:id="2125685474">
                  <w:marLeft w:val="0"/>
                  <w:marRight w:val="0"/>
                  <w:marTop w:val="0"/>
                  <w:marBottom w:val="0"/>
                  <w:divBdr>
                    <w:top w:val="none" w:sz="0" w:space="0" w:color="auto"/>
                    <w:left w:val="none" w:sz="0" w:space="0" w:color="auto"/>
                    <w:bottom w:val="none" w:sz="0" w:space="0" w:color="auto"/>
                    <w:right w:val="none" w:sz="0" w:space="0" w:color="auto"/>
                  </w:divBdr>
                </w:div>
                <w:div w:id="2128617221">
                  <w:marLeft w:val="0"/>
                  <w:marRight w:val="0"/>
                  <w:marTop w:val="0"/>
                  <w:marBottom w:val="0"/>
                  <w:divBdr>
                    <w:top w:val="none" w:sz="0" w:space="0" w:color="auto"/>
                    <w:left w:val="none" w:sz="0" w:space="0" w:color="auto"/>
                    <w:bottom w:val="none" w:sz="0" w:space="0" w:color="auto"/>
                    <w:right w:val="none" w:sz="0" w:space="0" w:color="auto"/>
                  </w:divBdr>
                </w:div>
                <w:div w:id="2131391035">
                  <w:marLeft w:val="0"/>
                  <w:marRight w:val="0"/>
                  <w:marTop w:val="0"/>
                  <w:marBottom w:val="0"/>
                  <w:divBdr>
                    <w:top w:val="none" w:sz="0" w:space="0" w:color="auto"/>
                    <w:left w:val="none" w:sz="0" w:space="0" w:color="auto"/>
                    <w:bottom w:val="none" w:sz="0" w:space="0" w:color="auto"/>
                    <w:right w:val="none" w:sz="0" w:space="0" w:color="auto"/>
                  </w:divBdr>
                </w:div>
                <w:div w:id="2132093939">
                  <w:marLeft w:val="0"/>
                  <w:marRight w:val="0"/>
                  <w:marTop w:val="0"/>
                  <w:marBottom w:val="0"/>
                  <w:divBdr>
                    <w:top w:val="none" w:sz="0" w:space="0" w:color="auto"/>
                    <w:left w:val="none" w:sz="0" w:space="0" w:color="auto"/>
                    <w:bottom w:val="none" w:sz="0" w:space="0" w:color="auto"/>
                    <w:right w:val="none" w:sz="0" w:space="0" w:color="auto"/>
                  </w:divBdr>
                </w:div>
                <w:div w:id="2133404667">
                  <w:marLeft w:val="0"/>
                  <w:marRight w:val="0"/>
                  <w:marTop w:val="0"/>
                  <w:marBottom w:val="0"/>
                  <w:divBdr>
                    <w:top w:val="none" w:sz="0" w:space="0" w:color="auto"/>
                    <w:left w:val="none" w:sz="0" w:space="0" w:color="auto"/>
                    <w:bottom w:val="none" w:sz="0" w:space="0" w:color="auto"/>
                    <w:right w:val="none" w:sz="0" w:space="0" w:color="auto"/>
                  </w:divBdr>
                </w:div>
                <w:div w:id="2133861084">
                  <w:marLeft w:val="0"/>
                  <w:marRight w:val="0"/>
                  <w:marTop w:val="0"/>
                  <w:marBottom w:val="0"/>
                  <w:divBdr>
                    <w:top w:val="none" w:sz="0" w:space="0" w:color="auto"/>
                    <w:left w:val="none" w:sz="0" w:space="0" w:color="auto"/>
                    <w:bottom w:val="none" w:sz="0" w:space="0" w:color="auto"/>
                    <w:right w:val="none" w:sz="0" w:space="0" w:color="auto"/>
                  </w:divBdr>
                </w:div>
                <w:div w:id="2135638064">
                  <w:marLeft w:val="0"/>
                  <w:marRight w:val="0"/>
                  <w:marTop w:val="0"/>
                  <w:marBottom w:val="0"/>
                  <w:divBdr>
                    <w:top w:val="none" w:sz="0" w:space="0" w:color="auto"/>
                    <w:left w:val="none" w:sz="0" w:space="0" w:color="auto"/>
                    <w:bottom w:val="none" w:sz="0" w:space="0" w:color="auto"/>
                    <w:right w:val="none" w:sz="0" w:space="0" w:color="auto"/>
                  </w:divBdr>
                </w:div>
                <w:div w:id="2136100982">
                  <w:marLeft w:val="0"/>
                  <w:marRight w:val="0"/>
                  <w:marTop w:val="0"/>
                  <w:marBottom w:val="0"/>
                  <w:divBdr>
                    <w:top w:val="none" w:sz="0" w:space="0" w:color="auto"/>
                    <w:left w:val="none" w:sz="0" w:space="0" w:color="auto"/>
                    <w:bottom w:val="none" w:sz="0" w:space="0" w:color="auto"/>
                    <w:right w:val="none" w:sz="0" w:space="0" w:color="auto"/>
                  </w:divBdr>
                </w:div>
                <w:div w:id="2138913481">
                  <w:marLeft w:val="0"/>
                  <w:marRight w:val="0"/>
                  <w:marTop w:val="0"/>
                  <w:marBottom w:val="0"/>
                  <w:divBdr>
                    <w:top w:val="none" w:sz="0" w:space="0" w:color="auto"/>
                    <w:left w:val="none" w:sz="0" w:space="0" w:color="auto"/>
                    <w:bottom w:val="none" w:sz="0" w:space="0" w:color="auto"/>
                    <w:right w:val="none" w:sz="0" w:space="0" w:color="auto"/>
                  </w:divBdr>
                </w:div>
                <w:div w:id="2139642679">
                  <w:marLeft w:val="0"/>
                  <w:marRight w:val="0"/>
                  <w:marTop w:val="0"/>
                  <w:marBottom w:val="0"/>
                  <w:divBdr>
                    <w:top w:val="none" w:sz="0" w:space="0" w:color="auto"/>
                    <w:left w:val="none" w:sz="0" w:space="0" w:color="auto"/>
                    <w:bottom w:val="none" w:sz="0" w:space="0" w:color="auto"/>
                    <w:right w:val="none" w:sz="0" w:space="0" w:color="auto"/>
                  </w:divBdr>
                </w:div>
                <w:div w:id="2140564769">
                  <w:marLeft w:val="0"/>
                  <w:marRight w:val="0"/>
                  <w:marTop w:val="0"/>
                  <w:marBottom w:val="0"/>
                  <w:divBdr>
                    <w:top w:val="none" w:sz="0" w:space="0" w:color="auto"/>
                    <w:left w:val="none" w:sz="0" w:space="0" w:color="auto"/>
                    <w:bottom w:val="none" w:sz="0" w:space="0" w:color="auto"/>
                    <w:right w:val="none" w:sz="0" w:space="0" w:color="auto"/>
                  </w:divBdr>
                </w:div>
                <w:div w:id="2142377557">
                  <w:marLeft w:val="0"/>
                  <w:marRight w:val="0"/>
                  <w:marTop w:val="0"/>
                  <w:marBottom w:val="0"/>
                  <w:divBdr>
                    <w:top w:val="none" w:sz="0" w:space="0" w:color="auto"/>
                    <w:left w:val="none" w:sz="0" w:space="0" w:color="auto"/>
                    <w:bottom w:val="none" w:sz="0" w:space="0" w:color="auto"/>
                    <w:right w:val="none" w:sz="0" w:space="0" w:color="auto"/>
                  </w:divBdr>
                </w:div>
                <w:div w:id="2147040328">
                  <w:marLeft w:val="0"/>
                  <w:marRight w:val="0"/>
                  <w:marTop w:val="0"/>
                  <w:marBottom w:val="0"/>
                  <w:divBdr>
                    <w:top w:val="none" w:sz="0" w:space="0" w:color="auto"/>
                    <w:left w:val="none" w:sz="0" w:space="0" w:color="auto"/>
                    <w:bottom w:val="none" w:sz="0" w:space="0" w:color="auto"/>
                    <w:right w:val="none" w:sz="0" w:space="0" w:color="auto"/>
                  </w:divBdr>
                </w:div>
              </w:divsChild>
            </w:div>
            <w:div w:id="1253394470">
              <w:marLeft w:val="0"/>
              <w:marRight w:val="0"/>
              <w:marTop w:val="0"/>
              <w:marBottom w:val="0"/>
              <w:divBdr>
                <w:top w:val="none" w:sz="0" w:space="0" w:color="auto"/>
                <w:left w:val="none" w:sz="0" w:space="0" w:color="auto"/>
                <w:bottom w:val="none" w:sz="0" w:space="0" w:color="auto"/>
                <w:right w:val="none" w:sz="0" w:space="0" w:color="auto"/>
              </w:divBdr>
            </w:div>
            <w:div w:id="1253665806">
              <w:marLeft w:val="0"/>
              <w:marRight w:val="0"/>
              <w:marTop w:val="0"/>
              <w:marBottom w:val="0"/>
              <w:divBdr>
                <w:top w:val="none" w:sz="0" w:space="0" w:color="auto"/>
                <w:left w:val="none" w:sz="0" w:space="0" w:color="auto"/>
                <w:bottom w:val="none" w:sz="0" w:space="0" w:color="auto"/>
                <w:right w:val="none" w:sz="0" w:space="0" w:color="auto"/>
              </w:divBdr>
            </w:div>
            <w:div w:id="1256480949">
              <w:marLeft w:val="0"/>
              <w:marRight w:val="0"/>
              <w:marTop w:val="0"/>
              <w:marBottom w:val="0"/>
              <w:divBdr>
                <w:top w:val="none" w:sz="0" w:space="0" w:color="auto"/>
                <w:left w:val="none" w:sz="0" w:space="0" w:color="auto"/>
                <w:bottom w:val="none" w:sz="0" w:space="0" w:color="auto"/>
                <w:right w:val="none" w:sz="0" w:space="0" w:color="auto"/>
              </w:divBdr>
            </w:div>
            <w:div w:id="1258371919">
              <w:marLeft w:val="0"/>
              <w:marRight w:val="0"/>
              <w:marTop w:val="0"/>
              <w:marBottom w:val="0"/>
              <w:divBdr>
                <w:top w:val="none" w:sz="0" w:space="0" w:color="auto"/>
                <w:left w:val="none" w:sz="0" w:space="0" w:color="auto"/>
                <w:bottom w:val="none" w:sz="0" w:space="0" w:color="auto"/>
                <w:right w:val="none" w:sz="0" w:space="0" w:color="auto"/>
              </w:divBdr>
            </w:div>
            <w:div w:id="1258948658">
              <w:marLeft w:val="0"/>
              <w:marRight w:val="0"/>
              <w:marTop w:val="0"/>
              <w:marBottom w:val="0"/>
              <w:divBdr>
                <w:top w:val="none" w:sz="0" w:space="0" w:color="auto"/>
                <w:left w:val="none" w:sz="0" w:space="0" w:color="auto"/>
                <w:bottom w:val="none" w:sz="0" w:space="0" w:color="auto"/>
                <w:right w:val="none" w:sz="0" w:space="0" w:color="auto"/>
              </w:divBdr>
            </w:div>
            <w:div w:id="1259020208">
              <w:marLeft w:val="0"/>
              <w:marRight w:val="0"/>
              <w:marTop w:val="0"/>
              <w:marBottom w:val="0"/>
              <w:divBdr>
                <w:top w:val="none" w:sz="0" w:space="0" w:color="auto"/>
                <w:left w:val="none" w:sz="0" w:space="0" w:color="auto"/>
                <w:bottom w:val="none" w:sz="0" w:space="0" w:color="auto"/>
                <w:right w:val="none" w:sz="0" w:space="0" w:color="auto"/>
              </w:divBdr>
            </w:div>
            <w:div w:id="1260408906">
              <w:marLeft w:val="0"/>
              <w:marRight w:val="0"/>
              <w:marTop w:val="0"/>
              <w:marBottom w:val="0"/>
              <w:divBdr>
                <w:top w:val="none" w:sz="0" w:space="0" w:color="auto"/>
                <w:left w:val="none" w:sz="0" w:space="0" w:color="auto"/>
                <w:bottom w:val="none" w:sz="0" w:space="0" w:color="auto"/>
                <w:right w:val="none" w:sz="0" w:space="0" w:color="auto"/>
              </w:divBdr>
            </w:div>
            <w:div w:id="1262878884">
              <w:marLeft w:val="0"/>
              <w:marRight w:val="0"/>
              <w:marTop w:val="0"/>
              <w:marBottom w:val="0"/>
              <w:divBdr>
                <w:top w:val="none" w:sz="0" w:space="0" w:color="auto"/>
                <w:left w:val="none" w:sz="0" w:space="0" w:color="auto"/>
                <w:bottom w:val="none" w:sz="0" w:space="0" w:color="auto"/>
                <w:right w:val="none" w:sz="0" w:space="0" w:color="auto"/>
              </w:divBdr>
            </w:div>
            <w:div w:id="1264268531">
              <w:marLeft w:val="0"/>
              <w:marRight w:val="0"/>
              <w:marTop w:val="0"/>
              <w:marBottom w:val="0"/>
              <w:divBdr>
                <w:top w:val="none" w:sz="0" w:space="0" w:color="auto"/>
                <w:left w:val="none" w:sz="0" w:space="0" w:color="auto"/>
                <w:bottom w:val="none" w:sz="0" w:space="0" w:color="auto"/>
                <w:right w:val="none" w:sz="0" w:space="0" w:color="auto"/>
              </w:divBdr>
            </w:div>
            <w:div w:id="1266115738">
              <w:marLeft w:val="0"/>
              <w:marRight w:val="0"/>
              <w:marTop w:val="0"/>
              <w:marBottom w:val="0"/>
              <w:divBdr>
                <w:top w:val="none" w:sz="0" w:space="0" w:color="auto"/>
                <w:left w:val="none" w:sz="0" w:space="0" w:color="auto"/>
                <w:bottom w:val="none" w:sz="0" w:space="0" w:color="auto"/>
                <w:right w:val="none" w:sz="0" w:space="0" w:color="auto"/>
              </w:divBdr>
            </w:div>
            <w:div w:id="1267494310">
              <w:marLeft w:val="0"/>
              <w:marRight w:val="0"/>
              <w:marTop w:val="0"/>
              <w:marBottom w:val="0"/>
              <w:divBdr>
                <w:top w:val="none" w:sz="0" w:space="0" w:color="auto"/>
                <w:left w:val="none" w:sz="0" w:space="0" w:color="auto"/>
                <w:bottom w:val="none" w:sz="0" w:space="0" w:color="auto"/>
                <w:right w:val="none" w:sz="0" w:space="0" w:color="auto"/>
              </w:divBdr>
            </w:div>
            <w:div w:id="1267497029">
              <w:marLeft w:val="0"/>
              <w:marRight w:val="0"/>
              <w:marTop w:val="0"/>
              <w:marBottom w:val="0"/>
              <w:divBdr>
                <w:top w:val="none" w:sz="0" w:space="0" w:color="auto"/>
                <w:left w:val="none" w:sz="0" w:space="0" w:color="auto"/>
                <w:bottom w:val="none" w:sz="0" w:space="0" w:color="auto"/>
                <w:right w:val="none" w:sz="0" w:space="0" w:color="auto"/>
              </w:divBdr>
            </w:div>
            <w:div w:id="1270508580">
              <w:marLeft w:val="0"/>
              <w:marRight w:val="0"/>
              <w:marTop w:val="0"/>
              <w:marBottom w:val="0"/>
              <w:divBdr>
                <w:top w:val="none" w:sz="0" w:space="0" w:color="auto"/>
                <w:left w:val="none" w:sz="0" w:space="0" w:color="auto"/>
                <w:bottom w:val="none" w:sz="0" w:space="0" w:color="auto"/>
                <w:right w:val="none" w:sz="0" w:space="0" w:color="auto"/>
              </w:divBdr>
            </w:div>
            <w:div w:id="1270939735">
              <w:marLeft w:val="0"/>
              <w:marRight w:val="0"/>
              <w:marTop w:val="0"/>
              <w:marBottom w:val="0"/>
              <w:divBdr>
                <w:top w:val="none" w:sz="0" w:space="0" w:color="auto"/>
                <w:left w:val="none" w:sz="0" w:space="0" w:color="auto"/>
                <w:bottom w:val="none" w:sz="0" w:space="0" w:color="auto"/>
                <w:right w:val="none" w:sz="0" w:space="0" w:color="auto"/>
              </w:divBdr>
            </w:div>
            <w:div w:id="1272476697">
              <w:marLeft w:val="0"/>
              <w:marRight w:val="0"/>
              <w:marTop w:val="0"/>
              <w:marBottom w:val="0"/>
              <w:divBdr>
                <w:top w:val="none" w:sz="0" w:space="0" w:color="auto"/>
                <w:left w:val="none" w:sz="0" w:space="0" w:color="auto"/>
                <w:bottom w:val="none" w:sz="0" w:space="0" w:color="auto"/>
                <w:right w:val="none" w:sz="0" w:space="0" w:color="auto"/>
              </w:divBdr>
            </w:div>
            <w:div w:id="1274636093">
              <w:marLeft w:val="0"/>
              <w:marRight w:val="0"/>
              <w:marTop w:val="0"/>
              <w:marBottom w:val="0"/>
              <w:divBdr>
                <w:top w:val="none" w:sz="0" w:space="0" w:color="auto"/>
                <w:left w:val="none" w:sz="0" w:space="0" w:color="auto"/>
                <w:bottom w:val="none" w:sz="0" w:space="0" w:color="auto"/>
                <w:right w:val="none" w:sz="0" w:space="0" w:color="auto"/>
              </w:divBdr>
            </w:div>
            <w:div w:id="1277908695">
              <w:marLeft w:val="0"/>
              <w:marRight w:val="0"/>
              <w:marTop w:val="0"/>
              <w:marBottom w:val="0"/>
              <w:divBdr>
                <w:top w:val="none" w:sz="0" w:space="0" w:color="auto"/>
                <w:left w:val="none" w:sz="0" w:space="0" w:color="auto"/>
                <w:bottom w:val="none" w:sz="0" w:space="0" w:color="auto"/>
                <w:right w:val="none" w:sz="0" w:space="0" w:color="auto"/>
              </w:divBdr>
            </w:div>
            <w:div w:id="1281035649">
              <w:marLeft w:val="0"/>
              <w:marRight w:val="0"/>
              <w:marTop w:val="0"/>
              <w:marBottom w:val="0"/>
              <w:divBdr>
                <w:top w:val="none" w:sz="0" w:space="0" w:color="auto"/>
                <w:left w:val="none" w:sz="0" w:space="0" w:color="auto"/>
                <w:bottom w:val="none" w:sz="0" w:space="0" w:color="auto"/>
                <w:right w:val="none" w:sz="0" w:space="0" w:color="auto"/>
              </w:divBdr>
            </w:div>
            <w:div w:id="1281885684">
              <w:marLeft w:val="0"/>
              <w:marRight w:val="0"/>
              <w:marTop w:val="0"/>
              <w:marBottom w:val="0"/>
              <w:divBdr>
                <w:top w:val="none" w:sz="0" w:space="0" w:color="auto"/>
                <w:left w:val="none" w:sz="0" w:space="0" w:color="auto"/>
                <w:bottom w:val="none" w:sz="0" w:space="0" w:color="auto"/>
                <w:right w:val="none" w:sz="0" w:space="0" w:color="auto"/>
              </w:divBdr>
            </w:div>
            <w:div w:id="1289816137">
              <w:marLeft w:val="0"/>
              <w:marRight w:val="0"/>
              <w:marTop w:val="0"/>
              <w:marBottom w:val="0"/>
              <w:divBdr>
                <w:top w:val="none" w:sz="0" w:space="0" w:color="auto"/>
                <w:left w:val="none" w:sz="0" w:space="0" w:color="auto"/>
                <w:bottom w:val="none" w:sz="0" w:space="0" w:color="auto"/>
                <w:right w:val="none" w:sz="0" w:space="0" w:color="auto"/>
              </w:divBdr>
            </w:div>
            <w:div w:id="1296370136">
              <w:marLeft w:val="0"/>
              <w:marRight w:val="0"/>
              <w:marTop w:val="0"/>
              <w:marBottom w:val="0"/>
              <w:divBdr>
                <w:top w:val="none" w:sz="0" w:space="0" w:color="auto"/>
                <w:left w:val="none" w:sz="0" w:space="0" w:color="auto"/>
                <w:bottom w:val="none" w:sz="0" w:space="0" w:color="auto"/>
                <w:right w:val="none" w:sz="0" w:space="0" w:color="auto"/>
              </w:divBdr>
            </w:div>
            <w:div w:id="1297180283">
              <w:marLeft w:val="0"/>
              <w:marRight w:val="0"/>
              <w:marTop w:val="0"/>
              <w:marBottom w:val="0"/>
              <w:divBdr>
                <w:top w:val="none" w:sz="0" w:space="0" w:color="auto"/>
                <w:left w:val="none" w:sz="0" w:space="0" w:color="auto"/>
                <w:bottom w:val="none" w:sz="0" w:space="0" w:color="auto"/>
                <w:right w:val="none" w:sz="0" w:space="0" w:color="auto"/>
              </w:divBdr>
            </w:div>
            <w:div w:id="1298073131">
              <w:marLeft w:val="0"/>
              <w:marRight w:val="0"/>
              <w:marTop w:val="0"/>
              <w:marBottom w:val="0"/>
              <w:divBdr>
                <w:top w:val="none" w:sz="0" w:space="0" w:color="auto"/>
                <w:left w:val="none" w:sz="0" w:space="0" w:color="auto"/>
                <w:bottom w:val="none" w:sz="0" w:space="0" w:color="auto"/>
                <w:right w:val="none" w:sz="0" w:space="0" w:color="auto"/>
              </w:divBdr>
            </w:div>
            <w:div w:id="1298799833">
              <w:marLeft w:val="0"/>
              <w:marRight w:val="0"/>
              <w:marTop w:val="0"/>
              <w:marBottom w:val="0"/>
              <w:divBdr>
                <w:top w:val="none" w:sz="0" w:space="0" w:color="auto"/>
                <w:left w:val="none" w:sz="0" w:space="0" w:color="auto"/>
                <w:bottom w:val="none" w:sz="0" w:space="0" w:color="auto"/>
                <w:right w:val="none" w:sz="0" w:space="0" w:color="auto"/>
              </w:divBdr>
            </w:div>
            <w:div w:id="1301424702">
              <w:marLeft w:val="0"/>
              <w:marRight w:val="0"/>
              <w:marTop w:val="0"/>
              <w:marBottom w:val="0"/>
              <w:divBdr>
                <w:top w:val="none" w:sz="0" w:space="0" w:color="auto"/>
                <w:left w:val="none" w:sz="0" w:space="0" w:color="auto"/>
                <w:bottom w:val="none" w:sz="0" w:space="0" w:color="auto"/>
                <w:right w:val="none" w:sz="0" w:space="0" w:color="auto"/>
              </w:divBdr>
            </w:div>
            <w:div w:id="1301619377">
              <w:marLeft w:val="0"/>
              <w:marRight w:val="0"/>
              <w:marTop w:val="0"/>
              <w:marBottom w:val="0"/>
              <w:divBdr>
                <w:top w:val="none" w:sz="0" w:space="0" w:color="auto"/>
                <w:left w:val="none" w:sz="0" w:space="0" w:color="auto"/>
                <w:bottom w:val="none" w:sz="0" w:space="0" w:color="auto"/>
                <w:right w:val="none" w:sz="0" w:space="0" w:color="auto"/>
              </w:divBdr>
            </w:div>
            <w:div w:id="1307275745">
              <w:marLeft w:val="0"/>
              <w:marRight w:val="0"/>
              <w:marTop w:val="0"/>
              <w:marBottom w:val="0"/>
              <w:divBdr>
                <w:top w:val="none" w:sz="0" w:space="0" w:color="auto"/>
                <w:left w:val="none" w:sz="0" w:space="0" w:color="auto"/>
                <w:bottom w:val="none" w:sz="0" w:space="0" w:color="auto"/>
                <w:right w:val="none" w:sz="0" w:space="0" w:color="auto"/>
              </w:divBdr>
            </w:div>
            <w:div w:id="1307664504">
              <w:marLeft w:val="0"/>
              <w:marRight w:val="0"/>
              <w:marTop w:val="0"/>
              <w:marBottom w:val="0"/>
              <w:divBdr>
                <w:top w:val="none" w:sz="0" w:space="0" w:color="auto"/>
                <w:left w:val="none" w:sz="0" w:space="0" w:color="auto"/>
                <w:bottom w:val="none" w:sz="0" w:space="0" w:color="auto"/>
                <w:right w:val="none" w:sz="0" w:space="0" w:color="auto"/>
              </w:divBdr>
            </w:div>
            <w:div w:id="1309431108">
              <w:marLeft w:val="0"/>
              <w:marRight w:val="0"/>
              <w:marTop w:val="0"/>
              <w:marBottom w:val="0"/>
              <w:divBdr>
                <w:top w:val="none" w:sz="0" w:space="0" w:color="auto"/>
                <w:left w:val="none" w:sz="0" w:space="0" w:color="auto"/>
                <w:bottom w:val="none" w:sz="0" w:space="0" w:color="auto"/>
                <w:right w:val="none" w:sz="0" w:space="0" w:color="auto"/>
              </w:divBdr>
            </w:div>
            <w:div w:id="1310282004">
              <w:marLeft w:val="0"/>
              <w:marRight w:val="0"/>
              <w:marTop w:val="0"/>
              <w:marBottom w:val="0"/>
              <w:divBdr>
                <w:top w:val="none" w:sz="0" w:space="0" w:color="auto"/>
                <w:left w:val="none" w:sz="0" w:space="0" w:color="auto"/>
                <w:bottom w:val="none" w:sz="0" w:space="0" w:color="auto"/>
                <w:right w:val="none" w:sz="0" w:space="0" w:color="auto"/>
              </w:divBdr>
            </w:div>
            <w:div w:id="1311137663">
              <w:marLeft w:val="0"/>
              <w:marRight w:val="0"/>
              <w:marTop w:val="0"/>
              <w:marBottom w:val="0"/>
              <w:divBdr>
                <w:top w:val="none" w:sz="0" w:space="0" w:color="auto"/>
                <w:left w:val="none" w:sz="0" w:space="0" w:color="auto"/>
                <w:bottom w:val="none" w:sz="0" w:space="0" w:color="auto"/>
                <w:right w:val="none" w:sz="0" w:space="0" w:color="auto"/>
              </w:divBdr>
            </w:div>
            <w:div w:id="1312174375">
              <w:marLeft w:val="0"/>
              <w:marRight w:val="0"/>
              <w:marTop w:val="0"/>
              <w:marBottom w:val="0"/>
              <w:divBdr>
                <w:top w:val="none" w:sz="0" w:space="0" w:color="auto"/>
                <w:left w:val="none" w:sz="0" w:space="0" w:color="auto"/>
                <w:bottom w:val="none" w:sz="0" w:space="0" w:color="auto"/>
                <w:right w:val="none" w:sz="0" w:space="0" w:color="auto"/>
              </w:divBdr>
            </w:div>
            <w:div w:id="1312365667">
              <w:marLeft w:val="0"/>
              <w:marRight w:val="0"/>
              <w:marTop w:val="0"/>
              <w:marBottom w:val="0"/>
              <w:divBdr>
                <w:top w:val="none" w:sz="0" w:space="0" w:color="auto"/>
                <w:left w:val="none" w:sz="0" w:space="0" w:color="auto"/>
                <w:bottom w:val="none" w:sz="0" w:space="0" w:color="auto"/>
                <w:right w:val="none" w:sz="0" w:space="0" w:color="auto"/>
              </w:divBdr>
            </w:div>
            <w:div w:id="1314791869">
              <w:marLeft w:val="0"/>
              <w:marRight w:val="0"/>
              <w:marTop w:val="0"/>
              <w:marBottom w:val="0"/>
              <w:divBdr>
                <w:top w:val="none" w:sz="0" w:space="0" w:color="auto"/>
                <w:left w:val="none" w:sz="0" w:space="0" w:color="auto"/>
                <w:bottom w:val="none" w:sz="0" w:space="0" w:color="auto"/>
                <w:right w:val="none" w:sz="0" w:space="0" w:color="auto"/>
              </w:divBdr>
            </w:div>
            <w:div w:id="1314942181">
              <w:marLeft w:val="0"/>
              <w:marRight w:val="0"/>
              <w:marTop w:val="0"/>
              <w:marBottom w:val="0"/>
              <w:divBdr>
                <w:top w:val="none" w:sz="0" w:space="0" w:color="auto"/>
                <w:left w:val="none" w:sz="0" w:space="0" w:color="auto"/>
                <w:bottom w:val="none" w:sz="0" w:space="0" w:color="auto"/>
                <w:right w:val="none" w:sz="0" w:space="0" w:color="auto"/>
              </w:divBdr>
            </w:div>
            <w:div w:id="1317303864">
              <w:marLeft w:val="0"/>
              <w:marRight w:val="0"/>
              <w:marTop w:val="0"/>
              <w:marBottom w:val="0"/>
              <w:divBdr>
                <w:top w:val="none" w:sz="0" w:space="0" w:color="auto"/>
                <w:left w:val="none" w:sz="0" w:space="0" w:color="auto"/>
                <w:bottom w:val="none" w:sz="0" w:space="0" w:color="auto"/>
                <w:right w:val="none" w:sz="0" w:space="0" w:color="auto"/>
              </w:divBdr>
            </w:div>
            <w:div w:id="1318878866">
              <w:marLeft w:val="0"/>
              <w:marRight w:val="0"/>
              <w:marTop w:val="0"/>
              <w:marBottom w:val="0"/>
              <w:divBdr>
                <w:top w:val="none" w:sz="0" w:space="0" w:color="auto"/>
                <w:left w:val="none" w:sz="0" w:space="0" w:color="auto"/>
                <w:bottom w:val="none" w:sz="0" w:space="0" w:color="auto"/>
                <w:right w:val="none" w:sz="0" w:space="0" w:color="auto"/>
              </w:divBdr>
            </w:div>
            <w:div w:id="1320427761">
              <w:marLeft w:val="0"/>
              <w:marRight w:val="0"/>
              <w:marTop w:val="0"/>
              <w:marBottom w:val="0"/>
              <w:divBdr>
                <w:top w:val="none" w:sz="0" w:space="0" w:color="auto"/>
                <w:left w:val="none" w:sz="0" w:space="0" w:color="auto"/>
                <w:bottom w:val="none" w:sz="0" w:space="0" w:color="auto"/>
                <w:right w:val="none" w:sz="0" w:space="0" w:color="auto"/>
              </w:divBdr>
            </w:div>
            <w:div w:id="1327056343">
              <w:marLeft w:val="0"/>
              <w:marRight w:val="0"/>
              <w:marTop w:val="0"/>
              <w:marBottom w:val="0"/>
              <w:divBdr>
                <w:top w:val="none" w:sz="0" w:space="0" w:color="auto"/>
                <w:left w:val="none" w:sz="0" w:space="0" w:color="auto"/>
                <w:bottom w:val="none" w:sz="0" w:space="0" w:color="auto"/>
                <w:right w:val="none" w:sz="0" w:space="0" w:color="auto"/>
              </w:divBdr>
            </w:div>
            <w:div w:id="1329597180">
              <w:marLeft w:val="0"/>
              <w:marRight w:val="0"/>
              <w:marTop w:val="0"/>
              <w:marBottom w:val="0"/>
              <w:divBdr>
                <w:top w:val="none" w:sz="0" w:space="0" w:color="auto"/>
                <w:left w:val="none" w:sz="0" w:space="0" w:color="auto"/>
                <w:bottom w:val="none" w:sz="0" w:space="0" w:color="auto"/>
                <w:right w:val="none" w:sz="0" w:space="0" w:color="auto"/>
              </w:divBdr>
            </w:div>
            <w:div w:id="1334070822">
              <w:marLeft w:val="0"/>
              <w:marRight w:val="0"/>
              <w:marTop w:val="0"/>
              <w:marBottom w:val="0"/>
              <w:divBdr>
                <w:top w:val="none" w:sz="0" w:space="0" w:color="auto"/>
                <w:left w:val="none" w:sz="0" w:space="0" w:color="auto"/>
                <w:bottom w:val="none" w:sz="0" w:space="0" w:color="auto"/>
                <w:right w:val="none" w:sz="0" w:space="0" w:color="auto"/>
              </w:divBdr>
            </w:div>
            <w:div w:id="1334072248">
              <w:marLeft w:val="0"/>
              <w:marRight w:val="0"/>
              <w:marTop w:val="0"/>
              <w:marBottom w:val="0"/>
              <w:divBdr>
                <w:top w:val="none" w:sz="0" w:space="0" w:color="auto"/>
                <w:left w:val="none" w:sz="0" w:space="0" w:color="auto"/>
                <w:bottom w:val="none" w:sz="0" w:space="0" w:color="auto"/>
                <w:right w:val="none" w:sz="0" w:space="0" w:color="auto"/>
              </w:divBdr>
            </w:div>
            <w:div w:id="1340740875">
              <w:marLeft w:val="0"/>
              <w:marRight w:val="0"/>
              <w:marTop w:val="0"/>
              <w:marBottom w:val="0"/>
              <w:divBdr>
                <w:top w:val="none" w:sz="0" w:space="0" w:color="auto"/>
                <w:left w:val="none" w:sz="0" w:space="0" w:color="auto"/>
                <w:bottom w:val="none" w:sz="0" w:space="0" w:color="auto"/>
                <w:right w:val="none" w:sz="0" w:space="0" w:color="auto"/>
              </w:divBdr>
            </w:div>
            <w:div w:id="1342397474">
              <w:marLeft w:val="0"/>
              <w:marRight w:val="0"/>
              <w:marTop w:val="0"/>
              <w:marBottom w:val="0"/>
              <w:divBdr>
                <w:top w:val="none" w:sz="0" w:space="0" w:color="auto"/>
                <w:left w:val="none" w:sz="0" w:space="0" w:color="auto"/>
                <w:bottom w:val="none" w:sz="0" w:space="0" w:color="auto"/>
                <w:right w:val="none" w:sz="0" w:space="0" w:color="auto"/>
              </w:divBdr>
            </w:div>
            <w:div w:id="1344824597">
              <w:marLeft w:val="0"/>
              <w:marRight w:val="0"/>
              <w:marTop w:val="0"/>
              <w:marBottom w:val="0"/>
              <w:divBdr>
                <w:top w:val="none" w:sz="0" w:space="0" w:color="auto"/>
                <w:left w:val="none" w:sz="0" w:space="0" w:color="auto"/>
                <w:bottom w:val="none" w:sz="0" w:space="0" w:color="auto"/>
                <w:right w:val="none" w:sz="0" w:space="0" w:color="auto"/>
              </w:divBdr>
            </w:div>
            <w:div w:id="1345129019">
              <w:marLeft w:val="0"/>
              <w:marRight w:val="0"/>
              <w:marTop w:val="0"/>
              <w:marBottom w:val="0"/>
              <w:divBdr>
                <w:top w:val="none" w:sz="0" w:space="0" w:color="auto"/>
                <w:left w:val="none" w:sz="0" w:space="0" w:color="auto"/>
                <w:bottom w:val="none" w:sz="0" w:space="0" w:color="auto"/>
                <w:right w:val="none" w:sz="0" w:space="0" w:color="auto"/>
              </w:divBdr>
            </w:div>
            <w:div w:id="1348098494">
              <w:marLeft w:val="0"/>
              <w:marRight w:val="0"/>
              <w:marTop w:val="0"/>
              <w:marBottom w:val="0"/>
              <w:divBdr>
                <w:top w:val="none" w:sz="0" w:space="0" w:color="auto"/>
                <w:left w:val="none" w:sz="0" w:space="0" w:color="auto"/>
                <w:bottom w:val="none" w:sz="0" w:space="0" w:color="auto"/>
                <w:right w:val="none" w:sz="0" w:space="0" w:color="auto"/>
              </w:divBdr>
            </w:div>
            <w:div w:id="1351562322">
              <w:marLeft w:val="0"/>
              <w:marRight w:val="0"/>
              <w:marTop w:val="0"/>
              <w:marBottom w:val="0"/>
              <w:divBdr>
                <w:top w:val="none" w:sz="0" w:space="0" w:color="auto"/>
                <w:left w:val="none" w:sz="0" w:space="0" w:color="auto"/>
                <w:bottom w:val="none" w:sz="0" w:space="0" w:color="auto"/>
                <w:right w:val="none" w:sz="0" w:space="0" w:color="auto"/>
              </w:divBdr>
            </w:div>
            <w:div w:id="1353410727">
              <w:marLeft w:val="0"/>
              <w:marRight w:val="0"/>
              <w:marTop w:val="0"/>
              <w:marBottom w:val="0"/>
              <w:divBdr>
                <w:top w:val="none" w:sz="0" w:space="0" w:color="auto"/>
                <w:left w:val="none" w:sz="0" w:space="0" w:color="auto"/>
                <w:bottom w:val="none" w:sz="0" w:space="0" w:color="auto"/>
                <w:right w:val="none" w:sz="0" w:space="0" w:color="auto"/>
              </w:divBdr>
            </w:div>
            <w:div w:id="1354189418">
              <w:marLeft w:val="0"/>
              <w:marRight w:val="0"/>
              <w:marTop w:val="0"/>
              <w:marBottom w:val="0"/>
              <w:divBdr>
                <w:top w:val="none" w:sz="0" w:space="0" w:color="auto"/>
                <w:left w:val="none" w:sz="0" w:space="0" w:color="auto"/>
                <w:bottom w:val="none" w:sz="0" w:space="0" w:color="auto"/>
                <w:right w:val="none" w:sz="0" w:space="0" w:color="auto"/>
              </w:divBdr>
            </w:div>
            <w:div w:id="1356954729">
              <w:marLeft w:val="0"/>
              <w:marRight w:val="0"/>
              <w:marTop w:val="0"/>
              <w:marBottom w:val="0"/>
              <w:divBdr>
                <w:top w:val="none" w:sz="0" w:space="0" w:color="auto"/>
                <w:left w:val="none" w:sz="0" w:space="0" w:color="auto"/>
                <w:bottom w:val="none" w:sz="0" w:space="0" w:color="auto"/>
                <w:right w:val="none" w:sz="0" w:space="0" w:color="auto"/>
              </w:divBdr>
            </w:div>
            <w:div w:id="1357000480">
              <w:marLeft w:val="0"/>
              <w:marRight w:val="0"/>
              <w:marTop w:val="0"/>
              <w:marBottom w:val="0"/>
              <w:divBdr>
                <w:top w:val="none" w:sz="0" w:space="0" w:color="auto"/>
                <w:left w:val="none" w:sz="0" w:space="0" w:color="auto"/>
                <w:bottom w:val="none" w:sz="0" w:space="0" w:color="auto"/>
                <w:right w:val="none" w:sz="0" w:space="0" w:color="auto"/>
              </w:divBdr>
            </w:div>
            <w:div w:id="1357778267">
              <w:marLeft w:val="0"/>
              <w:marRight w:val="0"/>
              <w:marTop w:val="0"/>
              <w:marBottom w:val="0"/>
              <w:divBdr>
                <w:top w:val="none" w:sz="0" w:space="0" w:color="auto"/>
                <w:left w:val="none" w:sz="0" w:space="0" w:color="auto"/>
                <w:bottom w:val="none" w:sz="0" w:space="0" w:color="auto"/>
                <w:right w:val="none" w:sz="0" w:space="0" w:color="auto"/>
              </w:divBdr>
            </w:div>
            <w:div w:id="1358850580">
              <w:marLeft w:val="0"/>
              <w:marRight w:val="0"/>
              <w:marTop w:val="0"/>
              <w:marBottom w:val="0"/>
              <w:divBdr>
                <w:top w:val="none" w:sz="0" w:space="0" w:color="auto"/>
                <w:left w:val="none" w:sz="0" w:space="0" w:color="auto"/>
                <w:bottom w:val="none" w:sz="0" w:space="0" w:color="auto"/>
                <w:right w:val="none" w:sz="0" w:space="0" w:color="auto"/>
              </w:divBdr>
            </w:div>
            <w:div w:id="1359239872">
              <w:marLeft w:val="0"/>
              <w:marRight w:val="0"/>
              <w:marTop w:val="0"/>
              <w:marBottom w:val="0"/>
              <w:divBdr>
                <w:top w:val="none" w:sz="0" w:space="0" w:color="auto"/>
                <w:left w:val="none" w:sz="0" w:space="0" w:color="auto"/>
                <w:bottom w:val="none" w:sz="0" w:space="0" w:color="auto"/>
                <w:right w:val="none" w:sz="0" w:space="0" w:color="auto"/>
              </w:divBdr>
            </w:div>
            <w:div w:id="1360280930">
              <w:marLeft w:val="0"/>
              <w:marRight w:val="0"/>
              <w:marTop w:val="0"/>
              <w:marBottom w:val="0"/>
              <w:divBdr>
                <w:top w:val="none" w:sz="0" w:space="0" w:color="auto"/>
                <w:left w:val="none" w:sz="0" w:space="0" w:color="auto"/>
                <w:bottom w:val="none" w:sz="0" w:space="0" w:color="auto"/>
                <w:right w:val="none" w:sz="0" w:space="0" w:color="auto"/>
              </w:divBdr>
            </w:div>
            <w:div w:id="1361316556">
              <w:marLeft w:val="0"/>
              <w:marRight w:val="0"/>
              <w:marTop w:val="0"/>
              <w:marBottom w:val="0"/>
              <w:divBdr>
                <w:top w:val="none" w:sz="0" w:space="0" w:color="auto"/>
                <w:left w:val="none" w:sz="0" w:space="0" w:color="auto"/>
                <w:bottom w:val="none" w:sz="0" w:space="0" w:color="auto"/>
                <w:right w:val="none" w:sz="0" w:space="0" w:color="auto"/>
              </w:divBdr>
            </w:div>
            <w:div w:id="1362172544">
              <w:marLeft w:val="0"/>
              <w:marRight w:val="0"/>
              <w:marTop w:val="0"/>
              <w:marBottom w:val="0"/>
              <w:divBdr>
                <w:top w:val="none" w:sz="0" w:space="0" w:color="auto"/>
                <w:left w:val="none" w:sz="0" w:space="0" w:color="auto"/>
                <w:bottom w:val="none" w:sz="0" w:space="0" w:color="auto"/>
                <w:right w:val="none" w:sz="0" w:space="0" w:color="auto"/>
              </w:divBdr>
            </w:div>
            <w:div w:id="1362196907">
              <w:marLeft w:val="0"/>
              <w:marRight w:val="0"/>
              <w:marTop w:val="0"/>
              <w:marBottom w:val="0"/>
              <w:divBdr>
                <w:top w:val="none" w:sz="0" w:space="0" w:color="auto"/>
                <w:left w:val="none" w:sz="0" w:space="0" w:color="auto"/>
                <w:bottom w:val="none" w:sz="0" w:space="0" w:color="auto"/>
                <w:right w:val="none" w:sz="0" w:space="0" w:color="auto"/>
              </w:divBdr>
            </w:div>
            <w:div w:id="1363476595">
              <w:marLeft w:val="0"/>
              <w:marRight w:val="0"/>
              <w:marTop w:val="0"/>
              <w:marBottom w:val="0"/>
              <w:divBdr>
                <w:top w:val="none" w:sz="0" w:space="0" w:color="auto"/>
                <w:left w:val="none" w:sz="0" w:space="0" w:color="auto"/>
                <w:bottom w:val="none" w:sz="0" w:space="0" w:color="auto"/>
                <w:right w:val="none" w:sz="0" w:space="0" w:color="auto"/>
              </w:divBdr>
            </w:div>
            <w:div w:id="1363630796">
              <w:marLeft w:val="0"/>
              <w:marRight w:val="0"/>
              <w:marTop w:val="0"/>
              <w:marBottom w:val="0"/>
              <w:divBdr>
                <w:top w:val="none" w:sz="0" w:space="0" w:color="auto"/>
                <w:left w:val="none" w:sz="0" w:space="0" w:color="auto"/>
                <w:bottom w:val="none" w:sz="0" w:space="0" w:color="auto"/>
                <w:right w:val="none" w:sz="0" w:space="0" w:color="auto"/>
              </w:divBdr>
            </w:div>
            <w:div w:id="1364091301">
              <w:marLeft w:val="0"/>
              <w:marRight w:val="0"/>
              <w:marTop w:val="0"/>
              <w:marBottom w:val="0"/>
              <w:divBdr>
                <w:top w:val="none" w:sz="0" w:space="0" w:color="auto"/>
                <w:left w:val="none" w:sz="0" w:space="0" w:color="auto"/>
                <w:bottom w:val="none" w:sz="0" w:space="0" w:color="auto"/>
                <w:right w:val="none" w:sz="0" w:space="0" w:color="auto"/>
              </w:divBdr>
            </w:div>
            <w:div w:id="1364940325">
              <w:marLeft w:val="0"/>
              <w:marRight w:val="0"/>
              <w:marTop w:val="0"/>
              <w:marBottom w:val="0"/>
              <w:divBdr>
                <w:top w:val="none" w:sz="0" w:space="0" w:color="auto"/>
                <w:left w:val="none" w:sz="0" w:space="0" w:color="auto"/>
                <w:bottom w:val="none" w:sz="0" w:space="0" w:color="auto"/>
                <w:right w:val="none" w:sz="0" w:space="0" w:color="auto"/>
              </w:divBdr>
            </w:div>
            <w:div w:id="1368598676">
              <w:marLeft w:val="0"/>
              <w:marRight w:val="0"/>
              <w:marTop w:val="0"/>
              <w:marBottom w:val="0"/>
              <w:divBdr>
                <w:top w:val="none" w:sz="0" w:space="0" w:color="auto"/>
                <w:left w:val="none" w:sz="0" w:space="0" w:color="auto"/>
                <w:bottom w:val="none" w:sz="0" w:space="0" w:color="auto"/>
                <w:right w:val="none" w:sz="0" w:space="0" w:color="auto"/>
              </w:divBdr>
            </w:div>
            <w:div w:id="1369530565">
              <w:marLeft w:val="0"/>
              <w:marRight w:val="0"/>
              <w:marTop w:val="0"/>
              <w:marBottom w:val="0"/>
              <w:divBdr>
                <w:top w:val="none" w:sz="0" w:space="0" w:color="auto"/>
                <w:left w:val="none" w:sz="0" w:space="0" w:color="auto"/>
                <w:bottom w:val="none" w:sz="0" w:space="0" w:color="auto"/>
                <w:right w:val="none" w:sz="0" w:space="0" w:color="auto"/>
              </w:divBdr>
            </w:div>
            <w:div w:id="1369990737">
              <w:marLeft w:val="0"/>
              <w:marRight w:val="0"/>
              <w:marTop w:val="0"/>
              <w:marBottom w:val="0"/>
              <w:divBdr>
                <w:top w:val="none" w:sz="0" w:space="0" w:color="auto"/>
                <w:left w:val="none" w:sz="0" w:space="0" w:color="auto"/>
                <w:bottom w:val="none" w:sz="0" w:space="0" w:color="auto"/>
                <w:right w:val="none" w:sz="0" w:space="0" w:color="auto"/>
              </w:divBdr>
            </w:div>
            <w:div w:id="1370841384">
              <w:marLeft w:val="0"/>
              <w:marRight w:val="0"/>
              <w:marTop w:val="0"/>
              <w:marBottom w:val="0"/>
              <w:divBdr>
                <w:top w:val="none" w:sz="0" w:space="0" w:color="auto"/>
                <w:left w:val="none" w:sz="0" w:space="0" w:color="auto"/>
                <w:bottom w:val="none" w:sz="0" w:space="0" w:color="auto"/>
                <w:right w:val="none" w:sz="0" w:space="0" w:color="auto"/>
              </w:divBdr>
            </w:div>
            <w:div w:id="1371034890">
              <w:marLeft w:val="0"/>
              <w:marRight w:val="0"/>
              <w:marTop w:val="0"/>
              <w:marBottom w:val="0"/>
              <w:divBdr>
                <w:top w:val="none" w:sz="0" w:space="0" w:color="auto"/>
                <w:left w:val="none" w:sz="0" w:space="0" w:color="auto"/>
                <w:bottom w:val="none" w:sz="0" w:space="0" w:color="auto"/>
                <w:right w:val="none" w:sz="0" w:space="0" w:color="auto"/>
              </w:divBdr>
            </w:div>
            <w:div w:id="1376664738">
              <w:marLeft w:val="0"/>
              <w:marRight w:val="0"/>
              <w:marTop w:val="0"/>
              <w:marBottom w:val="0"/>
              <w:divBdr>
                <w:top w:val="none" w:sz="0" w:space="0" w:color="auto"/>
                <w:left w:val="none" w:sz="0" w:space="0" w:color="auto"/>
                <w:bottom w:val="none" w:sz="0" w:space="0" w:color="auto"/>
                <w:right w:val="none" w:sz="0" w:space="0" w:color="auto"/>
              </w:divBdr>
            </w:div>
            <w:div w:id="1377659187">
              <w:marLeft w:val="0"/>
              <w:marRight w:val="0"/>
              <w:marTop w:val="0"/>
              <w:marBottom w:val="0"/>
              <w:divBdr>
                <w:top w:val="none" w:sz="0" w:space="0" w:color="auto"/>
                <w:left w:val="none" w:sz="0" w:space="0" w:color="auto"/>
                <w:bottom w:val="none" w:sz="0" w:space="0" w:color="auto"/>
                <w:right w:val="none" w:sz="0" w:space="0" w:color="auto"/>
              </w:divBdr>
            </w:div>
            <w:div w:id="1378045187">
              <w:marLeft w:val="0"/>
              <w:marRight w:val="0"/>
              <w:marTop w:val="0"/>
              <w:marBottom w:val="0"/>
              <w:divBdr>
                <w:top w:val="none" w:sz="0" w:space="0" w:color="auto"/>
                <w:left w:val="none" w:sz="0" w:space="0" w:color="auto"/>
                <w:bottom w:val="none" w:sz="0" w:space="0" w:color="auto"/>
                <w:right w:val="none" w:sz="0" w:space="0" w:color="auto"/>
              </w:divBdr>
            </w:div>
            <w:div w:id="1378241994">
              <w:marLeft w:val="0"/>
              <w:marRight w:val="0"/>
              <w:marTop w:val="0"/>
              <w:marBottom w:val="0"/>
              <w:divBdr>
                <w:top w:val="none" w:sz="0" w:space="0" w:color="auto"/>
                <w:left w:val="none" w:sz="0" w:space="0" w:color="auto"/>
                <w:bottom w:val="none" w:sz="0" w:space="0" w:color="auto"/>
                <w:right w:val="none" w:sz="0" w:space="0" w:color="auto"/>
              </w:divBdr>
            </w:div>
            <w:div w:id="1382287779">
              <w:marLeft w:val="0"/>
              <w:marRight w:val="0"/>
              <w:marTop w:val="0"/>
              <w:marBottom w:val="0"/>
              <w:divBdr>
                <w:top w:val="none" w:sz="0" w:space="0" w:color="auto"/>
                <w:left w:val="none" w:sz="0" w:space="0" w:color="auto"/>
                <w:bottom w:val="none" w:sz="0" w:space="0" w:color="auto"/>
                <w:right w:val="none" w:sz="0" w:space="0" w:color="auto"/>
              </w:divBdr>
            </w:div>
            <w:div w:id="1382946762">
              <w:marLeft w:val="0"/>
              <w:marRight w:val="0"/>
              <w:marTop w:val="0"/>
              <w:marBottom w:val="0"/>
              <w:divBdr>
                <w:top w:val="none" w:sz="0" w:space="0" w:color="auto"/>
                <w:left w:val="none" w:sz="0" w:space="0" w:color="auto"/>
                <w:bottom w:val="none" w:sz="0" w:space="0" w:color="auto"/>
                <w:right w:val="none" w:sz="0" w:space="0" w:color="auto"/>
              </w:divBdr>
            </w:div>
            <w:div w:id="1384061782">
              <w:marLeft w:val="0"/>
              <w:marRight w:val="0"/>
              <w:marTop w:val="0"/>
              <w:marBottom w:val="0"/>
              <w:divBdr>
                <w:top w:val="none" w:sz="0" w:space="0" w:color="auto"/>
                <w:left w:val="none" w:sz="0" w:space="0" w:color="auto"/>
                <w:bottom w:val="none" w:sz="0" w:space="0" w:color="auto"/>
                <w:right w:val="none" w:sz="0" w:space="0" w:color="auto"/>
              </w:divBdr>
            </w:div>
            <w:div w:id="1390031513">
              <w:marLeft w:val="0"/>
              <w:marRight w:val="0"/>
              <w:marTop w:val="0"/>
              <w:marBottom w:val="0"/>
              <w:divBdr>
                <w:top w:val="none" w:sz="0" w:space="0" w:color="auto"/>
                <w:left w:val="none" w:sz="0" w:space="0" w:color="auto"/>
                <w:bottom w:val="none" w:sz="0" w:space="0" w:color="auto"/>
                <w:right w:val="none" w:sz="0" w:space="0" w:color="auto"/>
              </w:divBdr>
            </w:div>
            <w:div w:id="1390415976">
              <w:marLeft w:val="0"/>
              <w:marRight w:val="0"/>
              <w:marTop w:val="0"/>
              <w:marBottom w:val="0"/>
              <w:divBdr>
                <w:top w:val="none" w:sz="0" w:space="0" w:color="auto"/>
                <w:left w:val="none" w:sz="0" w:space="0" w:color="auto"/>
                <w:bottom w:val="none" w:sz="0" w:space="0" w:color="auto"/>
                <w:right w:val="none" w:sz="0" w:space="0" w:color="auto"/>
              </w:divBdr>
            </w:div>
            <w:div w:id="1392079251">
              <w:marLeft w:val="0"/>
              <w:marRight w:val="0"/>
              <w:marTop w:val="0"/>
              <w:marBottom w:val="0"/>
              <w:divBdr>
                <w:top w:val="none" w:sz="0" w:space="0" w:color="auto"/>
                <w:left w:val="none" w:sz="0" w:space="0" w:color="auto"/>
                <w:bottom w:val="none" w:sz="0" w:space="0" w:color="auto"/>
                <w:right w:val="none" w:sz="0" w:space="0" w:color="auto"/>
              </w:divBdr>
            </w:div>
            <w:div w:id="1392581660">
              <w:marLeft w:val="0"/>
              <w:marRight w:val="0"/>
              <w:marTop w:val="0"/>
              <w:marBottom w:val="0"/>
              <w:divBdr>
                <w:top w:val="none" w:sz="0" w:space="0" w:color="auto"/>
                <w:left w:val="none" w:sz="0" w:space="0" w:color="auto"/>
                <w:bottom w:val="none" w:sz="0" w:space="0" w:color="auto"/>
                <w:right w:val="none" w:sz="0" w:space="0" w:color="auto"/>
              </w:divBdr>
            </w:div>
            <w:div w:id="1393040694">
              <w:marLeft w:val="0"/>
              <w:marRight w:val="0"/>
              <w:marTop w:val="0"/>
              <w:marBottom w:val="0"/>
              <w:divBdr>
                <w:top w:val="none" w:sz="0" w:space="0" w:color="auto"/>
                <w:left w:val="none" w:sz="0" w:space="0" w:color="auto"/>
                <w:bottom w:val="none" w:sz="0" w:space="0" w:color="auto"/>
                <w:right w:val="none" w:sz="0" w:space="0" w:color="auto"/>
              </w:divBdr>
            </w:div>
            <w:div w:id="1395546406">
              <w:marLeft w:val="0"/>
              <w:marRight w:val="0"/>
              <w:marTop w:val="0"/>
              <w:marBottom w:val="0"/>
              <w:divBdr>
                <w:top w:val="none" w:sz="0" w:space="0" w:color="auto"/>
                <w:left w:val="none" w:sz="0" w:space="0" w:color="auto"/>
                <w:bottom w:val="none" w:sz="0" w:space="0" w:color="auto"/>
                <w:right w:val="none" w:sz="0" w:space="0" w:color="auto"/>
              </w:divBdr>
            </w:div>
            <w:div w:id="1403984743">
              <w:marLeft w:val="0"/>
              <w:marRight w:val="0"/>
              <w:marTop w:val="0"/>
              <w:marBottom w:val="0"/>
              <w:divBdr>
                <w:top w:val="none" w:sz="0" w:space="0" w:color="auto"/>
                <w:left w:val="none" w:sz="0" w:space="0" w:color="auto"/>
                <w:bottom w:val="none" w:sz="0" w:space="0" w:color="auto"/>
                <w:right w:val="none" w:sz="0" w:space="0" w:color="auto"/>
              </w:divBdr>
            </w:div>
            <w:div w:id="1404915463">
              <w:marLeft w:val="0"/>
              <w:marRight w:val="0"/>
              <w:marTop w:val="0"/>
              <w:marBottom w:val="0"/>
              <w:divBdr>
                <w:top w:val="none" w:sz="0" w:space="0" w:color="auto"/>
                <w:left w:val="none" w:sz="0" w:space="0" w:color="auto"/>
                <w:bottom w:val="none" w:sz="0" w:space="0" w:color="auto"/>
                <w:right w:val="none" w:sz="0" w:space="0" w:color="auto"/>
              </w:divBdr>
            </w:div>
            <w:div w:id="1407648067">
              <w:marLeft w:val="0"/>
              <w:marRight w:val="0"/>
              <w:marTop w:val="0"/>
              <w:marBottom w:val="0"/>
              <w:divBdr>
                <w:top w:val="none" w:sz="0" w:space="0" w:color="auto"/>
                <w:left w:val="none" w:sz="0" w:space="0" w:color="auto"/>
                <w:bottom w:val="none" w:sz="0" w:space="0" w:color="auto"/>
                <w:right w:val="none" w:sz="0" w:space="0" w:color="auto"/>
              </w:divBdr>
            </w:div>
            <w:div w:id="1407992799">
              <w:marLeft w:val="0"/>
              <w:marRight w:val="0"/>
              <w:marTop w:val="0"/>
              <w:marBottom w:val="0"/>
              <w:divBdr>
                <w:top w:val="none" w:sz="0" w:space="0" w:color="auto"/>
                <w:left w:val="none" w:sz="0" w:space="0" w:color="auto"/>
                <w:bottom w:val="none" w:sz="0" w:space="0" w:color="auto"/>
                <w:right w:val="none" w:sz="0" w:space="0" w:color="auto"/>
              </w:divBdr>
            </w:div>
            <w:div w:id="1409033738">
              <w:marLeft w:val="0"/>
              <w:marRight w:val="0"/>
              <w:marTop w:val="0"/>
              <w:marBottom w:val="0"/>
              <w:divBdr>
                <w:top w:val="none" w:sz="0" w:space="0" w:color="auto"/>
                <w:left w:val="none" w:sz="0" w:space="0" w:color="auto"/>
                <w:bottom w:val="none" w:sz="0" w:space="0" w:color="auto"/>
                <w:right w:val="none" w:sz="0" w:space="0" w:color="auto"/>
              </w:divBdr>
            </w:div>
            <w:div w:id="1409229192">
              <w:marLeft w:val="0"/>
              <w:marRight w:val="0"/>
              <w:marTop w:val="0"/>
              <w:marBottom w:val="0"/>
              <w:divBdr>
                <w:top w:val="none" w:sz="0" w:space="0" w:color="auto"/>
                <w:left w:val="none" w:sz="0" w:space="0" w:color="auto"/>
                <w:bottom w:val="none" w:sz="0" w:space="0" w:color="auto"/>
                <w:right w:val="none" w:sz="0" w:space="0" w:color="auto"/>
              </w:divBdr>
            </w:div>
            <w:div w:id="1409305340">
              <w:marLeft w:val="0"/>
              <w:marRight w:val="0"/>
              <w:marTop w:val="0"/>
              <w:marBottom w:val="0"/>
              <w:divBdr>
                <w:top w:val="none" w:sz="0" w:space="0" w:color="auto"/>
                <w:left w:val="none" w:sz="0" w:space="0" w:color="auto"/>
                <w:bottom w:val="none" w:sz="0" w:space="0" w:color="auto"/>
                <w:right w:val="none" w:sz="0" w:space="0" w:color="auto"/>
              </w:divBdr>
            </w:div>
            <w:div w:id="1411073638">
              <w:marLeft w:val="0"/>
              <w:marRight w:val="0"/>
              <w:marTop w:val="0"/>
              <w:marBottom w:val="0"/>
              <w:divBdr>
                <w:top w:val="none" w:sz="0" w:space="0" w:color="auto"/>
                <w:left w:val="none" w:sz="0" w:space="0" w:color="auto"/>
                <w:bottom w:val="none" w:sz="0" w:space="0" w:color="auto"/>
                <w:right w:val="none" w:sz="0" w:space="0" w:color="auto"/>
              </w:divBdr>
            </w:div>
            <w:div w:id="1411655807">
              <w:marLeft w:val="0"/>
              <w:marRight w:val="0"/>
              <w:marTop w:val="0"/>
              <w:marBottom w:val="0"/>
              <w:divBdr>
                <w:top w:val="none" w:sz="0" w:space="0" w:color="auto"/>
                <w:left w:val="none" w:sz="0" w:space="0" w:color="auto"/>
                <w:bottom w:val="none" w:sz="0" w:space="0" w:color="auto"/>
                <w:right w:val="none" w:sz="0" w:space="0" w:color="auto"/>
              </w:divBdr>
            </w:div>
            <w:div w:id="1411852158">
              <w:marLeft w:val="0"/>
              <w:marRight w:val="0"/>
              <w:marTop w:val="0"/>
              <w:marBottom w:val="0"/>
              <w:divBdr>
                <w:top w:val="none" w:sz="0" w:space="0" w:color="auto"/>
                <w:left w:val="none" w:sz="0" w:space="0" w:color="auto"/>
                <w:bottom w:val="none" w:sz="0" w:space="0" w:color="auto"/>
                <w:right w:val="none" w:sz="0" w:space="0" w:color="auto"/>
              </w:divBdr>
            </w:div>
            <w:div w:id="1412045715">
              <w:marLeft w:val="0"/>
              <w:marRight w:val="0"/>
              <w:marTop w:val="0"/>
              <w:marBottom w:val="0"/>
              <w:divBdr>
                <w:top w:val="none" w:sz="0" w:space="0" w:color="auto"/>
                <w:left w:val="none" w:sz="0" w:space="0" w:color="auto"/>
                <w:bottom w:val="none" w:sz="0" w:space="0" w:color="auto"/>
                <w:right w:val="none" w:sz="0" w:space="0" w:color="auto"/>
              </w:divBdr>
            </w:div>
            <w:div w:id="1412389640">
              <w:marLeft w:val="0"/>
              <w:marRight w:val="0"/>
              <w:marTop w:val="0"/>
              <w:marBottom w:val="0"/>
              <w:divBdr>
                <w:top w:val="none" w:sz="0" w:space="0" w:color="auto"/>
                <w:left w:val="none" w:sz="0" w:space="0" w:color="auto"/>
                <w:bottom w:val="none" w:sz="0" w:space="0" w:color="auto"/>
                <w:right w:val="none" w:sz="0" w:space="0" w:color="auto"/>
              </w:divBdr>
            </w:div>
            <w:div w:id="1412702979">
              <w:marLeft w:val="0"/>
              <w:marRight w:val="0"/>
              <w:marTop w:val="0"/>
              <w:marBottom w:val="0"/>
              <w:divBdr>
                <w:top w:val="none" w:sz="0" w:space="0" w:color="auto"/>
                <w:left w:val="none" w:sz="0" w:space="0" w:color="auto"/>
                <w:bottom w:val="none" w:sz="0" w:space="0" w:color="auto"/>
                <w:right w:val="none" w:sz="0" w:space="0" w:color="auto"/>
              </w:divBdr>
            </w:div>
            <w:div w:id="1418676074">
              <w:marLeft w:val="0"/>
              <w:marRight w:val="0"/>
              <w:marTop w:val="0"/>
              <w:marBottom w:val="0"/>
              <w:divBdr>
                <w:top w:val="none" w:sz="0" w:space="0" w:color="auto"/>
                <w:left w:val="none" w:sz="0" w:space="0" w:color="auto"/>
                <w:bottom w:val="none" w:sz="0" w:space="0" w:color="auto"/>
                <w:right w:val="none" w:sz="0" w:space="0" w:color="auto"/>
              </w:divBdr>
            </w:div>
            <w:div w:id="1418939846">
              <w:marLeft w:val="0"/>
              <w:marRight w:val="0"/>
              <w:marTop w:val="0"/>
              <w:marBottom w:val="0"/>
              <w:divBdr>
                <w:top w:val="none" w:sz="0" w:space="0" w:color="auto"/>
                <w:left w:val="none" w:sz="0" w:space="0" w:color="auto"/>
                <w:bottom w:val="none" w:sz="0" w:space="0" w:color="auto"/>
                <w:right w:val="none" w:sz="0" w:space="0" w:color="auto"/>
              </w:divBdr>
            </w:div>
            <w:div w:id="1420909880">
              <w:marLeft w:val="0"/>
              <w:marRight w:val="0"/>
              <w:marTop w:val="0"/>
              <w:marBottom w:val="0"/>
              <w:divBdr>
                <w:top w:val="none" w:sz="0" w:space="0" w:color="auto"/>
                <w:left w:val="none" w:sz="0" w:space="0" w:color="auto"/>
                <w:bottom w:val="none" w:sz="0" w:space="0" w:color="auto"/>
                <w:right w:val="none" w:sz="0" w:space="0" w:color="auto"/>
              </w:divBdr>
            </w:div>
            <w:div w:id="1421561846">
              <w:marLeft w:val="0"/>
              <w:marRight w:val="0"/>
              <w:marTop w:val="0"/>
              <w:marBottom w:val="0"/>
              <w:divBdr>
                <w:top w:val="none" w:sz="0" w:space="0" w:color="auto"/>
                <w:left w:val="none" w:sz="0" w:space="0" w:color="auto"/>
                <w:bottom w:val="none" w:sz="0" w:space="0" w:color="auto"/>
                <w:right w:val="none" w:sz="0" w:space="0" w:color="auto"/>
              </w:divBdr>
            </w:div>
            <w:div w:id="1421634333">
              <w:marLeft w:val="0"/>
              <w:marRight w:val="0"/>
              <w:marTop w:val="0"/>
              <w:marBottom w:val="0"/>
              <w:divBdr>
                <w:top w:val="none" w:sz="0" w:space="0" w:color="auto"/>
                <w:left w:val="none" w:sz="0" w:space="0" w:color="auto"/>
                <w:bottom w:val="none" w:sz="0" w:space="0" w:color="auto"/>
                <w:right w:val="none" w:sz="0" w:space="0" w:color="auto"/>
              </w:divBdr>
            </w:div>
            <w:div w:id="1423070638">
              <w:marLeft w:val="0"/>
              <w:marRight w:val="0"/>
              <w:marTop w:val="0"/>
              <w:marBottom w:val="0"/>
              <w:divBdr>
                <w:top w:val="none" w:sz="0" w:space="0" w:color="auto"/>
                <w:left w:val="none" w:sz="0" w:space="0" w:color="auto"/>
                <w:bottom w:val="none" w:sz="0" w:space="0" w:color="auto"/>
                <w:right w:val="none" w:sz="0" w:space="0" w:color="auto"/>
              </w:divBdr>
            </w:div>
            <w:div w:id="1425956755">
              <w:marLeft w:val="0"/>
              <w:marRight w:val="0"/>
              <w:marTop w:val="0"/>
              <w:marBottom w:val="0"/>
              <w:divBdr>
                <w:top w:val="none" w:sz="0" w:space="0" w:color="auto"/>
                <w:left w:val="none" w:sz="0" w:space="0" w:color="auto"/>
                <w:bottom w:val="none" w:sz="0" w:space="0" w:color="auto"/>
                <w:right w:val="none" w:sz="0" w:space="0" w:color="auto"/>
              </w:divBdr>
            </w:div>
            <w:div w:id="1427579209">
              <w:marLeft w:val="0"/>
              <w:marRight w:val="0"/>
              <w:marTop w:val="0"/>
              <w:marBottom w:val="0"/>
              <w:divBdr>
                <w:top w:val="none" w:sz="0" w:space="0" w:color="auto"/>
                <w:left w:val="none" w:sz="0" w:space="0" w:color="auto"/>
                <w:bottom w:val="none" w:sz="0" w:space="0" w:color="auto"/>
                <w:right w:val="none" w:sz="0" w:space="0" w:color="auto"/>
              </w:divBdr>
            </w:div>
            <w:div w:id="1428187520">
              <w:marLeft w:val="0"/>
              <w:marRight w:val="0"/>
              <w:marTop w:val="0"/>
              <w:marBottom w:val="0"/>
              <w:divBdr>
                <w:top w:val="none" w:sz="0" w:space="0" w:color="auto"/>
                <w:left w:val="none" w:sz="0" w:space="0" w:color="auto"/>
                <w:bottom w:val="none" w:sz="0" w:space="0" w:color="auto"/>
                <w:right w:val="none" w:sz="0" w:space="0" w:color="auto"/>
              </w:divBdr>
            </w:div>
            <w:div w:id="1429422079">
              <w:marLeft w:val="0"/>
              <w:marRight w:val="0"/>
              <w:marTop w:val="0"/>
              <w:marBottom w:val="0"/>
              <w:divBdr>
                <w:top w:val="none" w:sz="0" w:space="0" w:color="auto"/>
                <w:left w:val="none" w:sz="0" w:space="0" w:color="auto"/>
                <w:bottom w:val="none" w:sz="0" w:space="0" w:color="auto"/>
                <w:right w:val="none" w:sz="0" w:space="0" w:color="auto"/>
              </w:divBdr>
            </w:div>
            <w:div w:id="1430858742">
              <w:marLeft w:val="0"/>
              <w:marRight w:val="0"/>
              <w:marTop w:val="0"/>
              <w:marBottom w:val="0"/>
              <w:divBdr>
                <w:top w:val="none" w:sz="0" w:space="0" w:color="auto"/>
                <w:left w:val="none" w:sz="0" w:space="0" w:color="auto"/>
                <w:bottom w:val="none" w:sz="0" w:space="0" w:color="auto"/>
                <w:right w:val="none" w:sz="0" w:space="0" w:color="auto"/>
              </w:divBdr>
            </w:div>
            <w:div w:id="1433087623">
              <w:marLeft w:val="0"/>
              <w:marRight w:val="0"/>
              <w:marTop w:val="0"/>
              <w:marBottom w:val="0"/>
              <w:divBdr>
                <w:top w:val="none" w:sz="0" w:space="0" w:color="auto"/>
                <w:left w:val="none" w:sz="0" w:space="0" w:color="auto"/>
                <w:bottom w:val="none" w:sz="0" w:space="0" w:color="auto"/>
                <w:right w:val="none" w:sz="0" w:space="0" w:color="auto"/>
              </w:divBdr>
            </w:div>
            <w:div w:id="1434864463">
              <w:marLeft w:val="0"/>
              <w:marRight w:val="0"/>
              <w:marTop w:val="0"/>
              <w:marBottom w:val="0"/>
              <w:divBdr>
                <w:top w:val="none" w:sz="0" w:space="0" w:color="auto"/>
                <w:left w:val="none" w:sz="0" w:space="0" w:color="auto"/>
                <w:bottom w:val="none" w:sz="0" w:space="0" w:color="auto"/>
                <w:right w:val="none" w:sz="0" w:space="0" w:color="auto"/>
              </w:divBdr>
            </w:div>
            <w:div w:id="1436903785">
              <w:marLeft w:val="0"/>
              <w:marRight w:val="0"/>
              <w:marTop w:val="0"/>
              <w:marBottom w:val="0"/>
              <w:divBdr>
                <w:top w:val="none" w:sz="0" w:space="0" w:color="auto"/>
                <w:left w:val="none" w:sz="0" w:space="0" w:color="auto"/>
                <w:bottom w:val="none" w:sz="0" w:space="0" w:color="auto"/>
                <w:right w:val="none" w:sz="0" w:space="0" w:color="auto"/>
              </w:divBdr>
            </w:div>
            <w:div w:id="1437363798">
              <w:marLeft w:val="0"/>
              <w:marRight w:val="0"/>
              <w:marTop w:val="0"/>
              <w:marBottom w:val="0"/>
              <w:divBdr>
                <w:top w:val="none" w:sz="0" w:space="0" w:color="auto"/>
                <w:left w:val="none" w:sz="0" w:space="0" w:color="auto"/>
                <w:bottom w:val="none" w:sz="0" w:space="0" w:color="auto"/>
                <w:right w:val="none" w:sz="0" w:space="0" w:color="auto"/>
              </w:divBdr>
            </w:div>
            <w:div w:id="1440102134">
              <w:marLeft w:val="0"/>
              <w:marRight w:val="0"/>
              <w:marTop w:val="0"/>
              <w:marBottom w:val="0"/>
              <w:divBdr>
                <w:top w:val="none" w:sz="0" w:space="0" w:color="auto"/>
                <w:left w:val="none" w:sz="0" w:space="0" w:color="auto"/>
                <w:bottom w:val="none" w:sz="0" w:space="0" w:color="auto"/>
                <w:right w:val="none" w:sz="0" w:space="0" w:color="auto"/>
              </w:divBdr>
            </w:div>
            <w:div w:id="1441022293">
              <w:marLeft w:val="0"/>
              <w:marRight w:val="0"/>
              <w:marTop w:val="0"/>
              <w:marBottom w:val="0"/>
              <w:divBdr>
                <w:top w:val="none" w:sz="0" w:space="0" w:color="auto"/>
                <w:left w:val="none" w:sz="0" w:space="0" w:color="auto"/>
                <w:bottom w:val="none" w:sz="0" w:space="0" w:color="auto"/>
                <w:right w:val="none" w:sz="0" w:space="0" w:color="auto"/>
              </w:divBdr>
            </w:div>
            <w:div w:id="1441875793">
              <w:marLeft w:val="0"/>
              <w:marRight w:val="0"/>
              <w:marTop w:val="0"/>
              <w:marBottom w:val="0"/>
              <w:divBdr>
                <w:top w:val="none" w:sz="0" w:space="0" w:color="auto"/>
                <w:left w:val="none" w:sz="0" w:space="0" w:color="auto"/>
                <w:bottom w:val="none" w:sz="0" w:space="0" w:color="auto"/>
                <w:right w:val="none" w:sz="0" w:space="0" w:color="auto"/>
              </w:divBdr>
            </w:div>
            <w:div w:id="1443066786">
              <w:marLeft w:val="0"/>
              <w:marRight w:val="0"/>
              <w:marTop w:val="0"/>
              <w:marBottom w:val="0"/>
              <w:divBdr>
                <w:top w:val="none" w:sz="0" w:space="0" w:color="auto"/>
                <w:left w:val="none" w:sz="0" w:space="0" w:color="auto"/>
                <w:bottom w:val="none" w:sz="0" w:space="0" w:color="auto"/>
                <w:right w:val="none" w:sz="0" w:space="0" w:color="auto"/>
              </w:divBdr>
            </w:div>
            <w:div w:id="1443381862">
              <w:marLeft w:val="0"/>
              <w:marRight w:val="0"/>
              <w:marTop w:val="0"/>
              <w:marBottom w:val="0"/>
              <w:divBdr>
                <w:top w:val="none" w:sz="0" w:space="0" w:color="auto"/>
                <w:left w:val="none" w:sz="0" w:space="0" w:color="auto"/>
                <w:bottom w:val="none" w:sz="0" w:space="0" w:color="auto"/>
                <w:right w:val="none" w:sz="0" w:space="0" w:color="auto"/>
              </w:divBdr>
            </w:div>
            <w:div w:id="1446730466">
              <w:marLeft w:val="0"/>
              <w:marRight w:val="0"/>
              <w:marTop w:val="0"/>
              <w:marBottom w:val="0"/>
              <w:divBdr>
                <w:top w:val="none" w:sz="0" w:space="0" w:color="auto"/>
                <w:left w:val="none" w:sz="0" w:space="0" w:color="auto"/>
                <w:bottom w:val="none" w:sz="0" w:space="0" w:color="auto"/>
                <w:right w:val="none" w:sz="0" w:space="0" w:color="auto"/>
              </w:divBdr>
            </w:div>
            <w:div w:id="1447432274">
              <w:marLeft w:val="0"/>
              <w:marRight w:val="0"/>
              <w:marTop w:val="0"/>
              <w:marBottom w:val="0"/>
              <w:divBdr>
                <w:top w:val="none" w:sz="0" w:space="0" w:color="auto"/>
                <w:left w:val="none" w:sz="0" w:space="0" w:color="auto"/>
                <w:bottom w:val="none" w:sz="0" w:space="0" w:color="auto"/>
                <w:right w:val="none" w:sz="0" w:space="0" w:color="auto"/>
              </w:divBdr>
            </w:div>
            <w:div w:id="1447432715">
              <w:marLeft w:val="0"/>
              <w:marRight w:val="0"/>
              <w:marTop w:val="0"/>
              <w:marBottom w:val="0"/>
              <w:divBdr>
                <w:top w:val="none" w:sz="0" w:space="0" w:color="auto"/>
                <w:left w:val="none" w:sz="0" w:space="0" w:color="auto"/>
                <w:bottom w:val="none" w:sz="0" w:space="0" w:color="auto"/>
                <w:right w:val="none" w:sz="0" w:space="0" w:color="auto"/>
              </w:divBdr>
            </w:div>
            <w:div w:id="1449350077">
              <w:marLeft w:val="0"/>
              <w:marRight w:val="0"/>
              <w:marTop w:val="0"/>
              <w:marBottom w:val="0"/>
              <w:divBdr>
                <w:top w:val="none" w:sz="0" w:space="0" w:color="auto"/>
                <w:left w:val="none" w:sz="0" w:space="0" w:color="auto"/>
                <w:bottom w:val="none" w:sz="0" w:space="0" w:color="auto"/>
                <w:right w:val="none" w:sz="0" w:space="0" w:color="auto"/>
              </w:divBdr>
            </w:div>
            <w:div w:id="1452361004">
              <w:marLeft w:val="0"/>
              <w:marRight w:val="0"/>
              <w:marTop w:val="0"/>
              <w:marBottom w:val="0"/>
              <w:divBdr>
                <w:top w:val="none" w:sz="0" w:space="0" w:color="auto"/>
                <w:left w:val="none" w:sz="0" w:space="0" w:color="auto"/>
                <w:bottom w:val="none" w:sz="0" w:space="0" w:color="auto"/>
                <w:right w:val="none" w:sz="0" w:space="0" w:color="auto"/>
              </w:divBdr>
            </w:div>
            <w:div w:id="1452432909">
              <w:marLeft w:val="0"/>
              <w:marRight w:val="0"/>
              <w:marTop w:val="0"/>
              <w:marBottom w:val="0"/>
              <w:divBdr>
                <w:top w:val="none" w:sz="0" w:space="0" w:color="auto"/>
                <w:left w:val="none" w:sz="0" w:space="0" w:color="auto"/>
                <w:bottom w:val="none" w:sz="0" w:space="0" w:color="auto"/>
                <w:right w:val="none" w:sz="0" w:space="0" w:color="auto"/>
              </w:divBdr>
            </w:div>
            <w:div w:id="1453208679">
              <w:marLeft w:val="0"/>
              <w:marRight w:val="0"/>
              <w:marTop w:val="0"/>
              <w:marBottom w:val="0"/>
              <w:divBdr>
                <w:top w:val="none" w:sz="0" w:space="0" w:color="auto"/>
                <w:left w:val="none" w:sz="0" w:space="0" w:color="auto"/>
                <w:bottom w:val="none" w:sz="0" w:space="0" w:color="auto"/>
                <w:right w:val="none" w:sz="0" w:space="0" w:color="auto"/>
              </w:divBdr>
            </w:div>
            <w:div w:id="1453598756">
              <w:marLeft w:val="0"/>
              <w:marRight w:val="0"/>
              <w:marTop w:val="0"/>
              <w:marBottom w:val="0"/>
              <w:divBdr>
                <w:top w:val="none" w:sz="0" w:space="0" w:color="auto"/>
                <w:left w:val="none" w:sz="0" w:space="0" w:color="auto"/>
                <w:bottom w:val="none" w:sz="0" w:space="0" w:color="auto"/>
                <w:right w:val="none" w:sz="0" w:space="0" w:color="auto"/>
              </w:divBdr>
            </w:div>
            <w:div w:id="1457792004">
              <w:marLeft w:val="0"/>
              <w:marRight w:val="0"/>
              <w:marTop w:val="0"/>
              <w:marBottom w:val="0"/>
              <w:divBdr>
                <w:top w:val="none" w:sz="0" w:space="0" w:color="auto"/>
                <w:left w:val="none" w:sz="0" w:space="0" w:color="auto"/>
                <w:bottom w:val="none" w:sz="0" w:space="0" w:color="auto"/>
                <w:right w:val="none" w:sz="0" w:space="0" w:color="auto"/>
              </w:divBdr>
            </w:div>
            <w:div w:id="1458910396">
              <w:marLeft w:val="0"/>
              <w:marRight w:val="0"/>
              <w:marTop w:val="0"/>
              <w:marBottom w:val="0"/>
              <w:divBdr>
                <w:top w:val="none" w:sz="0" w:space="0" w:color="auto"/>
                <w:left w:val="none" w:sz="0" w:space="0" w:color="auto"/>
                <w:bottom w:val="none" w:sz="0" w:space="0" w:color="auto"/>
                <w:right w:val="none" w:sz="0" w:space="0" w:color="auto"/>
              </w:divBdr>
            </w:div>
            <w:div w:id="1459840806">
              <w:marLeft w:val="0"/>
              <w:marRight w:val="0"/>
              <w:marTop w:val="0"/>
              <w:marBottom w:val="0"/>
              <w:divBdr>
                <w:top w:val="none" w:sz="0" w:space="0" w:color="auto"/>
                <w:left w:val="none" w:sz="0" w:space="0" w:color="auto"/>
                <w:bottom w:val="none" w:sz="0" w:space="0" w:color="auto"/>
                <w:right w:val="none" w:sz="0" w:space="0" w:color="auto"/>
              </w:divBdr>
            </w:div>
            <w:div w:id="1461530908">
              <w:marLeft w:val="0"/>
              <w:marRight w:val="0"/>
              <w:marTop w:val="0"/>
              <w:marBottom w:val="0"/>
              <w:divBdr>
                <w:top w:val="none" w:sz="0" w:space="0" w:color="auto"/>
                <w:left w:val="none" w:sz="0" w:space="0" w:color="auto"/>
                <w:bottom w:val="none" w:sz="0" w:space="0" w:color="auto"/>
                <w:right w:val="none" w:sz="0" w:space="0" w:color="auto"/>
              </w:divBdr>
            </w:div>
            <w:div w:id="1462453239">
              <w:marLeft w:val="0"/>
              <w:marRight w:val="0"/>
              <w:marTop w:val="0"/>
              <w:marBottom w:val="0"/>
              <w:divBdr>
                <w:top w:val="none" w:sz="0" w:space="0" w:color="auto"/>
                <w:left w:val="none" w:sz="0" w:space="0" w:color="auto"/>
                <w:bottom w:val="none" w:sz="0" w:space="0" w:color="auto"/>
                <w:right w:val="none" w:sz="0" w:space="0" w:color="auto"/>
              </w:divBdr>
            </w:div>
            <w:div w:id="1462533917">
              <w:marLeft w:val="0"/>
              <w:marRight w:val="0"/>
              <w:marTop w:val="0"/>
              <w:marBottom w:val="0"/>
              <w:divBdr>
                <w:top w:val="none" w:sz="0" w:space="0" w:color="auto"/>
                <w:left w:val="none" w:sz="0" w:space="0" w:color="auto"/>
                <w:bottom w:val="none" w:sz="0" w:space="0" w:color="auto"/>
                <w:right w:val="none" w:sz="0" w:space="0" w:color="auto"/>
              </w:divBdr>
            </w:div>
            <w:div w:id="1463427634">
              <w:marLeft w:val="0"/>
              <w:marRight w:val="0"/>
              <w:marTop w:val="0"/>
              <w:marBottom w:val="0"/>
              <w:divBdr>
                <w:top w:val="none" w:sz="0" w:space="0" w:color="auto"/>
                <w:left w:val="none" w:sz="0" w:space="0" w:color="auto"/>
                <w:bottom w:val="none" w:sz="0" w:space="0" w:color="auto"/>
                <w:right w:val="none" w:sz="0" w:space="0" w:color="auto"/>
              </w:divBdr>
            </w:div>
            <w:div w:id="1464155827">
              <w:marLeft w:val="0"/>
              <w:marRight w:val="0"/>
              <w:marTop w:val="0"/>
              <w:marBottom w:val="0"/>
              <w:divBdr>
                <w:top w:val="none" w:sz="0" w:space="0" w:color="auto"/>
                <w:left w:val="none" w:sz="0" w:space="0" w:color="auto"/>
                <w:bottom w:val="none" w:sz="0" w:space="0" w:color="auto"/>
                <w:right w:val="none" w:sz="0" w:space="0" w:color="auto"/>
              </w:divBdr>
            </w:div>
            <w:div w:id="1464537672">
              <w:marLeft w:val="0"/>
              <w:marRight w:val="0"/>
              <w:marTop w:val="0"/>
              <w:marBottom w:val="0"/>
              <w:divBdr>
                <w:top w:val="none" w:sz="0" w:space="0" w:color="auto"/>
                <w:left w:val="none" w:sz="0" w:space="0" w:color="auto"/>
                <w:bottom w:val="none" w:sz="0" w:space="0" w:color="auto"/>
                <w:right w:val="none" w:sz="0" w:space="0" w:color="auto"/>
              </w:divBdr>
            </w:div>
            <w:div w:id="1465541347">
              <w:marLeft w:val="0"/>
              <w:marRight w:val="0"/>
              <w:marTop w:val="0"/>
              <w:marBottom w:val="0"/>
              <w:divBdr>
                <w:top w:val="none" w:sz="0" w:space="0" w:color="auto"/>
                <w:left w:val="none" w:sz="0" w:space="0" w:color="auto"/>
                <w:bottom w:val="none" w:sz="0" w:space="0" w:color="auto"/>
                <w:right w:val="none" w:sz="0" w:space="0" w:color="auto"/>
              </w:divBdr>
            </w:div>
            <w:div w:id="1466044238">
              <w:marLeft w:val="0"/>
              <w:marRight w:val="0"/>
              <w:marTop w:val="0"/>
              <w:marBottom w:val="0"/>
              <w:divBdr>
                <w:top w:val="none" w:sz="0" w:space="0" w:color="auto"/>
                <w:left w:val="none" w:sz="0" w:space="0" w:color="auto"/>
                <w:bottom w:val="none" w:sz="0" w:space="0" w:color="auto"/>
                <w:right w:val="none" w:sz="0" w:space="0" w:color="auto"/>
              </w:divBdr>
            </w:div>
            <w:div w:id="1468162898">
              <w:marLeft w:val="0"/>
              <w:marRight w:val="0"/>
              <w:marTop w:val="0"/>
              <w:marBottom w:val="0"/>
              <w:divBdr>
                <w:top w:val="none" w:sz="0" w:space="0" w:color="auto"/>
                <w:left w:val="none" w:sz="0" w:space="0" w:color="auto"/>
                <w:bottom w:val="none" w:sz="0" w:space="0" w:color="auto"/>
                <w:right w:val="none" w:sz="0" w:space="0" w:color="auto"/>
              </w:divBdr>
            </w:div>
            <w:div w:id="1468820698">
              <w:marLeft w:val="0"/>
              <w:marRight w:val="0"/>
              <w:marTop w:val="0"/>
              <w:marBottom w:val="0"/>
              <w:divBdr>
                <w:top w:val="none" w:sz="0" w:space="0" w:color="auto"/>
                <w:left w:val="none" w:sz="0" w:space="0" w:color="auto"/>
                <w:bottom w:val="none" w:sz="0" w:space="0" w:color="auto"/>
                <w:right w:val="none" w:sz="0" w:space="0" w:color="auto"/>
              </w:divBdr>
            </w:div>
            <w:div w:id="1469130186">
              <w:marLeft w:val="0"/>
              <w:marRight w:val="0"/>
              <w:marTop w:val="0"/>
              <w:marBottom w:val="0"/>
              <w:divBdr>
                <w:top w:val="none" w:sz="0" w:space="0" w:color="auto"/>
                <w:left w:val="none" w:sz="0" w:space="0" w:color="auto"/>
                <w:bottom w:val="none" w:sz="0" w:space="0" w:color="auto"/>
                <w:right w:val="none" w:sz="0" w:space="0" w:color="auto"/>
              </w:divBdr>
            </w:div>
            <w:div w:id="1469543738">
              <w:marLeft w:val="0"/>
              <w:marRight w:val="0"/>
              <w:marTop w:val="0"/>
              <w:marBottom w:val="0"/>
              <w:divBdr>
                <w:top w:val="none" w:sz="0" w:space="0" w:color="auto"/>
                <w:left w:val="none" w:sz="0" w:space="0" w:color="auto"/>
                <w:bottom w:val="none" w:sz="0" w:space="0" w:color="auto"/>
                <w:right w:val="none" w:sz="0" w:space="0" w:color="auto"/>
              </w:divBdr>
            </w:div>
            <w:div w:id="1469784267">
              <w:marLeft w:val="0"/>
              <w:marRight w:val="0"/>
              <w:marTop w:val="0"/>
              <w:marBottom w:val="0"/>
              <w:divBdr>
                <w:top w:val="none" w:sz="0" w:space="0" w:color="auto"/>
                <w:left w:val="none" w:sz="0" w:space="0" w:color="auto"/>
                <w:bottom w:val="none" w:sz="0" w:space="0" w:color="auto"/>
                <w:right w:val="none" w:sz="0" w:space="0" w:color="auto"/>
              </w:divBdr>
            </w:div>
            <w:div w:id="1470439051">
              <w:marLeft w:val="0"/>
              <w:marRight w:val="0"/>
              <w:marTop w:val="0"/>
              <w:marBottom w:val="0"/>
              <w:divBdr>
                <w:top w:val="none" w:sz="0" w:space="0" w:color="auto"/>
                <w:left w:val="none" w:sz="0" w:space="0" w:color="auto"/>
                <w:bottom w:val="none" w:sz="0" w:space="0" w:color="auto"/>
                <w:right w:val="none" w:sz="0" w:space="0" w:color="auto"/>
              </w:divBdr>
            </w:div>
            <w:div w:id="1470781178">
              <w:marLeft w:val="0"/>
              <w:marRight w:val="0"/>
              <w:marTop w:val="0"/>
              <w:marBottom w:val="0"/>
              <w:divBdr>
                <w:top w:val="none" w:sz="0" w:space="0" w:color="auto"/>
                <w:left w:val="none" w:sz="0" w:space="0" w:color="auto"/>
                <w:bottom w:val="none" w:sz="0" w:space="0" w:color="auto"/>
                <w:right w:val="none" w:sz="0" w:space="0" w:color="auto"/>
              </w:divBdr>
            </w:div>
            <w:div w:id="1474322976">
              <w:marLeft w:val="0"/>
              <w:marRight w:val="0"/>
              <w:marTop w:val="0"/>
              <w:marBottom w:val="0"/>
              <w:divBdr>
                <w:top w:val="none" w:sz="0" w:space="0" w:color="auto"/>
                <w:left w:val="none" w:sz="0" w:space="0" w:color="auto"/>
                <w:bottom w:val="none" w:sz="0" w:space="0" w:color="auto"/>
                <w:right w:val="none" w:sz="0" w:space="0" w:color="auto"/>
              </w:divBdr>
            </w:div>
            <w:div w:id="1478256964">
              <w:marLeft w:val="0"/>
              <w:marRight w:val="0"/>
              <w:marTop w:val="0"/>
              <w:marBottom w:val="0"/>
              <w:divBdr>
                <w:top w:val="none" w:sz="0" w:space="0" w:color="auto"/>
                <w:left w:val="none" w:sz="0" w:space="0" w:color="auto"/>
                <w:bottom w:val="none" w:sz="0" w:space="0" w:color="auto"/>
                <w:right w:val="none" w:sz="0" w:space="0" w:color="auto"/>
              </w:divBdr>
            </w:div>
            <w:div w:id="1478570325">
              <w:marLeft w:val="0"/>
              <w:marRight w:val="0"/>
              <w:marTop w:val="0"/>
              <w:marBottom w:val="0"/>
              <w:divBdr>
                <w:top w:val="none" w:sz="0" w:space="0" w:color="auto"/>
                <w:left w:val="none" w:sz="0" w:space="0" w:color="auto"/>
                <w:bottom w:val="none" w:sz="0" w:space="0" w:color="auto"/>
                <w:right w:val="none" w:sz="0" w:space="0" w:color="auto"/>
              </w:divBdr>
            </w:div>
            <w:div w:id="1482380957">
              <w:marLeft w:val="0"/>
              <w:marRight w:val="0"/>
              <w:marTop w:val="0"/>
              <w:marBottom w:val="0"/>
              <w:divBdr>
                <w:top w:val="none" w:sz="0" w:space="0" w:color="auto"/>
                <w:left w:val="none" w:sz="0" w:space="0" w:color="auto"/>
                <w:bottom w:val="none" w:sz="0" w:space="0" w:color="auto"/>
                <w:right w:val="none" w:sz="0" w:space="0" w:color="auto"/>
              </w:divBdr>
            </w:div>
            <w:div w:id="1485583293">
              <w:marLeft w:val="0"/>
              <w:marRight w:val="0"/>
              <w:marTop w:val="0"/>
              <w:marBottom w:val="0"/>
              <w:divBdr>
                <w:top w:val="none" w:sz="0" w:space="0" w:color="auto"/>
                <w:left w:val="none" w:sz="0" w:space="0" w:color="auto"/>
                <w:bottom w:val="none" w:sz="0" w:space="0" w:color="auto"/>
                <w:right w:val="none" w:sz="0" w:space="0" w:color="auto"/>
              </w:divBdr>
            </w:div>
            <w:div w:id="1485659776">
              <w:marLeft w:val="0"/>
              <w:marRight w:val="0"/>
              <w:marTop w:val="0"/>
              <w:marBottom w:val="0"/>
              <w:divBdr>
                <w:top w:val="none" w:sz="0" w:space="0" w:color="auto"/>
                <w:left w:val="none" w:sz="0" w:space="0" w:color="auto"/>
                <w:bottom w:val="none" w:sz="0" w:space="0" w:color="auto"/>
                <w:right w:val="none" w:sz="0" w:space="0" w:color="auto"/>
              </w:divBdr>
            </w:div>
            <w:div w:id="1487041668">
              <w:marLeft w:val="0"/>
              <w:marRight w:val="0"/>
              <w:marTop w:val="0"/>
              <w:marBottom w:val="0"/>
              <w:divBdr>
                <w:top w:val="none" w:sz="0" w:space="0" w:color="auto"/>
                <w:left w:val="none" w:sz="0" w:space="0" w:color="auto"/>
                <w:bottom w:val="none" w:sz="0" w:space="0" w:color="auto"/>
                <w:right w:val="none" w:sz="0" w:space="0" w:color="auto"/>
              </w:divBdr>
            </w:div>
            <w:div w:id="1487088071">
              <w:marLeft w:val="0"/>
              <w:marRight w:val="0"/>
              <w:marTop w:val="0"/>
              <w:marBottom w:val="0"/>
              <w:divBdr>
                <w:top w:val="none" w:sz="0" w:space="0" w:color="auto"/>
                <w:left w:val="none" w:sz="0" w:space="0" w:color="auto"/>
                <w:bottom w:val="none" w:sz="0" w:space="0" w:color="auto"/>
                <w:right w:val="none" w:sz="0" w:space="0" w:color="auto"/>
              </w:divBdr>
            </w:div>
            <w:div w:id="1487168948">
              <w:marLeft w:val="0"/>
              <w:marRight w:val="0"/>
              <w:marTop w:val="0"/>
              <w:marBottom w:val="0"/>
              <w:divBdr>
                <w:top w:val="none" w:sz="0" w:space="0" w:color="auto"/>
                <w:left w:val="none" w:sz="0" w:space="0" w:color="auto"/>
                <w:bottom w:val="none" w:sz="0" w:space="0" w:color="auto"/>
                <w:right w:val="none" w:sz="0" w:space="0" w:color="auto"/>
              </w:divBdr>
            </w:div>
            <w:div w:id="1488860529">
              <w:marLeft w:val="0"/>
              <w:marRight w:val="0"/>
              <w:marTop w:val="0"/>
              <w:marBottom w:val="0"/>
              <w:divBdr>
                <w:top w:val="none" w:sz="0" w:space="0" w:color="auto"/>
                <w:left w:val="none" w:sz="0" w:space="0" w:color="auto"/>
                <w:bottom w:val="none" w:sz="0" w:space="0" w:color="auto"/>
                <w:right w:val="none" w:sz="0" w:space="0" w:color="auto"/>
              </w:divBdr>
            </w:div>
            <w:div w:id="1488980092">
              <w:marLeft w:val="0"/>
              <w:marRight w:val="0"/>
              <w:marTop w:val="0"/>
              <w:marBottom w:val="0"/>
              <w:divBdr>
                <w:top w:val="none" w:sz="0" w:space="0" w:color="auto"/>
                <w:left w:val="none" w:sz="0" w:space="0" w:color="auto"/>
                <w:bottom w:val="none" w:sz="0" w:space="0" w:color="auto"/>
                <w:right w:val="none" w:sz="0" w:space="0" w:color="auto"/>
              </w:divBdr>
            </w:div>
            <w:div w:id="1489009649">
              <w:marLeft w:val="0"/>
              <w:marRight w:val="0"/>
              <w:marTop w:val="0"/>
              <w:marBottom w:val="0"/>
              <w:divBdr>
                <w:top w:val="none" w:sz="0" w:space="0" w:color="auto"/>
                <w:left w:val="none" w:sz="0" w:space="0" w:color="auto"/>
                <w:bottom w:val="none" w:sz="0" w:space="0" w:color="auto"/>
                <w:right w:val="none" w:sz="0" w:space="0" w:color="auto"/>
              </w:divBdr>
            </w:div>
            <w:div w:id="1491556833">
              <w:marLeft w:val="0"/>
              <w:marRight w:val="0"/>
              <w:marTop w:val="0"/>
              <w:marBottom w:val="0"/>
              <w:divBdr>
                <w:top w:val="none" w:sz="0" w:space="0" w:color="auto"/>
                <w:left w:val="none" w:sz="0" w:space="0" w:color="auto"/>
                <w:bottom w:val="none" w:sz="0" w:space="0" w:color="auto"/>
                <w:right w:val="none" w:sz="0" w:space="0" w:color="auto"/>
              </w:divBdr>
            </w:div>
            <w:div w:id="1493713902">
              <w:marLeft w:val="0"/>
              <w:marRight w:val="0"/>
              <w:marTop w:val="0"/>
              <w:marBottom w:val="0"/>
              <w:divBdr>
                <w:top w:val="none" w:sz="0" w:space="0" w:color="auto"/>
                <w:left w:val="none" w:sz="0" w:space="0" w:color="auto"/>
                <w:bottom w:val="none" w:sz="0" w:space="0" w:color="auto"/>
                <w:right w:val="none" w:sz="0" w:space="0" w:color="auto"/>
              </w:divBdr>
              <w:divsChild>
                <w:div w:id="32314608">
                  <w:marLeft w:val="0"/>
                  <w:marRight w:val="0"/>
                  <w:marTop w:val="0"/>
                  <w:marBottom w:val="0"/>
                  <w:divBdr>
                    <w:top w:val="none" w:sz="0" w:space="0" w:color="auto"/>
                    <w:left w:val="none" w:sz="0" w:space="0" w:color="auto"/>
                    <w:bottom w:val="none" w:sz="0" w:space="0" w:color="auto"/>
                    <w:right w:val="none" w:sz="0" w:space="0" w:color="auto"/>
                  </w:divBdr>
                </w:div>
                <w:div w:id="52973617">
                  <w:marLeft w:val="0"/>
                  <w:marRight w:val="0"/>
                  <w:marTop w:val="0"/>
                  <w:marBottom w:val="0"/>
                  <w:divBdr>
                    <w:top w:val="none" w:sz="0" w:space="0" w:color="auto"/>
                    <w:left w:val="none" w:sz="0" w:space="0" w:color="auto"/>
                    <w:bottom w:val="none" w:sz="0" w:space="0" w:color="auto"/>
                    <w:right w:val="none" w:sz="0" w:space="0" w:color="auto"/>
                  </w:divBdr>
                </w:div>
                <w:div w:id="53436813">
                  <w:marLeft w:val="0"/>
                  <w:marRight w:val="0"/>
                  <w:marTop w:val="0"/>
                  <w:marBottom w:val="0"/>
                  <w:divBdr>
                    <w:top w:val="none" w:sz="0" w:space="0" w:color="auto"/>
                    <w:left w:val="none" w:sz="0" w:space="0" w:color="auto"/>
                    <w:bottom w:val="none" w:sz="0" w:space="0" w:color="auto"/>
                    <w:right w:val="none" w:sz="0" w:space="0" w:color="auto"/>
                  </w:divBdr>
                </w:div>
                <w:div w:id="77291338">
                  <w:marLeft w:val="0"/>
                  <w:marRight w:val="0"/>
                  <w:marTop w:val="0"/>
                  <w:marBottom w:val="0"/>
                  <w:divBdr>
                    <w:top w:val="none" w:sz="0" w:space="0" w:color="auto"/>
                    <w:left w:val="none" w:sz="0" w:space="0" w:color="auto"/>
                    <w:bottom w:val="none" w:sz="0" w:space="0" w:color="auto"/>
                    <w:right w:val="none" w:sz="0" w:space="0" w:color="auto"/>
                  </w:divBdr>
                </w:div>
                <w:div w:id="87890395">
                  <w:marLeft w:val="0"/>
                  <w:marRight w:val="0"/>
                  <w:marTop w:val="0"/>
                  <w:marBottom w:val="0"/>
                  <w:divBdr>
                    <w:top w:val="none" w:sz="0" w:space="0" w:color="auto"/>
                    <w:left w:val="none" w:sz="0" w:space="0" w:color="auto"/>
                    <w:bottom w:val="none" w:sz="0" w:space="0" w:color="auto"/>
                    <w:right w:val="none" w:sz="0" w:space="0" w:color="auto"/>
                  </w:divBdr>
                </w:div>
                <w:div w:id="148644027">
                  <w:marLeft w:val="0"/>
                  <w:marRight w:val="0"/>
                  <w:marTop w:val="0"/>
                  <w:marBottom w:val="0"/>
                  <w:divBdr>
                    <w:top w:val="none" w:sz="0" w:space="0" w:color="auto"/>
                    <w:left w:val="none" w:sz="0" w:space="0" w:color="auto"/>
                    <w:bottom w:val="none" w:sz="0" w:space="0" w:color="auto"/>
                    <w:right w:val="none" w:sz="0" w:space="0" w:color="auto"/>
                  </w:divBdr>
                </w:div>
                <w:div w:id="311831732">
                  <w:marLeft w:val="0"/>
                  <w:marRight w:val="0"/>
                  <w:marTop w:val="0"/>
                  <w:marBottom w:val="0"/>
                  <w:divBdr>
                    <w:top w:val="none" w:sz="0" w:space="0" w:color="auto"/>
                    <w:left w:val="none" w:sz="0" w:space="0" w:color="auto"/>
                    <w:bottom w:val="none" w:sz="0" w:space="0" w:color="auto"/>
                    <w:right w:val="none" w:sz="0" w:space="0" w:color="auto"/>
                  </w:divBdr>
                </w:div>
                <w:div w:id="394936382">
                  <w:marLeft w:val="0"/>
                  <w:marRight w:val="0"/>
                  <w:marTop w:val="0"/>
                  <w:marBottom w:val="0"/>
                  <w:divBdr>
                    <w:top w:val="none" w:sz="0" w:space="0" w:color="auto"/>
                    <w:left w:val="none" w:sz="0" w:space="0" w:color="auto"/>
                    <w:bottom w:val="none" w:sz="0" w:space="0" w:color="auto"/>
                    <w:right w:val="none" w:sz="0" w:space="0" w:color="auto"/>
                  </w:divBdr>
                </w:div>
                <w:div w:id="550381409">
                  <w:marLeft w:val="0"/>
                  <w:marRight w:val="0"/>
                  <w:marTop w:val="0"/>
                  <w:marBottom w:val="0"/>
                  <w:divBdr>
                    <w:top w:val="none" w:sz="0" w:space="0" w:color="auto"/>
                    <w:left w:val="none" w:sz="0" w:space="0" w:color="auto"/>
                    <w:bottom w:val="none" w:sz="0" w:space="0" w:color="auto"/>
                    <w:right w:val="none" w:sz="0" w:space="0" w:color="auto"/>
                  </w:divBdr>
                </w:div>
                <w:div w:id="568423049">
                  <w:marLeft w:val="0"/>
                  <w:marRight w:val="0"/>
                  <w:marTop w:val="0"/>
                  <w:marBottom w:val="0"/>
                  <w:divBdr>
                    <w:top w:val="none" w:sz="0" w:space="0" w:color="auto"/>
                    <w:left w:val="none" w:sz="0" w:space="0" w:color="auto"/>
                    <w:bottom w:val="none" w:sz="0" w:space="0" w:color="auto"/>
                    <w:right w:val="none" w:sz="0" w:space="0" w:color="auto"/>
                  </w:divBdr>
                </w:div>
                <w:div w:id="599799660">
                  <w:marLeft w:val="0"/>
                  <w:marRight w:val="0"/>
                  <w:marTop w:val="0"/>
                  <w:marBottom w:val="0"/>
                  <w:divBdr>
                    <w:top w:val="none" w:sz="0" w:space="0" w:color="auto"/>
                    <w:left w:val="none" w:sz="0" w:space="0" w:color="auto"/>
                    <w:bottom w:val="none" w:sz="0" w:space="0" w:color="auto"/>
                    <w:right w:val="none" w:sz="0" w:space="0" w:color="auto"/>
                  </w:divBdr>
                </w:div>
                <w:div w:id="635915467">
                  <w:marLeft w:val="0"/>
                  <w:marRight w:val="0"/>
                  <w:marTop w:val="0"/>
                  <w:marBottom w:val="0"/>
                  <w:divBdr>
                    <w:top w:val="none" w:sz="0" w:space="0" w:color="auto"/>
                    <w:left w:val="none" w:sz="0" w:space="0" w:color="auto"/>
                    <w:bottom w:val="none" w:sz="0" w:space="0" w:color="auto"/>
                    <w:right w:val="none" w:sz="0" w:space="0" w:color="auto"/>
                  </w:divBdr>
                </w:div>
                <w:div w:id="637540798">
                  <w:marLeft w:val="0"/>
                  <w:marRight w:val="0"/>
                  <w:marTop w:val="0"/>
                  <w:marBottom w:val="0"/>
                  <w:divBdr>
                    <w:top w:val="none" w:sz="0" w:space="0" w:color="auto"/>
                    <w:left w:val="none" w:sz="0" w:space="0" w:color="auto"/>
                    <w:bottom w:val="none" w:sz="0" w:space="0" w:color="auto"/>
                    <w:right w:val="none" w:sz="0" w:space="0" w:color="auto"/>
                  </w:divBdr>
                </w:div>
                <w:div w:id="712077639">
                  <w:marLeft w:val="0"/>
                  <w:marRight w:val="0"/>
                  <w:marTop w:val="0"/>
                  <w:marBottom w:val="0"/>
                  <w:divBdr>
                    <w:top w:val="none" w:sz="0" w:space="0" w:color="auto"/>
                    <w:left w:val="none" w:sz="0" w:space="0" w:color="auto"/>
                    <w:bottom w:val="none" w:sz="0" w:space="0" w:color="auto"/>
                    <w:right w:val="none" w:sz="0" w:space="0" w:color="auto"/>
                  </w:divBdr>
                </w:div>
                <w:div w:id="719283732">
                  <w:marLeft w:val="0"/>
                  <w:marRight w:val="0"/>
                  <w:marTop w:val="0"/>
                  <w:marBottom w:val="0"/>
                  <w:divBdr>
                    <w:top w:val="none" w:sz="0" w:space="0" w:color="auto"/>
                    <w:left w:val="none" w:sz="0" w:space="0" w:color="auto"/>
                    <w:bottom w:val="none" w:sz="0" w:space="0" w:color="auto"/>
                    <w:right w:val="none" w:sz="0" w:space="0" w:color="auto"/>
                  </w:divBdr>
                </w:div>
                <w:div w:id="954822352">
                  <w:marLeft w:val="0"/>
                  <w:marRight w:val="0"/>
                  <w:marTop w:val="0"/>
                  <w:marBottom w:val="0"/>
                  <w:divBdr>
                    <w:top w:val="none" w:sz="0" w:space="0" w:color="auto"/>
                    <w:left w:val="none" w:sz="0" w:space="0" w:color="auto"/>
                    <w:bottom w:val="none" w:sz="0" w:space="0" w:color="auto"/>
                    <w:right w:val="none" w:sz="0" w:space="0" w:color="auto"/>
                  </w:divBdr>
                </w:div>
                <w:div w:id="1090158001">
                  <w:marLeft w:val="0"/>
                  <w:marRight w:val="0"/>
                  <w:marTop w:val="0"/>
                  <w:marBottom w:val="0"/>
                  <w:divBdr>
                    <w:top w:val="none" w:sz="0" w:space="0" w:color="auto"/>
                    <w:left w:val="none" w:sz="0" w:space="0" w:color="auto"/>
                    <w:bottom w:val="none" w:sz="0" w:space="0" w:color="auto"/>
                    <w:right w:val="none" w:sz="0" w:space="0" w:color="auto"/>
                  </w:divBdr>
                </w:div>
                <w:div w:id="1116362674">
                  <w:marLeft w:val="0"/>
                  <w:marRight w:val="0"/>
                  <w:marTop w:val="0"/>
                  <w:marBottom w:val="0"/>
                  <w:divBdr>
                    <w:top w:val="none" w:sz="0" w:space="0" w:color="auto"/>
                    <w:left w:val="none" w:sz="0" w:space="0" w:color="auto"/>
                    <w:bottom w:val="none" w:sz="0" w:space="0" w:color="auto"/>
                    <w:right w:val="none" w:sz="0" w:space="0" w:color="auto"/>
                  </w:divBdr>
                </w:div>
                <w:div w:id="1242182777">
                  <w:marLeft w:val="0"/>
                  <w:marRight w:val="0"/>
                  <w:marTop w:val="0"/>
                  <w:marBottom w:val="0"/>
                  <w:divBdr>
                    <w:top w:val="none" w:sz="0" w:space="0" w:color="auto"/>
                    <w:left w:val="none" w:sz="0" w:space="0" w:color="auto"/>
                    <w:bottom w:val="none" w:sz="0" w:space="0" w:color="auto"/>
                    <w:right w:val="none" w:sz="0" w:space="0" w:color="auto"/>
                  </w:divBdr>
                </w:div>
                <w:div w:id="1269507594">
                  <w:marLeft w:val="0"/>
                  <w:marRight w:val="0"/>
                  <w:marTop w:val="0"/>
                  <w:marBottom w:val="0"/>
                  <w:divBdr>
                    <w:top w:val="none" w:sz="0" w:space="0" w:color="auto"/>
                    <w:left w:val="none" w:sz="0" w:space="0" w:color="auto"/>
                    <w:bottom w:val="none" w:sz="0" w:space="0" w:color="auto"/>
                    <w:right w:val="none" w:sz="0" w:space="0" w:color="auto"/>
                  </w:divBdr>
                </w:div>
                <w:div w:id="1370229020">
                  <w:marLeft w:val="0"/>
                  <w:marRight w:val="0"/>
                  <w:marTop w:val="0"/>
                  <w:marBottom w:val="0"/>
                  <w:divBdr>
                    <w:top w:val="none" w:sz="0" w:space="0" w:color="auto"/>
                    <w:left w:val="none" w:sz="0" w:space="0" w:color="auto"/>
                    <w:bottom w:val="none" w:sz="0" w:space="0" w:color="auto"/>
                    <w:right w:val="none" w:sz="0" w:space="0" w:color="auto"/>
                  </w:divBdr>
                </w:div>
                <w:div w:id="1438938981">
                  <w:marLeft w:val="0"/>
                  <w:marRight w:val="0"/>
                  <w:marTop w:val="0"/>
                  <w:marBottom w:val="0"/>
                  <w:divBdr>
                    <w:top w:val="none" w:sz="0" w:space="0" w:color="auto"/>
                    <w:left w:val="none" w:sz="0" w:space="0" w:color="auto"/>
                    <w:bottom w:val="none" w:sz="0" w:space="0" w:color="auto"/>
                    <w:right w:val="none" w:sz="0" w:space="0" w:color="auto"/>
                  </w:divBdr>
                </w:div>
                <w:div w:id="1587575297">
                  <w:marLeft w:val="0"/>
                  <w:marRight w:val="0"/>
                  <w:marTop w:val="0"/>
                  <w:marBottom w:val="0"/>
                  <w:divBdr>
                    <w:top w:val="none" w:sz="0" w:space="0" w:color="auto"/>
                    <w:left w:val="none" w:sz="0" w:space="0" w:color="auto"/>
                    <w:bottom w:val="none" w:sz="0" w:space="0" w:color="auto"/>
                    <w:right w:val="none" w:sz="0" w:space="0" w:color="auto"/>
                  </w:divBdr>
                </w:div>
                <w:div w:id="1673870734">
                  <w:marLeft w:val="0"/>
                  <w:marRight w:val="0"/>
                  <w:marTop w:val="0"/>
                  <w:marBottom w:val="0"/>
                  <w:divBdr>
                    <w:top w:val="none" w:sz="0" w:space="0" w:color="auto"/>
                    <w:left w:val="none" w:sz="0" w:space="0" w:color="auto"/>
                    <w:bottom w:val="none" w:sz="0" w:space="0" w:color="auto"/>
                    <w:right w:val="none" w:sz="0" w:space="0" w:color="auto"/>
                  </w:divBdr>
                </w:div>
                <w:div w:id="1775325216">
                  <w:marLeft w:val="0"/>
                  <w:marRight w:val="0"/>
                  <w:marTop w:val="0"/>
                  <w:marBottom w:val="0"/>
                  <w:divBdr>
                    <w:top w:val="none" w:sz="0" w:space="0" w:color="auto"/>
                    <w:left w:val="none" w:sz="0" w:space="0" w:color="auto"/>
                    <w:bottom w:val="none" w:sz="0" w:space="0" w:color="auto"/>
                    <w:right w:val="none" w:sz="0" w:space="0" w:color="auto"/>
                  </w:divBdr>
                </w:div>
                <w:div w:id="1965427339">
                  <w:marLeft w:val="0"/>
                  <w:marRight w:val="0"/>
                  <w:marTop w:val="0"/>
                  <w:marBottom w:val="0"/>
                  <w:divBdr>
                    <w:top w:val="none" w:sz="0" w:space="0" w:color="auto"/>
                    <w:left w:val="none" w:sz="0" w:space="0" w:color="auto"/>
                    <w:bottom w:val="none" w:sz="0" w:space="0" w:color="auto"/>
                    <w:right w:val="none" w:sz="0" w:space="0" w:color="auto"/>
                  </w:divBdr>
                </w:div>
                <w:div w:id="2052608032">
                  <w:marLeft w:val="0"/>
                  <w:marRight w:val="0"/>
                  <w:marTop w:val="0"/>
                  <w:marBottom w:val="0"/>
                  <w:divBdr>
                    <w:top w:val="none" w:sz="0" w:space="0" w:color="auto"/>
                    <w:left w:val="none" w:sz="0" w:space="0" w:color="auto"/>
                    <w:bottom w:val="none" w:sz="0" w:space="0" w:color="auto"/>
                    <w:right w:val="none" w:sz="0" w:space="0" w:color="auto"/>
                  </w:divBdr>
                </w:div>
                <w:div w:id="2059350793">
                  <w:marLeft w:val="0"/>
                  <w:marRight w:val="0"/>
                  <w:marTop w:val="0"/>
                  <w:marBottom w:val="0"/>
                  <w:divBdr>
                    <w:top w:val="none" w:sz="0" w:space="0" w:color="auto"/>
                    <w:left w:val="none" w:sz="0" w:space="0" w:color="auto"/>
                    <w:bottom w:val="none" w:sz="0" w:space="0" w:color="auto"/>
                    <w:right w:val="none" w:sz="0" w:space="0" w:color="auto"/>
                  </w:divBdr>
                </w:div>
                <w:div w:id="2069841690">
                  <w:marLeft w:val="0"/>
                  <w:marRight w:val="0"/>
                  <w:marTop w:val="0"/>
                  <w:marBottom w:val="0"/>
                  <w:divBdr>
                    <w:top w:val="none" w:sz="0" w:space="0" w:color="auto"/>
                    <w:left w:val="none" w:sz="0" w:space="0" w:color="auto"/>
                    <w:bottom w:val="none" w:sz="0" w:space="0" w:color="auto"/>
                    <w:right w:val="none" w:sz="0" w:space="0" w:color="auto"/>
                  </w:divBdr>
                </w:div>
                <w:div w:id="2142989884">
                  <w:marLeft w:val="0"/>
                  <w:marRight w:val="0"/>
                  <w:marTop w:val="0"/>
                  <w:marBottom w:val="0"/>
                  <w:divBdr>
                    <w:top w:val="none" w:sz="0" w:space="0" w:color="auto"/>
                    <w:left w:val="none" w:sz="0" w:space="0" w:color="auto"/>
                    <w:bottom w:val="none" w:sz="0" w:space="0" w:color="auto"/>
                    <w:right w:val="none" w:sz="0" w:space="0" w:color="auto"/>
                  </w:divBdr>
                </w:div>
              </w:divsChild>
            </w:div>
            <w:div w:id="1494444469">
              <w:marLeft w:val="0"/>
              <w:marRight w:val="0"/>
              <w:marTop w:val="0"/>
              <w:marBottom w:val="0"/>
              <w:divBdr>
                <w:top w:val="none" w:sz="0" w:space="0" w:color="auto"/>
                <w:left w:val="none" w:sz="0" w:space="0" w:color="auto"/>
                <w:bottom w:val="none" w:sz="0" w:space="0" w:color="auto"/>
                <w:right w:val="none" w:sz="0" w:space="0" w:color="auto"/>
              </w:divBdr>
            </w:div>
            <w:div w:id="1499270354">
              <w:marLeft w:val="0"/>
              <w:marRight w:val="0"/>
              <w:marTop w:val="0"/>
              <w:marBottom w:val="0"/>
              <w:divBdr>
                <w:top w:val="none" w:sz="0" w:space="0" w:color="auto"/>
                <w:left w:val="none" w:sz="0" w:space="0" w:color="auto"/>
                <w:bottom w:val="none" w:sz="0" w:space="0" w:color="auto"/>
                <w:right w:val="none" w:sz="0" w:space="0" w:color="auto"/>
              </w:divBdr>
            </w:div>
            <w:div w:id="1503814847">
              <w:marLeft w:val="0"/>
              <w:marRight w:val="0"/>
              <w:marTop w:val="0"/>
              <w:marBottom w:val="0"/>
              <w:divBdr>
                <w:top w:val="none" w:sz="0" w:space="0" w:color="auto"/>
                <w:left w:val="none" w:sz="0" w:space="0" w:color="auto"/>
                <w:bottom w:val="none" w:sz="0" w:space="0" w:color="auto"/>
                <w:right w:val="none" w:sz="0" w:space="0" w:color="auto"/>
              </w:divBdr>
            </w:div>
            <w:div w:id="1504083564">
              <w:marLeft w:val="0"/>
              <w:marRight w:val="0"/>
              <w:marTop w:val="0"/>
              <w:marBottom w:val="0"/>
              <w:divBdr>
                <w:top w:val="none" w:sz="0" w:space="0" w:color="auto"/>
                <w:left w:val="none" w:sz="0" w:space="0" w:color="auto"/>
                <w:bottom w:val="none" w:sz="0" w:space="0" w:color="auto"/>
                <w:right w:val="none" w:sz="0" w:space="0" w:color="auto"/>
              </w:divBdr>
            </w:div>
            <w:div w:id="1504903906">
              <w:marLeft w:val="0"/>
              <w:marRight w:val="0"/>
              <w:marTop w:val="0"/>
              <w:marBottom w:val="0"/>
              <w:divBdr>
                <w:top w:val="none" w:sz="0" w:space="0" w:color="auto"/>
                <w:left w:val="none" w:sz="0" w:space="0" w:color="auto"/>
                <w:bottom w:val="none" w:sz="0" w:space="0" w:color="auto"/>
                <w:right w:val="none" w:sz="0" w:space="0" w:color="auto"/>
              </w:divBdr>
            </w:div>
            <w:div w:id="1507867420">
              <w:marLeft w:val="0"/>
              <w:marRight w:val="0"/>
              <w:marTop w:val="0"/>
              <w:marBottom w:val="0"/>
              <w:divBdr>
                <w:top w:val="none" w:sz="0" w:space="0" w:color="auto"/>
                <w:left w:val="none" w:sz="0" w:space="0" w:color="auto"/>
                <w:bottom w:val="none" w:sz="0" w:space="0" w:color="auto"/>
                <w:right w:val="none" w:sz="0" w:space="0" w:color="auto"/>
              </w:divBdr>
            </w:div>
            <w:div w:id="1510675708">
              <w:marLeft w:val="0"/>
              <w:marRight w:val="0"/>
              <w:marTop w:val="0"/>
              <w:marBottom w:val="0"/>
              <w:divBdr>
                <w:top w:val="none" w:sz="0" w:space="0" w:color="auto"/>
                <w:left w:val="none" w:sz="0" w:space="0" w:color="auto"/>
                <w:bottom w:val="none" w:sz="0" w:space="0" w:color="auto"/>
                <w:right w:val="none" w:sz="0" w:space="0" w:color="auto"/>
              </w:divBdr>
            </w:div>
            <w:div w:id="1513226483">
              <w:marLeft w:val="0"/>
              <w:marRight w:val="0"/>
              <w:marTop w:val="0"/>
              <w:marBottom w:val="0"/>
              <w:divBdr>
                <w:top w:val="none" w:sz="0" w:space="0" w:color="auto"/>
                <w:left w:val="none" w:sz="0" w:space="0" w:color="auto"/>
                <w:bottom w:val="none" w:sz="0" w:space="0" w:color="auto"/>
                <w:right w:val="none" w:sz="0" w:space="0" w:color="auto"/>
              </w:divBdr>
            </w:div>
            <w:div w:id="1514420699">
              <w:marLeft w:val="0"/>
              <w:marRight w:val="0"/>
              <w:marTop w:val="0"/>
              <w:marBottom w:val="0"/>
              <w:divBdr>
                <w:top w:val="none" w:sz="0" w:space="0" w:color="auto"/>
                <w:left w:val="none" w:sz="0" w:space="0" w:color="auto"/>
                <w:bottom w:val="none" w:sz="0" w:space="0" w:color="auto"/>
                <w:right w:val="none" w:sz="0" w:space="0" w:color="auto"/>
              </w:divBdr>
            </w:div>
            <w:div w:id="1516261000">
              <w:marLeft w:val="0"/>
              <w:marRight w:val="0"/>
              <w:marTop w:val="0"/>
              <w:marBottom w:val="0"/>
              <w:divBdr>
                <w:top w:val="none" w:sz="0" w:space="0" w:color="auto"/>
                <w:left w:val="none" w:sz="0" w:space="0" w:color="auto"/>
                <w:bottom w:val="none" w:sz="0" w:space="0" w:color="auto"/>
                <w:right w:val="none" w:sz="0" w:space="0" w:color="auto"/>
              </w:divBdr>
            </w:div>
            <w:div w:id="1517766843">
              <w:marLeft w:val="0"/>
              <w:marRight w:val="0"/>
              <w:marTop w:val="0"/>
              <w:marBottom w:val="0"/>
              <w:divBdr>
                <w:top w:val="none" w:sz="0" w:space="0" w:color="auto"/>
                <w:left w:val="none" w:sz="0" w:space="0" w:color="auto"/>
                <w:bottom w:val="none" w:sz="0" w:space="0" w:color="auto"/>
                <w:right w:val="none" w:sz="0" w:space="0" w:color="auto"/>
              </w:divBdr>
            </w:div>
            <w:div w:id="1518499137">
              <w:marLeft w:val="0"/>
              <w:marRight w:val="0"/>
              <w:marTop w:val="0"/>
              <w:marBottom w:val="0"/>
              <w:divBdr>
                <w:top w:val="none" w:sz="0" w:space="0" w:color="auto"/>
                <w:left w:val="none" w:sz="0" w:space="0" w:color="auto"/>
                <w:bottom w:val="none" w:sz="0" w:space="0" w:color="auto"/>
                <w:right w:val="none" w:sz="0" w:space="0" w:color="auto"/>
              </w:divBdr>
            </w:div>
            <w:div w:id="1520197484">
              <w:marLeft w:val="0"/>
              <w:marRight w:val="0"/>
              <w:marTop w:val="0"/>
              <w:marBottom w:val="0"/>
              <w:divBdr>
                <w:top w:val="none" w:sz="0" w:space="0" w:color="auto"/>
                <w:left w:val="none" w:sz="0" w:space="0" w:color="auto"/>
                <w:bottom w:val="none" w:sz="0" w:space="0" w:color="auto"/>
                <w:right w:val="none" w:sz="0" w:space="0" w:color="auto"/>
              </w:divBdr>
            </w:div>
            <w:div w:id="1520506235">
              <w:marLeft w:val="0"/>
              <w:marRight w:val="0"/>
              <w:marTop w:val="0"/>
              <w:marBottom w:val="0"/>
              <w:divBdr>
                <w:top w:val="none" w:sz="0" w:space="0" w:color="auto"/>
                <w:left w:val="none" w:sz="0" w:space="0" w:color="auto"/>
                <w:bottom w:val="none" w:sz="0" w:space="0" w:color="auto"/>
                <w:right w:val="none" w:sz="0" w:space="0" w:color="auto"/>
              </w:divBdr>
            </w:div>
            <w:div w:id="1520856736">
              <w:marLeft w:val="0"/>
              <w:marRight w:val="0"/>
              <w:marTop w:val="0"/>
              <w:marBottom w:val="0"/>
              <w:divBdr>
                <w:top w:val="none" w:sz="0" w:space="0" w:color="auto"/>
                <w:left w:val="none" w:sz="0" w:space="0" w:color="auto"/>
                <w:bottom w:val="none" w:sz="0" w:space="0" w:color="auto"/>
                <w:right w:val="none" w:sz="0" w:space="0" w:color="auto"/>
              </w:divBdr>
              <w:divsChild>
                <w:div w:id="32966404">
                  <w:marLeft w:val="0"/>
                  <w:marRight w:val="0"/>
                  <w:marTop w:val="0"/>
                  <w:marBottom w:val="0"/>
                  <w:divBdr>
                    <w:top w:val="none" w:sz="0" w:space="0" w:color="auto"/>
                    <w:left w:val="none" w:sz="0" w:space="0" w:color="auto"/>
                    <w:bottom w:val="none" w:sz="0" w:space="0" w:color="auto"/>
                    <w:right w:val="none" w:sz="0" w:space="0" w:color="auto"/>
                  </w:divBdr>
                </w:div>
                <w:div w:id="184443957">
                  <w:marLeft w:val="0"/>
                  <w:marRight w:val="0"/>
                  <w:marTop w:val="0"/>
                  <w:marBottom w:val="0"/>
                  <w:divBdr>
                    <w:top w:val="none" w:sz="0" w:space="0" w:color="auto"/>
                    <w:left w:val="none" w:sz="0" w:space="0" w:color="auto"/>
                    <w:bottom w:val="none" w:sz="0" w:space="0" w:color="auto"/>
                    <w:right w:val="none" w:sz="0" w:space="0" w:color="auto"/>
                  </w:divBdr>
                </w:div>
                <w:div w:id="426459678">
                  <w:marLeft w:val="0"/>
                  <w:marRight w:val="0"/>
                  <w:marTop w:val="0"/>
                  <w:marBottom w:val="0"/>
                  <w:divBdr>
                    <w:top w:val="none" w:sz="0" w:space="0" w:color="auto"/>
                    <w:left w:val="none" w:sz="0" w:space="0" w:color="auto"/>
                    <w:bottom w:val="none" w:sz="0" w:space="0" w:color="auto"/>
                    <w:right w:val="none" w:sz="0" w:space="0" w:color="auto"/>
                  </w:divBdr>
                </w:div>
                <w:div w:id="630131549">
                  <w:marLeft w:val="0"/>
                  <w:marRight w:val="0"/>
                  <w:marTop w:val="0"/>
                  <w:marBottom w:val="0"/>
                  <w:divBdr>
                    <w:top w:val="none" w:sz="0" w:space="0" w:color="auto"/>
                    <w:left w:val="none" w:sz="0" w:space="0" w:color="auto"/>
                    <w:bottom w:val="none" w:sz="0" w:space="0" w:color="auto"/>
                    <w:right w:val="none" w:sz="0" w:space="0" w:color="auto"/>
                  </w:divBdr>
                </w:div>
                <w:div w:id="675497753">
                  <w:marLeft w:val="0"/>
                  <w:marRight w:val="0"/>
                  <w:marTop w:val="0"/>
                  <w:marBottom w:val="0"/>
                  <w:divBdr>
                    <w:top w:val="none" w:sz="0" w:space="0" w:color="auto"/>
                    <w:left w:val="none" w:sz="0" w:space="0" w:color="auto"/>
                    <w:bottom w:val="none" w:sz="0" w:space="0" w:color="auto"/>
                    <w:right w:val="none" w:sz="0" w:space="0" w:color="auto"/>
                  </w:divBdr>
                </w:div>
                <w:div w:id="713581187">
                  <w:marLeft w:val="0"/>
                  <w:marRight w:val="0"/>
                  <w:marTop w:val="0"/>
                  <w:marBottom w:val="0"/>
                  <w:divBdr>
                    <w:top w:val="none" w:sz="0" w:space="0" w:color="auto"/>
                    <w:left w:val="none" w:sz="0" w:space="0" w:color="auto"/>
                    <w:bottom w:val="none" w:sz="0" w:space="0" w:color="auto"/>
                    <w:right w:val="none" w:sz="0" w:space="0" w:color="auto"/>
                  </w:divBdr>
                </w:div>
                <w:div w:id="735932829">
                  <w:marLeft w:val="0"/>
                  <w:marRight w:val="0"/>
                  <w:marTop w:val="0"/>
                  <w:marBottom w:val="0"/>
                  <w:divBdr>
                    <w:top w:val="none" w:sz="0" w:space="0" w:color="auto"/>
                    <w:left w:val="none" w:sz="0" w:space="0" w:color="auto"/>
                    <w:bottom w:val="none" w:sz="0" w:space="0" w:color="auto"/>
                    <w:right w:val="none" w:sz="0" w:space="0" w:color="auto"/>
                  </w:divBdr>
                </w:div>
                <w:div w:id="867136468">
                  <w:marLeft w:val="0"/>
                  <w:marRight w:val="0"/>
                  <w:marTop w:val="0"/>
                  <w:marBottom w:val="0"/>
                  <w:divBdr>
                    <w:top w:val="none" w:sz="0" w:space="0" w:color="auto"/>
                    <w:left w:val="none" w:sz="0" w:space="0" w:color="auto"/>
                    <w:bottom w:val="none" w:sz="0" w:space="0" w:color="auto"/>
                    <w:right w:val="none" w:sz="0" w:space="0" w:color="auto"/>
                  </w:divBdr>
                </w:div>
                <w:div w:id="1343706368">
                  <w:marLeft w:val="0"/>
                  <w:marRight w:val="0"/>
                  <w:marTop w:val="0"/>
                  <w:marBottom w:val="0"/>
                  <w:divBdr>
                    <w:top w:val="none" w:sz="0" w:space="0" w:color="auto"/>
                    <w:left w:val="none" w:sz="0" w:space="0" w:color="auto"/>
                    <w:bottom w:val="none" w:sz="0" w:space="0" w:color="auto"/>
                    <w:right w:val="none" w:sz="0" w:space="0" w:color="auto"/>
                  </w:divBdr>
                </w:div>
                <w:div w:id="1716005807">
                  <w:marLeft w:val="0"/>
                  <w:marRight w:val="0"/>
                  <w:marTop w:val="0"/>
                  <w:marBottom w:val="0"/>
                  <w:divBdr>
                    <w:top w:val="none" w:sz="0" w:space="0" w:color="auto"/>
                    <w:left w:val="none" w:sz="0" w:space="0" w:color="auto"/>
                    <w:bottom w:val="none" w:sz="0" w:space="0" w:color="auto"/>
                    <w:right w:val="none" w:sz="0" w:space="0" w:color="auto"/>
                  </w:divBdr>
                </w:div>
                <w:div w:id="1906573886">
                  <w:marLeft w:val="0"/>
                  <w:marRight w:val="0"/>
                  <w:marTop w:val="0"/>
                  <w:marBottom w:val="0"/>
                  <w:divBdr>
                    <w:top w:val="none" w:sz="0" w:space="0" w:color="auto"/>
                    <w:left w:val="none" w:sz="0" w:space="0" w:color="auto"/>
                    <w:bottom w:val="none" w:sz="0" w:space="0" w:color="auto"/>
                    <w:right w:val="none" w:sz="0" w:space="0" w:color="auto"/>
                  </w:divBdr>
                </w:div>
                <w:div w:id="2140343746">
                  <w:marLeft w:val="0"/>
                  <w:marRight w:val="0"/>
                  <w:marTop w:val="0"/>
                  <w:marBottom w:val="0"/>
                  <w:divBdr>
                    <w:top w:val="none" w:sz="0" w:space="0" w:color="auto"/>
                    <w:left w:val="none" w:sz="0" w:space="0" w:color="auto"/>
                    <w:bottom w:val="none" w:sz="0" w:space="0" w:color="auto"/>
                    <w:right w:val="none" w:sz="0" w:space="0" w:color="auto"/>
                  </w:divBdr>
                </w:div>
              </w:divsChild>
            </w:div>
            <w:div w:id="1522553788">
              <w:marLeft w:val="0"/>
              <w:marRight w:val="0"/>
              <w:marTop w:val="0"/>
              <w:marBottom w:val="0"/>
              <w:divBdr>
                <w:top w:val="none" w:sz="0" w:space="0" w:color="auto"/>
                <w:left w:val="none" w:sz="0" w:space="0" w:color="auto"/>
                <w:bottom w:val="none" w:sz="0" w:space="0" w:color="auto"/>
                <w:right w:val="none" w:sz="0" w:space="0" w:color="auto"/>
              </w:divBdr>
            </w:div>
            <w:div w:id="1523394502">
              <w:marLeft w:val="0"/>
              <w:marRight w:val="0"/>
              <w:marTop w:val="0"/>
              <w:marBottom w:val="0"/>
              <w:divBdr>
                <w:top w:val="none" w:sz="0" w:space="0" w:color="auto"/>
                <w:left w:val="none" w:sz="0" w:space="0" w:color="auto"/>
                <w:bottom w:val="none" w:sz="0" w:space="0" w:color="auto"/>
                <w:right w:val="none" w:sz="0" w:space="0" w:color="auto"/>
              </w:divBdr>
            </w:div>
            <w:div w:id="1523783722">
              <w:marLeft w:val="0"/>
              <w:marRight w:val="0"/>
              <w:marTop w:val="0"/>
              <w:marBottom w:val="0"/>
              <w:divBdr>
                <w:top w:val="none" w:sz="0" w:space="0" w:color="auto"/>
                <w:left w:val="none" w:sz="0" w:space="0" w:color="auto"/>
                <w:bottom w:val="none" w:sz="0" w:space="0" w:color="auto"/>
                <w:right w:val="none" w:sz="0" w:space="0" w:color="auto"/>
              </w:divBdr>
            </w:div>
            <w:div w:id="1525241667">
              <w:marLeft w:val="0"/>
              <w:marRight w:val="0"/>
              <w:marTop w:val="0"/>
              <w:marBottom w:val="0"/>
              <w:divBdr>
                <w:top w:val="none" w:sz="0" w:space="0" w:color="auto"/>
                <w:left w:val="none" w:sz="0" w:space="0" w:color="auto"/>
                <w:bottom w:val="none" w:sz="0" w:space="0" w:color="auto"/>
                <w:right w:val="none" w:sz="0" w:space="0" w:color="auto"/>
              </w:divBdr>
            </w:div>
            <w:div w:id="1529174452">
              <w:marLeft w:val="0"/>
              <w:marRight w:val="0"/>
              <w:marTop w:val="0"/>
              <w:marBottom w:val="0"/>
              <w:divBdr>
                <w:top w:val="none" w:sz="0" w:space="0" w:color="auto"/>
                <w:left w:val="none" w:sz="0" w:space="0" w:color="auto"/>
                <w:bottom w:val="none" w:sz="0" w:space="0" w:color="auto"/>
                <w:right w:val="none" w:sz="0" w:space="0" w:color="auto"/>
              </w:divBdr>
            </w:div>
            <w:div w:id="1530294005">
              <w:marLeft w:val="0"/>
              <w:marRight w:val="0"/>
              <w:marTop w:val="0"/>
              <w:marBottom w:val="0"/>
              <w:divBdr>
                <w:top w:val="none" w:sz="0" w:space="0" w:color="auto"/>
                <w:left w:val="none" w:sz="0" w:space="0" w:color="auto"/>
                <w:bottom w:val="none" w:sz="0" w:space="0" w:color="auto"/>
                <w:right w:val="none" w:sz="0" w:space="0" w:color="auto"/>
              </w:divBdr>
            </w:div>
            <w:div w:id="1530603037">
              <w:marLeft w:val="0"/>
              <w:marRight w:val="0"/>
              <w:marTop w:val="0"/>
              <w:marBottom w:val="0"/>
              <w:divBdr>
                <w:top w:val="none" w:sz="0" w:space="0" w:color="auto"/>
                <w:left w:val="none" w:sz="0" w:space="0" w:color="auto"/>
                <w:bottom w:val="none" w:sz="0" w:space="0" w:color="auto"/>
                <w:right w:val="none" w:sz="0" w:space="0" w:color="auto"/>
              </w:divBdr>
            </w:div>
            <w:div w:id="1532064397">
              <w:marLeft w:val="0"/>
              <w:marRight w:val="0"/>
              <w:marTop w:val="0"/>
              <w:marBottom w:val="0"/>
              <w:divBdr>
                <w:top w:val="none" w:sz="0" w:space="0" w:color="auto"/>
                <w:left w:val="none" w:sz="0" w:space="0" w:color="auto"/>
                <w:bottom w:val="none" w:sz="0" w:space="0" w:color="auto"/>
                <w:right w:val="none" w:sz="0" w:space="0" w:color="auto"/>
              </w:divBdr>
            </w:div>
            <w:div w:id="1534657974">
              <w:marLeft w:val="0"/>
              <w:marRight w:val="0"/>
              <w:marTop w:val="0"/>
              <w:marBottom w:val="0"/>
              <w:divBdr>
                <w:top w:val="none" w:sz="0" w:space="0" w:color="auto"/>
                <w:left w:val="none" w:sz="0" w:space="0" w:color="auto"/>
                <w:bottom w:val="none" w:sz="0" w:space="0" w:color="auto"/>
                <w:right w:val="none" w:sz="0" w:space="0" w:color="auto"/>
              </w:divBdr>
            </w:div>
            <w:div w:id="1536039118">
              <w:marLeft w:val="0"/>
              <w:marRight w:val="0"/>
              <w:marTop w:val="0"/>
              <w:marBottom w:val="0"/>
              <w:divBdr>
                <w:top w:val="none" w:sz="0" w:space="0" w:color="auto"/>
                <w:left w:val="none" w:sz="0" w:space="0" w:color="auto"/>
                <w:bottom w:val="none" w:sz="0" w:space="0" w:color="auto"/>
                <w:right w:val="none" w:sz="0" w:space="0" w:color="auto"/>
              </w:divBdr>
            </w:div>
            <w:div w:id="1536887532">
              <w:marLeft w:val="0"/>
              <w:marRight w:val="0"/>
              <w:marTop w:val="0"/>
              <w:marBottom w:val="0"/>
              <w:divBdr>
                <w:top w:val="none" w:sz="0" w:space="0" w:color="auto"/>
                <w:left w:val="none" w:sz="0" w:space="0" w:color="auto"/>
                <w:bottom w:val="none" w:sz="0" w:space="0" w:color="auto"/>
                <w:right w:val="none" w:sz="0" w:space="0" w:color="auto"/>
              </w:divBdr>
            </w:div>
            <w:div w:id="1543594841">
              <w:marLeft w:val="0"/>
              <w:marRight w:val="0"/>
              <w:marTop w:val="0"/>
              <w:marBottom w:val="0"/>
              <w:divBdr>
                <w:top w:val="none" w:sz="0" w:space="0" w:color="auto"/>
                <w:left w:val="none" w:sz="0" w:space="0" w:color="auto"/>
                <w:bottom w:val="none" w:sz="0" w:space="0" w:color="auto"/>
                <w:right w:val="none" w:sz="0" w:space="0" w:color="auto"/>
              </w:divBdr>
            </w:div>
            <w:div w:id="1543640324">
              <w:marLeft w:val="0"/>
              <w:marRight w:val="0"/>
              <w:marTop w:val="0"/>
              <w:marBottom w:val="0"/>
              <w:divBdr>
                <w:top w:val="none" w:sz="0" w:space="0" w:color="auto"/>
                <w:left w:val="none" w:sz="0" w:space="0" w:color="auto"/>
                <w:bottom w:val="none" w:sz="0" w:space="0" w:color="auto"/>
                <w:right w:val="none" w:sz="0" w:space="0" w:color="auto"/>
              </w:divBdr>
            </w:div>
            <w:div w:id="1545872243">
              <w:marLeft w:val="0"/>
              <w:marRight w:val="0"/>
              <w:marTop w:val="0"/>
              <w:marBottom w:val="0"/>
              <w:divBdr>
                <w:top w:val="none" w:sz="0" w:space="0" w:color="auto"/>
                <w:left w:val="none" w:sz="0" w:space="0" w:color="auto"/>
                <w:bottom w:val="none" w:sz="0" w:space="0" w:color="auto"/>
                <w:right w:val="none" w:sz="0" w:space="0" w:color="auto"/>
              </w:divBdr>
            </w:div>
            <w:div w:id="1545947553">
              <w:marLeft w:val="0"/>
              <w:marRight w:val="0"/>
              <w:marTop w:val="0"/>
              <w:marBottom w:val="0"/>
              <w:divBdr>
                <w:top w:val="none" w:sz="0" w:space="0" w:color="auto"/>
                <w:left w:val="none" w:sz="0" w:space="0" w:color="auto"/>
                <w:bottom w:val="none" w:sz="0" w:space="0" w:color="auto"/>
                <w:right w:val="none" w:sz="0" w:space="0" w:color="auto"/>
              </w:divBdr>
            </w:div>
            <w:div w:id="1546596292">
              <w:marLeft w:val="0"/>
              <w:marRight w:val="0"/>
              <w:marTop w:val="0"/>
              <w:marBottom w:val="0"/>
              <w:divBdr>
                <w:top w:val="none" w:sz="0" w:space="0" w:color="auto"/>
                <w:left w:val="none" w:sz="0" w:space="0" w:color="auto"/>
                <w:bottom w:val="none" w:sz="0" w:space="0" w:color="auto"/>
                <w:right w:val="none" w:sz="0" w:space="0" w:color="auto"/>
              </w:divBdr>
            </w:div>
            <w:div w:id="1548298272">
              <w:marLeft w:val="0"/>
              <w:marRight w:val="0"/>
              <w:marTop w:val="0"/>
              <w:marBottom w:val="0"/>
              <w:divBdr>
                <w:top w:val="none" w:sz="0" w:space="0" w:color="auto"/>
                <w:left w:val="none" w:sz="0" w:space="0" w:color="auto"/>
                <w:bottom w:val="none" w:sz="0" w:space="0" w:color="auto"/>
                <w:right w:val="none" w:sz="0" w:space="0" w:color="auto"/>
              </w:divBdr>
            </w:div>
            <w:div w:id="1548682216">
              <w:marLeft w:val="0"/>
              <w:marRight w:val="0"/>
              <w:marTop w:val="0"/>
              <w:marBottom w:val="0"/>
              <w:divBdr>
                <w:top w:val="none" w:sz="0" w:space="0" w:color="auto"/>
                <w:left w:val="none" w:sz="0" w:space="0" w:color="auto"/>
                <w:bottom w:val="none" w:sz="0" w:space="0" w:color="auto"/>
                <w:right w:val="none" w:sz="0" w:space="0" w:color="auto"/>
              </w:divBdr>
            </w:div>
            <w:div w:id="1555458834">
              <w:marLeft w:val="0"/>
              <w:marRight w:val="0"/>
              <w:marTop w:val="0"/>
              <w:marBottom w:val="0"/>
              <w:divBdr>
                <w:top w:val="none" w:sz="0" w:space="0" w:color="auto"/>
                <w:left w:val="none" w:sz="0" w:space="0" w:color="auto"/>
                <w:bottom w:val="none" w:sz="0" w:space="0" w:color="auto"/>
                <w:right w:val="none" w:sz="0" w:space="0" w:color="auto"/>
              </w:divBdr>
            </w:div>
            <w:div w:id="1557349189">
              <w:marLeft w:val="0"/>
              <w:marRight w:val="0"/>
              <w:marTop w:val="0"/>
              <w:marBottom w:val="0"/>
              <w:divBdr>
                <w:top w:val="none" w:sz="0" w:space="0" w:color="auto"/>
                <w:left w:val="none" w:sz="0" w:space="0" w:color="auto"/>
                <w:bottom w:val="none" w:sz="0" w:space="0" w:color="auto"/>
                <w:right w:val="none" w:sz="0" w:space="0" w:color="auto"/>
              </w:divBdr>
            </w:div>
            <w:div w:id="1560282163">
              <w:marLeft w:val="0"/>
              <w:marRight w:val="0"/>
              <w:marTop w:val="0"/>
              <w:marBottom w:val="0"/>
              <w:divBdr>
                <w:top w:val="none" w:sz="0" w:space="0" w:color="auto"/>
                <w:left w:val="none" w:sz="0" w:space="0" w:color="auto"/>
                <w:bottom w:val="none" w:sz="0" w:space="0" w:color="auto"/>
                <w:right w:val="none" w:sz="0" w:space="0" w:color="auto"/>
              </w:divBdr>
            </w:div>
            <w:div w:id="1562063001">
              <w:marLeft w:val="0"/>
              <w:marRight w:val="0"/>
              <w:marTop w:val="0"/>
              <w:marBottom w:val="0"/>
              <w:divBdr>
                <w:top w:val="none" w:sz="0" w:space="0" w:color="auto"/>
                <w:left w:val="none" w:sz="0" w:space="0" w:color="auto"/>
                <w:bottom w:val="none" w:sz="0" w:space="0" w:color="auto"/>
                <w:right w:val="none" w:sz="0" w:space="0" w:color="auto"/>
              </w:divBdr>
            </w:div>
            <w:div w:id="1562789422">
              <w:marLeft w:val="0"/>
              <w:marRight w:val="0"/>
              <w:marTop w:val="0"/>
              <w:marBottom w:val="0"/>
              <w:divBdr>
                <w:top w:val="none" w:sz="0" w:space="0" w:color="auto"/>
                <w:left w:val="none" w:sz="0" w:space="0" w:color="auto"/>
                <w:bottom w:val="none" w:sz="0" w:space="0" w:color="auto"/>
                <w:right w:val="none" w:sz="0" w:space="0" w:color="auto"/>
              </w:divBdr>
            </w:div>
            <w:div w:id="1563953617">
              <w:marLeft w:val="0"/>
              <w:marRight w:val="0"/>
              <w:marTop w:val="0"/>
              <w:marBottom w:val="0"/>
              <w:divBdr>
                <w:top w:val="none" w:sz="0" w:space="0" w:color="auto"/>
                <w:left w:val="none" w:sz="0" w:space="0" w:color="auto"/>
                <w:bottom w:val="none" w:sz="0" w:space="0" w:color="auto"/>
                <w:right w:val="none" w:sz="0" w:space="0" w:color="auto"/>
              </w:divBdr>
            </w:div>
            <w:div w:id="1567909171">
              <w:marLeft w:val="0"/>
              <w:marRight w:val="0"/>
              <w:marTop w:val="0"/>
              <w:marBottom w:val="0"/>
              <w:divBdr>
                <w:top w:val="none" w:sz="0" w:space="0" w:color="auto"/>
                <w:left w:val="none" w:sz="0" w:space="0" w:color="auto"/>
                <w:bottom w:val="none" w:sz="0" w:space="0" w:color="auto"/>
                <w:right w:val="none" w:sz="0" w:space="0" w:color="auto"/>
              </w:divBdr>
            </w:div>
            <w:div w:id="1570457323">
              <w:marLeft w:val="0"/>
              <w:marRight w:val="0"/>
              <w:marTop w:val="0"/>
              <w:marBottom w:val="0"/>
              <w:divBdr>
                <w:top w:val="none" w:sz="0" w:space="0" w:color="auto"/>
                <w:left w:val="none" w:sz="0" w:space="0" w:color="auto"/>
                <w:bottom w:val="none" w:sz="0" w:space="0" w:color="auto"/>
                <w:right w:val="none" w:sz="0" w:space="0" w:color="auto"/>
              </w:divBdr>
            </w:div>
            <w:div w:id="1570849748">
              <w:marLeft w:val="0"/>
              <w:marRight w:val="0"/>
              <w:marTop w:val="0"/>
              <w:marBottom w:val="0"/>
              <w:divBdr>
                <w:top w:val="none" w:sz="0" w:space="0" w:color="auto"/>
                <w:left w:val="none" w:sz="0" w:space="0" w:color="auto"/>
                <w:bottom w:val="none" w:sz="0" w:space="0" w:color="auto"/>
                <w:right w:val="none" w:sz="0" w:space="0" w:color="auto"/>
              </w:divBdr>
            </w:div>
            <w:div w:id="1572957797">
              <w:marLeft w:val="0"/>
              <w:marRight w:val="0"/>
              <w:marTop w:val="0"/>
              <w:marBottom w:val="0"/>
              <w:divBdr>
                <w:top w:val="none" w:sz="0" w:space="0" w:color="auto"/>
                <w:left w:val="none" w:sz="0" w:space="0" w:color="auto"/>
                <w:bottom w:val="none" w:sz="0" w:space="0" w:color="auto"/>
                <w:right w:val="none" w:sz="0" w:space="0" w:color="auto"/>
              </w:divBdr>
            </w:div>
            <w:div w:id="1576089591">
              <w:marLeft w:val="0"/>
              <w:marRight w:val="0"/>
              <w:marTop w:val="0"/>
              <w:marBottom w:val="0"/>
              <w:divBdr>
                <w:top w:val="none" w:sz="0" w:space="0" w:color="auto"/>
                <w:left w:val="none" w:sz="0" w:space="0" w:color="auto"/>
                <w:bottom w:val="none" w:sz="0" w:space="0" w:color="auto"/>
                <w:right w:val="none" w:sz="0" w:space="0" w:color="auto"/>
              </w:divBdr>
            </w:div>
            <w:div w:id="1576548247">
              <w:marLeft w:val="0"/>
              <w:marRight w:val="0"/>
              <w:marTop w:val="0"/>
              <w:marBottom w:val="0"/>
              <w:divBdr>
                <w:top w:val="none" w:sz="0" w:space="0" w:color="auto"/>
                <w:left w:val="none" w:sz="0" w:space="0" w:color="auto"/>
                <w:bottom w:val="none" w:sz="0" w:space="0" w:color="auto"/>
                <w:right w:val="none" w:sz="0" w:space="0" w:color="auto"/>
              </w:divBdr>
            </w:div>
            <w:div w:id="1576667019">
              <w:marLeft w:val="0"/>
              <w:marRight w:val="0"/>
              <w:marTop w:val="0"/>
              <w:marBottom w:val="0"/>
              <w:divBdr>
                <w:top w:val="none" w:sz="0" w:space="0" w:color="auto"/>
                <w:left w:val="none" w:sz="0" w:space="0" w:color="auto"/>
                <w:bottom w:val="none" w:sz="0" w:space="0" w:color="auto"/>
                <w:right w:val="none" w:sz="0" w:space="0" w:color="auto"/>
              </w:divBdr>
            </w:div>
            <w:div w:id="1576669880">
              <w:marLeft w:val="0"/>
              <w:marRight w:val="0"/>
              <w:marTop w:val="0"/>
              <w:marBottom w:val="0"/>
              <w:divBdr>
                <w:top w:val="none" w:sz="0" w:space="0" w:color="auto"/>
                <w:left w:val="none" w:sz="0" w:space="0" w:color="auto"/>
                <w:bottom w:val="none" w:sz="0" w:space="0" w:color="auto"/>
                <w:right w:val="none" w:sz="0" w:space="0" w:color="auto"/>
              </w:divBdr>
            </w:div>
            <w:div w:id="1576816548">
              <w:marLeft w:val="0"/>
              <w:marRight w:val="0"/>
              <w:marTop w:val="0"/>
              <w:marBottom w:val="0"/>
              <w:divBdr>
                <w:top w:val="none" w:sz="0" w:space="0" w:color="auto"/>
                <w:left w:val="none" w:sz="0" w:space="0" w:color="auto"/>
                <w:bottom w:val="none" w:sz="0" w:space="0" w:color="auto"/>
                <w:right w:val="none" w:sz="0" w:space="0" w:color="auto"/>
              </w:divBdr>
            </w:div>
            <w:div w:id="1577855683">
              <w:marLeft w:val="0"/>
              <w:marRight w:val="0"/>
              <w:marTop w:val="0"/>
              <w:marBottom w:val="0"/>
              <w:divBdr>
                <w:top w:val="none" w:sz="0" w:space="0" w:color="auto"/>
                <w:left w:val="none" w:sz="0" w:space="0" w:color="auto"/>
                <w:bottom w:val="none" w:sz="0" w:space="0" w:color="auto"/>
                <w:right w:val="none" w:sz="0" w:space="0" w:color="auto"/>
              </w:divBdr>
            </w:div>
            <w:div w:id="1578204645">
              <w:marLeft w:val="0"/>
              <w:marRight w:val="0"/>
              <w:marTop w:val="0"/>
              <w:marBottom w:val="0"/>
              <w:divBdr>
                <w:top w:val="none" w:sz="0" w:space="0" w:color="auto"/>
                <w:left w:val="none" w:sz="0" w:space="0" w:color="auto"/>
                <w:bottom w:val="none" w:sz="0" w:space="0" w:color="auto"/>
                <w:right w:val="none" w:sz="0" w:space="0" w:color="auto"/>
              </w:divBdr>
            </w:div>
            <w:div w:id="1578708195">
              <w:marLeft w:val="0"/>
              <w:marRight w:val="0"/>
              <w:marTop w:val="0"/>
              <w:marBottom w:val="0"/>
              <w:divBdr>
                <w:top w:val="none" w:sz="0" w:space="0" w:color="auto"/>
                <w:left w:val="none" w:sz="0" w:space="0" w:color="auto"/>
                <w:bottom w:val="none" w:sz="0" w:space="0" w:color="auto"/>
                <w:right w:val="none" w:sz="0" w:space="0" w:color="auto"/>
              </w:divBdr>
            </w:div>
            <w:div w:id="1578858187">
              <w:marLeft w:val="0"/>
              <w:marRight w:val="0"/>
              <w:marTop w:val="0"/>
              <w:marBottom w:val="0"/>
              <w:divBdr>
                <w:top w:val="none" w:sz="0" w:space="0" w:color="auto"/>
                <w:left w:val="none" w:sz="0" w:space="0" w:color="auto"/>
                <w:bottom w:val="none" w:sz="0" w:space="0" w:color="auto"/>
                <w:right w:val="none" w:sz="0" w:space="0" w:color="auto"/>
              </w:divBdr>
            </w:div>
            <w:div w:id="1579629016">
              <w:marLeft w:val="0"/>
              <w:marRight w:val="0"/>
              <w:marTop w:val="0"/>
              <w:marBottom w:val="0"/>
              <w:divBdr>
                <w:top w:val="none" w:sz="0" w:space="0" w:color="auto"/>
                <w:left w:val="none" w:sz="0" w:space="0" w:color="auto"/>
                <w:bottom w:val="none" w:sz="0" w:space="0" w:color="auto"/>
                <w:right w:val="none" w:sz="0" w:space="0" w:color="auto"/>
              </w:divBdr>
            </w:div>
            <w:div w:id="1580213215">
              <w:marLeft w:val="0"/>
              <w:marRight w:val="0"/>
              <w:marTop w:val="0"/>
              <w:marBottom w:val="0"/>
              <w:divBdr>
                <w:top w:val="none" w:sz="0" w:space="0" w:color="auto"/>
                <w:left w:val="none" w:sz="0" w:space="0" w:color="auto"/>
                <w:bottom w:val="none" w:sz="0" w:space="0" w:color="auto"/>
                <w:right w:val="none" w:sz="0" w:space="0" w:color="auto"/>
              </w:divBdr>
            </w:div>
            <w:div w:id="1580292824">
              <w:marLeft w:val="0"/>
              <w:marRight w:val="0"/>
              <w:marTop w:val="0"/>
              <w:marBottom w:val="0"/>
              <w:divBdr>
                <w:top w:val="none" w:sz="0" w:space="0" w:color="auto"/>
                <w:left w:val="none" w:sz="0" w:space="0" w:color="auto"/>
                <w:bottom w:val="none" w:sz="0" w:space="0" w:color="auto"/>
                <w:right w:val="none" w:sz="0" w:space="0" w:color="auto"/>
              </w:divBdr>
            </w:div>
            <w:div w:id="1587227308">
              <w:marLeft w:val="0"/>
              <w:marRight w:val="0"/>
              <w:marTop w:val="0"/>
              <w:marBottom w:val="0"/>
              <w:divBdr>
                <w:top w:val="none" w:sz="0" w:space="0" w:color="auto"/>
                <w:left w:val="none" w:sz="0" w:space="0" w:color="auto"/>
                <w:bottom w:val="none" w:sz="0" w:space="0" w:color="auto"/>
                <w:right w:val="none" w:sz="0" w:space="0" w:color="auto"/>
              </w:divBdr>
            </w:div>
            <w:div w:id="1588416640">
              <w:marLeft w:val="0"/>
              <w:marRight w:val="0"/>
              <w:marTop w:val="0"/>
              <w:marBottom w:val="0"/>
              <w:divBdr>
                <w:top w:val="none" w:sz="0" w:space="0" w:color="auto"/>
                <w:left w:val="none" w:sz="0" w:space="0" w:color="auto"/>
                <w:bottom w:val="none" w:sz="0" w:space="0" w:color="auto"/>
                <w:right w:val="none" w:sz="0" w:space="0" w:color="auto"/>
              </w:divBdr>
            </w:div>
            <w:div w:id="1588617656">
              <w:marLeft w:val="0"/>
              <w:marRight w:val="0"/>
              <w:marTop w:val="0"/>
              <w:marBottom w:val="0"/>
              <w:divBdr>
                <w:top w:val="none" w:sz="0" w:space="0" w:color="auto"/>
                <w:left w:val="none" w:sz="0" w:space="0" w:color="auto"/>
                <w:bottom w:val="none" w:sz="0" w:space="0" w:color="auto"/>
                <w:right w:val="none" w:sz="0" w:space="0" w:color="auto"/>
              </w:divBdr>
            </w:div>
            <w:div w:id="1588809681">
              <w:marLeft w:val="0"/>
              <w:marRight w:val="0"/>
              <w:marTop w:val="0"/>
              <w:marBottom w:val="0"/>
              <w:divBdr>
                <w:top w:val="none" w:sz="0" w:space="0" w:color="auto"/>
                <w:left w:val="none" w:sz="0" w:space="0" w:color="auto"/>
                <w:bottom w:val="none" w:sz="0" w:space="0" w:color="auto"/>
                <w:right w:val="none" w:sz="0" w:space="0" w:color="auto"/>
              </w:divBdr>
            </w:div>
            <w:div w:id="1589314529">
              <w:marLeft w:val="0"/>
              <w:marRight w:val="0"/>
              <w:marTop w:val="0"/>
              <w:marBottom w:val="0"/>
              <w:divBdr>
                <w:top w:val="none" w:sz="0" w:space="0" w:color="auto"/>
                <w:left w:val="none" w:sz="0" w:space="0" w:color="auto"/>
                <w:bottom w:val="none" w:sz="0" w:space="0" w:color="auto"/>
                <w:right w:val="none" w:sz="0" w:space="0" w:color="auto"/>
              </w:divBdr>
            </w:div>
            <w:div w:id="1590577288">
              <w:marLeft w:val="0"/>
              <w:marRight w:val="0"/>
              <w:marTop w:val="0"/>
              <w:marBottom w:val="0"/>
              <w:divBdr>
                <w:top w:val="none" w:sz="0" w:space="0" w:color="auto"/>
                <w:left w:val="none" w:sz="0" w:space="0" w:color="auto"/>
                <w:bottom w:val="none" w:sz="0" w:space="0" w:color="auto"/>
                <w:right w:val="none" w:sz="0" w:space="0" w:color="auto"/>
              </w:divBdr>
            </w:div>
            <w:div w:id="1590650556">
              <w:marLeft w:val="0"/>
              <w:marRight w:val="0"/>
              <w:marTop w:val="0"/>
              <w:marBottom w:val="0"/>
              <w:divBdr>
                <w:top w:val="none" w:sz="0" w:space="0" w:color="auto"/>
                <w:left w:val="none" w:sz="0" w:space="0" w:color="auto"/>
                <w:bottom w:val="none" w:sz="0" w:space="0" w:color="auto"/>
                <w:right w:val="none" w:sz="0" w:space="0" w:color="auto"/>
              </w:divBdr>
            </w:div>
            <w:div w:id="1591967129">
              <w:marLeft w:val="0"/>
              <w:marRight w:val="0"/>
              <w:marTop w:val="0"/>
              <w:marBottom w:val="0"/>
              <w:divBdr>
                <w:top w:val="none" w:sz="0" w:space="0" w:color="auto"/>
                <w:left w:val="none" w:sz="0" w:space="0" w:color="auto"/>
                <w:bottom w:val="none" w:sz="0" w:space="0" w:color="auto"/>
                <w:right w:val="none" w:sz="0" w:space="0" w:color="auto"/>
              </w:divBdr>
            </w:div>
            <w:div w:id="1592010253">
              <w:marLeft w:val="0"/>
              <w:marRight w:val="0"/>
              <w:marTop w:val="0"/>
              <w:marBottom w:val="0"/>
              <w:divBdr>
                <w:top w:val="none" w:sz="0" w:space="0" w:color="auto"/>
                <w:left w:val="none" w:sz="0" w:space="0" w:color="auto"/>
                <w:bottom w:val="none" w:sz="0" w:space="0" w:color="auto"/>
                <w:right w:val="none" w:sz="0" w:space="0" w:color="auto"/>
              </w:divBdr>
            </w:div>
            <w:div w:id="1592854714">
              <w:marLeft w:val="0"/>
              <w:marRight w:val="0"/>
              <w:marTop w:val="0"/>
              <w:marBottom w:val="0"/>
              <w:divBdr>
                <w:top w:val="none" w:sz="0" w:space="0" w:color="auto"/>
                <w:left w:val="none" w:sz="0" w:space="0" w:color="auto"/>
                <w:bottom w:val="none" w:sz="0" w:space="0" w:color="auto"/>
                <w:right w:val="none" w:sz="0" w:space="0" w:color="auto"/>
              </w:divBdr>
            </w:div>
            <w:div w:id="1593469945">
              <w:marLeft w:val="0"/>
              <w:marRight w:val="0"/>
              <w:marTop w:val="0"/>
              <w:marBottom w:val="0"/>
              <w:divBdr>
                <w:top w:val="none" w:sz="0" w:space="0" w:color="auto"/>
                <w:left w:val="none" w:sz="0" w:space="0" w:color="auto"/>
                <w:bottom w:val="none" w:sz="0" w:space="0" w:color="auto"/>
                <w:right w:val="none" w:sz="0" w:space="0" w:color="auto"/>
              </w:divBdr>
            </w:div>
            <w:div w:id="1596590050">
              <w:marLeft w:val="0"/>
              <w:marRight w:val="0"/>
              <w:marTop w:val="0"/>
              <w:marBottom w:val="0"/>
              <w:divBdr>
                <w:top w:val="none" w:sz="0" w:space="0" w:color="auto"/>
                <w:left w:val="none" w:sz="0" w:space="0" w:color="auto"/>
                <w:bottom w:val="none" w:sz="0" w:space="0" w:color="auto"/>
                <w:right w:val="none" w:sz="0" w:space="0" w:color="auto"/>
              </w:divBdr>
            </w:div>
            <w:div w:id="1604460560">
              <w:marLeft w:val="0"/>
              <w:marRight w:val="0"/>
              <w:marTop w:val="0"/>
              <w:marBottom w:val="0"/>
              <w:divBdr>
                <w:top w:val="none" w:sz="0" w:space="0" w:color="auto"/>
                <w:left w:val="none" w:sz="0" w:space="0" w:color="auto"/>
                <w:bottom w:val="none" w:sz="0" w:space="0" w:color="auto"/>
                <w:right w:val="none" w:sz="0" w:space="0" w:color="auto"/>
              </w:divBdr>
            </w:div>
            <w:div w:id="1605960772">
              <w:marLeft w:val="0"/>
              <w:marRight w:val="0"/>
              <w:marTop w:val="0"/>
              <w:marBottom w:val="0"/>
              <w:divBdr>
                <w:top w:val="none" w:sz="0" w:space="0" w:color="auto"/>
                <w:left w:val="none" w:sz="0" w:space="0" w:color="auto"/>
                <w:bottom w:val="none" w:sz="0" w:space="0" w:color="auto"/>
                <w:right w:val="none" w:sz="0" w:space="0" w:color="auto"/>
              </w:divBdr>
            </w:div>
            <w:div w:id="1606957398">
              <w:marLeft w:val="0"/>
              <w:marRight w:val="0"/>
              <w:marTop w:val="0"/>
              <w:marBottom w:val="0"/>
              <w:divBdr>
                <w:top w:val="none" w:sz="0" w:space="0" w:color="auto"/>
                <w:left w:val="none" w:sz="0" w:space="0" w:color="auto"/>
                <w:bottom w:val="none" w:sz="0" w:space="0" w:color="auto"/>
                <w:right w:val="none" w:sz="0" w:space="0" w:color="auto"/>
              </w:divBdr>
            </w:div>
            <w:div w:id="1607804974">
              <w:marLeft w:val="0"/>
              <w:marRight w:val="0"/>
              <w:marTop w:val="0"/>
              <w:marBottom w:val="0"/>
              <w:divBdr>
                <w:top w:val="none" w:sz="0" w:space="0" w:color="auto"/>
                <w:left w:val="none" w:sz="0" w:space="0" w:color="auto"/>
                <w:bottom w:val="none" w:sz="0" w:space="0" w:color="auto"/>
                <w:right w:val="none" w:sz="0" w:space="0" w:color="auto"/>
              </w:divBdr>
            </w:div>
            <w:div w:id="1608587067">
              <w:marLeft w:val="0"/>
              <w:marRight w:val="0"/>
              <w:marTop w:val="0"/>
              <w:marBottom w:val="0"/>
              <w:divBdr>
                <w:top w:val="none" w:sz="0" w:space="0" w:color="auto"/>
                <w:left w:val="none" w:sz="0" w:space="0" w:color="auto"/>
                <w:bottom w:val="none" w:sz="0" w:space="0" w:color="auto"/>
                <w:right w:val="none" w:sz="0" w:space="0" w:color="auto"/>
              </w:divBdr>
            </w:div>
            <w:div w:id="1608997877">
              <w:marLeft w:val="0"/>
              <w:marRight w:val="0"/>
              <w:marTop w:val="0"/>
              <w:marBottom w:val="0"/>
              <w:divBdr>
                <w:top w:val="none" w:sz="0" w:space="0" w:color="auto"/>
                <w:left w:val="none" w:sz="0" w:space="0" w:color="auto"/>
                <w:bottom w:val="none" w:sz="0" w:space="0" w:color="auto"/>
                <w:right w:val="none" w:sz="0" w:space="0" w:color="auto"/>
              </w:divBdr>
            </w:div>
            <w:div w:id="1612466749">
              <w:marLeft w:val="0"/>
              <w:marRight w:val="0"/>
              <w:marTop w:val="0"/>
              <w:marBottom w:val="0"/>
              <w:divBdr>
                <w:top w:val="none" w:sz="0" w:space="0" w:color="auto"/>
                <w:left w:val="none" w:sz="0" w:space="0" w:color="auto"/>
                <w:bottom w:val="none" w:sz="0" w:space="0" w:color="auto"/>
                <w:right w:val="none" w:sz="0" w:space="0" w:color="auto"/>
              </w:divBdr>
            </w:div>
            <w:div w:id="1612517032">
              <w:marLeft w:val="0"/>
              <w:marRight w:val="0"/>
              <w:marTop w:val="0"/>
              <w:marBottom w:val="0"/>
              <w:divBdr>
                <w:top w:val="none" w:sz="0" w:space="0" w:color="auto"/>
                <w:left w:val="none" w:sz="0" w:space="0" w:color="auto"/>
                <w:bottom w:val="none" w:sz="0" w:space="0" w:color="auto"/>
                <w:right w:val="none" w:sz="0" w:space="0" w:color="auto"/>
              </w:divBdr>
            </w:div>
            <w:div w:id="1613394056">
              <w:marLeft w:val="0"/>
              <w:marRight w:val="0"/>
              <w:marTop w:val="0"/>
              <w:marBottom w:val="0"/>
              <w:divBdr>
                <w:top w:val="none" w:sz="0" w:space="0" w:color="auto"/>
                <w:left w:val="none" w:sz="0" w:space="0" w:color="auto"/>
                <w:bottom w:val="none" w:sz="0" w:space="0" w:color="auto"/>
                <w:right w:val="none" w:sz="0" w:space="0" w:color="auto"/>
              </w:divBdr>
            </w:div>
            <w:div w:id="1614169586">
              <w:marLeft w:val="0"/>
              <w:marRight w:val="0"/>
              <w:marTop w:val="0"/>
              <w:marBottom w:val="0"/>
              <w:divBdr>
                <w:top w:val="none" w:sz="0" w:space="0" w:color="auto"/>
                <w:left w:val="none" w:sz="0" w:space="0" w:color="auto"/>
                <w:bottom w:val="none" w:sz="0" w:space="0" w:color="auto"/>
                <w:right w:val="none" w:sz="0" w:space="0" w:color="auto"/>
              </w:divBdr>
            </w:div>
            <w:div w:id="1614248348">
              <w:marLeft w:val="0"/>
              <w:marRight w:val="0"/>
              <w:marTop w:val="0"/>
              <w:marBottom w:val="0"/>
              <w:divBdr>
                <w:top w:val="none" w:sz="0" w:space="0" w:color="auto"/>
                <w:left w:val="none" w:sz="0" w:space="0" w:color="auto"/>
                <w:bottom w:val="none" w:sz="0" w:space="0" w:color="auto"/>
                <w:right w:val="none" w:sz="0" w:space="0" w:color="auto"/>
              </w:divBdr>
            </w:div>
            <w:div w:id="1615282010">
              <w:marLeft w:val="0"/>
              <w:marRight w:val="0"/>
              <w:marTop w:val="0"/>
              <w:marBottom w:val="0"/>
              <w:divBdr>
                <w:top w:val="none" w:sz="0" w:space="0" w:color="auto"/>
                <w:left w:val="none" w:sz="0" w:space="0" w:color="auto"/>
                <w:bottom w:val="none" w:sz="0" w:space="0" w:color="auto"/>
                <w:right w:val="none" w:sz="0" w:space="0" w:color="auto"/>
              </w:divBdr>
            </w:div>
            <w:div w:id="1615361154">
              <w:marLeft w:val="0"/>
              <w:marRight w:val="0"/>
              <w:marTop w:val="0"/>
              <w:marBottom w:val="0"/>
              <w:divBdr>
                <w:top w:val="none" w:sz="0" w:space="0" w:color="auto"/>
                <w:left w:val="none" w:sz="0" w:space="0" w:color="auto"/>
                <w:bottom w:val="none" w:sz="0" w:space="0" w:color="auto"/>
                <w:right w:val="none" w:sz="0" w:space="0" w:color="auto"/>
              </w:divBdr>
            </w:div>
            <w:div w:id="1616325138">
              <w:marLeft w:val="0"/>
              <w:marRight w:val="0"/>
              <w:marTop w:val="0"/>
              <w:marBottom w:val="0"/>
              <w:divBdr>
                <w:top w:val="none" w:sz="0" w:space="0" w:color="auto"/>
                <w:left w:val="none" w:sz="0" w:space="0" w:color="auto"/>
                <w:bottom w:val="none" w:sz="0" w:space="0" w:color="auto"/>
                <w:right w:val="none" w:sz="0" w:space="0" w:color="auto"/>
              </w:divBdr>
            </w:div>
            <w:div w:id="1617054077">
              <w:marLeft w:val="0"/>
              <w:marRight w:val="0"/>
              <w:marTop w:val="0"/>
              <w:marBottom w:val="0"/>
              <w:divBdr>
                <w:top w:val="none" w:sz="0" w:space="0" w:color="auto"/>
                <w:left w:val="none" w:sz="0" w:space="0" w:color="auto"/>
                <w:bottom w:val="none" w:sz="0" w:space="0" w:color="auto"/>
                <w:right w:val="none" w:sz="0" w:space="0" w:color="auto"/>
              </w:divBdr>
            </w:div>
            <w:div w:id="1619482674">
              <w:marLeft w:val="0"/>
              <w:marRight w:val="0"/>
              <w:marTop w:val="0"/>
              <w:marBottom w:val="0"/>
              <w:divBdr>
                <w:top w:val="none" w:sz="0" w:space="0" w:color="auto"/>
                <w:left w:val="none" w:sz="0" w:space="0" w:color="auto"/>
                <w:bottom w:val="none" w:sz="0" w:space="0" w:color="auto"/>
                <w:right w:val="none" w:sz="0" w:space="0" w:color="auto"/>
              </w:divBdr>
            </w:div>
            <w:div w:id="1620181896">
              <w:marLeft w:val="0"/>
              <w:marRight w:val="0"/>
              <w:marTop w:val="0"/>
              <w:marBottom w:val="0"/>
              <w:divBdr>
                <w:top w:val="none" w:sz="0" w:space="0" w:color="auto"/>
                <w:left w:val="none" w:sz="0" w:space="0" w:color="auto"/>
                <w:bottom w:val="none" w:sz="0" w:space="0" w:color="auto"/>
                <w:right w:val="none" w:sz="0" w:space="0" w:color="auto"/>
              </w:divBdr>
            </w:div>
            <w:div w:id="1622567575">
              <w:marLeft w:val="0"/>
              <w:marRight w:val="0"/>
              <w:marTop w:val="0"/>
              <w:marBottom w:val="0"/>
              <w:divBdr>
                <w:top w:val="none" w:sz="0" w:space="0" w:color="auto"/>
                <w:left w:val="none" w:sz="0" w:space="0" w:color="auto"/>
                <w:bottom w:val="none" w:sz="0" w:space="0" w:color="auto"/>
                <w:right w:val="none" w:sz="0" w:space="0" w:color="auto"/>
              </w:divBdr>
            </w:div>
            <w:div w:id="1622763577">
              <w:marLeft w:val="0"/>
              <w:marRight w:val="0"/>
              <w:marTop w:val="0"/>
              <w:marBottom w:val="0"/>
              <w:divBdr>
                <w:top w:val="none" w:sz="0" w:space="0" w:color="auto"/>
                <w:left w:val="none" w:sz="0" w:space="0" w:color="auto"/>
                <w:bottom w:val="none" w:sz="0" w:space="0" w:color="auto"/>
                <w:right w:val="none" w:sz="0" w:space="0" w:color="auto"/>
              </w:divBdr>
            </w:div>
            <w:div w:id="1628858212">
              <w:marLeft w:val="0"/>
              <w:marRight w:val="0"/>
              <w:marTop w:val="0"/>
              <w:marBottom w:val="0"/>
              <w:divBdr>
                <w:top w:val="none" w:sz="0" w:space="0" w:color="auto"/>
                <w:left w:val="none" w:sz="0" w:space="0" w:color="auto"/>
                <w:bottom w:val="none" w:sz="0" w:space="0" w:color="auto"/>
                <w:right w:val="none" w:sz="0" w:space="0" w:color="auto"/>
              </w:divBdr>
            </w:div>
            <w:div w:id="1630938413">
              <w:marLeft w:val="0"/>
              <w:marRight w:val="0"/>
              <w:marTop w:val="0"/>
              <w:marBottom w:val="0"/>
              <w:divBdr>
                <w:top w:val="none" w:sz="0" w:space="0" w:color="auto"/>
                <w:left w:val="none" w:sz="0" w:space="0" w:color="auto"/>
                <w:bottom w:val="none" w:sz="0" w:space="0" w:color="auto"/>
                <w:right w:val="none" w:sz="0" w:space="0" w:color="auto"/>
              </w:divBdr>
            </w:div>
            <w:div w:id="1632205759">
              <w:marLeft w:val="0"/>
              <w:marRight w:val="0"/>
              <w:marTop w:val="0"/>
              <w:marBottom w:val="0"/>
              <w:divBdr>
                <w:top w:val="none" w:sz="0" w:space="0" w:color="auto"/>
                <w:left w:val="none" w:sz="0" w:space="0" w:color="auto"/>
                <w:bottom w:val="none" w:sz="0" w:space="0" w:color="auto"/>
                <w:right w:val="none" w:sz="0" w:space="0" w:color="auto"/>
              </w:divBdr>
            </w:div>
            <w:div w:id="1633707876">
              <w:marLeft w:val="0"/>
              <w:marRight w:val="0"/>
              <w:marTop w:val="0"/>
              <w:marBottom w:val="0"/>
              <w:divBdr>
                <w:top w:val="none" w:sz="0" w:space="0" w:color="auto"/>
                <w:left w:val="none" w:sz="0" w:space="0" w:color="auto"/>
                <w:bottom w:val="none" w:sz="0" w:space="0" w:color="auto"/>
                <w:right w:val="none" w:sz="0" w:space="0" w:color="auto"/>
              </w:divBdr>
            </w:div>
            <w:div w:id="1634217310">
              <w:marLeft w:val="0"/>
              <w:marRight w:val="0"/>
              <w:marTop w:val="0"/>
              <w:marBottom w:val="0"/>
              <w:divBdr>
                <w:top w:val="none" w:sz="0" w:space="0" w:color="auto"/>
                <w:left w:val="none" w:sz="0" w:space="0" w:color="auto"/>
                <w:bottom w:val="none" w:sz="0" w:space="0" w:color="auto"/>
                <w:right w:val="none" w:sz="0" w:space="0" w:color="auto"/>
              </w:divBdr>
            </w:div>
            <w:div w:id="1636443328">
              <w:marLeft w:val="0"/>
              <w:marRight w:val="0"/>
              <w:marTop w:val="0"/>
              <w:marBottom w:val="0"/>
              <w:divBdr>
                <w:top w:val="none" w:sz="0" w:space="0" w:color="auto"/>
                <w:left w:val="none" w:sz="0" w:space="0" w:color="auto"/>
                <w:bottom w:val="none" w:sz="0" w:space="0" w:color="auto"/>
                <w:right w:val="none" w:sz="0" w:space="0" w:color="auto"/>
              </w:divBdr>
            </w:div>
            <w:div w:id="1637183261">
              <w:marLeft w:val="0"/>
              <w:marRight w:val="0"/>
              <w:marTop w:val="0"/>
              <w:marBottom w:val="0"/>
              <w:divBdr>
                <w:top w:val="none" w:sz="0" w:space="0" w:color="auto"/>
                <w:left w:val="none" w:sz="0" w:space="0" w:color="auto"/>
                <w:bottom w:val="none" w:sz="0" w:space="0" w:color="auto"/>
                <w:right w:val="none" w:sz="0" w:space="0" w:color="auto"/>
              </w:divBdr>
            </w:div>
            <w:div w:id="1637828904">
              <w:marLeft w:val="0"/>
              <w:marRight w:val="0"/>
              <w:marTop w:val="0"/>
              <w:marBottom w:val="0"/>
              <w:divBdr>
                <w:top w:val="none" w:sz="0" w:space="0" w:color="auto"/>
                <w:left w:val="none" w:sz="0" w:space="0" w:color="auto"/>
                <w:bottom w:val="none" w:sz="0" w:space="0" w:color="auto"/>
                <w:right w:val="none" w:sz="0" w:space="0" w:color="auto"/>
              </w:divBdr>
            </w:div>
            <w:div w:id="1639992791">
              <w:marLeft w:val="0"/>
              <w:marRight w:val="0"/>
              <w:marTop w:val="0"/>
              <w:marBottom w:val="0"/>
              <w:divBdr>
                <w:top w:val="none" w:sz="0" w:space="0" w:color="auto"/>
                <w:left w:val="none" w:sz="0" w:space="0" w:color="auto"/>
                <w:bottom w:val="none" w:sz="0" w:space="0" w:color="auto"/>
                <w:right w:val="none" w:sz="0" w:space="0" w:color="auto"/>
              </w:divBdr>
            </w:div>
            <w:div w:id="1640258734">
              <w:marLeft w:val="0"/>
              <w:marRight w:val="0"/>
              <w:marTop w:val="0"/>
              <w:marBottom w:val="0"/>
              <w:divBdr>
                <w:top w:val="none" w:sz="0" w:space="0" w:color="auto"/>
                <w:left w:val="none" w:sz="0" w:space="0" w:color="auto"/>
                <w:bottom w:val="none" w:sz="0" w:space="0" w:color="auto"/>
                <w:right w:val="none" w:sz="0" w:space="0" w:color="auto"/>
              </w:divBdr>
            </w:div>
            <w:div w:id="1640529092">
              <w:marLeft w:val="0"/>
              <w:marRight w:val="0"/>
              <w:marTop w:val="0"/>
              <w:marBottom w:val="0"/>
              <w:divBdr>
                <w:top w:val="none" w:sz="0" w:space="0" w:color="auto"/>
                <w:left w:val="none" w:sz="0" w:space="0" w:color="auto"/>
                <w:bottom w:val="none" w:sz="0" w:space="0" w:color="auto"/>
                <w:right w:val="none" w:sz="0" w:space="0" w:color="auto"/>
              </w:divBdr>
            </w:div>
            <w:div w:id="1641955144">
              <w:marLeft w:val="0"/>
              <w:marRight w:val="0"/>
              <w:marTop w:val="360"/>
              <w:marBottom w:val="0"/>
              <w:divBdr>
                <w:top w:val="single" w:sz="6" w:space="0" w:color="auto"/>
                <w:left w:val="single" w:sz="6" w:space="0" w:color="auto"/>
                <w:bottom w:val="single" w:sz="6" w:space="0" w:color="auto"/>
                <w:right w:val="single" w:sz="6" w:space="0" w:color="auto"/>
              </w:divBdr>
            </w:div>
            <w:div w:id="1642150247">
              <w:marLeft w:val="0"/>
              <w:marRight w:val="0"/>
              <w:marTop w:val="0"/>
              <w:marBottom w:val="0"/>
              <w:divBdr>
                <w:top w:val="none" w:sz="0" w:space="0" w:color="auto"/>
                <w:left w:val="none" w:sz="0" w:space="0" w:color="auto"/>
                <w:bottom w:val="none" w:sz="0" w:space="0" w:color="auto"/>
                <w:right w:val="none" w:sz="0" w:space="0" w:color="auto"/>
              </w:divBdr>
            </w:div>
            <w:div w:id="1643079885">
              <w:marLeft w:val="0"/>
              <w:marRight w:val="0"/>
              <w:marTop w:val="0"/>
              <w:marBottom w:val="0"/>
              <w:divBdr>
                <w:top w:val="none" w:sz="0" w:space="0" w:color="auto"/>
                <w:left w:val="none" w:sz="0" w:space="0" w:color="auto"/>
                <w:bottom w:val="none" w:sz="0" w:space="0" w:color="auto"/>
                <w:right w:val="none" w:sz="0" w:space="0" w:color="auto"/>
              </w:divBdr>
            </w:div>
            <w:div w:id="1646230696">
              <w:marLeft w:val="0"/>
              <w:marRight w:val="0"/>
              <w:marTop w:val="0"/>
              <w:marBottom w:val="0"/>
              <w:divBdr>
                <w:top w:val="none" w:sz="0" w:space="0" w:color="auto"/>
                <w:left w:val="none" w:sz="0" w:space="0" w:color="auto"/>
                <w:bottom w:val="none" w:sz="0" w:space="0" w:color="auto"/>
                <w:right w:val="none" w:sz="0" w:space="0" w:color="auto"/>
              </w:divBdr>
            </w:div>
            <w:div w:id="1647203900">
              <w:marLeft w:val="0"/>
              <w:marRight w:val="0"/>
              <w:marTop w:val="0"/>
              <w:marBottom w:val="0"/>
              <w:divBdr>
                <w:top w:val="none" w:sz="0" w:space="0" w:color="auto"/>
                <w:left w:val="none" w:sz="0" w:space="0" w:color="auto"/>
                <w:bottom w:val="none" w:sz="0" w:space="0" w:color="auto"/>
                <w:right w:val="none" w:sz="0" w:space="0" w:color="auto"/>
              </w:divBdr>
            </w:div>
            <w:div w:id="1647857774">
              <w:marLeft w:val="0"/>
              <w:marRight w:val="0"/>
              <w:marTop w:val="0"/>
              <w:marBottom w:val="0"/>
              <w:divBdr>
                <w:top w:val="none" w:sz="0" w:space="0" w:color="auto"/>
                <w:left w:val="none" w:sz="0" w:space="0" w:color="auto"/>
                <w:bottom w:val="none" w:sz="0" w:space="0" w:color="auto"/>
                <w:right w:val="none" w:sz="0" w:space="0" w:color="auto"/>
              </w:divBdr>
            </w:div>
            <w:div w:id="1649240558">
              <w:marLeft w:val="0"/>
              <w:marRight w:val="0"/>
              <w:marTop w:val="0"/>
              <w:marBottom w:val="0"/>
              <w:divBdr>
                <w:top w:val="none" w:sz="0" w:space="0" w:color="auto"/>
                <w:left w:val="none" w:sz="0" w:space="0" w:color="auto"/>
                <w:bottom w:val="none" w:sz="0" w:space="0" w:color="auto"/>
                <w:right w:val="none" w:sz="0" w:space="0" w:color="auto"/>
              </w:divBdr>
            </w:div>
            <w:div w:id="1650093971">
              <w:marLeft w:val="0"/>
              <w:marRight w:val="0"/>
              <w:marTop w:val="0"/>
              <w:marBottom w:val="0"/>
              <w:divBdr>
                <w:top w:val="none" w:sz="0" w:space="0" w:color="auto"/>
                <w:left w:val="none" w:sz="0" w:space="0" w:color="auto"/>
                <w:bottom w:val="none" w:sz="0" w:space="0" w:color="auto"/>
                <w:right w:val="none" w:sz="0" w:space="0" w:color="auto"/>
              </w:divBdr>
            </w:div>
            <w:div w:id="1650554803">
              <w:marLeft w:val="0"/>
              <w:marRight w:val="0"/>
              <w:marTop w:val="0"/>
              <w:marBottom w:val="0"/>
              <w:divBdr>
                <w:top w:val="none" w:sz="0" w:space="0" w:color="auto"/>
                <w:left w:val="none" w:sz="0" w:space="0" w:color="auto"/>
                <w:bottom w:val="none" w:sz="0" w:space="0" w:color="auto"/>
                <w:right w:val="none" w:sz="0" w:space="0" w:color="auto"/>
              </w:divBdr>
            </w:div>
            <w:div w:id="1654017852">
              <w:marLeft w:val="0"/>
              <w:marRight w:val="0"/>
              <w:marTop w:val="0"/>
              <w:marBottom w:val="0"/>
              <w:divBdr>
                <w:top w:val="none" w:sz="0" w:space="0" w:color="auto"/>
                <w:left w:val="none" w:sz="0" w:space="0" w:color="auto"/>
                <w:bottom w:val="none" w:sz="0" w:space="0" w:color="auto"/>
                <w:right w:val="none" w:sz="0" w:space="0" w:color="auto"/>
              </w:divBdr>
            </w:div>
            <w:div w:id="1654794723">
              <w:marLeft w:val="0"/>
              <w:marRight w:val="0"/>
              <w:marTop w:val="0"/>
              <w:marBottom w:val="0"/>
              <w:divBdr>
                <w:top w:val="none" w:sz="0" w:space="0" w:color="auto"/>
                <w:left w:val="none" w:sz="0" w:space="0" w:color="auto"/>
                <w:bottom w:val="none" w:sz="0" w:space="0" w:color="auto"/>
                <w:right w:val="none" w:sz="0" w:space="0" w:color="auto"/>
              </w:divBdr>
            </w:div>
            <w:div w:id="1661496969">
              <w:marLeft w:val="0"/>
              <w:marRight w:val="0"/>
              <w:marTop w:val="0"/>
              <w:marBottom w:val="0"/>
              <w:divBdr>
                <w:top w:val="none" w:sz="0" w:space="0" w:color="auto"/>
                <w:left w:val="none" w:sz="0" w:space="0" w:color="auto"/>
                <w:bottom w:val="none" w:sz="0" w:space="0" w:color="auto"/>
                <w:right w:val="none" w:sz="0" w:space="0" w:color="auto"/>
              </w:divBdr>
            </w:div>
            <w:div w:id="1663317207">
              <w:marLeft w:val="0"/>
              <w:marRight w:val="0"/>
              <w:marTop w:val="0"/>
              <w:marBottom w:val="0"/>
              <w:divBdr>
                <w:top w:val="none" w:sz="0" w:space="0" w:color="auto"/>
                <w:left w:val="none" w:sz="0" w:space="0" w:color="auto"/>
                <w:bottom w:val="none" w:sz="0" w:space="0" w:color="auto"/>
                <w:right w:val="none" w:sz="0" w:space="0" w:color="auto"/>
              </w:divBdr>
            </w:div>
            <w:div w:id="1664121100">
              <w:marLeft w:val="0"/>
              <w:marRight w:val="0"/>
              <w:marTop w:val="0"/>
              <w:marBottom w:val="0"/>
              <w:divBdr>
                <w:top w:val="none" w:sz="0" w:space="0" w:color="auto"/>
                <w:left w:val="none" w:sz="0" w:space="0" w:color="auto"/>
                <w:bottom w:val="none" w:sz="0" w:space="0" w:color="auto"/>
                <w:right w:val="none" w:sz="0" w:space="0" w:color="auto"/>
              </w:divBdr>
            </w:div>
            <w:div w:id="1664430936">
              <w:marLeft w:val="0"/>
              <w:marRight w:val="0"/>
              <w:marTop w:val="0"/>
              <w:marBottom w:val="0"/>
              <w:divBdr>
                <w:top w:val="none" w:sz="0" w:space="0" w:color="auto"/>
                <w:left w:val="none" w:sz="0" w:space="0" w:color="auto"/>
                <w:bottom w:val="none" w:sz="0" w:space="0" w:color="auto"/>
                <w:right w:val="none" w:sz="0" w:space="0" w:color="auto"/>
              </w:divBdr>
            </w:div>
            <w:div w:id="1667130390">
              <w:marLeft w:val="0"/>
              <w:marRight w:val="0"/>
              <w:marTop w:val="0"/>
              <w:marBottom w:val="0"/>
              <w:divBdr>
                <w:top w:val="none" w:sz="0" w:space="0" w:color="auto"/>
                <w:left w:val="none" w:sz="0" w:space="0" w:color="auto"/>
                <w:bottom w:val="none" w:sz="0" w:space="0" w:color="auto"/>
                <w:right w:val="none" w:sz="0" w:space="0" w:color="auto"/>
              </w:divBdr>
            </w:div>
            <w:div w:id="1669212211">
              <w:marLeft w:val="0"/>
              <w:marRight w:val="0"/>
              <w:marTop w:val="0"/>
              <w:marBottom w:val="0"/>
              <w:divBdr>
                <w:top w:val="none" w:sz="0" w:space="0" w:color="auto"/>
                <w:left w:val="none" w:sz="0" w:space="0" w:color="auto"/>
                <w:bottom w:val="none" w:sz="0" w:space="0" w:color="auto"/>
                <w:right w:val="none" w:sz="0" w:space="0" w:color="auto"/>
              </w:divBdr>
            </w:div>
            <w:div w:id="1669750240">
              <w:marLeft w:val="0"/>
              <w:marRight w:val="0"/>
              <w:marTop w:val="0"/>
              <w:marBottom w:val="0"/>
              <w:divBdr>
                <w:top w:val="none" w:sz="0" w:space="0" w:color="auto"/>
                <w:left w:val="none" w:sz="0" w:space="0" w:color="auto"/>
                <w:bottom w:val="none" w:sz="0" w:space="0" w:color="auto"/>
                <w:right w:val="none" w:sz="0" w:space="0" w:color="auto"/>
              </w:divBdr>
            </w:div>
            <w:div w:id="1670252591">
              <w:marLeft w:val="0"/>
              <w:marRight w:val="0"/>
              <w:marTop w:val="0"/>
              <w:marBottom w:val="0"/>
              <w:divBdr>
                <w:top w:val="none" w:sz="0" w:space="0" w:color="auto"/>
                <w:left w:val="none" w:sz="0" w:space="0" w:color="auto"/>
                <w:bottom w:val="none" w:sz="0" w:space="0" w:color="auto"/>
                <w:right w:val="none" w:sz="0" w:space="0" w:color="auto"/>
              </w:divBdr>
            </w:div>
            <w:div w:id="1670406595">
              <w:marLeft w:val="0"/>
              <w:marRight w:val="0"/>
              <w:marTop w:val="0"/>
              <w:marBottom w:val="0"/>
              <w:divBdr>
                <w:top w:val="none" w:sz="0" w:space="0" w:color="auto"/>
                <w:left w:val="none" w:sz="0" w:space="0" w:color="auto"/>
                <w:bottom w:val="none" w:sz="0" w:space="0" w:color="auto"/>
                <w:right w:val="none" w:sz="0" w:space="0" w:color="auto"/>
              </w:divBdr>
            </w:div>
            <w:div w:id="1670644423">
              <w:marLeft w:val="0"/>
              <w:marRight w:val="0"/>
              <w:marTop w:val="0"/>
              <w:marBottom w:val="0"/>
              <w:divBdr>
                <w:top w:val="none" w:sz="0" w:space="0" w:color="auto"/>
                <w:left w:val="none" w:sz="0" w:space="0" w:color="auto"/>
                <w:bottom w:val="none" w:sz="0" w:space="0" w:color="auto"/>
                <w:right w:val="none" w:sz="0" w:space="0" w:color="auto"/>
              </w:divBdr>
            </w:div>
            <w:div w:id="1671903432">
              <w:marLeft w:val="0"/>
              <w:marRight w:val="0"/>
              <w:marTop w:val="0"/>
              <w:marBottom w:val="0"/>
              <w:divBdr>
                <w:top w:val="none" w:sz="0" w:space="0" w:color="auto"/>
                <w:left w:val="none" w:sz="0" w:space="0" w:color="auto"/>
                <w:bottom w:val="none" w:sz="0" w:space="0" w:color="auto"/>
                <w:right w:val="none" w:sz="0" w:space="0" w:color="auto"/>
              </w:divBdr>
            </w:div>
            <w:div w:id="1675498776">
              <w:marLeft w:val="0"/>
              <w:marRight w:val="0"/>
              <w:marTop w:val="0"/>
              <w:marBottom w:val="0"/>
              <w:divBdr>
                <w:top w:val="none" w:sz="0" w:space="0" w:color="auto"/>
                <w:left w:val="none" w:sz="0" w:space="0" w:color="auto"/>
                <w:bottom w:val="none" w:sz="0" w:space="0" w:color="auto"/>
                <w:right w:val="none" w:sz="0" w:space="0" w:color="auto"/>
              </w:divBdr>
            </w:div>
            <w:div w:id="1675913594">
              <w:marLeft w:val="0"/>
              <w:marRight w:val="0"/>
              <w:marTop w:val="0"/>
              <w:marBottom w:val="0"/>
              <w:divBdr>
                <w:top w:val="none" w:sz="0" w:space="0" w:color="auto"/>
                <w:left w:val="none" w:sz="0" w:space="0" w:color="auto"/>
                <w:bottom w:val="none" w:sz="0" w:space="0" w:color="auto"/>
                <w:right w:val="none" w:sz="0" w:space="0" w:color="auto"/>
              </w:divBdr>
            </w:div>
            <w:div w:id="1676108493">
              <w:marLeft w:val="0"/>
              <w:marRight w:val="0"/>
              <w:marTop w:val="0"/>
              <w:marBottom w:val="0"/>
              <w:divBdr>
                <w:top w:val="none" w:sz="0" w:space="0" w:color="auto"/>
                <w:left w:val="none" w:sz="0" w:space="0" w:color="auto"/>
                <w:bottom w:val="none" w:sz="0" w:space="0" w:color="auto"/>
                <w:right w:val="none" w:sz="0" w:space="0" w:color="auto"/>
              </w:divBdr>
            </w:div>
            <w:div w:id="1676684228">
              <w:marLeft w:val="0"/>
              <w:marRight w:val="0"/>
              <w:marTop w:val="0"/>
              <w:marBottom w:val="0"/>
              <w:divBdr>
                <w:top w:val="none" w:sz="0" w:space="0" w:color="auto"/>
                <w:left w:val="none" w:sz="0" w:space="0" w:color="auto"/>
                <w:bottom w:val="none" w:sz="0" w:space="0" w:color="auto"/>
                <w:right w:val="none" w:sz="0" w:space="0" w:color="auto"/>
              </w:divBdr>
            </w:div>
            <w:div w:id="1676807528">
              <w:marLeft w:val="0"/>
              <w:marRight w:val="0"/>
              <w:marTop w:val="0"/>
              <w:marBottom w:val="0"/>
              <w:divBdr>
                <w:top w:val="none" w:sz="0" w:space="0" w:color="auto"/>
                <w:left w:val="none" w:sz="0" w:space="0" w:color="auto"/>
                <w:bottom w:val="none" w:sz="0" w:space="0" w:color="auto"/>
                <w:right w:val="none" w:sz="0" w:space="0" w:color="auto"/>
              </w:divBdr>
            </w:div>
            <w:div w:id="1677688327">
              <w:marLeft w:val="0"/>
              <w:marRight w:val="0"/>
              <w:marTop w:val="0"/>
              <w:marBottom w:val="0"/>
              <w:divBdr>
                <w:top w:val="none" w:sz="0" w:space="0" w:color="auto"/>
                <w:left w:val="none" w:sz="0" w:space="0" w:color="auto"/>
                <w:bottom w:val="none" w:sz="0" w:space="0" w:color="auto"/>
                <w:right w:val="none" w:sz="0" w:space="0" w:color="auto"/>
              </w:divBdr>
            </w:div>
            <w:div w:id="1678730541">
              <w:marLeft w:val="0"/>
              <w:marRight w:val="0"/>
              <w:marTop w:val="0"/>
              <w:marBottom w:val="0"/>
              <w:divBdr>
                <w:top w:val="none" w:sz="0" w:space="0" w:color="auto"/>
                <w:left w:val="none" w:sz="0" w:space="0" w:color="auto"/>
                <w:bottom w:val="none" w:sz="0" w:space="0" w:color="auto"/>
                <w:right w:val="none" w:sz="0" w:space="0" w:color="auto"/>
              </w:divBdr>
            </w:div>
            <w:div w:id="1679386491">
              <w:marLeft w:val="0"/>
              <w:marRight w:val="0"/>
              <w:marTop w:val="0"/>
              <w:marBottom w:val="0"/>
              <w:divBdr>
                <w:top w:val="none" w:sz="0" w:space="0" w:color="auto"/>
                <w:left w:val="none" w:sz="0" w:space="0" w:color="auto"/>
                <w:bottom w:val="none" w:sz="0" w:space="0" w:color="auto"/>
                <w:right w:val="none" w:sz="0" w:space="0" w:color="auto"/>
              </w:divBdr>
            </w:div>
            <w:div w:id="1680036180">
              <w:marLeft w:val="0"/>
              <w:marRight w:val="0"/>
              <w:marTop w:val="0"/>
              <w:marBottom w:val="0"/>
              <w:divBdr>
                <w:top w:val="none" w:sz="0" w:space="0" w:color="auto"/>
                <w:left w:val="none" w:sz="0" w:space="0" w:color="auto"/>
                <w:bottom w:val="none" w:sz="0" w:space="0" w:color="auto"/>
                <w:right w:val="none" w:sz="0" w:space="0" w:color="auto"/>
              </w:divBdr>
            </w:div>
            <w:div w:id="1680158246">
              <w:marLeft w:val="0"/>
              <w:marRight w:val="0"/>
              <w:marTop w:val="0"/>
              <w:marBottom w:val="0"/>
              <w:divBdr>
                <w:top w:val="none" w:sz="0" w:space="0" w:color="auto"/>
                <w:left w:val="none" w:sz="0" w:space="0" w:color="auto"/>
                <w:bottom w:val="none" w:sz="0" w:space="0" w:color="auto"/>
                <w:right w:val="none" w:sz="0" w:space="0" w:color="auto"/>
              </w:divBdr>
            </w:div>
            <w:div w:id="1681348324">
              <w:marLeft w:val="0"/>
              <w:marRight w:val="0"/>
              <w:marTop w:val="0"/>
              <w:marBottom w:val="0"/>
              <w:divBdr>
                <w:top w:val="none" w:sz="0" w:space="0" w:color="auto"/>
                <w:left w:val="none" w:sz="0" w:space="0" w:color="auto"/>
                <w:bottom w:val="none" w:sz="0" w:space="0" w:color="auto"/>
                <w:right w:val="none" w:sz="0" w:space="0" w:color="auto"/>
              </w:divBdr>
            </w:div>
            <w:div w:id="1682511174">
              <w:marLeft w:val="0"/>
              <w:marRight w:val="0"/>
              <w:marTop w:val="0"/>
              <w:marBottom w:val="0"/>
              <w:divBdr>
                <w:top w:val="none" w:sz="0" w:space="0" w:color="auto"/>
                <w:left w:val="none" w:sz="0" w:space="0" w:color="auto"/>
                <w:bottom w:val="none" w:sz="0" w:space="0" w:color="auto"/>
                <w:right w:val="none" w:sz="0" w:space="0" w:color="auto"/>
              </w:divBdr>
            </w:div>
            <w:div w:id="1683582841">
              <w:marLeft w:val="0"/>
              <w:marRight w:val="0"/>
              <w:marTop w:val="0"/>
              <w:marBottom w:val="0"/>
              <w:divBdr>
                <w:top w:val="none" w:sz="0" w:space="0" w:color="auto"/>
                <w:left w:val="none" w:sz="0" w:space="0" w:color="auto"/>
                <w:bottom w:val="none" w:sz="0" w:space="0" w:color="auto"/>
                <w:right w:val="none" w:sz="0" w:space="0" w:color="auto"/>
              </w:divBdr>
            </w:div>
            <w:div w:id="1685324815">
              <w:marLeft w:val="0"/>
              <w:marRight w:val="0"/>
              <w:marTop w:val="0"/>
              <w:marBottom w:val="0"/>
              <w:divBdr>
                <w:top w:val="none" w:sz="0" w:space="0" w:color="auto"/>
                <w:left w:val="none" w:sz="0" w:space="0" w:color="auto"/>
                <w:bottom w:val="none" w:sz="0" w:space="0" w:color="auto"/>
                <w:right w:val="none" w:sz="0" w:space="0" w:color="auto"/>
              </w:divBdr>
            </w:div>
            <w:div w:id="1685937209">
              <w:marLeft w:val="0"/>
              <w:marRight w:val="0"/>
              <w:marTop w:val="0"/>
              <w:marBottom w:val="0"/>
              <w:divBdr>
                <w:top w:val="none" w:sz="0" w:space="0" w:color="auto"/>
                <w:left w:val="none" w:sz="0" w:space="0" w:color="auto"/>
                <w:bottom w:val="none" w:sz="0" w:space="0" w:color="auto"/>
                <w:right w:val="none" w:sz="0" w:space="0" w:color="auto"/>
              </w:divBdr>
            </w:div>
            <w:div w:id="1686328022">
              <w:marLeft w:val="0"/>
              <w:marRight w:val="0"/>
              <w:marTop w:val="0"/>
              <w:marBottom w:val="0"/>
              <w:divBdr>
                <w:top w:val="none" w:sz="0" w:space="0" w:color="auto"/>
                <w:left w:val="none" w:sz="0" w:space="0" w:color="auto"/>
                <w:bottom w:val="none" w:sz="0" w:space="0" w:color="auto"/>
                <w:right w:val="none" w:sz="0" w:space="0" w:color="auto"/>
              </w:divBdr>
            </w:div>
            <w:div w:id="1689671979">
              <w:marLeft w:val="0"/>
              <w:marRight w:val="0"/>
              <w:marTop w:val="0"/>
              <w:marBottom w:val="0"/>
              <w:divBdr>
                <w:top w:val="none" w:sz="0" w:space="0" w:color="auto"/>
                <w:left w:val="none" w:sz="0" w:space="0" w:color="auto"/>
                <w:bottom w:val="none" w:sz="0" w:space="0" w:color="auto"/>
                <w:right w:val="none" w:sz="0" w:space="0" w:color="auto"/>
              </w:divBdr>
            </w:div>
            <w:div w:id="1689719913">
              <w:marLeft w:val="0"/>
              <w:marRight w:val="0"/>
              <w:marTop w:val="0"/>
              <w:marBottom w:val="0"/>
              <w:divBdr>
                <w:top w:val="none" w:sz="0" w:space="0" w:color="auto"/>
                <w:left w:val="none" w:sz="0" w:space="0" w:color="auto"/>
                <w:bottom w:val="none" w:sz="0" w:space="0" w:color="auto"/>
                <w:right w:val="none" w:sz="0" w:space="0" w:color="auto"/>
              </w:divBdr>
            </w:div>
            <w:div w:id="1693069492">
              <w:marLeft w:val="0"/>
              <w:marRight w:val="0"/>
              <w:marTop w:val="0"/>
              <w:marBottom w:val="0"/>
              <w:divBdr>
                <w:top w:val="none" w:sz="0" w:space="0" w:color="auto"/>
                <w:left w:val="none" w:sz="0" w:space="0" w:color="auto"/>
                <w:bottom w:val="none" w:sz="0" w:space="0" w:color="auto"/>
                <w:right w:val="none" w:sz="0" w:space="0" w:color="auto"/>
              </w:divBdr>
            </w:div>
            <w:div w:id="1694114529">
              <w:marLeft w:val="0"/>
              <w:marRight w:val="0"/>
              <w:marTop w:val="0"/>
              <w:marBottom w:val="0"/>
              <w:divBdr>
                <w:top w:val="none" w:sz="0" w:space="0" w:color="auto"/>
                <w:left w:val="none" w:sz="0" w:space="0" w:color="auto"/>
                <w:bottom w:val="none" w:sz="0" w:space="0" w:color="auto"/>
                <w:right w:val="none" w:sz="0" w:space="0" w:color="auto"/>
              </w:divBdr>
            </w:div>
            <w:div w:id="1695964191">
              <w:marLeft w:val="0"/>
              <w:marRight w:val="0"/>
              <w:marTop w:val="0"/>
              <w:marBottom w:val="0"/>
              <w:divBdr>
                <w:top w:val="none" w:sz="0" w:space="0" w:color="auto"/>
                <w:left w:val="none" w:sz="0" w:space="0" w:color="auto"/>
                <w:bottom w:val="none" w:sz="0" w:space="0" w:color="auto"/>
                <w:right w:val="none" w:sz="0" w:space="0" w:color="auto"/>
              </w:divBdr>
            </w:div>
            <w:div w:id="1696079238">
              <w:marLeft w:val="0"/>
              <w:marRight w:val="0"/>
              <w:marTop w:val="0"/>
              <w:marBottom w:val="0"/>
              <w:divBdr>
                <w:top w:val="none" w:sz="0" w:space="0" w:color="auto"/>
                <w:left w:val="none" w:sz="0" w:space="0" w:color="auto"/>
                <w:bottom w:val="none" w:sz="0" w:space="0" w:color="auto"/>
                <w:right w:val="none" w:sz="0" w:space="0" w:color="auto"/>
              </w:divBdr>
            </w:div>
            <w:div w:id="1698043288">
              <w:marLeft w:val="0"/>
              <w:marRight w:val="0"/>
              <w:marTop w:val="0"/>
              <w:marBottom w:val="0"/>
              <w:divBdr>
                <w:top w:val="none" w:sz="0" w:space="0" w:color="auto"/>
                <w:left w:val="none" w:sz="0" w:space="0" w:color="auto"/>
                <w:bottom w:val="none" w:sz="0" w:space="0" w:color="auto"/>
                <w:right w:val="none" w:sz="0" w:space="0" w:color="auto"/>
              </w:divBdr>
            </w:div>
            <w:div w:id="1698047836">
              <w:marLeft w:val="0"/>
              <w:marRight w:val="0"/>
              <w:marTop w:val="0"/>
              <w:marBottom w:val="0"/>
              <w:divBdr>
                <w:top w:val="none" w:sz="0" w:space="0" w:color="auto"/>
                <w:left w:val="none" w:sz="0" w:space="0" w:color="auto"/>
                <w:bottom w:val="none" w:sz="0" w:space="0" w:color="auto"/>
                <w:right w:val="none" w:sz="0" w:space="0" w:color="auto"/>
              </w:divBdr>
            </w:div>
            <w:div w:id="1701009709">
              <w:marLeft w:val="0"/>
              <w:marRight w:val="0"/>
              <w:marTop w:val="0"/>
              <w:marBottom w:val="0"/>
              <w:divBdr>
                <w:top w:val="none" w:sz="0" w:space="0" w:color="auto"/>
                <w:left w:val="none" w:sz="0" w:space="0" w:color="auto"/>
                <w:bottom w:val="none" w:sz="0" w:space="0" w:color="auto"/>
                <w:right w:val="none" w:sz="0" w:space="0" w:color="auto"/>
              </w:divBdr>
            </w:div>
            <w:div w:id="1701079051">
              <w:marLeft w:val="0"/>
              <w:marRight w:val="0"/>
              <w:marTop w:val="0"/>
              <w:marBottom w:val="0"/>
              <w:divBdr>
                <w:top w:val="none" w:sz="0" w:space="0" w:color="auto"/>
                <w:left w:val="none" w:sz="0" w:space="0" w:color="auto"/>
                <w:bottom w:val="none" w:sz="0" w:space="0" w:color="auto"/>
                <w:right w:val="none" w:sz="0" w:space="0" w:color="auto"/>
              </w:divBdr>
            </w:div>
            <w:div w:id="1706441451">
              <w:marLeft w:val="0"/>
              <w:marRight w:val="0"/>
              <w:marTop w:val="0"/>
              <w:marBottom w:val="0"/>
              <w:divBdr>
                <w:top w:val="none" w:sz="0" w:space="0" w:color="auto"/>
                <w:left w:val="none" w:sz="0" w:space="0" w:color="auto"/>
                <w:bottom w:val="none" w:sz="0" w:space="0" w:color="auto"/>
                <w:right w:val="none" w:sz="0" w:space="0" w:color="auto"/>
              </w:divBdr>
            </w:div>
            <w:div w:id="1706515159">
              <w:marLeft w:val="0"/>
              <w:marRight w:val="0"/>
              <w:marTop w:val="0"/>
              <w:marBottom w:val="0"/>
              <w:divBdr>
                <w:top w:val="none" w:sz="0" w:space="0" w:color="auto"/>
                <w:left w:val="none" w:sz="0" w:space="0" w:color="auto"/>
                <w:bottom w:val="none" w:sz="0" w:space="0" w:color="auto"/>
                <w:right w:val="none" w:sz="0" w:space="0" w:color="auto"/>
              </w:divBdr>
            </w:div>
            <w:div w:id="1707099796">
              <w:marLeft w:val="0"/>
              <w:marRight w:val="0"/>
              <w:marTop w:val="0"/>
              <w:marBottom w:val="0"/>
              <w:divBdr>
                <w:top w:val="none" w:sz="0" w:space="0" w:color="auto"/>
                <w:left w:val="none" w:sz="0" w:space="0" w:color="auto"/>
                <w:bottom w:val="none" w:sz="0" w:space="0" w:color="auto"/>
                <w:right w:val="none" w:sz="0" w:space="0" w:color="auto"/>
              </w:divBdr>
            </w:div>
            <w:div w:id="1707170872">
              <w:marLeft w:val="0"/>
              <w:marRight w:val="0"/>
              <w:marTop w:val="0"/>
              <w:marBottom w:val="0"/>
              <w:divBdr>
                <w:top w:val="none" w:sz="0" w:space="0" w:color="auto"/>
                <w:left w:val="none" w:sz="0" w:space="0" w:color="auto"/>
                <w:bottom w:val="none" w:sz="0" w:space="0" w:color="auto"/>
                <w:right w:val="none" w:sz="0" w:space="0" w:color="auto"/>
              </w:divBdr>
            </w:div>
            <w:div w:id="1709337748">
              <w:marLeft w:val="0"/>
              <w:marRight w:val="0"/>
              <w:marTop w:val="0"/>
              <w:marBottom w:val="0"/>
              <w:divBdr>
                <w:top w:val="none" w:sz="0" w:space="0" w:color="auto"/>
                <w:left w:val="none" w:sz="0" w:space="0" w:color="auto"/>
                <w:bottom w:val="none" w:sz="0" w:space="0" w:color="auto"/>
                <w:right w:val="none" w:sz="0" w:space="0" w:color="auto"/>
              </w:divBdr>
            </w:div>
            <w:div w:id="1710689449">
              <w:marLeft w:val="0"/>
              <w:marRight w:val="0"/>
              <w:marTop w:val="0"/>
              <w:marBottom w:val="0"/>
              <w:divBdr>
                <w:top w:val="none" w:sz="0" w:space="0" w:color="auto"/>
                <w:left w:val="none" w:sz="0" w:space="0" w:color="auto"/>
                <w:bottom w:val="none" w:sz="0" w:space="0" w:color="auto"/>
                <w:right w:val="none" w:sz="0" w:space="0" w:color="auto"/>
              </w:divBdr>
            </w:div>
            <w:div w:id="1717586933">
              <w:marLeft w:val="0"/>
              <w:marRight w:val="0"/>
              <w:marTop w:val="0"/>
              <w:marBottom w:val="0"/>
              <w:divBdr>
                <w:top w:val="none" w:sz="0" w:space="0" w:color="auto"/>
                <w:left w:val="none" w:sz="0" w:space="0" w:color="auto"/>
                <w:bottom w:val="none" w:sz="0" w:space="0" w:color="auto"/>
                <w:right w:val="none" w:sz="0" w:space="0" w:color="auto"/>
              </w:divBdr>
            </w:div>
            <w:div w:id="1721126091">
              <w:marLeft w:val="0"/>
              <w:marRight w:val="0"/>
              <w:marTop w:val="0"/>
              <w:marBottom w:val="0"/>
              <w:divBdr>
                <w:top w:val="none" w:sz="0" w:space="0" w:color="auto"/>
                <w:left w:val="none" w:sz="0" w:space="0" w:color="auto"/>
                <w:bottom w:val="none" w:sz="0" w:space="0" w:color="auto"/>
                <w:right w:val="none" w:sz="0" w:space="0" w:color="auto"/>
              </w:divBdr>
            </w:div>
            <w:div w:id="1724671522">
              <w:marLeft w:val="0"/>
              <w:marRight w:val="0"/>
              <w:marTop w:val="0"/>
              <w:marBottom w:val="0"/>
              <w:divBdr>
                <w:top w:val="none" w:sz="0" w:space="0" w:color="auto"/>
                <w:left w:val="none" w:sz="0" w:space="0" w:color="auto"/>
                <w:bottom w:val="none" w:sz="0" w:space="0" w:color="auto"/>
                <w:right w:val="none" w:sz="0" w:space="0" w:color="auto"/>
              </w:divBdr>
            </w:div>
            <w:div w:id="1725055805">
              <w:marLeft w:val="0"/>
              <w:marRight w:val="0"/>
              <w:marTop w:val="0"/>
              <w:marBottom w:val="0"/>
              <w:divBdr>
                <w:top w:val="none" w:sz="0" w:space="0" w:color="auto"/>
                <w:left w:val="none" w:sz="0" w:space="0" w:color="auto"/>
                <w:bottom w:val="none" w:sz="0" w:space="0" w:color="auto"/>
                <w:right w:val="none" w:sz="0" w:space="0" w:color="auto"/>
              </w:divBdr>
            </w:div>
            <w:div w:id="1725130378">
              <w:marLeft w:val="0"/>
              <w:marRight w:val="0"/>
              <w:marTop w:val="0"/>
              <w:marBottom w:val="0"/>
              <w:divBdr>
                <w:top w:val="none" w:sz="0" w:space="0" w:color="auto"/>
                <w:left w:val="none" w:sz="0" w:space="0" w:color="auto"/>
                <w:bottom w:val="none" w:sz="0" w:space="0" w:color="auto"/>
                <w:right w:val="none" w:sz="0" w:space="0" w:color="auto"/>
              </w:divBdr>
            </w:div>
            <w:div w:id="1726218382">
              <w:marLeft w:val="0"/>
              <w:marRight w:val="0"/>
              <w:marTop w:val="0"/>
              <w:marBottom w:val="0"/>
              <w:divBdr>
                <w:top w:val="none" w:sz="0" w:space="0" w:color="auto"/>
                <w:left w:val="none" w:sz="0" w:space="0" w:color="auto"/>
                <w:bottom w:val="none" w:sz="0" w:space="0" w:color="auto"/>
                <w:right w:val="none" w:sz="0" w:space="0" w:color="auto"/>
              </w:divBdr>
            </w:div>
            <w:div w:id="1726218933">
              <w:marLeft w:val="0"/>
              <w:marRight w:val="0"/>
              <w:marTop w:val="0"/>
              <w:marBottom w:val="0"/>
              <w:divBdr>
                <w:top w:val="none" w:sz="0" w:space="0" w:color="auto"/>
                <w:left w:val="none" w:sz="0" w:space="0" w:color="auto"/>
                <w:bottom w:val="none" w:sz="0" w:space="0" w:color="auto"/>
                <w:right w:val="none" w:sz="0" w:space="0" w:color="auto"/>
              </w:divBdr>
            </w:div>
            <w:div w:id="1727139125">
              <w:marLeft w:val="0"/>
              <w:marRight w:val="0"/>
              <w:marTop w:val="0"/>
              <w:marBottom w:val="0"/>
              <w:divBdr>
                <w:top w:val="none" w:sz="0" w:space="0" w:color="auto"/>
                <w:left w:val="none" w:sz="0" w:space="0" w:color="auto"/>
                <w:bottom w:val="none" w:sz="0" w:space="0" w:color="auto"/>
                <w:right w:val="none" w:sz="0" w:space="0" w:color="auto"/>
              </w:divBdr>
            </w:div>
            <w:div w:id="1728844034">
              <w:marLeft w:val="0"/>
              <w:marRight w:val="0"/>
              <w:marTop w:val="0"/>
              <w:marBottom w:val="0"/>
              <w:divBdr>
                <w:top w:val="none" w:sz="0" w:space="0" w:color="auto"/>
                <w:left w:val="none" w:sz="0" w:space="0" w:color="auto"/>
                <w:bottom w:val="none" w:sz="0" w:space="0" w:color="auto"/>
                <w:right w:val="none" w:sz="0" w:space="0" w:color="auto"/>
              </w:divBdr>
            </w:div>
            <w:div w:id="1729647741">
              <w:marLeft w:val="0"/>
              <w:marRight w:val="0"/>
              <w:marTop w:val="0"/>
              <w:marBottom w:val="0"/>
              <w:divBdr>
                <w:top w:val="none" w:sz="0" w:space="0" w:color="auto"/>
                <w:left w:val="none" w:sz="0" w:space="0" w:color="auto"/>
                <w:bottom w:val="none" w:sz="0" w:space="0" w:color="auto"/>
                <w:right w:val="none" w:sz="0" w:space="0" w:color="auto"/>
              </w:divBdr>
            </w:div>
            <w:div w:id="1730179617">
              <w:marLeft w:val="0"/>
              <w:marRight w:val="0"/>
              <w:marTop w:val="0"/>
              <w:marBottom w:val="0"/>
              <w:divBdr>
                <w:top w:val="none" w:sz="0" w:space="0" w:color="auto"/>
                <w:left w:val="none" w:sz="0" w:space="0" w:color="auto"/>
                <w:bottom w:val="none" w:sz="0" w:space="0" w:color="auto"/>
                <w:right w:val="none" w:sz="0" w:space="0" w:color="auto"/>
              </w:divBdr>
            </w:div>
            <w:div w:id="1735087079">
              <w:marLeft w:val="0"/>
              <w:marRight w:val="0"/>
              <w:marTop w:val="0"/>
              <w:marBottom w:val="0"/>
              <w:divBdr>
                <w:top w:val="none" w:sz="0" w:space="0" w:color="auto"/>
                <w:left w:val="none" w:sz="0" w:space="0" w:color="auto"/>
                <w:bottom w:val="none" w:sz="0" w:space="0" w:color="auto"/>
                <w:right w:val="none" w:sz="0" w:space="0" w:color="auto"/>
              </w:divBdr>
            </w:div>
            <w:div w:id="1737818182">
              <w:marLeft w:val="0"/>
              <w:marRight w:val="0"/>
              <w:marTop w:val="0"/>
              <w:marBottom w:val="0"/>
              <w:divBdr>
                <w:top w:val="none" w:sz="0" w:space="0" w:color="auto"/>
                <w:left w:val="none" w:sz="0" w:space="0" w:color="auto"/>
                <w:bottom w:val="none" w:sz="0" w:space="0" w:color="auto"/>
                <w:right w:val="none" w:sz="0" w:space="0" w:color="auto"/>
              </w:divBdr>
            </w:div>
            <w:div w:id="1740249973">
              <w:marLeft w:val="0"/>
              <w:marRight w:val="0"/>
              <w:marTop w:val="0"/>
              <w:marBottom w:val="0"/>
              <w:divBdr>
                <w:top w:val="none" w:sz="0" w:space="0" w:color="auto"/>
                <w:left w:val="none" w:sz="0" w:space="0" w:color="auto"/>
                <w:bottom w:val="none" w:sz="0" w:space="0" w:color="auto"/>
                <w:right w:val="none" w:sz="0" w:space="0" w:color="auto"/>
              </w:divBdr>
            </w:div>
            <w:div w:id="1741054823">
              <w:marLeft w:val="0"/>
              <w:marRight w:val="0"/>
              <w:marTop w:val="0"/>
              <w:marBottom w:val="0"/>
              <w:divBdr>
                <w:top w:val="none" w:sz="0" w:space="0" w:color="auto"/>
                <w:left w:val="none" w:sz="0" w:space="0" w:color="auto"/>
                <w:bottom w:val="none" w:sz="0" w:space="0" w:color="auto"/>
                <w:right w:val="none" w:sz="0" w:space="0" w:color="auto"/>
              </w:divBdr>
            </w:div>
            <w:div w:id="1741756154">
              <w:marLeft w:val="0"/>
              <w:marRight w:val="0"/>
              <w:marTop w:val="0"/>
              <w:marBottom w:val="0"/>
              <w:divBdr>
                <w:top w:val="none" w:sz="0" w:space="0" w:color="auto"/>
                <w:left w:val="none" w:sz="0" w:space="0" w:color="auto"/>
                <w:bottom w:val="none" w:sz="0" w:space="0" w:color="auto"/>
                <w:right w:val="none" w:sz="0" w:space="0" w:color="auto"/>
              </w:divBdr>
            </w:div>
            <w:div w:id="1744176252">
              <w:marLeft w:val="0"/>
              <w:marRight w:val="0"/>
              <w:marTop w:val="0"/>
              <w:marBottom w:val="0"/>
              <w:divBdr>
                <w:top w:val="none" w:sz="0" w:space="0" w:color="auto"/>
                <w:left w:val="none" w:sz="0" w:space="0" w:color="auto"/>
                <w:bottom w:val="none" w:sz="0" w:space="0" w:color="auto"/>
                <w:right w:val="none" w:sz="0" w:space="0" w:color="auto"/>
              </w:divBdr>
            </w:div>
            <w:div w:id="1744450790">
              <w:marLeft w:val="0"/>
              <w:marRight w:val="0"/>
              <w:marTop w:val="0"/>
              <w:marBottom w:val="0"/>
              <w:divBdr>
                <w:top w:val="none" w:sz="0" w:space="0" w:color="auto"/>
                <w:left w:val="none" w:sz="0" w:space="0" w:color="auto"/>
                <w:bottom w:val="none" w:sz="0" w:space="0" w:color="auto"/>
                <w:right w:val="none" w:sz="0" w:space="0" w:color="auto"/>
              </w:divBdr>
            </w:div>
            <w:div w:id="1747797366">
              <w:marLeft w:val="0"/>
              <w:marRight w:val="0"/>
              <w:marTop w:val="0"/>
              <w:marBottom w:val="0"/>
              <w:divBdr>
                <w:top w:val="none" w:sz="0" w:space="0" w:color="auto"/>
                <w:left w:val="none" w:sz="0" w:space="0" w:color="auto"/>
                <w:bottom w:val="none" w:sz="0" w:space="0" w:color="auto"/>
                <w:right w:val="none" w:sz="0" w:space="0" w:color="auto"/>
              </w:divBdr>
            </w:div>
            <w:div w:id="1750620252">
              <w:marLeft w:val="0"/>
              <w:marRight w:val="0"/>
              <w:marTop w:val="0"/>
              <w:marBottom w:val="0"/>
              <w:divBdr>
                <w:top w:val="none" w:sz="0" w:space="0" w:color="auto"/>
                <w:left w:val="none" w:sz="0" w:space="0" w:color="auto"/>
                <w:bottom w:val="none" w:sz="0" w:space="0" w:color="auto"/>
                <w:right w:val="none" w:sz="0" w:space="0" w:color="auto"/>
              </w:divBdr>
              <w:divsChild>
                <w:div w:id="10035337">
                  <w:marLeft w:val="0"/>
                  <w:marRight w:val="0"/>
                  <w:marTop w:val="0"/>
                  <w:marBottom w:val="0"/>
                  <w:divBdr>
                    <w:top w:val="none" w:sz="0" w:space="0" w:color="auto"/>
                    <w:left w:val="none" w:sz="0" w:space="0" w:color="auto"/>
                    <w:bottom w:val="none" w:sz="0" w:space="0" w:color="auto"/>
                    <w:right w:val="none" w:sz="0" w:space="0" w:color="auto"/>
                  </w:divBdr>
                </w:div>
                <w:div w:id="264576683">
                  <w:marLeft w:val="0"/>
                  <w:marRight w:val="0"/>
                  <w:marTop w:val="0"/>
                  <w:marBottom w:val="0"/>
                  <w:divBdr>
                    <w:top w:val="none" w:sz="0" w:space="0" w:color="auto"/>
                    <w:left w:val="none" w:sz="0" w:space="0" w:color="auto"/>
                    <w:bottom w:val="none" w:sz="0" w:space="0" w:color="auto"/>
                    <w:right w:val="none" w:sz="0" w:space="0" w:color="auto"/>
                  </w:divBdr>
                </w:div>
                <w:div w:id="590628208">
                  <w:marLeft w:val="0"/>
                  <w:marRight w:val="0"/>
                  <w:marTop w:val="0"/>
                  <w:marBottom w:val="0"/>
                  <w:divBdr>
                    <w:top w:val="none" w:sz="0" w:space="0" w:color="auto"/>
                    <w:left w:val="none" w:sz="0" w:space="0" w:color="auto"/>
                    <w:bottom w:val="none" w:sz="0" w:space="0" w:color="auto"/>
                    <w:right w:val="none" w:sz="0" w:space="0" w:color="auto"/>
                  </w:divBdr>
                </w:div>
                <w:div w:id="613097848">
                  <w:marLeft w:val="0"/>
                  <w:marRight w:val="0"/>
                  <w:marTop w:val="0"/>
                  <w:marBottom w:val="0"/>
                  <w:divBdr>
                    <w:top w:val="none" w:sz="0" w:space="0" w:color="auto"/>
                    <w:left w:val="none" w:sz="0" w:space="0" w:color="auto"/>
                    <w:bottom w:val="none" w:sz="0" w:space="0" w:color="auto"/>
                    <w:right w:val="none" w:sz="0" w:space="0" w:color="auto"/>
                  </w:divBdr>
                </w:div>
                <w:div w:id="620259491">
                  <w:marLeft w:val="0"/>
                  <w:marRight w:val="0"/>
                  <w:marTop w:val="0"/>
                  <w:marBottom w:val="0"/>
                  <w:divBdr>
                    <w:top w:val="none" w:sz="0" w:space="0" w:color="auto"/>
                    <w:left w:val="none" w:sz="0" w:space="0" w:color="auto"/>
                    <w:bottom w:val="none" w:sz="0" w:space="0" w:color="auto"/>
                    <w:right w:val="none" w:sz="0" w:space="0" w:color="auto"/>
                  </w:divBdr>
                </w:div>
                <w:div w:id="690573602">
                  <w:marLeft w:val="0"/>
                  <w:marRight w:val="0"/>
                  <w:marTop w:val="0"/>
                  <w:marBottom w:val="0"/>
                  <w:divBdr>
                    <w:top w:val="none" w:sz="0" w:space="0" w:color="auto"/>
                    <w:left w:val="none" w:sz="0" w:space="0" w:color="auto"/>
                    <w:bottom w:val="none" w:sz="0" w:space="0" w:color="auto"/>
                    <w:right w:val="none" w:sz="0" w:space="0" w:color="auto"/>
                  </w:divBdr>
                </w:div>
                <w:div w:id="809056619">
                  <w:marLeft w:val="0"/>
                  <w:marRight w:val="0"/>
                  <w:marTop w:val="0"/>
                  <w:marBottom w:val="0"/>
                  <w:divBdr>
                    <w:top w:val="none" w:sz="0" w:space="0" w:color="auto"/>
                    <w:left w:val="none" w:sz="0" w:space="0" w:color="auto"/>
                    <w:bottom w:val="none" w:sz="0" w:space="0" w:color="auto"/>
                    <w:right w:val="none" w:sz="0" w:space="0" w:color="auto"/>
                  </w:divBdr>
                </w:div>
                <w:div w:id="1403679956">
                  <w:marLeft w:val="0"/>
                  <w:marRight w:val="0"/>
                  <w:marTop w:val="0"/>
                  <w:marBottom w:val="0"/>
                  <w:divBdr>
                    <w:top w:val="none" w:sz="0" w:space="0" w:color="auto"/>
                    <w:left w:val="none" w:sz="0" w:space="0" w:color="auto"/>
                    <w:bottom w:val="none" w:sz="0" w:space="0" w:color="auto"/>
                    <w:right w:val="none" w:sz="0" w:space="0" w:color="auto"/>
                  </w:divBdr>
                </w:div>
                <w:div w:id="1737587435">
                  <w:marLeft w:val="0"/>
                  <w:marRight w:val="0"/>
                  <w:marTop w:val="0"/>
                  <w:marBottom w:val="0"/>
                  <w:divBdr>
                    <w:top w:val="none" w:sz="0" w:space="0" w:color="auto"/>
                    <w:left w:val="none" w:sz="0" w:space="0" w:color="auto"/>
                    <w:bottom w:val="none" w:sz="0" w:space="0" w:color="auto"/>
                    <w:right w:val="none" w:sz="0" w:space="0" w:color="auto"/>
                  </w:divBdr>
                </w:div>
                <w:div w:id="1812601156">
                  <w:marLeft w:val="0"/>
                  <w:marRight w:val="0"/>
                  <w:marTop w:val="0"/>
                  <w:marBottom w:val="0"/>
                  <w:divBdr>
                    <w:top w:val="none" w:sz="0" w:space="0" w:color="auto"/>
                    <w:left w:val="none" w:sz="0" w:space="0" w:color="auto"/>
                    <w:bottom w:val="none" w:sz="0" w:space="0" w:color="auto"/>
                    <w:right w:val="none" w:sz="0" w:space="0" w:color="auto"/>
                  </w:divBdr>
                </w:div>
              </w:divsChild>
            </w:div>
            <w:div w:id="1752657200">
              <w:marLeft w:val="0"/>
              <w:marRight w:val="0"/>
              <w:marTop w:val="0"/>
              <w:marBottom w:val="0"/>
              <w:divBdr>
                <w:top w:val="none" w:sz="0" w:space="0" w:color="auto"/>
                <w:left w:val="none" w:sz="0" w:space="0" w:color="auto"/>
                <w:bottom w:val="none" w:sz="0" w:space="0" w:color="auto"/>
                <w:right w:val="none" w:sz="0" w:space="0" w:color="auto"/>
              </w:divBdr>
            </w:div>
            <w:div w:id="1753814153">
              <w:marLeft w:val="0"/>
              <w:marRight w:val="0"/>
              <w:marTop w:val="0"/>
              <w:marBottom w:val="0"/>
              <w:divBdr>
                <w:top w:val="none" w:sz="0" w:space="0" w:color="auto"/>
                <w:left w:val="none" w:sz="0" w:space="0" w:color="auto"/>
                <w:bottom w:val="none" w:sz="0" w:space="0" w:color="auto"/>
                <w:right w:val="none" w:sz="0" w:space="0" w:color="auto"/>
              </w:divBdr>
            </w:div>
            <w:div w:id="1754736614">
              <w:marLeft w:val="0"/>
              <w:marRight w:val="0"/>
              <w:marTop w:val="0"/>
              <w:marBottom w:val="0"/>
              <w:divBdr>
                <w:top w:val="none" w:sz="0" w:space="0" w:color="auto"/>
                <w:left w:val="none" w:sz="0" w:space="0" w:color="auto"/>
                <w:bottom w:val="none" w:sz="0" w:space="0" w:color="auto"/>
                <w:right w:val="none" w:sz="0" w:space="0" w:color="auto"/>
              </w:divBdr>
            </w:div>
            <w:div w:id="1755282247">
              <w:marLeft w:val="0"/>
              <w:marRight w:val="0"/>
              <w:marTop w:val="0"/>
              <w:marBottom w:val="0"/>
              <w:divBdr>
                <w:top w:val="none" w:sz="0" w:space="0" w:color="auto"/>
                <w:left w:val="none" w:sz="0" w:space="0" w:color="auto"/>
                <w:bottom w:val="none" w:sz="0" w:space="0" w:color="auto"/>
                <w:right w:val="none" w:sz="0" w:space="0" w:color="auto"/>
              </w:divBdr>
            </w:div>
            <w:div w:id="1756245779">
              <w:marLeft w:val="0"/>
              <w:marRight w:val="0"/>
              <w:marTop w:val="0"/>
              <w:marBottom w:val="0"/>
              <w:divBdr>
                <w:top w:val="none" w:sz="0" w:space="0" w:color="auto"/>
                <w:left w:val="none" w:sz="0" w:space="0" w:color="auto"/>
                <w:bottom w:val="none" w:sz="0" w:space="0" w:color="auto"/>
                <w:right w:val="none" w:sz="0" w:space="0" w:color="auto"/>
              </w:divBdr>
            </w:div>
            <w:div w:id="1758550407">
              <w:marLeft w:val="0"/>
              <w:marRight w:val="0"/>
              <w:marTop w:val="0"/>
              <w:marBottom w:val="0"/>
              <w:divBdr>
                <w:top w:val="none" w:sz="0" w:space="0" w:color="auto"/>
                <w:left w:val="none" w:sz="0" w:space="0" w:color="auto"/>
                <w:bottom w:val="none" w:sz="0" w:space="0" w:color="auto"/>
                <w:right w:val="none" w:sz="0" w:space="0" w:color="auto"/>
              </w:divBdr>
            </w:div>
            <w:div w:id="1758747553">
              <w:marLeft w:val="0"/>
              <w:marRight w:val="0"/>
              <w:marTop w:val="0"/>
              <w:marBottom w:val="0"/>
              <w:divBdr>
                <w:top w:val="none" w:sz="0" w:space="0" w:color="auto"/>
                <w:left w:val="none" w:sz="0" w:space="0" w:color="auto"/>
                <w:bottom w:val="none" w:sz="0" w:space="0" w:color="auto"/>
                <w:right w:val="none" w:sz="0" w:space="0" w:color="auto"/>
              </w:divBdr>
            </w:div>
            <w:div w:id="1758944736">
              <w:marLeft w:val="0"/>
              <w:marRight w:val="0"/>
              <w:marTop w:val="0"/>
              <w:marBottom w:val="0"/>
              <w:divBdr>
                <w:top w:val="none" w:sz="0" w:space="0" w:color="auto"/>
                <w:left w:val="none" w:sz="0" w:space="0" w:color="auto"/>
                <w:bottom w:val="none" w:sz="0" w:space="0" w:color="auto"/>
                <w:right w:val="none" w:sz="0" w:space="0" w:color="auto"/>
              </w:divBdr>
            </w:div>
            <w:div w:id="1760784655">
              <w:marLeft w:val="0"/>
              <w:marRight w:val="0"/>
              <w:marTop w:val="0"/>
              <w:marBottom w:val="0"/>
              <w:divBdr>
                <w:top w:val="none" w:sz="0" w:space="0" w:color="auto"/>
                <w:left w:val="none" w:sz="0" w:space="0" w:color="auto"/>
                <w:bottom w:val="none" w:sz="0" w:space="0" w:color="auto"/>
                <w:right w:val="none" w:sz="0" w:space="0" w:color="auto"/>
              </w:divBdr>
            </w:div>
            <w:div w:id="1761366984">
              <w:marLeft w:val="0"/>
              <w:marRight w:val="0"/>
              <w:marTop w:val="0"/>
              <w:marBottom w:val="0"/>
              <w:divBdr>
                <w:top w:val="none" w:sz="0" w:space="0" w:color="auto"/>
                <w:left w:val="none" w:sz="0" w:space="0" w:color="auto"/>
                <w:bottom w:val="none" w:sz="0" w:space="0" w:color="auto"/>
                <w:right w:val="none" w:sz="0" w:space="0" w:color="auto"/>
              </w:divBdr>
            </w:div>
            <w:div w:id="1761415426">
              <w:marLeft w:val="0"/>
              <w:marRight w:val="0"/>
              <w:marTop w:val="0"/>
              <w:marBottom w:val="0"/>
              <w:divBdr>
                <w:top w:val="none" w:sz="0" w:space="0" w:color="auto"/>
                <w:left w:val="none" w:sz="0" w:space="0" w:color="auto"/>
                <w:bottom w:val="none" w:sz="0" w:space="0" w:color="auto"/>
                <w:right w:val="none" w:sz="0" w:space="0" w:color="auto"/>
              </w:divBdr>
            </w:div>
            <w:div w:id="1762330413">
              <w:marLeft w:val="0"/>
              <w:marRight w:val="0"/>
              <w:marTop w:val="0"/>
              <w:marBottom w:val="0"/>
              <w:divBdr>
                <w:top w:val="none" w:sz="0" w:space="0" w:color="auto"/>
                <w:left w:val="none" w:sz="0" w:space="0" w:color="auto"/>
                <w:bottom w:val="none" w:sz="0" w:space="0" w:color="auto"/>
                <w:right w:val="none" w:sz="0" w:space="0" w:color="auto"/>
              </w:divBdr>
            </w:div>
            <w:div w:id="1762408782">
              <w:marLeft w:val="0"/>
              <w:marRight w:val="0"/>
              <w:marTop w:val="0"/>
              <w:marBottom w:val="0"/>
              <w:divBdr>
                <w:top w:val="none" w:sz="0" w:space="0" w:color="auto"/>
                <w:left w:val="none" w:sz="0" w:space="0" w:color="auto"/>
                <w:bottom w:val="none" w:sz="0" w:space="0" w:color="auto"/>
                <w:right w:val="none" w:sz="0" w:space="0" w:color="auto"/>
              </w:divBdr>
            </w:div>
            <w:div w:id="1763601445">
              <w:marLeft w:val="0"/>
              <w:marRight w:val="0"/>
              <w:marTop w:val="0"/>
              <w:marBottom w:val="0"/>
              <w:divBdr>
                <w:top w:val="none" w:sz="0" w:space="0" w:color="auto"/>
                <w:left w:val="none" w:sz="0" w:space="0" w:color="auto"/>
                <w:bottom w:val="none" w:sz="0" w:space="0" w:color="auto"/>
                <w:right w:val="none" w:sz="0" w:space="0" w:color="auto"/>
              </w:divBdr>
            </w:div>
            <w:div w:id="1763993264">
              <w:marLeft w:val="0"/>
              <w:marRight w:val="0"/>
              <w:marTop w:val="0"/>
              <w:marBottom w:val="0"/>
              <w:divBdr>
                <w:top w:val="none" w:sz="0" w:space="0" w:color="auto"/>
                <w:left w:val="none" w:sz="0" w:space="0" w:color="auto"/>
                <w:bottom w:val="none" w:sz="0" w:space="0" w:color="auto"/>
                <w:right w:val="none" w:sz="0" w:space="0" w:color="auto"/>
              </w:divBdr>
            </w:div>
            <w:div w:id="1765346660">
              <w:marLeft w:val="0"/>
              <w:marRight w:val="0"/>
              <w:marTop w:val="0"/>
              <w:marBottom w:val="0"/>
              <w:divBdr>
                <w:top w:val="none" w:sz="0" w:space="0" w:color="auto"/>
                <w:left w:val="none" w:sz="0" w:space="0" w:color="auto"/>
                <w:bottom w:val="none" w:sz="0" w:space="0" w:color="auto"/>
                <w:right w:val="none" w:sz="0" w:space="0" w:color="auto"/>
              </w:divBdr>
            </w:div>
            <w:div w:id="1770855071">
              <w:marLeft w:val="0"/>
              <w:marRight w:val="0"/>
              <w:marTop w:val="0"/>
              <w:marBottom w:val="0"/>
              <w:divBdr>
                <w:top w:val="none" w:sz="0" w:space="0" w:color="auto"/>
                <w:left w:val="none" w:sz="0" w:space="0" w:color="auto"/>
                <w:bottom w:val="none" w:sz="0" w:space="0" w:color="auto"/>
                <w:right w:val="none" w:sz="0" w:space="0" w:color="auto"/>
              </w:divBdr>
            </w:div>
            <w:div w:id="1771705984">
              <w:marLeft w:val="0"/>
              <w:marRight w:val="0"/>
              <w:marTop w:val="0"/>
              <w:marBottom w:val="0"/>
              <w:divBdr>
                <w:top w:val="none" w:sz="0" w:space="0" w:color="auto"/>
                <w:left w:val="none" w:sz="0" w:space="0" w:color="auto"/>
                <w:bottom w:val="none" w:sz="0" w:space="0" w:color="auto"/>
                <w:right w:val="none" w:sz="0" w:space="0" w:color="auto"/>
              </w:divBdr>
            </w:div>
            <w:div w:id="1773472690">
              <w:marLeft w:val="0"/>
              <w:marRight w:val="0"/>
              <w:marTop w:val="0"/>
              <w:marBottom w:val="0"/>
              <w:divBdr>
                <w:top w:val="none" w:sz="0" w:space="0" w:color="auto"/>
                <w:left w:val="none" w:sz="0" w:space="0" w:color="auto"/>
                <w:bottom w:val="none" w:sz="0" w:space="0" w:color="auto"/>
                <w:right w:val="none" w:sz="0" w:space="0" w:color="auto"/>
              </w:divBdr>
            </w:div>
            <w:div w:id="1773554631">
              <w:marLeft w:val="0"/>
              <w:marRight w:val="0"/>
              <w:marTop w:val="0"/>
              <w:marBottom w:val="0"/>
              <w:divBdr>
                <w:top w:val="none" w:sz="0" w:space="0" w:color="auto"/>
                <w:left w:val="none" w:sz="0" w:space="0" w:color="auto"/>
                <w:bottom w:val="none" w:sz="0" w:space="0" w:color="auto"/>
                <w:right w:val="none" w:sz="0" w:space="0" w:color="auto"/>
              </w:divBdr>
            </w:div>
            <w:div w:id="1774784516">
              <w:marLeft w:val="0"/>
              <w:marRight w:val="0"/>
              <w:marTop w:val="0"/>
              <w:marBottom w:val="0"/>
              <w:divBdr>
                <w:top w:val="none" w:sz="0" w:space="0" w:color="auto"/>
                <w:left w:val="none" w:sz="0" w:space="0" w:color="auto"/>
                <w:bottom w:val="none" w:sz="0" w:space="0" w:color="auto"/>
                <w:right w:val="none" w:sz="0" w:space="0" w:color="auto"/>
              </w:divBdr>
            </w:div>
            <w:div w:id="1775132913">
              <w:marLeft w:val="0"/>
              <w:marRight w:val="0"/>
              <w:marTop w:val="0"/>
              <w:marBottom w:val="0"/>
              <w:divBdr>
                <w:top w:val="none" w:sz="0" w:space="0" w:color="auto"/>
                <w:left w:val="none" w:sz="0" w:space="0" w:color="auto"/>
                <w:bottom w:val="none" w:sz="0" w:space="0" w:color="auto"/>
                <w:right w:val="none" w:sz="0" w:space="0" w:color="auto"/>
              </w:divBdr>
            </w:div>
            <w:div w:id="1775441522">
              <w:marLeft w:val="0"/>
              <w:marRight w:val="0"/>
              <w:marTop w:val="0"/>
              <w:marBottom w:val="0"/>
              <w:divBdr>
                <w:top w:val="none" w:sz="0" w:space="0" w:color="auto"/>
                <w:left w:val="none" w:sz="0" w:space="0" w:color="auto"/>
                <w:bottom w:val="none" w:sz="0" w:space="0" w:color="auto"/>
                <w:right w:val="none" w:sz="0" w:space="0" w:color="auto"/>
              </w:divBdr>
            </w:div>
            <w:div w:id="1775444728">
              <w:marLeft w:val="0"/>
              <w:marRight w:val="0"/>
              <w:marTop w:val="0"/>
              <w:marBottom w:val="0"/>
              <w:divBdr>
                <w:top w:val="none" w:sz="0" w:space="0" w:color="auto"/>
                <w:left w:val="none" w:sz="0" w:space="0" w:color="auto"/>
                <w:bottom w:val="none" w:sz="0" w:space="0" w:color="auto"/>
                <w:right w:val="none" w:sz="0" w:space="0" w:color="auto"/>
              </w:divBdr>
            </w:div>
            <w:div w:id="1776555842">
              <w:marLeft w:val="0"/>
              <w:marRight w:val="0"/>
              <w:marTop w:val="0"/>
              <w:marBottom w:val="0"/>
              <w:divBdr>
                <w:top w:val="none" w:sz="0" w:space="0" w:color="auto"/>
                <w:left w:val="none" w:sz="0" w:space="0" w:color="auto"/>
                <w:bottom w:val="none" w:sz="0" w:space="0" w:color="auto"/>
                <w:right w:val="none" w:sz="0" w:space="0" w:color="auto"/>
              </w:divBdr>
            </w:div>
            <w:div w:id="1776749647">
              <w:marLeft w:val="0"/>
              <w:marRight w:val="0"/>
              <w:marTop w:val="0"/>
              <w:marBottom w:val="0"/>
              <w:divBdr>
                <w:top w:val="none" w:sz="0" w:space="0" w:color="auto"/>
                <w:left w:val="none" w:sz="0" w:space="0" w:color="auto"/>
                <w:bottom w:val="none" w:sz="0" w:space="0" w:color="auto"/>
                <w:right w:val="none" w:sz="0" w:space="0" w:color="auto"/>
              </w:divBdr>
            </w:div>
            <w:div w:id="1776825865">
              <w:marLeft w:val="0"/>
              <w:marRight w:val="0"/>
              <w:marTop w:val="0"/>
              <w:marBottom w:val="0"/>
              <w:divBdr>
                <w:top w:val="none" w:sz="0" w:space="0" w:color="auto"/>
                <w:left w:val="none" w:sz="0" w:space="0" w:color="auto"/>
                <w:bottom w:val="none" w:sz="0" w:space="0" w:color="auto"/>
                <w:right w:val="none" w:sz="0" w:space="0" w:color="auto"/>
              </w:divBdr>
            </w:div>
            <w:div w:id="1777287163">
              <w:marLeft w:val="0"/>
              <w:marRight w:val="0"/>
              <w:marTop w:val="0"/>
              <w:marBottom w:val="0"/>
              <w:divBdr>
                <w:top w:val="none" w:sz="0" w:space="0" w:color="auto"/>
                <w:left w:val="none" w:sz="0" w:space="0" w:color="auto"/>
                <w:bottom w:val="none" w:sz="0" w:space="0" w:color="auto"/>
                <w:right w:val="none" w:sz="0" w:space="0" w:color="auto"/>
              </w:divBdr>
            </w:div>
            <w:div w:id="1779643894">
              <w:marLeft w:val="0"/>
              <w:marRight w:val="0"/>
              <w:marTop w:val="0"/>
              <w:marBottom w:val="0"/>
              <w:divBdr>
                <w:top w:val="none" w:sz="0" w:space="0" w:color="auto"/>
                <w:left w:val="none" w:sz="0" w:space="0" w:color="auto"/>
                <w:bottom w:val="none" w:sz="0" w:space="0" w:color="auto"/>
                <w:right w:val="none" w:sz="0" w:space="0" w:color="auto"/>
              </w:divBdr>
            </w:div>
            <w:div w:id="1782719954">
              <w:marLeft w:val="0"/>
              <w:marRight w:val="0"/>
              <w:marTop w:val="0"/>
              <w:marBottom w:val="0"/>
              <w:divBdr>
                <w:top w:val="none" w:sz="0" w:space="0" w:color="auto"/>
                <w:left w:val="none" w:sz="0" w:space="0" w:color="auto"/>
                <w:bottom w:val="none" w:sz="0" w:space="0" w:color="auto"/>
                <w:right w:val="none" w:sz="0" w:space="0" w:color="auto"/>
              </w:divBdr>
            </w:div>
            <w:div w:id="1782801234">
              <w:marLeft w:val="0"/>
              <w:marRight w:val="0"/>
              <w:marTop w:val="0"/>
              <w:marBottom w:val="0"/>
              <w:divBdr>
                <w:top w:val="none" w:sz="0" w:space="0" w:color="auto"/>
                <w:left w:val="none" w:sz="0" w:space="0" w:color="auto"/>
                <w:bottom w:val="none" w:sz="0" w:space="0" w:color="auto"/>
                <w:right w:val="none" w:sz="0" w:space="0" w:color="auto"/>
              </w:divBdr>
            </w:div>
            <w:div w:id="1784424371">
              <w:marLeft w:val="0"/>
              <w:marRight w:val="0"/>
              <w:marTop w:val="0"/>
              <w:marBottom w:val="0"/>
              <w:divBdr>
                <w:top w:val="none" w:sz="0" w:space="0" w:color="auto"/>
                <w:left w:val="none" w:sz="0" w:space="0" w:color="auto"/>
                <w:bottom w:val="none" w:sz="0" w:space="0" w:color="auto"/>
                <w:right w:val="none" w:sz="0" w:space="0" w:color="auto"/>
              </w:divBdr>
            </w:div>
            <w:div w:id="1785617671">
              <w:marLeft w:val="0"/>
              <w:marRight w:val="0"/>
              <w:marTop w:val="0"/>
              <w:marBottom w:val="0"/>
              <w:divBdr>
                <w:top w:val="none" w:sz="0" w:space="0" w:color="auto"/>
                <w:left w:val="none" w:sz="0" w:space="0" w:color="auto"/>
                <w:bottom w:val="none" w:sz="0" w:space="0" w:color="auto"/>
                <w:right w:val="none" w:sz="0" w:space="0" w:color="auto"/>
              </w:divBdr>
            </w:div>
            <w:div w:id="1788039996">
              <w:marLeft w:val="0"/>
              <w:marRight w:val="0"/>
              <w:marTop w:val="0"/>
              <w:marBottom w:val="0"/>
              <w:divBdr>
                <w:top w:val="none" w:sz="0" w:space="0" w:color="auto"/>
                <w:left w:val="none" w:sz="0" w:space="0" w:color="auto"/>
                <w:bottom w:val="none" w:sz="0" w:space="0" w:color="auto"/>
                <w:right w:val="none" w:sz="0" w:space="0" w:color="auto"/>
              </w:divBdr>
            </w:div>
            <w:div w:id="1791169409">
              <w:marLeft w:val="0"/>
              <w:marRight w:val="0"/>
              <w:marTop w:val="0"/>
              <w:marBottom w:val="0"/>
              <w:divBdr>
                <w:top w:val="none" w:sz="0" w:space="0" w:color="auto"/>
                <w:left w:val="none" w:sz="0" w:space="0" w:color="auto"/>
                <w:bottom w:val="none" w:sz="0" w:space="0" w:color="auto"/>
                <w:right w:val="none" w:sz="0" w:space="0" w:color="auto"/>
              </w:divBdr>
            </w:div>
            <w:div w:id="1791242179">
              <w:marLeft w:val="0"/>
              <w:marRight w:val="0"/>
              <w:marTop w:val="360"/>
              <w:marBottom w:val="0"/>
              <w:divBdr>
                <w:top w:val="single" w:sz="6" w:space="0" w:color="auto"/>
                <w:left w:val="single" w:sz="6" w:space="0" w:color="auto"/>
                <w:bottom w:val="single" w:sz="6" w:space="0" w:color="auto"/>
                <w:right w:val="single" w:sz="6" w:space="0" w:color="auto"/>
              </w:divBdr>
            </w:div>
            <w:div w:id="1791318719">
              <w:marLeft w:val="0"/>
              <w:marRight w:val="0"/>
              <w:marTop w:val="360"/>
              <w:marBottom w:val="0"/>
              <w:divBdr>
                <w:top w:val="single" w:sz="6" w:space="0" w:color="auto"/>
                <w:left w:val="single" w:sz="6" w:space="0" w:color="auto"/>
                <w:bottom w:val="single" w:sz="6" w:space="0" w:color="auto"/>
                <w:right w:val="single" w:sz="6" w:space="0" w:color="auto"/>
              </w:divBdr>
            </w:div>
            <w:div w:id="1791439510">
              <w:marLeft w:val="0"/>
              <w:marRight w:val="0"/>
              <w:marTop w:val="0"/>
              <w:marBottom w:val="0"/>
              <w:divBdr>
                <w:top w:val="none" w:sz="0" w:space="0" w:color="auto"/>
                <w:left w:val="none" w:sz="0" w:space="0" w:color="auto"/>
                <w:bottom w:val="none" w:sz="0" w:space="0" w:color="auto"/>
                <w:right w:val="none" w:sz="0" w:space="0" w:color="auto"/>
              </w:divBdr>
            </w:div>
            <w:div w:id="1792944017">
              <w:marLeft w:val="0"/>
              <w:marRight w:val="0"/>
              <w:marTop w:val="0"/>
              <w:marBottom w:val="0"/>
              <w:divBdr>
                <w:top w:val="none" w:sz="0" w:space="0" w:color="auto"/>
                <w:left w:val="none" w:sz="0" w:space="0" w:color="auto"/>
                <w:bottom w:val="none" w:sz="0" w:space="0" w:color="auto"/>
                <w:right w:val="none" w:sz="0" w:space="0" w:color="auto"/>
              </w:divBdr>
            </w:div>
            <w:div w:id="1794061272">
              <w:marLeft w:val="0"/>
              <w:marRight w:val="0"/>
              <w:marTop w:val="0"/>
              <w:marBottom w:val="0"/>
              <w:divBdr>
                <w:top w:val="none" w:sz="0" w:space="0" w:color="auto"/>
                <w:left w:val="none" w:sz="0" w:space="0" w:color="auto"/>
                <w:bottom w:val="none" w:sz="0" w:space="0" w:color="auto"/>
                <w:right w:val="none" w:sz="0" w:space="0" w:color="auto"/>
              </w:divBdr>
            </w:div>
            <w:div w:id="1795245663">
              <w:marLeft w:val="0"/>
              <w:marRight w:val="0"/>
              <w:marTop w:val="0"/>
              <w:marBottom w:val="0"/>
              <w:divBdr>
                <w:top w:val="none" w:sz="0" w:space="0" w:color="auto"/>
                <w:left w:val="none" w:sz="0" w:space="0" w:color="auto"/>
                <w:bottom w:val="none" w:sz="0" w:space="0" w:color="auto"/>
                <w:right w:val="none" w:sz="0" w:space="0" w:color="auto"/>
              </w:divBdr>
            </w:div>
            <w:div w:id="1796366440">
              <w:marLeft w:val="0"/>
              <w:marRight w:val="0"/>
              <w:marTop w:val="0"/>
              <w:marBottom w:val="0"/>
              <w:divBdr>
                <w:top w:val="none" w:sz="0" w:space="0" w:color="auto"/>
                <w:left w:val="none" w:sz="0" w:space="0" w:color="auto"/>
                <w:bottom w:val="none" w:sz="0" w:space="0" w:color="auto"/>
                <w:right w:val="none" w:sz="0" w:space="0" w:color="auto"/>
              </w:divBdr>
            </w:div>
            <w:div w:id="1797527952">
              <w:marLeft w:val="0"/>
              <w:marRight w:val="0"/>
              <w:marTop w:val="0"/>
              <w:marBottom w:val="0"/>
              <w:divBdr>
                <w:top w:val="none" w:sz="0" w:space="0" w:color="auto"/>
                <w:left w:val="none" w:sz="0" w:space="0" w:color="auto"/>
                <w:bottom w:val="none" w:sz="0" w:space="0" w:color="auto"/>
                <w:right w:val="none" w:sz="0" w:space="0" w:color="auto"/>
              </w:divBdr>
            </w:div>
            <w:div w:id="1801145950">
              <w:marLeft w:val="0"/>
              <w:marRight w:val="0"/>
              <w:marTop w:val="0"/>
              <w:marBottom w:val="0"/>
              <w:divBdr>
                <w:top w:val="none" w:sz="0" w:space="0" w:color="auto"/>
                <w:left w:val="none" w:sz="0" w:space="0" w:color="auto"/>
                <w:bottom w:val="none" w:sz="0" w:space="0" w:color="auto"/>
                <w:right w:val="none" w:sz="0" w:space="0" w:color="auto"/>
              </w:divBdr>
            </w:div>
            <w:div w:id="1801530250">
              <w:marLeft w:val="0"/>
              <w:marRight w:val="0"/>
              <w:marTop w:val="0"/>
              <w:marBottom w:val="0"/>
              <w:divBdr>
                <w:top w:val="none" w:sz="0" w:space="0" w:color="auto"/>
                <w:left w:val="none" w:sz="0" w:space="0" w:color="auto"/>
                <w:bottom w:val="none" w:sz="0" w:space="0" w:color="auto"/>
                <w:right w:val="none" w:sz="0" w:space="0" w:color="auto"/>
              </w:divBdr>
            </w:div>
            <w:div w:id="1801654626">
              <w:marLeft w:val="0"/>
              <w:marRight w:val="0"/>
              <w:marTop w:val="0"/>
              <w:marBottom w:val="0"/>
              <w:divBdr>
                <w:top w:val="none" w:sz="0" w:space="0" w:color="auto"/>
                <w:left w:val="none" w:sz="0" w:space="0" w:color="auto"/>
                <w:bottom w:val="none" w:sz="0" w:space="0" w:color="auto"/>
                <w:right w:val="none" w:sz="0" w:space="0" w:color="auto"/>
              </w:divBdr>
            </w:div>
            <w:div w:id="1805081213">
              <w:marLeft w:val="0"/>
              <w:marRight w:val="0"/>
              <w:marTop w:val="0"/>
              <w:marBottom w:val="0"/>
              <w:divBdr>
                <w:top w:val="none" w:sz="0" w:space="0" w:color="auto"/>
                <w:left w:val="none" w:sz="0" w:space="0" w:color="auto"/>
                <w:bottom w:val="none" w:sz="0" w:space="0" w:color="auto"/>
                <w:right w:val="none" w:sz="0" w:space="0" w:color="auto"/>
              </w:divBdr>
            </w:div>
            <w:div w:id="1807232708">
              <w:marLeft w:val="0"/>
              <w:marRight w:val="0"/>
              <w:marTop w:val="0"/>
              <w:marBottom w:val="0"/>
              <w:divBdr>
                <w:top w:val="none" w:sz="0" w:space="0" w:color="auto"/>
                <w:left w:val="none" w:sz="0" w:space="0" w:color="auto"/>
                <w:bottom w:val="none" w:sz="0" w:space="0" w:color="auto"/>
                <w:right w:val="none" w:sz="0" w:space="0" w:color="auto"/>
              </w:divBdr>
            </w:div>
            <w:div w:id="1808624250">
              <w:marLeft w:val="0"/>
              <w:marRight w:val="0"/>
              <w:marTop w:val="0"/>
              <w:marBottom w:val="0"/>
              <w:divBdr>
                <w:top w:val="none" w:sz="0" w:space="0" w:color="auto"/>
                <w:left w:val="none" w:sz="0" w:space="0" w:color="auto"/>
                <w:bottom w:val="none" w:sz="0" w:space="0" w:color="auto"/>
                <w:right w:val="none" w:sz="0" w:space="0" w:color="auto"/>
              </w:divBdr>
            </w:div>
            <w:div w:id="1809056618">
              <w:marLeft w:val="0"/>
              <w:marRight w:val="0"/>
              <w:marTop w:val="0"/>
              <w:marBottom w:val="0"/>
              <w:divBdr>
                <w:top w:val="none" w:sz="0" w:space="0" w:color="auto"/>
                <w:left w:val="none" w:sz="0" w:space="0" w:color="auto"/>
                <w:bottom w:val="none" w:sz="0" w:space="0" w:color="auto"/>
                <w:right w:val="none" w:sz="0" w:space="0" w:color="auto"/>
              </w:divBdr>
            </w:div>
            <w:div w:id="1809592800">
              <w:marLeft w:val="0"/>
              <w:marRight w:val="0"/>
              <w:marTop w:val="0"/>
              <w:marBottom w:val="0"/>
              <w:divBdr>
                <w:top w:val="none" w:sz="0" w:space="0" w:color="auto"/>
                <w:left w:val="none" w:sz="0" w:space="0" w:color="auto"/>
                <w:bottom w:val="none" w:sz="0" w:space="0" w:color="auto"/>
                <w:right w:val="none" w:sz="0" w:space="0" w:color="auto"/>
              </w:divBdr>
            </w:div>
            <w:div w:id="1812206917">
              <w:marLeft w:val="0"/>
              <w:marRight w:val="0"/>
              <w:marTop w:val="0"/>
              <w:marBottom w:val="0"/>
              <w:divBdr>
                <w:top w:val="none" w:sz="0" w:space="0" w:color="auto"/>
                <w:left w:val="none" w:sz="0" w:space="0" w:color="auto"/>
                <w:bottom w:val="none" w:sz="0" w:space="0" w:color="auto"/>
                <w:right w:val="none" w:sz="0" w:space="0" w:color="auto"/>
              </w:divBdr>
            </w:div>
            <w:div w:id="1814712169">
              <w:marLeft w:val="0"/>
              <w:marRight w:val="0"/>
              <w:marTop w:val="0"/>
              <w:marBottom w:val="0"/>
              <w:divBdr>
                <w:top w:val="none" w:sz="0" w:space="0" w:color="auto"/>
                <w:left w:val="none" w:sz="0" w:space="0" w:color="auto"/>
                <w:bottom w:val="none" w:sz="0" w:space="0" w:color="auto"/>
                <w:right w:val="none" w:sz="0" w:space="0" w:color="auto"/>
              </w:divBdr>
            </w:div>
            <w:div w:id="1815172390">
              <w:marLeft w:val="0"/>
              <w:marRight w:val="0"/>
              <w:marTop w:val="0"/>
              <w:marBottom w:val="0"/>
              <w:divBdr>
                <w:top w:val="none" w:sz="0" w:space="0" w:color="auto"/>
                <w:left w:val="none" w:sz="0" w:space="0" w:color="auto"/>
                <w:bottom w:val="none" w:sz="0" w:space="0" w:color="auto"/>
                <w:right w:val="none" w:sz="0" w:space="0" w:color="auto"/>
              </w:divBdr>
            </w:div>
            <w:div w:id="1816413610">
              <w:marLeft w:val="0"/>
              <w:marRight w:val="0"/>
              <w:marTop w:val="0"/>
              <w:marBottom w:val="0"/>
              <w:divBdr>
                <w:top w:val="none" w:sz="0" w:space="0" w:color="auto"/>
                <w:left w:val="none" w:sz="0" w:space="0" w:color="auto"/>
                <w:bottom w:val="none" w:sz="0" w:space="0" w:color="auto"/>
                <w:right w:val="none" w:sz="0" w:space="0" w:color="auto"/>
              </w:divBdr>
            </w:div>
            <w:div w:id="1816415798">
              <w:marLeft w:val="0"/>
              <w:marRight w:val="0"/>
              <w:marTop w:val="0"/>
              <w:marBottom w:val="0"/>
              <w:divBdr>
                <w:top w:val="none" w:sz="0" w:space="0" w:color="auto"/>
                <w:left w:val="none" w:sz="0" w:space="0" w:color="auto"/>
                <w:bottom w:val="none" w:sz="0" w:space="0" w:color="auto"/>
                <w:right w:val="none" w:sz="0" w:space="0" w:color="auto"/>
              </w:divBdr>
            </w:div>
            <w:div w:id="1818839237">
              <w:marLeft w:val="0"/>
              <w:marRight w:val="0"/>
              <w:marTop w:val="0"/>
              <w:marBottom w:val="0"/>
              <w:divBdr>
                <w:top w:val="none" w:sz="0" w:space="0" w:color="auto"/>
                <w:left w:val="none" w:sz="0" w:space="0" w:color="auto"/>
                <w:bottom w:val="none" w:sz="0" w:space="0" w:color="auto"/>
                <w:right w:val="none" w:sz="0" w:space="0" w:color="auto"/>
              </w:divBdr>
            </w:div>
            <w:div w:id="1819027385">
              <w:marLeft w:val="0"/>
              <w:marRight w:val="0"/>
              <w:marTop w:val="0"/>
              <w:marBottom w:val="0"/>
              <w:divBdr>
                <w:top w:val="none" w:sz="0" w:space="0" w:color="auto"/>
                <w:left w:val="none" w:sz="0" w:space="0" w:color="auto"/>
                <w:bottom w:val="none" w:sz="0" w:space="0" w:color="auto"/>
                <w:right w:val="none" w:sz="0" w:space="0" w:color="auto"/>
              </w:divBdr>
            </w:div>
            <w:div w:id="1819836103">
              <w:marLeft w:val="0"/>
              <w:marRight w:val="0"/>
              <w:marTop w:val="0"/>
              <w:marBottom w:val="0"/>
              <w:divBdr>
                <w:top w:val="none" w:sz="0" w:space="0" w:color="auto"/>
                <w:left w:val="none" w:sz="0" w:space="0" w:color="auto"/>
                <w:bottom w:val="none" w:sz="0" w:space="0" w:color="auto"/>
                <w:right w:val="none" w:sz="0" w:space="0" w:color="auto"/>
              </w:divBdr>
            </w:div>
            <w:div w:id="1820731476">
              <w:marLeft w:val="0"/>
              <w:marRight w:val="0"/>
              <w:marTop w:val="0"/>
              <w:marBottom w:val="0"/>
              <w:divBdr>
                <w:top w:val="none" w:sz="0" w:space="0" w:color="auto"/>
                <w:left w:val="none" w:sz="0" w:space="0" w:color="auto"/>
                <w:bottom w:val="none" w:sz="0" w:space="0" w:color="auto"/>
                <w:right w:val="none" w:sz="0" w:space="0" w:color="auto"/>
              </w:divBdr>
            </w:div>
            <w:div w:id="1823694234">
              <w:marLeft w:val="0"/>
              <w:marRight w:val="0"/>
              <w:marTop w:val="0"/>
              <w:marBottom w:val="0"/>
              <w:divBdr>
                <w:top w:val="none" w:sz="0" w:space="0" w:color="auto"/>
                <w:left w:val="none" w:sz="0" w:space="0" w:color="auto"/>
                <w:bottom w:val="none" w:sz="0" w:space="0" w:color="auto"/>
                <w:right w:val="none" w:sz="0" w:space="0" w:color="auto"/>
              </w:divBdr>
            </w:div>
            <w:div w:id="1827472989">
              <w:marLeft w:val="0"/>
              <w:marRight w:val="0"/>
              <w:marTop w:val="0"/>
              <w:marBottom w:val="0"/>
              <w:divBdr>
                <w:top w:val="none" w:sz="0" w:space="0" w:color="auto"/>
                <w:left w:val="none" w:sz="0" w:space="0" w:color="auto"/>
                <w:bottom w:val="none" w:sz="0" w:space="0" w:color="auto"/>
                <w:right w:val="none" w:sz="0" w:space="0" w:color="auto"/>
              </w:divBdr>
            </w:div>
            <w:div w:id="1827553154">
              <w:marLeft w:val="0"/>
              <w:marRight w:val="0"/>
              <w:marTop w:val="360"/>
              <w:marBottom w:val="0"/>
              <w:divBdr>
                <w:top w:val="single" w:sz="6" w:space="0" w:color="auto"/>
                <w:left w:val="single" w:sz="6" w:space="0" w:color="auto"/>
                <w:bottom w:val="single" w:sz="6" w:space="0" w:color="auto"/>
                <w:right w:val="single" w:sz="6" w:space="0" w:color="auto"/>
              </w:divBdr>
            </w:div>
            <w:div w:id="1831750477">
              <w:marLeft w:val="0"/>
              <w:marRight w:val="0"/>
              <w:marTop w:val="0"/>
              <w:marBottom w:val="0"/>
              <w:divBdr>
                <w:top w:val="none" w:sz="0" w:space="0" w:color="auto"/>
                <w:left w:val="none" w:sz="0" w:space="0" w:color="auto"/>
                <w:bottom w:val="none" w:sz="0" w:space="0" w:color="auto"/>
                <w:right w:val="none" w:sz="0" w:space="0" w:color="auto"/>
              </w:divBdr>
            </w:div>
            <w:div w:id="1831828735">
              <w:marLeft w:val="0"/>
              <w:marRight w:val="0"/>
              <w:marTop w:val="0"/>
              <w:marBottom w:val="0"/>
              <w:divBdr>
                <w:top w:val="none" w:sz="0" w:space="0" w:color="auto"/>
                <w:left w:val="none" w:sz="0" w:space="0" w:color="auto"/>
                <w:bottom w:val="none" w:sz="0" w:space="0" w:color="auto"/>
                <w:right w:val="none" w:sz="0" w:space="0" w:color="auto"/>
              </w:divBdr>
            </w:div>
            <w:div w:id="1838226032">
              <w:marLeft w:val="0"/>
              <w:marRight w:val="0"/>
              <w:marTop w:val="0"/>
              <w:marBottom w:val="0"/>
              <w:divBdr>
                <w:top w:val="none" w:sz="0" w:space="0" w:color="auto"/>
                <w:left w:val="none" w:sz="0" w:space="0" w:color="auto"/>
                <w:bottom w:val="none" w:sz="0" w:space="0" w:color="auto"/>
                <w:right w:val="none" w:sz="0" w:space="0" w:color="auto"/>
              </w:divBdr>
            </w:div>
            <w:div w:id="1838765256">
              <w:marLeft w:val="0"/>
              <w:marRight w:val="0"/>
              <w:marTop w:val="0"/>
              <w:marBottom w:val="0"/>
              <w:divBdr>
                <w:top w:val="none" w:sz="0" w:space="0" w:color="auto"/>
                <w:left w:val="none" w:sz="0" w:space="0" w:color="auto"/>
                <w:bottom w:val="none" w:sz="0" w:space="0" w:color="auto"/>
                <w:right w:val="none" w:sz="0" w:space="0" w:color="auto"/>
              </w:divBdr>
            </w:div>
            <w:div w:id="1841238316">
              <w:marLeft w:val="0"/>
              <w:marRight w:val="0"/>
              <w:marTop w:val="0"/>
              <w:marBottom w:val="0"/>
              <w:divBdr>
                <w:top w:val="none" w:sz="0" w:space="0" w:color="auto"/>
                <w:left w:val="none" w:sz="0" w:space="0" w:color="auto"/>
                <w:bottom w:val="none" w:sz="0" w:space="0" w:color="auto"/>
                <w:right w:val="none" w:sz="0" w:space="0" w:color="auto"/>
              </w:divBdr>
            </w:div>
            <w:div w:id="1841578918">
              <w:marLeft w:val="0"/>
              <w:marRight w:val="0"/>
              <w:marTop w:val="0"/>
              <w:marBottom w:val="0"/>
              <w:divBdr>
                <w:top w:val="none" w:sz="0" w:space="0" w:color="auto"/>
                <w:left w:val="none" w:sz="0" w:space="0" w:color="auto"/>
                <w:bottom w:val="none" w:sz="0" w:space="0" w:color="auto"/>
                <w:right w:val="none" w:sz="0" w:space="0" w:color="auto"/>
              </w:divBdr>
            </w:div>
            <w:div w:id="1841655124">
              <w:marLeft w:val="0"/>
              <w:marRight w:val="0"/>
              <w:marTop w:val="0"/>
              <w:marBottom w:val="0"/>
              <w:divBdr>
                <w:top w:val="none" w:sz="0" w:space="0" w:color="auto"/>
                <w:left w:val="none" w:sz="0" w:space="0" w:color="auto"/>
                <w:bottom w:val="none" w:sz="0" w:space="0" w:color="auto"/>
                <w:right w:val="none" w:sz="0" w:space="0" w:color="auto"/>
              </w:divBdr>
            </w:div>
            <w:div w:id="1841699061">
              <w:marLeft w:val="0"/>
              <w:marRight w:val="0"/>
              <w:marTop w:val="0"/>
              <w:marBottom w:val="0"/>
              <w:divBdr>
                <w:top w:val="none" w:sz="0" w:space="0" w:color="auto"/>
                <w:left w:val="none" w:sz="0" w:space="0" w:color="auto"/>
                <w:bottom w:val="none" w:sz="0" w:space="0" w:color="auto"/>
                <w:right w:val="none" w:sz="0" w:space="0" w:color="auto"/>
              </w:divBdr>
            </w:div>
            <w:div w:id="1845123101">
              <w:marLeft w:val="0"/>
              <w:marRight w:val="0"/>
              <w:marTop w:val="0"/>
              <w:marBottom w:val="0"/>
              <w:divBdr>
                <w:top w:val="none" w:sz="0" w:space="0" w:color="auto"/>
                <w:left w:val="none" w:sz="0" w:space="0" w:color="auto"/>
                <w:bottom w:val="none" w:sz="0" w:space="0" w:color="auto"/>
                <w:right w:val="none" w:sz="0" w:space="0" w:color="auto"/>
              </w:divBdr>
            </w:div>
            <w:div w:id="1845195423">
              <w:marLeft w:val="0"/>
              <w:marRight w:val="0"/>
              <w:marTop w:val="0"/>
              <w:marBottom w:val="0"/>
              <w:divBdr>
                <w:top w:val="none" w:sz="0" w:space="0" w:color="auto"/>
                <w:left w:val="none" w:sz="0" w:space="0" w:color="auto"/>
                <w:bottom w:val="none" w:sz="0" w:space="0" w:color="auto"/>
                <w:right w:val="none" w:sz="0" w:space="0" w:color="auto"/>
              </w:divBdr>
            </w:div>
            <w:div w:id="1845897244">
              <w:marLeft w:val="0"/>
              <w:marRight w:val="0"/>
              <w:marTop w:val="0"/>
              <w:marBottom w:val="0"/>
              <w:divBdr>
                <w:top w:val="none" w:sz="0" w:space="0" w:color="auto"/>
                <w:left w:val="none" w:sz="0" w:space="0" w:color="auto"/>
                <w:bottom w:val="none" w:sz="0" w:space="0" w:color="auto"/>
                <w:right w:val="none" w:sz="0" w:space="0" w:color="auto"/>
              </w:divBdr>
            </w:div>
            <w:div w:id="1847862852">
              <w:marLeft w:val="0"/>
              <w:marRight w:val="0"/>
              <w:marTop w:val="0"/>
              <w:marBottom w:val="0"/>
              <w:divBdr>
                <w:top w:val="none" w:sz="0" w:space="0" w:color="auto"/>
                <w:left w:val="none" w:sz="0" w:space="0" w:color="auto"/>
                <w:bottom w:val="none" w:sz="0" w:space="0" w:color="auto"/>
                <w:right w:val="none" w:sz="0" w:space="0" w:color="auto"/>
              </w:divBdr>
            </w:div>
            <w:div w:id="1848253617">
              <w:marLeft w:val="0"/>
              <w:marRight w:val="0"/>
              <w:marTop w:val="0"/>
              <w:marBottom w:val="0"/>
              <w:divBdr>
                <w:top w:val="none" w:sz="0" w:space="0" w:color="auto"/>
                <w:left w:val="none" w:sz="0" w:space="0" w:color="auto"/>
                <w:bottom w:val="none" w:sz="0" w:space="0" w:color="auto"/>
                <w:right w:val="none" w:sz="0" w:space="0" w:color="auto"/>
              </w:divBdr>
              <w:divsChild>
                <w:div w:id="348220153">
                  <w:marLeft w:val="0"/>
                  <w:marRight w:val="0"/>
                  <w:marTop w:val="0"/>
                  <w:marBottom w:val="0"/>
                  <w:divBdr>
                    <w:top w:val="none" w:sz="0" w:space="0" w:color="auto"/>
                    <w:left w:val="none" w:sz="0" w:space="0" w:color="auto"/>
                    <w:bottom w:val="none" w:sz="0" w:space="0" w:color="auto"/>
                    <w:right w:val="none" w:sz="0" w:space="0" w:color="auto"/>
                  </w:divBdr>
                </w:div>
                <w:div w:id="1608848623">
                  <w:marLeft w:val="0"/>
                  <w:marRight w:val="0"/>
                  <w:marTop w:val="0"/>
                  <w:marBottom w:val="0"/>
                  <w:divBdr>
                    <w:top w:val="none" w:sz="0" w:space="0" w:color="auto"/>
                    <w:left w:val="none" w:sz="0" w:space="0" w:color="auto"/>
                    <w:bottom w:val="none" w:sz="0" w:space="0" w:color="auto"/>
                    <w:right w:val="none" w:sz="0" w:space="0" w:color="auto"/>
                  </w:divBdr>
                </w:div>
                <w:div w:id="2063288065">
                  <w:marLeft w:val="0"/>
                  <w:marRight w:val="0"/>
                  <w:marTop w:val="0"/>
                  <w:marBottom w:val="0"/>
                  <w:divBdr>
                    <w:top w:val="none" w:sz="0" w:space="0" w:color="auto"/>
                    <w:left w:val="none" w:sz="0" w:space="0" w:color="auto"/>
                    <w:bottom w:val="none" w:sz="0" w:space="0" w:color="auto"/>
                    <w:right w:val="none" w:sz="0" w:space="0" w:color="auto"/>
                  </w:divBdr>
                </w:div>
                <w:div w:id="2091929431">
                  <w:marLeft w:val="0"/>
                  <w:marRight w:val="0"/>
                  <w:marTop w:val="0"/>
                  <w:marBottom w:val="0"/>
                  <w:divBdr>
                    <w:top w:val="none" w:sz="0" w:space="0" w:color="auto"/>
                    <w:left w:val="none" w:sz="0" w:space="0" w:color="auto"/>
                    <w:bottom w:val="none" w:sz="0" w:space="0" w:color="auto"/>
                    <w:right w:val="none" w:sz="0" w:space="0" w:color="auto"/>
                  </w:divBdr>
                </w:div>
              </w:divsChild>
            </w:div>
            <w:div w:id="1848321333">
              <w:marLeft w:val="0"/>
              <w:marRight w:val="0"/>
              <w:marTop w:val="0"/>
              <w:marBottom w:val="0"/>
              <w:divBdr>
                <w:top w:val="none" w:sz="0" w:space="0" w:color="auto"/>
                <w:left w:val="none" w:sz="0" w:space="0" w:color="auto"/>
                <w:bottom w:val="none" w:sz="0" w:space="0" w:color="auto"/>
                <w:right w:val="none" w:sz="0" w:space="0" w:color="auto"/>
              </w:divBdr>
            </w:div>
            <w:div w:id="1849060859">
              <w:marLeft w:val="0"/>
              <w:marRight w:val="0"/>
              <w:marTop w:val="0"/>
              <w:marBottom w:val="0"/>
              <w:divBdr>
                <w:top w:val="none" w:sz="0" w:space="0" w:color="auto"/>
                <w:left w:val="none" w:sz="0" w:space="0" w:color="auto"/>
                <w:bottom w:val="none" w:sz="0" w:space="0" w:color="auto"/>
                <w:right w:val="none" w:sz="0" w:space="0" w:color="auto"/>
              </w:divBdr>
            </w:div>
            <w:div w:id="1849516181">
              <w:marLeft w:val="0"/>
              <w:marRight w:val="0"/>
              <w:marTop w:val="0"/>
              <w:marBottom w:val="0"/>
              <w:divBdr>
                <w:top w:val="none" w:sz="0" w:space="0" w:color="auto"/>
                <w:left w:val="none" w:sz="0" w:space="0" w:color="auto"/>
                <w:bottom w:val="none" w:sz="0" w:space="0" w:color="auto"/>
                <w:right w:val="none" w:sz="0" w:space="0" w:color="auto"/>
              </w:divBdr>
            </w:div>
            <w:div w:id="1849562381">
              <w:marLeft w:val="0"/>
              <w:marRight w:val="0"/>
              <w:marTop w:val="0"/>
              <w:marBottom w:val="0"/>
              <w:divBdr>
                <w:top w:val="none" w:sz="0" w:space="0" w:color="auto"/>
                <w:left w:val="none" w:sz="0" w:space="0" w:color="auto"/>
                <w:bottom w:val="none" w:sz="0" w:space="0" w:color="auto"/>
                <w:right w:val="none" w:sz="0" w:space="0" w:color="auto"/>
              </w:divBdr>
            </w:div>
            <w:div w:id="1850758396">
              <w:marLeft w:val="0"/>
              <w:marRight w:val="0"/>
              <w:marTop w:val="0"/>
              <w:marBottom w:val="0"/>
              <w:divBdr>
                <w:top w:val="none" w:sz="0" w:space="0" w:color="auto"/>
                <w:left w:val="none" w:sz="0" w:space="0" w:color="auto"/>
                <w:bottom w:val="none" w:sz="0" w:space="0" w:color="auto"/>
                <w:right w:val="none" w:sz="0" w:space="0" w:color="auto"/>
              </w:divBdr>
            </w:div>
            <w:div w:id="1851408637">
              <w:marLeft w:val="0"/>
              <w:marRight w:val="0"/>
              <w:marTop w:val="0"/>
              <w:marBottom w:val="0"/>
              <w:divBdr>
                <w:top w:val="none" w:sz="0" w:space="0" w:color="auto"/>
                <w:left w:val="none" w:sz="0" w:space="0" w:color="auto"/>
                <w:bottom w:val="none" w:sz="0" w:space="0" w:color="auto"/>
                <w:right w:val="none" w:sz="0" w:space="0" w:color="auto"/>
              </w:divBdr>
            </w:div>
            <w:div w:id="1852331554">
              <w:marLeft w:val="0"/>
              <w:marRight w:val="0"/>
              <w:marTop w:val="0"/>
              <w:marBottom w:val="0"/>
              <w:divBdr>
                <w:top w:val="none" w:sz="0" w:space="0" w:color="auto"/>
                <w:left w:val="none" w:sz="0" w:space="0" w:color="auto"/>
                <w:bottom w:val="none" w:sz="0" w:space="0" w:color="auto"/>
                <w:right w:val="none" w:sz="0" w:space="0" w:color="auto"/>
              </w:divBdr>
            </w:div>
            <w:div w:id="1855609712">
              <w:marLeft w:val="0"/>
              <w:marRight w:val="0"/>
              <w:marTop w:val="0"/>
              <w:marBottom w:val="0"/>
              <w:divBdr>
                <w:top w:val="none" w:sz="0" w:space="0" w:color="auto"/>
                <w:left w:val="none" w:sz="0" w:space="0" w:color="auto"/>
                <w:bottom w:val="none" w:sz="0" w:space="0" w:color="auto"/>
                <w:right w:val="none" w:sz="0" w:space="0" w:color="auto"/>
              </w:divBdr>
            </w:div>
            <w:div w:id="1856456244">
              <w:marLeft w:val="0"/>
              <w:marRight w:val="0"/>
              <w:marTop w:val="0"/>
              <w:marBottom w:val="0"/>
              <w:divBdr>
                <w:top w:val="none" w:sz="0" w:space="0" w:color="auto"/>
                <w:left w:val="none" w:sz="0" w:space="0" w:color="auto"/>
                <w:bottom w:val="none" w:sz="0" w:space="0" w:color="auto"/>
                <w:right w:val="none" w:sz="0" w:space="0" w:color="auto"/>
              </w:divBdr>
            </w:div>
            <w:div w:id="1856798090">
              <w:marLeft w:val="0"/>
              <w:marRight w:val="0"/>
              <w:marTop w:val="0"/>
              <w:marBottom w:val="0"/>
              <w:divBdr>
                <w:top w:val="none" w:sz="0" w:space="0" w:color="auto"/>
                <w:left w:val="none" w:sz="0" w:space="0" w:color="auto"/>
                <w:bottom w:val="none" w:sz="0" w:space="0" w:color="auto"/>
                <w:right w:val="none" w:sz="0" w:space="0" w:color="auto"/>
              </w:divBdr>
            </w:div>
            <w:div w:id="1862475860">
              <w:marLeft w:val="0"/>
              <w:marRight w:val="0"/>
              <w:marTop w:val="0"/>
              <w:marBottom w:val="0"/>
              <w:divBdr>
                <w:top w:val="none" w:sz="0" w:space="0" w:color="auto"/>
                <w:left w:val="none" w:sz="0" w:space="0" w:color="auto"/>
                <w:bottom w:val="none" w:sz="0" w:space="0" w:color="auto"/>
                <w:right w:val="none" w:sz="0" w:space="0" w:color="auto"/>
              </w:divBdr>
            </w:div>
            <w:div w:id="1863594673">
              <w:marLeft w:val="0"/>
              <w:marRight w:val="0"/>
              <w:marTop w:val="0"/>
              <w:marBottom w:val="0"/>
              <w:divBdr>
                <w:top w:val="none" w:sz="0" w:space="0" w:color="auto"/>
                <w:left w:val="none" w:sz="0" w:space="0" w:color="auto"/>
                <w:bottom w:val="none" w:sz="0" w:space="0" w:color="auto"/>
                <w:right w:val="none" w:sz="0" w:space="0" w:color="auto"/>
              </w:divBdr>
            </w:div>
            <w:div w:id="1864247102">
              <w:marLeft w:val="0"/>
              <w:marRight w:val="0"/>
              <w:marTop w:val="0"/>
              <w:marBottom w:val="0"/>
              <w:divBdr>
                <w:top w:val="none" w:sz="0" w:space="0" w:color="auto"/>
                <w:left w:val="none" w:sz="0" w:space="0" w:color="auto"/>
                <w:bottom w:val="none" w:sz="0" w:space="0" w:color="auto"/>
                <w:right w:val="none" w:sz="0" w:space="0" w:color="auto"/>
              </w:divBdr>
            </w:div>
            <w:div w:id="1865171094">
              <w:marLeft w:val="0"/>
              <w:marRight w:val="0"/>
              <w:marTop w:val="0"/>
              <w:marBottom w:val="0"/>
              <w:divBdr>
                <w:top w:val="none" w:sz="0" w:space="0" w:color="auto"/>
                <w:left w:val="none" w:sz="0" w:space="0" w:color="auto"/>
                <w:bottom w:val="none" w:sz="0" w:space="0" w:color="auto"/>
                <w:right w:val="none" w:sz="0" w:space="0" w:color="auto"/>
              </w:divBdr>
            </w:div>
            <w:div w:id="1867594968">
              <w:marLeft w:val="0"/>
              <w:marRight w:val="0"/>
              <w:marTop w:val="0"/>
              <w:marBottom w:val="0"/>
              <w:divBdr>
                <w:top w:val="none" w:sz="0" w:space="0" w:color="auto"/>
                <w:left w:val="none" w:sz="0" w:space="0" w:color="auto"/>
                <w:bottom w:val="none" w:sz="0" w:space="0" w:color="auto"/>
                <w:right w:val="none" w:sz="0" w:space="0" w:color="auto"/>
              </w:divBdr>
            </w:div>
            <w:div w:id="1868057831">
              <w:marLeft w:val="0"/>
              <w:marRight w:val="0"/>
              <w:marTop w:val="0"/>
              <w:marBottom w:val="0"/>
              <w:divBdr>
                <w:top w:val="none" w:sz="0" w:space="0" w:color="auto"/>
                <w:left w:val="none" w:sz="0" w:space="0" w:color="auto"/>
                <w:bottom w:val="none" w:sz="0" w:space="0" w:color="auto"/>
                <w:right w:val="none" w:sz="0" w:space="0" w:color="auto"/>
              </w:divBdr>
              <w:divsChild>
                <w:div w:id="191380925">
                  <w:marLeft w:val="0"/>
                  <w:marRight w:val="0"/>
                  <w:marTop w:val="0"/>
                  <w:marBottom w:val="0"/>
                  <w:divBdr>
                    <w:top w:val="none" w:sz="0" w:space="0" w:color="auto"/>
                    <w:left w:val="none" w:sz="0" w:space="0" w:color="auto"/>
                    <w:bottom w:val="none" w:sz="0" w:space="0" w:color="auto"/>
                    <w:right w:val="none" w:sz="0" w:space="0" w:color="auto"/>
                  </w:divBdr>
                </w:div>
                <w:div w:id="459231022">
                  <w:marLeft w:val="0"/>
                  <w:marRight w:val="0"/>
                  <w:marTop w:val="0"/>
                  <w:marBottom w:val="0"/>
                  <w:divBdr>
                    <w:top w:val="none" w:sz="0" w:space="0" w:color="auto"/>
                    <w:left w:val="none" w:sz="0" w:space="0" w:color="auto"/>
                    <w:bottom w:val="none" w:sz="0" w:space="0" w:color="auto"/>
                    <w:right w:val="none" w:sz="0" w:space="0" w:color="auto"/>
                  </w:divBdr>
                </w:div>
                <w:div w:id="655375735">
                  <w:marLeft w:val="0"/>
                  <w:marRight w:val="0"/>
                  <w:marTop w:val="0"/>
                  <w:marBottom w:val="0"/>
                  <w:divBdr>
                    <w:top w:val="none" w:sz="0" w:space="0" w:color="auto"/>
                    <w:left w:val="none" w:sz="0" w:space="0" w:color="auto"/>
                    <w:bottom w:val="none" w:sz="0" w:space="0" w:color="auto"/>
                    <w:right w:val="none" w:sz="0" w:space="0" w:color="auto"/>
                  </w:divBdr>
                </w:div>
                <w:div w:id="783236533">
                  <w:marLeft w:val="0"/>
                  <w:marRight w:val="0"/>
                  <w:marTop w:val="0"/>
                  <w:marBottom w:val="0"/>
                  <w:divBdr>
                    <w:top w:val="none" w:sz="0" w:space="0" w:color="auto"/>
                    <w:left w:val="none" w:sz="0" w:space="0" w:color="auto"/>
                    <w:bottom w:val="none" w:sz="0" w:space="0" w:color="auto"/>
                    <w:right w:val="none" w:sz="0" w:space="0" w:color="auto"/>
                  </w:divBdr>
                </w:div>
                <w:div w:id="859470886">
                  <w:marLeft w:val="0"/>
                  <w:marRight w:val="0"/>
                  <w:marTop w:val="0"/>
                  <w:marBottom w:val="0"/>
                  <w:divBdr>
                    <w:top w:val="none" w:sz="0" w:space="0" w:color="auto"/>
                    <w:left w:val="none" w:sz="0" w:space="0" w:color="auto"/>
                    <w:bottom w:val="none" w:sz="0" w:space="0" w:color="auto"/>
                    <w:right w:val="none" w:sz="0" w:space="0" w:color="auto"/>
                  </w:divBdr>
                </w:div>
                <w:div w:id="1094858331">
                  <w:marLeft w:val="0"/>
                  <w:marRight w:val="0"/>
                  <w:marTop w:val="0"/>
                  <w:marBottom w:val="0"/>
                  <w:divBdr>
                    <w:top w:val="none" w:sz="0" w:space="0" w:color="auto"/>
                    <w:left w:val="none" w:sz="0" w:space="0" w:color="auto"/>
                    <w:bottom w:val="none" w:sz="0" w:space="0" w:color="auto"/>
                    <w:right w:val="none" w:sz="0" w:space="0" w:color="auto"/>
                  </w:divBdr>
                </w:div>
                <w:div w:id="1098213505">
                  <w:marLeft w:val="0"/>
                  <w:marRight w:val="0"/>
                  <w:marTop w:val="0"/>
                  <w:marBottom w:val="0"/>
                  <w:divBdr>
                    <w:top w:val="none" w:sz="0" w:space="0" w:color="auto"/>
                    <w:left w:val="none" w:sz="0" w:space="0" w:color="auto"/>
                    <w:bottom w:val="none" w:sz="0" w:space="0" w:color="auto"/>
                    <w:right w:val="none" w:sz="0" w:space="0" w:color="auto"/>
                  </w:divBdr>
                </w:div>
                <w:div w:id="1375420492">
                  <w:marLeft w:val="0"/>
                  <w:marRight w:val="0"/>
                  <w:marTop w:val="0"/>
                  <w:marBottom w:val="0"/>
                  <w:divBdr>
                    <w:top w:val="none" w:sz="0" w:space="0" w:color="auto"/>
                    <w:left w:val="none" w:sz="0" w:space="0" w:color="auto"/>
                    <w:bottom w:val="none" w:sz="0" w:space="0" w:color="auto"/>
                    <w:right w:val="none" w:sz="0" w:space="0" w:color="auto"/>
                  </w:divBdr>
                </w:div>
                <w:div w:id="1484472287">
                  <w:marLeft w:val="0"/>
                  <w:marRight w:val="0"/>
                  <w:marTop w:val="0"/>
                  <w:marBottom w:val="0"/>
                  <w:divBdr>
                    <w:top w:val="none" w:sz="0" w:space="0" w:color="auto"/>
                    <w:left w:val="none" w:sz="0" w:space="0" w:color="auto"/>
                    <w:bottom w:val="none" w:sz="0" w:space="0" w:color="auto"/>
                    <w:right w:val="none" w:sz="0" w:space="0" w:color="auto"/>
                  </w:divBdr>
                </w:div>
                <w:div w:id="1517842836">
                  <w:marLeft w:val="0"/>
                  <w:marRight w:val="0"/>
                  <w:marTop w:val="0"/>
                  <w:marBottom w:val="0"/>
                  <w:divBdr>
                    <w:top w:val="none" w:sz="0" w:space="0" w:color="auto"/>
                    <w:left w:val="none" w:sz="0" w:space="0" w:color="auto"/>
                    <w:bottom w:val="none" w:sz="0" w:space="0" w:color="auto"/>
                    <w:right w:val="none" w:sz="0" w:space="0" w:color="auto"/>
                  </w:divBdr>
                </w:div>
                <w:div w:id="1533497573">
                  <w:marLeft w:val="0"/>
                  <w:marRight w:val="0"/>
                  <w:marTop w:val="0"/>
                  <w:marBottom w:val="0"/>
                  <w:divBdr>
                    <w:top w:val="none" w:sz="0" w:space="0" w:color="auto"/>
                    <w:left w:val="none" w:sz="0" w:space="0" w:color="auto"/>
                    <w:bottom w:val="none" w:sz="0" w:space="0" w:color="auto"/>
                    <w:right w:val="none" w:sz="0" w:space="0" w:color="auto"/>
                  </w:divBdr>
                </w:div>
                <w:div w:id="1551569662">
                  <w:marLeft w:val="0"/>
                  <w:marRight w:val="0"/>
                  <w:marTop w:val="0"/>
                  <w:marBottom w:val="0"/>
                  <w:divBdr>
                    <w:top w:val="none" w:sz="0" w:space="0" w:color="auto"/>
                    <w:left w:val="none" w:sz="0" w:space="0" w:color="auto"/>
                    <w:bottom w:val="none" w:sz="0" w:space="0" w:color="auto"/>
                    <w:right w:val="none" w:sz="0" w:space="0" w:color="auto"/>
                  </w:divBdr>
                </w:div>
                <w:div w:id="1603370403">
                  <w:marLeft w:val="0"/>
                  <w:marRight w:val="0"/>
                  <w:marTop w:val="0"/>
                  <w:marBottom w:val="0"/>
                  <w:divBdr>
                    <w:top w:val="none" w:sz="0" w:space="0" w:color="auto"/>
                    <w:left w:val="none" w:sz="0" w:space="0" w:color="auto"/>
                    <w:bottom w:val="none" w:sz="0" w:space="0" w:color="auto"/>
                    <w:right w:val="none" w:sz="0" w:space="0" w:color="auto"/>
                  </w:divBdr>
                </w:div>
                <w:div w:id="1875116805">
                  <w:marLeft w:val="0"/>
                  <w:marRight w:val="0"/>
                  <w:marTop w:val="0"/>
                  <w:marBottom w:val="0"/>
                  <w:divBdr>
                    <w:top w:val="none" w:sz="0" w:space="0" w:color="auto"/>
                    <w:left w:val="none" w:sz="0" w:space="0" w:color="auto"/>
                    <w:bottom w:val="none" w:sz="0" w:space="0" w:color="auto"/>
                    <w:right w:val="none" w:sz="0" w:space="0" w:color="auto"/>
                  </w:divBdr>
                </w:div>
                <w:div w:id="1942839082">
                  <w:marLeft w:val="0"/>
                  <w:marRight w:val="0"/>
                  <w:marTop w:val="0"/>
                  <w:marBottom w:val="0"/>
                  <w:divBdr>
                    <w:top w:val="none" w:sz="0" w:space="0" w:color="auto"/>
                    <w:left w:val="none" w:sz="0" w:space="0" w:color="auto"/>
                    <w:bottom w:val="none" w:sz="0" w:space="0" w:color="auto"/>
                    <w:right w:val="none" w:sz="0" w:space="0" w:color="auto"/>
                  </w:divBdr>
                </w:div>
                <w:div w:id="1942881284">
                  <w:marLeft w:val="0"/>
                  <w:marRight w:val="0"/>
                  <w:marTop w:val="0"/>
                  <w:marBottom w:val="0"/>
                  <w:divBdr>
                    <w:top w:val="none" w:sz="0" w:space="0" w:color="auto"/>
                    <w:left w:val="none" w:sz="0" w:space="0" w:color="auto"/>
                    <w:bottom w:val="none" w:sz="0" w:space="0" w:color="auto"/>
                    <w:right w:val="none" w:sz="0" w:space="0" w:color="auto"/>
                  </w:divBdr>
                </w:div>
                <w:div w:id="1988125735">
                  <w:marLeft w:val="0"/>
                  <w:marRight w:val="0"/>
                  <w:marTop w:val="0"/>
                  <w:marBottom w:val="0"/>
                  <w:divBdr>
                    <w:top w:val="none" w:sz="0" w:space="0" w:color="auto"/>
                    <w:left w:val="none" w:sz="0" w:space="0" w:color="auto"/>
                    <w:bottom w:val="none" w:sz="0" w:space="0" w:color="auto"/>
                    <w:right w:val="none" w:sz="0" w:space="0" w:color="auto"/>
                  </w:divBdr>
                </w:div>
                <w:div w:id="2054881653">
                  <w:marLeft w:val="0"/>
                  <w:marRight w:val="0"/>
                  <w:marTop w:val="0"/>
                  <w:marBottom w:val="0"/>
                  <w:divBdr>
                    <w:top w:val="none" w:sz="0" w:space="0" w:color="auto"/>
                    <w:left w:val="none" w:sz="0" w:space="0" w:color="auto"/>
                    <w:bottom w:val="none" w:sz="0" w:space="0" w:color="auto"/>
                    <w:right w:val="none" w:sz="0" w:space="0" w:color="auto"/>
                  </w:divBdr>
                </w:div>
              </w:divsChild>
            </w:div>
            <w:div w:id="1872374173">
              <w:marLeft w:val="0"/>
              <w:marRight w:val="0"/>
              <w:marTop w:val="0"/>
              <w:marBottom w:val="0"/>
              <w:divBdr>
                <w:top w:val="none" w:sz="0" w:space="0" w:color="auto"/>
                <w:left w:val="none" w:sz="0" w:space="0" w:color="auto"/>
                <w:bottom w:val="none" w:sz="0" w:space="0" w:color="auto"/>
                <w:right w:val="none" w:sz="0" w:space="0" w:color="auto"/>
              </w:divBdr>
            </w:div>
            <w:div w:id="1872961040">
              <w:marLeft w:val="0"/>
              <w:marRight w:val="0"/>
              <w:marTop w:val="0"/>
              <w:marBottom w:val="0"/>
              <w:divBdr>
                <w:top w:val="none" w:sz="0" w:space="0" w:color="auto"/>
                <w:left w:val="none" w:sz="0" w:space="0" w:color="auto"/>
                <w:bottom w:val="none" w:sz="0" w:space="0" w:color="auto"/>
                <w:right w:val="none" w:sz="0" w:space="0" w:color="auto"/>
              </w:divBdr>
            </w:div>
            <w:div w:id="1873035725">
              <w:marLeft w:val="0"/>
              <w:marRight w:val="0"/>
              <w:marTop w:val="0"/>
              <w:marBottom w:val="0"/>
              <w:divBdr>
                <w:top w:val="none" w:sz="0" w:space="0" w:color="auto"/>
                <w:left w:val="none" w:sz="0" w:space="0" w:color="auto"/>
                <w:bottom w:val="none" w:sz="0" w:space="0" w:color="auto"/>
                <w:right w:val="none" w:sz="0" w:space="0" w:color="auto"/>
              </w:divBdr>
            </w:div>
            <w:div w:id="1873224969">
              <w:marLeft w:val="0"/>
              <w:marRight w:val="0"/>
              <w:marTop w:val="0"/>
              <w:marBottom w:val="0"/>
              <w:divBdr>
                <w:top w:val="none" w:sz="0" w:space="0" w:color="auto"/>
                <w:left w:val="none" w:sz="0" w:space="0" w:color="auto"/>
                <w:bottom w:val="none" w:sz="0" w:space="0" w:color="auto"/>
                <w:right w:val="none" w:sz="0" w:space="0" w:color="auto"/>
              </w:divBdr>
            </w:div>
            <w:div w:id="1873954509">
              <w:marLeft w:val="0"/>
              <w:marRight w:val="0"/>
              <w:marTop w:val="0"/>
              <w:marBottom w:val="0"/>
              <w:divBdr>
                <w:top w:val="none" w:sz="0" w:space="0" w:color="auto"/>
                <w:left w:val="none" w:sz="0" w:space="0" w:color="auto"/>
                <w:bottom w:val="none" w:sz="0" w:space="0" w:color="auto"/>
                <w:right w:val="none" w:sz="0" w:space="0" w:color="auto"/>
              </w:divBdr>
            </w:div>
            <w:div w:id="1874683728">
              <w:marLeft w:val="0"/>
              <w:marRight w:val="0"/>
              <w:marTop w:val="0"/>
              <w:marBottom w:val="0"/>
              <w:divBdr>
                <w:top w:val="none" w:sz="0" w:space="0" w:color="auto"/>
                <w:left w:val="none" w:sz="0" w:space="0" w:color="auto"/>
                <w:bottom w:val="none" w:sz="0" w:space="0" w:color="auto"/>
                <w:right w:val="none" w:sz="0" w:space="0" w:color="auto"/>
              </w:divBdr>
            </w:div>
            <w:div w:id="1876311449">
              <w:marLeft w:val="0"/>
              <w:marRight w:val="0"/>
              <w:marTop w:val="0"/>
              <w:marBottom w:val="0"/>
              <w:divBdr>
                <w:top w:val="none" w:sz="0" w:space="0" w:color="auto"/>
                <w:left w:val="none" w:sz="0" w:space="0" w:color="auto"/>
                <w:bottom w:val="none" w:sz="0" w:space="0" w:color="auto"/>
                <w:right w:val="none" w:sz="0" w:space="0" w:color="auto"/>
              </w:divBdr>
            </w:div>
            <w:div w:id="1877161739">
              <w:marLeft w:val="0"/>
              <w:marRight w:val="0"/>
              <w:marTop w:val="0"/>
              <w:marBottom w:val="0"/>
              <w:divBdr>
                <w:top w:val="none" w:sz="0" w:space="0" w:color="auto"/>
                <w:left w:val="none" w:sz="0" w:space="0" w:color="auto"/>
                <w:bottom w:val="none" w:sz="0" w:space="0" w:color="auto"/>
                <w:right w:val="none" w:sz="0" w:space="0" w:color="auto"/>
              </w:divBdr>
            </w:div>
            <w:div w:id="1878202984">
              <w:marLeft w:val="0"/>
              <w:marRight w:val="0"/>
              <w:marTop w:val="0"/>
              <w:marBottom w:val="0"/>
              <w:divBdr>
                <w:top w:val="none" w:sz="0" w:space="0" w:color="auto"/>
                <w:left w:val="none" w:sz="0" w:space="0" w:color="auto"/>
                <w:bottom w:val="none" w:sz="0" w:space="0" w:color="auto"/>
                <w:right w:val="none" w:sz="0" w:space="0" w:color="auto"/>
              </w:divBdr>
            </w:div>
            <w:div w:id="1878658799">
              <w:marLeft w:val="0"/>
              <w:marRight w:val="0"/>
              <w:marTop w:val="0"/>
              <w:marBottom w:val="0"/>
              <w:divBdr>
                <w:top w:val="none" w:sz="0" w:space="0" w:color="auto"/>
                <w:left w:val="none" w:sz="0" w:space="0" w:color="auto"/>
                <w:bottom w:val="none" w:sz="0" w:space="0" w:color="auto"/>
                <w:right w:val="none" w:sz="0" w:space="0" w:color="auto"/>
              </w:divBdr>
            </w:div>
            <w:div w:id="1880436982">
              <w:marLeft w:val="0"/>
              <w:marRight w:val="0"/>
              <w:marTop w:val="0"/>
              <w:marBottom w:val="0"/>
              <w:divBdr>
                <w:top w:val="none" w:sz="0" w:space="0" w:color="auto"/>
                <w:left w:val="none" w:sz="0" w:space="0" w:color="auto"/>
                <w:bottom w:val="none" w:sz="0" w:space="0" w:color="auto"/>
                <w:right w:val="none" w:sz="0" w:space="0" w:color="auto"/>
              </w:divBdr>
            </w:div>
            <w:div w:id="1882284453">
              <w:marLeft w:val="0"/>
              <w:marRight w:val="0"/>
              <w:marTop w:val="0"/>
              <w:marBottom w:val="0"/>
              <w:divBdr>
                <w:top w:val="none" w:sz="0" w:space="0" w:color="auto"/>
                <w:left w:val="none" w:sz="0" w:space="0" w:color="auto"/>
                <w:bottom w:val="none" w:sz="0" w:space="0" w:color="auto"/>
                <w:right w:val="none" w:sz="0" w:space="0" w:color="auto"/>
              </w:divBdr>
            </w:div>
            <w:div w:id="1882861645">
              <w:marLeft w:val="0"/>
              <w:marRight w:val="0"/>
              <w:marTop w:val="0"/>
              <w:marBottom w:val="0"/>
              <w:divBdr>
                <w:top w:val="none" w:sz="0" w:space="0" w:color="auto"/>
                <w:left w:val="none" w:sz="0" w:space="0" w:color="auto"/>
                <w:bottom w:val="none" w:sz="0" w:space="0" w:color="auto"/>
                <w:right w:val="none" w:sz="0" w:space="0" w:color="auto"/>
              </w:divBdr>
            </w:div>
            <w:div w:id="1883320224">
              <w:marLeft w:val="0"/>
              <w:marRight w:val="0"/>
              <w:marTop w:val="0"/>
              <w:marBottom w:val="0"/>
              <w:divBdr>
                <w:top w:val="none" w:sz="0" w:space="0" w:color="auto"/>
                <w:left w:val="none" w:sz="0" w:space="0" w:color="auto"/>
                <w:bottom w:val="none" w:sz="0" w:space="0" w:color="auto"/>
                <w:right w:val="none" w:sz="0" w:space="0" w:color="auto"/>
              </w:divBdr>
            </w:div>
            <w:div w:id="1883978763">
              <w:marLeft w:val="0"/>
              <w:marRight w:val="0"/>
              <w:marTop w:val="0"/>
              <w:marBottom w:val="0"/>
              <w:divBdr>
                <w:top w:val="none" w:sz="0" w:space="0" w:color="auto"/>
                <w:left w:val="none" w:sz="0" w:space="0" w:color="auto"/>
                <w:bottom w:val="none" w:sz="0" w:space="0" w:color="auto"/>
                <w:right w:val="none" w:sz="0" w:space="0" w:color="auto"/>
              </w:divBdr>
            </w:div>
            <w:div w:id="1886984069">
              <w:marLeft w:val="0"/>
              <w:marRight w:val="0"/>
              <w:marTop w:val="0"/>
              <w:marBottom w:val="0"/>
              <w:divBdr>
                <w:top w:val="none" w:sz="0" w:space="0" w:color="auto"/>
                <w:left w:val="none" w:sz="0" w:space="0" w:color="auto"/>
                <w:bottom w:val="none" w:sz="0" w:space="0" w:color="auto"/>
                <w:right w:val="none" w:sz="0" w:space="0" w:color="auto"/>
              </w:divBdr>
            </w:div>
            <w:div w:id="1889537210">
              <w:marLeft w:val="0"/>
              <w:marRight w:val="0"/>
              <w:marTop w:val="0"/>
              <w:marBottom w:val="0"/>
              <w:divBdr>
                <w:top w:val="none" w:sz="0" w:space="0" w:color="auto"/>
                <w:left w:val="none" w:sz="0" w:space="0" w:color="auto"/>
                <w:bottom w:val="none" w:sz="0" w:space="0" w:color="auto"/>
                <w:right w:val="none" w:sz="0" w:space="0" w:color="auto"/>
              </w:divBdr>
            </w:div>
            <w:div w:id="1889611263">
              <w:marLeft w:val="0"/>
              <w:marRight w:val="0"/>
              <w:marTop w:val="0"/>
              <w:marBottom w:val="0"/>
              <w:divBdr>
                <w:top w:val="none" w:sz="0" w:space="0" w:color="auto"/>
                <w:left w:val="none" w:sz="0" w:space="0" w:color="auto"/>
                <w:bottom w:val="none" w:sz="0" w:space="0" w:color="auto"/>
                <w:right w:val="none" w:sz="0" w:space="0" w:color="auto"/>
              </w:divBdr>
            </w:div>
            <w:div w:id="1891258136">
              <w:marLeft w:val="0"/>
              <w:marRight w:val="0"/>
              <w:marTop w:val="0"/>
              <w:marBottom w:val="0"/>
              <w:divBdr>
                <w:top w:val="none" w:sz="0" w:space="0" w:color="auto"/>
                <w:left w:val="none" w:sz="0" w:space="0" w:color="auto"/>
                <w:bottom w:val="none" w:sz="0" w:space="0" w:color="auto"/>
                <w:right w:val="none" w:sz="0" w:space="0" w:color="auto"/>
              </w:divBdr>
            </w:div>
            <w:div w:id="1894802828">
              <w:marLeft w:val="0"/>
              <w:marRight w:val="0"/>
              <w:marTop w:val="0"/>
              <w:marBottom w:val="0"/>
              <w:divBdr>
                <w:top w:val="none" w:sz="0" w:space="0" w:color="auto"/>
                <w:left w:val="none" w:sz="0" w:space="0" w:color="auto"/>
                <w:bottom w:val="none" w:sz="0" w:space="0" w:color="auto"/>
                <w:right w:val="none" w:sz="0" w:space="0" w:color="auto"/>
              </w:divBdr>
            </w:div>
            <w:div w:id="1894929192">
              <w:marLeft w:val="0"/>
              <w:marRight w:val="0"/>
              <w:marTop w:val="0"/>
              <w:marBottom w:val="0"/>
              <w:divBdr>
                <w:top w:val="none" w:sz="0" w:space="0" w:color="auto"/>
                <w:left w:val="none" w:sz="0" w:space="0" w:color="auto"/>
                <w:bottom w:val="none" w:sz="0" w:space="0" w:color="auto"/>
                <w:right w:val="none" w:sz="0" w:space="0" w:color="auto"/>
              </w:divBdr>
            </w:div>
            <w:div w:id="1897280187">
              <w:marLeft w:val="0"/>
              <w:marRight w:val="0"/>
              <w:marTop w:val="0"/>
              <w:marBottom w:val="0"/>
              <w:divBdr>
                <w:top w:val="none" w:sz="0" w:space="0" w:color="auto"/>
                <w:left w:val="none" w:sz="0" w:space="0" w:color="auto"/>
                <w:bottom w:val="none" w:sz="0" w:space="0" w:color="auto"/>
                <w:right w:val="none" w:sz="0" w:space="0" w:color="auto"/>
              </w:divBdr>
            </w:div>
            <w:div w:id="1897471566">
              <w:marLeft w:val="0"/>
              <w:marRight w:val="0"/>
              <w:marTop w:val="0"/>
              <w:marBottom w:val="0"/>
              <w:divBdr>
                <w:top w:val="none" w:sz="0" w:space="0" w:color="auto"/>
                <w:left w:val="none" w:sz="0" w:space="0" w:color="auto"/>
                <w:bottom w:val="none" w:sz="0" w:space="0" w:color="auto"/>
                <w:right w:val="none" w:sz="0" w:space="0" w:color="auto"/>
              </w:divBdr>
            </w:div>
            <w:div w:id="1897622220">
              <w:marLeft w:val="0"/>
              <w:marRight w:val="0"/>
              <w:marTop w:val="0"/>
              <w:marBottom w:val="0"/>
              <w:divBdr>
                <w:top w:val="none" w:sz="0" w:space="0" w:color="auto"/>
                <w:left w:val="none" w:sz="0" w:space="0" w:color="auto"/>
                <w:bottom w:val="none" w:sz="0" w:space="0" w:color="auto"/>
                <w:right w:val="none" w:sz="0" w:space="0" w:color="auto"/>
              </w:divBdr>
            </w:div>
            <w:div w:id="1899969265">
              <w:marLeft w:val="0"/>
              <w:marRight w:val="0"/>
              <w:marTop w:val="0"/>
              <w:marBottom w:val="0"/>
              <w:divBdr>
                <w:top w:val="none" w:sz="0" w:space="0" w:color="auto"/>
                <w:left w:val="none" w:sz="0" w:space="0" w:color="auto"/>
                <w:bottom w:val="none" w:sz="0" w:space="0" w:color="auto"/>
                <w:right w:val="none" w:sz="0" w:space="0" w:color="auto"/>
              </w:divBdr>
            </w:div>
            <w:div w:id="1900746430">
              <w:marLeft w:val="0"/>
              <w:marRight w:val="0"/>
              <w:marTop w:val="0"/>
              <w:marBottom w:val="0"/>
              <w:divBdr>
                <w:top w:val="none" w:sz="0" w:space="0" w:color="auto"/>
                <w:left w:val="none" w:sz="0" w:space="0" w:color="auto"/>
                <w:bottom w:val="none" w:sz="0" w:space="0" w:color="auto"/>
                <w:right w:val="none" w:sz="0" w:space="0" w:color="auto"/>
              </w:divBdr>
            </w:div>
            <w:div w:id="1901357237">
              <w:marLeft w:val="0"/>
              <w:marRight w:val="0"/>
              <w:marTop w:val="0"/>
              <w:marBottom w:val="0"/>
              <w:divBdr>
                <w:top w:val="none" w:sz="0" w:space="0" w:color="auto"/>
                <w:left w:val="none" w:sz="0" w:space="0" w:color="auto"/>
                <w:bottom w:val="none" w:sz="0" w:space="0" w:color="auto"/>
                <w:right w:val="none" w:sz="0" w:space="0" w:color="auto"/>
              </w:divBdr>
            </w:div>
            <w:div w:id="1901599907">
              <w:marLeft w:val="0"/>
              <w:marRight w:val="0"/>
              <w:marTop w:val="0"/>
              <w:marBottom w:val="0"/>
              <w:divBdr>
                <w:top w:val="none" w:sz="0" w:space="0" w:color="auto"/>
                <w:left w:val="none" w:sz="0" w:space="0" w:color="auto"/>
                <w:bottom w:val="none" w:sz="0" w:space="0" w:color="auto"/>
                <w:right w:val="none" w:sz="0" w:space="0" w:color="auto"/>
              </w:divBdr>
              <w:divsChild>
                <w:div w:id="235743940">
                  <w:marLeft w:val="0"/>
                  <w:marRight w:val="0"/>
                  <w:marTop w:val="0"/>
                  <w:marBottom w:val="0"/>
                  <w:divBdr>
                    <w:top w:val="none" w:sz="0" w:space="0" w:color="auto"/>
                    <w:left w:val="none" w:sz="0" w:space="0" w:color="auto"/>
                    <w:bottom w:val="none" w:sz="0" w:space="0" w:color="auto"/>
                    <w:right w:val="none" w:sz="0" w:space="0" w:color="auto"/>
                  </w:divBdr>
                </w:div>
                <w:div w:id="628901804">
                  <w:marLeft w:val="0"/>
                  <w:marRight w:val="0"/>
                  <w:marTop w:val="0"/>
                  <w:marBottom w:val="0"/>
                  <w:divBdr>
                    <w:top w:val="none" w:sz="0" w:space="0" w:color="auto"/>
                    <w:left w:val="none" w:sz="0" w:space="0" w:color="auto"/>
                    <w:bottom w:val="none" w:sz="0" w:space="0" w:color="auto"/>
                    <w:right w:val="none" w:sz="0" w:space="0" w:color="auto"/>
                  </w:divBdr>
                </w:div>
                <w:div w:id="713775110">
                  <w:marLeft w:val="0"/>
                  <w:marRight w:val="0"/>
                  <w:marTop w:val="0"/>
                  <w:marBottom w:val="0"/>
                  <w:divBdr>
                    <w:top w:val="none" w:sz="0" w:space="0" w:color="auto"/>
                    <w:left w:val="none" w:sz="0" w:space="0" w:color="auto"/>
                    <w:bottom w:val="none" w:sz="0" w:space="0" w:color="auto"/>
                    <w:right w:val="none" w:sz="0" w:space="0" w:color="auto"/>
                  </w:divBdr>
                </w:div>
                <w:div w:id="715393077">
                  <w:marLeft w:val="0"/>
                  <w:marRight w:val="0"/>
                  <w:marTop w:val="0"/>
                  <w:marBottom w:val="0"/>
                  <w:divBdr>
                    <w:top w:val="none" w:sz="0" w:space="0" w:color="auto"/>
                    <w:left w:val="none" w:sz="0" w:space="0" w:color="auto"/>
                    <w:bottom w:val="none" w:sz="0" w:space="0" w:color="auto"/>
                    <w:right w:val="none" w:sz="0" w:space="0" w:color="auto"/>
                  </w:divBdr>
                </w:div>
                <w:div w:id="1014303265">
                  <w:marLeft w:val="0"/>
                  <w:marRight w:val="0"/>
                  <w:marTop w:val="0"/>
                  <w:marBottom w:val="0"/>
                  <w:divBdr>
                    <w:top w:val="none" w:sz="0" w:space="0" w:color="auto"/>
                    <w:left w:val="none" w:sz="0" w:space="0" w:color="auto"/>
                    <w:bottom w:val="none" w:sz="0" w:space="0" w:color="auto"/>
                    <w:right w:val="none" w:sz="0" w:space="0" w:color="auto"/>
                  </w:divBdr>
                </w:div>
                <w:div w:id="1563711233">
                  <w:marLeft w:val="0"/>
                  <w:marRight w:val="0"/>
                  <w:marTop w:val="0"/>
                  <w:marBottom w:val="0"/>
                  <w:divBdr>
                    <w:top w:val="none" w:sz="0" w:space="0" w:color="auto"/>
                    <w:left w:val="none" w:sz="0" w:space="0" w:color="auto"/>
                    <w:bottom w:val="none" w:sz="0" w:space="0" w:color="auto"/>
                    <w:right w:val="none" w:sz="0" w:space="0" w:color="auto"/>
                  </w:divBdr>
                </w:div>
                <w:div w:id="1853953413">
                  <w:marLeft w:val="0"/>
                  <w:marRight w:val="0"/>
                  <w:marTop w:val="0"/>
                  <w:marBottom w:val="0"/>
                  <w:divBdr>
                    <w:top w:val="none" w:sz="0" w:space="0" w:color="auto"/>
                    <w:left w:val="none" w:sz="0" w:space="0" w:color="auto"/>
                    <w:bottom w:val="none" w:sz="0" w:space="0" w:color="auto"/>
                    <w:right w:val="none" w:sz="0" w:space="0" w:color="auto"/>
                  </w:divBdr>
                </w:div>
              </w:divsChild>
            </w:div>
            <w:div w:id="1902057926">
              <w:marLeft w:val="0"/>
              <w:marRight w:val="0"/>
              <w:marTop w:val="0"/>
              <w:marBottom w:val="0"/>
              <w:divBdr>
                <w:top w:val="none" w:sz="0" w:space="0" w:color="auto"/>
                <w:left w:val="none" w:sz="0" w:space="0" w:color="auto"/>
                <w:bottom w:val="none" w:sz="0" w:space="0" w:color="auto"/>
                <w:right w:val="none" w:sz="0" w:space="0" w:color="auto"/>
              </w:divBdr>
            </w:div>
            <w:div w:id="1903250369">
              <w:marLeft w:val="0"/>
              <w:marRight w:val="0"/>
              <w:marTop w:val="0"/>
              <w:marBottom w:val="0"/>
              <w:divBdr>
                <w:top w:val="none" w:sz="0" w:space="0" w:color="auto"/>
                <w:left w:val="none" w:sz="0" w:space="0" w:color="auto"/>
                <w:bottom w:val="none" w:sz="0" w:space="0" w:color="auto"/>
                <w:right w:val="none" w:sz="0" w:space="0" w:color="auto"/>
              </w:divBdr>
            </w:div>
            <w:div w:id="1903447598">
              <w:marLeft w:val="0"/>
              <w:marRight w:val="0"/>
              <w:marTop w:val="0"/>
              <w:marBottom w:val="0"/>
              <w:divBdr>
                <w:top w:val="none" w:sz="0" w:space="0" w:color="auto"/>
                <w:left w:val="none" w:sz="0" w:space="0" w:color="auto"/>
                <w:bottom w:val="none" w:sz="0" w:space="0" w:color="auto"/>
                <w:right w:val="none" w:sz="0" w:space="0" w:color="auto"/>
              </w:divBdr>
            </w:div>
            <w:div w:id="1905026325">
              <w:marLeft w:val="0"/>
              <w:marRight w:val="0"/>
              <w:marTop w:val="0"/>
              <w:marBottom w:val="0"/>
              <w:divBdr>
                <w:top w:val="none" w:sz="0" w:space="0" w:color="auto"/>
                <w:left w:val="none" w:sz="0" w:space="0" w:color="auto"/>
                <w:bottom w:val="none" w:sz="0" w:space="0" w:color="auto"/>
                <w:right w:val="none" w:sz="0" w:space="0" w:color="auto"/>
              </w:divBdr>
            </w:div>
            <w:div w:id="1906719174">
              <w:marLeft w:val="0"/>
              <w:marRight w:val="0"/>
              <w:marTop w:val="0"/>
              <w:marBottom w:val="0"/>
              <w:divBdr>
                <w:top w:val="none" w:sz="0" w:space="0" w:color="auto"/>
                <w:left w:val="none" w:sz="0" w:space="0" w:color="auto"/>
                <w:bottom w:val="none" w:sz="0" w:space="0" w:color="auto"/>
                <w:right w:val="none" w:sz="0" w:space="0" w:color="auto"/>
              </w:divBdr>
            </w:div>
            <w:div w:id="1906911523">
              <w:marLeft w:val="0"/>
              <w:marRight w:val="0"/>
              <w:marTop w:val="0"/>
              <w:marBottom w:val="0"/>
              <w:divBdr>
                <w:top w:val="none" w:sz="0" w:space="0" w:color="auto"/>
                <w:left w:val="none" w:sz="0" w:space="0" w:color="auto"/>
                <w:bottom w:val="none" w:sz="0" w:space="0" w:color="auto"/>
                <w:right w:val="none" w:sz="0" w:space="0" w:color="auto"/>
              </w:divBdr>
            </w:div>
            <w:div w:id="1907107212">
              <w:marLeft w:val="0"/>
              <w:marRight w:val="0"/>
              <w:marTop w:val="0"/>
              <w:marBottom w:val="0"/>
              <w:divBdr>
                <w:top w:val="none" w:sz="0" w:space="0" w:color="auto"/>
                <w:left w:val="none" w:sz="0" w:space="0" w:color="auto"/>
                <w:bottom w:val="none" w:sz="0" w:space="0" w:color="auto"/>
                <w:right w:val="none" w:sz="0" w:space="0" w:color="auto"/>
              </w:divBdr>
            </w:div>
            <w:div w:id="1908030276">
              <w:marLeft w:val="0"/>
              <w:marRight w:val="0"/>
              <w:marTop w:val="0"/>
              <w:marBottom w:val="0"/>
              <w:divBdr>
                <w:top w:val="none" w:sz="0" w:space="0" w:color="auto"/>
                <w:left w:val="none" w:sz="0" w:space="0" w:color="auto"/>
                <w:bottom w:val="none" w:sz="0" w:space="0" w:color="auto"/>
                <w:right w:val="none" w:sz="0" w:space="0" w:color="auto"/>
              </w:divBdr>
            </w:div>
            <w:div w:id="1911305966">
              <w:marLeft w:val="0"/>
              <w:marRight w:val="0"/>
              <w:marTop w:val="360"/>
              <w:marBottom w:val="0"/>
              <w:divBdr>
                <w:top w:val="single" w:sz="6" w:space="0" w:color="auto"/>
                <w:left w:val="single" w:sz="6" w:space="0" w:color="auto"/>
                <w:bottom w:val="single" w:sz="6" w:space="0" w:color="auto"/>
                <w:right w:val="single" w:sz="6" w:space="0" w:color="auto"/>
              </w:divBdr>
            </w:div>
            <w:div w:id="1911690817">
              <w:marLeft w:val="0"/>
              <w:marRight w:val="0"/>
              <w:marTop w:val="0"/>
              <w:marBottom w:val="0"/>
              <w:divBdr>
                <w:top w:val="none" w:sz="0" w:space="0" w:color="auto"/>
                <w:left w:val="none" w:sz="0" w:space="0" w:color="auto"/>
                <w:bottom w:val="none" w:sz="0" w:space="0" w:color="auto"/>
                <w:right w:val="none" w:sz="0" w:space="0" w:color="auto"/>
              </w:divBdr>
            </w:div>
            <w:div w:id="1911966496">
              <w:marLeft w:val="0"/>
              <w:marRight w:val="0"/>
              <w:marTop w:val="0"/>
              <w:marBottom w:val="0"/>
              <w:divBdr>
                <w:top w:val="none" w:sz="0" w:space="0" w:color="auto"/>
                <w:left w:val="none" w:sz="0" w:space="0" w:color="auto"/>
                <w:bottom w:val="none" w:sz="0" w:space="0" w:color="auto"/>
                <w:right w:val="none" w:sz="0" w:space="0" w:color="auto"/>
              </w:divBdr>
            </w:div>
            <w:div w:id="1914700311">
              <w:marLeft w:val="0"/>
              <w:marRight w:val="0"/>
              <w:marTop w:val="0"/>
              <w:marBottom w:val="0"/>
              <w:divBdr>
                <w:top w:val="none" w:sz="0" w:space="0" w:color="auto"/>
                <w:left w:val="none" w:sz="0" w:space="0" w:color="auto"/>
                <w:bottom w:val="none" w:sz="0" w:space="0" w:color="auto"/>
                <w:right w:val="none" w:sz="0" w:space="0" w:color="auto"/>
              </w:divBdr>
            </w:div>
            <w:div w:id="1914927604">
              <w:marLeft w:val="0"/>
              <w:marRight w:val="0"/>
              <w:marTop w:val="0"/>
              <w:marBottom w:val="0"/>
              <w:divBdr>
                <w:top w:val="none" w:sz="0" w:space="0" w:color="auto"/>
                <w:left w:val="none" w:sz="0" w:space="0" w:color="auto"/>
                <w:bottom w:val="none" w:sz="0" w:space="0" w:color="auto"/>
                <w:right w:val="none" w:sz="0" w:space="0" w:color="auto"/>
              </w:divBdr>
            </w:div>
            <w:div w:id="1917938765">
              <w:marLeft w:val="0"/>
              <w:marRight w:val="0"/>
              <w:marTop w:val="0"/>
              <w:marBottom w:val="0"/>
              <w:divBdr>
                <w:top w:val="none" w:sz="0" w:space="0" w:color="auto"/>
                <w:left w:val="none" w:sz="0" w:space="0" w:color="auto"/>
                <w:bottom w:val="none" w:sz="0" w:space="0" w:color="auto"/>
                <w:right w:val="none" w:sz="0" w:space="0" w:color="auto"/>
              </w:divBdr>
            </w:div>
            <w:div w:id="1921138960">
              <w:marLeft w:val="0"/>
              <w:marRight w:val="0"/>
              <w:marTop w:val="0"/>
              <w:marBottom w:val="0"/>
              <w:divBdr>
                <w:top w:val="none" w:sz="0" w:space="0" w:color="auto"/>
                <w:left w:val="none" w:sz="0" w:space="0" w:color="auto"/>
                <w:bottom w:val="none" w:sz="0" w:space="0" w:color="auto"/>
                <w:right w:val="none" w:sz="0" w:space="0" w:color="auto"/>
              </w:divBdr>
            </w:div>
            <w:div w:id="1922595722">
              <w:marLeft w:val="0"/>
              <w:marRight w:val="0"/>
              <w:marTop w:val="0"/>
              <w:marBottom w:val="0"/>
              <w:divBdr>
                <w:top w:val="none" w:sz="0" w:space="0" w:color="auto"/>
                <w:left w:val="none" w:sz="0" w:space="0" w:color="auto"/>
                <w:bottom w:val="none" w:sz="0" w:space="0" w:color="auto"/>
                <w:right w:val="none" w:sz="0" w:space="0" w:color="auto"/>
              </w:divBdr>
            </w:div>
            <w:div w:id="1922716463">
              <w:marLeft w:val="0"/>
              <w:marRight w:val="0"/>
              <w:marTop w:val="0"/>
              <w:marBottom w:val="0"/>
              <w:divBdr>
                <w:top w:val="none" w:sz="0" w:space="0" w:color="auto"/>
                <w:left w:val="none" w:sz="0" w:space="0" w:color="auto"/>
                <w:bottom w:val="none" w:sz="0" w:space="0" w:color="auto"/>
                <w:right w:val="none" w:sz="0" w:space="0" w:color="auto"/>
              </w:divBdr>
            </w:div>
            <w:div w:id="1924339241">
              <w:marLeft w:val="0"/>
              <w:marRight w:val="0"/>
              <w:marTop w:val="0"/>
              <w:marBottom w:val="0"/>
              <w:divBdr>
                <w:top w:val="none" w:sz="0" w:space="0" w:color="auto"/>
                <w:left w:val="none" w:sz="0" w:space="0" w:color="auto"/>
                <w:bottom w:val="none" w:sz="0" w:space="0" w:color="auto"/>
                <w:right w:val="none" w:sz="0" w:space="0" w:color="auto"/>
              </w:divBdr>
            </w:div>
            <w:div w:id="1926720646">
              <w:marLeft w:val="0"/>
              <w:marRight w:val="0"/>
              <w:marTop w:val="0"/>
              <w:marBottom w:val="0"/>
              <w:divBdr>
                <w:top w:val="none" w:sz="0" w:space="0" w:color="auto"/>
                <w:left w:val="none" w:sz="0" w:space="0" w:color="auto"/>
                <w:bottom w:val="none" w:sz="0" w:space="0" w:color="auto"/>
                <w:right w:val="none" w:sz="0" w:space="0" w:color="auto"/>
              </w:divBdr>
            </w:div>
            <w:div w:id="1927302926">
              <w:marLeft w:val="0"/>
              <w:marRight w:val="0"/>
              <w:marTop w:val="0"/>
              <w:marBottom w:val="0"/>
              <w:divBdr>
                <w:top w:val="none" w:sz="0" w:space="0" w:color="auto"/>
                <w:left w:val="none" w:sz="0" w:space="0" w:color="auto"/>
                <w:bottom w:val="none" w:sz="0" w:space="0" w:color="auto"/>
                <w:right w:val="none" w:sz="0" w:space="0" w:color="auto"/>
              </w:divBdr>
            </w:div>
            <w:div w:id="1928465941">
              <w:marLeft w:val="0"/>
              <w:marRight w:val="0"/>
              <w:marTop w:val="0"/>
              <w:marBottom w:val="0"/>
              <w:divBdr>
                <w:top w:val="none" w:sz="0" w:space="0" w:color="auto"/>
                <w:left w:val="none" w:sz="0" w:space="0" w:color="auto"/>
                <w:bottom w:val="none" w:sz="0" w:space="0" w:color="auto"/>
                <w:right w:val="none" w:sz="0" w:space="0" w:color="auto"/>
              </w:divBdr>
            </w:div>
            <w:div w:id="1929535452">
              <w:marLeft w:val="0"/>
              <w:marRight w:val="0"/>
              <w:marTop w:val="0"/>
              <w:marBottom w:val="0"/>
              <w:divBdr>
                <w:top w:val="none" w:sz="0" w:space="0" w:color="auto"/>
                <w:left w:val="none" w:sz="0" w:space="0" w:color="auto"/>
                <w:bottom w:val="none" w:sz="0" w:space="0" w:color="auto"/>
                <w:right w:val="none" w:sz="0" w:space="0" w:color="auto"/>
              </w:divBdr>
            </w:div>
            <w:div w:id="1931041588">
              <w:marLeft w:val="0"/>
              <w:marRight w:val="0"/>
              <w:marTop w:val="0"/>
              <w:marBottom w:val="0"/>
              <w:divBdr>
                <w:top w:val="none" w:sz="0" w:space="0" w:color="auto"/>
                <w:left w:val="none" w:sz="0" w:space="0" w:color="auto"/>
                <w:bottom w:val="none" w:sz="0" w:space="0" w:color="auto"/>
                <w:right w:val="none" w:sz="0" w:space="0" w:color="auto"/>
              </w:divBdr>
              <w:divsChild>
                <w:div w:id="1120494489">
                  <w:marLeft w:val="0"/>
                  <w:marRight w:val="0"/>
                  <w:marTop w:val="0"/>
                  <w:marBottom w:val="0"/>
                  <w:divBdr>
                    <w:top w:val="none" w:sz="0" w:space="0" w:color="auto"/>
                    <w:left w:val="none" w:sz="0" w:space="0" w:color="auto"/>
                    <w:bottom w:val="none" w:sz="0" w:space="0" w:color="auto"/>
                    <w:right w:val="none" w:sz="0" w:space="0" w:color="auto"/>
                  </w:divBdr>
                </w:div>
                <w:div w:id="1285307982">
                  <w:marLeft w:val="0"/>
                  <w:marRight w:val="0"/>
                  <w:marTop w:val="0"/>
                  <w:marBottom w:val="0"/>
                  <w:divBdr>
                    <w:top w:val="none" w:sz="0" w:space="0" w:color="auto"/>
                    <w:left w:val="none" w:sz="0" w:space="0" w:color="auto"/>
                    <w:bottom w:val="none" w:sz="0" w:space="0" w:color="auto"/>
                    <w:right w:val="none" w:sz="0" w:space="0" w:color="auto"/>
                  </w:divBdr>
                </w:div>
                <w:div w:id="1985699658">
                  <w:marLeft w:val="0"/>
                  <w:marRight w:val="0"/>
                  <w:marTop w:val="0"/>
                  <w:marBottom w:val="0"/>
                  <w:divBdr>
                    <w:top w:val="none" w:sz="0" w:space="0" w:color="auto"/>
                    <w:left w:val="none" w:sz="0" w:space="0" w:color="auto"/>
                    <w:bottom w:val="none" w:sz="0" w:space="0" w:color="auto"/>
                    <w:right w:val="none" w:sz="0" w:space="0" w:color="auto"/>
                  </w:divBdr>
                </w:div>
                <w:div w:id="2138065978">
                  <w:marLeft w:val="0"/>
                  <w:marRight w:val="0"/>
                  <w:marTop w:val="0"/>
                  <w:marBottom w:val="0"/>
                  <w:divBdr>
                    <w:top w:val="none" w:sz="0" w:space="0" w:color="auto"/>
                    <w:left w:val="none" w:sz="0" w:space="0" w:color="auto"/>
                    <w:bottom w:val="none" w:sz="0" w:space="0" w:color="auto"/>
                    <w:right w:val="none" w:sz="0" w:space="0" w:color="auto"/>
                  </w:divBdr>
                </w:div>
              </w:divsChild>
            </w:div>
            <w:div w:id="1931891716">
              <w:marLeft w:val="0"/>
              <w:marRight w:val="0"/>
              <w:marTop w:val="0"/>
              <w:marBottom w:val="0"/>
              <w:divBdr>
                <w:top w:val="none" w:sz="0" w:space="0" w:color="auto"/>
                <w:left w:val="none" w:sz="0" w:space="0" w:color="auto"/>
                <w:bottom w:val="none" w:sz="0" w:space="0" w:color="auto"/>
                <w:right w:val="none" w:sz="0" w:space="0" w:color="auto"/>
              </w:divBdr>
            </w:div>
            <w:div w:id="1932544645">
              <w:marLeft w:val="0"/>
              <w:marRight w:val="0"/>
              <w:marTop w:val="0"/>
              <w:marBottom w:val="0"/>
              <w:divBdr>
                <w:top w:val="none" w:sz="0" w:space="0" w:color="auto"/>
                <w:left w:val="none" w:sz="0" w:space="0" w:color="auto"/>
                <w:bottom w:val="none" w:sz="0" w:space="0" w:color="auto"/>
                <w:right w:val="none" w:sz="0" w:space="0" w:color="auto"/>
              </w:divBdr>
            </w:div>
            <w:div w:id="1935243240">
              <w:marLeft w:val="0"/>
              <w:marRight w:val="0"/>
              <w:marTop w:val="0"/>
              <w:marBottom w:val="0"/>
              <w:divBdr>
                <w:top w:val="none" w:sz="0" w:space="0" w:color="auto"/>
                <w:left w:val="none" w:sz="0" w:space="0" w:color="auto"/>
                <w:bottom w:val="none" w:sz="0" w:space="0" w:color="auto"/>
                <w:right w:val="none" w:sz="0" w:space="0" w:color="auto"/>
              </w:divBdr>
            </w:div>
            <w:div w:id="1936745914">
              <w:marLeft w:val="0"/>
              <w:marRight w:val="0"/>
              <w:marTop w:val="0"/>
              <w:marBottom w:val="0"/>
              <w:divBdr>
                <w:top w:val="none" w:sz="0" w:space="0" w:color="auto"/>
                <w:left w:val="none" w:sz="0" w:space="0" w:color="auto"/>
                <w:bottom w:val="none" w:sz="0" w:space="0" w:color="auto"/>
                <w:right w:val="none" w:sz="0" w:space="0" w:color="auto"/>
              </w:divBdr>
            </w:div>
            <w:div w:id="1937400833">
              <w:marLeft w:val="0"/>
              <w:marRight w:val="0"/>
              <w:marTop w:val="0"/>
              <w:marBottom w:val="0"/>
              <w:divBdr>
                <w:top w:val="none" w:sz="0" w:space="0" w:color="auto"/>
                <w:left w:val="none" w:sz="0" w:space="0" w:color="auto"/>
                <w:bottom w:val="none" w:sz="0" w:space="0" w:color="auto"/>
                <w:right w:val="none" w:sz="0" w:space="0" w:color="auto"/>
              </w:divBdr>
            </w:div>
            <w:div w:id="1937665598">
              <w:marLeft w:val="0"/>
              <w:marRight w:val="0"/>
              <w:marTop w:val="0"/>
              <w:marBottom w:val="0"/>
              <w:divBdr>
                <w:top w:val="none" w:sz="0" w:space="0" w:color="auto"/>
                <w:left w:val="none" w:sz="0" w:space="0" w:color="auto"/>
                <w:bottom w:val="none" w:sz="0" w:space="0" w:color="auto"/>
                <w:right w:val="none" w:sz="0" w:space="0" w:color="auto"/>
              </w:divBdr>
            </w:div>
            <w:div w:id="1941331687">
              <w:marLeft w:val="0"/>
              <w:marRight w:val="0"/>
              <w:marTop w:val="0"/>
              <w:marBottom w:val="0"/>
              <w:divBdr>
                <w:top w:val="none" w:sz="0" w:space="0" w:color="auto"/>
                <w:left w:val="none" w:sz="0" w:space="0" w:color="auto"/>
                <w:bottom w:val="none" w:sz="0" w:space="0" w:color="auto"/>
                <w:right w:val="none" w:sz="0" w:space="0" w:color="auto"/>
              </w:divBdr>
            </w:div>
            <w:div w:id="1942031038">
              <w:marLeft w:val="0"/>
              <w:marRight w:val="0"/>
              <w:marTop w:val="0"/>
              <w:marBottom w:val="0"/>
              <w:divBdr>
                <w:top w:val="none" w:sz="0" w:space="0" w:color="auto"/>
                <w:left w:val="none" w:sz="0" w:space="0" w:color="auto"/>
                <w:bottom w:val="none" w:sz="0" w:space="0" w:color="auto"/>
                <w:right w:val="none" w:sz="0" w:space="0" w:color="auto"/>
              </w:divBdr>
            </w:div>
            <w:div w:id="1944066115">
              <w:marLeft w:val="0"/>
              <w:marRight w:val="0"/>
              <w:marTop w:val="0"/>
              <w:marBottom w:val="0"/>
              <w:divBdr>
                <w:top w:val="none" w:sz="0" w:space="0" w:color="auto"/>
                <w:left w:val="none" w:sz="0" w:space="0" w:color="auto"/>
                <w:bottom w:val="none" w:sz="0" w:space="0" w:color="auto"/>
                <w:right w:val="none" w:sz="0" w:space="0" w:color="auto"/>
              </w:divBdr>
            </w:div>
            <w:div w:id="1944653389">
              <w:marLeft w:val="0"/>
              <w:marRight w:val="0"/>
              <w:marTop w:val="0"/>
              <w:marBottom w:val="0"/>
              <w:divBdr>
                <w:top w:val="none" w:sz="0" w:space="0" w:color="auto"/>
                <w:left w:val="none" w:sz="0" w:space="0" w:color="auto"/>
                <w:bottom w:val="none" w:sz="0" w:space="0" w:color="auto"/>
                <w:right w:val="none" w:sz="0" w:space="0" w:color="auto"/>
              </w:divBdr>
            </w:div>
            <w:div w:id="1944678915">
              <w:marLeft w:val="0"/>
              <w:marRight w:val="0"/>
              <w:marTop w:val="0"/>
              <w:marBottom w:val="0"/>
              <w:divBdr>
                <w:top w:val="none" w:sz="0" w:space="0" w:color="auto"/>
                <w:left w:val="none" w:sz="0" w:space="0" w:color="auto"/>
                <w:bottom w:val="none" w:sz="0" w:space="0" w:color="auto"/>
                <w:right w:val="none" w:sz="0" w:space="0" w:color="auto"/>
              </w:divBdr>
            </w:div>
            <w:div w:id="1945961406">
              <w:marLeft w:val="0"/>
              <w:marRight w:val="0"/>
              <w:marTop w:val="0"/>
              <w:marBottom w:val="0"/>
              <w:divBdr>
                <w:top w:val="none" w:sz="0" w:space="0" w:color="auto"/>
                <w:left w:val="none" w:sz="0" w:space="0" w:color="auto"/>
                <w:bottom w:val="none" w:sz="0" w:space="0" w:color="auto"/>
                <w:right w:val="none" w:sz="0" w:space="0" w:color="auto"/>
              </w:divBdr>
            </w:div>
            <w:div w:id="1947276091">
              <w:marLeft w:val="0"/>
              <w:marRight w:val="0"/>
              <w:marTop w:val="0"/>
              <w:marBottom w:val="0"/>
              <w:divBdr>
                <w:top w:val="none" w:sz="0" w:space="0" w:color="auto"/>
                <w:left w:val="none" w:sz="0" w:space="0" w:color="auto"/>
                <w:bottom w:val="none" w:sz="0" w:space="0" w:color="auto"/>
                <w:right w:val="none" w:sz="0" w:space="0" w:color="auto"/>
              </w:divBdr>
            </w:div>
            <w:div w:id="1947694326">
              <w:marLeft w:val="0"/>
              <w:marRight w:val="0"/>
              <w:marTop w:val="0"/>
              <w:marBottom w:val="0"/>
              <w:divBdr>
                <w:top w:val="none" w:sz="0" w:space="0" w:color="auto"/>
                <w:left w:val="none" w:sz="0" w:space="0" w:color="auto"/>
                <w:bottom w:val="none" w:sz="0" w:space="0" w:color="auto"/>
                <w:right w:val="none" w:sz="0" w:space="0" w:color="auto"/>
              </w:divBdr>
            </w:div>
            <w:div w:id="1948542812">
              <w:marLeft w:val="0"/>
              <w:marRight w:val="0"/>
              <w:marTop w:val="0"/>
              <w:marBottom w:val="0"/>
              <w:divBdr>
                <w:top w:val="none" w:sz="0" w:space="0" w:color="auto"/>
                <w:left w:val="none" w:sz="0" w:space="0" w:color="auto"/>
                <w:bottom w:val="none" w:sz="0" w:space="0" w:color="auto"/>
                <w:right w:val="none" w:sz="0" w:space="0" w:color="auto"/>
              </w:divBdr>
            </w:div>
            <w:div w:id="1949388137">
              <w:marLeft w:val="0"/>
              <w:marRight w:val="0"/>
              <w:marTop w:val="0"/>
              <w:marBottom w:val="0"/>
              <w:divBdr>
                <w:top w:val="none" w:sz="0" w:space="0" w:color="auto"/>
                <w:left w:val="none" w:sz="0" w:space="0" w:color="auto"/>
                <w:bottom w:val="none" w:sz="0" w:space="0" w:color="auto"/>
                <w:right w:val="none" w:sz="0" w:space="0" w:color="auto"/>
              </w:divBdr>
            </w:div>
            <w:div w:id="1949584050">
              <w:marLeft w:val="0"/>
              <w:marRight w:val="0"/>
              <w:marTop w:val="0"/>
              <w:marBottom w:val="0"/>
              <w:divBdr>
                <w:top w:val="none" w:sz="0" w:space="0" w:color="auto"/>
                <w:left w:val="none" w:sz="0" w:space="0" w:color="auto"/>
                <w:bottom w:val="none" w:sz="0" w:space="0" w:color="auto"/>
                <w:right w:val="none" w:sz="0" w:space="0" w:color="auto"/>
              </w:divBdr>
            </w:div>
            <w:div w:id="1950504960">
              <w:marLeft w:val="0"/>
              <w:marRight w:val="0"/>
              <w:marTop w:val="0"/>
              <w:marBottom w:val="0"/>
              <w:divBdr>
                <w:top w:val="none" w:sz="0" w:space="0" w:color="auto"/>
                <w:left w:val="none" w:sz="0" w:space="0" w:color="auto"/>
                <w:bottom w:val="none" w:sz="0" w:space="0" w:color="auto"/>
                <w:right w:val="none" w:sz="0" w:space="0" w:color="auto"/>
              </w:divBdr>
            </w:div>
            <w:div w:id="1953128377">
              <w:marLeft w:val="0"/>
              <w:marRight w:val="0"/>
              <w:marTop w:val="0"/>
              <w:marBottom w:val="0"/>
              <w:divBdr>
                <w:top w:val="none" w:sz="0" w:space="0" w:color="auto"/>
                <w:left w:val="none" w:sz="0" w:space="0" w:color="auto"/>
                <w:bottom w:val="none" w:sz="0" w:space="0" w:color="auto"/>
                <w:right w:val="none" w:sz="0" w:space="0" w:color="auto"/>
              </w:divBdr>
            </w:div>
            <w:div w:id="1953398150">
              <w:marLeft w:val="0"/>
              <w:marRight w:val="0"/>
              <w:marTop w:val="0"/>
              <w:marBottom w:val="0"/>
              <w:divBdr>
                <w:top w:val="none" w:sz="0" w:space="0" w:color="auto"/>
                <w:left w:val="none" w:sz="0" w:space="0" w:color="auto"/>
                <w:bottom w:val="none" w:sz="0" w:space="0" w:color="auto"/>
                <w:right w:val="none" w:sz="0" w:space="0" w:color="auto"/>
              </w:divBdr>
            </w:div>
            <w:div w:id="1953439343">
              <w:marLeft w:val="0"/>
              <w:marRight w:val="0"/>
              <w:marTop w:val="0"/>
              <w:marBottom w:val="0"/>
              <w:divBdr>
                <w:top w:val="none" w:sz="0" w:space="0" w:color="auto"/>
                <w:left w:val="none" w:sz="0" w:space="0" w:color="auto"/>
                <w:bottom w:val="none" w:sz="0" w:space="0" w:color="auto"/>
                <w:right w:val="none" w:sz="0" w:space="0" w:color="auto"/>
              </w:divBdr>
            </w:div>
            <w:div w:id="1953589474">
              <w:marLeft w:val="0"/>
              <w:marRight w:val="0"/>
              <w:marTop w:val="0"/>
              <w:marBottom w:val="0"/>
              <w:divBdr>
                <w:top w:val="none" w:sz="0" w:space="0" w:color="auto"/>
                <w:left w:val="none" w:sz="0" w:space="0" w:color="auto"/>
                <w:bottom w:val="none" w:sz="0" w:space="0" w:color="auto"/>
                <w:right w:val="none" w:sz="0" w:space="0" w:color="auto"/>
              </w:divBdr>
            </w:div>
            <w:div w:id="1953591630">
              <w:marLeft w:val="0"/>
              <w:marRight w:val="0"/>
              <w:marTop w:val="0"/>
              <w:marBottom w:val="0"/>
              <w:divBdr>
                <w:top w:val="none" w:sz="0" w:space="0" w:color="auto"/>
                <w:left w:val="none" w:sz="0" w:space="0" w:color="auto"/>
                <w:bottom w:val="none" w:sz="0" w:space="0" w:color="auto"/>
                <w:right w:val="none" w:sz="0" w:space="0" w:color="auto"/>
              </w:divBdr>
            </w:div>
            <w:div w:id="1956714285">
              <w:marLeft w:val="0"/>
              <w:marRight w:val="0"/>
              <w:marTop w:val="0"/>
              <w:marBottom w:val="0"/>
              <w:divBdr>
                <w:top w:val="none" w:sz="0" w:space="0" w:color="auto"/>
                <w:left w:val="none" w:sz="0" w:space="0" w:color="auto"/>
                <w:bottom w:val="none" w:sz="0" w:space="0" w:color="auto"/>
                <w:right w:val="none" w:sz="0" w:space="0" w:color="auto"/>
              </w:divBdr>
            </w:div>
            <w:div w:id="1958566547">
              <w:marLeft w:val="0"/>
              <w:marRight w:val="0"/>
              <w:marTop w:val="0"/>
              <w:marBottom w:val="0"/>
              <w:divBdr>
                <w:top w:val="none" w:sz="0" w:space="0" w:color="auto"/>
                <w:left w:val="none" w:sz="0" w:space="0" w:color="auto"/>
                <w:bottom w:val="none" w:sz="0" w:space="0" w:color="auto"/>
                <w:right w:val="none" w:sz="0" w:space="0" w:color="auto"/>
              </w:divBdr>
            </w:div>
            <w:div w:id="1959019202">
              <w:marLeft w:val="0"/>
              <w:marRight w:val="0"/>
              <w:marTop w:val="0"/>
              <w:marBottom w:val="0"/>
              <w:divBdr>
                <w:top w:val="none" w:sz="0" w:space="0" w:color="auto"/>
                <w:left w:val="none" w:sz="0" w:space="0" w:color="auto"/>
                <w:bottom w:val="none" w:sz="0" w:space="0" w:color="auto"/>
                <w:right w:val="none" w:sz="0" w:space="0" w:color="auto"/>
              </w:divBdr>
            </w:div>
            <w:div w:id="1960868506">
              <w:marLeft w:val="0"/>
              <w:marRight w:val="0"/>
              <w:marTop w:val="0"/>
              <w:marBottom w:val="0"/>
              <w:divBdr>
                <w:top w:val="none" w:sz="0" w:space="0" w:color="auto"/>
                <w:left w:val="none" w:sz="0" w:space="0" w:color="auto"/>
                <w:bottom w:val="none" w:sz="0" w:space="0" w:color="auto"/>
                <w:right w:val="none" w:sz="0" w:space="0" w:color="auto"/>
              </w:divBdr>
            </w:div>
            <w:div w:id="1961302347">
              <w:marLeft w:val="0"/>
              <w:marRight w:val="0"/>
              <w:marTop w:val="0"/>
              <w:marBottom w:val="0"/>
              <w:divBdr>
                <w:top w:val="none" w:sz="0" w:space="0" w:color="auto"/>
                <w:left w:val="none" w:sz="0" w:space="0" w:color="auto"/>
                <w:bottom w:val="none" w:sz="0" w:space="0" w:color="auto"/>
                <w:right w:val="none" w:sz="0" w:space="0" w:color="auto"/>
              </w:divBdr>
            </w:div>
            <w:div w:id="1963338417">
              <w:marLeft w:val="0"/>
              <w:marRight w:val="0"/>
              <w:marTop w:val="0"/>
              <w:marBottom w:val="0"/>
              <w:divBdr>
                <w:top w:val="none" w:sz="0" w:space="0" w:color="auto"/>
                <w:left w:val="none" w:sz="0" w:space="0" w:color="auto"/>
                <w:bottom w:val="none" w:sz="0" w:space="0" w:color="auto"/>
                <w:right w:val="none" w:sz="0" w:space="0" w:color="auto"/>
              </w:divBdr>
            </w:div>
            <w:div w:id="1964918601">
              <w:marLeft w:val="0"/>
              <w:marRight w:val="0"/>
              <w:marTop w:val="0"/>
              <w:marBottom w:val="0"/>
              <w:divBdr>
                <w:top w:val="none" w:sz="0" w:space="0" w:color="auto"/>
                <w:left w:val="none" w:sz="0" w:space="0" w:color="auto"/>
                <w:bottom w:val="none" w:sz="0" w:space="0" w:color="auto"/>
                <w:right w:val="none" w:sz="0" w:space="0" w:color="auto"/>
              </w:divBdr>
            </w:div>
            <w:div w:id="1967277789">
              <w:marLeft w:val="0"/>
              <w:marRight w:val="0"/>
              <w:marTop w:val="0"/>
              <w:marBottom w:val="0"/>
              <w:divBdr>
                <w:top w:val="none" w:sz="0" w:space="0" w:color="auto"/>
                <w:left w:val="none" w:sz="0" w:space="0" w:color="auto"/>
                <w:bottom w:val="none" w:sz="0" w:space="0" w:color="auto"/>
                <w:right w:val="none" w:sz="0" w:space="0" w:color="auto"/>
              </w:divBdr>
            </w:div>
            <w:div w:id="1967850542">
              <w:marLeft w:val="0"/>
              <w:marRight w:val="0"/>
              <w:marTop w:val="0"/>
              <w:marBottom w:val="0"/>
              <w:divBdr>
                <w:top w:val="none" w:sz="0" w:space="0" w:color="auto"/>
                <w:left w:val="none" w:sz="0" w:space="0" w:color="auto"/>
                <w:bottom w:val="none" w:sz="0" w:space="0" w:color="auto"/>
                <w:right w:val="none" w:sz="0" w:space="0" w:color="auto"/>
              </w:divBdr>
            </w:div>
            <w:div w:id="1969779916">
              <w:marLeft w:val="0"/>
              <w:marRight w:val="0"/>
              <w:marTop w:val="0"/>
              <w:marBottom w:val="0"/>
              <w:divBdr>
                <w:top w:val="none" w:sz="0" w:space="0" w:color="auto"/>
                <w:left w:val="none" w:sz="0" w:space="0" w:color="auto"/>
                <w:bottom w:val="none" w:sz="0" w:space="0" w:color="auto"/>
                <w:right w:val="none" w:sz="0" w:space="0" w:color="auto"/>
              </w:divBdr>
            </w:div>
            <w:div w:id="1971519859">
              <w:marLeft w:val="0"/>
              <w:marRight w:val="0"/>
              <w:marTop w:val="0"/>
              <w:marBottom w:val="0"/>
              <w:divBdr>
                <w:top w:val="none" w:sz="0" w:space="0" w:color="auto"/>
                <w:left w:val="none" w:sz="0" w:space="0" w:color="auto"/>
                <w:bottom w:val="none" w:sz="0" w:space="0" w:color="auto"/>
                <w:right w:val="none" w:sz="0" w:space="0" w:color="auto"/>
              </w:divBdr>
            </w:div>
            <w:div w:id="1971739203">
              <w:marLeft w:val="0"/>
              <w:marRight w:val="0"/>
              <w:marTop w:val="0"/>
              <w:marBottom w:val="0"/>
              <w:divBdr>
                <w:top w:val="none" w:sz="0" w:space="0" w:color="auto"/>
                <w:left w:val="none" w:sz="0" w:space="0" w:color="auto"/>
                <w:bottom w:val="none" w:sz="0" w:space="0" w:color="auto"/>
                <w:right w:val="none" w:sz="0" w:space="0" w:color="auto"/>
              </w:divBdr>
            </w:div>
            <w:div w:id="1971865108">
              <w:marLeft w:val="0"/>
              <w:marRight w:val="0"/>
              <w:marTop w:val="0"/>
              <w:marBottom w:val="0"/>
              <w:divBdr>
                <w:top w:val="none" w:sz="0" w:space="0" w:color="auto"/>
                <w:left w:val="none" w:sz="0" w:space="0" w:color="auto"/>
                <w:bottom w:val="none" w:sz="0" w:space="0" w:color="auto"/>
                <w:right w:val="none" w:sz="0" w:space="0" w:color="auto"/>
              </w:divBdr>
            </w:div>
            <w:div w:id="1972706417">
              <w:marLeft w:val="0"/>
              <w:marRight w:val="0"/>
              <w:marTop w:val="0"/>
              <w:marBottom w:val="0"/>
              <w:divBdr>
                <w:top w:val="none" w:sz="0" w:space="0" w:color="auto"/>
                <w:left w:val="none" w:sz="0" w:space="0" w:color="auto"/>
                <w:bottom w:val="none" w:sz="0" w:space="0" w:color="auto"/>
                <w:right w:val="none" w:sz="0" w:space="0" w:color="auto"/>
              </w:divBdr>
            </w:div>
            <w:div w:id="1973049842">
              <w:marLeft w:val="0"/>
              <w:marRight w:val="0"/>
              <w:marTop w:val="0"/>
              <w:marBottom w:val="0"/>
              <w:divBdr>
                <w:top w:val="none" w:sz="0" w:space="0" w:color="auto"/>
                <w:left w:val="none" w:sz="0" w:space="0" w:color="auto"/>
                <w:bottom w:val="none" w:sz="0" w:space="0" w:color="auto"/>
                <w:right w:val="none" w:sz="0" w:space="0" w:color="auto"/>
              </w:divBdr>
            </w:div>
            <w:div w:id="1973562141">
              <w:marLeft w:val="0"/>
              <w:marRight w:val="0"/>
              <w:marTop w:val="0"/>
              <w:marBottom w:val="0"/>
              <w:divBdr>
                <w:top w:val="none" w:sz="0" w:space="0" w:color="auto"/>
                <w:left w:val="none" w:sz="0" w:space="0" w:color="auto"/>
                <w:bottom w:val="none" w:sz="0" w:space="0" w:color="auto"/>
                <w:right w:val="none" w:sz="0" w:space="0" w:color="auto"/>
              </w:divBdr>
            </w:div>
            <w:div w:id="1976522797">
              <w:marLeft w:val="0"/>
              <w:marRight w:val="0"/>
              <w:marTop w:val="0"/>
              <w:marBottom w:val="0"/>
              <w:divBdr>
                <w:top w:val="none" w:sz="0" w:space="0" w:color="auto"/>
                <w:left w:val="none" w:sz="0" w:space="0" w:color="auto"/>
                <w:bottom w:val="none" w:sz="0" w:space="0" w:color="auto"/>
                <w:right w:val="none" w:sz="0" w:space="0" w:color="auto"/>
              </w:divBdr>
            </w:div>
            <w:div w:id="1977952625">
              <w:marLeft w:val="0"/>
              <w:marRight w:val="0"/>
              <w:marTop w:val="0"/>
              <w:marBottom w:val="0"/>
              <w:divBdr>
                <w:top w:val="none" w:sz="0" w:space="0" w:color="auto"/>
                <w:left w:val="none" w:sz="0" w:space="0" w:color="auto"/>
                <w:bottom w:val="none" w:sz="0" w:space="0" w:color="auto"/>
                <w:right w:val="none" w:sz="0" w:space="0" w:color="auto"/>
              </w:divBdr>
            </w:div>
            <w:div w:id="1978022052">
              <w:marLeft w:val="0"/>
              <w:marRight w:val="0"/>
              <w:marTop w:val="0"/>
              <w:marBottom w:val="0"/>
              <w:divBdr>
                <w:top w:val="none" w:sz="0" w:space="0" w:color="auto"/>
                <w:left w:val="none" w:sz="0" w:space="0" w:color="auto"/>
                <w:bottom w:val="none" w:sz="0" w:space="0" w:color="auto"/>
                <w:right w:val="none" w:sz="0" w:space="0" w:color="auto"/>
              </w:divBdr>
            </w:div>
            <w:div w:id="1978411353">
              <w:marLeft w:val="0"/>
              <w:marRight w:val="0"/>
              <w:marTop w:val="0"/>
              <w:marBottom w:val="0"/>
              <w:divBdr>
                <w:top w:val="none" w:sz="0" w:space="0" w:color="auto"/>
                <w:left w:val="none" w:sz="0" w:space="0" w:color="auto"/>
                <w:bottom w:val="none" w:sz="0" w:space="0" w:color="auto"/>
                <w:right w:val="none" w:sz="0" w:space="0" w:color="auto"/>
              </w:divBdr>
            </w:div>
            <w:div w:id="1980920903">
              <w:marLeft w:val="0"/>
              <w:marRight w:val="0"/>
              <w:marTop w:val="0"/>
              <w:marBottom w:val="0"/>
              <w:divBdr>
                <w:top w:val="none" w:sz="0" w:space="0" w:color="auto"/>
                <w:left w:val="none" w:sz="0" w:space="0" w:color="auto"/>
                <w:bottom w:val="none" w:sz="0" w:space="0" w:color="auto"/>
                <w:right w:val="none" w:sz="0" w:space="0" w:color="auto"/>
              </w:divBdr>
            </w:div>
            <w:div w:id="1981422234">
              <w:marLeft w:val="0"/>
              <w:marRight w:val="0"/>
              <w:marTop w:val="0"/>
              <w:marBottom w:val="0"/>
              <w:divBdr>
                <w:top w:val="none" w:sz="0" w:space="0" w:color="auto"/>
                <w:left w:val="none" w:sz="0" w:space="0" w:color="auto"/>
                <w:bottom w:val="none" w:sz="0" w:space="0" w:color="auto"/>
                <w:right w:val="none" w:sz="0" w:space="0" w:color="auto"/>
              </w:divBdr>
            </w:div>
            <w:div w:id="1986734584">
              <w:marLeft w:val="0"/>
              <w:marRight w:val="0"/>
              <w:marTop w:val="0"/>
              <w:marBottom w:val="0"/>
              <w:divBdr>
                <w:top w:val="none" w:sz="0" w:space="0" w:color="auto"/>
                <w:left w:val="none" w:sz="0" w:space="0" w:color="auto"/>
                <w:bottom w:val="none" w:sz="0" w:space="0" w:color="auto"/>
                <w:right w:val="none" w:sz="0" w:space="0" w:color="auto"/>
              </w:divBdr>
            </w:div>
            <w:div w:id="1987081593">
              <w:marLeft w:val="0"/>
              <w:marRight w:val="0"/>
              <w:marTop w:val="0"/>
              <w:marBottom w:val="0"/>
              <w:divBdr>
                <w:top w:val="none" w:sz="0" w:space="0" w:color="auto"/>
                <w:left w:val="none" w:sz="0" w:space="0" w:color="auto"/>
                <w:bottom w:val="none" w:sz="0" w:space="0" w:color="auto"/>
                <w:right w:val="none" w:sz="0" w:space="0" w:color="auto"/>
              </w:divBdr>
              <w:divsChild>
                <w:div w:id="7297202">
                  <w:marLeft w:val="0"/>
                  <w:marRight w:val="0"/>
                  <w:marTop w:val="0"/>
                  <w:marBottom w:val="0"/>
                  <w:divBdr>
                    <w:top w:val="none" w:sz="0" w:space="0" w:color="auto"/>
                    <w:left w:val="none" w:sz="0" w:space="0" w:color="auto"/>
                    <w:bottom w:val="none" w:sz="0" w:space="0" w:color="auto"/>
                    <w:right w:val="none" w:sz="0" w:space="0" w:color="auto"/>
                  </w:divBdr>
                </w:div>
                <w:div w:id="322005175">
                  <w:marLeft w:val="0"/>
                  <w:marRight w:val="0"/>
                  <w:marTop w:val="0"/>
                  <w:marBottom w:val="0"/>
                  <w:divBdr>
                    <w:top w:val="none" w:sz="0" w:space="0" w:color="auto"/>
                    <w:left w:val="none" w:sz="0" w:space="0" w:color="auto"/>
                    <w:bottom w:val="none" w:sz="0" w:space="0" w:color="auto"/>
                    <w:right w:val="none" w:sz="0" w:space="0" w:color="auto"/>
                  </w:divBdr>
                </w:div>
                <w:div w:id="1140267434">
                  <w:marLeft w:val="0"/>
                  <w:marRight w:val="0"/>
                  <w:marTop w:val="0"/>
                  <w:marBottom w:val="0"/>
                  <w:divBdr>
                    <w:top w:val="none" w:sz="0" w:space="0" w:color="auto"/>
                    <w:left w:val="none" w:sz="0" w:space="0" w:color="auto"/>
                    <w:bottom w:val="none" w:sz="0" w:space="0" w:color="auto"/>
                    <w:right w:val="none" w:sz="0" w:space="0" w:color="auto"/>
                  </w:divBdr>
                </w:div>
                <w:div w:id="1207840908">
                  <w:marLeft w:val="0"/>
                  <w:marRight w:val="0"/>
                  <w:marTop w:val="0"/>
                  <w:marBottom w:val="0"/>
                  <w:divBdr>
                    <w:top w:val="none" w:sz="0" w:space="0" w:color="auto"/>
                    <w:left w:val="none" w:sz="0" w:space="0" w:color="auto"/>
                    <w:bottom w:val="none" w:sz="0" w:space="0" w:color="auto"/>
                    <w:right w:val="none" w:sz="0" w:space="0" w:color="auto"/>
                  </w:divBdr>
                </w:div>
                <w:div w:id="1226183179">
                  <w:marLeft w:val="0"/>
                  <w:marRight w:val="0"/>
                  <w:marTop w:val="0"/>
                  <w:marBottom w:val="0"/>
                  <w:divBdr>
                    <w:top w:val="none" w:sz="0" w:space="0" w:color="auto"/>
                    <w:left w:val="none" w:sz="0" w:space="0" w:color="auto"/>
                    <w:bottom w:val="none" w:sz="0" w:space="0" w:color="auto"/>
                    <w:right w:val="none" w:sz="0" w:space="0" w:color="auto"/>
                  </w:divBdr>
                </w:div>
                <w:div w:id="1813986685">
                  <w:marLeft w:val="0"/>
                  <w:marRight w:val="0"/>
                  <w:marTop w:val="0"/>
                  <w:marBottom w:val="0"/>
                  <w:divBdr>
                    <w:top w:val="none" w:sz="0" w:space="0" w:color="auto"/>
                    <w:left w:val="none" w:sz="0" w:space="0" w:color="auto"/>
                    <w:bottom w:val="none" w:sz="0" w:space="0" w:color="auto"/>
                    <w:right w:val="none" w:sz="0" w:space="0" w:color="auto"/>
                  </w:divBdr>
                </w:div>
              </w:divsChild>
            </w:div>
            <w:div w:id="1989437389">
              <w:marLeft w:val="0"/>
              <w:marRight w:val="0"/>
              <w:marTop w:val="0"/>
              <w:marBottom w:val="0"/>
              <w:divBdr>
                <w:top w:val="none" w:sz="0" w:space="0" w:color="auto"/>
                <w:left w:val="none" w:sz="0" w:space="0" w:color="auto"/>
                <w:bottom w:val="none" w:sz="0" w:space="0" w:color="auto"/>
                <w:right w:val="none" w:sz="0" w:space="0" w:color="auto"/>
              </w:divBdr>
            </w:div>
            <w:div w:id="1991670022">
              <w:marLeft w:val="0"/>
              <w:marRight w:val="0"/>
              <w:marTop w:val="0"/>
              <w:marBottom w:val="0"/>
              <w:divBdr>
                <w:top w:val="none" w:sz="0" w:space="0" w:color="auto"/>
                <w:left w:val="none" w:sz="0" w:space="0" w:color="auto"/>
                <w:bottom w:val="none" w:sz="0" w:space="0" w:color="auto"/>
                <w:right w:val="none" w:sz="0" w:space="0" w:color="auto"/>
              </w:divBdr>
            </w:div>
            <w:div w:id="1999534923">
              <w:marLeft w:val="0"/>
              <w:marRight w:val="0"/>
              <w:marTop w:val="0"/>
              <w:marBottom w:val="0"/>
              <w:divBdr>
                <w:top w:val="none" w:sz="0" w:space="0" w:color="auto"/>
                <w:left w:val="none" w:sz="0" w:space="0" w:color="auto"/>
                <w:bottom w:val="none" w:sz="0" w:space="0" w:color="auto"/>
                <w:right w:val="none" w:sz="0" w:space="0" w:color="auto"/>
              </w:divBdr>
            </w:div>
            <w:div w:id="1999965852">
              <w:marLeft w:val="0"/>
              <w:marRight w:val="0"/>
              <w:marTop w:val="0"/>
              <w:marBottom w:val="0"/>
              <w:divBdr>
                <w:top w:val="none" w:sz="0" w:space="0" w:color="auto"/>
                <w:left w:val="none" w:sz="0" w:space="0" w:color="auto"/>
                <w:bottom w:val="none" w:sz="0" w:space="0" w:color="auto"/>
                <w:right w:val="none" w:sz="0" w:space="0" w:color="auto"/>
              </w:divBdr>
            </w:div>
            <w:div w:id="2002926736">
              <w:marLeft w:val="0"/>
              <w:marRight w:val="0"/>
              <w:marTop w:val="0"/>
              <w:marBottom w:val="0"/>
              <w:divBdr>
                <w:top w:val="none" w:sz="0" w:space="0" w:color="auto"/>
                <w:left w:val="none" w:sz="0" w:space="0" w:color="auto"/>
                <w:bottom w:val="none" w:sz="0" w:space="0" w:color="auto"/>
                <w:right w:val="none" w:sz="0" w:space="0" w:color="auto"/>
              </w:divBdr>
            </w:div>
            <w:div w:id="2010018390">
              <w:marLeft w:val="0"/>
              <w:marRight w:val="0"/>
              <w:marTop w:val="0"/>
              <w:marBottom w:val="0"/>
              <w:divBdr>
                <w:top w:val="none" w:sz="0" w:space="0" w:color="auto"/>
                <w:left w:val="none" w:sz="0" w:space="0" w:color="auto"/>
                <w:bottom w:val="none" w:sz="0" w:space="0" w:color="auto"/>
                <w:right w:val="none" w:sz="0" w:space="0" w:color="auto"/>
              </w:divBdr>
            </w:div>
            <w:div w:id="2010794710">
              <w:marLeft w:val="0"/>
              <w:marRight w:val="0"/>
              <w:marTop w:val="0"/>
              <w:marBottom w:val="0"/>
              <w:divBdr>
                <w:top w:val="none" w:sz="0" w:space="0" w:color="auto"/>
                <w:left w:val="none" w:sz="0" w:space="0" w:color="auto"/>
                <w:bottom w:val="none" w:sz="0" w:space="0" w:color="auto"/>
                <w:right w:val="none" w:sz="0" w:space="0" w:color="auto"/>
              </w:divBdr>
            </w:div>
            <w:div w:id="2012247615">
              <w:marLeft w:val="0"/>
              <w:marRight w:val="0"/>
              <w:marTop w:val="0"/>
              <w:marBottom w:val="0"/>
              <w:divBdr>
                <w:top w:val="none" w:sz="0" w:space="0" w:color="auto"/>
                <w:left w:val="none" w:sz="0" w:space="0" w:color="auto"/>
                <w:bottom w:val="none" w:sz="0" w:space="0" w:color="auto"/>
                <w:right w:val="none" w:sz="0" w:space="0" w:color="auto"/>
              </w:divBdr>
            </w:div>
            <w:div w:id="2012753224">
              <w:marLeft w:val="0"/>
              <w:marRight w:val="0"/>
              <w:marTop w:val="0"/>
              <w:marBottom w:val="0"/>
              <w:divBdr>
                <w:top w:val="none" w:sz="0" w:space="0" w:color="auto"/>
                <w:left w:val="none" w:sz="0" w:space="0" w:color="auto"/>
                <w:bottom w:val="none" w:sz="0" w:space="0" w:color="auto"/>
                <w:right w:val="none" w:sz="0" w:space="0" w:color="auto"/>
              </w:divBdr>
            </w:div>
            <w:div w:id="2014910251">
              <w:marLeft w:val="0"/>
              <w:marRight w:val="0"/>
              <w:marTop w:val="0"/>
              <w:marBottom w:val="0"/>
              <w:divBdr>
                <w:top w:val="none" w:sz="0" w:space="0" w:color="auto"/>
                <w:left w:val="none" w:sz="0" w:space="0" w:color="auto"/>
                <w:bottom w:val="none" w:sz="0" w:space="0" w:color="auto"/>
                <w:right w:val="none" w:sz="0" w:space="0" w:color="auto"/>
              </w:divBdr>
            </w:div>
            <w:div w:id="2016951241">
              <w:marLeft w:val="0"/>
              <w:marRight w:val="0"/>
              <w:marTop w:val="0"/>
              <w:marBottom w:val="0"/>
              <w:divBdr>
                <w:top w:val="none" w:sz="0" w:space="0" w:color="auto"/>
                <w:left w:val="none" w:sz="0" w:space="0" w:color="auto"/>
                <w:bottom w:val="none" w:sz="0" w:space="0" w:color="auto"/>
                <w:right w:val="none" w:sz="0" w:space="0" w:color="auto"/>
              </w:divBdr>
            </w:div>
            <w:div w:id="2017147774">
              <w:marLeft w:val="0"/>
              <w:marRight w:val="0"/>
              <w:marTop w:val="0"/>
              <w:marBottom w:val="0"/>
              <w:divBdr>
                <w:top w:val="none" w:sz="0" w:space="0" w:color="auto"/>
                <w:left w:val="none" w:sz="0" w:space="0" w:color="auto"/>
                <w:bottom w:val="none" w:sz="0" w:space="0" w:color="auto"/>
                <w:right w:val="none" w:sz="0" w:space="0" w:color="auto"/>
              </w:divBdr>
            </w:div>
            <w:div w:id="2017464924">
              <w:marLeft w:val="0"/>
              <w:marRight w:val="0"/>
              <w:marTop w:val="0"/>
              <w:marBottom w:val="0"/>
              <w:divBdr>
                <w:top w:val="none" w:sz="0" w:space="0" w:color="auto"/>
                <w:left w:val="none" w:sz="0" w:space="0" w:color="auto"/>
                <w:bottom w:val="none" w:sz="0" w:space="0" w:color="auto"/>
                <w:right w:val="none" w:sz="0" w:space="0" w:color="auto"/>
              </w:divBdr>
            </w:div>
            <w:div w:id="2017724424">
              <w:marLeft w:val="0"/>
              <w:marRight w:val="0"/>
              <w:marTop w:val="0"/>
              <w:marBottom w:val="0"/>
              <w:divBdr>
                <w:top w:val="none" w:sz="0" w:space="0" w:color="auto"/>
                <w:left w:val="none" w:sz="0" w:space="0" w:color="auto"/>
                <w:bottom w:val="none" w:sz="0" w:space="0" w:color="auto"/>
                <w:right w:val="none" w:sz="0" w:space="0" w:color="auto"/>
              </w:divBdr>
            </w:div>
            <w:div w:id="2018460766">
              <w:marLeft w:val="0"/>
              <w:marRight w:val="0"/>
              <w:marTop w:val="0"/>
              <w:marBottom w:val="0"/>
              <w:divBdr>
                <w:top w:val="none" w:sz="0" w:space="0" w:color="auto"/>
                <w:left w:val="none" w:sz="0" w:space="0" w:color="auto"/>
                <w:bottom w:val="none" w:sz="0" w:space="0" w:color="auto"/>
                <w:right w:val="none" w:sz="0" w:space="0" w:color="auto"/>
              </w:divBdr>
            </w:div>
            <w:div w:id="2020157929">
              <w:marLeft w:val="0"/>
              <w:marRight w:val="0"/>
              <w:marTop w:val="0"/>
              <w:marBottom w:val="0"/>
              <w:divBdr>
                <w:top w:val="none" w:sz="0" w:space="0" w:color="auto"/>
                <w:left w:val="none" w:sz="0" w:space="0" w:color="auto"/>
                <w:bottom w:val="none" w:sz="0" w:space="0" w:color="auto"/>
                <w:right w:val="none" w:sz="0" w:space="0" w:color="auto"/>
              </w:divBdr>
            </w:div>
            <w:div w:id="2021852849">
              <w:marLeft w:val="0"/>
              <w:marRight w:val="0"/>
              <w:marTop w:val="0"/>
              <w:marBottom w:val="0"/>
              <w:divBdr>
                <w:top w:val="none" w:sz="0" w:space="0" w:color="auto"/>
                <w:left w:val="none" w:sz="0" w:space="0" w:color="auto"/>
                <w:bottom w:val="none" w:sz="0" w:space="0" w:color="auto"/>
                <w:right w:val="none" w:sz="0" w:space="0" w:color="auto"/>
              </w:divBdr>
            </w:div>
            <w:div w:id="2021925449">
              <w:marLeft w:val="0"/>
              <w:marRight w:val="0"/>
              <w:marTop w:val="0"/>
              <w:marBottom w:val="0"/>
              <w:divBdr>
                <w:top w:val="none" w:sz="0" w:space="0" w:color="auto"/>
                <w:left w:val="none" w:sz="0" w:space="0" w:color="auto"/>
                <w:bottom w:val="none" w:sz="0" w:space="0" w:color="auto"/>
                <w:right w:val="none" w:sz="0" w:space="0" w:color="auto"/>
              </w:divBdr>
            </w:div>
            <w:div w:id="2024479437">
              <w:marLeft w:val="0"/>
              <w:marRight w:val="0"/>
              <w:marTop w:val="0"/>
              <w:marBottom w:val="0"/>
              <w:divBdr>
                <w:top w:val="none" w:sz="0" w:space="0" w:color="auto"/>
                <w:left w:val="none" w:sz="0" w:space="0" w:color="auto"/>
                <w:bottom w:val="none" w:sz="0" w:space="0" w:color="auto"/>
                <w:right w:val="none" w:sz="0" w:space="0" w:color="auto"/>
              </w:divBdr>
            </w:div>
            <w:div w:id="2025814683">
              <w:marLeft w:val="0"/>
              <w:marRight w:val="0"/>
              <w:marTop w:val="0"/>
              <w:marBottom w:val="0"/>
              <w:divBdr>
                <w:top w:val="none" w:sz="0" w:space="0" w:color="auto"/>
                <w:left w:val="none" w:sz="0" w:space="0" w:color="auto"/>
                <w:bottom w:val="none" w:sz="0" w:space="0" w:color="auto"/>
                <w:right w:val="none" w:sz="0" w:space="0" w:color="auto"/>
              </w:divBdr>
            </w:div>
            <w:div w:id="2026207342">
              <w:marLeft w:val="0"/>
              <w:marRight w:val="0"/>
              <w:marTop w:val="360"/>
              <w:marBottom w:val="0"/>
              <w:divBdr>
                <w:top w:val="single" w:sz="6" w:space="0" w:color="auto"/>
                <w:left w:val="single" w:sz="6" w:space="0" w:color="auto"/>
                <w:bottom w:val="single" w:sz="6" w:space="0" w:color="auto"/>
                <w:right w:val="single" w:sz="6" w:space="0" w:color="auto"/>
              </w:divBdr>
            </w:div>
            <w:div w:id="2026780925">
              <w:marLeft w:val="0"/>
              <w:marRight w:val="0"/>
              <w:marTop w:val="0"/>
              <w:marBottom w:val="0"/>
              <w:divBdr>
                <w:top w:val="none" w:sz="0" w:space="0" w:color="auto"/>
                <w:left w:val="none" w:sz="0" w:space="0" w:color="auto"/>
                <w:bottom w:val="none" w:sz="0" w:space="0" w:color="auto"/>
                <w:right w:val="none" w:sz="0" w:space="0" w:color="auto"/>
              </w:divBdr>
            </w:div>
            <w:div w:id="2027511886">
              <w:marLeft w:val="0"/>
              <w:marRight w:val="0"/>
              <w:marTop w:val="0"/>
              <w:marBottom w:val="0"/>
              <w:divBdr>
                <w:top w:val="none" w:sz="0" w:space="0" w:color="auto"/>
                <w:left w:val="none" w:sz="0" w:space="0" w:color="auto"/>
                <w:bottom w:val="none" w:sz="0" w:space="0" w:color="auto"/>
                <w:right w:val="none" w:sz="0" w:space="0" w:color="auto"/>
              </w:divBdr>
            </w:div>
            <w:div w:id="2027751196">
              <w:marLeft w:val="0"/>
              <w:marRight w:val="0"/>
              <w:marTop w:val="0"/>
              <w:marBottom w:val="0"/>
              <w:divBdr>
                <w:top w:val="none" w:sz="0" w:space="0" w:color="auto"/>
                <w:left w:val="none" w:sz="0" w:space="0" w:color="auto"/>
                <w:bottom w:val="none" w:sz="0" w:space="0" w:color="auto"/>
                <w:right w:val="none" w:sz="0" w:space="0" w:color="auto"/>
              </w:divBdr>
            </w:div>
            <w:div w:id="2028945154">
              <w:marLeft w:val="0"/>
              <w:marRight w:val="0"/>
              <w:marTop w:val="0"/>
              <w:marBottom w:val="0"/>
              <w:divBdr>
                <w:top w:val="none" w:sz="0" w:space="0" w:color="auto"/>
                <w:left w:val="none" w:sz="0" w:space="0" w:color="auto"/>
                <w:bottom w:val="none" w:sz="0" w:space="0" w:color="auto"/>
                <w:right w:val="none" w:sz="0" w:space="0" w:color="auto"/>
              </w:divBdr>
            </w:div>
            <w:div w:id="2030525951">
              <w:marLeft w:val="0"/>
              <w:marRight w:val="0"/>
              <w:marTop w:val="0"/>
              <w:marBottom w:val="0"/>
              <w:divBdr>
                <w:top w:val="none" w:sz="0" w:space="0" w:color="auto"/>
                <w:left w:val="none" w:sz="0" w:space="0" w:color="auto"/>
                <w:bottom w:val="none" w:sz="0" w:space="0" w:color="auto"/>
                <w:right w:val="none" w:sz="0" w:space="0" w:color="auto"/>
              </w:divBdr>
            </w:div>
            <w:div w:id="2031374184">
              <w:marLeft w:val="0"/>
              <w:marRight w:val="0"/>
              <w:marTop w:val="0"/>
              <w:marBottom w:val="0"/>
              <w:divBdr>
                <w:top w:val="none" w:sz="0" w:space="0" w:color="auto"/>
                <w:left w:val="none" w:sz="0" w:space="0" w:color="auto"/>
                <w:bottom w:val="none" w:sz="0" w:space="0" w:color="auto"/>
                <w:right w:val="none" w:sz="0" w:space="0" w:color="auto"/>
              </w:divBdr>
            </w:div>
            <w:div w:id="2031910228">
              <w:marLeft w:val="0"/>
              <w:marRight w:val="0"/>
              <w:marTop w:val="0"/>
              <w:marBottom w:val="0"/>
              <w:divBdr>
                <w:top w:val="none" w:sz="0" w:space="0" w:color="auto"/>
                <w:left w:val="none" w:sz="0" w:space="0" w:color="auto"/>
                <w:bottom w:val="none" w:sz="0" w:space="0" w:color="auto"/>
                <w:right w:val="none" w:sz="0" w:space="0" w:color="auto"/>
              </w:divBdr>
            </w:div>
            <w:div w:id="2032490651">
              <w:marLeft w:val="0"/>
              <w:marRight w:val="0"/>
              <w:marTop w:val="360"/>
              <w:marBottom w:val="0"/>
              <w:divBdr>
                <w:top w:val="single" w:sz="6" w:space="0" w:color="auto"/>
                <w:left w:val="single" w:sz="6" w:space="0" w:color="auto"/>
                <w:bottom w:val="single" w:sz="6" w:space="0" w:color="auto"/>
                <w:right w:val="single" w:sz="6" w:space="0" w:color="auto"/>
              </w:divBdr>
            </w:div>
            <w:div w:id="2034307031">
              <w:marLeft w:val="0"/>
              <w:marRight w:val="0"/>
              <w:marTop w:val="0"/>
              <w:marBottom w:val="0"/>
              <w:divBdr>
                <w:top w:val="none" w:sz="0" w:space="0" w:color="auto"/>
                <w:left w:val="none" w:sz="0" w:space="0" w:color="auto"/>
                <w:bottom w:val="none" w:sz="0" w:space="0" w:color="auto"/>
                <w:right w:val="none" w:sz="0" w:space="0" w:color="auto"/>
              </w:divBdr>
            </w:div>
            <w:div w:id="2036076654">
              <w:marLeft w:val="0"/>
              <w:marRight w:val="0"/>
              <w:marTop w:val="0"/>
              <w:marBottom w:val="0"/>
              <w:divBdr>
                <w:top w:val="none" w:sz="0" w:space="0" w:color="auto"/>
                <w:left w:val="none" w:sz="0" w:space="0" w:color="auto"/>
                <w:bottom w:val="none" w:sz="0" w:space="0" w:color="auto"/>
                <w:right w:val="none" w:sz="0" w:space="0" w:color="auto"/>
              </w:divBdr>
            </w:div>
            <w:div w:id="2037349495">
              <w:marLeft w:val="0"/>
              <w:marRight w:val="0"/>
              <w:marTop w:val="0"/>
              <w:marBottom w:val="0"/>
              <w:divBdr>
                <w:top w:val="none" w:sz="0" w:space="0" w:color="auto"/>
                <w:left w:val="none" w:sz="0" w:space="0" w:color="auto"/>
                <w:bottom w:val="none" w:sz="0" w:space="0" w:color="auto"/>
                <w:right w:val="none" w:sz="0" w:space="0" w:color="auto"/>
              </w:divBdr>
            </w:div>
            <w:div w:id="2040858700">
              <w:marLeft w:val="0"/>
              <w:marRight w:val="0"/>
              <w:marTop w:val="0"/>
              <w:marBottom w:val="0"/>
              <w:divBdr>
                <w:top w:val="none" w:sz="0" w:space="0" w:color="auto"/>
                <w:left w:val="none" w:sz="0" w:space="0" w:color="auto"/>
                <w:bottom w:val="none" w:sz="0" w:space="0" w:color="auto"/>
                <w:right w:val="none" w:sz="0" w:space="0" w:color="auto"/>
              </w:divBdr>
            </w:div>
            <w:div w:id="2044859175">
              <w:marLeft w:val="0"/>
              <w:marRight w:val="0"/>
              <w:marTop w:val="0"/>
              <w:marBottom w:val="0"/>
              <w:divBdr>
                <w:top w:val="none" w:sz="0" w:space="0" w:color="auto"/>
                <w:left w:val="none" w:sz="0" w:space="0" w:color="auto"/>
                <w:bottom w:val="none" w:sz="0" w:space="0" w:color="auto"/>
                <w:right w:val="none" w:sz="0" w:space="0" w:color="auto"/>
              </w:divBdr>
            </w:div>
            <w:div w:id="2050060501">
              <w:marLeft w:val="0"/>
              <w:marRight w:val="0"/>
              <w:marTop w:val="0"/>
              <w:marBottom w:val="0"/>
              <w:divBdr>
                <w:top w:val="none" w:sz="0" w:space="0" w:color="auto"/>
                <w:left w:val="none" w:sz="0" w:space="0" w:color="auto"/>
                <w:bottom w:val="none" w:sz="0" w:space="0" w:color="auto"/>
                <w:right w:val="none" w:sz="0" w:space="0" w:color="auto"/>
              </w:divBdr>
            </w:div>
            <w:div w:id="2050833671">
              <w:marLeft w:val="0"/>
              <w:marRight w:val="0"/>
              <w:marTop w:val="0"/>
              <w:marBottom w:val="0"/>
              <w:divBdr>
                <w:top w:val="none" w:sz="0" w:space="0" w:color="auto"/>
                <w:left w:val="none" w:sz="0" w:space="0" w:color="auto"/>
                <w:bottom w:val="none" w:sz="0" w:space="0" w:color="auto"/>
                <w:right w:val="none" w:sz="0" w:space="0" w:color="auto"/>
              </w:divBdr>
            </w:div>
            <w:div w:id="2050838279">
              <w:marLeft w:val="0"/>
              <w:marRight w:val="0"/>
              <w:marTop w:val="0"/>
              <w:marBottom w:val="0"/>
              <w:divBdr>
                <w:top w:val="none" w:sz="0" w:space="0" w:color="auto"/>
                <w:left w:val="none" w:sz="0" w:space="0" w:color="auto"/>
                <w:bottom w:val="none" w:sz="0" w:space="0" w:color="auto"/>
                <w:right w:val="none" w:sz="0" w:space="0" w:color="auto"/>
              </w:divBdr>
            </w:div>
            <w:div w:id="2051294990">
              <w:marLeft w:val="0"/>
              <w:marRight w:val="0"/>
              <w:marTop w:val="0"/>
              <w:marBottom w:val="0"/>
              <w:divBdr>
                <w:top w:val="none" w:sz="0" w:space="0" w:color="auto"/>
                <w:left w:val="none" w:sz="0" w:space="0" w:color="auto"/>
                <w:bottom w:val="none" w:sz="0" w:space="0" w:color="auto"/>
                <w:right w:val="none" w:sz="0" w:space="0" w:color="auto"/>
              </w:divBdr>
            </w:div>
            <w:div w:id="2052460163">
              <w:marLeft w:val="0"/>
              <w:marRight w:val="0"/>
              <w:marTop w:val="0"/>
              <w:marBottom w:val="0"/>
              <w:divBdr>
                <w:top w:val="none" w:sz="0" w:space="0" w:color="auto"/>
                <w:left w:val="none" w:sz="0" w:space="0" w:color="auto"/>
                <w:bottom w:val="none" w:sz="0" w:space="0" w:color="auto"/>
                <w:right w:val="none" w:sz="0" w:space="0" w:color="auto"/>
              </w:divBdr>
            </w:div>
            <w:div w:id="2053915019">
              <w:marLeft w:val="0"/>
              <w:marRight w:val="0"/>
              <w:marTop w:val="0"/>
              <w:marBottom w:val="0"/>
              <w:divBdr>
                <w:top w:val="none" w:sz="0" w:space="0" w:color="auto"/>
                <w:left w:val="none" w:sz="0" w:space="0" w:color="auto"/>
                <w:bottom w:val="none" w:sz="0" w:space="0" w:color="auto"/>
                <w:right w:val="none" w:sz="0" w:space="0" w:color="auto"/>
              </w:divBdr>
            </w:div>
            <w:div w:id="2053915147">
              <w:marLeft w:val="0"/>
              <w:marRight w:val="0"/>
              <w:marTop w:val="0"/>
              <w:marBottom w:val="0"/>
              <w:divBdr>
                <w:top w:val="none" w:sz="0" w:space="0" w:color="auto"/>
                <w:left w:val="none" w:sz="0" w:space="0" w:color="auto"/>
                <w:bottom w:val="none" w:sz="0" w:space="0" w:color="auto"/>
                <w:right w:val="none" w:sz="0" w:space="0" w:color="auto"/>
              </w:divBdr>
            </w:div>
            <w:div w:id="2055353127">
              <w:marLeft w:val="0"/>
              <w:marRight w:val="0"/>
              <w:marTop w:val="0"/>
              <w:marBottom w:val="0"/>
              <w:divBdr>
                <w:top w:val="none" w:sz="0" w:space="0" w:color="auto"/>
                <w:left w:val="none" w:sz="0" w:space="0" w:color="auto"/>
                <w:bottom w:val="none" w:sz="0" w:space="0" w:color="auto"/>
                <w:right w:val="none" w:sz="0" w:space="0" w:color="auto"/>
              </w:divBdr>
            </w:div>
            <w:div w:id="2055691029">
              <w:marLeft w:val="0"/>
              <w:marRight w:val="0"/>
              <w:marTop w:val="0"/>
              <w:marBottom w:val="0"/>
              <w:divBdr>
                <w:top w:val="none" w:sz="0" w:space="0" w:color="auto"/>
                <w:left w:val="none" w:sz="0" w:space="0" w:color="auto"/>
                <w:bottom w:val="none" w:sz="0" w:space="0" w:color="auto"/>
                <w:right w:val="none" w:sz="0" w:space="0" w:color="auto"/>
              </w:divBdr>
            </w:div>
            <w:div w:id="2057897044">
              <w:marLeft w:val="0"/>
              <w:marRight w:val="0"/>
              <w:marTop w:val="0"/>
              <w:marBottom w:val="0"/>
              <w:divBdr>
                <w:top w:val="none" w:sz="0" w:space="0" w:color="auto"/>
                <w:left w:val="none" w:sz="0" w:space="0" w:color="auto"/>
                <w:bottom w:val="none" w:sz="0" w:space="0" w:color="auto"/>
                <w:right w:val="none" w:sz="0" w:space="0" w:color="auto"/>
              </w:divBdr>
            </w:div>
            <w:div w:id="2058505832">
              <w:marLeft w:val="0"/>
              <w:marRight w:val="0"/>
              <w:marTop w:val="0"/>
              <w:marBottom w:val="0"/>
              <w:divBdr>
                <w:top w:val="none" w:sz="0" w:space="0" w:color="auto"/>
                <w:left w:val="none" w:sz="0" w:space="0" w:color="auto"/>
                <w:bottom w:val="none" w:sz="0" w:space="0" w:color="auto"/>
                <w:right w:val="none" w:sz="0" w:space="0" w:color="auto"/>
              </w:divBdr>
            </w:div>
            <w:div w:id="2058578310">
              <w:marLeft w:val="0"/>
              <w:marRight w:val="0"/>
              <w:marTop w:val="0"/>
              <w:marBottom w:val="0"/>
              <w:divBdr>
                <w:top w:val="none" w:sz="0" w:space="0" w:color="auto"/>
                <w:left w:val="none" w:sz="0" w:space="0" w:color="auto"/>
                <w:bottom w:val="none" w:sz="0" w:space="0" w:color="auto"/>
                <w:right w:val="none" w:sz="0" w:space="0" w:color="auto"/>
              </w:divBdr>
            </w:div>
            <w:div w:id="2059890516">
              <w:marLeft w:val="0"/>
              <w:marRight w:val="0"/>
              <w:marTop w:val="0"/>
              <w:marBottom w:val="0"/>
              <w:divBdr>
                <w:top w:val="none" w:sz="0" w:space="0" w:color="auto"/>
                <w:left w:val="none" w:sz="0" w:space="0" w:color="auto"/>
                <w:bottom w:val="none" w:sz="0" w:space="0" w:color="auto"/>
                <w:right w:val="none" w:sz="0" w:space="0" w:color="auto"/>
              </w:divBdr>
            </w:div>
            <w:div w:id="2060670682">
              <w:marLeft w:val="0"/>
              <w:marRight w:val="0"/>
              <w:marTop w:val="0"/>
              <w:marBottom w:val="0"/>
              <w:divBdr>
                <w:top w:val="none" w:sz="0" w:space="0" w:color="auto"/>
                <w:left w:val="none" w:sz="0" w:space="0" w:color="auto"/>
                <w:bottom w:val="none" w:sz="0" w:space="0" w:color="auto"/>
                <w:right w:val="none" w:sz="0" w:space="0" w:color="auto"/>
              </w:divBdr>
            </w:div>
            <w:div w:id="2061588369">
              <w:marLeft w:val="0"/>
              <w:marRight w:val="0"/>
              <w:marTop w:val="0"/>
              <w:marBottom w:val="0"/>
              <w:divBdr>
                <w:top w:val="none" w:sz="0" w:space="0" w:color="auto"/>
                <w:left w:val="none" w:sz="0" w:space="0" w:color="auto"/>
                <w:bottom w:val="none" w:sz="0" w:space="0" w:color="auto"/>
                <w:right w:val="none" w:sz="0" w:space="0" w:color="auto"/>
              </w:divBdr>
            </w:div>
            <w:div w:id="2061860004">
              <w:marLeft w:val="0"/>
              <w:marRight w:val="0"/>
              <w:marTop w:val="0"/>
              <w:marBottom w:val="0"/>
              <w:divBdr>
                <w:top w:val="none" w:sz="0" w:space="0" w:color="auto"/>
                <w:left w:val="none" w:sz="0" w:space="0" w:color="auto"/>
                <w:bottom w:val="none" w:sz="0" w:space="0" w:color="auto"/>
                <w:right w:val="none" w:sz="0" w:space="0" w:color="auto"/>
              </w:divBdr>
            </w:div>
            <w:div w:id="2062316737">
              <w:marLeft w:val="0"/>
              <w:marRight w:val="0"/>
              <w:marTop w:val="0"/>
              <w:marBottom w:val="0"/>
              <w:divBdr>
                <w:top w:val="none" w:sz="0" w:space="0" w:color="auto"/>
                <w:left w:val="none" w:sz="0" w:space="0" w:color="auto"/>
                <w:bottom w:val="none" w:sz="0" w:space="0" w:color="auto"/>
                <w:right w:val="none" w:sz="0" w:space="0" w:color="auto"/>
              </w:divBdr>
            </w:div>
            <w:div w:id="2063021423">
              <w:marLeft w:val="0"/>
              <w:marRight w:val="0"/>
              <w:marTop w:val="0"/>
              <w:marBottom w:val="0"/>
              <w:divBdr>
                <w:top w:val="none" w:sz="0" w:space="0" w:color="auto"/>
                <w:left w:val="none" w:sz="0" w:space="0" w:color="auto"/>
                <w:bottom w:val="none" w:sz="0" w:space="0" w:color="auto"/>
                <w:right w:val="none" w:sz="0" w:space="0" w:color="auto"/>
              </w:divBdr>
            </w:div>
            <w:div w:id="2064405946">
              <w:marLeft w:val="0"/>
              <w:marRight w:val="0"/>
              <w:marTop w:val="0"/>
              <w:marBottom w:val="0"/>
              <w:divBdr>
                <w:top w:val="none" w:sz="0" w:space="0" w:color="auto"/>
                <w:left w:val="none" w:sz="0" w:space="0" w:color="auto"/>
                <w:bottom w:val="none" w:sz="0" w:space="0" w:color="auto"/>
                <w:right w:val="none" w:sz="0" w:space="0" w:color="auto"/>
              </w:divBdr>
            </w:div>
            <w:div w:id="2064863642">
              <w:marLeft w:val="0"/>
              <w:marRight w:val="0"/>
              <w:marTop w:val="0"/>
              <w:marBottom w:val="0"/>
              <w:divBdr>
                <w:top w:val="none" w:sz="0" w:space="0" w:color="auto"/>
                <w:left w:val="none" w:sz="0" w:space="0" w:color="auto"/>
                <w:bottom w:val="none" w:sz="0" w:space="0" w:color="auto"/>
                <w:right w:val="none" w:sz="0" w:space="0" w:color="auto"/>
              </w:divBdr>
            </w:div>
            <w:div w:id="2065055165">
              <w:marLeft w:val="0"/>
              <w:marRight w:val="0"/>
              <w:marTop w:val="0"/>
              <w:marBottom w:val="0"/>
              <w:divBdr>
                <w:top w:val="none" w:sz="0" w:space="0" w:color="auto"/>
                <w:left w:val="none" w:sz="0" w:space="0" w:color="auto"/>
                <w:bottom w:val="none" w:sz="0" w:space="0" w:color="auto"/>
                <w:right w:val="none" w:sz="0" w:space="0" w:color="auto"/>
              </w:divBdr>
            </w:div>
            <w:div w:id="2066836670">
              <w:marLeft w:val="0"/>
              <w:marRight w:val="0"/>
              <w:marTop w:val="0"/>
              <w:marBottom w:val="0"/>
              <w:divBdr>
                <w:top w:val="none" w:sz="0" w:space="0" w:color="auto"/>
                <w:left w:val="none" w:sz="0" w:space="0" w:color="auto"/>
                <w:bottom w:val="none" w:sz="0" w:space="0" w:color="auto"/>
                <w:right w:val="none" w:sz="0" w:space="0" w:color="auto"/>
              </w:divBdr>
            </w:div>
            <w:div w:id="2067874354">
              <w:marLeft w:val="0"/>
              <w:marRight w:val="0"/>
              <w:marTop w:val="0"/>
              <w:marBottom w:val="0"/>
              <w:divBdr>
                <w:top w:val="none" w:sz="0" w:space="0" w:color="auto"/>
                <w:left w:val="none" w:sz="0" w:space="0" w:color="auto"/>
                <w:bottom w:val="none" w:sz="0" w:space="0" w:color="auto"/>
                <w:right w:val="none" w:sz="0" w:space="0" w:color="auto"/>
              </w:divBdr>
            </w:div>
            <w:div w:id="2069985551">
              <w:marLeft w:val="0"/>
              <w:marRight w:val="0"/>
              <w:marTop w:val="0"/>
              <w:marBottom w:val="0"/>
              <w:divBdr>
                <w:top w:val="none" w:sz="0" w:space="0" w:color="auto"/>
                <w:left w:val="none" w:sz="0" w:space="0" w:color="auto"/>
                <w:bottom w:val="none" w:sz="0" w:space="0" w:color="auto"/>
                <w:right w:val="none" w:sz="0" w:space="0" w:color="auto"/>
              </w:divBdr>
            </w:div>
            <w:div w:id="2070642627">
              <w:marLeft w:val="0"/>
              <w:marRight w:val="0"/>
              <w:marTop w:val="0"/>
              <w:marBottom w:val="0"/>
              <w:divBdr>
                <w:top w:val="none" w:sz="0" w:space="0" w:color="auto"/>
                <w:left w:val="none" w:sz="0" w:space="0" w:color="auto"/>
                <w:bottom w:val="none" w:sz="0" w:space="0" w:color="auto"/>
                <w:right w:val="none" w:sz="0" w:space="0" w:color="auto"/>
              </w:divBdr>
            </w:div>
            <w:div w:id="2073774119">
              <w:marLeft w:val="0"/>
              <w:marRight w:val="0"/>
              <w:marTop w:val="0"/>
              <w:marBottom w:val="0"/>
              <w:divBdr>
                <w:top w:val="none" w:sz="0" w:space="0" w:color="auto"/>
                <w:left w:val="none" w:sz="0" w:space="0" w:color="auto"/>
                <w:bottom w:val="none" w:sz="0" w:space="0" w:color="auto"/>
                <w:right w:val="none" w:sz="0" w:space="0" w:color="auto"/>
              </w:divBdr>
              <w:divsChild>
                <w:div w:id="1043484376">
                  <w:marLeft w:val="0"/>
                  <w:marRight w:val="0"/>
                  <w:marTop w:val="0"/>
                  <w:marBottom w:val="0"/>
                  <w:divBdr>
                    <w:top w:val="none" w:sz="0" w:space="0" w:color="auto"/>
                    <w:left w:val="none" w:sz="0" w:space="0" w:color="auto"/>
                    <w:bottom w:val="none" w:sz="0" w:space="0" w:color="auto"/>
                    <w:right w:val="none" w:sz="0" w:space="0" w:color="auto"/>
                  </w:divBdr>
                </w:div>
                <w:div w:id="1295210125">
                  <w:marLeft w:val="0"/>
                  <w:marRight w:val="0"/>
                  <w:marTop w:val="0"/>
                  <w:marBottom w:val="0"/>
                  <w:divBdr>
                    <w:top w:val="none" w:sz="0" w:space="0" w:color="auto"/>
                    <w:left w:val="none" w:sz="0" w:space="0" w:color="auto"/>
                    <w:bottom w:val="none" w:sz="0" w:space="0" w:color="auto"/>
                    <w:right w:val="none" w:sz="0" w:space="0" w:color="auto"/>
                  </w:divBdr>
                </w:div>
                <w:div w:id="1420172056">
                  <w:marLeft w:val="0"/>
                  <w:marRight w:val="0"/>
                  <w:marTop w:val="0"/>
                  <w:marBottom w:val="0"/>
                  <w:divBdr>
                    <w:top w:val="none" w:sz="0" w:space="0" w:color="auto"/>
                    <w:left w:val="none" w:sz="0" w:space="0" w:color="auto"/>
                    <w:bottom w:val="none" w:sz="0" w:space="0" w:color="auto"/>
                    <w:right w:val="none" w:sz="0" w:space="0" w:color="auto"/>
                  </w:divBdr>
                </w:div>
                <w:div w:id="1894076400">
                  <w:marLeft w:val="0"/>
                  <w:marRight w:val="0"/>
                  <w:marTop w:val="0"/>
                  <w:marBottom w:val="0"/>
                  <w:divBdr>
                    <w:top w:val="none" w:sz="0" w:space="0" w:color="auto"/>
                    <w:left w:val="none" w:sz="0" w:space="0" w:color="auto"/>
                    <w:bottom w:val="none" w:sz="0" w:space="0" w:color="auto"/>
                    <w:right w:val="none" w:sz="0" w:space="0" w:color="auto"/>
                  </w:divBdr>
                </w:div>
              </w:divsChild>
            </w:div>
            <w:div w:id="2074155859">
              <w:marLeft w:val="0"/>
              <w:marRight w:val="0"/>
              <w:marTop w:val="0"/>
              <w:marBottom w:val="0"/>
              <w:divBdr>
                <w:top w:val="none" w:sz="0" w:space="0" w:color="auto"/>
                <w:left w:val="none" w:sz="0" w:space="0" w:color="auto"/>
                <w:bottom w:val="none" w:sz="0" w:space="0" w:color="auto"/>
                <w:right w:val="none" w:sz="0" w:space="0" w:color="auto"/>
              </w:divBdr>
            </w:div>
            <w:div w:id="2074350434">
              <w:marLeft w:val="0"/>
              <w:marRight w:val="0"/>
              <w:marTop w:val="0"/>
              <w:marBottom w:val="0"/>
              <w:divBdr>
                <w:top w:val="none" w:sz="0" w:space="0" w:color="auto"/>
                <w:left w:val="none" w:sz="0" w:space="0" w:color="auto"/>
                <w:bottom w:val="none" w:sz="0" w:space="0" w:color="auto"/>
                <w:right w:val="none" w:sz="0" w:space="0" w:color="auto"/>
              </w:divBdr>
            </w:div>
            <w:div w:id="2075351272">
              <w:marLeft w:val="0"/>
              <w:marRight w:val="0"/>
              <w:marTop w:val="0"/>
              <w:marBottom w:val="0"/>
              <w:divBdr>
                <w:top w:val="none" w:sz="0" w:space="0" w:color="auto"/>
                <w:left w:val="none" w:sz="0" w:space="0" w:color="auto"/>
                <w:bottom w:val="none" w:sz="0" w:space="0" w:color="auto"/>
                <w:right w:val="none" w:sz="0" w:space="0" w:color="auto"/>
              </w:divBdr>
            </w:div>
            <w:div w:id="2075617388">
              <w:marLeft w:val="0"/>
              <w:marRight w:val="0"/>
              <w:marTop w:val="0"/>
              <w:marBottom w:val="0"/>
              <w:divBdr>
                <w:top w:val="none" w:sz="0" w:space="0" w:color="auto"/>
                <w:left w:val="none" w:sz="0" w:space="0" w:color="auto"/>
                <w:bottom w:val="none" w:sz="0" w:space="0" w:color="auto"/>
                <w:right w:val="none" w:sz="0" w:space="0" w:color="auto"/>
              </w:divBdr>
            </w:div>
            <w:div w:id="2076387673">
              <w:marLeft w:val="0"/>
              <w:marRight w:val="0"/>
              <w:marTop w:val="0"/>
              <w:marBottom w:val="0"/>
              <w:divBdr>
                <w:top w:val="none" w:sz="0" w:space="0" w:color="auto"/>
                <w:left w:val="none" w:sz="0" w:space="0" w:color="auto"/>
                <w:bottom w:val="none" w:sz="0" w:space="0" w:color="auto"/>
                <w:right w:val="none" w:sz="0" w:space="0" w:color="auto"/>
              </w:divBdr>
            </w:div>
            <w:div w:id="2083604067">
              <w:marLeft w:val="0"/>
              <w:marRight w:val="0"/>
              <w:marTop w:val="0"/>
              <w:marBottom w:val="0"/>
              <w:divBdr>
                <w:top w:val="none" w:sz="0" w:space="0" w:color="auto"/>
                <w:left w:val="none" w:sz="0" w:space="0" w:color="auto"/>
                <w:bottom w:val="none" w:sz="0" w:space="0" w:color="auto"/>
                <w:right w:val="none" w:sz="0" w:space="0" w:color="auto"/>
              </w:divBdr>
            </w:div>
            <w:div w:id="2085563136">
              <w:marLeft w:val="0"/>
              <w:marRight w:val="0"/>
              <w:marTop w:val="360"/>
              <w:marBottom w:val="0"/>
              <w:divBdr>
                <w:top w:val="single" w:sz="6" w:space="0" w:color="auto"/>
                <w:left w:val="single" w:sz="6" w:space="0" w:color="auto"/>
                <w:bottom w:val="single" w:sz="6" w:space="0" w:color="auto"/>
                <w:right w:val="single" w:sz="6" w:space="0" w:color="auto"/>
              </w:divBdr>
            </w:div>
            <w:div w:id="2085835261">
              <w:marLeft w:val="0"/>
              <w:marRight w:val="0"/>
              <w:marTop w:val="0"/>
              <w:marBottom w:val="0"/>
              <w:divBdr>
                <w:top w:val="none" w:sz="0" w:space="0" w:color="auto"/>
                <w:left w:val="none" w:sz="0" w:space="0" w:color="auto"/>
                <w:bottom w:val="none" w:sz="0" w:space="0" w:color="auto"/>
                <w:right w:val="none" w:sz="0" w:space="0" w:color="auto"/>
              </w:divBdr>
            </w:div>
            <w:div w:id="2088964922">
              <w:marLeft w:val="0"/>
              <w:marRight w:val="0"/>
              <w:marTop w:val="0"/>
              <w:marBottom w:val="0"/>
              <w:divBdr>
                <w:top w:val="none" w:sz="0" w:space="0" w:color="auto"/>
                <w:left w:val="none" w:sz="0" w:space="0" w:color="auto"/>
                <w:bottom w:val="none" w:sz="0" w:space="0" w:color="auto"/>
                <w:right w:val="none" w:sz="0" w:space="0" w:color="auto"/>
              </w:divBdr>
            </w:div>
            <w:div w:id="2089185026">
              <w:marLeft w:val="0"/>
              <w:marRight w:val="0"/>
              <w:marTop w:val="0"/>
              <w:marBottom w:val="0"/>
              <w:divBdr>
                <w:top w:val="none" w:sz="0" w:space="0" w:color="auto"/>
                <w:left w:val="none" w:sz="0" w:space="0" w:color="auto"/>
                <w:bottom w:val="none" w:sz="0" w:space="0" w:color="auto"/>
                <w:right w:val="none" w:sz="0" w:space="0" w:color="auto"/>
              </w:divBdr>
            </w:div>
            <w:div w:id="2091581525">
              <w:marLeft w:val="0"/>
              <w:marRight w:val="0"/>
              <w:marTop w:val="0"/>
              <w:marBottom w:val="0"/>
              <w:divBdr>
                <w:top w:val="none" w:sz="0" w:space="0" w:color="auto"/>
                <w:left w:val="none" w:sz="0" w:space="0" w:color="auto"/>
                <w:bottom w:val="none" w:sz="0" w:space="0" w:color="auto"/>
                <w:right w:val="none" w:sz="0" w:space="0" w:color="auto"/>
              </w:divBdr>
            </w:div>
            <w:div w:id="2091585839">
              <w:marLeft w:val="0"/>
              <w:marRight w:val="0"/>
              <w:marTop w:val="0"/>
              <w:marBottom w:val="0"/>
              <w:divBdr>
                <w:top w:val="none" w:sz="0" w:space="0" w:color="auto"/>
                <w:left w:val="none" w:sz="0" w:space="0" w:color="auto"/>
                <w:bottom w:val="none" w:sz="0" w:space="0" w:color="auto"/>
                <w:right w:val="none" w:sz="0" w:space="0" w:color="auto"/>
              </w:divBdr>
            </w:div>
            <w:div w:id="2092190511">
              <w:marLeft w:val="0"/>
              <w:marRight w:val="0"/>
              <w:marTop w:val="0"/>
              <w:marBottom w:val="0"/>
              <w:divBdr>
                <w:top w:val="none" w:sz="0" w:space="0" w:color="auto"/>
                <w:left w:val="none" w:sz="0" w:space="0" w:color="auto"/>
                <w:bottom w:val="none" w:sz="0" w:space="0" w:color="auto"/>
                <w:right w:val="none" w:sz="0" w:space="0" w:color="auto"/>
              </w:divBdr>
            </w:div>
            <w:div w:id="2092654444">
              <w:marLeft w:val="0"/>
              <w:marRight w:val="0"/>
              <w:marTop w:val="0"/>
              <w:marBottom w:val="0"/>
              <w:divBdr>
                <w:top w:val="none" w:sz="0" w:space="0" w:color="auto"/>
                <w:left w:val="none" w:sz="0" w:space="0" w:color="auto"/>
                <w:bottom w:val="none" w:sz="0" w:space="0" w:color="auto"/>
                <w:right w:val="none" w:sz="0" w:space="0" w:color="auto"/>
              </w:divBdr>
            </w:div>
            <w:div w:id="2098287660">
              <w:marLeft w:val="0"/>
              <w:marRight w:val="0"/>
              <w:marTop w:val="0"/>
              <w:marBottom w:val="0"/>
              <w:divBdr>
                <w:top w:val="none" w:sz="0" w:space="0" w:color="auto"/>
                <w:left w:val="none" w:sz="0" w:space="0" w:color="auto"/>
                <w:bottom w:val="none" w:sz="0" w:space="0" w:color="auto"/>
                <w:right w:val="none" w:sz="0" w:space="0" w:color="auto"/>
              </w:divBdr>
            </w:div>
            <w:div w:id="2098600167">
              <w:marLeft w:val="0"/>
              <w:marRight w:val="0"/>
              <w:marTop w:val="0"/>
              <w:marBottom w:val="0"/>
              <w:divBdr>
                <w:top w:val="none" w:sz="0" w:space="0" w:color="auto"/>
                <w:left w:val="none" w:sz="0" w:space="0" w:color="auto"/>
                <w:bottom w:val="none" w:sz="0" w:space="0" w:color="auto"/>
                <w:right w:val="none" w:sz="0" w:space="0" w:color="auto"/>
              </w:divBdr>
            </w:div>
            <w:div w:id="2098863808">
              <w:marLeft w:val="0"/>
              <w:marRight w:val="0"/>
              <w:marTop w:val="0"/>
              <w:marBottom w:val="0"/>
              <w:divBdr>
                <w:top w:val="none" w:sz="0" w:space="0" w:color="auto"/>
                <w:left w:val="none" w:sz="0" w:space="0" w:color="auto"/>
                <w:bottom w:val="none" w:sz="0" w:space="0" w:color="auto"/>
                <w:right w:val="none" w:sz="0" w:space="0" w:color="auto"/>
              </w:divBdr>
            </w:div>
            <w:div w:id="2100564596">
              <w:marLeft w:val="0"/>
              <w:marRight w:val="0"/>
              <w:marTop w:val="0"/>
              <w:marBottom w:val="0"/>
              <w:divBdr>
                <w:top w:val="none" w:sz="0" w:space="0" w:color="auto"/>
                <w:left w:val="none" w:sz="0" w:space="0" w:color="auto"/>
                <w:bottom w:val="none" w:sz="0" w:space="0" w:color="auto"/>
                <w:right w:val="none" w:sz="0" w:space="0" w:color="auto"/>
              </w:divBdr>
            </w:div>
            <w:div w:id="2100640205">
              <w:marLeft w:val="0"/>
              <w:marRight w:val="0"/>
              <w:marTop w:val="0"/>
              <w:marBottom w:val="0"/>
              <w:divBdr>
                <w:top w:val="none" w:sz="0" w:space="0" w:color="auto"/>
                <w:left w:val="none" w:sz="0" w:space="0" w:color="auto"/>
                <w:bottom w:val="none" w:sz="0" w:space="0" w:color="auto"/>
                <w:right w:val="none" w:sz="0" w:space="0" w:color="auto"/>
              </w:divBdr>
            </w:div>
            <w:div w:id="2101023574">
              <w:marLeft w:val="0"/>
              <w:marRight w:val="0"/>
              <w:marTop w:val="0"/>
              <w:marBottom w:val="0"/>
              <w:divBdr>
                <w:top w:val="none" w:sz="0" w:space="0" w:color="auto"/>
                <w:left w:val="none" w:sz="0" w:space="0" w:color="auto"/>
                <w:bottom w:val="none" w:sz="0" w:space="0" w:color="auto"/>
                <w:right w:val="none" w:sz="0" w:space="0" w:color="auto"/>
              </w:divBdr>
            </w:div>
            <w:div w:id="2103069360">
              <w:marLeft w:val="0"/>
              <w:marRight w:val="0"/>
              <w:marTop w:val="0"/>
              <w:marBottom w:val="0"/>
              <w:divBdr>
                <w:top w:val="none" w:sz="0" w:space="0" w:color="auto"/>
                <w:left w:val="none" w:sz="0" w:space="0" w:color="auto"/>
                <w:bottom w:val="none" w:sz="0" w:space="0" w:color="auto"/>
                <w:right w:val="none" w:sz="0" w:space="0" w:color="auto"/>
              </w:divBdr>
            </w:div>
            <w:div w:id="2103406167">
              <w:marLeft w:val="0"/>
              <w:marRight w:val="0"/>
              <w:marTop w:val="0"/>
              <w:marBottom w:val="0"/>
              <w:divBdr>
                <w:top w:val="none" w:sz="0" w:space="0" w:color="auto"/>
                <w:left w:val="none" w:sz="0" w:space="0" w:color="auto"/>
                <w:bottom w:val="none" w:sz="0" w:space="0" w:color="auto"/>
                <w:right w:val="none" w:sz="0" w:space="0" w:color="auto"/>
              </w:divBdr>
            </w:div>
            <w:div w:id="2105346259">
              <w:marLeft w:val="0"/>
              <w:marRight w:val="0"/>
              <w:marTop w:val="0"/>
              <w:marBottom w:val="0"/>
              <w:divBdr>
                <w:top w:val="none" w:sz="0" w:space="0" w:color="auto"/>
                <w:left w:val="none" w:sz="0" w:space="0" w:color="auto"/>
                <w:bottom w:val="none" w:sz="0" w:space="0" w:color="auto"/>
                <w:right w:val="none" w:sz="0" w:space="0" w:color="auto"/>
              </w:divBdr>
            </w:div>
            <w:div w:id="2106151729">
              <w:marLeft w:val="0"/>
              <w:marRight w:val="0"/>
              <w:marTop w:val="0"/>
              <w:marBottom w:val="0"/>
              <w:divBdr>
                <w:top w:val="none" w:sz="0" w:space="0" w:color="auto"/>
                <w:left w:val="none" w:sz="0" w:space="0" w:color="auto"/>
                <w:bottom w:val="none" w:sz="0" w:space="0" w:color="auto"/>
                <w:right w:val="none" w:sz="0" w:space="0" w:color="auto"/>
              </w:divBdr>
            </w:div>
            <w:div w:id="2107067323">
              <w:marLeft w:val="0"/>
              <w:marRight w:val="0"/>
              <w:marTop w:val="0"/>
              <w:marBottom w:val="0"/>
              <w:divBdr>
                <w:top w:val="none" w:sz="0" w:space="0" w:color="auto"/>
                <w:left w:val="none" w:sz="0" w:space="0" w:color="auto"/>
                <w:bottom w:val="none" w:sz="0" w:space="0" w:color="auto"/>
                <w:right w:val="none" w:sz="0" w:space="0" w:color="auto"/>
              </w:divBdr>
            </w:div>
            <w:div w:id="2108112532">
              <w:marLeft w:val="0"/>
              <w:marRight w:val="0"/>
              <w:marTop w:val="0"/>
              <w:marBottom w:val="0"/>
              <w:divBdr>
                <w:top w:val="none" w:sz="0" w:space="0" w:color="auto"/>
                <w:left w:val="none" w:sz="0" w:space="0" w:color="auto"/>
                <w:bottom w:val="none" w:sz="0" w:space="0" w:color="auto"/>
                <w:right w:val="none" w:sz="0" w:space="0" w:color="auto"/>
              </w:divBdr>
            </w:div>
            <w:div w:id="2109081192">
              <w:marLeft w:val="0"/>
              <w:marRight w:val="0"/>
              <w:marTop w:val="0"/>
              <w:marBottom w:val="0"/>
              <w:divBdr>
                <w:top w:val="none" w:sz="0" w:space="0" w:color="auto"/>
                <w:left w:val="none" w:sz="0" w:space="0" w:color="auto"/>
                <w:bottom w:val="none" w:sz="0" w:space="0" w:color="auto"/>
                <w:right w:val="none" w:sz="0" w:space="0" w:color="auto"/>
              </w:divBdr>
            </w:div>
            <w:div w:id="2110078782">
              <w:marLeft w:val="0"/>
              <w:marRight w:val="0"/>
              <w:marTop w:val="0"/>
              <w:marBottom w:val="0"/>
              <w:divBdr>
                <w:top w:val="none" w:sz="0" w:space="0" w:color="auto"/>
                <w:left w:val="none" w:sz="0" w:space="0" w:color="auto"/>
                <w:bottom w:val="none" w:sz="0" w:space="0" w:color="auto"/>
                <w:right w:val="none" w:sz="0" w:space="0" w:color="auto"/>
              </w:divBdr>
            </w:div>
            <w:div w:id="2110811652">
              <w:marLeft w:val="0"/>
              <w:marRight w:val="0"/>
              <w:marTop w:val="0"/>
              <w:marBottom w:val="0"/>
              <w:divBdr>
                <w:top w:val="none" w:sz="0" w:space="0" w:color="auto"/>
                <w:left w:val="none" w:sz="0" w:space="0" w:color="auto"/>
                <w:bottom w:val="none" w:sz="0" w:space="0" w:color="auto"/>
                <w:right w:val="none" w:sz="0" w:space="0" w:color="auto"/>
              </w:divBdr>
            </w:div>
            <w:div w:id="2114784447">
              <w:marLeft w:val="0"/>
              <w:marRight w:val="0"/>
              <w:marTop w:val="0"/>
              <w:marBottom w:val="0"/>
              <w:divBdr>
                <w:top w:val="none" w:sz="0" w:space="0" w:color="auto"/>
                <w:left w:val="none" w:sz="0" w:space="0" w:color="auto"/>
                <w:bottom w:val="none" w:sz="0" w:space="0" w:color="auto"/>
                <w:right w:val="none" w:sz="0" w:space="0" w:color="auto"/>
              </w:divBdr>
            </w:div>
            <w:div w:id="2117091260">
              <w:marLeft w:val="0"/>
              <w:marRight w:val="0"/>
              <w:marTop w:val="0"/>
              <w:marBottom w:val="0"/>
              <w:divBdr>
                <w:top w:val="none" w:sz="0" w:space="0" w:color="auto"/>
                <w:left w:val="none" w:sz="0" w:space="0" w:color="auto"/>
                <w:bottom w:val="none" w:sz="0" w:space="0" w:color="auto"/>
                <w:right w:val="none" w:sz="0" w:space="0" w:color="auto"/>
              </w:divBdr>
            </w:div>
            <w:div w:id="2117091565">
              <w:marLeft w:val="0"/>
              <w:marRight w:val="0"/>
              <w:marTop w:val="0"/>
              <w:marBottom w:val="0"/>
              <w:divBdr>
                <w:top w:val="none" w:sz="0" w:space="0" w:color="auto"/>
                <w:left w:val="none" w:sz="0" w:space="0" w:color="auto"/>
                <w:bottom w:val="none" w:sz="0" w:space="0" w:color="auto"/>
                <w:right w:val="none" w:sz="0" w:space="0" w:color="auto"/>
              </w:divBdr>
            </w:div>
            <w:div w:id="2123183748">
              <w:marLeft w:val="0"/>
              <w:marRight w:val="0"/>
              <w:marTop w:val="0"/>
              <w:marBottom w:val="0"/>
              <w:divBdr>
                <w:top w:val="none" w:sz="0" w:space="0" w:color="auto"/>
                <w:left w:val="none" w:sz="0" w:space="0" w:color="auto"/>
                <w:bottom w:val="none" w:sz="0" w:space="0" w:color="auto"/>
                <w:right w:val="none" w:sz="0" w:space="0" w:color="auto"/>
              </w:divBdr>
            </w:div>
            <w:div w:id="2123721718">
              <w:marLeft w:val="0"/>
              <w:marRight w:val="0"/>
              <w:marTop w:val="0"/>
              <w:marBottom w:val="0"/>
              <w:divBdr>
                <w:top w:val="none" w:sz="0" w:space="0" w:color="auto"/>
                <w:left w:val="none" w:sz="0" w:space="0" w:color="auto"/>
                <w:bottom w:val="none" w:sz="0" w:space="0" w:color="auto"/>
                <w:right w:val="none" w:sz="0" w:space="0" w:color="auto"/>
              </w:divBdr>
            </w:div>
            <w:div w:id="2125423378">
              <w:marLeft w:val="0"/>
              <w:marRight w:val="0"/>
              <w:marTop w:val="360"/>
              <w:marBottom w:val="0"/>
              <w:divBdr>
                <w:top w:val="single" w:sz="6" w:space="0" w:color="auto"/>
                <w:left w:val="single" w:sz="6" w:space="0" w:color="auto"/>
                <w:bottom w:val="single" w:sz="6" w:space="0" w:color="auto"/>
                <w:right w:val="single" w:sz="6" w:space="0" w:color="auto"/>
              </w:divBdr>
            </w:div>
            <w:div w:id="2127382448">
              <w:marLeft w:val="0"/>
              <w:marRight w:val="0"/>
              <w:marTop w:val="0"/>
              <w:marBottom w:val="0"/>
              <w:divBdr>
                <w:top w:val="none" w:sz="0" w:space="0" w:color="auto"/>
                <w:left w:val="none" w:sz="0" w:space="0" w:color="auto"/>
                <w:bottom w:val="none" w:sz="0" w:space="0" w:color="auto"/>
                <w:right w:val="none" w:sz="0" w:space="0" w:color="auto"/>
              </w:divBdr>
            </w:div>
            <w:div w:id="2129273517">
              <w:marLeft w:val="0"/>
              <w:marRight w:val="0"/>
              <w:marTop w:val="0"/>
              <w:marBottom w:val="0"/>
              <w:divBdr>
                <w:top w:val="none" w:sz="0" w:space="0" w:color="auto"/>
                <w:left w:val="none" w:sz="0" w:space="0" w:color="auto"/>
                <w:bottom w:val="none" w:sz="0" w:space="0" w:color="auto"/>
                <w:right w:val="none" w:sz="0" w:space="0" w:color="auto"/>
              </w:divBdr>
            </w:div>
            <w:div w:id="2130007098">
              <w:marLeft w:val="0"/>
              <w:marRight w:val="0"/>
              <w:marTop w:val="0"/>
              <w:marBottom w:val="0"/>
              <w:divBdr>
                <w:top w:val="none" w:sz="0" w:space="0" w:color="auto"/>
                <w:left w:val="none" w:sz="0" w:space="0" w:color="auto"/>
                <w:bottom w:val="none" w:sz="0" w:space="0" w:color="auto"/>
                <w:right w:val="none" w:sz="0" w:space="0" w:color="auto"/>
              </w:divBdr>
            </w:div>
            <w:div w:id="2130201061">
              <w:marLeft w:val="0"/>
              <w:marRight w:val="0"/>
              <w:marTop w:val="0"/>
              <w:marBottom w:val="0"/>
              <w:divBdr>
                <w:top w:val="none" w:sz="0" w:space="0" w:color="auto"/>
                <w:left w:val="none" w:sz="0" w:space="0" w:color="auto"/>
                <w:bottom w:val="none" w:sz="0" w:space="0" w:color="auto"/>
                <w:right w:val="none" w:sz="0" w:space="0" w:color="auto"/>
              </w:divBdr>
            </w:div>
            <w:div w:id="2132702235">
              <w:marLeft w:val="0"/>
              <w:marRight w:val="0"/>
              <w:marTop w:val="0"/>
              <w:marBottom w:val="0"/>
              <w:divBdr>
                <w:top w:val="none" w:sz="0" w:space="0" w:color="auto"/>
                <w:left w:val="none" w:sz="0" w:space="0" w:color="auto"/>
                <w:bottom w:val="none" w:sz="0" w:space="0" w:color="auto"/>
                <w:right w:val="none" w:sz="0" w:space="0" w:color="auto"/>
              </w:divBdr>
            </w:div>
            <w:div w:id="2138454235">
              <w:marLeft w:val="0"/>
              <w:marRight w:val="0"/>
              <w:marTop w:val="0"/>
              <w:marBottom w:val="0"/>
              <w:divBdr>
                <w:top w:val="none" w:sz="0" w:space="0" w:color="auto"/>
                <w:left w:val="none" w:sz="0" w:space="0" w:color="auto"/>
                <w:bottom w:val="none" w:sz="0" w:space="0" w:color="auto"/>
                <w:right w:val="none" w:sz="0" w:space="0" w:color="auto"/>
              </w:divBdr>
            </w:div>
            <w:div w:id="2138797744">
              <w:marLeft w:val="0"/>
              <w:marRight w:val="0"/>
              <w:marTop w:val="0"/>
              <w:marBottom w:val="0"/>
              <w:divBdr>
                <w:top w:val="none" w:sz="0" w:space="0" w:color="auto"/>
                <w:left w:val="none" w:sz="0" w:space="0" w:color="auto"/>
                <w:bottom w:val="none" w:sz="0" w:space="0" w:color="auto"/>
                <w:right w:val="none" w:sz="0" w:space="0" w:color="auto"/>
              </w:divBdr>
            </w:div>
            <w:div w:id="2139295626">
              <w:marLeft w:val="0"/>
              <w:marRight w:val="0"/>
              <w:marTop w:val="0"/>
              <w:marBottom w:val="0"/>
              <w:divBdr>
                <w:top w:val="none" w:sz="0" w:space="0" w:color="auto"/>
                <w:left w:val="none" w:sz="0" w:space="0" w:color="auto"/>
                <w:bottom w:val="none" w:sz="0" w:space="0" w:color="auto"/>
                <w:right w:val="none" w:sz="0" w:space="0" w:color="auto"/>
              </w:divBdr>
            </w:div>
            <w:div w:id="2141410789">
              <w:marLeft w:val="0"/>
              <w:marRight w:val="0"/>
              <w:marTop w:val="0"/>
              <w:marBottom w:val="0"/>
              <w:divBdr>
                <w:top w:val="none" w:sz="0" w:space="0" w:color="auto"/>
                <w:left w:val="none" w:sz="0" w:space="0" w:color="auto"/>
                <w:bottom w:val="none" w:sz="0" w:space="0" w:color="auto"/>
                <w:right w:val="none" w:sz="0" w:space="0" w:color="auto"/>
              </w:divBdr>
            </w:div>
            <w:div w:id="2142918208">
              <w:marLeft w:val="0"/>
              <w:marRight w:val="0"/>
              <w:marTop w:val="0"/>
              <w:marBottom w:val="0"/>
              <w:divBdr>
                <w:top w:val="none" w:sz="0" w:space="0" w:color="auto"/>
                <w:left w:val="none" w:sz="0" w:space="0" w:color="auto"/>
                <w:bottom w:val="none" w:sz="0" w:space="0" w:color="auto"/>
                <w:right w:val="none" w:sz="0" w:space="0" w:color="auto"/>
              </w:divBdr>
            </w:div>
            <w:div w:id="2143115433">
              <w:marLeft w:val="0"/>
              <w:marRight w:val="0"/>
              <w:marTop w:val="360"/>
              <w:marBottom w:val="0"/>
              <w:divBdr>
                <w:top w:val="single" w:sz="6" w:space="0" w:color="auto"/>
                <w:left w:val="single" w:sz="6" w:space="0" w:color="auto"/>
                <w:bottom w:val="single" w:sz="6" w:space="0" w:color="auto"/>
                <w:right w:val="single" w:sz="6" w:space="0" w:color="auto"/>
              </w:divBdr>
            </w:div>
            <w:div w:id="2143376415">
              <w:marLeft w:val="0"/>
              <w:marRight w:val="0"/>
              <w:marTop w:val="0"/>
              <w:marBottom w:val="0"/>
              <w:divBdr>
                <w:top w:val="none" w:sz="0" w:space="0" w:color="auto"/>
                <w:left w:val="none" w:sz="0" w:space="0" w:color="auto"/>
                <w:bottom w:val="none" w:sz="0" w:space="0" w:color="auto"/>
                <w:right w:val="none" w:sz="0" w:space="0" w:color="auto"/>
              </w:divBdr>
            </w:div>
            <w:div w:id="2143844229">
              <w:marLeft w:val="0"/>
              <w:marRight w:val="0"/>
              <w:marTop w:val="0"/>
              <w:marBottom w:val="0"/>
              <w:divBdr>
                <w:top w:val="none" w:sz="0" w:space="0" w:color="auto"/>
                <w:left w:val="none" w:sz="0" w:space="0" w:color="auto"/>
                <w:bottom w:val="none" w:sz="0" w:space="0" w:color="auto"/>
                <w:right w:val="none" w:sz="0" w:space="0" w:color="auto"/>
              </w:divBdr>
            </w:div>
            <w:div w:id="2143880665">
              <w:marLeft w:val="0"/>
              <w:marRight w:val="0"/>
              <w:marTop w:val="0"/>
              <w:marBottom w:val="0"/>
              <w:divBdr>
                <w:top w:val="none" w:sz="0" w:space="0" w:color="auto"/>
                <w:left w:val="none" w:sz="0" w:space="0" w:color="auto"/>
                <w:bottom w:val="none" w:sz="0" w:space="0" w:color="auto"/>
                <w:right w:val="none" w:sz="0" w:space="0" w:color="auto"/>
              </w:divBdr>
            </w:div>
            <w:div w:id="2145002888">
              <w:marLeft w:val="0"/>
              <w:marRight w:val="0"/>
              <w:marTop w:val="0"/>
              <w:marBottom w:val="0"/>
              <w:divBdr>
                <w:top w:val="none" w:sz="0" w:space="0" w:color="auto"/>
                <w:left w:val="none" w:sz="0" w:space="0" w:color="auto"/>
                <w:bottom w:val="none" w:sz="0" w:space="0" w:color="auto"/>
                <w:right w:val="none" w:sz="0" w:space="0" w:color="auto"/>
              </w:divBdr>
            </w:div>
            <w:div w:id="2146584117">
              <w:marLeft w:val="0"/>
              <w:marRight w:val="0"/>
              <w:marTop w:val="0"/>
              <w:marBottom w:val="0"/>
              <w:divBdr>
                <w:top w:val="none" w:sz="0" w:space="0" w:color="auto"/>
                <w:left w:val="none" w:sz="0" w:space="0" w:color="auto"/>
                <w:bottom w:val="none" w:sz="0" w:space="0" w:color="auto"/>
                <w:right w:val="none" w:sz="0" w:space="0" w:color="auto"/>
              </w:divBdr>
            </w:div>
            <w:div w:id="214689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7914">
      <w:bodyDiv w:val="1"/>
      <w:marLeft w:val="0"/>
      <w:marRight w:val="0"/>
      <w:marTop w:val="0"/>
      <w:marBottom w:val="0"/>
      <w:divBdr>
        <w:top w:val="none" w:sz="0" w:space="0" w:color="auto"/>
        <w:left w:val="none" w:sz="0" w:space="0" w:color="auto"/>
        <w:bottom w:val="none" w:sz="0" w:space="0" w:color="auto"/>
        <w:right w:val="none" w:sz="0" w:space="0" w:color="auto"/>
      </w:divBdr>
      <w:divsChild>
        <w:div w:id="4792748">
          <w:marLeft w:val="0"/>
          <w:marRight w:val="0"/>
          <w:marTop w:val="0"/>
          <w:marBottom w:val="0"/>
          <w:divBdr>
            <w:top w:val="none" w:sz="0" w:space="0" w:color="auto"/>
            <w:left w:val="none" w:sz="0" w:space="0" w:color="auto"/>
            <w:bottom w:val="none" w:sz="0" w:space="0" w:color="auto"/>
            <w:right w:val="none" w:sz="0" w:space="0" w:color="auto"/>
          </w:divBdr>
        </w:div>
        <w:div w:id="4871949">
          <w:marLeft w:val="0"/>
          <w:marRight w:val="0"/>
          <w:marTop w:val="0"/>
          <w:marBottom w:val="0"/>
          <w:divBdr>
            <w:top w:val="none" w:sz="0" w:space="0" w:color="auto"/>
            <w:left w:val="none" w:sz="0" w:space="0" w:color="auto"/>
            <w:bottom w:val="none" w:sz="0" w:space="0" w:color="auto"/>
            <w:right w:val="none" w:sz="0" w:space="0" w:color="auto"/>
          </w:divBdr>
        </w:div>
        <w:div w:id="7830215">
          <w:marLeft w:val="0"/>
          <w:marRight w:val="0"/>
          <w:marTop w:val="0"/>
          <w:marBottom w:val="0"/>
          <w:divBdr>
            <w:top w:val="none" w:sz="0" w:space="0" w:color="auto"/>
            <w:left w:val="none" w:sz="0" w:space="0" w:color="auto"/>
            <w:bottom w:val="none" w:sz="0" w:space="0" w:color="auto"/>
            <w:right w:val="none" w:sz="0" w:space="0" w:color="auto"/>
          </w:divBdr>
        </w:div>
        <w:div w:id="7878065">
          <w:marLeft w:val="0"/>
          <w:marRight w:val="0"/>
          <w:marTop w:val="0"/>
          <w:marBottom w:val="0"/>
          <w:divBdr>
            <w:top w:val="none" w:sz="0" w:space="0" w:color="auto"/>
            <w:left w:val="none" w:sz="0" w:space="0" w:color="auto"/>
            <w:bottom w:val="none" w:sz="0" w:space="0" w:color="auto"/>
            <w:right w:val="none" w:sz="0" w:space="0" w:color="auto"/>
          </w:divBdr>
        </w:div>
        <w:div w:id="12194956">
          <w:marLeft w:val="0"/>
          <w:marRight w:val="0"/>
          <w:marTop w:val="0"/>
          <w:marBottom w:val="0"/>
          <w:divBdr>
            <w:top w:val="none" w:sz="0" w:space="0" w:color="auto"/>
            <w:left w:val="none" w:sz="0" w:space="0" w:color="auto"/>
            <w:bottom w:val="none" w:sz="0" w:space="0" w:color="auto"/>
            <w:right w:val="none" w:sz="0" w:space="0" w:color="auto"/>
          </w:divBdr>
        </w:div>
        <w:div w:id="17630009">
          <w:marLeft w:val="0"/>
          <w:marRight w:val="0"/>
          <w:marTop w:val="0"/>
          <w:marBottom w:val="0"/>
          <w:divBdr>
            <w:top w:val="none" w:sz="0" w:space="0" w:color="auto"/>
            <w:left w:val="none" w:sz="0" w:space="0" w:color="auto"/>
            <w:bottom w:val="none" w:sz="0" w:space="0" w:color="auto"/>
            <w:right w:val="none" w:sz="0" w:space="0" w:color="auto"/>
          </w:divBdr>
        </w:div>
        <w:div w:id="19818347">
          <w:marLeft w:val="0"/>
          <w:marRight w:val="0"/>
          <w:marTop w:val="0"/>
          <w:marBottom w:val="0"/>
          <w:divBdr>
            <w:top w:val="none" w:sz="0" w:space="0" w:color="auto"/>
            <w:left w:val="none" w:sz="0" w:space="0" w:color="auto"/>
            <w:bottom w:val="none" w:sz="0" w:space="0" w:color="auto"/>
            <w:right w:val="none" w:sz="0" w:space="0" w:color="auto"/>
          </w:divBdr>
        </w:div>
        <w:div w:id="20134004">
          <w:marLeft w:val="0"/>
          <w:marRight w:val="0"/>
          <w:marTop w:val="0"/>
          <w:marBottom w:val="0"/>
          <w:divBdr>
            <w:top w:val="none" w:sz="0" w:space="0" w:color="auto"/>
            <w:left w:val="none" w:sz="0" w:space="0" w:color="auto"/>
            <w:bottom w:val="none" w:sz="0" w:space="0" w:color="auto"/>
            <w:right w:val="none" w:sz="0" w:space="0" w:color="auto"/>
          </w:divBdr>
        </w:div>
        <w:div w:id="30807042">
          <w:marLeft w:val="0"/>
          <w:marRight w:val="0"/>
          <w:marTop w:val="0"/>
          <w:marBottom w:val="0"/>
          <w:divBdr>
            <w:top w:val="none" w:sz="0" w:space="0" w:color="auto"/>
            <w:left w:val="none" w:sz="0" w:space="0" w:color="auto"/>
            <w:bottom w:val="none" w:sz="0" w:space="0" w:color="auto"/>
            <w:right w:val="none" w:sz="0" w:space="0" w:color="auto"/>
          </w:divBdr>
        </w:div>
        <w:div w:id="31464335">
          <w:marLeft w:val="0"/>
          <w:marRight w:val="0"/>
          <w:marTop w:val="0"/>
          <w:marBottom w:val="0"/>
          <w:divBdr>
            <w:top w:val="none" w:sz="0" w:space="0" w:color="auto"/>
            <w:left w:val="none" w:sz="0" w:space="0" w:color="auto"/>
            <w:bottom w:val="none" w:sz="0" w:space="0" w:color="auto"/>
            <w:right w:val="none" w:sz="0" w:space="0" w:color="auto"/>
          </w:divBdr>
        </w:div>
        <w:div w:id="35395064">
          <w:marLeft w:val="0"/>
          <w:marRight w:val="0"/>
          <w:marTop w:val="0"/>
          <w:marBottom w:val="0"/>
          <w:divBdr>
            <w:top w:val="none" w:sz="0" w:space="0" w:color="auto"/>
            <w:left w:val="none" w:sz="0" w:space="0" w:color="auto"/>
            <w:bottom w:val="none" w:sz="0" w:space="0" w:color="auto"/>
            <w:right w:val="none" w:sz="0" w:space="0" w:color="auto"/>
          </w:divBdr>
        </w:div>
        <w:div w:id="39404503">
          <w:marLeft w:val="0"/>
          <w:marRight w:val="0"/>
          <w:marTop w:val="0"/>
          <w:marBottom w:val="0"/>
          <w:divBdr>
            <w:top w:val="none" w:sz="0" w:space="0" w:color="auto"/>
            <w:left w:val="none" w:sz="0" w:space="0" w:color="auto"/>
            <w:bottom w:val="none" w:sz="0" w:space="0" w:color="auto"/>
            <w:right w:val="none" w:sz="0" w:space="0" w:color="auto"/>
          </w:divBdr>
        </w:div>
        <w:div w:id="42558969">
          <w:marLeft w:val="0"/>
          <w:marRight w:val="0"/>
          <w:marTop w:val="0"/>
          <w:marBottom w:val="0"/>
          <w:divBdr>
            <w:top w:val="none" w:sz="0" w:space="0" w:color="auto"/>
            <w:left w:val="none" w:sz="0" w:space="0" w:color="auto"/>
            <w:bottom w:val="none" w:sz="0" w:space="0" w:color="auto"/>
            <w:right w:val="none" w:sz="0" w:space="0" w:color="auto"/>
          </w:divBdr>
        </w:div>
        <w:div w:id="48188847">
          <w:marLeft w:val="0"/>
          <w:marRight w:val="0"/>
          <w:marTop w:val="0"/>
          <w:marBottom w:val="0"/>
          <w:divBdr>
            <w:top w:val="none" w:sz="0" w:space="0" w:color="auto"/>
            <w:left w:val="none" w:sz="0" w:space="0" w:color="auto"/>
            <w:bottom w:val="none" w:sz="0" w:space="0" w:color="auto"/>
            <w:right w:val="none" w:sz="0" w:space="0" w:color="auto"/>
          </w:divBdr>
        </w:div>
        <w:div w:id="54672590">
          <w:marLeft w:val="0"/>
          <w:marRight w:val="0"/>
          <w:marTop w:val="0"/>
          <w:marBottom w:val="0"/>
          <w:divBdr>
            <w:top w:val="none" w:sz="0" w:space="0" w:color="auto"/>
            <w:left w:val="none" w:sz="0" w:space="0" w:color="auto"/>
            <w:bottom w:val="none" w:sz="0" w:space="0" w:color="auto"/>
            <w:right w:val="none" w:sz="0" w:space="0" w:color="auto"/>
          </w:divBdr>
        </w:div>
        <w:div w:id="54860212">
          <w:marLeft w:val="0"/>
          <w:marRight w:val="0"/>
          <w:marTop w:val="0"/>
          <w:marBottom w:val="0"/>
          <w:divBdr>
            <w:top w:val="none" w:sz="0" w:space="0" w:color="auto"/>
            <w:left w:val="none" w:sz="0" w:space="0" w:color="auto"/>
            <w:bottom w:val="none" w:sz="0" w:space="0" w:color="auto"/>
            <w:right w:val="none" w:sz="0" w:space="0" w:color="auto"/>
          </w:divBdr>
        </w:div>
        <w:div w:id="57871311">
          <w:marLeft w:val="0"/>
          <w:marRight w:val="0"/>
          <w:marTop w:val="0"/>
          <w:marBottom w:val="0"/>
          <w:divBdr>
            <w:top w:val="none" w:sz="0" w:space="0" w:color="auto"/>
            <w:left w:val="none" w:sz="0" w:space="0" w:color="auto"/>
            <w:bottom w:val="none" w:sz="0" w:space="0" w:color="auto"/>
            <w:right w:val="none" w:sz="0" w:space="0" w:color="auto"/>
          </w:divBdr>
        </w:div>
        <w:div w:id="65953340">
          <w:marLeft w:val="0"/>
          <w:marRight w:val="0"/>
          <w:marTop w:val="0"/>
          <w:marBottom w:val="0"/>
          <w:divBdr>
            <w:top w:val="none" w:sz="0" w:space="0" w:color="auto"/>
            <w:left w:val="none" w:sz="0" w:space="0" w:color="auto"/>
            <w:bottom w:val="none" w:sz="0" w:space="0" w:color="auto"/>
            <w:right w:val="none" w:sz="0" w:space="0" w:color="auto"/>
          </w:divBdr>
        </w:div>
        <w:div w:id="70809006">
          <w:marLeft w:val="0"/>
          <w:marRight w:val="0"/>
          <w:marTop w:val="0"/>
          <w:marBottom w:val="0"/>
          <w:divBdr>
            <w:top w:val="none" w:sz="0" w:space="0" w:color="auto"/>
            <w:left w:val="none" w:sz="0" w:space="0" w:color="auto"/>
            <w:bottom w:val="none" w:sz="0" w:space="0" w:color="auto"/>
            <w:right w:val="none" w:sz="0" w:space="0" w:color="auto"/>
          </w:divBdr>
        </w:div>
        <w:div w:id="79068073">
          <w:marLeft w:val="0"/>
          <w:marRight w:val="0"/>
          <w:marTop w:val="0"/>
          <w:marBottom w:val="0"/>
          <w:divBdr>
            <w:top w:val="none" w:sz="0" w:space="0" w:color="auto"/>
            <w:left w:val="none" w:sz="0" w:space="0" w:color="auto"/>
            <w:bottom w:val="none" w:sz="0" w:space="0" w:color="auto"/>
            <w:right w:val="none" w:sz="0" w:space="0" w:color="auto"/>
          </w:divBdr>
        </w:div>
        <w:div w:id="81531195">
          <w:marLeft w:val="0"/>
          <w:marRight w:val="0"/>
          <w:marTop w:val="0"/>
          <w:marBottom w:val="0"/>
          <w:divBdr>
            <w:top w:val="none" w:sz="0" w:space="0" w:color="auto"/>
            <w:left w:val="none" w:sz="0" w:space="0" w:color="auto"/>
            <w:bottom w:val="none" w:sz="0" w:space="0" w:color="auto"/>
            <w:right w:val="none" w:sz="0" w:space="0" w:color="auto"/>
          </w:divBdr>
        </w:div>
        <w:div w:id="86585361">
          <w:marLeft w:val="0"/>
          <w:marRight w:val="0"/>
          <w:marTop w:val="0"/>
          <w:marBottom w:val="0"/>
          <w:divBdr>
            <w:top w:val="none" w:sz="0" w:space="0" w:color="auto"/>
            <w:left w:val="none" w:sz="0" w:space="0" w:color="auto"/>
            <w:bottom w:val="none" w:sz="0" w:space="0" w:color="auto"/>
            <w:right w:val="none" w:sz="0" w:space="0" w:color="auto"/>
          </w:divBdr>
        </w:div>
        <w:div w:id="90320713">
          <w:marLeft w:val="0"/>
          <w:marRight w:val="0"/>
          <w:marTop w:val="0"/>
          <w:marBottom w:val="0"/>
          <w:divBdr>
            <w:top w:val="none" w:sz="0" w:space="0" w:color="auto"/>
            <w:left w:val="none" w:sz="0" w:space="0" w:color="auto"/>
            <w:bottom w:val="none" w:sz="0" w:space="0" w:color="auto"/>
            <w:right w:val="none" w:sz="0" w:space="0" w:color="auto"/>
          </w:divBdr>
        </w:div>
        <w:div w:id="94643628">
          <w:marLeft w:val="0"/>
          <w:marRight w:val="0"/>
          <w:marTop w:val="0"/>
          <w:marBottom w:val="0"/>
          <w:divBdr>
            <w:top w:val="none" w:sz="0" w:space="0" w:color="auto"/>
            <w:left w:val="none" w:sz="0" w:space="0" w:color="auto"/>
            <w:bottom w:val="none" w:sz="0" w:space="0" w:color="auto"/>
            <w:right w:val="none" w:sz="0" w:space="0" w:color="auto"/>
          </w:divBdr>
        </w:div>
        <w:div w:id="96410387">
          <w:marLeft w:val="0"/>
          <w:marRight w:val="0"/>
          <w:marTop w:val="0"/>
          <w:marBottom w:val="0"/>
          <w:divBdr>
            <w:top w:val="none" w:sz="0" w:space="0" w:color="auto"/>
            <w:left w:val="none" w:sz="0" w:space="0" w:color="auto"/>
            <w:bottom w:val="none" w:sz="0" w:space="0" w:color="auto"/>
            <w:right w:val="none" w:sz="0" w:space="0" w:color="auto"/>
          </w:divBdr>
        </w:div>
        <w:div w:id="100152844">
          <w:marLeft w:val="0"/>
          <w:marRight w:val="0"/>
          <w:marTop w:val="0"/>
          <w:marBottom w:val="0"/>
          <w:divBdr>
            <w:top w:val="none" w:sz="0" w:space="0" w:color="auto"/>
            <w:left w:val="none" w:sz="0" w:space="0" w:color="auto"/>
            <w:bottom w:val="none" w:sz="0" w:space="0" w:color="auto"/>
            <w:right w:val="none" w:sz="0" w:space="0" w:color="auto"/>
          </w:divBdr>
        </w:div>
        <w:div w:id="102191374">
          <w:marLeft w:val="0"/>
          <w:marRight w:val="0"/>
          <w:marTop w:val="0"/>
          <w:marBottom w:val="0"/>
          <w:divBdr>
            <w:top w:val="none" w:sz="0" w:space="0" w:color="auto"/>
            <w:left w:val="none" w:sz="0" w:space="0" w:color="auto"/>
            <w:bottom w:val="none" w:sz="0" w:space="0" w:color="auto"/>
            <w:right w:val="none" w:sz="0" w:space="0" w:color="auto"/>
          </w:divBdr>
        </w:div>
        <w:div w:id="105582024">
          <w:marLeft w:val="0"/>
          <w:marRight w:val="0"/>
          <w:marTop w:val="0"/>
          <w:marBottom w:val="0"/>
          <w:divBdr>
            <w:top w:val="none" w:sz="0" w:space="0" w:color="auto"/>
            <w:left w:val="none" w:sz="0" w:space="0" w:color="auto"/>
            <w:bottom w:val="none" w:sz="0" w:space="0" w:color="auto"/>
            <w:right w:val="none" w:sz="0" w:space="0" w:color="auto"/>
          </w:divBdr>
        </w:div>
        <w:div w:id="106896096">
          <w:marLeft w:val="0"/>
          <w:marRight w:val="0"/>
          <w:marTop w:val="0"/>
          <w:marBottom w:val="0"/>
          <w:divBdr>
            <w:top w:val="none" w:sz="0" w:space="0" w:color="auto"/>
            <w:left w:val="none" w:sz="0" w:space="0" w:color="auto"/>
            <w:bottom w:val="none" w:sz="0" w:space="0" w:color="auto"/>
            <w:right w:val="none" w:sz="0" w:space="0" w:color="auto"/>
          </w:divBdr>
        </w:div>
        <w:div w:id="107434152">
          <w:marLeft w:val="0"/>
          <w:marRight w:val="0"/>
          <w:marTop w:val="0"/>
          <w:marBottom w:val="0"/>
          <w:divBdr>
            <w:top w:val="none" w:sz="0" w:space="0" w:color="auto"/>
            <w:left w:val="none" w:sz="0" w:space="0" w:color="auto"/>
            <w:bottom w:val="none" w:sz="0" w:space="0" w:color="auto"/>
            <w:right w:val="none" w:sz="0" w:space="0" w:color="auto"/>
          </w:divBdr>
        </w:div>
        <w:div w:id="108397103">
          <w:marLeft w:val="0"/>
          <w:marRight w:val="0"/>
          <w:marTop w:val="0"/>
          <w:marBottom w:val="0"/>
          <w:divBdr>
            <w:top w:val="none" w:sz="0" w:space="0" w:color="auto"/>
            <w:left w:val="none" w:sz="0" w:space="0" w:color="auto"/>
            <w:bottom w:val="none" w:sz="0" w:space="0" w:color="auto"/>
            <w:right w:val="none" w:sz="0" w:space="0" w:color="auto"/>
          </w:divBdr>
        </w:div>
        <w:div w:id="109858574">
          <w:marLeft w:val="0"/>
          <w:marRight w:val="0"/>
          <w:marTop w:val="0"/>
          <w:marBottom w:val="0"/>
          <w:divBdr>
            <w:top w:val="none" w:sz="0" w:space="0" w:color="auto"/>
            <w:left w:val="none" w:sz="0" w:space="0" w:color="auto"/>
            <w:bottom w:val="none" w:sz="0" w:space="0" w:color="auto"/>
            <w:right w:val="none" w:sz="0" w:space="0" w:color="auto"/>
          </w:divBdr>
        </w:div>
        <w:div w:id="111633249">
          <w:marLeft w:val="0"/>
          <w:marRight w:val="0"/>
          <w:marTop w:val="0"/>
          <w:marBottom w:val="0"/>
          <w:divBdr>
            <w:top w:val="none" w:sz="0" w:space="0" w:color="auto"/>
            <w:left w:val="none" w:sz="0" w:space="0" w:color="auto"/>
            <w:bottom w:val="none" w:sz="0" w:space="0" w:color="auto"/>
            <w:right w:val="none" w:sz="0" w:space="0" w:color="auto"/>
          </w:divBdr>
        </w:div>
        <w:div w:id="124859731">
          <w:marLeft w:val="0"/>
          <w:marRight w:val="0"/>
          <w:marTop w:val="0"/>
          <w:marBottom w:val="0"/>
          <w:divBdr>
            <w:top w:val="none" w:sz="0" w:space="0" w:color="auto"/>
            <w:left w:val="none" w:sz="0" w:space="0" w:color="auto"/>
            <w:bottom w:val="none" w:sz="0" w:space="0" w:color="auto"/>
            <w:right w:val="none" w:sz="0" w:space="0" w:color="auto"/>
          </w:divBdr>
        </w:div>
        <w:div w:id="131219834">
          <w:marLeft w:val="0"/>
          <w:marRight w:val="0"/>
          <w:marTop w:val="0"/>
          <w:marBottom w:val="0"/>
          <w:divBdr>
            <w:top w:val="none" w:sz="0" w:space="0" w:color="auto"/>
            <w:left w:val="none" w:sz="0" w:space="0" w:color="auto"/>
            <w:bottom w:val="none" w:sz="0" w:space="0" w:color="auto"/>
            <w:right w:val="none" w:sz="0" w:space="0" w:color="auto"/>
          </w:divBdr>
        </w:div>
        <w:div w:id="136342584">
          <w:marLeft w:val="0"/>
          <w:marRight w:val="0"/>
          <w:marTop w:val="0"/>
          <w:marBottom w:val="0"/>
          <w:divBdr>
            <w:top w:val="none" w:sz="0" w:space="0" w:color="auto"/>
            <w:left w:val="none" w:sz="0" w:space="0" w:color="auto"/>
            <w:bottom w:val="none" w:sz="0" w:space="0" w:color="auto"/>
            <w:right w:val="none" w:sz="0" w:space="0" w:color="auto"/>
          </w:divBdr>
        </w:div>
        <w:div w:id="136456902">
          <w:marLeft w:val="0"/>
          <w:marRight w:val="0"/>
          <w:marTop w:val="0"/>
          <w:marBottom w:val="0"/>
          <w:divBdr>
            <w:top w:val="none" w:sz="0" w:space="0" w:color="auto"/>
            <w:left w:val="none" w:sz="0" w:space="0" w:color="auto"/>
            <w:bottom w:val="none" w:sz="0" w:space="0" w:color="auto"/>
            <w:right w:val="none" w:sz="0" w:space="0" w:color="auto"/>
          </w:divBdr>
        </w:div>
        <w:div w:id="137067039">
          <w:marLeft w:val="0"/>
          <w:marRight w:val="0"/>
          <w:marTop w:val="0"/>
          <w:marBottom w:val="0"/>
          <w:divBdr>
            <w:top w:val="none" w:sz="0" w:space="0" w:color="auto"/>
            <w:left w:val="none" w:sz="0" w:space="0" w:color="auto"/>
            <w:bottom w:val="none" w:sz="0" w:space="0" w:color="auto"/>
            <w:right w:val="none" w:sz="0" w:space="0" w:color="auto"/>
          </w:divBdr>
        </w:div>
        <w:div w:id="139084162">
          <w:marLeft w:val="0"/>
          <w:marRight w:val="0"/>
          <w:marTop w:val="0"/>
          <w:marBottom w:val="0"/>
          <w:divBdr>
            <w:top w:val="none" w:sz="0" w:space="0" w:color="auto"/>
            <w:left w:val="none" w:sz="0" w:space="0" w:color="auto"/>
            <w:bottom w:val="none" w:sz="0" w:space="0" w:color="auto"/>
            <w:right w:val="none" w:sz="0" w:space="0" w:color="auto"/>
          </w:divBdr>
        </w:div>
        <w:div w:id="139736601">
          <w:marLeft w:val="0"/>
          <w:marRight w:val="0"/>
          <w:marTop w:val="0"/>
          <w:marBottom w:val="0"/>
          <w:divBdr>
            <w:top w:val="none" w:sz="0" w:space="0" w:color="auto"/>
            <w:left w:val="none" w:sz="0" w:space="0" w:color="auto"/>
            <w:bottom w:val="none" w:sz="0" w:space="0" w:color="auto"/>
            <w:right w:val="none" w:sz="0" w:space="0" w:color="auto"/>
          </w:divBdr>
        </w:div>
        <w:div w:id="140656519">
          <w:marLeft w:val="0"/>
          <w:marRight w:val="0"/>
          <w:marTop w:val="0"/>
          <w:marBottom w:val="0"/>
          <w:divBdr>
            <w:top w:val="none" w:sz="0" w:space="0" w:color="auto"/>
            <w:left w:val="none" w:sz="0" w:space="0" w:color="auto"/>
            <w:bottom w:val="none" w:sz="0" w:space="0" w:color="auto"/>
            <w:right w:val="none" w:sz="0" w:space="0" w:color="auto"/>
          </w:divBdr>
        </w:div>
        <w:div w:id="144050826">
          <w:marLeft w:val="0"/>
          <w:marRight w:val="0"/>
          <w:marTop w:val="0"/>
          <w:marBottom w:val="0"/>
          <w:divBdr>
            <w:top w:val="none" w:sz="0" w:space="0" w:color="auto"/>
            <w:left w:val="none" w:sz="0" w:space="0" w:color="auto"/>
            <w:bottom w:val="none" w:sz="0" w:space="0" w:color="auto"/>
            <w:right w:val="none" w:sz="0" w:space="0" w:color="auto"/>
          </w:divBdr>
        </w:div>
        <w:div w:id="152375488">
          <w:marLeft w:val="0"/>
          <w:marRight w:val="0"/>
          <w:marTop w:val="0"/>
          <w:marBottom w:val="0"/>
          <w:divBdr>
            <w:top w:val="none" w:sz="0" w:space="0" w:color="auto"/>
            <w:left w:val="none" w:sz="0" w:space="0" w:color="auto"/>
            <w:bottom w:val="none" w:sz="0" w:space="0" w:color="auto"/>
            <w:right w:val="none" w:sz="0" w:space="0" w:color="auto"/>
          </w:divBdr>
        </w:div>
        <w:div w:id="162359098">
          <w:marLeft w:val="0"/>
          <w:marRight w:val="0"/>
          <w:marTop w:val="0"/>
          <w:marBottom w:val="0"/>
          <w:divBdr>
            <w:top w:val="none" w:sz="0" w:space="0" w:color="auto"/>
            <w:left w:val="none" w:sz="0" w:space="0" w:color="auto"/>
            <w:bottom w:val="none" w:sz="0" w:space="0" w:color="auto"/>
            <w:right w:val="none" w:sz="0" w:space="0" w:color="auto"/>
          </w:divBdr>
        </w:div>
        <w:div w:id="163714799">
          <w:marLeft w:val="0"/>
          <w:marRight w:val="0"/>
          <w:marTop w:val="0"/>
          <w:marBottom w:val="0"/>
          <w:divBdr>
            <w:top w:val="none" w:sz="0" w:space="0" w:color="auto"/>
            <w:left w:val="none" w:sz="0" w:space="0" w:color="auto"/>
            <w:bottom w:val="none" w:sz="0" w:space="0" w:color="auto"/>
            <w:right w:val="none" w:sz="0" w:space="0" w:color="auto"/>
          </w:divBdr>
        </w:div>
        <w:div w:id="164395650">
          <w:marLeft w:val="0"/>
          <w:marRight w:val="0"/>
          <w:marTop w:val="0"/>
          <w:marBottom w:val="0"/>
          <w:divBdr>
            <w:top w:val="none" w:sz="0" w:space="0" w:color="auto"/>
            <w:left w:val="none" w:sz="0" w:space="0" w:color="auto"/>
            <w:bottom w:val="none" w:sz="0" w:space="0" w:color="auto"/>
            <w:right w:val="none" w:sz="0" w:space="0" w:color="auto"/>
          </w:divBdr>
        </w:div>
        <w:div w:id="166411268">
          <w:marLeft w:val="0"/>
          <w:marRight w:val="0"/>
          <w:marTop w:val="0"/>
          <w:marBottom w:val="0"/>
          <w:divBdr>
            <w:top w:val="none" w:sz="0" w:space="0" w:color="auto"/>
            <w:left w:val="none" w:sz="0" w:space="0" w:color="auto"/>
            <w:bottom w:val="none" w:sz="0" w:space="0" w:color="auto"/>
            <w:right w:val="none" w:sz="0" w:space="0" w:color="auto"/>
          </w:divBdr>
        </w:div>
        <w:div w:id="175845286">
          <w:marLeft w:val="0"/>
          <w:marRight w:val="0"/>
          <w:marTop w:val="0"/>
          <w:marBottom w:val="0"/>
          <w:divBdr>
            <w:top w:val="none" w:sz="0" w:space="0" w:color="auto"/>
            <w:left w:val="none" w:sz="0" w:space="0" w:color="auto"/>
            <w:bottom w:val="none" w:sz="0" w:space="0" w:color="auto"/>
            <w:right w:val="none" w:sz="0" w:space="0" w:color="auto"/>
          </w:divBdr>
        </w:div>
        <w:div w:id="182983451">
          <w:marLeft w:val="0"/>
          <w:marRight w:val="0"/>
          <w:marTop w:val="0"/>
          <w:marBottom w:val="0"/>
          <w:divBdr>
            <w:top w:val="none" w:sz="0" w:space="0" w:color="auto"/>
            <w:left w:val="none" w:sz="0" w:space="0" w:color="auto"/>
            <w:bottom w:val="none" w:sz="0" w:space="0" w:color="auto"/>
            <w:right w:val="none" w:sz="0" w:space="0" w:color="auto"/>
          </w:divBdr>
        </w:div>
        <w:div w:id="183640833">
          <w:marLeft w:val="0"/>
          <w:marRight w:val="0"/>
          <w:marTop w:val="0"/>
          <w:marBottom w:val="0"/>
          <w:divBdr>
            <w:top w:val="none" w:sz="0" w:space="0" w:color="auto"/>
            <w:left w:val="none" w:sz="0" w:space="0" w:color="auto"/>
            <w:bottom w:val="none" w:sz="0" w:space="0" w:color="auto"/>
            <w:right w:val="none" w:sz="0" w:space="0" w:color="auto"/>
          </w:divBdr>
        </w:div>
        <w:div w:id="185945813">
          <w:marLeft w:val="0"/>
          <w:marRight w:val="0"/>
          <w:marTop w:val="0"/>
          <w:marBottom w:val="0"/>
          <w:divBdr>
            <w:top w:val="none" w:sz="0" w:space="0" w:color="auto"/>
            <w:left w:val="none" w:sz="0" w:space="0" w:color="auto"/>
            <w:bottom w:val="none" w:sz="0" w:space="0" w:color="auto"/>
            <w:right w:val="none" w:sz="0" w:space="0" w:color="auto"/>
          </w:divBdr>
        </w:div>
        <w:div w:id="193664270">
          <w:marLeft w:val="0"/>
          <w:marRight w:val="0"/>
          <w:marTop w:val="0"/>
          <w:marBottom w:val="0"/>
          <w:divBdr>
            <w:top w:val="none" w:sz="0" w:space="0" w:color="auto"/>
            <w:left w:val="none" w:sz="0" w:space="0" w:color="auto"/>
            <w:bottom w:val="none" w:sz="0" w:space="0" w:color="auto"/>
            <w:right w:val="none" w:sz="0" w:space="0" w:color="auto"/>
          </w:divBdr>
        </w:div>
        <w:div w:id="195774835">
          <w:marLeft w:val="0"/>
          <w:marRight w:val="0"/>
          <w:marTop w:val="0"/>
          <w:marBottom w:val="0"/>
          <w:divBdr>
            <w:top w:val="none" w:sz="0" w:space="0" w:color="auto"/>
            <w:left w:val="none" w:sz="0" w:space="0" w:color="auto"/>
            <w:bottom w:val="none" w:sz="0" w:space="0" w:color="auto"/>
            <w:right w:val="none" w:sz="0" w:space="0" w:color="auto"/>
          </w:divBdr>
        </w:div>
        <w:div w:id="210045327">
          <w:marLeft w:val="0"/>
          <w:marRight w:val="0"/>
          <w:marTop w:val="0"/>
          <w:marBottom w:val="0"/>
          <w:divBdr>
            <w:top w:val="none" w:sz="0" w:space="0" w:color="auto"/>
            <w:left w:val="none" w:sz="0" w:space="0" w:color="auto"/>
            <w:bottom w:val="none" w:sz="0" w:space="0" w:color="auto"/>
            <w:right w:val="none" w:sz="0" w:space="0" w:color="auto"/>
          </w:divBdr>
        </w:div>
        <w:div w:id="210265059">
          <w:marLeft w:val="0"/>
          <w:marRight w:val="0"/>
          <w:marTop w:val="0"/>
          <w:marBottom w:val="0"/>
          <w:divBdr>
            <w:top w:val="none" w:sz="0" w:space="0" w:color="auto"/>
            <w:left w:val="none" w:sz="0" w:space="0" w:color="auto"/>
            <w:bottom w:val="none" w:sz="0" w:space="0" w:color="auto"/>
            <w:right w:val="none" w:sz="0" w:space="0" w:color="auto"/>
          </w:divBdr>
        </w:div>
        <w:div w:id="212498924">
          <w:marLeft w:val="0"/>
          <w:marRight w:val="0"/>
          <w:marTop w:val="0"/>
          <w:marBottom w:val="0"/>
          <w:divBdr>
            <w:top w:val="none" w:sz="0" w:space="0" w:color="auto"/>
            <w:left w:val="none" w:sz="0" w:space="0" w:color="auto"/>
            <w:bottom w:val="none" w:sz="0" w:space="0" w:color="auto"/>
            <w:right w:val="none" w:sz="0" w:space="0" w:color="auto"/>
          </w:divBdr>
        </w:div>
        <w:div w:id="217017584">
          <w:marLeft w:val="0"/>
          <w:marRight w:val="0"/>
          <w:marTop w:val="0"/>
          <w:marBottom w:val="0"/>
          <w:divBdr>
            <w:top w:val="none" w:sz="0" w:space="0" w:color="auto"/>
            <w:left w:val="none" w:sz="0" w:space="0" w:color="auto"/>
            <w:bottom w:val="none" w:sz="0" w:space="0" w:color="auto"/>
            <w:right w:val="none" w:sz="0" w:space="0" w:color="auto"/>
          </w:divBdr>
        </w:div>
        <w:div w:id="226454982">
          <w:marLeft w:val="0"/>
          <w:marRight w:val="0"/>
          <w:marTop w:val="0"/>
          <w:marBottom w:val="0"/>
          <w:divBdr>
            <w:top w:val="none" w:sz="0" w:space="0" w:color="auto"/>
            <w:left w:val="none" w:sz="0" w:space="0" w:color="auto"/>
            <w:bottom w:val="none" w:sz="0" w:space="0" w:color="auto"/>
            <w:right w:val="none" w:sz="0" w:space="0" w:color="auto"/>
          </w:divBdr>
        </w:div>
        <w:div w:id="227035963">
          <w:marLeft w:val="0"/>
          <w:marRight w:val="0"/>
          <w:marTop w:val="0"/>
          <w:marBottom w:val="0"/>
          <w:divBdr>
            <w:top w:val="none" w:sz="0" w:space="0" w:color="auto"/>
            <w:left w:val="none" w:sz="0" w:space="0" w:color="auto"/>
            <w:bottom w:val="none" w:sz="0" w:space="0" w:color="auto"/>
            <w:right w:val="none" w:sz="0" w:space="0" w:color="auto"/>
          </w:divBdr>
        </w:div>
        <w:div w:id="231430383">
          <w:marLeft w:val="0"/>
          <w:marRight w:val="0"/>
          <w:marTop w:val="0"/>
          <w:marBottom w:val="0"/>
          <w:divBdr>
            <w:top w:val="none" w:sz="0" w:space="0" w:color="auto"/>
            <w:left w:val="none" w:sz="0" w:space="0" w:color="auto"/>
            <w:bottom w:val="none" w:sz="0" w:space="0" w:color="auto"/>
            <w:right w:val="none" w:sz="0" w:space="0" w:color="auto"/>
          </w:divBdr>
        </w:div>
        <w:div w:id="234166799">
          <w:marLeft w:val="0"/>
          <w:marRight w:val="0"/>
          <w:marTop w:val="0"/>
          <w:marBottom w:val="0"/>
          <w:divBdr>
            <w:top w:val="none" w:sz="0" w:space="0" w:color="auto"/>
            <w:left w:val="none" w:sz="0" w:space="0" w:color="auto"/>
            <w:bottom w:val="none" w:sz="0" w:space="0" w:color="auto"/>
            <w:right w:val="none" w:sz="0" w:space="0" w:color="auto"/>
          </w:divBdr>
        </w:div>
        <w:div w:id="236550224">
          <w:marLeft w:val="0"/>
          <w:marRight w:val="0"/>
          <w:marTop w:val="0"/>
          <w:marBottom w:val="0"/>
          <w:divBdr>
            <w:top w:val="none" w:sz="0" w:space="0" w:color="auto"/>
            <w:left w:val="none" w:sz="0" w:space="0" w:color="auto"/>
            <w:bottom w:val="none" w:sz="0" w:space="0" w:color="auto"/>
            <w:right w:val="none" w:sz="0" w:space="0" w:color="auto"/>
          </w:divBdr>
        </w:div>
        <w:div w:id="238560927">
          <w:marLeft w:val="0"/>
          <w:marRight w:val="0"/>
          <w:marTop w:val="0"/>
          <w:marBottom w:val="0"/>
          <w:divBdr>
            <w:top w:val="none" w:sz="0" w:space="0" w:color="auto"/>
            <w:left w:val="none" w:sz="0" w:space="0" w:color="auto"/>
            <w:bottom w:val="none" w:sz="0" w:space="0" w:color="auto"/>
            <w:right w:val="none" w:sz="0" w:space="0" w:color="auto"/>
          </w:divBdr>
        </w:div>
        <w:div w:id="239145551">
          <w:marLeft w:val="0"/>
          <w:marRight w:val="0"/>
          <w:marTop w:val="0"/>
          <w:marBottom w:val="0"/>
          <w:divBdr>
            <w:top w:val="none" w:sz="0" w:space="0" w:color="auto"/>
            <w:left w:val="none" w:sz="0" w:space="0" w:color="auto"/>
            <w:bottom w:val="none" w:sz="0" w:space="0" w:color="auto"/>
            <w:right w:val="none" w:sz="0" w:space="0" w:color="auto"/>
          </w:divBdr>
        </w:div>
        <w:div w:id="240257532">
          <w:marLeft w:val="0"/>
          <w:marRight w:val="0"/>
          <w:marTop w:val="0"/>
          <w:marBottom w:val="0"/>
          <w:divBdr>
            <w:top w:val="none" w:sz="0" w:space="0" w:color="auto"/>
            <w:left w:val="none" w:sz="0" w:space="0" w:color="auto"/>
            <w:bottom w:val="none" w:sz="0" w:space="0" w:color="auto"/>
            <w:right w:val="none" w:sz="0" w:space="0" w:color="auto"/>
          </w:divBdr>
        </w:div>
        <w:div w:id="244920062">
          <w:marLeft w:val="0"/>
          <w:marRight w:val="0"/>
          <w:marTop w:val="0"/>
          <w:marBottom w:val="0"/>
          <w:divBdr>
            <w:top w:val="none" w:sz="0" w:space="0" w:color="auto"/>
            <w:left w:val="none" w:sz="0" w:space="0" w:color="auto"/>
            <w:bottom w:val="none" w:sz="0" w:space="0" w:color="auto"/>
            <w:right w:val="none" w:sz="0" w:space="0" w:color="auto"/>
          </w:divBdr>
        </w:div>
        <w:div w:id="250089862">
          <w:marLeft w:val="0"/>
          <w:marRight w:val="0"/>
          <w:marTop w:val="0"/>
          <w:marBottom w:val="0"/>
          <w:divBdr>
            <w:top w:val="none" w:sz="0" w:space="0" w:color="auto"/>
            <w:left w:val="none" w:sz="0" w:space="0" w:color="auto"/>
            <w:bottom w:val="none" w:sz="0" w:space="0" w:color="auto"/>
            <w:right w:val="none" w:sz="0" w:space="0" w:color="auto"/>
          </w:divBdr>
        </w:div>
        <w:div w:id="250160430">
          <w:marLeft w:val="0"/>
          <w:marRight w:val="0"/>
          <w:marTop w:val="0"/>
          <w:marBottom w:val="0"/>
          <w:divBdr>
            <w:top w:val="none" w:sz="0" w:space="0" w:color="auto"/>
            <w:left w:val="none" w:sz="0" w:space="0" w:color="auto"/>
            <w:bottom w:val="none" w:sz="0" w:space="0" w:color="auto"/>
            <w:right w:val="none" w:sz="0" w:space="0" w:color="auto"/>
          </w:divBdr>
        </w:div>
        <w:div w:id="251276558">
          <w:marLeft w:val="0"/>
          <w:marRight w:val="0"/>
          <w:marTop w:val="0"/>
          <w:marBottom w:val="0"/>
          <w:divBdr>
            <w:top w:val="none" w:sz="0" w:space="0" w:color="auto"/>
            <w:left w:val="none" w:sz="0" w:space="0" w:color="auto"/>
            <w:bottom w:val="none" w:sz="0" w:space="0" w:color="auto"/>
            <w:right w:val="none" w:sz="0" w:space="0" w:color="auto"/>
          </w:divBdr>
        </w:div>
        <w:div w:id="256057134">
          <w:marLeft w:val="0"/>
          <w:marRight w:val="0"/>
          <w:marTop w:val="0"/>
          <w:marBottom w:val="0"/>
          <w:divBdr>
            <w:top w:val="none" w:sz="0" w:space="0" w:color="auto"/>
            <w:left w:val="none" w:sz="0" w:space="0" w:color="auto"/>
            <w:bottom w:val="none" w:sz="0" w:space="0" w:color="auto"/>
            <w:right w:val="none" w:sz="0" w:space="0" w:color="auto"/>
          </w:divBdr>
        </w:div>
        <w:div w:id="260338641">
          <w:marLeft w:val="0"/>
          <w:marRight w:val="0"/>
          <w:marTop w:val="0"/>
          <w:marBottom w:val="0"/>
          <w:divBdr>
            <w:top w:val="none" w:sz="0" w:space="0" w:color="auto"/>
            <w:left w:val="none" w:sz="0" w:space="0" w:color="auto"/>
            <w:bottom w:val="none" w:sz="0" w:space="0" w:color="auto"/>
            <w:right w:val="none" w:sz="0" w:space="0" w:color="auto"/>
          </w:divBdr>
        </w:div>
        <w:div w:id="267472440">
          <w:marLeft w:val="0"/>
          <w:marRight w:val="0"/>
          <w:marTop w:val="0"/>
          <w:marBottom w:val="0"/>
          <w:divBdr>
            <w:top w:val="none" w:sz="0" w:space="0" w:color="auto"/>
            <w:left w:val="none" w:sz="0" w:space="0" w:color="auto"/>
            <w:bottom w:val="none" w:sz="0" w:space="0" w:color="auto"/>
            <w:right w:val="none" w:sz="0" w:space="0" w:color="auto"/>
          </w:divBdr>
        </w:div>
        <w:div w:id="268204242">
          <w:marLeft w:val="0"/>
          <w:marRight w:val="0"/>
          <w:marTop w:val="0"/>
          <w:marBottom w:val="0"/>
          <w:divBdr>
            <w:top w:val="none" w:sz="0" w:space="0" w:color="auto"/>
            <w:left w:val="none" w:sz="0" w:space="0" w:color="auto"/>
            <w:bottom w:val="none" w:sz="0" w:space="0" w:color="auto"/>
            <w:right w:val="none" w:sz="0" w:space="0" w:color="auto"/>
          </w:divBdr>
        </w:div>
        <w:div w:id="270627804">
          <w:marLeft w:val="0"/>
          <w:marRight w:val="0"/>
          <w:marTop w:val="0"/>
          <w:marBottom w:val="0"/>
          <w:divBdr>
            <w:top w:val="none" w:sz="0" w:space="0" w:color="auto"/>
            <w:left w:val="none" w:sz="0" w:space="0" w:color="auto"/>
            <w:bottom w:val="none" w:sz="0" w:space="0" w:color="auto"/>
            <w:right w:val="none" w:sz="0" w:space="0" w:color="auto"/>
          </w:divBdr>
        </w:div>
        <w:div w:id="275067011">
          <w:marLeft w:val="0"/>
          <w:marRight w:val="0"/>
          <w:marTop w:val="0"/>
          <w:marBottom w:val="0"/>
          <w:divBdr>
            <w:top w:val="none" w:sz="0" w:space="0" w:color="auto"/>
            <w:left w:val="none" w:sz="0" w:space="0" w:color="auto"/>
            <w:bottom w:val="none" w:sz="0" w:space="0" w:color="auto"/>
            <w:right w:val="none" w:sz="0" w:space="0" w:color="auto"/>
          </w:divBdr>
        </w:div>
        <w:div w:id="275673452">
          <w:marLeft w:val="0"/>
          <w:marRight w:val="0"/>
          <w:marTop w:val="0"/>
          <w:marBottom w:val="0"/>
          <w:divBdr>
            <w:top w:val="none" w:sz="0" w:space="0" w:color="auto"/>
            <w:left w:val="none" w:sz="0" w:space="0" w:color="auto"/>
            <w:bottom w:val="none" w:sz="0" w:space="0" w:color="auto"/>
            <w:right w:val="none" w:sz="0" w:space="0" w:color="auto"/>
          </w:divBdr>
        </w:div>
        <w:div w:id="284848815">
          <w:marLeft w:val="0"/>
          <w:marRight w:val="0"/>
          <w:marTop w:val="0"/>
          <w:marBottom w:val="0"/>
          <w:divBdr>
            <w:top w:val="none" w:sz="0" w:space="0" w:color="auto"/>
            <w:left w:val="none" w:sz="0" w:space="0" w:color="auto"/>
            <w:bottom w:val="none" w:sz="0" w:space="0" w:color="auto"/>
            <w:right w:val="none" w:sz="0" w:space="0" w:color="auto"/>
          </w:divBdr>
        </w:div>
        <w:div w:id="290326211">
          <w:marLeft w:val="0"/>
          <w:marRight w:val="0"/>
          <w:marTop w:val="0"/>
          <w:marBottom w:val="0"/>
          <w:divBdr>
            <w:top w:val="none" w:sz="0" w:space="0" w:color="auto"/>
            <w:left w:val="none" w:sz="0" w:space="0" w:color="auto"/>
            <w:bottom w:val="none" w:sz="0" w:space="0" w:color="auto"/>
            <w:right w:val="none" w:sz="0" w:space="0" w:color="auto"/>
          </w:divBdr>
        </w:div>
        <w:div w:id="292372221">
          <w:marLeft w:val="0"/>
          <w:marRight w:val="0"/>
          <w:marTop w:val="0"/>
          <w:marBottom w:val="0"/>
          <w:divBdr>
            <w:top w:val="none" w:sz="0" w:space="0" w:color="auto"/>
            <w:left w:val="none" w:sz="0" w:space="0" w:color="auto"/>
            <w:bottom w:val="none" w:sz="0" w:space="0" w:color="auto"/>
            <w:right w:val="none" w:sz="0" w:space="0" w:color="auto"/>
          </w:divBdr>
        </w:div>
        <w:div w:id="298650254">
          <w:marLeft w:val="0"/>
          <w:marRight w:val="0"/>
          <w:marTop w:val="0"/>
          <w:marBottom w:val="0"/>
          <w:divBdr>
            <w:top w:val="none" w:sz="0" w:space="0" w:color="auto"/>
            <w:left w:val="none" w:sz="0" w:space="0" w:color="auto"/>
            <w:bottom w:val="none" w:sz="0" w:space="0" w:color="auto"/>
            <w:right w:val="none" w:sz="0" w:space="0" w:color="auto"/>
          </w:divBdr>
        </w:div>
        <w:div w:id="303657453">
          <w:marLeft w:val="0"/>
          <w:marRight w:val="0"/>
          <w:marTop w:val="0"/>
          <w:marBottom w:val="0"/>
          <w:divBdr>
            <w:top w:val="none" w:sz="0" w:space="0" w:color="auto"/>
            <w:left w:val="none" w:sz="0" w:space="0" w:color="auto"/>
            <w:bottom w:val="none" w:sz="0" w:space="0" w:color="auto"/>
            <w:right w:val="none" w:sz="0" w:space="0" w:color="auto"/>
          </w:divBdr>
        </w:div>
        <w:div w:id="304164922">
          <w:marLeft w:val="0"/>
          <w:marRight w:val="0"/>
          <w:marTop w:val="0"/>
          <w:marBottom w:val="0"/>
          <w:divBdr>
            <w:top w:val="none" w:sz="0" w:space="0" w:color="auto"/>
            <w:left w:val="none" w:sz="0" w:space="0" w:color="auto"/>
            <w:bottom w:val="none" w:sz="0" w:space="0" w:color="auto"/>
            <w:right w:val="none" w:sz="0" w:space="0" w:color="auto"/>
          </w:divBdr>
        </w:div>
        <w:div w:id="311906899">
          <w:marLeft w:val="0"/>
          <w:marRight w:val="0"/>
          <w:marTop w:val="0"/>
          <w:marBottom w:val="0"/>
          <w:divBdr>
            <w:top w:val="none" w:sz="0" w:space="0" w:color="auto"/>
            <w:left w:val="none" w:sz="0" w:space="0" w:color="auto"/>
            <w:bottom w:val="none" w:sz="0" w:space="0" w:color="auto"/>
            <w:right w:val="none" w:sz="0" w:space="0" w:color="auto"/>
          </w:divBdr>
        </w:div>
        <w:div w:id="313338728">
          <w:marLeft w:val="0"/>
          <w:marRight w:val="0"/>
          <w:marTop w:val="0"/>
          <w:marBottom w:val="0"/>
          <w:divBdr>
            <w:top w:val="none" w:sz="0" w:space="0" w:color="auto"/>
            <w:left w:val="none" w:sz="0" w:space="0" w:color="auto"/>
            <w:bottom w:val="none" w:sz="0" w:space="0" w:color="auto"/>
            <w:right w:val="none" w:sz="0" w:space="0" w:color="auto"/>
          </w:divBdr>
        </w:div>
        <w:div w:id="317422252">
          <w:marLeft w:val="0"/>
          <w:marRight w:val="0"/>
          <w:marTop w:val="0"/>
          <w:marBottom w:val="0"/>
          <w:divBdr>
            <w:top w:val="none" w:sz="0" w:space="0" w:color="auto"/>
            <w:left w:val="none" w:sz="0" w:space="0" w:color="auto"/>
            <w:bottom w:val="none" w:sz="0" w:space="0" w:color="auto"/>
            <w:right w:val="none" w:sz="0" w:space="0" w:color="auto"/>
          </w:divBdr>
        </w:div>
        <w:div w:id="323362250">
          <w:marLeft w:val="0"/>
          <w:marRight w:val="0"/>
          <w:marTop w:val="0"/>
          <w:marBottom w:val="0"/>
          <w:divBdr>
            <w:top w:val="none" w:sz="0" w:space="0" w:color="auto"/>
            <w:left w:val="none" w:sz="0" w:space="0" w:color="auto"/>
            <w:bottom w:val="none" w:sz="0" w:space="0" w:color="auto"/>
            <w:right w:val="none" w:sz="0" w:space="0" w:color="auto"/>
          </w:divBdr>
        </w:div>
        <w:div w:id="327053279">
          <w:marLeft w:val="0"/>
          <w:marRight w:val="0"/>
          <w:marTop w:val="0"/>
          <w:marBottom w:val="0"/>
          <w:divBdr>
            <w:top w:val="none" w:sz="0" w:space="0" w:color="auto"/>
            <w:left w:val="none" w:sz="0" w:space="0" w:color="auto"/>
            <w:bottom w:val="none" w:sz="0" w:space="0" w:color="auto"/>
            <w:right w:val="none" w:sz="0" w:space="0" w:color="auto"/>
          </w:divBdr>
        </w:div>
        <w:div w:id="332102303">
          <w:marLeft w:val="0"/>
          <w:marRight w:val="0"/>
          <w:marTop w:val="0"/>
          <w:marBottom w:val="0"/>
          <w:divBdr>
            <w:top w:val="none" w:sz="0" w:space="0" w:color="auto"/>
            <w:left w:val="none" w:sz="0" w:space="0" w:color="auto"/>
            <w:bottom w:val="none" w:sz="0" w:space="0" w:color="auto"/>
            <w:right w:val="none" w:sz="0" w:space="0" w:color="auto"/>
          </w:divBdr>
        </w:div>
        <w:div w:id="341202703">
          <w:marLeft w:val="0"/>
          <w:marRight w:val="0"/>
          <w:marTop w:val="0"/>
          <w:marBottom w:val="0"/>
          <w:divBdr>
            <w:top w:val="none" w:sz="0" w:space="0" w:color="auto"/>
            <w:left w:val="none" w:sz="0" w:space="0" w:color="auto"/>
            <w:bottom w:val="none" w:sz="0" w:space="0" w:color="auto"/>
            <w:right w:val="none" w:sz="0" w:space="0" w:color="auto"/>
          </w:divBdr>
        </w:div>
        <w:div w:id="346709815">
          <w:marLeft w:val="0"/>
          <w:marRight w:val="0"/>
          <w:marTop w:val="0"/>
          <w:marBottom w:val="0"/>
          <w:divBdr>
            <w:top w:val="none" w:sz="0" w:space="0" w:color="auto"/>
            <w:left w:val="none" w:sz="0" w:space="0" w:color="auto"/>
            <w:bottom w:val="none" w:sz="0" w:space="0" w:color="auto"/>
            <w:right w:val="none" w:sz="0" w:space="0" w:color="auto"/>
          </w:divBdr>
        </w:div>
        <w:div w:id="350181314">
          <w:marLeft w:val="0"/>
          <w:marRight w:val="0"/>
          <w:marTop w:val="0"/>
          <w:marBottom w:val="0"/>
          <w:divBdr>
            <w:top w:val="none" w:sz="0" w:space="0" w:color="auto"/>
            <w:left w:val="none" w:sz="0" w:space="0" w:color="auto"/>
            <w:bottom w:val="none" w:sz="0" w:space="0" w:color="auto"/>
            <w:right w:val="none" w:sz="0" w:space="0" w:color="auto"/>
          </w:divBdr>
        </w:div>
        <w:div w:id="353305906">
          <w:marLeft w:val="0"/>
          <w:marRight w:val="0"/>
          <w:marTop w:val="0"/>
          <w:marBottom w:val="0"/>
          <w:divBdr>
            <w:top w:val="none" w:sz="0" w:space="0" w:color="auto"/>
            <w:left w:val="none" w:sz="0" w:space="0" w:color="auto"/>
            <w:bottom w:val="none" w:sz="0" w:space="0" w:color="auto"/>
            <w:right w:val="none" w:sz="0" w:space="0" w:color="auto"/>
          </w:divBdr>
        </w:div>
        <w:div w:id="361636951">
          <w:marLeft w:val="0"/>
          <w:marRight w:val="0"/>
          <w:marTop w:val="0"/>
          <w:marBottom w:val="0"/>
          <w:divBdr>
            <w:top w:val="none" w:sz="0" w:space="0" w:color="auto"/>
            <w:left w:val="none" w:sz="0" w:space="0" w:color="auto"/>
            <w:bottom w:val="none" w:sz="0" w:space="0" w:color="auto"/>
            <w:right w:val="none" w:sz="0" w:space="0" w:color="auto"/>
          </w:divBdr>
        </w:div>
        <w:div w:id="366293734">
          <w:marLeft w:val="0"/>
          <w:marRight w:val="0"/>
          <w:marTop w:val="0"/>
          <w:marBottom w:val="0"/>
          <w:divBdr>
            <w:top w:val="none" w:sz="0" w:space="0" w:color="auto"/>
            <w:left w:val="none" w:sz="0" w:space="0" w:color="auto"/>
            <w:bottom w:val="none" w:sz="0" w:space="0" w:color="auto"/>
            <w:right w:val="none" w:sz="0" w:space="0" w:color="auto"/>
          </w:divBdr>
        </w:div>
        <w:div w:id="367753782">
          <w:marLeft w:val="0"/>
          <w:marRight w:val="0"/>
          <w:marTop w:val="0"/>
          <w:marBottom w:val="0"/>
          <w:divBdr>
            <w:top w:val="none" w:sz="0" w:space="0" w:color="auto"/>
            <w:left w:val="none" w:sz="0" w:space="0" w:color="auto"/>
            <w:bottom w:val="none" w:sz="0" w:space="0" w:color="auto"/>
            <w:right w:val="none" w:sz="0" w:space="0" w:color="auto"/>
          </w:divBdr>
        </w:div>
        <w:div w:id="370499141">
          <w:marLeft w:val="0"/>
          <w:marRight w:val="0"/>
          <w:marTop w:val="0"/>
          <w:marBottom w:val="0"/>
          <w:divBdr>
            <w:top w:val="none" w:sz="0" w:space="0" w:color="auto"/>
            <w:left w:val="none" w:sz="0" w:space="0" w:color="auto"/>
            <w:bottom w:val="none" w:sz="0" w:space="0" w:color="auto"/>
            <w:right w:val="none" w:sz="0" w:space="0" w:color="auto"/>
          </w:divBdr>
        </w:div>
        <w:div w:id="375928774">
          <w:marLeft w:val="0"/>
          <w:marRight w:val="0"/>
          <w:marTop w:val="0"/>
          <w:marBottom w:val="0"/>
          <w:divBdr>
            <w:top w:val="none" w:sz="0" w:space="0" w:color="auto"/>
            <w:left w:val="none" w:sz="0" w:space="0" w:color="auto"/>
            <w:bottom w:val="none" w:sz="0" w:space="0" w:color="auto"/>
            <w:right w:val="none" w:sz="0" w:space="0" w:color="auto"/>
          </w:divBdr>
        </w:div>
        <w:div w:id="384839387">
          <w:marLeft w:val="0"/>
          <w:marRight w:val="0"/>
          <w:marTop w:val="0"/>
          <w:marBottom w:val="0"/>
          <w:divBdr>
            <w:top w:val="none" w:sz="0" w:space="0" w:color="auto"/>
            <w:left w:val="none" w:sz="0" w:space="0" w:color="auto"/>
            <w:bottom w:val="none" w:sz="0" w:space="0" w:color="auto"/>
            <w:right w:val="none" w:sz="0" w:space="0" w:color="auto"/>
          </w:divBdr>
        </w:div>
        <w:div w:id="386297828">
          <w:marLeft w:val="0"/>
          <w:marRight w:val="0"/>
          <w:marTop w:val="0"/>
          <w:marBottom w:val="0"/>
          <w:divBdr>
            <w:top w:val="none" w:sz="0" w:space="0" w:color="auto"/>
            <w:left w:val="none" w:sz="0" w:space="0" w:color="auto"/>
            <w:bottom w:val="none" w:sz="0" w:space="0" w:color="auto"/>
            <w:right w:val="none" w:sz="0" w:space="0" w:color="auto"/>
          </w:divBdr>
        </w:div>
        <w:div w:id="389883727">
          <w:marLeft w:val="0"/>
          <w:marRight w:val="0"/>
          <w:marTop w:val="0"/>
          <w:marBottom w:val="0"/>
          <w:divBdr>
            <w:top w:val="none" w:sz="0" w:space="0" w:color="auto"/>
            <w:left w:val="none" w:sz="0" w:space="0" w:color="auto"/>
            <w:bottom w:val="none" w:sz="0" w:space="0" w:color="auto"/>
            <w:right w:val="none" w:sz="0" w:space="0" w:color="auto"/>
          </w:divBdr>
        </w:div>
        <w:div w:id="390614540">
          <w:marLeft w:val="0"/>
          <w:marRight w:val="0"/>
          <w:marTop w:val="0"/>
          <w:marBottom w:val="0"/>
          <w:divBdr>
            <w:top w:val="none" w:sz="0" w:space="0" w:color="auto"/>
            <w:left w:val="none" w:sz="0" w:space="0" w:color="auto"/>
            <w:bottom w:val="none" w:sz="0" w:space="0" w:color="auto"/>
            <w:right w:val="none" w:sz="0" w:space="0" w:color="auto"/>
          </w:divBdr>
        </w:div>
        <w:div w:id="391735498">
          <w:marLeft w:val="0"/>
          <w:marRight w:val="0"/>
          <w:marTop w:val="0"/>
          <w:marBottom w:val="0"/>
          <w:divBdr>
            <w:top w:val="none" w:sz="0" w:space="0" w:color="auto"/>
            <w:left w:val="none" w:sz="0" w:space="0" w:color="auto"/>
            <w:bottom w:val="none" w:sz="0" w:space="0" w:color="auto"/>
            <w:right w:val="none" w:sz="0" w:space="0" w:color="auto"/>
          </w:divBdr>
          <w:divsChild>
            <w:div w:id="23099126">
              <w:marLeft w:val="0"/>
              <w:marRight w:val="0"/>
              <w:marTop w:val="0"/>
              <w:marBottom w:val="0"/>
              <w:divBdr>
                <w:top w:val="none" w:sz="0" w:space="0" w:color="auto"/>
                <w:left w:val="none" w:sz="0" w:space="0" w:color="auto"/>
                <w:bottom w:val="none" w:sz="0" w:space="0" w:color="auto"/>
                <w:right w:val="none" w:sz="0" w:space="0" w:color="auto"/>
              </w:divBdr>
            </w:div>
            <w:div w:id="57633802">
              <w:marLeft w:val="0"/>
              <w:marRight w:val="0"/>
              <w:marTop w:val="0"/>
              <w:marBottom w:val="0"/>
              <w:divBdr>
                <w:top w:val="none" w:sz="0" w:space="0" w:color="auto"/>
                <w:left w:val="none" w:sz="0" w:space="0" w:color="auto"/>
                <w:bottom w:val="none" w:sz="0" w:space="0" w:color="auto"/>
                <w:right w:val="none" w:sz="0" w:space="0" w:color="auto"/>
              </w:divBdr>
            </w:div>
            <w:div w:id="141584171">
              <w:marLeft w:val="0"/>
              <w:marRight w:val="0"/>
              <w:marTop w:val="0"/>
              <w:marBottom w:val="0"/>
              <w:divBdr>
                <w:top w:val="none" w:sz="0" w:space="0" w:color="auto"/>
                <w:left w:val="none" w:sz="0" w:space="0" w:color="auto"/>
                <w:bottom w:val="none" w:sz="0" w:space="0" w:color="auto"/>
                <w:right w:val="none" w:sz="0" w:space="0" w:color="auto"/>
              </w:divBdr>
            </w:div>
            <w:div w:id="148861726">
              <w:marLeft w:val="0"/>
              <w:marRight w:val="0"/>
              <w:marTop w:val="0"/>
              <w:marBottom w:val="0"/>
              <w:divBdr>
                <w:top w:val="none" w:sz="0" w:space="0" w:color="auto"/>
                <w:left w:val="none" w:sz="0" w:space="0" w:color="auto"/>
                <w:bottom w:val="none" w:sz="0" w:space="0" w:color="auto"/>
                <w:right w:val="none" w:sz="0" w:space="0" w:color="auto"/>
              </w:divBdr>
            </w:div>
            <w:div w:id="165749808">
              <w:marLeft w:val="0"/>
              <w:marRight w:val="0"/>
              <w:marTop w:val="0"/>
              <w:marBottom w:val="0"/>
              <w:divBdr>
                <w:top w:val="none" w:sz="0" w:space="0" w:color="auto"/>
                <w:left w:val="none" w:sz="0" w:space="0" w:color="auto"/>
                <w:bottom w:val="none" w:sz="0" w:space="0" w:color="auto"/>
                <w:right w:val="none" w:sz="0" w:space="0" w:color="auto"/>
              </w:divBdr>
            </w:div>
            <w:div w:id="173888895">
              <w:marLeft w:val="0"/>
              <w:marRight w:val="0"/>
              <w:marTop w:val="0"/>
              <w:marBottom w:val="0"/>
              <w:divBdr>
                <w:top w:val="none" w:sz="0" w:space="0" w:color="auto"/>
                <w:left w:val="none" w:sz="0" w:space="0" w:color="auto"/>
                <w:bottom w:val="none" w:sz="0" w:space="0" w:color="auto"/>
                <w:right w:val="none" w:sz="0" w:space="0" w:color="auto"/>
              </w:divBdr>
            </w:div>
            <w:div w:id="205801426">
              <w:marLeft w:val="0"/>
              <w:marRight w:val="0"/>
              <w:marTop w:val="0"/>
              <w:marBottom w:val="0"/>
              <w:divBdr>
                <w:top w:val="none" w:sz="0" w:space="0" w:color="auto"/>
                <w:left w:val="none" w:sz="0" w:space="0" w:color="auto"/>
                <w:bottom w:val="none" w:sz="0" w:space="0" w:color="auto"/>
                <w:right w:val="none" w:sz="0" w:space="0" w:color="auto"/>
              </w:divBdr>
            </w:div>
            <w:div w:id="210843448">
              <w:marLeft w:val="0"/>
              <w:marRight w:val="0"/>
              <w:marTop w:val="0"/>
              <w:marBottom w:val="0"/>
              <w:divBdr>
                <w:top w:val="none" w:sz="0" w:space="0" w:color="auto"/>
                <w:left w:val="none" w:sz="0" w:space="0" w:color="auto"/>
                <w:bottom w:val="none" w:sz="0" w:space="0" w:color="auto"/>
                <w:right w:val="none" w:sz="0" w:space="0" w:color="auto"/>
              </w:divBdr>
            </w:div>
            <w:div w:id="225264369">
              <w:marLeft w:val="0"/>
              <w:marRight w:val="0"/>
              <w:marTop w:val="0"/>
              <w:marBottom w:val="0"/>
              <w:divBdr>
                <w:top w:val="none" w:sz="0" w:space="0" w:color="auto"/>
                <w:left w:val="none" w:sz="0" w:space="0" w:color="auto"/>
                <w:bottom w:val="none" w:sz="0" w:space="0" w:color="auto"/>
                <w:right w:val="none" w:sz="0" w:space="0" w:color="auto"/>
              </w:divBdr>
            </w:div>
            <w:div w:id="273368985">
              <w:marLeft w:val="0"/>
              <w:marRight w:val="0"/>
              <w:marTop w:val="0"/>
              <w:marBottom w:val="0"/>
              <w:divBdr>
                <w:top w:val="none" w:sz="0" w:space="0" w:color="auto"/>
                <w:left w:val="none" w:sz="0" w:space="0" w:color="auto"/>
                <w:bottom w:val="none" w:sz="0" w:space="0" w:color="auto"/>
                <w:right w:val="none" w:sz="0" w:space="0" w:color="auto"/>
              </w:divBdr>
            </w:div>
            <w:div w:id="273945772">
              <w:marLeft w:val="0"/>
              <w:marRight w:val="0"/>
              <w:marTop w:val="0"/>
              <w:marBottom w:val="0"/>
              <w:divBdr>
                <w:top w:val="none" w:sz="0" w:space="0" w:color="auto"/>
                <w:left w:val="none" w:sz="0" w:space="0" w:color="auto"/>
                <w:bottom w:val="none" w:sz="0" w:space="0" w:color="auto"/>
                <w:right w:val="none" w:sz="0" w:space="0" w:color="auto"/>
              </w:divBdr>
            </w:div>
            <w:div w:id="303051684">
              <w:marLeft w:val="0"/>
              <w:marRight w:val="0"/>
              <w:marTop w:val="0"/>
              <w:marBottom w:val="0"/>
              <w:divBdr>
                <w:top w:val="none" w:sz="0" w:space="0" w:color="auto"/>
                <w:left w:val="none" w:sz="0" w:space="0" w:color="auto"/>
                <w:bottom w:val="none" w:sz="0" w:space="0" w:color="auto"/>
                <w:right w:val="none" w:sz="0" w:space="0" w:color="auto"/>
              </w:divBdr>
            </w:div>
            <w:div w:id="332996806">
              <w:marLeft w:val="0"/>
              <w:marRight w:val="0"/>
              <w:marTop w:val="0"/>
              <w:marBottom w:val="0"/>
              <w:divBdr>
                <w:top w:val="none" w:sz="0" w:space="0" w:color="auto"/>
                <w:left w:val="none" w:sz="0" w:space="0" w:color="auto"/>
                <w:bottom w:val="none" w:sz="0" w:space="0" w:color="auto"/>
                <w:right w:val="none" w:sz="0" w:space="0" w:color="auto"/>
              </w:divBdr>
            </w:div>
            <w:div w:id="359863054">
              <w:marLeft w:val="0"/>
              <w:marRight w:val="0"/>
              <w:marTop w:val="0"/>
              <w:marBottom w:val="0"/>
              <w:divBdr>
                <w:top w:val="none" w:sz="0" w:space="0" w:color="auto"/>
                <w:left w:val="none" w:sz="0" w:space="0" w:color="auto"/>
                <w:bottom w:val="none" w:sz="0" w:space="0" w:color="auto"/>
                <w:right w:val="none" w:sz="0" w:space="0" w:color="auto"/>
              </w:divBdr>
            </w:div>
            <w:div w:id="532111541">
              <w:marLeft w:val="0"/>
              <w:marRight w:val="0"/>
              <w:marTop w:val="0"/>
              <w:marBottom w:val="0"/>
              <w:divBdr>
                <w:top w:val="none" w:sz="0" w:space="0" w:color="auto"/>
                <w:left w:val="none" w:sz="0" w:space="0" w:color="auto"/>
                <w:bottom w:val="none" w:sz="0" w:space="0" w:color="auto"/>
                <w:right w:val="none" w:sz="0" w:space="0" w:color="auto"/>
              </w:divBdr>
            </w:div>
            <w:div w:id="614798826">
              <w:marLeft w:val="0"/>
              <w:marRight w:val="0"/>
              <w:marTop w:val="0"/>
              <w:marBottom w:val="0"/>
              <w:divBdr>
                <w:top w:val="none" w:sz="0" w:space="0" w:color="auto"/>
                <w:left w:val="none" w:sz="0" w:space="0" w:color="auto"/>
                <w:bottom w:val="none" w:sz="0" w:space="0" w:color="auto"/>
                <w:right w:val="none" w:sz="0" w:space="0" w:color="auto"/>
              </w:divBdr>
            </w:div>
            <w:div w:id="673529165">
              <w:marLeft w:val="0"/>
              <w:marRight w:val="0"/>
              <w:marTop w:val="0"/>
              <w:marBottom w:val="0"/>
              <w:divBdr>
                <w:top w:val="none" w:sz="0" w:space="0" w:color="auto"/>
                <w:left w:val="none" w:sz="0" w:space="0" w:color="auto"/>
                <w:bottom w:val="none" w:sz="0" w:space="0" w:color="auto"/>
                <w:right w:val="none" w:sz="0" w:space="0" w:color="auto"/>
              </w:divBdr>
            </w:div>
            <w:div w:id="727384655">
              <w:marLeft w:val="0"/>
              <w:marRight w:val="0"/>
              <w:marTop w:val="0"/>
              <w:marBottom w:val="0"/>
              <w:divBdr>
                <w:top w:val="none" w:sz="0" w:space="0" w:color="auto"/>
                <w:left w:val="none" w:sz="0" w:space="0" w:color="auto"/>
                <w:bottom w:val="none" w:sz="0" w:space="0" w:color="auto"/>
                <w:right w:val="none" w:sz="0" w:space="0" w:color="auto"/>
              </w:divBdr>
            </w:div>
            <w:div w:id="747462202">
              <w:marLeft w:val="0"/>
              <w:marRight w:val="0"/>
              <w:marTop w:val="0"/>
              <w:marBottom w:val="0"/>
              <w:divBdr>
                <w:top w:val="none" w:sz="0" w:space="0" w:color="auto"/>
                <w:left w:val="none" w:sz="0" w:space="0" w:color="auto"/>
                <w:bottom w:val="none" w:sz="0" w:space="0" w:color="auto"/>
                <w:right w:val="none" w:sz="0" w:space="0" w:color="auto"/>
              </w:divBdr>
            </w:div>
            <w:div w:id="829827173">
              <w:marLeft w:val="0"/>
              <w:marRight w:val="0"/>
              <w:marTop w:val="0"/>
              <w:marBottom w:val="0"/>
              <w:divBdr>
                <w:top w:val="none" w:sz="0" w:space="0" w:color="auto"/>
                <w:left w:val="none" w:sz="0" w:space="0" w:color="auto"/>
                <w:bottom w:val="none" w:sz="0" w:space="0" w:color="auto"/>
                <w:right w:val="none" w:sz="0" w:space="0" w:color="auto"/>
              </w:divBdr>
            </w:div>
            <w:div w:id="841972164">
              <w:marLeft w:val="0"/>
              <w:marRight w:val="0"/>
              <w:marTop w:val="0"/>
              <w:marBottom w:val="0"/>
              <w:divBdr>
                <w:top w:val="none" w:sz="0" w:space="0" w:color="auto"/>
                <w:left w:val="none" w:sz="0" w:space="0" w:color="auto"/>
                <w:bottom w:val="none" w:sz="0" w:space="0" w:color="auto"/>
                <w:right w:val="none" w:sz="0" w:space="0" w:color="auto"/>
              </w:divBdr>
            </w:div>
            <w:div w:id="851381701">
              <w:marLeft w:val="0"/>
              <w:marRight w:val="0"/>
              <w:marTop w:val="0"/>
              <w:marBottom w:val="0"/>
              <w:divBdr>
                <w:top w:val="none" w:sz="0" w:space="0" w:color="auto"/>
                <w:left w:val="none" w:sz="0" w:space="0" w:color="auto"/>
                <w:bottom w:val="none" w:sz="0" w:space="0" w:color="auto"/>
                <w:right w:val="none" w:sz="0" w:space="0" w:color="auto"/>
              </w:divBdr>
            </w:div>
            <w:div w:id="905070196">
              <w:marLeft w:val="0"/>
              <w:marRight w:val="0"/>
              <w:marTop w:val="0"/>
              <w:marBottom w:val="0"/>
              <w:divBdr>
                <w:top w:val="none" w:sz="0" w:space="0" w:color="auto"/>
                <w:left w:val="none" w:sz="0" w:space="0" w:color="auto"/>
                <w:bottom w:val="none" w:sz="0" w:space="0" w:color="auto"/>
                <w:right w:val="none" w:sz="0" w:space="0" w:color="auto"/>
              </w:divBdr>
            </w:div>
            <w:div w:id="964775228">
              <w:marLeft w:val="0"/>
              <w:marRight w:val="0"/>
              <w:marTop w:val="0"/>
              <w:marBottom w:val="0"/>
              <w:divBdr>
                <w:top w:val="none" w:sz="0" w:space="0" w:color="auto"/>
                <w:left w:val="none" w:sz="0" w:space="0" w:color="auto"/>
                <w:bottom w:val="none" w:sz="0" w:space="0" w:color="auto"/>
                <w:right w:val="none" w:sz="0" w:space="0" w:color="auto"/>
              </w:divBdr>
            </w:div>
            <w:div w:id="1153571180">
              <w:marLeft w:val="0"/>
              <w:marRight w:val="0"/>
              <w:marTop w:val="0"/>
              <w:marBottom w:val="0"/>
              <w:divBdr>
                <w:top w:val="none" w:sz="0" w:space="0" w:color="auto"/>
                <w:left w:val="none" w:sz="0" w:space="0" w:color="auto"/>
                <w:bottom w:val="none" w:sz="0" w:space="0" w:color="auto"/>
                <w:right w:val="none" w:sz="0" w:space="0" w:color="auto"/>
              </w:divBdr>
            </w:div>
            <w:div w:id="1189098765">
              <w:marLeft w:val="0"/>
              <w:marRight w:val="0"/>
              <w:marTop w:val="0"/>
              <w:marBottom w:val="0"/>
              <w:divBdr>
                <w:top w:val="none" w:sz="0" w:space="0" w:color="auto"/>
                <w:left w:val="none" w:sz="0" w:space="0" w:color="auto"/>
                <w:bottom w:val="none" w:sz="0" w:space="0" w:color="auto"/>
                <w:right w:val="none" w:sz="0" w:space="0" w:color="auto"/>
              </w:divBdr>
            </w:div>
            <w:div w:id="1259368463">
              <w:marLeft w:val="0"/>
              <w:marRight w:val="0"/>
              <w:marTop w:val="0"/>
              <w:marBottom w:val="0"/>
              <w:divBdr>
                <w:top w:val="none" w:sz="0" w:space="0" w:color="auto"/>
                <w:left w:val="none" w:sz="0" w:space="0" w:color="auto"/>
                <w:bottom w:val="none" w:sz="0" w:space="0" w:color="auto"/>
                <w:right w:val="none" w:sz="0" w:space="0" w:color="auto"/>
              </w:divBdr>
            </w:div>
            <w:div w:id="1303123933">
              <w:marLeft w:val="0"/>
              <w:marRight w:val="0"/>
              <w:marTop w:val="0"/>
              <w:marBottom w:val="0"/>
              <w:divBdr>
                <w:top w:val="none" w:sz="0" w:space="0" w:color="auto"/>
                <w:left w:val="none" w:sz="0" w:space="0" w:color="auto"/>
                <w:bottom w:val="none" w:sz="0" w:space="0" w:color="auto"/>
                <w:right w:val="none" w:sz="0" w:space="0" w:color="auto"/>
              </w:divBdr>
            </w:div>
            <w:div w:id="1337072093">
              <w:marLeft w:val="0"/>
              <w:marRight w:val="0"/>
              <w:marTop w:val="0"/>
              <w:marBottom w:val="0"/>
              <w:divBdr>
                <w:top w:val="none" w:sz="0" w:space="0" w:color="auto"/>
                <w:left w:val="none" w:sz="0" w:space="0" w:color="auto"/>
                <w:bottom w:val="none" w:sz="0" w:space="0" w:color="auto"/>
                <w:right w:val="none" w:sz="0" w:space="0" w:color="auto"/>
              </w:divBdr>
            </w:div>
            <w:div w:id="1343896918">
              <w:marLeft w:val="0"/>
              <w:marRight w:val="0"/>
              <w:marTop w:val="0"/>
              <w:marBottom w:val="0"/>
              <w:divBdr>
                <w:top w:val="none" w:sz="0" w:space="0" w:color="auto"/>
                <w:left w:val="none" w:sz="0" w:space="0" w:color="auto"/>
                <w:bottom w:val="none" w:sz="0" w:space="0" w:color="auto"/>
                <w:right w:val="none" w:sz="0" w:space="0" w:color="auto"/>
              </w:divBdr>
            </w:div>
            <w:div w:id="1367102735">
              <w:marLeft w:val="0"/>
              <w:marRight w:val="0"/>
              <w:marTop w:val="0"/>
              <w:marBottom w:val="0"/>
              <w:divBdr>
                <w:top w:val="none" w:sz="0" w:space="0" w:color="auto"/>
                <w:left w:val="none" w:sz="0" w:space="0" w:color="auto"/>
                <w:bottom w:val="none" w:sz="0" w:space="0" w:color="auto"/>
                <w:right w:val="none" w:sz="0" w:space="0" w:color="auto"/>
              </w:divBdr>
            </w:div>
            <w:div w:id="1388606255">
              <w:marLeft w:val="0"/>
              <w:marRight w:val="0"/>
              <w:marTop w:val="0"/>
              <w:marBottom w:val="0"/>
              <w:divBdr>
                <w:top w:val="none" w:sz="0" w:space="0" w:color="auto"/>
                <w:left w:val="none" w:sz="0" w:space="0" w:color="auto"/>
                <w:bottom w:val="none" w:sz="0" w:space="0" w:color="auto"/>
                <w:right w:val="none" w:sz="0" w:space="0" w:color="auto"/>
              </w:divBdr>
            </w:div>
            <w:div w:id="1410273864">
              <w:marLeft w:val="0"/>
              <w:marRight w:val="0"/>
              <w:marTop w:val="0"/>
              <w:marBottom w:val="0"/>
              <w:divBdr>
                <w:top w:val="none" w:sz="0" w:space="0" w:color="auto"/>
                <w:left w:val="none" w:sz="0" w:space="0" w:color="auto"/>
                <w:bottom w:val="none" w:sz="0" w:space="0" w:color="auto"/>
                <w:right w:val="none" w:sz="0" w:space="0" w:color="auto"/>
              </w:divBdr>
            </w:div>
            <w:div w:id="1487237312">
              <w:marLeft w:val="0"/>
              <w:marRight w:val="0"/>
              <w:marTop w:val="0"/>
              <w:marBottom w:val="0"/>
              <w:divBdr>
                <w:top w:val="none" w:sz="0" w:space="0" w:color="auto"/>
                <w:left w:val="none" w:sz="0" w:space="0" w:color="auto"/>
                <w:bottom w:val="none" w:sz="0" w:space="0" w:color="auto"/>
                <w:right w:val="none" w:sz="0" w:space="0" w:color="auto"/>
              </w:divBdr>
            </w:div>
            <w:div w:id="1487473735">
              <w:marLeft w:val="0"/>
              <w:marRight w:val="0"/>
              <w:marTop w:val="0"/>
              <w:marBottom w:val="0"/>
              <w:divBdr>
                <w:top w:val="none" w:sz="0" w:space="0" w:color="auto"/>
                <w:left w:val="none" w:sz="0" w:space="0" w:color="auto"/>
                <w:bottom w:val="none" w:sz="0" w:space="0" w:color="auto"/>
                <w:right w:val="none" w:sz="0" w:space="0" w:color="auto"/>
              </w:divBdr>
            </w:div>
            <w:div w:id="1525905554">
              <w:marLeft w:val="0"/>
              <w:marRight w:val="0"/>
              <w:marTop w:val="0"/>
              <w:marBottom w:val="0"/>
              <w:divBdr>
                <w:top w:val="none" w:sz="0" w:space="0" w:color="auto"/>
                <w:left w:val="none" w:sz="0" w:space="0" w:color="auto"/>
                <w:bottom w:val="none" w:sz="0" w:space="0" w:color="auto"/>
                <w:right w:val="none" w:sz="0" w:space="0" w:color="auto"/>
              </w:divBdr>
            </w:div>
            <w:div w:id="1542937263">
              <w:marLeft w:val="0"/>
              <w:marRight w:val="0"/>
              <w:marTop w:val="0"/>
              <w:marBottom w:val="0"/>
              <w:divBdr>
                <w:top w:val="none" w:sz="0" w:space="0" w:color="auto"/>
                <w:left w:val="none" w:sz="0" w:space="0" w:color="auto"/>
                <w:bottom w:val="none" w:sz="0" w:space="0" w:color="auto"/>
                <w:right w:val="none" w:sz="0" w:space="0" w:color="auto"/>
              </w:divBdr>
            </w:div>
            <w:div w:id="1721981205">
              <w:marLeft w:val="0"/>
              <w:marRight w:val="0"/>
              <w:marTop w:val="0"/>
              <w:marBottom w:val="0"/>
              <w:divBdr>
                <w:top w:val="none" w:sz="0" w:space="0" w:color="auto"/>
                <w:left w:val="none" w:sz="0" w:space="0" w:color="auto"/>
                <w:bottom w:val="none" w:sz="0" w:space="0" w:color="auto"/>
                <w:right w:val="none" w:sz="0" w:space="0" w:color="auto"/>
              </w:divBdr>
            </w:div>
            <w:div w:id="1730299246">
              <w:marLeft w:val="0"/>
              <w:marRight w:val="0"/>
              <w:marTop w:val="0"/>
              <w:marBottom w:val="0"/>
              <w:divBdr>
                <w:top w:val="none" w:sz="0" w:space="0" w:color="auto"/>
                <w:left w:val="none" w:sz="0" w:space="0" w:color="auto"/>
                <w:bottom w:val="none" w:sz="0" w:space="0" w:color="auto"/>
                <w:right w:val="none" w:sz="0" w:space="0" w:color="auto"/>
              </w:divBdr>
            </w:div>
            <w:div w:id="1751416730">
              <w:marLeft w:val="0"/>
              <w:marRight w:val="0"/>
              <w:marTop w:val="0"/>
              <w:marBottom w:val="0"/>
              <w:divBdr>
                <w:top w:val="none" w:sz="0" w:space="0" w:color="auto"/>
                <w:left w:val="none" w:sz="0" w:space="0" w:color="auto"/>
                <w:bottom w:val="none" w:sz="0" w:space="0" w:color="auto"/>
                <w:right w:val="none" w:sz="0" w:space="0" w:color="auto"/>
              </w:divBdr>
            </w:div>
            <w:div w:id="1759642587">
              <w:marLeft w:val="0"/>
              <w:marRight w:val="0"/>
              <w:marTop w:val="0"/>
              <w:marBottom w:val="0"/>
              <w:divBdr>
                <w:top w:val="none" w:sz="0" w:space="0" w:color="auto"/>
                <w:left w:val="none" w:sz="0" w:space="0" w:color="auto"/>
                <w:bottom w:val="none" w:sz="0" w:space="0" w:color="auto"/>
                <w:right w:val="none" w:sz="0" w:space="0" w:color="auto"/>
              </w:divBdr>
            </w:div>
            <w:div w:id="1811366946">
              <w:marLeft w:val="0"/>
              <w:marRight w:val="0"/>
              <w:marTop w:val="0"/>
              <w:marBottom w:val="0"/>
              <w:divBdr>
                <w:top w:val="none" w:sz="0" w:space="0" w:color="auto"/>
                <w:left w:val="none" w:sz="0" w:space="0" w:color="auto"/>
                <w:bottom w:val="none" w:sz="0" w:space="0" w:color="auto"/>
                <w:right w:val="none" w:sz="0" w:space="0" w:color="auto"/>
              </w:divBdr>
            </w:div>
            <w:div w:id="1829058781">
              <w:marLeft w:val="0"/>
              <w:marRight w:val="0"/>
              <w:marTop w:val="0"/>
              <w:marBottom w:val="0"/>
              <w:divBdr>
                <w:top w:val="none" w:sz="0" w:space="0" w:color="auto"/>
                <w:left w:val="none" w:sz="0" w:space="0" w:color="auto"/>
                <w:bottom w:val="none" w:sz="0" w:space="0" w:color="auto"/>
                <w:right w:val="none" w:sz="0" w:space="0" w:color="auto"/>
              </w:divBdr>
            </w:div>
            <w:div w:id="1847860269">
              <w:marLeft w:val="0"/>
              <w:marRight w:val="0"/>
              <w:marTop w:val="0"/>
              <w:marBottom w:val="0"/>
              <w:divBdr>
                <w:top w:val="none" w:sz="0" w:space="0" w:color="auto"/>
                <w:left w:val="none" w:sz="0" w:space="0" w:color="auto"/>
                <w:bottom w:val="none" w:sz="0" w:space="0" w:color="auto"/>
                <w:right w:val="none" w:sz="0" w:space="0" w:color="auto"/>
              </w:divBdr>
            </w:div>
            <w:div w:id="1852139286">
              <w:marLeft w:val="0"/>
              <w:marRight w:val="0"/>
              <w:marTop w:val="0"/>
              <w:marBottom w:val="0"/>
              <w:divBdr>
                <w:top w:val="none" w:sz="0" w:space="0" w:color="auto"/>
                <w:left w:val="none" w:sz="0" w:space="0" w:color="auto"/>
                <w:bottom w:val="none" w:sz="0" w:space="0" w:color="auto"/>
                <w:right w:val="none" w:sz="0" w:space="0" w:color="auto"/>
              </w:divBdr>
            </w:div>
            <w:div w:id="1862819448">
              <w:marLeft w:val="0"/>
              <w:marRight w:val="0"/>
              <w:marTop w:val="0"/>
              <w:marBottom w:val="0"/>
              <w:divBdr>
                <w:top w:val="none" w:sz="0" w:space="0" w:color="auto"/>
                <w:left w:val="none" w:sz="0" w:space="0" w:color="auto"/>
                <w:bottom w:val="none" w:sz="0" w:space="0" w:color="auto"/>
                <w:right w:val="none" w:sz="0" w:space="0" w:color="auto"/>
              </w:divBdr>
            </w:div>
            <w:div w:id="1865484285">
              <w:marLeft w:val="0"/>
              <w:marRight w:val="0"/>
              <w:marTop w:val="0"/>
              <w:marBottom w:val="0"/>
              <w:divBdr>
                <w:top w:val="none" w:sz="0" w:space="0" w:color="auto"/>
                <w:left w:val="none" w:sz="0" w:space="0" w:color="auto"/>
                <w:bottom w:val="none" w:sz="0" w:space="0" w:color="auto"/>
                <w:right w:val="none" w:sz="0" w:space="0" w:color="auto"/>
              </w:divBdr>
            </w:div>
            <w:div w:id="1915628306">
              <w:marLeft w:val="0"/>
              <w:marRight w:val="0"/>
              <w:marTop w:val="0"/>
              <w:marBottom w:val="0"/>
              <w:divBdr>
                <w:top w:val="none" w:sz="0" w:space="0" w:color="auto"/>
                <w:left w:val="none" w:sz="0" w:space="0" w:color="auto"/>
                <w:bottom w:val="none" w:sz="0" w:space="0" w:color="auto"/>
                <w:right w:val="none" w:sz="0" w:space="0" w:color="auto"/>
              </w:divBdr>
            </w:div>
            <w:div w:id="1926527038">
              <w:marLeft w:val="0"/>
              <w:marRight w:val="0"/>
              <w:marTop w:val="0"/>
              <w:marBottom w:val="0"/>
              <w:divBdr>
                <w:top w:val="none" w:sz="0" w:space="0" w:color="auto"/>
                <w:left w:val="none" w:sz="0" w:space="0" w:color="auto"/>
                <w:bottom w:val="none" w:sz="0" w:space="0" w:color="auto"/>
                <w:right w:val="none" w:sz="0" w:space="0" w:color="auto"/>
              </w:divBdr>
            </w:div>
            <w:div w:id="1938564206">
              <w:marLeft w:val="0"/>
              <w:marRight w:val="0"/>
              <w:marTop w:val="0"/>
              <w:marBottom w:val="0"/>
              <w:divBdr>
                <w:top w:val="none" w:sz="0" w:space="0" w:color="auto"/>
                <w:left w:val="none" w:sz="0" w:space="0" w:color="auto"/>
                <w:bottom w:val="none" w:sz="0" w:space="0" w:color="auto"/>
                <w:right w:val="none" w:sz="0" w:space="0" w:color="auto"/>
              </w:divBdr>
            </w:div>
            <w:div w:id="2038967715">
              <w:marLeft w:val="0"/>
              <w:marRight w:val="0"/>
              <w:marTop w:val="0"/>
              <w:marBottom w:val="0"/>
              <w:divBdr>
                <w:top w:val="none" w:sz="0" w:space="0" w:color="auto"/>
                <w:left w:val="none" w:sz="0" w:space="0" w:color="auto"/>
                <w:bottom w:val="none" w:sz="0" w:space="0" w:color="auto"/>
                <w:right w:val="none" w:sz="0" w:space="0" w:color="auto"/>
              </w:divBdr>
            </w:div>
            <w:div w:id="2048218727">
              <w:marLeft w:val="0"/>
              <w:marRight w:val="0"/>
              <w:marTop w:val="0"/>
              <w:marBottom w:val="0"/>
              <w:divBdr>
                <w:top w:val="none" w:sz="0" w:space="0" w:color="auto"/>
                <w:left w:val="none" w:sz="0" w:space="0" w:color="auto"/>
                <w:bottom w:val="none" w:sz="0" w:space="0" w:color="auto"/>
                <w:right w:val="none" w:sz="0" w:space="0" w:color="auto"/>
              </w:divBdr>
            </w:div>
            <w:div w:id="2069957980">
              <w:marLeft w:val="0"/>
              <w:marRight w:val="0"/>
              <w:marTop w:val="0"/>
              <w:marBottom w:val="0"/>
              <w:divBdr>
                <w:top w:val="none" w:sz="0" w:space="0" w:color="auto"/>
                <w:left w:val="none" w:sz="0" w:space="0" w:color="auto"/>
                <w:bottom w:val="none" w:sz="0" w:space="0" w:color="auto"/>
                <w:right w:val="none" w:sz="0" w:space="0" w:color="auto"/>
              </w:divBdr>
            </w:div>
            <w:div w:id="2099129973">
              <w:marLeft w:val="0"/>
              <w:marRight w:val="0"/>
              <w:marTop w:val="0"/>
              <w:marBottom w:val="0"/>
              <w:divBdr>
                <w:top w:val="none" w:sz="0" w:space="0" w:color="auto"/>
                <w:left w:val="none" w:sz="0" w:space="0" w:color="auto"/>
                <w:bottom w:val="none" w:sz="0" w:space="0" w:color="auto"/>
                <w:right w:val="none" w:sz="0" w:space="0" w:color="auto"/>
              </w:divBdr>
            </w:div>
            <w:div w:id="2120100706">
              <w:marLeft w:val="0"/>
              <w:marRight w:val="0"/>
              <w:marTop w:val="0"/>
              <w:marBottom w:val="0"/>
              <w:divBdr>
                <w:top w:val="none" w:sz="0" w:space="0" w:color="auto"/>
                <w:left w:val="none" w:sz="0" w:space="0" w:color="auto"/>
                <w:bottom w:val="none" w:sz="0" w:space="0" w:color="auto"/>
                <w:right w:val="none" w:sz="0" w:space="0" w:color="auto"/>
              </w:divBdr>
            </w:div>
          </w:divsChild>
        </w:div>
        <w:div w:id="400837863">
          <w:marLeft w:val="0"/>
          <w:marRight w:val="0"/>
          <w:marTop w:val="0"/>
          <w:marBottom w:val="0"/>
          <w:divBdr>
            <w:top w:val="none" w:sz="0" w:space="0" w:color="auto"/>
            <w:left w:val="none" w:sz="0" w:space="0" w:color="auto"/>
            <w:bottom w:val="none" w:sz="0" w:space="0" w:color="auto"/>
            <w:right w:val="none" w:sz="0" w:space="0" w:color="auto"/>
          </w:divBdr>
        </w:div>
        <w:div w:id="402262266">
          <w:marLeft w:val="0"/>
          <w:marRight w:val="0"/>
          <w:marTop w:val="0"/>
          <w:marBottom w:val="0"/>
          <w:divBdr>
            <w:top w:val="none" w:sz="0" w:space="0" w:color="auto"/>
            <w:left w:val="none" w:sz="0" w:space="0" w:color="auto"/>
            <w:bottom w:val="none" w:sz="0" w:space="0" w:color="auto"/>
            <w:right w:val="none" w:sz="0" w:space="0" w:color="auto"/>
          </w:divBdr>
        </w:div>
        <w:div w:id="405228138">
          <w:marLeft w:val="0"/>
          <w:marRight w:val="0"/>
          <w:marTop w:val="0"/>
          <w:marBottom w:val="0"/>
          <w:divBdr>
            <w:top w:val="none" w:sz="0" w:space="0" w:color="auto"/>
            <w:left w:val="none" w:sz="0" w:space="0" w:color="auto"/>
            <w:bottom w:val="none" w:sz="0" w:space="0" w:color="auto"/>
            <w:right w:val="none" w:sz="0" w:space="0" w:color="auto"/>
          </w:divBdr>
        </w:div>
        <w:div w:id="413362098">
          <w:marLeft w:val="0"/>
          <w:marRight w:val="0"/>
          <w:marTop w:val="0"/>
          <w:marBottom w:val="0"/>
          <w:divBdr>
            <w:top w:val="none" w:sz="0" w:space="0" w:color="auto"/>
            <w:left w:val="none" w:sz="0" w:space="0" w:color="auto"/>
            <w:bottom w:val="none" w:sz="0" w:space="0" w:color="auto"/>
            <w:right w:val="none" w:sz="0" w:space="0" w:color="auto"/>
          </w:divBdr>
        </w:div>
        <w:div w:id="421071440">
          <w:marLeft w:val="0"/>
          <w:marRight w:val="0"/>
          <w:marTop w:val="0"/>
          <w:marBottom w:val="0"/>
          <w:divBdr>
            <w:top w:val="none" w:sz="0" w:space="0" w:color="auto"/>
            <w:left w:val="none" w:sz="0" w:space="0" w:color="auto"/>
            <w:bottom w:val="none" w:sz="0" w:space="0" w:color="auto"/>
            <w:right w:val="none" w:sz="0" w:space="0" w:color="auto"/>
          </w:divBdr>
        </w:div>
        <w:div w:id="428895229">
          <w:marLeft w:val="0"/>
          <w:marRight w:val="0"/>
          <w:marTop w:val="0"/>
          <w:marBottom w:val="0"/>
          <w:divBdr>
            <w:top w:val="none" w:sz="0" w:space="0" w:color="auto"/>
            <w:left w:val="none" w:sz="0" w:space="0" w:color="auto"/>
            <w:bottom w:val="none" w:sz="0" w:space="0" w:color="auto"/>
            <w:right w:val="none" w:sz="0" w:space="0" w:color="auto"/>
          </w:divBdr>
        </w:div>
        <w:div w:id="434180137">
          <w:marLeft w:val="0"/>
          <w:marRight w:val="0"/>
          <w:marTop w:val="0"/>
          <w:marBottom w:val="0"/>
          <w:divBdr>
            <w:top w:val="none" w:sz="0" w:space="0" w:color="auto"/>
            <w:left w:val="none" w:sz="0" w:space="0" w:color="auto"/>
            <w:bottom w:val="none" w:sz="0" w:space="0" w:color="auto"/>
            <w:right w:val="none" w:sz="0" w:space="0" w:color="auto"/>
          </w:divBdr>
        </w:div>
        <w:div w:id="441192829">
          <w:marLeft w:val="0"/>
          <w:marRight w:val="0"/>
          <w:marTop w:val="0"/>
          <w:marBottom w:val="0"/>
          <w:divBdr>
            <w:top w:val="none" w:sz="0" w:space="0" w:color="auto"/>
            <w:left w:val="none" w:sz="0" w:space="0" w:color="auto"/>
            <w:bottom w:val="none" w:sz="0" w:space="0" w:color="auto"/>
            <w:right w:val="none" w:sz="0" w:space="0" w:color="auto"/>
          </w:divBdr>
        </w:div>
        <w:div w:id="442192734">
          <w:marLeft w:val="0"/>
          <w:marRight w:val="0"/>
          <w:marTop w:val="0"/>
          <w:marBottom w:val="0"/>
          <w:divBdr>
            <w:top w:val="none" w:sz="0" w:space="0" w:color="auto"/>
            <w:left w:val="none" w:sz="0" w:space="0" w:color="auto"/>
            <w:bottom w:val="none" w:sz="0" w:space="0" w:color="auto"/>
            <w:right w:val="none" w:sz="0" w:space="0" w:color="auto"/>
          </w:divBdr>
        </w:div>
        <w:div w:id="442575503">
          <w:marLeft w:val="0"/>
          <w:marRight w:val="0"/>
          <w:marTop w:val="0"/>
          <w:marBottom w:val="0"/>
          <w:divBdr>
            <w:top w:val="none" w:sz="0" w:space="0" w:color="auto"/>
            <w:left w:val="none" w:sz="0" w:space="0" w:color="auto"/>
            <w:bottom w:val="none" w:sz="0" w:space="0" w:color="auto"/>
            <w:right w:val="none" w:sz="0" w:space="0" w:color="auto"/>
          </w:divBdr>
        </w:div>
        <w:div w:id="442724250">
          <w:marLeft w:val="0"/>
          <w:marRight w:val="0"/>
          <w:marTop w:val="0"/>
          <w:marBottom w:val="0"/>
          <w:divBdr>
            <w:top w:val="none" w:sz="0" w:space="0" w:color="auto"/>
            <w:left w:val="none" w:sz="0" w:space="0" w:color="auto"/>
            <w:bottom w:val="none" w:sz="0" w:space="0" w:color="auto"/>
            <w:right w:val="none" w:sz="0" w:space="0" w:color="auto"/>
          </w:divBdr>
        </w:div>
        <w:div w:id="443813724">
          <w:marLeft w:val="0"/>
          <w:marRight w:val="0"/>
          <w:marTop w:val="0"/>
          <w:marBottom w:val="0"/>
          <w:divBdr>
            <w:top w:val="none" w:sz="0" w:space="0" w:color="auto"/>
            <w:left w:val="none" w:sz="0" w:space="0" w:color="auto"/>
            <w:bottom w:val="none" w:sz="0" w:space="0" w:color="auto"/>
            <w:right w:val="none" w:sz="0" w:space="0" w:color="auto"/>
          </w:divBdr>
        </w:div>
        <w:div w:id="452675090">
          <w:marLeft w:val="0"/>
          <w:marRight w:val="0"/>
          <w:marTop w:val="0"/>
          <w:marBottom w:val="0"/>
          <w:divBdr>
            <w:top w:val="none" w:sz="0" w:space="0" w:color="auto"/>
            <w:left w:val="none" w:sz="0" w:space="0" w:color="auto"/>
            <w:bottom w:val="none" w:sz="0" w:space="0" w:color="auto"/>
            <w:right w:val="none" w:sz="0" w:space="0" w:color="auto"/>
          </w:divBdr>
        </w:div>
        <w:div w:id="464351219">
          <w:marLeft w:val="0"/>
          <w:marRight w:val="0"/>
          <w:marTop w:val="0"/>
          <w:marBottom w:val="0"/>
          <w:divBdr>
            <w:top w:val="none" w:sz="0" w:space="0" w:color="auto"/>
            <w:left w:val="none" w:sz="0" w:space="0" w:color="auto"/>
            <w:bottom w:val="none" w:sz="0" w:space="0" w:color="auto"/>
            <w:right w:val="none" w:sz="0" w:space="0" w:color="auto"/>
          </w:divBdr>
        </w:div>
        <w:div w:id="464666846">
          <w:marLeft w:val="0"/>
          <w:marRight w:val="0"/>
          <w:marTop w:val="0"/>
          <w:marBottom w:val="0"/>
          <w:divBdr>
            <w:top w:val="none" w:sz="0" w:space="0" w:color="auto"/>
            <w:left w:val="none" w:sz="0" w:space="0" w:color="auto"/>
            <w:bottom w:val="none" w:sz="0" w:space="0" w:color="auto"/>
            <w:right w:val="none" w:sz="0" w:space="0" w:color="auto"/>
          </w:divBdr>
        </w:div>
        <w:div w:id="466707839">
          <w:marLeft w:val="0"/>
          <w:marRight w:val="0"/>
          <w:marTop w:val="0"/>
          <w:marBottom w:val="0"/>
          <w:divBdr>
            <w:top w:val="none" w:sz="0" w:space="0" w:color="auto"/>
            <w:left w:val="none" w:sz="0" w:space="0" w:color="auto"/>
            <w:bottom w:val="none" w:sz="0" w:space="0" w:color="auto"/>
            <w:right w:val="none" w:sz="0" w:space="0" w:color="auto"/>
          </w:divBdr>
        </w:div>
        <w:div w:id="467086428">
          <w:marLeft w:val="0"/>
          <w:marRight w:val="0"/>
          <w:marTop w:val="0"/>
          <w:marBottom w:val="0"/>
          <w:divBdr>
            <w:top w:val="none" w:sz="0" w:space="0" w:color="auto"/>
            <w:left w:val="none" w:sz="0" w:space="0" w:color="auto"/>
            <w:bottom w:val="none" w:sz="0" w:space="0" w:color="auto"/>
            <w:right w:val="none" w:sz="0" w:space="0" w:color="auto"/>
          </w:divBdr>
        </w:div>
        <w:div w:id="474758676">
          <w:marLeft w:val="0"/>
          <w:marRight w:val="0"/>
          <w:marTop w:val="0"/>
          <w:marBottom w:val="0"/>
          <w:divBdr>
            <w:top w:val="none" w:sz="0" w:space="0" w:color="auto"/>
            <w:left w:val="none" w:sz="0" w:space="0" w:color="auto"/>
            <w:bottom w:val="none" w:sz="0" w:space="0" w:color="auto"/>
            <w:right w:val="none" w:sz="0" w:space="0" w:color="auto"/>
          </w:divBdr>
        </w:div>
        <w:div w:id="475882308">
          <w:marLeft w:val="0"/>
          <w:marRight w:val="0"/>
          <w:marTop w:val="0"/>
          <w:marBottom w:val="0"/>
          <w:divBdr>
            <w:top w:val="none" w:sz="0" w:space="0" w:color="auto"/>
            <w:left w:val="none" w:sz="0" w:space="0" w:color="auto"/>
            <w:bottom w:val="none" w:sz="0" w:space="0" w:color="auto"/>
            <w:right w:val="none" w:sz="0" w:space="0" w:color="auto"/>
          </w:divBdr>
        </w:div>
        <w:div w:id="481387120">
          <w:marLeft w:val="0"/>
          <w:marRight w:val="0"/>
          <w:marTop w:val="0"/>
          <w:marBottom w:val="0"/>
          <w:divBdr>
            <w:top w:val="none" w:sz="0" w:space="0" w:color="auto"/>
            <w:left w:val="none" w:sz="0" w:space="0" w:color="auto"/>
            <w:bottom w:val="none" w:sz="0" w:space="0" w:color="auto"/>
            <w:right w:val="none" w:sz="0" w:space="0" w:color="auto"/>
          </w:divBdr>
        </w:div>
        <w:div w:id="481433370">
          <w:marLeft w:val="0"/>
          <w:marRight w:val="0"/>
          <w:marTop w:val="0"/>
          <w:marBottom w:val="0"/>
          <w:divBdr>
            <w:top w:val="none" w:sz="0" w:space="0" w:color="auto"/>
            <w:left w:val="none" w:sz="0" w:space="0" w:color="auto"/>
            <w:bottom w:val="none" w:sz="0" w:space="0" w:color="auto"/>
            <w:right w:val="none" w:sz="0" w:space="0" w:color="auto"/>
          </w:divBdr>
        </w:div>
        <w:div w:id="489564594">
          <w:marLeft w:val="0"/>
          <w:marRight w:val="0"/>
          <w:marTop w:val="0"/>
          <w:marBottom w:val="0"/>
          <w:divBdr>
            <w:top w:val="none" w:sz="0" w:space="0" w:color="auto"/>
            <w:left w:val="none" w:sz="0" w:space="0" w:color="auto"/>
            <w:bottom w:val="none" w:sz="0" w:space="0" w:color="auto"/>
            <w:right w:val="none" w:sz="0" w:space="0" w:color="auto"/>
          </w:divBdr>
        </w:div>
        <w:div w:id="490876711">
          <w:marLeft w:val="0"/>
          <w:marRight w:val="0"/>
          <w:marTop w:val="0"/>
          <w:marBottom w:val="0"/>
          <w:divBdr>
            <w:top w:val="none" w:sz="0" w:space="0" w:color="auto"/>
            <w:left w:val="none" w:sz="0" w:space="0" w:color="auto"/>
            <w:bottom w:val="none" w:sz="0" w:space="0" w:color="auto"/>
            <w:right w:val="none" w:sz="0" w:space="0" w:color="auto"/>
          </w:divBdr>
        </w:div>
        <w:div w:id="491144907">
          <w:marLeft w:val="0"/>
          <w:marRight w:val="0"/>
          <w:marTop w:val="0"/>
          <w:marBottom w:val="0"/>
          <w:divBdr>
            <w:top w:val="none" w:sz="0" w:space="0" w:color="auto"/>
            <w:left w:val="none" w:sz="0" w:space="0" w:color="auto"/>
            <w:bottom w:val="none" w:sz="0" w:space="0" w:color="auto"/>
            <w:right w:val="none" w:sz="0" w:space="0" w:color="auto"/>
          </w:divBdr>
        </w:div>
        <w:div w:id="496459659">
          <w:marLeft w:val="0"/>
          <w:marRight w:val="0"/>
          <w:marTop w:val="0"/>
          <w:marBottom w:val="0"/>
          <w:divBdr>
            <w:top w:val="none" w:sz="0" w:space="0" w:color="auto"/>
            <w:left w:val="none" w:sz="0" w:space="0" w:color="auto"/>
            <w:bottom w:val="none" w:sz="0" w:space="0" w:color="auto"/>
            <w:right w:val="none" w:sz="0" w:space="0" w:color="auto"/>
          </w:divBdr>
        </w:div>
        <w:div w:id="504127554">
          <w:marLeft w:val="0"/>
          <w:marRight w:val="0"/>
          <w:marTop w:val="0"/>
          <w:marBottom w:val="0"/>
          <w:divBdr>
            <w:top w:val="none" w:sz="0" w:space="0" w:color="auto"/>
            <w:left w:val="none" w:sz="0" w:space="0" w:color="auto"/>
            <w:bottom w:val="none" w:sz="0" w:space="0" w:color="auto"/>
            <w:right w:val="none" w:sz="0" w:space="0" w:color="auto"/>
          </w:divBdr>
        </w:div>
        <w:div w:id="510410402">
          <w:marLeft w:val="0"/>
          <w:marRight w:val="0"/>
          <w:marTop w:val="0"/>
          <w:marBottom w:val="0"/>
          <w:divBdr>
            <w:top w:val="none" w:sz="0" w:space="0" w:color="auto"/>
            <w:left w:val="none" w:sz="0" w:space="0" w:color="auto"/>
            <w:bottom w:val="none" w:sz="0" w:space="0" w:color="auto"/>
            <w:right w:val="none" w:sz="0" w:space="0" w:color="auto"/>
          </w:divBdr>
        </w:div>
        <w:div w:id="518860442">
          <w:marLeft w:val="0"/>
          <w:marRight w:val="0"/>
          <w:marTop w:val="0"/>
          <w:marBottom w:val="0"/>
          <w:divBdr>
            <w:top w:val="none" w:sz="0" w:space="0" w:color="auto"/>
            <w:left w:val="none" w:sz="0" w:space="0" w:color="auto"/>
            <w:bottom w:val="none" w:sz="0" w:space="0" w:color="auto"/>
            <w:right w:val="none" w:sz="0" w:space="0" w:color="auto"/>
          </w:divBdr>
        </w:div>
        <w:div w:id="519859440">
          <w:marLeft w:val="0"/>
          <w:marRight w:val="0"/>
          <w:marTop w:val="0"/>
          <w:marBottom w:val="0"/>
          <w:divBdr>
            <w:top w:val="none" w:sz="0" w:space="0" w:color="auto"/>
            <w:left w:val="none" w:sz="0" w:space="0" w:color="auto"/>
            <w:bottom w:val="none" w:sz="0" w:space="0" w:color="auto"/>
            <w:right w:val="none" w:sz="0" w:space="0" w:color="auto"/>
          </w:divBdr>
        </w:div>
        <w:div w:id="525675042">
          <w:marLeft w:val="0"/>
          <w:marRight w:val="0"/>
          <w:marTop w:val="0"/>
          <w:marBottom w:val="0"/>
          <w:divBdr>
            <w:top w:val="none" w:sz="0" w:space="0" w:color="auto"/>
            <w:left w:val="none" w:sz="0" w:space="0" w:color="auto"/>
            <w:bottom w:val="none" w:sz="0" w:space="0" w:color="auto"/>
            <w:right w:val="none" w:sz="0" w:space="0" w:color="auto"/>
          </w:divBdr>
        </w:div>
        <w:div w:id="528372371">
          <w:marLeft w:val="0"/>
          <w:marRight w:val="0"/>
          <w:marTop w:val="0"/>
          <w:marBottom w:val="0"/>
          <w:divBdr>
            <w:top w:val="none" w:sz="0" w:space="0" w:color="auto"/>
            <w:left w:val="none" w:sz="0" w:space="0" w:color="auto"/>
            <w:bottom w:val="none" w:sz="0" w:space="0" w:color="auto"/>
            <w:right w:val="none" w:sz="0" w:space="0" w:color="auto"/>
          </w:divBdr>
        </w:div>
        <w:div w:id="533080322">
          <w:marLeft w:val="0"/>
          <w:marRight w:val="0"/>
          <w:marTop w:val="0"/>
          <w:marBottom w:val="0"/>
          <w:divBdr>
            <w:top w:val="none" w:sz="0" w:space="0" w:color="auto"/>
            <w:left w:val="none" w:sz="0" w:space="0" w:color="auto"/>
            <w:bottom w:val="none" w:sz="0" w:space="0" w:color="auto"/>
            <w:right w:val="none" w:sz="0" w:space="0" w:color="auto"/>
          </w:divBdr>
        </w:div>
        <w:div w:id="533463233">
          <w:marLeft w:val="0"/>
          <w:marRight w:val="0"/>
          <w:marTop w:val="0"/>
          <w:marBottom w:val="0"/>
          <w:divBdr>
            <w:top w:val="none" w:sz="0" w:space="0" w:color="auto"/>
            <w:left w:val="none" w:sz="0" w:space="0" w:color="auto"/>
            <w:bottom w:val="none" w:sz="0" w:space="0" w:color="auto"/>
            <w:right w:val="none" w:sz="0" w:space="0" w:color="auto"/>
          </w:divBdr>
        </w:div>
        <w:div w:id="538713228">
          <w:marLeft w:val="0"/>
          <w:marRight w:val="0"/>
          <w:marTop w:val="0"/>
          <w:marBottom w:val="0"/>
          <w:divBdr>
            <w:top w:val="none" w:sz="0" w:space="0" w:color="auto"/>
            <w:left w:val="none" w:sz="0" w:space="0" w:color="auto"/>
            <w:bottom w:val="none" w:sz="0" w:space="0" w:color="auto"/>
            <w:right w:val="none" w:sz="0" w:space="0" w:color="auto"/>
          </w:divBdr>
        </w:div>
        <w:div w:id="543062477">
          <w:marLeft w:val="0"/>
          <w:marRight w:val="0"/>
          <w:marTop w:val="0"/>
          <w:marBottom w:val="0"/>
          <w:divBdr>
            <w:top w:val="none" w:sz="0" w:space="0" w:color="auto"/>
            <w:left w:val="none" w:sz="0" w:space="0" w:color="auto"/>
            <w:bottom w:val="none" w:sz="0" w:space="0" w:color="auto"/>
            <w:right w:val="none" w:sz="0" w:space="0" w:color="auto"/>
          </w:divBdr>
        </w:div>
        <w:div w:id="545600835">
          <w:marLeft w:val="0"/>
          <w:marRight w:val="0"/>
          <w:marTop w:val="0"/>
          <w:marBottom w:val="0"/>
          <w:divBdr>
            <w:top w:val="none" w:sz="0" w:space="0" w:color="auto"/>
            <w:left w:val="none" w:sz="0" w:space="0" w:color="auto"/>
            <w:bottom w:val="none" w:sz="0" w:space="0" w:color="auto"/>
            <w:right w:val="none" w:sz="0" w:space="0" w:color="auto"/>
          </w:divBdr>
        </w:div>
        <w:div w:id="562103743">
          <w:marLeft w:val="0"/>
          <w:marRight w:val="0"/>
          <w:marTop w:val="0"/>
          <w:marBottom w:val="0"/>
          <w:divBdr>
            <w:top w:val="none" w:sz="0" w:space="0" w:color="auto"/>
            <w:left w:val="none" w:sz="0" w:space="0" w:color="auto"/>
            <w:bottom w:val="none" w:sz="0" w:space="0" w:color="auto"/>
            <w:right w:val="none" w:sz="0" w:space="0" w:color="auto"/>
          </w:divBdr>
        </w:div>
        <w:div w:id="564802520">
          <w:marLeft w:val="0"/>
          <w:marRight w:val="0"/>
          <w:marTop w:val="0"/>
          <w:marBottom w:val="0"/>
          <w:divBdr>
            <w:top w:val="none" w:sz="0" w:space="0" w:color="auto"/>
            <w:left w:val="none" w:sz="0" w:space="0" w:color="auto"/>
            <w:bottom w:val="none" w:sz="0" w:space="0" w:color="auto"/>
            <w:right w:val="none" w:sz="0" w:space="0" w:color="auto"/>
          </w:divBdr>
        </w:div>
        <w:div w:id="569728466">
          <w:marLeft w:val="0"/>
          <w:marRight w:val="0"/>
          <w:marTop w:val="0"/>
          <w:marBottom w:val="0"/>
          <w:divBdr>
            <w:top w:val="none" w:sz="0" w:space="0" w:color="auto"/>
            <w:left w:val="none" w:sz="0" w:space="0" w:color="auto"/>
            <w:bottom w:val="none" w:sz="0" w:space="0" w:color="auto"/>
            <w:right w:val="none" w:sz="0" w:space="0" w:color="auto"/>
          </w:divBdr>
        </w:div>
        <w:div w:id="572470879">
          <w:marLeft w:val="0"/>
          <w:marRight w:val="0"/>
          <w:marTop w:val="0"/>
          <w:marBottom w:val="0"/>
          <w:divBdr>
            <w:top w:val="none" w:sz="0" w:space="0" w:color="auto"/>
            <w:left w:val="none" w:sz="0" w:space="0" w:color="auto"/>
            <w:bottom w:val="none" w:sz="0" w:space="0" w:color="auto"/>
            <w:right w:val="none" w:sz="0" w:space="0" w:color="auto"/>
          </w:divBdr>
        </w:div>
        <w:div w:id="573584420">
          <w:marLeft w:val="0"/>
          <w:marRight w:val="0"/>
          <w:marTop w:val="0"/>
          <w:marBottom w:val="0"/>
          <w:divBdr>
            <w:top w:val="none" w:sz="0" w:space="0" w:color="auto"/>
            <w:left w:val="none" w:sz="0" w:space="0" w:color="auto"/>
            <w:bottom w:val="none" w:sz="0" w:space="0" w:color="auto"/>
            <w:right w:val="none" w:sz="0" w:space="0" w:color="auto"/>
          </w:divBdr>
        </w:div>
        <w:div w:id="577986806">
          <w:marLeft w:val="0"/>
          <w:marRight w:val="0"/>
          <w:marTop w:val="0"/>
          <w:marBottom w:val="0"/>
          <w:divBdr>
            <w:top w:val="none" w:sz="0" w:space="0" w:color="auto"/>
            <w:left w:val="none" w:sz="0" w:space="0" w:color="auto"/>
            <w:bottom w:val="none" w:sz="0" w:space="0" w:color="auto"/>
            <w:right w:val="none" w:sz="0" w:space="0" w:color="auto"/>
          </w:divBdr>
        </w:div>
        <w:div w:id="579799299">
          <w:marLeft w:val="0"/>
          <w:marRight w:val="0"/>
          <w:marTop w:val="0"/>
          <w:marBottom w:val="0"/>
          <w:divBdr>
            <w:top w:val="none" w:sz="0" w:space="0" w:color="auto"/>
            <w:left w:val="none" w:sz="0" w:space="0" w:color="auto"/>
            <w:bottom w:val="none" w:sz="0" w:space="0" w:color="auto"/>
            <w:right w:val="none" w:sz="0" w:space="0" w:color="auto"/>
          </w:divBdr>
        </w:div>
        <w:div w:id="580482256">
          <w:marLeft w:val="0"/>
          <w:marRight w:val="0"/>
          <w:marTop w:val="0"/>
          <w:marBottom w:val="0"/>
          <w:divBdr>
            <w:top w:val="none" w:sz="0" w:space="0" w:color="auto"/>
            <w:left w:val="none" w:sz="0" w:space="0" w:color="auto"/>
            <w:bottom w:val="none" w:sz="0" w:space="0" w:color="auto"/>
            <w:right w:val="none" w:sz="0" w:space="0" w:color="auto"/>
          </w:divBdr>
        </w:div>
        <w:div w:id="583535460">
          <w:marLeft w:val="0"/>
          <w:marRight w:val="0"/>
          <w:marTop w:val="0"/>
          <w:marBottom w:val="0"/>
          <w:divBdr>
            <w:top w:val="none" w:sz="0" w:space="0" w:color="auto"/>
            <w:left w:val="none" w:sz="0" w:space="0" w:color="auto"/>
            <w:bottom w:val="none" w:sz="0" w:space="0" w:color="auto"/>
            <w:right w:val="none" w:sz="0" w:space="0" w:color="auto"/>
          </w:divBdr>
        </w:div>
        <w:div w:id="591939590">
          <w:marLeft w:val="0"/>
          <w:marRight w:val="0"/>
          <w:marTop w:val="0"/>
          <w:marBottom w:val="0"/>
          <w:divBdr>
            <w:top w:val="none" w:sz="0" w:space="0" w:color="auto"/>
            <w:left w:val="none" w:sz="0" w:space="0" w:color="auto"/>
            <w:bottom w:val="none" w:sz="0" w:space="0" w:color="auto"/>
            <w:right w:val="none" w:sz="0" w:space="0" w:color="auto"/>
          </w:divBdr>
        </w:div>
        <w:div w:id="594871223">
          <w:marLeft w:val="0"/>
          <w:marRight w:val="0"/>
          <w:marTop w:val="0"/>
          <w:marBottom w:val="0"/>
          <w:divBdr>
            <w:top w:val="none" w:sz="0" w:space="0" w:color="auto"/>
            <w:left w:val="none" w:sz="0" w:space="0" w:color="auto"/>
            <w:bottom w:val="none" w:sz="0" w:space="0" w:color="auto"/>
            <w:right w:val="none" w:sz="0" w:space="0" w:color="auto"/>
          </w:divBdr>
        </w:div>
        <w:div w:id="595405255">
          <w:marLeft w:val="0"/>
          <w:marRight w:val="0"/>
          <w:marTop w:val="0"/>
          <w:marBottom w:val="0"/>
          <w:divBdr>
            <w:top w:val="none" w:sz="0" w:space="0" w:color="auto"/>
            <w:left w:val="none" w:sz="0" w:space="0" w:color="auto"/>
            <w:bottom w:val="none" w:sz="0" w:space="0" w:color="auto"/>
            <w:right w:val="none" w:sz="0" w:space="0" w:color="auto"/>
          </w:divBdr>
        </w:div>
        <w:div w:id="602343474">
          <w:marLeft w:val="0"/>
          <w:marRight w:val="0"/>
          <w:marTop w:val="0"/>
          <w:marBottom w:val="0"/>
          <w:divBdr>
            <w:top w:val="none" w:sz="0" w:space="0" w:color="auto"/>
            <w:left w:val="none" w:sz="0" w:space="0" w:color="auto"/>
            <w:bottom w:val="none" w:sz="0" w:space="0" w:color="auto"/>
            <w:right w:val="none" w:sz="0" w:space="0" w:color="auto"/>
          </w:divBdr>
        </w:div>
        <w:div w:id="606741011">
          <w:marLeft w:val="0"/>
          <w:marRight w:val="0"/>
          <w:marTop w:val="0"/>
          <w:marBottom w:val="0"/>
          <w:divBdr>
            <w:top w:val="none" w:sz="0" w:space="0" w:color="auto"/>
            <w:left w:val="none" w:sz="0" w:space="0" w:color="auto"/>
            <w:bottom w:val="none" w:sz="0" w:space="0" w:color="auto"/>
            <w:right w:val="none" w:sz="0" w:space="0" w:color="auto"/>
          </w:divBdr>
        </w:div>
        <w:div w:id="610942726">
          <w:marLeft w:val="0"/>
          <w:marRight w:val="0"/>
          <w:marTop w:val="0"/>
          <w:marBottom w:val="0"/>
          <w:divBdr>
            <w:top w:val="none" w:sz="0" w:space="0" w:color="auto"/>
            <w:left w:val="none" w:sz="0" w:space="0" w:color="auto"/>
            <w:bottom w:val="none" w:sz="0" w:space="0" w:color="auto"/>
            <w:right w:val="none" w:sz="0" w:space="0" w:color="auto"/>
          </w:divBdr>
        </w:div>
        <w:div w:id="615984641">
          <w:marLeft w:val="0"/>
          <w:marRight w:val="0"/>
          <w:marTop w:val="0"/>
          <w:marBottom w:val="0"/>
          <w:divBdr>
            <w:top w:val="none" w:sz="0" w:space="0" w:color="auto"/>
            <w:left w:val="none" w:sz="0" w:space="0" w:color="auto"/>
            <w:bottom w:val="none" w:sz="0" w:space="0" w:color="auto"/>
            <w:right w:val="none" w:sz="0" w:space="0" w:color="auto"/>
          </w:divBdr>
        </w:div>
        <w:div w:id="627708662">
          <w:marLeft w:val="0"/>
          <w:marRight w:val="0"/>
          <w:marTop w:val="0"/>
          <w:marBottom w:val="0"/>
          <w:divBdr>
            <w:top w:val="none" w:sz="0" w:space="0" w:color="auto"/>
            <w:left w:val="none" w:sz="0" w:space="0" w:color="auto"/>
            <w:bottom w:val="none" w:sz="0" w:space="0" w:color="auto"/>
            <w:right w:val="none" w:sz="0" w:space="0" w:color="auto"/>
          </w:divBdr>
        </w:div>
        <w:div w:id="655452095">
          <w:marLeft w:val="0"/>
          <w:marRight w:val="0"/>
          <w:marTop w:val="0"/>
          <w:marBottom w:val="0"/>
          <w:divBdr>
            <w:top w:val="none" w:sz="0" w:space="0" w:color="auto"/>
            <w:left w:val="none" w:sz="0" w:space="0" w:color="auto"/>
            <w:bottom w:val="none" w:sz="0" w:space="0" w:color="auto"/>
            <w:right w:val="none" w:sz="0" w:space="0" w:color="auto"/>
          </w:divBdr>
        </w:div>
        <w:div w:id="661086082">
          <w:marLeft w:val="0"/>
          <w:marRight w:val="0"/>
          <w:marTop w:val="0"/>
          <w:marBottom w:val="0"/>
          <w:divBdr>
            <w:top w:val="none" w:sz="0" w:space="0" w:color="auto"/>
            <w:left w:val="none" w:sz="0" w:space="0" w:color="auto"/>
            <w:bottom w:val="none" w:sz="0" w:space="0" w:color="auto"/>
            <w:right w:val="none" w:sz="0" w:space="0" w:color="auto"/>
          </w:divBdr>
        </w:div>
        <w:div w:id="662010125">
          <w:marLeft w:val="0"/>
          <w:marRight w:val="0"/>
          <w:marTop w:val="0"/>
          <w:marBottom w:val="0"/>
          <w:divBdr>
            <w:top w:val="none" w:sz="0" w:space="0" w:color="auto"/>
            <w:left w:val="none" w:sz="0" w:space="0" w:color="auto"/>
            <w:bottom w:val="none" w:sz="0" w:space="0" w:color="auto"/>
            <w:right w:val="none" w:sz="0" w:space="0" w:color="auto"/>
          </w:divBdr>
        </w:div>
        <w:div w:id="666371391">
          <w:marLeft w:val="0"/>
          <w:marRight w:val="0"/>
          <w:marTop w:val="0"/>
          <w:marBottom w:val="0"/>
          <w:divBdr>
            <w:top w:val="none" w:sz="0" w:space="0" w:color="auto"/>
            <w:left w:val="none" w:sz="0" w:space="0" w:color="auto"/>
            <w:bottom w:val="none" w:sz="0" w:space="0" w:color="auto"/>
            <w:right w:val="none" w:sz="0" w:space="0" w:color="auto"/>
          </w:divBdr>
        </w:div>
        <w:div w:id="666711345">
          <w:marLeft w:val="0"/>
          <w:marRight w:val="0"/>
          <w:marTop w:val="0"/>
          <w:marBottom w:val="0"/>
          <w:divBdr>
            <w:top w:val="none" w:sz="0" w:space="0" w:color="auto"/>
            <w:left w:val="none" w:sz="0" w:space="0" w:color="auto"/>
            <w:bottom w:val="none" w:sz="0" w:space="0" w:color="auto"/>
            <w:right w:val="none" w:sz="0" w:space="0" w:color="auto"/>
          </w:divBdr>
        </w:div>
        <w:div w:id="671374604">
          <w:marLeft w:val="0"/>
          <w:marRight w:val="0"/>
          <w:marTop w:val="0"/>
          <w:marBottom w:val="0"/>
          <w:divBdr>
            <w:top w:val="none" w:sz="0" w:space="0" w:color="auto"/>
            <w:left w:val="none" w:sz="0" w:space="0" w:color="auto"/>
            <w:bottom w:val="none" w:sz="0" w:space="0" w:color="auto"/>
            <w:right w:val="none" w:sz="0" w:space="0" w:color="auto"/>
          </w:divBdr>
        </w:div>
        <w:div w:id="673652420">
          <w:marLeft w:val="0"/>
          <w:marRight w:val="0"/>
          <w:marTop w:val="0"/>
          <w:marBottom w:val="0"/>
          <w:divBdr>
            <w:top w:val="none" w:sz="0" w:space="0" w:color="auto"/>
            <w:left w:val="none" w:sz="0" w:space="0" w:color="auto"/>
            <w:bottom w:val="none" w:sz="0" w:space="0" w:color="auto"/>
            <w:right w:val="none" w:sz="0" w:space="0" w:color="auto"/>
          </w:divBdr>
        </w:div>
        <w:div w:id="681589955">
          <w:marLeft w:val="0"/>
          <w:marRight w:val="0"/>
          <w:marTop w:val="0"/>
          <w:marBottom w:val="0"/>
          <w:divBdr>
            <w:top w:val="none" w:sz="0" w:space="0" w:color="auto"/>
            <w:left w:val="none" w:sz="0" w:space="0" w:color="auto"/>
            <w:bottom w:val="none" w:sz="0" w:space="0" w:color="auto"/>
            <w:right w:val="none" w:sz="0" w:space="0" w:color="auto"/>
          </w:divBdr>
        </w:div>
        <w:div w:id="682782436">
          <w:marLeft w:val="0"/>
          <w:marRight w:val="0"/>
          <w:marTop w:val="0"/>
          <w:marBottom w:val="0"/>
          <w:divBdr>
            <w:top w:val="none" w:sz="0" w:space="0" w:color="auto"/>
            <w:left w:val="none" w:sz="0" w:space="0" w:color="auto"/>
            <w:bottom w:val="none" w:sz="0" w:space="0" w:color="auto"/>
            <w:right w:val="none" w:sz="0" w:space="0" w:color="auto"/>
          </w:divBdr>
        </w:div>
        <w:div w:id="685789512">
          <w:marLeft w:val="0"/>
          <w:marRight w:val="0"/>
          <w:marTop w:val="0"/>
          <w:marBottom w:val="0"/>
          <w:divBdr>
            <w:top w:val="none" w:sz="0" w:space="0" w:color="auto"/>
            <w:left w:val="none" w:sz="0" w:space="0" w:color="auto"/>
            <w:bottom w:val="none" w:sz="0" w:space="0" w:color="auto"/>
            <w:right w:val="none" w:sz="0" w:space="0" w:color="auto"/>
          </w:divBdr>
        </w:div>
        <w:div w:id="692413991">
          <w:marLeft w:val="0"/>
          <w:marRight w:val="0"/>
          <w:marTop w:val="0"/>
          <w:marBottom w:val="0"/>
          <w:divBdr>
            <w:top w:val="none" w:sz="0" w:space="0" w:color="auto"/>
            <w:left w:val="none" w:sz="0" w:space="0" w:color="auto"/>
            <w:bottom w:val="none" w:sz="0" w:space="0" w:color="auto"/>
            <w:right w:val="none" w:sz="0" w:space="0" w:color="auto"/>
          </w:divBdr>
        </w:div>
        <w:div w:id="700862466">
          <w:marLeft w:val="0"/>
          <w:marRight w:val="0"/>
          <w:marTop w:val="0"/>
          <w:marBottom w:val="0"/>
          <w:divBdr>
            <w:top w:val="none" w:sz="0" w:space="0" w:color="auto"/>
            <w:left w:val="none" w:sz="0" w:space="0" w:color="auto"/>
            <w:bottom w:val="none" w:sz="0" w:space="0" w:color="auto"/>
            <w:right w:val="none" w:sz="0" w:space="0" w:color="auto"/>
          </w:divBdr>
        </w:div>
        <w:div w:id="700933315">
          <w:marLeft w:val="0"/>
          <w:marRight w:val="0"/>
          <w:marTop w:val="0"/>
          <w:marBottom w:val="0"/>
          <w:divBdr>
            <w:top w:val="none" w:sz="0" w:space="0" w:color="auto"/>
            <w:left w:val="none" w:sz="0" w:space="0" w:color="auto"/>
            <w:bottom w:val="none" w:sz="0" w:space="0" w:color="auto"/>
            <w:right w:val="none" w:sz="0" w:space="0" w:color="auto"/>
          </w:divBdr>
        </w:div>
        <w:div w:id="701515065">
          <w:marLeft w:val="0"/>
          <w:marRight w:val="0"/>
          <w:marTop w:val="0"/>
          <w:marBottom w:val="0"/>
          <w:divBdr>
            <w:top w:val="none" w:sz="0" w:space="0" w:color="auto"/>
            <w:left w:val="none" w:sz="0" w:space="0" w:color="auto"/>
            <w:bottom w:val="none" w:sz="0" w:space="0" w:color="auto"/>
            <w:right w:val="none" w:sz="0" w:space="0" w:color="auto"/>
          </w:divBdr>
        </w:div>
        <w:div w:id="704409453">
          <w:marLeft w:val="0"/>
          <w:marRight w:val="0"/>
          <w:marTop w:val="0"/>
          <w:marBottom w:val="0"/>
          <w:divBdr>
            <w:top w:val="none" w:sz="0" w:space="0" w:color="auto"/>
            <w:left w:val="none" w:sz="0" w:space="0" w:color="auto"/>
            <w:bottom w:val="none" w:sz="0" w:space="0" w:color="auto"/>
            <w:right w:val="none" w:sz="0" w:space="0" w:color="auto"/>
          </w:divBdr>
        </w:div>
        <w:div w:id="705955314">
          <w:marLeft w:val="0"/>
          <w:marRight w:val="0"/>
          <w:marTop w:val="0"/>
          <w:marBottom w:val="0"/>
          <w:divBdr>
            <w:top w:val="none" w:sz="0" w:space="0" w:color="auto"/>
            <w:left w:val="none" w:sz="0" w:space="0" w:color="auto"/>
            <w:bottom w:val="none" w:sz="0" w:space="0" w:color="auto"/>
            <w:right w:val="none" w:sz="0" w:space="0" w:color="auto"/>
          </w:divBdr>
        </w:div>
        <w:div w:id="712652328">
          <w:marLeft w:val="0"/>
          <w:marRight w:val="0"/>
          <w:marTop w:val="0"/>
          <w:marBottom w:val="0"/>
          <w:divBdr>
            <w:top w:val="none" w:sz="0" w:space="0" w:color="auto"/>
            <w:left w:val="none" w:sz="0" w:space="0" w:color="auto"/>
            <w:bottom w:val="none" w:sz="0" w:space="0" w:color="auto"/>
            <w:right w:val="none" w:sz="0" w:space="0" w:color="auto"/>
          </w:divBdr>
        </w:div>
        <w:div w:id="715936956">
          <w:marLeft w:val="0"/>
          <w:marRight w:val="0"/>
          <w:marTop w:val="0"/>
          <w:marBottom w:val="0"/>
          <w:divBdr>
            <w:top w:val="none" w:sz="0" w:space="0" w:color="auto"/>
            <w:left w:val="none" w:sz="0" w:space="0" w:color="auto"/>
            <w:bottom w:val="none" w:sz="0" w:space="0" w:color="auto"/>
            <w:right w:val="none" w:sz="0" w:space="0" w:color="auto"/>
          </w:divBdr>
        </w:div>
        <w:div w:id="718937107">
          <w:marLeft w:val="0"/>
          <w:marRight w:val="0"/>
          <w:marTop w:val="0"/>
          <w:marBottom w:val="0"/>
          <w:divBdr>
            <w:top w:val="none" w:sz="0" w:space="0" w:color="auto"/>
            <w:left w:val="none" w:sz="0" w:space="0" w:color="auto"/>
            <w:bottom w:val="none" w:sz="0" w:space="0" w:color="auto"/>
            <w:right w:val="none" w:sz="0" w:space="0" w:color="auto"/>
          </w:divBdr>
        </w:div>
        <w:div w:id="719406187">
          <w:marLeft w:val="0"/>
          <w:marRight w:val="0"/>
          <w:marTop w:val="0"/>
          <w:marBottom w:val="0"/>
          <w:divBdr>
            <w:top w:val="none" w:sz="0" w:space="0" w:color="auto"/>
            <w:left w:val="none" w:sz="0" w:space="0" w:color="auto"/>
            <w:bottom w:val="none" w:sz="0" w:space="0" w:color="auto"/>
            <w:right w:val="none" w:sz="0" w:space="0" w:color="auto"/>
          </w:divBdr>
        </w:div>
        <w:div w:id="727455418">
          <w:marLeft w:val="0"/>
          <w:marRight w:val="0"/>
          <w:marTop w:val="0"/>
          <w:marBottom w:val="0"/>
          <w:divBdr>
            <w:top w:val="none" w:sz="0" w:space="0" w:color="auto"/>
            <w:left w:val="none" w:sz="0" w:space="0" w:color="auto"/>
            <w:bottom w:val="none" w:sz="0" w:space="0" w:color="auto"/>
            <w:right w:val="none" w:sz="0" w:space="0" w:color="auto"/>
          </w:divBdr>
        </w:div>
        <w:div w:id="733313457">
          <w:marLeft w:val="0"/>
          <w:marRight w:val="0"/>
          <w:marTop w:val="0"/>
          <w:marBottom w:val="0"/>
          <w:divBdr>
            <w:top w:val="none" w:sz="0" w:space="0" w:color="auto"/>
            <w:left w:val="none" w:sz="0" w:space="0" w:color="auto"/>
            <w:bottom w:val="none" w:sz="0" w:space="0" w:color="auto"/>
            <w:right w:val="none" w:sz="0" w:space="0" w:color="auto"/>
          </w:divBdr>
        </w:div>
        <w:div w:id="736901872">
          <w:marLeft w:val="0"/>
          <w:marRight w:val="0"/>
          <w:marTop w:val="0"/>
          <w:marBottom w:val="0"/>
          <w:divBdr>
            <w:top w:val="none" w:sz="0" w:space="0" w:color="auto"/>
            <w:left w:val="none" w:sz="0" w:space="0" w:color="auto"/>
            <w:bottom w:val="none" w:sz="0" w:space="0" w:color="auto"/>
            <w:right w:val="none" w:sz="0" w:space="0" w:color="auto"/>
          </w:divBdr>
          <w:divsChild>
            <w:div w:id="211700133">
              <w:marLeft w:val="0"/>
              <w:marRight w:val="0"/>
              <w:marTop w:val="0"/>
              <w:marBottom w:val="0"/>
              <w:divBdr>
                <w:top w:val="none" w:sz="0" w:space="0" w:color="auto"/>
                <w:left w:val="none" w:sz="0" w:space="0" w:color="auto"/>
                <w:bottom w:val="none" w:sz="0" w:space="0" w:color="auto"/>
                <w:right w:val="none" w:sz="0" w:space="0" w:color="auto"/>
              </w:divBdr>
            </w:div>
            <w:div w:id="213084223">
              <w:marLeft w:val="0"/>
              <w:marRight w:val="0"/>
              <w:marTop w:val="0"/>
              <w:marBottom w:val="0"/>
              <w:divBdr>
                <w:top w:val="none" w:sz="0" w:space="0" w:color="auto"/>
                <w:left w:val="none" w:sz="0" w:space="0" w:color="auto"/>
                <w:bottom w:val="none" w:sz="0" w:space="0" w:color="auto"/>
                <w:right w:val="none" w:sz="0" w:space="0" w:color="auto"/>
              </w:divBdr>
            </w:div>
            <w:div w:id="274751254">
              <w:marLeft w:val="0"/>
              <w:marRight w:val="0"/>
              <w:marTop w:val="0"/>
              <w:marBottom w:val="0"/>
              <w:divBdr>
                <w:top w:val="none" w:sz="0" w:space="0" w:color="auto"/>
                <w:left w:val="none" w:sz="0" w:space="0" w:color="auto"/>
                <w:bottom w:val="none" w:sz="0" w:space="0" w:color="auto"/>
                <w:right w:val="none" w:sz="0" w:space="0" w:color="auto"/>
              </w:divBdr>
            </w:div>
            <w:div w:id="276178723">
              <w:marLeft w:val="0"/>
              <w:marRight w:val="0"/>
              <w:marTop w:val="0"/>
              <w:marBottom w:val="0"/>
              <w:divBdr>
                <w:top w:val="none" w:sz="0" w:space="0" w:color="auto"/>
                <w:left w:val="none" w:sz="0" w:space="0" w:color="auto"/>
                <w:bottom w:val="none" w:sz="0" w:space="0" w:color="auto"/>
                <w:right w:val="none" w:sz="0" w:space="0" w:color="auto"/>
              </w:divBdr>
            </w:div>
            <w:div w:id="281763446">
              <w:marLeft w:val="0"/>
              <w:marRight w:val="0"/>
              <w:marTop w:val="0"/>
              <w:marBottom w:val="0"/>
              <w:divBdr>
                <w:top w:val="none" w:sz="0" w:space="0" w:color="auto"/>
                <w:left w:val="none" w:sz="0" w:space="0" w:color="auto"/>
                <w:bottom w:val="none" w:sz="0" w:space="0" w:color="auto"/>
                <w:right w:val="none" w:sz="0" w:space="0" w:color="auto"/>
              </w:divBdr>
            </w:div>
            <w:div w:id="293370033">
              <w:marLeft w:val="0"/>
              <w:marRight w:val="0"/>
              <w:marTop w:val="0"/>
              <w:marBottom w:val="0"/>
              <w:divBdr>
                <w:top w:val="none" w:sz="0" w:space="0" w:color="auto"/>
                <w:left w:val="none" w:sz="0" w:space="0" w:color="auto"/>
                <w:bottom w:val="none" w:sz="0" w:space="0" w:color="auto"/>
                <w:right w:val="none" w:sz="0" w:space="0" w:color="auto"/>
              </w:divBdr>
            </w:div>
            <w:div w:id="370158013">
              <w:marLeft w:val="0"/>
              <w:marRight w:val="0"/>
              <w:marTop w:val="0"/>
              <w:marBottom w:val="0"/>
              <w:divBdr>
                <w:top w:val="none" w:sz="0" w:space="0" w:color="auto"/>
                <w:left w:val="none" w:sz="0" w:space="0" w:color="auto"/>
                <w:bottom w:val="none" w:sz="0" w:space="0" w:color="auto"/>
                <w:right w:val="none" w:sz="0" w:space="0" w:color="auto"/>
              </w:divBdr>
            </w:div>
            <w:div w:id="441412785">
              <w:marLeft w:val="0"/>
              <w:marRight w:val="0"/>
              <w:marTop w:val="0"/>
              <w:marBottom w:val="0"/>
              <w:divBdr>
                <w:top w:val="none" w:sz="0" w:space="0" w:color="auto"/>
                <w:left w:val="none" w:sz="0" w:space="0" w:color="auto"/>
                <w:bottom w:val="none" w:sz="0" w:space="0" w:color="auto"/>
                <w:right w:val="none" w:sz="0" w:space="0" w:color="auto"/>
              </w:divBdr>
            </w:div>
            <w:div w:id="483860650">
              <w:marLeft w:val="0"/>
              <w:marRight w:val="0"/>
              <w:marTop w:val="0"/>
              <w:marBottom w:val="0"/>
              <w:divBdr>
                <w:top w:val="none" w:sz="0" w:space="0" w:color="auto"/>
                <w:left w:val="none" w:sz="0" w:space="0" w:color="auto"/>
                <w:bottom w:val="none" w:sz="0" w:space="0" w:color="auto"/>
                <w:right w:val="none" w:sz="0" w:space="0" w:color="auto"/>
              </w:divBdr>
            </w:div>
            <w:div w:id="494031992">
              <w:marLeft w:val="0"/>
              <w:marRight w:val="0"/>
              <w:marTop w:val="0"/>
              <w:marBottom w:val="0"/>
              <w:divBdr>
                <w:top w:val="none" w:sz="0" w:space="0" w:color="auto"/>
                <w:left w:val="none" w:sz="0" w:space="0" w:color="auto"/>
                <w:bottom w:val="none" w:sz="0" w:space="0" w:color="auto"/>
                <w:right w:val="none" w:sz="0" w:space="0" w:color="auto"/>
              </w:divBdr>
            </w:div>
            <w:div w:id="498039761">
              <w:marLeft w:val="0"/>
              <w:marRight w:val="0"/>
              <w:marTop w:val="0"/>
              <w:marBottom w:val="0"/>
              <w:divBdr>
                <w:top w:val="none" w:sz="0" w:space="0" w:color="auto"/>
                <w:left w:val="none" w:sz="0" w:space="0" w:color="auto"/>
                <w:bottom w:val="none" w:sz="0" w:space="0" w:color="auto"/>
                <w:right w:val="none" w:sz="0" w:space="0" w:color="auto"/>
              </w:divBdr>
            </w:div>
            <w:div w:id="584068511">
              <w:marLeft w:val="0"/>
              <w:marRight w:val="0"/>
              <w:marTop w:val="0"/>
              <w:marBottom w:val="0"/>
              <w:divBdr>
                <w:top w:val="none" w:sz="0" w:space="0" w:color="auto"/>
                <w:left w:val="none" w:sz="0" w:space="0" w:color="auto"/>
                <w:bottom w:val="none" w:sz="0" w:space="0" w:color="auto"/>
                <w:right w:val="none" w:sz="0" w:space="0" w:color="auto"/>
              </w:divBdr>
            </w:div>
            <w:div w:id="667834043">
              <w:marLeft w:val="0"/>
              <w:marRight w:val="0"/>
              <w:marTop w:val="0"/>
              <w:marBottom w:val="0"/>
              <w:divBdr>
                <w:top w:val="none" w:sz="0" w:space="0" w:color="auto"/>
                <w:left w:val="none" w:sz="0" w:space="0" w:color="auto"/>
                <w:bottom w:val="none" w:sz="0" w:space="0" w:color="auto"/>
                <w:right w:val="none" w:sz="0" w:space="0" w:color="auto"/>
              </w:divBdr>
            </w:div>
            <w:div w:id="744228861">
              <w:marLeft w:val="0"/>
              <w:marRight w:val="0"/>
              <w:marTop w:val="0"/>
              <w:marBottom w:val="0"/>
              <w:divBdr>
                <w:top w:val="none" w:sz="0" w:space="0" w:color="auto"/>
                <w:left w:val="none" w:sz="0" w:space="0" w:color="auto"/>
                <w:bottom w:val="none" w:sz="0" w:space="0" w:color="auto"/>
                <w:right w:val="none" w:sz="0" w:space="0" w:color="auto"/>
              </w:divBdr>
            </w:div>
            <w:div w:id="889001793">
              <w:marLeft w:val="0"/>
              <w:marRight w:val="0"/>
              <w:marTop w:val="0"/>
              <w:marBottom w:val="0"/>
              <w:divBdr>
                <w:top w:val="none" w:sz="0" w:space="0" w:color="auto"/>
                <w:left w:val="none" w:sz="0" w:space="0" w:color="auto"/>
                <w:bottom w:val="none" w:sz="0" w:space="0" w:color="auto"/>
                <w:right w:val="none" w:sz="0" w:space="0" w:color="auto"/>
              </w:divBdr>
            </w:div>
            <w:div w:id="933510439">
              <w:marLeft w:val="0"/>
              <w:marRight w:val="0"/>
              <w:marTop w:val="0"/>
              <w:marBottom w:val="0"/>
              <w:divBdr>
                <w:top w:val="none" w:sz="0" w:space="0" w:color="auto"/>
                <w:left w:val="none" w:sz="0" w:space="0" w:color="auto"/>
                <w:bottom w:val="none" w:sz="0" w:space="0" w:color="auto"/>
                <w:right w:val="none" w:sz="0" w:space="0" w:color="auto"/>
              </w:divBdr>
            </w:div>
            <w:div w:id="966424975">
              <w:marLeft w:val="0"/>
              <w:marRight w:val="0"/>
              <w:marTop w:val="0"/>
              <w:marBottom w:val="0"/>
              <w:divBdr>
                <w:top w:val="none" w:sz="0" w:space="0" w:color="auto"/>
                <w:left w:val="none" w:sz="0" w:space="0" w:color="auto"/>
                <w:bottom w:val="none" w:sz="0" w:space="0" w:color="auto"/>
                <w:right w:val="none" w:sz="0" w:space="0" w:color="auto"/>
              </w:divBdr>
            </w:div>
            <w:div w:id="1011108390">
              <w:marLeft w:val="0"/>
              <w:marRight w:val="0"/>
              <w:marTop w:val="0"/>
              <w:marBottom w:val="0"/>
              <w:divBdr>
                <w:top w:val="none" w:sz="0" w:space="0" w:color="auto"/>
                <w:left w:val="none" w:sz="0" w:space="0" w:color="auto"/>
                <w:bottom w:val="none" w:sz="0" w:space="0" w:color="auto"/>
                <w:right w:val="none" w:sz="0" w:space="0" w:color="auto"/>
              </w:divBdr>
            </w:div>
            <w:div w:id="1119103466">
              <w:marLeft w:val="0"/>
              <w:marRight w:val="0"/>
              <w:marTop w:val="0"/>
              <w:marBottom w:val="0"/>
              <w:divBdr>
                <w:top w:val="none" w:sz="0" w:space="0" w:color="auto"/>
                <w:left w:val="none" w:sz="0" w:space="0" w:color="auto"/>
                <w:bottom w:val="none" w:sz="0" w:space="0" w:color="auto"/>
                <w:right w:val="none" w:sz="0" w:space="0" w:color="auto"/>
              </w:divBdr>
            </w:div>
            <w:div w:id="1262765465">
              <w:marLeft w:val="0"/>
              <w:marRight w:val="0"/>
              <w:marTop w:val="0"/>
              <w:marBottom w:val="0"/>
              <w:divBdr>
                <w:top w:val="none" w:sz="0" w:space="0" w:color="auto"/>
                <w:left w:val="none" w:sz="0" w:space="0" w:color="auto"/>
                <w:bottom w:val="none" w:sz="0" w:space="0" w:color="auto"/>
                <w:right w:val="none" w:sz="0" w:space="0" w:color="auto"/>
              </w:divBdr>
            </w:div>
            <w:div w:id="1298873207">
              <w:marLeft w:val="0"/>
              <w:marRight w:val="0"/>
              <w:marTop w:val="0"/>
              <w:marBottom w:val="0"/>
              <w:divBdr>
                <w:top w:val="none" w:sz="0" w:space="0" w:color="auto"/>
                <w:left w:val="none" w:sz="0" w:space="0" w:color="auto"/>
                <w:bottom w:val="none" w:sz="0" w:space="0" w:color="auto"/>
                <w:right w:val="none" w:sz="0" w:space="0" w:color="auto"/>
              </w:divBdr>
            </w:div>
            <w:div w:id="1377117984">
              <w:marLeft w:val="0"/>
              <w:marRight w:val="0"/>
              <w:marTop w:val="0"/>
              <w:marBottom w:val="0"/>
              <w:divBdr>
                <w:top w:val="none" w:sz="0" w:space="0" w:color="auto"/>
                <w:left w:val="none" w:sz="0" w:space="0" w:color="auto"/>
                <w:bottom w:val="none" w:sz="0" w:space="0" w:color="auto"/>
                <w:right w:val="none" w:sz="0" w:space="0" w:color="auto"/>
              </w:divBdr>
            </w:div>
            <w:div w:id="1439908092">
              <w:marLeft w:val="0"/>
              <w:marRight w:val="0"/>
              <w:marTop w:val="0"/>
              <w:marBottom w:val="0"/>
              <w:divBdr>
                <w:top w:val="none" w:sz="0" w:space="0" w:color="auto"/>
                <w:left w:val="none" w:sz="0" w:space="0" w:color="auto"/>
                <w:bottom w:val="none" w:sz="0" w:space="0" w:color="auto"/>
                <w:right w:val="none" w:sz="0" w:space="0" w:color="auto"/>
              </w:divBdr>
            </w:div>
            <w:div w:id="1575506100">
              <w:marLeft w:val="0"/>
              <w:marRight w:val="0"/>
              <w:marTop w:val="0"/>
              <w:marBottom w:val="0"/>
              <w:divBdr>
                <w:top w:val="none" w:sz="0" w:space="0" w:color="auto"/>
                <w:left w:val="none" w:sz="0" w:space="0" w:color="auto"/>
                <w:bottom w:val="none" w:sz="0" w:space="0" w:color="auto"/>
                <w:right w:val="none" w:sz="0" w:space="0" w:color="auto"/>
              </w:divBdr>
            </w:div>
            <w:div w:id="1596204510">
              <w:marLeft w:val="0"/>
              <w:marRight w:val="0"/>
              <w:marTop w:val="0"/>
              <w:marBottom w:val="0"/>
              <w:divBdr>
                <w:top w:val="none" w:sz="0" w:space="0" w:color="auto"/>
                <w:left w:val="none" w:sz="0" w:space="0" w:color="auto"/>
                <w:bottom w:val="none" w:sz="0" w:space="0" w:color="auto"/>
                <w:right w:val="none" w:sz="0" w:space="0" w:color="auto"/>
              </w:divBdr>
            </w:div>
            <w:div w:id="1637376136">
              <w:marLeft w:val="0"/>
              <w:marRight w:val="0"/>
              <w:marTop w:val="0"/>
              <w:marBottom w:val="0"/>
              <w:divBdr>
                <w:top w:val="none" w:sz="0" w:space="0" w:color="auto"/>
                <w:left w:val="none" w:sz="0" w:space="0" w:color="auto"/>
                <w:bottom w:val="none" w:sz="0" w:space="0" w:color="auto"/>
                <w:right w:val="none" w:sz="0" w:space="0" w:color="auto"/>
              </w:divBdr>
            </w:div>
            <w:div w:id="1720012603">
              <w:marLeft w:val="0"/>
              <w:marRight w:val="0"/>
              <w:marTop w:val="0"/>
              <w:marBottom w:val="0"/>
              <w:divBdr>
                <w:top w:val="none" w:sz="0" w:space="0" w:color="auto"/>
                <w:left w:val="none" w:sz="0" w:space="0" w:color="auto"/>
                <w:bottom w:val="none" w:sz="0" w:space="0" w:color="auto"/>
                <w:right w:val="none" w:sz="0" w:space="0" w:color="auto"/>
              </w:divBdr>
            </w:div>
            <w:div w:id="1723669811">
              <w:marLeft w:val="0"/>
              <w:marRight w:val="0"/>
              <w:marTop w:val="0"/>
              <w:marBottom w:val="0"/>
              <w:divBdr>
                <w:top w:val="none" w:sz="0" w:space="0" w:color="auto"/>
                <w:left w:val="none" w:sz="0" w:space="0" w:color="auto"/>
                <w:bottom w:val="none" w:sz="0" w:space="0" w:color="auto"/>
                <w:right w:val="none" w:sz="0" w:space="0" w:color="auto"/>
              </w:divBdr>
            </w:div>
            <w:div w:id="1901548691">
              <w:marLeft w:val="0"/>
              <w:marRight w:val="0"/>
              <w:marTop w:val="0"/>
              <w:marBottom w:val="0"/>
              <w:divBdr>
                <w:top w:val="none" w:sz="0" w:space="0" w:color="auto"/>
                <w:left w:val="none" w:sz="0" w:space="0" w:color="auto"/>
                <w:bottom w:val="none" w:sz="0" w:space="0" w:color="auto"/>
                <w:right w:val="none" w:sz="0" w:space="0" w:color="auto"/>
              </w:divBdr>
            </w:div>
            <w:div w:id="2057507238">
              <w:marLeft w:val="0"/>
              <w:marRight w:val="0"/>
              <w:marTop w:val="0"/>
              <w:marBottom w:val="0"/>
              <w:divBdr>
                <w:top w:val="none" w:sz="0" w:space="0" w:color="auto"/>
                <w:left w:val="none" w:sz="0" w:space="0" w:color="auto"/>
                <w:bottom w:val="none" w:sz="0" w:space="0" w:color="auto"/>
                <w:right w:val="none" w:sz="0" w:space="0" w:color="auto"/>
              </w:divBdr>
            </w:div>
          </w:divsChild>
        </w:div>
        <w:div w:id="743913297">
          <w:marLeft w:val="0"/>
          <w:marRight w:val="0"/>
          <w:marTop w:val="0"/>
          <w:marBottom w:val="0"/>
          <w:divBdr>
            <w:top w:val="none" w:sz="0" w:space="0" w:color="auto"/>
            <w:left w:val="none" w:sz="0" w:space="0" w:color="auto"/>
            <w:bottom w:val="none" w:sz="0" w:space="0" w:color="auto"/>
            <w:right w:val="none" w:sz="0" w:space="0" w:color="auto"/>
          </w:divBdr>
        </w:div>
        <w:div w:id="747118773">
          <w:marLeft w:val="0"/>
          <w:marRight w:val="0"/>
          <w:marTop w:val="0"/>
          <w:marBottom w:val="0"/>
          <w:divBdr>
            <w:top w:val="none" w:sz="0" w:space="0" w:color="auto"/>
            <w:left w:val="none" w:sz="0" w:space="0" w:color="auto"/>
            <w:bottom w:val="none" w:sz="0" w:space="0" w:color="auto"/>
            <w:right w:val="none" w:sz="0" w:space="0" w:color="auto"/>
          </w:divBdr>
        </w:div>
        <w:div w:id="754087253">
          <w:marLeft w:val="0"/>
          <w:marRight w:val="0"/>
          <w:marTop w:val="0"/>
          <w:marBottom w:val="0"/>
          <w:divBdr>
            <w:top w:val="none" w:sz="0" w:space="0" w:color="auto"/>
            <w:left w:val="none" w:sz="0" w:space="0" w:color="auto"/>
            <w:bottom w:val="none" w:sz="0" w:space="0" w:color="auto"/>
            <w:right w:val="none" w:sz="0" w:space="0" w:color="auto"/>
          </w:divBdr>
        </w:div>
        <w:div w:id="756945452">
          <w:marLeft w:val="0"/>
          <w:marRight w:val="0"/>
          <w:marTop w:val="0"/>
          <w:marBottom w:val="0"/>
          <w:divBdr>
            <w:top w:val="none" w:sz="0" w:space="0" w:color="auto"/>
            <w:left w:val="none" w:sz="0" w:space="0" w:color="auto"/>
            <w:bottom w:val="none" w:sz="0" w:space="0" w:color="auto"/>
            <w:right w:val="none" w:sz="0" w:space="0" w:color="auto"/>
          </w:divBdr>
        </w:div>
        <w:div w:id="772089504">
          <w:marLeft w:val="0"/>
          <w:marRight w:val="0"/>
          <w:marTop w:val="0"/>
          <w:marBottom w:val="0"/>
          <w:divBdr>
            <w:top w:val="none" w:sz="0" w:space="0" w:color="auto"/>
            <w:left w:val="none" w:sz="0" w:space="0" w:color="auto"/>
            <w:bottom w:val="none" w:sz="0" w:space="0" w:color="auto"/>
            <w:right w:val="none" w:sz="0" w:space="0" w:color="auto"/>
          </w:divBdr>
        </w:div>
        <w:div w:id="775751633">
          <w:marLeft w:val="0"/>
          <w:marRight w:val="0"/>
          <w:marTop w:val="0"/>
          <w:marBottom w:val="0"/>
          <w:divBdr>
            <w:top w:val="none" w:sz="0" w:space="0" w:color="auto"/>
            <w:left w:val="none" w:sz="0" w:space="0" w:color="auto"/>
            <w:bottom w:val="none" w:sz="0" w:space="0" w:color="auto"/>
            <w:right w:val="none" w:sz="0" w:space="0" w:color="auto"/>
          </w:divBdr>
        </w:div>
        <w:div w:id="785808484">
          <w:marLeft w:val="0"/>
          <w:marRight w:val="0"/>
          <w:marTop w:val="0"/>
          <w:marBottom w:val="0"/>
          <w:divBdr>
            <w:top w:val="none" w:sz="0" w:space="0" w:color="auto"/>
            <w:left w:val="none" w:sz="0" w:space="0" w:color="auto"/>
            <w:bottom w:val="none" w:sz="0" w:space="0" w:color="auto"/>
            <w:right w:val="none" w:sz="0" w:space="0" w:color="auto"/>
          </w:divBdr>
        </w:div>
        <w:div w:id="788207575">
          <w:marLeft w:val="0"/>
          <w:marRight w:val="0"/>
          <w:marTop w:val="0"/>
          <w:marBottom w:val="0"/>
          <w:divBdr>
            <w:top w:val="none" w:sz="0" w:space="0" w:color="auto"/>
            <w:left w:val="none" w:sz="0" w:space="0" w:color="auto"/>
            <w:bottom w:val="none" w:sz="0" w:space="0" w:color="auto"/>
            <w:right w:val="none" w:sz="0" w:space="0" w:color="auto"/>
          </w:divBdr>
        </w:div>
        <w:div w:id="791368639">
          <w:marLeft w:val="0"/>
          <w:marRight w:val="0"/>
          <w:marTop w:val="0"/>
          <w:marBottom w:val="0"/>
          <w:divBdr>
            <w:top w:val="none" w:sz="0" w:space="0" w:color="auto"/>
            <w:left w:val="none" w:sz="0" w:space="0" w:color="auto"/>
            <w:bottom w:val="none" w:sz="0" w:space="0" w:color="auto"/>
            <w:right w:val="none" w:sz="0" w:space="0" w:color="auto"/>
          </w:divBdr>
        </w:div>
        <w:div w:id="792863754">
          <w:marLeft w:val="0"/>
          <w:marRight w:val="0"/>
          <w:marTop w:val="0"/>
          <w:marBottom w:val="0"/>
          <w:divBdr>
            <w:top w:val="none" w:sz="0" w:space="0" w:color="auto"/>
            <w:left w:val="none" w:sz="0" w:space="0" w:color="auto"/>
            <w:bottom w:val="none" w:sz="0" w:space="0" w:color="auto"/>
            <w:right w:val="none" w:sz="0" w:space="0" w:color="auto"/>
          </w:divBdr>
        </w:div>
        <w:div w:id="797912377">
          <w:marLeft w:val="0"/>
          <w:marRight w:val="0"/>
          <w:marTop w:val="0"/>
          <w:marBottom w:val="0"/>
          <w:divBdr>
            <w:top w:val="none" w:sz="0" w:space="0" w:color="auto"/>
            <w:left w:val="none" w:sz="0" w:space="0" w:color="auto"/>
            <w:bottom w:val="none" w:sz="0" w:space="0" w:color="auto"/>
            <w:right w:val="none" w:sz="0" w:space="0" w:color="auto"/>
          </w:divBdr>
        </w:div>
        <w:div w:id="801731667">
          <w:marLeft w:val="0"/>
          <w:marRight w:val="0"/>
          <w:marTop w:val="0"/>
          <w:marBottom w:val="0"/>
          <w:divBdr>
            <w:top w:val="none" w:sz="0" w:space="0" w:color="auto"/>
            <w:left w:val="none" w:sz="0" w:space="0" w:color="auto"/>
            <w:bottom w:val="none" w:sz="0" w:space="0" w:color="auto"/>
            <w:right w:val="none" w:sz="0" w:space="0" w:color="auto"/>
          </w:divBdr>
        </w:div>
        <w:div w:id="801965496">
          <w:marLeft w:val="0"/>
          <w:marRight w:val="0"/>
          <w:marTop w:val="0"/>
          <w:marBottom w:val="0"/>
          <w:divBdr>
            <w:top w:val="none" w:sz="0" w:space="0" w:color="auto"/>
            <w:left w:val="none" w:sz="0" w:space="0" w:color="auto"/>
            <w:bottom w:val="none" w:sz="0" w:space="0" w:color="auto"/>
            <w:right w:val="none" w:sz="0" w:space="0" w:color="auto"/>
          </w:divBdr>
        </w:div>
        <w:div w:id="807623629">
          <w:marLeft w:val="0"/>
          <w:marRight w:val="0"/>
          <w:marTop w:val="0"/>
          <w:marBottom w:val="0"/>
          <w:divBdr>
            <w:top w:val="none" w:sz="0" w:space="0" w:color="auto"/>
            <w:left w:val="none" w:sz="0" w:space="0" w:color="auto"/>
            <w:bottom w:val="none" w:sz="0" w:space="0" w:color="auto"/>
            <w:right w:val="none" w:sz="0" w:space="0" w:color="auto"/>
          </w:divBdr>
        </w:div>
        <w:div w:id="812017807">
          <w:marLeft w:val="0"/>
          <w:marRight w:val="0"/>
          <w:marTop w:val="0"/>
          <w:marBottom w:val="0"/>
          <w:divBdr>
            <w:top w:val="none" w:sz="0" w:space="0" w:color="auto"/>
            <w:left w:val="none" w:sz="0" w:space="0" w:color="auto"/>
            <w:bottom w:val="none" w:sz="0" w:space="0" w:color="auto"/>
            <w:right w:val="none" w:sz="0" w:space="0" w:color="auto"/>
          </w:divBdr>
        </w:div>
        <w:div w:id="815033677">
          <w:marLeft w:val="0"/>
          <w:marRight w:val="0"/>
          <w:marTop w:val="0"/>
          <w:marBottom w:val="0"/>
          <w:divBdr>
            <w:top w:val="none" w:sz="0" w:space="0" w:color="auto"/>
            <w:left w:val="none" w:sz="0" w:space="0" w:color="auto"/>
            <w:bottom w:val="none" w:sz="0" w:space="0" w:color="auto"/>
            <w:right w:val="none" w:sz="0" w:space="0" w:color="auto"/>
          </w:divBdr>
        </w:div>
        <w:div w:id="816606214">
          <w:marLeft w:val="0"/>
          <w:marRight w:val="0"/>
          <w:marTop w:val="0"/>
          <w:marBottom w:val="0"/>
          <w:divBdr>
            <w:top w:val="none" w:sz="0" w:space="0" w:color="auto"/>
            <w:left w:val="none" w:sz="0" w:space="0" w:color="auto"/>
            <w:bottom w:val="none" w:sz="0" w:space="0" w:color="auto"/>
            <w:right w:val="none" w:sz="0" w:space="0" w:color="auto"/>
          </w:divBdr>
        </w:div>
        <w:div w:id="822695104">
          <w:marLeft w:val="0"/>
          <w:marRight w:val="0"/>
          <w:marTop w:val="0"/>
          <w:marBottom w:val="0"/>
          <w:divBdr>
            <w:top w:val="none" w:sz="0" w:space="0" w:color="auto"/>
            <w:left w:val="none" w:sz="0" w:space="0" w:color="auto"/>
            <w:bottom w:val="none" w:sz="0" w:space="0" w:color="auto"/>
            <w:right w:val="none" w:sz="0" w:space="0" w:color="auto"/>
          </w:divBdr>
        </w:div>
        <w:div w:id="837842703">
          <w:marLeft w:val="0"/>
          <w:marRight w:val="0"/>
          <w:marTop w:val="0"/>
          <w:marBottom w:val="0"/>
          <w:divBdr>
            <w:top w:val="none" w:sz="0" w:space="0" w:color="auto"/>
            <w:left w:val="none" w:sz="0" w:space="0" w:color="auto"/>
            <w:bottom w:val="none" w:sz="0" w:space="0" w:color="auto"/>
            <w:right w:val="none" w:sz="0" w:space="0" w:color="auto"/>
          </w:divBdr>
        </w:div>
        <w:div w:id="846098106">
          <w:marLeft w:val="0"/>
          <w:marRight w:val="0"/>
          <w:marTop w:val="0"/>
          <w:marBottom w:val="0"/>
          <w:divBdr>
            <w:top w:val="none" w:sz="0" w:space="0" w:color="auto"/>
            <w:left w:val="none" w:sz="0" w:space="0" w:color="auto"/>
            <w:bottom w:val="none" w:sz="0" w:space="0" w:color="auto"/>
            <w:right w:val="none" w:sz="0" w:space="0" w:color="auto"/>
          </w:divBdr>
        </w:div>
        <w:div w:id="846405547">
          <w:marLeft w:val="0"/>
          <w:marRight w:val="0"/>
          <w:marTop w:val="0"/>
          <w:marBottom w:val="0"/>
          <w:divBdr>
            <w:top w:val="none" w:sz="0" w:space="0" w:color="auto"/>
            <w:left w:val="none" w:sz="0" w:space="0" w:color="auto"/>
            <w:bottom w:val="none" w:sz="0" w:space="0" w:color="auto"/>
            <w:right w:val="none" w:sz="0" w:space="0" w:color="auto"/>
          </w:divBdr>
        </w:div>
        <w:div w:id="854267562">
          <w:marLeft w:val="0"/>
          <w:marRight w:val="0"/>
          <w:marTop w:val="0"/>
          <w:marBottom w:val="0"/>
          <w:divBdr>
            <w:top w:val="none" w:sz="0" w:space="0" w:color="auto"/>
            <w:left w:val="none" w:sz="0" w:space="0" w:color="auto"/>
            <w:bottom w:val="none" w:sz="0" w:space="0" w:color="auto"/>
            <w:right w:val="none" w:sz="0" w:space="0" w:color="auto"/>
          </w:divBdr>
        </w:div>
        <w:div w:id="855268937">
          <w:marLeft w:val="0"/>
          <w:marRight w:val="0"/>
          <w:marTop w:val="0"/>
          <w:marBottom w:val="0"/>
          <w:divBdr>
            <w:top w:val="none" w:sz="0" w:space="0" w:color="auto"/>
            <w:left w:val="none" w:sz="0" w:space="0" w:color="auto"/>
            <w:bottom w:val="none" w:sz="0" w:space="0" w:color="auto"/>
            <w:right w:val="none" w:sz="0" w:space="0" w:color="auto"/>
          </w:divBdr>
        </w:div>
        <w:div w:id="855733089">
          <w:marLeft w:val="0"/>
          <w:marRight w:val="0"/>
          <w:marTop w:val="0"/>
          <w:marBottom w:val="0"/>
          <w:divBdr>
            <w:top w:val="none" w:sz="0" w:space="0" w:color="auto"/>
            <w:left w:val="none" w:sz="0" w:space="0" w:color="auto"/>
            <w:bottom w:val="none" w:sz="0" w:space="0" w:color="auto"/>
            <w:right w:val="none" w:sz="0" w:space="0" w:color="auto"/>
          </w:divBdr>
        </w:div>
        <w:div w:id="865022175">
          <w:marLeft w:val="0"/>
          <w:marRight w:val="0"/>
          <w:marTop w:val="0"/>
          <w:marBottom w:val="0"/>
          <w:divBdr>
            <w:top w:val="none" w:sz="0" w:space="0" w:color="auto"/>
            <w:left w:val="none" w:sz="0" w:space="0" w:color="auto"/>
            <w:bottom w:val="none" w:sz="0" w:space="0" w:color="auto"/>
            <w:right w:val="none" w:sz="0" w:space="0" w:color="auto"/>
          </w:divBdr>
        </w:div>
        <w:div w:id="866331789">
          <w:marLeft w:val="0"/>
          <w:marRight w:val="0"/>
          <w:marTop w:val="0"/>
          <w:marBottom w:val="0"/>
          <w:divBdr>
            <w:top w:val="none" w:sz="0" w:space="0" w:color="auto"/>
            <w:left w:val="none" w:sz="0" w:space="0" w:color="auto"/>
            <w:bottom w:val="none" w:sz="0" w:space="0" w:color="auto"/>
            <w:right w:val="none" w:sz="0" w:space="0" w:color="auto"/>
          </w:divBdr>
        </w:div>
        <w:div w:id="878279580">
          <w:marLeft w:val="0"/>
          <w:marRight w:val="0"/>
          <w:marTop w:val="0"/>
          <w:marBottom w:val="0"/>
          <w:divBdr>
            <w:top w:val="none" w:sz="0" w:space="0" w:color="auto"/>
            <w:left w:val="none" w:sz="0" w:space="0" w:color="auto"/>
            <w:bottom w:val="none" w:sz="0" w:space="0" w:color="auto"/>
            <w:right w:val="none" w:sz="0" w:space="0" w:color="auto"/>
          </w:divBdr>
        </w:div>
        <w:div w:id="878323841">
          <w:marLeft w:val="0"/>
          <w:marRight w:val="0"/>
          <w:marTop w:val="0"/>
          <w:marBottom w:val="0"/>
          <w:divBdr>
            <w:top w:val="none" w:sz="0" w:space="0" w:color="auto"/>
            <w:left w:val="none" w:sz="0" w:space="0" w:color="auto"/>
            <w:bottom w:val="none" w:sz="0" w:space="0" w:color="auto"/>
            <w:right w:val="none" w:sz="0" w:space="0" w:color="auto"/>
          </w:divBdr>
        </w:div>
        <w:div w:id="881401679">
          <w:marLeft w:val="0"/>
          <w:marRight w:val="0"/>
          <w:marTop w:val="0"/>
          <w:marBottom w:val="0"/>
          <w:divBdr>
            <w:top w:val="none" w:sz="0" w:space="0" w:color="auto"/>
            <w:left w:val="none" w:sz="0" w:space="0" w:color="auto"/>
            <w:bottom w:val="none" w:sz="0" w:space="0" w:color="auto"/>
            <w:right w:val="none" w:sz="0" w:space="0" w:color="auto"/>
          </w:divBdr>
        </w:div>
        <w:div w:id="881554150">
          <w:marLeft w:val="0"/>
          <w:marRight w:val="0"/>
          <w:marTop w:val="0"/>
          <w:marBottom w:val="0"/>
          <w:divBdr>
            <w:top w:val="none" w:sz="0" w:space="0" w:color="auto"/>
            <w:left w:val="none" w:sz="0" w:space="0" w:color="auto"/>
            <w:bottom w:val="none" w:sz="0" w:space="0" w:color="auto"/>
            <w:right w:val="none" w:sz="0" w:space="0" w:color="auto"/>
          </w:divBdr>
        </w:div>
        <w:div w:id="882985808">
          <w:marLeft w:val="0"/>
          <w:marRight w:val="0"/>
          <w:marTop w:val="0"/>
          <w:marBottom w:val="0"/>
          <w:divBdr>
            <w:top w:val="none" w:sz="0" w:space="0" w:color="auto"/>
            <w:left w:val="none" w:sz="0" w:space="0" w:color="auto"/>
            <w:bottom w:val="none" w:sz="0" w:space="0" w:color="auto"/>
            <w:right w:val="none" w:sz="0" w:space="0" w:color="auto"/>
          </w:divBdr>
        </w:div>
        <w:div w:id="883560588">
          <w:marLeft w:val="0"/>
          <w:marRight w:val="0"/>
          <w:marTop w:val="0"/>
          <w:marBottom w:val="0"/>
          <w:divBdr>
            <w:top w:val="none" w:sz="0" w:space="0" w:color="auto"/>
            <w:left w:val="none" w:sz="0" w:space="0" w:color="auto"/>
            <w:bottom w:val="none" w:sz="0" w:space="0" w:color="auto"/>
            <w:right w:val="none" w:sz="0" w:space="0" w:color="auto"/>
          </w:divBdr>
        </w:div>
        <w:div w:id="888034397">
          <w:marLeft w:val="0"/>
          <w:marRight w:val="0"/>
          <w:marTop w:val="0"/>
          <w:marBottom w:val="0"/>
          <w:divBdr>
            <w:top w:val="none" w:sz="0" w:space="0" w:color="auto"/>
            <w:left w:val="none" w:sz="0" w:space="0" w:color="auto"/>
            <w:bottom w:val="none" w:sz="0" w:space="0" w:color="auto"/>
            <w:right w:val="none" w:sz="0" w:space="0" w:color="auto"/>
          </w:divBdr>
        </w:div>
        <w:div w:id="889270723">
          <w:marLeft w:val="0"/>
          <w:marRight w:val="0"/>
          <w:marTop w:val="0"/>
          <w:marBottom w:val="0"/>
          <w:divBdr>
            <w:top w:val="none" w:sz="0" w:space="0" w:color="auto"/>
            <w:left w:val="none" w:sz="0" w:space="0" w:color="auto"/>
            <w:bottom w:val="none" w:sz="0" w:space="0" w:color="auto"/>
            <w:right w:val="none" w:sz="0" w:space="0" w:color="auto"/>
          </w:divBdr>
        </w:div>
        <w:div w:id="890923939">
          <w:marLeft w:val="0"/>
          <w:marRight w:val="0"/>
          <w:marTop w:val="0"/>
          <w:marBottom w:val="0"/>
          <w:divBdr>
            <w:top w:val="none" w:sz="0" w:space="0" w:color="auto"/>
            <w:left w:val="none" w:sz="0" w:space="0" w:color="auto"/>
            <w:bottom w:val="none" w:sz="0" w:space="0" w:color="auto"/>
            <w:right w:val="none" w:sz="0" w:space="0" w:color="auto"/>
          </w:divBdr>
        </w:div>
        <w:div w:id="891306129">
          <w:marLeft w:val="0"/>
          <w:marRight w:val="0"/>
          <w:marTop w:val="0"/>
          <w:marBottom w:val="0"/>
          <w:divBdr>
            <w:top w:val="none" w:sz="0" w:space="0" w:color="auto"/>
            <w:left w:val="none" w:sz="0" w:space="0" w:color="auto"/>
            <w:bottom w:val="none" w:sz="0" w:space="0" w:color="auto"/>
            <w:right w:val="none" w:sz="0" w:space="0" w:color="auto"/>
          </w:divBdr>
        </w:div>
        <w:div w:id="893933378">
          <w:marLeft w:val="0"/>
          <w:marRight w:val="0"/>
          <w:marTop w:val="0"/>
          <w:marBottom w:val="0"/>
          <w:divBdr>
            <w:top w:val="none" w:sz="0" w:space="0" w:color="auto"/>
            <w:left w:val="none" w:sz="0" w:space="0" w:color="auto"/>
            <w:bottom w:val="none" w:sz="0" w:space="0" w:color="auto"/>
            <w:right w:val="none" w:sz="0" w:space="0" w:color="auto"/>
          </w:divBdr>
        </w:div>
        <w:div w:id="896009863">
          <w:marLeft w:val="0"/>
          <w:marRight w:val="0"/>
          <w:marTop w:val="0"/>
          <w:marBottom w:val="0"/>
          <w:divBdr>
            <w:top w:val="none" w:sz="0" w:space="0" w:color="auto"/>
            <w:left w:val="none" w:sz="0" w:space="0" w:color="auto"/>
            <w:bottom w:val="none" w:sz="0" w:space="0" w:color="auto"/>
            <w:right w:val="none" w:sz="0" w:space="0" w:color="auto"/>
          </w:divBdr>
        </w:div>
        <w:div w:id="900479267">
          <w:marLeft w:val="0"/>
          <w:marRight w:val="0"/>
          <w:marTop w:val="0"/>
          <w:marBottom w:val="0"/>
          <w:divBdr>
            <w:top w:val="none" w:sz="0" w:space="0" w:color="auto"/>
            <w:left w:val="none" w:sz="0" w:space="0" w:color="auto"/>
            <w:bottom w:val="none" w:sz="0" w:space="0" w:color="auto"/>
            <w:right w:val="none" w:sz="0" w:space="0" w:color="auto"/>
          </w:divBdr>
        </w:div>
        <w:div w:id="901599832">
          <w:marLeft w:val="0"/>
          <w:marRight w:val="0"/>
          <w:marTop w:val="0"/>
          <w:marBottom w:val="0"/>
          <w:divBdr>
            <w:top w:val="none" w:sz="0" w:space="0" w:color="auto"/>
            <w:left w:val="none" w:sz="0" w:space="0" w:color="auto"/>
            <w:bottom w:val="none" w:sz="0" w:space="0" w:color="auto"/>
            <w:right w:val="none" w:sz="0" w:space="0" w:color="auto"/>
          </w:divBdr>
        </w:div>
        <w:div w:id="907347198">
          <w:marLeft w:val="0"/>
          <w:marRight w:val="0"/>
          <w:marTop w:val="0"/>
          <w:marBottom w:val="0"/>
          <w:divBdr>
            <w:top w:val="none" w:sz="0" w:space="0" w:color="auto"/>
            <w:left w:val="none" w:sz="0" w:space="0" w:color="auto"/>
            <w:bottom w:val="none" w:sz="0" w:space="0" w:color="auto"/>
            <w:right w:val="none" w:sz="0" w:space="0" w:color="auto"/>
          </w:divBdr>
        </w:div>
        <w:div w:id="911426489">
          <w:marLeft w:val="0"/>
          <w:marRight w:val="0"/>
          <w:marTop w:val="0"/>
          <w:marBottom w:val="0"/>
          <w:divBdr>
            <w:top w:val="none" w:sz="0" w:space="0" w:color="auto"/>
            <w:left w:val="none" w:sz="0" w:space="0" w:color="auto"/>
            <w:bottom w:val="none" w:sz="0" w:space="0" w:color="auto"/>
            <w:right w:val="none" w:sz="0" w:space="0" w:color="auto"/>
          </w:divBdr>
        </w:div>
        <w:div w:id="911504240">
          <w:marLeft w:val="0"/>
          <w:marRight w:val="0"/>
          <w:marTop w:val="0"/>
          <w:marBottom w:val="0"/>
          <w:divBdr>
            <w:top w:val="none" w:sz="0" w:space="0" w:color="auto"/>
            <w:left w:val="none" w:sz="0" w:space="0" w:color="auto"/>
            <w:bottom w:val="none" w:sz="0" w:space="0" w:color="auto"/>
            <w:right w:val="none" w:sz="0" w:space="0" w:color="auto"/>
          </w:divBdr>
        </w:div>
        <w:div w:id="917592808">
          <w:marLeft w:val="0"/>
          <w:marRight w:val="0"/>
          <w:marTop w:val="0"/>
          <w:marBottom w:val="0"/>
          <w:divBdr>
            <w:top w:val="none" w:sz="0" w:space="0" w:color="auto"/>
            <w:left w:val="none" w:sz="0" w:space="0" w:color="auto"/>
            <w:bottom w:val="none" w:sz="0" w:space="0" w:color="auto"/>
            <w:right w:val="none" w:sz="0" w:space="0" w:color="auto"/>
          </w:divBdr>
        </w:div>
        <w:div w:id="924724791">
          <w:marLeft w:val="0"/>
          <w:marRight w:val="0"/>
          <w:marTop w:val="0"/>
          <w:marBottom w:val="0"/>
          <w:divBdr>
            <w:top w:val="none" w:sz="0" w:space="0" w:color="auto"/>
            <w:left w:val="none" w:sz="0" w:space="0" w:color="auto"/>
            <w:bottom w:val="none" w:sz="0" w:space="0" w:color="auto"/>
            <w:right w:val="none" w:sz="0" w:space="0" w:color="auto"/>
          </w:divBdr>
        </w:div>
        <w:div w:id="924726273">
          <w:marLeft w:val="0"/>
          <w:marRight w:val="0"/>
          <w:marTop w:val="0"/>
          <w:marBottom w:val="0"/>
          <w:divBdr>
            <w:top w:val="none" w:sz="0" w:space="0" w:color="auto"/>
            <w:left w:val="none" w:sz="0" w:space="0" w:color="auto"/>
            <w:bottom w:val="none" w:sz="0" w:space="0" w:color="auto"/>
            <w:right w:val="none" w:sz="0" w:space="0" w:color="auto"/>
          </w:divBdr>
        </w:div>
        <w:div w:id="928005584">
          <w:marLeft w:val="0"/>
          <w:marRight w:val="0"/>
          <w:marTop w:val="0"/>
          <w:marBottom w:val="0"/>
          <w:divBdr>
            <w:top w:val="none" w:sz="0" w:space="0" w:color="auto"/>
            <w:left w:val="none" w:sz="0" w:space="0" w:color="auto"/>
            <w:bottom w:val="none" w:sz="0" w:space="0" w:color="auto"/>
            <w:right w:val="none" w:sz="0" w:space="0" w:color="auto"/>
          </w:divBdr>
        </w:div>
        <w:div w:id="928932480">
          <w:marLeft w:val="0"/>
          <w:marRight w:val="0"/>
          <w:marTop w:val="0"/>
          <w:marBottom w:val="0"/>
          <w:divBdr>
            <w:top w:val="none" w:sz="0" w:space="0" w:color="auto"/>
            <w:left w:val="none" w:sz="0" w:space="0" w:color="auto"/>
            <w:bottom w:val="none" w:sz="0" w:space="0" w:color="auto"/>
            <w:right w:val="none" w:sz="0" w:space="0" w:color="auto"/>
          </w:divBdr>
        </w:div>
        <w:div w:id="930310178">
          <w:marLeft w:val="0"/>
          <w:marRight w:val="0"/>
          <w:marTop w:val="0"/>
          <w:marBottom w:val="0"/>
          <w:divBdr>
            <w:top w:val="none" w:sz="0" w:space="0" w:color="auto"/>
            <w:left w:val="none" w:sz="0" w:space="0" w:color="auto"/>
            <w:bottom w:val="none" w:sz="0" w:space="0" w:color="auto"/>
            <w:right w:val="none" w:sz="0" w:space="0" w:color="auto"/>
          </w:divBdr>
        </w:div>
        <w:div w:id="930968475">
          <w:marLeft w:val="0"/>
          <w:marRight w:val="0"/>
          <w:marTop w:val="0"/>
          <w:marBottom w:val="0"/>
          <w:divBdr>
            <w:top w:val="none" w:sz="0" w:space="0" w:color="auto"/>
            <w:left w:val="none" w:sz="0" w:space="0" w:color="auto"/>
            <w:bottom w:val="none" w:sz="0" w:space="0" w:color="auto"/>
            <w:right w:val="none" w:sz="0" w:space="0" w:color="auto"/>
          </w:divBdr>
        </w:div>
        <w:div w:id="936640922">
          <w:marLeft w:val="0"/>
          <w:marRight w:val="0"/>
          <w:marTop w:val="0"/>
          <w:marBottom w:val="0"/>
          <w:divBdr>
            <w:top w:val="none" w:sz="0" w:space="0" w:color="auto"/>
            <w:left w:val="none" w:sz="0" w:space="0" w:color="auto"/>
            <w:bottom w:val="none" w:sz="0" w:space="0" w:color="auto"/>
            <w:right w:val="none" w:sz="0" w:space="0" w:color="auto"/>
          </w:divBdr>
        </w:div>
        <w:div w:id="940601017">
          <w:marLeft w:val="0"/>
          <w:marRight w:val="0"/>
          <w:marTop w:val="0"/>
          <w:marBottom w:val="0"/>
          <w:divBdr>
            <w:top w:val="none" w:sz="0" w:space="0" w:color="auto"/>
            <w:left w:val="none" w:sz="0" w:space="0" w:color="auto"/>
            <w:bottom w:val="none" w:sz="0" w:space="0" w:color="auto"/>
            <w:right w:val="none" w:sz="0" w:space="0" w:color="auto"/>
          </w:divBdr>
        </w:div>
        <w:div w:id="951088577">
          <w:marLeft w:val="0"/>
          <w:marRight w:val="0"/>
          <w:marTop w:val="0"/>
          <w:marBottom w:val="0"/>
          <w:divBdr>
            <w:top w:val="none" w:sz="0" w:space="0" w:color="auto"/>
            <w:left w:val="none" w:sz="0" w:space="0" w:color="auto"/>
            <w:bottom w:val="none" w:sz="0" w:space="0" w:color="auto"/>
            <w:right w:val="none" w:sz="0" w:space="0" w:color="auto"/>
          </w:divBdr>
        </w:div>
        <w:div w:id="954098767">
          <w:marLeft w:val="0"/>
          <w:marRight w:val="0"/>
          <w:marTop w:val="0"/>
          <w:marBottom w:val="0"/>
          <w:divBdr>
            <w:top w:val="none" w:sz="0" w:space="0" w:color="auto"/>
            <w:left w:val="none" w:sz="0" w:space="0" w:color="auto"/>
            <w:bottom w:val="none" w:sz="0" w:space="0" w:color="auto"/>
            <w:right w:val="none" w:sz="0" w:space="0" w:color="auto"/>
          </w:divBdr>
        </w:div>
        <w:div w:id="956791670">
          <w:marLeft w:val="0"/>
          <w:marRight w:val="0"/>
          <w:marTop w:val="0"/>
          <w:marBottom w:val="0"/>
          <w:divBdr>
            <w:top w:val="none" w:sz="0" w:space="0" w:color="auto"/>
            <w:left w:val="none" w:sz="0" w:space="0" w:color="auto"/>
            <w:bottom w:val="none" w:sz="0" w:space="0" w:color="auto"/>
            <w:right w:val="none" w:sz="0" w:space="0" w:color="auto"/>
          </w:divBdr>
        </w:div>
        <w:div w:id="961575799">
          <w:marLeft w:val="0"/>
          <w:marRight w:val="0"/>
          <w:marTop w:val="0"/>
          <w:marBottom w:val="0"/>
          <w:divBdr>
            <w:top w:val="none" w:sz="0" w:space="0" w:color="auto"/>
            <w:left w:val="none" w:sz="0" w:space="0" w:color="auto"/>
            <w:bottom w:val="none" w:sz="0" w:space="0" w:color="auto"/>
            <w:right w:val="none" w:sz="0" w:space="0" w:color="auto"/>
          </w:divBdr>
        </w:div>
        <w:div w:id="964853641">
          <w:marLeft w:val="0"/>
          <w:marRight w:val="0"/>
          <w:marTop w:val="0"/>
          <w:marBottom w:val="0"/>
          <w:divBdr>
            <w:top w:val="none" w:sz="0" w:space="0" w:color="auto"/>
            <w:left w:val="none" w:sz="0" w:space="0" w:color="auto"/>
            <w:bottom w:val="none" w:sz="0" w:space="0" w:color="auto"/>
            <w:right w:val="none" w:sz="0" w:space="0" w:color="auto"/>
          </w:divBdr>
        </w:div>
        <w:div w:id="968701100">
          <w:marLeft w:val="0"/>
          <w:marRight w:val="0"/>
          <w:marTop w:val="0"/>
          <w:marBottom w:val="0"/>
          <w:divBdr>
            <w:top w:val="none" w:sz="0" w:space="0" w:color="auto"/>
            <w:left w:val="none" w:sz="0" w:space="0" w:color="auto"/>
            <w:bottom w:val="none" w:sz="0" w:space="0" w:color="auto"/>
            <w:right w:val="none" w:sz="0" w:space="0" w:color="auto"/>
          </w:divBdr>
        </w:div>
        <w:div w:id="970986310">
          <w:marLeft w:val="0"/>
          <w:marRight w:val="0"/>
          <w:marTop w:val="0"/>
          <w:marBottom w:val="0"/>
          <w:divBdr>
            <w:top w:val="none" w:sz="0" w:space="0" w:color="auto"/>
            <w:left w:val="none" w:sz="0" w:space="0" w:color="auto"/>
            <w:bottom w:val="none" w:sz="0" w:space="0" w:color="auto"/>
            <w:right w:val="none" w:sz="0" w:space="0" w:color="auto"/>
          </w:divBdr>
        </w:div>
        <w:div w:id="972252142">
          <w:marLeft w:val="0"/>
          <w:marRight w:val="0"/>
          <w:marTop w:val="0"/>
          <w:marBottom w:val="0"/>
          <w:divBdr>
            <w:top w:val="none" w:sz="0" w:space="0" w:color="auto"/>
            <w:left w:val="none" w:sz="0" w:space="0" w:color="auto"/>
            <w:bottom w:val="none" w:sz="0" w:space="0" w:color="auto"/>
            <w:right w:val="none" w:sz="0" w:space="0" w:color="auto"/>
          </w:divBdr>
        </w:div>
        <w:div w:id="974942989">
          <w:marLeft w:val="0"/>
          <w:marRight w:val="0"/>
          <w:marTop w:val="0"/>
          <w:marBottom w:val="0"/>
          <w:divBdr>
            <w:top w:val="none" w:sz="0" w:space="0" w:color="auto"/>
            <w:left w:val="none" w:sz="0" w:space="0" w:color="auto"/>
            <w:bottom w:val="none" w:sz="0" w:space="0" w:color="auto"/>
            <w:right w:val="none" w:sz="0" w:space="0" w:color="auto"/>
          </w:divBdr>
        </w:div>
        <w:div w:id="977340640">
          <w:marLeft w:val="0"/>
          <w:marRight w:val="0"/>
          <w:marTop w:val="0"/>
          <w:marBottom w:val="0"/>
          <w:divBdr>
            <w:top w:val="none" w:sz="0" w:space="0" w:color="auto"/>
            <w:left w:val="none" w:sz="0" w:space="0" w:color="auto"/>
            <w:bottom w:val="none" w:sz="0" w:space="0" w:color="auto"/>
            <w:right w:val="none" w:sz="0" w:space="0" w:color="auto"/>
          </w:divBdr>
        </w:div>
        <w:div w:id="982079976">
          <w:marLeft w:val="0"/>
          <w:marRight w:val="0"/>
          <w:marTop w:val="0"/>
          <w:marBottom w:val="0"/>
          <w:divBdr>
            <w:top w:val="none" w:sz="0" w:space="0" w:color="auto"/>
            <w:left w:val="none" w:sz="0" w:space="0" w:color="auto"/>
            <w:bottom w:val="none" w:sz="0" w:space="0" w:color="auto"/>
            <w:right w:val="none" w:sz="0" w:space="0" w:color="auto"/>
          </w:divBdr>
        </w:div>
        <w:div w:id="985670486">
          <w:marLeft w:val="0"/>
          <w:marRight w:val="0"/>
          <w:marTop w:val="0"/>
          <w:marBottom w:val="0"/>
          <w:divBdr>
            <w:top w:val="none" w:sz="0" w:space="0" w:color="auto"/>
            <w:left w:val="none" w:sz="0" w:space="0" w:color="auto"/>
            <w:bottom w:val="none" w:sz="0" w:space="0" w:color="auto"/>
            <w:right w:val="none" w:sz="0" w:space="0" w:color="auto"/>
          </w:divBdr>
        </w:div>
        <w:div w:id="990863566">
          <w:marLeft w:val="0"/>
          <w:marRight w:val="0"/>
          <w:marTop w:val="0"/>
          <w:marBottom w:val="0"/>
          <w:divBdr>
            <w:top w:val="none" w:sz="0" w:space="0" w:color="auto"/>
            <w:left w:val="none" w:sz="0" w:space="0" w:color="auto"/>
            <w:bottom w:val="none" w:sz="0" w:space="0" w:color="auto"/>
            <w:right w:val="none" w:sz="0" w:space="0" w:color="auto"/>
          </w:divBdr>
        </w:div>
        <w:div w:id="997734552">
          <w:marLeft w:val="0"/>
          <w:marRight w:val="0"/>
          <w:marTop w:val="0"/>
          <w:marBottom w:val="0"/>
          <w:divBdr>
            <w:top w:val="none" w:sz="0" w:space="0" w:color="auto"/>
            <w:left w:val="none" w:sz="0" w:space="0" w:color="auto"/>
            <w:bottom w:val="none" w:sz="0" w:space="0" w:color="auto"/>
            <w:right w:val="none" w:sz="0" w:space="0" w:color="auto"/>
          </w:divBdr>
        </w:div>
        <w:div w:id="1002469083">
          <w:marLeft w:val="0"/>
          <w:marRight w:val="0"/>
          <w:marTop w:val="0"/>
          <w:marBottom w:val="0"/>
          <w:divBdr>
            <w:top w:val="none" w:sz="0" w:space="0" w:color="auto"/>
            <w:left w:val="none" w:sz="0" w:space="0" w:color="auto"/>
            <w:bottom w:val="none" w:sz="0" w:space="0" w:color="auto"/>
            <w:right w:val="none" w:sz="0" w:space="0" w:color="auto"/>
          </w:divBdr>
        </w:div>
        <w:div w:id="1009285346">
          <w:marLeft w:val="0"/>
          <w:marRight w:val="0"/>
          <w:marTop w:val="0"/>
          <w:marBottom w:val="0"/>
          <w:divBdr>
            <w:top w:val="none" w:sz="0" w:space="0" w:color="auto"/>
            <w:left w:val="none" w:sz="0" w:space="0" w:color="auto"/>
            <w:bottom w:val="none" w:sz="0" w:space="0" w:color="auto"/>
            <w:right w:val="none" w:sz="0" w:space="0" w:color="auto"/>
          </w:divBdr>
        </w:div>
        <w:div w:id="1010257392">
          <w:marLeft w:val="0"/>
          <w:marRight w:val="0"/>
          <w:marTop w:val="0"/>
          <w:marBottom w:val="0"/>
          <w:divBdr>
            <w:top w:val="none" w:sz="0" w:space="0" w:color="auto"/>
            <w:left w:val="none" w:sz="0" w:space="0" w:color="auto"/>
            <w:bottom w:val="none" w:sz="0" w:space="0" w:color="auto"/>
            <w:right w:val="none" w:sz="0" w:space="0" w:color="auto"/>
          </w:divBdr>
        </w:div>
        <w:div w:id="1013073359">
          <w:marLeft w:val="0"/>
          <w:marRight w:val="0"/>
          <w:marTop w:val="0"/>
          <w:marBottom w:val="0"/>
          <w:divBdr>
            <w:top w:val="none" w:sz="0" w:space="0" w:color="auto"/>
            <w:left w:val="none" w:sz="0" w:space="0" w:color="auto"/>
            <w:bottom w:val="none" w:sz="0" w:space="0" w:color="auto"/>
            <w:right w:val="none" w:sz="0" w:space="0" w:color="auto"/>
          </w:divBdr>
        </w:div>
        <w:div w:id="1013608373">
          <w:marLeft w:val="0"/>
          <w:marRight w:val="0"/>
          <w:marTop w:val="0"/>
          <w:marBottom w:val="0"/>
          <w:divBdr>
            <w:top w:val="none" w:sz="0" w:space="0" w:color="auto"/>
            <w:left w:val="none" w:sz="0" w:space="0" w:color="auto"/>
            <w:bottom w:val="none" w:sz="0" w:space="0" w:color="auto"/>
            <w:right w:val="none" w:sz="0" w:space="0" w:color="auto"/>
          </w:divBdr>
        </w:div>
        <w:div w:id="1018889501">
          <w:marLeft w:val="0"/>
          <w:marRight w:val="0"/>
          <w:marTop w:val="0"/>
          <w:marBottom w:val="0"/>
          <w:divBdr>
            <w:top w:val="none" w:sz="0" w:space="0" w:color="auto"/>
            <w:left w:val="none" w:sz="0" w:space="0" w:color="auto"/>
            <w:bottom w:val="none" w:sz="0" w:space="0" w:color="auto"/>
            <w:right w:val="none" w:sz="0" w:space="0" w:color="auto"/>
          </w:divBdr>
        </w:div>
        <w:div w:id="1019239870">
          <w:marLeft w:val="0"/>
          <w:marRight w:val="0"/>
          <w:marTop w:val="0"/>
          <w:marBottom w:val="0"/>
          <w:divBdr>
            <w:top w:val="none" w:sz="0" w:space="0" w:color="auto"/>
            <w:left w:val="none" w:sz="0" w:space="0" w:color="auto"/>
            <w:bottom w:val="none" w:sz="0" w:space="0" w:color="auto"/>
            <w:right w:val="none" w:sz="0" w:space="0" w:color="auto"/>
          </w:divBdr>
        </w:div>
        <w:div w:id="1020202749">
          <w:marLeft w:val="0"/>
          <w:marRight w:val="0"/>
          <w:marTop w:val="0"/>
          <w:marBottom w:val="0"/>
          <w:divBdr>
            <w:top w:val="none" w:sz="0" w:space="0" w:color="auto"/>
            <w:left w:val="none" w:sz="0" w:space="0" w:color="auto"/>
            <w:bottom w:val="none" w:sz="0" w:space="0" w:color="auto"/>
            <w:right w:val="none" w:sz="0" w:space="0" w:color="auto"/>
          </w:divBdr>
        </w:div>
        <w:div w:id="1026445611">
          <w:marLeft w:val="0"/>
          <w:marRight w:val="0"/>
          <w:marTop w:val="0"/>
          <w:marBottom w:val="0"/>
          <w:divBdr>
            <w:top w:val="none" w:sz="0" w:space="0" w:color="auto"/>
            <w:left w:val="none" w:sz="0" w:space="0" w:color="auto"/>
            <w:bottom w:val="none" w:sz="0" w:space="0" w:color="auto"/>
            <w:right w:val="none" w:sz="0" w:space="0" w:color="auto"/>
          </w:divBdr>
        </w:div>
        <w:div w:id="1027102553">
          <w:marLeft w:val="0"/>
          <w:marRight w:val="0"/>
          <w:marTop w:val="0"/>
          <w:marBottom w:val="0"/>
          <w:divBdr>
            <w:top w:val="none" w:sz="0" w:space="0" w:color="auto"/>
            <w:left w:val="none" w:sz="0" w:space="0" w:color="auto"/>
            <w:bottom w:val="none" w:sz="0" w:space="0" w:color="auto"/>
            <w:right w:val="none" w:sz="0" w:space="0" w:color="auto"/>
          </w:divBdr>
        </w:div>
        <w:div w:id="1031418854">
          <w:marLeft w:val="0"/>
          <w:marRight w:val="0"/>
          <w:marTop w:val="0"/>
          <w:marBottom w:val="0"/>
          <w:divBdr>
            <w:top w:val="none" w:sz="0" w:space="0" w:color="auto"/>
            <w:left w:val="none" w:sz="0" w:space="0" w:color="auto"/>
            <w:bottom w:val="none" w:sz="0" w:space="0" w:color="auto"/>
            <w:right w:val="none" w:sz="0" w:space="0" w:color="auto"/>
          </w:divBdr>
        </w:div>
        <w:div w:id="1032270984">
          <w:marLeft w:val="0"/>
          <w:marRight w:val="0"/>
          <w:marTop w:val="0"/>
          <w:marBottom w:val="0"/>
          <w:divBdr>
            <w:top w:val="none" w:sz="0" w:space="0" w:color="auto"/>
            <w:left w:val="none" w:sz="0" w:space="0" w:color="auto"/>
            <w:bottom w:val="none" w:sz="0" w:space="0" w:color="auto"/>
            <w:right w:val="none" w:sz="0" w:space="0" w:color="auto"/>
          </w:divBdr>
        </w:div>
        <w:div w:id="1036930119">
          <w:marLeft w:val="0"/>
          <w:marRight w:val="0"/>
          <w:marTop w:val="0"/>
          <w:marBottom w:val="0"/>
          <w:divBdr>
            <w:top w:val="none" w:sz="0" w:space="0" w:color="auto"/>
            <w:left w:val="none" w:sz="0" w:space="0" w:color="auto"/>
            <w:bottom w:val="none" w:sz="0" w:space="0" w:color="auto"/>
            <w:right w:val="none" w:sz="0" w:space="0" w:color="auto"/>
          </w:divBdr>
        </w:div>
        <w:div w:id="1038312293">
          <w:marLeft w:val="0"/>
          <w:marRight w:val="0"/>
          <w:marTop w:val="0"/>
          <w:marBottom w:val="0"/>
          <w:divBdr>
            <w:top w:val="none" w:sz="0" w:space="0" w:color="auto"/>
            <w:left w:val="none" w:sz="0" w:space="0" w:color="auto"/>
            <w:bottom w:val="none" w:sz="0" w:space="0" w:color="auto"/>
            <w:right w:val="none" w:sz="0" w:space="0" w:color="auto"/>
          </w:divBdr>
        </w:div>
        <w:div w:id="1040665497">
          <w:marLeft w:val="0"/>
          <w:marRight w:val="0"/>
          <w:marTop w:val="0"/>
          <w:marBottom w:val="0"/>
          <w:divBdr>
            <w:top w:val="none" w:sz="0" w:space="0" w:color="auto"/>
            <w:left w:val="none" w:sz="0" w:space="0" w:color="auto"/>
            <w:bottom w:val="none" w:sz="0" w:space="0" w:color="auto"/>
            <w:right w:val="none" w:sz="0" w:space="0" w:color="auto"/>
          </w:divBdr>
        </w:div>
        <w:div w:id="1043677179">
          <w:marLeft w:val="0"/>
          <w:marRight w:val="0"/>
          <w:marTop w:val="0"/>
          <w:marBottom w:val="0"/>
          <w:divBdr>
            <w:top w:val="none" w:sz="0" w:space="0" w:color="auto"/>
            <w:left w:val="none" w:sz="0" w:space="0" w:color="auto"/>
            <w:bottom w:val="none" w:sz="0" w:space="0" w:color="auto"/>
            <w:right w:val="none" w:sz="0" w:space="0" w:color="auto"/>
          </w:divBdr>
        </w:div>
        <w:div w:id="1046029642">
          <w:marLeft w:val="0"/>
          <w:marRight w:val="0"/>
          <w:marTop w:val="0"/>
          <w:marBottom w:val="0"/>
          <w:divBdr>
            <w:top w:val="none" w:sz="0" w:space="0" w:color="auto"/>
            <w:left w:val="none" w:sz="0" w:space="0" w:color="auto"/>
            <w:bottom w:val="none" w:sz="0" w:space="0" w:color="auto"/>
            <w:right w:val="none" w:sz="0" w:space="0" w:color="auto"/>
          </w:divBdr>
        </w:div>
        <w:div w:id="1053389151">
          <w:marLeft w:val="0"/>
          <w:marRight w:val="0"/>
          <w:marTop w:val="0"/>
          <w:marBottom w:val="0"/>
          <w:divBdr>
            <w:top w:val="none" w:sz="0" w:space="0" w:color="auto"/>
            <w:left w:val="none" w:sz="0" w:space="0" w:color="auto"/>
            <w:bottom w:val="none" w:sz="0" w:space="0" w:color="auto"/>
            <w:right w:val="none" w:sz="0" w:space="0" w:color="auto"/>
          </w:divBdr>
        </w:div>
        <w:div w:id="1060204646">
          <w:marLeft w:val="0"/>
          <w:marRight w:val="0"/>
          <w:marTop w:val="0"/>
          <w:marBottom w:val="0"/>
          <w:divBdr>
            <w:top w:val="none" w:sz="0" w:space="0" w:color="auto"/>
            <w:left w:val="none" w:sz="0" w:space="0" w:color="auto"/>
            <w:bottom w:val="none" w:sz="0" w:space="0" w:color="auto"/>
            <w:right w:val="none" w:sz="0" w:space="0" w:color="auto"/>
          </w:divBdr>
        </w:div>
        <w:div w:id="1060521341">
          <w:marLeft w:val="0"/>
          <w:marRight w:val="0"/>
          <w:marTop w:val="0"/>
          <w:marBottom w:val="0"/>
          <w:divBdr>
            <w:top w:val="none" w:sz="0" w:space="0" w:color="auto"/>
            <w:left w:val="none" w:sz="0" w:space="0" w:color="auto"/>
            <w:bottom w:val="none" w:sz="0" w:space="0" w:color="auto"/>
            <w:right w:val="none" w:sz="0" w:space="0" w:color="auto"/>
          </w:divBdr>
        </w:div>
        <w:div w:id="1063911605">
          <w:marLeft w:val="0"/>
          <w:marRight w:val="0"/>
          <w:marTop w:val="0"/>
          <w:marBottom w:val="0"/>
          <w:divBdr>
            <w:top w:val="none" w:sz="0" w:space="0" w:color="auto"/>
            <w:left w:val="none" w:sz="0" w:space="0" w:color="auto"/>
            <w:bottom w:val="none" w:sz="0" w:space="0" w:color="auto"/>
            <w:right w:val="none" w:sz="0" w:space="0" w:color="auto"/>
          </w:divBdr>
        </w:div>
        <w:div w:id="1066338209">
          <w:marLeft w:val="0"/>
          <w:marRight w:val="0"/>
          <w:marTop w:val="0"/>
          <w:marBottom w:val="0"/>
          <w:divBdr>
            <w:top w:val="none" w:sz="0" w:space="0" w:color="auto"/>
            <w:left w:val="none" w:sz="0" w:space="0" w:color="auto"/>
            <w:bottom w:val="none" w:sz="0" w:space="0" w:color="auto"/>
            <w:right w:val="none" w:sz="0" w:space="0" w:color="auto"/>
          </w:divBdr>
        </w:div>
        <w:div w:id="1069184979">
          <w:marLeft w:val="0"/>
          <w:marRight w:val="0"/>
          <w:marTop w:val="0"/>
          <w:marBottom w:val="0"/>
          <w:divBdr>
            <w:top w:val="none" w:sz="0" w:space="0" w:color="auto"/>
            <w:left w:val="none" w:sz="0" w:space="0" w:color="auto"/>
            <w:bottom w:val="none" w:sz="0" w:space="0" w:color="auto"/>
            <w:right w:val="none" w:sz="0" w:space="0" w:color="auto"/>
          </w:divBdr>
        </w:div>
        <w:div w:id="1079248837">
          <w:marLeft w:val="0"/>
          <w:marRight w:val="0"/>
          <w:marTop w:val="0"/>
          <w:marBottom w:val="0"/>
          <w:divBdr>
            <w:top w:val="none" w:sz="0" w:space="0" w:color="auto"/>
            <w:left w:val="none" w:sz="0" w:space="0" w:color="auto"/>
            <w:bottom w:val="none" w:sz="0" w:space="0" w:color="auto"/>
            <w:right w:val="none" w:sz="0" w:space="0" w:color="auto"/>
          </w:divBdr>
        </w:div>
        <w:div w:id="1086532557">
          <w:marLeft w:val="0"/>
          <w:marRight w:val="0"/>
          <w:marTop w:val="0"/>
          <w:marBottom w:val="0"/>
          <w:divBdr>
            <w:top w:val="none" w:sz="0" w:space="0" w:color="auto"/>
            <w:left w:val="none" w:sz="0" w:space="0" w:color="auto"/>
            <w:bottom w:val="none" w:sz="0" w:space="0" w:color="auto"/>
            <w:right w:val="none" w:sz="0" w:space="0" w:color="auto"/>
          </w:divBdr>
        </w:div>
        <w:div w:id="1088313064">
          <w:marLeft w:val="0"/>
          <w:marRight w:val="0"/>
          <w:marTop w:val="0"/>
          <w:marBottom w:val="0"/>
          <w:divBdr>
            <w:top w:val="none" w:sz="0" w:space="0" w:color="auto"/>
            <w:left w:val="none" w:sz="0" w:space="0" w:color="auto"/>
            <w:bottom w:val="none" w:sz="0" w:space="0" w:color="auto"/>
            <w:right w:val="none" w:sz="0" w:space="0" w:color="auto"/>
          </w:divBdr>
        </w:div>
        <w:div w:id="1094205216">
          <w:marLeft w:val="0"/>
          <w:marRight w:val="0"/>
          <w:marTop w:val="0"/>
          <w:marBottom w:val="0"/>
          <w:divBdr>
            <w:top w:val="none" w:sz="0" w:space="0" w:color="auto"/>
            <w:left w:val="none" w:sz="0" w:space="0" w:color="auto"/>
            <w:bottom w:val="none" w:sz="0" w:space="0" w:color="auto"/>
            <w:right w:val="none" w:sz="0" w:space="0" w:color="auto"/>
          </w:divBdr>
        </w:div>
        <w:div w:id="1096369320">
          <w:marLeft w:val="0"/>
          <w:marRight w:val="0"/>
          <w:marTop w:val="0"/>
          <w:marBottom w:val="0"/>
          <w:divBdr>
            <w:top w:val="none" w:sz="0" w:space="0" w:color="auto"/>
            <w:left w:val="none" w:sz="0" w:space="0" w:color="auto"/>
            <w:bottom w:val="none" w:sz="0" w:space="0" w:color="auto"/>
            <w:right w:val="none" w:sz="0" w:space="0" w:color="auto"/>
          </w:divBdr>
        </w:div>
        <w:div w:id="1096633020">
          <w:marLeft w:val="0"/>
          <w:marRight w:val="0"/>
          <w:marTop w:val="0"/>
          <w:marBottom w:val="0"/>
          <w:divBdr>
            <w:top w:val="none" w:sz="0" w:space="0" w:color="auto"/>
            <w:left w:val="none" w:sz="0" w:space="0" w:color="auto"/>
            <w:bottom w:val="none" w:sz="0" w:space="0" w:color="auto"/>
            <w:right w:val="none" w:sz="0" w:space="0" w:color="auto"/>
          </w:divBdr>
        </w:div>
        <w:div w:id="1101757577">
          <w:marLeft w:val="0"/>
          <w:marRight w:val="0"/>
          <w:marTop w:val="0"/>
          <w:marBottom w:val="0"/>
          <w:divBdr>
            <w:top w:val="none" w:sz="0" w:space="0" w:color="auto"/>
            <w:left w:val="none" w:sz="0" w:space="0" w:color="auto"/>
            <w:bottom w:val="none" w:sz="0" w:space="0" w:color="auto"/>
            <w:right w:val="none" w:sz="0" w:space="0" w:color="auto"/>
          </w:divBdr>
        </w:div>
        <w:div w:id="1109544710">
          <w:marLeft w:val="0"/>
          <w:marRight w:val="0"/>
          <w:marTop w:val="0"/>
          <w:marBottom w:val="0"/>
          <w:divBdr>
            <w:top w:val="none" w:sz="0" w:space="0" w:color="auto"/>
            <w:left w:val="none" w:sz="0" w:space="0" w:color="auto"/>
            <w:bottom w:val="none" w:sz="0" w:space="0" w:color="auto"/>
            <w:right w:val="none" w:sz="0" w:space="0" w:color="auto"/>
          </w:divBdr>
        </w:div>
        <w:div w:id="1109856614">
          <w:marLeft w:val="0"/>
          <w:marRight w:val="0"/>
          <w:marTop w:val="0"/>
          <w:marBottom w:val="0"/>
          <w:divBdr>
            <w:top w:val="none" w:sz="0" w:space="0" w:color="auto"/>
            <w:left w:val="none" w:sz="0" w:space="0" w:color="auto"/>
            <w:bottom w:val="none" w:sz="0" w:space="0" w:color="auto"/>
            <w:right w:val="none" w:sz="0" w:space="0" w:color="auto"/>
          </w:divBdr>
        </w:div>
        <w:div w:id="1120370170">
          <w:marLeft w:val="0"/>
          <w:marRight w:val="0"/>
          <w:marTop w:val="0"/>
          <w:marBottom w:val="0"/>
          <w:divBdr>
            <w:top w:val="none" w:sz="0" w:space="0" w:color="auto"/>
            <w:left w:val="none" w:sz="0" w:space="0" w:color="auto"/>
            <w:bottom w:val="none" w:sz="0" w:space="0" w:color="auto"/>
            <w:right w:val="none" w:sz="0" w:space="0" w:color="auto"/>
          </w:divBdr>
          <w:divsChild>
            <w:div w:id="566382019">
              <w:marLeft w:val="0"/>
              <w:marRight w:val="0"/>
              <w:marTop w:val="0"/>
              <w:marBottom w:val="0"/>
              <w:divBdr>
                <w:top w:val="none" w:sz="0" w:space="0" w:color="auto"/>
                <w:left w:val="none" w:sz="0" w:space="0" w:color="auto"/>
                <w:bottom w:val="none" w:sz="0" w:space="0" w:color="auto"/>
                <w:right w:val="none" w:sz="0" w:space="0" w:color="auto"/>
              </w:divBdr>
            </w:div>
            <w:div w:id="731737533">
              <w:marLeft w:val="0"/>
              <w:marRight w:val="0"/>
              <w:marTop w:val="0"/>
              <w:marBottom w:val="0"/>
              <w:divBdr>
                <w:top w:val="none" w:sz="0" w:space="0" w:color="auto"/>
                <w:left w:val="none" w:sz="0" w:space="0" w:color="auto"/>
                <w:bottom w:val="none" w:sz="0" w:space="0" w:color="auto"/>
                <w:right w:val="none" w:sz="0" w:space="0" w:color="auto"/>
              </w:divBdr>
            </w:div>
            <w:div w:id="1086224242">
              <w:marLeft w:val="0"/>
              <w:marRight w:val="0"/>
              <w:marTop w:val="0"/>
              <w:marBottom w:val="0"/>
              <w:divBdr>
                <w:top w:val="none" w:sz="0" w:space="0" w:color="auto"/>
                <w:left w:val="none" w:sz="0" w:space="0" w:color="auto"/>
                <w:bottom w:val="none" w:sz="0" w:space="0" w:color="auto"/>
                <w:right w:val="none" w:sz="0" w:space="0" w:color="auto"/>
              </w:divBdr>
            </w:div>
            <w:div w:id="2134710845">
              <w:marLeft w:val="0"/>
              <w:marRight w:val="0"/>
              <w:marTop w:val="0"/>
              <w:marBottom w:val="0"/>
              <w:divBdr>
                <w:top w:val="none" w:sz="0" w:space="0" w:color="auto"/>
                <w:left w:val="none" w:sz="0" w:space="0" w:color="auto"/>
                <w:bottom w:val="none" w:sz="0" w:space="0" w:color="auto"/>
                <w:right w:val="none" w:sz="0" w:space="0" w:color="auto"/>
              </w:divBdr>
            </w:div>
          </w:divsChild>
        </w:div>
        <w:div w:id="1120798911">
          <w:marLeft w:val="0"/>
          <w:marRight w:val="0"/>
          <w:marTop w:val="0"/>
          <w:marBottom w:val="0"/>
          <w:divBdr>
            <w:top w:val="none" w:sz="0" w:space="0" w:color="auto"/>
            <w:left w:val="none" w:sz="0" w:space="0" w:color="auto"/>
            <w:bottom w:val="none" w:sz="0" w:space="0" w:color="auto"/>
            <w:right w:val="none" w:sz="0" w:space="0" w:color="auto"/>
          </w:divBdr>
        </w:div>
        <w:div w:id="1121268755">
          <w:marLeft w:val="0"/>
          <w:marRight w:val="0"/>
          <w:marTop w:val="0"/>
          <w:marBottom w:val="0"/>
          <w:divBdr>
            <w:top w:val="none" w:sz="0" w:space="0" w:color="auto"/>
            <w:left w:val="none" w:sz="0" w:space="0" w:color="auto"/>
            <w:bottom w:val="none" w:sz="0" w:space="0" w:color="auto"/>
            <w:right w:val="none" w:sz="0" w:space="0" w:color="auto"/>
          </w:divBdr>
        </w:div>
        <w:div w:id="1122959965">
          <w:marLeft w:val="0"/>
          <w:marRight w:val="0"/>
          <w:marTop w:val="0"/>
          <w:marBottom w:val="0"/>
          <w:divBdr>
            <w:top w:val="none" w:sz="0" w:space="0" w:color="auto"/>
            <w:left w:val="none" w:sz="0" w:space="0" w:color="auto"/>
            <w:bottom w:val="none" w:sz="0" w:space="0" w:color="auto"/>
            <w:right w:val="none" w:sz="0" w:space="0" w:color="auto"/>
          </w:divBdr>
        </w:div>
        <w:div w:id="1131249456">
          <w:marLeft w:val="0"/>
          <w:marRight w:val="0"/>
          <w:marTop w:val="0"/>
          <w:marBottom w:val="0"/>
          <w:divBdr>
            <w:top w:val="none" w:sz="0" w:space="0" w:color="auto"/>
            <w:left w:val="none" w:sz="0" w:space="0" w:color="auto"/>
            <w:bottom w:val="none" w:sz="0" w:space="0" w:color="auto"/>
            <w:right w:val="none" w:sz="0" w:space="0" w:color="auto"/>
          </w:divBdr>
        </w:div>
        <w:div w:id="1141196177">
          <w:marLeft w:val="0"/>
          <w:marRight w:val="0"/>
          <w:marTop w:val="0"/>
          <w:marBottom w:val="0"/>
          <w:divBdr>
            <w:top w:val="none" w:sz="0" w:space="0" w:color="auto"/>
            <w:left w:val="none" w:sz="0" w:space="0" w:color="auto"/>
            <w:bottom w:val="none" w:sz="0" w:space="0" w:color="auto"/>
            <w:right w:val="none" w:sz="0" w:space="0" w:color="auto"/>
          </w:divBdr>
        </w:div>
        <w:div w:id="1143228886">
          <w:marLeft w:val="0"/>
          <w:marRight w:val="0"/>
          <w:marTop w:val="0"/>
          <w:marBottom w:val="0"/>
          <w:divBdr>
            <w:top w:val="none" w:sz="0" w:space="0" w:color="auto"/>
            <w:left w:val="none" w:sz="0" w:space="0" w:color="auto"/>
            <w:bottom w:val="none" w:sz="0" w:space="0" w:color="auto"/>
            <w:right w:val="none" w:sz="0" w:space="0" w:color="auto"/>
          </w:divBdr>
        </w:div>
        <w:div w:id="1145008465">
          <w:marLeft w:val="0"/>
          <w:marRight w:val="0"/>
          <w:marTop w:val="0"/>
          <w:marBottom w:val="0"/>
          <w:divBdr>
            <w:top w:val="none" w:sz="0" w:space="0" w:color="auto"/>
            <w:left w:val="none" w:sz="0" w:space="0" w:color="auto"/>
            <w:bottom w:val="none" w:sz="0" w:space="0" w:color="auto"/>
            <w:right w:val="none" w:sz="0" w:space="0" w:color="auto"/>
          </w:divBdr>
        </w:div>
        <w:div w:id="1146781337">
          <w:marLeft w:val="0"/>
          <w:marRight w:val="0"/>
          <w:marTop w:val="0"/>
          <w:marBottom w:val="0"/>
          <w:divBdr>
            <w:top w:val="none" w:sz="0" w:space="0" w:color="auto"/>
            <w:left w:val="none" w:sz="0" w:space="0" w:color="auto"/>
            <w:bottom w:val="none" w:sz="0" w:space="0" w:color="auto"/>
            <w:right w:val="none" w:sz="0" w:space="0" w:color="auto"/>
          </w:divBdr>
        </w:div>
        <w:div w:id="1153716797">
          <w:marLeft w:val="0"/>
          <w:marRight w:val="0"/>
          <w:marTop w:val="0"/>
          <w:marBottom w:val="0"/>
          <w:divBdr>
            <w:top w:val="none" w:sz="0" w:space="0" w:color="auto"/>
            <w:left w:val="none" w:sz="0" w:space="0" w:color="auto"/>
            <w:bottom w:val="none" w:sz="0" w:space="0" w:color="auto"/>
            <w:right w:val="none" w:sz="0" w:space="0" w:color="auto"/>
          </w:divBdr>
        </w:div>
        <w:div w:id="1157574516">
          <w:marLeft w:val="0"/>
          <w:marRight w:val="0"/>
          <w:marTop w:val="0"/>
          <w:marBottom w:val="0"/>
          <w:divBdr>
            <w:top w:val="none" w:sz="0" w:space="0" w:color="auto"/>
            <w:left w:val="none" w:sz="0" w:space="0" w:color="auto"/>
            <w:bottom w:val="none" w:sz="0" w:space="0" w:color="auto"/>
            <w:right w:val="none" w:sz="0" w:space="0" w:color="auto"/>
          </w:divBdr>
        </w:div>
        <w:div w:id="1158033770">
          <w:marLeft w:val="0"/>
          <w:marRight w:val="0"/>
          <w:marTop w:val="0"/>
          <w:marBottom w:val="0"/>
          <w:divBdr>
            <w:top w:val="none" w:sz="0" w:space="0" w:color="auto"/>
            <w:left w:val="none" w:sz="0" w:space="0" w:color="auto"/>
            <w:bottom w:val="none" w:sz="0" w:space="0" w:color="auto"/>
            <w:right w:val="none" w:sz="0" w:space="0" w:color="auto"/>
          </w:divBdr>
        </w:div>
        <w:div w:id="1158839070">
          <w:marLeft w:val="0"/>
          <w:marRight w:val="0"/>
          <w:marTop w:val="0"/>
          <w:marBottom w:val="0"/>
          <w:divBdr>
            <w:top w:val="none" w:sz="0" w:space="0" w:color="auto"/>
            <w:left w:val="none" w:sz="0" w:space="0" w:color="auto"/>
            <w:bottom w:val="none" w:sz="0" w:space="0" w:color="auto"/>
            <w:right w:val="none" w:sz="0" w:space="0" w:color="auto"/>
          </w:divBdr>
        </w:div>
        <w:div w:id="1164660194">
          <w:marLeft w:val="0"/>
          <w:marRight w:val="0"/>
          <w:marTop w:val="0"/>
          <w:marBottom w:val="0"/>
          <w:divBdr>
            <w:top w:val="none" w:sz="0" w:space="0" w:color="auto"/>
            <w:left w:val="none" w:sz="0" w:space="0" w:color="auto"/>
            <w:bottom w:val="none" w:sz="0" w:space="0" w:color="auto"/>
            <w:right w:val="none" w:sz="0" w:space="0" w:color="auto"/>
          </w:divBdr>
        </w:div>
        <w:div w:id="1165165817">
          <w:marLeft w:val="0"/>
          <w:marRight w:val="0"/>
          <w:marTop w:val="0"/>
          <w:marBottom w:val="0"/>
          <w:divBdr>
            <w:top w:val="none" w:sz="0" w:space="0" w:color="auto"/>
            <w:left w:val="none" w:sz="0" w:space="0" w:color="auto"/>
            <w:bottom w:val="none" w:sz="0" w:space="0" w:color="auto"/>
            <w:right w:val="none" w:sz="0" w:space="0" w:color="auto"/>
          </w:divBdr>
        </w:div>
        <w:div w:id="1167555716">
          <w:marLeft w:val="0"/>
          <w:marRight w:val="0"/>
          <w:marTop w:val="0"/>
          <w:marBottom w:val="0"/>
          <w:divBdr>
            <w:top w:val="none" w:sz="0" w:space="0" w:color="auto"/>
            <w:left w:val="none" w:sz="0" w:space="0" w:color="auto"/>
            <w:bottom w:val="none" w:sz="0" w:space="0" w:color="auto"/>
            <w:right w:val="none" w:sz="0" w:space="0" w:color="auto"/>
          </w:divBdr>
        </w:div>
        <w:div w:id="1168986205">
          <w:marLeft w:val="0"/>
          <w:marRight w:val="0"/>
          <w:marTop w:val="0"/>
          <w:marBottom w:val="0"/>
          <w:divBdr>
            <w:top w:val="none" w:sz="0" w:space="0" w:color="auto"/>
            <w:left w:val="none" w:sz="0" w:space="0" w:color="auto"/>
            <w:bottom w:val="none" w:sz="0" w:space="0" w:color="auto"/>
            <w:right w:val="none" w:sz="0" w:space="0" w:color="auto"/>
          </w:divBdr>
        </w:div>
        <w:div w:id="1173685915">
          <w:marLeft w:val="0"/>
          <w:marRight w:val="0"/>
          <w:marTop w:val="0"/>
          <w:marBottom w:val="0"/>
          <w:divBdr>
            <w:top w:val="none" w:sz="0" w:space="0" w:color="auto"/>
            <w:left w:val="none" w:sz="0" w:space="0" w:color="auto"/>
            <w:bottom w:val="none" w:sz="0" w:space="0" w:color="auto"/>
            <w:right w:val="none" w:sz="0" w:space="0" w:color="auto"/>
          </w:divBdr>
        </w:div>
        <w:div w:id="1178470984">
          <w:marLeft w:val="0"/>
          <w:marRight w:val="0"/>
          <w:marTop w:val="0"/>
          <w:marBottom w:val="0"/>
          <w:divBdr>
            <w:top w:val="none" w:sz="0" w:space="0" w:color="auto"/>
            <w:left w:val="none" w:sz="0" w:space="0" w:color="auto"/>
            <w:bottom w:val="none" w:sz="0" w:space="0" w:color="auto"/>
            <w:right w:val="none" w:sz="0" w:space="0" w:color="auto"/>
          </w:divBdr>
        </w:div>
        <w:div w:id="1190609941">
          <w:marLeft w:val="0"/>
          <w:marRight w:val="0"/>
          <w:marTop w:val="0"/>
          <w:marBottom w:val="0"/>
          <w:divBdr>
            <w:top w:val="none" w:sz="0" w:space="0" w:color="auto"/>
            <w:left w:val="none" w:sz="0" w:space="0" w:color="auto"/>
            <w:bottom w:val="none" w:sz="0" w:space="0" w:color="auto"/>
            <w:right w:val="none" w:sz="0" w:space="0" w:color="auto"/>
          </w:divBdr>
        </w:div>
        <w:div w:id="1193878615">
          <w:marLeft w:val="0"/>
          <w:marRight w:val="0"/>
          <w:marTop w:val="0"/>
          <w:marBottom w:val="0"/>
          <w:divBdr>
            <w:top w:val="none" w:sz="0" w:space="0" w:color="auto"/>
            <w:left w:val="none" w:sz="0" w:space="0" w:color="auto"/>
            <w:bottom w:val="none" w:sz="0" w:space="0" w:color="auto"/>
            <w:right w:val="none" w:sz="0" w:space="0" w:color="auto"/>
          </w:divBdr>
        </w:div>
        <w:div w:id="1197502313">
          <w:marLeft w:val="0"/>
          <w:marRight w:val="0"/>
          <w:marTop w:val="0"/>
          <w:marBottom w:val="0"/>
          <w:divBdr>
            <w:top w:val="none" w:sz="0" w:space="0" w:color="auto"/>
            <w:left w:val="none" w:sz="0" w:space="0" w:color="auto"/>
            <w:bottom w:val="none" w:sz="0" w:space="0" w:color="auto"/>
            <w:right w:val="none" w:sz="0" w:space="0" w:color="auto"/>
          </w:divBdr>
        </w:div>
        <w:div w:id="1199121420">
          <w:marLeft w:val="0"/>
          <w:marRight w:val="0"/>
          <w:marTop w:val="0"/>
          <w:marBottom w:val="0"/>
          <w:divBdr>
            <w:top w:val="none" w:sz="0" w:space="0" w:color="auto"/>
            <w:left w:val="none" w:sz="0" w:space="0" w:color="auto"/>
            <w:bottom w:val="none" w:sz="0" w:space="0" w:color="auto"/>
            <w:right w:val="none" w:sz="0" w:space="0" w:color="auto"/>
          </w:divBdr>
        </w:div>
        <w:div w:id="1200514681">
          <w:marLeft w:val="0"/>
          <w:marRight w:val="0"/>
          <w:marTop w:val="0"/>
          <w:marBottom w:val="0"/>
          <w:divBdr>
            <w:top w:val="none" w:sz="0" w:space="0" w:color="auto"/>
            <w:left w:val="none" w:sz="0" w:space="0" w:color="auto"/>
            <w:bottom w:val="none" w:sz="0" w:space="0" w:color="auto"/>
            <w:right w:val="none" w:sz="0" w:space="0" w:color="auto"/>
          </w:divBdr>
        </w:div>
        <w:div w:id="1207065930">
          <w:marLeft w:val="0"/>
          <w:marRight w:val="0"/>
          <w:marTop w:val="0"/>
          <w:marBottom w:val="0"/>
          <w:divBdr>
            <w:top w:val="none" w:sz="0" w:space="0" w:color="auto"/>
            <w:left w:val="none" w:sz="0" w:space="0" w:color="auto"/>
            <w:bottom w:val="none" w:sz="0" w:space="0" w:color="auto"/>
            <w:right w:val="none" w:sz="0" w:space="0" w:color="auto"/>
          </w:divBdr>
        </w:div>
        <w:div w:id="1209563576">
          <w:marLeft w:val="0"/>
          <w:marRight w:val="0"/>
          <w:marTop w:val="0"/>
          <w:marBottom w:val="0"/>
          <w:divBdr>
            <w:top w:val="none" w:sz="0" w:space="0" w:color="auto"/>
            <w:left w:val="none" w:sz="0" w:space="0" w:color="auto"/>
            <w:bottom w:val="none" w:sz="0" w:space="0" w:color="auto"/>
            <w:right w:val="none" w:sz="0" w:space="0" w:color="auto"/>
          </w:divBdr>
        </w:div>
        <w:div w:id="1212111647">
          <w:marLeft w:val="0"/>
          <w:marRight w:val="0"/>
          <w:marTop w:val="0"/>
          <w:marBottom w:val="0"/>
          <w:divBdr>
            <w:top w:val="none" w:sz="0" w:space="0" w:color="auto"/>
            <w:left w:val="none" w:sz="0" w:space="0" w:color="auto"/>
            <w:bottom w:val="none" w:sz="0" w:space="0" w:color="auto"/>
            <w:right w:val="none" w:sz="0" w:space="0" w:color="auto"/>
          </w:divBdr>
        </w:div>
        <w:div w:id="1214846404">
          <w:marLeft w:val="0"/>
          <w:marRight w:val="0"/>
          <w:marTop w:val="0"/>
          <w:marBottom w:val="0"/>
          <w:divBdr>
            <w:top w:val="none" w:sz="0" w:space="0" w:color="auto"/>
            <w:left w:val="none" w:sz="0" w:space="0" w:color="auto"/>
            <w:bottom w:val="none" w:sz="0" w:space="0" w:color="auto"/>
            <w:right w:val="none" w:sz="0" w:space="0" w:color="auto"/>
          </w:divBdr>
        </w:div>
        <w:div w:id="1217357575">
          <w:marLeft w:val="0"/>
          <w:marRight w:val="0"/>
          <w:marTop w:val="0"/>
          <w:marBottom w:val="0"/>
          <w:divBdr>
            <w:top w:val="none" w:sz="0" w:space="0" w:color="auto"/>
            <w:left w:val="none" w:sz="0" w:space="0" w:color="auto"/>
            <w:bottom w:val="none" w:sz="0" w:space="0" w:color="auto"/>
            <w:right w:val="none" w:sz="0" w:space="0" w:color="auto"/>
          </w:divBdr>
        </w:div>
        <w:div w:id="1218006430">
          <w:marLeft w:val="0"/>
          <w:marRight w:val="0"/>
          <w:marTop w:val="0"/>
          <w:marBottom w:val="0"/>
          <w:divBdr>
            <w:top w:val="none" w:sz="0" w:space="0" w:color="auto"/>
            <w:left w:val="none" w:sz="0" w:space="0" w:color="auto"/>
            <w:bottom w:val="none" w:sz="0" w:space="0" w:color="auto"/>
            <w:right w:val="none" w:sz="0" w:space="0" w:color="auto"/>
          </w:divBdr>
        </w:div>
        <w:div w:id="1222400741">
          <w:marLeft w:val="0"/>
          <w:marRight w:val="0"/>
          <w:marTop w:val="0"/>
          <w:marBottom w:val="0"/>
          <w:divBdr>
            <w:top w:val="none" w:sz="0" w:space="0" w:color="auto"/>
            <w:left w:val="none" w:sz="0" w:space="0" w:color="auto"/>
            <w:bottom w:val="none" w:sz="0" w:space="0" w:color="auto"/>
            <w:right w:val="none" w:sz="0" w:space="0" w:color="auto"/>
          </w:divBdr>
        </w:div>
        <w:div w:id="1223368799">
          <w:marLeft w:val="0"/>
          <w:marRight w:val="0"/>
          <w:marTop w:val="0"/>
          <w:marBottom w:val="0"/>
          <w:divBdr>
            <w:top w:val="none" w:sz="0" w:space="0" w:color="auto"/>
            <w:left w:val="none" w:sz="0" w:space="0" w:color="auto"/>
            <w:bottom w:val="none" w:sz="0" w:space="0" w:color="auto"/>
            <w:right w:val="none" w:sz="0" w:space="0" w:color="auto"/>
          </w:divBdr>
        </w:div>
        <w:div w:id="1229266458">
          <w:marLeft w:val="0"/>
          <w:marRight w:val="0"/>
          <w:marTop w:val="0"/>
          <w:marBottom w:val="0"/>
          <w:divBdr>
            <w:top w:val="none" w:sz="0" w:space="0" w:color="auto"/>
            <w:left w:val="none" w:sz="0" w:space="0" w:color="auto"/>
            <w:bottom w:val="none" w:sz="0" w:space="0" w:color="auto"/>
            <w:right w:val="none" w:sz="0" w:space="0" w:color="auto"/>
          </w:divBdr>
        </w:div>
        <w:div w:id="1230070868">
          <w:marLeft w:val="0"/>
          <w:marRight w:val="0"/>
          <w:marTop w:val="0"/>
          <w:marBottom w:val="0"/>
          <w:divBdr>
            <w:top w:val="none" w:sz="0" w:space="0" w:color="auto"/>
            <w:left w:val="none" w:sz="0" w:space="0" w:color="auto"/>
            <w:bottom w:val="none" w:sz="0" w:space="0" w:color="auto"/>
            <w:right w:val="none" w:sz="0" w:space="0" w:color="auto"/>
          </w:divBdr>
        </w:div>
        <w:div w:id="1234924312">
          <w:marLeft w:val="0"/>
          <w:marRight w:val="0"/>
          <w:marTop w:val="0"/>
          <w:marBottom w:val="0"/>
          <w:divBdr>
            <w:top w:val="none" w:sz="0" w:space="0" w:color="auto"/>
            <w:left w:val="none" w:sz="0" w:space="0" w:color="auto"/>
            <w:bottom w:val="none" w:sz="0" w:space="0" w:color="auto"/>
            <w:right w:val="none" w:sz="0" w:space="0" w:color="auto"/>
          </w:divBdr>
        </w:div>
        <w:div w:id="1238513384">
          <w:marLeft w:val="0"/>
          <w:marRight w:val="0"/>
          <w:marTop w:val="0"/>
          <w:marBottom w:val="0"/>
          <w:divBdr>
            <w:top w:val="none" w:sz="0" w:space="0" w:color="auto"/>
            <w:left w:val="none" w:sz="0" w:space="0" w:color="auto"/>
            <w:bottom w:val="none" w:sz="0" w:space="0" w:color="auto"/>
            <w:right w:val="none" w:sz="0" w:space="0" w:color="auto"/>
          </w:divBdr>
        </w:div>
        <w:div w:id="1244530238">
          <w:marLeft w:val="0"/>
          <w:marRight w:val="0"/>
          <w:marTop w:val="0"/>
          <w:marBottom w:val="0"/>
          <w:divBdr>
            <w:top w:val="none" w:sz="0" w:space="0" w:color="auto"/>
            <w:left w:val="none" w:sz="0" w:space="0" w:color="auto"/>
            <w:bottom w:val="none" w:sz="0" w:space="0" w:color="auto"/>
            <w:right w:val="none" w:sz="0" w:space="0" w:color="auto"/>
          </w:divBdr>
        </w:div>
        <w:div w:id="1244990551">
          <w:marLeft w:val="0"/>
          <w:marRight w:val="0"/>
          <w:marTop w:val="0"/>
          <w:marBottom w:val="0"/>
          <w:divBdr>
            <w:top w:val="none" w:sz="0" w:space="0" w:color="auto"/>
            <w:left w:val="none" w:sz="0" w:space="0" w:color="auto"/>
            <w:bottom w:val="none" w:sz="0" w:space="0" w:color="auto"/>
            <w:right w:val="none" w:sz="0" w:space="0" w:color="auto"/>
          </w:divBdr>
        </w:div>
        <w:div w:id="1249190865">
          <w:marLeft w:val="0"/>
          <w:marRight w:val="0"/>
          <w:marTop w:val="0"/>
          <w:marBottom w:val="0"/>
          <w:divBdr>
            <w:top w:val="none" w:sz="0" w:space="0" w:color="auto"/>
            <w:left w:val="none" w:sz="0" w:space="0" w:color="auto"/>
            <w:bottom w:val="none" w:sz="0" w:space="0" w:color="auto"/>
            <w:right w:val="none" w:sz="0" w:space="0" w:color="auto"/>
          </w:divBdr>
        </w:div>
        <w:div w:id="1253509098">
          <w:marLeft w:val="0"/>
          <w:marRight w:val="0"/>
          <w:marTop w:val="0"/>
          <w:marBottom w:val="0"/>
          <w:divBdr>
            <w:top w:val="none" w:sz="0" w:space="0" w:color="auto"/>
            <w:left w:val="none" w:sz="0" w:space="0" w:color="auto"/>
            <w:bottom w:val="none" w:sz="0" w:space="0" w:color="auto"/>
            <w:right w:val="none" w:sz="0" w:space="0" w:color="auto"/>
          </w:divBdr>
        </w:div>
        <w:div w:id="1255481002">
          <w:marLeft w:val="0"/>
          <w:marRight w:val="0"/>
          <w:marTop w:val="0"/>
          <w:marBottom w:val="0"/>
          <w:divBdr>
            <w:top w:val="none" w:sz="0" w:space="0" w:color="auto"/>
            <w:left w:val="none" w:sz="0" w:space="0" w:color="auto"/>
            <w:bottom w:val="none" w:sz="0" w:space="0" w:color="auto"/>
            <w:right w:val="none" w:sz="0" w:space="0" w:color="auto"/>
          </w:divBdr>
        </w:div>
        <w:div w:id="1260136922">
          <w:marLeft w:val="0"/>
          <w:marRight w:val="0"/>
          <w:marTop w:val="0"/>
          <w:marBottom w:val="0"/>
          <w:divBdr>
            <w:top w:val="none" w:sz="0" w:space="0" w:color="auto"/>
            <w:left w:val="none" w:sz="0" w:space="0" w:color="auto"/>
            <w:bottom w:val="none" w:sz="0" w:space="0" w:color="auto"/>
            <w:right w:val="none" w:sz="0" w:space="0" w:color="auto"/>
          </w:divBdr>
        </w:div>
        <w:div w:id="1260987922">
          <w:marLeft w:val="0"/>
          <w:marRight w:val="0"/>
          <w:marTop w:val="0"/>
          <w:marBottom w:val="0"/>
          <w:divBdr>
            <w:top w:val="none" w:sz="0" w:space="0" w:color="auto"/>
            <w:left w:val="none" w:sz="0" w:space="0" w:color="auto"/>
            <w:bottom w:val="none" w:sz="0" w:space="0" w:color="auto"/>
            <w:right w:val="none" w:sz="0" w:space="0" w:color="auto"/>
          </w:divBdr>
        </w:div>
        <w:div w:id="1266882516">
          <w:marLeft w:val="0"/>
          <w:marRight w:val="0"/>
          <w:marTop w:val="0"/>
          <w:marBottom w:val="0"/>
          <w:divBdr>
            <w:top w:val="none" w:sz="0" w:space="0" w:color="auto"/>
            <w:left w:val="none" w:sz="0" w:space="0" w:color="auto"/>
            <w:bottom w:val="none" w:sz="0" w:space="0" w:color="auto"/>
            <w:right w:val="none" w:sz="0" w:space="0" w:color="auto"/>
          </w:divBdr>
        </w:div>
        <w:div w:id="1268385761">
          <w:marLeft w:val="0"/>
          <w:marRight w:val="0"/>
          <w:marTop w:val="0"/>
          <w:marBottom w:val="0"/>
          <w:divBdr>
            <w:top w:val="none" w:sz="0" w:space="0" w:color="auto"/>
            <w:left w:val="none" w:sz="0" w:space="0" w:color="auto"/>
            <w:bottom w:val="none" w:sz="0" w:space="0" w:color="auto"/>
            <w:right w:val="none" w:sz="0" w:space="0" w:color="auto"/>
          </w:divBdr>
        </w:div>
        <w:div w:id="1278488435">
          <w:marLeft w:val="0"/>
          <w:marRight w:val="0"/>
          <w:marTop w:val="0"/>
          <w:marBottom w:val="0"/>
          <w:divBdr>
            <w:top w:val="none" w:sz="0" w:space="0" w:color="auto"/>
            <w:left w:val="none" w:sz="0" w:space="0" w:color="auto"/>
            <w:bottom w:val="none" w:sz="0" w:space="0" w:color="auto"/>
            <w:right w:val="none" w:sz="0" w:space="0" w:color="auto"/>
          </w:divBdr>
        </w:div>
        <w:div w:id="1281761826">
          <w:marLeft w:val="0"/>
          <w:marRight w:val="0"/>
          <w:marTop w:val="0"/>
          <w:marBottom w:val="0"/>
          <w:divBdr>
            <w:top w:val="none" w:sz="0" w:space="0" w:color="auto"/>
            <w:left w:val="none" w:sz="0" w:space="0" w:color="auto"/>
            <w:bottom w:val="none" w:sz="0" w:space="0" w:color="auto"/>
            <w:right w:val="none" w:sz="0" w:space="0" w:color="auto"/>
          </w:divBdr>
        </w:div>
        <w:div w:id="1283923122">
          <w:marLeft w:val="0"/>
          <w:marRight w:val="0"/>
          <w:marTop w:val="0"/>
          <w:marBottom w:val="0"/>
          <w:divBdr>
            <w:top w:val="none" w:sz="0" w:space="0" w:color="auto"/>
            <w:left w:val="none" w:sz="0" w:space="0" w:color="auto"/>
            <w:bottom w:val="none" w:sz="0" w:space="0" w:color="auto"/>
            <w:right w:val="none" w:sz="0" w:space="0" w:color="auto"/>
          </w:divBdr>
        </w:div>
        <w:div w:id="1286738962">
          <w:marLeft w:val="0"/>
          <w:marRight w:val="0"/>
          <w:marTop w:val="0"/>
          <w:marBottom w:val="0"/>
          <w:divBdr>
            <w:top w:val="none" w:sz="0" w:space="0" w:color="auto"/>
            <w:left w:val="none" w:sz="0" w:space="0" w:color="auto"/>
            <w:bottom w:val="none" w:sz="0" w:space="0" w:color="auto"/>
            <w:right w:val="none" w:sz="0" w:space="0" w:color="auto"/>
          </w:divBdr>
        </w:div>
        <w:div w:id="1286887490">
          <w:marLeft w:val="0"/>
          <w:marRight w:val="0"/>
          <w:marTop w:val="0"/>
          <w:marBottom w:val="0"/>
          <w:divBdr>
            <w:top w:val="none" w:sz="0" w:space="0" w:color="auto"/>
            <w:left w:val="none" w:sz="0" w:space="0" w:color="auto"/>
            <w:bottom w:val="none" w:sz="0" w:space="0" w:color="auto"/>
            <w:right w:val="none" w:sz="0" w:space="0" w:color="auto"/>
          </w:divBdr>
        </w:div>
        <w:div w:id="1288776709">
          <w:marLeft w:val="0"/>
          <w:marRight w:val="0"/>
          <w:marTop w:val="0"/>
          <w:marBottom w:val="0"/>
          <w:divBdr>
            <w:top w:val="none" w:sz="0" w:space="0" w:color="auto"/>
            <w:left w:val="none" w:sz="0" w:space="0" w:color="auto"/>
            <w:bottom w:val="none" w:sz="0" w:space="0" w:color="auto"/>
            <w:right w:val="none" w:sz="0" w:space="0" w:color="auto"/>
          </w:divBdr>
        </w:div>
        <w:div w:id="1291858115">
          <w:marLeft w:val="0"/>
          <w:marRight w:val="0"/>
          <w:marTop w:val="0"/>
          <w:marBottom w:val="0"/>
          <w:divBdr>
            <w:top w:val="none" w:sz="0" w:space="0" w:color="auto"/>
            <w:left w:val="none" w:sz="0" w:space="0" w:color="auto"/>
            <w:bottom w:val="none" w:sz="0" w:space="0" w:color="auto"/>
            <w:right w:val="none" w:sz="0" w:space="0" w:color="auto"/>
          </w:divBdr>
        </w:div>
        <w:div w:id="1303922421">
          <w:marLeft w:val="0"/>
          <w:marRight w:val="0"/>
          <w:marTop w:val="0"/>
          <w:marBottom w:val="0"/>
          <w:divBdr>
            <w:top w:val="none" w:sz="0" w:space="0" w:color="auto"/>
            <w:left w:val="none" w:sz="0" w:space="0" w:color="auto"/>
            <w:bottom w:val="none" w:sz="0" w:space="0" w:color="auto"/>
            <w:right w:val="none" w:sz="0" w:space="0" w:color="auto"/>
          </w:divBdr>
        </w:div>
        <w:div w:id="1312521612">
          <w:marLeft w:val="0"/>
          <w:marRight w:val="0"/>
          <w:marTop w:val="0"/>
          <w:marBottom w:val="0"/>
          <w:divBdr>
            <w:top w:val="none" w:sz="0" w:space="0" w:color="auto"/>
            <w:left w:val="none" w:sz="0" w:space="0" w:color="auto"/>
            <w:bottom w:val="none" w:sz="0" w:space="0" w:color="auto"/>
            <w:right w:val="none" w:sz="0" w:space="0" w:color="auto"/>
          </w:divBdr>
        </w:div>
        <w:div w:id="1324432169">
          <w:marLeft w:val="0"/>
          <w:marRight w:val="0"/>
          <w:marTop w:val="0"/>
          <w:marBottom w:val="0"/>
          <w:divBdr>
            <w:top w:val="none" w:sz="0" w:space="0" w:color="auto"/>
            <w:left w:val="none" w:sz="0" w:space="0" w:color="auto"/>
            <w:bottom w:val="none" w:sz="0" w:space="0" w:color="auto"/>
            <w:right w:val="none" w:sz="0" w:space="0" w:color="auto"/>
          </w:divBdr>
        </w:div>
        <w:div w:id="1326670801">
          <w:marLeft w:val="0"/>
          <w:marRight w:val="0"/>
          <w:marTop w:val="0"/>
          <w:marBottom w:val="0"/>
          <w:divBdr>
            <w:top w:val="none" w:sz="0" w:space="0" w:color="auto"/>
            <w:left w:val="none" w:sz="0" w:space="0" w:color="auto"/>
            <w:bottom w:val="none" w:sz="0" w:space="0" w:color="auto"/>
            <w:right w:val="none" w:sz="0" w:space="0" w:color="auto"/>
          </w:divBdr>
        </w:div>
        <w:div w:id="1338077879">
          <w:marLeft w:val="0"/>
          <w:marRight w:val="0"/>
          <w:marTop w:val="0"/>
          <w:marBottom w:val="0"/>
          <w:divBdr>
            <w:top w:val="none" w:sz="0" w:space="0" w:color="auto"/>
            <w:left w:val="none" w:sz="0" w:space="0" w:color="auto"/>
            <w:bottom w:val="none" w:sz="0" w:space="0" w:color="auto"/>
            <w:right w:val="none" w:sz="0" w:space="0" w:color="auto"/>
          </w:divBdr>
        </w:div>
        <w:div w:id="1342076880">
          <w:marLeft w:val="0"/>
          <w:marRight w:val="0"/>
          <w:marTop w:val="0"/>
          <w:marBottom w:val="0"/>
          <w:divBdr>
            <w:top w:val="none" w:sz="0" w:space="0" w:color="auto"/>
            <w:left w:val="none" w:sz="0" w:space="0" w:color="auto"/>
            <w:bottom w:val="none" w:sz="0" w:space="0" w:color="auto"/>
            <w:right w:val="none" w:sz="0" w:space="0" w:color="auto"/>
          </w:divBdr>
        </w:div>
        <w:div w:id="1344434474">
          <w:marLeft w:val="0"/>
          <w:marRight w:val="0"/>
          <w:marTop w:val="0"/>
          <w:marBottom w:val="0"/>
          <w:divBdr>
            <w:top w:val="none" w:sz="0" w:space="0" w:color="auto"/>
            <w:left w:val="none" w:sz="0" w:space="0" w:color="auto"/>
            <w:bottom w:val="none" w:sz="0" w:space="0" w:color="auto"/>
            <w:right w:val="none" w:sz="0" w:space="0" w:color="auto"/>
          </w:divBdr>
        </w:div>
        <w:div w:id="1352684561">
          <w:marLeft w:val="0"/>
          <w:marRight w:val="0"/>
          <w:marTop w:val="0"/>
          <w:marBottom w:val="0"/>
          <w:divBdr>
            <w:top w:val="none" w:sz="0" w:space="0" w:color="auto"/>
            <w:left w:val="none" w:sz="0" w:space="0" w:color="auto"/>
            <w:bottom w:val="none" w:sz="0" w:space="0" w:color="auto"/>
            <w:right w:val="none" w:sz="0" w:space="0" w:color="auto"/>
          </w:divBdr>
        </w:div>
        <w:div w:id="1356081677">
          <w:marLeft w:val="0"/>
          <w:marRight w:val="0"/>
          <w:marTop w:val="0"/>
          <w:marBottom w:val="0"/>
          <w:divBdr>
            <w:top w:val="none" w:sz="0" w:space="0" w:color="auto"/>
            <w:left w:val="none" w:sz="0" w:space="0" w:color="auto"/>
            <w:bottom w:val="none" w:sz="0" w:space="0" w:color="auto"/>
            <w:right w:val="none" w:sz="0" w:space="0" w:color="auto"/>
          </w:divBdr>
        </w:div>
        <w:div w:id="1363700911">
          <w:marLeft w:val="0"/>
          <w:marRight w:val="0"/>
          <w:marTop w:val="0"/>
          <w:marBottom w:val="0"/>
          <w:divBdr>
            <w:top w:val="none" w:sz="0" w:space="0" w:color="auto"/>
            <w:left w:val="none" w:sz="0" w:space="0" w:color="auto"/>
            <w:bottom w:val="none" w:sz="0" w:space="0" w:color="auto"/>
            <w:right w:val="none" w:sz="0" w:space="0" w:color="auto"/>
          </w:divBdr>
        </w:div>
        <w:div w:id="1364669102">
          <w:marLeft w:val="0"/>
          <w:marRight w:val="0"/>
          <w:marTop w:val="0"/>
          <w:marBottom w:val="0"/>
          <w:divBdr>
            <w:top w:val="none" w:sz="0" w:space="0" w:color="auto"/>
            <w:left w:val="none" w:sz="0" w:space="0" w:color="auto"/>
            <w:bottom w:val="none" w:sz="0" w:space="0" w:color="auto"/>
            <w:right w:val="none" w:sz="0" w:space="0" w:color="auto"/>
          </w:divBdr>
        </w:div>
        <w:div w:id="1368989635">
          <w:marLeft w:val="0"/>
          <w:marRight w:val="0"/>
          <w:marTop w:val="0"/>
          <w:marBottom w:val="0"/>
          <w:divBdr>
            <w:top w:val="none" w:sz="0" w:space="0" w:color="auto"/>
            <w:left w:val="none" w:sz="0" w:space="0" w:color="auto"/>
            <w:bottom w:val="none" w:sz="0" w:space="0" w:color="auto"/>
            <w:right w:val="none" w:sz="0" w:space="0" w:color="auto"/>
          </w:divBdr>
        </w:div>
        <w:div w:id="1372152577">
          <w:marLeft w:val="0"/>
          <w:marRight w:val="0"/>
          <w:marTop w:val="0"/>
          <w:marBottom w:val="0"/>
          <w:divBdr>
            <w:top w:val="none" w:sz="0" w:space="0" w:color="auto"/>
            <w:left w:val="none" w:sz="0" w:space="0" w:color="auto"/>
            <w:bottom w:val="none" w:sz="0" w:space="0" w:color="auto"/>
            <w:right w:val="none" w:sz="0" w:space="0" w:color="auto"/>
          </w:divBdr>
        </w:div>
        <w:div w:id="1375498827">
          <w:marLeft w:val="0"/>
          <w:marRight w:val="0"/>
          <w:marTop w:val="0"/>
          <w:marBottom w:val="0"/>
          <w:divBdr>
            <w:top w:val="none" w:sz="0" w:space="0" w:color="auto"/>
            <w:left w:val="none" w:sz="0" w:space="0" w:color="auto"/>
            <w:bottom w:val="none" w:sz="0" w:space="0" w:color="auto"/>
            <w:right w:val="none" w:sz="0" w:space="0" w:color="auto"/>
          </w:divBdr>
        </w:div>
        <w:div w:id="1381515112">
          <w:marLeft w:val="0"/>
          <w:marRight w:val="0"/>
          <w:marTop w:val="0"/>
          <w:marBottom w:val="0"/>
          <w:divBdr>
            <w:top w:val="none" w:sz="0" w:space="0" w:color="auto"/>
            <w:left w:val="none" w:sz="0" w:space="0" w:color="auto"/>
            <w:bottom w:val="none" w:sz="0" w:space="0" w:color="auto"/>
            <w:right w:val="none" w:sz="0" w:space="0" w:color="auto"/>
          </w:divBdr>
        </w:div>
        <w:div w:id="1382942072">
          <w:marLeft w:val="0"/>
          <w:marRight w:val="0"/>
          <w:marTop w:val="0"/>
          <w:marBottom w:val="0"/>
          <w:divBdr>
            <w:top w:val="none" w:sz="0" w:space="0" w:color="auto"/>
            <w:left w:val="none" w:sz="0" w:space="0" w:color="auto"/>
            <w:bottom w:val="none" w:sz="0" w:space="0" w:color="auto"/>
            <w:right w:val="none" w:sz="0" w:space="0" w:color="auto"/>
          </w:divBdr>
        </w:div>
        <w:div w:id="1385451393">
          <w:marLeft w:val="0"/>
          <w:marRight w:val="0"/>
          <w:marTop w:val="0"/>
          <w:marBottom w:val="0"/>
          <w:divBdr>
            <w:top w:val="none" w:sz="0" w:space="0" w:color="auto"/>
            <w:left w:val="none" w:sz="0" w:space="0" w:color="auto"/>
            <w:bottom w:val="none" w:sz="0" w:space="0" w:color="auto"/>
            <w:right w:val="none" w:sz="0" w:space="0" w:color="auto"/>
          </w:divBdr>
        </w:div>
        <w:div w:id="1386370522">
          <w:marLeft w:val="0"/>
          <w:marRight w:val="0"/>
          <w:marTop w:val="0"/>
          <w:marBottom w:val="0"/>
          <w:divBdr>
            <w:top w:val="none" w:sz="0" w:space="0" w:color="auto"/>
            <w:left w:val="none" w:sz="0" w:space="0" w:color="auto"/>
            <w:bottom w:val="none" w:sz="0" w:space="0" w:color="auto"/>
            <w:right w:val="none" w:sz="0" w:space="0" w:color="auto"/>
          </w:divBdr>
        </w:div>
        <w:div w:id="1399552231">
          <w:marLeft w:val="0"/>
          <w:marRight w:val="0"/>
          <w:marTop w:val="0"/>
          <w:marBottom w:val="0"/>
          <w:divBdr>
            <w:top w:val="none" w:sz="0" w:space="0" w:color="auto"/>
            <w:left w:val="none" w:sz="0" w:space="0" w:color="auto"/>
            <w:bottom w:val="none" w:sz="0" w:space="0" w:color="auto"/>
            <w:right w:val="none" w:sz="0" w:space="0" w:color="auto"/>
          </w:divBdr>
        </w:div>
        <w:div w:id="1404058683">
          <w:marLeft w:val="0"/>
          <w:marRight w:val="0"/>
          <w:marTop w:val="0"/>
          <w:marBottom w:val="0"/>
          <w:divBdr>
            <w:top w:val="none" w:sz="0" w:space="0" w:color="auto"/>
            <w:left w:val="none" w:sz="0" w:space="0" w:color="auto"/>
            <w:bottom w:val="none" w:sz="0" w:space="0" w:color="auto"/>
            <w:right w:val="none" w:sz="0" w:space="0" w:color="auto"/>
          </w:divBdr>
        </w:div>
        <w:div w:id="1411199397">
          <w:marLeft w:val="0"/>
          <w:marRight w:val="0"/>
          <w:marTop w:val="0"/>
          <w:marBottom w:val="0"/>
          <w:divBdr>
            <w:top w:val="none" w:sz="0" w:space="0" w:color="auto"/>
            <w:left w:val="none" w:sz="0" w:space="0" w:color="auto"/>
            <w:bottom w:val="none" w:sz="0" w:space="0" w:color="auto"/>
            <w:right w:val="none" w:sz="0" w:space="0" w:color="auto"/>
          </w:divBdr>
        </w:div>
        <w:div w:id="1413963811">
          <w:marLeft w:val="0"/>
          <w:marRight w:val="0"/>
          <w:marTop w:val="0"/>
          <w:marBottom w:val="0"/>
          <w:divBdr>
            <w:top w:val="none" w:sz="0" w:space="0" w:color="auto"/>
            <w:left w:val="none" w:sz="0" w:space="0" w:color="auto"/>
            <w:bottom w:val="none" w:sz="0" w:space="0" w:color="auto"/>
            <w:right w:val="none" w:sz="0" w:space="0" w:color="auto"/>
          </w:divBdr>
        </w:div>
        <w:div w:id="1431386916">
          <w:marLeft w:val="0"/>
          <w:marRight w:val="0"/>
          <w:marTop w:val="0"/>
          <w:marBottom w:val="0"/>
          <w:divBdr>
            <w:top w:val="none" w:sz="0" w:space="0" w:color="auto"/>
            <w:left w:val="none" w:sz="0" w:space="0" w:color="auto"/>
            <w:bottom w:val="none" w:sz="0" w:space="0" w:color="auto"/>
            <w:right w:val="none" w:sz="0" w:space="0" w:color="auto"/>
          </w:divBdr>
        </w:div>
        <w:div w:id="1438523674">
          <w:marLeft w:val="0"/>
          <w:marRight w:val="0"/>
          <w:marTop w:val="0"/>
          <w:marBottom w:val="0"/>
          <w:divBdr>
            <w:top w:val="none" w:sz="0" w:space="0" w:color="auto"/>
            <w:left w:val="none" w:sz="0" w:space="0" w:color="auto"/>
            <w:bottom w:val="none" w:sz="0" w:space="0" w:color="auto"/>
            <w:right w:val="none" w:sz="0" w:space="0" w:color="auto"/>
          </w:divBdr>
        </w:div>
        <w:div w:id="1445691347">
          <w:marLeft w:val="0"/>
          <w:marRight w:val="0"/>
          <w:marTop w:val="0"/>
          <w:marBottom w:val="0"/>
          <w:divBdr>
            <w:top w:val="none" w:sz="0" w:space="0" w:color="auto"/>
            <w:left w:val="none" w:sz="0" w:space="0" w:color="auto"/>
            <w:bottom w:val="none" w:sz="0" w:space="0" w:color="auto"/>
            <w:right w:val="none" w:sz="0" w:space="0" w:color="auto"/>
          </w:divBdr>
        </w:div>
        <w:div w:id="1451241690">
          <w:marLeft w:val="0"/>
          <w:marRight w:val="0"/>
          <w:marTop w:val="0"/>
          <w:marBottom w:val="0"/>
          <w:divBdr>
            <w:top w:val="none" w:sz="0" w:space="0" w:color="auto"/>
            <w:left w:val="none" w:sz="0" w:space="0" w:color="auto"/>
            <w:bottom w:val="none" w:sz="0" w:space="0" w:color="auto"/>
            <w:right w:val="none" w:sz="0" w:space="0" w:color="auto"/>
          </w:divBdr>
        </w:div>
        <w:div w:id="1455978472">
          <w:marLeft w:val="0"/>
          <w:marRight w:val="0"/>
          <w:marTop w:val="0"/>
          <w:marBottom w:val="0"/>
          <w:divBdr>
            <w:top w:val="none" w:sz="0" w:space="0" w:color="auto"/>
            <w:left w:val="none" w:sz="0" w:space="0" w:color="auto"/>
            <w:bottom w:val="none" w:sz="0" w:space="0" w:color="auto"/>
            <w:right w:val="none" w:sz="0" w:space="0" w:color="auto"/>
          </w:divBdr>
        </w:div>
        <w:div w:id="1468161860">
          <w:marLeft w:val="0"/>
          <w:marRight w:val="0"/>
          <w:marTop w:val="0"/>
          <w:marBottom w:val="0"/>
          <w:divBdr>
            <w:top w:val="none" w:sz="0" w:space="0" w:color="auto"/>
            <w:left w:val="none" w:sz="0" w:space="0" w:color="auto"/>
            <w:bottom w:val="none" w:sz="0" w:space="0" w:color="auto"/>
            <w:right w:val="none" w:sz="0" w:space="0" w:color="auto"/>
          </w:divBdr>
        </w:div>
        <w:div w:id="1475561134">
          <w:marLeft w:val="0"/>
          <w:marRight w:val="0"/>
          <w:marTop w:val="0"/>
          <w:marBottom w:val="0"/>
          <w:divBdr>
            <w:top w:val="none" w:sz="0" w:space="0" w:color="auto"/>
            <w:left w:val="none" w:sz="0" w:space="0" w:color="auto"/>
            <w:bottom w:val="none" w:sz="0" w:space="0" w:color="auto"/>
            <w:right w:val="none" w:sz="0" w:space="0" w:color="auto"/>
          </w:divBdr>
        </w:div>
        <w:div w:id="1476488832">
          <w:marLeft w:val="0"/>
          <w:marRight w:val="0"/>
          <w:marTop w:val="0"/>
          <w:marBottom w:val="0"/>
          <w:divBdr>
            <w:top w:val="none" w:sz="0" w:space="0" w:color="auto"/>
            <w:left w:val="none" w:sz="0" w:space="0" w:color="auto"/>
            <w:bottom w:val="none" w:sz="0" w:space="0" w:color="auto"/>
            <w:right w:val="none" w:sz="0" w:space="0" w:color="auto"/>
          </w:divBdr>
        </w:div>
        <w:div w:id="1476801749">
          <w:marLeft w:val="0"/>
          <w:marRight w:val="0"/>
          <w:marTop w:val="0"/>
          <w:marBottom w:val="0"/>
          <w:divBdr>
            <w:top w:val="none" w:sz="0" w:space="0" w:color="auto"/>
            <w:left w:val="none" w:sz="0" w:space="0" w:color="auto"/>
            <w:bottom w:val="none" w:sz="0" w:space="0" w:color="auto"/>
            <w:right w:val="none" w:sz="0" w:space="0" w:color="auto"/>
          </w:divBdr>
        </w:div>
        <w:div w:id="1486437163">
          <w:marLeft w:val="0"/>
          <w:marRight w:val="0"/>
          <w:marTop w:val="0"/>
          <w:marBottom w:val="0"/>
          <w:divBdr>
            <w:top w:val="none" w:sz="0" w:space="0" w:color="auto"/>
            <w:left w:val="none" w:sz="0" w:space="0" w:color="auto"/>
            <w:bottom w:val="none" w:sz="0" w:space="0" w:color="auto"/>
            <w:right w:val="none" w:sz="0" w:space="0" w:color="auto"/>
          </w:divBdr>
        </w:div>
        <w:div w:id="1491361837">
          <w:marLeft w:val="0"/>
          <w:marRight w:val="0"/>
          <w:marTop w:val="0"/>
          <w:marBottom w:val="0"/>
          <w:divBdr>
            <w:top w:val="none" w:sz="0" w:space="0" w:color="auto"/>
            <w:left w:val="none" w:sz="0" w:space="0" w:color="auto"/>
            <w:bottom w:val="none" w:sz="0" w:space="0" w:color="auto"/>
            <w:right w:val="none" w:sz="0" w:space="0" w:color="auto"/>
          </w:divBdr>
        </w:div>
        <w:div w:id="1491411563">
          <w:marLeft w:val="0"/>
          <w:marRight w:val="0"/>
          <w:marTop w:val="0"/>
          <w:marBottom w:val="0"/>
          <w:divBdr>
            <w:top w:val="none" w:sz="0" w:space="0" w:color="auto"/>
            <w:left w:val="none" w:sz="0" w:space="0" w:color="auto"/>
            <w:bottom w:val="none" w:sz="0" w:space="0" w:color="auto"/>
            <w:right w:val="none" w:sz="0" w:space="0" w:color="auto"/>
          </w:divBdr>
        </w:div>
        <w:div w:id="1492213499">
          <w:marLeft w:val="0"/>
          <w:marRight w:val="0"/>
          <w:marTop w:val="0"/>
          <w:marBottom w:val="0"/>
          <w:divBdr>
            <w:top w:val="none" w:sz="0" w:space="0" w:color="auto"/>
            <w:left w:val="none" w:sz="0" w:space="0" w:color="auto"/>
            <w:bottom w:val="none" w:sz="0" w:space="0" w:color="auto"/>
            <w:right w:val="none" w:sz="0" w:space="0" w:color="auto"/>
          </w:divBdr>
        </w:div>
        <w:div w:id="1496457203">
          <w:marLeft w:val="0"/>
          <w:marRight w:val="0"/>
          <w:marTop w:val="0"/>
          <w:marBottom w:val="0"/>
          <w:divBdr>
            <w:top w:val="none" w:sz="0" w:space="0" w:color="auto"/>
            <w:left w:val="none" w:sz="0" w:space="0" w:color="auto"/>
            <w:bottom w:val="none" w:sz="0" w:space="0" w:color="auto"/>
            <w:right w:val="none" w:sz="0" w:space="0" w:color="auto"/>
          </w:divBdr>
        </w:div>
        <w:div w:id="1503349962">
          <w:marLeft w:val="0"/>
          <w:marRight w:val="0"/>
          <w:marTop w:val="0"/>
          <w:marBottom w:val="0"/>
          <w:divBdr>
            <w:top w:val="none" w:sz="0" w:space="0" w:color="auto"/>
            <w:left w:val="none" w:sz="0" w:space="0" w:color="auto"/>
            <w:bottom w:val="none" w:sz="0" w:space="0" w:color="auto"/>
            <w:right w:val="none" w:sz="0" w:space="0" w:color="auto"/>
          </w:divBdr>
        </w:div>
        <w:div w:id="1507213182">
          <w:marLeft w:val="0"/>
          <w:marRight w:val="0"/>
          <w:marTop w:val="0"/>
          <w:marBottom w:val="0"/>
          <w:divBdr>
            <w:top w:val="none" w:sz="0" w:space="0" w:color="auto"/>
            <w:left w:val="none" w:sz="0" w:space="0" w:color="auto"/>
            <w:bottom w:val="none" w:sz="0" w:space="0" w:color="auto"/>
            <w:right w:val="none" w:sz="0" w:space="0" w:color="auto"/>
          </w:divBdr>
        </w:div>
        <w:div w:id="1510673931">
          <w:marLeft w:val="0"/>
          <w:marRight w:val="0"/>
          <w:marTop w:val="0"/>
          <w:marBottom w:val="0"/>
          <w:divBdr>
            <w:top w:val="none" w:sz="0" w:space="0" w:color="auto"/>
            <w:left w:val="none" w:sz="0" w:space="0" w:color="auto"/>
            <w:bottom w:val="none" w:sz="0" w:space="0" w:color="auto"/>
            <w:right w:val="none" w:sz="0" w:space="0" w:color="auto"/>
          </w:divBdr>
        </w:div>
        <w:div w:id="1516262466">
          <w:marLeft w:val="0"/>
          <w:marRight w:val="0"/>
          <w:marTop w:val="0"/>
          <w:marBottom w:val="0"/>
          <w:divBdr>
            <w:top w:val="none" w:sz="0" w:space="0" w:color="auto"/>
            <w:left w:val="none" w:sz="0" w:space="0" w:color="auto"/>
            <w:bottom w:val="none" w:sz="0" w:space="0" w:color="auto"/>
            <w:right w:val="none" w:sz="0" w:space="0" w:color="auto"/>
          </w:divBdr>
        </w:div>
        <w:div w:id="1520654753">
          <w:marLeft w:val="0"/>
          <w:marRight w:val="0"/>
          <w:marTop w:val="0"/>
          <w:marBottom w:val="0"/>
          <w:divBdr>
            <w:top w:val="none" w:sz="0" w:space="0" w:color="auto"/>
            <w:left w:val="none" w:sz="0" w:space="0" w:color="auto"/>
            <w:bottom w:val="none" w:sz="0" w:space="0" w:color="auto"/>
            <w:right w:val="none" w:sz="0" w:space="0" w:color="auto"/>
          </w:divBdr>
        </w:div>
        <w:div w:id="1529372976">
          <w:marLeft w:val="0"/>
          <w:marRight w:val="0"/>
          <w:marTop w:val="0"/>
          <w:marBottom w:val="0"/>
          <w:divBdr>
            <w:top w:val="none" w:sz="0" w:space="0" w:color="auto"/>
            <w:left w:val="none" w:sz="0" w:space="0" w:color="auto"/>
            <w:bottom w:val="none" w:sz="0" w:space="0" w:color="auto"/>
            <w:right w:val="none" w:sz="0" w:space="0" w:color="auto"/>
          </w:divBdr>
        </w:div>
        <w:div w:id="1530532291">
          <w:marLeft w:val="0"/>
          <w:marRight w:val="0"/>
          <w:marTop w:val="0"/>
          <w:marBottom w:val="0"/>
          <w:divBdr>
            <w:top w:val="none" w:sz="0" w:space="0" w:color="auto"/>
            <w:left w:val="none" w:sz="0" w:space="0" w:color="auto"/>
            <w:bottom w:val="none" w:sz="0" w:space="0" w:color="auto"/>
            <w:right w:val="none" w:sz="0" w:space="0" w:color="auto"/>
          </w:divBdr>
        </w:div>
        <w:div w:id="1530754887">
          <w:marLeft w:val="0"/>
          <w:marRight w:val="0"/>
          <w:marTop w:val="0"/>
          <w:marBottom w:val="0"/>
          <w:divBdr>
            <w:top w:val="none" w:sz="0" w:space="0" w:color="auto"/>
            <w:left w:val="none" w:sz="0" w:space="0" w:color="auto"/>
            <w:bottom w:val="none" w:sz="0" w:space="0" w:color="auto"/>
            <w:right w:val="none" w:sz="0" w:space="0" w:color="auto"/>
          </w:divBdr>
        </w:div>
        <w:div w:id="1535852547">
          <w:marLeft w:val="0"/>
          <w:marRight w:val="0"/>
          <w:marTop w:val="0"/>
          <w:marBottom w:val="0"/>
          <w:divBdr>
            <w:top w:val="none" w:sz="0" w:space="0" w:color="auto"/>
            <w:left w:val="none" w:sz="0" w:space="0" w:color="auto"/>
            <w:bottom w:val="none" w:sz="0" w:space="0" w:color="auto"/>
            <w:right w:val="none" w:sz="0" w:space="0" w:color="auto"/>
          </w:divBdr>
        </w:div>
        <w:div w:id="1539781450">
          <w:marLeft w:val="0"/>
          <w:marRight w:val="0"/>
          <w:marTop w:val="0"/>
          <w:marBottom w:val="0"/>
          <w:divBdr>
            <w:top w:val="none" w:sz="0" w:space="0" w:color="auto"/>
            <w:left w:val="none" w:sz="0" w:space="0" w:color="auto"/>
            <w:bottom w:val="none" w:sz="0" w:space="0" w:color="auto"/>
            <w:right w:val="none" w:sz="0" w:space="0" w:color="auto"/>
          </w:divBdr>
        </w:div>
        <w:div w:id="1540169585">
          <w:marLeft w:val="0"/>
          <w:marRight w:val="0"/>
          <w:marTop w:val="0"/>
          <w:marBottom w:val="0"/>
          <w:divBdr>
            <w:top w:val="none" w:sz="0" w:space="0" w:color="auto"/>
            <w:left w:val="none" w:sz="0" w:space="0" w:color="auto"/>
            <w:bottom w:val="none" w:sz="0" w:space="0" w:color="auto"/>
            <w:right w:val="none" w:sz="0" w:space="0" w:color="auto"/>
          </w:divBdr>
        </w:div>
        <w:div w:id="1540585282">
          <w:marLeft w:val="0"/>
          <w:marRight w:val="0"/>
          <w:marTop w:val="0"/>
          <w:marBottom w:val="0"/>
          <w:divBdr>
            <w:top w:val="none" w:sz="0" w:space="0" w:color="auto"/>
            <w:left w:val="none" w:sz="0" w:space="0" w:color="auto"/>
            <w:bottom w:val="none" w:sz="0" w:space="0" w:color="auto"/>
            <w:right w:val="none" w:sz="0" w:space="0" w:color="auto"/>
          </w:divBdr>
        </w:div>
        <w:div w:id="1545170461">
          <w:marLeft w:val="0"/>
          <w:marRight w:val="0"/>
          <w:marTop w:val="0"/>
          <w:marBottom w:val="0"/>
          <w:divBdr>
            <w:top w:val="none" w:sz="0" w:space="0" w:color="auto"/>
            <w:left w:val="none" w:sz="0" w:space="0" w:color="auto"/>
            <w:bottom w:val="none" w:sz="0" w:space="0" w:color="auto"/>
            <w:right w:val="none" w:sz="0" w:space="0" w:color="auto"/>
          </w:divBdr>
        </w:div>
        <w:div w:id="1546481363">
          <w:marLeft w:val="0"/>
          <w:marRight w:val="0"/>
          <w:marTop w:val="0"/>
          <w:marBottom w:val="0"/>
          <w:divBdr>
            <w:top w:val="none" w:sz="0" w:space="0" w:color="auto"/>
            <w:left w:val="none" w:sz="0" w:space="0" w:color="auto"/>
            <w:bottom w:val="none" w:sz="0" w:space="0" w:color="auto"/>
            <w:right w:val="none" w:sz="0" w:space="0" w:color="auto"/>
          </w:divBdr>
        </w:div>
        <w:div w:id="1553276072">
          <w:marLeft w:val="0"/>
          <w:marRight w:val="0"/>
          <w:marTop w:val="0"/>
          <w:marBottom w:val="0"/>
          <w:divBdr>
            <w:top w:val="none" w:sz="0" w:space="0" w:color="auto"/>
            <w:left w:val="none" w:sz="0" w:space="0" w:color="auto"/>
            <w:bottom w:val="none" w:sz="0" w:space="0" w:color="auto"/>
            <w:right w:val="none" w:sz="0" w:space="0" w:color="auto"/>
          </w:divBdr>
        </w:div>
        <w:div w:id="1553881859">
          <w:marLeft w:val="0"/>
          <w:marRight w:val="0"/>
          <w:marTop w:val="0"/>
          <w:marBottom w:val="0"/>
          <w:divBdr>
            <w:top w:val="none" w:sz="0" w:space="0" w:color="auto"/>
            <w:left w:val="none" w:sz="0" w:space="0" w:color="auto"/>
            <w:bottom w:val="none" w:sz="0" w:space="0" w:color="auto"/>
            <w:right w:val="none" w:sz="0" w:space="0" w:color="auto"/>
          </w:divBdr>
        </w:div>
        <w:div w:id="1557860927">
          <w:marLeft w:val="0"/>
          <w:marRight w:val="0"/>
          <w:marTop w:val="0"/>
          <w:marBottom w:val="0"/>
          <w:divBdr>
            <w:top w:val="none" w:sz="0" w:space="0" w:color="auto"/>
            <w:left w:val="none" w:sz="0" w:space="0" w:color="auto"/>
            <w:bottom w:val="none" w:sz="0" w:space="0" w:color="auto"/>
            <w:right w:val="none" w:sz="0" w:space="0" w:color="auto"/>
          </w:divBdr>
        </w:div>
        <w:div w:id="1565287583">
          <w:marLeft w:val="0"/>
          <w:marRight w:val="0"/>
          <w:marTop w:val="0"/>
          <w:marBottom w:val="0"/>
          <w:divBdr>
            <w:top w:val="none" w:sz="0" w:space="0" w:color="auto"/>
            <w:left w:val="none" w:sz="0" w:space="0" w:color="auto"/>
            <w:bottom w:val="none" w:sz="0" w:space="0" w:color="auto"/>
            <w:right w:val="none" w:sz="0" w:space="0" w:color="auto"/>
          </w:divBdr>
        </w:div>
        <w:div w:id="1566448328">
          <w:marLeft w:val="0"/>
          <w:marRight w:val="0"/>
          <w:marTop w:val="0"/>
          <w:marBottom w:val="0"/>
          <w:divBdr>
            <w:top w:val="none" w:sz="0" w:space="0" w:color="auto"/>
            <w:left w:val="none" w:sz="0" w:space="0" w:color="auto"/>
            <w:bottom w:val="none" w:sz="0" w:space="0" w:color="auto"/>
            <w:right w:val="none" w:sz="0" w:space="0" w:color="auto"/>
          </w:divBdr>
          <w:divsChild>
            <w:div w:id="933780579">
              <w:marLeft w:val="0"/>
              <w:marRight w:val="0"/>
              <w:marTop w:val="0"/>
              <w:marBottom w:val="0"/>
              <w:divBdr>
                <w:top w:val="none" w:sz="0" w:space="0" w:color="auto"/>
                <w:left w:val="none" w:sz="0" w:space="0" w:color="auto"/>
                <w:bottom w:val="none" w:sz="0" w:space="0" w:color="auto"/>
                <w:right w:val="none" w:sz="0" w:space="0" w:color="auto"/>
              </w:divBdr>
            </w:div>
            <w:div w:id="1070927409">
              <w:marLeft w:val="0"/>
              <w:marRight w:val="0"/>
              <w:marTop w:val="0"/>
              <w:marBottom w:val="0"/>
              <w:divBdr>
                <w:top w:val="none" w:sz="0" w:space="0" w:color="auto"/>
                <w:left w:val="none" w:sz="0" w:space="0" w:color="auto"/>
                <w:bottom w:val="none" w:sz="0" w:space="0" w:color="auto"/>
                <w:right w:val="none" w:sz="0" w:space="0" w:color="auto"/>
              </w:divBdr>
            </w:div>
            <w:div w:id="1739815710">
              <w:marLeft w:val="0"/>
              <w:marRight w:val="0"/>
              <w:marTop w:val="0"/>
              <w:marBottom w:val="0"/>
              <w:divBdr>
                <w:top w:val="none" w:sz="0" w:space="0" w:color="auto"/>
                <w:left w:val="none" w:sz="0" w:space="0" w:color="auto"/>
                <w:bottom w:val="none" w:sz="0" w:space="0" w:color="auto"/>
                <w:right w:val="none" w:sz="0" w:space="0" w:color="auto"/>
              </w:divBdr>
            </w:div>
            <w:div w:id="1773166817">
              <w:marLeft w:val="0"/>
              <w:marRight w:val="0"/>
              <w:marTop w:val="0"/>
              <w:marBottom w:val="0"/>
              <w:divBdr>
                <w:top w:val="none" w:sz="0" w:space="0" w:color="auto"/>
                <w:left w:val="none" w:sz="0" w:space="0" w:color="auto"/>
                <w:bottom w:val="none" w:sz="0" w:space="0" w:color="auto"/>
                <w:right w:val="none" w:sz="0" w:space="0" w:color="auto"/>
              </w:divBdr>
            </w:div>
          </w:divsChild>
        </w:div>
        <w:div w:id="1566523365">
          <w:marLeft w:val="0"/>
          <w:marRight w:val="0"/>
          <w:marTop w:val="0"/>
          <w:marBottom w:val="0"/>
          <w:divBdr>
            <w:top w:val="none" w:sz="0" w:space="0" w:color="auto"/>
            <w:left w:val="none" w:sz="0" w:space="0" w:color="auto"/>
            <w:bottom w:val="none" w:sz="0" w:space="0" w:color="auto"/>
            <w:right w:val="none" w:sz="0" w:space="0" w:color="auto"/>
          </w:divBdr>
        </w:div>
        <w:div w:id="1572502616">
          <w:marLeft w:val="0"/>
          <w:marRight w:val="0"/>
          <w:marTop w:val="0"/>
          <w:marBottom w:val="0"/>
          <w:divBdr>
            <w:top w:val="none" w:sz="0" w:space="0" w:color="auto"/>
            <w:left w:val="none" w:sz="0" w:space="0" w:color="auto"/>
            <w:bottom w:val="none" w:sz="0" w:space="0" w:color="auto"/>
            <w:right w:val="none" w:sz="0" w:space="0" w:color="auto"/>
          </w:divBdr>
        </w:div>
        <w:div w:id="1572933140">
          <w:marLeft w:val="0"/>
          <w:marRight w:val="0"/>
          <w:marTop w:val="0"/>
          <w:marBottom w:val="0"/>
          <w:divBdr>
            <w:top w:val="none" w:sz="0" w:space="0" w:color="auto"/>
            <w:left w:val="none" w:sz="0" w:space="0" w:color="auto"/>
            <w:bottom w:val="none" w:sz="0" w:space="0" w:color="auto"/>
            <w:right w:val="none" w:sz="0" w:space="0" w:color="auto"/>
          </w:divBdr>
        </w:div>
        <w:div w:id="1576552547">
          <w:marLeft w:val="0"/>
          <w:marRight w:val="0"/>
          <w:marTop w:val="0"/>
          <w:marBottom w:val="0"/>
          <w:divBdr>
            <w:top w:val="none" w:sz="0" w:space="0" w:color="auto"/>
            <w:left w:val="none" w:sz="0" w:space="0" w:color="auto"/>
            <w:bottom w:val="none" w:sz="0" w:space="0" w:color="auto"/>
            <w:right w:val="none" w:sz="0" w:space="0" w:color="auto"/>
          </w:divBdr>
        </w:div>
        <w:div w:id="1577474842">
          <w:marLeft w:val="0"/>
          <w:marRight w:val="0"/>
          <w:marTop w:val="0"/>
          <w:marBottom w:val="0"/>
          <w:divBdr>
            <w:top w:val="none" w:sz="0" w:space="0" w:color="auto"/>
            <w:left w:val="none" w:sz="0" w:space="0" w:color="auto"/>
            <w:bottom w:val="none" w:sz="0" w:space="0" w:color="auto"/>
            <w:right w:val="none" w:sz="0" w:space="0" w:color="auto"/>
          </w:divBdr>
        </w:div>
        <w:div w:id="1578054380">
          <w:marLeft w:val="0"/>
          <w:marRight w:val="0"/>
          <w:marTop w:val="0"/>
          <w:marBottom w:val="0"/>
          <w:divBdr>
            <w:top w:val="none" w:sz="0" w:space="0" w:color="auto"/>
            <w:left w:val="none" w:sz="0" w:space="0" w:color="auto"/>
            <w:bottom w:val="none" w:sz="0" w:space="0" w:color="auto"/>
            <w:right w:val="none" w:sz="0" w:space="0" w:color="auto"/>
          </w:divBdr>
        </w:div>
        <w:div w:id="1582833980">
          <w:marLeft w:val="0"/>
          <w:marRight w:val="0"/>
          <w:marTop w:val="0"/>
          <w:marBottom w:val="0"/>
          <w:divBdr>
            <w:top w:val="none" w:sz="0" w:space="0" w:color="auto"/>
            <w:left w:val="none" w:sz="0" w:space="0" w:color="auto"/>
            <w:bottom w:val="none" w:sz="0" w:space="0" w:color="auto"/>
            <w:right w:val="none" w:sz="0" w:space="0" w:color="auto"/>
          </w:divBdr>
        </w:div>
        <w:div w:id="1586760634">
          <w:marLeft w:val="0"/>
          <w:marRight w:val="0"/>
          <w:marTop w:val="0"/>
          <w:marBottom w:val="0"/>
          <w:divBdr>
            <w:top w:val="none" w:sz="0" w:space="0" w:color="auto"/>
            <w:left w:val="none" w:sz="0" w:space="0" w:color="auto"/>
            <w:bottom w:val="none" w:sz="0" w:space="0" w:color="auto"/>
            <w:right w:val="none" w:sz="0" w:space="0" w:color="auto"/>
          </w:divBdr>
        </w:div>
        <w:div w:id="1588493750">
          <w:marLeft w:val="0"/>
          <w:marRight w:val="0"/>
          <w:marTop w:val="0"/>
          <w:marBottom w:val="0"/>
          <w:divBdr>
            <w:top w:val="none" w:sz="0" w:space="0" w:color="auto"/>
            <w:left w:val="none" w:sz="0" w:space="0" w:color="auto"/>
            <w:bottom w:val="none" w:sz="0" w:space="0" w:color="auto"/>
            <w:right w:val="none" w:sz="0" w:space="0" w:color="auto"/>
          </w:divBdr>
        </w:div>
        <w:div w:id="1590894455">
          <w:marLeft w:val="0"/>
          <w:marRight w:val="0"/>
          <w:marTop w:val="0"/>
          <w:marBottom w:val="0"/>
          <w:divBdr>
            <w:top w:val="none" w:sz="0" w:space="0" w:color="auto"/>
            <w:left w:val="none" w:sz="0" w:space="0" w:color="auto"/>
            <w:bottom w:val="none" w:sz="0" w:space="0" w:color="auto"/>
            <w:right w:val="none" w:sz="0" w:space="0" w:color="auto"/>
          </w:divBdr>
        </w:div>
        <w:div w:id="1593006833">
          <w:marLeft w:val="0"/>
          <w:marRight w:val="0"/>
          <w:marTop w:val="0"/>
          <w:marBottom w:val="0"/>
          <w:divBdr>
            <w:top w:val="none" w:sz="0" w:space="0" w:color="auto"/>
            <w:left w:val="none" w:sz="0" w:space="0" w:color="auto"/>
            <w:bottom w:val="none" w:sz="0" w:space="0" w:color="auto"/>
            <w:right w:val="none" w:sz="0" w:space="0" w:color="auto"/>
          </w:divBdr>
        </w:div>
        <w:div w:id="1593053667">
          <w:marLeft w:val="0"/>
          <w:marRight w:val="0"/>
          <w:marTop w:val="0"/>
          <w:marBottom w:val="0"/>
          <w:divBdr>
            <w:top w:val="none" w:sz="0" w:space="0" w:color="auto"/>
            <w:left w:val="none" w:sz="0" w:space="0" w:color="auto"/>
            <w:bottom w:val="none" w:sz="0" w:space="0" w:color="auto"/>
            <w:right w:val="none" w:sz="0" w:space="0" w:color="auto"/>
          </w:divBdr>
        </w:div>
        <w:div w:id="1595282881">
          <w:marLeft w:val="0"/>
          <w:marRight w:val="0"/>
          <w:marTop w:val="0"/>
          <w:marBottom w:val="0"/>
          <w:divBdr>
            <w:top w:val="none" w:sz="0" w:space="0" w:color="auto"/>
            <w:left w:val="none" w:sz="0" w:space="0" w:color="auto"/>
            <w:bottom w:val="none" w:sz="0" w:space="0" w:color="auto"/>
            <w:right w:val="none" w:sz="0" w:space="0" w:color="auto"/>
          </w:divBdr>
        </w:div>
        <w:div w:id="1605846273">
          <w:marLeft w:val="0"/>
          <w:marRight w:val="0"/>
          <w:marTop w:val="0"/>
          <w:marBottom w:val="0"/>
          <w:divBdr>
            <w:top w:val="none" w:sz="0" w:space="0" w:color="auto"/>
            <w:left w:val="none" w:sz="0" w:space="0" w:color="auto"/>
            <w:bottom w:val="none" w:sz="0" w:space="0" w:color="auto"/>
            <w:right w:val="none" w:sz="0" w:space="0" w:color="auto"/>
          </w:divBdr>
        </w:div>
        <w:div w:id="1605918271">
          <w:marLeft w:val="0"/>
          <w:marRight w:val="0"/>
          <w:marTop w:val="0"/>
          <w:marBottom w:val="0"/>
          <w:divBdr>
            <w:top w:val="none" w:sz="0" w:space="0" w:color="auto"/>
            <w:left w:val="none" w:sz="0" w:space="0" w:color="auto"/>
            <w:bottom w:val="none" w:sz="0" w:space="0" w:color="auto"/>
            <w:right w:val="none" w:sz="0" w:space="0" w:color="auto"/>
          </w:divBdr>
        </w:div>
        <w:div w:id="1606883583">
          <w:marLeft w:val="0"/>
          <w:marRight w:val="0"/>
          <w:marTop w:val="0"/>
          <w:marBottom w:val="0"/>
          <w:divBdr>
            <w:top w:val="none" w:sz="0" w:space="0" w:color="auto"/>
            <w:left w:val="none" w:sz="0" w:space="0" w:color="auto"/>
            <w:bottom w:val="none" w:sz="0" w:space="0" w:color="auto"/>
            <w:right w:val="none" w:sz="0" w:space="0" w:color="auto"/>
          </w:divBdr>
        </w:div>
        <w:div w:id="1609779316">
          <w:marLeft w:val="0"/>
          <w:marRight w:val="0"/>
          <w:marTop w:val="0"/>
          <w:marBottom w:val="0"/>
          <w:divBdr>
            <w:top w:val="none" w:sz="0" w:space="0" w:color="auto"/>
            <w:left w:val="none" w:sz="0" w:space="0" w:color="auto"/>
            <w:bottom w:val="none" w:sz="0" w:space="0" w:color="auto"/>
            <w:right w:val="none" w:sz="0" w:space="0" w:color="auto"/>
          </w:divBdr>
        </w:div>
        <w:div w:id="1615481982">
          <w:marLeft w:val="0"/>
          <w:marRight w:val="0"/>
          <w:marTop w:val="0"/>
          <w:marBottom w:val="0"/>
          <w:divBdr>
            <w:top w:val="none" w:sz="0" w:space="0" w:color="auto"/>
            <w:left w:val="none" w:sz="0" w:space="0" w:color="auto"/>
            <w:bottom w:val="none" w:sz="0" w:space="0" w:color="auto"/>
            <w:right w:val="none" w:sz="0" w:space="0" w:color="auto"/>
          </w:divBdr>
        </w:div>
        <w:div w:id="1615988122">
          <w:marLeft w:val="0"/>
          <w:marRight w:val="0"/>
          <w:marTop w:val="0"/>
          <w:marBottom w:val="0"/>
          <w:divBdr>
            <w:top w:val="none" w:sz="0" w:space="0" w:color="auto"/>
            <w:left w:val="none" w:sz="0" w:space="0" w:color="auto"/>
            <w:bottom w:val="none" w:sz="0" w:space="0" w:color="auto"/>
            <w:right w:val="none" w:sz="0" w:space="0" w:color="auto"/>
          </w:divBdr>
        </w:div>
        <w:div w:id="1616450162">
          <w:marLeft w:val="0"/>
          <w:marRight w:val="0"/>
          <w:marTop w:val="0"/>
          <w:marBottom w:val="0"/>
          <w:divBdr>
            <w:top w:val="none" w:sz="0" w:space="0" w:color="auto"/>
            <w:left w:val="none" w:sz="0" w:space="0" w:color="auto"/>
            <w:bottom w:val="none" w:sz="0" w:space="0" w:color="auto"/>
            <w:right w:val="none" w:sz="0" w:space="0" w:color="auto"/>
          </w:divBdr>
        </w:div>
        <w:div w:id="1617104781">
          <w:marLeft w:val="0"/>
          <w:marRight w:val="0"/>
          <w:marTop w:val="0"/>
          <w:marBottom w:val="0"/>
          <w:divBdr>
            <w:top w:val="none" w:sz="0" w:space="0" w:color="auto"/>
            <w:left w:val="none" w:sz="0" w:space="0" w:color="auto"/>
            <w:bottom w:val="none" w:sz="0" w:space="0" w:color="auto"/>
            <w:right w:val="none" w:sz="0" w:space="0" w:color="auto"/>
          </w:divBdr>
        </w:div>
        <w:div w:id="1624967267">
          <w:marLeft w:val="0"/>
          <w:marRight w:val="0"/>
          <w:marTop w:val="0"/>
          <w:marBottom w:val="0"/>
          <w:divBdr>
            <w:top w:val="none" w:sz="0" w:space="0" w:color="auto"/>
            <w:left w:val="none" w:sz="0" w:space="0" w:color="auto"/>
            <w:bottom w:val="none" w:sz="0" w:space="0" w:color="auto"/>
            <w:right w:val="none" w:sz="0" w:space="0" w:color="auto"/>
          </w:divBdr>
        </w:div>
        <w:div w:id="1627471270">
          <w:marLeft w:val="0"/>
          <w:marRight w:val="0"/>
          <w:marTop w:val="0"/>
          <w:marBottom w:val="0"/>
          <w:divBdr>
            <w:top w:val="none" w:sz="0" w:space="0" w:color="auto"/>
            <w:left w:val="none" w:sz="0" w:space="0" w:color="auto"/>
            <w:bottom w:val="none" w:sz="0" w:space="0" w:color="auto"/>
            <w:right w:val="none" w:sz="0" w:space="0" w:color="auto"/>
          </w:divBdr>
        </w:div>
        <w:div w:id="1633095450">
          <w:marLeft w:val="0"/>
          <w:marRight w:val="0"/>
          <w:marTop w:val="0"/>
          <w:marBottom w:val="0"/>
          <w:divBdr>
            <w:top w:val="none" w:sz="0" w:space="0" w:color="auto"/>
            <w:left w:val="none" w:sz="0" w:space="0" w:color="auto"/>
            <w:bottom w:val="none" w:sz="0" w:space="0" w:color="auto"/>
            <w:right w:val="none" w:sz="0" w:space="0" w:color="auto"/>
          </w:divBdr>
        </w:div>
        <w:div w:id="1634477955">
          <w:marLeft w:val="0"/>
          <w:marRight w:val="0"/>
          <w:marTop w:val="0"/>
          <w:marBottom w:val="0"/>
          <w:divBdr>
            <w:top w:val="none" w:sz="0" w:space="0" w:color="auto"/>
            <w:left w:val="none" w:sz="0" w:space="0" w:color="auto"/>
            <w:bottom w:val="none" w:sz="0" w:space="0" w:color="auto"/>
            <w:right w:val="none" w:sz="0" w:space="0" w:color="auto"/>
          </w:divBdr>
        </w:div>
        <w:div w:id="1635258087">
          <w:marLeft w:val="0"/>
          <w:marRight w:val="0"/>
          <w:marTop w:val="0"/>
          <w:marBottom w:val="0"/>
          <w:divBdr>
            <w:top w:val="none" w:sz="0" w:space="0" w:color="auto"/>
            <w:left w:val="none" w:sz="0" w:space="0" w:color="auto"/>
            <w:bottom w:val="none" w:sz="0" w:space="0" w:color="auto"/>
            <w:right w:val="none" w:sz="0" w:space="0" w:color="auto"/>
          </w:divBdr>
        </w:div>
        <w:div w:id="1636376082">
          <w:marLeft w:val="0"/>
          <w:marRight w:val="0"/>
          <w:marTop w:val="0"/>
          <w:marBottom w:val="0"/>
          <w:divBdr>
            <w:top w:val="none" w:sz="0" w:space="0" w:color="auto"/>
            <w:left w:val="none" w:sz="0" w:space="0" w:color="auto"/>
            <w:bottom w:val="none" w:sz="0" w:space="0" w:color="auto"/>
            <w:right w:val="none" w:sz="0" w:space="0" w:color="auto"/>
          </w:divBdr>
        </w:div>
        <w:div w:id="1637759260">
          <w:marLeft w:val="0"/>
          <w:marRight w:val="0"/>
          <w:marTop w:val="0"/>
          <w:marBottom w:val="0"/>
          <w:divBdr>
            <w:top w:val="none" w:sz="0" w:space="0" w:color="auto"/>
            <w:left w:val="none" w:sz="0" w:space="0" w:color="auto"/>
            <w:bottom w:val="none" w:sz="0" w:space="0" w:color="auto"/>
            <w:right w:val="none" w:sz="0" w:space="0" w:color="auto"/>
          </w:divBdr>
        </w:div>
        <w:div w:id="1639991948">
          <w:marLeft w:val="0"/>
          <w:marRight w:val="0"/>
          <w:marTop w:val="0"/>
          <w:marBottom w:val="0"/>
          <w:divBdr>
            <w:top w:val="none" w:sz="0" w:space="0" w:color="auto"/>
            <w:left w:val="none" w:sz="0" w:space="0" w:color="auto"/>
            <w:bottom w:val="none" w:sz="0" w:space="0" w:color="auto"/>
            <w:right w:val="none" w:sz="0" w:space="0" w:color="auto"/>
          </w:divBdr>
        </w:div>
        <w:div w:id="1647590417">
          <w:marLeft w:val="0"/>
          <w:marRight w:val="0"/>
          <w:marTop w:val="0"/>
          <w:marBottom w:val="0"/>
          <w:divBdr>
            <w:top w:val="none" w:sz="0" w:space="0" w:color="auto"/>
            <w:left w:val="none" w:sz="0" w:space="0" w:color="auto"/>
            <w:bottom w:val="none" w:sz="0" w:space="0" w:color="auto"/>
            <w:right w:val="none" w:sz="0" w:space="0" w:color="auto"/>
          </w:divBdr>
        </w:div>
        <w:div w:id="1648586716">
          <w:marLeft w:val="0"/>
          <w:marRight w:val="0"/>
          <w:marTop w:val="0"/>
          <w:marBottom w:val="0"/>
          <w:divBdr>
            <w:top w:val="none" w:sz="0" w:space="0" w:color="auto"/>
            <w:left w:val="none" w:sz="0" w:space="0" w:color="auto"/>
            <w:bottom w:val="none" w:sz="0" w:space="0" w:color="auto"/>
            <w:right w:val="none" w:sz="0" w:space="0" w:color="auto"/>
          </w:divBdr>
        </w:div>
        <w:div w:id="1651592195">
          <w:marLeft w:val="0"/>
          <w:marRight w:val="0"/>
          <w:marTop w:val="0"/>
          <w:marBottom w:val="0"/>
          <w:divBdr>
            <w:top w:val="none" w:sz="0" w:space="0" w:color="auto"/>
            <w:left w:val="none" w:sz="0" w:space="0" w:color="auto"/>
            <w:bottom w:val="none" w:sz="0" w:space="0" w:color="auto"/>
            <w:right w:val="none" w:sz="0" w:space="0" w:color="auto"/>
          </w:divBdr>
        </w:div>
        <w:div w:id="1651665451">
          <w:marLeft w:val="0"/>
          <w:marRight w:val="0"/>
          <w:marTop w:val="0"/>
          <w:marBottom w:val="0"/>
          <w:divBdr>
            <w:top w:val="none" w:sz="0" w:space="0" w:color="auto"/>
            <w:left w:val="none" w:sz="0" w:space="0" w:color="auto"/>
            <w:bottom w:val="none" w:sz="0" w:space="0" w:color="auto"/>
            <w:right w:val="none" w:sz="0" w:space="0" w:color="auto"/>
          </w:divBdr>
        </w:div>
        <w:div w:id="1654018519">
          <w:marLeft w:val="0"/>
          <w:marRight w:val="0"/>
          <w:marTop w:val="0"/>
          <w:marBottom w:val="0"/>
          <w:divBdr>
            <w:top w:val="none" w:sz="0" w:space="0" w:color="auto"/>
            <w:left w:val="none" w:sz="0" w:space="0" w:color="auto"/>
            <w:bottom w:val="none" w:sz="0" w:space="0" w:color="auto"/>
            <w:right w:val="none" w:sz="0" w:space="0" w:color="auto"/>
          </w:divBdr>
        </w:div>
        <w:div w:id="1656646388">
          <w:marLeft w:val="0"/>
          <w:marRight w:val="0"/>
          <w:marTop w:val="0"/>
          <w:marBottom w:val="0"/>
          <w:divBdr>
            <w:top w:val="none" w:sz="0" w:space="0" w:color="auto"/>
            <w:left w:val="none" w:sz="0" w:space="0" w:color="auto"/>
            <w:bottom w:val="none" w:sz="0" w:space="0" w:color="auto"/>
            <w:right w:val="none" w:sz="0" w:space="0" w:color="auto"/>
          </w:divBdr>
        </w:div>
        <w:div w:id="1660618799">
          <w:marLeft w:val="0"/>
          <w:marRight w:val="0"/>
          <w:marTop w:val="0"/>
          <w:marBottom w:val="0"/>
          <w:divBdr>
            <w:top w:val="none" w:sz="0" w:space="0" w:color="auto"/>
            <w:left w:val="none" w:sz="0" w:space="0" w:color="auto"/>
            <w:bottom w:val="none" w:sz="0" w:space="0" w:color="auto"/>
            <w:right w:val="none" w:sz="0" w:space="0" w:color="auto"/>
          </w:divBdr>
        </w:div>
        <w:div w:id="1660770186">
          <w:marLeft w:val="0"/>
          <w:marRight w:val="0"/>
          <w:marTop w:val="0"/>
          <w:marBottom w:val="0"/>
          <w:divBdr>
            <w:top w:val="none" w:sz="0" w:space="0" w:color="auto"/>
            <w:left w:val="none" w:sz="0" w:space="0" w:color="auto"/>
            <w:bottom w:val="none" w:sz="0" w:space="0" w:color="auto"/>
            <w:right w:val="none" w:sz="0" w:space="0" w:color="auto"/>
          </w:divBdr>
        </w:div>
        <w:div w:id="1661303920">
          <w:marLeft w:val="0"/>
          <w:marRight w:val="0"/>
          <w:marTop w:val="0"/>
          <w:marBottom w:val="0"/>
          <w:divBdr>
            <w:top w:val="none" w:sz="0" w:space="0" w:color="auto"/>
            <w:left w:val="none" w:sz="0" w:space="0" w:color="auto"/>
            <w:bottom w:val="none" w:sz="0" w:space="0" w:color="auto"/>
            <w:right w:val="none" w:sz="0" w:space="0" w:color="auto"/>
          </w:divBdr>
        </w:div>
        <w:div w:id="1669595951">
          <w:marLeft w:val="0"/>
          <w:marRight w:val="0"/>
          <w:marTop w:val="0"/>
          <w:marBottom w:val="0"/>
          <w:divBdr>
            <w:top w:val="none" w:sz="0" w:space="0" w:color="auto"/>
            <w:left w:val="none" w:sz="0" w:space="0" w:color="auto"/>
            <w:bottom w:val="none" w:sz="0" w:space="0" w:color="auto"/>
            <w:right w:val="none" w:sz="0" w:space="0" w:color="auto"/>
          </w:divBdr>
        </w:div>
        <w:div w:id="1671062900">
          <w:marLeft w:val="0"/>
          <w:marRight w:val="0"/>
          <w:marTop w:val="0"/>
          <w:marBottom w:val="0"/>
          <w:divBdr>
            <w:top w:val="none" w:sz="0" w:space="0" w:color="auto"/>
            <w:left w:val="none" w:sz="0" w:space="0" w:color="auto"/>
            <w:bottom w:val="none" w:sz="0" w:space="0" w:color="auto"/>
            <w:right w:val="none" w:sz="0" w:space="0" w:color="auto"/>
          </w:divBdr>
        </w:div>
        <w:div w:id="1675496127">
          <w:marLeft w:val="0"/>
          <w:marRight w:val="0"/>
          <w:marTop w:val="0"/>
          <w:marBottom w:val="0"/>
          <w:divBdr>
            <w:top w:val="none" w:sz="0" w:space="0" w:color="auto"/>
            <w:left w:val="none" w:sz="0" w:space="0" w:color="auto"/>
            <w:bottom w:val="none" w:sz="0" w:space="0" w:color="auto"/>
            <w:right w:val="none" w:sz="0" w:space="0" w:color="auto"/>
          </w:divBdr>
        </w:div>
        <w:div w:id="1680110864">
          <w:marLeft w:val="0"/>
          <w:marRight w:val="0"/>
          <w:marTop w:val="0"/>
          <w:marBottom w:val="0"/>
          <w:divBdr>
            <w:top w:val="none" w:sz="0" w:space="0" w:color="auto"/>
            <w:left w:val="none" w:sz="0" w:space="0" w:color="auto"/>
            <w:bottom w:val="none" w:sz="0" w:space="0" w:color="auto"/>
            <w:right w:val="none" w:sz="0" w:space="0" w:color="auto"/>
          </w:divBdr>
        </w:div>
        <w:div w:id="1694459235">
          <w:marLeft w:val="0"/>
          <w:marRight w:val="0"/>
          <w:marTop w:val="0"/>
          <w:marBottom w:val="0"/>
          <w:divBdr>
            <w:top w:val="none" w:sz="0" w:space="0" w:color="auto"/>
            <w:left w:val="none" w:sz="0" w:space="0" w:color="auto"/>
            <w:bottom w:val="none" w:sz="0" w:space="0" w:color="auto"/>
            <w:right w:val="none" w:sz="0" w:space="0" w:color="auto"/>
          </w:divBdr>
        </w:div>
        <w:div w:id="1697929656">
          <w:marLeft w:val="0"/>
          <w:marRight w:val="0"/>
          <w:marTop w:val="0"/>
          <w:marBottom w:val="0"/>
          <w:divBdr>
            <w:top w:val="none" w:sz="0" w:space="0" w:color="auto"/>
            <w:left w:val="none" w:sz="0" w:space="0" w:color="auto"/>
            <w:bottom w:val="none" w:sz="0" w:space="0" w:color="auto"/>
            <w:right w:val="none" w:sz="0" w:space="0" w:color="auto"/>
          </w:divBdr>
        </w:div>
        <w:div w:id="1701971228">
          <w:marLeft w:val="0"/>
          <w:marRight w:val="0"/>
          <w:marTop w:val="0"/>
          <w:marBottom w:val="0"/>
          <w:divBdr>
            <w:top w:val="none" w:sz="0" w:space="0" w:color="auto"/>
            <w:left w:val="none" w:sz="0" w:space="0" w:color="auto"/>
            <w:bottom w:val="none" w:sz="0" w:space="0" w:color="auto"/>
            <w:right w:val="none" w:sz="0" w:space="0" w:color="auto"/>
          </w:divBdr>
        </w:div>
        <w:div w:id="1708944446">
          <w:marLeft w:val="0"/>
          <w:marRight w:val="0"/>
          <w:marTop w:val="0"/>
          <w:marBottom w:val="0"/>
          <w:divBdr>
            <w:top w:val="none" w:sz="0" w:space="0" w:color="auto"/>
            <w:left w:val="none" w:sz="0" w:space="0" w:color="auto"/>
            <w:bottom w:val="none" w:sz="0" w:space="0" w:color="auto"/>
            <w:right w:val="none" w:sz="0" w:space="0" w:color="auto"/>
          </w:divBdr>
        </w:div>
        <w:div w:id="1710062800">
          <w:marLeft w:val="0"/>
          <w:marRight w:val="0"/>
          <w:marTop w:val="0"/>
          <w:marBottom w:val="0"/>
          <w:divBdr>
            <w:top w:val="none" w:sz="0" w:space="0" w:color="auto"/>
            <w:left w:val="none" w:sz="0" w:space="0" w:color="auto"/>
            <w:bottom w:val="none" w:sz="0" w:space="0" w:color="auto"/>
            <w:right w:val="none" w:sz="0" w:space="0" w:color="auto"/>
          </w:divBdr>
        </w:div>
        <w:div w:id="1716394614">
          <w:marLeft w:val="0"/>
          <w:marRight w:val="0"/>
          <w:marTop w:val="0"/>
          <w:marBottom w:val="0"/>
          <w:divBdr>
            <w:top w:val="none" w:sz="0" w:space="0" w:color="auto"/>
            <w:left w:val="none" w:sz="0" w:space="0" w:color="auto"/>
            <w:bottom w:val="none" w:sz="0" w:space="0" w:color="auto"/>
            <w:right w:val="none" w:sz="0" w:space="0" w:color="auto"/>
          </w:divBdr>
        </w:div>
        <w:div w:id="1717512118">
          <w:marLeft w:val="0"/>
          <w:marRight w:val="0"/>
          <w:marTop w:val="0"/>
          <w:marBottom w:val="0"/>
          <w:divBdr>
            <w:top w:val="none" w:sz="0" w:space="0" w:color="auto"/>
            <w:left w:val="none" w:sz="0" w:space="0" w:color="auto"/>
            <w:bottom w:val="none" w:sz="0" w:space="0" w:color="auto"/>
            <w:right w:val="none" w:sz="0" w:space="0" w:color="auto"/>
          </w:divBdr>
        </w:div>
        <w:div w:id="1721636402">
          <w:marLeft w:val="0"/>
          <w:marRight w:val="0"/>
          <w:marTop w:val="0"/>
          <w:marBottom w:val="0"/>
          <w:divBdr>
            <w:top w:val="none" w:sz="0" w:space="0" w:color="auto"/>
            <w:left w:val="none" w:sz="0" w:space="0" w:color="auto"/>
            <w:bottom w:val="none" w:sz="0" w:space="0" w:color="auto"/>
            <w:right w:val="none" w:sz="0" w:space="0" w:color="auto"/>
          </w:divBdr>
        </w:div>
        <w:div w:id="1730885919">
          <w:marLeft w:val="0"/>
          <w:marRight w:val="0"/>
          <w:marTop w:val="0"/>
          <w:marBottom w:val="0"/>
          <w:divBdr>
            <w:top w:val="none" w:sz="0" w:space="0" w:color="auto"/>
            <w:left w:val="none" w:sz="0" w:space="0" w:color="auto"/>
            <w:bottom w:val="none" w:sz="0" w:space="0" w:color="auto"/>
            <w:right w:val="none" w:sz="0" w:space="0" w:color="auto"/>
          </w:divBdr>
        </w:div>
        <w:div w:id="1737893362">
          <w:marLeft w:val="0"/>
          <w:marRight w:val="0"/>
          <w:marTop w:val="0"/>
          <w:marBottom w:val="0"/>
          <w:divBdr>
            <w:top w:val="none" w:sz="0" w:space="0" w:color="auto"/>
            <w:left w:val="none" w:sz="0" w:space="0" w:color="auto"/>
            <w:bottom w:val="none" w:sz="0" w:space="0" w:color="auto"/>
            <w:right w:val="none" w:sz="0" w:space="0" w:color="auto"/>
          </w:divBdr>
        </w:div>
        <w:div w:id="1742672549">
          <w:marLeft w:val="0"/>
          <w:marRight w:val="0"/>
          <w:marTop w:val="0"/>
          <w:marBottom w:val="0"/>
          <w:divBdr>
            <w:top w:val="none" w:sz="0" w:space="0" w:color="auto"/>
            <w:left w:val="none" w:sz="0" w:space="0" w:color="auto"/>
            <w:bottom w:val="none" w:sz="0" w:space="0" w:color="auto"/>
            <w:right w:val="none" w:sz="0" w:space="0" w:color="auto"/>
          </w:divBdr>
        </w:div>
        <w:div w:id="1745494484">
          <w:marLeft w:val="0"/>
          <w:marRight w:val="0"/>
          <w:marTop w:val="0"/>
          <w:marBottom w:val="0"/>
          <w:divBdr>
            <w:top w:val="none" w:sz="0" w:space="0" w:color="auto"/>
            <w:left w:val="none" w:sz="0" w:space="0" w:color="auto"/>
            <w:bottom w:val="none" w:sz="0" w:space="0" w:color="auto"/>
            <w:right w:val="none" w:sz="0" w:space="0" w:color="auto"/>
          </w:divBdr>
        </w:div>
        <w:div w:id="1747606408">
          <w:marLeft w:val="0"/>
          <w:marRight w:val="0"/>
          <w:marTop w:val="0"/>
          <w:marBottom w:val="0"/>
          <w:divBdr>
            <w:top w:val="none" w:sz="0" w:space="0" w:color="auto"/>
            <w:left w:val="none" w:sz="0" w:space="0" w:color="auto"/>
            <w:bottom w:val="none" w:sz="0" w:space="0" w:color="auto"/>
            <w:right w:val="none" w:sz="0" w:space="0" w:color="auto"/>
          </w:divBdr>
        </w:div>
        <w:div w:id="1756053151">
          <w:marLeft w:val="0"/>
          <w:marRight w:val="0"/>
          <w:marTop w:val="0"/>
          <w:marBottom w:val="0"/>
          <w:divBdr>
            <w:top w:val="none" w:sz="0" w:space="0" w:color="auto"/>
            <w:left w:val="none" w:sz="0" w:space="0" w:color="auto"/>
            <w:bottom w:val="none" w:sz="0" w:space="0" w:color="auto"/>
            <w:right w:val="none" w:sz="0" w:space="0" w:color="auto"/>
          </w:divBdr>
        </w:div>
        <w:div w:id="1765030500">
          <w:marLeft w:val="0"/>
          <w:marRight w:val="0"/>
          <w:marTop w:val="0"/>
          <w:marBottom w:val="0"/>
          <w:divBdr>
            <w:top w:val="none" w:sz="0" w:space="0" w:color="auto"/>
            <w:left w:val="none" w:sz="0" w:space="0" w:color="auto"/>
            <w:bottom w:val="none" w:sz="0" w:space="0" w:color="auto"/>
            <w:right w:val="none" w:sz="0" w:space="0" w:color="auto"/>
          </w:divBdr>
        </w:div>
        <w:div w:id="1774284016">
          <w:marLeft w:val="0"/>
          <w:marRight w:val="0"/>
          <w:marTop w:val="0"/>
          <w:marBottom w:val="0"/>
          <w:divBdr>
            <w:top w:val="none" w:sz="0" w:space="0" w:color="auto"/>
            <w:left w:val="none" w:sz="0" w:space="0" w:color="auto"/>
            <w:bottom w:val="none" w:sz="0" w:space="0" w:color="auto"/>
            <w:right w:val="none" w:sz="0" w:space="0" w:color="auto"/>
          </w:divBdr>
        </w:div>
        <w:div w:id="1776512157">
          <w:marLeft w:val="0"/>
          <w:marRight w:val="0"/>
          <w:marTop w:val="0"/>
          <w:marBottom w:val="0"/>
          <w:divBdr>
            <w:top w:val="none" w:sz="0" w:space="0" w:color="auto"/>
            <w:left w:val="none" w:sz="0" w:space="0" w:color="auto"/>
            <w:bottom w:val="none" w:sz="0" w:space="0" w:color="auto"/>
            <w:right w:val="none" w:sz="0" w:space="0" w:color="auto"/>
          </w:divBdr>
        </w:div>
        <w:div w:id="1776707214">
          <w:marLeft w:val="0"/>
          <w:marRight w:val="0"/>
          <w:marTop w:val="0"/>
          <w:marBottom w:val="0"/>
          <w:divBdr>
            <w:top w:val="none" w:sz="0" w:space="0" w:color="auto"/>
            <w:left w:val="none" w:sz="0" w:space="0" w:color="auto"/>
            <w:bottom w:val="none" w:sz="0" w:space="0" w:color="auto"/>
            <w:right w:val="none" w:sz="0" w:space="0" w:color="auto"/>
          </w:divBdr>
        </w:div>
        <w:div w:id="1776827124">
          <w:marLeft w:val="0"/>
          <w:marRight w:val="0"/>
          <w:marTop w:val="0"/>
          <w:marBottom w:val="0"/>
          <w:divBdr>
            <w:top w:val="none" w:sz="0" w:space="0" w:color="auto"/>
            <w:left w:val="none" w:sz="0" w:space="0" w:color="auto"/>
            <w:bottom w:val="none" w:sz="0" w:space="0" w:color="auto"/>
            <w:right w:val="none" w:sz="0" w:space="0" w:color="auto"/>
          </w:divBdr>
        </w:div>
        <w:div w:id="1779830408">
          <w:marLeft w:val="0"/>
          <w:marRight w:val="0"/>
          <w:marTop w:val="0"/>
          <w:marBottom w:val="0"/>
          <w:divBdr>
            <w:top w:val="none" w:sz="0" w:space="0" w:color="auto"/>
            <w:left w:val="none" w:sz="0" w:space="0" w:color="auto"/>
            <w:bottom w:val="none" w:sz="0" w:space="0" w:color="auto"/>
            <w:right w:val="none" w:sz="0" w:space="0" w:color="auto"/>
          </w:divBdr>
        </w:div>
        <w:div w:id="1781875121">
          <w:marLeft w:val="0"/>
          <w:marRight w:val="0"/>
          <w:marTop w:val="0"/>
          <w:marBottom w:val="0"/>
          <w:divBdr>
            <w:top w:val="none" w:sz="0" w:space="0" w:color="auto"/>
            <w:left w:val="none" w:sz="0" w:space="0" w:color="auto"/>
            <w:bottom w:val="none" w:sz="0" w:space="0" w:color="auto"/>
            <w:right w:val="none" w:sz="0" w:space="0" w:color="auto"/>
          </w:divBdr>
        </w:div>
        <w:div w:id="1791971633">
          <w:marLeft w:val="0"/>
          <w:marRight w:val="0"/>
          <w:marTop w:val="0"/>
          <w:marBottom w:val="0"/>
          <w:divBdr>
            <w:top w:val="none" w:sz="0" w:space="0" w:color="auto"/>
            <w:left w:val="none" w:sz="0" w:space="0" w:color="auto"/>
            <w:bottom w:val="none" w:sz="0" w:space="0" w:color="auto"/>
            <w:right w:val="none" w:sz="0" w:space="0" w:color="auto"/>
          </w:divBdr>
        </w:div>
        <w:div w:id="1799302350">
          <w:marLeft w:val="0"/>
          <w:marRight w:val="0"/>
          <w:marTop w:val="0"/>
          <w:marBottom w:val="0"/>
          <w:divBdr>
            <w:top w:val="none" w:sz="0" w:space="0" w:color="auto"/>
            <w:left w:val="none" w:sz="0" w:space="0" w:color="auto"/>
            <w:bottom w:val="none" w:sz="0" w:space="0" w:color="auto"/>
            <w:right w:val="none" w:sz="0" w:space="0" w:color="auto"/>
          </w:divBdr>
        </w:div>
        <w:div w:id="1799757364">
          <w:marLeft w:val="0"/>
          <w:marRight w:val="0"/>
          <w:marTop w:val="0"/>
          <w:marBottom w:val="0"/>
          <w:divBdr>
            <w:top w:val="none" w:sz="0" w:space="0" w:color="auto"/>
            <w:left w:val="none" w:sz="0" w:space="0" w:color="auto"/>
            <w:bottom w:val="none" w:sz="0" w:space="0" w:color="auto"/>
            <w:right w:val="none" w:sz="0" w:space="0" w:color="auto"/>
          </w:divBdr>
        </w:div>
        <w:div w:id="1799882450">
          <w:marLeft w:val="0"/>
          <w:marRight w:val="0"/>
          <w:marTop w:val="0"/>
          <w:marBottom w:val="0"/>
          <w:divBdr>
            <w:top w:val="none" w:sz="0" w:space="0" w:color="auto"/>
            <w:left w:val="none" w:sz="0" w:space="0" w:color="auto"/>
            <w:bottom w:val="none" w:sz="0" w:space="0" w:color="auto"/>
            <w:right w:val="none" w:sz="0" w:space="0" w:color="auto"/>
          </w:divBdr>
        </w:div>
        <w:div w:id="1808274819">
          <w:marLeft w:val="0"/>
          <w:marRight w:val="0"/>
          <w:marTop w:val="0"/>
          <w:marBottom w:val="0"/>
          <w:divBdr>
            <w:top w:val="none" w:sz="0" w:space="0" w:color="auto"/>
            <w:left w:val="none" w:sz="0" w:space="0" w:color="auto"/>
            <w:bottom w:val="none" w:sz="0" w:space="0" w:color="auto"/>
            <w:right w:val="none" w:sz="0" w:space="0" w:color="auto"/>
          </w:divBdr>
        </w:div>
        <w:div w:id="1811290286">
          <w:marLeft w:val="0"/>
          <w:marRight w:val="0"/>
          <w:marTop w:val="0"/>
          <w:marBottom w:val="0"/>
          <w:divBdr>
            <w:top w:val="none" w:sz="0" w:space="0" w:color="auto"/>
            <w:left w:val="none" w:sz="0" w:space="0" w:color="auto"/>
            <w:bottom w:val="none" w:sz="0" w:space="0" w:color="auto"/>
            <w:right w:val="none" w:sz="0" w:space="0" w:color="auto"/>
          </w:divBdr>
        </w:div>
        <w:div w:id="1812359131">
          <w:marLeft w:val="0"/>
          <w:marRight w:val="0"/>
          <w:marTop w:val="0"/>
          <w:marBottom w:val="0"/>
          <w:divBdr>
            <w:top w:val="none" w:sz="0" w:space="0" w:color="auto"/>
            <w:left w:val="none" w:sz="0" w:space="0" w:color="auto"/>
            <w:bottom w:val="none" w:sz="0" w:space="0" w:color="auto"/>
            <w:right w:val="none" w:sz="0" w:space="0" w:color="auto"/>
          </w:divBdr>
        </w:div>
        <w:div w:id="1817143415">
          <w:marLeft w:val="0"/>
          <w:marRight w:val="0"/>
          <w:marTop w:val="0"/>
          <w:marBottom w:val="0"/>
          <w:divBdr>
            <w:top w:val="none" w:sz="0" w:space="0" w:color="auto"/>
            <w:left w:val="none" w:sz="0" w:space="0" w:color="auto"/>
            <w:bottom w:val="none" w:sz="0" w:space="0" w:color="auto"/>
            <w:right w:val="none" w:sz="0" w:space="0" w:color="auto"/>
          </w:divBdr>
        </w:div>
        <w:div w:id="1818262928">
          <w:marLeft w:val="0"/>
          <w:marRight w:val="0"/>
          <w:marTop w:val="0"/>
          <w:marBottom w:val="0"/>
          <w:divBdr>
            <w:top w:val="none" w:sz="0" w:space="0" w:color="auto"/>
            <w:left w:val="none" w:sz="0" w:space="0" w:color="auto"/>
            <w:bottom w:val="none" w:sz="0" w:space="0" w:color="auto"/>
            <w:right w:val="none" w:sz="0" w:space="0" w:color="auto"/>
          </w:divBdr>
        </w:div>
        <w:div w:id="1825655943">
          <w:marLeft w:val="0"/>
          <w:marRight w:val="0"/>
          <w:marTop w:val="0"/>
          <w:marBottom w:val="0"/>
          <w:divBdr>
            <w:top w:val="none" w:sz="0" w:space="0" w:color="auto"/>
            <w:left w:val="none" w:sz="0" w:space="0" w:color="auto"/>
            <w:bottom w:val="none" w:sz="0" w:space="0" w:color="auto"/>
            <w:right w:val="none" w:sz="0" w:space="0" w:color="auto"/>
          </w:divBdr>
        </w:div>
        <w:div w:id="1838111329">
          <w:marLeft w:val="0"/>
          <w:marRight w:val="0"/>
          <w:marTop w:val="0"/>
          <w:marBottom w:val="0"/>
          <w:divBdr>
            <w:top w:val="none" w:sz="0" w:space="0" w:color="auto"/>
            <w:left w:val="none" w:sz="0" w:space="0" w:color="auto"/>
            <w:bottom w:val="none" w:sz="0" w:space="0" w:color="auto"/>
            <w:right w:val="none" w:sz="0" w:space="0" w:color="auto"/>
          </w:divBdr>
        </w:div>
        <w:div w:id="1839810657">
          <w:marLeft w:val="0"/>
          <w:marRight w:val="0"/>
          <w:marTop w:val="0"/>
          <w:marBottom w:val="0"/>
          <w:divBdr>
            <w:top w:val="none" w:sz="0" w:space="0" w:color="auto"/>
            <w:left w:val="none" w:sz="0" w:space="0" w:color="auto"/>
            <w:bottom w:val="none" w:sz="0" w:space="0" w:color="auto"/>
            <w:right w:val="none" w:sz="0" w:space="0" w:color="auto"/>
          </w:divBdr>
        </w:div>
        <w:div w:id="1847476487">
          <w:marLeft w:val="0"/>
          <w:marRight w:val="0"/>
          <w:marTop w:val="0"/>
          <w:marBottom w:val="0"/>
          <w:divBdr>
            <w:top w:val="none" w:sz="0" w:space="0" w:color="auto"/>
            <w:left w:val="none" w:sz="0" w:space="0" w:color="auto"/>
            <w:bottom w:val="none" w:sz="0" w:space="0" w:color="auto"/>
            <w:right w:val="none" w:sz="0" w:space="0" w:color="auto"/>
          </w:divBdr>
        </w:div>
        <w:div w:id="1850480677">
          <w:marLeft w:val="0"/>
          <w:marRight w:val="0"/>
          <w:marTop w:val="0"/>
          <w:marBottom w:val="0"/>
          <w:divBdr>
            <w:top w:val="none" w:sz="0" w:space="0" w:color="auto"/>
            <w:left w:val="none" w:sz="0" w:space="0" w:color="auto"/>
            <w:bottom w:val="none" w:sz="0" w:space="0" w:color="auto"/>
            <w:right w:val="none" w:sz="0" w:space="0" w:color="auto"/>
          </w:divBdr>
        </w:div>
        <w:div w:id="1850832778">
          <w:marLeft w:val="0"/>
          <w:marRight w:val="0"/>
          <w:marTop w:val="0"/>
          <w:marBottom w:val="0"/>
          <w:divBdr>
            <w:top w:val="none" w:sz="0" w:space="0" w:color="auto"/>
            <w:left w:val="none" w:sz="0" w:space="0" w:color="auto"/>
            <w:bottom w:val="none" w:sz="0" w:space="0" w:color="auto"/>
            <w:right w:val="none" w:sz="0" w:space="0" w:color="auto"/>
          </w:divBdr>
        </w:div>
        <w:div w:id="1855916925">
          <w:marLeft w:val="0"/>
          <w:marRight w:val="0"/>
          <w:marTop w:val="0"/>
          <w:marBottom w:val="0"/>
          <w:divBdr>
            <w:top w:val="none" w:sz="0" w:space="0" w:color="auto"/>
            <w:left w:val="none" w:sz="0" w:space="0" w:color="auto"/>
            <w:bottom w:val="none" w:sz="0" w:space="0" w:color="auto"/>
            <w:right w:val="none" w:sz="0" w:space="0" w:color="auto"/>
          </w:divBdr>
        </w:div>
        <w:div w:id="1856655756">
          <w:marLeft w:val="0"/>
          <w:marRight w:val="0"/>
          <w:marTop w:val="0"/>
          <w:marBottom w:val="0"/>
          <w:divBdr>
            <w:top w:val="none" w:sz="0" w:space="0" w:color="auto"/>
            <w:left w:val="none" w:sz="0" w:space="0" w:color="auto"/>
            <w:bottom w:val="none" w:sz="0" w:space="0" w:color="auto"/>
            <w:right w:val="none" w:sz="0" w:space="0" w:color="auto"/>
          </w:divBdr>
        </w:div>
        <w:div w:id="1865169428">
          <w:marLeft w:val="0"/>
          <w:marRight w:val="0"/>
          <w:marTop w:val="0"/>
          <w:marBottom w:val="0"/>
          <w:divBdr>
            <w:top w:val="none" w:sz="0" w:space="0" w:color="auto"/>
            <w:left w:val="none" w:sz="0" w:space="0" w:color="auto"/>
            <w:bottom w:val="none" w:sz="0" w:space="0" w:color="auto"/>
            <w:right w:val="none" w:sz="0" w:space="0" w:color="auto"/>
          </w:divBdr>
        </w:div>
        <w:div w:id="1867327224">
          <w:marLeft w:val="0"/>
          <w:marRight w:val="0"/>
          <w:marTop w:val="0"/>
          <w:marBottom w:val="0"/>
          <w:divBdr>
            <w:top w:val="none" w:sz="0" w:space="0" w:color="auto"/>
            <w:left w:val="none" w:sz="0" w:space="0" w:color="auto"/>
            <w:bottom w:val="none" w:sz="0" w:space="0" w:color="auto"/>
            <w:right w:val="none" w:sz="0" w:space="0" w:color="auto"/>
          </w:divBdr>
        </w:div>
        <w:div w:id="1873109660">
          <w:marLeft w:val="0"/>
          <w:marRight w:val="0"/>
          <w:marTop w:val="0"/>
          <w:marBottom w:val="0"/>
          <w:divBdr>
            <w:top w:val="none" w:sz="0" w:space="0" w:color="auto"/>
            <w:left w:val="none" w:sz="0" w:space="0" w:color="auto"/>
            <w:bottom w:val="none" w:sz="0" w:space="0" w:color="auto"/>
            <w:right w:val="none" w:sz="0" w:space="0" w:color="auto"/>
          </w:divBdr>
        </w:div>
        <w:div w:id="1877619198">
          <w:marLeft w:val="0"/>
          <w:marRight w:val="0"/>
          <w:marTop w:val="0"/>
          <w:marBottom w:val="0"/>
          <w:divBdr>
            <w:top w:val="none" w:sz="0" w:space="0" w:color="auto"/>
            <w:left w:val="none" w:sz="0" w:space="0" w:color="auto"/>
            <w:bottom w:val="none" w:sz="0" w:space="0" w:color="auto"/>
            <w:right w:val="none" w:sz="0" w:space="0" w:color="auto"/>
          </w:divBdr>
        </w:div>
        <w:div w:id="1879120572">
          <w:marLeft w:val="0"/>
          <w:marRight w:val="0"/>
          <w:marTop w:val="0"/>
          <w:marBottom w:val="0"/>
          <w:divBdr>
            <w:top w:val="none" w:sz="0" w:space="0" w:color="auto"/>
            <w:left w:val="none" w:sz="0" w:space="0" w:color="auto"/>
            <w:bottom w:val="none" w:sz="0" w:space="0" w:color="auto"/>
            <w:right w:val="none" w:sz="0" w:space="0" w:color="auto"/>
          </w:divBdr>
        </w:div>
        <w:div w:id="1890651524">
          <w:marLeft w:val="0"/>
          <w:marRight w:val="0"/>
          <w:marTop w:val="0"/>
          <w:marBottom w:val="0"/>
          <w:divBdr>
            <w:top w:val="none" w:sz="0" w:space="0" w:color="auto"/>
            <w:left w:val="none" w:sz="0" w:space="0" w:color="auto"/>
            <w:bottom w:val="none" w:sz="0" w:space="0" w:color="auto"/>
            <w:right w:val="none" w:sz="0" w:space="0" w:color="auto"/>
          </w:divBdr>
        </w:div>
        <w:div w:id="1892110182">
          <w:marLeft w:val="0"/>
          <w:marRight w:val="0"/>
          <w:marTop w:val="0"/>
          <w:marBottom w:val="0"/>
          <w:divBdr>
            <w:top w:val="none" w:sz="0" w:space="0" w:color="auto"/>
            <w:left w:val="none" w:sz="0" w:space="0" w:color="auto"/>
            <w:bottom w:val="none" w:sz="0" w:space="0" w:color="auto"/>
            <w:right w:val="none" w:sz="0" w:space="0" w:color="auto"/>
          </w:divBdr>
        </w:div>
        <w:div w:id="1892184068">
          <w:marLeft w:val="0"/>
          <w:marRight w:val="0"/>
          <w:marTop w:val="0"/>
          <w:marBottom w:val="0"/>
          <w:divBdr>
            <w:top w:val="none" w:sz="0" w:space="0" w:color="auto"/>
            <w:left w:val="none" w:sz="0" w:space="0" w:color="auto"/>
            <w:bottom w:val="none" w:sz="0" w:space="0" w:color="auto"/>
            <w:right w:val="none" w:sz="0" w:space="0" w:color="auto"/>
          </w:divBdr>
          <w:divsChild>
            <w:div w:id="192157815">
              <w:marLeft w:val="0"/>
              <w:marRight w:val="0"/>
              <w:marTop w:val="0"/>
              <w:marBottom w:val="0"/>
              <w:divBdr>
                <w:top w:val="none" w:sz="0" w:space="0" w:color="auto"/>
                <w:left w:val="none" w:sz="0" w:space="0" w:color="auto"/>
                <w:bottom w:val="none" w:sz="0" w:space="0" w:color="auto"/>
                <w:right w:val="none" w:sz="0" w:space="0" w:color="auto"/>
              </w:divBdr>
            </w:div>
            <w:div w:id="403995013">
              <w:marLeft w:val="0"/>
              <w:marRight w:val="0"/>
              <w:marTop w:val="0"/>
              <w:marBottom w:val="0"/>
              <w:divBdr>
                <w:top w:val="none" w:sz="0" w:space="0" w:color="auto"/>
                <w:left w:val="none" w:sz="0" w:space="0" w:color="auto"/>
                <w:bottom w:val="none" w:sz="0" w:space="0" w:color="auto"/>
                <w:right w:val="none" w:sz="0" w:space="0" w:color="auto"/>
              </w:divBdr>
            </w:div>
            <w:div w:id="465782338">
              <w:marLeft w:val="0"/>
              <w:marRight w:val="0"/>
              <w:marTop w:val="0"/>
              <w:marBottom w:val="0"/>
              <w:divBdr>
                <w:top w:val="none" w:sz="0" w:space="0" w:color="auto"/>
                <w:left w:val="none" w:sz="0" w:space="0" w:color="auto"/>
                <w:bottom w:val="none" w:sz="0" w:space="0" w:color="auto"/>
                <w:right w:val="none" w:sz="0" w:space="0" w:color="auto"/>
              </w:divBdr>
            </w:div>
            <w:div w:id="466245991">
              <w:marLeft w:val="0"/>
              <w:marRight w:val="0"/>
              <w:marTop w:val="0"/>
              <w:marBottom w:val="0"/>
              <w:divBdr>
                <w:top w:val="none" w:sz="0" w:space="0" w:color="auto"/>
                <w:left w:val="none" w:sz="0" w:space="0" w:color="auto"/>
                <w:bottom w:val="none" w:sz="0" w:space="0" w:color="auto"/>
                <w:right w:val="none" w:sz="0" w:space="0" w:color="auto"/>
              </w:divBdr>
            </w:div>
            <w:div w:id="516816973">
              <w:marLeft w:val="0"/>
              <w:marRight w:val="0"/>
              <w:marTop w:val="0"/>
              <w:marBottom w:val="0"/>
              <w:divBdr>
                <w:top w:val="none" w:sz="0" w:space="0" w:color="auto"/>
                <w:left w:val="none" w:sz="0" w:space="0" w:color="auto"/>
                <w:bottom w:val="none" w:sz="0" w:space="0" w:color="auto"/>
                <w:right w:val="none" w:sz="0" w:space="0" w:color="auto"/>
              </w:divBdr>
            </w:div>
            <w:div w:id="557403190">
              <w:marLeft w:val="0"/>
              <w:marRight w:val="0"/>
              <w:marTop w:val="0"/>
              <w:marBottom w:val="0"/>
              <w:divBdr>
                <w:top w:val="none" w:sz="0" w:space="0" w:color="auto"/>
                <w:left w:val="none" w:sz="0" w:space="0" w:color="auto"/>
                <w:bottom w:val="none" w:sz="0" w:space="0" w:color="auto"/>
                <w:right w:val="none" w:sz="0" w:space="0" w:color="auto"/>
              </w:divBdr>
            </w:div>
            <w:div w:id="582227392">
              <w:marLeft w:val="0"/>
              <w:marRight w:val="0"/>
              <w:marTop w:val="0"/>
              <w:marBottom w:val="0"/>
              <w:divBdr>
                <w:top w:val="none" w:sz="0" w:space="0" w:color="auto"/>
                <w:left w:val="none" w:sz="0" w:space="0" w:color="auto"/>
                <w:bottom w:val="none" w:sz="0" w:space="0" w:color="auto"/>
                <w:right w:val="none" w:sz="0" w:space="0" w:color="auto"/>
              </w:divBdr>
            </w:div>
            <w:div w:id="654265322">
              <w:marLeft w:val="0"/>
              <w:marRight w:val="0"/>
              <w:marTop w:val="0"/>
              <w:marBottom w:val="0"/>
              <w:divBdr>
                <w:top w:val="none" w:sz="0" w:space="0" w:color="auto"/>
                <w:left w:val="none" w:sz="0" w:space="0" w:color="auto"/>
                <w:bottom w:val="none" w:sz="0" w:space="0" w:color="auto"/>
                <w:right w:val="none" w:sz="0" w:space="0" w:color="auto"/>
              </w:divBdr>
            </w:div>
            <w:div w:id="1042175246">
              <w:marLeft w:val="0"/>
              <w:marRight w:val="0"/>
              <w:marTop w:val="0"/>
              <w:marBottom w:val="0"/>
              <w:divBdr>
                <w:top w:val="none" w:sz="0" w:space="0" w:color="auto"/>
                <w:left w:val="none" w:sz="0" w:space="0" w:color="auto"/>
                <w:bottom w:val="none" w:sz="0" w:space="0" w:color="auto"/>
                <w:right w:val="none" w:sz="0" w:space="0" w:color="auto"/>
              </w:divBdr>
            </w:div>
            <w:div w:id="1061565033">
              <w:marLeft w:val="0"/>
              <w:marRight w:val="0"/>
              <w:marTop w:val="0"/>
              <w:marBottom w:val="0"/>
              <w:divBdr>
                <w:top w:val="none" w:sz="0" w:space="0" w:color="auto"/>
                <w:left w:val="none" w:sz="0" w:space="0" w:color="auto"/>
                <w:bottom w:val="none" w:sz="0" w:space="0" w:color="auto"/>
                <w:right w:val="none" w:sz="0" w:space="0" w:color="auto"/>
              </w:divBdr>
            </w:div>
            <w:div w:id="1282420174">
              <w:marLeft w:val="0"/>
              <w:marRight w:val="0"/>
              <w:marTop w:val="0"/>
              <w:marBottom w:val="0"/>
              <w:divBdr>
                <w:top w:val="none" w:sz="0" w:space="0" w:color="auto"/>
                <w:left w:val="none" w:sz="0" w:space="0" w:color="auto"/>
                <w:bottom w:val="none" w:sz="0" w:space="0" w:color="auto"/>
                <w:right w:val="none" w:sz="0" w:space="0" w:color="auto"/>
              </w:divBdr>
            </w:div>
            <w:div w:id="1660034263">
              <w:marLeft w:val="0"/>
              <w:marRight w:val="0"/>
              <w:marTop w:val="0"/>
              <w:marBottom w:val="0"/>
              <w:divBdr>
                <w:top w:val="none" w:sz="0" w:space="0" w:color="auto"/>
                <w:left w:val="none" w:sz="0" w:space="0" w:color="auto"/>
                <w:bottom w:val="none" w:sz="0" w:space="0" w:color="auto"/>
                <w:right w:val="none" w:sz="0" w:space="0" w:color="auto"/>
              </w:divBdr>
            </w:div>
            <w:div w:id="1738016531">
              <w:marLeft w:val="0"/>
              <w:marRight w:val="0"/>
              <w:marTop w:val="0"/>
              <w:marBottom w:val="0"/>
              <w:divBdr>
                <w:top w:val="none" w:sz="0" w:space="0" w:color="auto"/>
                <w:left w:val="none" w:sz="0" w:space="0" w:color="auto"/>
                <w:bottom w:val="none" w:sz="0" w:space="0" w:color="auto"/>
                <w:right w:val="none" w:sz="0" w:space="0" w:color="auto"/>
              </w:divBdr>
            </w:div>
            <w:div w:id="1804427028">
              <w:marLeft w:val="0"/>
              <w:marRight w:val="0"/>
              <w:marTop w:val="0"/>
              <w:marBottom w:val="0"/>
              <w:divBdr>
                <w:top w:val="none" w:sz="0" w:space="0" w:color="auto"/>
                <w:left w:val="none" w:sz="0" w:space="0" w:color="auto"/>
                <w:bottom w:val="none" w:sz="0" w:space="0" w:color="auto"/>
                <w:right w:val="none" w:sz="0" w:space="0" w:color="auto"/>
              </w:divBdr>
            </w:div>
            <w:div w:id="1908959407">
              <w:marLeft w:val="0"/>
              <w:marRight w:val="0"/>
              <w:marTop w:val="0"/>
              <w:marBottom w:val="0"/>
              <w:divBdr>
                <w:top w:val="none" w:sz="0" w:space="0" w:color="auto"/>
                <w:left w:val="none" w:sz="0" w:space="0" w:color="auto"/>
                <w:bottom w:val="none" w:sz="0" w:space="0" w:color="auto"/>
                <w:right w:val="none" w:sz="0" w:space="0" w:color="auto"/>
              </w:divBdr>
            </w:div>
            <w:div w:id="1944023383">
              <w:marLeft w:val="0"/>
              <w:marRight w:val="0"/>
              <w:marTop w:val="0"/>
              <w:marBottom w:val="0"/>
              <w:divBdr>
                <w:top w:val="none" w:sz="0" w:space="0" w:color="auto"/>
                <w:left w:val="none" w:sz="0" w:space="0" w:color="auto"/>
                <w:bottom w:val="none" w:sz="0" w:space="0" w:color="auto"/>
                <w:right w:val="none" w:sz="0" w:space="0" w:color="auto"/>
              </w:divBdr>
            </w:div>
            <w:div w:id="1947106446">
              <w:marLeft w:val="0"/>
              <w:marRight w:val="0"/>
              <w:marTop w:val="0"/>
              <w:marBottom w:val="0"/>
              <w:divBdr>
                <w:top w:val="none" w:sz="0" w:space="0" w:color="auto"/>
                <w:left w:val="none" w:sz="0" w:space="0" w:color="auto"/>
                <w:bottom w:val="none" w:sz="0" w:space="0" w:color="auto"/>
                <w:right w:val="none" w:sz="0" w:space="0" w:color="auto"/>
              </w:divBdr>
            </w:div>
            <w:div w:id="1955361326">
              <w:marLeft w:val="0"/>
              <w:marRight w:val="0"/>
              <w:marTop w:val="0"/>
              <w:marBottom w:val="0"/>
              <w:divBdr>
                <w:top w:val="none" w:sz="0" w:space="0" w:color="auto"/>
                <w:left w:val="none" w:sz="0" w:space="0" w:color="auto"/>
                <w:bottom w:val="none" w:sz="0" w:space="0" w:color="auto"/>
                <w:right w:val="none" w:sz="0" w:space="0" w:color="auto"/>
              </w:divBdr>
            </w:div>
          </w:divsChild>
        </w:div>
        <w:div w:id="1892230931">
          <w:marLeft w:val="0"/>
          <w:marRight w:val="0"/>
          <w:marTop w:val="0"/>
          <w:marBottom w:val="0"/>
          <w:divBdr>
            <w:top w:val="none" w:sz="0" w:space="0" w:color="auto"/>
            <w:left w:val="none" w:sz="0" w:space="0" w:color="auto"/>
            <w:bottom w:val="none" w:sz="0" w:space="0" w:color="auto"/>
            <w:right w:val="none" w:sz="0" w:space="0" w:color="auto"/>
          </w:divBdr>
        </w:div>
        <w:div w:id="1892959389">
          <w:marLeft w:val="0"/>
          <w:marRight w:val="0"/>
          <w:marTop w:val="0"/>
          <w:marBottom w:val="0"/>
          <w:divBdr>
            <w:top w:val="none" w:sz="0" w:space="0" w:color="auto"/>
            <w:left w:val="none" w:sz="0" w:space="0" w:color="auto"/>
            <w:bottom w:val="none" w:sz="0" w:space="0" w:color="auto"/>
            <w:right w:val="none" w:sz="0" w:space="0" w:color="auto"/>
          </w:divBdr>
        </w:div>
        <w:div w:id="1895195690">
          <w:marLeft w:val="0"/>
          <w:marRight w:val="0"/>
          <w:marTop w:val="0"/>
          <w:marBottom w:val="0"/>
          <w:divBdr>
            <w:top w:val="none" w:sz="0" w:space="0" w:color="auto"/>
            <w:left w:val="none" w:sz="0" w:space="0" w:color="auto"/>
            <w:bottom w:val="none" w:sz="0" w:space="0" w:color="auto"/>
            <w:right w:val="none" w:sz="0" w:space="0" w:color="auto"/>
          </w:divBdr>
        </w:div>
        <w:div w:id="1901749378">
          <w:marLeft w:val="0"/>
          <w:marRight w:val="0"/>
          <w:marTop w:val="0"/>
          <w:marBottom w:val="0"/>
          <w:divBdr>
            <w:top w:val="none" w:sz="0" w:space="0" w:color="auto"/>
            <w:left w:val="none" w:sz="0" w:space="0" w:color="auto"/>
            <w:bottom w:val="none" w:sz="0" w:space="0" w:color="auto"/>
            <w:right w:val="none" w:sz="0" w:space="0" w:color="auto"/>
          </w:divBdr>
        </w:div>
        <w:div w:id="1907110661">
          <w:marLeft w:val="0"/>
          <w:marRight w:val="0"/>
          <w:marTop w:val="0"/>
          <w:marBottom w:val="0"/>
          <w:divBdr>
            <w:top w:val="none" w:sz="0" w:space="0" w:color="auto"/>
            <w:left w:val="none" w:sz="0" w:space="0" w:color="auto"/>
            <w:bottom w:val="none" w:sz="0" w:space="0" w:color="auto"/>
            <w:right w:val="none" w:sz="0" w:space="0" w:color="auto"/>
          </w:divBdr>
        </w:div>
        <w:div w:id="1907450718">
          <w:marLeft w:val="0"/>
          <w:marRight w:val="0"/>
          <w:marTop w:val="0"/>
          <w:marBottom w:val="0"/>
          <w:divBdr>
            <w:top w:val="none" w:sz="0" w:space="0" w:color="auto"/>
            <w:left w:val="none" w:sz="0" w:space="0" w:color="auto"/>
            <w:bottom w:val="none" w:sz="0" w:space="0" w:color="auto"/>
            <w:right w:val="none" w:sz="0" w:space="0" w:color="auto"/>
          </w:divBdr>
        </w:div>
        <w:div w:id="1909682199">
          <w:marLeft w:val="0"/>
          <w:marRight w:val="0"/>
          <w:marTop w:val="0"/>
          <w:marBottom w:val="0"/>
          <w:divBdr>
            <w:top w:val="none" w:sz="0" w:space="0" w:color="auto"/>
            <w:left w:val="none" w:sz="0" w:space="0" w:color="auto"/>
            <w:bottom w:val="none" w:sz="0" w:space="0" w:color="auto"/>
            <w:right w:val="none" w:sz="0" w:space="0" w:color="auto"/>
          </w:divBdr>
        </w:div>
        <w:div w:id="1913202218">
          <w:marLeft w:val="0"/>
          <w:marRight w:val="0"/>
          <w:marTop w:val="0"/>
          <w:marBottom w:val="0"/>
          <w:divBdr>
            <w:top w:val="none" w:sz="0" w:space="0" w:color="auto"/>
            <w:left w:val="none" w:sz="0" w:space="0" w:color="auto"/>
            <w:bottom w:val="none" w:sz="0" w:space="0" w:color="auto"/>
            <w:right w:val="none" w:sz="0" w:space="0" w:color="auto"/>
          </w:divBdr>
        </w:div>
        <w:div w:id="1923879000">
          <w:marLeft w:val="0"/>
          <w:marRight w:val="0"/>
          <w:marTop w:val="0"/>
          <w:marBottom w:val="0"/>
          <w:divBdr>
            <w:top w:val="none" w:sz="0" w:space="0" w:color="auto"/>
            <w:left w:val="none" w:sz="0" w:space="0" w:color="auto"/>
            <w:bottom w:val="none" w:sz="0" w:space="0" w:color="auto"/>
            <w:right w:val="none" w:sz="0" w:space="0" w:color="auto"/>
          </w:divBdr>
        </w:div>
        <w:div w:id="1924341492">
          <w:marLeft w:val="0"/>
          <w:marRight w:val="0"/>
          <w:marTop w:val="0"/>
          <w:marBottom w:val="0"/>
          <w:divBdr>
            <w:top w:val="none" w:sz="0" w:space="0" w:color="auto"/>
            <w:left w:val="none" w:sz="0" w:space="0" w:color="auto"/>
            <w:bottom w:val="none" w:sz="0" w:space="0" w:color="auto"/>
            <w:right w:val="none" w:sz="0" w:space="0" w:color="auto"/>
          </w:divBdr>
        </w:div>
        <w:div w:id="1924994255">
          <w:marLeft w:val="0"/>
          <w:marRight w:val="0"/>
          <w:marTop w:val="0"/>
          <w:marBottom w:val="0"/>
          <w:divBdr>
            <w:top w:val="none" w:sz="0" w:space="0" w:color="auto"/>
            <w:left w:val="none" w:sz="0" w:space="0" w:color="auto"/>
            <w:bottom w:val="none" w:sz="0" w:space="0" w:color="auto"/>
            <w:right w:val="none" w:sz="0" w:space="0" w:color="auto"/>
          </w:divBdr>
        </w:div>
        <w:div w:id="1930962855">
          <w:marLeft w:val="0"/>
          <w:marRight w:val="0"/>
          <w:marTop w:val="0"/>
          <w:marBottom w:val="0"/>
          <w:divBdr>
            <w:top w:val="none" w:sz="0" w:space="0" w:color="auto"/>
            <w:left w:val="none" w:sz="0" w:space="0" w:color="auto"/>
            <w:bottom w:val="none" w:sz="0" w:space="0" w:color="auto"/>
            <w:right w:val="none" w:sz="0" w:space="0" w:color="auto"/>
          </w:divBdr>
        </w:div>
        <w:div w:id="1931817700">
          <w:marLeft w:val="0"/>
          <w:marRight w:val="0"/>
          <w:marTop w:val="0"/>
          <w:marBottom w:val="0"/>
          <w:divBdr>
            <w:top w:val="none" w:sz="0" w:space="0" w:color="auto"/>
            <w:left w:val="none" w:sz="0" w:space="0" w:color="auto"/>
            <w:bottom w:val="none" w:sz="0" w:space="0" w:color="auto"/>
            <w:right w:val="none" w:sz="0" w:space="0" w:color="auto"/>
          </w:divBdr>
        </w:div>
        <w:div w:id="1932003406">
          <w:marLeft w:val="0"/>
          <w:marRight w:val="0"/>
          <w:marTop w:val="0"/>
          <w:marBottom w:val="0"/>
          <w:divBdr>
            <w:top w:val="none" w:sz="0" w:space="0" w:color="auto"/>
            <w:left w:val="none" w:sz="0" w:space="0" w:color="auto"/>
            <w:bottom w:val="none" w:sz="0" w:space="0" w:color="auto"/>
            <w:right w:val="none" w:sz="0" w:space="0" w:color="auto"/>
          </w:divBdr>
        </w:div>
        <w:div w:id="1934629886">
          <w:marLeft w:val="0"/>
          <w:marRight w:val="0"/>
          <w:marTop w:val="0"/>
          <w:marBottom w:val="0"/>
          <w:divBdr>
            <w:top w:val="none" w:sz="0" w:space="0" w:color="auto"/>
            <w:left w:val="none" w:sz="0" w:space="0" w:color="auto"/>
            <w:bottom w:val="none" w:sz="0" w:space="0" w:color="auto"/>
            <w:right w:val="none" w:sz="0" w:space="0" w:color="auto"/>
          </w:divBdr>
        </w:div>
        <w:div w:id="1935942115">
          <w:marLeft w:val="0"/>
          <w:marRight w:val="0"/>
          <w:marTop w:val="0"/>
          <w:marBottom w:val="0"/>
          <w:divBdr>
            <w:top w:val="none" w:sz="0" w:space="0" w:color="auto"/>
            <w:left w:val="none" w:sz="0" w:space="0" w:color="auto"/>
            <w:bottom w:val="none" w:sz="0" w:space="0" w:color="auto"/>
            <w:right w:val="none" w:sz="0" w:space="0" w:color="auto"/>
          </w:divBdr>
        </w:div>
        <w:div w:id="1938564496">
          <w:marLeft w:val="0"/>
          <w:marRight w:val="0"/>
          <w:marTop w:val="0"/>
          <w:marBottom w:val="0"/>
          <w:divBdr>
            <w:top w:val="none" w:sz="0" w:space="0" w:color="auto"/>
            <w:left w:val="none" w:sz="0" w:space="0" w:color="auto"/>
            <w:bottom w:val="none" w:sz="0" w:space="0" w:color="auto"/>
            <w:right w:val="none" w:sz="0" w:space="0" w:color="auto"/>
          </w:divBdr>
        </w:div>
        <w:div w:id="1940261639">
          <w:marLeft w:val="0"/>
          <w:marRight w:val="0"/>
          <w:marTop w:val="0"/>
          <w:marBottom w:val="0"/>
          <w:divBdr>
            <w:top w:val="none" w:sz="0" w:space="0" w:color="auto"/>
            <w:left w:val="none" w:sz="0" w:space="0" w:color="auto"/>
            <w:bottom w:val="none" w:sz="0" w:space="0" w:color="auto"/>
            <w:right w:val="none" w:sz="0" w:space="0" w:color="auto"/>
          </w:divBdr>
        </w:div>
        <w:div w:id="1943761036">
          <w:marLeft w:val="0"/>
          <w:marRight w:val="0"/>
          <w:marTop w:val="0"/>
          <w:marBottom w:val="0"/>
          <w:divBdr>
            <w:top w:val="none" w:sz="0" w:space="0" w:color="auto"/>
            <w:left w:val="none" w:sz="0" w:space="0" w:color="auto"/>
            <w:bottom w:val="none" w:sz="0" w:space="0" w:color="auto"/>
            <w:right w:val="none" w:sz="0" w:space="0" w:color="auto"/>
          </w:divBdr>
        </w:div>
        <w:div w:id="1946108552">
          <w:marLeft w:val="0"/>
          <w:marRight w:val="0"/>
          <w:marTop w:val="0"/>
          <w:marBottom w:val="0"/>
          <w:divBdr>
            <w:top w:val="none" w:sz="0" w:space="0" w:color="auto"/>
            <w:left w:val="none" w:sz="0" w:space="0" w:color="auto"/>
            <w:bottom w:val="none" w:sz="0" w:space="0" w:color="auto"/>
            <w:right w:val="none" w:sz="0" w:space="0" w:color="auto"/>
          </w:divBdr>
        </w:div>
        <w:div w:id="1953856889">
          <w:marLeft w:val="0"/>
          <w:marRight w:val="0"/>
          <w:marTop w:val="0"/>
          <w:marBottom w:val="0"/>
          <w:divBdr>
            <w:top w:val="none" w:sz="0" w:space="0" w:color="auto"/>
            <w:left w:val="none" w:sz="0" w:space="0" w:color="auto"/>
            <w:bottom w:val="none" w:sz="0" w:space="0" w:color="auto"/>
            <w:right w:val="none" w:sz="0" w:space="0" w:color="auto"/>
          </w:divBdr>
        </w:div>
        <w:div w:id="1955362827">
          <w:marLeft w:val="0"/>
          <w:marRight w:val="0"/>
          <w:marTop w:val="0"/>
          <w:marBottom w:val="0"/>
          <w:divBdr>
            <w:top w:val="none" w:sz="0" w:space="0" w:color="auto"/>
            <w:left w:val="none" w:sz="0" w:space="0" w:color="auto"/>
            <w:bottom w:val="none" w:sz="0" w:space="0" w:color="auto"/>
            <w:right w:val="none" w:sz="0" w:space="0" w:color="auto"/>
          </w:divBdr>
        </w:div>
        <w:div w:id="1955594680">
          <w:marLeft w:val="0"/>
          <w:marRight w:val="0"/>
          <w:marTop w:val="0"/>
          <w:marBottom w:val="0"/>
          <w:divBdr>
            <w:top w:val="none" w:sz="0" w:space="0" w:color="auto"/>
            <w:left w:val="none" w:sz="0" w:space="0" w:color="auto"/>
            <w:bottom w:val="none" w:sz="0" w:space="0" w:color="auto"/>
            <w:right w:val="none" w:sz="0" w:space="0" w:color="auto"/>
          </w:divBdr>
        </w:div>
        <w:div w:id="1966039388">
          <w:marLeft w:val="0"/>
          <w:marRight w:val="0"/>
          <w:marTop w:val="0"/>
          <w:marBottom w:val="0"/>
          <w:divBdr>
            <w:top w:val="none" w:sz="0" w:space="0" w:color="auto"/>
            <w:left w:val="none" w:sz="0" w:space="0" w:color="auto"/>
            <w:bottom w:val="none" w:sz="0" w:space="0" w:color="auto"/>
            <w:right w:val="none" w:sz="0" w:space="0" w:color="auto"/>
          </w:divBdr>
        </w:div>
        <w:div w:id="1970471548">
          <w:marLeft w:val="0"/>
          <w:marRight w:val="0"/>
          <w:marTop w:val="0"/>
          <w:marBottom w:val="0"/>
          <w:divBdr>
            <w:top w:val="none" w:sz="0" w:space="0" w:color="auto"/>
            <w:left w:val="none" w:sz="0" w:space="0" w:color="auto"/>
            <w:bottom w:val="none" w:sz="0" w:space="0" w:color="auto"/>
            <w:right w:val="none" w:sz="0" w:space="0" w:color="auto"/>
          </w:divBdr>
        </w:div>
        <w:div w:id="1971323971">
          <w:marLeft w:val="0"/>
          <w:marRight w:val="0"/>
          <w:marTop w:val="0"/>
          <w:marBottom w:val="0"/>
          <w:divBdr>
            <w:top w:val="none" w:sz="0" w:space="0" w:color="auto"/>
            <w:left w:val="none" w:sz="0" w:space="0" w:color="auto"/>
            <w:bottom w:val="none" w:sz="0" w:space="0" w:color="auto"/>
            <w:right w:val="none" w:sz="0" w:space="0" w:color="auto"/>
          </w:divBdr>
        </w:div>
        <w:div w:id="1974554169">
          <w:marLeft w:val="0"/>
          <w:marRight w:val="0"/>
          <w:marTop w:val="0"/>
          <w:marBottom w:val="0"/>
          <w:divBdr>
            <w:top w:val="none" w:sz="0" w:space="0" w:color="auto"/>
            <w:left w:val="none" w:sz="0" w:space="0" w:color="auto"/>
            <w:bottom w:val="none" w:sz="0" w:space="0" w:color="auto"/>
            <w:right w:val="none" w:sz="0" w:space="0" w:color="auto"/>
          </w:divBdr>
        </w:div>
        <w:div w:id="1978560656">
          <w:marLeft w:val="0"/>
          <w:marRight w:val="0"/>
          <w:marTop w:val="0"/>
          <w:marBottom w:val="0"/>
          <w:divBdr>
            <w:top w:val="none" w:sz="0" w:space="0" w:color="auto"/>
            <w:left w:val="none" w:sz="0" w:space="0" w:color="auto"/>
            <w:bottom w:val="none" w:sz="0" w:space="0" w:color="auto"/>
            <w:right w:val="none" w:sz="0" w:space="0" w:color="auto"/>
          </w:divBdr>
        </w:div>
        <w:div w:id="1978996757">
          <w:marLeft w:val="0"/>
          <w:marRight w:val="0"/>
          <w:marTop w:val="0"/>
          <w:marBottom w:val="0"/>
          <w:divBdr>
            <w:top w:val="none" w:sz="0" w:space="0" w:color="auto"/>
            <w:left w:val="none" w:sz="0" w:space="0" w:color="auto"/>
            <w:bottom w:val="none" w:sz="0" w:space="0" w:color="auto"/>
            <w:right w:val="none" w:sz="0" w:space="0" w:color="auto"/>
          </w:divBdr>
        </w:div>
        <w:div w:id="1979801942">
          <w:marLeft w:val="0"/>
          <w:marRight w:val="0"/>
          <w:marTop w:val="0"/>
          <w:marBottom w:val="0"/>
          <w:divBdr>
            <w:top w:val="none" w:sz="0" w:space="0" w:color="auto"/>
            <w:left w:val="none" w:sz="0" w:space="0" w:color="auto"/>
            <w:bottom w:val="none" w:sz="0" w:space="0" w:color="auto"/>
            <w:right w:val="none" w:sz="0" w:space="0" w:color="auto"/>
          </w:divBdr>
        </w:div>
        <w:div w:id="1988777738">
          <w:marLeft w:val="0"/>
          <w:marRight w:val="0"/>
          <w:marTop w:val="0"/>
          <w:marBottom w:val="0"/>
          <w:divBdr>
            <w:top w:val="none" w:sz="0" w:space="0" w:color="auto"/>
            <w:left w:val="none" w:sz="0" w:space="0" w:color="auto"/>
            <w:bottom w:val="none" w:sz="0" w:space="0" w:color="auto"/>
            <w:right w:val="none" w:sz="0" w:space="0" w:color="auto"/>
          </w:divBdr>
        </w:div>
        <w:div w:id="1989630341">
          <w:marLeft w:val="0"/>
          <w:marRight w:val="0"/>
          <w:marTop w:val="0"/>
          <w:marBottom w:val="0"/>
          <w:divBdr>
            <w:top w:val="none" w:sz="0" w:space="0" w:color="auto"/>
            <w:left w:val="none" w:sz="0" w:space="0" w:color="auto"/>
            <w:bottom w:val="none" w:sz="0" w:space="0" w:color="auto"/>
            <w:right w:val="none" w:sz="0" w:space="0" w:color="auto"/>
          </w:divBdr>
        </w:div>
        <w:div w:id="1991711666">
          <w:marLeft w:val="0"/>
          <w:marRight w:val="0"/>
          <w:marTop w:val="0"/>
          <w:marBottom w:val="0"/>
          <w:divBdr>
            <w:top w:val="none" w:sz="0" w:space="0" w:color="auto"/>
            <w:left w:val="none" w:sz="0" w:space="0" w:color="auto"/>
            <w:bottom w:val="none" w:sz="0" w:space="0" w:color="auto"/>
            <w:right w:val="none" w:sz="0" w:space="0" w:color="auto"/>
          </w:divBdr>
        </w:div>
        <w:div w:id="2001955486">
          <w:marLeft w:val="0"/>
          <w:marRight w:val="0"/>
          <w:marTop w:val="0"/>
          <w:marBottom w:val="0"/>
          <w:divBdr>
            <w:top w:val="none" w:sz="0" w:space="0" w:color="auto"/>
            <w:left w:val="none" w:sz="0" w:space="0" w:color="auto"/>
            <w:bottom w:val="none" w:sz="0" w:space="0" w:color="auto"/>
            <w:right w:val="none" w:sz="0" w:space="0" w:color="auto"/>
          </w:divBdr>
        </w:div>
        <w:div w:id="2009214569">
          <w:marLeft w:val="0"/>
          <w:marRight w:val="0"/>
          <w:marTop w:val="0"/>
          <w:marBottom w:val="0"/>
          <w:divBdr>
            <w:top w:val="none" w:sz="0" w:space="0" w:color="auto"/>
            <w:left w:val="none" w:sz="0" w:space="0" w:color="auto"/>
            <w:bottom w:val="none" w:sz="0" w:space="0" w:color="auto"/>
            <w:right w:val="none" w:sz="0" w:space="0" w:color="auto"/>
          </w:divBdr>
        </w:div>
        <w:div w:id="2009819507">
          <w:marLeft w:val="0"/>
          <w:marRight w:val="0"/>
          <w:marTop w:val="0"/>
          <w:marBottom w:val="0"/>
          <w:divBdr>
            <w:top w:val="none" w:sz="0" w:space="0" w:color="auto"/>
            <w:left w:val="none" w:sz="0" w:space="0" w:color="auto"/>
            <w:bottom w:val="none" w:sz="0" w:space="0" w:color="auto"/>
            <w:right w:val="none" w:sz="0" w:space="0" w:color="auto"/>
          </w:divBdr>
        </w:div>
        <w:div w:id="2011984989">
          <w:marLeft w:val="0"/>
          <w:marRight w:val="0"/>
          <w:marTop w:val="0"/>
          <w:marBottom w:val="0"/>
          <w:divBdr>
            <w:top w:val="none" w:sz="0" w:space="0" w:color="auto"/>
            <w:left w:val="none" w:sz="0" w:space="0" w:color="auto"/>
            <w:bottom w:val="none" w:sz="0" w:space="0" w:color="auto"/>
            <w:right w:val="none" w:sz="0" w:space="0" w:color="auto"/>
          </w:divBdr>
        </w:div>
        <w:div w:id="2015448159">
          <w:marLeft w:val="0"/>
          <w:marRight w:val="0"/>
          <w:marTop w:val="0"/>
          <w:marBottom w:val="0"/>
          <w:divBdr>
            <w:top w:val="none" w:sz="0" w:space="0" w:color="auto"/>
            <w:left w:val="none" w:sz="0" w:space="0" w:color="auto"/>
            <w:bottom w:val="none" w:sz="0" w:space="0" w:color="auto"/>
            <w:right w:val="none" w:sz="0" w:space="0" w:color="auto"/>
          </w:divBdr>
        </w:div>
        <w:div w:id="2020883258">
          <w:marLeft w:val="0"/>
          <w:marRight w:val="0"/>
          <w:marTop w:val="0"/>
          <w:marBottom w:val="0"/>
          <w:divBdr>
            <w:top w:val="none" w:sz="0" w:space="0" w:color="auto"/>
            <w:left w:val="none" w:sz="0" w:space="0" w:color="auto"/>
            <w:bottom w:val="none" w:sz="0" w:space="0" w:color="auto"/>
            <w:right w:val="none" w:sz="0" w:space="0" w:color="auto"/>
          </w:divBdr>
        </w:div>
        <w:div w:id="2021397018">
          <w:marLeft w:val="0"/>
          <w:marRight w:val="0"/>
          <w:marTop w:val="0"/>
          <w:marBottom w:val="0"/>
          <w:divBdr>
            <w:top w:val="none" w:sz="0" w:space="0" w:color="auto"/>
            <w:left w:val="none" w:sz="0" w:space="0" w:color="auto"/>
            <w:bottom w:val="none" w:sz="0" w:space="0" w:color="auto"/>
            <w:right w:val="none" w:sz="0" w:space="0" w:color="auto"/>
          </w:divBdr>
        </w:div>
        <w:div w:id="2029215600">
          <w:marLeft w:val="0"/>
          <w:marRight w:val="0"/>
          <w:marTop w:val="0"/>
          <w:marBottom w:val="0"/>
          <w:divBdr>
            <w:top w:val="none" w:sz="0" w:space="0" w:color="auto"/>
            <w:left w:val="none" w:sz="0" w:space="0" w:color="auto"/>
            <w:bottom w:val="none" w:sz="0" w:space="0" w:color="auto"/>
            <w:right w:val="none" w:sz="0" w:space="0" w:color="auto"/>
          </w:divBdr>
        </w:div>
        <w:div w:id="2029987249">
          <w:marLeft w:val="0"/>
          <w:marRight w:val="0"/>
          <w:marTop w:val="0"/>
          <w:marBottom w:val="0"/>
          <w:divBdr>
            <w:top w:val="none" w:sz="0" w:space="0" w:color="auto"/>
            <w:left w:val="none" w:sz="0" w:space="0" w:color="auto"/>
            <w:bottom w:val="none" w:sz="0" w:space="0" w:color="auto"/>
            <w:right w:val="none" w:sz="0" w:space="0" w:color="auto"/>
          </w:divBdr>
        </w:div>
        <w:div w:id="2038775054">
          <w:marLeft w:val="0"/>
          <w:marRight w:val="0"/>
          <w:marTop w:val="0"/>
          <w:marBottom w:val="0"/>
          <w:divBdr>
            <w:top w:val="none" w:sz="0" w:space="0" w:color="auto"/>
            <w:left w:val="none" w:sz="0" w:space="0" w:color="auto"/>
            <w:bottom w:val="none" w:sz="0" w:space="0" w:color="auto"/>
            <w:right w:val="none" w:sz="0" w:space="0" w:color="auto"/>
          </w:divBdr>
        </w:div>
        <w:div w:id="2040663309">
          <w:marLeft w:val="0"/>
          <w:marRight w:val="0"/>
          <w:marTop w:val="0"/>
          <w:marBottom w:val="0"/>
          <w:divBdr>
            <w:top w:val="none" w:sz="0" w:space="0" w:color="auto"/>
            <w:left w:val="none" w:sz="0" w:space="0" w:color="auto"/>
            <w:bottom w:val="none" w:sz="0" w:space="0" w:color="auto"/>
            <w:right w:val="none" w:sz="0" w:space="0" w:color="auto"/>
          </w:divBdr>
        </w:div>
        <w:div w:id="2041055207">
          <w:marLeft w:val="0"/>
          <w:marRight w:val="0"/>
          <w:marTop w:val="0"/>
          <w:marBottom w:val="0"/>
          <w:divBdr>
            <w:top w:val="none" w:sz="0" w:space="0" w:color="auto"/>
            <w:left w:val="none" w:sz="0" w:space="0" w:color="auto"/>
            <w:bottom w:val="none" w:sz="0" w:space="0" w:color="auto"/>
            <w:right w:val="none" w:sz="0" w:space="0" w:color="auto"/>
          </w:divBdr>
        </w:div>
        <w:div w:id="2041197830">
          <w:marLeft w:val="0"/>
          <w:marRight w:val="0"/>
          <w:marTop w:val="0"/>
          <w:marBottom w:val="0"/>
          <w:divBdr>
            <w:top w:val="none" w:sz="0" w:space="0" w:color="auto"/>
            <w:left w:val="none" w:sz="0" w:space="0" w:color="auto"/>
            <w:bottom w:val="none" w:sz="0" w:space="0" w:color="auto"/>
            <w:right w:val="none" w:sz="0" w:space="0" w:color="auto"/>
          </w:divBdr>
        </w:div>
        <w:div w:id="2041272316">
          <w:marLeft w:val="0"/>
          <w:marRight w:val="0"/>
          <w:marTop w:val="0"/>
          <w:marBottom w:val="0"/>
          <w:divBdr>
            <w:top w:val="none" w:sz="0" w:space="0" w:color="auto"/>
            <w:left w:val="none" w:sz="0" w:space="0" w:color="auto"/>
            <w:bottom w:val="none" w:sz="0" w:space="0" w:color="auto"/>
            <w:right w:val="none" w:sz="0" w:space="0" w:color="auto"/>
          </w:divBdr>
        </w:div>
        <w:div w:id="2047368651">
          <w:marLeft w:val="0"/>
          <w:marRight w:val="0"/>
          <w:marTop w:val="0"/>
          <w:marBottom w:val="0"/>
          <w:divBdr>
            <w:top w:val="none" w:sz="0" w:space="0" w:color="auto"/>
            <w:left w:val="none" w:sz="0" w:space="0" w:color="auto"/>
            <w:bottom w:val="none" w:sz="0" w:space="0" w:color="auto"/>
            <w:right w:val="none" w:sz="0" w:space="0" w:color="auto"/>
          </w:divBdr>
        </w:div>
        <w:div w:id="2053067188">
          <w:marLeft w:val="0"/>
          <w:marRight w:val="0"/>
          <w:marTop w:val="0"/>
          <w:marBottom w:val="0"/>
          <w:divBdr>
            <w:top w:val="none" w:sz="0" w:space="0" w:color="auto"/>
            <w:left w:val="none" w:sz="0" w:space="0" w:color="auto"/>
            <w:bottom w:val="none" w:sz="0" w:space="0" w:color="auto"/>
            <w:right w:val="none" w:sz="0" w:space="0" w:color="auto"/>
          </w:divBdr>
        </w:div>
        <w:div w:id="2053383855">
          <w:marLeft w:val="0"/>
          <w:marRight w:val="0"/>
          <w:marTop w:val="0"/>
          <w:marBottom w:val="0"/>
          <w:divBdr>
            <w:top w:val="none" w:sz="0" w:space="0" w:color="auto"/>
            <w:left w:val="none" w:sz="0" w:space="0" w:color="auto"/>
            <w:bottom w:val="none" w:sz="0" w:space="0" w:color="auto"/>
            <w:right w:val="none" w:sz="0" w:space="0" w:color="auto"/>
          </w:divBdr>
        </w:div>
        <w:div w:id="2054767675">
          <w:marLeft w:val="0"/>
          <w:marRight w:val="0"/>
          <w:marTop w:val="0"/>
          <w:marBottom w:val="0"/>
          <w:divBdr>
            <w:top w:val="none" w:sz="0" w:space="0" w:color="auto"/>
            <w:left w:val="none" w:sz="0" w:space="0" w:color="auto"/>
            <w:bottom w:val="none" w:sz="0" w:space="0" w:color="auto"/>
            <w:right w:val="none" w:sz="0" w:space="0" w:color="auto"/>
          </w:divBdr>
        </w:div>
        <w:div w:id="2056653981">
          <w:marLeft w:val="0"/>
          <w:marRight w:val="0"/>
          <w:marTop w:val="0"/>
          <w:marBottom w:val="0"/>
          <w:divBdr>
            <w:top w:val="none" w:sz="0" w:space="0" w:color="auto"/>
            <w:left w:val="none" w:sz="0" w:space="0" w:color="auto"/>
            <w:bottom w:val="none" w:sz="0" w:space="0" w:color="auto"/>
            <w:right w:val="none" w:sz="0" w:space="0" w:color="auto"/>
          </w:divBdr>
        </w:div>
        <w:div w:id="2057659548">
          <w:marLeft w:val="0"/>
          <w:marRight w:val="0"/>
          <w:marTop w:val="0"/>
          <w:marBottom w:val="0"/>
          <w:divBdr>
            <w:top w:val="none" w:sz="0" w:space="0" w:color="auto"/>
            <w:left w:val="none" w:sz="0" w:space="0" w:color="auto"/>
            <w:bottom w:val="none" w:sz="0" w:space="0" w:color="auto"/>
            <w:right w:val="none" w:sz="0" w:space="0" w:color="auto"/>
          </w:divBdr>
        </w:div>
        <w:div w:id="2059893593">
          <w:marLeft w:val="0"/>
          <w:marRight w:val="0"/>
          <w:marTop w:val="0"/>
          <w:marBottom w:val="0"/>
          <w:divBdr>
            <w:top w:val="none" w:sz="0" w:space="0" w:color="auto"/>
            <w:left w:val="none" w:sz="0" w:space="0" w:color="auto"/>
            <w:bottom w:val="none" w:sz="0" w:space="0" w:color="auto"/>
            <w:right w:val="none" w:sz="0" w:space="0" w:color="auto"/>
          </w:divBdr>
        </w:div>
        <w:div w:id="2060082973">
          <w:marLeft w:val="0"/>
          <w:marRight w:val="0"/>
          <w:marTop w:val="0"/>
          <w:marBottom w:val="0"/>
          <w:divBdr>
            <w:top w:val="none" w:sz="0" w:space="0" w:color="auto"/>
            <w:left w:val="none" w:sz="0" w:space="0" w:color="auto"/>
            <w:bottom w:val="none" w:sz="0" w:space="0" w:color="auto"/>
            <w:right w:val="none" w:sz="0" w:space="0" w:color="auto"/>
          </w:divBdr>
        </w:div>
        <w:div w:id="2069717327">
          <w:marLeft w:val="0"/>
          <w:marRight w:val="0"/>
          <w:marTop w:val="0"/>
          <w:marBottom w:val="0"/>
          <w:divBdr>
            <w:top w:val="none" w:sz="0" w:space="0" w:color="auto"/>
            <w:left w:val="none" w:sz="0" w:space="0" w:color="auto"/>
            <w:bottom w:val="none" w:sz="0" w:space="0" w:color="auto"/>
            <w:right w:val="none" w:sz="0" w:space="0" w:color="auto"/>
          </w:divBdr>
        </w:div>
        <w:div w:id="2069835045">
          <w:marLeft w:val="0"/>
          <w:marRight w:val="0"/>
          <w:marTop w:val="0"/>
          <w:marBottom w:val="0"/>
          <w:divBdr>
            <w:top w:val="none" w:sz="0" w:space="0" w:color="auto"/>
            <w:left w:val="none" w:sz="0" w:space="0" w:color="auto"/>
            <w:bottom w:val="none" w:sz="0" w:space="0" w:color="auto"/>
            <w:right w:val="none" w:sz="0" w:space="0" w:color="auto"/>
          </w:divBdr>
        </w:div>
        <w:div w:id="2071683369">
          <w:marLeft w:val="0"/>
          <w:marRight w:val="0"/>
          <w:marTop w:val="0"/>
          <w:marBottom w:val="0"/>
          <w:divBdr>
            <w:top w:val="none" w:sz="0" w:space="0" w:color="auto"/>
            <w:left w:val="none" w:sz="0" w:space="0" w:color="auto"/>
            <w:bottom w:val="none" w:sz="0" w:space="0" w:color="auto"/>
            <w:right w:val="none" w:sz="0" w:space="0" w:color="auto"/>
          </w:divBdr>
        </w:div>
        <w:div w:id="2073313166">
          <w:marLeft w:val="0"/>
          <w:marRight w:val="0"/>
          <w:marTop w:val="0"/>
          <w:marBottom w:val="0"/>
          <w:divBdr>
            <w:top w:val="none" w:sz="0" w:space="0" w:color="auto"/>
            <w:left w:val="none" w:sz="0" w:space="0" w:color="auto"/>
            <w:bottom w:val="none" w:sz="0" w:space="0" w:color="auto"/>
            <w:right w:val="none" w:sz="0" w:space="0" w:color="auto"/>
          </w:divBdr>
        </w:div>
        <w:div w:id="2076393586">
          <w:marLeft w:val="0"/>
          <w:marRight w:val="0"/>
          <w:marTop w:val="0"/>
          <w:marBottom w:val="0"/>
          <w:divBdr>
            <w:top w:val="none" w:sz="0" w:space="0" w:color="auto"/>
            <w:left w:val="none" w:sz="0" w:space="0" w:color="auto"/>
            <w:bottom w:val="none" w:sz="0" w:space="0" w:color="auto"/>
            <w:right w:val="none" w:sz="0" w:space="0" w:color="auto"/>
          </w:divBdr>
        </w:div>
        <w:div w:id="2080908114">
          <w:marLeft w:val="0"/>
          <w:marRight w:val="0"/>
          <w:marTop w:val="0"/>
          <w:marBottom w:val="0"/>
          <w:divBdr>
            <w:top w:val="none" w:sz="0" w:space="0" w:color="auto"/>
            <w:left w:val="none" w:sz="0" w:space="0" w:color="auto"/>
            <w:bottom w:val="none" w:sz="0" w:space="0" w:color="auto"/>
            <w:right w:val="none" w:sz="0" w:space="0" w:color="auto"/>
          </w:divBdr>
        </w:div>
        <w:div w:id="2082216805">
          <w:marLeft w:val="0"/>
          <w:marRight w:val="0"/>
          <w:marTop w:val="0"/>
          <w:marBottom w:val="0"/>
          <w:divBdr>
            <w:top w:val="none" w:sz="0" w:space="0" w:color="auto"/>
            <w:left w:val="none" w:sz="0" w:space="0" w:color="auto"/>
            <w:bottom w:val="none" w:sz="0" w:space="0" w:color="auto"/>
            <w:right w:val="none" w:sz="0" w:space="0" w:color="auto"/>
          </w:divBdr>
        </w:div>
        <w:div w:id="2085298293">
          <w:marLeft w:val="0"/>
          <w:marRight w:val="0"/>
          <w:marTop w:val="0"/>
          <w:marBottom w:val="0"/>
          <w:divBdr>
            <w:top w:val="none" w:sz="0" w:space="0" w:color="auto"/>
            <w:left w:val="none" w:sz="0" w:space="0" w:color="auto"/>
            <w:bottom w:val="none" w:sz="0" w:space="0" w:color="auto"/>
            <w:right w:val="none" w:sz="0" w:space="0" w:color="auto"/>
          </w:divBdr>
        </w:div>
        <w:div w:id="2089451035">
          <w:marLeft w:val="0"/>
          <w:marRight w:val="0"/>
          <w:marTop w:val="0"/>
          <w:marBottom w:val="0"/>
          <w:divBdr>
            <w:top w:val="none" w:sz="0" w:space="0" w:color="auto"/>
            <w:left w:val="none" w:sz="0" w:space="0" w:color="auto"/>
            <w:bottom w:val="none" w:sz="0" w:space="0" w:color="auto"/>
            <w:right w:val="none" w:sz="0" w:space="0" w:color="auto"/>
          </w:divBdr>
        </w:div>
        <w:div w:id="2091199095">
          <w:marLeft w:val="0"/>
          <w:marRight w:val="0"/>
          <w:marTop w:val="0"/>
          <w:marBottom w:val="0"/>
          <w:divBdr>
            <w:top w:val="none" w:sz="0" w:space="0" w:color="auto"/>
            <w:left w:val="none" w:sz="0" w:space="0" w:color="auto"/>
            <w:bottom w:val="none" w:sz="0" w:space="0" w:color="auto"/>
            <w:right w:val="none" w:sz="0" w:space="0" w:color="auto"/>
          </w:divBdr>
        </w:div>
        <w:div w:id="2091809645">
          <w:marLeft w:val="0"/>
          <w:marRight w:val="0"/>
          <w:marTop w:val="0"/>
          <w:marBottom w:val="0"/>
          <w:divBdr>
            <w:top w:val="none" w:sz="0" w:space="0" w:color="auto"/>
            <w:left w:val="none" w:sz="0" w:space="0" w:color="auto"/>
            <w:bottom w:val="none" w:sz="0" w:space="0" w:color="auto"/>
            <w:right w:val="none" w:sz="0" w:space="0" w:color="auto"/>
          </w:divBdr>
        </w:div>
        <w:div w:id="2093159856">
          <w:marLeft w:val="0"/>
          <w:marRight w:val="0"/>
          <w:marTop w:val="0"/>
          <w:marBottom w:val="0"/>
          <w:divBdr>
            <w:top w:val="none" w:sz="0" w:space="0" w:color="auto"/>
            <w:left w:val="none" w:sz="0" w:space="0" w:color="auto"/>
            <w:bottom w:val="none" w:sz="0" w:space="0" w:color="auto"/>
            <w:right w:val="none" w:sz="0" w:space="0" w:color="auto"/>
          </w:divBdr>
        </w:div>
        <w:div w:id="2096630775">
          <w:marLeft w:val="0"/>
          <w:marRight w:val="0"/>
          <w:marTop w:val="0"/>
          <w:marBottom w:val="0"/>
          <w:divBdr>
            <w:top w:val="none" w:sz="0" w:space="0" w:color="auto"/>
            <w:left w:val="none" w:sz="0" w:space="0" w:color="auto"/>
            <w:bottom w:val="none" w:sz="0" w:space="0" w:color="auto"/>
            <w:right w:val="none" w:sz="0" w:space="0" w:color="auto"/>
          </w:divBdr>
        </w:div>
        <w:div w:id="2104328178">
          <w:marLeft w:val="0"/>
          <w:marRight w:val="0"/>
          <w:marTop w:val="0"/>
          <w:marBottom w:val="0"/>
          <w:divBdr>
            <w:top w:val="none" w:sz="0" w:space="0" w:color="auto"/>
            <w:left w:val="none" w:sz="0" w:space="0" w:color="auto"/>
            <w:bottom w:val="none" w:sz="0" w:space="0" w:color="auto"/>
            <w:right w:val="none" w:sz="0" w:space="0" w:color="auto"/>
          </w:divBdr>
        </w:div>
        <w:div w:id="2105569324">
          <w:marLeft w:val="0"/>
          <w:marRight w:val="0"/>
          <w:marTop w:val="0"/>
          <w:marBottom w:val="0"/>
          <w:divBdr>
            <w:top w:val="none" w:sz="0" w:space="0" w:color="auto"/>
            <w:left w:val="none" w:sz="0" w:space="0" w:color="auto"/>
            <w:bottom w:val="none" w:sz="0" w:space="0" w:color="auto"/>
            <w:right w:val="none" w:sz="0" w:space="0" w:color="auto"/>
          </w:divBdr>
        </w:div>
        <w:div w:id="2107382471">
          <w:marLeft w:val="0"/>
          <w:marRight w:val="0"/>
          <w:marTop w:val="0"/>
          <w:marBottom w:val="0"/>
          <w:divBdr>
            <w:top w:val="none" w:sz="0" w:space="0" w:color="auto"/>
            <w:left w:val="none" w:sz="0" w:space="0" w:color="auto"/>
            <w:bottom w:val="none" w:sz="0" w:space="0" w:color="auto"/>
            <w:right w:val="none" w:sz="0" w:space="0" w:color="auto"/>
          </w:divBdr>
        </w:div>
        <w:div w:id="2109697023">
          <w:marLeft w:val="0"/>
          <w:marRight w:val="0"/>
          <w:marTop w:val="0"/>
          <w:marBottom w:val="0"/>
          <w:divBdr>
            <w:top w:val="none" w:sz="0" w:space="0" w:color="auto"/>
            <w:left w:val="none" w:sz="0" w:space="0" w:color="auto"/>
            <w:bottom w:val="none" w:sz="0" w:space="0" w:color="auto"/>
            <w:right w:val="none" w:sz="0" w:space="0" w:color="auto"/>
          </w:divBdr>
        </w:div>
        <w:div w:id="2117291839">
          <w:marLeft w:val="0"/>
          <w:marRight w:val="0"/>
          <w:marTop w:val="0"/>
          <w:marBottom w:val="0"/>
          <w:divBdr>
            <w:top w:val="none" w:sz="0" w:space="0" w:color="auto"/>
            <w:left w:val="none" w:sz="0" w:space="0" w:color="auto"/>
            <w:bottom w:val="none" w:sz="0" w:space="0" w:color="auto"/>
            <w:right w:val="none" w:sz="0" w:space="0" w:color="auto"/>
          </w:divBdr>
        </w:div>
        <w:div w:id="2122992716">
          <w:marLeft w:val="0"/>
          <w:marRight w:val="0"/>
          <w:marTop w:val="0"/>
          <w:marBottom w:val="0"/>
          <w:divBdr>
            <w:top w:val="none" w:sz="0" w:space="0" w:color="auto"/>
            <w:left w:val="none" w:sz="0" w:space="0" w:color="auto"/>
            <w:bottom w:val="none" w:sz="0" w:space="0" w:color="auto"/>
            <w:right w:val="none" w:sz="0" w:space="0" w:color="auto"/>
          </w:divBdr>
        </w:div>
        <w:div w:id="2127381833">
          <w:marLeft w:val="0"/>
          <w:marRight w:val="0"/>
          <w:marTop w:val="0"/>
          <w:marBottom w:val="0"/>
          <w:divBdr>
            <w:top w:val="none" w:sz="0" w:space="0" w:color="auto"/>
            <w:left w:val="none" w:sz="0" w:space="0" w:color="auto"/>
            <w:bottom w:val="none" w:sz="0" w:space="0" w:color="auto"/>
            <w:right w:val="none" w:sz="0" w:space="0" w:color="auto"/>
          </w:divBdr>
        </w:div>
      </w:divsChild>
    </w:div>
    <w:div w:id="1944339676">
      <w:bodyDiv w:val="1"/>
      <w:marLeft w:val="0"/>
      <w:marRight w:val="0"/>
      <w:marTop w:val="0"/>
      <w:marBottom w:val="0"/>
      <w:divBdr>
        <w:top w:val="none" w:sz="0" w:space="0" w:color="auto"/>
        <w:left w:val="none" w:sz="0" w:space="0" w:color="auto"/>
        <w:bottom w:val="none" w:sz="0" w:space="0" w:color="auto"/>
        <w:right w:val="none" w:sz="0" w:space="0" w:color="auto"/>
      </w:divBdr>
      <w:divsChild>
        <w:div w:id="71395048">
          <w:marLeft w:val="0"/>
          <w:marRight w:val="0"/>
          <w:marTop w:val="0"/>
          <w:marBottom w:val="0"/>
          <w:divBdr>
            <w:top w:val="none" w:sz="0" w:space="0" w:color="auto"/>
            <w:left w:val="none" w:sz="0" w:space="0" w:color="auto"/>
            <w:bottom w:val="none" w:sz="0" w:space="0" w:color="auto"/>
            <w:right w:val="none" w:sz="0" w:space="0" w:color="auto"/>
          </w:divBdr>
          <w:divsChild>
            <w:div w:id="967198408">
              <w:marLeft w:val="0"/>
              <w:marRight w:val="0"/>
              <w:marTop w:val="0"/>
              <w:marBottom w:val="0"/>
              <w:divBdr>
                <w:top w:val="none" w:sz="0" w:space="0" w:color="auto"/>
                <w:left w:val="none" w:sz="0" w:space="0" w:color="auto"/>
                <w:bottom w:val="none" w:sz="0" w:space="0" w:color="auto"/>
                <w:right w:val="none" w:sz="0" w:space="0" w:color="auto"/>
              </w:divBdr>
            </w:div>
            <w:div w:id="1322543320">
              <w:marLeft w:val="0"/>
              <w:marRight w:val="0"/>
              <w:marTop w:val="0"/>
              <w:marBottom w:val="0"/>
              <w:divBdr>
                <w:top w:val="none" w:sz="0" w:space="0" w:color="auto"/>
                <w:left w:val="none" w:sz="0" w:space="0" w:color="auto"/>
                <w:bottom w:val="none" w:sz="0" w:space="0" w:color="auto"/>
                <w:right w:val="none" w:sz="0" w:space="0" w:color="auto"/>
              </w:divBdr>
            </w:div>
            <w:div w:id="1616407000">
              <w:marLeft w:val="0"/>
              <w:marRight w:val="0"/>
              <w:marTop w:val="0"/>
              <w:marBottom w:val="0"/>
              <w:divBdr>
                <w:top w:val="none" w:sz="0" w:space="0" w:color="auto"/>
                <w:left w:val="none" w:sz="0" w:space="0" w:color="auto"/>
                <w:bottom w:val="none" w:sz="0" w:space="0" w:color="auto"/>
                <w:right w:val="none" w:sz="0" w:space="0" w:color="auto"/>
              </w:divBdr>
            </w:div>
            <w:div w:id="1797674420">
              <w:marLeft w:val="0"/>
              <w:marRight w:val="0"/>
              <w:marTop w:val="0"/>
              <w:marBottom w:val="0"/>
              <w:divBdr>
                <w:top w:val="none" w:sz="0" w:space="0" w:color="auto"/>
                <w:left w:val="none" w:sz="0" w:space="0" w:color="auto"/>
                <w:bottom w:val="none" w:sz="0" w:space="0" w:color="auto"/>
                <w:right w:val="none" w:sz="0" w:space="0" w:color="auto"/>
              </w:divBdr>
            </w:div>
            <w:div w:id="1892496093">
              <w:marLeft w:val="0"/>
              <w:marRight w:val="0"/>
              <w:marTop w:val="0"/>
              <w:marBottom w:val="0"/>
              <w:divBdr>
                <w:top w:val="none" w:sz="0" w:space="0" w:color="auto"/>
                <w:left w:val="none" w:sz="0" w:space="0" w:color="auto"/>
                <w:bottom w:val="none" w:sz="0" w:space="0" w:color="auto"/>
                <w:right w:val="none" w:sz="0" w:space="0" w:color="auto"/>
              </w:divBdr>
            </w:div>
          </w:divsChild>
        </w:div>
        <w:div w:id="126818455">
          <w:marLeft w:val="0"/>
          <w:marRight w:val="0"/>
          <w:marTop w:val="0"/>
          <w:marBottom w:val="0"/>
          <w:divBdr>
            <w:top w:val="none" w:sz="0" w:space="0" w:color="auto"/>
            <w:left w:val="none" w:sz="0" w:space="0" w:color="auto"/>
            <w:bottom w:val="none" w:sz="0" w:space="0" w:color="auto"/>
            <w:right w:val="none" w:sz="0" w:space="0" w:color="auto"/>
          </w:divBdr>
          <w:divsChild>
            <w:div w:id="30348013">
              <w:marLeft w:val="0"/>
              <w:marRight w:val="0"/>
              <w:marTop w:val="0"/>
              <w:marBottom w:val="0"/>
              <w:divBdr>
                <w:top w:val="none" w:sz="0" w:space="0" w:color="auto"/>
                <w:left w:val="none" w:sz="0" w:space="0" w:color="auto"/>
                <w:bottom w:val="none" w:sz="0" w:space="0" w:color="auto"/>
                <w:right w:val="none" w:sz="0" w:space="0" w:color="auto"/>
              </w:divBdr>
            </w:div>
            <w:div w:id="395131426">
              <w:marLeft w:val="0"/>
              <w:marRight w:val="0"/>
              <w:marTop w:val="0"/>
              <w:marBottom w:val="0"/>
              <w:divBdr>
                <w:top w:val="none" w:sz="0" w:space="0" w:color="auto"/>
                <w:left w:val="none" w:sz="0" w:space="0" w:color="auto"/>
                <w:bottom w:val="none" w:sz="0" w:space="0" w:color="auto"/>
                <w:right w:val="none" w:sz="0" w:space="0" w:color="auto"/>
              </w:divBdr>
            </w:div>
            <w:div w:id="561717260">
              <w:marLeft w:val="0"/>
              <w:marRight w:val="0"/>
              <w:marTop w:val="0"/>
              <w:marBottom w:val="0"/>
              <w:divBdr>
                <w:top w:val="none" w:sz="0" w:space="0" w:color="auto"/>
                <w:left w:val="none" w:sz="0" w:space="0" w:color="auto"/>
                <w:bottom w:val="none" w:sz="0" w:space="0" w:color="auto"/>
                <w:right w:val="none" w:sz="0" w:space="0" w:color="auto"/>
              </w:divBdr>
            </w:div>
            <w:div w:id="1399281136">
              <w:marLeft w:val="0"/>
              <w:marRight w:val="0"/>
              <w:marTop w:val="0"/>
              <w:marBottom w:val="0"/>
              <w:divBdr>
                <w:top w:val="none" w:sz="0" w:space="0" w:color="auto"/>
                <w:left w:val="none" w:sz="0" w:space="0" w:color="auto"/>
                <w:bottom w:val="none" w:sz="0" w:space="0" w:color="auto"/>
                <w:right w:val="none" w:sz="0" w:space="0" w:color="auto"/>
              </w:divBdr>
            </w:div>
            <w:div w:id="1579747589">
              <w:marLeft w:val="0"/>
              <w:marRight w:val="0"/>
              <w:marTop w:val="0"/>
              <w:marBottom w:val="0"/>
              <w:divBdr>
                <w:top w:val="none" w:sz="0" w:space="0" w:color="auto"/>
                <w:left w:val="none" w:sz="0" w:space="0" w:color="auto"/>
                <w:bottom w:val="none" w:sz="0" w:space="0" w:color="auto"/>
                <w:right w:val="none" w:sz="0" w:space="0" w:color="auto"/>
              </w:divBdr>
            </w:div>
            <w:div w:id="1993560719">
              <w:marLeft w:val="0"/>
              <w:marRight w:val="0"/>
              <w:marTop w:val="0"/>
              <w:marBottom w:val="0"/>
              <w:divBdr>
                <w:top w:val="none" w:sz="0" w:space="0" w:color="auto"/>
                <w:left w:val="none" w:sz="0" w:space="0" w:color="auto"/>
                <w:bottom w:val="none" w:sz="0" w:space="0" w:color="auto"/>
                <w:right w:val="none" w:sz="0" w:space="0" w:color="auto"/>
              </w:divBdr>
            </w:div>
          </w:divsChild>
        </w:div>
        <w:div w:id="181944572">
          <w:marLeft w:val="0"/>
          <w:marRight w:val="0"/>
          <w:marTop w:val="0"/>
          <w:marBottom w:val="0"/>
          <w:divBdr>
            <w:top w:val="none" w:sz="0" w:space="0" w:color="auto"/>
            <w:left w:val="none" w:sz="0" w:space="0" w:color="auto"/>
            <w:bottom w:val="none" w:sz="0" w:space="0" w:color="auto"/>
            <w:right w:val="none" w:sz="0" w:space="0" w:color="auto"/>
          </w:divBdr>
          <w:divsChild>
            <w:div w:id="20009813">
              <w:marLeft w:val="0"/>
              <w:marRight w:val="0"/>
              <w:marTop w:val="0"/>
              <w:marBottom w:val="0"/>
              <w:divBdr>
                <w:top w:val="none" w:sz="0" w:space="0" w:color="auto"/>
                <w:left w:val="none" w:sz="0" w:space="0" w:color="auto"/>
                <w:bottom w:val="none" w:sz="0" w:space="0" w:color="auto"/>
                <w:right w:val="none" w:sz="0" w:space="0" w:color="auto"/>
              </w:divBdr>
            </w:div>
            <w:div w:id="23600423">
              <w:marLeft w:val="0"/>
              <w:marRight w:val="0"/>
              <w:marTop w:val="0"/>
              <w:marBottom w:val="0"/>
              <w:divBdr>
                <w:top w:val="none" w:sz="0" w:space="0" w:color="auto"/>
                <w:left w:val="none" w:sz="0" w:space="0" w:color="auto"/>
                <w:bottom w:val="none" w:sz="0" w:space="0" w:color="auto"/>
                <w:right w:val="none" w:sz="0" w:space="0" w:color="auto"/>
              </w:divBdr>
            </w:div>
            <w:div w:id="64911766">
              <w:marLeft w:val="0"/>
              <w:marRight w:val="0"/>
              <w:marTop w:val="0"/>
              <w:marBottom w:val="0"/>
              <w:divBdr>
                <w:top w:val="none" w:sz="0" w:space="0" w:color="auto"/>
                <w:left w:val="none" w:sz="0" w:space="0" w:color="auto"/>
                <w:bottom w:val="none" w:sz="0" w:space="0" w:color="auto"/>
                <w:right w:val="none" w:sz="0" w:space="0" w:color="auto"/>
              </w:divBdr>
            </w:div>
            <w:div w:id="74743409">
              <w:marLeft w:val="0"/>
              <w:marRight w:val="0"/>
              <w:marTop w:val="0"/>
              <w:marBottom w:val="0"/>
              <w:divBdr>
                <w:top w:val="none" w:sz="0" w:space="0" w:color="auto"/>
                <w:left w:val="none" w:sz="0" w:space="0" w:color="auto"/>
                <w:bottom w:val="none" w:sz="0" w:space="0" w:color="auto"/>
                <w:right w:val="none" w:sz="0" w:space="0" w:color="auto"/>
              </w:divBdr>
            </w:div>
            <w:div w:id="81068919">
              <w:marLeft w:val="0"/>
              <w:marRight w:val="0"/>
              <w:marTop w:val="0"/>
              <w:marBottom w:val="0"/>
              <w:divBdr>
                <w:top w:val="none" w:sz="0" w:space="0" w:color="auto"/>
                <w:left w:val="none" w:sz="0" w:space="0" w:color="auto"/>
                <w:bottom w:val="none" w:sz="0" w:space="0" w:color="auto"/>
                <w:right w:val="none" w:sz="0" w:space="0" w:color="auto"/>
              </w:divBdr>
            </w:div>
            <w:div w:id="89011512">
              <w:marLeft w:val="0"/>
              <w:marRight w:val="0"/>
              <w:marTop w:val="0"/>
              <w:marBottom w:val="0"/>
              <w:divBdr>
                <w:top w:val="none" w:sz="0" w:space="0" w:color="auto"/>
                <w:left w:val="none" w:sz="0" w:space="0" w:color="auto"/>
                <w:bottom w:val="none" w:sz="0" w:space="0" w:color="auto"/>
                <w:right w:val="none" w:sz="0" w:space="0" w:color="auto"/>
              </w:divBdr>
            </w:div>
            <w:div w:id="121458357">
              <w:marLeft w:val="0"/>
              <w:marRight w:val="0"/>
              <w:marTop w:val="0"/>
              <w:marBottom w:val="0"/>
              <w:divBdr>
                <w:top w:val="none" w:sz="0" w:space="0" w:color="auto"/>
                <w:left w:val="none" w:sz="0" w:space="0" w:color="auto"/>
                <w:bottom w:val="none" w:sz="0" w:space="0" w:color="auto"/>
                <w:right w:val="none" w:sz="0" w:space="0" w:color="auto"/>
              </w:divBdr>
            </w:div>
            <w:div w:id="132604734">
              <w:marLeft w:val="0"/>
              <w:marRight w:val="0"/>
              <w:marTop w:val="0"/>
              <w:marBottom w:val="0"/>
              <w:divBdr>
                <w:top w:val="none" w:sz="0" w:space="0" w:color="auto"/>
                <w:left w:val="none" w:sz="0" w:space="0" w:color="auto"/>
                <w:bottom w:val="none" w:sz="0" w:space="0" w:color="auto"/>
                <w:right w:val="none" w:sz="0" w:space="0" w:color="auto"/>
              </w:divBdr>
            </w:div>
            <w:div w:id="160826148">
              <w:marLeft w:val="0"/>
              <w:marRight w:val="0"/>
              <w:marTop w:val="0"/>
              <w:marBottom w:val="0"/>
              <w:divBdr>
                <w:top w:val="none" w:sz="0" w:space="0" w:color="auto"/>
                <w:left w:val="none" w:sz="0" w:space="0" w:color="auto"/>
                <w:bottom w:val="none" w:sz="0" w:space="0" w:color="auto"/>
                <w:right w:val="none" w:sz="0" w:space="0" w:color="auto"/>
              </w:divBdr>
            </w:div>
            <w:div w:id="198977861">
              <w:marLeft w:val="0"/>
              <w:marRight w:val="0"/>
              <w:marTop w:val="0"/>
              <w:marBottom w:val="0"/>
              <w:divBdr>
                <w:top w:val="none" w:sz="0" w:space="0" w:color="auto"/>
                <w:left w:val="none" w:sz="0" w:space="0" w:color="auto"/>
                <w:bottom w:val="none" w:sz="0" w:space="0" w:color="auto"/>
                <w:right w:val="none" w:sz="0" w:space="0" w:color="auto"/>
              </w:divBdr>
            </w:div>
            <w:div w:id="219288608">
              <w:marLeft w:val="0"/>
              <w:marRight w:val="0"/>
              <w:marTop w:val="0"/>
              <w:marBottom w:val="0"/>
              <w:divBdr>
                <w:top w:val="none" w:sz="0" w:space="0" w:color="auto"/>
                <w:left w:val="none" w:sz="0" w:space="0" w:color="auto"/>
                <w:bottom w:val="none" w:sz="0" w:space="0" w:color="auto"/>
                <w:right w:val="none" w:sz="0" w:space="0" w:color="auto"/>
              </w:divBdr>
            </w:div>
            <w:div w:id="227106970">
              <w:marLeft w:val="0"/>
              <w:marRight w:val="0"/>
              <w:marTop w:val="0"/>
              <w:marBottom w:val="0"/>
              <w:divBdr>
                <w:top w:val="none" w:sz="0" w:space="0" w:color="auto"/>
                <w:left w:val="none" w:sz="0" w:space="0" w:color="auto"/>
                <w:bottom w:val="none" w:sz="0" w:space="0" w:color="auto"/>
                <w:right w:val="none" w:sz="0" w:space="0" w:color="auto"/>
              </w:divBdr>
            </w:div>
            <w:div w:id="236980995">
              <w:marLeft w:val="0"/>
              <w:marRight w:val="0"/>
              <w:marTop w:val="0"/>
              <w:marBottom w:val="0"/>
              <w:divBdr>
                <w:top w:val="none" w:sz="0" w:space="0" w:color="auto"/>
                <w:left w:val="none" w:sz="0" w:space="0" w:color="auto"/>
                <w:bottom w:val="none" w:sz="0" w:space="0" w:color="auto"/>
                <w:right w:val="none" w:sz="0" w:space="0" w:color="auto"/>
              </w:divBdr>
            </w:div>
            <w:div w:id="281032423">
              <w:marLeft w:val="0"/>
              <w:marRight w:val="0"/>
              <w:marTop w:val="0"/>
              <w:marBottom w:val="0"/>
              <w:divBdr>
                <w:top w:val="none" w:sz="0" w:space="0" w:color="auto"/>
                <w:left w:val="none" w:sz="0" w:space="0" w:color="auto"/>
                <w:bottom w:val="none" w:sz="0" w:space="0" w:color="auto"/>
                <w:right w:val="none" w:sz="0" w:space="0" w:color="auto"/>
              </w:divBdr>
            </w:div>
            <w:div w:id="301086067">
              <w:marLeft w:val="0"/>
              <w:marRight w:val="0"/>
              <w:marTop w:val="0"/>
              <w:marBottom w:val="0"/>
              <w:divBdr>
                <w:top w:val="none" w:sz="0" w:space="0" w:color="auto"/>
                <w:left w:val="none" w:sz="0" w:space="0" w:color="auto"/>
                <w:bottom w:val="none" w:sz="0" w:space="0" w:color="auto"/>
                <w:right w:val="none" w:sz="0" w:space="0" w:color="auto"/>
              </w:divBdr>
            </w:div>
            <w:div w:id="308095030">
              <w:marLeft w:val="0"/>
              <w:marRight w:val="0"/>
              <w:marTop w:val="0"/>
              <w:marBottom w:val="0"/>
              <w:divBdr>
                <w:top w:val="none" w:sz="0" w:space="0" w:color="auto"/>
                <w:left w:val="none" w:sz="0" w:space="0" w:color="auto"/>
                <w:bottom w:val="none" w:sz="0" w:space="0" w:color="auto"/>
                <w:right w:val="none" w:sz="0" w:space="0" w:color="auto"/>
              </w:divBdr>
            </w:div>
            <w:div w:id="332150375">
              <w:marLeft w:val="0"/>
              <w:marRight w:val="0"/>
              <w:marTop w:val="0"/>
              <w:marBottom w:val="0"/>
              <w:divBdr>
                <w:top w:val="none" w:sz="0" w:space="0" w:color="auto"/>
                <w:left w:val="none" w:sz="0" w:space="0" w:color="auto"/>
                <w:bottom w:val="none" w:sz="0" w:space="0" w:color="auto"/>
                <w:right w:val="none" w:sz="0" w:space="0" w:color="auto"/>
              </w:divBdr>
            </w:div>
            <w:div w:id="345639957">
              <w:marLeft w:val="0"/>
              <w:marRight w:val="0"/>
              <w:marTop w:val="0"/>
              <w:marBottom w:val="0"/>
              <w:divBdr>
                <w:top w:val="none" w:sz="0" w:space="0" w:color="auto"/>
                <w:left w:val="none" w:sz="0" w:space="0" w:color="auto"/>
                <w:bottom w:val="none" w:sz="0" w:space="0" w:color="auto"/>
                <w:right w:val="none" w:sz="0" w:space="0" w:color="auto"/>
              </w:divBdr>
            </w:div>
            <w:div w:id="385959903">
              <w:marLeft w:val="0"/>
              <w:marRight w:val="0"/>
              <w:marTop w:val="0"/>
              <w:marBottom w:val="0"/>
              <w:divBdr>
                <w:top w:val="none" w:sz="0" w:space="0" w:color="auto"/>
                <w:left w:val="none" w:sz="0" w:space="0" w:color="auto"/>
                <w:bottom w:val="none" w:sz="0" w:space="0" w:color="auto"/>
                <w:right w:val="none" w:sz="0" w:space="0" w:color="auto"/>
              </w:divBdr>
              <w:divsChild>
                <w:div w:id="1781435">
                  <w:marLeft w:val="0"/>
                  <w:marRight w:val="0"/>
                  <w:marTop w:val="0"/>
                  <w:marBottom w:val="0"/>
                  <w:divBdr>
                    <w:top w:val="none" w:sz="0" w:space="0" w:color="auto"/>
                    <w:left w:val="none" w:sz="0" w:space="0" w:color="auto"/>
                    <w:bottom w:val="none" w:sz="0" w:space="0" w:color="auto"/>
                    <w:right w:val="none" w:sz="0" w:space="0" w:color="auto"/>
                  </w:divBdr>
                </w:div>
                <w:div w:id="2365239">
                  <w:marLeft w:val="0"/>
                  <w:marRight w:val="0"/>
                  <w:marTop w:val="0"/>
                  <w:marBottom w:val="0"/>
                  <w:divBdr>
                    <w:top w:val="none" w:sz="0" w:space="0" w:color="auto"/>
                    <w:left w:val="none" w:sz="0" w:space="0" w:color="auto"/>
                    <w:bottom w:val="none" w:sz="0" w:space="0" w:color="auto"/>
                    <w:right w:val="none" w:sz="0" w:space="0" w:color="auto"/>
                  </w:divBdr>
                </w:div>
                <w:div w:id="3560110">
                  <w:marLeft w:val="0"/>
                  <w:marRight w:val="0"/>
                  <w:marTop w:val="0"/>
                  <w:marBottom w:val="0"/>
                  <w:divBdr>
                    <w:top w:val="none" w:sz="0" w:space="0" w:color="auto"/>
                    <w:left w:val="none" w:sz="0" w:space="0" w:color="auto"/>
                    <w:bottom w:val="none" w:sz="0" w:space="0" w:color="auto"/>
                    <w:right w:val="none" w:sz="0" w:space="0" w:color="auto"/>
                  </w:divBdr>
                </w:div>
                <w:div w:id="4941244">
                  <w:marLeft w:val="0"/>
                  <w:marRight w:val="0"/>
                  <w:marTop w:val="0"/>
                  <w:marBottom w:val="0"/>
                  <w:divBdr>
                    <w:top w:val="none" w:sz="0" w:space="0" w:color="auto"/>
                    <w:left w:val="none" w:sz="0" w:space="0" w:color="auto"/>
                    <w:bottom w:val="none" w:sz="0" w:space="0" w:color="auto"/>
                    <w:right w:val="none" w:sz="0" w:space="0" w:color="auto"/>
                  </w:divBdr>
                </w:div>
                <w:div w:id="5447407">
                  <w:marLeft w:val="0"/>
                  <w:marRight w:val="0"/>
                  <w:marTop w:val="0"/>
                  <w:marBottom w:val="0"/>
                  <w:divBdr>
                    <w:top w:val="none" w:sz="0" w:space="0" w:color="auto"/>
                    <w:left w:val="none" w:sz="0" w:space="0" w:color="auto"/>
                    <w:bottom w:val="none" w:sz="0" w:space="0" w:color="auto"/>
                    <w:right w:val="none" w:sz="0" w:space="0" w:color="auto"/>
                  </w:divBdr>
                </w:div>
                <w:div w:id="7567204">
                  <w:marLeft w:val="0"/>
                  <w:marRight w:val="0"/>
                  <w:marTop w:val="0"/>
                  <w:marBottom w:val="0"/>
                  <w:divBdr>
                    <w:top w:val="none" w:sz="0" w:space="0" w:color="auto"/>
                    <w:left w:val="none" w:sz="0" w:space="0" w:color="auto"/>
                    <w:bottom w:val="none" w:sz="0" w:space="0" w:color="auto"/>
                    <w:right w:val="none" w:sz="0" w:space="0" w:color="auto"/>
                  </w:divBdr>
                </w:div>
                <w:div w:id="7678261">
                  <w:marLeft w:val="0"/>
                  <w:marRight w:val="0"/>
                  <w:marTop w:val="0"/>
                  <w:marBottom w:val="0"/>
                  <w:divBdr>
                    <w:top w:val="none" w:sz="0" w:space="0" w:color="auto"/>
                    <w:left w:val="none" w:sz="0" w:space="0" w:color="auto"/>
                    <w:bottom w:val="none" w:sz="0" w:space="0" w:color="auto"/>
                    <w:right w:val="none" w:sz="0" w:space="0" w:color="auto"/>
                  </w:divBdr>
                </w:div>
                <w:div w:id="8064921">
                  <w:marLeft w:val="0"/>
                  <w:marRight w:val="0"/>
                  <w:marTop w:val="0"/>
                  <w:marBottom w:val="0"/>
                  <w:divBdr>
                    <w:top w:val="none" w:sz="0" w:space="0" w:color="auto"/>
                    <w:left w:val="none" w:sz="0" w:space="0" w:color="auto"/>
                    <w:bottom w:val="none" w:sz="0" w:space="0" w:color="auto"/>
                    <w:right w:val="none" w:sz="0" w:space="0" w:color="auto"/>
                  </w:divBdr>
                </w:div>
                <w:div w:id="9334392">
                  <w:marLeft w:val="0"/>
                  <w:marRight w:val="0"/>
                  <w:marTop w:val="0"/>
                  <w:marBottom w:val="0"/>
                  <w:divBdr>
                    <w:top w:val="none" w:sz="0" w:space="0" w:color="auto"/>
                    <w:left w:val="none" w:sz="0" w:space="0" w:color="auto"/>
                    <w:bottom w:val="none" w:sz="0" w:space="0" w:color="auto"/>
                    <w:right w:val="none" w:sz="0" w:space="0" w:color="auto"/>
                  </w:divBdr>
                </w:div>
                <w:div w:id="9456962">
                  <w:marLeft w:val="0"/>
                  <w:marRight w:val="0"/>
                  <w:marTop w:val="0"/>
                  <w:marBottom w:val="0"/>
                  <w:divBdr>
                    <w:top w:val="none" w:sz="0" w:space="0" w:color="auto"/>
                    <w:left w:val="none" w:sz="0" w:space="0" w:color="auto"/>
                    <w:bottom w:val="none" w:sz="0" w:space="0" w:color="auto"/>
                    <w:right w:val="none" w:sz="0" w:space="0" w:color="auto"/>
                  </w:divBdr>
                </w:div>
                <w:div w:id="9651633">
                  <w:marLeft w:val="0"/>
                  <w:marRight w:val="0"/>
                  <w:marTop w:val="0"/>
                  <w:marBottom w:val="0"/>
                  <w:divBdr>
                    <w:top w:val="none" w:sz="0" w:space="0" w:color="auto"/>
                    <w:left w:val="none" w:sz="0" w:space="0" w:color="auto"/>
                    <w:bottom w:val="none" w:sz="0" w:space="0" w:color="auto"/>
                    <w:right w:val="none" w:sz="0" w:space="0" w:color="auto"/>
                  </w:divBdr>
                </w:div>
                <w:div w:id="10766373">
                  <w:marLeft w:val="0"/>
                  <w:marRight w:val="0"/>
                  <w:marTop w:val="0"/>
                  <w:marBottom w:val="0"/>
                  <w:divBdr>
                    <w:top w:val="none" w:sz="0" w:space="0" w:color="auto"/>
                    <w:left w:val="none" w:sz="0" w:space="0" w:color="auto"/>
                    <w:bottom w:val="none" w:sz="0" w:space="0" w:color="auto"/>
                    <w:right w:val="none" w:sz="0" w:space="0" w:color="auto"/>
                  </w:divBdr>
                </w:div>
                <w:div w:id="10838296">
                  <w:marLeft w:val="0"/>
                  <w:marRight w:val="0"/>
                  <w:marTop w:val="0"/>
                  <w:marBottom w:val="0"/>
                  <w:divBdr>
                    <w:top w:val="none" w:sz="0" w:space="0" w:color="auto"/>
                    <w:left w:val="none" w:sz="0" w:space="0" w:color="auto"/>
                    <w:bottom w:val="none" w:sz="0" w:space="0" w:color="auto"/>
                    <w:right w:val="none" w:sz="0" w:space="0" w:color="auto"/>
                  </w:divBdr>
                </w:div>
                <w:div w:id="11225485">
                  <w:marLeft w:val="0"/>
                  <w:marRight w:val="0"/>
                  <w:marTop w:val="0"/>
                  <w:marBottom w:val="0"/>
                  <w:divBdr>
                    <w:top w:val="none" w:sz="0" w:space="0" w:color="auto"/>
                    <w:left w:val="none" w:sz="0" w:space="0" w:color="auto"/>
                    <w:bottom w:val="none" w:sz="0" w:space="0" w:color="auto"/>
                    <w:right w:val="none" w:sz="0" w:space="0" w:color="auto"/>
                  </w:divBdr>
                </w:div>
                <w:div w:id="13072001">
                  <w:marLeft w:val="0"/>
                  <w:marRight w:val="0"/>
                  <w:marTop w:val="0"/>
                  <w:marBottom w:val="0"/>
                  <w:divBdr>
                    <w:top w:val="none" w:sz="0" w:space="0" w:color="auto"/>
                    <w:left w:val="none" w:sz="0" w:space="0" w:color="auto"/>
                    <w:bottom w:val="none" w:sz="0" w:space="0" w:color="auto"/>
                    <w:right w:val="none" w:sz="0" w:space="0" w:color="auto"/>
                  </w:divBdr>
                </w:div>
                <w:div w:id="19015268">
                  <w:marLeft w:val="0"/>
                  <w:marRight w:val="0"/>
                  <w:marTop w:val="0"/>
                  <w:marBottom w:val="0"/>
                  <w:divBdr>
                    <w:top w:val="none" w:sz="0" w:space="0" w:color="auto"/>
                    <w:left w:val="none" w:sz="0" w:space="0" w:color="auto"/>
                    <w:bottom w:val="none" w:sz="0" w:space="0" w:color="auto"/>
                    <w:right w:val="none" w:sz="0" w:space="0" w:color="auto"/>
                  </w:divBdr>
                </w:div>
                <w:div w:id="19597331">
                  <w:marLeft w:val="0"/>
                  <w:marRight w:val="0"/>
                  <w:marTop w:val="0"/>
                  <w:marBottom w:val="0"/>
                  <w:divBdr>
                    <w:top w:val="none" w:sz="0" w:space="0" w:color="auto"/>
                    <w:left w:val="none" w:sz="0" w:space="0" w:color="auto"/>
                    <w:bottom w:val="none" w:sz="0" w:space="0" w:color="auto"/>
                    <w:right w:val="none" w:sz="0" w:space="0" w:color="auto"/>
                  </w:divBdr>
                </w:div>
                <w:div w:id="19939826">
                  <w:marLeft w:val="0"/>
                  <w:marRight w:val="0"/>
                  <w:marTop w:val="0"/>
                  <w:marBottom w:val="0"/>
                  <w:divBdr>
                    <w:top w:val="none" w:sz="0" w:space="0" w:color="auto"/>
                    <w:left w:val="none" w:sz="0" w:space="0" w:color="auto"/>
                    <w:bottom w:val="none" w:sz="0" w:space="0" w:color="auto"/>
                    <w:right w:val="none" w:sz="0" w:space="0" w:color="auto"/>
                  </w:divBdr>
                </w:div>
                <w:div w:id="20398704">
                  <w:marLeft w:val="0"/>
                  <w:marRight w:val="0"/>
                  <w:marTop w:val="0"/>
                  <w:marBottom w:val="0"/>
                  <w:divBdr>
                    <w:top w:val="none" w:sz="0" w:space="0" w:color="auto"/>
                    <w:left w:val="none" w:sz="0" w:space="0" w:color="auto"/>
                    <w:bottom w:val="none" w:sz="0" w:space="0" w:color="auto"/>
                    <w:right w:val="none" w:sz="0" w:space="0" w:color="auto"/>
                  </w:divBdr>
                </w:div>
                <w:div w:id="22676476">
                  <w:marLeft w:val="0"/>
                  <w:marRight w:val="0"/>
                  <w:marTop w:val="0"/>
                  <w:marBottom w:val="0"/>
                  <w:divBdr>
                    <w:top w:val="none" w:sz="0" w:space="0" w:color="auto"/>
                    <w:left w:val="none" w:sz="0" w:space="0" w:color="auto"/>
                    <w:bottom w:val="none" w:sz="0" w:space="0" w:color="auto"/>
                    <w:right w:val="none" w:sz="0" w:space="0" w:color="auto"/>
                  </w:divBdr>
                </w:div>
                <w:div w:id="23337115">
                  <w:marLeft w:val="0"/>
                  <w:marRight w:val="0"/>
                  <w:marTop w:val="0"/>
                  <w:marBottom w:val="0"/>
                  <w:divBdr>
                    <w:top w:val="none" w:sz="0" w:space="0" w:color="auto"/>
                    <w:left w:val="none" w:sz="0" w:space="0" w:color="auto"/>
                    <w:bottom w:val="none" w:sz="0" w:space="0" w:color="auto"/>
                    <w:right w:val="none" w:sz="0" w:space="0" w:color="auto"/>
                  </w:divBdr>
                </w:div>
                <w:div w:id="26175434">
                  <w:marLeft w:val="0"/>
                  <w:marRight w:val="0"/>
                  <w:marTop w:val="0"/>
                  <w:marBottom w:val="0"/>
                  <w:divBdr>
                    <w:top w:val="none" w:sz="0" w:space="0" w:color="auto"/>
                    <w:left w:val="none" w:sz="0" w:space="0" w:color="auto"/>
                    <w:bottom w:val="none" w:sz="0" w:space="0" w:color="auto"/>
                    <w:right w:val="none" w:sz="0" w:space="0" w:color="auto"/>
                  </w:divBdr>
                </w:div>
                <w:div w:id="28190405">
                  <w:marLeft w:val="0"/>
                  <w:marRight w:val="0"/>
                  <w:marTop w:val="0"/>
                  <w:marBottom w:val="0"/>
                  <w:divBdr>
                    <w:top w:val="none" w:sz="0" w:space="0" w:color="auto"/>
                    <w:left w:val="none" w:sz="0" w:space="0" w:color="auto"/>
                    <w:bottom w:val="none" w:sz="0" w:space="0" w:color="auto"/>
                    <w:right w:val="none" w:sz="0" w:space="0" w:color="auto"/>
                  </w:divBdr>
                </w:div>
                <w:div w:id="28453482">
                  <w:marLeft w:val="0"/>
                  <w:marRight w:val="0"/>
                  <w:marTop w:val="0"/>
                  <w:marBottom w:val="0"/>
                  <w:divBdr>
                    <w:top w:val="none" w:sz="0" w:space="0" w:color="auto"/>
                    <w:left w:val="none" w:sz="0" w:space="0" w:color="auto"/>
                    <w:bottom w:val="none" w:sz="0" w:space="0" w:color="auto"/>
                    <w:right w:val="none" w:sz="0" w:space="0" w:color="auto"/>
                  </w:divBdr>
                </w:div>
                <w:div w:id="28990601">
                  <w:marLeft w:val="0"/>
                  <w:marRight w:val="0"/>
                  <w:marTop w:val="0"/>
                  <w:marBottom w:val="0"/>
                  <w:divBdr>
                    <w:top w:val="none" w:sz="0" w:space="0" w:color="auto"/>
                    <w:left w:val="none" w:sz="0" w:space="0" w:color="auto"/>
                    <w:bottom w:val="none" w:sz="0" w:space="0" w:color="auto"/>
                    <w:right w:val="none" w:sz="0" w:space="0" w:color="auto"/>
                  </w:divBdr>
                </w:div>
                <w:div w:id="31854486">
                  <w:marLeft w:val="0"/>
                  <w:marRight w:val="0"/>
                  <w:marTop w:val="0"/>
                  <w:marBottom w:val="0"/>
                  <w:divBdr>
                    <w:top w:val="none" w:sz="0" w:space="0" w:color="auto"/>
                    <w:left w:val="none" w:sz="0" w:space="0" w:color="auto"/>
                    <w:bottom w:val="none" w:sz="0" w:space="0" w:color="auto"/>
                    <w:right w:val="none" w:sz="0" w:space="0" w:color="auto"/>
                  </w:divBdr>
                </w:div>
                <w:div w:id="33969983">
                  <w:marLeft w:val="0"/>
                  <w:marRight w:val="0"/>
                  <w:marTop w:val="0"/>
                  <w:marBottom w:val="0"/>
                  <w:divBdr>
                    <w:top w:val="none" w:sz="0" w:space="0" w:color="auto"/>
                    <w:left w:val="none" w:sz="0" w:space="0" w:color="auto"/>
                    <w:bottom w:val="none" w:sz="0" w:space="0" w:color="auto"/>
                    <w:right w:val="none" w:sz="0" w:space="0" w:color="auto"/>
                  </w:divBdr>
                </w:div>
                <w:div w:id="36394835">
                  <w:marLeft w:val="0"/>
                  <w:marRight w:val="0"/>
                  <w:marTop w:val="0"/>
                  <w:marBottom w:val="0"/>
                  <w:divBdr>
                    <w:top w:val="none" w:sz="0" w:space="0" w:color="auto"/>
                    <w:left w:val="none" w:sz="0" w:space="0" w:color="auto"/>
                    <w:bottom w:val="none" w:sz="0" w:space="0" w:color="auto"/>
                    <w:right w:val="none" w:sz="0" w:space="0" w:color="auto"/>
                  </w:divBdr>
                </w:div>
                <w:div w:id="37171426">
                  <w:marLeft w:val="0"/>
                  <w:marRight w:val="0"/>
                  <w:marTop w:val="0"/>
                  <w:marBottom w:val="0"/>
                  <w:divBdr>
                    <w:top w:val="none" w:sz="0" w:space="0" w:color="auto"/>
                    <w:left w:val="none" w:sz="0" w:space="0" w:color="auto"/>
                    <w:bottom w:val="none" w:sz="0" w:space="0" w:color="auto"/>
                    <w:right w:val="none" w:sz="0" w:space="0" w:color="auto"/>
                  </w:divBdr>
                </w:div>
                <w:div w:id="38945787">
                  <w:marLeft w:val="0"/>
                  <w:marRight w:val="0"/>
                  <w:marTop w:val="0"/>
                  <w:marBottom w:val="0"/>
                  <w:divBdr>
                    <w:top w:val="none" w:sz="0" w:space="0" w:color="auto"/>
                    <w:left w:val="none" w:sz="0" w:space="0" w:color="auto"/>
                    <w:bottom w:val="none" w:sz="0" w:space="0" w:color="auto"/>
                    <w:right w:val="none" w:sz="0" w:space="0" w:color="auto"/>
                  </w:divBdr>
                </w:div>
                <w:div w:id="39089249">
                  <w:marLeft w:val="0"/>
                  <w:marRight w:val="0"/>
                  <w:marTop w:val="0"/>
                  <w:marBottom w:val="0"/>
                  <w:divBdr>
                    <w:top w:val="none" w:sz="0" w:space="0" w:color="auto"/>
                    <w:left w:val="none" w:sz="0" w:space="0" w:color="auto"/>
                    <w:bottom w:val="none" w:sz="0" w:space="0" w:color="auto"/>
                    <w:right w:val="none" w:sz="0" w:space="0" w:color="auto"/>
                  </w:divBdr>
                </w:div>
                <w:div w:id="41097402">
                  <w:marLeft w:val="0"/>
                  <w:marRight w:val="0"/>
                  <w:marTop w:val="0"/>
                  <w:marBottom w:val="0"/>
                  <w:divBdr>
                    <w:top w:val="none" w:sz="0" w:space="0" w:color="auto"/>
                    <w:left w:val="none" w:sz="0" w:space="0" w:color="auto"/>
                    <w:bottom w:val="none" w:sz="0" w:space="0" w:color="auto"/>
                    <w:right w:val="none" w:sz="0" w:space="0" w:color="auto"/>
                  </w:divBdr>
                </w:div>
                <w:div w:id="41558871">
                  <w:marLeft w:val="0"/>
                  <w:marRight w:val="0"/>
                  <w:marTop w:val="0"/>
                  <w:marBottom w:val="0"/>
                  <w:divBdr>
                    <w:top w:val="none" w:sz="0" w:space="0" w:color="auto"/>
                    <w:left w:val="none" w:sz="0" w:space="0" w:color="auto"/>
                    <w:bottom w:val="none" w:sz="0" w:space="0" w:color="auto"/>
                    <w:right w:val="none" w:sz="0" w:space="0" w:color="auto"/>
                  </w:divBdr>
                </w:div>
                <w:div w:id="43146337">
                  <w:marLeft w:val="0"/>
                  <w:marRight w:val="0"/>
                  <w:marTop w:val="0"/>
                  <w:marBottom w:val="0"/>
                  <w:divBdr>
                    <w:top w:val="none" w:sz="0" w:space="0" w:color="auto"/>
                    <w:left w:val="none" w:sz="0" w:space="0" w:color="auto"/>
                    <w:bottom w:val="none" w:sz="0" w:space="0" w:color="auto"/>
                    <w:right w:val="none" w:sz="0" w:space="0" w:color="auto"/>
                  </w:divBdr>
                </w:div>
                <w:div w:id="43531726">
                  <w:marLeft w:val="0"/>
                  <w:marRight w:val="0"/>
                  <w:marTop w:val="0"/>
                  <w:marBottom w:val="0"/>
                  <w:divBdr>
                    <w:top w:val="none" w:sz="0" w:space="0" w:color="auto"/>
                    <w:left w:val="none" w:sz="0" w:space="0" w:color="auto"/>
                    <w:bottom w:val="none" w:sz="0" w:space="0" w:color="auto"/>
                    <w:right w:val="none" w:sz="0" w:space="0" w:color="auto"/>
                  </w:divBdr>
                </w:div>
                <w:div w:id="44261324">
                  <w:marLeft w:val="0"/>
                  <w:marRight w:val="0"/>
                  <w:marTop w:val="0"/>
                  <w:marBottom w:val="0"/>
                  <w:divBdr>
                    <w:top w:val="none" w:sz="0" w:space="0" w:color="auto"/>
                    <w:left w:val="none" w:sz="0" w:space="0" w:color="auto"/>
                    <w:bottom w:val="none" w:sz="0" w:space="0" w:color="auto"/>
                    <w:right w:val="none" w:sz="0" w:space="0" w:color="auto"/>
                  </w:divBdr>
                </w:div>
                <w:div w:id="44915149">
                  <w:marLeft w:val="0"/>
                  <w:marRight w:val="0"/>
                  <w:marTop w:val="0"/>
                  <w:marBottom w:val="0"/>
                  <w:divBdr>
                    <w:top w:val="none" w:sz="0" w:space="0" w:color="auto"/>
                    <w:left w:val="none" w:sz="0" w:space="0" w:color="auto"/>
                    <w:bottom w:val="none" w:sz="0" w:space="0" w:color="auto"/>
                    <w:right w:val="none" w:sz="0" w:space="0" w:color="auto"/>
                  </w:divBdr>
                </w:div>
                <w:div w:id="45225052">
                  <w:marLeft w:val="0"/>
                  <w:marRight w:val="0"/>
                  <w:marTop w:val="0"/>
                  <w:marBottom w:val="0"/>
                  <w:divBdr>
                    <w:top w:val="none" w:sz="0" w:space="0" w:color="auto"/>
                    <w:left w:val="none" w:sz="0" w:space="0" w:color="auto"/>
                    <w:bottom w:val="none" w:sz="0" w:space="0" w:color="auto"/>
                    <w:right w:val="none" w:sz="0" w:space="0" w:color="auto"/>
                  </w:divBdr>
                </w:div>
                <w:div w:id="46950470">
                  <w:marLeft w:val="0"/>
                  <w:marRight w:val="0"/>
                  <w:marTop w:val="0"/>
                  <w:marBottom w:val="0"/>
                  <w:divBdr>
                    <w:top w:val="none" w:sz="0" w:space="0" w:color="auto"/>
                    <w:left w:val="none" w:sz="0" w:space="0" w:color="auto"/>
                    <w:bottom w:val="none" w:sz="0" w:space="0" w:color="auto"/>
                    <w:right w:val="none" w:sz="0" w:space="0" w:color="auto"/>
                  </w:divBdr>
                </w:div>
                <w:div w:id="47074212">
                  <w:marLeft w:val="0"/>
                  <w:marRight w:val="0"/>
                  <w:marTop w:val="0"/>
                  <w:marBottom w:val="0"/>
                  <w:divBdr>
                    <w:top w:val="none" w:sz="0" w:space="0" w:color="auto"/>
                    <w:left w:val="none" w:sz="0" w:space="0" w:color="auto"/>
                    <w:bottom w:val="none" w:sz="0" w:space="0" w:color="auto"/>
                    <w:right w:val="none" w:sz="0" w:space="0" w:color="auto"/>
                  </w:divBdr>
                </w:div>
                <w:div w:id="47458267">
                  <w:marLeft w:val="0"/>
                  <w:marRight w:val="0"/>
                  <w:marTop w:val="0"/>
                  <w:marBottom w:val="0"/>
                  <w:divBdr>
                    <w:top w:val="none" w:sz="0" w:space="0" w:color="auto"/>
                    <w:left w:val="none" w:sz="0" w:space="0" w:color="auto"/>
                    <w:bottom w:val="none" w:sz="0" w:space="0" w:color="auto"/>
                    <w:right w:val="none" w:sz="0" w:space="0" w:color="auto"/>
                  </w:divBdr>
                </w:div>
                <w:div w:id="49422464">
                  <w:marLeft w:val="0"/>
                  <w:marRight w:val="0"/>
                  <w:marTop w:val="0"/>
                  <w:marBottom w:val="0"/>
                  <w:divBdr>
                    <w:top w:val="none" w:sz="0" w:space="0" w:color="auto"/>
                    <w:left w:val="none" w:sz="0" w:space="0" w:color="auto"/>
                    <w:bottom w:val="none" w:sz="0" w:space="0" w:color="auto"/>
                    <w:right w:val="none" w:sz="0" w:space="0" w:color="auto"/>
                  </w:divBdr>
                </w:div>
                <w:div w:id="51390858">
                  <w:marLeft w:val="0"/>
                  <w:marRight w:val="0"/>
                  <w:marTop w:val="0"/>
                  <w:marBottom w:val="0"/>
                  <w:divBdr>
                    <w:top w:val="none" w:sz="0" w:space="0" w:color="auto"/>
                    <w:left w:val="none" w:sz="0" w:space="0" w:color="auto"/>
                    <w:bottom w:val="none" w:sz="0" w:space="0" w:color="auto"/>
                    <w:right w:val="none" w:sz="0" w:space="0" w:color="auto"/>
                  </w:divBdr>
                </w:div>
                <w:div w:id="51779169">
                  <w:marLeft w:val="0"/>
                  <w:marRight w:val="0"/>
                  <w:marTop w:val="0"/>
                  <w:marBottom w:val="0"/>
                  <w:divBdr>
                    <w:top w:val="none" w:sz="0" w:space="0" w:color="auto"/>
                    <w:left w:val="none" w:sz="0" w:space="0" w:color="auto"/>
                    <w:bottom w:val="none" w:sz="0" w:space="0" w:color="auto"/>
                    <w:right w:val="none" w:sz="0" w:space="0" w:color="auto"/>
                  </w:divBdr>
                </w:div>
                <w:div w:id="53160548">
                  <w:marLeft w:val="0"/>
                  <w:marRight w:val="0"/>
                  <w:marTop w:val="0"/>
                  <w:marBottom w:val="0"/>
                  <w:divBdr>
                    <w:top w:val="none" w:sz="0" w:space="0" w:color="auto"/>
                    <w:left w:val="none" w:sz="0" w:space="0" w:color="auto"/>
                    <w:bottom w:val="none" w:sz="0" w:space="0" w:color="auto"/>
                    <w:right w:val="none" w:sz="0" w:space="0" w:color="auto"/>
                  </w:divBdr>
                </w:div>
                <w:div w:id="53742624">
                  <w:marLeft w:val="0"/>
                  <w:marRight w:val="0"/>
                  <w:marTop w:val="0"/>
                  <w:marBottom w:val="0"/>
                  <w:divBdr>
                    <w:top w:val="none" w:sz="0" w:space="0" w:color="auto"/>
                    <w:left w:val="none" w:sz="0" w:space="0" w:color="auto"/>
                    <w:bottom w:val="none" w:sz="0" w:space="0" w:color="auto"/>
                    <w:right w:val="none" w:sz="0" w:space="0" w:color="auto"/>
                  </w:divBdr>
                </w:div>
                <w:div w:id="54200969">
                  <w:marLeft w:val="0"/>
                  <w:marRight w:val="0"/>
                  <w:marTop w:val="0"/>
                  <w:marBottom w:val="0"/>
                  <w:divBdr>
                    <w:top w:val="none" w:sz="0" w:space="0" w:color="auto"/>
                    <w:left w:val="none" w:sz="0" w:space="0" w:color="auto"/>
                    <w:bottom w:val="none" w:sz="0" w:space="0" w:color="auto"/>
                    <w:right w:val="none" w:sz="0" w:space="0" w:color="auto"/>
                  </w:divBdr>
                </w:div>
                <w:div w:id="57024061">
                  <w:marLeft w:val="0"/>
                  <w:marRight w:val="0"/>
                  <w:marTop w:val="0"/>
                  <w:marBottom w:val="0"/>
                  <w:divBdr>
                    <w:top w:val="none" w:sz="0" w:space="0" w:color="auto"/>
                    <w:left w:val="none" w:sz="0" w:space="0" w:color="auto"/>
                    <w:bottom w:val="none" w:sz="0" w:space="0" w:color="auto"/>
                    <w:right w:val="none" w:sz="0" w:space="0" w:color="auto"/>
                  </w:divBdr>
                </w:div>
                <w:div w:id="57940610">
                  <w:marLeft w:val="0"/>
                  <w:marRight w:val="0"/>
                  <w:marTop w:val="0"/>
                  <w:marBottom w:val="0"/>
                  <w:divBdr>
                    <w:top w:val="none" w:sz="0" w:space="0" w:color="auto"/>
                    <w:left w:val="none" w:sz="0" w:space="0" w:color="auto"/>
                    <w:bottom w:val="none" w:sz="0" w:space="0" w:color="auto"/>
                    <w:right w:val="none" w:sz="0" w:space="0" w:color="auto"/>
                  </w:divBdr>
                </w:div>
                <w:div w:id="58528739">
                  <w:marLeft w:val="0"/>
                  <w:marRight w:val="0"/>
                  <w:marTop w:val="0"/>
                  <w:marBottom w:val="0"/>
                  <w:divBdr>
                    <w:top w:val="none" w:sz="0" w:space="0" w:color="auto"/>
                    <w:left w:val="none" w:sz="0" w:space="0" w:color="auto"/>
                    <w:bottom w:val="none" w:sz="0" w:space="0" w:color="auto"/>
                    <w:right w:val="none" w:sz="0" w:space="0" w:color="auto"/>
                  </w:divBdr>
                </w:div>
                <w:div w:id="63451530">
                  <w:marLeft w:val="0"/>
                  <w:marRight w:val="0"/>
                  <w:marTop w:val="0"/>
                  <w:marBottom w:val="0"/>
                  <w:divBdr>
                    <w:top w:val="none" w:sz="0" w:space="0" w:color="auto"/>
                    <w:left w:val="none" w:sz="0" w:space="0" w:color="auto"/>
                    <w:bottom w:val="none" w:sz="0" w:space="0" w:color="auto"/>
                    <w:right w:val="none" w:sz="0" w:space="0" w:color="auto"/>
                  </w:divBdr>
                </w:div>
                <w:div w:id="64033542">
                  <w:marLeft w:val="0"/>
                  <w:marRight w:val="0"/>
                  <w:marTop w:val="0"/>
                  <w:marBottom w:val="0"/>
                  <w:divBdr>
                    <w:top w:val="none" w:sz="0" w:space="0" w:color="auto"/>
                    <w:left w:val="none" w:sz="0" w:space="0" w:color="auto"/>
                    <w:bottom w:val="none" w:sz="0" w:space="0" w:color="auto"/>
                    <w:right w:val="none" w:sz="0" w:space="0" w:color="auto"/>
                  </w:divBdr>
                </w:div>
                <w:div w:id="65029716">
                  <w:marLeft w:val="0"/>
                  <w:marRight w:val="0"/>
                  <w:marTop w:val="0"/>
                  <w:marBottom w:val="0"/>
                  <w:divBdr>
                    <w:top w:val="none" w:sz="0" w:space="0" w:color="auto"/>
                    <w:left w:val="none" w:sz="0" w:space="0" w:color="auto"/>
                    <w:bottom w:val="none" w:sz="0" w:space="0" w:color="auto"/>
                    <w:right w:val="none" w:sz="0" w:space="0" w:color="auto"/>
                  </w:divBdr>
                </w:div>
                <w:div w:id="65032954">
                  <w:marLeft w:val="0"/>
                  <w:marRight w:val="0"/>
                  <w:marTop w:val="0"/>
                  <w:marBottom w:val="0"/>
                  <w:divBdr>
                    <w:top w:val="none" w:sz="0" w:space="0" w:color="auto"/>
                    <w:left w:val="none" w:sz="0" w:space="0" w:color="auto"/>
                    <w:bottom w:val="none" w:sz="0" w:space="0" w:color="auto"/>
                    <w:right w:val="none" w:sz="0" w:space="0" w:color="auto"/>
                  </w:divBdr>
                </w:div>
                <w:div w:id="65341403">
                  <w:marLeft w:val="0"/>
                  <w:marRight w:val="0"/>
                  <w:marTop w:val="0"/>
                  <w:marBottom w:val="0"/>
                  <w:divBdr>
                    <w:top w:val="none" w:sz="0" w:space="0" w:color="auto"/>
                    <w:left w:val="none" w:sz="0" w:space="0" w:color="auto"/>
                    <w:bottom w:val="none" w:sz="0" w:space="0" w:color="auto"/>
                    <w:right w:val="none" w:sz="0" w:space="0" w:color="auto"/>
                  </w:divBdr>
                </w:div>
                <w:div w:id="65420513">
                  <w:marLeft w:val="0"/>
                  <w:marRight w:val="0"/>
                  <w:marTop w:val="0"/>
                  <w:marBottom w:val="0"/>
                  <w:divBdr>
                    <w:top w:val="none" w:sz="0" w:space="0" w:color="auto"/>
                    <w:left w:val="none" w:sz="0" w:space="0" w:color="auto"/>
                    <w:bottom w:val="none" w:sz="0" w:space="0" w:color="auto"/>
                    <w:right w:val="none" w:sz="0" w:space="0" w:color="auto"/>
                  </w:divBdr>
                </w:div>
                <w:div w:id="67307913">
                  <w:marLeft w:val="0"/>
                  <w:marRight w:val="0"/>
                  <w:marTop w:val="0"/>
                  <w:marBottom w:val="0"/>
                  <w:divBdr>
                    <w:top w:val="none" w:sz="0" w:space="0" w:color="auto"/>
                    <w:left w:val="none" w:sz="0" w:space="0" w:color="auto"/>
                    <w:bottom w:val="none" w:sz="0" w:space="0" w:color="auto"/>
                    <w:right w:val="none" w:sz="0" w:space="0" w:color="auto"/>
                  </w:divBdr>
                </w:div>
                <w:div w:id="68238995">
                  <w:marLeft w:val="0"/>
                  <w:marRight w:val="0"/>
                  <w:marTop w:val="0"/>
                  <w:marBottom w:val="0"/>
                  <w:divBdr>
                    <w:top w:val="none" w:sz="0" w:space="0" w:color="auto"/>
                    <w:left w:val="none" w:sz="0" w:space="0" w:color="auto"/>
                    <w:bottom w:val="none" w:sz="0" w:space="0" w:color="auto"/>
                    <w:right w:val="none" w:sz="0" w:space="0" w:color="auto"/>
                  </w:divBdr>
                </w:div>
                <w:div w:id="68354050">
                  <w:marLeft w:val="0"/>
                  <w:marRight w:val="0"/>
                  <w:marTop w:val="0"/>
                  <w:marBottom w:val="0"/>
                  <w:divBdr>
                    <w:top w:val="none" w:sz="0" w:space="0" w:color="auto"/>
                    <w:left w:val="none" w:sz="0" w:space="0" w:color="auto"/>
                    <w:bottom w:val="none" w:sz="0" w:space="0" w:color="auto"/>
                    <w:right w:val="none" w:sz="0" w:space="0" w:color="auto"/>
                  </w:divBdr>
                </w:div>
                <w:div w:id="71046404">
                  <w:marLeft w:val="0"/>
                  <w:marRight w:val="0"/>
                  <w:marTop w:val="0"/>
                  <w:marBottom w:val="0"/>
                  <w:divBdr>
                    <w:top w:val="none" w:sz="0" w:space="0" w:color="auto"/>
                    <w:left w:val="none" w:sz="0" w:space="0" w:color="auto"/>
                    <w:bottom w:val="none" w:sz="0" w:space="0" w:color="auto"/>
                    <w:right w:val="none" w:sz="0" w:space="0" w:color="auto"/>
                  </w:divBdr>
                </w:div>
                <w:div w:id="71393544">
                  <w:marLeft w:val="0"/>
                  <w:marRight w:val="0"/>
                  <w:marTop w:val="0"/>
                  <w:marBottom w:val="0"/>
                  <w:divBdr>
                    <w:top w:val="none" w:sz="0" w:space="0" w:color="auto"/>
                    <w:left w:val="none" w:sz="0" w:space="0" w:color="auto"/>
                    <w:bottom w:val="none" w:sz="0" w:space="0" w:color="auto"/>
                    <w:right w:val="none" w:sz="0" w:space="0" w:color="auto"/>
                  </w:divBdr>
                </w:div>
                <w:div w:id="72091874">
                  <w:marLeft w:val="0"/>
                  <w:marRight w:val="0"/>
                  <w:marTop w:val="0"/>
                  <w:marBottom w:val="0"/>
                  <w:divBdr>
                    <w:top w:val="none" w:sz="0" w:space="0" w:color="auto"/>
                    <w:left w:val="none" w:sz="0" w:space="0" w:color="auto"/>
                    <w:bottom w:val="none" w:sz="0" w:space="0" w:color="auto"/>
                    <w:right w:val="none" w:sz="0" w:space="0" w:color="auto"/>
                  </w:divBdr>
                </w:div>
                <w:div w:id="72289089">
                  <w:marLeft w:val="0"/>
                  <w:marRight w:val="0"/>
                  <w:marTop w:val="0"/>
                  <w:marBottom w:val="0"/>
                  <w:divBdr>
                    <w:top w:val="none" w:sz="0" w:space="0" w:color="auto"/>
                    <w:left w:val="none" w:sz="0" w:space="0" w:color="auto"/>
                    <w:bottom w:val="none" w:sz="0" w:space="0" w:color="auto"/>
                    <w:right w:val="none" w:sz="0" w:space="0" w:color="auto"/>
                  </w:divBdr>
                </w:div>
                <w:div w:id="72435796">
                  <w:marLeft w:val="0"/>
                  <w:marRight w:val="0"/>
                  <w:marTop w:val="0"/>
                  <w:marBottom w:val="0"/>
                  <w:divBdr>
                    <w:top w:val="none" w:sz="0" w:space="0" w:color="auto"/>
                    <w:left w:val="none" w:sz="0" w:space="0" w:color="auto"/>
                    <w:bottom w:val="none" w:sz="0" w:space="0" w:color="auto"/>
                    <w:right w:val="none" w:sz="0" w:space="0" w:color="auto"/>
                  </w:divBdr>
                </w:div>
                <w:div w:id="74669308">
                  <w:marLeft w:val="0"/>
                  <w:marRight w:val="0"/>
                  <w:marTop w:val="0"/>
                  <w:marBottom w:val="0"/>
                  <w:divBdr>
                    <w:top w:val="none" w:sz="0" w:space="0" w:color="auto"/>
                    <w:left w:val="none" w:sz="0" w:space="0" w:color="auto"/>
                    <w:bottom w:val="none" w:sz="0" w:space="0" w:color="auto"/>
                    <w:right w:val="none" w:sz="0" w:space="0" w:color="auto"/>
                  </w:divBdr>
                </w:div>
                <w:div w:id="74715316">
                  <w:marLeft w:val="0"/>
                  <w:marRight w:val="0"/>
                  <w:marTop w:val="0"/>
                  <w:marBottom w:val="0"/>
                  <w:divBdr>
                    <w:top w:val="none" w:sz="0" w:space="0" w:color="auto"/>
                    <w:left w:val="none" w:sz="0" w:space="0" w:color="auto"/>
                    <w:bottom w:val="none" w:sz="0" w:space="0" w:color="auto"/>
                    <w:right w:val="none" w:sz="0" w:space="0" w:color="auto"/>
                  </w:divBdr>
                </w:div>
                <w:div w:id="74908742">
                  <w:marLeft w:val="0"/>
                  <w:marRight w:val="0"/>
                  <w:marTop w:val="0"/>
                  <w:marBottom w:val="0"/>
                  <w:divBdr>
                    <w:top w:val="none" w:sz="0" w:space="0" w:color="auto"/>
                    <w:left w:val="none" w:sz="0" w:space="0" w:color="auto"/>
                    <w:bottom w:val="none" w:sz="0" w:space="0" w:color="auto"/>
                    <w:right w:val="none" w:sz="0" w:space="0" w:color="auto"/>
                  </w:divBdr>
                </w:div>
                <w:div w:id="75397520">
                  <w:marLeft w:val="0"/>
                  <w:marRight w:val="0"/>
                  <w:marTop w:val="0"/>
                  <w:marBottom w:val="0"/>
                  <w:divBdr>
                    <w:top w:val="none" w:sz="0" w:space="0" w:color="auto"/>
                    <w:left w:val="none" w:sz="0" w:space="0" w:color="auto"/>
                    <w:bottom w:val="none" w:sz="0" w:space="0" w:color="auto"/>
                    <w:right w:val="none" w:sz="0" w:space="0" w:color="auto"/>
                  </w:divBdr>
                </w:div>
                <w:div w:id="76446177">
                  <w:marLeft w:val="0"/>
                  <w:marRight w:val="0"/>
                  <w:marTop w:val="0"/>
                  <w:marBottom w:val="0"/>
                  <w:divBdr>
                    <w:top w:val="none" w:sz="0" w:space="0" w:color="auto"/>
                    <w:left w:val="none" w:sz="0" w:space="0" w:color="auto"/>
                    <w:bottom w:val="none" w:sz="0" w:space="0" w:color="auto"/>
                    <w:right w:val="none" w:sz="0" w:space="0" w:color="auto"/>
                  </w:divBdr>
                </w:div>
                <w:div w:id="79375294">
                  <w:marLeft w:val="0"/>
                  <w:marRight w:val="0"/>
                  <w:marTop w:val="0"/>
                  <w:marBottom w:val="0"/>
                  <w:divBdr>
                    <w:top w:val="none" w:sz="0" w:space="0" w:color="auto"/>
                    <w:left w:val="none" w:sz="0" w:space="0" w:color="auto"/>
                    <w:bottom w:val="none" w:sz="0" w:space="0" w:color="auto"/>
                    <w:right w:val="none" w:sz="0" w:space="0" w:color="auto"/>
                  </w:divBdr>
                </w:div>
                <w:div w:id="80493781">
                  <w:marLeft w:val="0"/>
                  <w:marRight w:val="0"/>
                  <w:marTop w:val="0"/>
                  <w:marBottom w:val="0"/>
                  <w:divBdr>
                    <w:top w:val="none" w:sz="0" w:space="0" w:color="auto"/>
                    <w:left w:val="none" w:sz="0" w:space="0" w:color="auto"/>
                    <w:bottom w:val="none" w:sz="0" w:space="0" w:color="auto"/>
                    <w:right w:val="none" w:sz="0" w:space="0" w:color="auto"/>
                  </w:divBdr>
                </w:div>
                <w:div w:id="81075268">
                  <w:marLeft w:val="0"/>
                  <w:marRight w:val="0"/>
                  <w:marTop w:val="0"/>
                  <w:marBottom w:val="0"/>
                  <w:divBdr>
                    <w:top w:val="none" w:sz="0" w:space="0" w:color="auto"/>
                    <w:left w:val="none" w:sz="0" w:space="0" w:color="auto"/>
                    <w:bottom w:val="none" w:sz="0" w:space="0" w:color="auto"/>
                    <w:right w:val="none" w:sz="0" w:space="0" w:color="auto"/>
                  </w:divBdr>
                </w:div>
                <w:div w:id="82118674">
                  <w:marLeft w:val="0"/>
                  <w:marRight w:val="0"/>
                  <w:marTop w:val="0"/>
                  <w:marBottom w:val="0"/>
                  <w:divBdr>
                    <w:top w:val="none" w:sz="0" w:space="0" w:color="auto"/>
                    <w:left w:val="none" w:sz="0" w:space="0" w:color="auto"/>
                    <w:bottom w:val="none" w:sz="0" w:space="0" w:color="auto"/>
                    <w:right w:val="none" w:sz="0" w:space="0" w:color="auto"/>
                  </w:divBdr>
                </w:div>
                <w:div w:id="82730559">
                  <w:marLeft w:val="0"/>
                  <w:marRight w:val="0"/>
                  <w:marTop w:val="0"/>
                  <w:marBottom w:val="0"/>
                  <w:divBdr>
                    <w:top w:val="none" w:sz="0" w:space="0" w:color="auto"/>
                    <w:left w:val="none" w:sz="0" w:space="0" w:color="auto"/>
                    <w:bottom w:val="none" w:sz="0" w:space="0" w:color="auto"/>
                    <w:right w:val="none" w:sz="0" w:space="0" w:color="auto"/>
                  </w:divBdr>
                </w:div>
                <w:div w:id="82731062">
                  <w:marLeft w:val="0"/>
                  <w:marRight w:val="0"/>
                  <w:marTop w:val="0"/>
                  <w:marBottom w:val="0"/>
                  <w:divBdr>
                    <w:top w:val="none" w:sz="0" w:space="0" w:color="auto"/>
                    <w:left w:val="none" w:sz="0" w:space="0" w:color="auto"/>
                    <w:bottom w:val="none" w:sz="0" w:space="0" w:color="auto"/>
                    <w:right w:val="none" w:sz="0" w:space="0" w:color="auto"/>
                  </w:divBdr>
                </w:div>
                <w:div w:id="82997129">
                  <w:marLeft w:val="0"/>
                  <w:marRight w:val="0"/>
                  <w:marTop w:val="0"/>
                  <w:marBottom w:val="0"/>
                  <w:divBdr>
                    <w:top w:val="none" w:sz="0" w:space="0" w:color="auto"/>
                    <w:left w:val="none" w:sz="0" w:space="0" w:color="auto"/>
                    <w:bottom w:val="none" w:sz="0" w:space="0" w:color="auto"/>
                    <w:right w:val="none" w:sz="0" w:space="0" w:color="auto"/>
                  </w:divBdr>
                </w:div>
                <w:div w:id="83965663">
                  <w:marLeft w:val="0"/>
                  <w:marRight w:val="0"/>
                  <w:marTop w:val="0"/>
                  <w:marBottom w:val="0"/>
                  <w:divBdr>
                    <w:top w:val="none" w:sz="0" w:space="0" w:color="auto"/>
                    <w:left w:val="none" w:sz="0" w:space="0" w:color="auto"/>
                    <w:bottom w:val="none" w:sz="0" w:space="0" w:color="auto"/>
                    <w:right w:val="none" w:sz="0" w:space="0" w:color="auto"/>
                  </w:divBdr>
                </w:div>
                <w:div w:id="87507328">
                  <w:marLeft w:val="0"/>
                  <w:marRight w:val="0"/>
                  <w:marTop w:val="0"/>
                  <w:marBottom w:val="0"/>
                  <w:divBdr>
                    <w:top w:val="none" w:sz="0" w:space="0" w:color="auto"/>
                    <w:left w:val="none" w:sz="0" w:space="0" w:color="auto"/>
                    <w:bottom w:val="none" w:sz="0" w:space="0" w:color="auto"/>
                    <w:right w:val="none" w:sz="0" w:space="0" w:color="auto"/>
                  </w:divBdr>
                </w:div>
                <w:div w:id="89157062">
                  <w:marLeft w:val="0"/>
                  <w:marRight w:val="0"/>
                  <w:marTop w:val="0"/>
                  <w:marBottom w:val="0"/>
                  <w:divBdr>
                    <w:top w:val="none" w:sz="0" w:space="0" w:color="auto"/>
                    <w:left w:val="none" w:sz="0" w:space="0" w:color="auto"/>
                    <w:bottom w:val="none" w:sz="0" w:space="0" w:color="auto"/>
                    <w:right w:val="none" w:sz="0" w:space="0" w:color="auto"/>
                  </w:divBdr>
                </w:div>
                <w:div w:id="89548839">
                  <w:marLeft w:val="0"/>
                  <w:marRight w:val="0"/>
                  <w:marTop w:val="0"/>
                  <w:marBottom w:val="0"/>
                  <w:divBdr>
                    <w:top w:val="none" w:sz="0" w:space="0" w:color="auto"/>
                    <w:left w:val="none" w:sz="0" w:space="0" w:color="auto"/>
                    <w:bottom w:val="none" w:sz="0" w:space="0" w:color="auto"/>
                    <w:right w:val="none" w:sz="0" w:space="0" w:color="auto"/>
                  </w:divBdr>
                </w:div>
                <w:div w:id="90131092">
                  <w:marLeft w:val="0"/>
                  <w:marRight w:val="0"/>
                  <w:marTop w:val="0"/>
                  <w:marBottom w:val="0"/>
                  <w:divBdr>
                    <w:top w:val="none" w:sz="0" w:space="0" w:color="auto"/>
                    <w:left w:val="none" w:sz="0" w:space="0" w:color="auto"/>
                    <w:bottom w:val="none" w:sz="0" w:space="0" w:color="auto"/>
                    <w:right w:val="none" w:sz="0" w:space="0" w:color="auto"/>
                  </w:divBdr>
                </w:div>
                <w:div w:id="90244072">
                  <w:marLeft w:val="0"/>
                  <w:marRight w:val="0"/>
                  <w:marTop w:val="0"/>
                  <w:marBottom w:val="0"/>
                  <w:divBdr>
                    <w:top w:val="none" w:sz="0" w:space="0" w:color="auto"/>
                    <w:left w:val="none" w:sz="0" w:space="0" w:color="auto"/>
                    <w:bottom w:val="none" w:sz="0" w:space="0" w:color="auto"/>
                    <w:right w:val="none" w:sz="0" w:space="0" w:color="auto"/>
                  </w:divBdr>
                </w:div>
                <w:div w:id="90860760">
                  <w:marLeft w:val="0"/>
                  <w:marRight w:val="0"/>
                  <w:marTop w:val="0"/>
                  <w:marBottom w:val="0"/>
                  <w:divBdr>
                    <w:top w:val="none" w:sz="0" w:space="0" w:color="auto"/>
                    <w:left w:val="none" w:sz="0" w:space="0" w:color="auto"/>
                    <w:bottom w:val="none" w:sz="0" w:space="0" w:color="auto"/>
                    <w:right w:val="none" w:sz="0" w:space="0" w:color="auto"/>
                  </w:divBdr>
                </w:div>
                <w:div w:id="92215485">
                  <w:marLeft w:val="0"/>
                  <w:marRight w:val="0"/>
                  <w:marTop w:val="0"/>
                  <w:marBottom w:val="0"/>
                  <w:divBdr>
                    <w:top w:val="none" w:sz="0" w:space="0" w:color="auto"/>
                    <w:left w:val="none" w:sz="0" w:space="0" w:color="auto"/>
                    <w:bottom w:val="none" w:sz="0" w:space="0" w:color="auto"/>
                    <w:right w:val="none" w:sz="0" w:space="0" w:color="auto"/>
                  </w:divBdr>
                </w:div>
                <w:div w:id="93290118">
                  <w:marLeft w:val="0"/>
                  <w:marRight w:val="0"/>
                  <w:marTop w:val="0"/>
                  <w:marBottom w:val="0"/>
                  <w:divBdr>
                    <w:top w:val="none" w:sz="0" w:space="0" w:color="auto"/>
                    <w:left w:val="none" w:sz="0" w:space="0" w:color="auto"/>
                    <w:bottom w:val="none" w:sz="0" w:space="0" w:color="auto"/>
                    <w:right w:val="none" w:sz="0" w:space="0" w:color="auto"/>
                  </w:divBdr>
                </w:div>
                <w:div w:id="94596922">
                  <w:marLeft w:val="0"/>
                  <w:marRight w:val="0"/>
                  <w:marTop w:val="0"/>
                  <w:marBottom w:val="0"/>
                  <w:divBdr>
                    <w:top w:val="none" w:sz="0" w:space="0" w:color="auto"/>
                    <w:left w:val="none" w:sz="0" w:space="0" w:color="auto"/>
                    <w:bottom w:val="none" w:sz="0" w:space="0" w:color="auto"/>
                    <w:right w:val="none" w:sz="0" w:space="0" w:color="auto"/>
                  </w:divBdr>
                </w:div>
                <w:div w:id="100806696">
                  <w:marLeft w:val="0"/>
                  <w:marRight w:val="0"/>
                  <w:marTop w:val="0"/>
                  <w:marBottom w:val="0"/>
                  <w:divBdr>
                    <w:top w:val="none" w:sz="0" w:space="0" w:color="auto"/>
                    <w:left w:val="none" w:sz="0" w:space="0" w:color="auto"/>
                    <w:bottom w:val="none" w:sz="0" w:space="0" w:color="auto"/>
                    <w:right w:val="none" w:sz="0" w:space="0" w:color="auto"/>
                  </w:divBdr>
                </w:div>
                <w:div w:id="102188354">
                  <w:marLeft w:val="0"/>
                  <w:marRight w:val="0"/>
                  <w:marTop w:val="0"/>
                  <w:marBottom w:val="0"/>
                  <w:divBdr>
                    <w:top w:val="none" w:sz="0" w:space="0" w:color="auto"/>
                    <w:left w:val="none" w:sz="0" w:space="0" w:color="auto"/>
                    <w:bottom w:val="none" w:sz="0" w:space="0" w:color="auto"/>
                    <w:right w:val="none" w:sz="0" w:space="0" w:color="auto"/>
                  </w:divBdr>
                </w:div>
                <w:div w:id="105085113">
                  <w:marLeft w:val="0"/>
                  <w:marRight w:val="0"/>
                  <w:marTop w:val="0"/>
                  <w:marBottom w:val="0"/>
                  <w:divBdr>
                    <w:top w:val="none" w:sz="0" w:space="0" w:color="auto"/>
                    <w:left w:val="none" w:sz="0" w:space="0" w:color="auto"/>
                    <w:bottom w:val="none" w:sz="0" w:space="0" w:color="auto"/>
                    <w:right w:val="none" w:sz="0" w:space="0" w:color="auto"/>
                  </w:divBdr>
                </w:div>
                <w:div w:id="105275304">
                  <w:marLeft w:val="0"/>
                  <w:marRight w:val="0"/>
                  <w:marTop w:val="0"/>
                  <w:marBottom w:val="0"/>
                  <w:divBdr>
                    <w:top w:val="none" w:sz="0" w:space="0" w:color="auto"/>
                    <w:left w:val="none" w:sz="0" w:space="0" w:color="auto"/>
                    <w:bottom w:val="none" w:sz="0" w:space="0" w:color="auto"/>
                    <w:right w:val="none" w:sz="0" w:space="0" w:color="auto"/>
                  </w:divBdr>
                </w:div>
                <w:div w:id="108356106">
                  <w:marLeft w:val="0"/>
                  <w:marRight w:val="0"/>
                  <w:marTop w:val="0"/>
                  <w:marBottom w:val="0"/>
                  <w:divBdr>
                    <w:top w:val="none" w:sz="0" w:space="0" w:color="auto"/>
                    <w:left w:val="none" w:sz="0" w:space="0" w:color="auto"/>
                    <w:bottom w:val="none" w:sz="0" w:space="0" w:color="auto"/>
                    <w:right w:val="none" w:sz="0" w:space="0" w:color="auto"/>
                  </w:divBdr>
                </w:div>
                <w:div w:id="108857917">
                  <w:marLeft w:val="0"/>
                  <w:marRight w:val="0"/>
                  <w:marTop w:val="0"/>
                  <w:marBottom w:val="0"/>
                  <w:divBdr>
                    <w:top w:val="none" w:sz="0" w:space="0" w:color="auto"/>
                    <w:left w:val="none" w:sz="0" w:space="0" w:color="auto"/>
                    <w:bottom w:val="none" w:sz="0" w:space="0" w:color="auto"/>
                    <w:right w:val="none" w:sz="0" w:space="0" w:color="auto"/>
                  </w:divBdr>
                </w:div>
                <w:div w:id="109057940">
                  <w:marLeft w:val="0"/>
                  <w:marRight w:val="0"/>
                  <w:marTop w:val="0"/>
                  <w:marBottom w:val="0"/>
                  <w:divBdr>
                    <w:top w:val="none" w:sz="0" w:space="0" w:color="auto"/>
                    <w:left w:val="none" w:sz="0" w:space="0" w:color="auto"/>
                    <w:bottom w:val="none" w:sz="0" w:space="0" w:color="auto"/>
                    <w:right w:val="none" w:sz="0" w:space="0" w:color="auto"/>
                  </w:divBdr>
                </w:div>
                <w:div w:id="110518421">
                  <w:marLeft w:val="0"/>
                  <w:marRight w:val="0"/>
                  <w:marTop w:val="0"/>
                  <w:marBottom w:val="0"/>
                  <w:divBdr>
                    <w:top w:val="none" w:sz="0" w:space="0" w:color="auto"/>
                    <w:left w:val="none" w:sz="0" w:space="0" w:color="auto"/>
                    <w:bottom w:val="none" w:sz="0" w:space="0" w:color="auto"/>
                    <w:right w:val="none" w:sz="0" w:space="0" w:color="auto"/>
                  </w:divBdr>
                </w:div>
                <w:div w:id="110714298">
                  <w:marLeft w:val="0"/>
                  <w:marRight w:val="0"/>
                  <w:marTop w:val="0"/>
                  <w:marBottom w:val="0"/>
                  <w:divBdr>
                    <w:top w:val="none" w:sz="0" w:space="0" w:color="auto"/>
                    <w:left w:val="none" w:sz="0" w:space="0" w:color="auto"/>
                    <w:bottom w:val="none" w:sz="0" w:space="0" w:color="auto"/>
                    <w:right w:val="none" w:sz="0" w:space="0" w:color="auto"/>
                  </w:divBdr>
                </w:div>
                <w:div w:id="111750005">
                  <w:marLeft w:val="0"/>
                  <w:marRight w:val="0"/>
                  <w:marTop w:val="0"/>
                  <w:marBottom w:val="0"/>
                  <w:divBdr>
                    <w:top w:val="none" w:sz="0" w:space="0" w:color="auto"/>
                    <w:left w:val="none" w:sz="0" w:space="0" w:color="auto"/>
                    <w:bottom w:val="none" w:sz="0" w:space="0" w:color="auto"/>
                    <w:right w:val="none" w:sz="0" w:space="0" w:color="auto"/>
                  </w:divBdr>
                </w:div>
                <w:div w:id="115685982">
                  <w:marLeft w:val="0"/>
                  <w:marRight w:val="0"/>
                  <w:marTop w:val="0"/>
                  <w:marBottom w:val="0"/>
                  <w:divBdr>
                    <w:top w:val="none" w:sz="0" w:space="0" w:color="auto"/>
                    <w:left w:val="none" w:sz="0" w:space="0" w:color="auto"/>
                    <w:bottom w:val="none" w:sz="0" w:space="0" w:color="auto"/>
                    <w:right w:val="none" w:sz="0" w:space="0" w:color="auto"/>
                  </w:divBdr>
                </w:div>
                <w:div w:id="115949537">
                  <w:marLeft w:val="0"/>
                  <w:marRight w:val="0"/>
                  <w:marTop w:val="0"/>
                  <w:marBottom w:val="0"/>
                  <w:divBdr>
                    <w:top w:val="none" w:sz="0" w:space="0" w:color="auto"/>
                    <w:left w:val="none" w:sz="0" w:space="0" w:color="auto"/>
                    <w:bottom w:val="none" w:sz="0" w:space="0" w:color="auto"/>
                    <w:right w:val="none" w:sz="0" w:space="0" w:color="auto"/>
                  </w:divBdr>
                </w:div>
                <w:div w:id="117071962">
                  <w:marLeft w:val="0"/>
                  <w:marRight w:val="0"/>
                  <w:marTop w:val="0"/>
                  <w:marBottom w:val="0"/>
                  <w:divBdr>
                    <w:top w:val="none" w:sz="0" w:space="0" w:color="auto"/>
                    <w:left w:val="none" w:sz="0" w:space="0" w:color="auto"/>
                    <w:bottom w:val="none" w:sz="0" w:space="0" w:color="auto"/>
                    <w:right w:val="none" w:sz="0" w:space="0" w:color="auto"/>
                  </w:divBdr>
                </w:div>
                <w:div w:id="117376900">
                  <w:marLeft w:val="0"/>
                  <w:marRight w:val="0"/>
                  <w:marTop w:val="0"/>
                  <w:marBottom w:val="0"/>
                  <w:divBdr>
                    <w:top w:val="none" w:sz="0" w:space="0" w:color="auto"/>
                    <w:left w:val="none" w:sz="0" w:space="0" w:color="auto"/>
                    <w:bottom w:val="none" w:sz="0" w:space="0" w:color="auto"/>
                    <w:right w:val="none" w:sz="0" w:space="0" w:color="auto"/>
                  </w:divBdr>
                </w:div>
                <w:div w:id="118573972">
                  <w:marLeft w:val="0"/>
                  <w:marRight w:val="0"/>
                  <w:marTop w:val="0"/>
                  <w:marBottom w:val="0"/>
                  <w:divBdr>
                    <w:top w:val="none" w:sz="0" w:space="0" w:color="auto"/>
                    <w:left w:val="none" w:sz="0" w:space="0" w:color="auto"/>
                    <w:bottom w:val="none" w:sz="0" w:space="0" w:color="auto"/>
                    <w:right w:val="none" w:sz="0" w:space="0" w:color="auto"/>
                  </w:divBdr>
                </w:div>
                <w:div w:id="120268005">
                  <w:marLeft w:val="0"/>
                  <w:marRight w:val="0"/>
                  <w:marTop w:val="0"/>
                  <w:marBottom w:val="0"/>
                  <w:divBdr>
                    <w:top w:val="none" w:sz="0" w:space="0" w:color="auto"/>
                    <w:left w:val="none" w:sz="0" w:space="0" w:color="auto"/>
                    <w:bottom w:val="none" w:sz="0" w:space="0" w:color="auto"/>
                    <w:right w:val="none" w:sz="0" w:space="0" w:color="auto"/>
                  </w:divBdr>
                </w:div>
                <w:div w:id="120658720">
                  <w:marLeft w:val="0"/>
                  <w:marRight w:val="0"/>
                  <w:marTop w:val="0"/>
                  <w:marBottom w:val="0"/>
                  <w:divBdr>
                    <w:top w:val="none" w:sz="0" w:space="0" w:color="auto"/>
                    <w:left w:val="none" w:sz="0" w:space="0" w:color="auto"/>
                    <w:bottom w:val="none" w:sz="0" w:space="0" w:color="auto"/>
                    <w:right w:val="none" w:sz="0" w:space="0" w:color="auto"/>
                  </w:divBdr>
                </w:div>
                <w:div w:id="121927715">
                  <w:marLeft w:val="0"/>
                  <w:marRight w:val="0"/>
                  <w:marTop w:val="0"/>
                  <w:marBottom w:val="0"/>
                  <w:divBdr>
                    <w:top w:val="none" w:sz="0" w:space="0" w:color="auto"/>
                    <w:left w:val="none" w:sz="0" w:space="0" w:color="auto"/>
                    <w:bottom w:val="none" w:sz="0" w:space="0" w:color="auto"/>
                    <w:right w:val="none" w:sz="0" w:space="0" w:color="auto"/>
                  </w:divBdr>
                </w:div>
                <w:div w:id="123890719">
                  <w:marLeft w:val="0"/>
                  <w:marRight w:val="0"/>
                  <w:marTop w:val="0"/>
                  <w:marBottom w:val="0"/>
                  <w:divBdr>
                    <w:top w:val="none" w:sz="0" w:space="0" w:color="auto"/>
                    <w:left w:val="none" w:sz="0" w:space="0" w:color="auto"/>
                    <w:bottom w:val="none" w:sz="0" w:space="0" w:color="auto"/>
                    <w:right w:val="none" w:sz="0" w:space="0" w:color="auto"/>
                  </w:divBdr>
                </w:div>
                <w:div w:id="129328928">
                  <w:marLeft w:val="0"/>
                  <w:marRight w:val="0"/>
                  <w:marTop w:val="0"/>
                  <w:marBottom w:val="0"/>
                  <w:divBdr>
                    <w:top w:val="none" w:sz="0" w:space="0" w:color="auto"/>
                    <w:left w:val="none" w:sz="0" w:space="0" w:color="auto"/>
                    <w:bottom w:val="none" w:sz="0" w:space="0" w:color="auto"/>
                    <w:right w:val="none" w:sz="0" w:space="0" w:color="auto"/>
                  </w:divBdr>
                </w:div>
                <w:div w:id="129637271">
                  <w:marLeft w:val="0"/>
                  <w:marRight w:val="0"/>
                  <w:marTop w:val="0"/>
                  <w:marBottom w:val="0"/>
                  <w:divBdr>
                    <w:top w:val="none" w:sz="0" w:space="0" w:color="auto"/>
                    <w:left w:val="none" w:sz="0" w:space="0" w:color="auto"/>
                    <w:bottom w:val="none" w:sz="0" w:space="0" w:color="auto"/>
                    <w:right w:val="none" w:sz="0" w:space="0" w:color="auto"/>
                  </w:divBdr>
                </w:div>
                <w:div w:id="129977306">
                  <w:marLeft w:val="0"/>
                  <w:marRight w:val="0"/>
                  <w:marTop w:val="0"/>
                  <w:marBottom w:val="0"/>
                  <w:divBdr>
                    <w:top w:val="none" w:sz="0" w:space="0" w:color="auto"/>
                    <w:left w:val="none" w:sz="0" w:space="0" w:color="auto"/>
                    <w:bottom w:val="none" w:sz="0" w:space="0" w:color="auto"/>
                    <w:right w:val="none" w:sz="0" w:space="0" w:color="auto"/>
                  </w:divBdr>
                </w:div>
                <w:div w:id="130024881">
                  <w:marLeft w:val="0"/>
                  <w:marRight w:val="0"/>
                  <w:marTop w:val="0"/>
                  <w:marBottom w:val="0"/>
                  <w:divBdr>
                    <w:top w:val="none" w:sz="0" w:space="0" w:color="auto"/>
                    <w:left w:val="none" w:sz="0" w:space="0" w:color="auto"/>
                    <w:bottom w:val="none" w:sz="0" w:space="0" w:color="auto"/>
                    <w:right w:val="none" w:sz="0" w:space="0" w:color="auto"/>
                  </w:divBdr>
                </w:div>
                <w:div w:id="131601021">
                  <w:marLeft w:val="0"/>
                  <w:marRight w:val="0"/>
                  <w:marTop w:val="0"/>
                  <w:marBottom w:val="0"/>
                  <w:divBdr>
                    <w:top w:val="none" w:sz="0" w:space="0" w:color="auto"/>
                    <w:left w:val="none" w:sz="0" w:space="0" w:color="auto"/>
                    <w:bottom w:val="none" w:sz="0" w:space="0" w:color="auto"/>
                    <w:right w:val="none" w:sz="0" w:space="0" w:color="auto"/>
                  </w:divBdr>
                </w:div>
                <w:div w:id="131946299">
                  <w:marLeft w:val="0"/>
                  <w:marRight w:val="0"/>
                  <w:marTop w:val="0"/>
                  <w:marBottom w:val="0"/>
                  <w:divBdr>
                    <w:top w:val="none" w:sz="0" w:space="0" w:color="auto"/>
                    <w:left w:val="none" w:sz="0" w:space="0" w:color="auto"/>
                    <w:bottom w:val="none" w:sz="0" w:space="0" w:color="auto"/>
                    <w:right w:val="none" w:sz="0" w:space="0" w:color="auto"/>
                  </w:divBdr>
                </w:div>
                <w:div w:id="131951420">
                  <w:marLeft w:val="0"/>
                  <w:marRight w:val="0"/>
                  <w:marTop w:val="0"/>
                  <w:marBottom w:val="0"/>
                  <w:divBdr>
                    <w:top w:val="none" w:sz="0" w:space="0" w:color="auto"/>
                    <w:left w:val="none" w:sz="0" w:space="0" w:color="auto"/>
                    <w:bottom w:val="none" w:sz="0" w:space="0" w:color="auto"/>
                    <w:right w:val="none" w:sz="0" w:space="0" w:color="auto"/>
                  </w:divBdr>
                </w:div>
                <w:div w:id="132332632">
                  <w:marLeft w:val="0"/>
                  <w:marRight w:val="0"/>
                  <w:marTop w:val="0"/>
                  <w:marBottom w:val="0"/>
                  <w:divBdr>
                    <w:top w:val="none" w:sz="0" w:space="0" w:color="auto"/>
                    <w:left w:val="none" w:sz="0" w:space="0" w:color="auto"/>
                    <w:bottom w:val="none" w:sz="0" w:space="0" w:color="auto"/>
                    <w:right w:val="none" w:sz="0" w:space="0" w:color="auto"/>
                  </w:divBdr>
                </w:div>
                <w:div w:id="133105631">
                  <w:marLeft w:val="0"/>
                  <w:marRight w:val="0"/>
                  <w:marTop w:val="0"/>
                  <w:marBottom w:val="0"/>
                  <w:divBdr>
                    <w:top w:val="none" w:sz="0" w:space="0" w:color="auto"/>
                    <w:left w:val="none" w:sz="0" w:space="0" w:color="auto"/>
                    <w:bottom w:val="none" w:sz="0" w:space="0" w:color="auto"/>
                    <w:right w:val="none" w:sz="0" w:space="0" w:color="auto"/>
                  </w:divBdr>
                </w:div>
                <w:div w:id="134571101">
                  <w:marLeft w:val="0"/>
                  <w:marRight w:val="0"/>
                  <w:marTop w:val="0"/>
                  <w:marBottom w:val="0"/>
                  <w:divBdr>
                    <w:top w:val="none" w:sz="0" w:space="0" w:color="auto"/>
                    <w:left w:val="none" w:sz="0" w:space="0" w:color="auto"/>
                    <w:bottom w:val="none" w:sz="0" w:space="0" w:color="auto"/>
                    <w:right w:val="none" w:sz="0" w:space="0" w:color="auto"/>
                  </w:divBdr>
                </w:div>
                <w:div w:id="136149320">
                  <w:marLeft w:val="0"/>
                  <w:marRight w:val="0"/>
                  <w:marTop w:val="0"/>
                  <w:marBottom w:val="0"/>
                  <w:divBdr>
                    <w:top w:val="none" w:sz="0" w:space="0" w:color="auto"/>
                    <w:left w:val="none" w:sz="0" w:space="0" w:color="auto"/>
                    <w:bottom w:val="none" w:sz="0" w:space="0" w:color="auto"/>
                    <w:right w:val="none" w:sz="0" w:space="0" w:color="auto"/>
                  </w:divBdr>
                </w:div>
                <w:div w:id="136653909">
                  <w:marLeft w:val="0"/>
                  <w:marRight w:val="0"/>
                  <w:marTop w:val="0"/>
                  <w:marBottom w:val="0"/>
                  <w:divBdr>
                    <w:top w:val="none" w:sz="0" w:space="0" w:color="auto"/>
                    <w:left w:val="none" w:sz="0" w:space="0" w:color="auto"/>
                    <w:bottom w:val="none" w:sz="0" w:space="0" w:color="auto"/>
                    <w:right w:val="none" w:sz="0" w:space="0" w:color="auto"/>
                  </w:divBdr>
                </w:div>
                <w:div w:id="139076212">
                  <w:marLeft w:val="0"/>
                  <w:marRight w:val="0"/>
                  <w:marTop w:val="0"/>
                  <w:marBottom w:val="0"/>
                  <w:divBdr>
                    <w:top w:val="none" w:sz="0" w:space="0" w:color="auto"/>
                    <w:left w:val="none" w:sz="0" w:space="0" w:color="auto"/>
                    <w:bottom w:val="none" w:sz="0" w:space="0" w:color="auto"/>
                    <w:right w:val="none" w:sz="0" w:space="0" w:color="auto"/>
                  </w:divBdr>
                </w:div>
                <w:div w:id="139200404">
                  <w:marLeft w:val="0"/>
                  <w:marRight w:val="0"/>
                  <w:marTop w:val="0"/>
                  <w:marBottom w:val="0"/>
                  <w:divBdr>
                    <w:top w:val="none" w:sz="0" w:space="0" w:color="auto"/>
                    <w:left w:val="none" w:sz="0" w:space="0" w:color="auto"/>
                    <w:bottom w:val="none" w:sz="0" w:space="0" w:color="auto"/>
                    <w:right w:val="none" w:sz="0" w:space="0" w:color="auto"/>
                  </w:divBdr>
                </w:div>
                <w:div w:id="140390776">
                  <w:marLeft w:val="0"/>
                  <w:marRight w:val="0"/>
                  <w:marTop w:val="0"/>
                  <w:marBottom w:val="0"/>
                  <w:divBdr>
                    <w:top w:val="none" w:sz="0" w:space="0" w:color="auto"/>
                    <w:left w:val="none" w:sz="0" w:space="0" w:color="auto"/>
                    <w:bottom w:val="none" w:sz="0" w:space="0" w:color="auto"/>
                    <w:right w:val="none" w:sz="0" w:space="0" w:color="auto"/>
                  </w:divBdr>
                </w:div>
                <w:div w:id="142281283">
                  <w:marLeft w:val="0"/>
                  <w:marRight w:val="0"/>
                  <w:marTop w:val="0"/>
                  <w:marBottom w:val="0"/>
                  <w:divBdr>
                    <w:top w:val="none" w:sz="0" w:space="0" w:color="auto"/>
                    <w:left w:val="none" w:sz="0" w:space="0" w:color="auto"/>
                    <w:bottom w:val="none" w:sz="0" w:space="0" w:color="auto"/>
                    <w:right w:val="none" w:sz="0" w:space="0" w:color="auto"/>
                  </w:divBdr>
                </w:div>
                <w:div w:id="144055693">
                  <w:marLeft w:val="0"/>
                  <w:marRight w:val="0"/>
                  <w:marTop w:val="0"/>
                  <w:marBottom w:val="0"/>
                  <w:divBdr>
                    <w:top w:val="none" w:sz="0" w:space="0" w:color="auto"/>
                    <w:left w:val="none" w:sz="0" w:space="0" w:color="auto"/>
                    <w:bottom w:val="none" w:sz="0" w:space="0" w:color="auto"/>
                    <w:right w:val="none" w:sz="0" w:space="0" w:color="auto"/>
                  </w:divBdr>
                </w:div>
                <w:div w:id="145703757">
                  <w:marLeft w:val="0"/>
                  <w:marRight w:val="0"/>
                  <w:marTop w:val="0"/>
                  <w:marBottom w:val="0"/>
                  <w:divBdr>
                    <w:top w:val="none" w:sz="0" w:space="0" w:color="auto"/>
                    <w:left w:val="none" w:sz="0" w:space="0" w:color="auto"/>
                    <w:bottom w:val="none" w:sz="0" w:space="0" w:color="auto"/>
                    <w:right w:val="none" w:sz="0" w:space="0" w:color="auto"/>
                  </w:divBdr>
                </w:div>
                <w:div w:id="147982653">
                  <w:marLeft w:val="0"/>
                  <w:marRight w:val="0"/>
                  <w:marTop w:val="0"/>
                  <w:marBottom w:val="0"/>
                  <w:divBdr>
                    <w:top w:val="none" w:sz="0" w:space="0" w:color="auto"/>
                    <w:left w:val="none" w:sz="0" w:space="0" w:color="auto"/>
                    <w:bottom w:val="none" w:sz="0" w:space="0" w:color="auto"/>
                    <w:right w:val="none" w:sz="0" w:space="0" w:color="auto"/>
                  </w:divBdr>
                </w:div>
                <w:div w:id="148598408">
                  <w:marLeft w:val="0"/>
                  <w:marRight w:val="0"/>
                  <w:marTop w:val="0"/>
                  <w:marBottom w:val="0"/>
                  <w:divBdr>
                    <w:top w:val="none" w:sz="0" w:space="0" w:color="auto"/>
                    <w:left w:val="none" w:sz="0" w:space="0" w:color="auto"/>
                    <w:bottom w:val="none" w:sz="0" w:space="0" w:color="auto"/>
                    <w:right w:val="none" w:sz="0" w:space="0" w:color="auto"/>
                  </w:divBdr>
                </w:div>
                <w:div w:id="148864891">
                  <w:marLeft w:val="0"/>
                  <w:marRight w:val="0"/>
                  <w:marTop w:val="0"/>
                  <w:marBottom w:val="0"/>
                  <w:divBdr>
                    <w:top w:val="none" w:sz="0" w:space="0" w:color="auto"/>
                    <w:left w:val="none" w:sz="0" w:space="0" w:color="auto"/>
                    <w:bottom w:val="none" w:sz="0" w:space="0" w:color="auto"/>
                    <w:right w:val="none" w:sz="0" w:space="0" w:color="auto"/>
                  </w:divBdr>
                </w:div>
                <w:div w:id="149375415">
                  <w:marLeft w:val="0"/>
                  <w:marRight w:val="0"/>
                  <w:marTop w:val="0"/>
                  <w:marBottom w:val="0"/>
                  <w:divBdr>
                    <w:top w:val="none" w:sz="0" w:space="0" w:color="auto"/>
                    <w:left w:val="none" w:sz="0" w:space="0" w:color="auto"/>
                    <w:bottom w:val="none" w:sz="0" w:space="0" w:color="auto"/>
                    <w:right w:val="none" w:sz="0" w:space="0" w:color="auto"/>
                  </w:divBdr>
                </w:div>
                <w:div w:id="151144532">
                  <w:marLeft w:val="0"/>
                  <w:marRight w:val="0"/>
                  <w:marTop w:val="0"/>
                  <w:marBottom w:val="0"/>
                  <w:divBdr>
                    <w:top w:val="none" w:sz="0" w:space="0" w:color="auto"/>
                    <w:left w:val="none" w:sz="0" w:space="0" w:color="auto"/>
                    <w:bottom w:val="none" w:sz="0" w:space="0" w:color="auto"/>
                    <w:right w:val="none" w:sz="0" w:space="0" w:color="auto"/>
                  </w:divBdr>
                </w:div>
                <w:div w:id="151456754">
                  <w:marLeft w:val="0"/>
                  <w:marRight w:val="0"/>
                  <w:marTop w:val="0"/>
                  <w:marBottom w:val="0"/>
                  <w:divBdr>
                    <w:top w:val="none" w:sz="0" w:space="0" w:color="auto"/>
                    <w:left w:val="none" w:sz="0" w:space="0" w:color="auto"/>
                    <w:bottom w:val="none" w:sz="0" w:space="0" w:color="auto"/>
                    <w:right w:val="none" w:sz="0" w:space="0" w:color="auto"/>
                  </w:divBdr>
                </w:div>
                <w:div w:id="153840305">
                  <w:marLeft w:val="0"/>
                  <w:marRight w:val="0"/>
                  <w:marTop w:val="0"/>
                  <w:marBottom w:val="0"/>
                  <w:divBdr>
                    <w:top w:val="none" w:sz="0" w:space="0" w:color="auto"/>
                    <w:left w:val="none" w:sz="0" w:space="0" w:color="auto"/>
                    <w:bottom w:val="none" w:sz="0" w:space="0" w:color="auto"/>
                    <w:right w:val="none" w:sz="0" w:space="0" w:color="auto"/>
                  </w:divBdr>
                </w:div>
                <w:div w:id="154493722">
                  <w:marLeft w:val="0"/>
                  <w:marRight w:val="0"/>
                  <w:marTop w:val="0"/>
                  <w:marBottom w:val="0"/>
                  <w:divBdr>
                    <w:top w:val="none" w:sz="0" w:space="0" w:color="auto"/>
                    <w:left w:val="none" w:sz="0" w:space="0" w:color="auto"/>
                    <w:bottom w:val="none" w:sz="0" w:space="0" w:color="auto"/>
                    <w:right w:val="none" w:sz="0" w:space="0" w:color="auto"/>
                  </w:divBdr>
                </w:div>
                <w:div w:id="154998978">
                  <w:marLeft w:val="0"/>
                  <w:marRight w:val="0"/>
                  <w:marTop w:val="0"/>
                  <w:marBottom w:val="0"/>
                  <w:divBdr>
                    <w:top w:val="none" w:sz="0" w:space="0" w:color="auto"/>
                    <w:left w:val="none" w:sz="0" w:space="0" w:color="auto"/>
                    <w:bottom w:val="none" w:sz="0" w:space="0" w:color="auto"/>
                    <w:right w:val="none" w:sz="0" w:space="0" w:color="auto"/>
                  </w:divBdr>
                </w:div>
                <w:div w:id="156506531">
                  <w:marLeft w:val="0"/>
                  <w:marRight w:val="0"/>
                  <w:marTop w:val="0"/>
                  <w:marBottom w:val="0"/>
                  <w:divBdr>
                    <w:top w:val="none" w:sz="0" w:space="0" w:color="auto"/>
                    <w:left w:val="none" w:sz="0" w:space="0" w:color="auto"/>
                    <w:bottom w:val="none" w:sz="0" w:space="0" w:color="auto"/>
                    <w:right w:val="none" w:sz="0" w:space="0" w:color="auto"/>
                  </w:divBdr>
                </w:div>
                <w:div w:id="157622059">
                  <w:marLeft w:val="0"/>
                  <w:marRight w:val="0"/>
                  <w:marTop w:val="0"/>
                  <w:marBottom w:val="0"/>
                  <w:divBdr>
                    <w:top w:val="none" w:sz="0" w:space="0" w:color="auto"/>
                    <w:left w:val="none" w:sz="0" w:space="0" w:color="auto"/>
                    <w:bottom w:val="none" w:sz="0" w:space="0" w:color="auto"/>
                    <w:right w:val="none" w:sz="0" w:space="0" w:color="auto"/>
                  </w:divBdr>
                </w:div>
                <w:div w:id="158205043">
                  <w:marLeft w:val="0"/>
                  <w:marRight w:val="0"/>
                  <w:marTop w:val="0"/>
                  <w:marBottom w:val="0"/>
                  <w:divBdr>
                    <w:top w:val="none" w:sz="0" w:space="0" w:color="auto"/>
                    <w:left w:val="none" w:sz="0" w:space="0" w:color="auto"/>
                    <w:bottom w:val="none" w:sz="0" w:space="0" w:color="auto"/>
                    <w:right w:val="none" w:sz="0" w:space="0" w:color="auto"/>
                  </w:divBdr>
                </w:div>
                <w:div w:id="158424861">
                  <w:marLeft w:val="0"/>
                  <w:marRight w:val="0"/>
                  <w:marTop w:val="0"/>
                  <w:marBottom w:val="0"/>
                  <w:divBdr>
                    <w:top w:val="none" w:sz="0" w:space="0" w:color="auto"/>
                    <w:left w:val="none" w:sz="0" w:space="0" w:color="auto"/>
                    <w:bottom w:val="none" w:sz="0" w:space="0" w:color="auto"/>
                    <w:right w:val="none" w:sz="0" w:space="0" w:color="auto"/>
                  </w:divBdr>
                </w:div>
                <w:div w:id="158546546">
                  <w:marLeft w:val="0"/>
                  <w:marRight w:val="0"/>
                  <w:marTop w:val="0"/>
                  <w:marBottom w:val="0"/>
                  <w:divBdr>
                    <w:top w:val="none" w:sz="0" w:space="0" w:color="auto"/>
                    <w:left w:val="none" w:sz="0" w:space="0" w:color="auto"/>
                    <w:bottom w:val="none" w:sz="0" w:space="0" w:color="auto"/>
                    <w:right w:val="none" w:sz="0" w:space="0" w:color="auto"/>
                  </w:divBdr>
                </w:div>
                <w:div w:id="159546426">
                  <w:marLeft w:val="0"/>
                  <w:marRight w:val="0"/>
                  <w:marTop w:val="0"/>
                  <w:marBottom w:val="0"/>
                  <w:divBdr>
                    <w:top w:val="none" w:sz="0" w:space="0" w:color="auto"/>
                    <w:left w:val="none" w:sz="0" w:space="0" w:color="auto"/>
                    <w:bottom w:val="none" w:sz="0" w:space="0" w:color="auto"/>
                    <w:right w:val="none" w:sz="0" w:space="0" w:color="auto"/>
                  </w:divBdr>
                </w:div>
                <w:div w:id="160119272">
                  <w:marLeft w:val="0"/>
                  <w:marRight w:val="0"/>
                  <w:marTop w:val="0"/>
                  <w:marBottom w:val="0"/>
                  <w:divBdr>
                    <w:top w:val="none" w:sz="0" w:space="0" w:color="auto"/>
                    <w:left w:val="none" w:sz="0" w:space="0" w:color="auto"/>
                    <w:bottom w:val="none" w:sz="0" w:space="0" w:color="auto"/>
                    <w:right w:val="none" w:sz="0" w:space="0" w:color="auto"/>
                  </w:divBdr>
                </w:div>
                <w:div w:id="161698605">
                  <w:marLeft w:val="0"/>
                  <w:marRight w:val="0"/>
                  <w:marTop w:val="0"/>
                  <w:marBottom w:val="0"/>
                  <w:divBdr>
                    <w:top w:val="none" w:sz="0" w:space="0" w:color="auto"/>
                    <w:left w:val="none" w:sz="0" w:space="0" w:color="auto"/>
                    <w:bottom w:val="none" w:sz="0" w:space="0" w:color="auto"/>
                    <w:right w:val="none" w:sz="0" w:space="0" w:color="auto"/>
                  </w:divBdr>
                </w:div>
                <w:div w:id="163319958">
                  <w:marLeft w:val="0"/>
                  <w:marRight w:val="0"/>
                  <w:marTop w:val="0"/>
                  <w:marBottom w:val="0"/>
                  <w:divBdr>
                    <w:top w:val="none" w:sz="0" w:space="0" w:color="auto"/>
                    <w:left w:val="none" w:sz="0" w:space="0" w:color="auto"/>
                    <w:bottom w:val="none" w:sz="0" w:space="0" w:color="auto"/>
                    <w:right w:val="none" w:sz="0" w:space="0" w:color="auto"/>
                  </w:divBdr>
                </w:div>
                <w:div w:id="163668066">
                  <w:marLeft w:val="0"/>
                  <w:marRight w:val="0"/>
                  <w:marTop w:val="0"/>
                  <w:marBottom w:val="0"/>
                  <w:divBdr>
                    <w:top w:val="none" w:sz="0" w:space="0" w:color="auto"/>
                    <w:left w:val="none" w:sz="0" w:space="0" w:color="auto"/>
                    <w:bottom w:val="none" w:sz="0" w:space="0" w:color="auto"/>
                    <w:right w:val="none" w:sz="0" w:space="0" w:color="auto"/>
                  </w:divBdr>
                </w:div>
                <w:div w:id="164177002">
                  <w:marLeft w:val="0"/>
                  <w:marRight w:val="0"/>
                  <w:marTop w:val="0"/>
                  <w:marBottom w:val="0"/>
                  <w:divBdr>
                    <w:top w:val="none" w:sz="0" w:space="0" w:color="auto"/>
                    <w:left w:val="none" w:sz="0" w:space="0" w:color="auto"/>
                    <w:bottom w:val="none" w:sz="0" w:space="0" w:color="auto"/>
                    <w:right w:val="none" w:sz="0" w:space="0" w:color="auto"/>
                  </w:divBdr>
                </w:div>
                <w:div w:id="164245042">
                  <w:marLeft w:val="0"/>
                  <w:marRight w:val="0"/>
                  <w:marTop w:val="0"/>
                  <w:marBottom w:val="0"/>
                  <w:divBdr>
                    <w:top w:val="none" w:sz="0" w:space="0" w:color="auto"/>
                    <w:left w:val="none" w:sz="0" w:space="0" w:color="auto"/>
                    <w:bottom w:val="none" w:sz="0" w:space="0" w:color="auto"/>
                    <w:right w:val="none" w:sz="0" w:space="0" w:color="auto"/>
                  </w:divBdr>
                </w:div>
                <w:div w:id="166486936">
                  <w:marLeft w:val="0"/>
                  <w:marRight w:val="0"/>
                  <w:marTop w:val="0"/>
                  <w:marBottom w:val="0"/>
                  <w:divBdr>
                    <w:top w:val="none" w:sz="0" w:space="0" w:color="auto"/>
                    <w:left w:val="none" w:sz="0" w:space="0" w:color="auto"/>
                    <w:bottom w:val="none" w:sz="0" w:space="0" w:color="auto"/>
                    <w:right w:val="none" w:sz="0" w:space="0" w:color="auto"/>
                  </w:divBdr>
                </w:div>
                <w:div w:id="167142295">
                  <w:marLeft w:val="0"/>
                  <w:marRight w:val="0"/>
                  <w:marTop w:val="0"/>
                  <w:marBottom w:val="0"/>
                  <w:divBdr>
                    <w:top w:val="none" w:sz="0" w:space="0" w:color="auto"/>
                    <w:left w:val="none" w:sz="0" w:space="0" w:color="auto"/>
                    <w:bottom w:val="none" w:sz="0" w:space="0" w:color="auto"/>
                    <w:right w:val="none" w:sz="0" w:space="0" w:color="auto"/>
                  </w:divBdr>
                </w:div>
                <w:div w:id="169032169">
                  <w:marLeft w:val="0"/>
                  <w:marRight w:val="0"/>
                  <w:marTop w:val="0"/>
                  <w:marBottom w:val="0"/>
                  <w:divBdr>
                    <w:top w:val="none" w:sz="0" w:space="0" w:color="auto"/>
                    <w:left w:val="none" w:sz="0" w:space="0" w:color="auto"/>
                    <w:bottom w:val="none" w:sz="0" w:space="0" w:color="auto"/>
                    <w:right w:val="none" w:sz="0" w:space="0" w:color="auto"/>
                  </w:divBdr>
                </w:div>
                <w:div w:id="170220284">
                  <w:marLeft w:val="0"/>
                  <w:marRight w:val="0"/>
                  <w:marTop w:val="0"/>
                  <w:marBottom w:val="0"/>
                  <w:divBdr>
                    <w:top w:val="none" w:sz="0" w:space="0" w:color="auto"/>
                    <w:left w:val="none" w:sz="0" w:space="0" w:color="auto"/>
                    <w:bottom w:val="none" w:sz="0" w:space="0" w:color="auto"/>
                    <w:right w:val="none" w:sz="0" w:space="0" w:color="auto"/>
                  </w:divBdr>
                </w:div>
                <w:div w:id="173883090">
                  <w:marLeft w:val="0"/>
                  <w:marRight w:val="0"/>
                  <w:marTop w:val="0"/>
                  <w:marBottom w:val="0"/>
                  <w:divBdr>
                    <w:top w:val="none" w:sz="0" w:space="0" w:color="auto"/>
                    <w:left w:val="none" w:sz="0" w:space="0" w:color="auto"/>
                    <w:bottom w:val="none" w:sz="0" w:space="0" w:color="auto"/>
                    <w:right w:val="none" w:sz="0" w:space="0" w:color="auto"/>
                  </w:divBdr>
                </w:div>
                <w:div w:id="175047087">
                  <w:marLeft w:val="0"/>
                  <w:marRight w:val="0"/>
                  <w:marTop w:val="0"/>
                  <w:marBottom w:val="0"/>
                  <w:divBdr>
                    <w:top w:val="none" w:sz="0" w:space="0" w:color="auto"/>
                    <w:left w:val="none" w:sz="0" w:space="0" w:color="auto"/>
                    <w:bottom w:val="none" w:sz="0" w:space="0" w:color="auto"/>
                    <w:right w:val="none" w:sz="0" w:space="0" w:color="auto"/>
                  </w:divBdr>
                </w:div>
                <w:div w:id="176504720">
                  <w:marLeft w:val="0"/>
                  <w:marRight w:val="0"/>
                  <w:marTop w:val="0"/>
                  <w:marBottom w:val="0"/>
                  <w:divBdr>
                    <w:top w:val="none" w:sz="0" w:space="0" w:color="auto"/>
                    <w:left w:val="none" w:sz="0" w:space="0" w:color="auto"/>
                    <w:bottom w:val="none" w:sz="0" w:space="0" w:color="auto"/>
                    <w:right w:val="none" w:sz="0" w:space="0" w:color="auto"/>
                  </w:divBdr>
                </w:div>
                <w:div w:id="179124595">
                  <w:marLeft w:val="0"/>
                  <w:marRight w:val="0"/>
                  <w:marTop w:val="0"/>
                  <w:marBottom w:val="0"/>
                  <w:divBdr>
                    <w:top w:val="none" w:sz="0" w:space="0" w:color="auto"/>
                    <w:left w:val="none" w:sz="0" w:space="0" w:color="auto"/>
                    <w:bottom w:val="none" w:sz="0" w:space="0" w:color="auto"/>
                    <w:right w:val="none" w:sz="0" w:space="0" w:color="auto"/>
                  </w:divBdr>
                </w:div>
                <w:div w:id="179508634">
                  <w:marLeft w:val="0"/>
                  <w:marRight w:val="0"/>
                  <w:marTop w:val="0"/>
                  <w:marBottom w:val="0"/>
                  <w:divBdr>
                    <w:top w:val="none" w:sz="0" w:space="0" w:color="auto"/>
                    <w:left w:val="none" w:sz="0" w:space="0" w:color="auto"/>
                    <w:bottom w:val="none" w:sz="0" w:space="0" w:color="auto"/>
                    <w:right w:val="none" w:sz="0" w:space="0" w:color="auto"/>
                  </w:divBdr>
                </w:div>
                <w:div w:id="180513139">
                  <w:marLeft w:val="0"/>
                  <w:marRight w:val="0"/>
                  <w:marTop w:val="0"/>
                  <w:marBottom w:val="0"/>
                  <w:divBdr>
                    <w:top w:val="none" w:sz="0" w:space="0" w:color="auto"/>
                    <w:left w:val="none" w:sz="0" w:space="0" w:color="auto"/>
                    <w:bottom w:val="none" w:sz="0" w:space="0" w:color="auto"/>
                    <w:right w:val="none" w:sz="0" w:space="0" w:color="auto"/>
                  </w:divBdr>
                </w:div>
                <w:div w:id="181210894">
                  <w:marLeft w:val="0"/>
                  <w:marRight w:val="0"/>
                  <w:marTop w:val="0"/>
                  <w:marBottom w:val="0"/>
                  <w:divBdr>
                    <w:top w:val="none" w:sz="0" w:space="0" w:color="auto"/>
                    <w:left w:val="none" w:sz="0" w:space="0" w:color="auto"/>
                    <w:bottom w:val="none" w:sz="0" w:space="0" w:color="auto"/>
                    <w:right w:val="none" w:sz="0" w:space="0" w:color="auto"/>
                  </w:divBdr>
                </w:div>
                <w:div w:id="183593336">
                  <w:marLeft w:val="0"/>
                  <w:marRight w:val="0"/>
                  <w:marTop w:val="0"/>
                  <w:marBottom w:val="0"/>
                  <w:divBdr>
                    <w:top w:val="none" w:sz="0" w:space="0" w:color="auto"/>
                    <w:left w:val="none" w:sz="0" w:space="0" w:color="auto"/>
                    <w:bottom w:val="none" w:sz="0" w:space="0" w:color="auto"/>
                    <w:right w:val="none" w:sz="0" w:space="0" w:color="auto"/>
                  </w:divBdr>
                </w:div>
                <w:div w:id="184905024">
                  <w:marLeft w:val="0"/>
                  <w:marRight w:val="0"/>
                  <w:marTop w:val="0"/>
                  <w:marBottom w:val="0"/>
                  <w:divBdr>
                    <w:top w:val="none" w:sz="0" w:space="0" w:color="auto"/>
                    <w:left w:val="none" w:sz="0" w:space="0" w:color="auto"/>
                    <w:bottom w:val="none" w:sz="0" w:space="0" w:color="auto"/>
                    <w:right w:val="none" w:sz="0" w:space="0" w:color="auto"/>
                  </w:divBdr>
                </w:div>
                <w:div w:id="185483946">
                  <w:marLeft w:val="0"/>
                  <w:marRight w:val="0"/>
                  <w:marTop w:val="0"/>
                  <w:marBottom w:val="0"/>
                  <w:divBdr>
                    <w:top w:val="none" w:sz="0" w:space="0" w:color="auto"/>
                    <w:left w:val="none" w:sz="0" w:space="0" w:color="auto"/>
                    <w:bottom w:val="none" w:sz="0" w:space="0" w:color="auto"/>
                    <w:right w:val="none" w:sz="0" w:space="0" w:color="auto"/>
                  </w:divBdr>
                </w:div>
                <w:div w:id="188832763">
                  <w:marLeft w:val="0"/>
                  <w:marRight w:val="0"/>
                  <w:marTop w:val="0"/>
                  <w:marBottom w:val="0"/>
                  <w:divBdr>
                    <w:top w:val="none" w:sz="0" w:space="0" w:color="auto"/>
                    <w:left w:val="none" w:sz="0" w:space="0" w:color="auto"/>
                    <w:bottom w:val="none" w:sz="0" w:space="0" w:color="auto"/>
                    <w:right w:val="none" w:sz="0" w:space="0" w:color="auto"/>
                  </w:divBdr>
                </w:div>
                <w:div w:id="189537214">
                  <w:marLeft w:val="0"/>
                  <w:marRight w:val="0"/>
                  <w:marTop w:val="0"/>
                  <w:marBottom w:val="0"/>
                  <w:divBdr>
                    <w:top w:val="none" w:sz="0" w:space="0" w:color="auto"/>
                    <w:left w:val="none" w:sz="0" w:space="0" w:color="auto"/>
                    <w:bottom w:val="none" w:sz="0" w:space="0" w:color="auto"/>
                    <w:right w:val="none" w:sz="0" w:space="0" w:color="auto"/>
                  </w:divBdr>
                </w:div>
                <w:div w:id="190192585">
                  <w:marLeft w:val="0"/>
                  <w:marRight w:val="0"/>
                  <w:marTop w:val="0"/>
                  <w:marBottom w:val="0"/>
                  <w:divBdr>
                    <w:top w:val="none" w:sz="0" w:space="0" w:color="auto"/>
                    <w:left w:val="none" w:sz="0" w:space="0" w:color="auto"/>
                    <w:bottom w:val="none" w:sz="0" w:space="0" w:color="auto"/>
                    <w:right w:val="none" w:sz="0" w:space="0" w:color="auto"/>
                  </w:divBdr>
                </w:div>
                <w:div w:id="190342099">
                  <w:marLeft w:val="0"/>
                  <w:marRight w:val="0"/>
                  <w:marTop w:val="0"/>
                  <w:marBottom w:val="0"/>
                  <w:divBdr>
                    <w:top w:val="none" w:sz="0" w:space="0" w:color="auto"/>
                    <w:left w:val="none" w:sz="0" w:space="0" w:color="auto"/>
                    <w:bottom w:val="none" w:sz="0" w:space="0" w:color="auto"/>
                    <w:right w:val="none" w:sz="0" w:space="0" w:color="auto"/>
                  </w:divBdr>
                </w:div>
                <w:div w:id="190732661">
                  <w:marLeft w:val="0"/>
                  <w:marRight w:val="0"/>
                  <w:marTop w:val="0"/>
                  <w:marBottom w:val="0"/>
                  <w:divBdr>
                    <w:top w:val="none" w:sz="0" w:space="0" w:color="auto"/>
                    <w:left w:val="none" w:sz="0" w:space="0" w:color="auto"/>
                    <w:bottom w:val="none" w:sz="0" w:space="0" w:color="auto"/>
                    <w:right w:val="none" w:sz="0" w:space="0" w:color="auto"/>
                  </w:divBdr>
                </w:div>
                <w:div w:id="191001195">
                  <w:marLeft w:val="0"/>
                  <w:marRight w:val="0"/>
                  <w:marTop w:val="0"/>
                  <w:marBottom w:val="0"/>
                  <w:divBdr>
                    <w:top w:val="none" w:sz="0" w:space="0" w:color="auto"/>
                    <w:left w:val="none" w:sz="0" w:space="0" w:color="auto"/>
                    <w:bottom w:val="none" w:sz="0" w:space="0" w:color="auto"/>
                    <w:right w:val="none" w:sz="0" w:space="0" w:color="auto"/>
                  </w:divBdr>
                </w:div>
                <w:div w:id="191303985">
                  <w:marLeft w:val="0"/>
                  <w:marRight w:val="0"/>
                  <w:marTop w:val="0"/>
                  <w:marBottom w:val="0"/>
                  <w:divBdr>
                    <w:top w:val="none" w:sz="0" w:space="0" w:color="auto"/>
                    <w:left w:val="none" w:sz="0" w:space="0" w:color="auto"/>
                    <w:bottom w:val="none" w:sz="0" w:space="0" w:color="auto"/>
                    <w:right w:val="none" w:sz="0" w:space="0" w:color="auto"/>
                  </w:divBdr>
                </w:div>
                <w:div w:id="191505287">
                  <w:marLeft w:val="0"/>
                  <w:marRight w:val="0"/>
                  <w:marTop w:val="0"/>
                  <w:marBottom w:val="0"/>
                  <w:divBdr>
                    <w:top w:val="none" w:sz="0" w:space="0" w:color="auto"/>
                    <w:left w:val="none" w:sz="0" w:space="0" w:color="auto"/>
                    <w:bottom w:val="none" w:sz="0" w:space="0" w:color="auto"/>
                    <w:right w:val="none" w:sz="0" w:space="0" w:color="auto"/>
                  </w:divBdr>
                </w:div>
                <w:div w:id="201479470">
                  <w:marLeft w:val="0"/>
                  <w:marRight w:val="0"/>
                  <w:marTop w:val="0"/>
                  <w:marBottom w:val="0"/>
                  <w:divBdr>
                    <w:top w:val="none" w:sz="0" w:space="0" w:color="auto"/>
                    <w:left w:val="none" w:sz="0" w:space="0" w:color="auto"/>
                    <w:bottom w:val="none" w:sz="0" w:space="0" w:color="auto"/>
                    <w:right w:val="none" w:sz="0" w:space="0" w:color="auto"/>
                  </w:divBdr>
                </w:div>
                <w:div w:id="201984359">
                  <w:marLeft w:val="0"/>
                  <w:marRight w:val="0"/>
                  <w:marTop w:val="0"/>
                  <w:marBottom w:val="0"/>
                  <w:divBdr>
                    <w:top w:val="none" w:sz="0" w:space="0" w:color="auto"/>
                    <w:left w:val="none" w:sz="0" w:space="0" w:color="auto"/>
                    <w:bottom w:val="none" w:sz="0" w:space="0" w:color="auto"/>
                    <w:right w:val="none" w:sz="0" w:space="0" w:color="auto"/>
                  </w:divBdr>
                </w:div>
                <w:div w:id="205143948">
                  <w:marLeft w:val="0"/>
                  <w:marRight w:val="0"/>
                  <w:marTop w:val="0"/>
                  <w:marBottom w:val="0"/>
                  <w:divBdr>
                    <w:top w:val="none" w:sz="0" w:space="0" w:color="auto"/>
                    <w:left w:val="none" w:sz="0" w:space="0" w:color="auto"/>
                    <w:bottom w:val="none" w:sz="0" w:space="0" w:color="auto"/>
                    <w:right w:val="none" w:sz="0" w:space="0" w:color="auto"/>
                  </w:divBdr>
                </w:div>
                <w:div w:id="205653075">
                  <w:marLeft w:val="0"/>
                  <w:marRight w:val="0"/>
                  <w:marTop w:val="0"/>
                  <w:marBottom w:val="0"/>
                  <w:divBdr>
                    <w:top w:val="none" w:sz="0" w:space="0" w:color="auto"/>
                    <w:left w:val="none" w:sz="0" w:space="0" w:color="auto"/>
                    <w:bottom w:val="none" w:sz="0" w:space="0" w:color="auto"/>
                    <w:right w:val="none" w:sz="0" w:space="0" w:color="auto"/>
                  </w:divBdr>
                </w:div>
                <w:div w:id="206454975">
                  <w:marLeft w:val="0"/>
                  <w:marRight w:val="0"/>
                  <w:marTop w:val="0"/>
                  <w:marBottom w:val="0"/>
                  <w:divBdr>
                    <w:top w:val="none" w:sz="0" w:space="0" w:color="auto"/>
                    <w:left w:val="none" w:sz="0" w:space="0" w:color="auto"/>
                    <w:bottom w:val="none" w:sz="0" w:space="0" w:color="auto"/>
                    <w:right w:val="none" w:sz="0" w:space="0" w:color="auto"/>
                  </w:divBdr>
                </w:div>
                <w:div w:id="206646479">
                  <w:marLeft w:val="0"/>
                  <w:marRight w:val="0"/>
                  <w:marTop w:val="0"/>
                  <w:marBottom w:val="0"/>
                  <w:divBdr>
                    <w:top w:val="none" w:sz="0" w:space="0" w:color="auto"/>
                    <w:left w:val="none" w:sz="0" w:space="0" w:color="auto"/>
                    <w:bottom w:val="none" w:sz="0" w:space="0" w:color="auto"/>
                    <w:right w:val="none" w:sz="0" w:space="0" w:color="auto"/>
                  </w:divBdr>
                </w:div>
                <w:div w:id="207109951">
                  <w:marLeft w:val="0"/>
                  <w:marRight w:val="0"/>
                  <w:marTop w:val="0"/>
                  <w:marBottom w:val="0"/>
                  <w:divBdr>
                    <w:top w:val="none" w:sz="0" w:space="0" w:color="auto"/>
                    <w:left w:val="none" w:sz="0" w:space="0" w:color="auto"/>
                    <w:bottom w:val="none" w:sz="0" w:space="0" w:color="auto"/>
                    <w:right w:val="none" w:sz="0" w:space="0" w:color="auto"/>
                  </w:divBdr>
                </w:div>
                <w:div w:id="208956343">
                  <w:marLeft w:val="0"/>
                  <w:marRight w:val="0"/>
                  <w:marTop w:val="0"/>
                  <w:marBottom w:val="0"/>
                  <w:divBdr>
                    <w:top w:val="none" w:sz="0" w:space="0" w:color="auto"/>
                    <w:left w:val="none" w:sz="0" w:space="0" w:color="auto"/>
                    <w:bottom w:val="none" w:sz="0" w:space="0" w:color="auto"/>
                    <w:right w:val="none" w:sz="0" w:space="0" w:color="auto"/>
                  </w:divBdr>
                </w:div>
                <w:div w:id="209853514">
                  <w:marLeft w:val="0"/>
                  <w:marRight w:val="0"/>
                  <w:marTop w:val="0"/>
                  <w:marBottom w:val="0"/>
                  <w:divBdr>
                    <w:top w:val="none" w:sz="0" w:space="0" w:color="auto"/>
                    <w:left w:val="none" w:sz="0" w:space="0" w:color="auto"/>
                    <w:bottom w:val="none" w:sz="0" w:space="0" w:color="auto"/>
                    <w:right w:val="none" w:sz="0" w:space="0" w:color="auto"/>
                  </w:divBdr>
                </w:div>
                <w:div w:id="210002375">
                  <w:marLeft w:val="0"/>
                  <w:marRight w:val="0"/>
                  <w:marTop w:val="0"/>
                  <w:marBottom w:val="0"/>
                  <w:divBdr>
                    <w:top w:val="none" w:sz="0" w:space="0" w:color="auto"/>
                    <w:left w:val="none" w:sz="0" w:space="0" w:color="auto"/>
                    <w:bottom w:val="none" w:sz="0" w:space="0" w:color="auto"/>
                    <w:right w:val="none" w:sz="0" w:space="0" w:color="auto"/>
                  </w:divBdr>
                </w:div>
                <w:div w:id="211692160">
                  <w:marLeft w:val="0"/>
                  <w:marRight w:val="0"/>
                  <w:marTop w:val="0"/>
                  <w:marBottom w:val="0"/>
                  <w:divBdr>
                    <w:top w:val="none" w:sz="0" w:space="0" w:color="auto"/>
                    <w:left w:val="none" w:sz="0" w:space="0" w:color="auto"/>
                    <w:bottom w:val="none" w:sz="0" w:space="0" w:color="auto"/>
                    <w:right w:val="none" w:sz="0" w:space="0" w:color="auto"/>
                  </w:divBdr>
                </w:div>
                <w:div w:id="213123147">
                  <w:marLeft w:val="0"/>
                  <w:marRight w:val="0"/>
                  <w:marTop w:val="0"/>
                  <w:marBottom w:val="0"/>
                  <w:divBdr>
                    <w:top w:val="none" w:sz="0" w:space="0" w:color="auto"/>
                    <w:left w:val="none" w:sz="0" w:space="0" w:color="auto"/>
                    <w:bottom w:val="none" w:sz="0" w:space="0" w:color="auto"/>
                    <w:right w:val="none" w:sz="0" w:space="0" w:color="auto"/>
                  </w:divBdr>
                </w:div>
                <w:div w:id="213125903">
                  <w:marLeft w:val="0"/>
                  <w:marRight w:val="0"/>
                  <w:marTop w:val="0"/>
                  <w:marBottom w:val="0"/>
                  <w:divBdr>
                    <w:top w:val="none" w:sz="0" w:space="0" w:color="auto"/>
                    <w:left w:val="none" w:sz="0" w:space="0" w:color="auto"/>
                    <w:bottom w:val="none" w:sz="0" w:space="0" w:color="auto"/>
                    <w:right w:val="none" w:sz="0" w:space="0" w:color="auto"/>
                  </w:divBdr>
                </w:div>
                <w:div w:id="213733232">
                  <w:marLeft w:val="0"/>
                  <w:marRight w:val="0"/>
                  <w:marTop w:val="0"/>
                  <w:marBottom w:val="0"/>
                  <w:divBdr>
                    <w:top w:val="none" w:sz="0" w:space="0" w:color="auto"/>
                    <w:left w:val="none" w:sz="0" w:space="0" w:color="auto"/>
                    <w:bottom w:val="none" w:sz="0" w:space="0" w:color="auto"/>
                    <w:right w:val="none" w:sz="0" w:space="0" w:color="auto"/>
                  </w:divBdr>
                </w:div>
                <w:div w:id="213933788">
                  <w:marLeft w:val="0"/>
                  <w:marRight w:val="0"/>
                  <w:marTop w:val="0"/>
                  <w:marBottom w:val="0"/>
                  <w:divBdr>
                    <w:top w:val="none" w:sz="0" w:space="0" w:color="auto"/>
                    <w:left w:val="none" w:sz="0" w:space="0" w:color="auto"/>
                    <w:bottom w:val="none" w:sz="0" w:space="0" w:color="auto"/>
                    <w:right w:val="none" w:sz="0" w:space="0" w:color="auto"/>
                  </w:divBdr>
                </w:div>
                <w:div w:id="214051148">
                  <w:marLeft w:val="0"/>
                  <w:marRight w:val="0"/>
                  <w:marTop w:val="0"/>
                  <w:marBottom w:val="0"/>
                  <w:divBdr>
                    <w:top w:val="none" w:sz="0" w:space="0" w:color="auto"/>
                    <w:left w:val="none" w:sz="0" w:space="0" w:color="auto"/>
                    <w:bottom w:val="none" w:sz="0" w:space="0" w:color="auto"/>
                    <w:right w:val="none" w:sz="0" w:space="0" w:color="auto"/>
                  </w:divBdr>
                </w:div>
                <w:div w:id="215507969">
                  <w:marLeft w:val="0"/>
                  <w:marRight w:val="0"/>
                  <w:marTop w:val="0"/>
                  <w:marBottom w:val="0"/>
                  <w:divBdr>
                    <w:top w:val="none" w:sz="0" w:space="0" w:color="auto"/>
                    <w:left w:val="none" w:sz="0" w:space="0" w:color="auto"/>
                    <w:bottom w:val="none" w:sz="0" w:space="0" w:color="auto"/>
                    <w:right w:val="none" w:sz="0" w:space="0" w:color="auto"/>
                  </w:divBdr>
                </w:div>
                <w:div w:id="217907593">
                  <w:marLeft w:val="0"/>
                  <w:marRight w:val="0"/>
                  <w:marTop w:val="0"/>
                  <w:marBottom w:val="0"/>
                  <w:divBdr>
                    <w:top w:val="none" w:sz="0" w:space="0" w:color="auto"/>
                    <w:left w:val="none" w:sz="0" w:space="0" w:color="auto"/>
                    <w:bottom w:val="none" w:sz="0" w:space="0" w:color="auto"/>
                    <w:right w:val="none" w:sz="0" w:space="0" w:color="auto"/>
                  </w:divBdr>
                </w:div>
                <w:div w:id="218564207">
                  <w:marLeft w:val="0"/>
                  <w:marRight w:val="0"/>
                  <w:marTop w:val="0"/>
                  <w:marBottom w:val="0"/>
                  <w:divBdr>
                    <w:top w:val="none" w:sz="0" w:space="0" w:color="auto"/>
                    <w:left w:val="none" w:sz="0" w:space="0" w:color="auto"/>
                    <w:bottom w:val="none" w:sz="0" w:space="0" w:color="auto"/>
                    <w:right w:val="none" w:sz="0" w:space="0" w:color="auto"/>
                  </w:divBdr>
                </w:div>
                <w:div w:id="219832663">
                  <w:marLeft w:val="0"/>
                  <w:marRight w:val="0"/>
                  <w:marTop w:val="0"/>
                  <w:marBottom w:val="0"/>
                  <w:divBdr>
                    <w:top w:val="none" w:sz="0" w:space="0" w:color="auto"/>
                    <w:left w:val="none" w:sz="0" w:space="0" w:color="auto"/>
                    <w:bottom w:val="none" w:sz="0" w:space="0" w:color="auto"/>
                    <w:right w:val="none" w:sz="0" w:space="0" w:color="auto"/>
                  </w:divBdr>
                </w:div>
                <w:div w:id="221913051">
                  <w:marLeft w:val="0"/>
                  <w:marRight w:val="0"/>
                  <w:marTop w:val="0"/>
                  <w:marBottom w:val="0"/>
                  <w:divBdr>
                    <w:top w:val="none" w:sz="0" w:space="0" w:color="auto"/>
                    <w:left w:val="none" w:sz="0" w:space="0" w:color="auto"/>
                    <w:bottom w:val="none" w:sz="0" w:space="0" w:color="auto"/>
                    <w:right w:val="none" w:sz="0" w:space="0" w:color="auto"/>
                  </w:divBdr>
                </w:div>
                <w:div w:id="222327032">
                  <w:marLeft w:val="0"/>
                  <w:marRight w:val="0"/>
                  <w:marTop w:val="0"/>
                  <w:marBottom w:val="0"/>
                  <w:divBdr>
                    <w:top w:val="none" w:sz="0" w:space="0" w:color="auto"/>
                    <w:left w:val="none" w:sz="0" w:space="0" w:color="auto"/>
                    <w:bottom w:val="none" w:sz="0" w:space="0" w:color="auto"/>
                    <w:right w:val="none" w:sz="0" w:space="0" w:color="auto"/>
                  </w:divBdr>
                </w:div>
                <w:div w:id="222445807">
                  <w:marLeft w:val="0"/>
                  <w:marRight w:val="0"/>
                  <w:marTop w:val="0"/>
                  <w:marBottom w:val="0"/>
                  <w:divBdr>
                    <w:top w:val="none" w:sz="0" w:space="0" w:color="auto"/>
                    <w:left w:val="none" w:sz="0" w:space="0" w:color="auto"/>
                    <w:bottom w:val="none" w:sz="0" w:space="0" w:color="auto"/>
                    <w:right w:val="none" w:sz="0" w:space="0" w:color="auto"/>
                  </w:divBdr>
                </w:div>
                <w:div w:id="223178405">
                  <w:marLeft w:val="0"/>
                  <w:marRight w:val="0"/>
                  <w:marTop w:val="0"/>
                  <w:marBottom w:val="0"/>
                  <w:divBdr>
                    <w:top w:val="none" w:sz="0" w:space="0" w:color="auto"/>
                    <w:left w:val="none" w:sz="0" w:space="0" w:color="auto"/>
                    <w:bottom w:val="none" w:sz="0" w:space="0" w:color="auto"/>
                    <w:right w:val="none" w:sz="0" w:space="0" w:color="auto"/>
                  </w:divBdr>
                </w:div>
                <w:div w:id="223873587">
                  <w:marLeft w:val="0"/>
                  <w:marRight w:val="0"/>
                  <w:marTop w:val="0"/>
                  <w:marBottom w:val="0"/>
                  <w:divBdr>
                    <w:top w:val="none" w:sz="0" w:space="0" w:color="auto"/>
                    <w:left w:val="none" w:sz="0" w:space="0" w:color="auto"/>
                    <w:bottom w:val="none" w:sz="0" w:space="0" w:color="auto"/>
                    <w:right w:val="none" w:sz="0" w:space="0" w:color="auto"/>
                  </w:divBdr>
                </w:div>
                <w:div w:id="223952183">
                  <w:marLeft w:val="0"/>
                  <w:marRight w:val="0"/>
                  <w:marTop w:val="0"/>
                  <w:marBottom w:val="0"/>
                  <w:divBdr>
                    <w:top w:val="none" w:sz="0" w:space="0" w:color="auto"/>
                    <w:left w:val="none" w:sz="0" w:space="0" w:color="auto"/>
                    <w:bottom w:val="none" w:sz="0" w:space="0" w:color="auto"/>
                    <w:right w:val="none" w:sz="0" w:space="0" w:color="auto"/>
                  </w:divBdr>
                </w:div>
                <w:div w:id="224070268">
                  <w:marLeft w:val="0"/>
                  <w:marRight w:val="0"/>
                  <w:marTop w:val="0"/>
                  <w:marBottom w:val="0"/>
                  <w:divBdr>
                    <w:top w:val="none" w:sz="0" w:space="0" w:color="auto"/>
                    <w:left w:val="none" w:sz="0" w:space="0" w:color="auto"/>
                    <w:bottom w:val="none" w:sz="0" w:space="0" w:color="auto"/>
                    <w:right w:val="none" w:sz="0" w:space="0" w:color="auto"/>
                  </w:divBdr>
                </w:div>
                <w:div w:id="224798997">
                  <w:marLeft w:val="0"/>
                  <w:marRight w:val="0"/>
                  <w:marTop w:val="0"/>
                  <w:marBottom w:val="0"/>
                  <w:divBdr>
                    <w:top w:val="none" w:sz="0" w:space="0" w:color="auto"/>
                    <w:left w:val="none" w:sz="0" w:space="0" w:color="auto"/>
                    <w:bottom w:val="none" w:sz="0" w:space="0" w:color="auto"/>
                    <w:right w:val="none" w:sz="0" w:space="0" w:color="auto"/>
                  </w:divBdr>
                </w:div>
                <w:div w:id="225800395">
                  <w:marLeft w:val="0"/>
                  <w:marRight w:val="0"/>
                  <w:marTop w:val="0"/>
                  <w:marBottom w:val="0"/>
                  <w:divBdr>
                    <w:top w:val="none" w:sz="0" w:space="0" w:color="auto"/>
                    <w:left w:val="none" w:sz="0" w:space="0" w:color="auto"/>
                    <w:bottom w:val="none" w:sz="0" w:space="0" w:color="auto"/>
                    <w:right w:val="none" w:sz="0" w:space="0" w:color="auto"/>
                  </w:divBdr>
                </w:div>
                <w:div w:id="226233707">
                  <w:marLeft w:val="0"/>
                  <w:marRight w:val="0"/>
                  <w:marTop w:val="0"/>
                  <w:marBottom w:val="0"/>
                  <w:divBdr>
                    <w:top w:val="none" w:sz="0" w:space="0" w:color="auto"/>
                    <w:left w:val="none" w:sz="0" w:space="0" w:color="auto"/>
                    <w:bottom w:val="none" w:sz="0" w:space="0" w:color="auto"/>
                    <w:right w:val="none" w:sz="0" w:space="0" w:color="auto"/>
                  </w:divBdr>
                </w:div>
                <w:div w:id="228883574">
                  <w:marLeft w:val="0"/>
                  <w:marRight w:val="0"/>
                  <w:marTop w:val="0"/>
                  <w:marBottom w:val="0"/>
                  <w:divBdr>
                    <w:top w:val="none" w:sz="0" w:space="0" w:color="auto"/>
                    <w:left w:val="none" w:sz="0" w:space="0" w:color="auto"/>
                    <w:bottom w:val="none" w:sz="0" w:space="0" w:color="auto"/>
                    <w:right w:val="none" w:sz="0" w:space="0" w:color="auto"/>
                  </w:divBdr>
                </w:div>
                <w:div w:id="229316162">
                  <w:marLeft w:val="0"/>
                  <w:marRight w:val="0"/>
                  <w:marTop w:val="0"/>
                  <w:marBottom w:val="0"/>
                  <w:divBdr>
                    <w:top w:val="none" w:sz="0" w:space="0" w:color="auto"/>
                    <w:left w:val="none" w:sz="0" w:space="0" w:color="auto"/>
                    <w:bottom w:val="none" w:sz="0" w:space="0" w:color="auto"/>
                    <w:right w:val="none" w:sz="0" w:space="0" w:color="auto"/>
                  </w:divBdr>
                </w:div>
                <w:div w:id="230694705">
                  <w:marLeft w:val="0"/>
                  <w:marRight w:val="0"/>
                  <w:marTop w:val="0"/>
                  <w:marBottom w:val="0"/>
                  <w:divBdr>
                    <w:top w:val="none" w:sz="0" w:space="0" w:color="auto"/>
                    <w:left w:val="none" w:sz="0" w:space="0" w:color="auto"/>
                    <w:bottom w:val="none" w:sz="0" w:space="0" w:color="auto"/>
                    <w:right w:val="none" w:sz="0" w:space="0" w:color="auto"/>
                  </w:divBdr>
                </w:div>
                <w:div w:id="231355707">
                  <w:marLeft w:val="0"/>
                  <w:marRight w:val="0"/>
                  <w:marTop w:val="0"/>
                  <w:marBottom w:val="0"/>
                  <w:divBdr>
                    <w:top w:val="none" w:sz="0" w:space="0" w:color="auto"/>
                    <w:left w:val="none" w:sz="0" w:space="0" w:color="auto"/>
                    <w:bottom w:val="none" w:sz="0" w:space="0" w:color="auto"/>
                    <w:right w:val="none" w:sz="0" w:space="0" w:color="auto"/>
                  </w:divBdr>
                </w:div>
                <w:div w:id="233392416">
                  <w:marLeft w:val="0"/>
                  <w:marRight w:val="0"/>
                  <w:marTop w:val="0"/>
                  <w:marBottom w:val="0"/>
                  <w:divBdr>
                    <w:top w:val="none" w:sz="0" w:space="0" w:color="auto"/>
                    <w:left w:val="none" w:sz="0" w:space="0" w:color="auto"/>
                    <w:bottom w:val="none" w:sz="0" w:space="0" w:color="auto"/>
                    <w:right w:val="none" w:sz="0" w:space="0" w:color="auto"/>
                  </w:divBdr>
                </w:div>
                <w:div w:id="234171542">
                  <w:marLeft w:val="0"/>
                  <w:marRight w:val="0"/>
                  <w:marTop w:val="0"/>
                  <w:marBottom w:val="0"/>
                  <w:divBdr>
                    <w:top w:val="none" w:sz="0" w:space="0" w:color="auto"/>
                    <w:left w:val="none" w:sz="0" w:space="0" w:color="auto"/>
                    <w:bottom w:val="none" w:sz="0" w:space="0" w:color="auto"/>
                    <w:right w:val="none" w:sz="0" w:space="0" w:color="auto"/>
                  </w:divBdr>
                </w:div>
                <w:div w:id="235552798">
                  <w:marLeft w:val="0"/>
                  <w:marRight w:val="0"/>
                  <w:marTop w:val="0"/>
                  <w:marBottom w:val="0"/>
                  <w:divBdr>
                    <w:top w:val="none" w:sz="0" w:space="0" w:color="auto"/>
                    <w:left w:val="none" w:sz="0" w:space="0" w:color="auto"/>
                    <w:bottom w:val="none" w:sz="0" w:space="0" w:color="auto"/>
                    <w:right w:val="none" w:sz="0" w:space="0" w:color="auto"/>
                  </w:divBdr>
                </w:div>
                <w:div w:id="236869718">
                  <w:marLeft w:val="0"/>
                  <w:marRight w:val="0"/>
                  <w:marTop w:val="0"/>
                  <w:marBottom w:val="0"/>
                  <w:divBdr>
                    <w:top w:val="none" w:sz="0" w:space="0" w:color="auto"/>
                    <w:left w:val="none" w:sz="0" w:space="0" w:color="auto"/>
                    <w:bottom w:val="none" w:sz="0" w:space="0" w:color="auto"/>
                    <w:right w:val="none" w:sz="0" w:space="0" w:color="auto"/>
                  </w:divBdr>
                </w:div>
                <w:div w:id="236981461">
                  <w:marLeft w:val="0"/>
                  <w:marRight w:val="0"/>
                  <w:marTop w:val="0"/>
                  <w:marBottom w:val="0"/>
                  <w:divBdr>
                    <w:top w:val="none" w:sz="0" w:space="0" w:color="auto"/>
                    <w:left w:val="none" w:sz="0" w:space="0" w:color="auto"/>
                    <w:bottom w:val="none" w:sz="0" w:space="0" w:color="auto"/>
                    <w:right w:val="none" w:sz="0" w:space="0" w:color="auto"/>
                  </w:divBdr>
                </w:div>
                <w:div w:id="237181411">
                  <w:marLeft w:val="0"/>
                  <w:marRight w:val="0"/>
                  <w:marTop w:val="0"/>
                  <w:marBottom w:val="0"/>
                  <w:divBdr>
                    <w:top w:val="none" w:sz="0" w:space="0" w:color="auto"/>
                    <w:left w:val="none" w:sz="0" w:space="0" w:color="auto"/>
                    <w:bottom w:val="none" w:sz="0" w:space="0" w:color="auto"/>
                    <w:right w:val="none" w:sz="0" w:space="0" w:color="auto"/>
                  </w:divBdr>
                </w:div>
                <w:div w:id="239566612">
                  <w:marLeft w:val="0"/>
                  <w:marRight w:val="0"/>
                  <w:marTop w:val="0"/>
                  <w:marBottom w:val="0"/>
                  <w:divBdr>
                    <w:top w:val="none" w:sz="0" w:space="0" w:color="auto"/>
                    <w:left w:val="none" w:sz="0" w:space="0" w:color="auto"/>
                    <w:bottom w:val="none" w:sz="0" w:space="0" w:color="auto"/>
                    <w:right w:val="none" w:sz="0" w:space="0" w:color="auto"/>
                  </w:divBdr>
                </w:div>
                <w:div w:id="242033149">
                  <w:marLeft w:val="0"/>
                  <w:marRight w:val="0"/>
                  <w:marTop w:val="0"/>
                  <w:marBottom w:val="0"/>
                  <w:divBdr>
                    <w:top w:val="none" w:sz="0" w:space="0" w:color="auto"/>
                    <w:left w:val="none" w:sz="0" w:space="0" w:color="auto"/>
                    <w:bottom w:val="none" w:sz="0" w:space="0" w:color="auto"/>
                    <w:right w:val="none" w:sz="0" w:space="0" w:color="auto"/>
                  </w:divBdr>
                </w:div>
                <w:div w:id="244807656">
                  <w:marLeft w:val="0"/>
                  <w:marRight w:val="0"/>
                  <w:marTop w:val="0"/>
                  <w:marBottom w:val="0"/>
                  <w:divBdr>
                    <w:top w:val="none" w:sz="0" w:space="0" w:color="auto"/>
                    <w:left w:val="none" w:sz="0" w:space="0" w:color="auto"/>
                    <w:bottom w:val="none" w:sz="0" w:space="0" w:color="auto"/>
                    <w:right w:val="none" w:sz="0" w:space="0" w:color="auto"/>
                  </w:divBdr>
                </w:div>
                <w:div w:id="247008914">
                  <w:marLeft w:val="0"/>
                  <w:marRight w:val="0"/>
                  <w:marTop w:val="0"/>
                  <w:marBottom w:val="0"/>
                  <w:divBdr>
                    <w:top w:val="none" w:sz="0" w:space="0" w:color="auto"/>
                    <w:left w:val="none" w:sz="0" w:space="0" w:color="auto"/>
                    <w:bottom w:val="none" w:sz="0" w:space="0" w:color="auto"/>
                    <w:right w:val="none" w:sz="0" w:space="0" w:color="auto"/>
                  </w:divBdr>
                </w:div>
                <w:div w:id="249003440">
                  <w:marLeft w:val="0"/>
                  <w:marRight w:val="0"/>
                  <w:marTop w:val="0"/>
                  <w:marBottom w:val="0"/>
                  <w:divBdr>
                    <w:top w:val="none" w:sz="0" w:space="0" w:color="auto"/>
                    <w:left w:val="none" w:sz="0" w:space="0" w:color="auto"/>
                    <w:bottom w:val="none" w:sz="0" w:space="0" w:color="auto"/>
                    <w:right w:val="none" w:sz="0" w:space="0" w:color="auto"/>
                  </w:divBdr>
                </w:div>
                <w:div w:id="249049596">
                  <w:marLeft w:val="0"/>
                  <w:marRight w:val="0"/>
                  <w:marTop w:val="0"/>
                  <w:marBottom w:val="0"/>
                  <w:divBdr>
                    <w:top w:val="none" w:sz="0" w:space="0" w:color="auto"/>
                    <w:left w:val="none" w:sz="0" w:space="0" w:color="auto"/>
                    <w:bottom w:val="none" w:sz="0" w:space="0" w:color="auto"/>
                    <w:right w:val="none" w:sz="0" w:space="0" w:color="auto"/>
                  </w:divBdr>
                </w:div>
                <w:div w:id="250817059">
                  <w:marLeft w:val="0"/>
                  <w:marRight w:val="0"/>
                  <w:marTop w:val="0"/>
                  <w:marBottom w:val="0"/>
                  <w:divBdr>
                    <w:top w:val="none" w:sz="0" w:space="0" w:color="auto"/>
                    <w:left w:val="none" w:sz="0" w:space="0" w:color="auto"/>
                    <w:bottom w:val="none" w:sz="0" w:space="0" w:color="auto"/>
                    <w:right w:val="none" w:sz="0" w:space="0" w:color="auto"/>
                  </w:divBdr>
                </w:div>
                <w:div w:id="251283824">
                  <w:marLeft w:val="0"/>
                  <w:marRight w:val="0"/>
                  <w:marTop w:val="0"/>
                  <w:marBottom w:val="0"/>
                  <w:divBdr>
                    <w:top w:val="none" w:sz="0" w:space="0" w:color="auto"/>
                    <w:left w:val="none" w:sz="0" w:space="0" w:color="auto"/>
                    <w:bottom w:val="none" w:sz="0" w:space="0" w:color="auto"/>
                    <w:right w:val="none" w:sz="0" w:space="0" w:color="auto"/>
                  </w:divBdr>
                </w:div>
                <w:div w:id="251358478">
                  <w:marLeft w:val="0"/>
                  <w:marRight w:val="0"/>
                  <w:marTop w:val="0"/>
                  <w:marBottom w:val="0"/>
                  <w:divBdr>
                    <w:top w:val="none" w:sz="0" w:space="0" w:color="auto"/>
                    <w:left w:val="none" w:sz="0" w:space="0" w:color="auto"/>
                    <w:bottom w:val="none" w:sz="0" w:space="0" w:color="auto"/>
                    <w:right w:val="none" w:sz="0" w:space="0" w:color="auto"/>
                  </w:divBdr>
                </w:div>
                <w:div w:id="252512717">
                  <w:marLeft w:val="0"/>
                  <w:marRight w:val="0"/>
                  <w:marTop w:val="0"/>
                  <w:marBottom w:val="0"/>
                  <w:divBdr>
                    <w:top w:val="none" w:sz="0" w:space="0" w:color="auto"/>
                    <w:left w:val="none" w:sz="0" w:space="0" w:color="auto"/>
                    <w:bottom w:val="none" w:sz="0" w:space="0" w:color="auto"/>
                    <w:right w:val="none" w:sz="0" w:space="0" w:color="auto"/>
                  </w:divBdr>
                </w:div>
                <w:div w:id="253057915">
                  <w:marLeft w:val="0"/>
                  <w:marRight w:val="0"/>
                  <w:marTop w:val="0"/>
                  <w:marBottom w:val="0"/>
                  <w:divBdr>
                    <w:top w:val="none" w:sz="0" w:space="0" w:color="auto"/>
                    <w:left w:val="none" w:sz="0" w:space="0" w:color="auto"/>
                    <w:bottom w:val="none" w:sz="0" w:space="0" w:color="auto"/>
                    <w:right w:val="none" w:sz="0" w:space="0" w:color="auto"/>
                  </w:divBdr>
                </w:div>
                <w:div w:id="254753151">
                  <w:marLeft w:val="0"/>
                  <w:marRight w:val="0"/>
                  <w:marTop w:val="0"/>
                  <w:marBottom w:val="0"/>
                  <w:divBdr>
                    <w:top w:val="none" w:sz="0" w:space="0" w:color="auto"/>
                    <w:left w:val="none" w:sz="0" w:space="0" w:color="auto"/>
                    <w:bottom w:val="none" w:sz="0" w:space="0" w:color="auto"/>
                    <w:right w:val="none" w:sz="0" w:space="0" w:color="auto"/>
                  </w:divBdr>
                </w:div>
                <w:div w:id="254940388">
                  <w:marLeft w:val="0"/>
                  <w:marRight w:val="0"/>
                  <w:marTop w:val="0"/>
                  <w:marBottom w:val="0"/>
                  <w:divBdr>
                    <w:top w:val="none" w:sz="0" w:space="0" w:color="auto"/>
                    <w:left w:val="none" w:sz="0" w:space="0" w:color="auto"/>
                    <w:bottom w:val="none" w:sz="0" w:space="0" w:color="auto"/>
                    <w:right w:val="none" w:sz="0" w:space="0" w:color="auto"/>
                  </w:divBdr>
                </w:div>
                <w:div w:id="256913663">
                  <w:marLeft w:val="0"/>
                  <w:marRight w:val="0"/>
                  <w:marTop w:val="0"/>
                  <w:marBottom w:val="0"/>
                  <w:divBdr>
                    <w:top w:val="none" w:sz="0" w:space="0" w:color="auto"/>
                    <w:left w:val="none" w:sz="0" w:space="0" w:color="auto"/>
                    <w:bottom w:val="none" w:sz="0" w:space="0" w:color="auto"/>
                    <w:right w:val="none" w:sz="0" w:space="0" w:color="auto"/>
                  </w:divBdr>
                </w:div>
                <w:div w:id="257059761">
                  <w:marLeft w:val="0"/>
                  <w:marRight w:val="0"/>
                  <w:marTop w:val="0"/>
                  <w:marBottom w:val="0"/>
                  <w:divBdr>
                    <w:top w:val="none" w:sz="0" w:space="0" w:color="auto"/>
                    <w:left w:val="none" w:sz="0" w:space="0" w:color="auto"/>
                    <w:bottom w:val="none" w:sz="0" w:space="0" w:color="auto"/>
                    <w:right w:val="none" w:sz="0" w:space="0" w:color="auto"/>
                  </w:divBdr>
                </w:div>
                <w:div w:id="257252713">
                  <w:marLeft w:val="0"/>
                  <w:marRight w:val="0"/>
                  <w:marTop w:val="0"/>
                  <w:marBottom w:val="0"/>
                  <w:divBdr>
                    <w:top w:val="none" w:sz="0" w:space="0" w:color="auto"/>
                    <w:left w:val="none" w:sz="0" w:space="0" w:color="auto"/>
                    <w:bottom w:val="none" w:sz="0" w:space="0" w:color="auto"/>
                    <w:right w:val="none" w:sz="0" w:space="0" w:color="auto"/>
                  </w:divBdr>
                </w:div>
                <w:div w:id="257297987">
                  <w:marLeft w:val="0"/>
                  <w:marRight w:val="0"/>
                  <w:marTop w:val="0"/>
                  <w:marBottom w:val="0"/>
                  <w:divBdr>
                    <w:top w:val="none" w:sz="0" w:space="0" w:color="auto"/>
                    <w:left w:val="none" w:sz="0" w:space="0" w:color="auto"/>
                    <w:bottom w:val="none" w:sz="0" w:space="0" w:color="auto"/>
                    <w:right w:val="none" w:sz="0" w:space="0" w:color="auto"/>
                  </w:divBdr>
                </w:div>
                <w:div w:id="257956353">
                  <w:marLeft w:val="0"/>
                  <w:marRight w:val="0"/>
                  <w:marTop w:val="0"/>
                  <w:marBottom w:val="0"/>
                  <w:divBdr>
                    <w:top w:val="none" w:sz="0" w:space="0" w:color="auto"/>
                    <w:left w:val="none" w:sz="0" w:space="0" w:color="auto"/>
                    <w:bottom w:val="none" w:sz="0" w:space="0" w:color="auto"/>
                    <w:right w:val="none" w:sz="0" w:space="0" w:color="auto"/>
                  </w:divBdr>
                </w:div>
                <w:div w:id="258022740">
                  <w:marLeft w:val="0"/>
                  <w:marRight w:val="0"/>
                  <w:marTop w:val="0"/>
                  <w:marBottom w:val="0"/>
                  <w:divBdr>
                    <w:top w:val="none" w:sz="0" w:space="0" w:color="auto"/>
                    <w:left w:val="none" w:sz="0" w:space="0" w:color="auto"/>
                    <w:bottom w:val="none" w:sz="0" w:space="0" w:color="auto"/>
                    <w:right w:val="none" w:sz="0" w:space="0" w:color="auto"/>
                  </w:divBdr>
                </w:div>
                <w:div w:id="258371047">
                  <w:marLeft w:val="0"/>
                  <w:marRight w:val="0"/>
                  <w:marTop w:val="0"/>
                  <w:marBottom w:val="0"/>
                  <w:divBdr>
                    <w:top w:val="none" w:sz="0" w:space="0" w:color="auto"/>
                    <w:left w:val="none" w:sz="0" w:space="0" w:color="auto"/>
                    <w:bottom w:val="none" w:sz="0" w:space="0" w:color="auto"/>
                    <w:right w:val="none" w:sz="0" w:space="0" w:color="auto"/>
                  </w:divBdr>
                </w:div>
                <w:div w:id="259141010">
                  <w:marLeft w:val="0"/>
                  <w:marRight w:val="0"/>
                  <w:marTop w:val="0"/>
                  <w:marBottom w:val="0"/>
                  <w:divBdr>
                    <w:top w:val="none" w:sz="0" w:space="0" w:color="auto"/>
                    <w:left w:val="none" w:sz="0" w:space="0" w:color="auto"/>
                    <w:bottom w:val="none" w:sz="0" w:space="0" w:color="auto"/>
                    <w:right w:val="none" w:sz="0" w:space="0" w:color="auto"/>
                  </w:divBdr>
                </w:div>
                <w:div w:id="262885831">
                  <w:marLeft w:val="0"/>
                  <w:marRight w:val="0"/>
                  <w:marTop w:val="0"/>
                  <w:marBottom w:val="0"/>
                  <w:divBdr>
                    <w:top w:val="none" w:sz="0" w:space="0" w:color="auto"/>
                    <w:left w:val="none" w:sz="0" w:space="0" w:color="auto"/>
                    <w:bottom w:val="none" w:sz="0" w:space="0" w:color="auto"/>
                    <w:right w:val="none" w:sz="0" w:space="0" w:color="auto"/>
                  </w:divBdr>
                </w:div>
                <w:div w:id="263735133">
                  <w:marLeft w:val="0"/>
                  <w:marRight w:val="0"/>
                  <w:marTop w:val="0"/>
                  <w:marBottom w:val="0"/>
                  <w:divBdr>
                    <w:top w:val="none" w:sz="0" w:space="0" w:color="auto"/>
                    <w:left w:val="none" w:sz="0" w:space="0" w:color="auto"/>
                    <w:bottom w:val="none" w:sz="0" w:space="0" w:color="auto"/>
                    <w:right w:val="none" w:sz="0" w:space="0" w:color="auto"/>
                  </w:divBdr>
                </w:div>
                <w:div w:id="266040794">
                  <w:marLeft w:val="0"/>
                  <w:marRight w:val="0"/>
                  <w:marTop w:val="0"/>
                  <w:marBottom w:val="0"/>
                  <w:divBdr>
                    <w:top w:val="none" w:sz="0" w:space="0" w:color="auto"/>
                    <w:left w:val="none" w:sz="0" w:space="0" w:color="auto"/>
                    <w:bottom w:val="none" w:sz="0" w:space="0" w:color="auto"/>
                    <w:right w:val="none" w:sz="0" w:space="0" w:color="auto"/>
                  </w:divBdr>
                </w:div>
                <w:div w:id="266088280">
                  <w:marLeft w:val="0"/>
                  <w:marRight w:val="0"/>
                  <w:marTop w:val="0"/>
                  <w:marBottom w:val="0"/>
                  <w:divBdr>
                    <w:top w:val="none" w:sz="0" w:space="0" w:color="auto"/>
                    <w:left w:val="none" w:sz="0" w:space="0" w:color="auto"/>
                    <w:bottom w:val="none" w:sz="0" w:space="0" w:color="auto"/>
                    <w:right w:val="none" w:sz="0" w:space="0" w:color="auto"/>
                  </w:divBdr>
                </w:div>
                <w:div w:id="266471575">
                  <w:marLeft w:val="0"/>
                  <w:marRight w:val="0"/>
                  <w:marTop w:val="0"/>
                  <w:marBottom w:val="0"/>
                  <w:divBdr>
                    <w:top w:val="none" w:sz="0" w:space="0" w:color="auto"/>
                    <w:left w:val="none" w:sz="0" w:space="0" w:color="auto"/>
                    <w:bottom w:val="none" w:sz="0" w:space="0" w:color="auto"/>
                    <w:right w:val="none" w:sz="0" w:space="0" w:color="auto"/>
                  </w:divBdr>
                </w:div>
                <w:div w:id="266885264">
                  <w:marLeft w:val="0"/>
                  <w:marRight w:val="0"/>
                  <w:marTop w:val="0"/>
                  <w:marBottom w:val="0"/>
                  <w:divBdr>
                    <w:top w:val="none" w:sz="0" w:space="0" w:color="auto"/>
                    <w:left w:val="none" w:sz="0" w:space="0" w:color="auto"/>
                    <w:bottom w:val="none" w:sz="0" w:space="0" w:color="auto"/>
                    <w:right w:val="none" w:sz="0" w:space="0" w:color="auto"/>
                  </w:divBdr>
                </w:div>
                <w:div w:id="267542776">
                  <w:marLeft w:val="0"/>
                  <w:marRight w:val="0"/>
                  <w:marTop w:val="0"/>
                  <w:marBottom w:val="0"/>
                  <w:divBdr>
                    <w:top w:val="none" w:sz="0" w:space="0" w:color="auto"/>
                    <w:left w:val="none" w:sz="0" w:space="0" w:color="auto"/>
                    <w:bottom w:val="none" w:sz="0" w:space="0" w:color="auto"/>
                    <w:right w:val="none" w:sz="0" w:space="0" w:color="auto"/>
                  </w:divBdr>
                </w:div>
                <w:div w:id="268661986">
                  <w:marLeft w:val="0"/>
                  <w:marRight w:val="0"/>
                  <w:marTop w:val="0"/>
                  <w:marBottom w:val="0"/>
                  <w:divBdr>
                    <w:top w:val="none" w:sz="0" w:space="0" w:color="auto"/>
                    <w:left w:val="none" w:sz="0" w:space="0" w:color="auto"/>
                    <w:bottom w:val="none" w:sz="0" w:space="0" w:color="auto"/>
                    <w:right w:val="none" w:sz="0" w:space="0" w:color="auto"/>
                  </w:divBdr>
                </w:div>
                <w:div w:id="269944619">
                  <w:marLeft w:val="0"/>
                  <w:marRight w:val="0"/>
                  <w:marTop w:val="0"/>
                  <w:marBottom w:val="0"/>
                  <w:divBdr>
                    <w:top w:val="none" w:sz="0" w:space="0" w:color="auto"/>
                    <w:left w:val="none" w:sz="0" w:space="0" w:color="auto"/>
                    <w:bottom w:val="none" w:sz="0" w:space="0" w:color="auto"/>
                    <w:right w:val="none" w:sz="0" w:space="0" w:color="auto"/>
                  </w:divBdr>
                </w:div>
                <w:div w:id="271134765">
                  <w:marLeft w:val="0"/>
                  <w:marRight w:val="0"/>
                  <w:marTop w:val="0"/>
                  <w:marBottom w:val="0"/>
                  <w:divBdr>
                    <w:top w:val="none" w:sz="0" w:space="0" w:color="auto"/>
                    <w:left w:val="none" w:sz="0" w:space="0" w:color="auto"/>
                    <w:bottom w:val="none" w:sz="0" w:space="0" w:color="auto"/>
                    <w:right w:val="none" w:sz="0" w:space="0" w:color="auto"/>
                  </w:divBdr>
                </w:div>
                <w:div w:id="272248203">
                  <w:marLeft w:val="0"/>
                  <w:marRight w:val="0"/>
                  <w:marTop w:val="0"/>
                  <w:marBottom w:val="0"/>
                  <w:divBdr>
                    <w:top w:val="none" w:sz="0" w:space="0" w:color="auto"/>
                    <w:left w:val="none" w:sz="0" w:space="0" w:color="auto"/>
                    <w:bottom w:val="none" w:sz="0" w:space="0" w:color="auto"/>
                    <w:right w:val="none" w:sz="0" w:space="0" w:color="auto"/>
                  </w:divBdr>
                </w:div>
                <w:div w:id="275523584">
                  <w:marLeft w:val="0"/>
                  <w:marRight w:val="0"/>
                  <w:marTop w:val="0"/>
                  <w:marBottom w:val="0"/>
                  <w:divBdr>
                    <w:top w:val="none" w:sz="0" w:space="0" w:color="auto"/>
                    <w:left w:val="none" w:sz="0" w:space="0" w:color="auto"/>
                    <w:bottom w:val="none" w:sz="0" w:space="0" w:color="auto"/>
                    <w:right w:val="none" w:sz="0" w:space="0" w:color="auto"/>
                  </w:divBdr>
                </w:div>
                <w:div w:id="278606379">
                  <w:marLeft w:val="0"/>
                  <w:marRight w:val="0"/>
                  <w:marTop w:val="0"/>
                  <w:marBottom w:val="0"/>
                  <w:divBdr>
                    <w:top w:val="none" w:sz="0" w:space="0" w:color="auto"/>
                    <w:left w:val="none" w:sz="0" w:space="0" w:color="auto"/>
                    <w:bottom w:val="none" w:sz="0" w:space="0" w:color="auto"/>
                    <w:right w:val="none" w:sz="0" w:space="0" w:color="auto"/>
                  </w:divBdr>
                </w:div>
                <w:div w:id="280310201">
                  <w:marLeft w:val="0"/>
                  <w:marRight w:val="0"/>
                  <w:marTop w:val="0"/>
                  <w:marBottom w:val="0"/>
                  <w:divBdr>
                    <w:top w:val="none" w:sz="0" w:space="0" w:color="auto"/>
                    <w:left w:val="none" w:sz="0" w:space="0" w:color="auto"/>
                    <w:bottom w:val="none" w:sz="0" w:space="0" w:color="auto"/>
                    <w:right w:val="none" w:sz="0" w:space="0" w:color="auto"/>
                  </w:divBdr>
                </w:div>
                <w:div w:id="281768054">
                  <w:marLeft w:val="0"/>
                  <w:marRight w:val="0"/>
                  <w:marTop w:val="0"/>
                  <w:marBottom w:val="0"/>
                  <w:divBdr>
                    <w:top w:val="none" w:sz="0" w:space="0" w:color="auto"/>
                    <w:left w:val="none" w:sz="0" w:space="0" w:color="auto"/>
                    <w:bottom w:val="none" w:sz="0" w:space="0" w:color="auto"/>
                    <w:right w:val="none" w:sz="0" w:space="0" w:color="auto"/>
                  </w:divBdr>
                </w:div>
                <w:div w:id="282394781">
                  <w:marLeft w:val="0"/>
                  <w:marRight w:val="0"/>
                  <w:marTop w:val="0"/>
                  <w:marBottom w:val="0"/>
                  <w:divBdr>
                    <w:top w:val="none" w:sz="0" w:space="0" w:color="auto"/>
                    <w:left w:val="none" w:sz="0" w:space="0" w:color="auto"/>
                    <w:bottom w:val="none" w:sz="0" w:space="0" w:color="auto"/>
                    <w:right w:val="none" w:sz="0" w:space="0" w:color="auto"/>
                  </w:divBdr>
                </w:div>
                <w:div w:id="282545379">
                  <w:marLeft w:val="0"/>
                  <w:marRight w:val="0"/>
                  <w:marTop w:val="0"/>
                  <w:marBottom w:val="0"/>
                  <w:divBdr>
                    <w:top w:val="none" w:sz="0" w:space="0" w:color="auto"/>
                    <w:left w:val="none" w:sz="0" w:space="0" w:color="auto"/>
                    <w:bottom w:val="none" w:sz="0" w:space="0" w:color="auto"/>
                    <w:right w:val="none" w:sz="0" w:space="0" w:color="auto"/>
                  </w:divBdr>
                </w:div>
                <w:div w:id="283580654">
                  <w:marLeft w:val="0"/>
                  <w:marRight w:val="0"/>
                  <w:marTop w:val="0"/>
                  <w:marBottom w:val="0"/>
                  <w:divBdr>
                    <w:top w:val="none" w:sz="0" w:space="0" w:color="auto"/>
                    <w:left w:val="none" w:sz="0" w:space="0" w:color="auto"/>
                    <w:bottom w:val="none" w:sz="0" w:space="0" w:color="auto"/>
                    <w:right w:val="none" w:sz="0" w:space="0" w:color="auto"/>
                  </w:divBdr>
                </w:div>
                <w:div w:id="283732144">
                  <w:marLeft w:val="0"/>
                  <w:marRight w:val="0"/>
                  <w:marTop w:val="0"/>
                  <w:marBottom w:val="0"/>
                  <w:divBdr>
                    <w:top w:val="none" w:sz="0" w:space="0" w:color="auto"/>
                    <w:left w:val="none" w:sz="0" w:space="0" w:color="auto"/>
                    <w:bottom w:val="none" w:sz="0" w:space="0" w:color="auto"/>
                    <w:right w:val="none" w:sz="0" w:space="0" w:color="auto"/>
                  </w:divBdr>
                </w:div>
                <w:div w:id="283776451">
                  <w:marLeft w:val="0"/>
                  <w:marRight w:val="0"/>
                  <w:marTop w:val="0"/>
                  <w:marBottom w:val="0"/>
                  <w:divBdr>
                    <w:top w:val="none" w:sz="0" w:space="0" w:color="auto"/>
                    <w:left w:val="none" w:sz="0" w:space="0" w:color="auto"/>
                    <w:bottom w:val="none" w:sz="0" w:space="0" w:color="auto"/>
                    <w:right w:val="none" w:sz="0" w:space="0" w:color="auto"/>
                  </w:divBdr>
                </w:div>
                <w:div w:id="284164400">
                  <w:marLeft w:val="0"/>
                  <w:marRight w:val="0"/>
                  <w:marTop w:val="0"/>
                  <w:marBottom w:val="0"/>
                  <w:divBdr>
                    <w:top w:val="none" w:sz="0" w:space="0" w:color="auto"/>
                    <w:left w:val="none" w:sz="0" w:space="0" w:color="auto"/>
                    <w:bottom w:val="none" w:sz="0" w:space="0" w:color="auto"/>
                    <w:right w:val="none" w:sz="0" w:space="0" w:color="auto"/>
                  </w:divBdr>
                </w:div>
                <w:div w:id="285160434">
                  <w:marLeft w:val="0"/>
                  <w:marRight w:val="0"/>
                  <w:marTop w:val="0"/>
                  <w:marBottom w:val="0"/>
                  <w:divBdr>
                    <w:top w:val="none" w:sz="0" w:space="0" w:color="auto"/>
                    <w:left w:val="none" w:sz="0" w:space="0" w:color="auto"/>
                    <w:bottom w:val="none" w:sz="0" w:space="0" w:color="auto"/>
                    <w:right w:val="none" w:sz="0" w:space="0" w:color="auto"/>
                  </w:divBdr>
                </w:div>
                <w:div w:id="288976103">
                  <w:marLeft w:val="0"/>
                  <w:marRight w:val="0"/>
                  <w:marTop w:val="0"/>
                  <w:marBottom w:val="0"/>
                  <w:divBdr>
                    <w:top w:val="none" w:sz="0" w:space="0" w:color="auto"/>
                    <w:left w:val="none" w:sz="0" w:space="0" w:color="auto"/>
                    <w:bottom w:val="none" w:sz="0" w:space="0" w:color="auto"/>
                    <w:right w:val="none" w:sz="0" w:space="0" w:color="auto"/>
                  </w:divBdr>
                </w:div>
                <w:div w:id="289019638">
                  <w:marLeft w:val="0"/>
                  <w:marRight w:val="0"/>
                  <w:marTop w:val="0"/>
                  <w:marBottom w:val="0"/>
                  <w:divBdr>
                    <w:top w:val="none" w:sz="0" w:space="0" w:color="auto"/>
                    <w:left w:val="none" w:sz="0" w:space="0" w:color="auto"/>
                    <w:bottom w:val="none" w:sz="0" w:space="0" w:color="auto"/>
                    <w:right w:val="none" w:sz="0" w:space="0" w:color="auto"/>
                  </w:divBdr>
                </w:div>
                <w:div w:id="291323994">
                  <w:marLeft w:val="0"/>
                  <w:marRight w:val="0"/>
                  <w:marTop w:val="0"/>
                  <w:marBottom w:val="0"/>
                  <w:divBdr>
                    <w:top w:val="none" w:sz="0" w:space="0" w:color="auto"/>
                    <w:left w:val="none" w:sz="0" w:space="0" w:color="auto"/>
                    <w:bottom w:val="none" w:sz="0" w:space="0" w:color="auto"/>
                    <w:right w:val="none" w:sz="0" w:space="0" w:color="auto"/>
                  </w:divBdr>
                </w:div>
                <w:div w:id="291713243">
                  <w:marLeft w:val="0"/>
                  <w:marRight w:val="0"/>
                  <w:marTop w:val="0"/>
                  <w:marBottom w:val="0"/>
                  <w:divBdr>
                    <w:top w:val="none" w:sz="0" w:space="0" w:color="auto"/>
                    <w:left w:val="none" w:sz="0" w:space="0" w:color="auto"/>
                    <w:bottom w:val="none" w:sz="0" w:space="0" w:color="auto"/>
                    <w:right w:val="none" w:sz="0" w:space="0" w:color="auto"/>
                  </w:divBdr>
                </w:div>
                <w:div w:id="294257861">
                  <w:marLeft w:val="0"/>
                  <w:marRight w:val="0"/>
                  <w:marTop w:val="0"/>
                  <w:marBottom w:val="0"/>
                  <w:divBdr>
                    <w:top w:val="none" w:sz="0" w:space="0" w:color="auto"/>
                    <w:left w:val="none" w:sz="0" w:space="0" w:color="auto"/>
                    <w:bottom w:val="none" w:sz="0" w:space="0" w:color="auto"/>
                    <w:right w:val="none" w:sz="0" w:space="0" w:color="auto"/>
                  </w:divBdr>
                </w:div>
                <w:div w:id="295070323">
                  <w:marLeft w:val="0"/>
                  <w:marRight w:val="0"/>
                  <w:marTop w:val="0"/>
                  <w:marBottom w:val="0"/>
                  <w:divBdr>
                    <w:top w:val="none" w:sz="0" w:space="0" w:color="auto"/>
                    <w:left w:val="none" w:sz="0" w:space="0" w:color="auto"/>
                    <w:bottom w:val="none" w:sz="0" w:space="0" w:color="auto"/>
                    <w:right w:val="none" w:sz="0" w:space="0" w:color="auto"/>
                  </w:divBdr>
                </w:div>
                <w:div w:id="297731978">
                  <w:marLeft w:val="0"/>
                  <w:marRight w:val="0"/>
                  <w:marTop w:val="0"/>
                  <w:marBottom w:val="0"/>
                  <w:divBdr>
                    <w:top w:val="none" w:sz="0" w:space="0" w:color="auto"/>
                    <w:left w:val="none" w:sz="0" w:space="0" w:color="auto"/>
                    <w:bottom w:val="none" w:sz="0" w:space="0" w:color="auto"/>
                    <w:right w:val="none" w:sz="0" w:space="0" w:color="auto"/>
                  </w:divBdr>
                </w:div>
                <w:div w:id="299389025">
                  <w:marLeft w:val="0"/>
                  <w:marRight w:val="0"/>
                  <w:marTop w:val="0"/>
                  <w:marBottom w:val="0"/>
                  <w:divBdr>
                    <w:top w:val="none" w:sz="0" w:space="0" w:color="auto"/>
                    <w:left w:val="none" w:sz="0" w:space="0" w:color="auto"/>
                    <w:bottom w:val="none" w:sz="0" w:space="0" w:color="auto"/>
                    <w:right w:val="none" w:sz="0" w:space="0" w:color="auto"/>
                  </w:divBdr>
                </w:div>
                <w:div w:id="299654363">
                  <w:marLeft w:val="0"/>
                  <w:marRight w:val="0"/>
                  <w:marTop w:val="0"/>
                  <w:marBottom w:val="0"/>
                  <w:divBdr>
                    <w:top w:val="none" w:sz="0" w:space="0" w:color="auto"/>
                    <w:left w:val="none" w:sz="0" w:space="0" w:color="auto"/>
                    <w:bottom w:val="none" w:sz="0" w:space="0" w:color="auto"/>
                    <w:right w:val="none" w:sz="0" w:space="0" w:color="auto"/>
                  </w:divBdr>
                </w:div>
                <w:div w:id="303392480">
                  <w:marLeft w:val="0"/>
                  <w:marRight w:val="0"/>
                  <w:marTop w:val="0"/>
                  <w:marBottom w:val="0"/>
                  <w:divBdr>
                    <w:top w:val="none" w:sz="0" w:space="0" w:color="auto"/>
                    <w:left w:val="none" w:sz="0" w:space="0" w:color="auto"/>
                    <w:bottom w:val="none" w:sz="0" w:space="0" w:color="auto"/>
                    <w:right w:val="none" w:sz="0" w:space="0" w:color="auto"/>
                  </w:divBdr>
                </w:div>
                <w:div w:id="303509590">
                  <w:marLeft w:val="0"/>
                  <w:marRight w:val="0"/>
                  <w:marTop w:val="0"/>
                  <w:marBottom w:val="0"/>
                  <w:divBdr>
                    <w:top w:val="none" w:sz="0" w:space="0" w:color="auto"/>
                    <w:left w:val="none" w:sz="0" w:space="0" w:color="auto"/>
                    <w:bottom w:val="none" w:sz="0" w:space="0" w:color="auto"/>
                    <w:right w:val="none" w:sz="0" w:space="0" w:color="auto"/>
                  </w:divBdr>
                </w:div>
                <w:div w:id="303852245">
                  <w:marLeft w:val="0"/>
                  <w:marRight w:val="0"/>
                  <w:marTop w:val="0"/>
                  <w:marBottom w:val="0"/>
                  <w:divBdr>
                    <w:top w:val="none" w:sz="0" w:space="0" w:color="auto"/>
                    <w:left w:val="none" w:sz="0" w:space="0" w:color="auto"/>
                    <w:bottom w:val="none" w:sz="0" w:space="0" w:color="auto"/>
                    <w:right w:val="none" w:sz="0" w:space="0" w:color="auto"/>
                  </w:divBdr>
                </w:div>
                <w:div w:id="305860249">
                  <w:marLeft w:val="0"/>
                  <w:marRight w:val="0"/>
                  <w:marTop w:val="0"/>
                  <w:marBottom w:val="0"/>
                  <w:divBdr>
                    <w:top w:val="none" w:sz="0" w:space="0" w:color="auto"/>
                    <w:left w:val="none" w:sz="0" w:space="0" w:color="auto"/>
                    <w:bottom w:val="none" w:sz="0" w:space="0" w:color="auto"/>
                    <w:right w:val="none" w:sz="0" w:space="0" w:color="auto"/>
                  </w:divBdr>
                </w:div>
                <w:div w:id="306512676">
                  <w:marLeft w:val="0"/>
                  <w:marRight w:val="0"/>
                  <w:marTop w:val="0"/>
                  <w:marBottom w:val="0"/>
                  <w:divBdr>
                    <w:top w:val="none" w:sz="0" w:space="0" w:color="auto"/>
                    <w:left w:val="none" w:sz="0" w:space="0" w:color="auto"/>
                    <w:bottom w:val="none" w:sz="0" w:space="0" w:color="auto"/>
                    <w:right w:val="none" w:sz="0" w:space="0" w:color="auto"/>
                  </w:divBdr>
                </w:div>
                <w:div w:id="306975242">
                  <w:marLeft w:val="0"/>
                  <w:marRight w:val="0"/>
                  <w:marTop w:val="0"/>
                  <w:marBottom w:val="0"/>
                  <w:divBdr>
                    <w:top w:val="none" w:sz="0" w:space="0" w:color="auto"/>
                    <w:left w:val="none" w:sz="0" w:space="0" w:color="auto"/>
                    <w:bottom w:val="none" w:sz="0" w:space="0" w:color="auto"/>
                    <w:right w:val="none" w:sz="0" w:space="0" w:color="auto"/>
                  </w:divBdr>
                </w:div>
                <w:div w:id="307170405">
                  <w:marLeft w:val="0"/>
                  <w:marRight w:val="0"/>
                  <w:marTop w:val="0"/>
                  <w:marBottom w:val="0"/>
                  <w:divBdr>
                    <w:top w:val="none" w:sz="0" w:space="0" w:color="auto"/>
                    <w:left w:val="none" w:sz="0" w:space="0" w:color="auto"/>
                    <w:bottom w:val="none" w:sz="0" w:space="0" w:color="auto"/>
                    <w:right w:val="none" w:sz="0" w:space="0" w:color="auto"/>
                  </w:divBdr>
                </w:div>
                <w:div w:id="308487632">
                  <w:marLeft w:val="0"/>
                  <w:marRight w:val="0"/>
                  <w:marTop w:val="0"/>
                  <w:marBottom w:val="0"/>
                  <w:divBdr>
                    <w:top w:val="none" w:sz="0" w:space="0" w:color="auto"/>
                    <w:left w:val="none" w:sz="0" w:space="0" w:color="auto"/>
                    <w:bottom w:val="none" w:sz="0" w:space="0" w:color="auto"/>
                    <w:right w:val="none" w:sz="0" w:space="0" w:color="auto"/>
                  </w:divBdr>
                </w:div>
                <w:div w:id="310452235">
                  <w:marLeft w:val="0"/>
                  <w:marRight w:val="0"/>
                  <w:marTop w:val="0"/>
                  <w:marBottom w:val="0"/>
                  <w:divBdr>
                    <w:top w:val="none" w:sz="0" w:space="0" w:color="auto"/>
                    <w:left w:val="none" w:sz="0" w:space="0" w:color="auto"/>
                    <w:bottom w:val="none" w:sz="0" w:space="0" w:color="auto"/>
                    <w:right w:val="none" w:sz="0" w:space="0" w:color="auto"/>
                  </w:divBdr>
                </w:div>
                <w:div w:id="310716091">
                  <w:marLeft w:val="0"/>
                  <w:marRight w:val="0"/>
                  <w:marTop w:val="0"/>
                  <w:marBottom w:val="0"/>
                  <w:divBdr>
                    <w:top w:val="none" w:sz="0" w:space="0" w:color="auto"/>
                    <w:left w:val="none" w:sz="0" w:space="0" w:color="auto"/>
                    <w:bottom w:val="none" w:sz="0" w:space="0" w:color="auto"/>
                    <w:right w:val="none" w:sz="0" w:space="0" w:color="auto"/>
                  </w:divBdr>
                </w:div>
                <w:div w:id="311183798">
                  <w:marLeft w:val="0"/>
                  <w:marRight w:val="0"/>
                  <w:marTop w:val="0"/>
                  <w:marBottom w:val="0"/>
                  <w:divBdr>
                    <w:top w:val="none" w:sz="0" w:space="0" w:color="auto"/>
                    <w:left w:val="none" w:sz="0" w:space="0" w:color="auto"/>
                    <w:bottom w:val="none" w:sz="0" w:space="0" w:color="auto"/>
                    <w:right w:val="none" w:sz="0" w:space="0" w:color="auto"/>
                  </w:divBdr>
                </w:div>
                <w:div w:id="311259067">
                  <w:marLeft w:val="0"/>
                  <w:marRight w:val="0"/>
                  <w:marTop w:val="0"/>
                  <w:marBottom w:val="0"/>
                  <w:divBdr>
                    <w:top w:val="none" w:sz="0" w:space="0" w:color="auto"/>
                    <w:left w:val="none" w:sz="0" w:space="0" w:color="auto"/>
                    <w:bottom w:val="none" w:sz="0" w:space="0" w:color="auto"/>
                    <w:right w:val="none" w:sz="0" w:space="0" w:color="auto"/>
                  </w:divBdr>
                </w:div>
                <w:div w:id="311762682">
                  <w:marLeft w:val="0"/>
                  <w:marRight w:val="0"/>
                  <w:marTop w:val="0"/>
                  <w:marBottom w:val="0"/>
                  <w:divBdr>
                    <w:top w:val="none" w:sz="0" w:space="0" w:color="auto"/>
                    <w:left w:val="none" w:sz="0" w:space="0" w:color="auto"/>
                    <w:bottom w:val="none" w:sz="0" w:space="0" w:color="auto"/>
                    <w:right w:val="none" w:sz="0" w:space="0" w:color="auto"/>
                  </w:divBdr>
                </w:div>
                <w:div w:id="312218596">
                  <w:marLeft w:val="0"/>
                  <w:marRight w:val="0"/>
                  <w:marTop w:val="0"/>
                  <w:marBottom w:val="0"/>
                  <w:divBdr>
                    <w:top w:val="none" w:sz="0" w:space="0" w:color="auto"/>
                    <w:left w:val="none" w:sz="0" w:space="0" w:color="auto"/>
                    <w:bottom w:val="none" w:sz="0" w:space="0" w:color="auto"/>
                    <w:right w:val="none" w:sz="0" w:space="0" w:color="auto"/>
                  </w:divBdr>
                </w:div>
                <w:div w:id="315573289">
                  <w:marLeft w:val="0"/>
                  <w:marRight w:val="0"/>
                  <w:marTop w:val="0"/>
                  <w:marBottom w:val="0"/>
                  <w:divBdr>
                    <w:top w:val="none" w:sz="0" w:space="0" w:color="auto"/>
                    <w:left w:val="none" w:sz="0" w:space="0" w:color="auto"/>
                    <w:bottom w:val="none" w:sz="0" w:space="0" w:color="auto"/>
                    <w:right w:val="none" w:sz="0" w:space="0" w:color="auto"/>
                  </w:divBdr>
                </w:div>
                <w:div w:id="317416387">
                  <w:marLeft w:val="0"/>
                  <w:marRight w:val="0"/>
                  <w:marTop w:val="0"/>
                  <w:marBottom w:val="0"/>
                  <w:divBdr>
                    <w:top w:val="none" w:sz="0" w:space="0" w:color="auto"/>
                    <w:left w:val="none" w:sz="0" w:space="0" w:color="auto"/>
                    <w:bottom w:val="none" w:sz="0" w:space="0" w:color="auto"/>
                    <w:right w:val="none" w:sz="0" w:space="0" w:color="auto"/>
                  </w:divBdr>
                </w:div>
                <w:div w:id="317463321">
                  <w:marLeft w:val="0"/>
                  <w:marRight w:val="0"/>
                  <w:marTop w:val="0"/>
                  <w:marBottom w:val="0"/>
                  <w:divBdr>
                    <w:top w:val="none" w:sz="0" w:space="0" w:color="auto"/>
                    <w:left w:val="none" w:sz="0" w:space="0" w:color="auto"/>
                    <w:bottom w:val="none" w:sz="0" w:space="0" w:color="auto"/>
                    <w:right w:val="none" w:sz="0" w:space="0" w:color="auto"/>
                  </w:divBdr>
                </w:div>
                <w:div w:id="317660627">
                  <w:marLeft w:val="0"/>
                  <w:marRight w:val="0"/>
                  <w:marTop w:val="0"/>
                  <w:marBottom w:val="0"/>
                  <w:divBdr>
                    <w:top w:val="none" w:sz="0" w:space="0" w:color="auto"/>
                    <w:left w:val="none" w:sz="0" w:space="0" w:color="auto"/>
                    <w:bottom w:val="none" w:sz="0" w:space="0" w:color="auto"/>
                    <w:right w:val="none" w:sz="0" w:space="0" w:color="auto"/>
                  </w:divBdr>
                </w:div>
                <w:div w:id="317805086">
                  <w:marLeft w:val="0"/>
                  <w:marRight w:val="0"/>
                  <w:marTop w:val="0"/>
                  <w:marBottom w:val="0"/>
                  <w:divBdr>
                    <w:top w:val="none" w:sz="0" w:space="0" w:color="auto"/>
                    <w:left w:val="none" w:sz="0" w:space="0" w:color="auto"/>
                    <w:bottom w:val="none" w:sz="0" w:space="0" w:color="auto"/>
                    <w:right w:val="none" w:sz="0" w:space="0" w:color="auto"/>
                  </w:divBdr>
                </w:div>
                <w:div w:id="318968399">
                  <w:marLeft w:val="0"/>
                  <w:marRight w:val="0"/>
                  <w:marTop w:val="0"/>
                  <w:marBottom w:val="0"/>
                  <w:divBdr>
                    <w:top w:val="none" w:sz="0" w:space="0" w:color="auto"/>
                    <w:left w:val="none" w:sz="0" w:space="0" w:color="auto"/>
                    <w:bottom w:val="none" w:sz="0" w:space="0" w:color="auto"/>
                    <w:right w:val="none" w:sz="0" w:space="0" w:color="auto"/>
                  </w:divBdr>
                </w:div>
                <w:div w:id="319114366">
                  <w:marLeft w:val="0"/>
                  <w:marRight w:val="0"/>
                  <w:marTop w:val="0"/>
                  <w:marBottom w:val="0"/>
                  <w:divBdr>
                    <w:top w:val="none" w:sz="0" w:space="0" w:color="auto"/>
                    <w:left w:val="none" w:sz="0" w:space="0" w:color="auto"/>
                    <w:bottom w:val="none" w:sz="0" w:space="0" w:color="auto"/>
                    <w:right w:val="none" w:sz="0" w:space="0" w:color="auto"/>
                  </w:divBdr>
                </w:div>
                <w:div w:id="320279750">
                  <w:marLeft w:val="0"/>
                  <w:marRight w:val="0"/>
                  <w:marTop w:val="0"/>
                  <w:marBottom w:val="0"/>
                  <w:divBdr>
                    <w:top w:val="none" w:sz="0" w:space="0" w:color="auto"/>
                    <w:left w:val="none" w:sz="0" w:space="0" w:color="auto"/>
                    <w:bottom w:val="none" w:sz="0" w:space="0" w:color="auto"/>
                    <w:right w:val="none" w:sz="0" w:space="0" w:color="auto"/>
                  </w:divBdr>
                </w:div>
                <w:div w:id="320890862">
                  <w:marLeft w:val="0"/>
                  <w:marRight w:val="0"/>
                  <w:marTop w:val="0"/>
                  <w:marBottom w:val="0"/>
                  <w:divBdr>
                    <w:top w:val="none" w:sz="0" w:space="0" w:color="auto"/>
                    <w:left w:val="none" w:sz="0" w:space="0" w:color="auto"/>
                    <w:bottom w:val="none" w:sz="0" w:space="0" w:color="auto"/>
                    <w:right w:val="none" w:sz="0" w:space="0" w:color="auto"/>
                  </w:divBdr>
                </w:div>
                <w:div w:id="325322716">
                  <w:marLeft w:val="0"/>
                  <w:marRight w:val="0"/>
                  <w:marTop w:val="0"/>
                  <w:marBottom w:val="0"/>
                  <w:divBdr>
                    <w:top w:val="none" w:sz="0" w:space="0" w:color="auto"/>
                    <w:left w:val="none" w:sz="0" w:space="0" w:color="auto"/>
                    <w:bottom w:val="none" w:sz="0" w:space="0" w:color="auto"/>
                    <w:right w:val="none" w:sz="0" w:space="0" w:color="auto"/>
                  </w:divBdr>
                </w:div>
                <w:div w:id="326829218">
                  <w:marLeft w:val="0"/>
                  <w:marRight w:val="0"/>
                  <w:marTop w:val="0"/>
                  <w:marBottom w:val="0"/>
                  <w:divBdr>
                    <w:top w:val="none" w:sz="0" w:space="0" w:color="auto"/>
                    <w:left w:val="none" w:sz="0" w:space="0" w:color="auto"/>
                    <w:bottom w:val="none" w:sz="0" w:space="0" w:color="auto"/>
                    <w:right w:val="none" w:sz="0" w:space="0" w:color="auto"/>
                  </w:divBdr>
                </w:div>
                <w:div w:id="327365658">
                  <w:marLeft w:val="0"/>
                  <w:marRight w:val="0"/>
                  <w:marTop w:val="0"/>
                  <w:marBottom w:val="0"/>
                  <w:divBdr>
                    <w:top w:val="none" w:sz="0" w:space="0" w:color="auto"/>
                    <w:left w:val="none" w:sz="0" w:space="0" w:color="auto"/>
                    <w:bottom w:val="none" w:sz="0" w:space="0" w:color="auto"/>
                    <w:right w:val="none" w:sz="0" w:space="0" w:color="auto"/>
                  </w:divBdr>
                </w:div>
                <w:div w:id="330064754">
                  <w:marLeft w:val="0"/>
                  <w:marRight w:val="0"/>
                  <w:marTop w:val="0"/>
                  <w:marBottom w:val="0"/>
                  <w:divBdr>
                    <w:top w:val="none" w:sz="0" w:space="0" w:color="auto"/>
                    <w:left w:val="none" w:sz="0" w:space="0" w:color="auto"/>
                    <w:bottom w:val="none" w:sz="0" w:space="0" w:color="auto"/>
                    <w:right w:val="none" w:sz="0" w:space="0" w:color="auto"/>
                  </w:divBdr>
                </w:div>
                <w:div w:id="330721751">
                  <w:marLeft w:val="0"/>
                  <w:marRight w:val="0"/>
                  <w:marTop w:val="0"/>
                  <w:marBottom w:val="0"/>
                  <w:divBdr>
                    <w:top w:val="none" w:sz="0" w:space="0" w:color="auto"/>
                    <w:left w:val="none" w:sz="0" w:space="0" w:color="auto"/>
                    <w:bottom w:val="none" w:sz="0" w:space="0" w:color="auto"/>
                    <w:right w:val="none" w:sz="0" w:space="0" w:color="auto"/>
                  </w:divBdr>
                </w:div>
                <w:div w:id="331564828">
                  <w:marLeft w:val="0"/>
                  <w:marRight w:val="0"/>
                  <w:marTop w:val="0"/>
                  <w:marBottom w:val="0"/>
                  <w:divBdr>
                    <w:top w:val="none" w:sz="0" w:space="0" w:color="auto"/>
                    <w:left w:val="none" w:sz="0" w:space="0" w:color="auto"/>
                    <w:bottom w:val="none" w:sz="0" w:space="0" w:color="auto"/>
                    <w:right w:val="none" w:sz="0" w:space="0" w:color="auto"/>
                  </w:divBdr>
                </w:div>
                <w:div w:id="333387162">
                  <w:marLeft w:val="0"/>
                  <w:marRight w:val="0"/>
                  <w:marTop w:val="0"/>
                  <w:marBottom w:val="0"/>
                  <w:divBdr>
                    <w:top w:val="none" w:sz="0" w:space="0" w:color="auto"/>
                    <w:left w:val="none" w:sz="0" w:space="0" w:color="auto"/>
                    <w:bottom w:val="none" w:sz="0" w:space="0" w:color="auto"/>
                    <w:right w:val="none" w:sz="0" w:space="0" w:color="auto"/>
                  </w:divBdr>
                </w:div>
                <w:div w:id="338384891">
                  <w:marLeft w:val="0"/>
                  <w:marRight w:val="0"/>
                  <w:marTop w:val="0"/>
                  <w:marBottom w:val="0"/>
                  <w:divBdr>
                    <w:top w:val="none" w:sz="0" w:space="0" w:color="auto"/>
                    <w:left w:val="none" w:sz="0" w:space="0" w:color="auto"/>
                    <w:bottom w:val="none" w:sz="0" w:space="0" w:color="auto"/>
                    <w:right w:val="none" w:sz="0" w:space="0" w:color="auto"/>
                  </w:divBdr>
                </w:div>
                <w:div w:id="338848019">
                  <w:marLeft w:val="0"/>
                  <w:marRight w:val="0"/>
                  <w:marTop w:val="0"/>
                  <w:marBottom w:val="0"/>
                  <w:divBdr>
                    <w:top w:val="none" w:sz="0" w:space="0" w:color="auto"/>
                    <w:left w:val="none" w:sz="0" w:space="0" w:color="auto"/>
                    <w:bottom w:val="none" w:sz="0" w:space="0" w:color="auto"/>
                    <w:right w:val="none" w:sz="0" w:space="0" w:color="auto"/>
                  </w:divBdr>
                </w:div>
                <w:div w:id="342172389">
                  <w:marLeft w:val="0"/>
                  <w:marRight w:val="0"/>
                  <w:marTop w:val="0"/>
                  <w:marBottom w:val="0"/>
                  <w:divBdr>
                    <w:top w:val="none" w:sz="0" w:space="0" w:color="auto"/>
                    <w:left w:val="none" w:sz="0" w:space="0" w:color="auto"/>
                    <w:bottom w:val="none" w:sz="0" w:space="0" w:color="auto"/>
                    <w:right w:val="none" w:sz="0" w:space="0" w:color="auto"/>
                  </w:divBdr>
                </w:div>
                <w:div w:id="342175247">
                  <w:marLeft w:val="0"/>
                  <w:marRight w:val="0"/>
                  <w:marTop w:val="0"/>
                  <w:marBottom w:val="0"/>
                  <w:divBdr>
                    <w:top w:val="none" w:sz="0" w:space="0" w:color="auto"/>
                    <w:left w:val="none" w:sz="0" w:space="0" w:color="auto"/>
                    <w:bottom w:val="none" w:sz="0" w:space="0" w:color="auto"/>
                    <w:right w:val="none" w:sz="0" w:space="0" w:color="auto"/>
                  </w:divBdr>
                </w:div>
                <w:div w:id="344475499">
                  <w:marLeft w:val="0"/>
                  <w:marRight w:val="0"/>
                  <w:marTop w:val="0"/>
                  <w:marBottom w:val="0"/>
                  <w:divBdr>
                    <w:top w:val="none" w:sz="0" w:space="0" w:color="auto"/>
                    <w:left w:val="none" w:sz="0" w:space="0" w:color="auto"/>
                    <w:bottom w:val="none" w:sz="0" w:space="0" w:color="auto"/>
                    <w:right w:val="none" w:sz="0" w:space="0" w:color="auto"/>
                  </w:divBdr>
                </w:div>
                <w:div w:id="345790714">
                  <w:marLeft w:val="0"/>
                  <w:marRight w:val="0"/>
                  <w:marTop w:val="0"/>
                  <w:marBottom w:val="0"/>
                  <w:divBdr>
                    <w:top w:val="none" w:sz="0" w:space="0" w:color="auto"/>
                    <w:left w:val="none" w:sz="0" w:space="0" w:color="auto"/>
                    <w:bottom w:val="none" w:sz="0" w:space="0" w:color="auto"/>
                    <w:right w:val="none" w:sz="0" w:space="0" w:color="auto"/>
                  </w:divBdr>
                </w:div>
                <w:div w:id="346181206">
                  <w:marLeft w:val="0"/>
                  <w:marRight w:val="0"/>
                  <w:marTop w:val="0"/>
                  <w:marBottom w:val="0"/>
                  <w:divBdr>
                    <w:top w:val="none" w:sz="0" w:space="0" w:color="auto"/>
                    <w:left w:val="none" w:sz="0" w:space="0" w:color="auto"/>
                    <w:bottom w:val="none" w:sz="0" w:space="0" w:color="auto"/>
                    <w:right w:val="none" w:sz="0" w:space="0" w:color="auto"/>
                  </w:divBdr>
                </w:div>
                <w:div w:id="348144307">
                  <w:marLeft w:val="0"/>
                  <w:marRight w:val="0"/>
                  <w:marTop w:val="0"/>
                  <w:marBottom w:val="0"/>
                  <w:divBdr>
                    <w:top w:val="none" w:sz="0" w:space="0" w:color="auto"/>
                    <w:left w:val="none" w:sz="0" w:space="0" w:color="auto"/>
                    <w:bottom w:val="none" w:sz="0" w:space="0" w:color="auto"/>
                    <w:right w:val="none" w:sz="0" w:space="0" w:color="auto"/>
                  </w:divBdr>
                </w:div>
                <w:div w:id="348335726">
                  <w:marLeft w:val="0"/>
                  <w:marRight w:val="0"/>
                  <w:marTop w:val="0"/>
                  <w:marBottom w:val="0"/>
                  <w:divBdr>
                    <w:top w:val="none" w:sz="0" w:space="0" w:color="auto"/>
                    <w:left w:val="none" w:sz="0" w:space="0" w:color="auto"/>
                    <w:bottom w:val="none" w:sz="0" w:space="0" w:color="auto"/>
                    <w:right w:val="none" w:sz="0" w:space="0" w:color="auto"/>
                  </w:divBdr>
                </w:div>
                <w:div w:id="348407528">
                  <w:marLeft w:val="0"/>
                  <w:marRight w:val="0"/>
                  <w:marTop w:val="0"/>
                  <w:marBottom w:val="0"/>
                  <w:divBdr>
                    <w:top w:val="none" w:sz="0" w:space="0" w:color="auto"/>
                    <w:left w:val="none" w:sz="0" w:space="0" w:color="auto"/>
                    <w:bottom w:val="none" w:sz="0" w:space="0" w:color="auto"/>
                    <w:right w:val="none" w:sz="0" w:space="0" w:color="auto"/>
                  </w:divBdr>
                </w:div>
                <w:div w:id="349572107">
                  <w:marLeft w:val="0"/>
                  <w:marRight w:val="0"/>
                  <w:marTop w:val="0"/>
                  <w:marBottom w:val="0"/>
                  <w:divBdr>
                    <w:top w:val="none" w:sz="0" w:space="0" w:color="auto"/>
                    <w:left w:val="none" w:sz="0" w:space="0" w:color="auto"/>
                    <w:bottom w:val="none" w:sz="0" w:space="0" w:color="auto"/>
                    <w:right w:val="none" w:sz="0" w:space="0" w:color="auto"/>
                  </w:divBdr>
                </w:div>
                <w:div w:id="350766598">
                  <w:marLeft w:val="0"/>
                  <w:marRight w:val="0"/>
                  <w:marTop w:val="0"/>
                  <w:marBottom w:val="0"/>
                  <w:divBdr>
                    <w:top w:val="none" w:sz="0" w:space="0" w:color="auto"/>
                    <w:left w:val="none" w:sz="0" w:space="0" w:color="auto"/>
                    <w:bottom w:val="none" w:sz="0" w:space="0" w:color="auto"/>
                    <w:right w:val="none" w:sz="0" w:space="0" w:color="auto"/>
                  </w:divBdr>
                </w:div>
                <w:div w:id="351151569">
                  <w:marLeft w:val="0"/>
                  <w:marRight w:val="0"/>
                  <w:marTop w:val="0"/>
                  <w:marBottom w:val="0"/>
                  <w:divBdr>
                    <w:top w:val="none" w:sz="0" w:space="0" w:color="auto"/>
                    <w:left w:val="none" w:sz="0" w:space="0" w:color="auto"/>
                    <w:bottom w:val="none" w:sz="0" w:space="0" w:color="auto"/>
                    <w:right w:val="none" w:sz="0" w:space="0" w:color="auto"/>
                  </w:divBdr>
                </w:div>
                <w:div w:id="353960720">
                  <w:marLeft w:val="0"/>
                  <w:marRight w:val="0"/>
                  <w:marTop w:val="0"/>
                  <w:marBottom w:val="0"/>
                  <w:divBdr>
                    <w:top w:val="none" w:sz="0" w:space="0" w:color="auto"/>
                    <w:left w:val="none" w:sz="0" w:space="0" w:color="auto"/>
                    <w:bottom w:val="none" w:sz="0" w:space="0" w:color="auto"/>
                    <w:right w:val="none" w:sz="0" w:space="0" w:color="auto"/>
                  </w:divBdr>
                </w:div>
                <w:div w:id="356926024">
                  <w:marLeft w:val="0"/>
                  <w:marRight w:val="0"/>
                  <w:marTop w:val="0"/>
                  <w:marBottom w:val="0"/>
                  <w:divBdr>
                    <w:top w:val="none" w:sz="0" w:space="0" w:color="auto"/>
                    <w:left w:val="none" w:sz="0" w:space="0" w:color="auto"/>
                    <w:bottom w:val="none" w:sz="0" w:space="0" w:color="auto"/>
                    <w:right w:val="none" w:sz="0" w:space="0" w:color="auto"/>
                  </w:divBdr>
                </w:div>
                <w:div w:id="358316115">
                  <w:marLeft w:val="0"/>
                  <w:marRight w:val="0"/>
                  <w:marTop w:val="0"/>
                  <w:marBottom w:val="0"/>
                  <w:divBdr>
                    <w:top w:val="none" w:sz="0" w:space="0" w:color="auto"/>
                    <w:left w:val="none" w:sz="0" w:space="0" w:color="auto"/>
                    <w:bottom w:val="none" w:sz="0" w:space="0" w:color="auto"/>
                    <w:right w:val="none" w:sz="0" w:space="0" w:color="auto"/>
                  </w:divBdr>
                </w:div>
                <w:div w:id="358625805">
                  <w:marLeft w:val="0"/>
                  <w:marRight w:val="0"/>
                  <w:marTop w:val="0"/>
                  <w:marBottom w:val="0"/>
                  <w:divBdr>
                    <w:top w:val="none" w:sz="0" w:space="0" w:color="auto"/>
                    <w:left w:val="none" w:sz="0" w:space="0" w:color="auto"/>
                    <w:bottom w:val="none" w:sz="0" w:space="0" w:color="auto"/>
                    <w:right w:val="none" w:sz="0" w:space="0" w:color="auto"/>
                  </w:divBdr>
                </w:div>
                <w:div w:id="359205093">
                  <w:marLeft w:val="0"/>
                  <w:marRight w:val="0"/>
                  <w:marTop w:val="0"/>
                  <w:marBottom w:val="0"/>
                  <w:divBdr>
                    <w:top w:val="none" w:sz="0" w:space="0" w:color="auto"/>
                    <w:left w:val="none" w:sz="0" w:space="0" w:color="auto"/>
                    <w:bottom w:val="none" w:sz="0" w:space="0" w:color="auto"/>
                    <w:right w:val="none" w:sz="0" w:space="0" w:color="auto"/>
                  </w:divBdr>
                </w:div>
                <w:div w:id="361712375">
                  <w:marLeft w:val="0"/>
                  <w:marRight w:val="0"/>
                  <w:marTop w:val="0"/>
                  <w:marBottom w:val="0"/>
                  <w:divBdr>
                    <w:top w:val="none" w:sz="0" w:space="0" w:color="auto"/>
                    <w:left w:val="none" w:sz="0" w:space="0" w:color="auto"/>
                    <w:bottom w:val="none" w:sz="0" w:space="0" w:color="auto"/>
                    <w:right w:val="none" w:sz="0" w:space="0" w:color="auto"/>
                  </w:divBdr>
                </w:div>
                <w:div w:id="361832237">
                  <w:marLeft w:val="0"/>
                  <w:marRight w:val="0"/>
                  <w:marTop w:val="0"/>
                  <w:marBottom w:val="0"/>
                  <w:divBdr>
                    <w:top w:val="none" w:sz="0" w:space="0" w:color="auto"/>
                    <w:left w:val="none" w:sz="0" w:space="0" w:color="auto"/>
                    <w:bottom w:val="none" w:sz="0" w:space="0" w:color="auto"/>
                    <w:right w:val="none" w:sz="0" w:space="0" w:color="auto"/>
                  </w:divBdr>
                </w:div>
                <w:div w:id="362481302">
                  <w:marLeft w:val="0"/>
                  <w:marRight w:val="0"/>
                  <w:marTop w:val="0"/>
                  <w:marBottom w:val="0"/>
                  <w:divBdr>
                    <w:top w:val="none" w:sz="0" w:space="0" w:color="auto"/>
                    <w:left w:val="none" w:sz="0" w:space="0" w:color="auto"/>
                    <w:bottom w:val="none" w:sz="0" w:space="0" w:color="auto"/>
                    <w:right w:val="none" w:sz="0" w:space="0" w:color="auto"/>
                  </w:divBdr>
                </w:div>
                <w:div w:id="364446360">
                  <w:marLeft w:val="0"/>
                  <w:marRight w:val="0"/>
                  <w:marTop w:val="0"/>
                  <w:marBottom w:val="0"/>
                  <w:divBdr>
                    <w:top w:val="none" w:sz="0" w:space="0" w:color="auto"/>
                    <w:left w:val="none" w:sz="0" w:space="0" w:color="auto"/>
                    <w:bottom w:val="none" w:sz="0" w:space="0" w:color="auto"/>
                    <w:right w:val="none" w:sz="0" w:space="0" w:color="auto"/>
                  </w:divBdr>
                </w:div>
                <w:div w:id="365103321">
                  <w:marLeft w:val="0"/>
                  <w:marRight w:val="0"/>
                  <w:marTop w:val="0"/>
                  <w:marBottom w:val="0"/>
                  <w:divBdr>
                    <w:top w:val="none" w:sz="0" w:space="0" w:color="auto"/>
                    <w:left w:val="none" w:sz="0" w:space="0" w:color="auto"/>
                    <w:bottom w:val="none" w:sz="0" w:space="0" w:color="auto"/>
                    <w:right w:val="none" w:sz="0" w:space="0" w:color="auto"/>
                  </w:divBdr>
                </w:div>
                <w:div w:id="366106913">
                  <w:marLeft w:val="0"/>
                  <w:marRight w:val="0"/>
                  <w:marTop w:val="0"/>
                  <w:marBottom w:val="0"/>
                  <w:divBdr>
                    <w:top w:val="none" w:sz="0" w:space="0" w:color="auto"/>
                    <w:left w:val="none" w:sz="0" w:space="0" w:color="auto"/>
                    <w:bottom w:val="none" w:sz="0" w:space="0" w:color="auto"/>
                    <w:right w:val="none" w:sz="0" w:space="0" w:color="auto"/>
                  </w:divBdr>
                </w:div>
                <w:div w:id="366495586">
                  <w:marLeft w:val="0"/>
                  <w:marRight w:val="0"/>
                  <w:marTop w:val="0"/>
                  <w:marBottom w:val="0"/>
                  <w:divBdr>
                    <w:top w:val="none" w:sz="0" w:space="0" w:color="auto"/>
                    <w:left w:val="none" w:sz="0" w:space="0" w:color="auto"/>
                    <w:bottom w:val="none" w:sz="0" w:space="0" w:color="auto"/>
                    <w:right w:val="none" w:sz="0" w:space="0" w:color="auto"/>
                  </w:divBdr>
                </w:div>
                <w:div w:id="373045984">
                  <w:marLeft w:val="0"/>
                  <w:marRight w:val="0"/>
                  <w:marTop w:val="0"/>
                  <w:marBottom w:val="0"/>
                  <w:divBdr>
                    <w:top w:val="none" w:sz="0" w:space="0" w:color="auto"/>
                    <w:left w:val="none" w:sz="0" w:space="0" w:color="auto"/>
                    <w:bottom w:val="none" w:sz="0" w:space="0" w:color="auto"/>
                    <w:right w:val="none" w:sz="0" w:space="0" w:color="auto"/>
                  </w:divBdr>
                </w:div>
                <w:div w:id="374501738">
                  <w:marLeft w:val="0"/>
                  <w:marRight w:val="0"/>
                  <w:marTop w:val="0"/>
                  <w:marBottom w:val="0"/>
                  <w:divBdr>
                    <w:top w:val="none" w:sz="0" w:space="0" w:color="auto"/>
                    <w:left w:val="none" w:sz="0" w:space="0" w:color="auto"/>
                    <w:bottom w:val="none" w:sz="0" w:space="0" w:color="auto"/>
                    <w:right w:val="none" w:sz="0" w:space="0" w:color="auto"/>
                  </w:divBdr>
                </w:div>
                <w:div w:id="375549921">
                  <w:marLeft w:val="0"/>
                  <w:marRight w:val="0"/>
                  <w:marTop w:val="0"/>
                  <w:marBottom w:val="0"/>
                  <w:divBdr>
                    <w:top w:val="none" w:sz="0" w:space="0" w:color="auto"/>
                    <w:left w:val="none" w:sz="0" w:space="0" w:color="auto"/>
                    <w:bottom w:val="none" w:sz="0" w:space="0" w:color="auto"/>
                    <w:right w:val="none" w:sz="0" w:space="0" w:color="auto"/>
                  </w:divBdr>
                </w:div>
                <w:div w:id="376664985">
                  <w:marLeft w:val="0"/>
                  <w:marRight w:val="0"/>
                  <w:marTop w:val="0"/>
                  <w:marBottom w:val="0"/>
                  <w:divBdr>
                    <w:top w:val="none" w:sz="0" w:space="0" w:color="auto"/>
                    <w:left w:val="none" w:sz="0" w:space="0" w:color="auto"/>
                    <w:bottom w:val="none" w:sz="0" w:space="0" w:color="auto"/>
                    <w:right w:val="none" w:sz="0" w:space="0" w:color="auto"/>
                  </w:divBdr>
                </w:div>
                <w:div w:id="377123099">
                  <w:marLeft w:val="0"/>
                  <w:marRight w:val="0"/>
                  <w:marTop w:val="0"/>
                  <w:marBottom w:val="0"/>
                  <w:divBdr>
                    <w:top w:val="none" w:sz="0" w:space="0" w:color="auto"/>
                    <w:left w:val="none" w:sz="0" w:space="0" w:color="auto"/>
                    <w:bottom w:val="none" w:sz="0" w:space="0" w:color="auto"/>
                    <w:right w:val="none" w:sz="0" w:space="0" w:color="auto"/>
                  </w:divBdr>
                </w:div>
                <w:div w:id="377751547">
                  <w:marLeft w:val="0"/>
                  <w:marRight w:val="0"/>
                  <w:marTop w:val="0"/>
                  <w:marBottom w:val="0"/>
                  <w:divBdr>
                    <w:top w:val="none" w:sz="0" w:space="0" w:color="auto"/>
                    <w:left w:val="none" w:sz="0" w:space="0" w:color="auto"/>
                    <w:bottom w:val="none" w:sz="0" w:space="0" w:color="auto"/>
                    <w:right w:val="none" w:sz="0" w:space="0" w:color="auto"/>
                  </w:divBdr>
                </w:div>
                <w:div w:id="380204066">
                  <w:marLeft w:val="0"/>
                  <w:marRight w:val="0"/>
                  <w:marTop w:val="0"/>
                  <w:marBottom w:val="0"/>
                  <w:divBdr>
                    <w:top w:val="none" w:sz="0" w:space="0" w:color="auto"/>
                    <w:left w:val="none" w:sz="0" w:space="0" w:color="auto"/>
                    <w:bottom w:val="none" w:sz="0" w:space="0" w:color="auto"/>
                    <w:right w:val="none" w:sz="0" w:space="0" w:color="auto"/>
                  </w:divBdr>
                </w:div>
                <w:div w:id="381952636">
                  <w:marLeft w:val="0"/>
                  <w:marRight w:val="0"/>
                  <w:marTop w:val="0"/>
                  <w:marBottom w:val="0"/>
                  <w:divBdr>
                    <w:top w:val="none" w:sz="0" w:space="0" w:color="auto"/>
                    <w:left w:val="none" w:sz="0" w:space="0" w:color="auto"/>
                    <w:bottom w:val="none" w:sz="0" w:space="0" w:color="auto"/>
                    <w:right w:val="none" w:sz="0" w:space="0" w:color="auto"/>
                  </w:divBdr>
                </w:div>
                <w:div w:id="383068110">
                  <w:marLeft w:val="0"/>
                  <w:marRight w:val="0"/>
                  <w:marTop w:val="0"/>
                  <w:marBottom w:val="0"/>
                  <w:divBdr>
                    <w:top w:val="none" w:sz="0" w:space="0" w:color="auto"/>
                    <w:left w:val="none" w:sz="0" w:space="0" w:color="auto"/>
                    <w:bottom w:val="none" w:sz="0" w:space="0" w:color="auto"/>
                    <w:right w:val="none" w:sz="0" w:space="0" w:color="auto"/>
                  </w:divBdr>
                </w:div>
                <w:div w:id="384109104">
                  <w:marLeft w:val="0"/>
                  <w:marRight w:val="0"/>
                  <w:marTop w:val="0"/>
                  <w:marBottom w:val="0"/>
                  <w:divBdr>
                    <w:top w:val="none" w:sz="0" w:space="0" w:color="auto"/>
                    <w:left w:val="none" w:sz="0" w:space="0" w:color="auto"/>
                    <w:bottom w:val="none" w:sz="0" w:space="0" w:color="auto"/>
                    <w:right w:val="none" w:sz="0" w:space="0" w:color="auto"/>
                  </w:divBdr>
                </w:div>
                <w:div w:id="384524214">
                  <w:marLeft w:val="0"/>
                  <w:marRight w:val="0"/>
                  <w:marTop w:val="0"/>
                  <w:marBottom w:val="0"/>
                  <w:divBdr>
                    <w:top w:val="none" w:sz="0" w:space="0" w:color="auto"/>
                    <w:left w:val="none" w:sz="0" w:space="0" w:color="auto"/>
                    <w:bottom w:val="none" w:sz="0" w:space="0" w:color="auto"/>
                    <w:right w:val="none" w:sz="0" w:space="0" w:color="auto"/>
                  </w:divBdr>
                </w:div>
                <w:div w:id="384841911">
                  <w:marLeft w:val="0"/>
                  <w:marRight w:val="0"/>
                  <w:marTop w:val="0"/>
                  <w:marBottom w:val="0"/>
                  <w:divBdr>
                    <w:top w:val="none" w:sz="0" w:space="0" w:color="auto"/>
                    <w:left w:val="none" w:sz="0" w:space="0" w:color="auto"/>
                    <w:bottom w:val="none" w:sz="0" w:space="0" w:color="auto"/>
                    <w:right w:val="none" w:sz="0" w:space="0" w:color="auto"/>
                  </w:divBdr>
                </w:div>
                <w:div w:id="385761853">
                  <w:marLeft w:val="0"/>
                  <w:marRight w:val="0"/>
                  <w:marTop w:val="0"/>
                  <w:marBottom w:val="0"/>
                  <w:divBdr>
                    <w:top w:val="none" w:sz="0" w:space="0" w:color="auto"/>
                    <w:left w:val="none" w:sz="0" w:space="0" w:color="auto"/>
                    <w:bottom w:val="none" w:sz="0" w:space="0" w:color="auto"/>
                    <w:right w:val="none" w:sz="0" w:space="0" w:color="auto"/>
                  </w:divBdr>
                </w:div>
                <w:div w:id="388070750">
                  <w:marLeft w:val="0"/>
                  <w:marRight w:val="0"/>
                  <w:marTop w:val="0"/>
                  <w:marBottom w:val="0"/>
                  <w:divBdr>
                    <w:top w:val="none" w:sz="0" w:space="0" w:color="auto"/>
                    <w:left w:val="none" w:sz="0" w:space="0" w:color="auto"/>
                    <w:bottom w:val="none" w:sz="0" w:space="0" w:color="auto"/>
                    <w:right w:val="none" w:sz="0" w:space="0" w:color="auto"/>
                  </w:divBdr>
                </w:div>
                <w:div w:id="388959367">
                  <w:marLeft w:val="0"/>
                  <w:marRight w:val="0"/>
                  <w:marTop w:val="0"/>
                  <w:marBottom w:val="0"/>
                  <w:divBdr>
                    <w:top w:val="none" w:sz="0" w:space="0" w:color="auto"/>
                    <w:left w:val="none" w:sz="0" w:space="0" w:color="auto"/>
                    <w:bottom w:val="none" w:sz="0" w:space="0" w:color="auto"/>
                    <w:right w:val="none" w:sz="0" w:space="0" w:color="auto"/>
                  </w:divBdr>
                </w:div>
                <w:div w:id="390353351">
                  <w:marLeft w:val="0"/>
                  <w:marRight w:val="0"/>
                  <w:marTop w:val="0"/>
                  <w:marBottom w:val="0"/>
                  <w:divBdr>
                    <w:top w:val="none" w:sz="0" w:space="0" w:color="auto"/>
                    <w:left w:val="none" w:sz="0" w:space="0" w:color="auto"/>
                    <w:bottom w:val="none" w:sz="0" w:space="0" w:color="auto"/>
                    <w:right w:val="none" w:sz="0" w:space="0" w:color="auto"/>
                  </w:divBdr>
                </w:div>
                <w:div w:id="391777910">
                  <w:marLeft w:val="0"/>
                  <w:marRight w:val="0"/>
                  <w:marTop w:val="0"/>
                  <w:marBottom w:val="0"/>
                  <w:divBdr>
                    <w:top w:val="none" w:sz="0" w:space="0" w:color="auto"/>
                    <w:left w:val="none" w:sz="0" w:space="0" w:color="auto"/>
                    <w:bottom w:val="none" w:sz="0" w:space="0" w:color="auto"/>
                    <w:right w:val="none" w:sz="0" w:space="0" w:color="auto"/>
                  </w:divBdr>
                </w:div>
                <w:div w:id="394091185">
                  <w:marLeft w:val="0"/>
                  <w:marRight w:val="0"/>
                  <w:marTop w:val="0"/>
                  <w:marBottom w:val="0"/>
                  <w:divBdr>
                    <w:top w:val="none" w:sz="0" w:space="0" w:color="auto"/>
                    <w:left w:val="none" w:sz="0" w:space="0" w:color="auto"/>
                    <w:bottom w:val="none" w:sz="0" w:space="0" w:color="auto"/>
                    <w:right w:val="none" w:sz="0" w:space="0" w:color="auto"/>
                  </w:divBdr>
                </w:div>
                <w:div w:id="395015260">
                  <w:marLeft w:val="0"/>
                  <w:marRight w:val="0"/>
                  <w:marTop w:val="0"/>
                  <w:marBottom w:val="0"/>
                  <w:divBdr>
                    <w:top w:val="none" w:sz="0" w:space="0" w:color="auto"/>
                    <w:left w:val="none" w:sz="0" w:space="0" w:color="auto"/>
                    <w:bottom w:val="none" w:sz="0" w:space="0" w:color="auto"/>
                    <w:right w:val="none" w:sz="0" w:space="0" w:color="auto"/>
                  </w:divBdr>
                </w:div>
                <w:div w:id="395473936">
                  <w:marLeft w:val="0"/>
                  <w:marRight w:val="0"/>
                  <w:marTop w:val="0"/>
                  <w:marBottom w:val="0"/>
                  <w:divBdr>
                    <w:top w:val="none" w:sz="0" w:space="0" w:color="auto"/>
                    <w:left w:val="none" w:sz="0" w:space="0" w:color="auto"/>
                    <w:bottom w:val="none" w:sz="0" w:space="0" w:color="auto"/>
                    <w:right w:val="none" w:sz="0" w:space="0" w:color="auto"/>
                  </w:divBdr>
                </w:div>
                <w:div w:id="398988920">
                  <w:marLeft w:val="0"/>
                  <w:marRight w:val="0"/>
                  <w:marTop w:val="0"/>
                  <w:marBottom w:val="0"/>
                  <w:divBdr>
                    <w:top w:val="none" w:sz="0" w:space="0" w:color="auto"/>
                    <w:left w:val="none" w:sz="0" w:space="0" w:color="auto"/>
                    <w:bottom w:val="none" w:sz="0" w:space="0" w:color="auto"/>
                    <w:right w:val="none" w:sz="0" w:space="0" w:color="auto"/>
                  </w:divBdr>
                </w:div>
                <w:div w:id="402339332">
                  <w:marLeft w:val="0"/>
                  <w:marRight w:val="0"/>
                  <w:marTop w:val="0"/>
                  <w:marBottom w:val="0"/>
                  <w:divBdr>
                    <w:top w:val="none" w:sz="0" w:space="0" w:color="auto"/>
                    <w:left w:val="none" w:sz="0" w:space="0" w:color="auto"/>
                    <w:bottom w:val="none" w:sz="0" w:space="0" w:color="auto"/>
                    <w:right w:val="none" w:sz="0" w:space="0" w:color="auto"/>
                  </w:divBdr>
                </w:div>
                <w:div w:id="403769986">
                  <w:marLeft w:val="0"/>
                  <w:marRight w:val="0"/>
                  <w:marTop w:val="0"/>
                  <w:marBottom w:val="0"/>
                  <w:divBdr>
                    <w:top w:val="none" w:sz="0" w:space="0" w:color="auto"/>
                    <w:left w:val="none" w:sz="0" w:space="0" w:color="auto"/>
                    <w:bottom w:val="none" w:sz="0" w:space="0" w:color="auto"/>
                    <w:right w:val="none" w:sz="0" w:space="0" w:color="auto"/>
                  </w:divBdr>
                </w:div>
                <w:div w:id="405226398">
                  <w:marLeft w:val="0"/>
                  <w:marRight w:val="0"/>
                  <w:marTop w:val="0"/>
                  <w:marBottom w:val="0"/>
                  <w:divBdr>
                    <w:top w:val="none" w:sz="0" w:space="0" w:color="auto"/>
                    <w:left w:val="none" w:sz="0" w:space="0" w:color="auto"/>
                    <w:bottom w:val="none" w:sz="0" w:space="0" w:color="auto"/>
                    <w:right w:val="none" w:sz="0" w:space="0" w:color="auto"/>
                  </w:divBdr>
                </w:div>
                <w:div w:id="406003779">
                  <w:marLeft w:val="0"/>
                  <w:marRight w:val="0"/>
                  <w:marTop w:val="0"/>
                  <w:marBottom w:val="0"/>
                  <w:divBdr>
                    <w:top w:val="none" w:sz="0" w:space="0" w:color="auto"/>
                    <w:left w:val="none" w:sz="0" w:space="0" w:color="auto"/>
                    <w:bottom w:val="none" w:sz="0" w:space="0" w:color="auto"/>
                    <w:right w:val="none" w:sz="0" w:space="0" w:color="auto"/>
                  </w:divBdr>
                </w:div>
                <w:div w:id="406074749">
                  <w:marLeft w:val="0"/>
                  <w:marRight w:val="0"/>
                  <w:marTop w:val="0"/>
                  <w:marBottom w:val="0"/>
                  <w:divBdr>
                    <w:top w:val="none" w:sz="0" w:space="0" w:color="auto"/>
                    <w:left w:val="none" w:sz="0" w:space="0" w:color="auto"/>
                    <w:bottom w:val="none" w:sz="0" w:space="0" w:color="auto"/>
                    <w:right w:val="none" w:sz="0" w:space="0" w:color="auto"/>
                  </w:divBdr>
                </w:div>
                <w:div w:id="407119285">
                  <w:marLeft w:val="0"/>
                  <w:marRight w:val="0"/>
                  <w:marTop w:val="0"/>
                  <w:marBottom w:val="0"/>
                  <w:divBdr>
                    <w:top w:val="none" w:sz="0" w:space="0" w:color="auto"/>
                    <w:left w:val="none" w:sz="0" w:space="0" w:color="auto"/>
                    <w:bottom w:val="none" w:sz="0" w:space="0" w:color="auto"/>
                    <w:right w:val="none" w:sz="0" w:space="0" w:color="auto"/>
                  </w:divBdr>
                </w:div>
                <w:div w:id="407196776">
                  <w:marLeft w:val="0"/>
                  <w:marRight w:val="0"/>
                  <w:marTop w:val="0"/>
                  <w:marBottom w:val="0"/>
                  <w:divBdr>
                    <w:top w:val="none" w:sz="0" w:space="0" w:color="auto"/>
                    <w:left w:val="none" w:sz="0" w:space="0" w:color="auto"/>
                    <w:bottom w:val="none" w:sz="0" w:space="0" w:color="auto"/>
                    <w:right w:val="none" w:sz="0" w:space="0" w:color="auto"/>
                  </w:divBdr>
                </w:div>
                <w:div w:id="407577439">
                  <w:marLeft w:val="0"/>
                  <w:marRight w:val="0"/>
                  <w:marTop w:val="0"/>
                  <w:marBottom w:val="0"/>
                  <w:divBdr>
                    <w:top w:val="none" w:sz="0" w:space="0" w:color="auto"/>
                    <w:left w:val="none" w:sz="0" w:space="0" w:color="auto"/>
                    <w:bottom w:val="none" w:sz="0" w:space="0" w:color="auto"/>
                    <w:right w:val="none" w:sz="0" w:space="0" w:color="auto"/>
                  </w:divBdr>
                </w:div>
                <w:div w:id="408190771">
                  <w:marLeft w:val="0"/>
                  <w:marRight w:val="0"/>
                  <w:marTop w:val="0"/>
                  <w:marBottom w:val="0"/>
                  <w:divBdr>
                    <w:top w:val="none" w:sz="0" w:space="0" w:color="auto"/>
                    <w:left w:val="none" w:sz="0" w:space="0" w:color="auto"/>
                    <w:bottom w:val="none" w:sz="0" w:space="0" w:color="auto"/>
                    <w:right w:val="none" w:sz="0" w:space="0" w:color="auto"/>
                  </w:divBdr>
                </w:div>
                <w:div w:id="409933326">
                  <w:marLeft w:val="0"/>
                  <w:marRight w:val="0"/>
                  <w:marTop w:val="0"/>
                  <w:marBottom w:val="0"/>
                  <w:divBdr>
                    <w:top w:val="none" w:sz="0" w:space="0" w:color="auto"/>
                    <w:left w:val="none" w:sz="0" w:space="0" w:color="auto"/>
                    <w:bottom w:val="none" w:sz="0" w:space="0" w:color="auto"/>
                    <w:right w:val="none" w:sz="0" w:space="0" w:color="auto"/>
                  </w:divBdr>
                </w:div>
                <w:div w:id="411197951">
                  <w:marLeft w:val="0"/>
                  <w:marRight w:val="0"/>
                  <w:marTop w:val="0"/>
                  <w:marBottom w:val="0"/>
                  <w:divBdr>
                    <w:top w:val="none" w:sz="0" w:space="0" w:color="auto"/>
                    <w:left w:val="none" w:sz="0" w:space="0" w:color="auto"/>
                    <w:bottom w:val="none" w:sz="0" w:space="0" w:color="auto"/>
                    <w:right w:val="none" w:sz="0" w:space="0" w:color="auto"/>
                  </w:divBdr>
                </w:div>
                <w:div w:id="412048597">
                  <w:marLeft w:val="0"/>
                  <w:marRight w:val="0"/>
                  <w:marTop w:val="0"/>
                  <w:marBottom w:val="0"/>
                  <w:divBdr>
                    <w:top w:val="none" w:sz="0" w:space="0" w:color="auto"/>
                    <w:left w:val="none" w:sz="0" w:space="0" w:color="auto"/>
                    <w:bottom w:val="none" w:sz="0" w:space="0" w:color="auto"/>
                    <w:right w:val="none" w:sz="0" w:space="0" w:color="auto"/>
                  </w:divBdr>
                </w:div>
                <w:div w:id="412509816">
                  <w:marLeft w:val="0"/>
                  <w:marRight w:val="0"/>
                  <w:marTop w:val="0"/>
                  <w:marBottom w:val="0"/>
                  <w:divBdr>
                    <w:top w:val="none" w:sz="0" w:space="0" w:color="auto"/>
                    <w:left w:val="none" w:sz="0" w:space="0" w:color="auto"/>
                    <w:bottom w:val="none" w:sz="0" w:space="0" w:color="auto"/>
                    <w:right w:val="none" w:sz="0" w:space="0" w:color="auto"/>
                  </w:divBdr>
                </w:div>
                <w:div w:id="413942985">
                  <w:marLeft w:val="0"/>
                  <w:marRight w:val="0"/>
                  <w:marTop w:val="0"/>
                  <w:marBottom w:val="0"/>
                  <w:divBdr>
                    <w:top w:val="none" w:sz="0" w:space="0" w:color="auto"/>
                    <w:left w:val="none" w:sz="0" w:space="0" w:color="auto"/>
                    <w:bottom w:val="none" w:sz="0" w:space="0" w:color="auto"/>
                    <w:right w:val="none" w:sz="0" w:space="0" w:color="auto"/>
                  </w:divBdr>
                </w:div>
                <w:div w:id="420029640">
                  <w:marLeft w:val="0"/>
                  <w:marRight w:val="0"/>
                  <w:marTop w:val="0"/>
                  <w:marBottom w:val="0"/>
                  <w:divBdr>
                    <w:top w:val="none" w:sz="0" w:space="0" w:color="auto"/>
                    <w:left w:val="none" w:sz="0" w:space="0" w:color="auto"/>
                    <w:bottom w:val="none" w:sz="0" w:space="0" w:color="auto"/>
                    <w:right w:val="none" w:sz="0" w:space="0" w:color="auto"/>
                  </w:divBdr>
                </w:div>
                <w:div w:id="420756758">
                  <w:marLeft w:val="0"/>
                  <w:marRight w:val="0"/>
                  <w:marTop w:val="0"/>
                  <w:marBottom w:val="0"/>
                  <w:divBdr>
                    <w:top w:val="none" w:sz="0" w:space="0" w:color="auto"/>
                    <w:left w:val="none" w:sz="0" w:space="0" w:color="auto"/>
                    <w:bottom w:val="none" w:sz="0" w:space="0" w:color="auto"/>
                    <w:right w:val="none" w:sz="0" w:space="0" w:color="auto"/>
                  </w:divBdr>
                </w:div>
                <w:div w:id="421606144">
                  <w:marLeft w:val="0"/>
                  <w:marRight w:val="0"/>
                  <w:marTop w:val="0"/>
                  <w:marBottom w:val="0"/>
                  <w:divBdr>
                    <w:top w:val="none" w:sz="0" w:space="0" w:color="auto"/>
                    <w:left w:val="none" w:sz="0" w:space="0" w:color="auto"/>
                    <w:bottom w:val="none" w:sz="0" w:space="0" w:color="auto"/>
                    <w:right w:val="none" w:sz="0" w:space="0" w:color="auto"/>
                  </w:divBdr>
                </w:div>
                <w:div w:id="421806068">
                  <w:marLeft w:val="0"/>
                  <w:marRight w:val="0"/>
                  <w:marTop w:val="0"/>
                  <w:marBottom w:val="0"/>
                  <w:divBdr>
                    <w:top w:val="none" w:sz="0" w:space="0" w:color="auto"/>
                    <w:left w:val="none" w:sz="0" w:space="0" w:color="auto"/>
                    <w:bottom w:val="none" w:sz="0" w:space="0" w:color="auto"/>
                    <w:right w:val="none" w:sz="0" w:space="0" w:color="auto"/>
                  </w:divBdr>
                </w:div>
                <w:div w:id="422263445">
                  <w:marLeft w:val="0"/>
                  <w:marRight w:val="0"/>
                  <w:marTop w:val="0"/>
                  <w:marBottom w:val="0"/>
                  <w:divBdr>
                    <w:top w:val="none" w:sz="0" w:space="0" w:color="auto"/>
                    <w:left w:val="none" w:sz="0" w:space="0" w:color="auto"/>
                    <w:bottom w:val="none" w:sz="0" w:space="0" w:color="auto"/>
                    <w:right w:val="none" w:sz="0" w:space="0" w:color="auto"/>
                  </w:divBdr>
                </w:div>
                <w:div w:id="422453503">
                  <w:marLeft w:val="0"/>
                  <w:marRight w:val="0"/>
                  <w:marTop w:val="0"/>
                  <w:marBottom w:val="0"/>
                  <w:divBdr>
                    <w:top w:val="none" w:sz="0" w:space="0" w:color="auto"/>
                    <w:left w:val="none" w:sz="0" w:space="0" w:color="auto"/>
                    <w:bottom w:val="none" w:sz="0" w:space="0" w:color="auto"/>
                    <w:right w:val="none" w:sz="0" w:space="0" w:color="auto"/>
                  </w:divBdr>
                </w:div>
                <w:div w:id="422772927">
                  <w:marLeft w:val="0"/>
                  <w:marRight w:val="0"/>
                  <w:marTop w:val="0"/>
                  <w:marBottom w:val="0"/>
                  <w:divBdr>
                    <w:top w:val="none" w:sz="0" w:space="0" w:color="auto"/>
                    <w:left w:val="none" w:sz="0" w:space="0" w:color="auto"/>
                    <w:bottom w:val="none" w:sz="0" w:space="0" w:color="auto"/>
                    <w:right w:val="none" w:sz="0" w:space="0" w:color="auto"/>
                  </w:divBdr>
                </w:div>
                <w:div w:id="423191323">
                  <w:marLeft w:val="0"/>
                  <w:marRight w:val="0"/>
                  <w:marTop w:val="0"/>
                  <w:marBottom w:val="0"/>
                  <w:divBdr>
                    <w:top w:val="none" w:sz="0" w:space="0" w:color="auto"/>
                    <w:left w:val="none" w:sz="0" w:space="0" w:color="auto"/>
                    <w:bottom w:val="none" w:sz="0" w:space="0" w:color="auto"/>
                    <w:right w:val="none" w:sz="0" w:space="0" w:color="auto"/>
                  </w:divBdr>
                </w:div>
                <w:div w:id="424154370">
                  <w:marLeft w:val="0"/>
                  <w:marRight w:val="0"/>
                  <w:marTop w:val="0"/>
                  <w:marBottom w:val="0"/>
                  <w:divBdr>
                    <w:top w:val="none" w:sz="0" w:space="0" w:color="auto"/>
                    <w:left w:val="none" w:sz="0" w:space="0" w:color="auto"/>
                    <w:bottom w:val="none" w:sz="0" w:space="0" w:color="auto"/>
                    <w:right w:val="none" w:sz="0" w:space="0" w:color="auto"/>
                  </w:divBdr>
                </w:div>
                <w:div w:id="424306738">
                  <w:marLeft w:val="0"/>
                  <w:marRight w:val="0"/>
                  <w:marTop w:val="0"/>
                  <w:marBottom w:val="0"/>
                  <w:divBdr>
                    <w:top w:val="none" w:sz="0" w:space="0" w:color="auto"/>
                    <w:left w:val="none" w:sz="0" w:space="0" w:color="auto"/>
                    <w:bottom w:val="none" w:sz="0" w:space="0" w:color="auto"/>
                    <w:right w:val="none" w:sz="0" w:space="0" w:color="auto"/>
                  </w:divBdr>
                </w:div>
                <w:div w:id="424544021">
                  <w:marLeft w:val="0"/>
                  <w:marRight w:val="0"/>
                  <w:marTop w:val="0"/>
                  <w:marBottom w:val="0"/>
                  <w:divBdr>
                    <w:top w:val="none" w:sz="0" w:space="0" w:color="auto"/>
                    <w:left w:val="none" w:sz="0" w:space="0" w:color="auto"/>
                    <w:bottom w:val="none" w:sz="0" w:space="0" w:color="auto"/>
                    <w:right w:val="none" w:sz="0" w:space="0" w:color="auto"/>
                  </w:divBdr>
                </w:div>
                <w:div w:id="425351546">
                  <w:marLeft w:val="0"/>
                  <w:marRight w:val="0"/>
                  <w:marTop w:val="0"/>
                  <w:marBottom w:val="0"/>
                  <w:divBdr>
                    <w:top w:val="none" w:sz="0" w:space="0" w:color="auto"/>
                    <w:left w:val="none" w:sz="0" w:space="0" w:color="auto"/>
                    <w:bottom w:val="none" w:sz="0" w:space="0" w:color="auto"/>
                    <w:right w:val="none" w:sz="0" w:space="0" w:color="auto"/>
                  </w:divBdr>
                </w:div>
                <w:div w:id="425619552">
                  <w:marLeft w:val="0"/>
                  <w:marRight w:val="0"/>
                  <w:marTop w:val="0"/>
                  <w:marBottom w:val="0"/>
                  <w:divBdr>
                    <w:top w:val="none" w:sz="0" w:space="0" w:color="auto"/>
                    <w:left w:val="none" w:sz="0" w:space="0" w:color="auto"/>
                    <w:bottom w:val="none" w:sz="0" w:space="0" w:color="auto"/>
                    <w:right w:val="none" w:sz="0" w:space="0" w:color="auto"/>
                  </w:divBdr>
                </w:div>
                <w:div w:id="430275251">
                  <w:marLeft w:val="0"/>
                  <w:marRight w:val="0"/>
                  <w:marTop w:val="0"/>
                  <w:marBottom w:val="0"/>
                  <w:divBdr>
                    <w:top w:val="none" w:sz="0" w:space="0" w:color="auto"/>
                    <w:left w:val="none" w:sz="0" w:space="0" w:color="auto"/>
                    <w:bottom w:val="none" w:sz="0" w:space="0" w:color="auto"/>
                    <w:right w:val="none" w:sz="0" w:space="0" w:color="auto"/>
                  </w:divBdr>
                </w:div>
                <w:div w:id="431314898">
                  <w:marLeft w:val="0"/>
                  <w:marRight w:val="0"/>
                  <w:marTop w:val="0"/>
                  <w:marBottom w:val="0"/>
                  <w:divBdr>
                    <w:top w:val="none" w:sz="0" w:space="0" w:color="auto"/>
                    <w:left w:val="none" w:sz="0" w:space="0" w:color="auto"/>
                    <w:bottom w:val="none" w:sz="0" w:space="0" w:color="auto"/>
                    <w:right w:val="none" w:sz="0" w:space="0" w:color="auto"/>
                  </w:divBdr>
                </w:div>
                <w:div w:id="432089363">
                  <w:marLeft w:val="0"/>
                  <w:marRight w:val="0"/>
                  <w:marTop w:val="0"/>
                  <w:marBottom w:val="0"/>
                  <w:divBdr>
                    <w:top w:val="none" w:sz="0" w:space="0" w:color="auto"/>
                    <w:left w:val="none" w:sz="0" w:space="0" w:color="auto"/>
                    <w:bottom w:val="none" w:sz="0" w:space="0" w:color="auto"/>
                    <w:right w:val="none" w:sz="0" w:space="0" w:color="auto"/>
                  </w:divBdr>
                </w:div>
                <w:div w:id="432941880">
                  <w:marLeft w:val="0"/>
                  <w:marRight w:val="0"/>
                  <w:marTop w:val="0"/>
                  <w:marBottom w:val="0"/>
                  <w:divBdr>
                    <w:top w:val="none" w:sz="0" w:space="0" w:color="auto"/>
                    <w:left w:val="none" w:sz="0" w:space="0" w:color="auto"/>
                    <w:bottom w:val="none" w:sz="0" w:space="0" w:color="auto"/>
                    <w:right w:val="none" w:sz="0" w:space="0" w:color="auto"/>
                  </w:divBdr>
                </w:div>
                <w:div w:id="433788895">
                  <w:marLeft w:val="0"/>
                  <w:marRight w:val="0"/>
                  <w:marTop w:val="0"/>
                  <w:marBottom w:val="0"/>
                  <w:divBdr>
                    <w:top w:val="none" w:sz="0" w:space="0" w:color="auto"/>
                    <w:left w:val="none" w:sz="0" w:space="0" w:color="auto"/>
                    <w:bottom w:val="none" w:sz="0" w:space="0" w:color="auto"/>
                    <w:right w:val="none" w:sz="0" w:space="0" w:color="auto"/>
                  </w:divBdr>
                </w:div>
                <w:div w:id="435104790">
                  <w:marLeft w:val="0"/>
                  <w:marRight w:val="0"/>
                  <w:marTop w:val="0"/>
                  <w:marBottom w:val="0"/>
                  <w:divBdr>
                    <w:top w:val="none" w:sz="0" w:space="0" w:color="auto"/>
                    <w:left w:val="none" w:sz="0" w:space="0" w:color="auto"/>
                    <w:bottom w:val="none" w:sz="0" w:space="0" w:color="auto"/>
                    <w:right w:val="none" w:sz="0" w:space="0" w:color="auto"/>
                  </w:divBdr>
                </w:div>
                <w:div w:id="435564172">
                  <w:marLeft w:val="0"/>
                  <w:marRight w:val="0"/>
                  <w:marTop w:val="0"/>
                  <w:marBottom w:val="0"/>
                  <w:divBdr>
                    <w:top w:val="none" w:sz="0" w:space="0" w:color="auto"/>
                    <w:left w:val="none" w:sz="0" w:space="0" w:color="auto"/>
                    <w:bottom w:val="none" w:sz="0" w:space="0" w:color="auto"/>
                    <w:right w:val="none" w:sz="0" w:space="0" w:color="auto"/>
                  </w:divBdr>
                </w:div>
                <w:div w:id="436213647">
                  <w:marLeft w:val="0"/>
                  <w:marRight w:val="0"/>
                  <w:marTop w:val="0"/>
                  <w:marBottom w:val="0"/>
                  <w:divBdr>
                    <w:top w:val="none" w:sz="0" w:space="0" w:color="auto"/>
                    <w:left w:val="none" w:sz="0" w:space="0" w:color="auto"/>
                    <w:bottom w:val="none" w:sz="0" w:space="0" w:color="auto"/>
                    <w:right w:val="none" w:sz="0" w:space="0" w:color="auto"/>
                  </w:divBdr>
                </w:div>
                <w:div w:id="436872599">
                  <w:marLeft w:val="0"/>
                  <w:marRight w:val="0"/>
                  <w:marTop w:val="0"/>
                  <w:marBottom w:val="0"/>
                  <w:divBdr>
                    <w:top w:val="none" w:sz="0" w:space="0" w:color="auto"/>
                    <w:left w:val="none" w:sz="0" w:space="0" w:color="auto"/>
                    <w:bottom w:val="none" w:sz="0" w:space="0" w:color="auto"/>
                    <w:right w:val="none" w:sz="0" w:space="0" w:color="auto"/>
                  </w:divBdr>
                </w:div>
                <w:div w:id="438842653">
                  <w:marLeft w:val="0"/>
                  <w:marRight w:val="0"/>
                  <w:marTop w:val="0"/>
                  <w:marBottom w:val="0"/>
                  <w:divBdr>
                    <w:top w:val="none" w:sz="0" w:space="0" w:color="auto"/>
                    <w:left w:val="none" w:sz="0" w:space="0" w:color="auto"/>
                    <w:bottom w:val="none" w:sz="0" w:space="0" w:color="auto"/>
                    <w:right w:val="none" w:sz="0" w:space="0" w:color="auto"/>
                  </w:divBdr>
                </w:div>
                <w:div w:id="440882362">
                  <w:marLeft w:val="0"/>
                  <w:marRight w:val="0"/>
                  <w:marTop w:val="0"/>
                  <w:marBottom w:val="0"/>
                  <w:divBdr>
                    <w:top w:val="none" w:sz="0" w:space="0" w:color="auto"/>
                    <w:left w:val="none" w:sz="0" w:space="0" w:color="auto"/>
                    <w:bottom w:val="none" w:sz="0" w:space="0" w:color="auto"/>
                    <w:right w:val="none" w:sz="0" w:space="0" w:color="auto"/>
                  </w:divBdr>
                </w:div>
                <w:div w:id="441190817">
                  <w:marLeft w:val="0"/>
                  <w:marRight w:val="0"/>
                  <w:marTop w:val="0"/>
                  <w:marBottom w:val="0"/>
                  <w:divBdr>
                    <w:top w:val="none" w:sz="0" w:space="0" w:color="auto"/>
                    <w:left w:val="none" w:sz="0" w:space="0" w:color="auto"/>
                    <w:bottom w:val="none" w:sz="0" w:space="0" w:color="auto"/>
                    <w:right w:val="none" w:sz="0" w:space="0" w:color="auto"/>
                  </w:divBdr>
                </w:div>
                <w:div w:id="443306623">
                  <w:marLeft w:val="0"/>
                  <w:marRight w:val="0"/>
                  <w:marTop w:val="0"/>
                  <w:marBottom w:val="0"/>
                  <w:divBdr>
                    <w:top w:val="none" w:sz="0" w:space="0" w:color="auto"/>
                    <w:left w:val="none" w:sz="0" w:space="0" w:color="auto"/>
                    <w:bottom w:val="none" w:sz="0" w:space="0" w:color="auto"/>
                    <w:right w:val="none" w:sz="0" w:space="0" w:color="auto"/>
                  </w:divBdr>
                </w:div>
                <w:div w:id="443353863">
                  <w:marLeft w:val="0"/>
                  <w:marRight w:val="0"/>
                  <w:marTop w:val="0"/>
                  <w:marBottom w:val="0"/>
                  <w:divBdr>
                    <w:top w:val="none" w:sz="0" w:space="0" w:color="auto"/>
                    <w:left w:val="none" w:sz="0" w:space="0" w:color="auto"/>
                    <w:bottom w:val="none" w:sz="0" w:space="0" w:color="auto"/>
                    <w:right w:val="none" w:sz="0" w:space="0" w:color="auto"/>
                  </w:divBdr>
                </w:div>
                <w:div w:id="444620952">
                  <w:marLeft w:val="0"/>
                  <w:marRight w:val="0"/>
                  <w:marTop w:val="0"/>
                  <w:marBottom w:val="0"/>
                  <w:divBdr>
                    <w:top w:val="none" w:sz="0" w:space="0" w:color="auto"/>
                    <w:left w:val="none" w:sz="0" w:space="0" w:color="auto"/>
                    <w:bottom w:val="none" w:sz="0" w:space="0" w:color="auto"/>
                    <w:right w:val="none" w:sz="0" w:space="0" w:color="auto"/>
                  </w:divBdr>
                </w:div>
                <w:div w:id="445346682">
                  <w:marLeft w:val="0"/>
                  <w:marRight w:val="0"/>
                  <w:marTop w:val="0"/>
                  <w:marBottom w:val="0"/>
                  <w:divBdr>
                    <w:top w:val="none" w:sz="0" w:space="0" w:color="auto"/>
                    <w:left w:val="none" w:sz="0" w:space="0" w:color="auto"/>
                    <w:bottom w:val="none" w:sz="0" w:space="0" w:color="auto"/>
                    <w:right w:val="none" w:sz="0" w:space="0" w:color="auto"/>
                  </w:divBdr>
                </w:div>
                <w:div w:id="448203128">
                  <w:marLeft w:val="0"/>
                  <w:marRight w:val="0"/>
                  <w:marTop w:val="0"/>
                  <w:marBottom w:val="0"/>
                  <w:divBdr>
                    <w:top w:val="none" w:sz="0" w:space="0" w:color="auto"/>
                    <w:left w:val="none" w:sz="0" w:space="0" w:color="auto"/>
                    <w:bottom w:val="none" w:sz="0" w:space="0" w:color="auto"/>
                    <w:right w:val="none" w:sz="0" w:space="0" w:color="auto"/>
                  </w:divBdr>
                </w:div>
                <w:div w:id="448817116">
                  <w:marLeft w:val="0"/>
                  <w:marRight w:val="0"/>
                  <w:marTop w:val="0"/>
                  <w:marBottom w:val="0"/>
                  <w:divBdr>
                    <w:top w:val="none" w:sz="0" w:space="0" w:color="auto"/>
                    <w:left w:val="none" w:sz="0" w:space="0" w:color="auto"/>
                    <w:bottom w:val="none" w:sz="0" w:space="0" w:color="auto"/>
                    <w:right w:val="none" w:sz="0" w:space="0" w:color="auto"/>
                  </w:divBdr>
                </w:div>
                <w:div w:id="449786836">
                  <w:marLeft w:val="0"/>
                  <w:marRight w:val="0"/>
                  <w:marTop w:val="0"/>
                  <w:marBottom w:val="0"/>
                  <w:divBdr>
                    <w:top w:val="none" w:sz="0" w:space="0" w:color="auto"/>
                    <w:left w:val="none" w:sz="0" w:space="0" w:color="auto"/>
                    <w:bottom w:val="none" w:sz="0" w:space="0" w:color="auto"/>
                    <w:right w:val="none" w:sz="0" w:space="0" w:color="auto"/>
                  </w:divBdr>
                </w:div>
                <w:div w:id="449855752">
                  <w:marLeft w:val="0"/>
                  <w:marRight w:val="0"/>
                  <w:marTop w:val="0"/>
                  <w:marBottom w:val="0"/>
                  <w:divBdr>
                    <w:top w:val="none" w:sz="0" w:space="0" w:color="auto"/>
                    <w:left w:val="none" w:sz="0" w:space="0" w:color="auto"/>
                    <w:bottom w:val="none" w:sz="0" w:space="0" w:color="auto"/>
                    <w:right w:val="none" w:sz="0" w:space="0" w:color="auto"/>
                  </w:divBdr>
                </w:div>
                <w:div w:id="449975600">
                  <w:marLeft w:val="0"/>
                  <w:marRight w:val="0"/>
                  <w:marTop w:val="0"/>
                  <w:marBottom w:val="0"/>
                  <w:divBdr>
                    <w:top w:val="none" w:sz="0" w:space="0" w:color="auto"/>
                    <w:left w:val="none" w:sz="0" w:space="0" w:color="auto"/>
                    <w:bottom w:val="none" w:sz="0" w:space="0" w:color="auto"/>
                    <w:right w:val="none" w:sz="0" w:space="0" w:color="auto"/>
                  </w:divBdr>
                </w:div>
                <w:div w:id="450436670">
                  <w:marLeft w:val="0"/>
                  <w:marRight w:val="0"/>
                  <w:marTop w:val="0"/>
                  <w:marBottom w:val="0"/>
                  <w:divBdr>
                    <w:top w:val="none" w:sz="0" w:space="0" w:color="auto"/>
                    <w:left w:val="none" w:sz="0" w:space="0" w:color="auto"/>
                    <w:bottom w:val="none" w:sz="0" w:space="0" w:color="auto"/>
                    <w:right w:val="none" w:sz="0" w:space="0" w:color="auto"/>
                  </w:divBdr>
                </w:div>
                <w:div w:id="452021796">
                  <w:marLeft w:val="0"/>
                  <w:marRight w:val="0"/>
                  <w:marTop w:val="0"/>
                  <w:marBottom w:val="0"/>
                  <w:divBdr>
                    <w:top w:val="none" w:sz="0" w:space="0" w:color="auto"/>
                    <w:left w:val="none" w:sz="0" w:space="0" w:color="auto"/>
                    <w:bottom w:val="none" w:sz="0" w:space="0" w:color="auto"/>
                    <w:right w:val="none" w:sz="0" w:space="0" w:color="auto"/>
                  </w:divBdr>
                </w:div>
                <w:div w:id="453405248">
                  <w:marLeft w:val="0"/>
                  <w:marRight w:val="0"/>
                  <w:marTop w:val="0"/>
                  <w:marBottom w:val="0"/>
                  <w:divBdr>
                    <w:top w:val="none" w:sz="0" w:space="0" w:color="auto"/>
                    <w:left w:val="none" w:sz="0" w:space="0" w:color="auto"/>
                    <w:bottom w:val="none" w:sz="0" w:space="0" w:color="auto"/>
                    <w:right w:val="none" w:sz="0" w:space="0" w:color="auto"/>
                  </w:divBdr>
                </w:div>
                <w:div w:id="454178662">
                  <w:marLeft w:val="0"/>
                  <w:marRight w:val="0"/>
                  <w:marTop w:val="0"/>
                  <w:marBottom w:val="0"/>
                  <w:divBdr>
                    <w:top w:val="none" w:sz="0" w:space="0" w:color="auto"/>
                    <w:left w:val="none" w:sz="0" w:space="0" w:color="auto"/>
                    <w:bottom w:val="none" w:sz="0" w:space="0" w:color="auto"/>
                    <w:right w:val="none" w:sz="0" w:space="0" w:color="auto"/>
                  </w:divBdr>
                </w:div>
                <w:div w:id="455685178">
                  <w:marLeft w:val="0"/>
                  <w:marRight w:val="0"/>
                  <w:marTop w:val="0"/>
                  <w:marBottom w:val="0"/>
                  <w:divBdr>
                    <w:top w:val="none" w:sz="0" w:space="0" w:color="auto"/>
                    <w:left w:val="none" w:sz="0" w:space="0" w:color="auto"/>
                    <w:bottom w:val="none" w:sz="0" w:space="0" w:color="auto"/>
                    <w:right w:val="none" w:sz="0" w:space="0" w:color="auto"/>
                  </w:divBdr>
                </w:div>
                <w:div w:id="457340692">
                  <w:marLeft w:val="0"/>
                  <w:marRight w:val="0"/>
                  <w:marTop w:val="0"/>
                  <w:marBottom w:val="0"/>
                  <w:divBdr>
                    <w:top w:val="none" w:sz="0" w:space="0" w:color="auto"/>
                    <w:left w:val="none" w:sz="0" w:space="0" w:color="auto"/>
                    <w:bottom w:val="none" w:sz="0" w:space="0" w:color="auto"/>
                    <w:right w:val="none" w:sz="0" w:space="0" w:color="auto"/>
                  </w:divBdr>
                </w:div>
                <w:div w:id="457720135">
                  <w:marLeft w:val="0"/>
                  <w:marRight w:val="0"/>
                  <w:marTop w:val="0"/>
                  <w:marBottom w:val="0"/>
                  <w:divBdr>
                    <w:top w:val="none" w:sz="0" w:space="0" w:color="auto"/>
                    <w:left w:val="none" w:sz="0" w:space="0" w:color="auto"/>
                    <w:bottom w:val="none" w:sz="0" w:space="0" w:color="auto"/>
                    <w:right w:val="none" w:sz="0" w:space="0" w:color="auto"/>
                  </w:divBdr>
                </w:div>
                <w:div w:id="458185645">
                  <w:marLeft w:val="0"/>
                  <w:marRight w:val="0"/>
                  <w:marTop w:val="0"/>
                  <w:marBottom w:val="0"/>
                  <w:divBdr>
                    <w:top w:val="none" w:sz="0" w:space="0" w:color="auto"/>
                    <w:left w:val="none" w:sz="0" w:space="0" w:color="auto"/>
                    <w:bottom w:val="none" w:sz="0" w:space="0" w:color="auto"/>
                    <w:right w:val="none" w:sz="0" w:space="0" w:color="auto"/>
                  </w:divBdr>
                </w:div>
                <w:div w:id="460734398">
                  <w:marLeft w:val="0"/>
                  <w:marRight w:val="0"/>
                  <w:marTop w:val="0"/>
                  <w:marBottom w:val="0"/>
                  <w:divBdr>
                    <w:top w:val="none" w:sz="0" w:space="0" w:color="auto"/>
                    <w:left w:val="none" w:sz="0" w:space="0" w:color="auto"/>
                    <w:bottom w:val="none" w:sz="0" w:space="0" w:color="auto"/>
                    <w:right w:val="none" w:sz="0" w:space="0" w:color="auto"/>
                  </w:divBdr>
                </w:div>
                <w:div w:id="463696344">
                  <w:marLeft w:val="0"/>
                  <w:marRight w:val="0"/>
                  <w:marTop w:val="0"/>
                  <w:marBottom w:val="0"/>
                  <w:divBdr>
                    <w:top w:val="none" w:sz="0" w:space="0" w:color="auto"/>
                    <w:left w:val="none" w:sz="0" w:space="0" w:color="auto"/>
                    <w:bottom w:val="none" w:sz="0" w:space="0" w:color="auto"/>
                    <w:right w:val="none" w:sz="0" w:space="0" w:color="auto"/>
                  </w:divBdr>
                </w:div>
                <w:div w:id="465006265">
                  <w:marLeft w:val="0"/>
                  <w:marRight w:val="0"/>
                  <w:marTop w:val="0"/>
                  <w:marBottom w:val="0"/>
                  <w:divBdr>
                    <w:top w:val="none" w:sz="0" w:space="0" w:color="auto"/>
                    <w:left w:val="none" w:sz="0" w:space="0" w:color="auto"/>
                    <w:bottom w:val="none" w:sz="0" w:space="0" w:color="auto"/>
                    <w:right w:val="none" w:sz="0" w:space="0" w:color="auto"/>
                  </w:divBdr>
                </w:div>
                <w:div w:id="465313941">
                  <w:marLeft w:val="0"/>
                  <w:marRight w:val="0"/>
                  <w:marTop w:val="0"/>
                  <w:marBottom w:val="0"/>
                  <w:divBdr>
                    <w:top w:val="none" w:sz="0" w:space="0" w:color="auto"/>
                    <w:left w:val="none" w:sz="0" w:space="0" w:color="auto"/>
                    <w:bottom w:val="none" w:sz="0" w:space="0" w:color="auto"/>
                    <w:right w:val="none" w:sz="0" w:space="0" w:color="auto"/>
                  </w:divBdr>
                </w:div>
                <w:div w:id="466631439">
                  <w:marLeft w:val="0"/>
                  <w:marRight w:val="0"/>
                  <w:marTop w:val="0"/>
                  <w:marBottom w:val="0"/>
                  <w:divBdr>
                    <w:top w:val="none" w:sz="0" w:space="0" w:color="auto"/>
                    <w:left w:val="none" w:sz="0" w:space="0" w:color="auto"/>
                    <w:bottom w:val="none" w:sz="0" w:space="0" w:color="auto"/>
                    <w:right w:val="none" w:sz="0" w:space="0" w:color="auto"/>
                  </w:divBdr>
                </w:div>
                <w:div w:id="466751684">
                  <w:marLeft w:val="0"/>
                  <w:marRight w:val="0"/>
                  <w:marTop w:val="0"/>
                  <w:marBottom w:val="0"/>
                  <w:divBdr>
                    <w:top w:val="none" w:sz="0" w:space="0" w:color="auto"/>
                    <w:left w:val="none" w:sz="0" w:space="0" w:color="auto"/>
                    <w:bottom w:val="none" w:sz="0" w:space="0" w:color="auto"/>
                    <w:right w:val="none" w:sz="0" w:space="0" w:color="auto"/>
                  </w:divBdr>
                </w:div>
                <w:div w:id="467476087">
                  <w:marLeft w:val="0"/>
                  <w:marRight w:val="0"/>
                  <w:marTop w:val="0"/>
                  <w:marBottom w:val="0"/>
                  <w:divBdr>
                    <w:top w:val="none" w:sz="0" w:space="0" w:color="auto"/>
                    <w:left w:val="none" w:sz="0" w:space="0" w:color="auto"/>
                    <w:bottom w:val="none" w:sz="0" w:space="0" w:color="auto"/>
                    <w:right w:val="none" w:sz="0" w:space="0" w:color="auto"/>
                  </w:divBdr>
                </w:div>
                <w:div w:id="467818508">
                  <w:marLeft w:val="0"/>
                  <w:marRight w:val="0"/>
                  <w:marTop w:val="0"/>
                  <w:marBottom w:val="0"/>
                  <w:divBdr>
                    <w:top w:val="none" w:sz="0" w:space="0" w:color="auto"/>
                    <w:left w:val="none" w:sz="0" w:space="0" w:color="auto"/>
                    <w:bottom w:val="none" w:sz="0" w:space="0" w:color="auto"/>
                    <w:right w:val="none" w:sz="0" w:space="0" w:color="auto"/>
                  </w:divBdr>
                </w:div>
                <w:div w:id="472331012">
                  <w:marLeft w:val="0"/>
                  <w:marRight w:val="0"/>
                  <w:marTop w:val="0"/>
                  <w:marBottom w:val="0"/>
                  <w:divBdr>
                    <w:top w:val="none" w:sz="0" w:space="0" w:color="auto"/>
                    <w:left w:val="none" w:sz="0" w:space="0" w:color="auto"/>
                    <w:bottom w:val="none" w:sz="0" w:space="0" w:color="auto"/>
                    <w:right w:val="none" w:sz="0" w:space="0" w:color="auto"/>
                  </w:divBdr>
                </w:div>
                <w:div w:id="473178736">
                  <w:marLeft w:val="0"/>
                  <w:marRight w:val="0"/>
                  <w:marTop w:val="0"/>
                  <w:marBottom w:val="0"/>
                  <w:divBdr>
                    <w:top w:val="none" w:sz="0" w:space="0" w:color="auto"/>
                    <w:left w:val="none" w:sz="0" w:space="0" w:color="auto"/>
                    <w:bottom w:val="none" w:sz="0" w:space="0" w:color="auto"/>
                    <w:right w:val="none" w:sz="0" w:space="0" w:color="auto"/>
                  </w:divBdr>
                </w:div>
                <w:div w:id="475226020">
                  <w:marLeft w:val="0"/>
                  <w:marRight w:val="0"/>
                  <w:marTop w:val="0"/>
                  <w:marBottom w:val="0"/>
                  <w:divBdr>
                    <w:top w:val="none" w:sz="0" w:space="0" w:color="auto"/>
                    <w:left w:val="none" w:sz="0" w:space="0" w:color="auto"/>
                    <w:bottom w:val="none" w:sz="0" w:space="0" w:color="auto"/>
                    <w:right w:val="none" w:sz="0" w:space="0" w:color="auto"/>
                  </w:divBdr>
                </w:div>
                <w:div w:id="475416130">
                  <w:marLeft w:val="0"/>
                  <w:marRight w:val="0"/>
                  <w:marTop w:val="0"/>
                  <w:marBottom w:val="0"/>
                  <w:divBdr>
                    <w:top w:val="none" w:sz="0" w:space="0" w:color="auto"/>
                    <w:left w:val="none" w:sz="0" w:space="0" w:color="auto"/>
                    <w:bottom w:val="none" w:sz="0" w:space="0" w:color="auto"/>
                    <w:right w:val="none" w:sz="0" w:space="0" w:color="auto"/>
                  </w:divBdr>
                </w:div>
                <w:div w:id="477958549">
                  <w:marLeft w:val="0"/>
                  <w:marRight w:val="0"/>
                  <w:marTop w:val="0"/>
                  <w:marBottom w:val="0"/>
                  <w:divBdr>
                    <w:top w:val="none" w:sz="0" w:space="0" w:color="auto"/>
                    <w:left w:val="none" w:sz="0" w:space="0" w:color="auto"/>
                    <w:bottom w:val="none" w:sz="0" w:space="0" w:color="auto"/>
                    <w:right w:val="none" w:sz="0" w:space="0" w:color="auto"/>
                  </w:divBdr>
                </w:div>
                <w:div w:id="478501672">
                  <w:marLeft w:val="0"/>
                  <w:marRight w:val="0"/>
                  <w:marTop w:val="0"/>
                  <w:marBottom w:val="0"/>
                  <w:divBdr>
                    <w:top w:val="none" w:sz="0" w:space="0" w:color="auto"/>
                    <w:left w:val="none" w:sz="0" w:space="0" w:color="auto"/>
                    <w:bottom w:val="none" w:sz="0" w:space="0" w:color="auto"/>
                    <w:right w:val="none" w:sz="0" w:space="0" w:color="auto"/>
                  </w:divBdr>
                </w:div>
                <w:div w:id="478616095">
                  <w:marLeft w:val="0"/>
                  <w:marRight w:val="0"/>
                  <w:marTop w:val="0"/>
                  <w:marBottom w:val="0"/>
                  <w:divBdr>
                    <w:top w:val="none" w:sz="0" w:space="0" w:color="auto"/>
                    <w:left w:val="none" w:sz="0" w:space="0" w:color="auto"/>
                    <w:bottom w:val="none" w:sz="0" w:space="0" w:color="auto"/>
                    <w:right w:val="none" w:sz="0" w:space="0" w:color="auto"/>
                  </w:divBdr>
                </w:div>
                <w:div w:id="480270624">
                  <w:marLeft w:val="0"/>
                  <w:marRight w:val="0"/>
                  <w:marTop w:val="0"/>
                  <w:marBottom w:val="0"/>
                  <w:divBdr>
                    <w:top w:val="none" w:sz="0" w:space="0" w:color="auto"/>
                    <w:left w:val="none" w:sz="0" w:space="0" w:color="auto"/>
                    <w:bottom w:val="none" w:sz="0" w:space="0" w:color="auto"/>
                    <w:right w:val="none" w:sz="0" w:space="0" w:color="auto"/>
                  </w:divBdr>
                </w:div>
                <w:div w:id="480849474">
                  <w:marLeft w:val="0"/>
                  <w:marRight w:val="0"/>
                  <w:marTop w:val="0"/>
                  <w:marBottom w:val="0"/>
                  <w:divBdr>
                    <w:top w:val="none" w:sz="0" w:space="0" w:color="auto"/>
                    <w:left w:val="none" w:sz="0" w:space="0" w:color="auto"/>
                    <w:bottom w:val="none" w:sz="0" w:space="0" w:color="auto"/>
                    <w:right w:val="none" w:sz="0" w:space="0" w:color="auto"/>
                  </w:divBdr>
                </w:div>
                <w:div w:id="484590829">
                  <w:marLeft w:val="0"/>
                  <w:marRight w:val="0"/>
                  <w:marTop w:val="0"/>
                  <w:marBottom w:val="0"/>
                  <w:divBdr>
                    <w:top w:val="none" w:sz="0" w:space="0" w:color="auto"/>
                    <w:left w:val="none" w:sz="0" w:space="0" w:color="auto"/>
                    <w:bottom w:val="none" w:sz="0" w:space="0" w:color="auto"/>
                    <w:right w:val="none" w:sz="0" w:space="0" w:color="auto"/>
                  </w:divBdr>
                </w:div>
                <w:div w:id="484930629">
                  <w:marLeft w:val="0"/>
                  <w:marRight w:val="0"/>
                  <w:marTop w:val="0"/>
                  <w:marBottom w:val="0"/>
                  <w:divBdr>
                    <w:top w:val="none" w:sz="0" w:space="0" w:color="auto"/>
                    <w:left w:val="none" w:sz="0" w:space="0" w:color="auto"/>
                    <w:bottom w:val="none" w:sz="0" w:space="0" w:color="auto"/>
                    <w:right w:val="none" w:sz="0" w:space="0" w:color="auto"/>
                  </w:divBdr>
                </w:div>
                <w:div w:id="485706482">
                  <w:marLeft w:val="0"/>
                  <w:marRight w:val="0"/>
                  <w:marTop w:val="0"/>
                  <w:marBottom w:val="0"/>
                  <w:divBdr>
                    <w:top w:val="none" w:sz="0" w:space="0" w:color="auto"/>
                    <w:left w:val="none" w:sz="0" w:space="0" w:color="auto"/>
                    <w:bottom w:val="none" w:sz="0" w:space="0" w:color="auto"/>
                    <w:right w:val="none" w:sz="0" w:space="0" w:color="auto"/>
                  </w:divBdr>
                </w:div>
                <w:div w:id="489444588">
                  <w:marLeft w:val="0"/>
                  <w:marRight w:val="0"/>
                  <w:marTop w:val="0"/>
                  <w:marBottom w:val="0"/>
                  <w:divBdr>
                    <w:top w:val="none" w:sz="0" w:space="0" w:color="auto"/>
                    <w:left w:val="none" w:sz="0" w:space="0" w:color="auto"/>
                    <w:bottom w:val="none" w:sz="0" w:space="0" w:color="auto"/>
                    <w:right w:val="none" w:sz="0" w:space="0" w:color="auto"/>
                  </w:divBdr>
                </w:div>
                <w:div w:id="490102629">
                  <w:marLeft w:val="0"/>
                  <w:marRight w:val="0"/>
                  <w:marTop w:val="0"/>
                  <w:marBottom w:val="0"/>
                  <w:divBdr>
                    <w:top w:val="none" w:sz="0" w:space="0" w:color="auto"/>
                    <w:left w:val="none" w:sz="0" w:space="0" w:color="auto"/>
                    <w:bottom w:val="none" w:sz="0" w:space="0" w:color="auto"/>
                    <w:right w:val="none" w:sz="0" w:space="0" w:color="auto"/>
                  </w:divBdr>
                </w:div>
                <w:div w:id="491725280">
                  <w:marLeft w:val="0"/>
                  <w:marRight w:val="0"/>
                  <w:marTop w:val="0"/>
                  <w:marBottom w:val="0"/>
                  <w:divBdr>
                    <w:top w:val="none" w:sz="0" w:space="0" w:color="auto"/>
                    <w:left w:val="none" w:sz="0" w:space="0" w:color="auto"/>
                    <w:bottom w:val="none" w:sz="0" w:space="0" w:color="auto"/>
                    <w:right w:val="none" w:sz="0" w:space="0" w:color="auto"/>
                  </w:divBdr>
                </w:div>
                <w:div w:id="492330891">
                  <w:marLeft w:val="0"/>
                  <w:marRight w:val="0"/>
                  <w:marTop w:val="0"/>
                  <w:marBottom w:val="0"/>
                  <w:divBdr>
                    <w:top w:val="none" w:sz="0" w:space="0" w:color="auto"/>
                    <w:left w:val="none" w:sz="0" w:space="0" w:color="auto"/>
                    <w:bottom w:val="none" w:sz="0" w:space="0" w:color="auto"/>
                    <w:right w:val="none" w:sz="0" w:space="0" w:color="auto"/>
                  </w:divBdr>
                </w:div>
                <w:div w:id="493030967">
                  <w:marLeft w:val="0"/>
                  <w:marRight w:val="0"/>
                  <w:marTop w:val="0"/>
                  <w:marBottom w:val="0"/>
                  <w:divBdr>
                    <w:top w:val="none" w:sz="0" w:space="0" w:color="auto"/>
                    <w:left w:val="none" w:sz="0" w:space="0" w:color="auto"/>
                    <w:bottom w:val="none" w:sz="0" w:space="0" w:color="auto"/>
                    <w:right w:val="none" w:sz="0" w:space="0" w:color="auto"/>
                  </w:divBdr>
                </w:div>
                <w:div w:id="493842381">
                  <w:marLeft w:val="0"/>
                  <w:marRight w:val="0"/>
                  <w:marTop w:val="0"/>
                  <w:marBottom w:val="0"/>
                  <w:divBdr>
                    <w:top w:val="none" w:sz="0" w:space="0" w:color="auto"/>
                    <w:left w:val="none" w:sz="0" w:space="0" w:color="auto"/>
                    <w:bottom w:val="none" w:sz="0" w:space="0" w:color="auto"/>
                    <w:right w:val="none" w:sz="0" w:space="0" w:color="auto"/>
                  </w:divBdr>
                </w:div>
                <w:div w:id="494030635">
                  <w:marLeft w:val="0"/>
                  <w:marRight w:val="0"/>
                  <w:marTop w:val="0"/>
                  <w:marBottom w:val="0"/>
                  <w:divBdr>
                    <w:top w:val="none" w:sz="0" w:space="0" w:color="auto"/>
                    <w:left w:val="none" w:sz="0" w:space="0" w:color="auto"/>
                    <w:bottom w:val="none" w:sz="0" w:space="0" w:color="auto"/>
                    <w:right w:val="none" w:sz="0" w:space="0" w:color="auto"/>
                  </w:divBdr>
                </w:div>
                <w:div w:id="496001390">
                  <w:marLeft w:val="0"/>
                  <w:marRight w:val="0"/>
                  <w:marTop w:val="0"/>
                  <w:marBottom w:val="0"/>
                  <w:divBdr>
                    <w:top w:val="none" w:sz="0" w:space="0" w:color="auto"/>
                    <w:left w:val="none" w:sz="0" w:space="0" w:color="auto"/>
                    <w:bottom w:val="none" w:sz="0" w:space="0" w:color="auto"/>
                    <w:right w:val="none" w:sz="0" w:space="0" w:color="auto"/>
                  </w:divBdr>
                </w:div>
                <w:div w:id="497842144">
                  <w:marLeft w:val="0"/>
                  <w:marRight w:val="0"/>
                  <w:marTop w:val="0"/>
                  <w:marBottom w:val="0"/>
                  <w:divBdr>
                    <w:top w:val="none" w:sz="0" w:space="0" w:color="auto"/>
                    <w:left w:val="none" w:sz="0" w:space="0" w:color="auto"/>
                    <w:bottom w:val="none" w:sz="0" w:space="0" w:color="auto"/>
                    <w:right w:val="none" w:sz="0" w:space="0" w:color="auto"/>
                  </w:divBdr>
                </w:div>
                <w:div w:id="498038262">
                  <w:marLeft w:val="0"/>
                  <w:marRight w:val="0"/>
                  <w:marTop w:val="0"/>
                  <w:marBottom w:val="0"/>
                  <w:divBdr>
                    <w:top w:val="none" w:sz="0" w:space="0" w:color="auto"/>
                    <w:left w:val="none" w:sz="0" w:space="0" w:color="auto"/>
                    <w:bottom w:val="none" w:sz="0" w:space="0" w:color="auto"/>
                    <w:right w:val="none" w:sz="0" w:space="0" w:color="auto"/>
                  </w:divBdr>
                </w:div>
                <w:div w:id="498084993">
                  <w:marLeft w:val="0"/>
                  <w:marRight w:val="0"/>
                  <w:marTop w:val="0"/>
                  <w:marBottom w:val="0"/>
                  <w:divBdr>
                    <w:top w:val="none" w:sz="0" w:space="0" w:color="auto"/>
                    <w:left w:val="none" w:sz="0" w:space="0" w:color="auto"/>
                    <w:bottom w:val="none" w:sz="0" w:space="0" w:color="auto"/>
                    <w:right w:val="none" w:sz="0" w:space="0" w:color="auto"/>
                  </w:divBdr>
                </w:div>
                <w:div w:id="501236818">
                  <w:marLeft w:val="0"/>
                  <w:marRight w:val="0"/>
                  <w:marTop w:val="0"/>
                  <w:marBottom w:val="0"/>
                  <w:divBdr>
                    <w:top w:val="none" w:sz="0" w:space="0" w:color="auto"/>
                    <w:left w:val="none" w:sz="0" w:space="0" w:color="auto"/>
                    <w:bottom w:val="none" w:sz="0" w:space="0" w:color="auto"/>
                    <w:right w:val="none" w:sz="0" w:space="0" w:color="auto"/>
                  </w:divBdr>
                </w:div>
                <w:div w:id="501506255">
                  <w:marLeft w:val="0"/>
                  <w:marRight w:val="0"/>
                  <w:marTop w:val="0"/>
                  <w:marBottom w:val="0"/>
                  <w:divBdr>
                    <w:top w:val="none" w:sz="0" w:space="0" w:color="auto"/>
                    <w:left w:val="none" w:sz="0" w:space="0" w:color="auto"/>
                    <w:bottom w:val="none" w:sz="0" w:space="0" w:color="auto"/>
                    <w:right w:val="none" w:sz="0" w:space="0" w:color="auto"/>
                  </w:divBdr>
                </w:div>
                <w:div w:id="501895029">
                  <w:marLeft w:val="0"/>
                  <w:marRight w:val="0"/>
                  <w:marTop w:val="0"/>
                  <w:marBottom w:val="0"/>
                  <w:divBdr>
                    <w:top w:val="none" w:sz="0" w:space="0" w:color="auto"/>
                    <w:left w:val="none" w:sz="0" w:space="0" w:color="auto"/>
                    <w:bottom w:val="none" w:sz="0" w:space="0" w:color="auto"/>
                    <w:right w:val="none" w:sz="0" w:space="0" w:color="auto"/>
                  </w:divBdr>
                </w:div>
                <w:div w:id="504200495">
                  <w:marLeft w:val="0"/>
                  <w:marRight w:val="0"/>
                  <w:marTop w:val="0"/>
                  <w:marBottom w:val="0"/>
                  <w:divBdr>
                    <w:top w:val="none" w:sz="0" w:space="0" w:color="auto"/>
                    <w:left w:val="none" w:sz="0" w:space="0" w:color="auto"/>
                    <w:bottom w:val="none" w:sz="0" w:space="0" w:color="auto"/>
                    <w:right w:val="none" w:sz="0" w:space="0" w:color="auto"/>
                  </w:divBdr>
                </w:div>
                <w:div w:id="504983237">
                  <w:marLeft w:val="0"/>
                  <w:marRight w:val="0"/>
                  <w:marTop w:val="0"/>
                  <w:marBottom w:val="0"/>
                  <w:divBdr>
                    <w:top w:val="none" w:sz="0" w:space="0" w:color="auto"/>
                    <w:left w:val="none" w:sz="0" w:space="0" w:color="auto"/>
                    <w:bottom w:val="none" w:sz="0" w:space="0" w:color="auto"/>
                    <w:right w:val="none" w:sz="0" w:space="0" w:color="auto"/>
                  </w:divBdr>
                </w:div>
                <w:div w:id="505444927">
                  <w:marLeft w:val="0"/>
                  <w:marRight w:val="0"/>
                  <w:marTop w:val="0"/>
                  <w:marBottom w:val="0"/>
                  <w:divBdr>
                    <w:top w:val="none" w:sz="0" w:space="0" w:color="auto"/>
                    <w:left w:val="none" w:sz="0" w:space="0" w:color="auto"/>
                    <w:bottom w:val="none" w:sz="0" w:space="0" w:color="auto"/>
                    <w:right w:val="none" w:sz="0" w:space="0" w:color="auto"/>
                  </w:divBdr>
                </w:div>
                <w:div w:id="505942238">
                  <w:marLeft w:val="0"/>
                  <w:marRight w:val="0"/>
                  <w:marTop w:val="0"/>
                  <w:marBottom w:val="0"/>
                  <w:divBdr>
                    <w:top w:val="none" w:sz="0" w:space="0" w:color="auto"/>
                    <w:left w:val="none" w:sz="0" w:space="0" w:color="auto"/>
                    <w:bottom w:val="none" w:sz="0" w:space="0" w:color="auto"/>
                    <w:right w:val="none" w:sz="0" w:space="0" w:color="auto"/>
                  </w:divBdr>
                </w:div>
                <w:div w:id="506217335">
                  <w:marLeft w:val="0"/>
                  <w:marRight w:val="0"/>
                  <w:marTop w:val="0"/>
                  <w:marBottom w:val="0"/>
                  <w:divBdr>
                    <w:top w:val="none" w:sz="0" w:space="0" w:color="auto"/>
                    <w:left w:val="none" w:sz="0" w:space="0" w:color="auto"/>
                    <w:bottom w:val="none" w:sz="0" w:space="0" w:color="auto"/>
                    <w:right w:val="none" w:sz="0" w:space="0" w:color="auto"/>
                  </w:divBdr>
                </w:div>
                <w:div w:id="506676156">
                  <w:marLeft w:val="0"/>
                  <w:marRight w:val="0"/>
                  <w:marTop w:val="0"/>
                  <w:marBottom w:val="0"/>
                  <w:divBdr>
                    <w:top w:val="none" w:sz="0" w:space="0" w:color="auto"/>
                    <w:left w:val="none" w:sz="0" w:space="0" w:color="auto"/>
                    <w:bottom w:val="none" w:sz="0" w:space="0" w:color="auto"/>
                    <w:right w:val="none" w:sz="0" w:space="0" w:color="auto"/>
                  </w:divBdr>
                </w:div>
                <w:div w:id="508181815">
                  <w:marLeft w:val="0"/>
                  <w:marRight w:val="0"/>
                  <w:marTop w:val="0"/>
                  <w:marBottom w:val="0"/>
                  <w:divBdr>
                    <w:top w:val="none" w:sz="0" w:space="0" w:color="auto"/>
                    <w:left w:val="none" w:sz="0" w:space="0" w:color="auto"/>
                    <w:bottom w:val="none" w:sz="0" w:space="0" w:color="auto"/>
                    <w:right w:val="none" w:sz="0" w:space="0" w:color="auto"/>
                  </w:divBdr>
                </w:div>
                <w:div w:id="508639860">
                  <w:marLeft w:val="0"/>
                  <w:marRight w:val="0"/>
                  <w:marTop w:val="0"/>
                  <w:marBottom w:val="0"/>
                  <w:divBdr>
                    <w:top w:val="none" w:sz="0" w:space="0" w:color="auto"/>
                    <w:left w:val="none" w:sz="0" w:space="0" w:color="auto"/>
                    <w:bottom w:val="none" w:sz="0" w:space="0" w:color="auto"/>
                    <w:right w:val="none" w:sz="0" w:space="0" w:color="auto"/>
                  </w:divBdr>
                </w:div>
                <w:div w:id="508837975">
                  <w:marLeft w:val="0"/>
                  <w:marRight w:val="0"/>
                  <w:marTop w:val="0"/>
                  <w:marBottom w:val="0"/>
                  <w:divBdr>
                    <w:top w:val="none" w:sz="0" w:space="0" w:color="auto"/>
                    <w:left w:val="none" w:sz="0" w:space="0" w:color="auto"/>
                    <w:bottom w:val="none" w:sz="0" w:space="0" w:color="auto"/>
                    <w:right w:val="none" w:sz="0" w:space="0" w:color="auto"/>
                  </w:divBdr>
                </w:div>
                <w:div w:id="509104742">
                  <w:marLeft w:val="0"/>
                  <w:marRight w:val="0"/>
                  <w:marTop w:val="0"/>
                  <w:marBottom w:val="0"/>
                  <w:divBdr>
                    <w:top w:val="none" w:sz="0" w:space="0" w:color="auto"/>
                    <w:left w:val="none" w:sz="0" w:space="0" w:color="auto"/>
                    <w:bottom w:val="none" w:sz="0" w:space="0" w:color="auto"/>
                    <w:right w:val="none" w:sz="0" w:space="0" w:color="auto"/>
                  </w:divBdr>
                </w:div>
                <w:div w:id="509150853">
                  <w:marLeft w:val="0"/>
                  <w:marRight w:val="0"/>
                  <w:marTop w:val="0"/>
                  <w:marBottom w:val="0"/>
                  <w:divBdr>
                    <w:top w:val="none" w:sz="0" w:space="0" w:color="auto"/>
                    <w:left w:val="none" w:sz="0" w:space="0" w:color="auto"/>
                    <w:bottom w:val="none" w:sz="0" w:space="0" w:color="auto"/>
                    <w:right w:val="none" w:sz="0" w:space="0" w:color="auto"/>
                  </w:divBdr>
                </w:div>
                <w:div w:id="509180749">
                  <w:marLeft w:val="0"/>
                  <w:marRight w:val="0"/>
                  <w:marTop w:val="0"/>
                  <w:marBottom w:val="0"/>
                  <w:divBdr>
                    <w:top w:val="none" w:sz="0" w:space="0" w:color="auto"/>
                    <w:left w:val="none" w:sz="0" w:space="0" w:color="auto"/>
                    <w:bottom w:val="none" w:sz="0" w:space="0" w:color="auto"/>
                    <w:right w:val="none" w:sz="0" w:space="0" w:color="auto"/>
                  </w:divBdr>
                </w:div>
                <w:div w:id="509754862">
                  <w:marLeft w:val="0"/>
                  <w:marRight w:val="0"/>
                  <w:marTop w:val="0"/>
                  <w:marBottom w:val="0"/>
                  <w:divBdr>
                    <w:top w:val="none" w:sz="0" w:space="0" w:color="auto"/>
                    <w:left w:val="none" w:sz="0" w:space="0" w:color="auto"/>
                    <w:bottom w:val="none" w:sz="0" w:space="0" w:color="auto"/>
                    <w:right w:val="none" w:sz="0" w:space="0" w:color="auto"/>
                  </w:divBdr>
                </w:div>
                <w:div w:id="512845384">
                  <w:marLeft w:val="0"/>
                  <w:marRight w:val="0"/>
                  <w:marTop w:val="0"/>
                  <w:marBottom w:val="0"/>
                  <w:divBdr>
                    <w:top w:val="none" w:sz="0" w:space="0" w:color="auto"/>
                    <w:left w:val="none" w:sz="0" w:space="0" w:color="auto"/>
                    <w:bottom w:val="none" w:sz="0" w:space="0" w:color="auto"/>
                    <w:right w:val="none" w:sz="0" w:space="0" w:color="auto"/>
                  </w:divBdr>
                </w:div>
                <w:div w:id="513612625">
                  <w:marLeft w:val="0"/>
                  <w:marRight w:val="0"/>
                  <w:marTop w:val="0"/>
                  <w:marBottom w:val="0"/>
                  <w:divBdr>
                    <w:top w:val="none" w:sz="0" w:space="0" w:color="auto"/>
                    <w:left w:val="none" w:sz="0" w:space="0" w:color="auto"/>
                    <w:bottom w:val="none" w:sz="0" w:space="0" w:color="auto"/>
                    <w:right w:val="none" w:sz="0" w:space="0" w:color="auto"/>
                  </w:divBdr>
                </w:div>
                <w:div w:id="513883824">
                  <w:marLeft w:val="0"/>
                  <w:marRight w:val="0"/>
                  <w:marTop w:val="0"/>
                  <w:marBottom w:val="0"/>
                  <w:divBdr>
                    <w:top w:val="none" w:sz="0" w:space="0" w:color="auto"/>
                    <w:left w:val="none" w:sz="0" w:space="0" w:color="auto"/>
                    <w:bottom w:val="none" w:sz="0" w:space="0" w:color="auto"/>
                    <w:right w:val="none" w:sz="0" w:space="0" w:color="auto"/>
                  </w:divBdr>
                </w:div>
                <w:div w:id="514463971">
                  <w:marLeft w:val="0"/>
                  <w:marRight w:val="0"/>
                  <w:marTop w:val="0"/>
                  <w:marBottom w:val="0"/>
                  <w:divBdr>
                    <w:top w:val="none" w:sz="0" w:space="0" w:color="auto"/>
                    <w:left w:val="none" w:sz="0" w:space="0" w:color="auto"/>
                    <w:bottom w:val="none" w:sz="0" w:space="0" w:color="auto"/>
                    <w:right w:val="none" w:sz="0" w:space="0" w:color="auto"/>
                  </w:divBdr>
                </w:div>
                <w:div w:id="516233059">
                  <w:marLeft w:val="0"/>
                  <w:marRight w:val="0"/>
                  <w:marTop w:val="0"/>
                  <w:marBottom w:val="0"/>
                  <w:divBdr>
                    <w:top w:val="none" w:sz="0" w:space="0" w:color="auto"/>
                    <w:left w:val="none" w:sz="0" w:space="0" w:color="auto"/>
                    <w:bottom w:val="none" w:sz="0" w:space="0" w:color="auto"/>
                    <w:right w:val="none" w:sz="0" w:space="0" w:color="auto"/>
                  </w:divBdr>
                </w:div>
                <w:div w:id="516965776">
                  <w:marLeft w:val="0"/>
                  <w:marRight w:val="0"/>
                  <w:marTop w:val="0"/>
                  <w:marBottom w:val="0"/>
                  <w:divBdr>
                    <w:top w:val="none" w:sz="0" w:space="0" w:color="auto"/>
                    <w:left w:val="none" w:sz="0" w:space="0" w:color="auto"/>
                    <w:bottom w:val="none" w:sz="0" w:space="0" w:color="auto"/>
                    <w:right w:val="none" w:sz="0" w:space="0" w:color="auto"/>
                  </w:divBdr>
                </w:div>
                <w:div w:id="519205609">
                  <w:marLeft w:val="0"/>
                  <w:marRight w:val="0"/>
                  <w:marTop w:val="0"/>
                  <w:marBottom w:val="0"/>
                  <w:divBdr>
                    <w:top w:val="none" w:sz="0" w:space="0" w:color="auto"/>
                    <w:left w:val="none" w:sz="0" w:space="0" w:color="auto"/>
                    <w:bottom w:val="none" w:sz="0" w:space="0" w:color="auto"/>
                    <w:right w:val="none" w:sz="0" w:space="0" w:color="auto"/>
                  </w:divBdr>
                </w:div>
                <w:div w:id="519439830">
                  <w:marLeft w:val="0"/>
                  <w:marRight w:val="0"/>
                  <w:marTop w:val="0"/>
                  <w:marBottom w:val="0"/>
                  <w:divBdr>
                    <w:top w:val="none" w:sz="0" w:space="0" w:color="auto"/>
                    <w:left w:val="none" w:sz="0" w:space="0" w:color="auto"/>
                    <w:bottom w:val="none" w:sz="0" w:space="0" w:color="auto"/>
                    <w:right w:val="none" w:sz="0" w:space="0" w:color="auto"/>
                  </w:divBdr>
                </w:div>
                <w:div w:id="520632919">
                  <w:marLeft w:val="0"/>
                  <w:marRight w:val="0"/>
                  <w:marTop w:val="0"/>
                  <w:marBottom w:val="0"/>
                  <w:divBdr>
                    <w:top w:val="none" w:sz="0" w:space="0" w:color="auto"/>
                    <w:left w:val="none" w:sz="0" w:space="0" w:color="auto"/>
                    <w:bottom w:val="none" w:sz="0" w:space="0" w:color="auto"/>
                    <w:right w:val="none" w:sz="0" w:space="0" w:color="auto"/>
                  </w:divBdr>
                </w:div>
                <w:div w:id="521628153">
                  <w:marLeft w:val="0"/>
                  <w:marRight w:val="0"/>
                  <w:marTop w:val="0"/>
                  <w:marBottom w:val="0"/>
                  <w:divBdr>
                    <w:top w:val="none" w:sz="0" w:space="0" w:color="auto"/>
                    <w:left w:val="none" w:sz="0" w:space="0" w:color="auto"/>
                    <w:bottom w:val="none" w:sz="0" w:space="0" w:color="auto"/>
                    <w:right w:val="none" w:sz="0" w:space="0" w:color="auto"/>
                  </w:divBdr>
                </w:div>
                <w:div w:id="521630994">
                  <w:marLeft w:val="0"/>
                  <w:marRight w:val="0"/>
                  <w:marTop w:val="0"/>
                  <w:marBottom w:val="0"/>
                  <w:divBdr>
                    <w:top w:val="none" w:sz="0" w:space="0" w:color="auto"/>
                    <w:left w:val="none" w:sz="0" w:space="0" w:color="auto"/>
                    <w:bottom w:val="none" w:sz="0" w:space="0" w:color="auto"/>
                    <w:right w:val="none" w:sz="0" w:space="0" w:color="auto"/>
                  </w:divBdr>
                </w:div>
                <w:div w:id="522011560">
                  <w:marLeft w:val="0"/>
                  <w:marRight w:val="0"/>
                  <w:marTop w:val="0"/>
                  <w:marBottom w:val="0"/>
                  <w:divBdr>
                    <w:top w:val="none" w:sz="0" w:space="0" w:color="auto"/>
                    <w:left w:val="none" w:sz="0" w:space="0" w:color="auto"/>
                    <w:bottom w:val="none" w:sz="0" w:space="0" w:color="auto"/>
                    <w:right w:val="none" w:sz="0" w:space="0" w:color="auto"/>
                  </w:divBdr>
                </w:div>
                <w:div w:id="522793208">
                  <w:marLeft w:val="0"/>
                  <w:marRight w:val="0"/>
                  <w:marTop w:val="0"/>
                  <w:marBottom w:val="0"/>
                  <w:divBdr>
                    <w:top w:val="none" w:sz="0" w:space="0" w:color="auto"/>
                    <w:left w:val="none" w:sz="0" w:space="0" w:color="auto"/>
                    <w:bottom w:val="none" w:sz="0" w:space="0" w:color="auto"/>
                    <w:right w:val="none" w:sz="0" w:space="0" w:color="auto"/>
                  </w:divBdr>
                </w:div>
                <w:div w:id="523134927">
                  <w:marLeft w:val="0"/>
                  <w:marRight w:val="0"/>
                  <w:marTop w:val="0"/>
                  <w:marBottom w:val="0"/>
                  <w:divBdr>
                    <w:top w:val="none" w:sz="0" w:space="0" w:color="auto"/>
                    <w:left w:val="none" w:sz="0" w:space="0" w:color="auto"/>
                    <w:bottom w:val="none" w:sz="0" w:space="0" w:color="auto"/>
                    <w:right w:val="none" w:sz="0" w:space="0" w:color="auto"/>
                  </w:divBdr>
                </w:div>
                <w:div w:id="528301581">
                  <w:marLeft w:val="0"/>
                  <w:marRight w:val="0"/>
                  <w:marTop w:val="0"/>
                  <w:marBottom w:val="0"/>
                  <w:divBdr>
                    <w:top w:val="none" w:sz="0" w:space="0" w:color="auto"/>
                    <w:left w:val="none" w:sz="0" w:space="0" w:color="auto"/>
                    <w:bottom w:val="none" w:sz="0" w:space="0" w:color="auto"/>
                    <w:right w:val="none" w:sz="0" w:space="0" w:color="auto"/>
                  </w:divBdr>
                </w:div>
                <w:div w:id="528613608">
                  <w:marLeft w:val="0"/>
                  <w:marRight w:val="0"/>
                  <w:marTop w:val="0"/>
                  <w:marBottom w:val="0"/>
                  <w:divBdr>
                    <w:top w:val="none" w:sz="0" w:space="0" w:color="auto"/>
                    <w:left w:val="none" w:sz="0" w:space="0" w:color="auto"/>
                    <w:bottom w:val="none" w:sz="0" w:space="0" w:color="auto"/>
                    <w:right w:val="none" w:sz="0" w:space="0" w:color="auto"/>
                  </w:divBdr>
                </w:div>
                <w:div w:id="530384782">
                  <w:marLeft w:val="0"/>
                  <w:marRight w:val="0"/>
                  <w:marTop w:val="0"/>
                  <w:marBottom w:val="0"/>
                  <w:divBdr>
                    <w:top w:val="none" w:sz="0" w:space="0" w:color="auto"/>
                    <w:left w:val="none" w:sz="0" w:space="0" w:color="auto"/>
                    <w:bottom w:val="none" w:sz="0" w:space="0" w:color="auto"/>
                    <w:right w:val="none" w:sz="0" w:space="0" w:color="auto"/>
                  </w:divBdr>
                </w:div>
                <w:div w:id="532615405">
                  <w:marLeft w:val="0"/>
                  <w:marRight w:val="0"/>
                  <w:marTop w:val="0"/>
                  <w:marBottom w:val="0"/>
                  <w:divBdr>
                    <w:top w:val="none" w:sz="0" w:space="0" w:color="auto"/>
                    <w:left w:val="none" w:sz="0" w:space="0" w:color="auto"/>
                    <w:bottom w:val="none" w:sz="0" w:space="0" w:color="auto"/>
                    <w:right w:val="none" w:sz="0" w:space="0" w:color="auto"/>
                  </w:divBdr>
                </w:div>
                <w:div w:id="532957264">
                  <w:marLeft w:val="0"/>
                  <w:marRight w:val="0"/>
                  <w:marTop w:val="0"/>
                  <w:marBottom w:val="0"/>
                  <w:divBdr>
                    <w:top w:val="none" w:sz="0" w:space="0" w:color="auto"/>
                    <w:left w:val="none" w:sz="0" w:space="0" w:color="auto"/>
                    <w:bottom w:val="none" w:sz="0" w:space="0" w:color="auto"/>
                    <w:right w:val="none" w:sz="0" w:space="0" w:color="auto"/>
                  </w:divBdr>
                </w:div>
                <w:div w:id="536432902">
                  <w:marLeft w:val="0"/>
                  <w:marRight w:val="0"/>
                  <w:marTop w:val="0"/>
                  <w:marBottom w:val="0"/>
                  <w:divBdr>
                    <w:top w:val="none" w:sz="0" w:space="0" w:color="auto"/>
                    <w:left w:val="none" w:sz="0" w:space="0" w:color="auto"/>
                    <w:bottom w:val="none" w:sz="0" w:space="0" w:color="auto"/>
                    <w:right w:val="none" w:sz="0" w:space="0" w:color="auto"/>
                  </w:divBdr>
                </w:div>
                <w:div w:id="537084275">
                  <w:marLeft w:val="0"/>
                  <w:marRight w:val="0"/>
                  <w:marTop w:val="0"/>
                  <w:marBottom w:val="0"/>
                  <w:divBdr>
                    <w:top w:val="none" w:sz="0" w:space="0" w:color="auto"/>
                    <w:left w:val="none" w:sz="0" w:space="0" w:color="auto"/>
                    <w:bottom w:val="none" w:sz="0" w:space="0" w:color="auto"/>
                    <w:right w:val="none" w:sz="0" w:space="0" w:color="auto"/>
                  </w:divBdr>
                </w:div>
                <w:div w:id="538321158">
                  <w:marLeft w:val="0"/>
                  <w:marRight w:val="0"/>
                  <w:marTop w:val="0"/>
                  <w:marBottom w:val="0"/>
                  <w:divBdr>
                    <w:top w:val="none" w:sz="0" w:space="0" w:color="auto"/>
                    <w:left w:val="none" w:sz="0" w:space="0" w:color="auto"/>
                    <w:bottom w:val="none" w:sz="0" w:space="0" w:color="auto"/>
                    <w:right w:val="none" w:sz="0" w:space="0" w:color="auto"/>
                  </w:divBdr>
                </w:div>
                <w:div w:id="539166173">
                  <w:marLeft w:val="0"/>
                  <w:marRight w:val="0"/>
                  <w:marTop w:val="0"/>
                  <w:marBottom w:val="0"/>
                  <w:divBdr>
                    <w:top w:val="none" w:sz="0" w:space="0" w:color="auto"/>
                    <w:left w:val="none" w:sz="0" w:space="0" w:color="auto"/>
                    <w:bottom w:val="none" w:sz="0" w:space="0" w:color="auto"/>
                    <w:right w:val="none" w:sz="0" w:space="0" w:color="auto"/>
                  </w:divBdr>
                </w:div>
                <w:div w:id="540367562">
                  <w:marLeft w:val="0"/>
                  <w:marRight w:val="0"/>
                  <w:marTop w:val="0"/>
                  <w:marBottom w:val="0"/>
                  <w:divBdr>
                    <w:top w:val="none" w:sz="0" w:space="0" w:color="auto"/>
                    <w:left w:val="none" w:sz="0" w:space="0" w:color="auto"/>
                    <w:bottom w:val="none" w:sz="0" w:space="0" w:color="auto"/>
                    <w:right w:val="none" w:sz="0" w:space="0" w:color="auto"/>
                  </w:divBdr>
                </w:div>
                <w:div w:id="541871778">
                  <w:marLeft w:val="0"/>
                  <w:marRight w:val="0"/>
                  <w:marTop w:val="0"/>
                  <w:marBottom w:val="0"/>
                  <w:divBdr>
                    <w:top w:val="none" w:sz="0" w:space="0" w:color="auto"/>
                    <w:left w:val="none" w:sz="0" w:space="0" w:color="auto"/>
                    <w:bottom w:val="none" w:sz="0" w:space="0" w:color="auto"/>
                    <w:right w:val="none" w:sz="0" w:space="0" w:color="auto"/>
                  </w:divBdr>
                </w:div>
                <w:div w:id="542063767">
                  <w:marLeft w:val="0"/>
                  <w:marRight w:val="0"/>
                  <w:marTop w:val="0"/>
                  <w:marBottom w:val="0"/>
                  <w:divBdr>
                    <w:top w:val="none" w:sz="0" w:space="0" w:color="auto"/>
                    <w:left w:val="none" w:sz="0" w:space="0" w:color="auto"/>
                    <w:bottom w:val="none" w:sz="0" w:space="0" w:color="auto"/>
                    <w:right w:val="none" w:sz="0" w:space="0" w:color="auto"/>
                  </w:divBdr>
                </w:div>
                <w:div w:id="542863457">
                  <w:marLeft w:val="0"/>
                  <w:marRight w:val="0"/>
                  <w:marTop w:val="0"/>
                  <w:marBottom w:val="0"/>
                  <w:divBdr>
                    <w:top w:val="none" w:sz="0" w:space="0" w:color="auto"/>
                    <w:left w:val="none" w:sz="0" w:space="0" w:color="auto"/>
                    <w:bottom w:val="none" w:sz="0" w:space="0" w:color="auto"/>
                    <w:right w:val="none" w:sz="0" w:space="0" w:color="auto"/>
                  </w:divBdr>
                </w:div>
                <w:div w:id="543714756">
                  <w:marLeft w:val="0"/>
                  <w:marRight w:val="0"/>
                  <w:marTop w:val="0"/>
                  <w:marBottom w:val="0"/>
                  <w:divBdr>
                    <w:top w:val="none" w:sz="0" w:space="0" w:color="auto"/>
                    <w:left w:val="none" w:sz="0" w:space="0" w:color="auto"/>
                    <w:bottom w:val="none" w:sz="0" w:space="0" w:color="auto"/>
                    <w:right w:val="none" w:sz="0" w:space="0" w:color="auto"/>
                  </w:divBdr>
                </w:div>
                <w:div w:id="545794395">
                  <w:marLeft w:val="0"/>
                  <w:marRight w:val="0"/>
                  <w:marTop w:val="0"/>
                  <w:marBottom w:val="0"/>
                  <w:divBdr>
                    <w:top w:val="none" w:sz="0" w:space="0" w:color="auto"/>
                    <w:left w:val="none" w:sz="0" w:space="0" w:color="auto"/>
                    <w:bottom w:val="none" w:sz="0" w:space="0" w:color="auto"/>
                    <w:right w:val="none" w:sz="0" w:space="0" w:color="auto"/>
                  </w:divBdr>
                </w:div>
                <w:div w:id="545918166">
                  <w:marLeft w:val="0"/>
                  <w:marRight w:val="0"/>
                  <w:marTop w:val="0"/>
                  <w:marBottom w:val="0"/>
                  <w:divBdr>
                    <w:top w:val="none" w:sz="0" w:space="0" w:color="auto"/>
                    <w:left w:val="none" w:sz="0" w:space="0" w:color="auto"/>
                    <w:bottom w:val="none" w:sz="0" w:space="0" w:color="auto"/>
                    <w:right w:val="none" w:sz="0" w:space="0" w:color="auto"/>
                  </w:divBdr>
                </w:div>
                <w:div w:id="545987383">
                  <w:marLeft w:val="0"/>
                  <w:marRight w:val="0"/>
                  <w:marTop w:val="0"/>
                  <w:marBottom w:val="0"/>
                  <w:divBdr>
                    <w:top w:val="none" w:sz="0" w:space="0" w:color="auto"/>
                    <w:left w:val="none" w:sz="0" w:space="0" w:color="auto"/>
                    <w:bottom w:val="none" w:sz="0" w:space="0" w:color="auto"/>
                    <w:right w:val="none" w:sz="0" w:space="0" w:color="auto"/>
                  </w:divBdr>
                </w:div>
                <w:div w:id="546373746">
                  <w:marLeft w:val="0"/>
                  <w:marRight w:val="0"/>
                  <w:marTop w:val="0"/>
                  <w:marBottom w:val="0"/>
                  <w:divBdr>
                    <w:top w:val="none" w:sz="0" w:space="0" w:color="auto"/>
                    <w:left w:val="none" w:sz="0" w:space="0" w:color="auto"/>
                    <w:bottom w:val="none" w:sz="0" w:space="0" w:color="auto"/>
                    <w:right w:val="none" w:sz="0" w:space="0" w:color="auto"/>
                  </w:divBdr>
                </w:div>
                <w:div w:id="547643280">
                  <w:marLeft w:val="0"/>
                  <w:marRight w:val="0"/>
                  <w:marTop w:val="0"/>
                  <w:marBottom w:val="0"/>
                  <w:divBdr>
                    <w:top w:val="none" w:sz="0" w:space="0" w:color="auto"/>
                    <w:left w:val="none" w:sz="0" w:space="0" w:color="auto"/>
                    <w:bottom w:val="none" w:sz="0" w:space="0" w:color="auto"/>
                    <w:right w:val="none" w:sz="0" w:space="0" w:color="auto"/>
                  </w:divBdr>
                </w:div>
                <w:div w:id="549002255">
                  <w:marLeft w:val="0"/>
                  <w:marRight w:val="0"/>
                  <w:marTop w:val="0"/>
                  <w:marBottom w:val="0"/>
                  <w:divBdr>
                    <w:top w:val="none" w:sz="0" w:space="0" w:color="auto"/>
                    <w:left w:val="none" w:sz="0" w:space="0" w:color="auto"/>
                    <w:bottom w:val="none" w:sz="0" w:space="0" w:color="auto"/>
                    <w:right w:val="none" w:sz="0" w:space="0" w:color="auto"/>
                  </w:divBdr>
                </w:div>
                <w:div w:id="549538894">
                  <w:marLeft w:val="0"/>
                  <w:marRight w:val="0"/>
                  <w:marTop w:val="0"/>
                  <w:marBottom w:val="0"/>
                  <w:divBdr>
                    <w:top w:val="none" w:sz="0" w:space="0" w:color="auto"/>
                    <w:left w:val="none" w:sz="0" w:space="0" w:color="auto"/>
                    <w:bottom w:val="none" w:sz="0" w:space="0" w:color="auto"/>
                    <w:right w:val="none" w:sz="0" w:space="0" w:color="auto"/>
                  </w:divBdr>
                </w:div>
                <w:div w:id="551577158">
                  <w:marLeft w:val="0"/>
                  <w:marRight w:val="0"/>
                  <w:marTop w:val="0"/>
                  <w:marBottom w:val="0"/>
                  <w:divBdr>
                    <w:top w:val="none" w:sz="0" w:space="0" w:color="auto"/>
                    <w:left w:val="none" w:sz="0" w:space="0" w:color="auto"/>
                    <w:bottom w:val="none" w:sz="0" w:space="0" w:color="auto"/>
                    <w:right w:val="none" w:sz="0" w:space="0" w:color="auto"/>
                  </w:divBdr>
                </w:div>
                <w:div w:id="551698310">
                  <w:marLeft w:val="0"/>
                  <w:marRight w:val="0"/>
                  <w:marTop w:val="0"/>
                  <w:marBottom w:val="0"/>
                  <w:divBdr>
                    <w:top w:val="none" w:sz="0" w:space="0" w:color="auto"/>
                    <w:left w:val="none" w:sz="0" w:space="0" w:color="auto"/>
                    <w:bottom w:val="none" w:sz="0" w:space="0" w:color="auto"/>
                    <w:right w:val="none" w:sz="0" w:space="0" w:color="auto"/>
                  </w:divBdr>
                </w:div>
                <w:div w:id="552277165">
                  <w:marLeft w:val="0"/>
                  <w:marRight w:val="0"/>
                  <w:marTop w:val="0"/>
                  <w:marBottom w:val="0"/>
                  <w:divBdr>
                    <w:top w:val="none" w:sz="0" w:space="0" w:color="auto"/>
                    <w:left w:val="none" w:sz="0" w:space="0" w:color="auto"/>
                    <w:bottom w:val="none" w:sz="0" w:space="0" w:color="auto"/>
                    <w:right w:val="none" w:sz="0" w:space="0" w:color="auto"/>
                  </w:divBdr>
                </w:div>
                <w:div w:id="552813270">
                  <w:marLeft w:val="0"/>
                  <w:marRight w:val="0"/>
                  <w:marTop w:val="0"/>
                  <w:marBottom w:val="0"/>
                  <w:divBdr>
                    <w:top w:val="none" w:sz="0" w:space="0" w:color="auto"/>
                    <w:left w:val="none" w:sz="0" w:space="0" w:color="auto"/>
                    <w:bottom w:val="none" w:sz="0" w:space="0" w:color="auto"/>
                    <w:right w:val="none" w:sz="0" w:space="0" w:color="auto"/>
                  </w:divBdr>
                </w:div>
                <w:div w:id="557015892">
                  <w:marLeft w:val="0"/>
                  <w:marRight w:val="0"/>
                  <w:marTop w:val="0"/>
                  <w:marBottom w:val="0"/>
                  <w:divBdr>
                    <w:top w:val="none" w:sz="0" w:space="0" w:color="auto"/>
                    <w:left w:val="none" w:sz="0" w:space="0" w:color="auto"/>
                    <w:bottom w:val="none" w:sz="0" w:space="0" w:color="auto"/>
                    <w:right w:val="none" w:sz="0" w:space="0" w:color="auto"/>
                  </w:divBdr>
                </w:div>
                <w:div w:id="557208626">
                  <w:marLeft w:val="0"/>
                  <w:marRight w:val="0"/>
                  <w:marTop w:val="0"/>
                  <w:marBottom w:val="0"/>
                  <w:divBdr>
                    <w:top w:val="none" w:sz="0" w:space="0" w:color="auto"/>
                    <w:left w:val="none" w:sz="0" w:space="0" w:color="auto"/>
                    <w:bottom w:val="none" w:sz="0" w:space="0" w:color="auto"/>
                    <w:right w:val="none" w:sz="0" w:space="0" w:color="auto"/>
                  </w:divBdr>
                </w:div>
                <w:div w:id="558394435">
                  <w:marLeft w:val="0"/>
                  <w:marRight w:val="0"/>
                  <w:marTop w:val="0"/>
                  <w:marBottom w:val="0"/>
                  <w:divBdr>
                    <w:top w:val="none" w:sz="0" w:space="0" w:color="auto"/>
                    <w:left w:val="none" w:sz="0" w:space="0" w:color="auto"/>
                    <w:bottom w:val="none" w:sz="0" w:space="0" w:color="auto"/>
                    <w:right w:val="none" w:sz="0" w:space="0" w:color="auto"/>
                  </w:divBdr>
                </w:div>
                <w:div w:id="558906774">
                  <w:marLeft w:val="0"/>
                  <w:marRight w:val="0"/>
                  <w:marTop w:val="0"/>
                  <w:marBottom w:val="0"/>
                  <w:divBdr>
                    <w:top w:val="none" w:sz="0" w:space="0" w:color="auto"/>
                    <w:left w:val="none" w:sz="0" w:space="0" w:color="auto"/>
                    <w:bottom w:val="none" w:sz="0" w:space="0" w:color="auto"/>
                    <w:right w:val="none" w:sz="0" w:space="0" w:color="auto"/>
                  </w:divBdr>
                </w:div>
                <w:div w:id="560143600">
                  <w:marLeft w:val="0"/>
                  <w:marRight w:val="0"/>
                  <w:marTop w:val="0"/>
                  <w:marBottom w:val="0"/>
                  <w:divBdr>
                    <w:top w:val="none" w:sz="0" w:space="0" w:color="auto"/>
                    <w:left w:val="none" w:sz="0" w:space="0" w:color="auto"/>
                    <w:bottom w:val="none" w:sz="0" w:space="0" w:color="auto"/>
                    <w:right w:val="none" w:sz="0" w:space="0" w:color="auto"/>
                  </w:divBdr>
                </w:div>
                <w:div w:id="560604020">
                  <w:marLeft w:val="0"/>
                  <w:marRight w:val="0"/>
                  <w:marTop w:val="0"/>
                  <w:marBottom w:val="0"/>
                  <w:divBdr>
                    <w:top w:val="none" w:sz="0" w:space="0" w:color="auto"/>
                    <w:left w:val="none" w:sz="0" w:space="0" w:color="auto"/>
                    <w:bottom w:val="none" w:sz="0" w:space="0" w:color="auto"/>
                    <w:right w:val="none" w:sz="0" w:space="0" w:color="auto"/>
                  </w:divBdr>
                </w:div>
                <w:div w:id="564218689">
                  <w:marLeft w:val="0"/>
                  <w:marRight w:val="0"/>
                  <w:marTop w:val="0"/>
                  <w:marBottom w:val="0"/>
                  <w:divBdr>
                    <w:top w:val="none" w:sz="0" w:space="0" w:color="auto"/>
                    <w:left w:val="none" w:sz="0" w:space="0" w:color="auto"/>
                    <w:bottom w:val="none" w:sz="0" w:space="0" w:color="auto"/>
                    <w:right w:val="none" w:sz="0" w:space="0" w:color="auto"/>
                  </w:divBdr>
                </w:div>
                <w:div w:id="564489717">
                  <w:marLeft w:val="0"/>
                  <w:marRight w:val="0"/>
                  <w:marTop w:val="0"/>
                  <w:marBottom w:val="0"/>
                  <w:divBdr>
                    <w:top w:val="none" w:sz="0" w:space="0" w:color="auto"/>
                    <w:left w:val="none" w:sz="0" w:space="0" w:color="auto"/>
                    <w:bottom w:val="none" w:sz="0" w:space="0" w:color="auto"/>
                    <w:right w:val="none" w:sz="0" w:space="0" w:color="auto"/>
                  </w:divBdr>
                </w:div>
                <w:div w:id="564923788">
                  <w:marLeft w:val="0"/>
                  <w:marRight w:val="0"/>
                  <w:marTop w:val="0"/>
                  <w:marBottom w:val="0"/>
                  <w:divBdr>
                    <w:top w:val="none" w:sz="0" w:space="0" w:color="auto"/>
                    <w:left w:val="none" w:sz="0" w:space="0" w:color="auto"/>
                    <w:bottom w:val="none" w:sz="0" w:space="0" w:color="auto"/>
                    <w:right w:val="none" w:sz="0" w:space="0" w:color="auto"/>
                  </w:divBdr>
                </w:div>
                <w:div w:id="567616098">
                  <w:marLeft w:val="0"/>
                  <w:marRight w:val="0"/>
                  <w:marTop w:val="0"/>
                  <w:marBottom w:val="0"/>
                  <w:divBdr>
                    <w:top w:val="none" w:sz="0" w:space="0" w:color="auto"/>
                    <w:left w:val="none" w:sz="0" w:space="0" w:color="auto"/>
                    <w:bottom w:val="none" w:sz="0" w:space="0" w:color="auto"/>
                    <w:right w:val="none" w:sz="0" w:space="0" w:color="auto"/>
                  </w:divBdr>
                </w:div>
                <w:div w:id="568273880">
                  <w:marLeft w:val="0"/>
                  <w:marRight w:val="0"/>
                  <w:marTop w:val="0"/>
                  <w:marBottom w:val="0"/>
                  <w:divBdr>
                    <w:top w:val="none" w:sz="0" w:space="0" w:color="auto"/>
                    <w:left w:val="none" w:sz="0" w:space="0" w:color="auto"/>
                    <w:bottom w:val="none" w:sz="0" w:space="0" w:color="auto"/>
                    <w:right w:val="none" w:sz="0" w:space="0" w:color="auto"/>
                  </w:divBdr>
                </w:div>
                <w:div w:id="568465602">
                  <w:marLeft w:val="0"/>
                  <w:marRight w:val="0"/>
                  <w:marTop w:val="0"/>
                  <w:marBottom w:val="0"/>
                  <w:divBdr>
                    <w:top w:val="none" w:sz="0" w:space="0" w:color="auto"/>
                    <w:left w:val="none" w:sz="0" w:space="0" w:color="auto"/>
                    <w:bottom w:val="none" w:sz="0" w:space="0" w:color="auto"/>
                    <w:right w:val="none" w:sz="0" w:space="0" w:color="auto"/>
                  </w:divBdr>
                </w:div>
                <w:div w:id="574316824">
                  <w:marLeft w:val="0"/>
                  <w:marRight w:val="0"/>
                  <w:marTop w:val="0"/>
                  <w:marBottom w:val="0"/>
                  <w:divBdr>
                    <w:top w:val="none" w:sz="0" w:space="0" w:color="auto"/>
                    <w:left w:val="none" w:sz="0" w:space="0" w:color="auto"/>
                    <w:bottom w:val="none" w:sz="0" w:space="0" w:color="auto"/>
                    <w:right w:val="none" w:sz="0" w:space="0" w:color="auto"/>
                  </w:divBdr>
                </w:div>
                <w:div w:id="575286751">
                  <w:marLeft w:val="0"/>
                  <w:marRight w:val="0"/>
                  <w:marTop w:val="0"/>
                  <w:marBottom w:val="0"/>
                  <w:divBdr>
                    <w:top w:val="none" w:sz="0" w:space="0" w:color="auto"/>
                    <w:left w:val="none" w:sz="0" w:space="0" w:color="auto"/>
                    <w:bottom w:val="none" w:sz="0" w:space="0" w:color="auto"/>
                    <w:right w:val="none" w:sz="0" w:space="0" w:color="auto"/>
                  </w:divBdr>
                </w:div>
                <w:div w:id="576672227">
                  <w:marLeft w:val="0"/>
                  <w:marRight w:val="0"/>
                  <w:marTop w:val="0"/>
                  <w:marBottom w:val="0"/>
                  <w:divBdr>
                    <w:top w:val="none" w:sz="0" w:space="0" w:color="auto"/>
                    <w:left w:val="none" w:sz="0" w:space="0" w:color="auto"/>
                    <w:bottom w:val="none" w:sz="0" w:space="0" w:color="auto"/>
                    <w:right w:val="none" w:sz="0" w:space="0" w:color="auto"/>
                  </w:divBdr>
                </w:div>
                <w:div w:id="579407992">
                  <w:marLeft w:val="0"/>
                  <w:marRight w:val="0"/>
                  <w:marTop w:val="0"/>
                  <w:marBottom w:val="0"/>
                  <w:divBdr>
                    <w:top w:val="none" w:sz="0" w:space="0" w:color="auto"/>
                    <w:left w:val="none" w:sz="0" w:space="0" w:color="auto"/>
                    <w:bottom w:val="none" w:sz="0" w:space="0" w:color="auto"/>
                    <w:right w:val="none" w:sz="0" w:space="0" w:color="auto"/>
                  </w:divBdr>
                </w:div>
                <w:div w:id="580599378">
                  <w:marLeft w:val="0"/>
                  <w:marRight w:val="0"/>
                  <w:marTop w:val="0"/>
                  <w:marBottom w:val="0"/>
                  <w:divBdr>
                    <w:top w:val="none" w:sz="0" w:space="0" w:color="auto"/>
                    <w:left w:val="none" w:sz="0" w:space="0" w:color="auto"/>
                    <w:bottom w:val="none" w:sz="0" w:space="0" w:color="auto"/>
                    <w:right w:val="none" w:sz="0" w:space="0" w:color="auto"/>
                  </w:divBdr>
                </w:div>
                <w:div w:id="580986963">
                  <w:marLeft w:val="0"/>
                  <w:marRight w:val="0"/>
                  <w:marTop w:val="0"/>
                  <w:marBottom w:val="0"/>
                  <w:divBdr>
                    <w:top w:val="none" w:sz="0" w:space="0" w:color="auto"/>
                    <w:left w:val="none" w:sz="0" w:space="0" w:color="auto"/>
                    <w:bottom w:val="none" w:sz="0" w:space="0" w:color="auto"/>
                    <w:right w:val="none" w:sz="0" w:space="0" w:color="auto"/>
                  </w:divBdr>
                </w:div>
                <w:div w:id="583074990">
                  <w:marLeft w:val="0"/>
                  <w:marRight w:val="0"/>
                  <w:marTop w:val="0"/>
                  <w:marBottom w:val="0"/>
                  <w:divBdr>
                    <w:top w:val="none" w:sz="0" w:space="0" w:color="auto"/>
                    <w:left w:val="none" w:sz="0" w:space="0" w:color="auto"/>
                    <w:bottom w:val="none" w:sz="0" w:space="0" w:color="auto"/>
                    <w:right w:val="none" w:sz="0" w:space="0" w:color="auto"/>
                  </w:divBdr>
                </w:div>
                <w:div w:id="584194730">
                  <w:marLeft w:val="0"/>
                  <w:marRight w:val="0"/>
                  <w:marTop w:val="0"/>
                  <w:marBottom w:val="0"/>
                  <w:divBdr>
                    <w:top w:val="none" w:sz="0" w:space="0" w:color="auto"/>
                    <w:left w:val="none" w:sz="0" w:space="0" w:color="auto"/>
                    <w:bottom w:val="none" w:sz="0" w:space="0" w:color="auto"/>
                    <w:right w:val="none" w:sz="0" w:space="0" w:color="auto"/>
                  </w:divBdr>
                </w:div>
                <w:div w:id="585770525">
                  <w:marLeft w:val="0"/>
                  <w:marRight w:val="0"/>
                  <w:marTop w:val="0"/>
                  <w:marBottom w:val="0"/>
                  <w:divBdr>
                    <w:top w:val="none" w:sz="0" w:space="0" w:color="auto"/>
                    <w:left w:val="none" w:sz="0" w:space="0" w:color="auto"/>
                    <w:bottom w:val="none" w:sz="0" w:space="0" w:color="auto"/>
                    <w:right w:val="none" w:sz="0" w:space="0" w:color="auto"/>
                  </w:divBdr>
                </w:div>
                <w:div w:id="585772129">
                  <w:marLeft w:val="0"/>
                  <w:marRight w:val="0"/>
                  <w:marTop w:val="0"/>
                  <w:marBottom w:val="0"/>
                  <w:divBdr>
                    <w:top w:val="none" w:sz="0" w:space="0" w:color="auto"/>
                    <w:left w:val="none" w:sz="0" w:space="0" w:color="auto"/>
                    <w:bottom w:val="none" w:sz="0" w:space="0" w:color="auto"/>
                    <w:right w:val="none" w:sz="0" w:space="0" w:color="auto"/>
                  </w:divBdr>
                </w:div>
                <w:div w:id="586185724">
                  <w:marLeft w:val="0"/>
                  <w:marRight w:val="0"/>
                  <w:marTop w:val="0"/>
                  <w:marBottom w:val="0"/>
                  <w:divBdr>
                    <w:top w:val="none" w:sz="0" w:space="0" w:color="auto"/>
                    <w:left w:val="none" w:sz="0" w:space="0" w:color="auto"/>
                    <w:bottom w:val="none" w:sz="0" w:space="0" w:color="auto"/>
                    <w:right w:val="none" w:sz="0" w:space="0" w:color="auto"/>
                  </w:divBdr>
                </w:div>
                <w:div w:id="588196659">
                  <w:marLeft w:val="0"/>
                  <w:marRight w:val="0"/>
                  <w:marTop w:val="0"/>
                  <w:marBottom w:val="0"/>
                  <w:divBdr>
                    <w:top w:val="none" w:sz="0" w:space="0" w:color="auto"/>
                    <w:left w:val="none" w:sz="0" w:space="0" w:color="auto"/>
                    <w:bottom w:val="none" w:sz="0" w:space="0" w:color="auto"/>
                    <w:right w:val="none" w:sz="0" w:space="0" w:color="auto"/>
                  </w:divBdr>
                </w:div>
                <w:div w:id="591280960">
                  <w:marLeft w:val="0"/>
                  <w:marRight w:val="0"/>
                  <w:marTop w:val="0"/>
                  <w:marBottom w:val="0"/>
                  <w:divBdr>
                    <w:top w:val="none" w:sz="0" w:space="0" w:color="auto"/>
                    <w:left w:val="none" w:sz="0" w:space="0" w:color="auto"/>
                    <w:bottom w:val="none" w:sz="0" w:space="0" w:color="auto"/>
                    <w:right w:val="none" w:sz="0" w:space="0" w:color="auto"/>
                  </w:divBdr>
                </w:div>
                <w:div w:id="593436392">
                  <w:marLeft w:val="0"/>
                  <w:marRight w:val="0"/>
                  <w:marTop w:val="0"/>
                  <w:marBottom w:val="0"/>
                  <w:divBdr>
                    <w:top w:val="none" w:sz="0" w:space="0" w:color="auto"/>
                    <w:left w:val="none" w:sz="0" w:space="0" w:color="auto"/>
                    <w:bottom w:val="none" w:sz="0" w:space="0" w:color="auto"/>
                    <w:right w:val="none" w:sz="0" w:space="0" w:color="auto"/>
                  </w:divBdr>
                </w:div>
                <w:div w:id="593707486">
                  <w:marLeft w:val="0"/>
                  <w:marRight w:val="0"/>
                  <w:marTop w:val="0"/>
                  <w:marBottom w:val="0"/>
                  <w:divBdr>
                    <w:top w:val="none" w:sz="0" w:space="0" w:color="auto"/>
                    <w:left w:val="none" w:sz="0" w:space="0" w:color="auto"/>
                    <w:bottom w:val="none" w:sz="0" w:space="0" w:color="auto"/>
                    <w:right w:val="none" w:sz="0" w:space="0" w:color="auto"/>
                  </w:divBdr>
                </w:div>
                <w:div w:id="594823345">
                  <w:marLeft w:val="0"/>
                  <w:marRight w:val="0"/>
                  <w:marTop w:val="0"/>
                  <w:marBottom w:val="0"/>
                  <w:divBdr>
                    <w:top w:val="none" w:sz="0" w:space="0" w:color="auto"/>
                    <w:left w:val="none" w:sz="0" w:space="0" w:color="auto"/>
                    <w:bottom w:val="none" w:sz="0" w:space="0" w:color="auto"/>
                    <w:right w:val="none" w:sz="0" w:space="0" w:color="auto"/>
                  </w:divBdr>
                </w:div>
                <w:div w:id="595096801">
                  <w:marLeft w:val="0"/>
                  <w:marRight w:val="0"/>
                  <w:marTop w:val="0"/>
                  <w:marBottom w:val="0"/>
                  <w:divBdr>
                    <w:top w:val="none" w:sz="0" w:space="0" w:color="auto"/>
                    <w:left w:val="none" w:sz="0" w:space="0" w:color="auto"/>
                    <w:bottom w:val="none" w:sz="0" w:space="0" w:color="auto"/>
                    <w:right w:val="none" w:sz="0" w:space="0" w:color="auto"/>
                  </w:divBdr>
                </w:div>
                <w:div w:id="596444781">
                  <w:marLeft w:val="0"/>
                  <w:marRight w:val="0"/>
                  <w:marTop w:val="0"/>
                  <w:marBottom w:val="0"/>
                  <w:divBdr>
                    <w:top w:val="none" w:sz="0" w:space="0" w:color="auto"/>
                    <w:left w:val="none" w:sz="0" w:space="0" w:color="auto"/>
                    <w:bottom w:val="none" w:sz="0" w:space="0" w:color="auto"/>
                    <w:right w:val="none" w:sz="0" w:space="0" w:color="auto"/>
                  </w:divBdr>
                </w:div>
                <w:div w:id="597326914">
                  <w:marLeft w:val="0"/>
                  <w:marRight w:val="0"/>
                  <w:marTop w:val="0"/>
                  <w:marBottom w:val="0"/>
                  <w:divBdr>
                    <w:top w:val="none" w:sz="0" w:space="0" w:color="auto"/>
                    <w:left w:val="none" w:sz="0" w:space="0" w:color="auto"/>
                    <w:bottom w:val="none" w:sz="0" w:space="0" w:color="auto"/>
                    <w:right w:val="none" w:sz="0" w:space="0" w:color="auto"/>
                  </w:divBdr>
                </w:div>
                <w:div w:id="597522606">
                  <w:marLeft w:val="0"/>
                  <w:marRight w:val="0"/>
                  <w:marTop w:val="0"/>
                  <w:marBottom w:val="0"/>
                  <w:divBdr>
                    <w:top w:val="none" w:sz="0" w:space="0" w:color="auto"/>
                    <w:left w:val="none" w:sz="0" w:space="0" w:color="auto"/>
                    <w:bottom w:val="none" w:sz="0" w:space="0" w:color="auto"/>
                    <w:right w:val="none" w:sz="0" w:space="0" w:color="auto"/>
                  </w:divBdr>
                </w:div>
                <w:div w:id="598102564">
                  <w:marLeft w:val="0"/>
                  <w:marRight w:val="0"/>
                  <w:marTop w:val="0"/>
                  <w:marBottom w:val="0"/>
                  <w:divBdr>
                    <w:top w:val="none" w:sz="0" w:space="0" w:color="auto"/>
                    <w:left w:val="none" w:sz="0" w:space="0" w:color="auto"/>
                    <w:bottom w:val="none" w:sz="0" w:space="0" w:color="auto"/>
                    <w:right w:val="none" w:sz="0" w:space="0" w:color="auto"/>
                  </w:divBdr>
                </w:div>
                <w:div w:id="598486963">
                  <w:marLeft w:val="0"/>
                  <w:marRight w:val="0"/>
                  <w:marTop w:val="0"/>
                  <w:marBottom w:val="0"/>
                  <w:divBdr>
                    <w:top w:val="none" w:sz="0" w:space="0" w:color="auto"/>
                    <w:left w:val="none" w:sz="0" w:space="0" w:color="auto"/>
                    <w:bottom w:val="none" w:sz="0" w:space="0" w:color="auto"/>
                    <w:right w:val="none" w:sz="0" w:space="0" w:color="auto"/>
                  </w:divBdr>
                </w:div>
                <w:div w:id="599143242">
                  <w:marLeft w:val="0"/>
                  <w:marRight w:val="0"/>
                  <w:marTop w:val="0"/>
                  <w:marBottom w:val="0"/>
                  <w:divBdr>
                    <w:top w:val="none" w:sz="0" w:space="0" w:color="auto"/>
                    <w:left w:val="none" w:sz="0" w:space="0" w:color="auto"/>
                    <w:bottom w:val="none" w:sz="0" w:space="0" w:color="auto"/>
                    <w:right w:val="none" w:sz="0" w:space="0" w:color="auto"/>
                  </w:divBdr>
                </w:div>
                <w:div w:id="599801345">
                  <w:marLeft w:val="0"/>
                  <w:marRight w:val="0"/>
                  <w:marTop w:val="0"/>
                  <w:marBottom w:val="0"/>
                  <w:divBdr>
                    <w:top w:val="none" w:sz="0" w:space="0" w:color="auto"/>
                    <w:left w:val="none" w:sz="0" w:space="0" w:color="auto"/>
                    <w:bottom w:val="none" w:sz="0" w:space="0" w:color="auto"/>
                    <w:right w:val="none" w:sz="0" w:space="0" w:color="auto"/>
                  </w:divBdr>
                </w:div>
                <w:div w:id="601376843">
                  <w:marLeft w:val="0"/>
                  <w:marRight w:val="0"/>
                  <w:marTop w:val="0"/>
                  <w:marBottom w:val="0"/>
                  <w:divBdr>
                    <w:top w:val="none" w:sz="0" w:space="0" w:color="auto"/>
                    <w:left w:val="none" w:sz="0" w:space="0" w:color="auto"/>
                    <w:bottom w:val="none" w:sz="0" w:space="0" w:color="auto"/>
                    <w:right w:val="none" w:sz="0" w:space="0" w:color="auto"/>
                  </w:divBdr>
                </w:div>
                <w:div w:id="601498644">
                  <w:marLeft w:val="0"/>
                  <w:marRight w:val="0"/>
                  <w:marTop w:val="0"/>
                  <w:marBottom w:val="0"/>
                  <w:divBdr>
                    <w:top w:val="none" w:sz="0" w:space="0" w:color="auto"/>
                    <w:left w:val="none" w:sz="0" w:space="0" w:color="auto"/>
                    <w:bottom w:val="none" w:sz="0" w:space="0" w:color="auto"/>
                    <w:right w:val="none" w:sz="0" w:space="0" w:color="auto"/>
                  </w:divBdr>
                </w:div>
                <w:div w:id="602032584">
                  <w:marLeft w:val="0"/>
                  <w:marRight w:val="0"/>
                  <w:marTop w:val="0"/>
                  <w:marBottom w:val="0"/>
                  <w:divBdr>
                    <w:top w:val="none" w:sz="0" w:space="0" w:color="auto"/>
                    <w:left w:val="none" w:sz="0" w:space="0" w:color="auto"/>
                    <w:bottom w:val="none" w:sz="0" w:space="0" w:color="auto"/>
                    <w:right w:val="none" w:sz="0" w:space="0" w:color="auto"/>
                  </w:divBdr>
                </w:div>
                <w:div w:id="603878206">
                  <w:marLeft w:val="0"/>
                  <w:marRight w:val="0"/>
                  <w:marTop w:val="0"/>
                  <w:marBottom w:val="0"/>
                  <w:divBdr>
                    <w:top w:val="none" w:sz="0" w:space="0" w:color="auto"/>
                    <w:left w:val="none" w:sz="0" w:space="0" w:color="auto"/>
                    <w:bottom w:val="none" w:sz="0" w:space="0" w:color="auto"/>
                    <w:right w:val="none" w:sz="0" w:space="0" w:color="auto"/>
                  </w:divBdr>
                </w:div>
                <w:div w:id="606428951">
                  <w:marLeft w:val="0"/>
                  <w:marRight w:val="0"/>
                  <w:marTop w:val="0"/>
                  <w:marBottom w:val="0"/>
                  <w:divBdr>
                    <w:top w:val="none" w:sz="0" w:space="0" w:color="auto"/>
                    <w:left w:val="none" w:sz="0" w:space="0" w:color="auto"/>
                    <w:bottom w:val="none" w:sz="0" w:space="0" w:color="auto"/>
                    <w:right w:val="none" w:sz="0" w:space="0" w:color="auto"/>
                  </w:divBdr>
                </w:div>
                <w:div w:id="607658516">
                  <w:marLeft w:val="0"/>
                  <w:marRight w:val="0"/>
                  <w:marTop w:val="0"/>
                  <w:marBottom w:val="0"/>
                  <w:divBdr>
                    <w:top w:val="none" w:sz="0" w:space="0" w:color="auto"/>
                    <w:left w:val="none" w:sz="0" w:space="0" w:color="auto"/>
                    <w:bottom w:val="none" w:sz="0" w:space="0" w:color="auto"/>
                    <w:right w:val="none" w:sz="0" w:space="0" w:color="auto"/>
                  </w:divBdr>
                </w:div>
                <w:div w:id="609749582">
                  <w:marLeft w:val="0"/>
                  <w:marRight w:val="0"/>
                  <w:marTop w:val="0"/>
                  <w:marBottom w:val="0"/>
                  <w:divBdr>
                    <w:top w:val="none" w:sz="0" w:space="0" w:color="auto"/>
                    <w:left w:val="none" w:sz="0" w:space="0" w:color="auto"/>
                    <w:bottom w:val="none" w:sz="0" w:space="0" w:color="auto"/>
                    <w:right w:val="none" w:sz="0" w:space="0" w:color="auto"/>
                  </w:divBdr>
                </w:div>
                <w:div w:id="610553061">
                  <w:marLeft w:val="0"/>
                  <w:marRight w:val="0"/>
                  <w:marTop w:val="0"/>
                  <w:marBottom w:val="0"/>
                  <w:divBdr>
                    <w:top w:val="none" w:sz="0" w:space="0" w:color="auto"/>
                    <w:left w:val="none" w:sz="0" w:space="0" w:color="auto"/>
                    <w:bottom w:val="none" w:sz="0" w:space="0" w:color="auto"/>
                    <w:right w:val="none" w:sz="0" w:space="0" w:color="auto"/>
                  </w:divBdr>
                </w:div>
                <w:div w:id="611016348">
                  <w:marLeft w:val="0"/>
                  <w:marRight w:val="0"/>
                  <w:marTop w:val="0"/>
                  <w:marBottom w:val="0"/>
                  <w:divBdr>
                    <w:top w:val="none" w:sz="0" w:space="0" w:color="auto"/>
                    <w:left w:val="none" w:sz="0" w:space="0" w:color="auto"/>
                    <w:bottom w:val="none" w:sz="0" w:space="0" w:color="auto"/>
                    <w:right w:val="none" w:sz="0" w:space="0" w:color="auto"/>
                  </w:divBdr>
                </w:div>
                <w:div w:id="611058252">
                  <w:marLeft w:val="0"/>
                  <w:marRight w:val="0"/>
                  <w:marTop w:val="0"/>
                  <w:marBottom w:val="0"/>
                  <w:divBdr>
                    <w:top w:val="none" w:sz="0" w:space="0" w:color="auto"/>
                    <w:left w:val="none" w:sz="0" w:space="0" w:color="auto"/>
                    <w:bottom w:val="none" w:sz="0" w:space="0" w:color="auto"/>
                    <w:right w:val="none" w:sz="0" w:space="0" w:color="auto"/>
                  </w:divBdr>
                </w:div>
                <w:div w:id="611088690">
                  <w:marLeft w:val="0"/>
                  <w:marRight w:val="0"/>
                  <w:marTop w:val="0"/>
                  <w:marBottom w:val="0"/>
                  <w:divBdr>
                    <w:top w:val="none" w:sz="0" w:space="0" w:color="auto"/>
                    <w:left w:val="none" w:sz="0" w:space="0" w:color="auto"/>
                    <w:bottom w:val="none" w:sz="0" w:space="0" w:color="auto"/>
                    <w:right w:val="none" w:sz="0" w:space="0" w:color="auto"/>
                  </w:divBdr>
                </w:div>
                <w:div w:id="611519654">
                  <w:marLeft w:val="0"/>
                  <w:marRight w:val="0"/>
                  <w:marTop w:val="0"/>
                  <w:marBottom w:val="0"/>
                  <w:divBdr>
                    <w:top w:val="none" w:sz="0" w:space="0" w:color="auto"/>
                    <w:left w:val="none" w:sz="0" w:space="0" w:color="auto"/>
                    <w:bottom w:val="none" w:sz="0" w:space="0" w:color="auto"/>
                    <w:right w:val="none" w:sz="0" w:space="0" w:color="auto"/>
                  </w:divBdr>
                </w:div>
                <w:div w:id="611976920">
                  <w:marLeft w:val="0"/>
                  <w:marRight w:val="0"/>
                  <w:marTop w:val="0"/>
                  <w:marBottom w:val="0"/>
                  <w:divBdr>
                    <w:top w:val="none" w:sz="0" w:space="0" w:color="auto"/>
                    <w:left w:val="none" w:sz="0" w:space="0" w:color="auto"/>
                    <w:bottom w:val="none" w:sz="0" w:space="0" w:color="auto"/>
                    <w:right w:val="none" w:sz="0" w:space="0" w:color="auto"/>
                  </w:divBdr>
                </w:div>
                <w:div w:id="612833843">
                  <w:marLeft w:val="0"/>
                  <w:marRight w:val="0"/>
                  <w:marTop w:val="0"/>
                  <w:marBottom w:val="0"/>
                  <w:divBdr>
                    <w:top w:val="none" w:sz="0" w:space="0" w:color="auto"/>
                    <w:left w:val="none" w:sz="0" w:space="0" w:color="auto"/>
                    <w:bottom w:val="none" w:sz="0" w:space="0" w:color="auto"/>
                    <w:right w:val="none" w:sz="0" w:space="0" w:color="auto"/>
                  </w:divBdr>
                </w:div>
                <w:div w:id="612981733">
                  <w:marLeft w:val="0"/>
                  <w:marRight w:val="0"/>
                  <w:marTop w:val="0"/>
                  <w:marBottom w:val="0"/>
                  <w:divBdr>
                    <w:top w:val="none" w:sz="0" w:space="0" w:color="auto"/>
                    <w:left w:val="none" w:sz="0" w:space="0" w:color="auto"/>
                    <w:bottom w:val="none" w:sz="0" w:space="0" w:color="auto"/>
                    <w:right w:val="none" w:sz="0" w:space="0" w:color="auto"/>
                  </w:divBdr>
                </w:div>
                <w:div w:id="613176427">
                  <w:marLeft w:val="0"/>
                  <w:marRight w:val="0"/>
                  <w:marTop w:val="0"/>
                  <w:marBottom w:val="0"/>
                  <w:divBdr>
                    <w:top w:val="none" w:sz="0" w:space="0" w:color="auto"/>
                    <w:left w:val="none" w:sz="0" w:space="0" w:color="auto"/>
                    <w:bottom w:val="none" w:sz="0" w:space="0" w:color="auto"/>
                    <w:right w:val="none" w:sz="0" w:space="0" w:color="auto"/>
                  </w:divBdr>
                </w:div>
                <w:div w:id="615331223">
                  <w:marLeft w:val="0"/>
                  <w:marRight w:val="0"/>
                  <w:marTop w:val="0"/>
                  <w:marBottom w:val="0"/>
                  <w:divBdr>
                    <w:top w:val="none" w:sz="0" w:space="0" w:color="auto"/>
                    <w:left w:val="none" w:sz="0" w:space="0" w:color="auto"/>
                    <w:bottom w:val="none" w:sz="0" w:space="0" w:color="auto"/>
                    <w:right w:val="none" w:sz="0" w:space="0" w:color="auto"/>
                  </w:divBdr>
                </w:div>
                <w:div w:id="615451852">
                  <w:marLeft w:val="0"/>
                  <w:marRight w:val="0"/>
                  <w:marTop w:val="0"/>
                  <w:marBottom w:val="0"/>
                  <w:divBdr>
                    <w:top w:val="none" w:sz="0" w:space="0" w:color="auto"/>
                    <w:left w:val="none" w:sz="0" w:space="0" w:color="auto"/>
                    <w:bottom w:val="none" w:sz="0" w:space="0" w:color="auto"/>
                    <w:right w:val="none" w:sz="0" w:space="0" w:color="auto"/>
                  </w:divBdr>
                </w:div>
                <w:div w:id="615524115">
                  <w:marLeft w:val="0"/>
                  <w:marRight w:val="0"/>
                  <w:marTop w:val="0"/>
                  <w:marBottom w:val="0"/>
                  <w:divBdr>
                    <w:top w:val="none" w:sz="0" w:space="0" w:color="auto"/>
                    <w:left w:val="none" w:sz="0" w:space="0" w:color="auto"/>
                    <w:bottom w:val="none" w:sz="0" w:space="0" w:color="auto"/>
                    <w:right w:val="none" w:sz="0" w:space="0" w:color="auto"/>
                  </w:divBdr>
                </w:div>
                <w:div w:id="618495207">
                  <w:marLeft w:val="0"/>
                  <w:marRight w:val="0"/>
                  <w:marTop w:val="0"/>
                  <w:marBottom w:val="0"/>
                  <w:divBdr>
                    <w:top w:val="none" w:sz="0" w:space="0" w:color="auto"/>
                    <w:left w:val="none" w:sz="0" w:space="0" w:color="auto"/>
                    <w:bottom w:val="none" w:sz="0" w:space="0" w:color="auto"/>
                    <w:right w:val="none" w:sz="0" w:space="0" w:color="auto"/>
                  </w:divBdr>
                </w:div>
                <w:div w:id="618531489">
                  <w:marLeft w:val="0"/>
                  <w:marRight w:val="0"/>
                  <w:marTop w:val="0"/>
                  <w:marBottom w:val="0"/>
                  <w:divBdr>
                    <w:top w:val="none" w:sz="0" w:space="0" w:color="auto"/>
                    <w:left w:val="none" w:sz="0" w:space="0" w:color="auto"/>
                    <w:bottom w:val="none" w:sz="0" w:space="0" w:color="auto"/>
                    <w:right w:val="none" w:sz="0" w:space="0" w:color="auto"/>
                  </w:divBdr>
                </w:div>
                <w:div w:id="618536108">
                  <w:marLeft w:val="0"/>
                  <w:marRight w:val="0"/>
                  <w:marTop w:val="0"/>
                  <w:marBottom w:val="0"/>
                  <w:divBdr>
                    <w:top w:val="none" w:sz="0" w:space="0" w:color="auto"/>
                    <w:left w:val="none" w:sz="0" w:space="0" w:color="auto"/>
                    <w:bottom w:val="none" w:sz="0" w:space="0" w:color="auto"/>
                    <w:right w:val="none" w:sz="0" w:space="0" w:color="auto"/>
                  </w:divBdr>
                </w:div>
                <w:div w:id="618805505">
                  <w:marLeft w:val="0"/>
                  <w:marRight w:val="0"/>
                  <w:marTop w:val="0"/>
                  <w:marBottom w:val="0"/>
                  <w:divBdr>
                    <w:top w:val="none" w:sz="0" w:space="0" w:color="auto"/>
                    <w:left w:val="none" w:sz="0" w:space="0" w:color="auto"/>
                    <w:bottom w:val="none" w:sz="0" w:space="0" w:color="auto"/>
                    <w:right w:val="none" w:sz="0" w:space="0" w:color="auto"/>
                  </w:divBdr>
                </w:div>
                <w:div w:id="620111561">
                  <w:marLeft w:val="0"/>
                  <w:marRight w:val="0"/>
                  <w:marTop w:val="0"/>
                  <w:marBottom w:val="0"/>
                  <w:divBdr>
                    <w:top w:val="none" w:sz="0" w:space="0" w:color="auto"/>
                    <w:left w:val="none" w:sz="0" w:space="0" w:color="auto"/>
                    <w:bottom w:val="none" w:sz="0" w:space="0" w:color="auto"/>
                    <w:right w:val="none" w:sz="0" w:space="0" w:color="auto"/>
                  </w:divBdr>
                </w:div>
                <w:div w:id="620385358">
                  <w:marLeft w:val="0"/>
                  <w:marRight w:val="0"/>
                  <w:marTop w:val="0"/>
                  <w:marBottom w:val="0"/>
                  <w:divBdr>
                    <w:top w:val="none" w:sz="0" w:space="0" w:color="auto"/>
                    <w:left w:val="none" w:sz="0" w:space="0" w:color="auto"/>
                    <w:bottom w:val="none" w:sz="0" w:space="0" w:color="auto"/>
                    <w:right w:val="none" w:sz="0" w:space="0" w:color="auto"/>
                  </w:divBdr>
                </w:div>
                <w:div w:id="620451922">
                  <w:marLeft w:val="0"/>
                  <w:marRight w:val="0"/>
                  <w:marTop w:val="0"/>
                  <w:marBottom w:val="0"/>
                  <w:divBdr>
                    <w:top w:val="none" w:sz="0" w:space="0" w:color="auto"/>
                    <w:left w:val="none" w:sz="0" w:space="0" w:color="auto"/>
                    <w:bottom w:val="none" w:sz="0" w:space="0" w:color="auto"/>
                    <w:right w:val="none" w:sz="0" w:space="0" w:color="auto"/>
                  </w:divBdr>
                </w:div>
                <w:div w:id="621110321">
                  <w:marLeft w:val="0"/>
                  <w:marRight w:val="0"/>
                  <w:marTop w:val="0"/>
                  <w:marBottom w:val="0"/>
                  <w:divBdr>
                    <w:top w:val="none" w:sz="0" w:space="0" w:color="auto"/>
                    <w:left w:val="none" w:sz="0" w:space="0" w:color="auto"/>
                    <w:bottom w:val="none" w:sz="0" w:space="0" w:color="auto"/>
                    <w:right w:val="none" w:sz="0" w:space="0" w:color="auto"/>
                  </w:divBdr>
                </w:div>
                <w:div w:id="621349511">
                  <w:marLeft w:val="0"/>
                  <w:marRight w:val="0"/>
                  <w:marTop w:val="0"/>
                  <w:marBottom w:val="0"/>
                  <w:divBdr>
                    <w:top w:val="none" w:sz="0" w:space="0" w:color="auto"/>
                    <w:left w:val="none" w:sz="0" w:space="0" w:color="auto"/>
                    <w:bottom w:val="none" w:sz="0" w:space="0" w:color="auto"/>
                    <w:right w:val="none" w:sz="0" w:space="0" w:color="auto"/>
                  </w:divBdr>
                </w:div>
                <w:div w:id="623464459">
                  <w:marLeft w:val="0"/>
                  <w:marRight w:val="0"/>
                  <w:marTop w:val="0"/>
                  <w:marBottom w:val="0"/>
                  <w:divBdr>
                    <w:top w:val="none" w:sz="0" w:space="0" w:color="auto"/>
                    <w:left w:val="none" w:sz="0" w:space="0" w:color="auto"/>
                    <w:bottom w:val="none" w:sz="0" w:space="0" w:color="auto"/>
                    <w:right w:val="none" w:sz="0" w:space="0" w:color="auto"/>
                  </w:divBdr>
                </w:div>
                <w:div w:id="625694757">
                  <w:marLeft w:val="0"/>
                  <w:marRight w:val="0"/>
                  <w:marTop w:val="0"/>
                  <w:marBottom w:val="0"/>
                  <w:divBdr>
                    <w:top w:val="none" w:sz="0" w:space="0" w:color="auto"/>
                    <w:left w:val="none" w:sz="0" w:space="0" w:color="auto"/>
                    <w:bottom w:val="none" w:sz="0" w:space="0" w:color="auto"/>
                    <w:right w:val="none" w:sz="0" w:space="0" w:color="auto"/>
                  </w:divBdr>
                </w:div>
                <w:div w:id="630139269">
                  <w:marLeft w:val="0"/>
                  <w:marRight w:val="0"/>
                  <w:marTop w:val="0"/>
                  <w:marBottom w:val="0"/>
                  <w:divBdr>
                    <w:top w:val="none" w:sz="0" w:space="0" w:color="auto"/>
                    <w:left w:val="none" w:sz="0" w:space="0" w:color="auto"/>
                    <w:bottom w:val="none" w:sz="0" w:space="0" w:color="auto"/>
                    <w:right w:val="none" w:sz="0" w:space="0" w:color="auto"/>
                  </w:divBdr>
                </w:div>
                <w:div w:id="633217071">
                  <w:marLeft w:val="0"/>
                  <w:marRight w:val="0"/>
                  <w:marTop w:val="0"/>
                  <w:marBottom w:val="0"/>
                  <w:divBdr>
                    <w:top w:val="none" w:sz="0" w:space="0" w:color="auto"/>
                    <w:left w:val="none" w:sz="0" w:space="0" w:color="auto"/>
                    <w:bottom w:val="none" w:sz="0" w:space="0" w:color="auto"/>
                    <w:right w:val="none" w:sz="0" w:space="0" w:color="auto"/>
                  </w:divBdr>
                </w:div>
                <w:div w:id="633755249">
                  <w:marLeft w:val="0"/>
                  <w:marRight w:val="0"/>
                  <w:marTop w:val="0"/>
                  <w:marBottom w:val="0"/>
                  <w:divBdr>
                    <w:top w:val="none" w:sz="0" w:space="0" w:color="auto"/>
                    <w:left w:val="none" w:sz="0" w:space="0" w:color="auto"/>
                    <w:bottom w:val="none" w:sz="0" w:space="0" w:color="auto"/>
                    <w:right w:val="none" w:sz="0" w:space="0" w:color="auto"/>
                  </w:divBdr>
                </w:div>
                <w:div w:id="634800039">
                  <w:marLeft w:val="0"/>
                  <w:marRight w:val="0"/>
                  <w:marTop w:val="0"/>
                  <w:marBottom w:val="0"/>
                  <w:divBdr>
                    <w:top w:val="none" w:sz="0" w:space="0" w:color="auto"/>
                    <w:left w:val="none" w:sz="0" w:space="0" w:color="auto"/>
                    <w:bottom w:val="none" w:sz="0" w:space="0" w:color="auto"/>
                    <w:right w:val="none" w:sz="0" w:space="0" w:color="auto"/>
                  </w:divBdr>
                </w:div>
                <w:div w:id="635331923">
                  <w:marLeft w:val="0"/>
                  <w:marRight w:val="0"/>
                  <w:marTop w:val="0"/>
                  <w:marBottom w:val="0"/>
                  <w:divBdr>
                    <w:top w:val="none" w:sz="0" w:space="0" w:color="auto"/>
                    <w:left w:val="none" w:sz="0" w:space="0" w:color="auto"/>
                    <w:bottom w:val="none" w:sz="0" w:space="0" w:color="auto"/>
                    <w:right w:val="none" w:sz="0" w:space="0" w:color="auto"/>
                  </w:divBdr>
                </w:div>
                <w:div w:id="635450977">
                  <w:marLeft w:val="0"/>
                  <w:marRight w:val="0"/>
                  <w:marTop w:val="0"/>
                  <w:marBottom w:val="0"/>
                  <w:divBdr>
                    <w:top w:val="none" w:sz="0" w:space="0" w:color="auto"/>
                    <w:left w:val="none" w:sz="0" w:space="0" w:color="auto"/>
                    <w:bottom w:val="none" w:sz="0" w:space="0" w:color="auto"/>
                    <w:right w:val="none" w:sz="0" w:space="0" w:color="auto"/>
                  </w:divBdr>
                </w:div>
                <w:div w:id="637028772">
                  <w:marLeft w:val="0"/>
                  <w:marRight w:val="0"/>
                  <w:marTop w:val="0"/>
                  <w:marBottom w:val="0"/>
                  <w:divBdr>
                    <w:top w:val="none" w:sz="0" w:space="0" w:color="auto"/>
                    <w:left w:val="none" w:sz="0" w:space="0" w:color="auto"/>
                    <w:bottom w:val="none" w:sz="0" w:space="0" w:color="auto"/>
                    <w:right w:val="none" w:sz="0" w:space="0" w:color="auto"/>
                  </w:divBdr>
                </w:div>
                <w:div w:id="637682309">
                  <w:marLeft w:val="0"/>
                  <w:marRight w:val="0"/>
                  <w:marTop w:val="0"/>
                  <w:marBottom w:val="0"/>
                  <w:divBdr>
                    <w:top w:val="none" w:sz="0" w:space="0" w:color="auto"/>
                    <w:left w:val="none" w:sz="0" w:space="0" w:color="auto"/>
                    <w:bottom w:val="none" w:sz="0" w:space="0" w:color="auto"/>
                    <w:right w:val="none" w:sz="0" w:space="0" w:color="auto"/>
                  </w:divBdr>
                </w:div>
                <w:div w:id="640422502">
                  <w:marLeft w:val="0"/>
                  <w:marRight w:val="0"/>
                  <w:marTop w:val="0"/>
                  <w:marBottom w:val="0"/>
                  <w:divBdr>
                    <w:top w:val="none" w:sz="0" w:space="0" w:color="auto"/>
                    <w:left w:val="none" w:sz="0" w:space="0" w:color="auto"/>
                    <w:bottom w:val="none" w:sz="0" w:space="0" w:color="auto"/>
                    <w:right w:val="none" w:sz="0" w:space="0" w:color="auto"/>
                  </w:divBdr>
                </w:div>
                <w:div w:id="640577745">
                  <w:marLeft w:val="0"/>
                  <w:marRight w:val="0"/>
                  <w:marTop w:val="0"/>
                  <w:marBottom w:val="0"/>
                  <w:divBdr>
                    <w:top w:val="none" w:sz="0" w:space="0" w:color="auto"/>
                    <w:left w:val="none" w:sz="0" w:space="0" w:color="auto"/>
                    <w:bottom w:val="none" w:sz="0" w:space="0" w:color="auto"/>
                    <w:right w:val="none" w:sz="0" w:space="0" w:color="auto"/>
                  </w:divBdr>
                </w:div>
                <w:div w:id="641350608">
                  <w:marLeft w:val="0"/>
                  <w:marRight w:val="0"/>
                  <w:marTop w:val="0"/>
                  <w:marBottom w:val="0"/>
                  <w:divBdr>
                    <w:top w:val="none" w:sz="0" w:space="0" w:color="auto"/>
                    <w:left w:val="none" w:sz="0" w:space="0" w:color="auto"/>
                    <w:bottom w:val="none" w:sz="0" w:space="0" w:color="auto"/>
                    <w:right w:val="none" w:sz="0" w:space="0" w:color="auto"/>
                  </w:divBdr>
                </w:div>
                <w:div w:id="643464851">
                  <w:marLeft w:val="0"/>
                  <w:marRight w:val="0"/>
                  <w:marTop w:val="0"/>
                  <w:marBottom w:val="0"/>
                  <w:divBdr>
                    <w:top w:val="none" w:sz="0" w:space="0" w:color="auto"/>
                    <w:left w:val="none" w:sz="0" w:space="0" w:color="auto"/>
                    <w:bottom w:val="none" w:sz="0" w:space="0" w:color="auto"/>
                    <w:right w:val="none" w:sz="0" w:space="0" w:color="auto"/>
                  </w:divBdr>
                </w:div>
                <w:div w:id="644554918">
                  <w:marLeft w:val="0"/>
                  <w:marRight w:val="0"/>
                  <w:marTop w:val="0"/>
                  <w:marBottom w:val="0"/>
                  <w:divBdr>
                    <w:top w:val="none" w:sz="0" w:space="0" w:color="auto"/>
                    <w:left w:val="none" w:sz="0" w:space="0" w:color="auto"/>
                    <w:bottom w:val="none" w:sz="0" w:space="0" w:color="auto"/>
                    <w:right w:val="none" w:sz="0" w:space="0" w:color="auto"/>
                  </w:divBdr>
                </w:div>
                <w:div w:id="645207844">
                  <w:marLeft w:val="0"/>
                  <w:marRight w:val="0"/>
                  <w:marTop w:val="0"/>
                  <w:marBottom w:val="0"/>
                  <w:divBdr>
                    <w:top w:val="none" w:sz="0" w:space="0" w:color="auto"/>
                    <w:left w:val="none" w:sz="0" w:space="0" w:color="auto"/>
                    <w:bottom w:val="none" w:sz="0" w:space="0" w:color="auto"/>
                    <w:right w:val="none" w:sz="0" w:space="0" w:color="auto"/>
                  </w:divBdr>
                </w:div>
                <w:div w:id="645550526">
                  <w:marLeft w:val="0"/>
                  <w:marRight w:val="0"/>
                  <w:marTop w:val="0"/>
                  <w:marBottom w:val="0"/>
                  <w:divBdr>
                    <w:top w:val="none" w:sz="0" w:space="0" w:color="auto"/>
                    <w:left w:val="none" w:sz="0" w:space="0" w:color="auto"/>
                    <w:bottom w:val="none" w:sz="0" w:space="0" w:color="auto"/>
                    <w:right w:val="none" w:sz="0" w:space="0" w:color="auto"/>
                  </w:divBdr>
                </w:div>
                <w:div w:id="646742009">
                  <w:marLeft w:val="0"/>
                  <w:marRight w:val="0"/>
                  <w:marTop w:val="0"/>
                  <w:marBottom w:val="0"/>
                  <w:divBdr>
                    <w:top w:val="none" w:sz="0" w:space="0" w:color="auto"/>
                    <w:left w:val="none" w:sz="0" w:space="0" w:color="auto"/>
                    <w:bottom w:val="none" w:sz="0" w:space="0" w:color="auto"/>
                    <w:right w:val="none" w:sz="0" w:space="0" w:color="auto"/>
                  </w:divBdr>
                </w:div>
                <w:div w:id="647367625">
                  <w:marLeft w:val="0"/>
                  <w:marRight w:val="0"/>
                  <w:marTop w:val="0"/>
                  <w:marBottom w:val="0"/>
                  <w:divBdr>
                    <w:top w:val="none" w:sz="0" w:space="0" w:color="auto"/>
                    <w:left w:val="none" w:sz="0" w:space="0" w:color="auto"/>
                    <w:bottom w:val="none" w:sz="0" w:space="0" w:color="auto"/>
                    <w:right w:val="none" w:sz="0" w:space="0" w:color="auto"/>
                  </w:divBdr>
                </w:div>
                <w:div w:id="650527171">
                  <w:marLeft w:val="0"/>
                  <w:marRight w:val="0"/>
                  <w:marTop w:val="0"/>
                  <w:marBottom w:val="0"/>
                  <w:divBdr>
                    <w:top w:val="none" w:sz="0" w:space="0" w:color="auto"/>
                    <w:left w:val="none" w:sz="0" w:space="0" w:color="auto"/>
                    <w:bottom w:val="none" w:sz="0" w:space="0" w:color="auto"/>
                    <w:right w:val="none" w:sz="0" w:space="0" w:color="auto"/>
                  </w:divBdr>
                </w:div>
                <w:div w:id="651060873">
                  <w:marLeft w:val="0"/>
                  <w:marRight w:val="0"/>
                  <w:marTop w:val="0"/>
                  <w:marBottom w:val="0"/>
                  <w:divBdr>
                    <w:top w:val="none" w:sz="0" w:space="0" w:color="auto"/>
                    <w:left w:val="none" w:sz="0" w:space="0" w:color="auto"/>
                    <w:bottom w:val="none" w:sz="0" w:space="0" w:color="auto"/>
                    <w:right w:val="none" w:sz="0" w:space="0" w:color="auto"/>
                  </w:divBdr>
                </w:div>
                <w:div w:id="656812186">
                  <w:marLeft w:val="0"/>
                  <w:marRight w:val="0"/>
                  <w:marTop w:val="0"/>
                  <w:marBottom w:val="0"/>
                  <w:divBdr>
                    <w:top w:val="none" w:sz="0" w:space="0" w:color="auto"/>
                    <w:left w:val="none" w:sz="0" w:space="0" w:color="auto"/>
                    <w:bottom w:val="none" w:sz="0" w:space="0" w:color="auto"/>
                    <w:right w:val="none" w:sz="0" w:space="0" w:color="auto"/>
                  </w:divBdr>
                </w:div>
                <w:div w:id="657924619">
                  <w:marLeft w:val="0"/>
                  <w:marRight w:val="0"/>
                  <w:marTop w:val="0"/>
                  <w:marBottom w:val="0"/>
                  <w:divBdr>
                    <w:top w:val="none" w:sz="0" w:space="0" w:color="auto"/>
                    <w:left w:val="none" w:sz="0" w:space="0" w:color="auto"/>
                    <w:bottom w:val="none" w:sz="0" w:space="0" w:color="auto"/>
                    <w:right w:val="none" w:sz="0" w:space="0" w:color="auto"/>
                  </w:divBdr>
                </w:div>
                <w:div w:id="658460103">
                  <w:marLeft w:val="0"/>
                  <w:marRight w:val="0"/>
                  <w:marTop w:val="0"/>
                  <w:marBottom w:val="0"/>
                  <w:divBdr>
                    <w:top w:val="none" w:sz="0" w:space="0" w:color="auto"/>
                    <w:left w:val="none" w:sz="0" w:space="0" w:color="auto"/>
                    <w:bottom w:val="none" w:sz="0" w:space="0" w:color="auto"/>
                    <w:right w:val="none" w:sz="0" w:space="0" w:color="auto"/>
                  </w:divBdr>
                </w:div>
                <w:div w:id="658921220">
                  <w:marLeft w:val="0"/>
                  <w:marRight w:val="0"/>
                  <w:marTop w:val="0"/>
                  <w:marBottom w:val="0"/>
                  <w:divBdr>
                    <w:top w:val="none" w:sz="0" w:space="0" w:color="auto"/>
                    <w:left w:val="none" w:sz="0" w:space="0" w:color="auto"/>
                    <w:bottom w:val="none" w:sz="0" w:space="0" w:color="auto"/>
                    <w:right w:val="none" w:sz="0" w:space="0" w:color="auto"/>
                  </w:divBdr>
                </w:div>
                <w:div w:id="660237286">
                  <w:marLeft w:val="0"/>
                  <w:marRight w:val="0"/>
                  <w:marTop w:val="0"/>
                  <w:marBottom w:val="0"/>
                  <w:divBdr>
                    <w:top w:val="none" w:sz="0" w:space="0" w:color="auto"/>
                    <w:left w:val="none" w:sz="0" w:space="0" w:color="auto"/>
                    <w:bottom w:val="none" w:sz="0" w:space="0" w:color="auto"/>
                    <w:right w:val="none" w:sz="0" w:space="0" w:color="auto"/>
                  </w:divBdr>
                </w:div>
                <w:div w:id="660430273">
                  <w:marLeft w:val="0"/>
                  <w:marRight w:val="0"/>
                  <w:marTop w:val="0"/>
                  <w:marBottom w:val="0"/>
                  <w:divBdr>
                    <w:top w:val="none" w:sz="0" w:space="0" w:color="auto"/>
                    <w:left w:val="none" w:sz="0" w:space="0" w:color="auto"/>
                    <w:bottom w:val="none" w:sz="0" w:space="0" w:color="auto"/>
                    <w:right w:val="none" w:sz="0" w:space="0" w:color="auto"/>
                  </w:divBdr>
                </w:div>
                <w:div w:id="660691803">
                  <w:marLeft w:val="0"/>
                  <w:marRight w:val="0"/>
                  <w:marTop w:val="0"/>
                  <w:marBottom w:val="0"/>
                  <w:divBdr>
                    <w:top w:val="none" w:sz="0" w:space="0" w:color="auto"/>
                    <w:left w:val="none" w:sz="0" w:space="0" w:color="auto"/>
                    <w:bottom w:val="none" w:sz="0" w:space="0" w:color="auto"/>
                    <w:right w:val="none" w:sz="0" w:space="0" w:color="auto"/>
                  </w:divBdr>
                </w:div>
                <w:div w:id="661471727">
                  <w:marLeft w:val="0"/>
                  <w:marRight w:val="0"/>
                  <w:marTop w:val="0"/>
                  <w:marBottom w:val="0"/>
                  <w:divBdr>
                    <w:top w:val="none" w:sz="0" w:space="0" w:color="auto"/>
                    <w:left w:val="none" w:sz="0" w:space="0" w:color="auto"/>
                    <w:bottom w:val="none" w:sz="0" w:space="0" w:color="auto"/>
                    <w:right w:val="none" w:sz="0" w:space="0" w:color="auto"/>
                  </w:divBdr>
                </w:div>
                <w:div w:id="661735709">
                  <w:marLeft w:val="0"/>
                  <w:marRight w:val="0"/>
                  <w:marTop w:val="0"/>
                  <w:marBottom w:val="0"/>
                  <w:divBdr>
                    <w:top w:val="none" w:sz="0" w:space="0" w:color="auto"/>
                    <w:left w:val="none" w:sz="0" w:space="0" w:color="auto"/>
                    <w:bottom w:val="none" w:sz="0" w:space="0" w:color="auto"/>
                    <w:right w:val="none" w:sz="0" w:space="0" w:color="auto"/>
                  </w:divBdr>
                </w:div>
                <w:div w:id="662927377">
                  <w:marLeft w:val="0"/>
                  <w:marRight w:val="0"/>
                  <w:marTop w:val="0"/>
                  <w:marBottom w:val="0"/>
                  <w:divBdr>
                    <w:top w:val="none" w:sz="0" w:space="0" w:color="auto"/>
                    <w:left w:val="none" w:sz="0" w:space="0" w:color="auto"/>
                    <w:bottom w:val="none" w:sz="0" w:space="0" w:color="auto"/>
                    <w:right w:val="none" w:sz="0" w:space="0" w:color="auto"/>
                  </w:divBdr>
                </w:div>
                <w:div w:id="663049651">
                  <w:marLeft w:val="0"/>
                  <w:marRight w:val="0"/>
                  <w:marTop w:val="0"/>
                  <w:marBottom w:val="0"/>
                  <w:divBdr>
                    <w:top w:val="none" w:sz="0" w:space="0" w:color="auto"/>
                    <w:left w:val="none" w:sz="0" w:space="0" w:color="auto"/>
                    <w:bottom w:val="none" w:sz="0" w:space="0" w:color="auto"/>
                    <w:right w:val="none" w:sz="0" w:space="0" w:color="auto"/>
                  </w:divBdr>
                </w:div>
                <w:div w:id="665328444">
                  <w:marLeft w:val="0"/>
                  <w:marRight w:val="0"/>
                  <w:marTop w:val="0"/>
                  <w:marBottom w:val="0"/>
                  <w:divBdr>
                    <w:top w:val="none" w:sz="0" w:space="0" w:color="auto"/>
                    <w:left w:val="none" w:sz="0" w:space="0" w:color="auto"/>
                    <w:bottom w:val="none" w:sz="0" w:space="0" w:color="auto"/>
                    <w:right w:val="none" w:sz="0" w:space="0" w:color="auto"/>
                  </w:divBdr>
                </w:div>
                <w:div w:id="666711888">
                  <w:marLeft w:val="0"/>
                  <w:marRight w:val="0"/>
                  <w:marTop w:val="0"/>
                  <w:marBottom w:val="0"/>
                  <w:divBdr>
                    <w:top w:val="none" w:sz="0" w:space="0" w:color="auto"/>
                    <w:left w:val="none" w:sz="0" w:space="0" w:color="auto"/>
                    <w:bottom w:val="none" w:sz="0" w:space="0" w:color="auto"/>
                    <w:right w:val="none" w:sz="0" w:space="0" w:color="auto"/>
                  </w:divBdr>
                </w:div>
                <w:div w:id="667444337">
                  <w:marLeft w:val="0"/>
                  <w:marRight w:val="0"/>
                  <w:marTop w:val="0"/>
                  <w:marBottom w:val="0"/>
                  <w:divBdr>
                    <w:top w:val="none" w:sz="0" w:space="0" w:color="auto"/>
                    <w:left w:val="none" w:sz="0" w:space="0" w:color="auto"/>
                    <w:bottom w:val="none" w:sz="0" w:space="0" w:color="auto"/>
                    <w:right w:val="none" w:sz="0" w:space="0" w:color="auto"/>
                  </w:divBdr>
                </w:div>
                <w:div w:id="668406341">
                  <w:marLeft w:val="0"/>
                  <w:marRight w:val="0"/>
                  <w:marTop w:val="0"/>
                  <w:marBottom w:val="0"/>
                  <w:divBdr>
                    <w:top w:val="none" w:sz="0" w:space="0" w:color="auto"/>
                    <w:left w:val="none" w:sz="0" w:space="0" w:color="auto"/>
                    <w:bottom w:val="none" w:sz="0" w:space="0" w:color="auto"/>
                    <w:right w:val="none" w:sz="0" w:space="0" w:color="auto"/>
                  </w:divBdr>
                </w:div>
                <w:div w:id="671496950">
                  <w:marLeft w:val="0"/>
                  <w:marRight w:val="0"/>
                  <w:marTop w:val="0"/>
                  <w:marBottom w:val="0"/>
                  <w:divBdr>
                    <w:top w:val="none" w:sz="0" w:space="0" w:color="auto"/>
                    <w:left w:val="none" w:sz="0" w:space="0" w:color="auto"/>
                    <w:bottom w:val="none" w:sz="0" w:space="0" w:color="auto"/>
                    <w:right w:val="none" w:sz="0" w:space="0" w:color="auto"/>
                  </w:divBdr>
                </w:div>
                <w:div w:id="671570195">
                  <w:marLeft w:val="0"/>
                  <w:marRight w:val="0"/>
                  <w:marTop w:val="0"/>
                  <w:marBottom w:val="0"/>
                  <w:divBdr>
                    <w:top w:val="none" w:sz="0" w:space="0" w:color="auto"/>
                    <w:left w:val="none" w:sz="0" w:space="0" w:color="auto"/>
                    <w:bottom w:val="none" w:sz="0" w:space="0" w:color="auto"/>
                    <w:right w:val="none" w:sz="0" w:space="0" w:color="auto"/>
                  </w:divBdr>
                </w:div>
                <w:div w:id="674192717">
                  <w:marLeft w:val="0"/>
                  <w:marRight w:val="0"/>
                  <w:marTop w:val="0"/>
                  <w:marBottom w:val="0"/>
                  <w:divBdr>
                    <w:top w:val="none" w:sz="0" w:space="0" w:color="auto"/>
                    <w:left w:val="none" w:sz="0" w:space="0" w:color="auto"/>
                    <w:bottom w:val="none" w:sz="0" w:space="0" w:color="auto"/>
                    <w:right w:val="none" w:sz="0" w:space="0" w:color="auto"/>
                  </w:divBdr>
                </w:div>
                <w:div w:id="675110101">
                  <w:marLeft w:val="0"/>
                  <w:marRight w:val="0"/>
                  <w:marTop w:val="0"/>
                  <w:marBottom w:val="0"/>
                  <w:divBdr>
                    <w:top w:val="none" w:sz="0" w:space="0" w:color="auto"/>
                    <w:left w:val="none" w:sz="0" w:space="0" w:color="auto"/>
                    <w:bottom w:val="none" w:sz="0" w:space="0" w:color="auto"/>
                    <w:right w:val="none" w:sz="0" w:space="0" w:color="auto"/>
                  </w:divBdr>
                </w:div>
                <w:div w:id="675839269">
                  <w:marLeft w:val="0"/>
                  <w:marRight w:val="0"/>
                  <w:marTop w:val="0"/>
                  <w:marBottom w:val="0"/>
                  <w:divBdr>
                    <w:top w:val="none" w:sz="0" w:space="0" w:color="auto"/>
                    <w:left w:val="none" w:sz="0" w:space="0" w:color="auto"/>
                    <w:bottom w:val="none" w:sz="0" w:space="0" w:color="auto"/>
                    <w:right w:val="none" w:sz="0" w:space="0" w:color="auto"/>
                  </w:divBdr>
                </w:div>
                <w:div w:id="676542062">
                  <w:marLeft w:val="0"/>
                  <w:marRight w:val="0"/>
                  <w:marTop w:val="0"/>
                  <w:marBottom w:val="0"/>
                  <w:divBdr>
                    <w:top w:val="none" w:sz="0" w:space="0" w:color="auto"/>
                    <w:left w:val="none" w:sz="0" w:space="0" w:color="auto"/>
                    <w:bottom w:val="none" w:sz="0" w:space="0" w:color="auto"/>
                    <w:right w:val="none" w:sz="0" w:space="0" w:color="auto"/>
                  </w:divBdr>
                </w:div>
                <w:div w:id="676923626">
                  <w:marLeft w:val="0"/>
                  <w:marRight w:val="0"/>
                  <w:marTop w:val="0"/>
                  <w:marBottom w:val="0"/>
                  <w:divBdr>
                    <w:top w:val="none" w:sz="0" w:space="0" w:color="auto"/>
                    <w:left w:val="none" w:sz="0" w:space="0" w:color="auto"/>
                    <w:bottom w:val="none" w:sz="0" w:space="0" w:color="auto"/>
                    <w:right w:val="none" w:sz="0" w:space="0" w:color="auto"/>
                  </w:divBdr>
                </w:div>
                <w:div w:id="677267478">
                  <w:marLeft w:val="0"/>
                  <w:marRight w:val="0"/>
                  <w:marTop w:val="0"/>
                  <w:marBottom w:val="0"/>
                  <w:divBdr>
                    <w:top w:val="none" w:sz="0" w:space="0" w:color="auto"/>
                    <w:left w:val="none" w:sz="0" w:space="0" w:color="auto"/>
                    <w:bottom w:val="none" w:sz="0" w:space="0" w:color="auto"/>
                    <w:right w:val="none" w:sz="0" w:space="0" w:color="auto"/>
                  </w:divBdr>
                </w:div>
                <w:div w:id="678702745">
                  <w:marLeft w:val="0"/>
                  <w:marRight w:val="0"/>
                  <w:marTop w:val="0"/>
                  <w:marBottom w:val="0"/>
                  <w:divBdr>
                    <w:top w:val="none" w:sz="0" w:space="0" w:color="auto"/>
                    <w:left w:val="none" w:sz="0" w:space="0" w:color="auto"/>
                    <w:bottom w:val="none" w:sz="0" w:space="0" w:color="auto"/>
                    <w:right w:val="none" w:sz="0" w:space="0" w:color="auto"/>
                  </w:divBdr>
                </w:div>
                <w:div w:id="680083487">
                  <w:marLeft w:val="0"/>
                  <w:marRight w:val="0"/>
                  <w:marTop w:val="0"/>
                  <w:marBottom w:val="0"/>
                  <w:divBdr>
                    <w:top w:val="none" w:sz="0" w:space="0" w:color="auto"/>
                    <w:left w:val="none" w:sz="0" w:space="0" w:color="auto"/>
                    <w:bottom w:val="none" w:sz="0" w:space="0" w:color="auto"/>
                    <w:right w:val="none" w:sz="0" w:space="0" w:color="auto"/>
                  </w:divBdr>
                </w:div>
                <w:div w:id="680812313">
                  <w:marLeft w:val="0"/>
                  <w:marRight w:val="0"/>
                  <w:marTop w:val="0"/>
                  <w:marBottom w:val="0"/>
                  <w:divBdr>
                    <w:top w:val="none" w:sz="0" w:space="0" w:color="auto"/>
                    <w:left w:val="none" w:sz="0" w:space="0" w:color="auto"/>
                    <w:bottom w:val="none" w:sz="0" w:space="0" w:color="auto"/>
                    <w:right w:val="none" w:sz="0" w:space="0" w:color="auto"/>
                  </w:divBdr>
                </w:div>
                <w:div w:id="681126193">
                  <w:marLeft w:val="0"/>
                  <w:marRight w:val="0"/>
                  <w:marTop w:val="0"/>
                  <w:marBottom w:val="0"/>
                  <w:divBdr>
                    <w:top w:val="none" w:sz="0" w:space="0" w:color="auto"/>
                    <w:left w:val="none" w:sz="0" w:space="0" w:color="auto"/>
                    <w:bottom w:val="none" w:sz="0" w:space="0" w:color="auto"/>
                    <w:right w:val="none" w:sz="0" w:space="0" w:color="auto"/>
                  </w:divBdr>
                </w:div>
                <w:div w:id="681710339">
                  <w:marLeft w:val="0"/>
                  <w:marRight w:val="0"/>
                  <w:marTop w:val="0"/>
                  <w:marBottom w:val="0"/>
                  <w:divBdr>
                    <w:top w:val="none" w:sz="0" w:space="0" w:color="auto"/>
                    <w:left w:val="none" w:sz="0" w:space="0" w:color="auto"/>
                    <w:bottom w:val="none" w:sz="0" w:space="0" w:color="auto"/>
                    <w:right w:val="none" w:sz="0" w:space="0" w:color="auto"/>
                  </w:divBdr>
                </w:div>
                <w:div w:id="683436906">
                  <w:marLeft w:val="0"/>
                  <w:marRight w:val="0"/>
                  <w:marTop w:val="0"/>
                  <w:marBottom w:val="0"/>
                  <w:divBdr>
                    <w:top w:val="none" w:sz="0" w:space="0" w:color="auto"/>
                    <w:left w:val="none" w:sz="0" w:space="0" w:color="auto"/>
                    <w:bottom w:val="none" w:sz="0" w:space="0" w:color="auto"/>
                    <w:right w:val="none" w:sz="0" w:space="0" w:color="auto"/>
                  </w:divBdr>
                </w:div>
                <w:div w:id="684789736">
                  <w:marLeft w:val="0"/>
                  <w:marRight w:val="0"/>
                  <w:marTop w:val="0"/>
                  <w:marBottom w:val="0"/>
                  <w:divBdr>
                    <w:top w:val="none" w:sz="0" w:space="0" w:color="auto"/>
                    <w:left w:val="none" w:sz="0" w:space="0" w:color="auto"/>
                    <w:bottom w:val="none" w:sz="0" w:space="0" w:color="auto"/>
                    <w:right w:val="none" w:sz="0" w:space="0" w:color="auto"/>
                  </w:divBdr>
                </w:div>
                <w:div w:id="685912627">
                  <w:marLeft w:val="0"/>
                  <w:marRight w:val="0"/>
                  <w:marTop w:val="0"/>
                  <w:marBottom w:val="0"/>
                  <w:divBdr>
                    <w:top w:val="none" w:sz="0" w:space="0" w:color="auto"/>
                    <w:left w:val="none" w:sz="0" w:space="0" w:color="auto"/>
                    <w:bottom w:val="none" w:sz="0" w:space="0" w:color="auto"/>
                    <w:right w:val="none" w:sz="0" w:space="0" w:color="auto"/>
                  </w:divBdr>
                </w:div>
                <w:div w:id="686979612">
                  <w:marLeft w:val="0"/>
                  <w:marRight w:val="0"/>
                  <w:marTop w:val="0"/>
                  <w:marBottom w:val="0"/>
                  <w:divBdr>
                    <w:top w:val="none" w:sz="0" w:space="0" w:color="auto"/>
                    <w:left w:val="none" w:sz="0" w:space="0" w:color="auto"/>
                    <w:bottom w:val="none" w:sz="0" w:space="0" w:color="auto"/>
                    <w:right w:val="none" w:sz="0" w:space="0" w:color="auto"/>
                  </w:divBdr>
                </w:div>
                <w:div w:id="687876894">
                  <w:marLeft w:val="0"/>
                  <w:marRight w:val="0"/>
                  <w:marTop w:val="0"/>
                  <w:marBottom w:val="0"/>
                  <w:divBdr>
                    <w:top w:val="none" w:sz="0" w:space="0" w:color="auto"/>
                    <w:left w:val="none" w:sz="0" w:space="0" w:color="auto"/>
                    <w:bottom w:val="none" w:sz="0" w:space="0" w:color="auto"/>
                    <w:right w:val="none" w:sz="0" w:space="0" w:color="auto"/>
                  </w:divBdr>
                </w:div>
                <w:div w:id="688916428">
                  <w:marLeft w:val="0"/>
                  <w:marRight w:val="0"/>
                  <w:marTop w:val="0"/>
                  <w:marBottom w:val="0"/>
                  <w:divBdr>
                    <w:top w:val="none" w:sz="0" w:space="0" w:color="auto"/>
                    <w:left w:val="none" w:sz="0" w:space="0" w:color="auto"/>
                    <w:bottom w:val="none" w:sz="0" w:space="0" w:color="auto"/>
                    <w:right w:val="none" w:sz="0" w:space="0" w:color="auto"/>
                  </w:divBdr>
                </w:div>
                <w:div w:id="689071044">
                  <w:marLeft w:val="0"/>
                  <w:marRight w:val="0"/>
                  <w:marTop w:val="0"/>
                  <w:marBottom w:val="0"/>
                  <w:divBdr>
                    <w:top w:val="none" w:sz="0" w:space="0" w:color="auto"/>
                    <w:left w:val="none" w:sz="0" w:space="0" w:color="auto"/>
                    <w:bottom w:val="none" w:sz="0" w:space="0" w:color="auto"/>
                    <w:right w:val="none" w:sz="0" w:space="0" w:color="auto"/>
                  </w:divBdr>
                </w:div>
                <w:div w:id="689186239">
                  <w:marLeft w:val="0"/>
                  <w:marRight w:val="0"/>
                  <w:marTop w:val="0"/>
                  <w:marBottom w:val="0"/>
                  <w:divBdr>
                    <w:top w:val="none" w:sz="0" w:space="0" w:color="auto"/>
                    <w:left w:val="none" w:sz="0" w:space="0" w:color="auto"/>
                    <w:bottom w:val="none" w:sz="0" w:space="0" w:color="auto"/>
                    <w:right w:val="none" w:sz="0" w:space="0" w:color="auto"/>
                  </w:divBdr>
                </w:div>
                <w:div w:id="689256492">
                  <w:marLeft w:val="0"/>
                  <w:marRight w:val="0"/>
                  <w:marTop w:val="0"/>
                  <w:marBottom w:val="0"/>
                  <w:divBdr>
                    <w:top w:val="none" w:sz="0" w:space="0" w:color="auto"/>
                    <w:left w:val="none" w:sz="0" w:space="0" w:color="auto"/>
                    <w:bottom w:val="none" w:sz="0" w:space="0" w:color="auto"/>
                    <w:right w:val="none" w:sz="0" w:space="0" w:color="auto"/>
                  </w:divBdr>
                </w:div>
                <w:div w:id="690571496">
                  <w:marLeft w:val="0"/>
                  <w:marRight w:val="0"/>
                  <w:marTop w:val="0"/>
                  <w:marBottom w:val="0"/>
                  <w:divBdr>
                    <w:top w:val="none" w:sz="0" w:space="0" w:color="auto"/>
                    <w:left w:val="none" w:sz="0" w:space="0" w:color="auto"/>
                    <w:bottom w:val="none" w:sz="0" w:space="0" w:color="auto"/>
                    <w:right w:val="none" w:sz="0" w:space="0" w:color="auto"/>
                  </w:divBdr>
                </w:div>
                <w:div w:id="690909789">
                  <w:marLeft w:val="0"/>
                  <w:marRight w:val="0"/>
                  <w:marTop w:val="0"/>
                  <w:marBottom w:val="0"/>
                  <w:divBdr>
                    <w:top w:val="none" w:sz="0" w:space="0" w:color="auto"/>
                    <w:left w:val="none" w:sz="0" w:space="0" w:color="auto"/>
                    <w:bottom w:val="none" w:sz="0" w:space="0" w:color="auto"/>
                    <w:right w:val="none" w:sz="0" w:space="0" w:color="auto"/>
                  </w:divBdr>
                </w:div>
                <w:div w:id="691565283">
                  <w:marLeft w:val="0"/>
                  <w:marRight w:val="0"/>
                  <w:marTop w:val="0"/>
                  <w:marBottom w:val="0"/>
                  <w:divBdr>
                    <w:top w:val="none" w:sz="0" w:space="0" w:color="auto"/>
                    <w:left w:val="none" w:sz="0" w:space="0" w:color="auto"/>
                    <w:bottom w:val="none" w:sz="0" w:space="0" w:color="auto"/>
                    <w:right w:val="none" w:sz="0" w:space="0" w:color="auto"/>
                  </w:divBdr>
                </w:div>
                <w:div w:id="692340976">
                  <w:marLeft w:val="0"/>
                  <w:marRight w:val="0"/>
                  <w:marTop w:val="0"/>
                  <w:marBottom w:val="0"/>
                  <w:divBdr>
                    <w:top w:val="none" w:sz="0" w:space="0" w:color="auto"/>
                    <w:left w:val="none" w:sz="0" w:space="0" w:color="auto"/>
                    <w:bottom w:val="none" w:sz="0" w:space="0" w:color="auto"/>
                    <w:right w:val="none" w:sz="0" w:space="0" w:color="auto"/>
                  </w:divBdr>
                </w:div>
                <w:div w:id="692459383">
                  <w:marLeft w:val="0"/>
                  <w:marRight w:val="0"/>
                  <w:marTop w:val="0"/>
                  <w:marBottom w:val="0"/>
                  <w:divBdr>
                    <w:top w:val="none" w:sz="0" w:space="0" w:color="auto"/>
                    <w:left w:val="none" w:sz="0" w:space="0" w:color="auto"/>
                    <w:bottom w:val="none" w:sz="0" w:space="0" w:color="auto"/>
                    <w:right w:val="none" w:sz="0" w:space="0" w:color="auto"/>
                  </w:divBdr>
                </w:div>
                <w:div w:id="692610554">
                  <w:marLeft w:val="0"/>
                  <w:marRight w:val="0"/>
                  <w:marTop w:val="0"/>
                  <w:marBottom w:val="0"/>
                  <w:divBdr>
                    <w:top w:val="none" w:sz="0" w:space="0" w:color="auto"/>
                    <w:left w:val="none" w:sz="0" w:space="0" w:color="auto"/>
                    <w:bottom w:val="none" w:sz="0" w:space="0" w:color="auto"/>
                    <w:right w:val="none" w:sz="0" w:space="0" w:color="auto"/>
                  </w:divBdr>
                </w:div>
                <w:div w:id="693922674">
                  <w:marLeft w:val="0"/>
                  <w:marRight w:val="0"/>
                  <w:marTop w:val="0"/>
                  <w:marBottom w:val="0"/>
                  <w:divBdr>
                    <w:top w:val="none" w:sz="0" w:space="0" w:color="auto"/>
                    <w:left w:val="none" w:sz="0" w:space="0" w:color="auto"/>
                    <w:bottom w:val="none" w:sz="0" w:space="0" w:color="auto"/>
                    <w:right w:val="none" w:sz="0" w:space="0" w:color="auto"/>
                  </w:divBdr>
                </w:div>
                <w:div w:id="694040123">
                  <w:marLeft w:val="0"/>
                  <w:marRight w:val="0"/>
                  <w:marTop w:val="0"/>
                  <w:marBottom w:val="0"/>
                  <w:divBdr>
                    <w:top w:val="none" w:sz="0" w:space="0" w:color="auto"/>
                    <w:left w:val="none" w:sz="0" w:space="0" w:color="auto"/>
                    <w:bottom w:val="none" w:sz="0" w:space="0" w:color="auto"/>
                    <w:right w:val="none" w:sz="0" w:space="0" w:color="auto"/>
                  </w:divBdr>
                </w:div>
                <w:div w:id="695228880">
                  <w:marLeft w:val="0"/>
                  <w:marRight w:val="0"/>
                  <w:marTop w:val="0"/>
                  <w:marBottom w:val="0"/>
                  <w:divBdr>
                    <w:top w:val="none" w:sz="0" w:space="0" w:color="auto"/>
                    <w:left w:val="none" w:sz="0" w:space="0" w:color="auto"/>
                    <w:bottom w:val="none" w:sz="0" w:space="0" w:color="auto"/>
                    <w:right w:val="none" w:sz="0" w:space="0" w:color="auto"/>
                  </w:divBdr>
                </w:div>
                <w:div w:id="696541033">
                  <w:marLeft w:val="0"/>
                  <w:marRight w:val="0"/>
                  <w:marTop w:val="0"/>
                  <w:marBottom w:val="0"/>
                  <w:divBdr>
                    <w:top w:val="none" w:sz="0" w:space="0" w:color="auto"/>
                    <w:left w:val="none" w:sz="0" w:space="0" w:color="auto"/>
                    <w:bottom w:val="none" w:sz="0" w:space="0" w:color="auto"/>
                    <w:right w:val="none" w:sz="0" w:space="0" w:color="auto"/>
                  </w:divBdr>
                </w:div>
                <w:div w:id="701826353">
                  <w:marLeft w:val="0"/>
                  <w:marRight w:val="0"/>
                  <w:marTop w:val="0"/>
                  <w:marBottom w:val="0"/>
                  <w:divBdr>
                    <w:top w:val="none" w:sz="0" w:space="0" w:color="auto"/>
                    <w:left w:val="none" w:sz="0" w:space="0" w:color="auto"/>
                    <w:bottom w:val="none" w:sz="0" w:space="0" w:color="auto"/>
                    <w:right w:val="none" w:sz="0" w:space="0" w:color="auto"/>
                  </w:divBdr>
                </w:div>
                <w:div w:id="703138306">
                  <w:marLeft w:val="0"/>
                  <w:marRight w:val="0"/>
                  <w:marTop w:val="0"/>
                  <w:marBottom w:val="0"/>
                  <w:divBdr>
                    <w:top w:val="none" w:sz="0" w:space="0" w:color="auto"/>
                    <w:left w:val="none" w:sz="0" w:space="0" w:color="auto"/>
                    <w:bottom w:val="none" w:sz="0" w:space="0" w:color="auto"/>
                    <w:right w:val="none" w:sz="0" w:space="0" w:color="auto"/>
                  </w:divBdr>
                </w:div>
                <w:div w:id="706367927">
                  <w:marLeft w:val="0"/>
                  <w:marRight w:val="0"/>
                  <w:marTop w:val="0"/>
                  <w:marBottom w:val="0"/>
                  <w:divBdr>
                    <w:top w:val="none" w:sz="0" w:space="0" w:color="auto"/>
                    <w:left w:val="none" w:sz="0" w:space="0" w:color="auto"/>
                    <w:bottom w:val="none" w:sz="0" w:space="0" w:color="auto"/>
                    <w:right w:val="none" w:sz="0" w:space="0" w:color="auto"/>
                  </w:divBdr>
                </w:div>
                <w:div w:id="707493739">
                  <w:marLeft w:val="0"/>
                  <w:marRight w:val="0"/>
                  <w:marTop w:val="0"/>
                  <w:marBottom w:val="0"/>
                  <w:divBdr>
                    <w:top w:val="none" w:sz="0" w:space="0" w:color="auto"/>
                    <w:left w:val="none" w:sz="0" w:space="0" w:color="auto"/>
                    <w:bottom w:val="none" w:sz="0" w:space="0" w:color="auto"/>
                    <w:right w:val="none" w:sz="0" w:space="0" w:color="auto"/>
                  </w:divBdr>
                </w:div>
                <w:div w:id="709501780">
                  <w:marLeft w:val="0"/>
                  <w:marRight w:val="0"/>
                  <w:marTop w:val="0"/>
                  <w:marBottom w:val="0"/>
                  <w:divBdr>
                    <w:top w:val="none" w:sz="0" w:space="0" w:color="auto"/>
                    <w:left w:val="none" w:sz="0" w:space="0" w:color="auto"/>
                    <w:bottom w:val="none" w:sz="0" w:space="0" w:color="auto"/>
                    <w:right w:val="none" w:sz="0" w:space="0" w:color="auto"/>
                  </w:divBdr>
                </w:div>
                <w:div w:id="711223120">
                  <w:marLeft w:val="0"/>
                  <w:marRight w:val="0"/>
                  <w:marTop w:val="0"/>
                  <w:marBottom w:val="0"/>
                  <w:divBdr>
                    <w:top w:val="none" w:sz="0" w:space="0" w:color="auto"/>
                    <w:left w:val="none" w:sz="0" w:space="0" w:color="auto"/>
                    <w:bottom w:val="none" w:sz="0" w:space="0" w:color="auto"/>
                    <w:right w:val="none" w:sz="0" w:space="0" w:color="auto"/>
                  </w:divBdr>
                </w:div>
                <w:div w:id="711733735">
                  <w:marLeft w:val="0"/>
                  <w:marRight w:val="0"/>
                  <w:marTop w:val="0"/>
                  <w:marBottom w:val="0"/>
                  <w:divBdr>
                    <w:top w:val="none" w:sz="0" w:space="0" w:color="auto"/>
                    <w:left w:val="none" w:sz="0" w:space="0" w:color="auto"/>
                    <w:bottom w:val="none" w:sz="0" w:space="0" w:color="auto"/>
                    <w:right w:val="none" w:sz="0" w:space="0" w:color="auto"/>
                  </w:divBdr>
                </w:div>
                <w:div w:id="714811556">
                  <w:marLeft w:val="0"/>
                  <w:marRight w:val="0"/>
                  <w:marTop w:val="0"/>
                  <w:marBottom w:val="0"/>
                  <w:divBdr>
                    <w:top w:val="none" w:sz="0" w:space="0" w:color="auto"/>
                    <w:left w:val="none" w:sz="0" w:space="0" w:color="auto"/>
                    <w:bottom w:val="none" w:sz="0" w:space="0" w:color="auto"/>
                    <w:right w:val="none" w:sz="0" w:space="0" w:color="auto"/>
                  </w:divBdr>
                </w:div>
                <w:div w:id="715084635">
                  <w:marLeft w:val="0"/>
                  <w:marRight w:val="0"/>
                  <w:marTop w:val="0"/>
                  <w:marBottom w:val="0"/>
                  <w:divBdr>
                    <w:top w:val="none" w:sz="0" w:space="0" w:color="auto"/>
                    <w:left w:val="none" w:sz="0" w:space="0" w:color="auto"/>
                    <w:bottom w:val="none" w:sz="0" w:space="0" w:color="auto"/>
                    <w:right w:val="none" w:sz="0" w:space="0" w:color="auto"/>
                  </w:divBdr>
                </w:div>
                <w:div w:id="717558842">
                  <w:marLeft w:val="0"/>
                  <w:marRight w:val="0"/>
                  <w:marTop w:val="0"/>
                  <w:marBottom w:val="0"/>
                  <w:divBdr>
                    <w:top w:val="none" w:sz="0" w:space="0" w:color="auto"/>
                    <w:left w:val="none" w:sz="0" w:space="0" w:color="auto"/>
                    <w:bottom w:val="none" w:sz="0" w:space="0" w:color="auto"/>
                    <w:right w:val="none" w:sz="0" w:space="0" w:color="auto"/>
                  </w:divBdr>
                </w:div>
                <w:div w:id="720204971">
                  <w:marLeft w:val="0"/>
                  <w:marRight w:val="0"/>
                  <w:marTop w:val="0"/>
                  <w:marBottom w:val="0"/>
                  <w:divBdr>
                    <w:top w:val="none" w:sz="0" w:space="0" w:color="auto"/>
                    <w:left w:val="none" w:sz="0" w:space="0" w:color="auto"/>
                    <w:bottom w:val="none" w:sz="0" w:space="0" w:color="auto"/>
                    <w:right w:val="none" w:sz="0" w:space="0" w:color="auto"/>
                  </w:divBdr>
                </w:div>
                <w:div w:id="722993430">
                  <w:marLeft w:val="0"/>
                  <w:marRight w:val="0"/>
                  <w:marTop w:val="0"/>
                  <w:marBottom w:val="0"/>
                  <w:divBdr>
                    <w:top w:val="none" w:sz="0" w:space="0" w:color="auto"/>
                    <w:left w:val="none" w:sz="0" w:space="0" w:color="auto"/>
                    <w:bottom w:val="none" w:sz="0" w:space="0" w:color="auto"/>
                    <w:right w:val="none" w:sz="0" w:space="0" w:color="auto"/>
                  </w:divBdr>
                </w:div>
                <w:div w:id="723648729">
                  <w:marLeft w:val="0"/>
                  <w:marRight w:val="0"/>
                  <w:marTop w:val="0"/>
                  <w:marBottom w:val="0"/>
                  <w:divBdr>
                    <w:top w:val="none" w:sz="0" w:space="0" w:color="auto"/>
                    <w:left w:val="none" w:sz="0" w:space="0" w:color="auto"/>
                    <w:bottom w:val="none" w:sz="0" w:space="0" w:color="auto"/>
                    <w:right w:val="none" w:sz="0" w:space="0" w:color="auto"/>
                  </w:divBdr>
                </w:div>
                <w:div w:id="723872395">
                  <w:marLeft w:val="0"/>
                  <w:marRight w:val="0"/>
                  <w:marTop w:val="0"/>
                  <w:marBottom w:val="0"/>
                  <w:divBdr>
                    <w:top w:val="none" w:sz="0" w:space="0" w:color="auto"/>
                    <w:left w:val="none" w:sz="0" w:space="0" w:color="auto"/>
                    <w:bottom w:val="none" w:sz="0" w:space="0" w:color="auto"/>
                    <w:right w:val="none" w:sz="0" w:space="0" w:color="auto"/>
                  </w:divBdr>
                </w:div>
                <w:div w:id="727341994">
                  <w:marLeft w:val="0"/>
                  <w:marRight w:val="0"/>
                  <w:marTop w:val="0"/>
                  <w:marBottom w:val="0"/>
                  <w:divBdr>
                    <w:top w:val="none" w:sz="0" w:space="0" w:color="auto"/>
                    <w:left w:val="none" w:sz="0" w:space="0" w:color="auto"/>
                    <w:bottom w:val="none" w:sz="0" w:space="0" w:color="auto"/>
                    <w:right w:val="none" w:sz="0" w:space="0" w:color="auto"/>
                  </w:divBdr>
                </w:div>
                <w:div w:id="727531151">
                  <w:marLeft w:val="0"/>
                  <w:marRight w:val="0"/>
                  <w:marTop w:val="0"/>
                  <w:marBottom w:val="0"/>
                  <w:divBdr>
                    <w:top w:val="none" w:sz="0" w:space="0" w:color="auto"/>
                    <w:left w:val="none" w:sz="0" w:space="0" w:color="auto"/>
                    <w:bottom w:val="none" w:sz="0" w:space="0" w:color="auto"/>
                    <w:right w:val="none" w:sz="0" w:space="0" w:color="auto"/>
                  </w:divBdr>
                </w:div>
                <w:div w:id="728186655">
                  <w:marLeft w:val="0"/>
                  <w:marRight w:val="0"/>
                  <w:marTop w:val="0"/>
                  <w:marBottom w:val="0"/>
                  <w:divBdr>
                    <w:top w:val="none" w:sz="0" w:space="0" w:color="auto"/>
                    <w:left w:val="none" w:sz="0" w:space="0" w:color="auto"/>
                    <w:bottom w:val="none" w:sz="0" w:space="0" w:color="auto"/>
                    <w:right w:val="none" w:sz="0" w:space="0" w:color="auto"/>
                  </w:divBdr>
                </w:div>
                <w:div w:id="729116521">
                  <w:marLeft w:val="0"/>
                  <w:marRight w:val="0"/>
                  <w:marTop w:val="0"/>
                  <w:marBottom w:val="0"/>
                  <w:divBdr>
                    <w:top w:val="none" w:sz="0" w:space="0" w:color="auto"/>
                    <w:left w:val="none" w:sz="0" w:space="0" w:color="auto"/>
                    <w:bottom w:val="none" w:sz="0" w:space="0" w:color="auto"/>
                    <w:right w:val="none" w:sz="0" w:space="0" w:color="auto"/>
                  </w:divBdr>
                </w:div>
                <w:div w:id="732386795">
                  <w:marLeft w:val="0"/>
                  <w:marRight w:val="0"/>
                  <w:marTop w:val="0"/>
                  <w:marBottom w:val="0"/>
                  <w:divBdr>
                    <w:top w:val="none" w:sz="0" w:space="0" w:color="auto"/>
                    <w:left w:val="none" w:sz="0" w:space="0" w:color="auto"/>
                    <w:bottom w:val="none" w:sz="0" w:space="0" w:color="auto"/>
                    <w:right w:val="none" w:sz="0" w:space="0" w:color="auto"/>
                  </w:divBdr>
                </w:div>
                <w:div w:id="732511381">
                  <w:marLeft w:val="0"/>
                  <w:marRight w:val="0"/>
                  <w:marTop w:val="0"/>
                  <w:marBottom w:val="0"/>
                  <w:divBdr>
                    <w:top w:val="none" w:sz="0" w:space="0" w:color="auto"/>
                    <w:left w:val="none" w:sz="0" w:space="0" w:color="auto"/>
                    <w:bottom w:val="none" w:sz="0" w:space="0" w:color="auto"/>
                    <w:right w:val="none" w:sz="0" w:space="0" w:color="auto"/>
                  </w:divBdr>
                </w:div>
                <w:div w:id="732771950">
                  <w:marLeft w:val="0"/>
                  <w:marRight w:val="0"/>
                  <w:marTop w:val="0"/>
                  <w:marBottom w:val="0"/>
                  <w:divBdr>
                    <w:top w:val="none" w:sz="0" w:space="0" w:color="auto"/>
                    <w:left w:val="none" w:sz="0" w:space="0" w:color="auto"/>
                    <w:bottom w:val="none" w:sz="0" w:space="0" w:color="auto"/>
                    <w:right w:val="none" w:sz="0" w:space="0" w:color="auto"/>
                  </w:divBdr>
                </w:div>
                <w:div w:id="733048010">
                  <w:marLeft w:val="0"/>
                  <w:marRight w:val="0"/>
                  <w:marTop w:val="0"/>
                  <w:marBottom w:val="0"/>
                  <w:divBdr>
                    <w:top w:val="none" w:sz="0" w:space="0" w:color="auto"/>
                    <w:left w:val="none" w:sz="0" w:space="0" w:color="auto"/>
                    <w:bottom w:val="none" w:sz="0" w:space="0" w:color="auto"/>
                    <w:right w:val="none" w:sz="0" w:space="0" w:color="auto"/>
                  </w:divBdr>
                </w:div>
                <w:div w:id="736787190">
                  <w:marLeft w:val="0"/>
                  <w:marRight w:val="0"/>
                  <w:marTop w:val="0"/>
                  <w:marBottom w:val="0"/>
                  <w:divBdr>
                    <w:top w:val="none" w:sz="0" w:space="0" w:color="auto"/>
                    <w:left w:val="none" w:sz="0" w:space="0" w:color="auto"/>
                    <w:bottom w:val="none" w:sz="0" w:space="0" w:color="auto"/>
                    <w:right w:val="none" w:sz="0" w:space="0" w:color="auto"/>
                  </w:divBdr>
                </w:div>
                <w:div w:id="736827384">
                  <w:marLeft w:val="0"/>
                  <w:marRight w:val="0"/>
                  <w:marTop w:val="0"/>
                  <w:marBottom w:val="0"/>
                  <w:divBdr>
                    <w:top w:val="none" w:sz="0" w:space="0" w:color="auto"/>
                    <w:left w:val="none" w:sz="0" w:space="0" w:color="auto"/>
                    <w:bottom w:val="none" w:sz="0" w:space="0" w:color="auto"/>
                    <w:right w:val="none" w:sz="0" w:space="0" w:color="auto"/>
                  </w:divBdr>
                </w:div>
                <w:div w:id="737825897">
                  <w:marLeft w:val="0"/>
                  <w:marRight w:val="0"/>
                  <w:marTop w:val="0"/>
                  <w:marBottom w:val="0"/>
                  <w:divBdr>
                    <w:top w:val="none" w:sz="0" w:space="0" w:color="auto"/>
                    <w:left w:val="none" w:sz="0" w:space="0" w:color="auto"/>
                    <w:bottom w:val="none" w:sz="0" w:space="0" w:color="auto"/>
                    <w:right w:val="none" w:sz="0" w:space="0" w:color="auto"/>
                  </w:divBdr>
                </w:div>
                <w:div w:id="738483425">
                  <w:marLeft w:val="0"/>
                  <w:marRight w:val="0"/>
                  <w:marTop w:val="0"/>
                  <w:marBottom w:val="0"/>
                  <w:divBdr>
                    <w:top w:val="none" w:sz="0" w:space="0" w:color="auto"/>
                    <w:left w:val="none" w:sz="0" w:space="0" w:color="auto"/>
                    <w:bottom w:val="none" w:sz="0" w:space="0" w:color="auto"/>
                    <w:right w:val="none" w:sz="0" w:space="0" w:color="auto"/>
                  </w:divBdr>
                </w:div>
                <w:div w:id="739793238">
                  <w:marLeft w:val="0"/>
                  <w:marRight w:val="0"/>
                  <w:marTop w:val="0"/>
                  <w:marBottom w:val="0"/>
                  <w:divBdr>
                    <w:top w:val="none" w:sz="0" w:space="0" w:color="auto"/>
                    <w:left w:val="none" w:sz="0" w:space="0" w:color="auto"/>
                    <w:bottom w:val="none" w:sz="0" w:space="0" w:color="auto"/>
                    <w:right w:val="none" w:sz="0" w:space="0" w:color="auto"/>
                  </w:divBdr>
                </w:div>
                <w:div w:id="739908462">
                  <w:marLeft w:val="0"/>
                  <w:marRight w:val="0"/>
                  <w:marTop w:val="0"/>
                  <w:marBottom w:val="0"/>
                  <w:divBdr>
                    <w:top w:val="none" w:sz="0" w:space="0" w:color="auto"/>
                    <w:left w:val="none" w:sz="0" w:space="0" w:color="auto"/>
                    <w:bottom w:val="none" w:sz="0" w:space="0" w:color="auto"/>
                    <w:right w:val="none" w:sz="0" w:space="0" w:color="auto"/>
                  </w:divBdr>
                </w:div>
                <w:div w:id="739981395">
                  <w:marLeft w:val="0"/>
                  <w:marRight w:val="0"/>
                  <w:marTop w:val="0"/>
                  <w:marBottom w:val="0"/>
                  <w:divBdr>
                    <w:top w:val="none" w:sz="0" w:space="0" w:color="auto"/>
                    <w:left w:val="none" w:sz="0" w:space="0" w:color="auto"/>
                    <w:bottom w:val="none" w:sz="0" w:space="0" w:color="auto"/>
                    <w:right w:val="none" w:sz="0" w:space="0" w:color="auto"/>
                  </w:divBdr>
                </w:div>
                <w:div w:id="740912642">
                  <w:marLeft w:val="0"/>
                  <w:marRight w:val="0"/>
                  <w:marTop w:val="0"/>
                  <w:marBottom w:val="0"/>
                  <w:divBdr>
                    <w:top w:val="none" w:sz="0" w:space="0" w:color="auto"/>
                    <w:left w:val="none" w:sz="0" w:space="0" w:color="auto"/>
                    <w:bottom w:val="none" w:sz="0" w:space="0" w:color="auto"/>
                    <w:right w:val="none" w:sz="0" w:space="0" w:color="auto"/>
                  </w:divBdr>
                </w:div>
                <w:div w:id="742072760">
                  <w:marLeft w:val="0"/>
                  <w:marRight w:val="0"/>
                  <w:marTop w:val="0"/>
                  <w:marBottom w:val="0"/>
                  <w:divBdr>
                    <w:top w:val="none" w:sz="0" w:space="0" w:color="auto"/>
                    <w:left w:val="none" w:sz="0" w:space="0" w:color="auto"/>
                    <w:bottom w:val="none" w:sz="0" w:space="0" w:color="auto"/>
                    <w:right w:val="none" w:sz="0" w:space="0" w:color="auto"/>
                  </w:divBdr>
                </w:div>
                <w:div w:id="742919170">
                  <w:marLeft w:val="0"/>
                  <w:marRight w:val="0"/>
                  <w:marTop w:val="0"/>
                  <w:marBottom w:val="0"/>
                  <w:divBdr>
                    <w:top w:val="none" w:sz="0" w:space="0" w:color="auto"/>
                    <w:left w:val="none" w:sz="0" w:space="0" w:color="auto"/>
                    <w:bottom w:val="none" w:sz="0" w:space="0" w:color="auto"/>
                    <w:right w:val="none" w:sz="0" w:space="0" w:color="auto"/>
                  </w:divBdr>
                </w:div>
                <w:div w:id="744767697">
                  <w:marLeft w:val="0"/>
                  <w:marRight w:val="0"/>
                  <w:marTop w:val="0"/>
                  <w:marBottom w:val="0"/>
                  <w:divBdr>
                    <w:top w:val="none" w:sz="0" w:space="0" w:color="auto"/>
                    <w:left w:val="none" w:sz="0" w:space="0" w:color="auto"/>
                    <w:bottom w:val="none" w:sz="0" w:space="0" w:color="auto"/>
                    <w:right w:val="none" w:sz="0" w:space="0" w:color="auto"/>
                  </w:divBdr>
                </w:div>
                <w:div w:id="745616683">
                  <w:marLeft w:val="0"/>
                  <w:marRight w:val="0"/>
                  <w:marTop w:val="0"/>
                  <w:marBottom w:val="0"/>
                  <w:divBdr>
                    <w:top w:val="none" w:sz="0" w:space="0" w:color="auto"/>
                    <w:left w:val="none" w:sz="0" w:space="0" w:color="auto"/>
                    <w:bottom w:val="none" w:sz="0" w:space="0" w:color="auto"/>
                    <w:right w:val="none" w:sz="0" w:space="0" w:color="auto"/>
                  </w:divBdr>
                </w:div>
                <w:div w:id="746419654">
                  <w:marLeft w:val="0"/>
                  <w:marRight w:val="0"/>
                  <w:marTop w:val="0"/>
                  <w:marBottom w:val="0"/>
                  <w:divBdr>
                    <w:top w:val="none" w:sz="0" w:space="0" w:color="auto"/>
                    <w:left w:val="none" w:sz="0" w:space="0" w:color="auto"/>
                    <w:bottom w:val="none" w:sz="0" w:space="0" w:color="auto"/>
                    <w:right w:val="none" w:sz="0" w:space="0" w:color="auto"/>
                  </w:divBdr>
                </w:div>
                <w:div w:id="747192663">
                  <w:marLeft w:val="0"/>
                  <w:marRight w:val="0"/>
                  <w:marTop w:val="0"/>
                  <w:marBottom w:val="0"/>
                  <w:divBdr>
                    <w:top w:val="none" w:sz="0" w:space="0" w:color="auto"/>
                    <w:left w:val="none" w:sz="0" w:space="0" w:color="auto"/>
                    <w:bottom w:val="none" w:sz="0" w:space="0" w:color="auto"/>
                    <w:right w:val="none" w:sz="0" w:space="0" w:color="auto"/>
                  </w:divBdr>
                </w:div>
                <w:div w:id="748843264">
                  <w:marLeft w:val="0"/>
                  <w:marRight w:val="0"/>
                  <w:marTop w:val="0"/>
                  <w:marBottom w:val="0"/>
                  <w:divBdr>
                    <w:top w:val="none" w:sz="0" w:space="0" w:color="auto"/>
                    <w:left w:val="none" w:sz="0" w:space="0" w:color="auto"/>
                    <w:bottom w:val="none" w:sz="0" w:space="0" w:color="auto"/>
                    <w:right w:val="none" w:sz="0" w:space="0" w:color="auto"/>
                  </w:divBdr>
                </w:div>
                <w:div w:id="751927235">
                  <w:marLeft w:val="0"/>
                  <w:marRight w:val="0"/>
                  <w:marTop w:val="0"/>
                  <w:marBottom w:val="0"/>
                  <w:divBdr>
                    <w:top w:val="none" w:sz="0" w:space="0" w:color="auto"/>
                    <w:left w:val="none" w:sz="0" w:space="0" w:color="auto"/>
                    <w:bottom w:val="none" w:sz="0" w:space="0" w:color="auto"/>
                    <w:right w:val="none" w:sz="0" w:space="0" w:color="auto"/>
                  </w:divBdr>
                </w:div>
                <w:div w:id="753668319">
                  <w:marLeft w:val="0"/>
                  <w:marRight w:val="0"/>
                  <w:marTop w:val="0"/>
                  <w:marBottom w:val="0"/>
                  <w:divBdr>
                    <w:top w:val="none" w:sz="0" w:space="0" w:color="auto"/>
                    <w:left w:val="none" w:sz="0" w:space="0" w:color="auto"/>
                    <w:bottom w:val="none" w:sz="0" w:space="0" w:color="auto"/>
                    <w:right w:val="none" w:sz="0" w:space="0" w:color="auto"/>
                  </w:divBdr>
                </w:div>
                <w:div w:id="753824381">
                  <w:marLeft w:val="0"/>
                  <w:marRight w:val="0"/>
                  <w:marTop w:val="0"/>
                  <w:marBottom w:val="0"/>
                  <w:divBdr>
                    <w:top w:val="none" w:sz="0" w:space="0" w:color="auto"/>
                    <w:left w:val="none" w:sz="0" w:space="0" w:color="auto"/>
                    <w:bottom w:val="none" w:sz="0" w:space="0" w:color="auto"/>
                    <w:right w:val="none" w:sz="0" w:space="0" w:color="auto"/>
                  </w:divBdr>
                </w:div>
                <w:div w:id="756439130">
                  <w:marLeft w:val="0"/>
                  <w:marRight w:val="0"/>
                  <w:marTop w:val="0"/>
                  <w:marBottom w:val="0"/>
                  <w:divBdr>
                    <w:top w:val="none" w:sz="0" w:space="0" w:color="auto"/>
                    <w:left w:val="none" w:sz="0" w:space="0" w:color="auto"/>
                    <w:bottom w:val="none" w:sz="0" w:space="0" w:color="auto"/>
                    <w:right w:val="none" w:sz="0" w:space="0" w:color="auto"/>
                  </w:divBdr>
                </w:div>
                <w:div w:id="757825261">
                  <w:marLeft w:val="0"/>
                  <w:marRight w:val="0"/>
                  <w:marTop w:val="0"/>
                  <w:marBottom w:val="0"/>
                  <w:divBdr>
                    <w:top w:val="none" w:sz="0" w:space="0" w:color="auto"/>
                    <w:left w:val="none" w:sz="0" w:space="0" w:color="auto"/>
                    <w:bottom w:val="none" w:sz="0" w:space="0" w:color="auto"/>
                    <w:right w:val="none" w:sz="0" w:space="0" w:color="auto"/>
                  </w:divBdr>
                </w:div>
                <w:div w:id="758645673">
                  <w:marLeft w:val="0"/>
                  <w:marRight w:val="0"/>
                  <w:marTop w:val="0"/>
                  <w:marBottom w:val="0"/>
                  <w:divBdr>
                    <w:top w:val="none" w:sz="0" w:space="0" w:color="auto"/>
                    <w:left w:val="none" w:sz="0" w:space="0" w:color="auto"/>
                    <w:bottom w:val="none" w:sz="0" w:space="0" w:color="auto"/>
                    <w:right w:val="none" w:sz="0" w:space="0" w:color="auto"/>
                  </w:divBdr>
                </w:div>
                <w:div w:id="758914381">
                  <w:marLeft w:val="0"/>
                  <w:marRight w:val="0"/>
                  <w:marTop w:val="0"/>
                  <w:marBottom w:val="0"/>
                  <w:divBdr>
                    <w:top w:val="none" w:sz="0" w:space="0" w:color="auto"/>
                    <w:left w:val="none" w:sz="0" w:space="0" w:color="auto"/>
                    <w:bottom w:val="none" w:sz="0" w:space="0" w:color="auto"/>
                    <w:right w:val="none" w:sz="0" w:space="0" w:color="auto"/>
                  </w:divBdr>
                </w:div>
                <w:div w:id="759371194">
                  <w:marLeft w:val="0"/>
                  <w:marRight w:val="0"/>
                  <w:marTop w:val="0"/>
                  <w:marBottom w:val="0"/>
                  <w:divBdr>
                    <w:top w:val="none" w:sz="0" w:space="0" w:color="auto"/>
                    <w:left w:val="none" w:sz="0" w:space="0" w:color="auto"/>
                    <w:bottom w:val="none" w:sz="0" w:space="0" w:color="auto"/>
                    <w:right w:val="none" w:sz="0" w:space="0" w:color="auto"/>
                  </w:divBdr>
                </w:div>
                <w:div w:id="760831224">
                  <w:marLeft w:val="0"/>
                  <w:marRight w:val="0"/>
                  <w:marTop w:val="0"/>
                  <w:marBottom w:val="0"/>
                  <w:divBdr>
                    <w:top w:val="none" w:sz="0" w:space="0" w:color="auto"/>
                    <w:left w:val="none" w:sz="0" w:space="0" w:color="auto"/>
                    <w:bottom w:val="none" w:sz="0" w:space="0" w:color="auto"/>
                    <w:right w:val="none" w:sz="0" w:space="0" w:color="auto"/>
                  </w:divBdr>
                </w:div>
                <w:div w:id="762149076">
                  <w:marLeft w:val="0"/>
                  <w:marRight w:val="0"/>
                  <w:marTop w:val="0"/>
                  <w:marBottom w:val="0"/>
                  <w:divBdr>
                    <w:top w:val="none" w:sz="0" w:space="0" w:color="auto"/>
                    <w:left w:val="none" w:sz="0" w:space="0" w:color="auto"/>
                    <w:bottom w:val="none" w:sz="0" w:space="0" w:color="auto"/>
                    <w:right w:val="none" w:sz="0" w:space="0" w:color="auto"/>
                  </w:divBdr>
                </w:div>
                <w:div w:id="762261949">
                  <w:marLeft w:val="0"/>
                  <w:marRight w:val="0"/>
                  <w:marTop w:val="0"/>
                  <w:marBottom w:val="0"/>
                  <w:divBdr>
                    <w:top w:val="none" w:sz="0" w:space="0" w:color="auto"/>
                    <w:left w:val="none" w:sz="0" w:space="0" w:color="auto"/>
                    <w:bottom w:val="none" w:sz="0" w:space="0" w:color="auto"/>
                    <w:right w:val="none" w:sz="0" w:space="0" w:color="auto"/>
                  </w:divBdr>
                </w:div>
                <w:div w:id="763111248">
                  <w:marLeft w:val="0"/>
                  <w:marRight w:val="0"/>
                  <w:marTop w:val="0"/>
                  <w:marBottom w:val="0"/>
                  <w:divBdr>
                    <w:top w:val="none" w:sz="0" w:space="0" w:color="auto"/>
                    <w:left w:val="none" w:sz="0" w:space="0" w:color="auto"/>
                    <w:bottom w:val="none" w:sz="0" w:space="0" w:color="auto"/>
                    <w:right w:val="none" w:sz="0" w:space="0" w:color="auto"/>
                  </w:divBdr>
                </w:div>
                <w:div w:id="764108270">
                  <w:marLeft w:val="0"/>
                  <w:marRight w:val="0"/>
                  <w:marTop w:val="0"/>
                  <w:marBottom w:val="0"/>
                  <w:divBdr>
                    <w:top w:val="none" w:sz="0" w:space="0" w:color="auto"/>
                    <w:left w:val="none" w:sz="0" w:space="0" w:color="auto"/>
                    <w:bottom w:val="none" w:sz="0" w:space="0" w:color="auto"/>
                    <w:right w:val="none" w:sz="0" w:space="0" w:color="auto"/>
                  </w:divBdr>
                </w:div>
                <w:div w:id="768232004">
                  <w:marLeft w:val="0"/>
                  <w:marRight w:val="0"/>
                  <w:marTop w:val="0"/>
                  <w:marBottom w:val="0"/>
                  <w:divBdr>
                    <w:top w:val="none" w:sz="0" w:space="0" w:color="auto"/>
                    <w:left w:val="none" w:sz="0" w:space="0" w:color="auto"/>
                    <w:bottom w:val="none" w:sz="0" w:space="0" w:color="auto"/>
                    <w:right w:val="none" w:sz="0" w:space="0" w:color="auto"/>
                  </w:divBdr>
                </w:div>
                <w:div w:id="768543207">
                  <w:marLeft w:val="0"/>
                  <w:marRight w:val="0"/>
                  <w:marTop w:val="0"/>
                  <w:marBottom w:val="0"/>
                  <w:divBdr>
                    <w:top w:val="none" w:sz="0" w:space="0" w:color="auto"/>
                    <w:left w:val="none" w:sz="0" w:space="0" w:color="auto"/>
                    <w:bottom w:val="none" w:sz="0" w:space="0" w:color="auto"/>
                    <w:right w:val="none" w:sz="0" w:space="0" w:color="auto"/>
                  </w:divBdr>
                </w:div>
                <w:div w:id="770902374">
                  <w:marLeft w:val="0"/>
                  <w:marRight w:val="0"/>
                  <w:marTop w:val="0"/>
                  <w:marBottom w:val="0"/>
                  <w:divBdr>
                    <w:top w:val="none" w:sz="0" w:space="0" w:color="auto"/>
                    <w:left w:val="none" w:sz="0" w:space="0" w:color="auto"/>
                    <w:bottom w:val="none" w:sz="0" w:space="0" w:color="auto"/>
                    <w:right w:val="none" w:sz="0" w:space="0" w:color="auto"/>
                  </w:divBdr>
                </w:div>
                <w:div w:id="771096860">
                  <w:marLeft w:val="0"/>
                  <w:marRight w:val="0"/>
                  <w:marTop w:val="0"/>
                  <w:marBottom w:val="0"/>
                  <w:divBdr>
                    <w:top w:val="none" w:sz="0" w:space="0" w:color="auto"/>
                    <w:left w:val="none" w:sz="0" w:space="0" w:color="auto"/>
                    <w:bottom w:val="none" w:sz="0" w:space="0" w:color="auto"/>
                    <w:right w:val="none" w:sz="0" w:space="0" w:color="auto"/>
                  </w:divBdr>
                </w:div>
                <w:div w:id="775248437">
                  <w:marLeft w:val="0"/>
                  <w:marRight w:val="0"/>
                  <w:marTop w:val="0"/>
                  <w:marBottom w:val="0"/>
                  <w:divBdr>
                    <w:top w:val="none" w:sz="0" w:space="0" w:color="auto"/>
                    <w:left w:val="none" w:sz="0" w:space="0" w:color="auto"/>
                    <w:bottom w:val="none" w:sz="0" w:space="0" w:color="auto"/>
                    <w:right w:val="none" w:sz="0" w:space="0" w:color="auto"/>
                  </w:divBdr>
                </w:div>
                <w:div w:id="775441513">
                  <w:marLeft w:val="0"/>
                  <w:marRight w:val="0"/>
                  <w:marTop w:val="0"/>
                  <w:marBottom w:val="0"/>
                  <w:divBdr>
                    <w:top w:val="none" w:sz="0" w:space="0" w:color="auto"/>
                    <w:left w:val="none" w:sz="0" w:space="0" w:color="auto"/>
                    <w:bottom w:val="none" w:sz="0" w:space="0" w:color="auto"/>
                    <w:right w:val="none" w:sz="0" w:space="0" w:color="auto"/>
                  </w:divBdr>
                </w:div>
                <w:div w:id="775636812">
                  <w:marLeft w:val="0"/>
                  <w:marRight w:val="0"/>
                  <w:marTop w:val="0"/>
                  <w:marBottom w:val="0"/>
                  <w:divBdr>
                    <w:top w:val="none" w:sz="0" w:space="0" w:color="auto"/>
                    <w:left w:val="none" w:sz="0" w:space="0" w:color="auto"/>
                    <w:bottom w:val="none" w:sz="0" w:space="0" w:color="auto"/>
                    <w:right w:val="none" w:sz="0" w:space="0" w:color="auto"/>
                  </w:divBdr>
                </w:div>
                <w:div w:id="778717085">
                  <w:marLeft w:val="0"/>
                  <w:marRight w:val="0"/>
                  <w:marTop w:val="0"/>
                  <w:marBottom w:val="0"/>
                  <w:divBdr>
                    <w:top w:val="none" w:sz="0" w:space="0" w:color="auto"/>
                    <w:left w:val="none" w:sz="0" w:space="0" w:color="auto"/>
                    <w:bottom w:val="none" w:sz="0" w:space="0" w:color="auto"/>
                    <w:right w:val="none" w:sz="0" w:space="0" w:color="auto"/>
                  </w:divBdr>
                </w:div>
                <w:div w:id="779108575">
                  <w:marLeft w:val="0"/>
                  <w:marRight w:val="0"/>
                  <w:marTop w:val="0"/>
                  <w:marBottom w:val="0"/>
                  <w:divBdr>
                    <w:top w:val="none" w:sz="0" w:space="0" w:color="auto"/>
                    <w:left w:val="none" w:sz="0" w:space="0" w:color="auto"/>
                    <w:bottom w:val="none" w:sz="0" w:space="0" w:color="auto"/>
                    <w:right w:val="none" w:sz="0" w:space="0" w:color="auto"/>
                  </w:divBdr>
                </w:div>
                <w:div w:id="781531179">
                  <w:marLeft w:val="0"/>
                  <w:marRight w:val="0"/>
                  <w:marTop w:val="0"/>
                  <w:marBottom w:val="0"/>
                  <w:divBdr>
                    <w:top w:val="none" w:sz="0" w:space="0" w:color="auto"/>
                    <w:left w:val="none" w:sz="0" w:space="0" w:color="auto"/>
                    <w:bottom w:val="none" w:sz="0" w:space="0" w:color="auto"/>
                    <w:right w:val="none" w:sz="0" w:space="0" w:color="auto"/>
                  </w:divBdr>
                </w:div>
                <w:div w:id="790444161">
                  <w:marLeft w:val="0"/>
                  <w:marRight w:val="0"/>
                  <w:marTop w:val="0"/>
                  <w:marBottom w:val="0"/>
                  <w:divBdr>
                    <w:top w:val="none" w:sz="0" w:space="0" w:color="auto"/>
                    <w:left w:val="none" w:sz="0" w:space="0" w:color="auto"/>
                    <w:bottom w:val="none" w:sz="0" w:space="0" w:color="auto"/>
                    <w:right w:val="none" w:sz="0" w:space="0" w:color="auto"/>
                  </w:divBdr>
                </w:div>
                <w:div w:id="790519817">
                  <w:marLeft w:val="0"/>
                  <w:marRight w:val="0"/>
                  <w:marTop w:val="0"/>
                  <w:marBottom w:val="0"/>
                  <w:divBdr>
                    <w:top w:val="none" w:sz="0" w:space="0" w:color="auto"/>
                    <w:left w:val="none" w:sz="0" w:space="0" w:color="auto"/>
                    <w:bottom w:val="none" w:sz="0" w:space="0" w:color="auto"/>
                    <w:right w:val="none" w:sz="0" w:space="0" w:color="auto"/>
                  </w:divBdr>
                </w:div>
                <w:div w:id="790586207">
                  <w:marLeft w:val="0"/>
                  <w:marRight w:val="0"/>
                  <w:marTop w:val="0"/>
                  <w:marBottom w:val="0"/>
                  <w:divBdr>
                    <w:top w:val="none" w:sz="0" w:space="0" w:color="auto"/>
                    <w:left w:val="none" w:sz="0" w:space="0" w:color="auto"/>
                    <w:bottom w:val="none" w:sz="0" w:space="0" w:color="auto"/>
                    <w:right w:val="none" w:sz="0" w:space="0" w:color="auto"/>
                  </w:divBdr>
                </w:div>
                <w:div w:id="791830287">
                  <w:marLeft w:val="0"/>
                  <w:marRight w:val="0"/>
                  <w:marTop w:val="0"/>
                  <w:marBottom w:val="0"/>
                  <w:divBdr>
                    <w:top w:val="none" w:sz="0" w:space="0" w:color="auto"/>
                    <w:left w:val="none" w:sz="0" w:space="0" w:color="auto"/>
                    <w:bottom w:val="none" w:sz="0" w:space="0" w:color="auto"/>
                    <w:right w:val="none" w:sz="0" w:space="0" w:color="auto"/>
                  </w:divBdr>
                </w:div>
                <w:div w:id="794368008">
                  <w:marLeft w:val="0"/>
                  <w:marRight w:val="0"/>
                  <w:marTop w:val="0"/>
                  <w:marBottom w:val="0"/>
                  <w:divBdr>
                    <w:top w:val="none" w:sz="0" w:space="0" w:color="auto"/>
                    <w:left w:val="none" w:sz="0" w:space="0" w:color="auto"/>
                    <w:bottom w:val="none" w:sz="0" w:space="0" w:color="auto"/>
                    <w:right w:val="none" w:sz="0" w:space="0" w:color="auto"/>
                  </w:divBdr>
                </w:div>
                <w:div w:id="794979439">
                  <w:marLeft w:val="0"/>
                  <w:marRight w:val="0"/>
                  <w:marTop w:val="0"/>
                  <w:marBottom w:val="0"/>
                  <w:divBdr>
                    <w:top w:val="none" w:sz="0" w:space="0" w:color="auto"/>
                    <w:left w:val="none" w:sz="0" w:space="0" w:color="auto"/>
                    <w:bottom w:val="none" w:sz="0" w:space="0" w:color="auto"/>
                    <w:right w:val="none" w:sz="0" w:space="0" w:color="auto"/>
                  </w:divBdr>
                </w:div>
                <w:div w:id="795098231">
                  <w:marLeft w:val="0"/>
                  <w:marRight w:val="0"/>
                  <w:marTop w:val="0"/>
                  <w:marBottom w:val="0"/>
                  <w:divBdr>
                    <w:top w:val="none" w:sz="0" w:space="0" w:color="auto"/>
                    <w:left w:val="none" w:sz="0" w:space="0" w:color="auto"/>
                    <w:bottom w:val="none" w:sz="0" w:space="0" w:color="auto"/>
                    <w:right w:val="none" w:sz="0" w:space="0" w:color="auto"/>
                  </w:divBdr>
                </w:div>
                <w:div w:id="795639474">
                  <w:marLeft w:val="0"/>
                  <w:marRight w:val="0"/>
                  <w:marTop w:val="0"/>
                  <w:marBottom w:val="0"/>
                  <w:divBdr>
                    <w:top w:val="none" w:sz="0" w:space="0" w:color="auto"/>
                    <w:left w:val="none" w:sz="0" w:space="0" w:color="auto"/>
                    <w:bottom w:val="none" w:sz="0" w:space="0" w:color="auto"/>
                    <w:right w:val="none" w:sz="0" w:space="0" w:color="auto"/>
                  </w:divBdr>
                </w:div>
                <w:div w:id="796066490">
                  <w:marLeft w:val="0"/>
                  <w:marRight w:val="0"/>
                  <w:marTop w:val="0"/>
                  <w:marBottom w:val="0"/>
                  <w:divBdr>
                    <w:top w:val="none" w:sz="0" w:space="0" w:color="auto"/>
                    <w:left w:val="none" w:sz="0" w:space="0" w:color="auto"/>
                    <w:bottom w:val="none" w:sz="0" w:space="0" w:color="auto"/>
                    <w:right w:val="none" w:sz="0" w:space="0" w:color="auto"/>
                  </w:divBdr>
                </w:div>
                <w:div w:id="796486428">
                  <w:marLeft w:val="0"/>
                  <w:marRight w:val="0"/>
                  <w:marTop w:val="0"/>
                  <w:marBottom w:val="0"/>
                  <w:divBdr>
                    <w:top w:val="none" w:sz="0" w:space="0" w:color="auto"/>
                    <w:left w:val="none" w:sz="0" w:space="0" w:color="auto"/>
                    <w:bottom w:val="none" w:sz="0" w:space="0" w:color="auto"/>
                    <w:right w:val="none" w:sz="0" w:space="0" w:color="auto"/>
                  </w:divBdr>
                </w:div>
                <w:div w:id="796601876">
                  <w:marLeft w:val="0"/>
                  <w:marRight w:val="0"/>
                  <w:marTop w:val="0"/>
                  <w:marBottom w:val="0"/>
                  <w:divBdr>
                    <w:top w:val="none" w:sz="0" w:space="0" w:color="auto"/>
                    <w:left w:val="none" w:sz="0" w:space="0" w:color="auto"/>
                    <w:bottom w:val="none" w:sz="0" w:space="0" w:color="auto"/>
                    <w:right w:val="none" w:sz="0" w:space="0" w:color="auto"/>
                  </w:divBdr>
                </w:div>
                <w:div w:id="798646978">
                  <w:marLeft w:val="0"/>
                  <w:marRight w:val="0"/>
                  <w:marTop w:val="0"/>
                  <w:marBottom w:val="0"/>
                  <w:divBdr>
                    <w:top w:val="none" w:sz="0" w:space="0" w:color="auto"/>
                    <w:left w:val="none" w:sz="0" w:space="0" w:color="auto"/>
                    <w:bottom w:val="none" w:sz="0" w:space="0" w:color="auto"/>
                    <w:right w:val="none" w:sz="0" w:space="0" w:color="auto"/>
                  </w:divBdr>
                </w:div>
                <w:div w:id="799956727">
                  <w:marLeft w:val="0"/>
                  <w:marRight w:val="0"/>
                  <w:marTop w:val="0"/>
                  <w:marBottom w:val="0"/>
                  <w:divBdr>
                    <w:top w:val="none" w:sz="0" w:space="0" w:color="auto"/>
                    <w:left w:val="none" w:sz="0" w:space="0" w:color="auto"/>
                    <w:bottom w:val="none" w:sz="0" w:space="0" w:color="auto"/>
                    <w:right w:val="none" w:sz="0" w:space="0" w:color="auto"/>
                  </w:divBdr>
                </w:div>
                <w:div w:id="800344371">
                  <w:marLeft w:val="0"/>
                  <w:marRight w:val="0"/>
                  <w:marTop w:val="0"/>
                  <w:marBottom w:val="0"/>
                  <w:divBdr>
                    <w:top w:val="none" w:sz="0" w:space="0" w:color="auto"/>
                    <w:left w:val="none" w:sz="0" w:space="0" w:color="auto"/>
                    <w:bottom w:val="none" w:sz="0" w:space="0" w:color="auto"/>
                    <w:right w:val="none" w:sz="0" w:space="0" w:color="auto"/>
                  </w:divBdr>
                </w:div>
                <w:div w:id="801267900">
                  <w:marLeft w:val="0"/>
                  <w:marRight w:val="0"/>
                  <w:marTop w:val="0"/>
                  <w:marBottom w:val="0"/>
                  <w:divBdr>
                    <w:top w:val="none" w:sz="0" w:space="0" w:color="auto"/>
                    <w:left w:val="none" w:sz="0" w:space="0" w:color="auto"/>
                    <w:bottom w:val="none" w:sz="0" w:space="0" w:color="auto"/>
                    <w:right w:val="none" w:sz="0" w:space="0" w:color="auto"/>
                  </w:divBdr>
                </w:div>
                <w:div w:id="804080273">
                  <w:marLeft w:val="0"/>
                  <w:marRight w:val="0"/>
                  <w:marTop w:val="0"/>
                  <w:marBottom w:val="0"/>
                  <w:divBdr>
                    <w:top w:val="none" w:sz="0" w:space="0" w:color="auto"/>
                    <w:left w:val="none" w:sz="0" w:space="0" w:color="auto"/>
                    <w:bottom w:val="none" w:sz="0" w:space="0" w:color="auto"/>
                    <w:right w:val="none" w:sz="0" w:space="0" w:color="auto"/>
                  </w:divBdr>
                </w:div>
                <w:div w:id="806169357">
                  <w:marLeft w:val="0"/>
                  <w:marRight w:val="0"/>
                  <w:marTop w:val="0"/>
                  <w:marBottom w:val="0"/>
                  <w:divBdr>
                    <w:top w:val="none" w:sz="0" w:space="0" w:color="auto"/>
                    <w:left w:val="none" w:sz="0" w:space="0" w:color="auto"/>
                    <w:bottom w:val="none" w:sz="0" w:space="0" w:color="auto"/>
                    <w:right w:val="none" w:sz="0" w:space="0" w:color="auto"/>
                  </w:divBdr>
                </w:div>
                <w:div w:id="806243062">
                  <w:marLeft w:val="0"/>
                  <w:marRight w:val="0"/>
                  <w:marTop w:val="0"/>
                  <w:marBottom w:val="0"/>
                  <w:divBdr>
                    <w:top w:val="none" w:sz="0" w:space="0" w:color="auto"/>
                    <w:left w:val="none" w:sz="0" w:space="0" w:color="auto"/>
                    <w:bottom w:val="none" w:sz="0" w:space="0" w:color="auto"/>
                    <w:right w:val="none" w:sz="0" w:space="0" w:color="auto"/>
                  </w:divBdr>
                </w:div>
                <w:div w:id="807821984">
                  <w:marLeft w:val="0"/>
                  <w:marRight w:val="0"/>
                  <w:marTop w:val="0"/>
                  <w:marBottom w:val="0"/>
                  <w:divBdr>
                    <w:top w:val="none" w:sz="0" w:space="0" w:color="auto"/>
                    <w:left w:val="none" w:sz="0" w:space="0" w:color="auto"/>
                    <w:bottom w:val="none" w:sz="0" w:space="0" w:color="auto"/>
                    <w:right w:val="none" w:sz="0" w:space="0" w:color="auto"/>
                  </w:divBdr>
                </w:div>
                <w:div w:id="808088185">
                  <w:marLeft w:val="0"/>
                  <w:marRight w:val="0"/>
                  <w:marTop w:val="0"/>
                  <w:marBottom w:val="0"/>
                  <w:divBdr>
                    <w:top w:val="none" w:sz="0" w:space="0" w:color="auto"/>
                    <w:left w:val="none" w:sz="0" w:space="0" w:color="auto"/>
                    <w:bottom w:val="none" w:sz="0" w:space="0" w:color="auto"/>
                    <w:right w:val="none" w:sz="0" w:space="0" w:color="auto"/>
                  </w:divBdr>
                </w:div>
                <w:div w:id="808206224">
                  <w:marLeft w:val="0"/>
                  <w:marRight w:val="0"/>
                  <w:marTop w:val="0"/>
                  <w:marBottom w:val="0"/>
                  <w:divBdr>
                    <w:top w:val="none" w:sz="0" w:space="0" w:color="auto"/>
                    <w:left w:val="none" w:sz="0" w:space="0" w:color="auto"/>
                    <w:bottom w:val="none" w:sz="0" w:space="0" w:color="auto"/>
                    <w:right w:val="none" w:sz="0" w:space="0" w:color="auto"/>
                  </w:divBdr>
                </w:div>
                <w:div w:id="809437960">
                  <w:marLeft w:val="0"/>
                  <w:marRight w:val="0"/>
                  <w:marTop w:val="0"/>
                  <w:marBottom w:val="0"/>
                  <w:divBdr>
                    <w:top w:val="none" w:sz="0" w:space="0" w:color="auto"/>
                    <w:left w:val="none" w:sz="0" w:space="0" w:color="auto"/>
                    <w:bottom w:val="none" w:sz="0" w:space="0" w:color="auto"/>
                    <w:right w:val="none" w:sz="0" w:space="0" w:color="auto"/>
                  </w:divBdr>
                </w:div>
                <w:div w:id="809443297">
                  <w:marLeft w:val="0"/>
                  <w:marRight w:val="0"/>
                  <w:marTop w:val="0"/>
                  <w:marBottom w:val="0"/>
                  <w:divBdr>
                    <w:top w:val="none" w:sz="0" w:space="0" w:color="auto"/>
                    <w:left w:val="none" w:sz="0" w:space="0" w:color="auto"/>
                    <w:bottom w:val="none" w:sz="0" w:space="0" w:color="auto"/>
                    <w:right w:val="none" w:sz="0" w:space="0" w:color="auto"/>
                  </w:divBdr>
                </w:div>
                <w:div w:id="810057677">
                  <w:marLeft w:val="0"/>
                  <w:marRight w:val="0"/>
                  <w:marTop w:val="0"/>
                  <w:marBottom w:val="0"/>
                  <w:divBdr>
                    <w:top w:val="none" w:sz="0" w:space="0" w:color="auto"/>
                    <w:left w:val="none" w:sz="0" w:space="0" w:color="auto"/>
                    <w:bottom w:val="none" w:sz="0" w:space="0" w:color="auto"/>
                    <w:right w:val="none" w:sz="0" w:space="0" w:color="auto"/>
                  </w:divBdr>
                </w:div>
                <w:div w:id="810173447">
                  <w:marLeft w:val="0"/>
                  <w:marRight w:val="0"/>
                  <w:marTop w:val="0"/>
                  <w:marBottom w:val="0"/>
                  <w:divBdr>
                    <w:top w:val="none" w:sz="0" w:space="0" w:color="auto"/>
                    <w:left w:val="none" w:sz="0" w:space="0" w:color="auto"/>
                    <w:bottom w:val="none" w:sz="0" w:space="0" w:color="auto"/>
                    <w:right w:val="none" w:sz="0" w:space="0" w:color="auto"/>
                  </w:divBdr>
                </w:div>
                <w:div w:id="810250037">
                  <w:marLeft w:val="0"/>
                  <w:marRight w:val="0"/>
                  <w:marTop w:val="0"/>
                  <w:marBottom w:val="0"/>
                  <w:divBdr>
                    <w:top w:val="none" w:sz="0" w:space="0" w:color="auto"/>
                    <w:left w:val="none" w:sz="0" w:space="0" w:color="auto"/>
                    <w:bottom w:val="none" w:sz="0" w:space="0" w:color="auto"/>
                    <w:right w:val="none" w:sz="0" w:space="0" w:color="auto"/>
                  </w:divBdr>
                </w:div>
                <w:div w:id="812410964">
                  <w:marLeft w:val="0"/>
                  <w:marRight w:val="0"/>
                  <w:marTop w:val="0"/>
                  <w:marBottom w:val="0"/>
                  <w:divBdr>
                    <w:top w:val="none" w:sz="0" w:space="0" w:color="auto"/>
                    <w:left w:val="none" w:sz="0" w:space="0" w:color="auto"/>
                    <w:bottom w:val="none" w:sz="0" w:space="0" w:color="auto"/>
                    <w:right w:val="none" w:sz="0" w:space="0" w:color="auto"/>
                  </w:divBdr>
                </w:div>
                <w:div w:id="812675090">
                  <w:marLeft w:val="0"/>
                  <w:marRight w:val="0"/>
                  <w:marTop w:val="0"/>
                  <w:marBottom w:val="0"/>
                  <w:divBdr>
                    <w:top w:val="none" w:sz="0" w:space="0" w:color="auto"/>
                    <w:left w:val="none" w:sz="0" w:space="0" w:color="auto"/>
                    <w:bottom w:val="none" w:sz="0" w:space="0" w:color="auto"/>
                    <w:right w:val="none" w:sz="0" w:space="0" w:color="auto"/>
                  </w:divBdr>
                </w:div>
                <w:div w:id="815026625">
                  <w:marLeft w:val="0"/>
                  <w:marRight w:val="0"/>
                  <w:marTop w:val="0"/>
                  <w:marBottom w:val="0"/>
                  <w:divBdr>
                    <w:top w:val="none" w:sz="0" w:space="0" w:color="auto"/>
                    <w:left w:val="none" w:sz="0" w:space="0" w:color="auto"/>
                    <w:bottom w:val="none" w:sz="0" w:space="0" w:color="auto"/>
                    <w:right w:val="none" w:sz="0" w:space="0" w:color="auto"/>
                  </w:divBdr>
                </w:div>
                <w:div w:id="817920183">
                  <w:marLeft w:val="0"/>
                  <w:marRight w:val="0"/>
                  <w:marTop w:val="0"/>
                  <w:marBottom w:val="0"/>
                  <w:divBdr>
                    <w:top w:val="none" w:sz="0" w:space="0" w:color="auto"/>
                    <w:left w:val="none" w:sz="0" w:space="0" w:color="auto"/>
                    <w:bottom w:val="none" w:sz="0" w:space="0" w:color="auto"/>
                    <w:right w:val="none" w:sz="0" w:space="0" w:color="auto"/>
                  </w:divBdr>
                </w:div>
                <w:div w:id="817956767">
                  <w:marLeft w:val="0"/>
                  <w:marRight w:val="0"/>
                  <w:marTop w:val="0"/>
                  <w:marBottom w:val="0"/>
                  <w:divBdr>
                    <w:top w:val="none" w:sz="0" w:space="0" w:color="auto"/>
                    <w:left w:val="none" w:sz="0" w:space="0" w:color="auto"/>
                    <w:bottom w:val="none" w:sz="0" w:space="0" w:color="auto"/>
                    <w:right w:val="none" w:sz="0" w:space="0" w:color="auto"/>
                  </w:divBdr>
                </w:div>
                <w:div w:id="817961169">
                  <w:marLeft w:val="0"/>
                  <w:marRight w:val="0"/>
                  <w:marTop w:val="0"/>
                  <w:marBottom w:val="0"/>
                  <w:divBdr>
                    <w:top w:val="none" w:sz="0" w:space="0" w:color="auto"/>
                    <w:left w:val="none" w:sz="0" w:space="0" w:color="auto"/>
                    <w:bottom w:val="none" w:sz="0" w:space="0" w:color="auto"/>
                    <w:right w:val="none" w:sz="0" w:space="0" w:color="auto"/>
                  </w:divBdr>
                </w:div>
                <w:div w:id="819231337">
                  <w:marLeft w:val="0"/>
                  <w:marRight w:val="0"/>
                  <w:marTop w:val="0"/>
                  <w:marBottom w:val="0"/>
                  <w:divBdr>
                    <w:top w:val="none" w:sz="0" w:space="0" w:color="auto"/>
                    <w:left w:val="none" w:sz="0" w:space="0" w:color="auto"/>
                    <w:bottom w:val="none" w:sz="0" w:space="0" w:color="auto"/>
                    <w:right w:val="none" w:sz="0" w:space="0" w:color="auto"/>
                  </w:divBdr>
                </w:div>
                <w:div w:id="820272214">
                  <w:marLeft w:val="0"/>
                  <w:marRight w:val="0"/>
                  <w:marTop w:val="0"/>
                  <w:marBottom w:val="0"/>
                  <w:divBdr>
                    <w:top w:val="none" w:sz="0" w:space="0" w:color="auto"/>
                    <w:left w:val="none" w:sz="0" w:space="0" w:color="auto"/>
                    <w:bottom w:val="none" w:sz="0" w:space="0" w:color="auto"/>
                    <w:right w:val="none" w:sz="0" w:space="0" w:color="auto"/>
                  </w:divBdr>
                </w:div>
                <w:div w:id="822089797">
                  <w:marLeft w:val="0"/>
                  <w:marRight w:val="0"/>
                  <w:marTop w:val="0"/>
                  <w:marBottom w:val="0"/>
                  <w:divBdr>
                    <w:top w:val="none" w:sz="0" w:space="0" w:color="auto"/>
                    <w:left w:val="none" w:sz="0" w:space="0" w:color="auto"/>
                    <w:bottom w:val="none" w:sz="0" w:space="0" w:color="auto"/>
                    <w:right w:val="none" w:sz="0" w:space="0" w:color="auto"/>
                  </w:divBdr>
                </w:div>
                <w:div w:id="822815712">
                  <w:marLeft w:val="0"/>
                  <w:marRight w:val="0"/>
                  <w:marTop w:val="0"/>
                  <w:marBottom w:val="0"/>
                  <w:divBdr>
                    <w:top w:val="none" w:sz="0" w:space="0" w:color="auto"/>
                    <w:left w:val="none" w:sz="0" w:space="0" w:color="auto"/>
                    <w:bottom w:val="none" w:sz="0" w:space="0" w:color="auto"/>
                    <w:right w:val="none" w:sz="0" w:space="0" w:color="auto"/>
                  </w:divBdr>
                </w:div>
                <w:div w:id="825322459">
                  <w:marLeft w:val="0"/>
                  <w:marRight w:val="0"/>
                  <w:marTop w:val="0"/>
                  <w:marBottom w:val="0"/>
                  <w:divBdr>
                    <w:top w:val="none" w:sz="0" w:space="0" w:color="auto"/>
                    <w:left w:val="none" w:sz="0" w:space="0" w:color="auto"/>
                    <w:bottom w:val="none" w:sz="0" w:space="0" w:color="auto"/>
                    <w:right w:val="none" w:sz="0" w:space="0" w:color="auto"/>
                  </w:divBdr>
                </w:div>
                <w:div w:id="826481985">
                  <w:marLeft w:val="0"/>
                  <w:marRight w:val="0"/>
                  <w:marTop w:val="0"/>
                  <w:marBottom w:val="0"/>
                  <w:divBdr>
                    <w:top w:val="none" w:sz="0" w:space="0" w:color="auto"/>
                    <w:left w:val="none" w:sz="0" w:space="0" w:color="auto"/>
                    <w:bottom w:val="none" w:sz="0" w:space="0" w:color="auto"/>
                    <w:right w:val="none" w:sz="0" w:space="0" w:color="auto"/>
                  </w:divBdr>
                </w:div>
                <w:div w:id="827402541">
                  <w:marLeft w:val="0"/>
                  <w:marRight w:val="0"/>
                  <w:marTop w:val="0"/>
                  <w:marBottom w:val="0"/>
                  <w:divBdr>
                    <w:top w:val="none" w:sz="0" w:space="0" w:color="auto"/>
                    <w:left w:val="none" w:sz="0" w:space="0" w:color="auto"/>
                    <w:bottom w:val="none" w:sz="0" w:space="0" w:color="auto"/>
                    <w:right w:val="none" w:sz="0" w:space="0" w:color="auto"/>
                  </w:divBdr>
                </w:div>
                <w:div w:id="829448827">
                  <w:marLeft w:val="0"/>
                  <w:marRight w:val="0"/>
                  <w:marTop w:val="0"/>
                  <w:marBottom w:val="0"/>
                  <w:divBdr>
                    <w:top w:val="none" w:sz="0" w:space="0" w:color="auto"/>
                    <w:left w:val="none" w:sz="0" w:space="0" w:color="auto"/>
                    <w:bottom w:val="none" w:sz="0" w:space="0" w:color="auto"/>
                    <w:right w:val="none" w:sz="0" w:space="0" w:color="auto"/>
                  </w:divBdr>
                </w:div>
                <w:div w:id="830876582">
                  <w:marLeft w:val="0"/>
                  <w:marRight w:val="0"/>
                  <w:marTop w:val="0"/>
                  <w:marBottom w:val="0"/>
                  <w:divBdr>
                    <w:top w:val="none" w:sz="0" w:space="0" w:color="auto"/>
                    <w:left w:val="none" w:sz="0" w:space="0" w:color="auto"/>
                    <w:bottom w:val="none" w:sz="0" w:space="0" w:color="auto"/>
                    <w:right w:val="none" w:sz="0" w:space="0" w:color="auto"/>
                  </w:divBdr>
                </w:div>
                <w:div w:id="831530781">
                  <w:marLeft w:val="0"/>
                  <w:marRight w:val="0"/>
                  <w:marTop w:val="0"/>
                  <w:marBottom w:val="0"/>
                  <w:divBdr>
                    <w:top w:val="none" w:sz="0" w:space="0" w:color="auto"/>
                    <w:left w:val="none" w:sz="0" w:space="0" w:color="auto"/>
                    <w:bottom w:val="none" w:sz="0" w:space="0" w:color="auto"/>
                    <w:right w:val="none" w:sz="0" w:space="0" w:color="auto"/>
                  </w:divBdr>
                </w:div>
                <w:div w:id="831681225">
                  <w:marLeft w:val="0"/>
                  <w:marRight w:val="0"/>
                  <w:marTop w:val="0"/>
                  <w:marBottom w:val="0"/>
                  <w:divBdr>
                    <w:top w:val="none" w:sz="0" w:space="0" w:color="auto"/>
                    <w:left w:val="none" w:sz="0" w:space="0" w:color="auto"/>
                    <w:bottom w:val="none" w:sz="0" w:space="0" w:color="auto"/>
                    <w:right w:val="none" w:sz="0" w:space="0" w:color="auto"/>
                  </w:divBdr>
                </w:div>
                <w:div w:id="831872726">
                  <w:marLeft w:val="0"/>
                  <w:marRight w:val="0"/>
                  <w:marTop w:val="0"/>
                  <w:marBottom w:val="0"/>
                  <w:divBdr>
                    <w:top w:val="none" w:sz="0" w:space="0" w:color="auto"/>
                    <w:left w:val="none" w:sz="0" w:space="0" w:color="auto"/>
                    <w:bottom w:val="none" w:sz="0" w:space="0" w:color="auto"/>
                    <w:right w:val="none" w:sz="0" w:space="0" w:color="auto"/>
                  </w:divBdr>
                </w:div>
                <w:div w:id="832570612">
                  <w:marLeft w:val="0"/>
                  <w:marRight w:val="0"/>
                  <w:marTop w:val="0"/>
                  <w:marBottom w:val="0"/>
                  <w:divBdr>
                    <w:top w:val="none" w:sz="0" w:space="0" w:color="auto"/>
                    <w:left w:val="none" w:sz="0" w:space="0" w:color="auto"/>
                    <w:bottom w:val="none" w:sz="0" w:space="0" w:color="auto"/>
                    <w:right w:val="none" w:sz="0" w:space="0" w:color="auto"/>
                  </w:divBdr>
                </w:div>
                <w:div w:id="833229911">
                  <w:marLeft w:val="0"/>
                  <w:marRight w:val="0"/>
                  <w:marTop w:val="0"/>
                  <w:marBottom w:val="0"/>
                  <w:divBdr>
                    <w:top w:val="none" w:sz="0" w:space="0" w:color="auto"/>
                    <w:left w:val="none" w:sz="0" w:space="0" w:color="auto"/>
                    <w:bottom w:val="none" w:sz="0" w:space="0" w:color="auto"/>
                    <w:right w:val="none" w:sz="0" w:space="0" w:color="auto"/>
                  </w:divBdr>
                </w:div>
                <w:div w:id="833763624">
                  <w:marLeft w:val="0"/>
                  <w:marRight w:val="0"/>
                  <w:marTop w:val="0"/>
                  <w:marBottom w:val="0"/>
                  <w:divBdr>
                    <w:top w:val="none" w:sz="0" w:space="0" w:color="auto"/>
                    <w:left w:val="none" w:sz="0" w:space="0" w:color="auto"/>
                    <w:bottom w:val="none" w:sz="0" w:space="0" w:color="auto"/>
                    <w:right w:val="none" w:sz="0" w:space="0" w:color="auto"/>
                  </w:divBdr>
                </w:div>
                <w:div w:id="834226356">
                  <w:marLeft w:val="0"/>
                  <w:marRight w:val="0"/>
                  <w:marTop w:val="0"/>
                  <w:marBottom w:val="0"/>
                  <w:divBdr>
                    <w:top w:val="none" w:sz="0" w:space="0" w:color="auto"/>
                    <w:left w:val="none" w:sz="0" w:space="0" w:color="auto"/>
                    <w:bottom w:val="none" w:sz="0" w:space="0" w:color="auto"/>
                    <w:right w:val="none" w:sz="0" w:space="0" w:color="auto"/>
                  </w:divBdr>
                </w:div>
                <w:div w:id="835807101">
                  <w:marLeft w:val="0"/>
                  <w:marRight w:val="0"/>
                  <w:marTop w:val="0"/>
                  <w:marBottom w:val="0"/>
                  <w:divBdr>
                    <w:top w:val="none" w:sz="0" w:space="0" w:color="auto"/>
                    <w:left w:val="none" w:sz="0" w:space="0" w:color="auto"/>
                    <w:bottom w:val="none" w:sz="0" w:space="0" w:color="auto"/>
                    <w:right w:val="none" w:sz="0" w:space="0" w:color="auto"/>
                  </w:divBdr>
                </w:div>
                <w:div w:id="836924324">
                  <w:marLeft w:val="0"/>
                  <w:marRight w:val="0"/>
                  <w:marTop w:val="0"/>
                  <w:marBottom w:val="0"/>
                  <w:divBdr>
                    <w:top w:val="none" w:sz="0" w:space="0" w:color="auto"/>
                    <w:left w:val="none" w:sz="0" w:space="0" w:color="auto"/>
                    <w:bottom w:val="none" w:sz="0" w:space="0" w:color="auto"/>
                    <w:right w:val="none" w:sz="0" w:space="0" w:color="auto"/>
                  </w:divBdr>
                </w:div>
                <w:div w:id="836924564">
                  <w:marLeft w:val="0"/>
                  <w:marRight w:val="0"/>
                  <w:marTop w:val="0"/>
                  <w:marBottom w:val="0"/>
                  <w:divBdr>
                    <w:top w:val="none" w:sz="0" w:space="0" w:color="auto"/>
                    <w:left w:val="none" w:sz="0" w:space="0" w:color="auto"/>
                    <w:bottom w:val="none" w:sz="0" w:space="0" w:color="auto"/>
                    <w:right w:val="none" w:sz="0" w:space="0" w:color="auto"/>
                  </w:divBdr>
                </w:div>
                <w:div w:id="840196185">
                  <w:marLeft w:val="0"/>
                  <w:marRight w:val="0"/>
                  <w:marTop w:val="0"/>
                  <w:marBottom w:val="0"/>
                  <w:divBdr>
                    <w:top w:val="none" w:sz="0" w:space="0" w:color="auto"/>
                    <w:left w:val="none" w:sz="0" w:space="0" w:color="auto"/>
                    <w:bottom w:val="none" w:sz="0" w:space="0" w:color="auto"/>
                    <w:right w:val="none" w:sz="0" w:space="0" w:color="auto"/>
                  </w:divBdr>
                </w:div>
                <w:div w:id="840583597">
                  <w:marLeft w:val="0"/>
                  <w:marRight w:val="0"/>
                  <w:marTop w:val="0"/>
                  <w:marBottom w:val="0"/>
                  <w:divBdr>
                    <w:top w:val="none" w:sz="0" w:space="0" w:color="auto"/>
                    <w:left w:val="none" w:sz="0" w:space="0" w:color="auto"/>
                    <w:bottom w:val="none" w:sz="0" w:space="0" w:color="auto"/>
                    <w:right w:val="none" w:sz="0" w:space="0" w:color="auto"/>
                  </w:divBdr>
                </w:div>
                <w:div w:id="841243987">
                  <w:marLeft w:val="0"/>
                  <w:marRight w:val="0"/>
                  <w:marTop w:val="0"/>
                  <w:marBottom w:val="0"/>
                  <w:divBdr>
                    <w:top w:val="none" w:sz="0" w:space="0" w:color="auto"/>
                    <w:left w:val="none" w:sz="0" w:space="0" w:color="auto"/>
                    <w:bottom w:val="none" w:sz="0" w:space="0" w:color="auto"/>
                    <w:right w:val="none" w:sz="0" w:space="0" w:color="auto"/>
                  </w:divBdr>
                </w:div>
                <w:div w:id="841357307">
                  <w:marLeft w:val="0"/>
                  <w:marRight w:val="0"/>
                  <w:marTop w:val="0"/>
                  <w:marBottom w:val="0"/>
                  <w:divBdr>
                    <w:top w:val="none" w:sz="0" w:space="0" w:color="auto"/>
                    <w:left w:val="none" w:sz="0" w:space="0" w:color="auto"/>
                    <w:bottom w:val="none" w:sz="0" w:space="0" w:color="auto"/>
                    <w:right w:val="none" w:sz="0" w:space="0" w:color="auto"/>
                  </w:divBdr>
                </w:div>
                <w:div w:id="841899308">
                  <w:marLeft w:val="0"/>
                  <w:marRight w:val="0"/>
                  <w:marTop w:val="0"/>
                  <w:marBottom w:val="0"/>
                  <w:divBdr>
                    <w:top w:val="none" w:sz="0" w:space="0" w:color="auto"/>
                    <w:left w:val="none" w:sz="0" w:space="0" w:color="auto"/>
                    <w:bottom w:val="none" w:sz="0" w:space="0" w:color="auto"/>
                    <w:right w:val="none" w:sz="0" w:space="0" w:color="auto"/>
                  </w:divBdr>
                </w:div>
                <w:div w:id="842547655">
                  <w:marLeft w:val="0"/>
                  <w:marRight w:val="0"/>
                  <w:marTop w:val="0"/>
                  <w:marBottom w:val="0"/>
                  <w:divBdr>
                    <w:top w:val="none" w:sz="0" w:space="0" w:color="auto"/>
                    <w:left w:val="none" w:sz="0" w:space="0" w:color="auto"/>
                    <w:bottom w:val="none" w:sz="0" w:space="0" w:color="auto"/>
                    <w:right w:val="none" w:sz="0" w:space="0" w:color="auto"/>
                  </w:divBdr>
                </w:div>
                <w:div w:id="842627105">
                  <w:marLeft w:val="0"/>
                  <w:marRight w:val="0"/>
                  <w:marTop w:val="0"/>
                  <w:marBottom w:val="0"/>
                  <w:divBdr>
                    <w:top w:val="none" w:sz="0" w:space="0" w:color="auto"/>
                    <w:left w:val="none" w:sz="0" w:space="0" w:color="auto"/>
                    <w:bottom w:val="none" w:sz="0" w:space="0" w:color="auto"/>
                    <w:right w:val="none" w:sz="0" w:space="0" w:color="auto"/>
                  </w:divBdr>
                </w:div>
                <w:div w:id="843281078">
                  <w:marLeft w:val="0"/>
                  <w:marRight w:val="0"/>
                  <w:marTop w:val="0"/>
                  <w:marBottom w:val="0"/>
                  <w:divBdr>
                    <w:top w:val="none" w:sz="0" w:space="0" w:color="auto"/>
                    <w:left w:val="none" w:sz="0" w:space="0" w:color="auto"/>
                    <w:bottom w:val="none" w:sz="0" w:space="0" w:color="auto"/>
                    <w:right w:val="none" w:sz="0" w:space="0" w:color="auto"/>
                  </w:divBdr>
                </w:div>
                <w:div w:id="843980275">
                  <w:marLeft w:val="0"/>
                  <w:marRight w:val="0"/>
                  <w:marTop w:val="0"/>
                  <w:marBottom w:val="0"/>
                  <w:divBdr>
                    <w:top w:val="none" w:sz="0" w:space="0" w:color="auto"/>
                    <w:left w:val="none" w:sz="0" w:space="0" w:color="auto"/>
                    <w:bottom w:val="none" w:sz="0" w:space="0" w:color="auto"/>
                    <w:right w:val="none" w:sz="0" w:space="0" w:color="auto"/>
                  </w:divBdr>
                </w:div>
                <w:div w:id="844247133">
                  <w:marLeft w:val="0"/>
                  <w:marRight w:val="0"/>
                  <w:marTop w:val="0"/>
                  <w:marBottom w:val="0"/>
                  <w:divBdr>
                    <w:top w:val="none" w:sz="0" w:space="0" w:color="auto"/>
                    <w:left w:val="none" w:sz="0" w:space="0" w:color="auto"/>
                    <w:bottom w:val="none" w:sz="0" w:space="0" w:color="auto"/>
                    <w:right w:val="none" w:sz="0" w:space="0" w:color="auto"/>
                  </w:divBdr>
                </w:div>
                <w:div w:id="844705265">
                  <w:marLeft w:val="0"/>
                  <w:marRight w:val="0"/>
                  <w:marTop w:val="0"/>
                  <w:marBottom w:val="0"/>
                  <w:divBdr>
                    <w:top w:val="none" w:sz="0" w:space="0" w:color="auto"/>
                    <w:left w:val="none" w:sz="0" w:space="0" w:color="auto"/>
                    <w:bottom w:val="none" w:sz="0" w:space="0" w:color="auto"/>
                    <w:right w:val="none" w:sz="0" w:space="0" w:color="auto"/>
                  </w:divBdr>
                </w:div>
                <w:div w:id="845095442">
                  <w:marLeft w:val="0"/>
                  <w:marRight w:val="0"/>
                  <w:marTop w:val="0"/>
                  <w:marBottom w:val="0"/>
                  <w:divBdr>
                    <w:top w:val="none" w:sz="0" w:space="0" w:color="auto"/>
                    <w:left w:val="none" w:sz="0" w:space="0" w:color="auto"/>
                    <w:bottom w:val="none" w:sz="0" w:space="0" w:color="auto"/>
                    <w:right w:val="none" w:sz="0" w:space="0" w:color="auto"/>
                  </w:divBdr>
                </w:div>
                <w:div w:id="846095795">
                  <w:marLeft w:val="0"/>
                  <w:marRight w:val="0"/>
                  <w:marTop w:val="0"/>
                  <w:marBottom w:val="0"/>
                  <w:divBdr>
                    <w:top w:val="none" w:sz="0" w:space="0" w:color="auto"/>
                    <w:left w:val="none" w:sz="0" w:space="0" w:color="auto"/>
                    <w:bottom w:val="none" w:sz="0" w:space="0" w:color="auto"/>
                    <w:right w:val="none" w:sz="0" w:space="0" w:color="auto"/>
                  </w:divBdr>
                </w:div>
                <w:div w:id="847594289">
                  <w:marLeft w:val="0"/>
                  <w:marRight w:val="0"/>
                  <w:marTop w:val="0"/>
                  <w:marBottom w:val="0"/>
                  <w:divBdr>
                    <w:top w:val="none" w:sz="0" w:space="0" w:color="auto"/>
                    <w:left w:val="none" w:sz="0" w:space="0" w:color="auto"/>
                    <w:bottom w:val="none" w:sz="0" w:space="0" w:color="auto"/>
                    <w:right w:val="none" w:sz="0" w:space="0" w:color="auto"/>
                  </w:divBdr>
                </w:div>
                <w:div w:id="847601870">
                  <w:marLeft w:val="0"/>
                  <w:marRight w:val="0"/>
                  <w:marTop w:val="0"/>
                  <w:marBottom w:val="0"/>
                  <w:divBdr>
                    <w:top w:val="none" w:sz="0" w:space="0" w:color="auto"/>
                    <w:left w:val="none" w:sz="0" w:space="0" w:color="auto"/>
                    <w:bottom w:val="none" w:sz="0" w:space="0" w:color="auto"/>
                    <w:right w:val="none" w:sz="0" w:space="0" w:color="auto"/>
                  </w:divBdr>
                </w:div>
                <w:div w:id="850294208">
                  <w:marLeft w:val="0"/>
                  <w:marRight w:val="0"/>
                  <w:marTop w:val="0"/>
                  <w:marBottom w:val="0"/>
                  <w:divBdr>
                    <w:top w:val="none" w:sz="0" w:space="0" w:color="auto"/>
                    <w:left w:val="none" w:sz="0" w:space="0" w:color="auto"/>
                    <w:bottom w:val="none" w:sz="0" w:space="0" w:color="auto"/>
                    <w:right w:val="none" w:sz="0" w:space="0" w:color="auto"/>
                  </w:divBdr>
                </w:div>
                <w:div w:id="850753445">
                  <w:marLeft w:val="0"/>
                  <w:marRight w:val="0"/>
                  <w:marTop w:val="0"/>
                  <w:marBottom w:val="0"/>
                  <w:divBdr>
                    <w:top w:val="none" w:sz="0" w:space="0" w:color="auto"/>
                    <w:left w:val="none" w:sz="0" w:space="0" w:color="auto"/>
                    <w:bottom w:val="none" w:sz="0" w:space="0" w:color="auto"/>
                    <w:right w:val="none" w:sz="0" w:space="0" w:color="auto"/>
                  </w:divBdr>
                </w:div>
                <w:div w:id="852377808">
                  <w:marLeft w:val="0"/>
                  <w:marRight w:val="0"/>
                  <w:marTop w:val="0"/>
                  <w:marBottom w:val="0"/>
                  <w:divBdr>
                    <w:top w:val="none" w:sz="0" w:space="0" w:color="auto"/>
                    <w:left w:val="none" w:sz="0" w:space="0" w:color="auto"/>
                    <w:bottom w:val="none" w:sz="0" w:space="0" w:color="auto"/>
                    <w:right w:val="none" w:sz="0" w:space="0" w:color="auto"/>
                  </w:divBdr>
                </w:div>
                <w:div w:id="853150268">
                  <w:marLeft w:val="0"/>
                  <w:marRight w:val="0"/>
                  <w:marTop w:val="0"/>
                  <w:marBottom w:val="0"/>
                  <w:divBdr>
                    <w:top w:val="none" w:sz="0" w:space="0" w:color="auto"/>
                    <w:left w:val="none" w:sz="0" w:space="0" w:color="auto"/>
                    <w:bottom w:val="none" w:sz="0" w:space="0" w:color="auto"/>
                    <w:right w:val="none" w:sz="0" w:space="0" w:color="auto"/>
                  </w:divBdr>
                </w:div>
                <w:div w:id="855194101">
                  <w:marLeft w:val="0"/>
                  <w:marRight w:val="0"/>
                  <w:marTop w:val="0"/>
                  <w:marBottom w:val="0"/>
                  <w:divBdr>
                    <w:top w:val="none" w:sz="0" w:space="0" w:color="auto"/>
                    <w:left w:val="none" w:sz="0" w:space="0" w:color="auto"/>
                    <w:bottom w:val="none" w:sz="0" w:space="0" w:color="auto"/>
                    <w:right w:val="none" w:sz="0" w:space="0" w:color="auto"/>
                  </w:divBdr>
                </w:div>
                <w:div w:id="855458794">
                  <w:marLeft w:val="0"/>
                  <w:marRight w:val="0"/>
                  <w:marTop w:val="0"/>
                  <w:marBottom w:val="0"/>
                  <w:divBdr>
                    <w:top w:val="none" w:sz="0" w:space="0" w:color="auto"/>
                    <w:left w:val="none" w:sz="0" w:space="0" w:color="auto"/>
                    <w:bottom w:val="none" w:sz="0" w:space="0" w:color="auto"/>
                    <w:right w:val="none" w:sz="0" w:space="0" w:color="auto"/>
                  </w:divBdr>
                </w:div>
                <w:div w:id="855801777">
                  <w:marLeft w:val="0"/>
                  <w:marRight w:val="0"/>
                  <w:marTop w:val="0"/>
                  <w:marBottom w:val="0"/>
                  <w:divBdr>
                    <w:top w:val="none" w:sz="0" w:space="0" w:color="auto"/>
                    <w:left w:val="none" w:sz="0" w:space="0" w:color="auto"/>
                    <w:bottom w:val="none" w:sz="0" w:space="0" w:color="auto"/>
                    <w:right w:val="none" w:sz="0" w:space="0" w:color="auto"/>
                  </w:divBdr>
                </w:div>
                <w:div w:id="855995363">
                  <w:marLeft w:val="0"/>
                  <w:marRight w:val="0"/>
                  <w:marTop w:val="0"/>
                  <w:marBottom w:val="0"/>
                  <w:divBdr>
                    <w:top w:val="none" w:sz="0" w:space="0" w:color="auto"/>
                    <w:left w:val="none" w:sz="0" w:space="0" w:color="auto"/>
                    <w:bottom w:val="none" w:sz="0" w:space="0" w:color="auto"/>
                    <w:right w:val="none" w:sz="0" w:space="0" w:color="auto"/>
                  </w:divBdr>
                </w:div>
                <w:div w:id="857505083">
                  <w:marLeft w:val="0"/>
                  <w:marRight w:val="0"/>
                  <w:marTop w:val="0"/>
                  <w:marBottom w:val="0"/>
                  <w:divBdr>
                    <w:top w:val="none" w:sz="0" w:space="0" w:color="auto"/>
                    <w:left w:val="none" w:sz="0" w:space="0" w:color="auto"/>
                    <w:bottom w:val="none" w:sz="0" w:space="0" w:color="auto"/>
                    <w:right w:val="none" w:sz="0" w:space="0" w:color="auto"/>
                  </w:divBdr>
                </w:div>
                <w:div w:id="857740344">
                  <w:marLeft w:val="0"/>
                  <w:marRight w:val="0"/>
                  <w:marTop w:val="0"/>
                  <w:marBottom w:val="0"/>
                  <w:divBdr>
                    <w:top w:val="none" w:sz="0" w:space="0" w:color="auto"/>
                    <w:left w:val="none" w:sz="0" w:space="0" w:color="auto"/>
                    <w:bottom w:val="none" w:sz="0" w:space="0" w:color="auto"/>
                    <w:right w:val="none" w:sz="0" w:space="0" w:color="auto"/>
                  </w:divBdr>
                </w:div>
                <w:div w:id="858859929">
                  <w:marLeft w:val="0"/>
                  <w:marRight w:val="0"/>
                  <w:marTop w:val="0"/>
                  <w:marBottom w:val="0"/>
                  <w:divBdr>
                    <w:top w:val="none" w:sz="0" w:space="0" w:color="auto"/>
                    <w:left w:val="none" w:sz="0" w:space="0" w:color="auto"/>
                    <w:bottom w:val="none" w:sz="0" w:space="0" w:color="auto"/>
                    <w:right w:val="none" w:sz="0" w:space="0" w:color="auto"/>
                  </w:divBdr>
                </w:div>
                <w:div w:id="860388665">
                  <w:marLeft w:val="0"/>
                  <w:marRight w:val="0"/>
                  <w:marTop w:val="0"/>
                  <w:marBottom w:val="0"/>
                  <w:divBdr>
                    <w:top w:val="none" w:sz="0" w:space="0" w:color="auto"/>
                    <w:left w:val="none" w:sz="0" w:space="0" w:color="auto"/>
                    <w:bottom w:val="none" w:sz="0" w:space="0" w:color="auto"/>
                    <w:right w:val="none" w:sz="0" w:space="0" w:color="auto"/>
                  </w:divBdr>
                </w:div>
                <w:div w:id="860555465">
                  <w:marLeft w:val="0"/>
                  <w:marRight w:val="0"/>
                  <w:marTop w:val="0"/>
                  <w:marBottom w:val="0"/>
                  <w:divBdr>
                    <w:top w:val="none" w:sz="0" w:space="0" w:color="auto"/>
                    <w:left w:val="none" w:sz="0" w:space="0" w:color="auto"/>
                    <w:bottom w:val="none" w:sz="0" w:space="0" w:color="auto"/>
                    <w:right w:val="none" w:sz="0" w:space="0" w:color="auto"/>
                  </w:divBdr>
                </w:div>
                <w:div w:id="860900573">
                  <w:marLeft w:val="0"/>
                  <w:marRight w:val="0"/>
                  <w:marTop w:val="0"/>
                  <w:marBottom w:val="0"/>
                  <w:divBdr>
                    <w:top w:val="none" w:sz="0" w:space="0" w:color="auto"/>
                    <w:left w:val="none" w:sz="0" w:space="0" w:color="auto"/>
                    <w:bottom w:val="none" w:sz="0" w:space="0" w:color="auto"/>
                    <w:right w:val="none" w:sz="0" w:space="0" w:color="auto"/>
                  </w:divBdr>
                </w:div>
                <w:div w:id="861240554">
                  <w:marLeft w:val="0"/>
                  <w:marRight w:val="0"/>
                  <w:marTop w:val="0"/>
                  <w:marBottom w:val="0"/>
                  <w:divBdr>
                    <w:top w:val="none" w:sz="0" w:space="0" w:color="auto"/>
                    <w:left w:val="none" w:sz="0" w:space="0" w:color="auto"/>
                    <w:bottom w:val="none" w:sz="0" w:space="0" w:color="auto"/>
                    <w:right w:val="none" w:sz="0" w:space="0" w:color="auto"/>
                  </w:divBdr>
                </w:div>
                <w:div w:id="862522474">
                  <w:marLeft w:val="0"/>
                  <w:marRight w:val="0"/>
                  <w:marTop w:val="0"/>
                  <w:marBottom w:val="0"/>
                  <w:divBdr>
                    <w:top w:val="none" w:sz="0" w:space="0" w:color="auto"/>
                    <w:left w:val="none" w:sz="0" w:space="0" w:color="auto"/>
                    <w:bottom w:val="none" w:sz="0" w:space="0" w:color="auto"/>
                    <w:right w:val="none" w:sz="0" w:space="0" w:color="auto"/>
                  </w:divBdr>
                </w:div>
                <w:div w:id="863397509">
                  <w:marLeft w:val="0"/>
                  <w:marRight w:val="0"/>
                  <w:marTop w:val="0"/>
                  <w:marBottom w:val="0"/>
                  <w:divBdr>
                    <w:top w:val="none" w:sz="0" w:space="0" w:color="auto"/>
                    <w:left w:val="none" w:sz="0" w:space="0" w:color="auto"/>
                    <w:bottom w:val="none" w:sz="0" w:space="0" w:color="auto"/>
                    <w:right w:val="none" w:sz="0" w:space="0" w:color="auto"/>
                  </w:divBdr>
                </w:div>
                <w:div w:id="864054513">
                  <w:marLeft w:val="0"/>
                  <w:marRight w:val="0"/>
                  <w:marTop w:val="0"/>
                  <w:marBottom w:val="0"/>
                  <w:divBdr>
                    <w:top w:val="none" w:sz="0" w:space="0" w:color="auto"/>
                    <w:left w:val="none" w:sz="0" w:space="0" w:color="auto"/>
                    <w:bottom w:val="none" w:sz="0" w:space="0" w:color="auto"/>
                    <w:right w:val="none" w:sz="0" w:space="0" w:color="auto"/>
                  </w:divBdr>
                </w:div>
                <w:div w:id="865216959">
                  <w:marLeft w:val="0"/>
                  <w:marRight w:val="0"/>
                  <w:marTop w:val="0"/>
                  <w:marBottom w:val="0"/>
                  <w:divBdr>
                    <w:top w:val="none" w:sz="0" w:space="0" w:color="auto"/>
                    <w:left w:val="none" w:sz="0" w:space="0" w:color="auto"/>
                    <w:bottom w:val="none" w:sz="0" w:space="0" w:color="auto"/>
                    <w:right w:val="none" w:sz="0" w:space="0" w:color="auto"/>
                  </w:divBdr>
                </w:div>
                <w:div w:id="869758207">
                  <w:marLeft w:val="0"/>
                  <w:marRight w:val="0"/>
                  <w:marTop w:val="0"/>
                  <w:marBottom w:val="0"/>
                  <w:divBdr>
                    <w:top w:val="none" w:sz="0" w:space="0" w:color="auto"/>
                    <w:left w:val="none" w:sz="0" w:space="0" w:color="auto"/>
                    <w:bottom w:val="none" w:sz="0" w:space="0" w:color="auto"/>
                    <w:right w:val="none" w:sz="0" w:space="0" w:color="auto"/>
                  </w:divBdr>
                </w:div>
                <w:div w:id="870150666">
                  <w:marLeft w:val="0"/>
                  <w:marRight w:val="0"/>
                  <w:marTop w:val="0"/>
                  <w:marBottom w:val="0"/>
                  <w:divBdr>
                    <w:top w:val="none" w:sz="0" w:space="0" w:color="auto"/>
                    <w:left w:val="none" w:sz="0" w:space="0" w:color="auto"/>
                    <w:bottom w:val="none" w:sz="0" w:space="0" w:color="auto"/>
                    <w:right w:val="none" w:sz="0" w:space="0" w:color="auto"/>
                  </w:divBdr>
                </w:div>
                <w:div w:id="871304980">
                  <w:marLeft w:val="0"/>
                  <w:marRight w:val="0"/>
                  <w:marTop w:val="0"/>
                  <w:marBottom w:val="0"/>
                  <w:divBdr>
                    <w:top w:val="none" w:sz="0" w:space="0" w:color="auto"/>
                    <w:left w:val="none" w:sz="0" w:space="0" w:color="auto"/>
                    <w:bottom w:val="none" w:sz="0" w:space="0" w:color="auto"/>
                    <w:right w:val="none" w:sz="0" w:space="0" w:color="auto"/>
                  </w:divBdr>
                </w:div>
                <w:div w:id="872379262">
                  <w:marLeft w:val="0"/>
                  <w:marRight w:val="0"/>
                  <w:marTop w:val="0"/>
                  <w:marBottom w:val="0"/>
                  <w:divBdr>
                    <w:top w:val="none" w:sz="0" w:space="0" w:color="auto"/>
                    <w:left w:val="none" w:sz="0" w:space="0" w:color="auto"/>
                    <w:bottom w:val="none" w:sz="0" w:space="0" w:color="auto"/>
                    <w:right w:val="none" w:sz="0" w:space="0" w:color="auto"/>
                  </w:divBdr>
                </w:div>
                <w:div w:id="872500783">
                  <w:marLeft w:val="0"/>
                  <w:marRight w:val="0"/>
                  <w:marTop w:val="0"/>
                  <w:marBottom w:val="0"/>
                  <w:divBdr>
                    <w:top w:val="none" w:sz="0" w:space="0" w:color="auto"/>
                    <w:left w:val="none" w:sz="0" w:space="0" w:color="auto"/>
                    <w:bottom w:val="none" w:sz="0" w:space="0" w:color="auto"/>
                    <w:right w:val="none" w:sz="0" w:space="0" w:color="auto"/>
                  </w:divBdr>
                </w:div>
                <w:div w:id="874200312">
                  <w:marLeft w:val="0"/>
                  <w:marRight w:val="0"/>
                  <w:marTop w:val="0"/>
                  <w:marBottom w:val="0"/>
                  <w:divBdr>
                    <w:top w:val="none" w:sz="0" w:space="0" w:color="auto"/>
                    <w:left w:val="none" w:sz="0" w:space="0" w:color="auto"/>
                    <w:bottom w:val="none" w:sz="0" w:space="0" w:color="auto"/>
                    <w:right w:val="none" w:sz="0" w:space="0" w:color="auto"/>
                  </w:divBdr>
                </w:div>
                <w:div w:id="874925926">
                  <w:marLeft w:val="0"/>
                  <w:marRight w:val="0"/>
                  <w:marTop w:val="0"/>
                  <w:marBottom w:val="0"/>
                  <w:divBdr>
                    <w:top w:val="none" w:sz="0" w:space="0" w:color="auto"/>
                    <w:left w:val="none" w:sz="0" w:space="0" w:color="auto"/>
                    <w:bottom w:val="none" w:sz="0" w:space="0" w:color="auto"/>
                    <w:right w:val="none" w:sz="0" w:space="0" w:color="auto"/>
                  </w:divBdr>
                </w:div>
                <w:div w:id="876353453">
                  <w:marLeft w:val="0"/>
                  <w:marRight w:val="0"/>
                  <w:marTop w:val="0"/>
                  <w:marBottom w:val="0"/>
                  <w:divBdr>
                    <w:top w:val="none" w:sz="0" w:space="0" w:color="auto"/>
                    <w:left w:val="none" w:sz="0" w:space="0" w:color="auto"/>
                    <w:bottom w:val="none" w:sz="0" w:space="0" w:color="auto"/>
                    <w:right w:val="none" w:sz="0" w:space="0" w:color="auto"/>
                  </w:divBdr>
                </w:div>
                <w:div w:id="876770523">
                  <w:marLeft w:val="0"/>
                  <w:marRight w:val="0"/>
                  <w:marTop w:val="0"/>
                  <w:marBottom w:val="0"/>
                  <w:divBdr>
                    <w:top w:val="none" w:sz="0" w:space="0" w:color="auto"/>
                    <w:left w:val="none" w:sz="0" w:space="0" w:color="auto"/>
                    <w:bottom w:val="none" w:sz="0" w:space="0" w:color="auto"/>
                    <w:right w:val="none" w:sz="0" w:space="0" w:color="auto"/>
                  </w:divBdr>
                </w:div>
                <w:div w:id="877472119">
                  <w:marLeft w:val="0"/>
                  <w:marRight w:val="0"/>
                  <w:marTop w:val="0"/>
                  <w:marBottom w:val="0"/>
                  <w:divBdr>
                    <w:top w:val="none" w:sz="0" w:space="0" w:color="auto"/>
                    <w:left w:val="none" w:sz="0" w:space="0" w:color="auto"/>
                    <w:bottom w:val="none" w:sz="0" w:space="0" w:color="auto"/>
                    <w:right w:val="none" w:sz="0" w:space="0" w:color="auto"/>
                  </w:divBdr>
                </w:div>
                <w:div w:id="878591041">
                  <w:marLeft w:val="0"/>
                  <w:marRight w:val="0"/>
                  <w:marTop w:val="0"/>
                  <w:marBottom w:val="0"/>
                  <w:divBdr>
                    <w:top w:val="none" w:sz="0" w:space="0" w:color="auto"/>
                    <w:left w:val="none" w:sz="0" w:space="0" w:color="auto"/>
                    <w:bottom w:val="none" w:sz="0" w:space="0" w:color="auto"/>
                    <w:right w:val="none" w:sz="0" w:space="0" w:color="auto"/>
                  </w:divBdr>
                </w:div>
                <w:div w:id="878905224">
                  <w:marLeft w:val="0"/>
                  <w:marRight w:val="0"/>
                  <w:marTop w:val="0"/>
                  <w:marBottom w:val="0"/>
                  <w:divBdr>
                    <w:top w:val="none" w:sz="0" w:space="0" w:color="auto"/>
                    <w:left w:val="none" w:sz="0" w:space="0" w:color="auto"/>
                    <w:bottom w:val="none" w:sz="0" w:space="0" w:color="auto"/>
                    <w:right w:val="none" w:sz="0" w:space="0" w:color="auto"/>
                  </w:divBdr>
                </w:div>
                <w:div w:id="879248192">
                  <w:marLeft w:val="0"/>
                  <w:marRight w:val="0"/>
                  <w:marTop w:val="0"/>
                  <w:marBottom w:val="0"/>
                  <w:divBdr>
                    <w:top w:val="none" w:sz="0" w:space="0" w:color="auto"/>
                    <w:left w:val="none" w:sz="0" w:space="0" w:color="auto"/>
                    <w:bottom w:val="none" w:sz="0" w:space="0" w:color="auto"/>
                    <w:right w:val="none" w:sz="0" w:space="0" w:color="auto"/>
                  </w:divBdr>
                </w:div>
                <w:div w:id="879509137">
                  <w:marLeft w:val="0"/>
                  <w:marRight w:val="0"/>
                  <w:marTop w:val="0"/>
                  <w:marBottom w:val="0"/>
                  <w:divBdr>
                    <w:top w:val="none" w:sz="0" w:space="0" w:color="auto"/>
                    <w:left w:val="none" w:sz="0" w:space="0" w:color="auto"/>
                    <w:bottom w:val="none" w:sz="0" w:space="0" w:color="auto"/>
                    <w:right w:val="none" w:sz="0" w:space="0" w:color="auto"/>
                  </w:divBdr>
                </w:div>
                <w:div w:id="879972837">
                  <w:marLeft w:val="0"/>
                  <w:marRight w:val="0"/>
                  <w:marTop w:val="0"/>
                  <w:marBottom w:val="0"/>
                  <w:divBdr>
                    <w:top w:val="none" w:sz="0" w:space="0" w:color="auto"/>
                    <w:left w:val="none" w:sz="0" w:space="0" w:color="auto"/>
                    <w:bottom w:val="none" w:sz="0" w:space="0" w:color="auto"/>
                    <w:right w:val="none" w:sz="0" w:space="0" w:color="auto"/>
                  </w:divBdr>
                </w:div>
                <w:div w:id="880945948">
                  <w:marLeft w:val="0"/>
                  <w:marRight w:val="0"/>
                  <w:marTop w:val="0"/>
                  <w:marBottom w:val="0"/>
                  <w:divBdr>
                    <w:top w:val="none" w:sz="0" w:space="0" w:color="auto"/>
                    <w:left w:val="none" w:sz="0" w:space="0" w:color="auto"/>
                    <w:bottom w:val="none" w:sz="0" w:space="0" w:color="auto"/>
                    <w:right w:val="none" w:sz="0" w:space="0" w:color="auto"/>
                  </w:divBdr>
                </w:div>
                <w:div w:id="881673137">
                  <w:marLeft w:val="0"/>
                  <w:marRight w:val="0"/>
                  <w:marTop w:val="0"/>
                  <w:marBottom w:val="0"/>
                  <w:divBdr>
                    <w:top w:val="none" w:sz="0" w:space="0" w:color="auto"/>
                    <w:left w:val="none" w:sz="0" w:space="0" w:color="auto"/>
                    <w:bottom w:val="none" w:sz="0" w:space="0" w:color="auto"/>
                    <w:right w:val="none" w:sz="0" w:space="0" w:color="auto"/>
                  </w:divBdr>
                </w:div>
                <w:div w:id="885607858">
                  <w:marLeft w:val="0"/>
                  <w:marRight w:val="0"/>
                  <w:marTop w:val="0"/>
                  <w:marBottom w:val="0"/>
                  <w:divBdr>
                    <w:top w:val="none" w:sz="0" w:space="0" w:color="auto"/>
                    <w:left w:val="none" w:sz="0" w:space="0" w:color="auto"/>
                    <w:bottom w:val="none" w:sz="0" w:space="0" w:color="auto"/>
                    <w:right w:val="none" w:sz="0" w:space="0" w:color="auto"/>
                  </w:divBdr>
                </w:div>
                <w:div w:id="886722783">
                  <w:marLeft w:val="0"/>
                  <w:marRight w:val="0"/>
                  <w:marTop w:val="0"/>
                  <w:marBottom w:val="0"/>
                  <w:divBdr>
                    <w:top w:val="none" w:sz="0" w:space="0" w:color="auto"/>
                    <w:left w:val="none" w:sz="0" w:space="0" w:color="auto"/>
                    <w:bottom w:val="none" w:sz="0" w:space="0" w:color="auto"/>
                    <w:right w:val="none" w:sz="0" w:space="0" w:color="auto"/>
                  </w:divBdr>
                </w:div>
                <w:div w:id="886722848">
                  <w:marLeft w:val="0"/>
                  <w:marRight w:val="0"/>
                  <w:marTop w:val="0"/>
                  <w:marBottom w:val="0"/>
                  <w:divBdr>
                    <w:top w:val="none" w:sz="0" w:space="0" w:color="auto"/>
                    <w:left w:val="none" w:sz="0" w:space="0" w:color="auto"/>
                    <w:bottom w:val="none" w:sz="0" w:space="0" w:color="auto"/>
                    <w:right w:val="none" w:sz="0" w:space="0" w:color="auto"/>
                  </w:divBdr>
                </w:div>
                <w:div w:id="888615563">
                  <w:marLeft w:val="0"/>
                  <w:marRight w:val="0"/>
                  <w:marTop w:val="0"/>
                  <w:marBottom w:val="0"/>
                  <w:divBdr>
                    <w:top w:val="none" w:sz="0" w:space="0" w:color="auto"/>
                    <w:left w:val="none" w:sz="0" w:space="0" w:color="auto"/>
                    <w:bottom w:val="none" w:sz="0" w:space="0" w:color="auto"/>
                    <w:right w:val="none" w:sz="0" w:space="0" w:color="auto"/>
                  </w:divBdr>
                </w:div>
                <w:div w:id="892237542">
                  <w:marLeft w:val="0"/>
                  <w:marRight w:val="0"/>
                  <w:marTop w:val="0"/>
                  <w:marBottom w:val="0"/>
                  <w:divBdr>
                    <w:top w:val="none" w:sz="0" w:space="0" w:color="auto"/>
                    <w:left w:val="none" w:sz="0" w:space="0" w:color="auto"/>
                    <w:bottom w:val="none" w:sz="0" w:space="0" w:color="auto"/>
                    <w:right w:val="none" w:sz="0" w:space="0" w:color="auto"/>
                  </w:divBdr>
                </w:div>
                <w:div w:id="893733007">
                  <w:marLeft w:val="0"/>
                  <w:marRight w:val="0"/>
                  <w:marTop w:val="0"/>
                  <w:marBottom w:val="0"/>
                  <w:divBdr>
                    <w:top w:val="none" w:sz="0" w:space="0" w:color="auto"/>
                    <w:left w:val="none" w:sz="0" w:space="0" w:color="auto"/>
                    <w:bottom w:val="none" w:sz="0" w:space="0" w:color="auto"/>
                    <w:right w:val="none" w:sz="0" w:space="0" w:color="auto"/>
                  </w:divBdr>
                </w:div>
                <w:div w:id="893856309">
                  <w:marLeft w:val="0"/>
                  <w:marRight w:val="0"/>
                  <w:marTop w:val="0"/>
                  <w:marBottom w:val="0"/>
                  <w:divBdr>
                    <w:top w:val="none" w:sz="0" w:space="0" w:color="auto"/>
                    <w:left w:val="none" w:sz="0" w:space="0" w:color="auto"/>
                    <w:bottom w:val="none" w:sz="0" w:space="0" w:color="auto"/>
                    <w:right w:val="none" w:sz="0" w:space="0" w:color="auto"/>
                  </w:divBdr>
                </w:div>
                <w:div w:id="894002087">
                  <w:marLeft w:val="0"/>
                  <w:marRight w:val="0"/>
                  <w:marTop w:val="0"/>
                  <w:marBottom w:val="0"/>
                  <w:divBdr>
                    <w:top w:val="none" w:sz="0" w:space="0" w:color="auto"/>
                    <w:left w:val="none" w:sz="0" w:space="0" w:color="auto"/>
                    <w:bottom w:val="none" w:sz="0" w:space="0" w:color="auto"/>
                    <w:right w:val="none" w:sz="0" w:space="0" w:color="auto"/>
                  </w:divBdr>
                </w:div>
                <w:div w:id="894509989">
                  <w:marLeft w:val="0"/>
                  <w:marRight w:val="0"/>
                  <w:marTop w:val="0"/>
                  <w:marBottom w:val="0"/>
                  <w:divBdr>
                    <w:top w:val="none" w:sz="0" w:space="0" w:color="auto"/>
                    <w:left w:val="none" w:sz="0" w:space="0" w:color="auto"/>
                    <w:bottom w:val="none" w:sz="0" w:space="0" w:color="auto"/>
                    <w:right w:val="none" w:sz="0" w:space="0" w:color="auto"/>
                  </w:divBdr>
                </w:div>
                <w:div w:id="896167539">
                  <w:marLeft w:val="0"/>
                  <w:marRight w:val="0"/>
                  <w:marTop w:val="0"/>
                  <w:marBottom w:val="0"/>
                  <w:divBdr>
                    <w:top w:val="none" w:sz="0" w:space="0" w:color="auto"/>
                    <w:left w:val="none" w:sz="0" w:space="0" w:color="auto"/>
                    <w:bottom w:val="none" w:sz="0" w:space="0" w:color="auto"/>
                    <w:right w:val="none" w:sz="0" w:space="0" w:color="auto"/>
                  </w:divBdr>
                </w:div>
                <w:div w:id="896555255">
                  <w:marLeft w:val="0"/>
                  <w:marRight w:val="0"/>
                  <w:marTop w:val="0"/>
                  <w:marBottom w:val="0"/>
                  <w:divBdr>
                    <w:top w:val="none" w:sz="0" w:space="0" w:color="auto"/>
                    <w:left w:val="none" w:sz="0" w:space="0" w:color="auto"/>
                    <w:bottom w:val="none" w:sz="0" w:space="0" w:color="auto"/>
                    <w:right w:val="none" w:sz="0" w:space="0" w:color="auto"/>
                  </w:divBdr>
                </w:div>
                <w:div w:id="896818446">
                  <w:marLeft w:val="0"/>
                  <w:marRight w:val="0"/>
                  <w:marTop w:val="0"/>
                  <w:marBottom w:val="0"/>
                  <w:divBdr>
                    <w:top w:val="none" w:sz="0" w:space="0" w:color="auto"/>
                    <w:left w:val="none" w:sz="0" w:space="0" w:color="auto"/>
                    <w:bottom w:val="none" w:sz="0" w:space="0" w:color="auto"/>
                    <w:right w:val="none" w:sz="0" w:space="0" w:color="auto"/>
                  </w:divBdr>
                </w:div>
                <w:div w:id="903679405">
                  <w:marLeft w:val="0"/>
                  <w:marRight w:val="0"/>
                  <w:marTop w:val="0"/>
                  <w:marBottom w:val="0"/>
                  <w:divBdr>
                    <w:top w:val="none" w:sz="0" w:space="0" w:color="auto"/>
                    <w:left w:val="none" w:sz="0" w:space="0" w:color="auto"/>
                    <w:bottom w:val="none" w:sz="0" w:space="0" w:color="auto"/>
                    <w:right w:val="none" w:sz="0" w:space="0" w:color="auto"/>
                  </w:divBdr>
                </w:div>
                <w:div w:id="905451633">
                  <w:marLeft w:val="0"/>
                  <w:marRight w:val="0"/>
                  <w:marTop w:val="0"/>
                  <w:marBottom w:val="0"/>
                  <w:divBdr>
                    <w:top w:val="none" w:sz="0" w:space="0" w:color="auto"/>
                    <w:left w:val="none" w:sz="0" w:space="0" w:color="auto"/>
                    <w:bottom w:val="none" w:sz="0" w:space="0" w:color="auto"/>
                    <w:right w:val="none" w:sz="0" w:space="0" w:color="auto"/>
                  </w:divBdr>
                </w:div>
                <w:div w:id="906842844">
                  <w:marLeft w:val="0"/>
                  <w:marRight w:val="0"/>
                  <w:marTop w:val="0"/>
                  <w:marBottom w:val="0"/>
                  <w:divBdr>
                    <w:top w:val="none" w:sz="0" w:space="0" w:color="auto"/>
                    <w:left w:val="none" w:sz="0" w:space="0" w:color="auto"/>
                    <w:bottom w:val="none" w:sz="0" w:space="0" w:color="auto"/>
                    <w:right w:val="none" w:sz="0" w:space="0" w:color="auto"/>
                  </w:divBdr>
                </w:div>
                <w:div w:id="909343617">
                  <w:marLeft w:val="0"/>
                  <w:marRight w:val="0"/>
                  <w:marTop w:val="0"/>
                  <w:marBottom w:val="0"/>
                  <w:divBdr>
                    <w:top w:val="none" w:sz="0" w:space="0" w:color="auto"/>
                    <w:left w:val="none" w:sz="0" w:space="0" w:color="auto"/>
                    <w:bottom w:val="none" w:sz="0" w:space="0" w:color="auto"/>
                    <w:right w:val="none" w:sz="0" w:space="0" w:color="auto"/>
                  </w:divBdr>
                </w:div>
                <w:div w:id="909653192">
                  <w:marLeft w:val="0"/>
                  <w:marRight w:val="0"/>
                  <w:marTop w:val="0"/>
                  <w:marBottom w:val="0"/>
                  <w:divBdr>
                    <w:top w:val="none" w:sz="0" w:space="0" w:color="auto"/>
                    <w:left w:val="none" w:sz="0" w:space="0" w:color="auto"/>
                    <w:bottom w:val="none" w:sz="0" w:space="0" w:color="auto"/>
                    <w:right w:val="none" w:sz="0" w:space="0" w:color="auto"/>
                  </w:divBdr>
                </w:div>
                <w:div w:id="911618303">
                  <w:marLeft w:val="0"/>
                  <w:marRight w:val="0"/>
                  <w:marTop w:val="0"/>
                  <w:marBottom w:val="0"/>
                  <w:divBdr>
                    <w:top w:val="none" w:sz="0" w:space="0" w:color="auto"/>
                    <w:left w:val="none" w:sz="0" w:space="0" w:color="auto"/>
                    <w:bottom w:val="none" w:sz="0" w:space="0" w:color="auto"/>
                    <w:right w:val="none" w:sz="0" w:space="0" w:color="auto"/>
                  </w:divBdr>
                </w:div>
                <w:div w:id="911741740">
                  <w:marLeft w:val="0"/>
                  <w:marRight w:val="0"/>
                  <w:marTop w:val="0"/>
                  <w:marBottom w:val="0"/>
                  <w:divBdr>
                    <w:top w:val="none" w:sz="0" w:space="0" w:color="auto"/>
                    <w:left w:val="none" w:sz="0" w:space="0" w:color="auto"/>
                    <w:bottom w:val="none" w:sz="0" w:space="0" w:color="auto"/>
                    <w:right w:val="none" w:sz="0" w:space="0" w:color="auto"/>
                  </w:divBdr>
                </w:div>
                <w:div w:id="911893787">
                  <w:marLeft w:val="0"/>
                  <w:marRight w:val="0"/>
                  <w:marTop w:val="0"/>
                  <w:marBottom w:val="0"/>
                  <w:divBdr>
                    <w:top w:val="none" w:sz="0" w:space="0" w:color="auto"/>
                    <w:left w:val="none" w:sz="0" w:space="0" w:color="auto"/>
                    <w:bottom w:val="none" w:sz="0" w:space="0" w:color="auto"/>
                    <w:right w:val="none" w:sz="0" w:space="0" w:color="auto"/>
                  </w:divBdr>
                </w:div>
                <w:div w:id="912815482">
                  <w:marLeft w:val="0"/>
                  <w:marRight w:val="0"/>
                  <w:marTop w:val="0"/>
                  <w:marBottom w:val="0"/>
                  <w:divBdr>
                    <w:top w:val="none" w:sz="0" w:space="0" w:color="auto"/>
                    <w:left w:val="none" w:sz="0" w:space="0" w:color="auto"/>
                    <w:bottom w:val="none" w:sz="0" w:space="0" w:color="auto"/>
                    <w:right w:val="none" w:sz="0" w:space="0" w:color="auto"/>
                  </w:divBdr>
                </w:div>
                <w:div w:id="915240163">
                  <w:marLeft w:val="0"/>
                  <w:marRight w:val="0"/>
                  <w:marTop w:val="0"/>
                  <w:marBottom w:val="0"/>
                  <w:divBdr>
                    <w:top w:val="none" w:sz="0" w:space="0" w:color="auto"/>
                    <w:left w:val="none" w:sz="0" w:space="0" w:color="auto"/>
                    <w:bottom w:val="none" w:sz="0" w:space="0" w:color="auto"/>
                    <w:right w:val="none" w:sz="0" w:space="0" w:color="auto"/>
                  </w:divBdr>
                </w:div>
                <w:div w:id="918445089">
                  <w:marLeft w:val="0"/>
                  <w:marRight w:val="0"/>
                  <w:marTop w:val="0"/>
                  <w:marBottom w:val="0"/>
                  <w:divBdr>
                    <w:top w:val="none" w:sz="0" w:space="0" w:color="auto"/>
                    <w:left w:val="none" w:sz="0" w:space="0" w:color="auto"/>
                    <w:bottom w:val="none" w:sz="0" w:space="0" w:color="auto"/>
                    <w:right w:val="none" w:sz="0" w:space="0" w:color="auto"/>
                  </w:divBdr>
                </w:div>
                <w:div w:id="919801140">
                  <w:marLeft w:val="0"/>
                  <w:marRight w:val="0"/>
                  <w:marTop w:val="0"/>
                  <w:marBottom w:val="0"/>
                  <w:divBdr>
                    <w:top w:val="none" w:sz="0" w:space="0" w:color="auto"/>
                    <w:left w:val="none" w:sz="0" w:space="0" w:color="auto"/>
                    <w:bottom w:val="none" w:sz="0" w:space="0" w:color="auto"/>
                    <w:right w:val="none" w:sz="0" w:space="0" w:color="auto"/>
                  </w:divBdr>
                </w:div>
                <w:div w:id="919869402">
                  <w:marLeft w:val="0"/>
                  <w:marRight w:val="0"/>
                  <w:marTop w:val="0"/>
                  <w:marBottom w:val="0"/>
                  <w:divBdr>
                    <w:top w:val="none" w:sz="0" w:space="0" w:color="auto"/>
                    <w:left w:val="none" w:sz="0" w:space="0" w:color="auto"/>
                    <w:bottom w:val="none" w:sz="0" w:space="0" w:color="auto"/>
                    <w:right w:val="none" w:sz="0" w:space="0" w:color="auto"/>
                  </w:divBdr>
                </w:div>
                <w:div w:id="921838622">
                  <w:marLeft w:val="0"/>
                  <w:marRight w:val="0"/>
                  <w:marTop w:val="0"/>
                  <w:marBottom w:val="0"/>
                  <w:divBdr>
                    <w:top w:val="none" w:sz="0" w:space="0" w:color="auto"/>
                    <w:left w:val="none" w:sz="0" w:space="0" w:color="auto"/>
                    <w:bottom w:val="none" w:sz="0" w:space="0" w:color="auto"/>
                    <w:right w:val="none" w:sz="0" w:space="0" w:color="auto"/>
                  </w:divBdr>
                </w:div>
                <w:div w:id="922882774">
                  <w:marLeft w:val="0"/>
                  <w:marRight w:val="0"/>
                  <w:marTop w:val="0"/>
                  <w:marBottom w:val="0"/>
                  <w:divBdr>
                    <w:top w:val="none" w:sz="0" w:space="0" w:color="auto"/>
                    <w:left w:val="none" w:sz="0" w:space="0" w:color="auto"/>
                    <w:bottom w:val="none" w:sz="0" w:space="0" w:color="auto"/>
                    <w:right w:val="none" w:sz="0" w:space="0" w:color="auto"/>
                  </w:divBdr>
                </w:div>
                <w:div w:id="924412514">
                  <w:marLeft w:val="0"/>
                  <w:marRight w:val="0"/>
                  <w:marTop w:val="0"/>
                  <w:marBottom w:val="0"/>
                  <w:divBdr>
                    <w:top w:val="none" w:sz="0" w:space="0" w:color="auto"/>
                    <w:left w:val="none" w:sz="0" w:space="0" w:color="auto"/>
                    <w:bottom w:val="none" w:sz="0" w:space="0" w:color="auto"/>
                    <w:right w:val="none" w:sz="0" w:space="0" w:color="auto"/>
                  </w:divBdr>
                </w:div>
                <w:div w:id="924917445">
                  <w:marLeft w:val="0"/>
                  <w:marRight w:val="0"/>
                  <w:marTop w:val="0"/>
                  <w:marBottom w:val="0"/>
                  <w:divBdr>
                    <w:top w:val="none" w:sz="0" w:space="0" w:color="auto"/>
                    <w:left w:val="none" w:sz="0" w:space="0" w:color="auto"/>
                    <w:bottom w:val="none" w:sz="0" w:space="0" w:color="auto"/>
                    <w:right w:val="none" w:sz="0" w:space="0" w:color="auto"/>
                  </w:divBdr>
                </w:div>
                <w:div w:id="926306096">
                  <w:marLeft w:val="0"/>
                  <w:marRight w:val="0"/>
                  <w:marTop w:val="0"/>
                  <w:marBottom w:val="0"/>
                  <w:divBdr>
                    <w:top w:val="none" w:sz="0" w:space="0" w:color="auto"/>
                    <w:left w:val="none" w:sz="0" w:space="0" w:color="auto"/>
                    <w:bottom w:val="none" w:sz="0" w:space="0" w:color="auto"/>
                    <w:right w:val="none" w:sz="0" w:space="0" w:color="auto"/>
                  </w:divBdr>
                </w:div>
                <w:div w:id="926379085">
                  <w:marLeft w:val="0"/>
                  <w:marRight w:val="0"/>
                  <w:marTop w:val="0"/>
                  <w:marBottom w:val="0"/>
                  <w:divBdr>
                    <w:top w:val="none" w:sz="0" w:space="0" w:color="auto"/>
                    <w:left w:val="none" w:sz="0" w:space="0" w:color="auto"/>
                    <w:bottom w:val="none" w:sz="0" w:space="0" w:color="auto"/>
                    <w:right w:val="none" w:sz="0" w:space="0" w:color="auto"/>
                  </w:divBdr>
                </w:div>
                <w:div w:id="928192772">
                  <w:marLeft w:val="0"/>
                  <w:marRight w:val="0"/>
                  <w:marTop w:val="0"/>
                  <w:marBottom w:val="0"/>
                  <w:divBdr>
                    <w:top w:val="none" w:sz="0" w:space="0" w:color="auto"/>
                    <w:left w:val="none" w:sz="0" w:space="0" w:color="auto"/>
                    <w:bottom w:val="none" w:sz="0" w:space="0" w:color="auto"/>
                    <w:right w:val="none" w:sz="0" w:space="0" w:color="auto"/>
                  </w:divBdr>
                </w:div>
                <w:div w:id="928588559">
                  <w:marLeft w:val="0"/>
                  <w:marRight w:val="0"/>
                  <w:marTop w:val="0"/>
                  <w:marBottom w:val="0"/>
                  <w:divBdr>
                    <w:top w:val="none" w:sz="0" w:space="0" w:color="auto"/>
                    <w:left w:val="none" w:sz="0" w:space="0" w:color="auto"/>
                    <w:bottom w:val="none" w:sz="0" w:space="0" w:color="auto"/>
                    <w:right w:val="none" w:sz="0" w:space="0" w:color="auto"/>
                  </w:divBdr>
                </w:div>
                <w:div w:id="928660682">
                  <w:marLeft w:val="0"/>
                  <w:marRight w:val="0"/>
                  <w:marTop w:val="0"/>
                  <w:marBottom w:val="0"/>
                  <w:divBdr>
                    <w:top w:val="none" w:sz="0" w:space="0" w:color="auto"/>
                    <w:left w:val="none" w:sz="0" w:space="0" w:color="auto"/>
                    <w:bottom w:val="none" w:sz="0" w:space="0" w:color="auto"/>
                    <w:right w:val="none" w:sz="0" w:space="0" w:color="auto"/>
                  </w:divBdr>
                </w:div>
                <w:div w:id="929043374">
                  <w:marLeft w:val="0"/>
                  <w:marRight w:val="0"/>
                  <w:marTop w:val="0"/>
                  <w:marBottom w:val="0"/>
                  <w:divBdr>
                    <w:top w:val="none" w:sz="0" w:space="0" w:color="auto"/>
                    <w:left w:val="none" w:sz="0" w:space="0" w:color="auto"/>
                    <w:bottom w:val="none" w:sz="0" w:space="0" w:color="auto"/>
                    <w:right w:val="none" w:sz="0" w:space="0" w:color="auto"/>
                  </w:divBdr>
                </w:div>
                <w:div w:id="929629626">
                  <w:marLeft w:val="0"/>
                  <w:marRight w:val="0"/>
                  <w:marTop w:val="0"/>
                  <w:marBottom w:val="0"/>
                  <w:divBdr>
                    <w:top w:val="none" w:sz="0" w:space="0" w:color="auto"/>
                    <w:left w:val="none" w:sz="0" w:space="0" w:color="auto"/>
                    <w:bottom w:val="none" w:sz="0" w:space="0" w:color="auto"/>
                    <w:right w:val="none" w:sz="0" w:space="0" w:color="auto"/>
                  </w:divBdr>
                </w:div>
                <w:div w:id="930353796">
                  <w:marLeft w:val="0"/>
                  <w:marRight w:val="0"/>
                  <w:marTop w:val="0"/>
                  <w:marBottom w:val="0"/>
                  <w:divBdr>
                    <w:top w:val="none" w:sz="0" w:space="0" w:color="auto"/>
                    <w:left w:val="none" w:sz="0" w:space="0" w:color="auto"/>
                    <w:bottom w:val="none" w:sz="0" w:space="0" w:color="auto"/>
                    <w:right w:val="none" w:sz="0" w:space="0" w:color="auto"/>
                  </w:divBdr>
                </w:div>
                <w:div w:id="930939044">
                  <w:marLeft w:val="0"/>
                  <w:marRight w:val="0"/>
                  <w:marTop w:val="0"/>
                  <w:marBottom w:val="0"/>
                  <w:divBdr>
                    <w:top w:val="none" w:sz="0" w:space="0" w:color="auto"/>
                    <w:left w:val="none" w:sz="0" w:space="0" w:color="auto"/>
                    <w:bottom w:val="none" w:sz="0" w:space="0" w:color="auto"/>
                    <w:right w:val="none" w:sz="0" w:space="0" w:color="auto"/>
                  </w:divBdr>
                </w:div>
                <w:div w:id="931203661">
                  <w:marLeft w:val="0"/>
                  <w:marRight w:val="0"/>
                  <w:marTop w:val="0"/>
                  <w:marBottom w:val="0"/>
                  <w:divBdr>
                    <w:top w:val="none" w:sz="0" w:space="0" w:color="auto"/>
                    <w:left w:val="none" w:sz="0" w:space="0" w:color="auto"/>
                    <w:bottom w:val="none" w:sz="0" w:space="0" w:color="auto"/>
                    <w:right w:val="none" w:sz="0" w:space="0" w:color="auto"/>
                  </w:divBdr>
                </w:div>
                <w:div w:id="932082278">
                  <w:marLeft w:val="0"/>
                  <w:marRight w:val="0"/>
                  <w:marTop w:val="0"/>
                  <w:marBottom w:val="0"/>
                  <w:divBdr>
                    <w:top w:val="none" w:sz="0" w:space="0" w:color="auto"/>
                    <w:left w:val="none" w:sz="0" w:space="0" w:color="auto"/>
                    <w:bottom w:val="none" w:sz="0" w:space="0" w:color="auto"/>
                    <w:right w:val="none" w:sz="0" w:space="0" w:color="auto"/>
                  </w:divBdr>
                </w:div>
                <w:div w:id="932738078">
                  <w:marLeft w:val="0"/>
                  <w:marRight w:val="0"/>
                  <w:marTop w:val="0"/>
                  <w:marBottom w:val="0"/>
                  <w:divBdr>
                    <w:top w:val="none" w:sz="0" w:space="0" w:color="auto"/>
                    <w:left w:val="none" w:sz="0" w:space="0" w:color="auto"/>
                    <w:bottom w:val="none" w:sz="0" w:space="0" w:color="auto"/>
                    <w:right w:val="none" w:sz="0" w:space="0" w:color="auto"/>
                  </w:divBdr>
                </w:div>
                <w:div w:id="933828880">
                  <w:marLeft w:val="0"/>
                  <w:marRight w:val="0"/>
                  <w:marTop w:val="0"/>
                  <w:marBottom w:val="0"/>
                  <w:divBdr>
                    <w:top w:val="none" w:sz="0" w:space="0" w:color="auto"/>
                    <w:left w:val="none" w:sz="0" w:space="0" w:color="auto"/>
                    <w:bottom w:val="none" w:sz="0" w:space="0" w:color="auto"/>
                    <w:right w:val="none" w:sz="0" w:space="0" w:color="auto"/>
                  </w:divBdr>
                </w:div>
                <w:div w:id="934558843">
                  <w:marLeft w:val="0"/>
                  <w:marRight w:val="0"/>
                  <w:marTop w:val="0"/>
                  <w:marBottom w:val="0"/>
                  <w:divBdr>
                    <w:top w:val="none" w:sz="0" w:space="0" w:color="auto"/>
                    <w:left w:val="none" w:sz="0" w:space="0" w:color="auto"/>
                    <w:bottom w:val="none" w:sz="0" w:space="0" w:color="auto"/>
                    <w:right w:val="none" w:sz="0" w:space="0" w:color="auto"/>
                  </w:divBdr>
                </w:div>
                <w:div w:id="935672521">
                  <w:marLeft w:val="0"/>
                  <w:marRight w:val="0"/>
                  <w:marTop w:val="0"/>
                  <w:marBottom w:val="0"/>
                  <w:divBdr>
                    <w:top w:val="none" w:sz="0" w:space="0" w:color="auto"/>
                    <w:left w:val="none" w:sz="0" w:space="0" w:color="auto"/>
                    <w:bottom w:val="none" w:sz="0" w:space="0" w:color="auto"/>
                    <w:right w:val="none" w:sz="0" w:space="0" w:color="auto"/>
                  </w:divBdr>
                </w:div>
                <w:div w:id="936600657">
                  <w:marLeft w:val="0"/>
                  <w:marRight w:val="0"/>
                  <w:marTop w:val="0"/>
                  <w:marBottom w:val="0"/>
                  <w:divBdr>
                    <w:top w:val="none" w:sz="0" w:space="0" w:color="auto"/>
                    <w:left w:val="none" w:sz="0" w:space="0" w:color="auto"/>
                    <w:bottom w:val="none" w:sz="0" w:space="0" w:color="auto"/>
                    <w:right w:val="none" w:sz="0" w:space="0" w:color="auto"/>
                  </w:divBdr>
                </w:div>
                <w:div w:id="936669087">
                  <w:marLeft w:val="0"/>
                  <w:marRight w:val="0"/>
                  <w:marTop w:val="0"/>
                  <w:marBottom w:val="0"/>
                  <w:divBdr>
                    <w:top w:val="none" w:sz="0" w:space="0" w:color="auto"/>
                    <w:left w:val="none" w:sz="0" w:space="0" w:color="auto"/>
                    <w:bottom w:val="none" w:sz="0" w:space="0" w:color="auto"/>
                    <w:right w:val="none" w:sz="0" w:space="0" w:color="auto"/>
                  </w:divBdr>
                </w:div>
                <w:div w:id="939139825">
                  <w:marLeft w:val="0"/>
                  <w:marRight w:val="0"/>
                  <w:marTop w:val="0"/>
                  <w:marBottom w:val="0"/>
                  <w:divBdr>
                    <w:top w:val="none" w:sz="0" w:space="0" w:color="auto"/>
                    <w:left w:val="none" w:sz="0" w:space="0" w:color="auto"/>
                    <w:bottom w:val="none" w:sz="0" w:space="0" w:color="auto"/>
                    <w:right w:val="none" w:sz="0" w:space="0" w:color="auto"/>
                  </w:divBdr>
                </w:div>
                <w:div w:id="940797869">
                  <w:marLeft w:val="0"/>
                  <w:marRight w:val="0"/>
                  <w:marTop w:val="0"/>
                  <w:marBottom w:val="0"/>
                  <w:divBdr>
                    <w:top w:val="none" w:sz="0" w:space="0" w:color="auto"/>
                    <w:left w:val="none" w:sz="0" w:space="0" w:color="auto"/>
                    <w:bottom w:val="none" w:sz="0" w:space="0" w:color="auto"/>
                    <w:right w:val="none" w:sz="0" w:space="0" w:color="auto"/>
                  </w:divBdr>
                </w:div>
                <w:div w:id="940801449">
                  <w:marLeft w:val="0"/>
                  <w:marRight w:val="0"/>
                  <w:marTop w:val="0"/>
                  <w:marBottom w:val="0"/>
                  <w:divBdr>
                    <w:top w:val="none" w:sz="0" w:space="0" w:color="auto"/>
                    <w:left w:val="none" w:sz="0" w:space="0" w:color="auto"/>
                    <w:bottom w:val="none" w:sz="0" w:space="0" w:color="auto"/>
                    <w:right w:val="none" w:sz="0" w:space="0" w:color="auto"/>
                  </w:divBdr>
                </w:div>
                <w:div w:id="942347383">
                  <w:marLeft w:val="0"/>
                  <w:marRight w:val="0"/>
                  <w:marTop w:val="0"/>
                  <w:marBottom w:val="0"/>
                  <w:divBdr>
                    <w:top w:val="none" w:sz="0" w:space="0" w:color="auto"/>
                    <w:left w:val="none" w:sz="0" w:space="0" w:color="auto"/>
                    <w:bottom w:val="none" w:sz="0" w:space="0" w:color="auto"/>
                    <w:right w:val="none" w:sz="0" w:space="0" w:color="auto"/>
                  </w:divBdr>
                </w:div>
                <w:div w:id="945775954">
                  <w:marLeft w:val="0"/>
                  <w:marRight w:val="0"/>
                  <w:marTop w:val="0"/>
                  <w:marBottom w:val="0"/>
                  <w:divBdr>
                    <w:top w:val="none" w:sz="0" w:space="0" w:color="auto"/>
                    <w:left w:val="none" w:sz="0" w:space="0" w:color="auto"/>
                    <w:bottom w:val="none" w:sz="0" w:space="0" w:color="auto"/>
                    <w:right w:val="none" w:sz="0" w:space="0" w:color="auto"/>
                  </w:divBdr>
                </w:div>
                <w:div w:id="947664325">
                  <w:marLeft w:val="0"/>
                  <w:marRight w:val="0"/>
                  <w:marTop w:val="0"/>
                  <w:marBottom w:val="0"/>
                  <w:divBdr>
                    <w:top w:val="none" w:sz="0" w:space="0" w:color="auto"/>
                    <w:left w:val="none" w:sz="0" w:space="0" w:color="auto"/>
                    <w:bottom w:val="none" w:sz="0" w:space="0" w:color="auto"/>
                    <w:right w:val="none" w:sz="0" w:space="0" w:color="auto"/>
                  </w:divBdr>
                </w:div>
                <w:div w:id="949120549">
                  <w:marLeft w:val="0"/>
                  <w:marRight w:val="0"/>
                  <w:marTop w:val="0"/>
                  <w:marBottom w:val="0"/>
                  <w:divBdr>
                    <w:top w:val="none" w:sz="0" w:space="0" w:color="auto"/>
                    <w:left w:val="none" w:sz="0" w:space="0" w:color="auto"/>
                    <w:bottom w:val="none" w:sz="0" w:space="0" w:color="auto"/>
                    <w:right w:val="none" w:sz="0" w:space="0" w:color="auto"/>
                  </w:divBdr>
                </w:div>
                <w:div w:id="951517840">
                  <w:marLeft w:val="0"/>
                  <w:marRight w:val="0"/>
                  <w:marTop w:val="0"/>
                  <w:marBottom w:val="0"/>
                  <w:divBdr>
                    <w:top w:val="none" w:sz="0" w:space="0" w:color="auto"/>
                    <w:left w:val="none" w:sz="0" w:space="0" w:color="auto"/>
                    <w:bottom w:val="none" w:sz="0" w:space="0" w:color="auto"/>
                    <w:right w:val="none" w:sz="0" w:space="0" w:color="auto"/>
                  </w:divBdr>
                </w:div>
                <w:div w:id="951790611">
                  <w:marLeft w:val="0"/>
                  <w:marRight w:val="0"/>
                  <w:marTop w:val="0"/>
                  <w:marBottom w:val="0"/>
                  <w:divBdr>
                    <w:top w:val="none" w:sz="0" w:space="0" w:color="auto"/>
                    <w:left w:val="none" w:sz="0" w:space="0" w:color="auto"/>
                    <w:bottom w:val="none" w:sz="0" w:space="0" w:color="auto"/>
                    <w:right w:val="none" w:sz="0" w:space="0" w:color="auto"/>
                  </w:divBdr>
                </w:div>
                <w:div w:id="953055882">
                  <w:marLeft w:val="0"/>
                  <w:marRight w:val="0"/>
                  <w:marTop w:val="0"/>
                  <w:marBottom w:val="0"/>
                  <w:divBdr>
                    <w:top w:val="none" w:sz="0" w:space="0" w:color="auto"/>
                    <w:left w:val="none" w:sz="0" w:space="0" w:color="auto"/>
                    <w:bottom w:val="none" w:sz="0" w:space="0" w:color="auto"/>
                    <w:right w:val="none" w:sz="0" w:space="0" w:color="auto"/>
                  </w:divBdr>
                </w:div>
                <w:div w:id="953170608">
                  <w:marLeft w:val="0"/>
                  <w:marRight w:val="0"/>
                  <w:marTop w:val="0"/>
                  <w:marBottom w:val="0"/>
                  <w:divBdr>
                    <w:top w:val="none" w:sz="0" w:space="0" w:color="auto"/>
                    <w:left w:val="none" w:sz="0" w:space="0" w:color="auto"/>
                    <w:bottom w:val="none" w:sz="0" w:space="0" w:color="auto"/>
                    <w:right w:val="none" w:sz="0" w:space="0" w:color="auto"/>
                  </w:divBdr>
                </w:div>
                <w:div w:id="953827836">
                  <w:marLeft w:val="0"/>
                  <w:marRight w:val="0"/>
                  <w:marTop w:val="0"/>
                  <w:marBottom w:val="0"/>
                  <w:divBdr>
                    <w:top w:val="none" w:sz="0" w:space="0" w:color="auto"/>
                    <w:left w:val="none" w:sz="0" w:space="0" w:color="auto"/>
                    <w:bottom w:val="none" w:sz="0" w:space="0" w:color="auto"/>
                    <w:right w:val="none" w:sz="0" w:space="0" w:color="auto"/>
                  </w:divBdr>
                </w:div>
                <w:div w:id="954286109">
                  <w:marLeft w:val="0"/>
                  <w:marRight w:val="0"/>
                  <w:marTop w:val="0"/>
                  <w:marBottom w:val="0"/>
                  <w:divBdr>
                    <w:top w:val="none" w:sz="0" w:space="0" w:color="auto"/>
                    <w:left w:val="none" w:sz="0" w:space="0" w:color="auto"/>
                    <w:bottom w:val="none" w:sz="0" w:space="0" w:color="auto"/>
                    <w:right w:val="none" w:sz="0" w:space="0" w:color="auto"/>
                  </w:divBdr>
                </w:div>
                <w:div w:id="954335576">
                  <w:marLeft w:val="0"/>
                  <w:marRight w:val="0"/>
                  <w:marTop w:val="0"/>
                  <w:marBottom w:val="0"/>
                  <w:divBdr>
                    <w:top w:val="none" w:sz="0" w:space="0" w:color="auto"/>
                    <w:left w:val="none" w:sz="0" w:space="0" w:color="auto"/>
                    <w:bottom w:val="none" w:sz="0" w:space="0" w:color="auto"/>
                    <w:right w:val="none" w:sz="0" w:space="0" w:color="auto"/>
                  </w:divBdr>
                </w:div>
                <w:div w:id="954364327">
                  <w:marLeft w:val="0"/>
                  <w:marRight w:val="0"/>
                  <w:marTop w:val="0"/>
                  <w:marBottom w:val="0"/>
                  <w:divBdr>
                    <w:top w:val="none" w:sz="0" w:space="0" w:color="auto"/>
                    <w:left w:val="none" w:sz="0" w:space="0" w:color="auto"/>
                    <w:bottom w:val="none" w:sz="0" w:space="0" w:color="auto"/>
                    <w:right w:val="none" w:sz="0" w:space="0" w:color="auto"/>
                  </w:divBdr>
                </w:div>
                <w:div w:id="954826086">
                  <w:marLeft w:val="0"/>
                  <w:marRight w:val="0"/>
                  <w:marTop w:val="0"/>
                  <w:marBottom w:val="0"/>
                  <w:divBdr>
                    <w:top w:val="none" w:sz="0" w:space="0" w:color="auto"/>
                    <w:left w:val="none" w:sz="0" w:space="0" w:color="auto"/>
                    <w:bottom w:val="none" w:sz="0" w:space="0" w:color="auto"/>
                    <w:right w:val="none" w:sz="0" w:space="0" w:color="auto"/>
                  </w:divBdr>
                </w:div>
                <w:div w:id="956762953">
                  <w:marLeft w:val="0"/>
                  <w:marRight w:val="0"/>
                  <w:marTop w:val="0"/>
                  <w:marBottom w:val="0"/>
                  <w:divBdr>
                    <w:top w:val="none" w:sz="0" w:space="0" w:color="auto"/>
                    <w:left w:val="none" w:sz="0" w:space="0" w:color="auto"/>
                    <w:bottom w:val="none" w:sz="0" w:space="0" w:color="auto"/>
                    <w:right w:val="none" w:sz="0" w:space="0" w:color="auto"/>
                  </w:divBdr>
                </w:div>
                <w:div w:id="957219073">
                  <w:marLeft w:val="0"/>
                  <w:marRight w:val="0"/>
                  <w:marTop w:val="0"/>
                  <w:marBottom w:val="0"/>
                  <w:divBdr>
                    <w:top w:val="none" w:sz="0" w:space="0" w:color="auto"/>
                    <w:left w:val="none" w:sz="0" w:space="0" w:color="auto"/>
                    <w:bottom w:val="none" w:sz="0" w:space="0" w:color="auto"/>
                    <w:right w:val="none" w:sz="0" w:space="0" w:color="auto"/>
                  </w:divBdr>
                </w:div>
                <w:div w:id="957875929">
                  <w:marLeft w:val="0"/>
                  <w:marRight w:val="0"/>
                  <w:marTop w:val="0"/>
                  <w:marBottom w:val="0"/>
                  <w:divBdr>
                    <w:top w:val="none" w:sz="0" w:space="0" w:color="auto"/>
                    <w:left w:val="none" w:sz="0" w:space="0" w:color="auto"/>
                    <w:bottom w:val="none" w:sz="0" w:space="0" w:color="auto"/>
                    <w:right w:val="none" w:sz="0" w:space="0" w:color="auto"/>
                  </w:divBdr>
                </w:div>
                <w:div w:id="957948474">
                  <w:marLeft w:val="0"/>
                  <w:marRight w:val="0"/>
                  <w:marTop w:val="0"/>
                  <w:marBottom w:val="0"/>
                  <w:divBdr>
                    <w:top w:val="none" w:sz="0" w:space="0" w:color="auto"/>
                    <w:left w:val="none" w:sz="0" w:space="0" w:color="auto"/>
                    <w:bottom w:val="none" w:sz="0" w:space="0" w:color="auto"/>
                    <w:right w:val="none" w:sz="0" w:space="0" w:color="auto"/>
                  </w:divBdr>
                </w:div>
                <w:div w:id="958102037">
                  <w:marLeft w:val="0"/>
                  <w:marRight w:val="0"/>
                  <w:marTop w:val="0"/>
                  <w:marBottom w:val="0"/>
                  <w:divBdr>
                    <w:top w:val="none" w:sz="0" w:space="0" w:color="auto"/>
                    <w:left w:val="none" w:sz="0" w:space="0" w:color="auto"/>
                    <w:bottom w:val="none" w:sz="0" w:space="0" w:color="auto"/>
                    <w:right w:val="none" w:sz="0" w:space="0" w:color="auto"/>
                  </w:divBdr>
                </w:div>
                <w:div w:id="961884001">
                  <w:marLeft w:val="0"/>
                  <w:marRight w:val="0"/>
                  <w:marTop w:val="0"/>
                  <w:marBottom w:val="0"/>
                  <w:divBdr>
                    <w:top w:val="none" w:sz="0" w:space="0" w:color="auto"/>
                    <w:left w:val="none" w:sz="0" w:space="0" w:color="auto"/>
                    <w:bottom w:val="none" w:sz="0" w:space="0" w:color="auto"/>
                    <w:right w:val="none" w:sz="0" w:space="0" w:color="auto"/>
                  </w:divBdr>
                </w:div>
                <w:div w:id="966592045">
                  <w:marLeft w:val="0"/>
                  <w:marRight w:val="0"/>
                  <w:marTop w:val="0"/>
                  <w:marBottom w:val="0"/>
                  <w:divBdr>
                    <w:top w:val="none" w:sz="0" w:space="0" w:color="auto"/>
                    <w:left w:val="none" w:sz="0" w:space="0" w:color="auto"/>
                    <w:bottom w:val="none" w:sz="0" w:space="0" w:color="auto"/>
                    <w:right w:val="none" w:sz="0" w:space="0" w:color="auto"/>
                  </w:divBdr>
                </w:div>
                <w:div w:id="966815723">
                  <w:marLeft w:val="0"/>
                  <w:marRight w:val="0"/>
                  <w:marTop w:val="0"/>
                  <w:marBottom w:val="0"/>
                  <w:divBdr>
                    <w:top w:val="none" w:sz="0" w:space="0" w:color="auto"/>
                    <w:left w:val="none" w:sz="0" w:space="0" w:color="auto"/>
                    <w:bottom w:val="none" w:sz="0" w:space="0" w:color="auto"/>
                    <w:right w:val="none" w:sz="0" w:space="0" w:color="auto"/>
                  </w:divBdr>
                </w:div>
                <w:div w:id="966860912">
                  <w:marLeft w:val="0"/>
                  <w:marRight w:val="0"/>
                  <w:marTop w:val="0"/>
                  <w:marBottom w:val="0"/>
                  <w:divBdr>
                    <w:top w:val="none" w:sz="0" w:space="0" w:color="auto"/>
                    <w:left w:val="none" w:sz="0" w:space="0" w:color="auto"/>
                    <w:bottom w:val="none" w:sz="0" w:space="0" w:color="auto"/>
                    <w:right w:val="none" w:sz="0" w:space="0" w:color="auto"/>
                  </w:divBdr>
                </w:div>
                <w:div w:id="967206526">
                  <w:marLeft w:val="0"/>
                  <w:marRight w:val="0"/>
                  <w:marTop w:val="0"/>
                  <w:marBottom w:val="0"/>
                  <w:divBdr>
                    <w:top w:val="none" w:sz="0" w:space="0" w:color="auto"/>
                    <w:left w:val="none" w:sz="0" w:space="0" w:color="auto"/>
                    <w:bottom w:val="none" w:sz="0" w:space="0" w:color="auto"/>
                    <w:right w:val="none" w:sz="0" w:space="0" w:color="auto"/>
                  </w:divBdr>
                </w:div>
                <w:div w:id="967783559">
                  <w:marLeft w:val="0"/>
                  <w:marRight w:val="0"/>
                  <w:marTop w:val="0"/>
                  <w:marBottom w:val="0"/>
                  <w:divBdr>
                    <w:top w:val="none" w:sz="0" w:space="0" w:color="auto"/>
                    <w:left w:val="none" w:sz="0" w:space="0" w:color="auto"/>
                    <w:bottom w:val="none" w:sz="0" w:space="0" w:color="auto"/>
                    <w:right w:val="none" w:sz="0" w:space="0" w:color="auto"/>
                  </w:divBdr>
                </w:div>
                <w:div w:id="971833803">
                  <w:marLeft w:val="0"/>
                  <w:marRight w:val="0"/>
                  <w:marTop w:val="0"/>
                  <w:marBottom w:val="0"/>
                  <w:divBdr>
                    <w:top w:val="none" w:sz="0" w:space="0" w:color="auto"/>
                    <w:left w:val="none" w:sz="0" w:space="0" w:color="auto"/>
                    <w:bottom w:val="none" w:sz="0" w:space="0" w:color="auto"/>
                    <w:right w:val="none" w:sz="0" w:space="0" w:color="auto"/>
                  </w:divBdr>
                </w:div>
                <w:div w:id="972174978">
                  <w:marLeft w:val="0"/>
                  <w:marRight w:val="0"/>
                  <w:marTop w:val="0"/>
                  <w:marBottom w:val="0"/>
                  <w:divBdr>
                    <w:top w:val="none" w:sz="0" w:space="0" w:color="auto"/>
                    <w:left w:val="none" w:sz="0" w:space="0" w:color="auto"/>
                    <w:bottom w:val="none" w:sz="0" w:space="0" w:color="auto"/>
                    <w:right w:val="none" w:sz="0" w:space="0" w:color="auto"/>
                  </w:divBdr>
                </w:div>
                <w:div w:id="974069220">
                  <w:marLeft w:val="0"/>
                  <w:marRight w:val="0"/>
                  <w:marTop w:val="0"/>
                  <w:marBottom w:val="0"/>
                  <w:divBdr>
                    <w:top w:val="none" w:sz="0" w:space="0" w:color="auto"/>
                    <w:left w:val="none" w:sz="0" w:space="0" w:color="auto"/>
                    <w:bottom w:val="none" w:sz="0" w:space="0" w:color="auto"/>
                    <w:right w:val="none" w:sz="0" w:space="0" w:color="auto"/>
                  </w:divBdr>
                </w:div>
                <w:div w:id="977805272">
                  <w:marLeft w:val="0"/>
                  <w:marRight w:val="0"/>
                  <w:marTop w:val="0"/>
                  <w:marBottom w:val="0"/>
                  <w:divBdr>
                    <w:top w:val="none" w:sz="0" w:space="0" w:color="auto"/>
                    <w:left w:val="none" w:sz="0" w:space="0" w:color="auto"/>
                    <w:bottom w:val="none" w:sz="0" w:space="0" w:color="auto"/>
                    <w:right w:val="none" w:sz="0" w:space="0" w:color="auto"/>
                  </w:divBdr>
                </w:div>
                <w:div w:id="978455421">
                  <w:marLeft w:val="0"/>
                  <w:marRight w:val="0"/>
                  <w:marTop w:val="0"/>
                  <w:marBottom w:val="0"/>
                  <w:divBdr>
                    <w:top w:val="none" w:sz="0" w:space="0" w:color="auto"/>
                    <w:left w:val="none" w:sz="0" w:space="0" w:color="auto"/>
                    <w:bottom w:val="none" w:sz="0" w:space="0" w:color="auto"/>
                    <w:right w:val="none" w:sz="0" w:space="0" w:color="auto"/>
                  </w:divBdr>
                </w:div>
                <w:div w:id="979266314">
                  <w:marLeft w:val="0"/>
                  <w:marRight w:val="0"/>
                  <w:marTop w:val="0"/>
                  <w:marBottom w:val="0"/>
                  <w:divBdr>
                    <w:top w:val="none" w:sz="0" w:space="0" w:color="auto"/>
                    <w:left w:val="none" w:sz="0" w:space="0" w:color="auto"/>
                    <w:bottom w:val="none" w:sz="0" w:space="0" w:color="auto"/>
                    <w:right w:val="none" w:sz="0" w:space="0" w:color="auto"/>
                  </w:divBdr>
                </w:div>
                <w:div w:id="979767236">
                  <w:marLeft w:val="0"/>
                  <w:marRight w:val="0"/>
                  <w:marTop w:val="0"/>
                  <w:marBottom w:val="0"/>
                  <w:divBdr>
                    <w:top w:val="none" w:sz="0" w:space="0" w:color="auto"/>
                    <w:left w:val="none" w:sz="0" w:space="0" w:color="auto"/>
                    <w:bottom w:val="none" w:sz="0" w:space="0" w:color="auto"/>
                    <w:right w:val="none" w:sz="0" w:space="0" w:color="auto"/>
                  </w:divBdr>
                </w:div>
                <w:div w:id="981157919">
                  <w:marLeft w:val="0"/>
                  <w:marRight w:val="0"/>
                  <w:marTop w:val="0"/>
                  <w:marBottom w:val="0"/>
                  <w:divBdr>
                    <w:top w:val="none" w:sz="0" w:space="0" w:color="auto"/>
                    <w:left w:val="none" w:sz="0" w:space="0" w:color="auto"/>
                    <w:bottom w:val="none" w:sz="0" w:space="0" w:color="auto"/>
                    <w:right w:val="none" w:sz="0" w:space="0" w:color="auto"/>
                  </w:divBdr>
                </w:div>
                <w:div w:id="981350125">
                  <w:marLeft w:val="0"/>
                  <w:marRight w:val="0"/>
                  <w:marTop w:val="0"/>
                  <w:marBottom w:val="0"/>
                  <w:divBdr>
                    <w:top w:val="none" w:sz="0" w:space="0" w:color="auto"/>
                    <w:left w:val="none" w:sz="0" w:space="0" w:color="auto"/>
                    <w:bottom w:val="none" w:sz="0" w:space="0" w:color="auto"/>
                    <w:right w:val="none" w:sz="0" w:space="0" w:color="auto"/>
                  </w:divBdr>
                </w:div>
                <w:div w:id="982350970">
                  <w:marLeft w:val="0"/>
                  <w:marRight w:val="0"/>
                  <w:marTop w:val="0"/>
                  <w:marBottom w:val="0"/>
                  <w:divBdr>
                    <w:top w:val="none" w:sz="0" w:space="0" w:color="auto"/>
                    <w:left w:val="none" w:sz="0" w:space="0" w:color="auto"/>
                    <w:bottom w:val="none" w:sz="0" w:space="0" w:color="auto"/>
                    <w:right w:val="none" w:sz="0" w:space="0" w:color="auto"/>
                  </w:divBdr>
                </w:div>
                <w:div w:id="982613851">
                  <w:marLeft w:val="0"/>
                  <w:marRight w:val="0"/>
                  <w:marTop w:val="0"/>
                  <w:marBottom w:val="0"/>
                  <w:divBdr>
                    <w:top w:val="none" w:sz="0" w:space="0" w:color="auto"/>
                    <w:left w:val="none" w:sz="0" w:space="0" w:color="auto"/>
                    <w:bottom w:val="none" w:sz="0" w:space="0" w:color="auto"/>
                    <w:right w:val="none" w:sz="0" w:space="0" w:color="auto"/>
                  </w:divBdr>
                </w:div>
                <w:div w:id="983241006">
                  <w:marLeft w:val="0"/>
                  <w:marRight w:val="0"/>
                  <w:marTop w:val="0"/>
                  <w:marBottom w:val="0"/>
                  <w:divBdr>
                    <w:top w:val="none" w:sz="0" w:space="0" w:color="auto"/>
                    <w:left w:val="none" w:sz="0" w:space="0" w:color="auto"/>
                    <w:bottom w:val="none" w:sz="0" w:space="0" w:color="auto"/>
                    <w:right w:val="none" w:sz="0" w:space="0" w:color="auto"/>
                  </w:divBdr>
                </w:div>
                <w:div w:id="983579447">
                  <w:marLeft w:val="0"/>
                  <w:marRight w:val="0"/>
                  <w:marTop w:val="0"/>
                  <w:marBottom w:val="0"/>
                  <w:divBdr>
                    <w:top w:val="none" w:sz="0" w:space="0" w:color="auto"/>
                    <w:left w:val="none" w:sz="0" w:space="0" w:color="auto"/>
                    <w:bottom w:val="none" w:sz="0" w:space="0" w:color="auto"/>
                    <w:right w:val="none" w:sz="0" w:space="0" w:color="auto"/>
                  </w:divBdr>
                </w:div>
                <w:div w:id="984889847">
                  <w:marLeft w:val="0"/>
                  <w:marRight w:val="0"/>
                  <w:marTop w:val="0"/>
                  <w:marBottom w:val="0"/>
                  <w:divBdr>
                    <w:top w:val="none" w:sz="0" w:space="0" w:color="auto"/>
                    <w:left w:val="none" w:sz="0" w:space="0" w:color="auto"/>
                    <w:bottom w:val="none" w:sz="0" w:space="0" w:color="auto"/>
                    <w:right w:val="none" w:sz="0" w:space="0" w:color="auto"/>
                  </w:divBdr>
                </w:div>
                <w:div w:id="985160869">
                  <w:marLeft w:val="0"/>
                  <w:marRight w:val="0"/>
                  <w:marTop w:val="0"/>
                  <w:marBottom w:val="0"/>
                  <w:divBdr>
                    <w:top w:val="none" w:sz="0" w:space="0" w:color="auto"/>
                    <w:left w:val="none" w:sz="0" w:space="0" w:color="auto"/>
                    <w:bottom w:val="none" w:sz="0" w:space="0" w:color="auto"/>
                    <w:right w:val="none" w:sz="0" w:space="0" w:color="auto"/>
                  </w:divBdr>
                </w:div>
                <w:div w:id="986323040">
                  <w:marLeft w:val="0"/>
                  <w:marRight w:val="0"/>
                  <w:marTop w:val="0"/>
                  <w:marBottom w:val="0"/>
                  <w:divBdr>
                    <w:top w:val="none" w:sz="0" w:space="0" w:color="auto"/>
                    <w:left w:val="none" w:sz="0" w:space="0" w:color="auto"/>
                    <w:bottom w:val="none" w:sz="0" w:space="0" w:color="auto"/>
                    <w:right w:val="none" w:sz="0" w:space="0" w:color="auto"/>
                  </w:divBdr>
                </w:div>
                <w:div w:id="986520213">
                  <w:marLeft w:val="0"/>
                  <w:marRight w:val="0"/>
                  <w:marTop w:val="0"/>
                  <w:marBottom w:val="0"/>
                  <w:divBdr>
                    <w:top w:val="none" w:sz="0" w:space="0" w:color="auto"/>
                    <w:left w:val="none" w:sz="0" w:space="0" w:color="auto"/>
                    <w:bottom w:val="none" w:sz="0" w:space="0" w:color="auto"/>
                    <w:right w:val="none" w:sz="0" w:space="0" w:color="auto"/>
                  </w:divBdr>
                </w:div>
                <w:div w:id="986711345">
                  <w:marLeft w:val="0"/>
                  <w:marRight w:val="0"/>
                  <w:marTop w:val="0"/>
                  <w:marBottom w:val="0"/>
                  <w:divBdr>
                    <w:top w:val="none" w:sz="0" w:space="0" w:color="auto"/>
                    <w:left w:val="none" w:sz="0" w:space="0" w:color="auto"/>
                    <w:bottom w:val="none" w:sz="0" w:space="0" w:color="auto"/>
                    <w:right w:val="none" w:sz="0" w:space="0" w:color="auto"/>
                  </w:divBdr>
                </w:div>
                <w:div w:id="986938885">
                  <w:marLeft w:val="0"/>
                  <w:marRight w:val="0"/>
                  <w:marTop w:val="0"/>
                  <w:marBottom w:val="0"/>
                  <w:divBdr>
                    <w:top w:val="none" w:sz="0" w:space="0" w:color="auto"/>
                    <w:left w:val="none" w:sz="0" w:space="0" w:color="auto"/>
                    <w:bottom w:val="none" w:sz="0" w:space="0" w:color="auto"/>
                    <w:right w:val="none" w:sz="0" w:space="0" w:color="auto"/>
                  </w:divBdr>
                </w:div>
                <w:div w:id="986975087">
                  <w:marLeft w:val="0"/>
                  <w:marRight w:val="0"/>
                  <w:marTop w:val="0"/>
                  <w:marBottom w:val="0"/>
                  <w:divBdr>
                    <w:top w:val="none" w:sz="0" w:space="0" w:color="auto"/>
                    <w:left w:val="none" w:sz="0" w:space="0" w:color="auto"/>
                    <w:bottom w:val="none" w:sz="0" w:space="0" w:color="auto"/>
                    <w:right w:val="none" w:sz="0" w:space="0" w:color="auto"/>
                  </w:divBdr>
                </w:div>
                <w:div w:id="987903845">
                  <w:marLeft w:val="0"/>
                  <w:marRight w:val="0"/>
                  <w:marTop w:val="0"/>
                  <w:marBottom w:val="0"/>
                  <w:divBdr>
                    <w:top w:val="none" w:sz="0" w:space="0" w:color="auto"/>
                    <w:left w:val="none" w:sz="0" w:space="0" w:color="auto"/>
                    <w:bottom w:val="none" w:sz="0" w:space="0" w:color="auto"/>
                    <w:right w:val="none" w:sz="0" w:space="0" w:color="auto"/>
                  </w:divBdr>
                </w:div>
                <w:div w:id="988903837">
                  <w:marLeft w:val="0"/>
                  <w:marRight w:val="0"/>
                  <w:marTop w:val="0"/>
                  <w:marBottom w:val="0"/>
                  <w:divBdr>
                    <w:top w:val="none" w:sz="0" w:space="0" w:color="auto"/>
                    <w:left w:val="none" w:sz="0" w:space="0" w:color="auto"/>
                    <w:bottom w:val="none" w:sz="0" w:space="0" w:color="auto"/>
                    <w:right w:val="none" w:sz="0" w:space="0" w:color="auto"/>
                  </w:divBdr>
                </w:div>
                <w:div w:id="990598457">
                  <w:marLeft w:val="0"/>
                  <w:marRight w:val="0"/>
                  <w:marTop w:val="0"/>
                  <w:marBottom w:val="0"/>
                  <w:divBdr>
                    <w:top w:val="none" w:sz="0" w:space="0" w:color="auto"/>
                    <w:left w:val="none" w:sz="0" w:space="0" w:color="auto"/>
                    <w:bottom w:val="none" w:sz="0" w:space="0" w:color="auto"/>
                    <w:right w:val="none" w:sz="0" w:space="0" w:color="auto"/>
                  </w:divBdr>
                </w:div>
                <w:div w:id="991062364">
                  <w:marLeft w:val="0"/>
                  <w:marRight w:val="0"/>
                  <w:marTop w:val="0"/>
                  <w:marBottom w:val="0"/>
                  <w:divBdr>
                    <w:top w:val="none" w:sz="0" w:space="0" w:color="auto"/>
                    <w:left w:val="none" w:sz="0" w:space="0" w:color="auto"/>
                    <w:bottom w:val="none" w:sz="0" w:space="0" w:color="auto"/>
                    <w:right w:val="none" w:sz="0" w:space="0" w:color="auto"/>
                  </w:divBdr>
                </w:div>
                <w:div w:id="991568708">
                  <w:marLeft w:val="0"/>
                  <w:marRight w:val="0"/>
                  <w:marTop w:val="0"/>
                  <w:marBottom w:val="0"/>
                  <w:divBdr>
                    <w:top w:val="none" w:sz="0" w:space="0" w:color="auto"/>
                    <w:left w:val="none" w:sz="0" w:space="0" w:color="auto"/>
                    <w:bottom w:val="none" w:sz="0" w:space="0" w:color="auto"/>
                    <w:right w:val="none" w:sz="0" w:space="0" w:color="auto"/>
                  </w:divBdr>
                </w:div>
                <w:div w:id="992027531">
                  <w:marLeft w:val="0"/>
                  <w:marRight w:val="0"/>
                  <w:marTop w:val="0"/>
                  <w:marBottom w:val="0"/>
                  <w:divBdr>
                    <w:top w:val="none" w:sz="0" w:space="0" w:color="auto"/>
                    <w:left w:val="none" w:sz="0" w:space="0" w:color="auto"/>
                    <w:bottom w:val="none" w:sz="0" w:space="0" w:color="auto"/>
                    <w:right w:val="none" w:sz="0" w:space="0" w:color="auto"/>
                  </w:divBdr>
                </w:div>
                <w:div w:id="997997240">
                  <w:marLeft w:val="0"/>
                  <w:marRight w:val="0"/>
                  <w:marTop w:val="0"/>
                  <w:marBottom w:val="0"/>
                  <w:divBdr>
                    <w:top w:val="none" w:sz="0" w:space="0" w:color="auto"/>
                    <w:left w:val="none" w:sz="0" w:space="0" w:color="auto"/>
                    <w:bottom w:val="none" w:sz="0" w:space="0" w:color="auto"/>
                    <w:right w:val="none" w:sz="0" w:space="0" w:color="auto"/>
                  </w:divBdr>
                </w:div>
                <w:div w:id="1000893379">
                  <w:marLeft w:val="0"/>
                  <w:marRight w:val="0"/>
                  <w:marTop w:val="0"/>
                  <w:marBottom w:val="0"/>
                  <w:divBdr>
                    <w:top w:val="none" w:sz="0" w:space="0" w:color="auto"/>
                    <w:left w:val="none" w:sz="0" w:space="0" w:color="auto"/>
                    <w:bottom w:val="none" w:sz="0" w:space="0" w:color="auto"/>
                    <w:right w:val="none" w:sz="0" w:space="0" w:color="auto"/>
                  </w:divBdr>
                </w:div>
                <w:div w:id="1001812523">
                  <w:marLeft w:val="0"/>
                  <w:marRight w:val="0"/>
                  <w:marTop w:val="0"/>
                  <w:marBottom w:val="0"/>
                  <w:divBdr>
                    <w:top w:val="none" w:sz="0" w:space="0" w:color="auto"/>
                    <w:left w:val="none" w:sz="0" w:space="0" w:color="auto"/>
                    <w:bottom w:val="none" w:sz="0" w:space="0" w:color="auto"/>
                    <w:right w:val="none" w:sz="0" w:space="0" w:color="auto"/>
                  </w:divBdr>
                </w:div>
                <w:div w:id="1002123472">
                  <w:marLeft w:val="0"/>
                  <w:marRight w:val="0"/>
                  <w:marTop w:val="0"/>
                  <w:marBottom w:val="0"/>
                  <w:divBdr>
                    <w:top w:val="none" w:sz="0" w:space="0" w:color="auto"/>
                    <w:left w:val="none" w:sz="0" w:space="0" w:color="auto"/>
                    <w:bottom w:val="none" w:sz="0" w:space="0" w:color="auto"/>
                    <w:right w:val="none" w:sz="0" w:space="0" w:color="auto"/>
                  </w:divBdr>
                </w:div>
                <w:div w:id="1003898851">
                  <w:marLeft w:val="0"/>
                  <w:marRight w:val="0"/>
                  <w:marTop w:val="0"/>
                  <w:marBottom w:val="0"/>
                  <w:divBdr>
                    <w:top w:val="none" w:sz="0" w:space="0" w:color="auto"/>
                    <w:left w:val="none" w:sz="0" w:space="0" w:color="auto"/>
                    <w:bottom w:val="none" w:sz="0" w:space="0" w:color="auto"/>
                    <w:right w:val="none" w:sz="0" w:space="0" w:color="auto"/>
                  </w:divBdr>
                </w:div>
                <w:div w:id="1004212379">
                  <w:marLeft w:val="0"/>
                  <w:marRight w:val="0"/>
                  <w:marTop w:val="0"/>
                  <w:marBottom w:val="0"/>
                  <w:divBdr>
                    <w:top w:val="none" w:sz="0" w:space="0" w:color="auto"/>
                    <w:left w:val="none" w:sz="0" w:space="0" w:color="auto"/>
                    <w:bottom w:val="none" w:sz="0" w:space="0" w:color="auto"/>
                    <w:right w:val="none" w:sz="0" w:space="0" w:color="auto"/>
                  </w:divBdr>
                </w:div>
                <w:div w:id="1005785471">
                  <w:marLeft w:val="0"/>
                  <w:marRight w:val="0"/>
                  <w:marTop w:val="0"/>
                  <w:marBottom w:val="0"/>
                  <w:divBdr>
                    <w:top w:val="none" w:sz="0" w:space="0" w:color="auto"/>
                    <w:left w:val="none" w:sz="0" w:space="0" w:color="auto"/>
                    <w:bottom w:val="none" w:sz="0" w:space="0" w:color="auto"/>
                    <w:right w:val="none" w:sz="0" w:space="0" w:color="auto"/>
                  </w:divBdr>
                </w:div>
                <w:div w:id="1006442032">
                  <w:marLeft w:val="0"/>
                  <w:marRight w:val="0"/>
                  <w:marTop w:val="0"/>
                  <w:marBottom w:val="0"/>
                  <w:divBdr>
                    <w:top w:val="none" w:sz="0" w:space="0" w:color="auto"/>
                    <w:left w:val="none" w:sz="0" w:space="0" w:color="auto"/>
                    <w:bottom w:val="none" w:sz="0" w:space="0" w:color="auto"/>
                    <w:right w:val="none" w:sz="0" w:space="0" w:color="auto"/>
                  </w:divBdr>
                </w:div>
                <w:div w:id="1007555752">
                  <w:marLeft w:val="0"/>
                  <w:marRight w:val="0"/>
                  <w:marTop w:val="0"/>
                  <w:marBottom w:val="0"/>
                  <w:divBdr>
                    <w:top w:val="none" w:sz="0" w:space="0" w:color="auto"/>
                    <w:left w:val="none" w:sz="0" w:space="0" w:color="auto"/>
                    <w:bottom w:val="none" w:sz="0" w:space="0" w:color="auto"/>
                    <w:right w:val="none" w:sz="0" w:space="0" w:color="auto"/>
                  </w:divBdr>
                </w:div>
                <w:div w:id="1008601480">
                  <w:marLeft w:val="0"/>
                  <w:marRight w:val="0"/>
                  <w:marTop w:val="0"/>
                  <w:marBottom w:val="0"/>
                  <w:divBdr>
                    <w:top w:val="none" w:sz="0" w:space="0" w:color="auto"/>
                    <w:left w:val="none" w:sz="0" w:space="0" w:color="auto"/>
                    <w:bottom w:val="none" w:sz="0" w:space="0" w:color="auto"/>
                    <w:right w:val="none" w:sz="0" w:space="0" w:color="auto"/>
                  </w:divBdr>
                </w:div>
                <w:div w:id="1012954226">
                  <w:marLeft w:val="0"/>
                  <w:marRight w:val="0"/>
                  <w:marTop w:val="0"/>
                  <w:marBottom w:val="0"/>
                  <w:divBdr>
                    <w:top w:val="none" w:sz="0" w:space="0" w:color="auto"/>
                    <w:left w:val="none" w:sz="0" w:space="0" w:color="auto"/>
                    <w:bottom w:val="none" w:sz="0" w:space="0" w:color="auto"/>
                    <w:right w:val="none" w:sz="0" w:space="0" w:color="auto"/>
                  </w:divBdr>
                </w:div>
                <w:div w:id="1012993867">
                  <w:marLeft w:val="0"/>
                  <w:marRight w:val="0"/>
                  <w:marTop w:val="0"/>
                  <w:marBottom w:val="0"/>
                  <w:divBdr>
                    <w:top w:val="none" w:sz="0" w:space="0" w:color="auto"/>
                    <w:left w:val="none" w:sz="0" w:space="0" w:color="auto"/>
                    <w:bottom w:val="none" w:sz="0" w:space="0" w:color="auto"/>
                    <w:right w:val="none" w:sz="0" w:space="0" w:color="auto"/>
                  </w:divBdr>
                </w:div>
                <w:div w:id="1018582198">
                  <w:marLeft w:val="0"/>
                  <w:marRight w:val="0"/>
                  <w:marTop w:val="0"/>
                  <w:marBottom w:val="0"/>
                  <w:divBdr>
                    <w:top w:val="none" w:sz="0" w:space="0" w:color="auto"/>
                    <w:left w:val="none" w:sz="0" w:space="0" w:color="auto"/>
                    <w:bottom w:val="none" w:sz="0" w:space="0" w:color="auto"/>
                    <w:right w:val="none" w:sz="0" w:space="0" w:color="auto"/>
                  </w:divBdr>
                </w:div>
                <w:div w:id="1025711030">
                  <w:marLeft w:val="0"/>
                  <w:marRight w:val="0"/>
                  <w:marTop w:val="0"/>
                  <w:marBottom w:val="0"/>
                  <w:divBdr>
                    <w:top w:val="none" w:sz="0" w:space="0" w:color="auto"/>
                    <w:left w:val="none" w:sz="0" w:space="0" w:color="auto"/>
                    <w:bottom w:val="none" w:sz="0" w:space="0" w:color="auto"/>
                    <w:right w:val="none" w:sz="0" w:space="0" w:color="auto"/>
                  </w:divBdr>
                </w:div>
                <w:div w:id="1026756753">
                  <w:marLeft w:val="0"/>
                  <w:marRight w:val="0"/>
                  <w:marTop w:val="0"/>
                  <w:marBottom w:val="0"/>
                  <w:divBdr>
                    <w:top w:val="none" w:sz="0" w:space="0" w:color="auto"/>
                    <w:left w:val="none" w:sz="0" w:space="0" w:color="auto"/>
                    <w:bottom w:val="none" w:sz="0" w:space="0" w:color="auto"/>
                    <w:right w:val="none" w:sz="0" w:space="0" w:color="auto"/>
                  </w:divBdr>
                </w:div>
                <w:div w:id="1027098033">
                  <w:marLeft w:val="0"/>
                  <w:marRight w:val="0"/>
                  <w:marTop w:val="0"/>
                  <w:marBottom w:val="0"/>
                  <w:divBdr>
                    <w:top w:val="none" w:sz="0" w:space="0" w:color="auto"/>
                    <w:left w:val="none" w:sz="0" w:space="0" w:color="auto"/>
                    <w:bottom w:val="none" w:sz="0" w:space="0" w:color="auto"/>
                    <w:right w:val="none" w:sz="0" w:space="0" w:color="auto"/>
                  </w:divBdr>
                </w:div>
                <w:div w:id="1028605560">
                  <w:marLeft w:val="0"/>
                  <w:marRight w:val="0"/>
                  <w:marTop w:val="0"/>
                  <w:marBottom w:val="0"/>
                  <w:divBdr>
                    <w:top w:val="none" w:sz="0" w:space="0" w:color="auto"/>
                    <w:left w:val="none" w:sz="0" w:space="0" w:color="auto"/>
                    <w:bottom w:val="none" w:sz="0" w:space="0" w:color="auto"/>
                    <w:right w:val="none" w:sz="0" w:space="0" w:color="auto"/>
                  </w:divBdr>
                </w:div>
                <w:div w:id="1028796893">
                  <w:marLeft w:val="0"/>
                  <w:marRight w:val="0"/>
                  <w:marTop w:val="0"/>
                  <w:marBottom w:val="0"/>
                  <w:divBdr>
                    <w:top w:val="none" w:sz="0" w:space="0" w:color="auto"/>
                    <w:left w:val="none" w:sz="0" w:space="0" w:color="auto"/>
                    <w:bottom w:val="none" w:sz="0" w:space="0" w:color="auto"/>
                    <w:right w:val="none" w:sz="0" w:space="0" w:color="auto"/>
                  </w:divBdr>
                </w:div>
                <w:div w:id="1029061684">
                  <w:marLeft w:val="0"/>
                  <w:marRight w:val="0"/>
                  <w:marTop w:val="0"/>
                  <w:marBottom w:val="0"/>
                  <w:divBdr>
                    <w:top w:val="none" w:sz="0" w:space="0" w:color="auto"/>
                    <w:left w:val="none" w:sz="0" w:space="0" w:color="auto"/>
                    <w:bottom w:val="none" w:sz="0" w:space="0" w:color="auto"/>
                    <w:right w:val="none" w:sz="0" w:space="0" w:color="auto"/>
                  </w:divBdr>
                </w:div>
                <w:div w:id="1030180273">
                  <w:marLeft w:val="0"/>
                  <w:marRight w:val="0"/>
                  <w:marTop w:val="0"/>
                  <w:marBottom w:val="0"/>
                  <w:divBdr>
                    <w:top w:val="none" w:sz="0" w:space="0" w:color="auto"/>
                    <w:left w:val="none" w:sz="0" w:space="0" w:color="auto"/>
                    <w:bottom w:val="none" w:sz="0" w:space="0" w:color="auto"/>
                    <w:right w:val="none" w:sz="0" w:space="0" w:color="auto"/>
                  </w:divBdr>
                </w:div>
                <w:div w:id="1030305051">
                  <w:marLeft w:val="0"/>
                  <w:marRight w:val="0"/>
                  <w:marTop w:val="0"/>
                  <w:marBottom w:val="0"/>
                  <w:divBdr>
                    <w:top w:val="none" w:sz="0" w:space="0" w:color="auto"/>
                    <w:left w:val="none" w:sz="0" w:space="0" w:color="auto"/>
                    <w:bottom w:val="none" w:sz="0" w:space="0" w:color="auto"/>
                    <w:right w:val="none" w:sz="0" w:space="0" w:color="auto"/>
                  </w:divBdr>
                </w:div>
                <w:div w:id="1031298483">
                  <w:marLeft w:val="0"/>
                  <w:marRight w:val="0"/>
                  <w:marTop w:val="0"/>
                  <w:marBottom w:val="0"/>
                  <w:divBdr>
                    <w:top w:val="none" w:sz="0" w:space="0" w:color="auto"/>
                    <w:left w:val="none" w:sz="0" w:space="0" w:color="auto"/>
                    <w:bottom w:val="none" w:sz="0" w:space="0" w:color="auto"/>
                    <w:right w:val="none" w:sz="0" w:space="0" w:color="auto"/>
                  </w:divBdr>
                </w:div>
                <w:div w:id="1033074732">
                  <w:marLeft w:val="0"/>
                  <w:marRight w:val="0"/>
                  <w:marTop w:val="0"/>
                  <w:marBottom w:val="0"/>
                  <w:divBdr>
                    <w:top w:val="none" w:sz="0" w:space="0" w:color="auto"/>
                    <w:left w:val="none" w:sz="0" w:space="0" w:color="auto"/>
                    <w:bottom w:val="none" w:sz="0" w:space="0" w:color="auto"/>
                    <w:right w:val="none" w:sz="0" w:space="0" w:color="auto"/>
                  </w:divBdr>
                </w:div>
                <w:div w:id="1034888029">
                  <w:marLeft w:val="0"/>
                  <w:marRight w:val="0"/>
                  <w:marTop w:val="0"/>
                  <w:marBottom w:val="0"/>
                  <w:divBdr>
                    <w:top w:val="none" w:sz="0" w:space="0" w:color="auto"/>
                    <w:left w:val="none" w:sz="0" w:space="0" w:color="auto"/>
                    <w:bottom w:val="none" w:sz="0" w:space="0" w:color="auto"/>
                    <w:right w:val="none" w:sz="0" w:space="0" w:color="auto"/>
                  </w:divBdr>
                </w:div>
                <w:div w:id="1035542894">
                  <w:marLeft w:val="0"/>
                  <w:marRight w:val="0"/>
                  <w:marTop w:val="0"/>
                  <w:marBottom w:val="0"/>
                  <w:divBdr>
                    <w:top w:val="none" w:sz="0" w:space="0" w:color="auto"/>
                    <w:left w:val="none" w:sz="0" w:space="0" w:color="auto"/>
                    <w:bottom w:val="none" w:sz="0" w:space="0" w:color="auto"/>
                    <w:right w:val="none" w:sz="0" w:space="0" w:color="auto"/>
                  </w:divBdr>
                </w:div>
                <w:div w:id="1035614319">
                  <w:marLeft w:val="0"/>
                  <w:marRight w:val="0"/>
                  <w:marTop w:val="0"/>
                  <w:marBottom w:val="0"/>
                  <w:divBdr>
                    <w:top w:val="none" w:sz="0" w:space="0" w:color="auto"/>
                    <w:left w:val="none" w:sz="0" w:space="0" w:color="auto"/>
                    <w:bottom w:val="none" w:sz="0" w:space="0" w:color="auto"/>
                    <w:right w:val="none" w:sz="0" w:space="0" w:color="auto"/>
                  </w:divBdr>
                </w:div>
                <w:div w:id="1036270818">
                  <w:marLeft w:val="0"/>
                  <w:marRight w:val="0"/>
                  <w:marTop w:val="0"/>
                  <w:marBottom w:val="0"/>
                  <w:divBdr>
                    <w:top w:val="none" w:sz="0" w:space="0" w:color="auto"/>
                    <w:left w:val="none" w:sz="0" w:space="0" w:color="auto"/>
                    <w:bottom w:val="none" w:sz="0" w:space="0" w:color="auto"/>
                    <w:right w:val="none" w:sz="0" w:space="0" w:color="auto"/>
                  </w:divBdr>
                </w:div>
                <w:div w:id="1037196377">
                  <w:marLeft w:val="0"/>
                  <w:marRight w:val="0"/>
                  <w:marTop w:val="0"/>
                  <w:marBottom w:val="0"/>
                  <w:divBdr>
                    <w:top w:val="none" w:sz="0" w:space="0" w:color="auto"/>
                    <w:left w:val="none" w:sz="0" w:space="0" w:color="auto"/>
                    <w:bottom w:val="none" w:sz="0" w:space="0" w:color="auto"/>
                    <w:right w:val="none" w:sz="0" w:space="0" w:color="auto"/>
                  </w:divBdr>
                </w:div>
                <w:div w:id="1037850117">
                  <w:marLeft w:val="0"/>
                  <w:marRight w:val="0"/>
                  <w:marTop w:val="0"/>
                  <w:marBottom w:val="0"/>
                  <w:divBdr>
                    <w:top w:val="none" w:sz="0" w:space="0" w:color="auto"/>
                    <w:left w:val="none" w:sz="0" w:space="0" w:color="auto"/>
                    <w:bottom w:val="none" w:sz="0" w:space="0" w:color="auto"/>
                    <w:right w:val="none" w:sz="0" w:space="0" w:color="auto"/>
                  </w:divBdr>
                </w:div>
                <w:div w:id="1037897568">
                  <w:marLeft w:val="0"/>
                  <w:marRight w:val="0"/>
                  <w:marTop w:val="0"/>
                  <w:marBottom w:val="0"/>
                  <w:divBdr>
                    <w:top w:val="none" w:sz="0" w:space="0" w:color="auto"/>
                    <w:left w:val="none" w:sz="0" w:space="0" w:color="auto"/>
                    <w:bottom w:val="none" w:sz="0" w:space="0" w:color="auto"/>
                    <w:right w:val="none" w:sz="0" w:space="0" w:color="auto"/>
                  </w:divBdr>
                </w:div>
                <w:div w:id="1038509334">
                  <w:marLeft w:val="0"/>
                  <w:marRight w:val="0"/>
                  <w:marTop w:val="0"/>
                  <w:marBottom w:val="0"/>
                  <w:divBdr>
                    <w:top w:val="none" w:sz="0" w:space="0" w:color="auto"/>
                    <w:left w:val="none" w:sz="0" w:space="0" w:color="auto"/>
                    <w:bottom w:val="none" w:sz="0" w:space="0" w:color="auto"/>
                    <w:right w:val="none" w:sz="0" w:space="0" w:color="auto"/>
                  </w:divBdr>
                </w:div>
                <w:div w:id="1039280851">
                  <w:marLeft w:val="0"/>
                  <w:marRight w:val="0"/>
                  <w:marTop w:val="0"/>
                  <w:marBottom w:val="0"/>
                  <w:divBdr>
                    <w:top w:val="none" w:sz="0" w:space="0" w:color="auto"/>
                    <w:left w:val="none" w:sz="0" w:space="0" w:color="auto"/>
                    <w:bottom w:val="none" w:sz="0" w:space="0" w:color="auto"/>
                    <w:right w:val="none" w:sz="0" w:space="0" w:color="auto"/>
                  </w:divBdr>
                </w:div>
                <w:div w:id="1039627470">
                  <w:marLeft w:val="0"/>
                  <w:marRight w:val="0"/>
                  <w:marTop w:val="0"/>
                  <w:marBottom w:val="0"/>
                  <w:divBdr>
                    <w:top w:val="none" w:sz="0" w:space="0" w:color="auto"/>
                    <w:left w:val="none" w:sz="0" w:space="0" w:color="auto"/>
                    <w:bottom w:val="none" w:sz="0" w:space="0" w:color="auto"/>
                    <w:right w:val="none" w:sz="0" w:space="0" w:color="auto"/>
                  </w:divBdr>
                </w:div>
                <w:div w:id="1042678116">
                  <w:marLeft w:val="0"/>
                  <w:marRight w:val="0"/>
                  <w:marTop w:val="0"/>
                  <w:marBottom w:val="0"/>
                  <w:divBdr>
                    <w:top w:val="none" w:sz="0" w:space="0" w:color="auto"/>
                    <w:left w:val="none" w:sz="0" w:space="0" w:color="auto"/>
                    <w:bottom w:val="none" w:sz="0" w:space="0" w:color="auto"/>
                    <w:right w:val="none" w:sz="0" w:space="0" w:color="auto"/>
                  </w:divBdr>
                </w:div>
                <w:div w:id="1042678775">
                  <w:marLeft w:val="0"/>
                  <w:marRight w:val="0"/>
                  <w:marTop w:val="0"/>
                  <w:marBottom w:val="0"/>
                  <w:divBdr>
                    <w:top w:val="none" w:sz="0" w:space="0" w:color="auto"/>
                    <w:left w:val="none" w:sz="0" w:space="0" w:color="auto"/>
                    <w:bottom w:val="none" w:sz="0" w:space="0" w:color="auto"/>
                    <w:right w:val="none" w:sz="0" w:space="0" w:color="auto"/>
                  </w:divBdr>
                </w:div>
                <w:div w:id="1043603431">
                  <w:marLeft w:val="0"/>
                  <w:marRight w:val="0"/>
                  <w:marTop w:val="0"/>
                  <w:marBottom w:val="0"/>
                  <w:divBdr>
                    <w:top w:val="none" w:sz="0" w:space="0" w:color="auto"/>
                    <w:left w:val="none" w:sz="0" w:space="0" w:color="auto"/>
                    <w:bottom w:val="none" w:sz="0" w:space="0" w:color="auto"/>
                    <w:right w:val="none" w:sz="0" w:space="0" w:color="auto"/>
                  </w:divBdr>
                </w:div>
                <w:div w:id="1044329786">
                  <w:marLeft w:val="0"/>
                  <w:marRight w:val="0"/>
                  <w:marTop w:val="0"/>
                  <w:marBottom w:val="0"/>
                  <w:divBdr>
                    <w:top w:val="none" w:sz="0" w:space="0" w:color="auto"/>
                    <w:left w:val="none" w:sz="0" w:space="0" w:color="auto"/>
                    <w:bottom w:val="none" w:sz="0" w:space="0" w:color="auto"/>
                    <w:right w:val="none" w:sz="0" w:space="0" w:color="auto"/>
                  </w:divBdr>
                </w:div>
                <w:div w:id="1044404610">
                  <w:marLeft w:val="0"/>
                  <w:marRight w:val="0"/>
                  <w:marTop w:val="0"/>
                  <w:marBottom w:val="0"/>
                  <w:divBdr>
                    <w:top w:val="none" w:sz="0" w:space="0" w:color="auto"/>
                    <w:left w:val="none" w:sz="0" w:space="0" w:color="auto"/>
                    <w:bottom w:val="none" w:sz="0" w:space="0" w:color="auto"/>
                    <w:right w:val="none" w:sz="0" w:space="0" w:color="auto"/>
                  </w:divBdr>
                </w:div>
                <w:div w:id="1045838046">
                  <w:marLeft w:val="0"/>
                  <w:marRight w:val="0"/>
                  <w:marTop w:val="0"/>
                  <w:marBottom w:val="0"/>
                  <w:divBdr>
                    <w:top w:val="none" w:sz="0" w:space="0" w:color="auto"/>
                    <w:left w:val="none" w:sz="0" w:space="0" w:color="auto"/>
                    <w:bottom w:val="none" w:sz="0" w:space="0" w:color="auto"/>
                    <w:right w:val="none" w:sz="0" w:space="0" w:color="auto"/>
                  </w:divBdr>
                </w:div>
                <w:div w:id="1046562654">
                  <w:marLeft w:val="0"/>
                  <w:marRight w:val="0"/>
                  <w:marTop w:val="0"/>
                  <w:marBottom w:val="0"/>
                  <w:divBdr>
                    <w:top w:val="none" w:sz="0" w:space="0" w:color="auto"/>
                    <w:left w:val="none" w:sz="0" w:space="0" w:color="auto"/>
                    <w:bottom w:val="none" w:sz="0" w:space="0" w:color="auto"/>
                    <w:right w:val="none" w:sz="0" w:space="0" w:color="auto"/>
                  </w:divBdr>
                </w:div>
                <w:div w:id="1047677292">
                  <w:marLeft w:val="0"/>
                  <w:marRight w:val="0"/>
                  <w:marTop w:val="0"/>
                  <w:marBottom w:val="0"/>
                  <w:divBdr>
                    <w:top w:val="none" w:sz="0" w:space="0" w:color="auto"/>
                    <w:left w:val="none" w:sz="0" w:space="0" w:color="auto"/>
                    <w:bottom w:val="none" w:sz="0" w:space="0" w:color="auto"/>
                    <w:right w:val="none" w:sz="0" w:space="0" w:color="auto"/>
                  </w:divBdr>
                </w:div>
                <w:div w:id="1048334580">
                  <w:marLeft w:val="0"/>
                  <w:marRight w:val="0"/>
                  <w:marTop w:val="0"/>
                  <w:marBottom w:val="0"/>
                  <w:divBdr>
                    <w:top w:val="none" w:sz="0" w:space="0" w:color="auto"/>
                    <w:left w:val="none" w:sz="0" w:space="0" w:color="auto"/>
                    <w:bottom w:val="none" w:sz="0" w:space="0" w:color="auto"/>
                    <w:right w:val="none" w:sz="0" w:space="0" w:color="auto"/>
                  </w:divBdr>
                </w:div>
                <w:div w:id="1049380450">
                  <w:marLeft w:val="0"/>
                  <w:marRight w:val="0"/>
                  <w:marTop w:val="0"/>
                  <w:marBottom w:val="0"/>
                  <w:divBdr>
                    <w:top w:val="none" w:sz="0" w:space="0" w:color="auto"/>
                    <w:left w:val="none" w:sz="0" w:space="0" w:color="auto"/>
                    <w:bottom w:val="none" w:sz="0" w:space="0" w:color="auto"/>
                    <w:right w:val="none" w:sz="0" w:space="0" w:color="auto"/>
                  </w:divBdr>
                </w:div>
                <w:div w:id="1049691813">
                  <w:marLeft w:val="0"/>
                  <w:marRight w:val="0"/>
                  <w:marTop w:val="0"/>
                  <w:marBottom w:val="0"/>
                  <w:divBdr>
                    <w:top w:val="none" w:sz="0" w:space="0" w:color="auto"/>
                    <w:left w:val="none" w:sz="0" w:space="0" w:color="auto"/>
                    <w:bottom w:val="none" w:sz="0" w:space="0" w:color="auto"/>
                    <w:right w:val="none" w:sz="0" w:space="0" w:color="auto"/>
                  </w:divBdr>
                </w:div>
                <w:div w:id="1050222959">
                  <w:marLeft w:val="0"/>
                  <w:marRight w:val="0"/>
                  <w:marTop w:val="0"/>
                  <w:marBottom w:val="0"/>
                  <w:divBdr>
                    <w:top w:val="none" w:sz="0" w:space="0" w:color="auto"/>
                    <w:left w:val="none" w:sz="0" w:space="0" w:color="auto"/>
                    <w:bottom w:val="none" w:sz="0" w:space="0" w:color="auto"/>
                    <w:right w:val="none" w:sz="0" w:space="0" w:color="auto"/>
                  </w:divBdr>
                </w:div>
                <w:div w:id="1051536507">
                  <w:marLeft w:val="0"/>
                  <w:marRight w:val="0"/>
                  <w:marTop w:val="0"/>
                  <w:marBottom w:val="0"/>
                  <w:divBdr>
                    <w:top w:val="none" w:sz="0" w:space="0" w:color="auto"/>
                    <w:left w:val="none" w:sz="0" w:space="0" w:color="auto"/>
                    <w:bottom w:val="none" w:sz="0" w:space="0" w:color="auto"/>
                    <w:right w:val="none" w:sz="0" w:space="0" w:color="auto"/>
                  </w:divBdr>
                </w:div>
                <w:div w:id="1052382479">
                  <w:marLeft w:val="0"/>
                  <w:marRight w:val="0"/>
                  <w:marTop w:val="0"/>
                  <w:marBottom w:val="0"/>
                  <w:divBdr>
                    <w:top w:val="none" w:sz="0" w:space="0" w:color="auto"/>
                    <w:left w:val="none" w:sz="0" w:space="0" w:color="auto"/>
                    <w:bottom w:val="none" w:sz="0" w:space="0" w:color="auto"/>
                    <w:right w:val="none" w:sz="0" w:space="0" w:color="auto"/>
                  </w:divBdr>
                </w:div>
                <w:div w:id="1052577444">
                  <w:marLeft w:val="0"/>
                  <w:marRight w:val="0"/>
                  <w:marTop w:val="0"/>
                  <w:marBottom w:val="0"/>
                  <w:divBdr>
                    <w:top w:val="none" w:sz="0" w:space="0" w:color="auto"/>
                    <w:left w:val="none" w:sz="0" w:space="0" w:color="auto"/>
                    <w:bottom w:val="none" w:sz="0" w:space="0" w:color="auto"/>
                    <w:right w:val="none" w:sz="0" w:space="0" w:color="auto"/>
                  </w:divBdr>
                </w:div>
                <w:div w:id="1052653049">
                  <w:marLeft w:val="0"/>
                  <w:marRight w:val="0"/>
                  <w:marTop w:val="0"/>
                  <w:marBottom w:val="0"/>
                  <w:divBdr>
                    <w:top w:val="none" w:sz="0" w:space="0" w:color="auto"/>
                    <w:left w:val="none" w:sz="0" w:space="0" w:color="auto"/>
                    <w:bottom w:val="none" w:sz="0" w:space="0" w:color="auto"/>
                    <w:right w:val="none" w:sz="0" w:space="0" w:color="auto"/>
                  </w:divBdr>
                </w:div>
                <w:div w:id="1053311351">
                  <w:marLeft w:val="0"/>
                  <w:marRight w:val="0"/>
                  <w:marTop w:val="0"/>
                  <w:marBottom w:val="0"/>
                  <w:divBdr>
                    <w:top w:val="none" w:sz="0" w:space="0" w:color="auto"/>
                    <w:left w:val="none" w:sz="0" w:space="0" w:color="auto"/>
                    <w:bottom w:val="none" w:sz="0" w:space="0" w:color="auto"/>
                    <w:right w:val="none" w:sz="0" w:space="0" w:color="auto"/>
                  </w:divBdr>
                </w:div>
                <w:div w:id="1054700030">
                  <w:marLeft w:val="0"/>
                  <w:marRight w:val="0"/>
                  <w:marTop w:val="0"/>
                  <w:marBottom w:val="0"/>
                  <w:divBdr>
                    <w:top w:val="none" w:sz="0" w:space="0" w:color="auto"/>
                    <w:left w:val="none" w:sz="0" w:space="0" w:color="auto"/>
                    <w:bottom w:val="none" w:sz="0" w:space="0" w:color="auto"/>
                    <w:right w:val="none" w:sz="0" w:space="0" w:color="auto"/>
                  </w:divBdr>
                </w:div>
                <w:div w:id="1055004181">
                  <w:marLeft w:val="0"/>
                  <w:marRight w:val="0"/>
                  <w:marTop w:val="0"/>
                  <w:marBottom w:val="0"/>
                  <w:divBdr>
                    <w:top w:val="none" w:sz="0" w:space="0" w:color="auto"/>
                    <w:left w:val="none" w:sz="0" w:space="0" w:color="auto"/>
                    <w:bottom w:val="none" w:sz="0" w:space="0" w:color="auto"/>
                    <w:right w:val="none" w:sz="0" w:space="0" w:color="auto"/>
                  </w:divBdr>
                </w:div>
                <w:div w:id="1056273099">
                  <w:marLeft w:val="0"/>
                  <w:marRight w:val="0"/>
                  <w:marTop w:val="0"/>
                  <w:marBottom w:val="0"/>
                  <w:divBdr>
                    <w:top w:val="none" w:sz="0" w:space="0" w:color="auto"/>
                    <w:left w:val="none" w:sz="0" w:space="0" w:color="auto"/>
                    <w:bottom w:val="none" w:sz="0" w:space="0" w:color="auto"/>
                    <w:right w:val="none" w:sz="0" w:space="0" w:color="auto"/>
                  </w:divBdr>
                </w:div>
                <w:div w:id="1056468985">
                  <w:marLeft w:val="0"/>
                  <w:marRight w:val="0"/>
                  <w:marTop w:val="0"/>
                  <w:marBottom w:val="0"/>
                  <w:divBdr>
                    <w:top w:val="none" w:sz="0" w:space="0" w:color="auto"/>
                    <w:left w:val="none" w:sz="0" w:space="0" w:color="auto"/>
                    <w:bottom w:val="none" w:sz="0" w:space="0" w:color="auto"/>
                    <w:right w:val="none" w:sz="0" w:space="0" w:color="auto"/>
                  </w:divBdr>
                </w:div>
                <w:div w:id="1056588293">
                  <w:marLeft w:val="0"/>
                  <w:marRight w:val="0"/>
                  <w:marTop w:val="0"/>
                  <w:marBottom w:val="0"/>
                  <w:divBdr>
                    <w:top w:val="none" w:sz="0" w:space="0" w:color="auto"/>
                    <w:left w:val="none" w:sz="0" w:space="0" w:color="auto"/>
                    <w:bottom w:val="none" w:sz="0" w:space="0" w:color="auto"/>
                    <w:right w:val="none" w:sz="0" w:space="0" w:color="auto"/>
                  </w:divBdr>
                </w:div>
                <w:div w:id="1057168209">
                  <w:marLeft w:val="0"/>
                  <w:marRight w:val="0"/>
                  <w:marTop w:val="0"/>
                  <w:marBottom w:val="0"/>
                  <w:divBdr>
                    <w:top w:val="none" w:sz="0" w:space="0" w:color="auto"/>
                    <w:left w:val="none" w:sz="0" w:space="0" w:color="auto"/>
                    <w:bottom w:val="none" w:sz="0" w:space="0" w:color="auto"/>
                    <w:right w:val="none" w:sz="0" w:space="0" w:color="auto"/>
                  </w:divBdr>
                </w:div>
                <w:div w:id="1058362219">
                  <w:marLeft w:val="0"/>
                  <w:marRight w:val="0"/>
                  <w:marTop w:val="0"/>
                  <w:marBottom w:val="0"/>
                  <w:divBdr>
                    <w:top w:val="none" w:sz="0" w:space="0" w:color="auto"/>
                    <w:left w:val="none" w:sz="0" w:space="0" w:color="auto"/>
                    <w:bottom w:val="none" w:sz="0" w:space="0" w:color="auto"/>
                    <w:right w:val="none" w:sz="0" w:space="0" w:color="auto"/>
                  </w:divBdr>
                </w:div>
                <w:div w:id="1060326492">
                  <w:marLeft w:val="0"/>
                  <w:marRight w:val="0"/>
                  <w:marTop w:val="0"/>
                  <w:marBottom w:val="0"/>
                  <w:divBdr>
                    <w:top w:val="none" w:sz="0" w:space="0" w:color="auto"/>
                    <w:left w:val="none" w:sz="0" w:space="0" w:color="auto"/>
                    <w:bottom w:val="none" w:sz="0" w:space="0" w:color="auto"/>
                    <w:right w:val="none" w:sz="0" w:space="0" w:color="auto"/>
                  </w:divBdr>
                </w:div>
                <w:div w:id="1060832502">
                  <w:marLeft w:val="0"/>
                  <w:marRight w:val="0"/>
                  <w:marTop w:val="0"/>
                  <w:marBottom w:val="0"/>
                  <w:divBdr>
                    <w:top w:val="none" w:sz="0" w:space="0" w:color="auto"/>
                    <w:left w:val="none" w:sz="0" w:space="0" w:color="auto"/>
                    <w:bottom w:val="none" w:sz="0" w:space="0" w:color="auto"/>
                    <w:right w:val="none" w:sz="0" w:space="0" w:color="auto"/>
                  </w:divBdr>
                </w:div>
                <w:div w:id="1060983710">
                  <w:marLeft w:val="0"/>
                  <w:marRight w:val="0"/>
                  <w:marTop w:val="0"/>
                  <w:marBottom w:val="0"/>
                  <w:divBdr>
                    <w:top w:val="none" w:sz="0" w:space="0" w:color="auto"/>
                    <w:left w:val="none" w:sz="0" w:space="0" w:color="auto"/>
                    <w:bottom w:val="none" w:sz="0" w:space="0" w:color="auto"/>
                    <w:right w:val="none" w:sz="0" w:space="0" w:color="auto"/>
                  </w:divBdr>
                </w:div>
                <w:div w:id="1061252761">
                  <w:marLeft w:val="0"/>
                  <w:marRight w:val="0"/>
                  <w:marTop w:val="0"/>
                  <w:marBottom w:val="0"/>
                  <w:divBdr>
                    <w:top w:val="none" w:sz="0" w:space="0" w:color="auto"/>
                    <w:left w:val="none" w:sz="0" w:space="0" w:color="auto"/>
                    <w:bottom w:val="none" w:sz="0" w:space="0" w:color="auto"/>
                    <w:right w:val="none" w:sz="0" w:space="0" w:color="auto"/>
                  </w:divBdr>
                </w:div>
                <w:div w:id="1065027438">
                  <w:marLeft w:val="0"/>
                  <w:marRight w:val="0"/>
                  <w:marTop w:val="0"/>
                  <w:marBottom w:val="0"/>
                  <w:divBdr>
                    <w:top w:val="none" w:sz="0" w:space="0" w:color="auto"/>
                    <w:left w:val="none" w:sz="0" w:space="0" w:color="auto"/>
                    <w:bottom w:val="none" w:sz="0" w:space="0" w:color="auto"/>
                    <w:right w:val="none" w:sz="0" w:space="0" w:color="auto"/>
                  </w:divBdr>
                </w:div>
                <w:div w:id="1066948736">
                  <w:marLeft w:val="0"/>
                  <w:marRight w:val="0"/>
                  <w:marTop w:val="0"/>
                  <w:marBottom w:val="0"/>
                  <w:divBdr>
                    <w:top w:val="none" w:sz="0" w:space="0" w:color="auto"/>
                    <w:left w:val="none" w:sz="0" w:space="0" w:color="auto"/>
                    <w:bottom w:val="none" w:sz="0" w:space="0" w:color="auto"/>
                    <w:right w:val="none" w:sz="0" w:space="0" w:color="auto"/>
                  </w:divBdr>
                </w:div>
                <w:div w:id="1068502114">
                  <w:marLeft w:val="0"/>
                  <w:marRight w:val="0"/>
                  <w:marTop w:val="0"/>
                  <w:marBottom w:val="0"/>
                  <w:divBdr>
                    <w:top w:val="none" w:sz="0" w:space="0" w:color="auto"/>
                    <w:left w:val="none" w:sz="0" w:space="0" w:color="auto"/>
                    <w:bottom w:val="none" w:sz="0" w:space="0" w:color="auto"/>
                    <w:right w:val="none" w:sz="0" w:space="0" w:color="auto"/>
                  </w:divBdr>
                </w:div>
                <w:div w:id="1069574317">
                  <w:marLeft w:val="0"/>
                  <w:marRight w:val="0"/>
                  <w:marTop w:val="0"/>
                  <w:marBottom w:val="0"/>
                  <w:divBdr>
                    <w:top w:val="none" w:sz="0" w:space="0" w:color="auto"/>
                    <w:left w:val="none" w:sz="0" w:space="0" w:color="auto"/>
                    <w:bottom w:val="none" w:sz="0" w:space="0" w:color="auto"/>
                    <w:right w:val="none" w:sz="0" w:space="0" w:color="auto"/>
                  </w:divBdr>
                </w:div>
                <w:div w:id="1070234233">
                  <w:marLeft w:val="0"/>
                  <w:marRight w:val="0"/>
                  <w:marTop w:val="0"/>
                  <w:marBottom w:val="0"/>
                  <w:divBdr>
                    <w:top w:val="none" w:sz="0" w:space="0" w:color="auto"/>
                    <w:left w:val="none" w:sz="0" w:space="0" w:color="auto"/>
                    <w:bottom w:val="none" w:sz="0" w:space="0" w:color="auto"/>
                    <w:right w:val="none" w:sz="0" w:space="0" w:color="auto"/>
                  </w:divBdr>
                </w:div>
                <w:div w:id="1071346737">
                  <w:marLeft w:val="0"/>
                  <w:marRight w:val="0"/>
                  <w:marTop w:val="0"/>
                  <w:marBottom w:val="0"/>
                  <w:divBdr>
                    <w:top w:val="none" w:sz="0" w:space="0" w:color="auto"/>
                    <w:left w:val="none" w:sz="0" w:space="0" w:color="auto"/>
                    <w:bottom w:val="none" w:sz="0" w:space="0" w:color="auto"/>
                    <w:right w:val="none" w:sz="0" w:space="0" w:color="auto"/>
                  </w:divBdr>
                </w:div>
                <w:div w:id="1075979908">
                  <w:marLeft w:val="0"/>
                  <w:marRight w:val="0"/>
                  <w:marTop w:val="0"/>
                  <w:marBottom w:val="0"/>
                  <w:divBdr>
                    <w:top w:val="none" w:sz="0" w:space="0" w:color="auto"/>
                    <w:left w:val="none" w:sz="0" w:space="0" w:color="auto"/>
                    <w:bottom w:val="none" w:sz="0" w:space="0" w:color="auto"/>
                    <w:right w:val="none" w:sz="0" w:space="0" w:color="auto"/>
                  </w:divBdr>
                </w:div>
                <w:div w:id="1077676054">
                  <w:marLeft w:val="0"/>
                  <w:marRight w:val="0"/>
                  <w:marTop w:val="0"/>
                  <w:marBottom w:val="0"/>
                  <w:divBdr>
                    <w:top w:val="none" w:sz="0" w:space="0" w:color="auto"/>
                    <w:left w:val="none" w:sz="0" w:space="0" w:color="auto"/>
                    <w:bottom w:val="none" w:sz="0" w:space="0" w:color="auto"/>
                    <w:right w:val="none" w:sz="0" w:space="0" w:color="auto"/>
                  </w:divBdr>
                </w:div>
                <w:div w:id="1079447269">
                  <w:marLeft w:val="0"/>
                  <w:marRight w:val="0"/>
                  <w:marTop w:val="0"/>
                  <w:marBottom w:val="0"/>
                  <w:divBdr>
                    <w:top w:val="none" w:sz="0" w:space="0" w:color="auto"/>
                    <w:left w:val="none" w:sz="0" w:space="0" w:color="auto"/>
                    <w:bottom w:val="none" w:sz="0" w:space="0" w:color="auto"/>
                    <w:right w:val="none" w:sz="0" w:space="0" w:color="auto"/>
                  </w:divBdr>
                </w:div>
                <w:div w:id="1079597398">
                  <w:marLeft w:val="0"/>
                  <w:marRight w:val="0"/>
                  <w:marTop w:val="0"/>
                  <w:marBottom w:val="0"/>
                  <w:divBdr>
                    <w:top w:val="none" w:sz="0" w:space="0" w:color="auto"/>
                    <w:left w:val="none" w:sz="0" w:space="0" w:color="auto"/>
                    <w:bottom w:val="none" w:sz="0" w:space="0" w:color="auto"/>
                    <w:right w:val="none" w:sz="0" w:space="0" w:color="auto"/>
                  </w:divBdr>
                </w:div>
                <w:div w:id="1079908514">
                  <w:marLeft w:val="0"/>
                  <w:marRight w:val="0"/>
                  <w:marTop w:val="0"/>
                  <w:marBottom w:val="0"/>
                  <w:divBdr>
                    <w:top w:val="none" w:sz="0" w:space="0" w:color="auto"/>
                    <w:left w:val="none" w:sz="0" w:space="0" w:color="auto"/>
                    <w:bottom w:val="none" w:sz="0" w:space="0" w:color="auto"/>
                    <w:right w:val="none" w:sz="0" w:space="0" w:color="auto"/>
                  </w:divBdr>
                </w:div>
                <w:div w:id="1083526885">
                  <w:marLeft w:val="0"/>
                  <w:marRight w:val="0"/>
                  <w:marTop w:val="0"/>
                  <w:marBottom w:val="0"/>
                  <w:divBdr>
                    <w:top w:val="none" w:sz="0" w:space="0" w:color="auto"/>
                    <w:left w:val="none" w:sz="0" w:space="0" w:color="auto"/>
                    <w:bottom w:val="none" w:sz="0" w:space="0" w:color="auto"/>
                    <w:right w:val="none" w:sz="0" w:space="0" w:color="auto"/>
                  </w:divBdr>
                </w:div>
                <w:div w:id="1083604552">
                  <w:marLeft w:val="0"/>
                  <w:marRight w:val="0"/>
                  <w:marTop w:val="0"/>
                  <w:marBottom w:val="0"/>
                  <w:divBdr>
                    <w:top w:val="none" w:sz="0" w:space="0" w:color="auto"/>
                    <w:left w:val="none" w:sz="0" w:space="0" w:color="auto"/>
                    <w:bottom w:val="none" w:sz="0" w:space="0" w:color="auto"/>
                    <w:right w:val="none" w:sz="0" w:space="0" w:color="auto"/>
                  </w:divBdr>
                </w:div>
                <w:div w:id="1084111141">
                  <w:marLeft w:val="0"/>
                  <w:marRight w:val="0"/>
                  <w:marTop w:val="0"/>
                  <w:marBottom w:val="0"/>
                  <w:divBdr>
                    <w:top w:val="none" w:sz="0" w:space="0" w:color="auto"/>
                    <w:left w:val="none" w:sz="0" w:space="0" w:color="auto"/>
                    <w:bottom w:val="none" w:sz="0" w:space="0" w:color="auto"/>
                    <w:right w:val="none" w:sz="0" w:space="0" w:color="auto"/>
                  </w:divBdr>
                </w:div>
                <w:div w:id="1087464007">
                  <w:marLeft w:val="0"/>
                  <w:marRight w:val="0"/>
                  <w:marTop w:val="0"/>
                  <w:marBottom w:val="0"/>
                  <w:divBdr>
                    <w:top w:val="none" w:sz="0" w:space="0" w:color="auto"/>
                    <w:left w:val="none" w:sz="0" w:space="0" w:color="auto"/>
                    <w:bottom w:val="none" w:sz="0" w:space="0" w:color="auto"/>
                    <w:right w:val="none" w:sz="0" w:space="0" w:color="auto"/>
                  </w:divBdr>
                </w:div>
                <w:div w:id="1093207482">
                  <w:marLeft w:val="0"/>
                  <w:marRight w:val="0"/>
                  <w:marTop w:val="0"/>
                  <w:marBottom w:val="0"/>
                  <w:divBdr>
                    <w:top w:val="none" w:sz="0" w:space="0" w:color="auto"/>
                    <w:left w:val="none" w:sz="0" w:space="0" w:color="auto"/>
                    <w:bottom w:val="none" w:sz="0" w:space="0" w:color="auto"/>
                    <w:right w:val="none" w:sz="0" w:space="0" w:color="auto"/>
                  </w:divBdr>
                </w:div>
                <w:div w:id="1094857247">
                  <w:marLeft w:val="0"/>
                  <w:marRight w:val="0"/>
                  <w:marTop w:val="0"/>
                  <w:marBottom w:val="0"/>
                  <w:divBdr>
                    <w:top w:val="none" w:sz="0" w:space="0" w:color="auto"/>
                    <w:left w:val="none" w:sz="0" w:space="0" w:color="auto"/>
                    <w:bottom w:val="none" w:sz="0" w:space="0" w:color="auto"/>
                    <w:right w:val="none" w:sz="0" w:space="0" w:color="auto"/>
                  </w:divBdr>
                </w:div>
                <w:div w:id="1097100454">
                  <w:marLeft w:val="0"/>
                  <w:marRight w:val="0"/>
                  <w:marTop w:val="0"/>
                  <w:marBottom w:val="0"/>
                  <w:divBdr>
                    <w:top w:val="none" w:sz="0" w:space="0" w:color="auto"/>
                    <w:left w:val="none" w:sz="0" w:space="0" w:color="auto"/>
                    <w:bottom w:val="none" w:sz="0" w:space="0" w:color="auto"/>
                    <w:right w:val="none" w:sz="0" w:space="0" w:color="auto"/>
                  </w:divBdr>
                </w:div>
                <w:div w:id="1101876321">
                  <w:marLeft w:val="0"/>
                  <w:marRight w:val="0"/>
                  <w:marTop w:val="0"/>
                  <w:marBottom w:val="0"/>
                  <w:divBdr>
                    <w:top w:val="none" w:sz="0" w:space="0" w:color="auto"/>
                    <w:left w:val="none" w:sz="0" w:space="0" w:color="auto"/>
                    <w:bottom w:val="none" w:sz="0" w:space="0" w:color="auto"/>
                    <w:right w:val="none" w:sz="0" w:space="0" w:color="auto"/>
                  </w:divBdr>
                </w:div>
                <w:div w:id="1104225662">
                  <w:marLeft w:val="0"/>
                  <w:marRight w:val="0"/>
                  <w:marTop w:val="0"/>
                  <w:marBottom w:val="0"/>
                  <w:divBdr>
                    <w:top w:val="none" w:sz="0" w:space="0" w:color="auto"/>
                    <w:left w:val="none" w:sz="0" w:space="0" w:color="auto"/>
                    <w:bottom w:val="none" w:sz="0" w:space="0" w:color="auto"/>
                    <w:right w:val="none" w:sz="0" w:space="0" w:color="auto"/>
                  </w:divBdr>
                </w:div>
                <w:div w:id="1104375214">
                  <w:marLeft w:val="0"/>
                  <w:marRight w:val="0"/>
                  <w:marTop w:val="0"/>
                  <w:marBottom w:val="0"/>
                  <w:divBdr>
                    <w:top w:val="none" w:sz="0" w:space="0" w:color="auto"/>
                    <w:left w:val="none" w:sz="0" w:space="0" w:color="auto"/>
                    <w:bottom w:val="none" w:sz="0" w:space="0" w:color="auto"/>
                    <w:right w:val="none" w:sz="0" w:space="0" w:color="auto"/>
                  </w:divBdr>
                </w:div>
                <w:div w:id="1107000944">
                  <w:marLeft w:val="0"/>
                  <w:marRight w:val="0"/>
                  <w:marTop w:val="0"/>
                  <w:marBottom w:val="0"/>
                  <w:divBdr>
                    <w:top w:val="none" w:sz="0" w:space="0" w:color="auto"/>
                    <w:left w:val="none" w:sz="0" w:space="0" w:color="auto"/>
                    <w:bottom w:val="none" w:sz="0" w:space="0" w:color="auto"/>
                    <w:right w:val="none" w:sz="0" w:space="0" w:color="auto"/>
                  </w:divBdr>
                </w:div>
                <w:div w:id="1108935433">
                  <w:marLeft w:val="0"/>
                  <w:marRight w:val="0"/>
                  <w:marTop w:val="0"/>
                  <w:marBottom w:val="0"/>
                  <w:divBdr>
                    <w:top w:val="none" w:sz="0" w:space="0" w:color="auto"/>
                    <w:left w:val="none" w:sz="0" w:space="0" w:color="auto"/>
                    <w:bottom w:val="none" w:sz="0" w:space="0" w:color="auto"/>
                    <w:right w:val="none" w:sz="0" w:space="0" w:color="auto"/>
                  </w:divBdr>
                </w:div>
                <w:div w:id="1111585698">
                  <w:marLeft w:val="0"/>
                  <w:marRight w:val="0"/>
                  <w:marTop w:val="0"/>
                  <w:marBottom w:val="0"/>
                  <w:divBdr>
                    <w:top w:val="none" w:sz="0" w:space="0" w:color="auto"/>
                    <w:left w:val="none" w:sz="0" w:space="0" w:color="auto"/>
                    <w:bottom w:val="none" w:sz="0" w:space="0" w:color="auto"/>
                    <w:right w:val="none" w:sz="0" w:space="0" w:color="auto"/>
                  </w:divBdr>
                </w:div>
                <w:div w:id="1111625846">
                  <w:marLeft w:val="0"/>
                  <w:marRight w:val="0"/>
                  <w:marTop w:val="0"/>
                  <w:marBottom w:val="0"/>
                  <w:divBdr>
                    <w:top w:val="none" w:sz="0" w:space="0" w:color="auto"/>
                    <w:left w:val="none" w:sz="0" w:space="0" w:color="auto"/>
                    <w:bottom w:val="none" w:sz="0" w:space="0" w:color="auto"/>
                    <w:right w:val="none" w:sz="0" w:space="0" w:color="auto"/>
                  </w:divBdr>
                </w:div>
                <w:div w:id="1113088986">
                  <w:marLeft w:val="0"/>
                  <w:marRight w:val="0"/>
                  <w:marTop w:val="0"/>
                  <w:marBottom w:val="0"/>
                  <w:divBdr>
                    <w:top w:val="none" w:sz="0" w:space="0" w:color="auto"/>
                    <w:left w:val="none" w:sz="0" w:space="0" w:color="auto"/>
                    <w:bottom w:val="none" w:sz="0" w:space="0" w:color="auto"/>
                    <w:right w:val="none" w:sz="0" w:space="0" w:color="auto"/>
                  </w:divBdr>
                </w:div>
                <w:div w:id="1117407874">
                  <w:marLeft w:val="0"/>
                  <w:marRight w:val="0"/>
                  <w:marTop w:val="0"/>
                  <w:marBottom w:val="0"/>
                  <w:divBdr>
                    <w:top w:val="none" w:sz="0" w:space="0" w:color="auto"/>
                    <w:left w:val="none" w:sz="0" w:space="0" w:color="auto"/>
                    <w:bottom w:val="none" w:sz="0" w:space="0" w:color="auto"/>
                    <w:right w:val="none" w:sz="0" w:space="0" w:color="auto"/>
                  </w:divBdr>
                </w:div>
                <w:div w:id="1118791071">
                  <w:marLeft w:val="0"/>
                  <w:marRight w:val="0"/>
                  <w:marTop w:val="0"/>
                  <w:marBottom w:val="0"/>
                  <w:divBdr>
                    <w:top w:val="none" w:sz="0" w:space="0" w:color="auto"/>
                    <w:left w:val="none" w:sz="0" w:space="0" w:color="auto"/>
                    <w:bottom w:val="none" w:sz="0" w:space="0" w:color="auto"/>
                    <w:right w:val="none" w:sz="0" w:space="0" w:color="auto"/>
                  </w:divBdr>
                </w:div>
                <w:div w:id="1118917907">
                  <w:marLeft w:val="0"/>
                  <w:marRight w:val="0"/>
                  <w:marTop w:val="0"/>
                  <w:marBottom w:val="0"/>
                  <w:divBdr>
                    <w:top w:val="none" w:sz="0" w:space="0" w:color="auto"/>
                    <w:left w:val="none" w:sz="0" w:space="0" w:color="auto"/>
                    <w:bottom w:val="none" w:sz="0" w:space="0" w:color="auto"/>
                    <w:right w:val="none" w:sz="0" w:space="0" w:color="auto"/>
                  </w:divBdr>
                </w:div>
                <w:div w:id="1119228895">
                  <w:marLeft w:val="0"/>
                  <w:marRight w:val="0"/>
                  <w:marTop w:val="0"/>
                  <w:marBottom w:val="0"/>
                  <w:divBdr>
                    <w:top w:val="none" w:sz="0" w:space="0" w:color="auto"/>
                    <w:left w:val="none" w:sz="0" w:space="0" w:color="auto"/>
                    <w:bottom w:val="none" w:sz="0" w:space="0" w:color="auto"/>
                    <w:right w:val="none" w:sz="0" w:space="0" w:color="auto"/>
                  </w:divBdr>
                </w:div>
                <w:div w:id="1120102667">
                  <w:marLeft w:val="0"/>
                  <w:marRight w:val="0"/>
                  <w:marTop w:val="0"/>
                  <w:marBottom w:val="0"/>
                  <w:divBdr>
                    <w:top w:val="none" w:sz="0" w:space="0" w:color="auto"/>
                    <w:left w:val="none" w:sz="0" w:space="0" w:color="auto"/>
                    <w:bottom w:val="none" w:sz="0" w:space="0" w:color="auto"/>
                    <w:right w:val="none" w:sz="0" w:space="0" w:color="auto"/>
                  </w:divBdr>
                </w:div>
                <w:div w:id="1120681010">
                  <w:marLeft w:val="0"/>
                  <w:marRight w:val="0"/>
                  <w:marTop w:val="0"/>
                  <w:marBottom w:val="0"/>
                  <w:divBdr>
                    <w:top w:val="none" w:sz="0" w:space="0" w:color="auto"/>
                    <w:left w:val="none" w:sz="0" w:space="0" w:color="auto"/>
                    <w:bottom w:val="none" w:sz="0" w:space="0" w:color="auto"/>
                    <w:right w:val="none" w:sz="0" w:space="0" w:color="auto"/>
                  </w:divBdr>
                </w:div>
                <w:div w:id="1120686225">
                  <w:marLeft w:val="0"/>
                  <w:marRight w:val="0"/>
                  <w:marTop w:val="0"/>
                  <w:marBottom w:val="0"/>
                  <w:divBdr>
                    <w:top w:val="none" w:sz="0" w:space="0" w:color="auto"/>
                    <w:left w:val="none" w:sz="0" w:space="0" w:color="auto"/>
                    <w:bottom w:val="none" w:sz="0" w:space="0" w:color="auto"/>
                    <w:right w:val="none" w:sz="0" w:space="0" w:color="auto"/>
                  </w:divBdr>
                </w:div>
                <w:div w:id="1125468936">
                  <w:marLeft w:val="0"/>
                  <w:marRight w:val="0"/>
                  <w:marTop w:val="0"/>
                  <w:marBottom w:val="0"/>
                  <w:divBdr>
                    <w:top w:val="none" w:sz="0" w:space="0" w:color="auto"/>
                    <w:left w:val="none" w:sz="0" w:space="0" w:color="auto"/>
                    <w:bottom w:val="none" w:sz="0" w:space="0" w:color="auto"/>
                    <w:right w:val="none" w:sz="0" w:space="0" w:color="auto"/>
                  </w:divBdr>
                </w:div>
                <w:div w:id="1125660162">
                  <w:marLeft w:val="0"/>
                  <w:marRight w:val="0"/>
                  <w:marTop w:val="0"/>
                  <w:marBottom w:val="0"/>
                  <w:divBdr>
                    <w:top w:val="none" w:sz="0" w:space="0" w:color="auto"/>
                    <w:left w:val="none" w:sz="0" w:space="0" w:color="auto"/>
                    <w:bottom w:val="none" w:sz="0" w:space="0" w:color="auto"/>
                    <w:right w:val="none" w:sz="0" w:space="0" w:color="auto"/>
                  </w:divBdr>
                </w:div>
                <w:div w:id="1127308830">
                  <w:marLeft w:val="0"/>
                  <w:marRight w:val="0"/>
                  <w:marTop w:val="0"/>
                  <w:marBottom w:val="0"/>
                  <w:divBdr>
                    <w:top w:val="none" w:sz="0" w:space="0" w:color="auto"/>
                    <w:left w:val="none" w:sz="0" w:space="0" w:color="auto"/>
                    <w:bottom w:val="none" w:sz="0" w:space="0" w:color="auto"/>
                    <w:right w:val="none" w:sz="0" w:space="0" w:color="auto"/>
                  </w:divBdr>
                </w:div>
                <w:div w:id="1131561462">
                  <w:marLeft w:val="0"/>
                  <w:marRight w:val="0"/>
                  <w:marTop w:val="0"/>
                  <w:marBottom w:val="0"/>
                  <w:divBdr>
                    <w:top w:val="none" w:sz="0" w:space="0" w:color="auto"/>
                    <w:left w:val="none" w:sz="0" w:space="0" w:color="auto"/>
                    <w:bottom w:val="none" w:sz="0" w:space="0" w:color="auto"/>
                    <w:right w:val="none" w:sz="0" w:space="0" w:color="auto"/>
                  </w:divBdr>
                </w:div>
                <w:div w:id="1132753999">
                  <w:marLeft w:val="0"/>
                  <w:marRight w:val="0"/>
                  <w:marTop w:val="0"/>
                  <w:marBottom w:val="0"/>
                  <w:divBdr>
                    <w:top w:val="none" w:sz="0" w:space="0" w:color="auto"/>
                    <w:left w:val="none" w:sz="0" w:space="0" w:color="auto"/>
                    <w:bottom w:val="none" w:sz="0" w:space="0" w:color="auto"/>
                    <w:right w:val="none" w:sz="0" w:space="0" w:color="auto"/>
                  </w:divBdr>
                </w:div>
                <w:div w:id="1134761083">
                  <w:marLeft w:val="0"/>
                  <w:marRight w:val="0"/>
                  <w:marTop w:val="0"/>
                  <w:marBottom w:val="0"/>
                  <w:divBdr>
                    <w:top w:val="none" w:sz="0" w:space="0" w:color="auto"/>
                    <w:left w:val="none" w:sz="0" w:space="0" w:color="auto"/>
                    <w:bottom w:val="none" w:sz="0" w:space="0" w:color="auto"/>
                    <w:right w:val="none" w:sz="0" w:space="0" w:color="auto"/>
                  </w:divBdr>
                </w:div>
                <w:div w:id="1137642619">
                  <w:marLeft w:val="0"/>
                  <w:marRight w:val="0"/>
                  <w:marTop w:val="0"/>
                  <w:marBottom w:val="0"/>
                  <w:divBdr>
                    <w:top w:val="none" w:sz="0" w:space="0" w:color="auto"/>
                    <w:left w:val="none" w:sz="0" w:space="0" w:color="auto"/>
                    <w:bottom w:val="none" w:sz="0" w:space="0" w:color="auto"/>
                    <w:right w:val="none" w:sz="0" w:space="0" w:color="auto"/>
                  </w:divBdr>
                </w:div>
                <w:div w:id="1138573335">
                  <w:marLeft w:val="0"/>
                  <w:marRight w:val="0"/>
                  <w:marTop w:val="0"/>
                  <w:marBottom w:val="0"/>
                  <w:divBdr>
                    <w:top w:val="none" w:sz="0" w:space="0" w:color="auto"/>
                    <w:left w:val="none" w:sz="0" w:space="0" w:color="auto"/>
                    <w:bottom w:val="none" w:sz="0" w:space="0" w:color="auto"/>
                    <w:right w:val="none" w:sz="0" w:space="0" w:color="auto"/>
                  </w:divBdr>
                </w:div>
                <w:div w:id="1139227755">
                  <w:marLeft w:val="0"/>
                  <w:marRight w:val="0"/>
                  <w:marTop w:val="0"/>
                  <w:marBottom w:val="0"/>
                  <w:divBdr>
                    <w:top w:val="none" w:sz="0" w:space="0" w:color="auto"/>
                    <w:left w:val="none" w:sz="0" w:space="0" w:color="auto"/>
                    <w:bottom w:val="none" w:sz="0" w:space="0" w:color="auto"/>
                    <w:right w:val="none" w:sz="0" w:space="0" w:color="auto"/>
                  </w:divBdr>
                </w:div>
                <w:div w:id="1140340127">
                  <w:marLeft w:val="0"/>
                  <w:marRight w:val="0"/>
                  <w:marTop w:val="0"/>
                  <w:marBottom w:val="0"/>
                  <w:divBdr>
                    <w:top w:val="none" w:sz="0" w:space="0" w:color="auto"/>
                    <w:left w:val="none" w:sz="0" w:space="0" w:color="auto"/>
                    <w:bottom w:val="none" w:sz="0" w:space="0" w:color="auto"/>
                    <w:right w:val="none" w:sz="0" w:space="0" w:color="auto"/>
                  </w:divBdr>
                </w:div>
                <w:div w:id="1140463391">
                  <w:marLeft w:val="0"/>
                  <w:marRight w:val="0"/>
                  <w:marTop w:val="0"/>
                  <w:marBottom w:val="0"/>
                  <w:divBdr>
                    <w:top w:val="none" w:sz="0" w:space="0" w:color="auto"/>
                    <w:left w:val="none" w:sz="0" w:space="0" w:color="auto"/>
                    <w:bottom w:val="none" w:sz="0" w:space="0" w:color="auto"/>
                    <w:right w:val="none" w:sz="0" w:space="0" w:color="auto"/>
                  </w:divBdr>
                </w:div>
                <w:div w:id="1143959333">
                  <w:marLeft w:val="0"/>
                  <w:marRight w:val="0"/>
                  <w:marTop w:val="0"/>
                  <w:marBottom w:val="0"/>
                  <w:divBdr>
                    <w:top w:val="none" w:sz="0" w:space="0" w:color="auto"/>
                    <w:left w:val="none" w:sz="0" w:space="0" w:color="auto"/>
                    <w:bottom w:val="none" w:sz="0" w:space="0" w:color="auto"/>
                    <w:right w:val="none" w:sz="0" w:space="0" w:color="auto"/>
                  </w:divBdr>
                </w:div>
                <w:div w:id="1150052756">
                  <w:marLeft w:val="0"/>
                  <w:marRight w:val="0"/>
                  <w:marTop w:val="0"/>
                  <w:marBottom w:val="0"/>
                  <w:divBdr>
                    <w:top w:val="none" w:sz="0" w:space="0" w:color="auto"/>
                    <w:left w:val="none" w:sz="0" w:space="0" w:color="auto"/>
                    <w:bottom w:val="none" w:sz="0" w:space="0" w:color="auto"/>
                    <w:right w:val="none" w:sz="0" w:space="0" w:color="auto"/>
                  </w:divBdr>
                </w:div>
                <w:div w:id="1155030006">
                  <w:marLeft w:val="0"/>
                  <w:marRight w:val="0"/>
                  <w:marTop w:val="0"/>
                  <w:marBottom w:val="0"/>
                  <w:divBdr>
                    <w:top w:val="none" w:sz="0" w:space="0" w:color="auto"/>
                    <w:left w:val="none" w:sz="0" w:space="0" w:color="auto"/>
                    <w:bottom w:val="none" w:sz="0" w:space="0" w:color="auto"/>
                    <w:right w:val="none" w:sz="0" w:space="0" w:color="auto"/>
                  </w:divBdr>
                </w:div>
                <w:div w:id="1156341479">
                  <w:marLeft w:val="0"/>
                  <w:marRight w:val="0"/>
                  <w:marTop w:val="0"/>
                  <w:marBottom w:val="0"/>
                  <w:divBdr>
                    <w:top w:val="none" w:sz="0" w:space="0" w:color="auto"/>
                    <w:left w:val="none" w:sz="0" w:space="0" w:color="auto"/>
                    <w:bottom w:val="none" w:sz="0" w:space="0" w:color="auto"/>
                    <w:right w:val="none" w:sz="0" w:space="0" w:color="auto"/>
                  </w:divBdr>
                </w:div>
                <w:div w:id="1157724494">
                  <w:marLeft w:val="0"/>
                  <w:marRight w:val="0"/>
                  <w:marTop w:val="0"/>
                  <w:marBottom w:val="0"/>
                  <w:divBdr>
                    <w:top w:val="none" w:sz="0" w:space="0" w:color="auto"/>
                    <w:left w:val="none" w:sz="0" w:space="0" w:color="auto"/>
                    <w:bottom w:val="none" w:sz="0" w:space="0" w:color="auto"/>
                    <w:right w:val="none" w:sz="0" w:space="0" w:color="auto"/>
                  </w:divBdr>
                </w:div>
                <w:div w:id="1157725615">
                  <w:marLeft w:val="0"/>
                  <w:marRight w:val="0"/>
                  <w:marTop w:val="0"/>
                  <w:marBottom w:val="0"/>
                  <w:divBdr>
                    <w:top w:val="none" w:sz="0" w:space="0" w:color="auto"/>
                    <w:left w:val="none" w:sz="0" w:space="0" w:color="auto"/>
                    <w:bottom w:val="none" w:sz="0" w:space="0" w:color="auto"/>
                    <w:right w:val="none" w:sz="0" w:space="0" w:color="auto"/>
                  </w:divBdr>
                </w:div>
                <w:div w:id="1158039211">
                  <w:marLeft w:val="0"/>
                  <w:marRight w:val="0"/>
                  <w:marTop w:val="0"/>
                  <w:marBottom w:val="0"/>
                  <w:divBdr>
                    <w:top w:val="none" w:sz="0" w:space="0" w:color="auto"/>
                    <w:left w:val="none" w:sz="0" w:space="0" w:color="auto"/>
                    <w:bottom w:val="none" w:sz="0" w:space="0" w:color="auto"/>
                    <w:right w:val="none" w:sz="0" w:space="0" w:color="auto"/>
                  </w:divBdr>
                </w:div>
                <w:div w:id="1160535634">
                  <w:marLeft w:val="0"/>
                  <w:marRight w:val="0"/>
                  <w:marTop w:val="0"/>
                  <w:marBottom w:val="0"/>
                  <w:divBdr>
                    <w:top w:val="none" w:sz="0" w:space="0" w:color="auto"/>
                    <w:left w:val="none" w:sz="0" w:space="0" w:color="auto"/>
                    <w:bottom w:val="none" w:sz="0" w:space="0" w:color="auto"/>
                    <w:right w:val="none" w:sz="0" w:space="0" w:color="auto"/>
                  </w:divBdr>
                </w:div>
                <w:div w:id="1163813808">
                  <w:marLeft w:val="0"/>
                  <w:marRight w:val="0"/>
                  <w:marTop w:val="0"/>
                  <w:marBottom w:val="0"/>
                  <w:divBdr>
                    <w:top w:val="none" w:sz="0" w:space="0" w:color="auto"/>
                    <w:left w:val="none" w:sz="0" w:space="0" w:color="auto"/>
                    <w:bottom w:val="none" w:sz="0" w:space="0" w:color="auto"/>
                    <w:right w:val="none" w:sz="0" w:space="0" w:color="auto"/>
                  </w:divBdr>
                </w:div>
                <w:div w:id="1164317855">
                  <w:marLeft w:val="0"/>
                  <w:marRight w:val="0"/>
                  <w:marTop w:val="0"/>
                  <w:marBottom w:val="0"/>
                  <w:divBdr>
                    <w:top w:val="none" w:sz="0" w:space="0" w:color="auto"/>
                    <w:left w:val="none" w:sz="0" w:space="0" w:color="auto"/>
                    <w:bottom w:val="none" w:sz="0" w:space="0" w:color="auto"/>
                    <w:right w:val="none" w:sz="0" w:space="0" w:color="auto"/>
                  </w:divBdr>
                </w:div>
                <w:div w:id="1165825647">
                  <w:marLeft w:val="0"/>
                  <w:marRight w:val="0"/>
                  <w:marTop w:val="0"/>
                  <w:marBottom w:val="0"/>
                  <w:divBdr>
                    <w:top w:val="none" w:sz="0" w:space="0" w:color="auto"/>
                    <w:left w:val="none" w:sz="0" w:space="0" w:color="auto"/>
                    <w:bottom w:val="none" w:sz="0" w:space="0" w:color="auto"/>
                    <w:right w:val="none" w:sz="0" w:space="0" w:color="auto"/>
                  </w:divBdr>
                </w:div>
                <w:div w:id="1169710397">
                  <w:marLeft w:val="0"/>
                  <w:marRight w:val="0"/>
                  <w:marTop w:val="0"/>
                  <w:marBottom w:val="0"/>
                  <w:divBdr>
                    <w:top w:val="none" w:sz="0" w:space="0" w:color="auto"/>
                    <w:left w:val="none" w:sz="0" w:space="0" w:color="auto"/>
                    <w:bottom w:val="none" w:sz="0" w:space="0" w:color="auto"/>
                    <w:right w:val="none" w:sz="0" w:space="0" w:color="auto"/>
                  </w:divBdr>
                </w:div>
                <w:div w:id="1169783347">
                  <w:marLeft w:val="0"/>
                  <w:marRight w:val="0"/>
                  <w:marTop w:val="0"/>
                  <w:marBottom w:val="0"/>
                  <w:divBdr>
                    <w:top w:val="none" w:sz="0" w:space="0" w:color="auto"/>
                    <w:left w:val="none" w:sz="0" w:space="0" w:color="auto"/>
                    <w:bottom w:val="none" w:sz="0" w:space="0" w:color="auto"/>
                    <w:right w:val="none" w:sz="0" w:space="0" w:color="auto"/>
                  </w:divBdr>
                </w:div>
                <w:div w:id="1169902103">
                  <w:marLeft w:val="0"/>
                  <w:marRight w:val="0"/>
                  <w:marTop w:val="0"/>
                  <w:marBottom w:val="0"/>
                  <w:divBdr>
                    <w:top w:val="none" w:sz="0" w:space="0" w:color="auto"/>
                    <w:left w:val="none" w:sz="0" w:space="0" w:color="auto"/>
                    <w:bottom w:val="none" w:sz="0" w:space="0" w:color="auto"/>
                    <w:right w:val="none" w:sz="0" w:space="0" w:color="auto"/>
                  </w:divBdr>
                </w:div>
                <w:div w:id="1172259270">
                  <w:marLeft w:val="0"/>
                  <w:marRight w:val="0"/>
                  <w:marTop w:val="0"/>
                  <w:marBottom w:val="0"/>
                  <w:divBdr>
                    <w:top w:val="none" w:sz="0" w:space="0" w:color="auto"/>
                    <w:left w:val="none" w:sz="0" w:space="0" w:color="auto"/>
                    <w:bottom w:val="none" w:sz="0" w:space="0" w:color="auto"/>
                    <w:right w:val="none" w:sz="0" w:space="0" w:color="auto"/>
                  </w:divBdr>
                </w:div>
                <w:div w:id="1173491928">
                  <w:marLeft w:val="0"/>
                  <w:marRight w:val="0"/>
                  <w:marTop w:val="0"/>
                  <w:marBottom w:val="0"/>
                  <w:divBdr>
                    <w:top w:val="none" w:sz="0" w:space="0" w:color="auto"/>
                    <w:left w:val="none" w:sz="0" w:space="0" w:color="auto"/>
                    <w:bottom w:val="none" w:sz="0" w:space="0" w:color="auto"/>
                    <w:right w:val="none" w:sz="0" w:space="0" w:color="auto"/>
                  </w:divBdr>
                </w:div>
                <w:div w:id="1175265281">
                  <w:marLeft w:val="0"/>
                  <w:marRight w:val="0"/>
                  <w:marTop w:val="0"/>
                  <w:marBottom w:val="0"/>
                  <w:divBdr>
                    <w:top w:val="none" w:sz="0" w:space="0" w:color="auto"/>
                    <w:left w:val="none" w:sz="0" w:space="0" w:color="auto"/>
                    <w:bottom w:val="none" w:sz="0" w:space="0" w:color="auto"/>
                    <w:right w:val="none" w:sz="0" w:space="0" w:color="auto"/>
                  </w:divBdr>
                </w:div>
                <w:div w:id="1176992382">
                  <w:marLeft w:val="0"/>
                  <w:marRight w:val="0"/>
                  <w:marTop w:val="0"/>
                  <w:marBottom w:val="0"/>
                  <w:divBdr>
                    <w:top w:val="none" w:sz="0" w:space="0" w:color="auto"/>
                    <w:left w:val="none" w:sz="0" w:space="0" w:color="auto"/>
                    <w:bottom w:val="none" w:sz="0" w:space="0" w:color="auto"/>
                    <w:right w:val="none" w:sz="0" w:space="0" w:color="auto"/>
                  </w:divBdr>
                </w:div>
                <w:div w:id="1178233823">
                  <w:marLeft w:val="0"/>
                  <w:marRight w:val="0"/>
                  <w:marTop w:val="0"/>
                  <w:marBottom w:val="0"/>
                  <w:divBdr>
                    <w:top w:val="none" w:sz="0" w:space="0" w:color="auto"/>
                    <w:left w:val="none" w:sz="0" w:space="0" w:color="auto"/>
                    <w:bottom w:val="none" w:sz="0" w:space="0" w:color="auto"/>
                    <w:right w:val="none" w:sz="0" w:space="0" w:color="auto"/>
                  </w:divBdr>
                </w:div>
                <w:div w:id="1178348075">
                  <w:marLeft w:val="0"/>
                  <w:marRight w:val="0"/>
                  <w:marTop w:val="0"/>
                  <w:marBottom w:val="0"/>
                  <w:divBdr>
                    <w:top w:val="none" w:sz="0" w:space="0" w:color="auto"/>
                    <w:left w:val="none" w:sz="0" w:space="0" w:color="auto"/>
                    <w:bottom w:val="none" w:sz="0" w:space="0" w:color="auto"/>
                    <w:right w:val="none" w:sz="0" w:space="0" w:color="auto"/>
                  </w:divBdr>
                </w:div>
                <w:div w:id="1178349795">
                  <w:marLeft w:val="0"/>
                  <w:marRight w:val="0"/>
                  <w:marTop w:val="0"/>
                  <w:marBottom w:val="0"/>
                  <w:divBdr>
                    <w:top w:val="none" w:sz="0" w:space="0" w:color="auto"/>
                    <w:left w:val="none" w:sz="0" w:space="0" w:color="auto"/>
                    <w:bottom w:val="none" w:sz="0" w:space="0" w:color="auto"/>
                    <w:right w:val="none" w:sz="0" w:space="0" w:color="auto"/>
                  </w:divBdr>
                </w:div>
                <w:div w:id="1179078597">
                  <w:marLeft w:val="0"/>
                  <w:marRight w:val="0"/>
                  <w:marTop w:val="0"/>
                  <w:marBottom w:val="0"/>
                  <w:divBdr>
                    <w:top w:val="none" w:sz="0" w:space="0" w:color="auto"/>
                    <w:left w:val="none" w:sz="0" w:space="0" w:color="auto"/>
                    <w:bottom w:val="none" w:sz="0" w:space="0" w:color="auto"/>
                    <w:right w:val="none" w:sz="0" w:space="0" w:color="auto"/>
                  </w:divBdr>
                </w:div>
                <w:div w:id="1179270611">
                  <w:marLeft w:val="0"/>
                  <w:marRight w:val="0"/>
                  <w:marTop w:val="0"/>
                  <w:marBottom w:val="0"/>
                  <w:divBdr>
                    <w:top w:val="none" w:sz="0" w:space="0" w:color="auto"/>
                    <w:left w:val="none" w:sz="0" w:space="0" w:color="auto"/>
                    <w:bottom w:val="none" w:sz="0" w:space="0" w:color="auto"/>
                    <w:right w:val="none" w:sz="0" w:space="0" w:color="auto"/>
                  </w:divBdr>
                </w:div>
                <w:div w:id="1179387307">
                  <w:marLeft w:val="0"/>
                  <w:marRight w:val="0"/>
                  <w:marTop w:val="0"/>
                  <w:marBottom w:val="0"/>
                  <w:divBdr>
                    <w:top w:val="none" w:sz="0" w:space="0" w:color="auto"/>
                    <w:left w:val="none" w:sz="0" w:space="0" w:color="auto"/>
                    <w:bottom w:val="none" w:sz="0" w:space="0" w:color="auto"/>
                    <w:right w:val="none" w:sz="0" w:space="0" w:color="auto"/>
                  </w:divBdr>
                </w:div>
                <w:div w:id="1179739250">
                  <w:marLeft w:val="0"/>
                  <w:marRight w:val="0"/>
                  <w:marTop w:val="0"/>
                  <w:marBottom w:val="0"/>
                  <w:divBdr>
                    <w:top w:val="none" w:sz="0" w:space="0" w:color="auto"/>
                    <w:left w:val="none" w:sz="0" w:space="0" w:color="auto"/>
                    <w:bottom w:val="none" w:sz="0" w:space="0" w:color="auto"/>
                    <w:right w:val="none" w:sz="0" w:space="0" w:color="auto"/>
                  </w:divBdr>
                </w:div>
                <w:div w:id="1180049630">
                  <w:marLeft w:val="0"/>
                  <w:marRight w:val="0"/>
                  <w:marTop w:val="0"/>
                  <w:marBottom w:val="0"/>
                  <w:divBdr>
                    <w:top w:val="none" w:sz="0" w:space="0" w:color="auto"/>
                    <w:left w:val="none" w:sz="0" w:space="0" w:color="auto"/>
                    <w:bottom w:val="none" w:sz="0" w:space="0" w:color="auto"/>
                    <w:right w:val="none" w:sz="0" w:space="0" w:color="auto"/>
                  </w:divBdr>
                </w:div>
                <w:div w:id="1180311841">
                  <w:marLeft w:val="0"/>
                  <w:marRight w:val="0"/>
                  <w:marTop w:val="0"/>
                  <w:marBottom w:val="0"/>
                  <w:divBdr>
                    <w:top w:val="none" w:sz="0" w:space="0" w:color="auto"/>
                    <w:left w:val="none" w:sz="0" w:space="0" w:color="auto"/>
                    <w:bottom w:val="none" w:sz="0" w:space="0" w:color="auto"/>
                    <w:right w:val="none" w:sz="0" w:space="0" w:color="auto"/>
                  </w:divBdr>
                </w:div>
                <w:div w:id="1180779299">
                  <w:marLeft w:val="0"/>
                  <w:marRight w:val="0"/>
                  <w:marTop w:val="0"/>
                  <w:marBottom w:val="0"/>
                  <w:divBdr>
                    <w:top w:val="none" w:sz="0" w:space="0" w:color="auto"/>
                    <w:left w:val="none" w:sz="0" w:space="0" w:color="auto"/>
                    <w:bottom w:val="none" w:sz="0" w:space="0" w:color="auto"/>
                    <w:right w:val="none" w:sz="0" w:space="0" w:color="auto"/>
                  </w:divBdr>
                </w:div>
                <w:div w:id="1182013781">
                  <w:marLeft w:val="0"/>
                  <w:marRight w:val="0"/>
                  <w:marTop w:val="0"/>
                  <w:marBottom w:val="0"/>
                  <w:divBdr>
                    <w:top w:val="none" w:sz="0" w:space="0" w:color="auto"/>
                    <w:left w:val="none" w:sz="0" w:space="0" w:color="auto"/>
                    <w:bottom w:val="none" w:sz="0" w:space="0" w:color="auto"/>
                    <w:right w:val="none" w:sz="0" w:space="0" w:color="auto"/>
                  </w:divBdr>
                </w:div>
                <w:div w:id="1182814811">
                  <w:marLeft w:val="0"/>
                  <w:marRight w:val="0"/>
                  <w:marTop w:val="0"/>
                  <w:marBottom w:val="0"/>
                  <w:divBdr>
                    <w:top w:val="none" w:sz="0" w:space="0" w:color="auto"/>
                    <w:left w:val="none" w:sz="0" w:space="0" w:color="auto"/>
                    <w:bottom w:val="none" w:sz="0" w:space="0" w:color="auto"/>
                    <w:right w:val="none" w:sz="0" w:space="0" w:color="auto"/>
                  </w:divBdr>
                </w:div>
                <w:div w:id="1184437259">
                  <w:marLeft w:val="0"/>
                  <w:marRight w:val="0"/>
                  <w:marTop w:val="0"/>
                  <w:marBottom w:val="0"/>
                  <w:divBdr>
                    <w:top w:val="none" w:sz="0" w:space="0" w:color="auto"/>
                    <w:left w:val="none" w:sz="0" w:space="0" w:color="auto"/>
                    <w:bottom w:val="none" w:sz="0" w:space="0" w:color="auto"/>
                    <w:right w:val="none" w:sz="0" w:space="0" w:color="auto"/>
                  </w:divBdr>
                </w:div>
                <w:div w:id="1185480787">
                  <w:marLeft w:val="0"/>
                  <w:marRight w:val="0"/>
                  <w:marTop w:val="0"/>
                  <w:marBottom w:val="0"/>
                  <w:divBdr>
                    <w:top w:val="none" w:sz="0" w:space="0" w:color="auto"/>
                    <w:left w:val="none" w:sz="0" w:space="0" w:color="auto"/>
                    <w:bottom w:val="none" w:sz="0" w:space="0" w:color="auto"/>
                    <w:right w:val="none" w:sz="0" w:space="0" w:color="auto"/>
                  </w:divBdr>
                </w:div>
                <w:div w:id="1188712046">
                  <w:marLeft w:val="0"/>
                  <w:marRight w:val="0"/>
                  <w:marTop w:val="0"/>
                  <w:marBottom w:val="0"/>
                  <w:divBdr>
                    <w:top w:val="none" w:sz="0" w:space="0" w:color="auto"/>
                    <w:left w:val="none" w:sz="0" w:space="0" w:color="auto"/>
                    <w:bottom w:val="none" w:sz="0" w:space="0" w:color="auto"/>
                    <w:right w:val="none" w:sz="0" w:space="0" w:color="auto"/>
                  </w:divBdr>
                </w:div>
                <w:div w:id="1190223381">
                  <w:marLeft w:val="0"/>
                  <w:marRight w:val="0"/>
                  <w:marTop w:val="0"/>
                  <w:marBottom w:val="0"/>
                  <w:divBdr>
                    <w:top w:val="none" w:sz="0" w:space="0" w:color="auto"/>
                    <w:left w:val="none" w:sz="0" w:space="0" w:color="auto"/>
                    <w:bottom w:val="none" w:sz="0" w:space="0" w:color="auto"/>
                    <w:right w:val="none" w:sz="0" w:space="0" w:color="auto"/>
                  </w:divBdr>
                </w:div>
                <w:div w:id="1192064043">
                  <w:marLeft w:val="0"/>
                  <w:marRight w:val="0"/>
                  <w:marTop w:val="0"/>
                  <w:marBottom w:val="0"/>
                  <w:divBdr>
                    <w:top w:val="none" w:sz="0" w:space="0" w:color="auto"/>
                    <w:left w:val="none" w:sz="0" w:space="0" w:color="auto"/>
                    <w:bottom w:val="none" w:sz="0" w:space="0" w:color="auto"/>
                    <w:right w:val="none" w:sz="0" w:space="0" w:color="auto"/>
                  </w:divBdr>
                </w:div>
                <w:div w:id="1192501204">
                  <w:marLeft w:val="0"/>
                  <w:marRight w:val="0"/>
                  <w:marTop w:val="0"/>
                  <w:marBottom w:val="0"/>
                  <w:divBdr>
                    <w:top w:val="none" w:sz="0" w:space="0" w:color="auto"/>
                    <w:left w:val="none" w:sz="0" w:space="0" w:color="auto"/>
                    <w:bottom w:val="none" w:sz="0" w:space="0" w:color="auto"/>
                    <w:right w:val="none" w:sz="0" w:space="0" w:color="auto"/>
                  </w:divBdr>
                </w:div>
                <w:div w:id="1192917192">
                  <w:marLeft w:val="0"/>
                  <w:marRight w:val="0"/>
                  <w:marTop w:val="0"/>
                  <w:marBottom w:val="0"/>
                  <w:divBdr>
                    <w:top w:val="none" w:sz="0" w:space="0" w:color="auto"/>
                    <w:left w:val="none" w:sz="0" w:space="0" w:color="auto"/>
                    <w:bottom w:val="none" w:sz="0" w:space="0" w:color="auto"/>
                    <w:right w:val="none" w:sz="0" w:space="0" w:color="auto"/>
                  </w:divBdr>
                </w:div>
                <w:div w:id="1193156005">
                  <w:marLeft w:val="0"/>
                  <w:marRight w:val="0"/>
                  <w:marTop w:val="0"/>
                  <w:marBottom w:val="0"/>
                  <w:divBdr>
                    <w:top w:val="none" w:sz="0" w:space="0" w:color="auto"/>
                    <w:left w:val="none" w:sz="0" w:space="0" w:color="auto"/>
                    <w:bottom w:val="none" w:sz="0" w:space="0" w:color="auto"/>
                    <w:right w:val="none" w:sz="0" w:space="0" w:color="auto"/>
                  </w:divBdr>
                </w:div>
                <w:div w:id="1195924416">
                  <w:marLeft w:val="0"/>
                  <w:marRight w:val="0"/>
                  <w:marTop w:val="0"/>
                  <w:marBottom w:val="0"/>
                  <w:divBdr>
                    <w:top w:val="none" w:sz="0" w:space="0" w:color="auto"/>
                    <w:left w:val="none" w:sz="0" w:space="0" w:color="auto"/>
                    <w:bottom w:val="none" w:sz="0" w:space="0" w:color="auto"/>
                    <w:right w:val="none" w:sz="0" w:space="0" w:color="auto"/>
                  </w:divBdr>
                </w:div>
                <w:div w:id="1196429320">
                  <w:marLeft w:val="0"/>
                  <w:marRight w:val="0"/>
                  <w:marTop w:val="0"/>
                  <w:marBottom w:val="0"/>
                  <w:divBdr>
                    <w:top w:val="none" w:sz="0" w:space="0" w:color="auto"/>
                    <w:left w:val="none" w:sz="0" w:space="0" w:color="auto"/>
                    <w:bottom w:val="none" w:sz="0" w:space="0" w:color="auto"/>
                    <w:right w:val="none" w:sz="0" w:space="0" w:color="auto"/>
                  </w:divBdr>
                </w:div>
                <w:div w:id="1198348494">
                  <w:marLeft w:val="0"/>
                  <w:marRight w:val="0"/>
                  <w:marTop w:val="0"/>
                  <w:marBottom w:val="0"/>
                  <w:divBdr>
                    <w:top w:val="none" w:sz="0" w:space="0" w:color="auto"/>
                    <w:left w:val="none" w:sz="0" w:space="0" w:color="auto"/>
                    <w:bottom w:val="none" w:sz="0" w:space="0" w:color="auto"/>
                    <w:right w:val="none" w:sz="0" w:space="0" w:color="auto"/>
                  </w:divBdr>
                </w:div>
                <w:div w:id="1202355067">
                  <w:marLeft w:val="0"/>
                  <w:marRight w:val="0"/>
                  <w:marTop w:val="0"/>
                  <w:marBottom w:val="0"/>
                  <w:divBdr>
                    <w:top w:val="none" w:sz="0" w:space="0" w:color="auto"/>
                    <w:left w:val="none" w:sz="0" w:space="0" w:color="auto"/>
                    <w:bottom w:val="none" w:sz="0" w:space="0" w:color="auto"/>
                    <w:right w:val="none" w:sz="0" w:space="0" w:color="auto"/>
                  </w:divBdr>
                </w:div>
                <w:div w:id="1203975372">
                  <w:marLeft w:val="0"/>
                  <w:marRight w:val="0"/>
                  <w:marTop w:val="0"/>
                  <w:marBottom w:val="0"/>
                  <w:divBdr>
                    <w:top w:val="none" w:sz="0" w:space="0" w:color="auto"/>
                    <w:left w:val="none" w:sz="0" w:space="0" w:color="auto"/>
                    <w:bottom w:val="none" w:sz="0" w:space="0" w:color="auto"/>
                    <w:right w:val="none" w:sz="0" w:space="0" w:color="auto"/>
                  </w:divBdr>
                </w:div>
                <w:div w:id="1204244414">
                  <w:marLeft w:val="0"/>
                  <w:marRight w:val="0"/>
                  <w:marTop w:val="0"/>
                  <w:marBottom w:val="0"/>
                  <w:divBdr>
                    <w:top w:val="none" w:sz="0" w:space="0" w:color="auto"/>
                    <w:left w:val="none" w:sz="0" w:space="0" w:color="auto"/>
                    <w:bottom w:val="none" w:sz="0" w:space="0" w:color="auto"/>
                    <w:right w:val="none" w:sz="0" w:space="0" w:color="auto"/>
                  </w:divBdr>
                </w:div>
                <w:div w:id="1204899440">
                  <w:marLeft w:val="0"/>
                  <w:marRight w:val="0"/>
                  <w:marTop w:val="0"/>
                  <w:marBottom w:val="0"/>
                  <w:divBdr>
                    <w:top w:val="none" w:sz="0" w:space="0" w:color="auto"/>
                    <w:left w:val="none" w:sz="0" w:space="0" w:color="auto"/>
                    <w:bottom w:val="none" w:sz="0" w:space="0" w:color="auto"/>
                    <w:right w:val="none" w:sz="0" w:space="0" w:color="auto"/>
                  </w:divBdr>
                </w:div>
                <w:div w:id="1204948206">
                  <w:marLeft w:val="0"/>
                  <w:marRight w:val="0"/>
                  <w:marTop w:val="0"/>
                  <w:marBottom w:val="0"/>
                  <w:divBdr>
                    <w:top w:val="none" w:sz="0" w:space="0" w:color="auto"/>
                    <w:left w:val="none" w:sz="0" w:space="0" w:color="auto"/>
                    <w:bottom w:val="none" w:sz="0" w:space="0" w:color="auto"/>
                    <w:right w:val="none" w:sz="0" w:space="0" w:color="auto"/>
                  </w:divBdr>
                </w:div>
                <w:div w:id="1207336560">
                  <w:marLeft w:val="0"/>
                  <w:marRight w:val="0"/>
                  <w:marTop w:val="0"/>
                  <w:marBottom w:val="0"/>
                  <w:divBdr>
                    <w:top w:val="none" w:sz="0" w:space="0" w:color="auto"/>
                    <w:left w:val="none" w:sz="0" w:space="0" w:color="auto"/>
                    <w:bottom w:val="none" w:sz="0" w:space="0" w:color="auto"/>
                    <w:right w:val="none" w:sz="0" w:space="0" w:color="auto"/>
                  </w:divBdr>
                </w:div>
                <w:div w:id="1211378961">
                  <w:marLeft w:val="0"/>
                  <w:marRight w:val="0"/>
                  <w:marTop w:val="0"/>
                  <w:marBottom w:val="0"/>
                  <w:divBdr>
                    <w:top w:val="none" w:sz="0" w:space="0" w:color="auto"/>
                    <w:left w:val="none" w:sz="0" w:space="0" w:color="auto"/>
                    <w:bottom w:val="none" w:sz="0" w:space="0" w:color="auto"/>
                    <w:right w:val="none" w:sz="0" w:space="0" w:color="auto"/>
                  </w:divBdr>
                </w:div>
                <w:div w:id="1212110915">
                  <w:marLeft w:val="0"/>
                  <w:marRight w:val="0"/>
                  <w:marTop w:val="0"/>
                  <w:marBottom w:val="0"/>
                  <w:divBdr>
                    <w:top w:val="none" w:sz="0" w:space="0" w:color="auto"/>
                    <w:left w:val="none" w:sz="0" w:space="0" w:color="auto"/>
                    <w:bottom w:val="none" w:sz="0" w:space="0" w:color="auto"/>
                    <w:right w:val="none" w:sz="0" w:space="0" w:color="auto"/>
                  </w:divBdr>
                </w:div>
                <w:div w:id="1214384996">
                  <w:marLeft w:val="0"/>
                  <w:marRight w:val="0"/>
                  <w:marTop w:val="0"/>
                  <w:marBottom w:val="0"/>
                  <w:divBdr>
                    <w:top w:val="none" w:sz="0" w:space="0" w:color="auto"/>
                    <w:left w:val="none" w:sz="0" w:space="0" w:color="auto"/>
                    <w:bottom w:val="none" w:sz="0" w:space="0" w:color="auto"/>
                    <w:right w:val="none" w:sz="0" w:space="0" w:color="auto"/>
                  </w:divBdr>
                </w:div>
                <w:div w:id="1214537064">
                  <w:marLeft w:val="0"/>
                  <w:marRight w:val="0"/>
                  <w:marTop w:val="0"/>
                  <w:marBottom w:val="0"/>
                  <w:divBdr>
                    <w:top w:val="none" w:sz="0" w:space="0" w:color="auto"/>
                    <w:left w:val="none" w:sz="0" w:space="0" w:color="auto"/>
                    <w:bottom w:val="none" w:sz="0" w:space="0" w:color="auto"/>
                    <w:right w:val="none" w:sz="0" w:space="0" w:color="auto"/>
                  </w:divBdr>
                </w:div>
                <w:div w:id="1215696714">
                  <w:marLeft w:val="0"/>
                  <w:marRight w:val="0"/>
                  <w:marTop w:val="0"/>
                  <w:marBottom w:val="0"/>
                  <w:divBdr>
                    <w:top w:val="none" w:sz="0" w:space="0" w:color="auto"/>
                    <w:left w:val="none" w:sz="0" w:space="0" w:color="auto"/>
                    <w:bottom w:val="none" w:sz="0" w:space="0" w:color="auto"/>
                    <w:right w:val="none" w:sz="0" w:space="0" w:color="auto"/>
                  </w:divBdr>
                </w:div>
                <w:div w:id="1216044172">
                  <w:marLeft w:val="0"/>
                  <w:marRight w:val="0"/>
                  <w:marTop w:val="0"/>
                  <w:marBottom w:val="0"/>
                  <w:divBdr>
                    <w:top w:val="none" w:sz="0" w:space="0" w:color="auto"/>
                    <w:left w:val="none" w:sz="0" w:space="0" w:color="auto"/>
                    <w:bottom w:val="none" w:sz="0" w:space="0" w:color="auto"/>
                    <w:right w:val="none" w:sz="0" w:space="0" w:color="auto"/>
                  </w:divBdr>
                </w:div>
                <w:div w:id="1216895291">
                  <w:marLeft w:val="0"/>
                  <w:marRight w:val="0"/>
                  <w:marTop w:val="0"/>
                  <w:marBottom w:val="0"/>
                  <w:divBdr>
                    <w:top w:val="none" w:sz="0" w:space="0" w:color="auto"/>
                    <w:left w:val="none" w:sz="0" w:space="0" w:color="auto"/>
                    <w:bottom w:val="none" w:sz="0" w:space="0" w:color="auto"/>
                    <w:right w:val="none" w:sz="0" w:space="0" w:color="auto"/>
                  </w:divBdr>
                </w:div>
                <w:div w:id="1217469939">
                  <w:marLeft w:val="0"/>
                  <w:marRight w:val="0"/>
                  <w:marTop w:val="0"/>
                  <w:marBottom w:val="0"/>
                  <w:divBdr>
                    <w:top w:val="none" w:sz="0" w:space="0" w:color="auto"/>
                    <w:left w:val="none" w:sz="0" w:space="0" w:color="auto"/>
                    <w:bottom w:val="none" w:sz="0" w:space="0" w:color="auto"/>
                    <w:right w:val="none" w:sz="0" w:space="0" w:color="auto"/>
                  </w:divBdr>
                </w:div>
                <w:div w:id="1219244126">
                  <w:marLeft w:val="0"/>
                  <w:marRight w:val="0"/>
                  <w:marTop w:val="0"/>
                  <w:marBottom w:val="0"/>
                  <w:divBdr>
                    <w:top w:val="none" w:sz="0" w:space="0" w:color="auto"/>
                    <w:left w:val="none" w:sz="0" w:space="0" w:color="auto"/>
                    <w:bottom w:val="none" w:sz="0" w:space="0" w:color="auto"/>
                    <w:right w:val="none" w:sz="0" w:space="0" w:color="auto"/>
                  </w:divBdr>
                </w:div>
                <w:div w:id="1220436387">
                  <w:marLeft w:val="0"/>
                  <w:marRight w:val="0"/>
                  <w:marTop w:val="0"/>
                  <w:marBottom w:val="0"/>
                  <w:divBdr>
                    <w:top w:val="none" w:sz="0" w:space="0" w:color="auto"/>
                    <w:left w:val="none" w:sz="0" w:space="0" w:color="auto"/>
                    <w:bottom w:val="none" w:sz="0" w:space="0" w:color="auto"/>
                    <w:right w:val="none" w:sz="0" w:space="0" w:color="auto"/>
                  </w:divBdr>
                </w:div>
                <w:div w:id="1221869743">
                  <w:marLeft w:val="0"/>
                  <w:marRight w:val="0"/>
                  <w:marTop w:val="0"/>
                  <w:marBottom w:val="0"/>
                  <w:divBdr>
                    <w:top w:val="none" w:sz="0" w:space="0" w:color="auto"/>
                    <w:left w:val="none" w:sz="0" w:space="0" w:color="auto"/>
                    <w:bottom w:val="none" w:sz="0" w:space="0" w:color="auto"/>
                    <w:right w:val="none" w:sz="0" w:space="0" w:color="auto"/>
                  </w:divBdr>
                </w:div>
                <w:div w:id="1223102504">
                  <w:marLeft w:val="0"/>
                  <w:marRight w:val="0"/>
                  <w:marTop w:val="0"/>
                  <w:marBottom w:val="0"/>
                  <w:divBdr>
                    <w:top w:val="none" w:sz="0" w:space="0" w:color="auto"/>
                    <w:left w:val="none" w:sz="0" w:space="0" w:color="auto"/>
                    <w:bottom w:val="none" w:sz="0" w:space="0" w:color="auto"/>
                    <w:right w:val="none" w:sz="0" w:space="0" w:color="auto"/>
                  </w:divBdr>
                </w:div>
                <w:div w:id="1225487343">
                  <w:marLeft w:val="0"/>
                  <w:marRight w:val="0"/>
                  <w:marTop w:val="0"/>
                  <w:marBottom w:val="0"/>
                  <w:divBdr>
                    <w:top w:val="none" w:sz="0" w:space="0" w:color="auto"/>
                    <w:left w:val="none" w:sz="0" w:space="0" w:color="auto"/>
                    <w:bottom w:val="none" w:sz="0" w:space="0" w:color="auto"/>
                    <w:right w:val="none" w:sz="0" w:space="0" w:color="auto"/>
                  </w:divBdr>
                </w:div>
                <w:div w:id="1226839653">
                  <w:marLeft w:val="0"/>
                  <w:marRight w:val="0"/>
                  <w:marTop w:val="0"/>
                  <w:marBottom w:val="0"/>
                  <w:divBdr>
                    <w:top w:val="none" w:sz="0" w:space="0" w:color="auto"/>
                    <w:left w:val="none" w:sz="0" w:space="0" w:color="auto"/>
                    <w:bottom w:val="none" w:sz="0" w:space="0" w:color="auto"/>
                    <w:right w:val="none" w:sz="0" w:space="0" w:color="auto"/>
                  </w:divBdr>
                </w:div>
                <w:div w:id="1227763773">
                  <w:marLeft w:val="0"/>
                  <w:marRight w:val="0"/>
                  <w:marTop w:val="0"/>
                  <w:marBottom w:val="0"/>
                  <w:divBdr>
                    <w:top w:val="none" w:sz="0" w:space="0" w:color="auto"/>
                    <w:left w:val="none" w:sz="0" w:space="0" w:color="auto"/>
                    <w:bottom w:val="none" w:sz="0" w:space="0" w:color="auto"/>
                    <w:right w:val="none" w:sz="0" w:space="0" w:color="auto"/>
                  </w:divBdr>
                </w:div>
                <w:div w:id="1228419709">
                  <w:marLeft w:val="0"/>
                  <w:marRight w:val="0"/>
                  <w:marTop w:val="0"/>
                  <w:marBottom w:val="0"/>
                  <w:divBdr>
                    <w:top w:val="none" w:sz="0" w:space="0" w:color="auto"/>
                    <w:left w:val="none" w:sz="0" w:space="0" w:color="auto"/>
                    <w:bottom w:val="none" w:sz="0" w:space="0" w:color="auto"/>
                    <w:right w:val="none" w:sz="0" w:space="0" w:color="auto"/>
                  </w:divBdr>
                </w:div>
                <w:div w:id="1232733591">
                  <w:marLeft w:val="0"/>
                  <w:marRight w:val="0"/>
                  <w:marTop w:val="0"/>
                  <w:marBottom w:val="0"/>
                  <w:divBdr>
                    <w:top w:val="none" w:sz="0" w:space="0" w:color="auto"/>
                    <w:left w:val="none" w:sz="0" w:space="0" w:color="auto"/>
                    <w:bottom w:val="none" w:sz="0" w:space="0" w:color="auto"/>
                    <w:right w:val="none" w:sz="0" w:space="0" w:color="auto"/>
                  </w:divBdr>
                </w:div>
                <w:div w:id="1233854182">
                  <w:marLeft w:val="0"/>
                  <w:marRight w:val="0"/>
                  <w:marTop w:val="0"/>
                  <w:marBottom w:val="0"/>
                  <w:divBdr>
                    <w:top w:val="none" w:sz="0" w:space="0" w:color="auto"/>
                    <w:left w:val="none" w:sz="0" w:space="0" w:color="auto"/>
                    <w:bottom w:val="none" w:sz="0" w:space="0" w:color="auto"/>
                    <w:right w:val="none" w:sz="0" w:space="0" w:color="auto"/>
                  </w:divBdr>
                </w:div>
                <w:div w:id="1234000067">
                  <w:marLeft w:val="0"/>
                  <w:marRight w:val="0"/>
                  <w:marTop w:val="0"/>
                  <w:marBottom w:val="0"/>
                  <w:divBdr>
                    <w:top w:val="none" w:sz="0" w:space="0" w:color="auto"/>
                    <w:left w:val="none" w:sz="0" w:space="0" w:color="auto"/>
                    <w:bottom w:val="none" w:sz="0" w:space="0" w:color="auto"/>
                    <w:right w:val="none" w:sz="0" w:space="0" w:color="auto"/>
                  </w:divBdr>
                </w:div>
                <w:div w:id="1235238002">
                  <w:marLeft w:val="0"/>
                  <w:marRight w:val="0"/>
                  <w:marTop w:val="0"/>
                  <w:marBottom w:val="0"/>
                  <w:divBdr>
                    <w:top w:val="none" w:sz="0" w:space="0" w:color="auto"/>
                    <w:left w:val="none" w:sz="0" w:space="0" w:color="auto"/>
                    <w:bottom w:val="none" w:sz="0" w:space="0" w:color="auto"/>
                    <w:right w:val="none" w:sz="0" w:space="0" w:color="auto"/>
                  </w:divBdr>
                </w:div>
                <w:div w:id="1238982473">
                  <w:marLeft w:val="0"/>
                  <w:marRight w:val="0"/>
                  <w:marTop w:val="0"/>
                  <w:marBottom w:val="0"/>
                  <w:divBdr>
                    <w:top w:val="none" w:sz="0" w:space="0" w:color="auto"/>
                    <w:left w:val="none" w:sz="0" w:space="0" w:color="auto"/>
                    <w:bottom w:val="none" w:sz="0" w:space="0" w:color="auto"/>
                    <w:right w:val="none" w:sz="0" w:space="0" w:color="auto"/>
                  </w:divBdr>
                </w:div>
                <w:div w:id="1239561267">
                  <w:marLeft w:val="0"/>
                  <w:marRight w:val="0"/>
                  <w:marTop w:val="0"/>
                  <w:marBottom w:val="0"/>
                  <w:divBdr>
                    <w:top w:val="none" w:sz="0" w:space="0" w:color="auto"/>
                    <w:left w:val="none" w:sz="0" w:space="0" w:color="auto"/>
                    <w:bottom w:val="none" w:sz="0" w:space="0" w:color="auto"/>
                    <w:right w:val="none" w:sz="0" w:space="0" w:color="auto"/>
                  </w:divBdr>
                </w:div>
                <w:div w:id="1239943513">
                  <w:marLeft w:val="0"/>
                  <w:marRight w:val="0"/>
                  <w:marTop w:val="0"/>
                  <w:marBottom w:val="0"/>
                  <w:divBdr>
                    <w:top w:val="none" w:sz="0" w:space="0" w:color="auto"/>
                    <w:left w:val="none" w:sz="0" w:space="0" w:color="auto"/>
                    <w:bottom w:val="none" w:sz="0" w:space="0" w:color="auto"/>
                    <w:right w:val="none" w:sz="0" w:space="0" w:color="auto"/>
                  </w:divBdr>
                </w:div>
                <w:div w:id="1240214475">
                  <w:marLeft w:val="0"/>
                  <w:marRight w:val="0"/>
                  <w:marTop w:val="0"/>
                  <w:marBottom w:val="0"/>
                  <w:divBdr>
                    <w:top w:val="none" w:sz="0" w:space="0" w:color="auto"/>
                    <w:left w:val="none" w:sz="0" w:space="0" w:color="auto"/>
                    <w:bottom w:val="none" w:sz="0" w:space="0" w:color="auto"/>
                    <w:right w:val="none" w:sz="0" w:space="0" w:color="auto"/>
                  </w:divBdr>
                </w:div>
                <w:div w:id="1240366257">
                  <w:marLeft w:val="0"/>
                  <w:marRight w:val="0"/>
                  <w:marTop w:val="0"/>
                  <w:marBottom w:val="0"/>
                  <w:divBdr>
                    <w:top w:val="none" w:sz="0" w:space="0" w:color="auto"/>
                    <w:left w:val="none" w:sz="0" w:space="0" w:color="auto"/>
                    <w:bottom w:val="none" w:sz="0" w:space="0" w:color="auto"/>
                    <w:right w:val="none" w:sz="0" w:space="0" w:color="auto"/>
                  </w:divBdr>
                </w:div>
                <w:div w:id="1242105440">
                  <w:marLeft w:val="0"/>
                  <w:marRight w:val="0"/>
                  <w:marTop w:val="0"/>
                  <w:marBottom w:val="0"/>
                  <w:divBdr>
                    <w:top w:val="none" w:sz="0" w:space="0" w:color="auto"/>
                    <w:left w:val="none" w:sz="0" w:space="0" w:color="auto"/>
                    <w:bottom w:val="none" w:sz="0" w:space="0" w:color="auto"/>
                    <w:right w:val="none" w:sz="0" w:space="0" w:color="auto"/>
                  </w:divBdr>
                </w:div>
                <w:div w:id="1242368411">
                  <w:marLeft w:val="0"/>
                  <w:marRight w:val="0"/>
                  <w:marTop w:val="0"/>
                  <w:marBottom w:val="0"/>
                  <w:divBdr>
                    <w:top w:val="none" w:sz="0" w:space="0" w:color="auto"/>
                    <w:left w:val="none" w:sz="0" w:space="0" w:color="auto"/>
                    <w:bottom w:val="none" w:sz="0" w:space="0" w:color="auto"/>
                    <w:right w:val="none" w:sz="0" w:space="0" w:color="auto"/>
                  </w:divBdr>
                </w:div>
                <w:div w:id="1245069029">
                  <w:marLeft w:val="0"/>
                  <w:marRight w:val="0"/>
                  <w:marTop w:val="0"/>
                  <w:marBottom w:val="0"/>
                  <w:divBdr>
                    <w:top w:val="none" w:sz="0" w:space="0" w:color="auto"/>
                    <w:left w:val="none" w:sz="0" w:space="0" w:color="auto"/>
                    <w:bottom w:val="none" w:sz="0" w:space="0" w:color="auto"/>
                    <w:right w:val="none" w:sz="0" w:space="0" w:color="auto"/>
                  </w:divBdr>
                </w:div>
                <w:div w:id="1245994095">
                  <w:marLeft w:val="0"/>
                  <w:marRight w:val="0"/>
                  <w:marTop w:val="0"/>
                  <w:marBottom w:val="0"/>
                  <w:divBdr>
                    <w:top w:val="none" w:sz="0" w:space="0" w:color="auto"/>
                    <w:left w:val="none" w:sz="0" w:space="0" w:color="auto"/>
                    <w:bottom w:val="none" w:sz="0" w:space="0" w:color="auto"/>
                    <w:right w:val="none" w:sz="0" w:space="0" w:color="auto"/>
                  </w:divBdr>
                </w:div>
                <w:div w:id="1246037857">
                  <w:marLeft w:val="0"/>
                  <w:marRight w:val="0"/>
                  <w:marTop w:val="0"/>
                  <w:marBottom w:val="0"/>
                  <w:divBdr>
                    <w:top w:val="none" w:sz="0" w:space="0" w:color="auto"/>
                    <w:left w:val="none" w:sz="0" w:space="0" w:color="auto"/>
                    <w:bottom w:val="none" w:sz="0" w:space="0" w:color="auto"/>
                    <w:right w:val="none" w:sz="0" w:space="0" w:color="auto"/>
                  </w:divBdr>
                </w:div>
                <w:div w:id="1246379274">
                  <w:marLeft w:val="0"/>
                  <w:marRight w:val="0"/>
                  <w:marTop w:val="0"/>
                  <w:marBottom w:val="0"/>
                  <w:divBdr>
                    <w:top w:val="none" w:sz="0" w:space="0" w:color="auto"/>
                    <w:left w:val="none" w:sz="0" w:space="0" w:color="auto"/>
                    <w:bottom w:val="none" w:sz="0" w:space="0" w:color="auto"/>
                    <w:right w:val="none" w:sz="0" w:space="0" w:color="auto"/>
                  </w:divBdr>
                </w:div>
                <w:div w:id="1248156123">
                  <w:marLeft w:val="0"/>
                  <w:marRight w:val="0"/>
                  <w:marTop w:val="0"/>
                  <w:marBottom w:val="0"/>
                  <w:divBdr>
                    <w:top w:val="none" w:sz="0" w:space="0" w:color="auto"/>
                    <w:left w:val="none" w:sz="0" w:space="0" w:color="auto"/>
                    <w:bottom w:val="none" w:sz="0" w:space="0" w:color="auto"/>
                    <w:right w:val="none" w:sz="0" w:space="0" w:color="auto"/>
                  </w:divBdr>
                </w:div>
                <w:div w:id="1248343372">
                  <w:marLeft w:val="0"/>
                  <w:marRight w:val="0"/>
                  <w:marTop w:val="0"/>
                  <w:marBottom w:val="0"/>
                  <w:divBdr>
                    <w:top w:val="none" w:sz="0" w:space="0" w:color="auto"/>
                    <w:left w:val="none" w:sz="0" w:space="0" w:color="auto"/>
                    <w:bottom w:val="none" w:sz="0" w:space="0" w:color="auto"/>
                    <w:right w:val="none" w:sz="0" w:space="0" w:color="auto"/>
                  </w:divBdr>
                </w:div>
                <w:div w:id="1248346977">
                  <w:marLeft w:val="0"/>
                  <w:marRight w:val="0"/>
                  <w:marTop w:val="0"/>
                  <w:marBottom w:val="0"/>
                  <w:divBdr>
                    <w:top w:val="none" w:sz="0" w:space="0" w:color="auto"/>
                    <w:left w:val="none" w:sz="0" w:space="0" w:color="auto"/>
                    <w:bottom w:val="none" w:sz="0" w:space="0" w:color="auto"/>
                    <w:right w:val="none" w:sz="0" w:space="0" w:color="auto"/>
                  </w:divBdr>
                </w:div>
                <w:div w:id="1249802014">
                  <w:marLeft w:val="0"/>
                  <w:marRight w:val="0"/>
                  <w:marTop w:val="0"/>
                  <w:marBottom w:val="0"/>
                  <w:divBdr>
                    <w:top w:val="none" w:sz="0" w:space="0" w:color="auto"/>
                    <w:left w:val="none" w:sz="0" w:space="0" w:color="auto"/>
                    <w:bottom w:val="none" w:sz="0" w:space="0" w:color="auto"/>
                    <w:right w:val="none" w:sz="0" w:space="0" w:color="auto"/>
                  </w:divBdr>
                </w:div>
                <w:div w:id="1250386106">
                  <w:marLeft w:val="0"/>
                  <w:marRight w:val="0"/>
                  <w:marTop w:val="0"/>
                  <w:marBottom w:val="0"/>
                  <w:divBdr>
                    <w:top w:val="none" w:sz="0" w:space="0" w:color="auto"/>
                    <w:left w:val="none" w:sz="0" w:space="0" w:color="auto"/>
                    <w:bottom w:val="none" w:sz="0" w:space="0" w:color="auto"/>
                    <w:right w:val="none" w:sz="0" w:space="0" w:color="auto"/>
                  </w:divBdr>
                </w:div>
                <w:div w:id="1251888450">
                  <w:marLeft w:val="0"/>
                  <w:marRight w:val="0"/>
                  <w:marTop w:val="0"/>
                  <w:marBottom w:val="0"/>
                  <w:divBdr>
                    <w:top w:val="none" w:sz="0" w:space="0" w:color="auto"/>
                    <w:left w:val="none" w:sz="0" w:space="0" w:color="auto"/>
                    <w:bottom w:val="none" w:sz="0" w:space="0" w:color="auto"/>
                    <w:right w:val="none" w:sz="0" w:space="0" w:color="auto"/>
                  </w:divBdr>
                </w:div>
                <w:div w:id="1253931931">
                  <w:marLeft w:val="0"/>
                  <w:marRight w:val="0"/>
                  <w:marTop w:val="0"/>
                  <w:marBottom w:val="0"/>
                  <w:divBdr>
                    <w:top w:val="none" w:sz="0" w:space="0" w:color="auto"/>
                    <w:left w:val="none" w:sz="0" w:space="0" w:color="auto"/>
                    <w:bottom w:val="none" w:sz="0" w:space="0" w:color="auto"/>
                    <w:right w:val="none" w:sz="0" w:space="0" w:color="auto"/>
                  </w:divBdr>
                </w:div>
                <w:div w:id="1256399752">
                  <w:marLeft w:val="0"/>
                  <w:marRight w:val="0"/>
                  <w:marTop w:val="0"/>
                  <w:marBottom w:val="0"/>
                  <w:divBdr>
                    <w:top w:val="none" w:sz="0" w:space="0" w:color="auto"/>
                    <w:left w:val="none" w:sz="0" w:space="0" w:color="auto"/>
                    <w:bottom w:val="none" w:sz="0" w:space="0" w:color="auto"/>
                    <w:right w:val="none" w:sz="0" w:space="0" w:color="auto"/>
                  </w:divBdr>
                </w:div>
                <w:div w:id="1256985170">
                  <w:marLeft w:val="0"/>
                  <w:marRight w:val="0"/>
                  <w:marTop w:val="0"/>
                  <w:marBottom w:val="0"/>
                  <w:divBdr>
                    <w:top w:val="none" w:sz="0" w:space="0" w:color="auto"/>
                    <w:left w:val="none" w:sz="0" w:space="0" w:color="auto"/>
                    <w:bottom w:val="none" w:sz="0" w:space="0" w:color="auto"/>
                    <w:right w:val="none" w:sz="0" w:space="0" w:color="auto"/>
                  </w:divBdr>
                </w:div>
                <w:div w:id="1258248720">
                  <w:marLeft w:val="0"/>
                  <w:marRight w:val="0"/>
                  <w:marTop w:val="0"/>
                  <w:marBottom w:val="0"/>
                  <w:divBdr>
                    <w:top w:val="none" w:sz="0" w:space="0" w:color="auto"/>
                    <w:left w:val="none" w:sz="0" w:space="0" w:color="auto"/>
                    <w:bottom w:val="none" w:sz="0" w:space="0" w:color="auto"/>
                    <w:right w:val="none" w:sz="0" w:space="0" w:color="auto"/>
                  </w:divBdr>
                </w:div>
                <w:div w:id="1259411328">
                  <w:marLeft w:val="0"/>
                  <w:marRight w:val="0"/>
                  <w:marTop w:val="0"/>
                  <w:marBottom w:val="0"/>
                  <w:divBdr>
                    <w:top w:val="none" w:sz="0" w:space="0" w:color="auto"/>
                    <w:left w:val="none" w:sz="0" w:space="0" w:color="auto"/>
                    <w:bottom w:val="none" w:sz="0" w:space="0" w:color="auto"/>
                    <w:right w:val="none" w:sz="0" w:space="0" w:color="auto"/>
                  </w:divBdr>
                </w:div>
                <w:div w:id="1261059166">
                  <w:marLeft w:val="0"/>
                  <w:marRight w:val="0"/>
                  <w:marTop w:val="0"/>
                  <w:marBottom w:val="0"/>
                  <w:divBdr>
                    <w:top w:val="none" w:sz="0" w:space="0" w:color="auto"/>
                    <w:left w:val="none" w:sz="0" w:space="0" w:color="auto"/>
                    <w:bottom w:val="none" w:sz="0" w:space="0" w:color="auto"/>
                    <w:right w:val="none" w:sz="0" w:space="0" w:color="auto"/>
                  </w:divBdr>
                </w:div>
                <w:div w:id="1262759573">
                  <w:marLeft w:val="0"/>
                  <w:marRight w:val="0"/>
                  <w:marTop w:val="0"/>
                  <w:marBottom w:val="0"/>
                  <w:divBdr>
                    <w:top w:val="none" w:sz="0" w:space="0" w:color="auto"/>
                    <w:left w:val="none" w:sz="0" w:space="0" w:color="auto"/>
                    <w:bottom w:val="none" w:sz="0" w:space="0" w:color="auto"/>
                    <w:right w:val="none" w:sz="0" w:space="0" w:color="auto"/>
                  </w:divBdr>
                </w:div>
                <w:div w:id="1263416800">
                  <w:marLeft w:val="0"/>
                  <w:marRight w:val="0"/>
                  <w:marTop w:val="0"/>
                  <w:marBottom w:val="0"/>
                  <w:divBdr>
                    <w:top w:val="none" w:sz="0" w:space="0" w:color="auto"/>
                    <w:left w:val="none" w:sz="0" w:space="0" w:color="auto"/>
                    <w:bottom w:val="none" w:sz="0" w:space="0" w:color="auto"/>
                    <w:right w:val="none" w:sz="0" w:space="0" w:color="auto"/>
                  </w:divBdr>
                </w:div>
                <w:div w:id="1267032505">
                  <w:marLeft w:val="0"/>
                  <w:marRight w:val="0"/>
                  <w:marTop w:val="0"/>
                  <w:marBottom w:val="0"/>
                  <w:divBdr>
                    <w:top w:val="none" w:sz="0" w:space="0" w:color="auto"/>
                    <w:left w:val="none" w:sz="0" w:space="0" w:color="auto"/>
                    <w:bottom w:val="none" w:sz="0" w:space="0" w:color="auto"/>
                    <w:right w:val="none" w:sz="0" w:space="0" w:color="auto"/>
                  </w:divBdr>
                </w:div>
                <w:div w:id="1271813280">
                  <w:marLeft w:val="0"/>
                  <w:marRight w:val="0"/>
                  <w:marTop w:val="0"/>
                  <w:marBottom w:val="0"/>
                  <w:divBdr>
                    <w:top w:val="none" w:sz="0" w:space="0" w:color="auto"/>
                    <w:left w:val="none" w:sz="0" w:space="0" w:color="auto"/>
                    <w:bottom w:val="none" w:sz="0" w:space="0" w:color="auto"/>
                    <w:right w:val="none" w:sz="0" w:space="0" w:color="auto"/>
                  </w:divBdr>
                </w:div>
                <w:div w:id="1273706468">
                  <w:marLeft w:val="0"/>
                  <w:marRight w:val="0"/>
                  <w:marTop w:val="0"/>
                  <w:marBottom w:val="0"/>
                  <w:divBdr>
                    <w:top w:val="none" w:sz="0" w:space="0" w:color="auto"/>
                    <w:left w:val="none" w:sz="0" w:space="0" w:color="auto"/>
                    <w:bottom w:val="none" w:sz="0" w:space="0" w:color="auto"/>
                    <w:right w:val="none" w:sz="0" w:space="0" w:color="auto"/>
                  </w:divBdr>
                </w:div>
                <w:div w:id="1278366744">
                  <w:marLeft w:val="0"/>
                  <w:marRight w:val="0"/>
                  <w:marTop w:val="0"/>
                  <w:marBottom w:val="0"/>
                  <w:divBdr>
                    <w:top w:val="none" w:sz="0" w:space="0" w:color="auto"/>
                    <w:left w:val="none" w:sz="0" w:space="0" w:color="auto"/>
                    <w:bottom w:val="none" w:sz="0" w:space="0" w:color="auto"/>
                    <w:right w:val="none" w:sz="0" w:space="0" w:color="auto"/>
                  </w:divBdr>
                </w:div>
                <w:div w:id="1279145954">
                  <w:marLeft w:val="0"/>
                  <w:marRight w:val="0"/>
                  <w:marTop w:val="0"/>
                  <w:marBottom w:val="0"/>
                  <w:divBdr>
                    <w:top w:val="none" w:sz="0" w:space="0" w:color="auto"/>
                    <w:left w:val="none" w:sz="0" w:space="0" w:color="auto"/>
                    <w:bottom w:val="none" w:sz="0" w:space="0" w:color="auto"/>
                    <w:right w:val="none" w:sz="0" w:space="0" w:color="auto"/>
                  </w:divBdr>
                </w:div>
                <w:div w:id="1280796747">
                  <w:marLeft w:val="0"/>
                  <w:marRight w:val="0"/>
                  <w:marTop w:val="0"/>
                  <w:marBottom w:val="0"/>
                  <w:divBdr>
                    <w:top w:val="none" w:sz="0" w:space="0" w:color="auto"/>
                    <w:left w:val="none" w:sz="0" w:space="0" w:color="auto"/>
                    <w:bottom w:val="none" w:sz="0" w:space="0" w:color="auto"/>
                    <w:right w:val="none" w:sz="0" w:space="0" w:color="auto"/>
                  </w:divBdr>
                </w:div>
                <w:div w:id="1282566851">
                  <w:marLeft w:val="0"/>
                  <w:marRight w:val="0"/>
                  <w:marTop w:val="0"/>
                  <w:marBottom w:val="0"/>
                  <w:divBdr>
                    <w:top w:val="none" w:sz="0" w:space="0" w:color="auto"/>
                    <w:left w:val="none" w:sz="0" w:space="0" w:color="auto"/>
                    <w:bottom w:val="none" w:sz="0" w:space="0" w:color="auto"/>
                    <w:right w:val="none" w:sz="0" w:space="0" w:color="auto"/>
                  </w:divBdr>
                </w:div>
                <w:div w:id="1282691794">
                  <w:marLeft w:val="0"/>
                  <w:marRight w:val="0"/>
                  <w:marTop w:val="0"/>
                  <w:marBottom w:val="0"/>
                  <w:divBdr>
                    <w:top w:val="none" w:sz="0" w:space="0" w:color="auto"/>
                    <w:left w:val="none" w:sz="0" w:space="0" w:color="auto"/>
                    <w:bottom w:val="none" w:sz="0" w:space="0" w:color="auto"/>
                    <w:right w:val="none" w:sz="0" w:space="0" w:color="auto"/>
                  </w:divBdr>
                </w:div>
                <w:div w:id="1284923945">
                  <w:marLeft w:val="0"/>
                  <w:marRight w:val="0"/>
                  <w:marTop w:val="0"/>
                  <w:marBottom w:val="0"/>
                  <w:divBdr>
                    <w:top w:val="none" w:sz="0" w:space="0" w:color="auto"/>
                    <w:left w:val="none" w:sz="0" w:space="0" w:color="auto"/>
                    <w:bottom w:val="none" w:sz="0" w:space="0" w:color="auto"/>
                    <w:right w:val="none" w:sz="0" w:space="0" w:color="auto"/>
                  </w:divBdr>
                </w:div>
                <w:div w:id="1285889290">
                  <w:marLeft w:val="0"/>
                  <w:marRight w:val="0"/>
                  <w:marTop w:val="0"/>
                  <w:marBottom w:val="0"/>
                  <w:divBdr>
                    <w:top w:val="none" w:sz="0" w:space="0" w:color="auto"/>
                    <w:left w:val="none" w:sz="0" w:space="0" w:color="auto"/>
                    <w:bottom w:val="none" w:sz="0" w:space="0" w:color="auto"/>
                    <w:right w:val="none" w:sz="0" w:space="0" w:color="auto"/>
                  </w:divBdr>
                </w:div>
                <w:div w:id="1286473592">
                  <w:marLeft w:val="0"/>
                  <w:marRight w:val="0"/>
                  <w:marTop w:val="0"/>
                  <w:marBottom w:val="0"/>
                  <w:divBdr>
                    <w:top w:val="none" w:sz="0" w:space="0" w:color="auto"/>
                    <w:left w:val="none" w:sz="0" w:space="0" w:color="auto"/>
                    <w:bottom w:val="none" w:sz="0" w:space="0" w:color="auto"/>
                    <w:right w:val="none" w:sz="0" w:space="0" w:color="auto"/>
                  </w:divBdr>
                </w:div>
                <w:div w:id="1287547388">
                  <w:marLeft w:val="0"/>
                  <w:marRight w:val="0"/>
                  <w:marTop w:val="0"/>
                  <w:marBottom w:val="0"/>
                  <w:divBdr>
                    <w:top w:val="none" w:sz="0" w:space="0" w:color="auto"/>
                    <w:left w:val="none" w:sz="0" w:space="0" w:color="auto"/>
                    <w:bottom w:val="none" w:sz="0" w:space="0" w:color="auto"/>
                    <w:right w:val="none" w:sz="0" w:space="0" w:color="auto"/>
                  </w:divBdr>
                </w:div>
                <w:div w:id="1288704929">
                  <w:marLeft w:val="0"/>
                  <w:marRight w:val="0"/>
                  <w:marTop w:val="0"/>
                  <w:marBottom w:val="0"/>
                  <w:divBdr>
                    <w:top w:val="none" w:sz="0" w:space="0" w:color="auto"/>
                    <w:left w:val="none" w:sz="0" w:space="0" w:color="auto"/>
                    <w:bottom w:val="none" w:sz="0" w:space="0" w:color="auto"/>
                    <w:right w:val="none" w:sz="0" w:space="0" w:color="auto"/>
                  </w:divBdr>
                </w:div>
                <w:div w:id="1290279437">
                  <w:marLeft w:val="0"/>
                  <w:marRight w:val="0"/>
                  <w:marTop w:val="0"/>
                  <w:marBottom w:val="0"/>
                  <w:divBdr>
                    <w:top w:val="none" w:sz="0" w:space="0" w:color="auto"/>
                    <w:left w:val="none" w:sz="0" w:space="0" w:color="auto"/>
                    <w:bottom w:val="none" w:sz="0" w:space="0" w:color="auto"/>
                    <w:right w:val="none" w:sz="0" w:space="0" w:color="auto"/>
                  </w:divBdr>
                </w:div>
                <w:div w:id="1290472280">
                  <w:marLeft w:val="0"/>
                  <w:marRight w:val="0"/>
                  <w:marTop w:val="0"/>
                  <w:marBottom w:val="0"/>
                  <w:divBdr>
                    <w:top w:val="none" w:sz="0" w:space="0" w:color="auto"/>
                    <w:left w:val="none" w:sz="0" w:space="0" w:color="auto"/>
                    <w:bottom w:val="none" w:sz="0" w:space="0" w:color="auto"/>
                    <w:right w:val="none" w:sz="0" w:space="0" w:color="auto"/>
                  </w:divBdr>
                </w:div>
                <w:div w:id="1294948198">
                  <w:marLeft w:val="0"/>
                  <w:marRight w:val="0"/>
                  <w:marTop w:val="0"/>
                  <w:marBottom w:val="0"/>
                  <w:divBdr>
                    <w:top w:val="none" w:sz="0" w:space="0" w:color="auto"/>
                    <w:left w:val="none" w:sz="0" w:space="0" w:color="auto"/>
                    <w:bottom w:val="none" w:sz="0" w:space="0" w:color="auto"/>
                    <w:right w:val="none" w:sz="0" w:space="0" w:color="auto"/>
                  </w:divBdr>
                </w:div>
                <w:div w:id="1296907951">
                  <w:marLeft w:val="0"/>
                  <w:marRight w:val="0"/>
                  <w:marTop w:val="0"/>
                  <w:marBottom w:val="0"/>
                  <w:divBdr>
                    <w:top w:val="none" w:sz="0" w:space="0" w:color="auto"/>
                    <w:left w:val="none" w:sz="0" w:space="0" w:color="auto"/>
                    <w:bottom w:val="none" w:sz="0" w:space="0" w:color="auto"/>
                    <w:right w:val="none" w:sz="0" w:space="0" w:color="auto"/>
                  </w:divBdr>
                </w:div>
                <w:div w:id="1296910138">
                  <w:marLeft w:val="0"/>
                  <w:marRight w:val="0"/>
                  <w:marTop w:val="0"/>
                  <w:marBottom w:val="0"/>
                  <w:divBdr>
                    <w:top w:val="none" w:sz="0" w:space="0" w:color="auto"/>
                    <w:left w:val="none" w:sz="0" w:space="0" w:color="auto"/>
                    <w:bottom w:val="none" w:sz="0" w:space="0" w:color="auto"/>
                    <w:right w:val="none" w:sz="0" w:space="0" w:color="auto"/>
                  </w:divBdr>
                </w:div>
                <w:div w:id="1296982886">
                  <w:marLeft w:val="0"/>
                  <w:marRight w:val="0"/>
                  <w:marTop w:val="0"/>
                  <w:marBottom w:val="0"/>
                  <w:divBdr>
                    <w:top w:val="none" w:sz="0" w:space="0" w:color="auto"/>
                    <w:left w:val="none" w:sz="0" w:space="0" w:color="auto"/>
                    <w:bottom w:val="none" w:sz="0" w:space="0" w:color="auto"/>
                    <w:right w:val="none" w:sz="0" w:space="0" w:color="auto"/>
                  </w:divBdr>
                </w:div>
                <w:div w:id="1297295633">
                  <w:marLeft w:val="0"/>
                  <w:marRight w:val="0"/>
                  <w:marTop w:val="0"/>
                  <w:marBottom w:val="0"/>
                  <w:divBdr>
                    <w:top w:val="none" w:sz="0" w:space="0" w:color="auto"/>
                    <w:left w:val="none" w:sz="0" w:space="0" w:color="auto"/>
                    <w:bottom w:val="none" w:sz="0" w:space="0" w:color="auto"/>
                    <w:right w:val="none" w:sz="0" w:space="0" w:color="auto"/>
                  </w:divBdr>
                </w:div>
                <w:div w:id="1299414009">
                  <w:marLeft w:val="0"/>
                  <w:marRight w:val="0"/>
                  <w:marTop w:val="0"/>
                  <w:marBottom w:val="0"/>
                  <w:divBdr>
                    <w:top w:val="none" w:sz="0" w:space="0" w:color="auto"/>
                    <w:left w:val="none" w:sz="0" w:space="0" w:color="auto"/>
                    <w:bottom w:val="none" w:sz="0" w:space="0" w:color="auto"/>
                    <w:right w:val="none" w:sz="0" w:space="0" w:color="auto"/>
                  </w:divBdr>
                </w:div>
                <w:div w:id="1300384529">
                  <w:marLeft w:val="0"/>
                  <w:marRight w:val="0"/>
                  <w:marTop w:val="0"/>
                  <w:marBottom w:val="0"/>
                  <w:divBdr>
                    <w:top w:val="none" w:sz="0" w:space="0" w:color="auto"/>
                    <w:left w:val="none" w:sz="0" w:space="0" w:color="auto"/>
                    <w:bottom w:val="none" w:sz="0" w:space="0" w:color="auto"/>
                    <w:right w:val="none" w:sz="0" w:space="0" w:color="auto"/>
                  </w:divBdr>
                </w:div>
                <w:div w:id="1300764927">
                  <w:marLeft w:val="0"/>
                  <w:marRight w:val="0"/>
                  <w:marTop w:val="0"/>
                  <w:marBottom w:val="0"/>
                  <w:divBdr>
                    <w:top w:val="none" w:sz="0" w:space="0" w:color="auto"/>
                    <w:left w:val="none" w:sz="0" w:space="0" w:color="auto"/>
                    <w:bottom w:val="none" w:sz="0" w:space="0" w:color="auto"/>
                    <w:right w:val="none" w:sz="0" w:space="0" w:color="auto"/>
                  </w:divBdr>
                </w:div>
                <w:div w:id="1301038863">
                  <w:marLeft w:val="0"/>
                  <w:marRight w:val="0"/>
                  <w:marTop w:val="0"/>
                  <w:marBottom w:val="0"/>
                  <w:divBdr>
                    <w:top w:val="none" w:sz="0" w:space="0" w:color="auto"/>
                    <w:left w:val="none" w:sz="0" w:space="0" w:color="auto"/>
                    <w:bottom w:val="none" w:sz="0" w:space="0" w:color="auto"/>
                    <w:right w:val="none" w:sz="0" w:space="0" w:color="auto"/>
                  </w:divBdr>
                </w:div>
                <w:div w:id="1301426537">
                  <w:marLeft w:val="0"/>
                  <w:marRight w:val="0"/>
                  <w:marTop w:val="0"/>
                  <w:marBottom w:val="0"/>
                  <w:divBdr>
                    <w:top w:val="none" w:sz="0" w:space="0" w:color="auto"/>
                    <w:left w:val="none" w:sz="0" w:space="0" w:color="auto"/>
                    <w:bottom w:val="none" w:sz="0" w:space="0" w:color="auto"/>
                    <w:right w:val="none" w:sz="0" w:space="0" w:color="auto"/>
                  </w:divBdr>
                </w:div>
                <w:div w:id="1302609711">
                  <w:marLeft w:val="0"/>
                  <w:marRight w:val="0"/>
                  <w:marTop w:val="0"/>
                  <w:marBottom w:val="0"/>
                  <w:divBdr>
                    <w:top w:val="none" w:sz="0" w:space="0" w:color="auto"/>
                    <w:left w:val="none" w:sz="0" w:space="0" w:color="auto"/>
                    <w:bottom w:val="none" w:sz="0" w:space="0" w:color="auto"/>
                    <w:right w:val="none" w:sz="0" w:space="0" w:color="auto"/>
                  </w:divBdr>
                </w:div>
                <w:div w:id="1303191641">
                  <w:marLeft w:val="0"/>
                  <w:marRight w:val="0"/>
                  <w:marTop w:val="0"/>
                  <w:marBottom w:val="0"/>
                  <w:divBdr>
                    <w:top w:val="none" w:sz="0" w:space="0" w:color="auto"/>
                    <w:left w:val="none" w:sz="0" w:space="0" w:color="auto"/>
                    <w:bottom w:val="none" w:sz="0" w:space="0" w:color="auto"/>
                    <w:right w:val="none" w:sz="0" w:space="0" w:color="auto"/>
                  </w:divBdr>
                </w:div>
                <w:div w:id="1306004570">
                  <w:marLeft w:val="0"/>
                  <w:marRight w:val="0"/>
                  <w:marTop w:val="0"/>
                  <w:marBottom w:val="0"/>
                  <w:divBdr>
                    <w:top w:val="none" w:sz="0" w:space="0" w:color="auto"/>
                    <w:left w:val="none" w:sz="0" w:space="0" w:color="auto"/>
                    <w:bottom w:val="none" w:sz="0" w:space="0" w:color="auto"/>
                    <w:right w:val="none" w:sz="0" w:space="0" w:color="auto"/>
                  </w:divBdr>
                </w:div>
                <w:div w:id="1308437838">
                  <w:marLeft w:val="0"/>
                  <w:marRight w:val="0"/>
                  <w:marTop w:val="0"/>
                  <w:marBottom w:val="0"/>
                  <w:divBdr>
                    <w:top w:val="none" w:sz="0" w:space="0" w:color="auto"/>
                    <w:left w:val="none" w:sz="0" w:space="0" w:color="auto"/>
                    <w:bottom w:val="none" w:sz="0" w:space="0" w:color="auto"/>
                    <w:right w:val="none" w:sz="0" w:space="0" w:color="auto"/>
                  </w:divBdr>
                </w:div>
                <w:div w:id="1308820693">
                  <w:marLeft w:val="0"/>
                  <w:marRight w:val="0"/>
                  <w:marTop w:val="0"/>
                  <w:marBottom w:val="0"/>
                  <w:divBdr>
                    <w:top w:val="none" w:sz="0" w:space="0" w:color="auto"/>
                    <w:left w:val="none" w:sz="0" w:space="0" w:color="auto"/>
                    <w:bottom w:val="none" w:sz="0" w:space="0" w:color="auto"/>
                    <w:right w:val="none" w:sz="0" w:space="0" w:color="auto"/>
                  </w:divBdr>
                </w:div>
                <w:div w:id="1311210964">
                  <w:marLeft w:val="0"/>
                  <w:marRight w:val="0"/>
                  <w:marTop w:val="0"/>
                  <w:marBottom w:val="0"/>
                  <w:divBdr>
                    <w:top w:val="none" w:sz="0" w:space="0" w:color="auto"/>
                    <w:left w:val="none" w:sz="0" w:space="0" w:color="auto"/>
                    <w:bottom w:val="none" w:sz="0" w:space="0" w:color="auto"/>
                    <w:right w:val="none" w:sz="0" w:space="0" w:color="auto"/>
                  </w:divBdr>
                </w:div>
                <w:div w:id="1311523008">
                  <w:marLeft w:val="0"/>
                  <w:marRight w:val="0"/>
                  <w:marTop w:val="0"/>
                  <w:marBottom w:val="0"/>
                  <w:divBdr>
                    <w:top w:val="none" w:sz="0" w:space="0" w:color="auto"/>
                    <w:left w:val="none" w:sz="0" w:space="0" w:color="auto"/>
                    <w:bottom w:val="none" w:sz="0" w:space="0" w:color="auto"/>
                    <w:right w:val="none" w:sz="0" w:space="0" w:color="auto"/>
                  </w:divBdr>
                </w:div>
                <w:div w:id="1312489717">
                  <w:marLeft w:val="0"/>
                  <w:marRight w:val="0"/>
                  <w:marTop w:val="0"/>
                  <w:marBottom w:val="0"/>
                  <w:divBdr>
                    <w:top w:val="none" w:sz="0" w:space="0" w:color="auto"/>
                    <w:left w:val="none" w:sz="0" w:space="0" w:color="auto"/>
                    <w:bottom w:val="none" w:sz="0" w:space="0" w:color="auto"/>
                    <w:right w:val="none" w:sz="0" w:space="0" w:color="auto"/>
                  </w:divBdr>
                </w:div>
                <w:div w:id="1313370283">
                  <w:marLeft w:val="0"/>
                  <w:marRight w:val="0"/>
                  <w:marTop w:val="0"/>
                  <w:marBottom w:val="0"/>
                  <w:divBdr>
                    <w:top w:val="none" w:sz="0" w:space="0" w:color="auto"/>
                    <w:left w:val="none" w:sz="0" w:space="0" w:color="auto"/>
                    <w:bottom w:val="none" w:sz="0" w:space="0" w:color="auto"/>
                    <w:right w:val="none" w:sz="0" w:space="0" w:color="auto"/>
                  </w:divBdr>
                </w:div>
                <w:div w:id="1313752032">
                  <w:marLeft w:val="0"/>
                  <w:marRight w:val="0"/>
                  <w:marTop w:val="0"/>
                  <w:marBottom w:val="0"/>
                  <w:divBdr>
                    <w:top w:val="none" w:sz="0" w:space="0" w:color="auto"/>
                    <w:left w:val="none" w:sz="0" w:space="0" w:color="auto"/>
                    <w:bottom w:val="none" w:sz="0" w:space="0" w:color="auto"/>
                    <w:right w:val="none" w:sz="0" w:space="0" w:color="auto"/>
                  </w:divBdr>
                </w:div>
                <w:div w:id="1313874290">
                  <w:marLeft w:val="0"/>
                  <w:marRight w:val="0"/>
                  <w:marTop w:val="0"/>
                  <w:marBottom w:val="0"/>
                  <w:divBdr>
                    <w:top w:val="none" w:sz="0" w:space="0" w:color="auto"/>
                    <w:left w:val="none" w:sz="0" w:space="0" w:color="auto"/>
                    <w:bottom w:val="none" w:sz="0" w:space="0" w:color="auto"/>
                    <w:right w:val="none" w:sz="0" w:space="0" w:color="auto"/>
                  </w:divBdr>
                </w:div>
                <w:div w:id="1314020028">
                  <w:marLeft w:val="0"/>
                  <w:marRight w:val="0"/>
                  <w:marTop w:val="0"/>
                  <w:marBottom w:val="0"/>
                  <w:divBdr>
                    <w:top w:val="none" w:sz="0" w:space="0" w:color="auto"/>
                    <w:left w:val="none" w:sz="0" w:space="0" w:color="auto"/>
                    <w:bottom w:val="none" w:sz="0" w:space="0" w:color="auto"/>
                    <w:right w:val="none" w:sz="0" w:space="0" w:color="auto"/>
                  </w:divBdr>
                </w:div>
                <w:div w:id="1314332971">
                  <w:marLeft w:val="0"/>
                  <w:marRight w:val="0"/>
                  <w:marTop w:val="0"/>
                  <w:marBottom w:val="0"/>
                  <w:divBdr>
                    <w:top w:val="none" w:sz="0" w:space="0" w:color="auto"/>
                    <w:left w:val="none" w:sz="0" w:space="0" w:color="auto"/>
                    <w:bottom w:val="none" w:sz="0" w:space="0" w:color="auto"/>
                    <w:right w:val="none" w:sz="0" w:space="0" w:color="auto"/>
                  </w:divBdr>
                </w:div>
                <w:div w:id="1315179642">
                  <w:marLeft w:val="0"/>
                  <w:marRight w:val="0"/>
                  <w:marTop w:val="0"/>
                  <w:marBottom w:val="0"/>
                  <w:divBdr>
                    <w:top w:val="none" w:sz="0" w:space="0" w:color="auto"/>
                    <w:left w:val="none" w:sz="0" w:space="0" w:color="auto"/>
                    <w:bottom w:val="none" w:sz="0" w:space="0" w:color="auto"/>
                    <w:right w:val="none" w:sz="0" w:space="0" w:color="auto"/>
                  </w:divBdr>
                </w:div>
                <w:div w:id="1316060145">
                  <w:marLeft w:val="0"/>
                  <w:marRight w:val="0"/>
                  <w:marTop w:val="0"/>
                  <w:marBottom w:val="0"/>
                  <w:divBdr>
                    <w:top w:val="none" w:sz="0" w:space="0" w:color="auto"/>
                    <w:left w:val="none" w:sz="0" w:space="0" w:color="auto"/>
                    <w:bottom w:val="none" w:sz="0" w:space="0" w:color="auto"/>
                    <w:right w:val="none" w:sz="0" w:space="0" w:color="auto"/>
                  </w:divBdr>
                </w:div>
                <w:div w:id="1317219145">
                  <w:marLeft w:val="0"/>
                  <w:marRight w:val="0"/>
                  <w:marTop w:val="0"/>
                  <w:marBottom w:val="0"/>
                  <w:divBdr>
                    <w:top w:val="none" w:sz="0" w:space="0" w:color="auto"/>
                    <w:left w:val="none" w:sz="0" w:space="0" w:color="auto"/>
                    <w:bottom w:val="none" w:sz="0" w:space="0" w:color="auto"/>
                    <w:right w:val="none" w:sz="0" w:space="0" w:color="auto"/>
                  </w:divBdr>
                </w:div>
                <w:div w:id="1317686092">
                  <w:marLeft w:val="0"/>
                  <w:marRight w:val="0"/>
                  <w:marTop w:val="0"/>
                  <w:marBottom w:val="0"/>
                  <w:divBdr>
                    <w:top w:val="none" w:sz="0" w:space="0" w:color="auto"/>
                    <w:left w:val="none" w:sz="0" w:space="0" w:color="auto"/>
                    <w:bottom w:val="none" w:sz="0" w:space="0" w:color="auto"/>
                    <w:right w:val="none" w:sz="0" w:space="0" w:color="auto"/>
                  </w:divBdr>
                </w:div>
                <w:div w:id="1319529899">
                  <w:marLeft w:val="0"/>
                  <w:marRight w:val="0"/>
                  <w:marTop w:val="0"/>
                  <w:marBottom w:val="0"/>
                  <w:divBdr>
                    <w:top w:val="none" w:sz="0" w:space="0" w:color="auto"/>
                    <w:left w:val="none" w:sz="0" w:space="0" w:color="auto"/>
                    <w:bottom w:val="none" w:sz="0" w:space="0" w:color="auto"/>
                    <w:right w:val="none" w:sz="0" w:space="0" w:color="auto"/>
                  </w:divBdr>
                </w:div>
                <w:div w:id="1320307867">
                  <w:marLeft w:val="0"/>
                  <w:marRight w:val="0"/>
                  <w:marTop w:val="0"/>
                  <w:marBottom w:val="0"/>
                  <w:divBdr>
                    <w:top w:val="none" w:sz="0" w:space="0" w:color="auto"/>
                    <w:left w:val="none" w:sz="0" w:space="0" w:color="auto"/>
                    <w:bottom w:val="none" w:sz="0" w:space="0" w:color="auto"/>
                    <w:right w:val="none" w:sz="0" w:space="0" w:color="auto"/>
                  </w:divBdr>
                </w:div>
                <w:div w:id="1321227918">
                  <w:marLeft w:val="0"/>
                  <w:marRight w:val="0"/>
                  <w:marTop w:val="0"/>
                  <w:marBottom w:val="0"/>
                  <w:divBdr>
                    <w:top w:val="none" w:sz="0" w:space="0" w:color="auto"/>
                    <w:left w:val="none" w:sz="0" w:space="0" w:color="auto"/>
                    <w:bottom w:val="none" w:sz="0" w:space="0" w:color="auto"/>
                    <w:right w:val="none" w:sz="0" w:space="0" w:color="auto"/>
                  </w:divBdr>
                </w:div>
                <w:div w:id="1323000376">
                  <w:marLeft w:val="0"/>
                  <w:marRight w:val="0"/>
                  <w:marTop w:val="0"/>
                  <w:marBottom w:val="0"/>
                  <w:divBdr>
                    <w:top w:val="none" w:sz="0" w:space="0" w:color="auto"/>
                    <w:left w:val="none" w:sz="0" w:space="0" w:color="auto"/>
                    <w:bottom w:val="none" w:sz="0" w:space="0" w:color="auto"/>
                    <w:right w:val="none" w:sz="0" w:space="0" w:color="auto"/>
                  </w:divBdr>
                </w:div>
                <w:div w:id="1323318364">
                  <w:marLeft w:val="0"/>
                  <w:marRight w:val="0"/>
                  <w:marTop w:val="0"/>
                  <w:marBottom w:val="0"/>
                  <w:divBdr>
                    <w:top w:val="none" w:sz="0" w:space="0" w:color="auto"/>
                    <w:left w:val="none" w:sz="0" w:space="0" w:color="auto"/>
                    <w:bottom w:val="none" w:sz="0" w:space="0" w:color="auto"/>
                    <w:right w:val="none" w:sz="0" w:space="0" w:color="auto"/>
                  </w:divBdr>
                </w:div>
                <w:div w:id="1324772544">
                  <w:marLeft w:val="0"/>
                  <w:marRight w:val="0"/>
                  <w:marTop w:val="0"/>
                  <w:marBottom w:val="0"/>
                  <w:divBdr>
                    <w:top w:val="none" w:sz="0" w:space="0" w:color="auto"/>
                    <w:left w:val="none" w:sz="0" w:space="0" w:color="auto"/>
                    <w:bottom w:val="none" w:sz="0" w:space="0" w:color="auto"/>
                    <w:right w:val="none" w:sz="0" w:space="0" w:color="auto"/>
                  </w:divBdr>
                </w:div>
                <w:div w:id="1325891301">
                  <w:marLeft w:val="0"/>
                  <w:marRight w:val="0"/>
                  <w:marTop w:val="0"/>
                  <w:marBottom w:val="0"/>
                  <w:divBdr>
                    <w:top w:val="none" w:sz="0" w:space="0" w:color="auto"/>
                    <w:left w:val="none" w:sz="0" w:space="0" w:color="auto"/>
                    <w:bottom w:val="none" w:sz="0" w:space="0" w:color="auto"/>
                    <w:right w:val="none" w:sz="0" w:space="0" w:color="auto"/>
                  </w:divBdr>
                </w:div>
                <w:div w:id="1327248629">
                  <w:marLeft w:val="0"/>
                  <w:marRight w:val="0"/>
                  <w:marTop w:val="0"/>
                  <w:marBottom w:val="0"/>
                  <w:divBdr>
                    <w:top w:val="none" w:sz="0" w:space="0" w:color="auto"/>
                    <w:left w:val="none" w:sz="0" w:space="0" w:color="auto"/>
                    <w:bottom w:val="none" w:sz="0" w:space="0" w:color="auto"/>
                    <w:right w:val="none" w:sz="0" w:space="0" w:color="auto"/>
                  </w:divBdr>
                </w:div>
                <w:div w:id="1327511645">
                  <w:marLeft w:val="0"/>
                  <w:marRight w:val="0"/>
                  <w:marTop w:val="0"/>
                  <w:marBottom w:val="0"/>
                  <w:divBdr>
                    <w:top w:val="none" w:sz="0" w:space="0" w:color="auto"/>
                    <w:left w:val="none" w:sz="0" w:space="0" w:color="auto"/>
                    <w:bottom w:val="none" w:sz="0" w:space="0" w:color="auto"/>
                    <w:right w:val="none" w:sz="0" w:space="0" w:color="auto"/>
                  </w:divBdr>
                </w:div>
                <w:div w:id="1329943468">
                  <w:marLeft w:val="0"/>
                  <w:marRight w:val="0"/>
                  <w:marTop w:val="0"/>
                  <w:marBottom w:val="0"/>
                  <w:divBdr>
                    <w:top w:val="none" w:sz="0" w:space="0" w:color="auto"/>
                    <w:left w:val="none" w:sz="0" w:space="0" w:color="auto"/>
                    <w:bottom w:val="none" w:sz="0" w:space="0" w:color="auto"/>
                    <w:right w:val="none" w:sz="0" w:space="0" w:color="auto"/>
                  </w:divBdr>
                </w:div>
                <w:div w:id="1332296372">
                  <w:marLeft w:val="0"/>
                  <w:marRight w:val="0"/>
                  <w:marTop w:val="0"/>
                  <w:marBottom w:val="0"/>
                  <w:divBdr>
                    <w:top w:val="none" w:sz="0" w:space="0" w:color="auto"/>
                    <w:left w:val="none" w:sz="0" w:space="0" w:color="auto"/>
                    <w:bottom w:val="none" w:sz="0" w:space="0" w:color="auto"/>
                    <w:right w:val="none" w:sz="0" w:space="0" w:color="auto"/>
                  </w:divBdr>
                </w:div>
                <w:div w:id="1333340438">
                  <w:marLeft w:val="0"/>
                  <w:marRight w:val="0"/>
                  <w:marTop w:val="0"/>
                  <w:marBottom w:val="0"/>
                  <w:divBdr>
                    <w:top w:val="none" w:sz="0" w:space="0" w:color="auto"/>
                    <w:left w:val="none" w:sz="0" w:space="0" w:color="auto"/>
                    <w:bottom w:val="none" w:sz="0" w:space="0" w:color="auto"/>
                    <w:right w:val="none" w:sz="0" w:space="0" w:color="auto"/>
                  </w:divBdr>
                </w:div>
                <w:div w:id="1334339475">
                  <w:marLeft w:val="0"/>
                  <w:marRight w:val="0"/>
                  <w:marTop w:val="0"/>
                  <w:marBottom w:val="0"/>
                  <w:divBdr>
                    <w:top w:val="none" w:sz="0" w:space="0" w:color="auto"/>
                    <w:left w:val="none" w:sz="0" w:space="0" w:color="auto"/>
                    <w:bottom w:val="none" w:sz="0" w:space="0" w:color="auto"/>
                    <w:right w:val="none" w:sz="0" w:space="0" w:color="auto"/>
                  </w:divBdr>
                </w:div>
                <w:div w:id="1334526886">
                  <w:marLeft w:val="0"/>
                  <w:marRight w:val="0"/>
                  <w:marTop w:val="0"/>
                  <w:marBottom w:val="0"/>
                  <w:divBdr>
                    <w:top w:val="none" w:sz="0" w:space="0" w:color="auto"/>
                    <w:left w:val="none" w:sz="0" w:space="0" w:color="auto"/>
                    <w:bottom w:val="none" w:sz="0" w:space="0" w:color="auto"/>
                    <w:right w:val="none" w:sz="0" w:space="0" w:color="auto"/>
                  </w:divBdr>
                </w:div>
                <w:div w:id="1335568114">
                  <w:marLeft w:val="0"/>
                  <w:marRight w:val="0"/>
                  <w:marTop w:val="0"/>
                  <w:marBottom w:val="0"/>
                  <w:divBdr>
                    <w:top w:val="none" w:sz="0" w:space="0" w:color="auto"/>
                    <w:left w:val="none" w:sz="0" w:space="0" w:color="auto"/>
                    <w:bottom w:val="none" w:sz="0" w:space="0" w:color="auto"/>
                    <w:right w:val="none" w:sz="0" w:space="0" w:color="auto"/>
                  </w:divBdr>
                </w:div>
                <w:div w:id="1338195648">
                  <w:marLeft w:val="0"/>
                  <w:marRight w:val="0"/>
                  <w:marTop w:val="0"/>
                  <w:marBottom w:val="0"/>
                  <w:divBdr>
                    <w:top w:val="none" w:sz="0" w:space="0" w:color="auto"/>
                    <w:left w:val="none" w:sz="0" w:space="0" w:color="auto"/>
                    <w:bottom w:val="none" w:sz="0" w:space="0" w:color="auto"/>
                    <w:right w:val="none" w:sz="0" w:space="0" w:color="auto"/>
                  </w:divBdr>
                </w:div>
                <w:div w:id="1339574306">
                  <w:marLeft w:val="0"/>
                  <w:marRight w:val="0"/>
                  <w:marTop w:val="0"/>
                  <w:marBottom w:val="0"/>
                  <w:divBdr>
                    <w:top w:val="none" w:sz="0" w:space="0" w:color="auto"/>
                    <w:left w:val="none" w:sz="0" w:space="0" w:color="auto"/>
                    <w:bottom w:val="none" w:sz="0" w:space="0" w:color="auto"/>
                    <w:right w:val="none" w:sz="0" w:space="0" w:color="auto"/>
                  </w:divBdr>
                </w:div>
                <w:div w:id="1341353580">
                  <w:marLeft w:val="0"/>
                  <w:marRight w:val="0"/>
                  <w:marTop w:val="0"/>
                  <w:marBottom w:val="0"/>
                  <w:divBdr>
                    <w:top w:val="none" w:sz="0" w:space="0" w:color="auto"/>
                    <w:left w:val="none" w:sz="0" w:space="0" w:color="auto"/>
                    <w:bottom w:val="none" w:sz="0" w:space="0" w:color="auto"/>
                    <w:right w:val="none" w:sz="0" w:space="0" w:color="auto"/>
                  </w:divBdr>
                </w:div>
                <w:div w:id="1343313097">
                  <w:marLeft w:val="0"/>
                  <w:marRight w:val="0"/>
                  <w:marTop w:val="0"/>
                  <w:marBottom w:val="0"/>
                  <w:divBdr>
                    <w:top w:val="none" w:sz="0" w:space="0" w:color="auto"/>
                    <w:left w:val="none" w:sz="0" w:space="0" w:color="auto"/>
                    <w:bottom w:val="none" w:sz="0" w:space="0" w:color="auto"/>
                    <w:right w:val="none" w:sz="0" w:space="0" w:color="auto"/>
                  </w:divBdr>
                </w:div>
                <w:div w:id="1345589472">
                  <w:marLeft w:val="0"/>
                  <w:marRight w:val="0"/>
                  <w:marTop w:val="0"/>
                  <w:marBottom w:val="0"/>
                  <w:divBdr>
                    <w:top w:val="none" w:sz="0" w:space="0" w:color="auto"/>
                    <w:left w:val="none" w:sz="0" w:space="0" w:color="auto"/>
                    <w:bottom w:val="none" w:sz="0" w:space="0" w:color="auto"/>
                    <w:right w:val="none" w:sz="0" w:space="0" w:color="auto"/>
                  </w:divBdr>
                </w:div>
                <w:div w:id="1346710258">
                  <w:marLeft w:val="0"/>
                  <w:marRight w:val="0"/>
                  <w:marTop w:val="0"/>
                  <w:marBottom w:val="0"/>
                  <w:divBdr>
                    <w:top w:val="none" w:sz="0" w:space="0" w:color="auto"/>
                    <w:left w:val="none" w:sz="0" w:space="0" w:color="auto"/>
                    <w:bottom w:val="none" w:sz="0" w:space="0" w:color="auto"/>
                    <w:right w:val="none" w:sz="0" w:space="0" w:color="auto"/>
                  </w:divBdr>
                </w:div>
                <w:div w:id="1348016592">
                  <w:marLeft w:val="0"/>
                  <w:marRight w:val="0"/>
                  <w:marTop w:val="0"/>
                  <w:marBottom w:val="0"/>
                  <w:divBdr>
                    <w:top w:val="none" w:sz="0" w:space="0" w:color="auto"/>
                    <w:left w:val="none" w:sz="0" w:space="0" w:color="auto"/>
                    <w:bottom w:val="none" w:sz="0" w:space="0" w:color="auto"/>
                    <w:right w:val="none" w:sz="0" w:space="0" w:color="auto"/>
                  </w:divBdr>
                </w:div>
                <w:div w:id="1349598819">
                  <w:marLeft w:val="0"/>
                  <w:marRight w:val="0"/>
                  <w:marTop w:val="0"/>
                  <w:marBottom w:val="0"/>
                  <w:divBdr>
                    <w:top w:val="none" w:sz="0" w:space="0" w:color="auto"/>
                    <w:left w:val="none" w:sz="0" w:space="0" w:color="auto"/>
                    <w:bottom w:val="none" w:sz="0" w:space="0" w:color="auto"/>
                    <w:right w:val="none" w:sz="0" w:space="0" w:color="auto"/>
                  </w:divBdr>
                </w:div>
                <w:div w:id="1349867545">
                  <w:marLeft w:val="0"/>
                  <w:marRight w:val="0"/>
                  <w:marTop w:val="0"/>
                  <w:marBottom w:val="0"/>
                  <w:divBdr>
                    <w:top w:val="none" w:sz="0" w:space="0" w:color="auto"/>
                    <w:left w:val="none" w:sz="0" w:space="0" w:color="auto"/>
                    <w:bottom w:val="none" w:sz="0" w:space="0" w:color="auto"/>
                    <w:right w:val="none" w:sz="0" w:space="0" w:color="auto"/>
                  </w:divBdr>
                </w:div>
                <w:div w:id="1349869515">
                  <w:marLeft w:val="0"/>
                  <w:marRight w:val="0"/>
                  <w:marTop w:val="0"/>
                  <w:marBottom w:val="0"/>
                  <w:divBdr>
                    <w:top w:val="none" w:sz="0" w:space="0" w:color="auto"/>
                    <w:left w:val="none" w:sz="0" w:space="0" w:color="auto"/>
                    <w:bottom w:val="none" w:sz="0" w:space="0" w:color="auto"/>
                    <w:right w:val="none" w:sz="0" w:space="0" w:color="auto"/>
                  </w:divBdr>
                </w:div>
                <w:div w:id="1351684241">
                  <w:marLeft w:val="0"/>
                  <w:marRight w:val="0"/>
                  <w:marTop w:val="0"/>
                  <w:marBottom w:val="0"/>
                  <w:divBdr>
                    <w:top w:val="none" w:sz="0" w:space="0" w:color="auto"/>
                    <w:left w:val="none" w:sz="0" w:space="0" w:color="auto"/>
                    <w:bottom w:val="none" w:sz="0" w:space="0" w:color="auto"/>
                    <w:right w:val="none" w:sz="0" w:space="0" w:color="auto"/>
                  </w:divBdr>
                </w:div>
                <w:div w:id="1353384315">
                  <w:marLeft w:val="0"/>
                  <w:marRight w:val="0"/>
                  <w:marTop w:val="0"/>
                  <w:marBottom w:val="0"/>
                  <w:divBdr>
                    <w:top w:val="none" w:sz="0" w:space="0" w:color="auto"/>
                    <w:left w:val="none" w:sz="0" w:space="0" w:color="auto"/>
                    <w:bottom w:val="none" w:sz="0" w:space="0" w:color="auto"/>
                    <w:right w:val="none" w:sz="0" w:space="0" w:color="auto"/>
                  </w:divBdr>
                </w:div>
                <w:div w:id="1354108873">
                  <w:marLeft w:val="0"/>
                  <w:marRight w:val="0"/>
                  <w:marTop w:val="0"/>
                  <w:marBottom w:val="0"/>
                  <w:divBdr>
                    <w:top w:val="none" w:sz="0" w:space="0" w:color="auto"/>
                    <w:left w:val="none" w:sz="0" w:space="0" w:color="auto"/>
                    <w:bottom w:val="none" w:sz="0" w:space="0" w:color="auto"/>
                    <w:right w:val="none" w:sz="0" w:space="0" w:color="auto"/>
                  </w:divBdr>
                </w:div>
                <w:div w:id="1354111313">
                  <w:marLeft w:val="0"/>
                  <w:marRight w:val="0"/>
                  <w:marTop w:val="0"/>
                  <w:marBottom w:val="0"/>
                  <w:divBdr>
                    <w:top w:val="none" w:sz="0" w:space="0" w:color="auto"/>
                    <w:left w:val="none" w:sz="0" w:space="0" w:color="auto"/>
                    <w:bottom w:val="none" w:sz="0" w:space="0" w:color="auto"/>
                    <w:right w:val="none" w:sz="0" w:space="0" w:color="auto"/>
                  </w:divBdr>
                </w:div>
                <w:div w:id="1355376444">
                  <w:marLeft w:val="0"/>
                  <w:marRight w:val="0"/>
                  <w:marTop w:val="0"/>
                  <w:marBottom w:val="0"/>
                  <w:divBdr>
                    <w:top w:val="none" w:sz="0" w:space="0" w:color="auto"/>
                    <w:left w:val="none" w:sz="0" w:space="0" w:color="auto"/>
                    <w:bottom w:val="none" w:sz="0" w:space="0" w:color="auto"/>
                    <w:right w:val="none" w:sz="0" w:space="0" w:color="auto"/>
                  </w:divBdr>
                </w:div>
                <w:div w:id="1356492567">
                  <w:marLeft w:val="0"/>
                  <w:marRight w:val="0"/>
                  <w:marTop w:val="0"/>
                  <w:marBottom w:val="0"/>
                  <w:divBdr>
                    <w:top w:val="none" w:sz="0" w:space="0" w:color="auto"/>
                    <w:left w:val="none" w:sz="0" w:space="0" w:color="auto"/>
                    <w:bottom w:val="none" w:sz="0" w:space="0" w:color="auto"/>
                    <w:right w:val="none" w:sz="0" w:space="0" w:color="auto"/>
                  </w:divBdr>
                </w:div>
                <w:div w:id="1357120995">
                  <w:marLeft w:val="0"/>
                  <w:marRight w:val="0"/>
                  <w:marTop w:val="0"/>
                  <w:marBottom w:val="0"/>
                  <w:divBdr>
                    <w:top w:val="none" w:sz="0" w:space="0" w:color="auto"/>
                    <w:left w:val="none" w:sz="0" w:space="0" w:color="auto"/>
                    <w:bottom w:val="none" w:sz="0" w:space="0" w:color="auto"/>
                    <w:right w:val="none" w:sz="0" w:space="0" w:color="auto"/>
                  </w:divBdr>
                </w:div>
                <w:div w:id="1358189765">
                  <w:marLeft w:val="0"/>
                  <w:marRight w:val="0"/>
                  <w:marTop w:val="0"/>
                  <w:marBottom w:val="0"/>
                  <w:divBdr>
                    <w:top w:val="none" w:sz="0" w:space="0" w:color="auto"/>
                    <w:left w:val="none" w:sz="0" w:space="0" w:color="auto"/>
                    <w:bottom w:val="none" w:sz="0" w:space="0" w:color="auto"/>
                    <w:right w:val="none" w:sz="0" w:space="0" w:color="auto"/>
                  </w:divBdr>
                </w:div>
                <w:div w:id="1358458617">
                  <w:marLeft w:val="0"/>
                  <w:marRight w:val="0"/>
                  <w:marTop w:val="0"/>
                  <w:marBottom w:val="0"/>
                  <w:divBdr>
                    <w:top w:val="none" w:sz="0" w:space="0" w:color="auto"/>
                    <w:left w:val="none" w:sz="0" w:space="0" w:color="auto"/>
                    <w:bottom w:val="none" w:sz="0" w:space="0" w:color="auto"/>
                    <w:right w:val="none" w:sz="0" w:space="0" w:color="auto"/>
                  </w:divBdr>
                </w:div>
                <w:div w:id="1358847755">
                  <w:marLeft w:val="0"/>
                  <w:marRight w:val="0"/>
                  <w:marTop w:val="0"/>
                  <w:marBottom w:val="0"/>
                  <w:divBdr>
                    <w:top w:val="none" w:sz="0" w:space="0" w:color="auto"/>
                    <w:left w:val="none" w:sz="0" w:space="0" w:color="auto"/>
                    <w:bottom w:val="none" w:sz="0" w:space="0" w:color="auto"/>
                    <w:right w:val="none" w:sz="0" w:space="0" w:color="auto"/>
                  </w:divBdr>
                </w:div>
                <w:div w:id="1360548404">
                  <w:marLeft w:val="0"/>
                  <w:marRight w:val="0"/>
                  <w:marTop w:val="0"/>
                  <w:marBottom w:val="0"/>
                  <w:divBdr>
                    <w:top w:val="none" w:sz="0" w:space="0" w:color="auto"/>
                    <w:left w:val="none" w:sz="0" w:space="0" w:color="auto"/>
                    <w:bottom w:val="none" w:sz="0" w:space="0" w:color="auto"/>
                    <w:right w:val="none" w:sz="0" w:space="0" w:color="auto"/>
                  </w:divBdr>
                </w:div>
                <w:div w:id="1363089938">
                  <w:marLeft w:val="0"/>
                  <w:marRight w:val="0"/>
                  <w:marTop w:val="0"/>
                  <w:marBottom w:val="0"/>
                  <w:divBdr>
                    <w:top w:val="none" w:sz="0" w:space="0" w:color="auto"/>
                    <w:left w:val="none" w:sz="0" w:space="0" w:color="auto"/>
                    <w:bottom w:val="none" w:sz="0" w:space="0" w:color="auto"/>
                    <w:right w:val="none" w:sz="0" w:space="0" w:color="auto"/>
                  </w:divBdr>
                </w:div>
                <w:div w:id="1363246944">
                  <w:marLeft w:val="0"/>
                  <w:marRight w:val="0"/>
                  <w:marTop w:val="0"/>
                  <w:marBottom w:val="0"/>
                  <w:divBdr>
                    <w:top w:val="none" w:sz="0" w:space="0" w:color="auto"/>
                    <w:left w:val="none" w:sz="0" w:space="0" w:color="auto"/>
                    <w:bottom w:val="none" w:sz="0" w:space="0" w:color="auto"/>
                    <w:right w:val="none" w:sz="0" w:space="0" w:color="auto"/>
                  </w:divBdr>
                </w:div>
                <w:div w:id="1365057022">
                  <w:marLeft w:val="0"/>
                  <w:marRight w:val="0"/>
                  <w:marTop w:val="0"/>
                  <w:marBottom w:val="0"/>
                  <w:divBdr>
                    <w:top w:val="none" w:sz="0" w:space="0" w:color="auto"/>
                    <w:left w:val="none" w:sz="0" w:space="0" w:color="auto"/>
                    <w:bottom w:val="none" w:sz="0" w:space="0" w:color="auto"/>
                    <w:right w:val="none" w:sz="0" w:space="0" w:color="auto"/>
                  </w:divBdr>
                </w:div>
                <w:div w:id="1365445712">
                  <w:marLeft w:val="0"/>
                  <w:marRight w:val="0"/>
                  <w:marTop w:val="0"/>
                  <w:marBottom w:val="0"/>
                  <w:divBdr>
                    <w:top w:val="none" w:sz="0" w:space="0" w:color="auto"/>
                    <w:left w:val="none" w:sz="0" w:space="0" w:color="auto"/>
                    <w:bottom w:val="none" w:sz="0" w:space="0" w:color="auto"/>
                    <w:right w:val="none" w:sz="0" w:space="0" w:color="auto"/>
                  </w:divBdr>
                </w:div>
                <w:div w:id="1365598482">
                  <w:marLeft w:val="0"/>
                  <w:marRight w:val="0"/>
                  <w:marTop w:val="0"/>
                  <w:marBottom w:val="0"/>
                  <w:divBdr>
                    <w:top w:val="none" w:sz="0" w:space="0" w:color="auto"/>
                    <w:left w:val="none" w:sz="0" w:space="0" w:color="auto"/>
                    <w:bottom w:val="none" w:sz="0" w:space="0" w:color="auto"/>
                    <w:right w:val="none" w:sz="0" w:space="0" w:color="auto"/>
                  </w:divBdr>
                </w:div>
                <w:div w:id="1366104153">
                  <w:marLeft w:val="0"/>
                  <w:marRight w:val="0"/>
                  <w:marTop w:val="0"/>
                  <w:marBottom w:val="0"/>
                  <w:divBdr>
                    <w:top w:val="none" w:sz="0" w:space="0" w:color="auto"/>
                    <w:left w:val="none" w:sz="0" w:space="0" w:color="auto"/>
                    <w:bottom w:val="none" w:sz="0" w:space="0" w:color="auto"/>
                    <w:right w:val="none" w:sz="0" w:space="0" w:color="auto"/>
                  </w:divBdr>
                </w:div>
                <w:div w:id="1366565053">
                  <w:marLeft w:val="0"/>
                  <w:marRight w:val="0"/>
                  <w:marTop w:val="0"/>
                  <w:marBottom w:val="0"/>
                  <w:divBdr>
                    <w:top w:val="none" w:sz="0" w:space="0" w:color="auto"/>
                    <w:left w:val="none" w:sz="0" w:space="0" w:color="auto"/>
                    <w:bottom w:val="none" w:sz="0" w:space="0" w:color="auto"/>
                    <w:right w:val="none" w:sz="0" w:space="0" w:color="auto"/>
                  </w:divBdr>
                </w:div>
                <w:div w:id="1366714554">
                  <w:marLeft w:val="0"/>
                  <w:marRight w:val="0"/>
                  <w:marTop w:val="0"/>
                  <w:marBottom w:val="0"/>
                  <w:divBdr>
                    <w:top w:val="none" w:sz="0" w:space="0" w:color="auto"/>
                    <w:left w:val="none" w:sz="0" w:space="0" w:color="auto"/>
                    <w:bottom w:val="none" w:sz="0" w:space="0" w:color="auto"/>
                    <w:right w:val="none" w:sz="0" w:space="0" w:color="auto"/>
                  </w:divBdr>
                </w:div>
                <w:div w:id="1366979858">
                  <w:marLeft w:val="0"/>
                  <w:marRight w:val="0"/>
                  <w:marTop w:val="0"/>
                  <w:marBottom w:val="0"/>
                  <w:divBdr>
                    <w:top w:val="none" w:sz="0" w:space="0" w:color="auto"/>
                    <w:left w:val="none" w:sz="0" w:space="0" w:color="auto"/>
                    <w:bottom w:val="none" w:sz="0" w:space="0" w:color="auto"/>
                    <w:right w:val="none" w:sz="0" w:space="0" w:color="auto"/>
                  </w:divBdr>
                </w:div>
                <w:div w:id="1369180037">
                  <w:marLeft w:val="0"/>
                  <w:marRight w:val="0"/>
                  <w:marTop w:val="0"/>
                  <w:marBottom w:val="0"/>
                  <w:divBdr>
                    <w:top w:val="none" w:sz="0" w:space="0" w:color="auto"/>
                    <w:left w:val="none" w:sz="0" w:space="0" w:color="auto"/>
                    <w:bottom w:val="none" w:sz="0" w:space="0" w:color="auto"/>
                    <w:right w:val="none" w:sz="0" w:space="0" w:color="auto"/>
                  </w:divBdr>
                </w:div>
                <w:div w:id="1369379025">
                  <w:marLeft w:val="0"/>
                  <w:marRight w:val="0"/>
                  <w:marTop w:val="0"/>
                  <w:marBottom w:val="0"/>
                  <w:divBdr>
                    <w:top w:val="none" w:sz="0" w:space="0" w:color="auto"/>
                    <w:left w:val="none" w:sz="0" w:space="0" w:color="auto"/>
                    <w:bottom w:val="none" w:sz="0" w:space="0" w:color="auto"/>
                    <w:right w:val="none" w:sz="0" w:space="0" w:color="auto"/>
                  </w:divBdr>
                </w:div>
                <w:div w:id="1370106666">
                  <w:marLeft w:val="0"/>
                  <w:marRight w:val="0"/>
                  <w:marTop w:val="0"/>
                  <w:marBottom w:val="0"/>
                  <w:divBdr>
                    <w:top w:val="none" w:sz="0" w:space="0" w:color="auto"/>
                    <w:left w:val="none" w:sz="0" w:space="0" w:color="auto"/>
                    <w:bottom w:val="none" w:sz="0" w:space="0" w:color="auto"/>
                    <w:right w:val="none" w:sz="0" w:space="0" w:color="auto"/>
                  </w:divBdr>
                </w:div>
                <w:div w:id="1370837035">
                  <w:marLeft w:val="0"/>
                  <w:marRight w:val="0"/>
                  <w:marTop w:val="0"/>
                  <w:marBottom w:val="0"/>
                  <w:divBdr>
                    <w:top w:val="none" w:sz="0" w:space="0" w:color="auto"/>
                    <w:left w:val="none" w:sz="0" w:space="0" w:color="auto"/>
                    <w:bottom w:val="none" w:sz="0" w:space="0" w:color="auto"/>
                    <w:right w:val="none" w:sz="0" w:space="0" w:color="auto"/>
                  </w:divBdr>
                </w:div>
                <w:div w:id="1370955198">
                  <w:marLeft w:val="0"/>
                  <w:marRight w:val="0"/>
                  <w:marTop w:val="0"/>
                  <w:marBottom w:val="0"/>
                  <w:divBdr>
                    <w:top w:val="none" w:sz="0" w:space="0" w:color="auto"/>
                    <w:left w:val="none" w:sz="0" w:space="0" w:color="auto"/>
                    <w:bottom w:val="none" w:sz="0" w:space="0" w:color="auto"/>
                    <w:right w:val="none" w:sz="0" w:space="0" w:color="auto"/>
                  </w:divBdr>
                </w:div>
                <w:div w:id="1372654175">
                  <w:marLeft w:val="0"/>
                  <w:marRight w:val="0"/>
                  <w:marTop w:val="0"/>
                  <w:marBottom w:val="0"/>
                  <w:divBdr>
                    <w:top w:val="none" w:sz="0" w:space="0" w:color="auto"/>
                    <w:left w:val="none" w:sz="0" w:space="0" w:color="auto"/>
                    <w:bottom w:val="none" w:sz="0" w:space="0" w:color="auto"/>
                    <w:right w:val="none" w:sz="0" w:space="0" w:color="auto"/>
                  </w:divBdr>
                </w:div>
                <w:div w:id="1373573272">
                  <w:marLeft w:val="0"/>
                  <w:marRight w:val="0"/>
                  <w:marTop w:val="0"/>
                  <w:marBottom w:val="0"/>
                  <w:divBdr>
                    <w:top w:val="none" w:sz="0" w:space="0" w:color="auto"/>
                    <w:left w:val="none" w:sz="0" w:space="0" w:color="auto"/>
                    <w:bottom w:val="none" w:sz="0" w:space="0" w:color="auto"/>
                    <w:right w:val="none" w:sz="0" w:space="0" w:color="auto"/>
                  </w:divBdr>
                </w:div>
                <w:div w:id="1374037871">
                  <w:marLeft w:val="0"/>
                  <w:marRight w:val="0"/>
                  <w:marTop w:val="0"/>
                  <w:marBottom w:val="0"/>
                  <w:divBdr>
                    <w:top w:val="none" w:sz="0" w:space="0" w:color="auto"/>
                    <w:left w:val="none" w:sz="0" w:space="0" w:color="auto"/>
                    <w:bottom w:val="none" w:sz="0" w:space="0" w:color="auto"/>
                    <w:right w:val="none" w:sz="0" w:space="0" w:color="auto"/>
                  </w:divBdr>
                </w:div>
                <w:div w:id="1374500987">
                  <w:marLeft w:val="0"/>
                  <w:marRight w:val="0"/>
                  <w:marTop w:val="0"/>
                  <w:marBottom w:val="0"/>
                  <w:divBdr>
                    <w:top w:val="none" w:sz="0" w:space="0" w:color="auto"/>
                    <w:left w:val="none" w:sz="0" w:space="0" w:color="auto"/>
                    <w:bottom w:val="none" w:sz="0" w:space="0" w:color="auto"/>
                    <w:right w:val="none" w:sz="0" w:space="0" w:color="auto"/>
                  </w:divBdr>
                </w:div>
                <w:div w:id="1375426351">
                  <w:marLeft w:val="0"/>
                  <w:marRight w:val="0"/>
                  <w:marTop w:val="0"/>
                  <w:marBottom w:val="0"/>
                  <w:divBdr>
                    <w:top w:val="none" w:sz="0" w:space="0" w:color="auto"/>
                    <w:left w:val="none" w:sz="0" w:space="0" w:color="auto"/>
                    <w:bottom w:val="none" w:sz="0" w:space="0" w:color="auto"/>
                    <w:right w:val="none" w:sz="0" w:space="0" w:color="auto"/>
                  </w:divBdr>
                </w:div>
                <w:div w:id="1376464416">
                  <w:marLeft w:val="0"/>
                  <w:marRight w:val="0"/>
                  <w:marTop w:val="0"/>
                  <w:marBottom w:val="0"/>
                  <w:divBdr>
                    <w:top w:val="none" w:sz="0" w:space="0" w:color="auto"/>
                    <w:left w:val="none" w:sz="0" w:space="0" w:color="auto"/>
                    <w:bottom w:val="none" w:sz="0" w:space="0" w:color="auto"/>
                    <w:right w:val="none" w:sz="0" w:space="0" w:color="auto"/>
                  </w:divBdr>
                </w:div>
                <w:div w:id="1378704923">
                  <w:marLeft w:val="0"/>
                  <w:marRight w:val="0"/>
                  <w:marTop w:val="0"/>
                  <w:marBottom w:val="0"/>
                  <w:divBdr>
                    <w:top w:val="none" w:sz="0" w:space="0" w:color="auto"/>
                    <w:left w:val="none" w:sz="0" w:space="0" w:color="auto"/>
                    <w:bottom w:val="none" w:sz="0" w:space="0" w:color="auto"/>
                    <w:right w:val="none" w:sz="0" w:space="0" w:color="auto"/>
                  </w:divBdr>
                </w:div>
                <w:div w:id="1379280342">
                  <w:marLeft w:val="0"/>
                  <w:marRight w:val="0"/>
                  <w:marTop w:val="0"/>
                  <w:marBottom w:val="0"/>
                  <w:divBdr>
                    <w:top w:val="none" w:sz="0" w:space="0" w:color="auto"/>
                    <w:left w:val="none" w:sz="0" w:space="0" w:color="auto"/>
                    <w:bottom w:val="none" w:sz="0" w:space="0" w:color="auto"/>
                    <w:right w:val="none" w:sz="0" w:space="0" w:color="auto"/>
                  </w:divBdr>
                </w:div>
                <w:div w:id="1382094140">
                  <w:marLeft w:val="0"/>
                  <w:marRight w:val="0"/>
                  <w:marTop w:val="0"/>
                  <w:marBottom w:val="0"/>
                  <w:divBdr>
                    <w:top w:val="none" w:sz="0" w:space="0" w:color="auto"/>
                    <w:left w:val="none" w:sz="0" w:space="0" w:color="auto"/>
                    <w:bottom w:val="none" w:sz="0" w:space="0" w:color="auto"/>
                    <w:right w:val="none" w:sz="0" w:space="0" w:color="auto"/>
                  </w:divBdr>
                </w:div>
                <w:div w:id="1382367757">
                  <w:marLeft w:val="0"/>
                  <w:marRight w:val="0"/>
                  <w:marTop w:val="0"/>
                  <w:marBottom w:val="0"/>
                  <w:divBdr>
                    <w:top w:val="none" w:sz="0" w:space="0" w:color="auto"/>
                    <w:left w:val="none" w:sz="0" w:space="0" w:color="auto"/>
                    <w:bottom w:val="none" w:sz="0" w:space="0" w:color="auto"/>
                    <w:right w:val="none" w:sz="0" w:space="0" w:color="auto"/>
                  </w:divBdr>
                </w:div>
                <w:div w:id="1382753631">
                  <w:marLeft w:val="0"/>
                  <w:marRight w:val="0"/>
                  <w:marTop w:val="0"/>
                  <w:marBottom w:val="0"/>
                  <w:divBdr>
                    <w:top w:val="none" w:sz="0" w:space="0" w:color="auto"/>
                    <w:left w:val="none" w:sz="0" w:space="0" w:color="auto"/>
                    <w:bottom w:val="none" w:sz="0" w:space="0" w:color="auto"/>
                    <w:right w:val="none" w:sz="0" w:space="0" w:color="auto"/>
                  </w:divBdr>
                </w:div>
                <w:div w:id="1383596318">
                  <w:marLeft w:val="0"/>
                  <w:marRight w:val="0"/>
                  <w:marTop w:val="0"/>
                  <w:marBottom w:val="0"/>
                  <w:divBdr>
                    <w:top w:val="none" w:sz="0" w:space="0" w:color="auto"/>
                    <w:left w:val="none" w:sz="0" w:space="0" w:color="auto"/>
                    <w:bottom w:val="none" w:sz="0" w:space="0" w:color="auto"/>
                    <w:right w:val="none" w:sz="0" w:space="0" w:color="auto"/>
                  </w:divBdr>
                </w:div>
                <w:div w:id="1384597364">
                  <w:marLeft w:val="0"/>
                  <w:marRight w:val="0"/>
                  <w:marTop w:val="0"/>
                  <w:marBottom w:val="0"/>
                  <w:divBdr>
                    <w:top w:val="none" w:sz="0" w:space="0" w:color="auto"/>
                    <w:left w:val="none" w:sz="0" w:space="0" w:color="auto"/>
                    <w:bottom w:val="none" w:sz="0" w:space="0" w:color="auto"/>
                    <w:right w:val="none" w:sz="0" w:space="0" w:color="auto"/>
                  </w:divBdr>
                </w:div>
                <w:div w:id="1388066166">
                  <w:marLeft w:val="0"/>
                  <w:marRight w:val="0"/>
                  <w:marTop w:val="0"/>
                  <w:marBottom w:val="0"/>
                  <w:divBdr>
                    <w:top w:val="none" w:sz="0" w:space="0" w:color="auto"/>
                    <w:left w:val="none" w:sz="0" w:space="0" w:color="auto"/>
                    <w:bottom w:val="none" w:sz="0" w:space="0" w:color="auto"/>
                    <w:right w:val="none" w:sz="0" w:space="0" w:color="auto"/>
                  </w:divBdr>
                </w:div>
                <w:div w:id="1389256349">
                  <w:marLeft w:val="0"/>
                  <w:marRight w:val="0"/>
                  <w:marTop w:val="0"/>
                  <w:marBottom w:val="0"/>
                  <w:divBdr>
                    <w:top w:val="none" w:sz="0" w:space="0" w:color="auto"/>
                    <w:left w:val="none" w:sz="0" w:space="0" w:color="auto"/>
                    <w:bottom w:val="none" w:sz="0" w:space="0" w:color="auto"/>
                    <w:right w:val="none" w:sz="0" w:space="0" w:color="auto"/>
                  </w:divBdr>
                </w:div>
                <w:div w:id="1390153996">
                  <w:marLeft w:val="0"/>
                  <w:marRight w:val="0"/>
                  <w:marTop w:val="0"/>
                  <w:marBottom w:val="0"/>
                  <w:divBdr>
                    <w:top w:val="none" w:sz="0" w:space="0" w:color="auto"/>
                    <w:left w:val="none" w:sz="0" w:space="0" w:color="auto"/>
                    <w:bottom w:val="none" w:sz="0" w:space="0" w:color="auto"/>
                    <w:right w:val="none" w:sz="0" w:space="0" w:color="auto"/>
                  </w:divBdr>
                </w:div>
                <w:div w:id="1391687461">
                  <w:marLeft w:val="0"/>
                  <w:marRight w:val="0"/>
                  <w:marTop w:val="0"/>
                  <w:marBottom w:val="0"/>
                  <w:divBdr>
                    <w:top w:val="none" w:sz="0" w:space="0" w:color="auto"/>
                    <w:left w:val="none" w:sz="0" w:space="0" w:color="auto"/>
                    <w:bottom w:val="none" w:sz="0" w:space="0" w:color="auto"/>
                    <w:right w:val="none" w:sz="0" w:space="0" w:color="auto"/>
                  </w:divBdr>
                </w:div>
                <w:div w:id="1392079611">
                  <w:marLeft w:val="0"/>
                  <w:marRight w:val="0"/>
                  <w:marTop w:val="0"/>
                  <w:marBottom w:val="0"/>
                  <w:divBdr>
                    <w:top w:val="none" w:sz="0" w:space="0" w:color="auto"/>
                    <w:left w:val="none" w:sz="0" w:space="0" w:color="auto"/>
                    <w:bottom w:val="none" w:sz="0" w:space="0" w:color="auto"/>
                    <w:right w:val="none" w:sz="0" w:space="0" w:color="auto"/>
                  </w:divBdr>
                </w:div>
                <w:div w:id="1392265934">
                  <w:marLeft w:val="0"/>
                  <w:marRight w:val="0"/>
                  <w:marTop w:val="0"/>
                  <w:marBottom w:val="0"/>
                  <w:divBdr>
                    <w:top w:val="none" w:sz="0" w:space="0" w:color="auto"/>
                    <w:left w:val="none" w:sz="0" w:space="0" w:color="auto"/>
                    <w:bottom w:val="none" w:sz="0" w:space="0" w:color="auto"/>
                    <w:right w:val="none" w:sz="0" w:space="0" w:color="auto"/>
                  </w:divBdr>
                </w:div>
                <w:div w:id="1393117065">
                  <w:marLeft w:val="0"/>
                  <w:marRight w:val="0"/>
                  <w:marTop w:val="0"/>
                  <w:marBottom w:val="0"/>
                  <w:divBdr>
                    <w:top w:val="none" w:sz="0" w:space="0" w:color="auto"/>
                    <w:left w:val="none" w:sz="0" w:space="0" w:color="auto"/>
                    <w:bottom w:val="none" w:sz="0" w:space="0" w:color="auto"/>
                    <w:right w:val="none" w:sz="0" w:space="0" w:color="auto"/>
                  </w:divBdr>
                </w:div>
                <w:div w:id="1393894357">
                  <w:marLeft w:val="0"/>
                  <w:marRight w:val="0"/>
                  <w:marTop w:val="0"/>
                  <w:marBottom w:val="0"/>
                  <w:divBdr>
                    <w:top w:val="none" w:sz="0" w:space="0" w:color="auto"/>
                    <w:left w:val="none" w:sz="0" w:space="0" w:color="auto"/>
                    <w:bottom w:val="none" w:sz="0" w:space="0" w:color="auto"/>
                    <w:right w:val="none" w:sz="0" w:space="0" w:color="auto"/>
                  </w:divBdr>
                </w:div>
                <w:div w:id="1394507568">
                  <w:marLeft w:val="0"/>
                  <w:marRight w:val="0"/>
                  <w:marTop w:val="0"/>
                  <w:marBottom w:val="0"/>
                  <w:divBdr>
                    <w:top w:val="none" w:sz="0" w:space="0" w:color="auto"/>
                    <w:left w:val="none" w:sz="0" w:space="0" w:color="auto"/>
                    <w:bottom w:val="none" w:sz="0" w:space="0" w:color="auto"/>
                    <w:right w:val="none" w:sz="0" w:space="0" w:color="auto"/>
                  </w:divBdr>
                </w:div>
                <w:div w:id="1394624242">
                  <w:marLeft w:val="0"/>
                  <w:marRight w:val="0"/>
                  <w:marTop w:val="0"/>
                  <w:marBottom w:val="0"/>
                  <w:divBdr>
                    <w:top w:val="none" w:sz="0" w:space="0" w:color="auto"/>
                    <w:left w:val="none" w:sz="0" w:space="0" w:color="auto"/>
                    <w:bottom w:val="none" w:sz="0" w:space="0" w:color="auto"/>
                    <w:right w:val="none" w:sz="0" w:space="0" w:color="auto"/>
                  </w:divBdr>
                </w:div>
                <w:div w:id="1395470159">
                  <w:marLeft w:val="0"/>
                  <w:marRight w:val="0"/>
                  <w:marTop w:val="0"/>
                  <w:marBottom w:val="0"/>
                  <w:divBdr>
                    <w:top w:val="none" w:sz="0" w:space="0" w:color="auto"/>
                    <w:left w:val="none" w:sz="0" w:space="0" w:color="auto"/>
                    <w:bottom w:val="none" w:sz="0" w:space="0" w:color="auto"/>
                    <w:right w:val="none" w:sz="0" w:space="0" w:color="auto"/>
                  </w:divBdr>
                </w:div>
                <w:div w:id="1395662526">
                  <w:marLeft w:val="0"/>
                  <w:marRight w:val="0"/>
                  <w:marTop w:val="0"/>
                  <w:marBottom w:val="0"/>
                  <w:divBdr>
                    <w:top w:val="none" w:sz="0" w:space="0" w:color="auto"/>
                    <w:left w:val="none" w:sz="0" w:space="0" w:color="auto"/>
                    <w:bottom w:val="none" w:sz="0" w:space="0" w:color="auto"/>
                    <w:right w:val="none" w:sz="0" w:space="0" w:color="auto"/>
                  </w:divBdr>
                </w:div>
                <w:div w:id="1396049236">
                  <w:marLeft w:val="0"/>
                  <w:marRight w:val="0"/>
                  <w:marTop w:val="0"/>
                  <w:marBottom w:val="0"/>
                  <w:divBdr>
                    <w:top w:val="none" w:sz="0" w:space="0" w:color="auto"/>
                    <w:left w:val="none" w:sz="0" w:space="0" w:color="auto"/>
                    <w:bottom w:val="none" w:sz="0" w:space="0" w:color="auto"/>
                    <w:right w:val="none" w:sz="0" w:space="0" w:color="auto"/>
                  </w:divBdr>
                </w:div>
                <w:div w:id="1396858106">
                  <w:marLeft w:val="0"/>
                  <w:marRight w:val="0"/>
                  <w:marTop w:val="0"/>
                  <w:marBottom w:val="0"/>
                  <w:divBdr>
                    <w:top w:val="none" w:sz="0" w:space="0" w:color="auto"/>
                    <w:left w:val="none" w:sz="0" w:space="0" w:color="auto"/>
                    <w:bottom w:val="none" w:sz="0" w:space="0" w:color="auto"/>
                    <w:right w:val="none" w:sz="0" w:space="0" w:color="auto"/>
                  </w:divBdr>
                </w:div>
                <w:div w:id="1396926714">
                  <w:marLeft w:val="0"/>
                  <w:marRight w:val="0"/>
                  <w:marTop w:val="0"/>
                  <w:marBottom w:val="0"/>
                  <w:divBdr>
                    <w:top w:val="none" w:sz="0" w:space="0" w:color="auto"/>
                    <w:left w:val="none" w:sz="0" w:space="0" w:color="auto"/>
                    <w:bottom w:val="none" w:sz="0" w:space="0" w:color="auto"/>
                    <w:right w:val="none" w:sz="0" w:space="0" w:color="auto"/>
                  </w:divBdr>
                </w:div>
                <w:div w:id="1400979254">
                  <w:marLeft w:val="0"/>
                  <w:marRight w:val="0"/>
                  <w:marTop w:val="0"/>
                  <w:marBottom w:val="0"/>
                  <w:divBdr>
                    <w:top w:val="none" w:sz="0" w:space="0" w:color="auto"/>
                    <w:left w:val="none" w:sz="0" w:space="0" w:color="auto"/>
                    <w:bottom w:val="none" w:sz="0" w:space="0" w:color="auto"/>
                    <w:right w:val="none" w:sz="0" w:space="0" w:color="auto"/>
                  </w:divBdr>
                </w:div>
                <w:div w:id="1404065992">
                  <w:marLeft w:val="0"/>
                  <w:marRight w:val="0"/>
                  <w:marTop w:val="0"/>
                  <w:marBottom w:val="0"/>
                  <w:divBdr>
                    <w:top w:val="none" w:sz="0" w:space="0" w:color="auto"/>
                    <w:left w:val="none" w:sz="0" w:space="0" w:color="auto"/>
                    <w:bottom w:val="none" w:sz="0" w:space="0" w:color="auto"/>
                    <w:right w:val="none" w:sz="0" w:space="0" w:color="auto"/>
                  </w:divBdr>
                </w:div>
                <w:div w:id="1407603793">
                  <w:marLeft w:val="0"/>
                  <w:marRight w:val="0"/>
                  <w:marTop w:val="0"/>
                  <w:marBottom w:val="0"/>
                  <w:divBdr>
                    <w:top w:val="none" w:sz="0" w:space="0" w:color="auto"/>
                    <w:left w:val="none" w:sz="0" w:space="0" w:color="auto"/>
                    <w:bottom w:val="none" w:sz="0" w:space="0" w:color="auto"/>
                    <w:right w:val="none" w:sz="0" w:space="0" w:color="auto"/>
                  </w:divBdr>
                </w:div>
                <w:div w:id="1407804886">
                  <w:marLeft w:val="0"/>
                  <w:marRight w:val="0"/>
                  <w:marTop w:val="0"/>
                  <w:marBottom w:val="0"/>
                  <w:divBdr>
                    <w:top w:val="none" w:sz="0" w:space="0" w:color="auto"/>
                    <w:left w:val="none" w:sz="0" w:space="0" w:color="auto"/>
                    <w:bottom w:val="none" w:sz="0" w:space="0" w:color="auto"/>
                    <w:right w:val="none" w:sz="0" w:space="0" w:color="auto"/>
                  </w:divBdr>
                </w:div>
                <w:div w:id="1409881075">
                  <w:marLeft w:val="0"/>
                  <w:marRight w:val="0"/>
                  <w:marTop w:val="0"/>
                  <w:marBottom w:val="0"/>
                  <w:divBdr>
                    <w:top w:val="none" w:sz="0" w:space="0" w:color="auto"/>
                    <w:left w:val="none" w:sz="0" w:space="0" w:color="auto"/>
                    <w:bottom w:val="none" w:sz="0" w:space="0" w:color="auto"/>
                    <w:right w:val="none" w:sz="0" w:space="0" w:color="auto"/>
                  </w:divBdr>
                </w:div>
                <w:div w:id="1412043365">
                  <w:marLeft w:val="0"/>
                  <w:marRight w:val="0"/>
                  <w:marTop w:val="0"/>
                  <w:marBottom w:val="0"/>
                  <w:divBdr>
                    <w:top w:val="none" w:sz="0" w:space="0" w:color="auto"/>
                    <w:left w:val="none" w:sz="0" w:space="0" w:color="auto"/>
                    <w:bottom w:val="none" w:sz="0" w:space="0" w:color="auto"/>
                    <w:right w:val="none" w:sz="0" w:space="0" w:color="auto"/>
                  </w:divBdr>
                </w:div>
                <w:div w:id="1413627129">
                  <w:marLeft w:val="0"/>
                  <w:marRight w:val="0"/>
                  <w:marTop w:val="0"/>
                  <w:marBottom w:val="0"/>
                  <w:divBdr>
                    <w:top w:val="none" w:sz="0" w:space="0" w:color="auto"/>
                    <w:left w:val="none" w:sz="0" w:space="0" w:color="auto"/>
                    <w:bottom w:val="none" w:sz="0" w:space="0" w:color="auto"/>
                    <w:right w:val="none" w:sz="0" w:space="0" w:color="auto"/>
                  </w:divBdr>
                </w:div>
                <w:div w:id="1413821551">
                  <w:marLeft w:val="0"/>
                  <w:marRight w:val="0"/>
                  <w:marTop w:val="0"/>
                  <w:marBottom w:val="0"/>
                  <w:divBdr>
                    <w:top w:val="none" w:sz="0" w:space="0" w:color="auto"/>
                    <w:left w:val="none" w:sz="0" w:space="0" w:color="auto"/>
                    <w:bottom w:val="none" w:sz="0" w:space="0" w:color="auto"/>
                    <w:right w:val="none" w:sz="0" w:space="0" w:color="auto"/>
                  </w:divBdr>
                </w:div>
                <w:div w:id="1414204542">
                  <w:marLeft w:val="0"/>
                  <w:marRight w:val="0"/>
                  <w:marTop w:val="0"/>
                  <w:marBottom w:val="0"/>
                  <w:divBdr>
                    <w:top w:val="none" w:sz="0" w:space="0" w:color="auto"/>
                    <w:left w:val="none" w:sz="0" w:space="0" w:color="auto"/>
                    <w:bottom w:val="none" w:sz="0" w:space="0" w:color="auto"/>
                    <w:right w:val="none" w:sz="0" w:space="0" w:color="auto"/>
                  </w:divBdr>
                </w:div>
                <w:div w:id="1415469427">
                  <w:marLeft w:val="0"/>
                  <w:marRight w:val="0"/>
                  <w:marTop w:val="0"/>
                  <w:marBottom w:val="0"/>
                  <w:divBdr>
                    <w:top w:val="none" w:sz="0" w:space="0" w:color="auto"/>
                    <w:left w:val="none" w:sz="0" w:space="0" w:color="auto"/>
                    <w:bottom w:val="none" w:sz="0" w:space="0" w:color="auto"/>
                    <w:right w:val="none" w:sz="0" w:space="0" w:color="auto"/>
                  </w:divBdr>
                </w:div>
                <w:div w:id="1416248790">
                  <w:marLeft w:val="0"/>
                  <w:marRight w:val="0"/>
                  <w:marTop w:val="0"/>
                  <w:marBottom w:val="0"/>
                  <w:divBdr>
                    <w:top w:val="none" w:sz="0" w:space="0" w:color="auto"/>
                    <w:left w:val="none" w:sz="0" w:space="0" w:color="auto"/>
                    <w:bottom w:val="none" w:sz="0" w:space="0" w:color="auto"/>
                    <w:right w:val="none" w:sz="0" w:space="0" w:color="auto"/>
                  </w:divBdr>
                </w:div>
                <w:div w:id="1418554392">
                  <w:marLeft w:val="0"/>
                  <w:marRight w:val="0"/>
                  <w:marTop w:val="0"/>
                  <w:marBottom w:val="0"/>
                  <w:divBdr>
                    <w:top w:val="none" w:sz="0" w:space="0" w:color="auto"/>
                    <w:left w:val="none" w:sz="0" w:space="0" w:color="auto"/>
                    <w:bottom w:val="none" w:sz="0" w:space="0" w:color="auto"/>
                    <w:right w:val="none" w:sz="0" w:space="0" w:color="auto"/>
                  </w:divBdr>
                </w:div>
                <w:div w:id="1423530581">
                  <w:marLeft w:val="0"/>
                  <w:marRight w:val="0"/>
                  <w:marTop w:val="0"/>
                  <w:marBottom w:val="0"/>
                  <w:divBdr>
                    <w:top w:val="none" w:sz="0" w:space="0" w:color="auto"/>
                    <w:left w:val="none" w:sz="0" w:space="0" w:color="auto"/>
                    <w:bottom w:val="none" w:sz="0" w:space="0" w:color="auto"/>
                    <w:right w:val="none" w:sz="0" w:space="0" w:color="auto"/>
                  </w:divBdr>
                </w:div>
                <w:div w:id="1423993618">
                  <w:marLeft w:val="0"/>
                  <w:marRight w:val="0"/>
                  <w:marTop w:val="0"/>
                  <w:marBottom w:val="0"/>
                  <w:divBdr>
                    <w:top w:val="none" w:sz="0" w:space="0" w:color="auto"/>
                    <w:left w:val="none" w:sz="0" w:space="0" w:color="auto"/>
                    <w:bottom w:val="none" w:sz="0" w:space="0" w:color="auto"/>
                    <w:right w:val="none" w:sz="0" w:space="0" w:color="auto"/>
                  </w:divBdr>
                </w:div>
                <w:div w:id="1424302300">
                  <w:marLeft w:val="0"/>
                  <w:marRight w:val="0"/>
                  <w:marTop w:val="0"/>
                  <w:marBottom w:val="0"/>
                  <w:divBdr>
                    <w:top w:val="none" w:sz="0" w:space="0" w:color="auto"/>
                    <w:left w:val="none" w:sz="0" w:space="0" w:color="auto"/>
                    <w:bottom w:val="none" w:sz="0" w:space="0" w:color="auto"/>
                    <w:right w:val="none" w:sz="0" w:space="0" w:color="auto"/>
                  </w:divBdr>
                </w:div>
                <w:div w:id="1424454861">
                  <w:marLeft w:val="0"/>
                  <w:marRight w:val="0"/>
                  <w:marTop w:val="0"/>
                  <w:marBottom w:val="0"/>
                  <w:divBdr>
                    <w:top w:val="none" w:sz="0" w:space="0" w:color="auto"/>
                    <w:left w:val="none" w:sz="0" w:space="0" w:color="auto"/>
                    <w:bottom w:val="none" w:sz="0" w:space="0" w:color="auto"/>
                    <w:right w:val="none" w:sz="0" w:space="0" w:color="auto"/>
                  </w:divBdr>
                </w:div>
                <w:div w:id="1425297630">
                  <w:marLeft w:val="0"/>
                  <w:marRight w:val="0"/>
                  <w:marTop w:val="0"/>
                  <w:marBottom w:val="0"/>
                  <w:divBdr>
                    <w:top w:val="none" w:sz="0" w:space="0" w:color="auto"/>
                    <w:left w:val="none" w:sz="0" w:space="0" w:color="auto"/>
                    <w:bottom w:val="none" w:sz="0" w:space="0" w:color="auto"/>
                    <w:right w:val="none" w:sz="0" w:space="0" w:color="auto"/>
                  </w:divBdr>
                </w:div>
                <w:div w:id="1433042470">
                  <w:marLeft w:val="0"/>
                  <w:marRight w:val="0"/>
                  <w:marTop w:val="0"/>
                  <w:marBottom w:val="0"/>
                  <w:divBdr>
                    <w:top w:val="none" w:sz="0" w:space="0" w:color="auto"/>
                    <w:left w:val="none" w:sz="0" w:space="0" w:color="auto"/>
                    <w:bottom w:val="none" w:sz="0" w:space="0" w:color="auto"/>
                    <w:right w:val="none" w:sz="0" w:space="0" w:color="auto"/>
                  </w:divBdr>
                </w:div>
                <w:div w:id="1433160420">
                  <w:marLeft w:val="0"/>
                  <w:marRight w:val="0"/>
                  <w:marTop w:val="0"/>
                  <w:marBottom w:val="0"/>
                  <w:divBdr>
                    <w:top w:val="none" w:sz="0" w:space="0" w:color="auto"/>
                    <w:left w:val="none" w:sz="0" w:space="0" w:color="auto"/>
                    <w:bottom w:val="none" w:sz="0" w:space="0" w:color="auto"/>
                    <w:right w:val="none" w:sz="0" w:space="0" w:color="auto"/>
                  </w:divBdr>
                </w:div>
                <w:div w:id="1433207111">
                  <w:marLeft w:val="0"/>
                  <w:marRight w:val="0"/>
                  <w:marTop w:val="0"/>
                  <w:marBottom w:val="0"/>
                  <w:divBdr>
                    <w:top w:val="none" w:sz="0" w:space="0" w:color="auto"/>
                    <w:left w:val="none" w:sz="0" w:space="0" w:color="auto"/>
                    <w:bottom w:val="none" w:sz="0" w:space="0" w:color="auto"/>
                    <w:right w:val="none" w:sz="0" w:space="0" w:color="auto"/>
                  </w:divBdr>
                </w:div>
                <w:div w:id="1433818154">
                  <w:marLeft w:val="0"/>
                  <w:marRight w:val="0"/>
                  <w:marTop w:val="0"/>
                  <w:marBottom w:val="0"/>
                  <w:divBdr>
                    <w:top w:val="none" w:sz="0" w:space="0" w:color="auto"/>
                    <w:left w:val="none" w:sz="0" w:space="0" w:color="auto"/>
                    <w:bottom w:val="none" w:sz="0" w:space="0" w:color="auto"/>
                    <w:right w:val="none" w:sz="0" w:space="0" w:color="auto"/>
                  </w:divBdr>
                </w:div>
                <w:div w:id="1438020646">
                  <w:marLeft w:val="0"/>
                  <w:marRight w:val="0"/>
                  <w:marTop w:val="0"/>
                  <w:marBottom w:val="0"/>
                  <w:divBdr>
                    <w:top w:val="none" w:sz="0" w:space="0" w:color="auto"/>
                    <w:left w:val="none" w:sz="0" w:space="0" w:color="auto"/>
                    <w:bottom w:val="none" w:sz="0" w:space="0" w:color="auto"/>
                    <w:right w:val="none" w:sz="0" w:space="0" w:color="auto"/>
                  </w:divBdr>
                </w:div>
                <w:div w:id="1438481317">
                  <w:marLeft w:val="0"/>
                  <w:marRight w:val="0"/>
                  <w:marTop w:val="0"/>
                  <w:marBottom w:val="0"/>
                  <w:divBdr>
                    <w:top w:val="none" w:sz="0" w:space="0" w:color="auto"/>
                    <w:left w:val="none" w:sz="0" w:space="0" w:color="auto"/>
                    <w:bottom w:val="none" w:sz="0" w:space="0" w:color="auto"/>
                    <w:right w:val="none" w:sz="0" w:space="0" w:color="auto"/>
                  </w:divBdr>
                </w:div>
                <w:div w:id="1441030711">
                  <w:marLeft w:val="0"/>
                  <w:marRight w:val="0"/>
                  <w:marTop w:val="0"/>
                  <w:marBottom w:val="0"/>
                  <w:divBdr>
                    <w:top w:val="none" w:sz="0" w:space="0" w:color="auto"/>
                    <w:left w:val="none" w:sz="0" w:space="0" w:color="auto"/>
                    <w:bottom w:val="none" w:sz="0" w:space="0" w:color="auto"/>
                    <w:right w:val="none" w:sz="0" w:space="0" w:color="auto"/>
                  </w:divBdr>
                </w:div>
                <w:div w:id="1442069585">
                  <w:marLeft w:val="0"/>
                  <w:marRight w:val="0"/>
                  <w:marTop w:val="0"/>
                  <w:marBottom w:val="0"/>
                  <w:divBdr>
                    <w:top w:val="none" w:sz="0" w:space="0" w:color="auto"/>
                    <w:left w:val="none" w:sz="0" w:space="0" w:color="auto"/>
                    <w:bottom w:val="none" w:sz="0" w:space="0" w:color="auto"/>
                    <w:right w:val="none" w:sz="0" w:space="0" w:color="auto"/>
                  </w:divBdr>
                </w:div>
                <w:div w:id="1444108113">
                  <w:marLeft w:val="0"/>
                  <w:marRight w:val="0"/>
                  <w:marTop w:val="0"/>
                  <w:marBottom w:val="0"/>
                  <w:divBdr>
                    <w:top w:val="none" w:sz="0" w:space="0" w:color="auto"/>
                    <w:left w:val="none" w:sz="0" w:space="0" w:color="auto"/>
                    <w:bottom w:val="none" w:sz="0" w:space="0" w:color="auto"/>
                    <w:right w:val="none" w:sz="0" w:space="0" w:color="auto"/>
                  </w:divBdr>
                </w:div>
                <w:div w:id="1444618225">
                  <w:marLeft w:val="0"/>
                  <w:marRight w:val="0"/>
                  <w:marTop w:val="0"/>
                  <w:marBottom w:val="0"/>
                  <w:divBdr>
                    <w:top w:val="none" w:sz="0" w:space="0" w:color="auto"/>
                    <w:left w:val="none" w:sz="0" w:space="0" w:color="auto"/>
                    <w:bottom w:val="none" w:sz="0" w:space="0" w:color="auto"/>
                    <w:right w:val="none" w:sz="0" w:space="0" w:color="auto"/>
                  </w:divBdr>
                </w:div>
                <w:div w:id="1445266185">
                  <w:marLeft w:val="0"/>
                  <w:marRight w:val="0"/>
                  <w:marTop w:val="0"/>
                  <w:marBottom w:val="0"/>
                  <w:divBdr>
                    <w:top w:val="none" w:sz="0" w:space="0" w:color="auto"/>
                    <w:left w:val="none" w:sz="0" w:space="0" w:color="auto"/>
                    <w:bottom w:val="none" w:sz="0" w:space="0" w:color="auto"/>
                    <w:right w:val="none" w:sz="0" w:space="0" w:color="auto"/>
                  </w:divBdr>
                </w:div>
                <w:div w:id="1445419907">
                  <w:marLeft w:val="0"/>
                  <w:marRight w:val="0"/>
                  <w:marTop w:val="0"/>
                  <w:marBottom w:val="0"/>
                  <w:divBdr>
                    <w:top w:val="none" w:sz="0" w:space="0" w:color="auto"/>
                    <w:left w:val="none" w:sz="0" w:space="0" w:color="auto"/>
                    <w:bottom w:val="none" w:sz="0" w:space="0" w:color="auto"/>
                    <w:right w:val="none" w:sz="0" w:space="0" w:color="auto"/>
                  </w:divBdr>
                </w:div>
                <w:div w:id="1446778037">
                  <w:marLeft w:val="0"/>
                  <w:marRight w:val="0"/>
                  <w:marTop w:val="0"/>
                  <w:marBottom w:val="0"/>
                  <w:divBdr>
                    <w:top w:val="none" w:sz="0" w:space="0" w:color="auto"/>
                    <w:left w:val="none" w:sz="0" w:space="0" w:color="auto"/>
                    <w:bottom w:val="none" w:sz="0" w:space="0" w:color="auto"/>
                    <w:right w:val="none" w:sz="0" w:space="0" w:color="auto"/>
                  </w:divBdr>
                </w:div>
                <w:div w:id="1448236243">
                  <w:marLeft w:val="0"/>
                  <w:marRight w:val="0"/>
                  <w:marTop w:val="0"/>
                  <w:marBottom w:val="0"/>
                  <w:divBdr>
                    <w:top w:val="none" w:sz="0" w:space="0" w:color="auto"/>
                    <w:left w:val="none" w:sz="0" w:space="0" w:color="auto"/>
                    <w:bottom w:val="none" w:sz="0" w:space="0" w:color="auto"/>
                    <w:right w:val="none" w:sz="0" w:space="0" w:color="auto"/>
                  </w:divBdr>
                </w:div>
                <w:div w:id="1448280491">
                  <w:marLeft w:val="0"/>
                  <w:marRight w:val="0"/>
                  <w:marTop w:val="0"/>
                  <w:marBottom w:val="0"/>
                  <w:divBdr>
                    <w:top w:val="none" w:sz="0" w:space="0" w:color="auto"/>
                    <w:left w:val="none" w:sz="0" w:space="0" w:color="auto"/>
                    <w:bottom w:val="none" w:sz="0" w:space="0" w:color="auto"/>
                    <w:right w:val="none" w:sz="0" w:space="0" w:color="auto"/>
                  </w:divBdr>
                </w:div>
                <w:div w:id="1448812199">
                  <w:marLeft w:val="0"/>
                  <w:marRight w:val="0"/>
                  <w:marTop w:val="0"/>
                  <w:marBottom w:val="0"/>
                  <w:divBdr>
                    <w:top w:val="none" w:sz="0" w:space="0" w:color="auto"/>
                    <w:left w:val="none" w:sz="0" w:space="0" w:color="auto"/>
                    <w:bottom w:val="none" w:sz="0" w:space="0" w:color="auto"/>
                    <w:right w:val="none" w:sz="0" w:space="0" w:color="auto"/>
                  </w:divBdr>
                </w:div>
                <w:div w:id="1449156628">
                  <w:marLeft w:val="0"/>
                  <w:marRight w:val="0"/>
                  <w:marTop w:val="0"/>
                  <w:marBottom w:val="0"/>
                  <w:divBdr>
                    <w:top w:val="none" w:sz="0" w:space="0" w:color="auto"/>
                    <w:left w:val="none" w:sz="0" w:space="0" w:color="auto"/>
                    <w:bottom w:val="none" w:sz="0" w:space="0" w:color="auto"/>
                    <w:right w:val="none" w:sz="0" w:space="0" w:color="auto"/>
                  </w:divBdr>
                </w:div>
                <w:div w:id="1449814494">
                  <w:marLeft w:val="0"/>
                  <w:marRight w:val="0"/>
                  <w:marTop w:val="0"/>
                  <w:marBottom w:val="0"/>
                  <w:divBdr>
                    <w:top w:val="none" w:sz="0" w:space="0" w:color="auto"/>
                    <w:left w:val="none" w:sz="0" w:space="0" w:color="auto"/>
                    <w:bottom w:val="none" w:sz="0" w:space="0" w:color="auto"/>
                    <w:right w:val="none" w:sz="0" w:space="0" w:color="auto"/>
                  </w:divBdr>
                </w:div>
                <w:div w:id="1451434155">
                  <w:marLeft w:val="0"/>
                  <w:marRight w:val="0"/>
                  <w:marTop w:val="0"/>
                  <w:marBottom w:val="0"/>
                  <w:divBdr>
                    <w:top w:val="none" w:sz="0" w:space="0" w:color="auto"/>
                    <w:left w:val="none" w:sz="0" w:space="0" w:color="auto"/>
                    <w:bottom w:val="none" w:sz="0" w:space="0" w:color="auto"/>
                    <w:right w:val="none" w:sz="0" w:space="0" w:color="auto"/>
                  </w:divBdr>
                </w:div>
                <w:div w:id="1451514249">
                  <w:marLeft w:val="0"/>
                  <w:marRight w:val="0"/>
                  <w:marTop w:val="0"/>
                  <w:marBottom w:val="0"/>
                  <w:divBdr>
                    <w:top w:val="none" w:sz="0" w:space="0" w:color="auto"/>
                    <w:left w:val="none" w:sz="0" w:space="0" w:color="auto"/>
                    <w:bottom w:val="none" w:sz="0" w:space="0" w:color="auto"/>
                    <w:right w:val="none" w:sz="0" w:space="0" w:color="auto"/>
                  </w:divBdr>
                </w:div>
                <w:div w:id="1451778873">
                  <w:marLeft w:val="0"/>
                  <w:marRight w:val="0"/>
                  <w:marTop w:val="0"/>
                  <w:marBottom w:val="0"/>
                  <w:divBdr>
                    <w:top w:val="none" w:sz="0" w:space="0" w:color="auto"/>
                    <w:left w:val="none" w:sz="0" w:space="0" w:color="auto"/>
                    <w:bottom w:val="none" w:sz="0" w:space="0" w:color="auto"/>
                    <w:right w:val="none" w:sz="0" w:space="0" w:color="auto"/>
                  </w:divBdr>
                </w:div>
                <w:div w:id="1453018158">
                  <w:marLeft w:val="0"/>
                  <w:marRight w:val="0"/>
                  <w:marTop w:val="0"/>
                  <w:marBottom w:val="0"/>
                  <w:divBdr>
                    <w:top w:val="none" w:sz="0" w:space="0" w:color="auto"/>
                    <w:left w:val="none" w:sz="0" w:space="0" w:color="auto"/>
                    <w:bottom w:val="none" w:sz="0" w:space="0" w:color="auto"/>
                    <w:right w:val="none" w:sz="0" w:space="0" w:color="auto"/>
                  </w:divBdr>
                </w:div>
                <w:div w:id="1454210764">
                  <w:marLeft w:val="0"/>
                  <w:marRight w:val="0"/>
                  <w:marTop w:val="0"/>
                  <w:marBottom w:val="0"/>
                  <w:divBdr>
                    <w:top w:val="none" w:sz="0" w:space="0" w:color="auto"/>
                    <w:left w:val="none" w:sz="0" w:space="0" w:color="auto"/>
                    <w:bottom w:val="none" w:sz="0" w:space="0" w:color="auto"/>
                    <w:right w:val="none" w:sz="0" w:space="0" w:color="auto"/>
                  </w:divBdr>
                </w:div>
                <w:div w:id="1455321781">
                  <w:marLeft w:val="0"/>
                  <w:marRight w:val="0"/>
                  <w:marTop w:val="0"/>
                  <w:marBottom w:val="0"/>
                  <w:divBdr>
                    <w:top w:val="none" w:sz="0" w:space="0" w:color="auto"/>
                    <w:left w:val="none" w:sz="0" w:space="0" w:color="auto"/>
                    <w:bottom w:val="none" w:sz="0" w:space="0" w:color="auto"/>
                    <w:right w:val="none" w:sz="0" w:space="0" w:color="auto"/>
                  </w:divBdr>
                </w:div>
                <w:div w:id="1458454652">
                  <w:marLeft w:val="0"/>
                  <w:marRight w:val="0"/>
                  <w:marTop w:val="0"/>
                  <w:marBottom w:val="0"/>
                  <w:divBdr>
                    <w:top w:val="none" w:sz="0" w:space="0" w:color="auto"/>
                    <w:left w:val="none" w:sz="0" w:space="0" w:color="auto"/>
                    <w:bottom w:val="none" w:sz="0" w:space="0" w:color="auto"/>
                    <w:right w:val="none" w:sz="0" w:space="0" w:color="auto"/>
                  </w:divBdr>
                </w:div>
                <w:div w:id="1458571750">
                  <w:marLeft w:val="0"/>
                  <w:marRight w:val="0"/>
                  <w:marTop w:val="0"/>
                  <w:marBottom w:val="0"/>
                  <w:divBdr>
                    <w:top w:val="none" w:sz="0" w:space="0" w:color="auto"/>
                    <w:left w:val="none" w:sz="0" w:space="0" w:color="auto"/>
                    <w:bottom w:val="none" w:sz="0" w:space="0" w:color="auto"/>
                    <w:right w:val="none" w:sz="0" w:space="0" w:color="auto"/>
                  </w:divBdr>
                </w:div>
                <w:div w:id="1461222811">
                  <w:marLeft w:val="0"/>
                  <w:marRight w:val="0"/>
                  <w:marTop w:val="0"/>
                  <w:marBottom w:val="0"/>
                  <w:divBdr>
                    <w:top w:val="none" w:sz="0" w:space="0" w:color="auto"/>
                    <w:left w:val="none" w:sz="0" w:space="0" w:color="auto"/>
                    <w:bottom w:val="none" w:sz="0" w:space="0" w:color="auto"/>
                    <w:right w:val="none" w:sz="0" w:space="0" w:color="auto"/>
                  </w:divBdr>
                </w:div>
                <w:div w:id="1461532541">
                  <w:marLeft w:val="0"/>
                  <w:marRight w:val="0"/>
                  <w:marTop w:val="0"/>
                  <w:marBottom w:val="0"/>
                  <w:divBdr>
                    <w:top w:val="none" w:sz="0" w:space="0" w:color="auto"/>
                    <w:left w:val="none" w:sz="0" w:space="0" w:color="auto"/>
                    <w:bottom w:val="none" w:sz="0" w:space="0" w:color="auto"/>
                    <w:right w:val="none" w:sz="0" w:space="0" w:color="auto"/>
                  </w:divBdr>
                </w:div>
                <w:div w:id="1462726989">
                  <w:marLeft w:val="0"/>
                  <w:marRight w:val="0"/>
                  <w:marTop w:val="0"/>
                  <w:marBottom w:val="0"/>
                  <w:divBdr>
                    <w:top w:val="none" w:sz="0" w:space="0" w:color="auto"/>
                    <w:left w:val="none" w:sz="0" w:space="0" w:color="auto"/>
                    <w:bottom w:val="none" w:sz="0" w:space="0" w:color="auto"/>
                    <w:right w:val="none" w:sz="0" w:space="0" w:color="auto"/>
                  </w:divBdr>
                </w:div>
                <w:div w:id="1463038663">
                  <w:marLeft w:val="0"/>
                  <w:marRight w:val="0"/>
                  <w:marTop w:val="0"/>
                  <w:marBottom w:val="0"/>
                  <w:divBdr>
                    <w:top w:val="none" w:sz="0" w:space="0" w:color="auto"/>
                    <w:left w:val="none" w:sz="0" w:space="0" w:color="auto"/>
                    <w:bottom w:val="none" w:sz="0" w:space="0" w:color="auto"/>
                    <w:right w:val="none" w:sz="0" w:space="0" w:color="auto"/>
                  </w:divBdr>
                </w:div>
                <w:div w:id="1463188166">
                  <w:marLeft w:val="0"/>
                  <w:marRight w:val="0"/>
                  <w:marTop w:val="0"/>
                  <w:marBottom w:val="0"/>
                  <w:divBdr>
                    <w:top w:val="none" w:sz="0" w:space="0" w:color="auto"/>
                    <w:left w:val="none" w:sz="0" w:space="0" w:color="auto"/>
                    <w:bottom w:val="none" w:sz="0" w:space="0" w:color="auto"/>
                    <w:right w:val="none" w:sz="0" w:space="0" w:color="auto"/>
                  </w:divBdr>
                </w:div>
                <w:div w:id="1463304942">
                  <w:marLeft w:val="0"/>
                  <w:marRight w:val="0"/>
                  <w:marTop w:val="0"/>
                  <w:marBottom w:val="0"/>
                  <w:divBdr>
                    <w:top w:val="none" w:sz="0" w:space="0" w:color="auto"/>
                    <w:left w:val="none" w:sz="0" w:space="0" w:color="auto"/>
                    <w:bottom w:val="none" w:sz="0" w:space="0" w:color="auto"/>
                    <w:right w:val="none" w:sz="0" w:space="0" w:color="auto"/>
                  </w:divBdr>
                </w:div>
                <w:div w:id="1464348032">
                  <w:marLeft w:val="0"/>
                  <w:marRight w:val="0"/>
                  <w:marTop w:val="0"/>
                  <w:marBottom w:val="0"/>
                  <w:divBdr>
                    <w:top w:val="none" w:sz="0" w:space="0" w:color="auto"/>
                    <w:left w:val="none" w:sz="0" w:space="0" w:color="auto"/>
                    <w:bottom w:val="none" w:sz="0" w:space="0" w:color="auto"/>
                    <w:right w:val="none" w:sz="0" w:space="0" w:color="auto"/>
                  </w:divBdr>
                </w:div>
                <w:div w:id="1468425709">
                  <w:marLeft w:val="0"/>
                  <w:marRight w:val="0"/>
                  <w:marTop w:val="0"/>
                  <w:marBottom w:val="0"/>
                  <w:divBdr>
                    <w:top w:val="none" w:sz="0" w:space="0" w:color="auto"/>
                    <w:left w:val="none" w:sz="0" w:space="0" w:color="auto"/>
                    <w:bottom w:val="none" w:sz="0" w:space="0" w:color="auto"/>
                    <w:right w:val="none" w:sz="0" w:space="0" w:color="auto"/>
                  </w:divBdr>
                </w:div>
                <w:div w:id="1472095439">
                  <w:marLeft w:val="0"/>
                  <w:marRight w:val="0"/>
                  <w:marTop w:val="0"/>
                  <w:marBottom w:val="0"/>
                  <w:divBdr>
                    <w:top w:val="none" w:sz="0" w:space="0" w:color="auto"/>
                    <w:left w:val="none" w:sz="0" w:space="0" w:color="auto"/>
                    <w:bottom w:val="none" w:sz="0" w:space="0" w:color="auto"/>
                    <w:right w:val="none" w:sz="0" w:space="0" w:color="auto"/>
                  </w:divBdr>
                </w:div>
                <w:div w:id="1472363292">
                  <w:marLeft w:val="0"/>
                  <w:marRight w:val="0"/>
                  <w:marTop w:val="0"/>
                  <w:marBottom w:val="0"/>
                  <w:divBdr>
                    <w:top w:val="none" w:sz="0" w:space="0" w:color="auto"/>
                    <w:left w:val="none" w:sz="0" w:space="0" w:color="auto"/>
                    <w:bottom w:val="none" w:sz="0" w:space="0" w:color="auto"/>
                    <w:right w:val="none" w:sz="0" w:space="0" w:color="auto"/>
                  </w:divBdr>
                </w:div>
                <w:div w:id="1473860973">
                  <w:marLeft w:val="0"/>
                  <w:marRight w:val="0"/>
                  <w:marTop w:val="0"/>
                  <w:marBottom w:val="0"/>
                  <w:divBdr>
                    <w:top w:val="none" w:sz="0" w:space="0" w:color="auto"/>
                    <w:left w:val="none" w:sz="0" w:space="0" w:color="auto"/>
                    <w:bottom w:val="none" w:sz="0" w:space="0" w:color="auto"/>
                    <w:right w:val="none" w:sz="0" w:space="0" w:color="auto"/>
                  </w:divBdr>
                </w:div>
                <w:div w:id="1473982789">
                  <w:marLeft w:val="0"/>
                  <w:marRight w:val="0"/>
                  <w:marTop w:val="0"/>
                  <w:marBottom w:val="0"/>
                  <w:divBdr>
                    <w:top w:val="none" w:sz="0" w:space="0" w:color="auto"/>
                    <w:left w:val="none" w:sz="0" w:space="0" w:color="auto"/>
                    <w:bottom w:val="none" w:sz="0" w:space="0" w:color="auto"/>
                    <w:right w:val="none" w:sz="0" w:space="0" w:color="auto"/>
                  </w:divBdr>
                </w:div>
                <w:div w:id="1475024457">
                  <w:marLeft w:val="0"/>
                  <w:marRight w:val="0"/>
                  <w:marTop w:val="0"/>
                  <w:marBottom w:val="0"/>
                  <w:divBdr>
                    <w:top w:val="none" w:sz="0" w:space="0" w:color="auto"/>
                    <w:left w:val="none" w:sz="0" w:space="0" w:color="auto"/>
                    <w:bottom w:val="none" w:sz="0" w:space="0" w:color="auto"/>
                    <w:right w:val="none" w:sz="0" w:space="0" w:color="auto"/>
                  </w:divBdr>
                </w:div>
                <w:div w:id="1477336953">
                  <w:marLeft w:val="0"/>
                  <w:marRight w:val="0"/>
                  <w:marTop w:val="0"/>
                  <w:marBottom w:val="0"/>
                  <w:divBdr>
                    <w:top w:val="none" w:sz="0" w:space="0" w:color="auto"/>
                    <w:left w:val="none" w:sz="0" w:space="0" w:color="auto"/>
                    <w:bottom w:val="none" w:sz="0" w:space="0" w:color="auto"/>
                    <w:right w:val="none" w:sz="0" w:space="0" w:color="auto"/>
                  </w:divBdr>
                </w:div>
                <w:div w:id="1477995185">
                  <w:marLeft w:val="0"/>
                  <w:marRight w:val="0"/>
                  <w:marTop w:val="0"/>
                  <w:marBottom w:val="0"/>
                  <w:divBdr>
                    <w:top w:val="none" w:sz="0" w:space="0" w:color="auto"/>
                    <w:left w:val="none" w:sz="0" w:space="0" w:color="auto"/>
                    <w:bottom w:val="none" w:sz="0" w:space="0" w:color="auto"/>
                    <w:right w:val="none" w:sz="0" w:space="0" w:color="auto"/>
                  </w:divBdr>
                </w:div>
                <w:div w:id="1478302632">
                  <w:marLeft w:val="0"/>
                  <w:marRight w:val="0"/>
                  <w:marTop w:val="0"/>
                  <w:marBottom w:val="0"/>
                  <w:divBdr>
                    <w:top w:val="none" w:sz="0" w:space="0" w:color="auto"/>
                    <w:left w:val="none" w:sz="0" w:space="0" w:color="auto"/>
                    <w:bottom w:val="none" w:sz="0" w:space="0" w:color="auto"/>
                    <w:right w:val="none" w:sz="0" w:space="0" w:color="auto"/>
                  </w:divBdr>
                </w:div>
                <w:div w:id="1479495928">
                  <w:marLeft w:val="0"/>
                  <w:marRight w:val="0"/>
                  <w:marTop w:val="0"/>
                  <w:marBottom w:val="0"/>
                  <w:divBdr>
                    <w:top w:val="none" w:sz="0" w:space="0" w:color="auto"/>
                    <w:left w:val="none" w:sz="0" w:space="0" w:color="auto"/>
                    <w:bottom w:val="none" w:sz="0" w:space="0" w:color="auto"/>
                    <w:right w:val="none" w:sz="0" w:space="0" w:color="auto"/>
                  </w:divBdr>
                </w:div>
                <w:div w:id="1480730806">
                  <w:marLeft w:val="0"/>
                  <w:marRight w:val="0"/>
                  <w:marTop w:val="0"/>
                  <w:marBottom w:val="0"/>
                  <w:divBdr>
                    <w:top w:val="none" w:sz="0" w:space="0" w:color="auto"/>
                    <w:left w:val="none" w:sz="0" w:space="0" w:color="auto"/>
                    <w:bottom w:val="none" w:sz="0" w:space="0" w:color="auto"/>
                    <w:right w:val="none" w:sz="0" w:space="0" w:color="auto"/>
                  </w:divBdr>
                </w:div>
                <w:div w:id="1481773758">
                  <w:marLeft w:val="0"/>
                  <w:marRight w:val="0"/>
                  <w:marTop w:val="0"/>
                  <w:marBottom w:val="0"/>
                  <w:divBdr>
                    <w:top w:val="none" w:sz="0" w:space="0" w:color="auto"/>
                    <w:left w:val="none" w:sz="0" w:space="0" w:color="auto"/>
                    <w:bottom w:val="none" w:sz="0" w:space="0" w:color="auto"/>
                    <w:right w:val="none" w:sz="0" w:space="0" w:color="auto"/>
                  </w:divBdr>
                </w:div>
                <w:div w:id="1482037900">
                  <w:marLeft w:val="0"/>
                  <w:marRight w:val="0"/>
                  <w:marTop w:val="0"/>
                  <w:marBottom w:val="0"/>
                  <w:divBdr>
                    <w:top w:val="none" w:sz="0" w:space="0" w:color="auto"/>
                    <w:left w:val="none" w:sz="0" w:space="0" w:color="auto"/>
                    <w:bottom w:val="none" w:sz="0" w:space="0" w:color="auto"/>
                    <w:right w:val="none" w:sz="0" w:space="0" w:color="auto"/>
                  </w:divBdr>
                </w:div>
                <w:div w:id="1482966426">
                  <w:marLeft w:val="0"/>
                  <w:marRight w:val="0"/>
                  <w:marTop w:val="0"/>
                  <w:marBottom w:val="0"/>
                  <w:divBdr>
                    <w:top w:val="none" w:sz="0" w:space="0" w:color="auto"/>
                    <w:left w:val="none" w:sz="0" w:space="0" w:color="auto"/>
                    <w:bottom w:val="none" w:sz="0" w:space="0" w:color="auto"/>
                    <w:right w:val="none" w:sz="0" w:space="0" w:color="auto"/>
                  </w:divBdr>
                </w:div>
                <w:div w:id="1483039475">
                  <w:marLeft w:val="0"/>
                  <w:marRight w:val="0"/>
                  <w:marTop w:val="0"/>
                  <w:marBottom w:val="0"/>
                  <w:divBdr>
                    <w:top w:val="none" w:sz="0" w:space="0" w:color="auto"/>
                    <w:left w:val="none" w:sz="0" w:space="0" w:color="auto"/>
                    <w:bottom w:val="none" w:sz="0" w:space="0" w:color="auto"/>
                    <w:right w:val="none" w:sz="0" w:space="0" w:color="auto"/>
                  </w:divBdr>
                </w:div>
                <w:div w:id="1483111097">
                  <w:marLeft w:val="0"/>
                  <w:marRight w:val="0"/>
                  <w:marTop w:val="0"/>
                  <w:marBottom w:val="0"/>
                  <w:divBdr>
                    <w:top w:val="none" w:sz="0" w:space="0" w:color="auto"/>
                    <w:left w:val="none" w:sz="0" w:space="0" w:color="auto"/>
                    <w:bottom w:val="none" w:sz="0" w:space="0" w:color="auto"/>
                    <w:right w:val="none" w:sz="0" w:space="0" w:color="auto"/>
                  </w:divBdr>
                </w:div>
                <w:div w:id="1483811838">
                  <w:marLeft w:val="0"/>
                  <w:marRight w:val="0"/>
                  <w:marTop w:val="0"/>
                  <w:marBottom w:val="0"/>
                  <w:divBdr>
                    <w:top w:val="none" w:sz="0" w:space="0" w:color="auto"/>
                    <w:left w:val="none" w:sz="0" w:space="0" w:color="auto"/>
                    <w:bottom w:val="none" w:sz="0" w:space="0" w:color="auto"/>
                    <w:right w:val="none" w:sz="0" w:space="0" w:color="auto"/>
                  </w:divBdr>
                </w:div>
                <w:div w:id="1485858130">
                  <w:marLeft w:val="0"/>
                  <w:marRight w:val="0"/>
                  <w:marTop w:val="0"/>
                  <w:marBottom w:val="0"/>
                  <w:divBdr>
                    <w:top w:val="none" w:sz="0" w:space="0" w:color="auto"/>
                    <w:left w:val="none" w:sz="0" w:space="0" w:color="auto"/>
                    <w:bottom w:val="none" w:sz="0" w:space="0" w:color="auto"/>
                    <w:right w:val="none" w:sz="0" w:space="0" w:color="auto"/>
                  </w:divBdr>
                </w:div>
                <w:div w:id="1489126057">
                  <w:marLeft w:val="0"/>
                  <w:marRight w:val="0"/>
                  <w:marTop w:val="0"/>
                  <w:marBottom w:val="0"/>
                  <w:divBdr>
                    <w:top w:val="none" w:sz="0" w:space="0" w:color="auto"/>
                    <w:left w:val="none" w:sz="0" w:space="0" w:color="auto"/>
                    <w:bottom w:val="none" w:sz="0" w:space="0" w:color="auto"/>
                    <w:right w:val="none" w:sz="0" w:space="0" w:color="auto"/>
                  </w:divBdr>
                </w:div>
                <w:div w:id="1490169396">
                  <w:marLeft w:val="0"/>
                  <w:marRight w:val="0"/>
                  <w:marTop w:val="0"/>
                  <w:marBottom w:val="0"/>
                  <w:divBdr>
                    <w:top w:val="none" w:sz="0" w:space="0" w:color="auto"/>
                    <w:left w:val="none" w:sz="0" w:space="0" w:color="auto"/>
                    <w:bottom w:val="none" w:sz="0" w:space="0" w:color="auto"/>
                    <w:right w:val="none" w:sz="0" w:space="0" w:color="auto"/>
                  </w:divBdr>
                </w:div>
                <w:div w:id="1490176282">
                  <w:marLeft w:val="0"/>
                  <w:marRight w:val="0"/>
                  <w:marTop w:val="0"/>
                  <w:marBottom w:val="0"/>
                  <w:divBdr>
                    <w:top w:val="none" w:sz="0" w:space="0" w:color="auto"/>
                    <w:left w:val="none" w:sz="0" w:space="0" w:color="auto"/>
                    <w:bottom w:val="none" w:sz="0" w:space="0" w:color="auto"/>
                    <w:right w:val="none" w:sz="0" w:space="0" w:color="auto"/>
                  </w:divBdr>
                </w:div>
                <w:div w:id="1491750829">
                  <w:marLeft w:val="0"/>
                  <w:marRight w:val="0"/>
                  <w:marTop w:val="0"/>
                  <w:marBottom w:val="0"/>
                  <w:divBdr>
                    <w:top w:val="none" w:sz="0" w:space="0" w:color="auto"/>
                    <w:left w:val="none" w:sz="0" w:space="0" w:color="auto"/>
                    <w:bottom w:val="none" w:sz="0" w:space="0" w:color="auto"/>
                    <w:right w:val="none" w:sz="0" w:space="0" w:color="auto"/>
                  </w:divBdr>
                </w:div>
                <w:div w:id="1494182519">
                  <w:marLeft w:val="0"/>
                  <w:marRight w:val="0"/>
                  <w:marTop w:val="0"/>
                  <w:marBottom w:val="0"/>
                  <w:divBdr>
                    <w:top w:val="none" w:sz="0" w:space="0" w:color="auto"/>
                    <w:left w:val="none" w:sz="0" w:space="0" w:color="auto"/>
                    <w:bottom w:val="none" w:sz="0" w:space="0" w:color="auto"/>
                    <w:right w:val="none" w:sz="0" w:space="0" w:color="auto"/>
                  </w:divBdr>
                </w:div>
                <w:div w:id="1494880552">
                  <w:marLeft w:val="0"/>
                  <w:marRight w:val="0"/>
                  <w:marTop w:val="0"/>
                  <w:marBottom w:val="0"/>
                  <w:divBdr>
                    <w:top w:val="none" w:sz="0" w:space="0" w:color="auto"/>
                    <w:left w:val="none" w:sz="0" w:space="0" w:color="auto"/>
                    <w:bottom w:val="none" w:sz="0" w:space="0" w:color="auto"/>
                    <w:right w:val="none" w:sz="0" w:space="0" w:color="auto"/>
                  </w:divBdr>
                </w:div>
                <w:div w:id="1495220341">
                  <w:marLeft w:val="0"/>
                  <w:marRight w:val="0"/>
                  <w:marTop w:val="0"/>
                  <w:marBottom w:val="0"/>
                  <w:divBdr>
                    <w:top w:val="none" w:sz="0" w:space="0" w:color="auto"/>
                    <w:left w:val="none" w:sz="0" w:space="0" w:color="auto"/>
                    <w:bottom w:val="none" w:sz="0" w:space="0" w:color="auto"/>
                    <w:right w:val="none" w:sz="0" w:space="0" w:color="auto"/>
                  </w:divBdr>
                </w:div>
                <w:div w:id="1495730146">
                  <w:marLeft w:val="0"/>
                  <w:marRight w:val="0"/>
                  <w:marTop w:val="0"/>
                  <w:marBottom w:val="0"/>
                  <w:divBdr>
                    <w:top w:val="none" w:sz="0" w:space="0" w:color="auto"/>
                    <w:left w:val="none" w:sz="0" w:space="0" w:color="auto"/>
                    <w:bottom w:val="none" w:sz="0" w:space="0" w:color="auto"/>
                    <w:right w:val="none" w:sz="0" w:space="0" w:color="auto"/>
                  </w:divBdr>
                </w:div>
                <w:div w:id="1495754090">
                  <w:marLeft w:val="0"/>
                  <w:marRight w:val="0"/>
                  <w:marTop w:val="0"/>
                  <w:marBottom w:val="0"/>
                  <w:divBdr>
                    <w:top w:val="none" w:sz="0" w:space="0" w:color="auto"/>
                    <w:left w:val="none" w:sz="0" w:space="0" w:color="auto"/>
                    <w:bottom w:val="none" w:sz="0" w:space="0" w:color="auto"/>
                    <w:right w:val="none" w:sz="0" w:space="0" w:color="auto"/>
                  </w:divBdr>
                </w:div>
                <w:div w:id="1497526557">
                  <w:marLeft w:val="0"/>
                  <w:marRight w:val="0"/>
                  <w:marTop w:val="0"/>
                  <w:marBottom w:val="0"/>
                  <w:divBdr>
                    <w:top w:val="none" w:sz="0" w:space="0" w:color="auto"/>
                    <w:left w:val="none" w:sz="0" w:space="0" w:color="auto"/>
                    <w:bottom w:val="none" w:sz="0" w:space="0" w:color="auto"/>
                    <w:right w:val="none" w:sz="0" w:space="0" w:color="auto"/>
                  </w:divBdr>
                </w:div>
                <w:div w:id="1498836943">
                  <w:marLeft w:val="0"/>
                  <w:marRight w:val="0"/>
                  <w:marTop w:val="0"/>
                  <w:marBottom w:val="0"/>
                  <w:divBdr>
                    <w:top w:val="none" w:sz="0" w:space="0" w:color="auto"/>
                    <w:left w:val="none" w:sz="0" w:space="0" w:color="auto"/>
                    <w:bottom w:val="none" w:sz="0" w:space="0" w:color="auto"/>
                    <w:right w:val="none" w:sz="0" w:space="0" w:color="auto"/>
                  </w:divBdr>
                </w:div>
                <w:div w:id="1499346683">
                  <w:marLeft w:val="0"/>
                  <w:marRight w:val="0"/>
                  <w:marTop w:val="0"/>
                  <w:marBottom w:val="0"/>
                  <w:divBdr>
                    <w:top w:val="none" w:sz="0" w:space="0" w:color="auto"/>
                    <w:left w:val="none" w:sz="0" w:space="0" w:color="auto"/>
                    <w:bottom w:val="none" w:sz="0" w:space="0" w:color="auto"/>
                    <w:right w:val="none" w:sz="0" w:space="0" w:color="auto"/>
                  </w:divBdr>
                </w:div>
                <w:div w:id="1500149438">
                  <w:marLeft w:val="0"/>
                  <w:marRight w:val="0"/>
                  <w:marTop w:val="0"/>
                  <w:marBottom w:val="0"/>
                  <w:divBdr>
                    <w:top w:val="none" w:sz="0" w:space="0" w:color="auto"/>
                    <w:left w:val="none" w:sz="0" w:space="0" w:color="auto"/>
                    <w:bottom w:val="none" w:sz="0" w:space="0" w:color="auto"/>
                    <w:right w:val="none" w:sz="0" w:space="0" w:color="auto"/>
                  </w:divBdr>
                </w:div>
                <w:div w:id="1500341478">
                  <w:marLeft w:val="0"/>
                  <w:marRight w:val="0"/>
                  <w:marTop w:val="0"/>
                  <w:marBottom w:val="0"/>
                  <w:divBdr>
                    <w:top w:val="none" w:sz="0" w:space="0" w:color="auto"/>
                    <w:left w:val="none" w:sz="0" w:space="0" w:color="auto"/>
                    <w:bottom w:val="none" w:sz="0" w:space="0" w:color="auto"/>
                    <w:right w:val="none" w:sz="0" w:space="0" w:color="auto"/>
                  </w:divBdr>
                </w:div>
                <w:div w:id="1501385542">
                  <w:marLeft w:val="0"/>
                  <w:marRight w:val="0"/>
                  <w:marTop w:val="0"/>
                  <w:marBottom w:val="0"/>
                  <w:divBdr>
                    <w:top w:val="none" w:sz="0" w:space="0" w:color="auto"/>
                    <w:left w:val="none" w:sz="0" w:space="0" w:color="auto"/>
                    <w:bottom w:val="none" w:sz="0" w:space="0" w:color="auto"/>
                    <w:right w:val="none" w:sz="0" w:space="0" w:color="auto"/>
                  </w:divBdr>
                </w:div>
                <w:div w:id="1502236233">
                  <w:marLeft w:val="0"/>
                  <w:marRight w:val="0"/>
                  <w:marTop w:val="0"/>
                  <w:marBottom w:val="0"/>
                  <w:divBdr>
                    <w:top w:val="none" w:sz="0" w:space="0" w:color="auto"/>
                    <w:left w:val="none" w:sz="0" w:space="0" w:color="auto"/>
                    <w:bottom w:val="none" w:sz="0" w:space="0" w:color="auto"/>
                    <w:right w:val="none" w:sz="0" w:space="0" w:color="auto"/>
                  </w:divBdr>
                </w:div>
                <w:div w:id="1503398244">
                  <w:marLeft w:val="0"/>
                  <w:marRight w:val="0"/>
                  <w:marTop w:val="0"/>
                  <w:marBottom w:val="0"/>
                  <w:divBdr>
                    <w:top w:val="none" w:sz="0" w:space="0" w:color="auto"/>
                    <w:left w:val="none" w:sz="0" w:space="0" w:color="auto"/>
                    <w:bottom w:val="none" w:sz="0" w:space="0" w:color="auto"/>
                    <w:right w:val="none" w:sz="0" w:space="0" w:color="auto"/>
                  </w:divBdr>
                </w:div>
                <w:div w:id="1506238542">
                  <w:marLeft w:val="0"/>
                  <w:marRight w:val="0"/>
                  <w:marTop w:val="0"/>
                  <w:marBottom w:val="0"/>
                  <w:divBdr>
                    <w:top w:val="none" w:sz="0" w:space="0" w:color="auto"/>
                    <w:left w:val="none" w:sz="0" w:space="0" w:color="auto"/>
                    <w:bottom w:val="none" w:sz="0" w:space="0" w:color="auto"/>
                    <w:right w:val="none" w:sz="0" w:space="0" w:color="auto"/>
                  </w:divBdr>
                </w:div>
                <w:div w:id="1506286695">
                  <w:marLeft w:val="0"/>
                  <w:marRight w:val="0"/>
                  <w:marTop w:val="0"/>
                  <w:marBottom w:val="0"/>
                  <w:divBdr>
                    <w:top w:val="none" w:sz="0" w:space="0" w:color="auto"/>
                    <w:left w:val="none" w:sz="0" w:space="0" w:color="auto"/>
                    <w:bottom w:val="none" w:sz="0" w:space="0" w:color="auto"/>
                    <w:right w:val="none" w:sz="0" w:space="0" w:color="auto"/>
                  </w:divBdr>
                </w:div>
                <w:div w:id="1506751095">
                  <w:marLeft w:val="0"/>
                  <w:marRight w:val="0"/>
                  <w:marTop w:val="0"/>
                  <w:marBottom w:val="0"/>
                  <w:divBdr>
                    <w:top w:val="none" w:sz="0" w:space="0" w:color="auto"/>
                    <w:left w:val="none" w:sz="0" w:space="0" w:color="auto"/>
                    <w:bottom w:val="none" w:sz="0" w:space="0" w:color="auto"/>
                    <w:right w:val="none" w:sz="0" w:space="0" w:color="auto"/>
                  </w:divBdr>
                </w:div>
                <w:div w:id="1507553606">
                  <w:marLeft w:val="0"/>
                  <w:marRight w:val="0"/>
                  <w:marTop w:val="0"/>
                  <w:marBottom w:val="0"/>
                  <w:divBdr>
                    <w:top w:val="none" w:sz="0" w:space="0" w:color="auto"/>
                    <w:left w:val="none" w:sz="0" w:space="0" w:color="auto"/>
                    <w:bottom w:val="none" w:sz="0" w:space="0" w:color="auto"/>
                    <w:right w:val="none" w:sz="0" w:space="0" w:color="auto"/>
                  </w:divBdr>
                </w:div>
                <w:div w:id="1507743756">
                  <w:marLeft w:val="0"/>
                  <w:marRight w:val="0"/>
                  <w:marTop w:val="0"/>
                  <w:marBottom w:val="0"/>
                  <w:divBdr>
                    <w:top w:val="none" w:sz="0" w:space="0" w:color="auto"/>
                    <w:left w:val="none" w:sz="0" w:space="0" w:color="auto"/>
                    <w:bottom w:val="none" w:sz="0" w:space="0" w:color="auto"/>
                    <w:right w:val="none" w:sz="0" w:space="0" w:color="auto"/>
                  </w:divBdr>
                </w:div>
                <w:div w:id="1508133508">
                  <w:marLeft w:val="0"/>
                  <w:marRight w:val="0"/>
                  <w:marTop w:val="0"/>
                  <w:marBottom w:val="0"/>
                  <w:divBdr>
                    <w:top w:val="none" w:sz="0" w:space="0" w:color="auto"/>
                    <w:left w:val="none" w:sz="0" w:space="0" w:color="auto"/>
                    <w:bottom w:val="none" w:sz="0" w:space="0" w:color="auto"/>
                    <w:right w:val="none" w:sz="0" w:space="0" w:color="auto"/>
                  </w:divBdr>
                </w:div>
                <w:div w:id="1509103621">
                  <w:marLeft w:val="0"/>
                  <w:marRight w:val="0"/>
                  <w:marTop w:val="0"/>
                  <w:marBottom w:val="0"/>
                  <w:divBdr>
                    <w:top w:val="none" w:sz="0" w:space="0" w:color="auto"/>
                    <w:left w:val="none" w:sz="0" w:space="0" w:color="auto"/>
                    <w:bottom w:val="none" w:sz="0" w:space="0" w:color="auto"/>
                    <w:right w:val="none" w:sz="0" w:space="0" w:color="auto"/>
                  </w:divBdr>
                </w:div>
                <w:div w:id="1510943521">
                  <w:marLeft w:val="0"/>
                  <w:marRight w:val="0"/>
                  <w:marTop w:val="0"/>
                  <w:marBottom w:val="0"/>
                  <w:divBdr>
                    <w:top w:val="none" w:sz="0" w:space="0" w:color="auto"/>
                    <w:left w:val="none" w:sz="0" w:space="0" w:color="auto"/>
                    <w:bottom w:val="none" w:sz="0" w:space="0" w:color="auto"/>
                    <w:right w:val="none" w:sz="0" w:space="0" w:color="auto"/>
                  </w:divBdr>
                </w:div>
                <w:div w:id="1511484133">
                  <w:marLeft w:val="0"/>
                  <w:marRight w:val="0"/>
                  <w:marTop w:val="0"/>
                  <w:marBottom w:val="0"/>
                  <w:divBdr>
                    <w:top w:val="none" w:sz="0" w:space="0" w:color="auto"/>
                    <w:left w:val="none" w:sz="0" w:space="0" w:color="auto"/>
                    <w:bottom w:val="none" w:sz="0" w:space="0" w:color="auto"/>
                    <w:right w:val="none" w:sz="0" w:space="0" w:color="auto"/>
                  </w:divBdr>
                </w:div>
                <w:div w:id="1511679657">
                  <w:marLeft w:val="0"/>
                  <w:marRight w:val="0"/>
                  <w:marTop w:val="0"/>
                  <w:marBottom w:val="0"/>
                  <w:divBdr>
                    <w:top w:val="none" w:sz="0" w:space="0" w:color="auto"/>
                    <w:left w:val="none" w:sz="0" w:space="0" w:color="auto"/>
                    <w:bottom w:val="none" w:sz="0" w:space="0" w:color="auto"/>
                    <w:right w:val="none" w:sz="0" w:space="0" w:color="auto"/>
                  </w:divBdr>
                </w:div>
                <w:div w:id="1512183520">
                  <w:marLeft w:val="0"/>
                  <w:marRight w:val="0"/>
                  <w:marTop w:val="0"/>
                  <w:marBottom w:val="0"/>
                  <w:divBdr>
                    <w:top w:val="none" w:sz="0" w:space="0" w:color="auto"/>
                    <w:left w:val="none" w:sz="0" w:space="0" w:color="auto"/>
                    <w:bottom w:val="none" w:sz="0" w:space="0" w:color="auto"/>
                    <w:right w:val="none" w:sz="0" w:space="0" w:color="auto"/>
                  </w:divBdr>
                </w:div>
                <w:div w:id="1514110289">
                  <w:marLeft w:val="0"/>
                  <w:marRight w:val="0"/>
                  <w:marTop w:val="0"/>
                  <w:marBottom w:val="0"/>
                  <w:divBdr>
                    <w:top w:val="none" w:sz="0" w:space="0" w:color="auto"/>
                    <w:left w:val="none" w:sz="0" w:space="0" w:color="auto"/>
                    <w:bottom w:val="none" w:sz="0" w:space="0" w:color="auto"/>
                    <w:right w:val="none" w:sz="0" w:space="0" w:color="auto"/>
                  </w:divBdr>
                </w:div>
                <w:div w:id="1514955774">
                  <w:marLeft w:val="0"/>
                  <w:marRight w:val="0"/>
                  <w:marTop w:val="0"/>
                  <w:marBottom w:val="0"/>
                  <w:divBdr>
                    <w:top w:val="none" w:sz="0" w:space="0" w:color="auto"/>
                    <w:left w:val="none" w:sz="0" w:space="0" w:color="auto"/>
                    <w:bottom w:val="none" w:sz="0" w:space="0" w:color="auto"/>
                    <w:right w:val="none" w:sz="0" w:space="0" w:color="auto"/>
                  </w:divBdr>
                </w:div>
                <w:div w:id="1516578227">
                  <w:marLeft w:val="0"/>
                  <w:marRight w:val="0"/>
                  <w:marTop w:val="0"/>
                  <w:marBottom w:val="0"/>
                  <w:divBdr>
                    <w:top w:val="none" w:sz="0" w:space="0" w:color="auto"/>
                    <w:left w:val="none" w:sz="0" w:space="0" w:color="auto"/>
                    <w:bottom w:val="none" w:sz="0" w:space="0" w:color="auto"/>
                    <w:right w:val="none" w:sz="0" w:space="0" w:color="auto"/>
                  </w:divBdr>
                </w:div>
                <w:div w:id="1516845028">
                  <w:marLeft w:val="0"/>
                  <w:marRight w:val="0"/>
                  <w:marTop w:val="0"/>
                  <w:marBottom w:val="0"/>
                  <w:divBdr>
                    <w:top w:val="none" w:sz="0" w:space="0" w:color="auto"/>
                    <w:left w:val="none" w:sz="0" w:space="0" w:color="auto"/>
                    <w:bottom w:val="none" w:sz="0" w:space="0" w:color="auto"/>
                    <w:right w:val="none" w:sz="0" w:space="0" w:color="auto"/>
                  </w:divBdr>
                </w:div>
                <w:div w:id="1517573718">
                  <w:marLeft w:val="0"/>
                  <w:marRight w:val="0"/>
                  <w:marTop w:val="0"/>
                  <w:marBottom w:val="0"/>
                  <w:divBdr>
                    <w:top w:val="none" w:sz="0" w:space="0" w:color="auto"/>
                    <w:left w:val="none" w:sz="0" w:space="0" w:color="auto"/>
                    <w:bottom w:val="none" w:sz="0" w:space="0" w:color="auto"/>
                    <w:right w:val="none" w:sz="0" w:space="0" w:color="auto"/>
                  </w:divBdr>
                </w:div>
                <w:div w:id="1518419575">
                  <w:marLeft w:val="0"/>
                  <w:marRight w:val="0"/>
                  <w:marTop w:val="0"/>
                  <w:marBottom w:val="0"/>
                  <w:divBdr>
                    <w:top w:val="none" w:sz="0" w:space="0" w:color="auto"/>
                    <w:left w:val="none" w:sz="0" w:space="0" w:color="auto"/>
                    <w:bottom w:val="none" w:sz="0" w:space="0" w:color="auto"/>
                    <w:right w:val="none" w:sz="0" w:space="0" w:color="auto"/>
                  </w:divBdr>
                </w:div>
                <w:div w:id="1519350596">
                  <w:marLeft w:val="0"/>
                  <w:marRight w:val="0"/>
                  <w:marTop w:val="0"/>
                  <w:marBottom w:val="0"/>
                  <w:divBdr>
                    <w:top w:val="none" w:sz="0" w:space="0" w:color="auto"/>
                    <w:left w:val="none" w:sz="0" w:space="0" w:color="auto"/>
                    <w:bottom w:val="none" w:sz="0" w:space="0" w:color="auto"/>
                    <w:right w:val="none" w:sz="0" w:space="0" w:color="auto"/>
                  </w:divBdr>
                </w:div>
                <w:div w:id="1521894561">
                  <w:marLeft w:val="0"/>
                  <w:marRight w:val="0"/>
                  <w:marTop w:val="0"/>
                  <w:marBottom w:val="0"/>
                  <w:divBdr>
                    <w:top w:val="none" w:sz="0" w:space="0" w:color="auto"/>
                    <w:left w:val="none" w:sz="0" w:space="0" w:color="auto"/>
                    <w:bottom w:val="none" w:sz="0" w:space="0" w:color="auto"/>
                    <w:right w:val="none" w:sz="0" w:space="0" w:color="auto"/>
                  </w:divBdr>
                </w:div>
                <w:div w:id="1521967720">
                  <w:marLeft w:val="0"/>
                  <w:marRight w:val="0"/>
                  <w:marTop w:val="0"/>
                  <w:marBottom w:val="0"/>
                  <w:divBdr>
                    <w:top w:val="none" w:sz="0" w:space="0" w:color="auto"/>
                    <w:left w:val="none" w:sz="0" w:space="0" w:color="auto"/>
                    <w:bottom w:val="none" w:sz="0" w:space="0" w:color="auto"/>
                    <w:right w:val="none" w:sz="0" w:space="0" w:color="auto"/>
                  </w:divBdr>
                </w:div>
                <w:div w:id="1522008070">
                  <w:marLeft w:val="0"/>
                  <w:marRight w:val="0"/>
                  <w:marTop w:val="0"/>
                  <w:marBottom w:val="0"/>
                  <w:divBdr>
                    <w:top w:val="none" w:sz="0" w:space="0" w:color="auto"/>
                    <w:left w:val="none" w:sz="0" w:space="0" w:color="auto"/>
                    <w:bottom w:val="none" w:sz="0" w:space="0" w:color="auto"/>
                    <w:right w:val="none" w:sz="0" w:space="0" w:color="auto"/>
                  </w:divBdr>
                </w:div>
                <w:div w:id="1522359222">
                  <w:marLeft w:val="0"/>
                  <w:marRight w:val="0"/>
                  <w:marTop w:val="0"/>
                  <w:marBottom w:val="0"/>
                  <w:divBdr>
                    <w:top w:val="none" w:sz="0" w:space="0" w:color="auto"/>
                    <w:left w:val="none" w:sz="0" w:space="0" w:color="auto"/>
                    <w:bottom w:val="none" w:sz="0" w:space="0" w:color="auto"/>
                    <w:right w:val="none" w:sz="0" w:space="0" w:color="auto"/>
                  </w:divBdr>
                </w:div>
                <w:div w:id="1522547052">
                  <w:marLeft w:val="0"/>
                  <w:marRight w:val="0"/>
                  <w:marTop w:val="0"/>
                  <w:marBottom w:val="0"/>
                  <w:divBdr>
                    <w:top w:val="none" w:sz="0" w:space="0" w:color="auto"/>
                    <w:left w:val="none" w:sz="0" w:space="0" w:color="auto"/>
                    <w:bottom w:val="none" w:sz="0" w:space="0" w:color="auto"/>
                    <w:right w:val="none" w:sz="0" w:space="0" w:color="auto"/>
                  </w:divBdr>
                </w:div>
                <w:div w:id="1525559255">
                  <w:marLeft w:val="0"/>
                  <w:marRight w:val="0"/>
                  <w:marTop w:val="0"/>
                  <w:marBottom w:val="0"/>
                  <w:divBdr>
                    <w:top w:val="none" w:sz="0" w:space="0" w:color="auto"/>
                    <w:left w:val="none" w:sz="0" w:space="0" w:color="auto"/>
                    <w:bottom w:val="none" w:sz="0" w:space="0" w:color="auto"/>
                    <w:right w:val="none" w:sz="0" w:space="0" w:color="auto"/>
                  </w:divBdr>
                </w:div>
                <w:div w:id="1527477088">
                  <w:marLeft w:val="0"/>
                  <w:marRight w:val="0"/>
                  <w:marTop w:val="0"/>
                  <w:marBottom w:val="0"/>
                  <w:divBdr>
                    <w:top w:val="none" w:sz="0" w:space="0" w:color="auto"/>
                    <w:left w:val="none" w:sz="0" w:space="0" w:color="auto"/>
                    <w:bottom w:val="none" w:sz="0" w:space="0" w:color="auto"/>
                    <w:right w:val="none" w:sz="0" w:space="0" w:color="auto"/>
                  </w:divBdr>
                </w:div>
                <w:div w:id="1527790601">
                  <w:marLeft w:val="0"/>
                  <w:marRight w:val="0"/>
                  <w:marTop w:val="0"/>
                  <w:marBottom w:val="0"/>
                  <w:divBdr>
                    <w:top w:val="none" w:sz="0" w:space="0" w:color="auto"/>
                    <w:left w:val="none" w:sz="0" w:space="0" w:color="auto"/>
                    <w:bottom w:val="none" w:sz="0" w:space="0" w:color="auto"/>
                    <w:right w:val="none" w:sz="0" w:space="0" w:color="auto"/>
                  </w:divBdr>
                </w:div>
                <w:div w:id="1528829630">
                  <w:marLeft w:val="0"/>
                  <w:marRight w:val="0"/>
                  <w:marTop w:val="0"/>
                  <w:marBottom w:val="0"/>
                  <w:divBdr>
                    <w:top w:val="none" w:sz="0" w:space="0" w:color="auto"/>
                    <w:left w:val="none" w:sz="0" w:space="0" w:color="auto"/>
                    <w:bottom w:val="none" w:sz="0" w:space="0" w:color="auto"/>
                    <w:right w:val="none" w:sz="0" w:space="0" w:color="auto"/>
                  </w:divBdr>
                </w:div>
                <w:div w:id="1530530864">
                  <w:marLeft w:val="0"/>
                  <w:marRight w:val="0"/>
                  <w:marTop w:val="0"/>
                  <w:marBottom w:val="0"/>
                  <w:divBdr>
                    <w:top w:val="none" w:sz="0" w:space="0" w:color="auto"/>
                    <w:left w:val="none" w:sz="0" w:space="0" w:color="auto"/>
                    <w:bottom w:val="none" w:sz="0" w:space="0" w:color="auto"/>
                    <w:right w:val="none" w:sz="0" w:space="0" w:color="auto"/>
                  </w:divBdr>
                </w:div>
                <w:div w:id="1531458015">
                  <w:marLeft w:val="0"/>
                  <w:marRight w:val="0"/>
                  <w:marTop w:val="0"/>
                  <w:marBottom w:val="0"/>
                  <w:divBdr>
                    <w:top w:val="none" w:sz="0" w:space="0" w:color="auto"/>
                    <w:left w:val="none" w:sz="0" w:space="0" w:color="auto"/>
                    <w:bottom w:val="none" w:sz="0" w:space="0" w:color="auto"/>
                    <w:right w:val="none" w:sz="0" w:space="0" w:color="auto"/>
                  </w:divBdr>
                </w:div>
                <w:div w:id="1534154908">
                  <w:marLeft w:val="0"/>
                  <w:marRight w:val="0"/>
                  <w:marTop w:val="0"/>
                  <w:marBottom w:val="0"/>
                  <w:divBdr>
                    <w:top w:val="none" w:sz="0" w:space="0" w:color="auto"/>
                    <w:left w:val="none" w:sz="0" w:space="0" w:color="auto"/>
                    <w:bottom w:val="none" w:sz="0" w:space="0" w:color="auto"/>
                    <w:right w:val="none" w:sz="0" w:space="0" w:color="auto"/>
                  </w:divBdr>
                </w:div>
                <w:div w:id="1536846553">
                  <w:marLeft w:val="0"/>
                  <w:marRight w:val="0"/>
                  <w:marTop w:val="0"/>
                  <w:marBottom w:val="0"/>
                  <w:divBdr>
                    <w:top w:val="none" w:sz="0" w:space="0" w:color="auto"/>
                    <w:left w:val="none" w:sz="0" w:space="0" w:color="auto"/>
                    <w:bottom w:val="none" w:sz="0" w:space="0" w:color="auto"/>
                    <w:right w:val="none" w:sz="0" w:space="0" w:color="auto"/>
                  </w:divBdr>
                </w:div>
                <w:div w:id="1538003956">
                  <w:marLeft w:val="0"/>
                  <w:marRight w:val="0"/>
                  <w:marTop w:val="0"/>
                  <w:marBottom w:val="0"/>
                  <w:divBdr>
                    <w:top w:val="none" w:sz="0" w:space="0" w:color="auto"/>
                    <w:left w:val="none" w:sz="0" w:space="0" w:color="auto"/>
                    <w:bottom w:val="none" w:sz="0" w:space="0" w:color="auto"/>
                    <w:right w:val="none" w:sz="0" w:space="0" w:color="auto"/>
                  </w:divBdr>
                </w:div>
                <w:div w:id="1539203619">
                  <w:marLeft w:val="0"/>
                  <w:marRight w:val="0"/>
                  <w:marTop w:val="0"/>
                  <w:marBottom w:val="0"/>
                  <w:divBdr>
                    <w:top w:val="none" w:sz="0" w:space="0" w:color="auto"/>
                    <w:left w:val="none" w:sz="0" w:space="0" w:color="auto"/>
                    <w:bottom w:val="none" w:sz="0" w:space="0" w:color="auto"/>
                    <w:right w:val="none" w:sz="0" w:space="0" w:color="auto"/>
                  </w:divBdr>
                </w:div>
                <w:div w:id="1539926159">
                  <w:marLeft w:val="0"/>
                  <w:marRight w:val="0"/>
                  <w:marTop w:val="0"/>
                  <w:marBottom w:val="0"/>
                  <w:divBdr>
                    <w:top w:val="none" w:sz="0" w:space="0" w:color="auto"/>
                    <w:left w:val="none" w:sz="0" w:space="0" w:color="auto"/>
                    <w:bottom w:val="none" w:sz="0" w:space="0" w:color="auto"/>
                    <w:right w:val="none" w:sz="0" w:space="0" w:color="auto"/>
                  </w:divBdr>
                </w:div>
                <w:div w:id="1540044329">
                  <w:marLeft w:val="0"/>
                  <w:marRight w:val="0"/>
                  <w:marTop w:val="0"/>
                  <w:marBottom w:val="0"/>
                  <w:divBdr>
                    <w:top w:val="none" w:sz="0" w:space="0" w:color="auto"/>
                    <w:left w:val="none" w:sz="0" w:space="0" w:color="auto"/>
                    <w:bottom w:val="none" w:sz="0" w:space="0" w:color="auto"/>
                    <w:right w:val="none" w:sz="0" w:space="0" w:color="auto"/>
                  </w:divBdr>
                </w:div>
                <w:div w:id="1542934935">
                  <w:marLeft w:val="0"/>
                  <w:marRight w:val="0"/>
                  <w:marTop w:val="0"/>
                  <w:marBottom w:val="0"/>
                  <w:divBdr>
                    <w:top w:val="none" w:sz="0" w:space="0" w:color="auto"/>
                    <w:left w:val="none" w:sz="0" w:space="0" w:color="auto"/>
                    <w:bottom w:val="none" w:sz="0" w:space="0" w:color="auto"/>
                    <w:right w:val="none" w:sz="0" w:space="0" w:color="auto"/>
                  </w:divBdr>
                </w:div>
                <w:div w:id="1545751171">
                  <w:marLeft w:val="0"/>
                  <w:marRight w:val="0"/>
                  <w:marTop w:val="0"/>
                  <w:marBottom w:val="0"/>
                  <w:divBdr>
                    <w:top w:val="none" w:sz="0" w:space="0" w:color="auto"/>
                    <w:left w:val="none" w:sz="0" w:space="0" w:color="auto"/>
                    <w:bottom w:val="none" w:sz="0" w:space="0" w:color="auto"/>
                    <w:right w:val="none" w:sz="0" w:space="0" w:color="auto"/>
                  </w:divBdr>
                </w:div>
                <w:div w:id="1546140611">
                  <w:marLeft w:val="0"/>
                  <w:marRight w:val="0"/>
                  <w:marTop w:val="0"/>
                  <w:marBottom w:val="0"/>
                  <w:divBdr>
                    <w:top w:val="none" w:sz="0" w:space="0" w:color="auto"/>
                    <w:left w:val="none" w:sz="0" w:space="0" w:color="auto"/>
                    <w:bottom w:val="none" w:sz="0" w:space="0" w:color="auto"/>
                    <w:right w:val="none" w:sz="0" w:space="0" w:color="auto"/>
                  </w:divBdr>
                </w:div>
                <w:div w:id="1546403653">
                  <w:marLeft w:val="0"/>
                  <w:marRight w:val="0"/>
                  <w:marTop w:val="0"/>
                  <w:marBottom w:val="0"/>
                  <w:divBdr>
                    <w:top w:val="none" w:sz="0" w:space="0" w:color="auto"/>
                    <w:left w:val="none" w:sz="0" w:space="0" w:color="auto"/>
                    <w:bottom w:val="none" w:sz="0" w:space="0" w:color="auto"/>
                    <w:right w:val="none" w:sz="0" w:space="0" w:color="auto"/>
                  </w:divBdr>
                </w:div>
                <w:div w:id="1547135431">
                  <w:marLeft w:val="0"/>
                  <w:marRight w:val="0"/>
                  <w:marTop w:val="0"/>
                  <w:marBottom w:val="0"/>
                  <w:divBdr>
                    <w:top w:val="none" w:sz="0" w:space="0" w:color="auto"/>
                    <w:left w:val="none" w:sz="0" w:space="0" w:color="auto"/>
                    <w:bottom w:val="none" w:sz="0" w:space="0" w:color="auto"/>
                    <w:right w:val="none" w:sz="0" w:space="0" w:color="auto"/>
                  </w:divBdr>
                </w:div>
                <w:div w:id="1547831679">
                  <w:marLeft w:val="0"/>
                  <w:marRight w:val="0"/>
                  <w:marTop w:val="0"/>
                  <w:marBottom w:val="0"/>
                  <w:divBdr>
                    <w:top w:val="none" w:sz="0" w:space="0" w:color="auto"/>
                    <w:left w:val="none" w:sz="0" w:space="0" w:color="auto"/>
                    <w:bottom w:val="none" w:sz="0" w:space="0" w:color="auto"/>
                    <w:right w:val="none" w:sz="0" w:space="0" w:color="auto"/>
                  </w:divBdr>
                </w:div>
                <w:div w:id="1547913983">
                  <w:marLeft w:val="0"/>
                  <w:marRight w:val="0"/>
                  <w:marTop w:val="0"/>
                  <w:marBottom w:val="0"/>
                  <w:divBdr>
                    <w:top w:val="none" w:sz="0" w:space="0" w:color="auto"/>
                    <w:left w:val="none" w:sz="0" w:space="0" w:color="auto"/>
                    <w:bottom w:val="none" w:sz="0" w:space="0" w:color="auto"/>
                    <w:right w:val="none" w:sz="0" w:space="0" w:color="auto"/>
                  </w:divBdr>
                </w:div>
                <w:div w:id="1549218559">
                  <w:marLeft w:val="0"/>
                  <w:marRight w:val="0"/>
                  <w:marTop w:val="0"/>
                  <w:marBottom w:val="0"/>
                  <w:divBdr>
                    <w:top w:val="none" w:sz="0" w:space="0" w:color="auto"/>
                    <w:left w:val="none" w:sz="0" w:space="0" w:color="auto"/>
                    <w:bottom w:val="none" w:sz="0" w:space="0" w:color="auto"/>
                    <w:right w:val="none" w:sz="0" w:space="0" w:color="auto"/>
                  </w:divBdr>
                </w:div>
                <w:div w:id="1549682019">
                  <w:marLeft w:val="0"/>
                  <w:marRight w:val="0"/>
                  <w:marTop w:val="0"/>
                  <w:marBottom w:val="0"/>
                  <w:divBdr>
                    <w:top w:val="none" w:sz="0" w:space="0" w:color="auto"/>
                    <w:left w:val="none" w:sz="0" w:space="0" w:color="auto"/>
                    <w:bottom w:val="none" w:sz="0" w:space="0" w:color="auto"/>
                    <w:right w:val="none" w:sz="0" w:space="0" w:color="auto"/>
                  </w:divBdr>
                </w:div>
                <w:div w:id="1551383812">
                  <w:marLeft w:val="0"/>
                  <w:marRight w:val="0"/>
                  <w:marTop w:val="0"/>
                  <w:marBottom w:val="0"/>
                  <w:divBdr>
                    <w:top w:val="none" w:sz="0" w:space="0" w:color="auto"/>
                    <w:left w:val="none" w:sz="0" w:space="0" w:color="auto"/>
                    <w:bottom w:val="none" w:sz="0" w:space="0" w:color="auto"/>
                    <w:right w:val="none" w:sz="0" w:space="0" w:color="auto"/>
                  </w:divBdr>
                </w:div>
                <w:div w:id="1552304754">
                  <w:marLeft w:val="0"/>
                  <w:marRight w:val="0"/>
                  <w:marTop w:val="0"/>
                  <w:marBottom w:val="0"/>
                  <w:divBdr>
                    <w:top w:val="none" w:sz="0" w:space="0" w:color="auto"/>
                    <w:left w:val="none" w:sz="0" w:space="0" w:color="auto"/>
                    <w:bottom w:val="none" w:sz="0" w:space="0" w:color="auto"/>
                    <w:right w:val="none" w:sz="0" w:space="0" w:color="auto"/>
                  </w:divBdr>
                </w:div>
                <w:div w:id="1554124041">
                  <w:marLeft w:val="0"/>
                  <w:marRight w:val="0"/>
                  <w:marTop w:val="0"/>
                  <w:marBottom w:val="0"/>
                  <w:divBdr>
                    <w:top w:val="none" w:sz="0" w:space="0" w:color="auto"/>
                    <w:left w:val="none" w:sz="0" w:space="0" w:color="auto"/>
                    <w:bottom w:val="none" w:sz="0" w:space="0" w:color="auto"/>
                    <w:right w:val="none" w:sz="0" w:space="0" w:color="auto"/>
                  </w:divBdr>
                </w:div>
                <w:div w:id="1556431347">
                  <w:marLeft w:val="0"/>
                  <w:marRight w:val="0"/>
                  <w:marTop w:val="0"/>
                  <w:marBottom w:val="0"/>
                  <w:divBdr>
                    <w:top w:val="none" w:sz="0" w:space="0" w:color="auto"/>
                    <w:left w:val="none" w:sz="0" w:space="0" w:color="auto"/>
                    <w:bottom w:val="none" w:sz="0" w:space="0" w:color="auto"/>
                    <w:right w:val="none" w:sz="0" w:space="0" w:color="auto"/>
                  </w:divBdr>
                </w:div>
                <w:div w:id="1557085138">
                  <w:marLeft w:val="0"/>
                  <w:marRight w:val="0"/>
                  <w:marTop w:val="0"/>
                  <w:marBottom w:val="0"/>
                  <w:divBdr>
                    <w:top w:val="none" w:sz="0" w:space="0" w:color="auto"/>
                    <w:left w:val="none" w:sz="0" w:space="0" w:color="auto"/>
                    <w:bottom w:val="none" w:sz="0" w:space="0" w:color="auto"/>
                    <w:right w:val="none" w:sz="0" w:space="0" w:color="auto"/>
                  </w:divBdr>
                </w:div>
                <w:div w:id="1558131001">
                  <w:marLeft w:val="0"/>
                  <w:marRight w:val="0"/>
                  <w:marTop w:val="0"/>
                  <w:marBottom w:val="0"/>
                  <w:divBdr>
                    <w:top w:val="none" w:sz="0" w:space="0" w:color="auto"/>
                    <w:left w:val="none" w:sz="0" w:space="0" w:color="auto"/>
                    <w:bottom w:val="none" w:sz="0" w:space="0" w:color="auto"/>
                    <w:right w:val="none" w:sz="0" w:space="0" w:color="auto"/>
                  </w:divBdr>
                </w:div>
                <w:div w:id="1558391257">
                  <w:marLeft w:val="0"/>
                  <w:marRight w:val="0"/>
                  <w:marTop w:val="0"/>
                  <w:marBottom w:val="0"/>
                  <w:divBdr>
                    <w:top w:val="none" w:sz="0" w:space="0" w:color="auto"/>
                    <w:left w:val="none" w:sz="0" w:space="0" w:color="auto"/>
                    <w:bottom w:val="none" w:sz="0" w:space="0" w:color="auto"/>
                    <w:right w:val="none" w:sz="0" w:space="0" w:color="auto"/>
                  </w:divBdr>
                </w:div>
                <w:div w:id="1558400429">
                  <w:marLeft w:val="0"/>
                  <w:marRight w:val="0"/>
                  <w:marTop w:val="0"/>
                  <w:marBottom w:val="0"/>
                  <w:divBdr>
                    <w:top w:val="none" w:sz="0" w:space="0" w:color="auto"/>
                    <w:left w:val="none" w:sz="0" w:space="0" w:color="auto"/>
                    <w:bottom w:val="none" w:sz="0" w:space="0" w:color="auto"/>
                    <w:right w:val="none" w:sz="0" w:space="0" w:color="auto"/>
                  </w:divBdr>
                </w:div>
                <w:div w:id="1558665971">
                  <w:marLeft w:val="0"/>
                  <w:marRight w:val="0"/>
                  <w:marTop w:val="0"/>
                  <w:marBottom w:val="0"/>
                  <w:divBdr>
                    <w:top w:val="none" w:sz="0" w:space="0" w:color="auto"/>
                    <w:left w:val="none" w:sz="0" w:space="0" w:color="auto"/>
                    <w:bottom w:val="none" w:sz="0" w:space="0" w:color="auto"/>
                    <w:right w:val="none" w:sz="0" w:space="0" w:color="auto"/>
                  </w:divBdr>
                </w:div>
                <w:div w:id="1559046651">
                  <w:marLeft w:val="0"/>
                  <w:marRight w:val="0"/>
                  <w:marTop w:val="0"/>
                  <w:marBottom w:val="0"/>
                  <w:divBdr>
                    <w:top w:val="none" w:sz="0" w:space="0" w:color="auto"/>
                    <w:left w:val="none" w:sz="0" w:space="0" w:color="auto"/>
                    <w:bottom w:val="none" w:sz="0" w:space="0" w:color="auto"/>
                    <w:right w:val="none" w:sz="0" w:space="0" w:color="auto"/>
                  </w:divBdr>
                </w:div>
                <w:div w:id="1559440415">
                  <w:marLeft w:val="0"/>
                  <w:marRight w:val="0"/>
                  <w:marTop w:val="0"/>
                  <w:marBottom w:val="0"/>
                  <w:divBdr>
                    <w:top w:val="none" w:sz="0" w:space="0" w:color="auto"/>
                    <w:left w:val="none" w:sz="0" w:space="0" w:color="auto"/>
                    <w:bottom w:val="none" w:sz="0" w:space="0" w:color="auto"/>
                    <w:right w:val="none" w:sz="0" w:space="0" w:color="auto"/>
                  </w:divBdr>
                </w:div>
                <w:div w:id="1559976153">
                  <w:marLeft w:val="0"/>
                  <w:marRight w:val="0"/>
                  <w:marTop w:val="0"/>
                  <w:marBottom w:val="0"/>
                  <w:divBdr>
                    <w:top w:val="none" w:sz="0" w:space="0" w:color="auto"/>
                    <w:left w:val="none" w:sz="0" w:space="0" w:color="auto"/>
                    <w:bottom w:val="none" w:sz="0" w:space="0" w:color="auto"/>
                    <w:right w:val="none" w:sz="0" w:space="0" w:color="auto"/>
                  </w:divBdr>
                </w:div>
                <w:div w:id="1560356793">
                  <w:marLeft w:val="0"/>
                  <w:marRight w:val="0"/>
                  <w:marTop w:val="0"/>
                  <w:marBottom w:val="0"/>
                  <w:divBdr>
                    <w:top w:val="none" w:sz="0" w:space="0" w:color="auto"/>
                    <w:left w:val="none" w:sz="0" w:space="0" w:color="auto"/>
                    <w:bottom w:val="none" w:sz="0" w:space="0" w:color="auto"/>
                    <w:right w:val="none" w:sz="0" w:space="0" w:color="auto"/>
                  </w:divBdr>
                </w:div>
                <w:div w:id="1560746147">
                  <w:marLeft w:val="0"/>
                  <w:marRight w:val="0"/>
                  <w:marTop w:val="0"/>
                  <w:marBottom w:val="0"/>
                  <w:divBdr>
                    <w:top w:val="none" w:sz="0" w:space="0" w:color="auto"/>
                    <w:left w:val="none" w:sz="0" w:space="0" w:color="auto"/>
                    <w:bottom w:val="none" w:sz="0" w:space="0" w:color="auto"/>
                    <w:right w:val="none" w:sz="0" w:space="0" w:color="auto"/>
                  </w:divBdr>
                </w:div>
                <w:div w:id="1564834632">
                  <w:marLeft w:val="0"/>
                  <w:marRight w:val="0"/>
                  <w:marTop w:val="0"/>
                  <w:marBottom w:val="0"/>
                  <w:divBdr>
                    <w:top w:val="none" w:sz="0" w:space="0" w:color="auto"/>
                    <w:left w:val="none" w:sz="0" w:space="0" w:color="auto"/>
                    <w:bottom w:val="none" w:sz="0" w:space="0" w:color="auto"/>
                    <w:right w:val="none" w:sz="0" w:space="0" w:color="auto"/>
                  </w:divBdr>
                </w:div>
                <w:div w:id="1566061250">
                  <w:marLeft w:val="0"/>
                  <w:marRight w:val="0"/>
                  <w:marTop w:val="0"/>
                  <w:marBottom w:val="0"/>
                  <w:divBdr>
                    <w:top w:val="none" w:sz="0" w:space="0" w:color="auto"/>
                    <w:left w:val="none" w:sz="0" w:space="0" w:color="auto"/>
                    <w:bottom w:val="none" w:sz="0" w:space="0" w:color="auto"/>
                    <w:right w:val="none" w:sz="0" w:space="0" w:color="auto"/>
                  </w:divBdr>
                </w:div>
                <w:div w:id="1566642731">
                  <w:marLeft w:val="0"/>
                  <w:marRight w:val="0"/>
                  <w:marTop w:val="0"/>
                  <w:marBottom w:val="0"/>
                  <w:divBdr>
                    <w:top w:val="none" w:sz="0" w:space="0" w:color="auto"/>
                    <w:left w:val="none" w:sz="0" w:space="0" w:color="auto"/>
                    <w:bottom w:val="none" w:sz="0" w:space="0" w:color="auto"/>
                    <w:right w:val="none" w:sz="0" w:space="0" w:color="auto"/>
                  </w:divBdr>
                </w:div>
                <w:div w:id="1567908835">
                  <w:marLeft w:val="0"/>
                  <w:marRight w:val="0"/>
                  <w:marTop w:val="0"/>
                  <w:marBottom w:val="0"/>
                  <w:divBdr>
                    <w:top w:val="none" w:sz="0" w:space="0" w:color="auto"/>
                    <w:left w:val="none" w:sz="0" w:space="0" w:color="auto"/>
                    <w:bottom w:val="none" w:sz="0" w:space="0" w:color="auto"/>
                    <w:right w:val="none" w:sz="0" w:space="0" w:color="auto"/>
                  </w:divBdr>
                </w:div>
                <w:div w:id="1568027397">
                  <w:marLeft w:val="0"/>
                  <w:marRight w:val="0"/>
                  <w:marTop w:val="0"/>
                  <w:marBottom w:val="0"/>
                  <w:divBdr>
                    <w:top w:val="none" w:sz="0" w:space="0" w:color="auto"/>
                    <w:left w:val="none" w:sz="0" w:space="0" w:color="auto"/>
                    <w:bottom w:val="none" w:sz="0" w:space="0" w:color="auto"/>
                    <w:right w:val="none" w:sz="0" w:space="0" w:color="auto"/>
                  </w:divBdr>
                </w:div>
                <w:div w:id="1570143136">
                  <w:marLeft w:val="0"/>
                  <w:marRight w:val="0"/>
                  <w:marTop w:val="0"/>
                  <w:marBottom w:val="0"/>
                  <w:divBdr>
                    <w:top w:val="none" w:sz="0" w:space="0" w:color="auto"/>
                    <w:left w:val="none" w:sz="0" w:space="0" w:color="auto"/>
                    <w:bottom w:val="none" w:sz="0" w:space="0" w:color="auto"/>
                    <w:right w:val="none" w:sz="0" w:space="0" w:color="auto"/>
                  </w:divBdr>
                </w:div>
                <w:div w:id="1570769758">
                  <w:marLeft w:val="0"/>
                  <w:marRight w:val="0"/>
                  <w:marTop w:val="0"/>
                  <w:marBottom w:val="0"/>
                  <w:divBdr>
                    <w:top w:val="none" w:sz="0" w:space="0" w:color="auto"/>
                    <w:left w:val="none" w:sz="0" w:space="0" w:color="auto"/>
                    <w:bottom w:val="none" w:sz="0" w:space="0" w:color="auto"/>
                    <w:right w:val="none" w:sz="0" w:space="0" w:color="auto"/>
                  </w:divBdr>
                </w:div>
                <w:div w:id="1572160654">
                  <w:marLeft w:val="0"/>
                  <w:marRight w:val="0"/>
                  <w:marTop w:val="0"/>
                  <w:marBottom w:val="0"/>
                  <w:divBdr>
                    <w:top w:val="none" w:sz="0" w:space="0" w:color="auto"/>
                    <w:left w:val="none" w:sz="0" w:space="0" w:color="auto"/>
                    <w:bottom w:val="none" w:sz="0" w:space="0" w:color="auto"/>
                    <w:right w:val="none" w:sz="0" w:space="0" w:color="auto"/>
                  </w:divBdr>
                </w:div>
                <w:div w:id="1574314384">
                  <w:marLeft w:val="0"/>
                  <w:marRight w:val="0"/>
                  <w:marTop w:val="0"/>
                  <w:marBottom w:val="0"/>
                  <w:divBdr>
                    <w:top w:val="none" w:sz="0" w:space="0" w:color="auto"/>
                    <w:left w:val="none" w:sz="0" w:space="0" w:color="auto"/>
                    <w:bottom w:val="none" w:sz="0" w:space="0" w:color="auto"/>
                    <w:right w:val="none" w:sz="0" w:space="0" w:color="auto"/>
                  </w:divBdr>
                </w:div>
                <w:div w:id="1574463179">
                  <w:marLeft w:val="0"/>
                  <w:marRight w:val="0"/>
                  <w:marTop w:val="0"/>
                  <w:marBottom w:val="0"/>
                  <w:divBdr>
                    <w:top w:val="none" w:sz="0" w:space="0" w:color="auto"/>
                    <w:left w:val="none" w:sz="0" w:space="0" w:color="auto"/>
                    <w:bottom w:val="none" w:sz="0" w:space="0" w:color="auto"/>
                    <w:right w:val="none" w:sz="0" w:space="0" w:color="auto"/>
                  </w:divBdr>
                </w:div>
                <w:div w:id="1575361224">
                  <w:marLeft w:val="0"/>
                  <w:marRight w:val="0"/>
                  <w:marTop w:val="0"/>
                  <w:marBottom w:val="0"/>
                  <w:divBdr>
                    <w:top w:val="none" w:sz="0" w:space="0" w:color="auto"/>
                    <w:left w:val="none" w:sz="0" w:space="0" w:color="auto"/>
                    <w:bottom w:val="none" w:sz="0" w:space="0" w:color="auto"/>
                    <w:right w:val="none" w:sz="0" w:space="0" w:color="auto"/>
                  </w:divBdr>
                </w:div>
                <w:div w:id="1575552330">
                  <w:marLeft w:val="0"/>
                  <w:marRight w:val="0"/>
                  <w:marTop w:val="0"/>
                  <w:marBottom w:val="0"/>
                  <w:divBdr>
                    <w:top w:val="none" w:sz="0" w:space="0" w:color="auto"/>
                    <w:left w:val="none" w:sz="0" w:space="0" w:color="auto"/>
                    <w:bottom w:val="none" w:sz="0" w:space="0" w:color="auto"/>
                    <w:right w:val="none" w:sz="0" w:space="0" w:color="auto"/>
                  </w:divBdr>
                </w:div>
                <w:div w:id="1575890558">
                  <w:marLeft w:val="0"/>
                  <w:marRight w:val="0"/>
                  <w:marTop w:val="0"/>
                  <w:marBottom w:val="0"/>
                  <w:divBdr>
                    <w:top w:val="none" w:sz="0" w:space="0" w:color="auto"/>
                    <w:left w:val="none" w:sz="0" w:space="0" w:color="auto"/>
                    <w:bottom w:val="none" w:sz="0" w:space="0" w:color="auto"/>
                    <w:right w:val="none" w:sz="0" w:space="0" w:color="auto"/>
                  </w:divBdr>
                </w:div>
                <w:div w:id="1577015983">
                  <w:marLeft w:val="0"/>
                  <w:marRight w:val="0"/>
                  <w:marTop w:val="0"/>
                  <w:marBottom w:val="0"/>
                  <w:divBdr>
                    <w:top w:val="none" w:sz="0" w:space="0" w:color="auto"/>
                    <w:left w:val="none" w:sz="0" w:space="0" w:color="auto"/>
                    <w:bottom w:val="none" w:sz="0" w:space="0" w:color="auto"/>
                    <w:right w:val="none" w:sz="0" w:space="0" w:color="auto"/>
                  </w:divBdr>
                </w:div>
                <w:div w:id="1579906104">
                  <w:marLeft w:val="0"/>
                  <w:marRight w:val="0"/>
                  <w:marTop w:val="0"/>
                  <w:marBottom w:val="0"/>
                  <w:divBdr>
                    <w:top w:val="none" w:sz="0" w:space="0" w:color="auto"/>
                    <w:left w:val="none" w:sz="0" w:space="0" w:color="auto"/>
                    <w:bottom w:val="none" w:sz="0" w:space="0" w:color="auto"/>
                    <w:right w:val="none" w:sz="0" w:space="0" w:color="auto"/>
                  </w:divBdr>
                </w:div>
                <w:div w:id="1579943376">
                  <w:marLeft w:val="0"/>
                  <w:marRight w:val="0"/>
                  <w:marTop w:val="0"/>
                  <w:marBottom w:val="0"/>
                  <w:divBdr>
                    <w:top w:val="none" w:sz="0" w:space="0" w:color="auto"/>
                    <w:left w:val="none" w:sz="0" w:space="0" w:color="auto"/>
                    <w:bottom w:val="none" w:sz="0" w:space="0" w:color="auto"/>
                    <w:right w:val="none" w:sz="0" w:space="0" w:color="auto"/>
                  </w:divBdr>
                </w:div>
                <w:div w:id="1580673047">
                  <w:marLeft w:val="0"/>
                  <w:marRight w:val="0"/>
                  <w:marTop w:val="0"/>
                  <w:marBottom w:val="0"/>
                  <w:divBdr>
                    <w:top w:val="none" w:sz="0" w:space="0" w:color="auto"/>
                    <w:left w:val="none" w:sz="0" w:space="0" w:color="auto"/>
                    <w:bottom w:val="none" w:sz="0" w:space="0" w:color="auto"/>
                    <w:right w:val="none" w:sz="0" w:space="0" w:color="auto"/>
                  </w:divBdr>
                </w:div>
                <w:div w:id="1584681361">
                  <w:marLeft w:val="0"/>
                  <w:marRight w:val="0"/>
                  <w:marTop w:val="0"/>
                  <w:marBottom w:val="0"/>
                  <w:divBdr>
                    <w:top w:val="none" w:sz="0" w:space="0" w:color="auto"/>
                    <w:left w:val="none" w:sz="0" w:space="0" w:color="auto"/>
                    <w:bottom w:val="none" w:sz="0" w:space="0" w:color="auto"/>
                    <w:right w:val="none" w:sz="0" w:space="0" w:color="auto"/>
                  </w:divBdr>
                </w:div>
                <w:div w:id="1586261253">
                  <w:marLeft w:val="0"/>
                  <w:marRight w:val="0"/>
                  <w:marTop w:val="0"/>
                  <w:marBottom w:val="0"/>
                  <w:divBdr>
                    <w:top w:val="none" w:sz="0" w:space="0" w:color="auto"/>
                    <w:left w:val="none" w:sz="0" w:space="0" w:color="auto"/>
                    <w:bottom w:val="none" w:sz="0" w:space="0" w:color="auto"/>
                    <w:right w:val="none" w:sz="0" w:space="0" w:color="auto"/>
                  </w:divBdr>
                </w:div>
                <w:div w:id="1586570636">
                  <w:marLeft w:val="0"/>
                  <w:marRight w:val="0"/>
                  <w:marTop w:val="0"/>
                  <w:marBottom w:val="0"/>
                  <w:divBdr>
                    <w:top w:val="none" w:sz="0" w:space="0" w:color="auto"/>
                    <w:left w:val="none" w:sz="0" w:space="0" w:color="auto"/>
                    <w:bottom w:val="none" w:sz="0" w:space="0" w:color="auto"/>
                    <w:right w:val="none" w:sz="0" w:space="0" w:color="auto"/>
                  </w:divBdr>
                </w:div>
                <w:div w:id="1587768172">
                  <w:marLeft w:val="0"/>
                  <w:marRight w:val="0"/>
                  <w:marTop w:val="0"/>
                  <w:marBottom w:val="0"/>
                  <w:divBdr>
                    <w:top w:val="none" w:sz="0" w:space="0" w:color="auto"/>
                    <w:left w:val="none" w:sz="0" w:space="0" w:color="auto"/>
                    <w:bottom w:val="none" w:sz="0" w:space="0" w:color="auto"/>
                    <w:right w:val="none" w:sz="0" w:space="0" w:color="auto"/>
                  </w:divBdr>
                </w:div>
                <w:div w:id="1588154720">
                  <w:marLeft w:val="0"/>
                  <w:marRight w:val="0"/>
                  <w:marTop w:val="0"/>
                  <w:marBottom w:val="0"/>
                  <w:divBdr>
                    <w:top w:val="none" w:sz="0" w:space="0" w:color="auto"/>
                    <w:left w:val="none" w:sz="0" w:space="0" w:color="auto"/>
                    <w:bottom w:val="none" w:sz="0" w:space="0" w:color="auto"/>
                    <w:right w:val="none" w:sz="0" w:space="0" w:color="auto"/>
                  </w:divBdr>
                </w:div>
                <w:div w:id="1588346106">
                  <w:marLeft w:val="0"/>
                  <w:marRight w:val="0"/>
                  <w:marTop w:val="0"/>
                  <w:marBottom w:val="0"/>
                  <w:divBdr>
                    <w:top w:val="none" w:sz="0" w:space="0" w:color="auto"/>
                    <w:left w:val="none" w:sz="0" w:space="0" w:color="auto"/>
                    <w:bottom w:val="none" w:sz="0" w:space="0" w:color="auto"/>
                    <w:right w:val="none" w:sz="0" w:space="0" w:color="auto"/>
                  </w:divBdr>
                </w:div>
                <w:div w:id="1591620743">
                  <w:marLeft w:val="0"/>
                  <w:marRight w:val="0"/>
                  <w:marTop w:val="0"/>
                  <w:marBottom w:val="0"/>
                  <w:divBdr>
                    <w:top w:val="none" w:sz="0" w:space="0" w:color="auto"/>
                    <w:left w:val="none" w:sz="0" w:space="0" w:color="auto"/>
                    <w:bottom w:val="none" w:sz="0" w:space="0" w:color="auto"/>
                    <w:right w:val="none" w:sz="0" w:space="0" w:color="auto"/>
                  </w:divBdr>
                </w:div>
                <w:div w:id="1593316168">
                  <w:marLeft w:val="0"/>
                  <w:marRight w:val="0"/>
                  <w:marTop w:val="0"/>
                  <w:marBottom w:val="0"/>
                  <w:divBdr>
                    <w:top w:val="none" w:sz="0" w:space="0" w:color="auto"/>
                    <w:left w:val="none" w:sz="0" w:space="0" w:color="auto"/>
                    <w:bottom w:val="none" w:sz="0" w:space="0" w:color="auto"/>
                    <w:right w:val="none" w:sz="0" w:space="0" w:color="auto"/>
                  </w:divBdr>
                </w:div>
                <w:div w:id="1594122130">
                  <w:marLeft w:val="0"/>
                  <w:marRight w:val="0"/>
                  <w:marTop w:val="0"/>
                  <w:marBottom w:val="0"/>
                  <w:divBdr>
                    <w:top w:val="none" w:sz="0" w:space="0" w:color="auto"/>
                    <w:left w:val="none" w:sz="0" w:space="0" w:color="auto"/>
                    <w:bottom w:val="none" w:sz="0" w:space="0" w:color="auto"/>
                    <w:right w:val="none" w:sz="0" w:space="0" w:color="auto"/>
                  </w:divBdr>
                </w:div>
                <w:div w:id="1595552505">
                  <w:marLeft w:val="0"/>
                  <w:marRight w:val="0"/>
                  <w:marTop w:val="0"/>
                  <w:marBottom w:val="0"/>
                  <w:divBdr>
                    <w:top w:val="none" w:sz="0" w:space="0" w:color="auto"/>
                    <w:left w:val="none" w:sz="0" w:space="0" w:color="auto"/>
                    <w:bottom w:val="none" w:sz="0" w:space="0" w:color="auto"/>
                    <w:right w:val="none" w:sz="0" w:space="0" w:color="auto"/>
                  </w:divBdr>
                </w:div>
                <w:div w:id="1596089302">
                  <w:marLeft w:val="0"/>
                  <w:marRight w:val="0"/>
                  <w:marTop w:val="0"/>
                  <w:marBottom w:val="0"/>
                  <w:divBdr>
                    <w:top w:val="none" w:sz="0" w:space="0" w:color="auto"/>
                    <w:left w:val="none" w:sz="0" w:space="0" w:color="auto"/>
                    <w:bottom w:val="none" w:sz="0" w:space="0" w:color="auto"/>
                    <w:right w:val="none" w:sz="0" w:space="0" w:color="auto"/>
                  </w:divBdr>
                </w:div>
                <w:div w:id="1596523949">
                  <w:marLeft w:val="0"/>
                  <w:marRight w:val="0"/>
                  <w:marTop w:val="0"/>
                  <w:marBottom w:val="0"/>
                  <w:divBdr>
                    <w:top w:val="none" w:sz="0" w:space="0" w:color="auto"/>
                    <w:left w:val="none" w:sz="0" w:space="0" w:color="auto"/>
                    <w:bottom w:val="none" w:sz="0" w:space="0" w:color="auto"/>
                    <w:right w:val="none" w:sz="0" w:space="0" w:color="auto"/>
                  </w:divBdr>
                </w:div>
                <w:div w:id="1597709386">
                  <w:marLeft w:val="0"/>
                  <w:marRight w:val="0"/>
                  <w:marTop w:val="0"/>
                  <w:marBottom w:val="0"/>
                  <w:divBdr>
                    <w:top w:val="none" w:sz="0" w:space="0" w:color="auto"/>
                    <w:left w:val="none" w:sz="0" w:space="0" w:color="auto"/>
                    <w:bottom w:val="none" w:sz="0" w:space="0" w:color="auto"/>
                    <w:right w:val="none" w:sz="0" w:space="0" w:color="auto"/>
                  </w:divBdr>
                </w:div>
                <w:div w:id="1599874282">
                  <w:marLeft w:val="0"/>
                  <w:marRight w:val="0"/>
                  <w:marTop w:val="0"/>
                  <w:marBottom w:val="0"/>
                  <w:divBdr>
                    <w:top w:val="none" w:sz="0" w:space="0" w:color="auto"/>
                    <w:left w:val="none" w:sz="0" w:space="0" w:color="auto"/>
                    <w:bottom w:val="none" w:sz="0" w:space="0" w:color="auto"/>
                    <w:right w:val="none" w:sz="0" w:space="0" w:color="auto"/>
                  </w:divBdr>
                </w:div>
                <w:div w:id="1603757227">
                  <w:marLeft w:val="0"/>
                  <w:marRight w:val="0"/>
                  <w:marTop w:val="0"/>
                  <w:marBottom w:val="0"/>
                  <w:divBdr>
                    <w:top w:val="none" w:sz="0" w:space="0" w:color="auto"/>
                    <w:left w:val="none" w:sz="0" w:space="0" w:color="auto"/>
                    <w:bottom w:val="none" w:sz="0" w:space="0" w:color="auto"/>
                    <w:right w:val="none" w:sz="0" w:space="0" w:color="auto"/>
                  </w:divBdr>
                </w:div>
                <w:div w:id="1606842662">
                  <w:marLeft w:val="0"/>
                  <w:marRight w:val="0"/>
                  <w:marTop w:val="0"/>
                  <w:marBottom w:val="0"/>
                  <w:divBdr>
                    <w:top w:val="none" w:sz="0" w:space="0" w:color="auto"/>
                    <w:left w:val="none" w:sz="0" w:space="0" w:color="auto"/>
                    <w:bottom w:val="none" w:sz="0" w:space="0" w:color="auto"/>
                    <w:right w:val="none" w:sz="0" w:space="0" w:color="auto"/>
                  </w:divBdr>
                </w:div>
                <w:div w:id="1607344944">
                  <w:marLeft w:val="0"/>
                  <w:marRight w:val="0"/>
                  <w:marTop w:val="0"/>
                  <w:marBottom w:val="0"/>
                  <w:divBdr>
                    <w:top w:val="none" w:sz="0" w:space="0" w:color="auto"/>
                    <w:left w:val="none" w:sz="0" w:space="0" w:color="auto"/>
                    <w:bottom w:val="none" w:sz="0" w:space="0" w:color="auto"/>
                    <w:right w:val="none" w:sz="0" w:space="0" w:color="auto"/>
                  </w:divBdr>
                </w:div>
                <w:div w:id="1607424988">
                  <w:marLeft w:val="0"/>
                  <w:marRight w:val="0"/>
                  <w:marTop w:val="0"/>
                  <w:marBottom w:val="0"/>
                  <w:divBdr>
                    <w:top w:val="none" w:sz="0" w:space="0" w:color="auto"/>
                    <w:left w:val="none" w:sz="0" w:space="0" w:color="auto"/>
                    <w:bottom w:val="none" w:sz="0" w:space="0" w:color="auto"/>
                    <w:right w:val="none" w:sz="0" w:space="0" w:color="auto"/>
                  </w:divBdr>
                </w:div>
                <w:div w:id="1607997862">
                  <w:marLeft w:val="0"/>
                  <w:marRight w:val="0"/>
                  <w:marTop w:val="0"/>
                  <w:marBottom w:val="0"/>
                  <w:divBdr>
                    <w:top w:val="none" w:sz="0" w:space="0" w:color="auto"/>
                    <w:left w:val="none" w:sz="0" w:space="0" w:color="auto"/>
                    <w:bottom w:val="none" w:sz="0" w:space="0" w:color="auto"/>
                    <w:right w:val="none" w:sz="0" w:space="0" w:color="auto"/>
                  </w:divBdr>
                </w:div>
                <w:div w:id="1609122184">
                  <w:marLeft w:val="0"/>
                  <w:marRight w:val="0"/>
                  <w:marTop w:val="0"/>
                  <w:marBottom w:val="0"/>
                  <w:divBdr>
                    <w:top w:val="none" w:sz="0" w:space="0" w:color="auto"/>
                    <w:left w:val="none" w:sz="0" w:space="0" w:color="auto"/>
                    <w:bottom w:val="none" w:sz="0" w:space="0" w:color="auto"/>
                    <w:right w:val="none" w:sz="0" w:space="0" w:color="auto"/>
                  </w:divBdr>
                </w:div>
                <w:div w:id="1609317582">
                  <w:marLeft w:val="0"/>
                  <w:marRight w:val="0"/>
                  <w:marTop w:val="0"/>
                  <w:marBottom w:val="0"/>
                  <w:divBdr>
                    <w:top w:val="none" w:sz="0" w:space="0" w:color="auto"/>
                    <w:left w:val="none" w:sz="0" w:space="0" w:color="auto"/>
                    <w:bottom w:val="none" w:sz="0" w:space="0" w:color="auto"/>
                    <w:right w:val="none" w:sz="0" w:space="0" w:color="auto"/>
                  </w:divBdr>
                </w:div>
                <w:div w:id="1611428572">
                  <w:marLeft w:val="0"/>
                  <w:marRight w:val="0"/>
                  <w:marTop w:val="0"/>
                  <w:marBottom w:val="0"/>
                  <w:divBdr>
                    <w:top w:val="none" w:sz="0" w:space="0" w:color="auto"/>
                    <w:left w:val="none" w:sz="0" w:space="0" w:color="auto"/>
                    <w:bottom w:val="none" w:sz="0" w:space="0" w:color="auto"/>
                    <w:right w:val="none" w:sz="0" w:space="0" w:color="auto"/>
                  </w:divBdr>
                </w:div>
                <w:div w:id="1611858769">
                  <w:marLeft w:val="0"/>
                  <w:marRight w:val="0"/>
                  <w:marTop w:val="0"/>
                  <w:marBottom w:val="0"/>
                  <w:divBdr>
                    <w:top w:val="none" w:sz="0" w:space="0" w:color="auto"/>
                    <w:left w:val="none" w:sz="0" w:space="0" w:color="auto"/>
                    <w:bottom w:val="none" w:sz="0" w:space="0" w:color="auto"/>
                    <w:right w:val="none" w:sz="0" w:space="0" w:color="auto"/>
                  </w:divBdr>
                </w:div>
                <w:div w:id="1611889887">
                  <w:marLeft w:val="0"/>
                  <w:marRight w:val="0"/>
                  <w:marTop w:val="0"/>
                  <w:marBottom w:val="0"/>
                  <w:divBdr>
                    <w:top w:val="none" w:sz="0" w:space="0" w:color="auto"/>
                    <w:left w:val="none" w:sz="0" w:space="0" w:color="auto"/>
                    <w:bottom w:val="none" w:sz="0" w:space="0" w:color="auto"/>
                    <w:right w:val="none" w:sz="0" w:space="0" w:color="auto"/>
                  </w:divBdr>
                </w:div>
                <w:div w:id="1612857358">
                  <w:marLeft w:val="0"/>
                  <w:marRight w:val="0"/>
                  <w:marTop w:val="0"/>
                  <w:marBottom w:val="0"/>
                  <w:divBdr>
                    <w:top w:val="none" w:sz="0" w:space="0" w:color="auto"/>
                    <w:left w:val="none" w:sz="0" w:space="0" w:color="auto"/>
                    <w:bottom w:val="none" w:sz="0" w:space="0" w:color="auto"/>
                    <w:right w:val="none" w:sz="0" w:space="0" w:color="auto"/>
                  </w:divBdr>
                </w:div>
                <w:div w:id="1616324609">
                  <w:marLeft w:val="0"/>
                  <w:marRight w:val="0"/>
                  <w:marTop w:val="0"/>
                  <w:marBottom w:val="0"/>
                  <w:divBdr>
                    <w:top w:val="none" w:sz="0" w:space="0" w:color="auto"/>
                    <w:left w:val="none" w:sz="0" w:space="0" w:color="auto"/>
                    <w:bottom w:val="none" w:sz="0" w:space="0" w:color="auto"/>
                    <w:right w:val="none" w:sz="0" w:space="0" w:color="auto"/>
                  </w:divBdr>
                </w:div>
                <w:div w:id="1616911615">
                  <w:marLeft w:val="0"/>
                  <w:marRight w:val="0"/>
                  <w:marTop w:val="0"/>
                  <w:marBottom w:val="0"/>
                  <w:divBdr>
                    <w:top w:val="none" w:sz="0" w:space="0" w:color="auto"/>
                    <w:left w:val="none" w:sz="0" w:space="0" w:color="auto"/>
                    <w:bottom w:val="none" w:sz="0" w:space="0" w:color="auto"/>
                    <w:right w:val="none" w:sz="0" w:space="0" w:color="auto"/>
                  </w:divBdr>
                </w:div>
                <w:div w:id="1616982179">
                  <w:marLeft w:val="0"/>
                  <w:marRight w:val="0"/>
                  <w:marTop w:val="0"/>
                  <w:marBottom w:val="0"/>
                  <w:divBdr>
                    <w:top w:val="none" w:sz="0" w:space="0" w:color="auto"/>
                    <w:left w:val="none" w:sz="0" w:space="0" w:color="auto"/>
                    <w:bottom w:val="none" w:sz="0" w:space="0" w:color="auto"/>
                    <w:right w:val="none" w:sz="0" w:space="0" w:color="auto"/>
                  </w:divBdr>
                </w:div>
                <w:div w:id="1617638862">
                  <w:marLeft w:val="0"/>
                  <w:marRight w:val="0"/>
                  <w:marTop w:val="0"/>
                  <w:marBottom w:val="0"/>
                  <w:divBdr>
                    <w:top w:val="none" w:sz="0" w:space="0" w:color="auto"/>
                    <w:left w:val="none" w:sz="0" w:space="0" w:color="auto"/>
                    <w:bottom w:val="none" w:sz="0" w:space="0" w:color="auto"/>
                    <w:right w:val="none" w:sz="0" w:space="0" w:color="auto"/>
                  </w:divBdr>
                </w:div>
                <w:div w:id="1619020265">
                  <w:marLeft w:val="0"/>
                  <w:marRight w:val="0"/>
                  <w:marTop w:val="0"/>
                  <w:marBottom w:val="0"/>
                  <w:divBdr>
                    <w:top w:val="none" w:sz="0" w:space="0" w:color="auto"/>
                    <w:left w:val="none" w:sz="0" w:space="0" w:color="auto"/>
                    <w:bottom w:val="none" w:sz="0" w:space="0" w:color="auto"/>
                    <w:right w:val="none" w:sz="0" w:space="0" w:color="auto"/>
                  </w:divBdr>
                </w:div>
                <w:div w:id="1619677277">
                  <w:marLeft w:val="0"/>
                  <w:marRight w:val="0"/>
                  <w:marTop w:val="0"/>
                  <w:marBottom w:val="0"/>
                  <w:divBdr>
                    <w:top w:val="none" w:sz="0" w:space="0" w:color="auto"/>
                    <w:left w:val="none" w:sz="0" w:space="0" w:color="auto"/>
                    <w:bottom w:val="none" w:sz="0" w:space="0" w:color="auto"/>
                    <w:right w:val="none" w:sz="0" w:space="0" w:color="auto"/>
                  </w:divBdr>
                </w:div>
                <w:div w:id="1620139400">
                  <w:marLeft w:val="0"/>
                  <w:marRight w:val="0"/>
                  <w:marTop w:val="0"/>
                  <w:marBottom w:val="0"/>
                  <w:divBdr>
                    <w:top w:val="none" w:sz="0" w:space="0" w:color="auto"/>
                    <w:left w:val="none" w:sz="0" w:space="0" w:color="auto"/>
                    <w:bottom w:val="none" w:sz="0" w:space="0" w:color="auto"/>
                    <w:right w:val="none" w:sz="0" w:space="0" w:color="auto"/>
                  </w:divBdr>
                </w:div>
                <w:div w:id="1622228124">
                  <w:marLeft w:val="0"/>
                  <w:marRight w:val="0"/>
                  <w:marTop w:val="0"/>
                  <w:marBottom w:val="0"/>
                  <w:divBdr>
                    <w:top w:val="none" w:sz="0" w:space="0" w:color="auto"/>
                    <w:left w:val="none" w:sz="0" w:space="0" w:color="auto"/>
                    <w:bottom w:val="none" w:sz="0" w:space="0" w:color="auto"/>
                    <w:right w:val="none" w:sz="0" w:space="0" w:color="auto"/>
                  </w:divBdr>
                </w:div>
                <w:div w:id="1623029349">
                  <w:marLeft w:val="0"/>
                  <w:marRight w:val="0"/>
                  <w:marTop w:val="0"/>
                  <w:marBottom w:val="0"/>
                  <w:divBdr>
                    <w:top w:val="none" w:sz="0" w:space="0" w:color="auto"/>
                    <w:left w:val="none" w:sz="0" w:space="0" w:color="auto"/>
                    <w:bottom w:val="none" w:sz="0" w:space="0" w:color="auto"/>
                    <w:right w:val="none" w:sz="0" w:space="0" w:color="auto"/>
                  </w:divBdr>
                </w:div>
                <w:div w:id="1623878514">
                  <w:marLeft w:val="0"/>
                  <w:marRight w:val="0"/>
                  <w:marTop w:val="0"/>
                  <w:marBottom w:val="0"/>
                  <w:divBdr>
                    <w:top w:val="none" w:sz="0" w:space="0" w:color="auto"/>
                    <w:left w:val="none" w:sz="0" w:space="0" w:color="auto"/>
                    <w:bottom w:val="none" w:sz="0" w:space="0" w:color="auto"/>
                    <w:right w:val="none" w:sz="0" w:space="0" w:color="auto"/>
                  </w:divBdr>
                </w:div>
                <w:div w:id="1625303668">
                  <w:marLeft w:val="0"/>
                  <w:marRight w:val="0"/>
                  <w:marTop w:val="0"/>
                  <w:marBottom w:val="0"/>
                  <w:divBdr>
                    <w:top w:val="none" w:sz="0" w:space="0" w:color="auto"/>
                    <w:left w:val="none" w:sz="0" w:space="0" w:color="auto"/>
                    <w:bottom w:val="none" w:sz="0" w:space="0" w:color="auto"/>
                    <w:right w:val="none" w:sz="0" w:space="0" w:color="auto"/>
                  </w:divBdr>
                </w:div>
                <w:div w:id="1627466091">
                  <w:marLeft w:val="0"/>
                  <w:marRight w:val="0"/>
                  <w:marTop w:val="0"/>
                  <w:marBottom w:val="0"/>
                  <w:divBdr>
                    <w:top w:val="none" w:sz="0" w:space="0" w:color="auto"/>
                    <w:left w:val="none" w:sz="0" w:space="0" w:color="auto"/>
                    <w:bottom w:val="none" w:sz="0" w:space="0" w:color="auto"/>
                    <w:right w:val="none" w:sz="0" w:space="0" w:color="auto"/>
                  </w:divBdr>
                </w:div>
                <w:div w:id="1627586980">
                  <w:marLeft w:val="0"/>
                  <w:marRight w:val="0"/>
                  <w:marTop w:val="0"/>
                  <w:marBottom w:val="0"/>
                  <w:divBdr>
                    <w:top w:val="none" w:sz="0" w:space="0" w:color="auto"/>
                    <w:left w:val="none" w:sz="0" w:space="0" w:color="auto"/>
                    <w:bottom w:val="none" w:sz="0" w:space="0" w:color="auto"/>
                    <w:right w:val="none" w:sz="0" w:space="0" w:color="auto"/>
                  </w:divBdr>
                </w:div>
                <w:div w:id="1628319210">
                  <w:marLeft w:val="0"/>
                  <w:marRight w:val="0"/>
                  <w:marTop w:val="0"/>
                  <w:marBottom w:val="0"/>
                  <w:divBdr>
                    <w:top w:val="none" w:sz="0" w:space="0" w:color="auto"/>
                    <w:left w:val="none" w:sz="0" w:space="0" w:color="auto"/>
                    <w:bottom w:val="none" w:sz="0" w:space="0" w:color="auto"/>
                    <w:right w:val="none" w:sz="0" w:space="0" w:color="auto"/>
                  </w:divBdr>
                </w:div>
                <w:div w:id="1628972520">
                  <w:marLeft w:val="0"/>
                  <w:marRight w:val="0"/>
                  <w:marTop w:val="0"/>
                  <w:marBottom w:val="0"/>
                  <w:divBdr>
                    <w:top w:val="none" w:sz="0" w:space="0" w:color="auto"/>
                    <w:left w:val="none" w:sz="0" w:space="0" w:color="auto"/>
                    <w:bottom w:val="none" w:sz="0" w:space="0" w:color="auto"/>
                    <w:right w:val="none" w:sz="0" w:space="0" w:color="auto"/>
                  </w:divBdr>
                </w:div>
                <w:div w:id="1629552704">
                  <w:marLeft w:val="0"/>
                  <w:marRight w:val="0"/>
                  <w:marTop w:val="0"/>
                  <w:marBottom w:val="0"/>
                  <w:divBdr>
                    <w:top w:val="none" w:sz="0" w:space="0" w:color="auto"/>
                    <w:left w:val="none" w:sz="0" w:space="0" w:color="auto"/>
                    <w:bottom w:val="none" w:sz="0" w:space="0" w:color="auto"/>
                    <w:right w:val="none" w:sz="0" w:space="0" w:color="auto"/>
                  </w:divBdr>
                </w:div>
                <w:div w:id="1630552516">
                  <w:marLeft w:val="0"/>
                  <w:marRight w:val="0"/>
                  <w:marTop w:val="0"/>
                  <w:marBottom w:val="0"/>
                  <w:divBdr>
                    <w:top w:val="none" w:sz="0" w:space="0" w:color="auto"/>
                    <w:left w:val="none" w:sz="0" w:space="0" w:color="auto"/>
                    <w:bottom w:val="none" w:sz="0" w:space="0" w:color="auto"/>
                    <w:right w:val="none" w:sz="0" w:space="0" w:color="auto"/>
                  </w:divBdr>
                </w:div>
                <w:div w:id="1631282964">
                  <w:marLeft w:val="0"/>
                  <w:marRight w:val="0"/>
                  <w:marTop w:val="0"/>
                  <w:marBottom w:val="0"/>
                  <w:divBdr>
                    <w:top w:val="none" w:sz="0" w:space="0" w:color="auto"/>
                    <w:left w:val="none" w:sz="0" w:space="0" w:color="auto"/>
                    <w:bottom w:val="none" w:sz="0" w:space="0" w:color="auto"/>
                    <w:right w:val="none" w:sz="0" w:space="0" w:color="auto"/>
                  </w:divBdr>
                </w:div>
                <w:div w:id="1631788147">
                  <w:marLeft w:val="0"/>
                  <w:marRight w:val="0"/>
                  <w:marTop w:val="0"/>
                  <w:marBottom w:val="0"/>
                  <w:divBdr>
                    <w:top w:val="none" w:sz="0" w:space="0" w:color="auto"/>
                    <w:left w:val="none" w:sz="0" w:space="0" w:color="auto"/>
                    <w:bottom w:val="none" w:sz="0" w:space="0" w:color="auto"/>
                    <w:right w:val="none" w:sz="0" w:space="0" w:color="auto"/>
                  </w:divBdr>
                </w:div>
                <w:div w:id="1635914747">
                  <w:marLeft w:val="0"/>
                  <w:marRight w:val="0"/>
                  <w:marTop w:val="0"/>
                  <w:marBottom w:val="0"/>
                  <w:divBdr>
                    <w:top w:val="none" w:sz="0" w:space="0" w:color="auto"/>
                    <w:left w:val="none" w:sz="0" w:space="0" w:color="auto"/>
                    <w:bottom w:val="none" w:sz="0" w:space="0" w:color="auto"/>
                    <w:right w:val="none" w:sz="0" w:space="0" w:color="auto"/>
                  </w:divBdr>
                </w:div>
                <w:div w:id="1636639799">
                  <w:marLeft w:val="0"/>
                  <w:marRight w:val="0"/>
                  <w:marTop w:val="0"/>
                  <w:marBottom w:val="0"/>
                  <w:divBdr>
                    <w:top w:val="none" w:sz="0" w:space="0" w:color="auto"/>
                    <w:left w:val="none" w:sz="0" w:space="0" w:color="auto"/>
                    <w:bottom w:val="none" w:sz="0" w:space="0" w:color="auto"/>
                    <w:right w:val="none" w:sz="0" w:space="0" w:color="auto"/>
                  </w:divBdr>
                </w:div>
                <w:div w:id="1643074643">
                  <w:marLeft w:val="0"/>
                  <w:marRight w:val="0"/>
                  <w:marTop w:val="0"/>
                  <w:marBottom w:val="0"/>
                  <w:divBdr>
                    <w:top w:val="none" w:sz="0" w:space="0" w:color="auto"/>
                    <w:left w:val="none" w:sz="0" w:space="0" w:color="auto"/>
                    <w:bottom w:val="none" w:sz="0" w:space="0" w:color="auto"/>
                    <w:right w:val="none" w:sz="0" w:space="0" w:color="auto"/>
                  </w:divBdr>
                </w:div>
                <w:div w:id="1643734895">
                  <w:marLeft w:val="0"/>
                  <w:marRight w:val="0"/>
                  <w:marTop w:val="0"/>
                  <w:marBottom w:val="0"/>
                  <w:divBdr>
                    <w:top w:val="none" w:sz="0" w:space="0" w:color="auto"/>
                    <w:left w:val="none" w:sz="0" w:space="0" w:color="auto"/>
                    <w:bottom w:val="none" w:sz="0" w:space="0" w:color="auto"/>
                    <w:right w:val="none" w:sz="0" w:space="0" w:color="auto"/>
                  </w:divBdr>
                </w:div>
                <w:div w:id="1645621003">
                  <w:marLeft w:val="0"/>
                  <w:marRight w:val="0"/>
                  <w:marTop w:val="0"/>
                  <w:marBottom w:val="0"/>
                  <w:divBdr>
                    <w:top w:val="none" w:sz="0" w:space="0" w:color="auto"/>
                    <w:left w:val="none" w:sz="0" w:space="0" w:color="auto"/>
                    <w:bottom w:val="none" w:sz="0" w:space="0" w:color="auto"/>
                    <w:right w:val="none" w:sz="0" w:space="0" w:color="auto"/>
                  </w:divBdr>
                </w:div>
                <w:div w:id="1649550900">
                  <w:marLeft w:val="0"/>
                  <w:marRight w:val="0"/>
                  <w:marTop w:val="0"/>
                  <w:marBottom w:val="0"/>
                  <w:divBdr>
                    <w:top w:val="none" w:sz="0" w:space="0" w:color="auto"/>
                    <w:left w:val="none" w:sz="0" w:space="0" w:color="auto"/>
                    <w:bottom w:val="none" w:sz="0" w:space="0" w:color="auto"/>
                    <w:right w:val="none" w:sz="0" w:space="0" w:color="auto"/>
                  </w:divBdr>
                </w:div>
                <w:div w:id="1650791898">
                  <w:marLeft w:val="0"/>
                  <w:marRight w:val="0"/>
                  <w:marTop w:val="0"/>
                  <w:marBottom w:val="0"/>
                  <w:divBdr>
                    <w:top w:val="none" w:sz="0" w:space="0" w:color="auto"/>
                    <w:left w:val="none" w:sz="0" w:space="0" w:color="auto"/>
                    <w:bottom w:val="none" w:sz="0" w:space="0" w:color="auto"/>
                    <w:right w:val="none" w:sz="0" w:space="0" w:color="auto"/>
                  </w:divBdr>
                </w:div>
                <w:div w:id="1652951840">
                  <w:marLeft w:val="0"/>
                  <w:marRight w:val="0"/>
                  <w:marTop w:val="0"/>
                  <w:marBottom w:val="0"/>
                  <w:divBdr>
                    <w:top w:val="none" w:sz="0" w:space="0" w:color="auto"/>
                    <w:left w:val="none" w:sz="0" w:space="0" w:color="auto"/>
                    <w:bottom w:val="none" w:sz="0" w:space="0" w:color="auto"/>
                    <w:right w:val="none" w:sz="0" w:space="0" w:color="auto"/>
                  </w:divBdr>
                </w:div>
                <w:div w:id="1652979996">
                  <w:marLeft w:val="0"/>
                  <w:marRight w:val="0"/>
                  <w:marTop w:val="0"/>
                  <w:marBottom w:val="0"/>
                  <w:divBdr>
                    <w:top w:val="none" w:sz="0" w:space="0" w:color="auto"/>
                    <w:left w:val="none" w:sz="0" w:space="0" w:color="auto"/>
                    <w:bottom w:val="none" w:sz="0" w:space="0" w:color="auto"/>
                    <w:right w:val="none" w:sz="0" w:space="0" w:color="auto"/>
                  </w:divBdr>
                </w:div>
                <w:div w:id="1653947425">
                  <w:marLeft w:val="0"/>
                  <w:marRight w:val="0"/>
                  <w:marTop w:val="0"/>
                  <w:marBottom w:val="0"/>
                  <w:divBdr>
                    <w:top w:val="none" w:sz="0" w:space="0" w:color="auto"/>
                    <w:left w:val="none" w:sz="0" w:space="0" w:color="auto"/>
                    <w:bottom w:val="none" w:sz="0" w:space="0" w:color="auto"/>
                    <w:right w:val="none" w:sz="0" w:space="0" w:color="auto"/>
                  </w:divBdr>
                </w:div>
                <w:div w:id="1655989357">
                  <w:marLeft w:val="0"/>
                  <w:marRight w:val="0"/>
                  <w:marTop w:val="0"/>
                  <w:marBottom w:val="0"/>
                  <w:divBdr>
                    <w:top w:val="none" w:sz="0" w:space="0" w:color="auto"/>
                    <w:left w:val="none" w:sz="0" w:space="0" w:color="auto"/>
                    <w:bottom w:val="none" w:sz="0" w:space="0" w:color="auto"/>
                    <w:right w:val="none" w:sz="0" w:space="0" w:color="auto"/>
                  </w:divBdr>
                </w:div>
                <w:div w:id="1657762120">
                  <w:marLeft w:val="0"/>
                  <w:marRight w:val="0"/>
                  <w:marTop w:val="0"/>
                  <w:marBottom w:val="0"/>
                  <w:divBdr>
                    <w:top w:val="none" w:sz="0" w:space="0" w:color="auto"/>
                    <w:left w:val="none" w:sz="0" w:space="0" w:color="auto"/>
                    <w:bottom w:val="none" w:sz="0" w:space="0" w:color="auto"/>
                    <w:right w:val="none" w:sz="0" w:space="0" w:color="auto"/>
                  </w:divBdr>
                </w:div>
                <w:div w:id="1657805123">
                  <w:marLeft w:val="0"/>
                  <w:marRight w:val="0"/>
                  <w:marTop w:val="0"/>
                  <w:marBottom w:val="0"/>
                  <w:divBdr>
                    <w:top w:val="none" w:sz="0" w:space="0" w:color="auto"/>
                    <w:left w:val="none" w:sz="0" w:space="0" w:color="auto"/>
                    <w:bottom w:val="none" w:sz="0" w:space="0" w:color="auto"/>
                    <w:right w:val="none" w:sz="0" w:space="0" w:color="auto"/>
                  </w:divBdr>
                </w:div>
                <w:div w:id="1658335591">
                  <w:marLeft w:val="0"/>
                  <w:marRight w:val="0"/>
                  <w:marTop w:val="0"/>
                  <w:marBottom w:val="0"/>
                  <w:divBdr>
                    <w:top w:val="none" w:sz="0" w:space="0" w:color="auto"/>
                    <w:left w:val="none" w:sz="0" w:space="0" w:color="auto"/>
                    <w:bottom w:val="none" w:sz="0" w:space="0" w:color="auto"/>
                    <w:right w:val="none" w:sz="0" w:space="0" w:color="auto"/>
                  </w:divBdr>
                </w:div>
                <w:div w:id="1659531371">
                  <w:marLeft w:val="0"/>
                  <w:marRight w:val="0"/>
                  <w:marTop w:val="0"/>
                  <w:marBottom w:val="0"/>
                  <w:divBdr>
                    <w:top w:val="none" w:sz="0" w:space="0" w:color="auto"/>
                    <w:left w:val="none" w:sz="0" w:space="0" w:color="auto"/>
                    <w:bottom w:val="none" w:sz="0" w:space="0" w:color="auto"/>
                    <w:right w:val="none" w:sz="0" w:space="0" w:color="auto"/>
                  </w:divBdr>
                </w:div>
                <w:div w:id="1661084291">
                  <w:marLeft w:val="0"/>
                  <w:marRight w:val="0"/>
                  <w:marTop w:val="0"/>
                  <w:marBottom w:val="0"/>
                  <w:divBdr>
                    <w:top w:val="none" w:sz="0" w:space="0" w:color="auto"/>
                    <w:left w:val="none" w:sz="0" w:space="0" w:color="auto"/>
                    <w:bottom w:val="none" w:sz="0" w:space="0" w:color="auto"/>
                    <w:right w:val="none" w:sz="0" w:space="0" w:color="auto"/>
                  </w:divBdr>
                </w:div>
                <w:div w:id="1662155379">
                  <w:marLeft w:val="0"/>
                  <w:marRight w:val="0"/>
                  <w:marTop w:val="0"/>
                  <w:marBottom w:val="0"/>
                  <w:divBdr>
                    <w:top w:val="none" w:sz="0" w:space="0" w:color="auto"/>
                    <w:left w:val="none" w:sz="0" w:space="0" w:color="auto"/>
                    <w:bottom w:val="none" w:sz="0" w:space="0" w:color="auto"/>
                    <w:right w:val="none" w:sz="0" w:space="0" w:color="auto"/>
                  </w:divBdr>
                </w:div>
                <w:div w:id="1667586778">
                  <w:marLeft w:val="0"/>
                  <w:marRight w:val="0"/>
                  <w:marTop w:val="0"/>
                  <w:marBottom w:val="0"/>
                  <w:divBdr>
                    <w:top w:val="none" w:sz="0" w:space="0" w:color="auto"/>
                    <w:left w:val="none" w:sz="0" w:space="0" w:color="auto"/>
                    <w:bottom w:val="none" w:sz="0" w:space="0" w:color="auto"/>
                    <w:right w:val="none" w:sz="0" w:space="0" w:color="auto"/>
                  </w:divBdr>
                </w:div>
                <w:div w:id="1672174199">
                  <w:marLeft w:val="0"/>
                  <w:marRight w:val="0"/>
                  <w:marTop w:val="0"/>
                  <w:marBottom w:val="0"/>
                  <w:divBdr>
                    <w:top w:val="none" w:sz="0" w:space="0" w:color="auto"/>
                    <w:left w:val="none" w:sz="0" w:space="0" w:color="auto"/>
                    <w:bottom w:val="none" w:sz="0" w:space="0" w:color="auto"/>
                    <w:right w:val="none" w:sz="0" w:space="0" w:color="auto"/>
                  </w:divBdr>
                </w:div>
                <w:div w:id="1672639998">
                  <w:marLeft w:val="0"/>
                  <w:marRight w:val="0"/>
                  <w:marTop w:val="0"/>
                  <w:marBottom w:val="0"/>
                  <w:divBdr>
                    <w:top w:val="none" w:sz="0" w:space="0" w:color="auto"/>
                    <w:left w:val="none" w:sz="0" w:space="0" w:color="auto"/>
                    <w:bottom w:val="none" w:sz="0" w:space="0" w:color="auto"/>
                    <w:right w:val="none" w:sz="0" w:space="0" w:color="auto"/>
                  </w:divBdr>
                </w:div>
                <w:div w:id="1672877841">
                  <w:marLeft w:val="0"/>
                  <w:marRight w:val="0"/>
                  <w:marTop w:val="0"/>
                  <w:marBottom w:val="0"/>
                  <w:divBdr>
                    <w:top w:val="none" w:sz="0" w:space="0" w:color="auto"/>
                    <w:left w:val="none" w:sz="0" w:space="0" w:color="auto"/>
                    <w:bottom w:val="none" w:sz="0" w:space="0" w:color="auto"/>
                    <w:right w:val="none" w:sz="0" w:space="0" w:color="auto"/>
                  </w:divBdr>
                </w:div>
                <w:div w:id="1675761896">
                  <w:marLeft w:val="0"/>
                  <w:marRight w:val="0"/>
                  <w:marTop w:val="0"/>
                  <w:marBottom w:val="0"/>
                  <w:divBdr>
                    <w:top w:val="none" w:sz="0" w:space="0" w:color="auto"/>
                    <w:left w:val="none" w:sz="0" w:space="0" w:color="auto"/>
                    <w:bottom w:val="none" w:sz="0" w:space="0" w:color="auto"/>
                    <w:right w:val="none" w:sz="0" w:space="0" w:color="auto"/>
                  </w:divBdr>
                </w:div>
                <w:div w:id="1676376508">
                  <w:marLeft w:val="0"/>
                  <w:marRight w:val="0"/>
                  <w:marTop w:val="0"/>
                  <w:marBottom w:val="0"/>
                  <w:divBdr>
                    <w:top w:val="none" w:sz="0" w:space="0" w:color="auto"/>
                    <w:left w:val="none" w:sz="0" w:space="0" w:color="auto"/>
                    <w:bottom w:val="none" w:sz="0" w:space="0" w:color="auto"/>
                    <w:right w:val="none" w:sz="0" w:space="0" w:color="auto"/>
                  </w:divBdr>
                </w:div>
                <w:div w:id="1676953907">
                  <w:marLeft w:val="0"/>
                  <w:marRight w:val="0"/>
                  <w:marTop w:val="0"/>
                  <w:marBottom w:val="0"/>
                  <w:divBdr>
                    <w:top w:val="none" w:sz="0" w:space="0" w:color="auto"/>
                    <w:left w:val="none" w:sz="0" w:space="0" w:color="auto"/>
                    <w:bottom w:val="none" w:sz="0" w:space="0" w:color="auto"/>
                    <w:right w:val="none" w:sz="0" w:space="0" w:color="auto"/>
                  </w:divBdr>
                </w:div>
                <w:div w:id="1677414737">
                  <w:marLeft w:val="0"/>
                  <w:marRight w:val="0"/>
                  <w:marTop w:val="0"/>
                  <w:marBottom w:val="0"/>
                  <w:divBdr>
                    <w:top w:val="none" w:sz="0" w:space="0" w:color="auto"/>
                    <w:left w:val="none" w:sz="0" w:space="0" w:color="auto"/>
                    <w:bottom w:val="none" w:sz="0" w:space="0" w:color="auto"/>
                    <w:right w:val="none" w:sz="0" w:space="0" w:color="auto"/>
                  </w:divBdr>
                </w:div>
                <w:div w:id="1681160245">
                  <w:marLeft w:val="0"/>
                  <w:marRight w:val="0"/>
                  <w:marTop w:val="0"/>
                  <w:marBottom w:val="0"/>
                  <w:divBdr>
                    <w:top w:val="none" w:sz="0" w:space="0" w:color="auto"/>
                    <w:left w:val="none" w:sz="0" w:space="0" w:color="auto"/>
                    <w:bottom w:val="none" w:sz="0" w:space="0" w:color="auto"/>
                    <w:right w:val="none" w:sz="0" w:space="0" w:color="auto"/>
                  </w:divBdr>
                </w:div>
                <w:div w:id="1682512582">
                  <w:marLeft w:val="0"/>
                  <w:marRight w:val="0"/>
                  <w:marTop w:val="0"/>
                  <w:marBottom w:val="0"/>
                  <w:divBdr>
                    <w:top w:val="none" w:sz="0" w:space="0" w:color="auto"/>
                    <w:left w:val="none" w:sz="0" w:space="0" w:color="auto"/>
                    <w:bottom w:val="none" w:sz="0" w:space="0" w:color="auto"/>
                    <w:right w:val="none" w:sz="0" w:space="0" w:color="auto"/>
                  </w:divBdr>
                </w:div>
                <w:div w:id="1683127220">
                  <w:marLeft w:val="0"/>
                  <w:marRight w:val="0"/>
                  <w:marTop w:val="0"/>
                  <w:marBottom w:val="0"/>
                  <w:divBdr>
                    <w:top w:val="none" w:sz="0" w:space="0" w:color="auto"/>
                    <w:left w:val="none" w:sz="0" w:space="0" w:color="auto"/>
                    <w:bottom w:val="none" w:sz="0" w:space="0" w:color="auto"/>
                    <w:right w:val="none" w:sz="0" w:space="0" w:color="auto"/>
                  </w:divBdr>
                </w:div>
                <w:div w:id="1687169316">
                  <w:marLeft w:val="0"/>
                  <w:marRight w:val="0"/>
                  <w:marTop w:val="0"/>
                  <w:marBottom w:val="0"/>
                  <w:divBdr>
                    <w:top w:val="none" w:sz="0" w:space="0" w:color="auto"/>
                    <w:left w:val="none" w:sz="0" w:space="0" w:color="auto"/>
                    <w:bottom w:val="none" w:sz="0" w:space="0" w:color="auto"/>
                    <w:right w:val="none" w:sz="0" w:space="0" w:color="auto"/>
                  </w:divBdr>
                </w:div>
                <w:div w:id="1688945999">
                  <w:marLeft w:val="0"/>
                  <w:marRight w:val="0"/>
                  <w:marTop w:val="0"/>
                  <w:marBottom w:val="0"/>
                  <w:divBdr>
                    <w:top w:val="none" w:sz="0" w:space="0" w:color="auto"/>
                    <w:left w:val="none" w:sz="0" w:space="0" w:color="auto"/>
                    <w:bottom w:val="none" w:sz="0" w:space="0" w:color="auto"/>
                    <w:right w:val="none" w:sz="0" w:space="0" w:color="auto"/>
                  </w:divBdr>
                </w:div>
                <w:div w:id="1691837316">
                  <w:marLeft w:val="0"/>
                  <w:marRight w:val="0"/>
                  <w:marTop w:val="0"/>
                  <w:marBottom w:val="0"/>
                  <w:divBdr>
                    <w:top w:val="none" w:sz="0" w:space="0" w:color="auto"/>
                    <w:left w:val="none" w:sz="0" w:space="0" w:color="auto"/>
                    <w:bottom w:val="none" w:sz="0" w:space="0" w:color="auto"/>
                    <w:right w:val="none" w:sz="0" w:space="0" w:color="auto"/>
                  </w:divBdr>
                </w:div>
                <w:div w:id="1691837532">
                  <w:marLeft w:val="0"/>
                  <w:marRight w:val="0"/>
                  <w:marTop w:val="0"/>
                  <w:marBottom w:val="0"/>
                  <w:divBdr>
                    <w:top w:val="none" w:sz="0" w:space="0" w:color="auto"/>
                    <w:left w:val="none" w:sz="0" w:space="0" w:color="auto"/>
                    <w:bottom w:val="none" w:sz="0" w:space="0" w:color="auto"/>
                    <w:right w:val="none" w:sz="0" w:space="0" w:color="auto"/>
                  </w:divBdr>
                </w:div>
                <w:div w:id="1693803573">
                  <w:marLeft w:val="0"/>
                  <w:marRight w:val="0"/>
                  <w:marTop w:val="0"/>
                  <w:marBottom w:val="0"/>
                  <w:divBdr>
                    <w:top w:val="none" w:sz="0" w:space="0" w:color="auto"/>
                    <w:left w:val="none" w:sz="0" w:space="0" w:color="auto"/>
                    <w:bottom w:val="none" w:sz="0" w:space="0" w:color="auto"/>
                    <w:right w:val="none" w:sz="0" w:space="0" w:color="auto"/>
                  </w:divBdr>
                </w:div>
                <w:div w:id="1694107871">
                  <w:marLeft w:val="0"/>
                  <w:marRight w:val="0"/>
                  <w:marTop w:val="0"/>
                  <w:marBottom w:val="0"/>
                  <w:divBdr>
                    <w:top w:val="none" w:sz="0" w:space="0" w:color="auto"/>
                    <w:left w:val="none" w:sz="0" w:space="0" w:color="auto"/>
                    <w:bottom w:val="none" w:sz="0" w:space="0" w:color="auto"/>
                    <w:right w:val="none" w:sz="0" w:space="0" w:color="auto"/>
                  </w:divBdr>
                </w:div>
                <w:div w:id="1694721403">
                  <w:marLeft w:val="0"/>
                  <w:marRight w:val="0"/>
                  <w:marTop w:val="0"/>
                  <w:marBottom w:val="0"/>
                  <w:divBdr>
                    <w:top w:val="none" w:sz="0" w:space="0" w:color="auto"/>
                    <w:left w:val="none" w:sz="0" w:space="0" w:color="auto"/>
                    <w:bottom w:val="none" w:sz="0" w:space="0" w:color="auto"/>
                    <w:right w:val="none" w:sz="0" w:space="0" w:color="auto"/>
                  </w:divBdr>
                </w:div>
                <w:div w:id="1697390992">
                  <w:marLeft w:val="0"/>
                  <w:marRight w:val="0"/>
                  <w:marTop w:val="0"/>
                  <w:marBottom w:val="0"/>
                  <w:divBdr>
                    <w:top w:val="none" w:sz="0" w:space="0" w:color="auto"/>
                    <w:left w:val="none" w:sz="0" w:space="0" w:color="auto"/>
                    <w:bottom w:val="none" w:sz="0" w:space="0" w:color="auto"/>
                    <w:right w:val="none" w:sz="0" w:space="0" w:color="auto"/>
                  </w:divBdr>
                </w:div>
                <w:div w:id="1700619703">
                  <w:marLeft w:val="0"/>
                  <w:marRight w:val="0"/>
                  <w:marTop w:val="0"/>
                  <w:marBottom w:val="0"/>
                  <w:divBdr>
                    <w:top w:val="none" w:sz="0" w:space="0" w:color="auto"/>
                    <w:left w:val="none" w:sz="0" w:space="0" w:color="auto"/>
                    <w:bottom w:val="none" w:sz="0" w:space="0" w:color="auto"/>
                    <w:right w:val="none" w:sz="0" w:space="0" w:color="auto"/>
                  </w:divBdr>
                </w:div>
                <w:div w:id="1701391563">
                  <w:marLeft w:val="0"/>
                  <w:marRight w:val="0"/>
                  <w:marTop w:val="0"/>
                  <w:marBottom w:val="0"/>
                  <w:divBdr>
                    <w:top w:val="none" w:sz="0" w:space="0" w:color="auto"/>
                    <w:left w:val="none" w:sz="0" w:space="0" w:color="auto"/>
                    <w:bottom w:val="none" w:sz="0" w:space="0" w:color="auto"/>
                    <w:right w:val="none" w:sz="0" w:space="0" w:color="auto"/>
                  </w:divBdr>
                </w:div>
                <w:div w:id="1704287048">
                  <w:marLeft w:val="0"/>
                  <w:marRight w:val="0"/>
                  <w:marTop w:val="0"/>
                  <w:marBottom w:val="0"/>
                  <w:divBdr>
                    <w:top w:val="none" w:sz="0" w:space="0" w:color="auto"/>
                    <w:left w:val="none" w:sz="0" w:space="0" w:color="auto"/>
                    <w:bottom w:val="none" w:sz="0" w:space="0" w:color="auto"/>
                    <w:right w:val="none" w:sz="0" w:space="0" w:color="auto"/>
                  </w:divBdr>
                </w:div>
                <w:div w:id="1704551041">
                  <w:marLeft w:val="0"/>
                  <w:marRight w:val="0"/>
                  <w:marTop w:val="0"/>
                  <w:marBottom w:val="0"/>
                  <w:divBdr>
                    <w:top w:val="none" w:sz="0" w:space="0" w:color="auto"/>
                    <w:left w:val="none" w:sz="0" w:space="0" w:color="auto"/>
                    <w:bottom w:val="none" w:sz="0" w:space="0" w:color="auto"/>
                    <w:right w:val="none" w:sz="0" w:space="0" w:color="auto"/>
                  </w:divBdr>
                </w:div>
                <w:div w:id="1705867735">
                  <w:marLeft w:val="0"/>
                  <w:marRight w:val="0"/>
                  <w:marTop w:val="0"/>
                  <w:marBottom w:val="0"/>
                  <w:divBdr>
                    <w:top w:val="none" w:sz="0" w:space="0" w:color="auto"/>
                    <w:left w:val="none" w:sz="0" w:space="0" w:color="auto"/>
                    <w:bottom w:val="none" w:sz="0" w:space="0" w:color="auto"/>
                    <w:right w:val="none" w:sz="0" w:space="0" w:color="auto"/>
                  </w:divBdr>
                </w:div>
                <w:div w:id="1706176234">
                  <w:marLeft w:val="0"/>
                  <w:marRight w:val="0"/>
                  <w:marTop w:val="0"/>
                  <w:marBottom w:val="0"/>
                  <w:divBdr>
                    <w:top w:val="none" w:sz="0" w:space="0" w:color="auto"/>
                    <w:left w:val="none" w:sz="0" w:space="0" w:color="auto"/>
                    <w:bottom w:val="none" w:sz="0" w:space="0" w:color="auto"/>
                    <w:right w:val="none" w:sz="0" w:space="0" w:color="auto"/>
                  </w:divBdr>
                </w:div>
                <w:div w:id="1706323284">
                  <w:marLeft w:val="0"/>
                  <w:marRight w:val="0"/>
                  <w:marTop w:val="0"/>
                  <w:marBottom w:val="0"/>
                  <w:divBdr>
                    <w:top w:val="none" w:sz="0" w:space="0" w:color="auto"/>
                    <w:left w:val="none" w:sz="0" w:space="0" w:color="auto"/>
                    <w:bottom w:val="none" w:sz="0" w:space="0" w:color="auto"/>
                    <w:right w:val="none" w:sz="0" w:space="0" w:color="auto"/>
                  </w:divBdr>
                </w:div>
                <w:div w:id="1708984803">
                  <w:marLeft w:val="0"/>
                  <w:marRight w:val="0"/>
                  <w:marTop w:val="0"/>
                  <w:marBottom w:val="0"/>
                  <w:divBdr>
                    <w:top w:val="none" w:sz="0" w:space="0" w:color="auto"/>
                    <w:left w:val="none" w:sz="0" w:space="0" w:color="auto"/>
                    <w:bottom w:val="none" w:sz="0" w:space="0" w:color="auto"/>
                    <w:right w:val="none" w:sz="0" w:space="0" w:color="auto"/>
                  </w:divBdr>
                </w:div>
                <w:div w:id="1710302030">
                  <w:marLeft w:val="0"/>
                  <w:marRight w:val="0"/>
                  <w:marTop w:val="0"/>
                  <w:marBottom w:val="0"/>
                  <w:divBdr>
                    <w:top w:val="none" w:sz="0" w:space="0" w:color="auto"/>
                    <w:left w:val="none" w:sz="0" w:space="0" w:color="auto"/>
                    <w:bottom w:val="none" w:sz="0" w:space="0" w:color="auto"/>
                    <w:right w:val="none" w:sz="0" w:space="0" w:color="auto"/>
                  </w:divBdr>
                </w:div>
                <w:div w:id="1712801290">
                  <w:marLeft w:val="0"/>
                  <w:marRight w:val="0"/>
                  <w:marTop w:val="0"/>
                  <w:marBottom w:val="0"/>
                  <w:divBdr>
                    <w:top w:val="none" w:sz="0" w:space="0" w:color="auto"/>
                    <w:left w:val="none" w:sz="0" w:space="0" w:color="auto"/>
                    <w:bottom w:val="none" w:sz="0" w:space="0" w:color="auto"/>
                    <w:right w:val="none" w:sz="0" w:space="0" w:color="auto"/>
                  </w:divBdr>
                </w:div>
                <w:div w:id="1712925364">
                  <w:marLeft w:val="0"/>
                  <w:marRight w:val="0"/>
                  <w:marTop w:val="0"/>
                  <w:marBottom w:val="0"/>
                  <w:divBdr>
                    <w:top w:val="none" w:sz="0" w:space="0" w:color="auto"/>
                    <w:left w:val="none" w:sz="0" w:space="0" w:color="auto"/>
                    <w:bottom w:val="none" w:sz="0" w:space="0" w:color="auto"/>
                    <w:right w:val="none" w:sz="0" w:space="0" w:color="auto"/>
                  </w:divBdr>
                </w:div>
                <w:div w:id="1713383390">
                  <w:marLeft w:val="0"/>
                  <w:marRight w:val="0"/>
                  <w:marTop w:val="0"/>
                  <w:marBottom w:val="0"/>
                  <w:divBdr>
                    <w:top w:val="none" w:sz="0" w:space="0" w:color="auto"/>
                    <w:left w:val="none" w:sz="0" w:space="0" w:color="auto"/>
                    <w:bottom w:val="none" w:sz="0" w:space="0" w:color="auto"/>
                    <w:right w:val="none" w:sz="0" w:space="0" w:color="auto"/>
                  </w:divBdr>
                </w:div>
                <w:div w:id="1713504759">
                  <w:marLeft w:val="0"/>
                  <w:marRight w:val="0"/>
                  <w:marTop w:val="0"/>
                  <w:marBottom w:val="0"/>
                  <w:divBdr>
                    <w:top w:val="none" w:sz="0" w:space="0" w:color="auto"/>
                    <w:left w:val="none" w:sz="0" w:space="0" w:color="auto"/>
                    <w:bottom w:val="none" w:sz="0" w:space="0" w:color="auto"/>
                    <w:right w:val="none" w:sz="0" w:space="0" w:color="auto"/>
                  </w:divBdr>
                </w:div>
                <w:div w:id="1713572191">
                  <w:marLeft w:val="0"/>
                  <w:marRight w:val="0"/>
                  <w:marTop w:val="0"/>
                  <w:marBottom w:val="0"/>
                  <w:divBdr>
                    <w:top w:val="none" w:sz="0" w:space="0" w:color="auto"/>
                    <w:left w:val="none" w:sz="0" w:space="0" w:color="auto"/>
                    <w:bottom w:val="none" w:sz="0" w:space="0" w:color="auto"/>
                    <w:right w:val="none" w:sz="0" w:space="0" w:color="auto"/>
                  </w:divBdr>
                </w:div>
                <w:div w:id="1713771862">
                  <w:marLeft w:val="0"/>
                  <w:marRight w:val="0"/>
                  <w:marTop w:val="0"/>
                  <w:marBottom w:val="0"/>
                  <w:divBdr>
                    <w:top w:val="none" w:sz="0" w:space="0" w:color="auto"/>
                    <w:left w:val="none" w:sz="0" w:space="0" w:color="auto"/>
                    <w:bottom w:val="none" w:sz="0" w:space="0" w:color="auto"/>
                    <w:right w:val="none" w:sz="0" w:space="0" w:color="auto"/>
                  </w:divBdr>
                </w:div>
                <w:div w:id="1714377684">
                  <w:marLeft w:val="0"/>
                  <w:marRight w:val="0"/>
                  <w:marTop w:val="0"/>
                  <w:marBottom w:val="0"/>
                  <w:divBdr>
                    <w:top w:val="none" w:sz="0" w:space="0" w:color="auto"/>
                    <w:left w:val="none" w:sz="0" w:space="0" w:color="auto"/>
                    <w:bottom w:val="none" w:sz="0" w:space="0" w:color="auto"/>
                    <w:right w:val="none" w:sz="0" w:space="0" w:color="auto"/>
                  </w:divBdr>
                </w:div>
                <w:div w:id="1714696595">
                  <w:marLeft w:val="0"/>
                  <w:marRight w:val="0"/>
                  <w:marTop w:val="0"/>
                  <w:marBottom w:val="0"/>
                  <w:divBdr>
                    <w:top w:val="none" w:sz="0" w:space="0" w:color="auto"/>
                    <w:left w:val="none" w:sz="0" w:space="0" w:color="auto"/>
                    <w:bottom w:val="none" w:sz="0" w:space="0" w:color="auto"/>
                    <w:right w:val="none" w:sz="0" w:space="0" w:color="auto"/>
                  </w:divBdr>
                </w:div>
                <w:div w:id="1715495400">
                  <w:marLeft w:val="0"/>
                  <w:marRight w:val="0"/>
                  <w:marTop w:val="0"/>
                  <w:marBottom w:val="0"/>
                  <w:divBdr>
                    <w:top w:val="none" w:sz="0" w:space="0" w:color="auto"/>
                    <w:left w:val="none" w:sz="0" w:space="0" w:color="auto"/>
                    <w:bottom w:val="none" w:sz="0" w:space="0" w:color="auto"/>
                    <w:right w:val="none" w:sz="0" w:space="0" w:color="auto"/>
                  </w:divBdr>
                </w:div>
                <w:div w:id="1717969988">
                  <w:marLeft w:val="0"/>
                  <w:marRight w:val="0"/>
                  <w:marTop w:val="0"/>
                  <w:marBottom w:val="0"/>
                  <w:divBdr>
                    <w:top w:val="none" w:sz="0" w:space="0" w:color="auto"/>
                    <w:left w:val="none" w:sz="0" w:space="0" w:color="auto"/>
                    <w:bottom w:val="none" w:sz="0" w:space="0" w:color="auto"/>
                    <w:right w:val="none" w:sz="0" w:space="0" w:color="auto"/>
                  </w:divBdr>
                </w:div>
                <w:div w:id="1719161193">
                  <w:marLeft w:val="0"/>
                  <w:marRight w:val="0"/>
                  <w:marTop w:val="0"/>
                  <w:marBottom w:val="0"/>
                  <w:divBdr>
                    <w:top w:val="none" w:sz="0" w:space="0" w:color="auto"/>
                    <w:left w:val="none" w:sz="0" w:space="0" w:color="auto"/>
                    <w:bottom w:val="none" w:sz="0" w:space="0" w:color="auto"/>
                    <w:right w:val="none" w:sz="0" w:space="0" w:color="auto"/>
                  </w:divBdr>
                </w:div>
                <w:div w:id="1722094214">
                  <w:marLeft w:val="0"/>
                  <w:marRight w:val="0"/>
                  <w:marTop w:val="0"/>
                  <w:marBottom w:val="0"/>
                  <w:divBdr>
                    <w:top w:val="none" w:sz="0" w:space="0" w:color="auto"/>
                    <w:left w:val="none" w:sz="0" w:space="0" w:color="auto"/>
                    <w:bottom w:val="none" w:sz="0" w:space="0" w:color="auto"/>
                    <w:right w:val="none" w:sz="0" w:space="0" w:color="auto"/>
                  </w:divBdr>
                </w:div>
                <w:div w:id="1722368346">
                  <w:marLeft w:val="0"/>
                  <w:marRight w:val="0"/>
                  <w:marTop w:val="0"/>
                  <w:marBottom w:val="0"/>
                  <w:divBdr>
                    <w:top w:val="none" w:sz="0" w:space="0" w:color="auto"/>
                    <w:left w:val="none" w:sz="0" w:space="0" w:color="auto"/>
                    <w:bottom w:val="none" w:sz="0" w:space="0" w:color="auto"/>
                    <w:right w:val="none" w:sz="0" w:space="0" w:color="auto"/>
                  </w:divBdr>
                </w:div>
                <w:div w:id="1723940297">
                  <w:marLeft w:val="0"/>
                  <w:marRight w:val="0"/>
                  <w:marTop w:val="0"/>
                  <w:marBottom w:val="0"/>
                  <w:divBdr>
                    <w:top w:val="none" w:sz="0" w:space="0" w:color="auto"/>
                    <w:left w:val="none" w:sz="0" w:space="0" w:color="auto"/>
                    <w:bottom w:val="none" w:sz="0" w:space="0" w:color="auto"/>
                    <w:right w:val="none" w:sz="0" w:space="0" w:color="auto"/>
                  </w:divBdr>
                </w:div>
                <w:div w:id="1726755463">
                  <w:marLeft w:val="0"/>
                  <w:marRight w:val="0"/>
                  <w:marTop w:val="0"/>
                  <w:marBottom w:val="0"/>
                  <w:divBdr>
                    <w:top w:val="none" w:sz="0" w:space="0" w:color="auto"/>
                    <w:left w:val="none" w:sz="0" w:space="0" w:color="auto"/>
                    <w:bottom w:val="none" w:sz="0" w:space="0" w:color="auto"/>
                    <w:right w:val="none" w:sz="0" w:space="0" w:color="auto"/>
                  </w:divBdr>
                </w:div>
                <w:div w:id="1726834744">
                  <w:marLeft w:val="0"/>
                  <w:marRight w:val="0"/>
                  <w:marTop w:val="0"/>
                  <w:marBottom w:val="0"/>
                  <w:divBdr>
                    <w:top w:val="none" w:sz="0" w:space="0" w:color="auto"/>
                    <w:left w:val="none" w:sz="0" w:space="0" w:color="auto"/>
                    <w:bottom w:val="none" w:sz="0" w:space="0" w:color="auto"/>
                    <w:right w:val="none" w:sz="0" w:space="0" w:color="auto"/>
                  </w:divBdr>
                </w:div>
                <w:div w:id="1727560732">
                  <w:marLeft w:val="0"/>
                  <w:marRight w:val="0"/>
                  <w:marTop w:val="0"/>
                  <w:marBottom w:val="0"/>
                  <w:divBdr>
                    <w:top w:val="none" w:sz="0" w:space="0" w:color="auto"/>
                    <w:left w:val="none" w:sz="0" w:space="0" w:color="auto"/>
                    <w:bottom w:val="none" w:sz="0" w:space="0" w:color="auto"/>
                    <w:right w:val="none" w:sz="0" w:space="0" w:color="auto"/>
                  </w:divBdr>
                </w:div>
                <w:div w:id="1728382826">
                  <w:marLeft w:val="0"/>
                  <w:marRight w:val="0"/>
                  <w:marTop w:val="0"/>
                  <w:marBottom w:val="0"/>
                  <w:divBdr>
                    <w:top w:val="none" w:sz="0" w:space="0" w:color="auto"/>
                    <w:left w:val="none" w:sz="0" w:space="0" w:color="auto"/>
                    <w:bottom w:val="none" w:sz="0" w:space="0" w:color="auto"/>
                    <w:right w:val="none" w:sz="0" w:space="0" w:color="auto"/>
                  </w:divBdr>
                </w:div>
                <w:div w:id="1731921458">
                  <w:marLeft w:val="0"/>
                  <w:marRight w:val="0"/>
                  <w:marTop w:val="0"/>
                  <w:marBottom w:val="0"/>
                  <w:divBdr>
                    <w:top w:val="none" w:sz="0" w:space="0" w:color="auto"/>
                    <w:left w:val="none" w:sz="0" w:space="0" w:color="auto"/>
                    <w:bottom w:val="none" w:sz="0" w:space="0" w:color="auto"/>
                    <w:right w:val="none" w:sz="0" w:space="0" w:color="auto"/>
                  </w:divBdr>
                </w:div>
                <w:div w:id="1732149083">
                  <w:marLeft w:val="0"/>
                  <w:marRight w:val="0"/>
                  <w:marTop w:val="0"/>
                  <w:marBottom w:val="0"/>
                  <w:divBdr>
                    <w:top w:val="none" w:sz="0" w:space="0" w:color="auto"/>
                    <w:left w:val="none" w:sz="0" w:space="0" w:color="auto"/>
                    <w:bottom w:val="none" w:sz="0" w:space="0" w:color="auto"/>
                    <w:right w:val="none" w:sz="0" w:space="0" w:color="auto"/>
                  </w:divBdr>
                </w:div>
                <w:div w:id="1734042919">
                  <w:marLeft w:val="0"/>
                  <w:marRight w:val="0"/>
                  <w:marTop w:val="0"/>
                  <w:marBottom w:val="0"/>
                  <w:divBdr>
                    <w:top w:val="none" w:sz="0" w:space="0" w:color="auto"/>
                    <w:left w:val="none" w:sz="0" w:space="0" w:color="auto"/>
                    <w:bottom w:val="none" w:sz="0" w:space="0" w:color="auto"/>
                    <w:right w:val="none" w:sz="0" w:space="0" w:color="auto"/>
                  </w:divBdr>
                </w:div>
                <w:div w:id="1734154309">
                  <w:marLeft w:val="0"/>
                  <w:marRight w:val="0"/>
                  <w:marTop w:val="0"/>
                  <w:marBottom w:val="0"/>
                  <w:divBdr>
                    <w:top w:val="none" w:sz="0" w:space="0" w:color="auto"/>
                    <w:left w:val="none" w:sz="0" w:space="0" w:color="auto"/>
                    <w:bottom w:val="none" w:sz="0" w:space="0" w:color="auto"/>
                    <w:right w:val="none" w:sz="0" w:space="0" w:color="auto"/>
                  </w:divBdr>
                </w:div>
                <w:div w:id="1734616866">
                  <w:marLeft w:val="0"/>
                  <w:marRight w:val="0"/>
                  <w:marTop w:val="0"/>
                  <w:marBottom w:val="0"/>
                  <w:divBdr>
                    <w:top w:val="none" w:sz="0" w:space="0" w:color="auto"/>
                    <w:left w:val="none" w:sz="0" w:space="0" w:color="auto"/>
                    <w:bottom w:val="none" w:sz="0" w:space="0" w:color="auto"/>
                    <w:right w:val="none" w:sz="0" w:space="0" w:color="auto"/>
                  </w:divBdr>
                </w:div>
                <w:div w:id="1734935862">
                  <w:marLeft w:val="0"/>
                  <w:marRight w:val="0"/>
                  <w:marTop w:val="0"/>
                  <w:marBottom w:val="0"/>
                  <w:divBdr>
                    <w:top w:val="none" w:sz="0" w:space="0" w:color="auto"/>
                    <w:left w:val="none" w:sz="0" w:space="0" w:color="auto"/>
                    <w:bottom w:val="none" w:sz="0" w:space="0" w:color="auto"/>
                    <w:right w:val="none" w:sz="0" w:space="0" w:color="auto"/>
                  </w:divBdr>
                </w:div>
                <w:div w:id="1735160335">
                  <w:marLeft w:val="0"/>
                  <w:marRight w:val="0"/>
                  <w:marTop w:val="0"/>
                  <w:marBottom w:val="0"/>
                  <w:divBdr>
                    <w:top w:val="none" w:sz="0" w:space="0" w:color="auto"/>
                    <w:left w:val="none" w:sz="0" w:space="0" w:color="auto"/>
                    <w:bottom w:val="none" w:sz="0" w:space="0" w:color="auto"/>
                    <w:right w:val="none" w:sz="0" w:space="0" w:color="auto"/>
                  </w:divBdr>
                </w:div>
                <w:div w:id="1736007335">
                  <w:marLeft w:val="0"/>
                  <w:marRight w:val="0"/>
                  <w:marTop w:val="0"/>
                  <w:marBottom w:val="0"/>
                  <w:divBdr>
                    <w:top w:val="none" w:sz="0" w:space="0" w:color="auto"/>
                    <w:left w:val="none" w:sz="0" w:space="0" w:color="auto"/>
                    <w:bottom w:val="none" w:sz="0" w:space="0" w:color="auto"/>
                    <w:right w:val="none" w:sz="0" w:space="0" w:color="auto"/>
                  </w:divBdr>
                </w:div>
                <w:div w:id="1737361318">
                  <w:marLeft w:val="0"/>
                  <w:marRight w:val="0"/>
                  <w:marTop w:val="0"/>
                  <w:marBottom w:val="0"/>
                  <w:divBdr>
                    <w:top w:val="none" w:sz="0" w:space="0" w:color="auto"/>
                    <w:left w:val="none" w:sz="0" w:space="0" w:color="auto"/>
                    <w:bottom w:val="none" w:sz="0" w:space="0" w:color="auto"/>
                    <w:right w:val="none" w:sz="0" w:space="0" w:color="auto"/>
                  </w:divBdr>
                </w:div>
                <w:div w:id="1737511141">
                  <w:marLeft w:val="0"/>
                  <w:marRight w:val="0"/>
                  <w:marTop w:val="0"/>
                  <w:marBottom w:val="0"/>
                  <w:divBdr>
                    <w:top w:val="none" w:sz="0" w:space="0" w:color="auto"/>
                    <w:left w:val="none" w:sz="0" w:space="0" w:color="auto"/>
                    <w:bottom w:val="none" w:sz="0" w:space="0" w:color="auto"/>
                    <w:right w:val="none" w:sz="0" w:space="0" w:color="auto"/>
                  </w:divBdr>
                </w:div>
                <w:div w:id="1738897942">
                  <w:marLeft w:val="0"/>
                  <w:marRight w:val="0"/>
                  <w:marTop w:val="0"/>
                  <w:marBottom w:val="0"/>
                  <w:divBdr>
                    <w:top w:val="none" w:sz="0" w:space="0" w:color="auto"/>
                    <w:left w:val="none" w:sz="0" w:space="0" w:color="auto"/>
                    <w:bottom w:val="none" w:sz="0" w:space="0" w:color="auto"/>
                    <w:right w:val="none" w:sz="0" w:space="0" w:color="auto"/>
                  </w:divBdr>
                </w:div>
                <w:div w:id="1740439953">
                  <w:marLeft w:val="0"/>
                  <w:marRight w:val="0"/>
                  <w:marTop w:val="0"/>
                  <w:marBottom w:val="0"/>
                  <w:divBdr>
                    <w:top w:val="none" w:sz="0" w:space="0" w:color="auto"/>
                    <w:left w:val="none" w:sz="0" w:space="0" w:color="auto"/>
                    <w:bottom w:val="none" w:sz="0" w:space="0" w:color="auto"/>
                    <w:right w:val="none" w:sz="0" w:space="0" w:color="auto"/>
                  </w:divBdr>
                </w:div>
                <w:div w:id="1742560187">
                  <w:marLeft w:val="0"/>
                  <w:marRight w:val="0"/>
                  <w:marTop w:val="0"/>
                  <w:marBottom w:val="0"/>
                  <w:divBdr>
                    <w:top w:val="none" w:sz="0" w:space="0" w:color="auto"/>
                    <w:left w:val="none" w:sz="0" w:space="0" w:color="auto"/>
                    <w:bottom w:val="none" w:sz="0" w:space="0" w:color="auto"/>
                    <w:right w:val="none" w:sz="0" w:space="0" w:color="auto"/>
                  </w:divBdr>
                </w:div>
                <w:div w:id="1742944339">
                  <w:marLeft w:val="0"/>
                  <w:marRight w:val="0"/>
                  <w:marTop w:val="0"/>
                  <w:marBottom w:val="0"/>
                  <w:divBdr>
                    <w:top w:val="none" w:sz="0" w:space="0" w:color="auto"/>
                    <w:left w:val="none" w:sz="0" w:space="0" w:color="auto"/>
                    <w:bottom w:val="none" w:sz="0" w:space="0" w:color="auto"/>
                    <w:right w:val="none" w:sz="0" w:space="0" w:color="auto"/>
                  </w:divBdr>
                </w:div>
                <w:div w:id="1743211226">
                  <w:marLeft w:val="0"/>
                  <w:marRight w:val="0"/>
                  <w:marTop w:val="0"/>
                  <w:marBottom w:val="0"/>
                  <w:divBdr>
                    <w:top w:val="none" w:sz="0" w:space="0" w:color="auto"/>
                    <w:left w:val="none" w:sz="0" w:space="0" w:color="auto"/>
                    <w:bottom w:val="none" w:sz="0" w:space="0" w:color="auto"/>
                    <w:right w:val="none" w:sz="0" w:space="0" w:color="auto"/>
                  </w:divBdr>
                </w:div>
                <w:div w:id="1745376476">
                  <w:marLeft w:val="0"/>
                  <w:marRight w:val="0"/>
                  <w:marTop w:val="0"/>
                  <w:marBottom w:val="0"/>
                  <w:divBdr>
                    <w:top w:val="none" w:sz="0" w:space="0" w:color="auto"/>
                    <w:left w:val="none" w:sz="0" w:space="0" w:color="auto"/>
                    <w:bottom w:val="none" w:sz="0" w:space="0" w:color="auto"/>
                    <w:right w:val="none" w:sz="0" w:space="0" w:color="auto"/>
                  </w:divBdr>
                </w:div>
                <w:div w:id="1745957882">
                  <w:marLeft w:val="0"/>
                  <w:marRight w:val="0"/>
                  <w:marTop w:val="0"/>
                  <w:marBottom w:val="0"/>
                  <w:divBdr>
                    <w:top w:val="none" w:sz="0" w:space="0" w:color="auto"/>
                    <w:left w:val="none" w:sz="0" w:space="0" w:color="auto"/>
                    <w:bottom w:val="none" w:sz="0" w:space="0" w:color="auto"/>
                    <w:right w:val="none" w:sz="0" w:space="0" w:color="auto"/>
                  </w:divBdr>
                </w:div>
                <w:div w:id="1747024653">
                  <w:marLeft w:val="0"/>
                  <w:marRight w:val="0"/>
                  <w:marTop w:val="0"/>
                  <w:marBottom w:val="0"/>
                  <w:divBdr>
                    <w:top w:val="none" w:sz="0" w:space="0" w:color="auto"/>
                    <w:left w:val="none" w:sz="0" w:space="0" w:color="auto"/>
                    <w:bottom w:val="none" w:sz="0" w:space="0" w:color="auto"/>
                    <w:right w:val="none" w:sz="0" w:space="0" w:color="auto"/>
                  </w:divBdr>
                </w:div>
                <w:div w:id="1747801372">
                  <w:marLeft w:val="0"/>
                  <w:marRight w:val="0"/>
                  <w:marTop w:val="0"/>
                  <w:marBottom w:val="0"/>
                  <w:divBdr>
                    <w:top w:val="none" w:sz="0" w:space="0" w:color="auto"/>
                    <w:left w:val="none" w:sz="0" w:space="0" w:color="auto"/>
                    <w:bottom w:val="none" w:sz="0" w:space="0" w:color="auto"/>
                    <w:right w:val="none" w:sz="0" w:space="0" w:color="auto"/>
                  </w:divBdr>
                </w:div>
                <w:div w:id="1748964366">
                  <w:marLeft w:val="0"/>
                  <w:marRight w:val="0"/>
                  <w:marTop w:val="0"/>
                  <w:marBottom w:val="0"/>
                  <w:divBdr>
                    <w:top w:val="none" w:sz="0" w:space="0" w:color="auto"/>
                    <w:left w:val="none" w:sz="0" w:space="0" w:color="auto"/>
                    <w:bottom w:val="none" w:sz="0" w:space="0" w:color="auto"/>
                    <w:right w:val="none" w:sz="0" w:space="0" w:color="auto"/>
                  </w:divBdr>
                </w:div>
                <w:div w:id="1750879578">
                  <w:marLeft w:val="0"/>
                  <w:marRight w:val="0"/>
                  <w:marTop w:val="0"/>
                  <w:marBottom w:val="0"/>
                  <w:divBdr>
                    <w:top w:val="none" w:sz="0" w:space="0" w:color="auto"/>
                    <w:left w:val="none" w:sz="0" w:space="0" w:color="auto"/>
                    <w:bottom w:val="none" w:sz="0" w:space="0" w:color="auto"/>
                    <w:right w:val="none" w:sz="0" w:space="0" w:color="auto"/>
                  </w:divBdr>
                </w:div>
                <w:div w:id="1752459217">
                  <w:marLeft w:val="0"/>
                  <w:marRight w:val="0"/>
                  <w:marTop w:val="0"/>
                  <w:marBottom w:val="0"/>
                  <w:divBdr>
                    <w:top w:val="none" w:sz="0" w:space="0" w:color="auto"/>
                    <w:left w:val="none" w:sz="0" w:space="0" w:color="auto"/>
                    <w:bottom w:val="none" w:sz="0" w:space="0" w:color="auto"/>
                    <w:right w:val="none" w:sz="0" w:space="0" w:color="auto"/>
                  </w:divBdr>
                </w:div>
                <w:div w:id="1752463734">
                  <w:marLeft w:val="0"/>
                  <w:marRight w:val="0"/>
                  <w:marTop w:val="0"/>
                  <w:marBottom w:val="0"/>
                  <w:divBdr>
                    <w:top w:val="none" w:sz="0" w:space="0" w:color="auto"/>
                    <w:left w:val="none" w:sz="0" w:space="0" w:color="auto"/>
                    <w:bottom w:val="none" w:sz="0" w:space="0" w:color="auto"/>
                    <w:right w:val="none" w:sz="0" w:space="0" w:color="auto"/>
                  </w:divBdr>
                </w:div>
                <w:div w:id="1753088774">
                  <w:marLeft w:val="0"/>
                  <w:marRight w:val="0"/>
                  <w:marTop w:val="0"/>
                  <w:marBottom w:val="0"/>
                  <w:divBdr>
                    <w:top w:val="none" w:sz="0" w:space="0" w:color="auto"/>
                    <w:left w:val="none" w:sz="0" w:space="0" w:color="auto"/>
                    <w:bottom w:val="none" w:sz="0" w:space="0" w:color="auto"/>
                    <w:right w:val="none" w:sz="0" w:space="0" w:color="auto"/>
                  </w:divBdr>
                </w:div>
                <w:div w:id="1753162751">
                  <w:marLeft w:val="0"/>
                  <w:marRight w:val="0"/>
                  <w:marTop w:val="0"/>
                  <w:marBottom w:val="0"/>
                  <w:divBdr>
                    <w:top w:val="none" w:sz="0" w:space="0" w:color="auto"/>
                    <w:left w:val="none" w:sz="0" w:space="0" w:color="auto"/>
                    <w:bottom w:val="none" w:sz="0" w:space="0" w:color="auto"/>
                    <w:right w:val="none" w:sz="0" w:space="0" w:color="auto"/>
                  </w:divBdr>
                </w:div>
                <w:div w:id="1753701472">
                  <w:marLeft w:val="0"/>
                  <w:marRight w:val="0"/>
                  <w:marTop w:val="0"/>
                  <w:marBottom w:val="0"/>
                  <w:divBdr>
                    <w:top w:val="none" w:sz="0" w:space="0" w:color="auto"/>
                    <w:left w:val="none" w:sz="0" w:space="0" w:color="auto"/>
                    <w:bottom w:val="none" w:sz="0" w:space="0" w:color="auto"/>
                    <w:right w:val="none" w:sz="0" w:space="0" w:color="auto"/>
                  </w:divBdr>
                </w:div>
                <w:div w:id="1755545589">
                  <w:marLeft w:val="0"/>
                  <w:marRight w:val="0"/>
                  <w:marTop w:val="0"/>
                  <w:marBottom w:val="0"/>
                  <w:divBdr>
                    <w:top w:val="none" w:sz="0" w:space="0" w:color="auto"/>
                    <w:left w:val="none" w:sz="0" w:space="0" w:color="auto"/>
                    <w:bottom w:val="none" w:sz="0" w:space="0" w:color="auto"/>
                    <w:right w:val="none" w:sz="0" w:space="0" w:color="auto"/>
                  </w:divBdr>
                </w:div>
                <w:div w:id="1759987216">
                  <w:marLeft w:val="0"/>
                  <w:marRight w:val="0"/>
                  <w:marTop w:val="0"/>
                  <w:marBottom w:val="0"/>
                  <w:divBdr>
                    <w:top w:val="none" w:sz="0" w:space="0" w:color="auto"/>
                    <w:left w:val="none" w:sz="0" w:space="0" w:color="auto"/>
                    <w:bottom w:val="none" w:sz="0" w:space="0" w:color="auto"/>
                    <w:right w:val="none" w:sz="0" w:space="0" w:color="auto"/>
                  </w:divBdr>
                </w:div>
                <w:div w:id="1761365699">
                  <w:marLeft w:val="0"/>
                  <w:marRight w:val="0"/>
                  <w:marTop w:val="0"/>
                  <w:marBottom w:val="0"/>
                  <w:divBdr>
                    <w:top w:val="none" w:sz="0" w:space="0" w:color="auto"/>
                    <w:left w:val="none" w:sz="0" w:space="0" w:color="auto"/>
                    <w:bottom w:val="none" w:sz="0" w:space="0" w:color="auto"/>
                    <w:right w:val="none" w:sz="0" w:space="0" w:color="auto"/>
                  </w:divBdr>
                </w:div>
                <w:div w:id="1762213065">
                  <w:marLeft w:val="0"/>
                  <w:marRight w:val="0"/>
                  <w:marTop w:val="0"/>
                  <w:marBottom w:val="0"/>
                  <w:divBdr>
                    <w:top w:val="none" w:sz="0" w:space="0" w:color="auto"/>
                    <w:left w:val="none" w:sz="0" w:space="0" w:color="auto"/>
                    <w:bottom w:val="none" w:sz="0" w:space="0" w:color="auto"/>
                    <w:right w:val="none" w:sz="0" w:space="0" w:color="auto"/>
                  </w:divBdr>
                </w:div>
                <w:div w:id="1762944185">
                  <w:marLeft w:val="0"/>
                  <w:marRight w:val="0"/>
                  <w:marTop w:val="0"/>
                  <w:marBottom w:val="0"/>
                  <w:divBdr>
                    <w:top w:val="none" w:sz="0" w:space="0" w:color="auto"/>
                    <w:left w:val="none" w:sz="0" w:space="0" w:color="auto"/>
                    <w:bottom w:val="none" w:sz="0" w:space="0" w:color="auto"/>
                    <w:right w:val="none" w:sz="0" w:space="0" w:color="auto"/>
                  </w:divBdr>
                </w:div>
                <w:div w:id="1765034868">
                  <w:marLeft w:val="0"/>
                  <w:marRight w:val="0"/>
                  <w:marTop w:val="0"/>
                  <w:marBottom w:val="0"/>
                  <w:divBdr>
                    <w:top w:val="none" w:sz="0" w:space="0" w:color="auto"/>
                    <w:left w:val="none" w:sz="0" w:space="0" w:color="auto"/>
                    <w:bottom w:val="none" w:sz="0" w:space="0" w:color="auto"/>
                    <w:right w:val="none" w:sz="0" w:space="0" w:color="auto"/>
                  </w:divBdr>
                </w:div>
                <w:div w:id="1765414737">
                  <w:marLeft w:val="0"/>
                  <w:marRight w:val="0"/>
                  <w:marTop w:val="0"/>
                  <w:marBottom w:val="0"/>
                  <w:divBdr>
                    <w:top w:val="none" w:sz="0" w:space="0" w:color="auto"/>
                    <w:left w:val="none" w:sz="0" w:space="0" w:color="auto"/>
                    <w:bottom w:val="none" w:sz="0" w:space="0" w:color="auto"/>
                    <w:right w:val="none" w:sz="0" w:space="0" w:color="auto"/>
                  </w:divBdr>
                </w:div>
                <w:div w:id="1765491696">
                  <w:marLeft w:val="0"/>
                  <w:marRight w:val="0"/>
                  <w:marTop w:val="0"/>
                  <w:marBottom w:val="0"/>
                  <w:divBdr>
                    <w:top w:val="none" w:sz="0" w:space="0" w:color="auto"/>
                    <w:left w:val="none" w:sz="0" w:space="0" w:color="auto"/>
                    <w:bottom w:val="none" w:sz="0" w:space="0" w:color="auto"/>
                    <w:right w:val="none" w:sz="0" w:space="0" w:color="auto"/>
                  </w:divBdr>
                </w:div>
                <w:div w:id="1767193006">
                  <w:marLeft w:val="0"/>
                  <w:marRight w:val="0"/>
                  <w:marTop w:val="0"/>
                  <w:marBottom w:val="0"/>
                  <w:divBdr>
                    <w:top w:val="none" w:sz="0" w:space="0" w:color="auto"/>
                    <w:left w:val="none" w:sz="0" w:space="0" w:color="auto"/>
                    <w:bottom w:val="none" w:sz="0" w:space="0" w:color="auto"/>
                    <w:right w:val="none" w:sz="0" w:space="0" w:color="auto"/>
                  </w:divBdr>
                </w:div>
                <w:div w:id="1767728304">
                  <w:marLeft w:val="0"/>
                  <w:marRight w:val="0"/>
                  <w:marTop w:val="0"/>
                  <w:marBottom w:val="0"/>
                  <w:divBdr>
                    <w:top w:val="none" w:sz="0" w:space="0" w:color="auto"/>
                    <w:left w:val="none" w:sz="0" w:space="0" w:color="auto"/>
                    <w:bottom w:val="none" w:sz="0" w:space="0" w:color="auto"/>
                    <w:right w:val="none" w:sz="0" w:space="0" w:color="auto"/>
                  </w:divBdr>
                </w:div>
                <w:div w:id="1769233230">
                  <w:marLeft w:val="0"/>
                  <w:marRight w:val="0"/>
                  <w:marTop w:val="0"/>
                  <w:marBottom w:val="0"/>
                  <w:divBdr>
                    <w:top w:val="none" w:sz="0" w:space="0" w:color="auto"/>
                    <w:left w:val="none" w:sz="0" w:space="0" w:color="auto"/>
                    <w:bottom w:val="none" w:sz="0" w:space="0" w:color="auto"/>
                    <w:right w:val="none" w:sz="0" w:space="0" w:color="auto"/>
                  </w:divBdr>
                </w:div>
                <w:div w:id="1769959898">
                  <w:marLeft w:val="0"/>
                  <w:marRight w:val="0"/>
                  <w:marTop w:val="0"/>
                  <w:marBottom w:val="0"/>
                  <w:divBdr>
                    <w:top w:val="none" w:sz="0" w:space="0" w:color="auto"/>
                    <w:left w:val="none" w:sz="0" w:space="0" w:color="auto"/>
                    <w:bottom w:val="none" w:sz="0" w:space="0" w:color="auto"/>
                    <w:right w:val="none" w:sz="0" w:space="0" w:color="auto"/>
                  </w:divBdr>
                </w:div>
                <w:div w:id="1770352028">
                  <w:marLeft w:val="0"/>
                  <w:marRight w:val="0"/>
                  <w:marTop w:val="0"/>
                  <w:marBottom w:val="0"/>
                  <w:divBdr>
                    <w:top w:val="none" w:sz="0" w:space="0" w:color="auto"/>
                    <w:left w:val="none" w:sz="0" w:space="0" w:color="auto"/>
                    <w:bottom w:val="none" w:sz="0" w:space="0" w:color="auto"/>
                    <w:right w:val="none" w:sz="0" w:space="0" w:color="auto"/>
                  </w:divBdr>
                </w:div>
                <w:div w:id="1770539511">
                  <w:marLeft w:val="0"/>
                  <w:marRight w:val="0"/>
                  <w:marTop w:val="0"/>
                  <w:marBottom w:val="0"/>
                  <w:divBdr>
                    <w:top w:val="none" w:sz="0" w:space="0" w:color="auto"/>
                    <w:left w:val="none" w:sz="0" w:space="0" w:color="auto"/>
                    <w:bottom w:val="none" w:sz="0" w:space="0" w:color="auto"/>
                    <w:right w:val="none" w:sz="0" w:space="0" w:color="auto"/>
                  </w:divBdr>
                </w:div>
                <w:div w:id="1770737901">
                  <w:marLeft w:val="0"/>
                  <w:marRight w:val="0"/>
                  <w:marTop w:val="0"/>
                  <w:marBottom w:val="0"/>
                  <w:divBdr>
                    <w:top w:val="none" w:sz="0" w:space="0" w:color="auto"/>
                    <w:left w:val="none" w:sz="0" w:space="0" w:color="auto"/>
                    <w:bottom w:val="none" w:sz="0" w:space="0" w:color="auto"/>
                    <w:right w:val="none" w:sz="0" w:space="0" w:color="auto"/>
                  </w:divBdr>
                </w:div>
                <w:div w:id="1771007155">
                  <w:marLeft w:val="0"/>
                  <w:marRight w:val="0"/>
                  <w:marTop w:val="0"/>
                  <w:marBottom w:val="0"/>
                  <w:divBdr>
                    <w:top w:val="none" w:sz="0" w:space="0" w:color="auto"/>
                    <w:left w:val="none" w:sz="0" w:space="0" w:color="auto"/>
                    <w:bottom w:val="none" w:sz="0" w:space="0" w:color="auto"/>
                    <w:right w:val="none" w:sz="0" w:space="0" w:color="auto"/>
                  </w:divBdr>
                </w:div>
                <w:div w:id="1771048101">
                  <w:marLeft w:val="0"/>
                  <w:marRight w:val="0"/>
                  <w:marTop w:val="0"/>
                  <w:marBottom w:val="0"/>
                  <w:divBdr>
                    <w:top w:val="none" w:sz="0" w:space="0" w:color="auto"/>
                    <w:left w:val="none" w:sz="0" w:space="0" w:color="auto"/>
                    <w:bottom w:val="none" w:sz="0" w:space="0" w:color="auto"/>
                    <w:right w:val="none" w:sz="0" w:space="0" w:color="auto"/>
                  </w:divBdr>
                </w:div>
                <w:div w:id="1771700230">
                  <w:marLeft w:val="0"/>
                  <w:marRight w:val="0"/>
                  <w:marTop w:val="0"/>
                  <w:marBottom w:val="0"/>
                  <w:divBdr>
                    <w:top w:val="none" w:sz="0" w:space="0" w:color="auto"/>
                    <w:left w:val="none" w:sz="0" w:space="0" w:color="auto"/>
                    <w:bottom w:val="none" w:sz="0" w:space="0" w:color="auto"/>
                    <w:right w:val="none" w:sz="0" w:space="0" w:color="auto"/>
                  </w:divBdr>
                </w:div>
                <w:div w:id="1772974386">
                  <w:marLeft w:val="0"/>
                  <w:marRight w:val="0"/>
                  <w:marTop w:val="0"/>
                  <w:marBottom w:val="0"/>
                  <w:divBdr>
                    <w:top w:val="none" w:sz="0" w:space="0" w:color="auto"/>
                    <w:left w:val="none" w:sz="0" w:space="0" w:color="auto"/>
                    <w:bottom w:val="none" w:sz="0" w:space="0" w:color="auto"/>
                    <w:right w:val="none" w:sz="0" w:space="0" w:color="auto"/>
                  </w:divBdr>
                </w:div>
                <w:div w:id="1773936076">
                  <w:marLeft w:val="0"/>
                  <w:marRight w:val="0"/>
                  <w:marTop w:val="0"/>
                  <w:marBottom w:val="0"/>
                  <w:divBdr>
                    <w:top w:val="none" w:sz="0" w:space="0" w:color="auto"/>
                    <w:left w:val="none" w:sz="0" w:space="0" w:color="auto"/>
                    <w:bottom w:val="none" w:sz="0" w:space="0" w:color="auto"/>
                    <w:right w:val="none" w:sz="0" w:space="0" w:color="auto"/>
                  </w:divBdr>
                </w:div>
                <w:div w:id="1775242981">
                  <w:marLeft w:val="0"/>
                  <w:marRight w:val="0"/>
                  <w:marTop w:val="0"/>
                  <w:marBottom w:val="0"/>
                  <w:divBdr>
                    <w:top w:val="none" w:sz="0" w:space="0" w:color="auto"/>
                    <w:left w:val="none" w:sz="0" w:space="0" w:color="auto"/>
                    <w:bottom w:val="none" w:sz="0" w:space="0" w:color="auto"/>
                    <w:right w:val="none" w:sz="0" w:space="0" w:color="auto"/>
                  </w:divBdr>
                </w:div>
                <w:div w:id="1776905682">
                  <w:marLeft w:val="0"/>
                  <w:marRight w:val="0"/>
                  <w:marTop w:val="0"/>
                  <w:marBottom w:val="0"/>
                  <w:divBdr>
                    <w:top w:val="none" w:sz="0" w:space="0" w:color="auto"/>
                    <w:left w:val="none" w:sz="0" w:space="0" w:color="auto"/>
                    <w:bottom w:val="none" w:sz="0" w:space="0" w:color="auto"/>
                    <w:right w:val="none" w:sz="0" w:space="0" w:color="auto"/>
                  </w:divBdr>
                </w:div>
                <w:div w:id="1779059327">
                  <w:marLeft w:val="0"/>
                  <w:marRight w:val="0"/>
                  <w:marTop w:val="0"/>
                  <w:marBottom w:val="0"/>
                  <w:divBdr>
                    <w:top w:val="none" w:sz="0" w:space="0" w:color="auto"/>
                    <w:left w:val="none" w:sz="0" w:space="0" w:color="auto"/>
                    <w:bottom w:val="none" w:sz="0" w:space="0" w:color="auto"/>
                    <w:right w:val="none" w:sz="0" w:space="0" w:color="auto"/>
                  </w:divBdr>
                </w:div>
                <w:div w:id="1781024294">
                  <w:marLeft w:val="0"/>
                  <w:marRight w:val="0"/>
                  <w:marTop w:val="0"/>
                  <w:marBottom w:val="0"/>
                  <w:divBdr>
                    <w:top w:val="none" w:sz="0" w:space="0" w:color="auto"/>
                    <w:left w:val="none" w:sz="0" w:space="0" w:color="auto"/>
                    <w:bottom w:val="none" w:sz="0" w:space="0" w:color="auto"/>
                    <w:right w:val="none" w:sz="0" w:space="0" w:color="auto"/>
                  </w:divBdr>
                </w:div>
                <w:div w:id="1782072308">
                  <w:marLeft w:val="0"/>
                  <w:marRight w:val="0"/>
                  <w:marTop w:val="0"/>
                  <w:marBottom w:val="0"/>
                  <w:divBdr>
                    <w:top w:val="none" w:sz="0" w:space="0" w:color="auto"/>
                    <w:left w:val="none" w:sz="0" w:space="0" w:color="auto"/>
                    <w:bottom w:val="none" w:sz="0" w:space="0" w:color="auto"/>
                    <w:right w:val="none" w:sz="0" w:space="0" w:color="auto"/>
                  </w:divBdr>
                </w:div>
                <w:div w:id="1782457383">
                  <w:marLeft w:val="0"/>
                  <w:marRight w:val="0"/>
                  <w:marTop w:val="0"/>
                  <w:marBottom w:val="0"/>
                  <w:divBdr>
                    <w:top w:val="none" w:sz="0" w:space="0" w:color="auto"/>
                    <w:left w:val="none" w:sz="0" w:space="0" w:color="auto"/>
                    <w:bottom w:val="none" w:sz="0" w:space="0" w:color="auto"/>
                    <w:right w:val="none" w:sz="0" w:space="0" w:color="auto"/>
                  </w:divBdr>
                </w:div>
                <w:div w:id="1793599014">
                  <w:marLeft w:val="0"/>
                  <w:marRight w:val="0"/>
                  <w:marTop w:val="0"/>
                  <w:marBottom w:val="0"/>
                  <w:divBdr>
                    <w:top w:val="none" w:sz="0" w:space="0" w:color="auto"/>
                    <w:left w:val="none" w:sz="0" w:space="0" w:color="auto"/>
                    <w:bottom w:val="none" w:sz="0" w:space="0" w:color="auto"/>
                    <w:right w:val="none" w:sz="0" w:space="0" w:color="auto"/>
                  </w:divBdr>
                </w:div>
                <w:div w:id="1793671422">
                  <w:marLeft w:val="0"/>
                  <w:marRight w:val="0"/>
                  <w:marTop w:val="0"/>
                  <w:marBottom w:val="0"/>
                  <w:divBdr>
                    <w:top w:val="none" w:sz="0" w:space="0" w:color="auto"/>
                    <w:left w:val="none" w:sz="0" w:space="0" w:color="auto"/>
                    <w:bottom w:val="none" w:sz="0" w:space="0" w:color="auto"/>
                    <w:right w:val="none" w:sz="0" w:space="0" w:color="auto"/>
                  </w:divBdr>
                </w:div>
                <w:div w:id="1794470982">
                  <w:marLeft w:val="0"/>
                  <w:marRight w:val="0"/>
                  <w:marTop w:val="0"/>
                  <w:marBottom w:val="0"/>
                  <w:divBdr>
                    <w:top w:val="none" w:sz="0" w:space="0" w:color="auto"/>
                    <w:left w:val="none" w:sz="0" w:space="0" w:color="auto"/>
                    <w:bottom w:val="none" w:sz="0" w:space="0" w:color="auto"/>
                    <w:right w:val="none" w:sz="0" w:space="0" w:color="auto"/>
                  </w:divBdr>
                </w:div>
                <w:div w:id="1794904791">
                  <w:marLeft w:val="0"/>
                  <w:marRight w:val="0"/>
                  <w:marTop w:val="0"/>
                  <w:marBottom w:val="0"/>
                  <w:divBdr>
                    <w:top w:val="none" w:sz="0" w:space="0" w:color="auto"/>
                    <w:left w:val="none" w:sz="0" w:space="0" w:color="auto"/>
                    <w:bottom w:val="none" w:sz="0" w:space="0" w:color="auto"/>
                    <w:right w:val="none" w:sz="0" w:space="0" w:color="auto"/>
                  </w:divBdr>
                </w:div>
                <w:div w:id="1796757474">
                  <w:marLeft w:val="0"/>
                  <w:marRight w:val="0"/>
                  <w:marTop w:val="0"/>
                  <w:marBottom w:val="0"/>
                  <w:divBdr>
                    <w:top w:val="none" w:sz="0" w:space="0" w:color="auto"/>
                    <w:left w:val="none" w:sz="0" w:space="0" w:color="auto"/>
                    <w:bottom w:val="none" w:sz="0" w:space="0" w:color="auto"/>
                    <w:right w:val="none" w:sz="0" w:space="0" w:color="auto"/>
                  </w:divBdr>
                </w:div>
                <w:div w:id="1797481744">
                  <w:marLeft w:val="0"/>
                  <w:marRight w:val="0"/>
                  <w:marTop w:val="0"/>
                  <w:marBottom w:val="0"/>
                  <w:divBdr>
                    <w:top w:val="none" w:sz="0" w:space="0" w:color="auto"/>
                    <w:left w:val="none" w:sz="0" w:space="0" w:color="auto"/>
                    <w:bottom w:val="none" w:sz="0" w:space="0" w:color="auto"/>
                    <w:right w:val="none" w:sz="0" w:space="0" w:color="auto"/>
                  </w:divBdr>
                </w:div>
                <w:div w:id="1797601214">
                  <w:marLeft w:val="0"/>
                  <w:marRight w:val="0"/>
                  <w:marTop w:val="0"/>
                  <w:marBottom w:val="0"/>
                  <w:divBdr>
                    <w:top w:val="none" w:sz="0" w:space="0" w:color="auto"/>
                    <w:left w:val="none" w:sz="0" w:space="0" w:color="auto"/>
                    <w:bottom w:val="none" w:sz="0" w:space="0" w:color="auto"/>
                    <w:right w:val="none" w:sz="0" w:space="0" w:color="auto"/>
                  </w:divBdr>
                </w:div>
                <w:div w:id="1797672878">
                  <w:marLeft w:val="0"/>
                  <w:marRight w:val="0"/>
                  <w:marTop w:val="0"/>
                  <w:marBottom w:val="0"/>
                  <w:divBdr>
                    <w:top w:val="none" w:sz="0" w:space="0" w:color="auto"/>
                    <w:left w:val="none" w:sz="0" w:space="0" w:color="auto"/>
                    <w:bottom w:val="none" w:sz="0" w:space="0" w:color="auto"/>
                    <w:right w:val="none" w:sz="0" w:space="0" w:color="auto"/>
                  </w:divBdr>
                </w:div>
                <w:div w:id="1800801574">
                  <w:marLeft w:val="0"/>
                  <w:marRight w:val="0"/>
                  <w:marTop w:val="0"/>
                  <w:marBottom w:val="0"/>
                  <w:divBdr>
                    <w:top w:val="none" w:sz="0" w:space="0" w:color="auto"/>
                    <w:left w:val="none" w:sz="0" w:space="0" w:color="auto"/>
                    <w:bottom w:val="none" w:sz="0" w:space="0" w:color="auto"/>
                    <w:right w:val="none" w:sz="0" w:space="0" w:color="auto"/>
                  </w:divBdr>
                </w:div>
                <w:div w:id="1802990109">
                  <w:marLeft w:val="0"/>
                  <w:marRight w:val="0"/>
                  <w:marTop w:val="0"/>
                  <w:marBottom w:val="0"/>
                  <w:divBdr>
                    <w:top w:val="none" w:sz="0" w:space="0" w:color="auto"/>
                    <w:left w:val="none" w:sz="0" w:space="0" w:color="auto"/>
                    <w:bottom w:val="none" w:sz="0" w:space="0" w:color="auto"/>
                    <w:right w:val="none" w:sz="0" w:space="0" w:color="auto"/>
                  </w:divBdr>
                </w:div>
                <w:div w:id="1803307726">
                  <w:marLeft w:val="0"/>
                  <w:marRight w:val="0"/>
                  <w:marTop w:val="0"/>
                  <w:marBottom w:val="0"/>
                  <w:divBdr>
                    <w:top w:val="none" w:sz="0" w:space="0" w:color="auto"/>
                    <w:left w:val="none" w:sz="0" w:space="0" w:color="auto"/>
                    <w:bottom w:val="none" w:sz="0" w:space="0" w:color="auto"/>
                    <w:right w:val="none" w:sz="0" w:space="0" w:color="auto"/>
                  </w:divBdr>
                </w:div>
                <w:div w:id="1804538586">
                  <w:marLeft w:val="0"/>
                  <w:marRight w:val="0"/>
                  <w:marTop w:val="0"/>
                  <w:marBottom w:val="0"/>
                  <w:divBdr>
                    <w:top w:val="none" w:sz="0" w:space="0" w:color="auto"/>
                    <w:left w:val="none" w:sz="0" w:space="0" w:color="auto"/>
                    <w:bottom w:val="none" w:sz="0" w:space="0" w:color="auto"/>
                    <w:right w:val="none" w:sz="0" w:space="0" w:color="auto"/>
                  </w:divBdr>
                </w:div>
                <w:div w:id="1808081741">
                  <w:marLeft w:val="0"/>
                  <w:marRight w:val="0"/>
                  <w:marTop w:val="0"/>
                  <w:marBottom w:val="0"/>
                  <w:divBdr>
                    <w:top w:val="none" w:sz="0" w:space="0" w:color="auto"/>
                    <w:left w:val="none" w:sz="0" w:space="0" w:color="auto"/>
                    <w:bottom w:val="none" w:sz="0" w:space="0" w:color="auto"/>
                    <w:right w:val="none" w:sz="0" w:space="0" w:color="auto"/>
                  </w:divBdr>
                </w:div>
                <w:div w:id="1808282142">
                  <w:marLeft w:val="0"/>
                  <w:marRight w:val="0"/>
                  <w:marTop w:val="0"/>
                  <w:marBottom w:val="0"/>
                  <w:divBdr>
                    <w:top w:val="none" w:sz="0" w:space="0" w:color="auto"/>
                    <w:left w:val="none" w:sz="0" w:space="0" w:color="auto"/>
                    <w:bottom w:val="none" w:sz="0" w:space="0" w:color="auto"/>
                    <w:right w:val="none" w:sz="0" w:space="0" w:color="auto"/>
                  </w:divBdr>
                </w:div>
                <w:div w:id="1810896801">
                  <w:marLeft w:val="0"/>
                  <w:marRight w:val="0"/>
                  <w:marTop w:val="0"/>
                  <w:marBottom w:val="0"/>
                  <w:divBdr>
                    <w:top w:val="none" w:sz="0" w:space="0" w:color="auto"/>
                    <w:left w:val="none" w:sz="0" w:space="0" w:color="auto"/>
                    <w:bottom w:val="none" w:sz="0" w:space="0" w:color="auto"/>
                    <w:right w:val="none" w:sz="0" w:space="0" w:color="auto"/>
                  </w:divBdr>
                </w:div>
                <w:div w:id="1813256512">
                  <w:marLeft w:val="0"/>
                  <w:marRight w:val="0"/>
                  <w:marTop w:val="0"/>
                  <w:marBottom w:val="0"/>
                  <w:divBdr>
                    <w:top w:val="none" w:sz="0" w:space="0" w:color="auto"/>
                    <w:left w:val="none" w:sz="0" w:space="0" w:color="auto"/>
                    <w:bottom w:val="none" w:sz="0" w:space="0" w:color="auto"/>
                    <w:right w:val="none" w:sz="0" w:space="0" w:color="auto"/>
                  </w:divBdr>
                </w:div>
                <w:div w:id="1814445168">
                  <w:marLeft w:val="0"/>
                  <w:marRight w:val="0"/>
                  <w:marTop w:val="0"/>
                  <w:marBottom w:val="0"/>
                  <w:divBdr>
                    <w:top w:val="none" w:sz="0" w:space="0" w:color="auto"/>
                    <w:left w:val="none" w:sz="0" w:space="0" w:color="auto"/>
                    <w:bottom w:val="none" w:sz="0" w:space="0" w:color="auto"/>
                    <w:right w:val="none" w:sz="0" w:space="0" w:color="auto"/>
                  </w:divBdr>
                </w:div>
                <w:div w:id="1816724166">
                  <w:marLeft w:val="0"/>
                  <w:marRight w:val="0"/>
                  <w:marTop w:val="0"/>
                  <w:marBottom w:val="0"/>
                  <w:divBdr>
                    <w:top w:val="none" w:sz="0" w:space="0" w:color="auto"/>
                    <w:left w:val="none" w:sz="0" w:space="0" w:color="auto"/>
                    <w:bottom w:val="none" w:sz="0" w:space="0" w:color="auto"/>
                    <w:right w:val="none" w:sz="0" w:space="0" w:color="auto"/>
                  </w:divBdr>
                </w:div>
                <w:div w:id="1820030433">
                  <w:marLeft w:val="0"/>
                  <w:marRight w:val="0"/>
                  <w:marTop w:val="0"/>
                  <w:marBottom w:val="0"/>
                  <w:divBdr>
                    <w:top w:val="none" w:sz="0" w:space="0" w:color="auto"/>
                    <w:left w:val="none" w:sz="0" w:space="0" w:color="auto"/>
                    <w:bottom w:val="none" w:sz="0" w:space="0" w:color="auto"/>
                    <w:right w:val="none" w:sz="0" w:space="0" w:color="auto"/>
                  </w:divBdr>
                </w:div>
                <w:div w:id="1820420830">
                  <w:marLeft w:val="0"/>
                  <w:marRight w:val="0"/>
                  <w:marTop w:val="0"/>
                  <w:marBottom w:val="0"/>
                  <w:divBdr>
                    <w:top w:val="none" w:sz="0" w:space="0" w:color="auto"/>
                    <w:left w:val="none" w:sz="0" w:space="0" w:color="auto"/>
                    <w:bottom w:val="none" w:sz="0" w:space="0" w:color="auto"/>
                    <w:right w:val="none" w:sz="0" w:space="0" w:color="auto"/>
                  </w:divBdr>
                </w:div>
                <w:div w:id="1822191310">
                  <w:marLeft w:val="0"/>
                  <w:marRight w:val="0"/>
                  <w:marTop w:val="0"/>
                  <w:marBottom w:val="0"/>
                  <w:divBdr>
                    <w:top w:val="none" w:sz="0" w:space="0" w:color="auto"/>
                    <w:left w:val="none" w:sz="0" w:space="0" w:color="auto"/>
                    <w:bottom w:val="none" w:sz="0" w:space="0" w:color="auto"/>
                    <w:right w:val="none" w:sz="0" w:space="0" w:color="auto"/>
                  </w:divBdr>
                </w:div>
                <w:div w:id="1824421694">
                  <w:marLeft w:val="0"/>
                  <w:marRight w:val="0"/>
                  <w:marTop w:val="0"/>
                  <w:marBottom w:val="0"/>
                  <w:divBdr>
                    <w:top w:val="none" w:sz="0" w:space="0" w:color="auto"/>
                    <w:left w:val="none" w:sz="0" w:space="0" w:color="auto"/>
                    <w:bottom w:val="none" w:sz="0" w:space="0" w:color="auto"/>
                    <w:right w:val="none" w:sz="0" w:space="0" w:color="auto"/>
                  </w:divBdr>
                </w:div>
                <w:div w:id="1824926440">
                  <w:marLeft w:val="0"/>
                  <w:marRight w:val="0"/>
                  <w:marTop w:val="0"/>
                  <w:marBottom w:val="0"/>
                  <w:divBdr>
                    <w:top w:val="none" w:sz="0" w:space="0" w:color="auto"/>
                    <w:left w:val="none" w:sz="0" w:space="0" w:color="auto"/>
                    <w:bottom w:val="none" w:sz="0" w:space="0" w:color="auto"/>
                    <w:right w:val="none" w:sz="0" w:space="0" w:color="auto"/>
                  </w:divBdr>
                </w:div>
                <w:div w:id="1825050759">
                  <w:marLeft w:val="0"/>
                  <w:marRight w:val="0"/>
                  <w:marTop w:val="0"/>
                  <w:marBottom w:val="0"/>
                  <w:divBdr>
                    <w:top w:val="none" w:sz="0" w:space="0" w:color="auto"/>
                    <w:left w:val="none" w:sz="0" w:space="0" w:color="auto"/>
                    <w:bottom w:val="none" w:sz="0" w:space="0" w:color="auto"/>
                    <w:right w:val="none" w:sz="0" w:space="0" w:color="auto"/>
                  </w:divBdr>
                </w:div>
                <w:div w:id="1829247454">
                  <w:marLeft w:val="0"/>
                  <w:marRight w:val="0"/>
                  <w:marTop w:val="0"/>
                  <w:marBottom w:val="0"/>
                  <w:divBdr>
                    <w:top w:val="none" w:sz="0" w:space="0" w:color="auto"/>
                    <w:left w:val="none" w:sz="0" w:space="0" w:color="auto"/>
                    <w:bottom w:val="none" w:sz="0" w:space="0" w:color="auto"/>
                    <w:right w:val="none" w:sz="0" w:space="0" w:color="auto"/>
                  </w:divBdr>
                </w:div>
                <w:div w:id="1831630136">
                  <w:marLeft w:val="0"/>
                  <w:marRight w:val="0"/>
                  <w:marTop w:val="0"/>
                  <w:marBottom w:val="0"/>
                  <w:divBdr>
                    <w:top w:val="none" w:sz="0" w:space="0" w:color="auto"/>
                    <w:left w:val="none" w:sz="0" w:space="0" w:color="auto"/>
                    <w:bottom w:val="none" w:sz="0" w:space="0" w:color="auto"/>
                    <w:right w:val="none" w:sz="0" w:space="0" w:color="auto"/>
                  </w:divBdr>
                </w:div>
                <w:div w:id="1831826020">
                  <w:marLeft w:val="0"/>
                  <w:marRight w:val="0"/>
                  <w:marTop w:val="0"/>
                  <w:marBottom w:val="0"/>
                  <w:divBdr>
                    <w:top w:val="none" w:sz="0" w:space="0" w:color="auto"/>
                    <w:left w:val="none" w:sz="0" w:space="0" w:color="auto"/>
                    <w:bottom w:val="none" w:sz="0" w:space="0" w:color="auto"/>
                    <w:right w:val="none" w:sz="0" w:space="0" w:color="auto"/>
                  </w:divBdr>
                </w:div>
                <w:div w:id="1835488113">
                  <w:marLeft w:val="0"/>
                  <w:marRight w:val="0"/>
                  <w:marTop w:val="0"/>
                  <w:marBottom w:val="0"/>
                  <w:divBdr>
                    <w:top w:val="none" w:sz="0" w:space="0" w:color="auto"/>
                    <w:left w:val="none" w:sz="0" w:space="0" w:color="auto"/>
                    <w:bottom w:val="none" w:sz="0" w:space="0" w:color="auto"/>
                    <w:right w:val="none" w:sz="0" w:space="0" w:color="auto"/>
                  </w:divBdr>
                </w:div>
                <w:div w:id="1835683124">
                  <w:marLeft w:val="0"/>
                  <w:marRight w:val="0"/>
                  <w:marTop w:val="0"/>
                  <w:marBottom w:val="0"/>
                  <w:divBdr>
                    <w:top w:val="none" w:sz="0" w:space="0" w:color="auto"/>
                    <w:left w:val="none" w:sz="0" w:space="0" w:color="auto"/>
                    <w:bottom w:val="none" w:sz="0" w:space="0" w:color="auto"/>
                    <w:right w:val="none" w:sz="0" w:space="0" w:color="auto"/>
                  </w:divBdr>
                </w:div>
                <w:div w:id="1837114653">
                  <w:marLeft w:val="0"/>
                  <w:marRight w:val="0"/>
                  <w:marTop w:val="0"/>
                  <w:marBottom w:val="0"/>
                  <w:divBdr>
                    <w:top w:val="none" w:sz="0" w:space="0" w:color="auto"/>
                    <w:left w:val="none" w:sz="0" w:space="0" w:color="auto"/>
                    <w:bottom w:val="none" w:sz="0" w:space="0" w:color="auto"/>
                    <w:right w:val="none" w:sz="0" w:space="0" w:color="auto"/>
                  </w:divBdr>
                </w:div>
                <w:div w:id="1837645154">
                  <w:marLeft w:val="0"/>
                  <w:marRight w:val="0"/>
                  <w:marTop w:val="0"/>
                  <w:marBottom w:val="0"/>
                  <w:divBdr>
                    <w:top w:val="none" w:sz="0" w:space="0" w:color="auto"/>
                    <w:left w:val="none" w:sz="0" w:space="0" w:color="auto"/>
                    <w:bottom w:val="none" w:sz="0" w:space="0" w:color="auto"/>
                    <w:right w:val="none" w:sz="0" w:space="0" w:color="auto"/>
                  </w:divBdr>
                </w:div>
                <w:div w:id="1839416351">
                  <w:marLeft w:val="0"/>
                  <w:marRight w:val="0"/>
                  <w:marTop w:val="0"/>
                  <w:marBottom w:val="0"/>
                  <w:divBdr>
                    <w:top w:val="none" w:sz="0" w:space="0" w:color="auto"/>
                    <w:left w:val="none" w:sz="0" w:space="0" w:color="auto"/>
                    <w:bottom w:val="none" w:sz="0" w:space="0" w:color="auto"/>
                    <w:right w:val="none" w:sz="0" w:space="0" w:color="auto"/>
                  </w:divBdr>
                </w:div>
                <w:div w:id="1840191059">
                  <w:marLeft w:val="0"/>
                  <w:marRight w:val="0"/>
                  <w:marTop w:val="0"/>
                  <w:marBottom w:val="0"/>
                  <w:divBdr>
                    <w:top w:val="none" w:sz="0" w:space="0" w:color="auto"/>
                    <w:left w:val="none" w:sz="0" w:space="0" w:color="auto"/>
                    <w:bottom w:val="none" w:sz="0" w:space="0" w:color="auto"/>
                    <w:right w:val="none" w:sz="0" w:space="0" w:color="auto"/>
                  </w:divBdr>
                </w:div>
                <w:div w:id="1840463207">
                  <w:marLeft w:val="0"/>
                  <w:marRight w:val="0"/>
                  <w:marTop w:val="0"/>
                  <w:marBottom w:val="0"/>
                  <w:divBdr>
                    <w:top w:val="none" w:sz="0" w:space="0" w:color="auto"/>
                    <w:left w:val="none" w:sz="0" w:space="0" w:color="auto"/>
                    <w:bottom w:val="none" w:sz="0" w:space="0" w:color="auto"/>
                    <w:right w:val="none" w:sz="0" w:space="0" w:color="auto"/>
                  </w:divBdr>
                </w:div>
                <w:div w:id="1840536627">
                  <w:marLeft w:val="0"/>
                  <w:marRight w:val="0"/>
                  <w:marTop w:val="0"/>
                  <w:marBottom w:val="0"/>
                  <w:divBdr>
                    <w:top w:val="none" w:sz="0" w:space="0" w:color="auto"/>
                    <w:left w:val="none" w:sz="0" w:space="0" w:color="auto"/>
                    <w:bottom w:val="none" w:sz="0" w:space="0" w:color="auto"/>
                    <w:right w:val="none" w:sz="0" w:space="0" w:color="auto"/>
                  </w:divBdr>
                </w:div>
                <w:div w:id="1841118756">
                  <w:marLeft w:val="0"/>
                  <w:marRight w:val="0"/>
                  <w:marTop w:val="0"/>
                  <w:marBottom w:val="0"/>
                  <w:divBdr>
                    <w:top w:val="none" w:sz="0" w:space="0" w:color="auto"/>
                    <w:left w:val="none" w:sz="0" w:space="0" w:color="auto"/>
                    <w:bottom w:val="none" w:sz="0" w:space="0" w:color="auto"/>
                    <w:right w:val="none" w:sz="0" w:space="0" w:color="auto"/>
                  </w:divBdr>
                </w:div>
                <w:div w:id="1843004000">
                  <w:marLeft w:val="0"/>
                  <w:marRight w:val="0"/>
                  <w:marTop w:val="0"/>
                  <w:marBottom w:val="0"/>
                  <w:divBdr>
                    <w:top w:val="none" w:sz="0" w:space="0" w:color="auto"/>
                    <w:left w:val="none" w:sz="0" w:space="0" w:color="auto"/>
                    <w:bottom w:val="none" w:sz="0" w:space="0" w:color="auto"/>
                    <w:right w:val="none" w:sz="0" w:space="0" w:color="auto"/>
                  </w:divBdr>
                </w:div>
                <w:div w:id="1846093228">
                  <w:marLeft w:val="0"/>
                  <w:marRight w:val="0"/>
                  <w:marTop w:val="0"/>
                  <w:marBottom w:val="0"/>
                  <w:divBdr>
                    <w:top w:val="none" w:sz="0" w:space="0" w:color="auto"/>
                    <w:left w:val="none" w:sz="0" w:space="0" w:color="auto"/>
                    <w:bottom w:val="none" w:sz="0" w:space="0" w:color="auto"/>
                    <w:right w:val="none" w:sz="0" w:space="0" w:color="auto"/>
                  </w:divBdr>
                </w:div>
                <w:div w:id="1846624745">
                  <w:marLeft w:val="0"/>
                  <w:marRight w:val="0"/>
                  <w:marTop w:val="0"/>
                  <w:marBottom w:val="0"/>
                  <w:divBdr>
                    <w:top w:val="none" w:sz="0" w:space="0" w:color="auto"/>
                    <w:left w:val="none" w:sz="0" w:space="0" w:color="auto"/>
                    <w:bottom w:val="none" w:sz="0" w:space="0" w:color="auto"/>
                    <w:right w:val="none" w:sz="0" w:space="0" w:color="auto"/>
                  </w:divBdr>
                </w:div>
                <w:div w:id="1847086079">
                  <w:marLeft w:val="0"/>
                  <w:marRight w:val="0"/>
                  <w:marTop w:val="0"/>
                  <w:marBottom w:val="0"/>
                  <w:divBdr>
                    <w:top w:val="none" w:sz="0" w:space="0" w:color="auto"/>
                    <w:left w:val="none" w:sz="0" w:space="0" w:color="auto"/>
                    <w:bottom w:val="none" w:sz="0" w:space="0" w:color="auto"/>
                    <w:right w:val="none" w:sz="0" w:space="0" w:color="auto"/>
                  </w:divBdr>
                </w:div>
                <w:div w:id="1851218869">
                  <w:marLeft w:val="0"/>
                  <w:marRight w:val="0"/>
                  <w:marTop w:val="0"/>
                  <w:marBottom w:val="0"/>
                  <w:divBdr>
                    <w:top w:val="none" w:sz="0" w:space="0" w:color="auto"/>
                    <w:left w:val="none" w:sz="0" w:space="0" w:color="auto"/>
                    <w:bottom w:val="none" w:sz="0" w:space="0" w:color="auto"/>
                    <w:right w:val="none" w:sz="0" w:space="0" w:color="auto"/>
                  </w:divBdr>
                </w:div>
                <w:div w:id="1853571345">
                  <w:marLeft w:val="0"/>
                  <w:marRight w:val="0"/>
                  <w:marTop w:val="0"/>
                  <w:marBottom w:val="0"/>
                  <w:divBdr>
                    <w:top w:val="none" w:sz="0" w:space="0" w:color="auto"/>
                    <w:left w:val="none" w:sz="0" w:space="0" w:color="auto"/>
                    <w:bottom w:val="none" w:sz="0" w:space="0" w:color="auto"/>
                    <w:right w:val="none" w:sz="0" w:space="0" w:color="auto"/>
                  </w:divBdr>
                </w:div>
                <w:div w:id="1854299784">
                  <w:marLeft w:val="0"/>
                  <w:marRight w:val="0"/>
                  <w:marTop w:val="0"/>
                  <w:marBottom w:val="0"/>
                  <w:divBdr>
                    <w:top w:val="none" w:sz="0" w:space="0" w:color="auto"/>
                    <w:left w:val="none" w:sz="0" w:space="0" w:color="auto"/>
                    <w:bottom w:val="none" w:sz="0" w:space="0" w:color="auto"/>
                    <w:right w:val="none" w:sz="0" w:space="0" w:color="auto"/>
                  </w:divBdr>
                </w:div>
                <w:div w:id="1854802437">
                  <w:marLeft w:val="0"/>
                  <w:marRight w:val="0"/>
                  <w:marTop w:val="0"/>
                  <w:marBottom w:val="0"/>
                  <w:divBdr>
                    <w:top w:val="none" w:sz="0" w:space="0" w:color="auto"/>
                    <w:left w:val="none" w:sz="0" w:space="0" w:color="auto"/>
                    <w:bottom w:val="none" w:sz="0" w:space="0" w:color="auto"/>
                    <w:right w:val="none" w:sz="0" w:space="0" w:color="auto"/>
                  </w:divBdr>
                </w:div>
                <w:div w:id="1857422316">
                  <w:marLeft w:val="0"/>
                  <w:marRight w:val="0"/>
                  <w:marTop w:val="0"/>
                  <w:marBottom w:val="0"/>
                  <w:divBdr>
                    <w:top w:val="none" w:sz="0" w:space="0" w:color="auto"/>
                    <w:left w:val="none" w:sz="0" w:space="0" w:color="auto"/>
                    <w:bottom w:val="none" w:sz="0" w:space="0" w:color="auto"/>
                    <w:right w:val="none" w:sz="0" w:space="0" w:color="auto"/>
                  </w:divBdr>
                </w:div>
                <w:div w:id="1858349555">
                  <w:marLeft w:val="0"/>
                  <w:marRight w:val="0"/>
                  <w:marTop w:val="0"/>
                  <w:marBottom w:val="0"/>
                  <w:divBdr>
                    <w:top w:val="none" w:sz="0" w:space="0" w:color="auto"/>
                    <w:left w:val="none" w:sz="0" w:space="0" w:color="auto"/>
                    <w:bottom w:val="none" w:sz="0" w:space="0" w:color="auto"/>
                    <w:right w:val="none" w:sz="0" w:space="0" w:color="auto"/>
                  </w:divBdr>
                </w:div>
                <w:div w:id="1858810085">
                  <w:marLeft w:val="0"/>
                  <w:marRight w:val="0"/>
                  <w:marTop w:val="0"/>
                  <w:marBottom w:val="0"/>
                  <w:divBdr>
                    <w:top w:val="none" w:sz="0" w:space="0" w:color="auto"/>
                    <w:left w:val="none" w:sz="0" w:space="0" w:color="auto"/>
                    <w:bottom w:val="none" w:sz="0" w:space="0" w:color="auto"/>
                    <w:right w:val="none" w:sz="0" w:space="0" w:color="auto"/>
                  </w:divBdr>
                </w:div>
                <w:div w:id="1861897935">
                  <w:marLeft w:val="0"/>
                  <w:marRight w:val="0"/>
                  <w:marTop w:val="0"/>
                  <w:marBottom w:val="0"/>
                  <w:divBdr>
                    <w:top w:val="none" w:sz="0" w:space="0" w:color="auto"/>
                    <w:left w:val="none" w:sz="0" w:space="0" w:color="auto"/>
                    <w:bottom w:val="none" w:sz="0" w:space="0" w:color="auto"/>
                    <w:right w:val="none" w:sz="0" w:space="0" w:color="auto"/>
                  </w:divBdr>
                </w:div>
                <w:div w:id="1862089874">
                  <w:marLeft w:val="0"/>
                  <w:marRight w:val="0"/>
                  <w:marTop w:val="0"/>
                  <w:marBottom w:val="0"/>
                  <w:divBdr>
                    <w:top w:val="none" w:sz="0" w:space="0" w:color="auto"/>
                    <w:left w:val="none" w:sz="0" w:space="0" w:color="auto"/>
                    <w:bottom w:val="none" w:sz="0" w:space="0" w:color="auto"/>
                    <w:right w:val="none" w:sz="0" w:space="0" w:color="auto"/>
                  </w:divBdr>
                </w:div>
                <w:div w:id="1863274584">
                  <w:marLeft w:val="0"/>
                  <w:marRight w:val="0"/>
                  <w:marTop w:val="0"/>
                  <w:marBottom w:val="0"/>
                  <w:divBdr>
                    <w:top w:val="none" w:sz="0" w:space="0" w:color="auto"/>
                    <w:left w:val="none" w:sz="0" w:space="0" w:color="auto"/>
                    <w:bottom w:val="none" w:sz="0" w:space="0" w:color="auto"/>
                    <w:right w:val="none" w:sz="0" w:space="0" w:color="auto"/>
                  </w:divBdr>
                </w:div>
                <w:div w:id="1863585690">
                  <w:marLeft w:val="0"/>
                  <w:marRight w:val="0"/>
                  <w:marTop w:val="0"/>
                  <w:marBottom w:val="0"/>
                  <w:divBdr>
                    <w:top w:val="none" w:sz="0" w:space="0" w:color="auto"/>
                    <w:left w:val="none" w:sz="0" w:space="0" w:color="auto"/>
                    <w:bottom w:val="none" w:sz="0" w:space="0" w:color="auto"/>
                    <w:right w:val="none" w:sz="0" w:space="0" w:color="auto"/>
                  </w:divBdr>
                </w:div>
                <w:div w:id="1863737489">
                  <w:marLeft w:val="0"/>
                  <w:marRight w:val="0"/>
                  <w:marTop w:val="0"/>
                  <w:marBottom w:val="0"/>
                  <w:divBdr>
                    <w:top w:val="none" w:sz="0" w:space="0" w:color="auto"/>
                    <w:left w:val="none" w:sz="0" w:space="0" w:color="auto"/>
                    <w:bottom w:val="none" w:sz="0" w:space="0" w:color="auto"/>
                    <w:right w:val="none" w:sz="0" w:space="0" w:color="auto"/>
                  </w:divBdr>
                </w:div>
                <w:div w:id="1865634524">
                  <w:marLeft w:val="0"/>
                  <w:marRight w:val="0"/>
                  <w:marTop w:val="0"/>
                  <w:marBottom w:val="0"/>
                  <w:divBdr>
                    <w:top w:val="none" w:sz="0" w:space="0" w:color="auto"/>
                    <w:left w:val="none" w:sz="0" w:space="0" w:color="auto"/>
                    <w:bottom w:val="none" w:sz="0" w:space="0" w:color="auto"/>
                    <w:right w:val="none" w:sz="0" w:space="0" w:color="auto"/>
                  </w:divBdr>
                </w:div>
                <w:div w:id="1865945072">
                  <w:marLeft w:val="0"/>
                  <w:marRight w:val="0"/>
                  <w:marTop w:val="0"/>
                  <w:marBottom w:val="0"/>
                  <w:divBdr>
                    <w:top w:val="none" w:sz="0" w:space="0" w:color="auto"/>
                    <w:left w:val="none" w:sz="0" w:space="0" w:color="auto"/>
                    <w:bottom w:val="none" w:sz="0" w:space="0" w:color="auto"/>
                    <w:right w:val="none" w:sz="0" w:space="0" w:color="auto"/>
                  </w:divBdr>
                </w:div>
                <w:div w:id="1866939765">
                  <w:marLeft w:val="0"/>
                  <w:marRight w:val="0"/>
                  <w:marTop w:val="0"/>
                  <w:marBottom w:val="0"/>
                  <w:divBdr>
                    <w:top w:val="none" w:sz="0" w:space="0" w:color="auto"/>
                    <w:left w:val="none" w:sz="0" w:space="0" w:color="auto"/>
                    <w:bottom w:val="none" w:sz="0" w:space="0" w:color="auto"/>
                    <w:right w:val="none" w:sz="0" w:space="0" w:color="auto"/>
                  </w:divBdr>
                </w:div>
                <w:div w:id="1867790770">
                  <w:marLeft w:val="0"/>
                  <w:marRight w:val="0"/>
                  <w:marTop w:val="0"/>
                  <w:marBottom w:val="0"/>
                  <w:divBdr>
                    <w:top w:val="none" w:sz="0" w:space="0" w:color="auto"/>
                    <w:left w:val="none" w:sz="0" w:space="0" w:color="auto"/>
                    <w:bottom w:val="none" w:sz="0" w:space="0" w:color="auto"/>
                    <w:right w:val="none" w:sz="0" w:space="0" w:color="auto"/>
                  </w:divBdr>
                </w:div>
                <w:div w:id="1868904011">
                  <w:marLeft w:val="0"/>
                  <w:marRight w:val="0"/>
                  <w:marTop w:val="0"/>
                  <w:marBottom w:val="0"/>
                  <w:divBdr>
                    <w:top w:val="none" w:sz="0" w:space="0" w:color="auto"/>
                    <w:left w:val="none" w:sz="0" w:space="0" w:color="auto"/>
                    <w:bottom w:val="none" w:sz="0" w:space="0" w:color="auto"/>
                    <w:right w:val="none" w:sz="0" w:space="0" w:color="auto"/>
                  </w:divBdr>
                </w:div>
                <w:div w:id="1869025543">
                  <w:marLeft w:val="0"/>
                  <w:marRight w:val="0"/>
                  <w:marTop w:val="0"/>
                  <w:marBottom w:val="0"/>
                  <w:divBdr>
                    <w:top w:val="none" w:sz="0" w:space="0" w:color="auto"/>
                    <w:left w:val="none" w:sz="0" w:space="0" w:color="auto"/>
                    <w:bottom w:val="none" w:sz="0" w:space="0" w:color="auto"/>
                    <w:right w:val="none" w:sz="0" w:space="0" w:color="auto"/>
                  </w:divBdr>
                </w:div>
                <w:div w:id="1869180811">
                  <w:marLeft w:val="0"/>
                  <w:marRight w:val="0"/>
                  <w:marTop w:val="0"/>
                  <w:marBottom w:val="0"/>
                  <w:divBdr>
                    <w:top w:val="none" w:sz="0" w:space="0" w:color="auto"/>
                    <w:left w:val="none" w:sz="0" w:space="0" w:color="auto"/>
                    <w:bottom w:val="none" w:sz="0" w:space="0" w:color="auto"/>
                    <w:right w:val="none" w:sz="0" w:space="0" w:color="auto"/>
                  </w:divBdr>
                </w:div>
                <w:div w:id="1870487163">
                  <w:marLeft w:val="0"/>
                  <w:marRight w:val="0"/>
                  <w:marTop w:val="0"/>
                  <w:marBottom w:val="0"/>
                  <w:divBdr>
                    <w:top w:val="none" w:sz="0" w:space="0" w:color="auto"/>
                    <w:left w:val="none" w:sz="0" w:space="0" w:color="auto"/>
                    <w:bottom w:val="none" w:sz="0" w:space="0" w:color="auto"/>
                    <w:right w:val="none" w:sz="0" w:space="0" w:color="auto"/>
                  </w:divBdr>
                </w:div>
                <w:div w:id="1871796589">
                  <w:marLeft w:val="0"/>
                  <w:marRight w:val="0"/>
                  <w:marTop w:val="0"/>
                  <w:marBottom w:val="0"/>
                  <w:divBdr>
                    <w:top w:val="none" w:sz="0" w:space="0" w:color="auto"/>
                    <w:left w:val="none" w:sz="0" w:space="0" w:color="auto"/>
                    <w:bottom w:val="none" w:sz="0" w:space="0" w:color="auto"/>
                    <w:right w:val="none" w:sz="0" w:space="0" w:color="auto"/>
                  </w:divBdr>
                </w:div>
                <w:div w:id="1871986654">
                  <w:marLeft w:val="0"/>
                  <w:marRight w:val="0"/>
                  <w:marTop w:val="0"/>
                  <w:marBottom w:val="0"/>
                  <w:divBdr>
                    <w:top w:val="none" w:sz="0" w:space="0" w:color="auto"/>
                    <w:left w:val="none" w:sz="0" w:space="0" w:color="auto"/>
                    <w:bottom w:val="none" w:sz="0" w:space="0" w:color="auto"/>
                    <w:right w:val="none" w:sz="0" w:space="0" w:color="auto"/>
                  </w:divBdr>
                </w:div>
                <w:div w:id="1872721881">
                  <w:marLeft w:val="0"/>
                  <w:marRight w:val="0"/>
                  <w:marTop w:val="0"/>
                  <w:marBottom w:val="0"/>
                  <w:divBdr>
                    <w:top w:val="none" w:sz="0" w:space="0" w:color="auto"/>
                    <w:left w:val="none" w:sz="0" w:space="0" w:color="auto"/>
                    <w:bottom w:val="none" w:sz="0" w:space="0" w:color="auto"/>
                    <w:right w:val="none" w:sz="0" w:space="0" w:color="auto"/>
                  </w:divBdr>
                </w:div>
                <w:div w:id="1873884757">
                  <w:marLeft w:val="0"/>
                  <w:marRight w:val="0"/>
                  <w:marTop w:val="0"/>
                  <w:marBottom w:val="0"/>
                  <w:divBdr>
                    <w:top w:val="none" w:sz="0" w:space="0" w:color="auto"/>
                    <w:left w:val="none" w:sz="0" w:space="0" w:color="auto"/>
                    <w:bottom w:val="none" w:sz="0" w:space="0" w:color="auto"/>
                    <w:right w:val="none" w:sz="0" w:space="0" w:color="auto"/>
                  </w:divBdr>
                </w:div>
                <w:div w:id="1875536028">
                  <w:marLeft w:val="0"/>
                  <w:marRight w:val="0"/>
                  <w:marTop w:val="0"/>
                  <w:marBottom w:val="0"/>
                  <w:divBdr>
                    <w:top w:val="none" w:sz="0" w:space="0" w:color="auto"/>
                    <w:left w:val="none" w:sz="0" w:space="0" w:color="auto"/>
                    <w:bottom w:val="none" w:sz="0" w:space="0" w:color="auto"/>
                    <w:right w:val="none" w:sz="0" w:space="0" w:color="auto"/>
                  </w:divBdr>
                </w:div>
                <w:div w:id="1876893080">
                  <w:marLeft w:val="0"/>
                  <w:marRight w:val="0"/>
                  <w:marTop w:val="0"/>
                  <w:marBottom w:val="0"/>
                  <w:divBdr>
                    <w:top w:val="none" w:sz="0" w:space="0" w:color="auto"/>
                    <w:left w:val="none" w:sz="0" w:space="0" w:color="auto"/>
                    <w:bottom w:val="none" w:sz="0" w:space="0" w:color="auto"/>
                    <w:right w:val="none" w:sz="0" w:space="0" w:color="auto"/>
                  </w:divBdr>
                </w:div>
                <w:div w:id="1877421571">
                  <w:marLeft w:val="0"/>
                  <w:marRight w:val="0"/>
                  <w:marTop w:val="0"/>
                  <w:marBottom w:val="0"/>
                  <w:divBdr>
                    <w:top w:val="none" w:sz="0" w:space="0" w:color="auto"/>
                    <w:left w:val="none" w:sz="0" w:space="0" w:color="auto"/>
                    <w:bottom w:val="none" w:sz="0" w:space="0" w:color="auto"/>
                    <w:right w:val="none" w:sz="0" w:space="0" w:color="auto"/>
                  </w:divBdr>
                </w:div>
                <w:div w:id="1877695331">
                  <w:marLeft w:val="0"/>
                  <w:marRight w:val="0"/>
                  <w:marTop w:val="0"/>
                  <w:marBottom w:val="0"/>
                  <w:divBdr>
                    <w:top w:val="none" w:sz="0" w:space="0" w:color="auto"/>
                    <w:left w:val="none" w:sz="0" w:space="0" w:color="auto"/>
                    <w:bottom w:val="none" w:sz="0" w:space="0" w:color="auto"/>
                    <w:right w:val="none" w:sz="0" w:space="0" w:color="auto"/>
                  </w:divBdr>
                </w:div>
                <w:div w:id="1878080032">
                  <w:marLeft w:val="0"/>
                  <w:marRight w:val="0"/>
                  <w:marTop w:val="0"/>
                  <w:marBottom w:val="0"/>
                  <w:divBdr>
                    <w:top w:val="none" w:sz="0" w:space="0" w:color="auto"/>
                    <w:left w:val="none" w:sz="0" w:space="0" w:color="auto"/>
                    <w:bottom w:val="none" w:sz="0" w:space="0" w:color="auto"/>
                    <w:right w:val="none" w:sz="0" w:space="0" w:color="auto"/>
                  </w:divBdr>
                </w:div>
                <w:div w:id="1879780457">
                  <w:marLeft w:val="0"/>
                  <w:marRight w:val="0"/>
                  <w:marTop w:val="0"/>
                  <w:marBottom w:val="0"/>
                  <w:divBdr>
                    <w:top w:val="none" w:sz="0" w:space="0" w:color="auto"/>
                    <w:left w:val="none" w:sz="0" w:space="0" w:color="auto"/>
                    <w:bottom w:val="none" w:sz="0" w:space="0" w:color="auto"/>
                    <w:right w:val="none" w:sz="0" w:space="0" w:color="auto"/>
                  </w:divBdr>
                </w:div>
                <w:div w:id="1881283037">
                  <w:marLeft w:val="0"/>
                  <w:marRight w:val="0"/>
                  <w:marTop w:val="0"/>
                  <w:marBottom w:val="0"/>
                  <w:divBdr>
                    <w:top w:val="none" w:sz="0" w:space="0" w:color="auto"/>
                    <w:left w:val="none" w:sz="0" w:space="0" w:color="auto"/>
                    <w:bottom w:val="none" w:sz="0" w:space="0" w:color="auto"/>
                    <w:right w:val="none" w:sz="0" w:space="0" w:color="auto"/>
                  </w:divBdr>
                </w:div>
                <w:div w:id="1881817168">
                  <w:marLeft w:val="0"/>
                  <w:marRight w:val="0"/>
                  <w:marTop w:val="0"/>
                  <w:marBottom w:val="0"/>
                  <w:divBdr>
                    <w:top w:val="none" w:sz="0" w:space="0" w:color="auto"/>
                    <w:left w:val="none" w:sz="0" w:space="0" w:color="auto"/>
                    <w:bottom w:val="none" w:sz="0" w:space="0" w:color="auto"/>
                    <w:right w:val="none" w:sz="0" w:space="0" w:color="auto"/>
                  </w:divBdr>
                </w:div>
                <w:div w:id="1885870445">
                  <w:marLeft w:val="0"/>
                  <w:marRight w:val="0"/>
                  <w:marTop w:val="0"/>
                  <w:marBottom w:val="0"/>
                  <w:divBdr>
                    <w:top w:val="none" w:sz="0" w:space="0" w:color="auto"/>
                    <w:left w:val="none" w:sz="0" w:space="0" w:color="auto"/>
                    <w:bottom w:val="none" w:sz="0" w:space="0" w:color="auto"/>
                    <w:right w:val="none" w:sz="0" w:space="0" w:color="auto"/>
                  </w:divBdr>
                </w:div>
                <w:div w:id="1888907731">
                  <w:marLeft w:val="0"/>
                  <w:marRight w:val="0"/>
                  <w:marTop w:val="0"/>
                  <w:marBottom w:val="0"/>
                  <w:divBdr>
                    <w:top w:val="none" w:sz="0" w:space="0" w:color="auto"/>
                    <w:left w:val="none" w:sz="0" w:space="0" w:color="auto"/>
                    <w:bottom w:val="none" w:sz="0" w:space="0" w:color="auto"/>
                    <w:right w:val="none" w:sz="0" w:space="0" w:color="auto"/>
                  </w:divBdr>
                </w:div>
                <w:div w:id="1889803620">
                  <w:marLeft w:val="0"/>
                  <w:marRight w:val="0"/>
                  <w:marTop w:val="0"/>
                  <w:marBottom w:val="0"/>
                  <w:divBdr>
                    <w:top w:val="none" w:sz="0" w:space="0" w:color="auto"/>
                    <w:left w:val="none" w:sz="0" w:space="0" w:color="auto"/>
                    <w:bottom w:val="none" w:sz="0" w:space="0" w:color="auto"/>
                    <w:right w:val="none" w:sz="0" w:space="0" w:color="auto"/>
                  </w:divBdr>
                </w:div>
                <w:div w:id="1894123650">
                  <w:marLeft w:val="0"/>
                  <w:marRight w:val="0"/>
                  <w:marTop w:val="0"/>
                  <w:marBottom w:val="0"/>
                  <w:divBdr>
                    <w:top w:val="none" w:sz="0" w:space="0" w:color="auto"/>
                    <w:left w:val="none" w:sz="0" w:space="0" w:color="auto"/>
                    <w:bottom w:val="none" w:sz="0" w:space="0" w:color="auto"/>
                    <w:right w:val="none" w:sz="0" w:space="0" w:color="auto"/>
                  </w:divBdr>
                </w:div>
                <w:div w:id="1896578374">
                  <w:marLeft w:val="0"/>
                  <w:marRight w:val="0"/>
                  <w:marTop w:val="0"/>
                  <w:marBottom w:val="0"/>
                  <w:divBdr>
                    <w:top w:val="none" w:sz="0" w:space="0" w:color="auto"/>
                    <w:left w:val="none" w:sz="0" w:space="0" w:color="auto"/>
                    <w:bottom w:val="none" w:sz="0" w:space="0" w:color="auto"/>
                    <w:right w:val="none" w:sz="0" w:space="0" w:color="auto"/>
                  </w:divBdr>
                </w:div>
                <w:div w:id="1898085788">
                  <w:marLeft w:val="0"/>
                  <w:marRight w:val="0"/>
                  <w:marTop w:val="0"/>
                  <w:marBottom w:val="0"/>
                  <w:divBdr>
                    <w:top w:val="none" w:sz="0" w:space="0" w:color="auto"/>
                    <w:left w:val="none" w:sz="0" w:space="0" w:color="auto"/>
                    <w:bottom w:val="none" w:sz="0" w:space="0" w:color="auto"/>
                    <w:right w:val="none" w:sz="0" w:space="0" w:color="auto"/>
                  </w:divBdr>
                </w:div>
                <w:div w:id="1901165662">
                  <w:marLeft w:val="0"/>
                  <w:marRight w:val="0"/>
                  <w:marTop w:val="0"/>
                  <w:marBottom w:val="0"/>
                  <w:divBdr>
                    <w:top w:val="none" w:sz="0" w:space="0" w:color="auto"/>
                    <w:left w:val="none" w:sz="0" w:space="0" w:color="auto"/>
                    <w:bottom w:val="none" w:sz="0" w:space="0" w:color="auto"/>
                    <w:right w:val="none" w:sz="0" w:space="0" w:color="auto"/>
                  </w:divBdr>
                </w:div>
                <w:div w:id="1901357735">
                  <w:marLeft w:val="0"/>
                  <w:marRight w:val="0"/>
                  <w:marTop w:val="0"/>
                  <w:marBottom w:val="0"/>
                  <w:divBdr>
                    <w:top w:val="none" w:sz="0" w:space="0" w:color="auto"/>
                    <w:left w:val="none" w:sz="0" w:space="0" w:color="auto"/>
                    <w:bottom w:val="none" w:sz="0" w:space="0" w:color="auto"/>
                    <w:right w:val="none" w:sz="0" w:space="0" w:color="auto"/>
                  </w:divBdr>
                </w:div>
                <w:div w:id="1901556476">
                  <w:marLeft w:val="0"/>
                  <w:marRight w:val="0"/>
                  <w:marTop w:val="0"/>
                  <w:marBottom w:val="0"/>
                  <w:divBdr>
                    <w:top w:val="none" w:sz="0" w:space="0" w:color="auto"/>
                    <w:left w:val="none" w:sz="0" w:space="0" w:color="auto"/>
                    <w:bottom w:val="none" w:sz="0" w:space="0" w:color="auto"/>
                    <w:right w:val="none" w:sz="0" w:space="0" w:color="auto"/>
                  </w:divBdr>
                </w:div>
                <w:div w:id="1901670639">
                  <w:marLeft w:val="0"/>
                  <w:marRight w:val="0"/>
                  <w:marTop w:val="0"/>
                  <w:marBottom w:val="0"/>
                  <w:divBdr>
                    <w:top w:val="none" w:sz="0" w:space="0" w:color="auto"/>
                    <w:left w:val="none" w:sz="0" w:space="0" w:color="auto"/>
                    <w:bottom w:val="none" w:sz="0" w:space="0" w:color="auto"/>
                    <w:right w:val="none" w:sz="0" w:space="0" w:color="auto"/>
                  </w:divBdr>
                </w:div>
                <w:div w:id="1904945982">
                  <w:marLeft w:val="0"/>
                  <w:marRight w:val="0"/>
                  <w:marTop w:val="0"/>
                  <w:marBottom w:val="0"/>
                  <w:divBdr>
                    <w:top w:val="none" w:sz="0" w:space="0" w:color="auto"/>
                    <w:left w:val="none" w:sz="0" w:space="0" w:color="auto"/>
                    <w:bottom w:val="none" w:sz="0" w:space="0" w:color="auto"/>
                    <w:right w:val="none" w:sz="0" w:space="0" w:color="auto"/>
                  </w:divBdr>
                </w:div>
                <w:div w:id="1905792522">
                  <w:marLeft w:val="0"/>
                  <w:marRight w:val="0"/>
                  <w:marTop w:val="0"/>
                  <w:marBottom w:val="0"/>
                  <w:divBdr>
                    <w:top w:val="none" w:sz="0" w:space="0" w:color="auto"/>
                    <w:left w:val="none" w:sz="0" w:space="0" w:color="auto"/>
                    <w:bottom w:val="none" w:sz="0" w:space="0" w:color="auto"/>
                    <w:right w:val="none" w:sz="0" w:space="0" w:color="auto"/>
                  </w:divBdr>
                </w:div>
                <w:div w:id="1906447893">
                  <w:marLeft w:val="0"/>
                  <w:marRight w:val="0"/>
                  <w:marTop w:val="0"/>
                  <w:marBottom w:val="0"/>
                  <w:divBdr>
                    <w:top w:val="none" w:sz="0" w:space="0" w:color="auto"/>
                    <w:left w:val="none" w:sz="0" w:space="0" w:color="auto"/>
                    <w:bottom w:val="none" w:sz="0" w:space="0" w:color="auto"/>
                    <w:right w:val="none" w:sz="0" w:space="0" w:color="auto"/>
                  </w:divBdr>
                </w:div>
                <w:div w:id="1909219074">
                  <w:marLeft w:val="0"/>
                  <w:marRight w:val="0"/>
                  <w:marTop w:val="0"/>
                  <w:marBottom w:val="0"/>
                  <w:divBdr>
                    <w:top w:val="none" w:sz="0" w:space="0" w:color="auto"/>
                    <w:left w:val="none" w:sz="0" w:space="0" w:color="auto"/>
                    <w:bottom w:val="none" w:sz="0" w:space="0" w:color="auto"/>
                    <w:right w:val="none" w:sz="0" w:space="0" w:color="auto"/>
                  </w:divBdr>
                </w:div>
                <w:div w:id="1911646269">
                  <w:marLeft w:val="0"/>
                  <w:marRight w:val="0"/>
                  <w:marTop w:val="0"/>
                  <w:marBottom w:val="0"/>
                  <w:divBdr>
                    <w:top w:val="none" w:sz="0" w:space="0" w:color="auto"/>
                    <w:left w:val="none" w:sz="0" w:space="0" w:color="auto"/>
                    <w:bottom w:val="none" w:sz="0" w:space="0" w:color="auto"/>
                    <w:right w:val="none" w:sz="0" w:space="0" w:color="auto"/>
                  </w:divBdr>
                </w:div>
                <w:div w:id="1911691308">
                  <w:marLeft w:val="0"/>
                  <w:marRight w:val="0"/>
                  <w:marTop w:val="0"/>
                  <w:marBottom w:val="0"/>
                  <w:divBdr>
                    <w:top w:val="none" w:sz="0" w:space="0" w:color="auto"/>
                    <w:left w:val="none" w:sz="0" w:space="0" w:color="auto"/>
                    <w:bottom w:val="none" w:sz="0" w:space="0" w:color="auto"/>
                    <w:right w:val="none" w:sz="0" w:space="0" w:color="auto"/>
                  </w:divBdr>
                </w:div>
                <w:div w:id="1912037184">
                  <w:marLeft w:val="0"/>
                  <w:marRight w:val="0"/>
                  <w:marTop w:val="0"/>
                  <w:marBottom w:val="0"/>
                  <w:divBdr>
                    <w:top w:val="none" w:sz="0" w:space="0" w:color="auto"/>
                    <w:left w:val="none" w:sz="0" w:space="0" w:color="auto"/>
                    <w:bottom w:val="none" w:sz="0" w:space="0" w:color="auto"/>
                    <w:right w:val="none" w:sz="0" w:space="0" w:color="auto"/>
                  </w:divBdr>
                </w:div>
                <w:div w:id="1912543528">
                  <w:marLeft w:val="0"/>
                  <w:marRight w:val="0"/>
                  <w:marTop w:val="0"/>
                  <w:marBottom w:val="0"/>
                  <w:divBdr>
                    <w:top w:val="none" w:sz="0" w:space="0" w:color="auto"/>
                    <w:left w:val="none" w:sz="0" w:space="0" w:color="auto"/>
                    <w:bottom w:val="none" w:sz="0" w:space="0" w:color="auto"/>
                    <w:right w:val="none" w:sz="0" w:space="0" w:color="auto"/>
                  </w:divBdr>
                </w:div>
                <w:div w:id="1913077821">
                  <w:marLeft w:val="0"/>
                  <w:marRight w:val="0"/>
                  <w:marTop w:val="0"/>
                  <w:marBottom w:val="0"/>
                  <w:divBdr>
                    <w:top w:val="none" w:sz="0" w:space="0" w:color="auto"/>
                    <w:left w:val="none" w:sz="0" w:space="0" w:color="auto"/>
                    <w:bottom w:val="none" w:sz="0" w:space="0" w:color="auto"/>
                    <w:right w:val="none" w:sz="0" w:space="0" w:color="auto"/>
                  </w:divBdr>
                </w:div>
                <w:div w:id="1913656584">
                  <w:marLeft w:val="0"/>
                  <w:marRight w:val="0"/>
                  <w:marTop w:val="0"/>
                  <w:marBottom w:val="0"/>
                  <w:divBdr>
                    <w:top w:val="none" w:sz="0" w:space="0" w:color="auto"/>
                    <w:left w:val="none" w:sz="0" w:space="0" w:color="auto"/>
                    <w:bottom w:val="none" w:sz="0" w:space="0" w:color="auto"/>
                    <w:right w:val="none" w:sz="0" w:space="0" w:color="auto"/>
                  </w:divBdr>
                </w:div>
                <w:div w:id="1913855069">
                  <w:marLeft w:val="0"/>
                  <w:marRight w:val="0"/>
                  <w:marTop w:val="0"/>
                  <w:marBottom w:val="0"/>
                  <w:divBdr>
                    <w:top w:val="none" w:sz="0" w:space="0" w:color="auto"/>
                    <w:left w:val="none" w:sz="0" w:space="0" w:color="auto"/>
                    <w:bottom w:val="none" w:sz="0" w:space="0" w:color="auto"/>
                    <w:right w:val="none" w:sz="0" w:space="0" w:color="auto"/>
                  </w:divBdr>
                </w:div>
                <w:div w:id="1914073992">
                  <w:marLeft w:val="0"/>
                  <w:marRight w:val="0"/>
                  <w:marTop w:val="0"/>
                  <w:marBottom w:val="0"/>
                  <w:divBdr>
                    <w:top w:val="none" w:sz="0" w:space="0" w:color="auto"/>
                    <w:left w:val="none" w:sz="0" w:space="0" w:color="auto"/>
                    <w:bottom w:val="none" w:sz="0" w:space="0" w:color="auto"/>
                    <w:right w:val="none" w:sz="0" w:space="0" w:color="auto"/>
                  </w:divBdr>
                </w:div>
                <w:div w:id="1915361309">
                  <w:marLeft w:val="0"/>
                  <w:marRight w:val="0"/>
                  <w:marTop w:val="0"/>
                  <w:marBottom w:val="0"/>
                  <w:divBdr>
                    <w:top w:val="none" w:sz="0" w:space="0" w:color="auto"/>
                    <w:left w:val="none" w:sz="0" w:space="0" w:color="auto"/>
                    <w:bottom w:val="none" w:sz="0" w:space="0" w:color="auto"/>
                    <w:right w:val="none" w:sz="0" w:space="0" w:color="auto"/>
                  </w:divBdr>
                </w:div>
                <w:div w:id="1917010560">
                  <w:marLeft w:val="0"/>
                  <w:marRight w:val="0"/>
                  <w:marTop w:val="0"/>
                  <w:marBottom w:val="0"/>
                  <w:divBdr>
                    <w:top w:val="none" w:sz="0" w:space="0" w:color="auto"/>
                    <w:left w:val="none" w:sz="0" w:space="0" w:color="auto"/>
                    <w:bottom w:val="none" w:sz="0" w:space="0" w:color="auto"/>
                    <w:right w:val="none" w:sz="0" w:space="0" w:color="auto"/>
                  </w:divBdr>
                </w:div>
                <w:div w:id="1917982547">
                  <w:marLeft w:val="0"/>
                  <w:marRight w:val="0"/>
                  <w:marTop w:val="0"/>
                  <w:marBottom w:val="0"/>
                  <w:divBdr>
                    <w:top w:val="none" w:sz="0" w:space="0" w:color="auto"/>
                    <w:left w:val="none" w:sz="0" w:space="0" w:color="auto"/>
                    <w:bottom w:val="none" w:sz="0" w:space="0" w:color="auto"/>
                    <w:right w:val="none" w:sz="0" w:space="0" w:color="auto"/>
                  </w:divBdr>
                </w:div>
                <w:div w:id="1920553200">
                  <w:marLeft w:val="0"/>
                  <w:marRight w:val="0"/>
                  <w:marTop w:val="0"/>
                  <w:marBottom w:val="0"/>
                  <w:divBdr>
                    <w:top w:val="none" w:sz="0" w:space="0" w:color="auto"/>
                    <w:left w:val="none" w:sz="0" w:space="0" w:color="auto"/>
                    <w:bottom w:val="none" w:sz="0" w:space="0" w:color="auto"/>
                    <w:right w:val="none" w:sz="0" w:space="0" w:color="auto"/>
                  </w:divBdr>
                </w:div>
                <w:div w:id="1921207463">
                  <w:marLeft w:val="0"/>
                  <w:marRight w:val="0"/>
                  <w:marTop w:val="0"/>
                  <w:marBottom w:val="0"/>
                  <w:divBdr>
                    <w:top w:val="none" w:sz="0" w:space="0" w:color="auto"/>
                    <w:left w:val="none" w:sz="0" w:space="0" w:color="auto"/>
                    <w:bottom w:val="none" w:sz="0" w:space="0" w:color="auto"/>
                    <w:right w:val="none" w:sz="0" w:space="0" w:color="auto"/>
                  </w:divBdr>
                </w:div>
                <w:div w:id="1921527220">
                  <w:marLeft w:val="0"/>
                  <w:marRight w:val="0"/>
                  <w:marTop w:val="0"/>
                  <w:marBottom w:val="0"/>
                  <w:divBdr>
                    <w:top w:val="none" w:sz="0" w:space="0" w:color="auto"/>
                    <w:left w:val="none" w:sz="0" w:space="0" w:color="auto"/>
                    <w:bottom w:val="none" w:sz="0" w:space="0" w:color="auto"/>
                    <w:right w:val="none" w:sz="0" w:space="0" w:color="auto"/>
                  </w:divBdr>
                </w:div>
                <w:div w:id="1921717454">
                  <w:marLeft w:val="0"/>
                  <w:marRight w:val="0"/>
                  <w:marTop w:val="0"/>
                  <w:marBottom w:val="0"/>
                  <w:divBdr>
                    <w:top w:val="none" w:sz="0" w:space="0" w:color="auto"/>
                    <w:left w:val="none" w:sz="0" w:space="0" w:color="auto"/>
                    <w:bottom w:val="none" w:sz="0" w:space="0" w:color="auto"/>
                    <w:right w:val="none" w:sz="0" w:space="0" w:color="auto"/>
                  </w:divBdr>
                </w:div>
                <w:div w:id="1922326427">
                  <w:marLeft w:val="0"/>
                  <w:marRight w:val="0"/>
                  <w:marTop w:val="0"/>
                  <w:marBottom w:val="0"/>
                  <w:divBdr>
                    <w:top w:val="none" w:sz="0" w:space="0" w:color="auto"/>
                    <w:left w:val="none" w:sz="0" w:space="0" w:color="auto"/>
                    <w:bottom w:val="none" w:sz="0" w:space="0" w:color="auto"/>
                    <w:right w:val="none" w:sz="0" w:space="0" w:color="auto"/>
                  </w:divBdr>
                </w:div>
                <w:div w:id="1922710509">
                  <w:marLeft w:val="0"/>
                  <w:marRight w:val="0"/>
                  <w:marTop w:val="0"/>
                  <w:marBottom w:val="0"/>
                  <w:divBdr>
                    <w:top w:val="none" w:sz="0" w:space="0" w:color="auto"/>
                    <w:left w:val="none" w:sz="0" w:space="0" w:color="auto"/>
                    <w:bottom w:val="none" w:sz="0" w:space="0" w:color="auto"/>
                    <w:right w:val="none" w:sz="0" w:space="0" w:color="auto"/>
                  </w:divBdr>
                </w:div>
                <w:div w:id="1924484637">
                  <w:marLeft w:val="0"/>
                  <w:marRight w:val="0"/>
                  <w:marTop w:val="0"/>
                  <w:marBottom w:val="0"/>
                  <w:divBdr>
                    <w:top w:val="none" w:sz="0" w:space="0" w:color="auto"/>
                    <w:left w:val="none" w:sz="0" w:space="0" w:color="auto"/>
                    <w:bottom w:val="none" w:sz="0" w:space="0" w:color="auto"/>
                    <w:right w:val="none" w:sz="0" w:space="0" w:color="auto"/>
                  </w:divBdr>
                </w:div>
                <w:div w:id="1925146744">
                  <w:marLeft w:val="0"/>
                  <w:marRight w:val="0"/>
                  <w:marTop w:val="0"/>
                  <w:marBottom w:val="0"/>
                  <w:divBdr>
                    <w:top w:val="none" w:sz="0" w:space="0" w:color="auto"/>
                    <w:left w:val="none" w:sz="0" w:space="0" w:color="auto"/>
                    <w:bottom w:val="none" w:sz="0" w:space="0" w:color="auto"/>
                    <w:right w:val="none" w:sz="0" w:space="0" w:color="auto"/>
                  </w:divBdr>
                </w:div>
                <w:div w:id="1925526708">
                  <w:marLeft w:val="0"/>
                  <w:marRight w:val="0"/>
                  <w:marTop w:val="0"/>
                  <w:marBottom w:val="0"/>
                  <w:divBdr>
                    <w:top w:val="none" w:sz="0" w:space="0" w:color="auto"/>
                    <w:left w:val="none" w:sz="0" w:space="0" w:color="auto"/>
                    <w:bottom w:val="none" w:sz="0" w:space="0" w:color="auto"/>
                    <w:right w:val="none" w:sz="0" w:space="0" w:color="auto"/>
                  </w:divBdr>
                </w:div>
                <w:div w:id="1929733393">
                  <w:marLeft w:val="0"/>
                  <w:marRight w:val="0"/>
                  <w:marTop w:val="0"/>
                  <w:marBottom w:val="0"/>
                  <w:divBdr>
                    <w:top w:val="none" w:sz="0" w:space="0" w:color="auto"/>
                    <w:left w:val="none" w:sz="0" w:space="0" w:color="auto"/>
                    <w:bottom w:val="none" w:sz="0" w:space="0" w:color="auto"/>
                    <w:right w:val="none" w:sz="0" w:space="0" w:color="auto"/>
                  </w:divBdr>
                </w:div>
                <w:div w:id="1931624451">
                  <w:marLeft w:val="0"/>
                  <w:marRight w:val="0"/>
                  <w:marTop w:val="0"/>
                  <w:marBottom w:val="0"/>
                  <w:divBdr>
                    <w:top w:val="none" w:sz="0" w:space="0" w:color="auto"/>
                    <w:left w:val="none" w:sz="0" w:space="0" w:color="auto"/>
                    <w:bottom w:val="none" w:sz="0" w:space="0" w:color="auto"/>
                    <w:right w:val="none" w:sz="0" w:space="0" w:color="auto"/>
                  </w:divBdr>
                </w:div>
                <w:div w:id="1931886451">
                  <w:marLeft w:val="0"/>
                  <w:marRight w:val="0"/>
                  <w:marTop w:val="0"/>
                  <w:marBottom w:val="0"/>
                  <w:divBdr>
                    <w:top w:val="none" w:sz="0" w:space="0" w:color="auto"/>
                    <w:left w:val="none" w:sz="0" w:space="0" w:color="auto"/>
                    <w:bottom w:val="none" w:sz="0" w:space="0" w:color="auto"/>
                    <w:right w:val="none" w:sz="0" w:space="0" w:color="auto"/>
                  </w:divBdr>
                </w:div>
                <w:div w:id="1932467959">
                  <w:marLeft w:val="0"/>
                  <w:marRight w:val="0"/>
                  <w:marTop w:val="0"/>
                  <w:marBottom w:val="0"/>
                  <w:divBdr>
                    <w:top w:val="none" w:sz="0" w:space="0" w:color="auto"/>
                    <w:left w:val="none" w:sz="0" w:space="0" w:color="auto"/>
                    <w:bottom w:val="none" w:sz="0" w:space="0" w:color="auto"/>
                    <w:right w:val="none" w:sz="0" w:space="0" w:color="auto"/>
                  </w:divBdr>
                </w:div>
                <w:div w:id="1933472490">
                  <w:marLeft w:val="0"/>
                  <w:marRight w:val="0"/>
                  <w:marTop w:val="0"/>
                  <w:marBottom w:val="0"/>
                  <w:divBdr>
                    <w:top w:val="none" w:sz="0" w:space="0" w:color="auto"/>
                    <w:left w:val="none" w:sz="0" w:space="0" w:color="auto"/>
                    <w:bottom w:val="none" w:sz="0" w:space="0" w:color="auto"/>
                    <w:right w:val="none" w:sz="0" w:space="0" w:color="auto"/>
                  </w:divBdr>
                </w:div>
                <w:div w:id="1934388300">
                  <w:marLeft w:val="0"/>
                  <w:marRight w:val="0"/>
                  <w:marTop w:val="0"/>
                  <w:marBottom w:val="0"/>
                  <w:divBdr>
                    <w:top w:val="none" w:sz="0" w:space="0" w:color="auto"/>
                    <w:left w:val="none" w:sz="0" w:space="0" w:color="auto"/>
                    <w:bottom w:val="none" w:sz="0" w:space="0" w:color="auto"/>
                    <w:right w:val="none" w:sz="0" w:space="0" w:color="auto"/>
                  </w:divBdr>
                </w:div>
                <w:div w:id="1934513732">
                  <w:marLeft w:val="0"/>
                  <w:marRight w:val="0"/>
                  <w:marTop w:val="0"/>
                  <w:marBottom w:val="0"/>
                  <w:divBdr>
                    <w:top w:val="none" w:sz="0" w:space="0" w:color="auto"/>
                    <w:left w:val="none" w:sz="0" w:space="0" w:color="auto"/>
                    <w:bottom w:val="none" w:sz="0" w:space="0" w:color="auto"/>
                    <w:right w:val="none" w:sz="0" w:space="0" w:color="auto"/>
                  </w:divBdr>
                </w:div>
                <w:div w:id="1935043738">
                  <w:marLeft w:val="0"/>
                  <w:marRight w:val="0"/>
                  <w:marTop w:val="0"/>
                  <w:marBottom w:val="0"/>
                  <w:divBdr>
                    <w:top w:val="none" w:sz="0" w:space="0" w:color="auto"/>
                    <w:left w:val="none" w:sz="0" w:space="0" w:color="auto"/>
                    <w:bottom w:val="none" w:sz="0" w:space="0" w:color="auto"/>
                    <w:right w:val="none" w:sz="0" w:space="0" w:color="auto"/>
                  </w:divBdr>
                </w:div>
                <w:div w:id="1936594708">
                  <w:marLeft w:val="0"/>
                  <w:marRight w:val="0"/>
                  <w:marTop w:val="0"/>
                  <w:marBottom w:val="0"/>
                  <w:divBdr>
                    <w:top w:val="none" w:sz="0" w:space="0" w:color="auto"/>
                    <w:left w:val="none" w:sz="0" w:space="0" w:color="auto"/>
                    <w:bottom w:val="none" w:sz="0" w:space="0" w:color="auto"/>
                    <w:right w:val="none" w:sz="0" w:space="0" w:color="auto"/>
                  </w:divBdr>
                </w:div>
                <w:div w:id="1937471793">
                  <w:marLeft w:val="0"/>
                  <w:marRight w:val="0"/>
                  <w:marTop w:val="0"/>
                  <w:marBottom w:val="0"/>
                  <w:divBdr>
                    <w:top w:val="none" w:sz="0" w:space="0" w:color="auto"/>
                    <w:left w:val="none" w:sz="0" w:space="0" w:color="auto"/>
                    <w:bottom w:val="none" w:sz="0" w:space="0" w:color="auto"/>
                    <w:right w:val="none" w:sz="0" w:space="0" w:color="auto"/>
                  </w:divBdr>
                </w:div>
                <w:div w:id="1938294227">
                  <w:marLeft w:val="0"/>
                  <w:marRight w:val="0"/>
                  <w:marTop w:val="0"/>
                  <w:marBottom w:val="0"/>
                  <w:divBdr>
                    <w:top w:val="none" w:sz="0" w:space="0" w:color="auto"/>
                    <w:left w:val="none" w:sz="0" w:space="0" w:color="auto"/>
                    <w:bottom w:val="none" w:sz="0" w:space="0" w:color="auto"/>
                    <w:right w:val="none" w:sz="0" w:space="0" w:color="auto"/>
                  </w:divBdr>
                </w:div>
                <w:div w:id="1939605227">
                  <w:marLeft w:val="0"/>
                  <w:marRight w:val="0"/>
                  <w:marTop w:val="0"/>
                  <w:marBottom w:val="0"/>
                  <w:divBdr>
                    <w:top w:val="none" w:sz="0" w:space="0" w:color="auto"/>
                    <w:left w:val="none" w:sz="0" w:space="0" w:color="auto"/>
                    <w:bottom w:val="none" w:sz="0" w:space="0" w:color="auto"/>
                    <w:right w:val="none" w:sz="0" w:space="0" w:color="auto"/>
                  </w:divBdr>
                </w:div>
                <w:div w:id="1940674874">
                  <w:marLeft w:val="0"/>
                  <w:marRight w:val="0"/>
                  <w:marTop w:val="0"/>
                  <w:marBottom w:val="0"/>
                  <w:divBdr>
                    <w:top w:val="none" w:sz="0" w:space="0" w:color="auto"/>
                    <w:left w:val="none" w:sz="0" w:space="0" w:color="auto"/>
                    <w:bottom w:val="none" w:sz="0" w:space="0" w:color="auto"/>
                    <w:right w:val="none" w:sz="0" w:space="0" w:color="auto"/>
                  </w:divBdr>
                </w:div>
                <w:div w:id="1943105218">
                  <w:marLeft w:val="0"/>
                  <w:marRight w:val="0"/>
                  <w:marTop w:val="0"/>
                  <w:marBottom w:val="0"/>
                  <w:divBdr>
                    <w:top w:val="none" w:sz="0" w:space="0" w:color="auto"/>
                    <w:left w:val="none" w:sz="0" w:space="0" w:color="auto"/>
                    <w:bottom w:val="none" w:sz="0" w:space="0" w:color="auto"/>
                    <w:right w:val="none" w:sz="0" w:space="0" w:color="auto"/>
                  </w:divBdr>
                </w:div>
                <w:div w:id="1943413906">
                  <w:marLeft w:val="0"/>
                  <w:marRight w:val="0"/>
                  <w:marTop w:val="0"/>
                  <w:marBottom w:val="0"/>
                  <w:divBdr>
                    <w:top w:val="none" w:sz="0" w:space="0" w:color="auto"/>
                    <w:left w:val="none" w:sz="0" w:space="0" w:color="auto"/>
                    <w:bottom w:val="none" w:sz="0" w:space="0" w:color="auto"/>
                    <w:right w:val="none" w:sz="0" w:space="0" w:color="auto"/>
                  </w:divBdr>
                </w:div>
                <w:div w:id="1945108753">
                  <w:marLeft w:val="0"/>
                  <w:marRight w:val="0"/>
                  <w:marTop w:val="0"/>
                  <w:marBottom w:val="0"/>
                  <w:divBdr>
                    <w:top w:val="none" w:sz="0" w:space="0" w:color="auto"/>
                    <w:left w:val="none" w:sz="0" w:space="0" w:color="auto"/>
                    <w:bottom w:val="none" w:sz="0" w:space="0" w:color="auto"/>
                    <w:right w:val="none" w:sz="0" w:space="0" w:color="auto"/>
                  </w:divBdr>
                </w:div>
                <w:div w:id="1946302126">
                  <w:marLeft w:val="0"/>
                  <w:marRight w:val="0"/>
                  <w:marTop w:val="0"/>
                  <w:marBottom w:val="0"/>
                  <w:divBdr>
                    <w:top w:val="none" w:sz="0" w:space="0" w:color="auto"/>
                    <w:left w:val="none" w:sz="0" w:space="0" w:color="auto"/>
                    <w:bottom w:val="none" w:sz="0" w:space="0" w:color="auto"/>
                    <w:right w:val="none" w:sz="0" w:space="0" w:color="auto"/>
                  </w:divBdr>
                </w:div>
                <w:div w:id="1946884968">
                  <w:marLeft w:val="0"/>
                  <w:marRight w:val="0"/>
                  <w:marTop w:val="0"/>
                  <w:marBottom w:val="0"/>
                  <w:divBdr>
                    <w:top w:val="none" w:sz="0" w:space="0" w:color="auto"/>
                    <w:left w:val="none" w:sz="0" w:space="0" w:color="auto"/>
                    <w:bottom w:val="none" w:sz="0" w:space="0" w:color="auto"/>
                    <w:right w:val="none" w:sz="0" w:space="0" w:color="auto"/>
                  </w:divBdr>
                </w:div>
                <w:div w:id="1947300457">
                  <w:marLeft w:val="0"/>
                  <w:marRight w:val="0"/>
                  <w:marTop w:val="0"/>
                  <w:marBottom w:val="0"/>
                  <w:divBdr>
                    <w:top w:val="none" w:sz="0" w:space="0" w:color="auto"/>
                    <w:left w:val="none" w:sz="0" w:space="0" w:color="auto"/>
                    <w:bottom w:val="none" w:sz="0" w:space="0" w:color="auto"/>
                    <w:right w:val="none" w:sz="0" w:space="0" w:color="auto"/>
                  </w:divBdr>
                </w:div>
                <w:div w:id="1948612546">
                  <w:marLeft w:val="0"/>
                  <w:marRight w:val="0"/>
                  <w:marTop w:val="0"/>
                  <w:marBottom w:val="0"/>
                  <w:divBdr>
                    <w:top w:val="none" w:sz="0" w:space="0" w:color="auto"/>
                    <w:left w:val="none" w:sz="0" w:space="0" w:color="auto"/>
                    <w:bottom w:val="none" w:sz="0" w:space="0" w:color="auto"/>
                    <w:right w:val="none" w:sz="0" w:space="0" w:color="auto"/>
                  </w:divBdr>
                </w:div>
                <w:div w:id="1950967733">
                  <w:marLeft w:val="0"/>
                  <w:marRight w:val="0"/>
                  <w:marTop w:val="0"/>
                  <w:marBottom w:val="0"/>
                  <w:divBdr>
                    <w:top w:val="none" w:sz="0" w:space="0" w:color="auto"/>
                    <w:left w:val="none" w:sz="0" w:space="0" w:color="auto"/>
                    <w:bottom w:val="none" w:sz="0" w:space="0" w:color="auto"/>
                    <w:right w:val="none" w:sz="0" w:space="0" w:color="auto"/>
                  </w:divBdr>
                </w:div>
                <w:div w:id="1951743999">
                  <w:marLeft w:val="0"/>
                  <w:marRight w:val="0"/>
                  <w:marTop w:val="0"/>
                  <w:marBottom w:val="0"/>
                  <w:divBdr>
                    <w:top w:val="none" w:sz="0" w:space="0" w:color="auto"/>
                    <w:left w:val="none" w:sz="0" w:space="0" w:color="auto"/>
                    <w:bottom w:val="none" w:sz="0" w:space="0" w:color="auto"/>
                    <w:right w:val="none" w:sz="0" w:space="0" w:color="auto"/>
                  </w:divBdr>
                </w:div>
                <w:div w:id="1954088068">
                  <w:marLeft w:val="0"/>
                  <w:marRight w:val="0"/>
                  <w:marTop w:val="0"/>
                  <w:marBottom w:val="0"/>
                  <w:divBdr>
                    <w:top w:val="none" w:sz="0" w:space="0" w:color="auto"/>
                    <w:left w:val="none" w:sz="0" w:space="0" w:color="auto"/>
                    <w:bottom w:val="none" w:sz="0" w:space="0" w:color="auto"/>
                    <w:right w:val="none" w:sz="0" w:space="0" w:color="auto"/>
                  </w:divBdr>
                </w:div>
                <w:div w:id="1954290089">
                  <w:marLeft w:val="0"/>
                  <w:marRight w:val="0"/>
                  <w:marTop w:val="0"/>
                  <w:marBottom w:val="0"/>
                  <w:divBdr>
                    <w:top w:val="none" w:sz="0" w:space="0" w:color="auto"/>
                    <w:left w:val="none" w:sz="0" w:space="0" w:color="auto"/>
                    <w:bottom w:val="none" w:sz="0" w:space="0" w:color="auto"/>
                    <w:right w:val="none" w:sz="0" w:space="0" w:color="auto"/>
                  </w:divBdr>
                </w:div>
                <w:div w:id="1954365693">
                  <w:marLeft w:val="0"/>
                  <w:marRight w:val="0"/>
                  <w:marTop w:val="0"/>
                  <w:marBottom w:val="0"/>
                  <w:divBdr>
                    <w:top w:val="none" w:sz="0" w:space="0" w:color="auto"/>
                    <w:left w:val="none" w:sz="0" w:space="0" w:color="auto"/>
                    <w:bottom w:val="none" w:sz="0" w:space="0" w:color="auto"/>
                    <w:right w:val="none" w:sz="0" w:space="0" w:color="auto"/>
                  </w:divBdr>
                </w:div>
                <w:div w:id="1955868486">
                  <w:marLeft w:val="0"/>
                  <w:marRight w:val="0"/>
                  <w:marTop w:val="0"/>
                  <w:marBottom w:val="0"/>
                  <w:divBdr>
                    <w:top w:val="none" w:sz="0" w:space="0" w:color="auto"/>
                    <w:left w:val="none" w:sz="0" w:space="0" w:color="auto"/>
                    <w:bottom w:val="none" w:sz="0" w:space="0" w:color="auto"/>
                    <w:right w:val="none" w:sz="0" w:space="0" w:color="auto"/>
                  </w:divBdr>
                </w:div>
                <w:div w:id="1956595002">
                  <w:marLeft w:val="0"/>
                  <w:marRight w:val="0"/>
                  <w:marTop w:val="0"/>
                  <w:marBottom w:val="0"/>
                  <w:divBdr>
                    <w:top w:val="none" w:sz="0" w:space="0" w:color="auto"/>
                    <w:left w:val="none" w:sz="0" w:space="0" w:color="auto"/>
                    <w:bottom w:val="none" w:sz="0" w:space="0" w:color="auto"/>
                    <w:right w:val="none" w:sz="0" w:space="0" w:color="auto"/>
                  </w:divBdr>
                </w:div>
                <w:div w:id="1958178301">
                  <w:marLeft w:val="0"/>
                  <w:marRight w:val="0"/>
                  <w:marTop w:val="0"/>
                  <w:marBottom w:val="0"/>
                  <w:divBdr>
                    <w:top w:val="none" w:sz="0" w:space="0" w:color="auto"/>
                    <w:left w:val="none" w:sz="0" w:space="0" w:color="auto"/>
                    <w:bottom w:val="none" w:sz="0" w:space="0" w:color="auto"/>
                    <w:right w:val="none" w:sz="0" w:space="0" w:color="auto"/>
                  </w:divBdr>
                </w:div>
                <w:div w:id="1958833573">
                  <w:marLeft w:val="0"/>
                  <w:marRight w:val="0"/>
                  <w:marTop w:val="0"/>
                  <w:marBottom w:val="0"/>
                  <w:divBdr>
                    <w:top w:val="none" w:sz="0" w:space="0" w:color="auto"/>
                    <w:left w:val="none" w:sz="0" w:space="0" w:color="auto"/>
                    <w:bottom w:val="none" w:sz="0" w:space="0" w:color="auto"/>
                    <w:right w:val="none" w:sz="0" w:space="0" w:color="auto"/>
                  </w:divBdr>
                </w:div>
                <w:div w:id="1959069448">
                  <w:marLeft w:val="0"/>
                  <w:marRight w:val="0"/>
                  <w:marTop w:val="0"/>
                  <w:marBottom w:val="0"/>
                  <w:divBdr>
                    <w:top w:val="none" w:sz="0" w:space="0" w:color="auto"/>
                    <w:left w:val="none" w:sz="0" w:space="0" w:color="auto"/>
                    <w:bottom w:val="none" w:sz="0" w:space="0" w:color="auto"/>
                    <w:right w:val="none" w:sz="0" w:space="0" w:color="auto"/>
                  </w:divBdr>
                </w:div>
                <w:div w:id="1959755311">
                  <w:marLeft w:val="0"/>
                  <w:marRight w:val="0"/>
                  <w:marTop w:val="0"/>
                  <w:marBottom w:val="0"/>
                  <w:divBdr>
                    <w:top w:val="none" w:sz="0" w:space="0" w:color="auto"/>
                    <w:left w:val="none" w:sz="0" w:space="0" w:color="auto"/>
                    <w:bottom w:val="none" w:sz="0" w:space="0" w:color="auto"/>
                    <w:right w:val="none" w:sz="0" w:space="0" w:color="auto"/>
                  </w:divBdr>
                </w:div>
                <w:div w:id="1960139593">
                  <w:marLeft w:val="0"/>
                  <w:marRight w:val="0"/>
                  <w:marTop w:val="0"/>
                  <w:marBottom w:val="0"/>
                  <w:divBdr>
                    <w:top w:val="none" w:sz="0" w:space="0" w:color="auto"/>
                    <w:left w:val="none" w:sz="0" w:space="0" w:color="auto"/>
                    <w:bottom w:val="none" w:sz="0" w:space="0" w:color="auto"/>
                    <w:right w:val="none" w:sz="0" w:space="0" w:color="auto"/>
                  </w:divBdr>
                </w:div>
                <w:div w:id="1963687691">
                  <w:marLeft w:val="0"/>
                  <w:marRight w:val="0"/>
                  <w:marTop w:val="0"/>
                  <w:marBottom w:val="0"/>
                  <w:divBdr>
                    <w:top w:val="none" w:sz="0" w:space="0" w:color="auto"/>
                    <w:left w:val="none" w:sz="0" w:space="0" w:color="auto"/>
                    <w:bottom w:val="none" w:sz="0" w:space="0" w:color="auto"/>
                    <w:right w:val="none" w:sz="0" w:space="0" w:color="auto"/>
                  </w:divBdr>
                </w:div>
                <w:div w:id="1964146460">
                  <w:marLeft w:val="0"/>
                  <w:marRight w:val="0"/>
                  <w:marTop w:val="0"/>
                  <w:marBottom w:val="0"/>
                  <w:divBdr>
                    <w:top w:val="none" w:sz="0" w:space="0" w:color="auto"/>
                    <w:left w:val="none" w:sz="0" w:space="0" w:color="auto"/>
                    <w:bottom w:val="none" w:sz="0" w:space="0" w:color="auto"/>
                    <w:right w:val="none" w:sz="0" w:space="0" w:color="auto"/>
                  </w:divBdr>
                </w:div>
                <w:div w:id="1965385739">
                  <w:marLeft w:val="0"/>
                  <w:marRight w:val="0"/>
                  <w:marTop w:val="0"/>
                  <w:marBottom w:val="0"/>
                  <w:divBdr>
                    <w:top w:val="none" w:sz="0" w:space="0" w:color="auto"/>
                    <w:left w:val="none" w:sz="0" w:space="0" w:color="auto"/>
                    <w:bottom w:val="none" w:sz="0" w:space="0" w:color="auto"/>
                    <w:right w:val="none" w:sz="0" w:space="0" w:color="auto"/>
                  </w:divBdr>
                </w:div>
                <w:div w:id="1966154157">
                  <w:marLeft w:val="0"/>
                  <w:marRight w:val="0"/>
                  <w:marTop w:val="0"/>
                  <w:marBottom w:val="0"/>
                  <w:divBdr>
                    <w:top w:val="none" w:sz="0" w:space="0" w:color="auto"/>
                    <w:left w:val="none" w:sz="0" w:space="0" w:color="auto"/>
                    <w:bottom w:val="none" w:sz="0" w:space="0" w:color="auto"/>
                    <w:right w:val="none" w:sz="0" w:space="0" w:color="auto"/>
                  </w:divBdr>
                </w:div>
                <w:div w:id="1966891335">
                  <w:marLeft w:val="0"/>
                  <w:marRight w:val="0"/>
                  <w:marTop w:val="0"/>
                  <w:marBottom w:val="0"/>
                  <w:divBdr>
                    <w:top w:val="none" w:sz="0" w:space="0" w:color="auto"/>
                    <w:left w:val="none" w:sz="0" w:space="0" w:color="auto"/>
                    <w:bottom w:val="none" w:sz="0" w:space="0" w:color="auto"/>
                    <w:right w:val="none" w:sz="0" w:space="0" w:color="auto"/>
                  </w:divBdr>
                </w:div>
                <w:div w:id="1966933070">
                  <w:marLeft w:val="0"/>
                  <w:marRight w:val="0"/>
                  <w:marTop w:val="0"/>
                  <w:marBottom w:val="0"/>
                  <w:divBdr>
                    <w:top w:val="none" w:sz="0" w:space="0" w:color="auto"/>
                    <w:left w:val="none" w:sz="0" w:space="0" w:color="auto"/>
                    <w:bottom w:val="none" w:sz="0" w:space="0" w:color="auto"/>
                    <w:right w:val="none" w:sz="0" w:space="0" w:color="auto"/>
                  </w:divBdr>
                </w:div>
                <w:div w:id="1968392427">
                  <w:marLeft w:val="0"/>
                  <w:marRight w:val="0"/>
                  <w:marTop w:val="0"/>
                  <w:marBottom w:val="0"/>
                  <w:divBdr>
                    <w:top w:val="none" w:sz="0" w:space="0" w:color="auto"/>
                    <w:left w:val="none" w:sz="0" w:space="0" w:color="auto"/>
                    <w:bottom w:val="none" w:sz="0" w:space="0" w:color="auto"/>
                    <w:right w:val="none" w:sz="0" w:space="0" w:color="auto"/>
                  </w:divBdr>
                </w:div>
                <w:div w:id="1968853117">
                  <w:marLeft w:val="0"/>
                  <w:marRight w:val="0"/>
                  <w:marTop w:val="0"/>
                  <w:marBottom w:val="0"/>
                  <w:divBdr>
                    <w:top w:val="none" w:sz="0" w:space="0" w:color="auto"/>
                    <w:left w:val="none" w:sz="0" w:space="0" w:color="auto"/>
                    <w:bottom w:val="none" w:sz="0" w:space="0" w:color="auto"/>
                    <w:right w:val="none" w:sz="0" w:space="0" w:color="auto"/>
                  </w:divBdr>
                </w:div>
                <w:div w:id="1969118200">
                  <w:marLeft w:val="0"/>
                  <w:marRight w:val="0"/>
                  <w:marTop w:val="0"/>
                  <w:marBottom w:val="0"/>
                  <w:divBdr>
                    <w:top w:val="none" w:sz="0" w:space="0" w:color="auto"/>
                    <w:left w:val="none" w:sz="0" w:space="0" w:color="auto"/>
                    <w:bottom w:val="none" w:sz="0" w:space="0" w:color="auto"/>
                    <w:right w:val="none" w:sz="0" w:space="0" w:color="auto"/>
                  </w:divBdr>
                </w:div>
                <w:div w:id="1969973203">
                  <w:marLeft w:val="0"/>
                  <w:marRight w:val="0"/>
                  <w:marTop w:val="0"/>
                  <w:marBottom w:val="0"/>
                  <w:divBdr>
                    <w:top w:val="none" w:sz="0" w:space="0" w:color="auto"/>
                    <w:left w:val="none" w:sz="0" w:space="0" w:color="auto"/>
                    <w:bottom w:val="none" w:sz="0" w:space="0" w:color="auto"/>
                    <w:right w:val="none" w:sz="0" w:space="0" w:color="auto"/>
                  </w:divBdr>
                </w:div>
                <w:div w:id="1970015896">
                  <w:marLeft w:val="0"/>
                  <w:marRight w:val="0"/>
                  <w:marTop w:val="0"/>
                  <w:marBottom w:val="0"/>
                  <w:divBdr>
                    <w:top w:val="none" w:sz="0" w:space="0" w:color="auto"/>
                    <w:left w:val="none" w:sz="0" w:space="0" w:color="auto"/>
                    <w:bottom w:val="none" w:sz="0" w:space="0" w:color="auto"/>
                    <w:right w:val="none" w:sz="0" w:space="0" w:color="auto"/>
                  </w:divBdr>
                </w:div>
                <w:div w:id="1970865017">
                  <w:marLeft w:val="0"/>
                  <w:marRight w:val="0"/>
                  <w:marTop w:val="0"/>
                  <w:marBottom w:val="0"/>
                  <w:divBdr>
                    <w:top w:val="none" w:sz="0" w:space="0" w:color="auto"/>
                    <w:left w:val="none" w:sz="0" w:space="0" w:color="auto"/>
                    <w:bottom w:val="none" w:sz="0" w:space="0" w:color="auto"/>
                    <w:right w:val="none" w:sz="0" w:space="0" w:color="auto"/>
                  </w:divBdr>
                </w:div>
                <w:div w:id="1971668825">
                  <w:marLeft w:val="0"/>
                  <w:marRight w:val="0"/>
                  <w:marTop w:val="0"/>
                  <w:marBottom w:val="0"/>
                  <w:divBdr>
                    <w:top w:val="none" w:sz="0" w:space="0" w:color="auto"/>
                    <w:left w:val="none" w:sz="0" w:space="0" w:color="auto"/>
                    <w:bottom w:val="none" w:sz="0" w:space="0" w:color="auto"/>
                    <w:right w:val="none" w:sz="0" w:space="0" w:color="auto"/>
                  </w:divBdr>
                </w:div>
                <w:div w:id="1972442104">
                  <w:marLeft w:val="0"/>
                  <w:marRight w:val="0"/>
                  <w:marTop w:val="0"/>
                  <w:marBottom w:val="0"/>
                  <w:divBdr>
                    <w:top w:val="none" w:sz="0" w:space="0" w:color="auto"/>
                    <w:left w:val="none" w:sz="0" w:space="0" w:color="auto"/>
                    <w:bottom w:val="none" w:sz="0" w:space="0" w:color="auto"/>
                    <w:right w:val="none" w:sz="0" w:space="0" w:color="auto"/>
                  </w:divBdr>
                </w:div>
                <w:div w:id="1973749591">
                  <w:marLeft w:val="0"/>
                  <w:marRight w:val="0"/>
                  <w:marTop w:val="0"/>
                  <w:marBottom w:val="0"/>
                  <w:divBdr>
                    <w:top w:val="none" w:sz="0" w:space="0" w:color="auto"/>
                    <w:left w:val="none" w:sz="0" w:space="0" w:color="auto"/>
                    <w:bottom w:val="none" w:sz="0" w:space="0" w:color="auto"/>
                    <w:right w:val="none" w:sz="0" w:space="0" w:color="auto"/>
                  </w:divBdr>
                </w:div>
                <w:div w:id="1976989047">
                  <w:marLeft w:val="0"/>
                  <w:marRight w:val="0"/>
                  <w:marTop w:val="0"/>
                  <w:marBottom w:val="0"/>
                  <w:divBdr>
                    <w:top w:val="none" w:sz="0" w:space="0" w:color="auto"/>
                    <w:left w:val="none" w:sz="0" w:space="0" w:color="auto"/>
                    <w:bottom w:val="none" w:sz="0" w:space="0" w:color="auto"/>
                    <w:right w:val="none" w:sz="0" w:space="0" w:color="auto"/>
                  </w:divBdr>
                </w:div>
                <w:div w:id="1978800987">
                  <w:marLeft w:val="0"/>
                  <w:marRight w:val="0"/>
                  <w:marTop w:val="0"/>
                  <w:marBottom w:val="0"/>
                  <w:divBdr>
                    <w:top w:val="none" w:sz="0" w:space="0" w:color="auto"/>
                    <w:left w:val="none" w:sz="0" w:space="0" w:color="auto"/>
                    <w:bottom w:val="none" w:sz="0" w:space="0" w:color="auto"/>
                    <w:right w:val="none" w:sz="0" w:space="0" w:color="auto"/>
                  </w:divBdr>
                </w:div>
                <w:div w:id="1978872203">
                  <w:marLeft w:val="0"/>
                  <w:marRight w:val="0"/>
                  <w:marTop w:val="0"/>
                  <w:marBottom w:val="0"/>
                  <w:divBdr>
                    <w:top w:val="none" w:sz="0" w:space="0" w:color="auto"/>
                    <w:left w:val="none" w:sz="0" w:space="0" w:color="auto"/>
                    <w:bottom w:val="none" w:sz="0" w:space="0" w:color="auto"/>
                    <w:right w:val="none" w:sz="0" w:space="0" w:color="auto"/>
                  </w:divBdr>
                </w:div>
                <w:div w:id="1979257320">
                  <w:marLeft w:val="0"/>
                  <w:marRight w:val="0"/>
                  <w:marTop w:val="0"/>
                  <w:marBottom w:val="0"/>
                  <w:divBdr>
                    <w:top w:val="none" w:sz="0" w:space="0" w:color="auto"/>
                    <w:left w:val="none" w:sz="0" w:space="0" w:color="auto"/>
                    <w:bottom w:val="none" w:sz="0" w:space="0" w:color="auto"/>
                    <w:right w:val="none" w:sz="0" w:space="0" w:color="auto"/>
                  </w:divBdr>
                </w:div>
                <w:div w:id="1979335665">
                  <w:marLeft w:val="0"/>
                  <w:marRight w:val="0"/>
                  <w:marTop w:val="0"/>
                  <w:marBottom w:val="0"/>
                  <w:divBdr>
                    <w:top w:val="none" w:sz="0" w:space="0" w:color="auto"/>
                    <w:left w:val="none" w:sz="0" w:space="0" w:color="auto"/>
                    <w:bottom w:val="none" w:sz="0" w:space="0" w:color="auto"/>
                    <w:right w:val="none" w:sz="0" w:space="0" w:color="auto"/>
                  </w:divBdr>
                </w:div>
                <w:div w:id="1979794645">
                  <w:marLeft w:val="0"/>
                  <w:marRight w:val="0"/>
                  <w:marTop w:val="0"/>
                  <w:marBottom w:val="0"/>
                  <w:divBdr>
                    <w:top w:val="none" w:sz="0" w:space="0" w:color="auto"/>
                    <w:left w:val="none" w:sz="0" w:space="0" w:color="auto"/>
                    <w:bottom w:val="none" w:sz="0" w:space="0" w:color="auto"/>
                    <w:right w:val="none" w:sz="0" w:space="0" w:color="auto"/>
                  </w:divBdr>
                </w:div>
                <w:div w:id="1979921431">
                  <w:marLeft w:val="0"/>
                  <w:marRight w:val="0"/>
                  <w:marTop w:val="0"/>
                  <w:marBottom w:val="0"/>
                  <w:divBdr>
                    <w:top w:val="none" w:sz="0" w:space="0" w:color="auto"/>
                    <w:left w:val="none" w:sz="0" w:space="0" w:color="auto"/>
                    <w:bottom w:val="none" w:sz="0" w:space="0" w:color="auto"/>
                    <w:right w:val="none" w:sz="0" w:space="0" w:color="auto"/>
                  </w:divBdr>
                </w:div>
                <w:div w:id="1983340165">
                  <w:marLeft w:val="0"/>
                  <w:marRight w:val="0"/>
                  <w:marTop w:val="0"/>
                  <w:marBottom w:val="0"/>
                  <w:divBdr>
                    <w:top w:val="none" w:sz="0" w:space="0" w:color="auto"/>
                    <w:left w:val="none" w:sz="0" w:space="0" w:color="auto"/>
                    <w:bottom w:val="none" w:sz="0" w:space="0" w:color="auto"/>
                    <w:right w:val="none" w:sz="0" w:space="0" w:color="auto"/>
                  </w:divBdr>
                </w:div>
                <w:div w:id="1983998832">
                  <w:marLeft w:val="0"/>
                  <w:marRight w:val="0"/>
                  <w:marTop w:val="0"/>
                  <w:marBottom w:val="0"/>
                  <w:divBdr>
                    <w:top w:val="none" w:sz="0" w:space="0" w:color="auto"/>
                    <w:left w:val="none" w:sz="0" w:space="0" w:color="auto"/>
                    <w:bottom w:val="none" w:sz="0" w:space="0" w:color="auto"/>
                    <w:right w:val="none" w:sz="0" w:space="0" w:color="auto"/>
                  </w:divBdr>
                </w:div>
                <w:div w:id="1985889055">
                  <w:marLeft w:val="0"/>
                  <w:marRight w:val="0"/>
                  <w:marTop w:val="0"/>
                  <w:marBottom w:val="0"/>
                  <w:divBdr>
                    <w:top w:val="none" w:sz="0" w:space="0" w:color="auto"/>
                    <w:left w:val="none" w:sz="0" w:space="0" w:color="auto"/>
                    <w:bottom w:val="none" w:sz="0" w:space="0" w:color="auto"/>
                    <w:right w:val="none" w:sz="0" w:space="0" w:color="auto"/>
                  </w:divBdr>
                </w:div>
                <w:div w:id="1988123476">
                  <w:marLeft w:val="0"/>
                  <w:marRight w:val="0"/>
                  <w:marTop w:val="0"/>
                  <w:marBottom w:val="0"/>
                  <w:divBdr>
                    <w:top w:val="none" w:sz="0" w:space="0" w:color="auto"/>
                    <w:left w:val="none" w:sz="0" w:space="0" w:color="auto"/>
                    <w:bottom w:val="none" w:sz="0" w:space="0" w:color="auto"/>
                    <w:right w:val="none" w:sz="0" w:space="0" w:color="auto"/>
                  </w:divBdr>
                </w:div>
                <w:div w:id="1989281120">
                  <w:marLeft w:val="0"/>
                  <w:marRight w:val="0"/>
                  <w:marTop w:val="0"/>
                  <w:marBottom w:val="0"/>
                  <w:divBdr>
                    <w:top w:val="none" w:sz="0" w:space="0" w:color="auto"/>
                    <w:left w:val="none" w:sz="0" w:space="0" w:color="auto"/>
                    <w:bottom w:val="none" w:sz="0" w:space="0" w:color="auto"/>
                    <w:right w:val="none" w:sz="0" w:space="0" w:color="auto"/>
                  </w:divBdr>
                </w:div>
                <w:div w:id="1989359745">
                  <w:marLeft w:val="0"/>
                  <w:marRight w:val="0"/>
                  <w:marTop w:val="0"/>
                  <w:marBottom w:val="0"/>
                  <w:divBdr>
                    <w:top w:val="none" w:sz="0" w:space="0" w:color="auto"/>
                    <w:left w:val="none" w:sz="0" w:space="0" w:color="auto"/>
                    <w:bottom w:val="none" w:sz="0" w:space="0" w:color="auto"/>
                    <w:right w:val="none" w:sz="0" w:space="0" w:color="auto"/>
                  </w:divBdr>
                </w:div>
                <w:div w:id="1990473236">
                  <w:marLeft w:val="0"/>
                  <w:marRight w:val="0"/>
                  <w:marTop w:val="0"/>
                  <w:marBottom w:val="0"/>
                  <w:divBdr>
                    <w:top w:val="none" w:sz="0" w:space="0" w:color="auto"/>
                    <w:left w:val="none" w:sz="0" w:space="0" w:color="auto"/>
                    <w:bottom w:val="none" w:sz="0" w:space="0" w:color="auto"/>
                    <w:right w:val="none" w:sz="0" w:space="0" w:color="auto"/>
                  </w:divBdr>
                </w:div>
                <w:div w:id="1991404711">
                  <w:marLeft w:val="0"/>
                  <w:marRight w:val="0"/>
                  <w:marTop w:val="0"/>
                  <w:marBottom w:val="0"/>
                  <w:divBdr>
                    <w:top w:val="none" w:sz="0" w:space="0" w:color="auto"/>
                    <w:left w:val="none" w:sz="0" w:space="0" w:color="auto"/>
                    <w:bottom w:val="none" w:sz="0" w:space="0" w:color="auto"/>
                    <w:right w:val="none" w:sz="0" w:space="0" w:color="auto"/>
                  </w:divBdr>
                </w:div>
                <w:div w:id="1993295369">
                  <w:marLeft w:val="0"/>
                  <w:marRight w:val="0"/>
                  <w:marTop w:val="0"/>
                  <w:marBottom w:val="0"/>
                  <w:divBdr>
                    <w:top w:val="none" w:sz="0" w:space="0" w:color="auto"/>
                    <w:left w:val="none" w:sz="0" w:space="0" w:color="auto"/>
                    <w:bottom w:val="none" w:sz="0" w:space="0" w:color="auto"/>
                    <w:right w:val="none" w:sz="0" w:space="0" w:color="auto"/>
                  </w:divBdr>
                </w:div>
                <w:div w:id="1993487976">
                  <w:marLeft w:val="0"/>
                  <w:marRight w:val="0"/>
                  <w:marTop w:val="0"/>
                  <w:marBottom w:val="0"/>
                  <w:divBdr>
                    <w:top w:val="none" w:sz="0" w:space="0" w:color="auto"/>
                    <w:left w:val="none" w:sz="0" w:space="0" w:color="auto"/>
                    <w:bottom w:val="none" w:sz="0" w:space="0" w:color="auto"/>
                    <w:right w:val="none" w:sz="0" w:space="0" w:color="auto"/>
                  </w:divBdr>
                </w:div>
                <w:div w:id="1993872537">
                  <w:marLeft w:val="0"/>
                  <w:marRight w:val="0"/>
                  <w:marTop w:val="0"/>
                  <w:marBottom w:val="0"/>
                  <w:divBdr>
                    <w:top w:val="none" w:sz="0" w:space="0" w:color="auto"/>
                    <w:left w:val="none" w:sz="0" w:space="0" w:color="auto"/>
                    <w:bottom w:val="none" w:sz="0" w:space="0" w:color="auto"/>
                    <w:right w:val="none" w:sz="0" w:space="0" w:color="auto"/>
                  </w:divBdr>
                </w:div>
                <w:div w:id="1994677398">
                  <w:marLeft w:val="0"/>
                  <w:marRight w:val="0"/>
                  <w:marTop w:val="0"/>
                  <w:marBottom w:val="0"/>
                  <w:divBdr>
                    <w:top w:val="none" w:sz="0" w:space="0" w:color="auto"/>
                    <w:left w:val="none" w:sz="0" w:space="0" w:color="auto"/>
                    <w:bottom w:val="none" w:sz="0" w:space="0" w:color="auto"/>
                    <w:right w:val="none" w:sz="0" w:space="0" w:color="auto"/>
                  </w:divBdr>
                </w:div>
                <w:div w:id="1995061129">
                  <w:marLeft w:val="0"/>
                  <w:marRight w:val="0"/>
                  <w:marTop w:val="0"/>
                  <w:marBottom w:val="0"/>
                  <w:divBdr>
                    <w:top w:val="none" w:sz="0" w:space="0" w:color="auto"/>
                    <w:left w:val="none" w:sz="0" w:space="0" w:color="auto"/>
                    <w:bottom w:val="none" w:sz="0" w:space="0" w:color="auto"/>
                    <w:right w:val="none" w:sz="0" w:space="0" w:color="auto"/>
                  </w:divBdr>
                </w:div>
                <w:div w:id="1995720302">
                  <w:marLeft w:val="0"/>
                  <w:marRight w:val="0"/>
                  <w:marTop w:val="0"/>
                  <w:marBottom w:val="0"/>
                  <w:divBdr>
                    <w:top w:val="none" w:sz="0" w:space="0" w:color="auto"/>
                    <w:left w:val="none" w:sz="0" w:space="0" w:color="auto"/>
                    <w:bottom w:val="none" w:sz="0" w:space="0" w:color="auto"/>
                    <w:right w:val="none" w:sz="0" w:space="0" w:color="auto"/>
                  </w:divBdr>
                </w:div>
                <w:div w:id="1997803050">
                  <w:marLeft w:val="0"/>
                  <w:marRight w:val="0"/>
                  <w:marTop w:val="0"/>
                  <w:marBottom w:val="0"/>
                  <w:divBdr>
                    <w:top w:val="none" w:sz="0" w:space="0" w:color="auto"/>
                    <w:left w:val="none" w:sz="0" w:space="0" w:color="auto"/>
                    <w:bottom w:val="none" w:sz="0" w:space="0" w:color="auto"/>
                    <w:right w:val="none" w:sz="0" w:space="0" w:color="auto"/>
                  </w:divBdr>
                </w:div>
                <w:div w:id="1998411781">
                  <w:marLeft w:val="0"/>
                  <w:marRight w:val="0"/>
                  <w:marTop w:val="0"/>
                  <w:marBottom w:val="0"/>
                  <w:divBdr>
                    <w:top w:val="none" w:sz="0" w:space="0" w:color="auto"/>
                    <w:left w:val="none" w:sz="0" w:space="0" w:color="auto"/>
                    <w:bottom w:val="none" w:sz="0" w:space="0" w:color="auto"/>
                    <w:right w:val="none" w:sz="0" w:space="0" w:color="auto"/>
                  </w:divBdr>
                </w:div>
                <w:div w:id="1998607103">
                  <w:marLeft w:val="0"/>
                  <w:marRight w:val="0"/>
                  <w:marTop w:val="0"/>
                  <w:marBottom w:val="0"/>
                  <w:divBdr>
                    <w:top w:val="none" w:sz="0" w:space="0" w:color="auto"/>
                    <w:left w:val="none" w:sz="0" w:space="0" w:color="auto"/>
                    <w:bottom w:val="none" w:sz="0" w:space="0" w:color="auto"/>
                    <w:right w:val="none" w:sz="0" w:space="0" w:color="auto"/>
                  </w:divBdr>
                </w:div>
                <w:div w:id="1998921306">
                  <w:marLeft w:val="0"/>
                  <w:marRight w:val="0"/>
                  <w:marTop w:val="0"/>
                  <w:marBottom w:val="0"/>
                  <w:divBdr>
                    <w:top w:val="none" w:sz="0" w:space="0" w:color="auto"/>
                    <w:left w:val="none" w:sz="0" w:space="0" w:color="auto"/>
                    <w:bottom w:val="none" w:sz="0" w:space="0" w:color="auto"/>
                    <w:right w:val="none" w:sz="0" w:space="0" w:color="auto"/>
                  </w:divBdr>
                </w:div>
                <w:div w:id="2000765534">
                  <w:marLeft w:val="0"/>
                  <w:marRight w:val="0"/>
                  <w:marTop w:val="0"/>
                  <w:marBottom w:val="0"/>
                  <w:divBdr>
                    <w:top w:val="none" w:sz="0" w:space="0" w:color="auto"/>
                    <w:left w:val="none" w:sz="0" w:space="0" w:color="auto"/>
                    <w:bottom w:val="none" w:sz="0" w:space="0" w:color="auto"/>
                    <w:right w:val="none" w:sz="0" w:space="0" w:color="auto"/>
                  </w:divBdr>
                </w:div>
                <w:div w:id="2000839955">
                  <w:marLeft w:val="0"/>
                  <w:marRight w:val="0"/>
                  <w:marTop w:val="0"/>
                  <w:marBottom w:val="0"/>
                  <w:divBdr>
                    <w:top w:val="none" w:sz="0" w:space="0" w:color="auto"/>
                    <w:left w:val="none" w:sz="0" w:space="0" w:color="auto"/>
                    <w:bottom w:val="none" w:sz="0" w:space="0" w:color="auto"/>
                    <w:right w:val="none" w:sz="0" w:space="0" w:color="auto"/>
                  </w:divBdr>
                </w:div>
                <w:div w:id="2001421956">
                  <w:marLeft w:val="0"/>
                  <w:marRight w:val="0"/>
                  <w:marTop w:val="0"/>
                  <w:marBottom w:val="0"/>
                  <w:divBdr>
                    <w:top w:val="none" w:sz="0" w:space="0" w:color="auto"/>
                    <w:left w:val="none" w:sz="0" w:space="0" w:color="auto"/>
                    <w:bottom w:val="none" w:sz="0" w:space="0" w:color="auto"/>
                    <w:right w:val="none" w:sz="0" w:space="0" w:color="auto"/>
                  </w:divBdr>
                </w:div>
                <w:div w:id="2002152029">
                  <w:marLeft w:val="0"/>
                  <w:marRight w:val="0"/>
                  <w:marTop w:val="0"/>
                  <w:marBottom w:val="0"/>
                  <w:divBdr>
                    <w:top w:val="none" w:sz="0" w:space="0" w:color="auto"/>
                    <w:left w:val="none" w:sz="0" w:space="0" w:color="auto"/>
                    <w:bottom w:val="none" w:sz="0" w:space="0" w:color="auto"/>
                    <w:right w:val="none" w:sz="0" w:space="0" w:color="auto"/>
                  </w:divBdr>
                </w:div>
                <w:div w:id="2002351042">
                  <w:marLeft w:val="0"/>
                  <w:marRight w:val="0"/>
                  <w:marTop w:val="0"/>
                  <w:marBottom w:val="0"/>
                  <w:divBdr>
                    <w:top w:val="none" w:sz="0" w:space="0" w:color="auto"/>
                    <w:left w:val="none" w:sz="0" w:space="0" w:color="auto"/>
                    <w:bottom w:val="none" w:sz="0" w:space="0" w:color="auto"/>
                    <w:right w:val="none" w:sz="0" w:space="0" w:color="auto"/>
                  </w:divBdr>
                </w:div>
                <w:div w:id="2003652982">
                  <w:marLeft w:val="0"/>
                  <w:marRight w:val="0"/>
                  <w:marTop w:val="0"/>
                  <w:marBottom w:val="0"/>
                  <w:divBdr>
                    <w:top w:val="none" w:sz="0" w:space="0" w:color="auto"/>
                    <w:left w:val="none" w:sz="0" w:space="0" w:color="auto"/>
                    <w:bottom w:val="none" w:sz="0" w:space="0" w:color="auto"/>
                    <w:right w:val="none" w:sz="0" w:space="0" w:color="auto"/>
                  </w:divBdr>
                </w:div>
                <w:div w:id="2004433999">
                  <w:marLeft w:val="0"/>
                  <w:marRight w:val="0"/>
                  <w:marTop w:val="0"/>
                  <w:marBottom w:val="0"/>
                  <w:divBdr>
                    <w:top w:val="none" w:sz="0" w:space="0" w:color="auto"/>
                    <w:left w:val="none" w:sz="0" w:space="0" w:color="auto"/>
                    <w:bottom w:val="none" w:sz="0" w:space="0" w:color="auto"/>
                    <w:right w:val="none" w:sz="0" w:space="0" w:color="auto"/>
                  </w:divBdr>
                </w:div>
                <w:div w:id="2005670526">
                  <w:marLeft w:val="0"/>
                  <w:marRight w:val="0"/>
                  <w:marTop w:val="0"/>
                  <w:marBottom w:val="0"/>
                  <w:divBdr>
                    <w:top w:val="none" w:sz="0" w:space="0" w:color="auto"/>
                    <w:left w:val="none" w:sz="0" w:space="0" w:color="auto"/>
                    <w:bottom w:val="none" w:sz="0" w:space="0" w:color="auto"/>
                    <w:right w:val="none" w:sz="0" w:space="0" w:color="auto"/>
                  </w:divBdr>
                </w:div>
                <w:div w:id="2007633285">
                  <w:marLeft w:val="0"/>
                  <w:marRight w:val="0"/>
                  <w:marTop w:val="0"/>
                  <w:marBottom w:val="0"/>
                  <w:divBdr>
                    <w:top w:val="none" w:sz="0" w:space="0" w:color="auto"/>
                    <w:left w:val="none" w:sz="0" w:space="0" w:color="auto"/>
                    <w:bottom w:val="none" w:sz="0" w:space="0" w:color="auto"/>
                    <w:right w:val="none" w:sz="0" w:space="0" w:color="auto"/>
                  </w:divBdr>
                </w:div>
                <w:div w:id="2008745844">
                  <w:marLeft w:val="0"/>
                  <w:marRight w:val="0"/>
                  <w:marTop w:val="0"/>
                  <w:marBottom w:val="0"/>
                  <w:divBdr>
                    <w:top w:val="none" w:sz="0" w:space="0" w:color="auto"/>
                    <w:left w:val="none" w:sz="0" w:space="0" w:color="auto"/>
                    <w:bottom w:val="none" w:sz="0" w:space="0" w:color="auto"/>
                    <w:right w:val="none" w:sz="0" w:space="0" w:color="auto"/>
                  </w:divBdr>
                </w:div>
                <w:div w:id="2008970694">
                  <w:marLeft w:val="0"/>
                  <w:marRight w:val="0"/>
                  <w:marTop w:val="0"/>
                  <w:marBottom w:val="0"/>
                  <w:divBdr>
                    <w:top w:val="none" w:sz="0" w:space="0" w:color="auto"/>
                    <w:left w:val="none" w:sz="0" w:space="0" w:color="auto"/>
                    <w:bottom w:val="none" w:sz="0" w:space="0" w:color="auto"/>
                    <w:right w:val="none" w:sz="0" w:space="0" w:color="auto"/>
                  </w:divBdr>
                </w:div>
                <w:div w:id="2009868080">
                  <w:marLeft w:val="0"/>
                  <w:marRight w:val="0"/>
                  <w:marTop w:val="0"/>
                  <w:marBottom w:val="0"/>
                  <w:divBdr>
                    <w:top w:val="none" w:sz="0" w:space="0" w:color="auto"/>
                    <w:left w:val="none" w:sz="0" w:space="0" w:color="auto"/>
                    <w:bottom w:val="none" w:sz="0" w:space="0" w:color="auto"/>
                    <w:right w:val="none" w:sz="0" w:space="0" w:color="auto"/>
                  </w:divBdr>
                </w:div>
                <w:div w:id="2010327886">
                  <w:marLeft w:val="0"/>
                  <w:marRight w:val="0"/>
                  <w:marTop w:val="0"/>
                  <w:marBottom w:val="0"/>
                  <w:divBdr>
                    <w:top w:val="none" w:sz="0" w:space="0" w:color="auto"/>
                    <w:left w:val="none" w:sz="0" w:space="0" w:color="auto"/>
                    <w:bottom w:val="none" w:sz="0" w:space="0" w:color="auto"/>
                    <w:right w:val="none" w:sz="0" w:space="0" w:color="auto"/>
                  </w:divBdr>
                </w:div>
                <w:div w:id="2010789069">
                  <w:marLeft w:val="0"/>
                  <w:marRight w:val="0"/>
                  <w:marTop w:val="0"/>
                  <w:marBottom w:val="0"/>
                  <w:divBdr>
                    <w:top w:val="none" w:sz="0" w:space="0" w:color="auto"/>
                    <w:left w:val="none" w:sz="0" w:space="0" w:color="auto"/>
                    <w:bottom w:val="none" w:sz="0" w:space="0" w:color="auto"/>
                    <w:right w:val="none" w:sz="0" w:space="0" w:color="auto"/>
                  </w:divBdr>
                </w:div>
                <w:div w:id="2011716435">
                  <w:marLeft w:val="0"/>
                  <w:marRight w:val="0"/>
                  <w:marTop w:val="0"/>
                  <w:marBottom w:val="0"/>
                  <w:divBdr>
                    <w:top w:val="none" w:sz="0" w:space="0" w:color="auto"/>
                    <w:left w:val="none" w:sz="0" w:space="0" w:color="auto"/>
                    <w:bottom w:val="none" w:sz="0" w:space="0" w:color="auto"/>
                    <w:right w:val="none" w:sz="0" w:space="0" w:color="auto"/>
                  </w:divBdr>
                </w:div>
                <w:div w:id="2013489335">
                  <w:marLeft w:val="0"/>
                  <w:marRight w:val="0"/>
                  <w:marTop w:val="0"/>
                  <w:marBottom w:val="0"/>
                  <w:divBdr>
                    <w:top w:val="none" w:sz="0" w:space="0" w:color="auto"/>
                    <w:left w:val="none" w:sz="0" w:space="0" w:color="auto"/>
                    <w:bottom w:val="none" w:sz="0" w:space="0" w:color="auto"/>
                    <w:right w:val="none" w:sz="0" w:space="0" w:color="auto"/>
                  </w:divBdr>
                </w:div>
                <w:div w:id="2014910263">
                  <w:marLeft w:val="0"/>
                  <w:marRight w:val="0"/>
                  <w:marTop w:val="0"/>
                  <w:marBottom w:val="0"/>
                  <w:divBdr>
                    <w:top w:val="none" w:sz="0" w:space="0" w:color="auto"/>
                    <w:left w:val="none" w:sz="0" w:space="0" w:color="auto"/>
                    <w:bottom w:val="none" w:sz="0" w:space="0" w:color="auto"/>
                    <w:right w:val="none" w:sz="0" w:space="0" w:color="auto"/>
                  </w:divBdr>
                </w:div>
                <w:div w:id="2016036172">
                  <w:marLeft w:val="0"/>
                  <w:marRight w:val="0"/>
                  <w:marTop w:val="0"/>
                  <w:marBottom w:val="0"/>
                  <w:divBdr>
                    <w:top w:val="none" w:sz="0" w:space="0" w:color="auto"/>
                    <w:left w:val="none" w:sz="0" w:space="0" w:color="auto"/>
                    <w:bottom w:val="none" w:sz="0" w:space="0" w:color="auto"/>
                    <w:right w:val="none" w:sz="0" w:space="0" w:color="auto"/>
                  </w:divBdr>
                </w:div>
                <w:div w:id="2016683001">
                  <w:marLeft w:val="0"/>
                  <w:marRight w:val="0"/>
                  <w:marTop w:val="0"/>
                  <w:marBottom w:val="0"/>
                  <w:divBdr>
                    <w:top w:val="none" w:sz="0" w:space="0" w:color="auto"/>
                    <w:left w:val="none" w:sz="0" w:space="0" w:color="auto"/>
                    <w:bottom w:val="none" w:sz="0" w:space="0" w:color="auto"/>
                    <w:right w:val="none" w:sz="0" w:space="0" w:color="auto"/>
                  </w:divBdr>
                </w:div>
                <w:div w:id="2018842889">
                  <w:marLeft w:val="0"/>
                  <w:marRight w:val="0"/>
                  <w:marTop w:val="0"/>
                  <w:marBottom w:val="0"/>
                  <w:divBdr>
                    <w:top w:val="none" w:sz="0" w:space="0" w:color="auto"/>
                    <w:left w:val="none" w:sz="0" w:space="0" w:color="auto"/>
                    <w:bottom w:val="none" w:sz="0" w:space="0" w:color="auto"/>
                    <w:right w:val="none" w:sz="0" w:space="0" w:color="auto"/>
                  </w:divBdr>
                </w:div>
                <w:div w:id="2018917290">
                  <w:marLeft w:val="0"/>
                  <w:marRight w:val="0"/>
                  <w:marTop w:val="0"/>
                  <w:marBottom w:val="0"/>
                  <w:divBdr>
                    <w:top w:val="none" w:sz="0" w:space="0" w:color="auto"/>
                    <w:left w:val="none" w:sz="0" w:space="0" w:color="auto"/>
                    <w:bottom w:val="none" w:sz="0" w:space="0" w:color="auto"/>
                    <w:right w:val="none" w:sz="0" w:space="0" w:color="auto"/>
                  </w:divBdr>
                </w:div>
                <w:div w:id="2022005012">
                  <w:marLeft w:val="0"/>
                  <w:marRight w:val="0"/>
                  <w:marTop w:val="0"/>
                  <w:marBottom w:val="0"/>
                  <w:divBdr>
                    <w:top w:val="none" w:sz="0" w:space="0" w:color="auto"/>
                    <w:left w:val="none" w:sz="0" w:space="0" w:color="auto"/>
                    <w:bottom w:val="none" w:sz="0" w:space="0" w:color="auto"/>
                    <w:right w:val="none" w:sz="0" w:space="0" w:color="auto"/>
                  </w:divBdr>
                </w:div>
                <w:div w:id="2022075445">
                  <w:marLeft w:val="0"/>
                  <w:marRight w:val="0"/>
                  <w:marTop w:val="0"/>
                  <w:marBottom w:val="0"/>
                  <w:divBdr>
                    <w:top w:val="none" w:sz="0" w:space="0" w:color="auto"/>
                    <w:left w:val="none" w:sz="0" w:space="0" w:color="auto"/>
                    <w:bottom w:val="none" w:sz="0" w:space="0" w:color="auto"/>
                    <w:right w:val="none" w:sz="0" w:space="0" w:color="auto"/>
                  </w:divBdr>
                </w:div>
                <w:div w:id="2026201506">
                  <w:marLeft w:val="0"/>
                  <w:marRight w:val="0"/>
                  <w:marTop w:val="0"/>
                  <w:marBottom w:val="0"/>
                  <w:divBdr>
                    <w:top w:val="none" w:sz="0" w:space="0" w:color="auto"/>
                    <w:left w:val="none" w:sz="0" w:space="0" w:color="auto"/>
                    <w:bottom w:val="none" w:sz="0" w:space="0" w:color="auto"/>
                    <w:right w:val="none" w:sz="0" w:space="0" w:color="auto"/>
                  </w:divBdr>
                </w:div>
                <w:div w:id="2026443981">
                  <w:marLeft w:val="0"/>
                  <w:marRight w:val="0"/>
                  <w:marTop w:val="0"/>
                  <w:marBottom w:val="0"/>
                  <w:divBdr>
                    <w:top w:val="none" w:sz="0" w:space="0" w:color="auto"/>
                    <w:left w:val="none" w:sz="0" w:space="0" w:color="auto"/>
                    <w:bottom w:val="none" w:sz="0" w:space="0" w:color="auto"/>
                    <w:right w:val="none" w:sz="0" w:space="0" w:color="auto"/>
                  </w:divBdr>
                </w:div>
                <w:div w:id="2026515299">
                  <w:marLeft w:val="0"/>
                  <w:marRight w:val="0"/>
                  <w:marTop w:val="0"/>
                  <w:marBottom w:val="0"/>
                  <w:divBdr>
                    <w:top w:val="none" w:sz="0" w:space="0" w:color="auto"/>
                    <w:left w:val="none" w:sz="0" w:space="0" w:color="auto"/>
                    <w:bottom w:val="none" w:sz="0" w:space="0" w:color="auto"/>
                    <w:right w:val="none" w:sz="0" w:space="0" w:color="auto"/>
                  </w:divBdr>
                </w:div>
                <w:div w:id="2027515385">
                  <w:marLeft w:val="0"/>
                  <w:marRight w:val="0"/>
                  <w:marTop w:val="0"/>
                  <w:marBottom w:val="0"/>
                  <w:divBdr>
                    <w:top w:val="none" w:sz="0" w:space="0" w:color="auto"/>
                    <w:left w:val="none" w:sz="0" w:space="0" w:color="auto"/>
                    <w:bottom w:val="none" w:sz="0" w:space="0" w:color="auto"/>
                    <w:right w:val="none" w:sz="0" w:space="0" w:color="auto"/>
                  </w:divBdr>
                </w:div>
                <w:div w:id="2027780737">
                  <w:marLeft w:val="0"/>
                  <w:marRight w:val="0"/>
                  <w:marTop w:val="0"/>
                  <w:marBottom w:val="0"/>
                  <w:divBdr>
                    <w:top w:val="none" w:sz="0" w:space="0" w:color="auto"/>
                    <w:left w:val="none" w:sz="0" w:space="0" w:color="auto"/>
                    <w:bottom w:val="none" w:sz="0" w:space="0" w:color="auto"/>
                    <w:right w:val="none" w:sz="0" w:space="0" w:color="auto"/>
                  </w:divBdr>
                </w:div>
                <w:div w:id="2028633161">
                  <w:marLeft w:val="0"/>
                  <w:marRight w:val="0"/>
                  <w:marTop w:val="0"/>
                  <w:marBottom w:val="0"/>
                  <w:divBdr>
                    <w:top w:val="none" w:sz="0" w:space="0" w:color="auto"/>
                    <w:left w:val="none" w:sz="0" w:space="0" w:color="auto"/>
                    <w:bottom w:val="none" w:sz="0" w:space="0" w:color="auto"/>
                    <w:right w:val="none" w:sz="0" w:space="0" w:color="auto"/>
                  </w:divBdr>
                </w:div>
                <w:div w:id="2030832391">
                  <w:marLeft w:val="0"/>
                  <w:marRight w:val="0"/>
                  <w:marTop w:val="0"/>
                  <w:marBottom w:val="0"/>
                  <w:divBdr>
                    <w:top w:val="none" w:sz="0" w:space="0" w:color="auto"/>
                    <w:left w:val="none" w:sz="0" w:space="0" w:color="auto"/>
                    <w:bottom w:val="none" w:sz="0" w:space="0" w:color="auto"/>
                    <w:right w:val="none" w:sz="0" w:space="0" w:color="auto"/>
                  </w:divBdr>
                </w:div>
                <w:div w:id="2034719633">
                  <w:marLeft w:val="0"/>
                  <w:marRight w:val="0"/>
                  <w:marTop w:val="0"/>
                  <w:marBottom w:val="0"/>
                  <w:divBdr>
                    <w:top w:val="none" w:sz="0" w:space="0" w:color="auto"/>
                    <w:left w:val="none" w:sz="0" w:space="0" w:color="auto"/>
                    <w:bottom w:val="none" w:sz="0" w:space="0" w:color="auto"/>
                    <w:right w:val="none" w:sz="0" w:space="0" w:color="auto"/>
                  </w:divBdr>
                </w:div>
                <w:div w:id="2036079265">
                  <w:marLeft w:val="0"/>
                  <w:marRight w:val="0"/>
                  <w:marTop w:val="0"/>
                  <w:marBottom w:val="0"/>
                  <w:divBdr>
                    <w:top w:val="none" w:sz="0" w:space="0" w:color="auto"/>
                    <w:left w:val="none" w:sz="0" w:space="0" w:color="auto"/>
                    <w:bottom w:val="none" w:sz="0" w:space="0" w:color="auto"/>
                    <w:right w:val="none" w:sz="0" w:space="0" w:color="auto"/>
                  </w:divBdr>
                </w:div>
                <w:div w:id="2036956952">
                  <w:marLeft w:val="0"/>
                  <w:marRight w:val="0"/>
                  <w:marTop w:val="0"/>
                  <w:marBottom w:val="0"/>
                  <w:divBdr>
                    <w:top w:val="none" w:sz="0" w:space="0" w:color="auto"/>
                    <w:left w:val="none" w:sz="0" w:space="0" w:color="auto"/>
                    <w:bottom w:val="none" w:sz="0" w:space="0" w:color="auto"/>
                    <w:right w:val="none" w:sz="0" w:space="0" w:color="auto"/>
                  </w:divBdr>
                </w:div>
                <w:div w:id="2037535098">
                  <w:marLeft w:val="0"/>
                  <w:marRight w:val="0"/>
                  <w:marTop w:val="0"/>
                  <w:marBottom w:val="0"/>
                  <w:divBdr>
                    <w:top w:val="none" w:sz="0" w:space="0" w:color="auto"/>
                    <w:left w:val="none" w:sz="0" w:space="0" w:color="auto"/>
                    <w:bottom w:val="none" w:sz="0" w:space="0" w:color="auto"/>
                    <w:right w:val="none" w:sz="0" w:space="0" w:color="auto"/>
                  </w:divBdr>
                </w:div>
                <w:div w:id="2038697376">
                  <w:marLeft w:val="0"/>
                  <w:marRight w:val="0"/>
                  <w:marTop w:val="0"/>
                  <w:marBottom w:val="0"/>
                  <w:divBdr>
                    <w:top w:val="none" w:sz="0" w:space="0" w:color="auto"/>
                    <w:left w:val="none" w:sz="0" w:space="0" w:color="auto"/>
                    <w:bottom w:val="none" w:sz="0" w:space="0" w:color="auto"/>
                    <w:right w:val="none" w:sz="0" w:space="0" w:color="auto"/>
                  </w:divBdr>
                </w:div>
                <w:div w:id="2038968032">
                  <w:marLeft w:val="0"/>
                  <w:marRight w:val="0"/>
                  <w:marTop w:val="0"/>
                  <w:marBottom w:val="0"/>
                  <w:divBdr>
                    <w:top w:val="none" w:sz="0" w:space="0" w:color="auto"/>
                    <w:left w:val="none" w:sz="0" w:space="0" w:color="auto"/>
                    <w:bottom w:val="none" w:sz="0" w:space="0" w:color="auto"/>
                    <w:right w:val="none" w:sz="0" w:space="0" w:color="auto"/>
                  </w:divBdr>
                </w:div>
                <w:div w:id="2039885790">
                  <w:marLeft w:val="0"/>
                  <w:marRight w:val="0"/>
                  <w:marTop w:val="0"/>
                  <w:marBottom w:val="0"/>
                  <w:divBdr>
                    <w:top w:val="none" w:sz="0" w:space="0" w:color="auto"/>
                    <w:left w:val="none" w:sz="0" w:space="0" w:color="auto"/>
                    <w:bottom w:val="none" w:sz="0" w:space="0" w:color="auto"/>
                    <w:right w:val="none" w:sz="0" w:space="0" w:color="auto"/>
                  </w:divBdr>
                </w:div>
                <w:div w:id="2040162372">
                  <w:marLeft w:val="0"/>
                  <w:marRight w:val="0"/>
                  <w:marTop w:val="0"/>
                  <w:marBottom w:val="0"/>
                  <w:divBdr>
                    <w:top w:val="none" w:sz="0" w:space="0" w:color="auto"/>
                    <w:left w:val="none" w:sz="0" w:space="0" w:color="auto"/>
                    <w:bottom w:val="none" w:sz="0" w:space="0" w:color="auto"/>
                    <w:right w:val="none" w:sz="0" w:space="0" w:color="auto"/>
                  </w:divBdr>
                </w:div>
                <w:div w:id="2040272671">
                  <w:marLeft w:val="0"/>
                  <w:marRight w:val="0"/>
                  <w:marTop w:val="0"/>
                  <w:marBottom w:val="0"/>
                  <w:divBdr>
                    <w:top w:val="none" w:sz="0" w:space="0" w:color="auto"/>
                    <w:left w:val="none" w:sz="0" w:space="0" w:color="auto"/>
                    <w:bottom w:val="none" w:sz="0" w:space="0" w:color="auto"/>
                    <w:right w:val="none" w:sz="0" w:space="0" w:color="auto"/>
                  </w:divBdr>
                </w:div>
                <w:div w:id="2040425653">
                  <w:marLeft w:val="0"/>
                  <w:marRight w:val="0"/>
                  <w:marTop w:val="0"/>
                  <w:marBottom w:val="0"/>
                  <w:divBdr>
                    <w:top w:val="none" w:sz="0" w:space="0" w:color="auto"/>
                    <w:left w:val="none" w:sz="0" w:space="0" w:color="auto"/>
                    <w:bottom w:val="none" w:sz="0" w:space="0" w:color="auto"/>
                    <w:right w:val="none" w:sz="0" w:space="0" w:color="auto"/>
                  </w:divBdr>
                </w:div>
                <w:div w:id="2041205686">
                  <w:marLeft w:val="0"/>
                  <w:marRight w:val="0"/>
                  <w:marTop w:val="0"/>
                  <w:marBottom w:val="0"/>
                  <w:divBdr>
                    <w:top w:val="none" w:sz="0" w:space="0" w:color="auto"/>
                    <w:left w:val="none" w:sz="0" w:space="0" w:color="auto"/>
                    <w:bottom w:val="none" w:sz="0" w:space="0" w:color="auto"/>
                    <w:right w:val="none" w:sz="0" w:space="0" w:color="auto"/>
                  </w:divBdr>
                </w:div>
                <w:div w:id="2041970741">
                  <w:marLeft w:val="0"/>
                  <w:marRight w:val="0"/>
                  <w:marTop w:val="0"/>
                  <w:marBottom w:val="0"/>
                  <w:divBdr>
                    <w:top w:val="none" w:sz="0" w:space="0" w:color="auto"/>
                    <w:left w:val="none" w:sz="0" w:space="0" w:color="auto"/>
                    <w:bottom w:val="none" w:sz="0" w:space="0" w:color="auto"/>
                    <w:right w:val="none" w:sz="0" w:space="0" w:color="auto"/>
                  </w:divBdr>
                </w:div>
                <w:div w:id="2043824800">
                  <w:marLeft w:val="0"/>
                  <w:marRight w:val="0"/>
                  <w:marTop w:val="0"/>
                  <w:marBottom w:val="0"/>
                  <w:divBdr>
                    <w:top w:val="none" w:sz="0" w:space="0" w:color="auto"/>
                    <w:left w:val="none" w:sz="0" w:space="0" w:color="auto"/>
                    <w:bottom w:val="none" w:sz="0" w:space="0" w:color="auto"/>
                    <w:right w:val="none" w:sz="0" w:space="0" w:color="auto"/>
                  </w:divBdr>
                </w:div>
                <w:div w:id="2046441617">
                  <w:marLeft w:val="0"/>
                  <w:marRight w:val="0"/>
                  <w:marTop w:val="0"/>
                  <w:marBottom w:val="0"/>
                  <w:divBdr>
                    <w:top w:val="none" w:sz="0" w:space="0" w:color="auto"/>
                    <w:left w:val="none" w:sz="0" w:space="0" w:color="auto"/>
                    <w:bottom w:val="none" w:sz="0" w:space="0" w:color="auto"/>
                    <w:right w:val="none" w:sz="0" w:space="0" w:color="auto"/>
                  </w:divBdr>
                </w:div>
                <w:div w:id="2046978922">
                  <w:marLeft w:val="0"/>
                  <w:marRight w:val="0"/>
                  <w:marTop w:val="0"/>
                  <w:marBottom w:val="0"/>
                  <w:divBdr>
                    <w:top w:val="none" w:sz="0" w:space="0" w:color="auto"/>
                    <w:left w:val="none" w:sz="0" w:space="0" w:color="auto"/>
                    <w:bottom w:val="none" w:sz="0" w:space="0" w:color="auto"/>
                    <w:right w:val="none" w:sz="0" w:space="0" w:color="auto"/>
                  </w:divBdr>
                </w:div>
                <w:div w:id="2049647705">
                  <w:marLeft w:val="0"/>
                  <w:marRight w:val="0"/>
                  <w:marTop w:val="0"/>
                  <w:marBottom w:val="0"/>
                  <w:divBdr>
                    <w:top w:val="none" w:sz="0" w:space="0" w:color="auto"/>
                    <w:left w:val="none" w:sz="0" w:space="0" w:color="auto"/>
                    <w:bottom w:val="none" w:sz="0" w:space="0" w:color="auto"/>
                    <w:right w:val="none" w:sz="0" w:space="0" w:color="auto"/>
                  </w:divBdr>
                </w:div>
                <w:div w:id="2051374655">
                  <w:marLeft w:val="0"/>
                  <w:marRight w:val="0"/>
                  <w:marTop w:val="0"/>
                  <w:marBottom w:val="0"/>
                  <w:divBdr>
                    <w:top w:val="none" w:sz="0" w:space="0" w:color="auto"/>
                    <w:left w:val="none" w:sz="0" w:space="0" w:color="auto"/>
                    <w:bottom w:val="none" w:sz="0" w:space="0" w:color="auto"/>
                    <w:right w:val="none" w:sz="0" w:space="0" w:color="auto"/>
                  </w:divBdr>
                </w:div>
                <w:div w:id="2051490002">
                  <w:marLeft w:val="0"/>
                  <w:marRight w:val="0"/>
                  <w:marTop w:val="0"/>
                  <w:marBottom w:val="0"/>
                  <w:divBdr>
                    <w:top w:val="none" w:sz="0" w:space="0" w:color="auto"/>
                    <w:left w:val="none" w:sz="0" w:space="0" w:color="auto"/>
                    <w:bottom w:val="none" w:sz="0" w:space="0" w:color="auto"/>
                    <w:right w:val="none" w:sz="0" w:space="0" w:color="auto"/>
                  </w:divBdr>
                </w:div>
                <w:div w:id="2055886802">
                  <w:marLeft w:val="0"/>
                  <w:marRight w:val="0"/>
                  <w:marTop w:val="0"/>
                  <w:marBottom w:val="0"/>
                  <w:divBdr>
                    <w:top w:val="none" w:sz="0" w:space="0" w:color="auto"/>
                    <w:left w:val="none" w:sz="0" w:space="0" w:color="auto"/>
                    <w:bottom w:val="none" w:sz="0" w:space="0" w:color="auto"/>
                    <w:right w:val="none" w:sz="0" w:space="0" w:color="auto"/>
                  </w:divBdr>
                </w:div>
                <w:div w:id="2056733263">
                  <w:marLeft w:val="0"/>
                  <w:marRight w:val="0"/>
                  <w:marTop w:val="0"/>
                  <w:marBottom w:val="0"/>
                  <w:divBdr>
                    <w:top w:val="none" w:sz="0" w:space="0" w:color="auto"/>
                    <w:left w:val="none" w:sz="0" w:space="0" w:color="auto"/>
                    <w:bottom w:val="none" w:sz="0" w:space="0" w:color="auto"/>
                    <w:right w:val="none" w:sz="0" w:space="0" w:color="auto"/>
                  </w:divBdr>
                </w:div>
                <w:div w:id="2060979313">
                  <w:marLeft w:val="0"/>
                  <w:marRight w:val="0"/>
                  <w:marTop w:val="0"/>
                  <w:marBottom w:val="0"/>
                  <w:divBdr>
                    <w:top w:val="none" w:sz="0" w:space="0" w:color="auto"/>
                    <w:left w:val="none" w:sz="0" w:space="0" w:color="auto"/>
                    <w:bottom w:val="none" w:sz="0" w:space="0" w:color="auto"/>
                    <w:right w:val="none" w:sz="0" w:space="0" w:color="auto"/>
                  </w:divBdr>
                </w:div>
                <w:div w:id="2062483811">
                  <w:marLeft w:val="0"/>
                  <w:marRight w:val="0"/>
                  <w:marTop w:val="0"/>
                  <w:marBottom w:val="0"/>
                  <w:divBdr>
                    <w:top w:val="none" w:sz="0" w:space="0" w:color="auto"/>
                    <w:left w:val="none" w:sz="0" w:space="0" w:color="auto"/>
                    <w:bottom w:val="none" w:sz="0" w:space="0" w:color="auto"/>
                    <w:right w:val="none" w:sz="0" w:space="0" w:color="auto"/>
                  </w:divBdr>
                </w:div>
                <w:div w:id="2062515643">
                  <w:marLeft w:val="0"/>
                  <w:marRight w:val="0"/>
                  <w:marTop w:val="0"/>
                  <w:marBottom w:val="0"/>
                  <w:divBdr>
                    <w:top w:val="none" w:sz="0" w:space="0" w:color="auto"/>
                    <w:left w:val="none" w:sz="0" w:space="0" w:color="auto"/>
                    <w:bottom w:val="none" w:sz="0" w:space="0" w:color="auto"/>
                    <w:right w:val="none" w:sz="0" w:space="0" w:color="auto"/>
                  </w:divBdr>
                </w:div>
                <w:div w:id="2066945859">
                  <w:marLeft w:val="0"/>
                  <w:marRight w:val="0"/>
                  <w:marTop w:val="0"/>
                  <w:marBottom w:val="0"/>
                  <w:divBdr>
                    <w:top w:val="none" w:sz="0" w:space="0" w:color="auto"/>
                    <w:left w:val="none" w:sz="0" w:space="0" w:color="auto"/>
                    <w:bottom w:val="none" w:sz="0" w:space="0" w:color="auto"/>
                    <w:right w:val="none" w:sz="0" w:space="0" w:color="auto"/>
                  </w:divBdr>
                </w:div>
                <w:div w:id="2067993622">
                  <w:marLeft w:val="0"/>
                  <w:marRight w:val="0"/>
                  <w:marTop w:val="0"/>
                  <w:marBottom w:val="0"/>
                  <w:divBdr>
                    <w:top w:val="none" w:sz="0" w:space="0" w:color="auto"/>
                    <w:left w:val="none" w:sz="0" w:space="0" w:color="auto"/>
                    <w:bottom w:val="none" w:sz="0" w:space="0" w:color="auto"/>
                    <w:right w:val="none" w:sz="0" w:space="0" w:color="auto"/>
                  </w:divBdr>
                </w:div>
                <w:div w:id="2068066867">
                  <w:marLeft w:val="0"/>
                  <w:marRight w:val="0"/>
                  <w:marTop w:val="0"/>
                  <w:marBottom w:val="0"/>
                  <w:divBdr>
                    <w:top w:val="none" w:sz="0" w:space="0" w:color="auto"/>
                    <w:left w:val="none" w:sz="0" w:space="0" w:color="auto"/>
                    <w:bottom w:val="none" w:sz="0" w:space="0" w:color="auto"/>
                    <w:right w:val="none" w:sz="0" w:space="0" w:color="auto"/>
                  </w:divBdr>
                </w:div>
                <w:div w:id="2068334717">
                  <w:marLeft w:val="0"/>
                  <w:marRight w:val="0"/>
                  <w:marTop w:val="0"/>
                  <w:marBottom w:val="0"/>
                  <w:divBdr>
                    <w:top w:val="none" w:sz="0" w:space="0" w:color="auto"/>
                    <w:left w:val="none" w:sz="0" w:space="0" w:color="auto"/>
                    <w:bottom w:val="none" w:sz="0" w:space="0" w:color="auto"/>
                    <w:right w:val="none" w:sz="0" w:space="0" w:color="auto"/>
                  </w:divBdr>
                </w:div>
                <w:div w:id="2068336550">
                  <w:marLeft w:val="0"/>
                  <w:marRight w:val="0"/>
                  <w:marTop w:val="0"/>
                  <w:marBottom w:val="0"/>
                  <w:divBdr>
                    <w:top w:val="none" w:sz="0" w:space="0" w:color="auto"/>
                    <w:left w:val="none" w:sz="0" w:space="0" w:color="auto"/>
                    <w:bottom w:val="none" w:sz="0" w:space="0" w:color="auto"/>
                    <w:right w:val="none" w:sz="0" w:space="0" w:color="auto"/>
                  </w:divBdr>
                </w:div>
                <w:div w:id="2068651237">
                  <w:marLeft w:val="0"/>
                  <w:marRight w:val="0"/>
                  <w:marTop w:val="0"/>
                  <w:marBottom w:val="0"/>
                  <w:divBdr>
                    <w:top w:val="none" w:sz="0" w:space="0" w:color="auto"/>
                    <w:left w:val="none" w:sz="0" w:space="0" w:color="auto"/>
                    <w:bottom w:val="none" w:sz="0" w:space="0" w:color="auto"/>
                    <w:right w:val="none" w:sz="0" w:space="0" w:color="auto"/>
                  </w:divBdr>
                </w:div>
                <w:div w:id="2070416235">
                  <w:marLeft w:val="0"/>
                  <w:marRight w:val="0"/>
                  <w:marTop w:val="0"/>
                  <w:marBottom w:val="0"/>
                  <w:divBdr>
                    <w:top w:val="none" w:sz="0" w:space="0" w:color="auto"/>
                    <w:left w:val="none" w:sz="0" w:space="0" w:color="auto"/>
                    <w:bottom w:val="none" w:sz="0" w:space="0" w:color="auto"/>
                    <w:right w:val="none" w:sz="0" w:space="0" w:color="auto"/>
                  </w:divBdr>
                </w:div>
                <w:div w:id="2070689004">
                  <w:marLeft w:val="0"/>
                  <w:marRight w:val="0"/>
                  <w:marTop w:val="0"/>
                  <w:marBottom w:val="0"/>
                  <w:divBdr>
                    <w:top w:val="none" w:sz="0" w:space="0" w:color="auto"/>
                    <w:left w:val="none" w:sz="0" w:space="0" w:color="auto"/>
                    <w:bottom w:val="none" w:sz="0" w:space="0" w:color="auto"/>
                    <w:right w:val="none" w:sz="0" w:space="0" w:color="auto"/>
                  </w:divBdr>
                </w:div>
                <w:div w:id="2070765598">
                  <w:marLeft w:val="0"/>
                  <w:marRight w:val="0"/>
                  <w:marTop w:val="0"/>
                  <w:marBottom w:val="0"/>
                  <w:divBdr>
                    <w:top w:val="none" w:sz="0" w:space="0" w:color="auto"/>
                    <w:left w:val="none" w:sz="0" w:space="0" w:color="auto"/>
                    <w:bottom w:val="none" w:sz="0" w:space="0" w:color="auto"/>
                    <w:right w:val="none" w:sz="0" w:space="0" w:color="auto"/>
                  </w:divBdr>
                </w:div>
                <w:div w:id="2071226221">
                  <w:marLeft w:val="0"/>
                  <w:marRight w:val="0"/>
                  <w:marTop w:val="0"/>
                  <w:marBottom w:val="0"/>
                  <w:divBdr>
                    <w:top w:val="none" w:sz="0" w:space="0" w:color="auto"/>
                    <w:left w:val="none" w:sz="0" w:space="0" w:color="auto"/>
                    <w:bottom w:val="none" w:sz="0" w:space="0" w:color="auto"/>
                    <w:right w:val="none" w:sz="0" w:space="0" w:color="auto"/>
                  </w:divBdr>
                </w:div>
                <w:div w:id="2072457623">
                  <w:marLeft w:val="0"/>
                  <w:marRight w:val="0"/>
                  <w:marTop w:val="0"/>
                  <w:marBottom w:val="0"/>
                  <w:divBdr>
                    <w:top w:val="none" w:sz="0" w:space="0" w:color="auto"/>
                    <w:left w:val="none" w:sz="0" w:space="0" w:color="auto"/>
                    <w:bottom w:val="none" w:sz="0" w:space="0" w:color="auto"/>
                    <w:right w:val="none" w:sz="0" w:space="0" w:color="auto"/>
                  </w:divBdr>
                </w:div>
                <w:div w:id="2075228013">
                  <w:marLeft w:val="0"/>
                  <w:marRight w:val="0"/>
                  <w:marTop w:val="0"/>
                  <w:marBottom w:val="0"/>
                  <w:divBdr>
                    <w:top w:val="none" w:sz="0" w:space="0" w:color="auto"/>
                    <w:left w:val="none" w:sz="0" w:space="0" w:color="auto"/>
                    <w:bottom w:val="none" w:sz="0" w:space="0" w:color="auto"/>
                    <w:right w:val="none" w:sz="0" w:space="0" w:color="auto"/>
                  </w:divBdr>
                </w:div>
                <w:div w:id="2076199704">
                  <w:marLeft w:val="0"/>
                  <w:marRight w:val="0"/>
                  <w:marTop w:val="0"/>
                  <w:marBottom w:val="0"/>
                  <w:divBdr>
                    <w:top w:val="none" w:sz="0" w:space="0" w:color="auto"/>
                    <w:left w:val="none" w:sz="0" w:space="0" w:color="auto"/>
                    <w:bottom w:val="none" w:sz="0" w:space="0" w:color="auto"/>
                    <w:right w:val="none" w:sz="0" w:space="0" w:color="auto"/>
                  </w:divBdr>
                </w:div>
                <w:div w:id="2076929367">
                  <w:marLeft w:val="0"/>
                  <w:marRight w:val="0"/>
                  <w:marTop w:val="0"/>
                  <w:marBottom w:val="0"/>
                  <w:divBdr>
                    <w:top w:val="none" w:sz="0" w:space="0" w:color="auto"/>
                    <w:left w:val="none" w:sz="0" w:space="0" w:color="auto"/>
                    <w:bottom w:val="none" w:sz="0" w:space="0" w:color="auto"/>
                    <w:right w:val="none" w:sz="0" w:space="0" w:color="auto"/>
                  </w:divBdr>
                </w:div>
                <w:div w:id="2077818963">
                  <w:marLeft w:val="0"/>
                  <w:marRight w:val="0"/>
                  <w:marTop w:val="0"/>
                  <w:marBottom w:val="0"/>
                  <w:divBdr>
                    <w:top w:val="none" w:sz="0" w:space="0" w:color="auto"/>
                    <w:left w:val="none" w:sz="0" w:space="0" w:color="auto"/>
                    <w:bottom w:val="none" w:sz="0" w:space="0" w:color="auto"/>
                    <w:right w:val="none" w:sz="0" w:space="0" w:color="auto"/>
                  </w:divBdr>
                </w:div>
                <w:div w:id="2077819852">
                  <w:marLeft w:val="0"/>
                  <w:marRight w:val="0"/>
                  <w:marTop w:val="0"/>
                  <w:marBottom w:val="0"/>
                  <w:divBdr>
                    <w:top w:val="none" w:sz="0" w:space="0" w:color="auto"/>
                    <w:left w:val="none" w:sz="0" w:space="0" w:color="auto"/>
                    <w:bottom w:val="none" w:sz="0" w:space="0" w:color="auto"/>
                    <w:right w:val="none" w:sz="0" w:space="0" w:color="auto"/>
                  </w:divBdr>
                </w:div>
                <w:div w:id="2079862571">
                  <w:marLeft w:val="0"/>
                  <w:marRight w:val="0"/>
                  <w:marTop w:val="0"/>
                  <w:marBottom w:val="0"/>
                  <w:divBdr>
                    <w:top w:val="none" w:sz="0" w:space="0" w:color="auto"/>
                    <w:left w:val="none" w:sz="0" w:space="0" w:color="auto"/>
                    <w:bottom w:val="none" w:sz="0" w:space="0" w:color="auto"/>
                    <w:right w:val="none" w:sz="0" w:space="0" w:color="auto"/>
                  </w:divBdr>
                </w:div>
                <w:div w:id="2080058954">
                  <w:marLeft w:val="0"/>
                  <w:marRight w:val="0"/>
                  <w:marTop w:val="0"/>
                  <w:marBottom w:val="0"/>
                  <w:divBdr>
                    <w:top w:val="none" w:sz="0" w:space="0" w:color="auto"/>
                    <w:left w:val="none" w:sz="0" w:space="0" w:color="auto"/>
                    <w:bottom w:val="none" w:sz="0" w:space="0" w:color="auto"/>
                    <w:right w:val="none" w:sz="0" w:space="0" w:color="auto"/>
                  </w:divBdr>
                </w:div>
                <w:div w:id="2080129481">
                  <w:marLeft w:val="0"/>
                  <w:marRight w:val="0"/>
                  <w:marTop w:val="0"/>
                  <w:marBottom w:val="0"/>
                  <w:divBdr>
                    <w:top w:val="none" w:sz="0" w:space="0" w:color="auto"/>
                    <w:left w:val="none" w:sz="0" w:space="0" w:color="auto"/>
                    <w:bottom w:val="none" w:sz="0" w:space="0" w:color="auto"/>
                    <w:right w:val="none" w:sz="0" w:space="0" w:color="auto"/>
                  </w:divBdr>
                </w:div>
                <w:div w:id="2082212428">
                  <w:marLeft w:val="0"/>
                  <w:marRight w:val="0"/>
                  <w:marTop w:val="0"/>
                  <w:marBottom w:val="0"/>
                  <w:divBdr>
                    <w:top w:val="none" w:sz="0" w:space="0" w:color="auto"/>
                    <w:left w:val="none" w:sz="0" w:space="0" w:color="auto"/>
                    <w:bottom w:val="none" w:sz="0" w:space="0" w:color="auto"/>
                    <w:right w:val="none" w:sz="0" w:space="0" w:color="auto"/>
                  </w:divBdr>
                </w:div>
                <w:div w:id="2082293830">
                  <w:marLeft w:val="0"/>
                  <w:marRight w:val="0"/>
                  <w:marTop w:val="0"/>
                  <w:marBottom w:val="0"/>
                  <w:divBdr>
                    <w:top w:val="none" w:sz="0" w:space="0" w:color="auto"/>
                    <w:left w:val="none" w:sz="0" w:space="0" w:color="auto"/>
                    <w:bottom w:val="none" w:sz="0" w:space="0" w:color="auto"/>
                    <w:right w:val="none" w:sz="0" w:space="0" w:color="auto"/>
                  </w:divBdr>
                </w:div>
                <w:div w:id="2085179264">
                  <w:marLeft w:val="0"/>
                  <w:marRight w:val="0"/>
                  <w:marTop w:val="0"/>
                  <w:marBottom w:val="0"/>
                  <w:divBdr>
                    <w:top w:val="none" w:sz="0" w:space="0" w:color="auto"/>
                    <w:left w:val="none" w:sz="0" w:space="0" w:color="auto"/>
                    <w:bottom w:val="none" w:sz="0" w:space="0" w:color="auto"/>
                    <w:right w:val="none" w:sz="0" w:space="0" w:color="auto"/>
                  </w:divBdr>
                </w:div>
                <w:div w:id="2085835346">
                  <w:marLeft w:val="0"/>
                  <w:marRight w:val="0"/>
                  <w:marTop w:val="0"/>
                  <w:marBottom w:val="0"/>
                  <w:divBdr>
                    <w:top w:val="none" w:sz="0" w:space="0" w:color="auto"/>
                    <w:left w:val="none" w:sz="0" w:space="0" w:color="auto"/>
                    <w:bottom w:val="none" w:sz="0" w:space="0" w:color="auto"/>
                    <w:right w:val="none" w:sz="0" w:space="0" w:color="auto"/>
                  </w:divBdr>
                </w:div>
                <w:div w:id="2086681073">
                  <w:marLeft w:val="0"/>
                  <w:marRight w:val="0"/>
                  <w:marTop w:val="0"/>
                  <w:marBottom w:val="0"/>
                  <w:divBdr>
                    <w:top w:val="none" w:sz="0" w:space="0" w:color="auto"/>
                    <w:left w:val="none" w:sz="0" w:space="0" w:color="auto"/>
                    <w:bottom w:val="none" w:sz="0" w:space="0" w:color="auto"/>
                    <w:right w:val="none" w:sz="0" w:space="0" w:color="auto"/>
                  </w:divBdr>
                </w:div>
                <w:div w:id="2088963908">
                  <w:marLeft w:val="0"/>
                  <w:marRight w:val="0"/>
                  <w:marTop w:val="0"/>
                  <w:marBottom w:val="0"/>
                  <w:divBdr>
                    <w:top w:val="none" w:sz="0" w:space="0" w:color="auto"/>
                    <w:left w:val="none" w:sz="0" w:space="0" w:color="auto"/>
                    <w:bottom w:val="none" w:sz="0" w:space="0" w:color="auto"/>
                    <w:right w:val="none" w:sz="0" w:space="0" w:color="auto"/>
                  </w:divBdr>
                </w:div>
                <w:div w:id="2089616724">
                  <w:marLeft w:val="0"/>
                  <w:marRight w:val="0"/>
                  <w:marTop w:val="0"/>
                  <w:marBottom w:val="0"/>
                  <w:divBdr>
                    <w:top w:val="none" w:sz="0" w:space="0" w:color="auto"/>
                    <w:left w:val="none" w:sz="0" w:space="0" w:color="auto"/>
                    <w:bottom w:val="none" w:sz="0" w:space="0" w:color="auto"/>
                    <w:right w:val="none" w:sz="0" w:space="0" w:color="auto"/>
                  </w:divBdr>
                </w:div>
                <w:div w:id="2090610019">
                  <w:marLeft w:val="0"/>
                  <w:marRight w:val="0"/>
                  <w:marTop w:val="0"/>
                  <w:marBottom w:val="0"/>
                  <w:divBdr>
                    <w:top w:val="none" w:sz="0" w:space="0" w:color="auto"/>
                    <w:left w:val="none" w:sz="0" w:space="0" w:color="auto"/>
                    <w:bottom w:val="none" w:sz="0" w:space="0" w:color="auto"/>
                    <w:right w:val="none" w:sz="0" w:space="0" w:color="auto"/>
                  </w:divBdr>
                </w:div>
                <w:div w:id="2091149526">
                  <w:marLeft w:val="0"/>
                  <w:marRight w:val="0"/>
                  <w:marTop w:val="0"/>
                  <w:marBottom w:val="0"/>
                  <w:divBdr>
                    <w:top w:val="none" w:sz="0" w:space="0" w:color="auto"/>
                    <w:left w:val="none" w:sz="0" w:space="0" w:color="auto"/>
                    <w:bottom w:val="none" w:sz="0" w:space="0" w:color="auto"/>
                    <w:right w:val="none" w:sz="0" w:space="0" w:color="auto"/>
                  </w:divBdr>
                </w:div>
                <w:div w:id="2091543424">
                  <w:marLeft w:val="0"/>
                  <w:marRight w:val="0"/>
                  <w:marTop w:val="0"/>
                  <w:marBottom w:val="0"/>
                  <w:divBdr>
                    <w:top w:val="none" w:sz="0" w:space="0" w:color="auto"/>
                    <w:left w:val="none" w:sz="0" w:space="0" w:color="auto"/>
                    <w:bottom w:val="none" w:sz="0" w:space="0" w:color="auto"/>
                    <w:right w:val="none" w:sz="0" w:space="0" w:color="auto"/>
                  </w:divBdr>
                </w:div>
                <w:div w:id="2091734725">
                  <w:marLeft w:val="0"/>
                  <w:marRight w:val="0"/>
                  <w:marTop w:val="0"/>
                  <w:marBottom w:val="0"/>
                  <w:divBdr>
                    <w:top w:val="none" w:sz="0" w:space="0" w:color="auto"/>
                    <w:left w:val="none" w:sz="0" w:space="0" w:color="auto"/>
                    <w:bottom w:val="none" w:sz="0" w:space="0" w:color="auto"/>
                    <w:right w:val="none" w:sz="0" w:space="0" w:color="auto"/>
                  </w:divBdr>
                </w:div>
                <w:div w:id="2092507368">
                  <w:marLeft w:val="0"/>
                  <w:marRight w:val="0"/>
                  <w:marTop w:val="0"/>
                  <w:marBottom w:val="0"/>
                  <w:divBdr>
                    <w:top w:val="none" w:sz="0" w:space="0" w:color="auto"/>
                    <w:left w:val="none" w:sz="0" w:space="0" w:color="auto"/>
                    <w:bottom w:val="none" w:sz="0" w:space="0" w:color="auto"/>
                    <w:right w:val="none" w:sz="0" w:space="0" w:color="auto"/>
                  </w:divBdr>
                </w:div>
                <w:div w:id="2093886494">
                  <w:marLeft w:val="0"/>
                  <w:marRight w:val="0"/>
                  <w:marTop w:val="0"/>
                  <w:marBottom w:val="0"/>
                  <w:divBdr>
                    <w:top w:val="none" w:sz="0" w:space="0" w:color="auto"/>
                    <w:left w:val="none" w:sz="0" w:space="0" w:color="auto"/>
                    <w:bottom w:val="none" w:sz="0" w:space="0" w:color="auto"/>
                    <w:right w:val="none" w:sz="0" w:space="0" w:color="auto"/>
                  </w:divBdr>
                </w:div>
                <w:div w:id="2096827983">
                  <w:marLeft w:val="0"/>
                  <w:marRight w:val="0"/>
                  <w:marTop w:val="0"/>
                  <w:marBottom w:val="0"/>
                  <w:divBdr>
                    <w:top w:val="none" w:sz="0" w:space="0" w:color="auto"/>
                    <w:left w:val="none" w:sz="0" w:space="0" w:color="auto"/>
                    <w:bottom w:val="none" w:sz="0" w:space="0" w:color="auto"/>
                    <w:right w:val="none" w:sz="0" w:space="0" w:color="auto"/>
                  </w:divBdr>
                </w:div>
                <w:div w:id="2097512427">
                  <w:marLeft w:val="0"/>
                  <w:marRight w:val="0"/>
                  <w:marTop w:val="0"/>
                  <w:marBottom w:val="0"/>
                  <w:divBdr>
                    <w:top w:val="none" w:sz="0" w:space="0" w:color="auto"/>
                    <w:left w:val="none" w:sz="0" w:space="0" w:color="auto"/>
                    <w:bottom w:val="none" w:sz="0" w:space="0" w:color="auto"/>
                    <w:right w:val="none" w:sz="0" w:space="0" w:color="auto"/>
                  </w:divBdr>
                </w:div>
                <w:div w:id="2098289127">
                  <w:marLeft w:val="0"/>
                  <w:marRight w:val="0"/>
                  <w:marTop w:val="0"/>
                  <w:marBottom w:val="0"/>
                  <w:divBdr>
                    <w:top w:val="none" w:sz="0" w:space="0" w:color="auto"/>
                    <w:left w:val="none" w:sz="0" w:space="0" w:color="auto"/>
                    <w:bottom w:val="none" w:sz="0" w:space="0" w:color="auto"/>
                    <w:right w:val="none" w:sz="0" w:space="0" w:color="auto"/>
                  </w:divBdr>
                </w:div>
                <w:div w:id="2099910325">
                  <w:marLeft w:val="0"/>
                  <w:marRight w:val="0"/>
                  <w:marTop w:val="0"/>
                  <w:marBottom w:val="0"/>
                  <w:divBdr>
                    <w:top w:val="none" w:sz="0" w:space="0" w:color="auto"/>
                    <w:left w:val="none" w:sz="0" w:space="0" w:color="auto"/>
                    <w:bottom w:val="none" w:sz="0" w:space="0" w:color="auto"/>
                    <w:right w:val="none" w:sz="0" w:space="0" w:color="auto"/>
                  </w:divBdr>
                </w:div>
                <w:div w:id="2100129144">
                  <w:marLeft w:val="0"/>
                  <w:marRight w:val="0"/>
                  <w:marTop w:val="0"/>
                  <w:marBottom w:val="0"/>
                  <w:divBdr>
                    <w:top w:val="none" w:sz="0" w:space="0" w:color="auto"/>
                    <w:left w:val="none" w:sz="0" w:space="0" w:color="auto"/>
                    <w:bottom w:val="none" w:sz="0" w:space="0" w:color="auto"/>
                    <w:right w:val="none" w:sz="0" w:space="0" w:color="auto"/>
                  </w:divBdr>
                </w:div>
                <w:div w:id="2100637302">
                  <w:marLeft w:val="0"/>
                  <w:marRight w:val="0"/>
                  <w:marTop w:val="0"/>
                  <w:marBottom w:val="0"/>
                  <w:divBdr>
                    <w:top w:val="none" w:sz="0" w:space="0" w:color="auto"/>
                    <w:left w:val="none" w:sz="0" w:space="0" w:color="auto"/>
                    <w:bottom w:val="none" w:sz="0" w:space="0" w:color="auto"/>
                    <w:right w:val="none" w:sz="0" w:space="0" w:color="auto"/>
                  </w:divBdr>
                </w:div>
                <w:div w:id="2104300961">
                  <w:marLeft w:val="0"/>
                  <w:marRight w:val="0"/>
                  <w:marTop w:val="0"/>
                  <w:marBottom w:val="0"/>
                  <w:divBdr>
                    <w:top w:val="none" w:sz="0" w:space="0" w:color="auto"/>
                    <w:left w:val="none" w:sz="0" w:space="0" w:color="auto"/>
                    <w:bottom w:val="none" w:sz="0" w:space="0" w:color="auto"/>
                    <w:right w:val="none" w:sz="0" w:space="0" w:color="auto"/>
                  </w:divBdr>
                </w:div>
                <w:div w:id="2104915793">
                  <w:marLeft w:val="0"/>
                  <w:marRight w:val="0"/>
                  <w:marTop w:val="0"/>
                  <w:marBottom w:val="0"/>
                  <w:divBdr>
                    <w:top w:val="none" w:sz="0" w:space="0" w:color="auto"/>
                    <w:left w:val="none" w:sz="0" w:space="0" w:color="auto"/>
                    <w:bottom w:val="none" w:sz="0" w:space="0" w:color="auto"/>
                    <w:right w:val="none" w:sz="0" w:space="0" w:color="auto"/>
                  </w:divBdr>
                </w:div>
                <w:div w:id="2105221907">
                  <w:marLeft w:val="0"/>
                  <w:marRight w:val="0"/>
                  <w:marTop w:val="0"/>
                  <w:marBottom w:val="0"/>
                  <w:divBdr>
                    <w:top w:val="none" w:sz="0" w:space="0" w:color="auto"/>
                    <w:left w:val="none" w:sz="0" w:space="0" w:color="auto"/>
                    <w:bottom w:val="none" w:sz="0" w:space="0" w:color="auto"/>
                    <w:right w:val="none" w:sz="0" w:space="0" w:color="auto"/>
                  </w:divBdr>
                </w:div>
                <w:div w:id="2106000142">
                  <w:marLeft w:val="0"/>
                  <w:marRight w:val="0"/>
                  <w:marTop w:val="0"/>
                  <w:marBottom w:val="0"/>
                  <w:divBdr>
                    <w:top w:val="none" w:sz="0" w:space="0" w:color="auto"/>
                    <w:left w:val="none" w:sz="0" w:space="0" w:color="auto"/>
                    <w:bottom w:val="none" w:sz="0" w:space="0" w:color="auto"/>
                    <w:right w:val="none" w:sz="0" w:space="0" w:color="auto"/>
                  </w:divBdr>
                </w:div>
                <w:div w:id="2106490252">
                  <w:marLeft w:val="0"/>
                  <w:marRight w:val="0"/>
                  <w:marTop w:val="0"/>
                  <w:marBottom w:val="0"/>
                  <w:divBdr>
                    <w:top w:val="none" w:sz="0" w:space="0" w:color="auto"/>
                    <w:left w:val="none" w:sz="0" w:space="0" w:color="auto"/>
                    <w:bottom w:val="none" w:sz="0" w:space="0" w:color="auto"/>
                    <w:right w:val="none" w:sz="0" w:space="0" w:color="auto"/>
                  </w:divBdr>
                </w:div>
                <w:div w:id="2107116012">
                  <w:marLeft w:val="0"/>
                  <w:marRight w:val="0"/>
                  <w:marTop w:val="0"/>
                  <w:marBottom w:val="0"/>
                  <w:divBdr>
                    <w:top w:val="none" w:sz="0" w:space="0" w:color="auto"/>
                    <w:left w:val="none" w:sz="0" w:space="0" w:color="auto"/>
                    <w:bottom w:val="none" w:sz="0" w:space="0" w:color="auto"/>
                    <w:right w:val="none" w:sz="0" w:space="0" w:color="auto"/>
                  </w:divBdr>
                </w:div>
                <w:div w:id="2107461046">
                  <w:marLeft w:val="0"/>
                  <w:marRight w:val="0"/>
                  <w:marTop w:val="0"/>
                  <w:marBottom w:val="0"/>
                  <w:divBdr>
                    <w:top w:val="none" w:sz="0" w:space="0" w:color="auto"/>
                    <w:left w:val="none" w:sz="0" w:space="0" w:color="auto"/>
                    <w:bottom w:val="none" w:sz="0" w:space="0" w:color="auto"/>
                    <w:right w:val="none" w:sz="0" w:space="0" w:color="auto"/>
                  </w:divBdr>
                </w:div>
                <w:div w:id="2107654131">
                  <w:marLeft w:val="0"/>
                  <w:marRight w:val="0"/>
                  <w:marTop w:val="0"/>
                  <w:marBottom w:val="0"/>
                  <w:divBdr>
                    <w:top w:val="none" w:sz="0" w:space="0" w:color="auto"/>
                    <w:left w:val="none" w:sz="0" w:space="0" w:color="auto"/>
                    <w:bottom w:val="none" w:sz="0" w:space="0" w:color="auto"/>
                    <w:right w:val="none" w:sz="0" w:space="0" w:color="auto"/>
                  </w:divBdr>
                </w:div>
                <w:div w:id="2110543339">
                  <w:marLeft w:val="0"/>
                  <w:marRight w:val="0"/>
                  <w:marTop w:val="0"/>
                  <w:marBottom w:val="0"/>
                  <w:divBdr>
                    <w:top w:val="none" w:sz="0" w:space="0" w:color="auto"/>
                    <w:left w:val="none" w:sz="0" w:space="0" w:color="auto"/>
                    <w:bottom w:val="none" w:sz="0" w:space="0" w:color="auto"/>
                    <w:right w:val="none" w:sz="0" w:space="0" w:color="auto"/>
                  </w:divBdr>
                </w:div>
                <w:div w:id="2110588497">
                  <w:marLeft w:val="0"/>
                  <w:marRight w:val="0"/>
                  <w:marTop w:val="0"/>
                  <w:marBottom w:val="0"/>
                  <w:divBdr>
                    <w:top w:val="none" w:sz="0" w:space="0" w:color="auto"/>
                    <w:left w:val="none" w:sz="0" w:space="0" w:color="auto"/>
                    <w:bottom w:val="none" w:sz="0" w:space="0" w:color="auto"/>
                    <w:right w:val="none" w:sz="0" w:space="0" w:color="auto"/>
                  </w:divBdr>
                </w:div>
                <w:div w:id="2111386517">
                  <w:marLeft w:val="0"/>
                  <w:marRight w:val="0"/>
                  <w:marTop w:val="0"/>
                  <w:marBottom w:val="0"/>
                  <w:divBdr>
                    <w:top w:val="none" w:sz="0" w:space="0" w:color="auto"/>
                    <w:left w:val="none" w:sz="0" w:space="0" w:color="auto"/>
                    <w:bottom w:val="none" w:sz="0" w:space="0" w:color="auto"/>
                    <w:right w:val="none" w:sz="0" w:space="0" w:color="auto"/>
                  </w:divBdr>
                </w:div>
                <w:div w:id="2111469029">
                  <w:marLeft w:val="0"/>
                  <w:marRight w:val="0"/>
                  <w:marTop w:val="0"/>
                  <w:marBottom w:val="0"/>
                  <w:divBdr>
                    <w:top w:val="none" w:sz="0" w:space="0" w:color="auto"/>
                    <w:left w:val="none" w:sz="0" w:space="0" w:color="auto"/>
                    <w:bottom w:val="none" w:sz="0" w:space="0" w:color="auto"/>
                    <w:right w:val="none" w:sz="0" w:space="0" w:color="auto"/>
                  </w:divBdr>
                </w:div>
                <w:div w:id="2114549295">
                  <w:marLeft w:val="0"/>
                  <w:marRight w:val="0"/>
                  <w:marTop w:val="0"/>
                  <w:marBottom w:val="0"/>
                  <w:divBdr>
                    <w:top w:val="none" w:sz="0" w:space="0" w:color="auto"/>
                    <w:left w:val="none" w:sz="0" w:space="0" w:color="auto"/>
                    <w:bottom w:val="none" w:sz="0" w:space="0" w:color="auto"/>
                    <w:right w:val="none" w:sz="0" w:space="0" w:color="auto"/>
                  </w:divBdr>
                </w:div>
                <w:div w:id="2115055530">
                  <w:marLeft w:val="0"/>
                  <w:marRight w:val="0"/>
                  <w:marTop w:val="0"/>
                  <w:marBottom w:val="0"/>
                  <w:divBdr>
                    <w:top w:val="none" w:sz="0" w:space="0" w:color="auto"/>
                    <w:left w:val="none" w:sz="0" w:space="0" w:color="auto"/>
                    <w:bottom w:val="none" w:sz="0" w:space="0" w:color="auto"/>
                    <w:right w:val="none" w:sz="0" w:space="0" w:color="auto"/>
                  </w:divBdr>
                </w:div>
                <w:div w:id="2115979303">
                  <w:marLeft w:val="0"/>
                  <w:marRight w:val="0"/>
                  <w:marTop w:val="0"/>
                  <w:marBottom w:val="0"/>
                  <w:divBdr>
                    <w:top w:val="none" w:sz="0" w:space="0" w:color="auto"/>
                    <w:left w:val="none" w:sz="0" w:space="0" w:color="auto"/>
                    <w:bottom w:val="none" w:sz="0" w:space="0" w:color="auto"/>
                    <w:right w:val="none" w:sz="0" w:space="0" w:color="auto"/>
                  </w:divBdr>
                </w:div>
                <w:div w:id="2117095576">
                  <w:marLeft w:val="0"/>
                  <w:marRight w:val="0"/>
                  <w:marTop w:val="0"/>
                  <w:marBottom w:val="0"/>
                  <w:divBdr>
                    <w:top w:val="none" w:sz="0" w:space="0" w:color="auto"/>
                    <w:left w:val="none" w:sz="0" w:space="0" w:color="auto"/>
                    <w:bottom w:val="none" w:sz="0" w:space="0" w:color="auto"/>
                    <w:right w:val="none" w:sz="0" w:space="0" w:color="auto"/>
                  </w:divBdr>
                </w:div>
                <w:div w:id="2118254741">
                  <w:marLeft w:val="0"/>
                  <w:marRight w:val="0"/>
                  <w:marTop w:val="0"/>
                  <w:marBottom w:val="0"/>
                  <w:divBdr>
                    <w:top w:val="none" w:sz="0" w:space="0" w:color="auto"/>
                    <w:left w:val="none" w:sz="0" w:space="0" w:color="auto"/>
                    <w:bottom w:val="none" w:sz="0" w:space="0" w:color="auto"/>
                    <w:right w:val="none" w:sz="0" w:space="0" w:color="auto"/>
                  </w:divBdr>
                </w:div>
                <w:div w:id="2118866274">
                  <w:marLeft w:val="0"/>
                  <w:marRight w:val="0"/>
                  <w:marTop w:val="0"/>
                  <w:marBottom w:val="0"/>
                  <w:divBdr>
                    <w:top w:val="none" w:sz="0" w:space="0" w:color="auto"/>
                    <w:left w:val="none" w:sz="0" w:space="0" w:color="auto"/>
                    <w:bottom w:val="none" w:sz="0" w:space="0" w:color="auto"/>
                    <w:right w:val="none" w:sz="0" w:space="0" w:color="auto"/>
                  </w:divBdr>
                </w:div>
                <w:div w:id="2119642024">
                  <w:marLeft w:val="0"/>
                  <w:marRight w:val="0"/>
                  <w:marTop w:val="0"/>
                  <w:marBottom w:val="0"/>
                  <w:divBdr>
                    <w:top w:val="none" w:sz="0" w:space="0" w:color="auto"/>
                    <w:left w:val="none" w:sz="0" w:space="0" w:color="auto"/>
                    <w:bottom w:val="none" w:sz="0" w:space="0" w:color="auto"/>
                    <w:right w:val="none" w:sz="0" w:space="0" w:color="auto"/>
                  </w:divBdr>
                </w:div>
                <w:div w:id="2122645878">
                  <w:marLeft w:val="0"/>
                  <w:marRight w:val="0"/>
                  <w:marTop w:val="0"/>
                  <w:marBottom w:val="0"/>
                  <w:divBdr>
                    <w:top w:val="none" w:sz="0" w:space="0" w:color="auto"/>
                    <w:left w:val="none" w:sz="0" w:space="0" w:color="auto"/>
                    <w:bottom w:val="none" w:sz="0" w:space="0" w:color="auto"/>
                    <w:right w:val="none" w:sz="0" w:space="0" w:color="auto"/>
                  </w:divBdr>
                </w:div>
                <w:div w:id="2123189137">
                  <w:marLeft w:val="0"/>
                  <w:marRight w:val="0"/>
                  <w:marTop w:val="0"/>
                  <w:marBottom w:val="0"/>
                  <w:divBdr>
                    <w:top w:val="none" w:sz="0" w:space="0" w:color="auto"/>
                    <w:left w:val="none" w:sz="0" w:space="0" w:color="auto"/>
                    <w:bottom w:val="none" w:sz="0" w:space="0" w:color="auto"/>
                    <w:right w:val="none" w:sz="0" w:space="0" w:color="auto"/>
                  </w:divBdr>
                </w:div>
                <w:div w:id="2124491502">
                  <w:marLeft w:val="0"/>
                  <w:marRight w:val="0"/>
                  <w:marTop w:val="0"/>
                  <w:marBottom w:val="0"/>
                  <w:divBdr>
                    <w:top w:val="none" w:sz="0" w:space="0" w:color="auto"/>
                    <w:left w:val="none" w:sz="0" w:space="0" w:color="auto"/>
                    <w:bottom w:val="none" w:sz="0" w:space="0" w:color="auto"/>
                    <w:right w:val="none" w:sz="0" w:space="0" w:color="auto"/>
                  </w:divBdr>
                </w:div>
                <w:div w:id="2126801440">
                  <w:marLeft w:val="0"/>
                  <w:marRight w:val="0"/>
                  <w:marTop w:val="0"/>
                  <w:marBottom w:val="0"/>
                  <w:divBdr>
                    <w:top w:val="none" w:sz="0" w:space="0" w:color="auto"/>
                    <w:left w:val="none" w:sz="0" w:space="0" w:color="auto"/>
                    <w:bottom w:val="none" w:sz="0" w:space="0" w:color="auto"/>
                    <w:right w:val="none" w:sz="0" w:space="0" w:color="auto"/>
                  </w:divBdr>
                </w:div>
                <w:div w:id="2127460085">
                  <w:marLeft w:val="0"/>
                  <w:marRight w:val="0"/>
                  <w:marTop w:val="0"/>
                  <w:marBottom w:val="0"/>
                  <w:divBdr>
                    <w:top w:val="none" w:sz="0" w:space="0" w:color="auto"/>
                    <w:left w:val="none" w:sz="0" w:space="0" w:color="auto"/>
                    <w:bottom w:val="none" w:sz="0" w:space="0" w:color="auto"/>
                    <w:right w:val="none" w:sz="0" w:space="0" w:color="auto"/>
                  </w:divBdr>
                </w:div>
                <w:div w:id="2128501393">
                  <w:marLeft w:val="0"/>
                  <w:marRight w:val="0"/>
                  <w:marTop w:val="0"/>
                  <w:marBottom w:val="0"/>
                  <w:divBdr>
                    <w:top w:val="none" w:sz="0" w:space="0" w:color="auto"/>
                    <w:left w:val="none" w:sz="0" w:space="0" w:color="auto"/>
                    <w:bottom w:val="none" w:sz="0" w:space="0" w:color="auto"/>
                    <w:right w:val="none" w:sz="0" w:space="0" w:color="auto"/>
                  </w:divBdr>
                </w:div>
                <w:div w:id="2129273240">
                  <w:marLeft w:val="0"/>
                  <w:marRight w:val="0"/>
                  <w:marTop w:val="0"/>
                  <w:marBottom w:val="0"/>
                  <w:divBdr>
                    <w:top w:val="none" w:sz="0" w:space="0" w:color="auto"/>
                    <w:left w:val="none" w:sz="0" w:space="0" w:color="auto"/>
                    <w:bottom w:val="none" w:sz="0" w:space="0" w:color="auto"/>
                    <w:right w:val="none" w:sz="0" w:space="0" w:color="auto"/>
                  </w:divBdr>
                </w:div>
                <w:div w:id="2129808350">
                  <w:marLeft w:val="0"/>
                  <w:marRight w:val="0"/>
                  <w:marTop w:val="0"/>
                  <w:marBottom w:val="0"/>
                  <w:divBdr>
                    <w:top w:val="none" w:sz="0" w:space="0" w:color="auto"/>
                    <w:left w:val="none" w:sz="0" w:space="0" w:color="auto"/>
                    <w:bottom w:val="none" w:sz="0" w:space="0" w:color="auto"/>
                    <w:right w:val="none" w:sz="0" w:space="0" w:color="auto"/>
                  </w:divBdr>
                </w:div>
                <w:div w:id="2130203404">
                  <w:marLeft w:val="0"/>
                  <w:marRight w:val="0"/>
                  <w:marTop w:val="0"/>
                  <w:marBottom w:val="0"/>
                  <w:divBdr>
                    <w:top w:val="none" w:sz="0" w:space="0" w:color="auto"/>
                    <w:left w:val="none" w:sz="0" w:space="0" w:color="auto"/>
                    <w:bottom w:val="none" w:sz="0" w:space="0" w:color="auto"/>
                    <w:right w:val="none" w:sz="0" w:space="0" w:color="auto"/>
                  </w:divBdr>
                </w:div>
                <w:div w:id="2130969853">
                  <w:marLeft w:val="0"/>
                  <w:marRight w:val="0"/>
                  <w:marTop w:val="0"/>
                  <w:marBottom w:val="0"/>
                  <w:divBdr>
                    <w:top w:val="none" w:sz="0" w:space="0" w:color="auto"/>
                    <w:left w:val="none" w:sz="0" w:space="0" w:color="auto"/>
                    <w:bottom w:val="none" w:sz="0" w:space="0" w:color="auto"/>
                    <w:right w:val="none" w:sz="0" w:space="0" w:color="auto"/>
                  </w:divBdr>
                </w:div>
                <w:div w:id="2131777741">
                  <w:marLeft w:val="0"/>
                  <w:marRight w:val="0"/>
                  <w:marTop w:val="0"/>
                  <w:marBottom w:val="0"/>
                  <w:divBdr>
                    <w:top w:val="none" w:sz="0" w:space="0" w:color="auto"/>
                    <w:left w:val="none" w:sz="0" w:space="0" w:color="auto"/>
                    <w:bottom w:val="none" w:sz="0" w:space="0" w:color="auto"/>
                    <w:right w:val="none" w:sz="0" w:space="0" w:color="auto"/>
                  </w:divBdr>
                </w:div>
                <w:div w:id="2131973613">
                  <w:marLeft w:val="0"/>
                  <w:marRight w:val="0"/>
                  <w:marTop w:val="0"/>
                  <w:marBottom w:val="0"/>
                  <w:divBdr>
                    <w:top w:val="none" w:sz="0" w:space="0" w:color="auto"/>
                    <w:left w:val="none" w:sz="0" w:space="0" w:color="auto"/>
                    <w:bottom w:val="none" w:sz="0" w:space="0" w:color="auto"/>
                    <w:right w:val="none" w:sz="0" w:space="0" w:color="auto"/>
                  </w:divBdr>
                </w:div>
                <w:div w:id="2134253306">
                  <w:marLeft w:val="0"/>
                  <w:marRight w:val="0"/>
                  <w:marTop w:val="0"/>
                  <w:marBottom w:val="0"/>
                  <w:divBdr>
                    <w:top w:val="none" w:sz="0" w:space="0" w:color="auto"/>
                    <w:left w:val="none" w:sz="0" w:space="0" w:color="auto"/>
                    <w:bottom w:val="none" w:sz="0" w:space="0" w:color="auto"/>
                    <w:right w:val="none" w:sz="0" w:space="0" w:color="auto"/>
                  </w:divBdr>
                </w:div>
                <w:div w:id="2135178022">
                  <w:marLeft w:val="0"/>
                  <w:marRight w:val="0"/>
                  <w:marTop w:val="0"/>
                  <w:marBottom w:val="0"/>
                  <w:divBdr>
                    <w:top w:val="none" w:sz="0" w:space="0" w:color="auto"/>
                    <w:left w:val="none" w:sz="0" w:space="0" w:color="auto"/>
                    <w:bottom w:val="none" w:sz="0" w:space="0" w:color="auto"/>
                    <w:right w:val="none" w:sz="0" w:space="0" w:color="auto"/>
                  </w:divBdr>
                </w:div>
                <w:div w:id="2135899963">
                  <w:marLeft w:val="0"/>
                  <w:marRight w:val="0"/>
                  <w:marTop w:val="0"/>
                  <w:marBottom w:val="0"/>
                  <w:divBdr>
                    <w:top w:val="none" w:sz="0" w:space="0" w:color="auto"/>
                    <w:left w:val="none" w:sz="0" w:space="0" w:color="auto"/>
                    <w:bottom w:val="none" w:sz="0" w:space="0" w:color="auto"/>
                    <w:right w:val="none" w:sz="0" w:space="0" w:color="auto"/>
                  </w:divBdr>
                </w:div>
                <w:div w:id="2140416545">
                  <w:marLeft w:val="0"/>
                  <w:marRight w:val="0"/>
                  <w:marTop w:val="0"/>
                  <w:marBottom w:val="0"/>
                  <w:divBdr>
                    <w:top w:val="none" w:sz="0" w:space="0" w:color="auto"/>
                    <w:left w:val="none" w:sz="0" w:space="0" w:color="auto"/>
                    <w:bottom w:val="none" w:sz="0" w:space="0" w:color="auto"/>
                    <w:right w:val="none" w:sz="0" w:space="0" w:color="auto"/>
                  </w:divBdr>
                </w:div>
                <w:div w:id="2140950430">
                  <w:marLeft w:val="0"/>
                  <w:marRight w:val="0"/>
                  <w:marTop w:val="0"/>
                  <w:marBottom w:val="0"/>
                  <w:divBdr>
                    <w:top w:val="none" w:sz="0" w:space="0" w:color="auto"/>
                    <w:left w:val="none" w:sz="0" w:space="0" w:color="auto"/>
                    <w:bottom w:val="none" w:sz="0" w:space="0" w:color="auto"/>
                    <w:right w:val="none" w:sz="0" w:space="0" w:color="auto"/>
                  </w:divBdr>
                </w:div>
                <w:div w:id="2141875367">
                  <w:marLeft w:val="0"/>
                  <w:marRight w:val="0"/>
                  <w:marTop w:val="0"/>
                  <w:marBottom w:val="0"/>
                  <w:divBdr>
                    <w:top w:val="none" w:sz="0" w:space="0" w:color="auto"/>
                    <w:left w:val="none" w:sz="0" w:space="0" w:color="auto"/>
                    <w:bottom w:val="none" w:sz="0" w:space="0" w:color="auto"/>
                    <w:right w:val="none" w:sz="0" w:space="0" w:color="auto"/>
                  </w:divBdr>
                </w:div>
                <w:div w:id="2141914983">
                  <w:marLeft w:val="0"/>
                  <w:marRight w:val="0"/>
                  <w:marTop w:val="0"/>
                  <w:marBottom w:val="0"/>
                  <w:divBdr>
                    <w:top w:val="none" w:sz="0" w:space="0" w:color="auto"/>
                    <w:left w:val="none" w:sz="0" w:space="0" w:color="auto"/>
                    <w:bottom w:val="none" w:sz="0" w:space="0" w:color="auto"/>
                    <w:right w:val="none" w:sz="0" w:space="0" w:color="auto"/>
                  </w:divBdr>
                </w:div>
                <w:div w:id="2142767900">
                  <w:marLeft w:val="0"/>
                  <w:marRight w:val="0"/>
                  <w:marTop w:val="0"/>
                  <w:marBottom w:val="0"/>
                  <w:divBdr>
                    <w:top w:val="none" w:sz="0" w:space="0" w:color="auto"/>
                    <w:left w:val="none" w:sz="0" w:space="0" w:color="auto"/>
                    <w:bottom w:val="none" w:sz="0" w:space="0" w:color="auto"/>
                    <w:right w:val="none" w:sz="0" w:space="0" w:color="auto"/>
                  </w:divBdr>
                </w:div>
                <w:div w:id="2144689256">
                  <w:marLeft w:val="0"/>
                  <w:marRight w:val="0"/>
                  <w:marTop w:val="0"/>
                  <w:marBottom w:val="0"/>
                  <w:divBdr>
                    <w:top w:val="none" w:sz="0" w:space="0" w:color="auto"/>
                    <w:left w:val="none" w:sz="0" w:space="0" w:color="auto"/>
                    <w:bottom w:val="none" w:sz="0" w:space="0" w:color="auto"/>
                    <w:right w:val="none" w:sz="0" w:space="0" w:color="auto"/>
                  </w:divBdr>
                </w:div>
                <w:div w:id="2147115126">
                  <w:marLeft w:val="0"/>
                  <w:marRight w:val="0"/>
                  <w:marTop w:val="0"/>
                  <w:marBottom w:val="0"/>
                  <w:divBdr>
                    <w:top w:val="none" w:sz="0" w:space="0" w:color="auto"/>
                    <w:left w:val="none" w:sz="0" w:space="0" w:color="auto"/>
                    <w:bottom w:val="none" w:sz="0" w:space="0" w:color="auto"/>
                    <w:right w:val="none" w:sz="0" w:space="0" w:color="auto"/>
                  </w:divBdr>
                </w:div>
              </w:divsChild>
            </w:div>
            <w:div w:id="407847260">
              <w:marLeft w:val="0"/>
              <w:marRight w:val="0"/>
              <w:marTop w:val="0"/>
              <w:marBottom w:val="0"/>
              <w:divBdr>
                <w:top w:val="none" w:sz="0" w:space="0" w:color="auto"/>
                <w:left w:val="none" w:sz="0" w:space="0" w:color="auto"/>
                <w:bottom w:val="none" w:sz="0" w:space="0" w:color="auto"/>
                <w:right w:val="none" w:sz="0" w:space="0" w:color="auto"/>
              </w:divBdr>
            </w:div>
            <w:div w:id="433790650">
              <w:marLeft w:val="0"/>
              <w:marRight w:val="0"/>
              <w:marTop w:val="0"/>
              <w:marBottom w:val="0"/>
              <w:divBdr>
                <w:top w:val="none" w:sz="0" w:space="0" w:color="auto"/>
                <w:left w:val="none" w:sz="0" w:space="0" w:color="auto"/>
                <w:bottom w:val="none" w:sz="0" w:space="0" w:color="auto"/>
                <w:right w:val="none" w:sz="0" w:space="0" w:color="auto"/>
              </w:divBdr>
            </w:div>
            <w:div w:id="444620336">
              <w:marLeft w:val="0"/>
              <w:marRight w:val="0"/>
              <w:marTop w:val="0"/>
              <w:marBottom w:val="0"/>
              <w:divBdr>
                <w:top w:val="none" w:sz="0" w:space="0" w:color="auto"/>
                <w:left w:val="none" w:sz="0" w:space="0" w:color="auto"/>
                <w:bottom w:val="none" w:sz="0" w:space="0" w:color="auto"/>
                <w:right w:val="none" w:sz="0" w:space="0" w:color="auto"/>
              </w:divBdr>
            </w:div>
            <w:div w:id="464154441">
              <w:marLeft w:val="0"/>
              <w:marRight w:val="0"/>
              <w:marTop w:val="0"/>
              <w:marBottom w:val="0"/>
              <w:divBdr>
                <w:top w:val="none" w:sz="0" w:space="0" w:color="auto"/>
                <w:left w:val="none" w:sz="0" w:space="0" w:color="auto"/>
                <w:bottom w:val="none" w:sz="0" w:space="0" w:color="auto"/>
                <w:right w:val="none" w:sz="0" w:space="0" w:color="auto"/>
              </w:divBdr>
            </w:div>
            <w:div w:id="471366150">
              <w:marLeft w:val="0"/>
              <w:marRight w:val="0"/>
              <w:marTop w:val="0"/>
              <w:marBottom w:val="0"/>
              <w:divBdr>
                <w:top w:val="none" w:sz="0" w:space="0" w:color="auto"/>
                <w:left w:val="none" w:sz="0" w:space="0" w:color="auto"/>
                <w:bottom w:val="none" w:sz="0" w:space="0" w:color="auto"/>
                <w:right w:val="none" w:sz="0" w:space="0" w:color="auto"/>
              </w:divBdr>
            </w:div>
            <w:div w:id="476266467">
              <w:marLeft w:val="0"/>
              <w:marRight w:val="0"/>
              <w:marTop w:val="0"/>
              <w:marBottom w:val="0"/>
              <w:divBdr>
                <w:top w:val="none" w:sz="0" w:space="0" w:color="auto"/>
                <w:left w:val="none" w:sz="0" w:space="0" w:color="auto"/>
                <w:bottom w:val="none" w:sz="0" w:space="0" w:color="auto"/>
                <w:right w:val="none" w:sz="0" w:space="0" w:color="auto"/>
              </w:divBdr>
            </w:div>
            <w:div w:id="482963173">
              <w:marLeft w:val="0"/>
              <w:marRight w:val="0"/>
              <w:marTop w:val="0"/>
              <w:marBottom w:val="0"/>
              <w:divBdr>
                <w:top w:val="none" w:sz="0" w:space="0" w:color="auto"/>
                <w:left w:val="none" w:sz="0" w:space="0" w:color="auto"/>
                <w:bottom w:val="none" w:sz="0" w:space="0" w:color="auto"/>
                <w:right w:val="none" w:sz="0" w:space="0" w:color="auto"/>
              </w:divBdr>
            </w:div>
            <w:div w:id="499395308">
              <w:marLeft w:val="0"/>
              <w:marRight w:val="0"/>
              <w:marTop w:val="0"/>
              <w:marBottom w:val="0"/>
              <w:divBdr>
                <w:top w:val="none" w:sz="0" w:space="0" w:color="auto"/>
                <w:left w:val="none" w:sz="0" w:space="0" w:color="auto"/>
                <w:bottom w:val="none" w:sz="0" w:space="0" w:color="auto"/>
                <w:right w:val="none" w:sz="0" w:space="0" w:color="auto"/>
              </w:divBdr>
            </w:div>
            <w:div w:id="504979269">
              <w:marLeft w:val="0"/>
              <w:marRight w:val="0"/>
              <w:marTop w:val="0"/>
              <w:marBottom w:val="0"/>
              <w:divBdr>
                <w:top w:val="none" w:sz="0" w:space="0" w:color="auto"/>
                <w:left w:val="none" w:sz="0" w:space="0" w:color="auto"/>
                <w:bottom w:val="none" w:sz="0" w:space="0" w:color="auto"/>
                <w:right w:val="none" w:sz="0" w:space="0" w:color="auto"/>
              </w:divBdr>
            </w:div>
            <w:div w:id="527259956">
              <w:marLeft w:val="0"/>
              <w:marRight w:val="0"/>
              <w:marTop w:val="0"/>
              <w:marBottom w:val="0"/>
              <w:divBdr>
                <w:top w:val="none" w:sz="0" w:space="0" w:color="auto"/>
                <w:left w:val="none" w:sz="0" w:space="0" w:color="auto"/>
                <w:bottom w:val="none" w:sz="0" w:space="0" w:color="auto"/>
                <w:right w:val="none" w:sz="0" w:space="0" w:color="auto"/>
              </w:divBdr>
            </w:div>
            <w:div w:id="532309325">
              <w:marLeft w:val="0"/>
              <w:marRight w:val="0"/>
              <w:marTop w:val="0"/>
              <w:marBottom w:val="0"/>
              <w:divBdr>
                <w:top w:val="none" w:sz="0" w:space="0" w:color="auto"/>
                <w:left w:val="none" w:sz="0" w:space="0" w:color="auto"/>
                <w:bottom w:val="none" w:sz="0" w:space="0" w:color="auto"/>
                <w:right w:val="none" w:sz="0" w:space="0" w:color="auto"/>
              </w:divBdr>
            </w:div>
            <w:div w:id="542523638">
              <w:marLeft w:val="0"/>
              <w:marRight w:val="0"/>
              <w:marTop w:val="0"/>
              <w:marBottom w:val="0"/>
              <w:divBdr>
                <w:top w:val="none" w:sz="0" w:space="0" w:color="auto"/>
                <w:left w:val="none" w:sz="0" w:space="0" w:color="auto"/>
                <w:bottom w:val="none" w:sz="0" w:space="0" w:color="auto"/>
                <w:right w:val="none" w:sz="0" w:space="0" w:color="auto"/>
              </w:divBdr>
            </w:div>
            <w:div w:id="542714805">
              <w:marLeft w:val="0"/>
              <w:marRight w:val="0"/>
              <w:marTop w:val="0"/>
              <w:marBottom w:val="0"/>
              <w:divBdr>
                <w:top w:val="none" w:sz="0" w:space="0" w:color="auto"/>
                <w:left w:val="none" w:sz="0" w:space="0" w:color="auto"/>
                <w:bottom w:val="none" w:sz="0" w:space="0" w:color="auto"/>
                <w:right w:val="none" w:sz="0" w:space="0" w:color="auto"/>
              </w:divBdr>
            </w:div>
            <w:div w:id="555549267">
              <w:marLeft w:val="0"/>
              <w:marRight w:val="0"/>
              <w:marTop w:val="0"/>
              <w:marBottom w:val="0"/>
              <w:divBdr>
                <w:top w:val="none" w:sz="0" w:space="0" w:color="auto"/>
                <w:left w:val="none" w:sz="0" w:space="0" w:color="auto"/>
                <w:bottom w:val="none" w:sz="0" w:space="0" w:color="auto"/>
                <w:right w:val="none" w:sz="0" w:space="0" w:color="auto"/>
              </w:divBdr>
            </w:div>
            <w:div w:id="561672435">
              <w:marLeft w:val="0"/>
              <w:marRight w:val="0"/>
              <w:marTop w:val="0"/>
              <w:marBottom w:val="0"/>
              <w:divBdr>
                <w:top w:val="none" w:sz="0" w:space="0" w:color="auto"/>
                <w:left w:val="none" w:sz="0" w:space="0" w:color="auto"/>
                <w:bottom w:val="none" w:sz="0" w:space="0" w:color="auto"/>
                <w:right w:val="none" w:sz="0" w:space="0" w:color="auto"/>
              </w:divBdr>
            </w:div>
            <w:div w:id="581456196">
              <w:marLeft w:val="0"/>
              <w:marRight w:val="0"/>
              <w:marTop w:val="0"/>
              <w:marBottom w:val="0"/>
              <w:divBdr>
                <w:top w:val="none" w:sz="0" w:space="0" w:color="auto"/>
                <w:left w:val="none" w:sz="0" w:space="0" w:color="auto"/>
                <w:bottom w:val="none" w:sz="0" w:space="0" w:color="auto"/>
                <w:right w:val="none" w:sz="0" w:space="0" w:color="auto"/>
              </w:divBdr>
            </w:div>
            <w:div w:id="607544041">
              <w:marLeft w:val="0"/>
              <w:marRight w:val="0"/>
              <w:marTop w:val="0"/>
              <w:marBottom w:val="0"/>
              <w:divBdr>
                <w:top w:val="none" w:sz="0" w:space="0" w:color="auto"/>
                <w:left w:val="none" w:sz="0" w:space="0" w:color="auto"/>
                <w:bottom w:val="none" w:sz="0" w:space="0" w:color="auto"/>
                <w:right w:val="none" w:sz="0" w:space="0" w:color="auto"/>
              </w:divBdr>
            </w:div>
            <w:div w:id="624847553">
              <w:marLeft w:val="0"/>
              <w:marRight w:val="0"/>
              <w:marTop w:val="0"/>
              <w:marBottom w:val="0"/>
              <w:divBdr>
                <w:top w:val="none" w:sz="0" w:space="0" w:color="auto"/>
                <w:left w:val="none" w:sz="0" w:space="0" w:color="auto"/>
                <w:bottom w:val="none" w:sz="0" w:space="0" w:color="auto"/>
                <w:right w:val="none" w:sz="0" w:space="0" w:color="auto"/>
              </w:divBdr>
            </w:div>
            <w:div w:id="644116917">
              <w:marLeft w:val="0"/>
              <w:marRight w:val="0"/>
              <w:marTop w:val="0"/>
              <w:marBottom w:val="0"/>
              <w:divBdr>
                <w:top w:val="none" w:sz="0" w:space="0" w:color="auto"/>
                <w:left w:val="none" w:sz="0" w:space="0" w:color="auto"/>
                <w:bottom w:val="none" w:sz="0" w:space="0" w:color="auto"/>
                <w:right w:val="none" w:sz="0" w:space="0" w:color="auto"/>
              </w:divBdr>
            </w:div>
            <w:div w:id="647591275">
              <w:marLeft w:val="0"/>
              <w:marRight w:val="0"/>
              <w:marTop w:val="0"/>
              <w:marBottom w:val="0"/>
              <w:divBdr>
                <w:top w:val="none" w:sz="0" w:space="0" w:color="auto"/>
                <w:left w:val="none" w:sz="0" w:space="0" w:color="auto"/>
                <w:bottom w:val="none" w:sz="0" w:space="0" w:color="auto"/>
                <w:right w:val="none" w:sz="0" w:space="0" w:color="auto"/>
              </w:divBdr>
            </w:div>
            <w:div w:id="706367345">
              <w:marLeft w:val="0"/>
              <w:marRight w:val="0"/>
              <w:marTop w:val="0"/>
              <w:marBottom w:val="0"/>
              <w:divBdr>
                <w:top w:val="none" w:sz="0" w:space="0" w:color="auto"/>
                <w:left w:val="none" w:sz="0" w:space="0" w:color="auto"/>
                <w:bottom w:val="none" w:sz="0" w:space="0" w:color="auto"/>
                <w:right w:val="none" w:sz="0" w:space="0" w:color="auto"/>
              </w:divBdr>
            </w:div>
            <w:div w:id="711732802">
              <w:marLeft w:val="0"/>
              <w:marRight w:val="0"/>
              <w:marTop w:val="0"/>
              <w:marBottom w:val="0"/>
              <w:divBdr>
                <w:top w:val="none" w:sz="0" w:space="0" w:color="auto"/>
                <w:left w:val="none" w:sz="0" w:space="0" w:color="auto"/>
                <w:bottom w:val="none" w:sz="0" w:space="0" w:color="auto"/>
                <w:right w:val="none" w:sz="0" w:space="0" w:color="auto"/>
              </w:divBdr>
            </w:div>
            <w:div w:id="768545394">
              <w:marLeft w:val="0"/>
              <w:marRight w:val="0"/>
              <w:marTop w:val="0"/>
              <w:marBottom w:val="0"/>
              <w:divBdr>
                <w:top w:val="none" w:sz="0" w:space="0" w:color="auto"/>
                <w:left w:val="none" w:sz="0" w:space="0" w:color="auto"/>
                <w:bottom w:val="none" w:sz="0" w:space="0" w:color="auto"/>
                <w:right w:val="none" w:sz="0" w:space="0" w:color="auto"/>
              </w:divBdr>
            </w:div>
            <w:div w:id="772018701">
              <w:marLeft w:val="0"/>
              <w:marRight w:val="0"/>
              <w:marTop w:val="0"/>
              <w:marBottom w:val="0"/>
              <w:divBdr>
                <w:top w:val="none" w:sz="0" w:space="0" w:color="auto"/>
                <w:left w:val="none" w:sz="0" w:space="0" w:color="auto"/>
                <w:bottom w:val="none" w:sz="0" w:space="0" w:color="auto"/>
                <w:right w:val="none" w:sz="0" w:space="0" w:color="auto"/>
              </w:divBdr>
            </w:div>
            <w:div w:id="788402547">
              <w:marLeft w:val="0"/>
              <w:marRight w:val="0"/>
              <w:marTop w:val="0"/>
              <w:marBottom w:val="0"/>
              <w:divBdr>
                <w:top w:val="none" w:sz="0" w:space="0" w:color="auto"/>
                <w:left w:val="none" w:sz="0" w:space="0" w:color="auto"/>
                <w:bottom w:val="none" w:sz="0" w:space="0" w:color="auto"/>
                <w:right w:val="none" w:sz="0" w:space="0" w:color="auto"/>
              </w:divBdr>
            </w:div>
            <w:div w:id="809712368">
              <w:marLeft w:val="0"/>
              <w:marRight w:val="0"/>
              <w:marTop w:val="0"/>
              <w:marBottom w:val="0"/>
              <w:divBdr>
                <w:top w:val="none" w:sz="0" w:space="0" w:color="auto"/>
                <w:left w:val="none" w:sz="0" w:space="0" w:color="auto"/>
                <w:bottom w:val="none" w:sz="0" w:space="0" w:color="auto"/>
                <w:right w:val="none" w:sz="0" w:space="0" w:color="auto"/>
              </w:divBdr>
            </w:div>
            <w:div w:id="831259656">
              <w:marLeft w:val="0"/>
              <w:marRight w:val="0"/>
              <w:marTop w:val="0"/>
              <w:marBottom w:val="0"/>
              <w:divBdr>
                <w:top w:val="none" w:sz="0" w:space="0" w:color="auto"/>
                <w:left w:val="none" w:sz="0" w:space="0" w:color="auto"/>
                <w:bottom w:val="none" w:sz="0" w:space="0" w:color="auto"/>
                <w:right w:val="none" w:sz="0" w:space="0" w:color="auto"/>
              </w:divBdr>
            </w:div>
            <w:div w:id="862481052">
              <w:marLeft w:val="0"/>
              <w:marRight w:val="0"/>
              <w:marTop w:val="0"/>
              <w:marBottom w:val="0"/>
              <w:divBdr>
                <w:top w:val="none" w:sz="0" w:space="0" w:color="auto"/>
                <w:left w:val="none" w:sz="0" w:space="0" w:color="auto"/>
                <w:bottom w:val="none" w:sz="0" w:space="0" w:color="auto"/>
                <w:right w:val="none" w:sz="0" w:space="0" w:color="auto"/>
              </w:divBdr>
            </w:div>
            <w:div w:id="880552805">
              <w:marLeft w:val="0"/>
              <w:marRight w:val="0"/>
              <w:marTop w:val="0"/>
              <w:marBottom w:val="0"/>
              <w:divBdr>
                <w:top w:val="none" w:sz="0" w:space="0" w:color="auto"/>
                <w:left w:val="none" w:sz="0" w:space="0" w:color="auto"/>
                <w:bottom w:val="none" w:sz="0" w:space="0" w:color="auto"/>
                <w:right w:val="none" w:sz="0" w:space="0" w:color="auto"/>
              </w:divBdr>
            </w:div>
            <w:div w:id="891232145">
              <w:marLeft w:val="0"/>
              <w:marRight w:val="0"/>
              <w:marTop w:val="0"/>
              <w:marBottom w:val="0"/>
              <w:divBdr>
                <w:top w:val="none" w:sz="0" w:space="0" w:color="auto"/>
                <w:left w:val="none" w:sz="0" w:space="0" w:color="auto"/>
                <w:bottom w:val="none" w:sz="0" w:space="0" w:color="auto"/>
                <w:right w:val="none" w:sz="0" w:space="0" w:color="auto"/>
              </w:divBdr>
            </w:div>
            <w:div w:id="906189584">
              <w:marLeft w:val="0"/>
              <w:marRight w:val="0"/>
              <w:marTop w:val="0"/>
              <w:marBottom w:val="0"/>
              <w:divBdr>
                <w:top w:val="none" w:sz="0" w:space="0" w:color="auto"/>
                <w:left w:val="none" w:sz="0" w:space="0" w:color="auto"/>
                <w:bottom w:val="none" w:sz="0" w:space="0" w:color="auto"/>
                <w:right w:val="none" w:sz="0" w:space="0" w:color="auto"/>
              </w:divBdr>
            </w:div>
            <w:div w:id="920022936">
              <w:marLeft w:val="0"/>
              <w:marRight w:val="0"/>
              <w:marTop w:val="0"/>
              <w:marBottom w:val="0"/>
              <w:divBdr>
                <w:top w:val="none" w:sz="0" w:space="0" w:color="auto"/>
                <w:left w:val="none" w:sz="0" w:space="0" w:color="auto"/>
                <w:bottom w:val="none" w:sz="0" w:space="0" w:color="auto"/>
                <w:right w:val="none" w:sz="0" w:space="0" w:color="auto"/>
              </w:divBdr>
            </w:div>
            <w:div w:id="928658522">
              <w:marLeft w:val="0"/>
              <w:marRight w:val="0"/>
              <w:marTop w:val="0"/>
              <w:marBottom w:val="0"/>
              <w:divBdr>
                <w:top w:val="none" w:sz="0" w:space="0" w:color="auto"/>
                <w:left w:val="none" w:sz="0" w:space="0" w:color="auto"/>
                <w:bottom w:val="none" w:sz="0" w:space="0" w:color="auto"/>
                <w:right w:val="none" w:sz="0" w:space="0" w:color="auto"/>
              </w:divBdr>
            </w:div>
            <w:div w:id="935598949">
              <w:marLeft w:val="0"/>
              <w:marRight w:val="0"/>
              <w:marTop w:val="0"/>
              <w:marBottom w:val="0"/>
              <w:divBdr>
                <w:top w:val="none" w:sz="0" w:space="0" w:color="auto"/>
                <w:left w:val="none" w:sz="0" w:space="0" w:color="auto"/>
                <w:bottom w:val="none" w:sz="0" w:space="0" w:color="auto"/>
                <w:right w:val="none" w:sz="0" w:space="0" w:color="auto"/>
              </w:divBdr>
            </w:div>
            <w:div w:id="947931529">
              <w:marLeft w:val="0"/>
              <w:marRight w:val="0"/>
              <w:marTop w:val="0"/>
              <w:marBottom w:val="0"/>
              <w:divBdr>
                <w:top w:val="none" w:sz="0" w:space="0" w:color="auto"/>
                <w:left w:val="none" w:sz="0" w:space="0" w:color="auto"/>
                <w:bottom w:val="none" w:sz="0" w:space="0" w:color="auto"/>
                <w:right w:val="none" w:sz="0" w:space="0" w:color="auto"/>
              </w:divBdr>
            </w:div>
            <w:div w:id="967667370">
              <w:marLeft w:val="0"/>
              <w:marRight w:val="0"/>
              <w:marTop w:val="0"/>
              <w:marBottom w:val="0"/>
              <w:divBdr>
                <w:top w:val="none" w:sz="0" w:space="0" w:color="auto"/>
                <w:left w:val="none" w:sz="0" w:space="0" w:color="auto"/>
                <w:bottom w:val="none" w:sz="0" w:space="0" w:color="auto"/>
                <w:right w:val="none" w:sz="0" w:space="0" w:color="auto"/>
              </w:divBdr>
            </w:div>
            <w:div w:id="1008874387">
              <w:marLeft w:val="0"/>
              <w:marRight w:val="0"/>
              <w:marTop w:val="0"/>
              <w:marBottom w:val="0"/>
              <w:divBdr>
                <w:top w:val="none" w:sz="0" w:space="0" w:color="auto"/>
                <w:left w:val="none" w:sz="0" w:space="0" w:color="auto"/>
                <w:bottom w:val="none" w:sz="0" w:space="0" w:color="auto"/>
                <w:right w:val="none" w:sz="0" w:space="0" w:color="auto"/>
              </w:divBdr>
            </w:div>
            <w:div w:id="1013916210">
              <w:marLeft w:val="0"/>
              <w:marRight w:val="0"/>
              <w:marTop w:val="0"/>
              <w:marBottom w:val="0"/>
              <w:divBdr>
                <w:top w:val="none" w:sz="0" w:space="0" w:color="auto"/>
                <w:left w:val="none" w:sz="0" w:space="0" w:color="auto"/>
                <w:bottom w:val="none" w:sz="0" w:space="0" w:color="auto"/>
                <w:right w:val="none" w:sz="0" w:space="0" w:color="auto"/>
              </w:divBdr>
            </w:div>
            <w:div w:id="1014957236">
              <w:marLeft w:val="0"/>
              <w:marRight w:val="0"/>
              <w:marTop w:val="0"/>
              <w:marBottom w:val="0"/>
              <w:divBdr>
                <w:top w:val="none" w:sz="0" w:space="0" w:color="auto"/>
                <w:left w:val="none" w:sz="0" w:space="0" w:color="auto"/>
                <w:bottom w:val="none" w:sz="0" w:space="0" w:color="auto"/>
                <w:right w:val="none" w:sz="0" w:space="0" w:color="auto"/>
              </w:divBdr>
            </w:div>
            <w:div w:id="1075470212">
              <w:marLeft w:val="0"/>
              <w:marRight w:val="0"/>
              <w:marTop w:val="0"/>
              <w:marBottom w:val="0"/>
              <w:divBdr>
                <w:top w:val="none" w:sz="0" w:space="0" w:color="auto"/>
                <w:left w:val="none" w:sz="0" w:space="0" w:color="auto"/>
                <w:bottom w:val="none" w:sz="0" w:space="0" w:color="auto"/>
                <w:right w:val="none" w:sz="0" w:space="0" w:color="auto"/>
              </w:divBdr>
            </w:div>
            <w:div w:id="1081101943">
              <w:marLeft w:val="0"/>
              <w:marRight w:val="0"/>
              <w:marTop w:val="0"/>
              <w:marBottom w:val="0"/>
              <w:divBdr>
                <w:top w:val="none" w:sz="0" w:space="0" w:color="auto"/>
                <w:left w:val="none" w:sz="0" w:space="0" w:color="auto"/>
                <w:bottom w:val="none" w:sz="0" w:space="0" w:color="auto"/>
                <w:right w:val="none" w:sz="0" w:space="0" w:color="auto"/>
              </w:divBdr>
            </w:div>
            <w:div w:id="1093630354">
              <w:marLeft w:val="0"/>
              <w:marRight w:val="0"/>
              <w:marTop w:val="0"/>
              <w:marBottom w:val="0"/>
              <w:divBdr>
                <w:top w:val="none" w:sz="0" w:space="0" w:color="auto"/>
                <w:left w:val="none" w:sz="0" w:space="0" w:color="auto"/>
                <w:bottom w:val="none" w:sz="0" w:space="0" w:color="auto"/>
                <w:right w:val="none" w:sz="0" w:space="0" w:color="auto"/>
              </w:divBdr>
            </w:div>
            <w:div w:id="1100026575">
              <w:marLeft w:val="0"/>
              <w:marRight w:val="0"/>
              <w:marTop w:val="0"/>
              <w:marBottom w:val="0"/>
              <w:divBdr>
                <w:top w:val="none" w:sz="0" w:space="0" w:color="auto"/>
                <w:left w:val="none" w:sz="0" w:space="0" w:color="auto"/>
                <w:bottom w:val="none" w:sz="0" w:space="0" w:color="auto"/>
                <w:right w:val="none" w:sz="0" w:space="0" w:color="auto"/>
              </w:divBdr>
            </w:div>
            <w:div w:id="1112748729">
              <w:marLeft w:val="0"/>
              <w:marRight w:val="0"/>
              <w:marTop w:val="0"/>
              <w:marBottom w:val="0"/>
              <w:divBdr>
                <w:top w:val="none" w:sz="0" w:space="0" w:color="auto"/>
                <w:left w:val="none" w:sz="0" w:space="0" w:color="auto"/>
                <w:bottom w:val="none" w:sz="0" w:space="0" w:color="auto"/>
                <w:right w:val="none" w:sz="0" w:space="0" w:color="auto"/>
              </w:divBdr>
            </w:div>
            <w:div w:id="1123575826">
              <w:marLeft w:val="0"/>
              <w:marRight w:val="0"/>
              <w:marTop w:val="0"/>
              <w:marBottom w:val="0"/>
              <w:divBdr>
                <w:top w:val="none" w:sz="0" w:space="0" w:color="auto"/>
                <w:left w:val="none" w:sz="0" w:space="0" w:color="auto"/>
                <w:bottom w:val="none" w:sz="0" w:space="0" w:color="auto"/>
                <w:right w:val="none" w:sz="0" w:space="0" w:color="auto"/>
              </w:divBdr>
            </w:div>
            <w:div w:id="1129470525">
              <w:marLeft w:val="0"/>
              <w:marRight w:val="0"/>
              <w:marTop w:val="0"/>
              <w:marBottom w:val="0"/>
              <w:divBdr>
                <w:top w:val="none" w:sz="0" w:space="0" w:color="auto"/>
                <w:left w:val="none" w:sz="0" w:space="0" w:color="auto"/>
                <w:bottom w:val="none" w:sz="0" w:space="0" w:color="auto"/>
                <w:right w:val="none" w:sz="0" w:space="0" w:color="auto"/>
              </w:divBdr>
            </w:div>
            <w:div w:id="1248493137">
              <w:marLeft w:val="0"/>
              <w:marRight w:val="0"/>
              <w:marTop w:val="0"/>
              <w:marBottom w:val="0"/>
              <w:divBdr>
                <w:top w:val="none" w:sz="0" w:space="0" w:color="auto"/>
                <w:left w:val="none" w:sz="0" w:space="0" w:color="auto"/>
                <w:bottom w:val="none" w:sz="0" w:space="0" w:color="auto"/>
                <w:right w:val="none" w:sz="0" w:space="0" w:color="auto"/>
              </w:divBdr>
            </w:div>
            <w:div w:id="1251962355">
              <w:marLeft w:val="0"/>
              <w:marRight w:val="0"/>
              <w:marTop w:val="0"/>
              <w:marBottom w:val="0"/>
              <w:divBdr>
                <w:top w:val="none" w:sz="0" w:space="0" w:color="auto"/>
                <w:left w:val="none" w:sz="0" w:space="0" w:color="auto"/>
                <w:bottom w:val="none" w:sz="0" w:space="0" w:color="auto"/>
                <w:right w:val="none" w:sz="0" w:space="0" w:color="auto"/>
              </w:divBdr>
            </w:div>
            <w:div w:id="1257135362">
              <w:marLeft w:val="0"/>
              <w:marRight w:val="0"/>
              <w:marTop w:val="0"/>
              <w:marBottom w:val="0"/>
              <w:divBdr>
                <w:top w:val="none" w:sz="0" w:space="0" w:color="auto"/>
                <w:left w:val="none" w:sz="0" w:space="0" w:color="auto"/>
                <w:bottom w:val="none" w:sz="0" w:space="0" w:color="auto"/>
                <w:right w:val="none" w:sz="0" w:space="0" w:color="auto"/>
              </w:divBdr>
            </w:div>
            <w:div w:id="1273438446">
              <w:marLeft w:val="0"/>
              <w:marRight w:val="0"/>
              <w:marTop w:val="0"/>
              <w:marBottom w:val="0"/>
              <w:divBdr>
                <w:top w:val="none" w:sz="0" w:space="0" w:color="auto"/>
                <w:left w:val="none" w:sz="0" w:space="0" w:color="auto"/>
                <w:bottom w:val="none" w:sz="0" w:space="0" w:color="auto"/>
                <w:right w:val="none" w:sz="0" w:space="0" w:color="auto"/>
              </w:divBdr>
            </w:div>
            <w:div w:id="1283879037">
              <w:marLeft w:val="0"/>
              <w:marRight w:val="0"/>
              <w:marTop w:val="0"/>
              <w:marBottom w:val="0"/>
              <w:divBdr>
                <w:top w:val="none" w:sz="0" w:space="0" w:color="auto"/>
                <w:left w:val="none" w:sz="0" w:space="0" w:color="auto"/>
                <w:bottom w:val="none" w:sz="0" w:space="0" w:color="auto"/>
                <w:right w:val="none" w:sz="0" w:space="0" w:color="auto"/>
              </w:divBdr>
            </w:div>
            <w:div w:id="1310405594">
              <w:marLeft w:val="0"/>
              <w:marRight w:val="0"/>
              <w:marTop w:val="0"/>
              <w:marBottom w:val="0"/>
              <w:divBdr>
                <w:top w:val="none" w:sz="0" w:space="0" w:color="auto"/>
                <w:left w:val="none" w:sz="0" w:space="0" w:color="auto"/>
                <w:bottom w:val="none" w:sz="0" w:space="0" w:color="auto"/>
                <w:right w:val="none" w:sz="0" w:space="0" w:color="auto"/>
              </w:divBdr>
            </w:div>
            <w:div w:id="1314333556">
              <w:marLeft w:val="0"/>
              <w:marRight w:val="0"/>
              <w:marTop w:val="0"/>
              <w:marBottom w:val="0"/>
              <w:divBdr>
                <w:top w:val="none" w:sz="0" w:space="0" w:color="auto"/>
                <w:left w:val="none" w:sz="0" w:space="0" w:color="auto"/>
                <w:bottom w:val="none" w:sz="0" w:space="0" w:color="auto"/>
                <w:right w:val="none" w:sz="0" w:space="0" w:color="auto"/>
              </w:divBdr>
            </w:div>
            <w:div w:id="1341275905">
              <w:marLeft w:val="0"/>
              <w:marRight w:val="0"/>
              <w:marTop w:val="0"/>
              <w:marBottom w:val="0"/>
              <w:divBdr>
                <w:top w:val="none" w:sz="0" w:space="0" w:color="auto"/>
                <w:left w:val="none" w:sz="0" w:space="0" w:color="auto"/>
                <w:bottom w:val="none" w:sz="0" w:space="0" w:color="auto"/>
                <w:right w:val="none" w:sz="0" w:space="0" w:color="auto"/>
              </w:divBdr>
            </w:div>
            <w:div w:id="1364788721">
              <w:marLeft w:val="0"/>
              <w:marRight w:val="0"/>
              <w:marTop w:val="0"/>
              <w:marBottom w:val="0"/>
              <w:divBdr>
                <w:top w:val="none" w:sz="0" w:space="0" w:color="auto"/>
                <w:left w:val="none" w:sz="0" w:space="0" w:color="auto"/>
                <w:bottom w:val="none" w:sz="0" w:space="0" w:color="auto"/>
                <w:right w:val="none" w:sz="0" w:space="0" w:color="auto"/>
              </w:divBdr>
            </w:div>
            <w:div w:id="1405108527">
              <w:marLeft w:val="0"/>
              <w:marRight w:val="0"/>
              <w:marTop w:val="0"/>
              <w:marBottom w:val="0"/>
              <w:divBdr>
                <w:top w:val="none" w:sz="0" w:space="0" w:color="auto"/>
                <w:left w:val="none" w:sz="0" w:space="0" w:color="auto"/>
                <w:bottom w:val="none" w:sz="0" w:space="0" w:color="auto"/>
                <w:right w:val="none" w:sz="0" w:space="0" w:color="auto"/>
              </w:divBdr>
            </w:div>
            <w:div w:id="1413308579">
              <w:marLeft w:val="0"/>
              <w:marRight w:val="0"/>
              <w:marTop w:val="0"/>
              <w:marBottom w:val="0"/>
              <w:divBdr>
                <w:top w:val="none" w:sz="0" w:space="0" w:color="auto"/>
                <w:left w:val="none" w:sz="0" w:space="0" w:color="auto"/>
                <w:bottom w:val="none" w:sz="0" w:space="0" w:color="auto"/>
                <w:right w:val="none" w:sz="0" w:space="0" w:color="auto"/>
              </w:divBdr>
            </w:div>
            <w:div w:id="1433669904">
              <w:marLeft w:val="0"/>
              <w:marRight w:val="0"/>
              <w:marTop w:val="0"/>
              <w:marBottom w:val="0"/>
              <w:divBdr>
                <w:top w:val="none" w:sz="0" w:space="0" w:color="auto"/>
                <w:left w:val="none" w:sz="0" w:space="0" w:color="auto"/>
                <w:bottom w:val="none" w:sz="0" w:space="0" w:color="auto"/>
                <w:right w:val="none" w:sz="0" w:space="0" w:color="auto"/>
              </w:divBdr>
            </w:div>
            <w:div w:id="1488476270">
              <w:marLeft w:val="0"/>
              <w:marRight w:val="0"/>
              <w:marTop w:val="0"/>
              <w:marBottom w:val="0"/>
              <w:divBdr>
                <w:top w:val="none" w:sz="0" w:space="0" w:color="auto"/>
                <w:left w:val="none" w:sz="0" w:space="0" w:color="auto"/>
                <w:bottom w:val="none" w:sz="0" w:space="0" w:color="auto"/>
                <w:right w:val="none" w:sz="0" w:space="0" w:color="auto"/>
              </w:divBdr>
            </w:div>
            <w:div w:id="1494754216">
              <w:marLeft w:val="0"/>
              <w:marRight w:val="0"/>
              <w:marTop w:val="0"/>
              <w:marBottom w:val="0"/>
              <w:divBdr>
                <w:top w:val="none" w:sz="0" w:space="0" w:color="auto"/>
                <w:left w:val="none" w:sz="0" w:space="0" w:color="auto"/>
                <w:bottom w:val="none" w:sz="0" w:space="0" w:color="auto"/>
                <w:right w:val="none" w:sz="0" w:space="0" w:color="auto"/>
              </w:divBdr>
            </w:div>
            <w:div w:id="1589466451">
              <w:marLeft w:val="0"/>
              <w:marRight w:val="0"/>
              <w:marTop w:val="0"/>
              <w:marBottom w:val="0"/>
              <w:divBdr>
                <w:top w:val="none" w:sz="0" w:space="0" w:color="auto"/>
                <w:left w:val="none" w:sz="0" w:space="0" w:color="auto"/>
                <w:bottom w:val="none" w:sz="0" w:space="0" w:color="auto"/>
                <w:right w:val="none" w:sz="0" w:space="0" w:color="auto"/>
              </w:divBdr>
            </w:div>
            <w:div w:id="1600062656">
              <w:marLeft w:val="0"/>
              <w:marRight w:val="0"/>
              <w:marTop w:val="0"/>
              <w:marBottom w:val="0"/>
              <w:divBdr>
                <w:top w:val="none" w:sz="0" w:space="0" w:color="auto"/>
                <w:left w:val="none" w:sz="0" w:space="0" w:color="auto"/>
                <w:bottom w:val="none" w:sz="0" w:space="0" w:color="auto"/>
                <w:right w:val="none" w:sz="0" w:space="0" w:color="auto"/>
              </w:divBdr>
            </w:div>
            <w:div w:id="1700473816">
              <w:marLeft w:val="0"/>
              <w:marRight w:val="0"/>
              <w:marTop w:val="0"/>
              <w:marBottom w:val="0"/>
              <w:divBdr>
                <w:top w:val="none" w:sz="0" w:space="0" w:color="auto"/>
                <w:left w:val="none" w:sz="0" w:space="0" w:color="auto"/>
                <w:bottom w:val="none" w:sz="0" w:space="0" w:color="auto"/>
                <w:right w:val="none" w:sz="0" w:space="0" w:color="auto"/>
              </w:divBdr>
            </w:div>
            <w:div w:id="1701928142">
              <w:marLeft w:val="0"/>
              <w:marRight w:val="0"/>
              <w:marTop w:val="0"/>
              <w:marBottom w:val="0"/>
              <w:divBdr>
                <w:top w:val="none" w:sz="0" w:space="0" w:color="auto"/>
                <w:left w:val="none" w:sz="0" w:space="0" w:color="auto"/>
                <w:bottom w:val="none" w:sz="0" w:space="0" w:color="auto"/>
                <w:right w:val="none" w:sz="0" w:space="0" w:color="auto"/>
              </w:divBdr>
            </w:div>
            <w:div w:id="1709912697">
              <w:marLeft w:val="0"/>
              <w:marRight w:val="0"/>
              <w:marTop w:val="0"/>
              <w:marBottom w:val="0"/>
              <w:divBdr>
                <w:top w:val="none" w:sz="0" w:space="0" w:color="auto"/>
                <w:left w:val="none" w:sz="0" w:space="0" w:color="auto"/>
                <w:bottom w:val="none" w:sz="0" w:space="0" w:color="auto"/>
                <w:right w:val="none" w:sz="0" w:space="0" w:color="auto"/>
              </w:divBdr>
            </w:div>
            <w:div w:id="1710646775">
              <w:marLeft w:val="0"/>
              <w:marRight w:val="0"/>
              <w:marTop w:val="0"/>
              <w:marBottom w:val="0"/>
              <w:divBdr>
                <w:top w:val="none" w:sz="0" w:space="0" w:color="auto"/>
                <w:left w:val="none" w:sz="0" w:space="0" w:color="auto"/>
                <w:bottom w:val="none" w:sz="0" w:space="0" w:color="auto"/>
                <w:right w:val="none" w:sz="0" w:space="0" w:color="auto"/>
              </w:divBdr>
            </w:div>
            <w:div w:id="1711690176">
              <w:marLeft w:val="0"/>
              <w:marRight w:val="0"/>
              <w:marTop w:val="0"/>
              <w:marBottom w:val="0"/>
              <w:divBdr>
                <w:top w:val="none" w:sz="0" w:space="0" w:color="auto"/>
                <w:left w:val="none" w:sz="0" w:space="0" w:color="auto"/>
                <w:bottom w:val="none" w:sz="0" w:space="0" w:color="auto"/>
                <w:right w:val="none" w:sz="0" w:space="0" w:color="auto"/>
              </w:divBdr>
            </w:div>
            <w:div w:id="1722899197">
              <w:marLeft w:val="0"/>
              <w:marRight w:val="0"/>
              <w:marTop w:val="0"/>
              <w:marBottom w:val="0"/>
              <w:divBdr>
                <w:top w:val="none" w:sz="0" w:space="0" w:color="auto"/>
                <w:left w:val="none" w:sz="0" w:space="0" w:color="auto"/>
                <w:bottom w:val="none" w:sz="0" w:space="0" w:color="auto"/>
                <w:right w:val="none" w:sz="0" w:space="0" w:color="auto"/>
              </w:divBdr>
            </w:div>
            <w:div w:id="1747221801">
              <w:marLeft w:val="0"/>
              <w:marRight w:val="0"/>
              <w:marTop w:val="0"/>
              <w:marBottom w:val="0"/>
              <w:divBdr>
                <w:top w:val="none" w:sz="0" w:space="0" w:color="auto"/>
                <w:left w:val="none" w:sz="0" w:space="0" w:color="auto"/>
                <w:bottom w:val="none" w:sz="0" w:space="0" w:color="auto"/>
                <w:right w:val="none" w:sz="0" w:space="0" w:color="auto"/>
              </w:divBdr>
            </w:div>
            <w:div w:id="1771897386">
              <w:marLeft w:val="0"/>
              <w:marRight w:val="0"/>
              <w:marTop w:val="0"/>
              <w:marBottom w:val="0"/>
              <w:divBdr>
                <w:top w:val="none" w:sz="0" w:space="0" w:color="auto"/>
                <w:left w:val="none" w:sz="0" w:space="0" w:color="auto"/>
                <w:bottom w:val="none" w:sz="0" w:space="0" w:color="auto"/>
                <w:right w:val="none" w:sz="0" w:space="0" w:color="auto"/>
              </w:divBdr>
            </w:div>
            <w:div w:id="1796019660">
              <w:marLeft w:val="0"/>
              <w:marRight w:val="0"/>
              <w:marTop w:val="0"/>
              <w:marBottom w:val="0"/>
              <w:divBdr>
                <w:top w:val="none" w:sz="0" w:space="0" w:color="auto"/>
                <w:left w:val="none" w:sz="0" w:space="0" w:color="auto"/>
                <w:bottom w:val="none" w:sz="0" w:space="0" w:color="auto"/>
                <w:right w:val="none" w:sz="0" w:space="0" w:color="auto"/>
              </w:divBdr>
            </w:div>
            <w:div w:id="1808933040">
              <w:marLeft w:val="0"/>
              <w:marRight w:val="0"/>
              <w:marTop w:val="0"/>
              <w:marBottom w:val="0"/>
              <w:divBdr>
                <w:top w:val="none" w:sz="0" w:space="0" w:color="auto"/>
                <w:left w:val="none" w:sz="0" w:space="0" w:color="auto"/>
                <w:bottom w:val="none" w:sz="0" w:space="0" w:color="auto"/>
                <w:right w:val="none" w:sz="0" w:space="0" w:color="auto"/>
              </w:divBdr>
            </w:div>
            <w:div w:id="1812595543">
              <w:marLeft w:val="0"/>
              <w:marRight w:val="0"/>
              <w:marTop w:val="0"/>
              <w:marBottom w:val="0"/>
              <w:divBdr>
                <w:top w:val="none" w:sz="0" w:space="0" w:color="auto"/>
                <w:left w:val="none" w:sz="0" w:space="0" w:color="auto"/>
                <w:bottom w:val="none" w:sz="0" w:space="0" w:color="auto"/>
                <w:right w:val="none" w:sz="0" w:space="0" w:color="auto"/>
              </w:divBdr>
            </w:div>
            <w:div w:id="1842620025">
              <w:marLeft w:val="0"/>
              <w:marRight w:val="0"/>
              <w:marTop w:val="0"/>
              <w:marBottom w:val="0"/>
              <w:divBdr>
                <w:top w:val="none" w:sz="0" w:space="0" w:color="auto"/>
                <w:left w:val="none" w:sz="0" w:space="0" w:color="auto"/>
                <w:bottom w:val="none" w:sz="0" w:space="0" w:color="auto"/>
                <w:right w:val="none" w:sz="0" w:space="0" w:color="auto"/>
              </w:divBdr>
            </w:div>
            <w:div w:id="1856070413">
              <w:marLeft w:val="0"/>
              <w:marRight w:val="0"/>
              <w:marTop w:val="0"/>
              <w:marBottom w:val="0"/>
              <w:divBdr>
                <w:top w:val="none" w:sz="0" w:space="0" w:color="auto"/>
                <w:left w:val="none" w:sz="0" w:space="0" w:color="auto"/>
                <w:bottom w:val="none" w:sz="0" w:space="0" w:color="auto"/>
                <w:right w:val="none" w:sz="0" w:space="0" w:color="auto"/>
              </w:divBdr>
            </w:div>
            <w:div w:id="1860506359">
              <w:marLeft w:val="0"/>
              <w:marRight w:val="0"/>
              <w:marTop w:val="0"/>
              <w:marBottom w:val="0"/>
              <w:divBdr>
                <w:top w:val="none" w:sz="0" w:space="0" w:color="auto"/>
                <w:left w:val="none" w:sz="0" w:space="0" w:color="auto"/>
                <w:bottom w:val="none" w:sz="0" w:space="0" w:color="auto"/>
                <w:right w:val="none" w:sz="0" w:space="0" w:color="auto"/>
              </w:divBdr>
            </w:div>
            <w:div w:id="1886209441">
              <w:marLeft w:val="0"/>
              <w:marRight w:val="0"/>
              <w:marTop w:val="0"/>
              <w:marBottom w:val="0"/>
              <w:divBdr>
                <w:top w:val="none" w:sz="0" w:space="0" w:color="auto"/>
                <w:left w:val="none" w:sz="0" w:space="0" w:color="auto"/>
                <w:bottom w:val="none" w:sz="0" w:space="0" w:color="auto"/>
                <w:right w:val="none" w:sz="0" w:space="0" w:color="auto"/>
              </w:divBdr>
            </w:div>
            <w:div w:id="1907259368">
              <w:marLeft w:val="0"/>
              <w:marRight w:val="0"/>
              <w:marTop w:val="0"/>
              <w:marBottom w:val="0"/>
              <w:divBdr>
                <w:top w:val="none" w:sz="0" w:space="0" w:color="auto"/>
                <w:left w:val="none" w:sz="0" w:space="0" w:color="auto"/>
                <w:bottom w:val="none" w:sz="0" w:space="0" w:color="auto"/>
                <w:right w:val="none" w:sz="0" w:space="0" w:color="auto"/>
              </w:divBdr>
            </w:div>
            <w:div w:id="1909611102">
              <w:marLeft w:val="0"/>
              <w:marRight w:val="0"/>
              <w:marTop w:val="0"/>
              <w:marBottom w:val="0"/>
              <w:divBdr>
                <w:top w:val="none" w:sz="0" w:space="0" w:color="auto"/>
                <w:left w:val="none" w:sz="0" w:space="0" w:color="auto"/>
                <w:bottom w:val="none" w:sz="0" w:space="0" w:color="auto"/>
                <w:right w:val="none" w:sz="0" w:space="0" w:color="auto"/>
              </w:divBdr>
            </w:div>
            <w:div w:id="1916088054">
              <w:marLeft w:val="0"/>
              <w:marRight w:val="0"/>
              <w:marTop w:val="0"/>
              <w:marBottom w:val="0"/>
              <w:divBdr>
                <w:top w:val="none" w:sz="0" w:space="0" w:color="auto"/>
                <w:left w:val="none" w:sz="0" w:space="0" w:color="auto"/>
                <w:bottom w:val="none" w:sz="0" w:space="0" w:color="auto"/>
                <w:right w:val="none" w:sz="0" w:space="0" w:color="auto"/>
              </w:divBdr>
            </w:div>
            <w:div w:id="1972127133">
              <w:marLeft w:val="0"/>
              <w:marRight w:val="0"/>
              <w:marTop w:val="0"/>
              <w:marBottom w:val="0"/>
              <w:divBdr>
                <w:top w:val="none" w:sz="0" w:space="0" w:color="auto"/>
                <w:left w:val="none" w:sz="0" w:space="0" w:color="auto"/>
                <w:bottom w:val="none" w:sz="0" w:space="0" w:color="auto"/>
                <w:right w:val="none" w:sz="0" w:space="0" w:color="auto"/>
              </w:divBdr>
            </w:div>
            <w:div w:id="1974288809">
              <w:marLeft w:val="0"/>
              <w:marRight w:val="0"/>
              <w:marTop w:val="0"/>
              <w:marBottom w:val="0"/>
              <w:divBdr>
                <w:top w:val="none" w:sz="0" w:space="0" w:color="auto"/>
                <w:left w:val="none" w:sz="0" w:space="0" w:color="auto"/>
                <w:bottom w:val="none" w:sz="0" w:space="0" w:color="auto"/>
                <w:right w:val="none" w:sz="0" w:space="0" w:color="auto"/>
              </w:divBdr>
            </w:div>
            <w:div w:id="2001956973">
              <w:marLeft w:val="0"/>
              <w:marRight w:val="0"/>
              <w:marTop w:val="0"/>
              <w:marBottom w:val="0"/>
              <w:divBdr>
                <w:top w:val="none" w:sz="0" w:space="0" w:color="auto"/>
                <w:left w:val="none" w:sz="0" w:space="0" w:color="auto"/>
                <w:bottom w:val="none" w:sz="0" w:space="0" w:color="auto"/>
                <w:right w:val="none" w:sz="0" w:space="0" w:color="auto"/>
              </w:divBdr>
            </w:div>
            <w:div w:id="2042586105">
              <w:marLeft w:val="0"/>
              <w:marRight w:val="0"/>
              <w:marTop w:val="0"/>
              <w:marBottom w:val="0"/>
              <w:divBdr>
                <w:top w:val="none" w:sz="0" w:space="0" w:color="auto"/>
                <w:left w:val="none" w:sz="0" w:space="0" w:color="auto"/>
                <w:bottom w:val="none" w:sz="0" w:space="0" w:color="auto"/>
                <w:right w:val="none" w:sz="0" w:space="0" w:color="auto"/>
              </w:divBdr>
            </w:div>
            <w:div w:id="2047830305">
              <w:marLeft w:val="0"/>
              <w:marRight w:val="0"/>
              <w:marTop w:val="0"/>
              <w:marBottom w:val="0"/>
              <w:divBdr>
                <w:top w:val="none" w:sz="0" w:space="0" w:color="auto"/>
                <w:left w:val="none" w:sz="0" w:space="0" w:color="auto"/>
                <w:bottom w:val="none" w:sz="0" w:space="0" w:color="auto"/>
                <w:right w:val="none" w:sz="0" w:space="0" w:color="auto"/>
              </w:divBdr>
            </w:div>
            <w:div w:id="2056852340">
              <w:marLeft w:val="0"/>
              <w:marRight w:val="0"/>
              <w:marTop w:val="0"/>
              <w:marBottom w:val="0"/>
              <w:divBdr>
                <w:top w:val="none" w:sz="0" w:space="0" w:color="auto"/>
                <w:left w:val="none" w:sz="0" w:space="0" w:color="auto"/>
                <w:bottom w:val="none" w:sz="0" w:space="0" w:color="auto"/>
                <w:right w:val="none" w:sz="0" w:space="0" w:color="auto"/>
              </w:divBdr>
            </w:div>
            <w:div w:id="2071339006">
              <w:marLeft w:val="0"/>
              <w:marRight w:val="0"/>
              <w:marTop w:val="0"/>
              <w:marBottom w:val="0"/>
              <w:divBdr>
                <w:top w:val="none" w:sz="0" w:space="0" w:color="auto"/>
                <w:left w:val="none" w:sz="0" w:space="0" w:color="auto"/>
                <w:bottom w:val="none" w:sz="0" w:space="0" w:color="auto"/>
                <w:right w:val="none" w:sz="0" w:space="0" w:color="auto"/>
              </w:divBdr>
            </w:div>
            <w:div w:id="2089231388">
              <w:marLeft w:val="0"/>
              <w:marRight w:val="0"/>
              <w:marTop w:val="0"/>
              <w:marBottom w:val="0"/>
              <w:divBdr>
                <w:top w:val="none" w:sz="0" w:space="0" w:color="auto"/>
                <w:left w:val="none" w:sz="0" w:space="0" w:color="auto"/>
                <w:bottom w:val="none" w:sz="0" w:space="0" w:color="auto"/>
                <w:right w:val="none" w:sz="0" w:space="0" w:color="auto"/>
              </w:divBdr>
            </w:div>
            <w:div w:id="2104909230">
              <w:marLeft w:val="0"/>
              <w:marRight w:val="0"/>
              <w:marTop w:val="0"/>
              <w:marBottom w:val="0"/>
              <w:divBdr>
                <w:top w:val="none" w:sz="0" w:space="0" w:color="auto"/>
                <w:left w:val="none" w:sz="0" w:space="0" w:color="auto"/>
                <w:bottom w:val="none" w:sz="0" w:space="0" w:color="auto"/>
                <w:right w:val="none" w:sz="0" w:space="0" w:color="auto"/>
              </w:divBdr>
            </w:div>
            <w:div w:id="2105421351">
              <w:marLeft w:val="0"/>
              <w:marRight w:val="0"/>
              <w:marTop w:val="0"/>
              <w:marBottom w:val="0"/>
              <w:divBdr>
                <w:top w:val="none" w:sz="0" w:space="0" w:color="auto"/>
                <w:left w:val="none" w:sz="0" w:space="0" w:color="auto"/>
                <w:bottom w:val="none" w:sz="0" w:space="0" w:color="auto"/>
                <w:right w:val="none" w:sz="0" w:space="0" w:color="auto"/>
              </w:divBdr>
            </w:div>
            <w:div w:id="2131195225">
              <w:marLeft w:val="0"/>
              <w:marRight w:val="0"/>
              <w:marTop w:val="0"/>
              <w:marBottom w:val="0"/>
              <w:divBdr>
                <w:top w:val="none" w:sz="0" w:space="0" w:color="auto"/>
                <w:left w:val="none" w:sz="0" w:space="0" w:color="auto"/>
                <w:bottom w:val="none" w:sz="0" w:space="0" w:color="auto"/>
                <w:right w:val="none" w:sz="0" w:space="0" w:color="auto"/>
              </w:divBdr>
            </w:div>
            <w:div w:id="2137602242">
              <w:marLeft w:val="0"/>
              <w:marRight w:val="0"/>
              <w:marTop w:val="0"/>
              <w:marBottom w:val="0"/>
              <w:divBdr>
                <w:top w:val="none" w:sz="0" w:space="0" w:color="auto"/>
                <w:left w:val="none" w:sz="0" w:space="0" w:color="auto"/>
                <w:bottom w:val="none" w:sz="0" w:space="0" w:color="auto"/>
                <w:right w:val="none" w:sz="0" w:space="0" w:color="auto"/>
              </w:divBdr>
            </w:div>
          </w:divsChild>
        </w:div>
        <w:div w:id="322007282">
          <w:marLeft w:val="0"/>
          <w:marRight w:val="0"/>
          <w:marTop w:val="0"/>
          <w:marBottom w:val="0"/>
          <w:divBdr>
            <w:top w:val="none" w:sz="0" w:space="0" w:color="auto"/>
            <w:left w:val="none" w:sz="0" w:space="0" w:color="auto"/>
            <w:bottom w:val="none" w:sz="0" w:space="0" w:color="auto"/>
            <w:right w:val="none" w:sz="0" w:space="0" w:color="auto"/>
          </w:divBdr>
          <w:divsChild>
            <w:div w:id="1638993611">
              <w:marLeft w:val="0"/>
              <w:marRight w:val="0"/>
              <w:marTop w:val="0"/>
              <w:marBottom w:val="0"/>
              <w:divBdr>
                <w:top w:val="none" w:sz="0" w:space="0" w:color="auto"/>
                <w:left w:val="none" w:sz="0" w:space="0" w:color="auto"/>
                <w:bottom w:val="none" w:sz="0" w:space="0" w:color="auto"/>
                <w:right w:val="none" w:sz="0" w:space="0" w:color="auto"/>
              </w:divBdr>
            </w:div>
          </w:divsChild>
        </w:div>
        <w:div w:id="405541373">
          <w:marLeft w:val="0"/>
          <w:marRight w:val="0"/>
          <w:marTop w:val="0"/>
          <w:marBottom w:val="0"/>
          <w:divBdr>
            <w:top w:val="none" w:sz="0" w:space="0" w:color="auto"/>
            <w:left w:val="none" w:sz="0" w:space="0" w:color="auto"/>
            <w:bottom w:val="none" w:sz="0" w:space="0" w:color="auto"/>
            <w:right w:val="none" w:sz="0" w:space="0" w:color="auto"/>
          </w:divBdr>
          <w:divsChild>
            <w:div w:id="63334897">
              <w:marLeft w:val="0"/>
              <w:marRight w:val="0"/>
              <w:marTop w:val="0"/>
              <w:marBottom w:val="0"/>
              <w:divBdr>
                <w:top w:val="none" w:sz="0" w:space="0" w:color="auto"/>
                <w:left w:val="none" w:sz="0" w:space="0" w:color="auto"/>
                <w:bottom w:val="none" w:sz="0" w:space="0" w:color="auto"/>
                <w:right w:val="none" w:sz="0" w:space="0" w:color="auto"/>
              </w:divBdr>
            </w:div>
            <w:div w:id="66461929">
              <w:marLeft w:val="0"/>
              <w:marRight w:val="0"/>
              <w:marTop w:val="0"/>
              <w:marBottom w:val="0"/>
              <w:divBdr>
                <w:top w:val="none" w:sz="0" w:space="0" w:color="auto"/>
                <w:left w:val="none" w:sz="0" w:space="0" w:color="auto"/>
                <w:bottom w:val="none" w:sz="0" w:space="0" w:color="auto"/>
                <w:right w:val="none" w:sz="0" w:space="0" w:color="auto"/>
              </w:divBdr>
            </w:div>
            <w:div w:id="101345288">
              <w:marLeft w:val="0"/>
              <w:marRight w:val="0"/>
              <w:marTop w:val="0"/>
              <w:marBottom w:val="0"/>
              <w:divBdr>
                <w:top w:val="none" w:sz="0" w:space="0" w:color="auto"/>
                <w:left w:val="none" w:sz="0" w:space="0" w:color="auto"/>
                <w:bottom w:val="none" w:sz="0" w:space="0" w:color="auto"/>
                <w:right w:val="none" w:sz="0" w:space="0" w:color="auto"/>
              </w:divBdr>
            </w:div>
            <w:div w:id="113403289">
              <w:marLeft w:val="0"/>
              <w:marRight w:val="0"/>
              <w:marTop w:val="0"/>
              <w:marBottom w:val="0"/>
              <w:divBdr>
                <w:top w:val="none" w:sz="0" w:space="0" w:color="auto"/>
                <w:left w:val="none" w:sz="0" w:space="0" w:color="auto"/>
                <w:bottom w:val="none" w:sz="0" w:space="0" w:color="auto"/>
                <w:right w:val="none" w:sz="0" w:space="0" w:color="auto"/>
              </w:divBdr>
            </w:div>
            <w:div w:id="144669371">
              <w:marLeft w:val="0"/>
              <w:marRight w:val="0"/>
              <w:marTop w:val="0"/>
              <w:marBottom w:val="0"/>
              <w:divBdr>
                <w:top w:val="none" w:sz="0" w:space="0" w:color="auto"/>
                <w:left w:val="none" w:sz="0" w:space="0" w:color="auto"/>
                <w:bottom w:val="none" w:sz="0" w:space="0" w:color="auto"/>
                <w:right w:val="none" w:sz="0" w:space="0" w:color="auto"/>
              </w:divBdr>
            </w:div>
            <w:div w:id="155416041">
              <w:marLeft w:val="0"/>
              <w:marRight w:val="0"/>
              <w:marTop w:val="0"/>
              <w:marBottom w:val="0"/>
              <w:divBdr>
                <w:top w:val="none" w:sz="0" w:space="0" w:color="auto"/>
                <w:left w:val="none" w:sz="0" w:space="0" w:color="auto"/>
                <w:bottom w:val="none" w:sz="0" w:space="0" w:color="auto"/>
                <w:right w:val="none" w:sz="0" w:space="0" w:color="auto"/>
              </w:divBdr>
            </w:div>
            <w:div w:id="202910428">
              <w:marLeft w:val="0"/>
              <w:marRight w:val="0"/>
              <w:marTop w:val="0"/>
              <w:marBottom w:val="0"/>
              <w:divBdr>
                <w:top w:val="none" w:sz="0" w:space="0" w:color="auto"/>
                <w:left w:val="none" w:sz="0" w:space="0" w:color="auto"/>
                <w:bottom w:val="none" w:sz="0" w:space="0" w:color="auto"/>
                <w:right w:val="none" w:sz="0" w:space="0" w:color="auto"/>
              </w:divBdr>
            </w:div>
            <w:div w:id="212548218">
              <w:marLeft w:val="0"/>
              <w:marRight w:val="0"/>
              <w:marTop w:val="0"/>
              <w:marBottom w:val="0"/>
              <w:divBdr>
                <w:top w:val="none" w:sz="0" w:space="0" w:color="auto"/>
                <w:left w:val="none" w:sz="0" w:space="0" w:color="auto"/>
                <w:bottom w:val="none" w:sz="0" w:space="0" w:color="auto"/>
                <w:right w:val="none" w:sz="0" w:space="0" w:color="auto"/>
              </w:divBdr>
            </w:div>
            <w:div w:id="237371399">
              <w:marLeft w:val="0"/>
              <w:marRight w:val="0"/>
              <w:marTop w:val="0"/>
              <w:marBottom w:val="0"/>
              <w:divBdr>
                <w:top w:val="none" w:sz="0" w:space="0" w:color="auto"/>
                <w:left w:val="none" w:sz="0" w:space="0" w:color="auto"/>
                <w:bottom w:val="none" w:sz="0" w:space="0" w:color="auto"/>
                <w:right w:val="none" w:sz="0" w:space="0" w:color="auto"/>
              </w:divBdr>
            </w:div>
            <w:div w:id="343480894">
              <w:marLeft w:val="0"/>
              <w:marRight w:val="0"/>
              <w:marTop w:val="0"/>
              <w:marBottom w:val="0"/>
              <w:divBdr>
                <w:top w:val="none" w:sz="0" w:space="0" w:color="auto"/>
                <w:left w:val="none" w:sz="0" w:space="0" w:color="auto"/>
                <w:bottom w:val="none" w:sz="0" w:space="0" w:color="auto"/>
                <w:right w:val="none" w:sz="0" w:space="0" w:color="auto"/>
              </w:divBdr>
            </w:div>
            <w:div w:id="385570150">
              <w:marLeft w:val="0"/>
              <w:marRight w:val="0"/>
              <w:marTop w:val="0"/>
              <w:marBottom w:val="0"/>
              <w:divBdr>
                <w:top w:val="none" w:sz="0" w:space="0" w:color="auto"/>
                <w:left w:val="none" w:sz="0" w:space="0" w:color="auto"/>
                <w:bottom w:val="none" w:sz="0" w:space="0" w:color="auto"/>
                <w:right w:val="none" w:sz="0" w:space="0" w:color="auto"/>
              </w:divBdr>
            </w:div>
            <w:div w:id="404181449">
              <w:marLeft w:val="0"/>
              <w:marRight w:val="0"/>
              <w:marTop w:val="0"/>
              <w:marBottom w:val="0"/>
              <w:divBdr>
                <w:top w:val="none" w:sz="0" w:space="0" w:color="auto"/>
                <w:left w:val="none" w:sz="0" w:space="0" w:color="auto"/>
                <w:bottom w:val="none" w:sz="0" w:space="0" w:color="auto"/>
                <w:right w:val="none" w:sz="0" w:space="0" w:color="auto"/>
              </w:divBdr>
            </w:div>
            <w:div w:id="456145469">
              <w:marLeft w:val="0"/>
              <w:marRight w:val="0"/>
              <w:marTop w:val="0"/>
              <w:marBottom w:val="0"/>
              <w:divBdr>
                <w:top w:val="none" w:sz="0" w:space="0" w:color="auto"/>
                <w:left w:val="none" w:sz="0" w:space="0" w:color="auto"/>
                <w:bottom w:val="none" w:sz="0" w:space="0" w:color="auto"/>
                <w:right w:val="none" w:sz="0" w:space="0" w:color="auto"/>
              </w:divBdr>
            </w:div>
            <w:div w:id="456147578">
              <w:marLeft w:val="0"/>
              <w:marRight w:val="0"/>
              <w:marTop w:val="0"/>
              <w:marBottom w:val="0"/>
              <w:divBdr>
                <w:top w:val="none" w:sz="0" w:space="0" w:color="auto"/>
                <w:left w:val="none" w:sz="0" w:space="0" w:color="auto"/>
                <w:bottom w:val="none" w:sz="0" w:space="0" w:color="auto"/>
                <w:right w:val="none" w:sz="0" w:space="0" w:color="auto"/>
              </w:divBdr>
            </w:div>
            <w:div w:id="507409545">
              <w:marLeft w:val="0"/>
              <w:marRight w:val="0"/>
              <w:marTop w:val="0"/>
              <w:marBottom w:val="0"/>
              <w:divBdr>
                <w:top w:val="none" w:sz="0" w:space="0" w:color="auto"/>
                <w:left w:val="none" w:sz="0" w:space="0" w:color="auto"/>
                <w:bottom w:val="none" w:sz="0" w:space="0" w:color="auto"/>
                <w:right w:val="none" w:sz="0" w:space="0" w:color="auto"/>
              </w:divBdr>
            </w:div>
            <w:div w:id="515655427">
              <w:marLeft w:val="0"/>
              <w:marRight w:val="0"/>
              <w:marTop w:val="0"/>
              <w:marBottom w:val="0"/>
              <w:divBdr>
                <w:top w:val="none" w:sz="0" w:space="0" w:color="auto"/>
                <w:left w:val="none" w:sz="0" w:space="0" w:color="auto"/>
                <w:bottom w:val="none" w:sz="0" w:space="0" w:color="auto"/>
                <w:right w:val="none" w:sz="0" w:space="0" w:color="auto"/>
              </w:divBdr>
            </w:div>
            <w:div w:id="530727222">
              <w:marLeft w:val="0"/>
              <w:marRight w:val="0"/>
              <w:marTop w:val="0"/>
              <w:marBottom w:val="0"/>
              <w:divBdr>
                <w:top w:val="none" w:sz="0" w:space="0" w:color="auto"/>
                <w:left w:val="none" w:sz="0" w:space="0" w:color="auto"/>
                <w:bottom w:val="none" w:sz="0" w:space="0" w:color="auto"/>
                <w:right w:val="none" w:sz="0" w:space="0" w:color="auto"/>
              </w:divBdr>
            </w:div>
            <w:div w:id="542131596">
              <w:marLeft w:val="0"/>
              <w:marRight w:val="0"/>
              <w:marTop w:val="0"/>
              <w:marBottom w:val="0"/>
              <w:divBdr>
                <w:top w:val="none" w:sz="0" w:space="0" w:color="auto"/>
                <w:left w:val="none" w:sz="0" w:space="0" w:color="auto"/>
                <w:bottom w:val="none" w:sz="0" w:space="0" w:color="auto"/>
                <w:right w:val="none" w:sz="0" w:space="0" w:color="auto"/>
              </w:divBdr>
            </w:div>
            <w:div w:id="576092638">
              <w:marLeft w:val="0"/>
              <w:marRight w:val="0"/>
              <w:marTop w:val="0"/>
              <w:marBottom w:val="0"/>
              <w:divBdr>
                <w:top w:val="none" w:sz="0" w:space="0" w:color="auto"/>
                <w:left w:val="none" w:sz="0" w:space="0" w:color="auto"/>
                <w:bottom w:val="none" w:sz="0" w:space="0" w:color="auto"/>
                <w:right w:val="none" w:sz="0" w:space="0" w:color="auto"/>
              </w:divBdr>
            </w:div>
            <w:div w:id="602615367">
              <w:marLeft w:val="0"/>
              <w:marRight w:val="0"/>
              <w:marTop w:val="0"/>
              <w:marBottom w:val="0"/>
              <w:divBdr>
                <w:top w:val="none" w:sz="0" w:space="0" w:color="auto"/>
                <w:left w:val="none" w:sz="0" w:space="0" w:color="auto"/>
                <w:bottom w:val="none" w:sz="0" w:space="0" w:color="auto"/>
                <w:right w:val="none" w:sz="0" w:space="0" w:color="auto"/>
              </w:divBdr>
            </w:div>
            <w:div w:id="693653941">
              <w:marLeft w:val="0"/>
              <w:marRight w:val="0"/>
              <w:marTop w:val="0"/>
              <w:marBottom w:val="0"/>
              <w:divBdr>
                <w:top w:val="none" w:sz="0" w:space="0" w:color="auto"/>
                <w:left w:val="none" w:sz="0" w:space="0" w:color="auto"/>
                <w:bottom w:val="none" w:sz="0" w:space="0" w:color="auto"/>
                <w:right w:val="none" w:sz="0" w:space="0" w:color="auto"/>
              </w:divBdr>
            </w:div>
            <w:div w:id="701176962">
              <w:marLeft w:val="0"/>
              <w:marRight w:val="0"/>
              <w:marTop w:val="0"/>
              <w:marBottom w:val="0"/>
              <w:divBdr>
                <w:top w:val="none" w:sz="0" w:space="0" w:color="auto"/>
                <w:left w:val="none" w:sz="0" w:space="0" w:color="auto"/>
                <w:bottom w:val="none" w:sz="0" w:space="0" w:color="auto"/>
                <w:right w:val="none" w:sz="0" w:space="0" w:color="auto"/>
              </w:divBdr>
            </w:div>
            <w:div w:id="725227612">
              <w:marLeft w:val="0"/>
              <w:marRight w:val="0"/>
              <w:marTop w:val="0"/>
              <w:marBottom w:val="0"/>
              <w:divBdr>
                <w:top w:val="none" w:sz="0" w:space="0" w:color="auto"/>
                <w:left w:val="none" w:sz="0" w:space="0" w:color="auto"/>
                <w:bottom w:val="none" w:sz="0" w:space="0" w:color="auto"/>
                <w:right w:val="none" w:sz="0" w:space="0" w:color="auto"/>
              </w:divBdr>
            </w:div>
            <w:div w:id="777213906">
              <w:marLeft w:val="0"/>
              <w:marRight w:val="0"/>
              <w:marTop w:val="0"/>
              <w:marBottom w:val="0"/>
              <w:divBdr>
                <w:top w:val="none" w:sz="0" w:space="0" w:color="auto"/>
                <w:left w:val="none" w:sz="0" w:space="0" w:color="auto"/>
                <w:bottom w:val="none" w:sz="0" w:space="0" w:color="auto"/>
                <w:right w:val="none" w:sz="0" w:space="0" w:color="auto"/>
              </w:divBdr>
            </w:div>
            <w:div w:id="795833380">
              <w:marLeft w:val="0"/>
              <w:marRight w:val="0"/>
              <w:marTop w:val="0"/>
              <w:marBottom w:val="0"/>
              <w:divBdr>
                <w:top w:val="none" w:sz="0" w:space="0" w:color="auto"/>
                <w:left w:val="none" w:sz="0" w:space="0" w:color="auto"/>
                <w:bottom w:val="none" w:sz="0" w:space="0" w:color="auto"/>
                <w:right w:val="none" w:sz="0" w:space="0" w:color="auto"/>
              </w:divBdr>
            </w:div>
            <w:div w:id="814685956">
              <w:marLeft w:val="0"/>
              <w:marRight w:val="0"/>
              <w:marTop w:val="0"/>
              <w:marBottom w:val="0"/>
              <w:divBdr>
                <w:top w:val="none" w:sz="0" w:space="0" w:color="auto"/>
                <w:left w:val="none" w:sz="0" w:space="0" w:color="auto"/>
                <w:bottom w:val="none" w:sz="0" w:space="0" w:color="auto"/>
                <w:right w:val="none" w:sz="0" w:space="0" w:color="auto"/>
              </w:divBdr>
            </w:div>
            <w:div w:id="827357532">
              <w:marLeft w:val="0"/>
              <w:marRight w:val="0"/>
              <w:marTop w:val="0"/>
              <w:marBottom w:val="0"/>
              <w:divBdr>
                <w:top w:val="none" w:sz="0" w:space="0" w:color="auto"/>
                <w:left w:val="none" w:sz="0" w:space="0" w:color="auto"/>
                <w:bottom w:val="none" w:sz="0" w:space="0" w:color="auto"/>
                <w:right w:val="none" w:sz="0" w:space="0" w:color="auto"/>
              </w:divBdr>
            </w:div>
            <w:div w:id="884678302">
              <w:marLeft w:val="0"/>
              <w:marRight w:val="0"/>
              <w:marTop w:val="0"/>
              <w:marBottom w:val="0"/>
              <w:divBdr>
                <w:top w:val="none" w:sz="0" w:space="0" w:color="auto"/>
                <w:left w:val="none" w:sz="0" w:space="0" w:color="auto"/>
                <w:bottom w:val="none" w:sz="0" w:space="0" w:color="auto"/>
                <w:right w:val="none" w:sz="0" w:space="0" w:color="auto"/>
              </w:divBdr>
            </w:div>
            <w:div w:id="885872568">
              <w:marLeft w:val="0"/>
              <w:marRight w:val="0"/>
              <w:marTop w:val="0"/>
              <w:marBottom w:val="0"/>
              <w:divBdr>
                <w:top w:val="none" w:sz="0" w:space="0" w:color="auto"/>
                <w:left w:val="none" w:sz="0" w:space="0" w:color="auto"/>
                <w:bottom w:val="none" w:sz="0" w:space="0" w:color="auto"/>
                <w:right w:val="none" w:sz="0" w:space="0" w:color="auto"/>
              </w:divBdr>
            </w:div>
            <w:div w:id="972061900">
              <w:marLeft w:val="0"/>
              <w:marRight w:val="0"/>
              <w:marTop w:val="0"/>
              <w:marBottom w:val="0"/>
              <w:divBdr>
                <w:top w:val="none" w:sz="0" w:space="0" w:color="auto"/>
                <w:left w:val="none" w:sz="0" w:space="0" w:color="auto"/>
                <w:bottom w:val="none" w:sz="0" w:space="0" w:color="auto"/>
                <w:right w:val="none" w:sz="0" w:space="0" w:color="auto"/>
              </w:divBdr>
            </w:div>
            <w:div w:id="1027171344">
              <w:marLeft w:val="0"/>
              <w:marRight w:val="0"/>
              <w:marTop w:val="0"/>
              <w:marBottom w:val="0"/>
              <w:divBdr>
                <w:top w:val="none" w:sz="0" w:space="0" w:color="auto"/>
                <w:left w:val="none" w:sz="0" w:space="0" w:color="auto"/>
                <w:bottom w:val="none" w:sz="0" w:space="0" w:color="auto"/>
                <w:right w:val="none" w:sz="0" w:space="0" w:color="auto"/>
              </w:divBdr>
            </w:div>
            <w:div w:id="1058671917">
              <w:marLeft w:val="0"/>
              <w:marRight w:val="0"/>
              <w:marTop w:val="0"/>
              <w:marBottom w:val="0"/>
              <w:divBdr>
                <w:top w:val="none" w:sz="0" w:space="0" w:color="auto"/>
                <w:left w:val="none" w:sz="0" w:space="0" w:color="auto"/>
                <w:bottom w:val="none" w:sz="0" w:space="0" w:color="auto"/>
                <w:right w:val="none" w:sz="0" w:space="0" w:color="auto"/>
              </w:divBdr>
            </w:div>
            <w:div w:id="1064451871">
              <w:marLeft w:val="0"/>
              <w:marRight w:val="0"/>
              <w:marTop w:val="0"/>
              <w:marBottom w:val="0"/>
              <w:divBdr>
                <w:top w:val="none" w:sz="0" w:space="0" w:color="auto"/>
                <w:left w:val="none" w:sz="0" w:space="0" w:color="auto"/>
                <w:bottom w:val="none" w:sz="0" w:space="0" w:color="auto"/>
                <w:right w:val="none" w:sz="0" w:space="0" w:color="auto"/>
              </w:divBdr>
            </w:div>
            <w:div w:id="1080982605">
              <w:marLeft w:val="0"/>
              <w:marRight w:val="0"/>
              <w:marTop w:val="0"/>
              <w:marBottom w:val="0"/>
              <w:divBdr>
                <w:top w:val="none" w:sz="0" w:space="0" w:color="auto"/>
                <w:left w:val="none" w:sz="0" w:space="0" w:color="auto"/>
                <w:bottom w:val="none" w:sz="0" w:space="0" w:color="auto"/>
                <w:right w:val="none" w:sz="0" w:space="0" w:color="auto"/>
              </w:divBdr>
            </w:div>
            <w:div w:id="1098022138">
              <w:marLeft w:val="0"/>
              <w:marRight w:val="0"/>
              <w:marTop w:val="0"/>
              <w:marBottom w:val="0"/>
              <w:divBdr>
                <w:top w:val="none" w:sz="0" w:space="0" w:color="auto"/>
                <w:left w:val="none" w:sz="0" w:space="0" w:color="auto"/>
                <w:bottom w:val="none" w:sz="0" w:space="0" w:color="auto"/>
                <w:right w:val="none" w:sz="0" w:space="0" w:color="auto"/>
              </w:divBdr>
            </w:div>
            <w:div w:id="1119760082">
              <w:marLeft w:val="0"/>
              <w:marRight w:val="0"/>
              <w:marTop w:val="0"/>
              <w:marBottom w:val="0"/>
              <w:divBdr>
                <w:top w:val="none" w:sz="0" w:space="0" w:color="auto"/>
                <w:left w:val="none" w:sz="0" w:space="0" w:color="auto"/>
                <w:bottom w:val="none" w:sz="0" w:space="0" w:color="auto"/>
                <w:right w:val="none" w:sz="0" w:space="0" w:color="auto"/>
              </w:divBdr>
            </w:div>
            <w:div w:id="1203983368">
              <w:marLeft w:val="0"/>
              <w:marRight w:val="0"/>
              <w:marTop w:val="0"/>
              <w:marBottom w:val="0"/>
              <w:divBdr>
                <w:top w:val="none" w:sz="0" w:space="0" w:color="auto"/>
                <w:left w:val="none" w:sz="0" w:space="0" w:color="auto"/>
                <w:bottom w:val="none" w:sz="0" w:space="0" w:color="auto"/>
                <w:right w:val="none" w:sz="0" w:space="0" w:color="auto"/>
              </w:divBdr>
            </w:div>
            <w:div w:id="1210339809">
              <w:marLeft w:val="0"/>
              <w:marRight w:val="0"/>
              <w:marTop w:val="0"/>
              <w:marBottom w:val="0"/>
              <w:divBdr>
                <w:top w:val="none" w:sz="0" w:space="0" w:color="auto"/>
                <w:left w:val="none" w:sz="0" w:space="0" w:color="auto"/>
                <w:bottom w:val="none" w:sz="0" w:space="0" w:color="auto"/>
                <w:right w:val="none" w:sz="0" w:space="0" w:color="auto"/>
              </w:divBdr>
            </w:div>
            <w:div w:id="1215119206">
              <w:marLeft w:val="0"/>
              <w:marRight w:val="0"/>
              <w:marTop w:val="0"/>
              <w:marBottom w:val="0"/>
              <w:divBdr>
                <w:top w:val="none" w:sz="0" w:space="0" w:color="auto"/>
                <w:left w:val="none" w:sz="0" w:space="0" w:color="auto"/>
                <w:bottom w:val="none" w:sz="0" w:space="0" w:color="auto"/>
                <w:right w:val="none" w:sz="0" w:space="0" w:color="auto"/>
              </w:divBdr>
            </w:div>
            <w:div w:id="1220284867">
              <w:marLeft w:val="0"/>
              <w:marRight w:val="0"/>
              <w:marTop w:val="0"/>
              <w:marBottom w:val="0"/>
              <w:divBdr>
                <w:top w:val="none" w:sz="0" w:space="0" w:color="auto"/>
                <w:left w:val="none" w:sz="0" w:space="0" w:color="auto"/>
                <w:bottom w:val="none" w:sz="0" w:space="0" w:color="auto"/>
                <w:right w:val="none" w:sz="0" w:space="0" w:color="auto"/>
              </w:divBdr>
            </w:div>
            <w:div w:id="1239025337">
              <w:marLeft w:val="0"/>
              <w:marRight w:val="0"/>
              <w:marTop w:val="0"/>
              <w:marBottom w:val="0"/>
              <w:divBdr>
                <w:top w:val="none" w:sz="0" w:space="0" w:color="auto"/>
                <w:left w:val="none" w:sz="0" w:space="0" w:color="auto"/>
                <w:bottom w:val="none" w:sz="0" w:space="0" w:color="auto"/>
                <w:right w:val="none" w:sz="0" w:space="0" w:color="auto"/>
              </w:divBdr>
            </w:div>
            <w:div w:id="1253276903">
              <w:marLeft w:val="0"/>
              <w:marRight w:val="0"/>
              <w:marTop w:val="0"/>
              <w:marBottom w:val="0"/>
              <w:divBdr>
                <w:top w:val="none" w:sz="0" w:space="0" w:color="auto"/>
                <w:left w:val="none" w:sz="0" w:space="0" w:color="auto"/>
                <w:bottom w:val="none" w:sz="0" w:space="0" w:color="auto"/>
                <w:right w:val="none" w:sz="0" w:space="0" w:color="auto"/>
              </w:divBdr>
            </w:div>
            <w:div w:id="1273711855">
              <w:marLeft w:val="0"/>
              <w:marRight w:val="0"/>
              <w:marTop w:val="0"/>
              <w:marBottom w:val="0"/>
              <w:divBdr>
                <w:top w:val="none" w:sz="0" w:space="0" w:color="auto"/>
                <w:left w:val="none" w:sz="0" w:space="0" w:color="auto"/>
                <w:bottom w:val="none" w:sz="0" w:space="0" w:color="auto"/>
                <w:right w:val="none" w:sz="0" w:space="0" w:color="auto"/>
              </w:divBdr>
            </w:div>
            <w:div w:id="1314215792">
              <w:marLeft w:val="0"/>
              <w:marRight w:val="0"/>
              <w:marTop w:val="0"/>
              <w:marBottom w:val="0"/>
              <w:divBdr>
                <w:top w:val="none" w:sz="0" w:space="0" w:color="auto"/>
                <w:left w:val="none" w:sz="0" w:space="0" w:color="auto"/>
                <w:bottom w:val="none" w:sz="0" w:space="0" w:color="auto"/>
                <w:right w:val="none" w:sz="0" w:space="0" w:color="auto"/>
              </w:divBdr>
            </w:div>
            <w:div w:id="1321882420">
              <w:marLeft w:val="0"/>
              <w:marRight w:val="0"/>
              <w:marTop w:val="0"/>
              <w:marBottom w:val="0"/>
              <w:divBdr>
                <w:top w:val="none" w:sz="0" w:space="0" w:color="auto"/>
                <w:left w:val="none" w:sz="0" w:space="0" w:color="auto"/>
                <w:bottom w:val="none" w:sz="0" w:space="0" w:color="auto"/>
                <w:right w:val="none" w:sz="0" w:space="0" w:color="auto"/>
              </w:divBdr>
            </w:div>
            <w:div w:id="1335034231">
              <w:marLeft w:val="0"/>
              <w:marRight w:val="0"/>
              <w:marTop w:val="0"/>
              <w:marBottom w:val="0"/>
              <w:divBdr>
                <w:top w:val="none" w:sz="0" w:space="0" w:color="auto"/>
                <w:left w:val="none" w:sz="0" w:space="0" w:color="auto"/>
                <w:bottom w:val="none" w:sz="0" w:space="0" w:color="auto"/>
                <w:right w:val="none" w:sz="0" w:space="0" w:color="auto"/>
              </w:divBdr>
            </w:div>
            <w:div w:id="1345400592">
              <w:marLeft w:val="0"/>
              <w:marRight w:val="0"/>
              <w:marTop w:val="0"/>
              <w:marBottom w:val="0"/>
              <w:divBdr>
                <w:top w:val="none" w:sz="0" w:space="0" w:color="auto"/>
                <w:left w:val="none" w:sz="0" w:space="0" w:color="auto"/>
                <w:bottom w:val="none" w:sz="0" w:space="0" w:color="auto"/>
                <w:right w:val="none" w:sz="0" w:space="0" w:color="auto"/>
              </w:divBdr>
            </w:div>
            <w:div w:id="1355307653">
              <w:marLeft w:val="0"/>
              <w:marRight w:val="0"/>
              <w:marTop w:val="0"/>
              <w:marBottom w:val="0"/>
              <w:divBdr>
                <w:top w:val="none" w:sz="0" w:space="0" w:color="auto"/>
                <w:left w:val="none" w:sz="0" w:space="0" w:color="auto"/>
                <w:bottom w:val="none" w:sz="0" w:space="0" w:color="auto"/>
                <w:right w:val="none" w:sz="0" w:space="0" w:color="auto"/>
              </w:divBdr>
            </w:div>
            <w:div w:id="1364020647">
              <w:marLeft w:val="0"/>
              <w:marRight w:val="0"/>
              <w:marTop w:val="0"/>
              <w:marBottom w:val="0"/>
              <w:divBdr>
                <w:top w:val="none" w:sz="0" w:space="0" w:color="auto"/>
                <w:left w:val="none" w:sz="0" w:space="0" w:color="auto"/>
                <w:bottom w:val="none" w:sz="0" w:space="0" w:color="auto"/>
                <w:right w:val="none" w:sz="0" w:space="0" w:color="auto"/>
              </w:divBdr>
            </w:div>
            <w:div w:id="1376462767">
              <w:marLeft w:val="0"/>
              <w:marRight w:val="0"/>
              <w:marTop w:val="0"/>
              <w:marBottom w:val="0"/>
              <w:divBdr>
                <w:top w:val="none" w:sz="0" w:space="0" w:color="auto"/>
                <w:left w:val="none" w:sz="0" w:space="0" w:color="auto"/>
                <w:bottom w:val="none" w:sz="0" w:space="0" w:color="auto"/>
                <w:right w:val="none" w:sz="0" w:space="0" w:color="auto"/>
              </w:divBdr>
            </w:div>
            <w:div w:id="1410689598">
              <w:marLeft w:val="0"/>
              <w:marRight w:val="0"/>
              <w:marTop w:val="0"/>
              <w:marBottom w:val="0"/>
              <w:divBdr>
                <w:top w:val="none" w:sz="0" w:space="0" w:color="auto"/>
                <w:left w:val="none" w:sz="0" w:space="0" w:color="auto"/>
                <w:bottom w:val="none" w:sz="0" w:space="0" w:color="auto"/>
                <w:right w:val="none" w:sz="0" w:space="0" w:color="auto"/>
              </w:divBdr>
            </w:div>
            <w:div w:id="1424112120">
              <w:marLeft w:val="0"/>
              <w:marRight w:val="0"/>
              <w:marTop w:val="0"/>
              <w:marBottom w:val="0"/>
              <w:divBdr>
                <w:top w:val="none" w:sz="0" w:space="0" w:color="auto"/>
                <w:left w:val="none" w:sz="0" w:space="0" w:color="auto"/>
                <w:bottom w:val="none" w:sz="0" w:space="0" w:color="auto"/>
                <w:right w:val="none" w:sz="0" w:space="0" w:color="auto"/>
              </w:divBdr>
            </w:div>
            <w:div w:id="1471362968">
              <w:marLeft w:val="0"/>
              <w:marRight w:val="0"/>
              <w:marTop w:val="0"/>
              <w:marBottom w:val="0"/>
              <w:divBdr>
                <w:top w:val="none" w:sz="0" w:space="0" w:color="auto"/>
                <w:left w:val="none" w:sz="0" w:space="0" w:color="auto"/>
                <w:bottom w:val="none" w:sz="0" w:space="0" w:color="auto"/>
                <w:right w:val="none" w:sz="0" w:space="0" w:color="auto"/>
              </w:divBdr>
            </w:div>
            <w:div w:id="1473450319">
              <w:marLeft w:val="0"/>
              <w:marRight w:val="0"/>
              <w:marTop w:val="0"/>
              <w:marBottom w:val="0"/>
              <w:divBdr>
                <w:top w:val="none" w:sz="0" w:space="0" w:color="auto"/>
                <w:left w:val="none" w:sz="0" w:space="0" w:color="auto"/>
                <w:bottom w:val="none" w:sz="0" w:space="0" w:color="auto"/>
                <w:right w:val="none" w:sz="0" w:space="0" w:color="auto"/>
              </w:divBdr>
            </w:div>
            <w:div w:id="1498690957">
              <w:marLeft w:val="0"/>
              <w:marRight w:val="0"/>
              <w:marTop w:val="0"/>
              <w:marBottom w:val="0"/>
              <w:divBdr>
                <w:top w:val="none" w:sz="0" w:space="0" w:color="auto"/>
                <w:left w:val="none" w:sz="0" w:space="0" w:color="auto"/>
                <w:bottom w:val="none" w:sz="0" w:space="0" w:color="auto"/>
                <w:right w:val="none" w:sz="0" w:space="0" w:color="auto"/>
              </w:divBdr>
            </w:div>
            <w:div w:id="1500653395">
              <w:marLeft w:val="0"/>
              <w:marRight w:val="0"/>
              <w:marTop w:val="0"/>
              <w:marBottom w:val="0"/>
              <w:divBdr>
                <w:top w:val="none" w:sz="0" w:space="0" w:color="auto"/>
                <w:left w:val="none" w:sz="0" w:space="0" w:color="auto"/>
                <w:bottom w:val="none" w:sz="0" w:space="0" w:color="auto"/>
                <w:right w:val="none" w:sz="0" w:space="0" w:color="auto"/>
              </w:divBdr>
            </w:div>
            <w:div w:id="1542740790">
              <w:marLeft w:val="0"/>
              <w:marRight w:val="0"/>
              <w:marTop w:val="0"/>
              <w:marBottom w:val="0"/>
              <w:divBdr>
                <w:top w:val="none" w:sz="0" w:space="0" w:color="auto"/>
                <w:left w:val="none" w:sz="0" w:space="0" w:color="auto"/>
                <w:bottom w:val="none" w:sz="0" w:space="0" w:color="auto"/>
                <w:right w:val="none" w:sz="0" w:space="0" w:color="auto"/>
              </w:divBdr>
            </w:div>
            <w:div w:id="1664551983">
              <w:marLeft w:val="0"/>
              <w:marRight w:val="0"/>
              <w:marTop w:val="0"/>
              <w:marBottom w:val="0"/>
              <w:divBdr>
                <w:top w:val="none" w:sz="0" w:space="0" w:color="auto"/>
                <w:left w:val="none" w:sz="0" w:space="0" w:color="auto"/>
                <w:bottom w:val="none" w:sz="0" w:space="0" w:color="auto"/>
                <w:right w:val="none" w:sz="0" w:space="0" w:color="auto"/>
              </w:divBdr>
            </w:div>
            <w:div w:id="1692099666">
              <w:marLeft w:val="0"/>
              <w:marRight w:val="0"/>
              <w:marTop w:val="0"/>
              <w:marBottom w:val="0"/>
              <w:divBdr>
                <w:top w:val="none" w:sz="0" w:space="0" w:color="auto"/>
                <w:left w:val="none" w:sz="0" w:space="0" w:color="auto"/>
                <w:bottom w:val="none" w:sz="0" w:space="0" w:color="auto"/>
                <w:right w:val="none" w:sz="0" w:space="0" w:color="auto"/>
              </w:divBdr>
            </w:div>
            <w:div w:id="1702051081">
              <w:marLeft w:val="0"/>
              <w:marRight w:val="0"/>
              <w:marTop w:val="0"/>
              <w:marBottom w:val="0"/>
              <w:divBdr>
                <w:top w:val="none" w:sz="0" w:space="0" w:color="auto"/>
                <w:left w:val="none" w:sz="0" w:space="0" w:color="auto"/>
                <w:bottom w:val="none" w:sz="0" w:space="0" w:color="auto"/>
                <w:right w:val="none" w:sz="0" w:space="0" w:color="auto"/>
              </w:divBdr>
            </w:div>
            <w:div w:id="1771388063">
              <w:marLeft w:val="0"/>
              <w:marRight w:val="0"/>
              <w:marTop w:val="0"/>
              <w:marBottom w:val="0"/>
              <w:divBdr>
                <w:top w:val="none" w:sz="0" w:space="0" w:color="auto"/>
                <w:left w:val="none" w:sz="0" w:space="0" w:color="auto"/>
                <w:bottom w:val="none" w:sz="0" w:space="0" w:color="auto"/>
                <w:right w:val="none" w:sz="0" w:space="0" w:color="auto"/>
              </w:divBdr>
            </w:div>
            <w:div w:id="1819300987">
              <w:marLeft w:val="0"/>
              <w:marRight w:val="0"/>
              <w:marTop w:val="0"/>
              <w:marBottom w:val="0"/>
              <w:divBdr>
                <w:top w:val="none" w:sz="0" w:space="0" w:color="auto"/>
                <w:left w:val="none" w:sz="0" w:space="0" w:color="auto"/>
                <w:bottom w:val="none" w:sz="0" w:space="0" w:color="auto"/>
                <w:right w:val="none" w:sz="0" w:space="0" w:color="auto"/>
              </w:divBdr>
            </w:div>
            <w:div w:id="1824663116">
              <w:marLeft w:val="0"/>
              <w:marRight w:val="0"/>
              <w:marTop w:val="0"/>
              <w:marBottom w:val="0"/>
              <w:divBdr>
                <w:top w:val="none" w:sz="0" w:space="0" w:color="auto"/>
                <w:left w:val="none" w:sz="0" w:space="0" w:color="auto"/>
                <w:bottom w:val="none" w:sz="0" w:space="0" w:color="auto"/>
                <w:right w:val="none" w:sz="0" w:space="0" w:color="auto"/>
              </w:divBdr>
            </w:div>
            <w:div w:id="1918977581">
              <w:marLeft w:val="0"/>
              <w:marRight w:val="0"/>
              <w:marTop w:val="0"/>
              <w:marBottom w:val="0"/>
              <w:divBdr>
                <w:top w:val="none" w:sz="0" w:space="0" w:color="auto"/>
                <w:left w:val="none" w:sz="0" w:space="0" w:color="auto"/>
                <w:bottom w:val="none" w:sz="0" w:space="0" w:color="auto"/>
                <w:right w:val="none" w:sz="0" w:space="0" w:color="auto"/>
              </w:divBdr>
            </w:div>
            <w:div w:id="1945917979">
              <w:marLeft w:val="0"/>
              <w:marRight w:val="0"/>
              <w:marTop w:val="0"/>
              <w:marBottom w:val="0"/>
              <w:divBdr>
                <w:top w:val="none" w:sz="0" w:space="0" w:color="auto"/>
                <w:left w:val="none" w:sz="0" w:space="0" w:color="auto"/>
                <w:bottom w:val="none" w:sz="0" w:space="0" w:color="auto"/>
                <w:right w:val="none" w:sz="0" w:space="0" w:color="auto"/>
              </w:divBdr>
            </w:div>
            <w:div w:id="2087602562">
              <w:marLeft w:val="0"/>
              <w:marRight w:val="0"/>
              <w:marTop w:val="0"/>
              <w:marBottom w:val="0"/>
              <w:divBdr>
                <w:top w:val="none" w:sz="0" w:space="0" w:color="auto"/>
                <w:left w:val="none" w:sz="0" w:space="0" w:color="auto"/>
                <w:bottom w:val="none" w:sz="0" w:space="0" w:color="auto"/>
                <w:right w:val="none" w:sz="0" w:space="0" w:color="auto"/>
              </w:divBdr>
            </w:div>
            <w:div w:id="2090468397">
              <w:marLeft w:val="0"/>
              <w:marRight w:val="0"/>
              <w:marTop w:val="0"/>
              <w:marBottom w:val="0"/>
              <w:divBdr>
                <w:top w:val="none" w:sz="0" w:space="0" w:color="auto"/>
                <w:left w:val="none" w:sz="0" w:space="0" w:color="auto"/>
                <w:bottom w:val="none" w:sz="0" w:space="0" w:color="auto"/>
                <w:right w:val="none" w:sz="0" w:space="0" w:color="auto"/>
              </w:divBdr>
            </w:div>
            <w:div w:id="2099326615">
              <w:marLeft w:val="0"/>
              <w:marRight w:val="0"/>
              <w:marTop w:val="0"/>
              <w:marBottom w:val="0"/>
              <w:divBdr>
                <w:top w:val="none" w:sz="0" w:space="0" w:color="auto"/>
                <w:left w:val="none" w:sz="0" w:space="0" w:color="auto"/>
                <w:bottom w:val="none" w:sz="0" w:space="0" w:color="auto"/>
                <w:right w:val="none" w:sz="0" w:space="0" w:color="auto"/>
              </w:divBdr>
            </w:div>
            <w:div w:id="2142073864">
              <w:marLeft w:val="0"/>
              <w:marRight w:val="0"/>
              <w:marTop w:val="0"/>
              <w:marBottom w:val="0"/>
              <w:divBdr>
                <w:top w:val="none" w:sz="0" w:space="0" w:color="auto"/>
                <w:left w:val="none" w:sz="0" w:space="0" w:color="auto"/>
                <w:bottom w:val="none" w:sz="0" w:space="0" w:color="auto"/>
                <w:right w:val="none" w:sz="0" w:space="0" w:color="auto"/>
              </w:divBdr>
            </w:div>
          </w:divsChild>
        </w:div>
        <w:div w:id="431324368">
          <w:marLeft w:val="0"/>
          <w:marRight w:val="0"/>
          <w:marTop w:val="0"/>
          <w:marBottom w:val="0"/>
          <w:divBdr>
            <w:top w:val="none" w:sz="0" w:space="0" w:color="auto"/>
            <w:left w:val="none" w:sz="0" w:space="0" w:color="auto"/>
            <w:bottom w:val="none" w:sz="0" w:space="0" w:color="auto"/>
            <w:right w:val="none" w:sz="0" w:space="0" w:color="auto"/>
          </w:divBdr>
          <w:divsChild>
            <w:div w:id="652099806">
              <w:marLeft w:val="0"/>
              <w:marRight w:val="0"/>
              <w:marTop w:val="0"/>
              <w:marBottom w:val="0"/>
              <w:divBdr>
                <w:top w:val="none" w:sz="0" w:space="0" w:color="auto"/>
                <w:left w:val="none" w:sz="0" w:space="0" w:color="auto"/>
                <w:bottom w:val="none" w:sz="0" w:space="0" w:color="auto"/>
                <w:right w:val="none" w:sz="0" w:space="0" w:color="auto"/>
              </w:divBdr>
            </w:div>
            <w:div w:id="743797053">
              <w:marLeft w:val="0"/>
              <w:marRight w:val="0"/>
              <w:marTop w:val="0"/>
              <w:marBottom w:val="0"/>
              <w:divBdr>
                <w:top w:val="none" w:sz="0" w:space="0" w:color="auto"/>
                <w:left w:val="none" w:sz="0" w:space="0" w:color="auto"/>
                <w:bottom w:val="none" w:sz="0" w:space="0" w:color="auto"/>
                <w:right w:val="none" w:sz="0" w:space="0" w:color="auto"/>
              </w:divBdr>
            </w:div>
            <w:div w:id="1272202479">
              <w:marLeft w:val="0"/>
              <w:marRight w:val="0"/>
              <w:marTop w:val="0"/>
              <w:marBottom w:val="0"/>
              <w:divBdr>
                <w:top w:val="none" w:sz="0" w:space="0" w:color="auto"/>
                <w:left w:val="none" w:sz="0" w:space="0" w:color="auto"/>
                <w:bottom w:val="none" w:sz="0" w:space="0" w:color="auto"/>
                <w:right w:val="none" w:sz="0" w:space="0" w:color="auto"/>
              </w:divBdr>
            </w:div>
            <w:div w:id="1333755060">
              <w:marLeft w:val="0"/>
              <w:marRight w:val="0"/>
              <w:marTop w:val="0"/>
              <w:marBottom w:val="0"/>
              <w:divBdr>
                <w:top w:val="none" w:sz="0" w:space="0" w:color="auto"/>
                <w:left w:val="none" w:sz="0" w:space="0" w:color="auto"/>
                <w:bottom w:val="none" w:sz="0" w:space="0" w:color="auto"/>
                <w:right w:val="none" w:sz="0" w:space="0" w:color="auto"/>
              </w:divBdr>
            </w:div>
            <w:div w:id="1963224097">
              <w:marLeft w:val="0"/>
              <w:marRight w:val="0"/>
              <w:marTop w:val="0"/>
              <w:marBottom w:val="0"/>
              <w:divBdr>
                <w:top w:val="none" w:sz="0" w:space="0" w:color="auto"/>
                <w:left w:val="none" w:sz="0" w:space="0" w:color="auto"/>
                <w:bottom w:val="none" w:sz="0" w:space="0" w:color="auto"/>
                <w:right w:val="none" w:sz="0" w:space="0" w:color="auto"/>
              </w:divBdr>
              <w:divsChild>
                <w:div w:id="34428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859921">
          <w:marLeft w:val="0"/>
          <w:marRight w:val="0"/>
          <w:marTop w:val="0"/>
          <w:marBottom w:val="0"/>
          <w:divBdr>
            <w:top w:val="none" w:sz="0" w:space="0" w:color="auto"/>
            <w:left w:val="none" w:sz="0" w:space="0" w:color="auto"/>
            <w:bottom w:val="none" w:sz="0" w:space="0" w:color="auto"/>
            <w:right w:val="none" w:sz="0" w:space="0" w:color="auto"/>
          </w:divBdr>
          <w:divsChild>
            <w:div w:id="278263">
              <w:marLeft w:val="0"/>
              <w:marRight w:val="0"/>
              <w:marTop w:val="0"/>
              <w:marBottom w:val="0"/>
              <w:divBdr>
                <w:top w:val="none" w:sz="0" w:space="0" w:color="auto"/>
                <w:left w:val="none" w:sz="0" w:space="0" w:color="auto"/>
                <w:bottom w:val="none" w:sz="0" w:space="0" w:color="auto"/>
                <w:right w:val="none" w:sz="0" w:space="0" w:color="auto"/>
              </w:divBdr>
            </w:div>
            <w:div w:id="1863076">
              <w:marLeft w:val="0"/>
              <w:marRight w:val="0"/>
              <w:marTop w:val="0"/>
              <w:marBottom w:val="0"/>
              <w:divBdr>
                <w:top w:val="none" w:sz="0" w:space="0" w:color="auto"/>
                <w:left w:val="none" w:sz="0" w:space="0" w:color="auto"/>
                <w:bottom w:val="none" w:sz="0" w:space="0" w:color="auto"/>
                <w:right w:val="none" w:sz="0" w:space="0" w:color="auto"/>
              </w:divBdr>
            </w:div>
            <w:div w:id="2708055">
              <w:marLeft w:val="0"/>
              <w:marRight w:val="0"/>
              <w:marTop w:val="0"/>
              <w:marBottom w:val="0"/>
              <w:divBdr>
                <w:top w:val="none" w:sz="0" w:space="0" w:color="auto"/>
                <w:left w:val="none" w:sz="0" w:space="0" w:color="auto"/>
                <w:bottom w:val="none" w:sz="0" w:space="0" w:color="auto"/>
                <w:right w:val="none" w:sz="0" w:space="0" w:color="auto"/>
              </w:divBdr>
            </w:div>
            <w:div w:id="3094809">
              <w:marLeft w:val="0"/>
              <w:marRight w:val="0"/>
              <w:marTop w:val="0"/>
              <w:marBottom w:val="0"/>
              <w:divBdr>
                <w:top w:val="none" w:sz="0" w:space="0" w:color="auto"/>
                <w:left w:val="none" w:sz="0" w:space="0" w:color="auto"/>
                <w:bottom w:val="none" w:sz="0" w:space="0" w:color="auto"/>
                <w:right w:val="none" w:sz="0" w:space="0" w:color="auto"/>
              </w:divBdr>
            </w:div>
            <w:div w:id="3366005">
              <w:marLeft w:val="0"/>
              <w:marRight w:val="0"/>
              <w:marTop w:val="0"/>
              <w:marBottom w:val="0"/>
              <w:divBdr>
                <w:top w:val="none" w:sz="0" w:space="0" w:color="auto"/>
                <w:left w:val="none" w:sz="0" w:space="0" w:color="auto"/>
                <w:bottom w:val="none" w:sz="0" w:space="0" w:color="auto"/>
                <w:right w:val="none" w:sz="0" w:space="0" w:color="auto"/>
              </w:divBdr>
            </w:div>
            <w:div w:id="3630095">
              <w:marLeft w:val="0"/>
              <w:marRight w:val="0"/>
              <w:marTop w:val="0"/>
              <w:marBottom w:val="0"/>
              <w:divBdr>
                <w:top w:val="none" w:sz="0" w:space="0" w:color="auto"/>
                <w:left w:val="none" w:sz="0" w:space="0" w:color="auto"/>
                <w:bottom w:val="none" w:sz="0" w:space="0" w:color="auto"/>
                <w:right w:val="none" w:sz="0" w:space="0" w:color="auto"/>
              </w:divBdr>
            </w:div>
            <w:div w:id="5715701">
              <w:marLeft w:val="0"/>
              <w:marRight w:val="0"/>
              <w:marTop w:val="0"/>
              <w:marBottom w:val="0"/>
              <w:divBdr>
                <w:top w:val="none" w:sz="0" w:space="0" w:color="auto"/>
                <w:left w:val="none" w:sz="0" w:space="0" w:color="auto"/>
                <w:bottom w:val="none" w:sz="0" w:space="0" w:color="auto"/>
                <w:right w:val="none" w:sz="0" w:space="0" w:color="auto"/>
              </w:divBdr>
            </w:div>
            <w:div w:id="6098640">
              <w:marLeft w:val="0"/>
              <w:marRight w:val="0"/>
              <w:marTop w:val="0"/>
              <w:marBottom w:val="0"/>
              <w:divBdr>
                <w:top w:val="none" w:sz="0" w:space="0" w:color="auto"/>
                <w:left w:val="none" w:sz="0" w:space="0" w:color="auto"/>
                <w:bottom w:val="none" w:sz="0" w:space="0" w:color="auto"/>
                <w:right w:val="none" w:sz="0" w:space="0" w:color="auto"/>
              </w:divBdr>
            </w:div>
            <w:div w:id="6637666">
              <w:marLeft w:val="0"/>
              <w:marRight w:val="0"/>
              <w:marTop w:val="0"/>
              <w:marBottom w:val="0"/>
              <w:divBdr>
                <w:top w:val="none" w:sz="0" w:space="0" w:color="auto"/>
                <w:left w:val="none" w:sz="0" w:space="0" w:color="auto"/>
                <w:bottom w:val="none" w:sz="0" w:space="0" w:color="auto"/>
                <w:right w:val="none" w:sz="0" w:space="0" w:color="auto"/>
              </w:divBdr>
            </w:div>
            <w:div w:id="6955087">
              <w:marLeft w:val="0"/>
              <w:marRight w:val="0"/>
              <w:marTop w:val="0"/>
              <w:marBottom w:val="0"/>
              <w:divBdr>
                <w:top w:val="none" w:sz="0" w:space="0" w:color="auto"/>
                <w:left w:val="none" w:sz="0" w:space="0" w:color="auto"/>
                <w:bottom w:val="none" w:sz="0" w:space="0" w:color="auto"/>
                <w:right w:val="none" w:sz="0" w:space="0" w:color="auto"/>
              </w:divBdr>
            </w:div>
            <w:div w:id="8266076">
              <w:marLeft w:val="0"/>
              <w:marRight w:val="0"/>
              <w:marTop w:val="0"/>
              <w:marBottom w:val="0"/>
              <w:divBdr>
                <w:top w:val="none" w:sz="0" w:space="0" w:color="auto"/>
                <w:left w:val="none" w:sz="0" w:space="0" w:color="auto"/>
                <w:bottom w:val="none" w:sz="0" w:space="0" w:color="auto"/>
                <w:right w:val="none" w:sz="0" w:space="0" w:color="auto"/>
              </w:divBdr>
            </w:div>
            <w:div w:id="9139466">
              <w:marLeft w:val="0"/>
              <w:marRight w:val="0"/>
              <w:marTop w:val="0"/>
              <w:marBottom w:val="0"/>
              <w:divBdr>
                <w:top w:val="none" w:sz="0" w:space="0" w:color="auto"/>
                <w:left w:val="none" w:sz="0" w:space="0" w:color="auto"/>
                <w:bottom w:val="none" w:sz="0" w:space="0" w:color="auto"/>
                <w:right w:val="none" w:sz="0" w:space="0" w:color="auto"/>
              </w:divBdr>
            </w:div>
            <w:div w:id="10107091">
              <w:marLeft w:val="0"/>
              <w:marRight w:val="0"/>
              <w:marTop w:val="0"/>
              <w:marBottom w:val="0"/>
              <w:divBdr>
                <w:top w:val="none" w:sz="0" w:space="0" w:color="auto"/>
                <w:left w:val="none" w:sz="0" w:space="0" w:color="auto"/>
                <w:bottom w:val="none" w:sz="0" w:space="0" w:color="auto"/>
                <w:right w:val="none" w:sz="0" w:space="0" w:color="auto"/>
              </w:divBdr>
            </w:div>
            <w:div w:id="13532678">
              <w:marLeft w:val="0"/>
              <w:marRight w:val="0"/>
              <w:marTop w:val="0"/>
              <w:marBottom w:val="0"/>
              <w:divBdr>
                <w:top w:val="none" w:sz="0" w:space="0" w:color="auto"/>
                <w:left w:val="none" w:sz="0" w:space="0" w:color="auto"/>
                <w:bottom w:val="none" w:sz="0" w:space="0" w:color="auto"/>
                <w:right w:val="none" w:sz="0" w:space="0" w:color="auto"/>
              </w:divBdr>
            </w:div>
            <w:div w:id="15347771">
              <w:marLeft w:val="0"/>
              <w:marRight w:val="0"/>
              <w:marTop w:val="0"/>
              <w:marBottom w:val="0"/>
              <w:divBdr>
                <w:top w:val="none" w:sz="0" w:space="0" w:color="auto"/>
                <w:left w:val="none" w:sz="0" w:space="0" w:color="auto"/>
                <w:bottom w:val="none" w:sz="0" w:space="0" w:color="auto"/>
                <w:right w:val="none" w:sz="0" w:space="0" w:color="auto"/>
              </w:divBdr>
            </w:div>
            <w:div w:id="15738403">
              <w:marLeft w:val="0"/>
              <w:marRight w:val="0"/>
              <w:marTop w:val="0"/>
              <w:marBottom w:val="0"/>
              <w:divBdr>
                <w:top w:val="none" w:sz="0" w:space="0" w:color="auto"/>
                <w:left w:val="none" w:sz="0" w:space="0" w:color="auto"/>
                <w:bottom w:val="none" w:sz="0" w:space="0" w:color="auto"/>
                <w:right w:val="none" w:sz="0" w:space="0" w:color="auto"/>
              </w:divBdr>
            </w:div>
            <w:div w:id="15738504">
              <w:marLeft w:val="0"/>
              <w:marRight w:val="0"/>
              <w:marTop w:val="0"/>
              <w:marBottom w:val="0"/>
              <w:divBdr>
                <w:top w:val="none" w:sz="0" w:space="0" w:color="auto"/>
                <w:left w:val="none" w:sz="0" w:space="0" w:color="auto"/>
                <w:bottom w:val="none" w:sz="0" w:space="0" w:color="auto"/>
                <w:right w:val="none" w:sz="0" w:space="0" w:color="auto"/>
              </w:divBdr>
            </w:div>
            <w:div w:id="19355309">
              <w:marLeft w:val="0"/>
              <w:marRight w:val="0"/>
              <w:marTop w:val="0"/>
              <w:marBottom w:val="0"/>
              <w:divBdr>
                <w:top w:val="none" w:sz="0" w:space="0" w:color="auto"/>
                <w:left w:val="none" w:sz="0" w:space="0" w:color="auto"/>
                <w:bottom w:val="none" w:sz="0" w:space="0" w:color="auto"/>
                <w:right w:val="none" w:sz="0" w:space="0" w:color="auto"/>
              </w:divBdr>
            </w:div>
            <w:div w:id="21252747">
              <w:marLeft w:val="0"/>
              <w:marRight w:val="0"/>
              <w:marTop w:val="0"/>
              <w:marBottom w:val="0"/>
              <w:divBdr>
                <w:top w:val="none" w:sz="0" w:space="0" w:color="auto"/>
                <w:left w:val="none" w:sz="0" w:space="0" w:color="auto"/>
                <w:bottom w:val="none" w:sz="0" w:space="0" w:color="auto"/>
                <w:right w:val="none" w:sz="0" w:space="0" w:color="auto"/>
              </w:divBdr>
            </w:div>
            <w:div w:id="21323483">
              <w:marLeft w:val="0"/>
              <w:marRight w:val="0"/>
              <w:marTop w:val="0"/>
              <w:marBottom w:val="0"/>
              <w:divBdr>
                <w:top w:val="none" w:sz="0" w:space="0" w:color="auto"/>
                <w:left w:val="none" w:sz="0" w:space="0" w:color="auto"/>
                <w:bottom w:val="none" w:sz="0" w:space="0" w:color="auto"/>
                <w:right w:val="none" w:sz="0" w:space="0" w:color="auto"/>
              </w:divBdr>
            </w:div>
            <w:div w:id="21758350">
              <w:marLeft w:val="0"/>
              <w:marRight w:val="0"/>
              <w:marTop w:val="0"/>
              <w:marBottom w:val="0"/>
              <w:divBdr>
                <w:top w:val="none" w:sz="0" w:space="0" w:color="auto"/>
                <w:left w:val="none" w:sz="0" w:space="0" w:color="auto"/>
                <w:bottom w:val="none" w:sz="0" w:space="0" w:color="auto"/>
                <w:right w:val="none" w:sz="0" w:space="0" w:color="auto"/>
              </w:divBdr>
            </w:div>
            <w:div w:id="24673121">
              <w:marLeft w:val="0"/>
              <w:marRight w:val="0"/>
              <w:marTop w:val="0"/>
              <w:marBottom w:val="0"/>
              <w:divBdr>
                <w:top w:val="none" w:sz="0" w:space="0" w:color="auto"/>
                <w:left w:val="none" w:sz="0" w:space="0" w:color="auto"/>
                <w:bottom w:val="none" w:sz="0" w:space="0" w:color="auto"/>
                <w:right w:val="none" w:sz="0" w:space="0" w:color="auto"/>
              </w:divBdr>
            </w:div>
            <w:div w:id="26177325">
              <w:marLeft w:val="0"/>
              <w:marRight w:val="0"/>
              <w:marTop w:val="0"/>
              <w:marBottom w:val="0"/>
              <w:divBdr>
                <w:top w:val="none" w:sz="0" w:space="0" w:color="auto"/>
                <w:left w:val="none" w:sz="0" w:space="0" w:color="auto"/>
                <w:bottom w:val="none" w:sz="0" w:space="0" w:color="auto"/>
                <w:right w:val="none" w:sz="0" w:space="0" w:color="auto"/>
              </w:divBdr>
            </w:div>
            <w:div w:id="26610168">
              <w:marLeft w:val="0"/>
              <w:marRight w:val="0"/>
              <w:marTop w:val="0"/>
              <w:marBottom w:val="0"/>
              <w:divBdr>
                <w:top w:val="none" w:sz="0" w:space="0" w:color="auto"/>
                <w:left w:val="none" w:sz="0" w:space="0" w:color="auto"/>
                <w:bottom w:val="none" w:sz="0" w:space="0" w:color="auto"/>
                <w:right w:val="none" w:sz="0" w:space="0" w:color="auto"/>
              </w:divBdr>
            </w:div>
            <w:div w:id="27216994">
              <w:marLeft w:val="0"/>
              <w:marRight w:val="0"/>
              <w:marTop w:val="0"/>
              <w:marBottom w:val="0"/>
              <w:divBdr>
                <w:top w:val="none" w:sz="0" w:space="0" w:color="auto"/>
                <w:left w:val="none" w:sz="0" w:space="0" w:color="auto"/>
                <w:bottom w:val="none" w:sz="0" w:space="0" w:color="auto"/>
                <w:right w:val="none" w:sz="0" w:space="0" w:color="auto"/>
              </w:divBdr>
            </w:div>
            <w:div w:id="29452732">
              <w:marLeft w:val="0"/>
              <w:marRight w:val="0"/>
              <w:marTop w:val="0"/>
              <w:marBottom w:val="0"/>
              <w:divBdr>
                <w:top w:val="none" w:sz="0" w:space="0" w:color="auto"/>
                <w:left w:val="none" w:sz="0" w:space="0" w:color="auto"/>
                <w:bottom w:val="none" w:sz="0" w:space="0" w:color="auto"/>
                <w:right w:val="none" w:sz="0" w:space="0" w:color="auto"/>
              </w:divBdr>
            </w:div>
            <w:div w:id="30300984">
              <w:marLeft w:val="0"/>
              <w:marRight w:val="0"/>
              <w:marTop w:val="0"/>
              <w:marBottom w:val="0"/>
              <w:divBdr>
                <w:top w:val="none" w:sz="0" w:space="0" w:color="auto"/>
                <w:left w:val="none" w:sz="0" w:space="0" w:color="auto"/>
                <w:bottom w:val="none" w:sz="0" w:space="0" w:color="auto"/>
                <w:right w:val="none" w:sz="0" w:space="0" w:color="auto"/>
              </w:divBdr>
            </w:div>
            <w:div w:id="32507149">
              <w:marLeft w:val="0"/>
              <w:marRight w:val="0"/>
              <w:marTop w:val="0"/>
              <w:marBottom w:val="0"/>
              <w:divBdr>
                <w:top w:val="none" w:sz="0" w:space="0" w:color="auto"/>
                <w:left w:val="none" w:sz="0" w:space="0" w:color="auto"/>
                <w:bottom w:val="none" w:sz="0" w:space="0" w:color="auto"/>
                <w:right w:val="none" w:sz="0" w:space="0" w:color="auto"/>
              </w:divBdr>
            </w:div>
            <w:div w:id="33359235">
              <w:marLeft w:val="0"/>
              <w:marRight w:val="0"/>
              <w:marTop w:val="0"/>
              <w:marBottom w:val="0"/>
              <w:divBdr>
                <w:top w:val="none" w:sz="0" w:space="0" w:color="auto"/>
                <w:left w:val="none" w:sz="0" w:space="0" w:color="auto"/>
                <w:bottom w:val="none" w:sz="0" w:space="0" w:color="auto"/>
                <w:right w:val="none" w:sz="0" w:space="0" w:color="auto"/>
              </w:divBdr>
            </w:div>
            <w:div w:id="35087381">
              <w:marLeft w:val="0"/>
              <w:marRight w:val="0"/>
              <w:marTop w:val="0"/>
              <w:marBottom w:val="0"/>
              <w:divBdr>
                <w:top w:val="none" w:sz="0" w:space="0" w:color="auto"/>
                <w:left w:val="none" w:sz="0" w:space="0" w:color="auto"/>
                <w:bottom w:val="none" w:sz="0" w:space="0" w:color="auto"/>
                <w:right w:val="none" w:sz="0" w:space="0" w:color="auto"/>
              </w:divBdr>
            </w:div>
            <w:div w:id="36126819">
              <w:marLeft w:val="0"/>
              <w:marRight w:val="0"/>
              <w:marTop w:val="0"/>
              <w:marBottom w:val="0"/>
              <w:divBdr>
                <w:top w:val="none" w:sz="0" w:space="0" w:color="auto"/>
                <w:left w:val="none" w:sz="0" w:space="0" w:color="auto"/>
                <w:bottom w:val="none" w:sz="0" w:space="0" w:color="auto"/>
                <w:right w:val="none" w:sz="0" w:space="0" w:color="auto"/>
              </w:divBdr>
            </w:div>
            <w:div w:id="37633174">
              <w:marLeft w:val="0"/>
              <w:marRight w:val="0"/>
              <w:marTop w:val="0"/>
              <w:marBottom w:val="0"/>
              <w:divBdr>
                <w:top w:val="none" w:sz="0" w:space="0" w:color="auto"/>
                <w:left w:val="none" w:sz="0" w:space="0" w:color="auto"/>
                <w:bottom w:val="none" w:sz="0" w:space="0" w:color="auto"/>
                <w:right w:val="none" w:sz="0" w:space="0" w:color="auto"/>
              </w:divBdr>
            </w:div>
            <w:div w:id="40447783">
              <w:marLeft w:val="0"/>
              <w:marRight w:val="0"/>
              <w:marTop w:val="0"/>
              <w:marBottom w:val="0"/>
              <w:divBdr>
                <w:top w:val="none" w:sz="0" w:space="0" w:color="auto"/>
                <w:left w:val="none" w:sz="0" w:space="0" w:color="auto"/>
                <w:bottom w:val="none" w:sz="0" w:space="0" w:color="auto"/>
                <w:right w:val="none" w:sz="0" w:space="0" w:color="auto"/>
              </w:divBdr>
            </w:div>
            <w:div w:id="40860552">
              <w:marLeft w:val="0"/>
              <w:marRight w:val="0"/>
              <w:marTop w:val="0"/>
              <w:marBottom w:val="0"/>
              <w:divBdr>
                <w:top w:val="none" w:sz="0" w:space="0" w:color="auto"/>
                <w:left w:val="none" w:sz="0" w:space="0" w:color="auto"/>
                <w:bottom w:val="none" w:sz="0" w:space="0" w:color="auto"/>
                <w:right w:val="none" w:sz="0" w:space="0" w:color="auto"/>
              </w:divBdr>
            </w:div>
            <w:div w:id="41834207">
              <w:marLeft w:val="0"/>
              <w:marRight w:val="0"/>
              <w:marTop w:val="0"/>
              <w:marBottom w:val="0"/>
              <w:divBdr>
                <w:top w:val="none" w:sz="0" w:space="0" w:color="auto"/>
                <w:left w:val="none" w:sz="0" w:space="0" w:color="auto"/>
                <w:bottom w:val="none" w:sz="0" w:space="0" w:color="auto"/>
                <w:right w:val="none" w:sz="0" w:space="0" w:color="auto"/>
              </w:divBdr>
            </w:div>
            <w:div w:id="43989260">
              <w:marLeft w:val="0"/>
              <w:marRight w:val="0"/>
              <w:marTop w:val="0"/>
              <w:marBottom w:val="0"/>
              <w:divBdr>
                <w:top w:val="none" w:sz="0" w:space="0" w:color="auto"/>
                <w:left w:val="none" w:sz="0" w:space="0" w:color="auto"/>
                <w:bottom w:val="none" w:sz="0" w:space="0" w:color="auto"/>
                <w:right w:val="none" w:sz="0" w:space="0" w:color="auto"/>
              </w:divBdr>
            </w:div>
            <w:div w:id="45758591">
              <w:marLeft w:val="0"/>
              <w:marRight w:val="0"/>
              <w:marTop w:val="0"/>
              <w:marBottom w:val="0"/>
              <w:divBdr>
                <w:top w:val="none" w:sz="0" w:space="0" w:color="auto"/>
                <w:left w:val="none" w:sz="0" w:space="0" w:color="auto"/>
                <w:bottom w:val="none" w:sz="0" w:space="0" w:color="auto"/>
                <w:right w:val="none" w:sz="0" w:space="0" w:color="auto"/>
              </w:divBdr>
            </w:div>
            <w:div w:id="46536362">
              <w:marLeft w:val="0"/>
              <w:marRight w:val="0"/>
              <w:marTop w:val="0"/>
              <w:marBottom w:val="0"/>
              <w:divBdr>
                <w:top w:val="none" w:sz="0" w:space="0" w:color="auto"/>
                <w:left w:val="none" w:sz="0" w:space="0" w:color="auto"/>
                <w:bottom w:val="none" w:sz="0" w:space="0" w:color="auto"/>
                <w:right w:val="none" w:sz="0" w:space="0" w:color="auto"/>
              </w:divBdr>
            </w:div>
            <w:div w:id="49232511">
              <w:marLeft w:val="0"/>
              <w:marRight w:val="0"/>
              <w:marTop w:val="0"/>
              <w:marBottom w:val="0"/>
              <w:divBdr>
                <w:top w:val="none" w:sz="0" w:space="0" w:color="auto"/>
                <w:left w:val="none" w:sz="0" w:space="0" w:color="auto"/>
                <w:bottom w:val="none" w:sz="0" w:space="0" w:color="auto"/>
                <w:right w:val="none" w:sz="0" w:space="0" w:color="auto"/>
              </w:divBdr>
            </w:div>
            <w:div w:id="49889832">
              <w:marLeft w:val="0"/>
              <w:marRight w:val="0"/>
              <w:marTop w:val="0"/>
              <w:marBottom w:val="0"/>
              <w:divBdr>
                <w:top w:val="none" w:sz="0" w:space="0" w:color="auto"/>
                <w:left w:val="none" w:sz="0" w:space="0" w:color="auto"/>
                <w:bottom w:val="none" w:sz="0" w:space="0" w:color="auto"/>
                <w:right w:val="none" w:sz="0" w:space="0" w:color="auto"/>
              </w:divBdr>
            </w:div>
            <w:div w:id="50736561">
              <w:marLeft w:val="0"/>
              <w:marRight w:val="0"/>
              <w:marTop w:val="0"/>
              <w:marBottom w:val="0"/>
              <w:divBdr>
                <w:top w:val="none" w:sz="0" w:space="0" w:color="auto"/>
                <w:left w:val="none" w:sz="0" w:space="0" w:color="auto"/>
                <w:bottom w:val="none" w:sz="0" w:space="0" w:color="auto"/>
                <w:right w:val="none" w:sz="0" w:space="0" w:color="auto"/>
              </w:divBdr>
            </w:div>
            <w:div w:id="51009636">
              <w:marLeft w:val="0"/>
              <w:marRight w:val="0"/>
              <w:marTop w:val="0"/>
              <w:marBottom w:val="0"/>
              <w:divBdr>
                <w:top w:val="none" w:sz="0" w:space="0" w:color="auto"/>
                <w:left w:val="none" w:sz="0" w:space="0" w:color="auto"/>
                <w:bottom w:val="none" w:sz="0" w:space="0" w:color="auto"/>
                <w:right w:val="none" w:sz="0" w:space="0" w:color="auto"/>
              </w:divBdr>
            </w:div>
            <w:div w:id="52122927">
              <w:marLeft w:val="0"/>
              <w:marRight w:val="0"/>
              <w:marTop w:val="0"/>
              <w:marBottom w:val="0"/>
              <w:divBdr>
                <w:top w:val="none" w:sz="0" w:space="0" w:color="auto"/>
                <w:left w:val="none" w:sz="0" w:space="0" w:color="auto"/>
                <w:bottom w:val="none" w:sz="0" w:space="0" w:color="auto"/>
                <w:right w:val="none" w:sz="0" w:space="0" w:color="auto"/>
              </w:divBdr>
            </w:div>
            <w:div w:id="53281880">
              <w:marLeft w:val="0"/>
              <w:marRight w:val="0"/>
              <w:marTop w:val="0"/>
              <w:marBottom w:val="0"/>
              <w:divBdr>
                <w:top w:val="none" w:sz="0" w:space="0" w:color="auto"/>
                <w:left w:val="none" w:sz="0" w:space="0" w:color="auto"/>
                <w:bottom w:val="none" w:sz="0" w:space="0" w:color="auto"/>
                <w:right w:val="none" w:sz="0" w:space="0" w:color="auto"/>
              </w:divBdr>
            </w:div>
            <w:div w:id="57287411">
              <w:marLeft w:val="0"/>
              <w:marRight w:val="0"/>
              <w:marTop w:val="0"/>
              <w:marBottom w:val="0"/>
              <w:divBdr>
                <w:top w:val="none" w:sz="0" w:space="0" w:color="auto"/>
                <w:left w:val="none" w:sz="0" w:space="0" w:color="auto"/>
                <w:bottom w:val="none" w:sz="0" w:space="0" w:color="auto"/>
                <w:right w:val="none" w:sz="0" w:space="0" w:color="auto"/>
              </w:divBdr>
            </w:div>
            <w:div w:id="58020019">
              <w:marLeft w:val="0"/>
              <w:marRight w:val="0"/>
              <w:marTop w:val="0"/>
              <w:marBottom w:val="0"/>
              <w:divBdr>
                <w:top w:val="none" w:sz="0" w:space="0" w:color="auto"/>
                <w:left w:val="none" w:sz="0" w:space="0" w:color="auto"/>
                <w:bottom w:val="none" w:sz="0" w:space="0" w:color="auto"/>
                <w:right w:val="none" w:sz="0" w:space="0" w:color="auto"/>
              </w:divBdr>
            </w:div>
            <w:div w:id="58408334">
              <w:marLeft w:val="0"/>
              <w:marRight w:val="0"/>
              <w:marTop w:val="0"/>
              <w:marBottom w:val="0"/>
              <w:divBdr>
                <w:top w:val="none" w:sz="0" w:space="0" w:color="auto"/>
                <w:left w:val="none" w:sz="0" w:space="0" w:color="auto"/>
                <w:bottom w:val="none" w:sz="0" w:space="0" w:color="auto"/>
                <w:right w:val="none" w:sz="0" w:space="0" w:color="auto"/>
              </w:divBdr>
            </w:div>
            <w:div w:id="58594928">
              <w:marLeft w:val="0"/>
              <w:marRight w:val="0"/>
              <w:marTop w:val="0"/>
              <w:marBottom w:val="0"/>
              <w:divBdr>
                <w:top w:val="none" w:sz="0" w:space="0" w:color="auto"/>
                <w:left w:val="none" w:sz="0" w:space="0" w:color="auto"/>
                <w:bottom w:val="none" w:sz="0" w:space="0" w:color="auto"/>
                <w:right w:val="none" w:sz="0" w:space="0" w:color="auto"/>
              </w:divBdr>
            </w:div>
            <w:div w:id="60060311">
              <w:marLeft w:val="0"/>
              <w:marRight w:val="0"/>
              <w:marTop w:val="0"/>
              <w:marBottom w:val="0"/>
              <w:divBdr>
                <w:top w:val="none" w:sz="0" w:space="0" w:color="auto"/>
                <w:left w:val="none" w:sz="0" w:space="0" w:color="auto"/>
                <w:bottom w:val="none" w:sz="0" w:space="0" w:color="auto"/>
                <w:right w:val="none" w:sz="0" w:space="0" w:color="auto"/>
              </w:divBdr>
            </w:div>
            <w:div w:id="62069554">
              <w:marLeft w:val="0"/>
              <w:marRight w:val="0"/>
              <w:marTop w:val="0"/>
              <w:marBottom w:val="0"/>
              <w:divBdr>
                <w:top w:val="none" w:sz="0" w:space="0" w:color="auto"/>
                <w:left w:val="none" w:sz="0" w:space="0" w:color="auto"/>
                <w:bottom w:val="none" w:sz="0" w:space="0" w:color="auto"/>
                <w:right w:val="none" w:sz="0" w:space="0" w:color="auto"/>
              </w:divBdr>
            </w:div>
            <w:div w:id="64883968">
              <w:marLeft w:val="0"/>
              <w:marRight w:val="0"/>
              <w:marTop w:val="0"/>
              <w:marBottom w:val="0"/>
              <w:divBdr>
                <w:top w:val="none" w:sz="0" w:space="0" w:color="auto"/>
                <w:left w:val="none" w:sz="0" w:space="0" w:color="auto"/>
                <w:bottom w:val="none" w:sz="0" w:space="0" w:color="auto"/>
                <w:right w:val="none" w:sz="0" w:space="0" w:color="auto"/>
              </w:divBdr>
            </w:div>
            <w:div w:id="66465981">
              <w:marLeft w:val="0"/>
              <w:marRight w:val="0"/>
              <w:marTop w:val="0"/>
              <w:marBottom w:val="0"/>
              <w:divBdr>
                <w:top w:val="none" w:sz="0" w:space="0" w:color="auto"/>
                <w:left w:val="none" w:sz="0" w:space="0" w:color="auto"/>
                <w:bottom w:val="none" w:sz="0" w:space="0" w:color="auto"/>
                <w:right w:val="none" w:sz="0" w:space="0" w:color="auto"/>
              </w:divBdr>
            </w:div>
            <w:div w:id="68158227">
              <w:marLeft w:val="0"/>
              <w:marRight w:val="0"/>
              <w:marTop w:val="0"/>
              <w:marBottom w:val="0"/>
              <w:divBdr>
                <w:top w:val="none" w:sz="0" w:space="0" w:color="auto"/>
                <w:left w:val="none" w:sz="0" w:space="0" w:color="auto"/>
                <w:bottom w:val="none" w:sz="0" w:space="0" w:color="auto"/>
                <w:right w:val="none" w:sz="0" w:space="0" w:color="auto"/>
              </w:divBdr>
            </w:div>
            <w:div w:id="70202044">
              <w:marLeft w:val="0"/>
              <w:marRight w:val="0"/>
              <w:marTop w:val="0"/>
              <w:marBottom w:val="0"/>
              <w:divBdr>
                <w:top w:val="none" w:sz="0" w:space="0" w:color="auto"/>
                <w:left w:val="none" w:sz="0" w:space="0" w:color="auto"/>
                <w:bottom w:val="none" w:sz="0" w:space="0" w:color="auto"/>
                <w:right w:val="none" w:sz="0" w:space="0" w:color="auto"/>
              </w:divBdr>
            </w:div>
            <w:div w:id="70465062">
              <w:marLeft w:val="0"/>
              <w:marRight w:val="0"/>
              <w:marTop w:val="0"/>
              <w:marBottom w:val="0"/>
              <w:divBdr>
                <w:top w:val="none" w:sz="0" w:space="0" w:color="auto"/>
                <w:left w:val="none" w:sz="0" w:space="0" w:color="auto"/>
                <w:bottom w:val="none" w:sz="0" w:space="0" w:color="auto"/>
                <w:right w:val="none" w:sz="0" w:space="0" w:color="auto"/>
              </w:divBdr>
            </w:div>
            <w:div w:id="70467054">
              <w:marLeft w:val="0"/>
              <w:marRight w:val="0"/>
              <w:marTop w:val="0"/>
              <w:marBottom w:val="0"/>
              <w:divBdr>
                <w:top w:val="none" w:sz="0" w:space="0" w:color="auto"/>
                <w:left w:val="none" w:sz="0" w:space="0" w:color="auto"/>
                <w:bottom w:val="none" w:sz="0" w:space="0" w:color="auto"/>
                <w:right w:val="none" w:sz="0" w:space="0" w:color="auto"/>
              </w:divBdr>
            </w:div>
            <w:div w:id="70928648">
              <w:marLeft w:val="0"/>
              <w:marRight w:val="0"/>
              <w:marTop w:val="0"/>
              <w:marBottom w:val="0"/>
              <w:divBdr>
                <w:top w:val="none" w:sz="0" w:space="0" w:color="auto"/>
                <w:left w:val="none" w:sz="0" w:space="0" w:color="auto"/>
                <w:bottom w:val="none" w:sz="0" w:space="0" w:color="auto"/>
                <w:right w:val="none" w:sz="0" w:space="0" w:color="auto"/>
              </w:divBdr>
            </w:div>
            <w:div w:id="71855884">
              <w:marLeft w:val="0"/>
              <w:marRight w:val="0"/>
              <w:marTop w:val="0"/>
              <w:marBottom w:val="0"/>
              <w:divBdr>
                <w:top w:val="none" w:sz="0" w:space="0" w:color="auto"/>
                <w:left w:val="none" w:sz="0" w:space="0" w:color="auto"/>
                <w:bottom w:val="none" w:sz="0" w:space="0" w:color="auto"/>
                <w:right w:val="none" w:sz="0" w:space="0" w:color="auto"/>
              </w:divBdr>
            </w:div>
            <w:div w:id="71857629">
              <w:marLeft w:val="0"/>
              <w:marRight w:val="0"/>
              <w:marTop w:val="0"/>
              <w:marBottom w:val="0"/>
              <w:divBdr>
                <w:top w:val="none" w:sz="0" w:space="0" w:color="auto"/>
                <w:left w:val="none" w:sz="0" w:space="0" w:color="auto"/>
                <w:bottom w:val="none" w:sz="0" w:space="0" w:color="auto"/>
                <w:right w:val="none" w:sz="0" w:space="0" w:color="auto"/>
              </w:divBdr>
            </w:div>
            <w:div w:id="72095291">
              <w:marLeft w:val="0"/>
              <w:marRight w:val="0"/>
              <w:marTop w:val="0"/>
              <w:marBottom w:val="0"/>
              <w:divBdr>
                <w:top w:val="none" w:sz="0" w:space="0" w:color="auto"/>
                <w:left w:val="none" w:sz="0" w:space="0" w:color="auto"/>
                <w:bottom w:val="none" w:sz="0" w:space="0" w:color="auto"/>
                <w:right w:val="none" w:sz="0" w:space="0" w:color="auto"/>
              </w:divBdr>
            </w:div>
            <w:div w:id="72506241">
              <w:marLeft w:val="0"/>
              <w:marRight w:val="0"/>
              <w:marTop w:val="0"/>
              <w:marBottom w:val="0"/>
              <w:divBdr>
                <w:top w:val="none" w:sz="0" w:space="0" w:color="auto"/>
                <w:left w:val="none" w:sz="0" w:space="0" w:color="auto"/>
                <w:bottom w:val="none" w:sz="0" w:space="0" w:color="auto"/>
                <w:right w:val="none" w:sz="0" w:space="0" w:color="auto"/>
              </w:divBdr>
            </w:div>
            <w:div w:id="74520193">
              <w:marLeft w:val="0"/>
              <w:marRight w:val="0"/>
              <w:marTop w:val="0"/>
              <w:marBottom w:val="0"/>
              <w:divBdr>
                <w:top w:val="none" w:sz="0" w:space="0" w:color="auto"/>
                <w:left w:val="none" w:sz="0" w:space="0" w:color="auto"/>
                <w:bottom w:val="none" w:sz="0" w:space="0" w:color="auto"/>
                <w:right w:val="none" w:sz="0" w:space="0" w:color="auto"/>
              </w:divBdr>
            </w:div>
            <w:div w:id="75783190">
              <w:marLeft w:val="0"/>
              <w:marRight w:val="0"/>
              <w:marTop w:val="0"/>
              <w:marBottom w:val="0"/>
              <w:divBdr>
                <w:top w:val="none" w:sz="0" w:space="0" w:color="auto"/>
                <w:left w:val="none" w:sz="0" w:space="0" w:color="auto"/>
                <w:bottom w:val="none" w:sz="0" w:space="0" w:color="auto"/>
                <w:right w:val="none" w:sz="0" w:space="0" w:color="auto"/>
              </w:divBdr>
            </w:div>
            <w:div w:id="76093849">
              <w:marLeft w:val="0"/>
              <w:marRight w:val="0"/>
              <w:marTop w:val="0"/>
              <w:marBottom w:val="0"/>
              <w:divBdr>
                <w:top w:val="none" w:sz="0" w:space="0" w:color="auto"/>
                <w:left w:val="none" w:sz="0" w:space="0" w:color="auto"/>
                <w:bottom w:val="none" w:sz="0" w:space="0" w:color="auto"/>
                <w:right w:val="none" w:sz="0" w:space="0" w:color="auto"/>
              </w:divBdr>
            </w:div>
            <w:div w:id="76751902">
              <w:marLeft w:val="0"/>
              <w:marRight w:val="0"/>
              <w:marTop w:val="0"/>
              <w:marBottom w:val="0"/>
              <w:divBdr>
                <w:top w:val="none" w:sz="0" w:space="0" w:color="auto"/>
                <w:left w:val="none" w:sz="0" w:space="0" w:color="auto"/>
                <w:bottom w:val="none" w:sz="0" w:space="0" w:color="auto"/>
                <w:right w:val="none" w:sz="0" w:space="0" w:color="auto"/>
              </w:divBdr>
            </w:div>
            <w:div w:id="78215491">
              <w:marLeft w:val="0"/>
              <w:marRight w:val="0"/>
              <w:marTop w:val="0"/>
              <w:marBottom w:val="0"/>
              <w:divBdr>
                <w:top w:val="none" w:sz="0" w:space="0" w:color="auto"/>
                <w:left w:val="none" w:sz="0" w:space="0" w:color="auto"/>
                <w:bottom w:val="none" w:sz="0" w:space="0" w:color="auto"/>
                <w:right w:val="none" w:sz="0" w:space="0" w:color="auto"/>
              </w:divBdr>
            </w:div>
            <w:div w:id="78403442">
              <w:marLeft w:val="0"/>
              <w:marRight w:val="0"/>
              <w:marTop w:val="0"/>
              <w:marBottom w:val="0"/>
              <w:divBdr>
                <w:top w:val="none" w:sz="0" w:space="0" w:color="auto"/>
                <w:left w:val="none" w:sz="0" w:space="0" w:color="auto"/>
                <w:bottom w:val="none" w:sz="0" w:space="0" w:color="auto"/>
                <w:right w:val="none" w:sz="0" w:space="0" w:color="auto"/>
              </w:divBdr>
            </w:div>
            <w:div w:id="79110885">
              <w:marLeft w:val="0"/>
              <w:marRight w:val="0"/>
              <w:marTop w:val="0"/>
              <w:marBottom w:val="0"/>
              <w:divBdr>
                <w:top w:val="none" w:sz="0" w:space="0" w:color="auto"/>
                <w:left w:val="none" w:sz="0" w:space="0" w:color="auto"/>
                <w:bottom w:val="none" w:sz="0" w:space="0" w:color="auto"/>
                <w:right w:val="none" w:sz="0" w:space="0" w:color="auto"/>
              </w:divBdr>
            </w:div>
            <w:div w:id="80222542">
              <w:marLeft w:val="0"/>
              <w:marRight w:val="0"/>
              <w:marTop w:val="0"/>
              <w:marBottom w:val="0"/>
              <w:divBdr>
                <w:top w:val="none" w:sz="0" w:space="0" w:color="auto"/>
                <w:left w:val="none" w:sz="0" w:space="0" w:color="auto"/>
                <w:bottom w:val="none" w:sz="0" w:space="0" w:color="auto"/>
                <w:right w:val="none" w:sz="0" w:space="0" w:color="auto"/>
              </w:divBdr>
            </w:div>
            <w:div w:id="82117823">
              <w:marLeft w:val="0"/>
              <w:marRight w:val="0"/>
              <w:marTop w:val="0"/>
              <w:marBottom w:val="0"/>
              <w:divBdr>
                <w:top w:val="none" w:sz="0" w:space="0" w:color="auto"/>
                <w:left w:val="none" w:sz="0" w:space="0" w:color="auto"/>
                <w:bottom w:val="none" w:sz="0" w:space="0" w:color="auto"/>
                <w:right w:val="none" w:sz="0" w:space="0" w:color="auto"/>
              </w:divBdr>
            </w:div>
            <w:div w:id="82578172">
              <w:marLeft w:val="0"/>
              <w:marRight w:val="0"/>
              <w:marTop w:val="0"/>
              <w:marBottom w:val="0"/>
              <w:divBdr>
                <w:top w:val="none" w:sz="0" w:space="0" w:color="auto"/>
                <w:left w:val="none" w:sz="0" w:space="0" w:color="auto"/>
                <w:bottom w:val="none" w:sz="0" w:space="0" w:color="auto"/>
                <w:right w:val="none" w:sz="0" w:space="0" w:color="auto"/>
              </w:divBdr>
            </w:div>
            <w:div w:id="83652231">
              <w:marLeft w:val="0"/>
              <w:marRight w:val="0"/>
              <w:marTop w:val="0"/>
              <w:marBottom w:val="0"/>
              <w:divBdr>
                <w:top w:val="none" w:sz="0" w:space="0" w:color="auto"/>
                <w:left w:val="none" w:sz="0" w:space="0" w:color="auto"/>
                <w:bottom w:val="none" w:sz="0" w:space="0" w:color="auto"/>
                <w:right w:val="none" w:sz="0" w:space="0" w:color="auto"/>
              </w:divBdr>
            </w:div>
            <w:div w:id="84109780">
              <w:marLeft w:val="0"/>
              <w:marRight w:val="0"/>
              <w:marTop w:val="0"/>
              <w:marBottom w:val="0"/>
              <w:divBdr>
                <w:top w:val="none" w:sz="0" w:space="0" w:color="auto"/>
                <w:left w:val="none" w:sz="0" w:space="0" w:color="auto"/>
                <w:bottom w:val="none" w:sz="0" w:space="0" w:color="auto"/>
                <w:right w:val="none" w:sz="0" w:space="0" w:color="auto"/>
              </w:divBdr>
            </w:div>
            <w:div w:id="85420097">
              <w:marLeft w:val="0"/>
              <w:marRight w:val="0"/>
              <w:marTop w:val="0"/>
              <w:marBottom w:val="0"/>
              <w:divBdr>
                <w:top w:val="none" w:sz="0" w:space="0" w:color="auto"/>
                <w:left w:val="none" w:sz="0" w:space="0" w:color="auto"/>
                <w:bottom w:val="none" w:sz="0" w:space="0" w:color="auto"/>
                <w:right w:val="none" w:sz="0" w:space="0" w:color="auto"/>
              </w:divBdr>
            </w:div>
            <w:div w:id="86772524">
              <w:marLeft w:val="0"/>
              <w:marRight w:val="0"/>
              <w:marTop w:val="0"/>
              <w:marBottom w:val="0"/>
              <w:divBdr>
                <w:top w:val="none" w:sz="0" w:space="0" w:color="auto"/>
                <w:left w:val="none" w:sz="0" w:space="0" w:color="auto"/>
                <w:bottom w:val="none" w:sz="0" w:space="0" w:color="auto"/>
                <w:right w:val="none" w:sz="0" w:space="0" w:color="auto"/>
              </w:divBdr>
            </w:div>
            <w:div w:id="88239018">
              <w:marLeft w:val="0"/>
              <w:marRight w:val="0"/>
              <w:marTop w:val="0"/>
              <w:marBottom w:val="0"/>
              <w:divBdr>
                <w:top w:val="none" w:sz="0" w:space="0" w:color="auto"/>
                <w:left w:val="none" w:sz="0" w:space="0" w:color="auto"/>
                <w:bottom w:val="none" w:sz="0" w:space="0" w:color="auto"/>
                <w:right w:val="none" w:sz="0" w:space="0" w:color="auto"/>
              </w:divBdr>
            </w:div>
            <w:div w:id="88743885">
              <w:marLeft w:val="0"/>
              <w:marRight w:val="0"/>
              <w:marTop w:val="0"/>
              <w:marBottom w:val="0"/>
              <w:divBdr>
                <w:top w:val="none" w:sz="0" w:space="0" w:color="auto"/>
                <w:left w:val="none" w:sz="0" w:space="0" w:color="auto"/>
                <w:bottom w:val="none" w:sz="0" w:space="0" w:color="auto"/>
                <w:right w:val="none" w:sz="0" w:space="0" w:color="auto"/>
              </w:divBdr>
            </w:div>
            <w:div w:id="89549839">
              <w:marLeft w:val="0"/>
              <w:marRight w:val="0"/>
              <w:marTop w:val="0"/>
              <w:marBottom w:val="0"/>
              <w:divBdr>
                <w:top w:val="none" w:sz="0" w:space="0" w:color="auto"/>
                <w:left w:val="none" w:sz="0" w:space="0" w:color="auto"/>
                <w:bottom w:val="none" w:sz="0" w:space="0" w:color="auto"/>
                <w:right w:val="none" w:sz="0" w:space="0" w:color="auto"/>
              </w:divBdr>
            </w:div>
            <w:div w:id="89740629">
              <w:marLeft w:val="0"/>
              <w:marRight w:val="0"/>
              <w:marTop w:val="0"/>
              <w:marBottom w:val="0"/>
              <w:divBdr>
                <w:top w:val="none" w:sz="0" w:space="0" w:color="auto"/>
                <w:left w:val="none" w:sz="0" w:space="0" w:color="auto"/>
                <w:bottom w:val="none" w:sz="0" w:space="0" w:color="auto"/>
                <w:right w:val="none" w:sz="0" w:space="0" w:color="auto"/>
              </w:divBdr>
            </w:div>
            <w:div w:id="89811617">
              <w:marLeft w:val="0"/>
              <w:marRight w:val="0"/>
              <w:marTop w:val="0"/>
              <w:marBottom w:val="0"/>
              <w:divBdr>
                <w:top w:val="none" w:sz="0" w:space="0" w:color="auto"/>
                <w:left w:val="none" w:sz="0" w:space="0" w:color="auto"/>
                <w:bottom w:val="none" w:sz="0" w:space="0" w:color="auto"/>
                <w:right w:val="none" w:sz="0" w:space="0" w:color="auto"/>
              </w:divBdr>
            </w:div>
            <w:div w:id="91056025">
              <w:marLeft w:val="0"/>
              <w:marRight w:val="0"/>
              <w:marTop w:val="0"/>
              <w:marBottom w:val="0"/>
              <w:divBdr>
                <w:top w:val="none" w:sz="0" w:space="0" w:color="auto"/>
                <w:left w:val="none" w:sz="0" w:space="0" w:color="auto"/>
                <w:bottom w:val="none" w:sz="0" w:space="0" w:color="auto"/>
                <w:right w:val="none" w:sz="0" w:space="0" w:color="auto"/>
              </w:divBdr>
            </w:div>
            <w:div w:id="92751444">
              <w:marLeft w:val="0"/>
              <w:marRight w:val="0"/>
              <w:marTop w:val="0"/>
              <w:marBottom w:val="0"/>
              <w:divBdr>
                <w:top w:val="none" w:sz="0" w:space="0" w:color="auto"/>
                <w:left w:val="none" w:sz="0" w:space="0" w:color="auto"/>
                <w:bottom w:val="none" w:sz="0" w:space="0" w:color="auto"/>
                <w:right w:val="none" w:sz="0" w:space="0" w:color="auto"/>
              </w:divBdr>
            </w:div>
            <w:div w:id="93088565">
              <w:marLeft w:val="0"/>
              <w:marRight w:val="0"/>
              <w:marTop w:val="0"/>
              <w:marBottom w:val="0"/>
              <w:divBdr>
                <w:top w:val="none" w:sz="0" w:space="0" w:color="auto"/>
                <w:left w:val="none" w:sz="0" w:space="0" w:color="auto"/>
                <w:bottom w:val="none" w:sz="0" w:space="0" w:color="auto"/>
                <w:right w:val="none" w:sz="0" w:space="0" w:color="auto"/>
              </w:divBdr>
            </w:div>
            <w:div w:id="93089729">
              <w:marLeft w:val="0"/>
              <w:marRight w:val="0"/>
              <w:marTop w:val="0"/>
              <w:marBottom w:val="0"/>
              <w:divBdr>
                <w:top w:val="none" w:sz="0" w:space="0" w:color="auto"/>
                <w:left w:val="none" w:sz="0" w:space="0" w:color="auto"/>
                <w:bottom w:val="none" w:sz="0" w:space="0" w:color="auto"/>
                <w:right w:val="none" w:sz="0" w:space="0" w:color="auto"/>
              </w:divBdr>
            </w:div>
            <w:div w:id="94642127">
              <w:marLeft w:val="0"/>
              <w:marRight w:val="0"/>
              <w:marTop w:val="0"/>
              <w:marBottom w:val="0"/>
              <w:divBdr>
                <w:top w:val="none" w:sz="0" w:space="0" w:color="auto"/>
                <w:left w:val="none" w:sz="0" w:space="0" w:color="auto"/>
                <w:bottom w:val="none" w:sz="0" w:space="0" w:color="auto"/>
                <w:right w:val="none" w:sz="0" w:space="0" w:color="auto"/>
              </w:divBdr>
            </w:div>
            <w:div w:id="96798664">
              <w:marLeft w:val="0"/>
              <w:marRight w:val="0"/>
              <w:marTop w:val="0"/>
              <w:marBottom w:val="0"/>
              <w:divBdr>
                <w:top w:val="none" w:sz="0" w:space="0" w:color="auto"/>
                <w:left w:val="none" w:sz="0" w:space="0" w:color="auto"/>
                <w:bottom w:val="none" w:sz="0" w:space="0" w:color="auto"/>
                <w:right w:val="none" w:sz="0" w:space="0" w:color="auto"/>
              </w:divBdr>
            </w:div>
            <w:div w:id="99958859">
              <w:marLeft w:val="0"/>
              <w:marRight w:val="0"/>
              <w:marTop w:val="0"/>
              <w:marBottom w:val="0"/>
              <w:divBdr>
                <w:top w:val="none" w:sz="0" w:space="0" w:color="auto"/>
                <w:left w:val="none" w:sz="0" w:space="0" w:color="auto"/>
                <w:bottom w:val="none" w:sz="0" w:space="0" w:color="auto"/>
                <w:right w:val="none" w:sz="0" w:space="0" w:color="auto"/>
              </w:divBdr>
            </w:div>
            <w:div w:id="102893174">
              <w:marLeft w:val="0"/>
              <w:marRight w:val="0"/>
              <w:marTop w:val="0"/>
              <w:marBottom w:val="0"/>
              <w:divBdr>
                <w:top w:val="none" w:sz="0" w:space="0" w:color="auto"/>
                <w:left w:val="none" w:sz="0" w:space="0" w:color="auto"/>
                <w:bottom w:val="none" w:sz="0" w:space="0" w:color="auto"/>
                <w:right w:val="none" w:sz="0" w:space="0" w:color="auto"/>
              </w:divBdr>
            </w:div>
            <w:div w:id="104429773">
              <w:marLeft w:val="0"/>
              <w:marRight w:val="0"/>
              <w:marTop w:val="0"/>
              <w:marBottom w:val="0"/>
              <w:divBdr>
                <w:top w:val="none" w:sz="0" w:space="0" w:color="auto"/>
                <w:left w:val="none" w:sz="0" w:space="0" w:color="auto"/>
                <w:bottom w:val="none" w:sz="0" w:space="0" w:color="auto"/>
                <w:right w:val="none" w:sz="0" w:space="0" w:color="auto"/>
              </w:divBdr>
            </w:div>
            <w:div w:id="104813180">
              <w:marLeft w:val="0"/>
              <w:marRight w:val="0"/>
              <w:marTop w:val="0"/>
              <w:marBottom w:val="0"/>
              <w:divBdr>
                <w:top w:val="none" w:sz="0" w:space="0" w:color="auto"/>
                <w:left w:val="none" w:sz="0" w:space="0" w:color="auto"/>
                <w:bottom w:val="none" w:sz="0" w:space="0" w:color="auto"/>
                <w:right w:val="none" w:sz="0" w:space="0" w:color="auto"/>
              </w:divBdr>
            </w:div>
            <w:div w:id="105389935">
              <w:marLeft w:val="0"/>
              <w:marRight w:val="0"/>
              <w:marTop w:val="0"/>
              <w:marBottom w:val="0"/>
              <w:divBdr>
                <w:top w:val="none" w:sz="0" w:space="0" w:color="auto"/>
                <w:left w:val="none" w:sz="0" w:space="0" w:color="auto"/>
                <w:bottom w:val="none" w:sz="0" w:space="0" w:color="auto"/>
                <w:right w:val="none" w:sz="0" w:space="0" w:color="auto"/>
              </w:divBdr>
            </w:div>
            <w:div w:id="106047230">
              <w:marLeft w:val="0"/>
              <w:marRight w:val="0"/>
              <w:marTop w:val="0"/>
              <w:marBottom w:val="0"/>
              <w:divBdr>
                <w:top w:val="none" w:sz="0" w:space="0" w:color="auto"/>
                <w:left w:val="none" w:sz="0" w:space="0" w:color="auto"/>
                <w:bottom w:val="none" w:sz="0" w:space="0" w:color="auto"/>
                <w:right w:val="none" w:sz="0" w:space="0" w:color="auto"/>
              </w:divBdr>
            </w:div>
            <w:div w:id="106700675">
              <w:marLeft w:val="0"/>
              <w:marRight w:val="0"/>
              <w:marTop w:val="0"/>
              <w:marBottom w:val="0"/>
              <w:divBdr>
                <w:top w:val="none" w:sz="0" w:space="0" w:color="auto"/>
                <w:left w:val="none" w:sz="0" w:space="0" w:color="auto"/>
                <w:bottom w:val="none" w:sz="0" w:space="0" w:color="auto"/>
                <w:right w:val="none" w:sz="0" w:space="0" w:color="auto"/>
              </w:divBdr>
            </w:div>
            <w:div w:id="109518915">
              <w:marLeft w:val="0"/>
              <w:marRight w:val="0"/>
              <w:marTop w:val="0"/>
              <w:marBottom w:val="0"/>
              <w:divBdr>
                <w:top w:val="none" w:sz="0" w:space="0" w:color="auto"/>
                <w:left w:val="none" w:sz="0" w:space="0" w:color="auto"/>
                <w:bottom w:val="none" w:sz="0" w:space="0" w:color="auto"/>
                <w:right w:val="none" w:sz="0" w:space="0" w:color="auto"/>
              </w:divBdr>
            </w:div>
            <w:div w:id="109980356">
              <w:marLeft w:val="0"/>
              <w:marRight w:val="0"/>
              <w:marTop w:val="0"/>
              <w:marBottom w:val="0"/>
              <w:divBdr>
                <w:top w:val="none" w:sz="0" w:space="0" w:color="auto"/>
                <w:left w:val="none" w:sz="0" w:space="0" w:color="auto"/>
                <w:bottom w:val="none" w:sz="0" w:space="0" w:color="auto"/>
                <w:right w:val="none" w:sz="0" w:space="0" w:color="auto"/>
              </w:divBdr>
            </w:div>
            <w:div w:id="110979819">
              <w:marLeft w:val="0"/>
              <w:marRight w:val="0"/>
              <w:marTop w:val="0"/>
              <w:marBottom w:val="0"/>
              <w:divBdr>
                <w:top w:val="none" w:sz="0" w:space="0" w:color="auto"/>
                <w:left w:val="none" w:sz="0" w:space="0" w:color="auto"/>
                <w:bottom w:val="none" w:sz="0" w:space="0" w:color="auto"/>
                <w:right w:val="none" w:sz="0" w:space="0" w:color="auto"/>
              </w:divBdr>
            </w:div>
            <w:div w:id="112556636">
              <w:marLeft w:val="0"/>
              <w:marRight w:val="0"/>
              <w:marTop w:val="0"/>
              <w:marBottom w:val="0"/>
              <w:divBdr>
                <w:top w:val="none" w:sz="0" w:space="0" w:color="auto"/>
                <w:left w:val="none" w:sz="0" w:space="0" w:color="auto"/>
                <w:bottom w:val="none" w:sz="0" w:space="0" w:color="auto"/>
                <w:right w:val="none" w:sz="0" w:space="0" w:color="auto"/>
              </w:divBdr>
            </w:div>
            <w:div w:id="112749904">
              <w:marLeft w:val="0"/>
              <w:marRight w:val="0"/>
              <w:marTop w:val="0"/>
              <w:marBottom w:val="0"/>
              <w:divBdr>
                <w:top w:val="none" w:sz="0" w:space="0" w:color="auto"/>
                <w:left w:val="none" w:sz="0" w:space="0" w:color="auto"/>
                <w:bottom w:val="none" w:sz="0" w:space="0" w:color="auto"/>
                <w:right w:val="none" w:sz="0" w:space="0" w:color="auto"/>
              </w:divBdr>
            </w:div>
            <w:div w:id="113793193">
              <w:marLeft w:val="0"/>
              <w:marRight w:val="0"/>
              <w:marTop w:val="0"/>
              <w:marBottom w:val="0"/>
              <w:divBdr>
                <w:top w:val="none" w:sz="0" w:space="0" w:color="auto"/>
                <w:left w:val="none" w:sz="0" w:space="0" w:color="auto"/>
                <w:bottom w:val="none" w:sz="0" w:space="0" w:color="auto"/>
                <w:right w:val="none" w:sz="0" w:space="0" w:color="auto"/>
              </w:divBdr>
            </w:div>
            <w:div w:id="114519165">
              <w:marLeft w:val="0"/>
              <w:marRight w:val="0"/>
              <w:marTop w:val="0"/>
              <w:marBottom w:val="0"/>
              <w:divBdr>
                <w:top w:val="none" w:sz="0" w:space="0" w:color="auto"/>
                <w:left w:val="none" w:sz="0" w:space="0" w:color="auto"/>
                <w:bottom w:val="none" w:sz="0" w:space="0" w:color="auto"/>
                <w:right w:val="none" w:sz="0" w:space="0" w:color="auto"/>
              </w:divBdr>
            </w:div>
            <w:div w:id="115223008">
              <w:marLeft w:val="0"/>
              <w:marRight w:val="0"/>
              <w:marTop w:val="0"/>
              <w:marBottom w:val="0"/>
              <w:divBdr>
                <w:top w:val="none" w:sz="0" w:space="0" w:color="auto"/>
                <w:left w:val="none" w:sz="0" w:space="0" w:color="auto"/>
                <w:bottom w:val="none" w:sz="0" w:space="0" w:color="auto"/>
                <w:right w:val="none" w:sz="0" w:space="0" w:color="auto"/>
              </w:divBdr>
            </w:div>
            <w:div w:id="117527258">
              <w:marLeft w:val="0"/>
              <w:marRight w:val="0"/>
              <w:marTop w:val="0"/>
              <w:marBottom w:val="0"/>
              <w:divBdr>
                <w:top w:val="none" w:sz="0" w:space="0" w:color="auto"/>
                <w:left w:val="none" w:sz="0" w:space="0" w:color="auto"/>
                <w:bottom w:val="none" w:sz="0" w:space="0" w:color="auto"/>
                <w:right w:val="none" w:sz="0" w:space="0" w:color="auto"/>
              </w:divBdr>
            </w:div>
            <w:div w:id="118688089">
              <w:marLeft w:val="0"/>
              <w:marRight w:val="0"/>
              <w:marTop w:val="0"/>
              <w:marBottom w:val="0"/>
              <w:divBdr>
                <w:top w:val="none" w:sz="0" w:space="0" w:color="auto"/>
                <w:left w:val="none" w:sz="0" w:space="0" w:color="auto"/>
                <w:bottom w:val="none" w:sz="0" w:space="0" w:color="auto"/>
                <w:right w:val="none" w:sz="0" w:space="0" w:color="auto"/>
              </w:divBdr>
            </w:div>
            <w:div w:id="119618327">
              <w:marLeft w:val="0"/>
              <w:marRight w:val="0"/>
              <w:marTop w:val="0"/>
              <w:marBottom w:val="0"/>
              <w:divBdr>
                <w:top w:val="none" w:sz="0" w:space="0" w:color="auto"/>
                <w:left w:val="none" w:sz="0" w:space="0" w:color="auto"/>
                <w:bottom w:val="none" w:sz="0" w:space="0" w:color="auto"/>
                <w:right w:val="none" w:sz="0" w:space="0" w:color="auto"/>
              </w:divBdr>
            </w:div>
            <w:div w:id="124084575">
              <w:marLeft w:val="0"/>
              <w:marRight w:val="0"/>
              <w:marTop w:val="0"/>
              <w:marBottom w:val="0"/>
              <w:divBdr>
                <w:top w:val="none" w:sz="0" w:space="0" w:color="auto"/>
                <w:left w:val="none" w:sz="0" w:space="0" w:color="auto"/>
                <w:bottom w:val="none" w:sz="0" w:space="0" w:color="auto"/>
                <w:right w:val="none" w:sz="0" w:space="0" w:color="auto"/>
              </w:divBdr>
            </w:div>
            <w:div w:id="125239631">
              <w:marLeft w:val="0"/>
              <w:marRight w:val="0"/>
              <w:marTop w:val="0"/>
              <w:marBottom w:val="0"/>
              <w:divBdr>
                <w:top w:val="none" w:sz="0" w:space="0" w:color="auto"/>
                <w:left w:val="none" w:sz="0" w:space="0" w:color="auto"/>
                <w:bottom w:val="none" w:sz="0" w:space="0" w:color="auto"/>
                <w:right w:val="none" w:sz="0" w:space="0" w:color="auto"/>
              </w:divBdr>
            </w:div>
            <w:div w:id="126747631">
              <w:marLeft w:val="0"/>
              <w:marRight w:val="0"/>
              <w:marTop w:val="0"/>
              <w:marBottom w:val="0"/>
              <w:divBdr>
                <w:top w:val="none" w:sz="0" w:space="0" w:color="auto"/>
                <w:left w:val="none" w:sz="0" w:space="0" w:color="auto"/>
                <w:bottom w:val="none" w:sz="0" w:space="0" w:color="auto"/>
                <w:right w:val="none" w:sz="0" w:space="0" w:color="auto"/>
              </w:divBdr>
            </w:div>
            <w:div w:id="128862750">
              <w:marLeft w:val="0"/>
              <w:marRight w:val="0"/>
              <w:marTop w:val="0"/>
              <w:marBottom w:val="0"/>
              <w:divBdr>
                <w:top w:val="none" w:sz="0" w:space="0" w:color="auto"/>
                <w:left w:val="none" w:sz="0" w:space="0" w:color="auto"/>
                <w:bottom w:val="none" w:sz="0" w:space="0" w:color="auto"/>
                <w:right w:val="none" w:sz="0" w:space="0" w:color="auto"/>
              </w:divBdr>
            </w:div>
            <w:div w:id="128867220">
              <w:marLeft w:val="0"/>
              <w:marRight w:val="0"/>
              <w:marTop w:val="0"/>
              <w:marBottom w:val="0"/>
              <w:divBdr>
                <w:top w:val="none" w:sz="0" w:space="0" w:color="auto"/>
                <w:left w:val="none" w:sz="0" w:space="0" w:color="auto"/>
                <w:bottom w:val="none" w:sz="0" w:space="0" w:color="auto"/>
                <w:right w:val="none" w:sz="0" w:space="0" w:color="auto"/>
              </w:divBdr>
            </w:div>
            <w:div w:id="129642002">
              <w:marLeft w:val="0"/>
              <w:marRight w:val="0"/>
              <w:marTop w:val="0"/>
              <w:marBottom w:val="0"/>
              <w:divBdr>
                <w:top w:val="none" w:sz="0" w:space="0" w:color="auto"/>
                <w:left w:val="none" w:sz="0" w:space="0" w:color="auto"/>
                <w:bottom w:val="none" w:sz="0" w:space="0" w:color="auto"/>
                <w:right w:val="none" w:sz="0" w:space="0" w:color="auto"/>
              </w:divBdr>
            </w:div>
            <w:div w:id="131409514">
              <w:marLeft w:val="0"/>
              <w:marRight w:val="0"/>
              <w:marTop w:val="0"/>
              <w:marBottom w:val="0"/>
              <w:divBdr>
                <w:top w:val="none" w:sz="0" w:space="0" w:color="auto"/>
                <w:left w:val="none" w:sz="0" w:space="0" w:color="auto"/>
                <w:bottom w:val="none" w:sz="0" w:space="0" w:color="auto"/>
                <w:right w:val="none" w:sz="0" w:space="0" w:color="auto"/>
              </w:divBdr>
            </w:div>
            <w:div w:id="131948461">
              <w:marLeft w:val="0"/>
              <w:marRight w:val="0"/>
              <w:marTop w:val="0"/>
              <w:marBottom w:val="0"/>
              <w:divBdr>
                <w:top w:val="none" w:sz="0" w:space="0" w:color="auto"/>
                <w:left w:val="none" w:sz="0" w:space="0" w:color="auto"/>
                <w:bottom w:val="none" w:sz="0" w:space="0" w:color="auto"/>
                <w:right w:val="none" w:sz="0" w:space="0" w:color="auto"/>
              </w:divBdr>
            </w:div>
            <w:div w:id="133450792">
              <w:marLeft w:val="0"/>
              <w:marRight w:val="0"/>
              <w:marTop w:val="0"/>
              <w:marBottom w:val="0"/>
              <w:divBdr>
                <w:top w:val="none" w:sz="0" w:space="0" w:color="auto"/>
                <w:left w:val="none" w:sz="0" w:space="0" w:color="auto"/>
                <w:bottom w:val="none" w:sz="0" w:space="0" w:color="auto"/>
                <w:right w:val="none" w:sz="0" w:space="0" w:color="auto"/>
              </w:divBdr>
            </w:div>
            <w:div w:id="136581028">
              <w:marLeft w:val="0"/>
              <w:marRight w:val="0"/>
              <w:marTop w:val="0"/>
              <w:marBottom w:val="0"/>
              <w:divBdr>
                <w:top w:val="none" w:sz="0" w:space="0" w:color="auto"/>
                <w:left w:val="none" w:sz="0" w:space="0" w:color="auto"/>
                <w:bottom w:val="none" w:sz="0" w:space="0" w:color="auto"/>
                <w:right w:val="none" w:sz="0" w:space="0" w:color="auto"/>
              </w:divBdr>
            </w:div>
            <w:div w:id="139658883">
              <w:marLeft w:val="0"/>
              <w:marRight w:val="0"/>
              <w:marTop w:val="0"/>
              <w:marBottom w:val="0"/>
              <w:divBdr>
                <w:top w:val="none" w:sz="0" w:space="0" w:color="auto"/>
                <w:left w:val="none" w:sz="0" w:space="0" w:color="auto"/>
                <w:bottom w:val="none" w:sz="0" w:space="0" w:color="auto"/>
                <w:right w:val="none" w:sz="0" w:space="0" w:color="auto"/>
              </w:divBdr>
            </w:div>
            <w:div w:id="139880676">
              <w:marLeft w:val="0"/>
              <w:marRight w:val="0"/>
              <w:marTop w:val="0"/>
              <w:marBottom w:val="0"/>
              <w:divBdr>
                <w:top w:val="none" w:sz="0" w:space="0" w:color="auto"/>
                <w:left w:val="none" w:sz="0" w:space="0" w:color="auto"/>
                <w:bottom w:val="none" w:sz="0" w:space="0" w:color="auto"/>
                <w:right w:val="none" w:sz="0" w:space="0" w:color="auto"/>
              </w:divBdr>
            </w:div>
            <w:div w:id="140775817">
              <w:marLeft w:val="0"/>
              <w:marRight w:val="0"/>
              <w:marTop w:val="0"/>
              <w:marBottom w:val="0"/>
              <w:divBdr>
                <w:top w:val="none" w:sz="0" w:space="0" w:color="auto"/>
                <w:left w:val="none" w:sz="0" w:space="0" w:color="auto"/>
                <w:bottom w:val="none" w:sz="0" w:space="0" w:color="auto"/>
                <w:right w:val="none" w:sz="0" w:space="0" w:color="auto"/>
              </w:divBdr>
            </w:div>
            <w:div w:id="140970192">
              <w:marLeft w:val="0"/>
              <w:marRight w:val="0"/>
              <w:marTop w:val="0"/>
              <w:marBottom w:val="0"/>
              <w:divBdr>
                <w:top w:val="none" w:sz="0" w:space="0" w:color="auto"/>
                <w:left w:val="none" w:sz="0" w:space="0" w:color="auto"/>
                <w:bottom w:val="none" w:sz="0" w:space="0" w:color="auto"/>
                <w:right w:val="none" w:sz="0" w:space="0" w:color="auto"/>
              </w:divBdr>
            </w:div>
            <w:div w:id="141389384">
              <w:marLeft w:val="0"/>
              <w:marRight w:val="0"/>
              <w:marTop w:val="0"/>
              <w:marBottom w:val="0"/>
              <w:divBdr>
                <w:top w:val="none" w:sz="0" w:space="0" w:color="auto"/>
                <w:left w:val="none" w:sz="0" w:space="0" w:color="auto"/>
                <w:bottom w:val="none" w:sz="0" w:space="0" w:color="auto"/>
                <w:right w:val="none" w:sz="0" w:space="0" w:color="auto"/>
              </w:divBdr>
              <w:divsChild>
                <w:div w:id="144589894">
                  <w:marLeft w:val="0"/>
                  <w:marRight w:val="0"/>
                  <w:marTop w:val="0"/>
                  <w:marBottom w:val="0"/>
                  <w:divBdr>
                    <w:top w:val="none" w:sz="0" w:space="0" w:color="auto"/>
                    <w:left w:val="none" w:sz="0" w:space="0" w:color="auto"/>
                    <w:bottom w:val="none" w:sz="0" w:space="0" w:color="auto"/>
                    <w:right w:val="none" w:sz="0" w:space="0" w:color="auto"/>
                  </w:divBdr>
                </w:div>
                <w:div w:id="167986228">
                  <w:marLeft w:val="0"/>
                  <w:marRight w:val="0"/>
                  <w:marTop w:val="0"/>
                  <w:marBottom w:val="0"/>
                  <w:divBdr>
                    <w:top w:val="none" w:sz="0" w:space="0" w:color="auto"/>
                    <w:left w:val="none" w:sz="0" w:space="0" w:color="auto"/>
                    <w:bottom w:val="none" w:sz="0" w:space="0" w:color="auto"/>
                    <w:right w:val="none" w:sz="0" w:space="0" w:color="auto"/>
                  </w:divBdr>
                </w:div>
                <w:div w:id="1269384563">
                  <w:marLeft w:val="0"/>
                  <w:marRight w:val="0"/>
                  <w:marTop w:val="0"/>
                  <w:marBottom w:val="0"/>
                  <w:divBdr>
                    <w:top w:val="none" w:sz="0" w:space="0" w:color="auto"/>
                    <w:left w:val="none" w:sz="0" w:space="0" w:color="auto"/>
                    <w:bottom w:val="none" w:sz="0" w:space="0" w:color="auto"/>
                    <w:right w:val="none" w:sz="0" w:space="0" w:color="auto"/>
                  </w:divBdr>
                </w:div>
                <w:div w:id="1323387028">
                  <w:marLeft w:val="0"/>
                  <w:marRight w:val="0"/>
                  <w:marTop w:val="0"/>
                  <w:marBottom w:val="0"/>
                  <w:divBdr>
                    <w:top w:val="none" w:sz="0" w:space="0" w:color="auto"/>
                    <w:left w:val="none" w:sz="0" w:space="0" w:color="auto"/>
                    <w:bottom w:val="none" w:sz="0" w:space="0" w:color="auto"/>
                    <w:right w:val="none" w:sz="0" w:space="0" w:color="auto"/>
                  </w:divBdr>
                </w:div>
                <w:div w:id="1761754929">
                  <w:marLeft w:val="0"/>
                  <w:marRight w:val="0"/>
                  <w:marTop w:val="0"/>
                  <w:marBottom w:val="0"/>
                  <w:divBdr>
                    <w:top w:val="none" w:sz="0" w:space="0" w:color="auto"/>
                    <w:left w:val="none" w:sz="0" w:space="0" w:color="auto"/>
                    <w:bottom w:val="none" w:sz="0" w:space="0" w:color="auto"/>
                    <w:right w:val="none" w:sz="0" w:space="0" w:color="auto"/>
                  </w:divBdr>
                </w:div>
                <w:div w:id="2082751500">
                  <w:marLeft w:val="0"/>
                  <w:marRight w:val="0"/>
                  <w:marTop w:val="0"/>
                  <w:marBottom w:val="0"/>
                  <w:divBdr>
                    <w:top w:val="none" w:sz="0" w:space="0" w:color="auto"/>
                    <w:left w:val="none" w:sz="0" w:space="0" w:color="auto"/>
                    <w:bottom w:val="none" w:sz="0" w:space="0" w:color="auto"/>
                    <w:right w:val="none" w:sz="0" w:space="0" w:color="auto"/>
                  </w:divBdr>
                </w:div>
              </w:divsChild>
            </w:div>
            <w:div w:id="148326494">
              <w:marLeft w:val="0"/>
              <w:marRight w:val="0"/>
              <w:marTop w:val="0"/>
              <w:marBottom w:val="0"/>
              <w:divBdr>
                <w:top w:val="none" w:sz="0" w:space="0" w:color="auto"/>
                <w:left w:val="none" w:sz="0" w:space="0" w:color="auto"/>
                <w:bottom w:val="none" w:sz="0" w:space="0" w:color="auto"/>
                <w:right w:val="none" w:sz="0" w:space="0" w:color="auto"/>
              </w:divBdr>
            </w:div>
            <w:div w:id="148526163">
              <w:marLeft w:val="0"/>
              <w:marRight w:val="0"/>
              <w:marTop w:val="0"/>
              <w:marBottom w:val="0"/>
              <w:divBdr>
                <w:top w:val="none" w:sz="0" w:space="0" w:color="auto"/>
                <w:left w:val="none" w:sz="0" w:space="0" w:color="auto"/>
                <w:bottom w:val="none" w:sz="0" w:space="0" w:color="auto"/>
                <w:right w:val="none" w:sz="0" w:space="0" w:color="auto"/>
              </w:divBdr>
            </w:div>
            <w:div w:id="153228511">
              <w:marLeft w:val="0"/>
              <w:marRight w:val="0"/>
              <w:marTop w:val="0"/>
              <w:marBottom w:val="0"/>
              <w:divBdr>
                <w:top w:val="none" w:sz="0" w:space="0" w:color="auto"/>
                <w:left w:val="none" w:sz="0" w:space="0" w:color="auto"/>
                <w:bottom w:val="none" w:sz="0" w:space="0" w:color="auto"/>
                <w:right w:val="none" w:sz="0" w:space="0" w:color="auto"/>
              </w:divBdr>
            </w:div>
            <w:div w:id="154146329">
              <w:marLeft w:val="0"/>
              <w:marRight w:val="0"/>
              <w:marTop w:val="0"/>
              <w:marBottom w:val="0"/>
              <w:divBdr>
                <w:top w:val="none" w:sz="0" w:space="0" w:color="auto"/>
                <w:left w:val="none" w:sz="0" w:space="0" w:color="auto"/>
                <w:bottom w:val="none" w:sz="0" w:space="0" w:color="auto"/>
                <w:right w:val="none" w:sz="0" w:space="0" w:color="auto"/>
              </w:divBdr>
            </w:div>
            <w:div w:id="154301785">
              <w:marLeft w:val="0"/>
              <w:marRight w:val="0"/>
              <w:marTop w:val="0"/>
              <w:marBottom w:val="0"/>
              <w:divBdr>
                <w:top w:val="none" w:sz="0" w:space="0" w:color="auto"/>
                <w:left w:val="none" w:sz="0" w:space="0" w:color="auto"/>
                <w:bottom w:val="none" w:sz="0" w:space="0" w:color="auto"/>
                <w:right w:val="none" w:sz="0" w:space="0" w:color="auto"/>
              </w:divBdr>
            </w:div>
            <w:div w:id="155809861">
              <w:marLeft w:val="0"/>
              <w:marRight w:val="0"/>
              <w:marTop w:val="0"/>
              <w:marBottom w:val="0"/>
              <w:divBdr>
                <w:top w:val="none" w:sz="0" w:space="0" w:color="auto"/>
                <w:left w:val="none" w:sz="0" w:space="0" w:color="auto"/>
                <w:bottom w:val="none" w:sz="0" w:space="0" w:color="auto"/>
                <w:right w:val="none" w:sz="0" w:space="0" w:color="auto"/>
              </w:divBdr>
            </w:div>
            <w:div w:id="156071774">
              <w:marLeft w:val="0"/>
              <w:marRight w:val="0"/>
              <w:marTop w:val="0"/>
              <w:marBottom w:val="0"/>
              <w:divBdr>
                <w:top w:val="none" w:sz="0" w:space="0" w:color="auto"/>
                <w:left w:val="none" w:sz="0" w:space="0" w:color="auto"/>
                <w:bottom w:val="none" w:sz="0" w:space="0" w:color="auto"/>
                <w:right w:val="none" w:sz="0" w:space="0" w:color="auto"/>
              </w:divBdr>
            </w:div>
            <w:div w:id="156072596">
              <w:marLeft w:val="0"/>
              <w:marRight w:val="0"/>
              <w:marTop w:val="0"/>
              <w:marBottom w:val="0"/>
              <w:divBdr>
                <w:top w:val="none" w:sz="0" w:space="0" w:color="auto"/>
                <w:left w:val="none" w:sz="0" w:space="0" w:color="auto"/>
                <w:bottom w:val="none" w:sz="0" w:space="0" w:color="auto"/>
                <w:right w:val="none" w:sz="0" w:space="0" w:color="auto"/>
              </w:divBdr>
            </w:div>
            <w:div w:id="157120451">
              <w:marLeft w:val="0"/>
              <w:marRight w:val="0"/>
              <w:marTop w:val="0"/>
              <w:marBottom w:val="0"/>
              <w:divBdr>
                <w:top w:val="none" w:sz="0" w:space="0" w:color="auto"/>
                <w:left w:val="none" w:sz="0" w:space="0" w:color="auto"/>
                <w:bottom w:val="none" w:sz="0" w:space="0" w:color="auto"/>
                <w:right w:val="none" w:sz="0" w:space="0" w:color="auto"/>
              </w:divBdr>
            </w:div>
            <w:div w:id="157549649">
              <w:marLeft w:val="0"/>
              <w:marRight w:val="0"/>
              <w:marTop w:val="0"/>
              <w:marBottom w:val="0"/>
              <w:divBdr>
                <w:top w:val="none" w:sz="0" w:space="0" w:color="auto"/>
                <w:left w:val="none" w:sz="0" w:space="0" w:color="auto"/>
                <w:bottom w:val="none" w:sz="0" w:space="0" w:color="auto"/>
                <w:right w:val="none" w:sz="0" w:space="0" w:color="auto"/>
              </w:divBdr>
            </w:div>
            <w:div w:id="157963506">
              <w:marLeft w:val="0"/>
              <w:marRight w:val="0"/>
              <w:marTop w:val="0"/>
              <w:marBottom w:val="0"/>
              <w:divBdr>
                <w:top w:val="none" w:sz="0" w:space="0" w:color="auto"/>
                <w:left w:val="none" w:sz="0" w:space="0" w:color="auto"/>
                <w:bottom w:val="none" w:sz="0" w:space="0" w:color="auto"/>
                <w:right w:val="none" w:sz="0" w:space="0" w:color="auto"/>
              </w:divBdr>
            </w:div>
            <w:div w:id="158235149">
              <w:marLeft w:val="0"/>
              <w:marRight w:val="0"/>
              <w:marTop w:val="0"/>
              <w:marBottom w:val="0"/>
              <w:divBdr>
                <w:top w:val="none" w:sz="0" w:space="0" w:color="auto"/>
                <w:left w:val="none" w:sz="0" w:space="0" w:color="auto"/>
                <w:bottom w:val="none" w:sz="0" w:space="0" w:color="auto"/>
                <w:right w:val="none" w:sz="0" w:space="0" w:color="auto"/>
              </w:divBdr>
            </w:div>
            <w:div w:id="162404135">
              <w:marLeft w:val="0"/>
              <w:marRight w:val="0"/>
              <w:marTop w:val="0"/>
              <w:marBottom w:val="0"/>
              <w:divBdr>
                <w:top w:val="none" w:sz="0" w:space="0" w:color="auto"/>
                <w:left w:val="none" w:sz="0" w:space="0" w:color="auto"/>
                <w:bottom w:val="none" w:sz="0" w:space="0" w:color="auto"/>
                <w:right w:val="none" w:sz="0" w:space="0" w:color="auto"/>
              </w:divBdr>
            </w:div>
            <w:div w:id="162939364">
              <w:marLeft w:val="0"/>
              <w:marRight w:val="0"/>
              <w:marTop w:val="0"/>
              <w:marBottom w:val="0"/>
              <w:divBdr>
                <w:top w:val="none" w:sz="0" w:space="0" w:color="auto"/>
                <w:left w:val="none" w:sz="0" w:space="0" w:color="auto"/>
                <w:bottom w:val="none" w:sz="0" w:space="0" w:color="auto"/>
                <w:right w:val="none" w:sz="0" w:space="0" w:color="auto"/>
              </w:divBdr>
            </w:div>
            <w:div w:id="169300289">
              <w:marLeft w:val="0"/>
              <w:marRight w:val="0"/>
              <w:marTop w:val="0"/>
              <w:marBottom w:val="0"/>
              <w:divBdr>
                <w:top w:val="none" w:sz="0" w:space="0" w:color="auto"/>
                <w:left w:val="none" w:sz="0" w:space="0" w:color="auto"/>
                <w:bottom w:val="none" w:sz="0" w:space="0" w:color="auto"/>
                <w:right w:val="none" w:sz="0" w:space="0" w:color="auto"/>
              </w:divBdr>
            </w:div>
            <w:div w:id="169376899">
              <w:marLeft w:val="0"/>
              <w:marRight w:val="0"/>
              <w:marTop w:val="0"/>
              <w:marBottom w:val="0"/>
              <w:divBdr>
                <w:top w:val="none" w:sz="0" w:space="0" w:color="auto"/>
                <w:left w:val="none" w:sz="0" w:space="0" w:color="auto"/>
                <w:bottom w:val="none" w:sz="0" w:space="0" w:color="auto"/>
                <w:right w:val="none" w:sz="0" w:space="0" w:color="auto"/>
              </w:divBdr>
            </w:div>
            <w:div w:id="169948664">
              <w:marLeft w:val="0"/>
              <w:marRight w:val="0"/>
              <w:marTop w:val="0"/>
              <w:marBottom w:val="0"/>
              <w:divBdr>
                <w:top w:val="none" w:sz="0" w:space="0" w:color="auto"/>
                <w:left w:val="none" w:sz="0" w:space="0" w:color="auto"/>
                <w:bottom w:val="none" w:sz="0" w:space="0" w:color="auto"/>
                <w:right w:val="none" w:sz="0" w:space="0" w:color="auto"/>
              </w:divBdr>
            </w:div>
            <w:div w:id="172454895">
              <w:marLeft w:val="0"/>
              <w:marRight w:val="0"/>
              <w:marTop w:val="0"/>
              <w:marBottom w:val="0"/>
              <w:divBdr>
                <w:top w:val="none" w:sz="0" w:space="0" w:color="auto"/>
                <w:left w:val="none" w:sz="0" w:space="0" w:color="auto"/>
                <w:bottom w:val="none" w:sz="0" w:space="0" w:color="auto"/>
                <w:right w:val="none" w:sz="0" w:space="0" w:color="auto"/>
              </w:divBdr>
            </w:div>
            <w:div w:id="173036408">
              <w:marLeft w:val="0"/>
              <w:marRight w:val="0"/>
              <w:marTop w:val="0"/>
              <w:marBottom w:val="0"/>
              <w:divBdr>
                <w:top w:val="none" w:sz="0" w:space="0" w:color="auto"/>
                <w:left w:val="none" w:sz="0" w:space="0" w:color="auto"/>
                <w:bottom w:val="none" w:sz="0" w:space="0" w:color="auto"/>
                <w:right w:val="none" w:sz="0" w:space="0" w:color="auto"/>
              </w:divBdr>
            </w:div>
            <w:div w:id="173962425">
              <w:marLeft w:val="0"/>
              <w:marRight w:val="0"/>
              <w:marTop w:val="0"/>
              <w:marBottom w:val="0"/>
              <w:divBdr>
                <w:top w:val="none" w:sz="0" w:space="0" w:color="auto"/>
                <w:left w:val="none" w:sz="0" w:space="0" w:color="auto"/>
                <w:bottom w:val="none" w:sz="0" w:space="0" w:color="auto"/>
                <w:right w:val="none" w:sz="0" w:space="0" w:color="auto"/>
              </w:divBdr>
            </w:div>
            <w:div w:id="174924243">
              <w:marLeft w:val="0"/>
              <w:marRight w:val="0"/>
              <w:marTop w:val="0"/>
              <w:marBottom w:val="0"/>
              <w:divBdr>
                <w:top w:val="none" w:sz="0" w:space="0" w:color="auto"/>
                <w:left w:val="none" w:sz="0" w:space="0" w:color="auto"/>
                <w:bottom w:val="none" w:sz="0" w:space="0" w:color="auto"/>
                <w:right w:val="none" w:sz="0" w:space="0" w:color="auto"/>
              </w:divBdr>
            </w:div>
            <w:div w:id="175577696">
              <w:marLeft w:val="0"/>
              <w:marRight w:val="0"/>
              <w:marTop w:val="0"/>
              <w:marBottom w:val="0"/>
              <w:divBdr>
                <w:top w:val="none" w:sz="0" w:space="0" w:color="auto"/>
                <w:left w:val="none" w:sz="0" w:space="0" w:color="auto"/>
                <w:bottom w:val="none" w:sz="0" w:space="0" w:color="auto"/>
                <w:right w:val="none" w:sz="0" w:space="0" w:color="auto"/>
              </w:divBdr>
            </w:div>
            <w:div w:id="175657108">
              <w:marLeft w:val="0"/>
              <w:marRight w:val="0"/>
              <w:marTop w:val="0"/>
              <w:marBottom w:val="0"/>
              <w:divBdr>
                <w:top w:val="none" w:sz="0" w:space="0" w:color="auto"/>
                <w:left w:val="none" w:sz="0" w:space="0" w:color="auto"/>
                <w:bottom w:val="none" w:sz="0" w:space="0" w:color="auto"/>
                <w:right w:val="none" w:sz="0" w:space="0" w:color="auto"/>
              </w:divBdr>
            </w:div>
            <w:div w:id="176117165">
              <w:marLeft w:val="0"/>
              <w:marRight w:val="0"/>
              <w:marTop w:val="0"/>
              <w:marBottom w:val="0"/>
              <w:divBdr>
                <w:top w:val="none" w:sz="0" w:space="0" w:color="auto"/>
                <w:left w:val="none" w:sz="0" w:space="0" w:color="auto"/>
                <w:bottom w:val="none" w:sz="0" w:space="0" w:color="auto"/>
                <w:right w:val="none" w:sz="0" w:space="0" w:color="auto"/>
              </w:divBdr>
            </w:div>
            <w:div w:id="177238886">
              <w:marLeft w:val="0"/>
              <w:marRight w:val="0"/>
              <w:marTop w:val="0"/>
              <w:marBottom w:val="0"/>
              <w:divBdr>
                <w:top w:val="none" w:sz="0" w:space="0" w:color="auto"/>
                <w:left w:val="none" w:sz="0" w:space="0" w:color="auto"/>
                <w:bottom w:val="none" w:sz="0" w:space="0" w:color="auto"/>
                <w:right w:val="none" w:sz="0" w:space="0" w:color="auto"/>
              </w:divBdr>
            </w:div>
            <w:div w:id="177740828">
              <w:marLeft w:val="0"/>
              <w:marRight w:val="0"/>
              <w:marTop w:val="0"/>
              <w:marBottom w:val="0"/>
              <w:divBdr>
                <w:top w:val="none" w:sz="0" w:space="0" w:color="auto"/>
                <w:left w:val="none" w:sz="0" w:space="0" w:color="auto"/>
                <w:bottom w:val="none" w:sz="0" w:space="0" w:color="auto"/>
                <w:right w:val="none" w:sz="0" w:space="0" w:color="auto"/>
              </w:divBdr>
            </w:div>
            <w:div w:id="182868396">
              <w:marLeft w:val="0"/>
              <w:marRight w:val="0"/>
              <w:marTop w:val="0"/>
              <w:marBottom w:val="0"/>
              <w:divBdr>
                <w:top w:val="none" w:sz="0" w:space="0" w:color="auto"/>
                <w:left w:val="none" w:sz="0" w:space="0" w:color="auto"/>
                <w:bottom w:val="none" w:sz="0" w:space="0" w:color="auto"/>
                <w:right w:val="none" w:sz="0" w:space="0" w:color="auto"/>
              </w:divBdr>
              <w:divsChild>
                <w:div w:id="19547283">
                  <w:marLeft w:val="0"/>
                  <w:marRight w:val="0"/>
                  <w:marTop w:val="0"/>
                  <w:marBottom w:val="0"/>
                  <w:divBdr>
                    <w:top w:val="none" w:sz="0" w:space="0" w:color="auto"/>
                    <w:left w:val="none" w:sz="0" w:space="0" w:color="auto"/>
                    <w:bottom w:val="none" w:sz="0" w:space="0" w:color="auto"/>
                    <w:right w:val="none" w:sz="0" w:space="0" w:color="auto"/>
                  </w:divBdr>
                </w:div>
                <w:div w:id="123432339">
                  <w:marLeft w:val="0"/>
                  <w:marRight w:val="0"/>
                  <w:marTop w:val="0"/>
                  <w:marBottom w:val="0"/>
                  <w:divBdr>
                    <w:top w:val="none" w:sz="0" w:space="0" w:color="auto"/>
                    <w:left w:val="none" w:sz="0" w:space="0" w:color="auto"/>
                    <w:bottom w:val="none" w:sz="0" w:space="0" w:color="auto"/>
                    <w:right w:val="none" w:sz="0" w:space="0" w:color="auto"/>
                  </w:divBdr>
                </w:div>
                <w:div w:id="161164827">
                  <w:marLeft w:val="0"/>
                  <w:marRight w:val="0"/>
                  <w:marTop w:val="0"/>
                  <w:marBottom w:val="0"/>
                  <w:divBdr>
                    <w:top w:val="none" w:sz="0" w:space="0" w:color="auto"/>
                    <w:left w:val="none" w:sz="0" w:space="0" w:color="auto"/>
                    <w:bottom w:val="none" w:sz="0" w:space="0" w:color="auto"/>
                    <w:right w:val="none" w:sz="0" w:space="0" w:color="auto"/>
                  </w:divBdr>
                </w:div>
                <w:div w:id="212498318">
                  <w:marLeft w:val="0"/>
                  <w:marRight w:val="0"/>
                  <w:marTop w:val="0"/>
                  <w:marBottom w:val="0"/>
                  <w:divBdr>
                    <w:top w:val="none" w:sz="0" w:space="0" w:color="auto"/>
                    <w:left w:val="none" w:sz="0" w:space="0" w:color="auto"/>
                    <w:bottom w:val="none" w:sz="0" w:space="0" w:color="auto"/>
                    <w:right w:val="none" w:sz="0" w:space="0" w:color="auto"/>
                  </w:divBdr>
                </w:div>
                <w:div w:id="215557124">
                  <w:marLeft w:val="0"/>
                  <w:marRight w:val="0"/>
                  <w:marTop w:val="0"/>
                  <w:marBottom w:val="0"/>
                  <w:divBdr>
                    <w:top w:val="none" w:sz="0" w:space="0" w:color="auto"/>
                    <w:left w:val="none" w:sz="0" w:space="0" w:color="auto"/>
                    <w:bottom w:val="none" w:sz="0" w:space="0" w:color="auto"/>
                    <w:right w:val="none" w:sz="0" w:space="0" w:color="auto"/>
                  </w:divBdr>
                </w:div>
                <w:div w:id="321814281">
                  <w:marLeft w:val="0"/>
                  <w:marRight w:val="0"/>
                  <w:marTop w:val="0"/>
                  <w:marBottom w:val="0"/>
                  <w:divBdr>
                    <w:top w:val="none" w:sz="0" w:space="0" w:color="auto"/>
                    <w:left w:val="none" w:sz="0" w:space="0" w:color="auto"/>
                    <w:bottom w:val="none" w:sz="0" w:space="0" w:color="auto"/>
                    <w:right w:val="none" w:sz="0" w:space="0" w:color="auto"/>
                  </w:divBdr>
                </w:div>
                <w:div w:id="324894110">
                  <w:marLeft w:val="0"/>
                  <w:marRight w:val="0"/>
                  <w:marTop w:val="0"/>
                  <w:marBottom w:val="0"/>
                  <w:divBdr>
                    <w:top w:val="none" w:sz="0" w:space="0" w:color="auto"/>
                    <w:left w:val="none" w:sz="0" w:space="0" w:color="auto"/>
                    <w:bottom w:val="none" w:sz="0" w:space="0" w:color="auto"/>
                    <w:right w:val="none" w:sz="0" w:space="0" w:color="auto"/>
                  </w:divBdr>
                </w:div>
                <w:div w:id="390428678">
                  <w:marLeft w:val="0"/>
                  <w:marRight w:val="0"/>
                  <w:marTop w:val="0"/>
                  <w:marBottom w:val="0"/>
                  <w:divBdr>
                    <w:top w:val="none" w:sz="0" w:space="0" w:color="auto"/>
                    <w:left w:val="none" w:sz="0" w:space="0" w:color="auto"/>
                    <w:bottom w:val="none" w:sz="0" w:space="0" w:color="auto"/>
                    <w:right w:val="none" w:sz="0" w:space="0" w:color="auto"/>
                  </w:divBdr>
                </w:div>
                <w:div w:id="406919850">
                  <w:marLeft w:val="0"/>
                  <w:marRight w:val="0"/>
                  <w:marTop w:val="0"/>
                  <w:marBottom w:val="0"/>
                  <w:divBdr>
                    <w:top w:val="none" w:sz="0" w:space="0" w:color="auto"/>
                    <w:left w:val="none" w:sz="0" w:space="0" w:color="auto"/>
                    <w:bottom w:val="none" w:sz="0" w:space="0" w:color="auto"/>
                    <w:right w:val="none" w:sz="0" w:space="0" w:color="auto"/>
                  </w:divBdr>
                </w:div>
                <w:div w:id="439908792">
                  <w:marLeft w:val="0"/>
                  <w:marRight w:val="0"/>
                  <w:marTop w:val="0"/>
                  <w:marBottom w:val="0"/>
                  <w:divBdr>
                    <w:top w:val="none" w:sz="0" w:space="0" w:color="auto"/>
                    <w:left w:val="none" w:sz="0" w:space="0" w:color="auto"/>
                    <w:bottom w:val="none" w:sz="0" w:space="0" w:color="auto"/>
                    <w:right w:val="none" w:sz="0" w:space="0" w:color="auto"/>
                  </w:divBdr>
                </w:div>
                <w:div w:id="454061933">
                  <w:marLeft w:val="0"/>
                  <w:marRight w:val="0"/>
                  <w:marTop w:val="0"/>
                  <w:marBottom w:val="0"/>
                  <w:divBdr>
                    <w:top w:val="none" w:sz="0" w:space="0" w:color="auto"/>
                    <w:left w:val="none" w:sz="0" w:space="0" w:color="auto"/>
                    <w:bottom w:val="none" w:sz="0" w:space="0" w:color="auto"/>
                    <w:right w:val="none" w:sz="0" w:space="0" w:color="auto"/>
                  </w:divBdr>
                </w:div>
                <w:div w:id="543374306">
                  <w:marLeft w:val="0"/>
                  <w:marRight w:val="0"/>
                  <w:marTop w:val="0"/>
                  <w:marBottom w:val="0"/>
                  <w:divBdr>
                    <w:top w:val="none" w:sz="0" w:space="0" w:color="auto"/>
                    <w:left w:val="none" w:sz="0" w:space="0" w:color="auto"/>
                    <w:bottom w:val="none" w:sz="0" w:space="0" w:color="auto"/>
                    <w:right w:val="none" w:sz="0" w:space="0" w:color="auto"/>
                  </w:divBdr>
                </w:div>
                <w:div w:id="565921704">
                  <w:marLeft w:val="0"/>
                  <w:marRight w:val="0"/>
                  <w:marTop w:val="0"/>
                  <w:marBottom w:val="0"/>
                  <w:divBdr>
                    <w:top w:val="none" w:sz="0" w:space="0" w:color="auto"/>
                    <w:left w:val="none" w:sz="0" w:space="0" w:color="auto"/>
                    <w:bottom w:val="none" w:sz="0" w:space="0" w:color="auto"/>
                    <w:right w:val="none" w:sz="0" w:space="0" w:color="auto"/>
                  </w:divBdr>
                </w:div>
                <w:div w:id="708914661">
                  <w:marLeft w:val="0"/>
                  <w:marRight w:val="0"/>
                  <w:marTop w:val="0"/>
                  <w:marBottom w:val="0"/>
                  <w:divBdr>
                    <w:top w:val="none" w:sz="0" w:space="0" w:color="auto"/>
                    <w:left w:val="none" w:sz="0" w:space="0" w:color="auto"/>
                    <w:bottom w:val="none" w:sz="0" w:space="0" w:color="auto"/>
                    <w:right w:val="none" w:sz="0" w:space="0" w:color="auto"/>
                  </w:divBdr>
                </w:div>
                <w:div w:id="764569954">
                  <w:marLeft w:val="0"/>
                  <w:marRight w:val="0"/>
                  <w:marTop w:val="0"/>
                  <w:marBottom w:val="0"/>
                  <w:divBdr>
                    <w:top w:val="none" w:sz="0" w:space="0" w:color="auto"/>
                    <w:left w:val="none" w:sz="0" w:space="0" w:color="auto"/>
                    <w:bottom w:val="none" w:sz="0" w:space="0" w:color="auto"/>
                    <w:right w:val="none" w:sz="0" w:space="0" w:color="auto"/>
                  </w:divBdr>
                </w:div>
                <w:div w:id="800609936">
                  <w:marLeft w:val="0"/>
                  <w:marRight w:val="0"/>
                  <w:marTop w:val="0"/>
                  <w:marBottom w:val="0"/>
                  <w:divBdr>
                    <w:top w:val="none" w:sz="0" w:space="0" w:color="auto"/>
                    <w:left w:val="none" w:sz="0" w:space="0" w:color="auto"/>
                    <w:bottom w:val="none" w:sz="0" w:space="0" w:color="auto"/>
                    <w:right w:val="none" w:sz="0" w:space="0" w:color="auto"/>
                  </w:divBdr>
                </w:div>
                <w:div w:id="804545016">
                  <w:marLeft w:val="0"/>
                  <w:marRight w:val="0"/>
                  <w:marTop w:val="0"/>
                  <w:marBottom w:val="0"/>
                  <w:divBdr>
                    <w:top w:val="none" w:sz="0" w:space="0" w:color="auto"/>
                    <w:left w:val="none" w:sz="0" w:space="0" w:color="auto"/>
                    <w:bottom w:val="none" w:sz="0" w:space="0" w:color="auto"/>
                    <w:right w:val="none" w:sz="0" w:space="0" w:color="auto"/>
                  </w:divBdr>
                </w:div>
                <w:div w:id="880215621">
                  <w:marLeft w:val="0"/>
                  <w:marRight w:val="0"/>
                  <w:marTop w:val="0"/>
                  <w:marBottom w:val="0"/>
                  <w:divBdr>
                    <w:top w:val="none" w:sz="0" w:space="0" w:color="auto"/>
                    <w:left w:val="none" w:sz="0" w:space="0" w:color="auto"/>
                    <w:bottom w:val="none" w:sz="0" w:space="0" w:color="auto"/>
                    <w:right w:val="none" w:sz="0" w:space="0" w:color="auto"/>
                  </w:divBdr>
                </w:div>
                <w:div w:id="896746368">
                  <w:marLeft w:val="0"/>
                  <w:marRight w:val="0"/>
                  <w:marTop w:val="0"/>
                  <w:marBottom w:val="0"/>
                  <w:divBdr>
                    <w:top w:val="none" w:sz="0" w:space="0" w:color="auto"/>
                    <w:left w:val="none" w:sz="0" w:space="0" w:color="auto"/>
                    <w:bottom w:val="none" w:sz="0" w:space="0" w:color="auto"/>
                    <w:right w:val="none" w:sz="0" w:space="0" w:color="auto"/>
                  </w:divBdr>
                </w:div>
                <w:div w:id="941455072">
                  <w:marLeft w:val="0"/>
                  <w:marRight w:val="0"/>
                  <w:marTop w:val="0"/>
                  <w:marBottom w:val="0"/>
                  <w:divBdr>
                    <w:top w:val="none" w:sz="0" w:space="0" w:color="auto"/>
                    <w:left w:val="none" w:sz="0" w:space="0" w:color="auto"/>
                    <w:bottom w:val="none" w:sz="0" w:space="0" w:color="auto"/>
                    <w:right w:val="none" w:sz="0" w:space="0" w:color="auto"/>
                  </w:divBdr>
                </w:div>
                <w:div w:id="1069183832">
                  <w:marLeft w:val="0"/>
                  <w:marRight w:val="0"/>
                  <w:marTop w:val="0"/>
                  <w:marBottom w:val="0"/>
                  <w:divBdr>
                    <w:top w:val="none" w:sz="0" w:space="0" w:color="auto"/>
                    <w:left w:val="none" w:sz="0" w:space="0" w:color="auto"/>
                    <w:bottom w:val="none" w:sz="0" w:space="0" w:color="auto"/>
                    <w:right w:val="none" w:sz="0" w:space="0" w:color="auto"/>
                  </w:divBdr>
                </w:div>
                <w:div w:id="1085539064">
                  <w:marLeft w:val="0"/>
                  <w:marRight w:val="0"/>
                  <w:marTop w:val="0"/>
                  <w:marBottom w:val="0"/>
                  <w:divBdr>
                    <w:top w:val="none" w:sz="0" w:space="0" w:color="auto"/>
                    <w:left w:val="none" w:sz="0" w:space="0" w:color="auto"/>
                    <w:bottom w:val="none" w:sz="0" w:space="0" w:color="auto"/>
                    <w:right w:val="none" w:sz="0" w:space="0" w:color="auto"/>
                  </w:divBdr>
                </w:div>
                <w:div w:id="1092361756">
                  <w:marLeft w:val="0"/>
                  <w:marRight w:val="0"/>
                  <w:marTop w:val="0"/>
                  <w:marBottom w:val="0"/>
                  <w:divBdr>
                    <w:top w:val="none" w:sz="0" w:space="0" w:color="auto"/>
                    <w:left w:val="none" w:sz="0" w:space="0" w:color="auto"/>
                    <w:bottom w:val="none" w:sz="0" w:space="0" w:color="auto"/>
                    <w:right w:val="none" w:sz="0" w:space="0" w:color="auto"/>
                  </w:divBdr>
                </w:div>
                <w:div w:id="1190685063">
                  <w:marLeft w:val="0"/>
                  <w:marRight w:val="0"/>
                  <w:marTop w:val="0"/>
                  <w:marBottom w:val="0"/>
                  <w:divBdr>
                    <w:top w:val="none" w:sz="0" w:space="0" w:color="auto"/>
                    <w:left w:val="none" w:sz="0" w:space="0" w:color="auto"/>
                    <w:bottom w:val="none" w:sz="0" w:space="0" w:color="auto"/>
                    <w:right w:val="none" w:sz="0" w:space="0" w:color="auto"/>
                  </w:divBdr>
                </w:div>
                <w:div w:id="1210997113">
                  <w:marLeft w:val="0"/>
                  <w:marRight w:val="0"/>
                  <w:marTop w:val="0"/>
                  <w:marBottom w:val="0"/>
                  <w:divBdr>
                    <w:top w:val="none" w:sz="0" w:space="0" w:color="auto"/>
                    <w:left w:val="none" w:sz="0" w:space="0" w:color="auto"/>
                    <w:bottom w:val="none" w:sz="0" w:space="0" w:color="auto"/>
                    <w:right w:val="none" w:sz="0" w:space="0" w:color="auto"/>
                  </w:divBdr>
                </w:div>
                <w:div w:id="1388142146">
                  <w:marLeft w:val="0"/>
                  <w:marRight w:val="0"/>
                  <w:marTop w:val="0"/>
                  <w:marBottom w:val="0"/>
                  <w:divBdr>
                    <w:top w:val="none" w:sz="0" w:space="0" w:color="auto"/>
                    <w:left w:val="none" w:sz="0" w:space="0" w:color="auto"/>
                    <w:bottom w:val="none" w:sz="0" w:space="0" w:color="auto"/>
                    <w:right w:val="none" w:sz="0" w:space="0" w:color="auto"/>
                  </w:divBdr>
                </w:div>
                <w:div w:id="1425374725">
                  <w:marLeft w:val="0"/>
                  <w:marRight w:val="0"/>
                  <w:marTop w:val="0"/>
                  <w:marBottom w:val="0"/>
                  <w:divBdr>
                    <w:top w:val="none" w:sz="0" w:space="0" w:color="auto"/>
                    <w:left w:val="none" w:sz="0" w:space="0" w:color="auto"/>
                    <w:bottom w:val="none" w:sz="0" w:space="0" w:color="auto"/>
                    <w:right w:val="none" w:sz="0" w:space="0" w:color="auto"/>
                  </w:divBdr>
                </w:div>
                <w:div w:id="1440221009">
                  <w:marLeft w:val="0"/>
                  <w:marRight w:val="0"/>
                  <w:marTop w:val="0"/>
                  <w:marBottom w:val="0"/>
                  <w:divBdr>
                    <w:top w:val="none" w:sz="0" w:space="0" w:color="auto"/>
                    <w:left w:val="none" w:sz="0" w:space="0" w:color="auto"/>
                    <w:bottom w:val="none" w:sz="0" w:space="0" w:color="auto"/>
                    <w:right w:val="none" w:sz="0" w:space="0" w:color="auto"/>
                  </w:divBdr>
                </w:div>
                <w:div w:id="1456485309">
                  <w:marLeft w:val="0"/>
                  <w:marRight w:val="0"/>
                  <w:marTop w:val="0"/>
                  <w:marBottom w:val="0"/>
                  <w:divBdr>
                    <w:top w:val="none" w:sz="0" w:space="0" w:color="auto"/>
                    <w:left w:val="none" w:sz="0" w:space="0" w:color="auto"/>
                    <w:bottom w:val="none" w:sz="0" w:space="0" w:color="auto"/>
                    <w:right w:val="none" w:sz="0" w:space="0" w:color="auto"/>
                  </w:divBdr>
                </w:div>
                <w:div w:id="1485196474">
                  <w:marLeft w:val="0"/>
                  <w:marRight w:val="0"/>
                  <w:marTop w:val="0"/>
                  <w:marBottom w:val="0"/>
                  <w:divBdr>
                    <w:top w:val="none" w:sz="0" w:space="0" w:color="auto"/>
                    <w:left w:val="none" w:sz="0" w:space="0" w:color="auto"/>
                    <w:bottom w:val="none" w:sz="0" w:space="0" w:color="auto"/>
                    <w:right w:val="none" w:sz="0" w:space="0" w:color="auto"/>
                  </w:divBdr>
                </w:div>
                <w:div w:id="1487471489">
                  <w:marLeft w:val="0"/>
                  <w:marRight w:val="0"/>
                  <w:marTop w:val="0"/>
                  <w:marBottom w:val="0"/>
                  <w:divBdr>
                    <w:top w:val="none" w:sz="0" w:space="0" w:color="auto"/>
                    <w:left w:val="none" w:sz="0" w:space="0" w:color="auto"/>
                    <w:bottom w:val="none" w:sz="0" w:space="0" w:color="auto"/>
                    <w:right w:val="none" w:sz="0" w:space="0" w:color="auto"/>
                  </w:divBdr>
                </w:div>
                <w:div w:id="1799831260">
                  <w:marLeft w:val="0"/>
                  <w:marRight w:val="0"/>
                  <w:marTop w:val="0"/>
                  <w:marBottom w:val="0"/>
                  <w:divBdr>
                    <w:top w:val="none" w:sz="0" w:space="0" w:color="auto"/>
                    <w:left w:val="none" w:sz="0" w:space="0" w:color="auto"/>
                    <w:bottom w:val="none" w:sz="0" w:space="0" w:color="auto"/>
                    <w:right w:val="none" w:sz="0" w:space="0" w:color="auto"/>
                  </w:divBdr>
                </w:div>
                <w:div w:id="1864240808">
                  <w:marLeft w:val="0"/>
                  <w:marRight w:val="0"/>
                  <w:marTop w:val="0"/>
                  <w:marBottom w:val="0"/>
                  <w:divBdr>
                    <w:top w:val="none" w:sz="0" w:space="0" w:color="auto"/>
                    <w:left w:val="none" w:sz="0" w:space="0" w:color="auto"/>
                    <w:bottom w:val="none" w:sz="0" w:space="0" w:color="auto"/>
                    <w:right w:val="none" w:sz="0" w:space="0" w:color="auto"/>
                  </w:divBdr>
                </w:div>
                <w:div w:id="1949269998">
                  <w:marLeft w:val="0"/>
                  <w:marRight w:val="0"/>
                  <w:marTop w:val="0"/>
                  <w:marBottom w:val="0"/>
                  <w:divBdr>
                    <w:top w:val="none" w:sz="0" w:space="0" w:color="auto"/>
                    <w:left w:val="none" w:sz="0" w:space="0" w:color="auto"/>
                    <w:bottom w:val="none" w:sz="0" w:space="0" w:color="auto"/>
                    <w:right w:val="none" w:sz="0" w:space="0" w:color="auto"/>
                  </w:divBdr>
                </w:div>
                <w:div w:id="2021469930">
                  <w:marLeft w:val="0"/>
                  <w:marRight w:val="0"/>
                  <w:marTop w:val="0"/>
                  <w:marBottom w:val="0"/>
                  <w:divBdr>
                    <w:top w:val="none" w:sz="0" w:space="0" w:color="auto"/>
                    <w:left w:val="none" w:sz="0" w:space="0" w:color="auto"/>
                    <w:bottom w:val="none" w:sz="0" w:space="0" w:color="auto"/>
                    <w:right w:val="none" w:sz="0" w:space="0" w:color="auto"/>
                  </w:divBdr>
                </w:div>
                <w:div w:id="2092122338">
                  <w:marLeft w:val="0"/>
                  <w:marRight w:val="0"/>
                  <w:marTop w:val="0"/>
                  <w:marBottom w:val="0"/>
                  <w:divBdr>
                    <w:top w:val="none" w:sz="0" w:space="0" w:color="auto"/>
                    <w:left w:val="none" w:sz="0" w:space="0" w:color="auto"/>
                    <w:bottom w:val="none" w:sz="0" w:space="0" w:color="auto"/>
                    <w:right w:val="none" w:sz="0" w:space="0" w:color="auto"/>
                  </w:divBdr>
                </w:div>
                <w:div w:id="2127503780">
                  <w:marLeft w:val="0"/>
                  <w:marRight w:val="0"/>
                  <w:marTop w:val="0"/>
                  <w:marBottom w:val="0"/>
                  <w:divBdr>
                    <w:top w:val="none" w:sz="0" w:space="0" w:color="auto"/>
                    <w:left w:val="none" w:sz="0" w:space="0" w:color="auto"/>
                    <w:bottom w:val="none" w:sz="0" w:space="0" w:color="auto"/>
                    <w:right w:val="none" w:sz="0" w:space="0" w:color="auto"/>
                  </w:divBdr>
                </w:div>
              </w:divsChild>
            </w:div>
            <w:div w:id="183250431">
              <w:marLeft w:val="0"/>
              <w:marRight w:val="0"/>
              <w:marTop w:val="0"/>
              <w:marBottom w:val="0"/>
              <w:divBdr>
                <w:top w:val="none" w:sz="0" w:space="0" w:color="auto"/>
                <w:left w:val="none" w:sz="0" w:space="0" w:color="auto"/>
                <w:bottom w:val="none" w:sz="0" w:space="0" w:color="auto"/>
                <w:right w:val="none" w:sz="0" w:space="0" w:color="auto"/>
              </w:divBdr>
            </w:div>
            <w:div w:id="183440129">
              <w:marLeft w:val="0"/>
              <w:marRight w:val="0"/>
              <w:marTop w:val="0"/>
              <w:marBottom w:val="0"/>
              <w:divBdr>
                <w:top w:val="none" w:sz="0" w:space="0" w:color="auto"/>
                <w:left w:val="none" w:sz="0" w:space="0" w:color="auto"/>
                <w:bottom w:val="none" w:sz="0" w:space="0" w:color="auto"/>
                <w:right w:val="none" w:sz="0" w:space="0" w:color="auto"/>
              </w:divBdr>
            </w:div>
            <w:div w:id="184709675">
              <w:marLeft w:val="0"/>
              <w:marRight w:val="0"/>
              <w:marTop w:val="0"/>
              <w:marBottom w:val="0"/>
              <w:divBdr>
                <w:top w:val="none" w:sz="0" w:space="0" w:color="auto"/>
                <w:left w:val="none" w:sz="0" w:space="0" w:color="auto"/>
                <w:bottom w:val="none" w:sz="0" w:space="0" w:color="auto"/>
                <w:right w:val="none" w:sz="0" w:space="0" w:color="auto"/>
              </w:divBdr>
            </w:div>
            <w:div w:id="184751302">
              <w:marLeft w:val="0"/>
              <w:marRight w:val="0"/>
              <w:marTop w:val="0"/>
              <w:marBottom w:val="0"/>
              <w:divBdr>
                <w:top w:val="none" w:sz="0" w:space="0" w:color="auto"/>
                <w:left w:val="none" w:sz="0" w:space="0" w:color="auto"/>
                <w:bottom w:val="none" w:sz="0" w:space="0" w:color="auto"/>
                <w:right w:val="none" w:sz="0" w:space="0" w:color="auto"/>
              </w:divBdr>
            </w:div>
            <w:div w:id="185338866">
              <w:marLeft w:val="0"/>
              <w:marRight w:val="0"/>
              <w:marTop w:val="0"/>
              <w:marBottom w:val="0"/>
              <w:divBdr>
                <w:top w:val="none" w:sz="0" w:space="0" w:color="auto"/>
                <w:left w:val="none" w:sz="0" w:space="0" w:color="auto"/>
                <w:bottom w:val="none" w:sz="0" w:space="0" w:color="auto"/>
                <w:right w:val="none" w:sz="0" w:space="0" w:color="auto"/>
              </w:divBdr>
            </w:div>
            <w:div w:id="185873681">
              <w:marLeft w:val="0"/>
              <w:marRight w:val="0"/>
              <w:marTop w:val="0"/>
              <w:marBottom w:val="0"/>
              <w:divBdr>
                <w:top w:val="none" w:sz="0" w:space="0" w:color="auto"/>
                <w:left w:val="none" w:sz="0" w:space="0" w:color="auto"/>
                <w:bottom w:val="none" w:sz="0" w:space="0" w:color="auto"/>
                <w:right w:val="none" w:sz="0" w:space="0" w:color="auto"/>
              </w:divBdr>
            </w:div>
            <w:div w:id="186140787">
              <w:marLeft w:val="0"/>
              <w:marRight w:val="0"/>
              <w:marTop w:val="0"/>
              <w:marBottom w:val="0"/>
              <w:divBdr>
                <w:top w:val="none" w:sz="0" w:space="0" w:color="auto"/>
                <w:left w:val="none" w:sz="0" w:space="0" w:color="auto"/>
                <w:bottom w:val="none" w:sz="0" w:space="0" w:color="auto"/>
                <w:right w:val="none" w:sz="0" w:space="0" w:color="auto"/>
              </w:divBdr>
            </w:div>
            <w:div w:id="187184054">
              <w:marLeft w:val="0"/>
              <w:marRight w:val="0"/>
              <w:marTop w:val="0"/>
              <w:marBottom w:val="0"/>
              <w:divBdr>
                <w:top w:val="none" w:sz="0" w:space="0" w:color="auto"/>
                <w:left w:val="none" w:sz="0" w:space="0" w:color="auto"/>
                <w:bottom w:val="none" w:sz="0" w:space="0" w:color="auto"/>
                <w:right w:val="none" w:sz="0" w:space="0" w:color="auto"/>
              </w:divBdr>
            </w:div>
            <w:div w:id="187525075">
              <w:marLeft w:val="0"/>
              <w:marRight w:val="0"/>
              <w:marTop w:val="0"/>
              <w:marBottom w:val="0"/>
              <w:divBdr>
                <w:top w:val="none" w:sz="0" w:space="0" w:color="auto"/>
                <w:left w:val="none" w:sz="0" w:space="0" w:color="auto"/>
                <w:bottom w:val="none" w:sz="0" w:space="0" w:color="auto"/>
                <w:right w:val="none" w:sz="0" w:space="0" w:color="auto"/>
              </w:divBdr>
            </w:div>
            <w:div w:id="189681862">
              <w:marLeft w:val="0"/>
              <w:marRight w:val="0"/>
              <w:marTop w:val="0"/>
              <w:marBottom w:val="0"/>
              <w:divBdr>
                <w:top w:val="none" w:sz="0" w:space="0" w:color="auto"/>
                <w:left w:val="none" w:sz="0" w:space="0" w:color="auto"/>
                <w:bottom w:val="none" w:sz="0" w:space="0" w:color="auto"/>
                <w:right w:val="none" w:sz="0" w:space="0" w:color="auto"/>
              </w:divBdr>
            </w:div>
            <w:div w:id="192228685">
              <w:marLeft w:val="0"/>
              <w:marRight w:val="0"/>
              <w:marTop w:val="0"/>
              <w:marBottom w:val="0"/>
              <w:divBdr>
                <w:top w:val="none" w:sz="0" w:space="0" w:color="auto"/>
                <w:left w:val="none" w:sz="0" w:space="0" w:color="auto"/>
                <w:bottom w:val="none" w:sz="0" w:space="0" w:color="auto"/>
                <w:right w:val="none" w:sz="0" w:space="0" w:color="auto"/>
              </w:divBdr>
            </w:div>
            <w:div w:id="193076793">
              <w:marLeft w:val="0"/>
              <w:marRight w:val="0"/>
              <w:marTop w:val="0"/>
              <w:marBottom w:val="0"/>
              <w:divBdr>
                <w:top w:val="none" w:sz="0" w:space="0" w:color="auto"/>
                <w:left w:val="none" w:sz="0" w:space="0" w:color="auto"/>
                <w:bottom w:val="none" w:sz="0" w:space="0" w:color="auto"/>
                <w:right w:val="none" w:sz="0" w:space="0" w:color="auto"/>
              </w:divBdr>
            </w:div>
            <w:div w:id="193738474">
              <w:marLeft w:val="0"/>
              <w:marRight w:val="0"/>
              <w:marTop w:val="0"/>
              <w:marBottom w:val="0"/>
              <w:divBdr>
                <w:top w:val="none" w:sz="0" w:space="0" w:color="auto"/>
                <w:left w:val="none" w:sz="0" w:space="0" w:color="auto"/>
                <w:bottom w:val="none" w:sz="0" w:space="0" w:color="auto"/>
                <w:right w:val="none" w:sz="0" w:space="0" w:color="auto"/>
              </w:divBdr>
            </w:div>
            <w:div w:id="197208875">
              <w:marLeft w:val="0"/>
              <w:marRight w:val="0"/>
              <w:marTop w:val="0"/>
              <w:marBottom w:val="0"/>
              <w:divBdr>
                <w:top w:val="none" w:sz="0" w:space="0" w:color="auto"/>
                <w:left w:val="none" w:sz="0" w:space="0" w:color="auto"/>
                <w:bottom w:val="none" w:sz="0" w:space="0" w:color="auto"/>
                <w:right w:val="none" w:sz="0" w:space="0" w:color="auto"/>
              </w:divBdr>
            </w:div>
            <w:div w:id="197396568">
              <w:marLeft w:val="0"/>
              <w:marRight w:val="0"/>
              <w:marTop w:val="0"/>
              <w:marBottom w:val="0"/>
              <w:divBdr>
                <w:top w:val="none" w:sz="0" w:space="0" w:color="auto"/>
                <w:left w:val="none" w:sz="0" w:space="0" w:color="auto"/>
                <w:bottom w:val="none" w:sz="0" w:space="0" w:color="auto"/>
                <w:right w:val="none" w:sz="0" w:space="0" w:color="auto"/>
              </w:divBdr>
            </w:div>
            <w:div w:id="197398835">
              <w:marLeft w:val="0"/>
              <w:marRight w:val="0"/>
              <w:marTop w:val="0"/>
              <w:marBottom w:val="0"/>
              <w:divBdr>
                <w:top w:val="none" w:sz="0" w:space="0" w:color="auto"/>
                <w:left w:val="none" w:sz="0" w:space="0" w:color="auto"/>
                <w:bottom w:val="none" w:sz="0" w:space="0" w:color="auto"/>
                <w:right w:val="none" w:sz="0" w:space="0" w:color="auto"/>
              </w:divBdr>
            </w:div>
            <w:div w:id="197817360">
              <w:marLeft w:val="0"/>
              <w:marRight w:val="0"/>
              <w:marTop w:val="0"/>
              <w:marBottom w:val="0"/>
              <w:divBdr>
                <w:top w:val="none" w:sz="0" w:space="0" w:color="auto"/>
                <w:left w:val="none" w:sz="0" w:space="0" w:color="auto"/>
                <w:bottom w:val="none" w:sz="0" w:space="0" w:color="auto"/>
                <w:right w:val="none" w:sz="0" w:space="0" w:color="auto"/>
              </w:divBdr>
            </w:div>
            <w:div w:id="200287125">
              <w:marLeft w:val="0"/>
              <w:marRight w:val="0"/>
              <w:marTop w:val="0"/>
              <w:marBottom w:val="0"/>
              <w:divBdr>
                <w:top w:val="none" w:sz="0" w:space="0" w:color="auto"/>
                <w:left w:val="none" w:sz="0" w:space="0" w:color="auto"/>
                <w:bottom w:val="none" w:sz="0" w:space="0" w:color="auto"/>
                <w:right w:val="none" w:sz="0" w:space="0" w:color="auto"/>
              </w:divBdr>
            </w:div>
            <w:div w:id="201673766">
              <w:marLeft w:val="0"/>
              <w:marRight w:val="0"/>
              <w:marTop w:val="0"/>
              <w:marBottom w:val="0"/>
              <w:divBdr>
                <w:top w:val="none" w:sz="0" w:space="0" w:color="auto"/>
                <w:left w:val="none" w:sz="0" w:space="0" w:color="auto"/>
                <w:bottom w:val="none" w:sz="0" w:space="0" w:color="auto"/>
                <w:right w:val="none" w:sz="0" w:space="0" w:color="auto"/>
              </w:divBdr>
            </w:div>
            <w:div w:id="204488781">
              <w:marLeft w:val="0"/>
              <w:marRight w:val="0"/>
              <w:marTop w:val="0"/>
              <w:marBottom w:val="0"/>
              <w:divBdr>
                <w:top w:val="none" w:sz="0" w:space="0" w:color="auto"/>
                <w:left w:val="none" w:sz="0" w:space="0" w:color="auto"/>
                <w:bottom w:val="none" w:sz="0" w:space="0" w:color="auto"/>
                <w:right w:val="none" w:sz="0" w:space="0" w:color="auto"/>
              </w:divBdr>
            </w:div>
            <w:div w:id="205605304">
              <w:marLeft w:val="0"/>
              <w:marRight w:val="0"/>
              <w:marTop w:val="0"/>
              <w:marBottom w:val="0"/>
              <w:divBdr>
                <w:top w:val="none" w:sz="0" w:space="0" w:color="auto"/>
                <w:left w:val="none" w:sz="0" w:space="0" w:color="auto"/>
                <w:bottom w:val="none" w:sz="0" w:space="0" w:color="auto"/>
                <w:right w:val="none" w:sz="0" w:space="0" w:color="auto"/>
              </w:divBdr>
            </w:div>
            <w:div w:id="205719227">
              <w:marLeft w:val="0"/>
              <w:marRight w:val="0"/>
              <w:marTop w:val="0"/>
              <w:marBottom w:val="0"/>
              <w:divBdr>
                <w:top w:val="none" w:sz="0" w:space="0" w:color="auto"/>
                <w:left w:val="none" w:sz="0" w:space="0" w:color="auto"/>
                <w:bottom w:val="none" w:sz="0" w:space="0" w:color="auto"/>
                <w:right w:val="none" w:sz="0" w:space="0" w:color="auto"/>
              </w:divBdr>
            </w:div>
            <w:div w:id="208499228">
              <w:marLeft w:val="0"/>
              <w:marRight w:val="0"/>
              <w:marTop w:val="0"/>
              <w:marBottom w:val="0"/>
              <w:divBdr>
                <w:top w:val="none" w:sz="0" w:space="0" w:color="auto"/>
                <w:left w:val="none" w:sz="0" w:space="0" w:color="auto"/>
                <w:bottom w:val="none" w:sz="0" w:space="0" w:color="auto"/>
                <w:right w:val="none" w:sz="0" w:space="0" w:color="auto"/>
              </w:divBdr>
            </w:div>
            <w:div w:id="208499967">
              <w:marLeft w:val="0"/>
              <w:marRight w:val="0"/>
              <w:marTop w:val="0"/>
              <w:marBottom w:val="0"/>
              <w:divBdr>
                <w:top w:val="none" w:sz="0" w:space="0" w:color="auto"/>
                <w:left w:val="none" w:sz="0" w:space="0" w:color="auto"/>
                <w:bottom w:val="none" w:sz="0" w:space="0" w:color="auto"/>
                <w:right w:val="none" w:sz="0" w:space="0" w:color="auto"/>
              </w:divBdr>
            </w:div>
            <w:div w:id="209347457">
              <w:marLeft w:val="0"/>
              <w:marRight w:val="0"/>
              <w:marTop w:val="0"/>
              <w:marBottom w:val="0"/>
              <w:divBdr>
                <w:top w:val="none" w:sz="0" w:space="0" w:color="auto"/>
                <w:left w:val="none" w:sz="0" w:space="0" w:color="auto"/>
                <w:bottom w:val="none" w:sz="0" w:space="0" w:color="auto"/>
                <w:right w:val="none" w:sz="0" w:space="0" w:color="auto"/>
              </w:divBdr>
            </w:div>
            <w:div w:id="210459312">
              <w:marLeft w:val="0"/>
              <w:marRight w:val="0"/>
              <w:marTop w:val="0"/>
              <w:marBottom w:val="0"/>
              <w:divBdr>
                <w:top w:val="none" w:sz="0" w:space="0" w:color="auto"/>
                <w:left w:val="none" w:sz="0" w:space="0" w:color="auto"/>
                <w:bottom w:val="none" w:sz="0" w:space="0" w:color="auto"/>
                <w:right w:val="none" w:sz="0" w:space="0" w:color="auto"/>
              </w:divBdr>
            </w:div>
            <w:div w:id="210969232">
              <w:marLeft w:val="0"/>
              <w:marRight w:val="0"/>
              <w:marTop w:val="0"/>
              <w:marBottom w:val="0"/>
              <w:divBdr>
                <w:top w:val="none" w:sz="0" w:space="0" w:color="auto"/>
                <w:left w:val="none" w:sz="0" w:space="0" w:color="auto"/>
                <w:bottom w:val="none" w:sz="0" w:space="0" w:color="auto"/>
                <w:right w:val="none" w:sz="0" w:space="0" w:color="auto"/>
              </w:divBdr>
            </w:div>
            <w:div w:id="213128186">
              <w:marLeft w:val="0"/>
              <w:marRight w:val="0"/>
              <w:marTop w:val="0"/>
              <w:marBottom w:val="0"/>
              <w:divBdr>
                <w:top w:val="none" w:sz="0" w:space="0" w:color="auto"/>
                <w:left w:val="none" w:sz="0" w:space="0" w:color="auto"/>
                <w:bottom w:val="none" w:sz="0" w:space="0" w:color="auto"/>
                <w:right w:val="none" w:sz="0" w:space="0" w:color="auto"/>
              </w:divBdr>
            </w:div>
            <w:div w:id="215049093">
              <w:marLeft w:val="0"/>
              <w:marRight w:val="0"/>
              <w:marTop w:val="0"/>
              <w:marBottom w:val="0"/>
              <w:divBdr>
                <w:top w:val="none" w:sz="0" w:space="0" w:color="auto"/>
                <w:left w:val="none" w:sz="0" w:space="0" w:color="auto"/>
                <w:bottom w:val="none" w:sz="0" w:space="0" w:color="auto"/>
                <w:right w:val="none" w:sz="0" w:space="0" w:color="auto"/>
              </w:divBdr>
            </w:div>
            <w:div w:id="215508914">
              <w:marLeft w:val="0"/>
              <w:marRight w:val="0"/>
              <w:marTop w:val="0"/>
              <w:marBottom w:val="0"/>
              <w:divBdr>
                <w:top w:val="none" w:sz="0" w:space="0" w:color="auto"/>
                <w:left w:val="none" w:sz="0" w:space="0" w:color="auto"/>
                <w:bottom w:val="none" w:sz="0" w:space="0" w:color="auto"/>
                <w:right w:val="none" w:sz="0" w:space="0" w:color="auto"/>
              </w:divBdr>
            </w:div>
            <w:div w:id="215632635">
              <w:marLeft w:val="0"/>
              <w:marRight w:val="0"/>
              <w:marTop w:val="0"/>
              <w:marBottom w:val="0"/>
              <w:divBdr>
                <w:top w:val="none" w:sz="0" w:space="0" w:color="auto"/>
                <w:left w:val="none" w:sz="0" w:space="0" w:color="auto"/>
                <w:bottom w:val="none" w:sz="0" w:space="0" w:color="auto"/>
                <w:right w:val="none" w:sz="0" w:space="0" w:color="auto"/>
              </w:divBdr>
            </w:div>
            <w:div w:id="217404752">
              <w:marLeft w:val="0"/>
              <w:marRight w:val="0"/>
              <w:marTop w:val="0"/>
              <w:marBottom w:val="0"/>
              <w:divBdr>
                <w:top w:val="none" w:sz="0" w:space="0" w:color="auto"/>
                <w:left w:val="none" w:sz="0" w:space="0" w:color="auto"/>
                <w:bottom w:val="none" w:sz="0" w:space="0" w:color="auto"/>
                <w:right w:val="none" w:sz="0" w:space="0" w:color="auto"/>
              </w:divBdr>
            </w:div>
            <w:div w:id="218133334">
              <w:marLeft w:val="0"/>
              <w:marRight w:val="0"/>
              <w:marTop w:val="0"/>
              <w:marBottom w:val="0"/>
              <w:divBdr>
                <w:top w:val="none" w:sz="0" w:space="0" w:color="auto"/>
                <w:left w:val="none" w:sz="0" w:space="0" w:color="auto"/>
                <w:bottom w:val="none" w:sz="0" w:space="0" w:color="auto"/>
                <w:right w:val="none" w:sz="0" w:space="0" w:color="auto"/>
              </w:divBdr>
            </w:div>
            <w:div w:id="220599477">
              <w:marLeft w:val="0"/>
              <w:marRight w:val="0"/>
              <w:marTop w:val="0"/>
              <w:marBottom w:val="0"/>
              <w:divBdr>
                <w:top w:val="none" w:sz="0" w:space="0" w:color="auto"/>
                <w:left w:val="none" w:sz="0" w:space="0" w:color="auto"/>
                <w:bottom w:val="none" w:sz="0" w:space="0" w:color="auto"/>
                <w:right w:val="none" w:sz="0" w:space="0" w:color="auto"/>
              </w:divBdr>
            </w:div>
            <w:div w:id="221912859">
              <w:marLeft w:val="0"/>
              <w:marRight w:val="0"/>
              <w:marTop w:val="0"/>
              <w:marBottom w:val="0"/>
              <w:divBdr>
                <w:top w:val="none" w:sz="0" w:space="0" w:color="auto"/>
                <w:left w:val="none" w:sz="0" w:space="0" w:color="auto"/>
                <w:bottom w:val="none" w:sz="0" w:space="0" w:color="auto"/>
                <w:right w:val="none" w:sz="0" w:space="0" w:color="auto"/>
              </w:divBdr>
            </w:div>
            <w:div w:id="222301293">
              <w:marLeft w:val="0"/>
              <w:marRight w:val="0"/>
              <w:marTop w:val="0"/>
              <w:marBottom w:val="0"/>
              <w:divBdr>
                <w:top w:val="none" w:sz="0" w:space="0" w:color="auto"/>
                <w:left w:val="none" w:sz="0" w:space="0" w:color="auto"/>
                <w:bottom w:val="none" w:sz="0" w:space="0" w:color="auto"/>
                <w:right w:val="none" w:sz="0" w:space="0" w:color="auto"/>
              </w:divBdr>
            </w:div>
            <w:div w:id="222376103">
              <w:marLeft w:val="0"/>
              <w:marRight w:val="0"/>
              <w:marTop w:val="0"/>
              <w:marBottom w:val="0"/>
              <w:divBdr>
                <w:top w:val="none" w:sz="0" w:space="0" w:color="auto"/>
                <w:left w:val="none" w:sz="0" w:space="0" w:color="auto"/>
                <w:bottom w:val="none" w:sz="0" w:space="0" w:color="auto"/>
                <w:right w:val="none" w:sz="0" w:space="0" w:color="auto"/>
              </w:divBdr>
            </w:div>
            <w:div w:id="224072238">
              <w:marLeft w:val="0"/>
              <w:marRight w:val="0"/>
              <w:marTop w:val="0"/>
              <w:marBottom w:val="0"/>
              <w:divBdr>
                <w:top w:val="none" w:sz="0" w:space="0" w:color="auto"/>
                <w:left w:val="none" w:sz="0" w:space="0" w:color="auto"/>
                <w:bottom w:val="none" w:sz="0" w:space="0" w:color="auto"/>
                <w:right w:val="none" w:sz="0" w:space="0" w:color="auto"/>
              </w:divBdr>
            </w:div>
            <w:div w:id="224488093">
              <w:marLeft w:val="0"/>
              <w:marRight w:val="0"/>
              <w:marTop w:val="0"/>
              <w:marBottom w:val="0"/>
              <w:divBdr>
                <w:top w:val="none" w:sz="0" w:space="0" w:color="auto"/>
                <w:left w:val="none" w:sz="0" w:space="0" w:color="auto"/>
                <w:bottom w:val="none" w:sz="0" w:space="0" w:color="auto"/>
                <w:right w:val="none" w:sz="0" w:space="0" w:color="auto"/>
              </w:divBdr>
            </w:div>
            <w:div w:id="225075254">
              <w:marLeft w:val="0"/>
              <w:marRight w:val="0"/>
              <w:marTop w:val="0"/>
              <w:marBottom w:val="0"/>
              <w:divBdr>
                <w:top w:val="none" w:sz="0" w:space="0" w:color="auto"/>
                <w:left w:val="none" w:sz="0" w:space="0" w:color="auto"/>
                <w:bottom w:val="none" w:sz="0" w:space="0" w:color="auto"/>
                <w:right w:val="none" w:sz="0" w:space="0" w:color="auto"/>
              </w:divBdr>
            </w:div>
            <w:div w:id="226107835">
              <w:marLeft w:val="0"/>
              <w:marRight w:val="0"/>
              <w:marTop w:val="0"/>
              <w:marBottom w:val="0"/>
              <w:divBdr>
                <w:top w:val="none" w:sz="0" w:space="0" w:color="auto"/>
                <w:left w:val="none" w:sz="0" w:space="0" w:color="auto"/>
                <w:bottom w:val="none" w:sz="0" w:space="0" w:color="auto"/>
                <w:right w:val="none" w:sz="0" w:space="0" w:color="auto"/>
              </w:divBdr>
            </w:div>
            <w:div w:id="232083844">
              <w:marLeft w:val="0"/>
              <w:marRight w:val="0"/>
              <w:marTop w:val="0"/>
              <w:marBottom w:val="0"/>
              <w:divBdr>
                <w:top w:val="none" w:sz="0" w:space="0" w:color="auto"/>
                <w:left w:val="none" w:sz="0" w:space="0" w:color="auto"/>
                <w:bottom w:val="none" w:sz="0" w:space="0" w:color="auto"/>
                <w:right w:val="none" w:sz="0" w:space="0" w:color="auto"/>
              </w:divBdr>
            </w:div>
            <w:div w:id="232279566">
              <w:marLeft w:val="0"/>
              <w:marRight w:val="0"/>
              <w:marTop w:val="0"/>
              <w:marBottom w:val="0"/>
              <w:divBdr>
                <w:top w:val="none" w:sz="0" w:space="0" w:color="auto"/>
                <w:left w:val="none" w:sz="0" w:space="0" w:color="auto"/>
                <w:bottom w:val="none" w:sz="0" w:space="0" w:color="auto"/>
                <w:right w:val="none" w:sz="0" w:space="0" w:color="auto"/>
              </w:divBdr>
            </w:div>
            <w:div w:id="232281692">
              <w:marLeft w:val="0"/>
              <w:marRight w:val="0"/>
              <w:marTop w:val="0"/>
              <w:marBottom w:val="0"/>
              <w:divBdr>
                <w:top w:val="none" w:sz="0" w:space="0" w:color="auto"/>
                <w:left w:val="none" w:sz="0" w:space="0" w:color="auto"/>
                <w:bottom w:val="none" w:sz="0" w:space="0" w:color="auto"/>
                <w:right w:val="none" w:sz="0" w:space="0" w:color="auto"/>
              </w:divBdr>
            </w:div>
            <w:div w:id="232667212">
              <w:marLeft w:val="0"/>
              <w:marRight w:val="0"/>
              <w:marTop w:val="0"/>
              <w:marBottom w:val="0"/>
              <w:divBdr>
                <w:top w:val="none" w:sz="0" w:space="0" w:color="auto"/>
                <w:left w:val="none" w:sz="0" w:space="0" w:color="auto"/>
                <w:bottom w:val="none" w:sz="0" w:space="0" w:color="auto"/>
                <w:right w:val="none" w:sz="0" w:space="0" w:color="auto"/>
              </w:divBdr>
            </w:div>
            <w:div w:id="234362783">
              <w:marLeft w:val="0"/>
              <w:marRight w:val="0"/>
              <w:marTop w:val="0"/>
              <w:marBottom w:val="0"/>
              <w:divBdr>
                <w:top w:val="none" w:sz="0" w:space="0" w:color="auto"/>
                <w:left w:val="none" w:sz="0" w:space="0" w:color="auto"/>
                <w:bottom w:val="none" w:sz="0" w:space="0" w:color="auto"/>
                <w:right w:val="none" w:sz="0" w:space="0" w:color="auto"/>
              </w:divBdr>
            </w:div>
            <w:div w:id="236524784">
              <w:marLeft w:val="0"/>
              <w:marRight w:val="0"/>
              <w:marTop w:val="0"/>
              <w:marBottom w:val="0"/>
              <w:divBdr>
                <w:top w:val="none" w:sz="0" w:space="0" w:color="auto"/>
                <w:left w:val="none" w:sz="0" w:space="0" w:color="auto"/>
                <w:bottom w:val="none" w:sz="0" w:space="0" w:color="auto"/>
                <w:right w:val="none" w:sz="0" w:space="0" w:color="auto"/>
              </w:divBdr>
            </w:div>
            <w:div w:id="236594501">
              <w:marLeft w:val="0"/>
              <w:marRight w:val="0"/>
              <w:marTop w:val="0"/>
              <w:marBottom w:val="0"/>
              <w:divBdr>
                <w:top w:val="none" w:sz="0" w:space="0" w:color="auto"/>
                <w:left w:val="none" w:sz="0" w:space="0" w:color="auto"/>
                <w:bottom w:val="none" w:sz="0" w:space="0" w:color="auto"/>
                <w:right w:val="none" w:sz="0" w:space="0" w:color="auto"/>
              </w:divBdr>
            </w:div>
            <w:div w:id="239170302">
              <w:marLeft w:val="0"/>
              <w:marRight w:val="0"/>
              <w:marTop w:val="0"/>
              <w:marBottom w:val="0"/>
              <w:divBdr>
                <w:top w:val="none" w:sz="0" w:space="0" w:color="auto"/>
                <w:left w:val="none" w:sz="0" w:space="0" w:color="auto"/>
                <w:bottom w:val="none" w:sz="0" w:space="0" w:color="auto"/>
                <w:right w:val="none" w:sz="0" w:space="0" w:color="auto"/>
              </w:divBdr>
            </w:div>
            <w:div w:id="240218456">
              <w:marLeft w:val="0"/>
              <w:marRight w:val="0"/>
              <w:marTop w:val="0"/>
              <w:marBottom w:val="0"/>
              <w:divBdr>
                <w:top w:val="none" w:sz="0" w:space="0" w:color="auto"/>
                <w:left w:val="none" w:sz="0" w:space="0" w:color="auto"/>
                <w:bottom w:val="none" w:sz="0" w:space="0" w:color="auto"/>
                <w:right w:val="none" w:sz="0" w:space="0" w:color="auto"/>
              </w:divBdr>
            </w:div>
            <w:div w:id="243078219">
              <w:marLeft w:val="0"/>
              <w:marRight w:val="0"/>
              <w:marTop w:val="0"/>
              <w:marBottom w:val="0"/>
              <w:divBdr>
                <w:top w:val="none" w:sz="0" w:space="0" w:color="auto"/>
                <w:left w:val="none" w:sz="0" w:space="0" w:color="auto"/>
                <w:bottom w:val="none" w:sz="0" w:space="0" w:color="auto"/>
                <w:right w:val="none" w:sz="0" w:space="0" w:color="auto"/>
              </w:divBdr>
            </w:div>
            <w:div w:id="243103126">
              <w:marLeft w:val="0"/>
              <w:marRight w:val="0"/>
              <w:marTop w:val="0"/>
              <w:marBottom w:val="0"/>
              <w:divBdr>
                <w:top w:val="none" w:sz="0" w:space="0" w:color="auto"/>
                <w:left w:val="none" w:sz="0" w:space="0" w:color="auto"/>
                <w:bottom w:val="none" w:sz="0" w:space="0" w:color="auto"/>
                <w:right w:val="none" w:sz="0" w:space="0" w:color="auto"/>
              </w:divBdr>
            </w:div>
            <w:div w:id="243221491">
              <w:marLeft w:val="0"/>
              <w:marRight w:val="0"/>
              <w:marTop w:val="0"/>
              <w:marBottom w:val="0"/>
              <w:divBdr>
                <w:top w:val="none" w:sz="0" w:space="0" w:color="auto"/>
                <w:left w:val="none" w:sz="0" w:space="0" w:color="auto"/>
                <w:bottom w:val="none" w:sz="0" w:space="0" w:color="auto"/>
                <w:right w:val="none" w:sz="0" w:space="0" w:color="auto"/>
              </w:divBdr>
            </w:div>
            <w:div w:id="246892409">
              <w:marLeft w:val="0"/>
              <w:marRight w:val="0"/>
              <w:marTop w:val="0"/>
              <w:marBottom w:val="0"/>
              <w:divBdr>
                <w:top w:val="none" w:sz="0" w:space="0" w:color="auto"/>
                <w:left w:val="none" w:sz="0" w:space="0" w:color="auto"/>
                <w:bottom w:val="none" w:sz="0" w:space="0" w:color="auto"/>
                <w:right w:val="none" w:sz="0" w:space="0" w:color="auto"/>
              </w:divBdr>
            </w:div>
            <w:div w:id="247279174">
              <w:marLeft w:val="0"/>
              <w:marRight w:val="0"/>
              <w:marTop w:val="0"/>
              <w:marBottom w:val="0"/>
              <w:divBdr>
                <w:top w:val="none" w:sz="0" w:space="0" w:color="auto"/>
                <w:left w:val="none" w:sz="0" w:space="0" w:color="auto"/>
                <w:bottom w:val="none" w:sz="0" w:space="0" w:color="auto"/>
                <w:right w:val="none" w:sz="0" w:space="0" w:color="auto"/>
              </w:divBdr>
            </w:div>
            <w:div w:id="249584678">
              <w:marLeft w:val="0"/>
              <w:marRight w:val="0"/>
              <w:marTop w:val="0"/>
              <w:marBottom w:val="0"/>
              <w:divBdr>
                <w:top w:val="none" w:sz="0" w:space="0" w:color="auto"/>
                <w:left w:val="none" w:sz="0" w:space="0" w:color="auto"/>
                <w:bottom w:val="none" w:sz="0" w:space="0" w:color="auto"/>
                <w:right w:val="none" w:sz="0" w:space="0" w:color="auto"/>
              </w:divBdr>
            </w:div>
            <w:div w:id="250822969">
              <w:marLeft w:val="0"/>
              <w:marRight w:val="0"/>
              <w:marTop w:val="0"/>
              <w:marBottom w:val="0"/>
              <w:divBdr>
                <w:top w:val="none" w:sz="0" w:space="0" w:color="auto"/>
                <w:left w:val="none" w:sz="0" w:space="0" w:color="auto"/>
                <w:bottom w:val="none" w:sz="0" w:space="0" w:color="auto"/>
                <w:right w:val="none" w:sz="0" w:space="0" w:color="auto"/>
              </w:divBdr>
            </w:div>
            <w:div w:id="251090614">
              <w:marLeft w:val="0"/>
              <w:marRight w:val="0"/>
              <w:marTop w:val="0"/>
              <w:marBottom w:val="0"/>
              <w:divBdr>
                <w:top w:val="none" w:sz="0" w:space="0" w:color="auto"/>
                <w:left w:val="none" w:sz="0" w:space="0" w:color="auto"/>
                <w:bottom w:val="none" w:sz="0" w:space="0" w:color="auto"/>
                <w:right w:val="none" w:sz="0" w:space="0" w:color="auto"/>
              </w:divBdr>
            </w:div>
            <w:div w:id="253100823">
              <w:marLeft w:val="0"/>
              <w:marRight w:val="0"/>
              <w:marTop w:val="0"/>
              <w:marBottom w:val="0"/>
              <w:divBdr>
                <w:top w:val="none" w:sz="0" w:space="0" w:color="auto"/>
                <w:left w:val="none" w:sz="0" w:space="0" w:color="auto"/>
                <w:bottom w:val="none" w:sz="0" w:space="0" w:color="auto"/>
                <w:right w:val="none" w:sz="0" w:space="0" w:color="auto"/>
              </w:divBdr>
            </w:div>
            <w:div w:id="254166534">
              <w:marLeft w:val="0"/>
              <w:marRight w:val="0"/>
              <w:marTop w:val="0"/>
              <w:marBottom w:val="0"/>
              <w:divBdr>
                <w:top w:val="none" w:sz="0" w:space="0" w:color="auto"/>
                <w:left w:val="none" w:sz="0" w:space="0" w:color="auto"/>
                <w:bottom w:val="none" w:sz="0" w:space="0" w:color="auto"/>
                <w:right w:val="none" w:sz="0" w:space="0" w:color="auto"/>
              </w:divBdr>
            </w:div>
            <w:div w:id="254411263">
              <w:marLeft w:val="0"/>
              <w:marRight w:val="0"/>
              <w:marTop w:val="0"/>
              <w:marBottom w:val="0"/>
              <w:divBdr>
                <w:top w:val="none" w:sz="0" w:space="0" w:color="auto"/>
                <w:left w:val="none" w:sz="0" w:space="0" w:color="auto"/>
                <w:bottom w:val="none" w:sz="0" w:space="0" w:color="auto"/>
                <w:right w:val="none" w:sz="0" w:space="0" w:color="auto"/>
              </w:divBdr>
            </w:div>
            <w:div w:id="254628194">
              <w:marLeft w:val="0"/>
              <w:marRight w:val="0"/>
              <w:marTop w:val="0"/>
              <w:marBottom w:val="0"/>
              <w:divBdr>
                <w:top w:val="none" w:sz="0" w:space="0" w:color="auto"/>
                <w:left w:val="none" w:sz="0" w:space="0" w:color="auto"/>
                <w:bottom w:val="none" w:sz="0" w:space="0" w:color="auto"/>
                <w:right w:val="none" w:sz="0" w:space="0" w:color="auto"/>
              </w:divBdr>
            </w:div>
            <w:div w:id="254900569">
              <w:marLeft w:val="0"/>
              <w:marRight w:val="0"/>
              <w:marTop w:val="0"/>
              <w:marBottom w:val="0"/>
              <w:divBdr>
                <w:top w:val="none" w:sz="0" w:space="0" w:color="auto"/>
                <w:left w:val="none" w:sz="0" w:space="0" w:color="auto"/>
                <w:bottom w:val="none" w:sz="0" w:space="0" w:color="auto"/>
                <w:right w:val="none" w:sz="0" w:space="0" w:color="auto"/>
              </w:divBdr>
            </w:div>
            <w:div w:id="258224285">
              <w:marLeft w:val="0"/>
              <w:marRight w:val="0"/>
              <w:marTop w:val="0"/>
              <w:marBottom w:val="0"/>
              <w:divBdr>
                <w:top w:val="none" w:sz="0" w:space="0" w:color="auto"/>
                <w:left w:val="none" w:sz="0" w:space="0" w:color="auto"/>
                <w:bottom w:val="none" w:sz="0" w:space="0" w:color="auto"/>
                <w:right w:val="none" w:sz="0" w:space="0" w:color="auto"/>
              </w:divBdr>
            </w:div>
            <w:div w:id="258683429">
              <w:marLeft w:val="0"/>
              <w:marRight w:val="0"/>
              <w:marTop w:val="0"/>
              <w:marBottom w:val="0"/>
              <w:divBdr>
                <w:top w:val="none" w:sz="0" w:space="0" w:color="auto"/>
                <w:left w:val="none" w:sz="0" w:space="0" w:color="auto"/>
                <w:bottom w:val="none" w:sz="0" w:space="0" w:color="auto"/>
                <w:right w:val="none" w:sz="0" w:space="0" w:color="auto"/>
              </w:divBdr>
            </w:div>
            <w:div w:id="260451031">
              <w:marLeft w:val="0"/>
              <w:marRight w:val="0"/>
              <w:marTop w:val="0"/>
              <w:marBottom w:val="0"/>
              <w:divBdr>
                <w:top w:val="none" w:sz="0" w:space="0" w:color="auto"/>
                <w:left w:val="none" w:sz="0" w:space="0" w:color="auto"/>
                <w:bottom w:val="none" w:sz="0" w:space="0" w:color="auto"/>
                <w:right w:val="none" w:sz="0" w:space="0" w:color="auto"/>
              </w:divBdr>
            </w:div>
            <w:div w:id="262345140">
              <w:marLeft w:val="0"/>
              <w:marRight w:val="0"/>
              <w:marTop w:val="0"/>
              <w:marBottom w:val="0"/>
              <w:divBdr>
                <w:top w:val="none" w:sz="0" w:space="0" w:color="auto"/>
                <w:left w:val="none" w:sz="0" w:space="0" w:color="auto"/>
                <w:bottom w:val="none" w:sz="0" w:space="0" w:color="auto"/>
                <w:right w:val="none" w:sz="0" w:space="0" w:color="auto"/>
              </w:divBdr>
            </w:div>
            <w:div w:id="262614880">
              <w:marLeft w:val="0"/>
              <w:marRight w:val="0"/>
              <w:marTop w:val="0"/>
              <w:marBottom w:val="0"/>
              <w:divBdr>
                <w:top w:val="none" w:sz="0" w:space="0" w:color="auto"/>
                <w:left w:val="none" w:sz="0" w:space="0" w:color="auto"/>
                <w:bottom w:val="none" w:sz="0" w:space="0" w:color="auto"/>
                <w:right w:val="none" w:sz="0" w:space="0" w:color="auto"/>
              </w:divBdr>
            </w:div>
            <w:div w:id="263224556">
              <w:marLeft w:val="0"/>
              <w:marRight w:val="0"/>
              <w:marTop w:val="0"/>
              <w:marBottom w:val="0"/>
              <w:divBdr>
                <w:top w:val="none" w:sz="0" w:space="0" w:color="auto"/>
                <w:left w:val="none" w:sz="0" w:space="0" w:color="auto"/>
                <w:bottom w:val="none" w:sz="0" w:space="0" w:color="auto"/>
                <w:right w:val="none" w:sz="0" w:space="0" w:color="auto"/>
              </w:divBdr>
            </w:div>
            <w:div w:id="264002498">
              <w:marLeft w:val="0"/>
              <w:marRight w:val="0"/>
              <w:marTop w:val="0"/>
              <w:marBottom w:val="0"/>
              <w:divBdr>
                <w:top w:val="none" w:sz="0" w:space="0" w:color="auto"/>
                <w:left w:val="none" w:sz="0" w:space="0" w:color="auto"/>
                <w:bottom w:val="none" w:sz="0" w:space="0" w:color="auto"/>
                <w:right w:val="none" w:sz="0" w:space="0" w:color="auto"/>
              </w:divBdr>
            </w:div>
            <w:div w:id="264120213">
              <w:marLeft w:val="0"/>
              <w:marRight w:val="0"/>
              <w:marTop w:val="0"/>
              <w:marBottom w:val="0"/>
              <w:divBdr>
                <w:top w:val="none" w:sz="0" w:space="0" w:color="auto"/>
                <w:left w:val="none" w:sz="0" w:space="0" w:color="auto"/>
                <w:bottom w:val="none" w:sz="0" w:space="0" w:color="auto"/>
                <w:right w:val="none" w:sz="0" w:space="0" w:color="auto"/>
              </w:divBdr>
            </w:div>
            <w:div w:id="265119514">
              <w:marLeft w:val="0"/>
              <w:marRight w:val="0"/>
              <w:marTop w:val="0"/>
              <w:marBottom w:val="0"/>
              <w:divBdr>
                <w:top w:val="none" w:sz="0" w:space="0" w:color="auto"/>
                <w:left w:val="none" w:sz="0" w:space="0" w:color="auto"/>
                <w:bottom w:val="none" w:sz="0" w:space="0" w:color="auto"/>
                <w:right w:val="none" w:sz="0" w:space="0" w:color="auto"/>
              </w:divBdr>
            </w:div>
            <w:div w:id="265427048">
              <w:marLeft w:val="0"/>
              <w:marRight w:val="0"/>
              <w:marTop w:val="0"/>
              <w:marBottom w:val="0"/>
              <w:divBdr>
                <w:top w:val="none" w:sz="0" w:space="0" w:color="auto"/>
                <w:left w:val="none" w:sz="0" w:space="0" w:color="auto"/>
                <w:bottom w:val="none" w:sz="0" w:space="0" w:color="auto"/>
                <w:right w:val="none" w:sz="0" w:space="0" w:color="auto"/>
              </w:divBdr>
            </w:div>
            <w:div w:id="266737833">
              <w:marLeft w:val="0"/>
              <w:marRight w:val="0"/>
              <w:marTop w:val="0"/>
              <w:marBottom w:val="0"/>
              <w:divBdr>
                <w:top w:val="none" w:sz="0" w:space="0" w:color="auto"/>
                <w:left w:val="none" w:sz="0" w:space="0" w:color="auto"/>
                <w:bottom w:val="none" w:sz="0" w:space="0" w:color="auto"/>
                <w:right w:val="none" w:sz="0" w:space="0" w:color="auto"/>
              </w:divBdr>
            </w:div>
            <w:div w:id="268510329">
              <w:marLeft w:val="0"/>
              <w:marRight w:val="0"/>
              <w:marTop w:val="0"/>
              <w:marBottom w:val="0"/>
              <w:divBdr>
                <w:top w:val="none" w:sz="0" w:space="0" w:color="auto"/>
                <w:left w:val="none" w:sz="0" w:space="0" w:color="auto"/>
                <w:bottom w:val="none" w:sz="0" w:space="0" w:color="auto"/>
                <w:right w:val="none" w:sz="0" w:space="0" w:color="auto"/>
              </w:divBdr>
            </w:div>
            <w:div w:id="268661599">
              <w:marLeft w:val="0"/>
              <w:marRight w:val="0"/>
              <w:marTop w:val="0"/>
              <w:marBottom w:val="0"/>
              <w:divBdr>
                <w:top w:val="none" w:sz="0" w:space="0" w:color="auto"/>
                <w:left w:val="none" w:sz="0" w:space="0" w:color="auto"/>
                <w:bottom w:val="none" w:sz="0" w:space="0" w:color="auto"/>
                <w:right w:val="none" w:sz="0" w:space="0" w:color="auto"/>
              </w:divBdr>
            </w:div>
            <w:div w:id="271404188">
              <w:marLeft w:val="0"/>
              <w:marRight w:val="0"/>
              <w:marTop w:val="0"/>
              <w:marBottom w:val="0"/>
              <w:divBdr>
                <w:top w:val="none" w:sz="0" w:space="0" w:color="auto"/>
                <w:left w:val="none" w:sz="0" w:space="0" w:color="auto"/>
                <w:bottom w:val="none" w:sz="0" w:space="0" w:color="auto"/>
                <w:right w:val="none" w:sz="0" w:space="0" w:color="auto"/>
              </w:divBdr>
            </w:div>
            <w:div w:id="273876397">
              <w:marLeft w:val="0"/>
              <w:marRight w:val="0"/>
              <w:marTop w:val="0"/>
              <w:marBottom w:val="0"/>
              <w:divBdr>
                <w:top w:val="none" w:sz="0" w:space="0" w:color="auto"/>
                <w:left w:val="none" w:sz="0" w:space="0" w:color="auto"/>
                <w:bottom w:val="none" w:sz="0" w:space="0" w:color="auto"/>
                <w:right w:val="none" w:sz="0" w:space="0" w:color="auto"/>
              </w:divBdr>
            </w:div>
            <w:div w:id="275067601">
              <w:marLeft w:val="0"/>
              <w:marRight w:val="0"/>
              <w:marTop w:val="0"/>
              <w:marBottom w:val="0"/>
              <w:divBdr>
                <w:top w:val="none" w:sz="0" w:space="0" w:color="auto"/>
                <w:left w:val="none" w:sz="0" w:space="0" w:color="auto"/>
                <w:bottom w:val="none" w:sz="0" w:space="0" w:color="auto"/>
                <w:right w:val="none" w:sz="0" w:space="0" w:color="auto"/>
              </w:divBdr>
            </w:div>
            <w:div w:id="275674422">
              <w:marLeft w:val="0"/>
              <w:marRight w:val="0"/>
              <w:marTop w:val="0"/>
              <w:marBottom w:val="0"/>
              <w:divBdr>
                <w:top w:val="none" w:sz="0" w:space="0" w:color="auto"/>
                <w:left w:val="none" w:sz="0" w:space="0" w:color="auto"/>
                <w:bottom w:val="none" w:sz="0" w:space="0" w:color="auto"/>
                <w:right w:val="none" w:sz="0" w:space="0" w:color="auto"/>
              </w:divBdr>
            </w:div>
            <w:div w:id="275791989">
              <w:marLeft w:val="0"/>
              <w:marRight w:val="0"/>
              <w:marTop w:val="0"/>
              <w:marBottom w:val="0"/>
              <w:divBdr>
                <w:top w:val="none" w:sz="0" w:space="0" w:color="auto"/>
                <w:left w:val="none" w:sz="0" w:space="0" w:color="auto"/>
                <w:bottom w:val="none" w:sz="0" w:space="0" w:color="auto"/>
                <w:right w:val="none" w:sz="0" w:space="0" w:color="auto"/>
              </w:divBdr>
            </w:div>
            <w:div w:id="276108637">
              <w:marLeft w:val="0"/>
              <w:marRight w:val="0"/>
              <w:marTop w:val="0"/>
              <w:marBottom w:val="0"/>
              <w:divBdr>
                <w:top w:val="none" w:sz="0" w:space="0" w:color="auto"/>
                <w:left w:val="none" w:sz="0" w:space="0" w:color="auto"/>
                <w:bottom w:val="none" w:sz="0" w:space="0" w:color="auto"/>
                <w:right w:val="none" w:sz="0" w:space="0" w:color="auto"/>
              </w:divBdr>
            </w:div>
            <w:div w:id="276260810">
              <w:marLeft w:val="0"/>
              <w:marRight w:val="0"/>
              <w:marTop w:val="0"/>
              <w:marBottom w:val="0"/>
              <w:divBdr>
                <w:top w:val="none" w:sz="0" w:space="0" w:color="auto"/>
                <w:left w:val="none" w:sz="0" w:space="0" w:color="auto"/>
                <w:bottom w:val="none" w:sz="0" w:space="0" w:color="auto"/>
                <w:right w:val="none" w:sz="0" w:space="0" w:color="auto"/>
              </w:divBdr>
            </w:div>
            <w:div w:id="276958463">
              <w:marLeft w:val="0"/>
              <w:marRight w:val="0"/>
              <w:marTop w:val="0"/>
              <w:marBottom w:val="0"/>
              <w:divBdr>
                <w:top w:val="none" w:sz="0" w:space="0" w:color="auto"/>
                <w:left w:val="none" w:sz="0" w:space="0" w:color="auto"/>
                <w:bottom w:val="none" w:sz="0" w:space="0" w:color="auto"/>
                <w:right w:val="none" w:sz="0" w:space="0" w:color="auto"/>
              </w:divBdr>
            </w:div>
            <w:div w:id="279380729">
              <w:marLeft w:val="0"/>
              <w:marRight w:val="0"/>
              <w:marTop w:val="0"/>
              <w:marBottom w:val="0"/>
              <w:divBdr>
                <w:top w:val="none" w:sz="0" w:space="0" w:color="auto"/>
                <w:left w:val="none" w:sz="0" w:space="0" w:color="auto"/>
                <w:bottom w:val="none" w:sz="0" w:space="0" w:color="auto"/>
                <w:right w:val="none" w:sz="0" w:space="0" w:color="auto"/>
              </w:divBdr>
            </w:div>
            <w:div w:id="280650485">
              <w:marLeft w:val="0"/>
              <w:marRight w:val="0"/>
              <w:marTop w:val="0"/>
              <w:marBottom w:val="0"/>
              <w:divBdr>
                <w:top w:val="none" w:sz="0" w:space="0" w:color="auto"/>
                <w:left w:val="none" w:sz="0" w:space="0" w:color="auto"/>
                <w:bottom w:val="none" w:sz="0" w:space="0" w:color="auto"/>
                <w:right w:val="none" w:sz="0" w:space="0" w:color="auto"/>
              </w:divBdr>
            </w:div>
            <w:div w:id="282856363">
              <w:marLeft w:val="0"/>
              <w:marRight w:val="0"/>
              <w:marTop w:val="0"/>
              <w:marBottom w:val="0"/>
              <w:divBdr>
                <w:top w:val="none" w:sz="0" w:space="0" w:color="auto"/>
                <w:left w:val="none" w:sz="0" w:space="0" w:color="auto"/>
                <w:bottom w:val="none" w:sz="0" w:space="0" w:color="auto"/>
                <w:right w:val="none" w:sz="0" w:space="0" w:color="auto"/>
              </w:divBdr>
            </w:div>
            <w:div w:id="286011242">
              <w:marLeft w:val="0"/>
              <w:marRight w:val="0"/>
              <w:marTop w:val="0"/>
              <w:marBottom w:val="0"/>
              <w:divBdr>
                <w:top w:val="none" w:sz="0" w:space="0" w:color="auto"/>
                <w:left w:val="none" w:sz="0" w:space="0" w:color="auto"/>
                <w:bottom w:val="none" w:sz="0" w:space="0" w:color="auto"/>
                <w:right w:val="none" w:sz="0" w:space="0" w:color="auto"/>
              </w:divBdr>
            </w:div>
            <w:div w:id="290288063">
              <w:marLeft w:val="0"/>
              <w:marRight w:val="0"/>
              <w:marTop w:val="0"/>
              <w:marBottom w:val="0"/>
              <w:divBdr>
                <w:top w:val="none" w:sz="0" w:space="0" w:color="auto"/>
                <w:left w:val="none" w:sz="0" w:space="0" w:color="auto"/>
                <w:bottom w:val="none" w:sz="0" w:space="0" w:color="auto"/>
                <w:right w:val="none" w:sz="0" w:space="0" w:color="auto"/>
              </w:divBdr>
            </w:div>
            <w:div w:id="290523997">
              <w:marLeft w:val="0"/>
              <w:marRight w:val="0"/>
              <w:marTop w:val="0"/>
              <w:marBottom w:val="0"/>
              <w:divBdr>
                <w:top w:val="none" w:sz="0" w:space="0" w:color="auto"/>
                <w:left w:val="none" w:sz="0" w:space="0" w:color="auto"/>
                <w:bottom w:val="none" w:sz="0" w:space="0" w:color="auto"/>
                <w:right w:val="none" w:sz="0" w:space="0" w:color="auto"/>
              </w:divBdr>
            </w:div>
            <w:div w:id="291134062">
              <w:marLeft w:val="0"/>
              <w:marRight w:val="0"/>
              <w:marTop w:val="0"/>
              <w:marBottom w:val="0"/>
              <w:divBdr>
                <w:top w:val="none" w:sz="0" w:space="0" w:color="auto"/>
                <w:left w:val="none" w:sz="0" w:space="0" w:color="auto"/>
                <w:bottom w:val="none" w:sz="0" w:space="0" w:color="auto"/>
                <w:right w:val="none" w:sz="0" w:space="0" w:color="auto"/>
              </w:divBdr>
            </w:div>
            <w:div w:id="294412959">
              <w:marLeft w:val="0"/>
              <w:marRight w:val="0"/>
              <w:marTop w:val="0"/>
              <w:marBottom w:val="0"/>
              <w:divBdr>
                <w:top w:val="none" w:sz="0" w:space="0" w:color="auto"/>
                <w:left w:val="none" w:sz="0" w:space="0" w:color="auto"/>
                <w:bottom w:val="none" w:sz="0" w:space="0" w:color="auto"/>
                <w:right w:val="none" w:sz="0" w:space="0" w:color="auto"/>
              </w:divBdr>
            </w:div>
            <w:div w:id="297956608">
              <w:marLeft w:val="0"/>
              <w:marRight w:val="0"/>
              <w:marTop w:val="0"/>
              <w:marBottom w:val="0"/>
              <w:divBdr>
                <w:top w:val="none" w:sz="0" w:space="0" w:color="auto"/>
                <w:left w:val="none" w:sz="0" w:space="0" w:color="auto"/>
                <w:bottom w:val="none" w:sz="0" w:space="0" w:color="auto"/>
                <w:right w:val="none" w:sz="0" w:space="0" w:color="auto"/>
              </w:divBdr>
            </w:div>
            <w:div w:id="298196451">
              <w:marLeft w:val="0"/>
              <w:marRight w:val="0"/>
              <w:marTop w:val="0"/>
              <w:marBottom w:val="0"/>
              <w:divBdr>
                <w:top w:val="none" w:sz="0" w:space="0" w:color="auto"/>
                <w:left w:val="none" w:sz="0" w:space="0" w:color="auto"/>
                <w:bottom w:val="none" w:sz="0" w:space="0" w:color="auto"/>
                <w:right w:val="none" w:sz="0" w:space="0" w:color="auto"/>
              </w:divBdr>
            </w:div>
            <w:div w:id="298535715">
              <w:marLeft w:val="0"/>
              <w:marRight w:val="0"/>
              <w:marTop w:val="0"/>
              <w:marBottom w:val="0"/>
              <w:divBdr>
                <w:top w:val="none" w:sz="0" w:space="0" w:color="auto"/>
                <w:left w:val="none" w:sz="0" w:space="0" w:color="auto"/>
                <w:bottom w:val="none" w:sz="0" w:space="0" w:color="auto"/>
                <w:right w:val="none" w:sz="0" w:space="0" w:color="auto"/>
              </w:divBdr>
            </w:div>
            <w:div w:id="300693113">
              <w:marLeft w:val="0"/>
              <w:marRight w:val="0"/>
              <w:marTop w:val="0"/>
              <w:marBottom w:val="0"/>
              <w:divBdr>
                <w:top w:val="none" w:sz="0" w:space="0" w:color="auto"/>
                <w:left w:val="none" w:sz="0" w:space="0" w:color="auto"/>
                <w:bottom w:val="none" w:sz="0" w:space="0" w:color="auto"/>
                <w:right w:val="none" w:sz="0" w:space="0" w:color="auto"/>
              </w:divBdr>
            </w:div>
            <w:div w:id="301080303">
              <w:marLeft w:val="0"/>
              <w:marRight w:val="0"/>
              <w:marTop w:val="0"/>
              <w:marBottom w:val="0"/>
              <w:divBdr>
                <w:top w:val="none" w:sz="0" w:space="0" w:color="auto"/>
                <w:left w:val="none" w:sz="0" w:space="0" w:color="auto"/>
                <w:bottom w:val="none" w:sz="0" w:space="0" w:color="auto"/>
                <w:right w:val="none" w:sz="0" w:space="0" w:color="auto"/>
              </w:divBdr>
            </w:div>
            <w:div w:id="303320893">
              <w:marLeft w:val="0"/>
              <w:marRight w:val="0"/>
              <w:marTop w:val="0"/>
              <w:marBottom w:val="0"/>
              <w:divBdr>
                <w:top w:val="none" w:sz="0" w:space="0" w:color="auto"/>
                <w:left w:val="none" w:sz="0" w:space="0" w:color="auto"/>
                <w:bottom w:val="none" w:sz="0" w:space="0" w:color="auto"/>
                <w:right w:val="none" w:sz="0" w:space="0" w:color="auto"/>
              </w:divBdr>
            </w:div>
            <w:div w:id="304630761">
              <w:marLeft w:val="0"/>
              <w:marRight w:val="0"/>
              <w:marTop w:val="0"/>
              <w:marBottom w:val="0"/>
              <w:divBdr>
                <w:top w:val="none" w:sz="0" w:space="0" w:color="auto"/>
                <w:left w:val="none" w:sz="0" w:space="0" w:color="auto"/>
                <w:bottom w:val="none" w:sz="0" w:space="0" w:color="auto"/>
                <w:right w:val="none" w:sz="0" w:space="0" w:color="auto"/>
              </w:divBdr>
            </w:div>
            <w:div w:id="308826804">
              <w:marLeft w:val="0"/>
              <w:marRight w:val="0"/>
              <w:marTop w:val="0"/>
              <w:marBottom w:val="0"/>
              <w:divBdr>
                <w:top w:val="none" w:sz="0" w:space="0" w:color="auto"/>
                <w:left w:val="none" w:sz="0" w:space="0" w:color="auto"/>
                <w:bottom w:val="none" w:sz="0" w:space="0" w:color="auto"/>
                <w:right w:val="none" w:sz="0" w:space="0" w:color="auto"/>
              </w:divBdr>
            </w:div>
            <w:div w:id="309746363">
              <w:marLeft w:val="0"/>
              <w:marRight w:val="0"/>
              <w:marTop w:val="0"/>
              <w:marBottom w:val="0"/>
              <w:divBdr>
                <w:top w:val="none" w:sz="0" w:space="0" w:color="auto"/>
                <w:left w:val="none" w:sz="0" w:space="0" w:color="auto"/>
                <w:bottom w:val="none" w:sz="0" w:space="0" w:color="auto"/>
                <w:right w:val="none" w:sz="0" w:space="0" w:color="auto"/>
              </w:divBdr>
            </w:div>
            <w:div w:id="310060283">
              <w:marLeft w:val="0"/>
              <w:marRight w:val="0"/>
              <w:marTop w:val="0"/>
              <w:marBottom w:val="0"/>
              <w:divBdr>
                <w:top w:val="none" w:sz="0" w:space="0" w:color="auto"/>
                <w:left w:val="none" w:sz="0" w:space="0" w:color="auto"/>
                <w:bottom w:val="none" w:sz="0" w:space="0" w:color="auto"/>
                <w:right w:val="none" w:sz="0" w:space="0" w:color="auto"/>
              </w:divBdr>
            </w:div>
            <w:div w:id="310137375">
              <w:marLeft w:val="0"/>
              <w:marRight w:val="0"/>
              <w:marTop w:val="0"/>
              <w:marBottom w:val="0"/>
              <w:divBdr>
                <w:top w:val="none" w:sz="0" w:space="0" w:color="auto"/>
                <w:left w:val="none" w:sz="0" w:space="0" w:color="auto"/>
                <w:bottom w:val="none" w:sz="0" w:space="0" w:color="auto"/>
                <w:right w:val="none" w:sz="0" w:space="0" w:color="auto"/>
              </w:divBdr>
            </w:div>
            <w:div w:id="311374467">
              <w:marLeft w:val="0"/>
              <w:marRight w:val="0"/>
              <w:marTop w:val="0"/>
              <w:marBottom w:val="0"/>
              <w:divBdr>
                <w:top w:val="none" w:sz="0" w:space="0" w:color="auto"/>
                <w:left w:val="none" w:sz="0" w:space="0" w:color="auto"/>
                <w:bottom w:val="none" w:sz="0" w:space="0" w:color="auto"/>
                <w:right w:val="none" w:sz="0" w:space="0" w:color="auto"/>
              </w:divBdr>
            </w:div>
            <w:div w:id="311830415">
              <w:marLeft w:val="0"/>
              <w:marRight w:val="0"/>
              <w:marTop w:val="0"/>
              <w:marBottom w:val="0"/>
              <w:divBdr>
                <w:top w:val="none" w:sz="0" w:space="0" w:color="auto"/>
                <w:left w:val="none" w:sz="0" w:space="0" w:color="auto"/>
                <w:bottom w:val="none" w:sz="0" w:space="0" w:color="auto"/>
                <w:right w:val="none" w:sz="0" w:space="0" w:color="auto"/>
              </w:divBdr>
            </w:div>
            <w:div w:id="312370542">
              <w:marLeft w:val="0"/>
              <w:marRight w:val="0"/>
              <w:marTop w:val="0"/>
              <w:marBottom w:val="0"/>
              <w:divBdr>
                <w:top w:val="none" w:sz="0" w:space="0" w:color="auto"/>
                <w:left w:val="none" w:sz="0" w:space="0" w:color="auto"/>
                <w:bottom w:val="none" w:sz="0" w:space="0" w:color="auto"/>
                <w:right w:val="none" w:sz="0" w:space="0" w:color="auto"/>
              </w:divBdr>
            </w:div>
            <w:div w:id="314842152">
              <w:marLeft w:val="0"/>
              <w:marRight w:val="0"/>
              <w:marTop w:val="0"/>
              <w:marBottom w:val="0"/>
              <w:divBdr>
                <w:top w:val="none" w:sz="0" w:space="0" w:color="auto"/>
                <w:left w:val="none" w:sz="0" w:space="0" w:color="auto"/>
                <w:bottom w:val="none" w:sz="0" w:space="0" w:color="auto"/>
                <w:right w:val="none" w:sz="0" w:space="0" w:color="auto"/>
              </w:divBdr>
            </w:div>
            <w:div w:id="314919609">
              <w:marLeft w:val="0"/>
              <w:marRight w:val="0"/>
              <w:marTop w:val="0"/>
              <w:marBottom w:val="0"/>
              <w:divBdr>
                <w:top w:val="none" w:sz="0" w:space="0" w:color="auto"/>
                <w:left w:val="none" w:sz="0" w:space="0" w:color="auto"/>
                <w:bottom w:val="none" w:sz="0" w:space="0" w:color="auto"/>
                <w:right w:val="none" w:sz="0" w:space="0" w:color="auto"/>
              </w:divBdr>
            </w:div>
            <w:div w:id="315187793">
              <w:marLeft w:val="0"/>
              <w:marRight w:val="0"/>
              <w:marTop w:val="0"/>
              <w:marBottom w:val="0"/>
              <w:divBdr>
                <w:top w:val="none" w:sz="0" w:space="0" w:color="auto"/>
                <w:left w:val="none" w:sz="0" w:space="0" w:color="auto"/>
                <w:bottom w:val="none" w:sz="0" w:space="0" w:color="auto"/>
                <w:right w:val="none" w:sz="0" w:space="0" w:color="auto"/>
              </w:divBdr>
            </w:div>
            <w:div w:id="315190118">
              <w:marLeft w:val="0"/>
              <w:marRight w:val="0"/>
              <w:marTop w:val="0"/>
              <w:marBottom w:val="0"/>
              <w:divBdr>
                <w:top w:val="none" w:sz="0" w:space="0" w:color="auto"/>
                <w:left w:val="none" w:sz="0" w:space="0" w:color="auto"/>
                <w:bottom w:val="none" w:sz="0" w:space="0" w:color="auto"/>
                <w:right w:val="none" w:sz="0" w:space="0" w:color="auto"/>
              </w:divBdr>
            </w:div>
            <w:div w:id="315301413">
              <w:marLeft w:val="0"/>
              <w:marRight w:val="0"/>
              <w:marTop w:val="0"/>
              <w:marBottom w:val="0"/>
              <w:divBdr>
                <w:top w:val="none" w:sz="0" w:space="0" w:color="auto"/>
                <w:left w:val="none" w:sz="0" w:space="0" w:color="auto"/>
                <w:bottom w:val="none" w:sz="0" w:space="0" w:color="auto"/>
                <w:right w:val="none" w:sz="0" w:space="0" w:color="auto"/>
              </w:divBdr>
            </w:div>
            <w:div w:id="317805633">
              <w:marLeft w:val="0"/>
              <w:marRight w:val="0"/>
              <w:marTop w:val="0"/>
              <w:marBottom w:val="0"/>
              <w:divBdr>
                <w:top w:val="none" w:sz="0" w:space="0" w:color="auto"/>
                <w:left w:val="none" w:sz="0" w:space="0" w:color="auto"/>
                <w:bottom w:val="none" w:sz="0" w:space="0" w:color="auto"/>
                <w:right w:val="none" w:sz="0" w:space="0" w:color="auto"/>
              </w:divBdr>
            </w:div>
            <w:div w:id="318195867">
              <w:marLeft w:val="0"/>
              <w:marRight w:val="0"/>
              <w:marTop w:val="0"/>
              <w:marBottom w:val="0"/>
              <w:divBdr>
                <w:top w:val="none" w:sz="0" w:space="0" w:color="auto"/>
                <w:left w:val="none" w:sz="0" w:space="0" w:color="auto"/>
                <w:bottom w:val="none" w:sz="0" w:space="0" w:color="auto"/>
                <w:right w:val="none" w:sz="0" w:space="0" w:color="auto"/>
              </w:divBdr>
            </w:div>
            <w:div w:id="318844561">
              <w:marLeft w:val="0"/>
              <w:marRight w:val="0"/>
              <w:marTop w:val="0"/>
              <w:marBottom w:val="0"/>
              <w:divBdr>
                <w:top w:val="none" w:sz="0" w:space="0" w:color="auto"/>
                <w:left w:val="none" w:sz="0" w:space="0" w:color="auto"/>
                <w:bottom w:val="none" w:sz="0" w:space="0" w:color="auto"/>
                <w:right w:val="none" w:sz="0" w:space="0" w:color="auto"/>
              </w:divBdr>
            </w:div>
            <w:div w:id="320282197">
              <w:marLeft w:val="0"/>
              <w:marRight w:val="0"/>
              <w:marTop w:val="0"/>
              <w:marBottom w:val="0"/>
              <w:divBdr>
                <w:top w:val="none" w:sz="0" w:space="0" w:color="auto"/>
                <w:left w:val="none" w:sz="0" w:space="0" w:color="auto"/>
                <w:bottom w:val="none" w:sz="0" w:space="0" w:color="auto"/>
                <w:right w:val="none" w:sz="0" w:space="0" w:color="auto"/>
              </w:divBdr>
            </w:div>
            <w:div w:id="321272335">
              <w:marLeft w:val="0"/>
              <w:marRight w:val="0"/>
              <w:marTop w:val="0"/>
              <w:marBottom w:val="0"/>
              <w:divBdr>
                <w:top w:val="none" w:sz="0" w:space="0" w:color="auto"/>
                <w:left w:val="none" w:sz="0" w:space="0" w:color="auto"/>
                <w:bottom w:val="none" w:sz="0" w:space="0" w:color="auto"/>
                <w:right w:val="none" w:sz="0" w:space="0" w:color="auto"/>
              </w:divBdr>
            </w:div>
            <w:div w:id="322664297">
              <w:marLeft w:val="0"/>
              <w:marRight w:val="0"/>
              <w:marTop w:val="0"/>
              <w:marBottom w:val="0"/>
              <w:divBdr>
                <w:top w:val="none" w:sz="0" w:space="0" w:color="auto"/>
                <w:left w:val="none" w:sz="0" w:space="0" w:color="auto"/>
                <w:bottom w:val="none" w:sz="0" w:space="0" w:color="auto"/>
                <w:right w:val="none" w:sz="0" w:space="0" w:color="auto"/>
              </w:divBdr>
            </w:div>
            <w:div w:id="322853967">
              <w:marLeft w:val="0"/>
              <w:marRight w:val="0"/>
              <w:marTop w:val="0"/>
              <w:marBottom w:val="0"/>
              <w:divBdr>
                <w:top w:val="none" w:sz="0" w:space="0" w:color="auto"/>
                <w:left w:val="none" w:sz="0" w:space="0" w:color="auto"/>
                <w:bottom w:val="none" w:sz="0" w:space="0" w:color="auto"/>
                <w:right w:val="none" w:sz="0" w:space="0" w:color="auto"/>
              </w:divBdr>
            </w:div>
            <w:div w:id="323359145">
              <w:marLeft w:val="0"/>
              <w:marRight w:val="0"/>
              <w:marTop w:val="0"/>
              <w:marBottom w:val="0"/>
              <w:divBdr>
                <w:top w:val="none" w:sz="0" w:space="0" w:color="auto"/>
                <w:left w:val="none" w:sz="0" w:space="0" w:color="auto"/>
                <w:bottom w:val="none" w:sz="0" w:space="0" w:color="auto"/>
                <w:right w:val="none" w:sz="0" w:space="0" w:color="auto"/>
              </w:divBdr>
            </w:div>
            <w:div w:id="324670766">
              <w:marLeft w:val="0"/>
              <w:marRight w:val="0"/>
              <w:marTop w:val="0"/>
              <w:marBottom w:val="0"/>
              <w:divBdr>
                <w:top w:val="none" w:sz="0" w:space="0" w:color="auto"/>
                <w:left w:val="none" w:sz="0" w:space="0" w:color="auto"/>
                <w:bottom w:val="none" w:sz="0" w:space="0" w:color="auto"/>
                <w:right w:val="none" w:sz="0" w:space="0" w:color="auto"/>
              </w:divBdr>
            </w:div>
            <w:div w:id="325133149">
              <w:marLeft w:val="0"/>
              <w:marRight w:val="0"/>
              <w:marTop w:val="0"/>
              <w:marBottom w:val="0"/>
              <w:divBdr>
                <w:top w:val="none" w:sz="0" w:space="0" w:color="auto"/>
                <w:left w:val="none" w:sz="0" w:space="0" w:color="auto"/>
                <w:bottom w:val="none" w:sz="0" w:space="0" w:color="auto"/>
                <w:right w:val="none" w:sz="0" w:space="0" w:color="auto"/>
              </w:divBdr>
            </w:div>
            <w:div w:id="325785758">
              <w:marLeft w:val="0"/>
              <w:marRight w:val="0"/>
              <w:marTop w:val="0"/>
              <w:marBottom w:val="0"/>
              <w:divBdr>
                <w:top w:val="none" w:sz="0" w:space="0" w:color="auto"/>
                <w:left w:val="none" w:sz="0" w:space="0" w:color="auto"/>
                <w:bottom w:val="none" w:sz="0" w:space="0" w:color="auto"/>
                <w:right w:val="none" w:sz="0" w:space="0" w:color="auto"/>
              </w:divBdr>
            </w:div>
            <w:div w:id="326321353">
              <w:marLeft w:val="0"/>
              <w:marRight w:val="0"/>
              <w:marTop w:val="0"/>
              <w:marBottom w:val="0"/>
              <w:divBdr>
                <w:top w:val="none" w:sz="0" w:space="0" w:color="auto"/>
                <w:left w:val="none" w:sz="0" w:space="0" w:color="auto"/>
                <w:bottom w:val="none" w:sz="0" w:space="0" w:color="auto"/>
                <w:right w:val="none" w:sz="0" w:space="0" w:color="auto"/>
              </w:divBdr>
            </w:div>
            <w:div w:id="326713719">
              <w:marLeft w:val="0"/>
              <w:marRight w:val="0"/>
              <w:marTop w:val="0"/>
              <w:marBottom w:val="0"/>
              <w:divBdr>
                <w:top w:val="none" w:sz="0" w:space="0" w:color="auto"/>
                <w:left w:val="none" w:sz="0" w:space="0" w:color="auto"/>
                <w:bottom w:val="none" w:sz="0" w:space="0" w:color="auto"/>
                <w:right w:val="none" w:sz="0" w:space="0" w:color="auto"/>
              </w:divBdr>
            </w:div>
            <w:div w:id="328560790">
              <w:marLeft w:val="0"/>
              <w:marRight w:val="0"/>
              <w:marTop w:val="0"/>
              <w:marBottom w:val="0"/>
              <w:divBdr>
                <w:top w:val="none" w:sz="0" w:space="0" w:color="auto"/>
                <w:left w:val="none" w:sz="0" w:space="0" w:color="auto"/>
                <w:bottom w:val="none" w:sz="0" w:space="0" w:color="auto"/>
                <w:right w:val="none" w:sz="0" w:space="0" w:color="auto"/>
              </w:divBdr>
            </w:div>
            <w:div w:id="329067217">
              <w:marLeft w:val="0"/>
              <w:marRight w:val="0"/>
              <w:marTop w:val="0"/>
              <w:marBottom w:val="0"/>
              <w:divBdr>
                <w:top w:val="none" w:sz="0" w:space="0" w:color="auto"/>
                <w:left w:val="none" w:sz="0" w:space="0" w:color="auto"/>
                <w:bottom w:val="none" w:sz="0" w:space="0" w:color="auto"/>
                <w:right w:val="none" w:sz="0" w:space="0" w:color="auto"/>
              </w:divBdr>
            </w:div>
            <w:div w:id="331031492">
              <w:marLeft w:val="0"/>
              <w:marRight w:val="0"/>
              <w:marTop w:val="0"/>
              <w:marBottom w:val="0"/>
              <w:divBdr>
                <w:top w:val="none" w:sz="0" w:space="0" w:color="auto"/>
                <w:left w:val="none" w:sz="0" w:space="0" w:color="auto"/>
                <w:bottom w:val="none" w:sz="0" w:space="0" w:color="auto"/>
                <w:right w:val="none" w:sz="0" w:space="0" w:color="auto"/>
              </w:divBdr>
            </w:div>
            <w:div w:id="331418965">
              <w:marLeft w:val="0"/>
              <w:marRight w:val="0"/>
              <w:marTop w:val="0"/>
              <w:marBottom w:val="0"/>
              <w:divBdr>
                <w:top w:val="none" w:sz="0" w:space="0" w:color="auto"/>
                <w:left w:val="none" w:sz="0" w:space="0" w:color="auto"/>
                <w:bottom w:val="none" w:sz="0" w:space="0" w:color="auto"/>
                <w:right w:val="none" w:sz="0" w:space="0" w:color="auto"/>
              </w:divBdr>
            </w:div>
            <w:div w:id="332606077">
              <w:marLeft w:val="0"/>
              <w:marRight w:val="0"/>
              <w:marTop w:val="0"/>
              <w:marBottom w:val="0"/>
              <w:divBdr>
                <w:top w:val="none" w:sz="0" w:space="0" w:color="auto"/>
                <w:left w:val="none" w:sz="0" w:space="0" w:color="auto"/>
                <w:bottom w:val="none" w:sz="0" w:space="0" w:color="auto"/>
                <w:right w:val="none" w:sz="0" w:space="0" w:color="auto"/>
              </w:divBdr>
            </w:div>
            <w:div w:id="334500166">
              <w:marLeft w:val="0"/>
              <w:marRight w:val="0"/>
              <w:marTop w:val="0"/>
              <w:marBottom w:val="0"/>
              <w:divBdr>
                <w:top w:val="none" w:sz="0" w:space="0" w:color="auto"/>
                <w:left w:val="none" w:sz="0" w:space="0" w:color="auto"/>
                <w:bottom w:val="none" w:sz="0" w:space="0" w:color="auto"/>
                <w:right w:val="none" w:sz="0" w:space="0" w:color="auto"/>
              </w:divBdr>
            </w:div>
            <w:div w:id="335042440">
              <w:marLeft w:val="0"/>
              <w:marRight w:val="0"/>
              <w:marTop w:val="0"/>
              <w:marBottom w:val="0"/>
              <w:divBdr>
                <w:top w:val="none" w:sz="0" w:space="0" w:color="auto"/>
                <w:left w:val="none" w:sz="0" w:space="0" w:color="auto"/>
                <w:bottom w:val="none" w:sz="0" w:space="0" w:color="auto"/>
                <w:right w:val="none" w:sz="0" w:space="0" w:color="auto"/>
              </w:divBdr>
            </w:div>
            <w:div w:id="337386607">
              <w:marLeft w:val="0"/>
              <w:marRight w:val="0"/>
              <w:marTop w:val="0"/>
              <w:marBottom w:val="0"/>
              <w:divBdr>
                <w:top w:val="none" w:sz="0" w:space="0" w:color="auto"/>
                <w:left w:val="none" w:sz="0" w:space="0" w:color="auto"/>
                <w:bottom w:val="none" w:sz="0" w:space="0" w:color="auto"/>
                <w:right w:val="none" w:sz="0" w:space="0" w:color="auto"/>
              </w:divBdr>
            </w:div>
            <w:div w:id="340158752">
              <w:marLeft w:val="0"/>
              <w:marRight w:val="0"/>
              <w:marTop w:val="0"/>
              <w:marBottom w:val="0"/>
              <w:divBdr>
                <w:top w:val="none" w:sz="0" w:space="0" w:color="auto"/>
                <w:left w:val="none" w:sz="0" w:space="0" w:color="auto"/>
                <w:bottom w:val="none" w:sz="0" w:space="0" w:color="auto"/>
                <w:right w:val="none" w:sz="0" w:space="0" w:color="auto"/>
              </w:divBdr>
            </w:div>
            <w:div w:id="347175290">
              <w:marLeft w:val="0"/>
              <w:marRight w:val="0"/>
              <w:marTop w:val="0"/>
              <w:marBottom w:val="0"/>
              <w:divBdr>
                <w:top w:val="none" w:sz="0" w:space="0" w:color="auto"/>
                <w:left w:val="none" w:sz="0" w:space="0" w:color="auto"/>
                <w:bottom w:val="none" w:sz="0" w:space="0" w:color="auto"/>
                <w:right w:val="none" w:sz="0" w:space="0" w:color="auto"/>
              </w:divBdr>
            </w:div>
            <w:div w:id="348531273">
              <w:marLeft w:val="0"/>
              <w:marRight w:val="0"/>
              <w:marTop w:val="0"/>
              <w:marBottom w:val="0"/>
              <w:divBdr>
                <w:top w:val="none" w:sz="0" w:space="0" w:color="auto"/>
                <w:left w:val="none" w:sz="0" w:space="0" w:color="auto"/>
                <w:bottom w:val="none" w:sz="0" w:space="0" w:color="auto"/>
                <w:right w:val="none" w:sz="0" w:space="0" w:color="auto"/>
              </w:divBdr>
            </w:div>
            <w:div w:id="348802729">
              <w:marLeft w:val="0"/>
              <w:marRight w:val="0"/>
              <w:marTop w:val="0"/>
              <w:marBottom w:val="0"/>
              <w:divBdr>
                <w:top w:val="none" w:sz="0" w:space="0" w:color="auto"/>
                <w:left w:val="none" w:sz="0" w:space="0" w:color="auto"/>
                <w:bottom w:val="none" w:sz="0" w:space="0" w:color="auto"/>
                <w:right w:val="none" w:sz="0" w:space="0" w:color="auto"/>
              </w:divBdr>
            </w:div>
            <w:div w:id="349185829">
              <w:marLeft w:val="0"/>
              <w:marRight w:val="0"/>
              <w:marTop w:val="0"/>
              <w:marBottom w:val="0"/>
              <w:divBdr>
                <w:top w:val="none" w:sz="0" w:space="0" w:color="auto"/>
                <w:left w:val="none" w:sz="0" w:space="0" w:color="auto"/>
                <w:bottom w:val="none" w:sz="0" w:space="0" w:color="auto"/>
                <w:right w:val="none" w:sz="0" w:space="0" w:color="auto"/>
              </w:divBdr>
            </w:div>
            <w:div w:id="349533961">
              <w:marLeft w:val="0"/>
              <w:marRight w:val="0"/>
              <w:marTop w:val="0"/>
              <w:marBottom w:val="0"/>
              <w:divBdr>
                <w:top w:val="none" w:sz="0" w:space="0" w:color="auto"/>
                <w:left w:val="none" w:sz="0" w:space="0" w:color="auto"/>
                <w:bottom w:val="none" w:sz="0" w:space="0" w:color="auto"/>
                <w:right w:val="none" w:sz="0" w:space="0" w:color="auto"/>
              </w:divBdr>
            </w:div>
            <w:div w:id="350109155">
              <w:marLeft w:val="0"/>
              <w:marRight w:val="0"/>
              <w:marTop w:val="0"/>
              <w:marBottom w:val="0"/>
              <w:divBdr>
                <w:top w:val="none" w:sz="0" w:space="0" w:color="auto"/>
                <w:left w:val="none" w:sz="0" w:space="0" w:color="auto"/>
                <w:bottom w:val="none" w:sz="0" w:space="0" w:color="auto"/>
                <w:right w:val="none" w:sz="0" w:space="0" w:color="auto"/>
              </w:divBdr>
            </w:div>
            <w:div w:id="352154409">
              <w:marLeft w:val="0"/>
              <w:marRight w:val="0"/>
              <w:marTop w:val="0"/>
              <w:marBottom w:val="0"/>
              <w:divBdr>
                <w:top w:val="none" w:sz="0" w:space="0" w:color="auto"/>
                <w:left w:val="none" w:sz="0" w:space="0" w:color="auto"/>
                <w:bottom w:val="none" w:sz="0" w:space="0" w:color="auto"/>
                <w:right w:val="none" w:sz="0" w:space="0" w:color="auto"/>
              </w:divBdr>
            </w:div>
            <w:div w:id="352654264">
              <w:marLeft w:val="0"/>
              <w:marRight w:val="0"/>
              <w:marTop w:val="0"/>
              <w:marBottom w:val="0"/>
              <w:divBdr>
                <w:top w:val="none" w:sz="0" w:space="0" w:color="auto"/>
                <w:left w:val="none" w:sz="0" w:space="0" w:color="auto"/>
                <w:bottom w:val="none" w:sz="0" w:space="0" w:color="auto"/>
                <w:right w:val="none" w:sz="0" w:space="0" w:color="auto"/>
              </w:divBdr>
            </w:div>
            <w:div w:id="353532884">
              <w:marLeft w:val="0"/>
              <w:marRight w:val="0"/>
              <w:marTop w:val="0"/>
              <w:marBottom w:val="0"/>
              <w:divBdr>
                <w:top w:val="none" w:sz="0" w:space="0" w:color="auto"/>
                <w:left w:val="none" w:sz="0" w:space="0" w:color="auto"/>
                <w:bottom w:val="none" w:sz="0" w:space="0" w:color="auto"/>
                <w:right w:val="none" w:sz="0" w:space="0" w:color="auto"/>
              </w:divBdr>
            </w:div>
            <w:div w:id="354968198">
              <w:marLeft w:val="0"/>
              <w:marRight w:val="0"/>
              <w:marTop w:val="0"/>
              <w:marBottom w:val="0"/>
              <w:divBdr>
                <w:top w:val="none" w:sz="0" w:space="0" w:color="auto"/>
                <w:left w:val="none" w:sz="0" w:space="0" w:color="auto"/>
                <w:bottom w:val="none" w:sz="0" w:space="0" w:color="auto"/>
                <w:right w:val="none" w:sz="0" w:space="0" w:color="auto"/>
              </w:divBdr>
            </w:div>
            <w:div w:id="355735241">
              <w:marLeft w:val="0"/>
              <w:marRight w:val="0"/>
              <w:marTop w:val="0"/>
              <w:marBottom w:val="0"/>
              <w:divBdr>
                <w:top w:val="none" w:sz="0" w:space="0" w:color="auto"/>
                <w:left w:val="none" w:sz="0" w:space="0" w:color="auto"/>
                <w:bottom w:val="none" w:sz="0" w:space="0" w:color="auto"/>
                <w:right w:val="none" w:sz="0" w:space="0" w:color="auto"/>
              </w:divBdr>
            </w:div>
            <w:div w:id="355813918">
              <w:marLeft w:val="0"/>
              <w:marRight w:val="0"/>
              <w:marTop w:val="0"/>
              <w:marBottom w:val="0"/>
              <w:divBdr>
                <w:top w:val="none" w:sz="0" w:space="0" w:color="auto"/>
                <w:left w:val="none" w:sz="0" w:space="0" w:color="auto"/>
                <w:bottom w:val="none" w:sz="0" w:space="0" w:color="auto"/>
                <w:right w:val="none" w:sz="0" w:space="0" w:color="auto"/>
              </w:divBdr>
            </w:div>
            <w:div w:id="356129127">
              <w:marLeft w:val="0"/>
              <w:marRight w:val="0"/>
              <w:marTop w:val="0"/>
              <w:marBottom w:val="0"/>
              <w:divBdr>
                <w:top w:val="none" w:sz="0" w:space="0" w:color="auto"/>
                <w:left w:val="none" w:sz="0" w:space="0" w:color="auto"/>
                <w:bottom w:val="none" w:sz="0" w:space="0" w:color="auto"/>
                <w:right w:val="none" w:sz="0" w:space="0" w:color="auto"/>
              </w:divBdr>
            </w:div>
            <w:div w:id="357200152">
              <w:marLeft w:val="0"/>
              <w:marRight w:val="0"/>
              <w:marTop w:val="0"/>
              <w:marBottom w:val="0"/>
              <w:divBdr>
                <w:top w:val="none" w:sz="0" w:space="0" w:color="auto"/>
                <w:left w:val="none" w:sz="0" w:space="0" w:color="auto"/>
                <w:bottom w:val="none" w:sz="0" w:space="0" w:color="auto"/>
                <w:right w:val="none" w:sz="0" w:space="0" w:color="auto"/>
              </w:divBdr>
            </w:div>
            <w:div w:id="357462956">
              <w:marLeft w:val="0"/>
              <w:marRight w:val="0"/>
              <w:marTop w:val="0"/>
              <w:marBottom w:val="0"/>
              <w:divBdr>
                <w:top w:val="none" w:sz="0" w:space="0" w:color="auto"/>
                <w:left w:val="none" w:sz="0" w:space="0" w:color="auto"/>
                <w:bottom w:val="none" w:sz="0" w:space="0" w:color="auto"/>
                <w:right w:val="none" w:sz="0" w:space="0" w:color="auto"/>
              </w:divBdr>
            </w:div>
            <w:div w:id="357776890">
              <w:marLeft w:val="0"/>
              <w:marRight w:val="0"/>
              <w:marTop w:val="0"/>
              <w:marBottom w:val="0"/>
              <w:divBdr>
                <w:top w:val="none" w:sz="0" w:space="0" w:color="auto"/>
                <w:left w:val="none" w:sz="0" w:space="0" w:color="auto"/>
                <w:bottom w:val="none" w:sz="0" w:space="0" w:color="auto"/>
                <w:right w:val="none" w:sz="0" w:space="0" w:color="auto"/>
              </w:divBdr>
            </w:div>
            <w:div w:id="358549107">
              <w:marLeft w:val="0"/>
              <w:marRight w:val="0"/>
              <w:marTop w:val="0"/>
              <w:marBottom w:val="0"/>
              <w:divBdr>
                <w:top w:val="none" w:sz="0" w:space="0" w:color="auto"/>
                <w:left w:val="none" w:sz="0" w:space="0" w:color="auto"/>
                <w:bottom w:val="none" w:sz="0" w:space="0" w:color="auto"/>
                <w:right w:val="none" w:sz="0" w:space="0" w:color="auto"/>
              </w:divBdr>
            </w:div>
            <w:div w:id="360478332">
              <w:marLeft w:val="0"/>
              <w:marRight w:val="0"/>
              <w:marTop w:val="0"/>
              <w:marBottom w:val="0"/>
              <w:divBdr>
                <w:top w:val="none" w:sz="0" w:space="0" w:color="auto"/>
                <w:left w:val="none" w:sz="0" w:space="0" w:color="auto"/>
                <w:bottom w:val="none" w:sz="0" w:space="0" w:color="auto"/>
                <w:right w:val="none" w:sz="0" w:space="0" w:color="auto"/>
              </w:divBdr>
            </w:div>
            <w:div w:id="361438491">
              <w:marLeft w:val="0"/>
              <w:marRight w:val="0"/>
              <w:marTop w:val="0"/>
              <w:marBottom w:val="0"/>
              <w:divBdr>
                <w:top w:val="none" w:sz="0" w:space="0" w:color="auto"/>
                <w:left w:val="none" w:sz="0" w:space="0" w:color="auto"/>
                <w:bottom w:val="none" w:sz="0" w:space="0" w:color="auto"/>
                <w:right w:val="none" w:sz="0" w:space="0" w:color="auto"/>
              </w:divBdr>
            </w:div>
            <w:div w:id="363405720">
              <w:marLeft w:val="0"/>
              <w:marRight w:val="0"/>
              <w:marTop w:val="0"/>
              <w:marBottom w:val="0"/>
              <w:divBdr>
                <w:top w:val="none" w:sz="0" w:space="0" w:color="auto"/>
                <w:left w:val="none" w:sz="0" w:space="0" w:color="auto"/>
                <w:bottom w:val="none" w:sz="0" w:space="0" w:color="auto"/>
                <w:right w:val="none" w:sz="0" w:space="0" w:color="auto"/>
              </w:divBdr>
            </w:div>
            <w:div w:id="364066615">
              <w:marLeft w:val="0"/>
              <w:marRight w:val="0"/>
              <w:marTop w:val="0"/>
              <w:marBottom w:val="0"/>
              <w:divBdr>
                <w:top w:val="none" w:sz="0" w:space="0" w:color="auto"/>
                <w:left w:val="none" w:sz="0" w:space="0" w:color="auto"/>
                <w:bottom w:val="none" w:sz="0" w:space="0" w:color="auto"/>
                <w:right w:val="none" w:sz="0" w:space="0" w:color="auto"/>
              </w:divBdr>
            </w:div>
            <w:div w:id="364185086">
              <w:marLeft w:val="0"/>
              <w:marRight w:val="0"/>
              <w:marTop w:val="0"/>
              <w:marBottom w:val="0"/>
              <w:divBdr>
                <w:top w:val="none" w:sz="0" w:space="0" w:color="auto"/>
                <w:left w:val="none" w:sz="0" w:space="0" w:color="auto"/>
                <w:bottom w:val="none" w:sz="0" w:space="0" w:color="auto"/>
                <w:right w:val="none" w:sz="0" w:space="0" w:color="auto"/>
              </w:divBdr>
            </w:div>
            <w:div w:id="364674424">
              <w:marLeft w:val="0"/>
              <w:marRight w:val="0"/>
              <w:marTop w:val="0"/>
              <w:marBottom w:val="0"/>
              <w:divBdr>
                <w:top w:val="none" w:sz="0" w:space="0" w:color="auto"/>
                <w:left w:val="none" w:sz="0" w:space="0" w:color="auto"/>
                <w:bottom w:val="none" w:sz="0" w:space="0" w:color="auto"/>
                <w:right w:val="none" w:sz="0" w:space="0" w:color="auto"/>
              </w:divBdr>
            </w:div>
            <w:div w:id="366564208">
              <w:marLeft w:val="0"/>
              <w:marRight w:val="0"/>
              <w:marTop w:val="0"/>
              <w:marBottom w:val="0"/>
              <w:divBdr>
                <w:top w:val="none" w:sz="0" w:space="0" w:color="auto"/>
                <w:left w:val="none" w:sz="0" w:space="0" w:color="auto"/>
                <w:bottom w:val="none" w:sz="0" w:space="0" w:color="auto"/>
                <w:right w:val="none" w:sz="0" w:space="0" w:color="auto"/>
              </w:divBdr>
            </w:div>
            <w:div w:id="367610686">
              <w:marLeft w:val="0"/>
              <w:marRight w:val="0"/>
              <w:marTop w:val="0"/>
              <w:marBottom w:val="0"/>
              <w:divBdr>
                <w:top w:val="none" w:sz="0" w:space="0" w:color="auto"/>
                <w:left w:val="none" w:sz="0" w:space="0" w:color="auto"/>
                <w:bottom w:val="none" w:sz="0" w:space="0" w:color="auto"/>
                <w:right w:val="none" w:sz="0" w:space="0" w:color="auto"/>
              </w:divBdr>
            </w:div>
            <w:div w:id="369038191">
              <w:marLeft w:val="0"/>
              <w:marRight w:val="0"/>
              <w:marTop w:val="0"/>
              <w:marBottom w:val="0"/>
              <w:divBdr>
                <w:top w:val="none" w:sz="0" w:space="0" w:color="auto"/>
                <w:left w:val="none" w:sz="0" w:space="0" w:color="auto"/>
                <w:bottom w:val="none" w:sz="0" w:space="0" w:color="auto"/>
                <w:right w:val="none" w:sz="0" w:space="0" w:color="auto"/>
              </w:divBdr>
            </w:div>
            <w:div w:id="370113687">
              <w:marLeft w:val="0"/>
              <w:marRight w:val="0"/>
              <w:marTop w:val="0"/>
              <w:marBottom w:val="0"/>
              <w:divBdr>
                <w:top w:val="none" w:sz="0" w:space="0" w:color="auto"/>
                <w:left w:val="none" w:sz="0" w:space="0" w:color="auto"/>
                <w:bottom w:val="none" w:sz="0" w:space="0" w:color="auto"/>
                <w:right w:val="none" w:sz="0" w:space="0" w:color="auto"/>
              </w:divBdr>
            </w:div>
            <w:div w:id="373308385">
              <w:marLeft w:val="0"/>
              <w:marRight w:val="0"/>
              <w:marTop w:val="0"/>
              <w:marBottom w:val="0"/>
              <w:divBdr>
                <w:top w:val="none" w:sz="0" w:space="0" w:color="auto"/>
                <w:left w:val="none" w:sz="0" w:space="0" w:color="auto"/>
                <w:bottom w:val="none" w:sz="0" w:space="0" w:color="auto"/>
                <w:right w:val="none" w:sz="0" w:space="0" w:color="auto"/>
              </w:divBdr>
            </w:div>
            <w:div w:id="375083481">
              <w:marLeft w:val="0"/>
              <w:marRight w:val="0"/>
              <w:marTop w:val="0"/>
              <w:marBottom w:val="0"/>
              <w:divBdr>
                <w:top w:val="none" w:sz="0" w:space="0" w:color="auto"/>
                <w:left w:val="none" w:sz="0" w:space="0" w:color="auto"/>
                <w:bottom w:val="none" w:sz="0" w:space="0" w:color="auto"/>
                <w:right w:val="none" w:sz="0" w:space="0" w:color="auto"/>
              </w:divBdr>
            </w:div>
            <w:div w:id="375742313">
              <w:marLeft w:val="0"/>
              <w:marRight w:val="0"/>
              <w:marTop w:val="0"/>
              <w:marBottom w:val="0"/>
              <w:divBdr>
                <w:top w:val="none" w:sz="0" w:space="0" w:color="auto"/>
                <w:left w:val="none" w:sz="0" w:space="0" w:color="auto"/>
                <w:bottom w:val="none" w:sz="0" w:space="0" w:color="auto"/>
                <w:right w:val="none" w:sz="0" w:space="0" w:color="auto"/>
              </w:divBdr>
            </w:div>
            <w:div w:id="376322350">
              <w:marLeft w:val="0"/>
              <w:marRight w:val="0"/>
              <w:marTop w:val="0"/>
              <w:marBottom w:val="0"/>
              <w:divBdr>
                <w:top w:val="none" w:sz="0" w:space="0" w:color="auto"/>
                <w:left w:val="none" w:sz="0" w:space="0" w:color="auto"/>
                <w:bottom w:val="none" w:sz="0" w:space="0" w:color="auto"/>
                <w:right w:val="none" w:sz="0" w:space="0" w:color="auto"/>
              </w:divBdr>
            </w:div>
            <w:div w:id="376855265">
              <w:marLeft w:val="0"/>
              <w:marRight w:val="0"/>
              <w:marTop w:val="0"/>
              <w:marBottom w:val="0"/>
              <w:divBdr>
                <w:top w:val="none" w:sz="0" w:space="0" w:color="auto"/>
                <w:left w:val="none" w:sz="0" w:space="0" w:color="auto"/>
                <w:bottom w:val="none" w:sz="0" w:space="0" w:color="auto"/>
                <w:right w:val="none" w:sz="0" w:space="0" w:color="auto"/>
              </w:divBdr>
            </w:div>
            <w:div w:id="378867852">
              <w:marLeft w:val="0"/>
              <w:marRight w:val="0"/>
              <w:marTop w:val="0"/>
              <w:marBottom w:val="0"/>
              <w:divBdr>
                <w:top w:val="none" w:sz="0" w:space="0" w:color="auto"/>
                <w:left w:val="none" w:sz="0" w:space="0" w:color="auto"/>
                <w:bottom w:val="none" w:sz="0" w:space="0" w:color="auto"/>
                <w:right w:val="none" w:sz="0" w:space="0" w:color="auto"/>
              </w:divBdr>
            </w:div>
            <w:div w:id="381294146">
              <w:marLeft w:val="0"/>
              <w:marRight w:val="0"/>
              <w:marTop w:val="0"/>
              <w:marBottom w:val="0"/>
              <w:divBdr>
                <w:top w:val="none" w:sz="0" w:space="0" w:color="auto"/>
                <w:left w:val="none" w:sz="0" w:space="0" w:color="auto"/>
                <w:bottom w:val="none" w:sz="0" w:space="0" w:color="auto"/>
                <w:right w:val="none" w:sz="0" w:space="0" w:color="auto"/>
              </w:divBdr>
            </w:div>
            <w:div w:id="383070532">
              <w:marLeft w:val="0"/>
              <w:marRight w:val="0"/>
              <w:marTop w:val="0"/>
              <w:marBottom w:val="0"/>
              <w:divBdr>
                <w:top w:val="none" w:sz="0" w:space="0" w:color="auto"/>
                <w:left w:val="none" w:sz="0" w:space="0" w:color="auto"/>
                <w:bottom w:val="none" w:sz="0" w:space="0" w:color="auto"/>
                <w:right w:val="none" w:sz="0" w:space="0" w:color="auto"/>
              </w:divBdr>
            </w:div>
            <w:div w:id="386615425">
              <w:marLeft w:val="0"/>
              <w:marRight w:val="0"/>
              <w:marTop w:val="0"/>
              <w:marBottom w:val="0"/>
              <w:divBdr>
                <w:top w:val="none" w:sz="0" w:space="0" w:color="auto"/>
                <w:left w:val="none" w:sz="0" w:space="0" w:color="auto"/>
                <w:bottom w:val="none" w:sz="0" w:space="0" w:color="auto"/>
                <w:right w:val="none" w:sz="0" w:space="0" w:color="auto"/>
              </w:divBdr>
            </w:div>
            <w:div w:id="386759705">
              <w:marLeft w:val="0"/>
              <w:marRight w:val="0"/>
              <w:marTop w:val="0"/>
              <w:marBottom w:val="0"/>
              <w:divBdr>
                <w:top w:val="none" w:sz="0" w:space="0" w:color="auto"/>
                <w:left w:val="none" w:sz="0" w:space="0" w:color="auto"/>
                <w:bottom w:val="none" w:sz="0" w:space="0" w:color="auto"/>
                <w:right w:val="none" w:sz="0" w:space="0" w:color="auto"/>
              </w:divBdr>
              <w:divsChild>
                <w:div w:id="99766957">
                  <w:marLeft w:val="0"/>
                  <w:marRight w:val="0"/>
                  <w:marTop w:val="0"/>
                  <w:marBottom w:val="0"/>
                  <w:divBdr>
                    <w:top w:val="none" w:sz="0" w:space="0" w:color="auto"/>
                    <w:left w:val="none" w:sz="0" w:space="0" w:color="auto"/>
                    <w:bottom w:val="none" w:sz="0" w:space="0" w:color="auto"/>
                    <w:right w:val="none" w:sz="0" w:space="0" w:color="auto"/>
                  </w:divBdr>
                </w:div>
                <w:div w:id="273096526">
                  <w:marLeft w:val="0"/>
                  <w:marRight w:val="0"/>
                  <w:marTop w:val="0"/>
                  <w:marBottom w:val="0"/>
                  <w:divBdr>
                    <w:top w:val="none" w:sz="0" w:space="0" w:color="auto"/>
                    <w:left w:val="none" w:sz="0" w:space="0" w:color="auto"/>
                    <w:bottom w:val="none" w:sz="0" w:space="0" w:color="auto"/>
                    <w:right w:val="none" w:sz="0" w:space="0" w:color="auto"/>
                  </w:divBdr>
                </w:div>
                <w:div w:id="722338841">
                  <w:marLeft w:val="0"/>
                  <w:marRight w:val="0"/>
                  <w:marTop w:val="0"/>
                  <w:marBottom w:val="0"/>
                  <w:divBdr>
                    <w:top w:val="none" w:sz="0" w:space="0" w:color="auto"/>
                    <w:left w:val="none" w:sz="0" w:space="0" w:color="auto"/>
                    <w:bottom w:val="none" w:sz="0" w:space="0" w:color="auto"/>
                    <w:right w:val="none" w:sz="0" w:space="0" w:color="auto"/>
                  </w:divBdr>
                </w:div>
                <w:div w:id="1008026452">
                  <w:marLeft w:val="0"/>
                  <w:marRight w:val="0"/>
                  <w:marTop w:val="0"/>
                  <w:marBottom w:val="0"/>
                  <w:divBdr>
                    <w:top w:val="none" w:sz="0" w:space="0" w:color="auto"/>
                    <w:left w:val="none" w:sz="0" w:space="0" w:color="auto"/>
                    <w:bottom w:val="none" w:sz="0" w:space="0" w:color="auto"/>
                    <w:right w:val="none" w:sz="0" w:space="0" w:color="auto"/>
                  </w:divBdr>
                </w:div>
                <w:div w:id="1403142429">
                  <w:marLeft w:val="0"/>
                  <w:marRight w:val="0"/>
                  <w:marTop w:val="0"/>
                  <w:marBottom w:val="0"/>
                  <w:divBdr>
                    <w:top w:val="none" w:sz="0" w:space="0" w:color="auto"/>
                    <w:left w:val="none" w:sz="0" w:space="0" w:color="auto"/>
                    <w:bottom w:val="none" w:sz="0" w:space="0" w:color="auto"/>
                    <w:right w:val="none" w:sz="0" w:space="0" w:color="auto"/>
                  </w:divBdr>
                </w:div>
                <w:div w:id="1474831355">
                  <w:marLeft w:val="0"/>
                  <w:marRight w:val="0"/>
                  <w:marTop w:val="0"/>
                  <w:marBottom w:val="0"/>
                  <w:divBdr>
                    <w:top w:val="none" w:sz="0" w:space="0" w:color="auto"/>
                    <w:left w:val="none" w:sz="0" w:space="0" w:color="auto"/>
                    <w:bottom w:val="none" w:sz="0" w:space="0" w:color="auto"/>
                    <w:right w:val="none" w:sz="0" w:space="0" w:color="auto"/>
                  </w:divBdr>
                </w:div>
                <w:div w:id="1805200944">
                  <w:marLeft w:val="0"/>
                  <w:marRight w:val="0"/>
                  <w:marTop w:val="0"/>
                  <w:marBottom w:val="0"/>
                  <w:divBdr>
                    <w:top w:val="none" w:sz="0" w:space="0" w:color="auto"/>
                    <w:left w:val="none" w:sz="0" w:space="0" w:color="auto"/>
                    <w:bottom w:val="none" w:sz="0" w:space="0" w:color="auto"/>
                    <w:right w:val="none" w:sz="0" w:space="0" w:color="auto"/>
                  </w:divBdr>
                </w:div>
                <w:div w:id="2116441910">
                  <w:marLeft w:val="0"/>
                  <w:marRight w:val="0"/>
                  <w:marTop w:val="0"/>
                  <w:marBottom w:val="0"/>
                  <w:divBdr>
                    <w:top w:val="none" w:sz="0" w:space="0" w:color="auto"/>
                    <w:left w:val="none" w:sz="0" w:space="0" w:color="auto"/>
                    <w:bottom w:val="none" w:sz="0" w:space="0" w:color="auto"/>
                    <w:right w:val="none" w:sz="0" w:space="0" w:color="auto"/>
                  </w:divBdr>
                </w:div>
              </w:divsChild>
            </w:div>
            <w:div w:id="387847990">
              <w:marLeft w:val="0"/>
              <w:marRight w:val="0"/>
              <w:marTop w:val="0"/>
              <w:marBottom w:val="0"/>
              <w:divBdr>
                <w:top w:val="none" w:sz="0" w:space="0" w:color="auto"/>
                <w:left w:val="none" w:sz="0" w:space="0" w:color="auto"/>
                <w:bottom w:val="none" w:sz="0" w:space="0" w:color="auto"/>
                <w:right w:val="none" w:sz="0" w:space="0" w:color="auto"/>
              </w:divBdr>
            </w:div>
            <w:div w:id="388724947">
              <w:marLeft w:val="0"/>
              <w:marRight w:val="0"/>
              <w:marTop w:val="0"/>
              <w:marBottom w:val="0"/>
              <w:divBdr>
                <w:top w:val="none" w:sz="0" w:space="0" w:color="auto"/>
                <w:left w:val="none" w:sz="0" w:space="0" w:color="auto"/>
                <w:bottom w:val="none" w:sz="0" w:space="0" w:color="auto"/>
                <w:right w:val="none" w:sz="0" w:space="0" w:color="auto"/>
              </w:divBdr>
            </w:div>
            <w:div w:id="389235213">
              <w:marLeft w:val="0"/>
              <w:marRight w:val="0"/>
              <w:marTop w:val="0"/>
              <w:marBottom w:val="0"/>
              <w:divBdr>
                <w:top w:val="none" w:sz="0" w:space="0" w:color="auto"/>
                <w:left w:val="none" w:sz="0" w:space="0" w:color="auto"/>
                <w:bottom w:val="none" w:sz="0" w:space="0" w:color="auto"/>
                <w:right w:val="none" w:sz="0" w:space="0" w:color="auto"/>
              </w:divBdr>
            </w:div>
            <w:div w:id="389380547">
              <w:marLeft w:val="0"/>
              <w:marRight w:val="0"/>
              <w:marTop w:val="0"/>
              <w:marBottom w:val="0"/>
              <w:divBdr>
                <w:top w:val="none" w:sz="0" w:space="0" w:color="auto"/>
                <w:left w:val="none" w:sz="0" w:space="0" w:color="auto"/>
                <w:bottom w:val="none" w:sz="0" w:space="0" w:color="auto"/>
                <w:right w:val="none" w:sz="0" w:space="0" w:color="auto"/>
              </w:divBdr>
            </w:div>
            <w:div w:id="389691018">
              <w:marLeft w:val="0"/>
              <w:marRight w:val="0"/>
              <w:marTop w:val="0"/>
              <w:marBottom w:val="0"/>
              <w:divBdr>
                <w:top w:val="none" w:sz="0" w:space="0" w:color="auto"/>
                <w:left w:val="none" w:sz="0" w:space="0" w:color="auto"/>
                <w:bottom w:val="none" w:sz="0" w:space="0" w:color="auto"/>
                <w:right w:val="none" w:sz="0" w:space="0" w:color="auto"/>
              </w:divBdr>
            </w:div>
            <w:div w:id="390931746">
              <w:marLeft w:val="0"/>
              <w:marRight w:val="0"/>
              <w:marTop w:val="0"/>
              <w:marBottom w:val="0"/>
              <w:divBdr>
                <w:top w:val="none" w:sz="0" w:space="0" w:color="auto"/>
                <w:left w:val="none" w:sz="0" w:space="0" w:color="auto"/>
                <w:bottom w:val="none" w:sz="0" w:space="0" w:color="auto"/>
                <w:right w:val="none" w:sz="0" w:space="0" w:color="auto"/>
              </w:divBdr>
            </w:div>
            <w:div w:id="392385868">
              <w:marLeft w:val="0"/>
              <w:marRight w:val="0"/>
              <w:marTop w:val="0"/>
              <w:marBottom w:val="0"/>
              <w:divBdr>
                <w:top w:val="none" w:sz="0" w:space="0" w:color="auto"/>
                <w:left w:val="none" w:sz="0" w:space="0" w:color="auto"/>
                <w:bottom w:val="none" w:sz="0" w:space="0" w:color="auto"/>
                <w:right w:val="none" w:sz="0" w:space="0" w:color="auto"/>
              </w:divBdr>
            </w:div>
            <w:div w:id="393701374">
              <w:marLeft w:val="0"/>
              <w:marRight w:val="0"/>
              <w:marTop w:val="0"/>
              <w:marBottom w:val="0"/>
              <w:divBdr>
                <w:top w:val="none" w:sz="0" w:space="0" w:color="auto"/>
                <w:left w:val="none" w:sz="0" w:space="0" w:color="auto"/>
                <w:bottom w:val="none" w:sz="0" w:space="0" w:color="auto"/>
                <w:right w:val="none" w:sz="0" w:space="0" w:color="auto"/>
              </w:divBdr>
            </w:div>
            <w:div w:id="395513807">
              <w:marLeft w:val="0"/>
              <w:marRight w:val="0"/>
              <w:marTop w:val="0"/>
              <w:marBottom w:val="0"/>
              <w:divBdr>
                <w:top w:val="none" w:sz="0" w:space="0" w:color="auto"/>
                <w:left w:val="none" w:sz="0" w:space="0" w:color="auto"/>
                <w:bottom w:val="none" w:sz="0" w:space="0" w:color="auto"/>
                <w:right w:val="none" w:sz="0" w:space="0" w:color="auto"/>
              </w:divBdr>
            </w:div>
            <w:div w:id="398409503">
              <w:marLeft w:val="0"/>
              <w:marRight w:val="0"/>
              <w:marTop w:val="0"/>
              <w:marBottom w:val="0"/>
              <w:divBdr>
                <w:top w:val="none" w:sz="0" w:space="0" w:color="auto"/>
                <w:left w:val="none" w:sz="0" w:space="0" w:color="auto"/>
                <w:bottom w:val="none" w:sz="0" w:space="0" w:color="auto"/>
                <w:right w:val="none" w:sz="0" w:space="0" w:color="auto"/>
              </w:divBdr>
            </w:div>
            <w:div w:id="398554971">
              <w:marLeft w:val="0"/>
              <w:marRight w:val="0"/>
              <w:marTop w:val="0"/>
              <w:marBottom w:val="0"/>
              <w:divBdr>
                <w:top w:val="none" w:sz="0" w:space="0" w:color="auto"/>
                <w:left w:val="none" w:sz="0" w:space="0" w:color="auto"/>
                <w:bottom w:val="none" w:sz="0" w:space="0" w:color="auto"/>
                <w:right w:val="none" w:sz="0" w:space="0" w:color="auto"/>
              </w:divBdr>
            </w:div>
            <w:div w:id="399209124">
              <w:marLeft w:val="0"/>
              <w:marRight w:val="0"/>
              <w:marTop w:val="0"/>
              <w:marBottom w:val="0"/>
              <w:divBdr>
                <w:top w:val="none" w:sz="0" w:space="0" w:color="auto"/>
                <w:left w:val="none" w:sz="0" w:space="0" w:color="auto"/>
                <w:bottom w:val="none" w:sz="0" w:space="0" w:color="auto"/>
                <w:right w:val="none" w:sz="0" w:space="0" w:color="auto"/>
              </w:divBdr>
            </w:div>
            <w:div w:id="399670358">
              <w:marLeft w:val="0"/>
              <w:marRight w:val="0"/>
              <w:marTop w:val="0"/>
              <w:marBottom w:val="0"/>
              <w:divBdr>
                <w:top w:val="none" w:sz="0" w:space="0" w:color="auto"/>
                <w:left w:val="none" w:sz="0" w:space="0" w:color="auto"/>
                <w:bottom w:val="none" w:sz="0" w:space="0" w:color="auto"/>
                <w:right w:val="none" w:sz="0" w:space="0" w:color="auto"/>
              </w:divBdr>
            </w:div>
            <w:div w:id="401408518">
              <w:marLeft w:val="0"/>
              <w:marRight w:val="0"/>
              <w:marTop w:val="0"/>
              <w:marBottom w:val="0"/>
              <w:divBdr>
                <w:top w:val="none" w:sz="0" w:space="0" w:color="auto"/>
                <w:left w:val="none" w:sz="0" w:space="0" w:color="auto"/>
                <w:bottom w:val="none" w:sz="0" w:space="0" w:color="auto"/>
                <w:right w:val="none" w:sz="0" w:space="0" w:color="auto"/>
              </w:divBdr>
            </w:div>
            <w:div w:id="402263871">
              <w:marLeft w:val="0"/>
              <w:marRight w:val="0"/>
              <w:marTop w:val="0"/>
              <w:marBottom w:val="0"/>
              <w:divBdr>
                <w:top w:val="none" w:sz="0" w:space="0" w:color="auto"/>
                <w:left w:val="none" w:sz="0" w:space="0" w:color="auto"/>
                <w:bottom w:val="none" w:sz="0" w:space="0" w:color="auto"/>
                <w:right w:val="none" w:sz="0" w:space="0" w:color="auto"/>
              </w:divBdr>
            </w:div>
            <w:div w:id="402334416">
              <w:marLeft w:val="0"/>
              <w:marRight w:val="0"/>
              <w:marTop w:val="0"/>
              <w:marBottom w:val="0"/>
              <w:divBdr>
                <w:top w:val="none" w:sz="0" w:space="0" w:color="auto"/>
                <w:left w:val="none" w:sz="0" w:space="0" w:color="auto"/>
                <w:bottom w:val="none" w:sz="0" w:space="0" w:color="auto"/>
                <w:right w:val="none" w:sz="0" w:space="0" w:color="auto"/>
              </w:divBdr>
            </w:div>
            <w:div w:id="403341158">
              <w:marLeft w:val="0"/>
              <w:marRight w:val="0"/>
              <w:marTop w:val="0"/>
              <w:marBottom w:val="0"/>
              <w:divBdr>
                <w:top w:val="none" w:sz="0" w:space="0" w:color="auto"/>
                <w:left w:val="none" w:sz="0" w:space="0" w:color="auto"/>
                <w:bottom w:val="none" w:sz="0" w:space="0" w:color="auto"/>
                <w:right w:val="none" w:sz="0" w:space="0" w:color="auto"/>
              </w:divBdr>
            </w:div>
            <w:div w:id="403837815">
              <w:marLeft w:val="0"/>
              <w:marRight w:val="0"/>
              <w:marTop w:val="0"/>
              <w:marBottom w:val="0"/>
              <w:divBdr>
                <w:top w:val="none" w:sz="0" w:space="0" w:color="auto"/>
                <w:left w:val="none" w:sz="0" w:space="0" w:color="auto"/>
                <w:bottom w:val="none" w:sz="0" w:space="0" w:color="auto"/>
                <w:right w:val="none" w:sz="0" w:space="0" w:color="auto"/>
              </w:divBdr>
            </w:div>
            <w:div w:id="404379802">
              <w:marLeft w:val="0"/>
              <w:marRight w:val="0"/>
              <w:marTop w:val="0"/>
              <w:marBottom w:val="0"/>
              <w:divBdr>
                <w:top w:val="none" w:sz="0" w:space="0" w:color="auto"/>
                <w:left w:val="none" w:sz="0" w:space="0" w:color="auto"/>
                <w:bottom w:val="none" w:sz="0" w:space="0" w:color="auto"/>
                <w:right w:val="none" w:sz="0" w:space="0" w:color="auto"/>
              </w:divBdr>
            </w:div>
            <w:div w:id="404883320">
              <w:marLeft w:val="0"/>
              <w:marRight w:val="0"/>
              <w:marTop w:val="0"/>
              <w:marBottom w:val="0"/>
              <w:divBdr>
                <w:top w:val="none" w:sz="0" w:space="0" w:color="auto"/>
                <w:left w:val="none" w:sz="0" w:space="0" w:color="auto"/>
                <w:bottom w:val="none" w:sz="0" w:space="0" w:color="auto"/>
                <w:right w:val="none" w:sz="0" w:space="0" w:color="auto"/>
              </w:divBdr>
            </w:div>
            <w:div w:id="407070853">
              <w:marLeft w:val="0"/>
              <w:marRight w:val="0"/>
              <w:marTop w:val="0"/>
              <w:marBottom w:val="0"/>
              <w:divBdr>
                <w:top w:val="none" w:sz="0" w:space="0" w:color="auto"/>
                <w:left w:val="none" w:sz="0" w:space="0" w:color="auto"/>
                <w:bottom w:val="none" w:sz="0" w:space="0" w:color="auto"/>
                <w:right w:val="none" w:sz="0" w:space="0" w:color="auto"/>
              </w:divBdr>
            </w:div>
            <w:div w:id="409818624">
              <w:marLeft w:val="0"/>
              <w:marRight w:val="0"/>
              <w:marTop w:val="0"/>
              <w:marBottom w:val="0"/>
              <w:divBdr>
                <w:top w:val="none" w:sz="0" w:space="0" w:color="auto"/>
                <w:left w:val="none" w:sz="0" w:space="0" w:color="auto"/>
                <w:bottom w:val="none" w:sz="0" w:space="0" w:color="auto"/>
                <w:right w:val="none" w:sz="0" w:space="0" w:color="auto"/>
              </w:divBdr>
            </w:div>
            <w:div w:id="410271785">
              <w:marLeft w:val="0"/>
              <w:marRight w:val="0"/>
              <w:marTop w:val="0"/>
              <w:marBottom w:val="0"/>
              <w:divBdr>
                <w:top w:val="none" w:sz="0" w:space="0" w:color="auto"/>
                <w:left w:val="none" w:sz="0" w:space="0" w:color="auto"/>
                <w:bottom w:val="none" w:sz="0" w:space="0" w:color="auto"/>
                <w:right w:val="none" w:sz="0" w:space="0" w:color="auto"/>
              </w:divBdr>
            </w:div>
            <w:div w:id="410348059">
              <w:marLeft w:val="0"/>
              <w:marRight w:val="0"/>
              <w:marTop w:val="0"/>
              <w:marBottom w:val="0"/>
              <w:divBdr>
                <w:top w:val="none" w:sz="0" w:space="0" w:color="auto"/>
                <w:left w:val="none" w:sz="0" w:space="0" w:color="auto"/>
                <w:bottom w:val="none" w:sz="0" w:space="0" w:color="auto"/>
                <w:right w:val="none" w:sz="0" w:space="0" w:color="auto"/>
              </w:divBdr>
            </w:div>
            <w:div w:id="410393055">
              <w:marLeft w:val="0"/>
              <w:marRight w:val="0"/>
              <w:marTop w:val="0"/>
              <w:marBottom w:val="0"/>
              <w:divBdr>
                <w:top w:val="none" w:sz="0" w:space="0" w:color="auto"/>
                <w:left w:val="none" w:sz="0" w:space="0" w:color="auto"/>
                <w:bottom w:val="none" w:sz="0" w:space="0" w:color="auto"/>
                <w:right w:val="none" w:sz="0" w:space="0" w:color="auto"/>
              </w:divBdr>
            </w:div>
            <w:div w:id="413018348">
              <w:marLeft w:val="0"/>
              <w:marRight w:val="0"/>
              <w:marTop w:val="0"/>
              <w:marBottom w:val="0"/>
              <w:divBdr>
                <w:top w:val="none" w:sz="0" w:space="0" w:color="auto"/>
                <w:left w:val="none" w:sz="0" w:space="0" w:color="auto"/>
                <w:bottom w:val="none" w:sz="0" w:space="0" w:color="auto"/>
                <w:right w:val="none" w:sz="0" w:space="0" w:color="auto"/>
              </w:divBdr>
            </w:div>
            <w:div w:id="414328865">
              <w:marLeft w:val="0"/>
              <w:marRight w:val="0"/>
              <w:marTop w:val="0"/>
              <w:marBottom w:val="0"/>
              <w:divBdr>
                <w:top w:val="none" w:sz="0" w:space="0" w:color="auto"/>
                <w:left w:val="none" w:sz="0" w:space="0" w:color="auto"/>
                <w:bottom w:val="none" w:sz="0" w:space="0" w:color="auto"/>
                <w:right w:val="none" w:sz="0" w:space="0" w:color="auto"/>
              </w:divBdr>
            </w:div>
            <w:div w:id="415252694">
              <w:marLeft w:val="0"/>
              <w:marRight w:val="0"/>
              <w:marTop w:val="0"/>
              <w:marBottom w:val="0"/>
              <w:divBdr>
                <w:top w:val="none" w:sz="0" w:space="0" w:color="auto"/>
                <w:left w:val="none" w:sz="0" w:space="0" w:color="auto"/>
                <w:bottom w:val="none" w:sz="0" w:space="0" w:color="auto"/>
                <w:right w:val="none" w:sz="0" w:space="0" w:color="auto"/>
              </w:divBdr>
            </w:div>
            <w:div w:id="415828694">
              <w:marLeft w:val="0"/>
              <w:marRight w:val="0"/>
              <w:marTop w:val="0"/>
              <w:marBottom w:val="0"/>
              <w:divBdr>
                <w:top w:val="none" w:sz="0" w:space="0" w:color="auto"/>
                <w:left w:val="none" w:sz="0" w:space="0" w:color="auto"/>
                <w:bottom w:val="none" w:sz="0" w:space="0" w:color="auto"/>
                <w:right w:val="none" w:sz="0" w:space="0" w:color="auto"/>
              </w:divBdr>
            </w:div>
            <w:div w:id="417990601">
              <w:marLeft w:val="0"/>
              <w:marRight w:val="0"/>
              <w:marTop w:val="0"/>
              <w:marBottom w:val="0"/>
              <w:divBdr>
                <w:top w:val="none" w:sz="0" w:space="0" w:color="auto"/>
                <w:left w:val="none" w:sz="0" w:space="0" w:color="auto"/>
                <w:bottom w:val="none" w:sz="0" w:space="0" w:color="auto"/>
                <w:right w:val="none" w:sz="0" w:space="0" w:color="auto"/>
              </w:divBdr>
            </w:div>
            <w:div w:id="421224127">
              <w:marLeft w:val="0"/>
              <w:marRight w:val="0"/>
              <w:marTop w:val="0"/>
              <w:marBottom w:val="0"/>
              <w:divBdr>
                <w:top w:val="none" w:sz="0" w:space="0" w:color="auto"/>
                <w:left w:val="none" w:sz="0" w:space="0" w:color="auto"/>
                <w:bottom w:val="none" w:sz="0" w:space="0" w:color="auto"/>
                <w:right w:val="none" w:sz="0" w:space="0" w:color="auto"/>
              </w:divBdr>
            </w:div>
            <w:div w:id="423575293">
              <w:marLeft w:val="0"/>
              <w:marRight w:val="0"/>
              <w:marTop w:val="0"/>
              <w:marBottom w:val="0"/>
              <w:divBdr>
                <w:top w:val="none" w:sz="0" w:space="0" w:color="auto"/>
                <w:left w:val="none" w:sz="0" w:space="0" w:color="auto"/>
                <w:bottom w:val="none" w:sz="0" w:space="0" w:color="auto"/>
                <w:right w:val="none" w:sz="0" w:space="0" w:color="auto"/>
              </w:divBdr>
            </w:div>
            <w:div w:id="424495755">
              <w:marLeft w:val="0"/>
              <w:marRight w:val="0"/>
              <w:marTop w:val="0"/>
              <w:marBottom w:val="0"/>
              <w:divBdr>
                <w:top w:val="none" w:sz="0" w:space="0" w:color="auto"/>
                <w:left w:val="none" w:sz="0" w:space="0" w:color="auto"/>
                <w:bottom w:val="none" w:sz="0" w:space="0" w:color="auto"/>
                <w:right w:val="none" w:sz="0" w:space="0" w:color="auto"/>
              </w:divBdr>
            </w:div>
            <w:div w:id="426121337">
              <w:marLeft w:val="0"/>
              <w:marRight w:val="0"/>
              <w:marTop w:val="0"/>
              <w:marBottom w:val="0"/>
              <w:divBdr>
                <w:top w:val="none" w:sz="0" w:space="0" w:color="auto"/>
                <w:left w:val="none" w:sz="0" w:space="0" w:color="auto"/>
                <w:bottom w:val="none" w:sz="0" w:space="0" w:color="auto"/>
                <w:right w:val="none" w:sz="0" w:space="0" w:color="auto"/>
              </w:divBdr>
            </w:div>
            <w:div w:id="426997190">
              <w:marLeft w:val="0"/>
              <w:marRight w:val="0"/>
              <w:marTop w:val="0"/>
              <w:marBottom w:val="0"/>
              <w:divBdr>
                <w:top w:val="none" w:sz="0" w:space="0" w:color="auto"/>
                <w:left w:val="none" w:sz="0" w:space="0" w:color="auto"/>
                <w:bottom w:val="none" w:sz="0" w:space="0" w:color="auto"/>
                <w:right w:val="none" w:sz="0" w:space="0" w:color="auto"/>
              </w:divBdr>
            </w:div>
            <w:div w:id="427578147">
              <w:marLeft w:val="0"/>
              <w:marRight w:val="0"/>
              <w:marTop w:val="0"/>
              <w:marBottom w:val="0"/>
              <w:divBdr>
                <w:top w:val="none" w:sz="0" w:space="0" w:color="auto"/>
                <w:left w:val="none" w:sz="0" w:space="0" w:color="auto"/>
                <w:bottom w:val="none" w:sz="0" w:space="0" w:color="auto"/>
                <w:right w:val="none" w:sz="0" w:space="0" w:color="auto"/>
              </w:divBdr>
            </w:div>
            <w:div w:id="428090001">
              <w:marLeft w:val="0"/>
              <w:marRight w:val="0"/>
              <w:marTop w:val="0"/>
              <w:marBottom w:val="0"/>
              <w:divBdr>
                <w:top w:val="none" w:sz="0" w:space="0" w:color="auto"/>
                <w:left w:val="none" w:sz="0" w:space="0" w:color="auto"/>
                <w:bottom w:val="none" w:sz="0" w:space="0" w:color="auto"/>
                <w:right w:val="none" w:sz="0" w:space="0" w:color="auto"/>
              </w:divBdr>
            </w:div>
            <w:div w:id="429618210">
              <w:marLeft w:val="0"/>
              <w:marRight w:val="0"/>
              <w:marTop w:val="0"/>
              <w:marBottom w:val="0"/>
              <w:divBdr>
                <w:top w:val="none" w:sz="0" w:space="0" w:color="auto"/>
                <w:left w:val="none" w:sz="0" w:space="0" w:color="auto"/>
                <w:bottom w:val="none" w:sz="0" w:space="0" w:color="auto"/>
                <w:right w:val="none" w:sz="0" w:space="0" w:color="auto"/>
              </w:divBdr>
            </w:div>
            <w:div w:id="434178626">
              <w:marLeft w:val="0"/>
              <w:marRight w:val="0"/>
              <w:marTop w:val="0"/>
              <w:marBottom w:val="0"/>
              <w:divBdr>
                <w:top w:val="none" w:sz="0" w:space="0" w:color="auto"/>
                <w:left w:val="none" w:sz="0" w:space="0" w:color="auto"/>
                <w:bottom w:val="none" w:sz="0" w:space="0" w:color="auto"/>
                <w:right w:val="none" w:sz="0" w:space="0" w:color="auto"/>
              </w:divBdr>
            </w:div>
            <w:div w:id="438109561">
              <w:marLeft w:val="0"/>
              <w:marRight w:val="0"/>
              <w:marTop w:val="0"/>
              <w:marBottom w:val="0"/>
              <w:divBdr>
                <w:top w:val="none" w:sz="0" w:space="0" w:color="auto"/>
                <w:left w:val="none" w:sz="0" w:space="0" w:color="auto"/>
                <w:bottom w:val="none" w:sz="0" w:space="0" w:color="auto"/>
                <w:right w:val="none" w:sz="0" w:space="0" w:color="auto"/>
              </w:divBdr>
            </w:div>
            <w:div w:id="438566991">
              <w:marLeft w:val="0"/>
              <w:marRight w:val="0"/>
              <w:marTop w:val="0"/>
              <w:marBottom w:val="0"/>
              <w:divBdr>
                <w:top w:val="none" w:sz="0" w:space="0" w:color="auto"/>
                <w:left w:val="none" w:sz="0" w:space="0" w:color="auto"/>
                <w:bottom w:val="none" w:sz="0" w:space="0" w:color="auto"/>
                <w:right w:val="none" w:sz="0" w:space="0" w:color="auto"/>
              </w:divBdr>
            </w:div>
            <w:div w:id="438839057">
              <w:marLeft w:val="0"/>
              <w:marRight w:val="0"/>
              <w:marTop w:val="0"/>
              <w:marBottom w:val="0"/>
              <w:divBdr>
                <w:top w:val="none" w:sz="0" w:space="0" w:color="auto"/>
                <w:left w:val="none" w:sz="0" w:space="0" w:color="auto"/>
                <w:bottom w:val="none" w:sz="0" w:space="0" w:color="auto"/>
                <w:right w:val="none" w:sz="0" w:space="0" w:color="auto"/>
              </w:divBdr>
            </w:div>
            <w:div w:id="445386868">
              <w:marLeft w:val="0"/>
              <w:marRight w:val="0"/>
              <w:marTop w:val="0"/>
              <w:marBottom w:val="0"/>
              <w:divBdr>
                <w:top w:val="none" w:sz="0" w:space="0" w:color="auto"/>
                <w:left w:val="none" w:sz="0" w:space="0" w:color="auto"/>
                <w:bottom w:val="none" w:sz="0" w:space="0" w:color="auto"/>
                <w:right w:val="none" w:sz="0" w:space="0" w:color="auto"/>
              </w:divBdr>
            </w:div>
            <w:div w:id="446311570">
              <w:marLeft w:val="0"/>
              <w:marRight w:val="0"/>
              <w:marTop w:val="0"/>
              <w:marBottom w:val="0"/>
              <w:divBdr>
                <w:top w:val="none" w:sz="0" w:space="0" w:color="auto"/>
                <w:left w:val="none" w:sz="0" w:space="0" w:color="auto"/>
                <w:bottom w:val="none" w:sz="0" w:space="0" w:color="auto"/>
                <w:right w:val="none" w:sz="0" w:space="0" w:color="auto"/>
              </w:divBdr>
            </w:div>
            <w:div w:id="447698136">
              <w:marLeft w:val="0"/>
              <w:marRight w:val="0"/>
              <w:marTop w:val="0"/>
              <w:marBottom w:val="0"/>
              <w:divBdr>
                <w:top w:val="none" w:sz="0" w:space="0" w:color="auto"/>
                <w:left w:val="none" w:sz="0" w:space="0" w:color="auto"/>
                <w:bottom w:val="none" w:sz="0" w:space="0" w:color="auto"/>
                <w:right w:val="none" w:sz="0" w:space="0" w:color="auto"/>
              </w:divBdr>
            </w:div>
            <w:div w:id="448814768">
              <w:marLeft w:val="0"/>
              <w:marRight w:val="0"/>
              <w:marTop w:val="0"/>
              <w:marBottom w:val="0"/>
              <w:divBdr>
                <w:top w:val="none" w:sz="0" w:space="0" w:color="auto"/>
                <w:left w:val="none" w:sz="0" w:space="0" w:color="auto"/>
                <w:bottom w:val="none" w:sz="0" w:space="0" w:color="auto"/>
                <w:right w:val="none" w:sz="0" w:space="0" w:color="auto"/>
              </w:divBdr>
            </w:div>
            <w:div w:id="449864047">
              <w:marLeft w:val="0"/>
              <w:marRight w:val="0"/>
              <w:marTop w:val="0"/>
              <w:marBottom w:val="0"/>
              <w:divBdr>
                <w:top w:val="none" w:sz="0" w:space="0" w:color="auto"/>
                <w:left w:val="none" w:sz="0" w:space="0" w:color="auto"/>
                <w:bottom w:val="none" w:sz="0" w:space="0" w:color="auto"/>
                <w:right w:val="none" w:sz="0" w:space="0" w:color="auto"/>
              </w:divBdr>
            </w:div>
            <w:div w:id="450249143">
              <w:marLeft w:val="0"/>
              <w:marRight w:val="0"/>
              <w:marTop w:val="0"/>
              <w:marBottom w:val="0"/>
              <w:divBdr>
                <w:top w:val="none" w:sz="0" w:space="0" w:color="auto"/>
                <w:left w:val="none" w:sz="0" w:space="0" w:color="auto"/>
                <w:bottom w:val="none" w:sz="0" w:space="0" w:color="auto"/>
                <w:right w:val="none" w:sz="0" w:space="0" w:color="auto"/>
              </w:divBdr>
            </w:div>
            <w:div w:id="451023943">
              <w:marLeft w:val="0"/>
              <w:marRight w:val="0"/>
              <w:marTop w:val="0"/>
              <w:marBottom w:val="0"/>
              <w:divBdr>
                <w:top w:val="none" w:sz="0" w:space="0" w:color="auto"/>
                <w:left w:val="none" w:sz="0" w:space="0" w:color="auto"/>
                <w:bottom w:val="none" w:sz="0" w:space="0" w:color="auto"/>
                <w:right w:val="none" w:sz="0" w:space="0" w:color="auto"/>
              </w:divBdr>
            </w:div>
            <w:div w:id="452947517">
              <w:marLeft w:val="0"/>
              <w:marRight w:val="0"/>
              <w:marTop w:val="0"/>
              <w:marBottom w:val="0"/>
              <w:divBdr>
                <w:top w:val="none" w:sz="0" w:space="0" w:color="auto"/>
                <w:left w:val="none" w:sz="0" w:space="0" w:color="auto"/>
                <w:bottom w:val="none" w:sz="0" w:space="0" w:color="auto"/>
                <w:right w:val="none" w:sz="0" w:space="0" w:color="auto"/>
              </w:divBdr>
            </w:div>
            <w:div w:id="454443675">
              <w:marLeft w:val="0"/>
              <w:marRight w:val="0"/>
              <w:marTop w:val="0"/>
              <w:marBottom w:val="0"/>
              <w:divBdr>
                <w:top w:val="none" w:sz="0" w:space="0" w:color="auto"/>
                <w:left w:val="none" w:sz="0" w:space="0" w:color="auto"/>
                <w:bottom w:val="none" w:sz="0" w:space="0" w:color="auto"/>
                <w:right w:val="none" w:sz="0" w:space="0" w:color="auto"/>
              </w:divBdr>
            </w:div>
            <w:div w:id="454836632">
              <w:marLeft w:val="0"/>
              <w:marRight w:val="0"/>
              <w:marTop w:val="0"/>
              <w:marBottom w:val="0"/>
              <w:divBdr>
                <w:top w:val="none" w:sz="0" w:space="0" w:color="auto"/>
                <w:left w:val="none" w:sz="0" w:space="0" w:color="auto"/>
                <w:bottom w:val="none" w:sz="0" w:space="0" w:color="auto"/>
                <w:right w:val="none" w:sz="0" w:space="0" w:color="auto"/>
              </w:divBdr>
            </w:div>
            <w:div w:id="457065416">
              <w:marLeft w:val="0"/>
              <w:marRight w:val="0"/>
              <w:marTop w:val="0"/>
              <w:marBottom w:val="0"/>
              <w:divBdr>
                <w:top w:val="none" w:sz="0" w:space="0" w:color="auto"/>
                <w:left w:val="none" w:sz="0" w:space="0" w:color="auto"/>
                <w:bottom w:val="none" w:sz="0" w:space="0" w:color="auto"/>
                <w:right w:val="none" w:sz="0" w:space="0" w:color="auto"/>
              </w:divBdr>
            </w:div>
            <w:div w:id="461119126">
              <w:marLeft w:val="0"/>
              <w:marRight w:val="0"/>
              <w:marTop w:val="0"/>
              <w:marBottom w:val="0"/>
              <w:divBdr>
                <w:top w:val="none" w:sz="0" w:space="0" w:color="auto"/>
                <w:left w:val="none" w:sz="0" w:space="0" w:color="auto"/>
                <w:bottom w:val="none" w:sz="0" w:space="0" w:color="auto"/>
                <w:right w:val="none" w:sz="0" w:space="0" w:color="auto"/>
              </w:divBdr>
            </w:div>
            <w:div w:id="461732491">
              <w:marLeft w:val="0"/>
              <w:marRight w:val="0"/>
              <w:marTop w:val="0"/>
              <w:marBottom w:val="0"/>
              <w:divBdr>
                <w:top w:val="none" w:sz="0" w:space="0" w:color="auto"/>
                <w:left w:val="none" w:sz="0" w:space="0" w:color="auto"/>
                <w:bottom w:val="none" w:sz="0" w:space="0" w:color="auto"/>
                <w:right w:val="none" w:sz="0" w:space="0" w:color="auto"/>
              </w:divBdr>
            </w:div>
            <w:div w:id="462238998">
              <w:marLeft w:val="0"/>
              <w:marRight w:val="0"/>
              <w:marTop w:val="0"/>
              <w:marBottom w:val="0"/>
              <w:divBdr>
                <w:top w:val="none" w:sz="0" w:space="0" w:color="auto"/>
                <w:left w:val="none" w:sz="0" w:space="0" w:color="auto"/>
                <w:bottom w:val="none" w:sz="0" w:space="0" w:color="auto"/>
                <w:right w:val="none" w:sz="0" w:space="0" w:color="auto"/>
              </w:divBdr>
            </w:div>
            <w:div w:id="462847598">
              <w:marLeft w:val="0"/>
              <w:marRight w:val="0"/>
              <w:marTop w:val="0"/>
              <w:marBottom w:val="0"/>
              <w:divBdr>
                <w:top w:val="none" w:sz="0" w:space="0" w:color="auto"/>
                <w:left w:val="none" w:sz="0" w:space="0" w:color="auto"/>
                <w:bottom w:val="none" w:sz="0" w:space="0" w:color="auto"/>
                <w:right w:val="none" w:sz="0" w:space="0" w:color="auto"/>
              </w:divBdr>
            </w:div>
            <w:div w:id="464855383">
              <w:marLeft w:val="0"/>
              <w:marRight w:val="0"/>
              <w:marTop w:val="0"/>
              <w:marBottom w:val="0"/>
              <w:divBdr>
                <w:top w:val="none" w:sz="0" w:space="0" w:color="auto"/>
                <w:left w:val="none" w:sz="0" w:space="0" w:color="auto"/>
                <w:bottom w:val="none" w:sz="0" w:space="0" w:color="auto"/>
                <w:right w:val="none" w:sz="0" w:space="0" w:color="auto"/>
              </w:divBdr>
            </w:div>
            <w:div w:id="466970300">
              <w:marLeft w:val="0"/>
              <w:marRight w:val="0"/>
              <w:marTop w:val="0"/>
              <w:marBottom w:val="0"/>
              <w:divBdr>
                <w:top w:val="none" w:sz="0" w:space="0" w:color="auto"/>
                <w:left w:val="none" w:sz="0" w:space="0" w:color="auto"/>
                <w:bottom w:val="none" w:sz="0" w:space="0" w:color="auto"/>
                <w:right w:val="none" w:sz="0" w:space="0" w:color="auto"/>
              </w:divBdr>
            </w:div>
            <w:div w:id="467433547">
              <w:marLeft w:val="0"/>
              <w:marRight w:val="0"/>
              <w:marTop w:val="0"/>
              <w:marBottom w:val="0"/>
              <w:divBdr>
                <w:top w:val="none" w:sz="0" w:space="0" w:color="auto"/>
                <w:left w:val="none" w:sz="0" w:space="0" w:color="auto"/>
                <w:bottom w:val="none" w:sz="0" w:space="0" w:color="auto"/>
                <w:right w:val="none" w:sz="0" w:space="0" w:color="auto"/>
              </w:divBdr>
            </w:div>
            <w:div w:id="468280639">
              <w:marLeft w:val="0"/>
              <w:marRight w:val="0"/>
              <w:marTop w:val="0"/>
              <w:marBottom w:val="0"/>
              <w:divBdr>
                <w:top w:val="none" w:sz="0" w:space="0" w:color="auto"/>
                <w:left w:val="none" w:sz="0" w:space="0" w:color="auto"/>
                <w:bottom w:val="none" w:sz="0" w:space="0" w:color="auto"/>
                <w:right w:val="none" w:sz="0" w:space="0" w:color="auto"/>
              </w:divBdr>
            </w:div>
            <w:div w:id="468592535">
              <w:marLeft w:val="0"/>
              <w:marRight w:val="0"/>
              <w:marTop w:val="0"/>
              <w:marBottom w:val="0"/>
              <w:divBdr>
                <w:top w:val="none" w:sz="0" w:space="0" w:color="auto"/>
                <w:left w:val="none" w:sz="0" w:space="0" w:color="auto"/>
                <w:bottom w:val="none" w:sz="0" w:space="0" w:color="auto"/>
                <w:right w:val="none" w:sz="0" w:space="0" w:color="auto"/>
              </w:divBdr>
            </w:div>
            <w:div w:id="469631689">
              <w:marLeft w:val="0"/>
              <w:marRight w:val="0"/>
              <w:marTop w:val="0"/>
              <w:marBottom w:val="0"/>
              <w:divBdr>
                <w:top w:val="none" w:sz="0" w:space="0" w:color="auto"/>
                <w:left w:val="none" w:sz="0" w:space="0" w:color="auto"/>
                <w:bottom w:val="none" w:sz="0" w:space="0" w:color="auto"/>
                <w:right w:val="none" w:sz="0" w:space="0" w:color="auto"/>
              </w:divBdr>
            </w:div>
            <w:div w:id="471753242">
              <w:marLeft w:val="0"/>
              <w:marRight w:val="0"/>
              <w:marTop w:val="0"/>
              <w:marBottom w:val="0"/>
              <w:divBdr>
                <w:top w:val="none" w:sz="0" w:space="0" w:color="auto"/>
                <w:left w:val="none" w:sz="0" w:space="0" w:color="auto"/>
                <w:bottom w:val="none" w:sz="0" w:space="0" w:color="auto"/>
                <w:right w:val="none" w:sz="0" w:space="0" w:color="auto"/>
              </w:divBdr>
            </w:div>
            <w:div w:id="472601896">
              <w:marLeft w:val="0"/>
              <w:marRight w:val="0"/>
              <w:marTop w:val="0"/>
              <w:marBottom w:val="0"/>
              <w:divBdr>
                <w:top w:val="none" w:sz="0" w:space="0" w:color="auto"/>
                <w:left w:val="none" w:sz="0" w:space="0" w:color="auto"/>
                <w:bottom w:val="none" w:sz="0" w:space="0" w:color="auto"/>
                <w:right w:val="none" w:sz="0" w:space="0" w:color="auto"/>
              </w:divBdr>
            </w:div>
            <w:div w:id="472602413">
              <w:marLeft w:val="0"/>
              <w:marRight w:val="0"/>
              <w:marTop w:val="0"/>
              <w:marBottom w:val="0"/>
              <w:divBdr>
                <w:top w:val="none" w:sz="0" w:space="0" w:color="auto"/>
                <w:left w:val="none" w:sz="0" w:space="0" w:color="auto"/>
                <w:bottom w:val="none" w:sz="0" w:space="0" w:color="auto"/>
                <w:right w:val="none" w:sz="0" w:space="0" w:color="auto"/>
              </w:divBdr>
            </w:div>
            <w:div w:id="474492256">
              <w:marLeft w:val="0"/>
              <w:marRight w:val="0"/>
              <w:marTop w:val="0"/>
              <w:marBottom w:val="0"/>
              <w:divBdr>
                <w:top w:val="none" w:sz="0" w:space="0" w:color="auto"/>
                <w:left w:val="none" w:sz="0" w:space="0" w:color="auto"/>
                <w:bottom w:val="none" w:sz="0" w:space="0" w:color="auto"/>
                <w:right w:val="none" w:sz="0" w:space="0" w:color="auto"/>
              </w:divBdr>
            </w:div>
            <w:div w:id="474878056">
              <w:marLeft w:val="0"/>
              <w:marRight w:val="0"/>
              <w:marTop w:val="0"/>
              <w:marBottom w:val="0"/>
              <w:divBdr>
                <w:top w:val="none" w:sz="0" w:space="0" w:color="auto"/>
                <w:left w:val="none" w:sz="0" w:space="0" w:color="auto"/>
                <w:bottom w:val="none" w:sz="0" w:space="0" w:color="auto"/>
                <w:right w:val="none" w:sz="0" w:space="0" w:color="auto"/>
              </w:divBdr>
            </w:div>
            <w:div w:id="475027417">
              <w:marLeft w:val="0"/>
              <w:marRight w:val="0"/>
              <w:marTop w:val="0"/>
              <w:marBottom w:val="0"/>
              <w:divBdr>
                <w:top w:val="none" w:sz="0" w:space="0" w:color="auto"/>
                <w:left w:val="none" w:sz="0" w:space="0" w:color="auto"/>
                <w:bottom w:val="none" w:sz="0" w:space="0" w:color="auto"/>
                <w:right w:val="none" w:sz="0" w:space="0" w:color="auto"/>
              </w:divBdr>
            </w:div>
            <w:div w:id="475032712">
              <w:marLeft w:val="0"/>
              <w:marRight w:val="0"/>
              <w:marTop w:val="0"/>
              <w:marBottom w:val="0"/>
              <w:divBdr>
                <w:top w:val="none" w:sz="0" w:space="0" w:color="auto"/>
                <w:left w:val="none" w:sz="0" w:space="0" w:color="auto"/>
                <w:bottom w:val="none" w:sz="0" w:space="0" w:color="auto"/>
                <w:right w:val="none" w:sz="0" w:space="0" w:color="auto"/>
              </w:divBdr>
            </w:div>
            <w:div w:id="475225291">
              <w:marLeft w:val="0"/>
              <w:marRight w:val="0"/>
              <w:marTop w:val="0"/>
              <w:marBottom w:val="0"/>
              <w:divBdr>
                <w:top w:val="none" w:sz="0" w:space="0" w:color="auto"/>
                <w:left w:val="none" w:sz="0" w:space="0" w:color="auto"/>
                <w:bottom w:val="none" w:sz="0" w:space="0" w:color="auto"/>
                <w:right w:val="none" w:sz="0" w:space="0" w:color="auto"/>
              </w:divBdr>
            </w:div>
            <w:div w:id="476068487">
              <w:marLeft w:val="0"/>
              <w:marRight w:val="0"/>
              <w:marTop w:val="0"/>
              <w:marBottom w:val="0"/>
              <w:divBdr>
                <w:top w:val="none" w:sz="0" w:space="0" w:color="auto"/>
                <w:left w:val="none" w:sz="0" w:space="0" w:color="auto"/>
                <w:bottom w:val="none" w:sz="0" w:space="0" w:color="auto"/>
                <w:right w:val="none" w:sz="0" w:space="0" w:color="auto"/>
              </w:divBdr>
            </w:div>
            <w:div w:id="476608042">
              <w:marLeft w:val="0"/>
              <w:marRight w:val="0"/>
              <w:marTop w:val="0"/>
              <w:marBottom w:val="0"/>
              <w:divBdr>
                <w:top w:val="none" w:sz="0" w:space="0" w:color="auto"/>
                <w:left w:val="none" w:sz="0" w:space="0" w:color="auto"/>
                <w:bottom w:val="none" w:sz="0" w:space="0" w:color="auto"/>
                <w:right w:val="none" w:sz="0" w:space="0" w:color="auto"/>
              </w:divBdr>
            </w:div>
            <w:div w:id="477500367">
              <w:marLeft w:val="0"/>
              <w:marRight w:val="0"/>
              <w:marTop w:val="0"/>
              <w:marBottom w:val="0"/>
              <w:divBdr>
                <w:top w:val="none" w:sz="0" w:space="0" w:color="auto"/>
                <w:left w:val="none" w:sz="0" w:space="0" w:color="auto"/>
                <w:bottom w:val="none" w:sz="0" w:space="0" w:color="auto"/>
                <w:right w:val="none" w:sz="0" w:space="0" w:color="auto"/>
              </w:divBdr>
            </w:div>
            <w:div w:id="478153283">
              <w:marLeft w:val="0"/>
              <w:marRight w:val="0"/>
              <w:marTop w:val="0"/>
              <w:marBottom w:val="0"/>
              <w:divBdr>
                <w:top w:val="none" w:sz="0" w:space="0" w:color="auto"/>
                <w:left w:val="none" w:sz="0" w:space="0" w:color="auto"/>
                <w:bottom w:val="none" w:sz="0" w:space="0" w:color="auto"/>
                <w:right w:val="none" w:sz="0" w:space="0" w:color="auto"/>
              </w:divBdr>
            </w:div>
            <w:div w:id="480272821">
              <w:marLeft w:val="0"/>
              <w:marRight w:val="0"/>
              <w:marTop w:val="0"/>
              <w:marBottom w:val="0"/>
              <w:divBdr>
                <w:top w:val="none" w:sz="0" w:space="0" w:color="auto"/>
                <w:left w:val="none" w:sz="0" w:space="0" w:color="auto"/>
                <w:bottom w:val="none" w:sz="0" w:space="0" w:color="auto"/>
                <w:right w:val="none" w:sz="0" w:space="0" w:color="auto"/>
              </w:divBdr>
            </w:div>
            <w:div w:id="480848302">
              <w:marLeft w:val="0"/>
              <w:marRight w:val="0"/>
              <w:marTop w:val="0"/>
              <w:marBottom w:val="0"/>
              <w:divBdr>
                <w:top w:val="none" w:sz="0" w:space="0" w:color="auto"/>
                <w:left w:val="none" w:sz="0" w:space="0" w:color="auto"/>
                <w:bottom w:val="none" w:sz="0" w:space="0" w:color="auto"/>
                <w:right w:val="none" w:sz="0" w:space="0" w:color="auto"/>
              </w:divBdr>
            </w:div>
            <w:div w:id="482157244">
              <w:marLeft w:val="0"/>
              <w:marRight w:val="0"/>
              <w:marTop w:val="0"/>
              <w:marBottom w:val="0"/>
              <w:divBdr>
                <w:top w:val="none" w:sz="0" w:space="0" w:color="auto"/>
                <w:left w:val="none" w:sz="0" w:space="0" w:color="auto"/>
                <w:bottom w:val="none" w:sz="0" w:space="0" w:color="auto"/>
                <w:right w:val="none" w:sz="0" w:space="0" w:color="auto"/>
              </w:divBdr>
            </w:div>
            <w:div w:id="484975220">
              <w:marLeft w:val="0"/>
              <w:marRight w:val="0"/>
              <w:marTop w:val="0"/>
              <w:marBottom w:val="0"/>
              <w:divBdr>
                <w:top w:val="none" w:sz="0" w:space="0" w:color="auto"/>
                <w:left w:val="none" w:sz="0" w:space="0" w:color="auto"/>
                <w:bottom w:val="none" w:sz="0" w:space="0" w:color="auto"/>
                <w:right w:val="none" w:sz="0" w:space="0" w:color="auto"/>
              </w:divBdr>
            </w:div>
            <w:div w:id="485628334">
              <w:marLeft w:val="0"/>
              <w:marRight w:val="0"/>
              <w:marTop w:val="0"/>
              <w:marBottom w:val="0"/>
              <w:divBdr>
                <w:top w:val="none" w:sz="0" w:space="0" w:color="auto"/>
                <w:left w:val="none" w:sz="0" w:space="0" w:color="auto"/>
                <w:bottom w:val="none" w:sz="0" w:space="0" w:color="auto"/>
                <w:right w:val="none" w:sz="0" w:space="0" w:color="auto"/>
              </w:divBdr>
            </w:div>
            <w:div w:id="485629671">
              <w:marLeft w:val="0"/>
              <w:marRight w:val="0"/>
              <w:marTop w:val="0"/>
              <w:marBottom w:val="0"/>
              <w:divBdr>
                <w:top w:val="none" w:sz="0" w:space="0" w:color="auto"/>
                <w:left w:val="none" w:sz="0" w:space="0" w:color="auto"/>
                <w:bottom w:val="none" w:sz="0" w:space="0" w:color="auto"/>
                <w:right w:val="none" w:sz="0" w:space="0" w:color="auto"/>
              </w:divBdr>
            </w:div>
            <w:div w:id="487330102">
              <w:marLeft w:val="0"/>
              <w:marRight w:val="0"/>
              <w:marTop w:val="0"/>
              <w:marBottom w:val="0"/>
              <w:divBdr>
                <w:top w:val="none" w:sz="0" w:space="0" w:color="auto"/>
                <w:left w:val="none" w:sz="0" w:space="0" w:color="auto"/>
                <w:bottom w:val="none" w:sz="0" w:space="0" w:color="auto"/>
                <w:right w:val="none" w:sz="0" w:space="0" w:color="auto"/>
              </w:divBdr>
            </w:div>
            <w:div w:id="488061926">
              <w:marLeft w:val="0"/>
              <w:marRight w:val="0"/>
              <w:marTop w:val="0"/>
              <w:marBottom w:val="0"/>
              <w:divBdr>
                <w:top w:val="none" w:sz="0" w:space="0" w:color="auto"/>
                <w:left w:val="none" w:sz="0" w:space="0" w:color="auto"/>
                <w:bottom w:val="none" w:sz="0" w:space="0" w:color="auto"/>
                <w:right w:val="none" w:sz="0" w:space="0" w:color="auto"/>
              </w:divBdr>
            </w:div>
            <w:div w:id="488909146">
              <w:marLeft w:val="0"/>
              <w:marRight w:val="0"/>
              <w:marTop w:val="0"/>
              <w:marBottom w:val="0"/>
              <w:divBdr>
                <w:top w:val="none" w:sz="0" w:space="0" w:color="auto"/>
                <w:left w:val="none" w:sz="0" w:space="0" w:color="auto"/>
                <w:bottom w:val="none" w:sz="0" w:space="0" w:color="auto"/>
                <w:right w:val="none" w:sz="0" w:space="0" w:color="auto"/>
              </w:divBdr>
            </w:div>
            <w:div w:id="489443683">
              <w:marLeft w:val="0"/>
              <w:marRight w:val="0"/>
              <w:marTop w:val="0"/>
              <w:marBottom w:val="0"/>
              <w:divBdr>
                <w:top w:val="none" w:sz="0" w:space="0" w:color="auto"/>
                <w:left w:val="none" w:sz="0" w:space="0" w:color="auto"/>
                <w:bottom w:val="none" w:sz="0" w:space="0" w:color="auto"/>
                <w:right w:val="none" w:sz="0" w:space="0" w:color="auto"/>
              </w:divBdr>
            </w:div>
            <w:div w:id="490489673">
              <w:marLeft w:val="0"/>
              <w:marRight w:val="0"/>
              <w:marTop w:val="0"/>
              <w:marBottom w:val="0"/>
              <w:divBdr>
                <w:top w:val="none" w:sz="0" w:space="0" w:color="auto"/>
                <w:left w:val="none" w:sz="0" w:space="0" w:color="auto"/>
                <w:bottom w:val="none" w:sz="0" w:space="0" w:color="auto"/>
                <w:right w:val="none" w:sz="0" w:space="0" w:color="auto"/>
              </w:divBdr>
            </w:div>
            <w:div w:id="490878612">
              <w:marLeft w:val="0"/>
              <w:marRight w:val="0"/>
              <w:marTop w:val="0"/>
              <w:marBottom w:val="0"/>
              <w:divBdr>
                <w:top w:val="none" w:sz="0" w:space="0" w:color="auto"/>
                <w:left w:val="none" w:sz="0" w:space="0" w:color="auto"/>
                <w:bottom w:val="none" w:sz="0" w:space="0" w:color="auto"/>
                <w:right w:val="none" w:sz="0" w:space="0" w:color="auto"/>
              </w:divBdr>
            </w:div>
            <w:div w:id="491290467">
              <w:marLeft w:val="0"/>
              <w:marRight w:val="0"/>
              <w:marTop w:val="0"/>
              <w:marBottom w:val="0"/>
              <w:divBdr>
                <w:top w:val="none" w:sz="0" w:space="0" w:color="auto"/>
                <w:left w:val="none" w:sz="0" w:space="0" w:color="auto"/>
                <w:bottom w:val="none" w:sz="0" w:space="0" w:color="auto"/>
                <w:right w:val="none" w:sz="0" w:space="0" w:color="auto"/>
              </w:divBdr>
            </w:div>
            <w:div w:id="493879734">
              <w:marLeft w:val="0"/>
              <w:marRight w:val="0"/>
              <w:marTop w:val="0"/>
              <w:marBottom w:val="0"/>
              <w:divBdr>
                <w:top w:val="none" w:sz="0" w:space="0" w:color="auto"/>
                <w:left w:val="none" w:sz="0" w:space="0" w:color="auto"/>
                <w:bottom w:val="none" w:sz="0" w:space="0" w:color="auto"/>
                <w:right w:val="none" w:sz="0" w:space="0" w:color="auto"/>
              </w:divBdr>
            </w:div>
            <w:div w:id="494030507">
              <w:marLeft w:val="0"/>
              <w:marRight w:val="0"/>
              <w:marTop w:val="0"/>
              <w:marBottom w:val="0"/>
              <w:divBdr>
                <w:top w:val="none" w:sz="0" w:space="0" w:color="auto"/>
                <w:left w:val="none" w:sz="0" w:space="0" w:color="auto"/>
                <w:bottom w:val="none" w:sz="0" w:space="0" w:color="auto"/>
                <w:right w:val="none" w:sz="0" w:space="0" w:color="auto"/>
              </w:divBdr>
            </w:div>
            <w:div w:id="495849882">
              <w:marLeft w:val="0"/>
              <w:marRight w:val="0"/>
              <w:marTop w:val="0"/>
              <w:marBottom w:val="0"/>
              <w:divBdr>
                <w:top w:val="none" w:sz="0" w:space="0" w:color="auto"/>
                <w:left w:val="none" w:sz="0" w:space="0" w:color="auto"/>
                <w:bottom w:val="none" w:sz="0" w:space="0" w:color="auto"/>
                <w:right w:val="none" w:sz="0" w:space="0" w:color="auto"/>
              </w:divBdr>
            </w:div>
            <w:div w:id="496386597">
              <w:marLeft w:val="0"/>
              <w:marRight w:val="0"/>
              <w:marTop w:val="0"/>
              <w:marBottom w:val="0"/>
              <w:divBdr>
                <w:top w:val="none" w:sz="0" w:space="0" w:color="auto"/>
                <w:left w:val="none" w:sz="0" w:space="0" w:color="auto"/>
                <w:bottom w:val="none" w:sz="0" w:space="0" w:color="auto"/>
                <w:right w:val="none" w:sz="0" w:space="0" w:color="auto"/>
              </w:divBdr>
            </w:div>
            <w:div w:id="497698524">
              <w:marLeft w:val="0"/>
              <w:marRight w:val="0"/>
              <w:marTop w:val="0"/>
              <w:marBottom w:val="0"/>
              <w:divBdr>
                <w:top w:val="none" w:sz="0" w:space="0" w:color="auto"/>
                <w:left w:val="none" w:sz="0" w:space="0" w:color="auto"/>
                <w:bottom w:val="none" w:sz="0" w:space="0" w:color="auto"/>
                <w:right w:val="none" w:sz="0" w:space="0" w:color="auto"/>
              </w:divBdr>
            </w:div>
            <w:div w:id="499657189">
              <w:marLeft w:val="0"/>
              <w:marRight w:val="0"/>
              <w:marTop w:val="0"/>
              <w:marBottom w:val="0"/>
              <w:divBdr>
                <w:top w:val="none" w:sz="0" w:space="0" w:color="auto"/>
                <w:left w:val="none" w:sz="0" w:space="0" w:color="auto"/>
                <w:bottom w:val="none" w:sz="0" w:space="0" w:color="auto"/>
                <w:right w:val="none" w:sz="0" w:space="0" w:color="auto"/>
              </w:divBdr>
            </w:div>
            <w:div w:id="500971850">
              <w:marLeft w:val="0"/>
              <w:marRight w:val="0"/>
              <w:marTop w:val="0"/>
              <w:marBottom w:val="0"/>
              <w:divBdr>
                <w:top w:val="none" w:sz="0" w:space="0" w:color="auto"/>
                <w:left w:val="none" w:sz="0" w:space="0" w:color="auto"/>
                <w:bottom w:val="none" w:sz="0" w:space="0" w:color="auto"/>
                <w:right w:val="none" w:sz="0" w:space="0" w:color="auto"/>
              </w:divBdr>
            </w:div>
            <w:div w:id="503277191">
              <w:marLeft w:val="0"/>
              <w:marRight w:val="0"/>
              <w:marTop w:val="0"/>
              <w:marBottom w:val="0"/>
              <w:divBdr>
                <w:top w:val="none" w:sz="0" w:space="0" w:color="auto"/>
                <w:left w:val="none" w:sz="0" w:space="0" w:color="auto"/>
                <w:bottom w:val="none" w:sz="0" w:space="0" w:color="auto"/>
                <w:right w:val="none" w:sz="0" w:space="0" w:color="auto"/>
              </w:divBdr>
            </w:div>
            <w:div w:id="504366783">
              <w:marLeft w:val="0"/>
              <w:marRight w:val="0"/>
              <w:marTop w:val="0"/>
              <w:marBottom w:val="0"/>
              <w:divBdr>
                <w:top w:val="none" w:sz="0" w:space="0" w:color="auto"/>
                <w:left w:val="none" w:sz="0" w:space="0" w:color="auto"/>
                <w:bottom w:val="none" w:sz="0" w:space="0" w:color="auto"/>
                <w:right w:val="none" w:sz="0" w:space="0" w:color="auto"/>
              </w:divBdr>
            </w:div>
            <w:div w:id="505630604">
              <w:marLeft w:val="0"/>
              <w:marRight w:val="0"/>
              <w:marTop w:val="0"/>
              <w:marBottom w:val="0"/>
              <w:divBdr>
                <w:top w:val="none" w:sz="0" w:space="0" w:color="auto"/>
                <w:left w:val="none" w:sz="0" w:space="0" w:color="auto"/>
                <w:bottom w:val="none" w:sz="0" w:space="0" w:color="auto"/>
                <w:right w:val="none" w:sz="0" w:space="0" w:color="auto"/>
              </w:divBdr>
            </w:div>
            <w:div w:id="506941628">
              <w:marLeft w:val="0"/>
              <w:marRight w:val="0"/>
              <w:marTop w:val="0"/>
              <w:marBottom w:val="0"/>
              <w:divBdr>
                <w:top w:val="none" w:sz="0" w:space="0" w:color="auto"/>
                <w:left w:val="none" w:sz="0" w:space="0" w:color="auto"/>
                <w:bottom w:val="none" w:sz="0" w:space="0" w:color="auto"/>
                <w:right w:val="none" w:sz="0" w:space="0" w:color="auto"/>
              </w:divBdr>
            </w:div>
            <w:div w:id="506944283">
              <w:marLeft w:val="0"/>
              <w:marRight w:val="0"/>
              <w:marTop w:val="0"/>
              <w:marBottom w:val="0"/>
              <w:divBdr>
                <w:top w:val="none" w:sz="0" w:space="0" w:color="auto"/>
                <w:left w:val="none" w:sz="0" w:space="0" w:color="auto"/>
                <w:bottom w:val="none" w:sz="0" w:space="0" w:color="auto"/>
                <w:right w:val="none" w:sz="0" w:space="0" w:color="auto"/>
              </w:divBdr>
            </w:div>
            <w:div w:id="507063199">
              <w:marLeft w:val="0"/>
              <w:marRight w:val="0"/>
              <w:marTop w:val="0"/>
              <w:marBottom w:val="0"/>
              <w:divBdr>
                <w:top w:val="none" w:sz="0" w:space="0" w:color="auto"/>
                <w:left w:val="none" w:sz="0" w:space="0" w:color="auto"/>
                <w:bottom w:val="none" w:sz="0" w:space="0" w:color="auto"/>
                <w:right w:val="none" w:sz="0" w:space="0" w:color="auto"/>
              </w:divBdr>
            </w:div>
            <w:div w:id="507252208">
              <w:marLeft w:val="0"/>
              <w:marRight w:val="0"/>
              <w:marTop w:val="0"/>
              <w:marBottom w:val="0"/>
              <w:divBdr>
                <w:top w:val="none" w:sz="0" w:space="0" w:color="auto"/>
                <w:left w:val="none" w:sz="0" w:space="0" w:color="auto"/>
                <w:bottom w:val="none" w:sz="0" w:space="0" w:color="auto"/>
                <w:right w:val="none" w:sz="0" w:space="0" w:color="auto"/>
              </w:divBdr>
            </w:div>
            <w:div w:id="508983246">
              <w:marLeft w:val="0"/>
              <w:marRight w:val="0"/>
              <w:marTop w:val="0"/>
              <w:marBottom w:val="0"/>
              <w:divBdr>
                <w:top w:val="none" w:sz="0" w:space="0" w:color="auto"/>
                <w:left w:val="none" w:sz="0" w:space="0" w:color="auto"/>
                <w:bottom w:val="none" w:sz="0" w:space="0" w:color="auto"/>
                <w:right w:val="none" w:sz="0" w:space="0" w:color="auto"/>
              </w:divBdr>
            </w:div>
            <w:div w:id="510611826">
              <w:marLeft w:val="0"/>
              <w:marRight w:val="0"/>
              <w:marTop w:val="0"/>
              <w:marBottom w:val="0"/>
              <w:divBdr>
                <w:top w:val="none" w:sz="0" w:space="0" w:color="auto"/>
                <w:left w:val="none" w:sz="0" w:space="0" w:color="auto"/>
                <w:bottom w:val="none" w:sz="0" w:space="0" w:color="auto"/>
                <w:right w:val="none" w:sz="0" w:space="0" w:color="auto"/>
              </w:divBdr>
            </w:div>
            <w:div w:id="511645342">
              <w:marLeft w:val="0"/>
              <w:marRight w:val="0"/>
              <w:marTop w:val="0"/>
              <w:marBottom w:val="0"/>
              <w:divBdr>
                <w:top w:val="none" w:sz="0" w:space="0" w:color="auto"/>
                <w:left w:val="none" w:sz="0" w:space="0" w:color="auto"/>
                <w:bottom w:val="none" w:sz="0" w:space="0" w:color="auto"/>
                <w:right w:val="none" w:sz="0" w:space="0" w:color="auto"/>
              </w:divBdr>
            </w:div>
            <w:div w:id="511651357">
              <w:marLeft w:val="0"/>
              <w:marRight w:val="0"/>
              <w:marTop w:val="0"/>
              <w:marBottom w:val="0"/>
              <w:divBdr>
                <w:top w:val="none" w:sz="0" w:space="0" w:color="auto"/>
                <w:left w:val="none" w:sz="0" w:space="0" w:color="auto"/>
                <w:bottom w:val="none" w:sz="0" w:space="0" w:color="auto"/>
                <w:right w:val="none" w:sz="0" w:space="0" w:color="auto"/>
              </w:divBdr>
            </w:div>
            <w:div w:id="511800981">
              <w:marLeft w:val="0"/>
              <w:marRight w:val="0"/>
              <w:marTop w:val="0"/>
              <w:marBottom w:val="0"/>
              <w:divBdr>
                <w:top w:val="none" w:sz="0" w:space="0" w:color="auto"/>
                <w:left w:val="none" w:sz="0" w:space="0" w:color="auto"/>
                <w:bottom w:val="none" w:sz="0" w:space="0" w:color="auto"/>
                <w:right w:val="none" w:sz="0" w:space="0" w:color="auto"/>
              </w:divBdr>
            </w:div>
            <w:div w:id="513155339">
              <w:marLeft w:val="0"/>
              <w:marRight w:val="0"/>
              <w:marTop w:val="0"/>
              <w:marBottom w:val="0"/>
              <w:divBdr>
                <w:top w:val="none" w:sz="0" w:space="0" w:color="auto"/>
                <w:left w:val="none" w:sz="0" w:space="0" w:color="auto"/>
                <w:bottom w:val="none" w:sz="0" w:space="0" w:color="auto"/>
                <w:right w:val="none" w:sz="0" w:space="0" w:color="auto"/>
              </w:divBdr>
            </w:div>
            <w:div w:id="514345603">
              <w:marLeft w:val="0"/>
              <w:marRight w:val="0"/>
              <w:marTop w:val="0"/>
              <w:marBottom w:val="0"/>
              <w:divBdr>
                <w:top w:val="none" w:sz="0" w:space="0" w:color="auto"/>
                <w:left w:val="none" w:sz="0" w:space="0" w:color="auto"/>
                <w:bottom w:val="none" w:sz="0" w:space="0" w:color="auto"/>
                <w:right w:val="none" w:sz="0" w:space="0" w:color="auto"/>
              </w:divBdr>
            </w:div>
            <w:div w:id="515651356">
              <w:marLeft w:val="0"/>
              <w:marRight w:val="0"/>
              <w:marTop w:val="0"/>
              <w:marBottom w:val="0"/>
              <w:divBdr>
                <w:top w:val="none" w:sz="0" w:space="0" w:color="auto"/>
                <w:left w:val="none" w:sz="0" w:space="0" w:color="auto"/>
                <w:bottom w:val="none" w:sz="0" w:space="0" w:color="auto"/>
                <w:right w:val="none" w:sz="0" w:space="0" w:color="auto"/>
              </w:divBdr>
            </w:div>
            <w:div w:id="516192519">
              <w:marLeft w:val="0"/>
              <w:marRight w:val="0"/>
              <w:marTop w:val="0"/>
              <w:marBottom w:val="0"/>
              <w:divBdr>
                <w:top w:val="none" w:sz="0" w:space="0" w:color="auto"/>
                <w:left w:val="none" w:sz="0" w:space="0" w:color="auto"/>
                <w:bottom w:val="none" w:sz="0" w:space="0" w:color="auto"/>
                <w:right w:val="none" w:sz="0" w:space="0" w:color="auto"/>
              </w:divBdr>
            </w:div>
            <w:div w:id="517233927">
              <w:marLeft w:val="0"/>
              <w:marRight w:val="0"/>
              <w:marTop w:val="0"/>
              <w:marBottom w:val="0"/>
              <w:divBdr>
                <w:top w:val="none" w:sz="0" w:space="0" w:color="auto"/>
                <w:left w:val="none" w:sz="0" w:space="0" w:color="auto"/>
                <w:bottom w:val="none" w:sz="0" w:space="0" w:color="auto"/>
                <w:right w:val="none" w:sz="0" w:space="0" w:color="auto"/>
              </w:divBdr>
            </w:div>
            <w:div w:id="517236933">
              <w:marLeft w:val="0"/>
              <w:marRight w:val="0"/>
              <w:marTop w:val="0"/>
              <w:marBottom w:val="0"/>
              <w:divBdr>
                <w:top w:val="none" w:sz="0" w:space="0" w:color="auto"/>
                <w:left w:val="none" w:sz="0" w:space="0" w:color="auto"/>
                <w:bottom w:val="none" w:sz="0" w:space="0" w:color="auto"/>
                <w:right w:val="none" w:sz="0" w:space="0" w:color="auto"/>
              </w:divBdr>
            </w:div>
            <w:div w:id="518009435">
              <w:marLeft w:val="0"/>
              <w:marRight w:val="0"/>
              <w:marTop w:val="0"/>
              <w:marBottom w:val="0"/>
              <w:divBdr>
                <w:top w:val="none" w:sz="0" w:space="0" w:color="auto"/>
                <w:left w:val="none" w:sz="0" w:space="0" w:color="auto"/>
                <w:bottom w:val="none" w:sz="0" w:space="0" w:color="auto"/>
                <w:right w:val="none" w:sz="0" w:space="0" w:color="auto"/>
              </w:divBdr>
            </w:div>
            <w:div w:id="518547699">
              <w:marLeft w:val="0"/>
              <w:marRight w:val="0"/>
              <w:marTop w:val="0"/>
              <w:marBottom w:val="0"/>
              <w:divBdr>
                <w:top w:val="none" w:sz="0" w:space="0" w:color="auto"/>
                <w:left w:val="none" w:sz="0" w:space="0" w:color="auto"/>
                <w:bottom w:val="none" w:sz="0" w:space="0" w:color="auto"/>
                <w:right w:val="none" w:sz="0" w:space="0" w:color="auto"/>
              </w:divBdr>
            </w:div>
            <w:div w:id="519003243">
              <w:marLeft w:val="0"/>
              <w:marRight w:val="0"/>
              <w:marTop w:val="0"/>
              <w:marBottom w:val="0"/>
              <w:divBdr>
                <w:top w:val="none" w:sz="0" w:space="0" w:color="auto"/>
                <w:left w:val="none" w:sz="0" w:space="0" w:color="auto"/>
                <w:bottom w:val="none" w:sz="0" w:space="0" w:color="auto"/>
                <w:right w:val="none" w:sz="0" w:space="0" w:color="auto"/>
              </w:divBdr>
            </w:div>
            <w:div w:id="522939079">
              <w:marLeft w:val="0"/>
              <w:marRight w:val="0"/>
              <w:marTop w:val="0"/>
              <w:marBottom w:val="0"/>
              <w:divBdr>
                <w:top w:val="none" w:sz="0" w:space="0" w:color="auto"/>
                <w:left w:val="none" w:sz="0" w:space="0" w:color="auto"/>
                <w:bottom w:val="none" w:sz="0" w:space="0" w:color="auto"/>
                <w:right w:val="none" w:sz="0" w:space="0" w:color="auto"/>
              </w:divBdr>
            </w:div>
            <w:div w:id="524901047">
              <w:marLeft w:val="0"/>
              <w:marRight w:val="0"/>
              <w:marTop w:val="0"/>
              <w:marBottom w:val="0"/>
              <w:divBdr>
                <w:top w:val="none" w:sz="0" w:space="0" w:color="auto"/>
                <w:left w:val="none" w:sz="0" w:space="0" w:color="auto"/>
                <w:bottom w:val="none" w:sz="0" w:space="0" w:color="auto"/>
                <w:right w:val="none" w:sz="0" w:space="0" w:color="auto"/>
              </w:divBdr>
            </w:div>
            <w:div w:id="524949234">
              <w:marLeft w:val="0"/>
              <w:marRight w:val="0"/>
              <w:marTop w:val="0"/>
              <w:marBottom w:val="0"/>
              <w:divBdr>
                <w:top w:val="none" w:sz="0" w:space="0" w:color="auto"/>
                <w:left w:val="none" w:sz="0" w:space="0" w:color="auto"/>
                <w:bottom w:val="none" w:sz="0" w:space="0" w:color="auto"/>
                <w:right w:val="none" w:sz="0" w:space="0" w:color="auto"/>
              </w:divBdr>
            </w:div>
            <w:div w:id="524949630">
              <w:marLeft w:val="0"/>
              <w:marRight w:val="0"/>
              <w:marTop w:val="0"/>
              <w:marBottom w:val="0"/>
              <w:divBdr>
                <w:top w:val="none" w:sz="0" w:space="0" w:color="auto"/>
                <w:left w:val="none" w:sz="0" w:space="0" w:color="auto"/>
                <w:bottom w:val="none" w:sz="0" w:space="0" w:color="auto"/>
                <w:right w:val="none" w:sz="0" w:space="0" w:color="auto"/>
              </w:divBdr>
            </w:div>
            <w:div w:id="526068078">
              <w:marLeft w:val="0"/>
              <w:marRight w:val="0"/>
              <w:marTop w:val="0"/>
              <w:marBottom w:val="0"/>
              <w:divBdr>
                <w:top w:val="none" w:sz="0" w:space="0" w:color="auto"/>
                <w:left w:val="none" w:sz="0" w:space="0" w:color="auto"/>
                <w:bottom w:val="none" w:sz="0" w:space="0" w:color="auto"/>
                <w:right w:val="none" w:sz="0" w:space="0" w:color="auto"/>
              </w:divBdr>
            </w:div>
            <w:div w:id="528420155">
              <w:marLeft w:val="0"/>
              <w:marRight w:val="0"/>
              <w:marTop w:val="0"/>
              <w:marBottom w:val="0"/>
              <w:divBdr>
                <w:top w:val="none" w:sz="0" w:space="0" w:color="auto"/>
                <w:left w:val="none" w:sz="0" w:space="0" w:color="auto"/>
                <w:bottom w:val="none" w:sz="0" w:space="0" w:color="auto"/>
                <w:right w:val="none" w:sz="0" w:space="0" w:color="auto"/>
              </w:divBdr>
            </w:div>
            <w:div w:id="528955363">
              <w:marLeft w:val="0"/>
              <w:marRight w:val="0"/>
              <w:marTop w:val="0"/>
              <w:marBottom w:val="0"/>
              <w:divBdr>
                <w:top w:val="none" w:sz="0" w:space="0" w:color="auto"/>
                <w:left w:val="none" w:sz="0" w:space="0" w:color="auto"/>
                <w:bottom w:val="none" w:sz="0" w:space="0" w:color="auto"/>
                <w:right w:val="none" w:sz="0" w:space="0" w:color="auto"/>
              </w:divBdr>
            </w:div>
            <w:div w:id="532814184">
              <w:marLeft w:val="0"/>
              <w:marRight w:val="0"/>
              <w:marTop w:val="0"/>
              <w:marBottom w:val="0"/>
              <w:divBdr>
                <w:top w:val="none" w:sz="0" w:space="0" w:color="auto"/>
                <w:left w:val="none" w:sz="0" w:space="0" w:color="auto"/>
                <w:bottom w:val="none" w:sz="0" w:space="0" w:color="auto"/>
                <w:right w:val="none" w:sz="0" w:space="0" w:color="auto"/>
              </w:divBdr>
            </w:div>
            <w:div w:id="533426546">
              <w:marLeft w:val="0"/>
              <w:marRight w:val="0"/>
              <w:marTop w:val="0"/>
              <w:marBottom w:val="0"/>
              <w:divBdr>
                <w:top w:val="none" w:sz="0" w:space="0" w:color="auto"/>
                <w:left w:val="none" w:sz="0" w:space="0" w:color="auto"/>
                <w:bottom w:val="none" w:sz="0" w:space="0" w:color="auto"/>
                <w:right w:val="none" w:sz="0" w:space="0" w:color="auto"/>
              </w:divBdr>
            </w:div>
            <w:div w:id="536356574">
              <w:marLeft w:val="0"/>
              <w:marRight w:val="0"/>
              <w:marTop w:val="0"/>
              <w:marBottom w:val="0"/>
              <w:divBdr>
                <w:top w:val="none" w:sz="0" w:space="0" w:color="auto"/>
                <w:left w:val="none" w:sz="0" w:space="0" w:color="auto"/>
                <w:bottom w:val="none" w:sz="0" w:space="0" w:color="auto"/>
                <w:right w:val="none" w:sz="0" w:space="0" w:color="auto"/>
              </w:divBdr>
            </w:div>
            <w:div w:id="536818612">
              <w:marLeft w:val="0"/>
              <w:marRight w:val="0"/>
              <w:marTop w:val="0"/>
              <w:marBottom w:val="0"/>
              <w:divBdr>
                <w:top w:val="none" w:sz="0" w:space="0" w:color="auto"/>
                <w:left w:val="none" w:sz="0" w:space="0" w:color="auto"/>
                <w:bottom w:val="none" w:sz="0" w:space="0" w:color="auto"/>
                <w:right w:val="none" w:sz="0" w:space="0" w:color="auto"/>
              </w:divBdr>
            </w:div>
            <w:div w:id="538276843">
              <w:marLeft w:val="0"/>
              <w:marRight w:val="0"/>
              <w:marTop w:val="0"/>
              <w:marBottom w:val="0"/>
              <w:divBdr>
                <w:top w:val="none" w:sz="0" w:space="0" w:color="auto"/>
                <w:left w:val="none" w:sz="0" w:space="0" w:color="auto"/>
                <w:bottom w:val="none" w:sz="0" w:space="0" w:color="auto"/>
                <w:right w:val="none" w:sz="0" w:space="0" w:color="auto"/>
              </w:divBdr>
            </w:div>
            <w:div w:id="539438117">
              <w:marLeft w:val="0"/>
              <w:marRight w:val="0"/>
              <w:marTop w:val="0"/>
              <w:marBottom w:val="0"/>
              <w:divBdr>
                <w:top w:val="none" w:sz="0" w:space="0" w:color="auto"/>
                <w:left w:val="none" w:sz="0" w:space="0" w:color="auto"/>
                <w:bottom w:val="none" w:sz="0" w:space="0" w:color="auto"/>
                <w:right w:val="none" w:sz="0" w:space="0" w:color="auto"/>
              </w:divBdr>
            </w:div>
            <w:div w:id="540215437">
              <w:marLeft w:val="0"/>
              <w:marRight w:val="0"/>
              <w:marTop w:val="0"/>
              <w:marBottom w:val="0"/>
              <w:divBdr>
                <w:top w:val="none" w:sz="0" w:space="0" w:color="auto"/>
                <w:left w:val="none" w:sz="0" w:space="0" w:color="auto"/>
                <w:bottom w:val="none" w:sz="0" w:space="0" w:color="auto"/>
                <w:right w:val="none" w:sz="0" w:space="0" w:color="auto"/>
              </w:divBdr>
            </w:div>
            <w:div w:id="544490195">
              <w:marLeft w:val="0"/>
              <w:marRight w:val="0"/>
              <w:marTop w:val="0"/>
              <w:marBottom w:val="0"/>
              <w:divBdr>
                <w:top w:val="none" w:sz="0" w:space="0" w:color="auto"/>
                <w:left w:val="none" w:sz="0" w:space="0" w:color="auto"/>
                <w:bottom w:val="none" w:sz="0" w:space="0" w:color="auto"/>
                <w:right w:val="none" w:sz="0" w:space="0" w:color="auto"/>
              </w:divBdr>
            </w:div>
            <w:div w:id="544492746">
              <w:marLeft w:val="0"/>
              <w:marRight w:val="0"/>
              <w:marTop w:val="0"/>
              <w:marBottom w:val="0"/>
              <w:divBdr>
                <w:top w:val="none" w:sz="0" w:space="0" w:color="auto"/>
                <w:left w:val="none" w:sz="0" w:space="0" w:color="auto"/>
                <w:bottom w:val="none" w:sz="0" w:space="0" w:color="auto"/>
                <w:right w:val="none" w:sz="0" w:space="0" w:color="auto"/>
              </w:divBdr>
            </w:div>
            <w:div w:id="548763398">
              <w:marLeft w:val="0"/>
              <w:marRight w:val="0"/>
              <w:marTop w:val="0"/>
              <w:marBottom w:val="0"/>
              <w:divBdr>
                <w:top w:val="none" w:sz="0" w:space="0" w:color="auto"/>
                <w:left w:val="none" w:sz="0" w:space="0" w:color="auto"/>
                <w:bottom w:val="none" w:sz="0" w:space="0" w:color="auto"/>
                <w:right w:val="none" w:sz="0" w:space="0" w:color="auto"/>
              </w:divBdr>
            </w:div>
            <w:div w:id="549538948">
              <w:marLeft w:val="0"/>
              <w:marRight w:val="0"/>
              <w:marTop w:val="0"/>
              <w:marBottom w:val="0"/>
              <w:divBdr>
                <w:top w:val="none" w:sz="0" w:space="0" w:color="auto"/>
                <w:left w:val="none" w:sz="0" w:space="0" w:color="auto"/>
                <w:bottom w:val="none" w:sz="0" w:space="0" w:color="auto"/>
                <w:right w:val="none" w:sz="0" w:space="0" w:color="auto"/>
              </w:divBdr>
            </w:div>
            <w:div w:id="550116878">
              <w:marLeft w:val="0"/>
              <w:marRight w:val="0"/>
              <w:marTop w:val="0"/>
              <w:marBottom w:val="0"/>
              <w:divBdr>
                <w:top w:val="none" w:sz="0" w:space="0" w:color="auto"/>
                <w:left w:val="none" w:sz="0" w:space="0" w:color="auto"/>
                <w:bottom w:val="none" w:sz="0" w:space="0" w:color="auto"/>
                <w:right w:val="none" w:sz="0" w:space="0" w:color="auto"/>
              </w:divBdr>
            </w:div>
            <w:div w:id="550699034">
              <w:marLeft w:val="0"/>
              <w:marRight w:val="0"/>
              <w:marTop w:val="0"/>
              <w:marBottom w:val="0"/>
              <w:divBdr>
                <w:top w:val="none" w:sz="0" w:space="0" w:color="auto"/>
                <w:left w:val="none" w:sz="0" w:space="0" w:color="auto"/>
                <w:bottom w:val="none" w:sz="0" w:space="0" w:color="auto"/>
                <w:right w:val="none" w:sz="0" w:space="0" w:color="auto"/>
              </w:divBdr>
            </w:div>
            <w:div w:id="552041639">
              <w:marLeft w:val="0"/>
              <w:marRight w:val="0"/>
              <w:marTop w:val="0"/>
              <w:marBottom w:val="0"/>
              <w:divBdr>
                <w:top w:val="none" w:sz="0" w:space="0" w:color="auto"/>
                <w:left w:val="none" w:sz="0" w:space="0" w:color="auto"/>
                <w:bottom w:val="none" w:sz="0" w:space="0" w:color="auto"/>
                <w:right w:val="none" w:sz="0" w:space="0" w:color="auto"/>
              </w:divBdr>
            </w:div>
            <w:div w:id="552235090">
              <w:marLeft w:val="0"/>
              <w:marRight w:val="0"/>
              <w:marTop w:val="0"/>
              <w:marBottom w:val="0"/>
              <w:divBdr>
                <w:top w:val="none" w:sz="0" w:space="0" w:color="auto"/>
                <w:left w:val="none" w:sz="0" w:space="0" w:color="auto"/>
                <w:bottom w:val="none" w:sz="0" w:space="0" w:color="auto"/>
                <w:right w:val="none" w:sz="0" w:space="0" w:color="auto"/>
              </w:divBdr>
            </w:div>
            <w:div w:id="555777202">
              <w:marLeft w:val="0"/>
              <w:marRight w:val="0"/>
              <w:marTop w:val="0"/>
              <w:marBottom w:val="0"/>
              <w:divBdr>
                <w:top w:val="none" w:sz="0" w:space="0" w:color="auto"/>
                <w:left w:val="none" w:sz="0" w:space="0" w:color="auto"/>
                <w:bottom w:val="none" w:sz="0" w:space="0" w:color="auto"/>
                <w:right w:val="none" w:sz="0" w:space="0" w:color="auto"/>
              </w:divBdr>
            </w:div>
            <w:div w:id="555822284">
              <w:marLeft w:val="0"/>
              <w:marRight w:val="0"/>
              <w:marTop w:val="0"/>
              <w:marBottom w:val="0"/>
              <w:divBdr>
                <w:top w:val="none" w:sz="0" w:space="0" w:color="auto"/>
                <w:left w:val="none" w:sz="0" w:space="0" w:color="auto"/>
                <w:bottom w:val="none" w:sz="0" w:space="0" w:color="auto"/>
                <w:right w:val="none" w:sz="0" w:space="0" w:color="auto"/>
              </w:divBdr>
            </w:div>
            <w:div w:id="556207254">
              <w:marLeft w:val="0"/>
              <w:marRight w:val="0"/>
              <w:marTop w:val="0"/>
              <w:marBottom w:val="0"/>
              <w:divBdr>
                <w:top w:val="none" w:sz="0" w:space="0" w:color="auto"/>
                <w:left w:val="none" w:sz="0" w:space="0" w:color="auto"/>
                <w:bottom w:val="none" w:sz="0" w:space="0" w:color="auto"/>
                <w:right w:val="none" w:sz="0" w:space="0" w:color="auto"/>
              </w:divBdr>
            </w:div>
            <w:div w:id="556861611">
              <w:marLeft w:val="0"/>
              <w:marRight w:val="0"/>
              <w:marTop w:val="0"/>
              <w:marBottom w:val="0"/>
              <w:divBdr>
                <w:top w:val="none" w:sz="0" w:space="0" w:color="auto"/>
                <w:left w:val="none" w:sz="0" w:space="0" w:color="auto"/>
                <w:bottom w:val="none" w:sz="0" w:space="0" w:color="auto"/>
                <w:right w:val="none" w:sz="0" w:space="0" w:color="auto"/>
              </w:divBdr>
            </w:div>
            <w:div w:id="557935004">
              <w:marLeft w:val="0"/>
              <w:marRight w:val="0"/>
              <w:marTop w:val="0"/>
              <w:marBottom w:val="0"/>
              <w:divBdr>
                <w:top w:val="none" w:sz="0" w:space="0" w:color="auto"/>
                <w:left w:val="none" w:sz="0" w:space="0" w:color="auto"/>
                <w:bottom w:val="none" w:sz="0" w:space="0" w:color="auto"/>
                <w:right w:val="none" w:sz="0" w:space="0" w:color="auto"/>
              </w:divBdr>
            </w:div>
            <w:div w:id="558370595">
              <w:marLeft w:val="0"/>
              <w:marRight w:val="0"/>
              <w:marTop w:val="0"/>
              <w:marBottom w:val="0"/>
              <w:divBdr>
                <w:top w:val="none" w:sz="0" w:space="0" w:color="auto"/>
                <w:left w:val="none" w:sz="0" w:space="0" w:color="auto"/>
                <w:bottom w:val="none" w:sz="0" w:space="0" w:color="auto"/>
                <w:right w:val="none" w:sz="0" w:space="0" w:color="auto"/>
              </w:divBdr>
            </w:div>
            <w:div w:id="559439250">
              <w:marLeft w:val="0"/>
              <w:marRight w:val="0"/>
              <w:marTop w:val="0"/>
              <w:marBottom w:val="0"/>
              <w:divBdr>
                <w:top w:val="none" w:sz="0" w:space="0" w:color="auto"/>
                <w:left w:val="none" w:sz="0" w:space="0" w:color="auto"/>
                <w:bottom w:val="none" w:sz="0" w:space="0" w:color="auto"/>
                <w:right w:val="none" w:sz="0" w:space="0" w:color="auto"/>
              </w:divBdr>
            </w:div>
            <w:div w:id="560596155">
              <w:marLeft w:val="0"/>
              <w:marRight w:val="0"/>
              <w:marTop w:val="0"/>
              <w:marBottom w:val="0"/>
              <w:divBdr>
                <w:top w:val="none" w:sz="0" w:space="0" w:color="auto"/>
                <w:left w:val="none" w:sz="0" w:space="0" w:color="auto"/>
                <w:bottom w:val="none" w:sz="0" w:space="0" w:color="auto"/>
                <w:right w:val="none" w:sz="0" w:space="0" w:color="auto"/>
              </w:divBdr>
            </w:div>
            <w:div w:id="562258853">
              <w:marLeft w:val="0"/>
              <w:marRight w:val="0"/>
              <w:marTop w:val="0"/>
              <w:marBottom w:val="0"/>
              <w:divBdr>
                <w:top w:val="none" w:sz="0" w:space="0" w:color="auto"/>
                <w:left w:val="none" w:sz="0" w:space="0" w:color="auto"/>
                <w:bottom w:val="none" w:sz="0" w:space="0" w:color="auto"/>
                <w:right w:val="none" w:sz="0" w:space="0" w:color="auto"/>
              </w:divBdr>
            </w:div>
            <w:div w:id="563568211">
              <w:marLeft w:val="0"/>
              <w:marRight w:val="0"/>
              <w:marTop w:val="0"/>
              <w:marBottom w:val="0"/>
              <w:divBdr>
                <w:top w:val="none" w:sz="0" w:space="0" w:color="auto"/>
                <w:left w:val="none" w:sz="0" w:space="0" w:color="auto"/>
                <w:bottom w:val="none" w:sz="0" w:space="0" w:color="auto"/>
                <w:right w:val="none" w:sz="0" w:space="0" w:color="auto"/>
              </w:divBdr>
            </w:div>
            <w:div w:id="564337422">
              <w:marLeft w:val="0"/>
              <w:marRight w:val="0"/>
              <w:marTop w:val="0"/>
              <w:marBottom w:val="0"/>
              <w:divBdr>
                <w:top w:val="none" w:sz="0" w:space="0" w:color="auto"/>
                <w:left w:val="none" w:sz="0" w:space="0" w:color="auto"/>
                <w:bottom w:val="none" w:sz="0" w:space="0" w:color="auto"/>
                <w:right w:val="none" w:sz="0" w:space="0" w:color="auto"/>
              </w:divBdr>
            </w:div>
            <w:div w:id="567764019">
              <w:marLeft w:val="0"/>
              <w:marRight w:val="0"/>
              <w:marTop w:val="0"/>
              <w:marBottom w:val="0"/>
              <w:divBdr>
                <w:top w:val="none" w:sz="0" w:space="0" w:color="auto"/>
                <w:left w:val="none" w:sz="0" w:space="0" w:color="auto"/>
                <w:bottom w:val="none" w:sz="0" w:space="0" w:color="auto"/>
                <w:right w:val="none" w:sz="0" w:space="0" w:color="auto"/>
              </w:divBdr>
            </w:div>
            <w:div w:id="567769531">
              <w:marLeft w:val="0"/>
              <w:marRight w:val="0"/>
              <w:marTop w:val="0"/>
              <w:marBottom w:val="0"/>
              <w:divBdr>
                <w:top w:val="none" w:sz="0" w:space="0" w:color="auto"/>
                <w:left w:val="none" w:sz="0" w:space="0" w:color="auto"/>
                <w:bottom w:val="none" w:sz="0" w:space="0" w:color="auto"/>
                <w:right w:val="none" w:sz="0" w:space="0" w:color="auto"/>
              </w:divBdr>
            </w:div>
            <w:div w:id="568619554">
              <w:marLeft w:val="0"/>
              <w:marRight w:val="0"/>
              <w:marTop w:val="0"/>
              <w:marBottom w:val="0"/>
              <w:divBdr>
                <w:top w:val="none" w:sz="0" w:space="0" w:color="auto"/>
                <w:left w:val="none" w:sz="0" w:space="0" w:color="auto"/>
                <w:bottom w:val="none" w:sz="0" w:space="0" w:color="auto"/>
                <w:right w:val="none" w:sz="0" w:space="0" w:color="auto"/>
              </w:divBdr>
            </w:div>
            <w:div w:id="569458875">
              <w:marLeft w:val="0"/>
              <w:marRight w:val="0"/>
              <w:marTop w:val="0"/>
              <w:marBottom w:val="0"/>
              <w:divBdr>
                <w:top w:val="none" w:sz="0" w:space="0" w:color="auto"/>
                <w:left w:val="none" w:sz="0" w:space="0" w:color="auto"/>
                <w:bottom w:val="none" w:sz="0" w:space="0" w:color="auto"/>
                <w:right w:val="none" w:sz="0" w:space="0" w:color="auto"/>
              </w:divBdr>
            </w:div>
            <w:div w:id="570043781">
              <w:marLeft w:val="0"/>
              <w:marRight w:val="0"/>
              <w:marTop w:val="0"/>
              <w:marBottom w:val="0"/>
              <w:divBdr>
                <w:top w:val="none" w:sz="0" w:space="0" w:color="auto"/>
                <w:left w:val="none" w:sz="0" w:space="0" w:color="auto"/>
                <w:bottom w:val="none" w:sz="0" w:space="0" w:color="auto"/>
                <w:right w:val="none" w:sz="0" w:space="0" w:color="auto"/>
              </w:divBdr>
            </w:div>
            <w:div w:id="570046748">
              <w:marLeft w:val="0"/>
              <w:marRight w:val="0"/>
              <w:marTop w:val="0"/>
              <w:marBottom w:val="0"/>
              <w:divBdr>
                <w:top w:val="none" w:sz="0" w:space="0" w:color="auto"/>
                <w:left w:val="none" w:sz="0" w:space="0" w:color="auto"/>
                <w:bottom w:val="none" w:sz="0" w:space="0" w:color="auto"/>
                <w:right w:val="none" w:sz="0" w:space="0" w:color="auto"/>
              </w:divBdr>
            </w:div>
            <w:div w:id="570623097">
              <w:marLeft w:val="0"/>
              <w:marRight w:val="0"/>
              <w:marTop w:val="0"/>
              <w:marBottom w:val="0"/>
              <w:divBdr>
                <w:top w:val="none" w:sz="0" w:space="0" w:color="auto"/>
                <w:left w:val="none" w:sz="0" w:space="0" w:color="auto"/>
                <w:bottom w:val="none" w:sz="0" w:space="0" w:color="auto"/>
                <w:right w:val="none" w:sz="0" w:space="0" w:color="auto"/>
              </w:divBdr>
            </w:div>
            <w:div w:id="573929139">
              <w:marLeft w:val="0"/>
              <w:marRight w:val="0"/>
              <w:marTop w:val="0"/>
              <w:marBottom w:val="0"/>
              <w:divBdr>
                <w:top w:val="none" w:sz="0" w:space="0" w:color="auto"/>
                <w:left w:val="none" w:sz="0" w:space="0" w:color="auto"/>
                <w:bottom w:val="none" w:sz="0" w:space="0" w:color="auto"/>
                <w:right w:val="none" w:sz="0" w:space="0" w:color="auto"/>
              </w:divBdr>
            </w:div>
            <w:div w:id="575360635">
              <w:marLeft w:val="0"/>
              <w:marRight w:val="0"/>
              <w:marTop w:val="0"/>
              <w:marBottom w:val="0"/>
              <w:divBdr>
                <w:top w:val="none" w:sz="0" w:space="0" w:color="auto"/>
                <w:left w:val="none" w:sz="0" w:space="0" w:color="auto"/>
                <w:bottom w:val="none" w:sz="0" w:space="0" w:color="auto"/>
                <w:right w:val="none" w:sz="0" w:space="0" w:color="auto"/>
              </w:divBdr>
            </w:div>
            <w:div w:id="575747779">
              <w:marLeft w:val="0"/>
              <w:marRight w:val="0"/>
              <w:marTop w:val="0"/>
              <w:marBottom w:val="0"/>
              <w:divBdr>
                <w:top w:val="none" w:sz="0" w:space="0" w:color="auto"/>
                <w:left w:val="none" w:sz="0" w:space="0" w:color="auto"/>
                <w:bottom w:val="none" w:sz="0" w:space="0" w:color="auto"/>
                <w:right w:val="none" w:sz="0" w:space="0" w:color="auto"/>
              </w:divBdr>
            </w:div>
            <w:div w:id="575896750">
              <w:marLeft w:val="0"/>
              <w:marRight w:val="0"/>
              <w:marTop w:val="0"/>
              <w:marBottom w:val="0"/>
              <w:divBdr>
                <w:top w:val="none" w:sz="0" w:space="0" w:color="auto"/>
                <w:left w:val="none" w:sz="0" w:space="0" w:color="auto"/>
                <w:bottom w:val="none" w:sz="0" w:space="0" w:color="auto"/>
                <w:right w:val="none" w:sz="0" w:space="0" w:color="auto"/>
              </w:divBdr>
            </w:div>
            <w:div w:id="576020883">
              <w:marLeft w:val="0"/>
              <w:marRight w:val="0"/>
              <w:marTop w:val="0"/>
              <w:marBottom w:val="0"/>
              <w:divBdr>
                <w:top w:val="none" w:sz="0" w:space="0" w:color="auto"/>
                <w:left w:val="none" w:sz="0" w:space="0" w:color="auto"/>
                <w:bottom w:val="none" w:sz="0" w:space="0" w:color="auto"/>
                <w:right w:val="none" w:sz="0" w:space="0" w:color="auto"/>
              </w:divBdr>
            </w:div>
            <w:div w:id="578056613">
              <w:marLeft w:val="0"/>
              <w:marRight w:val="0"/>
              <w:marTop w:val="0"/>
              <w:marBottom w:val="0"/>
              <w:divBdr>
                <w:top w:val="none" w:sz="0" w:space="0" w:color="auto"/>
                <w:left w:val="none" w:sz="0" w:space="0" w:color="auto"/>
                <w:bottom w:val="none" w:sz="0" w:space="0" w:color="auto"/>
                <w:right w:val="none" w:sz="0" w:space="0" w:color="auto"/>
              </w:divBdr>
            </w:div>
            <w:div w:id="579827358">
              <w:marLeft w:val="0"/>
              <w:marRight w:val="0"/>
              <w:marTop w:val="0"/>
              <w:marBottom w:val="0"/>
              <w:divBdr>
                <w:top w:val="none" w:sz="0" w:space="0" w:color="auto"/>
                <w:left w:val="none" w:sz="0" w:space="0" w:color="auto"/>
                <w:bottom w:val="none" w:sz="0" w:space="0" w:color="auto"/>
                <w:right w:val="none" w:sz="0" w:space="0" w:color="auto"/>
              </w:divBdr>
            </w:div>
            <w:div w:id="582226682">
              <w:marLeft w:val="0"/>
              <w:marRight w:val="0"/>
              <w:marTop w:val="0"/>
              <w:marBottom w:val="0"/>
              <w:divBdr>
                <w:top w:val="none" w:sz="0" w:space="0" w:color="auto"/>
                <w:left w:val="none" w:sz="0" w:space="0" w:color="auto"/>
                <w:bottom w:val="none" w:sz="0" w:space="0" w:color="auto"/>
                <w:right w:val="none" w:sz="0" w:space="0" w:color="auto"/>
              </w:divBdr>
            </w:div>
            <w:div w:id="583607744">
              <w:marLeft w:val="0"/>
              <w:marRight w:val="0"/>
              <w:marTop w:val="0"/>
              <w:marBottom w:val="0"/>
              <w:divBdr>
                <w:top w:val="none" w:sz="0" w:space="0" w:color="auto"/>
                <w:left w:val="none" w:sz="0" w:space="0" w:color="auto"/>
                <w:bottom w:val="none" w:sz="0" w:space="0" w:color="auto"/>
                <w:right w:val="none" w:sz="0" w:space="0" w:color="auto"/>
              </w:divBdr>
            </w:div>
            <w:div w:id="593979433">
              <w:marLeft w:val="0"/>
              <w:marRight w:val="0"/>
              <w:marTop w:val="0"/>
              <w:marBottom w:val="0"/>
              <w:divBdr>
                <w:top w:val="none" w:sz="0" w:space="0" w:color="auto"/>
                <w:left w:val="none" w:sz="0" w:space="0" w:color="auto"/>
                <w:bottom w:val="none" w:sz="0" w:space="0" w:color="auto"/>
                <w:right w:val="none" w:sz="0" w:space="0" w:color="auto"/>
              </w:divBdr>
            </w:div>
            <w:div w:id="595331928">
              <w:marLeft w:val="0"/>
              <w:marRight w:val="0"/>
              <w:marTop w:val="0"/>
              <w:marBottom w:val="0"/>
              <w:divBdr>
                <w:top w:val="none" w:sz="0" w:space="0" w:color="auto"/>
                <w:left w:val="none" w:sz="0" w:space="0" w:color="auto"/>
                <w:bottom w:val="none" w:sz="0" w:space="0" w:color="auto"/>
                <w:right w:val="none" w:sz="0" w:space="0" w:color="auto"/>
              </w:divBdr>
            </w:div>
            <w:div w:id="597715262">
              <w:marLeft w:val="0"/>
              <w:marRight w:val="0"/>
              <w:marTop w:val="0"/>
              <w:marBottom w:val="0"/>
              <w:divBdr>
                <w:top w:val="none" w:sz="0" w:space="0" w:color="auto"/>
                <w:left w:val="none" w:sz="0" w:space="0" w:color="auto"/>
                <w:bottom w:val="none" w:sz="0" w:space="0" w:color="auto"/>
                <w:right w:val="none" w:sz="0" w:space="0" w:color="auto"/>
              </w:divBdr>
            </w:div>
            <w:div w:id="598833882">
              <w:marLeft w:val="0"/>
              <w:marRight w:val="0"/>
              <w:marTop w:val="0"/>
              <w:marBottom w:val="0"/>
              <w:divBdr>
                <w:top w:val="none" w:sz="0" w:space="0" w:color="auto"/>
                <w:left w:val="none" w:sz="0" w:space="0" w:color="auto"/>
                <w:bottom w:val="none" w:sz="0" w:space="0" w:color="auto"/>
                <w:right w:val="none" w:sz="0" w:space="0" w:color="auto"/>
              </w:divBdr>
            </w:div>
            <w:div w:id="599875516">
              <w:marLeft w:val="0"/>
              <w:marRight w:val="0"/>
              <w:marTop w:val="0"/>
              <w:marBottom w:val="0"/>
              <w:divBdr>
                <w:top w:val="none" w:sz="0" w:space="0" w:color="auto"/>
                <w:left w:val="none" w:sz="0" w:space="0" w:color="auto"/>
                <w:bottom w:val="none" w:sz="0" w:space="0" w:color="auto"/>
                <w:right w:val="none" w:sz="0" w:space="0" w:color="auto"/>
              </w:divBdr>
            </w:div>
            <w:div w:id="600341344">
              <w:marLeft w:val="0"/>
              <w:marRight w:val="0"/>
              <w:marTop w:val="0"/>
              <w:marBottom w:val="0"/>
              <w:divBdr>
                <w:top w:val="none" w:sz="0" w:space="0" w:color="auto"/>
                <w:left w:val="none" w:sz="0" w:space="0" w:color="auto"/>
                <w:bottom w:val="none" w:sz="0" w:space="0" w:color="auto"/>
                <w:right w:val="none" w:sz="0" w:space="0" w:color="auto"/>
              </w:divBdr>
            </w:div>
            <w:div w:id="600525812">
              <w:marLeft w:val="0"/>
              <w:marRight w:val="0"/>
              <w:marTop w:val="0"/>
              <w:marBottom w:val="0"/>
              <w:divBdr>
                <w:top w:val="none" w:sz="0" w:space="0" w:color="auto"/>
                <w:left w:val="none" w:sz="0" w:space="0" w:color="auto"/>
                <w:bottom w:val="none" w:sz="0" w:space="0" w:color="auto"/>
                <w:right w:val="none" w:sz="0" w:space="0" w:color="auto"/>
              </w:divBdr>
            </w:div>
            <w:div w:id="601762210">
              <w:marLeft w:val="0"/>
              <w:marRight w:val="0"/>
              <w:marTop w:val="0"/>
              <w:marBottom w:val="0"/>
              <w:divBdr>
                <w:top w:val="none" w:sz="0" w:space="0" w:color="auto"/>
                <w:left w:val="none" w:sz="0" w:space="0" w:color="auto"/>
                <w:bottom w:val="none" w:sz="0" w:space="0" w:color="auto"/>
                <w:right w:val="none" w:sz="0" w:space="0" w:color="auto"/>
              </w:divBdr>
            </w:div>
            <w:div w:id="603342893">
              <w:marLeft w:val="0"/>
              <w:marRight w:val="0"/>
              <w:marTop w:val="0"/>
              <w:marBottom w:val="0"/>
              <w:divBdr>
                <w:top w:val="none" w:sz="0" w:space="0" w:color="auto"/>
                <w:left w:val="none" w:sz="0" w:space="0" w:color="auto"/>
                <w:bottom w:val="none" w:sz="0" w:space="0" w:color="auto"/>
                <w:right w:val="none" w:sz="0" w:space="0" w:color="auto"/>
              </w:divBdr>
            </w:div>
            <w:div w:id="605499408">
              <w:marLeft w:val="0"/>
              <w:marRight w:val="0"/>
              <w:marTop w:val="0"/>
              <w:marBottom w:val="0"/>
              <w:divBdr>
                <w:top w:val="none" w:sz="0" w:space="0" w:color="auto"/>
                <w:left w:val="none" w:sz="0" w:space="0" w:color="auto"/>
                <w:bottom w:val="none" w:sz="0" w:space="0" w:color="auto"/>
                <w:right w:val="none" w:sz="0" w:space="0" w:color="auto"/>
              </w:divBdr>
            </w:div>
            <w:div w:id="605506114">
              <w:marLeft w:val="0"/>
              <w:marRight w:val="0"/>
              <w:marTop w:val="0"/>
              <w:marBottom w:val="0"/>
              <w:divBdr>
                <w:top w:val="none" w:sz="0" w:space="0" w:color="auto"/>
                <w:left w:val="none" w:sz="0" w:space="0" w:color="auto"/>
                <w:bottom w:val="none" w:sz="0" w:space="0" w:color="auto"/>
                <w:right w:val="none" w:sz="0" w:space="0" w:color="auto"/>
              </w:divBdr>
            </w:div>
            <w:div w:id="606695503">
              <w:marLeft w:val="0"/>
              <w:marRight w:val="0"/>
              <w:marTop w:val="0"/>
              <w:marBottom w:val="0"/>
              <w:divBdr>
                <w:top w:val="none" w:sz="0" w:space="0" w:color="auto"/>
                <w:left w:val="none" w:sz="0" w:space="0" w:color="auto"/>
                <w:bottom w:val="none" w:sz="0" w:space="0" w:color="auto"/>
                <w:right w:val="none" w:sz="0" w:space="0" w:color="auto"/>
              </w:divBdr>
            </w:div>
            <w:div w:id="608045925">
              <w:marLeft w:val="0"/>
              <w:marRight w:val="0"/>
              <w:marTop w:val="0"/>
              <w:marBottom w:val="0"/>
              <w:divBdr>
                <w:top w:val="none" w:sz="0" w:space="0" w:color="auto"/>
                <w:left w:val="none" w:sz="0" w:space="0" w:color="auto"/>
                <w:bottom w:val="none" w:sz="0" w:space="0" w:color="auto"/>
                <w:right w:val="none" w:sz="0" w:space="0" w:color="auto"/>
              </w:divBdr>
            </w:div>
            <w:div w:id="609431094">
              <w:marLeft w:val="0"/>
              <w:marRight w:val="0"/>
              <w:marTop w:val="0"/>
              <w:marBottom w:val="0"/>
              <w:divBdr>
                <w:top w:val="none" w:sz="0" w:space="0" w:color="auto"/>
                <w:left w:val="none" w:sz="0" w:space="0" w:color="auto"/>
                <w:bottom w:val="none" w:sz="0" w:space="0" w:color="auto"/>
                <w:right w:val="none" w:sz="0" w:space="0" w:color="auto"/>
              </w:divBdr>
            </w:div>
            <w:div w:id="609439458">
              <w:marLeft w:val="0"/>
              <w:marRight w:val="0"/>
              <w:marTop w:val="0"/>
              <w:marBottom w:val="0"/>
              <w:divBdr>
                <w:top w:val="none" w:sz="0" w:space="0" w:color="auto"/>
                <w:left w:val="none" w:sz="0" w:space="0" w:color="auto"/>
                <w:bottom w:val="none" w:sz="0" w:space="0" w:color="auto"/>
                <w:right w:val="none" w:sz="0" w:space="0" w:color="auto"/>
              </w:divBdr>
            </w:div>
            <w:div w:id="610816569">
              <w:marLeft w:val="0"/>
              <w:marRight w:val="0"/>
              <w:marTop w:val="0"/>
              <w:marBottom w:val="0"/>
              <w:divBdr>
                <w:top w:val="none" w:sz="0" w:space="0" w:color="auto"/>
                <w:left w:val="none" w:sz="0" w:space="0" w:color="auto"/>
                <w:bottom w:val="none" w:sz="0" w:space="0" w:color="auto"/>
                <w:right w:val="none" w:sz="0" w:space="0" w:color="auto"/>
              </w:divBdr>
            </w:div>
            <w:div w:id="613638667">
              <w:marLeft w:val="0"/>
              <w:marRight w:val="0"/>
              <w:marTop w:val="0"/>
              <w:marBottom w:val="0"/>
              <w:divBdr>
                <w:top w:val="none" w:sz="0" w:space="0" w:color="auto"/>
                <w:left w:val="none" w:sz="0" w:space="0" w:color="auto"/>
                <w:bottom w:val="none" w:sz="0" w:space="0" w:color="auto"/>
                <w:right w:val="none" w:sz="0" w:space="0" w:color="auto"/>
              </w:divBdr>
            </w:div>
            <w:div w:id="614290698">
              <w:marLeft w:val="0"/>
              <w:marRight w:val="0"/>
              <w:marTop w:val="0"/>
              <w:marBottom w:val="0"/>
              <w:divBdr>
                <w:top w:val="none" w:sz="0" w:space="0" w:color="auto"/>
                <w:left w:val="none" w:sz="0" w:space="0" w:color="auto"/>
                <w:bottom w:val="none" w:sz="0" w:space="0" w:color="auto"/>
                <w:right w:val="none" w:sz="0" w:space="0" w:color="auto"/>
              </w:divBdr>
            </w:div>
            <w:div w:id="615063169">
              <w:marLeft w:val="0"/>
              <w:marRight w:val="0"/>
              <w:marTop w:val="0"/>
              <w:marBottom w:val="0"/>
              <w:divBdr>
                <w:top w:val="none" w:sz="0" w:space="0" w:color="auto"/>
                <w:left w:val="none" w:sz="0" w:space="0" w:color="auto"/>
                <w:bottom w:val="none" w:sz="0" w:space="0" w:color="auto"/>
                <w:right w:val="none" w:sz="0" w:space="0" w:color="auto"/>
              </w:divBdr>
            </w:div>
            <w:div w:id="615334806">
              <w:marLeft w:val="0"/>
              <w:marRight w:val="0"/>
              <w:marTop w:val="0"/>
              <w:marBottom w:val="0"/>
              <w:divBdr>
                <w:top w:val="none" w:sz="0" w:space="0" w:color="auto"/>
                <w:left w:val="none" w:sz="0" w:space="0" w:color="auto"/>
                <w:bottom w:val="none" w:sz="0" w:space="0" w:color="auto"/>
                <w:right w:val="none" w:sz="0" w:space="0" w:color="auto"/>
              </w:divBdr>
            </w:div>
            <w:div w:id="615674507">
              <w:marLeft w:val="0"/>
              <w:marRight w:val="0"/>
              <w:marTop w:val="0"/>
              <w:marBottom w:val="0"/>
              <w:divBdr>
                <w:top w:val="none" w:sz="0" w:space="0" w:color="auto"/>
                <w:left w:val="none" w:sz="0" w:space="0" w:color="auto"/>
                <w:bottom w:val="none" w:sz="0" w:space="0" w:color="auto"/>
                <w:right w:val="none" w:sz="0" w:space="0" w:color="auto"/>
              </w:divBdr>
            </w:div>
            <w:div w:id="615984706">
              <w:marLeft w:val="0"/>
              <w:marRight w:val="0"/>
              <w:marTop w:val="0"/>
              <w:marBottom w:val="0"/>
              <w:divBdr>
                <w:top w:val="none" w:sz="0" w:space="0" w:color="auto"/>
                <w:left w:val="none" w:sz="0" w:space="0" w:color="auto"/>
                <w:bottom w:val="none" w:sz="0" w:space="0" w:color="auto"/>
                <w:right w:val="none" w:sz="0" w:space="0" w:color="auto"/>
              </w:divBdr>
            </w:div>
            <w:div w:id="616301714">
              <w:marLeft w:val="0"/>
              <w:marRight w:val="0"/>
              <w:marTop w:val="0"/>
              <w:marBottom w:val="0"/>
              <w:divBdr>
                <w:top w:val="none" w:sz="0" w:space="0" w:color="auto"/>
                <w:left w:val="none" w:sz="0" w:space="0" w:color="auto"/>
                <w:bottom w:val="none" w:sz="0" w:space="0" w:color="auto"/>
                <w:right w:val="none" w:sz="0" w:space="0" w:color="auto"/>
              </w:divBdr>
            </w:div>
            <w:div w:id="616713428">
              <w:marLeft w:val="0"/>
              <w:marRight w:val="0"/>
              <w:marTop w:val="0"/>
              <w:marBottom w:val="0"/>
              <w:divBdr>
                <w:top w:val="none" w:sz="0" w:space="0" w:color="auto"/>
                <w:left w:val="none" w:sz="0" w:space="0" w:color="auto"/>
                <w:bottom w:val="none" w:sz="0" w:space="0" w:color="auto"/>
                <w:right w:val="none" w:sz="0" w:space="0" w:color="auto"/>
              </w:divBdr>
            </w:div>
            <w:div w:id="617302507">
              <w:marLeft w:val="0"/>
              <w:marRight w:val="0"/>
              <w:marTop w:val="0"/>
              <w:marBottom w:val="0"/>
              <w:divBdr>
                <w:top w:val="none" w:sz="0" w:space="0" w:color="auto"/>
                <w:left w:val="none" w:sz="0" w:space="0" w:color="auto"/>
                <w:bottom w:val="none" w:sz="0" w:space="0" w:color="auto"/>
                <w:right w:val="none" w:sz="0" w:space="0" w:color="auto"/>
              </w:divBdr>
            </w:div>
            <w:div w:id="617683930">
              <w:marLeft w:val="0"/>
              <w:marRight w:val="0"/>
              <w:marTop w:val="0"/>
              <w:marBottom w:val="0"/>
              <w:divBdr>
                <w:top w:val="none" w:sz="0" w:space="0" w:color="auto"/>
                <w:left w:val="none" w:sz="0" w:space="0" w:color="auto"/>
                <w:bottom w:val="none" w:sz="0" w:space="0" w:color="auto"/>
                <w:right w:val="none" w:sz="0" w:space="0" w:color="auto"/>
              </w:divBdr>
            </w:div>
            <w:div w:id="618607631">
              <w:marLeft w:val="0"/>
              <w:marRight w:val="0"/>
              <w:marTop w:val="0"/>
              <w:marBottom w:val="0"/>
              <w:divBdr>
                <w:top w:val="none" w:sz="0" w:space="0" w:color="auto"/>
                <w:left w:val="none" w:sz="0" w:space="0" w:color="auto"/>
                <w:bottom w:val="none" w:sz="0" w:space="0" w:color="auto"/>
                <w:right w:val="none" w:sz="0" w:space="0" w:color="auto"/>
              </w:divBdr>
            </w:div>
            <w:div w:id="619847275">
              <w:marLeft w:val="0"/>
              <w:marRight w:val="0"/>
              <w:marTop w:val="0"/>
              <w:marBottom w:val="0"/>
              <w:divBdr>
                <w:top w:val="none" w:sz="0" w:space="0" w:color="auto"/>
                <w:left w:val="none" w:sz="0" w:space="0" w:color="auto"/>
                <w:bottom w:val="none" w:sz="0" w:space="0" w:color="auto"/>
                <w:right w:val="none" w:sz="0" w:space="0" w:color="auto"/>
              </w:divBdr>
            </w:div>
            <w:div w:id="620452442">
              <w:marLeft w:val="0"/>
              <w:marRight w:val="0"/>
              <w:marTop w:val="0"/>
              <w:marBottom w:val="0"/>
              <w:divBdr>
                <w:top w:val="none" w:sz="0" w:space="0" w:color="auto"/>
                <w:left w:val="none" w:sz="0" w:space="0" w:color="auto"/>
                <w:bottom w:val="none" w:sz="0" w:space="0" w:color="auto"/>
                <w:right w:val="none" w:sz="0" w:space="0" w:color="auto"/>
              </w:divBdr>
            </w:div>
            <w:div w:id="620720337">
              <w:marLeft w:val="0"/>
              <w:marRight w:val="0"/>
              <w:marTop w:val="0"/>
              <w:marBottom w:val="0"/>
              <w:divBdr>
                <w:top w:val="none" w:sz="0" w:space="0" w:color="auto"/>
                <w:left w:val="none" w:sz="0" w:space="0" w:color="auto"/>
                <w:bottom w:val="none" w:sz="0" w:space="0" w:color="auto"/>
                <w:right w:val="none" w:sz="0" w:space="0" w:color="auto"/>
              </w:divBdr>
            </w:div>
            <w:div w:id="623116362">
              <w:marLeft w:val="0"/>
              <w:marRight w:val="0"/>
              <w:marTop w:val="0"/>
              <w:marBottom w:val="0"/>
              <w:divBdr>
                <w:top w:val="none" w:sz="0" w:space="0" w:color="auto"/>
                <w:left w:val="none" w:sz="0" w:space="0" w:color="auto"/>
                <w:bottom w:val="none" w:sz="0" w:space="0" w:color="auto"/>
                <w:right w:val="none" w:sz="0" w:space="0" w:color="auto"/>
              </w:divBdr>
            </w:div>
            <w:div w:id="623777039">
              <w:marLeft w:val="0"/>
              <w:marRight w:val="0"/>
              <w:marTop w:val="0"/>
              <w:marBottom w:val="0"/>
              <w:divBdr>
                <w:top w:val="none" w:sz="0" w:space="0" w:color="auto"/>
                <w:left w:val="none" w:sz="0" w:space="0" w:color="auto"/>
                <w:bottom w:val="none" w:sz="0" w:space="0" w:color="auto"/>
                <w:right w:val="none" w:sz="0" w:space="0" w:color="auto"/>
              </w:divBdr>
            </w:div>
            <w:div w:id="627127207">
              <w:marLeft w:val="0"/>
              <w:marRight w:val="0"/>
              <w:marTop w:val="0"/>
              <w:marBottom w:val="0"/>
              <w:divBdr>
                <w:top w:val="none" w:sz="0" w:space="0" w:color="auto"/>
                <w:left w:val="none" w:sz="0" w:space="0" w:color="auto"/>
                <w:bottom w:val="none" w:sz="0" w:space="0" w:color="auto"/>
                <w:right w:val="none" w:sz="0" w:space="0" w:color="auto"/>
              </w:divBdr>
            </w:div>
            <w:div w:id="630593039">
              <w:marLeft w:val="0"/>
              <w:marRight w:val="0"/>
              <w:marTop w:val="0"/>
              <w:marBottom w:val="0"/>
              <w:divBdr>
                <w:top w:val="none" w:sz="0" w:space="0" w:color="auto"/>
                <w:left w:val="none" w:sz="0" w:space="0" w:color="auto"/>
                <w:bottom w:val="none" w:sz="0" w:space="0" w:color="auto"/>
                <w:right w:val="none" w:sz="0" w:space="0" w:color="auto"/>
              </w:divBdr>
            </w:div>
            <w:div w:id="631909760">
              <w:marLeft w:val="0"/>
              <w:marRight w:val="0"/>
              <w:marTop w:val="0"/>
              <w:marBottom w:val="0"/>
              <w:divBdr>
                <w:top w:val="none" w:sz="0" w:space="0" w:color="auto"/>
                <w:left w:val="none" w:sz="0" w:space="0" w:color="auto"/>
                <w:bottom w:val="none" w:sz="0" w:space="0" w:color="auto"/>
                <w:right w:val="none" w:sz="0" w:space="0" w:color="auto"/>
              </w:divBdr>
              <w:divsChild>
                <w:div w:id="263923086">
                  <w:marLeft w:val="0"/>
                  <w:marRight w:val="0"/>
                  <w:marTop w:val="0"/>
                  <w:marBottom w:val="0"/>
                  <w:divBdr>
                    <w:top w:val="none" w:sz="0" w:space="0" w:color="auto"/>
                    <w:left w:val="none" w:sz="0" w:space="0" w:color="auto"/>
                    <w:bottom w:val="none" w:sz="0" w:space="0" w:color="auto"/>
                    <w:right w:val="none" w:sz="0" w:space="0" w:color="auto"/>
                  </w:divBdr>
                </w:div>
                <w:div w:id="310713416">
                  <w:marLeft w:val="0"/>
                  <w:marRight w:val="0"/>
                  <w:marTop w:val="0"/>
                  <w:marBottom w:val="0"/>
                  <w:divBdr>
                    <w:top w:val="none" w:sz="0" w:space="0" w:color="auto"/>
                    <w:left w:val="none" w:sz="0" w:space="0" w:color="auto"/>
                    <w:bottom w:val="none" w:sz="0" w:space="0" w:color="auto"/>
                    <w:right w:val="none" w:sz="0" w:space="0" w:color="auto"/>
                  </w:divBdr>
                </w:div>
                <w:div w:id="556089093">
                  <w:marLeft w:val="0"/>
                  <w:marRight w:val="0"/>
                  <w:marTop w:val="0"/>
                  <w:marBottom w:val="0"/>
                  <w:divBdr>
                    <w:top w:val="none" w:sz="0" w:space="0" w:color="auto"/>
                    <w:left w:val="none" w:sz="0" w:space="0" w:color="auto"/>
                    <w:bottom w:val="none" w:sz="0" w:space="0" w:color="auto"/>
                    <w:right w:val="none" w:sz="0" w:space="0" w:color="auto"/>
                  </w:divBdr>
                </w:div>
                <w:div w:id="848760183">
                  <w:marLeft w:val="0"/>
                  <w:marRight w:val="0"/>
                  <w:marTop w:val="0"/>
                  <w:marBottom w:val="0"/>
                  <w:divBdr>
                    <w:top w:val="none" w:sz="0" w:space="0" w:color="auto"/>
                    <w:left w:val="none" w:sz="0" w:space="0" w:color="auto"/>
                    <w:bottom w:val="none" w:sz="0" w:space="0" w:color="auto"/>
                    <w:right w:val="none" w:sz="0" w:space="0" w:color="auto"/>
                  </w:divBdr>
                </w:div>
                <w:div w:id="1000045239">
                  <w:marLeft w:val="0"/>
                  <w:marRight w:val="0"/>
                  <w:marTop w:val="0"/>
                  <w:marBottom w:val="0"/>
                  <w:divBdr>
                    <w:top w:val="none" w:sz="0" w:space="0" w:color="auto"/>
                    <w:left w:val="none" w:sz="0" w:space="0" w:color="auto"/>
                    <w:bottom w:val="none" w:sz="0" w:space="0" w:color="auto"/>
                    <w:right w:val="none" w:sz="0" w:space="0" w:color="auto"/>
                  </w:divBdr>
                </w:div>
                <w:div w:id="1737245778">
                  <w:marLeft w:val="0"/>
                  <w:marRight w:val="0"/>
                  <w:marTop w:val="0"/>
                  <w:marBottom w:val="0"/>
                  <w:divBdr>
                    <w:top w:val="none" w:sz="0" w:space="0" w:color="auto"/>
                    <w:left w:val="none" w:sz="0" w:space="0" w:color="auto"/>
                    <w:bottom w:val="none" w:sz="0" w:space="0" w:color="auto"/>
                    <w:right w:val="none" w:sz="0" w:space="0" w:color="auto"/>
                  </w:divBdr>
                </w:div>
              </w:divsChild>
            </w:div>
            <w:div w:id="634457219">
              <w:marLeft w:val="0"/>
              <w:marRight w:val="0"/>
              <w:marTop w:val="0"/>
              <w:marBottom w:val="0"/>
              <w:divBdr>
                <w:top w:val="none" w:sz="0" w:space="0" w:color="auto"/>
                <w:left w:val="none" w:sz="0" w:space="0" w:color="auto"/>
                <w:bottom w:val="none" w:sz="0" w:space="0" w:color="auto"/>
                <w:right w:val="none" w:sz="0" w:space="0" w:color="auto"/>
              </w:divBdr>
            </w:div>
            <w:div w:id="635793492">
              <w:marLeft w:val="0"/>
              <w:marRight w:val="0"/>
              <w:marTop w:val="0"/>
              <w:marBottom w:val="0"/>
              <w:divBdr>
                <w:top w:val="none" w:sz="0" w:space="0" w:color="auto"/>
                <w:left w:val="none" w:sz="0" w:space="0" w:color="auto"/>
                <w:bottom w:val="none" w:sz="0" w:space="0" w:color="auto"/>
                <w:right w:val="none" w:sz="0" w:space="0" w:color="auto"/>
              </w:divBdr>
            </w:div>
            <w:div w:id="636884781">
              <w:marLeft w:val="0"/>
              <w:marRight w:val="0"/>
              <w:marTop w:val="0"/>
              <w:marBottom w:val="0"/>
              <w:divBdr>
                <w:top w:val="none" w:sz="0" w:space="0" w:color="auto"/>
                <w:left w:val="none" w:sz="0" w:space="0" w:color="auto"/>
                <w:bottom w:val="none" w:sz="0" w:space="0" w:color="auto"/>
                <w:right w:val="none" w:sz="0" w:space="0" w:color="auto"/>
              </w:divBdr>
            </w:div>
            <w:div w:id="637494352">
              <w:marLeft w:val="0"/>
              <w:marRight w:val="0"/>
              <w:marTop w:val="0"/>
              <w:marBottom w:val="0"/>
              <w:divBdr>
                <w:top w:val="none" w:sz="0" w:space="0" w:color="auto"/>
                <w:left w:val="none" w:sz="0" w:space="0" w:color="auto"/>
                <w:bottom w:val="none" w:sz="0" w:space="0" w:color="auto"/>
                <w:right w:val="none" w:sz="0" w:space="0" w:color="auto"/>
              </w:divBdr>
            </w:div>
            <w:div w:id="639304508">
              <w:marLeft w:val="0"/>
              <w:marRight w:val="0"/>
              <w:marTop w:val="0"/>
              <w:marBottom w:val="0"/>
              <w:divBdr>
                <w:top w:val="none" w:sz="0" w:space="0" w:color="auto"/>
                <w:left w:val="none" w:sz="0" w:space="0" w:color="auto"/>
                <w:bottom w:val="none" w:sz="0" w:space="0" w:color="auto"/>
                <w:right w:val="none" w:sz="0" w:space="0" w:color="auto"/>
              </w:divBdr>
            </w:div>
            <w:div w:id="639381836">
              <w:marLeft w:val="0"/>
              <w:marRight w:val="0"/>
              <w:marTop w:val="0"/>
              <w:marBottom w:val="0"/>
              <w:divBdr>
                <w:top w:val="none" w:sz="0" w:space="0" w:color="auto"/>
                <w:left w:val="none" w:sz="0" w:space="0" w:color="auto"/>
                <w:bottom w:val="none" w:sz="0" w:space="0" w:color="auto"/>
                <w:right w:val="none" w:sz="0" w:space="0" w:color="auto"/>
              </w:divBdr>
            </w:div>
            <w:div w:id="639724332">
              <w:marLeft w:val="0"/>
              <w:marRight w:val="0"/>
              <w:marTop w:val="0"/>
              <w:marBottom w:val="0"/>
              <w:divBdr>
                <w:top w:val="none" w:sz="0" w:space="0" w:color="auto"/>
                <w:left w:val="none" w:sz="0" w:space="0" w:color="auto"/>
                <w:bottom w:val="none" w:sz="0" w:space="0" w:color="auto"/>
                <w:right w:val="none" w:sz="0" w:space="0" w:color="auto"/>
              </w:divBdr>
            </w:div>
            <w:div w:id="640160677">
              <w:marLeft w:val="0"/>
              <w:marRight w:val="0"/>
              <w:marTop w:val="0"/>
              <w:marBottom w:val="0"/>
              <w:divBdr>
                <w:top w:val="none" w:sz="0" w:space="0" w:color="auto"/>
                <w:left w:val="none" w:sz="0" w:space="0" w:color="auto"/>
                <w:bottom w:val="none" w:sz="0" w:space="0" w:color="auto"/>
                <w:right w:val="none" w:sz="0" w:space="0" w:color="auto"/>
              </w:divBdr>
            </w:div>
            <w:div w:id="641236622">
              <w:marLeft w:val="0"/>
              <w:marRight w:val="0"/>
              <w:marTop w:val="0"/>
              <w:marBottom w:val="0"/>
              <w:divBdr>
                <w:top w:val="none" w:sz="0" w:space="0" w:color="auto"/>
                <w:left w:val="none" w:sz="0" w:space="0" w:color="auto"/>
                <w:bottom w:val="none" w:sz="0" w:space="0" w:color="auto"/>
                <w:right w:val="none" w:sz="0" w:space="0" w:color="auto"/>
              </w:divBdr>
            </w:div>
            <w:div w:id="641889701">
              <w:marLeft w:val="0"/>
              <w:marRight w:val="0"/>
              <w:marTop w:val="0"/>
              <w:marBottom w:val="0"/>
              <w:divBdr>
                <w:top w:val="none" w:sz="0" w:space="0" w:color="auto"/>
                <w:left w:val="none" w:sz="0" w:space="0" w:color="auto"/>
                <w:bottom w:val="none" w:sz="0" w:space="0" w:color="auto"/>
                <w:right w:val="none" w:sz="0" w:space="0" w:color="auto"/>
              </w:divBdr>
            </w:div>
            <w:div w:id="642126381">
              <w:marLeft w:val="0"/>
              <w:marRight w:val="0"/>
              <w:marTop w:val="0"/>
              <w:marBottom w:val="0"/>
              <w:divBdr>
                <w:top w:val="none" w:sz="0" w:space="0" w:color="auto"/>
                <w:left w:val="none" w:sz="0" w:space="0" w:color="auto"/>
                <w:bottom w:val="none" w:sz="0" w:space="0" w:color="auto"/>
                <w:right w:val="none" w:sz="0" w:space="0" w:color="auto"/>
              </w:divBdr>
            </w:div>
            <w:div w:id="643236245">
              <w:marLeft w:val="0"/>
              <w:marRight w:val="0"/>
              <w:marTop w:val="0"/>
              <w:marBottom w:val="0"/>
              <w:divBdr>
                <w:top w:val="none" w:sz="0" w:space="0" w:color="auto"/>
                <w:left w:val="none" w:sz="0" w:space="0" w:color="auto"/>
                <w:bottom w:val="none" w:sz="0" w:space="0" w:color="auto"/>
                <w:right w:val="none" w:sz="0" w:space="0" w:color="auto"/>
              </w:divBdr>
            </w:div>
            <w:div w:id="643436350">
              <w:marLeft w:val="0"/>
              <w:marRight w:val="0"/>
              <w:marTop w:val="0"/>
              <w:marBottom w:val="0"/>
              <w:divBdr>
                <w:top w:val="none" w:sz="0" w:space="0" w:color="auto"/>
                <w:left w:val="none" w:sz="0" w:space="0" w:color="auto"/>
                <w:bottom w:val="none" w:sz="0" w:space="0" w:color="auto"/>
                <w:right w:val="none" w:sz="0" w:space="0" w:color="auto"/>
              </w:divBdr>
            </w:div>
            <w:div w:id="644046591">
              <w:marLeft w:val="0"/>
              <w:marRight w:val="0"/>
              <w:marTop w:val="0"/>
              <w:marBottom w:val="0"/>
              <w:divBdr>
                <w:top w:val="none" w:sz="0" w:space="0" w:color="auto"/>
                <w:left w:val="none" w:sz="0" w:space="0" w:color="auto"/>
                <w:bottom w:val="none" w:sz="0" w:space="0" w:color="auto"/>
                <w:right w:val="none" w:sz="0" w:space="0" w:color="auto"/>
              </w:divBdr>
            </w:div>
            <w:div w:id="644551254">
              <w:marLeft w:val="0"/>
              <w:marRight w:val="0"/>
              <w:marTop w:val="0"/>
              <w:marBottom w:val="0"/>
              <w:divBdr>
                <w:top w:val="none" w:sz="0" w:space="0" w:color="auto"/>
                <w:left w:val="none" w:sz="0" w:space="0" w:color="auto"/>
                <w:bottom w:val="none" w:sz="0" w:space="0" w:color="auto"/>
                <w:right w:val="none" w:sz="0" w:space="0" w:color="auto"/>
              </w:divBdr>
            </w:div>
            <w:div w:id="645353228">
              <w:marLeft w:val="0"/>
              <w:marRight w:val="0"/>
              <w:marTop w:val="0"/>
              <w:marBottom w:val="0"/>
              <w:divBdr>
                <w:top w:val="none" w:sz="0" w:space="0" w:color="auto"/>
                <w:left w:val="none" w:sz="0" w:space="0" w:color="auto"/>
                <w:bottom w:val="none" w:sz="0" w:space="0" w:color="auto"/>
                <w:right w:val="none" w:sz="0" w:space="0" w:color="auto"/>
              </w:divBdr>
            </w:div>
            <w:div w:id="646013180">
              <w:marLeft w:val="0"/>
              <w:marRight w:val="0"/>
              <w:marTop w:val="0"/>
              <w:marBottom w:val="0"/>
              <w:divBdr>
                <w:top w:val="none" w:sz="0" w:space="0" w:color="auto"/>
                <w:left w:val="none" w:sz="0" w:space="0" w:color="auto"/>
                <w:bottom w:val="none" w:sz="0" w:space="0" w:color="auto"/>
                <w:right w:val="none" w:sz="0" w:space="0" w:color="auto"/>
              </w:divBdr>
            </w:div>
            <w:div w:id="646477033">
              <w:marLeft w:val="0"/>
              <w:marRight w:val="0"/>
              <w:marTop w:val="0"/>
              <w:marBottom w:val="0"/>
              <w:divBdr>
                <w:top w:val="none" w:sz="0" w:space="0" w:color="auto"/>
                <w:left w:val="none" w:sz="0" w:space="0" w:color="auto"/>
                <w:bottom w:val="none" w:sz="0" w:space="0" w:color="auto"/>
                <w:right w:val="none" w:sz="0" w:space="0" w:color="auto"/>
              </w:divBdr>
            </w:div>
            <w:div w:id="646596019">
              <w:marLeft w:val="0"/>
              <w:marRight w:val="0"/>
              <w:marTop w:val="0"/>
              <w:marBottom w:val="0"/>
              <w:divBdr>
                <w:top w:val="none" w:sz="0" w:space="0" w:color="auto"/>
                <w:left w:val="none" w:sz="0" w:space="0" w:color="auto"/>
                <w:bottom w:val="none" w:sz="0" w:space="0" w:color="auto"/>
                <w:right w:val="none" w:sz="0" w:space="0" w:color="auto"/>
              </w:divBdr>
            </w:div>
            <w:div w:id="646709601">
              <w:marLeft w:val="0"/>
              <w:marRight w:val="0"/>
              <w:marTop w:val="0"/>
              <w:marBottom w:val="0"/>
              <w:divBdr>
                <w:top w:val="none" w:sz="0" w:space="0" w:color="auto"/>
                <w:left w:val="none" w:sz="0" w:space="0" w:color="auto"/>
                <w:bottom w:val="none" w:sz="0" w:space="0" w:color="auto"/>
                <w:right w:val="none" w:sz="0" w:space="0" w:color="auto"/>
              </w:divBdr>
              <w:divsChild>
                <w:div w:id="29036598">
                  <w:marLeft w:val="0"/>
                  <w:marRight w:val="0"/>
                  <w:marTop w:val="0"/>
                  <w:marBottom w:val="0"/>
                  <w:divBdr>
                    <w:top w:val="none" w:sz="0" w:space="0" w:color="auto"/>
                    <w:left w:val="none" w:sz="0" w:space="0" w:color="auto"/>
                    <w:bottom w:val="none" w:sz="0" w:space="0" w:color="auto"/>
                    <w:right w:val="none" w:sz="0" w:space="0" w:color="auto"/>
                  </w:divBdr>
                </w:div>
                <w:div w:id="890581694">
                  <w:marLeft w:val="0"/>
                  <w:marRight w:val="0"/>
                  <w:marTop w:val="0"/>
                  <w:marBottom w:val="0"/>
                  <w:divBdr>
                    <w:top w:val="none" w:sz="0" w:space="0" w:color="auto"/>
                    <w:left w:val="none" w:sz="0" w:space="0" w:color="auto"/>
                    <w:bottom w:val="none" w:sz="0" w:space="0" w:color="auto"/>
                    <w:right w:val="none" w:sz="0" w:space="0" w:color="auto"/>
                  </w:divBdr>
                </w:div>
                <w:div w:id="951783445">
                  <w:marLeft w:val="0"/>
                  <w:marRight w:val="0"/>
                  <w:marTop w:val="0"/>
                  <w:marBottom w:val="0"/>
                  <w:divBdr>
                    <w:top w:val="none" w:sz="0" w:space="0" w:color="auto"/>
                    <w:left w:val="none" w:sz="0" w:space="0" w:color="auto"/>
                    <w:bottom w:val="none" w:sz="0" w:space="0" w:color="auto"/>
                    <w:right w:val="none" w:sz="0" w:space="0" w:color="auto"/>
                  </w:divBdr>
                </w:div>
                <w:div w:id="2064712875">
                  <w:marLeft w:val="0"/>
                  <w:marRight w:val="0"/>
                  <w:marTop w:val="0"/>
                  <w:marBottom w:val="0"/>
                  <w:divBdr>
                    <w:top w:val="none" w:sz="0" w:space="0" w:color="auto"/>
                    <w:left w:val="none" w:sz="0" w:space="0" w:color="auto"/>
                    <w:bottom w:val="none" w:sz="0" w:space="0" w:color="auto"/>
                    <w:right w:val="none" w:sz="0" w:space="0" w:color="auto"/>
                  </w:divBdr>
                </w:div>
              </w:divsChild>
            </w:div>
            <w:div w:id="650791181">
              <w:marLeft w:val="0"/>
              <w:marRight w:val="0"/>
              <w:marTop w:val="0"/>
              <w:marBottom w:val="0"/>
              <w:divBdr>
                <w:top w:val="none" w:sz="0" w:space="0" w:color="auto"/>
                <w:left w:val="none" w:sz="0" w:space="0" w:color="auto"/>
                <w:bottom w:val="none" w:sz="0" w:space="0" w:color="auto"/>
                <w:right w:val="none" w:sz="0" w:space="0" w:color="auto"/>
              </w:divBdr>
            </w:div>
            <w:div w:id="652494008">
              <w:marLeft w:val="0"/>
              <w:marRight w:val="0"/>
              <w:marTop w:val="0"/>
              <w:marBottom w:val="0"/>
              <w:divBdr>
                <w:top w:val="none" w:sz="0" w:space="0" w:color="auto"/>
                <w:left w:val="none" w:sz="0" w:space="0" w:color="auto"/>
                <w:bottom w:val="none" w:sz="0" w:space="0" w:color="auto"/>
                <w:right w:val="none" w:sz="0" w:space="0" w:color="auto"/>
              </w:divBdr>
            </w:div>
            <w:div w:id="653030513">
              <w:marLeft w:val="0"/>
              <w:marRight w:val="0"/>
              <w:marTop w:val="0"/>
              <w:marBottom w:val="0"/>
              <w:divBdr>
                <w:top w:val="none" w:sz="0" w:space="0" w:color="auto"/>
                <w:left w:val="none" w:sz="0" w:space="0" w:color="auto"/>
                <w:bottom w:val="none" w:sz="0" w:space="0" w:color="auto"/>
                <w:right w:val="none" w:sz="0" w:space="0" w:color="auto"/>
              </w:divBdr>
            </w:div>
            <w:div w:id="653802157">
              <w:marLeft w:val="0"/>
              <w:marRight w:val="0"/>
              <w:marTop w:val="0"/>
              <w:marBottom w:val="0"/>
              <w:divBdr>
                <w:top w:val="none" w:sz="0" w:space="0" w:color="auto"/>
                <w:left w:val="none" w:sz="0" w:space="0" w:color="auto"/>
                <w:bottom w:val="none" w:sz="0" w:space="0" w:color="auto"/>
                <w:right w:val="none" w:sz="0" w:space="0" w:color="auto"/>
              </w:divBdr>
            </w:div>
            <w:div w:id="656803374">
              <w:marLeft w:val="0"/>
              <w:marRight w:val="0"/>
              <w:marTop w:val="0"/>
              <w:marBottom w:val="0"/>
              <w:divBdr>
                <w:top w:val="none" w:sz="0" w:space="0" w:color="auto"/>
                <w:left w:val="none" w:sz="0" w:space="0" w:color="auto"/>
                <w:bottom w:val="none" w:sz="0" w:space="0" w:color="auto"/>
                <w:right w:val="none" w:sz="0" w:space="0" w:color="auto"/>
              </w:divBdr>
            </w:div>
            <w:div w:id="658385449">
              <w:marLeft w:val="0"/>
              <w:marRight w:val="0"/>
              <w:marTop w:val="0"/>
              <w:marBottom w:val="0"/>
              <w:divBdr>
                <w:top w:val="none" w:sz="0" w:space="0" w:color="auto"/>
                <w:left w:val="none" w:sz="0" w:space="0" w:color="auto"/>
                <w:bottom w:val="none" w:sz="0" w:space="0" w:color="auto"/>
                <w:right w:val="none" w:sz="0" w:space="0" w:color="auto"/>
              </w:divBdr>
            </w:div>
            <w:div w:id="659231953">
              <w:marLeft w:val="0"/>
              <w:marRight w:val="0"/>
              <w:marTop w:val="0"/>
              <w:marBottom w:val="0"/>
              <w:divBdr>
                <w:top w:val="none" w:sz="0" w:space="0" w:color="auto"/>
                <w:left w:val="none" w:sz="0" w:space="0" w:color="auto"/>
                <w:bottom w:val="none" w:sz="0" w:space="0" w:color="auto"/>
                <w:right w:val="none" w:sz="0" w:space="0" w:color="auto"/>
              </w:divBdr>
            </w:div>
            <w:div w:id="659771336">
              <w:marLeft w:val="0"/>
              <w:marRight w:val="0"/>
              <w:marTop w:val="0"/>
              <w:marBottom w:val="0"/>
              <w:divBdr>
                <w:top w:val="none" w:sz="0" w:space="0" w:color="auto"/>
                <w:left w:val="none" w:sz="0" w:space="0" w:color="auto"/>
                <w:bottom w:val="none" w:sz="0" w:space="0" w:color="auto"/>
                <w:right w:val="none" w:sz="0" w:space="0" w:color="auto"/>
              </w:divBdr>
            </w:div>
            <w:div w:id="660543930">
              <w:marLeft w:val="0"/>
              <w:marRight w:val="0"/>
              <w:marTop w:val="0"/>
              <w:marBottom w:val="0"/>
              <w:divBdr>
                <w:top w:val="none" w:sz="0" w:space="0" w:color="auto"/>
                <w:left w:val="none" w:sz="0" w:space="0" w:color="auto"/>
                <w:bottom w:val="none" w:sz="0" w:space="0" w:color="auto"/>
                <w:right w:val="none" w:sz="0" w:space="0" w:color="auto"/>
              </w:divBdr>
            </w:div>
            <w:div w:id="661012185">
              <w:marLeft w:val="0"/>
              <w:marRight w:val="0"/>
              <w:marTop w:val="0"/>
              <w:marBottom w:val="0"/>
              <w:divBdr>
                <w:top w:val="none" w:sz="0" w:space="0" w:color="auto"/>
                <w:left w:val="none" w:sz="0" w:space="0" w:color="auto"/>
                <w:bottom w:val="none" w:sz="0" w:space="0" w:color="auto"/>
                <w:right w:val="none" w:sz="0" w:space="0" w:color="auto"/>
              </w:divBdr>
            </w:div>
            <w:div w:id="661588342">
              <w:marLeft w:val="0"/>
              <w:marRight w:val="0"/>
              <w:marTop w:val="0"/>
              <w:marBottom w:val="0"/>
              <w:divBdr>
                <w:top w:val="none" w:sz="0" w:space="0" w:color="auto"/>
                <w:left w:val="none" w:sz="0" w:space="0" w:color="auto"/>
                <w:bottom w:val="none" w:sz="0" w:space="0" w:color="auto"/>
                <w:right w:val="none" w:sz="0" w:space="0" w:color="auto"/>
              </w:divBdr>
            </w:div>
            <w:div w:id="664284586">
              <w:marLeft w:val="0"/>
              <w:marRight w:val="0"/>
              <w:marTop w:val="0"/>
              <w:marBottom w:val="0"/>
              <w:divBdr>
                <w:top w:val="none" w:sz="0" w:space="0" w:color="auto"/>
                <w:left w:val="none" w:sz="0" w:space="0" w:color="auto"/>
                <w:bottom w:val="none" w:sz="0" w:space="0" w:color="auto"/>
                <w:right w:val="none" w:sz="0" w:space="0" w:color="auto"/>
              </w:divBdr>
            </w:div>
            <w:div w:id="665715302">
              <w:marLeft w:val="0"/>
              <w:marRight w:val="0"/>
              <w:marTop w:val="0"/>
              <w:marBottom w:val="0"/>
              <w:divBdr>
                <w:top w:val="none" w:sz="0" w:space="0" w:color="auto"/>
                <w:left w:val="none" w:sz="0" w:space="0" w:color="auto"/>
                <w:bottom w:val="none" w:sz="0" w:space="0" w:color="auto"/>
                <w:right w:val="none" w:sz="0" w:space="0" w:color="auto"/>
              </w:divBdr>
            </w:div>
            <w:div w:id="667371009">
              <w:marLeft w:val="0"/>
              <w:marRight w:val="0"/>
              <w:marTop w:val="0"/>
              <w:marBottom w:val="0"/>
              <w:divBdr>
                <w:top w:val="none" w:sz="0" w:space="0" w:color="auto"/>
                <w:left w:val="none" w:sz="0" w:space="0" w:color="auto"/>
                <w:bottom w:val="none" w:sz="0" w:space="0" w:color="auto"/>
                <w:right w:val="none" w:sz="0" w:space="0" w:color="auto"/>
              </w:divBdr>
            </w:div>
            <w:div w:id="668102456">
              <w:marLeft w:val="0"/>
              <w:marRight w:val="0"/>
              <w:marTop w:val="0"/>
              <w:marBottom w:val="0"/>
              <w:divBdr>
                <w:top w:val="none" w:sz="0" w:space="0" w:color="auto"/>
                <w:left w:val="none" w:sz="0" w:space="0" w:color="auto"/>
                <w:bottom w:val="none" w:sz="0" w:space="0" w:color="auto"/>
                <w:right w:val="none" w:sz="0" w:space="0" w:color="auto"/>
              </w:divBdr>
            </w:div>
            <w:div w:id="669066888">
              <w:marLeft w:val="0"/>
              <w:marRight w:val="0"/>
              <w:marTop w:val="0"/>
              <w:marBottom w:val="0"/>
              <w:divBdr>
                <w:top w:val="none" w:sz="0" w:space="0" w:color="auto"/>
                <w:left w:val="none" w:sz="0" w:space="0" w:color="auto"/>
                <w:bottom w:val="none" w:sz="0" w:space="0" w:color="auto"/>
                <w:right w:val="none" w:sz="0" w:space="0" w:color="auto"/>
              </w:divBdr>
            </w:div>
            <w:div w:id="669336000">
              <w:marLeft w:val="0"/>
              <w:marRight w:val="0"/>
              <w:marTop w:val="0"/>
              <w:marBottom w:val="0"/>
              <w:divBdr>
                <w:top w:val="none" w:sz="0" w:space="0" w:color="auto"/>
                <w:left w:val="none" w:sz="0" w:space="0" w:color="auto"/>
                <w:bottom w:val="none" w:sz="0" w:space="0" w:color="auto"/>
                <w:right w:val="none" w:sz="0" w:space="0" w:color="auto"/>
              </w:divBdr>
            </w:div>
            <w:div w:id="674696697">
              <w:marLeft w:val="0"/>
              <w:marRight w:val="0"/>
              <w:marTop w:val="0"/>
              <w:marBottom w:val="0"/>
              <w:divBdr>
                <w:top w:val="none" w:sz="0" w:space="0" w:color="auto"/>
                <w:left w:val="none" w:sz="0" w:space="0" w:color="auto"/>
                <w:bottom w:val="none" w:sz="0" w:space="0" w:color="auto"/>
                <w:right w:val="none" w:sz="0" w:space="0" w:color="auto"/>
              </w:divBdr>
            </w:div>
            <w:div w:id="676662698">
              <w:marLeft w:val="0"/>
              <w:marRight w:val="0"/>
              <w:marTop w:val="0"/>
              <w:marBottom w:val="0"/>
              <w:divBdr>
                <w:top w:val="none" w:sz="0" w:space="0" w:color="auto"/>
                <w:left w:val="none" w:sz="0" w:space="0" w:color="auto"/>
                <w:bottom w:val="none" w:sz="0" w:space="0" w:color="auto"/>
                <w:right w:val="none" w:sz="0" w:space="0" w:color="auto"/>
              </w:divBdr>
            </w:div>
            <w:div w:id="679892352">
              <w:marLeft w:val="0"/>
              <w:marRight w:val="0"/>
              <w:marTop w:val="0"/>
              <w:marBottom w:val="0"/>
              <w:divBdr>
                <w:top w:val="none" w:sz="0" w:space="0" w:color="auto"/>
                <w:left w:val="none" w:sz="0" w:space="0" w:color="auto"/>
                <w:bottom w:val="none" w:sz="0" w:space="0" w:color="auto"/>
                <w:right w:val="none" w:sz="0" w:space="0" w:color="auto"/>
              </w:divBdr>
            </w:div>
            <w:div w:id="681055174">
              <w:marLeft w:val="0"/>
              <w:marRight w:val="0"/>
              <w:marTop w:val="0"/>
              <w:marBottom w:val="0"/>
              <w:divBdr>
                <w:top w:val="none" w:sz="0" w:space="0" w:color="auto"/>
                <w:left w:val="none" w:sz="0" w:space="0" w:color="auto"/>
                <w:bottom w:val="none" w:sz="0" w:space="0" w:color="auto"/>
                <w:right w:val="none" w:sz="0" w:space="0" w:color="auto"/>
              </w:divBdr>
            </w:div>
            <w:div w:id="681199969">
              <w:marLeft w:val="0"/>
              <w:marRight w:val="0"/>
              <w:marTop w:val="0"/>
              <w:marBottom w:val="0"/>
              <w:divBdr>
                <w:top w:val="none" w:sz="0" w:space="0" w:color="auto"/>
                <w:left w:val="none" w:sz="0" w:space="0" w:color="auto"/>
                <w:bottom w:val="none" w:sz="0" w:space="0" w:color="auto"/>
                <w:right w:val="none" w:sz="0" w:space="0" w:color="auto"/>
              </w:divBdr>
            </w:div>
            <w:div w:id="681932038">
              <w:marLeft w:val="0"/>
              <w:marRight w:val="0"/>
              <w:marTop w:val="0"/>
              <w:marBottom w:val="0"/>
              <w:divBdr>
                <w:top w:val="none" w:sz="0" w:space="0" w:color="auto"/>
                <w:left w:val="none" w:sz="0" w:space="0" w:color="auto"/>
                <w:bottom w:val="none" w:sz="0" w:space="0" w:color="auto"/>
                <w:right w:val="none" w:sz="0" w:space="0" w:color="auto"/>
              </w:divBdr>
            </w:div>
            <w:div w:id="681972056">
              <w:marLeft w:val="0"/>
              <w:marRight w:val="0"/>
              <w:marTop w:val="0"/>
              <w:marBottom w:val="0"/>
              <w:divBdr>
                <w:top w:val="none" w:sz="0" w:space="0" w:color="auto"/>
                <w:left w:val="none" w:sz="0" w:space="0" w:color="auto"/>
                <w:bottom w:val="none" w:sz="0" w:space="0" w:color="auto"/>
                <w:right w:val="none" w:sz="0" w:space="0" w:color="auto"/>
              </w:divBdr>
            </w:div>
            <w:div w:id="682976371">
              <w:marLeft w:val="0"/>
              <w:marRight w:val="0"/>
              <w:marTop w:val="0"/>
              <w:marBottom w:val="0"/>
              <w:divBdr>
                <w:top w:val="none" w:sz="0" w:space="0" w:color="auto"/>
                <w:left w:val="none" w:sz="0" w:space="0" w:color="auto"/>
                <w:bottom w:val="none" w:sz="0" w:space="0" w:color="auto"/>
                <w:right w:val="none" w:sz="0" w:space="0" w:color="auto"/>
              </w:divBdr>
            </w:div>
            <w:div w:id="684868638">
              <w:marLeft w:val="0"/>
              <w:marRight w:val="0"/>
              <w:marTop w:val="0"/>
              <w:marBottom w:val="0"/>
              <w:divBdr>
                <w:top w:val="none" w:sz="0" w:space="0" w:color="auto"/>
                <w:left w:val="none" w:sz="0" w:space="0" w:color="auto"/>
                <w:bottom w:val="none" w:sz="0" w:space="0" w:color="auto"/>
                <w:right w:val="none" w:sz="0" w:space="0" w:color="auto"/>
              </w:divBdr>
            </w:div>
            <w:div w:id="684940858">
              <w:marLeft w:val="0"/>
              <w:marRight w:val="0"/>
              <w:marTop w:val="0"/>
              <w:marBottom w:val="0"/>
              <w:divBdr>
                <w:top w:val="none" w:sz="0" w:space="0" w:color="auto"/>
                <w:left w:val="none" w:sz="0" w:space="0" w:color="auto"/>
                <w:bottom w:val="none" w:sz="0" w:space="0" w:color="auto"/>
                <w:right w:val="none" w:sz="0" w:space="0" w:color="auto"/>
              </w:divBdr>
            </w:div>
            <w:div w:id="687213960">
              <w:marLeft w:val="0"/>
              <w:marRight w:val="0"/>
              <w:marTop w:val="0"/>
              <w:marBottom w:val="0"/>
              <w:divBdr>
                <w:top w:val="none" w:sz="0" w:space="0" w:color="auto"/>
                <w:left w:val="none" w:sz="0" w:space="0" w:color="auto"/>
                <w:bottom w:val="none" w:sz="0" w:space="0" w:color="auto"/>
                <w:right w:val="none" w:sz="0" w:space="0" w:color="auto"/>
              </w:divBdr>
            </w:div>
            <w:div w:id="687760112">
              <w:marLeft w:val="0"/>
              <w:marRight w:val="0"/>
              <w:marTop w:val="0"/>
              <w:marBottom w:val="0"/>
              <w:divBdr>
                <w:top w:val="none" w:sz="0" w:space="0" w:color="auto"/>
                <w:left w:val="none" w:sz="0" w:space="0" w:color="auto"/>
                <w:bottom w:val="none" w:sz="0" w:space="0" w:color="auto"/>
                <w:right w:val="none" w:sz="0" w:space="0" w:color="auto"/>
              </w:divBdr>
            </w:div>
            <w:div w:id="688602295">
              <w:marLeft w:val="0"/>
              <w:marRight w:val="0"/>
              <w:marTop w:val="0"/>
              <w:marBottom w:val="0"/>
              <w:divBdr>
                <w:top w:val="none" w:sz="0" w:space="0" w:color="auto"/>
                <w:left w:val="none" w:sz="0" w:space="0" w:color="auto"/>
                <w:bottom w:val="none" w:sz="0" w:space="0" w:color="auto"/>
                <w:right w:val="none" w:sz="0" w:space="0" w:color="auto"/>
              </w:divBdr>
            </w:div>
            <w:div w:id="688677631">
              <w:marLeft w:val="0"/>
              <w:marRight w:val="0"/>
              <w:marTop w:val="0"/>
              <w:marBottom w:val="0"/>
              <w:divBdr>
                <w:top w:val="none" w:sz="0" w:space="0" w:color="auto"/>
                <w:left w:val="none" w:sz="0" w:space="0" w:color="auto"/>
                <w:bottom w:val="none" w:sz="0" w:space="0" w:color="auto"/>
                <w:right w:val="none" w:sz="0" w:space="0" w:color="auto"/>
              </w:divBdr>
            </w:div>
            <w:div w:id="688718684">
              <w:marLeft w:val="0"/>
              <w:marRight w:val="0"/>
              <w:marTop w:val="0"/>
              <w:marBottom w:val="0"/>
              <w:divBdr>
                <w:top w:val="none" w:sz="0" w:space="0" w:color="auto"/>
                <w:left w:val="none" w:sz="0" w:space="0" w:color="auto"/>
                <w:bottom w:val="none" w:sz="0" w:space="0" w:color="auto"/>
                <w:right w:val="none" w:sz="0" w:space="0" w:color="auto"/>
              </w:divBdr>
            </w:div>
            <w:div w:id="689256063">
              <w:marLeft w:val="0"/>
              <w:marRight w:val="0"/>
              <w:marTop w:val="0"/>
              <w:marBottom w:val="0"/>
              <w:divBdr>
                <w:top w:val="none" w:sz="0" w:space="0" w:color="auto"/>
                <w:left w:val="none" w:sz="0" w:space="0" w:color="auto"/>
                <w:bottom w:val="none" w:sz="0" w:space="0" w:color="auto"/>
                <w:right w:val="none" w:sz="0" w:space="0" w:color="auto"/>
              </w:divBdr>
            </w:div>
            <w:div w:id="690640906">
              <w:marLeft w:val="0"/>
              <w:marRight w:val="0"/>
              <w:marTop w:val="0"/>
              <w:marBottom w:val="0"/>
              <w:divBdr>
                <w:top w:val="none" w:sz="0" w:space="0" w:color="auto"/>
                <w:left w:val="none" w:sz="0" w:space="0" w:color="auto"/>
                <w:bottom w:val="none" w:sz="0" w:space="0" w:color="auto"/>
                <w:right w:val="none" w:sz="0" w:space="0" w:color="auto"/>
              </w:divBdr>
            </w:div>
            <w:div w:id="690960387">
              <w:marLeft w:val="0"/>
              <w:marRight w:val="0"/>
              <w:marTop w:val="0"/>
              <w:marBottom w:val="0"/>
              <w:divBdr>
                <w:top w:val="none" w:sz="0" w:space="0" w:color="auto"/>
                <w:left w:val="none" w:sz="0" w:space="0" w:color="auto"/>
                <w:bottom w:val="none" w:sz="0" w:space="0" w:color="auto"/>
                <w:right w:val="none" w:sz="0" w:space="0" w:color="auto"/>
              </w:divBdr>
            </w:div>
            <w:div w:id="691758993">
              <w:marLeft w:val="0"/>
              <w:marRight w:val="0"/>
              <w:marTop w:val="0"/>
              <w:marBottom w:val="0"/>
              <w:divBdr>
                <w:top w:val="none" w:sz="0" w:space="0" w:color="auto"/>
                <w:left w:val="none" w:sz="0" w:space="0" w:color="auto"/>
                <w:bottom w:val="none" w:sz="0" w:space="0" w:color="auto"/>
                <w:right w:val="none" w:sz="0" w:space="0" w:color="auto"/>
              </w:divBdr>
            </w:div>
            <w:div w:id="691763652">
              <w:marLeft w:val="0"/>
              <w:marRight w:val="0"/>
              <w:marTop w:val="0"/>
              <w:marBottom w:val="0"/>
              <w:divBdr>
                <w:top w:val="none" w:sz="0" w:space="0" w:color="auto"/>
                <w:left w:val="none" w:sz="0" w:space="0" w:color="auto"/>
                <w:bottom w:val="none" w:sz="0" w:space="0" w:color="auto"/>
                <w:right w:val="none" w:sz="0" w:space="0" w:color="auto"/>
              </w:divBdr>
            </w:div>
            <w:div w:id="696466337">
              <w:marLeft w:val="0"/>
              <w:marRight w:val="0"/>
              <w:marTop w:val="0"/>
              <w:marBottom w:val="0"/>
              <w:divBdr>
                <w:top w:val="none" w:sz="0" w:space="0" w:color="auto"/>
                <w:left w:val="none" w:sz="0" w:space="0" w:color="auto"/>
                <w:bottom w:val="none" w:sz="0" w:space="0" w:color="auto"/>
                <w:right w:val="none" w:sz="0" w:space="0" w:color="auto"/>
              </w:divBdr>
            </w:div>
            <w:div w:id="698505964">
              <w:marLeft w:val="0"/>
              <w:marRight w:val="0"/>
              <w:marTop w:val="0"/>
              <w:marBottom w:val="0"/>
              <w:divBdr>
                <w:top w:val="none" w:sz="0" w:space="0" w:color="auto"/>
                <w:left w:val="none" w:sz="0" w:space="0" w:color="auto"/>
                <w:bottom w:val="none" w:sz="0" w:space="0" w:color="auto"/>
                <w:right w:val="none" w:sz="0" w:space="0" w:color="auto"/>
              </w:divBdr>
            </w:div>
            <w:div w:id="699361801">
              <w:marLeft w:val="0"/>
              <w:marRight w:val="0"/>
              <w:marTop w:val="0"/>
              <w:marBottom w:val="0"/>
              <w:divBdr>
                <w:top w:val="none" w:sz="0" w:space="0" w:color="auto"/>
                <w:left w:val="none" w:sz="0" w:space="0" w:color="auto"/>
                <w:bottom w:val="none" w:sz="0" w:space="0" w:color="auto"/>
                <w:right w:val="none" w:sz="0" w:space="0" w:color="auto"/>
              </w:divBdr>
            </w:div>
            <w:div w:id="699402899">
              <w:marLeft w:val="0"/>
              <w:marRight w:val="0"/>
              <w:marTop w:val="0"/>
              <w:marBottom w:val="0"/>
              <w:divBdr>
                <w:top w:val="none" w:sz="0" w:space="0" w:color="auto"/>
                <w:left w:val="none" w:sz="0" w:space="0" w:color="auto"/>
                <w:bottom w:val="none" w:sz="0" w:space="0" w:color="auto"/>
                <w:right w:val="none" w:sz="0" w:space="0" w:color="auto"/>
              </w:divBdr>
            </w:div>
            <w:div w:id="699664794">
              <w:marLeft w:val="0"/>
              <w:marRight w:val="0"/>
              <w:marTop w:val="0"/>
              <w:marBottom w:val="0"/>
              <w:divBdr>
                <w:top w:val="none" w:sz="0" w:space="0" w:color="auto"/>
                <w:left w:val="none" w:sz="0" w:space="0" w:color="auto"/>
                <w:bottom w:val="none" w:sz="0" w:space="0" w:color="auto"/>
                <w:right w:val="none" w:sz="0" w:space="0" w:color="auto"/>
              </w:divBdr>
            </w:div>
            <w:div w:id="699669107">
              <w:marLeft w:val="0"/>
              <w:marRight w:val="0"/>
              <w:marTop w:val="0"/>
              <w:marBottom w:val="0"/>
              <w:divBdr>
                <w:top w:val="none" w:sz="0" w:space="0" w:color="auto"/>
                <w:left w:val="none" w:sz="0" w:space="0" w:color="auto"/>
                <w:bottom w:val="none" w:sz="0" w:space="0" w:color="auto"/>
                <w:right w:val="none" w:sz="0" w:space="0" w:color="auto"/>
              </w:divBdr>
            </w:div>
            <w:div w:id="700134462">
              <w:marLeft w:val="0"/>
              <w:marRight w:val="0"/>
              <w:marTop w:val="0"/>
              <w:marBottom w:val="0"/>
              <w:divBdr>
                <w:top w:val="none" w:sz="0" w:space="0" w:color="auto"/>
                <w:left w:val="none" w:sz="0" w:space="0" w:color="auto"/>
                <w:bottom w:val="none" w:sz="0" w:space="0" w:color="auto"/>
                <w:right w:val="none" w:sz="0" w:space="0" w:color="auto"/>
              </w:divBdr>
            </w:div>
            <w:div w:id="705565986">
              <w:marLeft w:val="0"/>
              <w:marRight w:val="0"/>
              <w:marTop w:val="0"/>
              <w:marBottom w:val="0"/>
              <w:divBdr>
                <w:top w:val="none" w:sz="0" w:space="0" w:color="auto"/>
                <w:left w:val="none" w:sz="0" w:space="0" w:color="auto"/>
                <w:bottom w:val="none" w:sz="0" w:space="0" w:color="auto"/>
                <w:right w:val="none" w:sz="0" w:space="0" w:color="auto"/>
              </w:divBdr>
            </w:div>
            <w:div w:id="707415090">
              <w:marLeft w:val="0"/>
              <w:marRight w:val="0"/>
              <w:marTop w:val="0"/>
              <w:marBottom w:val="0"/>
              <w:divBdr>
                <w:top w:val="none" w:sz="0" w:space="0" w:color="auto"/>
                <w:left w:val="none" w:sz="0" w:space="0" w:color="auto"/>
                <w:bottom w:val="none" w:sz="0" w:space="0" w:color="auto"/>
                <w:right w:val="none" w:sz="0" w:space="0" w:color="auto"/>
              </w:divBdr>
            </w:div>
            <w:div w:id="707416344">
              <w:marLeft w:val="0"/>
              <w:marRight w:val="0"/>
              <w:marTop w:val="0"/>
              <w:marBottom w:val="0"/>
              <w:divBdr>
                <w:top w:val="none" w:sz="0" w:space="0" w:color="auto"/>
                <w:left w:val="none" w:sz="0" w:space="0" w:color="auto"/>
                <w:bottom w:val="none" w:sz="0" w:space="0" w:color="auto"/>
                <w:right w:val="none" w:sz="0" w:space="0" w:color="auto"/>
              </w:divBdr>
            </w:div>
            <w:div w:id="711811503">
              <w:marLeft w:val="0"/>
              <w:marRight w:val="0"/>
              <w:marTop w:val="0"/>
              <w:marBottom w:val="0"/>
              <w:divBdr>
                <w:top w:val="none" w:sz="0" w:space="0" w:color="auto"/>
                <w:left w:val="none" w:sz="0" w:space="0" w:color="auto"/>
                <w:bottom w:val="none" w:sz="0" w:space="0" w:color="auto"/>
                <w:right w:val="none" w:sz="0" w:space="0" w:color="auto"/>
              </w:divBdr>
            </w:div>
            <w:div w:id="714233427">
              <w:marLeft w:val="0"/>
              <w:marRight w:val="0"/>
              <w:marTop w:val="0"/>
              <w:marBottom w:val="0"/>
              <w:divBdr>
                <w:top w:val="none" w:sz="0" w:space="0" w:color="auto"/>
                <w:left w:val="none" w:sz="0" w:space="0" w:color="auto"/>
                <w:bottom w:val="none" w:sz="0" w:space="0" w:color="auto"/>
                <w:right w:val="none" w:sz="0" w:space="0" w:color="auto"/>
              </w:divBdr>
            </w:div>
            <w:div w:id="714350478">
              <w:marLeft w:val="0"/>
              <w:marRight w:val="0"/>
              <w:marTop w:val="0"/>
              <w:marBottom w:val="0"/>
              <w:divBdr>
                <w:top w:val="none" w:sz="0" w:space="0" w:color="auto"/>
                <w:left w:val="none" w:sz="0" w:space="0" w:color="auto"/>
                <w:bottom w:val="none" w:sz="0" w:space="0" w:color="auto"/>
                <w:right w:val="none" w:sz="0" w:space="0" w:color="auto"/>
              </w:divBdr>
            </w:div>
            <w:div w:id="716784478">
              <w:marLeft w:val="0"/>
              <w:marRight w:val="0"/>
              <w:marTop w:val="0"/>
              <w:marBottom w:val="0"/>
              <w:divBdr>
                <w:top w:val="none" w:sz="0" w:space="0" w:color="auto"/>
                <w:left w:val="none" w:sz="0" w:space="0" w:color="auto"/>
                <w:bottom w:val="none" w:sz="0" w:space="0" w:color="auto"/>
                <w:right w:val="none" w:sz="0" w:space="0" w:color="auto"/>
              </w:divBdr>
            </w:div>
            <w:div w:id="716785103">
              <w:marLeft w:val="0"/>
              <w:marRight w:val="0"/>
              <w:marTop w:val="0"/>
              <w:marBottom w:val="0"/>
              <w:divBdr>
                <w:top w:val="none" w:sz="0" w:space="0" w:color="auto"/>
                <w:left w:val="none" w:sz="0" w:space="0" w:color="auto"/>
                <w:bottom w:val="none" w:sz="0" w:space="0" w:color="auto"/>
                <w:right w:val="none" w:sz="0" w:space="0" w:color="auto"/>
              </w:divBdr>
            </w:div>
            <w:div w:id="718361412">
              <w:marLeft w:val="0"/>
              <w:marRight w:val="0"/>
              <w:marTop w:val="0"/>
              <w:marBottom w:val="0"/>
              <w:divBdr>
                <w:top w:val="none" w:sz="0" w:space="0" w:color="auto"/>
                <w:left w:val="none" w:sz="0" w:space="0" w:color="auto"/>
                <w:bottom w:val="none" w:sz="0" w:space="0" w:color="auto"/>
                <w:right w:val="none" w:sz="0" w:space="0" w:color="auto"/>
              </w:divBdr>
            </w:div>
            <w:div w:id="719209610">
              <w:marLeft w:val="0"/>
              <w:marRight w:val="0"/>
              <w:marTop w:val="0"/>
              <w:marBottom w:val="0"/>
              <w:divBdr>
                <w:top w:val="none" w:sz="0" w:space="0" w:color="auto"/>
                <w:left w:val="none" w:sz="0" w:space="0" w:color="auto"/>
                <w:bottom w:val="none" w:sz="0" w:space="0" w:color="auto"/>
                <w:right w:val="none" w:sz="0" w:space="0" w:color="auto"/>
              </w:divBdr>
            </w:div>
            <w:div w:id="719472907">
              <w:marLeft w:val="0"/>
              <w:marRight w:val="0"/>
              <w:marTop w:val="0"/>
              <w:marBottom w:val="0"/>
              <w:divBdr>
                <w:top w:val="none" w:sz="0" w:space="0" w:color="auto"/>
                <w:left w:val="none" w:sz="0" w:space="0" w:color="auto"/>
                <w:bottom w:val="none" w:sz="0" w:space="0" w:color="auto"/>
                <w:right w:val="none" w:sz="0" w:space="0" w:color="auto"/>
              </w:divBdr>
            </w:div>
            <w:div w:id="720444295">
              <w:marLeft w:val="0"/>
              <w:marRight w:val="0"/>
              <w:marTop w:val="0"/>
              <w:marBottom w:val="0"/>
              <w:divBdr>
                <w:top w:val="none" w:sz="0" w:space="0" w:color="auto"/>
                <w:left w:val="none" w:sz="0" w:space="0" w:color="auto"/>
                <w:bottom w:val="none" w:sz="0" w:space="0" w:color="auto"/>
                <w:right w:val="none" w:sz="0" w:space="0" w:color="auto"/>
              </w:divBdr>
            </w:div>
            <w:div w:id="721170113">
              <w:marLeft w:val="0"/>
              <w:marRight w:val="0"/>
              <w:marTop w:val="0"/>
              <w:marBottom w:val="0"/>
              <w:divBdr>
                <w:top w:val="none" w:sz="0" w:space="0" w:color="auto"/>
                <w:left w:val="none" w:sz="0" w:space="0" w:color="auto"/>
                <w:bottom w:val="none" w:sz="0" w:space="0" w:color="auto"/>
                <w:right w:val="none" w:sz="0" w:space="0" w:color="auto"/>
              </w:divBdr>
            </w:div>
            <w:div w:id="723143921">
              <w:marLeft w:val="0"/>
              <w:marRight w:val="0"/>
              <w:marTop w:val="0"/>
              <w:marBottom w:val="0"/>
              <w:divBdr>
                <w:top w:val="none" w:sz="0" w:space="0" w:color="auto"/>
                <w:left w:val="none" w:sz="0" w:space="0" w:color="auto"/>
                <w:bottom w:val="none" w:sz="0" w:space="0" w:color="auto"/>
                <w:right w:val="none" w:sz="0" w:space="0" w:color="auto"/>
              </w:divBdr>
            </w:div>
            <w:div w:id="724908258">
              <w:marLeft w:val="0"/>
              <w:marRight w:val="0"/>
              <w:marTop w:val="0"/>
              <w:marBottom w:val="0"/>
              <w:divBdr>
                <w:top w:val="none" w:sz="0" w:space="0" w:color="auto"/>
                <w:left w:val="none" w:sz="0" w:space="0" w:color="auto"/>
                <w:bottom w:val="none" w:sz="0" w:space="0" w:color="auto"/>
                <w:right w:val="none" w:sz="0" w:space="0" w:color="auto"/>
              </w:divBdr>
            </w:div>
            <w:div w:id="724914657">
              <w:marLeft w:val="0"/>
              <w:marRight w:val="0"/>
              <w:marTop w:val="0"/>
              <w:marBottom w:val="0"/>
              <w:divBdr>
                <w:top w:val="none" w:sz="0" w:space="0" w:color="auto"/>
                <w:left w:val="none" w:sz="0" w:space="0" w:color="auto"/>
                <w:bottom w:val="none" w:sz="0" w:space="0" w:color="auto"/>
                <w:right w:val="none" w:sz="0" w:space="0" w:color="auto"/>
              </w:divBdr>
            </w:div>
            <w:div w:id="726032939">
              <w:marLeft w:val="0"/>
              <w:marRight w:val="0"/>
              <w:marTop w:val="0"/>
              <w:marBottom w:val="0"/>
              <w:divBdr>
                <w:top w:val="none" w:sz="0" w:space="0" w:color="auto"/>
                <w:left w:val="none" w:sz="0" w:space="0" w:color="auto"/>
                <w:bottom w:val="none" w:sz="0" w:space="0" w:color="auto"/>
                <w:right w:val="none" w:sz="0" w:space="0" w:color="auto"/>
              </w:divBdr>
            </w:div>
            <w:div w:id="728529076">
              <w:marLeft w:val="0"/>
              <w:marRight w:val="0"/>
              <w:marTop w:val="0"/>
              <w:marBottom w:val="0"/>
              <w:divBdr>
                <w:top w:val="none" w:sz="0" w:space="0" w:color="auto"/>
                <w:left w:val="none" w:sz="0" w:space="0" w:color="auto"/>
                <w:bottom w:val="none" w:sz="0" w:space="0" w:color="auto"/>
                <w:right w:val="none" w:sz="0" w:space="0" w:color="auto"/>
              </w:divBdr>
            </w:div>
            <w:div w:id="731775554">
              <w:marLeft w:val="0"/>
              <w:marRight w:val="0"/>
              <w:marTop w:val="0"/>
              <w:marBottom w:val="0"/>
              <w:divBdr>
                <w:top w:val="none" w:sz="0" w:space="0" w:color="auto"/>
                <w:left w:val="none" w:sz="0" w:space="0" w:color="auto"/>
                <w:bottom w:val="none" w:sz="0" w:space="0" w:color="auto"/>
                <w:right w:val="none" w:sz="0" w:space="0" w:color="auto"/>
              </w:divBdr>
            </w:div>
            <w:div w:id="732391696">
              <w:marLeft w:val="0"/>
              <w:marRight w:val="0"/>
              <w:marTop w:val="0"/>
              <w:marBottom w:val="0"/>
              <w:divBdr>
                <w:top w:val="none" w:sz="0" w:space="0" w:color="auto"/>
                <w:left w:val="none" w:sz="0" w:space="0" w:color="auto"/>
                <w:bottom w:val="none" w:sz="0" w:space="0" w:color="auto"/>
                <w:right w:val="none" w:sz="0" w:space="0" w:color="auto"/>
              </w:divBdr>
            </w:div>
            <w:div w:id="732698566">
              <w:marLeft w:val="0"/>
              <w:marRight w:val="0"/>
              <w:marTop w:val="0"/>
              <w:marBottom w:val="0"/>
              <w:divBdr>
                <w:top w:val="none" w:sz="0" w:space="0" w:color="auto"/>
                <w:left w:val="none" w:sz="0" w:space="0" w:color="auto"/>
                <w:bottom w:val="none" w:sz="0" w:space="0" w:color="auto"/>
                <w:right w:val="none" w:sz="0" w:space="0" w:color="auto"/>
              </w:divBdr>
            </w:div>
            <w:div w:id="735053495">
              <w:marLeft w:val="0"/>
              <w:marRight w:val="0"/>
              <w:marTop w:val="0"/>
              <w:marBottom w:val="0"/>
              <w:divBdr>
                <w:top w:val="none" w:sz="0" w:space="0" w:color="auto"/>
                <w:left w:val="none" w:sz="0" w:space="0" w:color="auto"/>
                <w:bottom w:val="none" w:sz="0" w:space="0" w:color="auto"/>
                <w:right w:val="none" w:sz="0" w:space="0" w:color="auto"/>
              </w:divBdr>
            </w:div>
            <w:div w:id="738132558">
              <w:marLeft w:val="0"/>
              <w:marRight w:val="0"/>
              <w:marTop w:val="0"/>
              <w:marBottom w:val="0"/>
              <w:divBdr>
                <w:top w:val="none" w:sz="0" w:space="0" w:color="auto"/>
                <w:left w:val="none" w:sz="0" w:space="0" w:color="auto"/>
                <w:bottom w:val="none" w:sz="0" w:space="0" w:color="auto"/>
                <w:right w:val="none" w:sz="0" w:space="0" w:color="auto"/>
              </w:divBdr>
            </w:div>
            <w:div w:id="738790194">
              <w:marLeft w:val="0"/>
              <w:marRight w:val="0"/>
              <w:marTop w:val="0"/>
              <w:marBottom w:val="0"/>
              <w:divBdr>
                <w:top w:val="none" w:sz="0" w:space="0" w:color="auto"/>
                <w:left w:val="none" w:sz="0" w:space="0" w:color="auto"/>
                <w:bottom w:val="none" w:sz="0" w:space="0" w:color="auto"/>
                <w:right w:val="none" w:sz="0" w:space="0" w:color="auto"/>
              </w:divBdr>
            </w:div>
            <w:div w:id="739138509">
              <w:marLeft w:val="0"/>
              <w:marRight w:val="0"/>
              <w:marTop w:val="0"/>
              <w:marBottom w:val="0"/>
              <w:divBdr>
                <w:top w:val="none" w:sz="0" w:space="0" w:color="auto"/>
                <w:left w:val="none" w:sz="0" w:space="0" w:color="auto"/>
                <w:bottom w:val="none" w:sz="0" w:space="0" w:color="auto"/>
                <w:right w:val="none" w:sz="0" w:space="0" w:color="auto"/>
              </w:divBdr>
            </w:div>
            <w:div w:id="740565812">
              <w:marLeft w:val="0"/>
              <w:marRight w:val="0"/>
              <w:marTop w:val="0"/>
              <w:marBottom w:val="0"/>
              <w:divBdr>
                <w:top w:val="none" w:sz="0" w:space="0" w:color="auto"/>
                <w:left w:val="none" w:sz="0" w:space="0" w:color="auto"/>
                <w:bottom w:val="none" w:sz="0" w:space="0" w:color="auto"/>
                <w:right w:val="none" w:sz="0" w:space="0" w:color="auto"/>
              </w:divBdr>
            </w:div>
            <w:div w:id="741949570">
              <w:marLeft w:val="0"/>
              <w:marRight w:val="0"/>
              <w:marTop w:val="0"/>
              <w:marBottom w:val="0"/>
              <w:divBdr>
                <w:top w:val="none" w:sz="0" w:space="0" w:color="auto"/>
                <w:left w:val="none" w:sz="0" w:space="0" w:color="auto"/>
                <w:bottom w:val="none" w:sz="0" w:space="0" w:color="auto"/>
                <w:right w:val="none" w:sz="0" w:space="0" w:color="auto"/>
              </w:divBdr>
            </w:div>
            <w:div w:id="742945825">
              <w:marLeft w:val="0"/>
              <w:marRight w:val="0"/>
              <w:marTop w:val="0"/>
              <w:marBottom w:val="0"/>
              <w:divBdr>
                <w:top w:val="none" w:sz="0" w:space="0" w:color="auto"/>
                <w:left w:val="none" w:sz="0" w:space="0" w:color="auto"/>
                <w:bottom w:val="none" w:sz="0" w:space="0" w:color="auto"/>
                <w:right w:val="none" w:sz="0" w:space="0" w:color="auto"/>
              </w:divBdr>
            </w:div>
            <w:div w:id="745418501">
              <w:marLeft w:val="0"/>
              <w:marRight w:val="0"/>
              <w:marTop w:val="0"/>
              <w:marBottom w:val="0"/>
              <w:divBdr>
                <w:top w:val="none" w:sz="0" w:space="0" w:color="auto"/>
                <w:left w:val="none" w:sz="0" w:space="0" w:color="auto"/>
                <w:bottom w:val="none" w:sz="0" w:space="0" w:color="auto"/>
                <w:right w:val="none" w:sz="0" w:space="0" w:color="auto"/>
              </w:divBdr>
            </w:div>
            <w:div w:id="747073984">
              <w:marLeft w:val="0"/>
              <w:marRight w:val="0"/>
              <w:marTop w:val="0"/>
              <w:marBottom w:val="0"/>
              <w:divBdr>
                <w:top w:val="none" w:sz="0" w:space="0" w:color="auto"/>
                <w:left w:val="none" w:sz="0" w:space="0" w:color="auto"/>
                <w:bottom w:val="none" w:sz="0" w:space="0" w:color="auto"/>
                <w:right w:val="none" w:sz="0" w:space="0" w:color="auto"/>
              </w:divBdr>
            </w:div>
            <w:div w:id="750154631">
              <w:marLeft w:val="0"/>
              <w:marRight w:val="0"/>
              <w:marTop w:val="0"/>
              <w:marBottom w:val="0"/>
              <w:divBdr>
                <w:top w:val="none" w:sz="0" w:space="0" w:color="auto"/>
                <w:left w:val="none" w:sz="0" w:space="0" w:color="auto"/>
                <w:bottom w:val="none" w:sz="0" w:space="0" w:color="auto"/>
                <w:right w:val="none" w:sz="0" w:space="0" w:color="auto"/>
              </w:divBdr>
            </w:div>
            <w:div w:id="751120244">
              <w:marLeft w:val="0"/>
              <w:marRight w:val="0"/>
              <w:marTop w:val="0"/>
              <w:marBottom w:val="0"/>
              <w:divBdr>
                <w:top w:val="none" w:sz="0" w:space="0" w:color="auto"/>
                <w:left w:val="none" w:sz="0" w:space="0" w:color="auto"/>
                <w:bottom w:val="none" w:sz="0" w:space="0" w:color="auto"/>
                <w:right w:val="none" w:sz="0" w:space="0" w:color="auto"/>
              </w:divBdr>
            </w:div>
            <w:div w:id="751466484">
              <w:marLeft w:val="0"/>
              <w:marRight w:val="0"/>
              <w:marTop w:val="0"/>
              <w:marBottom w:val="0"/>
              <w:divBdr>
                <w:top w:val="none" w:sz="0" w:space="0" w:color="auto"/>
                <w:left w:val="none" w:sz="0" w:space="0" w:color="auto"/>
                <w:bottom w:val="none" w:sz="0" w:space="0" w:color="auto"/>
                <w:right w:val="none" w:sz="0" w:space="0" w:color="auto"/>
              </w:divBdr>
            </w:div>
            <w:div w:id="753168677">
              <w:marLeft w:val="0"/>
              <w:marRight w:val="0"/>
              <w:marTop w:val="0"/>
              <w:marBottom w:val="0"/>
              <w:divBdr>
                <w:top w:val="none" w:sz="0" w:space="0" w:color="auto"/>
                <w:left w:val="none" w:sz="0" w:space="0" w:color="auto"/>
                <w:bottom w:val="none" w:sz="0" w:space="0" w:color="auto"/>
                <w:right w:val="none" w:sz="0" w:space="0" w:color="auto"/>
              </w:divBdr>
            </w:div>
            <w:div w:id="753550951">
              <w:marLeft w:val="0"/>
              <w:marRight w:val="0"/>
              <w:marTop w:val="0"/>
              <w:marBottom w:val="0"/>
              <w:divBdr>
                <w:top w:val="none" w:sz="0" w:space="0" w:color="auto"/>
                <w:left w:val="none" w:sz="0" w:space="0" w:color="auto"/>
                <w:bottom w:val="none" w:sz="0" w:space="0" w:color="auto"/>
                <w:right w:val="none" w:sz="0" w:space="0" w:color="auto"/>
              </w:divBdr>
            </w:div>
            <w:div w:id="756708362">
              <w:marLeft w:val="0"/>
              <w:marRight w:val="0"/>
              <w:marTop w:val="0"/>
              <w:marBottom w:val="0"/>
              <w:divBdr>
                <w:top w:val="none" w:sz="0" w:space="0" w:color="auto"/>
                <w:left w:val="none" w:sz="0" w:space="0" w:color="auto"/>
                <w:bottom w:val="none" w:sz="0" w:space="0" w:color="auto"/>
                <w:right w:val="none" w:sz="0" w:space="0" w:color="auto"/>
              </w:divBdr>
            </w:div>
            <w:div w:id="758019314">
              <w:marLeft w:val="0"/>
              <w:marRight w:val="0"/>
              <w:marTop w:val="0"/>
              <w:marBottom w:val="0"/>
              <w:divBdr>
                <w:top w:val="none" w:sz="0" w:space="0" w:color="auto"/>
                <w:left w:val="none" w:sz="0" w:space="0" w:color="auto"/>
                <w:bottom w:val="none" w:sz="0" w:space="0" w:color="auto"/>
                <w:right w:val="none" w:sz="0" w:space="0" w:color="auto"/>
              </w:divBdr>
            </w:div>
            <w:div w:id="758212809">
              <w:marLeft w:val="0"/>
              <w:marRight w:val="0"/>
              <w:marTop w:val="0"/>
              <w:marBottom w:val="0"/>
              <w:divBdr>
                <w:top w:val="none" w:sz="0" w:space="0" w:color="auto"/>
                <w:left w:val="none" w:sz="0" w:space="0" w:color="auto"/>
                <w:bottom w:val="none" w:sz="0" w:space="0" w:color="auto"/>
                <w:right w:val="none" w:sz="0" w:space="0" w:color="auto"/>
              </w:divBdr>
            </w:div>
            <w:div w:id="759446558">
              <w:marLeft w:val="0"/>
              <w:marRight w:val="0"/>
              <w:marTop w:val="0"/>
              <w:marBottom w:val="0"/>
              <w:divBdr>
                <w:top w:val="none" w:sz="0" w:space="0" w:color="auto"/>
                <w:left w:val="none" w:sz="0" w:space="0" w:color="auto"/>
                <w:bottom w:val="none" w:sz="0" w:space="0" w:color="auto"/>
                <w:right w:val="none" w:sz="0" w:space="0" w:color="auto"/>
              </w:divBdr>
            </w:div>
            <w:div w:id="759760124">
              <w:marLeft w:val="0"/>
              <w:marRight w:val="0"/>
              <w:marTop w:val="0"/>
              <w:marBottom w:val="0"/>
              <w:divBdr>
                <w:top w:val="none" w:sz="0" w:space="0" w:color="auto"/>
                <w:left w:val="none" w:sz="0" w:space="0" w:color="auto"/>
                <w:bottom w:val="none" w:sz="0" w:space="0" w:color="auto"/>
                <w:right w:val="none" w:sz="0" w:space="0" w:color="auto"/>
              </w:divBdr>
            </w:div>
            <w:div w:id="760445128">
              <w:marLeft w:val="0"/>
              <w:marRight w:val="0"/>
              <w:marTop w:val="0"/>
              <w:marBottom w:val="0"/>
              <w:divBdr>
                <w:top w:val="none" w:sz="0" w:space="0" w:color="auto"/>
                <w:left w:val="none" w:sz="0" w:space="0" w:color="auto"/>
                <w:bottom w:val="none" w:sz="0" w:space="0" w:color="auto"/>
                <w:right w:val="none" w:sz="0" w:space="0" w:color="auto"/>
              </w:divBdr>
            </w:div>
            <w:div w:id="761417511">
              <w:marLeft w:val="0"/>
              <w:marRight w:val="0"/>
              <w:marTop w:val="0"/>
              <w:marBottom w:val="0"/>
              <w:divBdr>
                <w:top w:val="none" w:sz="0" w:space="0" w:color="auto"/>
                <w:left w:val="none" w:sz="0" w:space="0" w:color="auto"/>
                <w:bottom w:val="none" w:sz="0" w:space="0" w:color="auto"/>
                <w:right w:val="none" w:sz="0" w:space="0" w:color="auto"/>
              </w:divBdr>
            </w:div>
            <w:div w:id="762606845">
              <w:marLeft w:val="0"/>
              <w:marRight w:val="0"/>
              <w:marTop w:val="0"/>
              <w:marBottom w:val="0"/>
              <w:divBdr>
                <w:top w:val="none" w:sz="0" w:space="0" w:color="auto"/>
                <w:left w:val="none" w:sz="0" w:space="0" w:color="auto"/>
                <w:bottom w:val="none" w:sz="0" w:space="0" w:color="auto"/>
                <w:right w:val="none" w:sz="0" w:space="0" w:color="auto"/>
              </w:divBdr>
            </w:div>
            <w:div w:id="762720411">
              <w:marLeft w:val="0"/>
              <w:marRight w:val="0"/>
              <w:marTop w:val="0"/>
              <w:marBottom w:val="0"/>
              <w:divBdr>
                <w:top w:val="none" w:sz="0" w:space="0" w:color="auto"/>
                <w:left w:val="none" w:sz="0" w:space="0" w:color="auto"/>
                <w:bottom w:val="none" w:sz="0" w:space="0" w:color="auto"/>
                <w:right w:val="none" w:sz="0" w:space="0" w:color="auto"/>
              </w:divBdr>
            </w:div>
            <w:div w:id="763114793">
              <w:marLeft w:val="0"/>
              <w:marRight w:val="0"/>
              <w:marTop w:val="0"/>
              <w:marBottom w:val="0"/>
              <w:divBdr>
                <w:top w:val="none" w:sz="0" w:space="0" w:color="auto"/>
                <w:left w:val="none" w:sz="0" w:space="0" w:color="auto"/>
                <w:bottom w:val="none" w:sz="0" w:space="0" w:color="auto"/>
                <w:right w:val="none" w:sz="0" w:space="0" w:color="auto"/>
              </w:divBdr>
            </w:div>
            <w:div w:id="763766879">
              <w:marLeft w:val="0"/>
              <w:marRight w:val="0"/>
              <w:marTop w:val="0"/>
              <w:marBottom w:val="0"/>
              <w:divBdr>
                <w:top w:val="none" w:sz="0" w:space="0" w:color="auto"/>
                <w:left w:val="none" w:sz="0" w:space="0" w:color="auto"/>
                <w:bottom w:val="none" w:sz="0" w:space="0" w:color="auto"/>
                <w:right w:val="none" w:sz="0" w:space="0" w:color="auto"/>
              </w:divBdr>
            </w:div>
            <w:div w:id="764377618">
              <w:marLeft w:val="0"/>
              <w:marRight w:val="0"/>
              <w:marTop w:val="0"/>
              <w:marBottom w:val="0"/>
              <w:divBdr>
                <w:top w:val="none" w:sz="0" w:space="0" w:color="auto"/>
                <w:left w:val="none" w:sz="0" w:space="0" w:color="auto"/>
                <w:bottom w:val="none" w:sz="0" w:space="0" w:color="auto"/>
                <w:right w:val="none" w:sz="0" w:space="0" w:color="auto"/>
              </w:divBdr>
            </w:div>
            <w:div w:id="771046135">
              <w:marLeft w:val="0"/>
              <w:marRight w:val="0"/>
              <w:marTop w:val="0"/>
              <w:marBottom w:val="0"/>
              <w:divBdr>
                <w:top w:val="none" w:sz="0" w:space="0" w:color="auto"/>
                <w:left w:val="none" w:sz="0" w:space="0" w:color="auto"/>
                <w:bottom w:val="none" w:sz="0" w:space="0" w:color="auto"/>
                <w:right w:val="none" w:sz="0" w:space="0" w:color="auto"/>
              </w:divBdr>
            </w:div>
            <w:div w:id="772868738">
              <w:marLeft w:val="0"/>
              <w:marRight w:val="0"/>
              <w:marTop w:val="0"/>
              <w:marBottom w:val="0"/>
              <w:divBdr>
                <w:top w:val="none" w:sz="0" w:space="0" w:color="auto"/>
                <w:left w:val="none" w:sz="0" w:space="0" w:color="auto"/>
                <w:bottom w:val="none" w:sz="0" w:space="0" w:color="auto"/>
                <w:right w:val="none" w:sz="0" w:space="0" w:color="auto"/>
              </w:divBdr>
            </w:div>
            <w:div w:id="773862130">
              <w:marLeft w:val="0"/>
              <w:marRight w:val="0"/>
              <w:marTop w:val="0"/>
              <w:marBottom w:val="0"/>
              <w:divBdr>
                <w:top w:val="none" w:sz="0" w:space="0" w:color="auto"/>
                <w:left w:val="none" w:sz="0" w:space="0" w:color="auto"/>
                <w:bottom w:val="none" w:sz="0" w:space="0" w:color="auto"/>
                <w:right w:val="none" w:sz="0" w:space="0" w:color="auto"/>
              </w:divBdr>
            </w:div>
            <w:div w:id="774134958">
              <w:marLeft w:val="0"/>
              <w:marRight w:val="0"/>
              <w:marTop w:val="0"/>
              <w:marBottom w:val="0"/>
              <w:divBdr>
                <w:top w:val="none" w:sz="0" w:space="0" w:color="auto"/>
                <w:left w:val="none" w:sz="0" w:space="0" w:color="auto"/>
                <w:bottom w:val="none" w:sz="0" w:space="0" w:color="auto"/>
                <w:right w:val="none" w:sz="0" w:space="0" w:color="auto"/>
              </w:divBdr>
            </w:div>
            <w:div w:id="775489332">
              <w:marLeft w:val="0"/>
              <w:marRight w:val="0"/>
              <w:marTop w:val="0"/>
              <w:marBottom w:val="0"/>
              <w:divBdr>
                <w:top w:val="none" w:sz="0" w:space="0" w:color="auto"/>
                <w:left w:val="none" w:sz="0" w:space="0" w:color="auto"/>
                <w:bottom w:val="none" w:sz="0" w:space="0" w:color="auto"/>
                <w:right w:val="none" w:sz="0" w:space="0" w:color="auto"/>
              </w:divBdr>
            </w:div>
            <w:div w:id="779107301">
              <w:marLeft w:val="0"/>
              <w:marRight w:val="0"/>
              <w:marTop w:val="0"/>
              <w:marBottom w:val="0"/>
              <w:divBdr>
                <w:top w:val="none" w:sz="0" w:space="0" w:color="auto"/>
                <w:left w:val="none" w:sz="0" w:space="0" w:color="auto"/>
                <w:bottom w:val="none" w:sz="0" w:space="0" w:color="auto"/>
                <w:right w:val="none" w:sz="0" w:space="0" w:color="auto"/>
              </w:divBdr>
            </w:div>
            <w:div w:id="783422797">
              <w:marLeft w:val="0"/>
              <w:marRight w:val="0"/>
              <w:marTop w:val="0"/>
              <w:marBottom w:val="0"/>
              <w:divBdr>
                <w:top w:val="none" w:sz="0" w:space="0" w:color="auto"/>
                <w:left w:val="none" w:sz="0" w:space="0" w:color="auto"/>
                <w:bottom w:val="none" w:sz="0" w:space="0" w:color="auto"/>
                <w:right w:val="none" w:sz="0" w:space="0" w:color="auto"/>
              </w:divBdr>
            </w:div>
            <w:div w:id="783811048">
              <w:marLeft w:val="0"/>
              <w:marRight w:val="0"/>
              <w:marTop w:val="0"/>
              <w:marBottom w:val="0"/>
              <w:divBdr>
                <w:top w:val="none" w:sz="0" w:space="0" w:color="auto"/>
                <w:left w:val="none" w:sz="0" w:space="0" w:color="auto"/>
                <w:bottom w:val="none" w:sz="0" w:space="0" w:color="auto"/>
                <w:right w:val="none" w:sz="0" w:space="0" w:color="auto"/>
              </w:divBdr>
            </w:div>
            <w:div w:id="786699237">
              <w:marLeft w:val="0"/>
              <w:marRight w:val="0"/>
              <w:marTop w:val="0"/>
              <w:marBottom w:val="0"/>
              <w:divBdr>
                <w:top w:val="none" w:sz="0" w:space="0" w:color="auto"/>
                <w:left w:val="none" w:sz="0" w:space="0" w:color="auto"/>
                <w:bottom w:val="none" w:sz="0" w:space="0" w:color="auto"/>
                <w:right w:val="none" w:sz="0" w:space="0" w:color="auto"/>
              </w:divBdr>
            </w:div>
            <w:div w:id="786970816">
              <w:marLeft w:val="0"/>
              <w:marRight w:val="0"/>
              <w:marTop w:val="0"/>
              <w:marBottom w:val="0"/>
              <w:divBdr>
                <w:top w:val="none" w:sz="0" w:space="0" w:color="auto"/>
                <w:left w:val="none" w:sz="0" w:space="0" w:color="auto"/>
                <w:bottom w:val="none" w:sz="0" w:space="0" w:color="auto"/>
                <w:right w:val="none" w:sz="0" w:space="0" w:color="auto"/>
              </w:divBdr>
            </w:div>
            <w:div w:id="787314056">
              <w:marLeft w:val="0"/>
              <w:marRight w:val="0"/>
              <w:marTop w:val="0"/>
              <w:marBottom w:val="0"/>
              <w:divBdr>
                <w:top w:val="none" w:sz="0" w:space="0" w:color="auto"/>
                <w:left w:val="none" w:sz="0" w:space="0" w:color="auto"/>
                <w:bottom w:val="none" w:sz="0" w:space="0" w:color="auto"/>
                <w:right w:val="none" w:sz="0" w:space="0" w:color="auto"/>
              </w:divBdr>
            </w:div>
            <w:div w:id="787703327">
              <w:marLeft w:val="0"/>
              <w:marRight w:val="0"/>
              <w:marTop w:val="0"/>
              <w:marBottom w:val="0"/>
              <w:divBdr>
                <w:top w:val="none" w:sz="0" w:space="0" w:color="auto"/>
                <w:left w:val="none" w:sz="0" w:space="0" w:color="auto"/>
                <w:bottom w:val="none" w:sz="0" w:space="0" w:color="auto"/>
                <w:right w:val="none" w:sz="0" w:space="0" w:color="auto"/>
              </w:divBdr>
            </w:div>
            <w:div w:id="787745124">
              <w:marLeft w:val="0"/>
              <w:marRight w:val="0"/>
              <w:marTop w:val="0"/>
              <w:marBottom w:val="0"/>
              <w:divBdr>
                <w:top w:val="none" w:sz="0" w:space="0" w:color="auto"/>
                <w:left w:val="none" w:sz="0" w:space="0" w:color="auto"/>
                <w:bottom w:val="none" w:sz="0" w:space="0" w:color="auto"/>
                <w:right w:val="none" w:sz="0" w:space="0" w:color="auto"/>
              </w:divBdr>
            </w:div>
            <w:div w:id="789133325">
              <w:marLeft w:val="0"/>
              <w:marRight w:val="0"/>
              <w:marTop w:val="0"/>
              <w:marBottom w:val="0"/>
              <w:divBdr>
                <w:top w:val="none" w:sz="0" w:space="0" w:color="auto"/>
                <w:left w:val="none" w:sz="0" w:space="0" w:color="auto"/>
                <w:bottom w:val="none" w:sz="0" w:space="0" w:color="auto"/>
                <w:right w:val="none" w:sz="0" w:space="0" w:color="auto"/>
              </w:divBdr>
            </w:div>
            <w:div w:id="789516441">
              <w:marLeft w:val="0"/>
              <w:marRight w:val="0"/>
              <w:marTop w:val="0"/>
              <w:marBottom w:val="0"/>
              <w:divBdr>
                <w:top w:val="none" w:sz="0" w:space="0" w:color="auto"/>
                <w:left w:val="none" w:sz="0" w:space="0" w:color="auto"/>
                <w:bottom w:val="none" w:sz="0" w:space="0" w:color="auto"/>
                <w:right w:val="none" w:sz="0" w:space="0" w:color="auto"/>
              </w:divBdr>
            </w:div>
            <w:div w:id="790592186">
              <w:marLeft w:val="0"/>
              <w:marRight w:val="0"/>
              <w:marTop w:val="0"/>
              <w:marBottom w:val="0"/>
              <w:divBdr>
                <w:top w:val="none" w:sz="0" w:space="0" w:color="auto"/>
                <w:left w:val="none" w:sz="0" w:space="0" w:color="auto"/>
                <w:bottom w:val="none" w:sz="0" w:space="0" w:color="auto"/>
                <w:right w:val="none" w:sz="0" w:space="0" w:color="auto"/>
              </w:divBdr>
            </w:div>
            <w:div w:id="793253440">
              <w:marLeft w:val="0"/>
              <w:marRight w:val="0"/>
              <w:marTop w:val="0"/>
              <w:marBottom w:val="0"/>
              <w:divBdr>
                <w:top w:val="none" w:sz="0" w:space="0" w:color="auto"/>
                <w:left w:val="none" w:sz="0" w:space="0" w:color="auto"/>
                <w:bottom w:val="none" w:sz="0" w:space="0" w:color="auto"/>
                <w:right w:val="none" w:sz="0" w:space="0" w:color="auto"/>
              </w:divBdr>
            </w:div>
            <w:div w:id="793720565">
              <w:marLeft w:val="0"/>
              <w:marRight w:val="0"/>
              <w:marTop w:val="0"/>
              <w:marBottom w:val="0"/>
              <w:divBdr>
                <w:top w:val="none" w:sz="0" w:space="0" w:color="auto"/>
                <w:left w:val="none" w:sz="0" w:space="0" w:color="auto"/>
                <w:bottom w:val="none" w:sz="0" w:space="0" w:color="auto"/>
                <w:right w:val="none" w:sz="0" w:space="0" w:color="auto"/>
              </w:divBdr>
            </w:div>
            <w:div w:id="794642431">
              <w:marLeft w:val="0"/>
              <w:marRight w:val="0"/>
              <w:marTop w:val="0"/>
              <w:marBottom w:val="0"/>
              <w:divBdr>
                <w:top w:val="none" w:sz="0" w:space="0" w:color="auto"/>
                <w:left w:val="none" w:sz="0" w:space="0" w:color="auto"/>
                <w:bottom w:val="none" w:sz="0" w:space="0" w:color="auto"/>
                <w:right w:val="none" w:sz="0" w:space="0" w:color="auto"/>
              </w:divBdr>
            </w:div>
            <w:div w:id="795413364">
              <w:marLeft w:val="0"/>
              <w:marRight w:val="0"/>
              <w:marTop w:val="0"/>
              <w:marBottom w:val="0"/>
              <w:divBdr>
                <w:top w:val="none" w:sz="0" w:space="0" w:color="auto"/>
                <w:left w:val="none" w:sz="0" w:space="0" w:color="auto"/>
                <w:bottom w:val="none" w:sz="0" w:space="0" w:color="auto"/>
                <w:right w:val="none" w:sz="0" w:space="0" w:color="auto"/>
              </w:divBdr>
            </w:div>
            <w:div w:id="796409955">
              <w:marLeft w:val="0"/>
              <w:marRight w:val="0"/>
              <w:marTop w:val="0"/>
              <w:marBottom w:val="0"/>
              <w:divBdr>
                <w:top w:val="none" w:sz="0" w:space="0" w:color="auto"/>
                <w:left w:val="none" w:sz="0" w:space="0" w:color="auto"/>
                <w:bottom w:val="none" w:sz="0" w:space="0" w:color="auto"/>
                <w:right w:val="none" w:sz="0" w:space="0" w:color="auto"/>
              </w:divBdr>
            </w:div>
            <w:div w:id="796797785">
              <w:marLeft w:val="0"/>
              <w:marRight w:val="0"/>
              <w:marTop w:val="0"/>
              <w:marBottom w:val="0"/>
              <w:divBdr>
                <w:top w:val="none" w:sz="0" w:space="0" w:color="auto"/>
                <w:left w:val="none" w:sz="0" w:space="0" w:color="auto"/>
                <w:bottom w:val="none" w:sz="0" w:space="0" w:color="auto"/>
                <w:right w:val="none" w:sz="0" w:space="0" w:color="auto"/>
              </w:divBdr>
            </w:div>
            <w:div w:id="798111420">
              <w:marLeft w:val="0"/>
              <w:marRight w:val="0"/>
              <w:marTop w:val="0"/>
              <w:marBottom w:val="0"/>
              <w:divBdr>
                <w:top w:val="none" w:sz="0" w:space="0" w:color="auto"/>
                <w:left w:val="none" w:sz="0" w:space="0" w:color="auto"/>
                <w:bottom w:val="none" w:sz="0" w:space="0" w:color="auto"/>
                <w:right w:val="none" w:sz="0" w:space="0" w:color="auto"/>
              </w:divBdr>
            </w:div>
            <w:div w:id="800342417">
              <w:marLeft w:val="0"/>
              <w:marRight w:val="0"/>
              <w:marTop w:val="0"/>
              <w:marBottom w:val="0"/>
              <w:divBdr>
                <w:top w:val="none" w:sz="0" w:space="0" w:color="auto"/>
                <w:left w:val="none" w:sz="0" w:space="0" w:color="auto"/>
                <w:bottom w:val="none" w:sz="0" w:space="0" w:color="auto"/>
                <w:right w:val="none" w:sz="0" w:space="0" w:color="auto"/>
              </w:divBdr>
            </w:div>
            <w:div w:id="801267140">
              <w:marLeft w:val="0"/>
              <w:marRight w:val="0"/>
              <w:marTop w:val="0"/>
              <w:marBottom w:val="0"/>
              <w:divBdr>
                <w:top w:val="none" w:sz="0" w:space="0" w:color="auto"/>
                <w:left w:val="none" w:sz="0" w:space="0" w:color="auto"/>
                <w:bottom w:val="none" w:sz="0" w:space="0" w:color="auto"/>
                <w:right w:val="none" w:sz="0" w:space="0" w:color="auto"/>
              </w:divBdr>
            </w:div>
            <w:div w:id="801652791">
              <w:marLeft w:val="0"/>
              <w:marRight w:val="0"/>
              <w:marTop w:val="0"/>
              <w:marBottom w:val="0"/>
              <w:divBdr>
                <w:top w:val="none" w:sz="0" w:space="0" w:color="auto"/>
                <w:left w:val="none" w:sz="0" w:space="0" w:color="auto"/>
                <w:bottom w:val="none" w:sz="0" w:space="0" w:color="auto"/>
                <w:right w:val="none" w:sz="0" w:space="0" w:color="auto"/>
              </w:divBdr>
            </w:div>
            <w:div w:id="801701892">
              <w:marLeft w:val="0"/>
              <w:marRight w:val="0"/>
              <w:marTop w:val="0"/>
              <w:marBottom w:val="0"/>
              <w:divBdr>
                <w:top w:val="none" w:sz="0" w:space="0" w:color="auto"/>
                <w:left w:val="none" w:sz="0" w:space="0" w:color="auto"/>
                <w:bottom w:val="none" w:sz="0" w:space="0" w:color="auto"/>
                <w:right w:val="none" w:sz="0" w:space="0" w:color="auto"/>
              </w:divBdr>
            </w:div>
            <w:div w:id="801851378">
              <w:marLeft w:val="0"/>
              <w:marRight w:val="0"/>
              <w:marTop w:val="0"/>
              <w:marBottom w:val="0"/>
              <w:divBdr>
                <w:top w:val="none" w:sz="0" w:space="0" w:color="auto"/>
                <w:left w:val="none" w:sz="0" w:space="0" w:color="auto"/>
                <w:bottom w:val="none" w:sz="0" w:space="0" w:color="auto"/>
                <w:right w:val="none" w:sz="0" w:space="0" w:color="auto"/>
              </w:divBdr>
            </w:div>
            <w:div w:id="802844317">
              <w:marLeft w:val="0"/>
              <w:marRight w:val="0"/>
              <w:marTop w:val="0"/>
              <w:marBottom w:val="0"/>
              <w:divBdr>
                <w:top w:val="none" w:sz="0" w:space="0" w:color="auto"/>
                <w:left w:val="none" w:sz="0" w:space="0" w:color="auto"/>
                <w:bottom w:val="none" w:sz="0" w:space="0" w:color="auto"/>
                <w:right w:val="none" w:sz="0" w:space="0" w:color="auto"/>
              </w:divBdr>
            </w:div>
            <w:div w:id="803817163">
              <w:marLeft w:val="0"/>
              <w:marRight w:val="0"/>
              <w:marTop w:val="0"/>
              <w:marBottom w:val="0"/>
              <w:divBdr>
                <w:top w:val="none" w:sz="0" w:space="0" w:color="auto"/>
                <w:left w:val="none" w:sz="0" w:space="0" w:color="auto"/>
                <w:bottom w:val="none" w:sz="0" w:space="0" w:color="auto"/>
                <w:right w:val="none" w:sz="0" w:space="0" w:color="auto"/>
              </w:divBdr>
            </w:div>
            <w:div w:id="804153441">
              <w:marLeft w:val="0"/>
              <w:marRight w:val="0"/>
              <w:marTop w:val="0"/>
              <w:marBottom w:val="0"/>
              <w:divBdr>
                <w:top w:val="none" w:sz="0" w:space="0" w:color="auto"/>
                <w:left w:val="none" w:sz="0" w:space="0" w:color="auto"/>
                <w:bottom w:val="none" w:sz="0" w:space="0" w:color="auto"/>
                <w:right w:val="none" w:sz="0" w:space="0" w:color="auto"/>
              </w:divBdr>
            </w:div>
            <w:div w:id="805321639">
              <w:marLeft w:val="0"/>
              <w:marRight w:val="0"/>
              <w:marTop w:val="0"/>
              <w:marBottom w:val="0"/>
              <w:divBdr>
                <w:top w:val="none" w:sz="0" w:space="0" w:color="auto"/>
                <w:left w:val="none" w:sz="0" w:space="0" w:color="auto"/>
                <w:bottom w:val="none" w:sz="0" w:space="0" w:color="auto"/>
                <w:right w:val="none" w:sz="0" w:space="0" w:color="auto"/>
              </w:divBdr>
            </w:div>
            <w:div w:id="805660425">
              <w:marLeft w:val="0"/>
              <w:marRight w:val="0"/>
              <w:marTop w:val="0"/>
              <w:marBottom w:val="0"/>
              <w:divBdr>
                <w:top w:val="none" w:sz="0" w:space="0" w:color="auto"/>
                <w:left w:val="none" w:sz="0" w:space="0" w:color="auto"/>
                <w:bottom w:val="none" w:sz="0" w:space="0" w:color="auto"/>
                <w:right w:val="none" w:sz="0" w:space="0" w:color="auto"/>
              </w:divBdr>
            </w:div>
            <w:div w:id="807016496">
              <w:marLeft w:val="0"/>
              <w:marRight w:val="0"/>
              <w:marTop w:val="0"/>
              <w:marBottom w:val="0"/>
              <w:divBdr>
                <w:top w:val="none" w:sz="0" w:space="0" w:color="auto"/>
                <w:left w:val="none" w:sz="0" w:space="0" w:color="auto"/>
                <w:bottom w:val="none" w:sz="0" w:space="0" w:color="auto"/>
                <w:right w:val="none" w:sz="0" w:space="0" w:color="auto"/>
              </w:divBdr>
            </w:div>
            <w:div w:id="807628870">
              <w:marLeft w:val="0"/>
              <w:marRight w:val="0"/>
              <w:marTop w:val="0"/>
              <w:marBottom w:val="0"/>
              <w:divBdr>
                <w:top w:val="none" w:sz="0" w:space="0" w:color="auto"/>
                <w:left w:val="none" w:sz="0" w:space="0" w:color="auto"/>
                <w:bottom w:val="none" w:sz="0" w:space="0" w:color="auto"/>
                <w:right w:val="none" w:sz="0" w:space="0" w:color="auto"/>
              </w:divBdr>
            </w:div>
            <w:div w:id="813376868">
              <w:marLeft w:val="0"/>
              <w:marRight w:val="0"/>
              <w:marTop w:val="0"/>
              <w:marBottom w:val="0"/>
              <w:divBdr>
                <w:top w:val="none" w:sz="0" w:space="0" w:color="auto"/>
                <w:left w:val="none" w:sz="0" w:space="0" w:color="auto"/>
                <w:bottom w:val="none" w:sz="0" w:space="0" w:color="auto"/>
                <w:right w:val="none" w:sz="0" w:space="0" w:color="auto"/>
              </w:divBdr>
            </w:div>
            <w:div w:id="817110484">
              <w:marLeft w:val="0"/>
              <w:marRight w:val="0"/>
              <w:marTop w:val="0"/>
              <w:marBottom w:val="0"/>
              <w:divBdr>
                <w:top w:val="none" w:sz="0" w:space="0" w:color="auto"/>
                <w:left w:val="none" w:sz="0" w:space="0" w:color="auto"/>
                <w:bottom w:val="none" w:sz="0" w:space="0" w:color="auto"/>
                <w:right w:val="none" w:sz="0" w:space="0" w:color="auto"/>
              </w:divBdr>
            </w:div>
            <w:div w:id="817960963">
              <w:marLeft w:val="0"/>
              <w:marRight w:val="0"/>
              <w:marTop w:val="0"/>
              <w:marBottom w:val="0"/>
              <w:divBdr>
                <w:top w:val="none" w:sz="0" w:space="0" w:color="auto"/>
                <w:left w:val="none" w:sz="0" w:space="0" w:color="auto"/>
                <w:bottom w:val="none" w:sz="0" w:space="0" w:color="auto"/>
                <w:right w:val="none" w:sz="0" w:space="0" w:color="auto"/>
              </w:divBdr>
            </w:div>
            <w:div w:id="818767294">
              <w:marLeft w:val="0"/>
              <w:marRight w:val="0"/>
              <w:marTop w:val="0"/>
              <w:marBottom w:val="0"/>
              <w:divBdr>
                <w:top w:val="none" w:sz="0" w:space="0" w:color="auto"/>
                <w:left w:val="none" w:sz="0" w:space="0" w:color="auto"/>
                <w:bottom w:val="none" w:sz="0" w:space="0" w:color="auto"/>
                <w:right w:val="none" w:sz="0" w:space="0" w:color="auto"/>
              </w:divBdr>
            </w:div>
            <w:div w:id="818770854">
              <w:marLeft w:val="0"/>
              <w:marRight w:val="0"/>
              <w:marTop w:val="0"/>
              <w:marBottom w:val="0"/>
              <w:divBdr>
                <w:top w:val="none" w:sz="0" w:space="0" w:color="auto"/>
                <w:left w:val="none" w:sz="0" w:space="0" w:color="auto"/>
                <w:bottom w:val="none" w:sz="0" w:space="0" w:color="auto"/>
                <w:right w:val="none" w:sz="0" w:space="0" w:color="auto"/>
              </w:divBdr>
            </w:div>
            <w:div w:id="820119207">
              <w:marLeft w:val="0"/>
              <w:marRight w:val="0"/>
              <w:marTop w:val="0"/>
              <w:marBottom w:val="0"/>
              <w:divBdr>
                <w:top w:val="none" w:sz="0" w:space="0" w:color="auto"/>
                <w:left w:val="none" w:sz="0" w:space="0" w:color="auto"/>
                <w:bottom w:val="none" w:sz="0" w:space="0" w:color="auto"/>
                <w:right w:val="none" w:sz="0" w:space="0" w:color="auto"/>
              </w:divBdr>
            </w:div>
            <w:div w:id="821388261">
              <w:marLeft w:val="0"/>
              <w:marRight w:val="0"/>
              <w:marTop w:val="0"/>
              <w:marBottom w:val="0"/>
              <w:divBdr>
                <w:top w:val="none" w:sz="0" w:space="0" w:color="auto"/>
                <w:left w:val="none" w:sz="0" w:space="0" w:color="auto"/>
                <w:bottom w:val="none" w:sz="0" w:space="0" w:color="auto"/>
                <w:right w:val="none" w:sz="0" w:space="0" w:color="auto"/>
              </w:divBdr>
            </w:div>
            <w:div w:id="821503105">
              <w:marLeft w:val="0"/>
              <w:marRight w:val="0"/>
              <w:marTop w:val="0"/>
              <w:marBottom w:val="0"/>
              <w:divBdr>
                <w:top w:val="none" w:sz="0" w:space="0" w:color="auto"/>
                <w:left w:val="none" w:sz="0" w:space="0" w:color="auto"/>
                <w:bottom w:val="none" w:sz="0" w:space="0" w:color="auto"/>
                <w:right w:val="none" w:sz="0" w:space="0" w:color="auto"/>
              </w:divBdr>
            </w:div>
            <w:div w:id="821582427">
              <w:marLeft w:val="0"/>
              <w:marRight w:val="0"/>
              <w:marTop w:val="0"/>
              <w:marBottom w:val="0"/>
              <w:divBdr>
                <w:top w:val="none" w:sz="0" w:space="0" w:color="auto"/>
                <w:left w:val="none" w:sz="0" w:space="0" w:color="auto"/>
                <w:bottom w:val="none" w:sz="0" w:space="0" w:color="auto"/>
                <w:right w:val="none" w:sz="0" w:space="0" w:color="auto"/>
              </w:divBdr>
            </w:div>
            <w:div w:id="822965469">
              <w:marLeft w:val="0"/>
              <w:marRight w:val="0"/>
              <w:marTop w:val="0"/>
              <w:marBottom w:val="0"/>
              <w:divBdr>
                <w:top w:val="none" w:sz="0" w:space="0" w:color="auto"/>
                <w:left w:val="none" w:sz="0" w:space="0" w:color="auto"/>
                <w:bottom w:val="none" w:sz="0" w:space="0" w:color="auto"/>
                <w:right w:val="none" w:sz="0" w:space="0" w:color="auto"/>
              </w:divBdr>
            </w:div>
            <w:div w:id="823739411">
              <w:marLeft w:val="0"/>
              <w:marRight w:val="0"/>
              <w:marTop w:val="0"/>
              <w:marBottom w:val="0"/>
              <w:divBdr>
                <w:top w:val="none" w:sz="0" w:space="0" w:color="auto"/>
                <w:left w:val="none" w:sz="0" w:space="0" w:color="auto"/>
                <w:bottom w:val="none" w:sz="0" w:space="0" w:color="auto"/>
                <w:right w:val="none" w:sz="0" w:space="0" w:color="auto"/>
              </w:divBdr>
            </w:div>
            <w:div w:id="824273253">
              <w:marLeft w:val="0"/>
              <w:marRight w:val="0"/>
              <w:marTop w:val="0"/>
              <w:marBottom w:val="0"/>
              <w:divBdr>
                <w:top w:val="none" w:sz="0" w:space="0" w:color="auto"/>
                <w:left w:val="none" w:sz="0" w:space="0" w:color="auto"/>
                <w:bottom w:val="none" w:sz="0" w:space="0" w:color="auto"/>
                <w:right w:val="none" w:sz="0" w:space="0" w:color="auto"/>
              </w:divBdr>
            </w:div>
            <w:div w:id="826283250">
              <w:marLeft w:val="0"/>
              <w:marRight w:val="0"/>
              <w:marTop w:val="0"/>
              <w:marBottom w:val="0"/>
              <w:divBdr>
                <w:top w:val="none" w:sz="0" w:space="0" w:color="auto"/>
                <w:left w:val="none" w:sz="0" w:space="0" w:color="auto"/>
                <w:bottom w:val="none" w:sz="0" w:space="0" w:color="auto"/>
                <w:right w:val="none" w:sz="0" w:space="0" w:color="auto"/>
              </w:divBdr>
            </w:div>
            <w:div w:id="826675230">
              <w:marLeft w:val="0"/>
              <w:marRight w:val="0"/>
              <w:marTop w:val="0"/>
              <w:marBottom w:val="0"/>
              <w:divBdr>
                <w:top w:val="none" w:sz="0" w:space="0" w:color="auto"/>
                <w:left w:val="none" w:sz="0" w:space="0" w:color="auto"/>
                <w:bottom w:val="none" w:sz="0" w:space="0" w:color="auto"/>
                <w:right w:val="none" w:sz="0" w:space="0" w:color="auto"/>
              </w:divBdr>
            </w:div>
            <w:div w:id="827017724">
              <w:marLeft w:val="0"/>
              <w:marRight w:val="0"/>
              <w:marTop w:val="0"/>
              <w:marBottom w:val="0"/>
              <w:divBdr>
                <w:top w:val="none" w:sz="0" w:space="0" w:color="auto"/>
                <w:left w:val="none" w:sz="0" w:space="0" w:color="auto"/>
                <w:bottom w:val="none" w:sz="0" w:space="0" w:color="auto"/>
                <w:right w:val="none" w:sz="0" w:space="0" w:color="auto"/>
              </w:divBdr>
            </w:div>
            <w:div w:id="827597012">
              <w:marLeft w:val="0"/>
              <w:marRight w:val="0"/>
              <w:marTop w:val="0"/>
              <w:marBottom w:val="0"/>
              <w:divBdr>
                <w:top w:val="none" w:sz="0" w:space="0" w:color="auto"/>
                <w:left w:val="none" w:sz="0" w:space="0" w:color="auto"/>
                <w:bottom w:val="none" w:sz="0" w:space="0" w:color="auto"/>
                <w:right w:val="none" w:sz="0" w:space="0" w:color="auto"/>
              </w:divBdr>
            </w:div>
            <w:div w:id="830170534">
              <w:marLeft w:val="0"/>
              <w:marRight w:val="0"/>
              <w:marTop w:val="0"/>
              <w:marBottom w:val="0"/>
              <w:divBdr>
                <w:top w:val="none" w:sz="0" w:space="0" w:color="auto"/>
                <w:left w:val="none" w:sz="0" w:space="0" w:color="auto"/>
                <w:bottom w:val="none" w:sz="0" w:space="0" w:color="auto"/>
                <w:right w:val="none" w:sz="0" w:space="0" w:color="auto"/>
              </w:divBdr>
            </w:div>
            <w:div w:id="830174275">
              <w:marLeft w:val="0"/>
              <w:marRight w:val="0"/>
              <w:marTop w:val="0"/>
              <w:marBottom w:val="0"/>
              <w:divBdr>
                <w:top w:val="none" w:sz="0" w:space="0" w:color="auto"/>
                <w:left w:val="none" w:sz="0" w:space="0" w:color="auto"/>
                <w:bottom w:val="none" w:sz="0" w:space="0" w:color="auto"/>
                <w:right w:val="none" w:sz="0" w:space="0" w:color="auto"/>
              </w:divBdr>
            </w:div>
            <w:div w:id="830677271">
              <w:marLeft w:val="0"/>
              <w:marRight w:val="0"/>
              <w:marTop w:val="0"/>
              <w:marBottom w:val="0"/>
              <w:divBdr>
                <w:top w:val="none" w:sz="0" w:space="0" w:color="auto"/>
                <w:left w:val="none" w:sz="0" w:space="0" w:color="auto"/>
                <w:bottom w:val="none" w:sz="0" w:space="0" w:color="auto"/>
                <w:right w:val="none" w:sz="0" w:space="0" w:color="auto"/>
              </w:divBdr>
            </w:div>
            <w:div w:id="830756145">
              <w:marLeft w:val="0"/>
              <w:marRight w:val="0"/>
              <w:marTop w:val="0"/>
              <w:marBottom w:val="0"/>
              <w:divBdr>
                <w:top w:val="none" w:sz="0" w:space="0" w:color="auto"/>
                <w:left w:val="none" w:sz="0" w:space="0" w:color="auto"/>
                <w:bottom w:val="none" w:sz="0" w:space="0" w:color="auto"/>
                <w:right w:val="none" w:sz="0" w:space="0" w:color="auto"/>
              </w:divBdr>
            </w:div>
            <w:div w:id="830758801">
              <w:marLeft w:val="0"/>
              <w:marRight w:val="0"/>
              <w:marTop w:val="0"/>
              <w:marBottom w:val="0"/>
              <w:divBdr>
                <w:top w:val="none" w:sz="0" w:space="0" w:color="auto"/>
                <w:left w:val="none" w:sz="0" w:space="0" w:color="auto"/>
                <w:bottom w:val="none" w:sz="0" w:space="0" w:color="auto"/>
                <w:right w:val="none" w:sz="0" w:space="0" w:color="auto"/>
              </w:divBdr>
            </w:div>
            <w:div w:id="831067225">
              <w:marLeft w:val="0"/>
              <w:marRight w:val="0"/>
              <w:marTop w:val="0"/>
              <w:marBottom w:val="0"/>
              <w:divBdr>
                <w:top w:val="none" w:sz="0" w:space="0" w:color="auto"/>
                <w:left w:val="none" w:sz="0" w:space="0" w:color="auto"/>
                <w:bottom w:val="none" w:sz="0" w:space="0" w:color="auto"/>
                <w:right w:val="none" w:sz="0" w:space="0" w:color="auto"/>
              </w:divBdr>
            </w:div>
            <w:div w:id="833224994">
              <w:marLeft w:val="0"/>
              <w:marRight w:val="0"/>
              <w:marTop w:val="0"/>
              <w:marBottom w:val="0"/>
              <w:divBdr>
                <w:top w:val="none" w:sz="0" w:space="0" w:color="auto"/>
                <w:left w:val="none" w:sz="0" w:space="0" w:color="auto"/>
                <w:bottom w:val="none" w:sz="0" w:space="0" w:color="auto"/>
                <w:right w:val="none" w:sz="0" w:space="0" w:color="auto"/>
              </w:divBdr>
            </w:div>
            <w:div w:id="836388944">
              <w:marLeft w:val="0"/>
              <w:marRight w:val="0"/>
              <w:marTop w:val="0"/>
              <w:marBottom w:val="0"/>
              <w:divBdr>
                <w:top w:val="none" w:sz="0" w:space="0" w:color="auto"/>
                <w:left w:val="none" w:sz="0" w:space="0" w:color="auto"/>
                <w:bottom w:val="none" w:sz="0" w:space="0" w:color="auto"/>
                <w:right w:val="none" w:sz="0" w:space="0" w:color="auto"/>
              </w:divBdr>
            </w:div>
            <w:div w:id="836649951">
              <w:marLeft w:val="0"/>
              <w:marRight w:val="0"/>
              <w:marTop w:val="0"/>
              <w:marBottom w:val="0"/>
              <w:divBdr>
                <w:top w:val="none" w:sz="0" w:space="0" w:color="auto"/>
                <w:left w:val="none" w:sz="0" w:space="0" w:color="auto"/>
                <w:bottom w:val="none" w:sz="0" w:space="0" w:color="auto"/>
                <w:right w:val="none" w:sz="0" w:space="0" w:color="auto"/>
              </w:divBdr>
            </w:div>
            <w:div w:id="838157498">
              <w:marLeft w:val="0"/>
              <w:marRight w:val="0"/>
              <w:marTop w:val="0"/>
              <w:marBottom w:val="0"/>
              <w:divBdr>
                <w:top w:val="none" w:sz="0" w:space="0" w:color="auto"/>
                <w:left w:val="none" w:sz="0" w:space="0" w:color="auto"/>
                <w:bottom w:val="none" w:sz="0" w:space="0" w:color="auto"/>
                <w:right w:val="none" w:sz="0" w:space="0" w:color="auto"/>
              </w:divBdr>
            </w:div>
            <w:div w:id="838228968">
              <w:marLeft w:val="0"/>
              <w:marRight w:val="0"/>
              <w:marTop w:val="0"/>
              <w:marBottom w:val="0"/>
              <w:divBdr>
                <w:top w:val="none" w:sz="0" w:space="0" w:color="auto"/>
                <w:left w:val="none" w:sz="0" w:space="0" w:color="auto"/>
                <w:bottom w:val="none" w:sz="0" w:space="0" w:color="auto"/>
                <w:right w:val="none" w:sz="0" w:space="0" w:color="auto"/>
              </w:divBdr>
            </w:div>
            <w:div w:id="841508926">
              <w:marLeft w:val="0"/>
              <w:marRight w:val="0"/>
              <w:marTop w:val="0"/>
              <w:marBottom w:val="0"/>
              <w:divBdr>
                <w:top w:val="none" w:sz="0" w:space="0" w:color="auto"/>
                <w:left w:val="none" w:sz="0" w:space="0" w:color="auto"/>
                <w:bottom w:val="none" w:sz="0" w:space="0" w:color="auto"/>
                <w:right w:val="none" w:sz="0" w:space="0" w:color="auto"/>
              </w:divBdr>
            </w:div>
            <w:div w:id="843782881">
              <w:marLeft w:val="0"/>
              <w:marRight w:val="0"/>
              <w:marTop w:val="0"/>
              <w:marBottom w:val="0"/>
              <w:divBdr>
                <w:top w:val="none" w:sz="0" w:space="0" w:color="auto"/>
                <w:left w:val="none" w:sz="0" w:space="0" w:color="auto"/>
                <w:bottom w:val="none" w:sz="0" w:space="0" w:color="auto"/>
                <w:right w:val="none" w:sz="0" w:space="0" w:color="auto"/>
              </w:divBdr>
            </w:div>
            <w:div w:id="844325539">
              <w:marLeft w:val="0"/>
              <w:marRight w:val="0"/>
              <w:marTop w:val="0"/>
              <w:marBottom w:val="0"/>
              <w:divBdr>
                <w:top w:val="none" w:sz="0" w:space="0" w:color="auto"/>
                <w:left w:val="none" w:sz="0" w:space="0" w:color="auto"/>
                <w:bottom w:val="none" w:sz="0" w:space="0" w:color="auto"/>
                <w:right w:val="none" w:sz="0" w:space="0" w:color="auto"/>
              </w:divBdr>
            </w:div>
            <w:div w:id="845218652">
              <w:marLeft w:val="0"/>
              <w:marRight w:val="0"/>
              <w:marTop w:val="0"/>
              <w:marBottom w:val="0"/>
              <w:divBdr>
                <w:top w:val="none" w:sz="0" w:space="0" w:color="auto"/>
                <w:left w:val="none" w:sz="0" w:space="0" w:color="auto"/>
                <w:bottom w:val="none" w:sz="0" w:space="0" w:color="auto"/>
                <w:right w:val="none" w:sz="0" w:space="0" w:color="auto"/>
              </w:divBdr>
            </w:div>
            <w:div w:id="847839635">
              <w:marLeft w:val="0"/>
              <w:marRight w:val="0"/>
              <w:marTop w:val="0"/>
              <w:marBottom w:val="0"/>
              <w:divBdr>
                <w:top w:val="none" w:sz="0" w:space="0" w:color="auto"/>
                <w:left w:val="none" w:sz="0" w:space="0" w:color="auto"/>
                <w:bottom w:val="none" w:sz="0" w:space="0" w:color="auto"/>
                <w:right w:val="none" w:sz="0" w:space="0" w:color="auto"/>
              </w:divBdr>
            </w:div>
            <w:div w:id="849485664">
              <w:marLeft w:val="0"/>
              <w:marRight w:val="0"/>
              <w:marTop w:val="0"/>
              <w:marBottom w:val="0"/>
              <w:divBdr>
                <w:top w:val="none" w:sz="0" w:space="0" w:color="auto"/>
                <w:left w:val="none" w:sz="0" w:space="0" w:color="auto"/>
                <w:bottom w:val="none" w:sz="0" w:space="0" w:color="auto"/>
                <w:right w:val="none" w:sz="0" w:space="0" w:color="auto"/>
              </w:divBdr>
            </w:div>
            <w:div w:id="849568747">
              <w:marLeft w:val="0"/>
              <w:marRight w:val="0"/>
              <w:marTop w:val="0"/>
              <w:marBottom w:val="0"/>
              <w:divBdr>
                <w:top w:val="none" w:sz="0" w:space="0" w:color="auto"/>
                <w:left w:val="none" w:sz="0" w:space="0" w:color="auto"/>
                <w:bottom w:val="none" w:sz="0" w:space="0" w:color="auto"/>
                <w:right w:val="none" w:sz="0" w:space="0" w:color="auto"/>
              </w:divBdr>
            </w:div>
            <w:div w:id="850797538">
              <w:marLeft w:val="0"/>
              <w:marRight w:val="0"/>
              <w:marTop w:val="0"/>
              <w:marBottom w:val="0"/>
              <w:divBdr>
                <w:top w:val="none" w:sz="0" w:space="0" w:color="auto"/>
                <w:left w:val="none" w:sz="0" w:space="0" w:color="auto"/>
                <w:bottom w:val="none" w:sz="0" w:space="0" w:color="auto"/>
                <w:right w:val="none" w:sz="0" w:space="0" w:color="auto"/>
              </w:divBdr>
            </w:div>
            <w:div w:id="851148641">
              <w:marLeft w:val="0"/>
              <w:marRight w:val="0"/>
              <w:marTop w:val="0"/>
              <w:marBottom w:val="0"/>
              <w:divBdr>
                <w:top w:val="none" w:sz="0" w:space="0" w:color="auto"/>
                <w:left w:val="none" w:sz="0" w:space="0" w:color="auto"/>
                <w:bottom w:val="none" w:sz="0" w:space="0" w:color="auto"/>
                <w:right w:val="none" w:sz="0" w:space="0" w:color="auto"/>
              </w:divBdr>
            </w:div>
            <w:div w:id="853348974">
              <w:marLeft w:val="0"/>
              <w:marRight w:val="0"/>
              <w:marTop w:val="0"/>
              <w:marBottom w:val="0"/>
              <w:divBdr>
                <w:top w:val="none" w:sz="0" w:space="0" w:color="auto"/>
                <w:left w:val="none" w:sz="0" w:space="0" w:color="auto"/>
                <w:bottom w:val="none" w:sz="0" w:space="0" w:color="auto"/>
                <w:right w:val="none" w:sz="0" w:space="0" w:color="auto"/>
              </w:divBdr>
            </w:div>
            <w:div w:id="853500796">
              <w:marLeft w:val="0"/>
              <w:marRight w:val="0"/>
              <w:marTop w:val="0"/>
              <w:marBottom w:val="0"/>
              <w:divBdr>
                <w:top w:val="none" w:sz="0" w:space="0" w:color="auto"/>
                <w:left w:val="none" w:sz="0" w:space="0" w:color="auto"/>
                <w:bottom w:val="none" w:sz="0" w:space="0" w:color="auto"/>
                <w:right w:val="none" w:sz="0" w:space="0" w:color="auto"/>
              </w:divBdr>
            </w:div>
            <w:div w:id="854002383">
              <w:marLeft w:val="0"/>
              <w:marRight w:val="0"/>
              <w:marTop w:val="0"/>
              <w:marBottom w:val="0"/>
              <w:divBdr>
                <w:top w:val="none" w:sz="0" w:space="0" w:color="auto"/>
                <w:left w:val="none" w:sz="0" w:space="0" w:color="auto"/>
                <w:bottom w:val="none" w:sz="0" w:space="0" w:color="auto"/>
                <w:right w:val="none" w:sz="0" w:space="0" w:color="auto"/>
              </w:divBdr>
            </w:div>
            <w:div w:id="855270857">
              <w:marLeft w:val="0"/>
              <w:marRight w:val="0"/>
              <w:marTop w:val="0"/>
              <w:marBottom w:val="0"/>
              <w:divBdr>
                <w:top w:val="none" w:sz="0" w:space="0" w:color="auto"/>
                <w:left w:val="none" w:sz="0" w:space="0" w:color="auto"/>
                <w:bottom w:val="none" w:sz="0" w:space="0" w:color="auto"/>
                <w:right w:val="none" w:sz="0" w:space="0" w:color="auto"/>
              </w:divBdr>
            </w:div>
            <w:div w:id="855385946">
              <w:marLeft w:val="0"/>
              <w:marRight w:val="0"/>
              <w:marTop w:val="0"/>
              <w:marBottom w:val="0"/>
              <w:divBdr>
                <w:top w:val="none" w:sz="0" w:space="0" w:color="auto"/>
                <w:left w:val="none" w:sz="0" w:space="0" w:color="auto"/>
                <w:bottom w:val="none" w:sz="0" w:space="0" w:color="auto"/>
                <w:right w:val="none" w:sz="0" w:space="0" w:color="auto"/>
              </w:divBdr>
            </w:div>
            <w:div w:id="855576551">
              <w:marLeft w:val="0"/>
              <w:marRight w:val="0"/>
              <w:marTop w:val="0"/>
              <w:marBottom w:val="0"/>
              <w:divBdr>
                <w:top w:val="none" w:sz="0" w:space="0" w:color="auto"/>
                <w:left w:val="none" w:sz="0" w:space="0" w:color="auto"/>
                <w:bottom w:val="none" w:sz="0" w:space="0" w:color="auto"/>
                <w:right w:val="none" w:sz="0" w:space="0" w:color="auto"/>
              </w:divBdr>
            </w:div>
            <w:div w:id="856769554">
              <w:marLeft w:val="0"/>
              <w:marRight w:val="0"/>
              <w:marTop w:val="0"/>
              <w:marBottom w:val="0"/>
              <w:divBdr>
                <w:top w:val="none" w:sz="0" w:space="0" w:color="auto"/>
                <w:left w:val="none" w:sz="0" w:space="0" w:color="auto"/>
                <w:bottom w:val="none" w:sz="0" w:space="0" w:color="auto"/>
                <w:right w:val="none" w:sz="0" w:space="0" w:color="auto"/>
              </w:divBdr>
            </w:div>
            <w:div w:id="856845851">
              <w:marLeft w:val="0"/>
              <w:marRight w:val="0"/>
              <w:marTop w:val="0"/>
              <w:marBottom w:val="0"/>
              <w:divBdr>
                <w:top w:val="none" w:sz="0" w:space="0" w:color="auto"/>
                <w:left w:val="none" w:sz="0" w:space="0" w:color="auto"/>
                <w:bottom w:val="none" w:sz="0" w:space="0" w:color="auto"/>
                <w:right w:val="none" w:sz="0" w:space="0" w:color="auto"/>
              </w:divBdr>
            </w:div>
            <w:div w:id="860780992">
              <w:marLeft w:val="0"/>
              <w:marRight w:val="0"/>
              <w:marTop w:val="0"/>
              <w:marBottom w:val="0"/>
              <w:divBdr>
                <w:top w:val="none" w:sz="0" w:space="0" w:color="auto"/>
                <w:left w:val="none" w:sz="0" w:space="0" w:color="auto"/>
                <w:bottom w:val="none" w:sz="0" w:space="0" w:color="auto"/>
                <w:right w:val="none" w:sz="0" w:space="0" w:color="auto"/>
              </w:divBdr>
            </w:div>
            <w:div w:id="866212878">
              <w:marLeft w:val="0"/>
              <w:marRight w:val="0"/>
              <w:marTop w:val="0"/>
              <w:marBottom w:val="0"/>
              <w:divBdr>
                <w:top w:val="none" w:sz="0" w:space="0" w:color="auto"/>
                <w:left w:val="none" w:sz="0" w:space="0" w:color="auto"/>
                <w:bottom w:val="none" w:sz="0" w:space="0" w:color="auto"/>
                <w:right w:val="none" w:sz="0" w:space="0" w:color="auto"/>
              </w:divBdr>
            </w:div>
            <w:div w:id="866675297">
              <w:marLeft w:val="0"/>
              <w:marRight w:val="0"/>
              <w:marTop w:val="0"/>
              <w:marBottom w:val="0"/>
              <w:divBdr>
                <w:top w:val="none" w:sz="0" w:space="0" w:color="auto"/>
                <w:left w:val="none" w:sz="0" w:space="0" w:color="auto"/>
                <w:bottom w:val="none" w:sz="0" w:space="0" w:color="auto"/>
                <w:right w:val="none" w:sz="0" w:space="0" w:color="auto"/>
              </w:divBdr>
            </w:div>
            <w:div w:id="867723014">
              <w:marLeft w:val="0"/>
              <w:marRight w:val="0"/>
              <w:marTop w:val="0"/>
              <w:marBottom w:val="0"/>
              <w:divBdr>
                <w:top w:val="none" w:sz="0" w:space="0" w:color="auto"/>
                <w:left w:val="none" w:sz="0" w:space="0" w:color="auto"/>
                <w:bottom w:val="none" w:sz="0" w:space="0" w:color="auto"/>
                <w:right w:val="none" w:sz="0" w:space="0" w:color="auto"/>
              </w:divBdr>
            </w:div>
            <w:div w:id="867908993">
              <w:marLeft w:val="0"/>
              <w:marRight w:val="0"/>
              <w:marTop w:val="0"/>
              <w:marBottom w:val="0"/>
              <w:divBdr>
                <w:top w:val="none" w:sz="0" w:space="0" w:color="auto"/>
                <w:left w:val="none" w:sz="0" w:space="0" w:color="auto"/>
                <w:bottom w:val="none" w:sz="0" w:space="0" w:color="auto"/>
                <w:right w:val="none" w:sz="0" w:space="0" w:color="auto"/>
              </w:divBdr>
            </w:div>
            <w:div w:id="868029349">
              <w:marLeft w:val="0"/>
              <w:marRight w:val="0"/>
              <w:marTop w:val="0"/>
              <w:marBottom w:val="0"/>
              <w:divBdr>
                <w:top w:val="none" w:sz="0" w:space="0" w:color="auto"/>
                <w:left w:val="none" w:sz="0" w:space="0" w:color="auto"/>
                <w:bottom w:val="none" w:sz="0" w:space="0" w:color="auto"/>
                <w:right w:val="none" w:sz="0" w:space="0" w:color="auto"/>
              </w:divBdr>
            </w:div>
            <w:div w:id="872117512">
              <w:marLeft w:val="0"/>
              <w:marRight w:val="0"/>
              <w:marTop w:val="0"/>
              <w:marBottom w:val="0"/>
              <w:divBdr>
                <w:top w:val="none" w:sz="0" w:space="0" w:color="auto"/>
                <w:left w:val="none" w:sz="0" w:space="0" w:color="auto"/>
                <w:bottom w:val="none" w:sz="0" w:space="0" w:color="auto"/>
                <w:right w:val="none" w:sz="0" w:space="0" w:color="auto"/>
              </w:divBdr>
            </w:div>
            <w:div w:id="872183187">
              <w:marLeft w:val="0"/>
              <w:marRight w:val="0"/>
              <w:marTop w:val="0"/>
              <w:marBottom w:val="0"/>
              <w:divBdr>
                <w:top w:val="none" w:sz="0" w:space="0" w:color="auto"/>
                <w:left w:val="none" w:sz="0" w:space="0" w:color="auto"/>
                <w:bottom w:val="none" w:sz="0" w:space="0" w:color="auto"/>
                <w:right w:val="none" w:sz="0" w:space="0" w:color="auto"/>
              </w:divBdr>
            </w:div>
            <w:div w:id="872349901">
              <w:marLeft w:val="0"/>
              <w:marRight w:val="0"/>
              <w:marTop w:val="0"/>
              <w:marBottom w:val="0"/>
              <w:divBdr>
                <w:top w:val="none" w:sz="0" w:space="0" w:color="auto"/>
                <w:left w:val="none" w:sz="0" w:space="0" w:color="auto"/>
                <w:bottom w:val="none" w:sz="0" w:space="0" w:color="auto"/>
                <w:right w:val="none" w:sz="0" w:space="0" w:color="auto"/>
              </w:divBdr>
            </w:div>
            <w:div w:id="872810485">
              <w:marLeft w:val="0"/>
              <w:marRight w:val="0"/>
              <w:marTop w:val="0"/>
              <w:marBottom w:val="0"/>
              <w:divBdr>
                <w:top w:val="none" w:sz="0" w:space="0" w:color="auto"/>
                <w:left w:val="none" w:sz="0" w:space="0" w:color="auto"/>
                <w:bottom w:val="none" w:sz="0" w:space="0" w:color="auto"/>
                <w:right w:val="none" w:sz="0" w:space="0" w:color="auto"/>
              </w:divBdr>
            </w:div>
            <w:div w:id="877208502">
              <w:marLeft w:val="0"/>
              <w:marRight w:val="0"/>
              <w:marTop w:val="0"/>
              <w:marBottom w:val="0"/>
              <w:divBdr>
                <w:top w:val="none" w:sz="0" w:space="0" w:color="auto"/>
                <w:left w:val="none" w:sz="0" w:space="0" w:color="auto"/>
                <w:bottom w:val="none" w:sz="0" w:space="0" w:color="auto"/>
                <w:right w:val="none" w:sz="0" w:space="0" w:color="auto"/>
              </w:divBdr>
            </w:div>
            <w:div w:id="877399338">
              <w:marLeft w:val="0"/>
              <w:marRight w:val="0"/>
              <w:marTop w:val="0"/>
              <w:marBottom w:val="0"/>
              <w:divBdr>
                <w:top w:val="none" w:sz="0" w:space="0" w:color="auto"/>
                <w:left w:val="none" w:sz="0" w:space="0" w:color="auto"/>
                <w:bottom w:val="none" w:sz="0" w:space="0" w:color="auto"/>
                <w:right w:val="none" w:sz="0" w:space="0" w:color="auto"/>
              </w:divBdr>
            </w:div>
            <w:div w:id="878323741">
              <w:marLeft w:val="0"/>
              <w:marRight w:val="0"/>
              <w:marTop w:val="0"/>
              <w:marBottom w:val="0"/>
              <w:divBdr>
                <w:top w:val="none" w:sz="0" w:space="0" w:color="auto"/>
                <w:left w:val="none" w:sz="0" w:space="0" w:color="auto"/>
                <w:bottom w:val="none" w:sz="0" w:space="0" w:color="auto"/>
                <w:right w:val="none" w:sz="0" w:space="0" w:color="auto"/>
              </w:divBdr>
            </w:div>
            <w:div w:id="878398256">
              <w:marLeft w:val="0"/>
              <w:marRight w:val="0"/>
              <w:marTop w:val="0"/>
              <w:marBottom w:val="0"/>
              <w:divBdr>
                <w:top w:val="none" w:sz="0" w:space="0" w:color="auto"/>
                <w:left w:val="none" w:sz="0" w:space="0" w:color="auto"/>
                <w:bottom w:val="none" w:sz="0" w:space="0" w:color="auto"/>
                <w:right w:val="none" w:sz="0" w:space="0" w:color="auto"/>
              </w:divBdr>
            </w:div>
            <w:div w:id="879707522">
              <w:marLeft w:val="0"/>
              <w:marRight w:val="0"/>
              <w:marTop w:val="0"/>
              <w:marBottom w:val="0"/>
              <w:divBdr>
                <w:top w:val="none" w:sz="0" w:space="0" w:color="auto"/>
                <w:left w:val="none" w:sz="0" w:space="0" w:color="auto"/>
                <w:bottom w:val="none" w:sz="0" w:space="0" w:color="auto"/>
                <w:right w:val="none" w:sz="0" w:space="0" w:color="auto"/>
              </w:divBdr>
            </w:div>
            <w:div w:id="881474914">
              <w:marLeft w:val="0"/>
              <w:marRight w:val="0"/>
              <w:marTop w:val="0"/>
              <w:marBottom w:val="0"/>
              <w:divBdr>
                <w:top w:val="none" w:sz="0" w:space="0" w:color="auto"/>
                <w:left w:val="none" w:sz="0" w:space="0" w:color="auto"/>
                <w:bottom w:val="none" w:sz="0" w:space="0" w:color="auto"/>
                <w:right w:val="none" w:sz="0" w:space="0" w:color="auto"/>
              </w:divBdr>
            </w:div>
            <w:div w:id="884872114">
              <w:marLeft w:val="0"/>
              <w:marRight w:val="0"/>
              <w:marTop w:val="0"/>
              <w:marBottom w:val="0"/>
              <w:divBdr>
                <w:top w:val="none" w:sz="0" w:space="0" w:color="auto"/>
                <w:left w:val="none" w:sz="0" w:space="0" w:color="auto"/>
                <w:bottom w:val="none" w:sz="0" w:space="0" w:color="auto"/>
                <w:right w:val="none" w:sz="0" w:space="0" w:color="auto"/>
              </w:divBdr>
            </w:div>
            <w:div w:id="885260946">
              <w:marLeft w:val="0"/>
              <w:marRight w:val="0"/>
              <w:marTop w:val="0"/>
              <w:marBottom w:val="0"/>
              <w:divBdr>
                <w:top w:val="none" w:sz="0" w:space="0" w:color="auto"/>
                <w:left w:val="none" w:sz="0" w:space="0" w:color="auto"/>
                <w:bottom w:val="none" w:sz="0" w:space="0" w:color="auto"/>
                <w:right w:val="none" w:sz="0" w:space="0" w:color="auto"/>
              </w:divBdr>
            </w:div>
            <w:div w:id="885681314">
              <w:marLeft w:val="0"/>
              <w:marRight w:val="0"/>
              <w:marTop w:val="0"/>
              <w:marBottom w:val="0"/>
              <w:divBdr>
                <w:top w:val="none" w:sz="0" w:space="0" w:color="auto"/>
                <w:left w:val="none" w:sz="0" w:space="0" w:color="auto"/>
                <w:bottom w:val="none" w:sz="0" w:space="0" w:color="auto"/>
                <w:right w:val="none" w:sz="0" w:space="0" w:color="auto"/>
              </w:divBdr>
            </w:div>
            <w:div w:id="885989975">
              <w:marLeft w:val="0"/>
              <w:marRight w:val="0"/>
              <w:marTop w:val="0"/>
              <w:marBottom w:val="0"/>
              <w:divBdr>
                <w:top w:val="none" w:sz="0" w:space="0" w:color="auto"/>
                <w:left w:val="none" w:sz="0" w:space="0" w:color="auto"/>
                <w:bottom w:val="none" w:sz="0" w:space="0" w:color="auto"/>
                <w:right w:val="none" w:sz="0" w:space="0" w:color="auto"/>
              </w:divBdr>
            </w:div>
            <w:div w:id="886525361">
              <w:marLeft w:val="0"/>
              <w:marRight w:val="0"/>
              <w:marTop w:val="0"/>
              <w:marBottom w:val="0"/>
              <w:divBdr>
                <w:top w:val="none" w:sz="0" w:space="0" w:color="auto"/>
                <w:left w:val="none" w:sz="0" w:space="0" w:color="auto"/>
                <w:bottom w:val="none" w:sz="0" w:space="0" w:color="auto"/>
                <w:right w:val="none" w:sz="0" w:space="0" w:color="auto"/>
              </w:divBdr>
            </w:div>
            <w:div w:id="887301906">
              <w:marLeft w:val="0"/>
              <w:marRight w:val="0"/>
              <w:marTop w:val="0"/>
              <w:marBottom w:val="0"/>
              <w:divBdr>
                <w:top w:val="none" w:sz="0" w:space="0" w:color="auto"/>
                <w:left w:val="none" w:sz="0" w:space="0" w:color="auto"/>
                <w:bottom w:val="none" w:sz="0" w:space="0" w:color="auto"/>
                <w:right w:val="none" w:sz="0" w:space="0" w:color="auto"/>
              </w:divBdr>
            </w:div>
            <w:div w:id="889682388">
              <w:marLeft w:val="0"/>
              <w:marRight w:val="0"/>
              <w:marTop w:val="0"/>
              <w:marBottom w:val="0"/>
              <w:divBdr>
                <w:top w:val="none" w:sz="0" w:space="0" w:color="auto"/>
                <w:left w:val="none" w:sz="0" w:space="0" w:color="auto"/>
                <w:bottom w:val="none" w:sz="0" w:space="0" w:color="auto"/>
                <w:right w:val="none" w:sz="0" w:space="0" w:color="auto"/>
              </w:divBdr>
            </w:div>
            <w:div w:id="892350733">
              <w:marLeft w:val="0"/>
              <w:marRight w:val="0"/>
              <w:marTop w:val="0"/>
              <w:marBottom w:val="0"/>
              <w:divBdr>
                <w:top w:val="none" w:sz="0" w:space="0" w:color="auto"/>
                <w:left w:val="none" w:sz="0" w:space="0" w:color="auto"/>
                <w:bottom w:val="none" w:sz="0" w:space="0" w:color="auto"/>
                <w:right w:val="none" w:sz="0" w:space="0" w:color="auto"/>
              </w:divBdr>
            </w:div>
            <w:div w:id="893078549">
              <w:marLeft w:val="0"/>
              <w:marRight w:val="0"/>
              <w:marTop w:val="0"/>
              <w:marBottom w:val="0"/>
              <w:divBdr>
                <w:top w:val="none" w:sz="0" w:space="0" w:color="auto"/>
                <w:left w:val="none" w:sz="0" w:space="0" w:color="auto"/>
                <w:bottom w:val="none" w:sz="0" w:space="0" w:color="auto"/>
                <w:right w:val="none" w:sz="0" w:space="0" w:color="auto"/>
              </w:divBdr>
            </w:div>
            <w:div w:id="893080721">
              <w:marLeft w:val="0"/>
              <w:marRight w:val="0"/>
              <w:marTop w:val="0"/>
              <w:marBottom w:val="0"/>
              <w:divBdr>
                <w:top w:val="none" w:sz="0" w:space="0" w:color="auto"/>
                <w:left w:val="none" w:sz="0" w:space="0" w:color="auto"/>
                <w:bottom w:val="none" w:sz="0" w:space="0" w:color="auto"/>
                <w:right w:val="none" w:sz="0" w:space="0" w:color="auto"/>
              </w:divBdr>
            </w:div>
            <w:div w:id="893583794">
              <w:marLeft w:val="0"/>
              <w:marRight w:val="0"/>
              <w:marTop w:val="0"/>
              <w:marBottom w:val="0"/>
              <w:divBdr>
                <w:top w:val="none" w:sz="0" w:space="0" w:color="auto"/>
                <w:left w:val="none" w:sz="0" w:space="0" w:color="auto"/>
                <w:bottom w:val="none" w:sz="0" w:space="0" w:color="auto"/>
                <w:right w:val="none" w:sz="0" w:space="0" w:color="auto"/>
              </w:divBdr>
            </w:div>
            <w:div w:id="894317031">
              <w:marLeft w:val="0"/>
              <w:marRight w:val="0"/>
              <w:marTop w:val="0"/>
              <w:marBottom w:val="0"/>
              <w:divBdr>
                <w:top w:val="none" w:sz="0" w:space="0" w:color="auto"/>
                <w:left w:val="none" w:sz="0" w:space="0" w:color="auto"/>
                <w:bottom w:val="none" w:sz="0" w:space="0" w:color="auto"/>
                <w:right w:val="none" w:sz="0" w:space="0" w:color="auto"/>
              </w:divBdr>
            </w:div>
            <w:div w:id="895969330">
              <w:marLeft w:val="0"/>
              <w:marRight w:val="0"/>
              <w:marTop w:val="0"/>
              <w:marBottom w:val="0"/>
              <w:divBdr>
                <w:top w:val="none" w:sz="0" w:space="0" w:color="auto"/>
                <w:left w:val="none" w:sz="0" w:space="0" w:color="auto"/>
                <w:bottom w:val="none" w:sz="0" w:space="0" w:color="auto"/>
                <w:right w:val="none" w:sz="0" w:space="0" w:color="auto"/>
              </w:divBdr>
            </w:div>
            <w:div w:id="895972821">
              <w:marLeft w:val="0"/>
              <w:marRight w:val="0"/>
              <w:marTop w:val="0"/>
              <w:marBottom w:val="0"/>
              <w:divBdr>
                <w:top w:val="none" w:sz="0" w:space="0" w:color="auto"/>
                <w:left w:val="none" w:sz="0" w:space="0" w:color="auto"/>
                <w:bottom w:val="none" w:sz="0" w:space="0" w:color="auto"/>
                <w:right w:val="none" w:sz="0" w:space="0" w:color="auto"/>
              </w:divBdr>
            </w:div>
            <w:div w:id="903637077">
              <w:marLeft w:val="0"/>
              <w:marRight w:val="0"/>
              <w:marTop w:val="0"/>
              <w:marBottom w:val="0"/>
              <w:divBdr>
                <w:top w:val="none" w:sz="0" w:space="0" w:color="auto"/>
                <w:left w:val="none" w:sz="0" w:space="0" w:color="auto"/>
                <w:bottom w:val="none" w:sz="0" w:space="0" w:color="auto"/>
                <w:right w:val="none" w:sz="0" w:space="0" w:color="auto"/>
              </w:divBdr>
            </w:div>
            <w:div w:id="905385075">
              <w:marLeft w:val="0"/>
              <w:marRight w:val="0"/>
              <w:marTop w:val="0"/>
              <w:marBottom w:val="0"/>
              <w:divBdr>
                <w:top w:val="none" w:sz="0" w:space="0" w:color="auto"/>
                <w:left w:val="none" w:sz="0" w:space="0" w:color="auto"/>
                <w:bottom w:val="none" w:sz="0" w:space="0" w:color="auto"/>
                <w:right w:val="none" w:sz="0" w:space="0" w:color="auto"/>
              </w:divBdr>
            </w:div>
            <w:div w:id="905530495">
              <w:marLeft w:val="0"/>
              <w:marRight w:val="0"/>
              <w:marTop w:val="0"/>
              <w:marBottom w:val="0"/>
              <w:divBdr>
                <w:top w:val="none" w:sz="0" w:space="0" w:color="auto"/>
                <w:left w:val="none" w:sz="0" w:space="0" w:color="auto"/>
                <w:bottom w:val="none" w:sz="0" w:space="0" w:color="auto"/>
                <w:right w:val="none" w:sz="0" w:space="0" w:color="auto"/>
              </w:divBdr>
            </w:div>
            <w:div w:id="905841861">
              <w:marLeft w:val="0"/>
              <w:marRight w:val="0"/>
              <w:marTop w:val="0"/>
              <w:marBottom w:val="0"/>
              <w:divBdr>
                <w:top w:val="none" w:sz="0" w:space="0" w:color="auto"/>
                <w:left w:val="none" w:sz="0" w:space="0" w:color="auto"/>
                <w:bottom w:val="none" w:sz="0" w:space="0" w:color="auto"/>
                <w:right w:val="none" w:sz="0" w:space="0" w:color="auto"/>
              </w:divBdr>
            </w:div>
            <w:div w:id="907961598">
              <w:marLeft w:val="0"/>
              <w:marRight w:val="0"/>
              <w:marTop w:val="0"/>
              <w:marBottom w:val="0"/>
              <w:divBdr>
                <w:top w:val="none" w:sz="0" w:space="0" w:color="auto"/>
                <w:left w:val="none" w:sz="0" w:space="0" w:color="auto"/>
                <w:bottom w:val="none" w:sz="0" w:space="0" w:color="auto"/>
                <w:right w:val="none" w:sz="0" w:space="0" w:color="auto"/>
              </w:divBdr>
            </w:div>
            <w:div w:id="908274243">
              <w:marLeft w:val="0"/>
              <w:marRight w:val="0"/>
              <w:marTop w:val="0"/>
              <w:marBottom w:val="0"/>
              <w:divBdr>
                <w:top w:val="none" w:sz="0" w:space="0" w:color="auto"/>
                <w:left w:val="none" w:sz="0" w:space="0" w:color="auto"/>
                <w:bottom w:val="none" w:sz="0" w:space="0" w:color="auto"/>
                <w:right w:val="none" w:sz="0" w:space="0" w:color="auto"/>
              </w:divBdr>
            </w:div>
            <w:div w:id="909852378">
              <w:marLeft w:val="0"/>
              <w:marRight w:val="0"/>
              <w:marTop w:val="0"/>
              <w:marBottom w:val="0"/>
              <w:divBdr>
                <w:top w:val="none" w:sz="0" w:space="0" w:color="auto"/>
                <w:left w:val="none" w:sz="0" w:space="0" w:color="auto"/>
                <w:bottom w:val="none" w:sz="0" w:space="0" w:color="auto"/>
                <w:right w:val="none" w:sz="0" w:space="0" w:color="auto"/>
              </w:divBdr>
            </w:div>
            <w:div w:id="911626654">
              <w:marLeft w:val="0"/>
              <w:marRight w:val="0"/>
              <w:marTop w:val="0"/>
              <w:marBottom w:val="0"/>
              <w:divBdr>
                <w:top w:val="none" w:sz="0" w:space="0" w:color="auto"/>
                <w:left w:val="none" w:sz="0" w:space="0" w:color="auto"/>
                <w:bottom w:val="none" w:sz="0" w:space="0" w:color="auto"/>
                <w:right w:val="none" w:sz="0" w:space="0" w:color="auto"/>
              </w:divBdr>
            </w:div>
            <w:div w:id="912356797">
              <w:marLeft w:val="0"/>
              <w:marRight w:val="0"/>
              <w:marTop w:val="0"/>
              <w:marBottom w:val="0"/>
              <w:divBdr>
                <w:top w:val="none" w:sz="0" w:space="0" w:color="auto"/>
                <w:left w:val="none" w:sz="0" w:space="0" w:color="auto"/>
                <w:bottom w:val="none" w:sz="0" w:space="0" w:color="auto"/>
                <w:right w:val="none" w:sz="0" w:space="0" w:color="auto"/>
              </w:divBdr>
            </w:div>
            <w:div w:id="914583193">
              <w:marLeft w:val="0"/>
              <w:marRight w:val="0"/>
              <w:marTop w:val="0"/>
              <w:marBottom w:val="0"/>
              <w:divBdr>
                <w:top w:val="none" w:sz="0" w:space="0" w:color="auto"/>
                <w:left w:val="none" w:sz="0" w:space="0" w:color="auto"/>
                <w:bottom w:val="none" w:sz="0" w:space="0" w:color="auto"/>
                <w:right w:val="none" w:sz="0" w:space="0" w:color="auto"/>
              </w:divBdr>
            </w:div>
            <w:div w:id="916784321">
              <w:marLeft w:val="0"/>
              <w:marRight w:val="0"/>
              <w:marTop w:val="0"/>
              <w:marBottom w:val="0"/>
              <w:divBdr>
                <w:top w:val="none" w:sz="0" w:space="0" w:color="auto"/>
                <w:left w:val="none" w:sz="0" w:space="0" w:color="auto"/>
                <w:bottom w:val="none" w:sz="0" w:space="0" w:color="auto"/>
                <w:right w:val="none" w:sz="0" w:space="0" w:color="auto"/>
              </w:divBdr>
            </w:div>
            <w:div w:id="918363818">
              <w:marLeft w:val="0"/>
              <w:marRight w:val="0"/>
              <w:marTop w:val="0"/>
              <w:marBottom w:val="0"/>
              <w:divBdr>
                <w:top w:val="none" w:sz="0" w:space="0" w:color="auto"/>
                <w:left w:val="none" w:sz="0" w:space="0" w:color="auto"/>
                <w:bottom w:val="none" w:sz="0" w:space="0" w:color="auto"/>
                <w:right w:val="none" w:sz="0" w:space="0" w:color="auto"/>
              </w:divBdr>
            </w:div>
            <w:div w:id="918442483">
              <w:marLeft w:val="0"/>
              <w:marRight w:val="0"/>
              <w:marTop w:val="0"/>
              <w:marBottom w:val="0"/>
              <w:divBdr>
                <w:top w:val="none" w:sz="0" w:space="0" w:color="auto"/>
                <w:left w:val="none" w:sz="0" w:space="0" w:color="auto"/>
                <w:bottom w:val="none" w:sz="0" w:space="0" w:color="auto"/>
                <w:right w:val="none" w:sz="0" w:space="0" w:color="auto"/>
              </w:divBdr>
            </w:div>
            <w:div w:id="918752501">
              <w:marLeft w:val="0"/>
              <w:marRight w:val="0"/>
              <w:marTop w:val="0"/>
              <w:marBottom w:val="0"/>
              <w:divBdr>
                <w:top w:val="none" w:sz="0" w:space="0" w:color="auto"/>
                <w:left w:val="none" w:sz="0" w:space="0" w:color="auto"/>
                <w:bottom w:val="none" w:sz="0" w:space="0" w:color="auto"/>
                <w:right w:val="none" w:sz="0" w:space="0" w:color="auto"/>
              </w:divBdr>
            </w:div>
            <w:div w:id="919481715">
              <w:marLeft w:val="0"/>
              <w:marRight w:val="0"/>
              <w:marTop w:val="0"/>
              <w:marBottom w:val="0"/>
              <w:divBdr>
                <w:top w:val="none" w:sz="0" w:space="0" w:color="auto"/>
                <w:left w:val="none" w:sz="0" w:space="0" w:color="auto"/>
                <w:bottom w:val="none" w:sz="0" w:space="0" w:color="auto"/>
                <w:right w:val="none" w:sz="0" w:space="0" w:color="auto"/>
              </w:divBdr>
            </w:div>
            <w:div w:id="919557585">
              <w:marLeft w:val="0"/>
              <w:marRight w:val="0"/>
              <w:marTop w:val="0"/>
              <w:marBottom w:val="0"/>
              <w:divBdr>
                <w:top w:val="none" w:sz="0" w:space="0" w:color="auto"/>
                <w:left w:val="none" w:sz="0" w:space="0" w:color="auto"/>
                <w:bottom w:val="none" w:sz="0" w:space="0" w:color="auto"/>
                <w:right w:val="none" w:sz="0" w:space="0" w:color="auto"/>
              </w:divBdr>
            </w:div>
            <w:div w:id="920715876">
              <w:marLeft w:val="0"/>
              <w:marRight w:val="0"/>
              <w:marTop w:val="0"/>
              <w:marBottom w:val="0"/>
              <w:divBdr>
                <w:top w:val="none" w:sz="0" w:space="0" w:color="auto"/>
                <w:left w:val="none" w:sz="0" w:space="0" w:color="auto"/>
                <w:bottom w:val="none" w:sz="0" w:space="0" w:color="auto"/>
                <w:right w:val="none" w:sz="0" w:space="0" w:color="auto"/>
              </w:divBdr>
            </w:div>
            <w:div w:id="922030074">
              <w:marLeft w:val="0"/>
              <w:marRight w:val="0"/>
              <w:marTop w:val="0"/>
              <w:marBottom w:val="0"/>
              <w:divBdr>
                <w:top w:val="none" w:sz="0" w:space="0" w:color="auto"/>
                <w:left w:val="none" w:sz="0" w:space="0" w:color="auto"/>
                <w:bottom w:val="none" w:sz="0" w:space="0" w:color="auto"/>
                <w:right w:val="none" w:sz="0" w:space="0" w:color="auto"/>
              </w:divBdr>
            </w:div>
            <w:div w:id="922835135">
              <w:marLeft w:val="0"/>
              <w:marRight w:val="0"/>
              <w:marTop w:val="0"/>
              <w:marBottom w:val="0"/>
              <w:divBdr>
                <w:top w:val="none" w:sz="0" w:space="0" w:color="auto"/>
                <w:left w:val="none" w:sz="0" w:space="0" w:color="auto"/>
                <w:bottom w:val="none" w:sz="0" w:space="0" w:color="auto"/>
                <w:right w:val="none" w:sz="0" w:space="0" w:color="auto"/>
              </w:divBdr>
            </w:div>
            <w:div w:id="923878161">
              <w:marLeft w:val="0"/>
              <w:marRight w:val="0"/>
              <w:marTop w:val="0"/>
              <w:marBottom w:val="0"/>
              <w:divBdr>
                <w:top w:val="none" w:sz="0" w:space="0" w:color="auto"/>
                <w:left w:val="none" w:sz="0" w:space="0" w:color="auto"/>
                <w:bottom w:val="none" w:sz="0" w:space="0" w:color="auto"/>
                <w:right w:val="none" w:sz="0" w:space="0" w:color="auto"/>
              </w:divBdr>
            </w:div>
            <w:div w:id="925462463">
              <w:marLeft w:val="0"/>
              <w:marRight w:val="0"/>
              <w:marTop w:val="0"/>
              <w:marBottom w:val="0"/>
              <w:divBdr>
                <w:top w:val="none" w:sz="0" w:space="0" w:color="auto"/>
                <w:left w:val="none" w:sz="0" w:space="0" w:color="auto"/>
                <w:bottom w:val="none" w:sz="0" w:space="0" w:color="auto"/>
                <w:right w:val="none" w:sz="0" w:space="0" w:color="auto"/>
              </w:divBdr>
            </w:div>
            <w:div w:id="926039282">
              <w:marLeft w:val="0"/>
              <w:marRight w:val="0"/>
              <w:marTop w:val="0"/>
              <w:marBottom w:val="0"/>
              <w:divBdr>
                <w:top w:val="none" w:sz="0" w:space="0" w:color="auto"/>
                <w:left w:val="none" w:sz="0" w:space="0" w:color="auto"/>
                <w:bottom w:val="none" w:sz="0" w:space="0" w:color="auto"/>
                <w:right w:val="none" w:sz="0" w:space="0" w:color="auto"/>
              </w:divBdr>
            </w:div>
            <w:div w:id="926690959">
              <w:marLeft w:val="0"/>
              <w:marRight w:val="0"/>
              <w:marTop w:val="0"/>
              <w:marBottom w:val="0"/>
              <w:divBdr>
                <w:top w:val="none" w:sz="0" w:space="0" w:color="auto"/>
                <w:left w:val="none" w:sz="0" w:space="0" w:color="auto"/>
                <w:bottom w:val="none" w:sz="0" w:space="0" w:color="auto"/>
                <w:right w:val="none" w:sz="0" w:space="0" w:color="auto"/>
              </w:divBdr>
            </w:div>
            <w:div w:id="926810574">
              <w:marLeft w:val="0"/>
              <w:marRight w:val="0"/>
              <w:marTop w:val="0"/>
              <w:marBottom w:val="0"/>
              <w:divBdr>
                <w:top w:val="none" w:sz="0" w:space="0" w:color="auto"/>
                <w:left w:val="none" w:sz="0" w:space="0" w:color="auto"/>
                <w:bottom w:val="none" w:sz="0" w:space="0" w:color="auto"/>
                <w:right w:val="none" w:sz="0" w:space="0" w:color="auto"/>
              </w:divBdr>
            </w:div>
            <w:div w:id="927420538">
              <w:marLeft w:val="0"/>
              <w:marRight w:val="0"/>
              <w:marTop w:val="0"/>
              <w:marBottom w:val="0"/>
              <w:divBdr>
                <w:top w:val="none" w:sz="0" w:space="0" w:color="auto"/>
                <w:left w:val="none" w:sz="0" w:space="0" w:color="auto"/>
                <w:bottom w:val="none" w:sz="0" w:space="0" w:color="auto"/>
                <w:right w:val="none" w:sz="0" w:space="0" w:color="auto"/>
              </w:divBdr>
            </w:div>
            <w:div w:id="931816054">
              <w:marLeft w:val="0"/>
              <w:marRight w:val="0"/>
              <w:marTop w:val="0"/>
              <w:marBottom w:val="0"/>
              <w:divBdr>
                <w:top w:val="none" w:sz="0" w:space="0" w:color="auto"/>
                <w:left w:val="none" w:sz="0" w:space="0" w:color="auto"/>
                <w:bottom w:val="none" w:sz="0" w:space="0" w:color="auto"/>
                <w:right w:val="none" w:sz="0" w:space="0" w:color="auto"/>
              </w:divBdr>
            </w:div>
            <w:div w:id="932469136">
              <w:marLeft w:val="0"/>
              <w:marRight w:val="0"/>
              <w:marTop w:val="0"/>
              <w:marBottom w:val="0"/>
              <w:divBdr>
                <w:top w:val="none" w:sz="0" w:space="0" w:color="auto"/>
                <w:left w:val="none" w:sz="0" w:space="0" w:color="auto"/>
                <w:bottom w:val="none" w:sz="0" w:space="0" w:color="auto"/>
                <w:right w:val="none" w:sz="0" w:space="0" w:color="auto"/>
              </w:divBdr>
            </w:div>
            <w:div w:id="936446048">
              <w:marLeft w:val="0"/>
              <w:marRight w:val="0"/>
              <w:marTop w:val="0"/>
              <w:marBottom w:val="0"/>
              <w:divBdr>
                <w:top w:val="none" w:sz="0" w:space="0" w:color="auto"/>
                <w:left w:val="none" w:sz="0" w:space="0" w:color="auto"/>
                <w:bottom w:val="none" w:sz="0" w:space="0" w:color="auto"/>
                <w:right w:val="none" w:sz="0" w:space="0" w:color="auto"/>
              </w:divBdr>
            </w:div>
            <w:div w:id="937904132">
              <w:marLeft w:val="0"/>
              <w:marRight w:val="0"/>
              <w:marTop w:val="0"/>
              <w:marBottom w:val="0"/>
              <w:divBdr>
                <w:top w:val="none" w:sz="0" w:space="0" w:color="auto"/>
                <w:left w:val="none" w:sz="0" w:space="0" w:color="auto"/>
                <w:bottom w:val="none" w:sz="0" w:space="0" w:color="auto"/>
                <w:right w:val="none" w:sz="0" w:space="0" w:color="auto"/>
              </w:divBdr>
            </w:div>
            <w:div w:id="938101724">
              <w:marLeft w:val="0"/>
              <w:marRight w:val="0"/>
              <w:marTop w:val="0"/>
              <w:marBottom w:val="0"/>
              <w:divBdr>
                <w:top w:val="none" w:sz="0" w:space="0" w:color="auto"/>
                <w:left w:val="none" w:sz="0" w:space="0" w:color="auto"/>
                <w:bottom w:val="none" w:sz="0" w:space="0" w:color="auto"/>
                <w:right w:val="none" w:sz="0" w:space="0" w:color="auto"/>
              </w:divBdr>
            </w:div>
            <w:div w:id="938370989">
              <w:marLeft w:val="0"/>
              <w:marRight w:val="0"/>
              <w:marTop w:val="0"/>
              <w:marBottom w:val="0"/>
              <w:divBdr>
                <w:top w:val="none" w:sz="0" w:space="0" w:color="auto"/>
                <w:left w:val="none" w:sz="0" w:space="0" w:color="auto"/>
                <w:bottom w:val="none" w:sz="0" w:space="0" w:color="auto"/>
                <w:right w:val="none" w:sz="0" w:space="0" w:color="auto"/>
              </w:divBdr>
            </w:div>
            <w:div w:id="940067344">
              <w:marLeft w:val="0"/>
              <w:marRight w:val="0"/>
              <w:marTop w:val="0"/>
              <w:marBottom w:val="0"/>
              <w:divBdr>
                <w:top w:val="none" w:sz="0" w:space="0" w:color="auto"/>
                <w:left w:val="none" w:sz="0" w:space="0" w:color="auto"/>
                <w:bottom w:val="none" w:sz="0" w:space="0" w:color="auto"/>
                <w:right w:val="none" w:sz="0" w:space="0" w:color="auto"/>
              </w:divBdr>
            </w:div>
            <w:div w:id="944269728">
              <w:marLeft w:val="0"/>
              <w:marRight w:val="0"/>
              <w:marTop w:val="0"/>
              <w:marBottom w:val="0"/>
              <w:divBdr>
                <w:top w:val="none" w:sz="0" w:space="0" w:color="auto"/>
                <w:left w:val="none" w:sz="0" w:space="0" w:color="auto"/>
                <w:bottom w:val="none" w:sz="0" w:space="0" w:color="auto"/>
                <w:right w:val="none" w:sz="0" w:space="0" w:color="auto"/>
              </w:divBdr>
            </w:div>
            <w:div w:id="944927207">
              <w:marLeft w:val="0"/>
              <w:marRight w:val="0"/>
              <w:marTop w:val="0"/>
              <w:marBottom w:val="0"/>
              <w:divBdr>
                <w:top w:val="none" w:sz="0" w:space="0" w:color="auto"/>
                <w:left w:val="none" w:sz="0" w:space="0" w:color="auto"/>
                <w:bottom w:val="none" w:sz="0" w:space="0" w:color="auto"/>
                <w:right w:val="none" w:sz="0" w:space="0" w:color="auto"/>
              </w:divBdr>
            </w:div>
            <w:div w:id="945623951">
              <w:marLeft w:val="0"/>
              <w:marRight w:val="0"/>
              <w:marTop w:val="0"/>
              <w:marBottom w:val="0"/>
              <w:divBdr>
                <w:top w:val="none" w:sz="0" w:space="0" w:color="auto"/>
                <w:left w:val="none" w:sz="0" w:space="0" w:color="auto"/>
                <w:bottom w:val="none" w:sz="0" w:space="0" w:color="auto"/>
                <w:right w:val="none" w:sz="0" w:space="0" w:color="auto"/>
              </w:divBdr>
            </w:div>
            <w:div w:id="946472579">
              <w:marLeft w:val="0"/>
              <w:marRight w:val="0"/>
              <w:marTop w:val="0"/>
              <w:marBottom w:val="0"/>
              <w:divBdr>
                <w:top w:val="none" w:sz="0" w:space="0" w:color="auto"/>
                <w:left w:val="none" w:sz="0" w:space="0" w:color="auto"/>
                <w:bottom w:val="none" w:sz="0" w:space="0" w:color="auto"/>
                <w:right w:val="none" w:sz="0" w:space="0" w:color="auto"/>
              </w:divBdr>
            </w:div>
            <w:div w:id="946738829">
              <w:marLeft w:val="0"/>
              <w:marRight w:val="0"/>
              <w:marTop w:val="0"/>
              <w:marBottom w:val="0"/>
              <w:divBdr>
                <w:top w:val="none" w:sz="0" w:space="0" w:color="auto"/>
                <w:left w:val="none" w:sz="0" w:space="0" w:color="auto"/>
                <w:bottom w:val="none" w:sz="0" w:space="0" w:color="auto"/>
                <w:right w:val="none" w:sz="0" w:space="0" w:color="auto"/>
              </w:divBdr>
            </w:div>
            <w:div w:id="950236171">
              <w:marLeft w:val="0"/>
              <w:marRight w:val="0"/>
              <w:marTop w:val="0"/>
              <w:marBottom w:val="0"/>
              <w:divBdr>
                <w:top w:val="none" w:sz="0" w:space="0" w:color="auto"/>
                <w:left w:val="none" w:sz="0" w:space="0" w:color="auto"/>
                <w:bottom w:val="none" w:sz="0" w:space="0" w:color="auto"/>
                <w:right w:val="none" w:sz="0" w:space="0" w:color="auto"/>
              </w:divBdr>
            </w:div>
            <w:div w:id="954141540">
              <w:marLeft w:val="0"/>
              <w:marRight w:val="0"/>
              <w:marTop w:val="0"/>
              <w:marBottom w:val="0"/>
              <w:divBdr>
                <w:top w:val="none" w:sz="0" w:space="0" w:color="auto"/>
                <w:left w:val="none" w:sz="0" w:space="0" w:color="auto"/>
                <w:bottom w:val="none" w:sz="0" w:space="0" w:color="auto"/>
                <w:right w:val="none" w:sz="0" w:space="0" w:color="auto"/>
              </w:divBdr>
            </w:div>
            <w:div w:id="956567290">
              <w:marLeft w:val="0"/>
              <w:marRight w:val="0"/>
              <w:marTop w:val="0"/>
              <w:marBottom w:val="0"/>
              <w:divBdr>
                <w:top w:val="none" w:sz="0" w:space="0" w:color="auto"/>
                <w:left w:val="none" w:sz="0" w:space="0" w:color="auto"/>
                <w:bottom w:val="none" w:sz="0" w:space="0" w:color="auto"/>
                <w:right w:val="none" w:sz="0" w:space="0" w:color="auto"/>
              </w:divBdr>
            </w:div>
            <w:div w:id="957105688">
              <w:marLeft w:val="0"/>
              <w:marRight w:val="0"/>
              <w:marTop w:val="0"/>
              <w:marBottom w:val="0"/>
              <w:divBdr>
                <w:top w:val="none" w:sz="0" w:space="0" w:color="auto"/>
                <w:left w:val="none" w:sz="0" w:space="0" w:color="auto"/>
                <w:bottom w:val="none" w:sz="0" w:space="0" w:color="auto"/>
                <w:right w:val="none" w:sz="0" w:space="0" w:color="auto"/>
              </w:divBdr>
            </w:div>
            <w:div w:id="961306780">
              <w:marLeft w:val="0"/>
              <w:marRight w:val="0"/>
              <w:marTop w:val="0"/>
              <w:marBottom w:val="0"/>
              <w:divBdr>
                <w:top w:val="none" w:sz="0" w:space="0" w:color="auto"/>
                <w:left w:val="none" w:sz="0" w:space="0" w:color="auto"/>
                <w:bottom w:val="none" w:sz="0" w:space="0" w:color="auto"/>
                <w:right w:val="none" w:sz="0" w:space="0" w:color="auto"/>
              </w:divBdr>
            </w:div>
            <w:div w:id="961693189">
              <w:marLeft w:val="0"/>
              <w:marRight w:val="0"/>
              <w:marTop w:val="0"/>
              <w:marBottom w:val="0"/>
              <w:divBdr>
                <w:top w:val="none" w:sz="0" w:space="0" w:color="auto"/>
                <w:left w:val="none" w:sz="0" w:space="0" w:color="auto"/>
                <w:bottom w:val="none" w:sz="0" w:space="0" w:color="auto"/>
                <w:right w:val="none" w:sz="0" w:space="0" w:color="auto"/>
              </w:divBdr>
            </w:div>
            <w:div w:id="963927304">
              <w:marLeft w:val="0"/>
              <w:marRight w:val="0"/>
              <w:marTop w:val="0"/>
              <w:marBottom w:val="0"/>
              <w:divBdr>
                <w:top w:val="none" w:sz="0" w:space="0" w:color="auto"/>
                <w:left w:val="none" w:sz="0" w:space="0" w:color="auto"/>
                <w:bottom w:val="none" w:sz="0" w:space="0" w:color="auto"/>
                <w:right w:val="none" w:sz="0" w:space="0" w:color="auto"/>
              </w:divBdr>
            </w:div>
            <w:div w:id="964043060">
              <w:marLeft w:val="0"/>
              <w:marRight w:val="0"/>
              <w:marTop w:val="0"/>
              <w:marBottom w:val="0"/>
              <w:divBdr>
                <w:top w:val="none" w:sz="0" w:space="0" w:color="auto"/>
                <w:left w:val="none" w:sz="0" w:space="0" w:color="auto"/>
                <w:bottom w:val="none" w:sz="0" w:space="0" w:color="auto"/>
                <w:right w:val="none" w:sz="0" w:space="0" w:color="auto"/>
              </w:divBdr>
            </w:div>
            <w:div w:id="965351979">
              <w:marLeft w:val="0"/>
              <w:marRight w:val="0"/>
              <w:marTop w:val="0"/>
              <w:marBottom w:val="0"/>
              <w:divBdr>
                <w:top w:val="none" w:sz="0" w:space="0" w:color="auto"/>
                <w:left w:val="none" w:sz="0" w:space="0" w:color="auto"/>
                <w:bottom w:val="none" w:sz="0" w:space="0" w:color="auto"/>
                <w:right w:val="none" w:sz="0" w:space="0" w:color="auto"/>
              </w:divBdr>
            </w:div>
            <w:div w:id="966398461">
              <w:marLeft w:val="0"/>
              <w:marRight w:val="0"/>
              <w:marTop w:val="0"/>
              <w:marBottom w:val="0"/>
              <w:divBdr>
                <w:top w:val="none" w:sz="0" w:space="0" w:color="auto"/>
                <w:left w:val="none" w:sz="0" w:space="0" w:color="auto"/>
                <w:bottom w:val="none" w:sz="0" w:space="0" w:color="auto"/>
                <w:right w:val="none" w:sz="0" w:space="0" w:color="auto"/>
              </w:divBdr>
            </w:div>
            <w:div w:id="967784341">
              <w:marLeft w:val="0"/>
              <w:marRight w:val="0"/>
              <w:marTop w:val="0"/>
              <w:marBottom w:val="0"/>
              <w:divBdr>
                <w:top w:val="none" w:sz="0" w:space="0" w:color="auto"/>
                <w:left w:val="none" w:sz="0" w:space="0" w:color="auto"/>
                <w:bottom w:val="none" w:sz="0" w:space="0" w:color="auto"/>
                <w:right w:val="none" w:sz="0" w:space="0" w:color="auto"/>
              </w:divBdr>
            </w:div>
            <w:div w:id="969090369">
              <w:marLeft w:val="0"/>
              <w:marRight w:val="0"/>
              <w:marTop w:val="0"/>
              <w:marBottom w:val="0"/>
              <w:divBdr>
                <w:top w:val="none" w:sz="0" w:space="0" w:color="auto"/>
                <w:left w:val="none" w:sz="0" w:space="0" w:color="auto"/>
                <w:bottom w:val="none" w:sz="0" w:space="0" w:color="auto"/>
                <w:right w:val="none" w:sz="0" w:space="0" w:color="auto"/>
              </w:divBdr>
            </w:div>
            <w:div w:id="973145708">
              <w:marLeft w:val="0"/>
              <w:marRight w:val="0"/>
              <w:marTop w:val="0"/>
              <w:marBottom w:val="0"/>
              <w:divBdr>
                <w:top w:val="none" w:sz="0" w:space="0" w:color="auto"/>
                <w:left w:val="none" w:sz="0" w:space="0" w:color="auto"/>
                <w:bottom w:val="none" w:sz="0" w:space="0" w:color="auto"/>
                <w:right w:val="none" w:sz="0" w:space="0" w:color="auto"/>
              </w:divBdr>
            </w:div>
            <w:div w:id="974678892">
              <w:marLeft w:val="0"/>
              <w:marRight w:val="0"/>
              <w:marTop w:val="0"/>
              <w:marBottom w:val="0"/>
              <w:divBdr>
                <w:top w:val="none" w:sz="0" w:space="0" w:color="auto"/>
                <w:left w:val="none" w:sz="0" w:space="0" w:color="auto"/>
                <w:bottom w:val="none" w:sz="0" w:space="0" w:color="auto"/>
                <w:right w:val="none" w:sz="0" w:space="0" w:color="auto"/>
              </w:divBdr>
            </w:div>
            <w:div w:id="976303607">
              <w:marLeft w:val="0"/>
              <w:marRight w:val="0"/>
              <w:marTop w:val="0"/>
              <w:marBottom w:val="0"/>
              <w:divBdr>
                <w:top w:val="none" w:sz="0" w:space="0" w:color="auto"/>
                <w:left w:val="none" w:sz="0" w:space="0" w:color="auto"/>
                <w:bottom w:val="none" w:sz="0" w:space="0" w:color="auto"/>
                <w:right w:val="none" w:sz="0" w:space="0" w:color="auto"/>
              </w:divBdr>
            </w:div>
            <w:div w:id="978613241">
              <w:marLeft w:val="0"/>
              <w:marRight w:val="0"/>
              <w:marTop w:val="0"/>
              <w:marBottom w:val="0"/>
              <w:divBdr>
                <w:top w:val="none" w:sz="0" w:space="0" w:color="auto"/>
                <w:left w:val="none" w:sz="0" w:space="0" w:color="auto"/>
                <w:bottom w:val="none" w:sz="0" w:space="0" w:color="auto"/>
                <w:right w:val="none" w:sz="0" w:space="0" w:color="auto"/>
              </w:divBdr>
            </w:div>
            <w:div w:id="982153651">
              <w:marLeft w:val="0"/>
              <w:marRight w:val="0"/>
              <w:marTop w:val="0"/>
              <w:marBottom w:val="0"/>
              <w:divBdr>
                <w:top w:val="none" w:sz="0" w:space="0" w:color="auto"/>
                <w:left w:val="none" w:sz="0" w:space="0" w:color="auto"/>
                <w:bottom w:val="none" w:sz="0" w:space="0" w:color="auto"/>
                <w:right w:val="none" w:sz="0" w:space="0" w:color="auto"/>
              </w:divBdr>
            </w:div>
            <w:div w:id="982278058">
              <w:marLeft w:val="0"/>
              <w:marRight w:val="0"/>
              <w:marTop w:val="0"/>
              <w:marBottom w:val="0"/>
              <w:divBdr>
                <w:top w:val="none" w:sz="0" w:space="0" w:color="auto"/>
                <w:left w:val="none" w:sz="0" w:space="0" w:color="auto"/>
                <w:bottom w:val="none" w:sz="0" w:space="0" w:color="auto"/>
                <w:right w:val="none" w:sz="0" w:space="0" w:color="auto"/>
              </w:divBdr>
            </w:div>
            <w:div w:id="982544072">
              <w:marLeft w:val="0"/>
              <w:marRight w:val="0"/>
              <w:marTop w:val="0"/>
              <w:marBottom w:val="0"/>
              <w:divBdr>
                <w:top w:val="none" w:sz="0" w:space="0" w:color="auto"/>
                <w:left w:val="none" w:sz="0" w:space="0" w:color="auto"/>
                <w:bottom w:val="none" w:sz="0" w:space="0" w:color="auto"/>
                <w:right w:val="none" w:sz="0" w:space="0" w:color="auto"/>
              </w:divBdr>
            </w:div>
            <w:div w:id="982585057">
              <w:marLeft w:val="0"/>
              <w:marRight w:val="0"/>
              <w:marTop w:val="0"/>
              <w:marBottom w:val="0"/>
              <w:divBdr>
                <w:top w:val="none" w:sz="0" w:space="0" w:color="auto"/>
                <w:left w:val="none" w:sz="0" w:space="0" w:color="auto"/>
                <w:bottom w:val="none" w:sz="0" w:space="0" w:color="auto"/>
                <w:right w:val="none" w:sz="0" w:space="0" w:color="auto"/>
              </w:divBdr>
            </w:div>
            <w:div w:id="983505420">
              <w:marLeft w:val="0"/>
              <w:marRight w:val="0"/>
              <w:marTop w:val="0"/>
              <w:marBottom w:val="0"/>
              <w:divBdr>
                <w:top w:val="none" w:sz="0" w:space="0" w:color="auto"/>
                <w:left w:val="none" w:sz="0" w:space="0" w:color="auto"/>
                <w:bottom w:val="none" w:sz="0" w:space="0" w:color="auto"/>
                <w:right w:val="none" w:sz="0" w:space="0" w:color="auto"/>
              </w:divBdr>
            </w:div>
            <w:div w:id="983704804">
              <w:marLeft w:val="0"/>
              <w:marRight w:val="0"/>
              <w:marTop w:val="0"/>
              <w:marBottom w:val="0"/>
              <w:divBdr>
                <w:top w:val="none" w:sz="0" w:space="0" w:color="auto"/>
                <w:left w:val="none" w:sz="0" w:space="0" w:color="auto"/>
                <w:bottom w:val="none" w:sz="0" w:space="0" w:color="auto"/>
                <w:right w:val="none" w:sz="0" w:space="0" w:color="auto"/>
              </w:divBdr>
            </w:div>
            <w:div w:id="985858223">
              <w:marLeft w:val="0"/>
              <w:marRight w:val="0"/>
              <w:marTop w:val="0"/>
              <w:marBottom w:val="0"/>
              <w:divBdr>
                <w:top w:val="none" w:sz="0" w:space="0" w:color="auto"/>
                <w:left w:val="none" w:sz="0" w:space="0" w:color="auto"/>
                <w:bottom w:val="none" w:sz="0" w:space="0" w:color="auto"/>
                <w:right w:val="none" w:sz="0" w:space="0" w:color="auto"/>
              </w:divBdr>
            </w:div>
            <w:div w:id="986320493">
              <w:marLeft w:val="0"/>
              <w:marRight w:val="0"/>
              <w:marTop w:val="0"/>
              <w:marBottom w:val="0"/>
              <w:divBdr>
                <w:top w:val="none" w:sz="0" w:space="0" w:color="auto"/>
                <w:left w:val="none" w:sz="0" w:space="0" w:color="auto"/>
                <w:bottom w:val="none" w:sz="0" w:space="0" w:color="auto"/>
                <w:right w:val="none" w:sz="0" w:space="0" w:color="auto"/>
              </w:divBdr>
            </w:div>
            <w:div w:id="987519503">
              <w:marLeft w:val="0"/>
              <w:marRight w:val="0"/>
              <w:marTop w:val="0"/>
              <w:marBottom w:val="0"/>
              <w:divBdr>
                <w:top w:val="none" w:sz="0" w:space="0" w:color="auto"/>
                <w:left w:val="none" w:sz="0" w:space="0" w:color="auto"/>
                <w:bottom w:val="none" w:sz="0" w:space="0" w:color="auto"/>
                <w:right w:val="none" w:sz="0" w:space="0" w:color="auto"/>
              </w:divBdr>
            </w:div>
            <w:div w:id="987898590">
              <w:marLeft w:val="0"/>
              <w:marRight w:val="0"/>
              <w:marTop w:val="0"/>
              <w:marBottom w:val="0"/>
              <w:divBdr>
                <w:top w:val="none" w:sz="0" w:space="0" w:color="auto"/>
                <w:left w:val="none" w:sz="0" w:space="0" w:color="auto"/>
                <w:bottom w:val="none" w:sz="0" w:space="0" w:color="auto"/>
                <w:right w:val="none" w:sz="0" w:space="0" w:color="auto"/>
              </w:divBdr>
            </w:div>
            <w:div w:id="988095024">
              <w:marLeft w:val="0"/>
              <w:marRight w:val="0"/>
              <w:marTop w:val="0"/>
              <w:marBottom w:val="0"/>
              <w:divBdr>
                <w:top w:val="none" w:sz="0" w:space="0" w:color="auto"/>
                <w:left w:val="none" w:sz="0" w:space="0" w:color="auto"/>
                <w:bottom w:val="none" w:sz="0" w:space="0" w:color="auto"/>
                <w:right w:val="none" w:sz="0" w:space="0" w:color="auto"/>
              </w:divBdr>
            </w:div>
            <w:div w:id="990864496">
              <w:marLeft w:val="0"/>
              <w:marRight w:val="0"/>
              <w:marTop w:val="0"/>
              <w:marBottom w:val="0"/>
              <w:divBdr>
                <w:top w:val="none" w:sz="0" w:space="0" w:color="auto"/>
                <w:left w:val="none" w:sz="0" w:space="0" w:color="auto"/>
                <w:bottom w:val="none" w:sz="0" w:space="0" w:color="auto"/>
                <w:right w:val="none" w:sz="0" w:space="0" w:color="auto"/>
              </w:divBdr>
            </w:div>
            <w:div w:id="991375183">
              <w:marLeft w:val="0"/>
              <w:marRight w:val="0"/>
              <w:marTop w:val="0"/>
              <w:marBottom w:val="0"/>
              <w:divBdr>
                <w:top w:val="none" w:sz="0" w:space="0" w:color="auto"/>
                <w:left w:val="none" w:sz="0" w:space="0" w:color="auto"/>
                <w:bottom w:val="none" w:sz="0" w:space="0" w:color="auto"/>
                <w:right w:val="none" w:sz="0" w:space="0" w:color="auto"/>
              </w:divBdr>
            </w:div>
            <w:div w:id="991787642">
              <w:marLeft w:val="0"/>
              <w:marRight w:val="0"/>
              <w:marTop w:val="0"/>
              <w:marBottom w:val="0"/>
              <w:divBdr>
                <w:top w:val="none" w:sz="0" w:space="0" w:color="auto"/>
                <w:left w:val="none" w:sz="0" w:space="0" w:color="auto"/>
                <w:bottom w:val="none" w:sz="0" w:space="0" w:color="auto"/>
                <w:right w:val="none" w:sz="0" w:space="0" w:color="auto"/>
              </w:divBdr>
            </w:div>
            <w:div w:id="992026040">
              <w:marLeft w:val="0"/>
              <w:marRight w:val="0"/>
              <w:marTop w:val="0"/>
              <w:marBottom w:val="0"/>
              <w:divBdr>
                <w:top w:val="none" w:sz="0" w:space="0" w:color="auto"/>
                <w:left w:val="none" w:sz="0" w:space="0" w:color="auto"/>
                <w:bottom w:val="none" w:sz="0" w:space="0" w:color="auto"/>
                <w:right w:val="none" w:sz="0" w:space="0" w:color="auto"/>
              </w:divBdr>
            </w:div>
            <w:div w:id="993920102">
              <w:marLeft w:val="0"/>
              <w:marRight w:val="0"/>
              <w:marTop w:val="0"/>
              <w:marBottom w:val="0"/>
              <w:divBdr>
                <w:top w:val="none" w:sz="0" w:space="0" w:color="auto"/>
                <w:left w:val="none" w:sz="0" w:space="0" w:color="auto"/>
                <w:bottom w:val="none" w:sz="0" w:space="0" w:color="auto"/>
                <w:right w:val="none" w:sz="0" w:space="0" w:color="auto"/>
              </w:divBdr>
            </w:div>
            <w:div w:id="994340186">
              <w:marLeft w:val="0"/>
              <w:marRight w:val="0"/>
              <w:marTop w:val="0"/>
              <w:marBottom w:val="0"/>
              <w:divBdr>
                <w:top w:val="none" w:sz="0" w:space="0" w:color="auto"/>
                <w:left w:val="none" w:sz="0" w:space="0" w:color="auto"/>
                <w:bottom w:val="none" w:sz="0" w:space="0" w:color="auto"/>
                <w:right w:val="none" w:sz="0" w:space="0" w:color="auto"/>
              </w:divBdr>
            </w:div>
            <w:div w:id="995033792">
              <w:marLeft w:val="0"/>
              <w:marRight w:val="0"/>
              <w:marTop w:val="0"/>
              <w:marBottom w:val="0"/>
              <w:divBdr>
                <w:top w:val="none" w:sz="0" w:space="0" w:color="auto"/>
                <w:left w:val="none" w:sz="0" w:space="0" w:color="auto"/>
                <w:bottom w:val="none" w:sz="0" w:space="0" w:color="auto"/>
                <w:right w:val="none" w:sz="0" w:space="0" w:color="auto"/>
              </w:divBdr>
            </w:div>
            <w:div w:id="995231955">
              <w:marLeft w:val="0"/>
              <w:marRight w:val="0"/>
              <w:marTop w:val="0"/>
              <w:marBottom w:val="0"/>
              <w:divBdr>
                <w:top w:val="none" w:sz="0" w:space="0" w:color="auto"/>
                <w:left w:val="none" w:sz="0" w:space="0" w:color="auto"/>
                <w:bottom w:val="none" w:sz="0" w:space="0" w:color="auto"/>
                <w:right w:val="none" w:sz="0" w:space="0" w:color="auto"/>
              </w:divBdr>
            </w:div>
            <w:div w:id="995961372">
              <w:marLeft w:val="0"/>
              <w:marRight w:val="0"/>
              <w:marTop w:val="0"/>
              <w:marBottom w:val="0"/>
              <w:divBdr>
                <w:top w:val="none" w:sz="0" w:space="0" w:color="auto"/>
                <w:left w:val="none" w:sz="0" w:space="0" w:color="auto"/>
                <w:bottom w:val="none" w:sz="0" w:space="0" w:color="auto"/>
                <w:right w:val="none" w:sz="0" w:space="0" w:color="auto"/>
              </w:divBdr>
            </w:div>
            <w:div w:id="996566938">
              <w:marLeft w:val="0"/>
              <w:marRight w:val="0"/>
              <w:marTop w:val="0"/>
              <w:marBottom w:val="0"/>
              <w:divBdr>
                <w:top w:val="none" w:sz="0" w:space="0" w:color="auto"/>
                <w:left w:val="none" w:sz="0" w:space="0" w:color="auto"/>
                <w:bottom w:val="none" w:sz="0" w:space="0" w:color="auto"/>
                <w:right w:val="none" w:sz="0" w:space="0" w:color="auto"/>
              </w:divBdr>
            </w:div>
            <w:div w:id="997461544">
              <w:marLeft w:val="0"/>
              <w:marRight w:val="0"/>
              <w:marTop w:val="0"/>
              <w:marBottom w:val="0"/>
              <w:divBdr>
                <w:top w:val="none" w:sz="0" w:space="0" w:color="auto"/>
                <w:left w:val="none" w:sz="0" w:space="0" w:color="auto"/>
                <w:bottom w:val="none" w:sz="0" w:space="0" w:color="auto"/>
                <w:right w:val="none" w:sz="0" w:space="0" w:color="auto"/>
              </w:divBdr>
            </w:div>
            <w:div w:id="998580117">
              <w:marLeft w:val="0"/>
              <w:marRight w:val="0"/>
              <w:marTop w:val="0"/>
              <w:marBottom w:val="0"/>
              <w:divBdr>
                <w:top w:val="none" w:sz="0" w:space="0" w:color="auto"/>
                <w:left w:val="none" w:sz="0" w:space="0" w:color="auto"/>
                <w:bottom w:val="none" w:sz="0" w:space="0" w:color="auto"/>
                <w:right w:val="none" w:sz="0" w:space="0" w:color="auto"/>
              </w:divBdr>
            </w:div>
            <w:div w:id="998659352">
              <w:marLeft w:val="0"/>
              <w:marRight w:val="0"/>
              <w:marTop w:val="0"/>
              <w:marBottom w:val="0"/>
              <w:divBdr>
                <w:top w:val="none" w:sz="0" w:space="0" w:color="auto"/>
                <w:left w:val="none" w:sz="0" w:space="0" w:color="auto"/>
                <w:bottom w:val="none" w:sz="0" w:space="0" w:color="auto"/>
                <w:right w:val="none" w:sz="0" w:space="0" w:color="auto"/>
              </w:divBdr>
            </w:div>
            <w:div w:id="1001618523">
              <w:marLeft w:val="0"/>
              <w:marRight w:val="0"/>
              <w:marTop w:val="0"/>
              <w:marBottom w:val="0"/>
              <w:divBdr>
                <w:top w:val="none" w:sz="0" w:space="0" w:color="auto"/>
                <w:left w:val="none" w:sz="0" w:space="0" w:color="auto"/>
                <w:bottom w:val="none" w:sz="0" w:space="0" w:color="auto"/>
                <w:right w:val="none" w:sz="0" w:space="0" w:color="auto"/>
              </w:divBdr>
            </w:div>
            <w:div w:id="1003236910">
              <w:marLeft w:val="0"/>
              <w:marRight w:val="0"/>
              <w:marTop w:val="0"/>
              <w:marBottom w:val="0"/>
              <w:divBdr>
                <w:top w:val="none" w:sz="0" w:space="0" w:color="auto"/>
                <w:left w:val="none" w:sz="0" w:space="0" w:color="auto"/>
                <w:bottom w:val="none" w:sz="0" w:space="0" w:color="auto"/>
                <w:right w:val="none" w:sz="0" w:space="0" w:color="auto"/>
              </w:divBdr>
            </w:div>
            <w:div w:id="1004164619">
              <w:marLeft w:val="0"/>
              <w:marRight w:val="0"/>
              <w:marTop w:val="0"/>
              <w:marBottom w:val="0"/>
              <w:divBdr>
                <w:top w:val="none" w:sz="0" w:space="0" w:color="auto"/>
                <w:left w:val="none" w:sz="0" w:space="0" w:color="auto"/>
                <w:bottom w:val="none" w:sz="0" w:space="0" w:color="auto"/>
                <w:right w:val="none" w:sz="0" w:space="0" w:color="auto"/>
              </w:divBdr>
            </w:div>
            <w:div w:id="1006787691">
              <w:marLeft w:val="0"/>
              <w:marRight w:val="0"/>
              <w:marTop w:val="0"/>
              <w:marBottom w:val="0"/>
              <w:divBdr>
                <w:top w:val="none" w:sz="0" w:space="0" w:color="auto"/>
                <w:left w:val="none" w:sz="0" w:space="0" w:color="auto"/>
                <w:bottom w:val="none" w:sz="0" w:space="0" w:color="auto"/>
                <w:right w:val="none" w:sz="0" w:space="0" w:color="auto"/>
              </w:divBdr>
            </w:div>
            <w:div w:id="1009916195">
              <w:marLeft w:val="0"/>
              <w:marRight w:val="0"/>
              <w:marTop w:val="0"/>
              <w:marBottom w:val="0"/>
              <w:divBdr>
                <w:top w:val="none" w:sz="0" w:space="0" w:color="auto"/>
                <w:left w:val="none" w:sz="0" w:space="0" w:color="auto"/>
                <w:bottom w:val="none" w:sz="0" w:space="0" w:color="auto"/>
                <w:right w:val="none" w:sz="0" w:space="0" w:color="auto"/>
              </w:divBdr>
            </w:div>
            <w:div w:id="1010832563">
              <w:marLeft w:val="0"/>
              <w:marRight w:val="0"/>
              <w:marTop w:val="0"/>
              <w:marBottom w:val="0"/>
              <w:divBdr>
                <w:top w:val="none" w:sz="0" w:space="0" w:color="auto"/>
                <w:left w:val="none" w:sz="0" w:space="0" w:color="auto"/>
                <w:bottom w:val="none" w:sz="0" w:space="0" w:color="auto"/>
                <w:right w:val="none" w:sz="0" w:space="0" w:color="auto"/>
              </w:divBdr>
            </w:div>
            <w:div w:id="1012029268">
              <w:marLeft w:val="0"/>
              <w:marRight w:val="0"/>
              <w:marTop w:val="0"/>
              <w:marBottom w:val="0"/>
              <w:divBdr>
                <w:top w:val="none" w:sz="0" w:space="0" w:color="auto"/>
                <w:left w:val="none" w:sz="0" w:space="0" w:color="auto"/>
                <w:bottom w:val="none" w:sz="0" w:space="0" w:color="auto"/>
                <w:right w:val="none" w:sz="0" w:space="0" w:color="auto"/>
              </w:divBdr>
            </w:div>
            <w:div w:id="1012679427">
              <w:marLeft w:val="0"/>
              <w:marRight w:val="0"/>
              <w:marTop w:val="0"/>
              <w:marBottom w:val="0"/>
              <w:divBdr>
                <w:top w:val="none" w:sz="0" w:space="0" w:color="auto"/>
                <w:left w:val="none" w:sz="0" w:space="0" w:color="auto"/>
                <w:bottom w:val="none" w:sz="0" w:space="0" w:color="auto"/>
                <w:right w:val="none" w:sz="0" w:space="0" w:color="auto"/>
              </w:divBdr>
            </w:div>
            <w:div w:id="1012998171">
              <w:marLeft w:val="0"/>
              <w:marRight w:val="0"/>
              <w:marTop w:val="0"/>
              <w:marBottom w:val="0"/>
              <w:divBdr>
                <w:top w:val="none" w:sz="0" w:space="0" w:color="auto"/>
                <w:left w:val="none" w:sz="0" w:space="0" w:color="auto"/>
                <w:bottom w:val="none" w:sz="0" w:space="0" w:color="auto"/>
                <w:right w:val="none" w:sz="0" w:space="0" w:color="auto"/>
              </w:divBdr>
            </w:div>
            <w:div w:id="1014039088">
              <w:marLeft w:val="0"/>
              <w:marRight w:val="0"/>
              <w:marTop w:val="0"/>
              <w:marBottom w:val="0"/>
              <w:divBdr>
                <w:top w:val="none" w:sz="0" w:space="0" w:color="auto"/>
                <w:left w:val="none" w:sz="0" w:space="0" w:color="auto"/>
                <w:bottom w:val="none" w:sz="0" w:space="0" w:color="auto"/>
                <w:right w:val="none" w:sz="0" w:space="0" w:color="auto"/>
              </w:divBdr>
            </w:div>
            <w:div w:id="1018046977">
              <w:marLeft w:val="0"/>
              <w:marRight w:val="0"/>
              <w:marTop w:val="0"/>
              <w:marBottom w:val="0"/>
              <w:divBdr>
                <w:top w:val="none" w:sz="0" w:space="0" w:color="auto"/>
                <w:left w:val="none" w:sz="0" w:space="0" w:color="auto"/>
                <w:bottom w:val="none" w:sz="0" w:space="0" w:color="auto"/>
                <w:right w:val="none" w:sz="0" w:space="0" w:color="auto"/>
              </w:divBdr>
            </w:div>
            <w:div w:id="1020738434">
              <w:marLeft w:val="0"/>
              <w:marRight w:val="0"/>
              <w:marTop w:val="0"/>
              <w:marBottom w:val="0"/>
              <w:divBdr>
                <w:top w:val="none" w:sz="0" w:space="0" w:color="auto"/>
                <w:left w:val="none" w:sz="0" w:space="0" w:color="auto"/>
                <w:bottom w:val="none" w:sz="0" w:space="0" w:color="auto"/>
                <w:right w:val="none" w:sz="0" w:space="0" w:color="auto"/>
              </w:divBdr>
            </w:div>
            <w:div w:id="1021972236">
              <w:marLeft w:val="0"/>
              <w:marRight w:val="0"/>
              <w:marTop w:val="0"/>
              <w:marBottom w:val="0"/>
              <w:divBdr>
                <w:top w:val="none" w:sz="0" w:space="0" w:color="auto"/>
                <w:left w:val="none" w:sz="0" w:space="0" w:color="auto"/>
                <w:bottom w:val="none" w:sz="0" w:space="0" w:color="auto"/>
                <w:right w:val="none" w:sz="0" w:space="0" w:color="auto"/>
              </w:divBdr>
            </w:div>
            <w:div w:id="1024134656">
              <w:marLeft w:val="0"/>
              <w:marRight w:val="0"/>
              <w:marTop w:val="0"/>
              <w:marBottom w:val="0"/>
              <w:divBdr>
                <w:top w:val="none" w:sz="0" w:space="0" w:color="auto"/>
                <w:left w:val="none" w:sz="0" w:space="0" w:color="auto"/>
                <w:bottom w:val="none" w:sz="0" w:space="0" w:color="auto"/>
                <w:right w:val="none" w:sz="0" w:space="0" w:color="auto"/>
              </w:divBdr>
            </w:div>
            <w:div w:id="1024674957">
              <w:marLeft w:val="0"/>
              <w:marRight w:val="0"/>
              <w:marTop w:val="0"/>
              <w:marBottom w:val="0"/>
              <w:divBdr>
                <w:top w:val="none" w:sz="0" w:space="0" w:color="auto"/>
                <w:left w:val="none" w:sz="0" w:space="0" w:color="auto"/>
                <w:bottom w:val="none" w:sz="0" w:space="0" w:color="auto"/>
                <w:right w:val="none" w:sz="0" w:space="0" w:color="auto"/>
              </w:divBdr>
            </w:div>
            <w:div w:id="1030034092">
              <w:marLeft w:val="0"/>
              <w:marRight w:val="0"/>
              <w:marTop w:val="0"/>
              <w:marBottom w:val="0"/>
              <w:divBdr>
                <w:top w:val="none" w:sz="0" w:space="0" w:color="auto"/>
                <w:left w:val="none" w:sz="0" w:space="0" w:color="auto"/>
                <w:bottom w:val="none" w:sz="0" w:space="0" w:color="auto"/>
                <w:right w:val="none" w:sz="0" w:space="0" w:color="auto"/>
              </w:divBdr>
            </w:div>
            <w:div w:id="1030491414">
              <w:marLeft w:val="0"/>
              <w:marRight w:val="0"/>
              <w:marTop w:val="0"/>
              <w:marBottom w:val="0"/>
              <w:divBdr>
                <w:top w:val="none" w:sz="0" w:space="0" w:color="auto"/>
                <w:left w:val="none" w:sz="0" w:space="0" w:color="auto"/>
                <w:bottom w:val="none" w:sz="0" w:space="0" w:color="auto"/>
                <w:right w:val="none" w:sz="0" w:space="0" w:color="auto"/>
              </w:divBdr>
            </w:div>
            <w:div w:id="1030491450">
              <w:marLeft w:val="0"/>
              <w:marRight w:val="0"/>
              <w:marTop w:val="0"/>
              <w:marBottom w:val="0"/>
              <w:divBdr>
                <w:top w:val="none" w:sz="0" w:space="0" w:color="auto"/>
                <w:left w:val="none" w:sz="0" w:space="0" w:color="auto"/>
                <w:bottom w:val="none" w:sz="0" w:space="0" w:color="auto"/>
                <w:right w:val="none" w:sz="0" w:space="0" w:color="auto"/>
              </w:divBdr>
            </w:div>
            <w:div w:id="1031566246">
              <w:marLeft w:val="0"/>
              <w:marRight w:val="0"/>
              <w:marTop w:val="0"/>
              <w:marBottom w:val="0"/>
              <w:divBdr>
                <w:top w:val="none" w:sz="0" w:space="0" w:color="auto"/>
                <w:left w:val="none" w:sz="0" w:space="0" w:color="auto"/>
                <w:bottom w:val="none" w:sz="0" w:space="0" w:color="auto"/>
                <w:right w:val="none" w:sz="0" w:space="0" w:color="auto"/>
              </w:divBdr>
            </w:div>
            <w:div w:id="1032801138">
              <w:marLeft w:val="0"/>
              <w:marRight w:val="0"/>
              <w:marTop w:val="0"/>
              <w:marBottom w:val="0"/>
              <w:divBdr>
                <w:top w:val="none" w:sz="0" w:space="0" w:color="auto"/>
                <w:left w:val="none" w:sz="0" w:space="0" w:color="auto"/>
                <w:bottom w:val="none" w:sz="0" w:space="0" w:color="auto"/>
                <w:right w:val="none" w:sz="0" w:space="0" w:color="auto"/>
              </w:divBdr>
            </w:div>
            <w:div w:id="1033656328">
              <w:marLeft w:val="0"/>
              <w:marRight w:val="0"/>
              <w:marTop w:val="0"/>
              <w:marBottom w:val="0"/>
              <w:divBdr>
                <w:top w:val="none" w:sz="0" w:space="0" w:color="auto"/>
                <w:left w:val="none" w:sz="0" w:space="0" w:color="auto"/>
                <w:bottom w:val="none" w:sz="0" w:space="0" w:color="auto"/>
                <w:right w:val="none" w:sz="0" w:space="0" w:color="auto"/>
              </w:divBdr>
            </w:div>
            <w:div w:id="1034580687">
              <w:marLeft w:val="0"/>
              <w:marRight w:val="0"/>
              <w:marTop w:val="0"/>
              <w:marBottom w:val="0"/>
              <w:divBdr>
                <w:top w:val="none" w:sz="0" w:space="0" w:color="auto"/>
                <w:left w:val="none" w:sz="0" w:space="0" w:color="auto"/>
                <w:bottom w:val="none" w:sz="0" w:space="0" w:color="auto"/>
                <w:right w:val="none" w:sz="0" w:space="0" w:color="auto"/>
              </w:divBdr>
            </w:div>
            <w:div w:id="1035158117">
              <w:marLeft w:val="0"/>
              <w:marRight w:val="0"/>
              <w:marTop w:val="0"/>
              <w:marBottom w:val="0"/>
              <w:divBdr>
                <w:top w:val="none" w:sz="0" w:space="0" w:color="auto"/>
                <w:left w:val="none" w:sz="0" w:space="0" w:color="auto"/>
                <w:bottom w:val="none" w:sz="0" w:space="0" w:color="auto"/>
                <w:right w:val="none" w:sz="0" w:space="0" w:color="auto"/>
              </w:divBdr>
            </w:div>
            <w:div w:id="1035230293">
              <w:marLeft w:val="0"/>
              <w:marRight w:val="0"/>
              <w:marTop w:val="0"/>
              <w:marBottom w:val="0"/>
              <w:divBdr>
                <w:top w:val="none" w:sz="0" w:space="0" w:color="auto"/>
                <w:left w:val="none" w:sz="0" w:space="0" w:color="auto"/>
                <w:bottom w:val="none" w:sz="0" w:space="0" w:color="auto"/>
                <w:right w:val="none" w:sz="0" w:space="0" w:color="auto"/>
              </w:divBdr>
            </w:div>
            <w:div w:id="1035933320">
              <w:marLeft w:val="0"/>
              <w:marRight w:val="0"/>
              <w:marTop w:val="0"/>
              <w:marBottom w:val="0"/>
              <w:divBdr>
                <w:top w:val="none" w:sz="0" w:space="0" w:color="auto"/>
                <w:left w:val="none" w:sz="0" w:space="0" w:color="auto"/>
                <w:bottom w:val="none" w:sz="0" w:space="0" w:color="auto"/>
                <w:right w:val="none" w:sz="0" w:space="0" w:color="auto"/>
              </w:divBdr>
            </w:div>
            <w:div w:id="1036471768">
              <w:marLeft w:val="0"/>
              <w:marRight w:val="0"/>
              <w:marTop w:val="0"/>
              <w:marBottom w:val="0"/>
              <w:divBdr>
                <w:top w:val="none" w:sz="0" w:space="0" w:color="auto"/>
                <w:left w:val="none" w:sz="0" w:space="0" w:color="auto"/>
                <w:bottom w:val="none" w:sz="0" w:space="0" w:color="auto"/>
                <w:right w:val="none" w:sz="0" w:space="0" w:color="auto"/>
              </w:divBdr>
            </w:div>
            <w:div w:id="1037196435">
              <w:marLeft w:val="0"/>
              <w:marRight w:val="0"/>
              <w:marTop w:val="0"/>
              <w:marBottom w:val="0"/>
              <w:divBdr>
                <w:top w:val="none" w:sz="0" w:space="0" w:color="auto"/>
                <w:left w:val="none" w:sz="0" w:space="0" w:color="auto"/>
                <w:bottom w:val="none" w:sz="0" w:space="0" w:color="auto"/>
                <w:right w:val="none" w:sz="0" w:space="0" w:color="auto"/>
              </w:divBdr>
            </w:div>
            <w:div w:id="1037196656">
              <w:marLeft w:val="0"/>
              <w:marRight w:val="0"/>
              <w:marTop w:val="0"/>
              <w:marBottom w:val="0"/>
              <w:divBdr>
                <w:top w:val="none" w:sz="0" w:space="0" w:color="auto"/>
                <w:left w:val="none" w:sz="0" w:space="0" w:color="auto"/>
                <w:bottom w:val="none" w:sz="0" w:space="0" w:color="auto"/>
                <w:right w:val="none" w:sz="0" w:space="0" w:color="auto"/>
              </w:divBdr>
            </w:div>
            <w:div w:id="1039359774">
              <w:marLeft w:val="0"/>
              <w:marRight w:val="0"/>
              <w:marTop w:val="0"/>
              <w:marBottom w:val="0"/>
              <w:divBdr>
                <w:top w:val="none" w:sz="0" w:space="0" w:color="auto"/>
                <w:left w:val="none" w:sz="0" w:space="0" w:color="auto"/>
                <w:bottom w:val="none" w:sz="0" w:space="0" w:color="auto"/>
                <w:right w:val="none" w:sz="0" w:space="0" w:color="auto"/>
              </w:divBdr>
            </w:div>
            <w:div w:id="1040591171">
              <w:marLeft w:val="0"/>
              <w:marRight w:val="0"/>
              <w:marTop w:val="0"/>
              <w:marBottom w:val="0"/>
              <w:divBdr>
                <w:top w:val="none" w:sz="0" w:space="0" w:color="auto"/>
                <w:left w:val="none" w:sz="0" w:space="0" w:color="auto"/>
                <w:bottom w:val="none" w:sz="0" w:space="0" w:color="auto"/>
                <w:right w:val="none" w:sz="0" w:space="0" w:color="auto"/>
              </w:divBdr>
            </w:div>
            <w:div w:id="1041590694">
              <w:marLeft w:val="0"/>
              <w:marRight w:val="0"/>
              <w:marTop w:val="0"/>
              <w:marBottom w:val="0"/>
              <w:divBdr>
                <w:top w:val="none" w:sz="0" w:space="0" w:color="auto"/>
                <w:left w:val="none" w:sz="0" w:space="0" w:color="auto"/>
                <w:bottom w:val="none" w:sz="0" w:space="0" w:color="auto"/>
                <w:right w:val="none" w:sz="0" w:space="0" w:color="auto"/>
              </w:divBdr>
            </w:div>
            <w:div w:id="1041637197">
              <w:marLeft w:val="0"/>
              <w:marRight w:val="0"/>
              <w:marTop w:val="0"/>
              <w:marBottom w:val="0"/>
              <w:divBdr>
                <w:top w:val="none" w:sz="0" w:space="0" w:color="auto"/>
                <w:left w:val="none" w:sz="0" w:space="0" w:color="auto"/>
                <w:bottom w:val="none" w:sz="0" w:space="0" w:color="auto"/>
                <w:right w:val="none" w:sz="0" w:space="0" w:color="auto"/>
              </w:divBdr>
            </w:div>
            <w:div w:id="1043870366">
              <w:marLeft w:val="0"/>
              <w:marRight w:val="0"/>
              <w:marTop w:val="0"/>
              <w:marBottom w:val="0"/>
              <w:divBdr>
                <w:top w:val="none" w:sz="0" w:space="0" w:color="auto"/>
                <w:left w:val="none" w:sz="0" w:space="0" w:color="auto"/>
                <w:bottom w:val="none" w:sz="0" w:space="0" w:color="auto"/>
                <w:right w:val="none" w:sz="0" w:space="0" w:color="auto"/>
              </w:divBdr>
            </w:div>
            <w:div w:id="1044671543">
              <w:marLeft w:val="0"/>
              <w:marRight w:val="0"/>
              <w:marTop w:val="0"/>
              <w:marBottom w:val="0"/>
              <w:divBdr>
                <w:top w:val="none" w:sz="0" w:space="0" w:color="auto"/>
                <w:left w:val="none" w:sz="0" w:space="0" w:color="auto"/>
                <w:bottom w:val="none" w:sz="0" w:space="0" w:color="auto"/>
                <w:right w:val="none" w:sz="0" w:space="0" w:color="auto"/>
              </w:divBdr>
            </w:div>
            <w:div w:id="1045369630">
              <w:marLeft w:val="0"/>
              <w:marRight w:val="0"/>
              <w:marTop w:val="0"/>
              <w:marBottom w:val="0"/>
              <w:divBdr>
                <w:top w:val="none" w:sz="0" w:space="0" w:color="auto"/>
                <w:left w:val="none" w:sz="0" w:space="0" w:color="auto"/>
                <w:bottom w:val="none" w:sz="0" w:space="0" w:color="auto"/>
                <w:right w:val="none" w:sz="0" w:space="0" w:color="auto"/>
              </w:divBdr>
            </w:div>
            <w:div w:id="1045760877">
              <w:marLeft w:val="0"/>
              <w:marRight w:val="0"/>
              <w:marTop w:val="0"/>
              <w:marBottom w:val="0"/>
              <w:divBdr>
                <w:top w:val="none" w:sz="0" w:space="0" w:color="auto"/>
                <w:left w:val="none" w:sz="0" w:space="0" w:color="auto"/>
                <w:bottom w:val="none" w:sz="0" w:space="0" w:color="auto"/>
                <w:right w:val="none" w:sz="0" w:space="0" w:color="auto"/>
              </w:divBdr>
            </w:div>
            <w:div w:id="1049494256">
              <w:marLeft w:val="0"/>
              <w:marRight w:val="0"/>
              <w:marTop w:val="0"/>
              <w:marBottom w:val="0"/>
              <w:divBdr>
                <w:top w:val="none" w:sz="0" w:space="0" w:color="auto"/>
                <w:left w:val="none" w:sz="0" w:space="0" w:color="auto"/>
                <w:bottom w:val="none" w:sz="0" w:space="0" w:color="auto"/>
                <w:right w:val="none" w:sz="0" w:space="0" w:color="auto"/>
              </w:divBdr>
            </w:div>
            <w:div w:id="1053507850">
              <w:marLeft w:val="0"/>
              <w:marRight w:val="0"/>
              <w:marTop w:val="0"/>
              <w:marBottom w:val="0"/>
              <w:divBdr>
                <w:top w:val="none" w:sz="0" w:space="0" w:color="auto"/>
                <w:left w:val="none" w:sz="0" w:space="0" w:color="auto"/>
                <w:bottom w:val="none" w:sz="0" w:space="0" w:color="auto"/>
                <w:right w:val="none" w:sz="0" w:space="0" w:color="auto"/>
              </w:divBdr>
            </w:div>
            <w:div w:id="1054239367">
              <w:marLeft w:val="0"/>
              <w:marRight w:val="0"/>
              <w:marTop w:val="0"/>
              <w:marBottom w:val="0"/>
              <w:divBdr>
                <w:top w:val="none" w:sz="0" w:space="0" w:color="auto"/>
                <w:left w:val="none" w:sz="0" w:space="0" w:color="auto"/>
                <w:bottom w:val="none" w:sz="0" w:space="0" w:color="auto"/>
                <w:right w:val="none" w:sz="0" w:space="0" w:color="auto"/>
              </w:divBdr>
            </w:div>
            <w:div w:id="1056665424">
              <w:marLeft w:val="0"/>
              <w:marRight w:val="0"/>
              <w:marTop w:val="0"/>
              <w:marBottom w:val="0"/>
              <w:divBdr>
                <w:top w:val="none" w:sz="0" w:space="0" w:color="auto"/>
                <w:left w:val="none" w:sz="0" w:space="0" w:color="auto"/>
                <w:bottom w:val="none" w:sz="0" w:space="0" w:color="auto"/>
                <w:right w:val="none" w:sz="0" w:space="0" w:color="auto"/>
              </w:divBdr>
            </w:div>
            <w:div w:id="1059212112">
              <w:marLeft w:val="0"/>
              <w:marRight w:val="0"/>
              <w:marTop w:val="0"/>
              <w:marBottom w:val="0"/>
              <w:divBdr>
                <w:top w:val="none" w:sz="0" w:space="0" w:color="auto"/>
                <w:left w:val="none" w:sz="0" w:space="0" w:color="auto"/>
                <w:bottom w:val="none" w:sz="0" w:space="0" w:color="auto"/>
                <w:right w:val="none" w:sz="0" w:space="0" w:color="auto"/>
              </w:divBdr>
            </w:div>
            <w:div w:id="1059861124">
              <w:marLeft w:val="0"/>
              <w:marRight w:val="0"/>
              <w:marTop w:val="0"/>
              <w:marBottom w:val="0"/>
              <w:divBdr>
                <w:top w:val="none" w:sz="0" w:space="0" w:color="auto"/>
                <w:left w:val="none" w:sz="0" w:space="0" w:color="auto"/>
                <w:bottom w:val="none" w:sz="0" w:space="0" w:color="auto"/>
                <w:right w:val="none" w:sz="0" w:space="0" w:color="auto"/>
              </w:divBdr>
            </w:div>
            <w:div w:id="1061246182">
              <w:marLeft w:val="0"/>
              <w:marRight w:val="0"/>
              <w:marTop w:val="0"/>
              <w:marBottom w:val="0"/>
              <w:divBdr>
                <w:top w:val="none" w:sz="0" w:space="0" w:color="auto"/>
                <w:left w:val="none" w:sz="0" w:space="0" w:color="auto"/>
                <w:bottom w:val="none" w:sz="0" w:space="0" w:color="auto"/>
                <w:right w:val="none" w:sz="0" w:space="0" w:color="auto"/>
              </w:divBdr>
            </w:div>
            <w:div w:id="1061639107">
              <w:marLeft w:val="0"/>
              <w:marRight w:val="0"/>
              <w:marTop w:val="0"/>
              <w:marBottom w:val="0"/>
              <w:divBdr>
                <w:top w:val="none" w:sz="0" w:space="0" w:color="auto"/>
                <w:left w:val="none" w:sz="0" w:space="0" w:color="auto"/>
                <w:bottom w:val="none" w:sz="0" w:space="0" w:color="auto"/>
                <w:right w:val="none" w:sz="0" w:space="0" w:color="auto"/>
              </w:divBdr>
            </w:div>
            <w:div w:id="1062404539">
              <w:marLeft w:val="0"/>
              <w:marRight w:val="0"/>
              <w:marTop w:val="0"/>
              <w:marBottom w:val="0"/>
              <w:divBdr>
                <w:top w:val="none" w:sz="0" w:space="0" w:color="auto"/>
                <w:left w:val="none" w:sz="0" w:space="0" w:color="auto"/>
                <w:bottom w:val="none" w:sz="0" w:space="0" w:color="auto"/>
                <w:right w:val="none" w:sz="0" w:space="0" w:color="auto"/>
              </w:divBdr>
            </w:div>
            <w:div w:id="1063791983">
              <w:marLeft w:val="0"/>
              <w:marRight w:val="0"/>
              <w:marTop w:val="0"/>
              <w:marBottom w:val="0"/>
              <w:divBdr>
                <w:top w:val="none" w:sz="0" w:space="0" w:color="auto"/>
                <w:left w:val="none" w:sz="0" w:space="0" w:color="auto"/>
                <w:bottom w:val="none" w:sz="0" w:space="0" w:color="auto"/>
                <w:right w:val="none" w:sz="0" w:space="0" w:color="auto"/>
              </w:divBdr>
            </w:div>
            <w:div w:id="1064376638">
              <w:marLeft w:val="0"/>
              <w:marRight w:val="0"/>
              <w:marTop w:val="0"/>
              <w:marBottom w:val="0"/>
              <w:divBdr>
                <w:top w:val="none" w:sz="0" w:space="0" w:color="auto"/>
                <w:left w:val="none" w:sz="0" w:space="0" w:color="auto"/>
                <w:bottom w:val="none" w:sz="0" w:space="0" w:color="auto"/>
                <w:right w:val="none" w:sz="0" w:space="0" w:color="auto"/>
              </w:divBdr>
            </w:div>
            <w:div w:id="1065303584">
              <w:marLeft w:val="0"/>
              <w:marRight w:val="0"/>
              <w:marTop w:val="0"/>
              <w:marBottom w:val="0"/>
              <w:divBdr>
                <w:top w:val="none" w:sz="0" w:space="0" w:color="auto"/>
                <w:left w:val="none" w:sz="0" w:space="0" w:color="auto"/>
                <w:bottom w:val="none" w:sz="0" w:space="0" w:color="auto"/>
                <w:right w:val="none" w:sz="0" w:space="0" w:color="auto"/>
              </w:divBdr>
            </w:div>
            <w:div w:id="1067067876">
              <w:marLeft w:val="0"/>
              <w:marRight w:val="0"/>
              <w:marTop w:val="0"/>
              <w:marBottom w:val="0"/>
              <w:divBdr>
                <w:top w:val="none" w:sz="0" w:space="0" w:color="auto"/>
                <w:left w:val="none" w:sz="0" w:space="0" w:color="auto"/>
                <w:bottom w:val="none" w:sz="0" w:space="0" w:color="auto"/>
                <w:right w:val="none" w:sz="0" w:space="0" w:color="auto"/>
              </w:divBdr>
            </w:div>
            <w:div w:id="1068966539">
              <w:marLeft w:val="0"/>
              <w:marRight w:val="0"/>
              <w:marTop w:val="0"/>
              <w:marBottom w:val="0"/>
              <w:divBdr>
                <w:top w:val="none" w:sz="0" w:space="0" w:color="auto"/>
                <w:left w:val="none" w:sz="0" w:space="0" w:color="auto"/>
                <w:bottom w:val="none" w:sz="0" w:space="0" w:color="auto"/>
                <w:right w:val="none" w:sz="0" w:space="0" w:color="auto"/>
              </w:divBdr>
            </w:div>
            <w:div w:id="1069037445">
              <w:marLeft w:val="0"/>
              <w:marRight w:val="0"/>
              <w:marTop w:val="0"/>
              <w:marBottom w:val="0"/>
              <w:divBdr>
                <w:top w:val="none" w:sz="0" w:space="0" w:color="auto"/>
                <w:left w:val="none" w:sz="0" w:space="0" w:color="auto"/>
                <w:bottom w:val="none" w:sz="0" w:space="0" w:color="auto"/>
                <w:right w:val="none" w:sz="0" w:space="0" w:color="auto"/>
              </w:divBdr>
            </w:div>
            <w:div w:id="1071276732">
              <w:marLeft w:val="0"/>
              <w:marRight w:val="0"/>
              <w:marTop w:val="0"/>
              <w:marBottom w:val="0"/>
              <w:divBdr>
                <w:top w:val="none" w:sz="0" w:space="0" w:color="auto"/>
                <w:left w:val="none" w:sz="0" w:space="0" w:color="auto"/>
                <w:bottom w:val="none" w:sz="0" w:space="0" w:color="auto"/>
                <w:right w:val="none" w:sz="0" w:space="0" w:color="auto"/>
              </w:divBdr>
            </w:div>
            <w:div w:id="1074595106">
              <w:marLeft w:val="0"/>
              <w:marRight w:val="0"/>
              <w:marTop w:val="0"/>
              <w:marBottom w:val="0"/>
              <w:divBdr>
                <w:top w:val="none" w:sz="0" w:space="0" w:color="auto"/>
                <w:left w:val="none" w:sz="0" w:space="0" w:color="auto"/>
                <w:bottom w:val="none" w:sz="0" w:space="0" w:color="auto"/>
                <w:right w:val="none" w:sz="0" w:space="0" w:color="auto"/>
              </w:divBdr>
            </w:div>
            <w:div w:id="1078136927">
              <w:marLeft w:val="0"/>
              <w:marRight w:val="0"/>
              <w:marTop w:val="0"/>
              <w:marBottom w:val="0"/>
              <w:divBdr>
                <w:top w:val="none" w:sz="0" w:space="0" w:color="auto"/>
                <w:left w:val="none" w:sz="0" w:space="0" w:color="auto"/>
                <w:bottom w:val="none" w:sz="0" w:space="0" w:color="auto"/>
                <w:right w:val="none" w:sz="0" w:space="0" w:color="auto"/>
              </w:divBdr>
            </w:div>
            <w:div w:id="1080520353">
              <w:marLeft w:val="0"/>
              <w:marRight w:val="0"/>
              <w:marTop w:val="0"/>
              <w:marBottom w:val="0"/>
              <w:divBdr>
                <w:top w:val="none" w:sz="0" w:space="0" w:color="auto"/>
                <w:left w:val="none" w:sz="0" w:space="0" w:color="auto"/>
                <w:bottom w:val="none" w:sz="0" w:space="0" w:color="auto"/>
                <w:right w:val="none" w:sz="0" w:space="0" w:color="auto"/>
              </w:divBdr>
            </w:div>
            <w:div w:id="1081372654">
              <w:marLeft w:val="0"/>
              <w:marRight w:val="0"/>
              <w:marTop w:val="0"/>
              <w:marBottom w:val="0"/>
              <w:divBdr>
                <w:top w:val="none" w:sz="0" w:space="0" w:color="auto"/>
                <w:left w:val="none" w:sz="0" w:space="0" w:color="auto"/>
                <w:bottom w:val="none" w:sz="0" w:space="0" w:color="auto"/>
                <w:right w:val="none" w:sz="0" w:space="0" w:color="auto"/>
              </w:divBdr>
            </w:div>
            <w:div w:id="1082332628">
              <w:marLeft w:val="0"/>
              <w:marRight w:val="0"/>
              <w:marTop w:val="0"/>
              <w:marBottom w:val="0"/>
              <w:divBdr>
                <w:top w:val="none" w:sz="0" w:space="0" w:color="auto"/>
                <w:left w:val="none" w:sz="0" w:space="0" w:color="auto"/>
                <w:bottom w:val="none" w:sz="0" w:space="0" w:color="auto"/>
                <w:right w:val="none" w:sz="0" w:space="0" w:color="auto"/>
              </w:divBdr>
            </w:div>
            <w:div w:id="1082486667">
              <w:marLeft w:val="0"/>
              <w:marRight w:val="0"/>
              <w:marTop w:val="0"/>
              <w:marBottom w:val="0"/>
              <w:divBdr>
                <w:top w:val="none" w:sz="0" w:space="0" w:color="auto"/>
                <w:left w:val="none" w:sz="0" w:space="0" w:color="auto"/>
                <w:bottom w:val="none" w:sz="0" w:space="0" w:color="auto"/>
                <w:right w:val="none" w:sz="0" w:space="0" w:color="auto"/>
              </w:divBdr>
            </w:div>
            <w:div w:id="1084381057">
              <w:marLeft w:val="0"/>
              <w:marRight w:val="0"/>
              <w:marTop w:val="0"/>
              <w:marBottom w:val="0"/>
              <w:divBdr>
                <w:top w:val="none" w:sz="0" w:space="0" w:color="auto"/>
                <w:left w:val="none" w:sz="0" w:space="0" w:color="auto"/>
                <w:bottom w:val="none" w:sz="0" w:space="0" w:color="auto"/>
                <w:right w:val="none" w:sz="0" w:space="0" w:color="auto"/>
              </w:divBdr>
            </w:div>
            <w:div w:id="1085226285">
              <w:marLeft w:val="0"/>
              <w:marRight w:val="0"/>
              <w:marTop w:val="0"/>
              <w:marBottom w:val="0"/>
              <w:divBdr>
                <w:top w:val="none" w:sz="0" w:space="0" w:color="auto"/>
                <w:left w:val="none" w:sz="0" w:space="0" w:color="auto"/>
                <w:bottom w:val="none" w:sz="0" w:space="0" w:color="auto"/>
                <w:right w:val="none" w:sz="0" w:space="0" w:color="auto"/>
              </w:divBdr>
            </w:div>
            <w:div w:id="1086419044">
              <w:marLeft w:val="0"/>
              <w:marRight w:val="0"/>
              <w:marTop w:val="0"/>
              <w:marBottom w:val="0"/>
              <w:divBdr>
                <w:top w:val="none" w:sz="0" w:space="0" w:color="auto"/>
                <w:left w:val="none" w:sz="0" w:space="0" w:color="auto"/>
                <w:bottom w:val="none" w:sz="0" w:space="0" w:color="auto"/>
                <w:right w:val="none" w:sz="0" w:space="0" w:color="auto"/>
              </w:divBdr>
            </w:div>
            <w:div w:id="1087001464">
              <w:marLeft w:val="0"/>
              <w:marRight w:val="0"/>
              <w:marTop w:val="0"/>
              <w:marBottom w:val="0"/>
              <w:divBdr>
                <w:top w:val="none" w:sz="0" w:space="0" w:color="auto"/>
                <w:left w:val="none" w:sz="0" w:space="0" w:color="auto"/>
                <w:bottom w:val="none" w:sz="0" w:space="0" w:color="auto"/>
                <w:right w:val="none" w:sz="0" w:space="0" w:color="auto"/>
              </w:divBdr>
            </w:div>
            <w:div w:id="1087116710">
              <w:marLeft w:val="0"/>
              <w:marRight w:val="0"/>
              <w:marTop w:val="0"/>
              <w:marBottom w:val="0"/>
              <w:divBdr>
                <w:top w:val="none" w:sz="0" w:space="0" w:color="auto"/>
                <w:left w:val="none" w:sz="0" w:space="0" w:color="auto"/>
                <w:bottom w:val="none" w:sz="0" w:space="0" w:color="auto"/>
                <w:right w:val="none" w:sz="0" w:space="0" w:color="auto"/>
              </w:divBdr>
            </w:div>
            <w:div w:id="1087577035">
              <w:marLeft w:val="0"/>
              <w:marRight w:val="0"/>
              <w:marTop w:val="0"/>
              <w:marBottom w:val="0"/>
              <w:divBdr>
                <w:top w:val="none" w:sz="0" w:space="0" w:color="auto"/>
                <w:left w:val="none" w:sz="0" w:space="0" w:color="auto"/>
                <w:bottom w:val="none" w:sz="0" w:space="0" w:color="auto"/>
                <w:right w:val="none" w:sz="0" w:space="0" w:color="auto"/>
              </w:divBdr>
            </w:div>
            <w:div w:id="1087921262">
              <w:marLeft w:val="0"/>
              <w:marRight w:val="0"/>
              <w:marTop w:val="0"/>
              <w:marBottom w:val="0"/>
              <w:divBdr>
                <w:top w:val="none" w:sz="0" w:space="0" w:color="auto"/>
                <w:left w:val="none" w:sz="0" w:space="0" w:color="auto"/>
                <w:bottom w:val="none" w:sz="0" w:space="0" w:color="auto"/>
                <w:right w:val="none" w:sz="0" w:space="0" w:color="auto"/>
              </w:divBdr>
            </w:div>
            <w:div w:id="1087964049">
              <w:marLeft w:val="0"/>
              <w:marRight w:val="0"/>
              <w:marTop w:val="0"/>
              <w:marBottom w:val="0"/>
              <w:divBdr>
                <w:top w:val="none" w:sz="0" w:space="0" w:color="auto"/>
                <w:left w:val="none" w:sz="0" w:space="0" w:color="auto"/>
                <w:bottom w:val="none" w:sz="0" w:space="0" w:color="auto"/>
                <w:right w:val="none" w:sz="0" w:space="0" w:color="auto"/>
              </w:divBdr>
            </w:div>
            <w:div w:id="1088112053">
              <w:marLeft w:val="0"/>
              <w:marRight w:val="0"/>
              <w:marTop w:val="0"/>
              <w:marBottom w:val="0"/>
              <w:divBdr>
                <w:top w:val="none" w:sz="0" w:space="0" w:color="auto"/>
                <w:left w:val="none" w:sz="0" w:space="0" w:color="auto"/>
                <w:bottom w:val="none" w:sz="0" w:space="0" w:color="auto"/>
                <w:right w:val="none" w:sz="0" w:space="0" w:color="auto"/>
              </w:divBdr>
            </w:div>
            <w:div w:id="1089424416">
              <w:marLeft w:val="0"/>
              <w:marRight w:val="0"/>
              <w:marTop w:val="0"/>
              <w:marBottom w:val="0"/>
              <w:divBdr>
                <w:top w:val="none" w:sz="0" w:space="0" w:color="auto"/>
                <w:left w:val="none" w:sz="0" w:space="0" w:color="auto"/>
                <w:bottom w:val="none" w:sz="0" w:space="0" w:color="auto"/>
                <w:right w:val="none" w:sz="0" w:space="0" w:color="auto"/>
              </w:divBdr>
            </w:div>
            <w:div w:id="1089816738">
              <w:marLeft w:val="0"/>
              <w:marRight w:val="0"/>
              <w:marTop w:val="0"/>
              <w:marBottom w:val="0"/>
              <w:divBdr>
                <w:top w:val="none" w:sz="0" w:space="0" w:color="auto"/>
                <w:left w:val="none" w:sz="0" w:space="0" w:color="auto"/>
                <w:bottom w:val="none" w:sz="0" w:space="0" w:color="auto"/>
                <w:right w:val="none" w:sz="0" w:space="0" w:color="auto"/>
              </w:divBdr>
            </w:div>
            <w:div w:id="1090350204">
              <w:marLeft w:val="0"/>
              <w:marRight w:val="0"/>
              <w:marTop w:val="0"/>
              <w:marBottom w:val="0"/>
              <w:divBdr>
                <w:top w:val="none" w:sz="0" w:space="0" w:color="auto"/>
                <w:left w:val="none" w:sz="0" w:space="0" w:color="auto"/>
                <w:bottom w:val="none" w:sz="0" w:space="0" w:color="auto"/>
                <w:right w:val="none" w:sz="0" w:space="0" w:color="auto"/>
              </w:divBdr>
            </w:div>
            <w:div w:id="1093476168">
              <w:marLeft w:val="0"/>
              <w:marRight w:val="0"/>
              <w:marTop w:val="0"/>
              <w:marBottom w:val="0"/>
              <w:divBdr>
                <w:top w:val="none" w:sz="0" w:space="0" w:color="auto"/>
                <w:left w:val="none" w:sz="0" w:space="0" w:color="auto"/>
                <w:bottom w:val="none" w:sz="0" w:space="0" w:color="auto"/>
                <w:right w:val="none" w:sz="0" w:space="0" w:color="auto"/>
              </w:divBdr>
            </w:div>
            <w:div w:id="1094862653">
              <w:marLeft w:val="0"/>
              <w:marRight w:val="0"/>
              <w:marTop w:val="0"/>
              <w:marBottom w:val="0"/>
              <w:divBdr>
                <w:top w:val="none" w:sz="0" w:space="0" w:color="auto"/>
                <w:left w:val="none" w:sz="0" w:space="0" w:color="auto"/>
                <w:bottom w:val="none" w:sz="0" w:space="0" w:color="auto"/>
                <w:right w:val="none" w:sz="0" w:space="0" w:color="auto"/>
              </w:divBdr>
            </w:div>
            <w:div w:id="1095443522">
              <w:marLeft w:val="0"/>
              <w:marRight w:val="0"/>
              <w:marTop w:val="0"/>
              <w:marBottom w:val="0"/>
              <w:divBdr>
                <w:top w:val="none" w:sz="0" w:space="0" w:color="auto"/>
                <w:left w:val="none" w:sz="0" w:space="0" w:color="auto"/>
                <w:bottom w:val="none" w:sz="0" w:space="0" w:color="auto"/>
                <w:right w:val="none" w:sz="0" w:space="0" w:color="auto"/>
              </w:divBdr>
            </w:div>
            <w:div w:id="1096172380">
              <w:marLeft w:val="0"/>
              <w:marRight w:val="0"/>
              <w:marTop w:val="0"/>
              <w:marBottom w:val="0"/>
              <w:divBdr>
                <w:top w:val="none" w:sz="0" w:space="0" w:color="auto"/>
                <w:left w:val="none" w:sz="0" w:space="0" w:color="auto"/>
                <w:bottom w:val="none" w:sz="0" w:space="0" w:color="auto"/>
                <w:right w:val="none" w:sz="0" w:space="0" w:color="auto"/>
              </w:divBdr>
            </w:div>
            <w:div w:id="1097600061">
              <w:marLeft w:val="0"/>
              <w:marRight w:val="0"/>
              <w:marTop w:val="0"/>
              <w:marBottom w:val="0"/>
              <w:divBdr>
                <w:top w:val="none" w:sz="0" w:space="0" w:color="auto"/>
                <w:left w:val="none" w:sz="0" w:space="0" w:color="auto"/>
                <w:bottom w:val="none" w:sz="0" w:space="0" w:color="auto"/>
                <w:right w:val="none" w:sz="0" w:space="0" w:color="auto"/>
              </w:divBdr>
            </w:div>
            <w:div w:id="1098480787">
              <w:marLeft w:val="0"/>
              <w:marRight w:val="0"/>
              <w:marTop w:val="0"/>
              <w:marBottom w:val="0"/>
              <w:divBdr>
                <w:top w:val="none" w:sz="0" w:space="0" w:color="auto"/>
                <w:left w:val="none" w:sz="0" w:space="0" w:color="auto"/>
                <w:bottom w:val="none" w:sz="0" w:space="0" w:color="auto"/>
                <w:right w:val="none" w:sz="0" w:space="0" w:color="auto"/>
              </w:divBdr>
            </w:div>
            <w:div w:id="1099981326">
              <w:marLeft w:val="0"/>
              <w:marRight w:val="0"/>
              <w:marTop w:val="0"/>
              <w:marBottom w:val="0"/>
              <w:divBdr>
                <w:top w:val="none" w:sz="0" w:space="0" w:color="auto"/>
                <w:left w:val="none" w:sz="0" w:space="0" w:color="auto"/>
                <w:bottom w:val="none" w:sz="0" w:space="0" w:color="auto"/>
                <w:right w:val="none" w:sz="0" w:space="0" w:color="auto"/>
              </w:divBdr>
            </w:div>
            <w:div w:id="1100298712">
              <w:marLeft w:val="0"/>
              <w:marRight w:val="0"/>
              <w:marTop w:val="0"/>
              <w:marBottom w:val="0"/>
              <w:divBdr>
                <w:top w:val="none" w:sz="0" w:space="0" w:color="auto"/>
                <w:left w:val="none" w:sz="0" w:space="0" w:color="auto"/>
                <w:bottom w:val="none" w:sz="0" w:space="0" w:color="auto"/>
                <w:right w:val="none" w:sz="0" w:space="0" w:color="auto"/>
              </w:divBdr>
            </w:div>
            <w:div w:id="1102188145">
              <w:marLeft w:val="0"/>
              <w:marRight w:val="0"/>
              <w:marTop w:val="0"/>
              <w:marBottom w:val="0"/>
              <w:divBdr>
                <w:top w:val="none" w:sz="0" w:space="0" w:color="auto"/>
                <w:left w:val="none" w:sz="0" w:space="0" w:color="auto"/>
                <w:bottom w:val="none" w:sz="0" w:space="0" w:color="auto"/>
                <w:right w:val="none" w:sz="0" w:space="0" w:color="auto"/>
              </w:divBdr>
            </w:div>
            <w:div w:id="1104155766">
              <w:marLeft w:val="0"/>
              <w:marRight w:val="0"/>
              <w:marTop w:val="0"/>
              <w:marBottom w:val="0"/>
              <w:divBdr>
                <w:top w:val="none" w:sz="0" w:space="0" w:color="auto"/>
                <w:left w:val="none" w:sz="0" w:space="0" w:color="auto"/>
                <w:bottom w:val="none" w:sz="0" w:space="0" w:color="auto"/>
                <w:right w:val="none" w:sz="0" w:space="0" w:color="auto"/>
              </w:divBdr>
            </w:div>
            <w:div w:id="1105536024">
              <w:marLeft w:val="0"/>
              <w:marRight w:val="0"/>
              <w:marTop w:val="0"/>
              <w:marBottom w:val="0"/>
              <w:divBdr>
                <w:top w:val="none" w:sz="0" w:space="0" w:color="auto"/>
                <w:left w:val="none" w:sz="0" w:space="0" w:color="auto"/>
                <w:bottom w:val="none" w:sz="0" w:space="0" w:color="auto"/>
                <w:right w:val="none" w:sz="0" w:space="0" w:color="auto"/>
              </w:divBdr>
            </w:div>
            <w:div w:id="1106582869">
              <w:marLeft w:val="0"/>
              <w:marRight w:val="0"/>
              <w:marTop w:val="0"/>
              <w:marBottom w:val="0"/>
              <w:divBdr>
                <w:top w:val="none" w:sz="0" w:space="0" w:color="auto"/>
                <w:left w:val="none" w:sz="0" w:space="0" w:color="auto"/>
                <w:bottom w:val="none" w:sz="0" w:space="0" w:color="auto"/>
                <w:right w:val="none" w:sz="0" w:space="0" w:color="auto"/>
              </w:divBdr>
            </w:div>
            <w:div w:id="1107892677">
              <w:marLeft w:val="0"/>
              <w:marRight w:val="0"/>
              <w:marTop w:val="0"/>
              <w:marBottom w:val="0"/>
              <w:divBdr>
                <w:top w:val="none" w:sz="0" w:space="0" w:color="auto"/>
                <w:left w:val="none" w:sz="0" w:space="0" w:color="auto"/>
                <w:bottom w:val="none" w:sz="0" w:space="0" w:color="auto"/>
                <w:right w:val="none" w:sz="0" w:space="0" w:color="auto"/>
              </w:divBdr>
            </w:div>
            <w:div w:id="1108159651">
              <w:marLeft w:val="0"/>
              <w:marRight w:val="0"/>
              <w:marTop w:val="0"/>
              <w:marBottom w:val="0"/>
              <w:divBdr>
                <w:top w:val="none" w:sz="0" w:space="0" w:color="auto"/>
                <w:left w:val="none" w:sz="0" w:space="0" w:color="auto"/>
                <w:bottom w:val="none" w:sz="0" w:space="0" w:color="auto"/>
                <w:right w:val="none" w:sz="0" w:space="0" w:color="auto"/>
              </w:divBdr>
            </w:div>
            <w:div w:id="1108692653">
              <w:marLeft w:val="0"/>
              <w:marRight w:val="0"/>
              <w:marTop w:val="0"/>
              <w:marBottom w:val="0"/>
              <w:divBdr>
                <w:top w:val="none" w:sz="0" w:space="0" w:color="auto"/>
                <w:left w:val="none" w:sz="0" w:space="0" w:color="auto"/>
                <w:bottom w:val="none" w:sz="0" w:space="0" w:color="auto"/>
                <w:right w:val="none" w:sz="0" w:space="0" w:color="auto"/>
              </w:divBdr>
            </w:div>
            <w:div w:id="1109813557">
              <w:marLeft w:val="0"/>
              <w:marRight w:val="0"/>
              <w:marTop w:val="0"/>
              <w:marBottom w:val="0"/>
              <w:divBdr>
                <w:top w:val="none" w:sz="0" w:space="0" w:color="auto"/>
                <w:left w:val="none" w:sz="0" w:space="0" w:color="auto"/>
                <w:bottom w:val="none" w:sz="0" w:space="0" w:color="auto"/>
                <w:right w:val="none" w:sz="0" w:space="0" w:color="auto"/>
              </w:divBdr>
            </w:div>
            <w:div w:id="1110474549">
              <w:marLeft w:val="0"/>
              <w:marRight w:val="0"/>
              <w:marTop w:val="0"/>
              <w:marBottom w:val="0"/>
              <w:divBdr>
                <w:top w:val="none" w:sz="0" w:space="0" w:color="auto"/>
                <w:left w:val="none" w:sz="0" w:space="0" w:color="auto"/>
                <w:bottom w:val="none" w:sz="0" w:space="0" w:color="auto"/>
                <w:right w:val="none" w:sz="0" w:space="0" w:color="auto"/>
              </w:divBdr>
            </w:div>
            <w:div w:id="1110584158">
              <w:marLeft w:val="0"/>
              <w:marRight w:val="0"/>
              <w:marTop w:val="0"/>
              <w:marBottom w:val="0"/>
              <w:divBdr>
                <w:top w:val="none" w:sz="0" w:space="0" w:color="auto"/>
                <w:left w:val="none" w:sz="0" w:space="0" w:color="auto"/>
                <w:bottom w:val="none" w:sz="0" w:space="0" w:color="auto"/>
                <w:right w:val="none" w:sz="0" w:space="0" w:color="auto"/>
              </w:divBdr>
            </w:div>
            <w:div w:id="1111510852">
              <w:marLeft w:val="0"/>
              <w:marRight w:val="0"/>
              <w:marTop w:val="0"/>
              <w:marBottom w:val="0"/>
              <w:divBdr>
                <w:top w:val="none" w:sz="0" w:space="0" w:color="auto"/>
                <w:left w:val="none" w:sz="0" w:space="0" w:color="auto"/>
                <w:bottom w:val="none" w:sz="0" w:space="0" w:color="auto"/>
                <w:right w:val="none" w:sz="0" w:space="0" w:color="auto"/>
              </w:divBdr>
            </w:div>
            <w:div w:id="1112089151">
              <w:marLeft w:val="0"/>
              <w:marRight w:val="0"/>
              <w:marTop w:val="0"/>
              <w:marBottom w:val="0"/>
              <w:divBdr>
                <w:top w:val="none" w:sz="0" w:space="0" w:color="auto"/>
                <w:left w:val="none" w:sz="0" w:space="0" w:color="auto"/>
                <w:bottom w:val="none" w:sz="0" w:space="0" w:color="auto"/>
                <w:right w:val="none" w:sz="0" w:space="0" w:color="auto"/>
              </w:divBdr>
            </w:div>
            <w:div w:id="1112671909">
              <w:marLeft w:val="0"/>
              <w:marRight w:val="0"/>
              <w:marTop w:val="0"/>
              <w:marBottom w:val="0"/>
              <w:divBdr>
                <w:top w:val="none" w:sz="0" w:space="0" w:color="auto"/>
                <w:left w:val="none" w:sz="0" w:space="0" w:color="auto"/>
                <w:bottom w:val="none" w:sz="0" w:space="0" w:color="auto"/>
                <w:right w:val="none" w:sz="0" w:space="0" w:color="auto"/>
              </w:divBdr>
            </w:div>
            <w:div w:id="1112868470">
              <w:marLeft w:val="0"/>
              <w:marRight w:val="0"/>
              <w:marTop w:val="0"/>
              <w:marBottom w:val="0"/>
              <w:divBdr>
                <w:top w:val="none" w:sz="0" w:space="0" w:color="auto"/>
                <w:left w:val="none" w:sz="0" w:space="0" w:color="auto"/>
                <w:bottom w:val="none" w:sz="0" w:space="0" w:color="auto"/>
                <w:right w:val="none" w:sz="0" w:space="0" w:color="auto"/>
              </w:divBdr>
            </w:div>
            <w:div w:id="1116414360">
              <w:marLeft w:val="0"/>
              <w:marRight w:val="0"/>
              <w:marTop w:val="0"/>
              <w:marBottom w:val="0"/>
              <w:divBdr>
                <w:top w:val="none" w:sz="0" w:space="0" w:color="auto"/>
                <w:left w:val="none" w:sz="0" w:space="0" w:color="auto"/>
                <w:bottom w:val="none" w:sz="0" w:space="0" w:color="auto"/>
                <w:right w:val="none" w:sz="0" w:space="0" w:color="auto"/>
              </w:divBdr>
            </w:div>
            <w:div w:id="1116487781">
              <w:marLeft w:val="0"/>
              <w:marRight w:val="0"/>
              <w:marTop w:val="0"/>
              <w:marBottom w:val="0"/>
              <w:divBdr>
                <w:top w:val="none" w:sz="0" w:space="0" w:color="auto"/>
                <w:left w:val="none" w:sz="0" w:space="0" w:color="auto"/>
                <w:bottom w:val="none" w:sz="0" w:space="0" w:color="auto"/>
                <w:right w:val="none" w:sz="0" w:space="0" w:color="auto"/>
              </w:divBdr>
            </w:div>
            <w:div w:id="1116872287">
              <w:marLeft w:val="0"/>
              <w:marRight w:val="0"/>
              <w:marTop w:val="0"/>
              <w:marBottom w:val="0"/>
              <w:divBdr>
                <w:top w:val="none" w:sz="0" w:space="0" w:color="auto"/>
                <w:left w:val="none" w:sz="0" w:space="0" w:color="auto"/>
                <w:bottom w:val="none" w:sz="0" w:space="0" w:color="auto"/>
                <w:right w:val="none" w:sz="0" w:space="0" w:color="auto"/>
              </w:divBdr>
            </w:div>
            <w:div w:id="1116950931">
              <w:marLeft w:val="0"/>
              <w:marRight w:val="0"/>
              <w:marTop w:val="0"/>
              <w:marBottom w:val="0"/>
              <w:divBdr>
                <w:top w:val="none" w:sz="0" w:space="0" w:color="auto"/>
                <w:left w:val="none" w:sz="0" w:space="0" w:color="auto"/>
                <w:bottom w:val="none" w:sz="0" w:space="0" w:color="auto"/>
                <w:right w:val="none" w:sz="0" w:space="0" w:color="auto"/>
              </w:divBdr>
            </w:div>
            <w:div w:id="1117485061">
              <w:marLeft w:val="0"/>
              <w:marRight w:val="0"/>
              <w:marTop w:val="0"/>
              <w:marBottom w:val="0"/>
              <w:divBdr>
                <w:top w:val="none" w:sz="0" w:space="0" w:color="auto"/>
                <w:left w:val="none" w:sz="0" w:space="0" w:color="auto"/>
                <w:bottom w:val="none" w:sz="0" w:space="0" w:color="auto"/>
                <w:right w:val="none" w:sz="0" w:space="0" w:color="auto"/>
              </w:divBdr>
            </w:div>
            <w:div w:id="1118111149">
              <w:marLeft w:val="0"/>
              <w:marRight w:val="0"/>
              <w:marTop w:val="0"/>
              <w:marBottom w:val="0"/>
              <w:divBdr>
                <w:top w:val="none" w:sz="0" w:space="0" w:color="auto"/>
                <w:left w:val="none" w:sz="0" w:space="0" w:color="auto"/>
                <w:bottom w:val="none" w:sz="0" w:space="0" w:color="auto"/>
                <w:right w:val="none" w:sz="0" w:space="0" w:color="auto"/>
              </w:divBdr>
            </w:div>
            <w:div w:id="1121337003">
              <w:marLeft w:val="0"/>
              <w:marRight w:val="0"/>
              <w:marTop w:val="0"/>
              <w:marBottom w:val="0"/>
              <w:divBdr>
                <w:top w:val="none" w:sz="0" w:space="0" w:color="auto"/>
                <w:left w:val="none" w:sz="0" w:space="0" w:color="auto"/>
                <w:bottom w:val="none" w:sz="0" w:space="0" w:color="auto"/>
                <w:right w:val="none" w:sz="0" w:space="0" w:color="auto"/>
              </w:divBdr>
            </w:div>
            <w:div w:id="1121728293">
              <w:marLeft w:val="0"/>
              <w:marRight w:val="0"/>
              <w:marTop w:val="0"/>
              <w:marBottom w:val="0"/>
              <w:divBdr>
                <w:top w:val="none" w:sz="0" w:space="0" w:color="auto"/>
                <w:left w:val="none" w:sz="0" w:space="0" w:color="auto"/>
                <w:bottom w:val="none" w:sz="0" w:space="0" w:color="auto"/>
                <w:right w:val="none" w:sz="0" w:space="0" w:color="auto"/>
              </w:divBdr>
            </w:div>
            <w:div w:id="1122847782">
              <w:marLeft w:val="0"/>
              <w:marRight w:val="0"/>
              <w:marTop w:val="0"/>
              <w:marBottom w:val="0"/>
              <w:divBdr>
                <w:top w:val="none" w:sz="0" w:space="0" w:color="auto"/>
                <w:left w:val="none" w:sz="0" w:space="0" w:color="auto"/>
                <w:bottom w:val="none" w:sz="0" w:space="0" w:color="auto"/>
                <w:right w:val="none" w:sz="0" w:space="0" w:color="auto"/>
              </w:divBdr>
            </w:div>
            <w:div w:id="1124621091">
              <w:marLeft w:val="0"/>
              <w:marRight w:val="0"/>
              <w:marTop w:val="0"/>
              <w:marBottom w:val="0"/>
              <w:divBdr>
                <w:top w:val="none" w:sz="0" w:space="0" w:color="auto"/>
                <w:left w:val="none" w:sz="0" w:space="0" w:color="auto"/>
                <w:bottom w:val="none" w:sz="0" w:space="0" w:color="auto"/>
                <w:right w:val="none" w:sz="0" w:space="0" w:color="auto"/>
              </w:divBdr>
            </w:div>
            <w:div w:id="1124810945">
              <w:marLeft w:val="0"/>
              <w:marRight w:val="0"/>
              <w:marTop w:val="0"/>
              <w:marBottom w:val="0"/>
              <w:divBdr>
                <w:top w:val="none" w:sz="0" w:space="0" w:color="auto"/>
                <w:left w:val="none" w:sz="0" w:space="0" w:color="auto"/>
                <w:bottom w:val="none" w:sz="0" w:space="0" w:color="auto"/>
                <w:right w:val="none" w:sz="0" w:space="0" w:color="auto"/>
              </w:divBdr>
            </w:div>
            <w:div w:id="1125080558">
              <w:marLeft w:val="0"/>
              <w:marRight w:val="0"/>
              <w:marTop w:val="0"/>
              <w:marBottom w:val="0"/>
              <w:divBdr>
                <w:top w:val="none" w:sz="0" w:space="0" w:color="auto"/>
                <w:left w:val="none" w:sz="0" w:space="0" w:color="auto"/>
                <w:bottom w:val="none" w:sz="0" w:space="0" w:color="auto"/>
                <w:right w:val="none" w:sz="0" w:space="0" w:color="auto"/>
              </w:divBdr>
            </w:div>
            <w:div w:id="1125386962">
              <w:marLeft w:val="0"/>
              <w:marRight w:val="0"/>
              <w:marTop w:val="0"/>
              <w:marBottom w:val="0"/>
              <w:divBdr>
                <w:top w:val="none" w:sz="0" w:space="0" w:color="auto"/>
                <w:left w:val="none" w:sz="0" w:space="0" w:color="auto"/>
                <w:bottom w:val="none" w:sz="0" w:space="0" w:color="auto"/>
                <w:right w:val="none" w:sz="0" w:space="0" w:color="auto"/>
              </w:divBdr>
            </w:div>
            <w:div w:id="1126391299">
              <w:marLeft w:val="0"/>
              <w:marRight w:val="0"/>
              <w:marTop w:val="0"/>
              <w:marBottom w:val="0"/>
              <w:divBdr>
                <w:top w:val="none" w:sz="0" w:space="0" w:color="auto"/>
                <w:left w:val="none" w:sz="0" w:space="0" w:color="auto"/>
                <w:bottom w:val="none" w:sz="0" w:space="0" w:color="auto"/>
                <w:right w:val="none" w:sz="0" w:space="0" w:color="auto"/>
              </w:divBdr>
            </w:div>
            <w:div w:id="1127163131">
              <w:marLeft w:val="0"/>
              <w:marRight w:val="0"/>
              <w:marTop w:val="0"/>
              <w:marBottom w:val="0"/>
              <w:divBdr>
                <w:top w:val="none" w:sz="0" w:space="0" w:color="auto"/>
                <w:left w:val="none" w:sz="0" w:space="0" w:color="auto"/>
                <w:bottom w:val="none" w:sz="0" w:space="0" w:color="auto"/>
                <w:right w:val="none" w:sz="0" w:space="0" w:color="auto"/>
              </w:divBdr>
            </w:div>
            <w:div w:id="1128620486">
              <w:marLeft w:val="0"/>
              <w:marRight w:val="0"/>
              <w:marTop w:val="0"/>
              <w:marBottom w:val="0"/>
              <w:divBdr>
                <w:top w:val="none" w:sz="0" w:space="0" w:color="auto"/>
                <w:left w:val="none" w:sz="0" w:space="0" w:color="auto"/>
                <w:bottom w:val="none" w:sz="0" w:space="0" w:color="auto"/>
                <w:right w:val="none" w:sz="0" w:space="0" w:color="auto"/>
              </w:divBdr>
            </w:div>
            <w:div w:id="1128670085">
              <w:marLeft w:val="0"/>
              <w:marRight w:val="0"/>
              <w:marTop w:val="0"/>
              <w:marBottom w:val="0"/>
              <w:divBdr>
                <w:top w:val="none" w:sz="0" w:space="0" w:color="auto"/>
                <w:left w:val="none" w:sz="0" w:space="0" w:color="auto"/>
                <w:bottom w:val="none" w:sz="0" w:space="0" w:color="auto"/>
                <w:right w:val="none" w:sz="0" w:space="0" w:color="auto"/>
              </w:divBdr>
            </w:div>
            <w:div w:id="1129128665">
              <w:marLeft w:val="0"/>
              <w:marRight w:val="0"/>
              <w:marTop w:val="0"/>
              <w:marBottom w:val="0"/>
              <w:divBdr>
                <w:top w:val="none" w:sz="0" w:space="0" w:color="auto"/>
                <w:left w:val="none" w:sz="0" w:space="0" w:color="auto"/>
                <w:bottom w:val="none" w:sz="0" w:space="0" w:color="auto"/>
                <w:right w:val="none" w:sz="0" w:space="0" w:color="auto"/>
              </w:divBdr>
            </w:div>
            <w:div w:id="1130243919">
              <w:marLeft w:val="0"/>
              <w:marRight w:val="0"/>
              <w:marTop w:val="0"/>
              <w:marBottom w:val="0"/>
              <w:divBdr>
                <w:top w:val="none" w:sz="0" w:space="0" w:color="auto"/>
                <w:left w:val="none" w:sz="0" w:space="0" w:color="auto"/>
                <w:bottom w:val="none" w:sz="0" w:space="0" w:color="auto"/>
                <w:right w:val="none" w:sz="0" w:space="0" w:color="auto"/>
              </w:divBdr>
            </w:div>
            <w:div w:id="1131629437">
              <w:marLeft w:val="0"/>
              <w:marRight w:val="0"/>
              <w:marTop w:val="0"/>
              <w:marBottom w:val="0"/>
              <w:divBdr>
                <w:top w:val="none" w:sz="0" w:space="0" w:color="auto"/>
                <w:left w:val="none" w:sz="0" w:space="0" w:color="auto"/>
                <w:bottom w:val="none" w:sz="0" w:space="0" w:color="auto"/>
                <w:right w:val="none" w:sz="0" w:space="0" w:color="auto"/>
              </w:divBdr>
            </w:div>
            <w:div w:id="1132094713">
              <w:marLeft w:val="0"/>
              <w:marRight w:val="0"/>
              <w:marTop w:val="0"/>
              <w:marBottom w:val="0"/>
              <w:divBdr>
                <w:top w:val="none" w:sz="0" w:space="0" w:color="auto"/>
                <w:left w:val="none" w:sz="0" w:space="0" w:color="auto"/>
                <w:bottom w:val="none" w:sz="0" w:space="0" w:color="auto"/>
                <w:right w:val="none" w:sz="0" w:space="0" w:color="auto"/>
              </w:divBdr>
            </w:div>
            <w:div w:id="1132939186">
              <w:marLeft w:val="0"/>
              <w:marRight w:val="0"/>
              <w:marTop w:val="0"/>
              <w:marBottom w:val="0"/>
              <w:divBdr>
                <w:top w:val="none" w:sz="0" w:space="0" w:color="auto"/>
                <w:left w:val="none" w:sz="0" w:space="0" w:color="auto"/>
                <w:bottom w:val="none" w:sz="0" w:space="0" w:color="auto"/>
                <w:right w:val="none" w:sz="0" w:space="0" w:color="auto"/>
              </w:divBdr>
            </w:div>
            <w:div w:id="1133475696">
              <w:marLeft w:val="0"/>
              <w:marRight w:val="0"/>
              <w:marTop w:val="0"/>
              <w:marBottom w:val="0"/>
              <w:divBdr>
                <w:top w:val="none" w:sz="0" w:space="0" w:color="auto"/>
                <w:left w:val="none" w:sz="0" w:space="0" w:color="auto"/>
                <w:bottom w:val="none" w:sz="0" w:space="0" w:color="auto"/>
                <w:right w:val="none" w:sz="0" w:space="0" w:color="auto"/>
              </w:divBdr>
            </w:div>
            <w:div w:id="1134448931">
              <w:marLeft w:val="0"/>
              <w:marRight w:val="0"/>
              <w:marTop w:val="0"/>
              <w:marBottom w:val="0"/>
              <w:divBdr>
                <w:top w:val="none" w:sz="0" w:space="0" w:color="auto"/>
                <w:left w:val="none" w:sz="0" w:space="0" w:color="auto"/>
                <w:bottom w:val="none" w:sz="0" w:space="0" w:color="auto"/>
                <w:right w:val="none" w:sz="0" w:space="0" w:color="auto"/>
              </w:divBdr>
            </w:div>
            <w:div w:id="1135173666">
              <w:marLeft w:val="0"/>
              <w:marRight w:val="0"/>
              <w:marTop w:val="0"/>
              <w:marBottom w:val="0"/>
              <w:divBdr>
                <w:top w:val="none" w:sz="0" w:space="0" w:color="auto"/>
                <w:left w:val="none" w:sz="0" w:space="0" w:color="auto"/>
                <w:bottom w:val="none" w:sz="0" w:space="0" w:color="auto"/>
                <w:right w:val="none" w:sz="0" w:space="0" w:color="auto"/>
              </w:divBdr>
            </w:div>
            <w:div w:id="1135566520">
              <w:marLeft w:val="0"/>
              <w:marRight w:val="0"/>
              <w:marTop w:val="0"/>
              <w:marBottom w:val="0"/>
              <w:divBdr>
                <w:top w:val="none" w:sz="0" w:space="0" w:color="auto"/>
                <w:left w:val="none" w:sz="0" w:space="0" w:color="auto"/>
                <w:bottom w:val="none" w:sz="0" w:space="0" w:color="auto"/>
                <w:right w:val="none" w:sz="0" w:space="0" w:color="auto"/>
              </w:divBdr>
            </w:div>
            <w:div w:id="1138185112">
              <w:marLeft w:val="0"/>
              <w:marRight w:val="0"/>
              <w:marTop w:val="0"/>
              <w:marBottom w:val="0"/>
              <w:divBdr>
                <w:top w:val="none" w:sz="0" w:space="0" w:color="auto"/>
                <w:left w:val="none" w:sz="0" w:space="0" w:color="auto"/>
                <w:bottom w:val="none" w:sz="0" w:space="0" w:color="auto"/>
                <w:right w:val="none" w:sz="0" w:space="0" w:color="auto"/>
              </w:divBdr>
            </w:div>
            <w:div w:id="1140197509">
              <w:marLeft w:val="0"/>
              <w:marRight w:val="0"/>
              <w:marTop w:val="0"/>
              <w:marBottom w:val="0"/>
              <w:divBdr>
                <w:top w:val="none" w:sz="0" w:space="0" w:color="auto"/>
                <w:left w:val="none" w:sz="0" w:space="0" w:color="auto"/>
                <w:bottom w:val="none" w:sz="0" w:space="0" w:color="auto"/>
                <w:right w:val="none" w:sz="0" w:space="0" w:color="auto"/>
              </w:divBdr>
            </w:div>
            <w:div w:id="1140612032">
              <w:marLeft w:val="0"/>
              <w:marRight w:val="0"/>
              <w:marTop w:val="0"/>
              <w:marBottom w:val="0"/>
              <w:divBdr>
                <w:top w:val="none" w:sz="0" w:space="0" w:color="auto"/>
                <w:left w:val="none" w:sz="0" w:space="0" w:color="auto"/>
                <w:bottom w:val="none" w:sz="0" w:space="0" w:color="auto"/>
                <w:right w:val="none" w:sz="0" w:space="0" w:color="auto"/>
              </w:divBdr>
            </w:div>
            <w:div w:id="1141650184">
              <w:marLeft w:val="0"/>
              <w:marRight w:val="0"/>
              <w:marTop w:val="0"/>
              <w:marBottom w:val="0"/>
              <w:divBdr>
                <w:top w:val="none" w:sz="0" w:space="0" w:color="auto"/>
                <w:left w:val="none" w:sz="0" w:space="0" w:color="auto"/>
                <w:bottom w:val="none" w:sz="0" w:space="0" w:color="auto"/>
                <w:right w:val="none" w:sz="0" w:space="0" w:color="auto"/>
              </w:divBdr>
            </w:div>
            <w:div w:id="1142309113">
              <w:marLeft w:val="0"/>
              <w:marRight w:val="0"/>
              <w:marTop w:val="0"/>
              <w:marBottom w:val="0"/>
              <w:divBdr>
                <w:top w:val="none" w:sz="0" w:space="0" w:color="auto"/>
                <w:left w:val="none" w:sz="0" w:space="0" w:color="auto"/>
                <w:bottom w:val="none" w:sz="0" w:space="0" w:color="auto"/>
                <w:right w:val="none" w:sz="0" w:space="0" w:color="auto"/>
              </w:divBdr>
            </w:div>
            <w:div w:id="1142312849">
              <w:marLeft w:val="0"/>
              <w:marRight w:val="0"/>
              <w:marTop w:val="0"/>
              <w:marBottom w:val="0"/>
              <w:divBdr>
                <w:top w:val="none" w:sz="0" w:space="0" w:color="auto"/>
                <w:left w:val="none" w:sz="0" w:space="0" w:color="auto"/>
                <w:bottom w:val="none" w:sz="0" w:space="0" w:color="auto"/>
                <w:right w:val="none" w:sz="0" w:space="0" w:color="auto"/>
              </w:divBdr>
            </w:div>
            <w:div w:id="1143423128">
              <w:marLeft w:val="0"/>
              <w:marRight w:val="0"/>
              <w:marTop w:val="0"/>
              <w:marBottom w:val="0"/>
              <w:divBdr>
                <w:top w:val="none" w:sz="0" w:space="0" w:color="auto"/>
                <w:left w:val="none" w:sz="0" w:space="0" w:color="auto"/>
                <w:bottom w:val="none" w:sz="0" w:space="0" w:color="auto"/>
                <w:right w:val="none" w:sz="0" w:space="0" w:color="auto"/>
              </w:divBdr>
            </w:div>
            <w:div w:id="1146555791">
              <w:marLeft w:val="0"/>
              <w:marRight w:val="0"/>
              <w:marTop w:val="0"/>
              <w:marBottom w:val="0"/>
              <w:divBdr>
                <w:top w:val="none" w:sz="0" w:space="0" w:color="auto"/>
                <w:left w:val="none" w:sz="0" w:space="0" w:color="auto"/>
                <w:bottom w:val="none" w:sz="0" w:space="0" w:color="auto"/>
                <w:right w:val="none" w:sz="0" w:space="0" w:color="auto"/>
              </w:divBdr>
            </w:div>
            <w:div w:id="1147165873">
              <w:marLeft w:val="0"/>
              <w:marRight w:val="0"/>
              <w:marTop w:val="0"/>
              <w:marBottom w:val="0"/>
              <w:divBdr>
                <w:top w:val="none" w:sz="0" w:space="0" w:color="auto"/>
                <w:left w:val="none" w:sz="0" w:space="0" w:color="auto"/>
                <w:bottom w:val="none" w:sz="0" w:space="0" w:color="auto"/>
                <w:right w:val="none" w:sz="0" w:space="0" w:color="auto"/>
              </w:divBdr>
            </w:div>
            <w:div w:id="1148593172">
              <w:marLeft w:val="0"/>
              <w:marRight w:val="0"/>
              <w:marTop w:val="0"/>
              <w:marBottom w:val="0"/>
              <w:divBdr>
                <w:top w:val="none" w:sz="0" w:space="0" w:color="auto"/>
                <w:left w:val="none" w:sz="0" w:space="0" w:color="auto"/>
                <w:bottom w:val="none" w:sz="0" w:space="0" w:color="auto"/>
                <w:right w:val="none" w:sz="0" w:space="0" w:color="auto"/>
              </w:divBdr>
            </w:div>
            <w:div w:id="1149635349">
              <w:marLeft w:val="0"/>
              <w:marRight w:val="0"/>
              <w:marTop w:val="0"/>
              <w:marBottom w:val="0"/>
              <w:divBdr>
                <w:top w:val="none" w:sz="0" w:space="0" w:color="auto"/>
                <w:left w:val="none" w:sz="0" w:space="0" w:color="auto"/>
                <w:bottom w:val="none" w:sz="0" w:space="0" w:color="auto"/>
                <w:right w:val="none" w:sz="0" w:space="0" w:color="auto"/>
              </w:divBdr>
            </w:div>
            <w:div w:id="1151827437">
              <w:marLeft w:val="0"/>
              <w:marRight w:val="0"/>
              <w:marTop w:val="0"/>
              <w:marBottom w:val="0"/>
              <w:divBdr>
                <w:top w:val="none" w:sz="0" w:space="0" w:color="auto"/>
                <w:left w:val="none" w:sz="0" w:space="0" w:color="auto"/>
                <w:bottom w:val="none" w:sz="0" w:space="0" w:color="auto"/>
                <w:right w:val="none" w:sz="0" w:space="0" w:color="auto"/>
              </w:divBdr>
            </w:div>
            <w:div w:id="1154222002">
              <w:marLeft w:val="0"/>
              <w:marRight w:val="0"/>
              <w:marTop w:val="0"/>
              <w:marBottom w:val="0"/>
              <w:divBdr>
                <w:top w:val="none" w:sz="0" w:space="0" w:color="auto"/>
                <w:left w:val="none" w:sz="0" w:space="0" w:color="auto"/>
                <w:bottom w:val="none" w:sz="0" w:space="0" w:color="auto"/>
                <w:right w:val="none" w:sz="0" w:space="0" w:color="auto"/>
              </w:divBdr>
            </w:div>
            <w:div w:id="1155334860">
              <w:marLeft w:val="0"/>
              <w:marRight w:val="0"/>
              <w:marTop w:val="0"/>
              <w:marBottom w:val="0"/>
              <w:divBdr>
                <w:top w:val="none" w:sz="0" w:space="0" w:color="auto"/>
                <w:left w:val="none" w:sz="0" w:space="0" w:color="auto"/>
                <w:bottom w:val="none" w:sz="0" w:space="0" w:color="auto"/>
                <w:right w:val="none" w:sz="0" w:space="0" w:color="auto"/>
              </w:divBdr>
            </w:div>
            <w:div w:id="1155605387">
              <w:marLeft w:val="0"/>
              <w:marRight w:val="0"/>
              <w:marTop w:val="0"/>
              <w:marBottom w:val="0"/>
              <w:divBdr>
                <w:top w:val="none" w:sz="0" w:space="0" w:color="auto"/>
                <w:left w:val="none" w:sz="0" w:space="0" w:color="auto"/>
                <w:bottom w:val="none" w:sz="0" w:space="0" w:color="auto"/>
                <w:right w:val="none" w:sz="0" w:space="0" w:color="auto"/>
              </w:divBdr>
            </w:div>
            <w:div w:id="1157846457">
              <w:marLeft w:val="0"/>
              <w:marRight w:val="0"/>
              <w:marTop w:val="0"/>
              <w:marBottom w:val="0"/>
              <w:divBdr>
                <w:top w:val="none" w:sz="0" w:space="0" w:color="auto"/>
                <w:left w:val="none" w:sz="0" w:space="0" w:color="auto"/>
                <w:bottom w:val="none" w:sz="0" w:space="0" w:color="auto"/>
                <w:right w:val="none" w:sz="0" w:space="0" w:color="auto"/>
              </w:divBdr>
            </w:div>
            <w:div w:id="1158109650">
              <w:marLeft w:val="0"/>
              <w:marRight w:val="0"/>
              <w:marTop w:val="0"/>
              <w:marBottom w:val="0"/>
              <w:divBdr>
                <w:top w:val="none" w:sz="0" w:space="0" w:color="auto"/>
                <w:left w:val="none" w:sz="0" w:space="0" w:color="auto"/>
                <w:bottom w:val="none" w:sz="0" w:space="0" w:color="auto"/>
                <w:right w:val="none" w:sz="0" w:space="0" w:color="auto"/>
              </w:divBdr>
            </w:div>
            <w:div w:id="1158109870">
              <w:marLeft w:val="0"/>
              <w:marRight w:val="0"/>
              <w:marTop w:val="0"/>
              <w:marBottom w:val="0"/>
              <w:divBdr>
                <w:top w:val="none" w:sz="0" w:space="0" w:color="auto"/>
                <w:left w:val="none" w:sz="0" w:space="0" w:color="auto"/>
                <w:bottom w:val="none" w:sz="0" w:space="0" w:color="auto"/>
                <w:right w:val="none" w:sz="0" w:space="0" w:color="auto"/>
              </w:divBdr>
            </w:div>
            <w:div w:id="1159544078">
              <w:marLeft w:val="0"/>
              <w:marRight w:val="0"/>
              <w:marTop w:val="0"/>
              <w:marBottom w:val="0"/>
              <w:divBdr>
                <w:top w:val="none" w:sz="0" w:space="0" w:color="auto"/>
                <w:left w:val="none" w:sz="0" w:space="0" w:color="auto"/>
                <w:bottom w:val="none" w:sz="0" w:space="0" w:color="auto"/>
                <w:right w:val="none" w:sz="0" w:space="0" w:color="auto"/>
              </w:divBdr>
            </w:div>
            <w:div w:id="1160388305">
              <w:marLeft w:val="0"/>
              <w:marRight w:val="0"/>
              <w:marTop w:val="0"/>
              <w:marBottom w:val="0"/>
              <w:divBdr>
                <w:top w:val="none" w:sz="0" w:space="0" w:color="auto"/>
                <w:left w:val="none" w:sz="0" w:space="0" w:color="auto"/>
                <w:bottom w:val="none" w:sz="0" w:space="0" w:color="auto"/>
                <w:right w:val="none" w:sz="0" w:space="0" w:color="auto"/>
              </w:divBdr>
            </w:div>
            <w:div w:id="1161626362">
              <w:marLeft w:val="0"/>
              <w:marRight w:val="0"/>
              <w:marTop w:val="0"/>
              <w:marBottom w:val="0"/>
              <w:divBdr>
                <w:top w:val="none" w:sz="0" w:space="0" w:color="auto"/>
                <w:left w:val="none" w:sz="0" w:space="0" w:color="auto"/>
                <w:bottom w:val="none" w:sz="0" w:space="0" w:color="auto"/>
                <w:right w:val="none" w:sz="0" w:space="0" w:color="auto"/>
              </w:divBdr>
            </w:div>
            <w:div w:id="1161655390">
              <w:marLeft w:val="0"/>
              <w:marRight w:val="0"/>
              <w:marTop w:val="0"/>
              <w:marBottom w:val="0"/>
              <w:divBdr>
                <w:top w:val="none" w:sz="0" w:space="0" w:color="auto"/>
                <w:left w:val="none" w:sz="0" w:space="0" w:color="auto"/>
                <w:bottom w:val="none" w:sz="0" w:space="0" w:color="auto"/>
                <w:right w:val="none" w:sz="0" w:space="0" w:color="auto"/>
              </w:divBdr>
            </w:div>
            <w:div w:id="1162234130">
              <w:marLeft w:val="0"/>
              <w:marRight w:val="0"/>
              <w:marTop w:val="0"/>
              <w:marBottom w:val="0"/>
              <w:divBdr>
                <w:top w:val="none" w:sz="0" w:space="0" w:color="auto"/>
                <w:left w:val="none" w:sz="0" w:space="0" w:color="auto"/>
                <w:bottom w:val="none" w:sz="0" w:space="0" w:color="auto"/>
                <w:right w:val="none" w:sz="0" w:space="0" w:color="auto"/>
              </w:divBdr>
            </w:div>
            <w:div w:id="1165627025">
              <w:marLeft w:val="0"/>
              <w:marRight w:val="0"/>
              <w:marTop w:val="0"/>
              <w:marBottom w:val="0"/>
              <w:divBdr>
                <w:top w:val="none" w:sz="0" w:space="0" w:color="auto"/>
                <w:left w:val="none" w:sz="0" w:space="0" w:color="auto"/>
                <w:bottom w:val="none" w:sz="0" w:space="0" w:color="auto"/>
                <w:right w:val="none" w:sz="0" w:space="0" w:color="auto"/>
              </w:divBdr>
            </w:div>
            <w:div w:id="1168523992">
              <w:marLeft w:val="0"/>
              <w:marRight w:val="0"/>
              <w:marTop w:val="0"/>
              <w:marBottom w:val="0"/>
              <w:divBdr>
                <w:top w:val="none" w:sz="0" w:space="0" w:color="auto"/>
                <w:left w:val="none" w:sz="0" w:space="0" w:color="auto"/>
                <w:bottom w:val="none" w:sz="0" w:space="0" w:color="auto"/>
                <w:right w:val="none" w:sz="0" w:space="0" w:color="auto"/>
              </w:divBdr>
            </w:div>
            <w:div w:id="1170952914">
              <w:marLeft w:val="0"/>
              <w:marRight w:val="0"/>
              <w:marTop w:val="0"/>
              <w:marBottom w:val="0"/>
              <w:divBdr>
                <w:top w:val="none" w:sz="0" w:space="0" w:color="auto"/>
                <w:left w:val="none" w:sz="0" w:space="0" w:color="auto"/>
                <w:bottom w:val="none" w:sz="0" w:space="0" w:color="auto"/>
                <w:right w:val="none" w:sz="0" w:space="0" w:color="auto"/>
              </w:divBdr>
            </w:div>
            <w:div w:id="1175461024">
              <w:marLeft w:val="0"/>
              <w:marRight w:val="0"/>
              <w:marTop w:val="0"/>
              <w:marBottom w:val="0"/>
              <w:divBdr>
                <w:top w:val="none" w:sz="0" w:space="0" w:color="auto"/>
                <w:left w:val="none" w:sz="0" w:space="0" w:color="auto"/>
                <w:bottom w:val="none" w:sz="0" w:space="0" w:color="auto"/>
                <w:right w:val="none" w:sz="0" w:space="0" w:color="auto"/>
              </w:divBdr>
            </w:div>
            <w:div w:id="1176268122">
              <w:marLeft w:val="0"/>
              <w:marRight w:val="0"/>
              <w:marTop w:val="0"/>
              <w:marBottom w:val="0"/>
              <w:divBdr>
                <w:top w:val="none" w:sz="0" w:space="0" w:color="auto"/>
                <w:left w:val="none" w:sz="0" w:space="0" w:color="auto"/>
                <w:bottom w:val="none" w:sz="0" w:space="0" w:color="auto"/>
                <w:right w:val="none" w:sz="0" w:space="0" w:color="auto"/>
              </w:divBdr>
            </w:div>
            <w:div w:id="1176962988">
              <w:marLeft w:val="0"/>
              <w:marRight w:val="0"/>
              <w:marTop w:val="0"/>
              <w:marBottom w:val="0"/>
              <w:divBdr>
                <w:top w:val="none" w:sz="0" w:space="0" w:color="auto"/>
                <w:left w:val="none" w:sz="0" w:space="0" w:color="auto"/>
                <w:bottom w:val="none" w:sz="0" w:space="0" w:color="auto"/>
                <w:right w:val="none" w:sz="0" w:space="0" w:color="auto"/>
              </w:divBdr>
            </w:div>
            <w:div w:id="1177576215">
              <w:marLeft w:val="0"/>
              <w:marRight w:val="0"/>
              <w:marTop w:val="0"/>
              <w:marBottom w:val="0"/>
              <w:divBdr>
                <w:top w:val="none" w:sz="0" w:space="0" w:color="auto"/>
                <w:left w:val="none" w:sz="0" w:space="0" w:color="auto"/>
                <w:bottom w:val="none" w:sz="0" w:space="0" w:color="auto"/>
                <w:right w:val="none" w:sz="0" w:space="0" w:color="auto"/>
              </w:divBdr>
            </w:div>
            <w:div w:id="1184710739">
              <w:marLeft w:val="0"/>
              <w:marRight w:val="0"/>
              <w:marTop w:val="0"/>
              <w:marBottom w:val="0"/>
              <w:divBdr>
                <w:top w:val="none" w:sz="0" w:space="0" w:color="auto"/>
                <w:left w:val="none" w:sz="0" w:space="0" w:color="auto"/>
                <w:bottom w:val="none" w:sz="0" w:space="0" w:color="auto"/>
                <w:right w:val="none" w:sz="0" w:space="0" w:color="auto"/>
              </w:divBdr>
            </w:div>
            <w:div w:id="1186938518">
              <w:marLeft w:val="0"/>
              <w:marRight w:val="0"/>
              <w:marTop w:val="0"/>
              <w:marBottom w:val="0"/>
              <w:divBdr>
                <w:top w:val="none" w:sz="0" w:space="0" w:color="auto"/>
                <w:left w:val="none" w:sz="0" w:space="0" w:color="auto"/>
                <w:bottom w:val="none" w:sz="0" w:space="0" w:color="auto"/>
                <w:right w:val="none" w:sz="0" w:space="0" w:color="auto"/>
              </w:divBdr>
            </w:div>
            <w:div w:id="1187253606">
              <w:marLeft w:val="0"/>
              <w:marRight w:val="0"/>
              <w:marTop w:val="0"/>
              <w:marBottom w:val="0"/>
              <w:divBdr>
                <w:top w:val="none" w:sz="0" w:space="0" w:color="auto"/>
                <w:left w:val="none" w:sz="0" w:space="0" w:color="auto"/>
                <w:bottom w:val="none" w:sz="0" w:space="0" w:color="auto"/>
                <w:right w:val="none" w:sz="0" w:space="0" w:color="auto"/>
              </w:divBdr>
            </w:div>
            <w:div w:id="1187717493">
              <w:marLeft w:val="0"/>
              <w:marRight w:val="0"/>
              <w:marTop w:val="0"/>
              <w:marBottom w:val="0"/>
              <w:divBdr>
                <w:top w:val="none" w:sz="0" w:space="0" w:color="auto"/>
                <w:left w:val="none" w:sz="0" w:space="0" w:color="auto"/>
                <w:bottom w:val="none" w:sz="0" w:space="0" w:color="auto"/>
                <w:right w:val="none" w:sz="0" w:space="0" w:color="auto"/>
              </w:divBdr>
            </w:div>
            <w:div w:id="1189878123">
              <w:marLeft w:val="0"/>
              <w:marRight w:val="0"/>
              <w:marTop w:val="0"/>
              <w:marBottom w:val="0"/>
              <w:divBdr>
                <w:top w:val="none" w:sz="0" w:space="0" w:color="auto"/>
                <w:left w:val="none" w:sz="0" w:space="0" w:color="auto"/>
                <w:bottom w:val="none" w:sz="0" w:space="0" w:color="auto"/>
                <w:right w:val="none" w:sz="0" w:space="0" w:color="auto"/>
              </w:divBdr>
            </w:div>
            <w:div w:id="1192037790">
              <w:marLeft w:val="0"/>
              <w:marRight w:val="0"/>
              <w:marTop w:val="0"/>
              <w:marBottom w:val="0"/>
              <w:divBdr>
                <w:top w:val="none" w:sz="0" w:space="0" w:color="auto"/>
                <w:left w:val="none" w:sz="0" w:space="0" w:color="auto"/>
                <w:bottom w:val="none" w:sz="0" w:space="0" w:color="auto"/>
                <w:right w:val="none" w:sz="0" w:space="0" w:color="auto"/>
              </w:divBdr>
            </w:div>
            <w:div w:id="1194151796">
              <w:marLeft w:val="0"/>
              <w:marRight w:val="0"/>
              <w:marTop w:val="0"/>
              <w:marBottom w:val="0"/>
              <w:divBdr>
                <w:top w:val="none" w:sz="0" w:space="0" w:color="auto"/>
                <w:left w:val="none" w:sz="0" w:space="0" w:color="auto"/>
                <w:bottom w:val="none" w:sz="0" w:space="0" w:color="auto"/>
                <w:right w:val="none" w:sz="0" w:space="0" w:color="auto"/>
              </w:divBdr>
            </w:div>
            <w:div w:id="1195073001">
              <w:marLeft w:val="0"/>
              <w:marRight w:val="0"/>
              <w:marTop w:val="0"/>
              <w:marBottom w:val="0"/>
              <w:divBdr>
                <w:top w:val="none" w:sz="0" w:space="0" w:color="auto"/>
                <w:left w:val="none" w:sz="0" w:space="0" w:color="auto"/>
                <w:bottom w:val="none" w:sz="0" w:space="0" w:color="auto"/>
                <w:right w:val="none" w:sz="0" w:space="0" w:color="auto"/>
              </w:divBdr>
            </w:div>
            <w:div w:id="1195995624">
              <w:marLeft w:val="0"/>
              <w:marRight w:val="0"/>
              <w:marTop w:val="0"/>
              <w:marBottom w:val="0"/>
              <w:divBdr>
                <w:top w:val="none" w:sz="0" w:space="0" w:color="auto"/>
                <w:left w:val="none" w:sz="0" w:space="0" w:color="auto"/>
                <w:bottom w:val="none" w:sz="0" w:space="0" w:color="auto"/>
                <w:right w:val="none" w:sz="0" w:space="0" w:color="auto"/>
              </w:divBdr>
            </w:div>
            <w:div w:id="1200780902">
              <w:marLeft w:val="0"/>
              <w:marRight w:val="0"/>
              <w:marTop w:val="0"/>
              <w:marBottom w:val="0"/>
              <w:divBdr>
                <w:top w:val="none" w:sz="0" w:space="0" w:color="auto"/>
                <w:left w:val="none" w:sz="0" w:space="0" w:color="auto"/>
                <w:bottom w:val="none" w:sz="0" w:space="0" w:color="auto"/>
                <w:right w:val="none" w:sz="0" w:space="0" w:color="auto"/>
              </w:divBdr>
            </w:div>
            <w:div w:id="1201433190">
              <w:marLeft w:val="0"/>
              <w:marRight w:val="0"/>
              <w:marTop w:val="0"/>
              <w:marBottom w:val="0"/>
              <w:divBdr>
                <w:top w:val="none" w:sz="0" w:space="0" w:color="auto"/>
                <w:left w:val="none" w:sz="0" w:space="0" w:color="auto"/>
                <w:bottom w:val="none" w:sz="0" w:space="0" w:color="auto"/>
                <w:right w:val="none" w:sz="0" w:space="0" w:color="auto"/>
              </w:divBdr>
            </w:div>
            <w:div w:id="1203009006">
              <w:marLeft w:val="0"/>
              <w:marRight w:val="0"/>
              <w:marTop w:val="0"/>
              <w:marBottom w:val="0"/>
              <w:divBdr>
                <w:top w:val="none" w:sz="0" w:space="0" w:color="auto"/>
                <w:left w:val="none" w:sz="0" w:space="0" w:color="auto"/>
                <w:bottom w:val="none" w:sz="0" w:space="0" w:color="auto"/>
                <w:right w:val="none" w:sz="0" w:space="0" w:color="auto"/>
              </w:divBdr>
            </w:div>
            <w:div w:id="1205631388">
              <w:marLeft w:val="0"/>
              <w:marRight w:val="0"/>
              <w:marTop w:val="0"/>
              <w:marBottom w:val="0"/>
              <w:divBdr>
                <w:top w:val="none" w:sz="0" w:space="0" w:color="auto"/>
                <w:left w:val="none" w:sz="0" w:space="0" w:color="auto"/>
                <w:bottom w:val="none" w:sz="0" w:space="0" w:color="auto"/>
                <w:right w:val="none" w:sz="0" w:space="0" w:color="auto"/>
              </w:divBdr>
            </w:div>
            <w:div w:id="1205946343">
              <w:marLeft w:val="0"/>
              <w:marRight w:val="0"/>
              <w:marTop w:val="0"/>
              <w:marBottom w:val="0"/>
              <w:divBdr>
                <w:top w:val="none" w:sz="0" w:space="0" w:color="auto"/>
                <w:left w:val="none" w:sz="0" w:space="0" w:color="auto"/>
                <w:bottom w:val="none" w:sz="0" w:space="0" w:color="auto"/>
                <w:right w:val="none" w:sz="0" w:space="0" w:color="auto"/>
              </w:divBdr>
            </w:div>
            <w:div w:id="1207253711">
              <w:marLeft w:val="0"/>
              <w:marRight w:val="0"/>
              <w:marTop w:val="0"/>
              <w:marBottom w:val="0"/>
              <w:divBdr>
                <w:top w:val="none" w:sz="0" w:space="0" w:color="auto"/>
                <w:left w:val="none" w:sz="0" w:space="0" w:color="auto"/>
                <w:bottom w:val="none" w:sz="0" w:space="0" w:color="auto"/>
                <w:right w:val="none" w:sz="0" w:space="0" w:color="auto"/>
              </w:divBdr>
            </w:div>
            <w:div w:id="1209146717">
              <w:marLeft w:val="0"/>
              <w:marRight w:val="0"/>
              <w:marTop w:val="0"/>
              <w:marBottom w:val="0"/>
              <w:divBdr>
                <w:top w:val="none" w:sz="0" w:space="0" w:color="auto"/>
                <w:left w:val="none" w:sz="0" w:space="0" w:color="auto"/>
                <w:bottom w:val="none" w:sz="0" w:space="0" w:color="auto"/>
                <w:right w:val="none" w:sz="0" w:space="0" w:color="auto"/>
              </w:divBdr>
            </w:div>
            <w:div w:id="1209532986">
              <w:marLeft w:val="0"/>
              <w:marRight w:val="0"/>
              <w:marTop w:val="0"/>
              <w:marBottom w:val="0"/>
              <w:divBdr>
                <w:top w:val="none" w:sz="0" w:space="0" w:color="auto"/>
                <w:left w:val="none" w:sz="0" w:space="0" w:color="auto"/>
                <w:bottom w:val="none" w:sz="0" w:space="0" w:color="auto"/>
                <w:right w:val="none" w:sz="0" w:space="0" w:color="auto"/>
              </w:divBdr>
            </w:div>
            <w:div w:id="1210920120">
              <w:marLeft w:val="0"/>
              <w:marRight w:val="0"/>
              <w:marTop w:val="0"/>
              <w:marBottom w:val="0"/>
              <w:divBdr>
                <w:top w:val="none" w:sz="0" w:space="0" w:color="auto"/>
                <w:left w:val="none" w:sz="0" w:space="0" w:color="auto"/>
                <w:bottom w:val="none" w:sz="0" w:space="0" w:color="auto"/>
                <w:right w:val="none" w:sz="0" w:space="0" w:color="auto"/>
              </w:divBdr>
            </w:div>
            <w:div w:id="1211114527">
              <w:marLeft w:val="0"/>
              <w:marRight w:val="0"/>
              <w:marTop w:val="0"/>
              <w:marBottom w:val="0"/>
              <w:divBdr>
                <w:top w:val="none" w:sz="0" w:space="0" w:color="auto"/>
                <w:left w:val="none" w:sz="0" w:space="0" w:color="auto"/>
                <w:bottom w:val="none" w:sz="0" w:space="0" w:color="auto"/>
                <w:right w:val="none" w:sz="0" w:space="0" w:color="auto"/>
              </w:divBdr>
            </w:div>
            <w:div w:id="1211115131">
              <w:marLeft w:val="0"/>
              <w:marRight w:val="0"/>
              <w:marTop w:val="0"/>
              <w:marBottom w:val="0"/>
              <w:divBdr>
                <w:top w:val="none" w:sz="0" w:space="0" w:color="auto"/>
                <w:left w:val="none" w:sz="0" w:space="0" w:color="auto"/>
                <w:bottom w:val="none" w:sz="0" w:space="0" w:color="auto"/>
                <w:right w:val="none" w:sz="0" w:space="0" w:color="auto"/>
              </w:divBdr>
            </w:div>
            <w:div w:id="1212962606">
              <w:marLeft w:val="0"/>
              <w:marRight w:val="0"/>
              <w:marTop w:val="0"/>
              <w:marBottom w:val="0"/>
              <w:divBdr>
                <w:top w:val="none" w:sz="0" w:space="0" w:color="auto"/>
                <w:left w:val="none" w:sz="0" w:space="0" w:color="auto"/>
                <w:bottom w:val="none" w:sz="0" w:space="0" w:color="auto"/>
                <w:right w:val="none" w:sz="0" w:space="0" w:color="auto"/>
              </w:divBdr>
            </w:div>
            <w:div w:id="1214342624">
              <w:marLeft w:val="0"/>
              <w:marRight w:val="0"/>
              <w:marTop w:val="0"/>
              <w:marBottom w:val="0"/>
              <w:divBdr>
                <w:top w:val="none" w:sz="0" w:space="0" w:color="auto"/>
                <w:left w:val="none" w:sz="0" w:space="0" w:color="auto"/>
                <w:bottom w:val="none" w:sz="0" w:space="0" w:color="auto"/>
                <w:right w:val="none" w:sz="0" w:space="0" w:color="auto"/>
              </w:divBdr>
            </w:div>
            <w:div w:id="1214537931">
              <w:marLeft w:val="0"/>
              <w:marRight w:val="0"/>
              <w:marTop w:val="0"/>
              <w:marBottom w:val="0"/>
              <w:divBdr>
                <w:top w:val="none" w:sz="0" w:space="0" w:color="auto"/>
                <w:left w:val="none" w:sz="0" w:space="0" w:color="auto"/>
                <w:bottom w:val="none" w:sz="0" w:space="0" w:color="auto"/>
                <w:right w:val="none" w:sz="0" w:space="0" w:color="auto"/>
              </w:divBdr>
            </w:div>
            <w:div w:id="1216771429">
              <w:marLeft w:val="0"/>
              <w:marRight w:val="0"/>
              <w:marTop w:val="0"/>
              <w:marBottom w:val="0"/>
              <w:divBdr>
                <w:top w:val="none" w:sz="0" w:space="0" w:color="auto"/>
                <w:left w:val="none" w:sz="0" w:space="0" w:color="auto"/>
                <w:bottom w:val="none" w:sz="0" w:space="0" w:color="auto"/>
                <w:right w:val="none" w:sz="0" w:space="0" w:color="auto"/>
              </w:divBdr>
            </w:div>
            <w:div w:id="1217812689">
              <w:marLeft w:val="0"/>
              <w:marRight w:val="0"/>
              <w:marTop w:val="0"/>
              <w:marBottom w:val="0"/>
              <w:divBdr>
                <w:top w:val="none" w:sz="0" w:space="0" w:color="auto"/>
                <w:left w:val="none" w:sz="0" w:space="0" w:color="auto"/>
                <w:bottom w:val="none" w:sz="0" w:space="0" w:color="auto"/>
                <w:right w:val="none" w:sz="0" w:space="0" w:color="auto"/>
              </w:divBdr>
            </w:div>
            <w:div w:id="1218930834">
              <w:marLeft w:val="0"/>
              <w:marRight w:val="0"/>
              <w:marTop w:val="0"/>
              <w:marBottom w:val="0"/>
              <w:divBdr>
                <w:top w:val="none" w:sz="0" w:space="0" w:color="auto"/>
                <w:left w:val="none" w:sz="0" w:space="0" w:color="auto"/>
                <w:bottom w:val="none" w:sz="0" w:space="0" w:color="auto"/>
                <w:right w:val="none" w:sz="0" w:space="0" w:color="auto"/>
              </w:divBdr>
            </w:div>
            <w:div w:id="1219710159">
              <w:marLeft w:val="0"/>
              <w:marRight w:val="0"/>
              <w:marTop w:val="0"/>
              <w:marBottom w:val="0"/>
              <w:divBdr>
                <w:top w:val="none" w:sz="0" w:space="0" w:color="auto"/>
                <w:left w:val="none" w:sz="0" w:space="0" w:color="auto"/>
                <w:bottom w:val="none" w:sz="0" w:space="0" w:color="auto"/>
                <w:right w:val="none" w:sz="0" w:space="0" w:color="auto"/>
              </w:divBdr>
            </w:div>
            <w:div w:id="1220550908">
              <w:marLeft w:val="0"/>
              <w:marRight w:val="0"/>
              <w:marTop w:val="0"/>
              <w:marBottom w:val="0"/>
              <w:divBdr>
                <w:top w:val="none" w:sz="0" w:space="0" w:color="auto"/>
                <w:left w:val="none" w:sz="0" w:space="0" w:color="auto"/>
                <w:bottom w:val="none" w:sz="0" w:space="0" w:color="auto"/>
                <w:right w:val="none" w:sz="0" w:space="0" w:color="auto"/>
              </w:divBdr>
            </w:div>
            <w:div w:id="1220745540">
              <w:marLeft w:val="0"/>
              <w:marRight w:val="0"/>
              <w:marTop w:val="0"/>
              <w:marBottom w:val="0"/>
              <w:divBdr>
                <w:top w:val="none" w:sz="0" w:space="0" w:color="auto"/>
                <w:left w:val="none" w:sz="0" w:space="0" w:color="auto"/>
                <w:bottom w:val="none" w:sz="0" w:space="0" w:color="auto"/>
                <w:right w:val="none" w:sz="0" w:space="0" w:color="auto"/>
              </w:divBdr>
            </w:div>
            <w:div w:id="1222210481">
              <w:marLeft w:val="0"/>
              <w:marRight w:val="0"/>
              <w:marTop w:val="0"/>
              <w:marBottom w:val="0"/>
              <w:divBdr>
                <w:top w:val="none" w:sz="0" w:space="0" w:color="auto"/>
                <w:left w:val="none" w:sz="0" w:space="0" w:color="auto"/>
                <w:bottom w:val="none" w:sz="0" w:space="0" w:color="auto"/>
                <w:right w:val="none" w:sz="0" w:space="0" w:color="auto"/>
              </w:divBdr>
            </w:div>
            <w:div w:id="1222327867">
              <w:marLeft w:val="0"/>
              <w:marRight w:val="0"/>
              <w:marTop w:val="0"/>
              <w:marBottom w:val="0"/>
              <w:divBdr>
                <w:top w:val="none" w:sz="0" w:space="0" w:color="auto"/>
                <w:left w:val="none" w:sz="0" w:space="0" w:color="auto"/>
                <w:bottom w:val="none" w:sz="0" w:space="0" w:color="auto"/>
                <w:right w:val="none" w:sz="0" w:space="0" w:color="auto"/>
              </w:divBdr>
            </w:div>
            <w:div w:id="1222330405">
              <w:marLeft w:val="0"/>
              <w:marRight w:val="0"/>
              <w:marTop w:val="0"/>
              <w:marBottom w:val="0"/>
              <w:divBdr>
                <w:top w:val="none" w:sz="0" w:space="0" w:color="auto"/>
                <w:left w:val="none" w:sz="0" w:space="0" w:color="auto"/>
                <w:bottom w:val="none" w:sz="0" w:space="0" w:color="auto"/>
                <w:right w:val="none" w:sz="0" w:space="0" w:color="auto"/>
              </w:divBdr>
            </w:div>
            <w:div w:id="1224489774">
              <w:marLeft w:val="0"/>
              <w:marRight w:val="0"/>
              <w:marTop w:val="0"/>
              <w:marBottom w:val="0"/>
              <w:divBdr>
                <w:top w:val="none" w:sz="0" w:space="0" w:color="auto"/>
                <w:left w:val="none" w:sz="0" w:space="0" w:color="auto"/>
                <w:bottom w:val="none" w:sz="0" w:space="0" w:color="auto"/>
                <w:right w:val="none" w:sz="0" w:space="0" w:color="auto"/>
              </w:divBdr>
            </w:div>
            <w:div w:id="1229656100">
              <w:marLeft w:val="0"/>
              <w:marRight w:val="0"/>
              <w:marTop w:val="0"/>
              <w:marBottom w:val="0"/>
              <w:divBdr>
                <w:top w:val="none" w:sz="0" w:space="0" w:color="auto"/>
                <w:left w:val="none" w:sz="0" w:space="0" w:color="auto"/>
                <w:bottom w:val="none" w:sz="0" w:space="0" w:color="auto"/>
                <w:right w:val="none" w:sz="0" w:space="0" w:color="auto"/>
              </w:divBdr>
            </w:div>
            <w:div w:id="1229682350">
              <w:marLeft w:val="0"/>
              <w:marRight w:val="0"/>
              <w:marTop w:val="0"/>
              <w:marBottom w:val="0"/>
              <w:divBdr>
                <w:top w:val="none" w:sz="0" w:space="0" w:color="auto"/>
                <w:left w:val="none" w:sz="0" w:space="0" w:color="auto"/>
                <w:bottom w:val="none" w:sz="0" w:space="0" w:color="auto"/>
                <w:right w:val="none" w:sz="0" w:space="0" w:color="auto"/>
              </w:divBdr>
            </w:div>
            <w:div w:id="1230922889">
              <w:marLeft w:val="0"/>
              <w:marRight w:val="0"/>
              <w:marTop w:val="0"/>
              <w:marBottom w:val="0"/>
              <w:divBdr>
                <w:top w:val="none" w:sz="0" w:space="0" w:color="auto"/>
                <w:left w:val="none" w:sz="0" w:space="0" w:color="auto"/>
                <w:bottom w:val="none" w:sz="0" w:space="0" w:color="auto"/>
                <w:right w:val="none" w:sz="0" w:space="0" w:color="auto"/>
              </w:divBdr>
            </w:div>
            <w:div w:id="1235552652">
              <w:marLeft w:val="0"/>
              <w:marRight w:val="0"/>
              <w:marTop w:val="0"/>
              <w:marBottom w:val="0"/>
              <w:divBdr>
                <w:top w:val="none" w:sz="0" w:space="0" w:color="auto"/>
                <w:left w:val="none" w:sz="0" w:space="0" w:color="auto"/>
                <w:bottom w:val="none" w:sz="0" w:space="0" w:color="auto"/>
                <w:right w:val="none" w:sz="0" w:space="0" w:color="auto"/>
              </w:divBdr>
            </w:div>
            <w:div w:id="1235774254">
              <w:marLeft w:val="0"/>
              <w:marRight w:val="0"/>
              <w:marTop w:val="0"/>
              <w:marBottom w:val="0"/>
              <w:divBdr>
                <w:top w:val="none" w:sz="0" w:space="0" w:color="auto"/>
                <w:left w:val="none" w:sz="0" w:space="0" w:color="auto"/>
                <w:bottom w:val="none" w:sz="0" w:space="0" w:color="auto"/>
                <w:right w:val="none" w:sz="0" w:space="0" w:color="auto"/>
              </w:divBdr>
            </w:div>
            <w:div w:id="1235898797">
              <w:marLeft w:val="0"/>
              <w:marRight w:val="0"/>
              <w:marTop w:val="0"/>
              <w:marBottom w:val="0"/>
              <w:divBdr>
                <w:top w:val="none" w:sz="0" w:space="0" w:color="auto"/>
                <w:left w:val="none" w:sz="0" w:space="0" w:color="auto"/>
                <w:bottom w:val="none" w:sz="0" w:space="0" w:color="auto"/>
                <w:right w:val="none" w:sz="0" w:space="0" w:color="auto"/>
              </w:divBdr>
            </w:div>
            <w:div w:id="1237396684">
              <w:marLeft w:val="0"/>
              <w:marRight w:val="0"/>
              <w:marTop w:val="0"/>
              <w:marBottom w:val="0"/>
              <w:divBdr>
                <w:top w:val="none" w:sz="0" w:space="0" w:color="auto"/>
                <w:left w:val="none" w:sz="0" w:space="0" w:color="auto"/>
                <w:bottom w:val="none" w:sz="0" w:space="0" w:color="auto"/>
                <w:right w:val="none" w:sz="0" w:space="0" w:color="auto"/>
              </w:divBdr>
            </w:div>
            <w:div w:id="1238320813">
              <w:marLeft w:val="0"/>
              <w:marRight w:val="0"/>
              <w:marTop w:val="0"/>
              <w:marBottom w:val="0"/>
              <w:divBdr>
                <w:top w:val="none" w:sz="0" w:space="0" w:color="auto"/>
                <w:left w:val="none" w:sz="0" w:space="0" w:color="auto"/>
                <w:bottom w:val="none" w:sz="0" w:space="0" w:color="auto"/>
                <w:right w:val="none" w:sz="0" w:space="0" w:color="auto"/>
              </w:divBdr>
            </w:div>
            <w:div w:id="1239752103">
              <w:marLeft w:val="0"/>
              <w:marRight w:val="0"/>
              <w:marTop w:val="0"/>
              <w:marBottom w:val="0"/>
              <w:divBdr>
                <w:top w:val="none" w:sz="0" w:space="0" w:color="auto"/>
                <w:left w:val="none" w:sz="0" w:space="0" w:color="auto"/>
                <w:bottom w:val="none" w:sz="0" w:space="0" w:color="auto"/>
                <w:right w:val="none" w:sz="0" w:space="0" w:color="auto"/>
              </w:divBdr>
            </w:div>
            <w:div w:id="1240679026">
              <w:marLeft w:val="0"/>
              <w:marRight w:val="0"/>
              <w:marTop w:val="0"/>
              <w:marBottom w:val="0"/>
              <w:divBdr>
                <w:top w:val="none" w:sz="0" w:space="0" w:color="auto"/>
                <w:left w:val="none" w:sz="0" w:space="0" w:color="auto"/>
                <w:bottom w:val="none" w:sz="0" w:space="0" w:color="auto"/>
                <w:right w:val="none" w:sz="0" w:space="0" w:color="auto"/>
              </w:divBdr>
            </w:div>
            <w:div w:id="1240945801">
              <w:marLeft w:val="0"/>
              <w:marRight w:val="0"/>
              <w:marTop w:val="0"/>
              <w:marBottom w:val="0"/>
              <w:divBdr>
                <w:top w:val="none" w:sz="0" w:space="0" w:color="auto"/>
                <w:left w:val="none" w:sz="0" w:space="0" w:color="auto"/>
                <w:bottom w:val="none" w:sz="0" w:space="0" w:color="auto"/>
                <w:right w:val="none" w:sz="0" w:space="0" w:color="auto"/>
              </w:divBdr>
            </w:div>
            <w:div w:id="1241059999">
              <w:marLeft w:val="0"/>
              <w:marRight w:val="0"/>
              <w:marTop w:val="0"/>
              <w:marBottom w:val="0"/>
              <w:divBdr>
                <w:top w:val="none" w:sz="0" w:space="0" w:color="auto"/>
                <w:left w:val="none" w:sz="0" w:space="0" w:color="auto"/>
                <w:bottom w:val="none" w:sz="0" w:space="0" w:color="auto"/>
                <w:right w:val="none" w:sz="0" w:space="0" w:color="auto"/>
              </w:divBdr>
            </w:div>
            <w:div w:id="1244947552">
              <w:marLeft w:val="0"/>
              <w:marRight w:val="0"/>
              <w:marTop w:val="0"/>
              <w:marBottom w:val="0"/>
              <w:divBdr>
                <w:top w:val="none" w:sz="0" w:space="0" w:color="auto"/>
                <w:left w:val="none" w:sz="0" w:space="0" w:color="auto"/>
                <w:bottom w:val="none" w:sz="0" w:space="0" w:color="auto"/>
                <w:right w:val="none" w:sz="0" w:space="0" w:color="auto"/>
              </w:divBdr>
            </w:div>
            <w:div w:id="1246761793">
              <w:marLeft w:val="0"/>
              <w:marRight w:val="0"/>
              <w:marTop w:val="0"/>
              <w:marBottom w:val="0"/>
              <w:divBdr>
                <w:top w:val="none" w:sz="0" w:space="0" w:color="auto"/>
                <w:left w:val="none" w:sz="0" w:space="0" w:color="auto"/>
                <w:bottom w:val="none" w:sz="0" w:space="0" w:color="auto"/>
                <w:right w:val="none" w:sz="0" w:space="0" w:color="auto"/>
              </w:divBdr>
            </w:div>
            <w:div w:id="1248149628">
              <w:marLeft w:val="0"/>
              <w:marRight w:val="0"/>
              <w:marTop w:val="0"/>
              <w:marBottom w:val="0"/>
              <w:divBdr>
                <w:top w:val="none" w:sz="0" w:space="0" w:color="auto"/>
                <w:left w:val="none" w:sz="0" w:space="0" w:color="auto"/>
                <w:bottom w:val="none" w:sz="0" w:space="0" w:color="auto"/>
                <w:right w:val="none" w:sz="0" w:space="0" w:color="auto"/>
              </w:divBdr>
            </w:div>
            <w:div w:id="1248729602">
              <w:marLeft w:val="0"/>
              <w:marRight w:val="0"/>
              <w:marTop w:val="0"/>
              <w:marBottom w:val="0"/>
              <w:divBdr>
                <w:top w:val="none" w:sz="0" w:space="0" w:color="auto"/>
                <w:left w:val="none" w:sz="0" w:space="0" w:color="auto"/>
                <w:bottom w:val="none" w:sz="0" w:space="0" w:color="auto"/>
                <w:right w:val="none" w:sz="0" w:space="0" w:color="auto"/>
              </w:divBdr>
            </w:div>
            <w:div w:id="1249273065">
              <w:marLeft w:val="0"/>
              <w:marRight w:val="0"/>
              <w:marTop w:val="0"/>
              <w:marBottom w:val="0"/>
              <w:divBdr>
                <w:top w:val="none" w:sz="0" w:space="0" w:color="auto"/>
                <w:left w:val="none" w:sz="0" w:space="0" w:color="auto"/>
                <w:bottom w:val="none" w:sz="0" w:space="0" w:color="auto"/>
                <w:right w:val="none" w:sz="0" w:space="0" w:color="auto"/>
              </w:divBdr>
            </w:div>
            <w:div w:id="1249463536">
              <w:marLeft w:val="0"/>
              <w:marRight w:val="0"/>
              <w:marTop w:val="0"/>
              <w:marBottom w:val="0"/>
              <w:divBdr>
                <w:top w:val="none" w:sz="0" w:space="0" w:color="auto"/>
                <w:left w:val="none" w:sz="0" w:space="0" w:color="auto"/>
                <w:bottom w:val="none" w:sz="0" w:space="0" w:color="auto"/>
                <w:right w:val="none" w:sz="0" w:space="0" w:color="auto"/>
              </w:divBdr>
            </w:div>
            <w:div w:id="1249578097">
              <w:marLeft w:val="0"/>
              <w:marRight w:val="0"/>
              <w:marTop w:val="0"/>
              <w:marBottom w:val="0"/>
              <w:divBdr>
                <w:top w:val="none" w:sz="0" w:space="0" w:color="auto"/>
                <w:left w:val="none" w:sz="0" w:space="0" w:color="auto"/>
                <w:bottom w:val="none" w:sz="0" w:space="0" w:color="auto"/>
                <w:right w:val="none" w:sz="0" w:space="0" w:color="auto"/>
              </w:divBdr>
            </w:div>
            <w:div w:id="1249583641">
              <w:marLeft w:val="0"/>
              <w:marRight w:val="0"/>
              <w:marTop w:val="0"/>
              <w:marBottom w:val="0"/>
              <w:divBdr>
                <w:top w:val="none" w:sz="0" w:space="0" w:color="auto"/>
                <w:left w:val="none" w:sz="0" w:space="0" w:color="auto"/>
                <w:bottom w:val="none" w:sz="0" w:space="0" w:color="auto"/>
                <w:right w:val="none" w:sz="0" w:space="0" w:color="auto"/>
              </w:divBdr>
            </w:div>
            <w:div w:id="1249845022">
              <w:marLeft w:val="0"/>
              <w:marRight w:val="0"/>
              <w:marTop w:val="0"/>
              <w:marBottom w:val="0"/>
              <w:divBdr>
                <w:top w:val="none" w:sz="0" w:space="0" w:color="auto"/>
                <w:left w:val="none" w:sz="0" w:space="0" w:color="auto"/>
                <w:bottom w:val="none" w:sz="0" w:space="0" w:color="auto"/>
                <w:right w:val="none" w:sz="0" w:space="0" w:color="auto"/>
              </w:divBdr>
            </w:div>
            <w:div w:id="1250693573">
              <w:marLeft w:val="0"/>
              <w:marRight w:val="0"/>
              <w:marTop w:val="0"/>
              <w:marBottom w:val="0"/>
              <w:divBdr>
                <w:top w:val="none" w:sz="0" w:space="0" w:color="auto"/>
                <w:left w:val="none" w:sz="0" w:space="0" w:color="auto"/>
                <w:bottom w:val="none" w:sz="0" w:space="0" w:color="auto"/>
                <w:right w:val="none" w:sz="0" w:space="0" w:color="auto"/>
              </w:divBdr>
            </w:div>
            <w:div w:id="1251156504">
              <w:marLeft w:val="0"/>
              <w:marRight w:val="0"/>
              <w:marTop w:val="0"/>
              <w:marBottom w:val="0"/>
              <w:divBdr>
                <w:top w:val="none" w:sz="0" w:space="0" w:color="auto"/>
                <w:left w:val="none" w:sz="0" w:space="0" w:color="auto"/>
                <w:bottom w:val="none" w:sz="0" w:space="0" w:color="auto"/>
                <w:right w:val="none" w:sz="0" w:space="0" w:color="auto"/>
              </w:divBdr>
            </w:div>
            <w:div w:id="1252160413">
              <w:marLeft w:val="0"/>
              <w:marRight w:val="0"/>
              <w:marTop w:val="0"/>
              <w:marBottom w:val="0"/>
              <w:divBdr>
                <w:top w:val="none" w:sz="0" w:space="0" w:color="auto"/>
                <w:left w:val="none" w:sz="0" w:space="0" w:color="auto"/>
                <w:bottom w:val="none" w:sz="0" w:space="0" w:color="auto"/>
                <w:right w:val="none" w:sz="0" w:space="0" w:color="auto"/>
              </w:divBdr>
            </w:div>
            <w:div w:id="1252203020">
              <w:marLeft w:val="0"/>
              <w:marRight w:val="0"/>
              <w:marTop w:val="0"/>
              <w:marBottom w:val="0"/>
              <w:divBdr>
                <w:top w:val="none" w:sz="0" w:space="0" w:color="auto"/>
                <w:left w:val="none" w:sz="0" w:space="0" w:color="auto"/>
                <w:bottom w:val="none" w:sz="0" w:space="0" w:color="auto"/>
                <w:right w:val="none" w:sz="0" w:space="0" w:color="auto"/>
              </w:divBdr>
            </w:div>
            <w:div w:id="1252278200">
              <w:marLeft w:val="0"/>
              <w:marRight w:val="0"/>
              <w:marTop w:val="0"/>
              <w:marBottom w:val="0"/>
              <w:divBdr>
                <w:top w:val="none" w:sz="0" w:space="0" w:color="auto"/>
                <w:left w:val="none" w:sz="0" w:space="0" w:color="auto"/>
                <w:bottom w:val="none" w:sz="0" w:space="0" w:color="auto"/>
                <w:right w:val="none" w:sz="0" w:space="0" w:color="auto"/>
              </w:divBdr>
            </w:div>
            <w:div w:id="1253852506">
              <w:marLeft w:val="0"/>
              <w:marRight w:val="0"/>
              <w:marTop w:val="0"/>
              <w:marBottom w:val="0"/>
              <w:divBdr>
                <w:top w:val="none" w:sz="0" w:space="0" w:color="auto"/>
                <w:left w:val="none" w:sz="0" w:space="0" w:color="auto"/>
                <w:bottom w:val="none" w:sz="0" w:space="0" w:color="auto"/>
                <w:right w:val="none" w:sz="0" w:space="0" w:color="auto"/>
              </w:divBdr>
            </w:div>
            <w:div w:id="1254627833">
              <w:marLeft w:val="0"/>
              <w:marRight w:val="0"/>
              <w:marTop w:val="0"/>
              <w:marBottom w:val="0"/>
              <w:divBdr>
                <w:top w:val="none" w:sz="0" w:space="0" w:color="auto"/>
                <w:left w:val="none" w:sz="0" w:space="0" w:color="auto"/>
                <w:bottom w:val="none" w:sz="0" w:space="0" w:color="auto"/>
                <w:right w:val="none" w:sz="0" w:space="0" w:color="auto"/>
              </w:divBdr>
            </w:div>
            <w:div w:id="1255824816">
              <w:marLeft w:val="0"/>
              <w:marRight w:val="0"/>
              <w:marTop w:val="0"/>
              <w:marBottom w:val="0"/>
              <w:divBdr>
                <w:top w:val="none" w:sz="0" w:space="0" w:color="auto"/>
                <w:left w:val="none" w:sz="0" w:space="0" w:color="auto"/>
                <w:bottom w:val="none" w:sz="0" w:space="0" w:color="auto"/>
                <w:right w:val="none" w:sz="0" w:space="0" w:color="auto"/>
              </w:divBdr>
            </w:div>
            <w:div w:id="1260404618">
              <w:marLeft w:val="0"/>
              <w:marRight w:val="0"/>
              <w:marTop w:val="0"/>
              <w:marBottom w:val="0"/>
              <w:divBdr>
                <w:top w:val="none" w:sz="0" w:space="0" w:color="auto"/>
                <w:left w:val="none" w:sz="0" w:space="0" w:color="auto"/>
                <w:bottom w:val="none" w:sz="0" w:space="0" w:color="auto"/>
                <w:right w:val="none" w:sz="0" w:space="0" w:color="auto"/>
              </w:divBdr>
            </w:div>
            <w:div w:id="1265840605">
              <w:marLeft w:val="0"/>
              <w:marRight w:val="0"/>
              <w:marTop w:val="0"/>
              <w:marBottom w:val="0"/>
              <w:divBdr>
                <w:top w:val="none" w:sz="0" w:space="0" w:color="auto"/>
                <w:left w:val="none" w:sz="0" w:space="0" w:color="auto"/>
                <w:bottom w:val="none" w:sz="0" w:space="0" w:color="auto"/>
                <w:right w:val="none" w:sz="0" w:space="0" w:color="auto"/>
              </w:divBdr>
            </w:div>
            <w:div w:id="1265964966">
              <w:marLeft w:val="0"/>
              <w:marRight w:val="0"/>
              <w:marTop w:val="0"/>
              <w:marBottom w:val="0"/>
              <w:divBdr>
                <w:top w:val="none" w:sz="0" w:space="0" w:color="auto"/>
                <w:left w:val="none" w:sz="0" w:space="0" w:color="auto"/>
                <w:bottom w:val="none" w:sz="0" w:space="0" w:color="auto"/>
                <w:right w:val="none" w:sz="0" w:space="0" w:color="auto"/>
              </w:divBdr>
            </w:div>
            <w:div w:id="1266771068">
              <w:marLeft w:val="0"/>
              <w:marRight w:val="0"/>
              <w:marTop w:val="0"/>
              <w:marBottom w:val="0"/>
              <w:divBdr>
                <w:top w:val="none" w:sz="0" w:space="0" w:color="auto"/>
                <w:left w:val="none" w:sz="0" w:space="0" w:color="auto"/>
                <w:bottom w:val="none" w:sz="0" w:space="0" w:color="auto"/>
                <w:right w:val="none" w:sz="0" w:space="0" w:color="auto"/>
              </w:divBdr>
            </w:div>
            <w:div w:id="1267083730">
              <w:marLeft w:val="0"/>
              <w:marRight w:val="0"/>
              <w:marTop w:val="0"/>
              <w:marBottom w:val="0"/>
              <w:divBdr>
                <w:top w:val="none" w:sz="0" w:space="0" w:color="auto"/>
                <w:left w:val="none" w:sz="0" w:space="0" w:color="auto"/>
                <w:bottom w:val="none" w:sz="0" w:space="0" w:color="auto"/>
                <w:right w:val="none" w:sz="0" w:space="0" w:color="auto"/>
              </w:divBdr>
            </w:div>
            <w:div w:id="1269239025">
              <w:marLeft w:val="0"/>
              <w:marRight w:val="0"/>
              <w:marTop w:val="0"/>
              <w:marBottom w:val="0"/>
              <w:divBdr>
                <w:top w:val="none" w:sz="0" w:space="0" w:color="auto"/>
                <w:left w:val="none" w:sz="0" w:space="0" w:color="auto"/>
                <w:bottom w:val="none" w:sz="0" w:space="0" w:color="auto"/>
                <w:right w:val="none" w:sz="0" w:space="0" w:color="auto"/>
              </w:divBdr>
            </w:div>
            <w:div w:id="1270896392">
              <w:marLeft w:val="0"/>
              <w:marRight w:val="0"/>
              <w:marTop w:val="0"/>
              <w:marBottom w:val="0"/>
              <w:divBdr>
                <w:top w:val="none" w:sz="0" w:space="0" w:color="auto"/>
                <w:left w:val="none" w:sz="0" w:space="0" w:color="auto"/>
                <w:bottom w:val="none" w:sz="0" w:space="0" w:color="auto"/>
                <w:right w:val="none" w:sz="0" w:space="0" w:color="auto"/>
              </w:divBdr>
            </w:div>
            <w:div w:id="1271007137">
              <w:marLeft w:val="0"/>
              <w:marRight w:val="0"/>
              <w:marTop w:val="0"/>
              <w:marBottom w:val="0"/>
              <w:divBdr>
                <w:top w:val="none" w:sz="0" w:space="0" w:color="auto"/>
                <w:left w:val="none" w:sz="0" w:space="0" w:color="auto"/>
                <w:bottom w:val="none" w:sz="0" w:space="0" w:color="auto"/>
                <w:right w:val="none" w:sz="0" w:space="0" w:color="auto"/>
              </w:divBdr>
            </w:div>
            <w:div w:id="1271745856">
              <w:marLeft w:val="0"/>
              <w:marRight w:val="0"/>
              <w:marTop w:val="0"/>
              <w:marBottom w:val="0"/>
              <w:divBdr>
                <w:top w:val="none" w:sz="0" w:space="0" w:color="auto"/>
                <w:left w:val="none" w:sz="0" w:space="0" w:color="auto"/>
                <w:bottom w:val="none" w:sz="0" w:space="0" w:color="auto"/>
                <w:right w:val="none" w:sz="0" w:space="0" w:color="auto"/>
              </w:divBdr>
            </w:div>
            <w:div w:id="1271818489">
              <w:marLeft w:val="0"/>
              <w:marRight w:val="0"/>
              <w:marTop w:val="0"/>
              <w:marBottom w:val="0"/>
              <w:divBdr>
                <w:top w:val="none" w:sz="0" w:space="0" w:color="auto"/>
                <w:left w:val="none" w:sz="0" w:space="0" w:color="auto"/>
                <w:bottom w:val="none" w:sz="0" w:space="0" w:color="auto"/>
                <w:right w:val="none" w:sz="0" w:space="0" w:color="auto"/>
              </w:divBdr>
            </w:div>
            <w:div w:id="1271936641">
              <w:marLeft w:val="0"/>
              <w:marRight w:val="0"/>
              <w:marTop w:val="0"/>
              <w:marBottom w:val="0"/>
              <w:divBdr>
                <w:top w:val="none" w:sz="0" w:space="0" w:color="auto"/>
                <w:left w:val="none" w:sz="0" w:space="0" w:color="auto"/>
                <w:bottom w:val="none" w:sz="0" w:space="0" w:color="auto"/>
                <w:right w:val="none" w:sz="0" w:space="0" w:color="auto"/>
              </w:divBdr>
            </w:div>
            <w:div w:id="1273510965">
              <w:marLeft w:val="0"/>
              <w:marRight w:val="0"/>
              <w:marTop w:val="0"/>
              <w:marBottom w:val="0"/>
              <w:divBdr>
                <w:top w:val="none" w:sz="0" w:space="0" w:color="auto"/>
                <w:left w:val="none" w:sz="0" w:space="0" w:color="auto"/>
                <w:bottom w:val="none" w:sz="0" w:space="0" w:color="auto"/>
                <w:right w:val="none" w:sz="0" w:space="0" w:color="auto"/>
              </w:divBdr>
            </w:div>
            <w:div w:id="1274753101">
              <w:marLeft w:val="0"/>
              <w:marRight w:val="0"/>
              <w:marTop w:val="0"/>
              <w:marBottom w:val="0"/>
              <w:divBdr>
                <w:top w:val="none" w:sz="0" w:space="0" w:color="auto"/>
                <w:left w:val="none" w:sz="0" w:space="0" w:color="auto"/>
                <w:bottom w:val="none" w:sz="0" w:space="0" w:color="auto"/>
                <w:right w:val="none" w:sz="0" w:space="0" w:color="auto"/>
              </w:divBdr>
            </w:div>
            <w:div w:id="1275404116">
              <w:marLeft w:val="0"/>
              <w:marRight w:val="0"/>
              <w:marTop w:val="0"/>
              <w:marBottom w:val="0"/>
              <w:divBdr>
                <w:top w:val="none" w:sz="0" w:space="0" w:color="auto"/>
                <w:left w:val="none" w:sz="0" w:space="0" w:color="auto"/>
                <w:bottom w:val="none" w:sz="0" w:space="0" w:color="auto"/>
                <w:right w:val="none" w:sz="0" w:space="0" w:color="auto"/>
              </w:divBdr>
            </w:div>
            <w:div w:id="1278559644">
              <w:marLeft w:val="0"/>
              <w:marRight w:val="0"/>
              <w:marTop w:val="0"/>
              <w:marBottom w:val="0"/>
              <w:divBdr>
                <w:top w:val="none" w:sz="0" w:space="0" w:color="auto"/>
                <w:left w:val="none" w:sz="0" w:space="0" w:color="auto"/>
                <w:bottom w:val="none" w:sz="0" w:space="0" w:color="auto"/>
                <w:right w:val="none" w:sz="0" w:space="0" w:color="auto"/>
              </w:divBdr>
            </w:div>
            <w:div w:id="1279601460">
              <w:marLeft w:val="0"/>
              <w:marRight w:val="0"/>
              <w:marTop w:val="0"/>
              <w:marBottom w:val="0"/>
              <w:divBdr>
                <w:top w:val="none" w:sz="0" w:space="0" w:color="auto"/>
                <w:left w:val="none" w:sz="0" w:space="0" w:color="auto"/>
                <w:bottom w:val="none" w:sz="0" w:space="0" w:color="auto"/>
                <w:right w:val="none" w:sz="0" w:space="0" w:color="auto"/>
              </w:divBdr>
            </w:div>
            <w:div w:id="1280068340">
              <w:marLeft w:val="0"/>
              <w:marRight w:val="0"/>
              <w:marTop w:val="0"/>
              <w:marBottom w:val="0"/>
              <w:divBdr>
                <w:top w:val="none" w:sz="0" w:space="0" w:color="auto"/>
                <w:left w:val="none" w:sz="0" w:space="0" w:color="auto"/>
                <w:bottom w:val="none" w:sz="0" w:space="0" w:color="auto"/>
                <w:right w:val="none" w:sz="0" w:space="0" w:color="auto"/>
              </w:divBdr>
            </w:div>
            <w:div w:id="1280180637">
              <w:marLeft w:val="0"/>
              <w:marRight w:val="0"/>
              <w:marTop w:val="0"/>
              <w:marBottom w:val="0"/>
              <w:divBdr>
                <w:top w:val="none" w:sz="0" w:space="0" w:color="auto"/>
                <w:left w:val="none" w:sz="0" w:space="0" w:color="auto"/>
                <w:bottom w:val="none" w:sz="0" w:space="0" w:color="auto"/>
                <w:right w:val="none" w:sz="0" w:space="0" w:color="auto"/>
              </w:divBdr>
            </w:div>
            <w:div w:id="1280255717">
              <w:marLeft w:val="0"/>
              <w:marRight w:val="0"/>
              <w:marTop w:val="0"/>
              <w:marBottom w:val="0"/>
              <w:divBdr>
                <w:top w:val="none" w:sz="0" w:space="0" w:color="auto"/>
                <w:left w:val="none" w:sz="0" w:space="0" w:color="auto"/>
                <w:bottom w:val="none" w:sz="0" w:space="0" w:color="auto"/>
                <w:right w:val="none" w:sz="0" w:space="0" w:color="auto"/>
              </w:divBdr>
            </w:div>
            <w:div w:id="1281036472">
              <w:marLeft w:val="0"/>
              <w:marRight w:val="0"/>
              <w:marTop w:val="0"/>
              <w:marBottom w:val="0"/>
              <w:divBdr>
                <w:top w:val="none" w:sz="0" w:space="0" w:color="auto"/>
                <w:left w:val="none" w:sz="0" w:space="0" w:color="auto"/>
                <w:bottom w:val="none" w:sz="0" w:space="0" w:color="auto"/>
                <w:right w:val="none" w:sz="0" w:space="0" w:color="auto"/>
              </w:divBdr>
            </w:div>
            <w:div w:id="1284071832">
              <w:marLeft w:val="0"/>
              <w:marRight w:val="0"/>
              <w:marTop w:val="0"/>
              <w:marBottom w:val="0"/>
              <w:divBdr>
                <w:top w:val="none" w:sz="0" w:space="0" w:color="auto"/>
                <w:left w:val="none" w:sz="0" w:space="0" w:color="auto"/>
                <w:bottom w:val="none" w:sz="0" w:space="0" w:color="auto"/>
                <w:right w:val="none" w:sz="0" w:space="0" w:color="auto"/>
              </w:divBdr>
            </w:div>
            <w:div w:id="1284386369">
              <w:marLeft w:val="0"/>
              <w:marRight w:val="0"/>
              <w:marTop w:val="0"/>
              <w:marBottom w:val="0"/>
              <w:divBdr>
                <w:top w:val="none" w:sz="0" w:space="0" w:color="auto"/>
                <w:left w:val="none" w:sz="0" w:space="0" w:color="auto"/>
                <w:bottom w:val="none" w:sz="0" w:space="0" w:color="auto"/>
                <w:right w:val="none" w:sz="0" w:space="0" w:color="auto"/>
              </w:divBdr>
            </w:div>
            <w:div w:id="1286934289">
              <w:marLeft w:val="0"/>
              <w:marRight w:val="0"/>
              <w:marTop w:val="0"/>
              <w:marBottom w:val="0"/>
              <w:divBdr>
                <w:top w:val="none" w:sz="0" w:space="0" w:color="auto"/>
                <w:left w:val="none" w:sz="0" w:space="0" w:color="auto"/>
                <w:bottom w:val="none" w:sz="0" w:space="0" w:color="auto"/>
                <w:right w:val="none" w:sz="0" w:space="0" w:color="auto"/>
              </w:divBdr>
            </w:div>
            <w:div w:id="1288782501">
              <w:marLeft w:val="0"/>
              <w:marRight w:val="0"/>
              <w:marTop w:val="0"/>
              <w:marBottom w:val="0"/>
              <w:divBdr>
                <w:top w:val="none" w:sz="0" w:space="0" w:color="auto"/>
                <w:left w:val="none" w:sz="0" w:space="0" w:color="auto"/>
                <w:bottom w:val="none" w:sz="0" w:space="0" w:color="auto"/>
                <w:right w:val="none" w:sz="0" w:space="0" w:color="auto"/>
              </w:divBdr>
            </w:div>
            <w:div w:id="1288853415">
              <w:marLeft w:val="0"/>
              <w:marRight w:val="0"/>
              <w:marTop w:val="0"/>
              <w:marBottom w:val="0"/>
              <w:divBdr>
                <w:top w:val="none" w:sz="0" w:space="0" w:color="auto"/>
                <w:left w:val="none" w:sz="0" w:space="0" w:color="auto"/>
                <w:bottom w:val="none" w:sz="0" w:space="0" w:color="auto"/>
                <w:right w:val="none" w:sz="0" w:space="0" w:color="auto"/>
              </w:divBdr>
            </w:div>
            <w:div w:id="1290280334">
              <w:marLeft w:val="0"/>
              <w:marRight w:val="0"/>
              <w:marTop w:val="0"/>
              <w:marBottom w:val="0"/>
              <w:divBdr>
                <w:top w:val="none" w:sz="0" w:space="0" w:color="auto"/>
                <w:left w:val="none" w:sz="0" w:space="0" w:color="auto"/>
                <w:bottom w:val="none" w:sz="0" w:space="0" w:color="auto"/>
                <w:right w:val="none" w:sz="0" w:space="0" w:color="auto"/>
              </w:divBdr>
            </w:div>
            <w:div w:id="1290672567">
              <w:marLeft w:val="0"/>
              <w:marRight w:val="0"/>
              <w:marTop w:val="0"/>
              <w:marBottom w:val="0"/>
              <w:divBdr>
                <w:top w:val="none" w:sz="0" w:space="0" w:color="auto"/>
                <w:left w:val="none" w:sz="0" w:space="0" w:color="auto"/>
                <w:bottom w:val="none" w:sz="0" w:space="0" w:color="auto"/>
                <w:right w:val="none" w:sz="0" w:space="0" w:color="auto"/>
              </w:divBdr>
            </w:div>
            <w:div w:id="1291977321">
              <w:marLeft w:val="0"/>
              <w:marRight w:val="0"/>
              <w:marTop w:val="0"/>
              <w:marBottom w:val="0"/>
              <w:divBdr>
                <w:top w:val="none" w:sz="0" w:space="0" w:color="auto"/>
                <w:left w:val="none" w:sz="0" w:space="0" w:color="auto"/>
                <w:bottom w:val="none" w:sz="0" w:space="0" w:color="auto"/>
                <w:right w:val="none" w:sz="0" w:space="0" w:color="auto"/>
              </w:divBdr>
            </w:div>
            <w:div w:id="1294024439">
              <w:marLeft w:val="0"/>
              <w:marRight w:val="0"/>
              <w:marTop w:val="0"/>
              <w:marBottom w:val="0"/>
              <w:divBdr>
                <w:top w:val="none" w:sz="0" w:space="0" w:color="auto"/>
                <w:left w:val="none" w:sz="0" w:space="0" w:color="auto"/>
                <w:bottom w:val="none" w:sz="0" w:space="0" w:color="auto"/>
                <w:right w:val="none" w:sz="0" w:space="0" w:color="auto"/>
              </w:divBdr>
            </w:div>
            <w:div w:id="1295216499">
              <w:marLeft w:val="0"/>
              <w:marRight w:val="0"/>
              <w:marTop w:val="0"/>
              <w:marBottom w:val="0"/>
              <w:divBdr>
                <w:top w:val="none" w:sz="0" w:space="0" w:color="auto"/>
                <w:left w:val="none" w:sz="0" w:space="0" w:color="auto"/>
                <w:bottom w:val="none" w:sz="0" w:space="0" w:color="auto"/>
                <w:right w:val="none" w:sz="0" w:space="0" w:color="auto"/>
              </w:divBdr>
            </w:div>
            <w:div w:id="1296376493">
              <w:marLeft w:val="0"/>
              <w:marRight w:val="0"/>
              <w:marTop w:val="0"/>
              <w:marBottom w:val="0"/>
              <w:divBdr>
                <w:top w:val="none" w:sz="0" w:space="0" w:color="auto"/>
                <w:left w:val="none" w:sz="0" w:space="0" w:color="auto"/>
                <w:bottom w:val="none" w:sz="0" w:space="0" w:color="auto"/>
                <w:right w:val="none" w:sz="0" w:space="0" w:color="auto"/>
              </w:divBdr>
            </w:div>
            <w:div w:id="1296527602">
              <w:marLeft w:val="0"/>
              <w:marRight w:val="0"/>
              <w:marTop w:val="0"/>
              <w:marBottom w:val="0"/>
              <w:divBdr>
                <w:top w:val="none" w:sz="0" w:space="0" w:color="auto"/>
                <w:left w:val="none" w:sz="0" w:space="0" w:color="auto"/>
                <w:bottom w:val="none" w:sz="0" w:space="0" w:color="auto"/>
                <w:right w:val="none" w:sz="0" w:space="0" w:color="auto"/>
              </w:divBdr>
            </w:div>
            <w:div w:id="1297099131">
              <w:marLeft w:val="0"/>
              <w:marRight w:val="0"/>
              <w:marTop w:val="0"/>
              <w:marBottom w:val="0"/>
              <w:divBdr>
                <w:top w:val="none" w:sz="0" w:space="0" w:color="auto"/>
                <w:left w:val="none" w:sz="0" w:space="0" w:color="auto"/>
                <w:bottom w:val="none" w:sz="0" w:space="0" w:color="auto"/>
                <w:right w:val="none" w:sz="0" w:space="0" w:color="auto"/>
              </w:divBdr>
            </w:div>
            <w:div w:id="1297221866">
              <w:marLeft w:val="0"/>
              <w:marRight w:val="0"/>
              <w:marTop w:val="0"/>
              <w:marBottom w:val="0"/>
              <w:divBdr>
                <w:top w:val="none" w:sz="0" w:space="0" w:color="auto"/>
                <w:left w:val="none" w:sz="0" w:space="0" w:color="auto"/>
                <w:bottom w:val="none" w:sz="0" w:space="0" w:color="auto"/>
                <w:right w:val="none" w:sz="0" w:space="0" w:color="auto"/>
              </w:divBdr>
            </w:div>
            <w:div w:id="1299916304">
              <w:marLeft w:val="0"/>
              <w:marRight w:val="0"/>
              <w:marTop w:val="0"/>
              <w:marBottom w:val="0"/>
              <w:divBdr>
                <w:top w:val="none" w:sz="0" w:space="0" w:color="auto"/>
                <w:left w:val="none" w:sz="0" w:space="0" w:color="auto"/>
                <w:bottom w:val="none" w:sz="0" w:space="0" w:color="auto"/>
                <w:right w:val="none" w:sz="0" w:space="0" w:color="auto"/>
              </w:divBdr>
            </w:div>
            <w:div w:id="1300302003">
              <w:marLeft w:val="0"/>
              <w:marRight w:val="0"/>
              <w:marTop w:val="0"/>
              <w:marBottom w:val="0"/>
              <w:divBdr>
                <w:top w:val="none" w:sz="0" w:space="0" w:color="auto"/>
                <w:left w:val="none" w:sz="0" w:space="0" w:color="auto"/>
                <w:bottom w:val="none" w:sz="0" w:space="0" w:color="auto"/>
                <w:right w:val="none" w:sz="0" w:space="0" w:color="auto"/>
              </w:divBdr>
            </w:div>
            <w:div w:id="1300383936">
              <w:marLeft w:val="0"/>
              <w:marRight w:val="0"/>
              <w:marTop w:val="0"/>
              <w:marBottom w:val="0"/>
              <w:divBdr>
                <w:top w:val="none" w:sz="0" w:space="0" w:color="auto"/>
                <w:left w:val="none" w:sz="0" w:space="0" w:color="auto"/>
                <w:bottom w:val="none" w:sz="0" w:space="0" w:color="auto"/>
                <w:right w:val="none" w:sz="0" w:space="0" w:color="auto"/>
              </w:divBdr>
            </w:div>
            <w:div w:id="1300693509">
              <w:marLeft w:val="0"/>
              <w:marRight w:val="0"/>
              <w:marTop w:val="0"/>
              <w:marBottom w:val="0"/>
              <w:divBdr>
                <w:top w:val="none" w:sz="0" w:space="0" w:color="auto"/>
                <w:left w:val="none" w:sz="0" w:space="0" w:color="auto"/>
                <w:bottom w:val="none" w:sz="0" w:space="0" w:color="auto"/>
                <w:right w:val="none" w:sz="0" w:space="0" w:color="auto"/>
              </w:divBdr>
            </w:div>
            <w:div w:id="1301107242">
              <w:marLeft w:val="0"/>
              <w:marRight w:val="0"/>
              <w:marTop w:val="0"/>
              <w:marBottom w:val="0"/>
              <w:divBdr>
                <w:top w:val="none" w:sz="0" w:space="0" w:color="auto"/>
                <w:left w:val="none" w:sz="0" w:space="0" w:color="auto"/>
                <w:bottom w:val="none" w:sz="0" w:space="0" w:color="auto"/>
                <w:right w:val="none" w:sz="0" w:space="0" w:color="auto"/>
              </w:divBdr>
            </w:div>
            <w:div w:id="1301567995">
              <w:marLeft w:val="0"/>
              <w:marRight w:val="0"/>
              <w:marTop w:val="0"/>
              <w:marBottom w:val="0"/>
              <w:divBdr>
                <w:top w:val="none" w:sz="0" w:space="0" w:color="auto"/>
                <w:left w:val="none" w:sz="0" w:space="0" w:color="auto"/>
                <w:bottom w:val="none" w:sz="0" w:space="0" w:color="auto"/>
                <w:right w:val="none" w:sz="0" w:space="0" w:color="auto"/>
              </w:divBdr>
            </w:div>
            <w:div w:id="1302157127">
              <w:marLeft w:val="0"/>
              <w:marRight w:val="0"/>
              <w:marTop w:val="0"/>
              <w:marBottom w:val="0"/>
              <w:divBdr>
                <w:top w:val="none" w:sz="0" w:space="0" w:color="auto"/>
                <w:left w:val="none" w:sz="0" w:space="0" w:color="auto"/>
                <w:bottom w:val="none" w:sz="0" w:space="0" w:color="auto"/>
                <w:right w:val="none" w:sz="0" w:space="0" w:color="auto"/>
              </w:divBdr>
            </w:div>
            <w:div w:id="1302536728">
              <w:marLeft w:val="0"/>
              <w:marRight w:val="0"/>
              <w:marTop w:val="0"/>
              <w:marBottom w:val="0"/>
              <w:divBdr>
                <w:top w:val="none" w:sz="0" w:space="0" w:color="auto"/>
                <w:left w:val="none" w:sz="0" w:space="0" w:color="auto"/>
                <w:bottom w:val="none" w:sz="0" w:space="0" w:color="auto"/>
                <w:right w:val="none" w:sz="0" w:space="0" w:color="auto"/>
              </w:divBdr>
            </w:div>
            <w:div w:id="1303542655">
              <w:marLeft w:val="0"/>
              <w:marRight w:val="0"/>
              <w:marTop w:val="0"/>
              <w:marBottom w:val="0"/>
              <w:divBdr>
                <w:top w:val="none" w:sz="0" w:space="0" w:color="auto"/>
                <w:left w:val="none" w:sz="0" w:space="0" w:color="auto"/>
                <w:bottom w:val="none" w:sz="0" w:space="0" w:color="auto"/>
                <w:right w:val="none" w:sz="0" w:space="0" w:color="auto"/>
              </w:divBdr>
            </w:div>
            <w:div w:id="1306007950">
              <w:marLeft w:val="0"/>
              <w:marRight w:val="0"/>
              <w:marTop w:val="0"/>
              <w:marBottom w:val="0"/>
              <w:divBdr>
                <w:top w:val="none" w:sz="0" w:space="0" w:color="auto"/>
                <w:left w:val="none" w:sz="0" w:space="0" w:color="auto"/>
                <w:bottom w:val="none" w:sz="0" w:space="0" w:color="auto"/>
                <w:right w:val="none" w:sz="0" w:space="0" w:color="auto"/>
              </w:divBdr>
            </w:div>
            <w:div w:id="1308630608">
              <w:marLeft w:val="0"/>
              <w:marRight w:val="0"/>
              <w:marTop w:val="0"/>
              <w:marBottom w:val="0"/>
              <w:divBdr>
                <w:top w:val="none" w:sz="0" w:space="0" w:color="auto"/>
                <w:left w:val="none" w:sz="0" w:space="0" w:color="auto"/>
                <w:bottom w:val="none" w:sz="0" w:space="0" w:color="auto"/>
                <w:right w:val="none" w:sz="0" w:space="0" w:color="auto"/>
              </w:divBdr>
            </w:div>
            <w:div w:id="1311666293">
              <w:marLeft w:val="0"/>
              <w:marRight w:val="0"/>
              <w:marTop w:val="0"/>
              <w:marBottom w:val="0"/>
              <w:divBdr>
                <w:top w:val="none" w:sz="0" w:space="0" w:color="auto"/>
                <w:left w:val="none" w:sz="0" w:space="0" w:color="auto"/>
                <w:bottom w:val="none" w:sz="0" w:space="0" w:color="auto"/>
                <w:right w:val="none" w:sz="0" w:space="0" w:color="auto"/>
              </w:divBdr>
            </w:div>
            <w:div w:id="1311864721">
              <w:marLeft w:val="0"/>
              <w:marRight w:val="0"/>
              <w:marTop w:val="0"/>
              <w:marBottom w:val="0"/>
              <w:divBdr>
                <w:top w:val="none" w:sz="0" w:space="0" w:color="auto"/>
                <w:left w:val="none" w:sz="0" w:space="0" w:color="auto"/>
                <w:bottom w:val="none" w:sz="0" w:space="0" w:color="auto"/>
                <w:right w:val="none" w:sz="0" w:space="0" w:color="auto"/>
              </w:divBdr>
            </w:div>
            <w:div w:id="1312635845">
              <w:marLeft w:val="0"/>
              <w:marRight w:val="0"/>
              <w:marTop w:val="0"/>
              <w:marBottom w:val="0"/>
              <w:divBdr>
                <w:top w:val="none" w:sz="0" w:space="0" w:color="auto"/>
                <w:left w:val="none" w:sz="0" w:space="0" w:color="auto"/>
                <w:bottom w:val="none" w:sz="0" w:space="0" w:color="auto"/>
                <w:right w:val="none" w:sz="0" w:space="0" w:color="auto"/>
              </w:divBdr>
            </w:div>
            <w:div w:id="1318222803">
              <w:marLeft w:val="0"/>
              <w:marRight w:val="0"/>
              <w:marTop w:val="0"/>
              <w:marBottom w:val="0"/>
              <w:divBdr>
                <w:top w:val="none" w:sz="0" w:space="0" w:color="auto"/>
                <w:left w:val="none" w:sz="0" w:space="0" w:color="auto"/>
                <w:bottom w:val="none" w:sz="0" w:space="0" w:color="auto"/>
                <w:right w:val="none" w:sz="0" w:space="0" w:color="auto"/>
              </w:divBdr>
            </w:div>
            <w:div w:id="1318919403">
              <w:marLeft w:val="0"/>
              <w:marRight w:val="0"/>
              <w:marTop w:val="0"/>
              <w:marBottom w:val="0"/>
              <w:divBdr>
                <w:top w:val="none" w:sz="0" w:space="0" w:color="auto"/>
                <w:left w:val="none" w:sz="0" w:space="0" w:color="auto"/>
                <w:bottom w:val="none" w:sz="0" w:space="0" w:color="auto"/>
                <w:right w:val="none" w:sz="0" w:space="0" w:color="auto"/>
              </w:divBdr>
            </w:div>
            <w:div w:id="1319773734">
              <w:marLeft w:val="0"/>
              <w:marRight w:val="0"/>
              <w:marTop w:val="0"/>
              <w:marBottom w:val="0"/>
              <w:divBdr>
                <w:top w:val="none" w:sz="0" w:space="0" w:color="auto"/>
                <w:left w:val="none" w:sz="0" w:space="0" w:color="auto"/>
                <w:bottom w:val="none" w:sz="0" w:space="0" w:color="auto"/>
                <w:right w:val="none" w:sz="0" w:space="0" w:color="auto"/>
              </w:divBdr>
            </w:div>
            <w:div w:id="1320576306">
              <w:marLeft w:val="0"/>
              <w:marRight w:val="0"/>
              <w:marTop w:val="0"/>
              <w:marBottom w:val="0"/>
              <w:divBdr>
                <w:top w:val="none" w:sz="0" w:space="0" w:color="auto"/>
                <w:left w:val="none" w:sz="0" w:space="0" w:color="auto"/>
                <w:bottom w:val="none" w:sz="0" w:space="0" w:color="auto"/>
                <w:right w:val="none" w:sz="0" w:space="0" w:color="auto"/>
              </w:divBdr>
            </w:div>
            <w:div w:id="1321927983">
              <w:marLeft w:val="0"/>
              <w:marRight w:val="0"/>
              <w:marTop w:val="0"/>
              <w:marBottom w:val="0"/>
              <w:divBdr>
                <w:top w:val="none" w:sz="0" w:space="0" w:color="auto"/>
                <w:left w:val="none" w:sz="0" w:space="0" w:color="auto"/>
                <w:bottom w:val="none" w:sz="0" w:space="0" w:color="auto"/>
                <w:right w:val="none" w:sz="0" w:space="0" w:color="auto"/>
              </w:divBdr>
            </w:div>
            <w:div w:id="1322732619">
              <w:marLeft w:val="0"/>
              <w:marRight w:val="0"/>
              <w:marTop w:val="0"/>
              <w:marBottom w:val="0"/>
              <w:divBdr>
                <w:top w:val="none" w:sz="0" w:space="0" w:color="auto"/>
                <w:left w:val="none" w:sz="0" w:space="0" w:color="auto"/>
                <w:bottom w:val="none" w:sz="0" w:space="0" w:color="auto"/>
                <w:right w:val="none" w:sz="0" w:space="0" w:color="auto"/>
              </w:divBdr>
            </w:div>
            <w:div w:id="1329558916">
              <w:marLeft w:val="0"/>
              <w:marRight w:val="0"/>
              <w:marTop w:val="0"/>
              <w:marBottom w:val="0"/>
              <w:divBdr>
                <w:top w:val="none" w:sz="0" w:space="0" w:color="auto"/>
                <w:left w:val="none" w:sz="0" w:space="0" w:color="auto"/>
                <w:bottom w:val="none" w:sz="0" w:space="0" w:color="auto"/>
                <w:right w:val="none" w:sz="0" w:space="0" w:color="auto"/>
              </w:divBdr>
            </w:div>
            <w:div w:id="1332026529">
              <w:marLeft w:val="0"/>
              <w:marRight w:val="0"/>
              <w:marTop w:val="0"/>
              <w:marBottom w:val="0"/>
              <w:divBdr>
                <w:top w:val="none" w:sz="0" w:space="0" w:color="auto"/>
                <w:left w:val="none" w:sz="0" w:space="0" w:color="auto"/>
                <w:bottom w:val="none" w:sz="0" w:space="0" w:color="auto"/>
                <w:right w:val="none" w:sz="0" w:space="0" w:color="auto"/>
              </w:divBdr>
            </w:div>
            <w:div w:id="1332297816">
              <w:marLeft w:val="0"/>
              <w:marRight w:val="0"/>
              <w:marTop w:val="0"/>
              <w:marBottom w:val="0"/>
              <w:divBdr>
                <w:top w:val="none" w:sz="0" w:space="0" w:color="auto"/>
                <w:left w:val="none" w:sz="0" w:space="0" w:color="auto"/>
                <w:bottom w:val="none" w:sz="0" w:space="0" w:color="auto"/>
                <w:right w:val="none" w:sz="0" w:space="0" w:color="auto"/>
              </w:divBdr>
            </w:div>
            <w:div w:id="1333098650">
              <w:marLeft w:val="0"/>
              <w:marRight w:val="0"/>
              <w:marTop w:val="0"/>
              <w:marBottom w:val="0"/>
              <w:divBdr>
                <w:top w:val="none" w:sz="0" w:space="0" w:color="auto"/>
                <w:left w:val="none" w:sz="0" w:space="0" w:color="auto"/>
                <w:bottom w:val="none" w:sz="0" w:space="0" w:color="auto"/>
                <w:right w:val="none" w:sz="0" w:space="0" w:color="auto"/>
              </w:divBdr>
            </w:div>
            <w:div w:id="1333532330">
              <w:marLeft w:val="0"/>
              <w:marRight w:val="0"/>
              <w:marTop w:val="0"/>
              <w:marBottom w:val="0"/>
              <w:divBdr>
                <w:top w:val="none" w:sz="0" w:space="0" w:color="auto"/>
                <w:left w:val="none" w:sz="0" w:space="0" w:color="auto"/>
                <w:bottom w:val="none" w:sz="0" w:space="0" w:color="auto"/>
                <w:right w:val="none" w:sz="0" w:space="0" w:color="auto"/>
              </w:divBdr>
            </w:div>
            <w:div w:id="1334988828">
              <w:marLeft w:val="0"/>
              <w:marRight w:val="0"/>
              <w:marTop w:val="0"/>
              <w:marBottom w:val="0"/>
              <w:divBdr>
                <w:top w:val="none" w:sz="0" w:space="0" w:color="auto"/>
                <w:left w:val="none" w:sz="0" w:space="0" w:color="auto"/>
                <w:bottom w:val="none" w:sz="0" w:space="0" w:color="auto"/>
                <w:right w:val="none" w:sz="0" w:space="0" w:color="auto"/>
              </w:divBdr>
            </w:div>
            <w:div w:id="1337344793">
              <w:marLeft w:val="0"/>
              <w:marRight w:val="0"/>
              <w:marTop w:val="0"/>
              <w:marBottom w:val="0"/>
              <w:divBdr>
                <w:top w:val="none" w:sz="0" w:space="0" w:color="auto"/>
                <w:left w:val="none" w:sz="0" w:space="0" w:color="auto"/>
                <w:bottom w:val="none" w:sz="0" w:space="0" w:color="auto"/>
                <w:right w:val="none" w:sz="0" w:space="0" w:color="auto"/>
              </w:divBdr>
            </w:div>
            <w:div w:id="1338532243">
              <w:marLeft w:val="0"/>
              <w:marRight w:val="0"/>
              <w:marTop w:val="0"/>
              <w:marBottom w:val="0"/>
              <w:divBdr>
                <w:top w:val="none" w:sz="0" w:space="0" w:color="auto"/>
                <w:left w:val="none" w:sz="0" w:space="0" w:color="auto"/>
                <w:bottom w:val="none" w:sz="0" w:space="0" w:color="auto"/>
                <w:right w:val="none" w:sz="0" w:space="0" w:color="auto"/>
              </w:divBdr>
            </w:div>
            <w:div w:id="1341614562">
              <w:marLeft w:val="0"/>
              <w:marRight w:val="0"/>
              <w:marTop w:val="0"/>
              <w:marBottom w:val="0"/>
              <w:divBdr>
                <w:top w:val="none" w:sz="0" w:space="0" w:color="auto"/>
                <w:left w:val="none" w:sz="0" w:space="0" w:color="auto"/>
                <w:bottom w:val="none" w:sz="0" w:space="0" w:color="auto"/>
                <w:right w:val="none" w:sz="0" w:space="0" w:color="auto"/>
              </w:divBdr>
            </w:div>
            <w:div w:id="1342048289">
              <w:marLeft w:val="0"/>
              <w:marRight w:val="0"/>
              <w:marTop w:val="0"/>
              <w:marBottom w:val="0"/>
              <w:divBdr>
                <w:top w:val="none" w:sz="0" w:space="0" w:color="auto"/>
                <w:left w:val="none" w:sz="0" w:space="0" w:color="auto"/>
                <w:bottom w:val="none" w:sz="0" w:space="0" w:color="auto"/>
                <w:right w:val="none" w:sz="0" w:space="0" w:color="auto"/>
              </w:divBdr>
            </w:div>
            <w:div w:id="1342317648">
              <w:marLeft w:val="0"/>
              <w:marRight w:val="0"/>
              <w:marTop w:val="0"/>
              <w:marBottom w:val="0"/>
              <w:divBdr>
                <w:top w:val="none" w:sz="0" w:space="0" w:color="auto"/>
                <w:left w:val="none" w:sz="0" w:space="0" w:color="auto"/>
                <w:bottom w:val="none" w:sz="0" w:space="0" w:color="auto"/>
                <w:right w:val="none" w:sz="0" w:space="0" w:color="auto"/>
              </w:divBdr>
            </w:div>
            <w:div w:id="1344746005">
              <w:marLeft w:val="0"/>
              <w:marRight w:val="0"/>
              <w:marTop w:val="0"/>
              <w:marBottom w:val="0"/>
              <w:divBdr>
                <w:top w:val="none" w:sz="0" w:space="0" w:color="auto"/>
                <w:left w:val="none" w:sz="0" w:space="0" w:color="auto"/>
                <w:bottom w:val="none" w:sz="0" w:space="0" w:color="auto"/>
                <w:right w:val="none" w:sz="0" w:space="0" w:color="auto"/>
              </w:divBdr>
            </w:div>
            <w:div w:id="1347051193">
              <w:marLeft w:val="0"/>
              <w:marRight w:val="0"/>
              <w:marTop w:val="0"/>
              <w:marBottom w:val="0"/>
              <w:divBdr>
                <w:top w:val="none" w:sz="0" w:space="0" w:color="auto"/>
                <w:left w:val="none" w:sz="0" w:space="0" w:color="auto"/>
                <w:bottom w:val="none" w:sz="0" w:space="0" w:color="auto"/>
                <w:right w:val="none" w:sz="0" w:space="0" w:color="auto"/>
              </w:divBdr>
            </w:div>
            <w:div w:id="1348215968">
              <w:marLeft w:val="0"/>
              <w:marRight w:val="0"/>
              <w:marTop w:val="0"/>
              <w:marBottom w:val="0"/>
              <w:divBdr>
                <w:top w:val="none" w:sz="0" w:space="0" w:color="auto"/>
                <w:left w:val="none" w:sz="0" w:space="0" w:color="auto"/>
                <w:bottom w:val="none" w:sz="0" w:space="0" w:color="auto"/>
                <w:right w:val="none" w:sz="0" w:space="0" w:color="auto"/>
              </w:divBdr>
            </w:div>
            <w:div w:id="1351369075">
              <w:marLeft w:val="0"/>
              <w:marRight w:val="0"/>
              <w:marTop w:val="0"/>
              <w:marBottom w:val="0"/>
              <w:divBdr>
                <w:top w:val="none" w:sz="0" w:space="0" w:color="auto"/>
                <w:left w:val="none" w:sz="0" w:space="0" w:color="auto"/>
                <w:bottom w:val="none" w:sz="0" w:space="0" w:color="auto"/>
                <w:right w:val="none" w:sz="0" w:space="0" w:color="auto"/>
              </w:divBdr>
            </w:div>
            <w:div w:id="1351372249">
              <w:marLeft w:val="0"/>
              <w:marRight w:val="0"/>
              <w:marTop w:val="0"/>
              <w:marBottom w:val="0"/>
              <w:divBdr>
                <w:top w:val="none" w:sz="0" w:space="0" w:color="auto"/>
                <w:left w:val="none" w:sz="0" w:space="0" w:color="auto"/>
                <w:bottom w:val="none" w:sz="0" w:space="0" w:color="auto"/>
                <w:right w:val="none" w:sz="0" w:space="0" w:color="auto"/>
              </w:divBdr>
            </w:div>
            <w:div w:id="1351449448">
              <w:marLeft w:val="0"/>
              <w:marRight w:val="0"/>
              <w:marTop w:val="0"/>
              <w:marBottom w:val="0"/>
              <w:divBdr>
                <w:top w:val="none" w:sz="0" w:space="0" w:color="auto"/>
                <w:left w:val="none" w:sz="0" w:space="0" w:color="auto"/>
                <w:bottom w:val="none" w:sz="0" w:space="0" w:color="auto"/>
                <w:right w:val="none" w:sz="0" w:space="0" w:color="auto"/>
              </w:divBdr>
            </w:div>
            <w:div w:id="1351688412">
              <w:marLeft w:val="0"/>
              <w:marRight w:val="0"/>
              <w:marTop w:val="0"/>
              <w:marBottom w:val="0"/>
              <w:divBdr>
                <w:top w:val="none" w:sz="0" w:space="0" w:color="auto"/>
                <w:left w:val="none" w:sz="0" w:space="0" w:color="auto"/>
                <w:bottom w:val="none" w:sz="0" w:space="0" w:color="auto"/>
                <w:right w:val="none" w:sz="0" w:space="0" w:color="auto"/>
              </w:divBdr>
            </w:div>
            <w:div w:id="1352755694">
              <w:marLeft w:val="0"/>
              <w:marRight w:val="0"/>
              <w:marTop w:val="0"/>
              <w:marBottom w:val="0"/>
              <w:divBdr>
                <w:top w:val="none" w:sz="0" w:space="0" w:color="auto"/>
                <w:left w:val="none" w:sz="0" w:space="0" w:color="auto"/>
                <w:bottom w:val="none" w:sz="0" w:space="0" w:color="auto"/>
                <w:right w:val="none" w:sz="0" w:space="0" w:color="auto"/>
              </w:divBdr>
            </w:div>
            <w:div w:id="1355040169">
              <w:marLeft w:val="0"/>
              <w:marRight w:val="0"/>
              <w:marTop w:val="0"/>
              <w:marBottom w:val="0"/>
              <w:divBdr>
                <w:top w:val="none" w:sz="0" w:space="0" w:color="auto"/>
                <w:left w:val="none" w:sz="0" w:space="0" w:color="auto"/>
                <w:bottom w:val="none" w:sz="0" w:space="0" w:color="auto"/>
                <w:right w:val="none" w:sz="0" w:space="0" w:color="auto"/>
              </w:divBdr>
            </w:div>
            <w:div w:id="1356149216">
              <w:marLeft w:val="0"/>
              <w:marRight w:val="0"/>
              <w:marTop w:val="0"/>
              <w:marBottom w:val="0"/>
              <w:divBdr>
                <w:top w:val="none" w:sz="0" w:space="0" w:color="auto"/>
                <w:left w:val="none" w:sz="0" w:space="0" w:color="auto"/>
                <w:bottom w:val="none" w:sz="0" w:space="0" w:color="auto"/>
                <w:right w:val="none" w:sz="0" w:space="0" w:color="auto"/>
              </w:divBdr>
            </w:div>
            <w:div w:id="1356538972">
              <w:marLeft w:val="0"/>
              <w:marRight w:val="0"/>
              <w:marTop w:val="0"/>
              <w:marBottom w:val="0"/>
              <w:divBdr>
                <w:top w:val="none" w:sz="0" w:space="0" w:color="auto"/>
                <w:left w:val="none" w:sz="0" w:space="0" w:color="auto"/>
                <w:bottom w:val="none" w:sz="0" w:space="0" w:color="auto"/>
                <w:right w:val="none" w:sz="0" w:space="0" w:color="auto"/>
              </w:divBdr>
            </w:div>
            <w:div w:id="1357073676">
              <w:marLeft w:val="0"/>
              <w:marRight w:val="0"/>
              <w:marTop w:val="0"/>
              <w:marBottom w:val="0"/>
              <w:divBdr>
                <w:top w:val="none" w:sz="0" w:space="0" w:color="auto"/>
                <w:left w:val="none" w:sz="0" w:space="0" w:color="auto"/>
                <w:bottom w:val="none" w:sz="0" w:space="0" w:color="auto"/>
                <w:right w:val="none" w:sz="0" w:space="0" w:color="auto"/>
              </w:divBdr>
            </w:div>
            <w:div w:id="1357779289">
              <w:marLeft w:val="0"/>
              <w:marRight w:val="0"/>
              <w:marTop w:val="0"/>
              <w:marBottom w:val="0"/>
              <w:divBdr>
                <w:top w:val="none" w:sz="0" w:space="0" w:color="auto"/>
                <w:left w:val="none" w:sz="0" w:space="0" w:color="auto"/>
                <w:bottom w:val="none" w:sz="0" w:space="0" w:color="auto"/>
                <w:right w:val="none" w:sz="0" w:space="0" w:color="auto"/>
              </w:divBdr>
            </w:div>
            <w:div w:id="1357779800">
              <w:marLeft w:val="0"/>
              <w:marRight w:val="0"/>
              <w:marTop w:val="0"/>
              <w:marBottom w:val="0"/>
              <w:divBdr>
                <w:top w:val="none" w:sz="0" w:space="0" w:color="auto"/>
                <w:left w:val="none" w:sz="0" w:space="0" w:color="auto"/>
                <w:bottom w:val="none" w:sz="0" w:space="0" w:color="auto"/>
                <w:right w:val="none" w:sz="0" w:space="0" w:color="auto"/>
              </w:divBdr>
            </w:div>
            <w:div w:id="1358114807">
              <w:marLeft w:val="0"/>
              <w:marRight w:val="0"/>
              <w:marTop w:val="0"/>
              <w:marBottom w:val="0"/>
              <w:divBdr>
                <w:top w:val="none" w:sz="0" w:space="0" w:color="auto"/>
                <w:left w:val="none" w:sz="0" w:space="0" w:color="auto"/>
                <w:bottom w:val="none" w:sz="0" w:space="0" w:color="auto"/>
                <w:right w:val="none" w:sz="0" w:space="0" w:color="auto"/>
              </w:divBdr>
            </w:div>
            <w:div w:id="1359426364">
              <w:marLeft w:val="0"/>
              <w:marRight w:val="0"/>
              <w:marTop w:val="0"/>
              <w:marBottom w:val="0"/>
              <w:divBdr>
                <w:top w:val="none" w:sz="0" w:space="0" w:color="auto"/>
                <w:left w:val="none" w:sz="0" w:space="0" w:color="auto"/>
                <w:bottom w:val="none" w:sz="0" w:space="0" w:color="auto"/>
                <w:right w:val="none" w:sz="0" w:space="0" w:color="auto"/>
              </w:divBdr>
            </w:div>
            <w:div w:id="1359694089">
              <w:marLeft w:val="0"/>
              <w:marRight w:val="0"/>
              <w:marTop w:val="0"/>
              <w:marBottom w:val="0"/>
              <w:divBdr>
                <w:top w:val="none" w:sz="0" w:space="0" w:color="auto"/>
                <w:left w:val="none" w:sz="0" w:space="0" w:color="auto"/>
                <w:bottom w:val="none" w:sz="0" w:space="0" w:color="auto"/>
                <w:right w:val="none" w:sz="0" w:space="0" w:color="auto"/>
              </w:divBdr>
            </w:div>
            <w:div w:id="1360617482">
              <w:marLeft w:val="0"/>
              <w:marRight w:val="0"/>
              <w:marTop w:val="0"/>
              <w:marBottom w:val="0"/>
              <w:divBdr>
                <w:top w:val="none" w:sz="0" w:space="0" w:color="auto"/>
                <w:left w:val="none" w:sz="0" w:space="0" w:color="auto"/>
                <w:bottom w:val="none" w:sz="0" w:space="0" w:color="auto"/>
                <w:right w:val="none" w:sz="0" w:space="0" w:color="auto"/>
              </w:divBdr>
            </w:div>
            <w:div w:id="1360937314">
              <w:marLeft w:val="0"/>
              <w:marRight w:val="0"/>
              <w:marTop w:val="0"/>
              <w:marBottom w:val="0"/>
              <w:divBdr>
                <w:top w:val="none" w:sz="0" w:space="0" w:color="auto"/>
                <w:left w:val="none" w:sz="0" w:space="0" w:color="auto"/>
                <w:bottom w:val="none" w:sz="0" w:space="0" w:color="auto"/>
                <w:right w:val="none" w:sz="0" w:space="0" w:color="auto"/>
              </w:divBdr>
            </w:div>
            <w:div w:id="1362317943">
              <w:marLeft w:val="0"/>
              <w:marRight w:val="0"/>
              <w:marTop w:val="0"/>
              <w:marBottom w:val="0"/>
              <w:divBdr>
                <w:top w:val="none" w:sz="0" w:space="0" w:color="auto"/>
                <w:left w:val="none" w:sz="0" w:space="0" w:color="auto"/>
                <w:bottom w:val="none" w:sz="0" w:space="0" w:color="auto"/>
                <w:right w:val="none" w:sz="0" w:space="0" w:color="auto"/>
              </w:divBdr>
            </w:div>
            <w:div w:id="1362365509">
              <w:marLeft w:val="0"/>
              <w:marRight w:val="0"/>
              <w:marTop w:val="0"/>
              <w:marBottom w:val="0"/>
              <w:divBdr>
                <w:top w:val="none" w:sz="0" w:space="0" w:color="auto"/>
                <w:left w:val="none" w:sz="0" w:space="0" w:color="auto"/>
                <w:bottom w:val="none" w:sz="0" w:space="0" w:color="auto"/>
                <w:right w:val="none" w:sz="0" w:space="0" w:color="auto"/>
              </w:divBdr>
            </w:div>
            <w:div w:id="1365979163">
              <w:marLeft w:val="0"/>
              <w:marRight w:val="0"/>
              <w:marTop w:val="0"/>
              <w:marBottom w:val="0"/>
              <w:divBdr>
                <w:top w:val="none" w:sz="0" w:space="0" w:color="auto"/>
                <w:left w:val="none" w:sz="0" w:space="0" w:color="auto"/>
                <w:bottom w:val="none" w:sz="0" w:space="0" w:color="auto"/>
                <w:right w:val="none" w:sz="0" w:space="0" w:color="auto"/>
              </w:divBdr>
            </w:div>
            <w:div w:id="1367680368">
              <w:marLeft w:val="0"/>
              <w:marRight w:val="0"/>
              <w:marTop w:val="0"/>
              <w:marBottom w:val="0"/>
              <w:divBdr>
                <w:top w:val="none" w:sz="0" w:space="0" w:color="auto"/>
                <w:left w:val="none" w:sz="0" w:space="0" w:color="auto"/>
                <w:bottom w:val="none" w:sz="0" w:space="0" w:color="auto"/>
                <w:right w:val="none" w:sz="0" w:space="0" w:color="auto"/>
              </w:divBdr>
            </w:div>
            <w:div w:id="1369137373">
              <w:marLeft w:val="0"/>
              <w:marRight w:val="0"/>
              <w:marTop w:val="0"/>
              <w:marBottom w:val="0"/>
              <w:divBdr>
                <w:top w:val="none" w:sz="0" w:space="0" w:color="auto"/>
                <w:left w:val="none" w:sz="0" w:space="0" w:color="auto"/>
                <w:bottom w:val="none" w:sz="0" w:space="0" w:color="auto"/>
                <w:right w:val="none" w:sz="0" w:space="0" w:color="auto"/>
              </w:divBdr>
            </w:div>
            <w:div w:id="1369449953">
              <w:marLeft w:val="0"/>
              <w:marRight w:val="0"/>
              <w:marTop w:val="0"/>
              <w:marBottom w:val="0"/>
              <w:divBdr>
                <w:top w:val="none" w:sz="0" w:space="0" w:color="auto"/>
                <w:left w:val="none" w:sz="0" w:space="0" w:color="auto"/>
                <w:bottom w:val="none" w:sz="0" w:space="0" w:color="auto"/>
                <w:right w:val="none" w:sz="0" w:space="0" w:color="auto"/>
              </w:divBdr>
            </w:div>
            <w:div w:id="1369720967">
              <w:marLeft w:val="0"/>
              <w:marRight w:val="0"/>
              <w:marTop w:val="0"/>
              <w:marBottom w:val="0"/>
              <w:divBdr>
                <w:top w:val="none" w:sz="0" w:space="0" w:color="auto"/>
                <w:left w:val="none" w:sz="0" w:space="0" w:color="auto"/>
                <w:bottom w:val="none" w:sz="0" w:space="0" w:color="auto"/>
                <w:right w:val="none" w:sz="0" w:space="0" w:color="auto"/>
              </w:divBdr>
            </w:div>
            <w:div w:id="1372456903">
              <w:marLeft w:val="0"/>
              <w:marRight w:val="0"/>
              <w:marTop w:val="0"/>
              <w:marBottom w:val="0"/>
              <w:divBdr>
                <w:top w:val="none" w:sz="0" w:space="0" w:color="auto"/>
                <w:left w:val="none" w:sz="0" w:space="0" w:color="auto"/>
                <w:bottom w:val="none" w:sz="0" w:space="0" w:color="auto"/>
                <w:right w:val="none" w:sz="0" w:space="0" w:color="auto"/>
              </w:divBdr>
            </w:div>
            <w:div w:id="1373843160">
              <w:marLeft w:val="0"/>
              <w:marRight w:val="0"/>
              <w:marTop w:val="0"/>
              <w:marBottom w:val="0"/>
              <w:divBdr>
                <w:top w:val="none" w:sz="0" w:space="0" w:color="auto"/>
                <w:left w:val="none" w:sz="0" w:space="0" w:color="auto"/>
                <w:bottom w:val="none" w:sz="0" w:space="0" w:color="auto"/>
                <w:right w:val="none" w:sz="0" w:space="0" w:color="auto"/>
              </w:divBdr>
            </w:div>
            <w:div w:id="1374034471">
              <w:marLeft w:val="0"/>
              <w:marRight w:val="0"/>
              <w:marTop w:val="0"/>
              <w:marBottom w:val="0"/>
              <w:divBdr>
                <w:top w:val="none" w:sz="0" w:space="0" w:color="auto"/>
                <w:left w:val="none" w:sz="0" w:space="0" w:color="auto"/>
                <w:bottom w:val="none" w:sz="0" w:space="0" w:color="auto"/>
                <w:right w:val="none" w:sz="0" w:space="0" w:color="auto"/>
              </w:divBdr>
            </w:div>
            <w:div w:id="1375541146">
              <w:marLeft w:val="0"/>
              <w:marRight w:val="0"/>
              <w:marTop w:val="0"/>
              <w:marBottom w:val="0"/>
              <w:divBdr>
                <w:top w:val="none" w:sz="0" w:space="0" w:color="auto"/>
                <w:left w:val="none" w:sz="0" w:space="0" w:color="auto"/>
                <w:bottom w:val="none" w:sz="0" w:space="0" w:color="auto"/>
                <w:right w:val="none" w:sz="0" w:space="0" w:color="auto"/>
              </w:divBdr>
            </w:div>
            <w:div w:id="1377316212">
              <w:marLeft w:val="0"/>
              <w:marRight w:val="0"/>
              <w:marTop w:val="0"/>
              <w:marBottom w:val="0"/>
              <w:divBdr>
                <w:top w:val="none" w:sz="0" w:space="0" w:color="auto"/>
                <w:left w:val="none" w:sz="0" w:space="0" w:color="auto"/>
                <w:bottom w:val="none" w:sz="0" w:space="0" w:color="auto"/>
                <w:right w:val="none" w:sz="0" w:space="0" w:color="auto"/>
              </w:divBdr>
            </w:div>
            <w:div w:id="1377389959">
              <w:marLeft w:val="0"/>
              <w:marRight w:val="0"/>
              <w:marTop w:val="0"/>
              <w:marBottom w:val="0"/>
              <w:divBdr>
                <w:top w:val="none" w:sz="0" w:space="0" w:color="auto"/>
                <w:left w:val="none" w:sz="0" w:space="0" w:color="auto"/>
                <w:bottom w:val="none" w:sz="0" w:space="0" w:color="auto"/>
                <w:right w:val="none" w:sz="0" w:space="0" w:color="auto"/>
              </w:divBdr>
            </w:div>
            <w:div w:id="1378048789">
              <w:marLeft w:val="0"/>
              <w:marRight w:val="0"/>
              <w:marTop w:val="0"/>
              <w:marBottom w:val="0"/>
              <w:divBdr>
                <w:top w:val="none" w:sz="0" w:space="0" w:color="auto"/>
                <w:left w:val="none" w:sz="0" w:space="0" w:color="auto"/>
                <w:bottom w:val="none" w:sz="0" w:space="0" w:color="auto"/>
                <w:right w:val="none" w:sz="0" w:space="0" w:color="auto"/>
              </w:divBdr>
            </w:div>
            <w:div w:id="1379432215">
              <w:marLeft w:val="0"/>
              <w:marRight w:val="0"/>
              <w:marTop w:val="0"/>
              <w:marBottom w:val="0"/>
              <w:divBdr>
                <w:top w:val="none" w:sz="0" w:space="0" w:color="auto"/>
                <w:left w:val="none" w:sz="0" w:space="0" w:color="auto"/>
                <w:bottom w:val="none" w:sz="0" w:space="0" w:color="auto"/>
                <w:right w:val="none" w:sz="0" w:space="0" w:color="auto"/>
              </w:divBdr>
            </w:div>
            <w:div w:id="1385644638">
              <w:marLeft w:val="0"/>
              <w:marRight w:val="0"/>
              <w:marTop w:val="0"/>
              <w:marBottom w:val="0"/>
              <w:divBdr>
                <w:top w:val="none" w:sz="0" w:space="0" w:color="auto"/>
                <w:left w:val="none" w:sz="0" w:space="0" w:color="auto"/>
                <w:bottom w:val="none" w:sz="0" w:space="0" w:color="auto"/>
                <w:right w:val="none" w:sz="0" w:space="0" w:color="auto"/>
              </w:divBdr>
            </w:div>
            <w:div w:id="1386640693">
              <w:marLeft w:val="0"/>
              <w:marRight w:val="0"/>
              <w:marTop w:val="0"/>
              <w:marBottom w:val="0"/>
              <w:divBdr>
                <w:top w:val="none" w:sz="0" w:space="0" w:color="auto"/>
                <w:left w:val="none" w:sz="0" w:space="0" w:color="auto"/>
                <w:bottom w:val="none" w:sz="0" w:space="0" w:color="auto"/>
                <w:right w:val="none" w:sz="0" w:space="0" w:color="auto"/>
              </w:divBdr>
            </w:div>
            <w:div w:id="1387145861">
              <w:marLeft w:val="0"/>
              <w:marRight w:val="0"/>
              <w:marTop w:val="0"/>
              <w:marBottom w:val="0"/>
              <w:divBdr>
                <w:top w:val="none" w:sz="0" w:space="0" w:color="auto"/>
                <w:left w:val="none" w:sz="0" w:space="0" w:color="auto"/>
                <w:bottom w:val="none" w:sz="0" w:space="0" w:color="auto"/>
                <w:right w:val="none" w:sz="0" w:space="0" w:color="auto"/>
              </w:divBdr>
            </w:div>
            <w:div w:id="1388143167">
              <w:marLeft w:val="0"/>
              <w:marRight w:val="0"/>
              <w:marTop w:val="0"/>
              <w:marBottom w:val="0"/>
              <w:divBdr>
                <w:top w:val="none" w:sz="0" w:space="0" w:color="auto"/>
                <w:left w:val="none" w:sz="0" w:space="0" w:color="auto"/>
                <w:bottom w:val="none" w:sz="0" w:space="0" w:color="auto"/>
                <w:right w:val="none" w:sz="0" w:space="0" w:color="auto"/>
              </w:divBdr>
            </w:div>
            <w:div w:id="1390035363">
              <w:marLeft w:val="0"/>
              <w:marRight w:val="0"/>
              <w:marTop w:val="0"/>
              <w:marBottom w:val="0"/>
              <w:divBdr>
                <w:top w:val="none" w:sz="0" w:space="0" w:color="auto"/>
                <w:left w:val="none" w:sz="0" w:space="0" w:color="auto"/>
                <w:bottom w:val="none" w:sz="0" w:space="0" w:color="auto"/>
                <w:right w:val="none" w:sz="0" w:space="0" w:color="auto"/>
              </w:divBdr>
            </w:div>
            <w:div w:id="1390302059">
              <w:marLeft w:val="0"/>
              <w:marRight w:val="0"/>
              <w:marTop w:val="0"/>
              <w:marBottom w:val="0"/>
              <w:divBdr>
                <w:top w:val="none" w:sz="0" w:space="0" w:color="auto"/>
                <w:left w:val="none" w:sz="0" w:space="0" w:color="auto"/>
                <w:bottom w:val="none" w:sz="0" w:space="0" w:color="auto"/>
                <w:right w:val="none" w:sz="0" w:space="0" w:color="auto"/>
              </w:divBdr>
            </w:div>
            <w:div w:id="1390882487">
              <w:marLeft w:val="0"/>
              <w:marRight w:val="0"/>
              <w:marTop w:val="0"/>
              <w:marBottom w:val="0"/>
              <w:divBdr>
                <w:top w:val="none" w:sz="0" w:space="0" w:color="auto"/>
                <w:left w:val="none" w:sz="0" w:space="0" w:color="auto"/>
                <w:bottom w:val="none" w:sz="0" w:space="0" w:color="auto"/>
                <w:right w:val="none" w:sz="0" w:space="0" w:color="auto"/>
              </w:divBdr>
            </w:div>
            <w:div w:id="1390962469">
              <w:marLeft w:val="0"/>
              <w:marRight w:val="0"/>
              <w:marTop w:val="0"/>
              <w:marBottom w:val="0"/>
              <w:divBdr>
                <w:top w:val="none" w:sz="0" w:space="0" w:color="auto"/>
                <w:left w:val="none" w:sz="0" w:space="0" w:color="auto"/>
                <w:bottom w:val="none" w:sz="0" w:space="0" w:color="auto"/>
                <w:right w:val="none" w:sz="0" w:space="0" w:color="auto"/>
              </w:divBdr>
            </w:div>
            <w:div w:id="1391153455">
              <w:marLeft w:val="0"/>
              <w:marRight w:val="0"/>
              <w:marTop w:val="0"/>
              <w:marBottom w:val="0"/>
              <w:divBdr>
                <w:top w:val="none" w:sz="0" w:space="0" w:color="auto"/>
                <w:left w:val="none" w:sz="0" w:space="0" w:color="auto"/>
                <w:bottom w:val="none" w:sz="0" w:space="0" w:color="auto"/>
                <w:right w:val="none" w:sz="0" w:space="0" w:color="auto"/>
              </w:divBdr>
            </w:div>
            <w:div w:id="1391227285">
              <w:marLeft w:val="0"/>
              <w:marRight w:val="0"/>
              <w:marTop w:val="0"/>
              <w:marBottom w:val="0"/>
              <w:divBdr>
                <w:top w:val="none" w:sz="0" w:space="0" w:color="auto"/>
                <w:left w:val="none" w:sz="0" w:space="0" w:color="auto"/>
                <w:bottom w:val="none" w:sz="0" w:space="0" w:color="auto"/>
                <w:right w:val="none" w:sz="0" w:space="0" w:color="auto"/>
              </w:divBdr>
            </w:div>
            <w:div w:id="1391806658">
              <w:marLeft w:val="0"/>
              <w:marRight w:val="0"/>
              <w:marTop w:val="0"/>
              <w:marBottom w:val="0"/>
              <w:divBdr>
                <w:top w:val="none" w:sz="0" w:space="0" w:color="auto"/>
                <w:left w:val="none" w:sz="0" w:space="0" w:color="auto"/>
                <w:bottom w:val="none" w:sz="0" w:space="0" w:color="auto"/>
                <w:right w:val="none" w:sz="0" w:space="0" w:color="auto"/>
              </w:divBdr>
            </w:div>
            <w:div w:id="1391919745">
              <w:marLeft w:val="0"/>
              <w:marRight w:val="0"/>
              <w:marTop w:val="0"/>
              <w:marBottom w:val="0"/>
              <w:divBdr>
                <w:top w:val="none" w:sz="0" w:space="0" w:color="auto"/>
                <w:left w:val="none" w:sz="0" w:space="0" w:color="auto"/>
                <w:bottom w:val="none" w:sz="0" w:space="0" w:color="auto"/>
                <w:right w:val="none" w:sz="0" w:space="0" w:color="auto"/>
              </w:divBdr>
            </w:div>
            <w:div w:id="1395471005">
              <w:marLeft w:val="0"/>
              <w:marRight w:val="0"/>
              <w:marTop w:val="0"/>
              <w:marBottom w:val="0"/>
              <w:divBdr>
                <w:top w:val="none" w:sz="0" w:space="0" w:color="auto"/>
                <w:left w:val="none" w:sz="0" w:space="0" w:color="auto"/>
                <w:bottom w:val="none" w:sz="0" w:space="0" w:color="auto"/>
                <w:right w:val="none" w:sz="0" w:space="0" w:color="auto"/>
              </w:divBdr>
            </w:div>
            <w:div w:id="1395932029">
              <w:marLeft w:val="0"/>
              <w:marRight w:val="0"/>
              <w:marTop w:val="0"/>
              <w:marBottom w:val="0"/>
              <w:divBdr>
                <w:top w:val="none" w:sz="0" w:space="0" w:color="auto"/>
                <w:left w:val="none" w:sz="0" w:space="0" w:color="auto"/>
                <w:bottom w:val="none" w:sz="0" w:space="0" w:color="auto"/>
                <w:right w:val="none" w:sz="0" w:space="0" w:color="auto"/>
              </w:divBdr>
            </w:div>
            <w:div w:id="1396315061">
              <w:marLeft w:val="0"/>
              <w:marRight w:val="0"/>
              <w:marTop w:val="0"/>
              <w:marBottom w:val="0"/>
              <w:divBdr>
                <w:top w:val="none" w:sz="0" w:space="0" w:color="auto"/>
                <w:left w:val="none" w:sz="0" w:space="0" w:color="auto"/>
                <w:bottom w:val="none" w:sz="0" w:space="0" w:color="auto"/>
                <w:right w:val="none" w:sz="0" w:space="0" w:color="auto"/>
              </w:divBdr>
            </w:div>
            <w:div w:id="1401758240">
              <w:marLeft w:val="0"/>
              <w:marRight w:val="0"/>
              <w:marTop w:val="0"/>
              <w:marBottom w:val="0"/>
              <w:divBdr>
                <w:top w:val="none" w:sz="0" w:space="0" w:color="auto"/>
                <w:left w:val="none" w:sz="0" w:space="0" w:color="auto"/>
                <w:bottom w:val="none" w:sz="0" w:space="0" w:color="auto"/>
                <w:right w:val="none" w:sz="0" w:space="0" w:color="auto"/>
              </w:divBdr>
            </w:div>
            <w:div w:id="1401899591">
              <w:marLeft w:val="0"/>
              <w:marRight w:val="0"/>
              <w:marTop w:val="0"/>
              <w:marBottom w:val="0"/>
              <w:divBdr>
                <w:top w:val="none" w:sz="0" w:space="0" w:color="auto"/>
                <w:left w:val="none" w:sz="0" w:space="0" w:color="auto"/>
                <w:bottom w:val="none" w:sz="0" w:space="0" w:color="auto"/>
                <w:right w:val="none" w:sz="0" w:space="0" w:color="auto"/>
              </w:divBdr>
            </w:div>
            <w:div w:id="1402365799">
              <w:marLeft w:val="0"/>
              <w:marRight w:val="0"/>
              <w:marTop w:val="0"/>
              <w:marBottom w:val="0"/>
              <w:divBdr>
                <w:top w:val="none" w:sz="0" w:space="0" w:color="auto"/>
                <w:left w:val="none" w:sz="0" w:space="0" w:color="auto"/>
                <w:bottom w:val="none" w:sz="0" w:space="0" w:color="auto"/>
                <w:right w:val="none" w:sz="0" w:space="0" w:color="auto"/>
              </w:divBdr>
            </w:div>
            <w:div w:id="1402366369">
              <w:marLeft w:val="0"/>
              <w:marRight w:val="0"/>
              <w:marTop w:val="0"/>
              <w:marBottom w:val="0"/>
              <w:divBdr>
                <w:top w:val="none" w:sz="0" w:space="0" w:color="auto"/>
                <w:left w:val="none" w:sz="0" w:space="0" w:color="auto"/>
                <w:bottom w:val="none" w:sz="0" w:space="0" w:color="auto"/>
                <w:right w:val="none" w:sz="0" w:space="0" w:color="auto"/>
              </w:divBdr>
            </w:div>
            <w:div w:id="1404327501">
              <w:marLeft w:val="0"/>
              <w:marRight w:val="0"/>
              <w:marTop w:val="0"/>
              <w:marBottom w:val="0"/>
              <w:divBdr>
                <w:top w:val="none" w:sz="0" w:space="0" w:color="auto"/>
                <w:left w:val="none" w:sz="0" w:space="0" w:color="auto"/>
                <w:bottom w:val="none" w:sz="0" w:space="0" w:color="auto"/>
                <w:right w:val="none" w:sz="0" w:space="0" w:color="auto"/>
              </w:divBdr>
            </w:div>
            <w:div w:id="1406220953">
              <w:marLeft w:val="0"/>
              <w:marRight w:val="0"/>
              <w:marTop w:val="0"/>
              <w:marBottom w:val="0"/>
              <w:divBdr>
                <w:top w:val="none" w:sz="0" w:space="0" w:color="auto"/>
                <w:left w:val="none" w:sz="0" w:space="0" w:color="auto"/>
                <w:bottom w:val="none" w:sz="0" w:space="0" w:color="auto"/>
                <w:right w:val="none" w:sz="0" w:space="0" w:color="auto"/>
              </w:divBdr>
            </w:div>
            <w:div w:id="1406411823">
              <w:marLeft w:val="0"/>
              <w:marRight w:val="0"/>
              <w:marTop w:val="0"/>
              <w:marBottom w:val="0"/>
              <w:divBdr>
                <w:top w:val="none" w:sz="0" w:space="0" w:color="auto"/>
                <w:left w:val="none" w:sz="0" w:space="0" w:color="auto"/>
                <w:bottom w:val="none" w:sz="0" w:space="0" w:color="auto"/>
                <w:right w:val="none" w:sz="0" w:space="0" w:color="auto"/>
              </w:divBdr>
            </w:div>
            <w:div w:id="1406876828">
              <w:marLeft w:val="0"/>
              <w:marRight w:val="0"/>
              <w:marTop w:val="0"/>
              <w:marBottom w:val="0"/>
              <w:divBdr>
                <w:top w:val="none" w:sz="0" w:space="0" w:color="auto"/>
                <w:left w:val="none" w:sz="0" w:space="0" w:color="auto"/>
                <w:bottom w:val="none" w:sz="0" w:space="0" w:color="auto"/>
                <w:right w:val="none" w:sz="0" w:space="0" w:color="auto"/>
              </w:divBdr>
            </w:div>
            <w:div w:id="1407804230">
              <w:marLeft w:val="0"/>
              <w:marRight w:val="0"/>
              <w:marTop w:val="0"/>
              <w:marBottom w:val="0"/>
              <w:divBdr>
                <w:top w:val="none" w:sz="0" w:space="0" w:color="auto"/>
                <w:left w:val="none" w:sz="0" w:space="0" w:color="auto"/>
                <w:bottom w:val="none" w:sz="0" w:space="0" w:color="auto"/>
                <w:right w:val="none" w:sz="0" w:space="0" w:color="auto"/>
              </w:divBdr>
            </w:div>
            <w:div w:id="1408960999">
              <w:marLeft w:val="0"/>
              <w:marRight w:val="0"/>
              <w:marTop w:val="0"/>
              <w:marBottom w:val="0"/>
              <w:divBdr>
                <w:top w:val="none" w:sz="0" w:space="0" w:color="auto"/>
                <w:left w:val="none" w:sz="0" w:space="0" w:color="auto"/>
                <w:bottom w:val="none" w:sz="0" w:space="0" w:color="auto"/>
                <w:right w:val="none" w:sz="0" w:space="0" w:color="auto"/>
              </w:divBdr>
            </w:div>
            <w:div w:id="1410074187">
              <w:marLeft w:val="0"/>
              <w:marRight w:val="0"/>
              <w:marTop w:val="0"/>
              <w:marBottom w:val="0"/>
              <w:divBdr>
                <w:top w:val="none" w:sz="0" w:space="0" w:color="auto"/>
                <w:left w:val="none" w:sz="0" w:space="0" w:color="auto"/>
                <w:bottom w:val="none" w:sz="0" w:space="0" w:color="auto"/>
                <w:right w:val="none" w:sz="0" w:space="0" w:color="auto"/>
              </w:divBdr>
            </w:div>
            <w:div w:id="1410421336">
              <w:marLeft w:val="0"/>
              <w:marRight w:val="0"/>
              <w:marTop w:val="0"/>
              <w:marBottom w:val="0"/>
              <w:divBdr>
                <w:top w:val="none" w:sz="0" w:space="0" w:color="auto"/>
                <w:left w:val="none" w:sz="0" w:space="0" w:color="auto"/>
                <w:bottom w:val="none" w:sz="0" w:space="0" w:color="auto"/>
                <w:right w:val="none" w:sz="0" w:space="0" w:color="auto"/>
              </w:divBdr>
            </w:div>
            <w:div w:id="1411776991">
              <w:marLeft w:val="0"/>
              <w:marRight w:val="0"/>
              <w:marTop w:val="0"/>
              <w:marBottom w:val="0"/>
              <w:divBdr>
                <w:top w:val="none" w:sz="0" w:space="0" w:color="auto"/>
                <w:left w:val="none" w:sz="0" w:space="0" w:color="auto"/>
                <w:bottom w:val="none" w:sz="0" w:space="0" w:color="auto"/>
                <w:right w:val="none" w:sz="0" w:space="0" w:color="auto"/>
              </w:divBdr>
            </w:div>
            <w:div w:id="1411853126">
              <w:marLeft w:val="0"/>
              <w:marRight w:val="0"/>
              <w:marTop w:val="0"/>
              <w:marBottom w:val="0"/>
              <w:divBdr>
                <w:top w:val="none" w:sz="0" w:space="0" w:color="auto"/>
                <w:left w:val="none" w:sz="0" w:space="0" w:color="auto"/>
                <w:bottom w:val="none" w:sz="0" w:space="0" w:color="auto"/>
                <w:right w:val="none" w:sz="0" w:space="0" w:color="auto"/>
              </w:divBdr>
            </w:div>
            <w:div w:id="1414086654">
              <w:marLeft w:val="0"/>
              <w:marRight w:val="0"/>
              <w:marTop w:val="0"/>
              <w:marBottom w:val="0"/>
              <w:divBdr>
                <w:top w:val="none" w:sz="0" w:space="0" w:color="auto"/>
                <w:left w:val="none" w:sz="0" w:space="0" w:color="auto"/>
                <w:bottom w:val="none" w:sz="0" w:space="0" w:color="auto"/>
                <w:right w:val="none" w:sz="0" w:space="0" w:color="auto"/>
              </w:divBdr>
            </w:div>
            <w:div w:id="1414740377">
              <w:marLeft w:val="0"/>
              <w:marRight w:val="0"/>
              <w:marTop w:val="0"/>
              <w:marBottom w:val="0"/>
              <w:divBdr>
                <w:top w:val="none" w:sz="0" w:space="0" w:color="auto"/>
                <w:left w:val="none" w:sz="0" w:space="0" w:color="auto"/>
                <w:bottom w:val="none" w:sz="0" w:space="0" w:color="auto"/>
                <w:right w:val="none" w:sz="0" w:space="0" w:color="auto"/>
              </w:divBdr>
            </w:div>
            <w:div w:id="1415319308">
              <w:marLeft w:val="0"/>
              <w:marRight w:val="0"/>
              <w:marTop w:val="0"/>
              <w:marBottom w:val="0"/>
              <w:divBdr>
                <w:top w:val="none" w:sz="0" w:space="0" w:color="auto"/>
                <w:left w:val="none" w:sz="0" w:space="0" w:color="auto"/>
                <w:bottom w:val="none" w:sz="0" w:space="0" w:color="auto"/>
                <w:right w:val="none" w:sz="0" w:space="0" w:color="auto"/>
              </w:divBdr>
            </w:div>
            <w:div w:id="1416054810">
              <w:marLeft w:val="0"/>
              <w:marRight w:val="0"/>
              <w:marTop w:val="0"/>
              <w:marBottom w:val="0"/>
              <w:divBdr>
                <w:top w:val="none" w:sz="0" w:space="0" w:color="auto"/>
                <w:left w:val="none" w:sz="0" w:space="0" w:color="auto"/>
                <w:bottom w:val="none" w:sz="0" w:space="0" w:color="auto"/>
                <w:right w:val="none" w:sz="0" w:space="0" w:color="auto"/>
              </w:divBdr>
            </w:div>
            <w:div w:id="1416824834">
              <w:marLeft w:val="0"/>
              <w:marRight w:val="0"/>
              <w:marTop w:val="0"/>
              <w:marBottom w:val="0"/>
              <w:divBdr>
                <w:top w:val="none" w:sz="0" w:space="0" w:color="auto"/>
                <w:left w:val="none" w:sz="0" w:space="0" w:color="auto"/>
                <w:bottom w:val="none" w:sz="0" w:space="0" w:color="auto"/>
                <w:right w:val="none" w:sz="0" w:space="0" w:color="auto"/>
              </w:divBdr>
            </w:div>
            <w:div w:id="1419520324">
              <w:marLeft w:val="0"/>
              <w:marRight w:val="0"/>
              <w:marTop w:val="0"/>
              <w:marBottom w:val="0"/>
              <w:divBdr>
                <w:top w:val="none" w:sz="0" w:space="0" w:color="auto"/>
                <w:left w:val="none" w:sz="0" w:space="0" w:color="auto"/>
                <w:bottom w:val="none" w:sz="0" w:space="0" w:color="auto"/>
                <w:right w:val="none" w:sz="0" w:space="0" w:color="auto"/>
              </w:divBdr>
            </w:div>
            <w:div w:id="1421372336">
              <w:marLeft w:val="0"/>
              <w:marRight w:val="0"/>
              <w:marTop w:val="0"/>
              <w:marBottom w:val="0"/>
              <w:divBdr>
                <w:top w:val="none" w:sz="0" w:space="0" w:color="auto"/>
                <w:left w:val="none" w:sz="0" w:space="0" w:color="auto"/>
                <w:bottom w:val="none" w:sz="0" w:space="0" w:color="auto"/>
                <w:right w:val="none" w:sz="0" w:space="0" w:color="auto"/>
              </w:divBdr>
            </w:div>
            <w:div w:id="1423793478">
              <w:marLeft w:val="0"/>
              <w:marRight w:val="0"/>
              <w:marTop w:val="0"/>
              <w:marBottom w:val="0"/>
              <w:divBdr>
                <w:top w:val="none" w:sz="0" w:space="0" w:color="auto"/>
                <w:left w:val="none" w:sz="0" w:space="0" w:color="auto"/>
                <w:bottom w:val="none" w:sz="0" w:space="0" w:color="auto"/>
                <w:right w:val="none" w:sz="0" w:space="0" w:color="auto"/>
              </w:divBdr>
            </w:div>
            <w:div w:id="1425109679">
              <w:marLeft w:val="0"/>
              <w:marRight w:val="0"/>
              <w:marTop w:val="0"/>
              <w:marBottom w:val="0"/>
              <w:divBdr>
                <w:top w:val="none" w:sz="0" w:space="0" w:color="auto"/>
                <w:left w:val="none" w:sz="0" w:space="0" w:color="auto"/>
                <w:bottom w:val="none" w:sz="0" w:space="0" w:color="auto"/>
                <w:right w:val="none" w:sz="0" w:space="0" w:color="auto"/>
              </w:divBdr>
            </w:div>
            <w:div w:id="1426344511">
              <w:marLeft w:val="0"/>
              <w:marRight w:val="0"/>
              <w:marTop w:val="0"/>
              <w:marBottom w:val="0"/>
              <w:divBdr>
                <w:top w:val="none" w:sz="0" w:space="0" w:color="auto"/>
                <w:left w:val="none" w:sz="0" w:space="0" w:color="auto"/>
                <w:bottom w:val="none" w:sz="0" w:space="0" w:color="auto"/>
                <w:right w:val="none" w:sz="0" w:space="0" w:color="auto"/>
              </w:divBdr>
            </w:div>
            <w:div w:id="1426418140">
              <w:marLeft w:val="0"/>
              <w:marRight w:val="0"/>
              <w:marTop w:val="0"/>
              <w:marBottom w:val="0"/>
              <w:divBdr>
                <w:top w:val="none" w:sz="0" w:space="0" w:color="auto"/>
                <w:left w:val="none" w:sz="0" w:space="0" w:color="auto"/>
                <w:bottom w:val="none" w:sz="0" w:space="0" w:color="auto"/>
                <w:right w:val="none" w:sz="0" w:space="0" w:color="auto"/>
              </w:divBdr>
            </w:div>
            <w:div w:id="1427506118">
              <w:marLeft w:val="0"/>
              <w:marRight w:val="0"/>
              <w:marTop w:val="0"/>
              <w:marBottom w:val="0"/>
              <w:divBdr>
                <w:top w:val="none" w:sz="0" w:space="0" w:color="auto"/>
                <w:left w:val="none" w:sz="0" w:space="0" w:color="auto"/>
                <w:bottom w:val="none" w:sz="0" w:space="0" w:color="auto"/>
                <w:right w:val="none" w:sz="0" w:space="0" w:color="auto"/>
              </w:divBdr>
            </w:div>
            <w:div w:id="1428425714">
              <w:marLeft w:val="0"/>
              <w:marRight w:val="0"/>
              <w:marTop w:val="0"/>
              <w:marBottom w:val="0"/>
              <w:divBdr>
                <w:top w:val="none" w:sz="0" w:space="0" w:color="auto"/>
                <w:left w:val="none" w:sz="0" w:space="0" w:color="auto"/>
                <w:bottom w:val="none" w:sz="0" w:space="0" w:color="auto"/>
                <w:right w:val="none" w:sz="0" w:space="0" w:color="auto"/>
              </w:divBdr>
            </w:div>
            <w:div w:id="1434281530">
              <w:marLeft w:val="0"/>
              <w:marRight w:val="0"/>
              <w:marTop w:val="0"/>
              <w:marBottom w:val="0"/>
              <w:divBdr>
                <w:top w:val="none" w:sz="0" w:space="0" w:color="auto"/>
                <w:left w:val="none" w:sz="0" w:space="0" w:color="auto"/>
                <w:bottom w:val="none" w:sz="0" w:space="0" w:color="auto"/>
                <w:right w:val="none" w:sz="0" w:space="0" w:color="auto"/>
              </w:divBdr>
            </w:div>
            <w:div w:id="1436050447">
              <w:marLeft w:val="0"/>
              <w:marRight w:val="0"/>
              <w:marTop w:val="0"/>
              <w:marBottom w:val="0"/>
              <w:divBdr>
                <w:top w:val="none" w:sz="0" w:space="0" w:color="auto"/>
                <w:left w:val="none" w:sz="0" w:space="0" w:color="auto"/>
                <w:bottom w:val="none" w:sz="0" w:space="0" w:color="auto"/>
                <w:right w:val="none" w:sz="0" w:space="0" w:color="auto"/>
              </w:divBdr>
            </w:div>
            <w:div w:id="1436319574">
              <w:marLeft w:val="0"/>
              <w:marRight w:val="0"/>
              <w:marTop w:val="0"/>
              <w:marBottom w:val="0"/>
              <w:divBdr>
                <w:top w:val="none" w:sz="0" w:space="0" w:color="auto"/>
                <w:left w:val="none" w:sz="0" w:space="0" w:color="auto"/>
                <w:bottom w:val="none" w:sz="0" w:space="0" w:color="auto"/>
                <w:right w:val="none" w:sz="0" w:space="0" w:color="auto"/>
              </w:divBdr>
            </w:div>
            <w:div w:id="1437560395">
              <w:marLeft w:val="0"/>
              <w:marRight w:val="0"/>
              <w:marTop w:val="0"/>
              <w:marBottom w:val="0"/>
              <w:divBdr>
                <w:top w:val="none" w:sz="0" w:space="0" w:color="auto"/>
                <w:left w:val="none" w:sz="0" w:space="0" w:color="auto"/>
                <w:bottom w:val="none" w:sz="0" w:space="0" w:color="auto"/>
                <w:right w:val="none" w:sz="0" w:space="0" w:color="auto"/>
              </w:divBdr>
            </w:div>
            <w:div w:id="1437674063">
              <w:marLeft w:val="0"/>
              <w:marRight w:val="0"/>
              <w:marTop w:val="0"/>
              <w:marBottom w:val="0"/>
              <w:divBdr>
                <w:top w:val="none" w:sz="0" w:space="0" w:color="auto"/>
                <w:left w:val="none" w:sz="0" w:space="0" w:color="auto"/>
                <w:bottom w:val="none" w:sz="0" w:space="0" w:color="auto"/>
                <w:right w:val="none" w:sz="0" w:space="0" w:color="auto"/>
              </w:divBdr>
            </w:div>
            <w:div w:id="1439565799">
              <w:marLeft w:val="0"/>
              <w:marRight w:val="0"/>
              <w:marTop w:val="0"/>
              <w:marBottom w:val="0"/>
              <w:divBdr>
                <w:top w:val="none" w:sz="0" w:space="0" w:color="auto"/>
                <w:left w:val="none" w:sz="0" w:space="0" w:color="auto"/>
                <w:bottom w:val="none" w:sz="0" w:space="0" w:color="auto"/>
                <w:right w:val="none" w:sz="0" w:space="0" w:color="auto"/>
              </w:divBdr>
            </w:div>
            <w:div w:id="1443841764">
              <w:marLeft w:val="0"/>
              <w:marRight w:val="0"/>
              <w:marTop w:val="0"/>
              <w:marBottom w:val="0"/>
              <w:divBdr>
                <w:top w:val="none" w:sz="0" w:space="0" w:color="auto"/>
                <w:left w:val="none" w:sz="0" w:space="0" w:color="auto"/>
                <w:bottom w:val="none" w:sz="0" w:space="0" w:color="auto"/>
                <w:right w:val="none" w:sz="0" w:space="0" w:color="auto"/>
              </w:divBdr>
            </w:div>
            <w:div w:id="1445223199">
              <w:marLeft w:val="0"/>
              <w:marRight w:val="0"/>
              <w:marTop w:val="0"/>
              <w:marBottom w:val="0"/>
              <w:divBdr>
                <w:top w:val="none" w:sz="0" w:space="0" w:color="auto"/>
                <w:left w:val="none" w:sz="0" w:space="0" w:color="auto"/>
                <w:bottom w:val="none" w:sz="0" w:space="0" w:color="auto"/>
                <w:right w:val="none" w:sz="0" w:space="0" w:color="auto"/>
              </w:divBdr>
            </w:div>
            <w:div w:id="1445466512">
              <w:marLeft w:val="0"/>
              <w:marRight w:val="0"/>
              <w:marTop w:val="0"/>
              <w:marBottom w:val="0"/>
              <w:divBdr>
                <w:top w:val="none" w:sz="0" w:space="0" w:color="auto"/>
                <w:left w:val="none" w:sz="0" w:space="0" w:color="auto"/>
                <w:bottom w:val="none" w:sz="0" w:space="0" w:color="auto"/>
                <w:right w:val="none" w:sz="0" w:space="0" w:color="auto"/>
              </w:divBdr>
            </w:div>
            <w:div w:id="1448503274">
              <w:marLeft w:val="0"/>
              <w:marRight w:val="0"/>
              <w:marTop w:val="0"/>
              <w:marBottom w:val="0"/>
              <w:divBdr>
                <w:top w:val="none" w:sz="0" w:space="0" w:color="auto"/>
                <w:left w:val="none" w:sz="0" w:space="0" w:color="auto"/>
                <w:bottom w:val="none" w:sz="0" w:space="0" w:color="auto"/>
                <w:right w:val="none" w:sz="0" w:space="0" w:color="auto"/>
              </w:divBdr>
            </w:div>
            <w:div w:id="1451051641">
              <w:marLeft w:val="0"/>
              <w:marRight w:val="0"/>
              <w:marTop w:val="0"/>
              <w:marBottom w:val="0"/>
              <w:divBdr>
                <w:top w:val="none" w:sz="0" w:space="0" w:color="auto"/>
                <w:left w:val="none" w:sz="0" w:space="0" w:color="auto"/>
                <w:bottom w:val="none" w:sz="0" w:space="0" w:color="auto"/>
                <w:right w:val="none" w:sz="0" w:space="0" w:color="auto"/>
              </w:divBdr>
            </w:div>
            <w:div w:id="1451779951">
              <w:marLeft w:val="0"/>
              <w:marRight w:val="0"/>
              <w:marTop w:val="0"/>
              <w:marBottom w:val="0"/>
              <w:divBdr>
                <w:top w:val="none" w:sz="0" w:space="0" w:color="auto"/>
                <w:left w:val="none" w:sz="0" w:space="0" w:color="auto"/>
                <w:bottom w:val="none" w:sz="0" w:space="0" w:color="auto"/>
                <w:right w:val="none" w:sz="0" w:space="0" w:color="auto"/>
              </w:divBdr>
            </w:div>
            <w:div w:id="1452167416">
              <w:marLeft w:val="0"/>
              <w:marRight w:val="0"/>
              <w:marTop w:val="0"/>
              <w:marBottom w:val="0"/>
              <w:divBdr>
                <w:top w:val="none" w:sz="0" w:space="0" w:color="auto"/>
                <w:left w:val="none" w:sz="0" w:space="0" w:color="auto"/>
                <w:bottom w:val="none" w:sz="0" w:space="0" w:color="auto"/>
                <w:right w:val="none" w:sz="0" w:space="0" w:color="auto"/>
              </w:divBdr>
            </w:div>
            <w:div w:id="1452702312">
              <w:marLeft w:val="0"/>
              <w:marRight w:val="0"/>
              <w:marTop w:val="0"/>
              <w:marBottom w:val="0"/>
              <w:divBdr>
                <w:top w:val="none" w:sz="0" w:space="0" w:color="auto"/>
                <w:left w:val="none" w:sz="0" w:space="0" w:color="auto"/>
                <w:bottom w:val="none" w:sz="0" w:space="0" w:color="auto"/>
                <w:right w:val="none" w:sz="0" w:space="0" w:color="auto"/>
              </w:divBdr>
            </w:div>
            <w:div w:id="1453327365">
              <w:marLeft w:val="0"/>
              <w:marRight w:val="0"/>
              <w:marTop w:val="0"/>
              <w:marBottom w:val="0"/>
              <w:divBdr>
                <w:top w:val="none" w:sz="0" w:space="0" w:color="auto"/>
                <w:left w:val="none" w:sz="0" w:space="0" w:color="auto"/>
                <w:bottom w:val="none" w:sz="0" w:space="0" w:color="auto"/>
                <w:right w:val="none" w:sz="0" w:space="0" w:color="auto"/>
              </w:divBdr>
            </w:div>
            <w:div w:id="1453401009">
              <w:marLeft w:val="0"/>
              <w:marRight w:val="0"/>
              <w:marTop w:val="0"/>
              <w:marBottom w:val="0"/>
              <w:divBdr>
                <w:top w:val="none" w:sz="0" w:space="0" w:color="auto"/>
                <w:left w:val="none" w:sz="0" w:space="0" w:color="auto"/>
                <w:bottom w:val="none" w:sz="0" w:space="0" w:color="auto"/>
                <w:right w:val="none" w:sz="0" w:space="0" w:color="auto"/>
              </w:divBdr>
            </w:div>
            <w:div w:id="1454205917">
              <w:marLeft w:val="0"/>
              <w:marRight w:val="0"/>
              <w:marTop w:val="0"/>
              <w:marBottom w:val="0"/>
              <w:divBdr>
                <w:top w:val="none" w:sz="0" w:space="0" w:color="auto"/>
                <w:left w:val="none" w:sz="0" w:space="0" w:color="auto"/>
                <w:bottom w:val="none" w:sz="0" w:space="0" w:color="auto"/>
                <w:right w:val="none" w:sz="0" w:space="0" w:color="auto"/>
              </w:divBdr>
            </w:div>
            <w:div w:id="1456095392">
              <w:marLeft w:val="0"/>
              <w:marRight w:val="0"/>
              <w:marTop w:val="0"/>
              <w:marBottom w:val="0"/>
              <w:divBdr>
                <w:top w:val="none" w:sz="0" w:space="0" w:color="auto"/>
                <w:left w:val="none" w:sz="0" w:space="0" w:color="auto"/>
                <w:bottom w:val="none" w:sz="0" w:space="0" w:color="auto"/>
                <w:right w:val="none" w:sz="0" w:space="0" w:color="auto"/>
              </w:divBdr>
            </w:div>
            <w:div w:id="1456175371">
              <w:marLeft w:val="0"/>
              <w:marRight w:val="0"/>
              <w:marTop w:val="0"/>
              <w:marBottom w:val="0"/>
              <w:divBdr>
                <w:top w:val="none" w:sz="0" w:space="0" w:color="auto"/>
                <w:left w:val="none" w:sz="0" w:space="0" w:color="auto"/>
                <w:bottom w:val="none" w:sz="0" w:space="0" w:color="auto"/>
                <w:right w:val="none" w:sz="0" w:space="0" w:color="auto"/>
              </w:divBdr>
            </w:div>
            <w:div w:id="1458527043">
              <w:marLeft w:val="0"/>
              <w:marRight w:val="0"/>
              <w:marTop w:val="0"/>
              <w:marBottom w:val="0"/>
              <w:divBdr>
                <w:top w:val="none" w:sz="0" w:space="0" w:color="auto"/>
                <w:left w:val="none" w:sz="0" w:space="0" w:color="auto"/>
                <w:bottom w:val="none" w:sz="0" w:space="0" w:color="auto"/>
                <w:right w:val="none" w:sz="0" w:space="0" w:color="auto"/>
              </w:divBdr>
            </w:div>
            <w:div w:id="1460496032">
              <w:marLeft w:val="0"/>
              <w:marRight w:val="0"/>
              <w:marTop w:val="0"/>
              <w:marBottom w:val="0"/>
              <w:divBdr>
                <w:top w:val="none" w:sz="0" w:space="0" w:color="auto"/>
                <w:left w:val="none" w:sz="0" w:space="0" w:color="auto"/>
                <w:bottom w:val="none" w:sz="0" w:space="0" w:color="auto"/>
                <w:right w:val="none" w:sz="0" w:space="0" w:color="auto"/>
              </w:divBdr>
            </w:div>
            <w:div w:id="1464233495">
              <w:marLeft w:val="0"/>
              <w:marRight w:val="0"/>
              <w:marTop w:val="0"/>
              <w:marBottom w:val="0"/>
              <w:divBdr>
                <w:top w:val="none" w:sz="0" w:space="0" w:color="auto"/>
                <w:left w:val="none" w:sz="0" w:space="0" w:color="auto"/>
                <w:bottom w:val="none" w:sz="0" w:space="0" w:color="auto"/>
                <w:right w:val="none" w:sz="0" w:space="0" w:color="auto"/>
              </w:divBdr>
            </w:div>
            <w:div w:id="1464344804">
              <w:marLeft w:val="0"/>
              <w:marRight w:val="0"/>
              <w:marTop w:val="0"/>
              <w:marBottom w:val="0"/>
              <w:divBdr>
                <w:top w:val="none" w:sz="0" w:space="0" w:color="auto"/>
                <w:left w:val="none" w:sz="0" w:space="0" w:color="auto"/>
                <w:bottom w:val="none" w:sz="0" w:space="0" w:color="auto"/>
                <w:right w:val="none" w:sz="0" w:space="0" w:color="auto"/>
              </w:divBdr>
            </w:div>
            <w:div w:id="1464420525">
              <w:marLeft w:val="0"/>
              <w:marRight w:val="0"/>
              <w:marTop w:val="0"/>
              <w:marBottom w:val="0"/>
              <w:divBdr>
                <w:top w:val="none" w:sz="0" w:space="0" w:color="auto"/>
                <w:left w:val="none" w:sz="0" w:space="0" w:color="auto"/>
                <w:bottom w:val="none" w:sz="0" w:space="0" w:color="auto"/>
                <w:right w:val="none" w:sz="0" w:space="0" w:color="auto"/>
              </w:divBdr>
            </w:div>
            <w:div w:id="1466972959">
              <w:marLeft w:val="0"/>
              <w:marRight w:val="0"/>
              <w:marTop w:val="0"/>
              <w:marBottom w:val="0"/>
              <w:divBdr>
                <w:top w:val="none" w:sz="0" w:space="0" w:color="auto"/>
                <w:left w:val="none" w:sz="0" w:space="0" w:color="auto"/>
                <w:bottom w:val="none" w:sz="0" w:space="0" w:color="auto"/>
                <w:right w:val="none" w:sz="0" w:space="0" w:color="auto"/>
              </w:divBdr>
            </w:div>
            <w:div w:id="1467164689">
              <w:marLeft w:val="0"/>
              <w:marRight w:val="0"/>
              <w:marTop w:val="0"/>
              <w:marBottom w:val="0"/>
              <w:divBdr>
                <w:top w:val="none" w:sz="0" w:space="0" w:color="auto"/>
                <w:left w:val="none" w:sz="0" w:space="0" w:color="auto"/>
                <w:bottom w:val="none" w:sz="0" w:space="0" w:color="auto"/>
                <w:right w:val="none" w:sz="0" w:space="0" w:color="auto"/>
              </w:divBdr>
            </w:div>
            <w:div w:id="1468354851">
              <w:marLeft w:val="0"/>
              <w:marRight w:val="0"/>
              <w:marTop w:val="0"/>
              <w:marBottom w:val="0"/>
              <w:divBdr>
                <w:top w:val="none" w:sz="0" w:space="0" w:color="auto"/>
                <w:left w:val="none" w:sz="0" w:space="0" w:color="auto"/>
                <w:bottom w:val="none" w:sz="0" w:space="0" w:color="auto"/>
                <w:right w:val="none" w:sz="0" w:space="0" w:color="auto"/>
              </w:divBdr>
            </w:div>
            <w:div w:id="1470511729">
              <w:marLeft w:val="0"/>
              <w:marRight w:val="0"/>
              <w:marTop w:val="0"/>
              <w:marBottom w:val="0"/>
              <w:divBdr>
                <w:top w:val="none" w:sz="0" w:space="0" w:color="auto"/>
                <w:left w:val="none" w:sz="0" w:space="0" w:color="auto"/>
                <w:bottom w:val="none" w:sz="0" w:space="0" w:color="auto"/>
                <w:right w:val="none" w:sz="0" w:space="0" w:color="auto"/>
              </w:divBdr>
            </w:div>
            <w:div w:id="1470854614">
              <w:marLeft w:val="0"/>
              <w:marRight w:val="0"/>
              <w:marTop w:val="0"/>
              <w:marBottom w:val="0"/>
              <w:divBdr>
                <w:top w:val="none" w:sz="0" w:space="0" w:color="auto"/>
                <w:left w:val="none" w:sz="0" w:space="0" w:color="auto"/>
                <w:bottom w:val="none" w:sz="0" w:space="0" w:color="auto"/>
                <w:right w:val="none" w:sz="0" w:space="0" w:color="auto"/>
              </w:divBdr>
            </w:div>
            <w:div w:id="1471898933">
              <w:marLeft w:val="0"/>
              <w:marRight w:val="0"/>
              <w:marTop w:val="0"/>
              <w:marBottom w:val="0"/>
              <w:divBdr>
                <w:top w:val="none" w:sz="0" w:space="0" w:color="auto"/>
                <w:left w:val="none" w:sz="0" w:space="0" w:color="auto"/>
                <w:bottom w:val="none" w:sz="0" w:space="0" w:color="auto"/>
                <w:right w:val="none" w:sz="0" w:space="0" w:color="auto"/>
              </w:divBdr>
            </w:div>
            <w:div w:id="1472362679">
              <w:marLeft w:val="0"/>
              <w:marRight w:val="0"/>
              <w:marTop w:val="0"/>
              <w:marBottom w:val="0"/>
              <w:divBdr>
                <w:top w:val="none" w:sz="0" w:space="0" w:color="auto"/>
                <w:left w:val="none" w:sz="0" w:space="0" w:color="auto"/>
                <w:bottom w:val="none" w:sz="0" w:space="0" w:color="auto"/>
                <w:right w:val="none" w:sz="0" w:space="0" w:color="auto"/>
              </w:divBdr>
            </w:div>
            <w:div w:id="1474911325">
              <w:marLeft w:val="0"/>
              <w:marRight w:val="0"/>
              <w:marTop w:val="0"/>
              <w:marBottom w:val="0"/>
              <w:divBdr>
                <w:top w:val="none" w:sz="0" w:space="0" w:color="auto"/>
                <w:left w:val="none" w:sz="0" w:space="0" w:color="auto"/>
                <w:bottom w:val="none" w:sz="0" w:space="0" w:color="auto"/>
                <w:right w:val="none" w:sz="0" w:space="0" w:color="auto"/>
              </w:divBdr>
            </w:div>
            <w:div w:id="1475640055">
              <w:marLeft w:val="0"/>
              <w:marRight w:val="0"/>
              <w:marTop w:val="0"/>
              <w:marBottom w:val="0"/>
              <w:divBdr>
                <w:top w:val="none" w:sz="0" w:space="0" w:color="auto"/>
                <w:left w:val="none" w:sz="0" w:space="0" w:color="auto"/>
                <w:bottom w:val="none" w:sz="0" w:space="0" w:color="auto"/>
                <w:right w:val="none" w:sz="0" w:space="0" w:color="auto"/>
              </w:divBdr>
            </w:div>
            <w:div w:id="1476877628">
              <w:marLeft w:val="0"/>
              <w:marRight w:val="0"/>
              <w:marTop w:val="0"/>
              <w:marBottom w:val="0"/>
              <w:divBdr>
                <w:top w:val="none" w:sz="0" w:space="0" w:color="auto"/>
                <w:left w:val="none" w:sz="0" w:space="0" w:color="auto"/>
                <w:bottom w:val="none" w:sz="0" w:space="0" w:color="auto"/>
                <w:right w:val="none" w:sz="0" w:space="0" w:color="auto"/>
              </w:divBdr>
            </w:div>
            <w:div w:id="1476950193">
              <w:marLeft w:val="0"/>
              <w:marRight w:val="0"/>
              <w:marTop w:val="0"/>
              <w:marBottom w:val="0"/>
              <w:divBdr>
                <w:top w:val="none" w:sz="0" w:space="0" w:color="auto"/>
                <w:left w:val="none" w:sz="0" w:space="0" w:color="auto"/>
                <w:bottom w:val="none" w:sz="0" w:space="0" w:color="auto"/>
                <w:right w:val="none" w:sz="0" w:space="0" w:color="auto"/>
              </w:divBdr>
            </w:div>
            <w:div w:id="1477070763">
              <w:marLeft w:val="0"/>
              <w:marRight w:val="0"/>
              <w:marTop w:val="0"/>
              <w:marBottom w:val="0"/>
              <w:divBdr>
                <w:top w:val="none" w:sz="0" w:space="0" w:color="auto"/>
                <w:left w:val="none" w:sz="0" w:space="0" w:color="auto"/>
                <w:bottom w:val="none" w:sz="0" w:space="0" w:color="auto"/>
                <w:right w:val="none" w:sz="0" w:space="0" w:color="auto"/>
              </w:divBdr>
            </w:div>
            <w:div w:id="1479178848">
              <w:marLeft w:val="0"/>
              <w:marRight w:val="0"/>
              <w:marTop w:val="0"/>
              <w:marBottom w:val="0"/>
              <w:divBdr>
                <w:top w:val="none" w:sz="0" w:space="0" w:color="auto"/>
                <w:left w:val="none" w:sz="0" w:space="0" w:color="auto"/>
                <w:bottom w:val="none" w:sz="0" w:space="0" w:color="auto"/>
                <w:right w:val="none" w:sz="0" w:space="0" w:color="auto"/>
              </w:divBdr>
            </w:div>
            <w:div w:id="1479884296">
              <w:marLeft w:val="0"/>
              <w:marRight w:val="0"/>
              <w:marTop w:val="0"/>
              <w:marBottom w:val="0"/>
              <w:divBdr>
                <w:top w:val="none" w:sz="0" w:space="0" w:color="auto"/>
                <w:left w:val="none" w:sz="0" w:space="0" w:color="auto"/>
                <w:bottom w:val="none" w:sz="0" w:space="0" w:color="auto"/>
                <w:right w:val="none" w:sz="0" w:space="0" w:color="auto"/>
              </w:divBdr>
            </w:div>
            <w:div w:id="1479955707">
              <w:marLeft w:val="0"/>
              <w:marRight w:val="0"/>
              <w:marTop w:val="0"/>
              <w:marBottom w:val="0"/>
              <w:divBdr>
                <w:top w:val="none" w:sz="0" w:space="0" w:color="auto"/>
                <w:left w:val="none" w:sz="0" w:space="0" w:color="auto"/>
                <w:bottom w:val="none" w:sz="0" w:space="0" w:color="auto"/>
                <w:right w:val="none" w:sz="0" w:space="0" w:color="auto"/>
              </w:divBdr>
            </w:div>
            <w:div w:id="1480263636">
              <w:marLeft w:val="0"/>
              <w:marRight w:val="0"/>
              <w:marTop w:val="0"/>
              <w:marBottom w:val="0"/>
              <w:divBdr>
                <w:top w:val="none" w:sz="0" w:space="0" w:color="auto"/>
                <w:left w:val="none" w:sz="0" w:space="0" w:color="auto"/>
                <w:bottom w:val="none" w:sz="0" w:space="0" w:color="auto"/>
                <w:right w:val="none" w:sz="0" w:space="0" w:color="auto"/>
              </w:divBdr>
            </w:div>
            <w:div w:id="1481337580">
              <w:marLeft w:val="0"/>
              <w:marRight w:val="0"/>
              <w:marTop w:val="0"/>
              <w:marBottom w:val="0"/>
              <w:divBdr>
                <w:top w:val="none" w:sz="0" w:space="0" w:color="auto"/>
                <w:left w:val="none" w:sz="0" w:space="0" w:color="auto"/>
                <w:bottom w:val="none" w:sz="0" w:space="0" w:color="auto"/>
                <w:right w:val="none" w:sz="0" w:space="0" w:color="auto"/>
              </w:divBdr>
            </w:div>
            <w:div w:id="1481725010">
              <w:marLeft w:val="0"/>
              <w:marRight w:val="0"/>
              <w:marTop w:val="0"/>
              <w:marBottom w:val="0"/>
              <w:divBdr>
                <w:top w:val="none" w:sz="0" w:space="0" w:color="auto"/>
                <w:left w:val="none" w:sz="0" w:space="0" w:color="auto"/>
                <w:bottom w:val="none" w:sz="0" w:space="0" w:color="auto"/>
                <w:right w:val="none" w:sz="0" w:space="0" w:color="auto"/>
              </w:divBdr>
            </w:div>
            <w:div w:id="1481772106">
              <w:marLeft w:val="0"/>
              <w:marRight w:val="0"/>
              <w:marTop w:val="0"/>
              <w:marBottom w:val="0"/>
              <w:divBdr>
                <w:top w:val="none" w:sz="0" w:space="0" w:color="auto"/>
                <w:left w:val="none" w:sz="0" w:space="0" w:color="auto"/>
                <w:bottom w:val="none" w:sz="0" w:space="0" w:color="auto"/>
                <w:right w:val="none" w:sz="0" w:space="0" w:color="auto"/>
              </w:divBdr>
            </w:div>
            <w:div w:id="1481995680">
              <w:marLeft w:val="0"/>
              <w:marRight w:val="0"/>
              <w:marTop w:val="0"/>
              <w:marBottom w:val="0"/>
              <w:divBdr>
                <w:top w:val="none" w:sz="0" w:space="0" w:color="auto"/>
                <w:left w:val="none" w:sz="0" w:space="0" w:color="auto"/>
                <w:bottom w:val="none" w:sz="0" w:space="0" w:color="auto"/>
                <w:right w:val="none" w:sz="0" w:space="0" w:color="auto"/>
              </w:divBdr>
            </w:div>
            <w:div w:id="1484010293">
              <w:marLeft w:val="0"/>
              <w:marRight w:val="0"/>
              <w:marTop w:val="0"/>
              <w:marBottom w:val="0"/>
              <w:divBdr>
                <w:top w:val="none" w:sz="0" w:space="0" w:color="auto"/>
                <w:left w:val="none" w:sz="0" w:space="0" w:color="auto"/>
                <w:bottom w:val="none" w:sz="0" w:space="0" w:color="auto"/>
                <w:right w:val="none" w:sz="0" w:space="0" w:color="auto"/>
              </w:divBdr>
            </w:div>
            <w:div w:id="1486706310">
              <w:marLeft w:val="0"/>
              <w:marRight w:val="0"/>
              <w:marTop w:val="0"/>
              <w:marBottom w:val="0"/>
              <w:divBdr>
                <w:top w:val="none" w:sz="0" w:space="0" w:color="auto"/>
                <w:left w:val="none" w:sz="0" w:space="0" w:color="auto"/>
                <w:bottom w:val="none" w:sz="0" w:space="0" w:color="auto"/>
                <w:right w:val="none" w:sz="0" w:space="0" w:color="auto"/>
              </w:divBdr>
            </w:div>
            <w:div w:id="1487168251">
              <w:marLeft w:val="0"/>
              <w:marRight w:val="0"/>
              <w:marTop w:val="0"/>
              <w:marBottom w:val="0"/>
              <w:divBdr>
                <w:top w:val="none" w:sz="0" w:space="0" w:color="auto"/>
                <w:left w:val="none" w:sz="0" w:space="0" w:color="auto"/>
                <w:bottom w:val="none" w:sz="0" w:space="0" w:color="auto"/>
                <w:right w:val="none" w:sz="0" w:space="0" w:color="auto"/>
              </w:divBdr>
            </w:div>
            <w:div w:id="1487746230">
              <w:marLeft w:val="0"/>
              <w:marRight w:val="0"/>
              <w:marTop w:val="0"/>
              <w:marBottom w:val="0"/>
              <w:divBdr>
                <w:top w:val="none" w:sz="0" w:space="0" w:color="auto"/>
                <w:left w:val="none" w:sz="0" w:space="0" w:color="auto"/>
                <w:bottom w:val="none" w:sz="0" w:space="0" w:color="auto"/>
                <w:right w:val="none" w:sz="0" w:space="0" w:color="auto"/>
              </w:divBdr>
            </w:div>
            <w:div w:id="1488084135">
              <w:marLeft w:val="0"/>
              <w:marRight w:val="0"/>
              <w:marTop w:val="0"/>
              <w:marBottom w:val="0"/>
              <w:divBdr>
                <w:top w:val="none" w:sz="0" w:space="0" w:color="auto"/>
                <w:left w:val="none" w:sz="0" w:space="0" w:color="auto"/>
                <w:bottom w:val="none" w:sz="0" w:space="0" w:color="auto"/>
                <w:right w:val="none" w:sz="0" w:space="0" w:color="auto"/>
              </w:divBdr>
            </w:div>
            <w:div w:id="1488203676">
              <w:marLeft w:val="0"/>
              <w:marRight w:val="0"/>
              <w:marTop w:val="0"/>
              <w:marBottom w:val="0"/>
              <w:divBdr>
                <w:top w:val="none" w:sz="0" w:space="0" w:color="auto"/>
                <w:left w:val="none" w:sz="0" w:space="0" w:color="auto"/>
                <w:bottom w:val="none" w:sz="0" w:space="0" w:color="auto"/>
                <w:right w:val="none" w:sz="0" w:space="0" w:color="auto"/>
              </w:divBdr>
            </w:div>
            <w:div w:id="1488477039">
              <w:marLeft w:val="0"/>
              <w:marRight w:val="0"/>
              <w:marTop w:val="0"/>
              <w:marBottom w:val="0"/>
              <w:divBdr>
                <w:top w:val="none" w:sz="0" w:space="0" w:color="auto"/>
                <w:left w:val="none" w:sz="0" w:space="0" w:color="auto"/>
                <w:bottom w:val="none" w:sz="0" w:space="0" w:color="auto"/>
                <w:right w:val="none" w:sz="0" w:space="0" w:color="auto"/>
              </w:divBdr>
            </w:div>
            <w:div w:id="1489325983">
              <w:marLeft w:val="0"/>
              <w:marRight w:val="0"/>
              <w:marTop w:val="0"/>
              <w:marBottom w:val="0"/>
              <w:divBdr>
                <w:top w:val="none" w:sz="0" w:space="0" w:color="auto"/>
                <w:left w:val="none" w:sz="0" w:space="0" w:color="auto"/>
                <w:bottom w:val="none" w:sz="0" w:space="0" w:color="auto"/>
                <w:right w:val="none" w:sz="0" w:space="0" w:color="auto"/>
              </w:divBdr>
            </w:div>
            <w:div w:id="1489978088">
              <w:marLeft w:val="0"/>
              <w:marRight w:val="0"/>
              <w:marTop w:val="0"/>
              <w:marBottom w:val="0"/>
              <w:divBdr>
                <w:top w:val="none" w:sz="0" w:space="0" w:color="auto"/>
                <w:left w:val="none" w:sz="0" w:space="0" w:color="auto"/>
                <w:bottom w:val="none" w:sz="0" w:space="0" w:color="auto"/>
                <w:right w:val="none" w:sz="0" w:space="0" w:color="auto"/>
              </w:divBdr>
            </w:div>
            <w:div w:id="1490945718">
              <w:marLeft w:val="0"/>
              <w:marRight w:val="0"/>
              <w:marTop w:val="0"/>
              <w:marBottom w:val="0"/>
              <w:divBdr>
                <w:top w:val="none" w:sz="0" w:space="0" w:color="auto"/>
                <w:left w:val="none" w:sz="0" w:space="0" w:color="auto"/>
                <w:bottom w:val="none" w:sz="0" w:space="0" w:color="auto"/>
                <w:right w:val="none" w:sz="0" w:space="0" w:color="auto"/>
              </w:divBdr>
            </w:div>
            <w:div w:id="1493521477">
              <w:marLeft w:val="0"/>
              <w:marRight w:val="0"/>
              <w:marTop w:val="0"/>
              <w:marBottom w:val="0"/>
              <w:divBdr>
                <w:top w:val="none" w:sz="0" w:space="0" w:color="auto"/>
                <w:left w:val="none" w:sz="0" w:space="0" w:color="auto"/>
                <w:bottom w:val="none" w:sz="0" w:space="0" w:color="auto"/>
                <w:right w:val="none" w:sz="0" w:space="0" w:color="auto"/>
              </w:divBdr>
            </w:div>
            <w:div w:id="1493911455">
              <w:marLeft w:val="0"/>
              <w:marRight w:val="0"/>
              <w:marTop w:val="0"/>
              <w:marBottom w:val="0"/>
              <w:divBdr>
                <w:top w:val="none" w:sz="0" w:space="0" w:color="auto"/>
                <w:left w:val="none" w:sz="0" w:space="0" w:color="auto"/>
                <w:bottom w:val="none" w:sz="0" w:space="0" w:color="auto"/>
                <w:right w:val="none" w:sz="0" w:space="0" w:color="auto"/>
              </w:divBdr>
            </w:div>
            <w:div w:id="1494680159">
              <w:marLeft w:val="0"/>
              <w:marRight w:val="0"/>
              <w:marTop w:val="0"/>
              <w:marBottom w:val="0"/>
              <w:divBdr>
                <w:top w:val="none" w:sz="0" w:space="0" w:color="auto"/>
                <w:left w:val="none" w:sz="0" w:space="0" w:color="auto"/>
                <w:bottom w:val="none" w:sz="0" w:space="0" w:color="auto"/>
                <w:right w:val="none" w:sz="0" w:space="0" w:color="auto"/>
              </w:divBdr>
            </w:div>
            <w:div w:id="1495608917">
              <w:marLeft w:val="0"/>
              <w:marRight w:val="0"/>
              <w:marTop w:val="0"/>
              <w:marBottom w:val="0"/>
              <w:divBdr>
                <w:top w:val="none" w:sz="0" w:space="0" w:color="auto"/>
                <w:left w:val="none" w:sz="0" w:space="0" w:color="auto"/>
                <w:bottom w:val="none" w:sz="0" w:space="0" w:color="auto"/>
                <w:right w:val="none" w:sz="0" w:space="0" w:color="auto"/>
              </w:divBdr>
            </w:div>
            <w:div w:id="1496532183">
              <w:marLeft w:val="0"/>
              <w:marRight w:val="0"/>
              <w:marTop w:val="0"/>
              <w:marBottom w:val="0"/>
              <w:divBdr>
                <w:top w:val="none" w:sz="0" w:space="0" w:color="auto"/>
                <w:left w:val="none" w:sz="0" w:space="0" w:color="auto"/>
                <w:bottom w:val="none" w:sz="0" w:space="0" w:color="auto"/>
                <w:right w:val="none" w:sz="0" w:space="0" w:color="auto"/>
              </w:divBdr>
            </w:div>
            <w:div w:id="1497187969">
              <w:marLeft w:val="0"/>
              <w:marRight w:val="0"/>
              <w:marTop w:val="0"/>
              <w:marBottom w:val="0"/>
              <w:divBdr>
                <w:top w:val="none" w:sz="0" w:space="0" w:color="auto"/>
                <w:left w:val="none" w:sz="0" w:space="0" w:color="auto"/>
                <w:bottom w:val="none" w:sz="0" w:space="0" w:color="auto"/>
                <w:right w:val="none" w:sz="0" w:space="0" w:color="auto"/>
              </w:divBdr>
            </w:div>
            <w:div w:id="1498962311">
              <w:marLeft w:val="0"/>
              <w:marRight w:val="0"/>
              <w:marTop w:val="0"/>
              <w:marBottom w:val="0"/>
              <w:divBdr>
                <w:top w:val="none" w:sz="0" w:space="0" w:color="auto"/>
                <w:left w:val="none" w:sz="0" w:space="0" w:color="auto"/>
                <w:bottom w:val="none" w:sz="0" w:space="0" w:color="auto"/>
                <w:right w:val="none" w:sz="0" w:space="0" w:color="auto"/>
              </w:divBdr>
            </w:div>
            <w:div w:id="1500122661">
              <w:marLeft w:val="0"/>
              <w:marRight w:val="0"/>
              <w:marTop w:val="0"/>
              <w:marBottom w:val="0"/>
              <w:divBdr>
                <w:top w:val="none" w:sz="0" w:space="0" w:color="auto"/>
                <w:left w:val="none" w:sz="0" w:space="0" w:color="auto"/>
                <w:bottom w:val="none" w:sz="0" w:space="0" w:color="auto"/>
                <w:right w:val="none" w:sz="0" w:space="0" w:color="auto"/>
              </w:divBdr>
            </w:div>
            <w:div w:id="1500730619">
              <w:marLeft w:val="0"/>
              <w:marRight w:val="0"/>
              <w:marTop w:val="0"/>
              <w:marBottom w:val="0"/>
              <w:divBdr>
                <w:top w:val="none" w:sz="0" w:space="0" w:color="auto"/>
                <w:left w:val="none" w:sz="0" w:space="0" w:color="auto"/>
                <w:bottom w:val="none" w:sz="0" w:space="0" w:color="auto"/>
                <w:right w:val="none" w:sz="0" w:space="0" w:color="auto"/>
              </w:divBdr>
            </w:div>
            <w:div w:id="1501431394">
              <w:marLeft w:val="0"/>
              <w:marRight w:val="0"/>
              <w:marTop w:val="0"/>
              <w:marBottom w:val="0"/>
              <w:divBdr>
                <w:top w:val="none" w:sz="0" w:space="0" w:color="auto"/>
                <w:left w:val="none" w:sz="0" w:space="0" w:color="auto"/>
                <w:bottom w:val="none" w:sz="0" w:space="0" w:color="auto"/>
                <w:right w:val="none" w:sz="0" w:space="0" w:color="auto"/>
              </w:divBdr>
            </w:div>
            <w:div w:id="1501657799">
              <w:marLeft w:val="0"/>
              <w:marRight w:val="0"/>
              <w:marTop w:val="0"/>
              <w:marBottom w:val="0"/>
              <w:divBdr>
                <w:top w:val="none" w:sz="0" w:space="0" w:color="auto"/>
                <w:left w:val="none" w:sz="0" w:space="0" w:color="auto"/>
                <w:bottom w:val="none" w:sz="0" w:space="0" w:color="auto"/>
                <w:right w:val="none" w:sz="0" w:space="0" w:color="auto"/>
              </w:divBdr>
            </w:div>
            <w:div w:id="1502044962">
              <w:marLeft w:val="0"/>
              <w:marRight w:val="0"/>
              <w:marTop w:val="0"/>
              <w:marBottom w:val="0"/>
              <w:divBdr>
                <w:top w:val="none" w:sz="0" w:space="0" w:color="auto"/>
                <w:left w:val="none" w:sz="0" w:space="0" w:color="auto"/>
                <w:bottom w:val="none" w:sz="0" w:space="0" w:color="auto"/>
                <w:right w:val="none" w:sz="0" w:space="0" w:color="auto"/>
              </w:divBdr>
            </w:div>
            <w:div w:id="1502045444">
              <w:marLeft w:val="0"/>
              <w:marRight w:val="0"/>
              <w:marTop w:val="0"/>
              <w:marBottom w:val="0"/>
              <w:divBdr>
                <w:top w:val="none" w:sz="0" w:space="0" w:color="auto"/>
                <w:left w:val="none" w:sz="0" w:space="0" w:color="auto"/>
                <w:bottom w:val="none" w:sz="0" w:space="0" w:color="auto"/>
                <w:right w:val="none" w:sz="0" w:space="0" w:color="auto"/>
              </w:divBdr>
            </w:div>
            <w:div w:id="1504736119">
              <w:marLeft w:val="0"/>
              <w:marRight w:val="0"/>
              <w:marTop w:val="0"/>
              <w:marBottom w:val="0"/>
              <w:divBdr>
                <w:top w:val="none" w:sz="0" w:space="0" w:color="auto"/>
                <w:left w:val="none" w:sz="0" w:space="0" w:color="auto"/>
                <w:bottom w:val="none" w:sz="0" w:space="0" w:color="auto"/>
                <w:right w:val="none" w:sz="0" w:space="0" w:color="auto"/>
              </w:divBdr>
            </w:div>
            <w:div w:id="1505049062">
              <w:marLeft w:val="0"/>
              <w:marRight w:val="0"/>
              <w:marTop w:val="0"/>
              <w:marBottom w:val="0"/>
              <w:divBdr>
                <w:top w:val="none" w:sz="0" w:space="0" w:color="auto"/>
                <w:left w:val="none" w:sz="0" w:space="0" w:color="auto"/>
                <w:bottom w:val="none" w:sz="0" w:space="0" w:color="auto"/>
                <w:right w:val="none" w:sz="0" w:space="0" w:color="auto"/>
              </w:divBdr>
            </w:div>
            <w:div w:id="1506506554">
              <w:marLeft w:val="0"/>
              <w:marRight w:val="0"/>
              <w:marTop w:val="0"/>
              <w:marBottom w:val="0"/>
              <w:divBdr>
                <w:top w:val="none" w:sz="0" w:space="0" w:color="auto"/>
                <w:left w:val="none" w:sz="0" w:space="0" w:color="auto"/>
                <w:bottom w:val="none" w:sz="0" w:space="0" w:color="auto"/>
                <w:right w:val="none" w:sz="0" w:space="0" w:color="auto"/>
              </w:divBdr>
            </w:div>
            <w:div w:id="1509323815">
              <w:marLeft w:val="0"/>
              <w:marRight w:val="0"/>
              <w:marTop w:val="0"/>
              <w:marBottom w:val="0"/>
              <w:divBdr>
                <w:top w:val="none" w:sz="0" w:space="0" w:color="auto"/>
                <w:left w:val="none" w:sz="0" w:space="0" w:color="auto"/>
                <w:bottom w:val="none" w:sz="0" w:space="0" w:color="auto"/>
                <w:right w:val="none" w:sz="0" w:space="0" w:color="auto"/>
              </w:divBdr>
            </w:div>
            <w:div w:id="1511145250">
              <w:marLeft w:val="0"/>
              <w:marRight w:val="0"/>
              <w:marTop w:val="0"/>
              <w:marBottom w:val="0"/>
              <w:divBdr>
                <w:top w:val="none" w:sz="0" w:space="0" w:color="auto"/>
                <w:left w:val="none" w:sz="0" w:space="0" w:color="auto"/>
                <w:bottom w:val="none" w:sz="0" w:space="0" w:color="auto"/>
                <w:right w:val="none" w:sz="0" w:space="0" w:color="auto"/>
              </w:divBdr>
            </w:div>
            <w:div w:id="1511262489">
              <w:marLeft w:val="0"/>
              <w:marRight w:val="0"/>
              <w:marTop w:val="0"/>
              <w:marBottom w:val="0"/>
              <w:divBdr>
                <w:top w:val="none" w:sz="0" w:space="0" w:color="auto"/>
                <w:left w:val="none" w:sz="0" w:space="0" w:color="auto"/>
                <w:bottom w:val="none" w:sz="0" w:space="0" w:color="auto"/>
                <w:right w:val="none" w:sz="0" w:space="0" w:color="auto"/>
              </w:divBdr>
            </w:div>
            <w:div w:id="1516574689">
              <w:marLeft w:val="0"/>
              <w:marRight w:val="0"/>
              <w:marTop w:val="0"/>
              <w:marBottom w:val="0"/>
              <w:divBdr>
                <w:top w:val="none" w:sz="0" w:space="0" w:color="auto"/>
                <w:left w:val="none" w:sz="0" w:space="0" w:color="auto"/>
                <w:bottom w:val="none" w:sz="0" w:space="0" w:color="auto"/>
                <w:right w:val="none" w:sz="0" w:space="0" w:color="auto"/>
              </w:divBdr>
            </w:div>
            <w:div w:id="1519199794">
              <w:marLeft w:val="0"/>
              <w:marRight w:val="0"/>
              <w:marTop w:val="0"/>
              <w:marBottom w:val="0"/>
              <w:divBdr>
                <w:top w:val="none" w:sz="0" w:space="0" w:color="auto"/>
                <w:left w:val="none" w:sz="0" w:space="0" w:color="auto"/>
                <w:bottom w:val="none" w:sz="0" w:space="0" w:color="auto"/>
                <w:right w:val="none" w:sz="0" w:space="0" w:color="auto"/>
              </w:divBdr>
            </w:div>
            <w:div w:id="1519662815">
              <w:marLeft w:val="0"/>
              <w:marRight w:val="0"/>
              <w:marTop w:val="0"/>
              <w:marBottom w:val="0"/>
              <w:divBdr>
                <w:top w:val="none" w:sz="0" w:space="0" w:color="auto"/>
                <w:left w:val="none" w:sz="0" w:space="0" w:color="auto"/>
                <w:bottom w:val="none" w:sz="0" w:space="0" w:color="auto"/>
                <w:right w:val="none" w:sz="0" w:space="0" w:color="auto"/>
              </w:divBdr>
            </w:div>
            <w:div w:id="1520390050">
              <w:marLeft w:val="0"/>
              <w:marRight w:val="0"/>
              <w:marTop w:val="0"/>
              <w:marBottom w:val="0"/>
              <w:divBdr>
                <w:top w:val="none" w:sz="0" w:space="0" w:color="auto"/>
                <w:left w:val="none" w:sz="0" w:space="0" w:color="auto"/>
                <w:bottom w:val="none" w:sz="0" w:space="0" w:color="auto"/>
                <w:right w:val="none" w:sz="0" w:space="0" w:color="auto"/>
              </w:divBdr>
            </w:div>
            <w:div w:id="1522889213">
              <w:marLeft w:val="0"/>
              <w:marRight w:val="0"/>
              <w:marTop w:val="0"/>
              <w:marBottom w:val="0"/>
              <w:divBdr>
                <w:top w:val="none" w:sz="0" w:space="0" w:color="auto"/>
                <w:left w:val="none" w:sz="0" w:space="0" w:color="auto"/>
                <w:bottom w:val="none" w:sz="0" w:space="0" w:color="auto"/>
                <w:right w:val="none" w:sz="0" w:space="0" w:color="auto"/>
              </w:divBdr>
            </w:div>
            <w:div w:id="1525556655">
              <w:marLeft w:val="0"/>
              <w:marRight w:val="0"/>
              <w:marTop w:val="0"/>
              <w:marBottom w:val="0"/>
              <w:divBdr>
                <w:top w:val="none" w:sz="0" w:space="0" w:color="auto"/>
                <w:left w:val="none" w:sz="0" w:space="0" w:color="auto"/>
                <w:bottom w:val="none" w:sz="0" w:space="0" w:color="auto"/>
                <w:right w:val="none" w:sz="0" w:space="0" w:color="auto"/>
              </w:divBdr>
            </w:div>
            <w:div w:id="1528641149">
              <w:marLeft w:val="0"/>
              <w:marRight w:val="0"/>
              <w:marTop w:val="0"/>
              <w:marBottom w:val="0"/>
              <w:divBdr>
                <w:top w:val="none" w:sz="0" w:space="0" w:color="auto"/>
                <w:left w:val="none" w:sz="0" w:space="0" w:color="auto"/>
                <w:bottom w:val="none" w:sz="0" w:space="0" w:color="auto"/>
                <w:right w:val="none" w:sz="0" w:space="0" w:color="auto"/>
              </w:divBdr>
            </w:div>
            <w:div w:id="1531261783">
              <w:marLeft w:val="0"/>
              <w:marRight w:val="0"/>
              <w:marTop w:val="0"/>
              <w:marBottom w:val="0"/>
              <w:divBdr>
                <w:top w:val="none" w:sz="0" w:space="0" w:color="auto"/>
                <w:left w:val="none" w:sz="0" w:space="0" w:color="auto"/>
                <w:bottom w:val="none" w:sz="0" w:space="0" w:color="auto"/>
                <w:right w:val="none" w:sz="0" w:space="0" w:color="auto"/>
              </w:divBdr>
            </w:div>
            <w:div w:id="1531802660">
              <w:marLeft w:val="0"/>
              <w:marRight w:val="0"/>
              <w:marTop w:val="0"/>
              <w:marBottom w:val="0"/>
              <w:divBdr>
                <w:top w:val="none" w:sz="0" w:space="0" w:color="auto"/>
                <w:left w:val="none" w:sz="0" w:space="0" w:color="auto"/>
                <w:bottom w:val="none" w:sz="0" w:space="0" w:color="auto"/>
                <w:right w:val="none" w:sz="0" w:space="0" w:color="auto"/>
              </w:divBdr>
            </w:div>
            <w:div w:id="1533491108">
              <w:marLeft w:val="0"/>
              <w:marRight w:val="0"/>
              <w:marTop w:val="0"/>
              <w:marBottom w:val="0"/>
              <w:divBdr>
                <w:top w:val="none" w:sz="0" w:space="0" w:color="auto"/>
                <w:left w:val="none" w:sz="0" w:space="0" w:color="auto"/>
                <w:bottom w:val="none" w:sz="0" w:space="0" w:color="auto"/>
                <w:right w:val="none" w:sz="0" w:space="0" w:color="auto"/>
              </w:divBdr>
            </w:div>
            <w:div w:id="1533572858">
              <w:marLeft w:val="0"/>
              <w:marRight w:val="0"/>
              <w:marTop w:val="0"/>
              <w:marBottom w:val="0"/>
              <w:divBdr>
                <w:top w:val="none" w:sz="0" w:space="0" w:color="auto"/>
                <w:left w:val="none" w:sz="0" w:space="0" w:color="auto"/>
                <w:bottom w:val="none" w:sz="0" w:space="0" w:color="auto"/>
                <w:right w:val="none" w:sz="0" w:space="0" w:color="auto"/>
              </w:divBdr>
            </w:div>
            <w:div w:id="1536892966">
              <w:marLeft w:val="0"/>
              <w:marRight w:val="0"/>
              <w:marTop w:val="0"/>
              <w:marBottom w:val="0"/>
              <w:divBdr>
                <w:top w:val="none" w:sz="0" w:space="0" w:color="auto"/>
                <w:left w:val="none" w:sz="0" w:space="0" w:color="auto"/>
                <w:bottom w:val="none" w:sz="0" w:space="0" w:color="auto"/>
                <w:right w:val="none" w:sz="0" w:space="0" w:color="auto"/>
              </w:divBdr>
            </w:div>
            <w:div w:id="1537352315">
              <w:marLeft w:val="0"/>
              <w:marRight w:val="0"/>
              <w:marTop w:val="0"/>
              <w:marBottom w:val="0"/>
              <w:divBdr>
                <w:top w:val="none" w:sz="0" w:space="0" w:color="auto"/>
                <w:left w:val="none" w:sz="0" w:space="0" w:color="auto"/>
                <w:bottom w:val="none" w:sz="0" w:space="0" w:color="auto"/>
                <w:right w:val="none" w:sz="0" w:space="0" w:color="auto"/>
              </w:divBdr>
            </w:div>
            <w:div w:id="1537960911">
              <w:marLeft w:val="0"/>
              <w:marRight w:val="0"/>
              <w:marTop w:val="0"/>
              <w:marBottom w:val="0"/>
              <w:divBdr>
                <w:top w:val="none" w:sz="0" w:space="0" w:color="auto"/>
                <w:left w:val="none" w:sz="0" w:space="0" w:color="auto"/>
                <w:bottom w:val="none" w:sz="0" w:space="0" w:color="auto"/>
                <w:right w:val="none" w:sz="0" w:space="0" w:color="auto"/>
              </w:divBdr>
            </w:div>
            <w:div w:id="1538618815">
              <w:marLeft w:val="0"/>
              <w:marRight w:val="0"/>
              <w:marTop w:val="0"/>
              <w:marBottom w:val="0"/>
              <w:divBdr>
                <w:top w:val="none" w:sz="0" w:space="0" w:color="auto"/>
                <w:left w:val="none" w:sz="0" w:space="0" w:color="auto"/>
                <w:bottom w:val="none" w:sz="0" w:space="0" w:color="auto"/>
                <w:right w:val="none" w:sz="0" w:space="0" w:color="auto"/>
              </w:divBdr>
            </w:div>
            <w:div w:id="1539972970">
              <w:marLeft w:val="0"/>
              <w:marRight w:val="0"/>
              <w:marTop w:val="0"/>
              <w:marBottom w:val="0"/>
              <w:divBdr>
                <w:top w:val="none" w:sz="0" w:space="0" w:color="auto"/>
                <w:left w:val="none" w:sz="0" w:space="0" w:color="auto"/>
                <w:bottom w:val="none" w:sz="0" w:space="0" w:color="auto"/>
                <w:right w:val="none" w:sz="0" w:space="0" w:color="auto"/>
              </w:divBdr>
            </w:div>
            <w:div w:id="1541746359">
              <w:marLeft w:val="0"/>
              <w:marRight w:val="0"/>
              <w:marTop w:val="0"/>
              <w:marBottom w:val="0"/>
              <w:divBdr>
                <w:top w:val="none" w:sz="0" w:space="0" w:color="auto"/>
                <w:left w:val="none" w:sz="0" w:space="0" w:color="auto"/>
                <w:bottom w:val="none" w:sz="0" w:space="0" w:color="auto"/>
                <w:right w:val="none" w:sz="0" w:space="0" w:color="auto"/>
              </w:divBdr>
            </w:div>
            <w:div w:id="1542598041">
              <w:marLeft w:val="0"/>
              <w:marRight w:val="0"/>
              <w:marTop w:val="0"/>
              <w:marBottom w:val="0"/>
              <w:divBdr>
                <w:top w:val="none" w:sz="0" w:space="0" w:color="auto"/>
                <w:left w:val="none" w:sz="0" w:space="0" w:color="auto"/>
                <w:bottom w:val="none" w:sz="0" w:space="0" w:color="auto"/>
                <w:right w:val="none" w:sz="0" w:space="0" w:color="auto"/>
              </w:divBdr>
            </w:div>
            <w:div w:id="1544555803">
              <w:marLeft w:val="0"/>
              <w:marRight w:val="0"/>
              <w:marTop w:val="0"/>
              <w:marBottom w:val="0"/>
              <w:divBdr>
                <w:top w:val="none" w:sz="0" w:space="0" w:color="auto"/>
                <w:left w:val="none" w:sz="0" w:space="0" w:color="auto"/>
                <w:bottom w:val="none" w:sz="0" w:space="0" w:color="auto"/>
                <w:right w:val="none" w:sz="0" w:space="0" w:color="auto"/>
              </w:divBdr>
            </w:div>
            <w:div w:id="1545364499">
              <w:marLeft w:val="0"/>
              <w:marRight w:val="0"/>
              <w:marTop w:val="0"/>
              <w:marBottom w:val="0"/>
              <w:divBdr>
                <w:top w:val="none" w:sz="0" w:space="0" w:color="auto"/>
                <w:left w:val="none" w:sz="0" w:space="0" w:color="auto"/>
                <w:bottom w:val="none" w:sz="0" w:space="0" w:color="auto"/>
                <w:right w:val="none" w:sz="0" w:space="0" w:color="auto"/>
              </w:divBdr>
            </w:div>
            <w:div w:id="1546673124">
              <w:marLeft w:val="0"/>
              <w:marRight w:val="0"/>
              <w:marTop w:val="0"/>
              <w:marBottom w:val="0"/>
              <w:divBdr>
                <w:top w:val="none" w:sz="0" w:space="0" w:color="auto"/>
                <w:left w:val="none" w:sz="0" w:space="0" w:color="auto"/>
                <w:bottom w:val="none" w:sz="0" w:space="0" w:color="auto"/>
                <w:right w:val="none" w:sz="0" w:space="0" w:color="auto"/>
              </w:divBdr>
            </w:div>
            <w:div w:id="1546912804">
              <w:marLeft w:val="0"/>
              <w:marRight w:val="0"/>
              <w:marTop w:val="0"/>
              <w:marBottom w:val="0"/>
              <w:divBdr>
                <w:top w:val="none" w:sz="0" w:space="0" w:color="auto"/>
                <w:left w:val="none" w:sz="0" w:space="0" w:color="auto"/>
                <w:bottom w:val="none" w:sz="0" w:space="0" w:color="auto"/>
                <w:right w:val="none" w:sz="0" w:space="0" w:color="auto"/>
              </w:divBdr>
            </w:div>
            <w:div w:id="1546942503">
              <w:marLeft w:val="0"/>
              <w:marRight w:val="0"/>
              <w:marTop w:val="0"/>
              <w:marBottom w:val="0"/>
              <w:divBdr>
                <w:top w:val="none" w:sz="0" w:space="0" w:color="auto"/>
                <w:left w:val="none" w:sz="0" w:space="0" w:color="auto"/>
                <w:bottom w:val="none" w:sz="0" w:space="0" w:color="auto"/>
                <w:right w:val="none" w:sz="0" w:space="0" w:color="auto"/>
              </w:divBdr>
            </w:div>
            <w:div w:id="1549301243">
              <w:marLeft w:val="0"/>
              <w:marRight w:val="0"/>
              <w:marTop w:val="0"/>
              <w:marBottom w:val="0"/>
              <w:divBdr>
                <w:top w:val="none" w:sz="0" w:space="0" w:color="auto"/>
                <w:left w:val="none" w:sz="0" w:space="0" w:color="auto"/>
                <w:bottom w:val="none" w:sz="0" w:space="0" w:color="auto"/>
                <w:right w:val="none" w:sz="0" w:space="0" w:color="auto"/>
              </w:divBdr>
            </w:div>
            <w:div w:id="1549490998">
              <w:marLeft w:val="0"/>
              <w:marRight w:val="0"/>
              <w:marTop w:val="0"/>
              <w:marBottom w:val="0"/>
              <w:divBdr>
                <w:top w:val="none" w:sz="0" w:space="0" w:color="auto"/>
                <w:left w:val="none" w:sz="0" w:space="0" w:color="auto"/>
                <w:bottom w:val="none" w:sz="0" w:space="0" w:color="auto"/>
                <w:right w:val="none" w:sz="0" w:space="0" w:color="auto"/>
              </w:divBdr>
            </w:div>
            <w:div w:id="1550066264">
              <w:marLeft w:val="0"/>
              <w:marRight w:val="0"/>
              <w:marTop w:val="0"/>
              <w:marBottom w:val="0"/>
              <w:divBdr>
                <w:top w:val="none" w:sz="0" w:space="0" w:color="auto"/>
                <w:left w:val="none" w:sz="0" w:space="0" w:color="auto"/>
                <w:bottom w:val="none" w:sz="0" w:space="0" w:color="auto"/>
                <w:right w:val="none" w:sz="0" w:space="0" w:color="auto"/>
              </w:divBdr>
            </w:div>
            <w:div w:id="1551644845">
              <w:marLeft w:val="0"/>
              <w:marRight w:val="0"/>
              <w:marTop w:val="0"/>
              <w:marBottom w:val="0"/>
              <w:divBdr>
                <w:top w:val="none" w:sz="0" w:space="0" w:color="auto"/>
                <w:left w:val="none" w:sz="0" w:space="0" w:color="auto"/>
                <w:bottom w:val="none" w:sz="0" w:space="0" w:color="auto"/>
                <w:right w:val="none" w:sz="0" w:space="0" w:color="auto"/>
              </w:divBdr>
            </w:div>
            <w:div w:id="1553033053">
              <w:marLeft w:val="0"/>
              <w:marRight w:val="0"/>
              <w:marTop w:val="0"/>
              <w:marBottom w:val="0"/>
              <w:divBdr>
                <w:top w:val="none" w:sz="0" w:space="0" w:color="auto"/>
                <w:left w:val="none" w:sz="0" w:space="0" w:color="auto"/>
                <w:bottom w:val="none" w:sz="0" w:space="0" w:color="auto"/>
                <w:right w:val="none" w:sz="0" w:space="0" w:color="auto"/>
              </w:divBdr>
            </w:div>
            <w:div w:id="1554272933">
              <w:marLeft w:val="0"/>
              <w:marRight w:val="0"/>
              <w:marTop w:val="0"/>
              <w:marBottom w:val="0"/>
              <w:divBdr>
                <w:top w:val="none" w:sz="0" w:space="0" w:color="auto"/>
                <w:left w:val="none" w:sz="0" w:space="0" w:color="auto"/>
                <w:bottom w:val="none" w:sz="0" w:space="0" w:color="auto"/>
                <w:right w:val="none" w:sz="0" w:space="0" w:color="auto"/>
              </w:divBdr>
            </w:div>
            <w:div w:id="1557355850">
              <w:marLeft w:val="0"/>
              <w:marRight w:val="0"/>
              <w:marTop w:val="0"/>
              <w:marBottom w:val="0"/>
              <w:divBdr>
                <w:top w:val="none" w:sz="0" w:space="0" w:color="auto"/>
                <w:left w:val="none" w:sz="0" w:space="0" w:color="auto"/>
                <w:bottom w:val="none" w:sz="0" w:space="0" w:color="auto"/>
                <w:right w:val="none" w:sz="0" w:space="0" w:color="auto"/>
              </w:divBdr>
            </w:div>
            <w:div w:id="1559245543">
              <w:marLeft w:val="0"/>
              <w:marRight w:val="0"/>
              <w:marTop w:val="0"/>
              <w:marBottom w:val="0"/>
              <w:divBdr>
                <w:top w:val="none" w:sz="0" w:space="0" w:color="auto"/>
                <w:left w:val="none" w:sz="0" w:space="0" w:color="auto"/>
                <w:bottom w:val="none" w:sz="0" w:space="0" w:color="auto"/>
                <w:right w:val="none" w:sz="0" w:space="0" w:color="auto"/>
              </w:divBdr>
            </w:div>
            <w:div w:id="1561283306">
              <w:marLeft w:val="0"/>
              <w:marRight w:val="0"/>
              <w:marTop w:val="0"/>
              <w:marBottom w:val="0"/>
              <w:divBdr>
                <w:top w:val="none" w:sz="0" w:space="0" w:color="auto"/>
                <w:left w:val="none" w:sz="0" w:space="0" w:color="auto"/>
                <w:bottom w:val="none" w:sz="0" w:space="0" w:color="auto"/>
                <w:right w:val="none" w:sz="0" w:space="0" w:color="auto"/>
              </w:divBdr>
            </w:div>
            <w:div w:id="1562860594">
              <w:marLeft w:val="0"/>
              <w:marRight w:val="0"/>
              <w:marTop w:val="0"/>
              <w:marBottom w:val="0"/>
              <w:divBdr>
                <w:top w:val="none" w:sz="0" w:space="0" w:color="auto"/>
                <w:left w:val="none" w:sz="0" w:space="0" w:color="auto"/>
                <w:bottom w:val="none" w:sz="0" w:space="0" w:color="auto"/>
                <w:right w:val="none" w:sz="0" w:space="0" w:color="auto"/>
              </w:divBdr>
            </w:div>
            <w:div w:id="1563442677">
              <w:marLeft w:val="0"/>
              <w:marRight w:val="0"/>
              <w:marTop w:val="0"/>
              <w:marBottom w:val="0"/>
              <w:divBdr>
                <w:top w:val="none" w:sz="0" w:space="0" w:color="auto"/>
                <w:left w:val="none" w:sz="0" w:space="0" w:color="auto"/>
                <w:bottom w:val="none" w:sz="0" w:space="0" w:color="auto"/>
                <w:right w:val="none" w:sz="0" w:space="0" w:color="auto"/>
              </w:divBdr>
            </w:div>
            <w:div w:id="1565212338">
              <w:marLeft w:val="0"/>
              <w:marRight w:val="0"/>
              <w:marTop w:val="0"/>
              <w:marBottom w:val="0"/>
              <w:divBdr>
                <w:top w:val="none" w:sz="0" w:space="0" w:color="auto"/>
                <w:left w:val="none" w:sz="0" w:space="0" w:color="auto"/>
                <w:bottom w:val="none" w:sz="0" w:space="0" w:color="auto"/>
                <w:right w:val="none" w:sz="0" w:space="0" w:color="auto"/>
              </w:divBdr>
            </w:div>
            <w:div w:id="1565412308">
              <w:marLeft w:val="0"/>
              <w:marRight w:val="0"/>
              <w:marTop w:val="0"/>
              <w:marBottom w:val="0"/>
              <w:divBdr>
                <w:top w:val="none" w:sz="0" w:space="0" w:color="auto"/>
                <w:left w:val="none" w:sz="0" w:space="0" w:color="auto"/>
                <w:bottom w:val="none" w:sz="0" w:space="0" w:color="auto"/>
                <w:right w:val="none" w:sz="0" w:space="0" w:color="auto"/>
              </w:divBdr>
            </w:div>
            <w:div w:id="1568875651">
              <w:marLeft w:val="0"/>
              <w:marRight w:val="0"/>
              <w:marTop w:val="0"/>
              <w:marBottom w:val="0"/>
              <w:divBdr>
                <w:top w:val="none" w:sz="0" w:space="0" w:color="auto"/>
                <w:left w:val="none" w:sz="0" w:space="0" w:color="auto"/>
                <w:bottom w:val="none" w:sz="0" w:space="0" w:color="auto"/>
                <w:right w:val="none" w:sz="0" w:space="0" w:color="auto"/>
              </w:divBdr>
            </w:div>
            <w:div w:id="1569414314">
              <w:marLeft w:val="0"/>
              <w:marRight w:val="0"/>
              <w:marTop w:val="0"/>
              <w:marBottom w:val="0"/>
              <w:divBdr>
                <w:top w:val="none" w:sz="0" w:space="0" w:color="auto"/>
                <w:left w:val="none" w:sz="0" w:space="0" w:color="auto"/>
                <w:bottom w:val="none" w:sz="0" w:space="0" w:color="auto"/>
                <w:right w:val="none" w:sz="0" w:space="0" w:color="auto"/>
              </w:divBdr>
            </w:div>
            <w:div w:id="1569917443">
              <w:marLeft w:val="0"/>
              <w:marRight w:val="0"/>
              <w:marTop w:val="0"/>
              <w:marBottom w:val="0"/>
              <w:divBdr>
                <w:top w:val="none" w:sz="0" w:space="0" w:color="auto"/>
                <w:left w:val="none" w:sz="0" w:space="0" w:color="auto"/>
                <w:bottom w:val="none" w:sz="0" w:space="0" w:color="auto"/>
                <w:right w:val="none" w:sz="0" w:space="0" w:color="auto"/>
              </w:divBdr>
            </w:div>
            <w:div w:id="1570649636">
              <w:marLeft w:val="0"/>
              <w:marRight w:val="0"/>
              <w:marTop w:val="0"/>
              <w:marBottom w:val="0"/>
              <w:divBdr>
                <w:top w:val="none" w:sz="0" w:space="0" w:color="auto"/>
                <w:left w:val="none" w:sz="0" w:space="0" w:color="auto"/>
                <w:bottom w:val="none" w:sz="0" w:space="0" w:color="auto"/>
                <w:right w:val="none" w:sz="0" w:space="0" w:color="auto"/>
              </w:divBdr>
            </w:div>
            <w:div w:id="1570965282">
              <w:marLeft w:val="0"/>
              <w:marRight w:val="0"/>
              <w:marTop w:val="0"/>
              <w:marBottom w:val="0"/>
              <w:divBdr>
                <w:top w:val="none" w:sz="0" w:space="0" w:color="auto"/>
                <w:left w:val="none" w:sz="0" w:space="0" w:color="auto"/>
                <w:bottom w:val="none" w:sz="0" w:space="0" w:color="auto"/>
                <w:right w:val="none" w:sz="0" w:space="0" w:color="auto"/>
              </w:divBdr>
            </w:div>
            <w:div w:id="1570993607">
              <w:marLeft w:val="0"/>
              <w:marRight w:val="0"/>
              <w:marTop w:val="0"/>
              <w:marBottom w:val="0"/>
              <w:divBdr>
                <w:top w:val="none" w:sz="0" w:space="0" w:color="auto"/>
                <w:left w:val="none" w:sz="0" w:space="0" w:color="auto"/>
                <w:bottom w:val="none" w:sz="0" w:space="0" w:color="auto"/>
                <w:right w:val="none" w:sz="0" w:space="0" w:color="auto"/>
              </w:divBdr>
            </w:div>
            <w:div w:id="1574466272">
              <w:marLeft w:val="0"/>
              <w:marRight w:val="0"/>
              <w:marTop w:val="0"/>
              <w:marBottom w:val="0"/>
              <w:divBdr>
                <w:top w:val="none" w:sz="0" w:space="0" w:color="auto"/>
                <w:left w:val="none" w:sz="0" w:space="0" w:color="auto"/>
                <w:bottom w:val="none" w:sz="0" w:space="0" w:color="auto"/>
                <w:right w:val="none" w:sz="0" w:space="0" w:color="auto"/>
              </w:divBdr>
            </w:div>
            <w:div w:id="1574703588">
              <w:marLeft w:val="0"/>
              <w:marRight w:val="0"/>
              <w:marTop w:val="0"/>
              <w:marBottom w:val="0"/>
              <w:divBdr>
                <w:top w:val="none" w:sz="0" w:space="0" w:color="auto"/>
                <w:left w:val="none" w:sz="0" w:space="0" w:color="auto"/>
                <w:bottom w:val="none" w:sz="0" w:space="0" w:color="auto"/>
                <w:right w:val="none" w:sz="0" w:space="0" w:color="auto"/>
              </w:divBdr>
            </w:div>
            <w:div w:id="1575315709">
              <w:marLeft w:val="0"/>
              <w:marRight w:val="0"/>
              <w:marTop w:val="0"/>
              <w:marBottom w:val="0"/>
              <w:divBdr>
                <w:top w:val="none" w:sz="0" w:space="0" w:color="auto"/>
                <w:left w:val="none" w:sz="0" w:space="0" w:color="auto"/>
                <w:bottom w:val="none" w:sz="0" w:space="0" w:color="auto"/>
                <w:right w:val="none" w:sz="0" w:space="0" w:color="auto"/>
              </w:divBdr>
            </w:div>
            <w:div w:id="1575578773">
              <w:marLeft w:val="0"/>
              <w:marRight w:val="0"/>
              <w:marTop w:val="0"/>
              <w:marBottom w:val="0"/>
              <w:divBdr>
                <w:top w:val="none" w:sz="0" w:space="0" w:color="auto"/>
                <w:left w:val="none" w:sz="0" w:space="0" w:color="auto"/>
                <w:bottom w:val="none" w:sz="0" w:space="0" w:color="auto"/>
                <w:right w:val="none" w:sz="0" w:space="0" w:color="auto"/>
              </w:divBdr>
            </w:div>
            <w:div w:id="1575966838">
              <w:marLeft w:val="0"/>
              <w:marRight w:val="0"/>
              <w:marTop w:val="0"/>
              <w:marBottom w:val="0"/>
              <w:divBdr>
                <w:top w:val="none" w:sz="0" w:space="0" w:color="auto"/>
                <w:left w:val="none" w:sz="0" w:space="0" w:color="auto"/>
                <w:bottom w:val="none" w:sz="0" w:space="0" w:color="auto"/>
                <w:right w:val="none" w:sz="0" w:space="0" w:color="auto"/>
              </w:divBdr>
            </w:div>
            <w:div w:id="1577083731">
              <w:marLeft w:val="0"/>
              <w:marRight w:val="0"/>
              <w:marTop w:val="0"/>
              <w:marBottom w:val="0"/>
              <w:divBdr>
                <w:top w:val="none" w:sz="0" w:space="0" w:color="auto"/>
                <w:left w:val="none" w:sz="0" w:space="0" w:color="auto"/>
                <w:bottom w:val="none" w:sz="0" w:space="0" w:color="auto"/>
                <w:right w:val="none" w:sz="0" w:space="0" w:color="auto"/>
              </w:divBdr>
            </w:div>
            <w:div w:id="1577281733">
              <w:marLeft w:val="0"/>
              <w:marRight w:val="0"/>
              <w:marTop w:val="0"/>
              <w:marBottom w:val="0"/>
              <w:divBdr>
                <w:top w:val="none" w:sz="0" w:space="0" w:color="auto"/>
                <w:left w:val="none" w:sz="0" w:space="0" w:color="auto"/>
                <w:bottom w:val="none" w:sz="0" w:space="0" w:color="auto"/>
                <w:right w:val="none" w:sz="0" w:space="0" w:color="auto"/>
              </w:divBdr>
            </w:div>
            <w:div w:id="1579631191">
              <w:marLeft w:val="0"/>
              <w:marRight w:val="0"/>
              <w:marTop w:val="0"/>
              <w:marBottom w:val="0"/>
              <w:divBdr>
                <w:top w:val="none" w:sz="0" w:space="0" w:color="auto"/>
                <w:left w:val="none" w:sz="0" w:space="0" w:color="auto"/>
                <w:bottom w:val="none" w:sz="0" w:space="0" w:color="auto"/>
                <w:right w:val="none" w:sz="0" w:space="0" w:color="auto"/>
              </w:divBdr>
            </w:div>
            <w:div w:id="1581140119">
              <w:marLeft w:val="0"/>
              <w:marRight w:val="0"/>
              <w:marTop w:val="0"/>
              <w:marBottom w:val="0"/>
              <w:divBdr>
                <w:top w:val="none" w:sz="0" w:space="0" w:color="auto"/>
                <w:left w:val="none" w:sz="0" w:space="0" w:color="auto"/>
                <w:bottom w:val="none" w:sz="0" w:space="0" w:color="auto"/>
                <w:right w:val="none" w:sz="0" w:space="0" w:color="auto"/>
              </w:divBdr>
            </w:div>
            <w:div w:id="1584993808">
              <w:marLeft w:val="0"/>
              <w:marRight w:val="0"/>
              <w:marTop w:val="0"/>
              <w:marBottom w:val="0"/>
              <w:divBdr>
                <w:top w:val="none" w:sz="0" w:space="0" w:color="auto"/>
                <w:left w:val="none" w:sz="0" w:space="0" w:color="auto"/>
                <w:bottom w:val="none" w:sz="0" w:space="0" w:color="auto"/>
                <w:right w:val="none" w:sz="0" w:space="0" w:color="auto"/>
              </w:divBdr>
            </w:div>
            <w:div w:id="1584996882">
              <w:marLeft w:val="0"/>
              <w:marRight w:val="0"/>
              <w:marTop w:val="0"/>
              <w:marBottom w:val="0"/>
              <w:divBdr>
                <w:top w:val="none" w:sz="0" w:space="0" w:color="auto"/>
                <w:left w:val="none" w:sz="0" w:space="0" w:color="auto"/>
                <w:bottom w:val="none" w:sz="0" w:space="0" w:color="auto"/>
                <w:right w:val="none" w:sz="0" w:space="0" w:color="auto"/>
              </w:divBdr>
            </w:div>
            <w:div w:id="1588228670">
              <w:marLeft w:val="0"/>
              <w:marRight w:val="0"/>
              <w:marTop w:val="0"/>
              <w:marBottom w:val="0"/>
              <w:divBdr>
                <w:top w:val="none" w:sz="0" w:space="0" w:color="auto"/>
                <w:left w:val="none" w:sz="0" w:space="0" w:color="auto"/>
                <w:bottom w:val="none" w:sz="0" w:space="0" w:color="auto"/>
                <w:right w:val="none" w:sz="0" w:space="0" w:color="auto"/>
              </w:divBdr>
            </w:div>
            <w:div w:id="1589271922">
              <w:marLeft w:val="0"/>
              <w:marRight w:val="0"/>
              <w:marTop w:val="0"/>
              <w:marBottom w:val="0"/>
              <w:divBdr>
                <w:top w:val="none" w:sz="0" w:space="0" w:color="auto"/>
                <w:left w:val="none" w:sz="0" w:space="0" w:color="auto"/>
                <w:bottom w:val="none" w:sz="0" w:space="0" w:color="auto"/>
                <w:right w:val="none" w:sz="0" w:space="0" w:color="auto"/>
              </w:divBdr>
            </w:div>
            <w:div w:id="1589540002">
              <w:marLeft w:val="0"/>
              <w:marRight w:val="0"/>
              <w:marTop w:val="0"/>
              <w:marBottom w:val="0"/>
              <w:divBdr>
                <w:top w:val="none" w:sz="0" w:space="0" w:color="auto"/>
                <w:left w:val="none" w:sz="0" w:space="0" w:color="auto"/>
                <w:bottom w:val="none" w:sz="0" w:space="0" w:color="auto"/>
                <w:right w:val="none" w:sz="0" w:space="0" w:color="auto"/>
              </w:divBdr>
            </w:div>
            <w:div w:id="1590506493">
              <w:marLeft w:val="0"/>
              <w:marRight w:val="0"/>
              <w:marTop w:val="0"/>
              <w:marBottom w:val="0"/>
              <w:divBdr>
                <w:top w:val="none" w:sz="0" w:space="0" w:color="auto"/>
                <w:left w:val="none" w:sz="0" w:space="0" w:color="auto"/>
                <w:bottom w:val="none" w:sz="0" w:space="0" w:color="auto"/>
                <w:right w:val="none" w:sz="0" w:space="0" w:color="auto"/>
              </w:divBdr>
            </w:div>
            <w:div w:id="1590775961">
              <w:marLeft w:val="0"/>
              <w:marRight w:val="0"/>
              <w:marTop w:val="0"/>
              <w:marBottom w:val="0"/>
              <w:divBdr>
                <w:top w:val="none" w:sz="0" w:space="0" w:color="auto"/>
                <w:left w:val="none" w:sz="0" w:space="0" w:color="auto"/>
                <w:bottom w:val="none" w:sz="0" w:space="0" w:color="auto"/>
                <w:right w:val="none" w:sz="0" w:space="0" w:color="auto"/>
              </w:divBdr>
            </w:div>
            <w:div w:id="1592157998">
              <w:marLeft w:val="0"/>
              <w:marRight w:val="0"/>
              <w:marTop w:val="0"/>
              <w:marBottom w:val="0"/>
              <w:divBdr>
                <w:top w:val="none" w:sz="0" w:space="0" w:color="auto"/>
                <w:left w:val="none" w:sz="0" w:space="0" w:color="auto"/>
                <w:bottom w:val="none" w:sz="0" w:space="0" w:color="auto"/>
                <w:right w:val="none" w:sz="0" w:space="0" w:color="auto"/>
              </w:divBdr>
            </w:div>
            <w:div w:id="1592741727">
              <w:marLeft w:val="0"/>
              <w:marRight w:val="0"/>
              <w:marTop w:val="0"/>
              <w:marBottom w:val="0"/>
              <w:divBdr>
                <w:top w:val="none" w:sz="0" w:space="0" w:color="auto"/>
                <w:left w:val="none" w:sz="0" w:space="0" w:color="auto"/>
                <w:bottom w:val="none" w:sz="0" w:space="0" w:color="auto"/>
                <w:right w:val="none" w:sz="0" w:space="0" w:color="auto"/>
              </w:divBdr>
            </w:div>
            <w:div w:id="1593970921">
              <w:marLeft w:val="0"/>
              <w:marRight w:val="0"/>
              <w:marTop w:val="0"/>
              <w:marBottom w:val="0"/>
              <w:divBdr>
                <w:top w:val="none" w:sz="0" w:space="0" w:color="auto"/>
                <w:left w:val="none" w:sz="0" w:space="0" w:color="auto"/>
                <w:bottom w:val="none" w:sz="0" w:space="0" w:color="auto"/>
                <w:right w:val="none" w:sz="0" w:space="0" w:color="auto"/>
              </w:divBdr>
            </w:div>
            <w:div w:id="1594124312">
              <w:marLeft w:val="0"/>
              <w:marRight w:val="0"/>
              <w:marTop w:val="0"/>
              <w:marBottom w:val="0"/>
              <w:divBdr>
                <w:top w:val="none" w:sz="0" w:space="0" w:color="auto"/>
                <w:left w:val="none" w:sz="0" w:space="0" w:color="auto"/>
                <w:bottom w:val="none" w:sz="0" w:space="0" w:color="auto"/>
                <w:right w:val="none" w:sz="0" w:space="0" w:color="auto"/>
              </w:divBdr>
            </w:div>
            <w:div w:id="1595476680">
              <w:marLeft w:val="0"/>
              <w:marRight w:val="0"/>
              <w:marTop w:val="0"/>
              <w:marBottom w:val="0"/>
              <w:divBdr>
                <w:top w:val="none" w:sz="0" w:space="0" w:color="auto"/>
                <w:left w:val="none" w:sz="0" w:space="0" w:color="auto"/>
                <w:bottom w:val="none" w:sz="0" w:space="0" w:color="auto"/>
                <w:right w:val="none" w:sz="0" w:space="0" w:color="auto"/>
              </w:divBdr>
            </w:div>
            <w:div w:id="1596136728">
              <w:marLeft w:val="0"/>
              <w:marRight w:val="0"/>
              <w:marTop w:val="0"/>
              <w:marBottom w:val="0"/>
              <w:divBdr>
                <w:top w:val="none" w:sz="0" w:space="0" w:color="auto"/>
                <w:left w:val="none" w:sz="0" w:space="0" w:color="auto"/>
                <w:bottom w:val="none" w:sz="0" w:space="0" w:color="auto"/>
                <w:right w:val="none" w:sz="0" w:space="0" w:color="auto"/>
              </w:divBdr>
            </w:div>
            <w:div w:id="1597013566">
              <w:marLeft w:val="0"/>
              <w:marRight w:val="0"/>
              <w:marTop w:val="0"/>
              <w:marBottom w:val="0"/>
              <w:divBdr>
                <w:top w:val="none" w:sz="0" w:space="0" w:color="auto"/>
                <w:left w:val="none" w:sz="0" w:space="0" w:color="auto"/>
                <w:bottom w:val="none" w:sz="0" w:space="0" w:color="auto"/>
                <w:right w:val="none" w:sz="0" w:space="0" w:color="auto"/>
              </w:divBdr>
            </w:div>
            <w:div w:id="1599367292">
              <w:marLeft w:val="0"/>
              <w:marRight w:val="0"/>
              <w:marTop w:val="0"/>
              <w:marBottom w:val="0"/>
              <w:divBdr>
                <w:top w:val="none" w:sz="0" w:space="0" w:color="auto"/>
                <w:left w:val="none" w:sz="0" w:space="0" w:color="auto"/>
                <w:bottom w:val="none" w:sz="0" w:space="0" w:color="auto"/>
                <w:right w:val="none" w:sz="0" w:space="0" w:color="auto"/>
              </w:divBdr>
            </w:div>
            <w:div w:id="1602251408">
              <w:marLeft w:val="0"/>
              <w:marRight w:val="0"/>
              <w:marTop w:val="0"/>
              <w:marBottom w:val="0"/>
              <w:divBdr>
                <w:top w:val="none" w:sz="0" w:space="0" w:color="auto"/>
                <w:left w:val="none" w:sz="0" w:space="0" w:color="auto"/>
                <w:bottom w:val="none" w:sz="0" w:space="0" w:color="auto"/>
                <w:right w:val="none" w:sz="0" w:space="0" w:color="auto"/>
              </w:divBdr>
            </w:div>
            <w:div w:id="1605725064">
              <w:marLeft w:val="0"/>
              <w:marRight w:val="0"/>
              <w:marTop w:val="0"/>
              <w:marBottom w:val="0"/>
              <w:divBdr>
                <w:top w:val="none" w:sz="0" w:space="0" w:color="auto"/>
                <w:left w:val="none" w:sz="0" w:space="0" w:color="auto"/>
                <w:bottom w:val="none" w:sz="0" w:space="0" w:color="auto"/>
                <w:right w:val="none" w:sz="0" w:space="0" w:color="auto"/>
              </w:divBdr>
            </w:div>
            <w:div w:id="1606234702">
              <w:marLeft w:val="0"/>
              <w:marRight w:val="0"/>
              <w:marTop w:val="0"/>
              <w:marBottom w:val="0"/>
              <w:divBdr>
                <w:top w:val="none" w:sz="0" w:space="0" w:color="auto"/>
                <w:left w:val="none" w:sz="0" w:space="0" w:color="auto"/>
                <w:bottom w:val="none" w:sz="0" w:space="0" w:color="auto"/>
                <w:right w:val="none" w:sz="0" w:space="0" w:color="auto"/>
              </w:divBdr>
            </w:div>
            <w:div w:id="1609581237">
              <w:marLeft w:val="0"/>
              <w:marRight w:val="0"/>
              <w:marTop w:val="0"/>
              <w:marBottom w:val="0"/>
              <w:divBdr>
                <w:top w:val="none" w:sz="0" w:space="0" w:color="auto"/>
                <w:left w:val="none" w:sz="0" w:space="0" w:color="auto"/>
                <w:bottom w:val="none" w:sz="0" w:space="0" w:color="auto"/>
                <w:right w:val="none" w:sz="0" w:space="0" w:color="auto"/>
              </w:divBdr>
            </w:div>
            <w:div w:id="1612469002">
              <w:marLeft w:val="0"/>
              <w:marRight w:val="0"/>
              <w:marTop w:val="0"/>
              <w:marBottom w:val="0"/>
              <w:divBdr>
                <w:top w:val="none" w:sz="0" w:space="0" w:color="auto"/>
                <w:left w:val="none" w:sz="0" w:space="0" w:color="auto"/>
                <w:bottom w:val="none" w:sz="0" w:space="0" w:color="auto"/>
                <w:right w:val="none" w:sz="0" w:space="0" w:color="auto"/>
              </w:divBdr>
            </w:div>
            <w:div w:id="1617370505">
              <w:marLeft w:val="0"/>
              <w:marRight w:val="0"/>
              <w:marTop w:val="0"/>
              <w:marBottom w:val="0"/>
              <w:divBdr>
                <w:top w:val="none" w:sz="0" w:space="0" w:color="auto"/>
                <w:left w:val="none" w:sz="0" w:space="0" w:color="auto"/>
                <w:bottom w:val="none" w:sz="0" w:space="0" w:color="auto"/>
                <w:right w:val="none" w:sz="0" w:space="0" w:color="auto"/>
              </w:divBdr>
            </w:div>
            <w:div w:id="1618364531">
              <w:marLeft w:val="0"/>
              <w:marRight w:val="0"/>
              <w:marTop w:val="0"/>
              <w:marBottom w:val="0"/>
              <w:divBdr>
                <w:top w:val="none" w:sz="0" w:space="0" w:color="auto"/>
                <w:left w:val="none" w:sz="0" w:space="0" w:color="auto"/>
                <w:bottom w:val="none" w:sz="0" w:space="0" w:color="auto"/>
                <w:right w:val="none" w:sz="0" w:space="0" w:color="auto"/>
              </w:divBdr>
            </w:div>
            <w:div w:id="1620447908">
              <w:marLeft w:val="0"/>
              <w:marRight w:val="0"/>
              <w:marTop w:val="0"/>
              <w:marBottom w:val="0"/>
              <w:divBdr>
                <w:top w:val="none" w:sz="0" w:space="0" w:color="auto"/>
                <w:left w:val="none" w:sz="0" w:space="0" w:color="auto"/>
                <w:bottom w:val="none" w:sz="0" w:space="0" w:color="auto"/>
                <w:right w:val="none" w:sz="0" w:space="0" w:color="auto"/>
              </w:divBdr>
            </w:div>
            <w:div w:id="1622034063">
              <w:marLeft w:val="0"/>
              <w:marRight w:val="0"/>
              <w:marTop w:val="0"/>
              <w:marBottom w:val="0"/>
              <w:divBdr>
                <w:top w:val="none" w:sz="0" w:space="0" w:color="auto"/>
                <w:left w:val="none" w:sz="0" w:space="0" w:color="auto"/>
                <w:bottom w:val="none" w:sz="0" w:space="0" w:color="auto"/>
                <w:right w:val="none" w:sz="0" w:space="0" w:color="auto"/>
              </w:divBdr>
            </w:div>
            <w:div w:id="1623732775">
              <w:marLeft w:val="0"/>
              <w:marRight w:val="0"/>
              <w:marTop w:val="0"/>
              <w:marBottom w:val="0"/>
              <w:divBdr>
                <w:top w:val="none" w:sz="0" w:space="0" w:color="auto"/>
                <w:left w:val="none" w:sz="0" w:space="0" w:color="auto"/>
                <w:bottom w:val="none" w:sz="0" w:space="0" w:color="auto"/>
                <w:right w:val="none" w:sz="0" w:space="0" w:color="auto"/>
              </w:divBdr>
            </w:div>
            <w:div w:id="1624725694">
              <w:marLeft w:val="0"/>
              <w:marRight w:val="0"/>
              <w:marTop w:val="0"/>
              <w:marBottom w:val="0"/>
              <w:divBdr>
                <w:top w:val="none" w:sz="0" w:space="0" w:color="auto"/>
                <w:left w:val="none" w:sz="0" w:space="0" w:color="auto"/>
                <w:bottom w:val="none" w:sz="0" w:space="0" w:color="auto"/>
                <w:right w:val="none" w:sz="0" w:space="0" w:color="auto"/>
              </w:divBdr>
            </w:div>
            <w:div w:id="1624917622">
              <w:marLeft w:val="0"/>
              <w:marRight w:val="0"/>
              <w:marTop w:val="0"/>
              <w:marBottom w:val="0"/>
              <w:divBdr>
                <w:top w:val="none" w:sz="0" w:space="0" w:color="auto"/>
                <w:left w:val="none" w:sz="0" w:space="0" w:color="auto"/>
                <w:bottom w:val="none" w:sz="0" w:space="0" w:color="auto"/>
                <w:right w:val="none" w:sz="0" w:space="0" w:color="auto"/>
              </w:divBdr>
            </w:div>
            <w:div w:id="1625306299">
              <w:marLeft w:val="0"/>
              <w:marRight w:val="0"/>
              <w:marTop w:val="0"/>
              <w:marBottom w:val="0"/>
              <w:divBdr>
                <w:top w:val="none" w:sz="0" w:space="0" w:color="auto"/>
                <w:left w:val="none" w:sz="0" w:space="0" w:color="auto"/>
                <w:bottom w:val="none" w:sz="0" w:space="0" w:color="auto"/>
                <w:right w:val="none" w:sz="0" w:space="0" w:color="auto"/>
              </w:divBdr>
            </w:div>
            <w:div w:id="1628387184">
              <w:marLeft w:val="0"/>
              <w:marRight w:val="0"/>
              <w:marTop w:val="0"/>
              <w:marBottom w:val="0"/>
              <w:divBdr>
                <w:top w:val="none" w:sz="0" w:space="0" w:color="auto"/>
                <w:left w:val="none" w:sz="0" w:space="0" w:color="auto"/>
                <w:bottom w:val="none" w:sz="0" w:space="0" w:color="auto"/>
                <w:right w:val="none" w:sz="0" w:space="0" w:color="auto"/>
              </w:divBdr>
            </w:div>
            <w:div w:id="1628470328">
              <w:marLeft w:val="0"/>
              <w:marRight w:val="0"/>
              <w:marTop w:val="0"/>
              <w:marBottom w:val="0"/>
              <w:divBdr>
                <w:top w:val="none" w:sz="0" w:space="0" w:color="auto"/>
                <w:left w:val="none" w:sz="0" w:space="0" w:color="auto"/>
                <w:bottom w:val="none" w:sz="0" w:space="0" w:color="auto"/>
                <w:right w:val="none" w:sz="0" w:space="0" w:color="auto"/>
              </w:divBdr>
            </w:div>
            <w:div w:id="1629509804">
              <w:marLeft w:val="0"/>
              <w:marRight w:val="0"/>
              <w:marTop w:val="0"/>
              <w:marBottom w:val="0"/>
              <w:divBdr>
                <w:top w:val="none" w:sz="0" w:space="0" w:color="auto"/>
                <w:left w:val="none" w:sz="0" w:space="0" w:color="auto"/>
                <w:bottom w:val="none" w:sz="0" w:space="0" w:color="auto"/>
                <w:right w:val="none" w:sz="0" w:space="0" w:color="auto"/>
              </w:divBdr>
            </w:div>
            <w:div w:id="1632054018">
              <w:marLeft w:val="0"/>
              <w:marRight w:val="0"/>
              <w:marTop w:val="0"/>
              <w:marBottom w:val="0"/>
              <w:divBdr>
                <w:top w:val="none" w:sz="0" w:space="0" w:color="auto"/>
                <w:left w:val="none" w:sz="0" w:space="0" w:color="auto"/>
                <w:bottom w:val="none" w:sz="0" w:space="0" w:color="auto"/>
                <w:right w:val="none" w:sz="0" w:space="0" w:color="auto"/>
              </w:divBdr>
            </w:div>
            <w:div w:id="1632438228">
              <w:marLeft w:val="0"/>
              <w:marRight w:val="0"/>
              <w:marTop w:val="0"/>
              <w:marBottom w:val="0"/>
              <w:divBdr>
                <w:top w:val="none" w:sz="0" w:space="0" w:color="auto"/>
                <w:left w:val="none" w:sz="0" w:space="0" w:color="auto"/>
                <w:bottom w:val="none" w:sz="0" w:space="0" w:color="auto"/>
                <w:right w:val="none" w:sz="0" w:space="0" w:color="auto"/>
              </w:divBdr>
            </w:div>
            <w:div w:id="1641300994">
              <w:marLeft w:val="0"/>
              <w:marRight w:val="0"/>
              <w:marTop w:val="0"/>
              <w:marBottom w:val="0"/>
              <w:divBdr>
                <w:top w:val="none" w:sz="0" w:space="0" w:color="auto"/>
                <w:left w:val="none" w:sz="0" w:space="0" w:color="auto"/>
                <w:bottom w:val="none" w:sz="0" w:space="0" w:color="auto"/>
                <w:right w:val="none" w:sz="0" w:space="0" w:color="auto"/>
              </w:divBdr>
            </w:div>
            <w:div w:id="1641373913">
              <w:marLeft w:val="0"/>
              <w:marRight w:val="0"/>
              <w:marTop w:val="0"/>
              <w:marBottom w:val="0"/>
              <w:divBdr>
                <w:top w:val="none" w:sz="0" w:space="0" w:color="auto"/>
                <w:left w:val="none" w:sz="0" w:space="0" w:color="auto"/>
                <w:bottom w:val="none" w:sz="0" w:space="0" w:color="auto"/>
                <w:right w:val="none" w:sz="0" w:space="0" w:color="auto"/>
              </w:divBdr>
            </w:div>
            <w:div w:id="1642493484">
              <w:marLeft w:val="0"/>
              <w:marRight w:val="0"/>
              <w:marTop w:val="0"/>
              <w:marBottom w:val="0"/>
              <w:divBdr>
                <w:top w:val="none" w:sz="0" w:space="0" w:color="auto"/>
                <w:left w:val="none" w:sz="0" w:space="0" w:color="auto"/>
                <w:bottom w:val="none" w:sz="0" w:space="0" w:color="auto"/>
                <w:right w:val="none" w:sz="0" w:space="0" w:color="auto"/>
              </w:divBdr>
            </w:div>
            <w:div w:id="1644652923">
              <w:marLeft w:val="0"/>
              <w:marRight w:val="0"/>
              <w:marTop w:val="0"/>
              <w:marBottom w:val="0"/>
              <w:divBdr>
                <w:top w:val="none" w:sz="0" w:space="0" w:color="auto"/>
                <w:left w:val="none" w:sz="0" w:space="0" w:color="auto"/>
                <w:bottom w:val="none" w:sz="0" w:space="0" w:color="auto"/>
                <w:right w:val="none" w:sz="0" w:space="0" w:color="auto"/>
              </w:divBdr>
            </w:div>
            <w:div w:id="1648972720">
              <w:marLeft w:val="0"/>
              <w:marRight w:val="0"/>
              <w:marTop w:val="0"/>
              <w:marBottom w:val="0"/>
              <w:divBdr>
                <w:top w:val="none" w:sz="0" w:space="0" w:color="auto"/>
                <w:left w:val="none" w:sz="0" w:space="0" w:color="auto"/>
                <w:bottom w:val="none" w:sz="0" w:space="0" w:color="auto"/>
                <w:right w:val="none" w:sz="0" w:space="0" w:color="auto"/>
              </w:divBdr>
            </w:div>
            <w:div w:id="1650598835">
              <w:marLeft w:val="0"/>
              <w:marRight w:val="0"/>
              <w:marTop w:val="0"/>
              <w:marBottom w:val="0"/>
              <w:divBdr>
                <w:top w:val="none" w:sz="0" w:space="0" w:color="auto"/>
                <w:left w:val="none" w:sz="0" w:space="0" w:color="auto"/>
                <w:bottom w:val="none" w:sz="0" w:space="0" w:color="auto"/>
                <w:right w:val="none" w:sz="0" w:space="0" w:color="auto"/>
              </w:divBdr>
            </w:div>
            <w:div w:id="1652178166">
              <w:marLeft w:val="0"/>
              <w:marRight w:val="0"/>
              <w:marTop w:val="0"/>
              <w:marBottom w:val="0"/>
              <w:divBdr>
                <w:top w:val="none" w:sz="0" w:space="0" w:color="auto"/>
                <w:left w:val="none" w:sz="0" w:space="0" w:color="auto"/>
                <w:bottom w:val="none" w:sz="0" w:space="0" w:color="auto"/>
                <w:right w:val="none" w:sz="0" w:space="0" w:color="auto"/>
              </w:divBdr>
            </w:div>
            <w:div w:id="1652364946">
              <w:marLeft w:val="0"/>
              <w:marRight w:val="0"/>
              <w:marTop w:val="0"/>
              <w:marBottom w:val="0"/>
              <w:divBdr>
                <w:top w:val="none" w:sz="0" w:space="0" w:color="auto"/>
                <w:left w:val="none" w:sz="0" w:space="0" w:color="auto"/>
                <w:bottom w:val="none" w:sz="0" w:space="0" w:color="auto"/>
                <w:right w:val="none" w:sz="0" w:space="0" w:color="auto"/>
              </w:divBdr>
            </w:div>
            <w:div w:id="1656881760">
              <w:marLeft w:val="0"/>
              <w:marRight w:val="0"/>
              <w:marTop w:val="0"/>
              <w:marBottom w:val="0"/>
              <w:divBdr>
                <w:top w:val="none" w:sz="0" w:space="0" w:color="auto"/>
                <w:left w:val="none" w:sz="0" w:space="0" w:color="auto"/>
                <w:bottom w:val="none" w:sz="0" w:space="0" w:color="auto"/>
                <w:right w:val="none" w:sz="0" w:space="0" w:color="auto"/>
              </w:divBdr>
            </w:div>
            <w:div w:id="1657606282">
              <w:marLeft w:val="0"/>
              <w:marRight w:val="0"/>
              <w:marTop w:val="0"/>
              <w:marBottom w:val="0"/>
              <w:divBdr>
                <w:top w:val="none" w:sz="0" w:space="0" w:color="auto"/>
                <w:left w:val="none" w:sz="0" w:space="0" w:color="auto"/>
                <w:bottom w:val="none" w:sz="0" w:space="0" w:color="auto"/>
                <w:right w:val="none" w:sz="0" w:space="0" w:color="auto"/>
              </w:divBdr>
            </w:div>
            <w:div w:id="1657687753">
              <w:marLeft w:val="0"/>
              <w:marRight w:val="0"/>
              <w:marTop w:val="0"/>
              <w:marBottom w:val="0"/>
              <w:divBdr>
                <w:top w:val="none" w:sz="0" w:space="0" w:color="auto"/>
                <w:left w:val="none" w:sz="0" w:space="0" w:color="auto"/>
                <w:bottom w:val="none" w:sz="0" w:space="0" w:color="auto"/>
                <w:right w:val="none" w:sz="0" w:space="0" w:color="auto"/>
              </w:divBdr>
            </w:div>
            <w:div w:id="1658612731">
              <w:marLeft w:val="0"/>
              <w:marRight w:val="0"/>
              <w:marTop w:val="0"/>
              <w:marBottom w:val="0"/>
              <w:divBdr>
                <w:top w:val="none" w:sz="0" w:space="0" w:color="auto"/>
                <w:left w:val="none" w:sz="0" w:space="0" w:color="auto"/>
                <w:bottom w:val="none" w:sz="0" w:space="0" w:color="auto"/>
                <w:right w:val="none" w:sz="0" w:space="0" w:color="auto"/>
              </w:divBdr>
            </w:div>
            <w:div w:id="1658656222">
              <w:marLeft w:val="0"/>
              <w:marRight w:val="0"/>
              <w:marTop w:val="0"/>
              <w:marBottom w:val="0"/>
              <w:divBdr>
                <w:top w:val="none" w:sz="0" w:space="0" w:color="auto"/>
                <w:left w:val="none" w:sz="0" w:space="0" w:color="auto"/>
                <w:bottom w:val="none" w:sz="0" w:space="0" w:color="auto"/>
                <w:right w:val="none" w:sz="0" w:space="0" w:color="auto"/>
              </w:divBdr>
            </w:div>
            <w:div w:id="1659654465">
              <w:marLeft w:val="0"/>
              <w:marRight w:val="0"/>
              <w:marTop w:val="0"/>
              <w:marBottom w:val="0"/>
              <w:divBdr>
                <w:top w:val="none" w:sz="0" w:space="0" w:color="auto"/>
                <w:left w:val="none" w:sz="0" w:space="0" w:color="auto"/>
                <w:bottom w:val="none" w:sz="0" w:space="0" w:color="auto"/>
                <w:right w:val="none" w:sz="0" w:space="0" w:color="auto"/>
              </w:divBdr>
            </w:div>
            <w:div w:id="1659846637">
              <w:marLeft w:val="0"/>
              <w:marRight w:val="0"/>
              <w:marTop w:val="0"/>
              <w:marBottom w:val="0"/>
              <w:divBdr>
                <w:top w:val="none" w:sz="0" w:space="0" w:color="auto"/>
                <w:left w:val="none" w:sz="0" w:space="0" w:color="auto"/>
                <w:bottom w:val="none" w:sz="0" w:space="0" w:color="auto"/>
                <w:right w:val="none" w:sz="0" w:space="0" w:color="auto"/>
              </w:divBdr>
            </w:div>
            <w:div w:id="1660496403">
              <w:marLeft w:val="0"/>
              <w:marRight w:val="0"/>
              <w:marTop w:val="0"/>
              <w:marBottom w:val="0"/>
              <w:divBdr>
                <w:top w:val="none" w:sz="0" w:space="0" w:color="auto"/>
                <w:left w:val="none" w:sz="0" w:space="0" w:color="auto"/>
                <w:bottom w:val="none" w:sz="0" w:space="0" w:color="auto"/>
                <w:right w:val="none" w:sz="0" w:space="0" w:color="auto"/>
              </w:divBdr>
            </w:div>
            <w:div w:id="1660769980">
              <w:marLeft w:val="0"/>
              <w:marRight w:val="0"/>
              <w:marTop w:val="0"/>
              <w:marBottom w:val="0"/>
              <w:divBdr>
                <w:top w:val="none" w:sz="0" w:space="0" w:color="auto"/>
                <w:left w:val="none" w:sz="0" w:space="0" w:color="auto"/>
                <w:bottom w:val="none" w:sz="0" w:space="0" w:color="auto"/>
                <w:right w:val="none" w:sz="0" w:space="0" w:color="auto"/>
              </w:divBdr>
            </w:div>
            <w:div w:id="1661886520">
              <w:marLeft w:val="0"/>
              <w:marRight w:val="0"/>
              <w:marTop w:val="0"/>
              <w:marBottom w:val="0"/>
              <w:divBdr>
                <w:top w:val="none" w:sz="0" w:space="0" w:color="auto"/>
                <w:left w:val="none" w:sz="0" w:space="0" w:color="auto"/>
                <w:bottom w:val="none" w:sz="0" w:space="0" w:color="auto"/>
                <w:right w:val="none" w:sz="0" w:space="0" w:color="auto"/>
              </w:divBdr>
            </w:div>
            <w:div w:id="1662469199">
              <w:marLeft w:val="0"/>
              <w:marRight w:val="0"/>
              <w:marTop w:val="0"/>
              <w:marBottom w:val="0"/>
              <w:divBdr>
                <w:top w:val="none" w:sz="0" w:space="0" w:color="auto"/>
                <w:left w:val="none" w:sz="0" w:space="0" w:color="auto"/>
                <w:bottom w:val="none" w:sz="0" w:space="0" w:color="auto"/>
                <w:right w:val="none" w:sz="0" w:space="0" w:color="auto"/>
              </w:divBdr>
            </w:div>
            <w:div w:id="1662931516">
              <w:marLeft w:val="0"/>
              <w:marRight w:val="0"/>
              <w:marTop w:val="0"/>
              <w:marBottom w:val="0"/>
              <w:divBdr>
                <w:top w:val="none" w:sz="0" w:space="0" w:color="auto"/>
                <w:left w:val="none" w:sz="0" w:space="0" w:color="auto"/>
                <w:bottom w:val="none" w:sz="0" w:space="0" w:color="auto"/>
                <w:right w:val="none" w:sz="0" w:space="0" w:color="auto"/>
              </w:divBdr>
            </w:div>
            <w:div w:id="1665938626">
              <w:marLeft w:val="0"/>
              <w:marRight w:val="0"/>
              <w:marTop w:val="0"/>
              <w:marBottom w:val="0"/>
              <w:divBdr>
                <w:top w:val="none" w:sz="0" w:space="0" w:color="auto"/>
                <w:left w:val="none" w:sz="0" w:space="0" w:color="auto"/>
                <w:bottom w:val="none" w:sz="0" w:space="0" w:color="auto"/>
                <w:right w:val="none" w:sz="0" w:space="0" w:color="auto"/>
              </w:divBdr>
            </w:div>
            <w:div w:id="1666936812">
              <w:marLeft w:val="0"/>
              <w:marRight w:val="0"/>
              <w:marTop w:val="0"/>
              <w:marBottom w:val="0"/>
              <w:divBdr>
                <w:top w:val="none" w:sz="0" w:space="0" w:color="auto"/>
                <w:left w:val="none" w:sz="0" w:space="0" w:color="auto"/>
                <w:bottom w:val="none" w:sz="0" w:space="0" w:color="auto"/>
                <w:right w:val="none" w:sz="0" w:space="0" w:color="auto"/>
              </w:divBdr>
            </w:div>
            <w:div w:id="1668635563">
              <w:marLeft w:val="0"/>
              <w:marRight w:val="0"/>
              <w:marTop w:val="0"/>
              <w:marBottom w:val="0"/>
              <w:divBdr>
                <w:top w:val="none" w:sz="0" w:space="0" w:color="auto"/>
                <w:left w:val="none" w:sz="0" w:space="0" w:color="auto"/>
                <w:bottom w:val="none" w:sz="0" w:space="0" w:color="auto"/>
                <w:right w:val="none" w:sz="0" w:space="0" w:color="auto"/>
              </w:divBdr>
            </w:div>
            <w:div w:id="1670135254">
              <w:marLeft w:val="0"/>
              <w:marRight w:val="0"/>
              <w:marTop w:val="0"/>
              <w:marBottom w:val="0"/>
              <w:divBdr>
                <w:top w:val="none" w:sz="0" w:space="0" w:color="auto"/>
                <w:left w:val="none" w:sz="0" w:space="0" w:color="auto"/>
                <w:bottom w:val="none" w:sz="0" w:space="0" w:color="auto"/>
                <w:right w:val="none" w:sz="0" w:space="0" w:color="auto"/>
              </w:divBdr>
            </w:div>
            <w:div w:id="1670331900">
              <w:marLeft w:val="0"/>
              <w:marRight w:val="0"/>
              <w:marTop w:val="0"/>
              <w:marBottom w:val="0"/>
              <w:divBdr>
                <w:top w:val="none" w:sz="0" w:space="0" w:color="auto"/>
                <w:left w:val="none" w:sz="0" w:space="0" w:color="auto"/>
                <w:bottom w:val="none" w:sz="0" w:space="0" w:color="auto"/>
                <w:right w:val="none" w:sz="0" w:space="0" w:color="auto"/>
              </w:divBdr>
            </w:div>
            <w:div w:id="1671057333">
              <w:marLeft w:val="0"/>
              <w:marRight w:val="0"/>
              <w:marTop w:val="0"/>
              <w:marBottom w:val="0"/>
              <w:divBdr>
                <w:top w:val="none" w:sz="0" w:space="0" w:color="auto"/>
                <w:left w:val="none" w:sz="0" w:space="0" w:color="auto"/>
                <w:bottom w:val="none" w:sz="0" w:space="0" w:color="auto"/>
                <w:right w:val="none" w:sz="0" w:space="0" w:color="auto"/>
              </w:divBdr>
            </w:div>
            <w:div w:id="1672028556">
              <w:marLeft w:val="0"/>
              <w:marRight w:val="0"/>
              <w:marTop w:val="0"/>
              <w:marBottom w:val="0"/>
              <w:divBdr>
                <w:top w:val="none" w:sz="0" w:space="0" w:color="auto"/>
                <w:left w:val="none" w:sz="0" w:space="0" w:color="auto"/>
                <w:bottom w:val="none" w:sz="0" w:space="0" w:color="auto"/>
                <w:right w:val="none" w:sz="0" w:space="0" w:color="auto"/>
              </w:divBdr>
            </w:div>
            <w:div w:id="1672222276">
              <w:marLeft w:val="0"/>
              <w:marRight w:val="0"/>
              <w:marTop w:val="0"/>
              <w:marBottom w:val="0"/>
              <w:divBdr>
                <w:top w:val="none" w:sz="0" w:space="0" w:color="auto"/>
                <w:left w:val="none" w:sz="0" w:space="0" w:color="auto"/>
                <w:bottom w:val="none" w:sz="0" w:space="0" w:color="auto"/>
                <w:right w:val="none" w:sz="0" w:space="0" w:color="auto"/>
              </w:divBdr>
            </w:div>
            <w:div w:id="1672445823">
              <w:marLeft w:val="0"/>
              <w:marRight w:val="0"/>
              <w:marTop w:val="0"/>
              <w:marBottom w:val="0"/>
              <w:divBdr>
                <w:top w:val="none" w:sz="0" w:space="0" w:color="auto"/>
                <w:left w:val="none" w:sz="0" w:space="0" w:color="auto"/>
                <w:bottom w:val="none" w:sz="0" w:space="0" w:color="auto"/>
                <w:right w:val="none" w:sz="0" w:space="0" w:color="auto"/>
              </w:divBdr>
            </w:div>
            <w:div w:id="1672677522">
              <w:marLeft w:val="0"/>
              <w:marRight w:val="0"/>
              <w:marTop w:val="0"/>
              <w:marBottom w:val="0"/>
              <w:divBdr>
                <w:top w:val="none" w:sz="0" w:space="0" w:color="auto"/>
                <w:left w:val="none" w:sz="0" w:space="0" w:color="auto"/>
                <w:bottom w:val="none" w:sz="0" w:space="0" w:color="auto"/>
                <w:right w:val="none" w:sz="0" w:space="0" w:color="auto"/>
              </w:divBdr>
            </w:div>
            <w:div w:id="1673558174">
              <w:marLeft w:val="0"/>
              <w:marRight w:val="0"/>
              <w:marTop w:val="0"/>
              <w:marBottom w:val="0"/>
              <w:divBdr>
                <w:top w:val="none" w:sz="0" w:space="0" w:color="auto"/>
                <w:left w:val="none" w:sz="0" w:space="0" w:color="auto"/>
                <w:bottom w:val="none" w:sz="0" w:space="0" w:color="auto"/>
                <w:right w:val="none" w:sz="0" w:space="0" w:color="auto"/>
              </w:divBdr>
            </w:div>
            <w:div w:id="1673753113">
              <w:marLeft w:val="0"/>
              <w:marRight w:val="0"/>
              <w:marTop w:val="0"/>
              <w:marBottom w:val="0"/>
              <w:divBdr>
                <w:top w:val="none" w:sz="0" w:space="0" w:color="auto"/>
                <w:left w:val="none" w:sz="0" w:space="0" w:color="auto"/>
                <w:bottom w:val="none" w:sz="0" w:space="0" w:color="auto"/>
                <w:right w:val="none" w:sz="0" w:space="0" w:color="auto"/>
              </w:divBdr>
            </w:div>
            <w:div w:id="1676496896">
              <w:marLeft w:val="0"/>
              <w:marRight w:val="0"/>
              <w:marTop w:val="0"/>
              <w:marBottom w:val="0"/>
              <w:divBdr>
                <w:top w:val="none" w:sz="0" w:space="0" w:color="auto"/>
                <w:left w:val="none" w:sz="0" w:space="0" w:color="auto"/>
                <w:bottom w:val="none" w:sz="0" w:space="0" w:color="auto"/>
                <w:right w:val="none" w:sz="0" w:space="0" w:color="auto"/>
              </w:divBdr>
            </w:div>
            <w:div w:id="1676565572">
              <w:marLeft w:val="0"/>
              <w:marRight w:val="0"/>
              <w:marTop w:val="0"/>
              <w:marBottom w:val="0"/>
              <w:divBdr>
                <w:top w:val="none" w:sz="0" w:space="0" w:color="auto"/>
                <w:left w:val="none" w:sz="0" w:space="0" w:color="auto"/>
                <w:bottom w:val="none" w:sz="0" w:space="0" w:color="auto"/>
                <w:right w:val="none" w:sz="0" w:space="0" w:color="auto"/>
              </w:divBdr>
            </w:div>
            <w:div w:id="1676958780">
              <w:marLeft w:val="0"/>
              <w:marRight w:val="0"/>
              <w:marTop w:val="0"/>
              <w:marBottom w:val="0"/>
              <w:divBdr>
                <w:top w:val="none" w:sz="0" w:space="0" w:color="auto"/>
                <w:left w:val="none" w:sz="0" w:space="0" w:color="auto"/>
                <w:bottom w:val="none" w:sz="0" w:space="0" w:color="auto"/>
                <w:right w:val="none" w:sz="0" w:space="0" w:color="auto"/>
              </w:divBdr>
            </w:div>
            <w:div w:id="1679187125">
              <w:marLeft w:val="0"/>
              <w:marRight w:val="0"/>
              <w:marTop w:val="0"/>
              <w:marBottom w:val="0"/>
              <w:divBdr>
                <w:top w:val="none" w:sz="0" w:space="0" w:color="auto"/>
                <w:left w:val="none" w:sz="0" w:space="0" w:color="auto"/>
                <w:bottom w:val="none" w:sz="0" w:space="0" w:color="auto"/>
                <w:right w:val="none" w:sz="0" w:space="0" w:color="auto"/>
              </w:divBdr>
            </w:div>
            <w:div w:id="1679309593">
              <w:marLeft w:val="0"/>
              <w:marRight w:val="0"/>
              <w:marTop w:val="0"/>
              <w:marBottom w:val="0"/>
              <w:divBdr>
                <w:top w:val="none" w:sz="0" w:space="0" w:color="auto"/>
                <w:left w:val="none" w:sz="0" w:space="0" w:color="auto"/>
                <w:bottom w:val="none" w:sz="0" w:space="0" w:color="auto"/>
                <w:right w:val="none" w:sz="0" w:space="0" w:color="auto"/>
              </w:divBdr>
            </w:div>
            <w:div w:id="1679963736">
              <w:marLeft w:val="0"/>
              <w:marRight w:val="0"/>
              <w:marTop w:val="0"/>
              <w:marBottom w:val="0"/>
              <w:divBdr>
                <w:top w:val="none" w:sz="0" w:space="0" w:color="auto"/>
                <w:left w:val="none" w:sz="0" w:space="0" w:color="auto"/>
                <w:bottom w:val="none" w:sz="0" w:space="0" w:color="auto"/>
                <w:right w:val="none" w:sz="0" w:space="0" w:color="auto"/>
              </w:divBdr>
            </w:div>
            <w:div w:id="1680766269">
              <w:marLeft w:val="0"/>
              <w:marRight w:val="0"/>
              <w:marTop w:val="0"/>
              <w:marBottom w:val="0"/>
              <w:divBdr>
                <w:top w:val="none" w:sz="0" w:space="0" w:color="auto"/>
                <w:left w:val="none" w:sz="0" w:space="0" w:color="auto"/>
                <w:bottom w:val="none" w:sz="0" w:space="0" w:color="auto"/>
                <w:right w:val="none" w:sz="0" w:space="0" w:color="auto"/>
              </w:divBdr>
            </w:div>
            <w:div w:id="1680892137">
              <w:marLeft w:val="0"/>
              <w:marRight w:val="0"/>
              <w:marTop w:val="0"/>
              <w:marBottom w:val="0"/>
              <w:divBdr>
                <w:top w:val="none" w:sz="0" w:space="0" w:color="auto"/>
                <w:left w:val="none" w:sz="0" w:space="0" w:color="auto"/>
                <w:bottom w:val="none" w:sz="0" w:space="0" w:color="auto"/>
                <w:right w:val="none" w:sz="0" w:space="0" w:color="auto"/>
              </w:divBdr>
            </w:div>
            <w:div w:id="1681003435">
              <w:marLeft w:val="0"/>
              <w:marRight w:val="0"/>
              <w:marTop w:val="0"/>
              <w:marBottom w:val="0"/>
              <w:divBdr>
                <w:top w:val="none" w:sz="0" w:space="0" w:color="auto"/>
                <w:left w:val="none" w:sz="0" w:space="0" w:color="auto"/>
                <w:bottom w:val="none" w:sz="0" w:space="0" w:color="auto"/>
                <w:right w:val="none" w:sz="0" w:space="0" w:color="auto"/>
              </w:divBdr>
            </w:div>
            <w:div w:id="1682312902">
              <w:marLeft w:val="0"/>
              <w:marRight w:val="0"/>
              <w:marTop w:val="0"/>
              <w:marBottom w:val="0"/>
              <w:divBdr>
                <w:top w:val="none" w:sz="0" w:space="0" w:color="auto"/>
                <w:left w:val="none" w:sz="0" w:space="0" w:color="auto"/>
                <w:bottom w:val="none" w:sz="0" w:space="0" w:color="auto"/>
                <w:right w:val="none" w:sz="0" w:space="0" w:color="auto"/>
              </w:divBdr>
            </w:div>
            <w:div w:id="1683315381">
              <w:marLeft w:val="0"/>
              <w:marRight w:val="0"/>
              <w:marTop w:val="0"/>
              <w:marBottom w:val="0"/>
              <w:divBdr>
                <w:top w:val="none" w:sz="0" w:space="0" w:color="auto"/>
                <w:left w:val="none" w:sz="0" w:space="0" w:color="auto"/>
                <w:bottom w:val="none" w:sz="0" w:space="0" w:color="auto"/>
                <w:right w:val="none" w:sz="0" w:space="0" w:color="auto"/>
              </w:divBdr>
            </w:div>
            <w:div w:id="1683897994">
              <w:marLeft w:val="0"/>
              <w:marRight w:val="0"/>
              <w:marTop w:val="0"/>
              <w:marBottom w:val="0"/>
              <w:divBdr>
                <w:top w:val="none" w:sz="0" w:space="0" w:color="auto"/>
                <w:left w:val="none" w:sz="0" w:space="0" w:color="auto"/>
                <w:bottom w:val="none" w:sz="0" w:space="0" w:color="auto"/>
                <w:right w:val="none" w:sz="0" w:space="0" w:color="auto"/>
              </w:divBdr>
            </w:div>
            <w:div w:id="1684091631">
              <w:marLeft w:val="0"/>
              <w:marRight w:val="0"/>
              <w:marTop w:val="0"/>
              <w:marBottom w:val="0"/>
              <w:divBdr>
                <w:top w:val="none" w:sz="0" w:space="0" w:color="auto"/>
                <w:left w:val="none" w:sz="0" w:space="0" w:color="auto"/>
                <w:bottom w:val="none" w:sz="0" w:space="0" w:color="auto"/>
                <w:right w:val="none" w:sz="0" w:space="0" w:color="auto"/>
              </w:divBdr>
            </w:div>
            <w:div w:id="1684478946">
              <w:marLeft w:val="0"/>
              <w:marRight w:val="0"/>
              <w:marTop w:val="0"/>
              <w:marBottom w:val="0"/>
              <w:divBdr>
                <w:top w:val="none" w:sz="0" w:space="0" w:color="auto"/>
                <w:left w:val="none" w:sz="0" w:space="0" w:color="auto"/>
                <w:bottom w:val="none" w:sz="0" w:space="0" w:color="auto"/>
                <w:right w:val="none" w:sz="0" w:space="0" w:color="auto"/>
              </w:divBdr>
            </w:div>
            <w:div w:id="1685090603">
              <w:marLeft w:val="0"/>
              <w:marRight w:val="0"/>
              <w:marTop w:val="0"/>
              <w:marBottom w:val="0"/>
              <w:divBdr>
                <w:top w:val="none" w:sz="0" w:space="0" w:color="auto"/>
                <w:left w:val="none" w:sz="0" w:space="0" w:color="auto"/>
                <w:bottom w:val="none" w:sz="0" w:space="0" w:color="auto"/>
                <w:right w:val="none" w:sz="0" w:space="0" w:color="auto"/>
              </w:divBdr>
            </w:div>
            <w:div w:id="1687245161">
              <w:marLeft w:val="0"/>
              <w:marRight w:val="0"/>
              <w:marTop w:val="0"/>
              <w:marBottom w:val="0"/>
              <w:divBdr>
                <w:top w:val="none" w:sz="0" w:space="0" w:color="auto"/>
                <w:left w:val="none" w:sz="0" w:space="0" w:color="auto"/>
                <w:bottom w:val="none" w:sz="0" w:space="0" w:color="auto"/>
                <w:right w:val="none" w:sz="0" w:space="0" w:color="auto"/>
              </w:divBdr>
            </w:div>
            <w:div w:id="1687246038">
              <w:marLeft w:val="0"/>
              <w:marRight w:val="0"/>
              <w:marTop w:val="0"/>
              <w:marBottom w:val="0"/>
              <w:divBdr>
                <w:top w:val="none" w:sz="0" w:space="0" w:color="auto"/>
                <w:left w:val="none" w:sz="0" w:space="0" w:color="auto"/>
                <w:bottom w:val="none" w:sz="0" w:space="0" w:color="auto"/>
                <w:right w:val="none" w:sz="0" w:space="0" w:color="auto"/>
              </w:divBdr>
            </w:div>
            <w:div w:id="1687558185">
              <w:marLeft w:val="0"/>
              <w:marRight w:val="0"/>
              <w:marTop w:val="0"/>
              <w:marBottom w:val="0"/>
              <w:divBdr>
                <w:top w:val="none" w:sz="0" w:space="0" w:color="auto"/>
                <w:left w:val="none" w:sz="0" w:space="0" w:color="auto"/>
                <w:bottom w:val="none" w:sz="0" w:space="0" w:color="auto"/>
                <w:right w:val="none" w:sz="0" w:space="0" w:color="auto"/>
              </w:divBdr>
            </w:div>
            <w:div w:id="1688947895">
              <w:marLeft w:val="0"/>
              <w:marRight w:val="0"/>
              <w:marTop w:val="0"/>
              <w:marBottom w:val="0"/>
              <w:divBdr>
                <w:top w:val="none" w:sz="0" w:space="0" w:color="auto"/>
                <w:left w:val="none" w:sz="0" w:space="0" w:color="auto"/>
                <w:bottom w:val="none" w:sz="0" w:space="0" w:color="auto"/>
                <w:right w:val="none" w:sz="0" w:space="0" w:color="auto"/>
              </w:divBdr>
            </w:div>
            <w:div w:id="1689022405">
              <w:marLeft w:val="0"/>
              <w:marRight w:val="0"/>
              <w:marTop w:val="0"/>
              <w:marBottom w:val="0"/>
              <w:divBdr>
                <w:top w:val="none" w:sz="0" w:space="0" w:color="auto"/>
                <w:left w:val="none" w:sz="0" w:space="0" w:color="auto"/>
                <w:bottom w:val="none" w:sz="0" w:space="0" w:color="auto"/>
                <w:right w:val="none" w:sz="0" w:space="0" w:color="auto"/>
              </w:divBdr>
            </w:div>
            <w:div w:id="1689287055">
              <w:marLeft w:val="0"/>
              <w:marRight w:val="0"/>
              <w:marTop w:val="0"/>
              <w:marBottom w:val="0"/>
              <w:divBdr>
                <w:top w:val="none" w:sz="0" w:space="0" w:color="auto"/>
                <w:left w:val="none" w:sz="0" w:space="0" w:color="auto"/>
                <w:bottom w:val="none" w:sz="0" w:space="0" w:color="auto"/>
                <w:right w:val="none" w:sz="0" w:space="0" w:color="auto"/>
              </w:divBdr>
            </w:div>
            <w:div w:id="1691837547">
              <w:marLeft w:val="0"/>
              <w:marRight w:val="0"/>
              <w:marTop w:val="0"/>
              <w:marBottom w:val="0"/>
              <w:divBdr>
                <w:top w:val="none" w:sz="0" w:space="0" w:color="auto"/>
                <w:left w:val="none" w:sz="0" w:space="0" w:color="auto"/>
                <w:bottom w:val="none" w:sz="0" w:space="0" w:color="auto"/>
                <w:right w:val="none" w:sz="0" w:space="0" w:color="auto"/>
              </w:divBdr>
            </w:div>
            <w:div w:id="1693992013">
              <w:marLeft w:val="0"/>
              <w:marRight w:val="0"/>
              <w:marTop w:val="0"/>
              <w:marBottom w:val="0"/>
              <w:divBdr>
                <w:top w:val="none" w:sz="0" w:space="0" w:color="auto"/>
                <w:left w:val="none" w:sz="0" w:space="0" w:color="auto"/>
                <w:bottom w:val="none" w:sz="0" w:space="0" w:color="auto"/>
                <w:right w:val="none" w:sz="0" w:space="0" w:color="auto"/>
              </w:divBdr>
            </w:div>
            <w:div w:id="1694070345">
              <w:marLeft w:val="0"/>
              <w:marRight w:val="0"/>
              <w:marTop w:val="0"/>
              <w:marBottom w:val="0"/>
              <w:divBdr>
                <w:top w:val="none" w:sz="0" w:space="0" w:color="auto"/>
                <w:left w:val="none" w:sz="0" w:space="0" w:color="auto"/>
                <w:bottom w:val="none" w:sz="0" w:space="0" w:color="auto"/>
                <w:right w:val="none" w:sz="0" w:space="0" w:color="auto"/>
              </w:divBdr>
            </w:div>
            <w:div w:id="1694113406">
              <w:marLeft w:val="0"/>
              <w:marRight w:val="0"/>
              <w:marTop w:val="0"/>
              <w:marBottom w:val="0"/>
              <w:divBdr>
                <w:top w:val="none" w:sz="0" w:space="0" w:color="auto"/>
                <w:left w:val="none" w:sz="0" w:space="0" w:color="auto"/>
                <w:bottom w:val="none" w:sz="0" w:space="0" w:color="auto"/>
                <w:right w:val="none" w:sz="0" w:space="0" w:color="auto"/>
              </w:divBdr>
            </w:div>
            <w:div w:id="1694454507">
              <w:marLeft w:val="0"/>
              <w:marRight w:val="0"/>
              <w:marTop w:val="0"/>
              <w:marBottom w:val="0"/>
              <w:divBdr>
                <w:top w:val="none" w:sz="0" w:space="0" w:color="auto"/>
                <w:left w:val="none" w:sz="0" w:space="0" w:color="auto"/>
                <w:bottom w:val="none" w:sz="0" w:space="0" w:color="auto"/>
                <w:right w:val="none" w:sz="0" w:space="0" w:color="auto"/>
              </w:divBdr>
            </w:div>
            <w:div w:id="1694570317">
              <w:marLeft w:val="0"/>
              <w:marRight w:val="0"/>
              <w:marTop w:val="0"/>
              <w:marBottom w:val="0"/>
              <w:divBdr>
                <w:top w:val="none" w:sz="0" w:space="0" w:color="auto"/>
                <w:left w:val="none" w:sz="0" w:space="0" w:color="auto"/>
                <w:bottom w:val="none" w:sz="0" w:space="0" w:color="auto"/>
                <w:right w:val="none" w:sz="0" w:space="0" w:color="auto"/>
              </w:divBdr>
            </w:div>
            <w:div w:id="1696539663">
              <w:marLeft w:val="0"/>
              <w:marRight w:val="0"/>
              <w:marTop w:val="0"/>
              <w:marBottom w:val="0"/>
              <w:divBdr>
                <w:top w:val="none" w:sz="0" w:space="0" w:color="auto"/>
                <w:left w:val="none" w:sz="0" w:space="0" w:color="auto"/>
                <w:bottom w:val="none" w:sz="0" w:space="0" w:color="auto"/>
                <w:right w:val="none" w:sz="0" w:space="0" w:color="auto"/>
              </w:divBdr>
            </w:div>
            <w:div w:id="1696954133">
              <w:marLeft w:val="0"/>
              <w:marRight w:val="0"/>
              <w:marTop w:val="0"/>
              <w:marBottom w:val="0"/>
              <w:divBdr>
                <w:top w:val="none" w:sz="0" w:space="0" w:color="auto"/>
                <w:left w:val="none" w:sz="0" w:space="0" w:color="auto"/>
                <w:bottom w:val="none" w:sz="0" w:space="0" w:color="auto"/>
                <w:right w:val="none" w:sz="0" w:space="0" w:color="auto"/>
              </w:divBdr>
            </w:div>
            <w:div w:id="1697459929">
              <w:marLeft w:val="0"/>
              <w:marRight w:val="0"/>
              <w:marTop w:val="0"/>
              <w:marBottom w:val="0"/>
              <w:divBdr>
                <w:top w:val="none" w:sz="0" w:space="0" w:color="auto"/>
                <w:left w:val="none" w:sz="0" w:space="0" w:color="auto"/>
                <w:bottom w:val="none" w:sz="0" w:space="0" w:color="auto"/>
                <w:right w:val="none" w:sz="0" w:space="0" w:color="auto"/>
              </w:divBdr>
            </w:div>
            <w:div w:id="1698382539">
              <w:marLeft w:val="0"/>
              <w:marRight w:val="0"/>
              <w:marTop w:val="0"/>
              <w:marBottom w:val="0"/>
              <w:divBdr>
                <w:top w:val="none" w:sz="0" w:space="0" w:color="auto"/>
                <w:left w:val="none" w:sz="0" w:space="0" w:color="auto"/>
                <w:bottom w:val="none" w:sz="0" w:space="0" w:color="auto"/>
                <w:right w:val="none" w:sz="0" w:space="0" w:color="auto"/>
              </w:divBdr>
            </w:div>
            <w:div w:id="1698771369">
              <w:marLeft w:val="0"/>
              <w:marRight w:val="0"/>
              <w:marTop w:val="0"/>
              <w:marBottom w:val="0"/>
              <w:divBdr>
                <w:top w:val="none" w:sz="0" w:space="0" w:color="auto"/>
                <w:left w:val="none" w:sz="0" w:space="0" w:color="auto"/>
                <w:bottom w:val="none" w:sz="0" w:space="0" w:color="auto"/>
                <w:right w:val="none" w:sz="0" w:space="0" w:color="auto"/>
              </w:divBdr>
            </w:div>
            <w:div w:id="1700155757">
              <w:marLeft w:val="0"/>
              <w:marRight w:val="0"/>
              <w:marTop w:val="0"/>
              <w:marBottom w:val="0"/>
              <w:divBdr>
                <w:top w:val="none" w:sz="0" w:space="0" w:color="auto"/>
                <w:left w:val="none" w:sz="0" w:space="0" w:color="auto"/>
                <w:bottom w:val="none" w:sz="0" w:space="0" w:color="auto"/>
                <w:right w:val="none" w:sz="0" w:space="0" w:color="auto"/>
              </w:divBdr>
            </w:div>
            <w:div w:id="1700354603">
              <w:marLeft w:val="0"/>
              <w:marRight w:val="0"/>
              <w:marTop w:val="0"/>
              <w:marBottom w:val="0"/>
              <w:divBdr>
                <w:top w:val="none" w:sz="0" w:space="0" w:color="auto"/>
                <w:left w:val="none" w:sz="0" w:space="0" w:color="auto"/>
                <w:bottom w:val="none" w:sz="0" w:space="0" w:color="auto"/>
                <w:right w:val="none" w:sz="0" w:space="0" w:color="auto"/>
              </w:divBdr>
            </w:div>
            <w:div w:id="1701205658">
              <w:marLeft w:val="0"/>
              <w:marRight w:val="0"/>
              <w:marTop w:val="0"/>
              <w:marBottom w:val="0"/>
              <w:divBdr>
                <w:top w:val="none" w:sz="0" w:space="0" w:color="auto"/>
                <w:left w:val="none" w:sz="0" w:space="0" w:color="auto"/>
                <w:bottom w:val="none" w:sz="0" w:space="0" w:color="auto"/>
                <w:right w:val="none" w:sz="0" w:space="0" w:color="auto"/>
              </w:divBdr>
            </w:div>
            <w:div w:id="1706172501">
              <w:marLeft w:val="0"/>
              <w:marRight w:val="0"/>
              <w:marTop w:val="0"/>
              <w:marBottom w:val="0"/>
              <w:divBdr>
                <w:top w:val="none" w:sz="0" w:space="0" w:color="auto"/>
                <w:left w:val="none" w:sz="0" w:space="0" w:color="auto"/>
                <w:bottom w:val="none" w:sz="0" w:space="0" w:color="auto"/>
                <w:right w:val="none" w:sz="0" w:space="0" w:color="auto"/>
              </w:divBdr>
            </w:div>
            <w:div w:id="1706634296">
              <w:marLeft w:val="0"/>
              <w:marRight w:val="0"/>
              <w:marTop w:val="0"/>
              <w:marBottom w:val="0"/>
              <w:divBdr>
                <w:top w:val="none" w:sz="0" w:space="0" w:color="auto"/>
                <w:left w:val="none" w:sz="0" w:space="0" w:color="auto"/>
                <w:bottom w:val="none" w:sz="0" w:space="0" w:color="auto"/>
                <w:right w:val="none" w:sz="0" w:space="0" w:color="auto"/>
              </w:divBdr>
            </w:div>
            <w:div w:id="1706980292">
              <w:marLeft w:val="0"/>
              <w:marRight w:val="0"/>
              <w:marTop w:val="0"/>
              <w:marBottom w:val="0"/>
              <w:divBdr>
                <w:top w:val="none" w:sz="0" w:space="0" w:color="auto"/>
                <w:left w:val="none" w:sz="0" w:space="0" w:color="auto"/>
                <w:bottom w:val="none" w:sz="0" w:space="0" w:color="auto"/>
                <w:right w:val="none" w:sz="0" w:space="0" w:color="auto"/>
              </w:divBdr>
            </w:div>
            <w:div w:id="1707441622">
              <w:marLeft w:val="0"/>
              <w:marRight w:val="0"/>
              <w:marTop w:val="0"/>
              <w:marBottom w:val="0"/>
              <w:divBdr>
                <w:top w:val="none" w:sz="0" w:space="0" w:color="auto"/>
                <w:left w:val="none" w:sz="0" w:space="0" w:color="auto"/>
                <w:bottom w:val="none" w:sz="0" w:space="0" w:color="auto"/>
                <w:right w:val="none" w:sz="0" w:space="0" w:color="auto"/>
              </w:divBdr>
            </w:div>
            <w:div w:id="1707824804">
              <w:marLeft w:val="0"/>
              <w:marRight w:val="0"/>
              <w:marTop w:val="0"/>
              <w:marBottom w:val="0"/>
              <w:divBdr>
                <w:top w:val="none" w:sz="0" w:space="0" w:color="auto"/>
                <w:left w:val="none" w:sz="0" w:space="0" w:color="auto"/>
                <w:bottom w:val="none" w:sz="0" w:space="0" w:color="auto"/>
                <w:right w:val="none" w:sz="0" w:space="0" w:color="auto"/>
              </w:divBdr>
            </w:div>
            <w:div w:id="1708674774">
              <w:marLeft w:val="0"/>
              <w:marRight w:val="0"/>
              <w:marTop w:val="0"/>
              <w:marBottom w:val="0"/>
              <w:divBdr>
                <w:top w:val="none" w:sz="0" w:space="0" w:color="auto"/>
                <w:left w:val="none" w:sz="0" w:space="0" w:color="auto"/>
                <w:bottom w:val="none" w:sz="0" w:space="0" w:color="auto"/>
                <w:right w:val="none" w:sz="0" w:space="0" w:color="auto"/>
              </w:divBdr>
            </w:div>
            <w:div w:id="1708723422">
              <w:marLeft w:val="0"/>
              <w:marRight w:val="0"/>
              <w:marTop w:val="0"/>
              <w:marBottom w:val="0"/>
              <w:divBdr>
                <w:top w:val="none" w:sz="0" w:space="0" w:color="auto"/>
                <w:left w:val="none" w:sz="0" w:space="0" w:color="auto"/>
                <w:bottom w:val="none" w:sz="0" w:space="0" w:color="auto"/>
                <w:right w:val="none" w:sz="0" w:space="0" w:color="auto"/>
              </w:divBdr>
            </w:div>
            <w:div w:id="1710304141">
              <w:marLeft w:val="0"/>
              <w:marRight w:val="0"/>
              <w:marTop w:val="0"/>
              <w:marBottom w:val="0"/>
              <w:divBdr>
                <w:top w:val="none" w:sz="0" w:space="0" w:color="auto"/>
                <w:left w:val="none" w:sz="0" w:space="0" w:color="auto"/>
                <w:bottom w:val="none" w:sz="0" w:space="0" w:color="auto"/>
                <w:right w:val="none" w:sz="0" w:space="0" w:color="auto"/>
              </w:divBdr>
            </w:div>
            <w:div w:id="1710955074">
              <w:marLeft w:val="0"/>
              <w:marRight w:val="0"/>
              <w:marTop w:val="0"/>
              <w:marBottom w:val="0"/>
              <w:divBdr>
                <w:top w:val="none" w:sz="0" w:space="0" w:color="auto"/>
                <w:left w:val="none" w:sz="0" w:space="0" w:color="auto"/>
                <w:bottom w:val="none" w:sz="0" w:space="0" w:color="auto"/>
                <w:right w:val="none" w:sz="0" w:space="0" w:color="auto"/>
              </w:divBdr>
            </w:div>
            <w:div w:id="1711689453">
              <w:marLeft w:val="0"/>
              <w:marRight w:val="0"/>
              <w:marTop w:val="0"/>
              <w:marBottom w:val="0"/>
              <w:divBdr>
                <w:top w:val="none" w:sz="0" w:space="0" w:color="auto"/>
                <w:left w:val="none" w:sz="0" w:space="0" w:color="auto"/>
                <w:bottom w:val="none" w:sz="0" w:space="0" w:color="auto"/>
                <w:right w:val="none" w:sz="0" w:space="0" w:color="auto"/>
              </w:divBdr>
            </w:div>
            <w:div w:id="1711757378">
              <w:marLeft w:val="0"/>
              <w:marRight w:val="0"/>
              <w:marTop w:val="0"/>
              <w:marBottom w:val="0"/>
              <w:divBdr>
                <w:top w:val="none" w:sz="0" w:space="0" w:color="auto"/>
                <w:left w:val="none" w:sz="0" w:space="0" w:color="auto"/>
                <w:bottom w:val="none" w:sz="0" w:space="0" w:color="auto"/>
                <w:right w:val="none" w:sz="0" w:space="0" w:color="auto"/>
              </w:divBdr>
            </w:div>
            <w:div w:id="1711953492">
              <w:marLeft w:val="0"/>
              <w:marRight w:val="0"/>
              <w:marTop w:val="0"/>
              <w:marBottom w:val="0"/>
              <w:divBdr>
                <w:top w:val="none" w:sz="0" w:space="0" w:color="auto"/>
                <w:left w:val="none" w:sz="0" w:space="0" w:color="auto"/>
                <w:bottom w:val="none" w:sz="0" w:space="0" w:color="auto"/>
                <w:right w:val="none" w:sz="0" w:space="0" w:color="auto"/>
              </w:divBdr>
            </w:div>
            <w:div w:id="1714038764">
              <w:marLeft w:val="0"/>
              <w:marRight w:val="0"/>
              <w:marTop w:val="0"/>
              <w:marBottom w:val="0"/>
              <w:divBdr>
                <w:top w:val="none" w:sz="0" w:space="0" w:color="auto"/>
                <w:left w:val="none" w:sz="0" w:space="0" w:color="auto"/>
                <w:bottom w:val="none" w:sz="0" w:space="0" w:color="auto"/>
                <w:right w:val="none" w:sz="0" w:space="0" w:color="auto"/>
              </w:divBdr>
            </w:div>
            <w:div w:id="1715082930">
              <w:marLeft w:val="0"/>
              <w:marRight w:val="0"/>
              <w:marTop w:val="0"/>
              <w:marBottom w:val="0"/>
              <w:divBdr>
                <w:top w:val="none" w:sz="0" w:space="0" w:color="auto"/>
                <w:left w:val="none" w:sz="0" w:space="0" w:color="auto"/>
                <w:bottom w:val="none" w:sz="0" w:space="0" w:color="auto"/>
                <w:right w:val="none" w:sz="0" w:space="0" w:color="auto"/>
              </w:divBdr>
            </w:div>
            <w:div w:id="1715150833">
              <w:marLeft w:val="0"/>
              <w:marRight w:val="0"/>
              <w:marTop w:val="0"/>
              <w:marBottom w:val="0"/>
              <w:divBdr>
                <w:top w:val="none" w:sz="0" w:space="0" w:color="auto"/>
                <w:left w:val="none" w:sz="0" w:space="0" w:color="auto"/>
                <w:bottom w:val="none" w:sz="0" w:space="0" w:color="auto"/>
                <w:right w:val="none" w:sz="0" w:space="0" w:color="auto"/>
              </w:divBdr>
            </w:div>
            <w:div w:id="1716392324">
              <w:marLeft w:val="0"/>
              <w:marRight w:val="0"/>
              <w:marTop w:val="0"/>
              <w:marBottom w:val="0"/>
              <w:divBdr>
                <w:top w:val="none" w:sz="0" w:space="0" w:color="auto"/>
                <w:left w:val="none" w:sz="0" w:space="0" w:color="auto"/>
                <w:bottom w:val="none" w:sz="0" w:space="0" w:color="auto"/>
                <w:right w:val="none" w:sz="0" w:space="0" w:color="auto"/>
              </w:divBdr>
            </w:div>
            <w:div w:id="1718309336">
              <w:marLeft w:val="0"/>
              <w:marRight w:val="0"/>
              <w:marTop w:val="0"/>
              <w:marBottom w:val="0"/>
              <w:divBdr>
                <w:top w:val="none" w:sz="0" w:space="0" w:color="auto"/>
                <w:left w:val="none" w:sz="0" w:space="0" w:color="auto"/>
                <w:bottom w:val="none" w:sz="0" w:space="0" w:color="auto"/>
                <w:right w:val="none" w:sz="0" w:space="0" w:color="auto"/>
              </w:divBdr>
            </w:div>
            <w:div w:id="1718699085">
              <w:marLeft w:val="0"/>
              <w:marRight w:val="0"/>
              <w:marTop w:val="0"/>
              <w:marBottom w:val="0"/>
              <w:divBdr>
                <w:top w:val="none" w:sz="0" w:space="0" w:color="auto"/>
                <w:left w:val="none" w:sz="0" w:space="0" w:color="auto"/>
                <w:bottom w:val="none" w:sz="0" w:space="0" w:color="auto"/>
                <w:right w:val="none" w:sz="0" w:space="0" w:color="auto"/>
              </w:divBdr>
            </w:div>
            <w:div w:id="1721243838">
              <w:marLeft w:val="0"/>
              <w:marRight w:val="0"/>
              <w:marTop w:val="0"/>
              <w:marBottom w:val="0"/>
              <w:divBdr>
                <w:top w:val="none" w:sz="0" w:space="0" w:color="auto"/>
                <w:left w:val="none" w:sz="0" w:space="0" w:color="auto"/>
                <w:bottom w:val="none" w:sz="0" w:space="0" w:color="auto"/>
                <w:right w:val="none" w:sz="0" w:space="0" w:color="auto"/>
              </w:divBdr>
            </w:div>
            <w:div w:id="1721703978">
              <w:marLeft w:val="0"/>
              <w:marRight w:val="0"/>
              <w:marTop w:val="0"/>
              <w:marBottom w:val="0"/>
              <w:divBdr>
                <w:top w:val="none" w:sz="0" w:space="0" w:color="auto"/>
                <w:left w:val="none" w:sz="0" w:space="0" w:color="auto"/>
                <w:bottom w:val="none" w:sz="0" w:space="0" w:color="auto"/>
                <w:right w:val="none" w:sz="0" w:space="0" w:color="auto"/>
              </w:divBdr>
            </w:div>
            <w:div w:id="1722509440">
              <w:marLeft w:val="0"/>
              <w:marRight w:val="0"/>
              <w:marTop w:val="0"/>
              <w:marBottom w:val="0"/>
              <w:divBdr>
                <w:top w:val="none" w:sz="0" w:space="0" w:color="auto"/>
                <w:left w:val="none" w:sz="0" w:space="0" w:color="auto"/>
                <w:bottom w:val="none" w:sz="0" w:space="0" w:color="auto"/>
                <w:right w:val="none" w:sz="0" w:space="0" w:color="auto"/>
              </w:divBdr>
            </w:div>
            <w:div w:id="1722632294">
              <w:marLeft w:val="0"/>
              <w:marRight w:val="0"/>
              <w:marTop w:val="0"/>
              <w:marBottom w:val="0"/>
              <w:divBdr>
                <w:top w:val="none" w:sz="0" w:space="0" w:color="auto"/>
                <w:left w:val="none" w:sz="0" w:space="0" w:color="auto"/>
                <w:bottom w:val="none" w:sz="0" w:space="0" w:color="auto"/>
                <w:right w:val="none" w:sz="0" w:space="0" w:color="auto"/>
              </w:divBdr>
            </w:div>
            <w:div w:id="1723825420">
              <w:marLeft w:val="0"/>
              <w:marRight w:val="0"/>
              <w:marTop w:val="0"/>
              <w:marBottom w:val="0"/>
              <w:divBdr>
                <w:top w:val="none" w:sz="0" w:space="0" w:color="auto"/>
                <w:left w:val="none" w:sz="0" w:space="0" w:color="auto"/>
                <w:bottom w:val="none" w:sz="0" w:space="0" w:color="auto"/>
                <w:right w:val="none" w:sz="0" w:space="0" w:color="auto"/>
              </w:divBdr>
            </w:div>
            <w:div w:id="1724407114">
              <w:marLeft w:val="0"/>
              <w:marRight w:val="0"/>
              <w:marTop w:val="0"/>
              <w:marBottom w:val="0"/>
              <w:divBdr>
                <w:top w:val="none" w:sz="0" w:space="0" w:color="auto"/>
                <w:left w:val="none" w:sz="0" w:space="0" w:color="auto"/>
                <w:bottom w:val="none" w:sz="0" w:space="0" w:color="auto"/>
                <w:right w:val="none" w:sz="0" w:space="0" w:color="auto"/>
              </w:divBdr>
            </w:div>
            <w:div w:id="1725058993">
              <w:marLeft w:val="0"/>
              <w:marRight w:val="0"/>
              <w:marTop w:val="0"/>
              <w:marBottom w:val="0"/>
              <w:divBdr>
                <w:top w:val="none" w:sz="0" w:space="0" w:color="auto"/>
                <w:left w:val="none" w:sz="0" w:space="0" w:color="auto"/>
                <w:bottom w:val="none" w:sz="0" w:space="0" w:color="auto"/>
                <w:right w:val="none" w:sz="0" w:space="0" w:color="auto"/>
              </w:divBdr>
            </w:div>
            <w:div w:id="1725785885">
              <w:marLeft w:val="0"/>
              <w:marRight w:val="0"/>
              <w:marTop w:val="0"/>
              <w:marBottom w:val="0"/>
              <w:divBdr>
                <w:top w:val="none" w:sz="0" w:space="0" w:color="auto"/>
                <w:left w:val="none" w:sz="0" w:space="0" w:color="auto"/>
                <w:bottom w:val="none" w:sz="0" w:space="0" w:color="auto"/>
                <w:right w:val="none" w:sz="0" w:space="0" w:color="auto"/>
              </w:divBdr>
            </w:div>
            <w:div w:id="1729572461">
              <w:marLeft w:val="0"/>
              <w:marRight w:val="0"/>
              <w:marTop w:val="0"/>
              <w:marBottom w:val="0"/>
              <w:divBdr>
                <w:top w:val="none" w:sz="0" w:space="0" w:color="auto"/>
                <w:left w:val="none" w:sz="0" w:space="0" w:color="auto"/>
                <w:bottom w:val="none" w:sz="0" w:space="0" w:color="auto"/>
                <w:right w:val="none" w:sz="0" w:space="0" w:color="auto"/>
              </w:divBdr>
            </w:div>
            <w:div w:id="1730768305">
              <w:marLeft w:val="0"/>
              <w:marRight w:val="0"/>
              <w:marTop w:val="0"/>
              <w:marBottom w:val="0"/>
              <w:divBdr>
                <w:top w:val="none" w:sz="0" w:space="0" w:color="auto"/>
                <w:left w:val="none" w:sz="0" w:space="0" w:color="auto"/>
                <w:bottom w:val="none" w:sz="0" w:space="0" w:color="auto"/>
                <w:right w:val="none" w:sz="0" w:space="0" w:color="auto"/>
              </w:divBdr>
            </w:div>
            <w:div w:id="1730961220">
              <w:marLeft w:val="0"/>
              <w:marRight w:val="0"/>
              <w:marTop w:val="0"/>
              <w:marBottom w:val="0"/>
              <w:divBdr>
                <w:top w:val="none" w:sz="0" w:space="0" w:color="auto"/>
                <w:left w:val="none" w:sz="0" w:space="0" w:color="auto"/>
                <w:bottom w:val="none" w:sz="0" w:space="0" w:color="auto"/>
                <w:right w:val="none" w:sz="0" w:space="0" w:color="auto"/>
              </w:divBdr>
            </w:div>
            <w:div w:id="1731075558">
              <w:marLeft w:val="0"/>
              <w:marRight w:val="0"/>
              <w:marTop w:val="0"/>
              <w:marBottom w:val="0"/>
              <w:divBdr>
                <w:top w:val="none" w:sz="0" w:space="0" w:color="auto"/>
                <w:left w:val="none" w:sz="0" w:space="0" w:color="auto"/>
                <w:bottom w:val="none" w:sz="0" w:space="0" w:color="auto"/>
                <w:right w:val="none" w:sz="0" w:space="0" w:color="auto"/>
              </w:divBdr>
            </w:div>
            <w:div w:id="1732345419">
              <w:marLeft w:val="0"/>
              <w:marRight w:val="0"/>
              <w:marTop w:val="0"/>
              <w:marBottom w:val="0"/>
              <w:divBdr>
                <w:top w:val="none" w:sz="0" w:space="0" w:color="auto"/>
                <w:left w:val="none" w:sz="0" w:space="0" w:color="auto"/>
                <w:bottom w:val="none" w:sz="0" w:space="0" w:color="auto"/>
                <w:right w:val="none" w:sz="0" w:space="0" w:color="auto"/>
              </w:divBdr>
            </w:div>
            <w:div w:id="1734037334">
              <w:marLeft w:val="0"/>
              <w:marRight w:val="0"/>
              <w:marTop w:val="0"/>
              <w:marBottom w:val="0"/>
              <w:divBdr>
                <w:top w:val="none" w:sz="0" w:space="0" w:color="auto"/>
                <w:left w:val="none" w:sz="0" w:space="0" w:color="auto"/>
                <w:bottom w:val="none" w:sz="0" w:space="0" w:color="auto"/>
                <w:right w:val="none" w:sz="0" w:space="0" w:color="auto"/>
              </w:divBdr>
            </w:div>
            <w:div w:id="1734043682">
              <w:marLeft w:val="0"/>
              <w:marRight w:val="0"/>
              <w:marTop w:val="0"/>
              <w:marBottom w:val="0"/>
              <w:divBdr>
                <w:top w:val="none" w:sz="0" w:space="0" w:color="auto"/>
                <w:left w:val="none" w:sz="0" w:space="0" w:color="auto"/>
                <w:bottom w:val="none" w:sz="0" w:space="0" w:color="auto"/>
                <w:right w:val="none" w:sz="0" w:space="0" w:color="auto"/>
              </w:divBdr>
            </w:div>
            <w:div w:id="1735155601">
              <w:marLeft w:val="0"/>
              <w:marRight w:val="0"/>
              <w:marTop w:val="0"/>
              <w:marBottom w:val="0"/>
              <w:divBdr>
                <w:top w:val="none" w:sz="0" w:space="0" w:color="auto"/>
                <w:left w:val="none" w:sz="0" w:space="0" w:color="auto"/>
                <w:bottom w:val="none" w:sz="0" w:space="0" w:color="auto"/>
                <w:right w:val="none" w:sz="0" w:space="0" w:color="auto"/>
              </w:divBdr>
            </w:div>
            <w:div w:id="1739401640">
              <w:marLeft w:val="0"/>
              <w:marRight w:val="0"/>
              <w:marTop w:val="0"/>
              <w:marBottom w:val="0"/>
              <w:divBdr>
                <w:top w:val="none" w:sz="0" w:space="0" w:color="auto"/>
                <w:left w:val="none" w:sz="0" w:space="0" w:color="auto"/>
                <w:bottom w:val="none" w:sz="0" w:space="0" w:color="auto"/>
                <w:right w:val="none" w:sz="0" w:space="0" w:color="auto"/>
              </w:divBdr>
            </w:div>
            <w:div w:id="1741365842">
              <w:marLeft w:val="0"/>
              <w:marRight w:val="0"/>
              <w:marTop w:val="0"/>
              <w:marBottom w:val="0"/>
              <w:divBdr>
                <w:top w:val="none" w:sz="0" w:space="0" w:color="auto"/>
                <w:left w:val="none" w:sz="0" w:space="0" w:color="auto"/>
                <w:bottom w:val="none" w:sz="0" w:space="0" w:color="auto"/>
                <w:right w:val="none" w:sz="0" w:space="0" w:color="auto"/>
              </w:divBdr>
            </w:div>
            <w:div w:id="1749646799">
              <w:marLeft w:val="0"/>
              <w:marRight w:val="0"/>
              <w:marTop w:val="0"/>
              <w:marBottom w:val="0"/>
              <w:divBdr>
                <w:top w:val="none" w:sz="0" w:space="0" w:color="auto"/>
                <w:left w:val="none" w:sz="0" w:space="0" w:color="auto"/>
                <w:bottom w:val="none" w:sz="0" w:space="0" w:color="auto"/>
                <w:right w:val="none" w:sz="0" w:space="0" w:color="auto"/>
              </w:divBdr>
            </w:div>
            <w:div w:id="1750687731">
              <w:marLeft w:val="0"/>
              <w:marRight w:val="0"/>
              <w:marTop w:val="0"/>
              <w:marBottom w:val="0"/>
              <w:divBdr>
                <w:top w:val="none" w:sz="0" w:space="0" w:color="auto"/>
                <w:left w:val="none" w:sz="0" w:space="0" w:color="auto"/>
                <w:bottom w:val="none" w:sz="0" w:space="0" w:color="auto"/>
                <w:right w:val="none" w:sz="0" w:space="0" w:color="auto"/>
              </w:divBdr>
            </w:div>
            <w:div w:id="1750927817">
              <w:marLeft w:val="0"/>
              <w:marRight w:val="0"/>
              <w:marTop w:val="0"/>
              <w:marBottom w:val="0"/>
              <w:divBdr>
                <w:top w:val="none" w:sz="0" w:space="0" w:color="auto"/>
                <w:left w:val="none" w:sz="0" w:space="0" w:color="auto"/>
                <w:bottom w:val="none" w:sz="0" w:space="0" w:color="auto"/>
                <w:right w:val="none" w:sz="0" w:space="0" w:color="auto"/>
              </w:divBdr>
            </w:div>
            <w:div w:id="1751124574">
              <w:marLeft w:val="0"/>
              <w:marRight w:val="0"/>
              <w:marTop w:val="0"/>
              <w:marBottom w:val="0"/>
              <w:divBdr>
                <w:top w:val="none" w:sz="0" w:space="0" w:color="auto"/>
                <w:left w:val="none" w:sz="0" w:space="0" w:color="auto"/>
                <w:bottom w:val="none" w:sz="0" w:space="0" w:color="auto"/>
                <w:right w:val="none" w:sz="0" w:space="0" w:color="auto"/>
              </w:divBdr>
            </w:div>
            <w:div w:id="1751609896">
              <w:marLeft w:val="0"/>
              <w:marRight w:val="0"/>
              <w:marTop w:val="0"/>
              <w:marBottom w:val="0"/>
              <w:divBdr>
                <w:top w:val="none" w:sz="0" w:space="0" w:color="auto"/>
                <w:left w:val="none" w:sz="0" w:space="0" w:color="auto"/>
                <w:bottom w:val="none" w:sz="0" w:space="0" w:color="auto"/>
                <w:right w:val="none" w:sz="0" w:space="0" w:color="auto"/>
              </w:divBdr>
            </w:div>
            <w:div w:id="1752896865">
              <w:marLeft w:val="0"/>
              <w:marRight w:val="0"/>
              <w:marTop w:val="0"/>
              <w:marBottom w:val="0"/>
              <w:divBdr>
                <w:top w:val="none" w:sz="0" w:space="0" w:color="auto"/>
                <w:left w:val="none" w:sz="0" w:space="0" w:color="auto"/>
                <w:bottom w:val="none" w:sz="0" w:space="0" w:color="auto"/>
                <w:right w:val="none" w:sz="0" w:space="0" w:color="auto"/>
              </w:divBdr>
            </w:div>
            <w:div w:id="1753237769">
              <w:marLeft w:val="0"/>
              <w:marRight w:val="0"/>
              <w:marTop w:val="0"/>
              <w:marBottom w:val="0"/>
              <w:divBdr>
                <w:top w:val="none" w:sz="0" w:space="0" w:color="auto"/>
                <w:left w:val="none" w:sz="0" w:space="0" w:color="auto"/>
                <w:bottom w:val="none" w:sz="0" w:space="0" w:color="auto"/>
                <w:right w:val="none" w:sz="0" w:space="0" w:color="auto"/>
              </w:divBdr>
            </w:div>
            <w:div w:id="1754816921">
              <w:marLeft w:val="0"/>
              <w:marRight w:val="0"/>
              <w:marTop w:val="0"/>
              <w:marBottom w:val="0"/>
              <w:divBdr>
                <w:top w:val="none" w:sz="0" w:space="0" w:color="auto"/>
                <w:left w:val="none" w:sz="0" w:space="0" w:color="auto"/>
                <w:bottom w:val="none" w:sz="0" w:space="0" w:color="auto"/>
                <w:right w:val="none" w:sz="0" w:space="0" w:color="auto"/>
              </w:divBdr>
            </w:div>
            <w:div w:id="1755935791">
              <w:marLeft w:val="0"/>
              <w:marRight w:val="0"/>
              <w:marTop w:val="0"/>
              <w:marBottom w:val="0"/>
              <w:divBdr>
                <w:top w:val="none" w:sz="0" w:space="0" w:color="auto"/>
                <w:left w:val="none" w:sz="0" w:space="0" w:color="auto"/>
                <w:bottom w:val="none" w:sz="0" w:space="0" w:color="auto"/>
                <w:right w:val="none" w:sz="0" w:space="0" w:color="auto"/>
              </w:divBdr>
            </w:div>
            <w:div w:id="1757241399">
              <w:marLeft w:val="0"/>
              <w:marRight w:val="0"/>
              <w:marTop w:val="0"/>
              <w:marBottom w:val="0"/>
              <w:divBdr>
                <w:top w:val="none" w:sz="0" w:space="0" w:color="auto"/>
                <w:left w:val="none" w:sz="0" w:space="0" w:color="auto"/>
                <w:bottom w:val="none" w:sz="0" w:space="0" w:color="auto"/>
                <w:right w:val="none" w:sz="0" w:space="0" w:color="auto"/>
              </w:divBdr>
            </w:div>
            <w:div w:id="1757900554">
              <w:marLeft w:val="0"/>
              <w:marRight w:val="0"/>
              <w:marTop w:val="0"/>
              <w:marBottom w:val="0"/>
              <w:divBdr>
                <w:top w:val="none" w:sz="0" w:space="0" w:color="auto"/>
                <w:left w:val="none" w:sz="0" w:space="0" w:color="auto"/>
                <w:bottom w:val="none" w:sz="0" w:space="0" w:color="auto"/>
                <w:right w:val="none" w:sz="0" w:space="0" w:color="auto"/>
              </w:divBdr>
            </w:div>
            <w:div w:id="1758598112">
              <w:marLeft w:val="0"/>
              <w:marRight w:val="0"/>
              <w:marTop w:val="0"/>
              <w:marBottom w:val="0"/>
              <w:divBdr>
                <w:top w:val="none" w:sz="0" w:space="0" w:color="auto"/>
                <w:left w:val="none" w:sz="0" w:space="0" w:color="auto"/>
                <w:bottom w:val="none" w:sz="0" w:space="0" w:color="auto"/>
                <w:right w:val="none" w:sz="0" w:space="0" w:color="auto"/>
              </w:divBdr>
            </w:div>
            <w:div w:id="1758671673">
              <w:marLeft w:val="0"/>
              <w:marRight w:val="0"/>
              <w:marTop w:val="0"/>
              <w:marBottom w:val="0"/>
              <w:divBdr>
                <w:top w:val="none" w:sz="0" w:space="0" w:color="auto"/>
                <w:left w:val="none" w:sz="0" w:space="0" w:color="auto"/>
                <w:bottom w:val="none" w:sz="0" w:space="0" w:color="auto"/>
                <w:right w:val="none" w:sz="0" w:space="0" w:color="auto"/>
              </w:divBdr>
            </w:div>
            <w:div w:id="1759935609">
              <w:marLeft w:val="0"/>
              <w:marRight w:val="0"/>
              <w:marTop w:val="0"/>
              <w:marBottom w:val="0"/>
              <w:divBdr>
                <w:top w:val="none" w:sz="0" w:space="0" w:color="auto"/>
                <w:left w:val="none" w:sz="0" w:space="0" w:color="auto"/>
                <w:bottom w:val="none" w:sz="0" w:space="0" w:color="auto"/>
                <w:right w:val="none" w:sz="0" w:space="0" w:color="auto"/>
              </w:divBdr>
            </w:div>
            <w:div w:id="1760639041">
              <w:marLeft w:val="0"/>
              <w:marRight w:val="0"/>
              <w:marTop w:val="0"/>
              <w:marBottom w:val="0"/>
              <w:divBdr>
                <w:top w:val="none" w:sz="0" w:space="0" w:color="auto"/>
                <w:left w:val="none" w:sz="0" w:space="0" w:color="auto"/>
                <w:bottom w:val="none" w:sz="0" w:space="0" w:color="auto"/>
                <w:right w:val="none" w:sz="0" w:space="0" w:color="auto"/>
              </w:divBdr>
            </w:div>
            <w:div w:id="1761565857">
              <w:marLeft w:val="0"/>
              <w:marRight w:val="0"/>
              <w:marTop w:val="0"/>
              <w:marBottom w:val="0"/>
              <w:divBdr>
                <w:top w:val="none" w:sz="0" w:space="0" w:color="auto"/>
                <w:left w:val="none" w:sz="0" w:space="0" w:color="auto"/>
                <w:bottom w:val="none" w:sz="0" w:space="0" w:color="auto"/>
                <w:right w:val="none" w:sz="0" w:space="0" w:color="auto"/>
              </w:divBdr>
            </w:div>
            <w:div w:id="1761677641">
              <w:marLeft w:val="0"/>
              <w:marRight w:val="0"/>
              <w:marTop w:val="0"/>
              <w:marBottom w:val="0"/>
              <w:divBdr>
                <w:top w:val="none" w:sz="0" w:space="0" w:color="auto"/>
                <w:left w:val="none" w:sz="0" w:space="0" w:color="auto"/>
                <w:bottom w:val="none" w:sz="0" w:space="0" w:color="auto"/>
                <w:right w:val="none" w:sz="0" w:space="0" w:color="auto"/>
              </w:divBdr>
            </w:div>
            <w:div w:id="1766271231">
              <w:marLeft w:val="0"/>
              <w:marRight w:val="0"/>
              <w:marTop w:val="0"/>
              <w:marBottom w:val="0"/>
              <w:divBdr>
                <w:top w:val="none" w:sz="0" w:space="0" w:color="auto"/>
                <w:left w:val="none" w:sz="0" w:space="0" w:color="auto"/>
                <w:bottom w:val="none" w:sz="0" w:space="0" w:color="auto"/>
                <w:right w:val="none" w:sz="0" w:space="0" w:color="auto"/>
              </w:divBdr>
            </w:div>
            <w:div w:id="1766344123">
              <w:marLeft w:val="0"/>
              <w:marRight w:val="0"/>
              <w:marTop w:val="0"/>
              <w:marBottom w:val="0"/>
              <w:divBdr>
                <w:top w:val="none" w:sz="0" w:space="0" w:color="auto"/>
                <w:left w:val="none" w:sz="0" w:space="0" w:color="auto"/>
                <w:bottom w:val="none" w:sz="0" w:space="0" w:color="auto"/>
                <w:right w:val="none" w:sz="0" w:space="0" w:color="auto"/>
              </w:divBdr>
            </w:div>
            <w:div w:id="1766416358">
              <w:marLeft w:val="0"/>
              <w:marRight w:val="0"/>
              <w:marTop w:val="0"/>
              <w:marBottom w:val="0"/>
              <w:divBdr>
                <w:top w:val="none" w:sz="0" w:space="0" w:color="auto"/>
                <w:left w:val="none" w:sz="0" w:space="0" w:color="auto"/>
                <w:bottom w:val="none" w:sz="0" w:space="0" w:color="auto"/>
                <w:right w:val="none" w:sz="0" w:space="0" w:color="auto"/>
              </w:divBdr>
            </w:div>
            <w:div w:id="1766656846">
              <w:marLeft w:val="0"/>
              <w:marRight w:val="0"/>
              <w:marTop w:val="0"/>
              <w:marBottom w:val="0"/>
              <w:divBdr>
                <w:top w:val="none" w:sz="0" w:space="0" w:color="auto"/>
                <w:left w:val="none" w:sz="0" w:space="0" w:color="auto"/>
                <w:bottom w:val="none" w:sz="0" w:space="0" w:color="auto"/>
                <w:right w:val="none" w:sz="0" w:space="0" w:color="auto"/>
              </w:divBdr>
            </w:div>
            <w:div w:id="1768846066">
              <w:marLeft w:val="0"/>
              <w:marRight w:val="0"/>
              <w:marTop w:val="0"/>
              <w:marBottom w:val="0"/>
              <w:divBdr>
                <w:top w:val="none" w:sz="0" w:space="0" w:color="auto"/>
                <w:left w:val="none" w:sz="0" w:space="0" w:color="auto"/>
                <w:bottom w:val="none" w:sz="0" w:space="0" w:color="auto"/>
                <w:right w:val="none" w:sz="0" w:space="0" w:color="auto"/>
              </w:divBdr>
            </w:div>
            <w:div w:id="1772044433">
              <w:marLeft w:val="0"/>
              <w:marRight w:val="0"/>
              <w:marTop w:val="0"/>
              <w:marBottom w:val="0"/>
              <w:divBdr>
                <w:top w:val="none" w:sz="0" w:space="0" w:color="auto"/>
                <w:left w:val="none" w:sz="0" w:space="0" w:color="auto"/>
                <w:bottom w:val="none" w:sz="0" w:space="0" w:color="auto"/>
                <w:right w:val="none" w:sz="0" w:space="0" w:color="auto"/>
              </w:divBdr>
            </w:div>
            <w:div w:id="1772622742">
              <w:marLeft w:val="0"/>
              <w:marRight w:val="0"/>
              <w:marTop w:val="0"/>
              <w:marBottom w:val="0"/>
              <w:divBdr>
                <w:top w:val="none" w:sz="0" w:space="0" w:color="auto"/>
                <w:left w:val="none" w:sz="0" w:space="0" w:color="auto"/>
                <w:bottom w:val="none" w:sz="0" w:space="0" w:color="auto"/>
                <w:right w:val="none" w:sz="0" w:space="0" w:color="auto"/>
              </w:divBdr>
            </w:div>
            <w:div w:id="1773932104">
              <w:marLeft w:val="0"/>
              <w:marRight w:val="0"/>
              <w:marTop w:val="0"/>
              <w:marBottom w:val="0"/>
              <w:divBdr>
                <w:top w:val="none" w:sz="0" w:space="0" w:color="auto"/>
                <w:left w:val="none" w:sz="0" w:space="0" w:color="auto"/>
                <w:bottom w:val="none" w:sz="0" w:space="0" w:color="auto"/>
                <w:right w:val="none" w:sz="0" w:space="0" w:color="auto"/>
              </w:divBdr>
            </w:div>
            <w:div w:id="1776900458">
              <w:marLeft w:val="0"/>
              <w:marRight w:val="0"/>
              <w:marTop w:val="0"/>
              <w:marBottom w:val="0"/>
              <w:divBdr>
                <w:top w:val="none" w:sz="0" w:space="0" w:color="auto"/>
                <w:left w:val="none" w:sz="0" w:space="0" w:color="auto"/>
                <w:bottom w:val="none" w:sz="0" w:space="0" w:color="auto"/>
                <w:right w:val="none" w:sz="0" w:space="0" w:color="auto"/>
              </w:divBdr>
            </w:div>
            <w:div w:id="1777825059">
              <w:marLeft w:val="0"/>
              <w:marRight w:val="0"/>
              <w:marTop w:val="0"/>
              <w:marBottom w:val="0"/>
              <w:divBdr>
                <w:top w:val="none" w:sz="0" w:space="0" w:color="auto"/>
                <w:left w:val="none" w:sz="0" w:space="0" w:color="auto"/>
                <w:bottom w:val="none" w:sz="0" w:space="0" w:color="auto"/>
                <w:right w:val="none" w:sz="0" w:space="0" w:color="auto"/>
              </w:divBdr>
            </w:div>
            <w:div w:id="1778213837">
              <w:marLeft w:val="0"/>
              <w:marRight w:val="0"/>
              <w:marTop w:val="0"/>
              <w:marBottom w:val="0"/>
              <w:divBdr>
                <w:top w:val="none" w:sz="0" w:space="0" w:color="auto"/>
                <w:left w:val="none" w:sz="0" w:space="0" w:color="auto"/>
                <w:bottom w:val="none" w:sz="0" w:space="0" w:color="auto"/>
                <w:right w:val="none" w:sz="0" w:space="0" w:color="auto"/>
              </w:divBdr>
            </w:div>
            <w:div w:id="1779567871">
              <w:marLeft w:val="0"/>
              <w:marRight w:val="0"/>
              <w:marTop w:val="0"/>
              <w:marBottom w:val="0"/>
              <w:divBdr>
                <w:top w:val="none" w:sz="0" w:space="0" w:color="auto"/>
                <w:left w:val="none" w:sz="0" w:space="0" w:color="auto"/>
                <w:bottom w:val="none" w:sz="0" w:space="0" w:color="auto"/>
                <w:right w:val="none" w:sz="0" w:space="0" w:color="auto"/>
              </w:divBdr>
            </w:div>
            <w:div w:id="1781220445">
              <w:marLeft w:val="0"/>
              <w:marRight w:val="0"/>
              <w:marTop w:val="0"/>
              <w:marBottom w:val="0"/>
              <w:divBdr>
                <w:top w:val="none" w:sz="0" w:space="0" w:color="auto"/>
                <w:left w:val="none" w:sz="0" w:space="0" w:color="auto"/>
                <w:bottom w:val="none" w:sz="0" w:space="0" w:color="auto"/>
                <w:right w:val="none" w:sz="0" w:space="0" w:color="auto"/>
              </w:divBdr>
            </w:div>
            <w:div w:id="1781222043">
              <w:marLeft w:val="0"/>
              <w:marRight w:val="0"/>
              <w:marTop w:val="0"/>
              <w:marBottom w:val="0"/>
              <w:divBdr>
                <w:top w:val="none" w:sz="0" w:space="0" w:color="auto"/>
                <w:left w:val="none" w:sz="0" w:space="0" w:color="auto"/>
                <w:bottom w:val="none" w:sz="0" w:space="0" w:color="auto"/>
                <w:right w:val="none" w:sz="0" w:space="0" w:color="auto"/>
              </w:divBdr>
            </w:div>
            <w:div w:id="1783184144">
              <w:marLeft w:val="0"/>
              <w:marRight w:val="0"/>
              <w:marTop w:val="0"/>
              <w:marBottom w:val="0"/>
              <w:divBdr>
                <w:top w:val="none" w:sz="0" w:space="0" w:color="auto"/>
                <w:left w:val="none" w:sz="0" w:space="0" w:color="auto"/>
                <w:bottom w:val="none" w:sz="0" w:space="0" w:color="auto"/>
                <w:right w:val="none" w:sz="0" w:space="0" w:color="auto"/>
              </w:divBdr>
            </w:div>
            <w:div w:id="1783188655">
              <w:marLeft w:val="0"/>
              <w:marRight w:val="0"/>
              <w:marTop w:val="0"/>
              <w:marBottom w:val="0"/>
              <w:divBdr>
                <w:top w:val="none" w:sz="0" w:space="0" w:color="auto"/>
                <w:left w:val="none" w:sz="0" w:space="0" w:color="auto"/>
                <w:bottom w:val="none" w:sz="0" w:space="0" w:color="auto"/>
                <w:right w:val="none" w:sz="0" w:space="0" w:color="auto"/>
              </w:divBdr>
            </w:div>
            <w:div w:id="1785533215">
              <w:marLeft w:val="0"/>
              <w:marRight w:val="0"/>
              <w:marTop w:val="0"/>
              <w:marBottom w:val="0"/>
              <w:divBdr>
                <w:top w:val="none" w:sz="0" w:space="0" w:color="auto"/>
                <w:left w:val="none" w:sz="0" w:space="0" w:color="auto"/>
                <w:bottom w:val="none" w:sz="0" w:space="0" w:color="auto"/>
                <w:right w:val="none" w:sz="0" w:space="0" w:color="auto"/>
              </w:divBdr>
            </w:div>
            <w:div w:id="1786072917">
              <w:marLeft w:val="0"/>
              <w:marRight w:val="0"/>
              <w:marTop w:val="0"/>
              <w:marBottom w:val="0"/>
              <w:divBdr>
                <w:top w:val="none" w:sz="0" w:space="0" w:color="auto"/>
                <w:left w:val="none" w:sz="0" w:space="0" w:color="auto"/>
                <w:bottom w:val="none" w:sz="0" w:space="0" w:color="auto"/>
                <w:right w:val="none" w:sz="0" w:space="0" w:color="auto"/>
              </w:divBdr>
            </w:div>
            <w:div w:id="1786147069">
              <w:marLeft w:val="0"/>
              <w:marRight w:val="0"/>
              <w:marTop w:val="0"/>
              <w:marBottom w:val="0"/>
              <w:divBdr>
                <w:top w:val="none" w:sz="0" w:space="0" w:color="auto"/>
                <w:left w:val="none" w:sz="0" w:space="0" w:color="auto"/>
                <w:bottom w:val="none" w:sz="0" w:space="0" w:color="auto"/>
                <w:right w:val="none" w:sz="0" w:space="0" w:color="auto"/>
              </w:divBdr>
            </w:div>
            <w:div w:id="1786535295">
              <w:marLeft w:val="0"/>
              <w:marRight w:val="0"/>
              <w:marTop w:val="0"/>
              <w:marBottom w:val="0"/>
              <w:divBdr>
                <w:top w:val="none" w:sz="0" w:space="0" w:color="auto"/>
                <w:left w:val="none" w:sz="0" w:space="0" w:color="auto"/>
                <w:bottom w:val="none" w:sz="0" w:space="0" w:color="auto"/>
                <w:right w:val="none" w:sz="0" w:space="0" w:color="auto"/>
              </w:divBdr>
            </w:div>
            <w:div w:id="1789810965">
              <w:marLeft w:val="0"/>
              <w:marRight w:val="0"/>
              <w:marTop w:val="0"/>
              <w:marBottom w:val="0"/>
              <w:divBdr>
                <w:top w:val="none" w:sz="0" w:space="0" w:color="auto"/>
                <w:left w:val="none" w:sz="0" w:space="0" w:color="auto"/>
                <w:bottom w:val="none" w:sz="0" w:space="0" w:color="auto"/>
                <w:right w:val="none" w:sz="0" w:space="0" w:color="auto"/>
              </w:divBdr>
            </w:div>
            <w:div w:id="1790511840">
              <w:marLeft w:val="0"/>
              <w:marRight w:val="0"/>
              <w:marTop w:val="0"/>
              <w:marBottom w:val="0"/>
              <w:divBdr>
                <w:top w:val="none" w:sz="0" w:space="0" w:color="auto"/>
                <w:left w:val="none" w:sz="0" w:space="0" w:color="auto"/>
                <w:bottom w:val="none" w:sz="0" w:space="0" w:color="auto"/>
                <w:right w:val="none" w:sz="0" w:space="0" w:color="auto"/>
              </w:divBdr>
            </w:div>
            <w:div w:id="1792551308">
              <w:marLeft w:val="0"/>
              <w:marRight w:val="0"/>
              <w:marTop w:val="0"/>
              <w:marBottom w:val="0"/>
              <w:divBdr>
                <w:top w:val="none" w:sz="0" w:space="0" w:color="auto"/>
                <w:left w:val="none" w:sz="0" w:space="0" w:color="auto"/>
                <w:bottom w:val="none" w:sz="0" w:space="0" w:color="auto"/>
                <w:right w:val="none" w:sz="0" w:space="0" w:color="auto"/>
              </w:divBdr>
            </w:div>
            <w:div w:id="1792702026">
              <w:marLeft w:val="0"/>
              <w:marRight w:val="0"/>
              <w:marTop w:val="0"/>
              <w:marBottom w:val="0"/>
              <w:divBdr>
                <w:top w:val="none" w:sz="0" w:space="0" w:color="auto"/>
                <w:left w:val="none" w:sz="0" w:space="0" w:color="auto"/>
                <w:bottom w:val="none" w:sz="0" w:space="0" w:color="auto"/>
                <w:right w:val="none" w:sz="0" w:space="0" w:color="auto"/>
              </w:divBdr>
            </w:div>
            <w:div w:id="1795437634">
              <w:marLeft w:val="0"/>
              <w:marRight w:val="0"/>
              <w:marTop w:val="0"/>
              <w:marBottom w:val="0"/>
              <w:divBdr>
                <w:top w:val="none" w:sz="0" w:space="0" w:color="auto"/>
                <w:left w:val="none" w:sz="0" w:space="0" w:color="auto"/>
                <w:bottom w:val="none" w:sz="0" w:space="0" w:color="auto"/>
                <w:right w:val="none" w:sz="0" w:space="0" w:color="auto"/>
              </w:divBdr>
            </w:div>
            <w:div w:id="1796946548">
              <w:marLeft w:val="0"/>
              <w:marRight w:val="0"/>
              <w:marTop w:val="0"/>
              <w:marBottom w:val="0"/>
              <w:divBdr>
                <w:top w:val="none" w:sz="0" w:space="0" w:color="auto"/>
                <w:left w:val="none" w:sz="0" w:space="0" w:color="auto"/>
                <w:bottom w:val="none" w:sz="0" w:space="0" w:color="auto"/>
                <w:right w:val="none" w:sz="0" w:space="0" w:color="auto"/>
              </w:divBdr>
            </w:div>
            <w:div w:id="1797136284">
              <w:marLeft w:val="0"/>
              <w:marRight w:val="0"/>
              <w:marTop w:val="0"/>
              <w:marBottom w:val="0"/>
              <w:divBdr>
                <w:top w:val="none" w:sz="0" w:space="0" w:color="auto"/>
                <w:left w:val="none" w:sz="0" w:space="0" w:color="auto"/>
                <w:bottom w:val="none" w:sz="0" w:space="0" w:color="auto"/>
                <w:right w:val="none" w:sz="0" w:space="0" w:color="auto"/>
              </w:divBdr>
            </w:div>
            <w:div w:id="1798600400">
              <w:marLeft w:val="0"/>
              <w:marRight w:val="0"/>
              <w:marTop w:val="0"/>
              <w:marBottom w:val="0"/>
              <w:divBdr>
                <w:top w:val="none" w:sz="0" w:space="0" w:color="auto"/>
                <w:left w:val="none" w:sz="0" w:space="0" w:color="auto"/>
                <w:bottom w:val="none" w:sz="0" w:space="0" w:color="auto"/>
                <w:right w:val="none" w:sz="0" w:space="0" w:color="auto"/>
              </w:divBdr>
            </w:div>
            <w:div w:id="1798837816">
              <w:marLeft w:val="0"/>
              <w:marRight w:val="0"/>
              <w:marTop w:val="0"/>
              <w:marBottom w:val="0"/>
              <w:divBdr>
                <w:top w:val="none" w:sz="0" w:space="0" w:color="auto"/>
                <w:left w:val="none" w:sz="0" w:space="0" w:color="auto"/>
                <w:bottom w:val="none" w:sz="0" w:space="0" w:color="auto"/>
                <w:right w:val="none" w:sz="0" w:space="0" w:color="auto"/>
              </w:divBdr>
            </w:div>
            <w:div w:id="1799760297">
              <w:marLeft w:val="0"/>
              <w:marRight w:val="0"/>
              <w:marTop w:val="0"/>
              <w:marBottom w:val="0"/>
              <w:divBdr>
                <w:top w:val="none" w:sz="0" w:space="0" w:color="auto"/>
                <w:left w:val="none" w:sz="0" w:space="0" w:color="auto"/>
                <w:bottom w:val="none" w:sz="0" w:space="0" w:color="auto"/>
                <w:right w:val="none" w:sz="0" w:space="0" w:color="auto"/>
              </w:divBdr>
            </w:div>
            <w:div w:id="1801071475">
              <w:marLeft w:val="0"/>
              <w:marRight w:val="0"/>
              <w:marTop w:val="0"/>
              <w:marBottom w:val="0"/>
              <w:divBdr>
                <w:top w:val="none" w:sz="0" w:space="0" w:color="auto"/>
                <w:left w:val="none" w:sz="0" w:space="0" w:color="auto"/>
                <w:bottom w:val="none" w:sz="0" w:space="0" w:color="auto"/>
                <w:right w:val="none" w:sz="0" w:space="0" w:color="auto"/>
              </w:divBdr>
            </w:div>
            <w:div w:id="1801149699">
              <w:marLeft w:val="0"/>
              <w:marRight w:val="0"/>
              <w:marTop w:val="0"/>
              <w:marBottom w:val="0"/>
              <w:divBdr>
                <w:top w:val="none" w:sz="0" w:space="0" w:color="auto"/>
                <w:left w:val="none" w:sz="0" w:space="0" w:color="auto"/>
                <w:bottom w:val="none" w:sz="0" w:space="0" w:color="auto"/>
                <w:right w:val="none" w:sz="0" w:space="0" w:color="auto"/>
              </w:divBdr>
            </w:div>
            <w:div w:id="1801415501">
              <w:marLeft w:val="0"/>
              <w:marRight w:val="0"/>
              <w:marTop w:val="0"/>
              <w:marBottom w:val="0"/>
              <w:divBdr>
                <w:top w:val="none" w:sz="0" w:space="0" w:color="auto"/>
                <w:left w:val="none" w:sz="0" w:space="0" w:color="auto"/>
                <w:bottom w:val="none" w:sz="0" w:space="0" w:color="auto"/>
                <w:right w:val="none" w:sz="0" w:space="0" w:color="auto"/>
              </w:divBdr>
            </w:div>
            <w:div w:id="1806854517">
              <w:marLeft w:val="0"/>
              <w:marRight w:val="0"/>
              <w:marTop w:val="0"/>
              <w:marBottom w:val="0"/>
              <w:divBdr>
                <w:top w:val="none" w:sz="0" w:space="0" w:color="auto"/>
                <w:left w:val="none" w:sz="0" w:space="0" w:color="auto"/>
                <w:bottom w:val="none" w:sz="0" w:space="0" w:color="auto"/>
                <w:right w:val="none" w:sz="0" w:space="0" w:color="auto"/>
              </w:divBdr>
            </w:div>
            <w:div w:id="1807353915">
              <w:marLeft w:val="0"/>
              <w:marRight w:val="0"/>
              <w:marTop w:val="0"/>
              <w:marBottom w:val="0"/>
              <w:divBdr>
                <w:top w:val="none" w:sz="0" w:space="0" w:color="auto"/>
                <w:left w:val="none" w:sz="0" w:space="0" w:color="auto"/>
                <w:bottom w:val="none" w:sz="0" w:space="0" w:color="auto"/>
                <w:right w:val="none" w:sz="0" w:space="0" w:color="auto"/>
              </w:divBdr>
            </w:div>
            <w:div w:id="1807892598">
              <w:marLeft w:val="0"/>
              <w:marRight w:val="0"/>
              <w:marTop w:val="0"/>
              <w:marBottom w:val="0"/>
              <w:divBdr>
                <w:top w:val="none" w:sz="0" w:space="0" w:color="auto"/>
                <w:left w:val="none" w:sz="0" w:space="0" w:color="auto"/>
                <w:bottom w:val="none" w:sz="0" w:space="0" w:color="auto"/>
                <w:right w:val="none" w:sz="0" w:space="0" w:color="auto"/>
              </w:divBdr>
            </w:div>
            <w:div w:id="1808157887">
              <w:marLeft w:val="0"/>
              <w:marRight w:val="0"/>
              <w:marTop w:val="0"/>
              <w:marBottom w:val="0"/>
              <w:divBdr>
                <w:top w:val="none" w:sz="0" w:space="0" w:color="auto"/>
                <w:left w:val="none" w:sz="0" w:space="0" w:color="auto"/>
                <w:bottom w:val="none" w:sz="0" w:space="0" w:color="auto"/>
                <w:right w:val="none" w:sz="0" w:space="0" w:color="auto"/>
              </w:divBdr>
            </w:div>
            <w:div w:id="1808931204">
              <w:marLeft w:val="0"/>
              <w:marRight w:val="0"/>
              <w:marTop w:val="0"/>
              <w:marBottom w:val="0"/>
              <w:divBdr>
                <w:top w:val="none" w:sz="0" w:space="0" w:color="auto"/>
                <w:left w:val="none" w:sz="0" w:space="0" w:color="auto"/>
                <w:bottom w:val="none" w:sz="0" w:space="0" w:color="auto"/>
                <w:right w:val="none" w:sz="0" w:space="0" w:color="auto"/>
              </w:divBdr>
            </w:div>
            <w:div w:id="1809207732">
              <w:marLeft w:val="0"/>
              <w:marRight w:val="0"/>
              <w:marTop w:val="0"/>
              <w:marBottom w:val="0"/>
              <w:divBdr>
                <w:top w:val="none" w:sz="0" w:space="0" w:color="auto"/>
                <w:left w:val="none" w:sz="0" w:space="0" w:color="auto"/>
                <w:bottom w:val="none" w:sz="0" w:space="0" w:color="auto"/>
                <w:right w:val="none" w:sz="0" w:space="0" w:color="auto"/>
              </w:divBdr>
            </w:div>
            <w:div w:id="1813785611">
              <w:marLeft w:val="0"/>
              <w:marRight w:val="0"/>
              <w:marTop w:val="0"/>
              <w:marBottom w:val="0"/>
              <w:divBdr>
                <w:top w:val="none" w:sz="0" w:space="0" w:color="auto"/>
                <w:left w:val="none" w:sz="0" w:space="0" w:color="auto"/>
                <w:bottom w:val="none" w:sz="0" w:space="0" w:color="auto"/>
                <w:right w:val="none" w:sz="0" w:space="0" w:color="auto"/>
              </w:divBdr>
            </w:div>
            <w:div w:id="1814366557">
              <w:marLeft w:val="0"/>
              <w:marRight w:val="0"/>
              <w:marTop w:val="0"/>
              <w:marBottom w:val="0"/>
              <w:divBdr>
                <w:top w:val="none" w:sz="0" w:space="0" w:color="auto"/>
                <w:left w:val="none" w:sz="0" w:space="0" w:color="auto"/>
                <w:bottom w:val="none" w:sz="0" w:space="0" w:color="auto"/>
                <w:right w:val="none" w:sz="0" w:space="0" w:color="auto"/>
              </w:divBdr>
            </w:div>
            <w:div w:id="1814639609">
              <w:marLeft w:val="0"/>
              <w:marRight w:val="0"/>
              <w:marTop w:val="0"/>
              <w:marBottom w:val="0"/>
              <w:divBdr>
                <w:top w:val="none" w:sz="0" w:space="0" w:color="auto"/>
                <w:left w:val="none" w:sz="0" w:space="0" w:color="auto"/>
                <w:bottom w:val="none" w:sz="0" w:space="0" w:color="auto"/>
                <w:right w:val="none" w:sz="0" w:space="0" w:color="auto"/>
              </w:divBdr>
            </w:div>
            <w:div w:id="1814828779">
              <w:marLeft w:val="0"/>
              <w:marRight w:val="0"/>
              <w:marTop w:val="0"/>
              <w:marBottom w:val="0"/>
              <w:divBdr>
                <w:top w:val="none" w:sz="0" w:space="0" w:color="auto"/>
                <w:left w:val="none" w:sz="0" w:space="0" w:color="auto"/>
                <w:bottom w:val="none" w:sz="0" w:space="0" w:color="auto"/>
                <w:right w:val="none" w:sz="0" w:space="0" w:color="auto"/>
              </w:divBdr>
            </w:div>
            <w:div w:id="1817405452">
              <w:marLeft w:val="0"/>
              <w:marRight w:val="0"/>
              <w:marTop w:val="0"/>
              <w:marBottom w:val="0"/>
              <w:divBdr>
                <w:top w:val="none" w:sz="0" w:space="0" w:color="auto"/>
                <w:left w:val="none" w:sz="0" w:space="0" w:color="auto"/>
                <w:bottom w:val="none" w:sz="0" w:space="0" w:color="auto"/>
                <w:right w:val="none" w:sz="0" w:space="0" w:color="auto"/>
              </w:divBdr>
            </w:div>
            <w:div w:id="1818840103">
              <w:marLeft w:val="0"/>
              <w:marRight w:val="0"/>
              <w:marTop w:val="0"/>
              <w:marBottom w:val="0"/>
              <w:divBdr>
                <w:top w:val="none" w:sz="0" w:space="0" w:color="auto"/>
                <w:left w:val="none" w:sz="0" w:space="0" w:color="auto"/>
                <w:bottom w:val="none" w:sz="0" w:space="0" w:color="auto"/>
                <w:right w:val="none" w:sz="0" w:space="0" w:color="auto"/>
              </w:divBdr>
            </w:div>
            <w:div w:id="1819958037">
              <w:marLeft w:val="0"/>
              <w:marRight w:val="0"/>
              <w:marTop w:val="0"/>
              <w:marBottom w:val="0"/>
              <w:divBdr>
                <w:top w:val="none" w:sz="0" w:space="0" w:color="auto"/>
                <w:left w:val="none" w:sz="0" w:space="0" w:color="auto"/>
                <w:bottom w:val="none" w:sz="0" w:space="0" w:color="auto"/>
                <w:right w:val="none" w:sz="0" w:space="0" w:color="auto"/>
              </w:divBdr>
            </w:div>
            <w:div w:id="1820221537">
              <w:marLeft w:val="0"/>
              <w:marRight w:val="0"/>
              <w:marTop w:val="0"/>
              <w:marBottom w:val="0"/>
              <w:divBdr>
                <w:top w:val="none" w:sz="0" w:space="0" w:color="auto"/>
                <w:left w:val="none" w:sz="0" w:space="0" w:color="auto"/>
                <w:bottom w:val="none" w:sz="0" w:space="0" w:color="auto"/>
                <w:right w:val="none" w:sz="0" w:space="0" w:color="auto"/>
              </w:divBdr>
            </w:div>
            <w:div w:id="1820805463">
              <w:marLeft w:val="0"/>
              <w:marRight w:val="0"/>
              <w:marTop w:val="0"/>
              <w:marBottom w:val="0"/>
              <w:divBdr>
                <w:top w:val="none" w:sz="0" w:space="0" w:color="auto"/>
                <w:left w:val="none" w:sz="0" w:space="0" w:color="auto"/>
                <w:bottom w:val="none" w:sz="0" w:space="0" w:color="auto"/>
                <w:right w:val="none" w:sz="0" w:space="0" w:color="auto"/>
              </w:divBdr>
            </w:div>
            <w:div w:id="1822040178">
              <w:marLeft w:val="0"/>
              <w:marRight w:val="0"/>
              <w:marTop w:val="0"/>
              <w:marBottom w:val="0"/>
              <w:divBdr>
                <w:top w:val="none" w:sz="0" w:space="0" w:color="auto"/>
                <w:left w:val="none" w:sz="0" w:space="0" w:color="auto"/>
                <w:bottom w:val="none" w:sz="0" w:space="0" w:color="auto"/>
                <w:right w:val="none" w:sz="0" w:space="0" w:color="auto"/>
              </w:divBdr>
            </w:div>
            <w:div w:id="1823158317">
              <w:marLeft w:val="0"/>
              <w:marRight w:val="0"/>
              <w:marTop w:val="0"/>
              <w:marBottom w:val="0"/>
              <w:divBdr>
                <w:top w:val="none" w:sz="0" w:space="0" w:color="auto"/>
                <w:left w:val="none" w:sz="0" w:space="0" w:color="auto"/>
                <w:bottom w:val="none" w:sz="0" w:space="0" w:color="auto"/>
                <w:right w:val="none" w:sz="0" w:space="0" w:color="auto"/>
              </w:divBdr>
            </w:div>
            <w:div w:id="1825702242">
              <w:marLeft w:val="0"/>
              <w:marRight w:val="0"/>
              <w:marTop w:val="0"/>
              <w:marBottom w:val="0"/>
              <w:divBdr>
                <w:top w:val="none" w:sz="0" w:space="0" w:color="auto"/>
                <w:left w:val="none" w:sz="0" w:space="0" w:color="auto"/>
                <w:bottom w:val="none" w:sz="0" w:space="0" w:color="auto"/>
                <w:right w:val="none" w:sz="0" w:space="0" w:color="auto"/>
              </w:divBdr>
            </w:div>
            <w:div w:id="1826361872">
              <w:marLeft w:val="0"/>
              <w:marRight w:val="0"/>
              <w:marTop w:val="0"/>
              <w:marBottom w:val="0"/>
              <w:divBdr>
                <w:top w:val="none" w:sz="0" w:space="0" w:color="auto"/>
                <w:left w:val="none" w:sz="0" w:space="0" w:color="auto"/>
                <w:bottom w:val="none" w:sz="0" w:space="0" w:color="auto"/>
                <w:right w:val="none" w:sz="0" w:space="0" w:color="auto"/>
              </w:divBdr>
            </w:div>
            <w:div w:id="1826585540">
              <w:marLeft w:val="0"/>
              <w:marRight w:val="0"/>
              <w:marTop w:val="0"/>
              <w:marBottom w:val="0"/>
              <w:divBdr>
                <w:top w:val="none" w:sz="0" w:space="0" w:color="auto"/>
                <w:left w:val="none" w:sz="0" w:space="0" w:color="auto"/>
                <w:bottom w:val="none" w:sz="0" w:space="0" w:color="auto"/>
                <w:right w:val="none" w:sz="0" w:space="0" w:color="auto"/>
              </w:divBdr>
            </w:div>
            <w:div w:id="1828672514">
              <w:marLeft w:val="0"/>
              <w:marRight w:val="0"/>
              <w:marTop w:val="0"/>
              <w:marBottom w:val="0"/>
              <w:divBdr>
                <w:top w:val="none" w:sz="0" w:space="0" w:color="auto"/>
                <w:left w:val="none" w:sz="0" w:space="0" w:color="auto"/>
                <w:bottom w:val="none" w:sz="0" w:space="0" w:color="auto"/>
                <w:right w:val="none" w:sz="0" w:space="0" w:color="auto"/>
              </w:divBdr>
            </w:div>
            <w:div w:id="1829130360">
              <w:marLeft w:val="0"/>
              <w:marRight w:val="0"/>
              <w:marTop w:val="0"/>
              <w:marBottom w:val="0"/>
              <w:divBdr>
                <w:top w:val="none" w:sz="0" w:space="0" w:color="auto"/>
                <w:left w:val="none" w:sz="0" w:space="0" w:color="auto"/>
                <w:bottom w:val="none" w:sz="0" w:space="0" w:color="auto"/>
                <w:right w:val="none" w:sz="0" w:space="0" w:color="auto"/>
              </w:divBdr>
            </w:div>
            <w:div w:id="1831404444">
              <w:marLeft w:val="0"/>
              <w:marRight w:val="0"/>
              <w:marTop w:val="0"/>
              <w:marBottom w:val="0"/>
              <w:divBdr>
                <w:top w:val="none" w:sz="0" w:space="0" w:color="auto"/>
                <w:left w:val="none" w:sz="0" w:space="0" w:color="auto"/>
                <w:bottom w:val="none" w:sz="0" w:space="0" w:color="auto"/>
                <w:right w:val="none" w:sz="0" w:space="0" w:color="auto"/>
              </w:divBdr>
            </w:div>
            <w:div w:id="1833829970">
              <w:marLeft w:val="0"/>
              <w:marRight w:val="0"/>
              <w:marTop w:val="0"/>
              <w:marBottom w:val="0"/>
              <w:divBdr>
                <w:top w:val="none" w:sz="0" w:space="0" w:color="auto"/>
                <w:left w:val="none" w:sz="0" w:space="0" w:color="auto"/>
                <w:bottom w:val="none" w:sz="0" w:space="0" w:color="auto"/>
                <w:right w:val="none" w:sz="0" w:space="0" w:color="auto"/>
              </w:divBdr>
            </w:div>
            <w:div w:id="1834879629">
              <w:marLeft w:val="0"/>
              <w:marRight w:val="0"/>
              <w:marTop w:val="0"/>
              <w:marBottom w:val="0"/>
              <w:divBdr>
                <w:top w:val="none" w:sz="0" w:space="0" w:color="auto"/>
                <w:left w:val="none" w:sz="0" w:space="0" w:color="auto"/>
                <w:bottom w:val="none" w:sz="0" w:space="0" w:color="auto"/>
                <w:right w:val="none" w:sz="0" w:space="0" w:color="auto"/>
              </w:divBdr>
            </w:div>
            <w:div w:id="1836415676">
              <w:marLeft w:val="0"/>
              <w:marRight w:val="0"/>
              <w:marTop w:val="0"/>
              <w:marBottom w:val="0"/>
              <w:divBdr>
                <w:top w:val="none" w:sz="0" w:space="0" w:color="auto"/>
                <w:left w:val="none" w:sz="0" w:space="0" w:color="auto"/>
                <w:bottom w:val="none" w:sz="0" w:space="0" w:color="auto"/>
                <w:right w:val="none" w:sz="0" w:space="0" w:color="auto"/>
              </w:divBdr>
            </w:div>
            <w:div w:id="1836803678">
              <w:marLeft w:val="0"/>
              <w:marRight w:val="0"/>
              <w:marTop w:val="0"/>
              <w:marBottom w:val="0"/>
              <w:divBdr>
                <w:top w:val="none" w:sz="0" w:space="0" w:color="auto"/>
                <w:left w:val="none" w:sz="0" w:space="0" w:color="auto"/>
                <w:bottom w:val="none" w:sz="0" w:space="0" w:color="auto"/>
                <w:right w:val="none" w:sz="0" w:space="0" w:color="auto"/>
              </w:divBdr>
            </w:div>
            <w:div w:id="1837106778">
              <w:marLeft w:val="0"/>
              <w:marRight w:val="0"/>
              <w:marTop w:val="0"/>
              <w:marBottom w:val="0"/>
              <w:divBdr>
                <w:top w:val="none" w:sz="0" w:space="0" w:color="auto"/>
                <w:left w:val="none" w:sz="0" w:space="0" w:color="auto"/>
                <w:bottom w:val="none" w:sz="0" w:space="0" w:color="auto"/>
                <w:right w:val="none" w:sz="0" w:space="0" w:color="auto"/>
              </w:divBdr>
            </w:div>
            <w:div w:id="1837766949">
              <w:marLeft w:val="0"/>
              <w:marRight w:val="0"/>
              <w:marTop w:val="0"/>
              <w:marBottom w:val="0"/>
              <w:divBdr>
                <w:top w:val="none" w:sz="0" w:space="0" w:color="auto"/>
                <w:left w:val="none" w:sz="0" w:space="0" w:color="auto"/>
                <w:bottom w:val="none" w:sz="0" w:space="0" w:color="auto"/>
                <w:right w:val="none" w:sz="0" w:space="0" w:color="auto"/>
              </w:divBdr>
            </w:div>
            <w:div w:id="1837840625">
              <w:marLeft w:val="0"/>
              <w:marRight w:val="0"/>
              <w:marTop w:val="0"/>
              <w:marBottom w:val="0"/>
              <w:divBdr>
                <w:top w:val="none" w:sz="0" w:space="0" w:color="auto"/>
                <w:left w:val="none" w:sz="0" w:space="0" w:color="auto"/>
                <w:bottom w:val="none" w:sz="0" w:space="0" w:color="auto"/>
                <w:right w:val="none" w:sz="0" w:space="0" w:color="auto"/>
              </w:divBdr>
            </w:div>
            <w:div w:id="1838878764">
              <w:marLeft w:val="0"/>
              <w:marRight w:val="0"/>
              <w:marTop w:val="0"/>
              <w:marBottom w:val="0"/>
              <w:divBdr>
                <w:top w:val="none" w:sz="0" w:space="0" w:color="auto"/>
                <w:left w:val="none" w:sz="0" w:space="0" w:color="auto"/>
                <w:bottom w:val="none" w:sz="0" w:space="0" w:color="auto"/>
                <w:right w:val="none" w:sz="0" w:space="0" w:color="auto"/>
              </w:divBdr>
            </w:div>
            <w:div w:id="1840460267">
              <w:marLeft w:val="0"/>
              <w:marRight w:val="0"/>
              <w:marTop w:val="0"/>
              <w:marBottom w:val="0"/>
              <w:divBdr>
                <w:top w:val="none" w:sz="0" w:space="0" w:color="auto"/>
                <w:left w:val="none" w:sz="0" w:space="0" w:color="auto"/>
                <w:bottom w:val="none" w:sz="0" w:space="0" w:color="auto"/>
                <w:right w:val="none" w:sz="0" w:space="0" w:color="auto"/>
              </w:divBdr>
            </w:div>
            <w:div w:id="1841651681">
              <w:marLeft w:val="0"/>
              <w:marRight w:val="0"/>
              <w:marTop w:val="0"/>
              <w:marBottom w:val="0"/>
              <w:divBdr>
                <w:top w:val="none" w:sz="0" w:space="0" w:color="auto"/>
                <w:left w:val="none" w:sz="0" w:space="0" w:color="auto"/>
                <w:bottom w:val="none" w:sz="0" w:space="0" w:color="auto"/>
                <w:right w:val="none" w:sz="0" w:space="0" w:color="auto"/>
              </w:divBdr>
            </w:div>
            <w:div w:id="1841776940">
              <w:marLeft w:val="0"/>
              <w:marRight w:val="0"/>
              <w:marTop w:val="0"/>
              <w:marBottom w:val="0"/>
              <w:divBdr>
                <w:top w:val="none" w:sz="0" w:space="0" w:color="auto"/>
                <w:left w:val="none" w:sz="0" w:space="0" w:color="auto"/>
                <w:bottom w:val="none" w:sz="0" w:space="0" w:color="auto"/>
                <w:right w:val="none" w:sz="0" w:space="0" w:color="auto"/>
              </w:divBdr>
            </w:div>
            <w:div w:id="1845895484">
              <w:marLeft w:val="0"/>
              <w:marRight w:val="0"/>
              <w:marTop w:val="0"/>
              <w:marBottom w:val="0"/>
              <w:divBdr>
                <w:top w:val="none" w:sz="0" w:space="0" w:color="auto"/>
                <w:left w:val="none" w:sz="0" w:space="0" w:color="auto"/>
                <w:bottom w:val="none" w:sz="0" w:space="0" w:color="auto"/>
                <w:right w:val="none" w:sz="0" w:space="0" w:color="auto"/>
              </w:divBdr>
            </w:div>
            <w:div w:id="1846897512">
              <w:marLeft w:val="0"/>
              <w:marRight w:val="0"/>
              <w:marTop w:val="0"/>
              <w:marBottom w:val="0"/>
              <w:divBdr>
                <w:top w:val="none" w:sz="0" w:space="0" w:color="auto"/>
                <w:left w:val="none" w:sz="0" w:space="0" w:color="auto"/>
                <w:bottom w:val="none" w:sz="0" w:space="0" w:color="auto"/>
                <w:right w:val="none" w:sz="0" w:space="0" w:color="auto"/>
              </w:divBdr>
            </w:div>
            <w:div w:id="1847672938">
              <w:marLeft w:val="0"/>
              <w:marRight w:val="0"/>
              <w:marTop w:val="0"/>
              <w:marBottom w:val="0"/>
              <w:divBdr>
                <w:top w:val="none" w:sz="0" w:space="0" w:color="auto"/>
                <w:left w:val="none" w:sz="0" w:space="0" w:color="auto"/>
                <w:bottom w:val="none" w:sz="0" w:space="0" w:color="auto"/>
                <w:right w:val="none" w:sz="0" w:space="0" w:color="auto"/>
              </w:divBdr>
            </w:div>
            <w:div w:id="1847984365">
              <w:marLeft w:val="0"/>
              <w:marRight w:val="0"/>
              <w:marTop w:val="0"/>
              <w:marBottom w:val="0"/>
              <w:divBdr>
                <w:top w:val="none" w:sz="0" w:space="0" w:color="auto"/>
                <w:left w:val="none" w:sz="0" w:space="0" w:color="auto"/>
                <w:bottom w:val="none" w:sz="0" w:space="0" w:color="auto"/>
                <w:right w:val="none" w:sz="0" w:space="0" w:color="auto"/>
              </w:divBdr>
            </w:div>
            <w:div w:id="1848248446">
              <w:marLeft w:val="0"/>
              <w:marRight w:val="0"/>
              <w:marTop w:val="0"/>
              <w:marBottom w:val="0"/>
              <w:divBdr>
                <w:top w:val="none" w:sz="0" w:space="0" w:color="auto"/>
                <w:left w:val="none" w:sz="0" w:space="0" w:color="auto"/>
                <w:bottom w:val="none" w:sz="0" w:space="0" w:color="auto"/>
                <w:right w:val="none" w:sz="0" w:space="0" w:color="auto"/>
              </w:divBdr>
            </w:div>
            <w:div w:id="1850607461">
              <w:marLeft w:val="0"/>
              <w:marRight w:val="0"/>
              <w:marTop w:val="0"/>
              <w:marBottom w:val="0"/>
              <w:divBdr>
                <w:top w:val="none" w:sz="0" w:space="0" w:color="auto"/>
                <w:left w:val="none" w:sz="0" w:space="0" w:color="auto"/>
                <w:bottom w:val="none" w:sz="0" w:space="0" w:color="auto"/>
                <w:right w:val="none" w:sz="0" w:space="0" w:color="auto"/>
              </w:divBdr>
            </w:div>
            <w:div w:id="1851719969">
              <w:marLeft w:val="0"/>
              <w:marRight w:val="0"/>
              <w:marTop w:val="0"/>
              <w:marBottom w:val="0"/>
              <w:divBdr>
                <w:top w:val="none" w:sz="0" w:space="0" w:color="auto"/>
                <w:left w:val="none" w:sz="0" w:space="0" w:color="auto"/>
                <w:bottom w:val="none" w:sz="0" w:space="0" w:color="auto"/>
                <w:right w:val="none" w:sz="0" w:space="0" w:color="auto"/>
              </w:divBdr>
            </w:div>
            <w:div w:id="1851722244">
              <w:marLeft w:val="0"/>
              <w:marRight w:val="0"/>
              <w:marTop w:val="0"/>
              <w:marBottom w:val="0"/>
              <w:divBdr>
                <w:top w:val="none" w:sz="0" w:space="0" w:color="auto"/>
                <w:left w:val="none" w:sz="0" w:space="0" w:color="auto"/>
                <w:bottom w:val="none" w:sz="0" w:space="0" w:color="auto"/>
                <w:right w:val="none" w:sz="0" w:space="0" w:color="auto"/>
              </w:divBdr>
            </w:div>
            <w:div w:id="1854345216">
              <w:marLeft w:val="0"/>
              <w:marRight w:val="0"/>
              <w:marTop w:val="0"/>
              <w:marBottom w:val="0"/>
              <w:divBdr>
                <w:top w:val="none" w:sz="0" w:space="0" w:color="auto"/>
                <w:left w:val="none" w:sz="0" w:space="0" w:color="auto"/>
                <w:bottom w:val="none" w:sz="0" w:space="0" w:color="auto"/>
                <w:right w:val="none" w:sz="0" w:space="0" w:color="auto"/>
              </w:divBdr>
            </w:div>
            <w:div w:id="1855613724">
              <w:marLeft w:val="0"/>
              <w:marRight w:val="0"/>
              <w:marTop w:val="0"/>
              <w:marBottom w:val="0"/>
              <w:divBdr>
                <w:top w:val="none" w:sz="0" w:space="0" w:color="auto"/>
                <w:left w:val="none" w:sz="0" w:space="0" w:color="auto"/>
                <w:bottom w:val="none" w:sz="0" w:space="0" w:color="auto"/>
                <w:right w:val="none" w:sz="0" w:space="0" w:color="auto"/>
              </w:divBdr>
            </w:div>
            <w:div w:id="1856310656">
              <w:marLeft w:val="0"/>
              <w:marRight w:val="0"/>
              <w:marTop w:val="0"/>
              <w:marBottom w:val="0"/>
              <w:divBdr>
                <w:top w:val="none" w:sz="0" w:space="0" w:color="auto"/>
                <w:left w:val="none" w:sz="0" w:space="0" w:color="auto"/>
                <w:bottom w:val="none" w:sz="0" w:space="0" w:color="auto"/>
                <w:right w:val="none" w:sz="0" w:space="0" w:color="auto"/>
              </w:divBdr>
            </w:div>
            <w:div w:id="1856916833">
              <w:marLeft w:val="0"/>
              <w:marRight w:val="0"/>
              <w:marTop w:val="0"/>
              <w:marBottom w:val="0"/>
              <w:divBdr>
                <w:top w:val="none" w:sz="0" w:space="0" w:color="auto"/>
                <w:left w:val="none" w:sz="0" w:space="0" w:color="auto"/>
                <w:bottom w:val="none" w:sz="0" w:space="0" w:color="auto"/>
                <w:right w:val="none" w:sz="0" w:space="0" w:color="auto"/>
              </w:divBdr>
            </w:div>
            <w:div w:id="1857693193">
              <w:marLeft w:val="0"/>
              <w:marRight w:val="0"/>
              <w:marTop w:val="0"/>
              <w:marBottom w:val="0"/>
              <w:divBdr>
                <w:top w:val="none" w:sz="0" w:space="0" w:color="auto"/>
                <w:left w:val="none" w:sz="0" w:space="0" w:color="auto"/>
                <w:bottom w:val="none" w:sz="0" w:space="0" w:color="auto"/>
                <w:right w:val="none" w:sz="0" w:space="0" w:color="auto"/>
              </w:divBdr>
            </w:div>
            <w:div w:id="1857772729">
              <w:marLeft w:val="0"/>
              <w:marRight w:val="0"/>
              <w:marTop w:val="0"/>
              <w:marBottom w:val="0"/>
              <w:divBdr>
                <w:top w:val="none" w:sz="0" w:space="0" w:color="auto"/>
                <w:left w:val="none" w:sz="0" w:space="0" w:color="auto"/>
                <w:bottom w:val="none" w:sz="0" w:space="0" w:color="auto"/>
                <w:right w:val="none" w:sz="0" w:space="0" w:color="auto"/>
              </w:divBdr>
            </w:div>
            <w:div w:id="1858420458">
              <w:marLeft w:val="0"/>
              <w:marRight w:val="0"/>
              <w:marTop w:val="0"/>
              <w:marBottom w:val="0"/>
              <w:divBdr>
                <w:top w:val="none" w:sz="0" w:space="0" w:color="auto"/>
                <w:left w:val="none" w:sz="0" w:space="0" w:color="auto"/>
                <w:bottom w:val="none" w:sz="0" w:space="0" w:color="auto"/>
                <w:right w:val="none" w:sz="0" w:space="0" w:color="auto"/>
              </w:divBdr>
            </w:div>
            <w:div w:id="1858544478">
              <w:marLeft w:val="0"/>
              <w:marRight w:val="0"/>
              <w:marTop w:val="0"/>
              <w:marBottom w:val="0"/>
              <w:divBdr>
                <w:top w:val="none" w:sz="0" w:space="0" w:color="auto"/>
                <w:left w:val="none" w:sz="0" w:space="0" w:color="auto"/>
                <w:bottom w:val="none" w:sz="0" w:space="0" w:color="auto"/>
                <w:right w:val="none" w:sz="0" w:space="0" w:color="auto"/>
              </w:divBdr>
            </w:div>
            <w:div w:id="1858932278">
              <w:marLeft w:val="0"/>
              <w:marRight w:val="0"/>
              <w:marTop w:val="0"/>
              <w:marBottom w:val="0"/>
              <w:divBdr>
                <w:top w:val="none" w:sz="0" w:space="0" w:color="auto"/>
                <w:left w:val="none" w:sz="0" w:space="0" w:color="auto"/>
                <w:bottom w:val="none" w:sz="0" w:space="0" w:color="auto"/>
                <w:right w:val="none" w:sz="0" w:space="0" w:color="auto"/>
              </w:divBdr>
            </w:div>
            <w:div w:id="1859081843">
              <w:marLeft w:val="0"/>
              <w:marRight w:val="0"/>
              <w:marTop w:val="0"/>
              <w:marBottom w:val="0"/>
              <w:divBdr>
                <w:top w:val="none" w:sz="0" w:space="0" w:color="auto"/>
                <w:left w:val="none" w:sz="0" w:space="0" w:color="auto"/>
                <w:bottom w:val="none" w:sz="0" w:space="0" w:color="auto"/>
                <w:right w:val="none" w:sz="0" w:space="0" w:color="auto"/>
              </w:divBdr>
            </w:div>
            <w:div w:id="1860505244">
              <w:marLeft w:val="0"/>
              <w:marRight w:val="0"/>
              <w:marTop w:val="0"/>
              <w:marBottom w:val="0"/>
              <w:divBdr>
                <w:top w:val="none" w:sz="0" w:space="0" w:color="auto"/>
                <w:left w:val="none" w:sz="0" w:space="0" w:color="auto"/>
                <w:bottom w:val="none" w:sz="0" w:space="0" w:color="auto"/>
                <w:right w:val="none" w:sz="0" w:space="0" w:color="auto"/>
              </w:divBdr>
            </w:div>
            <w:div w:id="1861890750">
              <w:marLeft w:val="0"/>
              <w:marRight w:val="0"/>
              <w:marTop w:val="0"/>
              <w:marBottom w:val="0"/>
              <w:divBdr>
                <w:top w:val="none" w:sz="0" w:space="0" w:color="auto"/>
                <w:left w:val="none" w:sz="0" w:space="0" w:color="auto"/>
                <w:bottom w:val="none" w:sz="0" w:space="0" w:color="auto"/>
                <w:right w:val="none" w:sz="0" w:space="0" w:color="auto"/>
              </w:divBdr>
            </w:div>
            <w:div w:id="1862166324">
              <w:marLeft w:val="0"/>
              <w:marRight w:val="0"/>
              <w:marTop w:val="0"/>
              <w:marBottom w:val="0"/>
              <w:divBdr>
                <w:top w:val="none" w:sz="0" w:space="0" w:color="auto"/>
                <w:left w:val="none" w:sz="0" w:space="0" w:color="auto"/>
                <w:bottom w:val="none" w:sz="0" w:space="0" w:color="auto"/>
                <w:right w:val="none" w:sz="0" w:space="0" w:color="auto"/>
              </w:divBdr>
            </w:div>
            <w:div w:id="1862939026">
              <w:marLeft w:val="0"/>
              <w:marRight w:val="0"/>
              <w:marTop w:val="0"/>
              <w:marBottom w:val="0"/>
              <w:divBdr>
                <w:top w:val="none" w:sz="0" w:space="0" w:color="auto"/>
                <w:left w:val="none" w:sz="0" w:space="0" w:color="auto"/>
                <w:bottom w:val="none" w:sz="0" w:space="0" w:color="auto"/>
                <w:right w:val="none" w:sz="0" w:space="0" w:color="auto"/>
              </w:divBdr>
            </w:div>
            <w:div w:id="1864779174">
              <w:marLeft w:val="0"/>
              <w:marRight w:val="0"/>
              <w:marTop w:val="0"/>
              <w:marBottom w:val="0"/>
              <w:divBdr>
                <w:top w:val="none" w:sz="0" w:space="0" w:color="auto"/>
                <w:left w:val="none" w:sz="0" w:space="0" w:color="auto"/>
                <w:bottom w:val="none" w:sz="0" w:space="0" w:color="auto"/>
                <w:right w:val="none" w:sz="0" w:space="0" w:color="auto"/>
              </w:divBdr>
            </w:div>
            <w:div w:id="1865048102">
              <w:marLeft w:val="0"/>
              <w:marRight w:val="0"/>
              <w:marTop w:val="0"/>
              <w:marBottom w:val="0"/>
              <w:divBdr>
                <w:top w:val="none" w:sz="0" w:space="0" w:color="auto"/>
                <w:left w:val="none" w:sz="0" w:space="0" w:color="auto"/>
                <w:bottom w:val="none" w:sz="0" w:space="0" w:color="auto"/>
                <w:right w:val="none" w:sz="0" w:space="0" w:color="auto"/>
              </w:divBdr>
            </w:div>
            <w:div w:id="1865242088">
              <w:marLeft w:val="0"/>
              <w:marRight w:val="0"/>
              <w:marTop w:val="0"/>
              <w:marBottom w:val="0"/>
              <w:divBdr>
                <w:top w:val="none" w:sz="0" w:space="0" w:color="auto"/>
                <w:left w:val="none" w:sz="0" w:space="0" w:color="auto"/>
                <w:bottom w:val="none" w:sz="0" w:space="0" w:color="auto"/>
                <w:right w:val="none" w:sz="0" w:space="0" w:color="auto"/>
              </w:divBdr>
            </w:div>
            <w:div w:id="1865942795">
              <w:marLeft w:val="0"/>
              <w:marRight w:val="0"/>
              <w:marTop w:val="0"/>
              <w:marBottom w:val="0"/>
              <w:divBdr>
                <w:top w:val="none" w:sz="0" w:space="0" w:color="auto"/>
                <w:left w:val="none" w:sz="0" w:space="0" w:color="auto"/>
                <w:bottom w:val="none" w:sz="0" w:space="0" w:color="auto"/>
                <w:right w:val="none" w:sz="0" w:space="0" w:color="auto"/>
              </w:divBdr>
            </w:div>
            <w:div w:id="1866748678">
              <w:marLeft w:val="0"/>
              <w:marRight w:val="0"/>
              <w:marTop w:val="0"/>
              <w:marBottom w:val="0"/>
              <w:divBdr>
                <w:top w:val="none" w:sz="0" w:space="0" w:color="auto"/>
                <w:left w:val="none" w:sz="0" w:space="0" w:color="auto"/>
                <w:bottom w:val="none" w:sz="0" w:space="0" w:color="auto"/>
                <w:right w:val="none" w:sz="0" w:space="0" w:color="auto"/>
              </w:divBdr>
            </w:div>
            <w:div w:id="1869828675">
              <w:marLeft w:val="0"/>
              <w:marRight w:val="0"/>
              <w:marTop w:val="0"/>
              <w:marBottom w:val="0"/>
              <w:divBdr>
                <w:top w:val="none" w:sz="0" w:space="0" w:color="auto"/>
                <w:left w:val="none" w:sz="0" w:space="0" w:color="auto"/>
                <w:bottom w:val="none" w:sz="0" w:space="0" w:color="auto"/>
                <w:right w:val="none" w:sz="0" w:space="0" w:color="auto"/>
              </w:divBdr>
            </w:div>
            <w:div w:id="1871533589">
              <w:marLeft w:val="0"/>
              <w:marRight w:val="0"/>
              <w:marTop w:val="0"/>
              <w:marBottom w:val="0"/>
              <w:divBdr>
                <w:top w:val="none" w:sz="0" w:space="0" w:color="auto"/>
                <w:left w:val="none" w:sz="0" w:space="0" w:color="auto"/>
                <w:bottom w:val="none" w:sz="0" w:space="0" w:color="auto"/>
                <w:right w:val="none" w:sz="0" w:space="0" w:color="auto"/>
              </w:divBdr>
            </w:div>
            <w:div w:id="1871718726">
              <w:marLeft w:val="0"/>
              <w:marRight w:val="0"/>
              <w:marTop w:val="0"/>
              <w:marBottom w:val="0"/>
              <w:divBdr>
                <w:top w:val="none" w:sz="0" w:space="0" w:color="auto"/>
                <w:left w:val="none" w:sz="0" w:space="0" w:color="auto"/>
                <w:bottom w:val="none" w:sz="0" w:space="0" w:color="auto"/>
                <w:right w:val="none" w:sz="0" w:space="0" w:color="auto"/>
              </w:divBdr>
            </w:div>
            <w:div w:id="1872567875">
              <w:marLeft w:val="0"/>
              <w:marRight w:val="0"/>
              <w:marTop w:val="0"/>
              <w:marBottom w:val="0"/>
              <w:divBdr>
                <w:top w:val="none" w:sz="0" w:space="0" w:color="auto"/>
                <w:left w:val="none" w:sz="0" w:space="0" w:color="auto"/>
                <w:bottom w:val="none" w:sz="0" w:space="0" w:color="auto"/>
                <w:right w:val="none" w:sz="0" w:space="0" w:color="auto"/>
              </w:divBdr>
            </w:div>
            <w:div w:id="1872834814">
              <w:marLeft w:val="0"/>
              <w:marRight w:val="0"/>
              <w:marTop w:val="0"/>
              <w:marBottom w:val="0"/>
              <w:divBdr>
                <w:top w:val="none" w:sz="0" w:space="0" w:color="auto"/>
                <w:left w:val="none" w:sz="0" w:space="0" w:color="auto"/>
                <w:bottom w:val="none" w:sz="0" w:space="0" w:color="auto"/>
                <w:right w:val="none" w:sz="0" w:space="0" w:color="auto"/>
              </w:divBdr>
            </w:div>
            <w:div w:id="1873029682">
              <w:marLeft w:val="0"/>
              <w:marRight w:val="0"/>
              <w:marTop w:val="0"/>
              <w:marBottom w:val="0"/>
              <w:divBdr>
                <w:top w:val="none" w:sz="0" w:space="0" w:color="auto"/>
                <w:left w:val="none" w:sz="0" w:space="0" w:color="auto"/>
                <w:bottom w:val="none" w:sz="0" w:space="0" w:color="auto"/>
                <w:right w:val="none" w:sz="0" w:space="0" w:color="auto"/>
              </w:divBdr>
            </w:div>
            <w:div w:id="1874726722">
              <w:marLeft w:val="0"/>
              <w:marRight w:val="0"/>
              <w:marTop w:val="0"/>
              <w:marBottom w:val="0"/>
              <w:divBdr>
                <w:top w:val="none" w:sz="0" w:space="0" w:color="auto"/>
                <w:left w:val="none" w:sz="0" w:space="0" w:color="auto"/>
                <w:bottom w:val="none" w:sz="0" w:space="0" w:color="auto"/>
                <w:right w:val="none" w:sz="0" w:space="0" w:color="auto"/>
              </w:divBdr>
            </w:div>
            <w:div w:id="1876962947">
              <w:marLeft w:val="0"/>
              <w:marRight w:val="0"/>
              <w:marTop w:val="0"/>
              <w:marBottom w:val="0"/>
              <w:divBdr>
                <w:top w:val="none" w:sz="0" w:space="0" w:color="auto"/>
                <w:left w:val="none" w:sz="0" w:space="0" w:color="auto"/>
                <w:bottom w:val="none" w:sz="0" w:space="0" w:color="auto"/>
                <w:right w:val="none" w:sz="0" w:space="0" w:color="auto"/>
              </w:divBdr>
            </w:div>
            <w:div w:id="1879273190">
              <w:marLeft w:val="0"/>
              <w:marRight w:val="0"/>
              <w:marTop w:val="0"/>
              <w:marBottom w:val="0"/>
              <w:divBdr>
                <w:top w:val="none" w:sz="0" w:space="0" w:color="auto"/>
                <w:left w:val="none" w:sz="0" w:space="0" w:color="auto"/>
                <w:bottom w:val="none" w:sz="0" w:space="0" w:color="auto"/>
                <w:right w:val="none" w:sz="0" w:space="0" w:color="auto"/>
              </w:divBdr>
            </w:div>
            <w:div w:id="1880387502">
              <w:marLeft w:val="0"/>
              <w:marRight w:val="0"/>
              <w:marTop w:val="0"/>
              <w:marBottom w:val="0"/>
              <w:divBdr>
                <w:top w:val="none" w:sz="0" w:space="0" w:color="auto"/>
                <w:left w:val="none" w:sz="0" w:space="0" w:color="auto"/>
                <w:bottom w:val="none" w:sz="0" w:space="0" w:color="auto"/>
                <w:right w:val="none" w:sz="0" w:space="0" w:color="auto"/>
              </w:divBdr>
            </w:div>
            <w:div w:id="1881819293">
              <w:marLeft w:val="0"/>
              <w:marRight w:val="0"/>
              <w:marTop w:val="0"/>
              <w:marBottom w:val="0"/>
              <w:divBdr>
                <w:top w:val="none" w:sz="0" w:space="0" w:color="auto"/>
                <w:left w:val="none" w:sz="0" w:space="0" w:color="auto"/>
                <w:bottom w:val="none" w:sz="0" w:space="0" w:color="auto"/>
                <w:right w:val="none" w:sz="0" w:space="0" w:color="auto"/>
              </w:divBdr>
            </w:div>
            <w:div w:id="1882666673">
              <w:marLeft w:val="0"/>
              <w:marRight w:val="0"/>
              <w:marTop w:val="0"/>
              <w:marBottom w:val="0"/>
              <w:divBdr>
                <w:top w:val="none" w:sz="0" w:space="0" w:color="auto"/>
                <w:left w:val="none" w:sz="0" w:space="0" w:color="auto"/>
                <w:bottom w:val="none" w:sz="0" w:space="0" w:color="auto"/>
                <w:right w:val="none" w:sz="0" w:space="0" w:color="auto"/>
              </w:divBdr>
            </w:div>
            <w:div w:id="1883518791">
              <w:marLeft w:val="0"/>
              <w:marRight w:val="0"/>
              <w:marTop w:val="0"/>
              <w:marBottom w:val="0"/>
              <w:divBdr>
                <w:top w:val="none" w:sz="0" w:space="0" w:color="auto"/>
                <w:left w:val="none" w:sz="0" w:space="0" w:color="auto"/>
                <w:bottom w:val="none" w:sz="0" w:space="0" w:color="auto"/>
                <w:right w:val="none" w:sz="0" w:space="0" w:color="auto"/>
              </w:divBdr>
            </w:div>
            <w:div w:id="1884097359">
              <w:marLeft w:val="0"/>
              <w:marRight w:val="0"/>
              <w:marTop w:val="0"/>
              <w:marBottom w:val="0"/>
              <w:divBdr>
                <w:top w:val="none" w:sz="0" w:space="0" w:color="auto"/>
                <w:left w:val="none" w:sz="0" w:space="0" w:color="auto"/>
                <w:bottom w:val="none" w:sz="0" w:space="0" w:color="auto"/>
                <w:right w:val="none" w:sz="0" w:space="0" w:color="auto"/>
              </w:divBdr>
            </w:div>
            <w:div w:id="1884899231">
              <w:marLeft w:val="0"/>
              <w:marRight w:val="0"/>
              <w:marTop w:val="0"/>
              <w:marBottom w:val="0"/>
              <w:divBdr>
                <w:top w:val="none" w:sz="0" w:space="0" w:color="auto"/>
                <w:left w:val="none" w:sz="0" w:space="0" w:color="auto"/>
                <w:bottom w:val="none" w:sz="0" w:space="0" w:color="auto"/>
                <w:right w:val="none" w:sz="0" w:space="0" w:color="auto"/>
              </w:divBdr>
            </w:div>
            <w:div w:id="1886217715">
              <w:marLeft w:val="0"/>
              <w:marRight w:val="0"/>
              <w:marTop w:val="0"/>
              <w:marBottom w:val="0"/>
              <w:divBdr>
                <w:top w:val="none" w:sz="0" w:space="0" w:color="auto"/>
                <w:left w:val="none" w:sz="0" w:space="0" w:color="auto"/>
                <w:bottom w:val="none" w:sz="0" w:space="0" w:color="auto"/>
                <w:right w:val="none" w:sz="0" w:space="0" w:color="auto"/>
              </w:divBdr>
            </w:div>
            <w:div w:id="1886796780">
              <w:marLeft w:val="0"/>
              <w:marRight w:val="0"/>
              <w:marTop w:val="0"/>
              <w:marBottom w:val="0"/>
              <w:divBdr>
                <w:top w:val="none" w:sz="0" w:space="0" w:color="auto"/>
                <w:left w:val="none" w:sz="0" w:space="0" w:color="auto"/>
                <w:bottom w:val="none" w:sz="0" w:space="0" w:color="auto"/>
                <w:right w:val="none" w:sz="0" w:space="0" w:color="auto"/>
              </w:divBdr>
            </w:div>
            <w:div w:id="1888224231">
              <w:marLeft w:val="0"/>
              <w:marRight w:val="0"/>
              <w:marTop w:val="0"/>
              <w:marBottom w:val="0"/>
              <w:divBdr>
                <w:top w:val="none" w:sz="0" w:space="0" w:color="auto"/>
                <w:left w:val="none" w:sz="0" w:space="0" w:color="auto"/>
                <w:bottom w:val="none" w:sz="0" w:space="0" w:color="auto"/>
                <w:right w:val="none" w:sz="0" w:space="0" w:color="auto"/>
              </w:divBdr>
            </w:div>
            <w:div w:id="1889105562">
              <w:marLeft w:val="0"/>
              <w:marRight w:val="0"/>
              <w:marTop w:val="0"/>
              <w:marBottom w:val="0"/>
              <w:divBdr>
                <w:top w:val="none" w:sz="0" w:space="0" w:color="auto"/>
                <w:left w:val="none" w:sz="0" w:space="0" w:color="auto"/>
                <w:bottom w:val="none" w:sz="0" w:space="0" w:color="auto"/>
                <w:right w:val="none" w:sz="0" w:space="0" w:color="auto"/>
              </w:divBdr>
            </w:div>
            <w:div w:id="1889294891">
              <w:marLeft w:val="0"/>
              <w:marRight w:val="0"/>
              <w:marTop w:val="0"/>
              <w:marBottom w:val="0"/>
              <w:divBdr>
                <w:top w:val="none" w:sz="0" w:space="0" w:color="auto"/>
                <w:left w:val="none" w:sz="0" w:space="0" w:color="auto"/>
                <w:bottom w:val="none" w:sz="0" w:space="0" w:color="auto"/>
                <w:right w:val="none" w:sz="0" w:space="0" w:color="auto"/>
              </w:divBdr>
            </w:div>
            <w:div w:id="1889955206">
              <w:marLeft w:val="0"/>
              <w:marRight w:val="0"/>
              <w:marTop w:val="0"/>
              <w:marBottom w:val="0"/>
              <w:divBdr>
                <w:top w:val="none" w:sz="0" w:space="0" w:color="auto"/>
                <w:left w:val="none" w:sz="0" w:space="0" w:color="auto"/>
                <w:bottom w:val="none" w:sz="0" w:space="0" w:color="auto"/>
                <w:right w:val="none" w:sz="0" w:space="0" w:color="auto"/>
              </w:divBdr>
            </w:div>
            <w:div w:id="1893541326">
              <w:marLeft w:val="0"/>
              <w:marRight w:val="0"/>
              <w:marTop w:val="0"/>
              <w:marBottom w:val="0"/>
              <w:divBdr>
                <w:top w:val="none" w:sz="0" w:space="0" w:color="auto"/>
                <w:left w:val="none" w:sz="0" w:space="0" w:color="auto"/>
                <w:bottom w:val="none" w:sz="0" w:space="0" w:color="auto"/>
                <w:right w:val="none" w:sz="0" w:space="0" w:color="auto"/>
              </w:divBdr>
            </w:div>
            <w:div w:id="1893612337">
              <w:marLeft w:val="0"/>
              <w:marRight w:val="0"/>
              <w:marTop w:val="0"/>
              <w:marBottom w:val="0"/>
              <w:divBdr>
                <w:top w:val="none" w:sz="0" w:space="0" w:color="auto"/>
                <w:left w:val="none" w:sz="0" w:space="0" w:color="auto"/>
                <w:bottom w:val="none" w:sz="0" w:space="0" w:color="auto"/>
                <w:right w:val="none" w:sz="0" w:space="0" w:color="auto"/>
              </w:divBdr>
            </w:div>
            <w:div w:id="1893927221">
              <w:marLeft w:val="0"/>
              <w:marRight w:val="0"/>
              <w:marTop w:val="0"/>
              <w:marBottom w:val="0"/>
              <w:divBdr>
                <w:top w:val="none" w:sz="0" w:space="0" w:color="auto"/>
                <w:left w:val="none" w:sz="0" w:space="0" w:color="auto"/>
                <w:bottom w:val="none" w:sz="0" w:space="0" w:color="auto"/>
                <w:right w:val="none" w:sz="0" w:space="0" w:color="auto"/>
              </w:divBdr>
            </w:div>
            <w:div w:id="1895585036">
              <w:marLeft w:val="0"/>
              <w:marRight w:val="0"/>
              <w:marTop w:val="0"/>
              <w:marBottom w:val="0"/>
              <w:divBdr>
                <w:top w:val="none" w:sz="0" w:space="0" w:color="auto"/>
                <w:left w:val="none" w:sz="0" w:space="0" w:color="auto"/>
                <w:bottom w:val="none" w:sz="0" w:space="0" w:color="auto"/>
                <w:right w:val="none" w:sz="0" w:space="0" w:color="auto"/>
              </w:divBdr>
            </w:div>
            <w:div w:id="1896118749">
              <w:marLeft w:val="0"/>
              <w:marRight w:val="0"/>
              <w:marTop w:val="0"/>
              <w:marBottom w:val="0"/>
              <w:divBdr>
                <w:top w:val="none" w:sz="0" w:space="0" w:color="auto"/>
                <w:left w:val="none" w:sz="0" w:space="0" w:color="auto"/>
                <w:bottom w:val="none" w:sz="0" w:space="0" w:color="auto"/>
                <w:right w:val="none" w:sz="0" w:space="0" w:color="auto"/>
              </w:divBdr>
            </w:div>
            <w:div w:id="1897160674">
              <w:marLeft w:val="0"/>
              <w:marRight w:val="0"/>
              <w:marTop w:val="0"/>
              <w:marBottom w:val="0"/>
              <w:divBdr>
                <w:top w:val="none" w:sz="0" w:space="0" w:color="auto"/>
                <w:left w:val="none" w:sz="0" w:space="0" w:color="auto"/>
                <w:bottom w:val="none" w:sz="0" w:space="0" w:color="auto"/>
                <w:right w:val="none" w:sz="0" w:space="0" w:color="auto"/>
              </w:divBdr>
            </w:div>
            <w:div w:id="1898589901">
              <w:marLeft w:val="0"/>
              <w:marRight w:val="0"/>
              <w:marTop w:val="0"/>
              <w:marBottom w:val="0"/>
              <w:divBdr>
                <w:top w:val="none" w:sz="0" w:space="0" w:color="auto"/>
                <w:left w:val="none" w:sz="0" w:space="0" w:color="auto"/>
                <w:bottom w:val="none" w:sz="0" w:space="0" w:color="auto"/>
                <w:right w:val="none" w:sz="0" w:space="0" w:color="auto"/>
              </w:divBdr>
            </w:div>
            <w:div w:id="1899587250">
              <w:marLeft w:val="0"/>
              <w:marRight w:val="0"/>
              <w:marTop w:val="0"/>
              <w:marBottom w:val="0"/>
              <w:divBdr>
                <w:top w:val="none" w:sz="0" w:space="0" w:color="auto"/>
                <w:left w:val="none" w:sz="0" w:space="0" w:color="auto"/>
                <w:bottom w:val="none" w:sz="0" w:space="0" w:color="auto"/>
                <w:right w:val="none" w:sz="0" w:space="0" w:color="auto"/>
              </w:divBdr>
            </w:div>
            <w:div w:id="1899626865">
              <w:marLeft w:val="0"/>
              <w:marRight w:val="0"/>
              <w:marTop w:val="0"/>
              <w:marBottom w:val="0"/>
              <w:divBdr>
                <w:top w:val="none" w:sz="0" w:space="0" w:color="auto"/>
                <w:left w:val="none" w:sz="0" w:space="0" w:color="auto"/>
                <w:bottom w:val="none" w:sz="0" w:space="0" w:color="auto"/>
                <w:right w:val="none" w:sz="0" w:space="0" w:color="auto"/>
              </w:divBdr>
            </w:div>
            <w:div w:id="1901088516">
              <w:marLeft w:val="0"/>
              <w:marRight w:val="0"/>
              <w:marTop w:val="0"/>
              <w:marBottom w:val="0"/>
              <w:divBdr>
                <w:top w:val="none" w:sz="0" w:space="0" w:color="auto"/>
                <w:left w:val="none" w:sz="0" w:space="0" w:color="auto"/>
                <w:bottom w:val="none" w:sz="0" w:space="0" w:color="auto"/>
                <w:right w:val="none" w:sz="0" w:space="0" w:color="auto"/>
              </w:divBdr>
            </w:div>
            <w:div w:id="1901746979">
              <w:marLeft w:val="0"/>
              <w:marRight w:val="0"/>
              <w:marTop w:val="0"/>
              <w:marBottom w:val="0"/>
              <w:divBdr>
                <w:top w:val="none" w:sz="0" w:space="0" w:color="auto"/>
                <w:left w:val="none" w:sz="0" w:space="0" w:color="auto"/>
                <w:bottom w:val="none" w:sz="0" w:space="0" w:color="auto"/>
                <w:right w:val="none" w:sz="0" w:space="0" w:color="auto"/>
              </w:divBdr>
            </w:div>
            <w:div w:id="1903101821">
              <w:marLeft w:val="0"/>
              <w:marRight w:val="0"/>
              <w:marTop w:val="0"/>
              <w:marBottom w:val="0"/>
              <w:divBdr>
                <w:top w:val="none" w:sz="0" w:space="0" w:color="auto"/>
                <w:left w:val="none" w:sz="0" w:space="0" w:color="auto"/>
                <w:bottom w:val="none" w:sz="0" w:space="0" w:color="auto"/>
                <w:right w:val="none" w:sz="0" w:space="0" w:color="auto"/>
              </w:divBdr>
            </w:div>
            <w:div w:id="1903326267">
              <w:marLeft w:val="0"/>
              <w:marRight w:val="0"/>
              <w:marTop w:val="0"/>
              <w:marBottom w:val="0"/>
              <w:divBdr>
                <w:top w:val="none" w:sz="0" w:space="0" w:color="auto"/>
                <w:left w:val="none" w:sz="0" w:space="0" w:color="auto"/>
                <w:bottom w:val="none" w:sz="0" w:space="0" w:color="auto"/>
                <w:right w:val="none" w:sz="0" w:space="0" w:color="auto"/>
              </w:divBdr>
            </w:div>
            <w:div w:id="1905721825">
              <w:marLeft w:val="0"/>
              <w:marRight w:val="0"/>
              <w:marTop w:val="0"/>
              <w:marBottom w:val="0"/>
              <w:divBdr>
                <w:top w:val="none" w:sz="0" w:space="0" w:color="auto"/>
                <w:left w:val="none" w:sz="0" w:space="0" w:color="auto"/>
                <w:bottom w:val="none" w:sz="0" w:space="0" w:color="auto"/>
                <w:right w:val="none" w:sz="0" w:space="0" w:color="auto"/>
              </w:divBdr>
            </w:div>
            <w:div w:id="1905796755">
              <w:marLeft w:val="0"/>
              <w:marRight w:val="0"/>
              <w:marTop w:val="0"/>
              <w:marBottom w:val="0"/>
              <w:divBdr>
                <w:top w:val="none" w:sz="0" w:space="0" w:color="auto"/>
                <w:left w:val="none" w:sz="0" w:space="0" w:color="auto"/>
                <w:bottom w:val="none" w:sz="0" w:space="0" w:color="auto"/>
                <w:right w:val="none" w:sz="0" w:space="0" w:color="auto"/>
              </w:divBdr>
            </w:div>
            <w:div w:id="1905986889">
              <w:marLeft w:val="0"/>
              <w:marRight w:val="0"/>
              <w:marTop w:val="0"/>
              <w:marBottom w:val="0"/>
              <w:divBdr>
                <w:top w:val="none" w:sz="0" w:space="0" w:color="auto"/>
                <w:left w:val="none" w:sz="0" w:space="0" w:color="auto"/>
                <w:bottom w:val="none" w:sz="0" w:space="0" w:color="auto"/>
                <w:right w:val="none" w:sz="0" w:space="0" w:color="auto"/>
              </w:divBdr>
            </w:div>
            <w:div w:id="1905994323">
              <w:marLeft w:val="0"/>
              <w:marRight w:val="0"/>
              <w:marTop w:val="0"/>
              <w:marBottom w:val="0"/>
              <w:divBdr>
                <w:top w:val="none" w:sz="0" w:space="0" w:color="auto"/>
                <w:left w:val="none" w:sz="0" w:space="0" w:color="auto"/>
                <w:bottom w:val="none" w:sz="0" w:space="0" w:color="auto"/>
                <w:right w:val="none" w:sz="0" w:space="0" w:color="auto"/>
              </w:divBdr>
            </w:div>
            <w:div w:id="1906522165">
              <w:marLeft w:val="0"/>
              <w:marRight w:val="0"/>
              <w:marTop w:val="0"/>
              <w:marBottom w:val="0"/>
              <w:divBdr>
                <w:top w:val="none" w:sz="0" w:space="0" w:color="auto"/>
                <w:left w:val="none" w:sz="0" w:space="0" w:color="auto"/>
                <w:bottom w:val="none" w:sz="0" w:space="0" w:color="auto"/>
                <w:right w:val="none" w:sz="0" w:space="0" w:color="auto"/>
              </w:divBdr>
            </w:div>
            <w:div w:id="1907762246">
              <w:marLeft w:val="0"/>
              <w:marRight w:val="0"/>
              <w:marTop w:val="0"/>
              <w:marBottom w:val="0"/>
              <w:divBdr>
                <w:top w:val="none" w:sz="0" w:space="0" w:color="auto"/>
                <w:left w:val="none" w:sz="0" w:space="0" w:color="auto"/>
                <w:bottom w:val="none" w:sz="0" w:space="0" w:color="auto"/>
                <w:right w:val="none" w:sz="0" w:space="0" w:color="auto"/>
              </w:divBdr>
            </w:div>
            <w:div w:id="1907912905">
              <w:marLeft w:val="0"/>
              <w:marRight w:val="0"/>
              <w:marTop w:val="0"/>
              <w:marBottom w:val="0"/>
              <w:divBdr>
                <w:top w:val="none" w:sz="0" w:space="0" w:color="auto"/>
                <w:left w:val="none" w:sz="0" w:space="0" w:color="auto"/>
                <w:bottom w:val="none" w:sz="0" w:space="0" w:color="auto"/>
                <w:right w:val="none" w:sz="0" w:space="0" w:color="auto"/>
              </w:divBdr>
            </w:div>
            <w:div w:id="1908764413">
              <w:marLeft w:val="0"/>
              <w:marRight w:val="0"/>
              <w:marTop w:val="0"/>
              <w:marBottom w:val="0"/>
              <w:divBdr>
                <w:top w:val="none" w:sz="0" w:space="0" w:color="auto"/>
                <w:left w:val="none" w:sz="0" w:space="0" w:color="auto"/>
                <w:bottom w:val="none" w:sz="0" w:space="0" w:color="auto"/>
                <w:right w:val="none" w:sz="0" w:space="0" w:color="auto"/>
              </w:divBdr>
            </w:div>
            <w:div w:id="1909076333">
              <w:marLeft w:val="0"/>
              <w:marRight w:val="0"/>
              <w:marTop w:val="0"/>
              <w:marBottom w:val="0"/>
              <w:divBdr>
                <w:top w:val="none" w:sz="0" w:space="0" w:color="auto"/>
                <w:left w:val="none" w:sz="0" w:space="0" w:color="auto"/>
                <w:bottom w:val="none" w:sz="0" w:space="0" w:color="auto"/>
                <w:right w:val="none" w:sz="0" w:space="0" w:color="auto"/>
              </w:divBdr>
            </w:div>
            <w:div w:id="1910142483">
              <w:marLeft w:val="0"/>
              <w:marRight w:val="0"/>
              <w:marTop w:val="0"/>
              <w:marBottom w:val="0"/>
              <w:divBdr>
                <w:top w:val="none" w:sz="0" w:space="0" w:color="auto"/>
                <w:left w:val="none" w:sz="0" w:space="0" w:color="auto"/>
                <w:bottom w:val="none" w:sz="0" w:space="0" w:color="auto"/>
                <w:right w:val="none" w:sz="0" w:space="0" w:color="auto"/>
              </w:divBdr>
            </w:div>
            <w:div w:id="1910379069">
              <w:marLeft w:val="0"/>
              <w:marRight w:val="0"/>
              <w:marTop w:val="0"/>
              <w:marBottom w:val="0"/>
              <w:divBdr>
                <w:top w:val="none" w:sz="0" w:space="0" w:color="auto"/>
                <w:left w:val="none" w:sz="0" w:space="0" w:color="auto"/>
                <w:bottom w:val="none" w:sz="0" w:space="0" w:color="auto"/>
                <w:right w:val="none" w:sz="0" w:space="0" w:color="auto"/>
              </w:divBdr>
            </w:div>
            <w:div w:id="1912041258">
              <w:marLeft w:val="0"/>
              <w:marRight w:val="0"/>
              <w:marTop w:val="0"/>
              <w:marBottom w:val="0"/>
              <w:divBdr>
                <w:top w:val="none" w:sz="0" w:space="0" w:color="auto"/>
                <w:left w:val="none" w:sz="0" w:space="0" w:color="auto"/>
                <w:bottom w:val="none" w:sz="0" w:space="0" w:color="auto"/>
                <w:right w:val="none" w:sz="0" w:space="0" w:color="auto"/>
              </w:divBdr>
            </w:div>
            <w:div w:id="1912152262">
              <w:marLeft w:val="0"/>
              <w:marRight w:val="0"/>
              <w:marTop w:val="0"/>
              <w:marBottom w:val="0"/>
              <w:divBdr>
                <w:top w:val="none" w:sz="0" w:space="0" w:color="auto"/>
                <w:left w:val="none" w:sz="0" w:space="0" w:color="auto"/>
                <w:bottom w:val="none" w:sz="0" w:space="0" w:color="auto"/>
                <w:right w:val="none" w:sz="0" w:space="0" w:color="auto"/>
              </w:divBdr>
            </w:div>
            <w:div w:id="1913271363">
              <w:marLeft w:val="0"/>
              <w:marRight w:val="0"/>
              <w:marTop w:val="0"/>
              <w:marBottom w:val="0"/>
              <w:divBdr>
                <w:top w:val="none" w:sz="0" w:space="0" w:color="auto"/>
                <w:left w:val="none" w:sz="0" w:space="0" w:color="auto"/>
                <w:bottom w:val="none" w:sz="0" w:space="0" w:color="auto"/>
                <w:right w:val="none" w:sz="0" w:space="0" w:color="auto"/>
              </w:divBdr>
            </w:div>
            <w:div w:id="1913461876">
              <w:marLeft w:val="0"/>
              <w:marRight w:val="0"/>
              <w:marTop w:val="0"/>
              <w:marBottom w:val="0"/>
              <w:divBdr>
                <w:top w:val="none" w:sz="0" w:space="0" w:color="auto"/>
                <w:left w:val="none" w:sz="0" w:space="0" w:color="auto"/>
                <w:bottom w:val="none" w:sz="0" w:space="0" w:color="auto"/>
                <w:right w:val="none" w:sz="0" w:space="0" w:color="auto"/>
              </w:divBdr>
            </w:div>
            <w:div w:id="1913468730">
              <w:marLeft w:val="0"/>
              <w:marRight w:val="0"/>
              <w:marTop w:val="0"/>
              <w:marBottom w:val="0"/>
              <w:divBdr>
                <w:top w:val="none" w:sz="0" w:space="0" w:color="auto"/>
                <w:left w:val="none" w:sz="0" w:space="0" w:color="auto"/>
                <w:bottom w:val="none" w:sz="0" w:space="0" w:color="auto"/>
                <w:right w:val="none" w:sz="0" w:space="0" w:color="auto"/>
              </w:divBdr>
            </w:div>
            <w:div w:id="1914005595">
              <w:marLeft w:val="0"/>
              <w:marRight w:val="0"/>
              <w:marTop w:val="0"/>
              <w:marBottom w:val="0"/>
              <w:divBdr>
                <w:top w:val="none" w:sz="0" w:space="0" w:color="auto"/>
                <w:left w:val="none" w:sz="0" w:space="0" w:color="auto"/>
                <w:bottom w:val="none" w:sz="0" w:space="0" w:color="auto"/>
                <w:right w:val="none" w:sz="0" w:space="0" w:color="auto"/>
              </w:divBdr>
            </w:div>
            <w:div w:id="1914123782">
              <w:marLeft w:val="0"/>
              <w:marRight w:val="0"/>
              <w:marTop w:val="0"/>
              <w:marBottom w:val="0"/>
              <w:divBdr>
                <w:top w:val="none" w:sz="0" w:space="0" w:color="auto"/>
                <w:left w:val="none" w:sz="0" w:space="0" w:color="auto"/>
                <w:bottom w:val="none" w:sz="0" w:space="0" w:color="auto"/>
                <w:right w:val="none" w:sz="0" w:space="0" w:color="auto"/>
              </w:divBdr>
            </w:div>
            <w:div w:id="1914466830">
              <w:marLeft w:val="0"/>
              <w:marRight w:val="0"/>
              <w:marTop w:val="0"/>
              <w:marBottom w:val="0"/>
              <w:divBdr>
                <w:top w:val="none" w:sz="0" w:space="0" w:color="auto"/>
                <w:left w:val="none" w:sz="0" w:space="0" w:color="auto"/>
                <w:bottom w:val="none" w:sz="0" w:space="0" w:color="auto"/>
                <w:right w:val="none" w:sz="0" w:space="0" w:color="auto"/>
              </w:divBdr>
            </w:div>
            <w:div w:id="1914705982">
              <w:marLeft w:val="0"/>
              <w:marRight w:val="0"/>
              <w:marTop w:val="0"/>
              <w:marBottom w:val="0"/>
              <w:divBdr>
                <w:top w:val="none" w:sz="0" w:space="0" w:color="auto"/>
                <w:left w:val="none" w:sz="0" w:space="0" w:color="auto"/>
                <w:bottom w:val="none" w:sz="0" w:space="0" w:color="auto"/>
                <w:right w:val="none" w:sz="0" w:space="0" w:color="auto"/>
              </w:divBdr>
            </w:div>
            <w:div w:id="1915773848">
              <w:marLeft w:val="0"/>
              <w:marRight w:val="0"/>
              <w:marTop w:val="0"/>
              <w:marBottom w:val="0"/>
              <w:divBdr>
                <w:top w:val="none" w:sz="0" w:space="0" w:color="auto"/>
                <w:left w:val="none" w:sz="0" w:space="0" w:color="auto"/>
                <w:bottom w:val="none" w:sz="0" w:space="0" w:color="auto"/>
                <w:right w:val="none" w:sz="0" w:space="0" w:color="auto"/>
              </w:divBdr>
            </w:div>
            <w:div w:id="1917519590">
              <w:marLeft w:val="0"/>
              <w:marRight w:val="0"/>
              <w:marTop w:val="0"/>
              <w:marBottom w:val="0"/>
              <w:divBdr>
                <w:top w:val="none" w:sz="0" w:space="0" w:color="auto"/>
                <w:left w:val="none" w:sz="0" w:space="0" w:color="auto"/>
                <w:bottom w:val="none" w:sz="0" w:space="0" w:color="auto"/>
                <w:right w:val="none" w:sz="0" w:space="0" w:color="auto"/>
              </w:divBdr>
            </w:div>
            <w:div w:id="1918517550">
              <w:marLeft w:val="0"/>
              <w:marRight w:val="0"/>
              <w:marTop w:val="0"/>
              <w:marBottom w:val="0"/>
              <w:divBdr>
                <w:top w:val="none" w:sz="0" w:space="0" w:color="auto"/>
                <w:left w:val="none" w:sz="0" w:space="0" w:color="auto"/>
                <w:bottom w:val="none" w:sz="0" w:space="0" w:color="auto"/>
                <w:right w:val="none" w:sz="0" w:space="0" w:color="auto"/>
              </w:divBdr>
            </w:div>
            <w:div w:id="1918859652">
              <w:marLeft w:val="0"/>
              <w:marRight w:val="0"/>
              <w:marTop w:val="0"/>
              <w:marBottom w:val="0"/>
              <w:divBdr>
                <w:top w:val="none" w:sz="0" w:space="0" w:color="auto"/>
                <w:left w:val="none" w:sz="0" w:space="0" w:color="auto"/>
                <w:bottom w:val="none" w:sz="0" w:space="0" w:color="auto"/>
                <w:right w:val="none" w:sz="0" w:space="0" w:color="auto"/>
              </w:divBdr>
            </w:div>
            <w:div w:id="1919166650">
              <w:marLeft w:val="0"/>
              <w:marRight w:val="0"/>
              <w:marTop w:val="0"/>
              <w:marBottom w:val="0"/>
              <w:divBdr>
                <w:top w:val="none" w:sz="0" w:space="0" w:color="auto"/>
                <w:left w:val="none" w:sz="0" w:space="0" w:color="auto"/>
                <w:bottom w:val="none" w:sz="0" w:space="0" w:color="auto"/>
                <w:right w:val="none" w:sz="0" w:space="0" w:color="auto"/>
              </w:divBdr>
            </w:div>
            <w:div w:id="1920552802">
              <w:marLeft w:val="0"/>
              <w:marRight w:val="0"/>
              <w:marTop w:val="0"/>
              <w:marBottom w:val="0"/>
              <w:divBdr>
                <w:top w:val="none" w:sz="0" w:space="0" w:color="auto"/>
                <w:left w:val="none" w:sz="0" w:space="0" w:color="auto"/>
                <w:bottom w:val="none" w:sz="0" w:space="0" w:color="auto"/>
                <w:right w:val="none" w:sz="0" w:space="0" w:color="auto"/>
              </w:divBdr>
            </w:div>
            <w:div w:id="1923831119">
              <w:marLeft w:val="0"/>
              <w:marRight w:val="0"/>
              <w:marTop w:val="0"/>
              <w:marBottom w:val="0"/>
              <w:divBdr>
                <w:top w:val="none" w:sz="0" w:space="0" w:color="auto"/>
                <w:left w:val="none" w:sz="0" w:space="0" w:color="auto"/>
                <w:bottom w:val="none" w:sz="0" w:space="0" w:color="auto"/>
                <w:right w:val="none" w:sz="0" w:space="0" w:color="auto"/>
              </w:divBdr>
            </w:div>
            <w:div w:id="1925143366">
              <w:marLeft w:val="0"/>
              <w:marRight w:val="0"/>
              <w:marTop w:val="0"/>
              <w:marBottom w:val="0"/>
              <w:divBdr>
                <w:top w:val="none" w:sz="0" w:space="0" w:color="auto"/>
                <w:left w:val="none" w:sz="0" w:space="0" w:color="auto"/>
                <w:bottom w:val="none" w:sz="0" w:space="0" w:color="auto"/>
                <w:right w:val="none" w:sz="0" w:space="0" w:color="auto"/>
              </w:divBdr>
            </w:div>
            <w:div w:id="1925676348">
              <w:marLeft w:val="0"/>
              <w:marRight w:val="0"/>
              <w:marTop w:val="0"/>
              <w:marBottom w:val="0"/>
              <w:divBdr>
                <w:top w:val="none" w:sz="0" w:space="0" w:color="auto"/>
                <w:left w:val="none" w:sz="0" w:space="0" w:color="auto"/>
                <w:bottom w:val="none" w:sz="0" w:space="0" w:color="auto"/>
                <w:right w:val="none" w:sz="0" w:space="0" w:color="auto"/>
              </w:divBdr>
            </w:div>
            <w:div w:id="1926305997">
              <w:marLeft w:val="0"/>
              <w:marRight w:val="0"/>
              <w:marTop w:val="0"/>
              <w:marBottom w:val="0"/>
              <w:divBdr>
                <w:top w:val="none" w:sz="0" w:space="0" w:color="auto"/>
                <w:left w:val="none" w:sz="0" w:space="0" w:color="auto"/>
                <w:bottom w:val="none" w:sz="0" w:space="0" w:color="auto"/>
                <w:right w:val="none" w:sz="0" w:space="0" w:color="auto"/>
              </w:divBdr>
            </w:div>
            <w:div w:id="1926524359">
              <w:marLeft w:val="0"/>
              <w:marRight w:val="0"/>
              <w:marTop w:val="0"/>
              <w:marBottom w:val="0"/>
              <w:divBdr>
                <w:top w:val="none" w:sz="0" w:space="0" w:color="auto"/>
                <w:left w:val="none" w:sz="0" w:space="0" w:color="auto"/>
                <w:bottom w:val="none" w:sz="0" w:space="0" w:color="auto"/>
                <w:right w:val="none" w:sz="0" w:space="0" w:color="auto"/>
              </w:divBdr>
            </w:div>
            <w:div w:id="1926576024">
              <w:marLeft w:val="0"/>
              <w:marRight w:val="0"/>
              <w:marTop w:val="0"/>
              <w:marBottom w:val="0"/>
              <w:divBdr>
                <w:top w:val="none" w:sz="0" w:space="0" w:color="auto"/>
                <w:left w:val="none" w:sz="0" w:space="0" w:color="auto"/>
                <w:bottom w:val="none" w:sz="0" w:space="0" w:color="auto"/>
                <w:right w:val="none" w:sz="0" w:space="0" w:color="auto"/>
              </w:divBdr>
            </w:div>
            <w:div w:id="1930118143">
              <w:marLeft w:val="0"/>
              <w:marRight w:val="0"/>
              <w:marTop w:val="0"/>
              <w:marBottom w:val="0"/>
              <w:divBdr>
                <w:top w:val="none" w:sz="0" w:space="0" w:color="auto"/>
                <w:left w:val="none" w:sz="0" w:space="0" w:color="auto"/>
                <w:bottom w:val="none" w:sz="0" w:space="0" w:color="auto"/>
                <w:right w:val="none" w:sz="0" w:space="0" w:color="auto"/>
              </w:divBdr>
            </w:div>
            <w:div w:id="1931544497">
              <w:marLeft w:val="0"/>
              <w:marRight w:val="0"/>
              <w:marTop w:val="0"/>
              <w:marBottom w:val="0"/>
              <w:divBdr>
                <w:top w:val="none" w:sz="0" w:space="0" w:color="auto"/>
                <w:left w:val="none" w:sz="0" w:space="0" w:color="auto"/>
                <w:bottom w:val="none" w:sz="0" w:space="0" w:color="auto"/>
                <w:right w:val="none" w:sz="0" w:space="0" w:color="auto"/>
              </w:divBdr>
            </w:div>
            <w:div w:id="1932202051">
              <w:marLeft w:val="0"/>
              <w:marRight w:val="0"/>
              <w:marTop w:val="0"/>
              <w:marBottom w:val="0"/>
              <w:divBdr>
                <w:top w:val="none" w:sz="0" w:space="0" w:color="auto"/>
                <w:left w:val="none" w:sz="0" w:space="0" w:color="auto"/>
                <w:bottom w:val="none" w:sz="0" w:space="0" w:color="auto"/>
                <w:right w:val="none" w:sz="0" w:space="0" w:color="auto"/>
              </w:divBdr>
            </w:div>
            <w:div w:id="1933278384">
              <w:marLeft w:val="0"/>
              <w:marRight w:val="0"/>
              <w:marTop w:val="0"/>
              <w:marBottom w:val="0"/>
              <w:divBdr>
                <w:top w:val="none" w:sz="0" w:space="0" w:color="auto"/>
                <w:left w:val="none" w:sz="0" w:space="0" w:color="auto"/>
                <w:bottom w:val="none" w:sz="0" w:space="0" w:color="auto"/>
                <w:right w:val="none" w:sz="0" w:space="0" w:color="auto"/>
              </w:divBdr>
            </w:div>
            <w:div w:id="1937517866">
              <w:marLeft w:val="0"/>
              <w:marRight w:val="0"/>
              <w:marTop w:val="0"/>
              <w:marBottom w:val="0"/>
              <w:divBdr>
                <w:top w:val="none" w:sz="0" w:space="0" w:color="auto"/>
                <w:left w:val="none" w:sz="0" w:space="0" w:color="auto"/>
                <w:bottom w:val="none" w:sz="0" w:space="0" w:color="auto"/>
                <w:right w:val="none" w:sz="0" w:space="0" w:color="auto"/>
              </w:divBdr>
            </w:div>
            <w:div w:id="1937975030">
              <w:marLeft w:val="0"/>
              <w:marRight w:val="0"/>
              <w:marTop w:val="0"/>
              <w:marBottom w:val="0"/>
              <w:divBdr>
                <w:top w:val="none" w:sz="0" w:space="0" w:color="auto"/>
                <w:left w:val="none" w:sz="0" w:space="0" w:color="auto"/>
                <w:bottom w:val="none" w:sz="0" w:space="0" w:color="auto"/>
                <w:right w:val="none" w:sz="0" w:space="0" w:color="auto"/>
              </w:divBdr>
            </w:div>
            <w:div w:id="1941402412">
              <w:marLeft w:val="0"/>
              <w:marRight w:val="0"/>
              <w:marTop w:val="0"/>
              <w:marBottom w:val="0"/>
              <w:divBdr>
                <w:top w:val="none" w:sz="0" w:space="0" w:color="auto"/>
                <w:left w:val="none" w:sz="0" w:space="0" w:color="auto"/>
                <w:bottom w:val="none" w:sz="0" w:space="0" w:color="auto"/>
                <w:right w:val="none" w:sz="0" w:space="0" w:color="auto"/>
              </w:divBdr>
            </w:div>
            <w:div w:id="1943298745">
              <w:marLeft w:val="0"/>
              <w:marRight w:val="0"/>
              <w:marTop w:val="0"/>
              <w:marBottom w:val="0"/>
              <w:divBdr>
                <w:top w:val="none" w:sz="0" w:space="0" w:color="auto"/>
                <w:left w:val="none" w:sz="0" w:space="0" w:color="auto"/>
                <w:bottom w:val="none" w:sz="0" w:space="0" w:color="auto"/>
                <w:right w:val="none" w:sz="0" w:space="0" w:color="auto"/>
              </w:divBdr>
            </w:div>
            <w:div w:id="1944877011">
              <w:marLeft w:val="0"/>
              <w:marRight w:val="0"/>
              <w:marTop w:val="0"/>
              <w:marBottom w:val="0"/>
              <w:divBdr>
                <w:top w:val="none" w:sz="0" w:space="0" w:color="auto"/>
                <w:left w:val="none" w:sz="0" w:space="0" w:color="auto"/>
                <w:bottom w:val="none" w:sz="0" w:space="0" w:color="auto"/>
                <w:right w:val="none" w:sz="0" w:space="0" w:color="auto"/>
              </w:divBdr>
            </w:div>
            <w:div w:id="1945527382">
              <w:marLeft w:val="0"/>
              <w:marRight w:val="0"/>
              <w:marTop w:val="0"/>
              <w:marBottom w:val="0"/>
              <w:divBdr>
                <w:top w:val="none" w:sz="0" w:space="0" w:color="auto"/>
                <w:left w:val="none" w:sz="0" w:space="0" w:color="auto"/>
                <w:bottom w:val="none" w:sz="0" w:space="0" w:color="auto"/>
                <w:right w:val="none" w:sz="0" w:space="0" w:color="auto"/>
              </w:divBdr>
            </w:div>
            <w:div w:id="1947031900">
              <w:marLeft w:val="0"/>
              <w:marRight w:val="0"/>
              <w:marTop w:val="0"/>
              <w:marBottom w:val="0"/>
              <w:divBdr>
                <w:top w:val="none" w:sz="0" w:space="0" w:color="auto"/>
                <w:left w:val="none" w:sz="0" w:space="0" w:color="auto"/>
                <w:bottom w:val="none" w:sz="0" w:space="0" w:color="auto"/>
                <w:right w:val="none" w:sz="0" w:space="0" w:color="auto"/>
              </w:divBdr>
            </w:div>
            <w:div w:id="1948003499">
              <w:marLeft w:val="0"/>
              <w:marRight w:val="0"/>
              <w:marTop w:val="0"/>
              <w:marBottom w:val="0"/>
              <w:divBdr>
                <w:top w:val="none" w:sz="0" w:space="0" w:color="auto"/>
                <w:left w:val="none" w:sz="0" w:space="0" w:color="auto"/>
                <w:bottom w:val="none" w:sz="0" w:space="0" w:color="auto"/>
                <w:right w:val="none" w:sz="0" w:space="0" w:color="auto"/>
              </w:divBdr>
            </w:div>
            <w:div w:id="1948810269">
              <w:marLeft w:val="0"/>
              <w:marRight w:val="0"/>
              <w:marTop w:val="0"/>
              <w:marBottom w:val="0"/>
              <w:divBdr>
                <w:top w:val="none" w:sz="0" w:space="0" w:color="auto"/>
                <w:left w:val="none" w:sz="0" w:space="0" w:color="auto"/>
                <w:bottom w:val="none" w:sz="0" w:space="0" w:color="auto"/>
                <w:right w:val="none" w:sz="0" w:space="0" w:color="auto"/>
              </w:divBdr>
            </w:div>
            <w:div w:id="1949388061">
              <w:marLeft w:val="0"/>
              <w:marRight w:val="0"/>
              <w:marTop w:val="0"/>
              <w:marBottom w:val="0"/>
              <w:divBdr>
                <w:top w:val="none" w:sz="0" w:space="0" w:color="auto"/>
                <w:left w:val="none" w:sz="0" w:space="0" w:color="auto"/>
                <w:bottom w:val="none" w:sz="0" w:space="0" w:color="auto"/>
                <w:right w:val="none" w:sz="0" w:space="0" w:color="auto"/>
              </w:divBdr>
            </w:div>
            <w:div w:id="1949579779">
              <w:marLeft w:val="0"/>
              <w:marRight w:val="0"/>
              <w:marTop w:val="0"/>
              <w:marBottom w:val="0"/>
              <w:divBdr>
                <w:top w:val="none" w:sz="0" w:space="0" w:color="auto"/>
                <w:left w:val="none" w:sz="0" w:space="0" w:color="auto"/>
                <w:bottom w:val="none" w:sz="0" w:space="0" w:color="auto"/>
                <w:right w:val="none" w:sz="0" w:space="0" w:color="auto"/>
              </w:divBdr>
            </w:div>
            <w:div w:id="1951283051">
              <w:marLeft w:val="0"/>
              <w:marRight w:val="0"/>
              <w:marTop w:val="0"/>
              <w:marBottom w:val="0"/>
              <w:divBdr>
                <w:top w:val="none" w:sz="0" w:space="0" w:color="auto"/>
                <w:left w:val="none" w:sz="0" w:space="0" w:color="auto"/>
                <w:bottom w:val="none" w:sz="0" w:space="0" w:color="auto"/>
                <w:right w:val="none" w:sz="0" w:space="0" w:color="auto"/>
              </w:divBdr>
            </w:div>
            <w:div w:id="1951474845">
              <w:marLeft w:val="0"/>
              <w:marRight w:val="0"/>
              <w:marTop w:val="0"/>
              <w:marBottom w:val="0"/>
              <w:divBdr>
                <w:top w:val="none" w:sz="0" w:space="0" w:color="auto"/>
                <w:left w:val="none" w:sz="0" w:space="0" w:color="auto"/>
                <w:bottom w:val="none" w:sz="0" w:space="0" w:color="auto"/>
                <w:right w:val="none" w:sz="0" w:space="0" w:color="auto"/>
              </w:divBdr>
            </w:div>
            <w:div w:id="1955555163">
              <w:marLeft w:val="0"/>
              <w:marRight w:val="0"/>
              <w:marTop w:val="0"/>
              <w:marBottom w:val="0"/>
              <w:divBdr>
                <w:top w:val="none" w:sz="0" w:space="0" w:color="auto"/>
                <w:left w:val="none" w:sz="0" w:space="0" w:color="auto"/>
                <w:bottom w:val="none" w:sz="0" w:space="0" w:color="auto"/>
                <w:right w:val="none" w:sz="0" w:space="0" w:color="auto"/>
              </w:divBdr>
            </w:div>
            <w:div w:id="1957834276">
              <w:marLeft w:val="0"/>
              <w:marRight w:val="0"/>
              <w:marTop w:val="0"/>
              <w:marBottom w:val="0"/>
              <w:divBdr>
                <w:top w:val="none" w:sz="0" w:space="0" w:color="auto"/>
                <w:left w:val="none" w:sz="0" w:space="0" w:color="auto"/>
                <w:bottom w:val="none" w:sz="0" w:space="0" w:color="auto"/>
                <w:right w:val="none" w:sz="0" w:space="0" w:color="auto"/>
              </w:divBdr>
            </w:div>
            <w:div w:id="1958678757">
              <w:marLeft w:val="0"/>
              <w:marRight w:val="0"/>
              <w:marTop w:val="0"/>
              <w:marBottom w:val="0"/>
              <w:divBdr>
                <w:top w:val="none" w:sz="0" w:space="0" w:color="auto"/>
                <w:left w:val="none" w:sz="0" w:space="0" w:color="auto"/>
                <w:bottom w:val="none" w:sz="0" w:space="0" w:color="auto"/>
                <w:right w:val="none" w:sz="0" w:space="0" w:color="auto"/>
              </w:divBdr>
            </w:div>
            <w:div w:id="1960646285">
              <w:marLeft w:val="0"/>
              <w:marRight w:val="0"/>
              <w:marTop w:val="0"/>
              <w:marBottom w:val="0"/>
              <w:divBdr>
                <w:top w:val="none" w:sz="0" w:space="0" w:color="auto"/>
                <w:left w:val="none" w:sz="0" w:space="0" w:color="auto"/>
                <w:bottom w:val="none" w:sz="0" w:space="0" w:color="auto"/>
                <w:right w:val="none" w:sz="0" w:space="0" w:color="auto"/>
              </w:divBdr>
            </w:div>
            <w:div w:id="1961179291">
              <w:marLeft w:val="0"/>
              <w:marRight w:val="0"/>
              <w:marTop w:val="0"/>
              <w:marBottom w:val="0"/>
              <w:divBdr>
                <w:top w:val="none" w:sz="0" w:space="0" w:color="auto"/>
                <w:left w:val="none" w:sz="0" w:space="0" w:color="auto"/>
                <w:bottom w:val="none" w:sz="0" w:space="0" w:color="auto"/>
                <w:right w:val="none" w:sz="0" w:space="0" w:color="auto"/>
              </w:divBdr>
            </w:div>
            <w:div w:id="1961758737">
              <w:marLeft w:val="0"/>
              <w:marRight w:val="0"/>
              <w:marTop w:val="0"/>
              <w:marBottom w:val="0"/>
              <w:divBdr>
                <w:top w:val="none" w:sz="0" w:space="0" w:color="auto"/>
                <w:left w:val="none" w:sz="0" w:space="0" w:color="auto"/>
                <w:bottom w:val="none" w:sz="0" w:space="0" w:color="auto"/>
                <w:right w:val="none" w:sz="0" w:space="0" w:color="auto"/>
              </w:divBdr>
            </w:div>
            <w:div w:id="1963808082">
              <w:marLeft w:val="0"/>
              <w:marRight w:val="0"/>
              <w:marTop w:val="0"/>
              <w:marBottom w:val="0"/>
              <w:divBdr>
                <w:top w:val="none" w:sz="0" w:space="0" w:color="auto"/>
                <w:left w:val="none" w:sz="0" w:space="0" w:color="auto"/>
                <w:bottom w:val="none" w:sz="0" w:space="0" w:color="auto"/>
                <w:right w:val="none" w:sz="0" w:space="0" w:color="auto"/>
              </w:divBdr>
            </w:div>
            <w:div w:id="1965310523">
              <w:marLeft w:val="0"/>
              <w:marRight w:val="0"/>
              <w:marTop w:val="0"/>
              <w:marBottom w:val="0"/>
              <w:divBdr>
                <w:top w:val="none" w:sz="0" w:space="0" w:color="auto"/>
                <w:left w:val="none" w:sz="0" w:space="0" w:color="auto"/>
                <w:bottom w:val="none" w:sz="0" w:space="0" w:color="auto"/>
                <w:right w:val="none" w:sz="0" w:space="0" w:color="auto"/>
              </w:divBdr>
            </w:div>
            <w:div w:id="1965573980">
              <w:marLeft w:val="0"/>
              <w:marRight w:val="0"/>
              <w:marTop w:val="0"/>
              <w:marBottom w:val="0"/>
              <w:divBdr>
                <w:top w:val="none" w:sz="0" w:space="0" w:color="auto"/>
                <w:left w:val="none" w:sz="0" w:space="0" w:color="auto"/>
                <w:bottom w:val="none" w:sz="0" w:space="0" w:color="auto"/>
                <w:right w:val="none" w:sz="0" w:space="0" w:color="auto"/>
              </w:divBdr>
            </w:div>
            <w:div w:id="1969047619">
              <w:marLeft w:val="0"/>
              <w:marRight w:val="0"/>
              <w:marTop w:val="0"/>
              <w:marBottom w:val="0"/>
              <w:divBdr>
                <w:top w:val="none" w:sz="0" w:space="0" w:color="auto"/>
                <w:left w:val="none" w:sz="0" w:space="0" w:color="auto"/>
                <w:bottom w:val="none" w:sz="0" w:space="0" w:color="auto"/>
                <w:right w:val="none" w:sz="0" w:space="0" w:color="auto"/>
              </w:divBdr>
            </w:div>
            <w:div w:id="1969314350">
              <w:marLeft w:val="0"/>
              <w:marRight w:val="0"/>
              <w:marTop w:val="0"/>
              <w:marBottom w:val="0"/>
              <w:divBdr>
                <w:top w:val="none" w:sz="0" w:space="0" w:color="auto"/>
                <w:left w:val="none" w:sz="0" w:space="0" w:color="auto"/>
                <w:bottom w:val="none" w:sz="0" w:space="0" w:color="auto"/>
                <w:right w:val="none" w:sz="0" w:space="0" w:color="auto"/>
              </w:divBdr>
            </w:div>
            <w:div w:id="1969358367">
              <w:marLeft w:val="0"/>
              <w:marRight w:val="0"/>
              <w:marTop w:val="0"/>
              <w:marBottom w:val="0"/>
              <w:divBdr>
                <w:top w:val="none" w:sz="0" w:space="0" w:color="auto"/>
                <w:left w:val="none" w:sz="0" w:space="0" w:color="auto"/>
                <w:bottom w:val="none" w:sz="0" w:space="0" w:color="auto"/>
                <w:right w:val="none" w:sz="0" w:space="0" w:color="auto"/>
              </w:divBdr>
            </w:div>
            <w:div w:id="1970894914">
              <w:marLeft w:val="0"/>
              <w:marRight w:val="0"/>
              <w:marTop w:val="0"/>
              <w:marBottom w:val="0"/>
              <w:divBdr>
                <w:top w:val="none" w:sz="0" w:space="0" w:color="auto"/>
                <w:left w:val="none" w:sz="0" w:space="0" w:color="auto"/>
                <w:bottom w:val="none" w:sz="0" w:space="0" w:color="auto"/>
                <w:right w:val="none" w:sz="0" w:space="0" w:color="auto"/>
              </w:divBdr>
            </w:div>
            <w:div w:id="1971939973">
              <w:marLeft w:val="0"/>
              <w:marRight w:val="0"/>
              <w:marTop w:val="0"/>
              <w:marBottom w:val="0"/>
              <w:divBdr>
                <w:top w:val="none" w:sz="0" w:space="0" w:color="auto"/>
                <w:left w:val="none" w:sz="0" w:space="0" w:color="auto"/>
                <w:bottom w:val="none" w:sz="0" w:space="0" w:color="auto"/>
                <w:right w:val="none" w:sz="0" w:space="0" w:color="auto"/>
              </w:divBdr>
            </w:div>
            <w:div w:id="1973749538">
              <w:marLeft w:val="0"/>
              <w:marRight w:val="0"/>
              <w:marTop w:val="0"/>
              <w:marBottom w:val="0"/>
              <w:divBdr>
                <w:top w:val="none" w:sz="0" w:space="0" w:color="auto"/>
                <w:left w:val="none" w:sz="0" w:space="0" w:color="auto"/>
                <w:bottom w:val="none" w:sz="0" w:space="0" w:color="auto"/>
                <w:right w:val="none" w:sz="0" w:space="0" w:color="auto"/>
              </w:divBdr>
            </w:div>
            <w:div w:id="1973903555">
              <w:marLeft w:val="0"/>
              <w:marRight w:val="0"/>
              <w:marTop w:val="0"/>
              <w:marBottom w:val="0"/>
              <w:divBdr>
                <w:top w:val="none" w:sz="0" w:space="0" w:color="auto"/>
                <w:left w:val="none" w:sz="0" w:space="0" w:color="auto"/>
                <w:bottom w:val="none" w:sz="0" w:space="0" w:color="auto"/>
                <w:right w:val="none" w:sz="0" w:space="0" w:color="auto"/>
              </w:divBdr>
            </w:div>
            <w:div w:id="1974286548">
              <w:marLeft w:val="0"/>
              <w:marRight w:val="0"/>
              <w:marTop w:val="0"/>
              <w:marBottom w:val="0"/>
              <w:divBdr>
                <w:top w:val="none" w:sz="0" w:space="0" w:color="auto"/>
                <w:left w:val="none" w:sz="0" w:space="0" w:color="auto"/>
                <w:bottom w:val="none" w:sz="0" w:space="0" w:color="auto"/>
                <w:right w:val="none" w:sz="0" w:space="0" w:color="auto"/>
              </w:divBdr>
            </w:div>
            <w:div w:id="1974556190">
              <w:marLeft w:val="0"/>
              <w:marRight w:val="0"/>
              <w:marTop w:val="0"/>
              <w:marBottom w:val="0"/>
              <w:divBdr>
                <w:top w:val="none" w:sz="0" w:space="0" w:color="auto"/>
                <w:left w:val="none" w:sz="0" w:space="0" w:color="auto"/>
                <w:bottom w:val="none" w:sz="0" w:space="0" w:color="auto"/>
                <w:right w:val="none" w:sz="0" w:space="0" w:color="auto"/>
              </w:divBdr>
            </w:div>
            <w:div w:id="1974939037">
              <w:marLeft w:val="0"/>
              <w:marRight w:val="0"/>
              <w:marTop w:val="0"/>
              <w:marBottom w:val="0"/>
              <w:divBdr>
                <w:top w:val="none" w:sz="0" w:space="0" w:color="auto"/>
                <w:left w:val="none" w:sz="0" w:space="0" w:color="auto"/>
                <w:bottom w:val="none" w:sz="0" w:space="0" w:color="auto"/>
                <w:right w:val="none" w:sz="0" w:space="0" w:color="auto"/>
              </w:divBdr>
            </w:div>
            <w:div w:id="1975744638">
              <w:marLeft w:val="0"/>
              <w:marRight w:val="0"/>
              <w:marTop w:val="0"/>
              <w:marBottom w:val="0"/>
              <w:divBdr>
                <w:top w:val="none" w:sz="0" w:space="0" w:color="auto"/>
                <w:left w:val="none" w:sz="0" w:space="0" w:color="auto"/>
                <w:bottom w:val="none" w:sz="0" w:space="0" w:color="auto"/>
                <w:right w:val="none" w:sz="0" w:space="0" w:color="auto"/>
              </w:divBdr>
            </w:div>
            <w:div w:id="1976252620">
              <w:marLeft w:val="0"/>
              <w:marRight w:val="0"/>
              <w:marTop w:val="0"/>
              <w:marBottom w:val="0"/>
              <w:divBdr>
                <w:top w:val="none" w:sz="0" w:space="0" w:color="auto"/>
                <w:left w:val="none" w:sz="0" w:space="0" w:color="auto"/>
                <w:bottom w:val="none" w:sz="0" w:space="0" w:color="auto"/>
                <w:right w:val="none" w:sz="0" w:space="0" w:color="auto"/>
              </w:divBdr>
              <w:divsChild>
                <w:div w:id="153885064">
                  <w:marLeft w:val="0"/>
                  <w:marRight w:val="0"/>
                  <w:marTop w:val="0"/>
                  <w:marBottom w:val="0"/>
                  <w:divBdr>
                    <w:top w:val="none" w:sz="0" w:space="0" w:color="auto"/>
                    <w:left w:val="none" w:sz="0" w:space="0" w:color="auto"/>
                    <w:bottom w:val="none" w:sz="0" w:space="0" w:color="auto"/>
                    <w:right w:val="none" w:sz="0" w:space="0" w:color="auto"/>
                  </w:divBdr>
                </w:div>
                <w:div w:id="357246263">
                  <w:marLeft w:val="0"/>
                  <w:marRight w:val="0"/>
                  <w:marTop w:val="0"/>
                  <w:marBottom w:val="0"/>
                  <w:divBdr>
                    <w:top w:val="none" w:sz="0" w:space="0" w:color="auto"/>
                    <w:left w:val="none" w:sz="0" w:space="0" w:color="auto"/>
                    <w:bottom w:val="none" w:sz="0" w:space="0" w:color="auto"/>
                    <w:right w:val="none" w:sz="0" w:space="0" w:color="auto"/>
                  </w:divBdr>
                </w:div>
                <w:div w:id="369651050">
                  <w:marLeft w:val="0"/>
                  <w:marRight w:val="0"/>
                  <w:marTop w:val="0"/>
                  <w:marBottom w:val="0"/>
                  <w:divBdr>
                    <w:top w:val="none" w:sz="0" w:space="0" w:color="auto"/>
                    <w:left w:val="none" w:sz="0" w:space="0" w:color="auto"/>
                    <w:bottom w:val="none" w:sz="0" w:space="0" w:color="auto"/>
                    <w:right w:val="none" w:sz="0" w:space="0" w:color="auto"/>
                  </w:divBdr>
                </w:div>
                <w:div w:id="453905837">
                  <w:marLeft w:val="0"/>
                  <w:marRight w:val="0"/>
                  <w:marTop w:val="0"/>
                  <w:marBottom w:val="0"/>
                  <w:divBdr>
                    <w:top w:val="none" w:sz="0" w:space="0" w:color="auto"/>
                    <w:left w:val="none" w:sz="0" w:space="0" w:color="auto"/>
                    <w:bottom w:val="none" w:sz="0" w:space="0" w:color="auto"/>
                    <w:right w:val="none" w:sz="0" w:space="0" w:color="auto"/>
                  </w:divBdr>
                </w:div>
                <w:div w:id="633949103">
                  <w:marLeft w:val="0"/>
                  <w:marRight w:val="0"/>
                  <w:marTop w:val="0"/>
                  <w:marBottom w:val="0"/>
                  <w:divBdr>
                    <w:top w:val="none" w:sz="0" w:space="0" w:color="auto"/>
                    <w:left w:val="none" w:sz="0" w:space="0" w:color="auto"/>
                    <w:bottom w:val="none" w:sz="0" w:space="0" w:color="auto"/>
                    <w:right w:val="none" w:sz="0" w:space="0" w:color="auto"/>
                  </w:divBdr>
                </w:div>
                <w:div w:id="808942407">
                  <w:marLeft w:val="0"/>
                  <w:marRight w:val="0"/>
                  <w:marTop w:val="0"/>
                  <w:marBottom w:val="0"/>
                  <w:divBdr>
                    <w:top w:val="none" w:sz="0" w:space="0" w:color="auto"/>
                    <w:left w:val="none" w:sz="0" w:space="0" w:color="auto"/>
                    <w:bottom w:val="none" w:sz="0" w:space="0" w:color="auto"/>
                    <w:right w:val="none" w:sz="0" w:space="0" w:color="auto"/>
                  </w:divBdr>
                </w:div>
                <w:div w:id="990869100">
                  <w:marLeft w:val="0"/>
                  <w:marRight w:val="0"/>
                  <w:marTop w:val="0"/>
                  <w:marBottom w:val="0"/>
                  <w:divBdr>
                    <w:top w:val="none" w:sz="0" w:space="0" w:color="auto"/>
                    <w:left w:val="none" w:sz="0" w:space="0" w:color="auto"/>
                    <w:bottom w:val="none" w:sz="0" w:space="0" w:color="auto"/>
                    <w:right w:val="none" w:sz="0" w:space="0" w:color="auto"/>
                  </w:divBdr>
                </w:div>
                <w:div w:id="1032919047">
                  <w:marLeft w:val="0"/>
                  <w:marRight w:val="0"/>
                  <w:marTop w:val="0"/>
                  <w:marBottom w:val="0"/>
                  <w:divBdr>
                    <w:top w:val="none" w:sz="0" w:space="0" w:color="auto"/>
                    <w:left w:val="none" w:sz="0" w:space="0" w:color="auto"/>
                    <w:bottom w:val="none" w:sz="0" w:space="0" w:color="auto"/>
                    <w:right w:val="none" w:sz="0" w:space="0" w:color="auto"/>
                  </w:divBdr>
                </w:div>
                <w:div w:id="1036850025">
                  <w:marLeft w:val="0"/>
                  <w:marRight w:val="0"/>
                  <w:marTop w:val="0"/>
                  <w:marBottom w:val="0"/>
                  <w:divBdr>
                    <w:top w:val="none" w:sz="0" w:space="0" w:color="auto"/>
                    <w:left w:val="none" w:sz="0" w:space="0" w:color="auto"/>
                    <w:bottom w:val="none" w:sz="0" w:space="0" w:color="auto"/>
                    <w:right w:val="none" w:sz="0" w:space="0" w:color="auto"/>
                  </w:divBdr>
                </w:div>
                <w:div w:id="1062018575">
                  <w:marLeft w:val="0"/>
                  <w:marRight w:val="0"/>
                  <w:marTop w:val="0"/>
                  <w:marBottom w:val="0"/>
                  <w:divBdr>
                    <w:top w:val="none" w:sz="0" w:space="0" w:color="auto"/>
                    <w:left w:val="none" w:sz="0" w:space="0" w:color="auto"/>
                    <w:bottom w:val="none" w:sz="0" w:space="0" w:color="auto"/>
                    <w:right w:val="none" w:sz="0" w:space="0" w:color="auto"/>
                  </w:divBdr>
                </w:div>
                <w:div w:id="1674380568">
                  <w:marLeft w:val="0"/>
                  <w:marRight w:val="0"/>
                  <w:marTop w:val="0"/>
                  <w:marBottom w:val="0"/>
                  <w:divBdr>
                    <w:top w:val="none" w:sz="0" w:space="0" w:color="auto"/>
                    <w:left w:val="none" w:sz="0" w:space="0" w:color="auto"/>
                    <w:bottom w:val="none" w:sz="0" w:space="0" w:color="auto"/>
                    <w:right w:val="none" w:sz="0" w:space="0" w:color="auto"/>
                  </w:divBdr>
                </w:div>
                <w:div w:id="1746605669">
                  <w:marLeft w:val="0"/>
                  <w:marRight w:val="0"/>
                  <w:marTop w:val="0"/>
                  <w:marBottom w:val="0"/>
                  <w:divBdr>
                    <w:top w:val="none" w:sz="0" w:space="0" w:color="auto"/>
                    <w:left w:val="none" w:sz="0" w:space="0" w:color="auto"/>
                    <w:bottom w:val="none" w:sz="0" w:space="0" w:color="auto"/>
                    <w:right w:val="none" w:sz="0" w:space="0" w:color="auto"/>
                  </w:divBdr>
                </w:div>
                <w:div w:id="1957642505">
                  <w:marLeft w:val="0"/>
                  <w:marRight w:val="0"/>
                  <w:marTop w:val="0"/>
                  <w:marBottom w:val="0"/>
                  <w:divBdr>
                    <w:top w:val="none" w:sz="0" w:space="0" w:color="auto"/>
                    <w:left w:val="none" w:sz="0" w:space="0" w:color="auto"/>
                    <w:bottom w:val="none" w:sz="0" w:space="0" w:color="auto"/>
                    <w:right w:val="none" w:sz="0" w:space="0" w:color="auto"/>
                  </w:divBdr>
                </w:div>
              </w:divsChild>
            </w:div>
            <w:div w:id="1977174554">
              <w:marLeft w:val="0"/>
              <w:marRight w:val="0"/>
              <w:marTop w:val="0"/>
              <w:marBottom w:val="0"/>
              <w:divBdr>
                <w:top w:val="none" w:sz="0" w:space="0" w:color="auto"/>
                <w:left w:val="none" w:sz="0" w:space="0" w:color="auto"/>
                <w:bottom w:val="none" w:sz="0" w:space="0" w:color="auto"/>
                <w:right w:val="none" w:sz="0" w:space="0" w:color="auto"/>
              </w:divBdr>
            </w:div>
            <w:div w:id="1978292047">
              <w:marLeft w:val="0"/>
              <w:marRight w:val="0"/>
              <w:marTop w:val="0"/>
              <w:marBottom w:val="0"/>
              <w:divBdr>
                <w:top w:val="none" w:sz="0" w:space="0" w:color="auto"/>
                <w:left w:val="none" w:sz="0" w:space="0" w:color="auto"/>
                <w:bottom w:val="none" w:sz="0" w:space="0" w:color="auto"/>
                <w:right w:val="none" w:sz="0" w:space="0" w:color="auto"/>
              </w:divBdr>
            </w:div>
            <w:div w:id="1981616846">
              <w:marLeft w:val="0"/>
              <w:marRight w:val="0"/>
              <w:marTop w:val="0"/>
              <w:marBottom w:val="0"/>
              <w:divBdr>
                <w:top w:val="none" w:sz="0" w:space="0" w:color="auto"/>
                <w:left w:val="none" w:sz="0" w:space="0" w:color="auto"/>
                <w:bottom w:val="none" w:sz="0" w:space="0" w:color="auto"/>
                <w:right w:val="none" w:sz="0" w:space="0" w:color="auto"/>
              </w:divBdr>
            </w:div>
            <w:div w:id="1983383585">
              <w:marLeft w:val="0"/>
              <w:marRight w:val="0"/>
              <w:marTop w:val="0"/>
              <w:marBottom w:val="0"/>
              <w:divBdr>
                <w:top w:val="none" w:sz="0" w:space="0" w:color="auto"/>
                <w:left w:val="none" w:sz="0" w:space="0" w:color="auto"/>
                <w:bottom w:val="none" w:sz="0" w:space="0" w:color="auto"/>
                <w:right w:val="none" w:sz="0" w:space="0" w:color="auto"/>
              </w:divBdr>
            </w:div>
            <w:div w:id="1983997213">
              <w:marLeft w:val="0"/>
              <w:marRight w:val="0"/>
              <w:marTop w:val="0"/>
              <w:marBottom w:val="0"/>
              <w:divBdr>
                <w:top w:val="none" w:sz="0" w:space="0" w:color="auto"/>
                <w:left w:val="none" w:sz="0" w:space="0" w:color="auto"/>
                <w:bottom w:val="none" w:sz="0" w:space="0" w:color="auto"/>
                <w:right w:val="none" w:sz="0" w:space="0" w:color="auto"/>
              </w:divBdr>
            </w:div>
            <w:div w:id="1984235906">
              <w:marLeft w:val="0"/>
              <w:marRight w:val="0"/>
              <w:marTop w:val="0"/>
              <w:marBottom w:val="0"/>
              <w:divBdr>
                <w:top w:val="none" w:sz="0" w:space="0" w:color="auto"/>
                <w:left w:val="none" w:sz="0" w:space="0" w:color="auto"/>
                <w:bottom w:val="none" w:sz="0" w:space="0" w:color="auto"/>
                <w:right w:val="none" w:sz="0" w:space="0" w:color="auto"/>
              </w:divBdr>
            </w:div>
            <w:div w:id="1984692817">
              <w:marLeft w:val="0"/>
              <w:marRight w:val="0"/>
              <w:marTop w:val="0"/>
              <w:marBottom w:val="0"/>
              <w:divBdr>
                <w:top w:val="none" w:sz="0" w:space="0" w:color="auto"/>
                <w:left w:val="none" w:sz="0" w:space="0" w:color="auto"/>
                <w:bottom w:val="none" w:sz="0" w:space="0" w:color="auto"/>
                <w:right w:val="none" w:sz="0" w:space="0" w:color="auto"/>
              </w:divBdr>
            </w:div>
            <w:div w:id="1984701807">
              <w:marLeft w:val="0"/>
              <w:marRight w:val="0"/>
              <w:marTop w:val="0"/>
              <w:marBottom w:val="0"/>
              <w:divBdr>
                <w:top w:val="none" w:sz="0" w:space="0" w:color="auto"/>
                <w:left w:val="none" w:sz="0" w:space="0" w:color="auto"/>
                <w:bottom w:val="none" w:sz="0" w:space="0" w:color="auto"/>
                <w:right w:val="none" w:sz="0" w:space="0" w:color="auto"/>
              </w:divBdr>
            </w:div>
            <w:div w:id="1984963195">
              <w:marLeft w:val="0"/>
              <w:marRight w:val="0"/>
              <w:marTop w:val="0"/>
              <w:marBottom w:val="0"/>
              <w:divBdr>
                <w:top w:val="none" w:sz="0" w:space="0" w:color="auto"/>
                <w:left w:val="none" w:sz="0" w:space="0" w:color="auto"/>
                <w:bottom w:val="none" w:sz="0" w:space="0" w:color="auto"/>
                <w:right w:val="none" w:sz="0" w:space="0" w:color="auto"/>
              </w:divBdr>
            </w:div>
            <w:div w:id="1987125096">
              <w:marLeft w:val="0"/>
              <w:marRight w:val="0"/>
              <w:marTop w:val="0"/>
              <w:marBottom w:val="0"/>
              <w:divBdr>
                <w:top w:val="none" w:sz="0" w:space="0" w:color="auto"/>
                <w:left w:val="none" w:sz="0" w:space="0" w:color="auto"/>
                <w:bottom w:val="none" w:sz="0" w:space="0" w:color="auto"/>
                <w:right w:val="none" w:sz="0" w:space="0" w:color="auto"/>
              </w:divBdr>
            </w:div>
            <w:div w:id="1989432527">
              <w:marLeft w:val="0"/>
              <w:marRight w:val="0"/>
              <w:marTop w:val="0"/>
              <w:marBottom w:val="0"/>
              <w:divBdr>
                <w:top w:val="none" w:sz="0" w:space="0" w:color="auto"/>
                <w:left w:val="none" w:sz="0" w:space="0" w:color="auto"/>
                <w:bottom w:val="none" w:sz="0" w:space="0" w:color="auto"/>
                <w:right w:val="none" w:sz="0" w:space="0" w:color="auto"/>
              </w:divBdr>
            </w:div>
            <w:div w:id="1989705103">
              <w:marLeft w:val="0"/>
              <w:marRight w:val="0"/>
              <w:marTop w:val="0"/>
              <w:marBottom w:val="0"/>
              <w:divBdr>
                <w:top w:val="none" w:sz="0" w:space="0" w:color="auto"/>
                <w:left w:val="none" w:sz="0" w:space="0" w:color="auto"/>
                <w:bottom w:val="none" w:sz="0" w:space="0" w:color="auto"/>
                <w:right w:val="none" w:sz="0" w:space="0" w:color="auto"/>
              </w:divBdr>
            </w:div>
            <w:div w:id="1990866363">
              <w:marLeft w:val="0"/>
              <w:marRight w:val="0"/>
              <w:marTop w:val="0"/>
              <w:marBottom w:val="0"/>
              <w:divBdr>
                <w:top w:val="none" w:sz="0" w:space="0" w:color="auto"/>
                <w:left w:val="none" w:sz="0" w:space="0" w:color="auto"/>
                <w:bottom w:val="none" w:sz="0" w:space="0" w:color="auto"/>
                <w:right w:val="none" w:sz="0" w:space="0" w:color="auto"/>
              </w:divBdr>
            </w:div>
            <w:div w:id="1991901431">
              <w:marLeft w:val="0"/>
              <w:marRight w:val="0"/>
              <w:marTop w:val="0"/>
              <w:marBottom w:val="0"/>
              <w:divBdr>
                <w:top w:val="none" w:sz="0" w:space="0" w:color="auto"/>
                <w:left w:val="none" w:sz="0" w:space="0" w:color="auto"/>
                <w:bottom w:val="none" w:sz="0" w:space="0" w:color="auto"/>
                <w:right w:val="none" w:sz="0" w:space="0" w:color="auto"/>
              </w:divBdr>
            </w:div>
            <w:div w:id="1992365219">
              <w:marLeft w:val="0"/>
              <w:marRight w:val="0"/>
              <w:marTop w:val="0"/>
              <w:marBottom w:val="0"/>
              <w:divBdr>
                <w:top w:val="none" w:sz="0" w:space="0" w:color="auto"/>
                <w:left w:val="none" w:sz="0" w:space="0" w:color="auto"/>
                <w:bottom w:val="none" w:sz="0" w:space="0" w:color="auto"/>
                <w:right w:val="none" w:sz="0" w:space="0" w:color="auto"/>
              </w:divBdr>
            </w:div>
            <w:div w:id="1994409411">
              <w:marLeft w:val="0"/>
              <w:marRight w:val="0"/>
              <w:marTop w:val="0"/>
              <w:marBottom w:val="0"/>
              <w:divBdr>
                <w:top w:val="none" w:sz="0" w:space="0" w:color="auto"/>
                <w:left w:val="none" w:sz="0" w:space="0" w:color="auto"/>
                <w:bottom w:val="none" w:sz="0" w:space="0" w:color="auto"/>
                <w:right w:val="none" w:sz="0" w:space="0" w:color="auto"/>
              </w:divBdr>
            </w:div>
            <w:div w:id="1994485027">
              <w:marLeft w:val="0"/>
              <w:marRight w:val="0"/>
              <w:marTop w:val="0"/>
              <w:marBottom w:val="0"/>
              <w:divBdr>
                <w:top w:val="none" w:sz="0" w:space="0" w:color="auto"/>
                <w:left w:val="none" w:sz="0" w:space="0" w:color="auto"/>
                <w:bottom w:val="none" w:sz="0" w:space="0" w:color="auto"/>
                <w:right w:val="none" w:sz="0" w:space="0" w:color="auto"/>
              </w:divBdr>
            </w:div>
            <w:div w:id="1995209774">
              <w:marLeft w:val="0"/>
              <w:marRight w:val="0"/>
              <w:marTop w:val="0"/>
              <w:marBottom w:val="0"/>
              <w:divBdr>
                <w:top w:val="none" w:sz="0" w:space="0" w:color="auto"/>
                <w:left w:val="none" w:sz="0" w:space="0" w:color="auto"/>
                <w:bottom w:val="none" w:sz="0" w:space="0" w:color="auto"/>
                <w:right w:val="none" w:sz="0" w:space="0" w:color="auto"/>
              </w:divBdr>
            </w:div>
            <w:div w:id="2000234288">
              <w:marLeft w:val="0"/>
              <w:marRight w:val="0"/>
              <w:marTop w:val="0"/>
              <w:marBottom w:val="0"/>
              <w:divBdr>
                <w:top w:val="none" w:sz="0" w:space="0" w:color="auto"/>
                <w:left w:val="none" w:sz="0" w:space="0" w:color="auto"/>
                <w:bottom w:val="none" w:sz="0" w:space="0" w:color="auto"/>
                <w:right w:val="none" w:sz="0" w:space="0" w:color="auto"/>
              </w:divBdr>
            </w:div>
            <w:div w:id="2001274075">
              <w:marLeft w:val="0"/>
              <w:marRight w:val="0"/>
              <w:marTop w:val="0"/>
              <w:marBottom w:val="0"/>
              <w:divBdr>
                <w:top w:val="none" w:sz="0" w:space="0" w:color="auto"/>
                <w:left w:val="none" w:sz="0" w:space="0" w:color="auto"/>
                <w:bottom w:val="none" w:sz="0" w:space="0" w:color="auto"/>
                <w:right w:val="none" w:sz="0" w:space="0" w:color="auto"/>
              </w:divBdr>
            </w:div>
            <w:div w:id="2005426033">
              <w:marLeft w:val="0"/>
              <w:marRight w:val="0"/>
              <w:marTop w:val="0"/>
              <w:marBottom w:val="0"/>
              <w:divBdr>
                <w:top w:val="none" w:sz="0" w:space="0" w:color="auto"/>
                <w:left w:val="none" w:sz="0" w:space="0" w:color="auto"/>
                <w:bottom w:val="none" w:sz="0" w:space="0" w:color="auto"/>
                <w:right w:val="none" w:sz="0" w:space="0" w:color="auto"/>
              </w:divBdr>
            </w:div>
            <w:div w:id="2010476142">
              <w:marLeft w:val="0"/>
              <w:marRight w:val="0"/>
              <w:marTop w:val="0"/>
              <w:marBottom w:val="0"/>
              <w:divBdr>
                <w:top w:val="none" w:sz="0" w:space="0" w:color="auto"/>
                <w:left w:val="none" w:sz="0" w:space="0" w:color="auto"/>
                <w:bottom w:val="none" w:sz="0" w:space="0" w:color="auto"/>
                <w:right w:val="none" w:sz="0" w:space="0" w:color="auto"/>
              </w:divBdr>
            </w:div>
            <w:div w:id="2016767289">
              <w:marLeft w:val="0"/>
              <w:marRight w:val="0"/>
              <w:marTop w:val="0"/>
              <w:marBottom w:val="0"/>
              <w:divBdr>
                <w:top w:val="none" w:sz="0" w:space="0" w:color="auto"/>
                <w:left w:val="none" w:sz="0" w:space="0" w:color="auto"/>
                <w:bottom w:val="none" w:sz="0" w:space="0" w:color="auto"/>
                <w:right w:val="none" w:sz="0" w:space="0" w:color="auto"/>
              </w:divBdr>
            </w:div>
            <w:div w:id="2017921117">
              <w:marLeft w:val="0"/>
              <w:marRight w:val="0"/>
              <w:marTop w:val="0"/>
              <w:marBottom w:val="0"/>
              <w:divBdr>
                <w:top w:val="none" w:sz="0" w:space="0" w:color="auto"/>
                <w:left w:val="none" w:sz="0" w:space="0" w:color="auto"/>
                <w:bottom w:val="none" w:sz="0" w:space="0" w:color="auto"/>
                <w:right w:val="none" w:sz="0" w:space="0" w:color="auto"/>
              </w:divBdr>
            </w:div>
            <w:div w:id="2020498980">
              <w:marLeft w:val="0"/>
              <w:marRight w:val="0"/>
              <w:marTop w:val="0"/>
              <w:marBottom w:val="0"/>
              <w:divBdr>
                <w:top w:val="none" w:sz="0" w:space="0" w:color="auto"/>
                <w:left w:val="none" w:sz="0" w:space="0" w:color="auto"/>
                <w:bottom w:val="none" w:sz="0" w:space="0" w:color="auto"/>
                <w:right w:val="none" w:sz="0" w:space="0" w:color="auto"/>
              </w:divBdr>
            </w:div>
            <w:div w:id="2022197921">
              <w:marLeft w:val="0"/>
              <w:marRight w:val="0"/>
              <w:marTop w:val="0"/>
              <w:marBottom w:val="0"/>
              <w:divBdr>
                <w:top w:val="none" w:sz="0" w:space="0" w:color="auto"/>
                <w:left w:val="none" w:sz="0" w:space="0" w:color="auto"/>
                <w:bottom w:val="none" w:sz="0" w:space="0" w:color="auto"/>
                <w:right w:val="none" w:sz="0" w:space="0" w:color="auto"/>
              </w:divBdr>
            </w:div>
            <w:div w:id="2022315268">
              <w:marLeft w:val="0"/>
              <w:marRight w:val="0"/>
              <w:marTop w:val="0"/>
              <w:marBottom w:val="0"/>
              <w:divBdr>
                <w:top w:val="none" w:sz="0" w:space="0" w:color="auto"/>
                <w:left w:val="none" w:sz="0" w:space="0" w:color="auto"/>
                <w:bottom w:val="none" w:sz="0" w:space="0" w:color="auto"/>
                <w:right w:val="none" w:sz="0" w:space="0" w:color="auto"/>
              </w:divBdr>
            </w:div>
            <w:div w:id="2024164877">
              <w:marLeft w:val="0"/>
              <w:marRight w:val="0"/>
              <w:marTop w:val="0"/>
              <w:marBottom w:val="0"/>
              <w:divBdr>
                <w:top w:val="none" w:sz="0" w:space="0" w:color="auto"/>
                <w:left w:val="none" w:sz="0" w:space="0" w:color="auto"/>
                <w:bottom w:val="none" w:sz="0" w:space="0" w:color="auto"/>
                <w:right w:val="none" w:sz="0" w:space="0" w:color="auto"/>
              </w:divBdr>
            </w:div>
            <w:div w:id="2025982411">
              <w:marLeft w:val="0"/>
              <w:marRight w:val="0"/>
              <w:marTop w:val="0"/>
              <w:marBottom w:val="0"/>
              <w:divBdr>
                <w:top w:val="none" w:sz="0" w:space="0" w:color="auto"/>
                <w:left w:val="none" w:sz="0" w:space="0" w:color="auto"/>
                <w:bottom w:val="none" w:sz="0" w:space="0" w:color="auto"/>
                <w:right w:val="none" w:sz="0" w:space="0" w:color="auto"/>
              </w:divBdr>
            </w:div>
            <w:div w:id="2027518440">
              <w:marLeft w:val="0"/>
              <w:marRight w:val="0"/>
              <w:marTop w:val="0"/>
              <w:marBottom w:val="0"/>
              <w:divBdr>
                <w:top w:val="none" w:sz="0" w:space="0" w:color="auto"/>
                <w:left w:val="none" w:sz="0" w:space="0" w:color="auto"/>
                <w:bottom w:val="none" w:sz="0" w:space="0" w:color="auto"/>
                <w:right w:val="none" w:sz="0" w:space="0" w:color="auto"/>
              </w:divBdr>
            </w:div>
            <w:div w:id="2027827849">
              <w:marLeft w:val="0"/>
              <w:marRight w:val="0"/>
              <w:marTop w:val="0"/>
              <w:marBottom w:val="0"/>
              <w:divBdr>
                <w:top w:val="none" w:sz="0" w:space="0" w:color="auto"/>
                <w:left w:val="none" w:sz="0" w:space="0" w:color="auto"/>
                <w:bottom w:val="none" w:sz="0" w:space="0" w:color="auto"/>
                <w:right w:val="none" w:sz="0" w:space="0" w:color="auto"/>
              </w:divBdr>
            </w:div>
            <w:div w:id="2028099079">
              <w:marLeft w:val="0"/>
              <w:marRight w:val="0"/>
              <w:marTop w:val="0"/>
              <w:marBottom w:val="0"/>
              <w:divBdr>
                <w:top w:val="none" w:sz="0" w:space="0" w:color="auto"/>
                <w:left w:val="none" w:sz="0" w:space="0" w:color="auto"/>
                <w:bottom w:val="none" w:sz="0" w:space="0" w:color="auto"/>
                <w:right w:val="none" w:sz="0" w:space="0" w:color="auto"/>
              </w:divBdr>
            </w:div>
            <w:div w:id="2029018129">
              <w:marLeft w:val="0"/>
              <w:marRight w:val="0"/>
              <w:marTop w:val="0"/>
              <w:marBottom w:val="0"/>
              <w:divBdr>
                <w:top w:val="none" w:sz="0" w:space="0" w:color="auto"/>
                <w:left w:val="none" w:sz="0" w:space="0" w:color="auto"/>
                <w:bottom w:val="none" w:sz="0" w:space="0" w:color="auto"/>
                <w:right w:val="none" w:sz="0" w:space="0" w:color="auto"/>
              </w:divBdr>
            </w:div>
            <w:div w:id="2032871186">
              <w:marLeft w:val="0"/>
              <w:marRight w:val="0"/>
              <w:marTop w:val="0"/>
              <w:marBottom w:val="0"/>
              <w:divBdr>
                <w:top w:val="none" w:sz="0" w:space="0" w:color="auto"/>
                <w:left w:val="none" w:sz="0" w:space="0" w:color="auto"/>
                <w:bottom w:val="none" w:sz="0" w:space="0" w:color="auto"/>
                <w:right w:val="none" w:sz="0" w:space="0" w:color="auto"/>
              </w:divBdr>
            </w:div>
            <w:div w:id="2039038918">
              <w:marLeft w:val="0"/>
              <w:marRight w:val="0"/>
              <w:marTop w:val="0"/>
              <w:marBottom w:val="0"/>
              <w:divBdr>
                <w:top w:val="none" w:sz="0" w:space="0" w:color="auto"/>
                <w:left w:val="none" w:sz="0" w:space="0" w:color="auto"/>
                <w:bottom w:val="none" w:sz="0" w:space="0" w:color="auto"/>
                <w:right w:val="none" w:sz="0" w:space="0" w:color="auto"/>
              </w:divBdr>
            </w:div>
            <w:div w:id="2041778699">
              <w:marLeft w:val="0"/>
              <w:marRight w:val="0"/>
              <w:marTop w:val="0"/>
              <w:marBottom w:val="0"/>
              <w:divBdr>
                <w:top w:val="none" w:sz="0" w:space="0" w:color="auto"/>
                <w:left w:val="none" w:sz="0" w:space="0" w:color="auto"/>
                <w:bottom w:val="none" w:sz="0" w:space="0" w:color="auto"/>
                <w:right w:val="none" w:sz="0" w:space="0" w:color="auto"/>
              </w:divBdr>
            </w:div>
            <w:div w:id="2042391083">
              <w:marLeft w:val="0"/>
              <w:marRight w:val="0"/>
              <w:marTop w:val="0"/>
              <w:marBottom w:val="0"/>
              <w:divBdr>
                <w:top w:val="none" w:sz="0" w:space="0" w:color="auto"/>
                <w:left w:val="none" w:sz="0" w:space="0" w:color="auto"/>
                <w:bottom w:val="none" w:sz="0" w:space="0" w:color="auto"/>
                <w:right w:val="none" w:sz="0" w:space="0" w:color="auto"/>
              </w:divBdr>
            </w:div>
            <w:div w:id="2043357641">
              <w:marLeft w:val="0"/>
              <w:marRight w:val="0"/>
              <w:marTop w:val="0"/>
              <w:marBottom w:val="0"/>
              <w:divBdr>
                <w:top w:val="none" w:sz="0" w:space="0" w:color="auto"/>
                <w:left w:val="none" w:sz="0" w:space="0" w:color="auto"/>
                <w:bottom w:val="none" w:sz="0" w:space="0" w:color="auto"/>
                <w:right w:val="none" w:sz="0" w:space="0" w:color="auto"/>
              </w:divBdr>
            </w:div>
            <w:div w:id="2049335636">
              <w:marLeft w:val="0"/>
              <w:marRight w:val="0"/>
              <w:marTop w:val="0"/>
              <w:marBottom w:val="0"/>
              <w:divBdr>
                <w:top w:val="none" w:sz="0" w:space="0" w:color="auto"/>
                <w:left w:val="none" w:sz="0" w:space="0" w:color="auto"/>
                <w:bottom w:val="none" w:sz="0" w:space="0" w:color="auto"/>
                <w:right w:val="none" w:sz="0" w:space="0" w:color="auto"/>
              </w:divBdr>
            </w:div>
            <w:div w:id="2050642539">
              <w:marLeft w:val="0"/>
              <w:marRight w:val="0"/>
              <w:marTop w:val="0"/>
              <w:marBottom w:val="0"/>
              <w:divBdr>
                <w:top w:val="none" w:sz="0" w:space="0" w:color="auto"/>
                <w:left w:val="none" w:sz="0" w:space="0" w:color="auto"/>
                <w:bottom w:val="none" w:sz="0" w:space="0" w:color="auto"/>
                <w:right w:val="none" w:sz="0" w:space="0" w:color="auto"/>
              </w:divBdr>
            </w:div>
            <w:div w:id="2053915833">
              <w:marLeft w:val="0"/>
              <w:marRight w:val="0"/>
              <w:marTop w:val="0"/>
              <w:marBottom w:val="0"/>
              <w:divBdr>
                <w:top w:val="none" w:sz="0" w:space="0" w:color="auto"/>
                <w:left w:val="none" w:sz="0" w:space="0" w:color="auto"/>
                <w:bottom w:val="none" w:sz="0" w:space="0" w:color="auto"/>
                <w:right w:val="none" w:sz="0" w:space="0" w:color="auto"/>
              </w:divBdr>
            </w:div>
            <w:div w:id="2053994707">
              <w:marLeft w:val="0"/>
              <w:marRight w:val="0"/>
              <w:marTop w:val="0"/>
              <w:marBottom w:val="0"/>
              <w:divBdr>
                <w:top w:val="none" w:sz="0" w:space="0" w:color="auto"/>
                <w:left w:val="none" w:sz="0" w:space="0" w:color="auto"/>
                <w:bottom w:val="none" w:sz="0" w:space="0" w:color="auto"/>
                <w:right w:val="none" w:sz="0" w:space="0" w:color="auto"/>
              </w:divBdr>
            </w:div>
            <w:div w:id="2055807053">
              <w:marLeft w:val="0"/>
              <w:marRight w:val="0"/>
              <w:marTop w:val="0"/>
              <w:marBottom w:val="0"/>
              <w:divBdr>
                <w:top w:val="none" w:sz="0" w:space="0" w:color="auto"/>
                <w:left w:val="none" w:sz="0" w:space="0" w:color="auto"/>
                <w:bottom w:val="none" w:sz="0" w:space="0" w:color="auto"/>
                <w:right w:val="none" w:sz="0" w:space="0" w:color="auto"/>
              </w:divBdr>
            </w:div>
            <w:div w:id="2057266805">
              <w:marLeft w:val="0"/>
              <w:marRight w:val="0"/>
              <w:marTop w:val="0"/>
              <w:marBottom w:val="0"/>
              <w:divBdr>
                <w:top w:val="none" w:sz="0" w:space="0" w:color="auto"/>
                <w:left w:val="none" w:sz="0" w:space="0" w:color="auto"/>
                <w:bottom w:val="none" w:sz="0" w:space="0" w:color="auto"/>
                <w:right w:val="none" w:sz="0" w:space="0" w:color="auto"/>
              </w:divBdr>
            </w:div>
            <w:div w:id="2057730813">
              <w:marLeft w:val="0"/>
              <w:marRight w:val="0"/>
              <w:marTop w:val="0"/>
              <w:marBottom w:val="0"/>
              <w:divBdr>
                <w:top w:val="none" w:sz="0" w:space="0" w:color="auto"/>
                <w:left w:val="none" w:sz="0" w:space="0" w:color="auto"/>
                <w:bottom w:val="none" w:sz="0" w:space="0" w:color="auto"/>
                <w:right w:val="none" w:sz="0" w:space="0" w:color="auto"/>
              </w:divBdr>
            </w:div>
            <w:div w:id="2058312327">
              <w:marLeft w:val="0"/>
              <w:marRight w:val="0"/>
              <w:marTop w:val="0"/>
              <w:marBottom w:val="0"/>
              <w:divBdr>
                <w:top w:val="none" w:sz="0" w:space="0" w:color="auto"/>
                <w:left w:val="none" w:sz="0" w:space="0" w:color="auto"/>
                <w:bottom w:val="none" w:sz="0" w:space="0" w:color="auto"/>
                <w:right w:val="none" w:sz="0" w:space="0" w:color="auto"/>
              </w:divBdr>
            </w:div>
            <w:div w:id="2058968486">
              <w:marLeft w:val="0"/>
              <w:marRight w:val="0"/>
              <w:marTop w:val="0"/>
              <w:marBottom w:val="0"/>
              <w:divBdr>
                <w:top w:val="none" w:sz="0" w:space="0" w:color="auto"/>
                <w:left w:val="none" w:sz="0" w:space="0" w:color="auto"/>
                <w:bottom w:val="none" w:sz="0" w:space="0" w:color="auto"/>
                <w:right w:val="none" w:sz="0" w:space="0" w:color="auto"/>
              </w:divBdr>
            </w:div>
            <w:div w:id="2059888830">
              <w:marLeft w:val="0"/>
              <w:marRight w:val="0"/>
              <w:marTop w:val="0"/>
              <w:marBottom w:val="0"/>
              <w:divBdr>
                <w:top w:val="none" w:sz="0" w:space="0" w:color="auto"/>
                <w:left w:val="none" w:sz="0" w:space="0" w:color="auto"/>
                <w:bottom w:val="none" w:sz="0" w:space="0" w:color="auto"/>
                <w:right w:val="none" w:sz="0" w:space="0" w:color="auto"/>
              </w:divBdr>
            </w:div>
            <w:div w:id="2060588513">
              <w:marLeft w:val="0"/>
              <w:marRight w:val="0"/>
              <w:marTop w:val="0"/>
              <w:marBottom w:val="0"/>
              <w:divBdr>
                <w:top w:val="none" w:sz="0" w:space="0" w:color="auto"/>
                <w:left w:val="none" w:sz="0" w:space="0" w:color="auto"/>
                <w:bottom w:val="none" w:sz="0" w:space="0" w:color="auto"/>
                <w:right w:val="none" w:sz="0" w:space="0" w:color="auto"/>
              </w:divBdr>
            </w:div>
            <w:div w:id="2062630351">
              <w:marLeft w:val="0"/>
              <w:marRight w:val="0"/>
              <w:marTop w:val="0"/>
              <w:marBottom w:val="0"/>
              <w:divBdr>
                <w:top w:val="none" w:sz="0" w:space="0" w:color="auto"/>
                <w:left w:val="none" w:sz="0" w:space="0" w:color="auto"/>
                <w:bottom w:val="none" w:sz="0" w:space="0" w:color="auto"/>
                <w:right w:val="none" w:sz="0" w:space="0" w:color="auto"/>
              </w:divBdr>
            </w:div>
            <w:div w:id="2062823693">
              <w:marLeft w:val="0"/>
              <w:marRight w:val="0"/>
              <w:marTop w:val="0"/>
              <w:marBottom w:val="0"/>
              <w:divBdr>
                <w:top w:val="none" w:sz="0" w:space="0" w:color="auto"/>
                <w:left w:val="none" w:sz="0" w:space="0" w:color="auto"/>
                <w:bottom w:val="none" w:sz="0" w:space="0" w:color="auto"/>
                <w:right w:val="none" w:sz="0" w:space="0" w:color="auto"/>
              </w:divBdr>
            </w:div>
            <w:div w:id="2064716833">
              <w:marLeft w:val="0"/>
              <w:marRight w:val="0"/>
              <w:marTop w:val="0"/>
              <w:marBottom w:val="0"/>
              <w:divBdr>
                <w:top w:val="none" w:sz="0" w:space="0" w:color="auto"/>
                <w:left w:val="none" w:sz="0" w:space="0" w:color="auto"/>
                <w:bottom w:val="none" w:sz="0" w:space="0" w:color="auto"/>
                <w:right w:val="none" w:sz="0" w:space="0" w:color="auto"/>
              </w:divBdr>
            </w:div>
            <w:div w:id="2067490855">
              <w:marLeft w:val="0"/>
              <w:marRight w:val="0"/>
              <w:marTop w:val="0"/>
              <w:marBottom w:val="0"/>
              <w:divBdr>
                <w:top w:val="none" w:sz="0" w:space="0" w:color="auto"/>
                <w:left w:val="none" w:sz="0" w:space="0" w:color="auto"/>
                <w:bottom w:val="none" w:sz="0" w:space="0" w:color="auto"/>
                <w:right w:val="none" w:sz="0" w:space="0" w:color="auto"/>
              </w:divBdr>
            </w:div>
            <w:div w:id="2071270934">
              <w:marLeft w:val="0"/>
              <w:marRight w:val="0"/>
              <w:marTop w:val="0"/>
              <w:marBottom w:val="0"/>
              <w:divBdr>
                <w:top w:val="none" w:sz="0" w:space="0" w:color="auto"/>
                <w:left w:val="none" w:sz="0" w:space="0" w:color="auto"/>
                <w:bottom w:val="none" w:sz="0" w:space="0" w:color="auto"/>
                <w:right w:val="none" w:sz="0" w:space="0" w:color="auto"/>
              </w:divBdr>
            </w:div>
            <w:div w:id="2071342724">
              <w:marLeft w:val="0"/>
              <w:marRight w:val="0"/>
              <w:marTop w:val="0"/>
              <w:marBottom w:val="0"/>
              <w:divBdr>
                <w:top w:val="none" w:sz="0" w:space="0" w:color="auto"/>
                <w:left w:val="none" w:sz="0" w:space="0" w:color="auto"/>
                <w:bottom w:val="none" w:sz="0" w:space="0" w:color="auto"/>
                <w:right w:val="none" w:sz="0" w:space="0" w:color="auto"/>
              </w:divBdr>
            </w:div>
            <w:div w:id="2072266235">
              <w:marLeft w:val="0"/>
              <w:marRight w:val="0"/>
              <w:marTop w:val="0"/>
              <w:marBottom w:val="0"/>
              <w:divBdr>
                <w:top w:val="none" w:sz="0" w:space="0" w:color="auto"/>
                <w:left w:val="none" w:sz="0" w:space="0" w:color="auto"/>
                <w:bottom w:val="none" w:sz="0" w:space="0" w:color="auto"/>
                <w:right w:val="none" w:sz="0" w:space="0" w:color="auto"/>
              </w:divBdr>
            </w:div>
            <w:div w:id="2073000176">
              <w:marLeft w:val="0"/>
              <w:marRight w:val="0"/>
              <w:marTop w:val="0"/>
              <w:marBottom w:val="0"/>
              <w:divBdr>
                <w:top w:val="none" w:sz="0" w:space="0" w:color="auto"/>
                <w:left w:val="none" w:sz="0" w:space="0" w:color="auto"/>
                <w:bottom w:val="none" w:sz="0" w:space="0" w:color="auto"/>
                <w:right w:val="none" w:sz="0" w:space="0" w:color="auto"/>
              </w:divBdr>
            </w:div>
            <w:div w:id="2073118193">
              <w:marLeft w:val="0"/>
              <w:marRight w:val="0"/>
              <w:marTop w:val="0"/>
              <w:marBottom w:val="0"/>
              <w:divBdr>
                <w:top w:val="none" w:sz="0" w:space="0" w:color="auto"/>
                <w:left w:val="none" w:sz="0" w:space="0" w:color="auto"/>
                <w:bottom w:val="none" w:sz="0" w:space="0" w:color="auto"/>
                <w:right w:val="none" w:sz="0" w:space="0" w:color="auto"/>
              </w:divBdr>
            </w:div>
            <w:div w:id="2073388498">
              <w:marLeft w:val="0"/>
              <w:marRight w:val="0"/>
              <w:marTop w:val="0"/>
              <w:marBottom w:val="0"/>
              <w:divBdr>
                <w:top w:val="none" w:sz="0" w:space="0" w:color="auto"/>
                <w:left w:val="none" w:sz="0" w:space="0" w:color="auto"/>
                <w:bottom w:val="none" w:sz="0" w:space="0" w:color="auto"/>
                <w:right w:val="none" w:sz="0" w:space="0" w:color="auto"/>
              </w:divBdr>
            </w:div>
            <w:div w:id="2073848850">
              <w:marLeft w:val="0"/>
              <w:marRight w:val="0"/>
              <w:marTop w:val="0"/>
              <w:marBottom w:val="0"/>
              <w:divBdr>
                <w:top w:val="none" w:sz="0" w:space="0" w:color="auto"/>
                <w:left w:val="none" w:sz="0" w:space="0" w:color="auto"/>
                <w:bottom w:val="none" w:sz="0" w:space="0" w:color="auto"/>
                <w:right w:val="none" w:sz="0" w:space="0" w:color="auto"/>
              </w:divBdr>
            </w:div>
            <w:div w:id="2075008499">
              <w:marLeft w:val="0"/>
              <w:marRight w:val="0"/>
              <w:marTop w:val="0"/>
              <w:marBottom w:val="0"/>
              <w:divBdr>
                <w:top w:val="none" w:sz="0" w:space="0" w:color="auto"/>
                <w:left w:val="none" w:sz="0" w:space="0" w:color="auto"/>
                <w:bottom w:val="none" w:sz="0" w:space="0" w:color="auto"/>
                <w:right w:val="none" w:sz="0" w:space="0" w:color="auto"/>
              </w:divBdr>
            </w:div>
            <w:div w:id="2075541073">
              <w:marLeft w:val="0"/>
              <w:marRight w:val="0"/>
              <w:marTop w:val="0"/>
              <w:marBottom w:val="0"/>
              <w:divBdr>
                <w:top w:val="none" w:sz="0" w:space="0" w:color="auto"/>
                <w:left w:val="none" w:sz="0" w:space="0" w:color="auto"/>
                <w:bottom w:val="none" w:sz="0" w:space="0" w:color="auto"/>
                <w:right w:val="none" w:sz="0" w:space="0" w:color="auto"/>
              </w:divBdr>
            </w:div>
            <w:div w:id="2076121088">
              <w:marLeft w:val="0"/>
              <w:marRight w:val="0"/>
              <w:marTop w:val="0"/>
              <w:marBottom w:val="0"/>
              <w:divBdr>
                <w:top w:val="none" w:sz="0" w:space="0" w:color="auto"/>
                <w:left w:val="none" w:sz="0" w:space="0" w:color="auto"/>
                <w:bottom w:val="none" w:sz="0" w:space="0" w:color="auto"/>
                <w:right w:val="none" w:sz="0" w:space="0" w:color="auto"/>
              </w:divBdr>
            </w:div>
            <w:div w:id="2078475139">
              <w:marLeft w:val="0"/>
              <w:marRight w:val="0"/>
              <w:marTop w:val="0"/>
              <w:marBottom w:val="0"/>
              <w:divBdr>
                <w:top w:val="none" w:sz="0" w:space="0" w:color="auto"/>
                <w:left w:val="none" w:sz="0" w:space="0" w:color="auto"/>
                <w:bottom w:val="none" w:sz="0" w:space="0" w:color="auto"/>
                <w:right w:val="none" w:sz="0" w:space="0" w:color="auto"/>
              </w:divBdr>
            </w:div>
            <w:div w:id="2080012700">
              <w:marLeft w:val="0"/>
              <w:marRight w:val="0"/>
              <w:marTop w:val="0"/>
              <w:marBottom w:val="0"/>
              <w:divBdr>
                <w:top w:val="none" w:sz="0" w:space="0" w:color="auto"/>
                <w:left w:val="none" w:sz="0" w:space="0" w:color="auto"/>
                <w:bottom w:val="none" w:sz="0" w:space="0" w:color="auto"/>
                <w:right w:val="none" w:sz="0" w:space="0" w:color="auto"/>
              </w:divBdr>
            </w:div>
            <w:div w:id="2083326955">
              <w:marLeft w:val="0"/>
              <w:marRight w:val="0"/>
              <w:marTop w:val="0"/>
              <w:marBottom w:val="0"/>
              <w:divBdr>
                <w:top w:val="none" w:sz="0" w:space="0" w:color="auto"/>
                <w:left w:val="none" w:sz="0" w:space="0" w:color="auto"/>
                <w:bottom w:val="none" w:sz="0" w:space="0" w:color="auto"/>
                <w:right w:val="none" w:sz="0" w:space="0" w:color="auto"/>
              </w:divBdr>
            </w:div>
            <w:div w:id="2087145929">
              <w:marLeft w:val="0"/>
              <w:marRight w:val="0"/>
              <w:marTop w:val="0"/>
              <w:marBottom w:val="0"/>
              <w:divBdr>
                <w:top w:val="none" w:sz="0" w:space="0" w:color="auto"/>
                <w:left w:val="none" w:sz="0" w:space="0" w:color="auto"/>
                <w:bottom w:val="none" w:sz="0" w:space="0" w:color="auto"/>
                <w:right w:val="none" w:sz="0" w:space="0" w:color="auto"/>
              </w:divBdr>
            </w:div>
            <w:div w:id="2087603829">
              <w:marLeft w:val="0"/>
              <w:marRight w:val="0"/>
              <w:marTop w:val="0"/>
              <w:marBottom w:val="0"/>
              <w:divBdr>
                <w:top w:val="none" w:sz="0" w:space="0" w:color="auto"/>
                <w:left w:val="none" w:sz="0" w:space="0" w:color="auto"/>
                <w:bottom w:val="none" w:sz="0" w:space="0" w:color="auto"/>
                <w:right w:val="none" w:sz="0" w:space="0" w:color="auto"/>
              </w:divBdr>
            </w:div>
            <w:div w:id="2088381562">
              <w:marLeft w:val="0"/>
              <w:marRight w:val="0"/>
              <w:marTop w:val="0"/>
              <w:marBottom w:val="0"/>
              <w:divBdr>
                <w:top w:val="none" w:sz="0" w:space="0" w:color="auto"/>
                <w:left w:val="none" w:sz="0" w:space="0" w:color="auto"/>
                <w:bottom w:val="none" w:sz="0" w:space="0" w:color="auto"/>
                <w:right w:val="none" w:sz="0" w:space="0" w:color="auto"/>
              </w:divBdr>
            </w:div>
            <w:div w:id="2088764864">
              <w:marLeft w:val="0"/>
              <w:marRight w:val="0"/>
              <w:marTop w:val="0"/>
              <w:marBottom w:val="0"/>
              <w:divBdr>
                <w:top w:val="none" w:sz="0" w:space="0" w:color="auto"/>
                <w:left w:val="none" w:sz="0" w:space="0" w:color="auto"/>
                <w:bottom w:val="none" w:sz="0" w:space="0" w:color="auto"/>
                <w:right w:val="none" w:sz="0" w:space="0" w:color="auto"/>
              </w:divBdr>
            </w:div>
            <w:div w:id="2089645215">
              <w:marLeft w:val="0"/>
              <w:marRight w:val="0"/>
              <w:marTop w:val="0"/>
              <w:marBottom w:val="0"/>
              <w:divBdr>
                <w:top w:val="none" w:sz="0" w:space="0" w:color="auto"/>
                <w:left w:val="none" w:sz="0" w:space="0" w:color="auto"/>
                <w:bottom w:val="none" w:sz="0" w:space="0" w:color="auto"/>
                <w:right w:val="none" w:sz="0" w:space="0" w:color="auto"/>
              </w:divBdr>
            </w:div>
            <w:div w:id="2089881666">
              <w:marLeft w:val="0"/>
              <w:marRight w:val="0"/>
              <w:marTop w:val="0"/>
              <w:marBottom w:val="0"/>
              <w:divBdr>
                <w:top w:val="none" w:sz="0" w:space="0" w:color="auto"/>
                <w:left w:val="none" w:sz="0" w:space="0" w:color="auto"/>
                <w:bottom w:val="none" w:sz="0" w:space="0" w:color="auto"/>
                <w:right w:val="none" w:sz="0" w:space="0" w:color="auto"/>
              </w:divBdr>
            </w:div>
            <w:div w:id="2091802894">
              <w:marLeft w:val="0"/>
              <w:marRight w:val="0"/>
              <w:marTop w:val="0"/>
              <w:marBottom w:val="0"/>
              <w:divBdr>
                <w:top w:val="none" w:sz="0" w:space="0" w:color="auto"/>
                <w:left w:val="none" w:sz="0" w:space="0" w:color="auto"/>
                <w:bottom w:val="none" w:sz="0" w:space="0" w:color="auto"/>
                <w:right w:val="none" w:sz="0" w:space="0" w:color="auto"/>
              </w:divBdr>
            </w:div>
            <w:div w:id="2092651661">
              <w:marLeft w:val="0"/>
              <w:marRight w:val="0"/>
              <w:marTop w:val="0"/>
              <w:marBottom w:val="0"/>
              <w:divBdr>
                <w:top w:val="none" w:sz="0" w:space="0" w:color="auto"/>
                <w:left w:val="none" w:sz="0" w:space="0" w:color="auto"/>
                <w:bottom w:val="none" w:sz="0" w:space="0" w:color="auto"/>
                <w:right w:val="none" w:sz="0" w:space="0" w:color="auto"/>
              </w:divBdr>
            </w:div>
            <w:div w:id="2093431505">
              <w:marLeft w:val="0"/>
              <w:marRight w:val="0"/>
              <w:marTop w:val="0"/>
              <w:marBottom w:val="0"/>
              <w:divBdr>
                <w:top w:val="none" w:sz="0" w:space="0" w:color="auto"/>
                <w:left w:val="none" w:sz="0" w:space="0" w:color="auto"/>
                <w:bottom w:val="none" w:sz="0" w:space="0" w:color="auto"/>
                <w:right w:val="none" w:sz="0" w:space="0" w:color="auto"/>
              </w:divBdr>
            </w:div>
            <w:div w:id="2094282155">
              <w:marLeft w:val="0"/>
              <w:marRight w:val="0"/>
              <w:marTop w:val="0"/>
              <w:marBottom w:val="0"/>
              <w:divBdr>
                <w:top w:val="none" w:sz="0" w:space="0" w:color="auto"/>
                <w:left w:val="none" w:sz="0" w:space="0" w:color="auto"/>
                <w:bottom w:val="none" w:sz="0" w:space="0" w:color="auto"/>
                <w:right w:val="none" w:sz="0" w:space="0" w:color="auto"/>
              </w:divBdr>
            </w:div>
            <w:div w:id="2095082968">
              <w:marLeft w:val="0"/>
              <w:marRight w:val="0"/>
              <w:marTop w:val="0"/>
              <w:marBottom w:val="0"/>
              <w:divBdr>
                <w:top w:val="none" w:sz="0" w:space="0" w:color="auto"/>
                <w:left w:val="none" w:sz="0" w:space="0" w:color="auto"/>
                <w:bottom w:val="none" w:sz="0" w:space="0" w:color="auto"/>
                <w:right w:val="none" w:sz="0" w:space="0" w:color="auto"/>
              </w:divBdr>
            </w:div>
            <w:div w:id="2095665875">
              <w:marLeft w:val="0"/>
              <w:marRight w:val="0"/>
              <w:marTop w:val="0"/>
              <w:marBottom w:val="0"/>
              <w:divBdr>
                <w:top w:val="none" w:sz="0" w:space="0" w:color="auto"/>
                <w:left w:val="none" w:sz="0" w:space="0" w:color="auto"/>
                <w:bottom w:val="none" w:sz="0" w:space="0" w:color="auto"/>
                <w:right w:val="none" w:sz="0" w:space="0" w:color="auto"/>
              </w:divBdr>
            </w:div>
            <w:div w:id="2096319810">
              <w:marLeft w:val="0"/>
              <w:marRight w:val="0"/>
              <w:marTop w:val="0"/>
              <w:marBottom w:val="0"/>
              <w:divBdr>
                <w:top w:val="none" w:sz="0" w:space="0" w:color="auto"/>
                <w:left w:val="none" w:sz="0" w:space="0" w:color="auto"/>
                <w:bottom w:val="none" w:sz="0" w:space="0" w:color="auto"/>
                <w:right w:val="none" w:sz="0" w:space="0" w:color="auto"/>
              </w:divBdr>
            </w:div>
            <w:div w:id="2097895952">
              <w:marLeft w:val="0"/>
              <w:marRight w:val="0"/>
              <w:marTop w:val="0"/>
              <w:marBottom w:val="0"/>
              <w:divBdr>
                <w:top w:val="none" w:sz="0" w:space="0" w:color="auto"/>
                <w:left w:val="none" w:sz="0" w:space="0" w:color="auto"/>
                <w:bottom w:val="none" w:sz="0" w:space="0" w:color="auto"/>
                <w:right w:val="none" w:sz="0" w:space="0" w:color="auto"/>
              </w:divBdr>
            </w:div>
            <w:div w:id="2097900743">
              <w:marLeft w:val="0"/>
              <w:marRight w:val="0"/>
              <w:marTop w:val="0"/>
              <w:marBottom w:val="0"/>
              <w:divBdr>
                <w:top w:val="none" w:sz="0" w:space="0" w:color="auto"/>
                <w:left w:val="none" w:sz="0" w:space="0" w:color="auto"/>
                <w:bottom w:val="none" w:sz="0" w:space="0" w:color="auto"/>
                <w:right w:val="none" w:sz="0" w:space="0" w:color="auto"/>
              </w:divBdr>
            </w:div>
            <w:div w:id="2098087233">
              <w:marLeft w:val="0"/>
              <w:marRight w:val="0"/>
              <w:marTop w:val="0"/>
              <w:marBottom w:val="0"/>
              <w:divBdr>
                <w:top w:val="none" w:sz="0" w:space="0" w:color="auto"/>
                <w:left w:val="none" w:sz="0" w:space="0" w:color="auto"/>
                <w:bottom w:val="none" w:sz="0" w:space="0" w:color="auto"/>
                <w:right w:val="none" w:sz="0" w:space="0" w:color="auto"/>
              </w:divBdr>
            </w:div>
            <w:div w:id="2098479390">
              <w:marLeft w:val="0"/>
              <w:marRight w:val="0"/>
              <w:marTop w:val="0"/>
              <w:marBottom w:val="0"/>
              <w:divBdr>
                <w:top w:val="none" w:sz="0" w:space="0" w:color="auto"/>
                <w:left w:val="none" w:sz="0" w:space="0" w:color="auto"/>
                <w:bottom w:val="none" w:sz="0" w:space="0" w:color="auto"/>
                <w:right w:val="none" w:sz="0" w:space="0" w:color="auto"/>
              </w:divBdr>
            </w:div>
            <w:div w:id="2107649938">
              <w:marLeft w:val="0"/>
              <w:marRight w:val="0"/>
              <w:marTop w:val="0"/>
              <w:marBottom w:val="0"/>
              <w:divBdr>
                <w:top w:val="none" w:sz="0" w:space="0" w:color="auto"/>
                <w:left w:val="none" w:sz="0" w:space="0" w:color="auto"/>
                <w:bottom w:val="none" w:sz="0" w:space="0" w:color="auto"/>
                <w:right w:val="none" w:sz="0" w:space="0" w:color="auto"/>
              </w:divBdr>
            </w:div>
            <w:div w:id="2110927096">
              <w:marLeft w:val="0"/>
              <w:marRight w:val="0"/>
              <w:marTop w:val="0"/>
              <w:marBottom w:val="0"/>
              <w:divBdr>
                <w:top w:val="none" w:sz="0" w:space="0" w:color="auto"/>
                <w:left w:val="none" w:sz="0" w:space="0" w:color="auto"/>
                <w:bottom w:val="none" w:sz="0" w:space="0" w:color="auto"/>
                <w:right w:val="none" w:sz="0" w:space="0" w:color="auto"/>
              </w:divBdr>
            </w:div>
            <w:div w:id="2113626625">
              <w:marLeft w:val="0"/>
              <w:marRight w:val="0"/>
              <w:marTop w:val="0"/>
              <w:marBottom w:val="0"/>
              <w:divBdr>
                <w:top w:val="none" w:sz="0" w:space="0" w:color="auto"/>
                <w:left w:val="none" w:sz="0" w:space="0" w:color="auto"/>
                <w:bottom w:val="none" w:sz="0" w:space="0" w:color="auto"/>
                <w:right w:val="none" w:sz="0" w:space="0" w:color="auto"/>
              </w:divBdr>
            </w:div>
            <w:div w:id="2114008118">
              <w:marLeft w:val="0"/>
              <w:marRight w:val="0"/>
              <w:marTop w:val="0"/>
              <w:marBottom w:val="0"/>
              <w:divBdr>
                <w:top w:val="none" w:sz="0" w:space="0" w:color="auto"/>
                <w:left w:val="none" w:sz="0" w:space="0" w:color="auto"/>
                <w:bottom w:val="none" w:sz="0" w:space="0" w:color="auto"/>
                <w:right w:val="none" w:sz="0" w:space="0" w:color="auto"/>
              </w:divBdr>
            </w:div>
            <w:div w:id="2116172333">
              <w:marLeft w:val="0"/>
              <w:marRight w:val="0"/>
              <w:marTop w:val="0"/>
              <w:marBottom w:val="0"/>
              <w:divBdr>
                <w:top w:val="none" w:sz="0" w:space="0" w:color="auto"/>
                <w:left w:val="none" w:sz="0" w:space="0" w:color="auto"/>
                <w:bottom w:val="none" w:sz="0" w:space="0" w:color="auto"/>
                <w:right w:val="none" w:sz="0" w:space="0" w:color="auto"/>
              </w:divBdr>
            </w:div>
            <w:div w:id="2118787264">
              <w:marLeft w:val="0"/>
              <w:marRight w:val="0"/>
              <w:marTop w:val="0"/>
              <w:marBottom w:val="0"/>
              <w:divBdr>
                <w:top w:val="none" w:sz="0" w:space="0" w:color="auto"/>
                <w:left w:val="none" w:sz="0" w:space="0" w:color="auto"/>
                <w:bottom w:val="none" w:sz="0" w:space="0" w:color="auto"/>
                <w:right w:val="none" w:sz="0" w:space="0" w:color="auto"/>
              </w:divBdr>
            </w:div>
            <w:div w:id="2119179121">
              <w:marLeft w:val="0"/>
              <w:marRight w:val="0"/>
              <w:marTop w:val="0"/>
              <w:marBottom w:val="0"/>
              <w:divBdr>
                <w:top w:val="none" w:sz="0" w:space="0" w:color="auto"/>
                <w:left w:val="none" w:sz="0" w:space="0" w:color="auto"/>
                <w:bottom w:val="none" w:sz="0" w:space="0" w:color="auto"/>
                <w:right w:val="none" w:sz="0" w:space="0" w:color="auto"/>
              </w:divBdr>
            </w:div>
            <w:div w:id="2120172579">
              <w:marLeft w:val="0"/>
              <w:marRight w:val="0"/>
              <w:marTop w:val="0"/>
              <w:marBottom w:val="0"/>
              <w:divBdr>
                <w:top w:val="none" w:sz="0" w:space="0" w:color="auto"/>
                <w:left w:val="none" w:sz="0" w:space="0" w:color="auto"/>
                <w:bottom w:val="none" w:sz="0" w:space="0" w:color="auto"/>
                <w:right w:val="none" w:sz="0" w:space="0" w:color="auto"/>
              </w:divBdr>
            </w:div>
            <w:div w:id="2121610043">
              <w:marLeft w:val="0"/>
              <w:marRight w:val="0"/>
              <w:marTop w:val="0"/>
              <w:marBottom w:val="0"/>
              <w:divBdr>
                <w:top w:val="none" w:sz="0" w:space="0" w:color="auto"/>
                <w:left w:val="none" w:sz="0" w:space="0" w:color="auto"/>
                <w:bottom w:val="none" w:sz="0" w:space="0" w:color="auto"/>
                <w:right w:val="none" w:sz="0" w:space="0" w:color="auto"/>
              </w:divBdr>
            </w:div>
            <w:div w:id="2121875797">
              <w:marLeft w:val="0"/>
              <w:marRight w:val="0"/>
              <w:marTop w:val="0"/>
              <w:marBottom w:val="0"/>
              <w:divBdr>
                <w:top w:val="none" w:sz="0" w:space="0" w:color="auto"/>
                <w:left w:val="none" w:sz="0" w:space="0" w:color="auto"/>
                <w:bottom w:val="none" w:sz="0" w:space="0" w:color="auto"/>
                <w:right w:val="none" w:sz="0" w:space="0" w:color="auto"/>
              </w:divBdr>
            </w:div>
            <w:div w:id="2125880780">
              <w:marLeft w:val="0"/>
              <w:marRight w:val="0"/>
              <w:marTop w:val="0"/>
              <w:marBottom w:val="0"/>
              <w:divBdr>
                <w:top w:val="none" w:sz="0" w:space="0" w:color="auto"/>
                <w:left w:val="none" w:sz="0" w:space="0" w:color="auto"/>
                <w:bottom w:val="none" w:sz="0" w:space="0" w:color="auto"/>
                <w:right w:val="none" w:sz="0" w:space="0" w:color="auto"/>
              </w:divBdr>
            </w:div>
            <w:div w:id="2128574057">
              <w:marLeft w:val="0"/>
              <w:marRight w:val="0"/>
              <w:marTop w:val="0"/>
              <w:marBottom w:val="0"/>
              <w:divBdr>
                <w:top w:val="none" w:sz="0" w:space="0" w:color="auto"/>
                <w:left w:val="none" w:sz="0" w:space="0" w:color="auto"/>
                <w:bottom w:val="none" w:sz="0" w:space="0" w:color="auto"/>
                <w:right w:val="none" w:sz="0" w:space="0" w:color="auto"/>
              </w:divBdr>
            </w:div>
            <w:div w:id="2128890966">
              <w:marLeft w:val="0"/>
              <w:marRight w:val="0"/>
              <w:marTop w:val="0"/>
              <w:marBottom w:val="0"/>
              <w:divBdr>
                <w:top w:val="none" w:sz="0" w:space="0" w:color="auto"/>
                <w:left w:val="none" w:sz="0" w:space="0" w:color="auto"/>
                <w:bottom w:val="none" w:sz="0" w:space="0" w:color="auto"/>
                <w:right w:val="none" w:sz="0" w:space="0" w:color="auto"/>
              </w:divBdr>
            </w:div>
            <w:div w:id="2129548813">
              <w:marLeft w:val="0"/>
              <w:marRight w:val="0"/>
              <w:marTop w:val="0"/>
              <w:marBottom w:val="0"/>
              <w:divBdr>
                <w:top w:val="none" w:sz="0" w:space="0" w:color="auto"/>
                <w:left w:val="none" w:sz="0" w:space="0" w:color="auto"/>
                <w:bottom w:val="none" w:sz="0" w:space="0" w:color="auto"/>
                <w:right w:val="none" w:sz="0" w:space="0" w:color="auto"/>
              </w:divBdr>
            </w:div>
            <w:div w:id="2131630425">
              <w:marLeft w:val="0"/>
              <w:marRight w:val="0"/>
              <w:marTop w:val="0"/>
              <w:marBottom w:val="0"/>
              <w:divBdr>
                <w:top w:val="none" w:sz="0" w:space="0" w:color="auto"/>
                <w:left w:val="none" w:sz="0" w:space="0" w:color="auto"/>
                <w:bottom w:val="none" w:sz="0" w:space="0" w:color="auto"/>
                <w:right w:val="none" w:sz="0" w:space="0" w:color="auto"/>
              </w:divBdr>
            </w:div>
            <w:div w:id="2131895556">
              <w:marLeft w:val="0"/>
              <w:marRight w:val="0"/>
              <w:marTop w:val="0"/>
              <w:marBottom w:val="0"/>
              <w:divBdr>
                <w:top w:val="none" w:sz="0" w:space="0" w:color="auto"/>
                <w:left w:val="none" w:sz="0" w:space="0" w:color="auto"/>
                <w:bottom w:val="none" w:sz="0" w:space="0" w:color="auto"/>
                <w:right w:val="none" w:sz="0" w:space="0" w:color="auto"/>
              </w:divBdr>
            </w:div>
            <w:div w:id="2133477071">
              <w:marLeft w:val="0"/>
              <w:marRight w:val="0"/>
              <w:marTop w:val="0"/>
              <w:marBottom w:val="0"/>
              <w:divBdr>
                <w:top w:val="none" w:sz="0" w:space="0" w:color="auto"/>
                <w:left w:val="none" w:sz="0" w:space="0" w:color="auto"/>
                <w:bottom w:val="none" w:sz="0" w:space="0" w:color="auto"/>
                <w:right w:val="none" w:sz="0" w:space="0" w:color="auto"/>
              </w:divBdr>
            </w:div>
            <w:div w:id="2133477513">
              <w:marLeft w:val="0"/>
              <w:marRight w:val="0"/>
              <w:marTop w:val="0"/>
              <w:marBottom w:val="0"/>
              <w:divBdr>
                <w:top w:val="none" w:sz="0" w:space="0" w:color="auto"/>
                <w:left w:val="none" w:sz="0" w:space="0" w:color="auto"/>
                <w:bottom w:val="none" w:sz="0" w:space="0" w:color="auto"/>
                <w:right w:val="none" w:sz="0" w:space="0" w:color="auto"/>
              </w:divBdr>
            </w:div>
            <w:div w:id="2133787301">
              <w:marLeft w:val="0"/>
              <w:marRight w:val="0"/>
              <w:marTop w:val="0"/>
              <w:marBottom w:val="0"/>
              <w:divBdr>
                <w:top w:val="none" w:sz="0" w:space="0" w:color="auto"/>
                <w:left w:val="none" w:sz="0" w:space="0" w:color="auto"/>
                <w:bottom w:val="none" w:sz="0" w:space="0" w:color="auto"/>
                <w:right w:val="none" w:sz="0" w:space="0" w:color="auto"/>
              </w:divBdr>
            </w:div>
            <w:div w:id="2134787520">
              <w:marLeft w:val="0"/>
              <w:marRight w:val="0"/>
              <w:marTop w:val="0"/>
              <w:marBottom w:val="0"/>
              <w:divBdr>
                <w:top w:val="none" w:sz="0" w:space="0" w:color="auto"/>
                <w:left w:val="none" w:sz="0" w:space="0" w:color="auto"/>
                <w:bottom w:val="none" w:sz="0" w:space="0" w:color="auto"/>
                <w:right w:val="none" w:sz="0" w:space="0" w:color="auto"/>
              </w:divBdr>
            </w:div>
            <w:div w:id="2134858862">
              <w:marLeft w:val="0"/>
              <w:marRight w:val="0"/>
              <w:marTop w:val="0"/>
              <w:marBottom w:val="0"/>
              <w:divBdr>
                <w:top w:val="none" w:sz="0" w:space="0" w:color="auto"/>
                <w:left w:val="none" w:sz="0" w:space="0" w:color="auto"/>
                <w:bottom w:val="none" w:sz="0" w:space="0" w:color="auto"/>
                <w:right w:val="none" w:sz="0" w:space="0" w:color="auto"/>
              </w:divBdr>
            </w:div>
            <w:div w:id="2137210351">
              <w:marLeft w:val="0"/>
              <w:marRight w:val="0"/>
              <w:marTop w:val="0"/>
              <w:marBottom w:val="0"/>
              <w:divBdr>
                <w:top w:val="none" w:sz="0" w:space="0" w:color="auto"/>
                <w:left w:val="none" w:sz="0" w:space="0" w:color="auto"/>
                <w:bottom w:val="none" w:sz="0" w:space="0" w:color="auto"/>
                <w:right w:val="none" w:sz="0" w:space="0" w:color="auto"/>
              </w:divBdr>
            </w:div>
            <w:div w:id="2137287102">
              <w:marLeft w:val="0"/>
              <w:marRight w:val="0"/>
              <w:marTop w:val="0"/>
              <w:marBottom w:val="0"/>
              <w:divBdr>
                <w:top w:val="none" w:sz="0" w:space="0" w:color="auto"/>
                <w:left w:val="none" w:sz="0" w:space="0" w:color="auto"/>
                <w:bottom w:val="none" w:sz="0" w:space="0" w:color="auto"/>
                <w:right w:val="none" w:sz="0" w:space="0" w:color="auto"/>
              </w:divBdr>
            </w:div>
            <w:div w:id="2139257199">
              <w:marLeft w:val="0"/>
              <w:marRight w:val="0"/>
              <w:marTop w:val="0"/>
              <w:marBottom w:val="0"/>
              <w:divBdr>
                <w:top w:val="none" w:sz="0" w:space="0" w:color="auto"/>
                <w:left w:val="none" w:sz="0" w:space="0" w:color="auto"/>
                <w:bottom w:val="none" w:sz="0" w:space="0" w:color="auto"/>
                <w:right w:val="none" w:sz="0" w:space="0" w:color="auto"/>
              </w:divBdr>
            </w:div>
            <w:div w:id="2140295197">
              <w:marLeft w:val="0"/>
              <w:marRight w:val="0"/>
              <w:marTop w:val="0"/>
              <w:marBottom w:val="0"/>
              <w:divBdr>
                <w:top w:val="none" w:sz="0" w:space="0" w:color="auto"/>
                <w:left w:val="none" w:sz="0" w:space="0" w:color="auto"/>
                <w:bottom w:val="none" w:sz="0" w:space="0" w:color="auto"/>
                <w:right w:val="none" w:sz="0" w:space="0" w:color="auto"/>
              </w:divBdr>
            </w:div>
            <w:div w:id="2143382265">
              <w:marLeft w:val="0"/>
              <w:marRight w:val="0"/>
              <w:marTop w:val="0"/>
              <w:marBottom w:val="0"/>
              <w:divBdr>
                <w:top w:val="none" w:sz="0" w:space="0" w:color="auto"/>
                <w:left w:val="none" w:sz="0" w:space="0" w:color="auto"/>
                <w:bottom w:val="none" w:sz="0" w:space="0" w:color="auto"/>
                <w:right w:val="none" w:sz="0" w:space="0" w:color="auto"/>
              </w:divBdr>
            </w:div>
            <w:div w:id="2144304944">
              <w:marLeft w:val="0"/>
              <w:marRight w:val="0"/>
              <w:marTop w:val="0"/>
              <w:marBottom w:val="0"/>
              <w:divBdr>
                <w:top w:val="none" w:sz="0" w:space="0" w:color="auto"/>
                <w:left w:val="none" w:sz="0" w:space="0" w:color="auto"/>
                <w:bottom w:val="none" w:sz="0" w:space="0" w:color="auto"/>
                <w:right w:val="none" w:sz="0" w:space="0" w:color="auto"/>
              </w:divBdr>
            </w:div>
            <w:div w:id="2146459132">
              <w:marLeft w:val="0"/>
              <w:marRight w:val="0"/>
              <w:marTop w:val="0"/>
              <w:marBottom w:val="0"/>
              <w:divBdr>
                <w:top w:val="none" w:sz="0" w:space="0" w:color="auto"/>
                <w:left w:val="none" w:sz="0" w:space="0" w:color="auto"/>
                <w:bottom w:val="none" w:sz="0" w:space="0" w:color="auto"/>
                <w:right w:val="none" w:sz="0" w:space="0" w:color="auto"/>
              </w:divBdr>
            </w:div>
            <w:div w:id="2147041780">
              <w:marLeft w:val="0"/>
              <w:marRight w:val="0"/>
              <w:marTop w:val="0"/>
              <w:marBottom w:val="0"/>
              <w:divBdr>
                <w:top w:val="none" w:sz="0" w:space="0" w:color="auto"/>
                <w:left w:val="none" w:sz="0" w:space="0" w:color="auto"/>
                <w:bottom w:val="none" w:sz="0" w:space="0" w:color="auto"/>
                <w:right w:val="none" w:sz="0" w:space="0" w:color="auto"/>
              </w:divBdr>
            </w:div>
          </w:divsChild>
        </w:div>
        <w:div w:id="1098408663">
          <w:marLeft w:val="0"/>
          <w:marRight w:val="0"/>
          <w:marTop w:val="0"/>
          <w:marBottom w:val="0"/>
          <w:divBdr>
            <w:top w:val="none" w:sz="0" w:space="0" w:color="auto"/>
            <w:left w:val="none" w:sz="0" w:space="0" w:color="auto"/>
            <w:bottom w:val="none" w:sz="0" w:space="0" w:color="auto"/>
            <w:right w:val="none" w:sz="0" w:space="0" w:color="auto"/>
          </w:divBdr>
          <w:divsChild>
            <w:div w:id="1595723">
              <w:marLeft w:val="0"/>
              <w:marRight w:val="0"/>
              <w:marTop w:val="0"/>
              <w:marBottom w:val="0"/>
              <w:divBdr>
                <w:top w:val="none" w:sz="0" w:space="0" w:color="auto"/>
                <w:left w:val="none" w:sz="0" w:space="0" w:color="auto"/>
                <w:bottom w:val="none" w:sz="0" w:space="0" w:color="auto"/>
                <w:right w:val="none" w:sz="0" w:space="0" w:color="auto"/>
              </w:divBdr>
            </w:div>
            <w:div w:id="3635896">
              <w:marLeft w:val="0"/>
              <w:marRight w:val="0"/>
              <w:marTop w:val="0"/>
              <w:marBottom w:val="0"/>
              <w:divBdr>
                <w:top w:val="none" w:sz="0" w:space="0" w:color="auto"/>
                <w:left w:val="none" w:sz="0" w:space="0" w:color="auto"/>
                <w:bottom w:val="none" w:sz="0" w:space="0" w:color="auto"/>
                <w:right w:val="none" w:sz="0" w:space="0" w:color="auto"/>
              </w:divBdr>
            </w:div>
            <w:div w:id="5443741">
              <w:marLeft w:val="0"/>
              <w:marRight w:val="0"/>
              <w:marTop w:val="0"/>
              <w:marBottom w:val="0"/>
              <w:divBdr>
                <w:top w:val="none" w:sz="0" w:space="0" w:color="auto"/>
                <w:left w:val="none" w:sz="0" w:space="0" w:color="auto"/>
                <w:bottom w:val="none" w:sz="0" w:space="0" w:color="auto"/>
                <w:right w:val="none" w:sz="0" w:space="0" w:color="auto"/>
              </w:divBdr>
            </w:div>
            <w:div w:id="5452128">
              <w:marLeft w:val="0"/>
              <w:marRight w:val="0"/>
              <w:marTop w:val="0"/>
              <w:marBottom w:val="0"/>
              <w:divBdr>
                <w:top w:val="none" w:sz="0" w:space="0" w:color="auto"/>
                <w:left w:val="none" w:sz="0" w:space="0" w:color="auto"/>
                <w:bottom w:val="none" w:sz="0" w:space="0" w:color="auto"/>
                <w:right w:val="none" w:sz="0" w:space="0" w:color="auto"/>
              </w:divBdr>
            </w:div>
            <w:div w:id="6954182">
              <w:marLeft w:val="0"/>
              <w:marRight w:val="0"/>
              <w:marTop w:val="0"/>
              <w:marBottom w:val="0"/>
              <w:divBdr>
                <w:top w:val="none" w:sz="0" w:space="0" w:color="auto"/>
                <w:left w:val="none" w:sz="0" w:space="0" w:color="auto"/>
                <w:bottom w:val="none" w:sz="0" w:space="0" w:color="auto"/>
                <w:right w:val="none" w:sz="0" w:space="0" w:color="auto"/>
              </w:divBdr>
            </w:div>
            <w:div w:id="12266768">
              <w:marLeft w:val="0"/>
              <w:marRight w:val="0"/>
              <w:marTop w:val="0"/>
              <w:marBottom w:val="0"/>
              <w:divBdr>
                <w:top w:val="none" w:sz="0" w:space="0" w:color="auto"/>
                <w:left w:val="none" w:sz="0" w:space="0" w:color="auto"/>
                <w:bottom w:val="none" w:sz="0" w:space="0" w:color="auto"/>
                <w:right w:val="none" w:sz="0" w:space="0" w:color="auto"/>
              </w:divBdr>
            </w:div>
            <w:div w:id="23755831">
              <w:marLeft w:val="0"/>
              <w:marRight w:val="0"/>
              <w:marTop w:val="0"/>
              <w:marBottom w:val="0"/>
              <w:divBdr>
                <w:top w:val="none" w:sz="0" w:space="0" w:color="auto"/>
                <w:left w:val="none" w:sz="0" w:space="0" w:color="auto"/>
                <w:bottom w:val="none" w:sz="0" w:space="0" w:color="auto"/>
                <w:right w:val="none" w:sz="0" w:space="0" w:color="auto"/>
              </w:divBdr>
            </w:div>
            <w:div w:id="36467737">
              <w:marLeft w:val="0"/>
              <w:marRight w:val="0"/>
              <w:marTop w:val="0"/>
              <w:marBottom w:val="0"/>
              <w:divBdr>
                <w:top w:val="none" w:sz="0" w:space="0" w:color="auto"/>
                <w:left w:val="none" w:sz="0" w:space="0" w:color="auto"/>
                <w:bottom w:val="none" w:sz="0" w:space="0" w:color="auto"/>
                <w:right w:val="none" w:sz="0" w:space="0" w:color="auto"/>
              </w:divBdr>
            </w:div>
            <w:div w:id="49890067">
              <w:marLeft w:val="0"/>
              <w:marRight w:val="0"/>
              <w:marTop w:val="0"/>
              <w:marBottom w:val="0"/>
              <w:divBdr>
                <w:top w:val="none" w:sz="0" w:space="0" w:color="auto"/>
                <w:left w:val="none" w:sz="0" w:space="0" w:color="auto"/>
                <w:bottom w:val="none" w:sz="0" w:space="0" w:color="auto"/>
                <w:right w:val="none" w:sz="0" w:space="0" w:color="auto"/>
              </w:divBdr>
            </w:div>
            <w:div w:id="51925710">
              <w:marLeft w:val="0"/>
              <w:marRight w:val="0"/>
              <w:marTop w:val="0"/>
              <w:marBottom w:val="0"/>
              <w:divBdr>
                <w:top w:val="none" w:sz="0" w:space="0" w:color="auto"/>
                <w:left w:val="none" w:sz="0" w:space="0" w:color="auto"/>
                <w:bottom w:val="none" w:sz="0" w:space="0" w:color="auto"/>
                <w:right w:val="none" w:sz="0" w:space="0" w:color="auto"/>
              </w:divBdr>
            </w:div>
            <w:div w:id="52853687">
              <w:marLeft w:val="0"/>
              <w:marRight w:val="0"/>
              <w:marTop w:val="0"/>
              <w:marBottom w:val="0"/>
              <w:divBdr>
                <w:top w:val="none" w:sz="0" w:space="0" w:color="auto"/>
                <w:left w:val="none" w:sz="0" w:space="0" w:color="auto"/>
                <w:bottom w:val="none" w:sz="0" w:space="0" w:color="auto"/>
                <w:right w:val="none" w:sz="0" w:space="0" w:color="auto"/>
              </w:divBdr>
            </w:div>
            <w:div w:id="53086564">
              <w:marLeft w:val="0"/>
              <w:marRight w:val="0"/>
              <w:marTop w:val="0"/>
              <w:marBottom w:val="0"/>
              <w:divBdr>
                <w:top w:val="none" w:sz="0" w:space="0" w:color="auto"/>
                <w:left w:val="none" w:sz="0" w:space="0" w:color="auto"/>
                <w:bottom w:val="none" w:sz="0" w:space="0" w:color="auto"/>
                <w:right w:val="none" w:sz="0" w:space="0" w:color="auto"/>
              </w:divBdr>
            </w:div>
            <w:div w:id="55050798">
              <w:marLeft w:val="0"/>
              <w:marRight w:val="0"/>
              <w:marTop w:val="0"/>
              <w:marBottom w:val="0"/>
              <w:divBdr>
                <w:top w:val="none" w:sz="0" w:space="0" w:color="auto"/>
                <w:left w:val="none" w:sz="0" w:space="0" w:color="auto"/>
                <w:bottom w:val="none" w:sz="0" w:space="0" w:color="auto"/>
                <w:right w:val="none" w:sz="0" w:space="0" w:color="auto"/>
              </w:divBdr>
            </w:div>
            <w:div w:id="55594642">
              <w:marLeft w:val="0"/>
              <w:marRight w:val="0"/>
              <w:marTop w:val="0"/>
              <w:marBottom w:val="0"/>
              <w:divBdr>
                <w:top w:val="none" w:sz="0" w:space="0" w:color="auto"/>
                <w:left w:val="none" w:sz="0" w:space="0" w:color="auto"/>
                <w:bottom w:val="none" w:sz="0" w:space="0" w:color="auto"/>
                <w:right w:val="none" w:sz="0" w:space="0" w:color="auto"/>
              </w:divBdr>
              <w:divsChild>
                <w:div w:id="1042949008">
                  <w:marLeft w:val="0"/>
                  <w:marRight w:val="0"/>
                  <w:marTop w:val="0"/>
                  <w:marBottom w:val="0"/>
                  <w:divBdr>
                    <w:top w:val="none" w:sz="0" w:space="0" w:color="auto"/>
                    <w:left w:val="none" w:sz="0" w:space="0" w:color="auto"/>
                    <w:bottom w:val="none" w:sz="0" w:space="0" w:color="auto"/>
                    <w:right w:val="none" w:sz="0" w:space="0" w:color="auto"/>
                  </w:divBdr>
                </w:div>
                <w:div w:id="1063328573">
                  <w:marLeft w:val="0"/>
                  <w:marRight w:val="0"/>
                  <w:marTop w:val="0"/>
                  <w:marBottom w:val="0"/>
                  <w:divBdr>
                    <w:top w:val="none" w:sz="0" w:space="0" w:color="auto"/>
                    <w:left w:val="none" w:sz="0" w:space="0" w:color="auto"/>
                    <w:bottom w:val="none" w:sz="0" w:space="0" w:color="auto"/>
                    <w:right w:val="none" w:sz="0" w:space="0" w:color="auto"/>
                  </w:divBdr>
                </w:div>
                <w:div w:id="1131364558">
                  <w:marLeft w:val="0"/>
                  <w:marRight w:val="0"/>
                  <w:marTop w:val="0"/>
                  <w:marBottom w:val="0"/>
                  <w:divBdr>
                    <w:top w:val="none" w:sz="0" w:space="0" w:color="auto"/>
                    <w:left w:val="none" w:sz="0" w:space="0" w:color="auto"/>
                    <w:bottom w:val="none" w:sz="0" w:space="0" w:color="auto"/>
                    <w:right w:val="none" w:sz="0" w:space="0" w:color="auto"/>
                  </w:divBdr>
                </w:div>
                <w:div w:id="1303995881">
                  <w:marLeft w:val="0"/>
                  <w:marRight w:val="0"/>
                  <w:marTop w:val="0"/>
                  <w:marBottom w:val="0"/>
                  <w:divBdr>
                    <w:top w:val="none" w:sz="0" w:space="0" w:color="auto"/>
                    <w:left w:val="none" w:sz="0" w:space="0" w:color="auto"/>
                    <w:bottom w:val="none" w:sz="0" w:space="0" w:color="auto"/>
                    <w:right w:val="none" w:sz="0" w:space="0" w:color="auto"/>
                  </w:divBdr>
                </w:div>
                <w:div w:id="1718045657">
                  <w:marLeft w:val="0"/>
                  <w:marRight w:val="0"/>
                  <w:marTop w:val="0"/>
                  <w:marBottom w:val="0"/>
                  <w:divBdr>
                    <w:top w:val="none" w:sz="0" w:space="0" w:color="auto"/>
                    <w:left w:val="none" w:sz="0" w:space="0" w:color="auto"/>
                    <w:bottom w:val="none" w:sz="0" w:space="0" w:color="auto"/>
                    <w:right w:val="none" w:sz="0" w:space="0" w:color="auto"/>
                  </w:divBdr>
                </w:div>
                <w:div w:id="1926959857">
                  <w:marLeft w:val="0"/>
                  <w:marRight w:val="0"/>
                  <w:marTop w:val="0"/>
                  <w:marBottom w:val="0"/>
                  <w:divBdr>
                    <w:top w:val="none" w:sz="0" w:space="0" w:color="auto"/>
                    <w:left w:val="none" w:sz="0" w:space="0" w:color="auto"/>
                    <w:bottom w:val="none" w:sz="0" w:space="0" w:color="auto"/>
                    <w:right w:val="none" w:sz="0" w:space="0" w:color="auto"/>
                  </w:divBdr>
                </w:div>
              </w:divsChild>
            </w:div>
            <w:div w:id="56904570">
              <w:marLeft w:val="0"/>
              <w:marRight w:val="0"/>
              <w:marTop w:val="480"/>
              <w:marBottom w:val="0"/>
              <w:divBdr>
                <w:top w:val="single" w:sz="6" w:space="0" w:color="auto"/>
                <w:left w:val="single" w:sz="6" w:space="0" w:color="auto"/>
                <w:bottom w:val="single" w:sz="6" w:space="0" w:color="auto"/>
                <w:right w:val="single" w:sz="6" w:space="0" w:color="auto"/>
              </w:divBdr>
            </w:div>
            <w:div w:id="61833096">
              <w:marLeft w:val="0"/>
              <w:marRight w:val="0"/>
              <w:marTop w:val="0"/>
              <w:marBottom w:val="0"/>
              <w:divBdr>
                <w:top w:val="none" w:sz="0" w:space="0" w:color="auto"/>
                <w:left w:val="none" w:sz="0" w:space="0" w:color="auto"/>
                <w:bottom w:val="none" w:sz="0" w:space="0" w:color="auto"/>
                <w:right w:val="none" w:sz="0" w:space="0" w:color="auto"/>
              </w:divBdr>
            </w:div>
            <w:div w:id="71046804">
              <w:marLeft w:val="0"/>
              <w:marRight w:val="0"/>
              <w:marTop w:val="0"/>
              <w:marBottom w:val="0"/>
              <w:divBdr>
                <w:top w:val="none" w:sz="0" w:space="0" w:color="auto"/>
                <w:left w:val="none" w:sz="0" w:space="0" w:color="auto"/>
                <w:bottom w:val="none" w:sz="0" w:space="0" w:color="auto"/>
                <w:right w:val="none" w:sz="0" w:space="0" w:color="auto"/>
              </w:divBdr>
            </w:div>
            <w:div w:id="76561560">
              <w:marLeft w:val="0"/>
              <w:marRight w:val="0"/>
              <w:marTop w:val="0"/>
              <w:marBottom w:val="0"/>
              <w:divBdr>
                <w:top w:val="none" w:sz="0" w:space="0" w:color="auto"/>
                <w:left w:val="none" w:sz="0" w:space="0" w:color="auto"/>
                <w:bottom w:val="none" w:sz="0" w:space="0" w:color="auto"/>
                <w:right w:val="none" w:sz="0" w:space="0" w:color="auto"/>
              </w:divBdr>
            </w:div>
            <w:div w:id="76751910">
              <w:marLeft w:val="0"/>
              <w:marRight w:val="0"/>
              <w:marTop w:val="0"/>
              <w:marBottom w:val="0"/>
              <w:divBdr>
                <w:top w:val="none" w:sz="0" w:space="0" w:color="auto"/>
                <w:left w:val="none" w:sz="0" w:space="0" w:color="auto"/>
                <w:bottom w:val="none" w:sz="0" w:space="0" w:color="auto"/>
                <w:right w:val="none" w:sz="0" w:space="0" w:color="auto"/>
              </w:divBdr>
            </w:div>
            <w:div w:id="80951415">
              <w:marLeft w:val="0"/>
              <w:marRight w:val="0"/>
              <w:marTop w:val="0"/>
              <w:marBottom w:val="0"/>
              <w:divBdr>
                <w:top w:val="none" w:sz="0" w:space="0" w:color="auto"/>
                <w:left w:val="none" w:sz="0" w:space="0" w:color="auto"/>
                <w:bottom w:val="none" w:sz="0" w:space="0" w:color="auto"/>
                <w:right w:val="none" w:sz="0" w:space="0" w:color="auto"/>
              </w:divBdr>
            </w:div>
            <w:div w:id="87508226">
              <w:marLeft w:val="0"/>
              <w:marRight w:val="0"/>
              <w:marTop w:val="0"/>
              <w:marBottom w:val="0"/>
              <w:divBdr>
                <w:top w:val="none" w:sz="0" w:space="0" w:color="auto"/>
                <w:left w:val="none" w:sz="0" w:space="0" w:color="auto"/>
                <w:bottom w:val="none" w:sz="0" w:space="0" w:color="auto"/>
                <w:right w:val="none" w:sz="0" w:space="0" w:color="auto"/>
              </w:divBdr>
            </w:div>
            <w:div w:id="90784943">
              <w:marLeft w:val="0"/>
              <w:marRight w:val="0"/>
              <w:marTop w:val="480"/>
              <w:marBottom w:val="0"/>
              <w:divBdr>
                <w:top w:val="single" w:sz="6" w:space="0" w:color="auto"/>
                <w:left w:val="single" w:sz="6" w:space="0" w:color="auto"/>
                <w:bottom w:val="single" w:sz="6" w:space="0" w:color="auto"/>
                <w:right w:val="single" w:sz="6" w:space="0" w:color="auto"/>
              </w:divBdr>
            </w:div>
            <w:div w:id="92089961">
              <w:marLeft w:val="0"/>
              <w:marRight w:val="0"/>
              <w:marTop w:val="0"/>
              <w:marBottom w:val="0"/>
              <w:divBdr>
                <w:top w:val="none" w:sz="0" w:space="0" w:color="auto"/>
                <w:left w:val="none" w:sz="0" w:space="0" w:color="auto"/>
                <w:bottom w:val="none" w:sz="0" w:space="0" w:color="auto"/>
                <w:right w:val="none" w:sz="0" w:space="0" w:color="auto"/>
              </w:divBdr>
            </w:div>
            <w:div w:id="92634535">
              <w:marLeft w:val="0"/>
              <w:marRight w:val="0"/>
              <w:marTop w:val="0"/>
              <w:marBottom w:val="0"/>
              <w:divBdr>
                <w:top w:val="none" w:sz="0" w:space="0" w:color="auto"/>
                <w:left w:val="none" w:sz="0" w:space="0" w:color="auto"/>
                <w:bottom w:val="none" w:sz="0" w:space="0" w:color="auto"/>
                <w:right w:val="none" w:sz="0" w:space="0" w:color="auto"/>
              </w:divBdr>
            </w:div>
            <w:div w:id="93794497">
              <w:marLeft w:val="0"/>
              <w:marRight w:val="0"/>
              <w:marTop w:val="0"/>
              <w:marBottom w:val="0"/>
              <w:divBdr>
                <w:top w:val="none" w:sz="0" w:space="0" w:color="auto"/>
                <w:left w:val="none" w:sz="0" w:space="0" w:color="auto"/>
                <w:bottom w:val="none" w:sz="0" w:space="0" w:color="auto"/>
                <w:right w:val="none" w:sz="0" w:space="0" w:color="auto"/>
              </w:divBdr>
            </w:div>
            <w:div w:id="93945634">
              <w:marLeft w:val="0"/>
              <w:marRight w:val="0"/>
              <w:marTop w:val="0"/>
              <w:marBottom w:val="0"/>
              <w:divBdr>
                <w:top w:val="none" w:sz="0" w:space="0" w:color="auto"/>
                <w:left w:val="none" w:sz="0" w:space="0" w:color="auto"/>
                <w:bottom w:val="none" w:sz="0" w:space="0" w:color="auto"/>
                <w:right w:val="none" w:sz="0" w:space="0" w:color="auto"/>
              </w:divBdr>
            </w:div>
            <w:div w:id="96947489">
              <w:marLeft w:val="0"/>
              <w:marRight w:val="0"/>
              <w:marTop w:val="0"/>
              <w:marBottom w:val="0"/>
              <w:divBdr>
                <w:top w:val="none" w:sz="0" w:space="0" w:color="auto"/>
                <w:left w:val="none" w:sz="0" w:space="0" w:color="auto"/>
                <w:bottom w:val="none" w:sz="0" w:space="0" w:color="auto"/>
                <w:right w:val="none" w:sz="0" w:space="0" w:color="auto"/>
              </w:divBdr>
            </w:div>
            <w:div w:id="97140209">
              <w:marLeft w:val="0"/>
              <w:marRight w:val="0"/>
              <w:marTop w:val="0"/>
              <w:marBottom w:val="0"/>
              <w:divBdr>
                <w:top w:val="none" w:sz="0" w:space="0" w:color="auto"/>
                <w:left w:val="none" w:sz="0" w:space="0" w:color="auto"/>
                <w:bottom w:val="none" w:sz="0" w:space="0" w:color="auto"/>
                <w:right w:val="none" w:sz="0" w:space="0" w:color="auto"/>
              </w:divBdr>
            </w:div>
            <w:div w:id="97916851">
              <w:marLeft w:val="0"/>
              <w:marRight w:val="0"/>
              <w:marTop w:val="0"/>
              <w:marBottom w:val="0"/>
              <w:divBdr>
                <w:top w:val="none" w:sz="0" w:space="0" w:color="auto"/>
                <w:left w:val="none" w:sz="0" w:space="0" w:color="auto"/>
                <w:bottom w:val="none" w:sz="0" w:space="0" w:color="auto"/>
                <w:right w:val="none" w:sz="0" w:space="0" w:color="auto"/>
              </w:divBdr>
            </w:div>
            <w:div w:id="99574529">
              <w:marLeft w:val="0"/>
              <w:marRight w:val="0"/>
              <w:marTop w:val="0"/>
              <w:marBottom w:val="0"/>
              <w:divBdr>
                <w:top w:val="none" w:sz="0" w:space="0" w:color="auto"/>
                <w:left w:val="none" w:sz="0" w:space="0" w:color="auto"/>
                <w:bottom w:val="none" w:sz="0" w:space="0" w:color="auto"/>
                <w:right w:val="none" w:sz="0" w:space="0" w:color="auto"/>
              </w:divBdr>
            </w:div>
            <w:div w:id="107547834">
              <w:marLeft w:val="0"/>
              <w:marRight w:val="0"/>
              <w:marTop w:val="0"/>
              <w:marBottom w:val="0"/>
              <w:divBdr>
                <w:top w:val="none" w:sz="0" w:space="0" w:color="auto"/>
                <w:left w:val="none" w:sz="0" w:space="0" w:color="auto"/>
                <w:bottom w:val="none" w:sz="0" w:space="0" w:color="auto"/>
                <w:right w:val="none" w:sz="0" w:space="0" w:color="auto"/>
              </w:divBdr>
            </w:div>
            <w:div w:id="108090352">
              <w:marLeft w:val="0"/>
              <w:marRight w:val="0"/>
              <w:marTop w:val="0"/>
              <w:marBottom w:val="0"/>
              <w:divBdr>
                <w:top w:val="none" w:sz="0" w:space="0" w:color="auto"/>
                <w:left w:val="none" w:sz="0" w:space="0" w:color="auto"/>
                <w:bottom w:val="none" w:sz="0" w:space="0" w:color="auto"/>
                <w:right w:val="none" w:sz="0" w:space="0" w:color="auto"/>
              </w:divBdr>
            </w:div>
            <w:div w:id="113211256">
              <w:marLeft w:val="0"/>
              <w:marRight w:val="0"/>
              <w:marTop w:val="0"/>
              <w:marBottom w:val="0"/>
              <w:divBdr>
                <w:top w:val="none" w:sz="0" w:space="0" w:color="auto"/>
                <w:left w:val="none" w:sz="0" w:space="0" w:color="auto"/>
                <w:bottom w:val="none" w:sz="0" w:space="0" w:color="auto"/>
                <w:right w:val="none" w:sz="0" w:space="0" w:color="auto"/>
              </w:divBdr>
            </w:div>
            <w:div w:id="114520488">
              <w:marLeft w:val="0"/>
              <w:marRight w:val="0"/>
              <w:marTop w:val="0"/>
              <w:marBottom w:val="0"/>
              <w:divBdr>
                <w:top w:val="none" w:sz="0" w:space="0" w:color="auto"/>
                <w:left w:val="none" w:sz="0" w:space="0" w:color="auto"/>
                <w:bottom w:val="none" w:sz="0" w:space="0" w:color="auto"/>
                <w:right w:val="none" w:sz="0" w:space="0" w:color="auto"/>
              </w:divBdr>
            </w:div>
            <w:div w:id="120081250">
              <w:marLeft w:val="0"/>
              <w:marRight w:val="0"/>
              <w:marTop w:val="0"/>
              <w:marBottom w:val="0"/>
              <w:divBdr>
                <w:top w:val="none" w:sz="0" w:space="0" w:color="auto"/>
                <w:left w:val="none" w:sz="0" w:space="0" w:color="auto"/>
                <w:bottom w:val="none" w:sz="0" w:space="0" w:color="auto"/>
                <w:right w:val="none" w:sz="0" w:space="0" w:color="auto"/>
              </w:divBdr>
            </w:div>
            <w:div w:id="130489265">
              <w:marLeft w:val="0"/>
              <w:marRight w:val="0"/>
              <w:marTop w:val="0"/>
              <w:marBottom w:val="0"/>
              <w:divBdr>
                <w:top w:val="none" w:sz="0" w:space="0" w:color="auto"/>
                <w:left w:val="none" w:sz="0" w:space="0" w:color="auto"/>
                <w:bottom w:val="none" w:sz="0" w:space="0" w:color="auto"/>
                <w:right w:val="none" w:sz="0" w:space="0" w:color="auto"/>
              </w:divBdr>
            </w:div>
            <w:div w:id="132410647">
              <w:marLeft w:val="0"/>
              <w:marRight w:val="0"/>
              <w:marTop w:val="0"/>
              <w:marBottom w:val="0"/>
              <w:divBdr>
                <w:top w:val="none" w:sz="0" w:space="0" w:color="auto"/>
                <w:left w:val="none" w:sz="0" w:space="0" w:color="auto"/>
                <w:bottom w:val="none" w:sz="0" w:space="0" w:color="auto"/>
                <w:right w:val="none" w:sz="0" w:space="0" w:color="auto"/>
              </w:divBdr>
            </w:div>
            <w:div w:id="133110021">
              <w:marLeft w:val="0"/>
              <w:marRight w:val="0"/>
              <w:marTop w:val="0"/>
              <w:marBottom w:val="0"/>
              <w:divBdr>
                <w:top w:val="none" w:sz="0" w:space="0" w:color="auto"/>
                <w:left w:val="none" w:sz="0" w:space="0" w:color="auto"/>
                <w:bottom w:val="none" w:sz="0" w:space="0" w:color="auto"/>
                <w:right w:val="none" w:sz="0" w:space="0" w:color="auto"/>
              </w:divBdr>
            </w:div>
            <w:div w:id="139352758">
              <w:marLeft w:val="0"/>
              <w:marRight w:val="0"/>
              <w:marTop w:val="0"/>
              <w:marBottom w:val="0"/>
              <w:divBdr>
                <w:top w:val="none" w:sz="0" w:space="0" w:color="auto"/>
                <w:left w:val="none" w:sz="0" w:space="0" w:color="auto"/>
                <w:bottom w:val="none" w:sz="0" w:space="0" w:color="auto"/>
                <w:right w:val="none" w:sz="0" w:space="0" w:color="auto"/>
              </w:divBdr>
            </w:div>
            <w:div w:id="139536719">
              <w:marLeft w:val="0"/>
              <w:marRight w:val="0"/>
              <w:marTop w:val="0"/>
              <w:marBottom w:val="0"/>
              <w:divBdr>
                <w:top w:val="none" w:sz="0" w:space="0" w:color="auto"/>
                <w:left w:val="none" w:sz="0" w:space="0" w:color="auto"/>
                <w:bottom w:val="none" w:sz="0" w:space="0" w:color="auto"/>
                <w:right w:val="none" w:sz="0" w:space="0" w:color="auto"/>
              </w:divBdr>
            </w:div>
            <w:div w:id="140080107">
              <w:marLeft w:val="0"/>
              <w:marRight w:val="0"/>
              <w:marTop w:val="0"/>
              <w:marBottom w:val="0"/>
              <w:divBdr>
                <w:top w:val="none" w:sz="0" w:space="0" w:color="auto"/>
                <w:left w:val="none" w:sz="0" w:space="0" w:color="auto"/>
                <w:bottom w:val="none" w:sz="0" w:space="0" w:color="auto"/>
                <w:right w:val="none" w:sz="0" w:space="0" w:color="auto"/>
              </w:divBdr>
            </w:div>
            <w:div w:id="144015335">
              <w:marLeft w:val="0"/>
              <w:marRight w:val="0"/>
              <w:marTop w:val="480"/>
              <w:marBottom w:val="0"/>
              <w:divBdr>
                <w:top w:val="single" w:sz="6" w:space="0" w:color="auto"/>
                <w:left w:val="single" w:sz="6" w:space="0" w:color="auto"/>
                <w:bottom w:val="single" w:sz="6" w:space="0" w:color="auto"/>
                <w:right w:val="single" w:sz="6" w:space="0" w:color="auto"/>
              </w:divBdr>
            </w:div>
            <w:div w:id="151793718">
              <w:marLeft w:val="0"/>
              <w:marRight w:val="0"/>
              <w:marTop w:val="0"/>
              <w:marBottom w:val="0"/>
              <w:divBdr>
                <w:top w:val="none" w:sz="0" w:space="0" w:color="auto"/>
                <w:left w:val="none" w:sz="0" w:space="0" w:color="auto"/>
                <w:bottom w:val="none" w:sz="0" w:space="0" w:color="auto"/>
                <w:right w:val="none" w:sz="0" w:space="0" w:color="auto"/>
              </w:divBdr>
            </w:div>
            <w:div w:id="153837324">
              <w:marLeft w:val="0"/>
              <w:marRight w:val="0"/>
              <w:marTop w:val="0"/>
              <w:marBottom w:val="0"/>
              <w:divBdr>
                <w:top w:val="none" w:sz="0" w:space="0" w:color="auto"/>
                <w:left w:val="none" w:sz="0" w:space="0" w:color="auto"/>
                <w:bottom w:val="none" w:sz="0" w:space="0" w:color="auto"/>
                <w:right w:val="none" w:sz="0" w:space="0" w:color="auto"/>
              </w:divBdr>
            </w:div>
            <w:div w:id="167335140">
              <w:marLeft w:val="0"/>
              <w:marRight w:val="0"/>
              <w:marTop w:val="0"/>
              <w:marBottom w:val="0"/>
              <w:divBdr>
                <w:top w:val="none" w:sz="0" w:space="0" w:color="auto"/>
                <w:left w:val="none" w:sz="0" w:space="0" w:color="auto"/>
                <w:bottom w:val="none" w:sz="0" w:space="0" w:color="auto"/>
                <w:right w:val="none" w:sz="0" w:space="0" w:color="auto"/>
              </w:divBdr>
            </w:div>
            <w:div w:id="169374678">
              <w:marLeft w:val="0"/>
              <w:marRight w:val="0"/>
              <w:marTop w:val="0"/>
              <w:marBottom w:val="0"/>
              <w:divBdr>
                <w:top w:val="none" w:sz="0" w:space="0" w:color="auto"/>
                <w:left w:val="none" w:sz="0" w:space="0" w:color="auto"/>
                <w:bottom w:val="none" w:sz="0" w:space="0" w:color="auto"/>
                <w:right w:val="none" w:sz="0" w:space="0" w:color="auto"/>
              </w:divBdr>
            </w:div>
            <w:div w:id="172762086">
              <w:marLeft w:val="0"/>
              <w:marRight w:val="0"/>
              <w:marTop w:val="480"/>
              <w:marBottom w:val="0"/>
              <w:divBdr>
                <w:top w:val="single" w:sz="6" w:space="0" w:color="auto"/>
                <w:left w:val="single" w:sz="6" w:space="0" w:color="auto"/>
                <w:bottom w:val="single" w:sz="6" w:space="0" w:color="auto"/>
                <w:right w:val="single" w:sz="6" w:space="0" w:color="auto"/>
              </w:divBdr>
            </w:div>
            <w:div w:id="173692978">
              <w:marLeft w:val="0"/>
              <w:marRight w:val="0"/>
              <w:marTop w:val="0"/>
              <w:marBottom w:val="0"/>
              <w:divBdr>
                <w:top w:val="none" w:sz="0" w:space="0" w:color="auto"/>
                <w:left w:val="none" w:sz="0" w:space="0" w:color="auto"/>
                <w:bottom w:val="none" w:sz="0" w:space="0" w:color="auto"/>
                <w:right w:val="none" w:sz="0" w:space="0" w:color="auto"/>
              </w:divBdr>
            </w:div>
            <w:div w:id="174614149">
              <w:marLeft w:val="0"/>
              <w:marRight w:val="0"/>
              <w:marTop w:val="480"/>
              <w:marBottom w:val="0"/>
              <w:divBdr>
                <w:top w:val="single" w:sz="6" w:space="0" w:color="auto"/>
                <w:left w:val="single" w:sz="6" w:space="0" w:color="auto"/>
                <w:bottom w:val="single" w:sz="6" w:space="0" w:color="auto"/>
                <w:right w:val="single" w:sz="6" w:space="0" w:color="auto"/>
              </w:divBdr>
            </w:div>
            <w:div w:id="181088722">
              <w:marLeft w:val="0"/>
              <w:marRight w:val="0"/>
              <w:marTop w:val="0"/>
              <w:marBottom w:val="0"/>
              <w:divBdr>
                <w:top w:val="none" w:sz="0" w:space="0" w:color="auto"/>
                <w:left w:val="none" w:sz="0" w:space="0" w:color="auto"/>
                <w:bottom w:val="none" w:sz="0" w:space="0" w:color="auto"/>
                <w:right w:val="none" w:sz="0" w:space="0" w:color="auto"/>
              </w:divBdr>
            </w:div>
            <w:div w:id="189150971">
              <w:marLeft w:val="0"/>
              <w:marRight w:val="0"/>
              <w:marTop w:val="0"/>
              <w:marBottom w:val="0"/>
              <w:divBdr>
                <w:top w:val="none" w:sz="0" w:space="0" w:color="auto"/>
                <w:left w:val="none" w:sz="0" w:space="0" w:color="auto"/>
                <w:bottom w:val="none" w:sz="0" w:space="0" w:color="auto"/>
                <w:right w:val="none" w:sz="0" w:space="0" w:color="auto"/>
              </w:divBdr>
            </w:div>
            <w:div w:id="193659357">
              <w:marLeft w:val="0"/>
              <w:marRight w:val="0"/>
              <w:marTop w:val="0"/>
              <w:marBottom w:val="0"/>
              <w:divBdr>
                <w:top w:val="none" w:sz="0" w:space="0" w:color="auto"/>
                <w:left w:val="none" w:sz="0" w:space="0" w:color="auto"/>
                <w:bottom w:val="none" w:sz="0" w:space="0" w:color="auto"/>
                <w:right w:val="none" w:sz="0" w:space="0" w:color="auto"/>
              </w:divBdr>
            </w:div>
            <w:div w:id="195504077">
              <w:marLeft w:val="0"/>
              <w:marRight w:val="0"/>
              <w:marTop w:val="0"/>
              <w:marBottom w:val="0"/>
              <w:divBdr>
                <w:top w:val="none" w:sz="0" w:space="0" w:color="auto"/>
                <w:left w:val="none" w:sz="0" w:space="0" w:color="auto"/>
                <w:bottom w:val="none" w:sz="0" w:space="0" w:color="auto"/>
                <w:right w:val="none" w:sz="0" w:space="0" w:color="auto"/>
              </w:divBdr>
            </w:div>
            <w:div w:id="201594349">
              <w:marLeft w:val="0"/>
              <w:marRight w:val="0"/>
              <w:marTop w:val="0"/>
              <w:marBottom w:val="0"/>
              <w:divBdr>
                <w:top w:val="none" w:sz="0" w:space="0" w:color="auto"/>
                <w:left w:val="none" w:sz="0" w:space="0" w:color="auto"/>
                <w:bottom w:val="none" w:sz="0" w:space="0" w:color="auto"/>
                <w:right w:val="none" w:sz="0" w:space="0" w:color="auto"/>
              </w:divBdr>
            </w:div>
            <w:div w:id="202913511">
              <w:marLeft w:val="0"/>
              <w:marRight w:val="0"/>
              <w:marTop w:val="0"/>
              <w:marBottom w:val="0"/>
              <w:divBdr>
                <w:top w:val="none" w:sz="0" w:space="0" w:color="auto"/>
                <w:left w:val="none" w:sz="0" w:space="0" w:color="auto"/>
                <w:bottom w:val="none" w:sz="0" w:space="0" w:color="auto"/>
                <w:right w:val="none" w:sz="0" w:space="0" w:color="auto"/>
              </w:divBdr>
            </w:div>
            <w:div w:id="204611104">
              <w:marLeft w:val="0"/>
              <w:marRight w:val="0"/>
              <w:marTop w:val="0"/>
              <w:marBottom w:val="0"/>
              <w:divBdr>
                <w:top w:val="none" w:sz="0" w:space="0" w:color="auto"/>
                <w:left w:val="none" w:sz="0" w:space="0" w:color="auto"/>
                <w:bottom w:val="none" w:sz="0" w:space="0" w:color="auto"/>
                <w:right w:val="none" w:sz="0" w:space="0" w:color="auto"/>
              </w:divBdr>
            </w:div>
            <w:div w:id="206307914">
              <w:marLeft w:val="0"/>
              <w:marRight w:val="0"/>
              <w:marTop w:val="0"/>
              <w:marBottom w:val="0"/>
              <w:divBdr>
                <w:top w:val="none" w:sz="0" w:space="0" w:color="auto"/>
                <w:left w:val="none" w:sz="0" w:space="0" w:color="auto"/>
                <w:bottom w:val="none" w:sz="0" w:space="0" w:color="auto"/>
                <w:right w:val="none" w:sz="0" w:space="0" w:color="auto"/>
              </w:divBdr>
            </w:div>
            <w:div w:id="206652410">
              <w:marLeft w:val="0"/>
              <w:marRight w:val="0"/>
              <w:marTop w:val="0"/>
              <w:marBottom w:val="0"/>
              <w:divBdr>
                <w:top w:val="none" w:sz="0" w:space="0" w:color="auto"/>
                <w:left w:val="none" w:sz="0" w:space="0" w:color="auto"/>
                <w:bottom w:val="none" w:sz="0" w:space="0" w:color="auto"/>
                <w:right w:val="none" w:sz="0" w:space="0" w:color="auto"/>
              </w:divBdr>
              <w:divsChild>
                <w:div w:id="46340965">
                  <w:marLeft w:val="0"/>
                  <w:marRight w:val="0"/>
                  <w:marTop w:val="0"/>
                  <w:marBottom w:val="0"/>
                  <w:divBdr>
                    <w:top w:val="none" w:sz="0" w:space="0" w:color="auto"/>
                    <w:left w:val="none" w:sz="0" w:space="0" w:color="auto"/>
                    <w:bottom w:val="none" w:sz="0" w:space="0" w:color="auto"/>
                    <w:right w:val="none" w:sz="0" w:space="0" w:color="auto"/>
                  </w:divBdr>
                </w:div>
                <w:div w:id="79714287">
                  <w:marLeft w:val="0"/>
                  <w:marRight w:val="0"/>
                  <w:marTop w:val="0"/>
                  <w:marBottom w:val="0"/>
                  <w:divBdr>
                    <w:top w:val="none" w:sz="0" w:space="0" w:color="auto"/>
                    <w:left w:val="none" w:sz="0" w:space="0" w:color="auto"/>
                    <w:bottom w:val="none" w:sz="0" w:space="0" w:color="auto"/>
                    <w:right w:val="none" w:sz="0" w:space="0" w:color="auto"/>
                  </w:divBdr>
                </w:div>
                <w:div w:id="81997446">
                  <w:marLeft w:val="0"/>
                  <w:marRight w:val="0"/>
                  <w:marTop w:val="0"/>
                  <w:marBottom w:val="0"/>
                  <w:divBdr>
                    <w:top w:val="none" w:sz="0" w:space="0" w:color="auto"/>
                    <w:left w:val="none" w:sz="0" w:space="0" w:color="auto"/>
                    <w:bottom w:val="none" w:sz="0" w:space="0" w:color="auto"/>
                    <w:right w:val="none" w:sz="0" w:space="0" w:color="auto"/>
                  </w:divBdr>
                </w:div>
                <w:div w:id="248199080">
                  <w:marLeft w:val="0"/>
                  <w:marRight w:val="0"/>
                  <w:marTop w:val="0"/>
                  <w:marBottom w:val="0"/>
                  <w:divBdr>
                    <w:top w:val="none" w:sz="0" w:space="0" w:color="auto"/>
                    <w:left w:val="none" w:sz="0" w:space="0" w:color="auto"/>
                    <w:bottom w:val="none" w:sz="0" w:space="0" w:color="auto"/>
                    <w:right w:val="none" w:sz="0" w:space="0" w:color="auto"/>
                  </w:divBdr>
                </w:div>
                <w:div w:id="659313647">
                  <w:marLeft w:val="0"/>
                  <w:marRight w:val="0"/>
                  <w:marTop w:val="0"/>
                  <w:marBottom w:val="0"/>
                  <w:divBdr>
                    <w:top w:val="none" w:sz="0" w:space="0" w:color="auto"/>
                    <w:left w:val="none" w:sz="0" w:space="0" w:color="auto"/>
                    <w:bottom w:val="none" w:sz="0" w:space="0" w:color="auto"/>
                    <w:right w:val="none" w:sz="0" w:space="0" w:color="auto"/>
                  </w:divBdr>
                </w:div>
                <w:div w:id="1009260949">
                  <w:marLeft w:val="0"/>
                  <w:marRight w:val="0"/>
                  <w:marTop w:val="0"/>
                  <w:marBottom w:val="0"/>
                  <w:divBdr>
                    <w:top w:val="none" w:sz="0" w:space="0" w:color="auto"/>
                    <w:left w:val="none" w:sz="0" w:space="0" w:color="auto"/>
                    <w:bottom w:val="none" w:sz="0" w:space="0" w:color="auto"/>
                    <w:right w:val="none" w:sz="0" w:space="0" w:color="auto"/>
                  </w:divBdr>
                </w:div>
                <w:div w:id="1580794417">
                  <w:marLeft w:val="0"/>
                  <w:marRight w:val="0"/>
                  <w:marTop w:val="0"/>
                  <w:marBottom w:val="0"/>
                  <w:divBdr>
                    <w:top w:val="none" w:sz="0" w:space="0" w:color="auto"/>
                    <w:left w:val="none" w:sz="0" w:space="0" w:color="auto"/>
                    <w:bottom w:val="none" w:sz="0" w:space="0" w:color="auto"/>
                    <w:right w:val="none" w:sz="0" w:space="0" w:color="auto"/>
                  </w:divBdr>
                </w:div>
                <w:div w:id="1847598960">
                  <w:marLeft w:val="0"/>
                  <w:marRight w:val="0"/>
                  <w:marTop w:val="0"/>
                  <w:marBottom w:val="0"/>
                  <w:divBdr>
                    <w:top w:val="none" w:sz="0" w:space="0" w:color="auto"/>
                    <w:left w:val="none" w:sz="0" w:space="0" w:color="auto"/>
                    <w:bottom w:val="none" w:sz="0" w:space="0" w:color="auto"/>
                    <w:right w:val="none" w:sz="0" w:space="0" w:color="auto"/>
                  </w:divBdr>
                </w:div>
              </w:divsChild>
            </w:div>
            <w:div w:id="211305342">
              <w:marLeft w:val="0"/>
              <w:marRight w:val="0"/>
              <w:marTop w:val="0"/>
              <w:marBottom w:val="0"/>
              <w:divBdr>
                <w:top w:val="none" w:sz="0" w:space="0" w:color="auto"/>
                <w:left w:val="none" w:sz="0" w:space="0" w:color="auto"/>
                <w:bottom w:val="none" w:sz="0" w:space="0" w:color="auto"/>
                <w:right w:val="none" w:sz="0" w:space="0" w:color="auto"/>
              </w:divBdr>
            </w:div>
            <w:div w:id="212159692">
              <w:marLeft w:val="0"/>
              <w:marRight w:val="0"/>
              <w:marTop w:val="0"/>
              <w:marBottom w:val="0"/>
              <w:divBdr>
                <w:top w:val="none" w:sz="0" w:space="0" w:color="auto"/>
                <w:left w:val="none" w:sz="0" w:space="0" w:color="auto"/>
                <w:bottom w:val="none" w:sz="0" w:space="0" w:color="auto"/>
                <w:right w:val="none" w:sz="0" w:space="0" w:color="auto"/>
              </w:divBdr>
            </w:div>
            <w:div w:id="212696274">
              <w:marLeft w:val="0"/>
              <w:marRight w:val="0"/>
              <w:marTop w:val="0"/>
              <w:marBottom w:val="0"/>
              <w:divBdr>
                <w:top w:val="none" w:sz="0" w:space="0" w:color="auto"/>
                <w:left w:val="none" w:sz="0" w:space="0" w:color="auto"/>
                <w:bottom w:val="none" w:sz="0" w:space="0" w:color="auto"/>
                <w:right w:val="none" w:sz="0" w:space="0" w:color="auto"/>
              </w:divBdr>
            </w:div>
            <w:div w:id="213008441">
              <w:marLeft w:val="0"/>
              <w:marRight w:val="0"/>
              <w:marTop w:val="0"/>
              <w:marBottom w:val="0"/>
              <w:divBdr>
                <w:top w:val="none" w:sz="0" w:space="0" w:color="auto"/>
                <w:left w:val="none" w:sz="0" w:space="0" w:color="auto"/>
                <w:bottom w:val="none" w:sz="0" w:space="0" w:color="auto"/>
                <w:right w:val="none" w:sz="0" w:space="0" w:color="auto"/>
              </w:divBdr>
            </w:div>
            <w:div w:id="216552602">
              <w:marLeft w:val="0"/>
              <w:marRight w:val="0"/>
              <w:marTop w:val="0"/>
              <w:marBottom w:val="0"/>
              <w:divBdr>
                <w:top w:val="none" w:sz="0" w:space="0" w:color="auto"/>
                <w:left w:val="none" w:sz="0" w:space="0" w:color="auto"/>
                <w:bottom w:val="none" w:sz="0" w:space="0" w:color="auto"/>
                <w:right w:val="none" w:sz="0" w:space="0" w:color="auto"/>
              </w:divBdr>
            </w:div>
            <w:div w:id="227613697">
              <w:marLeft w:val="0"/>
              <w:marRight w:val="0"/>
              <w:marTop w:val="0"/>
              <w:marBottom w:val="0"/>
              <w:divBdr>
                <w:top w:val="none" w:sz="0" w:space="0" w:color="auto"/>
                <w:left w:val="none" w:sz="0" w:space="0" w:color="auto"/>
                <w:bottom w:val="none" w:sz="0" w:space="0" w:color="auto"/>
                <w:right w:val="none" w:sz="0" w:space="0" w:color="auto"/>
              </w:divBdr>
            </w:div>
            <w:div w:id="228077380">
              <w:marLeft w:val="0"/>
              <w:marRight w:val="0"/>
              <w:marTop w:val="0"/>
              <w:marBottom w:val="0"/>
              <w:divBdr>
                <w:top w:val="none" w:sz="0" w:space="0" w:color="auto"/>
                <w:left w:val="none" w:sz="0" w:space="0" w:color="auto"/>
                <w:bottom w:val="none" w:sz="0" w:space="0" w:color="auto"/>
                <w:right w:val="none" w:sz="0" w:space="0" w:color="auto"/>
              </w:divBdr>
            </w:div>
            <w:div w:id="231428926">
              <w:marLeft w:val="0"/>
              <w:marRight w:val="0"/>
              <w:marTop w:val="0"/>
              <w:marBottom w:val="0"/>
              <w:divBdr>
                <w:top w:val="none" w:sz="0" w:space="0" w:color="auto"/>
                <w:left w:val="none" w:sz="0" w:space="0" w:color="auto"/>
                <w:bottom w:val="none" w:sz="0" w:space="0" w:color="auto"/>
                <w:right w:val="none" w:sz="0" w:space="0" w:color="auto"/>
              </w:divBdr>
            </w:div>
            <w:div w:id="234361315">
              <w:marLeft w:val="0"/>
              <w:marRight w:val="0"/>
              <w:marTop w:val="0"/>
              <w:marBottom w:val="0"/>
              <w:divBdr>
                <w:top w:val="none" w:sz="0" w:space="0" w:color="auto"/>
                <w:left w:val="none" w:sz="0" w:space="0" w:color="auto"/>
                <w:bottom w:val="none" w:sz="0" w:space="0" w:color="auto"/>
                <w:right w:val="none" w:sz="0" w:space="0" w:color="auto"/>
              </w:divBdr>
            </w:div>
            <w:div w:id="235559417">
              <w:marLeft w:val="0"/>
              <w:marRight w:val="0"/>
              <w:marTop w:val="0"/>
              <w:marBottom w:val="0"/>
              <w:divBdr>
                <w:top w:val="none" w:sz="0" w:space="0" w:color="auto"/>
                <w:left w:val="none" w:sz="0" w:space="0" w:color="auto"/>
                <w:bottom w:val="none" w:sz="0" w:space="0" w:color="auto"/>
                <w:right w:val="none" w:sz="0" w:space="0" w:color="auto"/>
              </w:divBdr>
            </w:div>
            <w:div w:id="237593933">
              <w:marLeft w:val="0"/>
              <w:marRight w:val="0"/>
              <w:marTop w:val="0"/>
              <w:marBottom w:val="0"/>
              <w:divBdr>
                <w:top w:val="none" w:sz="0" w:space="0" w:color="auto"/>
                <w:left w:val="none" w:sz="0" w:space="0" w:color="auto"/>
                <w:bottom w:val="none" w:sz="0" w:space="0" w:color="auto"/>
                <w:right w:val="none" w:sz="0" w:space="0" w:color="auto"/>
              </w:divBdr>
            </w:div>
            <w:div w:id="237639244">
              <w:marLeft w:val="0"/>
              <w:marRight w:val="0"/>
              <w:marTop w:val="0"/>
              <w:marBottom w:val="0"/>
              <w:divBdr>
                <w:top w:val="none" w:sz="0" w:space="0" w:color="auto"/>
                <w:left w:val="none" w:sz="0" w:space="0" w:color="auto"/>
                <w:bottom w:val="none" w:sz="0" w:space="0" w:color="auto"/>
                <w:right w:val="none" w:sz="0" w:space="0" w:color="auto"/>
              </w:divBdr>
            </w:div>
            <w:div w:id="242689826">
              <w:marLeft w:val="0"/>
              <w:marRight w:val="0"/>
              <w:marTop w:val="0"/>
              <w:marBottom w:val="0"/>
              <w:divBdr>
                <w:top w:val="none" w:sz="0" w:space="0" w:color="auto"/>
                <w:left w:val="none" w:sz="0" w:space="0" w:color="auto"/>
                <w:bottom w:val="none" w:sz="0" w:space="0" w:color="auto"/>
                <w:right w:val="none" w:sz="0" w:space="0" w:color="auto"/>
              </w:divBdr>
            </w:div>
            <w:div w:id="243540301">
              <w:marLeft w:val="0"/>
              <w:marRight w:val="0"/>
              <w:marTop w:val="0"/>
              <w:marBottom w:val="0"/>
              <w:divBdr>
                <w:top w:val="none" w:sz="0" w:space="0" w:color="auto"/>
                <w:left w:val="none" w:sz="0" w:space="0" w:color="auto"/>
                <w:bottom w:val="none" w:sz="0" w:space="0" w:color="auto"/>
                <w:right w:val="none" w:sz="0" w:space="0" w:color="auto"/>
              </w:divBdr>
            </w:div>
            <w:div w:id="245921995">
              <w:marLeft w:val="0"/>
              <w:marRight w:val="0"/>
              <w:marTop w:val="0"/>
              <w:marBottom w:val="0"/>
              <w:divBdr>
                <w:top w:val="none" w:sz="0" w:space="0" w:color="auto"/>
                <w:left w:val="none" w:sz="0" w:space="0" w:color="auto"/>
                <w:bottom w:val="none" w:sz="0" w:space="0" w:color="auto"/>
                <w:right w:val="none" w:sz="0" w:space="0" w:color="auto"/>
              </w:divBdr>
            </w:div>
            <w:div w:id="246156459">
              <w:marLeft w:val="0"/>
              <w:marRight w:val="0"/>
              <w:marTop w:val="0"/>
              <w:marBottom w:val="0"/>
              <w:divBdr>
                <w:top w:val="none" w:sz="0" w:space="0" w:color="auto"/>
                <w:left w:val="none" w:sz="0" w:space="0" w:color="auto"/>
                <w:bottom w:val="none" w:sz="0" w:space="0" w:color="auto"/>
                <w:right w:val="none" w:sz="0" w:space="0" w:color="auto"/>
              </w:divBdr>
            </w:div>
            <w:div w:id="246352145">
              <w:marLeft w:val="0"/>
              <w:marRight w:val="0"/>
              <w:marTop w:val="0"/>
              <w:marBottom w:val="0"/>
              <w:divBdr>
                <w:top w:val="none" w:sz="0" w:space="0" w:color="auto"/>
                <w:left w:val="none" w:sz="0" w:space="0" w:color="auto"/>
                <w:bottom w:val="none" w:sz="0" w:space="0" w:color="auto"/>
                <w:right w:val="none" w:sz="0" w:space="0" w:color="auto"/>
              </w:divBdr>
            </w:div>
            <w:div w:id="246773548">
              <w:marLeft w:val="0"/>
              <w:marRight w:val="0"/>
              <w:marTop w:val="0"/>
              <w:marBottom w:val="0"/>
              <w:divBdr>
                <w:top w:val="none" w:sz="0" w:space="0" w:color="auto"/>
                <w:left w:val="none" w:sz="0" w:space="0" w:color="auto"/>
                <w:bottom w:val="none" w:sz="0" w:space="0" w:color="auto"/>
                <w:right w:val="none" w:sz="0" w:space="0" w:color="auto"/>
              </w:divBdr>
            </w:div>
            <w:div w:id="247428725">
              <w:marLeft w:val="0"/>
              <w:marRight w:val="0"/>
              <w:marTop w:val="0"/>
              <w:marBottom w:val="0"/>
              <w:divBdr>
                <w:top w:val="none" w:sz="0" w:space="0" w:color="auto"/>
                <w:left w:val="none" w:sz="0" w:space="0" w:color="auto"/>
                <w:bottom w:val="none" w:sz="0" w:space="0" w:color="auto"/>
                <w:right w:val="none" w:sz="0" w:space="0" w:color="auto"/>
              </w:divBdr>
            </w:div>
            <w:div w:id="252982965">
              <w:marLeft w:val="0"/>
              <w:marRight w:val="0"/>
              <w:marTop w:val="0"/>
              <w:marBottom w:val="0"/>
              <w:divBdr>
                <w:top w:val="none" w:sz="0" w:space="0" w:color="auto"/>
                <w:left w:val="none" w:sz="0" w:space="0" w:color="auto"/>
                <w:bottom w:val="none" w:sz="0" w:space="0" w:color="auto"/>
                <w:right w:val="none" w:sz="0" w:space="0" w:color="auto"/>
              </w:divBdr>
            </w:div>
            <w:div w:id="253364840">
              <w:marLeft w:val="0"/>
              <w:marRight w:val="0"/>
              <w:marTop w:val="0"/>
              <w:marBottom w:val="0"/>
              <w:divBdr>
                <w:top w:val="none" w:sz="0" w:space="0" w:color="auto"/>
                <w:left w:val="none" w:sz="0" w:space="0" w:color="auto"/>
                <w:bottom w:val="none" w:sz="0" w:space="0" w:color="auto"/>
                <w:right w:val="none" w:sz="0" w:space="0" w:color="auto"/>
              </w:divBdr>
            </w:div>
            <w:div w:id="255024279">
              <w:marLeft w:val="0"/>
              <w:marRight w:val="0"/>
              <w:marTop w:val="0"/>
              <w:marBottom w:val="0"/>
              <w:divBdr>
                <w:top w:val="none" w:sz="0" w:space="0" w:color="auto"/>
                <w:left w:val="none" w:sz="0" w:space="0" w:color="auto"/>
                <w:bottom w:val="none" w:sz="0" w:space="0" w:color="auto"/>
                <w:right w:val="none" w:sz="0" w:space="0" w:color="auto"/>
              </w:divBdr>
            </w:div>
            <w:div w:id="256839005">
              <w:marLeft w:val="0"/>
              <w:marRight w:val="0"/>
              <w:marTop w:val="0"/>
              <w:marBottom w:val="0"/>
              <w:divBdr>
                <w:top w:val="none" w:sz="0" w:space="0" w:color="auto"/>
                <w:left w:val="none" w:sz="0" w:space="0" w:color="auto"/>
                <w:bottom w:val="none" w:sz="0" w:space="0" w:color="auto"/>
                <w:right w:val="none" w:sz="0" w:space="0" w:color="auto"/>
              </w:divBdr>
            </w:div>
            <w:div w:id="258412221">
              <w:marLeft w:val="0"/>
              <w:marRight w:val="0"/>
              <w:marTop w:val="0"/>
              <w:marBottom w:val="0"/>
              <w:divBdr>
                <w:top w:val="none" w:sz="0" w:space="0" w:color="auto"/>
                <w:left w:val="none" w:sz="0" w:space="0" w:color="auto"/>
                <w:bottom w:val="none" w:sz="0" w:space="0" w:color="auto"/>
                <w:right w:val="none" w:sz="0" w:space="0" w:color="auto"/>
              </w:divBdr>
            </w:div>
            <w:div w:id="261840359">
              <w:marLeft w:val="0"/>
              <w:marRight w:val="0"/>
              <w:marTop w:val="0"/>
              <w:marBottom w:val="0"/>
              <w:divBdr>
                <w:top w:val="none" w:sz="0" w:space="0" w:color="auto"/>
                <w:left w:val="none" w:sz="0" w:space="0" w:color="auto"/>
                <w:bottom w:val="none" w:sz="0" w:space="0" w:color="auto"/>
                <w:right w:val="none" w:sz="0" w:space="0" w:color="auto"/>
              </w:divBdr>
            </w:div>
            <w:div w:id="261957188">
              <w:marLeft w:val="0"/>
              <w:marRight w:val="0"/>
              <w:marTop w:val="0"/>
              <w:marBottom w:val="0"/>
              <w:divBdr>
                <w:top w:val="none" w:sz="0" w:space="0" w:color="auto"/>
                <w:left w:val="none" w:sz="0" w:space="0" w:color="auto"/>
                <w:bottom w:val="none" w:sz="0" w:space="0" w:color="auto"/>
                <w:right w:val="none" w:sz="0" w:space="0" w:color="auto"/>
              </w:divBdr>
            </w:div>
            <w:div w:id="262303081">
              <w:marLeft w:val="0"/>
              <w:marRight w:val="0"/>
              <w:marTop w:val="0"/>
              <w:marBottom w:val="0"/>
              <w:divBdr>
                <w:top w:val="none" w:sz="0" w:space="0" w:color="auto"/>
                <w:left w:val="none" w:sz="0" w:space="0" w:color="auto"/>
                <w:bottom w:val="none" w:sz="0" w:space="0" w:color="auto"/>
                <w:right w:val="none" w:sz="0" w:space="0" w:color="auto"/>
              </w:divBdr>
            </w:div>
            <w:div w:id="262686078">
              <w:marLeft w:val="0"/>
              <w:marRight w:val="0"/>
              <w:marTop w:val="0"/>
              <w:marBottom w:val="0"/>
              <w:divBdr>
                <w:top w:val="none" w:sz="0" w:space="0" w:color="auto"/>
                <w:left w:val="none" w:sz="0" w:space="0" w:color="auto"/>
                <w:bottom w:val="none" w:sz="0" w:space="0" w:color="auto"/>
                <w:right w:val="none" w:sz="0" w:space="0" w:color="auto"/>
              </w:divBdr>
            </w:div>
            <w:div w:id="266082125">
              <w:marLeft w:val="0"/>
              <w:marRight w:val="0"/>
              <w:marTop w:val="0"/>
              <w:marBottom w:val="0"/>
              <w:divBdr>
                <w:top w:val="none" w:sz="0" w:space="0" w:color="auto"/>
                <w:left w:val="none" w:sz="0" w:space="0" w:color="auto"/>
                <w:bottom w:val="none" w:sz="0" w:space="0" w:color="auto"/>
                <w:right w:val="none" w:sz="0" w:space="0" w:color="auto"/>
              </w:divBdr>
            </w:div>
            <w:div w:id="267781914">
              <w:marLeft w:val="0"/>
              <w:marRight w:val="0"/>
              <w:marTop w:val="0"/>
              <w:marBottom w:val="0"/>
              <w:divBdr>
                <w:top w:val="none" w:sz="0" w:space="0" w:color="auto"/>
                <w:left w:val="none" w:sz="0" w:space="0" w:color="auto"/>
                <w:bottom w:val="none" w:sz="0" w:space="0" w:color="auto"/>
                <w:right w:val="none" w:sz="0" w:space="0" w:color="auto"/>
              </w:divBdr>
            </w:div>
            <w:div w:id="269582218">
              <w:marLeft w:val="0"/>
              <w:marRight w:val="0"/>
              <w:marTop w:val="0"/>
              <w:marBottom w:val="0"/>
              <w:divBdr>
                <w:top w:val="none" w:sz="0" w:space="0" w:color="auto"/>
                <w:left w:val="none" w:sz="0" w:space="0" w:color="auto"/>
                <w:bottom w:val="none" w:sz="0" w:space="0" w:color="auto"/>
                <w:right w:val="none" w:sz="0" w:space="0" w:color="auto"/>
              </w:divBdr>
            </w:div>
            <w:div w:id="269822906">
              <w:marLeft w:val="0"/>
              <w:marRight w:val="0"/>
              <w:marTop w:val="0"/>
              <w:marBottom w:val="0"/>
              <w:divBdr>
                <w:top w:val="none" w:sz="0" w:space="0" w:color="auto"/>
                <w:left w:val="none" w:sz="0" w:space="0" w:color="auto"/>
                <w:bottom w:val="none" w:sz="0" w:space="0" w:color="auto"/>
                <w:right w:val="none" w:sz="0" w:space="0" w:color="auto"/>
              </w:divBdr>
            </w:div>
            <w:div w:id="274214565">
              <w:marLeft w:val="0"/>
              <w:marRight w:val="0"/>
              <w:marTop w:val="0"/>
              <w:marBottom w:val="0"/>
              <w:divBdr>
                <w:top w:val="none" w:sz="0" w:space="0" w:color="auto"/>
                <w:left w:val="none" w:sz="0" w:space="0" w:color="auto"/>
                <w:bottom w:val="none" w:sz="0" w:space="0" w:color="auto"/>
                <w:right w:val="none" w:sz="0" w:space="0" w:color="auto"/>
              </w:divBdr>
            </w:div>
            <w:div w:id="280844590">
              <w:marLeft w:val="0"/>
              <w:marRight w:val="0"/>
              <w:marTop w:val="0"/>
              <w:marBottom w:val="0"/>
              <w:divBdr>
                <w:top w:val="none" w:sz="0" w:space="0" w:color="auto"/>
                <w:left w:val="none" w:sz="0" w:space="0" w:color="auto"/>
                <w:bottom w:val="none" w:sz="0" w:space="0" w:color="auto"/>
                <w:right w:val="none" w:sz="0" w:space="0" w:color="auto"/>
              </w:divBdr>
            </w:div>
            <w:div w:id="282151348">
              <w:marLeft w:val="0"/>
              <w:marRight w:val="0"/>
              <w:marTop w:val="0"/>
              <w:marBottom w:val="0"/>
              <w:divBdr>
                <w:top w:val="none" w:sz="0" w:space="0" w:color="auto"/>
                <w:left w:val="none" w:sz="0" w:space="0" w:color="auto"/>
                <w:bottom w:val="none" w:sz="0" w:space="0" w:color="auto"/>
                <w:right w:val="none" w:sz="0" w:space="0" w:color="auto"/>
              </w:divBdr>
            </w:div>
            <w:div w:id="285474984">
              <w:marLeft w:val="0"/>
              <w:marRight w:val="0"/>
              <w:marTop w:val="0"/>
              <w:marBottom w:val="0"/>
              <w:divBdr>
                <w:top w:val="none" w:sz="0" w:space="0" w:color="auto"/>
                <w:left w:val="none" w:sz="0" w:space="0" w:color="auto"/>
                <w:bottom w:val="none" w:sz="0" w:space="0" w:color="auto"/>
                <w:right w:val="none" w:sz="0" w:space="0" w:color="auto"/>
              </w:divBdr>
            </w:div>
            <w:div w:id="298806567">
              <w:marLeft w:val="0"/>
              <w:marRight w:val="0"/>
              <w:marTop w:val="0"/>
              <w:marBottom w:val="0"/>
              <w:divBdr>
                <w:top w:val="none" w:sz="0" w:space="0" w:color="auto"/>
                <w:left w:val="none" w:sz="0" w:space="0" w:color="auto"/>
                <w:bottom w:val="none" w:sz="0" w:space="0" w:color="auto"/>
                <w:right w:val="none" w:sz="0" w:space="0" w:color="auto"/>
              </w:divBdr>
            </w:div>
            <w:div w:id="301812909">
              <w:marLeft w:val="0"/>
              <w:marRight w:val="0"/>
              <w:marTop w:val="0"/>
              <w:marBottom w:val="0"/>
              <w:divBdr>
                <w:top w:val="none" w:sz="0" w:space="0" w:color="auto"/>
                <w:left w:val="none" w:sz="0" w:space="0" w:color="auto"/>
                <w:bottom w:val="none" w:sz="0" w:space="0" w:color="auto"/>
                <w:right w:val="none" w:sz="0" w:space="0" w:color="auto"/>
              </w:divBdr>
            </w:div>
            <w:div w:id="303119539">
              <w:marLeft w:val="0"/>
              <w:marRight w:val="0"/>
              <w:marTop w:val="0"/>
              <w:marBottom w:val="0"/>
              <w:divBdr>
                <w:top w:val="none" w:sz="0" w:space="0" w:color="auto"/>
                <w:left w:val="none" w:sz="0" w:space="0" w:color="auto"/>
                <w:bottom w:val="none" w:sz="0" w:space="0" w:color="auto"/>
                <w:right w:val="none" w:sz="0" w:space="0" w:color="auto"/>
              </w:divBdr>
            </w:div>
            <w:div w:id="312412109">
              <w:marLeft w:val="0"/>
              <w:marRight w:val="0"/>
              <w:marTop w:val="0"/>
              <w:marBottom w:val="0"/>
              <w:divBdr>
                <w:top w:val="none" w:sz="0" w:space="0" w:color="auto"/>
                <w:left w:val="none" w:sz="0" w:space="0" w:color="auto"/>
                <w:bottom w:val="none" w:sz="0" w:space="0" w:color="auto"/>
                <w:right w:val="none" w:sz="0" w:space="0" w:color="auto"/>
              </w:divBdr>
            </w:div>
            <w:div w:id="318655767">
              <w:marLeft w:val="0"/>
              <w:marRight w:val="0"/>
              <w:marTop w:val="0"/>
              <w:marBottom w:val="0"/>
              <w:divBdr>
                <w:top w:val="none" w:sz="0" w:space="0" w:color="auto"/>
                <w:left w:val="none" w:sz="0" w:space="0" w:color="auto"/>
                <w:bottom w:val="none" w:sz="0" w:space="0" w:color="auto"/>
                <w:right w:val="none" w:sz="0" w:space="0" w:color="auto"/>
              </w:divBdr>
            </w:div>
            <w:div w:id="319889933">
              <w:marLeft w:val="0"/>
              <w:marRight w:val="0"/>
              <w:marTop w:val="480"/>
              <w:marBottom w:val="0"/>
              <w:divBdr>
                <w:top w:val="single" w:sz="6" w:space="0" w:color="auto"/>
                <w:left w:val="single" w:sz="6" w:space="0" w:color="auto"/>
                <w:bottom w:val="single" w:sz="6" w:space="0" w:color="auto"/>
                <w:right w:val="single" w:sz="6" w:space="0" w:color="auto"/>
              </w:divBdr>
            </w:div>
            <w:div w:id="330135761">
              <w:marLeft w:val="0"/>
              <w:marRight w:val="0"/>
              <w:marTop w:val="0"/>
              <w:marBottom w:val="0"/>
              <w:divBdr>
                <w:top w:val="none" w:sz="0" w:space="0" w:color="auto"/>
                <w:left w:val="none" w:sz="0" w:space="0" w:color="auto"/>
                <w:bottom w:val="none" w:sz="0" w:space="0" w:color="auto"/>
                <w:right w:val="none" w:sz="0" w:space="0" w:color="auto"/>
              </w:divBdr>
            </w:div>
            <w:div w:id="331492447">
              <w:marLeft w:val="0"/>
              <w:marRight w:val="0"/>
              <w:marTop w:val="0"/>
              <w:marBottom w:val="0"/>
              <w:divBdr>
                <w:top w:val="none" w:sz="0" w:space="0" w:color="auto"/>
                <w:left w:val="none" w:sz="0" w:space="0" w:color="auto"/>
                <w:bottom w:val="none" w:sz="0" w:space="0" w:color="auto"/>
                <w:right w:val="none" w:sz="0" w:space="0" w:color="auto"/>
              </w:divBdr>
            </w:div>
            <w:div w:id="336349780">
              <w:marLeft w:val="0"/>
              <w:marRight w:val="0"/>
              <w:marTop w:val="0"/>
              <w:marBottom w:val="0"/>
              <w:divBdr>
                <w:top w:val="none" w:sz="0" w:space="0" w:color="auto"/>
                <w:left w:val="none" w:sz="0" w:space="0" w:color="auto"/>
                <w:bottom w:val="none" w:sz="0" w:space="0" w:color="auto"/>
                <w:right w:val="none" w:sz="0" w:space="0" w:color="auto"/>
              </w:divBdr>
            </w:div>
            <w:div w:id="339040811">
              <w:marLeft w:val="0"/>
              <w:marRight w:val="0"/>
              <w:marTop w:val="480"/>
              <w:marBottom w:val="0"/>
              <w:divBdr>
                <w:top w:val="single" w:sz="6" w:space="0" w:color="auto"/>
                <w:left w:val="single" w:sz="6" w:space="0" w:color="auto"/>
                <w:bottom w:val="single" w:sz="6" w:space="0" w:color="auto"/>
                <w:right w:val="single" w:sz="6" w:space="0" w:color="auto"/>
              </w:divBdr>
            </w:div>
            <w:div w:id="345208786">
              <w:marLeft w:val="0"/>
              <w:marRight w:val="0"/>
              <w:marTop w:val="0"/>
              <w:marBottom w:val="0"/>
              <w:divBdr>
                <w:top w:val="none" w:sz="0" w:space="0" w:color="auto"/>
                <w:left w:val="none" w:sz="0" w:space="0" w:color="auto"/>
                <w:bottom w:val="none" w:sz="0" w:space="0" w:color="auto"/>
                <w:right w:val="none" w:sz="0" w:space="0" w:color="auto"/>
              </w:divBdr>
            </w:div>
            <w:div w:id="345793908">
              <w:marLeft w:val="0"/>
              <w:marRight w:val="0"/>
              <w:marTop w:val="0"/>
              <w:marBottom w:val="0"/>
              <w:divBdr>
                <w:top w:val="none" w:sz="0" w:space="0" w:color="auto"/>
                <w:left w:val="none" w:sz="0" w:space="0" w:color="auto"/>
                <w:bottom w:val="none" w:sz="0" w:space="0" w:color="auto"/>
                <w:right w:val="none" w:sz="0" w:space="0" w:color="auto"/>
              </w:divBdr>
            </w:div>
            <w:div w:id="353505592">
              <w:marLeft w:val="0"/>
              <w:marRight w:val="0"/>
              <w:marTop w:val="0"/>
              <w:marBottom w:val="0"/>
              <w:divBdr>
                <w:top w:val="none" w:sz="0" w:space="0" w:color="auto"/>
                <w:left w:val="none" w:sz="0" w:space="0" w:color="auto"/>
                <w:bottom w:val="none" w:sz="0" w:space="0" w:color="auto"/>
                <w:right w:val="none" w:sz="0" w:space="0" w:color="auto"/>
              </w:divBdr>
            </w:div>
            <w:div w:id="354618902">
              <w:marLeft w:val="0"/>
              <w:marRight w:val="0"/>
              <w:marTop w:val="0"/>
              <w:marBottom w:val="0"/>
              <w:divBdr>
                <w:top w:val="none" w:sz="0" w:space="0" w:color="auto"/>
                <w:left w:val="none" w:sz="0" w:space="0" w:color="auto"/>
                <w:bottom w:val="none" w:sz="0" w:space="0" w:color="auto"/>
                <w:right w:val="none" w:sz="0" w:space="0" w:color="auto"/>
              </w:divBdr>
            </w:div>
            <w:div w:id="358627070">
              <w:marLeft w:val="0"/>
              <w:marRight w:val="0"/>
              <w:marTop w:val="0"/>
              <w:marBottom w:val="0"/>
              <w:divBdr>
                <w:top w:val="none" w:sz="0" w:space="0" w:color="auto"/>
                <w:left w:val="none" w:sz="0" w:space="0" w:color="auto"/>
                <w:bottom w:val="none" w:sz="0" w:space="0" w:color="auto"/>
                <w:right w:val="none" w:sz="0" w:space="0" w:color="auto"/>
              </w:divBdr>
            </w:div>
            <w:div w:id="359667116">
              <w:marLeft w:val="0"/>
              <w:marRight w:val="0"/>
              <w:marTop w:val="0"/>
              <w:marBottom w:val="0"/>
              <w:divBdr>
                <w:top w:val="none" w:sz="0" w:space="0" w:color="auto"/>
                <w:left w:val="none" w:sz="0" w:space="0" w:color="auto"/>
                <w:bottom w:val="none" w:sz="0" w:space="0" w:color="auto"/>
                <w:right w:val="none" w:sz="0" w:space="0" w:color="auto"/>
              </w:divBdr>
            </w:div>
            <w:div w:id="368144610">
              <w:marLeft w:val="0"/>
              <w:marRight w:val="0"/>
              <w:marTop w:val="0"/>
              <w:marBottom w:val="0"/>
              <w:divBdr>
                <w:top w:val="none" w:sz="0" w:space="0" w:color="auto"/>
                <w:left w:val="none" w:sz="0" w:space="0" w:color="auto"/>
                <w:bottom w:val="none" w:sz="0" w:space="0" w:color="auto"/>
                <w:right w:val="none" w:sz="0" w:space="0" w:color="auto"/>
              </w:divBdr>
            </w:div>
            <w:div w:id="368457011">
              <w:marLeft w:val="0"/>
              <w:marRight w:val="0"/>
              <w:marTop w:val="480"/>
              <w:marBottom w:val="0"/>
              <w:divBdr>
                <w:top w:val="single" w:sz="6" w:space="0" w:color="auto"/>
                <w:left w:val="single" w:sz="6" w:space="0" w:color="auto"/>
                <w:bottom w:val="single" w:sz="6" w:space="0" w:color="auto"/>
                <w:right w:val="single" w:sz="6" w:space="0" w:color="auto"/>
              </w:divBdr>
            </w:div>
            <w:div w:id="371347343">
              <w:marLeft w:val="0"/>
              <w:marRight w:val="0"/>
              <w:marTop w:val="0"/>
              <w:marBottom w:val="0"/>
              <w:divBdr>
                <w:top w:val="none" w:sz="0" w:space="0" w:color="auto"/>
                <w:left w:val="none" w:sz="0" w:space="0" w:color="auto"/>
                <w:bottom w:val="none" w:sz="0" w:space="0" w:color="auto"/>
                <w:right w:val="none" w:sz="0" w:space="0" w:color="auto"/>
              </w:divBdr>
            </w:div>
            <w:div w:id="378165659">
              <w:marLeft w:val="0"/>
              <w:marRight w:val="0"/>
              <w:marTop w:val="0"/>
              <w:marBottom w:val="0"/>
              <w:divBdr>
                <w:top w:val="none" w:sz="0" w:space="0" w:color="auto"/>
                <w:left w:val="none" w:sz="0" w:space="0" w:color="auto"/>
                <w:bottom w:val="none" w:sz="0" w:space="0" w:color="auto"/>
                <w:right w:val="none" w:sz="0" w:space="0" w:color="auto"/>
              </w:divBdr>
            </w:div>
            <w:div w:id="378550352">
              <w:marLeft w:val="0"/>
              <w:marRight w:val="0"/>
              <w:marTop w:val="0"/>
              <w:marBottom w:val="0"/>
              <w:divBdr>
                <w:top w:val="none" w:sz="0" w:space="0" w:color="auto"/>
                <w:left w:val="none" w:sz="0" w:space="0" w:color="auto"/>
                <w:bottom w:val="none" w:sz="0" w:space="0" w:color="auto"/>
                <w:right w:val="none" w:sz="0" w:space="0" w:color="auto"/>
              </w:divBdr>
            </w:div>
            <w:div w:id="380329205">
              <w:marLeft w:val="0"/>
              <w:marRight w:val="0"/>
              <w:marTop w:val="0"/>
              <w:marBottom w:val="0"/>
              <w:divBdr>
                <w:top w:val="none" w:sz="0" w:space="0" w:color="auto"/>
                <w:left w:val="none" w:sz="0" w:space="0" w:color="auto"/>
                <w:bottom w:val="none" w:sz="0" w:space="0" w:color="auto"/>
                <w:right w:val="none" w:sz="0" w:space="0" w:color="auto"/>
              </w:divBdr>
            </w:div>
            <w:div w:id="382369538">
              <w:marLeft w:val="0"/>
              <w:marRight w:val="0"/>
              <w:marTop w:val="0"/>
              <w:marBottom w:val="0"/>
              <w:divBdr>
                <w:top w:val="none" w:sz="0" w:space="0" w:color="auto"/>
                <w:left w:val="none" w:sz="0" w:space="0" w:color="auto"/>
                <w:bottom w:val="none" w:sz="0" w:space="0" w:color="auto"/>
                <w:right w:val="none" w:sz="0" w:space="0" w:color="auto"/>
              </w:divBdr>
            </w:div>
            <w:div w:id="383723539">
              <w:marLeft w:val="0"/>
              <w:marRight w:val="0"/>
              <w:marTop w:val="0"/>
              <w:marBottom w:val="0"/>
              <w:divBdr>
                <w:top w:val="none" w:sz="0" w:space="0" w:color="auto"/>
                <w:left w:val="none" w:sz="0" w:space="0" w:color="auto"/>
                <w:bottom w:val="none" w:sz="0" w:space="0" w:color="auto"/>
                <w:right w:val="none" w:sz="0" w:space="0" w:color="auto"/>
              </w:divBdr>
            </w:div>
            <w:div w:id="384260952">
              <w:marLeft w:val="0"/>
              <w:marRight w:val="0"/>
              <w:marTop w:val="0"/>
              <w:marBottom w:val="0"/>
              <w:divBdr>
                <w:top w:val="none" w:sz="0" w:space="0" w:color="auto"/>
                <w:left w:val="none" w:sz="0" w:space="0" w:color="auto"/>
                <w:bottom w:val="none" w:sz="0" w:space="0" w:color="auto"/>
                <w:right w:val="none" w:sz="0" w:space="0" w:color="auto"/>
              </w:divBdr>
            </w:div>
            <w:div w:id="384842206">
              <w:marLeft w:val="0"/>
              <w:marRight w:val="0"/>
              <w:marTop w:val="0"/>
              <w:marBottom w:val="0"/>
              <w:divBdr>
                <w:top w:val="none" w:sz="0" w:space="0" w:color="auto"/>
                <w:left w:val="none" w:sz="0" w:space="0" w:color="auto"/>
                <w:bottom w:val="none" w:sz="0" w:space="0" w:color="auto"/>
                <w:right w:val="none" w:sz="0" w:space="0" w:color="auto"/>
              </w:divBdr>
            </w:div>
            <w:div w:id="387648427">
              <w:marLeft w:val="0"/>
              <w:marRight w:val="0"/>
              <w:marTop w:val="0"/>
              <w:marBottom w:val="0"/>
              <w:divBdr>
                <w:top w:val="none" w:sz="0" w:space="0" w:color="auto"/>
                <w:left w:val="none" w:sz="0" w:space="0" w:color="auto"/>
                <w:bottom w:val="none" w:sz="0" w:space="0" w:color="auto"/>
                <w:right w:val="none" w:sz="0" w:space="0" w:color="auto"/>
              </w:divBdr>
            </w:div>
            <w:div w:id="397366066">
              <w:marLeft w:val="0"/>
              <w:marRight w:val="0"/>
              <w:marTop w:val="0"/>
              <w:marBottom w:val="0"/>
              <w:divBdr>
                <w:top w:val="none" w:sz="0" w:space="0" w:color="auto"/>
                <w:left w:val="none" w:sz="0" w:space="0" w:color="auto"/>
                <w:bottom w:val="none" w:sz="0" w:space="0" w:color="auto"/>
                <w:right w:val="none" w:sz="0" w:space="0" w:color="auto"/>
              </w:divBdr>
            </w:div>
            <w:div w:id="400717878">
              <w:marLeft w:val="0"/>
              <w:marRight w:val="0"/>
              <w:marTop w:val="480"/>
              <w:marBottom w:val="0"/>
              <w:divBdr>
                <w:top w:val="single" w:sz="6" w:space="0" w:color="auto"/>
                <w:left w:val="single" w:sz="6" w:space="0" w:color="auto"/>
                <w:bottom w:val="single" w:sz="6" w:space="0" w:color="auto"/>
                <w:right w:val="single" w:sz="6" w:space="0" w:color="auto"/>
              </w:divBdr>
            </w:div>
            <w:div w:id="402874315">
              <w:marLeft w:val="0"/>
              <w:marRight w:val="0"/>
              <w:marTop w:val="0"/>
              <w:marBottom w:val="0"/>
              <w:divBdr>
                <w:top w:val="none" w:sz="0" w:space="0" w:color="auto"/>
                <w:left w:val="none" w:sz="0" w:space="0" w:color="auto"/>
                <w:bottom w:val="none" w:sz="0" w:space="0" w:color="auto"/>
                <w:right w:val="none" w:sz="0" w:space="0" w:color="auto"/>
              </w:divBdr>
            </w:div>
            <w:div w:id="404299067">
              <w:marLeft w:val="0"/>
              <w:marRight w:val="0"/>
              <w:marTop w:val="0"/>
              <w:marBottom w:val="0"/>
              <w:divBdr>
                <w:top w:val="none" w:sz="0" w:space="0" w:color="auto"/>
                <w:left w:val="none" w:sz="0" w:space="0" w:color="auto"/>
                <w:bottom w:val="none" w:sz="0" w:space="0" w:color="auto"/>
                <w:right w:val="none" w:sz="0" w:space="0" w:color="auto"/>
              </w:divBdr>
            </w:div>
            <w:div w:id="405539820">
              <w:marLeft w:val="0"/>
              <w:marRight w:val="0"/>
              <w:marTop w:val="0"/>
              <w:marBottom w:val="0"/>
              <w:divBdr>
                <w:top w:val="none" w:sz="0" w:space="0" w:color="auto"/>
                <w:left w:val="none" w:sz="0" w:space="0" w:color="auto"/>
                <w:bottom w:val="none" w:sz="0" w:space="0" w:color="auto"/>
                <w:right w:val="none" w:sz="0" w:space="0" w:color="auto"/>
              </w:divBdr>
            </w:div>
            <w:div w:id="406417259">
              <w:marLeft w:val="0"/>
              <w:marRight w:val="0"/>
              <w:marTop w:val="0"/>
              <w:marBottom w:val="0"/>
              <w:divBdr>
                <w:top w:val="none" w:sz="0" w:space="0" w:color="auto"/>
                <w:left w:val="none" w:sz="0" w:space="0" w:color="auto"/>
                <w:bottom w:val="none" w:sz="0" w:space="0" w:color="auto"/>
                <w:right w:val="none" w:sz="0" w:space="0" w:color="auto"/>
              </w:divBdr>
            </w:div>
            <w:div w:id="406534711">
              <w:marLeft w:val="0"/>
              <w:marRight w:val="0"/>
              <w:marTop w:val="0"/>
              <w:marBottom w:val="0"/>
              <w:divBdr>
                <w:top w:val="none" w:sz="0" w:space="0" w:color="auto"/>
                <w:left w:val="none" w:sz="0" w:space="0" w:color="auto"/>
                <w:bottom w:val="none" w:sz="0" w:space="0" w:color="auto"/>
                <w:right w:val="none" w:sz="0" w:space="0" w:color="auto"/>
              </w:divBdr>
            </w:div>
            <w:div w:id="412050251">
              <w:marLeft w:val="0"/>
              <w:marRight w:val="0"/>
              <w:marTop w:val="0"/>
              <w:marBottom w:val="0"/>
              <w:divBdr>
                <w:top w:val="none" w:sz="0" w:space="0" w:color="auto"/>
                <w:left w:val="none" w:sz="0" w:space="0" w:color="auto"/>
                <w:bottom w:val="none" w:sz="0" w:space="0" w:color="auto"/>
                <w:right w:val="none" w:sz="0" w:space="0" w:color="auto"/>
              </w:divBdr>
            </w:div>
            <w:div w:id="412245884">
              <w:marLeft w:val="0"/>
              <w:marRight w:val="0"/>
              <w:marTop w:val="0"/>
              <w:marBottom w:val="0"/>
              <w:divBdr>
                <w:top w:val="none" w:sz="0" w:space="0" w:color="auto"/>
                <w:left w:val="none" w:sz="0" w:space="0" w:color="auto"/>
                <w:bottom w:val="none" w:sz="0" w:space="0" w:color="auto"/>
                <w:right w:val="none" w:sz="0" w:space="0" w:color="auto"/>
              </w:divBdr>
            </w:div>
            <w:div w:id="412776583">
              <w:marLeft w:val="0"/>
              <w:marRight w:val="0"/>
              <w:marTop w:val="0"/>
              <w:marBottom w:val="0"/>
              <w:divBdr>
                <w:top w:val="none" w:sz="0" w:space="0" w:color="auto"/>
                <w:left w:val="none" w:sz="0" w:space="0" w:color="auto"/>
                <w:bottom w:val="none" w:sz="0" w:space="0" w:color="auto"/>
                <w:right w:val="none" w:sz="0" w:space="0" w:color="auto"/>
              </w:divBdr>
            </w:div>
            <w:div w:id="429854505">
              <w:marLeft w:val="0"/>
              <w:marRight w:val="0"/>
              <w:marTop w:val="0"/>
              <w:marBottom w:val="0"/>
              <w:divBdr>
                <w:top w:val="none" w:sz="0" w:space="0" w:color="auto"/>
                <w:left w:val="none" w:sz="0" w:space="0" w:color="auto"/>
                <w:bottom w:val="none" w:sz="0" w:space="0" w:color="auto"/>
                <w:right w:val="none" w:sz="0" w:space="0" w:color="auto"/>
              </w:divBdr>
            </w:div>
            <w:div w:id="430859538">
              <w:marLeft w:val="0"/>
              <w:marRight w:val="0"/>
              <w:marTop w:val="0"/>
              <w:marBottom w:val="0"/>
              <w:divBdr>
                <w:top w:val="none" w:sz="0" w:space="0" w:color="auto"/>
                <w:left w:val="none" w:sz="0" w:space="0" w:color="auto"/>
                <w:bottom w:val="none" w:sz="0" w:space="0" w:color="auto"/>
                <w:right w:val="none" w:sz="0" w:space="0" w:color="auto"/>
              </w:divBdr>
            </w:div>
            <w:div w:id="431703375">
              <w:marLeft w:val="0"/>
              <w:marRight w:val="0"/>
              <w:marTop w:val="0"/>
              <w:marBottom w:val="0"/>
              <w:divBdr>
                <w:top w:val="none" w:sz="0" w:space="0" w:color="auto"/>
                <w:left w:val="none" w:sz="0" w:space="0" w:color="auto"/>
                <w:bottom w:val="none" w:sz="0" w:space="0" w:color="auto"/>
                <w:right w:val="none" w:sz="0" w:space="0" w:color="auto"/>
              </w:divBdr>
            </w:div>
            <w:div w:id="434860919">
              <w:marLeft w:val="0"/>
              <w:marRight w:val="0"/>
              <w:marTop w:val="0"/>
              <w:marBottom w:val="0"/>
              <w:divBdr>
                <w:top w:val="none" w:sz="0" w:space="0" w:color="auto"/>
                <w:left w:val="none" w:sz="0" w:space="0" w:color="auto"/>
                <w:bottom w:val="none" w:sz="0" w:space="0" w:color="auto"/>
                <w:right w:val="none" w:sz="0" w:space="0" w:color="auto"/>
              </w:divBdr>
            </w:div>
            <w:div w:id="434904484">
              <w:marLeft w:val="0"/>
              <w:marRight w:val="0"/>
              <w:marTop w:val="0"/>
              <w:marBottom w:val="0"/>
              <w:divBdr>
                <w:top w:val="none" w:sz="0" w:space="0" w:color="auto"/>
                <w:left w:val="none" w:sz="0" w:space="0" w:color="auto"/>
                <w:bottom w:val="none" w:sz="0" w:space="0" w:color="auto"/>
                <w:right w:val="none" w:sz="0" w:space="0" w:color="auto"/>
              </w:divBdr>
            </w:div>
            <w:div w:id="436676189">
              <w:marLeft w:val="0"/>
              <w:marRight w:val="0"/>
              <w:marTop w:val="0"/>
              <w:marBottom w:val="0"/>
              <w:divBdr>
                <w:top w:val="none" w:sz="0" w:space="0" w:color="auto"/>
                <w:left w:val="none" w:sz="0" w:space="0" w:color="auto"/>
                <w:bottom w:val="none" w:sz="0" w:space="0" w:color="auto"/>
                <w:right w:val="none" w:sz="0" w:space="0" w:color="auto"/>
              </w:divBdr>
            </w:div>
            <w:div w:id="436947927">
              <w:marLeft w:val="0"/>
              <w:marRight w:val="0"/>
              <w:marTop w:val="0"/>
              <w:marBottom w:val="0"/>
              <w:divBdr>
                <w:top w:val="none" w:sz="0" w:space="0" w:color="auto"/>
                <w:left w:val="none" w:sz="0" w:space="0" w:color="auto"/>
                <w:bottom w:val="none" w:sz="0" w:space="0" w:color="auto"/>
                <w:right w:val="none" w:sz="0" w:space="0" w:color="auto"/>
              </w:divBdr>
            </w:div>
            <w:div w:id="440227822">
              <w:marLeft w:val="0"/>
              <w:marRight w:val="0"/>
              <w:marTop w:val="0"/>
              <w:marBottom w:val="0"/>
              <w:divBdr>
                <w:top w:val="none" w:sz="0" w:space="0" w:color="auto"/>
                <w:left w:val="none" w:sz="0" w:space="0" w:color="auto"/>
                <w:bottom w:val="none" w:sz="0" w:space="0" w:color="auto"/>
                <w:right w:val="none" w:sz="0" w:space="0" w:color="auto"/>
              </w:divBdr>
            </w:div>
            <w:div w:id="449518044">
              <w:marLeft w:val="0"/>
              <w:marRight w:val="0"/>
              <w:marTop w:val="0"/>
              <w:marBottom w:val="0"/>
              <w:divBdr>
                <w:top w:val="none" w:sz="0" w:space="0" w:color="auto"/>
                <w:left w:val="none" w:sz="0" w:space="0" w:color="auto"/>
                <w:bottom w:val="none" w:sz="0" w:space="0" w:color="auto"/>
                <w:right w:val="none" w:sz="0" w:space="0" w:color="auto"/>
              </w:divBdr>
            </w:div>
            <w:div w:id="453333780">
              <w:marLeft w:val="0"/>
              <w:marRight w:val="0"/>
              <w:marTop w:val="0"/>
              <w:marBottom w:val="0"/>
              <w:divBdr>
                <w:top w:val="none" w:sz="0" w:space="0" w:color="auto"/>
                <w:left w:val="none" w:sz="0" w:space="0" w:color="auto"/>
                <w:bottom w:val="none" w:sz="0" w:space="0" w:color="auto"/>
                <w:right w:val="none" w:sz="0" w:space="0" w:color="auto"/>
              </w:divBdr>
            </w:div>
            <w:div w:id="454104540">
              <w:marLeft w:val="0"/>
              <w:marRight w:val="0"/>
              <w:marTop w:val="0"/>
              <w:marBottom w:val="0"/>
              <w:divBdr>
                <w:top w:val="none" w:sz="0" w:space="0" w:color="auto"/>
                <w:left w:val="none" w:sz="0" w:space="0" w:color="auto"/>
                <w:bottom w:val="none" w:sz="0" w:space="0" w:color="auto"/>
                <w:right w:val="none" w:sz="0" w:space="0" w:color="auto"/>
              </w:divBdr>
            </w:div>
            <w:div w:id="456262151">
              <w:marLeft w:val="0"/>
              <w:marRight w:val="0"/>
              <w:marTop w:val="0"/>
              <w:marBottom w:val="0"/>
              <w:divBdr>
                <w:top w:val="none" w:sz="0" w:space="0" w:color="auto"/>
                <w:left w:val="none" w:sz="0" w:space="0" w:color="auto"/>
                <w:bottom w:val="none" w:sz="0" w:space="0" w:color="auto"/>
                <w:right w:val="none" w:sz="0" w:space="0" w:color="auto"/>
              </w:divBdr>
            </w:div>
            <w:div w:id="456947810">
              <w:marLeft w:val="0"/>
              <w:marRight w:val="0"/>
              <w:marTop w:val="0"/>
              <w:marBottom w:val="0"/>
              <w:divBdr>
                <w:top w:val="none" w:sz="0" w:space="0" w:color="auto"/>
                <w:left w:val="none" w:sz="0" w:space="0" w:color="auto"/>
                <w:bottom w:val="none" w:sz="0" w:space="0" w:color="auto"/>
                <w:right w:val="none" w:sz="0" w:space="0" w:color="auto"/>
              </w:divBdr>
            </w:div>
            <w:div w:id="457456350">
              <w:marLeft w:val="0"/>
              <w:marRight w:val="0"/>
              <w:marTop w:val="0"/>
              <w:marBottom w:val="0"/>
              <w:divBdr>
                <w:top w:val="none" w:sz="0" w:space="0" w:color="auto"/>
                <w:left w:val="none" w:sz="0" w:space="0" w:color="auto"/>
                <w:bottom w:val="none" w:sz="0" w:space="0" w:color="auto"/>
                <w:right w:val="none" w:sz="0" w:space="0" w:color="auto"/>
              </w:divBdr>
            </w:div>
            <w:div w:id="459303152">
              <w:marLeft w:val="0"/>
              <w:marRight w:val="0"/>
              <w:marTop w:val="0"/>
              <w:marBottom w:val="0"/>
              <w:divBdr>
                <w:top w:val="none" w:sz="0" w:space="0" w:color="auto"/>
                <w:left w:val="none" w:sz="0" w:space="0" w:color="auto"/>
                <w:bottom w:val="none" w:sz="0" w:space="0" w:color="auto"/>
                <w:right w:val="none" w:sz="0" w:space="0" w:color="auto"/>
              </w:divBdr>
            </w:div>
            <w:div w:id="459615853">
              <w:marLeft w:val="0"/>
              <w:marRight w:val="0"/>
              <w:marTop w:val="0"/>
              <w:marBottom w:val="0"/>
              <w:divBdr>
                <w:top w:val="none" w:sz="0" w:space="0" w:color="auto"/>
                <w:left w:val="none" w:sz="0" w:space="0" w:color="auto"/>
                <w:bottom w:val="none" w:sz="0" w:space="0" w:color="auto"/>
                <w:right w:val="none" w:sz="0" w:space="0" w:color="auto"/>
              </w:divBdr>
            </w:div>
            <w:div w:id="469246980">
              <w:marLeft w:val="0"/>
              <w:marRight w:val="0"/>
              <w:marTop w:val="0"/>
              <w:marBottom w:val="0"/>
              <w:divBdr>
                <w:top w:val="none" w:sz="0" w:space="0" w:color="auto"/>
                <w:left w:val="none" w:sz="0" w:space="0" w:color="auto"/>
                <w:bottom w:val="none" w:sz="0" w:space="0" w:color="auto"/>
                <w:right w:val="none" w:sz="0" w:space="0" w:color="auto"/>
              </w:divBdr>
            </w:div>
            <w:div w:id="469984759">
              <w:marLeft w:val="0"/>
              <w:marRight w:val="0"/>
              <w:marTop w:val="0"/>
              <w:marBottom w:val="0"/>
              <w:divBdr>
                <w:top w:val="none" w:sz="0" w:space="0" w:color="auto"/>
                <w:left w:val="none" w:sz="0" w:space="0" w:color="auto"/>
                <w:bottom w:val="none" w:sz="0" w:space="0" w:color="auto"/>
                <w:right w:val="none" w:sz="0" w:space="0" w:color="auto"/>
              </w:divBdr>
            </w:div>
            <w:div w:id="475223328">
              <w:marLeft w:val="0"/>
              <w:marRight w:val="0"/>
              <w:marTop w:val="0"/>
              <w:marBottom w:val="0"/>
              <w:divBdr>
                <w:top w:val="none" w:sz="0" w:space="0" w:color="auto"/>
                <w:left w:val="none" w:sz="0" w:space="0" w:color="auto"/>
                <w:bottom w:val="none" w:sz="0" w:space="0" w:color="auto"/>
                <w:right w:val="none" w:sz="0" w:space="0" w:color="auto"/>
              </w:divBdr>
            </w:div>
            <w:div w:id="476993285">
              <w:marLeft w:val="0"/>
              <w:marRight w:val="0"/>
              <w:marTop w:val="0"/>
              <w:marBottom w:val="0"/>
              <w:divBdr>
                <w:top w:val="none" w:sz="0" w:space="0" w:color="auto"/>
                <w:left w:val="none" w:sz="0" w:space="0" w:color="auto"/>
                <w:bottom w:val="none" w:sz="0" w:space="0" w:color="auto"/>
                <w:right w:val="none" w:sz="0" w:space="0" w:color="auto"/>
              </w:divBdr>
            </w:div>
            <w:div w:id="477381777">
              <w:marLeft w:val="0"/>
              <w:marRight w:val="0"/>
              <w:marTop w:val="0"/>
              <w:marBottom w:val="0"/>
              <w:divBdr>
                <w:top w:val="none" w:sz="0" w:space="0" w:color="auto"/>
                <w:left w:val="none" w:sz="0" w:space="0" w:color="auto"/>
                <w:bottom w:val="none" w:sz="0" w:space="0" w:color="auto"/>
                <w:right w:val="none" w:sz="0" w:space="0" w:color="auto"/>
              </w:divBdr>
            </w:div>
            <w:div w:id="484591594">
              <w:marLeft w:val="0"/>
              <w:marRight w:val="0"/>
              <w:marTop w:val="0"/>
              <w:marBottom w:val="0"/>
              <w:divBdr>
                <w:top w:val="none" w:sz="0" w:space="0" w:color="auto"/>
                <w:left w:val="none" w:sz="0" w:space="0" w:color="auto"/>
                <w:bottom w:val="none" w:sz="0" w:space="0" w:color="auto"/>
                <w:right w:val="none" w:sz="0" w:space="0" w:color="auto"/>
              </w:divBdr>
            </w:div>
            <w:div w:id="485056017">
              <w:marLeft w:val="0"/>
              <w:marRight w:val="0"/>
              <w:marTop w:val="0"/>
              <w:marBottom w:val="0"/>
              <w:divBdr>
                <w:top w:val="none" w:sz="0" w:space="0" w:color="auto"/>
                <w:left w:val="none" w:sz="0" w:space="0" w:color="auto"/>
                <w:bottom w:val="none" w:sz="0" w:space="0" w:color="auto"/>
                <w:right w:val="none" w:sz="0" w:space="0" w:color="auto"/>
              </w:divBdr>
            </w:div>
            <w:div w:id="488400896">
              <w:marLeft w:val="0"/>
              <w:marRight w:val="0"/>
              <w:marTop w:val="0"/>
              <w:marBottom w:val="0"/>
              <w:divBdr>
                <w:top w:val="none" w:sz="0" w:space="0" w:color="auto"/>
                <w:left w:val="none" w:sz="0" w:space="0" w:color="auto"/>
                <w:bottom w:val="none" w:sz="0" w:space="0" w:color="auto"/>
                <w:right w:val="none" w:sz="0" w:space="0" w:color="auto"/>
              </w:divBdr>
            </w:div>
            <w:div w:id="497963217">
              <w:marLeft w:val="0"/>
              <w:marRight w:val="0"/>
              <w:marTop w:val="0"/>
              <w:marBottom w:val="0"/>
              <w:divBdr>
                <w:top w:val="none" w:sz="0" w:space="0" w:color="auto"/>
                <w:left w:val="none" w:sz="0" w:space="0" w:color="auto"/>
                <w:bottom w:val="none" w:sz="0" w:space="0" w:color="auto"/>
                <w:right w:val="none" w:sz="0" w:space="0" w:color="auto"/>
              </w:divBdr>
            </w:div>
            <w:div w:id="501511929">
              <w:marLeft w:val="0"/>
              <w:marRight w:val="0"/>
              <w:marTop w:val="0"/>
              <w:marBottom w:val="0"/>
              <w:divBdr>
                <w:top w:val="none" w:sz="0" w:space="0" w:color="auto"/>
                <w:left w:val="none" w:sz="0" w:space="0" w:color="auto"/>
                <w:bottom w:val="none" w:sz="0" w:space="0" w:color="auto"/>
                <w:right w:val="none" w:sz="0" w:space="0" w:color="auto"/>
              </w:divBdr>
            </w:div>
            <w:div w:id="505901796">
              <w:marLeft w:val="0"/>
              <w:marRight w:val="0"/>
              <w:marTop w:val="0"/>
              <w:marBottom w:val="0"/>
              <w:divBdr>
                <w:top w:val="none" w:sz="0" w:space="0" w:color="auto"/>
                <w:left w:val="none" w:sz="0" w:space="0" w:color="auto"/>
                <w:bottom w:val="none" w:sz="0" w:space="0" w:color="auto"/>
                <w:right w:val="none" w:sz="0" w:space="0" w:color="auto"/>
              </w:divBdr>
            </w:div>
            <w:div w:id="508374190">
              <w:marLeft w:val="0"/>
              <w:marRight w:val="0"/>
              <w:marTop w:val="0"/>
              <w:marBottom w:val="0"/>
              <w:divBdr>
                <w:top w:val="none" w:sz="0" w:space="0" w:color="auto"/>
                <w:left w:val="none" w:sz="0" w:space="0" w:color="auto"/>
                <w:bottom w:val="none" w:sz="0" w:space="0" w:color="auto"/>
                <w:right w:val="none" w:sz="0" w:space="0" w:color="auto"/>
              </w:divBdr>
            </w:div>
            <w:div w:id="509568535">
              <w:marLeft w:val="0"/>
              <w:marRight w:val="0"/>
              <w:marTop w:val="0"/>
              <w:marBottom w:val="0"/>
              <w:divBdr>
                <w:top w:val="none" w:sz="0" w:space="0" w:color="auto"/>
                <w:left w:val="none" w:sz="0" w:space="0" w:color="auto"/>
                <w:bottom w:val="none" w:sz="0" w:space="0" w:color="auto"/>
                <w:right w:val="none" w:sz="0" w:space="0" w:color="auto"/>
              </w:divBdr>
            </w:div>
            <w:div w:id="512181886">
              <w:marLeft w:val="0"/>
              <w:marRight w:val="0"/>
              <w:marTop w:val="480"/>
              <w:marBottom w:val="0"/>
              <w:divBdr>
                <w:top w:val="single" w:sz="6" w:space="0" w:color="auto"/>
                <w:left w:val="single" w:sz="6" w:space="0" w:color="auto"/>
                <w:bottom w:val="single" w:sz="6" w:space="0" w:color="auto"/>
                <w:right w:val="single" w:sz="6" w:space="0" w:color="auto"/>
              </w:divBdr>
            </w:div>
            <w:div w:id="513766775">
              <w:marLeft w:val="0"/>
              <w:marRight w:val="0"/>
              <w:marTop w:val="0"/>
              <w:marBottom w:val="0"/>
              <w:divBdr>
                <w:top w:val="none" w:sz="0" w:space="0" w:color="auto"/>
                <w:left w:val="none" w:sz="0" w:space="0" w:color="auto"/>
                <w:bottom w:val="none" w:sz="0" w:space="0" w:color="auto"/>
                <w:right w:val="none" w:sz="0" w:space="0" w:color="auto"/>
              </w:divBdr>
            </w:div>
            <w:div w:id="517086140">
              <w:marLeft w:val="0"/>
              <w:marRight w:val="0"/>
              <w:marTop w:val="0"/>
              <w:marBottom w:val="0"/>
              <w:divBdr>
                <w:top w:val="none" w:sz="0" w:space="0" w:color="auto"/>
                <w:left w:val="none" w:sz="0" w:space="0" w:color="auto"/>
                <w:bottom w:val="none" w:sz="0" w:space="0" w:color="auto"/>
                <w:right w:val="none" w:sz="0" w:space="0" w:color="auto"/>
              </w:divBdr>
            </w:div>
            <w:div w:id="517162121">
              <w:marLeft w:val="0"/>
              <w:marRight w:val="0"/>
              <w:marTop w:val="0"/>
              <w:marBottom w:val="0"/>
              <w:divBdr>
                <w:top w:val="none" w:sz="0" w:space="0" w:color="auto"/>
                <w:left w:val="none" w:sz="0" w:space="0" w:color="auto"/>
                <w:bottom w:val="none" w:sz="0" w:space="0" w:color="auto"/>
                <w:right w:val="none" w:sz="0" w:space="0" w:color="auto"/>
              </w:divBdr>
            </w:div>
            <w:div w:id="519323399">
              <w:marLeft w:val="0"/>
              <w:marRight w:val="0"/>
              <w:marTop w:val="0"/>
              <w:marBottom w:val="0"/>
              <w:divBdr>
                <w:top w:val="none" w:sz="0" w:space="0" w:color="auto"/>
                <w:left w:val="none" w:sz="0" w:space="0" w:color="auto"/>
                <w:bottom w:val="none" w:sz="0" w:space="0" w:color="auto"/>
                <w:right w:val="none" w:sz="0" w:space="0" w:color="auto"/>
              </w:divBdr>
            </w:div>
            <w:div w:id="522322527">
              <w:marLeft w:val="0"/>
              <w:marRight w:val="0"/>
              <w:marTop w:val="0"/>
              <w:marBottom w:val="0"/>
              <w:divBdr>
                <w:top w:val="none" w:sz="0" w:space="0" w:color="auto"/>
                <w:left w:val="none" w:sz="0" w:space="0" w:color="auto"/>
                <w:bottom w:val="none" w:sz="0" w:space="0" w:color="auto"/>
                <w:right w:val="none" w:sz="0" w:space="0" w:color="auto"/>
              </w:divBdr>
            </w:div>
            <w:div w:id="524489011">
              <w:marLeft w:val="0"/>
              <w:marRight w:val="0"/>
              <w:marTop w:val="0"/>
              <w:marBottom w:val="0"/>
              <w:divBdr>
                <w:top w:val="none" w:sz="0" w:space="0" w:color="auto"/>
                <w:left w:val="none" w:sz="0" w:space="0" w:color="auto"/>
                <w:bottom w:val="none" w:sz="0" w:space="0" w:color="auto"/>
                <w:right w:val="none" w:sz="0" w:space="0" w:color="auto"/>
              </w:divBdr>
            </w:div>
            <w:div w:id="526675310">
              <w:marLeft w:val="0"/>
              <w:marRight w:val="0"/>
              <w:marTop w:val="0"/>
              <w:marBottom w:val="0"/>
              <w:divBdr>
                <w:top w:val="none" w:sz="0" w:space="0" w:color="auto"/>
                <w:left w:val="none" w:sz="0" w:space="0" w:color="auto"/>
                <w:bottom w:val="none" w:sz="0" w:space="0" w:color="auto"/>
                <w:right w:val="none" w:sz="0" w:space="0" w:color="auto"/>
              </w:divBdr>
            </w:div>
            <w:div w:id="530268229">
              <w:marLeft w:val="0"/>
              <w:marRight w:val="0"/>
              <w:marTop w:val="0"/>
              <w:marBottom w:val="0"/>
              <w:divBdr>
                <w:top w:val="none" w:sz="0" w:space="0" w:color="auto"/>
                <w:left w:val="none" w:sz="0" w:space="0" w:color="auto"/>
                <w:bottom w:val="none" w:sz="0" w:space="0" w:color="auto"/>
                <w:right w:val="none" w:sz="0" w:space="0" w:color="auto"/>
              </w:divBdr>
            </w:div>
            <w:div w:id="534732906">
              <w:marLeft w:val="0"/>
              <w:marRight w:val="0"/>
              <w:marTop w:val="0"/>
              <w:marBottom w:val="0"/>
              <w:divBdr>
                <w:top w:val="none" w:sz="0" w:space="0" w:color="auto"/>
                <w:left w:val="none" w:sz="0" w:space="0" w:color="auto"/>
                <w:bottom w:val="none" w:sz="0" w:space="0" w:color="auto"/>
                <w:right w:val="none" w:sz="0" w:space="0" w:color="auto"/>
              </w:divBdr>
            </w:div>
            <w:div w:id="536088658">
              <w:marLeft w:val="0"/>
              <w:marRight w:val="0"/>
              <w:marTop w:val="0"/>
              <w:marBottom w:val="0"/>
              <w:divBdr>
                <w:top w:val="none" w:sz="0" w:space="0" w:color="auto"/>
                <w:left w:val="none" w:sz="0" w:space="0" w:color="auto"/>
                <w:bottom w:val="none" w:sz="0" w:space="0" w:color="auto"/>
                <w:right w:val="none" w:sz="0" w:space="0" w:color="auto"/>
              </w:divBdr>
            </w:div>
            <w:div w:id="537283750">
              <w:marLeft w:val="0"/>
              <w:marRight w:val="0"/>
              <w:marTop w:val="0"/>
              <w:marBottom w:val="0"/>
              <w:divBdr>
                <w:top w:val="none" w:sz="0" w:space="0" w:color="auto"/>
                <w:left w:val="none" w:sz="0" w:space="0" w:color="auto"/>
                <w:bottom w:val="none" w:sz="0" w:space="0" w:color="auto"/>
                <w:right w:val="none" w:sz="0" w:space="0" w:color="auto"/>
              </w:divBdr>
            </w:div>
            <w:div w:id="548103635">
              <w:marLeft w:val="0"/>
              <w:marRight w:val="0"/>
              <w:marTop w:val="0"/>
              <w:marBottom w:val="0"/>
              <w:divBdr>
                <w:top w:val="none" w:sz="0" w:space="0" w:color="auto"/>
                <w:left w:val="none" w:sz="0" w:space="0" w:color="auto"/>
                <w:bottom w:val="none" w:sz="0" w:space="0" w:color="auto"/>
                <w:right w:val="none" w:sz="0" w:space="0" w:color="auto"/>
              </w:divBdr>
            </w:div>
            <w:div w:id="550964756">
              <w:marLeft w:val="0"/>
              <w:marRight w:val="0"/>
              <w:marTop w:val="0"/>
              <w:marBottom w:val="0"/>
              <w:divBdr>
                <w:top w:val="none" w:sz="0" w:space="0" w:color="auto"/>
                <w:left w:val="none" w:sz="0" w:space="0" w:color="auto"/>
                <w:bottom w:val="none" w:sz="0" w:space="0" w:color="auto"/>
                <w:right w:val="none" w:sz="0" w:space="0" w:color="auto"/>
              </w:divBdr>
            </w:div>
            <w:div w:id="551503530">
              <w:marLeft w:val="0"/>
              <w:marRight w:val="0"/>
              <w:marTop w:val="0"/>
              <w:marBottom w:val="0"/>
              <w:divBdr>
                <w:top w:val="none" w:sz="0" w:space="0" w:color="auto"/>
                <w:left w:val="none" w:sz="0" w:space="0" w:color="auto"/>
                <w:bottom w:val="none" w:sz="0" w:space="0" w:color="auto"/>
                <w:right w:val="none" w:sz="0" w:space="0" w:color="auto"/>
              </w:divBdr>
            </w:div>
            <w:div w:id="555628630">
              <w:marLeft w:val="0"/>
              <w:marRight w:val="0"/>
              <w:marTop w:val="0"/>
              <w:marBottom w:val="0"/>
              <w:divBdr>
                <w:top w:val="none" w:sz="0" w:space="0" w:color="auto"/>
                <w:left w:val="none" w:sz="0" w:space="0" w:color="auto"/>
                <w:bottom w:val="none" w:sz="0" w:space="0" w:color="auto"/>
                <w:right w:val="none" w:sz="0" w:space="0" w:color="auto"/>
              </w:divBdr>
            </w:div>
            <w:div w:id="558442856">
              <w:marLeft w:val="0"/>
              <w:marRight w:val="0"/>
              <w:marTop w:val="0"/>
              <w:marBottom w:val="0"/>
              <w:divBdr>
                <w:top w:val="none" w:sz="0" w:space="0" w:color="auto"/>
                <w:left w:val="none" w:sz="0" w:space="0" w:color="auto"/>
                <w:bottom w:val="none" w:sz="0" w:space="0" w:color="auto"/>
                <w:right w:val="none" w:sz="0" w:space="0" w:color="auto"/>
              </w:divBdr>
            </w:div>
            <w:div w:id="559942454">
              <w:marLeft w:val="0"/>
              <w:marRight w:val="0"/>
              <w:marTop w:val="0"/>
              <w:marBottom w:val="0"/>
              <w:divBdr>
                <w:top w:val="none" w:sz="0" w:space="0" w:color="auto"/>
                <w:left w:val="none" w:sz="0" w:space="0" w:color="auto"/>
                <w:bottom w:val="none" w:sz="0" w:space="0" w:color="auto"/>
                <w:right w:val="none" w:sz="0" w:space="0" w:color="auto"/>
              </w:divBdr>
            </w:div>
            <w:div w:id="562300304">
              <w:marLeft w:val="0"/>
              <w:marRight w:val="0"/>
              <w:marTop w:val="480"/>
              <w:marBottom w:val="0"/>
              <w:divBdr>
                <w:top w:val="single" w:sz="6" w:space="0" w:color="auto"/>
                <w:left w:val="single" w:sz="6" w:space="0" w:color="auto"/>
                <w:bottom w:val="single" w:sz="6" w:space="0" w:color="auto"/>
                <w:right w:val="single" w:sz="6" w:space="0" w:color="auto"/>
              </w:divBdr>
            </w:div>
            <w:div w:id="562720266">
              <w:marLeft w:val="0"/>
              <w:marRight w:val="0"/>
              <w:marTop w:val="0"/>
              <w:marBottom w:val="0"/>
              <w:divBdr>
                <w:top w:val="none" w:sz="0" w:space="0" w:color="auto"/>
                <w:left w:val="none" w:sz="0" w:space="0" w:color="auto"/>
                <w:bottom w:val="none" w:sz="0" w:space="0" w:color="auto"/>
                <w:right w:val="none" w:sz="0" w:space="0" w:color="auto"/>
              </w:divBdr>
            </w:div>
            <w:div w:id="564026821">
              <w:marLeft w:val="0"/>
              <w:marRight w:val="0"/>
              <w:marTop w:val="0"/>
              <w:marBottom w:val="0"/>
              <w:divBdr>
                <w:top w:val="none" w:sz="0" w:space="0" w:color="auto"/>
                <w:left w:val="none" w:sz="0" w:space="0" w:color="auto"/>
                <w:bottom w:val="none" w:sz="0" w:space="0" w:color="auto"/>
                <w:right w:val="none" w:sz="0" w:space="0" w:color="auto"/>
              </w:divBdr>
            </w:div>
            <w:div w:id="567303890">
              <w:marLeft w:val="0"/>
              <w:marRight w:val="0"/>
              <w:marTop w:val="0"/>
              <w:marBottom w:val="0"/>
              <w:divBdr>
                <w:top w:val="none" w:sz="0" w:space="0" w:color="auto"/>
                <w:left w:val="none" w:sz="0" w:space="0" w:color="auto"/>
                <w:bottom w:val="none" w:sz="0" w:space="0" w:color="auto"/>
                <w:right w:val="none" w:sz="0" w:space="0" w:color="auto"/>
              </w:divBdr>
            </w:div>
            <w:div w:id="570118843">
              <w:marLeft w:val="0"/>
              <w:marRight w:val="0"/>
              <w:marTop w:val="0"/>
              <w:marBottom w:val="0"/>
              <w:divBdr>
                <w:top w:val="none" w:sz="0" w:space="0" w:color="auto"/>
                <w:left w:val="none" w:sz="0" w:space="0" w:color="auto"/>
                <w:bottom w:val="none" w:sz="0" w:space="0" w:color="auto"/>
                <w:right w:val="none" w:sz="0" w:space="0" w:color="auto"/>
              </w:divBdr>
            </w:div>
            <w:div w:id="572204224">
              <w:marLeft w:val="0"/>
              <w:marRight w:val="0"/>
              <w:marTop w:val="0"/>
              <w:marBottom w:val="0"/>
              <w:divBdr>
                <w:top w:val="none" w:sz="0" w:space="0" w:color="auto"/>
                <w:left w:val="none" w:sz="0" w:space="0" w:color="auto"/>
                <w:bottom w:val="none" w:sz="0" w:space="0" w:color="auto"/>
                <w:right w:val="none" w:sz="0" w:space="0" w:color="auto"/>
              </w:divBdr>
            </w:div>
            <w:div w:id="574240801">
              <w:marLeft w:val="0"/>
              <w:marRight w:val="0"/>
              <w:marTop w:val="0"/>
              <w:marBottom w:val="0"/>
              <w:divBdr>
                <w:top w:val="none" w:sz="0" w:space="0" w:color="auto"/>
                <w:left w:val="none" w:sz="0" w:space="0" w:color="auto"/>
                <w:bottom w:val="none" w:sz="0" w:space="0" w:color="auto"/>
                <w:right w:val="none" w:sz="0" w:space="0" w:color="auto"/>
              </w:divBdr>
            </w:div>
            <w:div w:id="581722501">
              <w:marLeft w:val="0"/>
              <w:marRight w:val="0"/>
              <w:marTop w:val="0"/>
              <w:marBottom w:val="0"/>
              <w:divBdr>
                <w:top w:val="none" w:sz="0" w:space="0" w:color="auto"/>
                <w:left w:val="none" w:sz="0" w:space="0" w:color="auto"/>
                <w:bottom w:val="none" w:sz="0" w:space="0" w:color="auto"/>
                <w:right w:val="none" w:sz="0" w:space="0" w:color="auto"/>
              </w:divBdr>
            </w:div>
            <w:div w:id="583034505">
              <w:marLeft w:val="0"/>
              <w:marRight w:val="0"/>
              <w:marTop w:val="0"/>
              <w:marBottom w:val="0"/>
              <w:divBdr>
                <w:top w:val="none" w:sz="0" w:space="0" w:color="auto"/>
                <w:left w:val="none" w:sz="0" w:space="0" w:color="auto"/>
                <w:bottom w:val="none" w:sz="0" w:space="0" w:color="auto"/>
                <w:right w:val="none" w:sz="0" w:space="0" w:color="auto"/>
              </w:divBdr>
            </w:div>
            <w:div w:id="593898799">
              <w:marLeft w:val="0"/>
              <w:marRight w:val="0"/>
              <w:marTop w:val="0"/>
              <w:marBottom w:val="0"/>
              <w:divBdr>
                <w:top w:val="none" w:sz="0" w:space="0" w:color="auto"/>
                <w:left w:val="none" w:sz="0" w:space="0" w:color="auto"/>
                <w:bottom w:val="none" w:sz="0" w:space="0" w:color="auto"/>
                <w:right w:val="none" w:sz="0" w:space="0" w:color="auto"/>
              </w:divBdr>
            </w:div>
            <w:div w:id="594558809">
              <w:marLeft w:val="0"/>
              <w:marRight w:val="0"/>
              <w:marTop w:val="0"/>
              <w:marBottom w:val="0"/>
              <w:divBdr>
                <w:top w:val="none" w:sz="0" w:space="0" w:color="auto"/>
                <w:left w:val="none" w:sz="0" w:space="0" w:color="auto"/>
                <w:bottom w:val="none" w:sz="0" w:space="0" w:color="auto"/>
                <w:right w:val="none" w:sz="0" w:space="0" w:color="auto"/>
              </w:divBdr>
            </w:div>
            <w:div w:id="599146208">
              <w:marLeft w:val="0"/>
              <w:marRight w:val="0"/>
              <w:marTop w:val="0"/>
              <w:marBottom w:val="0"/>
              <w:divBdr>
                <w:top w:val="none" w:sz="0" w:space="0" w:color="auto"/>
                <w:left w:val="none" w:sz="0" w:space="0" w:color="auto"/>
                <w:bottom w:val="none" w:sz="0" w:space="0" w:color="auto"/>
                <w:right w:val="none" w:sz="0" w:space="0" w:color="auto"/>
              </w:divBdr>
            </w:div>
            <w:div w:id="602034619">
              <w:marLeft w:val="0"/>
              <w:marRight w:val="0"/>
              <w:marTop w:val="0"/>
              <w:marBottom w:val="0"/>
              <w:divBdr>
                <w:top w:val="none" w:sz="0" w:space="0" w:color="auto"/>
                <w:left w:val="none" w:sz="0" w:space="0" w:color="auto"/>
                <w:bottom w:val="none" w:sz="0" w:space="0" w:color="auto"/>
                <w:right w:val="none" w:sz="0" w:space="0" w:color="auto"/>
              </w:divBdr>
            </w:div>
            <w:div w:id="602616118">
              <w:marLeft w:val="0"/>
              <w:marRight w:val="0"/>
              <w:marTop w:val="480"/>
              <w:marBottom w:val="0"/>
              <w:divBdr>
                <w:top w:val="single" w:sz="6" w:space="0" w:color="auto"/>
                <w:left w:val="single" w:sz="6" w:space="0" w:color="auto"/>
                <w:bottom w:val="single" w:sz="6" w:space="0" w:color="auto"/>
                <w:right w:val="single" w:sz="6" w:space="0" w:color="auto"/>
              </w:divBdr>
            </w:div>
            <w:div w:id="602688279">
              <w:marLeft w:val="0"/>
              <w:marRight w:val="0"/>
              <w:marTop w:val="0"/>
              <w:marBottom w:val="0"/>
              <w:divBdr>
                <w:top w:val="none" w:sz="0" w:space="0" w:color="auto"/>
                <w:left w:val="none" w:sz="0" w:space="0" w:color="auto"/>
                <w:bottom w:val="none" w:sz="0" w:space="0" w:color="auto"/>
                <w:right w:val="none" w:sz="0" w:space="0" w:color="auto"/>
              </w:divBdr>
            </w:div>
            <w:div w:id="603391206">
              <w:marLeft w:val="0"/>
              <w:marRight w:val="0"/>
              <w:marTop w:val="0"/>
              <w:marBottom w:val="0"/>
              <w:divBdr>
                <w:top w:val="none" w:sz="0" w:space="0" w:color="auto"/>
                <w:left w:val="none" w:sz="0" w:space="0" w:color="auto"/>
                <w:bottom w:val="none" w:sz="0" w:space="0" w:color="auto"/>
                <w:right w:val="none" w:sz="0" w:space="0" w:color="auto"/>
              </w:divBdr>
              <w:divsChild>
                <w:div w:id="397471">
                  <w:marLeft w:val="0"/>
                  <w:marRight w:val="0"/>
                  <w:marTop w:val="0"/>
                  <w:marBottom w:val="0"/>
                  <w:divBdr>
                    <w:top w:val="none" w:sz="0" w:space="0" w:color="auto"/>
                    <w:left w:val="none" w:sz="0" w:space="0" w:color="auto"/>
                    <w:bottom w:val="none" w:sz="0" w:space="0" w:color="auto"/>
                    <w:right w:val="none" w:sz="0" w:space="0" w:color="auto"/>
                  </w:divBdr>
                </w:div>
                <w:div w:id="3216783">
                  <w:marLeft w:val="0"/>
                  <w:marRight w:val="0"/>
                  <w:marTop w:val="0"/>
                  <w:marBottom w:val="0"/>
                  <w:divBdr>
                    <w:top w:val="none" w:sz="0" w:space="0" w:color="auto"/>
                    <w:left w:val="none" w:sz="0" w:space="0" w:color="auto"/>
                    <w:bottom w:val="none" w:sz="0" w:space="0" w:color="auto"/>
                    <w:right w:val="none" w:sz="0" w:space="0" w:color="auto"/>
                  </w:divBdr>
                </w:div>
                <w:div w:id="22555419">
                  <w:marLeft w:val="0"/>
                  <w:marRight w:val="0"/>
                  <w:marTop w:val="0"/>
                  <w:marBottom w:val="0"/>
                  <w:divBdr>
                    <w:top w:val="none" w:sz="0" w:space="0" w:color="auto"/>
                    <w:left w:val="none" w:sz="0" w:space="0" w:color="auto"/>
                    <w:bottom w:val="none" w:sz="0" w:space="0" w:color="auto"/>
                    <w:right w:val="none" w:sz="0" w:space="0" w:color="auto"/>
                  </w:divBdr>
                </w:div>
                <w:div w:id="25721814">
                  <w:marLeft w:val="0"/>
                  <w:marRight w:val="0"/>
                  <w:marTop w:val="0"/>
                  <w:marBottom w:val="0"/>
                  <w:divBdr>
                    <w:top w:val="none" w:sz="0" w:space="0" w:color="auto"/>
                    <w:left w:val="none" w:sz="0" w:space="0" w:color="auto"/>
                    <w:bottom w:val="none" w:sz="0" w:space="0" w:color="auto"/>
                    <w:right w:val="none" w:sz="0" w:space="0" w:color="auto"/>
                  </w:divBdr>
                </w:div>
                <w:div w:id="28147211">
                  <w:marLeft w:val="0"/>
                  <w:marRight w:val="0"/>
                  <w:marTop w:val="0"/>
                  <w:marBottom w:val="0"/>
                  <w:divBdr>
                    <w:top w:val="none" w:sz="0" w:space="0" w:color="auto"/>
                    <w:left w:val="none" w:sz="0" w:space="0" w:color="auto"/>
                    <w:bottom w:val="none" w:sz="0" w:space="0" w:color="auto"/>
                    <w:right w:val="none" w:sz="0" w:space="0" w:color="auto"/>
                  </w:divBdr>
                </w:div>
                <w:div w:id="28576194">
                  <w:marLeft w:val="0"/>
                  <w:marRight w:val="0"/>
                  <w:marTop w:val="0"/>
                  <w:marBottom w:val="0"/>
                  <w:divBdr>
                    <w:top w:val="none" w:sz="0" w:space="0" w:color="auto"/>
                    <w:left w:val="none" w:sz="0" w:space="0" w:color="auto"/>
                    <w:bottom w:val="none" w:sz="0" w:space="0" w:color="auto"/>
                    <w:right w:val="none" w:sz="0" w:space="0" w:color="auto"/>
                  </w:divBdr>
                </w:div>
                <w:div w:id="32266420">
                  <w:marLeft w:val="0"/>
                  <w:marRight w:val="0"/>
                  <w:marTop w:val="0"/>
                  <w:marBottom w:val="0"/>
                  <w:divBdr>
                    <w:top w:val="none" w:sz="0" w:space="0" w:color="auto"/>
                    <w:left w:val="none" w:sz="0" w:space="0" w:color="auto"/>
                    <w:bottom w:val="none" w:sz="0" w:space="0" w:color="auto"/>
                    <w:right w:val="none" w:sz="0" w:space="0" w:color="auto"/>
                  </w:divBdr>
                </w:div>
                <w:div w:id="43213798">
                  <w:marLeft w:val="0"/>
                  <w:marRight w:val="0"/>
                  <w:marTop w:val="0"/>
                  <w:marBottom w:val="0"/>
                  <w:divBdr>
                    <w:top w:val="none" w:sz="0" w:space="0" w:color="auto"/>
                    <w:left w:val="none" w:sz="0" w:space="0" w:color="auto"/>
                    <w:bottom w:val="none" w:sz="0" w:space="0" w:color="auto"/>
                    <w:right w:val="none" w:sz="0" w:space="0" w:color="auto"/>
                  </w:divBdr>
                </w:div>
                <w:div w:id="43650362">
                  <w:marLeft w:val="0"/>
                  <w:marRight w:val="0"/>
                  <w:marTop w:val="0"/>
                  <w:marBottom w:val="0"/>
                  <w:divBdr>
                    <w:top w:val="none" w:sz="0" w:space="0" w:color="auto"/>
                    <w:left w:val="none" w:sz="0" w:space="0" w:color="auto"/>
                    <w:bottom w:val="none" w:sz="0" w:space="0" w:color="auto"/>
                    <w:right w:val="none" w:sz="0" w:space="0" w:color="auto"/>
                  </w:divBdr>
                </w:div>
                <w:div w:id="50470625">
                  <w:marLeft w:val="0"/>
                  <w:marRight w:val="0"/>
                  <w:marTop w:val="0"/>
                  <w:marBottom w:val="0"/>
                  <w:divBdr>
                    <w:top w:val="none" w:sz="0" w:space="0" w:color="auto"/>
                    <w:left w:val="none" w:sz="0" w:space="0" w:color="auto"/>
                    <w:bottom w:val="none" w:sz="0" w:space="0" w:color="auto"/>
                    <w:right w:val="none" w:sz="0" w:space="0" w:color="auto"/>
                  </w:divBdr>
                </w:div>
                <w:div w:id="60254652">
                  <w:marLeft w:val="0"/>
                  <w:marRight w:val="0"/>
                  <w:marTop w:val="0"/>
                  <w:marBottom w:val="0"/>
                  <w:divBdr>
                    <w:top w:val="none" w:sz="0" w:space="0" w:color="auto"/>
                    <w:left w:val="none" w:sz="0" w:space="0" w:color="auto"/>
                    <w:bottom w:val="none" w:sz="0" w:space="0" w:color="auto"/>
                    <w:right w:val="none" w:sz="0" w:space="0" w:color="auto"/>
                  </w:divBdr>
                </w:div>
                <w:div w:id="72244700">
                  <w:marLeft w:val="0"/>
                  <w:marRight w:val="0"/>
                  <w:marTop w:val="0"/>
                  <w:marBottom w:val="0"/>
                  <w:divBdr>
                    <w:top w:val="none" w:sz="0" w:space="0" w:color="auto"/>
                    <w:left w:val="none" w:sz="0" w:space="0" w:color="auto"/>
                    <w:bottom w:val="none" w:sz="0" w:space="0" w:color="auto"/>
                    <w:right w:val="none" w:sz="0" w:space="0" w:color="auto"/>
                  </w:divBdr>
                </w:div>
                <w:div w:id="81341185">
                  <w:marLeft w:val="0"/>
                  <w:marRight w:val="0"/>
                  <w:marTop w:val="0"/>
                  <w:marBottom w:val="0"/>
                  <w:divBdr>
                    <w:top w:val="none" w:sz="0" w:space="0" w:color="auto"/>
                    <w:left w:val="none" w:sz="0" w:space="0" w:color="auto"/>
                    <w:bottom w:val="none" w:sz="0" w:space="0" w:color="auto"/>
                    <w:right w:val="none" w:sz="0" w:space="0" w:color="auto"/>
                  </w:divBdr>
                </w:div>
                <w:div w:id="87241062">
                  <w:marLeft w:val="0"/>
                  <w:marRight w:val="0"/>
                  <w:marTop w:val="0"/>
                  <w:marBottom w:val="0"/>
                  <w:divBdr>
                    <w:top w:val="none" w:sz="0" w:space="0" w:color="auto"/>
                    <w:left w:val="none" w:sz="0" w:space="0" w:color="auto"/>
                    <w:bottom w:val="none" w:sz="0" w:space="0" w:color="auto"/>
                    <w:right w:val="none" w:sz="0" w:space="0" w:color="auto"/>
                  </w:divBdr>
                </w:div>
                <w:div w:id="105582669">
                  <w:marLeft w:val="0"/>
                  <w:marRight w:val="0"/>
                  <w:marTop w:val="0"/>
                  <w:marBottom w:val="0"/>
                  <w:divBdr>
                    <w:top w:val="none" w:sz="0" w:space="0" w:color="auto"/>
                    <w:left w:val="none" w:sz="0" w:space="0" w:color="auto"/>
                    <w:bottom w:val="none" w:sz="0" w:space="0" w:color="auto"/>
                    <w:right w:val="none" w:sz="0" w:space="0" w:color="auto"/>
                  </w:divBdr>
                </w:div>
                <w:div w:id="107623343">
                  <w:marLeft w:val="0"/>
                  <w:marRight w:val="0"/>
                  <w:marTop w:val="0"/>
                  <w:marBottom w:val="0"/>
                  <w:divBdr>
                    <w:top w:val="none" w:sz="0" w:space="0" w:color="auto"/>
                    <w:left w:val="none" w:sz="0" w:space="0" w:color="auto"/>
                    <w:bottom w:val="none" w:sz="0" w:space="0" w:color="auto"/>
                    <w:right w:val="none" w:sz="0" w:space="0" w:color="auto"/>
                  </w:divBdr>
                </w:div>
                <w:div w:id="109319189">
                  <w:marLeft w:val="0"/>
                  <w:marRight w:val="0"/>
                  <w:marTop w:val="0"/>
                  <w:marBottom w:val="0"/>
                  <w:divBdr>
                    <w:top w:val="none" w:sz="0" w:space="0" w:color="auto"/>
                    <w:left w:val="none" w:sz="0" w:space="0" w:color="auto"/>
                    <w:bottom w:val="none" w:sz="0" w:space="0" w:color="auto"/>
                    <w:right w:val="none" w:sz="0" w:space="0" w:color="auto"/>
                  </w:divBdr>
                </w:div>
                <w:div w:id="120004044">
                  <w:marLeft w:val="0"/>
                  <w:marRight w:val="0"/>
                  <w:marTop w:val="0"/>
                  <w:marBottom w:val="0"/>
                  <w:divBdr>
                    <w:top w:val="none" w:sz="0" w:space="0" w:color="auto"/>
                    <w:left w:val="none" w:sz="0" w:space="0" w:color="auto"/>
                    <w:bottom w:val="none" w:sz="0" w:space="0" w:color="auto"/>
                    <w:right w:val="none" w:sz="0" w:space="0" w:color="auto"/>
                  </w:divBdr>
                </w:div>
                <w:div w:id="137039843">
                  <w:marLeft w:val="0"/>
                  <w:marRight w:val="0"/>
                  <w:marTop w:val="0"/>
                  <w:marBottom w:val="0"/>
                  <w:divBdr>
                    <w:top w:val="none" w:sz="0" w:space="0" w:color="auto"/>
                    <w:left w:val="none" w:sz="0" w:space="0" w:color="auto"/>
                    <w:bottom w:val="none" w:sz="0" w:space="0" w:color="auto"/>
                    <w:right w:val="none" w:sz="0" w:space="0" w:color="auto"/>
                  </w:divBdr>
                </w:div>
                <w:div w:id="143667823">
                  <w:marLeft w:val="0"/>
                  <w:marRight w:val="0"/>
                  <w:marTop w:val="0"/>
                  <w:marBottom w:val="0"/>
                  <w:divBdr>
                    <w:top w:val="none" w:sz="0" w:space="0" w:color="auto"/>
                    <w:left w:val="none" w:sz="0" w:space="0" w:color="auto"/>
                    <w:bottom w:val="none" w:sz="0" w:space="0" w:color="auto"/>
                    <w:right w:val="none" w:sz="0" w:space="0" w:color="auto"/>
                  </w:divBdr>
                </w:div>
                <w:div w:id="154147588">
                  <w:marLeft w:val="0"/>
                  <w:marRight w:val="0"/>
                  <w:marTop w:val="0"/>
                  <w:marBottom w:val="0"/>
                  <w:divBdr>
                    <w:top w:val="none" w:sz="0" w:space="0" w:color="auto"/>
                    <w:left w:val="none" w:sz="0" w:space="0" w:color="auto"/>
                    <w:bottom w:val="none" w:sz="0" w:space="0" w:color="auto"/>
                    <w:right w:val="none" w:sz="0" w:space="0" w:color="auto"/>
                  </w:divBdr>
                </w:div>
                <w:div w:id="159583333">
                  <w:marLeft w:val="0"/>
                  <w:marRight w:val="0"/>
                  <w:marTop w:val="0"/>
                  <w:marBottom w:val="0"/>
                  <w:divBdr>
                    <w:top w:val="none" w:sz="0" w:space="0" w:color="auto"/>
                    <w:left w:val="none" w:sz="0" w:space="0" w:color="auto"/>
                    <w:bottom w:val="none" w:sz="0" w:space="0" w:color="auto"/>
                    <w:right w:val="none" w:sz="0" w:space="0" w:color="auto"/>
                  </w:divBdr>
                </w:div>
                <w:div w:id="162626469">
                  <w:marLeft w:val="0"/>
                  <w:marRight w:val="0"/>
                  <w:marTop w:val="0"/>
                  <w:marBottom w:val="0"/>
                  <w:divBdr>
                    <w:top w:val="none" w:sz="0" w:space="0" w:color="auto"/>
                    <w:left w:val="none" w:sz="0" w:space="0" w:color="auto"/>
                    <w:bottom w:val="none" w:sz="0" w:space="0" w:color="auto"/>
                    <w:right w:val="none" w:sz="0" w:space="0" w:color="auto"/>
                  </w:divBdr>
                </w:div>
                <w:div w:id="173303377">
                  <w:marLeft w:val="0"/>
                  <w:marRight w:val="0"/>
                  <w:marTop w:val="0"/>
                  <w:marBottom w:val="0"/>
                  <w:divBdr>
                    <w:top w:val="none" w:sz="0" w:space="0" w:color="auto"/>
                    <w:left w:val="none" w:sz="0" w:space="0" w:color="auto"/>
                    <w:bottom w:val="none" w:sz="0" w:space="0" w:color="auto"/>
                    <w:right w:val="none" w:sz="0" w:space="0" w:color="auto"/>
                  </w:divBdr>
                </w:div>
                <w:div w:id="175312885">
                  <w:marLeft w:val="0"/>
                  <w:marRight w:val="0"/>
                  <w:marTop w:val="0"/>
                  <w:marBottom w:val="0"/>
                  <w:divBdr>
                    <w:top w:val="none" w:sz="0" w:space="0" w:color="auto"/>
                    <w:left w:val="none" w:sz="0" w:space="0" w:color="auto"/>
                    <w:bottom w:val="none" w:sz="0" w:space="0" w:color="auto"/>
                    <w:right w:val="none" w:sz="0" w:space="0" w:color="auto"/>
                  </w:divBdr>
                </w:div>
                <w:div w:id="179466565">
                  <w:marLeft w:val="0"/>
                  <w:marRight w:val="0"/>
                  <w:marTop w:val="0"/>
                  <w:marBottom w:val="0"/>
                  <w:divBdr>
                    <w:top w:val="none" w:sz="0" w:space="0" w:color="auto"/>
                    <w:left w:val="none" w:sz="0" w:space="0" w:color="auto"/>
                    <w:bottom w:val="none" w:sz="0" w:space="0" w:color="auto"/>
                    <w:right w:val="none" w:sz="0" w:space="0" w:color="auto"/>
                  </w:divBdr>
                </w:div>
                <w:div w:id="185339134">
                  <w:marLeft w:val="0"/>
                  <w:marRight w:val="0"/>
                  <w:marTop w:val="0"/>
                  <w:marBottom w:val="0"/>
                  <w:divBdr>
                    <w:top w:val="none" w:sz="0" w:space="0" w:color="auto"/>
                    <w:left w:val="none" w:sz="0" w:space="0" w:color="auto"/>
                    <w:bottom w:val="none" w:sz="0" w:space="0" w:color="auto"/>
                    <w:right w:val="none" w:sz="0" w:space="0" w:color="auto"/>
                  </w:divBdr>
                </w:div>
                <w:div w:id="196746749">
                  <w:marLeft w:val="0"/>
                  <w:marRight w:val="0"/>
                  <w:marTop w:val="0"/>
                  <w:marBottom w:val="0"/>
                  <w:divBdr>
                    <w:top w:val="none" w:sz="0" w:space="0" w:color="auto"/>
                    <w:left w:val="none" w:sz="0" w:space="0" w:color="auto"/>
                    <w:bottom w:val="none" w:sz="0" w:space="0" w:color="auto"/>
                    <w:right w:val="none" w:sz="0" w:space="0" w:color="auto"/>
                  </w:divBdr>
                </w:div>
                <w:div w:id="204951879">
                  <w:marLeft w:val="0"/>
                  <w:marRight w:val="0"/>
                  <w:marTop w:val="0"/>
                  <w:marBottom w:val="0"/>
                  <w:divBdr>
                    <w:top w:val="none" w:sz="0" w:space="0" w:color="auto"/>
                    <w:left w:val="none" w:sz="0" w:space="0" w:color="auto"/>
                    <w:bottom w:val="none" w:sz="0" w:space="0" w:color="auto"/>
                    <w:right w:val="none" w:sz="0" w:space="0" w:color="auto"/>
                  </w:divBdr>
                </w:div>
                <w:div w:id="219022234">
                  <w:marLeft w:val="0"/>
                  <w:marRight w:val="0"/>
                  <w:marTop w:val="0"/>
                  <w:marBottom w:val="0"/>
                  <w:divBdr>
                    <w:top w:val="none" w:sz="0" w:space="0" w:color="auto"/>
                    <w:left w:val="none" w:sz="0" w:space="0" w:color="auto"/>
                    <w:bottom w:val="none" w:sz="0" w:space="0" w:color="auto"/>
                    <w:right w:val="none" w:sz="0" w:space="0" w:color="auto"/>
                  </w:divBdr>
                </w:div>
                <w:div w:id="262803955">
                  <w:marLeft w:val="0"/>
                  <w:marRight w:val="0"/>
                  <w:marTop w:val="0"/>
                  <w:marBottom w:val="0"/>
                  <w:divBdr>
                    <w:top w:val="none" w:sz="0" w:space="0" w:color="auto"/>
                    <w:left w:val="none" w:sz="0" w:space="0" w:color="auto"/>
                    <w:bottom w:val="none" w:sz="0" w:space="0" w:color="auto"/>
                    <w:right w:val="none" w:sz="0" w:space="0" w:color="auto"/>
                  </w:divBdr>
                </w:div>
                <w:div w:id="271672790">
                  <w:marLeft w:val="0"/>
                  <w:marRight w:val="0"/>
                  <w:marTop w:val="0"/>
                  <w:marBottom w:val="0"/>
                  <w:divBdr>
                    <w:top w:val="none" w:sz="0" w:space="0" w:color="auto"/>
                    <w:left w:val="none" w:sz="0" w:space="0" w:color="auto"/>
                    <w:bottom w:val="none" w:sz="0" w:space="0" w:color="auto"/>
                    <w:right w:val="none" w:sz="0" w:space="0" w:color="auto"/>
                  </w:divBdr>
                </w:div>
                <w:div w:id="272634905">
                  <w:marLeft w:val="0"/>
                  <w:marRight w:val="0"/>
                  <w:marTop w:val="0"/>
                  <w:marBottom w:val="0"/>
                  <w:divBdr>
                    <w:top w:val="none" w:sz="0" w:space="0" w:color="auto"/>
                    <w:left w:val="none" w:sz="0" w:space="0" w:color="auto"/>
                    <w:bottom w:val="none" w:sz="0" w:space="0" w:color="auto"/>
                    <w:right w:val="none" w:sz="0" w:space="0" w:color="auto"/>
                  </w:divBdr>
                </w:div>
                <w:div w:id="273095674">
                  <w:marLeft w:val="0"/>
                  <w:marRight w:val="0"/>
                  <w:marTop w:val="0"/>
                  <w:marBottom w:val="0"/>
                  <w:divBdr>
                    <w:top w:val="none" w:sz="0" w:space="0" w:color="auto"/>
                    <w:left w:val="none" w:sz="0" w:space="0" w:color="auto"/>
                    <w:bottom w:val="none" w:sz="0" w:space="0" w:color="auto"/>
                    <w:right w:val="none" w:sz="0" w:space="0" w:color="auto"/>
                  </w:divBdr>
                </w:div>
                <w:div w:id="277032484">
                  <w:marLeft w:val="0"/>
                  <w:marRight w:val="0"/>
                  <w:marTop w:val="0"/>
                  <w:marBottom w:val="0"/>
                  <w:divBdr>
                    <w:top w:val="none" w:sz="0" w:space="0" w:color="auto"/>
                    <w:left w:val="none" w:sz="0" w:space="0" w:color="auto"/>
                    <w:bottom w:val="none" w:sz="0" w:space="0" w:color="auto"/>
                    <w:right w:val="none" w:sz="0" w:space="0" w:color="auto"/>
                  </w:divBdr>
                </w:div>
                <w:div w:id="279528720">
                  <w:marLeft w:val="0"/>
                  <w:marRight w:val="0"/>
                  <w:marTop w:val="0"/>
                  <w:marBottom w:val="0"/>
                  <w:divBdr>
                    <w:top w:val="none" w:sz="0" w:space="0" w:color="auto"/>
                    <w:left w:val="none" w:sz="0" w:space="0" w:color="auto"/>
                    <w:bottom w:val="none" w:sz="0" w:space="0" w:color="auto"/>
                    <w:right w:val="none" w:sz="0" w:space="0" w:color="auto"/>
                  </w:divBdr>
                </w:div>
                <w:div w:id="280378353">
                  <w:marLeft w:val="0"/>
                  <w:marRight w:val="0"/>
                  <w:marTop w:val="0"/>
                  <w:marBottom w:val="0"/>
                  <w:divBdr>
                    <w:top w:val="none" w:sz="0" w:space="0" w:color="auto"/>
                    <w:left w:val="none" w:sz="0" w:space="0" w:color="auto"/>
                    <w:bottom w:val="none" w:sz="0" w:space="0" w:color="auto"/>
                    <w:right w:val="none" w:sz="0" w:space="0" w:color="auto"/>
                  </w:divBdr>
                </w:div>
                <w:div w:id="287665681">
                  <w:marLeft w:val="0"/>
                  <w:marRight w:val="0"/>
                  <w:marTop w:val="0"/>
                  <w:marBottom w:val="0"/>
                  <w:divBdr>
                    <w:top w:val="none" w:sz="0" w:space="0" w:color="auto"/>
                    <w:left w:val="none" w:sz="0" w:space="0" w:color="auto"/>
                    <w:bottom w:val="none" w:sz="0" w:space="0" w:color="auto"/>
                    <w:right w:val="none" w:sz="0" w:space="0" w:color="auto"/>
                  </w:divBdr>
                </w:div>
                <w:div w:id="299841921">
                  <w:marLeft w:val="0"/>
                  <w:marRight w:val="0"/>
                  <w:marTop w:val="0"/>
                  <w:marBottom w:val="0"/>
                  <w:divBdr>
                    <w:top w:val="none" w:sz="0" w:space="0" w:color="auto"/>
                    <w:left w:val="none" w:sz="0" w:space="0" w:color="auto"/>
                    <w:bottom w:val="none" w:sz="0" w:space="0" w:color="auto"/>
                    <w:right w:val="none" w:sz="0" w:space="0" w:color="auto"/>
                  </w:divBdr>
                </w:div>
                <w:div w:id="301889826">
                  <w:marLeft w:val="0"/>
                  <w:marRight w:val="0"/>
                  <w:marTop w:val="0"/>
                  <w:marBottom w:val="0"/>
                  <w:divBdr>
                    <w:top w:val="none" w:sz="0" w:space="0" w:color="auto"/>
                    <w:left w:val="none" w:sz="0" w:space="0" w:color="auto"/>
                    <w:bottom w:val="none" w:sz="0" w:space="0" w:color="auto"/>
                    <w:right w:val="none" w:sz="0" w:space="0" w:color="auto"/>
                  </w:divBdr>
                </w:div>
                <w:div w:id="303434647">
                  <w:marLeft w:val="0"/>
                  <w:marRight w:val="0"/>
                  <w:marTop w:val="0"/>
                  <w:marBottom w:val="0"/>
                  <w:divBdr>
                    <w:top w:val="none" w:sz="0" w:space="0" w:color="auto"/>
                    <w:left w:val="none" w:sz="0" w:space="0" w:color="auto"/>
                    <w:bottom w:val="none" w:sz="0" w:space="0" w:color="auto"/>
                    <w:right w:val="none" w:sz="0" w:space="0" w:color="auto"/>
                  </w:divBdr>
                </w:div>
                <w:div w:id="323440797">
                  <w:marLeft w:val="0"/>
                  <w:marRight w:val="0"/>
                  <w:marTop w:val="0"/>
                  <w:marBottom w:val="0"/>
                  <w:divBdr>
                    <w:top w:val="none" w:sz="0" w:space="0" w:color="auto"/>
                    <w:left w:val="none" w:sz="0" w:space="0" w:color="auto"/>
                    <w:bottom w:val="none" w:sz="0" w:space="0" w:color="auto"/>
                    <w:right w:val="none" w:sz="0" w:space="0" w:color="auto"/>
                  </w:divBdr>
                </w:div>
                <w:div w:id="348677832">
                  <w:marLeft w:val="0"/>
                  <w:marRight w:val="0"/>
                  <w:marTop w:val="0"/>
                  <w:marBottom w:val="0"/>
                  <w:divBdr>
                    <w:top w:val="none" w:sz="0" w:space="0" w:color="auto"/>
                    <w:left w:val="none" w:sz="0" w:space="0" w:color="auto"/>
                    <w:bottom w:val="none" w:sz="0" w:space="0" w:color="auto"/>
                    <w:right w:val="none" w:sz="0" w:space="0" w:color="auto"/>
                  </w:divBdr>
                </w:div>
                <w:div w:id="359360418">
                  <w:marLeft w:val="0"/>
                  <w:marRight w:val="0"/>
                  <w:marTop w:val="0"/>
                  <w:marBottom w:val="0"/>
                  <w:divBdr>
                    <w:top w:val="none" w:sz="0" w:space="0" w:color="auto"/>
                    <w:left w:val="none" w:sz="0" w:space="0" w:color="auto"/>
                    <w:bottom w:val="none" w:sz="0" w:space="0" w:color="auto"/>
                    <w:right w:val="none" w:sz="0" w:space="0" w:color="auto"/>
                  </w:divBdr>
                </w:div>
                <w:div w:id="361129495">
                  <w:marLeft w:val="0"/>
                  <w:marRight w:val="0"/>
                  <w:marTop w:val="0"/>
                  <w:marBottom w:val="0"/>
                  <w:divBdr>
                    <w:top w:val="none" w:sz="0" w:space="0" w:color="auto"/>
                    <w:left w:val="none" w:sz="0" w:space="0" w:color="auto"/>
                    <w:bottom w:val="none" w:sz="0" w:space="0" w:color="auto"/>
                    <w:right w:val="none" w:sz="0" w:space="0" w:color="auto"/>
                  </w:divBdr>
                </w:div>
                <w:div w:id="370032067">
                  <w:marLeft w:val="0"/>
                  <w:marRight w:val="0"/>
                  <w:marTop w:val="0"/>
                  <w:marBottom w:val="0"/>
                  <w:divBdr>
                    <w:top w:val="none" w:sz="0" w:space="0" w:color="auto"/>
                    <w:left w:val="none" w:sz="0" w:space="0" w:color="auto"/>
                    <w:bottom w:val="none" w:sz="0" w:space="0" w:color="auto"/>
                    <w:right w:val="none" w:sz="0" w:space="0" w:color="auto"/>
                  </w:divBdr>
                </w:div>
                <w:div w:id="374475550">
                  <w:marLeft w:val="0"/>
                  <w:marRight w:val="0"/>
                  <w:marTop w:val="0"/>
                  <w:marBottom w:val="0"/>
                  <w:divBdr>
                    <w:top w:val="none" w:sz="0" w:space="0" w:color="auto"/>
                    <w:left w:val="none" w:sz="0" w:space="0" w:color="auto"/>
                    <w:bottom w:val="none" w:sz="0" w:space="0" w:color="auto"/>
                    <w:right w:val="none" w:sz="0" w:space="0" w:color="auto"/>
                  </w:divBdr>
                </w:div>
                <w:div w:id="381180051">
                  <w:marLeft w:val="0"/>
                  <w:marRight w:val="0"/>
                  <w:marTop w:val="0"/>
                  <w:marBottom w:val="0"/>
                  <w:divBdr>
                    <w:top w:val="none" w:sz="0" w:space="0" w:color="auto"/>
                    <w:left w:val="none" w:sz="0" w:space="0" w:color="auto"/>
                    <w:bottom w:val="none" w:sz="0" w:space="0" w:color="auto"/>
                    <w:right w:val="none" w:sz="0" w:space="0" w:color="auto"/>
                  </w:divBdr>
                </w:div>
                <w:div w:id="387606315">
                  <w:marLeft w:val="0"/>
                  <w:marRight w:val="0"/>
                  <w:marTop w:val="0"/>
                  <w:marBottom w:val="0"/>
                  <w:divBdr>
                    <w:top w:val="none" w:sz="0" w:space="0" w:color="auto"/>
                    <w:left w:val="none" w:sz="0" w:space="0" w:color="auto"/>
                    <w:bottom w:val="none" w:sz="0" w:space="0" w:color="auto"/>
                    <w:right w:val="none" w:sz="0" w:space="0" w:color="auto"/>
                  </w:divBdr>
                </w:div>
                <w:div w:id="395206680">
                  <w:marLeft w:val="0"/>
                  <w:marRight w:val="0"/>
                  <w:marTop w:val="0"/>
                  <w:marBottom w:val="0"/>
                  <w:divBdr>
                    <w:top w:val="none" w:sz="0" w:space="0" w:color="auto"/>
                    <w:left w:val="none" w:sz="0" w:space="0" w:color="auto"/>
                    <w:bottom w:val="none" w:sz="0" w:space="0" w:color="auto"/>
                    <w:right w:val="none" w:sz="0" w:space="0" w:color="auto"/>
                  </w:divBdr>
                </w:div>
                <w:div w:id="402533661">
                  <w:marLeft w:val="0"/>
                  <w:marRight w:val="0"/>
                  <w:marTop w:val="0"/>
                  <w:marBottom w:val="0"/>
                  <w:divBdr>
                    <w:top w:val="none" w:sz="0" w:space="0" w:color="auto"/>
                    <w:left w:val="none" w:sz="0" w:space="0" w:color="auto"/>
                    <w:bottom w:val="none" w:sz="0" w:space="0" w:color="auto"/>
                    <w:right w:val="none" w:sz="0" w:space="0" w:color="auto"/>
                  </w:divBdr>
                </w:div>
                <w:div w:id="408163328">
                  <w:marLeft w:val="0"/>
                  <w:marRight w:val="0"/>
                  <w:marTop w:val="0"/>
                  <w:marBottom w:val="0"/>
                  <w:divBdr>
                    <w:top w:val="none" w:sz="0" w:space="0" w:color="auto"/>
                    <w:left w:val="none" w:sz="0" w:space="0" w:color="auto"/>
                    <w:bottom w:val="none" w:sz="0" w:space="0" w:color="auto"/>
                    <w:right w:val="none" w:sz="0" w:space="0" w:color="auto"/>
                  </w:divBdr>
                </w:div>
                <w:div w:id="410346853">
                  <w:marLeft w:val="0"/>
                  <w:marRight w:val="0"/>
                  <w:marTop w:val="0"/>
                  <w:marBottom w:val="0"/>
                  <w:divBdr>
                    <w:top w:val="none" w:sz="0" w:space="0" w:color="auto"/>
                    <w:left w:val="none" w:sz="0" w:space="0" w:color="auto"/>
                    <w:bottom w:val="none" w:sz="0" w:space="0" w:color="auto"/>
                    <w:right w:val="none" w:sz="0" w:space="0" w:color="auto"/>
                  </w:divBdr>
                </w:div>
                <w:div w:id="413825624">
                  <w:marLeft w:val="0"/>
                  <w:marRight w:val="0"/>
                  <w:marTop w:val="0"/>
                  <w:marBottom w:val="0"/>
                  <w:divBdr>
                    <w:top w:val="none" w:sz="0" w:space="0" w:color="auto"/>
                    <w:left w:val="none" w:sz="0" w:space="0" w:color="auto"/>
                    <w:bottom w:val="none" w:sz="0" w:space="0" w:color="auto"/>
                    <w:right w:val="none" w:sz="0" w:space="0" w:color="auto"/>
                  </w:divBdr>
                </w:div>
                <w:div w:id="416024189">
                  <w:marLeft w:val="0"/>
                  <w:marRight w:val="0"/>
                  <w:marTop w:val="0"/>
                  <w:marBottom w:val="0"/>
                  <w:divBdr>
                    <w:top w:val="none" w:sz="0" w:space="0" w:color="auto"/>
                    <w:left w:val="none" w:sz="0" w:space="0" w:color="auto"/>
                    <w:bottom w:val="none" w:sz="0" w:space="0" w:color="auto"/>
                    <w:right w:val="none" w:sz="0" w:space="0" w:color="auto"/>
                  </w:divBdr>
                </w:div>
                <w:div w:id="419762821">
                  <w:marLeft w:val="0"/>
                  <w:marRight w:val="0"/>
                  <w:marTop w:val="0"/>
                  <w:marBottom w:val="0"/>
                  <w:divBdr>
                    <w:top w:val="none" w:sz="0" w:space="0" w:color="auto"/>
                    <w:left w:val="none" w:sz="0" w:space="0" w:color="auto"/>
                    <w:bottom w:val="none" w:sz="0" w:space="0" w:color="auto"/>
                    <w:right w:val="none" w:sz="0" w:space="0" w:color="auto"/>
                  </w:divBdr>
                </w:div>
                <w:div w:id="429085151">
                  <w:marLeft w:val="0"/>
                  <w:marRight w:val="0"/>
                  <w:marTop w:val="0"/>
                  <w:marBottom w:val="0"/>
                  <w:divBdr>
                    <w:top w:val="none" w:sz="0" w:space="0" w:color="auto"/>
                    <w:left w:val="none" w:sz="0" w:space="0" w:color="auto"/>
                    <w:bottom w:val="none" w:sz="0" w:space="0" w:color="auto"/>
                    <w:right w:val="none" w:sz="0" w:space="0" w:color="auto"/>
                  </w:divBdr>
                </w:div>
                <w:div w:id="435490673">
                  <w:marLeft w:val="0"/>
                  <w:marRight w:val="0"/>
                  <w:marTop w:val="0"/>
                  <w:marBottom w:val="0"/>
                  <w:divBdr>
                    <w:top w:val="none" w:sz="0" w:space="0" w:color="auto"/>
                    <w:left w:val="none" w:sz="0" w:space="0" w:color="auto"/>
                    <w:bottom w:val="none" w:sz="0" w:space="0" w:color="auto"/>
                    <w:right w:val="none" w:sz="0" w:space="0" w:color="auto"/>
                  </w:divBdr>
                </w:div>
                <w:div w:id="448163202">
                  <w:marLeft w:val="0"/>
                  <w:marRight w:val="0"/>
                  <w:marTop w:val="0"/>
                  <w:marBottom w:val="0"/>
                  <w:divBdr>
                    <w:top w:val="none" w:sz="0" w:space="0" w:color="auto"/>
                    <w:left w:val="none" w:sz="0" w:space="0" w:color="auto"/>
                    <w:bottom w:val="none" w:sz="0" w:space="0" w:color="auto"/>
                    <w:right w:val="none" w:sz="0" w:space="0" w:color="auto"/>
                  </w:divBdr>
                </w:div>
                <w:div w:id="458576765">
                  <w:marLeft w:val="0"/>
                  <w:marRight w:val="0"/>
                  <w:marTop w:val="0"/>
                  <w:marBottom w:val="0"/>
                  <w:divBdr>
                    <w:top w:val="none" w:sz="0" w:space="0" w:color="auto"/>
                    <w:left w:val="none" w:sz="0" w:space="0" w:color="auto"/>
                    <w:bottom w:val="none" w:sz="0" w:space="0" w:color="auto"/>
                    <w:right w:val="none" w:sz="0" w:space="0" w:color="auto"/>
                  </w:divBdr>
                </w:div>
                <w:div w:id="467359819">
                  <w:marLeft w:val="0"/>
                  <w:marRight w:val="0"/>
                  <w:marTop w:val="0"/>
                  <w:marBottom w:val="0"/>
                  <w:divBdr>
                    <w:top w:val="none" w:sz="0" w:space="0" w:color="auto"/>
                    <w:left w:val="none" w:sz="0" w:space="0" w:color="auto"/>
                    <w:bottom w:val="none" w:sz="0" w:space="0" w:color="auto"/>
                    <w:right w:val="none" w:sz="0" w:space="0" w:color="auto"/>
                  </w:divBdr>
                </w:div>
                <w:div w:id="471866198">
                  <w:marLeft w:val="0"/>
                  <w:marRight w:val="0"/>
                  <w:marTop w:val="0"/>
                  <w:marBottom w:val="0"/>
                  <w:divBdr>
                    <w:top w:val="none" w:sz="0" w:space="0" w:color="auto"/>
                    <w:left w:val="none" w:sz="0" w:space="0" w:color="auto"/>
                    <w:bottom w:val="none" w:sz="0" w:space="0" w:color="auto"/>
                    <w:right w:val="none" w:sz="0" w:space="0" w:color="auto"/>
                  </w:divBdr>
                </w:div>
                <w:div w:id="481123393">
                  <w:marLeft w:val="0"/>
                  <w:marRight w:val="0"/>
                  <w:marTop w:val="0"/>
                  <w:marBottom w:val="0"/>
                  <w:divBdr>
                    <w:top w:val="none" w:sz="0" w:space="0" w:color="auto"/>
                    <w:left w:val="none" w:sz="0" w:space="0" w:color="auto"/>
                    <w:bottom w:val="none" w:sz="0" w:space="0" w:color="auto"/>
                    <w:right w:val="none" w:sz="0" w:space="0" w:color="auto"/>
                  </w:divBdr>
                </w:div>
                <w:div w:id="481236090">
                  <w:marLeft w:val="0"/>
                  <w:marRight w:val="0"/>
                  <w:marTop w:val="0"/>
                  <w:marBottom w:val="0"/>
                  <w:divBdr>
                    <w:top w:val="none" w:sz="0" w:space="0" w:color="auto"/>
                    <w:left w:val="none" w:sz="0" w:space="0" w:color="auto"/>
                    <w:bottom w:val="none" w:sz="0" w:space="0" w:color="auto"/>
                    <w:right w:val="none" w:sz="0" w:space="0" w:color="auto"/>
                  </w:divBdr>
                </w:div>
                <w:div w:id="498270741">
                  <w:marLeft w:val="0"/>
                  <w:marRight w:val="0"/>
                  <w:marTop w:val="0"/>
                  <w:marBottom w:val="0"/>
                  <w:divBdr>
                    <w:top w:val="none" w:sz="0" w:space="0" w:color="auto"/>
                    <w:left w:val="none" w:sz="0" w:space="0" w:color="auto"/>
                    <w:bottom w:val="none" w:sz="0" w:space="0" w:color="auto"/>
                    <w:right w:val="none" w:sz="0" w:space="0" w:color="auto"/>
                  </w:divBdr>
                </w:div>
                <w:div w:id="512646874">
                  <w:marLeft w:val="0"/>
                  <w:marRight w:val="0"/>
                  <w:marTop w:val="0"/>
                  <w:marBottom w:val="0"/>
                  <w:divBdr>
                    <w:top w:val="none" w:sz="0" w:space="0" w:color="auto"/>
                    <w:left w:val="none" w:sz="0" w:space="0" w:color="auto"/>
                    <w:bottom w:val="none" w:sz="0" w:space="0" w:color="auto"/>
                    <w:right w:val="none" w:sz="0" w:space="0" w:color="auto"/>
                  </w:divBdr>
                </w:div>
                <w:div w:id="517695399">
                  <w:marLeft w:val="0"/>
                  <w:marRight w:val="0"/>
                  <w:marTop w:val="0"/>
                  <w:marBottom w:val="0"/>
                  <w:divBdr>
                    <w:top w:val="none" w:sz="0" w:space="0" w:color="auto"/>
                    <w:left w:val="none" w:sz="0" w:space="0" w:color="auto"/>
                    <w:bottom w:val="none" w:sz="0" w:space="0" w:color="auto"/>
                    <w:right w:val="none" w:sz="0" w:space="0" w:color="auto"/>
                  </w:divBdr>
                </w:div>
                <w:div w:id="521436265">
                  <w:marLeft w:val="0"/>
                  <w:marRight w:val="0"/>
                  <w:marTop w:val="0"/>
                  <w:marBottom w:val="0"/>
                  <w:divBdr>
                    <w:top w:val="none" w:sz="0" w:space="0" w:color="auto"/>
                    <w:left w:val="none" w:sz="0" w:space="0" w:color="auto"/>
                    <w:bottom w:val="none" w:sz="0" w:space="0" w:color="auto"/>
                    <w:right w:val="none" w:sz="0" w:space="0" w:color="auto"/>
                  </w:divBdr>
                </w:div>
                <w:div w:id="524170344">
                  <w:marLeft w:val="0"/>
                  <w:marRight w:val="0"/>
                  <w:marTop w:val="0"/>
                  <w:marBottom w:val="0"/>
                  <w:divBdr>
                    <w:top w:val="none" w:sz="0" w:space="0" w:color="auto"/>
                    <w:left w:val="none" w:sz="0" w:space="0" w:color="auto"/>
                    <w:bottom w:val="none" w:sz="0" w:space="0" w:color="auto"/>
                    <w:right w:val="none" w:sz="0" w:space="0" w:color="auto"/>
                  </w:divBdr>
                </w:div>
                <w:div w:id="524565664">
                  <w:marLeft w:val="0"/>
                  <w:marRight w:val="0"/>
                  <w:marTop w:val="0"/>
                  <w:marBottom w:val="0"/>
                  <w:divBdr>
                    <w:top w:val="none" w:sz="0" w:space="0" w:color="auto"/>
                    <w:left w:val="none" w:sz="0" w:space="0" w:color="auto"/>
                    <w:bottom w:val="none" w:sz="0" w:space="0" w:color="auto"/>
                    <w:right w:val="none" w:sz="0" w:space="0" w:color="auto"/>
                  </w:divBdr>
                </w:div>
                <w:div w:id="525102970">
                  <w:marLeft w:val="0"/>
                  <w:marRight w:val="0"/>
                  <w:marTop w:val="0"/>
                  <w:marBottom w:val="0"/>
                  <w:divBdr>
                    <w:top w:val="none" w:sz="0" w:space="0" w:color="auto"/>
                    <w:left w:val="none" w:sz="0" w:space="0" w:color="auto"/>
                    <w:bottom w:val="none" w:sz="0" w:space="0" w:color="auto"/>
                    <w:right w:val="none" w:sz="0" w:space="0" w:color="auto"/>
                  </w:divBdr>
                </w:div>
                <w:div w:id="534582986">
                  <w:marLeft w:val="0"/>
                  <w:marRight w:val="0"/>
                  <w:marTop w:val="0"/>
                  <w:marBottom w:val="0"/>
                  <w:divBdr>
                    <w:top w:val="none" w:sz="0" w:space="0" w:color="auto"/>
                    <w:left w:val="none" w:sz="0" w:space="0" w:color="auto"/>
                    <w:bottom w:val="none" w:sz="0" w:space="0" w:color="auto"/>
                    <w:right w:val="none" w:sz="0" w:space="0" w:color="auto"/>
                  </w:divBdr>
                </w:div>
                <w:div w:id="536237486">
                  <w:marLeft w:val="0"/>
                  <w:marRight w:val="0"/>
                  <w:marTop w:val="0"/>
                  <w:marBottom w:val="0"/>
                  <w:divBdr>
                    <w:top w:val="none" w:sz="0" w:space="0" w:color="auto"/>
                    <w:left w:val="none" w:sz="0" w:space="0" w:color="auto"/>
                    <w:bottom w:val="none" w:sz="0" w:space="0" w:color="auto"/>
                    <w:right w:val="none" w:sz="0" w:space="0" w:color="auto"/>
                  </w:divBdr>
                </w:div>
                <w:div w:id="537930484">
                  <w:marLeft w:val="0"/>
                  <w:marRight w:val="0"/>
                  <w:marTop w:val="0"/>
                  <w:marBottom w:val="0"/>
                  <w:divBdr>
                    <w:top w:val="none" w:sz="0" w:space="0" w:color="auto"/>
                    <w:left w:val="none" w:sz="0" w:space="0" w:color="auto"/>
                    <w:bottom w:val="none" w:sz="0" w:space="0" w:color="auto"/>
                    <w:right w:val="none" w:sz="0" w:space="0" w:color="auto"/>
                  </w:divBdr>
                </w:div>
                <w:div w:id="545532354">
                  <w:marLeft w:val="0"/>
                  <w:marRight w:val="0"/>
                  <w:marTop w:val="0"/>
                  <w:marBottom w:val="0"/>
                  <w:divBdr>
                    <w:top w:val="none" w:sz="0" w:space="0" w:color="auto"/>
                    <w:left w:val="none" w:sz="0" w:space="0" w:color="auto"/>
                    <w:bottom w:val="none" w:sz="0" w:space="0" w:color="auto"/>
                    <w:right w:val="none" w:sz="0" w:space="0" w:color="auto"/>
                  </w:divBdr>
                </w:div>
                <w:div w:id="551313000">
                  <w:marLeft w:val="0"/>
                  <w:marRight w:val="0"/>
                  <w:marTop w:val="0"/>
                  <w:marBottom w:val="0"/>
                  <w:divBdr>
                    <w:top w:val="none" w:sz="0" w:space="0" w:color="auto"/>
                    <w:left w:val="none" w:sz="0" w:space="0" w:color="auto"/>
                    <w:bottom w:val="none" w:sz="0" w:space="0" w:color="auto"/>
                    <w:right w:val="none" w:sz="0" w:space="0" w:color="auto"/>
                  </w:divBdr>
                </w:div>
                <w:div w:id="559173421">
                  <w:marLeft w:val="0"/>
                  <w:marRight w:val="0"/>
                  <w:marTop w:val="0"/>
                  <w:marBottom w:val="0"/>
                  <w:divBdr>
                    <w:top w:val="none" w:sz="0" w:space="0" w:color="auto"/>
                    <w:left w:val="none" w:sz="0" w:space="0" w:color="auto"/>
                    <w:bottom w:val="none" w:sz="0" w:space="0" w:color="auto"/>
                    <w:right w:val="none" w:sz="0" w:space="0" w:color="auto"/>
                  </w:divBdr>
                </w:div>
                <w:div w:id="560866021">
                  <w:marLeft w:val="0"/>
                  <w:marRight w:val="0"/>
                  <w:marTop w:val="0"/>
                  <w:marBottom w:val="0"/>
                  <w:divBdr>
                    <w:top w:val="none" w:sz="0" w:space="0" w:color="auto"/>
                    <w:left w:val="none" w:sz="0" w:space="0" w:color="auto"/>
                    <w:bottom w:val="none" w:sz="0" w:space="0" w:color="auto"/>
                    <w:right w:val="none" w:sz="0" w:space="0" w:color="auto"/>
                  </w:divBdr>
                </w:div>
                <w:div w:id="561715417">
                  <w:marLeft w:val="0"/>
                  <w:marRight w:val="0"/>
                  <w:marTop w:val="0"/>
                  <w:marBottom w:val="0"/>
                  <w:divBdr>
                    <w:top w:val="none" w:sz="0" w:space="0" w:color="auto"/>
                    <w:left w:val="none" w:sz="0" w:space="0" w:color="auto"/>
                    <w:bottom w:val="none" w:sz="0" w:space="0" w:color="auto"/>
                    <w:right w:val="none" w:sz="0" w:space="0" w:color="auto"/>
                  </w:divBdr>
                </w:div>
                <w:div w:id="567036450">
                  <w:marLeft w:val="0"/>
                  <w:marRight w:val="0"/>
                  <w:marTop w:val="0"/>
                  <w:marBottom w:val="0"/>
                  <w:divBdr>
                    <w:top w:val="none" w:sz="0" w:space="0" w:color="auto"/>
                    <w:left w:val="none" w:sz="0" w:space="0" w:color="auto"/>
                    <w:bottom w:val="none" w:sz="0" w:space="0" w:color="auto"/>
                    <w:right w:val="none" w:sz="0" w:space="0" w:color="auto"/>
                  </w:divBdr>
                </w:div>
                <w:div w:id="575286571">
                  <w:marLeft w:val="0"/>
                  <w:marRight w:val="0"/>
                  <w:marTop w:val="0"/>
                  <w:marBottom w:val="0"/>
                  <w:divBdr>
                    <w:top w:val="none" w:sz="0" w:space="0" w:color="auto"/>
                    <w:left w:val="none" w:sz="0" w:space="0" w:color="auto"/>
                    <w:bottom w:val="none" w:sz="0" w:space="0" w:color="auto"/>
                    <w:right w:val="none" w:sz="0" w:space="0" w:color="auto"/>
                  </w:divBdr>
                </w:div>
                <w:div w:id="582683964">
                  <w:marLeft w:val="0"/>
                  <w:marRight w:val="0"/>
                  <w:marTop w:val="0"/>
                  <w:marBottom w:val="0"/>
                  <w:divBdr>
                    <w:top w:val="none" w:sz="0" w:space="0" w:color="auto"/>
                    <w:left w:val="none" w:sz="0" w:space="0" w:color="auto"/>
                    <w:bottom w:val="none" w:sz="0" w:space="0" w:color="auto"/>
                    <w:right w:val="none" w:sz="0" w:space="0" w:color="auto"/>
                  </w:divBdr>
                </w:div>
                <w:div w:id="590698392">
                  <w:marLeft w:val="0"/>
                  <w:marRight w:val="0"/>
                  <w:marTop w:val="0"/>
                  <w:marBottom w:val="0"/>
                  <w:divBdr>
                    <w:top w:val="none" w:sz="0" w:space="0" w:color="auto"/>
                    <w:left w:val="none" w:sz="0" w:space="0" w:color="auto"/>
                    <w:bottom w:val="none" w:sz="0" w:space="0" w:color="auto"/>
                    <w:right w:val="none" w:sz="0" w:space="0" w:color="auto"/>
                  </w:divBdr>
                </w:div>
                <w:div w:id="596062824">
                  <w:marLeft w:val="0"/>
                  <w:marRight w:val="0"/>
                  <w:marTop w:val="0"/>
                  <w:marBottom w:val="0"/>
                  <w:divBdr>
                    <w:top w:val="none" w:sz="0" w:space="0" w:color="auto"/>
                    <w:left w:val="none" w:sz="0" w:space="0" w:color="auto"/>
                    <w:bottom w:val="none" w:sz="0" w:space="0" w:color="auto"/>
                    <w:right w:val="none" w:sz="0" w:space="0" w:color="auto"/>
                  </w:divBdr>
                </w:div>
                <w:div w:id="599023977">
                  <w:marLeft w:val="0"/>
                  <w:marRight w:val="0"/>
                  <w:marTop w:val="0"/>
                  <w:marBottom w:val="0"/>
                  <w:divBdr>
                    <w:top w:val="none" w:sz="0" w:space="0" w:color="auto"/>
                    <w:left w:val="none" w:sz="0" w:space="0" w:color="auto"/>
                    <w:bottom w:val="none" w:sz="0" w:space="0" w:color="auto"/>
                    <w:right w:val="none" w:sz="0" w:space="0" w:color="auto"/>
                  </w:divBdr>
                </w:div>
                <w:div w:id="601567698">
                  <w:marLeft w:val="0"/>
                  <w:marRight w:val="0"/>
                  <w:marTop w:val="0"/>
                  <w:marBottom w:val="0"/>
                  <w:divBdr>
                    <w:top w:val="none" w:sz="0" w:space="0" w:color="auto"/>
                    <w:left w:val="none" w:sz="0" w:space="0" w:color="auto"/>
                    <w:bottom w:val="none" w:sz="0" w:space="0" w:color="auto"/>
                    <w:right w:val="none" w:sz="0" w:space="0" w:color="auto"/>
                  </w:divBdr>
                </w:div>
                <w:div w:id="603613085">
                  <w:marLeft w:val="0"/>
                  <w:marRight w:val="0"/>
                  <w:marTop w:val="0"/>
                  <w:marBottom w:val="0"/>
                  <w:divBdr>
                    <w:top w:val="none" w:sz="0" w:space="0" w:color="auto"/>
                    <w:left w:val="none" w:sz="0" w:space="0" w:color="auto"/>
                    <w:bottom w:val="none" w:sz="0" w:space="0" w:color="auto"/>
                    <w:right w:val="none" w:sz="0" w:space="0" w:color="auto"/>
                  </w:divBdr>
                </w:div>
                <w:div w:id="606036589">
                  <w:marLeft w:val="0"/>
                  <w:marRight w:val="0"/>
                  <w:marTop w:val="0"/>
                  <w:marBottom w:val="0"/>
                  <w:divBdr>
                    <w:top w:val="none" w:sz="0" w:space="0" w:color="auto"/>
                    <w:left w:val="none" w:sz="0" w:space="0" w:color="auto"/>
                    <w:bottom w:val="none" w:sz="0" w:space="0" w:color="auto"/>
                    <w:right w:val="none" w:sz="0" w:space="0" w:color="auto"/>
                  </w:divBdr>
                </w:div>
                <w:div w:id="606735265">
                  <w:marLeft w:val="0"/>
                  <w:marRight w:val="0"/>
                  <w:marTop w:val="0"/>
                  <w:marBottom w:val="0"/>
                  <w:divBdr>
                    <w:top w:val="none" w:sz="0" w:space="0" w:color="auto"/>
                    <w:left w:val="none" w:sz="0" w:space="0" w:color="auto"/>
                    <w:bottom w:val="none" w:sz="0" w:space="0" w:color="auto"/>
                    <w:right w:val="none" w:sz="0" w:space="0" w:color="auto"/>
                  </w:divBdr>
                </w:div>
                <w:div w:id="607977977">
                  <w:marLeft w:val="0"/>
                  <w:marRight w:val="0"/>
                  <w:marTop w:val="0"/>
                  <w:marBottom w:val="0"/>
                  <w:divBdr>
                    <w:top w:val="none" w:sz="0" w:space="0" w:color="auto"/>
                    <w:left w:val="none" w:sz="0" w:space="0" w:color="auto"/>
                    <w:bottom w:val="none" w:sz="0" w:space="0" w:color="auto"/>
                    <w:right w:val="none" w:sz="0" w:space="0" w:color="auto"/>
                  </w:divBdr>
                </w:div>
                <w:div w:id="611666933">
                  <w:marLeft w:val="0"/>
                  <w:marRight w:val="0"/>
                  <w:marTop w:val="0"/>
                  <w:marBottom w:val="0"/>
                  <w:divBdr>
                    <w:top w:val="none" w:sz="0" w:space="0" w:color="auto"/>
                    <w:left w:val="none" w:sz="0" w:space="0" w:color="auto"/>
                    <w:bottom w:val="none" w:sz="0" w:space="0" w:color="auto"/>
                    <w:right w:val="none" w:sz="0" w:space="0" w:color="auto"/>
                  </w:divBdr>
                </w:div>
                <w:div w:id="614295109">
                  <w:marLeft w:val="0"/>
                  <w:marRight w:val="0"/>
                  <w:marTop w:val="0"/>
                  <w:marBottom w:val="0"/>
                  <w:divBdr>
                    <w:top w:val="none" w:sz="0" w:space="0" w:color="auto"/>
                    <w:left w:val="none" w:sz="0" w:space="0" w:color="auto"/>
                    <w:bottom w:val="none" w:sz="0" w:space="0" w:color="auto"/>
                    <w:right w:val="none" w:sz="0" w:space="0" w:color="auto"/>
                  </w:divBdr>
                </w:div>
                <w:div w:id="618996476">
                  <w:marLeft w:val="0"/>
                  <w:marRight w:val="0"/>
                  <w:marTop w:val="0"/>
                  <w:marBottom w:val="0"/>
                  <w:divBdr>
                    <w:top w:val="none" w:sz="0" w:space="0" w:color="auto"/>
                    <w:left w:val="none" w:sz="0" w:space="0" w:color="auto"/>
                    <w:bottom w:val="none" w:sz="0" w:space="0" w:color="auto"/>
                    <w:right w:val="none" w:sz="0" w:space="0" w:color="auto"/>
                  </w:divBdr>
                </w:div>
                <w:div w:id="626010941">
                  <w:marLeft w:val="0"/>
                  <w:marRight w:val="0"/>
                  <w:marTop w:val="0"/>
                  <w:marBottom w:val="0"/>
                  <w:divBdr>
                    <w:top w:val="none" w:sz="0" w:space="0" w:color="auto"/>
                    <w:left w:val="none" w:sz="0" w:space="0" w:color="auto"/>
                    <w:bottom w:val="none" w:sz="0" w:space="0" w:color="auto"/>
                    <w:right w:val="none" w:sz="0" w:space="0" w:color="auto"/>
                  </w:divBdr>
                </w:div>
                <w:div w:id="631594802">
                  <w:marLeft w:val="0"/>
                  <w:marRight w:val="0"/>
                  <w:marTop w:val="0"/>
                  <w:marBottom w:val="0"/>
                  <w:divBdr>
                    <w:top w:val="none" w:sz="0" w:space="0" w:color="auto"/>
                    <w:left w:val="none" w:sz="0" w:space="0" w:color="auto"/>
                    <w:bottom w:val="none" w:sz="0" w:space="0" w:color="auto"/>
                    <w:right w:val="none" w:sz="0" w:space="0" w:color="auto"/>
                  </w:divBdr>
                </w:div>
                <w:div w:id="636452701">
                  <w:marLeft w:val="0"/>
                  <w:marRight w:val="0"/>
                  <w:marTop w:val="0"/>
                  <w:marBottom w:val="0"/>
                  <w:divBdr>
                    <w:top w:val="none" w:sz="0" w:space="0" w:color="auto"/>
                    <w:left w:val="none" w:sz="0" w:space="0" w:color="auto"/>
                    <w:bottom w:val="none" w:sz="0" w:space="0" w:color="auto"/>
                    <w:right w:val="none" w:sz="0" w:space="0" w:color="auto"/>
                  </w:divBdr>
                </w:div>
                <w:div w:id="637035910">
                  <w:marLeft w:val="0"/>
                  <w:marRight w:val="0"/>
                  <w:marTop w:val="0"/>
                  <w:marBottom w:val="0"/>
                  <w:divBdr>
                    <w:top w:val="none" w:sz="0" w:space="0" w:color="auto"/>
                    <w:left w:val="none" w:sz="0" w:space="0" w:color="auto"/>
                    <w:bottom w:val="none" w:sz="0" w:space="0" w:color="auto"/>
                    <w:right w:val="none" w:sz="0" w:space="0" w:color="auto"/>
                  </w:divBdr>
                </w:div>
                <w:div w:id="654457010">
                  <w:marLeft w:val="0"/>
                  <w:marRight w:val="0"/>
                  <w:marTop w:val="0"/>
                  <w:marBottom w:val="0"/>
                  <w:divBdr>
                    <w:top w:val="none" w:sz="0" w:space="0" w:color="auto"/>
                    <w:left w:val="none" w:sz="0" w:space="0" w:color="auto"/>
                    <w:bottom w:val="none" w:sz="0" w:space="0" w:color="auto"/>
                    <w:right w:val="none" w:sz="0" w:space="0" w:color="auto"/>
                  </w:divBdr>
                </w:div>
                <w:div w:id="654575392">
                  <w:marLeft w:val="0"/>
                  <w:marRight w:val="0"/>
                  <w:marTop w:val="0"/>
                  <w:marBottom w:val="0"/>
                  <w:divBdr>
                    <w:top w:val="none" w:sz="0" w:space="0" w:color="auto"/>
                    <w:left w:val="none" w:sz="0" w:space="0" w:color="auto"/>
                    <w:bottom w:val="none" w:sz="0" w:space="0" w:color="auto"/>
                    <w:right w:val="none" w:sz="0" w:space="0" w:color="auto"/>
                  </w:divBdr>
                </w:div>
                <w:div w:id="670528706">
                  <w:marLeft w:val="0"/>
                  <w:marRight w:val="0"/>
                  <w:marTop w:val="0"/>
                  <w:marBottom w:val="0"/>
                  <w:divBdr>
                    <w:top w:val="none" w:sz="0" w:space="0" w:color="auto"/>
                    <w:left w:val="none" w:sz="0" w:space="0" w:color="auto"/>
                    <w:bottom w:val="none" w:sz="0" w:space="0" w:color="auto"/>
                    <w:right w:val="none" w:sz="0" w:space="0" w:color="auto"/>
                  </w:divBdr>
                </w:div>
                <w:div w:id="686718711">
                  <w:marLeft w:val="0"/>
                  <w:marRight w:val="0"/>
                  <w:marTop w:val="0"/>
                  <w:marBottom w:val="0"/>
                  <w:divBdr>
                    <w:top w:val="none" w:sz="0" w:space="0" w:color="auto"/>
                    <w:left w:val="none" w:sz="0" w:space="0" w:color="auto"/>
                    <w:bottom w:val="none" w:sz="0" w:space="0" w:color="auto"/>
                    <w:right w:val="none" w:sz="0" w:space="0" w:color="auto"/>
                  </w:divBdr>
                </w:div>
                <w:div w:id="699936424">
                  <w:marLeft w:val="0"/>
                  <w:marRight w:val="0"/>
                  <w:marTop w:val="0"/>
                  <w:marBottom w:val="0"/>
                  <w:divBdr>
                    <w:top w:val="none" w:sz="0" w:space="0" w:color="auto"/>
                    <w:left w:val="none" w:sz="0" w:space="0" w:color="auto"/>
                    <w:bottom w:val="none" w:sz="0" w:space="0" w:color="auto"/>
                    <w:right w:val="none" w:sz="0" w:space="0" w:color="auto"/>
                  </w:divBdr>
                </w:div>
                <w:div w:id="700663404">
                  <w:marLeft w:val="0"/>
                  <w:marRight w:val="0"/>
                  <w:marTop w:val="0"/>
                  <w:marBottom w:val="0"/>
                  <w:divBdr>
                    <w:top w:val="none" w:sz="0" w:space="0" w:color="auto"/>
                    <w:left w:val="none" w:sz="0" w:space="0" w:color="auto"/>
                    <w:bottom w:val="none" w:sz="0" w:space="0" w:color="auto"/>
                    <w:right w:val="none" w:sz="0" w:space="0" w:color="auto"/>
                  </w:divBdr>
                </w:div>
                <w:div w:id="707994414">
                  <w:marLeft w:val="0"/>
                  <w:marRight w:val="0"/>
                  <w:marTop w:val="0"/>
                  <w:marBottom w:val="0"/>
                  <w:divBdr>
                    <w:top w:val="none" w:sz="0" w:space="0" w:color="auto"/>
                    <w:left w:val="none" w:sz="0" w:space="0" w:color="auto"/>
                    <w:bottom w:val="none" w:sz="0" w:space="0" w:color="auto"/>
                    <w:right w:val="none" w:sz="0" w:space="0" w:color="auto"/>
                  </w:divBdr>
                </w:div>
                <w:div w:id="714085290">
                  <w:marLeft w:val="0"/>
                  <w:marRight w:val="0"/>
                  <w:marTop w:val="0"/>
                  <w:marBottom w:val="0"/>
                  <w:divBdr>
                    <w:top w:val="none" w:sz="0" w:space="0" w:color="auto"/>
                    <w:left w:val="none" w:sz="0" w:space="0" w:color="auto"/>
                    <w:bottom w:val="none" w:sz="0" w:space="0" w:color="auto"/>
                    <w:right w:val="none" w:sz="0" w:space="0" w:color="auto"/>
                  </w:divBdr>
                </w:div>
                <w:div w:id="715161186">
                  <w:marLeft w:val="0"/>
                  <w:marRight w:val="0"/>
                  <w:marTop w:val="0"/>
                  <w:marBottom w:val="0"/>
                  <w:divBdr>
                    <w:top w:val="none" w:sz="0" w:space="0" w:color="auto"/>
                    <w:left w:val="none" w:sz="0" w:space="0" w:color="auto"/>
                    <w:bottom w:val="none" w:sz="0" w:space="0" w:color="auto"/>
                    <w:right w:val="none" w:sz="0" w:space="0" w:color="auto"/>
                  </w:divBdr>
                </w:div>
                <w:div w:id="742528107">
                  <w:marLeft w:val="0"/>
                  <w:marRight w:val="0"/>
                  <w:marTop w:val="0"/>
                  <w:marBottom w:val="0"/>
                  <w:divBdr>
                    <w:top w:val="none" w:sz="0" w:space="0" w:color="auto"/>
                    <w:left w:val="none" w:sz="0" w:space="0" w:color="auto"/>
                    <w:bottom w:val="none" w:sz="0" w:space="0" w:color="auto"/>
                    <w:right w:val="none" w:sz="0" w:space="0" w:color="auto"/>
                  </w:divBdr>
                </w:div>
                <w:div w:id="746654216">
                  <w:marLeft w:val="0"/>
                  <w:marRight w:val="0"/>
                  <w:marTop w:val="0"/>
                  <w:marBottom w:val="0"/>
                  <w:divBdr>
                    <w:top w:val="none" w:sz="0" w:space="0" w:color="auto"/>
                    <w:left w:val="none" w:sz="0" w:space="0" w:color="auto"/>
                    <w:bottom w:val="none" w:sz="0" w:space="0" w:color="auto"/>
                    <w:right w:val="none" w:sz="0" w:space="0" w:color="auto"/>
                  </w:divBdr>
                </w:div>
                <w:div w:id="747652091">
                  <w:marLeft w:val="0"/>
                  <w:marRight w:val="0"/>
                  <w:marTop w:val="0"/>
                  <w:marBottom w:val="0"/>
                  <w:divBdr>
                    <w:top w:val="none" w:sz="0" w:space="0" w:color="auto"/>
                    <w:left w:val="none" w:sz="0" w:space="0" w:color="auto"/>
                    <w:bottom w:val="none" w:sz="0" w:space="0" w:color="auto"/>
                    <w:right w:val="none" w:sz="0" w:space="0" w:color="auto"/>
                  </w:divBdr>
                </w:div>
                <w:div w:id="749546525">
                  <w:marLeft w:val="0"/>
                  <w:marRight w:val="0"/>
                  <w:marTop w:val="0"/>
                  <w:marBottom w:val="0"/>
                  <w:divBdr>
                    <w:top w:val="none" w:sz="0" w:space="0" w:color="auto"/>
                    <w:left w:val="none" w:sz="0" w:space="0" w:color="auto"/>
                    <w:bottom w:val="none" w:sz="0" w:space="0" w:color="auto"/>
                    <w:right w:val="none" w:sz="0" w:space="0" w:color="auto"/>
                  </w:divBdr>
                </w:div>
                <w:div w:id="753745216">
                  <w:marLeft w:val="0"/>
                  <w:marRight w:val="0"/>
                  <w:marTop w:val="0"/>
                  <w:marBottom w:val="0"/>
                  <w:divBdr>
                    <w:top w:val="none" w:sz="0" w:space="0" w:color="auto"/>
                    <w:left w:val="none" w:sz="0" w:space="0" w:color="auto"/>
                    <w:bottom w:val="none" w:sz="0" w:space="0" w:color="auto"/>
                    <w:right w:val="none" w:sz="0" w:space="0" w:color="auto"/>
                  </w:divBdr>
                </w:div>
                <w:div w:id="767046314">
                  <w:marLeft w:val="0"/>
                  <w:marRight w:val="0"/>
                  <w:marTop w:val="0"/>
                  <w:marBottom w:val="0"/>
                  <w:divBdr>
                    <w:top w:val="none" w:sz="0" w:space="0" w:color="auto"/>
                    <w:left w:val="none" w:sz="0" w:space="0" w:color="auto"/>
                    <w:bottom w:val="none" w:sz="0" w:space="0" w:color="auto"/>
                    <w:right w:val="none" w:sz="0" w:space="0" w:color="auto"/>
                  </w:divBdr>
                </w:div>
                <w:div w:id="770586302">
                  <w:marLeft w:val="0"/>
                  <w:marRight w:val="0"/>
                  <w:marTop w:val="0"/>
                  <w:marBottom w:val="0"/>
                  <w:divBdr>
                    <w:top w:val="none" w:sz="0" w:space="0" w:color="auto"/>
                    <w:left w:val="none" w:sz="0" w:space="0" w:color="auto"/>
                    <w:bottom w:val="none" w:sz="0" w:space="0" w:color="auto"/>
                    <w:right w:val="none" w:sz="0" w:space="0" w:color="auto"/>
                  </w:divBdr>
                </w:div>
                <w:div w:id="773086768">
                  <w:marLeft w:val="0"/>
                  <w:marRight w:val="0"/>
                  <w:marTop w:val="0"/>
                  <w:marBottom w:val="0"/>
                  <w:divBdr>
                    <w:top w:val="none" w:sz="0" w:space="0" w:color="auto"/>
                    <w:left w:val="none" w:sz="0" w:space="0" w:color="auto"/>
                    <w:bottom w:val="none" w:sz="0" w:space="0" w:color="auto"/>
                    <w:right w:val="none" w:sz="0" w:space="0" w:color="auto"/>
                  </w:divBdr>
                </w:div>
                <w:div w:id="773591342">
                  <w:marLeft w:val="0"/>
                  <w:marRight w:val="0"/>
                  <w:marTop w:val="0"/>
                  <w:marBottom w:val="0"/>
                  <w:divBdr>
                    <w:top w:val="none" w:sz="0" w:space="0" w:color="auto"/>
                    <w:left w:val="none" w:sz="0" w:space="0" w:color="auto"/>
                    <w:bottom w:val="none" w:sz="0" w:space="0" w:color="auto"/>
                    <w:right w:val="none" w:sz="0" w:space="0" w:color="auto"/>
                  </w:divBdr>
                </w:div>
                <w:div w:id="774252271">
                  <w:marLeft w:val="0"/>
                  <w:marRight w:val="0"/>
                  <w:marTop w:val="0"/>
                  <w:marBottom w:val="0"/>
                  <w:divBdr>
                    <w:top w:val="none" w:sz="0" w:space="0" w:color="auto"/>
                    <w:left w:val="none" w:sz="0" w:space="0" w:color="auto"/>
                    <w:bottom w:val="none" w:sz="0" w:space="0" w:color="auto"/>
                    <w:right w:val="none" w:sz="0" w:space="0" w:color="auto"/>
                  </w:divBdr>
                </w:div>
                <w:div w:id="775751491">
                  <w:marLeft w:val="0"/>
                  <w:marRight w:val="0"/>
                  <w:marTop w:val="0"/>
                  <w:marBottom w:val="0"/>
                  <w:divBdr>
                    <w:top w:val="none" w:sz="0" w:space="0" w:color="auto"/>
                    <w:left w:val="none" w:sz="0" w:space="0" w:color="auto"/>
                    <w:bottom w:val="none" w:sz="0" w:space="0" w:color="auto"/>
                    <w:right w:val="none" w:sz="0" w:space="0" w:color="auto"/>
                  </w:divBdr>
                </w:div>
                <w:div w:id="778600205">
                  <w:marLeft w:val="0"/>
                  <w:marRight w:val="0"/>
                  <w:marTop w:val="0"/>
                  <w:marBottom w:val="0"/>
                  <w:divBdr>
                    <w:top w:val="none" w:sz="0" w:space="0" w:color="auto"/>
                    <w:left w:val="none" w:sz="0" w:space="0" w:color="auto"/>
                    <w:bottom w:val="none" w:sz="0" w:space="0" w:color="auto"/>
                    <w:right w:val="none" w:sz="0" w:space="0" w:color="auto"/>
                  </w:divBdr>
                </w:div>
                <w:div w:id="787552885">
                  <w:marLeft w:val="0"/>
                  <w:marRight w:val="0"/>
                  <w:marTop w:val="0"/>
                  <w:marBottom w:val="0"/>
                  <w:divBdr>
                    <w:top w:val="none" w:sz="0" w:space="0" w:color="auto"/>
                    <w:left w:val="none" w:sz="0" w:space="0" w:color="auto"/>
                    <w:bottom w:val="none" w:sz="0" w:space="0" w:color="auto"/>
                    <w:right w:val="none" w:sz="0" w:space="0" w:color="auto"/>
                  </w:divBdr>
                </w:div>
                <w:div w:id="794297181">
                  <w:marLeft w:val="0"/>
                  <w:marRight w:val="0"/>
                  <w:marTop w:val="0"/>
                  <w:marBottom w:val="0"/>
                  <w:divBdr>
                    <w:top w:val="none" w:sz="0" w:space="0" w:color="auto"/>
                    <w:left w:val="none" w:sz="0" w:space="0" w:color="auto"/>
                    <w:bottom w:val="none" w:sz="0" w:space="0" w:color="auto"/>
                    <w:right w:val="none" w:sz="0" w:space="0" w:color="auto"/>
                  </w:divBdr>
                </w:div>
                <w:div w:id="796676565">
                  <w:marLeft w:val="0"/>
                  <w:marRight w:val="0"/>
                  <w:marTop w:val="0"/>
                  <w:marBottom w:val="0"/>
                  <w:divBdr>
                    <w:top w:val="none" w:sz="0" w:space="0" w:color="auto"/>
                    <w:left w:val="none" w:sz="0" w:space="0" w:color="auto"/>
                    <w:bottom w:val="none" w:sz="0" w:space="0" w:color="auto"/>
                    <w:right w:val="none" w:sz="0" w:space="0" w:color="auto"/>
                  </w:divBdr>
                </w:div>
                <w:div w:id="802816554">
                  <w:marLeft w:val="0"/>
                  <w:marRight w:val="0"/>
                  <w:marTop w:val="0"/>
                  <w:marBottom w:val="0"/>
                  <w:divBdr>
                    <w:top w:val="none" w:sz="0" w:space="0" w:color="auto"/>
                    <w:left w:val="none" w:sz="0" w:space="0" w:color="auto"/>
                    <w:bottom w:val="none" w:sz="0" w:space="0" w:color="auto"/>
                    <w:right w:val="none" w:sz="0" w:space="0" w:color="auto"/>
                  </w:divBdr>
                </w:div>
                <w:div w:id="803622065">
                  <w:marLeft w:val="0"/>
                  <w:marRight w:val="0"/>
                  <w:marTop w:val="0"/>
                  <w:marBottom w:val="0"/>
                  <w:divBdr>
                    <w:top w:val="none" w:sz="0" w:space="0" w:color="auto"/>
                    <w:left w:val="none" w:sz="0" w:space="0" w:color="auto"/>
                    <w:bottom w:val="none" w:sz="0" w:space="0" w:color="auto"/>
                    <w:right w:val="none" w:sz="0" w:space="0" w:color="auto"/>
                  </w:divBdr>
                </w:div>
                <w:div w:id="817184616">
                  <w:marLeft w:val="0"/>
                  <w:marRight w:val="0"/>
                  <w:marTop w:val="0"/>
                  <w:marBottom w:val="0"/>
                  <w:divBdr>
                    <w:top w:val="none" w:sz="0" w:space="0" w:color="auto"/>
                    <w:left w:val="none" w:sz="0" w:space="0" w:color="auto"/>
                    <w:bottom w:val="none" w:sz="0" w:space="0" w:color="auto"/>
                    <w:right w:val="none" w:sz="0" w:space="0" w:color="auto"/>
                  </w:divBdr>
                </w:div>
                <w:div w:id="820122208">
                  <w:marLeft w:val="0"/>
                  <w:marRight w:val="0"/>
                  <w:marTop w:val="0"/>
                  <w:marBottom w:val="0"/>
                  <w:divBdr>
                    <w:top w:val="none" w:sz="0" w:space="0" w:color="auto"/>
                    <w:left w:val="none" w:sz="0" w:space="0" w:color="auto"/>
                    <w:bottom w:val="none" w:sz="0" w:space="0" w:color="auto"/>
                    <w:right w:val="none" w:sz="0" w:space="0" w:color="auto"/>
                  </w:divBdr>
                </w:div>
                <w:div w:id="820583969">
                  <w:marLeft w:val="0"/>
                  <w:marRight w:val="0"/>
                  <w:marTop w:val="0"/>
                  <w:marBottom w:val="0"/>
                  <w:divBdr>
                    <w:top w:val="none" w:sz="0" w:space="0" w:color="auto"/>
                    <w:left w:val="none" w:sz="0" w:space="0" w:color="auto"/>
                    <w:bottom w:val="none" w:sz="0" w:space="0" w:color="auto"/>
                    <w:right w:val="none" w:sz="0" w:space="0" w:color="auto"/>
                  </w:divBdr>
                </w:div>
                <w:div w:id="825051729">
                  <w:marLeft w:val="0"/>
                  <w:marRight w:val="0"/>
                  <w:marTop w:val="0"/>
                  <w:marBottom w:val="0"/>
                  <w:divBdr>
                    <w:top w:val="none" w:sz="0" w:space="0" w:color="auto"/>
                    <w:left w:val="none" w:sz="0" w:space="0" w:color="auto"/>
                    <w:bottom w:val="none" w:sz="0" w:space="0" w:color="auto"/>
                    <w:right w:val="none" w:sz="0" w:space="0" w:color="auto"/>
                  </w:divBdr>
                </w:div>
                <w:div w:id="826749778">
                  <w:marLeft w:val="0"/>
                  <w:marRight w:val="0"/>
                  <w:marTop w:val="0"/>
                  <w:marBottom w:val="0"/>
                  <w:divBdr>
                    <w:top w:val="none" w:sz="0" w:space="0" w:color="auto"/>
                    <w:left w:val="none" w:sz="0" w:space="0" w:color="auto"/>
                    <w:bottom w:val="none" w:sz="0" w:space="0" w:color="auto"/>
                    <w:right w:val="none" w:sz="0" w:space="0" w:color="auto"/>
                  </w:divBdr>
                </w:div>
                <w:div w:id="832066710">
                  <w:marLeft w:val="0"/>
                  <w:marRight w:val="0"/>
                  <w:marTop w:val="0"/>
                  <w:marBottom w:val="0"/>
                  <w:divBdr>
                    <w:top w:val="none" w:sz="0" w:space="0" w:color="auto"/>
                    <w:left w:val="none" w:sz="0" w:space="0" w:color="auto"/>
                    <w:bottom w:val="none" w:sz="0" w:space="0" w:color="auto"/>
                    <w:right w:val="none" w:sz="0" w:space="0" w:color="auto"/>
                  </w:divBdr>
                </w:div>
                <w:div w:id="847646121">
                  <w:marLeft w:val="0"/>
                  <w:marRight w:val="0"/>
                  <w:marTop w:val="0"/>
                  <w:marBottom w:val="0"/>
                  <w:divBdr>
                    <w:top w:val="none" w:sz="0" w:space="0" w:color="auto"/>
                    <w:left w:val="none" w:sz="0" w:space="0" w:color="auto"/>
                    <w:bottom w:val="none" w:sz="0" w:space="0" w:color="auto"/>
                    <w:right w:val="none" w:sz="0" w:space="0" w:color="auto"/>
                  </w:divBdr>
                </w:div>
                <w:div w:id="852381202">
                  <w:marLeft w:val="0"/>
                  <w:marRight w:val="0"/>
                  <w:marTop w:val="0"/>
                  <w:marBottom w:val="0"/>
                  <w:divBdr>
                    <w:top w:val="none" w:sz="0" w:space="0" w:color="auto"/>
                    <w:left w:val="none" w:sz="0" w:space="0" w:color="auto"/>
                    <w:bottom w:val="none" w:sz="0" w:space="0" w:color="auto"/>
                    <w:right w:val="none" w:sz="0" w:space="0" w:color="auto"/>
                  </w:divBdr>
                </w:div>
                <w:div w:id="859667399">
                  <w:marLeft w:val="0"/>
                  <w:marRight w:val="0"/>
                  <w:marTop w:val="0"/>
                  <w:marBottom w:val="0"/>
                  <w:divBdr>
                    <w:top w:val="none" w:sz="0" w:space="0" w:color="auto"/>
                    <w:left w:val="none" w:sz="0" w:space="0" w:color="auto"/>
                    <w:bottom w:val="none" w:sz="0" w:space="0" w:color="auto"/>
                    <w:right w:val="none" w:sz="0" w:space="0" w:color="auto"/>
                  </w:divBdr>
                </w:div>
                <w:div w:id="871652951">
                  <w:marLeft w:val="0"/>
                  <w:marRight w:val="0"/>
                  <w:marTop w:val="0"/>
                  <w:marBottom w:val="0"/>
                  <w:divBdr>
                    <w:top w:val="none" w:sz="0" w:space="0" w:color="auto"/>
                    <w:left w:val="none" w:sz="0" w:space="0" w:color="auto"/>
                    <w:bottom w:val="none" w:sz="0" w:space="0" w:color="auto"/>
                    <w:right w:val="none" w:sz="0" w:space="0" w:color="auto"/>
                  </w:divBdr>
                </w:div>
                <w:div w:id="876694614">
                  <w:marLeft w:val="0"/>
                  <w:marRight w:val="0"/>
                  <w:marTop w:val="0"/>
                  <w:marBottom w:val="0"/>
                  <w:divBdr>
                    <w:top w:val="none" w:sz="0" w:space="0" w:color="auto"/>
                    <w:left w:val="none" w:sz="0" w:space="0" w:color="auto"/>
                    <w:bottom w:val="none" w:sz="0" w:space="0" w:color="auto"/>
                    <w:right w:val="none" w:sz="0" w:space="0" w:color="auto"/>
                  </w:divBdr>
                </w:div>
                <w:div w:id="884833633">
                  <w:marLeft w:val="0"/>
                  <w:marRight w:val="0"/>
                  <w:marTop w:val="0"/>
                  <w:marBottom w:val="0"/>
                  <w:divBdr>
                    <w:top w:val="none" w:sz="0" w:space="0" w:color="auto"/>
                    <w:left w:val="none" w:sz="0" w:space="0" w:color="auto"/>
                    <w:bottom w:val="none" w:sz="0" w:space="0" w:color="auto"/>
                    <w:right w:val="none" w:sz="0" w:space="0" w:color="auto"/>
                  </w:divBdr>
                </w:div>
                <w:div w:id="890383633">
                  <w:marLeft w:val="0"/>
                  <w:marRight w:val="0"/>
                  <w:marTop w:val="0"/>
                  <w:marBottom w:val="0"/>
                  <w:divBdr>
                    <w:top w:val="none" w:sz="0" w:space="0" w:color="auto"/>
                    <w:left w:val="none" w:sz="0" w:space="0" w:color="auto"/>
                    <w:bottom w:val="none" w:sz="0" w:space="0" w:color="auto"/>
                    <w:right w:val="none" w:sz="0" w:space="0" w:color="auto"/>
                  </w:divBdr>
                </w:div>
                <w:div w:id="895697694">
                  <w:marLeft w:val="0"/>
                  <w:marRight w:val="0"/>
                  <w:marTop w:val="0"/>
                  <w:marBottom w:val="0"/>
                  <w:divBdr>
                    <w:top w:val="none" w:sz="0" w:space="0" w:color="auto"/>
                    <w:left w:val="none" w:sz="0" w:space="0" w:color="auto"/>
                    <w:bottom w:val="none" w:sz="0" w:space="0" w:color="auto"/>
                    <w:right w:val="none" w:sz="0" w:space="0" w:color="auto"/>
                  </w:divBdr>
                </w:div>
                <w:div w:id="898369652">
                  <w:marLeft w:val="0"/>
                  <w:marRight w:val="0"/>
                  <w:marTop w:val="0"/>
                  <w:marBottom w:val="0"/>
                  <w:divBdr>
                    <w:top w:val="none" w:sz="0" w:space="0" w:color="auto"/>
                    <w:left w:val="none" w:sz="0" w:space="0" w:color="auto"/>
                    <w:bottom w:val="none" w:sz="0" w:space="0" w:color="auto"/>
                    <w:right w:val="none" w:sz="0" w:space="0" w:color="auto"/>
                  </w:divBdr>
                </w:div>
                <w:div w:id="900365097">
                  <w:marLeft w:val="0"/>
                  <w:marRight w:val="0"/>
                  <w:marTop w:val="0"/>
                  <w:marBottom w:val="0"/>
                  <w:divBdr>
                    <w:top w:val="none" w:sz="0" w:space="0" w:color="auto"/>
                    <w:left w:val="none" w:sz="0" w:space="0" w:color="auto"/>
                    <w:bottom w:val="none" w:sz="0" w:space="0" w:color="auto"/>
                    <w:right w:val="none" w:sz="0" w:space="0" w:color="auto"/>
                  </w:divBdr>
                </w:div>
                <w:div w:id="904418712">
                  <w:marLeft w:val="0"/>
                  <w:marRight w:val="0"/>
                  <w:marTop w:val="0"/>
                  <w:marBottom w:val="0"/>
                  <w:divBdr>
                    <w:top w:val="none" w:sz="0" w:space="0" w:color="auto"/>
                    <w:left w:val="none" w:sz="0" w:space="0" w:color="auto"/>
                    <w:bottom w:val="none" w:sz="0" w:space="0" w:color="auto"/>
                    <w:right w:val="none" w:sz="0" w:space="0" w:color="auto"/>
                  </w:divBdr>
                </w:div>
                <w:div w:id="911550060">
                  <w:marLeft w:val="0"/>
                  <w:marRight w:val="0"/>
                  <w:marTop w:val="0"/>
                  <w:marBottom w:val="0"/>
                  <w:divBdr>
                    <w:top w:val="none" w:sz="0" w:space="0" w:color="auto"/>
                    <w:left w:val="none" w:sz="0" w:space="0" w:color="auto"/>
                    <w:bottom w:val="none" w:sz="0" w:space="0" w:color="auto"/>
                    <w:right w:val="none" w:sz="0" w:space="0" w:color="auto"/>
                  </w:divBdr>
                </w:div>
                <w:div w:id="912467042">
                  <w:marLeft w:val="0"/>
                  <w:marRight w:val="0"/>
                  <w:marTop w:val="0"/>
                  <w:marBottom w:val="0"/>
                  <w:divBdr>
                    <w:top w:val="none" w:sz="0" w:space="0" w:color="auto"/>
                    <w:left w:val="none" w:sz="0" w:space="0" w:color="auto"/>
                    <w:bottom w:val="none" w:sz="0" w:space="0" w:color="auto"/>
                    <w:right w:val="none" w:sz="0" w:space="0" w:color="auto"/>
                  </w:divBdr>
                </w:div>
                <w:div w:id="916355090">
                  <w:marLeft w:val="0"/>
                  <w:marRight w:val="0"/>
                  <w:marTop w:val="0"/>
                  <w:marBottom w:val="0"/>
                  <w:divBdr>
                    <w:top w:val="none" w:sz="0" w:space="0" w:color="auto"/>
                    <w:left w:val="none" w:sz="0" w:space="0" w:color="auto"/>
                    <w:bottom w:val="none" w:sz="0" w:space="0" w:color="auto"/>
                    <w:right w:val="none" w:sz="0" w:space="0" w:color="auto"/>
                  </w:divBdr>
                </w:div>
                <w:div w:id="922181557">
                  <w:marLeft w:val="0"/>
                  <w:marRight w:val="0"/>
                  <w:marTop w:val="0"/>
                  <w:marBottom w:val="0"/>
                  <w:divBdr>
                    <w:top w:val="none" w:sz="0" w:space="0" w:color="auto"/>
                    <w:left w:val="none" w:sz="0" w:space="0" w:color="auto"/>
                    <w:bottom w:val="none" w:sz="0" w:space="0" w:color="auto"/>
                    <w:right w:val="none" w:sz="0" w:space="0" w:color="auto"/>
                  </w:divBdr>
                </w:div>
                <w:div w:id="936643200">
                  <w:marLeft w:val="0"/>
                  <w:marRight w:val="0"/>
                  <w:marTop w:val="0"/>
                  <w:marBottom w:val="0"/>
                  <w:divBdr>
                    <w:top w:val="none" w:sz="0" w:space="0" w:color="auto"/>
                    <w:left w:val="none" w:sz="0" w:space="0" w:color="auto"/>
                    <w:bottom w:val="none" w:sz="0" w:space="0" w:color="auto"/>
                    <w:right w:val="none" w:sz="0" w:space="0" w:color="auto"/>
                  </w:divBdr>
                </w:div>
                <w:div w:id="941456641">
                  <w:marLeft w:val="0"/>
                  <w:marRight w:val="0"/>
                  <w:marTop w:val="0"/>
                  <w:marBottom w:val="0"/>
                  <w:divBdr>
                    <w:top w:val="none" w:sz="0" w:space="0" w:color="auto"/>
                    <w:left w:val="none" w:sz="0" w:space="0" w:color="auto"/>
                    <w:bottom w:val="none" w:sz="0" w:space="0" w:color="auto"/>
                    <w:right w:val="none" w:sz="0" w:space="0" w:color="auto"/>
                  </w:divBdr>
                </w:div>
                <w:div w:id="945506179">
                  <w:marLeft w:val="0"/>
                  <w:marRight w:val="0"/>
                  <w:marTop w:val="0"/>
                  <w:marBottom w:val="0"/>
                  <w:divBdr>
                    <w:top w:val="none" w:sz="0" w:space="0" w:color="auto"/>
                    <w:left w:val="none" w:sz="0" w:space="0" w:color="auto"/>
                    <w:bottom w:val="none" w:sz="0" w:space="0" w:color="auto"/>
                    <w:right w:val="none" w:sz="0" w:space="0" w:color="auto"/>
                  </w:divBdr>
                </w:div>
                <w:div w:id="949895256">
                  <w:marLeft w:val="0"/>
                  <w:marRight w:val="0"/>
                  <w:marTop w:val="0"/>
                  <w:marBottom w:val="0"/>
                  <w:divBdr>
                    <w:top w:val="none" w:sz="0" w:space="0" w:color="auto"/>
                    <w:left w:val="none" w:sz="0" w:space="0" w:color="auto"/>
                    <w:bottom w:val="none" w:sz="0" w:space="0" w:color="auto"/>
                    <w:right w:val="none" w:sz="0" w:space="0" w:color="auto"/>
                  </w:divBdr>
                </w:div>
                <w:div w:id="950672280">
                  <w:marLeft w:val="0"/>
                  <w:marRight w:val="0"/>
                  <w:marTop w:val="0"/>
                  <w:marBottom w:val="0"/>
                  <w:divBdr>
                    <w:top w:val="none" w:sz="0" w:space="0" w:color="auto"/>
                    <w:left w:val="none" w:sz="0" w:space="0" w:color="auto"/>
                    <w:bottom w:val="none" w:sz="0" w:space="0" w:color="auto"/>
                    <w:right w:val="none" w:sz="0" w:space="0" w:color="auto"/>
                  </w:divBdr>
                </w:div>
                <w:div w:id="953942226">
                  <w:marLeft w:val="0"/>
                  <w:marRight w:val="0"/>
                  <w:marTop w:val="0"/>
                  <w:marBottom w:val="0"/>
                  <w:divBdr>
                    <w:top w:val="none" w:sz="0" w:space="0" w:color="auto"/>
                    <w:left w:val="none" w:sz="0" w:space="0" w:color="auto"/>
                    <w:bottom w:val="none" w:sz="0" w:space="0" w:color="auto"/>
                    <w:right w:val="none" w:sz="0" w:space="0" w:color="auto"/>
                  </w:divBdr>
                </w:div>
                <w:div w:id="956525090">
                  <w:marLeft w:val="0"/>
                  <w:marRight w:val="0"/>
                  <w:marTop w:val="0"/>
                  <w:marBottom w:val="0"/>
                  <w:divBdr>
                    <w:top w:val="none" w:sz="0" w:space="0" w:color="auto"/>
                    <w:left w:val="none" w:sz="0" w:space="0" w:color="auto"/>
                    <w:bottom w:val="none" w:sz="0" w:space="0" w:color="auto"/>
                    <w:right w:val="none" w:sz="0" w:space="0" w:color="auto"/>
                  </w:divBdr>
                </w:div>
                <w:div w:id="967275661">
                  <w:marLeft w:val="0"/>
                  <w:marRight w:val="0"/>
                  <w:marTop w:val="0"/>
                  <w:marBottom w:val="0"/>
                  <w:divBdr>
                    <w:top w:val="none" w:sz="0" w:space="0" w:color="auto"/>
                    <w:left w:val="none" w:sz="0" w:space="0" w:color="auto"/>
                    <w:bottom w:val="none" w:sz="0" w:space="0" w:color="auto"/>
                    <w:right w:val="none" w:sz="0" w:space="0" w:color="auto"/>
                  </w:divBdr>
                </w:div>
                <w:div w:id="970598223">
                  <w:marLeft w:val="0"/>
                  <w:marRight w:val="0"/>
                  <w:marTop w:val="0"/>
                  <w:marBottom w:val="0"/>
                  <w:divBdr>
                    <w:top w:val="none" w:sz="0" w:space="0" w:color="auto"/>
                    <w:left w:val="none" w:sz="0" w:space="0" w:color="auto"/>
                    <w:bottom w:val="none" w:sz="0" w:space="0" w:color="auto"/>
                    <w:right w:val="none" w:sz="0" w:space="0" w:color="auto"/>
                  </w:divBdr>
                </w:div>
                <w:div w:id="978532461">
                  <w:marLeft w:val="0"/>
                  <w:marRight w:val="0"/>
                  <w:marTop w:val="0"/>
                  <w:marBottom w:val="0"/>
                  <w:divBdr>
                    <w:top w:val="none" w:sz="0" w:space="0" w:color="auto"/>
                    <w:left w:val="none" w:sz="0" w:space="0" w:color="auto"/>
                    <w:bottom w:val="none" w:sz="0" w:space="0" w:color="auto"/>
                    <w:right w:val="none" w:sz="0" w:space="0" w:color="auto"/>
                  </w:divBdr>
                </w:div>
                <w:div w:id="978657574">
                  <w:marLeft w:val="0"/>
                  <w:marRight w:val="0"/>
                  <w:marTop w:val="0"/>
                  <w:marBottom w:val="0"/>
                  <w:divBdr>
                    <w:top w:val="none" w:sz="0" w:space="0" w:color="auto"/>
                    <w:left w:val="none" w:sz="0" w:space="0" w:color="auto"/>
                    <w:bottom w:val="none" w:sz="0" w:space="0" w:color="auto"/>
                    <w:right w:val="none" w:sz="0" w:space="0" w:color="auto"/>
                  </w:divBdr>
                </w:div>
                <w:div w:id="990597654">
                  <w:marLeft w:val="0"/>
                  <w:marRight w:val="0"/>
                  <w:marTop w:val="0"/>
                  <w:marBottom w:val="0"/>
                  <w:divBdr>
                    <w:top w:val="none" w:sz="0" w:space="0" w:color="auto"/>
                    <w:left w:val="none" w:sz="0" w:space="0" w:color="auto"/>
                    <w:bottom w:val="none" w:sz="0" w:space="0" w:color="auto"/>
                    <w:right w:val="none" w:sz="0" w:space="0" w:color="auto"/>
                  </w:divBdr>
                </w:div>
                <w:div w:id="992872069">
                  <w:marLeft w:val="0"/>
                  <w:marRight w:val="0"/>
                  <w:marTop w:val="0"/>
                  <w:marBottom w:val="0"/>
                  <w:divBdr>
                    <w:top w:val="none" w:sz="0" w:space="0" w:color="auto"/>
                    <w:left w:val="none" w:sz="0" w:space="0" w:color="auto"/>
                    <w:bottom w:val="none" w:sz="0" w:space="0" w:color="auto"/>
                    <w:right w:val="none" w:sz="0" w:space="0" w:color="auto"/>
                  </w:divBdr>
                </w:div>
                <w:div w:id="993722928">
                  <w:marLeft w:val="0"/>
                  <w:marRight w:val="0"/>
                  <w:marTop w:val="0"/>
                  <w:marBottom w:val="0"/>
                  <w:divBdr>
                    <w:top w:val="none" w:sz="0" w:space="0" w:color="auto"/>
                    <w:left w:val="none" w:sz="0" w:space="0" w:color="auto"/>
                    <w:bottom w:val="none" w:sz="0" w:space="0" w:color="auto"/>
                    <w:right w:val="none" w:sz="0" w:space="0" w:color="auto"/>
                  </w:divBdr>
                </w:div>
                <w:div w:id="993871635">
                  <w:marLeft w:val="0"/>
                  <w:marRight w:val="0"/>
                  <w:marTop w:val="0"/>
                  <w:marBottom w:val="0"/>
                  <w:divBdr>
                    <w:top w:val="none" w:sz="0" w:space="0" w:color="auto"/>
                    <w:left w:val="none" w:sz="0" w:space="0" w:color="auto"/>
                    <w:bottom w:val="none" w:sz="0" w:space="0" w:color="auto"/>
                    <w:right w:val="none" w:sz="0" w:space="0" w:color="auto"/>
                  </w:divBdr>
                </w:div>
                <w:div w:id="1000160095">
                  <w:marLeft w:val="0"/>
                  <w:marRight w:val="0"/>
                  <w:marTop w:val="0"/>
                  <w:marBottom w:val="0"/>
                  <w:divBdr>
                    <w:top w:val="none" w:sz="0" w:space="0" w:color="auto"/>
                    <w:left w:val="none" w:sz="0" w:space="0" w:color="auto"/>
                    <w:bottom w:val="none" w:sz="0" w:space="0" w:color="auto"/>
                    <w:right w:val="none" w:sz="0" w:space="0" w:color="auto"/>
                  </w:divBdr>
                </w:div>
                <w:div w:id="1002320808">
                  <w:marLeft w:val="0"/>
                  <w:marRight w:val="0"/>
                  <w:marTop w:val="0"/>
                  <w:marBottom w:val="0"/>
                  <w:divBdr>
                    <w:top w:val="none" w:sz="0" w:space="0" w:color="auto"/>
                    <w:left w:val="none" w:sz="0" w:space="0" w:color="auto"/>
                    <w:bottom w:val="none" w:sz="0" w:space="0" w:color="auto"/>
                    <w:right w:val="none" w:sz="0" w:space="0" w:color="auto"/>
                  </w:divBdr>
                </w:div>
                <w:div w:id="1018502584">
                  <w:marLeft w:val="0"/>
                  <w:marRight w:val="0"/>
                  <w:marTop w:val="0"/>
                  <w:marBottom w:val="0"/>
                  <w:divBdr>
                    <w:top w:val="none" w:sz="0" w:space="0" w:color="auto"/>
                    <w:left w:val="none" w:sz="0" w:space="0" w:color="auto"/>
                    <w:bottom w:val="none" w:sz="0" w:space="0" w:color="auto"/>
                    <w:right w:val="none" w:sz="0" w:space="0" w:color="auto"/>
                  </w:divBdr>
                </w:div>
                <w:div w:id="1029138634">
                  <w:marLeft w:val="0"/>
                  <w:marRight w:val="0"/>
                  <w:marTop w:val="0"/>
                  <w:marBottom w:val="0"/>
                  <w:divBdr>
                    <w:top w:val="none" w:sz="0" w:space="0" w:color="auto"/>
                    <w:left w:val="none" w:sz="0" w:space="0" w:color="auto"/>
                    <w:bottom w:val="none" w:sz="0" w:space="0" w:color="auto"/>
                    <w:right w:val="none" w:sz="0" w:space="0" w:color="auto"/>
                  </w:divBdr>
                </w:div>
                <w:div w:id="1040472060">
                  <w:marLeft w:val="0"/>
                  <w:marRight w:val="0"/>
                  <w:marTop w:val="0"/>
                  <w:marBottom w:val="0"/>
                  <w:divBdr>
                    <w:top w:val="none" w:sz="0" w:space="0" w:color="auto"/>
                    <w:left w:val="none" w:sz="0" w:space="0" w:color="auto"/>
                    <w:bottom w:val="none" w:sz="0" w:space="0" w:color="auto"/>
                    <w:right w:val="none" w:sz="0" w:space="0" w:color="auto"/>
                  </w:divBdr>
                </w:div>
                <w:div w:id="1041783085">
                  <w:marLeft w:val="0"/>
                  <w:marRight w:val="0"/>
                  <w:marTop w:val="0"/>
                  <w:marBottom w:val="0"/>
                  <w:divBdr>
                    <w:top w:val="none" w:sz="0" w:space="0" w:color="auto"/>
                    <w:left w:val="none" w:sz="0" w:space="0" w:color="auto"/>
                    <w:bottom w:val="none" w:sz="0" w:space="0" w:color="auto"/>
                    <w:right w:val="none" w:sz="0" w:space="0" w:color="auto"/>
                  </w:divBdr>
                </w:div>
                <w:div w:id="1042827276">
                  <w:marLeft w:val="0"/>
                  <w:marRight w:val="0"/>
                  <w:marTop w:val="0"/>
                  <w:marBottom w:val="0"/>
                  <w:divBdr>
                    <w:top w:val="none" w:sz="0" w:space="0" w:color="auto"/>
                    <w:left w:val="none" w:sz="0" w:space="0" w:color="auto"/>
                    <w:bottom w:val="none" w:sz="0" w:space="0" w:color="auto"/>
                    <w:right w:val="none" w:sz="0" w:space="0" w:color="auto"/>
                  </w:divBdr>
                </w:div>
                <w:div w:id="1043210680">
                  <w:marLeft w:val="0"/>
                  <w:marRight w:val="0"/>
                  <w:marTop w:val="0"/>
                  <w:marBottom w:val="0"/>
                  <w:divBdr>
                    <w:top w:val="none" w:sz="0" w:space="0" w:color="auto"/>
                    <w:left w:val="none" w:sz="0" w:space="0" w:color="auto"/>
                    <w:bottom w:val="none" w:sz="0" w:space="0" w:color="auto"/>
                    <w:right w:val="none" w:sz="0" w:space="0" w:color="auto"/>
                  </w:divBdr>
                </w:div>
                <w:div w:id="1045910269">
                  <w:marLeft w:val="0"/>
                  <w:marRight w:val="0"/>
                  <w:marTop w:val="0"/>
                  <w:marBottom w:val="0"/>
                  <w:divBdr>
                    <w:top w:val="none" w:sz="0" w:space="0" w:color="auto"/>
                    <w:left w:val="none" w:sz="0" w:space="0" w:color="auto"/>
                    <w:bottom w:val="none" w:sz="0" w:space="0" w:color="auto"/>
                    <w:right w:val="none" w:sz="0" w:space="0" w:color="auto"/>
                  </w:divBdr>
                </w:div>
                <w:div w:id="1047333223">
                  <w:marLeft w:val="0"/>
                  <w:marRight w:val="0"/>
                  <w:marTop w:val="0"/>
                  <w:marBottom w:val="0"/>
                  <w:divBdr>
                    <w:top w:val="none" w:sz="0" w:space="0" w:color="auto"/>
                    <w:left w:val="none" w:sz="0" w:space="0" w:color="auto"/>
                    <w:bottom w:val="none" w:sz="0" w:space="0" w:color="auto"/>
                    <w:right w:val="none" w:sz="0" w:space="0" w:color="auto"/>
                  </w:divBdr>
                </w:div>
                <w:div w:id="1057894989">
                  <w:marLeft w:val="0"/>
                  <w:marRight w:val="0"/>
                  <w:marTop w:val="0"/>
                  <w:marBottom w:val="0"/>
                  <w:divBdr>
                    <w:top w:val="none" w:sz="0" w:space="0" w:color="auto"/>
                    <w:left w:val="none" w:sz="0" w:space="0" w:color="auto"/>
                    <w:bottom w:val="none" w:sz="0" w:space="0" w:color="auto"/>
                    <w:right w:val="none" w:sz="0" w:space="0" w:color="auto"/>
                  </w:divBdr>
                </w:div>
                <w:div w:id="1061178884">
                  <w:marLeft w:val="0"/>
                  <w:marRight w:val="0"/>
                  <w:marTop w:val="0"/>
                  <w:marBottom w:val="0"/>
                  <w:divBdr>
                    <w:top w:val="none" w:sz="0" w:space="0" w:color="auto"/>
                    <w:left w:val="none" w:sz="0" w:space="0" w:color="auto"/>
                    <w:bottom w:val="none" w:sz="0" w:space="0" w:color="auto"/>
                    <w:right w:val="none" w:sz="0" w:space="0" w:color="auto"/>
                  </w:divBdr>
                </w:div>
                <w:div w:id="1070230413">
                  <w:marLeft w:val="0"/>
                  <w:marRight w:val="0"/>
                  <w:marTop w:val="0"/>
                  <w:marBottom w:val="0"/>
                  <w:divBdr>
                    <w:top w:val="none" w:sz="0" w:space="0" w:color="auto"/>
                    <w:left w:val="none" w:sz="0" w:space="0" w:color="auto"/>
                    <w:bottom w:val="none" w:sz="0" w:space="0" w:color="auto"/>
                    <w:right w:val="none" w:sz="0" w:space="0" w:color="auto"/>
                  </w:divBdr>
                </w:div>
                <w:div w:id="1081830456">
                  <w:marLeft w:val="0"/>
                  <w:marRight w:val="0"/>
                  <w:marTop w:val="0"/>
                  <w:marBottom w:val="0"/>
                  <w:divBdr>
                    <w:top w:val="none" w:sz="0" w:space="0" w:color="auto"/>
                    <w:left w:val="none" w:sz="0" w:space="0" w:color="auto"/>
                    <w:bottom w:val="none" w:sz="0" w:space="0" w:color="auto"/>
                    <w:right w:val="none" w:sz="0" w:space="0" w:color="auto"/>
                  </w:divBdr>
                </w:div>
                <w:div w:id="1090613800">
                  <w:marLeft w:val="0"/>
                  <w:marRight w:val="0"/>
                  <w:marTop w:val="0"/>
                  <w:marBottom w:val="0"/>
                  <w:divBdr>
                    <w:top w:val="none" w:sz="0" w:space="0" w:color="auto"/>
                    <w:left w:val="none" w:sz="0" w:space="0" w:color="auto"/>
                    <w:bottom w:val="none" w:sz="0" w:space="0" w:color="auto"/>
                    <w:right w:val="none" w:sz="0" w:space="0" w:color="auto"/>
                  </w:divBdr>
                </w:div>
                <w:div w:id="1094398646">
                  <w:marLeft w:val="0"/>
                  <w:marRight w:val="0"/>
                  <w:marTop w:val="0"/>
                  <w:marBottom w:val="0"/>
                  <w:divBdr>
                    <w:top w:val="none" w:sz="0" w:space="0" w:color="auto"/>
                    <w:left w:val="none" w:sz="0" w:space="0" w:color="auto"/>
                    <w:bottom w:val="none" w:sz="0" w:space="0" w:color="auto"/>
                    <w:right w:val="none" w:sz="0" w:space="0" w:color="auto"/>
                  </w:divBdr>
                </w:div>
                <w:div w:id="1098864527">
                  <w:marLeft w:val="0"/>
                  <w:marRight w:val="0"/>
                  <w:marTop w:val="0"/>
                  <w:marBottom w:val="0"/>
                  <w:divBdr>
                    <w:top w:val="none" w:sz="0" w:space="0" w:color="auto"/>
                    <w:left w:val="none" w:sz="0" w:space="0" w:color="auto"/>
                    <w:bottom w:val="none" w:sz="0" w:space="0" w:color="auto"/>
                    <w:right w:val="none" w:sz="0" w:space="0" w:color="auto"/>
                  </w:divBdr>
                </w:div>
                <w:div w:id="1100301394">
                  <w:marLeft w:val="0"/>
                  <w:marRight w:val="0"/>
                  <w:marTop w:val="0"/>
                  <w:marBottom w:val="0"/>
                  <w:divBdr>
                    <w:top w:val="none" w:sz="0" w:space="0" w:color="auto"/>
                    <w:left w:val="none" w:sz="0" w:space="0" w:color="auto"/>
                    <w:bottom w:val="none" w:sz="0" w:space="0" w:color="auto"/>
                    <w:right w:val="none" w:sz="0" w:space="0" w:color="auto"/>
                  </w:divBdr>
                </w:div>
                <w:div w:id="1102536079">
                  <w:marLeft w:val="0"/>
                  <w:marRight w:val="0"/>
                  <w:marTop w:val="0"/>
                  <w:marBottom w:val="0"/>
                  <w:divBdr>
                    <w:top w:val="none" w:sz="0" w:space="0" w:color="auto"/>
                    <w:left w:val="none" w:sz="0" w:space="0" w:color="auto"/>
                    <w:bottom w:val="none" w:sz="0" w:space="0" w:color="auto"/>
                    <w:right w:val="none" w:sz="0" w:space="0" w:color="auto"/>
                  </w:divBdr>
                </w:div>
                <w:div w:id="1112821536">
                  <w:marLeft w:val="0"/>
                  <w:marRight w:val="0"/>
                  <w:marTop w:val="0"/>
                  <w:marBottom w:val="0"/>
                  <w:divBdr>
                    <w:top w:val="none" w:sz="0" w:space="0" w:color="auto"/>
                    <w:left w:val="none" w:sz="0" w:space="0" w:color="auto"/>
                    <w:bottom w:val="none" w:sz="0" w:space="0" w:color="auto"/>
                    <w:right w:val="none" w:sz="0" w:space="0" w:color="auto"/>
                  </w:divBdr>
                </w:div>
                <w:div w:id="1113937008">
                  <w:marLeft w:val="0"/>
                  <w:marRight w:val="0"/>
                  <w:marTop w:val="0"/>
                  <w:marBottom w:val="0"/>
                  <w:divBdr>
                    <w:top w:val="none" w:sz="0" w:space="0" w:color="auto"/>
                    <w:left w:val="none" w:sz="0" w:space="0" w:color="auto"/>
                    <w:bottom w:val="none" w:sz="0" w:space="0" w:color="auto"/>
                    <w:right w:val="none" w:sz="0" w:space="0" w:color="auto"/>
                  </w:divBdr>
                </w:div>
                <w:div w:id="1121923805">
                  <w:marLeft w:val="0"/>
                  <w:marRight w:val="0"/>
                  <w:marTop w:val="0"/>
                  <w:marBottom w:val="0"/>
                  <w:divBdr>
                    <w:top w:val="none" w:sz="0" w:space="0" w:color="auto"/>
                    <w:left w:val="none" w:sz="0" w:space="0" w:color="auto"/>
                    <w:bottom w:val="none" w:sz="0" w:space="0" w:color="auto"/>
                    <w:right w:val="none" w:sz="0" w:space="0" w:color="auto"/>
                  </w:divBdr>
                </w:div>
                <w:div w:id="1123160310">
                  <w:marLeft w:val="0"/>
                  <w:marRight w:val="0"/>
                  <w:marTop w:val="0"/>
                  <w:marBottom w:val="0"/>
                  <w:divBdr>
                    <w:top w:val="none" w:sz="0" w:space="0" w:color="auto"/>
                    <w:left w:val="none" w:sz="0" w:space="0" w:color="auto"/>
                    <w:bottom w:val="none" w:sz="0" w:space="0" w:color="auto"/>
                    <w:right w:val="none" w:sz="0" w:space="0" w:color="auto"/>
                  </w:divBdr>
                </w:div>
                <w:div w:id="1127120331">
                  <w:marLeft w:val="0"/>
                  <w:marRight w:val="0"/>
                  <w:marTop w:val="0"/>
                  <w:marBottom w:val="0"/>
                  <w:divBdr>
                    <w:top w:val="none" w:sz="0" w:space="0" w:color="auto"/>
                    <w:left w:val="none" w:sz="0" w:space="0" w:color="auto"/>
                    <w:bottom w:val="none" w:sz="0" w:space="0" w:color="auto"/>
                    <w:right w:val="none" w:sz="0" w:space="0" w:color="auto"/>
                  </w:divBdr>
                </w:div>
                <w:div w:id="1127550117">
                  <w:marLeft w:val="0"/>
                  <w:marRight w:val="0"/>
                  <w:marTop w:val="0"/>
                  <w:marBottom w:val="0"/>
                  <w:divBdr>
                    <w:top w:val="none" w:sz="0" w:space="0" w:color="auto"/>
                    <w:left w:val="none" w:sz="0" w:space="0" w:color="auto"/>
                    <w:bottom w:val="none" w:sz="0" w:space="0" w:color="auto"/>
                    <w:right w:val="none" w:sz="0" w:space="0" w:color="auto"/>
                  </w:divBdr>
                </w:div>
                <w:div w:id="1128551952">
                  <w:marLeft w:val="0"/>
                  <w:marRight w:val="0"/>
                  <w:marTop w:val="0"/>
                  <w:marBottom w:val="0"/>
                  <w:divBdr>
                    <w:top w:val="none" w:sz="0" w:space="0" w:color="auto"/>
                    <w:left w:val="none" w:sz="0" w:space="0" w:color="auto"/>
                    <w:bottom w:val="none" w:sz="0" w:space="0" w:color="auto"/>
                    <w:right w:val="none" w:sz="0" w:space="0" w:color="auto"/>
                  </w:divBdr>
                </w:div>
                <w:div w:id="1131946032">
                  <w:marLeft w:val="0"/>
                  <w:marRight w:val="0"/>
                  <w:marTop w:val="0"/>
                  <w:marBottom w:val="0"/>
                  <w:divBdr>
                    <w:top w:val="none" w:sz="0" w:space="0" w:color="auto"/>
                    <w:left w:val="none" w:sz="0" w:space="0" w:color="auto"/>
                    <w:bottom w:val="none" w:sz="0" w:space="0" w:color="auto"/>
                    <w:right w:val="none" w:sz="0" w:space="0" w:color="auto"/>
                  </w:divBdr>
                </w:div>
                <w:div w:id="1137993098">
                  <w:marLeft w:val="0"/>
                  <w:marRight w:val="0"/>
                  <w:marTop w:val="0"/>
                  <w:marBottom w:val="0"/>
                  <w:divBdr>
                    <w:top w:val="none" w:sz="0" w:space="0" w:color="auto"/>
                    <w:left w:val="none" w:sz="0" w:space="0" w:color="auto"/>
                    <w:bottom w:val="none" w:sz="0" w:space="0" w:color="auto"/>
                    <w:right w:val="none" w:sz="0" w:space="0" w:color="auto"/>
                  </w:divBdr>
                </w:div>
                <w:div w:id="1138231490">
                  <w:marLeft w:val="0"/>
                  <w:marRight w:val="0"/>
                  <w:marTop w:val="0"/>
                  <w:marBottom w:val="0"/>
                  <w:divBdr>
                    <w:top w:val="none" w:sz="0" w:space="0" w:color="auto"/>
                    <w:left w:val="none" w:sz="0" w:space="0" w:color="auto"/>
                    <w:bottom w:val="none" w:sz="0" w:space="0" w:color="auto"/>
                    <w:right w:val="none" w:sz="0" w:space="0" w:color="auto"/>
                  </w:divBdr>
                </w:div>
                <w:div w:id="1171069255">
                  <w:marLeft w:val="0"/>
                  <w:marRight w:val="0"/>
                  <w:marTop w:val="0"/>
                  <w:marBottom w:val="0"/>
                  <w:divBdr>
                    <w:top w:val="none" w:sz="0" w:space="0" w:color="auto"/>
                    <w:left w:val="none" w:sz="0" w:space="0" w:color="auto"/>
                    <w:bottom w:val="none" w:sz="0" w:space="0" w:color="auto"/>
                    <w:right w:val="none" w:sz="0" w:space="0" w:color="auto"/>
                  </w:divBdr>
                </w:div>
                <w:div w:id="1177891966">
                  <w:marLeft w:val="0"/>
                  <w:marRight w:val="0"/>
                  <w:marTop w:val="0"/>
                  <w:marBottom w:val="0"/>
                  <w:divBdr>
                    <w:top w:val="none" w:sz="0" w:space="0" w:color="auto"/>
                    <w:left w:val="none" w:sz="0" w:space="0" w:color="auto"/>
                    <w:bottom w:val="none" w:sz="0" w:space="0" w:color="auto"/>
                    <w:right w:val="none" w:sz="0" w:space="0" w:color="auto"/>
                  </w:divBdr>
                </w:div>
                <w:div w:id="1182738761">
                  <w:marLeft w:val="0"/>
                  <w:marRight w:val="0"/>
                  <w:marTop w:val="0"/>
                  <w:marBottom w:val="0"/>
                  <w:divBdr>
                    <w:top w:val="none" w:sz="0" w:space="0" w:color="auto"/>
                    <w:left w:val="none" w:sz="0" w:space="0" w:color="auto"/>
                    <w:bottom w:val="none" w:sz="0" w:space="0" w:color="auto"/>
                    <w:right w:val="none" w:sz="0" w:space="0" w:color="auto"/>
                  </w:divBdr>
                </w:div>
                <w:div w:id="1185708854">
                  <w:marLeft w:val="0"/>
                  <w:marRight w:val="0"/>
                  <w:marTop w:val="0"/>
                  <w:marBottom w:val="0"/>
                  <w:divBdr>
                    <w:top w:val="none" w:sz="0" w:space="0" w:color="auto"/>
                    <w:left w:val="none" w:sz="0" w:space="0" w:color="auto"/>
                    <w:bottom w:val="none" w:sz="0" w:space="0" w:color="auto"/>
                    <w:right w:val="none" w:sz="0" w:space="0" w:color="auto"/>
                  </w:divBdr>
                </w:div>
                <w:div w:id="1187400558">
                  <w:marLeft w:val="0"/>
                  <w:marRight w:val="0"/>
                  <w:marTop w:val="0"/>
                  <w:marBottom w:val="0"/>
                  <w:divBdr>
                    <w:top w:val="none" w:sz="0" w:space="0" w:color="auto"/>
                    <w:left w:val="none" w:sz="0" w:space="0" w:color="auto"/>
                    <w:bottom w:val="none" w:sz="0" w:space="0" w:color="auto"/>
                    <w:right w:val="none" w:sz="0" w:space="0" w:color="auto"/>
                  </w:divBdr>
                </w:div>
                <w:div w:id="1192256499">
                  <w:marLeft w:val="0"/>
                  <w:marRight w:val="0"/>
                  <w:marTop w:val="0"/>
                  <w:marBottom w:val="0"/>
                  <w:divBdr>
                    <w:top w:val="none" w:sz="0" w:space="0" w:color="auto"/>
                    <w:left w:val="none" w:sz="0" w:space="0" w:color="auto"/>
                    <w:bottom w:val="none" w:sz="0" w:space="0" w:color="auto"/>
                    <w:right w:val="none" w:sz="0" w:space="0" w:color="auto"/>
                  </w:divBdr>
                </w:div>
                <w:div w:id="1194539967">
                  <w:marLeft w:val="0"/>
                  <w:marRight w:val="0"/>
                  <w:marTop w:val="0"/>
                  <w:marBottom w:val="0"/>
                  <w:divBdr>
                    <w:top w:val="none" w:sz="0" w:space="0" w:color="auto"/>
                    <w:left w:val="none" w:sz="0" w:space="0" w:color="auto"/>
                    <w:bottom w:val="none" w:sz="0" w:space="0" w:color="auto"/>
                    <w:right w:val="none" w:sz="0" w:space="0" w:color="auto"/>
                  </w:divBdr>
                </w:div>
                <w:div w:id="1199009584">
                  <w:marLeft w:val="0"/>
                  <w:marRight w:val="0"/>
                  <w:marTop w:val="0"/>
                  <w:marBottom w:val="0"/>
                  <w:divBdr>
                    <w:top w:val="none" w:sz="0" w:space="0" w:color="auto"/>
                    <w:left w:val="none" w:sz="0" w:space="0" w:color="auto"/>
                    <w:bottom w:val="none" w:sz="0" w:space="0" w:color="auto"/>
                    <w:right w:val="none" w:sz="0" w:space="0" w:color="auto"/>
                  </w:divBdr>
                </w:div>
                <w:div w:id="1199472540">
                  <w:marLeft w:val="0"/>
                  <w:marRight w:val="0"/>
                  <w:marTop w:val="0"/>
                  <w:marBottom w:val="0"/>
                  <w:divBdr>
                    <w:top w:val="none" w:sz="0" w:space="0" w:color="auto"/>
                    <w:left w:val="none" w:sz="0" w:space="0" w:color="auto"/>
                    <w:bottom w:val="none" w:sz="0" w:space="0" w:color="auto"/>
                    <w:right w:val="none" w:sz="0" w:space="0" w:color="auto"/>
                  </w:divBdr>
                </w:div>
                <w:div w:id="1205556645">
                  <w:marLeft w:val="0"/>
                  <w:marRight w:val="0"/>
                  <w:marTop w:val="0"/>
                  <w:marBottom w:val="0"/>
                  <w:divBdr>
                    <w:top w:val="none" w:sz="0" w:space="0" w:color="auto"/>
                    <w:left w:val="none" w:sz="0" w:space="0" w:color="auto"/>
                    <w:bottom w:val="none" w:sz="0" w:space="0" w:color="auto"/>
                    <w:right w:val="none" w:sz="0" w:space="0" w:color="auto"/>
                  </w:divBdr>
                </w:div>
                <w:div w:id="1211918054">
                  <w:marLeft w:val="0"/>
                  <w:marRight w:val="0"/>
                  <w:marTop w:val="0"/>
                  <w:marBottom w:val="0"/>
                  <w:divBdr>
                    <w:top w:val="none" w:sz="0" w:space="0" w:color="auto"/>
                    <w:left w:val="none" w:sz="0" w:space="0" w:color="auto"/>
                    <w:bottom w:val="none" w:sz="0" w:space="0" w:color="auto"/>
                    <w:right w:val="none" w:sz="0" w:space="0" w:color="auto"/>
                  </w:divBdr>
                </w:div>
                <w:div w:id="1212381886">
                  <w:marLeft w:val="0"/>
                  <w:marRight w:val="0"/>
                  <w:marTop w:val="0"/>
                  <w:marBottom w:val="0"/>
                  <w:divBdr>
                    <w:top w:val="none" w:sz="0" w:space="0" w:color="auto"/>
                    <w:left w:val="none" w:sz="0" w:space="0" w:color="auto"/>
                    <w:bottom w:val="none" w:sz="0" w:space="0" w:color="auto"/>
                    <w:right w:val="none" w:sz="0" w:space="0" w:color="auto"/>
                  </w:divBdr>
                </w:div>
                <w:div w:id="1222669459">
                  <w:marLeft w:val="0"/>
                  <w:marRight w:val="0"/>
                  <w:marTop w:val="0"/>
                  <w:marBottom w:val="0"/>
                  <w:divBdr>
                    <w:top w:val="none" w:sz="0" w:space="0" w:color="auto"/>
                    <w:left w:val="none" w:sz="0" w:space="0" w:color="auto"/>
                    <w:bottom w:val="none" w:sz="0" w:space="0" w:color="auto"/>
                    <w:right w:val="none" w:sz="0" w:space="0" w:color="auto"/>
                  </w:divBdr>
                </w:div>
                <w:div w:id="1223325868">
                  <w:marLeft w:val="0"/>
                  <w:marRight w:val="0"/>
                  <w:marTop w:val="0"/>
                  <w:marBottom w:val="0"/>
                  <w:divBdr>
                    <w:top w:val="none" w:sz="0" w:space="0" w:color="auto"/>
                    <w:left w:val="none" w:sz="0" w:space="0" w:color="auto"/>
                    <w:bottom w:val="none" w:sz="0" w:space="0" w:color="auto"/>
                    <w:right w:val="none" w:sz="0" w:space="0" w:color="auto"/>
                  </w:divBdr>
                </w:div>
                <w:div w:id="1223325932">
                  <w:marLeft w:val="0"/>
                  <w:marRight w:val="0"/>
                  <w:marTop w:val="0"/>
                  <w:marBottom w:val="0"/>
                  <w:divBdr>
                    <w:top w:val="none" w:sz="0" w:space="0" w:color="auto"/>
                    <w:left w:val="none" w:sz="0" w:space="0" w:color="auto"/>
                    <w:bottom w:val="none" w:sz="0" w:space="0" w:color="auto"/>
                    <w:right w:val="none" w:sz="0" w:space="0" w:color="auto"/>
                  </w:divBdr>
                </w:div>
                <w:div w:id="1237280225">
                  <w:marLeft w:val="0"/>
                  <w:marRight w:val="0"/>
                  <w:marTop w:val="0"/>
                  <w:marBottom w:val="0"/>
                  <w:divBdr>
                    <w:top w:val="none" w:sz="0" w:space="0" w:color="auto"/>
                    <w:left w:val="none" w:sz="0" w:space="0" w:color="auto"/>
                    <w:bottom w:val="none" w:sz="0" w:space="0" w:color="auto"/>
                    <w:right w:val="none" w:sz="0" w:space="0" w:color="auto"/>
                  </w:divBdr>
                </w:div>
                <w:div w:id="1249075024">
                  <w:marLeft w:val="0"/>
                  <w:marRight w:val="0"/>
                  <w:marTop w:val="0"/>
                  <w:marBottom w:val="0"/>
                  <w:divBdr>
                    <w:top w:val="none" w:sz="0" w:space="0" w:color="auto"/>
                    <w:left w:val="none" w:sz="0" w:space="0" w:color="auto"/>
                    <w:bottom w:val="none" w:sz="0" w:space="0" w:color="auto"/>
                    <w:right w:val="none" w:sz="0" w:space="0" w:color="auto"/>
                  </w:divBdr>
                </w:div>
                <w:div w:id="1254820636">
                  <w:marLeft w:val="0"/>
                  <w:marRight w:val="0"/>
                  <w:marTop w:val="0"/>
                  <w:marBottom w:val="0"/>
                  <w:divBdr>
                    <w:top w:val="none" w:sz="0" w:space="0" w:color="auto"/>
                    <w:left w:val="none" w:sz="0" w:space="0" w:color="auto"/>
                    <w:bottom w:val="none" w:sz="0" w:space="0" w:color="auto"/>
                    <w:right w:val="none" w:sz="0" w:space="0" w:color="auto"/>
                  </w:divBdr>
                </w:div>
                <w:div w:id="1270314491">
                  <w:marLeft w:val="0"/>
                  <w:marRight w:val="0"/>
                  <w:marTop w:val="0"/>
                  <w:marBottom w:val="0"/>
                  <w:divBdr>
                    <w:top w:val="none" w:sz="0" w:space="0" w:color="auto"/>
                    <w:left w:val="none" w:sz="0" w:space="0" w:color="auto"/>
                    <w:bottom w:val="none" w:sz="0" w:space="0" w:color="auto"/>
                    <w:right w:val="none" w:sz="0" w:space="0" w:color="auto"/>
                  </w:divBdr>
                </w:div>
                <w:div w:id="1278677593">
                  <w:marLeft w:val="0"/>
                  <w:marRight w:val="0"/>
                  <w:marTop w:val="0"/>
                  <w:marBottom w:val="0"/>
                  <w:divBdr>
                    <w:top w:val="none" w:sz="0" w:space="0" w:color="auto"/>
                    <w:left w:val="none" w:sz="0" w:space="0" w:color="auto"/>
                    <w:bottom w:val="none" w:sz="0" w:space="0" w:color="auto"/>
                    <w:right w:val="none" w:sz="0" w:space="0" w:color="auto"/>
                  </w:divBdr>
                </w:div>
                <w:div w:id="1290474531">
                  <w:marLeft w:val="0"/>
                  <w:marRight w:val="0"/>
                  <w:marTop w:val="0"/>
                  <w:marBottom w:val="0"/>
                  <w:divBdr>
                    <w:top w:val="none" w:sz="0" w:space="0" w:color="auto"/>
                    <w:left w:val="none" w:sz="0" w:space="0" w:color="auto"/>
                    <w:bottom w:val="none" w:sz="0" w:space="0" w:color="auto"/>
                    <w:right w:val="none" w:sz="0" w:space="0" w:color="auto"/>
                  </w:divBdr>
                </w:div>
                <w:div w:id="1302150614">
                  <w:marLeft w:val="0"/>
                  <w:marRight w:val="0"/>
                  <w:marTop w:val="0"/>
                  <w:marBottom w:val="0"/>
                  <w:divBdr>
                    <w:top w:val="none" w:sz="0" w:space="0" w:color="auto"/>
                    <w:left w:val="none" w:sz="0" w:space="0" w:color="auto"/>
                    <w:bottom w:val="none" w:sz="0" w:space="0" w:color="auto"/>
                    <w:right w:val="none" w:sz="0" w:space="0" w:color="auto"/>
                  </w:divBdr>
                </w:div>
                <w:div w:id="1304391165">
                  <w:marLeft w:val="0"/>
                  <w:marRight w:val="0"/>
                  <w:marTop w:val="0"/>
                  <w:marBottom w:val="0"/>
                  <w:divBdr>
                    <w:top w:val="none" w:sz="0" w:space="0" w:color="auto"/>
                    <w:left w:val="none" w:sz="0" w:space="0" w:color="auto"/>
                    <w:bottom w:val="none" w:sz="0" w:space="0" w:color="auto"/>
                    <w:right w:val="none" w:sz="0" w:space="0" w:color="auto"/>
                  </w:divBdr>
                </w:div>
                <w:div w:id="1305742548">
                  <w:marLeft w:val="0"/>
                  <w:marRight w:val="0"/>
                  <w:marTop w:val="0"/>
                  <w:marBottom w:val="0"/>
                  <w:divBdr>
                    <w:top w:val="none" w:sz="0" w:space="0" w:color="auto"/>
                    <w:left w:val="none" w:sz="0" w:space="0" w:color="auto"/>
                    <w:bottom w:val="none" w:sz="0" w:space="0" w:color="auto"/>
                    <w:right w:val="none" w:sz="0" w:space="0" w:color="auto"/>
                  </w:divBdr>
                </w:div>
                <w:div w:id="1307468701">
                  <w:marLeft w:val="0"/>
                  <w:marRight w:val="0"/>
                  <w:marTop w:val="0"/>
                  <w:marBottom w:val="0"/>
                  <w:divBdr>
                    <w:top w:val="none" w:sz="0" w:space="0" w:color="auto"/>
                    <w:left w:val="none" w:sz="0" w:space="0" w:color="auto"/>
                    <w:bottom w:val="none" w:sz="0" w:space="0" w:color="auto"/>
                    <w:right w:val="none" w:sz="0" w:space="0" w:color="auto"/>
                  </w:divBdr>
                </w:div>
                <w:div w:id="1319265221">
                  <w:marLeft w:val="0"/>
                  <w:marRight w:val="0"/>
                  <w:marTop w:val="0"/>
                  <w:marBottom w:val="0"/>
                  <w:divBdr>
                    <w:top w:val="none" w:sz="0" w:space="0" w:color="auto"/>
                    <w:left w:val="none" w:sz="0" w:space="0" w:color="auto"/>
                    <w:bottom w:val="none" w:sz="0" w:space="0" w:color="auto"/>
                    <w:right w:val="none" w:sz="0" w:space="0" w:color="auto"/>
                  </w:divBdr>
                </w:div>
                <w:div w:id="1341734581">
                  <w:marLeft w:val="0"/>
                  <w:marRight w:val="0"/>
                  <w:marTop w:val="0"/>
                  <w:marBottom w:val="0"/>
                  <w:divBdr>
                    <w:top w:val="none" w:sz="0" w:space="0" w:color="auto"/>
                    <w:left w:val="none" w:sz="0" w:space="0" w:color="auto"/>
                    <w:bottom w:val="none" w:sz="0" w:space="0" w:color="auto"/>
                    <w:right w:val="none" w:sz="0" w:space="0" w:color="auto"/>
                  </w:divBdr>
                </w:div>
                <w:div w:id="1345523155">
                  <w:marLeft w:val="0"/>
                  <w:marRight w:val="0"/>
                  <w:marTop w:val="0"/>
                  <w:marBottom w:val="0"/>
                  <w:divBdr>
                    <w:top w:val="none" w:sz="0" w:space="0" w:color="auto"/>
                    <w:left w:val="none" w:sz="0" w:space="0" w:color="auto"/>
                    <w:bottom w:val="none" w:sz="0" w:space="0" w:color="auto"/>
                    <w:right w:val="none" w:sz="0" w:space="0" w:color="auto"/>
                  </w:divBdr>
                </w:div>
                <w:div w:id="1347487713">
                  <w:marLeft w:val="0"/>
                  <w:marRight w:val="0"/>
                  <w:marTop w:val="0"/>
                  <w:marBottom w:val="0"/>
                  <w:divBdr>
                    <w:top w:val="none" w:sz="0" w:space="0" w:color="auto"/>
                    <w:left w:val="none" w:sz="0" w:space="0" w:color="auto"/>
                    <w:bottom w:val="none" w:sz="0" w:space="0" w:color="auto"/>
                    <w:right w:val="none" w:sz="0" w:space="0" w:color="auto"/>
                  </w:divBdr>
                </w:div>
                <w:div w:id="1353342125">
                  <w:marLeft w:val="0"/>
                  <w:marRight w:val="0"/>
                  <w:marTop w:val="0"/>
                  <w:marBottom w:val="0"/>
                  <w:divBdr>
                    <w:top w:val="none" w:sz="0" w:space="0" w:color="auto"/>
                    <w:left w:val="none" w:sz="0" w:space="0" w:color="auto"/>
                    <w:bottom w:val="none" w:sz="0" w:space="0" w:color="auto"/>
                    <w:right w:val="none" w:sz="0" w:space="0" w:color="auto"/>
                  </w:divBdr>
                </w:div>
                <w:div w:id="1361272997">
                  <w:marLeft w:val="0"/>
                  <w:marRight w:val="0"/>
                  <w:marTop w:val="0"/>
                  <w:marBottom w:val="0"/>
                  <w:divBdr>
                    <w:top w:val="none" w:sz="0" w:space="0" w:color="auto"/>
                    <w:left w:val="none" w:sz="0" w:space="0" w:color="auto"/>
                    <w:bottom w:val="none" w:sz="0" w:space="0" w:color="auto"/>
                    <w:right w:val="none" w:sz="0" w:space="0" w:color="auto"/>
                  </w:divBdr>
                </w:div>
                <w:div w:id="1362591585">
                  <w:marLeft w:val="0"/>
                  <w:marRight w:val="0"/>
                  <w:marTop w:val="0"/>
                  <w:marBottom w:val="0"/>
                  <w:divBdr>
                    <w:top w:val="none" w:sz="0" w:space="0" w:color="auto"/>
                    <w:left w:val="none" w:sz="0" w:space="0" w:color="auto"/>
                    <w:bottom w:val="none" w:sz="0" w:space="0" w:color="auto"/>
                    <w:right w:val="none" w:sz="0" w:space="0" w:color="auto"/>
                  </w:divBdr>
                </w:div>
                <w:div w:id="1374693313">
                  <w:marLeft w:val="0"/>
                  <w:marRight w:val="0"/>
                  <w:marTop w:val="0"/>
                  <w:marBottom w:val="0"/>
                  <w:divBdr>
                    <w:top w:val="none" w:sz="0" w:space="0" w:color="auto"/>
                    <w:left w:val="none" w:sz="0" w:space="0" w:color="auto"/>
                    <w:bottom w:val="none" w:sz="0" w:space="0" w:color="auto"/>
                    <w:right w:val="none" w:sz="0" w:space="0" w:color="auto"/>
                  </w:divBdr>
                </w:div>
                <w:div w:id="1377124219">
                  <w:marLeft w:val="0"/>
                  <w:marRight w:val="0"/>
                  <w:marTop w:val="0"/>
                  <w:marBottom w:val="0"/>
                  <w:divBdr>
                    <w:top w:val="none" w:sz="0" w:space="0" w:color="auto"/>
                    <w:left w:val="none" w:sz="0" w:space="0" w:color="auto"/>
                    <w:bottom w:val="none" w:sz="0" w:space="0" w:color="auto"/>
                    <w:right w:val="none" w:sz="0" w:space="0" w:color="auto"/>
                  </w:divBdr>
                </w:div>
                <w:div w:id="1399552183">
                  <w:marLeft w:val="0"/>
                  <w:marRight w:val="0"/>
                  <w:marTop w:val="0"/>
                  <w:marBottom w:val="0"/>
                  <w:divBdr>
                    <w:top w:val="none" w:sz="0" w:space="0" w:color="auto"/>
                    <w:left w:val="none" w:sz="0" w:space="0" w:color="auto"/>
                    <w:bottom w:val="none" w:sz="0" w:space="0" w:color="auto"/>
                    <w:right w:val="none" w:sz="0" w:space="0" w:color="auto"/>
                  </w:divBdr>
                </w:div>
                <w:div w:id="1400057788">
                  <w:marLeft w:val="0"/>
                  <w:marRight w:val="0"/>
                  <w:marTop w:val="0"/>
                  <w:marBottom w:val="0"/>
                  <w:divBdr>
                    <w:top w:val="none" w:sz="0" w:space="0" w:color="auto"/>
                    <w:left w:val="none" w:sz="0" w:space="0" w:color="auto"/>
                    <w:bottom w:val="none" w:sz="0" w:space="0" w:color="auto"/>
                    <w:right w:val="none" w:sz="0" w:space="0" w:color="auto"/>
                  </w:divBdr>
                </w:div>
                <w:div w:id="1400396209">
                  <w:marLeft w:val="0"/>
                  <w:marRight w:val="0"/>
                  <w:marTop w:val="0"/>
                  <w:marBottom w:val="0"/>
                  <w:divBdr>
                    <w:top w:val="none" w:sz="0" w:space="0" w:color="auto"/>
                    <w:left w:val="none" w:sz="0" w:space="0" w:color="auto"/>
                    <w:bottom w:val="none" w:sz="0" w:space="0" w:color="auto"/>
                    <w:right w:val="none" w:sz="0" w:space="0" w:color="auto"/>
                  </w:divBdr>
                </w:div>
                <w:div w:id="1407730047">
                  <w:marLeft w:val="0"/>
                  <w:marRight w:val="0"/>
                  <w:marTop w:val="0"/>
                  <w:marBottom w:val="0"/>
                  <w:divBdr>
                    <w:top w:val="none" w:sz="0" w:space="0" w:color="auto"/>
                    <w:left w:val="none" w:sz="0" w:space="0" w:color="auto"/>
                    <w:bottom w:val="none" w:sz="0" w:space="0" w:color="auto"/>
                    <w:right w:val="none" w:sz="0" w:space="0" w:color="auto"/>
                  </w:divBdr>
                </w:div>
                <w:div w:id="1419255764">
                  <w:marLeft w:val="0"/>
                  <w:marRight w:val="0"/>
                  <w:marTop w:val="0"/>
                  <w:marBottom w:val="0"/>
                  <w:divBdr>
                    <w:top w:val="none" w:sz="0" w:space="0" w:color="auto"/>
                    <w:left w:val="none" w:sz="0" w:space="0" w:color="auto"/>
                    <w:bottom w:val="none" w:sz="0" w:space="0" w:color="auto"/>
                    <w:right w:val="none" w:sz="0" w:space="0" w:color="auto"/>
                  </w:divBdr>
                </w:div>
                <w:div w:id="1440225538">
                  <w:marLeft w:val="0"/>
                  <w:marRight w:val="0"/>
                  <w:marTop w:val="0"/>
                  <w:marBottom w:val="0"/>
                  <w:divBdr>
                    <w:top w:val="none" w:sz="0" w:space="0" w:color="auto"/>
                    <w:left w:val="none" w:sz="0" w:space="0" w:color="auto"/>
                    <w:bottom w:val="none" w:sz="0" w:space="0" w:color="auto"/>
                    <w:right w:val="none" w:sz="0" w:space="0" w:color="auto"/>
                  </w:divBdr>
                </w:div>
                <w:div w:id="1455752580">
                  <w:marLeft w:val="0"/>
                  <w:marRight w:val="0"/>
                  <w:marTop w:val="0"/>
                  <w:marBottom w:val="0"/>
                  <w:divBdr>
                    <w:top w:val="none" w:sz="0" w:space="0" w:color="auto"/>
                    <w:left w:val="none" w:sz="0" w:space="0" w:color="auto"/>
                    <w:bottom w:val="none" w:sz="0" w:space="0" w:color="auto"/>
                    <w:right w:val="none" w:sz="0" w:space="0" w:color="auto"/>
                  </w:divBdr>
                </w:div>
                <w:div w:id="1460803418">
                  <w:marLeft w:val="0"/>
                  <w:marRight w:val="0"/>
                  <w:marTop w:val="0"/>
                  <w:marBottom w:val="0"/>
                  <w:divBdr>
                    <w:top w:val="none" w:sz="0" w:space="0" w:color="auto"/>
                    <w:left w:val="none" w:sz="0" w:space="0" w:color="auto"/>
                    <w:bottom w:val="none" w:sz="0" w:space="0" w:color="auto"/>
                    <w:right w:val="none" w:sz="0" w:space="0" w:color="auto"/>
                  </w:divBdr>
                </w:div>
                <w:div w:id="1464424069">
                  <w:marLeft w:val="0"/>
                  <w:marRight w:val="0"/>
                  <w:marTop w:val="0"/>
                  <w:marBottom w:val="0"/>
                  <w:divBdr>
                    <w:top w:val="none" w:sz="0" w:space="0" w:color="auto"/>
                    <w:left w:val="none" w:sz="0" w:space="0" w:color="auto"/>
                    <w:bottom w:val="none" w:sz="0" w:space="0" w:color="auto"/>
                    <w:right w:val="none" w:sz="0" w:space="0" w:color="auto"/>
                  </w:divBdr>
                </w:div>
                <w:div w:id="1466698055">
                  <w:marLeft w:val="0"/>
                  <w:marRight w:val="0"/>
                  <w:marTop w:val="0"/>
                  <w:marBottom w:val="0"/>
                  <w:divBdr>
                    <w:top w:val="none" w:sz="0" w:space="0" w:color="auto"/>
                    <w:left w:val="none" w:sz="0" w:space="0" w:color="auto"/>
                    <w:bottom w:val="none" w:sz="0" w:space="0" w:color="auto"/>
                    <w:right w:val="none" w:sz="0" w:space="0" w:color="auto"/>
                  </w:divBdr>
                </w:div>
                <w:div w:id="1473330413">
                  <w:marLeft w:val="0"/>
                  <w:marRight w:val="0"/>
                  <w:marTop w:val="0"/>
                  <w:marBottom w:val="0"/>
                  <w:divBdr>
                    <w:top w:val="none" w:sz="0" w:space="0" w:color="auto"/>
                    <w:left w:val="none" w:sz="0" w:space="0" w:color="auto"/>
                    <w:bottom w:val="none" w:sz="0" w:space="0" w:color="auto"/>
                    <w:right w:val="none" w:sz="0" w:space="0" w:color="auto"/>
                  </w:divBdr>
                </w:div>
                <w:div w:id="1478572138">
                  <w:marLeft w:val="0"/>
                  <w:marRight w:val="0"/>
                  <w:marTop w:val="0"/>
                  <w:marBottom w:val="0"/>
                  <w:divBdr>
                    <w:top w:val="none" w:sz="0" w:space="0" w:color="auto"/>
                    <w:left w:val="none" w:sz="0" w:space="0" w:color="auto"/>
                    <w:bottom w:val="none" w:sz="0" w:space="0" w:color="auto"/>
                    <w:right w:val="none" w:sz="0" w:space="0" w:color="auto"/>
                  </w:divBdr>
                </w:div>
                <w:div w:id="1483883745">
                  <w:marLeft w:val="0"/>
                  <w:marRight w:val="0"/>
                  <w:marTop w:val="0"/>
                  <w:marBottom w:val="0"/>
                  <w:divBdr>
                    <w:top w:val="none" w:sz="0" w:space="0" w:color="auto"/>
                    <w:left w:val="none" w:sz="0" w:space="0" w:color="auto"/>
                    <w:bottom w:val="none" w:sz="0" w:space="0" w:color="auto"/>
                    <w:right w:val="none" w:sz="0" w:space="0" w:color="auto"/>
                  </w:divBdr>
                </w:div>
                <w:div w:id="1484741570">
                  <w:marLeft w:val="0"/>
                  <w:marRight w:val="0"/>
                  <w:marTop w:val="0"/>
                  <w:marBottom w:val="0"/>
                  <w:divBdr>
                    <w:top w:val="none" w:sz="0" w:space="0" w:color="auto"/>
                    <w:left w:val="none" w:sz="0" w:space="0" w:color="auto"/>
                    <w:bottom w:val="none" w:sz="0" w:space="0" w:color="auto"/>
                    <w:right w:val="none" w:sz="0" w:space="0" w:color="auto"/>
                  </w:divBdr>
                </w:div>
                <w:div w:id="1487358599">
                  <w:marLeft w:val="0"/>
                  <w:marRight w:val="0"/>
                  <w:marTop w:val="0"/>
                  <w:marBottom w:val="0"/>
                  <w:divBdr>
                    <w:top w:val="none" w:sz="0" w:space="0" w:color="auto"/>
                    <w:left w:val="none" w:sz="0" w:space="0" w:color="auto"/>
                    <w:bottom w:val="none" w:sz="0" w:space="0" w:color="auto"/>
                    <w:right w:val="none" w:sz="0" w:space="0" w:color="auto"/>
                  </w:divBdr>
                </w:div>
                <w:div w:id="1489517802">
                  <w:marLeft w:val="0"/>
                  <w:marRight w:val="0"/>
                  <w:marTop w:val="0"/>
                  <w:marBottom w:val="0"/>
                  <w:divBdr>
                    <w:top w:val="none" w:sz="0" w:space="0" w:color="auto"/>
                    <w:left w:val="none" w:sz="0" w:space="0" w:color="auto"/>
                    <w:bottom w:val="none" w:sz="0" w:space="0" w:color="auto"/>
                    <w:right w:val="none" w:sz="0" w:space="0" w:color="auto"/>
                  </w:divBdr>
                </w:div>
                <w:div w:id="1498114933">
                  <w:marLeft w:val="0"/>
                  <w:marRight w:val="0"/>
                  <w:marTop w:val="0"/>
                  <w:marBottom w:val="0"/>
                  <w:divBdr>
                    <w:top w:val="none" w:sz="0" w:space="0" w:color="auto"/>
                    <w:left w:val="none" w:sz="0" w:space="0" w:color="auto"/>
                    <w:bottom w:val="none" w:sz="0" w:space="0" w:color="auto"/>
                    <w:right w:val="none" w:sz="0" w:space="0" w:color="auto"/>
                  </w:divBdr>
                </w:div>
                <w:div w:id="1509171866">
                  <w:marLeft w:val="0"/>
                  <w:marRight w:val="0"/>
                  <w:marTop w:val="0"/>
                  <w:marBottom w:val="0"/>
                  <w:divBdr>
                    <w:top w:val="none" w:sz="0" w:space="0" w:color="auto"/>
                    <w:left w:val="none" w:sz="0" w:space="0" w:color="auto"/>
                    <w:bottom w:val="none" w:sz="0" w:space="0" w:color="auto"/>
                    <w:right w:val="none" w:sz="0" w:space="0" w:color="auto"/>
                  </w:divBdr>
                </w:div>
                <w:div w:id="1522355701">
                  <w:marLeft w:val="0"/>
                  <w:marRight w:val="0"/>
                  <w:marTop w:val="0"/>
                  <w:marBottom w:val="0"/>
                  <w:divBdr>
                    <w:top w:val="none" w:sz="0" w:space="0" w:color="auto"/>
                    <w:left w:val="none" w:sz="0" w:space="0" w:color="auto"/>
                    <w:bottom w:val="none" w:sz="0" w:space="0" w:color="auto"/>
                    <w:right w:val="none" w:sz="0" w:space="0" w:color="auto"/>
                  </w:divBdr>
                </w:div>
                <w:div w:id="1525245344">
                  <w:marLeft w:val="0"/>
                  <w:marRight w:val="0"/>
                  <w:marTop w:val="0"/>
                  <w:marBottom w:val="0"/>
                  <w:divBdr>
                    <w:top w:val="none" w:sz="0" w:space="0" w:color="auto"/>
                    <w:left w:val="none" w:sz="0" w:space="0" w:color="auto"/>
                    <w:bottom w:val="none" w:sz="0" w:space="0" w:color="auto"/>
                    <w:right w:val="none" w:sz="0" w:space="0" w:color="auto"/>
                  </w:divBdr>
                </w:div>
                <w:div w:id="1532843124">
                  <w:marLeft w:val="0"/>
                  <w:marRight w:val="0"/>
                  <w:marTop w:val="0"/>
                  <w:marBottom w:val="0"/>
                  <w:divBdr>
                    <w:top w:val="none" w:sz="0" w:space="0" w:color="auto"/>
                    <w:left w:val="none" w:sz="0" w:space="0" w:color="auto"/>
                    <w:bottom w:val="none" w:sz="0" w:space="0" w:color="auto"/>
                    <w:right w:val="none" w:sz="0" w:space="0" w:color="auto"/>
                  </w:divBdr>
                </w:div>
                <w:div w:id="1540779770">
                  <w:marLeft w:val="0"/>
                  <w:marRight w:val="0"/>
                  <w:marTop w:val="0"/>
                  <w:marBottom w:val="0"/>
                  <w:divBdr>
                    <w:top w:val="none" w:sz="0" w:space="0" w:color="auto"/>
                    <w:left w:val="none" w:sz="0" w:space="0" w:color="auto"/>
                    <w:bottom w:val="none" w:sz="0" w:space="0" w:color="auto"/>
                    <w:right w:val="none" w:sz="0" w:space="0" w:color="auto"/>
                  </w:divBdr>
                </w:div>
                <w:div w:id="1543055145">
                  <w:marLeft w:val="0"/>
                  <w:marRight w:val="0"/>
                  <w:marTop w:val="0"/>
                  <w:marBottom w:val="0"/>
                  <w:divBdr>
                    <w:top w:val="none" w:sz="0" w:space="0" w:color="auto"/>
                    <w:left w:val="none" w:sz="0" w:space="0" w:color="auto"/>
                    <w:bottom w:val="none" w:sz="0" w:space="0" w:color="auto"/>
                    <w:right w:val="none" w:sz="0" w:space="0" w:color="auto"/>
                  </w:divBdr>
                </w:div>
                <w:div w:id="1543976064">
                  <w:marLeft w:val="0"/>
                  <w:marRight w:val="0"/>
                  <w:marTop w:val="0"/>
                  <w:marBottom w:val="0"/>
                  <w:divBdr>
                    <w:top w:val="none" w:sz="0" w:space="0" w:color="auto"/>
                    <w:left w:val="none" w:sz="0" w:space="0" w:color="auto"/>
                    <w:bottom w:val="none" w:sz="0" w:space="0" w:color="auto"/>
                    <w:right w:val="none" w:sz="0" w:space="0" w:color="auto"/>
                  </w:divBdr>
                </w:div>
                <w:div w:id="1558322504">
                  <w:marLeft w:val="0"/>
                  <w:marRight w:val="0"/>
                  <w:marTop w:val="0"/>
                  <w:marBottom w:val="0"/>
                  <w:divBdr>
                    <w:top w:val="none" w:sz="0" w:space="0" w:color="auto"/>
                    <w:left w:val="none" w:sz="0" w:space="0" w:color="auto"/>
                    <w:bottom w:val="none" w:sz="0" w:space="0" w:color="auto"/>
                    <w:right w:val="none" w:sz="0" w:space="0" w:color="auto"/>
                  </w:divBdr>
                </w:div>
                <w:div w:id="1569614241">
                  <w:marLeft w:val="0"/>
                  <w:marRight w:val="0"/>
                  <w:marTop w:val="0"/>
                  <w:marBottom w:val="0"/>
                  <w:divBdr>
                    <w:top w:val="none" w:sz="0" w:space="0" w:color="auto"/>
                    <w:left w:val="none" w:sz="0" w:space="0" w:color="auto"/>
                    <w:bottom w:val="none" w:sz="0" w:space="0" w:color="auto"/>
                    <w:right w:val="none" w:sz="0" w:space="0" w:color="auto"/>
                  </w:divBdr>
                </w:div>
                <w:div w:id="1581022962">
                  <w:marLeft w:val="0"/>
                  <w:marRight w:val="0"/>
                  <w:marTop w:val="0"/>
                  <w:marBottom w:val="0"/>
                  <w:divBdr>
                    <w:top w:val="none" w:sz="0" w:space="0" w:color="auto"/>
                    <w:left w:val="none" w:sz="0" w:space="0" w:color="auto"/>
                    <w:bottom w:val="none" w:sz="0" w:space="0" w:color="auto"/>
                    <w:right w:val="none" w:sz="0" w:space="0" w:color="auto"/>
                  </w:divBdr>
                </w:div>
                <w:div w:id="1585332657">
                  <w:marLeft w:val="0"/>
                  <w:marRight w:val="0"/>
                  <w:marTop w:val="0"/>
                  <w:marBottom w:val="0"/>
                  <w:divBdr>
                    <w:top w:val="none" w:sz="0" w:space="0" w:color="auto"/>
                    <w:left w:val="none" w:sz="0" w:space="0" w:color="auto"/>
                    <w:bottom w:val="none" w:sz="0" w:space="0" w:color="auto"/>
                    <w:right w:val="none" w:sz="0" w:space="0" w:color="auto"/>
                  </w:divBdr>
                </w:div>
                <w:div w:id="1601719496">
                  <w:marLeft w:val="0"/>
                  <w:marRight w:val="0"/>
                  <w:marTop w:val="0"/>
                  <w:marBottom w:val="0"/>
                  <w:divBdr>
                    <w:top w:val="none" w:sz="0" w:space="0" w:color="auto"/>
                    <w:left w:val="none" w:sz="0" w:space="0" w:color="auto"/>
                    <w:bottom w:val="none" w:sz="0" w:space="0" w:color="auto"/>
                    <w:right w:val="none" w:sz="0" w:space="0" w:color="auto"/>
                  </w:divBdr>
                </w:div>
                <w:div w:id="1613516653">
                  <w:marLeft w:val="0"/>
                  <w:marRight w:val="0"/>
                  <w:marTop w:val="0"/>
                  <w:marBottom w:val="0"/>
                  <w:divBdr>
                    <w:top w:val="none" w:sz="0" w:space="0" w:color="auto"/>
                    <w:left w:val="none" w:sz="0" w:space="0" w:color="auto"/>
                    <w:bottom w:val="none" w:sz="0" w:space="0" w:color="auto"/>
                    <w:right w:val="none" w:sz="0" w:space="0" w:color="auto"/>
                  </w:divBdr>
                </w:div>
                <w:div w:id="1630863380">
                  <w:marLeft w:val="0"/>
                  <w:marRight w:val="0"/>
                  <w:marTop w:val="0"/>
                  <w:marBottom w:val="0"/>
                  <w:divBdr>
                    <w:top w:val="none" w:sz="0" w:space="0" w:color="auto"/>
                    <w:left w:val="none" w:sz="0" w:space="0" w:color="auto"/>
                    <w:bottom w:val="none" w:sz="0" w:space="0" w:color="auto"/>
                    <w:right w:val="none" w:sz="0" w:space="0" w:color="auto"/>
                  </w:divBdr>
                </w:div>
                <w:div w:id="1641036131">
                  <w:marLeft w:val="0"/>
                  <w:marRight w:val="0"/>
                  <w:marTop w:val="0"/>
                  <w:marBottom w:val="0"/>
                  <w:divBdr>
                    <w:top w:val="none" w:sz="0" w:space="0" w:color="auto"/>
                    <w:left w:val="none" w:sz="0" w:space="0" w:color="auto"/>
                    <w:bottom w:val="none" w:sz="0" w:space="0" w:color="auto"/>
                    <w:right w:val="none" w:sz="0" w:space="0" w:color="auto"/>
                  </w:divBdr>
                </w:div>
                <w:div w:id="1644969854">
                  <w:marLeft w:val="0"/>
                  <w:marRight w:val="0"/>
                  <w:marTop w:val="0"/>
                  <w:marBottom w:val="0"/>
                  <w:divBdr>
                    <w:top w:val="none" w:sz="0" w:space="0" w:color="auto"/>
                    <w:left w:val="none" w:sz="0" w:space="0" w:color="auto"/>
                    <w:bottom w:val="none" w:sz="0" w:space="0" w:color="auto"/>
                    <w:right w:val="none" w:sz="0" w:space="0" w:color="auto"/>
                  </w:divBdr>
                </w:div>
                <w:div w:id="1645502978">
                  <w:marLeft w:val="0"/>
                  <w:marRight w:val="0"/>
                  <w:marTop w:val="0"/>
                  <w:marBottom w:val="0"/>
                  <w:divBdr>
                    <w:top w:val="none" w:sz="0" w:space="0" w:color="auto"/>
                    <w:left w:val="none" w:sz="0" w:space="0" w:color="auto"/>
                    <w:bottom w:val="none" w:sz="0" w:space="0" w:color="auto"/>
                    <w:right w:val="none" w:sz="0" w:space="0" w:color="auto"/>
                  </w:divBdr>
                </w:div>
                <w:div w:id="1649823478">
                  <w:marLeft w:val="0"/>
                  <w:marRight w:val="0"/>
                  <w:marTop w:val="0"/>
                  <w:marBottom w:val="0"/>
                  <w:divBdr>
                    <w:top w:val="none" w:sz="0" w:space="0" w:color="auto"/>
                    <w:left w:val="none" w:sz="0" w:space="0" w:color="auto"/>
                    <w:bottom w:val="none" w:sz="0" w:space="0" w:color="auto"/>
                    <w:right w:val="none" w:sz="0" w:space="0" w:color="auto"/>
                  </w:divBdr>
                </w:div>
                <w:div w:id="1650161937">
                  <w:marLeft w:val="0"/>
                  <w:marRight w:val="0"/>
                  <w:marTop w:val="0"/>
                  <w:marBottom w:val="0"/>
                  <w:divBdr>
                    <w:top w:val="none" w:sz="0" w:space="0" w:color="auto"/>
                    <w:left w:val="none" w:sz="0" w:space="0" w:color="auto"/>
                    <w:bottom w:val="none" w:sz="0" w:space="0" w:color="auto"/>
                    <w:right w:val="none" w:sz="0" w:space="0" w:color="auto"/>
                  </w:divBdr>
                </w:div>
                <w:div w:id="1650474567">
                  <w:marLeft w:val="0"/>
                  <w:marRight w:val="0"/>
                  <w:marTop w:val="0"/>
                  <w:marBottom w:val="0"/>
                  <w:divBdr>
                    <w:top w:val="none" w:sz="0" w:space="0" w:color="auto"/>
                    <w:left w:val="none" w:sz="0" w:space="0" w:color="auto"/>
                    <w:bottom w:val="none" w:sz="0" w:space="0" w:color="auto"/>
                    <w:right w:val="none" w:sz="0" w:space="0" w:color="auto"/>
                  </w:divBdr>
                </w:div>
                <w:div w:id="1650478210">
                  <w:marLeft w:val="0"/>
                  <w:marRight w:val="0"/>
                  <w:marTop w:val="0"/>
                  <w:marBottom w:val="0"/>
                  <w:divBdr>
                    <w:top w:val="none" w:sz="0" w:space="0" w:color="auto"/>
                    <w:left w:val="none" w:sz="0" w:space="0" w:color="auto"/>
                    <w:bottom w:val="none" w:sz="0" w:space="0" w:color="auto"/>
                    <w:right w:val="none" w:sz="0" w:space="0" w:color="auto"/>
                  </w:divBdr>
                </w:div>
                <w:div w:id="1660960899">
                  <w:marLeft w:val="0"/>
                  <w:marRight w:val="0"/>
                  <w:marTop w:val="0"/>
                  <w:marBottom w:val="0"/>
                  <w:divBdr>
                    <w:top w:val="none" w:sz="0" w:space="0" w:color="auto"/>
                    <w:left w:val="none" w:sz="0" w:space="0" w:color="auto"/>
                    <w:bottom w:val="none" w:sz="0" w:space="0" w:color="auto"/>
                    <w:right w:val="none" w:sz="0" w:space="0" w:color="auto"/>
                  </w:divBdr>
                </w:div>
                <w:div w:id="1671322960">
                  <w:marLeft w:val="0"/>
                  <w:marRight w:val="0"/>
                  <w:marTop w:val="0"/>
                  <w:marBottom w:val="0"/>
                  <w:divBdr>
                    <w:top w:val="none" w:sz="0" w:space="0" w:color="auto"/>
                    <w:left w:val="none" w:sz="0" w:space="0" w:color="auto"/>
                    <w:bottom w:val="none" w:sz="0" w:space="0" w:color="auto"/>
                    <w:right w:val="none" w:sz="0" w:space="0" w:color="auto"/>
                  </w:divBdr>
                </w:div>
                <w:div w:id="1679506735">
                  <w:marLeft w:val="0"/>
                  <w:marRight w:val="0"/>
                  <w:marTop w:val="0"/>
                  <w:marBottom w:val="0"/>
                  <w:divBdr>
                    <w:top w:val="none" w:sz="0" w:space="0" w:color="auto"/>
                    <w:left w:val="none" w:sz="0" w:space="0" w:color="auto"/>
                    <w:bottom w:val="none" w:sz="0" w:space="0" w:color="auto"/>
                    <w:right w:val="none" w:sz="0" w:space="0" w:color="auto"/>
                  </w:divBdr>
                </w:div>
                <w:div w:id="1681421919">
                  <w:marLeft w:val="0"/>
                  <w:marRight w:val="0"/>
                  <w:marTop w:val="0"/>
                  <w:marBottom w:val="0"/>
                  <w:divBdr>
                    <w:top w:val="none" w:sz="0" w:space="0" w:color="auto"/>
                    <w:left w:val="none" w:sz="0" w:space="0" w:color="auto"/>
                    <w:bottom w:val="none" w:sz="0" w:space="0" w:color="auto"/>
                    <w:right w:val="none" w:sz="0" w:space="0" w:color="auto"/>
                  </w:divBdr>
                </w:div>
                <w:div w:id="1681928386">
                  <w:marLeft w:val="0"/>
                  <w:marRight w:val="0"/>
                  <w:marTop w:val="0"/>
                  <w:marBottom w:val="0"/>
                  <w:divBdr>
                    <w:top w:val="none" w:sz="0" w:space="0" w:color="auto"/>
                    <w:left w:val="none" w:sz="0" w:space="0" w:color="auto"/>
                    <w:bottom w:val="none" w:sz="0" w:space="0" w:color="auto"/>
                    <w:right w:val="none" w:sz="0" w:space="0" w:color="auto"/>
                  </w:divBdr>
                </w:div>
                <w:div w:id="1682076687">
                  <w:marLeft w:val="0"/>
                  <w:marRight w:val="0"/>
                  <w:marTop w:val="0"/>
                  <w:marBottom w:val="0"/>
                  <w:divBdr>
                    <w:top w:val="none" w:sz="0" w:space="0" w:color="auto"/>
                    <w:left w:val="none" w:sz="0" w:space="0" w:color="auto"/>
                    <w:bottom w:val="none" w:sz="0" w:space="0" w:color="auto"/>
                    <w:right w:val="none" w:sz="0" w:space="0" w:color="auto"/>
                  </w:divBdr>
                </w:div>
                <w:div w:id="1683583422">
                  <w:marLeft w:val="0"/>
                  <w:marRight w:val="0"/>
                  <w:marTop w:val="0"/>
                  <w:marBottom w:val="0"/>
                  <w:divBdr>
                    <w:top w:val="none" w:sz="0" w:space="0" w:color="auto"/>
                    <w:left w:val="none" w:sz="0" w:space="0" w:color="auto"/>
                    <w:bottom w:val="none" w:sz="0" w:space="0" w:color="auto"/>
                    <w:right w:val="none" w:sz="0" w:space="0" w:color="auto"/>
                  </w:divBdr>
                </w:div>
                <w:div w:id="1698264609">
                  <w:marLeft w:val="0"/>
                  <w:marRight w:val="0"/>
                  <w:marTop w:val="0"/>
                  <w:marBottom w:val="0"/>
                  <w:divBdr>
                    <w:top w:val="none" w:sz="0" w:space="0" w:color="auto"/>
                    <w:left w:val="none" w:sz="0" w:space="0" w:color="auto"/>
                    <w:bottom w:val="none" w:sz="0" w:space="0" w:color="auto"/>
                    <w:right w:val="none" w:sz="0" w:space="0" w:color="auto"/>
                  </w:divBdr>
                </w:div>
                <w:div w:id="1709918003">
                  <w:marLeft w:val="0"/>
                  <w:marRight w:val="0"/>
                  <w:marTop w:val="0"/>
                  <w:marBottom w:val="0"/>
                  <w:divBdr>
                    <w:top w:val="none" w:sz="0" w:space="0" w:color="auto"/>
                    <w:left w:val="none" w:sz="0" w:space="0" w:color="auto"/>
                    <w:bottom w:val="none" w:sz="0" w:space="0" w:color="auto"/>
                    <w:right w:val="none" w:sz="0" w:space="0" w:color="auto"/>
                  </w:divBdr>
                </w:div>
                <w:div w:id="1722482856">
                  <w:marLeft w:val="0"/>
                  <w:marRight w:val="0"/>
                  <w:marTop w:val="0"/>
                  <w:marBottom w:val="0"/>
                  <w:divBdr>
                    <w:top w:val="none" w:sz="0" w:space="0" w:color="auto"/>
                    <w:left w:val="none" w:sz="0" w:space="0" w:color="auto"/>
                    <w:bottom w:val="none" w:sz="0" w:space="0" w:color="auto"/>
                    <w:right w:val="none" w:sz="0" w:space="0" w:color="auto"/>
                  </w:divBdr>
                </w:div>
                <w:div w:id="1723215527">
                  <w:marLeft w:val="0"/>
                  <w:marRight w:val="0"/>
                  <w:marTop w:val="0"/>
                  <w:marBottom w:val="0"/>
                  <w:divBdr>
                    <w:top w:val="none" w:sz="0" w:space="0" w:color="auto"/>
                    <w:left w:val="none" w:sz="0" w:space="0" w:color="auto"/>
                    <w:bottom w:val="none" w:sz="0" w:space="0" w:color="auto"/>
                    <w:right w:val="none" w:sz="0" w:space="0" w:color="auto"/>
                  </w:divBdr>
                </w:div>
                <w:div w:id="1734817108">
                  <w:marLeft w:val="0"/>
                  <w:marRight w:val="0"/>
                  <w:marTop w:val="0"/>
                  <w:marBottom w:val="0"/>
                  <w:divBdr>
                    <w:top w:val="none" w:sz="0" w:space="0" w:color="auto"/>
                    <w:left w:val="none" w:sz="0" w:space="0" w:color="auto"/>
                    <w:bottom w:val="none" w:sz="0" w:space="0" w:color="auto"/>
                    <w:right w:val="none" w:sz="0" w:space="0" w:color="auto"/>
                  </w:divBdr>
                </w:div>
                <w:div w:id="1740011251">
                  <w:marLeft w:val="0"/>
                  <w:marRight w:val="0"/>
                  <w:marTop w:val="0"/>
                  <w:marBottom w:val="0"/>
                  <w:divBdr>
                    <w:top w:val="none" w:sz="0" w:space="0" w:color="auto"/>
                    <w:left w:val="none" w:sz="0" w:space="0" w:color="auto"/>
                    <w:bottom w:val="none" w:sz="0" w:space="0" w:color="auto"/>
                    <w:right w:val="none" w:sz="0" w:space="0" w:color="auto"/>
                  </w:divBdr>
                </w:div>
                <w:div w:id="1751657712">
                  <w:marLeft w:val="0"/>
                  <w:marRight w:val="0"/>
                  <w:marTop w:val="0"/>
                  <w:marBottom w:val="0"/>
                  <w:divBdr>
                    <w:top w:val="none" w:sz="0" w:space="0" w:color="auto"/>
                    <w:left w:val="none" w:sz="0" w:space="0" w:color="auto"/>
                    <w:bottom w:val="none" w:sz="0" w:space="0" w:color="auto"/>
                    <w:right w:val="none" w:sz="0" w:space="0" w:color="auto"/>
                  </w:divBdr>
                </w:div>
                <w:div w:id="1759016815">
                  <w:marLeft w:val="0"/>
                  <w:marRight w:val="0"/>
                  <w:marTop w:val="0"/>
                  <w:marBottom w:val="0"/>
                  <w:divBdr>
                    <w:top w:val="none" w:sz="0" w:space="0" w:color="auto"/>
                    <w:left w:val="none" w:sz="0" w:space="0" w:color="auto"/>
                    <w:bottom w:val="none" w:sz="0" w:space="0" w:color="auto"/>
                    <w:right w:val="none" w:sz="0" w:space="0" w:color="auto"/>
                  </w:divBdr>
                </w:div>
                <w:div w:id="1764951120">
                  <w:marLeft w:val="0"/>
                  <w:marRight w:val="0"/>
                  <w:marTop w:val="0"/>
                  <w:marBottom w:val="0"/>
                  <w:divBdr>
                    <w:top w:val="none" w:sz="0" w:space="0" w:color="auto"/>
                    <w:left w:val="none" w:sz="0" w:space="0" w:color="auto"/>
                    <w:bottom w:val="none" w:sz="0" w:space="0" w:color="auto"/>
                    <w:right w:val="none" w:sz="0" w:space="0" w:color="auto"/>
                  </w:divBdr>
                </w:div>
                <w:div w:id="1770586737">
                  <w:marLeft w:val="0"/>
                  <w:marRight w:val="0"/>
                  <w:marTop w:val="0"/>
                  <w:marBottom w:val="0"/>
                  <w:divBdr>
                    <w:top w:val="none" w:sz="0" w:space="0" w:color="auto"/>
                    <w:left w:val="none" w:sz="0" w:space="0" w:color="auto"/>
                    <w:bottom w:val="none" w:sz="0" w:space="0" w:color="auto"/>
                    <w:right w:val="none" w:sz="0" w:space="0" w:color="auto"/>
                  </w:divBdr>
                </w:div>
                <w:div w:id="1771778693">
                  <w:marLeft w:val="0"/>
                  <w:marRight w:val="0"/>
                  <w:marTop w:val="0"/>
                  <w:marBottom w:val="0"/>
                  <w:divBdr>
                    <w:top w:val="none" w:sz="0" w:space="0" w:color="auto"/>
                    <w:left w:val="none" w:sz="0" w:space="0" w:color="auto"/>
                    <w:bottom w:val="none" w:sz="0" w:space="0" w:color="auto"/>
                    <w:right w:val="none" w:sz="0" w:space="0" w:color="auto"/>
                  </w:divBdr>
                </w:div>
                <w:div w:id="1782334511">
                  <w:marLeft w:val="0"/>
                  <w:marRight w:val="0"/>
                  <w:marTop w:val="0"/>
                  <w:marBottom w:val="0"/>
                  <w:divBdr>
                    <w:top w:val="none" w:sz="0" w:space="0" w:color="auto"/>
                    <w:left w:val="none" w:sz="0" w:space="0" w:color="auto"/>
                    <w:bottom w:val="none" w:sz="0" w:space="0" w:color="auto"/>
                    <w:right w:val="none" w:sz="0" w:space="0" w:color="auto"/>
                  </w:divBdr>
                </w:div>
                <w:div w:id="1796287185">
                  <w:marLeft w:val="0"/>
                  <w:marRight w:val="0"/>
                  <w:marTop w:val="0"/>
                  <w:marBottom w:val="0"/>
                  <w:divBdr>
                    <w:top w:val="none" w:sz="0" w:space="0" w:color="auto"/>
                    <w:left w:val="none" w:sz="0" w:space="0" w:color="auto"/>
                    <w:bottom w:val="none" w:sz="0" w:space="0" w:color="auto"/>
                    <w:right w:val="none" w:sz="0" w:space="0" w:color="auto"/>
                  </w:divBdr>
                </w:div>
                <w:div w:id="1801336952">
                  <w:marLeft w:val="0"/>
                  <w:marRight w:val="0"/>
                  <w:marTop w:val="0"/>
                  <w:marBottom w:val="0"/>
                  <w:divBdr>
                    <w:top w:val="none" w:sz="0" w:space="0" w:color="auto"/>
                    <w:left w:val="none" w:sz="0" w:space="0" w:color="auto"/>
                    <w:bottom w:val="none" w:sz="0" w:space="0" w:color="auto"/>
                    <w:right w:val="none" w:sz="0" w:space="0" w:color="auto"/>
                  </w:divBdr>
                </w:div>
                <w:div w:id="1810124539">
                  <w:marLeft w:val="0"/>
                  <w:marRight w:val="0"/>
                  <w:marTop w:val="0"/>
                  <w:marBottom w:val="0"/>
                  <w:divBdr>
                    <w:top w:val="none" w:sz="0" w:space="0" w:color="auto"/>
                    <w:left w:val="none" w:sz="0" w:space="0" w:color="auto"/>
                    <w:bottom w:val="none" w:sz="0" w:space="0" w:color="auto"/>
                    <w:right w:val="none" w:sz="0" w:space="0" w:color="auto"/>
                  </w:divBdr>
                </w:div>
                <w:div w:id="1810900348">
                  <w:marLeft w:val="0"/>
                  <w:marRight w:val="0"/>
                  <w:marTop w:val="0"/>
                  <w:marBottom w:val="0"/>
                  <w:divBdr>
                    <w:top w:val="none" w:sz="0" w:space="0" w:color="auto"/>
                    <w:left w:val="none" w:sz="0" w:space="0" w:color="auto"/>
                    <w:bottom w:val="none" w:sz="0" w:space="0" w:color="auto"/>
                    <w:right w:val="none" w:sz="0" w:space="0" w:color="auto"/>
                  </w:divBdr>
                </w:div>
                <w:div w:id="1815641593">
                  <w:marLeft w:val="0"/>
                  <w:marRight w:val="0"/>
                  <w:marTop w:val="0"/>
                  <w:marBottom w:val="0"/>
                  <w:divBdr>
                    <w:top w:val="none" w:sz="0" w:space="0" w:color="auto"/>
                    <w:left w:val="none" w:sz="0" w:space="0" w:color="auto"/>
                    <w:bottom w:val="none" w:sz="0" w:space="0" w:color="auto"/>
                    <w:right w:val="none" w:sz="0" w:space="0" w:color="auto"/>
                  </w:divBdr>
                </w:div>
                <w:div w:id="1826238864">
                  <w:marLeft w:val="0"/>
                  <w:marRight w:val="0"/>
                  <w:marTop w:val="0"/>
                  <w:marBottom w:val="0"/>
                  <w:divBdr>
                    <w:top w:val="none" w:sz="0" w:space="0" w:color="auto"/>
                    <w:left w:val="none" w:sz="0" w:space="0" w:color="auto"/>
                    <w:bottom w:val="none" w:sz="0" w:space="0" w:color="auto"/>
                    <w:right w:val="none" w:sz="0" w:space="0" w:color="auto"/>
                  </w:divBdr>
                </w:div>
                <w:div w:id="1831173774">
                  <w:marLeft w:val="0"/>
                  <w:marRight w:val="0"/>
                  <w:marTop w:val="0"/>
                  <w:marBottom w:val="0"/>
                  <w:divBdr>
                    <w:top w:val="none" w:sz="0" w:space="0" w:color="auto"/>
                    <w:left w:val="none" w:sz="0" w:space="0" w:color="auto"/>
                    <w:bottom w:val="none" w:sz="0" w:space="0" w:color="auto"/>
                    <w:right w:val="none" w:sz="0" w:space="0" w:color="auto"/>
                  </w:divBdr>
                </w:div>
                <w:div w:id="1835413795">
                  <w:marLeft w:val="0"/>
                  <w:marRight w:val="0"/>
                  <w:marTop w:val="0"/>
                  <w:marBottom w:val="0"/>
                  <w:divBdr>
                    <w:top w:val="none" w:sz="0" w:space="0" w:color="auto"/>
                    <w:left w:val="none" w:sz="0" w:space="0" w:color="auto"/>
                    <w:bottom w:val="none" w:sz="0" w:space="0" w:color="auto"/>
                    <w:right w:val="none" w:sz="0" w:space="0" w:color="auto"/>
                  </w:divBdr>
                </w:div>
                <w:div w:id="1835484506">
                  <w:marLeft w:val="0"/>
                  <w:marRight w:val="0"/>
                  <w:marTop w:val="0"/>
                  <w:marBottom w:val="0"/>
                  <w:divBdr>
                    <w:top w:val="none" w:sz="0" w:space="0" w:color="auto"/>
                    <w:left w:val="none" w:sz="0" w:space="0" w:color="auto"/>
                    <w:bottom w:val="none" w:sz="0" w:space="0" w:color="auto"/>
                    <w:right w:val="none" w:sz="0" w:space="0" w:color="auto"/>
                  </w:divBdr>
                </w:div>
                <w:div w:id="1844392551">
                  <w:marLeft w:val="0"/>
                  <w:marRight w:val="0"/>
                  <w:marTop w:val="0"/>
                  <w:marBottom w:val="0"/>
                  <w:divBdr>
                    <w:top w:val="none" w:sz="0" w:space="0" w:color="auto"/>
                    <w:left w:val="none" w:sz="0" w:space="0" w:color="auto"/>
                    <w:bottom w:val="none" w:sz="0" w:space="0" w:color="auto"/>
                    <w:right w:val="none" w:sz="0" w:space="0" w:color="auto"/>
                  </w:divBdr>
                </w:div>
                <w:div w:id="1866097226">
                  <w:marLeft w:val="0"/>
                  <w:marRight w:val="0"/>
                  <w:marTop w:val="0"/>
                  <w:marBottom w:val="0"/>
                  <w:divBdr>
                    <w:top w:val="none" w:sz="0" w:space="0" w:color="auto"/>
                    <w:left w:val="none" w:sz="0" w:space="0" w:color="auto"/>
                    <w:bottom w:val="none" w:sz="0" w:space="0" w:color="auto"/>
                    <w:right w:val="none" w:sz="0" w:space="0" w:color="auto"/>
                  </w:divBdr>
                </w:div>
                <w:div w:id="1871528736">
                  <w:marLeft w:val="0"/>
                  <w:marRight w:val="0"/>
                  <w:marTop w:val="0"/>
                  <w:marBottom w:val="0"/>
                  <w:divBdr>
                    <w:top w:val="none" w:sz="0" w:space="0" w:color="auto"/>
                    <w:left w:val="none" w:sz="0" w:space="0" w:color="auto"/>
                    <w:bottom w:val="none" w:sz="0" w:space="0" w:color="auto"/>
                    <w:right w:val="none" w:sz="0" w:space="0" w:color="auto"/>
                  </w:divBdr>
                </w:div>
                <w:div w:id="1872525157">
                  <w:marLeft w:val="0"/>
                  <w:marRight w:val="0"/>
                  <w:marTop w:val="0"/>
                  <w:marBottom w:val="0"/>
                  <w:divBdr>
                    <w:top w:val="none" w:sz="0" w:space="0" w:color="auto"/>
                    <w:left w:val="none" w:sz="0" w:space="0" w:color="auto"/>
                    <w:bottom w:val="none" w:sz="0" w:space="0" w:color="auto"/>
                    <w:right w:val="none" w:sz="0" w:space="0" w:color="auto"/>
                  </w:divBdr>
                </w:div>
                <w:div w:id="1872717109">
                  <w:marLeft w:val="0"/>
                  <w:marRight w:val="0"/>
                  <w:marTop w:val="0"/>
                  <w:marBottom w:val="0"/>
                  <w:divBdr>
                    <w:top w:val="none" w:sz="0" w:space="0" w:color="auto"/>
                    <w:left w:val="none" w:sz="0" w:space="0" w:color="auto"/>
                    <w:bottom w:val="none" w:sz="0" w:space="0" w:color="auto"/>
                    <w:right w:val="none" w:sz="0" w:space="0" w:color="auto"/>
                  </w:divBdr>
                </w:div>
                <w:div w:id="1876238542">
                  <w:marLeft w:val="0"/>
                  <w:marRight w:val="0"/>
                  <w:marTop w:val="0"/>
                  <w:marBottom w:val="0"/>
                  <w:divBdr>
                    <w:top w:val="none" w:sz="0" w:space="0" w:color="auto"/>
                    <w:left w:val="none" w:sz="0" w:space="0" w:color="auto"/>
                    <w:bottom w:val="none" w:sz="0" w:space="0" w:color="auto"/>
                    <w:right w:val="none" w:sz="0" w:space="0" w:color="auto"/>
                  </w:divBdr>
                </w:div>
                <w:div w:id="1892299532">
                  <w:marLeft w:val="0"/>
                  <w:marRight w:val="0"/>
                  <w:marTop w:val="0"/>
                  <w:marBottom w:val="0"/>
                  <w:divBdr>
                    <w:top w:val="none" w:sz="0" w:space="0" w:color="auto"/>
                    <w:left w:val="none" w:sz="0" w:space="0" w:color="auto"/>
                    <w:bottom w:val="none" w:sz="0" w:space="0" w:color="auto"/>
                    <w:right w:val="none" w:sz="0" w:space="0" w:color="auto"/>
                  </w:divBdr>
                </w:div>
                <w:div w:id="1892425371">
                  <w:marLeft w:val="0"/>
                  <w:marRight w:val="0"/>
                  <w:marTop w:val="0"/>
                  <w:marBottom w:val="0"/>
                  <w:divBdr>
                    <w:top w:val="none" w:sz="0" w:space="0" w:color="auto"/>
                    <w:left w:val="none" w:sz="0" w:space="0" w:color="auto"/>
                    <w:bottom w:val="none" w:sz="0" w:space="0" w:color="auto"/>
                    <w:right w:val="none" w:sz="0" w:space="0" w:color="auto"/>
                  </w:divBdr>
                </w:div>
                <w:div w:id="1892843237">
                  <w:marLeft w:val="0"/>
                  <w:marRight w:val="0"/>
                  <w:marTop w:val="0"/>
                  <w:marBottom w:val="0"/>
                  <w:divBdr>
                    <w:top w:val="none" w:sz="0" w:space="0" w:color="auto"/>
                    <w:left w:val="none" w:sz="0" w:space="0" w:color="auto"/>
                    <w:bottom w:val="none" w:sz="0" w:space="0" w:color="auto"/>
                    <w:right w:val="none" w:sz="0" w:space="0" w:color="auto"/>
                  </w:divBdr>
                </w:div>
                <w:div w:id="1893615003">
                  <w:marLeft w:val="0"/>
                  <w:marRight w:val="0"/>
                  <w:marTop w:val="0"/>
                  <w:marBottom w:val="0"/>
                  <w:divBdr>
                    <w:top w:val="none" w:sz="0" w:space="0" w:color="auto"/>
                    <w:left w:val="none" w:sz="0" w:space="0" w:color="auto"/>
                    <w:bottom w:val="none" w:sz="0" w:space="0" w:color="auto"/>
                    <w:right w:val="none" w:sz="0" w:space="0" w:color="auto"/>
                  </w:divBdr>
                </w:div>
                <w:div w:id="1927300776">
                  <w:marLeft w:val="0"/>
                  <w:marRight w:val="0"/>
                  <w:marTop w:val="0"/>
                  <w:marBottom w:val="0"/>
                  <w:divBdr>
                    <w:top w:val="none" w:sz="0" w:space="0" w:color="auto"/>
                    <w:left w:val="none" w:sz="0" w:space="0" w:color="auto"/>
                    <w:bottom w:val="none" w:sz="0" w:space="0" w:color="auto"/>
                    <w:right w:val="none" w:sz="0" w:space="0" w:color="auto"/>
                  </w:divBdr>
                </w:div>
                <w:div w:id="1930503567">
                  <w:marLeft w:val="0"/>
                  <w:marRight w:val="0"/>
                  <w:marTop w:val="0"/>
                  <w:marBottom w:val="0"/>
                  <w:divBdr>
                    <w:top w:val="none" w:sz="0" w:space="0" w:color="auto"/>
                    <w:left w:val="none" w:sz="0" w:space="0" w:color="auto"/>
                    <w:bottom w:val="none" w:sz="0" w:space="0" w:color="auto"/>
                    <w:right w:val="none" w:sz="0" w:space="0" w:color="auto"/>
                  </w:divBdr>
                </w:div>
                <w:div w:id="1948657055">
                  <w:marLeft w:val="0"/>
                  <w:marRight w:val="0"/>
                  <w:marTop w:val="0"/>
                  <w:marBottom w:val="0"/>
                  <w:divBdr>
                    <w:top w:val="none" w:sz="0" w:space="0" w:color="auto"/>
                    <w:left w:val="none" w:sz="0" w:space="0" w:color="auto"/>
                    <w:bottom w:val="none" w:sz="0" w:space="0" w:color="auto"/>
                    <w:right w:val="none" w:sz="0" w:space="0" w:color="auto"/>
                  </w:divBdr>
                </w:div>
                <w:div w:id="1965573954">
                  <w:marLeft w:val="0"/>
                  <w:marRight w:val="0"/>
                  <w:marTop w:val="0"/>
                  <w:marBottom w:val="0"/>
                  <w:divBdr>
                    <w:top w:val="none" w:sz="0" w:space="0" w:color="auto"/>
                    <w:left w:val="none" w:sz="0" w:space="0" w:color="auto"/>
                    <w:bottom w:val="none" w:sz="0" w:space="0" w:color="auto"/>
                    <w:right w:val="none" w:sz="0" w:space="0" w:color="auto"/>
                  </w:divBdr>
                </w:div>
                <w:div w:id="1970088538">
                  <w:marLeft w:val="0"/>
                  <w:marRight w:val="0"/>
                  <w:marTop w:val="0"/>
                  <w:marBottom w:val="0"/>
                  <w:divBdr>
                    <w:top w:val="none" w:sz="0" w:space="0" w:color="auto"/>
                    <w:left w:val="none" w:sz="0" w:space="0" w:color="auto"/>
                    <w:bottom w:val="none" w:sz="0" w:space="0" w:color="auto"/>
                    <w:right w:val="none" w:sz="0" w:space="0" w:color="auto"/>
                  </w:divBdr>
                </w:div>
                <w:div w:id="1971739229">
                  <w:marLeft w:val="0"/>
                  <w:marRight w:val="0"/>
                  <w:marTop w:val="0"/>
                  <w:marBottom w:val="0"/>
                  <w:divBdr>
                    <w:top w:val="none" w:sz="0" w:space="0" w:color="auto"/>
                    <w:left w:val="none" w:sz="0" w:space="0" w:color="auto"/>
                    <w:bottom w:val="none" w:sz="0" w:space="0" w:color="auto"/>
                    <w:right w:val="none" w:sz="0" w:space="0" w:color="auto"/>
                  </w:divBdr>
                </w:div>
                <w:div w:id="1982614714">
                  <w:marLeft w:val="0"/>
                  <w:marRight w:val="0"/>
                  <w:marTop w:val="0"/>
                  <w:marBottom w:val="0"/>
                  <w:divBdr>
                    <w:top w:val="none" w:sz="0" w:space="0" w:color="auto"/>
                    <w:left w:val="none" w:sz="0" w:space="0" w:color="auto"/>
                    <w:bottom w:val="none" w:sz="0" w:space="0" w:color="auto"/>
                    <w:right w:val="none" w:sz="0" w:space="0" w:color="auto"/>
                  </w:divBdr>
                </w:div>
                <w:div w:id="1984503021">
                  <w:marLeft w:val="0"/>
                  <w:marRight w:val="0"/>
                  <w:marTop w:val="0"/>
                  <w:marBottom w:val="0"/>
                  <w:divBdr>
                    <w:top w:val="none" w:sz="0" w:space="0" w:color="auto"/>
                    <w:left w:val="none" w:sz="0" w:space="0" w:color="auto"/>
                    <w:bottom w:val="none" w:sz="0" w:space="0" w:color="auto"/>
                    <w:right w:val="none" w:sz="0" w:space="0" w:color="auto"/>
                  </w:divBdr>
                </w:div>
                <w:div w:id="1989819708">
                  <w:marLeft w:val="0"/>
                  <w:marRight w:val="0"/>
                  <w:marTop w:val="0"/>
                  <w:marBottom w:val="0"/>
                  <w:divBdr>
                    <w:top w:val="none" w:sz="0" w:space="0" w:color="auto"/>
                    <w:left w:val="none" w:sz="0" w:space="0" w:color="auto"/>
                    <w:bottom w:val="none" w:sz="0" w:space="0" w:color="auto"/>
                    <w:right w:val="none" w:sz="0" w:space="0" w:color="auto"/>
                  </w:divBdr>
                </w:div>
                <w:div w:id="1998920050">
                  <w:marLeft w:val="0"/>
                  <w:marRight w:val="0"/>
                  <w:marTop w:val="0"/>
                  <w:marBottom w:val="0"/>
                  <w:divBdr>
                    <w:top w:val="none" w:sz="0" w:space="0" w:color="auto"/>
                    <w:left w:val="none" w:sz="0" w:space="0" w:color="auto"/>
                    <w:bottom w:val="none" w:sz="0" w:space="0" w:color="auto"/>
                    <w:right w:val="none" w:sz="0" w:space="0" w:color="auto"/>
                  </w:divBdr>
                </w:div>
                <w:div w:id="2000767450">
                  <w:marLeft w:val="0"/>
                  <w:marRight w:val="0"/>
                  <w:marTop w:val="0"/>
                  <w:marBottom w:val="0"/>
                  <w:divBdr>
                    <w:top w:val="none" w:sz="0" w:space="0" w:color="auto"/>
                    <w:left w:val="none" w:sz="0" w:space="0" w:color="auto"/>
                    <w:bottom w:val="none" w:sz="0" w:space="0" w:color="auto"/>
                    <w:right w:val="none" w:sz="0" w:space="0" w:color="auto"/>
                  </w:divBdr>
                </w:div>
                <w:div w:id="2004889088">
                  <w:marLeft w:val="0"/>
                  <w:marRight w:val="0"/>
                  <w:marTop w:val="0"/>
                  <w:marBottom w:val="0"/>
                  <w:divBdr>
                    <w:top w:val="none" w:sz="0" w:space="0" w:color="auto"/>
                    <w:left w:val="none" w:sz="0" w:space="0" w:color="auto"/>
                    <w:bottom w:val="none" w:sz="0" w:space="0" w:color="auto"/>
                    <w:right w:val="none" w:sz="0" w:space="0" w:color="auto"/>
                  </w:divBdr>
                </w:div>
                <w:div w:id="2006057069">
                  <w:marLeft w:val="0"/>
                  <w:marRight w:val="0"/>
                  <w:marTop w:val="0"/>
                  <w:marBottom w:val="0"/>
                  <w:divBdr>
                    <w:top w:val="none" w:sz="0" w:space="0" w:color="auto"/>
                    <w:left w:val="none" w:sz="0" w:space="0" w:color="auto"/>
                    <w:bottom w:val="none" w:sz="0" w:space="0" w:color="auto"/>
                    <w:right w:val="none" w:sz="0" w:space="0" w:color="auto"/>
                  </w:divBdr>
                </w:div>
                <w:div w:id="2008484296">
                  <w:marLeft w:val="0"/>
                  <w:marRight w:val="0"/>
                  <w:marTop w:val="0"/>
                  <w:marBottom w:val="0"/>
                  <w:divBdr>
                    <w:top w:val="none" w:sz="0" w:space="0" w:color="auto"/>
                    <w:left w:val="none" w:sz="0" w:space="0" w:color="auto"/>
                    <w:bottom w:val="none" w:sz="0" w:space="0" w:color="auto"/>
                    <w:right w:val="none" w:sz="0" w:space="0" w:color="auto"/>
                  </w:divBdr>
                </w:div>
                <w:div w:id="2016682882">
                  <w:marLeft w:val="0"/>
                  <w:marRight w:val="0"/>
                  <w:marTop w:val="0"/>
                  <w:marBottom w:val="0"/>
                  <w:divBdr>
                    <w:top w:val="none" w:sz="0" w:space="0" w:color="auto"/>
                    <w:left w:val="none" w:sz="0" w:space="0" w:color="auto"/>
                    <w:bottom w:val="none" w:sz="0" w:space="0" w:color="auto"/>
                    <w:right w:val="none" w:sz="0" w:space="0" w:color="auto"/>
                  </w:divBdr>
                </w:div>
                <w:div w:id="2016758197">
                  <w:marLeft w:val="0"/>
                  <w:marRight w:val="0"/>
                  <w:marTop w:val="0"/>
                  <w:marBottom w:val="0"/>
                  <w:divBdr>
                    <w:top w:val="none" w:sz="0" w:space="0" w:color="auto"/>
                    <w:left w:val="none" w:sz="0" w:space="0" w:color="auto"/>
                    <w:bottom w:val="none" w:sz="0" w:space="0" w:color="auto"/>
                    <w:right w:val="none" w:sz="0" w:space="0" w:color="auto"/>
                  </w:divBdr>
                </w:div>
                <w:div w:id="2020425001">
                  <w:marLeft w:val="0"/>
                  <w:marRight w:val="0"/>
                  <w:marTop w:val="0"/>
                  <w:marBottom w:val="0"/>
                  <w:divBdr>
                    <w:top w:val="none" w:sz="0" w:space="0" w:color="auto"/>
                    <w:left w:val="none" w:sz="0" w:space="0" w:color="auto"/>
                    <w:bottom w:val="none" w:sz="0" w:space="0" w:color="auto"/>
                    <w:right w:val="none" w:sz="0" w:space="0" w:color="auto"/>
                  </w:divBdr>
                </w:div>
                <w:div w:id="2031224811">
                  <w:marLeft w:val="0"/>
                  <w:marRight w:val="0"/>
                  <w:marTop w:val="0"/>
                  <w:marBottom w:val="0"/>
                  <w:divBdr>
                    <w:top w:val="none" w:sz="0" w:space="0" w:color="auto"/>
                    <w:left w:val="none" w:sz="0" w:space="0" w:color="auto"/>
                    <w:bottom w:val="none" w:sz="0" w:space="0" w:color="auto"/>
                    <w:right w:val="none" w:sz="0" w:space="0" w:color="auto"/>
                  </w:divBdr>
                </w:div>
                <w:div w:id="2036230049">
                  <w:marLeft w:val="0"/>
                  <w:marRight w:val="0"/>
                  <w:marTop w:val="0"/>
                  <w:marBottom w:val="0"/>
                  <w:divBdr>
                    <w:top w:val="none" w:sz="0" w:space="0" w:color="auto"/>
                    <w:left w:val="none" w:sz="0" w:space="0" w:color="auto"/>
                    <w:bottom w:val="none" w:sz="0" w:space="0" w:color="auto"/>
                    <w:right w:val="none" w:sz="0" w:space="0" w:color="auto"/>
                  </w:divBdr>
                </w:div>
                <w:div w:id="2037270297">
                  <w:marLeft w:val="0"/>
                  <w:marRight w:val="0"/>
                  <w:marTop w:val="0"/>
                  <w:marBottom w:val="0"/>
                  <w:divBdr>
                    <w:top w:val="none" w:sz="0" w:space="0" w:color="auto"/>
                    <w:left w:val="none" w:sz="0" w:space="0" w:color="auto"/>
                    <w:bottom w:val="none" w:sz="0" w:space="0" w:color="auto"/>
                    <w:right w:val="none" w:sz="0" w:space="0" w:color="auto"/>
                  </w:divBdr>
                </w:div>
                <w:div w:id="2038236420">
                  <w:marLeft w:val="0"/>
                  <w:marRight w:val="0"/>
                  <w:marTop w:val="0"/>
                  <w:marBottom w:val="0"/>
                  <w:divBdr>
                    <w:top w:val="none" w:sz="0" w:space="0" w:color="auto"/>
                    <w:left w:val="none" w:sz="0" w:space="0" w:color="auto"/>
                    <w:bottom w:val="none" w:sz="0" w:space="0" w:color="auto"/>
                    <w:right w:val="none" w:sz="0" w:space="0" w:color="auto"/>
                  </w:divBdr>
                </w:div>
                <w:div w:id="2038386353">
                  <w:marLeft w:val="0"/>
                  <w:marRight w:val="0"/>
                  <w:marTop w:val="0"/>
                  <w:marBottom w:val="0"/>
                  <w:divBdr>
                    <w:top w:val="none" w:sz="0" w:space="0" w:color="auto"/>
                    <w:left w:val="none" w:sz="0" w:space="0" w:color="auto"/>
                    <w:bottom w:val="none" w:sz="0" w:space="0" w:color="auto"/>
                    <w:right w:val="none" w:sz="0" w:space="0" w:color="auto"/>
                  </w:divBdr>
                </w:div>
                <w:div w:id="2055539250">
                  <w:marLeft w:val="0"/>
                  <w:marRight w:val="0"/>
                  <w:marTop w:val="0"/>
                  <w:marBottom w:val="0"/>
                  <w:divBdr>
                    <w:top w:val="none" w:sz="0" w:space="0" w:color="auto"/>
                    <w:left w:val="none" w:sz="0" w:space="0" w:color="auto"/>
                    <w:bottom w:val="none" w:sz="0" w:space="0" w:color="auto"/>
                    <w:right w:val="none" w:sz="0" w:space="0" w:color="auto"/>
                  </w:divBdr>
                </w:div>
                <w:div w:id="2063017521">
                  <w:marLeft w:val="0"/>
                  <w:marRight w:val="0"/>
                  <w:marTop w:val="0"/>
                  <w:marBottom w:val="0"/>
                  <w:divBdr>
                    <w:top w:val="none" w:sz="0" w:space="0" w:color="auto"/>
                    <w:left w:val="none" w:sz="0" w:space="0" w:color="auto"/>
                    <w:bottom w:val="none" w:sz="0" w:space="0" w:color="auto"/>
                    <w:right w:val="none" w:sz="0" w:space="0" w:color="auto"/>
                  </w:divBdr>
                </w:div>
                <w:div w:id="2072802702">
                  <w:marLeft w:val="0"/>
                  <w:marRight w:val="0"/>
                  <w:marTop w:val="0"/>
                  <w:marBottom w:val="0"/>
                  <w:divBdr>
                    <w:top w:val="none" w:sz="0" w:space="0" w:color="auto"/>
                    <w:left w:val="none" w:sz="0" w:space="0" w:color="auto"/>
                    <w:bottom w:val="none" w:sz="0" w:space="0" w:color="auto"/>
                    <w:right w:val="none" w:sz="0" w:space="0" w:color="auto"/>
                  </w:divBdr>
                </w:div>
                <w:div w:id="2080053323">
                  <w:marLeft w:val="0"/>
                  <w:marRight w:val="0"/>
                  <w:marTop w:val="0"/>
                  <w:marBottom w:val="0"/>
                  <w:divBdr>
                    <w:top w:val="none" w:sz="0" w:space="0" w:color="auto"/>
                    <w:left w:val="none" w:sz="0" w:space="0" w:color="auto"/>
                    <w:bottom w:val="none" w:sz="0" w:space="0" w:color="auto"/>
                    <w:right w:val="none" w:sz="0" w:space="0" w:color="auto"/>
                  </w:divBdr>
                </w:div>
                <w:div w:id="2081055656">
                  <w:marLeft w:val="0"/>
                  <w:marRight w:val="0"/>
                  <w:marTop w:val="0"/>
                  <w:marBottom w:val="0"/>
                  <w:divBdr>
                    <w:top w:val="none" w:sz="0" w:space="0" w:color="auto"/>
                    <w:left w:val="none" w:sz="0" w:space="0" w:color="auto"/>
                    <w:bottom w:val="none" w:sz="0" w:space="0" w:color="auto"/>
                    <w:right w:val="none" w:sz="0" w:space="0" w:color="auto"/>
                  </w:divBdr>
                </w:div>
                <w:div w:id="2084447568">
                  <w:marLeft w:val="0"/>
                  <w:marRight w:val="0"/>
                  <w:marTop w:val="0"/>
                  <w:marBottom w:val="0"/>
                  <w:divBdr>
                    <w:top w:val="none" w:sz="0" w:space="0" w:color="auto"/>
                    <w:left w:val="none" w:sz="0" w:space="0" w:color="auto"/>
                    <w:bottom w:val="none" w:sz="0" w:space="0" w:color="auto"/>
                    <w:right w:val="none" w:sz="0" w:space="0" w:color="auto"/>
                  </w:divBdr>
                </w:div>
                <w:div w:id="2086678498">
                  <w:marLeft w:val="0"/>
                  <w:marRight w:val="0"/>
                  <w:marTop w:val="0"/>
                  <w:marBottom w:val="0"/>
                  <w:divBdr>
                    <w:top w:val="none" w:sz="0" w:space="0" w:color="auto"/>
                    <w:left w:val="none" w:sz="0" w:space="0" w:color="auto"/>
                    <w:bottom w:val="none" w:sz="0" w:space="0" w:color="auto"/>
                    <w:right w:val="none" w:sz="0" w:space="0" w:color="auto"/>
                  </w:divBdr>
                </w:div>
                <w:div w:id="2090928728">
                  <w:marLeft w:val="0"/>
                  <w:marRight w:val="0"/>
                  <w:marTop w:val="0"/>
                  <w:marBottom w:val="0"/>
                  <w:divBdr>
                    <w:top w:val="none" w:sz="0" w:space="0" w:color="auto"/>
                    <w:left w:val="none" w:sz="0" w:space="0" w:color="auto"/>
                    <w:bottom w:val="none" w:sz="0" w:space="0" w:color="auto"/>
                    <w:right w:val="none" w:sz="0" w:space="0" w:color="auto"/>
                  </w:divBdr>
                </w:div>
                <w:div w:id="2096785483">
                  <w:marLeft w:val="0"/>
                  <w:marRight w:val="0"/>
                  <w:marTop w:val="0"/>
                  <w:marBottom w:val="0"/>
                  <w:divBdr>
                    <w:top w:val="none" w:sz="0" w:space="0" w:color="auto"/>
                    <w:left w:val="none" w:sz="0" w:space="0" w:color="auto"/>
                    <w:bottom w:val="none" w:sz="0" w:space="0" w:color="auto"/>
                    <w:right w:val="none" w:sz="0" w:space="0" w:color="auto"/>
                  </w:divBdr>
                </w:div>
                <w:div w:id="2097749156">
                  <w:marLeft w:val="0"/>
                  <w:marRight w:val="0"/>
                  <w:marTop w:val="0"/>
                  <w:marBottom w:val="0"/>
                  <w:divBdr>
                    <w:top w:val="none" w:sz="0" w:space="0" w:color="auto"/>
                    <w:left w:val="none" w:sz="0" w:space="0" w:color="auto"/>
                    <w:bottom w:val="none" w:sz="0" w:space="0" w:color="auto"/>
                    <w:right w:val="none" w:sz="0" w:space="0" w:color="auto"/>
                  </w:divBdr>
                </w:div>
                <w:div w:id="2108497913">
                  <w:marLeft w:val="0"/>
                  <w:marRight w:val="0"/>
                  <w:marTop w:val="0"/>
                  <w:marBottom w:val="0"/>
                  <w:divBdr>
                    <w:top w:val="none" w:sz="0" w:space="0" w:color="auto"/>
                    <w:left w:val="none" w:sz="0" w:space="0" w:color="auto"/>
                    <w:bottom w:val="none" w:sz="0" w:space="0" w:color="auto"/>
                    <w:right w:val="none" w:sz="0" w:space="0" w:color="auto"/>
                  </w:divBdr>
                </w:div>
                <w:div w:id="2117098980">
                  <w:marLeft w:val="0"/>
                  <w:marRight w:val="0"/>
                  <w:marTop w:val="0"/>
                  <w:marBottom w:val="0"/>
                  <w:divBdr>
                    <w:top w:val="none" w:sz="0" w:space="0" w:color="auto"/>
                    <w:left w:val="none" w:sz="0" w:space="0" w:color="auto"/>
                    <w:bottom w:val="none" w:sz="0" w:space="0" w:color="auto"/>
                    <w:right w:val="none" w:sz="0" w:space="0" w:color="auto"/>
                  </w:divBdr>
                </w:div>
                <w:div w:id="2121562728">
                  <w:marLeft w:val="0"/>
                  <w:marRight w:val="0"/>
                  <w:marTop w:val="0"/>
                  <w:marBottom w:val="0"/>
                  <w:divBdr>
                    <w:top w:val="none" w:sz="0" w:space="0" w:color="auto"/>
                    <w:left w:val="none" w:sz="0" w:space="0" w:color="auto"/>
                    <w:bottom w:val="none" w:sz="0" w:space="0" w:color="auto"/>
                    <w:right w:val="none" w:sz="0" w:space="0" w:color="auto"/>
                  </w:divBdr>
                </w:div>
                <w:div w:id="2129008956">
                  <w:marLeft w:val="0"/>
                  <w:marRight w:val="0"/>
                  <w:marTop w:val="0"/>
                  <w:marBottom w:val="0"/>
                  <w:divBdr>
                    <w:top w:val="none" w:sz="0" w:space="0" w:color="auto"/>
                    <w:left w:val="none" w:sz="0" w:space="0" w:color="auto"/>
                    <w:bottom w:val="none" w:sz="0" w:space="0" w:color="auto"/>
                    <w:right w:val="none" w:sz="0" w:space="0" w:color="auto"/>
                  </w:divBdr>
                </w:div>
                <w:div w:id="2135051365">
                  <w:marLeft w:val="0"/>
                  <w:marRight w:val="0"/>
                  <w:marTop w:val="0"/>
                  <w:marBottom w:val="0"/>
                  <w:divBdr>
                    <w:top w:val="none" w:sz="0" w:space="0" w:color="auto"/>
                    <w:left w:val="none" w:sz="0" w:space="0" w:color="auto"/>
                    <w:bottom w:val="none" w:sz="0" w:space="0" w:color="auto"/>
                    <w:right w:val="none" w:sz="0" w:space="0" w:color="auto"/>
                  </w:divBdr>
                </w:div>
                <w:div w:id="2143578101">
                  <w:marLeft w:val="0"/>
                  <w:marRight w:val="0"/>
                  <w:marTop w:val="0"/>
                  <w:marBottom w:val="0"/>
                  <w:divBdr>
                    <w:top w:val="none" w:sz="0" w:space="0" w:color="auto"/>
                    <w:left w:val="none" w:sz="0" w:space="0" w:color="auto"/>
                    <w:bottom w:val="none" w:sz="0" w:space="0" w:color="auto"/>
                    <w:right w:val="none" w:sz="0" w:space="0" w:color="auto"/>
                  </w:divBdr>
                </w:div>
              </w:divsChild>
            </w:div>
            <w:div w:id="605503078">
              <w:marLeft w:val="0"/>
              <w:marRight w:val="0"/>
              <w:marTop w:val="0"/>
              <w:marBottom w:val="0"/>
              <w:divBdr>
                <w:top w:val="none" w:sz="0" w:space="0" w:color="auto"/>
                <w:left w:val="none" w:sz="0" w:space="0" w:color="auto"/>
                <w:bottom w:val="none" w:sz="0" w:space="0" w:color="auto"/>
                <w:right w:val="none" w:sz="0" w:space="0" w:color="auto"/>
              </w:divBdr>
            </w:div>
            <w:div w:id="607733495">
              <w:marLeft w:val="0"/>
              <w:marRight w:val="0"/>
              <w:marTop w:val="0"/>
              <w:marBottom w:val="0"/>
              <w:divBdr>
                <w:top w:val="none" w:sz="0" w:space="0" w:color="auto"/>
                <w:left w:val="none" w:sz="0" w:space="0" w:color="auto"/>
                <w:bottom w:val="none" w:sz="0" w:space="0" w:color="auto"/>
                <w:right w:val="none" w:sz="0" w:space="0" w:color="auto"/>
              </w:divBdr>
            </w:div>
            <w:div w:id="610748012">
              <w:marLeft w:val="0"/>
              <w:marRight w:val="0"/>
              <w:marTop w:val="0"/>
              <w:marBottom w:val="0"/>
              <w:divBdr>
                <w:top w:val="none" w:sz="0" w:space="0" w:color="auto"/>
                <w:left w:val="none" w:sz="0" w:space="0" w:color="auto"/>
                <w:bottom w:val="none" w:sz="0" w:space="0" w:color="auto"/>
                <w:right w:val="none" w:sz="0" w:space="0" w:color="auto"/>
              </w:divBdr>
            </w:div>
            <w:div w:id="611595838">
              <w:marLeft w:val="0"/>
              <w:marRight w:val="0"/>
              <w:marTop w:val="480"/>
              <w:marBottom w:val="0"/>
              <w:divBdr>
                <w:top w:val="single" w:sz="6" w:space="0" w:color="auto"/>
                <w:left w:val="single" w:sz="6" w:space="0" w:color="auto"/>
                <w:bottom w:val="single" w:sz="6" w:space="0" w:color="auto"/>
                <w:right w:val="single" w:sz="6" w:space="0" w:color="auto"/>
              </w:divBdr>
            </w:div>
            <w:div w:id="620769986">
              <w:marLeft w:val="0"/>
              <w:marRight w:val="0"/>
              <w:marTop w:val="0"/>
              <w:marBottom w:val="0"/>
              <w:divBdr>
                <w:top w:val="none" w:sz="0" w:space="0" w:color="auto"/>
                <w:left w:val="none" w:sz="0" w:space="0" w:color="auto"/>
                <w:bottom w:val="none" w:sz="0" w:space="0" w:color="auto"/>
                <w:right w:val="none" w:sz="0" w:space="0" w:color="auto"/>
              </w:divBdr>
            </w:div>
            <w:div w:id="625352053">
              <w:marLeft w:val="0"/>
              <w:marRight w:val="0"/>
              <w:marTop w:val="0"/>
              <w:marBottom w:val="0"/>
              <w:divBdr>
                <w:top w:val="none" w:sz="0" w:space="0" w:color="auto"/>
                <w:left w:val="none" w:sz="0" w:space="0" w:color="auto"/>
                <w:bottom w:val="none" w:sz="0" w:space="0" w:color="auto"/>
                <w:right w:val="none" w:sz="0" w:space="0" w:color="auto"/>
              </w:divBdr>
            </w:div>
            <w:div w:id="627317625">
              <w:marLeft w:val="0"/>
              <w:marRight w:val="0"/>
              <w:marTop w:val="0"/>
              <w:marBottom w:val="0"/>
              <w:divBdr>
                <w:top w:val="none" w:sz="0" w:space="0" w:color="auto"/>
                <w:left w:val="none" w:sz="0" w:space="0" w:color="auto"/>
                <w:bottom w:val="none" w:sz="0" w:space="0" w:color="auto"/>
                <w:right w:val="none" w:sz="0" w:space="0" w:color="auto"/>
              </w:divBdr>
            </w:div>
            <w:div w:id="636838404">
              <w:marLeft w:val="0"/>
              <w:marRight w:val="0"/>
              <w:marTop w:val="0"/>
              <w:marBottom w:val="0"/>
              <w:divBdr>
                <w:top w:val="none" w:sz="0" w:space="0" w:color="auto"/>
                <w:left w:val="none" w:sz="0" w:space="0" w:color="auto"/>
                <w:bottom w:val="none" w:sz="0" w:space="0" w:color="auto"/>
                <w:right w:val="none" w:sz="0" w:space="0" w:color="auto"/>
              </w:divBdr>
            </w:div>
            <w:div w:id="643658071">
              <w:marLeft w:val="0"/>
              <w:marRight w:val="0"/>
              <w:marTop w:val="0"/>
              <w:marBottom w:val="0"/>
              <w:divBdr>
                <w:top w:val="none" w:sz="0" w:space="0" w:color="auto"/>
                <w:left w:val="none" w:sz="0" w:space="0" w:color="auto"/>
                <w:bottom w:val="none" w:sz="0" w:space="0" w:color="auto"/>
                <w:right w:val="none" w:sz="0" w:space="0" w:color="auto"/>
              </w:divBdr>
            </w:div>
            <w:div w:id="644361007">
              <w:marLeft w:val="0"/>
              <w:marRight w:val="0"/>
              <w:marTop w:val="0"/>
              <w:marBottom w:val="0"/>
              <w:divBdr>
                <w:top w:val="none" w:sz="0" w:space="0" w:color="auto"/>
                <w:left w:val="none" w:sz="0" w:space="0" w:color="auto"/>
                <w:bottom w:val="none" w:sz="0" w:space="0" w:color="auto"/>
                <w:right w:val="none" w:sz="0" w:space="0" w:color="auto"/>
              </w:divBdr>
            </w:div>
            <w:div w:id="647514260">
              <w:marLeft w:val="0"/>
              <w:marRight w:val="0"/>
              <w:marTop w:val="0"/>
              <w:marBottom w:val="0"/>
              <w:divBdr>
                <w:top w:val="none" w:sz="0" w:space="0" w:color="auto"/>
                <w:left w:val="none" w:sz="0" w:space="0" w:color="auto"/>
                <w:bottom w:val="none" w:sz="0" w:space="0" w:color="auto"/>
                <w:right w:val="none" w:sz="0" w:space="0" w:color="auto"/>
              </w:divBdr>
            </w:div>
            <w:div w:id="653341983">
              <w:marLeft w:val="0"/>
              <w:marRight w:val="0"/>
              <w:marTop w:val="0"/>
              <w:marBottom w:val="0"/>
              <w:divBdr>
                <w:top w:val="none" w:sz="0" w:space="0" w:color="auto"/>
                <w:left w:val="none" w:sz="0" w:space="0" w:color="auto"/>
                <w:bottom w:val="none" w:sz="0" w:space="0" w:color="auto"/>
                <w:right w:val="none" w:sz="0" w:space="0" w:color="auto"/>
              </w:divBdr>
            </w:div>
            <w:div w:id="653610808">
              <w:marLeft w:val="0"/>
              <w:marRight w:val="0"/>
              <w:marTop w:val="0"/>
              <w:marBottom w:val="0"/>
              <w:divBdr>
                <w:top w:val="none" w:sz="0" w:space="0" w:color="auto"/>
                <w:left w:val="none" w:sz="0" w:space="0" w:color="auto"/>
                <w:bottom w:val="none" w:sz="0" w:space="0" w:color="auto"/>
                <w:right w:val="none" w:sz="0" w:space="0" w:color="auto"/>
              </w:divBdr>
            </w:div>
            <w:div w:id="664670957">
              <w:marLeft w:val="0"/>
              <w:marRight w:val="0"/>
              <w:marTop w:val="0"/>
              <w:marBottom w:val="0"/>
              <w:divBdr>
                <w:top w:val="none" w:sz="0" w:space="0" w:color="auto"/>
                <w:left w:val="none" w:sz="0" w:space="0" w:color="auto"/>
                <w:bottom w:val="none" w:sz="0" w:space="0" w:color="auto"/>
                <w:right w:val="none" w:sz="0" w:space="0" w:color="auto"/>
              </w:divBdr>
            </w:div>
            <w:div w:id="673725199">
              <w:marLeft w:val="0"/>
              <w:marRight w:val="0"/>
              <w:marTop w:val="0"/>
              <w:marBottom w:val="0"/>
              <w:divBdr>
                <w:top w:val="none" w:sz="0" w:space="0" w:color="auto"/>
                <w:left w:val="none" w:sz="0" w:space="0" w:color="auto"/>
                <w:bottom w:val="none" w:sz="0" w:space="0" w:color="auto"/>
                <w:right w:val="none" w:sz="0" w:space="0" w:color="auto"/>
              </w:divBdr>
            </w:div>
            <w:div w:id="679234187">
              <w:marLeft w:val="0"/>
              <w:marRight w:val="0"/>
              <w:marTop w:val="0"/>
              <w:marBottom w:val="0"/>
              <w:divBdr>
                <w:top w:val="none" w:sz="0" w:space="0" w:color="auto"/>
                <w:left w:val="none" w:sz="0" w:space="0" w:color="auto"/>
                <w:bottom w:val="none" w:sz="0" w:space="0" w:color="auto"/>
                <w:right w:val="none" w:sz="0" w:space="0" w:color="auto"/>
              </w:divBdr>
            </w:div>
            <w:div w:id="680090835">
              <w:marLeft w:val="0"/>
              <w:marRight w:val="0"/>
              <w:marTop w:val="0"/>
              <w:marBottom w:val="0"/>
              <w:divBdr>
                <w:top w:val="none" w:sz="0" w:space="0" w:color="auto"/>
                <w:left w:val="none" w:sz="0" w:space="0" w:color="auto"/>
                <w:bottom w:val="none" w:sz="0" w:space="0" w:color="auto"/>
                <w:right w:val="none" w:sz="0" w:space="0" w:color="auto"/>
              </w:divBdr>
            </w:div>
            <w:div w:id="685134712">
              <w:marLeft w:val="0"/>
              <w:marRight w:val="0"/>
              <w:marTop w:val="0"/>
              <w:marBottom w:val="0"/>
              <w:divBdr>
                <w:top w:val="none" w:sz="0" w:space="0" w:color="auto"/>
                <w:left w:val="none" w:sz="0" w:space="0" w:color="auto"/>
                <w:bottom w:val="none" w:sz="0" w:space="0" w:color="auto"/>
                <w:right w:val="none" w:sz="0" w:space="0" w:color="auto"/>
              </w:divBdr>
            </w:div>
            <w:div w:id="688682169">
              <w:marLeft w:val="0"/>
              <w:marRight w:val="0"/>
              <w:marTop w:val="0"/>
              <w:marBottom w:val="0"/>
              <w:divBdr>
                <w:top w:val="none" w:sz="0" w:space="0" w:color="auto"/>
                <w:left w:val="none" w:sz="0" w:space="0" w:color="auto"/>
                <w:bottom w:val="none" w:sz="0" w:space="0" w:color="auto"/>
                <w:right w:val="none" w:sz="0" w:space="0" w:color="auto"/>
              </w:divBdr>
            </w:div>
            <w:div w:id="691959702">
              <w:marLeft w:val="0"/>
              <w:marRight w:val="0"/>
              <w:marTop w:val="480"/>
              <w:marBottom w:val="0"/>
              <w:divBdr>
                <w:top w:val="single" w:sz="6" w:space="0" w:color="auto"/>
                <w:left w:val="single" w:sz="6" w:space="0" w:color="auto"/>
                <w:bottom w:val="single" w:sz="6" w:space="0" w:color="auto"/>
                <w:right w:val="single" w:sz="6" w:space="0" w:color="auto"/>
              </w:divBdr>
            </w:div>
            <w:div w:id="692996719">
              <w:marLeft w:val="0"/>
              <w:marRight w:val="0"/>
              <w:marTop w:val="0"/>
              <w:marBottom w:val="0"/>
              <w:divBdr>
                <w:top w:val="none" w:sz="0" w:space="0" w:color="auto"/>
                <w:left w:val="none" w:sz="0" w:space="0" w:color="auto"/>
                <w:bottom w:val="none" w:sz="0" w:space="0" w:color="auto"/>
                <w:right w:val="none" w:sz="0" w:space="0" w:color="auto"/>
              </w:divBdr>
            </w:div>
            <w:div w:id="702243014">
              <w:marLeft w:val="0"/>
              <w:marRight w:val="0"/>
              <w:marTop w:val="480"/>
              <w:marBottom w:val="0"/>
              <w:divBdr>
                <w:top w:val="single" w:sz="6" w:space="0" w:color="auto"/>
                <w:left w:val="single" w:sz="6" w:space="0" w:color="auto"/>
                <w:bottom w:val="single" w:sz="6" w:space="0" w:color="auto"/>
                <w:right w:val="single" w:sz="6" w:space="0" w:color="auto"/>
              </w:divBdr>
            </w:div>
            <w:div w:id="712268100">
              <w:marLeft w:val="0"/>
              <w:marRight w:val="0"/>
              <w:marTop w:val="0"/>
              <w:marBottom w:val="0"/>
              <w:divBdr>
                <w:top w:val="none" w:sz="0" w:space="0" w:color="auto"/>
                <w:left w:val="none" w:sz="0" w:space="0" w:color="auto"/>
                <w:bottom w:val="none" w:sz="0" w:space="0" w:color="auto"/>
                <w:right w:val="none" w:sz="0" w:space="0" w:color="auto"/>
              </w:divBdr>
            </w:div>
            <w:div w:id="713194855">
              <w:marLeft w:val="0"/>
              <w:marRight w:val="0"/>
              <w:marTop w:val="0"/>
              <w:marBottom w:val="0"/>
              <w:divBdr>
                <w:top w:val="none" w:sz="0" w:space="0" w:color="auto"/>
                <w:left w:val="none" w:sz="0" w:space="0" w:color="auto"/>
                <w:bottom w:val="none" w:sz="0" w:space="0" w:color="auto"/>
                <w:right w:val="none" w:sz="0" w:space="0" w:color="auto"/>
              </w:divBdr>
            </w:div>
            <w:div w:id="723331207">
              <w:marLeft w:val="0"/>
              <w:marRight w:val="0"/>
              <w:marTop w:val="0"/>
              <w:marBottom w:val="0"/>
              <w:divBdr>
                <w:top w:val="none" w:sz="0" w:space="0" w:color="auto"/>
                <w:left w:val="none" w:sz="0" w:space="0" w:color="auto"/>
                <w:bottom w:val="none" w:sz="0" w:space="0" w:color="auto"/>
                <w:right w:val="none" w:sz="0" w:space="0" w:color="auto"/>
              </w:divBdr>
            </w:div>
            <w:div w:id="729890640">
              <w:marLeft w:val="0"/>
              <w:marRight w:val="0"/>
              <w:marTop w:val="0"/>
              <w:marBottom w:val="0"/>
              <w:divBdr>
                <w:top w:val="none" w:sz="0" w:space="0" w:color="auto"/>
                <w:left w:val="none" w:sz="0" w:space="0" w:color="auto"/>
                <w:bottom w:val="none" w:sz="0" w:space="0" w:color="auto"/>
                <w:right w:val="none" w:sz="0" w:space="0" w:color="auto"/>
              </w:divBdr>
            </w:div>
            <w:div w:id="737363089">
              <w:marLeft w:val="0"/>
              <w:marRight w:val="0"/>
              <w:marTop w:val="0"/>
              <w:marBottom w:val="0"/>
              <w:divBdr>
                <w:top w:val="none" w:sz="0" w:space="0" w:color="auto"/>
                <w:left w:val="none" w:sz="0" w:space="0" w:color="auto"/>
                <w:bottom w:val="none" w:sz="0" w:space="0" w:color="auto"/>
                <w:right w:val="none" w:sz="0" w:space="0" w:color="auto"/>
              </w:divBdr>
            </w:div>
            <w:div w:id="737433604">
              <w:marLeft w:val="0"/>
              <w:marRight w:val="0"/>
              <w:marTop w:val="0"/>
              <w:marBottom w:val="0"/>
              <w:divBdr>
                <w:top w:val="none" w:sz="0" w:space="0" w:color="auto"/>
                <w:left w:val="none" w:sz="0" w:space="0" w:color="auto"/>
                <w:bottom w:val="none" w:sz="0" w:space="0" w:color="auto"/>
                <w:right w:val="none" w:sz="0" w:space="0" w:color="auto"/>
              </w:divBdr>
            </w:div>
            <w:div w:id="743264957">
              <w:marLeft w:val="0"/>
              <w:marRight w:val="0"/>
              <w:marTop w:val="0"/>
              <w:marBottom w:val="0"/>
              <w:divBdr>
                <w:top w:val="none" w:sz="0" w:space="0" w:color="auto"/>
                <w:left w:val="none" w:sz="0" w:space="0" w:color="auto"/>
                <w:bottom w:val="none" w:sz="0" w:space="0" w:color="auto"/>
                <w:right w:val="none" w:sz="0" w:space="0" w:color="auto"/>
              </w:divBdr>
            </w:div>
            <w:div w:id="744887237">
              <w:marLeft w:val="0"/>
              <w:marRight w:val="0"/>
              <w:marTop w:val="0"/>
              <w:marBottom w:val="0"/>
              <w:divBdr>
                <w:top w:val="none" w:sz="0" w:space="0" w:color="auto"/>
                <w:left w:val="none" w:sz="0" w:space="0" w:color="auto"/>
                <w:bottom w:val="none" w:sz="0" w:space="0" w:color="auto"/>
                <w:right w:val="none" w:sz="0" w:space="0" w:color="auto"/>
              </w:divBdr>
            </w:div>
            <w:div w:id="745225182">
              <w:marLeft w:val="0"/>
              <w:marRight w:val="0"/>
              <w:marTop w:val="0"/>
              <w:marBottom w:val="0"/>
              <w:divBdr>
                <w:top w:val="none" w:sz="0" w:space="0" w:color="auto"/>
                <w:left w:val="none" w:sz="0" w:space="0" w:color="auto"/>
                <w:bottom w:val="none" w:sz="0" w:space="0" w:color="auto"/>
                <w:right w:val="none" w:sz="0" w:space="0" w:color="auto"/>
              </w:divBdr>
            </w:div>
            <w:div w:id="745342903">
              <w:marLeft w:val="0"/>
              <w:marRight w:val="0"/>
              <w:marTop w:val="0"/>
              <w:marBottom w:val="0"/>
              <w:divBdr>
                <w:top w:val="none" w:sz="0" w:space="0" w:color="auto"/>
                <w:left w:val="none" w:sz="0" w:space="0" w:color="auto"/>
                <w:bottom w:val="none" w:sz="0" w:space="0" w:color="auto"/>
                <w:right w:val="none" w:sz="0" w:space="0" w:color="auto"/>
              </w:divBdr>
            </w:div>
            <w:div w:id="749810027">
              <w:marLeft w:val="0"/>
              <w:marRight w:val="0"/>
              <w:marTop w:val="0"/>
              <w:marBottom w:val="0"/>
              <w:divBdr>
                <w:top w:val="none" w:sz="0" w:space="0" w:color="auto"/>
                <w:left w:val="none" w:sz="0" w:space="0" w:color="auto"/>
                <w:bottom w:val="none" w:sz="0" w:space="0" w:color="auto"/>
                <w:right w:val="none" w:sz="0" w:space="0" w:color="auto"/>
              </w:divBdr>
            </w:div>
            <w:div w:id="749891577">
              <w:marLeft w:val="0"/>
              <w:marRight w:val="0"/>
              <w:marTop w:val="0"/>
              <w:marBottom w:val="0"/>
              <w:divBdr>
                <w:top w:val="none" w:sz="0" w:space="0" w:color="auto"/>
                <w:left w:val="none" w:sz="0" w:space="0" w:color="auto"/>
                <w:bottom w:val="none" w:sz="0" w:space="0" w:color="auto"/>
                <w:right w:val="none" w:sz="0" w:space="0" w:color="auto"/>
              </w:divBdr>
            </w:div>
            <w:div w:id="750005437">
              <w:marLeft w:val="0"/>
              <w:marRight w:val="0"/>
              <w:marTop w:val="0"/>
              <w:marBottom w:val="0"/>
              <w:divBdr>
                <w:top w:val="none" w:sz="0" w:space="0" w:color="auto"/>
                <w:left w:val="none" w:sz="0" w:space="0" w:color="auto"/>
                <w:bottom w:val="none" w:sz="0" w:space="0" w:color="auto"/>
                <w:right w:val="none" w:sz="0" w:space="0" w:color="auto"/>
              </w:divBdr>
            </w:div>
            <w:div w:id="750469653">
              <w:marLeft w:val="0"/>
              <w:marRight w:val="0"/>
              <w:marTop w:val="0"/>
              <w:marBottom w:val="0"/>
              <w:divBdr>
                <w:top w:val="none" w:sz="0" w:space="0" w:color="auto"/>
                <w:left w:val="none" w:sz="0" w:space="0" w:color="auto"/>
                <w:bottom w:val="none" w:sz="0" w:space="0" w:color="auto"/>
                <w:right w:val="none" w:sz="0" w:space="0" w:color="auto"/>
              </w:divBdr>
            </w:div>
            <w:div w:id="756823597">
              <w:marLeft w:val="0"/>
              <w:marRight w:val="0"/>
              <w:marTop w:val="0"/>
              <w:marBottom w:val="0"/>
              <w:divBdr>
                <w:top w:val="none" w:sz="0" w:space="0" w:color="auto"/>
                <w:left w:val="none" w:sz="0" w:space="0" w:color="auto"/>
                <w:bottom w:val="none" w:sz="0" w:space="0" w:color="auto"/>
                <w:right w:val="none" w:sz="0" w:space="0" w:color="auto"/>
              </w:divBdr>
            </w:div>
            <w:div w:id="757678717">
              <w:marLeft w:val="0"/>
              <w:marRight w:val="0"/>
              <w:marTop w:val="0"/>
              <w:marBottom w:val="0"/>
              <w:divBdr>
                <w:top w:val="none" w:sz="0" w:space="0" w:color="auto"/>
                <w:left w:val="none" w:sz="0" w:space="0" w:color="auto"/>
                <w:bottom w:val="none" w:sz="0" w:space="0" w:color="auto"/>
                <w:right w:val="none" w:sz="0" w:space="0" w:color="auto"/>
              </w:divBdr>
            </w:div>
            <w:div w:id="760685884">
              <w:marLeft w:val="0"/>
              <w:marRight w:val="0"/>
              <w:marTop w:val="0"/>
              <w:marBottom w:val="0"/>
              <w:divBdr>
                <w:top w:val="none" w:sz="0" w:space="0" w:color="auto"/>
                <w:left w:val="none" w:sz="0" w:space="0" w:color="auto"/>
                <w:bottom w:val="none" w:sz="0" w:space="0" w:color="auto"/>
                <w:right w:val="none" w:sz="0" w:space="0" w:color="auto"/>
              </w:divBdr>
            </w:div>
            <w:div w:id="762143720">
              <w:marLeft w:val="0"/>
              <w:marRight w:val="0"/>
              <w:marTop w:val="0"/>
              <w:marBottom w:val="0"/>
              <w:divBdr>
                <w:top w:val="none" w:sz="0" w:space="0" w:color="auto"/>
                <w:left w:val="none" w:sz="0" w:space="0" w:color="auto"/>
                <w:bottom w:val="none" w:sz="0" w:space="0" w:color="auto"/>
                <w:right w:val="none" w:sz="0" w:space="0" w:color="auto"/>
              </w:divBdr>
            </w:div>
            <w:div w:id="763384601">
              <w:marLeft w:val="0"/>
              <w:marRight w:val="0"/>
              <w:marTop w:val="0"/>
              <w:marBottom w:val="0"/>
              <w:divBdr>
                <w:top w:val="none" w:sz="0" w:space="0" w:color="auto"/>
                <w:left w:val="none" w:sz="0" w:space="0" w:color="auto"/>
                <w:bottom w:val="none" w:sz="0" w:space="0" w:color="auto"/>
                <w:right w:val="none" w:sz="0" w:space="0" w:color="auto"/>
              </w:divBdr>
            </w:div>
            <w:div w:id="769009967">
              <w:marLeft w:val="0"/>
              <w:marRight w:val="0"/>
              <w:marTop w:val="480"/>
              <w:marBottom w:val="0"/>
              <w:divBdr>
                <w:top w:val="single" w:sz="6" w:space="0" w:color="auto"/>
                <w:left w:val="single" w:sz="6" w:space="0" w:color="auto"/>
                <w:bottom w:val="single" w:sz="6" w:space="0" w:color="auto"/>
                <w:right w:val="single" w:sz="6" w:space="0" w:color="auto"/>
              </w:divBdr>
            </w:div>
            <w:div w:id="770780431">
              <w:marLeft w:val="0"/>
              <w:marRight w:val="0"/>
              <w:marTop w:val="0"/>
              <w:marBottom w:val="0"/>
              <w:divBdr>
                <w:top w:val="none" w:sz="0" w:space="0" w:color="auto"/>
                <w:left w:val="none" w:sz="0" w:space="0" w:color="auto"/>
                <w:bottom w:val="none" w:sz="0" w:space="0" w:color="auto"/>
                <w:right w:val="none" w:sz="0" w:space="0" w:color="auto"/>
              </w:divBdr>
            </w:div>
            <w:div w:id="773792288">
              <w:marLeft w:val="0"/>
              <w:marRight w:val="0"/>
              <w:marTop w:val="0"/>
              <w:marBottom w:val="0"/>
              <w:divBdr>
                <w:top w:val="none" w:sz="0" w:space="0" w:color="auto"/>
                <w:left w:val="none" w:sz="0" w:space="0" w:color="auto"/>
                <w:bottom w:val="none" w:sz="0" w:space="0" w:color="auto"/>
                <w:right w:val="none" w:sz="0" w:space="0" w:color="auto"/>
              </w:divBdr>
            </w:div>
            <w:div w:id="777215749">
              <w:marLeft w:val="0"/>
              <w:marRight w:val="0"/>
              <w:marTop w:val="0"/>
              <w:marBottom w:val="0"/>
              <w:divBdr>
                <w:top w:val="none" w:sz="0" w:space="0" w:color="auto"/>
                <w:left w:val="none" w:sz="0" w:space="0" w:color="auto"/>
                <w:bottom w:val="none" w:sz="0" w:space="0" w:color="auto"/>
                <w:right w:val="none" w:sz="0" w:space="0" w:color="auto"/>
              </w:divBdr>
            </w:div>
            <w:div w:id="780299849">
              <w:marLeft w:val="0"/>
              <w:marRight w:val="0"/>
              <w:marTop w:val="0"/>
              <w:marBottom w:val="0"/>
              <w:divBdr>
                <w:top w:val="none" w:sz="0" w:space="0" w:color="auto"/>
                <w:left w:val="none" w:sz="0" w:space="0" w:color="auto"/>
                <w:bottom w:val="none" w:sz="0" w:space="0" w:color="auto"/>
                <w:right w:val="none" w:sz="0" w:space="0" w:color="auto"/>
              </w:divBdr>
            </w:div>
            <w:div w:id="785080312">
              <w:marLeft w:val="0"/>
              <w:marRight w:val="0"/>
              <w:marTop w:val="0"/>
              <w:marBottom w:val="0"/>
              <w:divBdr>
                <w:top w:val="none" w:sz="0" w:space="0" w:color="auto"/>
                <w:left w:val="none" w:sz="0" w:space="0" w:color="auto"/>
                <w:bottom w:val="none" w:sz="0" w:space="0" w:color="auto"/>
                <w:right w:val="none" w:sz="0" w:space="0" w:color="auto"/>
              </w:divBdr>
            </w:div>
            <w:div w:id="787357147">
              <w:marLeft w:val="0"/>
              <w:marRight w:val="0"/>
              <w:marTop w:val="0"/>
              <w:marBottom w:val="0"/>
              <w:divBdr>
                <w:top w:val="none" w:sz="0" w:space="0" w:color="auto"/>
                <w:left w:val="none" w:sz="0" w:space="0" w:color="auto"/>
                <w:bottom w:val="none" w:sz="0" w:space="0" w:color="auto"/>
                <w:right w:val="none" w:sz="0" w:space="0" w:color="auto"/>
              </w:divBdr>
            </w:div>
            <w:div w:id="793601661">
              <w:marLeft w:val="0"/>
              <w:marRight w:val="0"/>
              <w:marTop w:val="0"/>
              <w:marBottom w:val="0"/>
              <w:divBdr>
                <w:top w:val="none" w:sz="0" w:space="0" w:color="auto"/>
                <w:left w:val="none" w:sz="0" w:space="0" w:color="auto"/>
                <w:bottom w:val="none" w:sz="0" w:space="0" w:color="auto"/>
                <w:right w:val="none" w:sz="0" w:space="0" w:color="auto"/>
              </w:divBdr>
            </w:div>
            <w:div w:id="794325589">
              <w:marLeft w:val="0"/>
              <w:marRight w:val="0"/>
              <w:marTop w:val="0"/>
              <w:marBottom w:val="0"/>
              <w:divBdr>
                <w:top w:val="none" w:sz="0" w:space="0" w:color="auto"/>
                <w:left w:val="none" w:sz="0" w:space="0" w:color="auto"/>
                <w:bottom w:val="none" w:sz="0" w:space="0" w:color="auto"/>
                <w:right w:val="none" w:sz="0" w:space="0" w:color="auto"/>
              </w:divBdr>
            </w:div>
            <w:div w:id="796606924">
              <w:marLeft w:val="0"/>
              <w:marRight w:val="0"/>
              <w:marTop w:val="0"/>
              <w:marBottom w:val="0"/>
              <w:divBdr>
                <w:top w:val="none" w:sz="0" w:space="0" w:color="auto"/>
                <w:left w:val="none" w:sz="0" w:space="0" w:color="auto"/>
                <w:bottom w:val="none" w:sz="0" w:space="0" w:color="auto"/>
                <w:right w:val="none" w:sz="0" w:space="0" w:color="auto"/>
              </w:divBdr>
            </w:div>
            <w:div w:id="800878773">
              <w:marLeft w:val="0"/>
              <w:marRight w:val="0"/>
              <w:marTop w:val="0"/>
              <w:marBottom w:val="0"/>
              <w:divBdr>
                <w:top w:val="none" w:sz="0" w:space="0" w:color="auto"/>
                <w:left w:val="none" w:sz="0" w:space="0" w:color="auto"/>
                <w:bottom w:val="none" w:sz="0" w:space="0" w:color="auto"/>
                <w:right w:val="none" w:sz="0" w:space="0" w:color="auto"/>
              </w:divBdr>
            </w:div>
            <w:div w:id="801072281">
              <w:marLeft w:val="0"/>
              <w:marRight w:val="0"/>
              <w:marTop w:val="0"/>
              <w:marBottom w:val="0"/>
              <w:divBdr>
                <w:top w:val="none" w:sz="0" w:space="0" w:color="auto"/>
                <w:left w:val="none" w:sz="0" w:space="0" w:color="auto"/>
                <w:bottom w:val="none" w:sz="0" w:space="0" w:color="auto"/>
                <w:right w:val="none" w:sz="0" w:space="0" w:color="auto"/>
              </w:divBdr>
            </w:div>
            <w:div w:id="802039646">
              <w:marLeft w:val="0"/>
              <w:marRight w:val="0"/>
              <w:marTop w:val="0"/>
              <w:marBottom w:val="0"/>
              <w:divBdr>
                <w:top w:val="none" w:sz="0" w:space="0" w:color="auto"/>
                <w:left w:val="none" w:sz="0" w:space="0" w:color="auto"/>
                <w:bottom w:val="none" w:sz="0" w:space="0" w:color="auto"/>
                <w:right w:val="none" w:sz="0" w:space="0" w:color="auto"/>
              </w:divBdr>
            </w:div>
            <w:div w:id="802381863">
              <w:marLeft w:val="0"/>
              <w:marRight w:val="0"/>
              <w:marTop w:val="0"/>
              <w:marBottom w:val="0"/>
              <w:divBdr>
                <w:top w:val="none" w:sz="0" w:space="0" w:color="auto"/>
                <w:left w:val="none" w:sz="0" w:space="0" w:color="auto"/>
                <w:bottom w:val="none" w:sz="0" w:space="0" w:color="auto"/>
                <w:right w:val="none" w:sz="0" w:space="0" w:color="auto"/>
              </w:divBdr>
            </w:div>
            <w:div w:id="804353939">
              <w:marLeft w:val="0"/>
              <w:marRight w:val="0"/>
              <w:marTop w:val="0"/>
              <w:marBottom w:val="0"/>
              <w:divBdr>
                <w:top w:val="none" w:sz="0" w:space="0" w:color="auto"/>
                <w:left w:val="none" w:sz="0" w:space="0" w:color="auto"/>
                <w:bottom w:val="none" w:sz="0" w:space="0" w:color="auto"/>
                <w:right w:val="none" w:sz="0" w:space="0" w:color="auto"/>
              </w:divBdr>
            </w:div>
            <w:div w:id="806749630">
              <w:marLeft w:val="0"/>
              <w:marRight w:val="0"/>
              <w:marTop w:val="0"/>
              <w:marBottom w:val="0"/>
              <w:divBdr>
                <w:top w:val="none" w:sz="0" w:space="0" w:color="auto"/>
                <w:left w:val="none" w:sz="0" w:space="0" w:color="auto"/>
                <w:bottom w:val="none" w:sz="0" w:space="0" w:color="auto"/>
                <w:right w:val="none" w:sz="0" w:space="0" w:color="auto"/>
              </w:divBdr>
            </w:div>
            <w:div w:id="811675127">
              <w:marLeft w:val="0"/>
              <w:marRight w:val="0"/>
              <w:marTop w:val="0"/>
              <w:marBottom w:val="0"/>
              <w:divBdr>
                <w:top w:val="none" w:sz="0" w:space="0" w:color="auto"/>
                <w:left w:val="none" w:sz="0" w:space="0" w:color="auto"/>
                <w:bottom w:val="none" w:sz="0" w:space="0" w:color="auto"/>
                <w:right w:val="none" w:sz="0" w:space="0" w:color="auto"/>
              </w:divBdr>
            </w:div>
            <w:div w:id="811798250">
              <w:marLeft w:val="0"/>
              <w:marRight w:val="0"/>
              <w:marTop w:val="0"/>
              <w:marBottom w:val="0"/>
              <w:divBdr>
                <w:top w:val="none" w:sz="0" w:space="0" w:color="auto"/>
                <w:left w:val="none" w:sz="0" w:space="0" w:color="auto"/>
                <w:bottom w:val="none" w:sz="0" w:space="0" w:color="auto"/>
                <w:right w:val="none" w:sz="0" w:space="0" w:color="auto"/>
              </w:divBdr>
            </w:div>
            <w:div w:id="813835405">
              <w:marLeft w:val="0"/>
              <w:marRight w:val="0"/>
              <w:marTop w:val="0"/>
              <w:marBottom w:val="0"/>
              <w:divBdr>
                <w:top w:val="none" w:sz="0" w:space="0" w:color="auto"/>
                <w:left w:val="none" w:sz="0" w:space="0" w:color="auto"/>
                <w:bottom w:val="none" w:sz="0" w:space="0" w:color="auto"/>
                <w:right w:val="none" w:sz="0" w:space="0" w:color="auto"/>
              </w:divBdr>
            </w:div>
            <w:div w:id="815798424">
              <w:marLeft w:val="0"/>
              <w:marRight w:val="0"/>
              <w:marTop w:val="0"/>
              <w:marBottom w:val="0"/>
              <w:divBdr>
                <w:top w:val="none" w:sz="0" w:space="0" w:color="auto"/>
                <w:left w:val="none" w:sz="0" w:space="0" w:color="auto"/>
                <w:bottom w:val="none" w:sz="0" w:space="0" w:color="auto"/>
                <w:right w:val="none" w:sz="0" w:space="0" w:color="auto"/>
              </w:divBdr>
            </w:div>
            <w:div w:id="817454395">
              <w:marLeft w:val="0"/>
              <w:marRight w:val="0"/>
              <w:marTop w:val="0"/>
              <w:marBottom w:val="0"/>
              <w:divBdr>
                <w:top w:val="none" w:sz="0" w:space="0" w:color="auto"/>
                <w:left w:val="none" w:sz="0" w:space="0" w:color="auto"/>
                <w:bottom w:val="none" w:sz="0" w:space="0" w:color="auto"/>
                <w:right w:val="none" w:sz="0" w:space="0" w:color="auto"/>
              </w:divBdr>
            </w:div>
            <w:div w:id="825588952">
              <w:marLeft w:val="0"/>
              <w:marRight w:val="0"/>
              <w:marTop w:val="0"/>
              <w:marBottom w:val="0"/>
              <w:divBdr>
                <w:top w:val="none" w:sz="0" w:space="0" w:color="auto"/>
                <w:left w:val="none" w:sz="0" w:space="0" w:color="auto"/>
                <w:bottom w:val="none" w:sz="0" w:space="0" w:color="auto"/>
                <w:right w:val="none" w:sz="0" w:space="0" w:color="auto"/>
              </w:divBdr>
            </w:div>
            <w:div w:id="830481893">
              <w:marLeft w:val="0"/>
              <w:marRight w:val="0"/>
              <w:marTop w:val="0"/>
              <w:marBottom w:val="0"/>
              <w:divBdr>
                <w:top w:val="none" w:sz="0" w:space="0" w:color="auto"/>
                <w:left w:val="none" w:sz="0" w:space="0" w:color="auto"/>
                <w:bottom w:val="none" w:sz="0" w:space="0" w:color="auto"/>
                <w:right w:val="none" w:sz="0" w:space="0" w:color="auto"/>
              </w:divBdr>
            </w:div>
            <w:div w:id="832717818">
              <w:marLeft w:val="0"/>
              <w:marRight w:val="0"/>
              <w:marTop w:val="0"/>
              <w:marBottom w:val="0"/>
              <w:divBdr>
                <w:top w:val="none" w:sz="0" w:space="0" w:color="auto"/>
                <w:left w:val="none" w:sz="0" w:space="0" w:color="auto"/>
                <w:bottom w:val="none" w:sz="0" w:space="0" w:color="auto"/>
                <w:right w:val="none" w:sz="0" w:space="0" w:color="auto"/>
              </w:divBdr>
            </w:div>
            <w:div w:id="843785818">
              <w:marLeft w:val="0"/>
              <w:marRight w:val="0"/>
              <w:marTop w:val="0"/>
              <w:marBottom w:val="0"/>
              <w:divBdr>
                <w:top w:val="none" w:sz="0" w:space="0" w:color="auto"/>
                <w:left w:val="none" w:sz="0" w:space="0" w:color="auto"/>
                <w:bottom w:val="none" w:sz="0" w:space="0" w:color="auto"/>
                <w:right w:val="none" w:sz="0" w:space="0" w:color="auto"/>
              </w:divBdr>
            </w:div>
            <w:div w:id="844591997">
              <w:marLeft w:val="0"/>
              <w:marRight w:val="0"/>
              <w:marTop w:val="0"/>
              <w:marBottom w:val="0"/>
              <w:divBdr>
                <w:top w:val="none" w:sz="0" w:space="0" w:color="auto"/>
                <w:left w:val="none" w:sz="0" w:space="0" w:color="auto"/>
                <w:bottom w:val="none" w:sz="0" w:space="0" w:color="auto"/>
                <w:right w:val="none" w:sz="0" w:space="0" w:color="auto"/>
              </w:divBdr>
            </w:div>
            <w:div w:id="848518980">
              <w:marLeft w:val="0"/>
              <w:marRight w:val="0"/>
              <w:marTop w:val="0"/>
              <w:marBottom w:val="0"/>
              <w:divBdr>
                <w:top w:val="none" w:sz="0" w:space="0" w:color="auto"/>
                <w:left w:val="none" w:sz="0" w:space="0" w:color="auto"/>
                <w:bottom w:val="none" w:sz="0" w:space="0" w:color="auto"/>
                <w:right w:val="none" w:sz="0" w:space="0" w:color="auto"/>
              </w:divBdr>
            </w:div>
            <w:div w:id="850145029">
              <w:marLeft w:val="0"/>
              <w:marRight w:val="0"/>
              <w:marTop w:val="0"/>
              <w:marBottom w:val="0"/>
              <w:divBdr>
                <w:top w:val="none" w:sz="0" w:space="0" w:color="auto"/>
                <w:left w:val="none" w:sz="0" w:space="0" w:color="auto"/>
                <w:bottom w:val="none" w:sz="0" w:space="0" w:color="auto"/>
                <w:right w:val="none" w:sz="0" w:space="0" w:color="auto"/>
              </w:divBdr>
            </w:div>
            <w:div w:id="853228479">
              <w:marLeft w:val="0"/>
              <w:marRight w:val="0"/>
              <w:marTop w:val="0"/>
              <w:marBottom w:val="0"/>
              <w:divBdr>
                <w:top w:val="none" w:sz="0" w:space="0" w:color="auto"/>
                <w:left w:val="none" w:sz="0" w:space="0" w:color="auto"/>
                <w:bottom w:val="none" w:sz="0" w:space="0" w:color="auto"/>
                <w:right w:val="none" w:sz="0" w:space="0" w:color="auto"/>
              </w:divBdr>
            </w:div>
            <w:div w:id="855656015">
              <w:marLeft w:val="0"/>
              <w:marRight w:val="0"/>
              <w:marTop w:val="0"/>
              <w:marBottom w:val="0"/>
              <w:divBdr>
                <w:top w:val="none" w:sz="0" w:space="0" w:color="auto"/>
                <w:left w:val="none" w:sz="0" w:space="0" w:color="auto"/>
                <w:bottom w:val="none" w:sz="0" w:space="0" w:color="auto"/>
                <w:right w:val="none" w:sz="0" w:space="0" w:color="auto"/>
              </w:divBdr>
            </w:div>
            <w:div w:id="865338025">
              <w:marLeft w:val="0"/>
              <w:marRight w:val="0"/>
              <w:marTop w:val="0"/>
              <w:marBottom w:val="0"/>
              <w:divBdr>
                <w:top w:val="none" w:sz="0" w:space="0" w:color="auto"/>
                <w:left w:val="none" w:sz="0" w:space="0" w:color="auto"/>
                <w:bottom w:val="none" w:sz="0" w:space="0" w:color="auto"/>
                <w:right w:val="none" w:sz="0" w:space="0" w:color="auto"/>
              </w:divBdr>
            </w:div>
            <w:div w:id="868372601">
              <w:marLeft w:val="0"/>
              <w:marRight w:val="0"/>
              <w:marTop w:val="0"/>
              <w:marBottom w:val="0"/>
              <w:divBdr>
                <w:top w:val="none" w:sz="0" w:space="0" w:color="auto"/>
                <w:left w:val="none" w:sz="0" w:space="0" w:color="auto"/>
                <w:bottom w:val="none" w:sz="0" w:space="0" w:color="auto"/>
                <w:right w:val="none" w:sz="0" w:space="0" w:color="auto"/>
              </w:divBdr>
            </w:div>
            <w:div w:id="871842980">
              <w:marLeft w:val="0"/>
              <w:marRight w:val="0"/>
              <w:marTop w:val="0"/>
              <w:marBottom w:val="0"/>
              <w:divBdr>
                <w:top w:val="none" w:sz="0" w:space="0" w:color="auto"/>
                <w:left w:val="none" w:sz="0" w:space="0" w:color="auto"/>
                <w:bottom w:val="none" w:sz="0" w:space="0" w:color="auto"/>
                <w:right w:val="none" w:sz="0" w:space="0" w:color="auto"/>
              </w:divBdr>
            </w:div>
            <w:div w:id="874196511">
              <w:marLeft w:val="0"/>
              <w:marRight w:val="0"/>
              <w:marTop w:val="0"/>
              <w:marBottom w:val="0"/>
              <w:divBdr>
                <w:top w:val="none" w:sz="0" w:space="0" w:color="auto"/>
                <w:left w:val="none" w:sz="0" w:space="0" w:color="auto"/>
                <w:bottom w:val="none" w:sz="0" w:space="0" w:color="auto"/>
                <w:right w:val="none" w:sz="0" w:space="0" w:color="auto"/>
              </w:divBdr>
            </w:div>
            <w:div w:id="874659603">
              <w:marLeft w:val="0"/>
              <w:marRight w:val="0"/>
              <w:marTop w:val="0"/>
              <w:marBottom w:val="0"/>
              <w:divBdr>
                <w:top w:val="none" w:sz="0" w:space="0" w:color="auto"/>
                <w:left w:val="none" w:sz="0" w:space="0" w:color="auto"/>
                <w:bottom w:val="none" w:sz="0" w:space="0" w:color="auto"/>
                <w:right w:val="none" w:sz="0" w:space="0" w:color="auto"/>
              </w:divBdr>
            </w:div>
            <w:div w:id="878710785">
              <w:marLeft w:val="0"/>
              <w:marRight w:val="0"/>
              <w:marTop w:val="0"/>
              <w:marBottom w:val="0"/>
              <w:divBdr>
                <w:top w:val="none" w:sz="0" w:space="0" w:color="auto"/>
                <w:left w:val="none" w:sz="0" w:space="0" w:color="auto"/>
                <w:bottom w:val="none" w:sz="0" w:space="0" w:color="auto"/>
                <w:right w:val="none" w:sz="0" w:space="0" w:color="auto"/>
              </w:divBdr>
            </w:div>
            <w:div w:id="878931187">
              <w:marLeft w:val="0"/>
              <w:marRight w:val="0"/>
              <w:marTop w:val="0"/>
              <w:marBottom w:val="0"/>
              <w:divBdr>
                <w:top w:val="none" w:sz="0" w:space="0" w:color="auto"/>
                <w:left w:val="none" w:sz="0" w:space="0" w:color="auto"/>
                <w:bottom w:val="none" w:sz="0" w:space="0" w:color="auto"/>
                <w:right w:val="none" w:sz="0" w:space="0" w:color="auto"/>
              </w:divBdr>
            </w:div>
            <w:div w:id="878980471">
              <w:marLeft w:val="0"/>
              <w:marRight w:val="0"/>
              <w:marTop w:val="0"/>
              <w:marBottom w:val="0"/>
              <w:divBdr>
                <w:top w:val="none" w:sz="0" w:space="0" w:color="auto"/>
                <w:left w:val="none" w:sz="0" w:space="0" w:color="auto"/>
                <w:bottom w:val="none" w:sz="0" w:space="0" w:color="auto"/>
                <w:right w:val="none" w:sz="0" w:space="0" w:color="auto"/>
              </w:divBdr>
            </w:div>
            <w:div w:id="889420581">
              <w:marLeft w:val="0"/>
              <w:marRight w:val="0"/>
              <w:marTop w:val="0"/>
              <w:marBottom w:val="0"/>
              <w:divBdr>
                <w:top w:val="none" w:sz="0" w:space="0" w:color="auto"/>
                <w:left w:val="none" w:sz="0" w:space="0" w:color="auto"/>
                <w:bottom w:val="none" w:sz="0" w:space="0" w:color="auto"/>
                <w:right w:val="none" w:sz="0" w:space="0" w:color="auto"/>
              </w:divBdr>
            </w:div>
            <w:div w:id="889534555">
              <w:marLeft w:val="0"/>
              <w:marRight w:val="0"/>
              <w:marTop w:val="0"/>
              <w:marBottom w:val="0"/>
              <w:divBdr>
                <w:top w:val="none" w:sz="0" w:space="0" w:color="auto"/>
                <w:left w:val="none" w:sz="0" w:space="0" w:color="auto"/>
                <w:bottom w:val="none" w:sz="0" w:space="0" w:color="auto"/>
                <w:right w:val="none" w:sz="0" w:space="0" w:color="auto"/>
              </w:divBdr>
            </w:div>
            <w:div w:id="890767593">
              <w:marLeft w:val="0"/>
              <w:marRight w:val="0"/>
              <w:marTop w:val="0"/>
              <w:marBottom w:val="0"/>
              <w:divBdr>
                <w:top w:val="none" w:sz="0" w:space="0" w:color="auto"/>
                <w:left w:val="none" w:sz="0" w:space="0" w:color="auto"/>
                <w:bottom w:val="none" w:sz="0" w:space="0" w:color="auto"/>
                <w:right w:val="none" w:sz="0" w:space="0" w:color="auto"/>
              </w:divBdr>
            </w:div>
            <w:div w:id="895166748">
              <w:marLeft w:val="0"/>
              <w:marRight w:val="0"/>
              <w:marTop w:val="0"/>
              <w:marBottom w:val="0"/>
              <w:divBdr>
                <w:top w:val="none" w:sz="0" w:space="0" w:color="auto"/>
                <w:left w:val="none" w:sz="0" w:space="0" w:color="auto"/>
                <w:bottom w:val="none" w:sz="0" w:space="0" w:color="auto"/>
                <w:right w:val="none" w:sz="0" w:space="0" w:color="auto"/>
              </w:divBdr>
            </w:div>
            <w:div w:id="896011065">
              <w:marLeft w:val="0"/>
              <w:marRight w:val="0"/>
              <w:marTop w:val="0"/>
              <w:marBottom w:val="0"/>
              <w:divBdr>
                <w:top w:val="none" w:sz="0" w:space="0" w:color="auto"/>
                <w:left w:val="none" w:sz="0" w:space="0" w:color="auto"/>
                <w:bottom w:val="none" w:sz="0" w:space="0" w:color="auto"/>
                <w:right w:val="none" w:sz="0" w:space="0" w:color="auto"/>
              </w:divBdr>
            </w:div>
            <w:div w:id="896865031">
              <w:marLeft w:val="0"/>
              <w:marRight w:val="0"/>
              <w:marTop w:val="0"/>
              <w:marBottom w:val="0"/>
              <w:divBdr>
                <w:top w:val="none" w:sz="0" w:space="0" w:color="auto"/>
                <w:left w:val="none" w:sz="0" w:space="0" w:color="auto"/>
                <w:bottom w:val="none" w:sz="0" w:space="0" w:color="auto"/>
                <w:right w:val="none" w:sz="0" w:space="0" w:color="auto"/>
              </w:divBdr>
            </w:div>
            <w:div w:id="899482213">
              <w:marLeft w:val="0"/>
              <w:marRight w:val="0"/>
              <w:marTop w:val="0"/>
              <w:marBottom w:val="0"/>
              <w:divBdr>
                <w:top w:val="none" w:sz="0" w:space="0" w:color="auto"/>
                <w:left w:val="none" w:sz="0" w:space="0" w:color="auto"/>
                <w:bottom w:val="none" w:sz="0" w:space="0" w:color="auto"/>
                <w:right w:val="none" w:sz="0" w:space="0" w:color="auto"/>
              </w:divBdr>
            </w:div>
            <w:div w:id="907224389">
              <w:marLeft w:val="0"/>
              <w:marRight w:val="0"/>
              <w:marTop w:val="0"/>
              <w:marBottom w:val="0"/>
              <w:divBdr>
                <w:top w:val="none" w:sz="0" w:space="0" w:color="auto"/>
                <w:left w:val="none" w:sz="0" w:space="0" w:color="auto"/>
                <w:bottom w:val="none" w:sz="0" w:space="0" w:color="auto"/>
                <w:right w:val="none" w:sz="0" w:space="0" w:color="auto"/>
              </w:divBdr>
            </w:div>
            <w:div w:id="910191495">
              <w:marLeft w:val="0"/>
              <w:marRight w:val="0"/>
              <w:marTop w:val="0"/>
              <w:marBottom w:val="0"/>
              <w:divBdr>
                <w:top w:val="none" w:sz="0" w:space="0" w:color="auto"/>
                <w:left w:val="none" w:sz="0" w:space="0" w:color="auto"/>
                <w:bottom w:val="none" w:sz="0" w:space="0" w:color="auto"/>
                <w:right w:val="none" w:sz="0" w:space="0" w:color="auto"/>
              </w:divBdr>
            </w:div>
            <w:div w:id="915701639">
              <w:marLeft w:val="0"/>
              <w:marRight w:val="0"/>
              <w:marTop w:val="0"/>
              <w:marBottom w:val="0"/>
              <w:divBdr>
                <w:top w:val="none" w:sz="0" w:space="0" w:color="auto"/>
                <w:left w:val="none" w:sz="0" w:space="0" w:color="auto"/>
                <w:bottom w:val="none" w:sz="0" w:space="0" w:color="auto"/>
                <w:right w:val="none" w:sz="0" w:space="0" w:color="auto"/>
              </w:divBdr>
            </w:div>
            <w:div w:id="916480106">
              <w:marLeft w:val="0"/>
              <w:marRight w:val="0"/>
              <w:marTop w:val="0"/>
              <w:marBottom w:val="0"/>
              <w:divBdr>
                <w:top w:val="none" w:sz="0" w:space="0" w:color="auto"/>
                <w:left w:val="none" w:sz="0" w:space="0" w:color="auto"/>
                <w:bottom w:val="none" w:sz="0" w:space="0" w:color="auto"/>
                <w:right w:val="none" w:sz="0" w:space="0" w:color="auto"/>
              </w:divBdr>
            </w:div>
            <w:div w:id="916943368">
              <w:marLeft w:val="0"/>
              <w:marRight w:val="0"/>
              <w:marTop w:val="0"/>
              <w:marBottom w:val="0"/>
              <w:divBdr>
                <w:top w:val="none" w:sz="0" w:space="0" w:color="auto"/>
                <w:left w:val="none" w:sz="0" w:space="0" w:color="auto"/>
                <w:bottom w:val="none" w:sz="0" w:space="0" w:color="auto"/>
                <w:right w:val="none" w:sz="0" w:space="0" w:color="auto"/>
              </w:divBdr>
            </w:div>
            <w:div w:id="917635582">
              <w:marLeft w:val="0"/>
              <w:marRight w:val="0"/>
              <w:marTop w:val="0"/>
              <w:marBottom w:val="0"/>
              <w:divBdr>
                <w:top w:val="none" w:sz="0" w:space="0" w:color="auto"/>
                <w:left w:val="none" w:sz="0" w:space="0" w:color="auto"/>
                <w:bottom w:val="none" w:sz="0" w:space="0" w:color="auto"/>
                <w:right w:val="none" w:sz="0" w:space="0" w:color="auto"/>
              </w:divBdr>
            </w:div>
            <w:div w:id="919411752">
              <w:marLeft w:val="0"/>
              <w:marRight w:val="0"/>
              <w:marTop w:val="0"/>
              <w:marBottom w:val="0"/>
              <w:divBdr>
                <w:top w:val="none" w:sz="0" w:space="0" w:color="auto"/>
                <w:left w:val="none" w:sz="0" w:space="0" w:color="auto"/>
                <w:bottom w:val="none" w:sz="0" w:space="0" w:color="auto"/>
                <w:right w:val="none" w:sz="0" w:space="0" w:color="auto"/>
              </w:divBdr>
            </w:div>
            <w:div w:id="924265891">
              <w:marLeft w:val="0"/>
              <w:marRight w:val="0"/>
              <w:marTop w:val="0"/>
              <w:marBottom w:val="0"/>
              <w:divBdr>
                <w:top w:val="none" w:sz="0" w:space="0" w:color="auto"/>
                <w:left w:val="none" w:sz="0" w:space="0" w:color="auto"/>
                <w:bottom w:val="none" w:sz="0" w:space="0" w:color="auto"/>
                <w:right w:val="none" w:sz="0" w:space="0" w:color="auto"/>
              </w:divBdr>
            </w:div>
            <w:div w:id="926112952">
              <w:marLeft w:val="0"/>
              <w:marRight w:val="0"/>
              <w:marTop w:val="0"/>
              <w:marBottom w:val="0"/>
              <w:divBdr>
                <w:top w:val="none" w:sz="0" w:space="0" w:color="auto"/>
                <w:left w:val="none" w:sz="0" w:space="0" w:color="auto"/>
                <w:bottom w:val="none" w:sz="0" w:space="0" w:color="auto"/>
                <w:right w:val="none" w:sz="0" w:space="0" w:color="auto"/>
              </w:divBdr>
            </w:div>
            <w:div w:id="926302859">
              <w:marLeft w:val="0"/>
              <w:marRight w:val="0"/>
              <w:marTop w:val="0"/>
              <w:marBottom w:val="0"/>
              <w:divBdr>
                <w:top w:val="none" w:sz="0" w:space="0" w:color="auto"/>
                <w:left w:val="none" w:sz="0" w:space="0" w:color="auto"/>
                <w:bottom w:val="none" w:sz="0" w:space="0" w:color="auto"/>
                <w:right w:val="none" w:sz="0" w:space="0" w:color="auto"/>
              </w:divBdr>
            </w:div>
            <w:div w:id="927885779">
              <w:marLeft w:val="0"/>
              <w:marRight w:val="0"/>
              <w:marTop w:val="0"/>
              <w:marBottom w:val="0"/>
              <w:divBdr>
                <w:top w:val="none" w:sz="0" w:space="0" w:color="auto"/>
                <w:left w:val="none" w:sz="0" w:space="0" w:color="auto"/>
                <w:bottom w:val="none" w:sz="0" w:space="0" w:color="auto"/>
                <w:right w:val="none" w:sz="0" w:space="0" w:color="auto"/>
              </w:divBdr>
            </w:div>
            <w:div w:id="929267228">
              <w:marLeft w:val="0"/>
              <w:marRight w:val="0"/>
              <w:marTop w:val="0"/>
              <w:marBottom w:val="0"/>
              <w:divBdr>
                <w:top w:val="none" w:sz="0" w:space="0" w:color="auto"/>
                <w:left w:val="none" w:sz="0" w:space="0" w:color="auto"/>
                <w:bottom w:val="none" w:sz="0" w:space="0" w:color="auto"/>
                <w:right w:val="none" w:sz="0" w:space="0" w:color="auto"/>
              </w:divBdr>
            </w:div>
            <w:div w:id="933132303">
              <w:marLeft w:val="0"/>
              <w:marRight w:val="0"/>
              <w:marTop w:val="0"/>
              <w:marBottom w:val="0"/>
              <w:divBdr>
                <w:top w:val="none" w:sz="0" w:space="0" w:color="auto"/>
                <w:left w:val="none" w:sz="0" w:space="0" w:color="auto"/>
                <w:bottom w:val="none" w:sz="0" w:space="0" w:color="auto"/>
                <w:right w:val="none" w:sz="0" w:space="0" w:color="auto"/>
              </w:divBdr>
            </w:div>
            <w:div w:id="933630837">
              <w:marLeft w:val="0"/>
              <w:marRight w:val="0"/>
              <w:marTop w:val="0"/>
              <w:marBottom w:val="0"/>
              <w:divBdr>
                <w:top w:val="none" w:sz="0" w:space="0" w:color="auto"/>
                <w:left w:val="none" w:sz="0" w:space="0" w:color="auto"/>
                <w:bottom w:val="none" w:sz="0" w:space="0" w:color="auto"/>
                <w:right w:val="none" w:sz="0" w:space="0" w:color="auto"/>
              </w:divBdr>
            </w:div>
            <w:div w:id="937176259">
              <w:marLeft w:val="0"/>
              <w:marRight w:val="0"/>
              <w:marTop w:val="0"/>
              <w:marBottom w:val="0"/>
              <w:divBdr>
                <w:top w:val="none" w:sz="0" w:space="0" w:color="auto"/>
                <w:left w:val="none" w:sz="0" w:space="0" w:color="auto"/>
                <w:bottom w:val="none" w:sz="0" w:space="0" w:color="auto"/>
                <w:right w:val="none" w:sz="0" w:space="0" w:color="auto"/>
              </w:divBdr>
            </w:div>
            <w:div w:id="942343878">
              <w:marLeft w:val="0"/>
              <w:marRight w:val="0"/>
              <w:marTop w:val="0"/>
              <w:marBottom w:val="0"/>
              <w:divBdr>
                <w:top w:val="none" w:sz="0" w:space="0" w:color="auto"/>
                <w:left w:val="none" w:sz="0" w:space="0" w:color="auto"/>
                <w:bottom w:val="none" w:sz="0" w:space="0" w:color="auto"/>
                <w:right w:val="none" w:sz="0" w:space="0" w:color="auto"/>
              </w:divBdr>
            </w:div>
            <w:div w:id="942373065">
              <w:marLeft w:val="0"/>
              <w:marRight w:val="0"/>
              <w:marTop w:val="480"/>
              <w:marBottom w:val="0"/>
              <w:divBdr>
                <w:top w:val="single" w:sz="6" w:space="0" w:color="auto"/>
                <w:left w:val="single" w:sz="6" w:space="0" w:color="auto"/>
                <w:bottom w:val="single" w:sz="6" w:space="0" w:color="auto"/>
                <w:right w:val="single" w:sz="6" w:space="0" w:color="auto"/>
              </w:divBdr>
            </w:div>
            <w:div w:id="944465327">
              <w:marLeft w:val="0"/>
              <w:marRight w:val="0"/>
              <w:marTop w:val="0"/>
              <w:marBottom w:val="0"/>
              <w:divBdr>
                <w:top w:val="none" w:sz="0" w:space="0" w:color="auto"/>
                <w:left w:val="none" w:sz="0" w:space="0" w:color="auto"/>
                <w:bottom w:val="none" w:sz="0" w:space="0" w:color="auto"/>
                <w:right w:val="none" w:sz="0" w:space="0" w:color="auto"/>
              </w:divBdr>
            </w:div>
            <w:div w:id="947127733">
              <w:marLeft w:val="0"/>
              <w:marRight w:val="0"/>
              <w:marTop w:val="0"/>
              <w:marBottom w:val="0"/>
              <w:divBdr>
                <w:top w:val="none" w:sz="0" w:space="0" w:color="auto"/>
                <w:left w:val="none" w:sz="0" w:space="0" w:color="auto"/>
                <w:bottom w:val="none" w:sz="0" w:space="0" w:color="auto"/>
                <w:right w:val="none" w:sz="0" w:space="0" w:color="auto"/>
              </w:divBdr>
            </w:div>
            <w:div w:id="954211494">
              <w:marLeft w:val="0"/>
              <w:marRight w:val="0"/>
              <w:marTop w:val="0"/>
              <w:marBottom w:val="0"/>
              <w:divBdr>
                <w:top w:val="none" w:sz="0" w:space="0" w:color="auto"/>
                <w:left w:val="none" w:sz="0" w:space="0" w:color="auto"/>
                <w:bottom w:val="none" w:sz="0" w:space="0" w:color="auto"/>
                <w:right w:val="none" w:sz="0" w:space="0" w:color="auto"/>
              </w:divBdr>
            </w:div>
            <w:div w:id="965620174">
              <w:marLeft w:val="0"/>
              <w:marRight w:val="0"/>
              <w:marTop w:val="0"/>
              <w:marBottom w:val="0"/>
              <w:divBdr>
                <w:top w:val="none" w:sz="0" w:space="0" w:color="auto"/>
                <w:left w:val="none" w:sz="0" w:space="0" w:color="auto"/>
                <w:bottom w:val="none" w:sz="0" w:space="0" w:color="auto"/>
                <w:right w:val="none" w:sz="0" w:space="0" w:color="auto"/>
              </w:divBdr>
            </w:div>
            <w:div w:id="972951845">
              <w:marLeft w:val="0"/>
              <w:marRight w:val="0"/>
              <w:marTop w:val="0"/>
              <w:marBottom w:val="0"/>
              <w:divBdr>
                <w:top w:val="none" w:sz="0" w:space="0" w:color="auto"/>
                <w:left w:val="none" w:sz="0" w:space="0" w:color="auto"/>
                <w:bottom w:val="none" w:sz="0" w:space="0" w:color="auto"/>
                <w:right w:val="none" w:sz="0" w:space="0" w:color="auto"/>
              </w:divBdr>
            </w:div>
            <w:div w:id="973607623">
              <w:marLeft w:val="0"/>
              <w:marRight w:val="0"/>
              <w:marTop w:val="0"/>
              <w:marBottom w:val="0"/>
              <w:divBdr>
                <w:top w:val="none" w:sz="0" w:space="0" w:color="auto"/>
                <w:left w:val="none" w:sz="0" w:space="0" w:color="auto"/>
                <w:bottom w:val="none" w:sz="0" w:space="0" w:color="auto"/>
                <w:right w:val="none" w:sz="0" w:space="0" w:color="auto"/>
              </w:divBdr>
            </w:div>
            <w:div w:id="988242207">
              <w:marLeft w:val="0"/>
              <w:marRight w:val="0"/>
              <w:marTop w:val="0"/>
              <w:marBottom w:val="0"/>
              <w:divBdr>
                <w:top w:val="none" w:sz="0" w:space="0" w:color="auto"/>
                <w:left w:val="none" w:sz="0" w:space="0" w:color="auto"/>
                <w:bottom w:val="none" w:sz="0" w:space="0" w:color="auto"/>
                <w:right w:val="none" w:sz="0" w:space="0" w:color="auto"/>
              </w:divBdr>
            </w:div>
            <w:div w:id="997422644">
              <w:marLeft w:val="0"/>
              <w:marRight w:val="0"/>
              <w:marTop w:val="480"/>
              <w:marBottom w:val="0"/>
              <w:divBdr>
                <w:top w:val="single" w:sz="6" w:space="0" w:color="auto"/>
                <w:left w:val="single" w:sz="6" w:space="0" w:color="auto"/>
                <w:bottom w:val="single" w:sz="6" w:space="0" w:color="auto"/>
                <w:right w:val="single" w:sz="6" w:space="0" w:color="auto"/>
              </w:divBdr>
            </w:div>
            <w:div w:id="997685880">
              <w:marLeft w:val="0"/>
              <w:marRight w:val="0"/>
              <w:marTop w:val="0"/>
              <w:marBottom w:val="0"/>
              <w:divBdr>
                <w:top w:val="none" w:sz="0" w:space="0" w:color="auto"/>
                <w:left w:val="none" w:sz="0" w:space="0" w:color="auto"/>
                <w:bottom w:val="none" w:sz="0" w:space="0" w:color="auto"/>
                <w:right w:val="none" w:sz="0" w:space="0" w:color="auto"/>
              </w:divBdr>
            </w:div>
            <w:div w:id="998582564">
              <w:marLeft w:val="0"/>
              <w:marRight w:val="0"/>
              <w:marTop w:val="0"/>
              <w:marBottom w:val="0"/>
              <w:divBdr>
                <w:top w:val="none" w:sz="0" w:space="0" w:color="auto"/>
                <w:left w:val="none" w:sz="0" w:space="0" w:color="auto"/>
                <w:bottom w:val="none" w:sz="0" w:space="0" w:color="auto"/>
                <w:right w:val="none" w:sz="0" w:space="0" w:color="auto"/>
              </w:divBdr>
            </w:div>
            <w:div w:id="1000498981">
              <w:marLeft w:val="0"/>
              <w:marRight w:val="0"/>
              <w:marTop w:val="0"/>
              <w:marBottom w:val="0"/>
              <w:divBdr>
                <w:top w:val="none" w:sz="0" w:space="0" w:color="auto"/>
                <w:left w:val="none" w:sz="0" w:space="0" w:color="auto"/>
                <w:bottom w:val="none" w:sz="0" w:space="0" w:color="auto"/>
                <w:right w:val="none" w:sz="0" w:space="0" w:color="auto"/>
              </w:divBdr>
            </w:div>
            <w:div w:id="1006860114">
              <w:marLeft w:val="0"/>
              <w:marRight w:val="0"/>
              <w:marTop w:val="0"/>
              <w:marBottom w:val="0"/>
              <w:divBdr>
                <w:top w:val="none" w:sz="0" w:space="0" w:color="auto"/>
                <w:left w:val="none" w:sz="0" w:space="0" w:color="auto"/>
                <w:bottom w:val="none" w:sz="0" w:space="0" w:color="auto"/>
                <w:right w:val="none" w:sz="0" w:space="0" w:color="auto"/>
              </w:divBdr>
            </w:div>
            <w:div w:id="1011949013">
              <w:marLeft w:val="0"/>
              <w:marRight w:val="0"/>
              <w:marTop w:val="0"/>
              <w:marBottom w:val="0"/>
              <w:divBdr>
                <w:top w:val="none" w:sz="0" w:space="0" w:color="auto"/>
                <w:left w:val="none" w:sz="0" w:space="0" w:color="auto"/>
                <w:bottom w:val="none" w:sz="0" w:space="0" w:color="auto"/>
                <w:right w:val="none" w:sz="0" w:space="0" w:color="auto"/>
              </w:divBdr>
            </w:div>
            <w:div w:id="1011949325">
              <w:marLeft w:val="0"/>
              <w:marRight w:val="0"/>
              <w:marTop w:val="0"/>
              <w:marBottom w:val="0"/>
              <w:divBdr>
                <w:top w:val="none" w:sz="0" w:space="0" w:color="auto"/>
                <w:left w:val="none" w:sz="0" w:space="0" w:color="auto"/>
                <w:bottom w:val="none" w:sz="0" w:space="0" w:color="auto"/>
                <w:right w:val="none" w:sz="0" w:space="0" w:color="auto"/>
              </w:divBdr>
            </w:div>
            <w:div w:id="1013533137">
              <w:marLeft w:val="0"/>
              <w:marRight w:val="0"/>
              <w:marTop w:val="0"/>
              <w:marBottom w:val="0"/>
              <w:divBdr>
                <w:top w:val="none" w:sz="0" w:space="0" w:color="auto"/>
                <w:left w:val="none" w:sz="0" w:space="0" w:color="auto"/>
                <w:bottom w:val="none" w:sz="0" w:space="0" w:color="auto"/>
                <w:right w:val="none" w:sz="0" w:space="0" w:color="auto"/>
              </w:divBdr>
            </w:div>
            <w:div w:id="1016158175">
              <w:marLeft w:val="0"/>
              <w:marRight w:val="0"/>
              <w:marTop w:val="0"/>
              <w:marBottom w:val="0"/>
              <w:divBdr>
                <w:top w:val="none" w:sz="0" w:space="0" w:color="auto"/>
                <w:left w:val="none" w:sz="0" w:space="0" w:color="auto"/>
                <w:bottom w:val="none" w:sz="0" w:space="0" w:color="auto"/>
                <w:right w:val="none" w:sz="0" w:space="0" w:color="auto"/>
              </w:divBdr>
            </w:div>
            <w:div w:id="1017459785">
              <w:marLeft w:val="0"/>
              <w:marRight w:val="0"/>
              <w:marTop w:val="0"/>
              <w:marBottom w:val="0"/>
              <w:divBdr>
                <w:top w:val="none" w:sz="0" w:space="0" w:color="auto"/>
                <w:left w:val="none" w:sz="0" w:space="0" w:color="auto"/>
                <w:bottom w:val="none" w:sz="0" w:space="0" w:color="auto"/>
                <w:right w:val="none" w:sz="0" w:space="0" w:color="auto"/>
              </w:divBdr>
            </w:div>
            <w:div w:id="1018123496">
              <w:marLeft w:val="0"/>
              <w:marRight w:val="0"/>
              <w:marTop w:val="0"/>
              <w:marBottom w:val="0"/>
              <w:divBdr>
                <w:top w:val="none" w:sz="0" w:space="0" w:color="auto"/>
                <w:left w:val="none" w:sz="0" w:space="0" w:color="auto"/>
                <w:bottom w:val="none" w:sz="0" w:space="0" w:color="auto"/>
                <w:right w:val="none" w:sz="0" w:space="0" w:color="auto"/>
              </w:divBdr>
            </w:div>
            <w:div w:id="1018237881">
              <w:marLeft w:val="0"/>
              <w:marRight w:val="0"/>
              <w:marTop w:val="0"/>
              <w:marBottom w:val="0"/>
              <w:divBdr>
                <w:top w:val="none" w:sz="0" w:space="0" w:color="auto"/>
                <w:left w:val="none" w:sz="0" w:space="0" w:color="auto"/>
                <w:bottom w:val="none" w:sz="0" w:space="0" w:color="auto"/>
                <w:right w:val="none" w:sz="0" w:space="0" w:color="auto"/>
              </w:divBdr>
            </w:div>
            <w:div w:id="1020744583">
              <w:marLeft w:val="0"/>
              <w:marRight w:val="0"/>
              <w:marTop w:val="480"/>
              <w:marBottom w:val="0"/>
              <w:divBdr>
                <w:top w:val="single" w:sz="6" w:space="0" w:color="auto"/>
                <w:left w:val="single" w:sz="6" w:space="0" w:color="auto"/>
                <w:bottom w:val="single" w:sz="6" w:space="0" w:color="auto"/>
                <w:right w:val="single" w:sz="6" w:space="0" w:color="auto"/>
              </w:divBdr>
            </w:div>
            <w:div w:id="1021249361">
              <w:marLeft w:val="0"/>
              <w:marRight w:val="0"/>
              <w:marTop w:val="0"/>
              <w:marBottom w:val="0"/>
              <w:divBdr>
                <w:top w:val="none" w:sz="0" w:space="0" w:color="auto"/>
                <w:left w:val="none" w:sz="0" w:space="0" w:color="auto"/>
                <w:bottom w:val="none" w:sz="0" w:space="0" w:color="auto"/>
                <w:right w:val="none" w:sz="0" w:space="0" w:color="auto"/>
              </w:divBdr>
            </w:div>
            <w:div w:id="1022824113">
              <w:marLeft w:val="0"/>
              <w:marRight w:val="0"/>
              <w:marTop w:val="0"/>
              <w:marBottom w:val="0"/>
              <w:divBdr>
                <w:top w:val="none" w:sz="0" w:space="0" w:color="auto"/>
                <w:left w:val="none" w:sz="0" w:space="0" w:color="auto"/>
                <w:bottom w:val="none" w:sz="0" w:space="0" w:color="auto"/>
                <w:right w:val="none" w:sz="0" w:space="0" w:color="auto"/>
              </w:divBdr>
            </w:div>
            <w:div w:id="1027215646">
              <w:marLeft w:val="0"/>
              <w:marRight w:val="0"/>
              <w:marTop w:val="0"/>
              <w:marBottom w:val="0"/>
              <w:divBdr>
                <w:top w:val="none" w:sz="0" w:space="0" w:color="auto"/>
                <w:left w:val="none" w:sz="0" w:space="0" w:color="auto"/>
                <w:bottom w:val="none" w:sz="0" w:space="0" w:color="auto"/>
                <w:right w:val="none" w:sz="0" w:space="0" w:color="auto"/>
              </w:divBdr>
            </w:div>
            <w:div w:id="1027490726">
              <w:marLeft w:val="0"/>
              <w:marRight w:val="0"/>
              <w:marTop w:val="0"/>
              <w:marBottom w:val="0"/>
              <w:divBdr>
                <w:top w:val="none" w:sz="0" w:space="0" w:color="auto"/>
                <w:left w:val="none" w:sz="0" w:space="0" w:color="auto"/>
                <w:bottom w:val="none" w:sz="0" w:space="0" w:color="auto"/>
                <w:right w:val="none" w:sz="0" w:space="0" w:color="auto"/>
              </w:divBdr>
            </w:div>
            <w:div w:id="1028674860">
              <w:marLeft w:val="0"/>
              <w:marRight w:val="0"/>
              <w:marTop w:val="0"/>
              <w:marBottom w:val="0"/>
              <w:divBdr>
                <w:top w:val="none" w:sz="0" w:space="0" w:color="auto"/>
                <w:left w:val="none" w:sz="0" w:space="0" w:color="auto"/>
                <w:bottom w:val="none" w:sz="0" w:space="0" w:color="auto"/>
                <w:right w:val="none" w:sz="0" w:space="0" w:color="auto"/>
              </w:divBdr>
            </w:div>
            <w:div w:id="1029524194">
              <w:marLeft w:val="0"/>
              <w:marRight w:val="0"/>
              <w:marTop w:val="0"/>
              <w:marBottom w:val="0"/>
              <w:divBdr>
                <w:top w:val="none" w:sz="0" w:space="0" w:color="auto"/>
                <w:left w:val="none" w:sz="0" w:space="0" w:color="auto"/>
                <w:bottom w:val="none" w:sz="0" w:space="0" w:color="auto"/>
                <w:right w:val="none" w:sz="0" w:space="0" w:color="auto"/>
              </w:divBdr>
            </w:div>
            <w:div w:id="1038898970">
              <w:marLeft w:val="0"/>
              <w:marRight w:val="0"/>
              <w:marTop w:val="0"/>
              <w:marBottom w:val="0"/>
              <w:divBdr>
                <w:top w:val="none" w:sz="0" w:space="0" w:color="auto"/>
                <w:left w:val="none" w:sz="0" w:space="0" w:color="auto"/>
                <w:bottom w:val="none" w:sz="0" w:space="0" w:color="auto"/>
                <w:right w:val="none" w:sz="0" w:space="0" w:color="auto"/>
              </w:divBdr>
            </w:div>
            <w:div w:id="1043559621">
              <w:marLeft w:val="0"/>
              <w:marRight w:val="0"/>
              <w:marTop w:val="0"/>
              <w:marBottom w:val="0"/>
              <w:divBdr>
                <w:top w:val="none" w:sz="0" w:space="0" w:color="auto"/>
                <w:left w:val="none" w:sz="0" w:space="0" w:color="auto"/>
                <w:bottom w:val="none" w:sz="0" w:space="0" w:color="auto"/>
                <w:right w:val="none" w:sz="0" w:space="0" w:color="auto"/>
              </w:divBdr>
            </w:div>
            <w:div w:id="1043871916">
              <w:marLeft w:val="0"/>
              <w:marRight w:val="0"/>
              <w:marTop w:val="0"/>
              <w:marBottom w:val="0"/>
              <w:divBdr>
                <w:top w:val="none" w:sz="0" w:space="0" w:color="auto"/>
                <w:left w:val="none" w:sz="0" w:space="0" w:color="auto"/>
                <w:bottom w:val="none" w:sz="0" w:space="0" w:color="auto"/>
                <w:right w:val="none" w:sz="0" w:space="0" w:color="auto"/>
              </w:divBdr>
            </w:div>
            <w:div w:id="1048265191">
              <w:marLeft w:val="0"/>
              <w:marRight w:val="0"/>
              <w:marTop w:val="0"/>
              <w:marBottom w:val="0"/>
              <w:divBdr>
                <w:top w:val="none" w:sz="0" w:space="0" w:color="auto"/>
                <w:left w:val="none" w:sz="0" w:space="0" w:color="auto"/>
                <w:bottom w:val="none" w:sz="0" w:space="0" w:color="auto"/>
                <w:right w:val="none" w:sz="0" w:space="0" w:color="auto"/>
              </w:divBdr>
            </w:div>
            <w:div w:id="1048526580">
              <w:marLeft w:val="0"/>
              <w:marRight w:val="0"/>
              <w:marTop w:val="0"/>
              <w:marBottom w:val="0"/>
              <w:divBdr>
                <w:top w:val="none" w:sz="0" w:space="0" w:color="auto"/>
                <w:left w:val="none" w:sz="0" w:space="0" w:color="auto"/>
                <w:bottom w:val="none" w:sz="0" w:space="0" w:color="auto"/>
                <w:right w:val="none" w:sz="0" w:space="0" w:color="auto"/>
              </w:divBdr>
            </w:div>
            <w:div w:id="1050420623">
              <w:marLeft w:val="0"/>
              <w:marRight w:val="0"/>
              <w:marTop w:val="0"/>
              <w:marBottom w:val="0"/>
              <w:divBdr>
                <w:top w:val="none" w:sz="0" w:space="0" w:color="auto"/>
                <w:left w:val="none" w:sz="0" w:space="0" w:color="auto"/>
                <w:bottom w:val="none" w:sz="0" w:space="0" w:color="auto"/>
                <w:right w:val="none" w:sz="0" w:space="0" w:color="auto"/>
              </w:divBdr>
            </w:div>
            <w:div w:id="1051733285">
              <w:marLeft w:val="0"/>
              <w:marRight w:val="0"/>
              <w:marTop w:val="0"/>
              <w:marBottom w:val="0"/>
              <w:divBdr>
                <w:top w:val="none" w:sz="0" w:space="0" w:color="auto"/>
                <w:left w:val="none" w:sz="0" w:space="0" w:color="auto"/>
                <w:bottom w:val="none" w:sz="0" w:space="0" w:color="auto"/>
                <w:right w:val="none" w:sz="0" w:space="0" w:color="auto"/>
              </w:divBdr>
            </w:div>
            <w:div w:id="1056660894">
              <w:marLeft w:val="0"/>
              <w:marRight w:val="0"/>
              <w:marTop w:val="0"/>
              <w:marBottom w:val="0"/>
              <w:divBdr>
                <w:top w:val="none" w:sz="0" w:space="0" w:color="auto"/>
                <w:left w:val="none" w:sz="0" w:space="0" w:color="auto"/>
                <w:bottom w:val="none" w:sz="0" w:space="0" w:color="auto"/>
                <w:right w:val="none" w:sz="0" w:space="0" w:color="auto"/>
              </w:divBdr>
            </w:div>
            <w:div w:id="1058358227">
              <w:marLeft w:val="0"/>
              <w:marRight w:val="0"/>
              <w:marTop w:val="0"/>
              <w:marBottom w:val="0"/>
              <w:divBdr>
                <w:top w:val="none" w:sz="0" w:space="0" w:color="auto"/>
                <w:left w:val="none" w:sz="0" w:space="0" w:color="auto"/>
                <w:bottom w:val="none" w:sz="0" w:space="0" w:color="auto"/>
                <w:right w:val="none" w:sz="0" w:space="0" w:color="auto"/>
              </w:divBdr>
            </w:div>
            <w:div w:id="1060400855">
              <w:marLeft w:val="0"/>
              <w:marRight w:val="0"/>
              <w:marTop w:val="0"/>
              <w:marBottom w:val="0"/>
              <w:divBdr>
                <w:top w:val="none" w:sz="0" w:space="0" w:color="auto"/>
                <w:left w:val="none" w:sz="0" w:space="0" w:color="auto"/>
                <w:bottom w:val="none" w:sz="0" w:space="0" w:color="auto"/>
                <w:right w:val="none" w:sz="0" w:space="0" w:color="auto"/>
              </w:divBdr>
            </w:div>
            <w:div w:id="1060592051">
              <w:marLeft w:val="0"/>
              <w:marRight w:val="0"/>
              <w:marTop w:val="0"/>
              <w:marBottom w:val="0"/>
              <w:divBdr>
                <w:top w:val="none" w:sz="0" w:space="0" w:color="auto"/>
                <w:left w:val="none" w:sz="0" w:space="0" w:color="auto"/>
                <w:bottom w:val="none" w:sz="0" w:space="0" w:color="auto"/>
                <w:right w:val="none" w:sz="0" w:space="0" w:color="auto"/>
              </w:divBdr>
            </w:div>
            <w:div w:id="1061103644">
              <w:marLeft w:val="0"/>
              <w:marRight w:val="0"/>
              <w:marTop w:val="0"/>
              <w:marBottom w:val="0"/>
              <w:divBdr>
                <w:top w:val="none" w:sz="0" w:space="0" w:color="auto"/>
                <w:left w:val="none" w:sz="0" w:space="0" w:color="auto"/>
                <w:bottom w:val="none" w:sz="0" w:space="0" w:color="auto"/>
                <w:right w:val="none" w:sz="0" w:space="0" w:color="auto"/>
              </w:divBdr>
            </w:div>
            <w:div w:id="1068918950">
              <w:marLeft w:val="0"/>
              <w:marRight w:val="0"/>
              <w:marTop w:val="0"/>
              <w:marBottom w:val="0"/>
              <w:divBdr>
                <w:top w:val="none" w:sz="0" w:space="0" w:color="auto"/>
                <w:left w:val="none" w:sz="0" w:space="0" w:color="auto"/>
                <w:bottom w:val="none" w:sz="0" w:space="0" w:color="auto"/>
                <w:right w:val="none" w:sz="0" w:space="0" w:color="auto"/>
              </w:divBdr>
            </w:div>
            <w:div w:id="1070814305">
              <w:marLeft w:val="0"/>
              <w:marRight w:val="0"/>
              <w:marTop w:val="0"/>
              <w:marBottom w:val="0"/>
              <w:divBdr>
                <w:top w:val="none" w:sz="0" w:space="0" w:color="auto"/>
                <w:left w:val="none" w:sz="0" w:space="0" w:color="auto"/>
                <w:bottom w:val="none" w:sz="0" w:space="0" w:color="auto"/>
                <w:right w:val="none" w:sz="0" w:space="0" w:color="auto"/>
              </w:divBdr>
            </w:div>
            <w:div w:id="1072700556">
              <w:marLeft w:val="0"/>
              <w:marRight w:val="0"/>
              <w:marTop w:val="0"/>
              <w:marBottom w:val="0"/>
              <w:divBdr>
                <w:top w:val="none" w:sz="0" w:space="0" w:color="auto"/>
                <w:left w:val="none" w:sz="0" w:space="0" w:color="auto"/>
                <w:bottom w:val="none" w:sz="0" w:space="0" w:color="auto"/>
                <w:right w:val="none" w:sz="0" w:space="0" w:color="auto"/>
              </w:divBdr>
            </w:div>
            <w:div w:id="1073770193">
              <w:marLeft w:val="0"/>
              <w:marRight w:val="0"/>
              <w:marTop w:val="0"/>
              <w:marBottom w:val="0"/>
              <w:divBdr>
                <w:top w:val="none" w:sz="0" w:space="0" w:color="auto"/>
                <w:left w:val="none" w:sz="0" w:space="0" w:color="auto"/>
                <w:bottom w:val="none" w:sz="0" w:space="0" w:color="auto"/>
                <w:right w:val="none" w:sz="0" w:space="0" w:color="auto"/>
              </w:divBdr>
            </w:div>
            <w:div w:id="1081027330">
              <w:marLeft w:val="0"/>
              <w:marRight w:val="0"/>
              <w:marTop w:val="480"/>
              <w:marBottom w:val="0"/>
              <w:divBdr>
                <w:top w:val="single" w:sz="6" w:space="0" w:color="auto"/>
                <w:left w:val="single" w:sz="6" w:space="0" w:color="auto"/>
                <w:bottom w:val="single" w:sz="6" w:space="0" w:color="auto"/>
                <w:right w:val="single" w:sz="6" w:space="0" w:color="auto"/>
              </w:divBdr>
            </w:div>
            <w:div w:id="1082138784">
              <w:marLeft w:val="0"/>
              <w:marRight w:val="0"/>
              <w:marTop w:val="0"/>
              <w:marBottom w:val="0"/>
              <w:divBdr>
                <w:top w:val="none" w:sz="0" w:space="0" w:color="auto"/>
                <w:left w:val="none" w:sz="0" w:space="0" w:color="auto"/>
                <w:bottom w:val="none" w:sz="0" w:space="0" w:color="auto"/>
                <w:right w:val="none" w:sz="0" w:space="0" w:color="auto"/>
              </w:divBdr>
            </w:div>
            <w:div w:id="1089741319">
              <w:marLeft w:val="0"/>
              <w:marRight w:val="0"/>
              <w:marTop w:val="480"/>
              <w:marBottom w:val="0"/>
              <w:divBdr>
                <w:top w:val="single" w:sz="6" w:space="0" w:color="auto"/>
                <w:left w:val="single" w:sz="6" w:space="0" w:color="auto"/>
                <w:bottom w:val="single" w:sz="6" w:space="0" w:color="auto"/>
                <w:right w:val="single" w:sz="6" w:space="0" w:color="auto"/>
              </w:divBdr>
            </w:div>
            <w:div w:id="1092512197">
              <w:marLeft w:val="0"/>
              <w:marRight w:val="0"/>
              <w:marTop w:val="0"/>
              <w:marBottom w:val="0"/>
              <w:divBdr>
                <w:top w:val="none" w:sz="0" w:space="0" w:color="auto"/>
                <w:left w:val="none" w:sz="0" w:space="0" w:color="auto"/>
                <w:bottom w:val="none" w:sz="0" w:space="0" w:color="auto"/>
                <w:right w:val="none" w:sz="0" w:space="0" w:color="auto"/>
              </w:divBdr>
            </w:div>
            <w:div w:id="1093866734">
              <w:marLeft w:val="0"/>
              <w:marRight w:val="0"/>
              <w:marTop w:val="0"/>
              <w:marBottom w:val="0"/>
              <w:divBdr>
                <w:top w:val="none" w:sz="0" w:space="0" w:color="auto"/>
                <w:left w:val="none" w:sz="0" w:space="0" w:color="auto"/>
                <w:bottom w:val="none" w:sz="0" w:space="0" w:color="auto"/>
                <w:right w:val="none" w:sz="0" w:space="0" w:color="auto"/>
              </w:divBdr>
            </w:div>
            <w:div w:id="1106653678">
              <w:marLeft w:val="0"/>
              <w:marRight w:val="0"/>
              <w:marTop w:val="0"/>
              <w:marBottom w:val="0"/>
              <w:divBdr>
                <w:top w:val="none" w:sz="0" w:space="0" w:color="auto"/>
                <w:left w:val="none" w:sz="0" w:space="0" w:color="auto"/>
                <w:bottom w:val="none" w:sz="0" w:space="0" w:color="auto"/>
                <w:right w:val="none" w:sz="0" w:space="0" w:color="auto"/>
              </w:divBdr>
            </w:div>
            <w:div w:id="1108042961">
              <w:marLeft w:val="0"/>
              <w:marRight w:val="0"/>
              <w:marTop w:val="0"/>
              <w:marBottom w:val="0"/>
              <w:divBdr>
                <w:top w:val="none" w:sz="0" w:space="0" w:color="auto"/>
                <w:left w:val="none" w:sz="0" w:space="0" w:color="auto"/>
                <w:bottom w:val="none" w:sz="0" w:space="0" w:color="auto"/>
                <w:right w:val="none" w:sz="0" w:space="0" w:color="auto"/>
              </w:divBdr>
            </w:div>
            <w:div w:id="1115948393">
              <w:marLeft w:val="0"/>
              <w:marRight w:val="0"/>
              <w:marTop w:val="0"/>
              <w:marBottom w:val="0"/>
              <w:divBdr>
                <w:top w:val="none" w:sz="0" w:space="0" w:color="auto"/>
                <w:left w:val="none" w:sz="0" w:space="0" w:color="auto"/>
                <w:bottom w:val="none" w:sz="0" w:space="0" w:color="auto"/>
                <w:right w:val="none" w:sz="0" w:space="0" w:color="auto"/>
              </w:divBdr>
            </w:div>
            <w:div w:id="1118908554">
              <w:marLeft w:val="0"/>
              <w:marRight w:val="0"/>
              <w:marTop w:val="0"/>
              <w:marBottom w:val="0"/>
              <w:divBdr>
                <w:top w:val="none" w:sz="0" w:space="0" w:color="auto"/>
                <w:left w:val="none" w:sz="0" w:space="0" w:color="auto"/>
                <w:bottom w:val="none" w:sz="0" w:space="0" w:color="auto"/>
                <w:right w:val="none" w:sz="0" w:space="0" w:color="auto"/>
              </w:divBdr>
            </w:div>
            <w:div w:id="1125348261">
              <w:marLeft w:val="0"/>
              <w:marRight w:val="0"/>
              <w:marTop w:val="0"/>
              <w:marBottom w:val="0"/>
              <w:divBdr>
                <w:top w:val="none" w:sz="0" w:space="0" w:color="auto"/>
                <w:left w:val="none" w:sz="0" w:space="0" w:color="auto"/>
                <w:bottom w:val="none" w:sz="0" w:space="0" w:color="auto"/>
                <w:right w:val="none" w:sz="0" w:space="0" w:color="auto"/>
              </w:divBdr>
            </w:div>
            <w:div w:id="1130592244">
              <w:marLeft w:val="0"/>
              <w:marRight w:val="0"/>
              <w:marTop w:val="0"/>
              <w:marBottom w:val="0"/>
              <w:divBdr>
                <w:top w:val="none" w:sz="0" w:space="0" w:color="auto"/>
                <w:left w:val="none" w:sz="0" w:space="0" w:color="auto"/>
                <w:bottom w:val="none" w:sz="0" w:space="0" w:color="auto"/>
                <w:right w:val="none" w:sz="0" w:space="0" w:color="auto"/>
              </w:divBdr>
            </w:div>
            <w:div w:id="1144470404">
              <w:marLeft w:val="0"/>
              <w:marRight w:val="0"/>
              <w:marTop w:val="0"/>
              <w:marBottom w:val="0"/>
              <w:divBdr>
                <w:top w:val="none" w:sz="0" w:space="0" w:color="auto"/>
                <w:left w:val="none" w:sz="0" w:space="0" w:color="auto"/>
                <w:bottom w:val="none" w:sz="0" w:space="0" w:color="auto"/>
                <w:right w:val="none" w:sz="0" w:space="0" w:color="auto"/>
              </w:divBdr>
            </w:div>
            <w:div w:id="1144783833">
              <w:marLeft w:val="0"/>
              <w:marRight w:val="0"/>
              <w:marTop w:val="0"/>
              <w:marBottom w:val="0"/>
              <w:divBdr>
                <w:top w:val="none" w:sz="0" w:space="0" w:color="auto"/>
                <w:left w:val="none" w:sz="0" w:space="0" w:color="auto"/>
                <w:bottom w:val="none" w:sz="0" w:space="0" w:color="auto"/>
                <w:right w:val="none" w:sz="0" w:space="0" w:color="auto"/>
              </w:divBdr>
            </w:div>
            <w:div w:id="1146510427">
              <w:marLeft w:val="0"/>
              <w:marRight w:val="0"/>
              <w:marTop w:val="0"/>
              <w:marBottom w:val="0"/>
              <w:divBdr>
                <w:top w:val="none" w:sz="0" w:space="0" w:color="auto"/>
                <w:left w:val="none" w:sz="0" w:space="0" w:color="auto"/>
                <w:bottom w:val="none" w:sz="0" w:space="0" w:color="auto"/>
                <w:right w:val="none" w:sz="0" w:space="0" w:color="auto"/>
              </w:divBdr>
            </w:div>
            <w:div w:id="1146818812">
              <w:marLeft w:val="0"/>
              <w:marRight w:val="0"/>
              <w:marTop w:val="0"/>
              <w:marBottom w:val="0"/>
              <w:divBdr>
                <w:top w:val="none" w:sz="0" w:space="0" w:color="auto"/>
                <w:left w:val="none" w:sz="0" w:space="0" w:color="auto"/>
                <w:bottom w:val="none" w:sz="0" w:space="0" w:color="auto"/>
                <w:right w:val="none" w:sz="0" w:space="0" w:color="auto"/>
              </w:divBdr>
            </w:div>
            <w:div w:id="1148131708">
              <w:marLeft w:val="0"/>
              <w:marRight w:val="0"/>
              <w:marTop w:val="0"/>
              <w:marBottom w:val="0"/>
              <w:divBdr>
                <w:top w:val="none" w:sz="0" w:space="0" w:color="auto"/>
                <w:left w:val="none" w:sz="0" w:space="0" w:color="auto"/>
                <w:bottom w:val="none" w:sz="0" w:space="0" w:color="auto"/>
                <w:right w:val="none" w:sz="0" w:space="0" w:color="auto"/>
              </w:divBdr>
            </w:div>
            <w:div w:id="1149633141">
              <w:marLeft w:val="0"/>
              <w:marRight w:val="0"/>
              <w:marTop w:val="0"/>
              <w:marBottom w:val="0"/>
              <w:divBdr>
                <w:top w:val="none" w:sz="0" w:space="0" w:color="auto"/>
                <w:left w:val="none" w:sz="0" w:space="0" w:color="auto"/>
                <w:bottom w:val="none" w:sz="0" w:space="0" w:color="auto"/>
                <w:right w:val="none" w:sz="0" w:space="0" w:color="auto"/>
              </w:divBdr>
            </w:div>
            <w:div w:id="1152024078">
              <w:marLeft w:val="0"/>
              <w:marRight w:val="0"/>
              <w:marTop w:val="0"/>
              <w:marBottom w:val="0"/>
              <w:divBdr>
                <w:top w:val="none" w:sz="0" w:space="0" w:color="auto"/>
                <w:left w:val="none" w:sz="0" w:space="0" w:color="auto"/>
                <w:bottom w:val="none" w:sz="0" w:space="0" w:color="auto"/>
                <w:right w:val="none" w:sz="0" w:space="0" w:color="auto"/>
              </w:divBdr>
            </w:div>
            <w:div w:id="1155029032">
              <w:marLeft w:val="0"/>
              <w:marRight w:val="0"/>
              <w:marTop w:val="0"/>
              <w:marBottom w:val="0"/>
              <w:divBdr>
                <w:top w:val="none" w:sz="0" w:space="0" w:color="auto"/>
                <w:left w:val="none" w:sz="0" w:space="0" w:color="auto"/>
                <w:bottom w:val="none" w:sz="0" w:space="0" w:color="auto"/>
                <w:right w:val="none" w:sz="0" w:space="0" w:color="auto"/>
              </w:divBdr>
            </w:div>
            <w:div w:id="1155953644">
              <w:marLeft w:val="0"/>
              <w:marRight w:val="0"/>
              <w:marTop w:val="0"/>
              <w:marBottom w:val="0"/>
              <w:divBdr>
                <w:top w:val="none" w:sz="0" w:space="0" w:color="auto"/>
                <w:left w:val="none" w:sz="0" w:space="0" w:color="auto"/>
                <w:bottom w:val="none" w:sz="0" w:space="0" w:color="auto"/>
                <w:right w:val="none" w:sz="0" w:space="0" w:color="auto"/>
              </w:divBdr>
            </w:div>
            <w:div w:id="1156260598">
              <w:marLeft w:val="0"/>
              <w:marRight w:val="0"/>
              <w:marTop w:val="0"/>
              <w:marBottom w:val="0"/>
              <w:divBdr>
                <w:top w:val="none" w:sz="0" w:space="0" w:color="auto"/>
                <w:left w:val="none" w:sz="0" w:space="0" w:color="auto"/>
                <w:bottom w:val="none" w:sz="0" w:space="0" w:color="auto"/>
                <w:right w:val="none" w:sz="0" w:space="0" w:color="auto"/>
              </w:divBdr>
            </w:div>
            <w:div w:id="1157068675">
              <w:marLeft w:val="0"/>
              <w:marRight w:val="0"/>
              <w:marTop w:val="0"/>
              <w:marBottom w:val="0"/>
              <w:divBdr>
                <w:top w:val="none" w:sz="0" w:space="0" w:color="auto"/>
                <w:left w:val="none" w:sz="0" w:space="0" w:color="auto"/>
                <w:bottom w:val="none" w:sz="0" w:space="0" w:color="auto"/>
                <w:right w:val="none" w:sz="0" w:space="0" w:color="auto"/>
              </w:divBdr>
            </w:div>
            <w:div w:id="1159225840">
              <w:marLeft w:val="0"/>
              <w:marRight w:val="0"/>
              <w:marTop w:val="0"/>
              <w:marBottom w:val="0"/>
              <w:divBdr>
                <w:top w:val="none" w:sz="0" w:space="0" w:color="auto"/>
                <w:left w:val="none" w:sz="0" w:space="0" w:color="auto"/>
                <w:bottom w:val="none" w:sz="0" w:space="0" w:color="auto"/>
                <w:right w:val="none" w:sz="0" w:space="0" w:color="auto"/>
              </w:divBdr>
            </w:div>
            <w:div w:id="1160315157">
              <w:marLeft w:val="0"/>
              <w:marRight w:val="0"/>
              <w:marTop w:val="0"/>
              <w:marBottom w:val="0"/>
              <w:divBdr>
                <w:top w:val="none" w:sz="0" w:space="0" w:color="auto"/>
                <w:left w:val="none" w:sz="0" w:space="0" w:color="auto"/>
                <w:bottom w:val="none" w:sz="0" w:space="0" w:color="auto"/>
                <w:right w:val="none" w:sz="0" w:space="0" w:color="auto"/>
              </w:divBdr>
            </w:div>
            <w:div w:id="1169128833">
              <w:marLeft w:val="0"/>
              <w:marRight w:val="0"/>
              <w:marTop w:val="0"/>
              <w:marBottom w:val="0"/>
              <w:divBdr>
                <w:top w:val="none" w:sz="0" w:space="0" w:color="auto"/>
                <w:left w:val="none" w:sz="0" w:space="0" w:color="auto"/>
                <w:bottom w:val="none" w:sz="0" w:space="0" w:color="auto"/>
                <w:right w:val="none" w:sz="0" w:space="0" w:color="auto"/>
              </w:divBdr>
            </w:div>
            <w:div w:id="1171019210">
              <w:marLeft w:val="0"/>
              <w:marRight w:val="0"/>
              <w:marTop w:val="0"/>
              <w:marBottom w:val="0"/>
              <w:divBdr>
                <w:top w:val="none" w:sz="0" w:space="0" w:color="auto"/>
                <w:left w:val="none" w:sz="0" w:space="0" w:color="auto"/>
                <w:bottom w:val="none" w:sz="0" w:space="0" w:color="auto"/>
                <w:right w:val="none" w:sz="0" w:space="0" w:color="auto"/>
              </w:divBdr>
            </w:div>
            <w:div w:id="1171604099">
              <w:marLeft w:val="0"/>
              <w:marRight w:val="0"/>
              <w:marTop w:val="0"/>
              <w:marBottom w:val="0"/>
              <w:divBdr>
                <w:top w:val="none" w:sz="0" w:space="0" w:color="auto"/>
                <w:left w:val="none" w:sz="0" w:space="0" w:color="auto"/>
                <w:bottom w:val="none" w:sz="0" w:space="0" w:color="auto"/>
                <w:right w:val="none" w:sz="0" w:space="0" w:color="auto"/>
              </w:divBdr>
            </w:div>
            <w:div w:id="1172449714">
              <w:marLeft w:val="0"/>
              <w:marRight w:val="0"/>
              <w:marTop w:val="0"/>
              <w:marBottom w:val="0"/>
              <w:divBdr>
                <w:top w:val="none" w:sz="0" w:space="0" w:color="auto"/>
                <w:left w:val="none" w:sz="0" w:space="0" w:color="auto"/>
                <w:bottom w:val="none" w:sz="0" w:space="0" w:color="auto"/>
                <w:right w:val="none" w:sz="0" w:space="0" w:color="auto"/>
              </w:divBdr>
            </w:div>
            <w:div w:id="1173715715">
              <w:marLeft w:val="0"/>
              <w:marRight w:val="0"/>
              <w:marTop w:val="0"/>
              <w:marBottom w:val="0"/>
              <w:divBdr>
                <w:top w:val="none" w:sz="0" w:space="0" w:color="auto"/>
                <w:left w:val="none" w:sz="0" w:space="0" w:color="auto"/>
                <w:bottom w:val="none" w:sz="0" w:space="0" w:color="auto"/>
                <w:right w:val="none" w:sz="0" w:space="0" w:color="auto"/>
              </w:divBdr>
            </w:div>
            <w:div w:id="1174302035">
              <w:marLeft w:val="0"/>
              <w:marRight w:val="0"/>
              <w:marTop w:val="0"/>
              <w:marBottom w:val="0"/>
              <w:divBdr>
                <w:top w:val="none" w:sz="0" w:space="0" w:color="auto"/>
                <w:left w:val="none" w:sz="0" w:space="0" w:color="auto"/>
                <w:bottom w:val="none" w:sz="0" w:space="0" w:color="auto"/>
                <w:right w:val="none" w:sz="0" w:space="0" w:color="auto"/>
              </w:divBdr>
            </w:div>
            <w:div w:id="1175152188">
              <w:marLeft w:val="0"/>
              <w:marRight w:val="0"/>
              <w:marTop w:val="0"/>
              <w:marBottom w:val="0"/>
              <w:divBdr>
                <w:top w:val="none" w:sz="0" w:space="0" w:color="auto"/>
                <w:left w:val="none" w:sz="0" w:space="0" w:color="auto"/>
                <w:bottom w:val="none" w:sz="0" w:space="0" w:color="auto"/>
                <w:right w:val="none" w:sz="0" w:space="0" w:color="auto"/>
              </w:divBdr>
            </w:div>
            <w:div w:id="1178039169">
              <w:marLeft w:val="0"/>
              <w:marRight w:val="0"/>
              <w:marTop w:val="0"/>
              <w:marBottom w:val="0"/>
              <w:divBdr>
                <w:top w:val="none" w:sz="0" w:space="0" w:color="auto"/>
                <w:left w:val="none" w:sz="0" w:space="0" w:color="auto"/>
                <w:bottom w:val="none" w:sz="0" w:space="0" w:color="auto"/>
                <w:right w:val="none" w:sz="0" w:space="0" w:color="auto"/>
              </w:divBdr>
            </w:div>
            <w:div w:id="1178927601">
              <w:marLeft w:val="0"/>
              <w:marRight w:val="0"/>
              <w:marTop w:val="0"/>
              <w:marBottom w:val="0"/>
              <w:divBdr>
                <w:top w:val="none" w:sz="0" w:space="0" w:color="auto"/>
                <w:left w:val="none" w:sz="0" w:space="0" w:color="auto"/>
                <w:bottom w:val="none" w:sz="0" w:space="0" w:color="auto"/>
                <w:right w:val="none" w:sz="0" w:space="0" w:color="auto"/>
              </w:divBdr>
            </w:div>
            <w:div w:id="1180697620">
              <w:marLeft w:val="0"/>
              <w:marRight w:val="0"/>
              <w:marTop w:val="0"/>
              <w:marBottom w:val="0"/>
              <w:divBdr>
                <w:top w:val="none" w:sz="0" w:space="0" w:color="auto"/>
                <w:left w:val="none" w:sz="0" w:space="0" w:color="auto"/>
                <w:bottom w:val="none" w:sz="0" w:space="0" w:color="auto"/>
                <w:right w:val="none" w:sz="0" w:space="0" w:color="auto"/>
              </w:divBdr>
            </w:div>
            <w:div w:id="1183669257">
              <w:marLeft w:val="0"/>
              <w:marRight w:val="0"/>
              <w:marTop w:val="0"/>
              <w:marBottom w:val="0"/>
              <w:divBdr>
                <w:top w:val="none" w:sz="0" w:space="0" w:color="auto"/>
                <w:left w:val="none" w:sz="0" w:space="0" w:color="auto"/>
                <w:bottom w:val="none" w:sz="0" w:space="0" w:color="auto"/>
                <w:right w:val="none" w:sz="0" w:space="0" w:color="auto"/>
              </w:divBdr>
            </w:div>
            <w:div w:id="1187016817">
              <w:marLeft w:val="0"/>
              <w:marRight w:val="0"/>
              <w:marTop w:val="0"/>
              <w:marBottom w:val="0"/>
              <w:divBdr>
                <w:top w:val="none" w:sz="0" w:space="0" w:color="auto"/>
                <w:left w:val="none" w:sz="0" w:space="0" w:color="auto"/>
                <w:bottom w:val="none" w:sz="0" w:space="0" w:color="auto"/>
                <w:right w:val="none" w:sz="0" w:space="0" w:color="auto"/>
              </w:divBdr>
            </w:div>
            <w:div w:id="1211646725">
              <w:marLeft w:val="0"/>
              <w:marRight w:val="0"/>
              <w:marTop w:val="0"/>
              <w:marBottom w:val="0"/>
              <w:divBdr>
                <w:top w:val="none" w:sz="0" w:space="0" w:color="auto"/>
                <w:left w:val="none" w:sz="0" w:space="0" w:color="auto"/>
                <w:bottom w:val="none" w:sz="0" w:space="0" w:color="auto"/>
                <w:right w:val="none" w:sz="0" w:space="0" w:color="auto"/>
              </w:divBdr>
            </w:div>
            <w:div w:id="1215966554">
              <w:marLeft w:val="0"/>
              <w:marRight w:val="0"/>
              <w:marTop w:val="0"/>
              <w:marBottom w:val="0"/>
              <w:divBdr>
                <w:top w:val="none" w:sz="0" w:space="0" w:color="auto"/>
                <w:left w:val="none" w:sz="0" w:space="0" w:color="auto"/>
                <w:bottom w:val="none" w:sz="0" w:space="0" w:color="auto"/>
                <w:right w:val="none" w:sz="0" w:space="0" w:color="auto"/>
              </w:divBdr>
            </w:div>
            <w:div w:id="1219976888">
              <w:marLeft w:val="0"/>
              <w:marRight w:val="0"/>
              <w:marTop w:val="0"/>
              <w:marBottom w:val="0"/>
              <w:divBdr>
                <w:top w:val="none" w:sz="0" w:space="0" w:color="auto"/>
                <w:left w:val="none" w:sz="0" w:space="0" w:color="auto"/>
                <w:bottom w:val="none" w:sz="0" w:space="0" w:color="auto"/>
                <w:right w:val="none" w:sz="0" w:space="0" w:color="auto"/>
              </w:divBdr>
            </w:div>
            <w:div w:id="1221937672">
              <w:marLeft w:val="0"/>
              <w:marRight w:val="0"/>
              <w:marTop w:val="0"/>
              <w:marBottom w:val="0"/>
              <w:divBdr>
                <w:top w:val="none" w:sz="0" w:space="0" w:color="auto"/>
                <w:left w:val="none" w:sz="0" w:space="0" w:color="auto"/>
                <w:bottom w:val="none" w:sz="0" w:space="0" w:color="auto"/>
                <w:right w:val="none" w:sz="0" w:space="0" w:color="auto"/>
              </w:divBdr>
            </w:div>
            <w:div w:id="1223561542">
              <w:marLeft w:val="0"/>
              <w:marRight w:val="0"/>
              <w:marTop w:val="0"/>
              <w:marBottom w:val="0"/>
              <w:divBdr>
                <w:top w:val="none" w:sz="0" w:space="0" w:color="auto"/>
                <w:left w:val="none" w:sz="0" w:space="0" w:color="auto"/>
                <w:bottom w:val="none" w:sz="0" w:space="0" w:color="auto"/>
                <w:right w:val="none" w:sz="0" w:space="0" w:color="auto"/>
              </w:divBdr>
            </w:div>
            <w:div w:id="1224099223">
              <w:marLeft w:val="0"/>
              <w:marRight w:val="0"/>
              <w:marTop w:val="0"/>
              <w:marBottom w:val="0"/>
              <w:divBdr>
                <w:top w:val="none" w:sz="0" w:space="0" w:color="auto"/>
                <w:left w:val="none" w:sz="0" w:space="0" w:color="auto"/>
                <w:bottom w:val="none" w:sz="0" w:space="0" w:color="auto"/>
                <w:right w:val="none" w:sz="0" w:space="0" w:color="auto"/>
              </w:divBdr>
            </w:div>
            <w:div w:id="1225726608">
              <w:marLeft w:val="0"/>
              <w:marRight w:val="0"/>
              <w:marTop w:val="0"/>
              <w:marBottom w:val="0"/>
              <w:divBdr>
                <w:top w:val="none" w:sz="0" w:space="0" w:color="auto"/>
                <w:left w:val="none" w:sz="0" w:space="0" w:color="auto"/>
                <w:bottom w:val="none" w:sz="0" w:space="0" w:color="auto"/>
                <w:right w:val="none" w:sz="0" w:space="0" w:color="auto"/>
              </w:divBdr>
            </w:div>
            <w:div w:id="1231579184">
              <w:marLeft w:val="0"/>
              <w:marRight w:val="0"/>
              <w:marTop w:val="0"/>
              <w:marBottom w:val="0"/>
              <w:divBdr>
                <w:top w:val="none" w:sz="0" w:space="0" w:color="auto"/>
                <w:left w:val="none" w:sz="0" w:space="0" w:color="auto"/>
                <w:bottom w:val="none" w:sz="0" w:space="0" w:color="auto"/>
                <w:right w:val="none" w:sz="0" w:space="0" w:color="auto"/>
              </w:divBdr>
            </w:div>
            <w:div w:id="1232233905">
              <w:marLeft w:val="0"/>
              <w:marRight w:val="0"/>
              <w:marTop w:val="0"/>
              <w:marBottom w:val="0"/>
              <w:divBdr>
                <w:top w:val="none" w:sz="0" w:space="0" w:color="auto"/>
                <w:left w:val="none" w:sz="0" w:space="0" w:color="auto"/>
                <w:bottom w:val="none" w:sz="0" w:space="0" w:color="auto"/>
                <w:right w:val="none" w:sz="0" w:space="0" w:color="auto"/>
              </w:divBdr>
            </w:div>
            <w:div w:id="1233471007">
              <w:marLeft w:val="0"/>
              <w:marRight w:val="0"/>
              <w:marTop w:val="0"/>
              <w:marBottom w:val="0"/>
              <w:divBdr>
                <w:top w:val="none" w:sz="0" w:space="0" w:color="auto"/>
                <w:left w:val="none" w:sz="0" w:space="0" w:color="auto"/>
                <w:bottom w:val="none" w:sz="0" w:space="0" w:color="auto"/>
                <w:right w:val="none" w:sz="0" w:space="0" w:color="auto"/>
              </w:divBdr>
            </w:div>
            <w:div w:id="1235434347">
              <w:marLeft w:val="0"/>
              <w:marRight w:val="0"/>
              <w:marTop w:val="0"/>
              <w:marBottom w:val="0"/>
              <w:divBdr>
                <w:top w:val="none" w:sz="0" w:space="0" w:color="auto"/>
                <w:left w:val="none" w:sz="0" w:space="0" w:color="auto"/>
                <w:bottom w:val="none" w:sz="0" w:space="0" w:color="auto"/>
                <w:right w:val="none" w:sz="0" w:space="0" w:color="auto"/>
              </w:divBdr>
            </w:div>
            <w:div w:id="1236550249">
              <w:marLeft w:val="0"/>
              <w:marRight w:val="0"/>
              <w:marTop w:val="0"/>
              <w:marBottom w:val="0"/>
              <w:divBdr>
                <w:top w:val="none" w:sz="0" w:space="0" w:color="auto"/>
                <w:left w:val="none" w:sz="0" w:space="0" w:color="auto"/>
                <w:bottom w:val="none" w:sz="0" w:space="0" w:color="auto"/>
                <w:right w:val="none" w:sz="0" w:space="0" w:color="auto"/>
              </w:divBdr>
            </w:div>
            <w:div w:id="1239289799">
              <w:marLeft w:val="0"/>
              <w:marRight w:val="0"/>
              <w:marTop w:val="0"/>
              <w:marBottom w:val="0"/>
              <w:divBdr>
                <w:top w:val="none" w:sz="0" w:space="0" w:color="auto"/>
                <w:left w:val="none" w:sz="0" w:space="0" w:color="auto"/>
                <w:bottom w:val="none" w:sz="0" w:space="0" w:color="auto"/>
                <w:right w:val="none" w:sz="0" w:space="0" w:color="auto"/>
              </w:divBdr>
            </w:div>
            <w:div w:id="1243490111">
              <w:marLeft w:val="0"/>
              <w:marRight w:val="0"/>
              <w:marTop w:val="0"/>
              <w:marBottom w:val="0"/>
              <w:divBdr>
                <w:top w:val="none" w:sz="0" w:space="0" w:color="auto"/>
                <w:left w:val="none" w:sz="0" w:space="0" w:color="auto"/>
                <w:bottom w:val="none" w:sz="0" w:space="0" w:color="auto"/>
                <w:right w:val="none" w:sz="0" w:space="0" w:color="auto"/>
              </w:divBdr>
            </w:div>
            <w:div w:id="1244533320">
              <w:marLeft w:val="0"/>
              <w:marRight w:val="0"/>
              <w:marTop w:val="0"/>
              <w:marBottom w:val="0"/>
              <w:divBdr>
                <w:top w:val="none" w:sz="0" w:space="0" w:color="auto"/>
                <w:left w:val="none" w:sz="0" w:space="0" w:color="auto"/>
                <w:bottom w:val="none" w:sz="0" w:space="0" w:color="auto"/>
                <w:right w:val="none" w:sz="0" w:space="0" w:color="auto"/>
              </w:divBdr>
            </w:div>
            <w:div w:id="1244728394">
              <w:marLeft w:val="0"/>
              <w:marRight w:val="0"/>
              <w:marTop w:val="0"/>
              <w:marBottom w:val="0"/>
              <w:divBdr>
                <w:top w:val="none" w:sz="0" w:space="0" w:color="auto"/>
                <w:left w:val="none" w:sz="0" w:space="0" w:color="auto"/>
                <w:bottom w:val="none" w:sz="0" w:space="0" w:color="auto"/>
                <w:right w:val="none" w:sz="0" w:space="0" w:color="auto"/>
              </w:divBdr>
            </w:div>
            <w:div w:id="1258640813">
              <w:marLeft w:val="0"/>
              <w:marRight w:val="0"/>
              <w:marTop w:val="0"/>
              <w:marBottom w:val="0"/>
              <w:divBdr>
                <w:top w:val="none" w:sz="0" w:space="0" w:color="auto"/>
                <w:left w:val="none" w:sz="0" w:space="0" w:color="auto"/>
                <w:bottom w:val="none" w:sz="0" w:space="0" w:color="auto"/>
                <w:right w:val="none" w:sz="0" w:space="0" w:color="auto"/>
              </w:divBdr>
            </w:div>
            <w:div w:id="1263301840">
              <w:marLeft w:val="0"/>
              <w:marRight w:val="0"/>
              <w:marTop w:val="0"/>
              <w:marBottom w:val="0"/>
              <w:divBdr>
                <w:top w:val="none" w:sz="0" w:space="0" w:color="auto"/>
                <w:left w:val="none" w:sz="0" w:space="0" w:color="auto"/>
                <w:bottom w:val="none" w:sz="0" w:space="0" w:color="auto"/>
                <w:right w:val="none" w:sz="0" w:space="0" w:color="auto"/>
              </w:divBdr>
            </w:div>
            <w:div w:id="1263606303">
              <w:marLeft w:val="0"/>
              <w:marRight w:val="0"/>
              <w:marTop w:val="0"/>
              <w:marBottom w:val="0"/>
              <w:divBdr>
                <w:top w:val="none" w:sz="0" w:space="0" w:color="auto"/>
                <w:left w:val="none" w:sz="0" w:space="0" w:color="auto"/>
                <w:bottom w:val="none" w:sz="0" w:space="0" w:color="auto"/>
                <w:right w:val="none" w:sz="0" w:space="0" w:color="auto"/>
              </w:divBdr>
            </w:div>
            <w:div w:id="1263997466">
              <w:marLeft w:val="0"/>
              <w:marRight w:val="0"/>
              <w:marTop w:val="0"/>
              <w:marBottom w:val="0"/>
              <w:divBdr>
                <w:top w:val="none" w:sz="0" w:space="0" w:color="auto"/>
                <w:left w:val="none" w:sz="0" w:space="0" w:color="auto"/>
                <w:bottom w:val="none" w:sz="0" w:space="0" w:color="auto"/>
                <w:right w:val="none" w:sz="0" w:space="0" w:color="auto"/>
              </w:divBdr>
            </w:div>
            <w:div w:id="1264656446">
              <w:marLeft w:val="0"/>
              <w:marRight w:val="0"/>
              <w:marTop w:val="0"/>
              <w:marBottom w:val="0"/>
              <w:divBdr>
                <w:top w:val="none" w:sz="0" w:space="0" w:color="auto"/>
                <w:left w:val="none" w:sz="0" w:space="0" w:color="auto"/>
                <w:bottom w:val="none" w:sz="0" w:space="0" w:color="auto"/>
                <w:right w:val="none" w:sz="0" w:space="0" w:color="auto"/>
              </w:divBdr>
            </w:div>
            <w:div w:id="1267234834">
              <w:marLeft w:val="0"/>
              <w:marRight w:val="0"/>
              <w:marTop w:val="0"/>
              <w:marBottom w:val="0"/>
              <w:divBdr>
                <w:top w:val="none" w:sz="0" w:space="0" w:color="auto"/>
                <w:left w:val="none" w:sz="0" w:space="0" w:color="auto"/>
                <w:bottom w:val="none" w:sz="0" w:space="0" w:color="auto"/>
                <w:right w:val="none" w:sz="0" w:space="0" w:color="auto"/>
              </w:divBdr>
            </w:div>
            <w:div w:id="1270509755">
              <w:marLeft w:val="0"/>
              <w:marRight w:val="0"/>
              <w:marTop w:val="0"/>
              <w:marBottom w:val="0"/>
              <w:divBdr>
                <w:top w:val="none" w:sz="0" w:space="0" w:color="auto"/>
                <w:left w:val="none" w:sz="0" w:space="0" w:color="auto"/>
                <w:bottom w:val="none" w:sz="0" w:space="0" w:color="auto"/>
                <w:right w:val="none" w:sz="0" w:space="0" w:color="auto"/>
              </w:divBdr>
            </w:div>
            <w:div w:id="1271351256">
              <w:marLeft w:val="0"/>
              <w:marRight w:val="0"/>
              <w:marTop w:val="0"/>
              <w:marBottom w:val="0"/>
              <w:divBdr>
                <w:top w:val="none" w:sz="0" w:space="0" w:color="auto"/>
                <w:left w:val="none" w:sz="0" w:space="0" w:color="auto"/>
                <w:bottom w:val="none" w:sz="0" w:space="0" w:color="auto"/>
                <w:right w:val="none" w:sz="0" w:space="0" w:color="auto"/>
              </w:divBdr>
            </w:div>
            <w:div w:id="1274675847">
              <w:marLeft w:val="0"/>
              <w:marRight w:val="0"/>
              <w:marTop w:val="0"/>
              <w:marBottom w:val="0"/>
              <w:divBdr>
                <w:top w:val="none" w:sz="0" w:space="0" w:color="auto"/>
                <w:left w:val="none" w:sz="0" w:space="0" w:color="auto"/>
                <w:bottom w:val="none" w:sz="0" w:space="0" w:color="auto"/>
                <w:right w:val="none" w:sz="0" w:space="0" w:color="auto"/>
              </w:divBdr>
            </w:div>
            <w:div w:id="1276669713">
              <w:marLeft w:val="0"/>
              <w:marRight w:val="0"/>
              <w:marTop w:val="0"/>
              <w:marBottom w:val="0"/>
              <w:divBdr>
                <w:top w:val="none" w:sz="0" w:space="0" w:color="auto"/>
                <w:left w:val="none" w:sz="0" w:space="0" w:color="auto"/>
                <w:bottom w:val="none" w:sz="0" w:space="0" w:color="auto"/>
                <w:right w:val="none" w:sz="0" w:space="0" w:color="auto"/>
              </w:divBdr>
            </w:div>
            <w:div w:id="1278298737">
              <w:marLeft w:val="0"/>
              <w:marRight w:val="0"/>
              <w:marTop w:val="0"/>
              <w:marBottom w:val="0"/>
              <w:divBdr>
                <w:top w:val="none" w:sz="0" w:space="0" w:color="auto"/>
                <w:left w:val="none" w:sz="0" w:space="0" w:color="auto"/>
                <w:bottom w:val="none" w:sz="0" w:space="0" w:color="auto"/>
                <w:right w:val="none" w:sz="0" w:space="0" w:color="auto"/>
              </w:divBdr>
            </w:div>
            <w:div w:id="1279869602">
              <w:marLeft w:val="0"/>
              <w:marRight w:val="0"/>
              <w:marTop w:val="0"/>
              <w:marBottom w:val="0"/>
              <w:divBdr>
                <w:top w:val="none" w:sz="0" w:space="0" w:color="auto"/>
                <w:left w:val="none" w:sz="0" w:space="0" w:color="auto"/>
                <w:bottom w:val="none" w:sz="0" w:space="0" w:color="auto"/>
                <w:right w:val="none" w:sz="0" w:space="0" w:color="auto"/>
              </w:divBdr>
            </w:div>
            <w:div w:id="1279992724">
              <w:marLeft w:val="0"/>
              <w:marRight w:val="0"/>
              <w:marTop w:val="0"/>
              <w:marBottom w:val="0"/>
              <w:divBdr>
                <w:top w:val="none" w:sz="0" w:space="0" w:color="auto"/>
                <w:left w:val="none" w:sz="0" w:space="0" w:color="auto"/>
                <w:bottom w:val="none" w:sz="0" w:space="0" w:color="auto"/>
                <w:right w:val="none" w:sz="0" w:space="0" w:color="auto"/>
              </w:divBdr>
            </w:div>
            <w:div w:id="1280842132">
              <w:marLeft w:val="0"/>
              <w:marRight w:val="0"/>
              <w:marTop w:val="0"/>
              <w:marBottom w:val="0"/>
              <w:divBdr>
                <w:top w:val="none" w:sz="0" w:space="0" w:color="auto"/>
                <w:left w:val="none" w:sz="0" w:space="0" w:color="auto"/>
                <w:bottom w:val="none" w:sz="0" w:space="0" w:color="auto"/>
                <w:right w:val="none" w:sz="0" w:space="0" w:color="auto"/>
              </w:divBdr>
            </w:div>
            <w:div w:id="1283197001">
              <w:marLeft w:val="0"/>
              <w:marRight w:val="0"/>
              <w:marTop w:val="0"/>
              <w:marBottom w:val="0"/>
              <w:divBdr>
                <w:top w:val="none" w:sz="0" w:space="0" w:color="auto"/>
                <w:left w:val="none" w:sz="0" w:space="0" w:color="auto"/>
                <w:bottom w:val="none" w:sz="0" w:space="0" w:color="auto"/>
                <w:right w:val="none" w:sz="0" w:space="0" w:color="auto"/>
              </w:divBdr>
            </w:div>
            <w:div w:id="1284191784">
              <w:marLeft w:val="0"/>
              <w:marRight w:val="0"/>
              <w:marTop w:val="0"/>
              <w:marBottom w:val="0"/>
              <w:divBdr>
                <w:top w:val="none" w:sz="0" w:space="0" w:color="auto"/>
                <w:left w:val="none" w:sz="0" w:space="0" w:color="auto"/>
                <w:bottom w:val="none" w:sz="0" w:space="0" w:color="auto"/>
                <w:right w:val="none" w:sz="0" w:space="0" w:color="auto"/>
              </w:divBdr>
            </w:div>
            <w:div w:id="1290238113">
              <w:marLeft w:val="0"/>
              <w:marRight w:val="0"/>
              <w:marTop w:val="0"/>
              <w:marBottom w:val="0"/>
              <w:divBdr>
                <w:top w:val="none" w:sz="0" w:space="0" w:color="auto"/>
                <w:left w:val="none" w:sz="0" w:space="0" w:color="auto"/>
                <w:bottom w:val="none" w:sz="0" w:space="0" w:color="auto"/>
                <w:right w:val="none" w:sz="0" w:space="0" w:color="auto"/>
              </w:divBdr>
            </w:div>
            <w:div w:id="1290429010">
              <w:marLeft w:val="0"/>
              <w:marRight w:val="0"/>
              <w:marTop w:val="480"/>
              <w:marBottom w:val="0"/>
              <w:divBdr>
                <w:top w:val="single" w:sz="6" w:space="0" w:color="auto"/>
                <w:left w:val="single" w:sz="6" w:space="0" w:color="auto"/>
                <w:bottom w:val="single" w:sz="6" w:space="0" w:color="auto"/>
                <w:right w:val="single" w:sz="6" w:space="0" w:color="auto"/>
              </w:divBdr>
            </w:div>
            <w:div w:id="1296373109">
              <w:marLeft w:val="0"/>
              <w:marRight w:val="0"/>
              <w:marTop w:val="0"/>
              <w:marBottom w:val="0"/>
              <w:divBdr>
                <w:top w:val="none" w:sz="0" w:space="0" w:color="auto"/>
                <w:left w:val="none" w:sz="0" w:space="0" w:color="auto"/>
                <w:bottom w:val="none" w:sz="0" w:space="0" w:color="auto"/>
                <w:right w:val="none" w:sz="0" w:space="0" w:color="auto"/>
              </w:divBdr>
            </w:div>
            <w:div w:id="1306277579">
              <w:marLeft w:val="0"/>
              <w:marRight w:val="0"/>
              <w:marTop w:val="0"/>
              <w:marBottom w:val="0"/>
              <w:divBdr>
                <w:top w:val="none" w:sz="0" w:space="0" w:color="auto"/>
                <w:left w:val="none" w:sz="0" w:space="0" w:color="auto"/>
                <w:bottom w:val="none" w:sz="0" w:space="0" w:color="auto"/>
                <w:right w:val="none" w:sz="0" w:space="0" w:color="auto"/>
              </w:divBdr>
            </w:div>
            <w:div w:id="1307663555">
              <w:marLeft w:val="0"/>
              <w:marRight w:val="0"/>
              <w:marTop w:val="0"/>
              <w:marBottom w:val="0"/>
              <w:divBdr>
                <w:top w:val="none" w:sz="0" w:space="0" w:color="auto"/>
                <w:left w:val="none" w:sz="0" w:space="0" w:color="auto"/>
                <w:bottom w:val="none" w:sz="0" w:space="0" w:color="auto"/>
                <w:right w:val="none" w:sz="0" w:space="0" w:color="auto"/>
              </w:divBdr>
            </w:div>
            <w:div w:id="1309744533">
              <w:marLeft w:val="0"/>
              <w:marRight w:val="0"/>
              <w:marTop w:val="0"/>
              <w:marBottom w:val="0"/>
              <w:divBdr>
                <w:top w:val="none" w:sz="0" w:space="0" w:color="auto"/>
                <w:left w:val="none" w:sz="0" w:space="0" w:color="auto"/>
                <w:bottom w:val="none" w:sz="0" w:space="0" w:color="auto"/>
                <w:right w:val="none" w:sz="0" w:space="0" w:color="auto"/>
              </w:divBdr>
            </w:div>
            <w:div w:id="1311330554">
              <w:marLeft w:val="0"/>
              <w:marRight w:val="0"/>
              <w:marTop w:val="480"/>
              <w:marBottom w:val="0"/>
              <w:divBdr>
                <w:top w:val="single" w:sz="6" w:space="0" w:color="auto"/>
                <w:left w:val="single" w:sz="6" w:space="0" w:color="auto"/>
                <w:bottom w:val="single" w:sz="6" w:space="0" w:color="auto"/>
                <w:right w:val="single" w:sz="6" w:space="0" w:color="auto"/>
              </w:divBdr>
            </w:div>
            <w:div w:id="1314332943">
              <w:marLeft w:val="0"/>
              <w:marRight w:val="0"/>
              <w:marTop w:val="0"/>
              <w:marBottom w:val="0"/>
              <w:divBdr>
                <w:top w:val="none" w:sz="0" w:space="0" w:color="auto"/>
                <w:left w:val="none" w:sz="0" w:space="0" w:color="auto"/>
                <w:bottom w:val="none" w:sz="0" w:space="0" w:color="auto"/>
                <w:right w:val="none" w:sz="0" w:space="0" w:color="auto"/>
              </w:divBdr>
            </w:div>
            <w:div w:id="1314989645">
              <w:marLeft w:val="0"/>
              <w:marRight w:val="0"/>
              <w:marTop w:val="0"/>
              <w:marBottom w:val="0"/>
              <w:divBdr>
                <w:top w:val="none" w:sz="0" w:space="0" w:color="auto"/>
                <w:left w:val="none" w:sz="0" w:space="0" w:color="auto"/>
                <w:bottom w:val="none" w:sz="0" w:space="0" w:color="auto"/>
                <w:right w:val="none" w:sz="0" w:space="0" w:color="auto"/>
              </w:divBdr>
            </w:div>
            <w:div w:id="1320619795">
              <w:marLeft w:val="0"/>
              <w:marRight w:val="0"/>
              <w:marTop w:val="0"/>
              <w:marBottom w:val="0"/>
              <w:divBdr>
                <w:top w:val="none" w:sz="0" w:space="0" w:color="auto"/>
                <w:left w:val="none" w:sz="0" w:space="0" w:color="auto"/>
                <w:bottom w:val="none" w:sz="0" w:space="0" w:color="auto"/>
                <w:right w:val="none" w:sz="0" w:space="0" w:color="auto"/>
              </w:divBdr>
            </w:div>
            <w:div w:id="1328943952">
              <w:marLeft w:val="0"/>
              <w:marRight w:val="0"/>
              <w:marTop w:val="0"/>
              <w:marBottom w:val="0"/>
              <w:divBdr>
                <w:top w:val="none" w:sz="0" w:space="0" w:color="auto"/>
                <w:left w:val="none" w:sz="0" w:space="0" w:color="auto"/>
                <w:bottom w:val="none" w:sz="0" w:space="0" w:color="auto"/>
                <w:right w:val="none" w:sz="0" w:space="0" w:color="auto"/>
              </w:divBdr>
            </w:div>
            <w:div w:id="1330982726">
              <w:marLeft w:val="0"/>
              <w:marRight w:val="0"/>
              <w:marTop w:val="0"/>
              <w:marBottom w:val="0"/>
              <w:divBdr>
                <w:top w:val="none" w:sz="0" w:space="0" w:color="auto"/>
                <w:left w:val="none" w:sz="0" w:space="0" w:color="auto"/>
                <w:bottom w:val="none" w:sz="0" w:space="0" w:color="auto"/>
                <w:right w:val="none" w:sz="0" w:space="0" w:color="auto"/>
              </w:divBdr>
            </w:div>
            <w:div w:id="1335721320">
              <w:marLeft w:val="0"/>
              <w:marRight w:val="0"/>
              <w:marTop w:val="0"/>
              <w:marBottom w:val="0"/>
              <w:divBdr>
                <w:top w:val="none" w:sz="0" w:space="0" w:color="auto"/>
                <w:left w:val="none" w:sz="0" w:space="0" w:color="auto"/>
                <w:bottom w:val="none" w:sz="0" w:space="0" w:color="auto"/>
                <w:right w:val="none" w:sz="0" w:space="0" w:color="auto"/>
              </w:divBdr>
            </w:div>
            <w:div w:id="1336299811">
              <w:marLeft w:val="0"/>
              <w:marRight w:val="0"/>
              <w:marTop w:val="0"/>
              <w:marBottom w:val="0"/>
              <w:divBdr>
                <w:top w:val="none" w:sz="0" w:space="0" w:color="auto"/>
                <w:left w:val="none" w:sz="0" w:space="0" w:color="auto"/>
                <w:bottom w:val="none" w:sz="0" w:space="0" w:color="auto"/>
                <w:right w:val="none" w:sz="0" w:space="0" w:color="auto"/>
              </w:divBdr>
            </w:div>
            <w:div w:id="1337919051">
              <w:marLeft w:val="0"/>
              <w:marRight w:val="0"/>
              <w:marTop w:val="0"/>
              <w:marBottom w:val="0"/>
              <w:divBdr>
                <w:top w:val="none" w:sz="0" w:space="0" w:color="auto"/>
                <w:left w:val="none" w:sz="0" w:space="0" w:color="auto"/>
                <w:bottom w:val="none" w:sz="0" w:space="0" w:color="auto"/>
                <w:right w:val="none" w:sz="0" w:space="0" w:color="auto"/>
              </w:divBdr>
            </w:div>
            <w:div w:id="1342120939">
              <w:marLeft w:val="0"/>
              <w:marRight w:val="0"/>
              <w:marTop w:val="0"/>
              <w:marBottom w:val="0"/>
              <w:divBdr>
                <w:top w:val="none" w:sz="0" w:space="0" w:color="auto"/>
                <w:left w:val="none" w:sz="0" w:space="0" w:color="auto"/>
                <w:bottom w:val="none" w:sz="0" w:space="0" w:color="auto"/>
                <w:right w:val="none" w:sz="0" w:space="0" w:color="auto"/>
              </w:divBdr>
            </w:div>
            <w:div w:id="1343125846">
              <w:marLeft w:val="0"/>
              <w:marRight w:val="0"/>
              <w:marTop w:val="0"/>
              <w:marBottom w:val="0"/>
              <w:divBdr>
                <w:top w:val="none" w:sz="0" w:space="0" w:color="auto"/>
                <w:left w:val="none" w:sz="0" w:space="0" w:color="auto"/>
                <w:bottom w:val="none" w:sz="0" w:space="0" w:color="auto"/>
                <w:right w:val="none" w:sz="0" w:space="0" w:color="auto"/>
              </w:divBdr>
            </w:div>
            <w:div w:id="1343967168">
              <w:marLeft w:val="0"/>
              <w:marRight w:val="0"/>
              <w:marTop w:val="0"/>
              <w:marBottom w:val="0"/>
              <w:divBdr>
                <w:top w:val="none" w:sz="0" w:space="0" w:color="auto"/>
                <w:left w:val="none" w:sz="0" w:space="0" w:color="auto"/>
                <w:bottom w:val="none" w:sz="0" w:space="0" w:color="auto"/>
                <w:right w:val="none" w:sz="0" w:space="0" w:color="auto"/>
              </w:divBdr>
            </w:div>
            <w:div w:id="1349286901">
              <w:marLeft w:val="0"/>
              <w:marRight w:val="0"/>
              <w:marTop w:val="0"/>
              <w:marBottom w:val="0"/>
              <w:divBdr>
                <w:top w:val="none" w:sz="0" w:space="0" w:color="auto"/>
                <w:left w:val="none" w:sz="0" w:space="0" w:color="auto"/>
                <w:bottom w:val="none" w:sz="0" w:space="0" w:color="auto"/>
                <w:right w:val="none" w:sz="0" w:space="0" w:color="auto"/>
              </w:divBdr>
            </w:div>
            <w:div w:id="1353652329">
              <w:marLeft w:val="0"/>
              <w:marRight w:val="0"/>
              <w:marTop w:val="0"/>
              <w:marBottom w:val="0"/>
              <w:divBdr>
                <w:top w:val="none" w:sz="0" w:space="0" w:color="auto"/>
                <w:left w:val="none" w:sz="0" w:space="0" w:color="auto"/>
                <w:bottom w:val="none" w:sz="0" w:space="0" w:color="auto"/>
                <w:right w:val="none" w:sz="0" w:space="0" w:color="auto"/>
              </w:divBdr>
            </w:div>
            <w:div w:id="1354305656">
              <w:marLeft w:val="0"/>
              <w:marRight w:val="0"/>
              <w:marTop w:val="0"/>
              <w:marBottom w:val="0"/>
              <w:divBdr>
                <w:top w:val="none" w:sz="0" w:space="0" w:color="auto"/>
                <w:left w:val="none" w:sz="0" w:space="0" w:color="auto"/>
                <w:bottom w:val="none" w:sz="0" w:space="0" w:color="auto"/>
                <w:right w:val="none" w:sz="0" w:space="0" w:color="auto"/>
              </w:divBdr>
            </w:div>
            <w:div w:id="1362317387">
              <w:marLeft w:val="0"/>
              <w:marRight w:val="0"/>
              <w:marTop w:val="0"/>
              <w:marBottom w:val="0"/>
              <w:divBdr>
                <w:top w:val="none" w:sz="0" w:space="0" w:color="auto"/>
                <w:left w:val="none" w:sz="0" w:space="0" w:color="auto"/>
                <w:bottom w:val="none" w:sz="0" w:space="0" w:color="auto"/>
                <w:right w:val="none" w:sz="0" w:space="0" w:color="auto"/>
              </w:divBdr>
            </w:div>
            <w:div w:id="1364406896">
              <w:marLeft w:val="0"/>
              <w:marRight w:val="0"/>
              <w:marTop w:val="0"/>
              <w:marBottom w:val="0"/>
              <w:divBdr>
                <w:top w:val="none" w:sz="0" w:space="0" w:color="auto"/>
                <w:left w:val="none" w:sz="0" w:space="0" w:color="auto"/>
                <w:bottom w:val="none" w:sz="0" w:space="0" w:color="auto"/>
                <w:right w:val="none" w:sz="0" w:space="0" w:color="auto"/>
              </w:divBdr>
            </w:div>
            <w:div w:id="1364593493">
              <w:marLeft w:val="0"/>
              <w:marRight w:val="0"/>
              <w:marTop w:val="0"/>
              <w:marBottom w:val="0"/>
              <w:divBdr>
                <w:top w:val="none" w:sz="0" w:space="0" w:color="auto"/>
                <w:left w:val="none" w:sz="0" w:space="0" w:color="auto"/>
                <w:bottom w:val="none" w:sz="0" w:space="0" w:color="auto"/>
                <w:right w:val="none" w:sz="0" w:space="0" w:color="auto"/>
              </w:divBdr>
            </w:div>
            <w:div w:id="1366056179">
              <w:marLeft w:val="0"/>
              <w:marRight w:val="0"/>
              <w:marTop w:val="0"/>
              <w:marBottom w:val="0"/>
              <w:divBdr>
                <w:top w:val="none" w:sz="0" w:space="0" w:color="auto"/>
                <w:left w:val="none" w:sz="0" w:space="0" w:color="auto"/>
                <w:bottom w:val="none" w:sz="0" w:space="0" w:color="auto"/>
                <w:right w:val="none" w:sz="0" w:space="0" w:color="auto"/>
              </w:divBdr>
            </w:div>
            <w:div w:id="1369447804">
              <w:marLeft w:val="0"/>
              <w:marRight w:val="0"/>
              <w:marTop w:val="0"/>
              <w:marBottom w:val="0"/>
              <w:divBdr>
                <w:top w:val="none" w:sz="0" w:space="0" w:color="auto"/>
                <w:left w:val="none" w:sz="0" w:space="0" w:color="auto"/>
                <w:bottom w:val="none" w:sz="0" w:space="0" w:color="auto"/>
                <w:right w:val="none" w:sz="0" w:space="0" w:color="auto"/>
              </w:divBdr>
            </w:div>
            <w:div w:id="1375495847">
              <w:marLeft w:val="0"/>
              <w:marRight w:val="0"/>
              <w:marTop w:val="0"/>
              <w:marBottom w:val="0"/>
              <w:divBdr>
                <w:top w:val="none" w:sz="0" w:space="0" w:color="auto"/>
                <w:left w:val="none" w:sz="0" w:space="0" w:color="auto"/>
                <w:bottom w:val="none" w:sz="0" w:space="0" w:color="auto"/>
                <w:right w:val="none" w:sz="0" w:space="0" w:color="auto"/>
              </w:divBdr>
            </w:div>
            <w:div w:id="1381249292">
              <w:marLeft w:val="0"/>
              <w:marRight w:val="0"/>
              <w:marTop w:val="0"/>
              <w:marBottom w:val="0"/>
              <w:divBdr>
                <w:top w:val="none" w:sz="0" w:space="0" w:color="auto"/>
                <w:left w:val="none" w:sz="0" w:space="0" w:color="auto"/>
                <w:bottom w:val="none" w:sz="0" w:space="0" w:color="auto"/>
                <w:right w:val="none" w:sz="0" w:space="0" w:color="auto"/>
              </w:divBdr>
            </w:div>
            <w:div w:id="1381368743">
              <w:marLeft w:val="0"/>
              <w:marRight w:val="0"/>
              <w:marTop w:val="0"/>
              <w:marBottom w:val="0"/>
              <w:divBdr>
                <w:top w:val="none" w:sz="0" w:space="0" w:color="auto"/>
                <w:left w:val="none" w:sz="0" w:space="0" w:color="auto"/>
                <w:bottom w:val="none" w:sz="0" w:space="0" w:color="auto"/>
                <w:right w:val="none" w:sz="0" w:space="0" w:color="auto"/>
              </w:divBdr>
            </w:div>
            <w:div w:id="1386639778">
              <w:marLeft w:val="0"/>
              <w:marRight w:val="0"/>
              <w:marTop w:val="0"/>
              <w:marBottom w:val="0"/>
              <w:divBdr>
                <w:top w:val="none" w:sz="0" w:space="0" w:color="auto"/>
                <w:left w:val="none" w:sz="0" w:space="0" w:color="auto"/>
                <w:bottom w:val="none" w:sz="0" w:space="0" w:color="auto"/>
                <w:right w:val="none" w:sz="0" w:space="0" w:color="auto"/>
              </w:divBdr>
            </w:div>
            <w:div w:id="1390415879">
              <w:marLeft w:val="0"/>
              <w:marRight w:val="0"/>
              <w:marTop w:val="0"/>
              <w:marBottom w:val="0"/>
              <w:divBdr>
                <w:top w:val="none" w:sz="0" w:space="0" w:color="auto"/>
                <w:left w:val="none" w:sz="0" w:space="0" w:color="auto"/>
                <w:bottom w:val="none" w:sz="0" w:space="0" w:color="auto"/>
                <w:right w:val="none" w:sz="0" w:space="0" w:color="auto"/>
              </w:divBdr>
            </w:div>
            <w:div w:id="1392581485">
              <w:marLeft w:val="0"/>
              <w:marRight w:val="0"/>
              <w:marTop w:val="0"/>
              <w:marBottom w:val="0"/>
              <w:divBdr>
                <w:top w:val="none" w:sz="0" w:space="0" w:color="auto"/>
                <w:left w:val="none" w:sz="0" w:space="0" w:color="auto"/>
                <w:bottom w:val="none" w:sz="0" w:space="0" w:color="auto"/>
                <w:right w:val="none" w:sz="0" w:space="0" w:color="auto"/>
              </w:divBdr>
            </w:div>
            <w:div w:id="1398477358">
              <w:marLeft w:val="0"/>
              <w:marRight w:val="0"/>
              <w:marTop w:val="0"/>
              <w:marBottom w:val="0"/>
              <w:divBdr>
                <w:top w:val="none" w:sz="0" w:space="0" w:color="auto"/>
                <w:left w:val="none" w:sz="0" w:space="0" w:color="auto"/>
                <w:bottom w:val="none" w:sz="0" w:space="0" w:color="auto"/>
                <w:right w:val="none" w:sz="0" w:space="0" w:color="auto"/>
              </w:divBdr>
            </w:div>
            <w:div w:id="1401558670">
              <w:marLeft w:val="0"/>
              <w:marRight w:val="0"/>
              <w:marTop w:val="0"/>
              <w:marBottom w:val="0"/>
              <w:divBdr>
                <w:top w:val="none" w:sz="0" w:space="0" w:color="auto"/>
                <w:left w:val="none" w:sz="0" w:space="0" w:color="auto"/>
                <w:bottom w:val="none" w:sz="0" w:space="0" w:color="auto"/>
                <w:right w:val="none" w:sz="0" w:space="0" w:color="auto"/>
              </w:divBdr>
            </w:div>
            <w:div w:id="1404840479">
              <w:marLeft w:val="0"/>
              <w:marRight w:val="0"/>
              <w:marTop w:val="0"/>
              <w:marBottom w:val="0"/>
              <w:divBdr>
                <w:top w:val="none" w:sz="0" w:space="0" w:color="auto"/>
                <w:left w:val="none" w:sz="0" w:space="0" w:color="auto"/>
                <w:bottom w:val="none" w:sz="0" w:space="0" w:color="auto"/>
                <w:right w:val="none" w:sz="0" w:space="0" w:color="auto"/>
              </w:divBdr>
            </w:div>
            <w:div w:id="1410036866">
              <w:marLeft w:val="0"/>
              <w:marRight w:val="0"/>
              <w:marTop w:val="0"/>
              <w:marBottom w:val="0"/>
              <w:divBdr>
                <w:top w:val="none" w:sz="0" w:space="0" w:color="auto"/>
                <w:left w:val="none" w:sz="0" w:space="0" w:color="auto"/>
                <w:bottom w:val="none" w:sz="0" w:space="0" w:color="auto"/>
                <w:right w:val="none" w:sz="0" w:space="0" w:color="auto"/>
              </w:divBdr>
            </w:div>
            <w:div w:id="1416393321">
              <w:marLeft w:val="0"/>
              <w:marRight w:val="0"/>
              <w:marTop w:val="0"/>
              <w:marBottom w:val="0"/>
              <w:divBdr>
                <w:top w:val="none" w:sz="0" w:space="0" w:color="auto"/>
                <w:left w:val="none" w:sz="0" w:space="0" w:color="auto"/>
                <w:bottom w:val="none" w:sz="0" w:space="0" w:color="auto"/>
                <w:right w:val="none" w:sz="0" w:space="0" w:color="auto"/>
              </w:divBdr>
            </w:div>
            <w:div w:id="1417937386">
              <w:marLeft w:val="0"/>
              <w:marRight w:val="0"/>
              <w:marTop w:val="0"/>
              <w:marBottom w:val="0"/>
              <w:divBdr>
                <w:top w:val="none" w:sz="0" w:space="0" w:color="auto"/>
                <w:left w:val="none" w:sz="0" w:space="0" w:color="auto"/>
                <w:bottom w:val="none" w:sz="0" w:space="0" w:color="auto"/>
                <w:right w:val="none" w:sz="0" w:space="0" w:color="auto"/>
              </w:divBdr>
            </w:div>
            <w:div w:id="1417941171">
              <w:marLeft w:val="0"/>
              <w:marRight w:val="0"/>
              <w:marTop w:val="0"/>
              <w:marBottom w:val="0"/>
              <w:divBdr>
                <w:top w:val="none" w:sz="0" w:space="0" w:color="auto"/>
                <w:left w:val="none" w:sz="0" w:space="0" w:color="auto"/>
                <w:bottom w:val="none" w:sz="0" w:space="0" w:color="auto"/>
                <w:right w:val="none" w:sz="0" w:space="0" w:color="auto"/>
              </w:divBdr>
            </w:div>
            <w:div w:id="1420449198">
              <w:marLeft w:val="0"/>
              <w:marRight w:val="0"/>
              <w:marTop w:val="0"/>
              <w:marBottom w:val="0"/>
              <w:divBdr>
                <w:top w:val="none" w:sz="0" w:space="0" w:color="auto"/>
                <w:left w:val="none" w:sz="0" w:space="0" w:color="auto"/>
                <w:bottom w:val="none" w:sz="0" w:space="0" w:color="auto"/>
                <w:right w:val="none" w:sz="0" w:space="0" w:color="auto"/>
              </w:divBdr>
            </w:div>
            <w:div w:id="1420755158">
              <w:marLeft w:val="0"/>
              <w:marRight w:val="0"/>
              <w:marTop w:val="0"/>
              <w:marBottom w:val="0"/>
              <w:divBdr>
                <w:top w:val="none" w:sz="0" w:space="0" w:color="auto"/>
                <w:left w:val="none" w:sz="0" w:space="0" w:color="auto"/>
                <w:bottom w:val="none" w:sz="0" w:space="0" w:color="auto"/>
                <w:right w:val="none" w:sz="0" w:space="0" w:color="auto"/>
              </w:divBdr>
            </w:div>
            <w:div w:id="1423604540">
              <w:marLeft w:val="0"/>
              <w:marRight w:val="0"/>
              <w:marTop w:val="0"/>
              <w:marBottom w:val="0"/>
              <w:divBdr>
                <w:top w:val="none" w:sz="0" w:space="0" w:color="auto"/>
                <w:left w:val="none" w:sz="0" w:space="0" w:color="auto"/>
                <w:bottom w:val="none" w:sz="0" w:space="0" w:color="auto"/>
                <w:right w:val="none" w:sz="0" w:space="0" w:color="auto"/>
              </w:divBdr>
            </w:div>
            <w:div w:id="1423911460">
              <w:marLeft w:val="0"/>
              <w:marRight w:val="0"/>
              <w:marTop w:val="0"/>
              <w:marBottom w:val="0"/>
              <w:divBdr>
                <w:top w:val="none" w:sz="0" w:space="0" w:color="auto"/>
                <w:left w:val="none" w:sz="0" w:space="0" w:color="auto"/>
                <w:bottom w:val="none" w:sz="0" w:space="0" w:color="auto"/>
                <w:right w:val="none" w:sz="0" w:space="0" w:color="auto"/>
              </w:divBdr>
            </w:div>
            <w:div w:id="1423914161">
              <w:marLeft w:val="0"/>
              <w:marRight w:val="0"/>
              <w:marTop w:val="0"/>
              <w:marBottom w:val="0"/>
              <w:divBdr>
                <w:top w:val="none" w:sz="0" w:space="0" w:color="auto"/>
                <w:left w:val="none" w:sz="0" w:space="0" w:color="auto"/>
                <w:bottom w:val="none" w:sz="0" w:space="0" w:color="auto"/>
                <w:right w:val="none" w:sz="0" w:space="0" w:color="auto"/>
              </w:divBdr>
            </w:div>
            <w:div w:id="1424182343">
              <w:marLeft w:val="0"/>
              <w:marRight w:val="0"/>
              <w:marTop w:val="0"/>
              <w:marBottom w:val="0"/>
              <w:divBdr>
                <w:top w:val="none" w:sz="0" w:space="0" w:color="auto"/>
                <w:left w:val="none" w:sz="0" w:space="0" w:color="auto"/>
                <w:bottom w:val="none" w:sz="0" w:space="0" w:color="auto"/>
                <w:right w:val="none" w:sz="0" w:space="0" w:color="auto"/>
              </w:divBdr>
            </w:div>
            <w:div w:id="1428623874">
              <w:marLeft w:val="0"/>
              <w:marRight w:val="0"/>
              <w:marTop w:val="0"/>
              <w:marBottom w:val="0"/>
              <w:divBdr>
                <w:top w:val="none" w:sz="0" w:space="0" w:color="auto"/>
                <w:left w:val="none" w:sz="0" w:space="0" w:color="auto"/>
                <w:bottom w:val="none" w:sz="0" w:space="0" w:color="auto"/>
                <w:right w:val="none" w:sz="0" w:space="0" w:color="auto"/>
              </w:divBdr>
            </w:div>
            <w:div w:id="1431465010">
              <w:marLeft w:val="0"/>
              <w:marRight w:val="0"/>
              <w:marTop w:val="0"/>
              <w:marBottom w:val="0"/>
              <w:divBdr>
                <w:top w:val="none" w:sz="0" w:space="0" w:color="auto"/>
                <w:left w:val="none" w:sz="0" w:space="0" w:color="auto"/>
                <w:bottom w:val="none" w:sz="0" w:space="0" w:color="auto"/>
                <w:right w:val="none" w:sz="0" w:space="0" w:color="auto"/>
              </w:divBdr>
            </w:div>
            <w:div w:id="1431706510">
              <w:marLeft w:val="0"/>
              <w:marRight w:val="0"/>
              <w:marTop w:val="0"/>
              <w:marBottom w:val="0"/>
              <w:divBdr>
                <w:top w:val="none" w:sz="0" w:space="0" w:color="auto"/>
                <w:left w:val="none" w:sz="0" w:space="0" w:color="auto"/>
                <w:bottom w:val="none" w:sz="0" w:space="0" w:color="auto"/>
                <w:right w:val="none" w:sz="0" w:space="0" w:color="auto"/>
              </w:divBdr>
            </w:div>
            <w:div w:id="1432776743">
              <w:marLeft w:val="0"/>
              <w:marRight w:val="0"/>
              <w:marTop w:val="0"/>
              <w:marBottom w:val="0"/>
              <w:divBdr>
                <w:top w:val="none" w:sz="0" w:space="0" w:color="auto"/>
                <w:left w:val="none" w:sz="0" w:space="0" w:color="auto"/>
                <w:bottom w:val="none" w:sz="0" w:space="0" w:color="auto"/>
                <w:right w:val="none" w:sz="0" w:space="0" w:color="auto"/>
              </w:divBdr>
            </w:div>
            <w:div w:id="1441952913">
              <w:marLeft w:val="0"/>
              <w:marRight w:val="0"/>
              <w:marTop w:val="0"/>
              <w:marBottom w:val="0"/>
              <w:divBdr>
                <w:top w:val="none" w:sz="0" w:space="0" w:color="auto"/>
                <w:left w:val="none" w:sz="0" w:space="0" w:color="auto"/>
                <w:bottom w:val="none" w:sz="0" w:space="0" w:color="auto"/>
                <w:right w:val="none" w:sz="0" w:space="0" w:color="auto"/>
              </w:divBdr>
            </w:div>
            <w:div w:id="1443498408">
              <w:marLeft w:val="0"/>
              <w:marRight w:val="0"/>
              <w:marTop w:val="0"/>
              <w:marBottom w:val="0"/>
              <w:divBdr>
                <w:top w:val="none" w:sz="0" w:space="0" w:color="auto"/>
                <w:left w:val="none" w:sz="0" w:space="0" w:color="auto"/>
                <w:bottom w:val="none" w:sz="0" w:space="0" w:color="auto"/>
                <w:right w:val="none" w:sz="0" w:space="0" w:color="auto"/>
              </w:divBdr>
            </w:div>
            <w:div w:id="1443650878">
              <w:marLeft w:val="0"/>
              <w:marRight w:val="0"/>
              <w:marTop w:val="0"/>
              <w:marBottom w:val="0"/>
              <w:divBdr>
                <w:top w:val="none" w:sz="0" w:space="0" w:color="auto"/>
                <w:left w:val="none" w:sz="0" w:space="0" w:color="auto"/>
                <w:bottom w:val="none" w:sz="0" w:space="0" w:color="auto"/>
                <w:right w:val="none" w:sz="0" w:space="0" w:color="auto"/>
              </w:divBdr>
            </w:div>
            <w:div w:id="1443919146">
              <w:marLeft w:val="0"/>
              <w:marRight w:val="0"/>
              <w:marTop w:val="0"/>
              <w:marBottom w:val="0"/>
              <w:divBdr>
                <w:top w:val="none" w:sz="0" w:space="0" w:color="auto"/>
                <w:left w:val="none" w:sz="0" w:space="0" w:color="auto"/>
                <w:bottom w:val="none" w:sz="0" w:space="0" w:color="auto"/>
                <w:right w:val="none" w:sz="0" w:space="0" w:color="auto"/>
              </w:divBdr>
            </w:div>
            <w:div w:id="1446969645">
              <w:marLeft w:val="0"/>
              <w:marRight w:val="0"/>
              <w:marTop w:val="0"/>
              <w:marBottom w:val="0"/>
              <w:divBdr>
                <w:top w:val="none" w:sz="0" w:space="0" w:color="auto"/>
                <w:left w:val="none" w:sz="0" w:space="0" w:color="auto"/>
                <w:bottom w:val="none" w:sz="0" w:space="0" w:color="auto"/>
                <w:right w:val="none" w:sz="0" w:space="0" w:color="auto"/>
              </w:divBdr>
            </w:div>
            <w:div w:id="1455249747">
              <w:marLeft w:val="0"/>
              <w:marRight w:val="0"/>
              <w:marTop w:val="0"/>
              <w:marBottom w:val="0"/>
              <w:divBdr>
                <w:top w:val="none" w:sz="0" w:space="0" w:color="auto"/>
                <w:left w:val="none" w:sz="0" w:space="0" w:color="auto"/>
                <w:bottom w:val="none" w:sz="0" w:space="0" w:color="auto"/>
                <w:right w:val="none" w:sz="0" w:space="0" w:color="auto"/>
              </w:divBdr>
            </w:div>
            <w:div w:id="1456830892">
              <w:marLeft w:val="0"/>
              <w:marRight w:val="0"/>
              <w:marTop w:val="0"/>
              <w:marBottom w:val="0"/>
              <w:divBdr>
                <w:top w:val="none" w:sz="0" w:space="0" w:color="auto"/>
                <w:left w:val="none" w:sz="0" w:space="0" w:color="auto"/>
                <w:bottom w:val="none" w:sz="0" w:space="0" w:color="auto"/>
                <w:right w:val="none" w:sz="0" w:space="0" w:color="auto"/>
              </w:divBdr>
            </w:div>
            <w:div w:id="1458529955">
              <w:marLeft w:val="0"/>
              <w:marRight w:val="0"/>
              <w:marTop w:val="0"/>
              <w:marBottom w:val="0"/>
              <w:divBdr>
                <w:top w:val="none" w:sz="0" w:space="0" w:color="auto"/>
                <w:left w:val="none" w:sz="0" w:space="0" w:color="auto"/>
                <w:bottom w:val="none" w:sz="0" w:space="0" w:color="auto"/>
                <w:right w:val="none" w:sz="0" w:space="0" w:color="auto"/>
              </w:divBdr>
            </w:div>
            <w:div w:id="1467427551">
              <w:marLeft w:val="0"/>
              <w:marRight w:val="0"/>
              <w:marTop w:val="480"/>
              <w:marBottom w:val="0"/>
              <w:divBdr>
                <w:top w:val="single" w:sz="6" w:space="0" w:color="auto"/>
                <w:left w:val="single" w:sz="6" w:space="0" w:color="auto"/>
                <w:bottom w:val="single" w:sz="6" w:space="0" w:color="auto"/>
                <w:right w:val="single" w:sz="6" w:space="0" w:color="auto"/>
              </w:divBdr>
            </w:div>
            <w:div w:id="1476989270">
              <w:marLeft w:val="0"/>
              <w:marRight w:val="0"/>
              <w:marTop w:val="0"/>
              <w:marBottom w:val="0"/>
              <w:divBdr>
                <w:top w:val="none" w:sz="0" w:space="0" w:color="auto"/>
                <w:left w:val="none" w:sz="0" w:space="0" w:color="auto"/>
                <w:bottom w:val="none" w:sz="0" w:space="0" w:color="auto"/>
                <w:right w:val="none" w:sz="0" w:space="0" w:color="auto"/>
              </w:divBdr>
            </w:div>
            <w:div w:id="1482234550">
              <w:marLeft w:val="0"/>
              <w:marRight w:val="0"/>
              <w:marTop w:val="0"/>
              <w:marBottom w:val="0"/>
              <w:divBdr>
                <w:top w:val="none" w:sz="0" w:space="0" w:color="auto"/>
                <w:left w:val="none" w:sz="0" w:space="0" w:color="auto"/>
                <w:bottom w:val="none" w:sz="0" w:space="0" w:color="auto"/>
                <w:right w:val="none" w:sz="0" w:space="0" w:color="auto"/>
              </w:divBdr>
            </w:div>
            <w:div w:id="1483698251">
              <w:marLeft w:val="0"/>
              <w:marRight w:val="0"/>
              <w:marTop w:val="0"/>
              <w:marBottom w:val="0"/>
              <w:divBdr>
                <w:top w:val="none" w:sz="0" w:space="0" w:color="auto"/>
                <w:left w:val="none" w:sz="0" w:space="0" w:color="auto"/>
                <w:bottom w:val="none" w:sz="0" w:space="0" w:color="auto"/>
                <w:right w:val="none" w:sz="0" w:space="0" w:color="auto"/>
              </w:divBdr>
            </w:div>
            <w:div w:id="1484656687">
              <w:marLeft w:val="0"/>
              <w:marRight w:val="0"/>
              <w:marTop w:val="0"/>
              <w:marBottom w:val="0"/>
              <w:divBdr>
                <w:top w:val="none" w:sz="0" w:space="0" w:color="auto"/>
                <w:left w:val="none" w:sz="0" w:space="0" w:color="auto"/>
                <w:bottom w:val="none" w:sz="0" w:space="0" w:color="auto"/>
                <w:right w:val="none" w:sz="0" w:space="0" w:color="auto"/>
              </w:divBdr>
            </w:div>
            <w:div w:id="1485271744">
              <w:marLeft w:val="0"/>
              <w:marRight w:val="0"/>
              <w:marTop w:val="0"/>
              <w:marBottom w:val="0"/>
              <w:divBdr>
                <w:top w:val="none" w:sz="0" w:space="0" w:color="auto"/>
                <w:left w:val="none" w:sz="0" w:space="0" w:color="auto"/>
                <w:bottom w:val="none" w:sz="0" w:space="0" w:color="auto"/>
                <w:right w:val="none" w:sz="0" w:space="0" w:color="auto"/>
              </w:divBdr>
            </w:div>
            <w:div w:id="1486050256">
              <w:marLeft w:val="0"/>
              <w:marRight w:val="0"/>
              <w:marTop w:val="0"/>
              <w:marBottom w:val="0"/>
              <w:divBdr>
                <w:top w:val="none" w:sz="0" w:space="0" w:color="auto"/>
                <w:left w:val="none" w:sz="0" w:space="0" w:color="auto"/>
                <w:bottom w:val="none" w:sz="0" w:space="0" w:color="auto"/>
                <w:right w:val="none" w:sz="0" w:space="0" w:color="auto"/>
              </w:divBdr>
            </w:div>
            <w:div w:id="1489857574">
              <w:marLeft w:val="0"/>
              <w:marRight w:val="0"/>
              <w:marTop w:val="0"/>
              <w:marBottom w:val="0"/>
              <w:divBdr>
                <w:top w:val="none" w:sz="0" w:space="0" w:color="auto"/>
                <w:left w:val="none" w:sz="0" w:space="0" w:color="auto"/>
                <w:bottom w:val="none" w:sz="0" w:space="0" w:color="auto"/>
                <w:right w:val="none" w:sz="0" w:space="0" w:color="auto"/>
              </w:divBdr>
            </w:div>
            <w:div w:id="1490557664">
              <w:marLeft w:val="0"/>
              <w:marRight w:val="0"/>
              <w:marTop w:val="0"/>
              <w:marBottom w:val="0"/>
              <w:divBdr>
                <w:top w:val="none" w:sz="0" w:space="0" w:color="auto"/>
                <w:left w:val="none" w:sz="0" w:space="0" w:color="auto"/>
                <w:bottom w:val="none" w:sz="0" w:space="0" w:color="auto"/>
                <w:right w:val="none" w:sz="0" w:space="0" w:color="auto"/>
              </w:divBdr>
            </w:div>
            <w:div w:id="1492983836">
              <w:marLeft w:val="0"/>
              <w:marRight w:val="0"/>
              <w:marTop w:val="0"/>
              <w:marBottom w:val="0"/>
              <w:divBdr>
                <w:top w:val="none" w:sz="0" w:space="0" w:color="auto"/>
                <w:left w:val="none" w:sz="0" w:space="0" w:color="auto"/>
                <w:bottom w:val="none" w:sz="0" w:space="0" w:color="auto"/>
                <w:right w:val="none" w:sz="0" w:space="0" w:color="auto"/>
              </w:divBdr>
            </w:div>
            <w:div w:id="1497263012">
              <w:marLeft w:val="0"/>
              <w:marRight w:val="0"/>
              <w:marTop w:val="0"/>
              <w:marBottom w:val="0"/>
              <w:divBdr>
                <w:top w:val="none" w:sz="0" w:space="0" w:color="auto"/>
                <w:left w:val="none" w:sz="0" w:space="0" w:color="auto"/>
                <w:bottom w:val="none" w:sz="0" w:space="0" w:color="auto"/>
                <w:right w:val="none" w:sz="0" w:space="0" w:color="auto"/>
              </w:divBdr>
            </w:div>
            <w:div w:id="1498694026">
              <w:marLeft w:val="0"/>
              <w:marRight w:val="0"/>
              <w:marTop w:val="0"/>
              <w:marBottom w:val="0"/>
              <w:divBdr>
                <w:top w:val="none" w:sz="0" w:space="0" w:color="auto"/>
                <w:left w:val="none" w:sz="0" w:space="0" w:color="auto"/>
                <w:bottom w:val="none" w:sz="0" w:space="0" w:color="auto"/>
                <w:right w:val="none" w:sz="0" w:space="0" w:color="auto"/>
              </w:divBdr>
            </w:div>
            <w:div w:id="1498768619">
              <w:marLeft w:val="0"/>
              <w:marRight w:val="0"/>
              <w:marTop w:val="0"/>
              <w:marBottom w:val="0"/>
              <w:divBdr>
                <w:top w:val="none" w:sz="0" w:space="0" w:color="auto"/>
                <w:left w:val="none" w:sz="0" w:space="0" w:color="auto"/>
                <w:bottom w:val="none" w:sz="0" w:space="0" w:color="auto"/>
                <w:right w:val="none" w:sz="0" w:space="0" w:color="auto"/>
              </w:divBdr>
            </w:div>
            <w:div w:id="1508324149">
              <w:marLeft w:val="0"/>
              <w:marRight w:val="0"/>
              <w:marTop w:val="0"/>
              <w:marBottom w:val="0"/>
              <w:divBdr>
                <w:top w:val="none" w:sz="0" w:space="0" w:color="auto"/>
                <w:left w:val="none" w:sz="0" w:space="0" w:color="auto"/>
                <w:bottom w:val="none" w:sz="0" w:space="0" w:color="auto"/>
                <w:right w:val="none" w:sz="0" w:space="0" w:color="auto"/>
              </w:divBdr>
            </w:div>
            <w:div w:id="1513836041">
              <w:marLeft w:val="0"/>
              <w:marRight w:val="0"/>
              <w:marTop w:val="0"/>
              <w:marBottom w:val="0"/>
              <w:divBdr>
                <w:top w:val="none" w:sz="0" w:space="0" w:color="auto"/>
                <w:left w:val="none" w:sz="0" w:space="0" w:color="auto"/>
                <w:bottom w:val="none" w:sz="0" w:space="0" w:color="auto"/>
                <w:right w:val="none" w:sz="0" w:space="0" w:color="auto"/>
              </w:divBdr>
            </w:div>
            <w:div w:id="1514950719">
              <w:marLeft w:val="0"/>
              <w:marRight w:val="0"/>
              <w:marTop w:val="0"/>
              <w:marBottom w:val="0"/>
              <w:divBdr>
                <w:top w:val="none" w:sz="0" w:space="0" w:color="auto"/>
                <w:left w:val="none" w:sz="0" w:space="0" w:color="auto"/>
                <w:bottom w:val="none" w:sz="0" w:space="0" w:color="auto"/>
                <w:right w:val="none" w:sz="0" w:space="0" w:color="auto"/>
              </w:divBdr>
            </w:div>
            <w:div w:id="1516112325">
              <w:marLeft w:val="0"/>
              <w:marRight w:val="0"/>
              <w:marTop w:val="0"/>
              <w:marBottom w:val="0"/>
              <w:divBdr>
                <w:top w:val="none" w:sz="0" w:space="0" w:color="auto"/>
                <w:left w:val="none" w:sz="0" w:space="0" w:color="auto"/>
                <w:bottom w:val="none" w:sz="0" w:space="0" w:color="auto"/>
                <w:right w:val="none" w:sz="0" w:space="0" w:color="auto"/>
              </w:divBdr>
            </w:div>
            <w:div w:id="1516187205">
              <w:marLeft w:val="0"/>
              <w:marRight w:val="0"/>
              <w:marTop w:val="0"/>
              <w:marBottom w:val="0"/>
              <w:divBdr>
                <w:top w:val="none" w:sz="0" w:space="0" w:color="auto"/>
                <w:left w:val="none" w:sz="0" w:space="0" w:color="auto"/>
                <w:bottom w:val="none" w:sz="0" w:space="0" w:color="auto"/>
                <w:right w:val="none" w:sz="0" w:space="0" w:color="auto"/>
              </w:divBdr>
            </w:div>
            <w:div w:id="1516454265">
              <w:marLeft w:val="0"/>
              <w:marRight w:val="0"/>
              <w:marTop w:val="0"/>
              <w:marBottom w:val="0"/>
              <w:divBdr>
                <w:top w:val="none" w:sz="0" w:space="0" w:color="auto"/>
                <w:left w:val="none" w:sz="0" w:space="0" w:color="auto"/>
                <w:bottom w:val="none" w:sz="0" w:space="0" w:color="auto"/>
                <w:right w:val="none" w:sz="0" w:space="0" w:color="auto"/>
              </w:divBdr>
            </w:div>
            <w:div w:id="1520699824">
              <w:marLeft w:val="0"/>
              <w:marRight w:val="0"/>
              <w:marTop w:val="0"/>
              <w:marBottom w:val="0"/>
              <w:divBdr>
                <w:top w:val="none" w:sz="0" w:space="0" w:color="auto"/>
                <w:left w:val="none" w:sz="0" w:space="0" w:color="auto"/>
                <w:bottom w:val="none" w:sz="0" w:space="0" w:color="auto"/>
                <w:right w:val="none" w:sz="0" w:space="0" w:color="auto"/>
              </w:divBdr>
            </w:div>
            <w:div w:id="1521697534">
              <w:marLeft w:val="0"/>
              <w:marRight w:val="0"/>
              <w:marTop w:val="0"/>
              <w:marBottom w:val="0"/>
              <w:divBdr>
                <w:top w:val="none" w:sz="0" w:space="0" w:color="auto"/>
                <w:left w:val="none" w:sz="0" w:space="0" w:color="auto"/>
                <w:bottom w:val="none" w:sz="0" w:space="0" w:color="auto"/>
                <w:right w:val="none" w:sz="0" w:space="0" w:color="auto"/>
              </w:divBdr>
            </w:div>
            <w:div w:id="1521772948">
              <w:marLeft w:val="0"/>
              <w:marRight w:val="0"/>
              <w:marTop w:val="0"/>
              <w:marBottom w:val="0"/>
              <w:divBdr>
                <w:top w:val="none" w:sz="0" w:space="0" w:color="auto"/>
                <w:left w:val="none" w:sz="0" w:space="0" w:color="auto"/>
                <w:bottom w:val="none" w:sz="0" w:space="0" w:color="auto"/>
                <w:right w:val="none" w:sz="0" w:space="0" w:color="auto"/>
              </w:divBdr>
            </w:div>
            <w:div w:id="1522277109">
              <w:marLeft w:val="0"/>
              <w:marRight w:val="0"/>
              <w:marTop w:val="0"/>
              <w:marBottom w:val="0"/>
              <w:divBdr>
                <w:top w:val="none" w:sz="0" w:space="0" w:color="auto"/>
                <w:left w:val="none" w:sz="0" w:space="0" w:color="auto"/>
                <w:bottom w:val="none" w:sz="0" w:space="0" w:color="auto"/>
                <w:right w:val="none" w:sz="0" w:space="0" w:color="auto"/>
              </w:divBdr>
            </w:div>
            <w:div w:id="1522358980">
              <w:marLeft w:val="0"/>
              <w:marRight w:val="0"/>
              <w:marTop w:val="0"/>
              <w:marBottom w:val="0"/>
              <w:divBdr>
                <w:top w:val="none" w:sz="0" w:space="0" w:color="auto"/>
                <w:left w:val="none" w:sz="0" w:space="0" w:color="auto"/>
                <w:bottom w:val="none" w:sz="0" w:space="0" w:color="auto"/>
                <w:right w:val="none" w:sz="0" w:space="0" w:color="auto"/>
              </w:divBdr>
            </w:div>
            <w:div w:id="1522891756">
              <w:marLeft w:val="0"/>
              <w:marRight w:val="0"/>
              <w:marTop w:val="0"/>
              <w:marBottom w:val="0"/>
              <w:divBdr>
                <w:top w:val="none" w:sz="0" w:space="0" w:color="auto"/>
                <w:left w:val="none" w:sz="0" w:space="0" w:color="auto"/>
                <w:bottom w:val="none" w:sz="0" w:space="0" w:color="auto"/>
                <w:right w:val="none" w:sz="0" w:space="0" w:color="auto"/>
              </w:divBdr>
            </w:div>
            <w:div w:id="1525679197">
              <w:marLeft w:val="0"/>
              <w:marRight w:val="0"/>
              <w:marTop w:val="0"/>
              <w:marBottom w:val="0"/>
              <w:divBdr>
                <w:top w:val="none" w:sz="0" w:space="0" w:color="auto"/>
                <w:left w:val="none" w:sz="0" w:space="0" w:color="auto"/>
                <w:bottom w:val="none" w:sz="0" w:space="0" w:color="auto"/>
                <w:right w:val="none" w:sz="0" w:space="0" w:color="auto"/>
              </w:divBdr>
            </w:div>
            <w:div w:id="1529829367">
              <w:marLeft w:val="0"/>
              <w:marRight w:val="0"/>
              <w:marTop w:val="0"/>
              <w:marBottom w:val="0"/>
              <w:divBdr>
                <w:top w:val="none" w:sz="0" w:space="0" w:color="auto"/>
                <w:left w:val="none" w:sz="0" w:space="0" w:color="auto"/>
                <w:bottom w:val="none" w:sz="0" w:space="0" w:color="auto"/>
                <w:right w:val="none" w:sz="0" w:space="0" w:color="auto"/>
              </w:divBdr>
            </w:div>
            <w:div w:id="1534075245">
              <w:marLeft w:val="0"/>
              <w:marRight w:val="0"/>
              <w:marTop w:val="0"/>
              <w:marBottom w:val="0"/>
              <w:divBdr>
                <w:top w:val="none" w:sz="0" w:space="0" w:color="auto"/>
                <w:left w:val="none" w:sz="0" w:space="0" w:color="auto"/>
                <w:bottom w:val="none" w:sz="0" w:space="0" w:color="auto"/>
                <w:right w:val="none" w:sz="0" w:space="0" w:color="auto"/>
              </w:divBdr>
            </w:div>
            <w:div w:id="1536431492">
              <w:marLeft w:val="0"/>
              <w:marRight w:val="0"/>
              <w:marTop w:val="0"/>
              <w:marBottom w:val="0"/>
              <w:divBdr>
                <w:top w:val="none" w:sz="0" w:space="0" w:color="auto"/>
                <w:left w:val="none" w:sz="0" w:space="0" w:color="auto"/>
                <w:bottom w:val="none" w:sz="0" w:space="0" w:color="auto"/>
                <w:right w:val="none" w:sz="0" w:space="0" w:color="auto"/>
              </w:divBdr>
            </w:div>
            <w:div w:id="1538393988">
              <w:marLeft w:val="0"/>
              <w:marRight w:val="0"/>
              <w:marTop w:val="0"/>
              <w:marBottom w:val="0"/>
              <w:divBdr>
                <w:top w:val="none" w:sz="0" w:space="0" w:color="auto"/>
                <w:left w:val="none" w:sz="0" w:space="0" w:color="auto"/>
                <w:bottom w:val="none" w:sz="0" w:space="0" w:color="auto"/>
                <w:right w:val="none" w:sz="0" w:space="0" w:color="auto"/>
              </w:divBdr>
            </w:div>
            <w:div w:id="1540244322">
              <w:marLeft w:val="0"/>
              <w:marRight w:val="0"/>
              <w:marTop w:val="0"/>
              <w:marBottom w:val="0"/>
              <w:divBdr>
                <w:top w:val="none" w:sz="0" w:space="0" w:color="auto"/>
                <w:left w:val="none" w:sz="0" w:space="0" w:color="auto"/>
                <w:bottom w:val="none" w:sz="0" w:space="0" w:color="auto"/>
                <w:right w:val="none" w:sz="0" w:space="0" w:color="auto"/>
              </w:divBdr>
            </w:div>
            <w:div w:id="1542014146">
              <w:marLeft w:val="0"/>
              <w:marRight w:val="0"/>
              <w:marTop w:val="0"/>
              <w:marBottom w:val="0"/>
              <w:divBdr>
                <w:top w:val="none" w:sz="0" w:space="0" w:color="auto"/>
                <w:left w:val="none" w:sz="0" w:space="0" w:color="auto"/>
                <w:bottom w:val="none" w:sz="0" w:space="0" w:color="auto"/>
                <w:right w:val="none" w:sz="0" w:space="0" w:color="auto"/>
              </w:divBdr>
            </w:div>
            <w:div w:id="1542089207">
              <w:marLeft w:val="0"/>
              <w:marRight w:val="0"/>
              <w:marTop w:val="480"/>
              <w:marBottom w:val="0"/>
              <w:divBdr>
                <w:top w:val="single" w:sz="6" w:space="0" w:color="auto"/>
                <w:left w:val="single" w:sz="6" w:space="0" w:color="auto"/>
                <w:bottom w:val="single" w:sz="6" w:space="0" w:color="auto"/>
                <w:right w:val="single" w:sz="6" w:space="0" w:color="auto"/>
              </w:divBdr>
            </w:div>
            <w:div w:id="1543244718">
              <w:marLeft w:val="0"/>
              <w:marRight w:val="0"/>
              <w:marTop w:val="0"/>
              <w:marBottom w:val="0"/>
              <w:divBdr>
                <w:top w:val="none" w:sz="0" w:space="0" w:color="auto"/>
                <w:left w:val="none" w:sz="0" w:space="0" w:color="auto"/>
                <w:bottom w:val="none" w:sz="0" w:space="0" w:color="auto"/>
                <w:right w:val="none" w:sz="0" w:space="0" w:color="auto"/>
              </w:divBdr>
            </w:div>
            <w:div w:id="1544291198">
              <w:marLeft w:val="0"/>
              <w:marRight w:val="0"/>
              <w:marTop w:val="0"/>
              <w:marBottom w:val="0"/>
              <w:divBdr>
                <w:top w:val="none" w:sz="0" w:space="0" w:color="auto"/>
                <w:left w:val="none" w:sz="0" w:space="0" w:color="auto"/>
                <w:bottom w:val="none" w:sz="0" w:space="0" w:color="auto"/>
                <w:right w:val="none" w:sz="0" w:space="0" w:color="auto"/>
              </w:divBdr>
            </w:div>
            <w:div w:id="1547906707">
              <w:marLeft w:val="0"/>
              <w:marRight w:val="0"/>
              <w:marTop w:val="0"/>
              <w:marBottom w:val="0"/>
              <w:divBdr>
                <w:top w:val="none" w:sz="0" w:space="0" w:color="auto"/>
                <w:left w:val="none" w:sz="0" w:space="0" w:color="auto"/>
                <w:bottom w:val="none" w:sz="0" w:space="0" w:color="auto"/>
                <w:right w:val="none" w:sz="0" w:space="0" w:color="auto"/>
              </w:divBdr>
            </w:div>
            <w:div w:id="1552037544">
              <w:marLeft w:val="0"/>
              <w:marRight w:val="0"/>
              <w:marTop w:val="0"/>
              <w:marBottom w:val="0"/>
              <w:divBdr>
                <w:top w:val="none" w:sz="0" w:space="0" w:color="auto"/>
                <w:left w:val="none" w:sz="0" w:space="0" w:color="auto"/>
                <w:bottom w:val="none" w:sz="0" w:space="0" w:color="auto"/>
                <w:right w:val="none" w:sz="0" w:space="0" w:color="auto"/>
              </w:divBdr>
            </w:div>
            <w:div w:id="1554344139">
              <w:marLeft w:val="0"/>
              <w:marRight w:val="0"/>
              <w:marTop w:val="0"/>
              <w:marBottom w:val="0"/>
              <w:divBdr>
                <w:top w:val="none" w:sz="0" w:space="0" w:color="auto"/>
                <w:left w:val="none" w:sz="0" w:space="0" w:color="auto"/>
                <w:bottom w:val="none" w:sz="0" w:space="0" w:color="auto"/>
                <w:right w:val="none" w:sz="0" w:space="0" w:color="auto"/>
              </w:divBdr>
            </w:div>
            <w:div w:id="1557619280">
              <w:marLeft w:val="0"/>
              <w:marRight w:val="0"/>
              <w:marTop w:val="0"/>
              <w:marBottom w:val="0"/>
              <w:divBdr>
                <w:top w:val="none" w:sz="0" w:space="0" w:color="auto"/>
                <w:left w:val="none" w:sz="0" w:space="0" w:color="auto"/>
                <w:bottom w:val="none" w:sz="0" w:space="0" w:color="auto"/>
                <w:right w:val="none" w:sz="0" w:space="0" w:color="auto"/>
              </w:divBdr>
            </w:div>
            <w:div w:id="1558735388">
              <w:marLeft w:val="0"/>
              <w:marRight w:val="0"/>
              <w:marTop w:val="0"/>
              <w:marBottom w:val="0"/>
              <w:divBdr>
                <w:top w:val="none" w:sz="0" w:space="0" w:color="auto"/>
                <w:left w:val="none" w:sz="0" w:space="0" w:color="auto"/>
                <w:bottom w:val="none" w:sz="0" w:space="0" w:color="auto"/>
                <w:right w:val="none" w:sz="0" w:space="0" w:color="auto"/>
              </w:divBdr>
            </w:div>
            <w:div w:id="1560243952">
              <w:marLeft w:val="0"/>
              <w:marRight w:val="0"/>
              <w:marTop w:val="0"/>
              <w:marBottom w:val="0"/>
              <w:divBdr>
                <w:top w:val="none" w:sz="0" w:space="0" w:color="auto"/>
                <w:left w:val="none" w:sz="0" w:space="0" w:color="auto"/>
                <w:bottom w:val="none" w:sz="0" w:space="0" w:color="auto"/>
                <w:right w:val="none" w:sz="0" w:space="0" w:color="auto"/>
              </w:divBdr>
            </w:div>
            <w:div w:id="1562401974">
              <w:marLeft w:val="0"/>
              <w:marRight w:val="0"/>
              <w:marTop w:val="0"/>
              <w:marBottom w:val="0"/>
              <w:divBdr>
                <w:top w:val="none" w:sz="0" w:space="0" w:color="auto"/>
                <w:left w:val="none" w:sz="0" w:space="0" w:color="auto"/>
                <w:bottom w:val="none" w:sz="0" w:space="0" w:color="auto"/>
                <w:right w:val="none" w:sz="0" w:space="0" w:color="auto"/>
              </w:divBdr>
            </w:div>
            <w:div w:id="1566137400">
              <w:marLeft w:val="0"/>
              <w:marRight w:val="0"/>
              <w:marTop w:val="0"/>
              <w:marBottom w:val="0"/>
              <w:divBdr>
                <w:top w:val="none" w:sz="0" w:space="0" w:color="auto"/>
                <w:left w:val="none" w:sz="0" w:space="0" w:color="auto"/>
                <w:bottom w:val="none" w:sz="0" w:space="0" w:color="auto"/>
                <w:right w:val="none" w:sz="0" w:space="0" w:color="auto"/>
              </w:divBdr>
            </w:div>
            <w:div w:id="1567107500">
              <w:marLeft w:val="0"/>
              <w:marRight w:val="0"/>
              <w:marTop w:val="0"/>
              <w:marBottom w:val="0"/>
              <w:divBdr>
                <w:top w:val="none" w:sz="0" w:space="0" w:color="auto"/>
                <w:left w:val="none" w:sz="0" w:space="0" w:color="auto"/>
                <w:bottom w:val="none" w:sz="0" w:space="0" w:color="auto"/>
                <w:right w:val="none" w:sz="0" w:space="0" w:color="auto"/>
              </w:divBdr>
            </w:div>
            <w:div w:id="1571572044">
              <w:marLeft w:val="0"/>
              <w:marRight w:val="0"/>
              <w:marTop w:val="0"/>
              <w:marBottom w:val="0"/>
              <w:divBdr>
                <w:top w:val="none" w:sz="0" w:space="0" w:color="auto"/>
                <w:left w:val="none" w:sz="0" w:space="0" w:color="auto"/>
                <w:bottom w:val="none" w:sz="0" w:space="0" w:color="auto"/>
                <w:right w:val="none" w:sz="0" w:space="0" w:color="auto"/>
              </w:divBdr>
            </w:div>
            <w:div w:id="1577085533">
              <w:marLeft w:val="0"/>
              <w:marRight w:val="0"/>
              <w:marTop w:val="0"/>
              <w:marBottom w:val="0"/>
              <w:divBdr>
                <w:top w:val="none" w:sz="0" w:space="0" w:color="auto"/>
                <w:left w:val="none" w:sz="0" w:space="0" w:color="auto"/>
                <w:bottom w:val="none" w:sz="0" w:space="0" w:color="auto"/>
                <w:right w:val="none" w:sz="0" w:space="0" w:color="auto"/>
              </w:divBdr>
            </w:div>
            <w:div w:id="1577131603">
              <w:marLeft w:val="0"/>
              <w:marRight w:val="0"/>
              <w:marTop w:val="0"/>
              <w:marBottom w:val="0"/>
              <w:divBdr>
                <w:top w:val="none" w:sz="0" w:space="0" w:color="auto"/>
                <w:left w:val="none" w:sz="0" w:space="0" w:color="auto"/>
                <w:bottom w:val="none" w:sz="0" w:space="0" w:color="auto"/>
                <w:right w:val="none" w:sz="0" w:space="0" w:color="auto"/>
              </w:divBdr>
            </w:div>
            <w:div w:id="1577937980">
              <w:marLeft w:val="0"/>
              <w:marRight w:val="0"/>
              <w:marTop w:val="0"/>
              <w:marBottom w:val="0"/>
              <w:divBdr>
                <w:top w:val="none" w:sz="0" w:space="0" w:color="auto"/>
                <w:left w:val="none" w:sz="0" w:space="0" w:color="auto"/>
                <w:bottom w:val="none" w:sz="0" w:space="0" w:color="auto"/>
                <w:right w:val="none" w:sz="0" w:space="0" w:color="auto"/>
              </w:divBdr>
            </w:div>
            <w:div w:id="1583101071">
              <w:marLeft w:val="0"/>
              <w:marRight w:val="0"/>
              <w:marTop w:val="0"/>
              <w:marBottom w:val="0"/>
              <w:divBdr>
                <w:top w:val="none" w:sz="0" w:space="0" w:color="auto"/>
                <w:left w:val="none" w:sz="0" w:space="0" w:color="auto"/>
                <w:bottom w:val="none" w:sz="0" w:space="0" w:color="auto"/>
                <w:right w:val="none" w:sz="0" w:space="0" w:color="auto"/>
              </w:divBdr>
            </w:div>
            <w:div w:id="1586113735">
              <w:marLeft w:val="0"/>
              <w:marRight w:val="0"/>
              <w:marTop w:val="0"/>
              <w:marBottom w:val="0"/>
              <w:divBdr>
                <w:top w:val="none" w:sz="0" w:space="0" w:color="auto"/>
                <w:left w:val="none" w:sz="0" w:space="0" w:color="auto"/>
                <w:bottom w:val="none" w:sz="0" w:space="0" w:color="auto"/>
                <w:right w:val="none" w:sz="0" w:space="0" w:color="auto"/>
              </w:divBdr>
            </w:div>
            <w:div w:id="1587957090">
              <w:marLeft w:val="0"/>
              <w:marRight w:val="0"/>
              <w:marTop w:val="0"/>
              <w:marBottom w:val="0"/>
              <w:divBdr>
                <w:top w:val="none" w:sz="0" w:space="0" w:color="auto"/>
                <w:left w:val="none" w:sz="0" w:space="0" w:color="auto"/>
                <w:bottom w:val="none" w:sz="0" w:space="0" w:color="auto"/>
                <w:right w:val="none" w:sz="0" w:space="0" w:color="auto"/>
              </w:divBdr>
            </w:div>
            <w:div w:id="1589462481">
              <w:marLeft w:val="0"/>
              <w:marRight w:val="0"/>
              <w:marTop w:val="0"/>
              <w:marBottom w:val="0"/>
              <w:divBdr>
                <w:top w:val="none" w:sz="0" w:space="0" w:color="auto"/>
                <w:left w:val="none" w:sz="0" w:space="0" w:color="auto"/>
                <w:bottom w:val="none" w:sz="0" w:space="0" w:color="auto"/>
                <w:right w:val="none" w:sz="0" w:space="0" w:color="auto"/>
              </w:divBdr>
            </w:div>
            <w:div w:id="1593469228">
              <w:marLeft w:val="0"/>
              <w:marRight w:val="0"/>
              <w:marTop w:val="0"/>
              <w:marBottom w:val="0"/>
              <w:divBdr>
                <w:top w:val="none" w:sz="0" w:space="0" w:color="auto"/>
                <w:left w:val="none" w:sz="0" w:space="0" w:color="auto"/>
                <w:bottom w:val="none" w:sz="0" w:space="0" w:color="auto"/>
                <w:right w:val="none" w:sz="0" w:space="0" w:color="auto"/>
              </w:divBdr>
            </w:div>
            <w:div w:id="1596135081">
              <w:marLeft w:val="0"/>
              <w:marRight w:val="0"/>
              <w:marTop w:val="0"/>
              <w:marBottom w:val="0"/>
              <w:divBdr>
                <w:top w:val="none" w:sz="0" w:space="0" w:color="auto"/>
                <w:left w:val="none" w:sz="0" w:space="0" w:color="auto"/>
                <w:bottom w:val="none" w:sz="0" w:space="0" w:color="auto"/>
                <w:right w:val="none" w:sz="0" w:space="0" w:color="auto"/>
              </w:divBdr>
            </w:div>
            <w:div w:id="1597710194">
              <w:marLeft w:val="0"/>
              <w:marRight w:val="0"/>
              <w:marTop w:val="0"/>
              <w:marBottom w:val="0"/>
              <w:divBdr>
                <w:top w:val="none" w:sz="0" w:space="0" w:color="auto"/>
                <w:left w:val="none" w:sz="0" w:space="0" w:color="auto"/>
                <w:bottom w:val="none" w:sz="0" w:space="0" w:color="auto"/>
                <w:right w:val="none" w:sz="0" w:space="0" w:color="auto"/>
              </w:divBdr>
            </w:div>
            <w:div w:id="1597901740">
              <w:marLeft w:val="0"/>
              <w:marRight w:val="0"/>
              <w:marTop w:val="0"/>
              <w:marBottom w:val="0"/>
              <w:divBdr>
                <w:top w:val="none" w:sz="0" w:space="0" w:color="auto"/>
                <w:left w:val="none" w:sz="0" w:space="0" w:color="auto"/>
                <w:bottom w:val="none" w:sz="0" w:space="0" w:color="auto"/>
                <w:right w:val="none" w:sz="0" w:space="0" w:color="auto"/>
              </w:divBdr>
            </w:div>
            <w:div w:id="1598979979">
              <w:marLeft w:val="0"/>
              <w:marRight w:val="0"/>
              <w:marTop w:val="0"/>
              <w:marBottom w:val="0"/>
              <w:divBdr>
                <w:top w:val="none" w:sz="0" w:space="0" w:color="auto"/>
                <w:left w:val="none" w:sz="0" w:space="0" w:color="auto"/>
                <w:bottom w:val="none" w:sz="0" w:space="0" w:color="auto"/>
                <w:right w:val="none" w:sz="0" w:space="0" w:color="auto"/>
              </w:divBdr>
            </w:div>
            <w:div w:id="1608460249">
              <w:marLeft w:val="0"/>
              <w:marRight w:val="0"/>
              <w:marTop w:val="0"/>
              <w:marBottom w:val="0"/>
              <w:divBdr>
                <w:top w:val="none" w:sz="0" w:space="0" w:color="auto"/>
                <w:left w:val="none" w:sz="0" w:space="0" w:color="auto"/>
                <w:bottom w:val="none" w:sz="0" w:space="0" w:color="auto"/>
                <w:right w:val="none" w:sz="0" w:space="0" w:color="auto"/>
              </w:divBdr>
            </w:div>
            <w:div w:id="1610969146">
              <w:marLeft w:val="0"/>
              <w:marRight w:val="0"/>
              <w:marTop w:val="0"/>
              <w:marBottom w:val="0"/>
              <w:divBdr>
                <w:top w:val="none" w:sz="0" w:space="0" w:color="auto"/>
                <w:left w:val="none" w:sz="0" w:space="0" w:color="auto"/>
                <w:bottom w:val="none" w:sz="0" w:space="0" w:color="auto"/>
                <w:right w:val="none" w:sz="0" w:space="0" w:color="auto"/>
              </w:divBdr>
            </w:div>
            <w:div w:id="1615332459">
              <w:marLeft w:val="0"/>
              <w:marRight w:val="0"/>
              <w:marTop w:val="0"/>
              <w:marBottom w:val="0"/>
              <w:divBdr>
                <w:top w:val="none" w:sz="0" w:space="0" w:color="auto"/>
                <w:left w:val="none" w:sz="0" w:space="0" w:color="auto"/>
                <w:bottom w:val="none" w:sz="0" w:space="0" w:color="auto"/>
                <w:right w:val="none" w:sz="0" w:space="0" w:color="auto"/>
              </w:divBdr>
            </w:div>
            <w:div w:id="1615403757">
              <w:marLeft w:val="0"/>
              <w:marRight w:val="0"/>
              <w:marTop w:val="0"/>
              <w:marBottom w:val="0"/>
              <w:divBdr>
                <w:top w:val="none" w:sz="0" w:space="0" w:color="auto"/>
                <w:left w:val="none" w:sz="0" w:space="0" w:color="auto"/>
                <w:bottom w:val="none" w:sz="0" w:space="0" w:color="auto"/>
                <w:right w:val="none" w:sz="0" w:space="0" w:color="auto"/>
              </w:divBdr>
            </w:div>
            <w:div w:id="1616600683">
              <w:marLeft w:val="0"/>
              <w:marRight w:val="0"/>
              <w:marTop w:val="480"/>
              <w:marBottom w:val="0"/>
              <w:divBdr>
                <w:top w:val="single" w:sz="6" w:space="0" w:color="auto"/>
                <w:left w:val="single" w:sz="6" w:space="0" w:color="auto"/>
                <w:bottom w:val="single" w:sz="6" w:space="0" w:color="auto"/>
                <w:right w:val="single" w:sz="6" w:space="0" w:color="auto"/>
              </w:divBdr>
            </w:div>
            <w:div w:id="1617908507">
              <w:marLeft w:val="0"/>
              <w:marRight w:val="0"/>
              <w:marTop w:val="0"/>
              <w:marBottom w:val="0"/>
              <w:divBdr>
                <w:top w:val="none" w:sz="0" w:space="0" w:color="auto"/>
                <w:left w:val="none" w:sz="0" w:space="0" w:color="auto"/>
                <w:bottom w:val="none" w:sz="0" w:space="0" w:color="auto"/>
                <w:right w:val="none" w:sz="0" w:space="0" w:color="auto"/>
              </w:divBdr>
            </w:div>
            <w:div w:id="1623074872">
              <w:marLeft w:val="0"/>
              <w:marRight w:val="0"/>
              <w:marTop w:val="0"/>
              <w:marBottom w:val="0"/>
              <w:divBdr>
                <w:top w:val="none" w:sz="0" w:space="0" w:color="auto"/>
                <w:left w:val="none" w:sz="0" w:space="0" w:color="auto"/>
                <w:bottom w:val="none" w:sz="0" w:space="0" w:color="auto"/>
                <w:right w:val="none" w:sz="0" w:space="0" w:color="auto"/>
              </w:divBdr>
            </w:div>
            <w:div w:id="1623882711">
              <w:marLeft w:val="0"/>
              <w:marRight w:val="0"/>
              <w:marTop w:val="0"/>
              <w:marBottom w:val="0"/>
              <w:divBdr>
                <w:top w:val="none" w:sz="0" w:space="0" w:color="auto"/>
                <w:left w:val="none" w:sz="0" w:space="0" w:color="auto"/>
                <w:bottom w:val="none" w:sz="0" w:space="0" w:color="auto"/>
                <w:right w:val="none" w:sz="0" w:space="0" w:color="auto"/>
              </w:divBdr>
            </w:div>
            <w:div w:id="1624338742">
              <w:marLeft w:val="0"/>
              <w:marRight w:val="0"/>
              <w:marTop w:val="0"/>
              <w:marBottom w:val="0"/>
              <w:divBdr>
                <w:top w:val="none" w:sz="0" w:space="0" w:color="auto"/>
                <w:left w:val="none" w:sz="0" w:space="0" w:color="auto"/>
                <w:bottom w:val="none" w:sz="0" w:space="0" w:color="auto"/>
                <w:right w:val="none" w:sz="0" w:space="0" w:color="auto"/>
              </w:divBdr>
            </w:div>
            <w:div w:id="1630087604">
              <w:marLeft w:val="0"/>
              <w:marRight w:val="0"/>
              <w:marTop w:val="0"/>
              <w:marBottom w:val="0"/>
              <w:divBdr>
                <w:top w:val="none" w:sz="0" w:space="0" w:color="auto"/>
                <w:left w:val="none" w:sz="0" w:space="0" w:color="auto"/>
                <w:bottom w:val="none" w:sz="0" w:space="0" w:color="auto"/>
                <w:right w:val="none" w:sz="0" w:space="0" w:color="auto"/>
              </w:divBdr>
            </w:div>
            <w:div w:id="1634552721">
              <w:marLeft w:val="0"/>
              <w:marRight w:val="0"/>
              <w:marTop w:val="0"/>
              <w:marBottom w:val="0"/>
              <w:divBdr>
                <w:top w:val="none" w:sz="0" w:space="0" w:color="auto"/>
                <w:left w:val="none" w:sz="0" w:space="0" w:color="auto"/>
                <w:bottom w:val="none" w:sz="0" w:space="0" w:color="auto"/>
                <w:right w:val="none" w:sz="0" w:space="0" w:color="auto"/>
              </w:divBdr>
            </w:div>
            <w:div w:id="1634557848">
              <w:marLeft w:val="0"/>
              <w:marRight w:val="0"/>
              <w:marTop w:val="0"/>
              <w:marBottom w:val="0"/>
              <w:divBdr>
                <w:top w:val="none" w:sz="0" w:space="0" w:color="auto"/>
                <w:left w:val="none" w:sz="0" w:space="0" w:color="auto"/>
                <w:bottom w:val="none" w:sz="0" w:space="0" w:color="auto"/>
                <w:right w:val="none" w:sz="0" w:space="0" w:color="auto"/>
              </w:divBdr>
            </w:div>
            <w:div w:id="1638074358">
              <w:marLeft w:val="0"/>
              <w:marRight w:val="0"/>
              <w:marTop w:val="0"/>
              <w:marBottom w:val="0"/>
              <w:divBdr>
                <w:top w:val="none" w:sz="0" w:space="0" w:color="auto"/>
                <w:left w:val="none" w:sz="0" w:space="0" w:color="auto"/>
                <w:bottom w:val="none" w:sz="0" w:space="0" w:color="auto"/>
                <w:right w:val="none" w:sz="0" w:space="0" w:color="auto"/>
              </w:divBdr>
            </w:div>
            <w:div w:id="1641232873">
              <w:marLeft w:val="0"/>
              <w:marRight w:val="0"/>
              <w:marTop w:val="0"/>
              <w:marBottom w:val="0"/>
              <w:divBdr>
                <w:top w:val="none" w:sz="0" w:space="0" w:color="auto"/>
                <w:left w:val="none" w:sz="0" w:space="0" w:color="auto"/>
                <w:bottom w:val="none" w:sz="0" w:space="0" w:color="auto"/>
                <w:right w:val="none" w:sz="0" w:space="0" w:color="auto"/>
              </w:divBdr>
            </w:div>
            <w:div w:id="1642533868">
              <w:marLeft w:val="0"/>
              <w:marRight w:val="0"/>
              <w:marTop w:val="480"/>
              <w:marBottom w:val="0"/>
              <w:divBdr>
                <w:top w:val="single" w:sz="6" w:space="0" w:color="auto"/>
                <w:left w:val="single" w:sz="6" w:space="0" w:color="auto"/>
                <w:bottom w:val="single" w:sz="6" w:space="0" w:color="auto"/>
                <w:right w:val="single" w:sz="6" w:space="0" w:color="auto"/>
              </w:divBdr>
            </w:div>
            <w:div w:id="1647005542">
              <w:marLeft w:val="0"/>
              <w:marRight w:val="0"/>
              <w:marTop w:val="0"/>
              <w:marBottom w:val="0"/>
              <w:divBdr>
                <w:top w:val="none" w:sz="0" w:space="0" w:color="auto"/>
                <w:left w:val="none" w:sz="0" w:space="0" w:color="auto"/>
                <w:bottom w:val="none" w:sz="0" w:space="0" w:color="auto"/>
                <w:right w:val="none" w:sz="0" w:space="0" w:color="auto"/>
              </w:divBdr>
            </w:div>
            <w:div w:id="1648048379">
              <w:marLeft w:val="0"/>
              <w:marRight w:val="0"/>
              <w:marTop w:val="0"/>
              <w:marBottom w:val="0"/>
              <w:divBdr>
                <w:top w:val="none" w:sz="0" w:space="0" w:color="auto"/>
                <w:left w:val="none" w:sz="0" w:space="0" w:color="auto"/>
                <w:bottom w:val="none" w:sz="0" w:space="0" w:color="auto"/>
                <w:right w:val="none" w:sz="0" w:space="0" w:color="auto"/>
              </w:divBdr>
            </w:div>
            <w:div w:id="1655330153">
              <w:marLeft w:val="0"/>
              <w:marRight w:val="0"/>
              <w:marTop w:val="0"/>
              <w:marBottom w:val="0"/>
              <w:divBdr>
                <w:top w:val="none" w:sz="0" w:space="0" w:color="auto"/>
                <w:left w:val="none" w:sz="0" w:space="0" w:color="auto"/>
                <w:bottom w:val="none" w:sz="0" w:space="0" w:color="auto"/>
                <w:right w:val="none" w:sz="0" w:space="0" w:color="auto"/>
              </w:divBdr>
            </w:div>
            <w:div w:id="1655524749">
              <w:marLeft w:val="0"/>
              <w:marRight w:val="0"/>
              <w:marTop w:val="0"/>
              <w:marBottom w:val="0"/>
              <w:divBdr>
                <w:top w:val="none" w:sz="0" w:space="0" w:color="auto"/>
                <w:left w:val="none" w:sz="0" w:space="0" w:color="auto"/>
                <w:bottom w:val="none" w:sz="0" w:space="0" w:color="auto"/>
                <w:right w:val="none" w:sz="0" w:space="0" w:color="auto"/>
              </w:divBdr>
            </w:div>
            <w:div w:id="1657219687">
              <w:marLeft w:val="0"/>
              <w:marRight w:val="0"/>
              <w:marTop w:val="0"/>
              <w:marBottom w:val="0"/>
              <w:divBdr>
                <w:top w:val="none" w:sz="0" w:space="0" w:color="auto"/>
                <w:left w:val="none" w:sz="0" w:space="0" w:color="auto"/>
                <w:bottom w:val="none" w:sz="0" w:space="0" w:color="auto"/>
                <w:right w:val="none" w:sz="0" w:space="0" w:color="auto"/>
              </w:divBdr>
            </w:div>
            <w:div w:id="1658192784">
              <w:marLeft w:val="0"/>
              <w:marRight w:val="0"/>
              <w:marTop w:val="0"/>
              <w:marBottom w:val="0"/>
              <w:divBdr>
                <w:top w:val="none" w:sz="0" w:space="0" w:color="auto"/>
                <w:left w:val="none" w:sz="0" w:space="0" w:color="auto"/>
                <w:bottom w:val="none" w:sz="0" w:space="0" w:color="auto"/>
                <w:right w:val="none" w:sz="0" w:space="0" w:color="auto"/>
              </w:divBdr>
            </w:div>
            <w:div w:id="1661694060">
              <w:marLeft w:val="0"/>
              <w:marRight w:val="0"/>
              <w:marTop w:val="0"/>
              <w:marBottom w:val="0"/>
              <w:divBdr>
                <w:top w:val="none" w:sz="0" w:space="0" w:color="auto"/>
                <w:left w:val="none" w:sz="0" w:space="0" w:color="auto"/>
                <w:bottom w:val="none" w:sz="0" w:space="0" w:color="auto"/>
                <w:right w:val="none" w:sz="0" w:space="0" w:color="auto"/>
              </w:divBdr>
            </w:div>
            <w:div w:id="1667712344">
              <w:marLeft w:val="0"/>
              <w:marRight w:val="0"/>
              <w:marTop w:val="0"/>
              <w:marBottom w:val="0"/>
              <w:divBdr>
                <w:top w:val="none" w:sz="0" w:space="0" w:color="auto"/>
                <w:left w:val="none" w:sz="0" w:space="0" w:color="auto"/>
                <w:bottom w:val="none" w:sz="0" w:space="0" w:color="auto"/>
                <w:right w:val="none" w:sz="0" w:space="0" w:color="auto"/>
              </w:divBdr>
            </w:div>
            <w:div w:id="1668247836">
              <w:marLeft w:val="0"/>
              <w:marRight w:val="0"/>
              <w:marTop w:val="0"/>
              <w:marBottom w:val="0"/>
              <w:divBdr>
                <w:top w:val="none" w:sz="0" w:space="0" w:color="auto"/>
                <w:left w:val="none" w:sz="0" w:space="0" w:color="auto"/>
                <w:bottom w:val="none" w:sz="0" w:space="0" w:color="auto"/>
                <w:right w:val="none" w:sz="0" w:space="0" w:color="auto"/>
              </w:divBdr>
            </w:div>
            <w:div w:id="1668365214">
              <w:marLeft w:val="0"/>
              <w:marRight w:val="0"/>
              <w:marTop w:val="0"/>
              <w:marBottom w:val="0"/>
              <w:divBdr>
                <w:top w:val="none" w:sz="0" w:space="0" w:color="auto"/>
                <w:left w:val="none" w:sz="0" w:space="0" w:color="auto"/>
                <w:bottom w:val="none" w:sz="0" w:space="0" w:color="auto"/>
                <w:right w:val="none" w:sz="0" w:space="0" w:color="auto"/>
              </w:divBdr>
            </w:div>
            <w:div w:id="1674795658">
              <w:marLeft w:val="0"/>
              <w:marRight w:val="0"/>
              <w:marTop w:val="0"/>
              <w:marBottom w:val="0"/>
              <w:divBdr>
                <w:top w:val="none" w:sz="0" w:space="0" w:color="auto"/>
                <w:left w:val="none" w:sz="0" w:space="0" w:color="auto"/>
                <w:bottom w:val="none" w:sz="0" w:space="0" w:color="auto"/>
                <w:right w:val="none" w:sz="0" w:space="0" w:color="auto"/>
              </w:divBdr>
            </w:div>
            <w:div w:id="1681346516">
              <w:marLeft w:val="0"/>
              <w:marRight w:val="0"/>
              <w:marTop w:val="480"/>
              <w:marBottom w:val="0"/>
              <w:divBdr>
                <w:top w:val="single" w:sz="6" w:space="0" w:color="auto"/>
                <w:left w:val="single" w:sz="6" w:space="0" w:color="auto"/>
                <w:bottom w:val="single" w:sz="6" w:space="0" w:color="auto"/>
                <w:right w:val="single" w:sz="6" w:space="0" w:color="auto"/>
              </w:divBdr>
            </w:div>
            <w:div w:id="1683586784">
              <w:marLeft w:val="0"/>
              <w:marRight w:val="0"/>
              <w:marTop w:val="0"/>
              <w:marBottom w:val="0"/>
              <w:divBdr>
                <w:top w:val="none" w:sz="0" w:space="0" w:color="auto"/>
                <w:left w:val="none" w:sz="0" w:space="0" w:color="auto"/>
                <w:bottom w:val="none" w:sz="0" w:space="0" w:color="auto"/>
                <w:right w:val="none" w:sz="0" w:space="0" w:color="auto"/>
              </w:divBdr>
            </w:div>
            <w:div w:id="1683972005">
              <w:marLeft w:val="0"/>
              <w:marRight w:val="0"/>
              <w:marTop w:val="0"/>
              <w:marBottom w:val="0"/>
              <w:divBdr>
                <w:top w:val="none" w:sz="0" w:space="0" w:color="auto"/>
                <w:left w:val="none" w:sz="0" w:space="0" w:color="auto"/>
                <w:bottom w:val="none" w:sz="0" w:space="0" w:color="auto"/>
                <w:right w:val="none" w:sz="0" w:space="0" w:color="auto"/>
              </w:divBdr>
            </w:div>
            <w:div w:id="1684359513">
              <w:marLeft w:val="0"/>
              <w:marRight w:val="0"/>
              <w:marTop w:val="0"/>
              <w:marBottom w:val="0"/>
              <w:divBdr>
                <w:top w:val="none" w:sz="0" w:space="0" w:color="auto"/>
                <w:left w:val="none" w:sz="0" w:space="0" w:color="auto"/>
                <w:bottom w:val="none" w:sz="0" w:space="0" w:color="auto"/>
                <w:right w:val="none" w:sz="0" w:space="0" w:color="auto"/>
              </w:divBdr>
            </w:div>
            <w:div w:id="1686202376">
              <w:marLeft w:val="0"/>
              <w:marRight w:val="0"/>
              <w:marTop w:val="0"/>
              <w:marBottom w:val="0"/>
              <w:divBdr>
                <w:top w:val="none" w:sz="0" w:space="0" w:color="auto"/>
                <w:left w:val="none" w:sz="0" w:space="0" w:color="auto"/>
                <w:bottom w:val="none" w:sz="0" w:space="0" w:color="auto"/>
                <w:right w:val="none" w:sz="0" w:space="0" w:color="auto"/>
              </w:divBdr>
            </w:div>
            <w:div w:id="1698579712">
              <w:marLeft w:val="0"/>
              <w:marRight w:val="0"/>
              <w:marTop w:val="0"/>
              <w:marBottom w:val="0"/>
              <w:divBdr>
                <w:top w:val="none" w:sz="0" w:space="0" w:color="auto"/>
                <w:left w:val="none" w:sz="0" w:space="0" w:color="auto"/>
                <w:bottom w:val="none" w:sz="0" w:space="0" w:color="auto"/>
                <w:right w:val="none" w:sz="0" w:space="0" w:color="auto"/>
              </w:divBdr>
            </w:div>
            <w:div w:id="1706515249">
              <w:marLeft w:val="0"/>
              <w:marRight w:val="0"/>
              <w:marTop w:val="0"/>
              <w:marBottom w:val="0"/>
              <w:divBdr>
                <w:top w:val="none" w:sz="0" w:space="0" w:color="auto"/>
                <w:left w:val="none" w:sz="0" w:space="0" w:color="auto"/>
                <w:bottom w:val="none" w:sz="0" w:space="0" w:color="auto"/>
                <w:right w:val="none" w:sz="0" w:space="0" w:color="auto"/>
              </w:divBdr>
            </w:div>
            <w:div w:id="1707439982">
              <w:marLeft w:val="0"/>
              <w:marRight w:val="0"/>
              <w:marTop w:val="0"/>
              <w:marBottom w:val="0"/>
              <w:divBdr>
                <w:top w:val="none" w:sz="0" w:space="0" w:color="auto"/>
                <w:left w:val="none" w:sz="0" w:space="0" w:color="auto"/>
                <w:bottom w:val="none" w:sz="0" w:space="0" w:color="auto"/>
                <w:right w:val="none" w:sz="0" w:space="0" w:color="auto"/>
              </w:divBdr>
            </w:div>
            <w:div w:id="1707680168">
              <w:marLeft w:val="0"/>
              <w:marRight w:val="0"/>
              <w:marTop w:val="0"/>
              <w:marBottom w:val="0"/>
              <w:divBdr>
                <w:top w:val="none" w:sz="0" w:space="0" w:color="auto"/>
                <w:left w:val="none" w:sz="0" w:space="0" w:color="auto"/>
                <w:bottom w:val="none" w:sz="0" w:space="0" w:color="auto"/>
                <w:right w:val="none" w:sz="0" w:space="0" w:color="auto"/>
              </w:divBdr>
            </w:div>
            <w:div w:id="1716270957">
              <w:marLeft w:val="0"/>
              <w:marRight w:val="0"/>
              <w:marTop w:val="0"/>
              <w:marBottom w:val="0"/>
              <w:divBdr>
                <w:top w:val="none" w:sz="0" w:space="0" w:color="auto"/>
                <w:left w:val="none" w:sz="0" w:space="0" w:color="auto"/>
                <w:bottom w:val="none" w:sz="0" w:space="0" w:color="auto"/>
                <w:right w:val="none" w:sz="0" w:space="0" w:color="auto"/>
              </w:divBdr>
            </w:div>
            <w:div w:id="1717126176">
              <w:marLeft w:val="0"/>
              <w:marRight w:val="0"/>
              <w:marTop w:val="0"/>
              <w:marBottom w:val="0"/>
              <w:divBdr>
                <w:top w:val="none" w:sz="0" w:space="0" w:color="auto"/>
                <w:left w:val="none" w:sz="0" w:space="0" w:color="auto"/>
                <w:bottom w:val="none" w:sz="0" w:space="0" w:color="auto"/>
                <w:right w:val="none" w:sz="0" w:space="0" w:color="auto"/>
              </w:divBdr>
            </w:div>
            <w:div w:id="1718622366">
              <w:marLeft w:val="0"/>
              <w:marRight w:val="0"/>
              <w:marTop w:val="0"/>
              <w:marBottom w:val="0"/>
              <w:divBdr>
                <w:top w:val="none" w:sz="0" w:space="0" w:color="auto"/>
                <w:left w:val="none" w:sz="0" w:space="0" w:color="auto"/>
                <w:bottom w:val="none" w:sz="0" w:space="0" w:color="auto"/>
                <w:right w:val="none" w:sz="0" w:space="0" w:color="auto"/>
              </w:divBdr>
            </w:div>
            <w:div w:id="1719670598">
              <w:marLeft w:val="0"/>
              <w:marRight w:val="0"/>
              <w:marTop w:val="0"/>
              <w:marBottom w:val="0"/>
              <w:divBdr>
                <w:top w:val="none" w:sz="0" w:space="0" w:color="auto"/>
                <w:left w:val="none" w:sz="0" w:space="0" w:color="auto"/>
                <w:bottom w:val="none" w:sz="0" w:space="0" w:color="auto"/>
                <w:right w:val="none" w:sz="0" w:space="0" w:color="auto"/>
              </w:divBdr>
            </w:div>
            <w:div w:id="1720124691">
              <w:marLeft w:val="0"/>
              <w:marRight w:val="0"/>
              <w:marTop w:val="0"/>
              <w:marBottom w:val="0"/>
              <w:divBdr>
                <w:top w:val="none" w:sz="0" w:space="0" w:color="auto"/>
                <w:left w:val="none" w:sz="0" w:space="0" w:color="auto"/>
                <w:bottom w:val="none" w:sz="0" w:space="0" w:color="auto"/>
                <w:right w:val="none" w:sz="0" w:space="0" w:color="auto"/>
              </w:divBdr>
            </w:div>
            <w:div w:id="1720861528">
              <w:marLeft w:val="0"/>
              <w:marRight w:val="0"/>
              <w:marTop w:val="0"/>
              <w:marBottom w:val="0"/>
              <w:divBdr>
                <w:top w:val="none" w:sz="0" w:space="0" w:color="auto"/>
                <w:left w:val="none" w:sz="0" w:space="0" w:color="auto"/>
                <w:bottom w:val="none" w:sz="0" w:space="0" w:color="auto"/>
                <w:right w:val="none" w:sz="0" w:space="0" w:color="auto"/>
              </w:divBdr>
            </w:div>
            <w:div w:id="1723403886">
              <w:marLeft w:val="0"/>
              <w:marRight w:val="0"/>
              <w:marTop w:val="0"/>
              <w:marBottom w:val="0"/>
              <w:divBdr>
                <w:top w:val="none" w:sz="0" w:space="0" w:color="auto"/>
                <w:left w:val="none" w:sz="0" w:space="0" w:color="auto"/>
                <w:bottom w:val="none" w:sz="0" w:space="0" w:color="auto"/>
                <w:right w:val="none" w:sz="0" w:space="0" w:color="auto"/>
              </w:divBdr>
            </w:div>
            <w:div w:id="1726493129">
              <w:marLeft w:val="0"/>
              <w:marRight w:val="0"/>
              <w:marTop w:val="0"/>
              <w:marBottom w:val="0"/>
              <w:divBdr>
                <w:top w:val="none" w:sz="0" w:space="0" w:color="auto"/>
                <w:left w:val="none" w:sz="0" w:space="0" w:color="auto"/>
                <w:bottom w:val="none" w:sz="0" w:space="0" w:color="auto"/>
                <w:right w:val="none" w:sz="0" w:space="0" w:color="auto"/>
              </w:divBdr>
            </w:div>
            <w:div w:id="1727531230">
              <w:marLeft w:val="0"/>
              <w:marRight w:val="0"/>
              <w:marTop w:val="0"/>
              <w:marBottom w:val="0"/>
              <w:divBdr>
                <w:top w:val="none" w:sz="0" w:space="0" w:color="auto"/>
                <w:left w:val="none" w:sz="0" w:space="0" w:color="auto"/>
                <w:bottom w:val="none" w:sz="0" w:space="0" w:color="auto"/>
                <w:right w:val="none" w:sz="0" w:space="0" w:color="auto"/>
              </w:divBdr>
            </w:div>
            <w:div w:id="1735272061">
              <w:marLeft w:val="0"/>
              <w:marRight w:val="0"/>
              <w:marTop w:val="0"/>
              <w:marBottom w:val="0"/>
              <w:divBdr>
                <w:top w:val="none" w:sz="0" w:space="0" w:color="auto"/>
                <w:left w:val="none" w:sz="0" w:space="0" w:color="auto"/>
                <w:bottom w:val="none" w:sz="0" w:space="0" w:color="auto"/>
                <w:right w:val="none" w:sz="0" w:space="0" w:color="auto"/>
              </w:divBdr>
            </w:div>
            <w:div w:id="1735274323">
              <w:marLeft w:val="0"/>
              <w:marRight w:val="0"/>
              <w:marTop w:val="480"/>
              <w:marBottom w:val="0"/>
              <w:divBdr>
                <w:top w:val="single" w:sz="6" w:space="0" w:color="auto"/>
                <w:left w:val="single" w:sz="6" w:space="0" w:color="auto"/>
                <w:bottom w:val="single" w:sz="6" w:space="0" w:color="auto"/>
                <w:right w:val="single" w:sz="6" w:space="0" w:color="auto"/>
              </w:divBdr>
            </w:div>
            <w:div w:id="1735812409">
              <w:marLeft w:val="0"/>
              <w:marRight w:val="0"/>
              <w:marTop w:val="0"/>
              <w:marBottom w:val="0"/>
              <w:divBdr>
                <w:top w:val="none" w:sz="0" w:space="0" w:color="auto"/>
                <w:left w:val="none" w:sz="0" w:space="0" w:color="auto"/>
                <w:bottom w:val="none" w:sz="0" w:space="0" w:color="auto"/>
                <w:right w:val="none" w:sz="0" w:space="0" w:color="auto"/>
              </w:divBdr>
            </w:div>
            <w:div w:id="1736121060">
              <w:marLeft w:val="0"/>
              <w:marRight w:val="0"/>
              <w:marTop w:val="480"/>
              <w:marBottom w:val="0"/>
              <w:divBdr>
                <w:top w:val="single" w:sz="6" w:space="0" w:color="auto"/>
                <w:left w:val="single" w:sz="6" w:space="0" w:color="auto"/>
                <w:bottom w:val="single" w:sz="6" w:space="0" w:color="auto"/>
                <w:right w:val="single" w:sz="6" w:space="0" w:color="auto"/>
              </w:divBdr>
            </w:div>
            <w:div w:id="1738242191">
              <w:marLeft w:val="0"/>
              <w:marRight w:val="0"/>
              <w:marTop w:val="0"/>
              <w:marBottom w:val="0"/>
              <w:divBdr>
                <w:top w:val="none" w:sz="0" w:space="0" w:color="auto"/>
                <w:left w:val="none" w:sz="0" w:space="0" w:color="auto"/>
                <w:bottom w:val="none" w:sz="0" w:space="0" w:color="auto"/>
                <w:right w:val="none" w:sz="0" w:space="0" w:color="auto"/>
              </w:divBdr>
            </w:div>
            <w:div w:id="1741364263">
              <w:marLeft w:val="0"/>
              <w:marRight w:val="0"/>
              <w:marTop w:val="0"/>
              <w:marBottom w:val="0"/>
              <w:divBdr>
                <w:top w:val="none" w:sz="0" w:space="0" w:color="auto"/>
                <w:left w:val="none" w:sz="0" w:space="0" w:color="auto"/>
                <w:bottom w:val="none" w:sz="0" w:space="0" w:color="auto"/>
                <w:right w:val="none" w:sz="0" w:space="0" w:color="auto"/>
              </w:divBdr>
            </w:div>
            <w:div w:id="1742363703">
              <w:marLeft w:val="0"/>
              <w:marRight w:val="0"/>
              <w:marTop w:val="0"/>
              <w:marBottom w:val="0"/>
              <w:divBdr>
                <w:top w:val="none" w:sz="0" w:space="0" w:color="auto"/>
                <w:left w:val="none" w:sz="0" w:space="0" w:color="auto"/>
                <w:bottom w:val="none" w:sz="0" w:space="0" w:color="auto"/>
                <w:right w:val="none" w:sz="0" w:space="0" w:color="auto"/>
              </w:divBdr>
            </w:div>
            <w:div w:id="1749157182">
              <w:marLeft w:val="0"/>
              <w:marRight w:val="0"/>
              <w:marTop w:val="480"/>
              <w:marBottom w:val="0"/>
              <w:divBdr>
                <w:top w:val="single" w:sz="6" w:space="0" w:color="auto"/>
                <w:left w:val="single" w:sz="6" w:space="0" w:color="auto"/>
                <w:bottom w:val="single" w:sz="6" w:space="0" w:color="auto"/>
                <w:right w:val="single" w:sz="6" w:space="0" w:color="auto"/>
              </w:divBdr>
            </w:div>
            <w:div w:id="1750729925">
              <w:marLeft w:val="0"/>
              <w:marRight w:val="0"/>
              <w:marTop w:val="0"/>
              <w:marBottom w:val="0"/>
              <w:divBdr>
                <w:top w:val="none" w:sz="0" w:space="0" w:color="auto"/>
                <w:left w:val="none" w:sz="0" w:space="0" w:color="auto"/>
                <w:bottom w:val="none" w:sz="0" w:space="0" w:color="auto"/>
                <w:right w:val="none" w:sz="0" w:space="0" w:color="auto"/>
              </w:divBdr>
            </w:div>
            <w:div w:id="1757552182">
              <w:marLeft w:val="0"/>
              <w:marRight w:val="0"/>
              <w:marTop w:val="0"/>
              <w:marBottom w:val="0"/>
              <w:divBdr>
                <w:top w:val="none" w:sz="0" w:space="0" w:color="auto"/>
                <w:left w:val="none" w:sz="0" w:space="0" w:color="auto"/>
                <w:bottom w:val="none" w:sz="0" w:space="0" w:color="auto"/>
                <w:right w:val="none" w:sz="0" w:space="0" w:color="auto"/>
              </w:divBdr>
            </w:div>
            <w:div w:id="1761832965">
              <w:marLeft w:val="0"/>
              <w:marRight w:val="0"/>
              <w:marTop w:val="480"/>
              <w:marBottom w:val="0"/>
              <w:divBdr>
                <w:top w:val="single" w:sz="6" w:space="0" w:color="auto"/>
                <w:left w:val="single" w:sz="6" w:space="0" w:color="auto"/>
                <w:bottom w:val="single" w:sz="6" w:space="0" w:color="auto"/>
                <w:right w:val="single" w:sz="6" w:space="0" w:color="auto"/>
              </w:divBdr>
            </w:div>
            <w:div w:id="1764060016">
              <w:marLeft w:val="0"/>
              <w:marRight w:val="0"/>
              <w:marTop w:val="0"/>
              <w:marBottom w:val="0"/>
              <w:divBdr>
                <w:top w:val="none" w:sz="0" w:space="0" w:color="auto"/>
                <w:left w:val="none" w:sz="0" w:space="0" w:color="auto"/>
                <w:bottom w:val="none" w:sz="0" w:space="0" w:color="auto"/>
                <w:right w:val="none" w:sz="0" w:space="0" w:color="auto"/>
              </w:divBdr>
            </w:div>
            <w:div w:id="1768040032">
              <w:marLeft w:val="0"/>
              <w:marRight w:val="0"/>
              <w:marTop w:val="0"/>
              <w:marBottom w:val="0"/>
              <w:divBdr>
                <w:top w:val="none" w:sz="0" w:space="0" w:color="auto"/>
                <w:left w:val="none" w:sz="0" w:space="0" w:color="auto"/>
                <w:bottom w:val="none" w:sz="0" w:space="0" w:color="auto"/>
                <w:right w:val="none" w:sz="0" w:space="0" w:color="auto"/>
              </w:divBdr>
            </w:div>
            <w:div w:id="1771462266">
              <w:marLeft w:val="0"/>
              <w:marRight w:val="0"/>
              <w:marTop w:val="0"/>
              <w:marBottom w:val="0"/>
              <w:divBdr>
                <w:top w:val="none" w:sz="0" w:space="0" w:color="auto"/>
                <w:left w:val="none" w:sz="0" w:space="0" w:color="auto"/>
                <w:bottom w:val="none" w:sz="0" w:space="0" w:color="auto"/>
                <w:right w:val="none" w:sz="0" w:space="0" w:color="auto"/>
              </w:divBdr>
            </w:div>
            <w:div w:id="1773895494">
              <w:marLeft w:val="0"/>
              <w:marRight w:val="0"/>
              <w:marTop w:val="0"/>
              <w:marBottom w:val="0"/>
              <w:divBdr>
                <w:top w:val="none" w:sz="0" w:space="0" w:color="auto"/>
                <w:left w:val="none" w:sz="0" w:space="0" w:color="auto"/>
                <w:bottom w:val="none" w:sz="0" w:space="0" w:color="auto"/>
                <w:right w:val="none" w:sz="0" w:space="0" w:color="auto"/>
              </w:divBdr>
            </w:div>
            <w:div w:id="1776055227">
              <w:marLeft w:val="0"/>
              <w:marRight w:val="0"/>
              <w:marTop w:val="0"/>
              <w:marBottom w:val="0"/>
              <w:divBdr>
                <w:top w:val="none" w:sz="0" w:space="0" w:color="auto"/>
                <w:left w:val="none" w:sz="0" w:space="0" w:color="auto"/>
                <w:bottom w:val="none" w:sz="0" w:space="0" w:color="auto"/>
                <w:right w:val="none" w:sz="0" w:space="0" w:color="auto"/>
              </w:divBdr>
            </w:div>
            <w:div w:id="1782138808">
              <w:marLeft w:val="0"/>
              <w:marRight w:val="0"/>
              <w:marTop w:val="0"/>
              <w:marBottom w:val="0"/>
              <w:divBdr>
                <w:top w:val="none" w:sz="0" w:space="0" w:color="auto"/>
                <w:left w:val="none" w:sz="0" w:space="0" w:color="auto"/>
                <w:bottom w:val="none" w:sz="0" w:space="0" w:color="auto"/>
                <w:right w:val="none" w:sz="0" w:space="0" w:color="auto"/>
              </w:divBdr>
            </w:div>
            <w:div w:id="1782607687">
              <w:marLeft w:val="0"/>
              <w:marRight w:val="0"/>
              <w:marTop w:val="480"/>
              <w:marBottom w:val="0"/>
              <w:divBdr>
                <w:top w:val="single" w:sz="6" w:space="0" w:color="auto"/>
                <w:left w:val="single" w:sz="6" w:space="0" w:color="auto"/>
                <w:bottom w:val="single" w:sz="6" w:space="0" w:color="auto"/>
                <w:right w:val="single" w:sz="6" w:space="0" w:color="auto"/>
              </w:divBdr>
            </w:div>
            <w:div w:id="1783844629">
              <w:marLeft w:val="0"/>
              <w:marRight w:val="0"/>
              <w:marTop w:val="0"/>
              <w:marBottom w:val="0"/>
              <w:divBdr>
                <w:top w:val="none" w:sz="0" w:space="0" w:color="auto"/>
                <w:left w:val="none" w:sz="0" w:space="0" w:color="auto"/>
                <w:bottom w:val="none" w:sz="0" w:space="0" w:color="auto"/>
                <w:right w:val="none" w:sz="0" w:space="0" w:color="auto"/>
              </w:divBdr>
            </w:div>
            <w:div w:id="1786997313">
              <w:marLeft w:val="0"/>
              <w:marRight w:val="0"/>
              <w:marTop w:val="0"/>
              <w:marBottom w:val="0"/>
              <w:divBdr>
                <w:top w:val="none" w:sz="0" w:space="0" w:color="auto"/>
                <w:left w:val="none" w:sz="0" w:space="0" w:color="auto"/>
                <w:bottom w:val="none" w:sz="0" w:space="0" w:color="auto"/>
                <w:right w:val="none" w:sz="0" w:space="0" w:color="auto"/>
              </w:divBdr>
            </w:div>
            <w:div w:id="1789347954">
              <w:marLeft w:val="0"/>
              <w:marRight w:val="0"/>
              <w:marTop w:val="480"/>
              <w:marBottom w:val="0"/>
              <w:divBdr>
                <w:top w:val="single" w:sz="6" w:space="0" w:color="auto"/>
                <w:left w:val="single" w:sz="6" w:space="0" w:color="auto"/>
                <w:bottom w:val="single" w:sz="6" w:space="0" w:color="auto"/>
                <w:right w:val="single" w:sz="6" w:space="0" w:color="auto"/>
              </w:divBdr>
            </w:div>
            <w:div w:id="1794863879">
              <w:marLeft w:val="0"/>
              <w:marRight w:val="0"/>
              <w:marTop w:val="0"/>
              <w:marBottom w:val="0"/>
              <w:divBdr>
                <w:top w:val="none" w:sz="0" w:space="0" w:color="auto"/>
                <w:left w:val="none" w:sz="0" w:space="0" w:color="auto"/>
                <w:bottom w:val="none" w:sz="0" w:space="0" w:color="auto"/>
                <w:right w:val="none" w:sz="0" w:space="0" w:color="auto"/>
              </w:divBdr>
            </w:div>
            <w:div w:id="1799452045">
              <w:marLeft w:val="0"/>
              <w:marRight w:val="0"/>
              <w:marTop w:val="0"/>
              <w:marBottom w:val="0"/>
              <w:divBdr>
                <w:top w:val="none" w:sz="0" w:space="0" w:color="auto"/>
                <w:left w:val="none" w:sz="0" w:space="0" w:color="auto"/>
                <w:bottom w:val="none" w:sz="0" w:space="0" w:color="auto"/>
                <w:right w:val="none" w:sz="0" w:space="0" w:color="auto"/>
              </w:divBdr>
            </w:div>
            <w:div w:id="1804810717">
              <w:marLeft w:val="0"/>
              <w:marRight w:val="0"/>
              <w:marTop w:val="0"/>
              <w:marBottom w:val="0"/>
              <w:divBdr>
                <w:top w:val="none" w:sz="0" w:space="0" w:color="auto"/>
                <w:left w:val="none" w:sz="0" w:space="0" w:color="auto"/>
                <w:bottom w:val="none" w:sz="0" w:space="0" w:color="auto"/>
                <w:right w:val="none" w:sz="0" w:space="0" w:color="auto"/>
              </w:divBdr>
            </w:div>
            <w:div w:id="1805001795">
              <w:marLeft w:val="0"/>
              <w:marRight w:val="0"/>
              <w:marTop w:val="0"/>
              <w:marBottom w:val="0"/>
              <w:divBdr>
                <w:top w:val="none" w:sz="0" w:space="0" w:color="auto"/>
                <w:left w:val="none" w:sz="0" w:space="0" w:color="auto"/>
                <w:bottom w:val="none" w:sz="0" w:space="0" w:color="auto"/>
                <w:right w:val="none" w:sz="0" w:space="0" w:color="auto"/>
              </w:divBdr>
            </w:div>
            <w:div w:id="1805345132">
              <w:marLeft w:val="0"/>
              <w:marRight w:val="0"/>
              <w:marTop w:val="0"/>
              <w:marBottom w:val="0"/>
              <w:divBdr>
                <w:top w:val="none" w:sz="0" w:space="0" w:color="auto"/>
                <w:left w:val="none" w:sz="0" w:space="0" w:color="auto"/>
                <w:bottom w:val="none" w:sz="0" w:space="0" w:color="auto"/>
                <w:right w:val="none" w:sz="0" w:space="0" w:color="auto"/>
              </w:divBdr>
            </w:div>
            <w:div w:id="1805855460">
              <w:marLeft w:val="0"/>
              <w:marRight w:val="0"/>
              <w:marTop w:val="0"/>
              <w:marBottom w:val="0"/>
              <w:divBdr>
                <w:top w:val="none" w:sz="0" w:space="0" w:color="auto"/>
                <w:left w:val="none" w:sz="0" w:space="0" w:color="auto"/>
                <w:bottom w:val="none" w:sz="0" w:space="0" w:color="auto"/>
                <w:right w:val="none" w:sz="0" w:space="0" w:color="auto"/>
              </w:divBdr>
            </w:div>
            <w:div w:id="1810392538">
              <w:marLeft w:val="0"/>
              <w:marRight w:val="0"/>
              <w:marTop w:val="0"/>
              <w:marBottom w:val="0"/>
              <w:divBdr>
                <w:top w:val="none" w:sz="0" w:space="0" w:color="auto"/>
                <w:left w:val="none" w:sz="0" w:space="0" w:color="auto"/>
                <w:bottom w:val="none" w:sz="0" w:space="0" w:color="auto"/>
                <w:right w:val="none" w:sz="0" w:space="0" w:color="auto"/>
              </w:divBdr>
            </w:div>
            <w:div w:id="1810711097">
              <w:marLeft w:val="0"/>
              <w:marRight w:val="0"/>
              <w:marTop w:val="480"/>
              <w:marBottom w:val="0"/>
              <w:divBdr>
                <w:top w:val="single" w:sz="6" w:space="0" w:color="auto"/>
                <w:left w:val="single" w:sz="6" w:space="0" w:color="auto"/>
                <w:bottom w:val="single" w:sz="6" w:space="0" w:color="auto"/>
                <w:right w:val="single" w:sz="6" w:space="0" w:color="auto"/>
              </w:divBdr>
            </w:div>
            <w:div w:id="1812676471">
              <w:marLeft w:val="0"/>
              <w:marRight w:val="0"/>
              <w:marTop w:val="0"/>
              <w:marBottom w:val="0"/>
              <w:divBdr>
                <w:top w:val="none" w:sz="0" w:space="0" w:color="auto"/>
                <w:left w:val="none" w:sz="0" w:space="0" w:color="auto"/>
                <w:bottom w:val="none" w:sz="0" w:space="0" w:color="auto"/>
                <w:right w:val="none" w:sz="0" w:space="0" w:color="auto"/>
              </w:divBdr>
            </w:div>
            <w:div w:id="1821266247">
              <w:marLeft w:val="0"/>
              <w:marRight w:val="0"/>
              <w:marTop w:val="0"/>
              <w:marBottom w:val="0"/>
              <w:divBdr>
                <w:top w:val="none" w:sz="0" w:space="0" w:color="auto"/>
                <w:left w:val="none" w:sz="0" w:space="0" w:color="auto"/>
                <w:bottom w:val="none" w:sz="0" w:space="0" w:color="auto"/>
                <w:right w:val="none" w:sz="0" w:space="0" w:color="auto"/>
              </w:divBdr>
            </w:div>
            <w:div w:id="1825049733">
              <w:marLeft w:val="0"/>
              <w:marRight w:val="0"/>
              <w:marTop w:val="0"/>
              <w:marBottom w:val="0"/>
              <w:divBdr>
                <w:top w:val="none" w:sz="0" w:space="0" w:color="auto"/>
                <w:left w:val="none" w:sz="0" w:space="0" w:color="auto"/>
                <w:bottom w:val="none" w:sz="0" w:space="0" w:color="auto"/>
                <w:right w:val="none" w:sz="0" w:space="0" w:color="auto"/>
              </w:divBdr>
            </w:div>
            <w:div w:id="1828470638">
              <w:marLeft w:val="0"/>
              <w:marRight w:val="0"/>
              <w:marTop w:val="0"/>
              <w:marBottom w:val="0"/>
              <w:divBdr>
                <w:top w:val="none" w:sz="0" w:space="0" w:color="auto"/>
                <w:left w:val="none" w:sz="0" w:space="0" w:color="auto"/>
                <w:bottom w:val="none" w:sz="0" w:space="0" w:color="auto"/>
                <w:right w:val="none" w:sz="0" w:space="0" w:color="auto"/>
              </w:divBdr>
            </w:div>
            <w:div w:id="1831217104">
              <w:marLeft w:val="0"/>
              <w:marRight w:val="0"/>
              <w:marTop w:val="0"/>
              <w:marBottom w:val="0"/>
              <w:divBdr>
                <w:top w:val="none" w:sz="0" w:space="0" w:color="auto"/>
                <w:left w:val="none" w:sz="0" w:space="0" w:color="auto"/>
                <w:bottom w:val="none" w:sz="0" w:space="0" w:color="auto"/>
                <w:right w:val="none" w:sz="0" w:space="0" w:color="auto"/>
              </w:divBdr>
            </w:div>
            <w:div w:id="1832208835">
              <w:marLeft w:val="0"/>
              <w:marRight w:val="0"/>
              <w:marTop w:val="0"/>
              <w:marBottom w:val="0"/>
              <w:divBdr>
                <w:top w:val="none" w:sz="0" w:space="0" w:color="auto"/>
                <w:left w:val="none" w:sz="0" w:space="0" w:color="auto"/>
                <w:bottom w:val="none" w:sz="0" w:space="0" w:color="auto"/>
                <w:right w:val="none" w:sz="0" w:space="0" w:color="auto"/>
              </w:divBdr>
            </w:div>
            <w:div w:id="1838110353">
              <w:marLeft w:val="0"/>
              <w:marRight w:val="0"/>
              <w:marTop w:val="0"/>
              <w:marBottom w:val="0"/>
              <w:divBdr>
                <w:top w:val="none" w:sz="0" w:space="0" w:color="auto"/>
                <w:left w:val="none" w:sz="0" w:space="0" w:color="auto"/>
                <w:bottom w:val="none" w:sz="0" w:space="0" w:color="auto"/>
                <w:right w:val="none" w:sz="0" w:space="0" w:color="auto"/>
              </w:divBdr>
            </w:div>
            <w:div w:id="1838223567">
              <w:marLeft w:val="0"/>
              <w:marRight w:val="0"/>
              <w:marTop w:val="0"/>
              <w:marBottom w:val="0"/>
              <w:divBdr>
                <w:top w:val="none" w:sz="0" w:space="0" w:color="auto"/>
                <w:left w:val="none" w:sz="0" w:space="0" w:color="auto"/>
                <w:bottom w:val="none" w:sz="0" w:space="0" w:color="auto"/>
                <w:right w:val="none" w:sz="0" w:space="0" w:color="auto"/>
              </w:divBdr>
            </w:div>
            <w:div w:id="1842773183">
              <w:marLeft w:val="0"/>
              <w:marRight w:val="0"/>
              <w:marTop w:val="0"/>
              <w:marBottom w:val="0"/>
              <w:divBdr>
                <w:top w:val="none" w:sz="0" w:space="0" w:color="auto"/>
                <w:left w:val="none" w:sz="0" w:space="0" w:color="auto"/>
                <w:bottom w:val="none" w:sz="0" w:space="0" w:color="auto"/>
                <w:right w:val="none" w:sz="0" w:space="0" w:color="auto"/>
              </w:divBdr>
            </w:div>
            <w:div w:id="1849369157">
              <w:marLeft w:val="0"/>
              <w:marRight w:val="0"/>
              <w:marTop w:val="0"/>
              <w:marBottom w:val="0"/>
              <w:divBdr>
                <w:top w:val="none" w:sz="0" w:space="0" w:color="auto"/>
                <w:left w:val="none" w:sz="0" w:space="0" w:color="auto"/>
                <w:bottom w:val="none" w:sz="0" w:space="0" w:color="auto"/>
                <w:right w:val="none" w:sz="0" w:space="0" w:color="auto"/>
              </w:divBdr>
            </w:div>
            <w:div w:id="1850441012">
              <w:marLeft w:val="0"/>
              <w:marRight w:val="0"/>
              <w:marTop w:val="0"/>
              <w:marBottom w:val="0"/>
              <w:divBdr>
                <w:top w:val="none" w:sz="0" w:space="0" w:color="auto"/>
                <w:left w:val="none" w:sz="0" w:space="0" w:color="auto"/>
                <w:bottom w:val="none" w:sz="0" w:space="0" w:color="auto"/>
                <w:right w:val="none" w:sz="0" w:space="0" w:color="auto"/>
              </w:divBdr>
            </w:div>
            <w:div w:id="1851673205">
              <w:marLeft w:val="0"/>
              <w:marRight w:val="0"/>
              <w:marTop w:val="0"/>
              <w:marBottom w:val="0"/>
              <w:divBdr>
                <w:top w:val="none" w:sz="0" w:space="0" w:color="auto"/>
                <w:left w:val="none" w:sz="0" w:space="0" w:color="auto"/>
                <w:bottom w:val="none" w:sz="0" w:space="0" w:color="auto"/>
                <w:right w:val="none" w:sz="0" w:space="0" w:color="auto"/>
              </w:divBdr>
            </w:div>
            <w:div w:id="1852186112">
              <w:marLeft w:val="0"/>
              <w:marRight w:val="0"/>
              <w:marTop w:val="0"/>
              <w:marBottom w:val="0"/>
              <w:divBdr>
                <w:top w:val="none" w:sz="0" w:space="0" w:color="auto"/>
                <w:left w:val="none" w:sz="0" w:space="0" w:color="auto"/>
                <w:bottom w:val="none" w:sz="0" w:space="0" w:color="auto"/>
                <w:right w:val="none" w:sz="0" w:space="0" w:color="auto"/>
              </w:divBdr>
            </w:div>
            <w:div w:id="1853840963">
              <w:marLeft w:val="0"/>
              <w:marRight w:val="0"/>
              <w:marTop w:val="0"/>
              <w:marBottom w:val="0"/>
              <w:divBdr>
                <w:top w:val="none" w:sz="0" w:space="0" w:color="auto"/>
                <w:left w:val="none" w:sz="0" w:space="0" w:color="auto"/>
                <w:bottom w:val="none" w:sz="0" w:space="0" w:color="auto"/>
                <w:right w:val="none" w:sz="0" w:space="0" w:color="auto"/>
              </w:divBdr>
            </w:div>
            <w:div w:id="1854605768">
              <w:marLeft w:val="0"/>
              <w:marRight w:val="0"/>
              <w:marTop w:val="0"/>
              <w:marBottom w:val="0"/>
              <w:divBdr>
                <w:top w:val="none" w:sz="0" w:space="0" w:color="auto"/>
                <w:left w:val="none" w:sz="0" w:space="0" w:color="auto"/>
                <w:bottom w:val="none" w:sz="0" w:space="0" w:color="auto"/>
                <w:right w:val="none" w:sz="0" w:space="0" w:color="auto"/>
              </w:divBdr>
            </w:div>
            <w:div w:id="1854683806">
              <w:marLeft w:val="0"/>
              <w:marRight w:val="0"/>
              <w:marTop w:val="0"/>
              <w:marBottom w:val="0"/>
              <w:divBdr>
                <w:top w:val="none" w:sz="0" w:space="0" w:color="auto"/>
                <w:left w:val="none" w:sz="0" w:space="0" w:color="auto"/>
                <w:bottom w:val="none" w:sz="0" w:space="0" w:color="auto"/>
                <w:right w:val="none" w:sz="0" w:space="0" w:color="auto"/>
              </w:divBdr>
            </w:div>
            <w:div w:id="1859006620">
              <w:marLeft w:val="0"/>
              <w:marRight w:val="0"/>
              <w:marTop w:val="0"/>
              <w:marBottom w:val="0"/>
              <w:divBdr>
                <w:top w:val="none" w:sz="0" w:space="0" w:color="auto"/>
                <w:left w:val="none" w:sz="0" w:space="0" w:color="auto"/>
                <w:bottom w:val="none" w:sz="0" w:space="0" w:color="auto"/>
                <w:right w:val="none" w:sz="0" w:space="0" w:color="auto"/>
              </w:divBdr>
            </w:div>
            <w:div w:id="1859007595">
              <w:marLeft w:val="0"/>
              <w:marRight w:val="0"/>
              <w:marTop w:val="0"/>
              <w:marBottom w:val="0"/>
              <w:divBdr>
                <w:top w:val="none" w:sz="0" w:space="0" w:color="auto"/>
                <w:left w:val="none" w:sz="0" w:space="0" w:color="auto"/>
                <w:bottom w:val="none" w:sz="0" w:space="0" w:color="auto"/>
                <w:right w:val="none" w:sz="0" w:space="0" w:color="auto"/>
              </w:divBdr>
            </w:div>
            <w:div w:id="1862862694">
              <w:marLeft w:val="0"/>
              <w:marRight w:val="0"/>
              <w:marTop w:val="0"/>
              <w:marBottom w:val="0"/>
              <w:divBdr>
                <w:top w:val="none" w:sz="0" w:space="0" w:color="auto"/>
                <w:left w:val="none" w:sz="0" w:space="0" w:color="auto"/>
                <w:bottom w:val="none" w:sz="0" w:space="0" w:color="auto"/>
                <w:right w:val="none" w:sz="0" w:space="0" w:color="auto"/>
              </w:divBdr>
            </w:div>
            <w:div w:id="1874227212">
              <w:marLeft w:val="0"/>
              <w:marRight w:val="0"/>
              <w:marTop w:val="0"/>
              <w:marBottom w:val="0"/>
              <w:divBdr>
                <w:top w:val="none" w:sz="0" w:space="0" w:color="auto"/>
                <w:left w:val="none" w:sz="0" w:space="0" w:color="auto"/>
                <w:bottom w:val="none" w:sz="0" w:space="0" w:color="auto"/>
                <w:right w:val="none" w:sz="0" w:space="0" w:color="auto"/>
              </w:divBdr>
            </w:div>
            <w:div w:id="1877346443">
              <w:marLeft w:val="0"/>
              <w:marRight w:val="0"/>
              <w:marTop w:val="0"/>
              <w:marBottom w:val="0"/>
              <w:divBdr>
                <w:top w:val="none" w:sz="0" w:space="0" w:color="auto"/>
                <w:left w:val="none" w:sz="0" w:space="0" w:color="auto"/>
                <w:bottom w:val="none" w:sz="0" w:space="0" w:color="auto"/>
                <w:right w:val="none" w:sz="0" w:space="0" w:color="auto"/>
              </w:divBdr>
            </w:div>
            <w:div w:id="1881477389">
              <w:marLeft w:val="0"/>
              <w:marRight w:val="0"/>
              <w:marTop w:val="0"/>
              <w:marBottom w:val="0"/>
              <w:divBdr>
                <w:top w:val="none" w:sz="0" w:space="0" w:color="auto"/>
                <w:left w:val="none" w:sz="0" w:space="0" w:color="auto"/>
                <w:bottom w:val="none" w:sz="0" w:space="0" w:color="auto"/>
                <w:right w:val="none" w:sz="0" w:space="0" w:color="auto"/>
              </w:divBdr>
            </w:div>
            <w:div w:id="1884561232">
              <w:marLeft w:val="0"/>
              <w:marRight w:val="0"/>
              <w:marTop w:val="0"/>
              <w:marBottom w:val="0"/>
              <w:divBdr>
                <w:top w:val="none" w:sz="0" w:space="0" w:color="auto"/>
                <w:left w:val="none" w:sz="0" w:space="0" w:color="auto"/>
                <w:bottom w:val="none" w:sz="0" w:space="0" w:color="auto"/>
                <w:right w:val="none" w:sz="0" w:space="0" w:color="auto"/>
              </w:divBdr>
            </w:div>
            <w:div w:id="1885865910">
              <w:marLeft w:val="0"/>
              <w:marRight w:val="0"/>
              <w:marTop w:val="0"/>
              <w:marBottom w:val="0"/>
              <w:divBdr>
                <w:top w:val="none" w:sz="0" w:space="0" w:color="auto"/>
                <w:left w:val="none" w:sz="0" w:space="0" w:color="auto"/>
                <w:bottom w:val="none" w:sz="0" w:space="0" w:color="auto"/>
                <w:right w:val="none" w:sz="0" w:space="0" w:color="auto"/>
              </w:divBdr>
            </w:div>
            <w:div w:id="1886334090">
              <w:marLeft w:val="0"/>
              <w:marRight w:val="0"/>
              <w:marTop w:val="0"/>
              <w:marBottom w:val="0"/>
              <w:divBdr>
                <w:top w:val="none" w:sz="0" w:space="0" w:color="auto"/>
                <w:left w:val="none" w:sz="0" w:space="0" w:color="auto"/>
                <w:bottom w:val="none" w:sz="0" w:space="0" w:color="auto"/>
                <w:right w:val="none" w:sz="0" w:space="0" w:color="auto"/>
              </w:divBdr>
            </w:div>
            <w:div w:id="1889755590">
              <w:marLeft w:val="0"/>
              <w:marRight w:val="0"/>
              <w:marTop w:val="0"/>
              <w:marBottom w:val="0"/>
              <w:divBdr>
                <w:top w:val="none" w:sz="0" w:space="0" w:color="auto"/>
                <w:left w:val="none" w:sz="0" w:space="0" w:color="auto"/>
                <w:bottom w:val="none" w:sz="0" w:space="0" w:color="auto"/>
                <w:right w:val="none" w:sz="0" w:space="0" w:color="auto"/>
              </w:divBdr>
            </w:div>
            <w:div w:id="1889797857">
              <w:marLeft w:val="0"/>
              <w:marRight w:val="0"/>
              <w:marTop w:val="0"/>
              <w:marBottom w:val="0"/>
              <w:divBdr>
                <w:top w:val="none" w:sz="0" w:space="0" w:color="auto"/>
                <w:left w:val="none" w:sz="0" w:space="0" w:color="auto"/>
                <w:bottom w:val="none" w:sz="0" w:space="0" w:color="auto"/>
                <w:right w:val="none" w:sz="0" w:space="0" w:color="auto"/>
              </w:divBdr>
            </w:div>
            <w:div w:id="1897353300">
              <w:marLeft w:val="0"/>
              <w:marRight w:val="0"/>
              <w:marTop w:val="0"/>
              <w:marBottom w:val="0"/>
              <w:divBdr>
                <w:top w:val="none" w:sz="0" w:space="0" w:color="auto"/>
                <w:left w:val="none" w:sz="0" w:space="0" w:color="auto"/>
                <w:bottom w:val="none" w:sz="0" w:space="0" w:color="auto"/>
                <w:right w:val="none" w:sz="0" w:space="0" w:color="auto"/>
              </w:divBdr>
            </w:div>
            <w:div w:id="1897819170">
              <w:marLeft w:val="0"/>
              <w:marRight w:val="0"/>
              <w:marTop w:val="0"/>
              <w:marBottom w:val="0"/>
              <w:divBdr>
                <w:top w:val="none" w:sz="0" w:space="0" w:color="auto"/>
                <w:left w:val="none" w:sz="0" w:space="0" w:color="auto"/>
                <w:bottom w:val="none" w:sz="0" w:space="0" w:color="auto"/>
                <w:right w:val="none" w:sz="0" w:space="0" w:color="auto"/>
              </w:divBdr>
            </w:div>
            <w:div w:id="1900748796">
              <w:marLeft w:val="0"/>
              <w:marRight w:val="0"/>
              <w:marTop w:val="0"/>
              <w:marBottom w:val="0"/>
              <w:divBdr>
                <w:top w:val="none" w:sz="0" w:space="0" w:color="auto"/>
                <w:left w:val="none" w:sz="0" w:space="0" w:color="auto"/>
                <w:bottom w:val="none" w:sz="0" w:space="0" w:color="auto"/>
                <w:right w:val="none" w:sz="0" w:space="0" w:color="auto"/>
              </w:divBdr>
            </w:div>
            <w:div w:id="1908801812">
              <w:marLeft w:val="0"/>
              <w:marRight w:val="0"/>
              <w:marTop w:val="0"/>
              <w:marBottom w:val="0"/>
              <w:divBdr>
                <w:top w:val="none" w:sz="0" w:space="0" w:color="auto"/>
                <w:left w:val="none" w:sz="0" w:space="0" w:color="auto"/>
                <w:bottom w:val="none" w:sz="0" w:space="0" w:color="auto"/>
                <w:right w:val="none" w:sz="0" w:space="0" w:color="auto"/>
              </w:divBdr>
            </w:div>
            <w:div w:id="1911573773">
              <w:marLeft w:val="0"/>
              <w:marRight w:val="0"/>
              <w:marTop w:val="0"/>
              <w:marBottom w:val="0"/>
              <w:divBdr>
                <w:top w:val="none" w:sz="0" w:space="0" w:color="auto"/>
                <w:left w:val="none" w:sz="0" w:space="0" w:color="auto"/>
                <w:bottom w:val="none" w:sz="0" w:space="0" w:color="auto"/>
                <w:right w:val="none" w:sz="0" w:space="0" w:color="auto"/>
              </w:divBdr>
            </w:div>
            <w:div w:id="1911579036">
              <w:marLeft w:val="0"/>
              <w:marRight w:val="0"/>
              <w:marTop w:val="0"/>
              <w:marBottom w:val="0"/>
              <w:divBdr>
                <w:top w:val="none" w:sz="0" w:space="0" w:color="auto"/>
                <w:left w:val="none" w:sz="0" w:space="0" w:color="auto"/>
                <w:bottom w:val="none" w:sz="0" w:space="0" w:color="auto"/>
                <w:right w:val="none" w:sz="0" w:space="0" w:color="auto"/>
              </w:divBdr>
            </w:div>
            <w:div w:id="1912154252">
              <w:marLeft w:val="0"/>
              <w:marRight w:val="0"/>
              <w:marTop w:val="0"/>
              <w:marBottom w:val="0"/>
              <w:divBdr>
                <w:top w:val="none" w:sz="0" w:space="0" w:color="auto"/>
                <w:left w:val="none" w:sz="0" w:space="0" w:color="auto"/>
                <w:bottom w:val="none" w:sz="0" w:space="0" w:color="auto"/>
                <w:right w:val="none" w:sz="0" w:space="0" w:color="auto"/>
              </w:divBdr>
            </w:div>
            <w:div w:id="1912806275">
              <w:marLeft w:val="0"/>
              <w:marRight w:val="0"/>
              <w:marTop w:val="0"/>
              <w:marBottom w:val="0"/>
              <w:divBdr>
                <w:top w:val="none" w:sz="0" w:space="0" w:color="auto"/>
                <w:left w:val="none" w:sz="0" w:space="0" w:color="auto"/>
                <w:bottom w:val="none" w:sz="0" w:space="0" w:color="auto"/>
                <w:right w:val="none" w:sz="0" w:space="0" w:color="auto"/>
              </w:divBdr>
            </w:div>
            <w:div w:id="1913585945">
              <w:marLeft w:val="0"/>
              <w:marRight w:val="0"/>
              <w:marTop w:val="0"/>
              <w:marBottom w:val="0"/>
              <w:divBdr>
                <w:top w:val="none" w:sz="0" w:space="0" w:color="auto"/>
                <w:left w:val="none" w:sz="0" w:space="0" w:color="auto"/>
                <w:bottom w:val="none" w:sz="0" w:space="0" w:color="auto"/>
                <w:right w:val="none" w:sz="0" w:space="0" w:color="auto"/>
              </w:divBdr>
            </w:div>
            <w:div w:id="1915316700">
              <w:marLeft w:val="0"/>
              <w:marRight w:val="0"/>
              <w:marTop w:val="0"/>
              <w:marBottom w:val="0"/>
              <w:divBdr>
                <w:top w:val="none" w:sz="0" w:space="0" w:color="auto"/>
                <w:left w:val="none" w:sz="0" w:space="0" w:color="auto"/>
                <w:bottom w:val="none" w:sz="0" w:space="0" w:color="auto"/>
                <w:right w:val="none" w:sz="0" w:space="0" w:color="auto"/>
              </w:divBdr>
            </w:div>
            <w:div w:id="1915897845">
              <w:marLeft w:val="0"/>
              <w:marRight w:val="0"/>
              <w:marTop w:val="0"/>
              <w:marBottom w:val="0"/>
              <w:divBdr>
                <w:top w:val="none" w:sz="0" w:space="0" w:color="auto"/>
                <w:left w:val="none" w:sz="0" w:space="0" w:color="auto"/>
                <w:bottom w:val="none" w:sz="0" w:space="0" w:color="auto"/>
                <w:right w:val="none" w:sz="0" w:space="0" w:color="auto"/>
              </w:divBdr>
            </w:div>
            <w:div w:id="1919484501">
              <w:marLeft w:val="0"/>
              <w:marRight w:val="0"/>
              <w:marTop w:val="0"/>
              <w:marBottom w:val="0"/>
              <w:divBdr>
                <w:top w:val="none" w:sz="0" w:space="0" w:color="auto"/>
                <w:left w:val="none" w:sz="0" w:space="0" w:color="auto"/>
                <w:bottom w:val="none" w:sz="0" w:space="0" w:color="auto"/>
                <w:right w:val="none" w:sz="0" w:space="0" w:color="auto"/>
              </w:divBdr>
            </w:div>
            <w:div w:id="1922399990">
              <w:marLeft w:val="0"/>
              <w:marRight w:val="0"/>
              <w:marTop w:val="0"/>
              <w:marBottom w:val="0"/>
              <w:divBdr>
                <w:top w:val="none" w:sz="0" w:space="0" w:color="auto"/>
                <w:left w:val="none" w:sz="0" w:space="0" w:color="auto"/>
                <w:bottom w:val="none" w:sz="0" w:space="0" w:color="auto"/>
                <w:right w:val="none" w:sz="0" w:space="0" w:color="auto"/>
              </w:divBdr>
            </w:div>
            <w:div w:id="1922518837">
              <w:marLeft w:val="0"/>
              <w:marRight w:val="0"/>
              <w:marTop w:val="0"/>
              <w:marBottom w:val="0"/>
              <w:divBdr>
                <w:top w:val="none" w:sz="0" w:space="0" w:color="auto"/>
                <w:left w:val="none" w:sz="0" w:space="0" w:color="auto"/>
                <w:bottom w:val="none" w:sz="0" w:space="0" w:color="auto"/>
                <w:right w:val="none" w:sz="0" w:space="0" w:color="auto"/>
              </w:divBdr>
            </w:div>
            <w:div w:id="1924022729">
              <w:marLeft w:val="0"/>
              <w:marRight w:val="0"/>
              <w:marTop w:val="0"/>
              <w:marBottom w:val="0"/>
              <w:divBdr>
                <w:top w:val="none" w:sz="0" w:space="0" w:color="auto"/>
                <w:left w:val="none" w:sz="0" w:space="0" w:color="auto"/>
                <w:bottom w:val="none" w:sz="0" w:space="0" w:color="auto"/>
                <w:right w:val="none" w:sz="0" w:space="0" w:color="auto"/>
              </w:divBdr>
            </w:div>
            <w:div w:id="1924293926">
              <w:marLeft w:val="0"/>
              <w:marRight w:val="0"/>
              <w:marTop w:val="0"/>
              <w:marBottom w:val="0"/>
              <w:divBdr>
                <w:top w:val="none" w:sz="0" w:space="0" w:color="auto"/>
                <w:left w:val="none" w:sz="0" w:space="0" w:color="auto"/>
                <w:bottom w:val="none" w:sz="0" w:space="0" w:color="auto"/>
                <w:right w:val="none" w:sz="0" w:space="0" w:color="auto"/>
              </w:divBdr>
            </w:div>
            <w:div w:id="1926456197">
              <w:marLeft w:val="0"/>
              <w:marRight w:val="0"/>
              <w:marTop w:val="0"/>
              <w:marBottom w:val="0"/>
              <w:divBdr>
                <w:top w:val="none" w:sz="0" w:space="0" w:color="auto"/>
                <w:left w:val="none" w:sz="0" w:space="0" w:color="auto"/>
                <w:bottom w:val="none" w:sz="0" w:space="0" w:color="auto"/>
                <w:right w:val="none" w:sz="0" w:space="0" w:color="auto"/>
              </w:divBdr>
            </w:div>
            <w:div w:id="1930263563">
              <w:marLeft w:val="0"/>
              <w:marRight w:val="0"/>
              <w:marTop w:val="0"/>
              <w:marBottom w:val="0"/>
              <w:divBdr>
                <w:top w:val="none" w:sz="0" w:space="0" w:color="auto"/>
                <w:left w:val="none" w:sz="0" w:space="0" w:color="auto"/>
                <w:bottom w:val="none" w:sz="0" w:space="0" w:color="auto"/>
                <w:right w:val="none" w:sz="0" w:space="0" w:color="auto"/>
              </w:divBdr>
            </w:div>
            <w:div w:id="1930887855">
              <w:marLeft w:val="0"/>
              <w:marRight w:val="0"/>
              <w:marTop w:val="0"/>
              <w:marBottom w:val="0"/>
              <w:divBdr>
                <w:top w:val="none" w:sz="0" w:space="0" w:color="auto"/>
                <w:left w:val="none" w:sz="0" w:space="0" w:color="auto"/>
                <w:bottom w:val="none" w:sz="0" w:space="0" w:color="auto"/>
                <w:right w:val="none" w:sz="0" w:space="0" w:color="auto"/>
              </w:divBdr>
            </w:div>
            <w:div w:id="1930964187">
              <w:marLeft w:val="0"/>
              <w:marRight w:val="0"/>
              <w:marTop w:val="0"/>
              <w:marBottom w:val="0"/>
              <w:divBdr>
                <w:top w:val="none" w:sz="0" w:space="0" w:color="auto"/>
                <w:left w:val="none" w:sz="0" w:space="0" w:color="auto"/>
                <w:bottom w:val="none" w:sz="0" w:space="0" w:color="auto"/>
                <w:right w:val="none" w:sz="0" w:space="0" w:color="auto"/>
              </w:divBdr>
            </w:div>
            <w:div w:id="1935749990">
              <w:marLeft w:val="0"/>
              <w:marRight w:val="0"/>
              <w:marTop w:val="0"/>
              <w:marBottom w:val="0"/>
              <w:divBdr>
                <w:top w:val="none" w:sz="0" w:space="0" w:color="auto"/>
                <w:left w:val="none" w:sz="0" w:space="0" w:color="auto"/>
                <w:bottom w:val="none" w:sz="0" w:space="0" w:color="auto"/>
                <w:right w:val="none" w:sz="0" w:space="0" w:color="auto"/>
              </w:divBdr>
            </w:div>
            <w:div w:id="1938901748">
              <w:marLeft w:val="0"/>
              <w:marRight w:val="0"/>
              <w:marTop w:val="0"/>
              <w:marBottom w:val="0"/>
              <w:divBdr>
                <w:top w:val="none" w:sz="0" w:space="0" w:color="auto"/>
                <w:left w:val="none" w:sz="0" w:space="0" w:color="auto"/>
                <w:bottom w:val="none" w:sz="0" w:space="0" w:color="auto"/>
                <w:right w:val="none" w:sz="0" w:space="0" w:color="auto"/>
              </w:divBdr>
            </w:div>
            <w:div w:id="1939483900">
              <w:marLeft w:val="0"/>
              <w:marRight w:val="0"/>
              <w:marTop w:val="0"/>
              <w:marBottom w:val="0"/>
              <w:divBdr>
                <w:top w:val="none" w:sz="0" w:space="0" w:color="auto"/>
                <w:left w:val="none" w:sz="0" w:space="0" w:color="auto"/>
                <w:bottom w:val="none" w:sz="0" w:space="0" w:color="auto"/>
                <w:right w:val="none" w:sz="0" w:space="0" w:color="auto"/>
              </w:divBdr>
            </w:div>
            <w:div w:id="1940673069">
              <w:marLeft w:val="0"/>
              <w:marRight w:val="0"/>
              <w:marTop w:val="0"/>
              <w:marBottom w:val="0"/>
              <w:divBdr>
                <w:top w:val="none" w:sz="0" w:space="0" w:color="auto"/>
                <w:left w:val="none" w:sz="0" w:space="0" w:color="auto"/>
                <w:bottom w:val="none" w:sz="0" w:space="0" w:color="auto"/>
                <w:right w:val="none" w:sz="0" w:space="0" w:color="auto"/>
              </w:divBdr>
            </w:div>
            <w:div w:id="1940794233">
              <w:marLeft w:val="0"/>
              <w:marRight w:val="0"/>
              <w:marTop w:val="0"/>
              <w:marBottom w:val="0"/>
              <w:divBdr>
                <w:top w:val="none" w:sz="0" w:space="0" w:color="auto"/>
                <w:left w:val="none" w:sz="0" w:space="0" w:color="auto"/>
                <w:bottom w:val="none" w:sz="0" w:space="0" w:color="auto"/>
                <w:right w:val="none" w:sz="0" w:space="0" w:color="auto"/>
              </w:divBdr>
            </w:div>
            <w:div w:id="1945729382">
              <w:marLeft w:val="0"/>
              <w:marRight w:val="0"/>
              <w:marTop w:val="480"/>
              <w:marBottom w:val="0"/>
              <w:divBdr>
                <w:top w:val="single" w:sz="6" w:space="0" w:color="auto"/>
                <w:left w:val="single" w:sz="6" w:space="0" w:color="auto"/>
                <w:bottom w:val="single" w:sz="6" w:space="0" w:color="auto"/>
                <w:right w:val="single" w:sz="6" w:space="0" w:color="auto"/>
              </w:divBdr>
            </w:div>
            <w:div w:id="1945766815">
              <w:marLeft w:val="0"/>
              <w:marRight w:val="0"/>
              <w:marTop w:val="0"/>
              <w:marBottom w:val="0"/>
              <w:divBdr>
                <w:top w:val="none" w:sz="0" w:space="0" w:color="auto"/>
                <w:left w:val="none" w:sz="0" w:space="0" w:color="auto"/>
                <w:bottom w:val="none" w:sz="0" w:space="0" w:color="auto"/>
                <w:right w:val="none" w:sz="0" w:space="0" w:color="auto"/>
              </w:divBdr>
            </w:div>
            <w:div w:id="1947886739">
              <w:marLeft w:val="0"/>
              <w:marRight w:val="0"/>
              <w:marTop w:val="0"/>
              <w:marBottom w:val="0"/>
              <w:divBdr>
                <w:top w:val="none" w:sz="0" w:space="0" w:color="auto"/>
                <w:left w:val="none" w:sz="0" w:space="0" w:color="auto"/>
                <w:bottom w:val="none" w:sz="0" w:space="0" w:color="auto"/>
                <w:right w:val="none" w:sz="0" w:space="0" w:color="auto"/>
              </w:divBdr>
            </w:div>
            <w:div w:id="1950777257">
              <w:marLeft w:val="0"/>
              <w:marRight w:val="0"/>
              <w:marTop w:val="0"/>
              <w:marBottom w:val="0"/>
              <w:divBdr>
                <w:top w:val="none" w:sz="0" w:space="0" w:color="auto"/>
                <w:left w:val="none" w:sz="0" w:space="0" w:color="auto"/>
                <w:bottom w:val="none" w:sz="0" w:space="0" w:color="auto"/>
                <w:right w:val="none" w:sz="0" w:space="0" w:color="auto"/>
              </w:divBdr>
            </w:div>
            <w:div w:id="1951886618">
              <w:marLeft w:val="0"/>
              <w:marRight w:val="0"/>
              <w:marTop w:val="0"/>
              <w:marBottom w:val="0"/>
              <w:divBdr>
                <w:top w:val="none" w:sz="0" w:space="0" w:color="auto"/>
                <w:left w:val="none" w:sz="0" w:space="0" w:color="auto"/>
                <w:bottom w:val="none" w:sz="0" w:space="0" w:color="auto"/>
                <w:right w:val="none" w:sz="0" w:space="0" w:color="auto"/>
              </w:divBdr>
            </w:div>
            <w:div w:id="1953392770">
              <w:marLeft w:val="0"/>
              <w:marRight w:val="0"/>
              <w:marTop w:val="0"/>
              <w:marBottom w:val="0"/>
              <w:divBdr>
                <w:top w:val="none" w:sz="0" w:space="0" w:color="auto"/>
                <w:left w:val="none" w:sz="0" w:space="0" w:color="auto"/>
                <w:bottom w:val="none" w:sz="0" w:space="0" w:color="auto"/>
                <w:right w:val="none" w:sz="0" w:space="0" w:color="auto"/>
              </w:divBdr>
            </w:div>
            <w:div w:id="1958172950">
              <w:marLeft w:val="0"/>
              <w:marRight w:val="0"/>
              <w:marTop w:val="0"/>
              <w:marBottom w:val="0"/>
              <w:divBdr>
                <w:top w:val="none" w:sz="0" w:space="0" w:color="auto"/>
                <w:left w:val="none" w:sz="0" w:space="0" w:color="auto"/>
                <w:bottom w:val="none" w:sz="0" w:space="0" w:color="auto"/>
                <w:right w:val="none" w:sz="0" w:space="0" w:color="auto"/>
              </w:divBdr>
            </w:div>
            <w:div w:id="1958877553">
              <w:marLeft w:val="0"/>
              <w:marRight w:val="0"/>
              <w:marTop w:val="0"/>
              <w:marBottom w:val="0"/>
              <w:divBdr>
                <w:top w:val="none" w:sz="0" w:space="0" w:color="auto"/>
                <w:left w:val="none" w:sz="0" w:space="0" w:color="auto"/>
                <w:bottom w:val="none" w:sz="0" w:space="0" w:color="auto"/>
                <w:right w:val="none" w:sz="0" w:space="0" w:color="auto"/>
              </w:divBdr>
            </w:div>
            <w:div w:id="1959415163">
              <w:marLeft w:val="0"/>
              <w:marRight w:val="0"/>
              <w:marTop w:val="0"/>
              <w:marBottom w:val="0"/>
              <w:divBdr>
                <w:top w:val="none" w:sz="0" w:space="0" w:color="auto"/>
                <w:left w:val="none" w:sz="0" w:space="0" w:color="auto"/>
                <w:bottom w:val="none" w:sz="0" w:space="0" w:color="auto"/>
                <w:right w:val="none" w:sz="0" w:space="0" w:color="auto"/>
              </w:divBdr>
            </w:div>
            <w:div w:id="1959724637">
              <w:marLeft w:val="0"/>
              <w:marRight w:val="0"/>
              <w:marTop w:val="0"/>
              <w:marBottom w:val="0"/>
              <w:divBdr>
                <w:top w:val="none" w:sz="0" w:space="0" w:color="auto"/>
                <w:left w:val="none" w:sz="0" w:space="0" w:color="auto"/>
                <w:bottom w:val="none" w:sz="0" w:space="0" w:color="auto"/>
                <w:right w:val="none" w:sz="0" w:space="0" w:color="auto"/>
              </w:divBdr>
            </w:div>
            <w:div w:id="1960378800">
              <w:marLeft w:val="0"/>
              <w:marRight w:val="0"/>
              <w:marTop w:val="0"/>
              <w:marBottom w:val="0"/>
              <w:divBdr>
                <w:top w:val="none" w:sz="0" w:space="0" w:color="auto"/>
                <w:left w:val="none" w:sz="0" w:space="0" w:color="auto"/>
                <w:bottom w:val="none" w:sz="0" w:space="0" w:color="auto"/>
                <w:right w:val="none" w:sz="0" w:space="0" w:color="auto"/>
              </w:divBdr>
            </w:div>
            <w:div w:id="1960841635">
              <w:marLeft w:val="0"/>
              <w:marRight w:val="0"/>
              <w:marTop w:val="0"/>
              <w:marBottom w:val="0"/>
              <w:divBdr>
                <w:top w:val="none" w:sz="0" w:space="0" w:color="auto"/>
                <w:left w:val="none" w:sz="0" w:space="0" w:color="auto"/>
                <w:bottom w:val="none" w:sz="0" w:space="0" w:color="auto"/>
                <w:right w:val="none" w:sz="0" w:space="0" w:color="auto"/>
              </w:divBdr>
            </w:div>
            <w:div w:id="1964847616">
              <w:marLeft w:val="0"/>
              <w:marRight w:val="0"/>
              <w:marTop w:val="0"/>
              <w:marBottom w:val="0"/>
              <w:divBdr>
                <w:top w:val="none" w:sz="0" w:space="0" w:color="auto"/>
                <w:left w:val="none" w:sz="0" w:space="0" w:color="auto"/>
                <w:bottom w:val="none" w:sz="0" w:space="0" w:color="auto"/>
                <w:right w:val="none" w:sz="0" w:space="0" w:color="auto"/>
              </w:divBdr>
            </w:div>
            <w:div w:id="1971863218">
              <w:marLeft w:val="0"/>
              <w:marRight w:val="0"/>
              <w:marTop w:val="0"/>
              <w:marBottom w:val="0"/>
              <w:divBdr>
                <w:top w:val="none" w:sz="0" w:space="0" w:color="auto"/>
                <w:left w:val="none" w:sz="0" w:space="0" w:color="auto"/>
                <w:bottom w:val="none" w:sz="0" w:space="0" w:color="auto"/>
                <w:right w:val="none" w:sz="0" w:space="0" w:color="auto"/>
              </w:divBdr>
            </w:div>
            <w:div w:id="1972520432">
              <w:marLeft w:val="0"/>
              <w:marRight w:val="0"/>
              <w:marTop w:val="0"/>
              <w:marBottom w:val="0"/>
              <w:divBdr>
                <w:top w:val="none" w:sz="0" w:space="0" w:color="auto"/>
                <w:left w:val="none" w:sz="0" w:space="0" w:color="auto"/>
                <w:bottom w:val="none" w:sz="0" w:space="0" w:color="auto"/>
                <w:right w:val="none" w:sz="0" w:space="0" w:color="auto"/>
              </w:divBdr>
            </w:div>
            <w:div w:id="1973945723">
              <w:marLeft w:val="0"/>
              <w:marRight w:val="0"/>
              <w:marTop w:val="0"/>
              <w:marBottom w:val="0"/>
              <w:divBdr>
                <w:top w:val="none" w:sz="0" w:space="0" w:color="auto"/>
                <w:left w:val="none" w:sz="0" w:space="0" w:color="auto"/>
                <w:bottom w:val="none" w:sz="0" w:space="0" w:color="auto"/>
                <w:right w:val="none" w:sz="0" w:space="0" w:color="auto"/>
              </w:divBdr>
            </w:div>
            <w:div w:id="1976254259">
              <w:marLeft w:val="0"/>
              <w:marRight w:val="0"/>
              <w:marTop w:val="0"/>
              <w:marBottom w:val="0"/>
              <w:divBdr>
                <w:top w:val="none" w:sz="0" w:space="0" w:color="auto"/>
                <w:left w:val="none" w:sz="0" w:space="0" w:color="auto"/>
                <w:bottom w:val="none" w:sz="0" w:space="0" w:color="auto"/>
                <w:right w:val="none" w:sz="0" w:space="0" w:color="auto"/>
              </w:divBdr>
            </w:div>
            <w:div w:id="1976375061">
              <w:marLeft w:val="0"/>
              <w:marRight w:val="0"/>
              <w:marTop w:val="0"/>
              <w:marBottom w:val="0"/>
              <w:divBdr>
                <w:top w:val="none" w:sz="0" w:space="0" w:color="auto"/>
                <w:left w:val="none" w:sz="0" w:space="0" w:color="auto"/>
                <w:bottom w:val="none" w:sz="0" w:space="0" w:color="auto"/>
                <w:right w:val="none" w:sz="0" w:space="0" w:color="auto"/>
              </w:divBdr>
            </w:div>
            <w:div w:id="1977294859">
              <w:marLeft w:val="0"/>
              <w:marRight w:val="0"/>
              <w:marTop w:val="0"/>
              <w:marBottom w:val="0"/>
              <w:divBdr>
                <w:top w:val="none" w:sz="0" w:space="0" w:color="auto"/>
                <w:left w:val="none" w:sz="0" w:space="0" w:color="auto"/>
                <w:bottom w:val="none" w:sz="0" w:space="0" w:color="auto"/>
                <w:right w:val="none" w:sz="0" w:space="0" w:color="auto"/>
              </w:divBdr>
            </w:div>
            <w:div w:id="1980645681">
              <w:marLeft w:val="0"/>
              <w:marRight w:val="0"/>
              <w:marTop w:val="0"/>
              <w:marBottom w:val="0"/>
              <w:divBdr>
                <w:top w:val="none" w:sz="0" w:space="0" w:color="auto"/>
                <w:left w:val="none" w:sz="0" w:space="0" w:color="auto"/>
                <w:bottom w:val="none" w:sz="0" w:space="0" w:color="auto"/>
                <w:right w:val="none" w:sz="0" w:space="0" w:color="auto"/>
              </w:divBdr>
            </w:div>
            <w:div w:id="1988825849">
              <w:marLeft w:val="0"/>
              <w:marRight w:val="0"/>
              <w:marTop w:val="0"/>
              <w:marBottom w:val="0"/>
              <w:divBdr>
                <w:top w:val="none" w:sz="0" w:space="0" w:color="auto"/>
                <w:left w:val="none" w:sz="0" w:space="0" w:color="auto"/>
                <w:bottom w:val="none" w:sz="0" w:space="0" w:color="auto"/>
                <w:right w:val="none" w:sz="0" w:space="0" w:color="auto"/>
              </w:divBdr>
            </w:div>
            <w:div w:id="1995640100">
              <w:marLeft w:val="0"/>
              <w:marRight w:val="0"/>
              <w:marTop w:val="0"/>
              <w:marBottom w:val="0"/>
              <w:divBdr>
                <w:top w:val="none" w:sz="0" w:space="0" w:color="auto"/>
                <w:left w:val="none" w:sz="0" w:space="0" w:color="auto"/>
                <w:bottom w:val="none" w:sz="0" w:space="0" w:color="auto"/>
                <w:right w:val="none" w:sz="0" w:space="0" w:color="auto"/>
              </w:divBdr>
            </w:div>
            <w:div w:id="1995913940">
              <w:marLeft w:val="0"/>
              <w:marRight w:val="0"/>
              <w:marTop w:val="0"/>
              <w:marBottom w:val="0"/>
              <w:divBdr>
                <w:top w:val="none" w:sz="0" w:space="0" w:color="auto"/>
                <w:left w:val="none" w:sz="0" w:space="0" w:color="auto"/>
                <w:bottom w:val="none" w:sz="0" w:space="0" w:color="auto"/>
                <w:right w:val="none" w:sz="0" w:space="0" w:color="auto"/>
              </w:divBdr>
            </w:div>
            <w:div w:id="2000426074">
              <w:marLeft w:val="0"/>
              <w:marRight w:val="0"/>
              <w:marTop w:val="0"/>
              <w:marBottom w:val="0"/>
              <w:divBdr>
                <w:top w:val="none" w:sz="0" w:space="0" w:color="auto"/>
                <w:left w:val="none" w:sz="0" w:space="0" w:color="auto"/>
                <w:bottom w:val="none" w:sz="0" w:space="0" w:color="auto"/>
                <w:right w:val="none" w:sz="0" w:space="0" w:color="auto"/>
              </w:divBdr>
            </w:div>
            <w:div w:id="2001499105">
              <w:marLeft w:val="0"/>
              <w:marRight w:val="0"/>
              <w:marTop w:val="0"/>
              <w:marBottom w:val="0"/>
              <w:divBdr>
                <w:top w:val="none" w:sz="0" w:space="0" w:color="auto"/>
                <w:left w:val="none" w:sz="0" w:space="0" w:color="auto"/>
                <w:bottom w:val="none" w:sz="0" w:space="0" w:color="auto"/>
                <w:right w:val="none" w:sz="0" w:space="0" w:color="auto"/>
              </w:divBdr>
            </w:div>
            <w:div w:id="2002000501">
              <w:marLeft w:val="0"/>
              <w:marRight w:val="0"/>
              <w:marTop w:val="0"/>
              <w:marBottom w:val="0"/>
              <w:divBdr>
                <w:top w:val="none" w:sz="0" w:space="0" w:color="auto"/>
                <w:left w:val="none" w:sz="0" w:space="0" w:color="auto"/>
                <w:bottom w:val="none" w:sz="0" w:space="0" w:color="auto"/>
                <w:right w:val="none" w:sz="0" w:space="0" w:color="auto"/>
              </w:divBdr>
            </w:div>
            <w:div w:id="2002585028">
              <w:marLeft w:val="0"/>
              <w:marRight w:val="0"/>
              <w:marTop w:val="0"/>
              <w:marBottom w:val="0"/>
              <w:divBdr>
                <w:top w:val="none" w:sz="0" w:space="0" w:color="auto"/>
                <w:left w:val="none" w:sz="0" w:space="0" w:color="auto"/>
                <w:bottom w:val="none" w:sz="0" w:space="0" w:color="auto"/>
                <w:right w:val="none" w:sz="0" w:space="0" w:color="auto"/>
              </w:divBdr>
            </w:div>
            <w:div w:id="2003970814">
              <w:marLeft w:val="0"/>
              <w:marRight w:val="0"/>
              <w:marTop w:val="0"/>
              <w:marBottom w:val="0"/>
              <w:divBdr>
                <w:top w:val="none" w:sz="0" w:space="0" w:color="auto"/>
                <w:left w:val="none" w:sz="0" w:space="0" w:color="auto"/>
                <w:bottom w:val="none" w:sz="0" w:space="0" w:color="auto"/>
                <w:right w:val="none" w:sz="0" w:space="0" w:color="auto"/>
              </w:divBdr>
            </w:div>
            <w:div w:id="2004356680">
              <w:marLeft w:val="0"/>
              <w:marRight w:val="0"/>
              <w:marTop w:val="0"/>
              <w:marBottom w:val="0"/>
              <w:divBdr>
                <w:top w:val="none" w:sz="0" w:space="0" w:color="auto"/>
                <w:left w:val="none" w:sz="0" w:space="0" w:color="auto"/>
                <w:bottom w:val="none" w:sz="0" w:space="0" w:color="auto"/>
                <w:right w:val="none" w:sz="0" w:space="0" w:color="auto"/>
              </w:divBdr>
            </w:div>
            <w:div w:id="2014841985">
              <w:marLeft w:val="0"/>
              <w:marRight w:val="0"/>
              <w:marTop w:val="0"/>
              <w:marBottom w:val="0"/>
              <w:divBdr>
                <w:top w:val="none" w:sz="0" w:space="0" w:color="auto"/>
                <w:left w:val="none" w:sz="0" w:space="0" w:color="auto"/>
                <w:bottom w:val="none" w:sz="0" w:space="0" w:color="auto"/>
                <w:right w:val="none" w:sz="0" w:space="0" w:color="auto"/>
              </w:divBdr>
            </w:div>
            <w:div w:id="2014867746">
              <w:marLeft w:val="0"/>
              <w:marRight w:val="0"/>
              <w:marTop w:val="0"/>
              <w:marBottom w:val="0"/>
              <w:divBdr>
                <w:top w:val="none" w:sz="0" w:space="0" w:color="auto"/>
                <w:left w:val="none" w:sz="0" w:space="0" w:color="auto"/>
                <w:bottom w:val="none" w:sz="0" w:space="0" w:color="auto"/>
                <w:right w:val="none" w:sz="0" w:space="0" w:color="auto"/>
              </w:divBdr>
            </w:div>
            <w:div w:id="2017805545">
              <w:marLeft w:val="0"/>
              <w:marRight w:val="0"/>
              <w:marTop w:val="0"/>
              <w:marBottom w:val="0"/>
              <w:divBdr>
                <w:top w:val="none" w:sz="0" w:space="0" w:color="auto"/>
                <w:left w:val="none" w:sz="0" w:space="0" w:color="auto"/>
                <w:bottom w:val="none" w:sz="0" w:space="0" w:color="auto"/>
                <w:right w:val="none" w:sz="0" w:space="0" w:color="auto"/>
              </w:divBdr>
            </w:div>
            <w:div w:id="2019774639">
              <w:marLeft w:val="0"/>
              <w:marRight w:val="0"/>
              <w:marTop w:val="0"/>
              <w:marBottom w:val="0"/>
              <w:divBdr>
                <w:top w:val="none" w:sz="0" w:space="0" w:color="auto"/>
                <w:left w:val="none" w:sz="0" w:space="0" w:color="auto"/>
                <w:bottom w:val="none" w:sz="0" w:space="0" w:color="auto"/>
                <w:right w:val="none" w:sz="0" w:space="0" w:color="auto"/>
              </w:divBdr>
            </w:div>
            <w:div w:id="2021465939">
              <w:marLeft w:val="0"/>
              <w:marRight w:val="0"/>
              <w:marTop w:val="0"/>
              <w:marBottom w:val="0"/>
              <w:divBdr>
                <w:top w:val="none" w:sz="0" w:space="0" w:color="auto"/>
                <w:left w:val="none" w:sz="0" w:space="0" w:color="auto"/>
                <w:bottom w:val="none" w:sz="0" w:space="0" w:color="auto"/>
                <w:right w:val="none" w:sz="0" w:space="0" w:color="auto"/>
              </w:divBdr>
            </w:div>
            <w:div w:id="2029021615">
              <w:marLeft w:val="0"/>
              <w:marRight w:val="0"/>
              <w:marTop w:val="0"/>
              <w:marBottom w:val="0"/>
              <w:divBdr>
                <w:top w:val="none" w:sz="0" w:space="0" w:color="auto"/>
                <w:left w:val="none" w:sz="0" w:space="0" w:color="auto"/>
                <w:bottom w:val="none" w:sz="0" w:space="0" w:color="auto"/>
                <w:right w:val="none" w:sz="0" w:space="0" w:color="auto"/>
              </w:divBdr>
            </w:div>
            <w:div w:id="2030712661">
              <w:marLeft w:val="0"/>
              <w:marRight w:val="0"/>
              <w:marTop w:val="0"/>
              <w:marBottom w:val="0"/>
              <w:divBdr>
                <w:top w:val="none" w:sz="0" w:space="0" w:color="auto"/>
                <w:left w:val="none" w:sz="0" w:space="0" w:color="auto"/>
                <w:bottom w:val="none" w:sz="0" w:space="0" w:color="auto"/>
                <w:right w:val="none" w:sz="0" w:space="0" w:color="auto"/>
              </w:divBdr>
            </w:div>
            <w:div w:id="2047018416">
              <w:marLeft w:val="0"/>
              <w:marRight w:val="0"/>
              <w:marTop w:val="0"/>
              <w:marBottom w:val="0"/>
              <w:divBdr>
                <w:top w:val="none" w:sz="0" w:space="0" w:color="auto"/>
                <w:left w:val="none" w:sz="0" w:space="0" w:color="auto"/>
                <w:bottom w:val="none" w:sz="0" w:space="0" w:color="auto"/>
                <w:right w:val="none" w:sz="0" w:space="0" w:color="auto"/>
              </w:divBdr>
            </w:div>
            <w:div w:id="2048292180">
              <w:marLeft w:val="0"/>
              <w:marRight w:val="0"/>
              <w:marTop w:val="0"/>
              <w:marBottom w:val="0"/>
              <w:divBdr>
                <w:top w:val="none" w:sz="0" w:space="0" w:color="auto"/>
                <w:left w:val="none" w:sz="0" w:space="0" w:color="auto"/>
                <w:bottom w:val="none" w:sz="0" w:space="0" w:color="auto"/>
                <w:right w:val="none" w:sz="0" w:space="0" w:color="auto"/>
              </w:divBdr>
            </w:div>
            <w:div w:id="2049449061">
              <w:marLeft w:val="0"/>
              <w:marRight w:val="0"/>
              <w:marTop w:val="0"/>
              <w:marBottom w:val="0"/>
              <w:divBdr>
                <w:top w:val="none" w:sz="0" w:space="0" w:color="auto"/>
                <w:left w:val="none" w:sz="0" w:space="0" w:color="auto"/>
                <w:bottom w:val="none" w:sz="0" w:space="0" w:color="auto"/>
                <w:right w:val="none" w:sz="0" w:space="0" w:color="auto"/>
              </w:divBdr>
            </w:div>
            <w:div w:id="2050303736">
              <w:marLeft w:val="0"/>
              <w:marRight w:val="0"/>
              <w:marTop w:val="0"/>
              <w:marBottom w:val="0"/>
              <w:divBdr>
                <w:top w:val="none" w:sz="0" w:space="0" w:color="auto"/>
                <w:left w:val="none" w:sz="0" w:space="0" w:color="auto"/>
                <w:bottom w:val="none" w:sz="0" w:space="0" w:color="auto"/>
                <w:right w:val="none" w:sz="0" w:space="0" w:color="auto"/>
              </w:divBdr>
            </w:div>
            <w:div w:id="2050718796">
              <w:marLeft w:val="0"/>
              <w:marRight w:val="0"/>
              <w:marTop w:val="0"/>
              <w:marBottom w:val="0"/>
              <w:divBdr>
                <w:top w:val="none" w:sz="0" w:space="0" w:color="auto"/>
                <w:left w:val="none" w:sz="0" w:space="0" w:color="auto"/>
                <w:bottom w:val="none" w:sz="0" w:space="0" w:color="auto"/>
                <w:right w:val="none" w:sz="0" w:space="0" w:color="auto"/>
              </w:divBdr>
            </w:div>
            <w:div w:id="2050763774">
              <w:marLeft w:val="0"/>
              <w:marRight w:val="0"/>
              <w:marTop w:val="0"/>
              <w:marBottom w:val="0"/>
              <w:divBdr>
                <w:top w:val="none" w:sz="0" w:space="0" w:color="auto"/>
                <w:left w:val="none" w:sz="0" w:space="0" w:color="auto"/>
                <w:bottom w:val="none" w:sz="0" w:space="0" w:color="auto"/>
                <w:right w:val="none" w:sz="0" w:space="0" w:color="auto"/>
              </w:divBdr>
            </w:div>
            <w:div w:id="2052070301">
              <w:marLeft w:val="0"/>
              <w:marRight w:val="0"/>
              <w:marTop w:val="0"/>
              <w:marBottom w:val="0"/>
              <w:divBdr>
                <w:top w:val="none" w:sz="0" w:space="0" w:color="auto"/>
                <w:left w:val="none" w:sz="0" w:space="0" w:color="auto"/>
                <w:bottom w:val="none" w:sz="0" w:space="0" w:color="auto"/>
                <w:right w:val="none" w:sz="0" w:space="0" w:color="auto"/>
              </w:divBdr>
            </w:div>
            <w:div w:id="2054841341">
              <w:marLeft w:val="0"/>
              <w:marRight w:val="0"/>
              <w:marTop w:val="0"/>
              <w:marBottom w:val="0"/>
              <w:divBdr>
                <w:top w:val="none" w:sz="0" w:space="0" w:color="auto"/>
                <w:left w:val="none" w:sz="0" w:space="0" w:color="auto"/>
                <w:bottom w:val="none" w:sz="0" w:space="0" w:color="auto"/>
                <w:right w:val="none" w:sz="0" w:space="0" w:color="auto"/>
              </w:divBdr>
            </w:div>
            <w:div w:id="2058430937">
              <w:marLeft w:val="0"/>
              <w:marRight w:val="0"/>
              <w:marTop w:val="0"/>
              <w:marBottom w:val="0"/>
              <w:divBdr>
                <w:top w:val="none" w:sz="0" w:space="0" w:color="auto"/>
                <w:left w:val="none" w:sz="0" w:space="0" w:color="auto"/>
                <w:bottom w:val="none" w:sz="0" w:space="0" w:color="auto"/>
                <w:right w:val="none" w:sz="0" w:space="0" w:color="auto"/>
              </w:divBdr>
            </w:div>
            <w:div w:id="2070036123">
              <w:marLeft w:val="0"/>
              <w:marRight w:val="0"/>
              <w:marTop w:val="0"/>
              <w:marBottom w:val="0"/>
              <w:divBdr>
                <w:top w:val="none" w:sz="0" w:space="0" w:color="auto"/>
                <w:left w:val="none" w:sz="0" w:space="0" w:color="auto"/>
                <w:bottom w:val="none" w:sz="0" w:space="0" w:color="auto"/>
                <w:right w:val="none" w:sz="0" w:space="0" w:color="auto"/>
              </w:divBdr>
            </w:div>
            <w:div w:id="2071033274">
              <w:marLeft w:val="0"/>
              <w:marRight w:val="0"/>
              <w:marTop w:val="480"/>
              <w:marBottom w:val="0"/>
              <w:divBdr>
                <w:top w:val="single" w:sz="6" w:space="0" w:color="auto"/>
                <w:left w:val="single" w:sz="6" w:space="0" w:color="auto"/>
                <w:bottom w:val="single" w:sz="6" w:space="0" w:color="auto"/>
                <w:right w:val="single" w:sz="6" w:space="0" w:color="auto"/>
              </w:divBdr>
            </w:div>
            <w:div w:id="2071690105">
              <w:marLeft w:val="0"/>
              <w:marRight w:val="0"/>
              <w:marTop w:val="0"/>
              <w:marBottom w:val="0"/>
              <w:divBdr>
                <w:top w:val="none" w:sz="0" w:space="0" w:color="auto"/>
                <w:left w:val="none" w:sz="0" w:space="0" w:color="auto"/>
                <w:bottom w:val="none" w:sz="0" w:space="0" w:color="auto"/>
                <w:right w:val="none" w:sz="0" w:space="0" w:color="auto"/>
              </w:divBdr>
            </w:div>
            <w:div w:id="2077044972">
              <w:marLeft w:val="0"/>
              <w:marRight w:val="0"/>
              <w:marTop w:val="0"/>
              <w:marBottom w:val="0"/>
              <w:divBdr>
                <w:top w:val="none" w:sz="0" w:space="0" w:color="auto"/>
                <w:left w:val="none" w:sz="0" w:space="0" w:color="auto"/>
                <w:bottom w:val="none" w:sz="0" w:space="0" w:color="auto"/>
                <w:right w:val="none" w:sz="0" w:space="0" w:color="auto"/>
              </w:divBdr>
            </w:div>
            <w:div w:id="2082870421">
              <w:marLeft w:val="0"/>
              <w:marRight w:val="0"/>
              <w:marTop w:val="0"/>
              <w:marBottom w:val="0"/>
              <w:divBdr>
                <w:top w:val="none" w:sz="0" w:space="0" w:color="auto"/>
                <w:left w:val="none" w:sz="0" w:space="0" w:color="auto"/>
                <w:bottom w:val="none" w:sz="0" w:space="0" w:color="auto"/>
                <w:right w:val="none" w:sz="0" w:space="0" w:color="auto"/>
              </w:divBdr>
            </w:div>
            <w:div w:id="2083133508">
              <w:marLeft w:val="0"/>
              <w:marRight w:val="0"/>
              <w:marTop w:val="0"/>
              <w:marBottom w:val="0"/>
              <w:divBdr>
                <w:top w:val="none" w:sz="0" w:space="0" w:color="auto"/>
                <w:left w:val="none" w:sz="0" w:space="0" w:color="auto"/>
                <w:bottom w:val="none" w:sz="0" w:space="0" w:color="auto"/>
                <w:right w:val="none" w:sz="0" w:space="0" w:color="auto"/>
              </w:divBdr>
            </w:div>
            <w:div w:id="2084910775">
              <w:marLeft w:val="0"/>
              <w:marRight w:val="0"/>
              <w:marTop w:val="0"/>
              <w:marBottom w:val="0"/>
              <w:divBdr>
                <w:top w:val="none" w:sz="0" w:space="0" w:color="auto"/>
                <w:left w:val="none" w:sz="0" w:space="0" w:color="auto"/>
                <w:bottom w:val="none" w:sz="0" w:space="0" w:color="auto"/>
                <w:right w:val="none" w:sz="0" w:space="0" w:color="auto"/>
              </w:divBdr>
            </w:div>
            <w:div w:id="2086604964">
              <w:marLeft w:val="0"/>
              <w:marRight w:val="0"/>
              <w:marTop w:val="0"/>
              <w:marBottom w:val="0"/>
              <w:divBdr>
                <w:top w:val="none" w:sz="0" w:space="0" w:color="auto"/>
                <w:left w:val="none" w:sz="0" w:space="0" w:color="auto"/>
                <w:bottom w:val="none" w:sz="0" w:space="0" w:color="auto"/>
                <w:right w:val="none" w:sz="0" w:space="0" w:color="auto"/>
              </w:divBdr>
            </w:div>
            <w:div w:id="2087998366">
              <w:marLeft w:val="0"/>
              <w:marRight w:val="0"/>
              <w:marTop w:val="0"/>
              <w:marBottom w:val="0"/>
              <w:divBdr>
                <w:top w:val="none" w:sz="0" w:space="0" w:color="auto"/>
                <w:left w:val="none" w:sz="0" w:space="0" w:color="auto"/>
                <w:bottom w:val="none" w:sz="0" w:space="0" w:color="auto"/>
                <w:right w:val="none" w:sz="0" w:space="0" w:color="auto"/>
              </w:divBdr>
            </w:div>
            <w:div w:id="2093235529">
              <w:marLeft w:val="0"/>
              <w:marRight w:val="0"/>
              <w:marTop w:val="0"/>
              <w:marBottom w:val="0"/>
              <w:divBdr>
                <w:top w:val="none" w:sz="0" w:space="0" w:color="auto"/>
                <w:left w:val="none" w:sz="0" w:space="0" w:color="auto"/>
                <w:bottom w:val="none" w:sz="0" w:space="0" w:color="auto"/>
                <w:right w:val="none" w:sz="0" w:space="0" w:color="auto"/>
              </w:divBdr>
            </w:div>
            <w:div w:id="2098406300">
              <w:marLeft w:val="0"/>
              <w:marRight w:val="0"/>
              <w:marTop w:val="0"/>
              <w:marBottom w:val="0"/>
              <w:divBdr>
                <w:top w:val="none" w:sz="0" w:space="0" w:color="auto"/>
                <w:left w:val="none" w:sz="0" w:space="0" w:color="auto"/>
                <w:bottom w:val="none" w:sz="0" w:space="0" w:color="auto"/>
                <w:right w:val="none" w:sz="0" w:space="0" w:color="auto"/>
              </w:divBdr>
            </w:div>
            <w:div w:id="2101176604">
              <w:marLeft w:val="0"/>
              <w:marRight w:val="0"/>
              <w:marTop w:val="0"/>
              <w:marBottom w:val="0"/>
              <w:divBdr>
                <w:top w:val="none" w:sz="0" w:space="0" w:color="auto"/>
                <w:left w:val="none" w:sz="0" w:space="0" w:color="auto"/>
                <w:bottom w:val="none" w:sz="0" w:space="0" w:color="auto"/>
                <w:right w:val="none" w:sz="0" w:space="0" w:color="auto"/>
              </w:divBdr>
            </w:div>
            <w:div w:id="2104186504">
              <w:marLeft w:val="0"/>
              <w:marRight w:val="0"/>
              <w:marTop w:val="480"/>
              <w:marBottom w:val="0"/>
              <w:divBdr>
                <w:top w:val="single" w:sz="6" w:space="0" w:color="auto"/>
                <w:left w:val="single" w:sz="6" w:space="0" w:color="auto"/>
                <w:bottom w:val="single" w:sz="6" w:space="0" w:color="auto"/>
                <w:right w:val="single" w:sz="6" w:space="0" w:color="auto"/>
              </w:divBdr>
            </w:div>
            <w:div w:id="2110008450">
              <w:marLeft w:val="0"/>
              <w:marRight w:val="0"/>
              <w:marTop w:val="0"/>
              <w:marBottom w:val="0"/>
              <w:divBdr>
                <w:top w:val="none" w:sz="0" w:space="0" w:color="auto"/>
                <w:left w:val="none" w:sz="0" w:space="0" w:color="auto"/>
                <w:bottom w:val="none" w:sz="0" w:space="0" w:color="auto"/>
                <w:right w:val="none" w:sz="0" w:space="0" w:color="auto"/>
              </w:divBdr>
            </w:div>
            <w:div w:id="2110392665">
              <w:marLeft w:val="0"/>
              <w:marRight w:val="0"/>
              <w:marTop w:val="0"/>
              <w:marBottom w:val="0"/>
              <w:divBdr>
                <w:top w:val="none" w:sz="0" w:space="0" w:color="auto"/>
                <w:left w:val="none" w:sz="0" w:space="0" w:color="auto"/>
                <w:bottom w:val="none" w:sz="0" w:space="0" w:color="auto"/>
                <w:right w:val="none" w:sz="0" w:space="0" w:color="auto"/>
              </w:divBdr>
            </w:div>
            <w:div w:id="2114475823">
              <w:marLeft w:val="0"/>
              <w:marRight w:val="0"/>
              <w:marTop w:val="0"/>
              <w:marBottom w:val="0"/>
              <w:divBdr>
                <w:top w:val="none" w:sz="0" w:space="0" w:color="auto"/>
                <w:left w:val="none" w:sz="0" w:space="0" w:color="auto"/>
                <w:bottom w:val="none" w:sz="0" w:space="0" w:color="auto"/>
                <w:right w:val="none" w:sz="0" w:space="0" w:color="auto"/>
              </w:divBdr>
            </w:div>
            <w:div w:id="2124418231">
              <w:marLeft w:val="0"/>
              <w:marRight w:val="0"/>
              <w:marTop w:val="0"/>
              <w:marBottom w:val="0"/>
              <w:divBdr>
                <w:top w:val="none" w:sz="0" w:space="0" w:color="auto"/>
                <w:left w:val="none" w:sz="0" w:space="0" w:color="auto"/>
                <w:bottom w:val="none" w:sz="0" w:space="0" w:color="auto"/>
                <w:right w:val="none" w:sz="0" w:space="0" w:color="auto"/>
              </w:divBdr>
            </w:div>
            <w:div w:id="2124960291">
              <w:marLeft w:val="0"/>
              <w:marRight w:val="0"/>
              <w:marTop w:val="0"/>
              <w:marBottom w:val="0"/>
              <w:divBdr>
                <w:top w:val="none" w:sz="0" w:space="0" w:color="auto"/>
                <w:left w:val="none" w:sz="0" w:space="0" w:color="auto"/>
                <w:bottom w:val="none" w:sz="0" w:space="0" w:color="auto"/>
                <w:right w:val="none" w:sz="0" w:space="0" w:color="auto"/>
              </w:divBdr>
              <w:divsChild>
                <w:div w:id="16350748">
                  <w:marLeft w:val="0"/>
                  <w:marRight w:val="0"/>
                  <w:marTop w:val="0"/>
                  <w:marBottom w:val="0"/>
                  <w:divBdr>
                    <w:top w:val="none" w:sz="0" w:space="0" w:color="auto"/>
                    <w:left w:val="none" w:sz="0" w:space="0" w:color="auto"/>
                    <w:bottom w:val="none" w:sz="0" w:space="0" w:color="auto"/>
                    <w:right w:val="none" w:sz="0" w:space="0" w:color="auto"/>
                  </w:divBdr>
                </w:div>
                <w:div w:id="71590116">
                  <w:marLeft w:val="0"/>
                  <w:marRight w:val="0"/>
                  <w:marTop w:val="0"/>
                  <w:marBottom w:val="0"/>
                  <w:divBdr>
                    <w:top w:val="none" w:sz="0" w:space="0" w:color="auto"/>
                    <w:left w:val="none" w:sz="0" w:space="0" w:color="auto"/>
                    <w:bottom w:val="none" w:sz="0" w:space="0" w:color="auto"/>
                    <w:right w:val="none" w:sz="0" w:space="0" w:color="auto"/>
                  </w:divBdr>
                </w:div>
                <w:div w:id="301236109">
                  <w:marLeft w:val="0"/>
                  <w:marRight w:val="0"/>
                  <w:marTop w:val="0"/>
                  <w:marBottom w:val="0"/>
                  <w:divBdr>
                    <w:top w:val="none" w:sz="0" w:space="0" w:color="auto"/>
                    <w:left w:val="none" w:sz="0" w:space="0" w:color="auto"/>
                    <w:bottom w:val="none" w:sz="0" w:space="0" w:color="auto"/>
                    <w:right w:val="none" w:sz="0" w:space="0" w:color="auto"/>
                  </w:divBdr>
                </w:div>
                <w:div w:id="301734750">
                  <w:marLeft w:val="0"/>
                  <w:marRight w:val="0"/>
                  <w:marTop w:val="0"/>
                  <w:marBottom w:val="0"/>
                  <w:divBdr>
                    <w:top w:val="none" w:sz="0" w:space="0" w:color="auto"/>
                    <w:left w:val="none" w:sz="0" w:space="0" w:color="auto"/>
                    <w:bottom w:val="none" w:sz="0" w:space="0" w:color="auto"/>
                    <w:right w:val="none" w:sz="0" w:space="0" w:color="auto"/>
                  </w:divBdr>
                </w:div>
                <w:div w:id="325062462">
                  <w:marLeft w:val="0"/>
                  <w:marRight w:val="0"/>
                  <w:marTop w:val="0"/>
                  <w:marBottom w:val="0"/>
                  <w:divBdr>
                    <w:top w:val="none" w:sz="0" w:space="0" w:color="auto"/>
                    <w:left w:val="none" w:sz="0" w:space="0" w:color="auto"/>
                    <w:bottom w:val="none" w:sz="0" w:space="0" w:color="auto"/>
                    <w:right w:val="none" w:sz="0" w:space="0" w:color="auto"/>
                  </w:divBdr>
                </w:div>
                <w:div w:id="582380085">
                  <w:marLeft w:val="0"/>
                  <w:marRight w:val="0"/>
                  <w:marTop w:val="0"/>
                  <w:marBottom w:val="0"/>
                  <w:divBdr>
                    <w:top w:val="none" w:sz="0" w:space="0" w:color="auto"/>
                    <w:left w:val="none" w:sz="0" w:space="0" w:color="auto"/>
                    <w:bottom w:val="none" w:sz="0" w:space="0" w:color="auto"/>
                    <w:right w:val="none" w:sz="0" w:space="0" w:color="auto"/>
                  </w:divBdr>
                </w:div>
                <w:div w:id="730614127">
                  <w:marLeft w:val="0"/>
                  <w:marRight w:val="0"/>
                  <w:marTop w:val="0"/>
                  <w:marBottom w:val="0"/>
                  <w:divBdr>
                    <w:top w:val="none" w:sz="0" w:space="0" w:color="auto"/>
                    <w:left w:val="none" w:sz="0" w:space="0" w:color="auto"/>
                    <w:bottom w:val="none" w:sz="0" w:space="0" w:color="auto"/>
                    <w:right w:val="none" w:sz="0" w:space="0" w:color="auto"/>
                  </w:divBdr>
                </w:div>
                <w:div w:id="871303773">
                  <w:marLeft w:val="0"/>
                  <w:marRight w:val="0"/>
                  <w:marTop w:val="0"/>
                  <w:marBottom w:val="0"/>
                  <w:divBdr>
                    <w:top w:val="none" w:sz="0" w:space="0" w:color="auto"/>
                    <w:left w:val="none" w:sz="0" w:space="0" w:color="auto"/>
                    <w:bottom w:val="none" w:sz="0" w:space="0" w:color="auto"/>
                    <w:right w:val="none" w:sz="0" w:space="0" w:color="auto"/>
                  </w:divBdr>
                </w:div>
                <w:div w:id="968241642">
                  <w:marLeft w:val="0"/>
                  <w:marRight w:val="0"/>
                  <w:marTop w:val="0"/>
                  <w:marBottom w:val="0"/>
                  <w:divBdr>
                    <w:top w:val="none" w:sz="0" w:space="0" w:color="auto"/>
                    <w:left w:val="none" w:sz="0" w:space="0" w:color="auto"/>
                    <w:bottom w:val="none" w:sz="0" w:space="0" w:color="auto"/>
                    <w:right w:val="none" w:sz="0" w:space="0" w:color="auto"/>
                  </w:divBdr>
                </w:div>
                <w:div w:id="1004551676">
                  <w:marLeft w:val="0"/>
                  <w:marRight w:val="0"/>
                  <w:marTop w:val="0"/>
                  <w:marBottom w:val="0"/>
                  <w:divBdr>
                    <w:top w:val="none" w:sz="0" w:space="0" w:color="auto"/>
                    <w:left w:val="none" w:sz="0" w:space="0" w:color="auto"/>
                    <w:bottom w:val="none" w:sz="0" w:space="0" w:color="auto"/>
                    <w:right w:val="none" w:sz="0" w:space="0" w:color="auto"/>
                  </w:divBdr>
                </w:div>
                <w:div w:id="1307396215">
                  <w:marLeft w:val="0"/>
                  <w:marRight w:val="0"/>
                  <w:marTop w:val="0"/>
                  <w:marBottom w:val="0"/>
                  <w:divBdr>
                    <w:top w:val="none" w:sz="0" w:space="0" w:color="auto"/>
                    <w:left w:val="none" w:sz="0" w:space="0" w:color="auto"/>
                    <w:bottom w:val="none" w:sz="0" w:space="0" w:color="auto"/>
                    <w:right w:val="none" w:sz="0" w:space="0" w:color="auto"/>
                  </w:divBdr>
                </w:div>
                <w:div w:id="1517113870">
                  <w:marLeft w:val="0"/>
                  <w:marRight w:val="0"/>
                  <w:marTop w:val="0"/>
                  <w:marBottom w:val="0"/>
                  <w:divBdr>
                    <w:top w:val="none" w:sz="0" w:space="0" w:color="auto"/>
                    <w:left w:val="none" w:sz="0" w:space="0" w:color="auto"/>
                    <w:bottom w:val="none" w:sz="0" w:space="0" w:color="auto"/>
                    <w:right w:val="none" w:sz="0" w:space="0" w:color="auto"/>
                  </w:divBdr>
                </w:div>
                <w:div w:id="1862162715">
                  <w:marLeft w:val="0"/>
                  <w:marRight w:val="0"/>
                  <w:marTop w:val="0"/>
                  <w:marBottom w:val="0"/>
                  <w:divBdr>
                    <w:top w:val="none" w:sz="0" w:space="0" w:color="auto"/>
                    <w:left w:val="none" w:sz="0" w:space="0" w:color="auto"/>
                    <w:bottom w:val="none" w:sz="0" w:space="0" w:color="auto"/>
                    <w:right w:val="none" w:sz="0" w:space="0" w:color="auto"/>
                  </w:divBdr>
                </w:div>
                <w:div w:id="2026667926">
                  <w:marLeft w:val="0"/>
                  <w:marRight w:val="0"/>
                  <w:marTop w:val="0"/>
                  <w:marBottom w:val="0"/>
                  <w:divBdr>
                    <w:top w:val="none" w:sz="0" w:space="0" w:color="auto"/>
                    <w:left w:val="none" w:sz="0" w:space="0" w:color="auto"/>
                    <w:bottom w:val="none" w:sz="0" w:space="0" w:color="auto"/>
                    <w:right w:val="none" w:sz="0" w:space="0" w:color="auto"/>
                  </w:divBdr>
                </w:div>
              </w:divsChild>
            </w:div>
            <w:div w:id="2125995935">
              <w:marLeft w:val="0"/>
              <w:marRight w:val="0"/>
              <w:marTop w:val="0"/>
              <w:marBottom w:val="0"/>
              <w:divBdr>
                <w:top w:val="none" w:sz="0" w:space="0" w:color="auto"/>
                <w:left w:val="none" w:sz="0" w:space="0" w:color="auto"/>
                <w:bottom w:val="none" w:sz="0" w:space="0" w:color="auto"/>
                <w:right w:val="none" w:sz="0" w:space="0" w:color="auto"/>
              </w:divBdr>
            </w:div>
            <w:div w:id="2128546248">
              <w:marLeft w:val="0"/>
              <w:marRight w:val="0"/>
              <w:marTop w:val="480"/>
              <w:marBottom w:val="0"/>
              <w:divBdr>
                <w:top w:val="single" w:sz="6" w:space="0" w:color="auto"/>
                <w:left w:val="single" w:sz="6" w:space="0" w:color="auto"/>
                <w:bottom w:val="single" w:sz="6" w:space="0" w:color="auto"/>
                <w:right w:val="single" w:sz="6" w:space="0" w:color="auto"/>
              </w:divBdr>
            </w:div>
            <w:div w:id="2134053540">
              <w:marLeft w:val="0"/>
              <w:marRight w:val="0"/>
              <w:marTop w:val="0"/>
              <w:marBottom w:val="0"/>
              <w:divBdr>
                <w:top w:val="none" w:sz="0" w:space="0" w:color="auto"/>
                <w:left w:val="none" w:sz="0" w:space="0" w:color="auto"/>
                <w:bottom w:val="none" w:sz="0" w:space="0" w:color="auto"/>
                <w:right w:val="none" w:sz="0" w:space="0" w:color="auto"/>
              </w:divBdr>
            </w:div>
            <w:div w:id="2135052624">
              <w:marLeft w:val="0"/>
              <w:marRight w:val="0"/>
              <w:marTop w:val="0"/>
              <w:marBottom w:val="0"/>
              <w:divBdr>
                <w:top w:val="none" w:sz="0" w:space="0" w:color="auto"/>
                <w:left w:val="none" w:sz="0" w:space="0" w:color="auto"/>
                <w:bottom w:val="none" w:sz="0" w:space="0" w:color="auto"/>
                <w:right w:val="none" w:sz="0" w:space="0" w:color="auto"/>
              </w:divBdr>
            </w:div>
            <w:div w:id="2135635691">
              <w:marLeft w:val="0"/>
              <w:marRight w:val="0"/>
              <w:marTop w:val="0"/>
              <w:marBottom w:val="0"/>
              <w:divBdr>
                <w:top w:val="none" w:sz="0" w:space="0" w:color="auto"/>
                <w:left w:val="none" w:sz="0" w:space="0" w:color="auto"/>
                <w:bottom w:val="none" w:sz="0" w:space="0" w:color="auto"/>
                <w:right w:val="none" w:sz="0" w:space="0" w:color="auto"/>
              </w:divBdr>
            </w:div>
            <w:div w:id="2138060608">
              <w:marLeft w:val="0"/>
              <w:marRight w:val="0"/>
              <w:marTop w:val="0"/>
              <w:marBottom w:val="0"/>
              <w:divBdr>
                <w:top w:val="none" w:sz="0" w:space="0" w:color="auto"/>
                <w:left w:val="none" w:sz="0" w:space="0" w:color="auto"/>
                <w:bottom w:val="none" w:sz="0" w:space="0" w:color="auto"/>
                <w:right w:val="none" w:sz="0" w:space="0" w:color="auto"/>
              </w:divBdr>
            </w:div>
          </w:divsChild>
        </w:div>
        <w:div w:id="1297613047">
          <w:marLeft w:val="0"/>
          <w:marRight w:val="0"/>
          <w:marTop w:val="0"/>
          <w:marBottom w:val="0"/>
          <w:divBdr>
            <w:top w:val="none" w:sz="0" w:space="0" w:color="auto"/>
            <w:left w:val="none" w:sz="0" w:space="0" w:color="auto"/>
            <w:bottom w:val="none" w:sz="0" w:space="0" w:color="auto"/>
            <w:right w:val="none" w:sz="0" w:space="0" w:color="auto"/>
          </w:divBdr>
          <w:divsChild>
            <w:div w:id="86586">
              <w:marLeft w:val="0"/>
              <w:marRight w:val="0"/>
              <w:marTop w:val="0"/>
              <w:marBottom w:val="0"/>
              <w:divBdr>
                <w:top w:val="none" w:sz="0" w:space="0" w:color="auto"/>
                <w:left w:val="none" w:sz="0" w:space="0" w:color="auto"/>
                <w:bottom w:val="none" w:sz="0" w:space="0" w:color="auto"/>
                <w:right w:val="none" w:sz="0" w:space="0" w:color="auto"/>
              </w:divBdr>
            </w:div>
            <w:div w:id="591446">
              <w:marLeft w:val="0"/>
              <w:marRight w:val="0"/>
              <w:marTop w:val="0"/>
              <w:marBottom w:val="0"/>
              <w:divBdr>
                <w:top w:val="none" w:sz="0" w:space="0" w:color="auto"/>
                <w:left w:val="none" w:sz="0" w:space="0" w:color="auto"/>
                <w:bottom w:val="none" w:sz="0" w:space="0" w:color="auto"/>
                <w:right w:val="none" w:sz="0" w:space="0" w:color="auto"/>
              </w:divBdr>
            </w:div>
            <w:div w:id="1586933">
              <w:marLeft w:val="0"/>
              <w:marRight w:val="0"/>
              <w:marTop w:val="0"/>
              <w:marBottom w:val="0"/>
              <w:divBdr>
                <w:top w:val="none" w:sz="0" w:space="0" w:color="auto"/>
                <w:left w:val="none" w:sz="0" w:space="0" w:color="auto"/>
                <w:bottom w:val="none" w:sz="0" w:space="0" w:color="auto"/>
                <w:right w:val="none" w:sz="0" w:space="0" w:color="auto"/>
              </w:divBdr>
            </w:div>
            <w:div w:id="1787880">
              <w:marLeft w:val="0"/>
              <w:marRight w:val="0"/>
              <w:marTop w:val="0"/>
              <w:marBottom w:val="0"/>
              <w:divBdr>
                <w:top w:val="none" w:sz="0" w:space="0" w:color="auto"/>
                <w:left w:val="none" w:sz="0" w:space="0" w:color="auto"/>
                <w:bottom w:val="none" w:sz="0" w:space="0" w:color="auto"/>
                <w:right w:val="none" w:sz="0" w:space="0" w:color="auto"/>
              </w:divBdr>
            </w:div>
            <w:div w:id="1978353">
              <w:marLeft w:val="0"/>
              <w:marRight w:val="0"/>
              <w:marTop w:val="0"/>
              <w:marBottom w:val="0"/>
              <w:divBdr>
                <w:top w:val="none" w:sz="0" w:space="0" w:color="auto"/>
                <w:left w:val="none" w:sz="0" w:space="0" w:color="auto"/>
                <w:bottom w:val="none" w:sz="0" w:space="0" w:color="auto"/>
                <w:right w:val="none" w:sz="0" w:space="0" w:color="auto"/>
              </w:divBdr>
            </w:div>
            <w:div w:id="2361975">
              <w:marLeft w:val="0"/>
              <w:marRight w:val="0"/>
              <w:marTop w:val="0"/>
              <w:marBottom w:val="0"/>
              <w:divBdr>
                <w:top w:val="none" w:sz="0" w:space="0" w:color="auto"/>
                <w:left w:val="none" w:sz="0" w:space="0" w:color="auto"/>
                <w:bottom w:val="none" w:sz="0" w:space="0" w:color="auto"/>
                <w:right w:val="none" w:sz="0" w:space="0" w:color="auto"/>
              </w:divBdr>
            </w:div>
            <w:div w:id="2633428">
              <w:marLeft w:val="0"/>
              <w:marRight w:val="0"/>
              <w:marTop w:val="0"/>
              <w:marBottom w:val="0"/>
              <w:divBdr>
                <w:top w:val="none" w:sz="0" w:space="0" w:color="auto"/>
                <w:left w:val="none" w:sz="0" w:space="0" w:color="auto"/>
                <w:bottom w:val="none" w:sz="0" w:space="0" w:color="auto"/>
                <w:right w:val="none" w:sz="0" w:space="0" w:color="auto"/>
              </w:divBdr>
            </w:div>
            <w:div w:id="2829719">
              <w:marLeft w:val="0"/>
              <w:marRight w:val="0"/>
              <w:marTop w:val="0"/>
              <w:marBottom w:val="0"/>
              <w:divBdr>
                <w:top w:val="none" w:sz="0" w:space="0" w:color="auto"/>
                <w:left w:val="none" w:sz="0" w:space="0" w:color="auto"/>
                <w:bottom w:val="none" w:sz="0" w:space="0" w:color="auto"/>
                <w:right w:val="none" w:sz="0" w:space="0" w:color="auto"/>
              </w:divBdr>
            </w:div>
            <w:div w:id="3435432">
              <w:marLeft w:val="0"/>
              <w:marRight w:val="0"/>
              <w:marTop w:val="0"/>
              <w:marBottom w:val="0"/>
              <w:divBdr>
                <w:top w:val="none" w:sz="0" w:space="0" w:color="auto"/>
                <w:left w:val="none" w:sz="0" w:space="0" w:color="auto"/>
                <w:bottom w:val="none" w:sz="0" w:space="0" w:color="auto"/>
                <w:right w:val="none" w:sz="0" w:space="0" w:color="auto"/>
              </w:divBdr>
            </w:div>
            <w:div w:id="4214770">
              <w:marLeft w:val="0"/>
              <w:marRight w:val="0"/>
              <w:marTop w:val="0"/>
              <w:marBottom w:val="0"/>
              <w:divBdr>
                <w:top w:val="none" w:sz="0" w:space="0" w:color="auto"/>
                <w:left w:val="none" w:sz="0" w:space="0" w:color="auto"/>
                <w:bottom w:val="none" w:sz="0" w:space="0" w:color="auto"/>
                <w:right w:val="none" w:sz="0" w:space="0" w:color="auto"/>
              </w:divBdr>
            </w:div>
            <w:div w:id="5256995">
              <w:marLeft w:val="0"/>
              <w:marRight w:val="0"/>
              <w:marTop w:val="0"/>
              <w:marBottom w:val="0"/>
              <w:divBdr>
                <w:top w:val="none" w:sz="0" w:space="0" w:color="auto"/>
                <w:left w:val="none" w:sz="0" w:space="0" w:color="auto"/>
                <w:bottom w:val="none" w:sz="0" w:space="0" w:color="auto"/>
                <w:right w:val="none" w:sz="0" w:space="0" w:color="auto"/>
              </w:divBdr>
            </w:div>
            <w:div w:id="7560018">
              <w:marLeft w:val="0"/>
              <w:marRight w:val="0"/>
              <w:marTop w:val="0"/>
              <w:marBottom w:val="0"/>
              <w:divBdr>
                <w:top w:val="none" w:sz="0" w:space="0" w:color="auto"/>
                <w:left w:val="none" w:sz="0" w:space="0" w:color="auto"/>
                <w:bottom w:val="none" w:sz="0" w:space="0" w:color="auto"/>
                <w:right w:val="none" w:sz="0" w:space="0" w:color="auto"/>
              </w:divBdr>
            </w:div>
            <w:div w:id="7871936">
              <w:marLeft w:val="0"/>
              <w:marRight w:val="0"/>
              <w:marTop w:val="0"/>
              <w:marBottom w:val="0"/>
              <w:divBdr>
                <w:top w:val="none" w:sz="0" w:space="0" w:color="auto"/>
                <w:left w:val="none" w:sz="0" w:space="0" w:color="auto"/>
                <w:bottom w:val="none" w:sz="0" w:space="0" w:color="auto"/>
                <w:right w:val="none" w:sz="0" w:space="0" w:color="auto"/>
              </w:divBdr>
            </w:div>
            <w:div w:id="8025423">
              <w:marLeft w:val="0"/>
              <w:marRight w:val="0"/>
              <w:marTop w:val="0"/>
              <w:marBottom w:val="0"/>
              <w:divBdr>
                <w:top w:val="none" w:sz="0" w:space="0" w:color="auto"/>
                <w:left w:val="none" w:sz="0" w:space="0" w:color="auto"/>
                <w:bottom w:val="none" w:sz="0" w:space="0" w:color="auto"/>
                <w:right w:val="none" w:sz="0" w:space="0" w:color="auto"/>
              </w:divBdr>
            </w:div>
            <w:div w:id="8874651">
              <w:marLeft w:val="0"/>
              <w:marRight w:val="0"/>
              <w:marTop w:val="0"/>
              <w:marBottom w:val="0"/>
              <w:divBdr>
                <w:top w:val="none" w:sz="0" w:space="0" w:color="auto"/>
                <w:left w:val="none" w:sz="0" w:space="0" w:color="auto"/>
                <w:bottom w:val="none" w:sz="0" w:space="0" w:color="auto"/>
                <w:right w:val="none" w:sz="0" w:space="0" w:color="auto"/>
              </w:divBdr>
            </w:div>
            <w:div w:id="9064320">
              <w:marLeft w:val="0"/>
              <w:marRight w:val="0"/>
              <w:marTop w:val="0"/>
              <w:marBottom w:val="0"/>
              <w:divBdr>
                <w:top w:val="none" w:sz="0" w:space="0" w:color="auto"/>
                <w:left w:val="none" w:sz="0" w:space="0" w:color="auto"/>
                <w:bottom w:val="none" w:sz="0" w:space="0" w:color="auto"/>
                <w:right w:val="none" w:sz="0" w:space="0" w:color="auto"/>
              </w:divBdr>
            </w:div>
            <w:div w:id="9263810">
              <w:marLeft w:val="0"/>
              <w:marRight w:val="0"/>
              <w:marTop w:val="0"/>
              <w:marBottom w:val="0"/>
              <w:divBdr>
                <w:top w:val="none" w:sz="0" w:space="0" w:color="auto"/>
                <w:left w:val="none" w:sz="0" w:space="0" w:color="auto"/>
                <w:bottom w:val="none" w:sz="0" w:space="0" w:color="auto"/>
                <w:right w:val="none" w:sz="0" w:space="0" w:color="auto"/>
              </w:divBdr>
            </w:div>
            <w:div w:id="9375458">
              <w:marLeft w:val="0"/>
              <w:marRight w:val="0"/>
              <w:marTop w:val="0"/>
              <w:marBottom w:val="0"/>
              <w:divBdr>
                <w:top w:val="none" w:sz="0" w:space="0" w:color="auto"/>
                <w:left w:val="none" w:sz="0" w:space="0" w:color="auto"/>
                <w:bottom w:val="none" w:sz="0" w:space="0" w:color="auto"/>
                <w:right w:val="none" w:sz="0" w:space="0" w:color="auto"/>
              </w:divBdr>
            </w:div>
            <w:div w:id="10034432">
              <w:marLeft w:val="0"/>
              <w:marRight w:val="0"/>
              <w:marTop w:val="0"/>
              <w:marBottom w:val="0"/>
              <w:divBdr>
                <w:top w:val="none" w:sz="0" w:space="0" w:color="auto"/>
                <w:left w:val="none" w:sz="0" w:space="0" w:color="auto"/>
                <w:bottom w:val="none" w:sz="0" w:space="0" w:color="auto"/>
                <w:right w:val="none" w:sz="0" w:space="0" w:color="auto"/>
              </w:divBdr>
            </w:div>
            <w:div w:id="10762724">
              <w:marLeft w:val="0"/>
              <w:marRight w:val="0"/>
              <w:marTop w:val="0"/>
              <w:marBottom w:val="0"/>
              <w:divBdr>
                <w:top w:val="none" w:sz="0" w:space="0" w:color="auto"/>
                <w:left w:val="none" w:sz="0" w:space="0" w:color="auto"/>
                <w:bottom w:val="none" w:sz="0" w:space="0" w:color="auto"/>
                <w:right w:val="none" w:sz="0" w:space="0" w:color="auto"/>
              </w:divBdr>
            </w:div>
            <w:div w:id="12808525">
              <w:marLeft w:val="0"/>
              <w:marRight w:val="0"/>
              <w:marTop w:val="0"/>
              <w:marBottom w:val="0"/>
              <w:divBdr>
                <w:top w:val="none" w:sz="0" w:space="0" w:color="auto"/>
                <w:left w:val="none" w:sz="0" w:space="0" w:color="auto"/>
                <w:bottom w:val="none" w:sz="0" w:space="0" w:color="auto"/>
                <w:right w:val="none" w:sz="0" w:space="0" w:color="auto"/>
              </w:divBdr>
            </w:div>
            <w:div w:id="13532155">
              <w:marLeft w:val="0"/>
              <w:marRight w:val="0"/>
              <w:marTop w:val="0"/>
              <w:marBottom w:val="0"/>
              <w:divBdr>
                <w:top w:val="none" w:sz="0" w:space="0" w:color="auto"/>
                <w:left w:val="none" w:sz="0" w:space="0" w:color="auto"/>
                <w:bottom w:val="none" w:sz="0" w:space="0" w:color="auto"/>
                <w:right w:val="none" w:sz="0" w:space="0" w:color="auto"/>
              </w:divBdr>
            </w:div>
            <w:div w:id="14426709">
              <w:marLeft w:val="0"/>
              <w:marRight w:val="0"/>
              <w:marTop w:val="0"/>
              <w:marBottom w:val="0"/>
              <w:divBdr>
                <w:top w:val="none" w:sz="0" w:space="0" w:color="auto"/>
                <w:left w:val="none" w:sz="0" w:space="0" w:color="auto"/>
                <w:bottom w:val="none" w:sz="0" w:space="0" w:color="auto"/>
                <w:right w:val="none" w:sz="0" w:space="0" w:color="auto"/>
              </w:divBdr>
            </w:div>
            <w:div w:id="16007424">
              <w:marLeft w:val="0"/>
              <w:marRight w:val="0"/>
              <w:marTop w:val="0"/>
              <w:marBottom w:val="0"/>
              <w:divBdr>
                <w:top w:val="none" w:sz="0" w:space="0" w:color="auto"/>
                <w:left w:val="none" w:sz="0" w:space="0" w:color="auto"/>
                <w:bottom w:val="none" w:sz="0" w:space="0" w:color="auto"/>
                <w:right w:val="none" w:sz="0" w:space="0" w:color="auto"/>
              </w:divBdr>
            </w:div>
            <w:div w:id="16153818">
              <w:marLeft w:val="0"/>
              <w:marRight w:val="0"/>
              <w:marTop w:val="0"/>
              <w:marBottom w:val="0"/>
              <w:divBdr>
                <w:top w:val="none" w:sz="0" w:space="0" w:color="auto"/>
                <w:left w:val="none" w:sz="0" w:space="0" w:color="auto"/>
                <w:bottom w:val="none" w:sz="0" w:space="0" w:color="auto"/>
                <w:right w:val="none" w:sz="0" w:space="0" w:color="auto"/>
              </w:divBdr>
            </w:div>
            <w:div w:id="16784592">
              <w:marLeft w:val="0"/>
              <w:marRight w:val="0"/>
              <w:marTop w:val="0"/>
              <w:marBottom w:val="0"/>
              <w:divBdr>
                <w:top w:val="none" w:sz="0" w:space="0" w:color="auto"/>
                <w:left w:val="none" w:sz="0" w:space="0" w:color="auto"/>
                <w:bottom w:val="none" w:sz="0" w:space="0" w:color="auto"/>
                <w:right w:val="none" w:sz="0" w:space="0" w:color="auto"/>
              </w:divBdr>
            </w:div>
            <w:div w:id="16855597">
              <w:marLeft w:val="0"/>
              <w:marRight w:val="0"/>
              <w:marTop w:val="0"/>
              <w:marBottom w:val="0"/>
              <w:divBdr>
                <w:top w:val="none" w:sz="0" w:space="0" w:color="auto"/>
                <w:left w:val="none" w:sz="0" w:space="0" w:color="auto"/>
                <w:bottom w:val="none" w:sz="0" w:space="0" w:color="auto"/>
                <w:right w:val="none" w:sz="0" w:space="0" w:color="auto"/>
              </w:divBdr>
            </w:div>
            <w:div w:id="17044803">
              <w:marLeft w:val="0"/>
              <w:marRight w:val="0"/>
              <w:marTop w:val="0"/>
              <w:marBottom w:val="0"/>
              <w:divBdr>
                <w:top w:val="none" w:sz="0" w:space="0" w:color="auto"/>
                <w:left w:val="none" w:sz="0" w:space="0" w:color="auto"/>
                <w:bottom w:val="none" w:sz="0" w:space="0" w:color="auto"/>
                <w:right w:val="none" w:sz="0" w:space="0" w:color="auto"/>
              </w:divBdr>
            </w:div>
            <w:div w:id="19861618">
              <w:marLeft w:val="0"/>
              <w:marRight w:val="0"/>
              <w:marTop w:val="0"/>
              <w:marBottom w:val="0"/>
              <w:divBdr>
                <w:top w:val="none" w:sz="0" w:space="0" w:color="auto"/>
                <w:left w:val="none" w:sz="0" w:space="0" w:color="auto"/>
                <w:bottom w:val="none" w:sz="0" w:space="0" w:color="auto"/>
                <w:right w:val="none" w:sz="0" w:space="0" w:color="auto"/>
              </w:divBdr>
            </w:div>
            <w:div w:id="19938203">
              <w:marLeft w:val="0"/>
              <w:marRight w:val="0"/>
              <w:marTop w:val="0"/>
              <w:marBottom w:val="0"/>
              <w:divBdr>
                <w:top w:val="none" w:sz="0" w:space="0" w:color="auto"/>
                <w:left w:val="none" w:sz="0" w:space="0" w:color="auto"/>
                <w:bottom w:val="none" w:sz="0" w:space="0" w:color="auto"/>
                <w:right w:val="none" w:sz="0" w:space="0" w:color="auto"/>
              </w:divBdr>
            </w:div>
            <w:div w:id="20130121">
              <w:marLeft w:val="0"/>
              <w:marRight w:val="0"/>
              <w:marTop w:val="0"/>
              <w:marBottom w:val="0"/>
              <w:divBdr>
                <w:top w:val="none" w:sz="0" w:space="0" w:color="auto"/>
                <w:left w:val="none" w:sz="0" w:space="0" w:color="auto"/>
                <w:bottom w:val="none" w:sz="0" w:space="0" w:color="auto"/>
                <w:right w:val="none" w:sz="0" w:space="0" w:color="auto"/>
              </w:divBdr>
            </w:div>
            <w:div w:id="21126884">
              <w:marLeft w:val="0"/>
              <w:marRight w:val="0"/>
              <w:marTop w:val="0"/>
              <w:marBottom w:val="0"/>
              <w:divBdr>
                <w:top w:val="none" w:sz="0" w:space="0" w:color="auto"/>
                <w:left w:val="none" w:sz="0" w:space="0" w:color="auto"/>
                <w:bottom w:val="none" w:sz="0" w:space="0" w:color="auto"/>
                <w:right w:val="none" w:sz="0" w:space="0" w:color="auto"/>
              </w:divBdr>
            </w:div>
            <w:div w:id="21133829">
              <w:marLeft w:val="0"/>
              <w:marRight w:val="0"/>
              <w:marTop w:val="0"/>
              <w:marBottom w:val="0"/>
              <w:divBdr>
                <w:top w:val="none" w:sz="0" w:space="0" w:color="auto"/>
                <w:left w:val="none" w:sz="0" w:space="0" w:color="auto"/>
                <w:bottom w:val="none" w:sz="0" w:space="0" w:color="auto"/>
                <w:right w:val="none" w:sz="0" w:space="0" w:color="auto"/>
              </w:divBdr>
            </w:div>
            <w:div w:id="21710894">
              <w:marLeft w:val="0"/>
              <w:marRight w:val="0"/>
              <w:marTop w:val="0"/>
              <w:marBottom w:val="0"/>
              <w:divBdr>
                <w:top w:val="none" w:sz="0" w:space="0" w:color="auto"/>
                <w:left w:val="none" w:sz="0" w:space="0" w:color="auto"/>
                <w:bottom w:val="none" w:sz="0" w:space="0" w:color="auto"/>
                <w:right w:val="none" w:sz="0" w:space="0" w:color="auto"/>
              </w:divBdr>
            </w:div>
            <w:div w:id="23600799">
              <w:marLeft w:val="0"/>
              <w:marRight w:val="0"/>
              <w:marTop w:val="0"/>
              <w:marBottom w:val="0"/>
              <w:divBdr>
                <w:top w:val="none" w:sz="0" w:space="0" w:color="auto"/>
                <w:left w:val="none" w:sz="0" w:space="0" w:color="auto"/>
                <w:bottom w:val="none" w:sz="0" w:space="0" w:color="auto"/>
                <w:right w:val="none" w:sz="0" w:space="0" w:color="auto"/>
              </w:divBdr>
            </w:div>
            <w:div w:id="23749370">
              <w:marLeft w:val="0"/>
              <w:marRight w:val="0"/>
              <w:marTop w:val="0"/>
              <w:marBottom w:val="0"/>
              <w:divBdr>
                <w:top w:val="none" w:sz="0" w:space="0" w:color="auto"/>
                <w:left w:val="none" w:sz="0" w:space="0" w:color="auto"/>
                <w:bottom w:val="none" w:sz="0" w:space="0" w:color="auto"/>
                <w:right w:val="none" w:sz="0" w:space="0" w:color="auto"/>
              </w:divBdr>
            </w:div>
            <w:div w:id="25185140">
              <w:marLeft w:val="0"/>
              <w:marRight w:val="0"/>
              <w:marTop w:val="0"/>
              <w:marBottom w:val="0"/>
              <w:divBdr>
                <w:top w:val="none" w:sz="0" w:space="0" w:color="auto"/>
                <w:left w:val="none" w:sz="0" w:space="0" w:color="auto"/>
                <w:bottom w:val="none" w:sz="0" w:space="0" w:color="auto"/>
                <w:right w:val="none" w:sz="0" w:space="0" w:color="auto"/>
              </w:divBdr>
            </w:div>
            <w:div w:id="26027444">
              <w:marLeft w:val="0"/>
              <w:marRight w:val="0"/>
              <w:marTop w:val="0"/>
              <w:marBottom w:val="0"/>
              <w:divBdr>
                <w:top w:val="none" w:sz="0" w:space="0" w:color="auto"/>
                <w:left w:val="none" w:sz="0" w:space="0" w:color="auto"/>
                <w:bottom w:val="none" w:sz="0" w:space="0" w:color="auto"/>
                <w:right w:val="none" w:sz="0" w:space="0" w:color="auto"/>
              </w:divBdr>
            </w:div>
            <w:div w:id="26562678">
              <w:marLeft w:val="0"/>
              <w:marRight w:val="0"/>
              <w:marTop w:val="0"/>
              <w:marBottom w:val="0"/>
              <w:divBdr>
                <w:top w:val="none" w:sz="0" w:space="0" w:color="auto"/>
                <w:left w:val="none" w:sz="0" w:space="0" w:color="auto"/>
                <w:bottom w:val="none" w:sz="0" w:space="0" w:color="auto"/>
                <w:right w:val="none" w:sz="0" w:space="0" w:color="auto"/>
              </w:divBdr>
            </w:div>
            <w:div w:id="28997465">
              <w:marLeft w:val="0"/>
              <w:marRight w:val="0"/>
              <w:marTop w:val="0"/>
              <w:marBottom w:val="0"/>
              <w:divBdr>
                <w:top w:val="none" w:sz="0" w:space="0" w:color="auto"/>
                <w:left w:val="none" w:sz="0" w:space="0" w:color="auto"/>
                <w:bottom w:val="none" w:sz="0" w:space="0" w:color="auto"/>
                <w:right w:val="none" w:sz="0" w:space="0" w:color="auto"/>
              </w:divBdr>
            </w:div>
            <w:div w:id="29116762">
              <w:marLeft w:val="0"/>
              <w:marRight w:val="0"/>
              <w:marTop w:val="0"/>
              <w:marBottom w:val="0"/>
              <w:divBdr>
                <w:top w:val="none" w:sz="0" w:space="0" w:color="auto"/>
                <w:left w:val="none" w:sz="0" w:space="0" w:color="auto"/>
                <w:bottom w:val="none" w:sz="0" w:space="0" w:color="auto"/>
                <w:right w:val="none" w:sz="0" w:space="0" w:color="auto"/>
              </w:divBdr>
            </w:div>
            <w:div w:id="29692180">
              <w:marLeft w:val="0"/>
              <w:marRight w:val="0"/>
              <w:marTop w:val="0"/>
              <w:marBottom w:val="0"/>
              <w:divBdr>
                <w:top w:val="none" w:sz="0" w:space="0" w:color="auto"/>
                <w:left w:val="none" w:sz="0" w:space="0" w:color="auto"/>
                <w:bottom w:val="none" w:sz="0" w:space="0" w:color="auto"/>
                <w:right w:val="none" w:sz="0" w:space="0" w:color="auto"/>
              </w:divBdr>
            </w:div>
            <w:div w:id="30308141">
              <w:marLeft w:val="0"/>
              <w:marRight w:val="0"/>
              <w:marTop w:val="0"/>
              <w:marBottom w:val="0"/>
              <w:divBdr>
                <w:top w:val="none" w:sz="0" w:space="0" w:color="auto"/>
                <w:left w:val="none" w:sz="0" w:space="0" w:color="auto"/>
                <w:bottom w:val="none" w:sz="0" w:space="0" w:color="auto"/>
                <w:right w:val="none" w:sz="0" w:space="0" w:color="auto"/>
              </w:divBdr>
            </w:div>
            <w:div w:id="31460001">
              <w:marLeft w:val="0"/>
              <w:marRight w:val="0"/>
              <w:marTop w:val="0"/>
              <w:marBottom w:val="0"/>
              <w:divBdr>
                <w:top w:val="none" w:sz="0" w:space="0" w:color="auto"/>
                <w:left w:val="none" w:sz="0" w:space="0" w:color="auto"/>
                <w:bottom w:val="none" w:sz="0" w:space="0" w:color="auto"/>
                <w:right w:val="none" w:sz="0" w:space="0" w:color="auto"/>
              </w:divBdr>
            </w:div>
            <w:div w:id="32197636">
              <w:marLeft w:val="0"/>
              <w:marRight w:val="0"/>
              <w:marTop w:val="0"/>
              <w:marBottom w:val="0"/>
              <w:divBdr>
                <w:top w:val="none" w:sz="0" w:space="0" w:color="auto"/>
                <w:left w:val="none" w:sz="0" w:space="0" w:color="auto"/>
                <w:bottom w:val="none" w:sz="0" w:space="0" w:color="auto"/>
                <w:right w:val="none" w:sz="0" w:space="0" w:color="auto"/>
              </w:divBdr>
            </w:div>
            <w:div w:id="32656452">
              <w:marLeft w:val="0"/>
              <w:marRight w:val="0"/>
              <w:marTop w:val="0"/>
              <w:marBottom w:val="0"/>
              <w:divBdr>
                <w:top w:val="none" w:sz="0" w:space="0" w:color="auto"/>
                <w:left w:val="none" w:sz="0" w:space="0" w:color="auto"/>
                <w:bottom w:val="none" w:sz="0" w:space="0" w:color="auto"/>
                <w:right w:val="none" w:sz="0" w:space="0" w:color="auto"/>
              </w:divBdr>
            </w:div>
            <w:div w:id="32923349">
              <w:marLeft w:val="0"/>
              <w:marRight w:val="0"/>
              <w:marTop w:val="0"/>
              <w:marBottom w:val="0"/>
              <w:divBdr>
                <w:top w:val="none" w:sz="0" w:space="0" w:color="auto"/>
                <w:left w:val="none" w:sz="0" w:space="0" w:color="auto"/>
                <w:bottom w:val="none" w:sz="0" w:space="0" w:color="auto"/>
                <w:right w:val="none" w:sz="0" w:space="0" w:color="auto"/>
              </w:divBdr>
            </w:div>
            <w:div w:id="33583471">
              <w:marLeft w:val="0"/>
              <w:marRight w:val="0"/>
              <w:marTop w:val="0"/>
              <w:marBottom w:val="0"/>
              <w:divBdr>
                <w:top w:val="none" w:sz="0" w:space="0" w:color="auto"/>
                <w:left w:val="none" w:sz="0" w:space="0" w:color="auto"/>
                <w:bottom w:val="none" w:sz="0" w:space="0" w:color="auto"/>
                <w:right w:val="none" w:sz="0" w:space="0" w:color="auto"/>
              </w:divBdr>
            </w:div>
            <w:div w:id="34156802">
              <w:marLeft w:val="0"/>
              <w:marRight w:val="0"/>
              <w:marTop w:val="0"/>
              <w:marBottom w:val="0"/>
              <w:divBdr>
                <w:top w:val="none" w:sz="0" w:space="0" w:color="auto"/>
                <w:left w:val="none" w:sz="0" w:space="0" w:color="auto"/>
                <w:bottom w:val="none" w:sz="0" w:space="0" w:color="auto"/>
                <w:right w:val="none" w:sz="0" w:space="0" w:color="auto"/>
              </w:divBdr>
            </w:div>
            <w:div w:id="35005674">
              <w:marLeft w:val="0"/>
              <w:marRight w:val="0"/>
              <w:marTop w:val="0"/>
              <w:marBottom w:val="0"/>
              <w:divBdr>
                <w:top w:val="none" w:sz="0" w:space="0" w:color="auto"/>
                <w:left w:val="none" w:sz="0" w:space="0" w:color="auto"/>
                <w:bottom w:val="none" w:sz="0" w:space="0" w:color="auto"/>
                <w:right w:val="none" w:sz="0" w:space="0" w:color="auto"/>
              </w:divBdr>
            </w:div>
            <w:div w:id="35087156">
              <w:marLeft w:val="0"/>
              <w:marRight w:val="0"/>
              <w:marTop w:val="0"/>
              <w:marBottom w:val="0"/>
              <w:divBdr>
                <w:top w:val="none" w:sz="0" w:space="0" w:color="auto"/>
                <w:left w:val="none" w:sz="0" w:space="0" w:color="auto"/>
                <w:bottom w:val="none" w:sz="0" w:space="0" w:color="auto"/>
                <w:right w:val="none" w:sz="0" w:space="0" w:color="auto"/>
              </w:divBdr>
            </w:div>
            <w:div w:id="35132443">
              <w:marLeft w:val="0"/>
              <w:marRight w:val="0"/>
              <w:marTop w:val="0"/>
              <w:marBottom w:val="0"/>
              <w:divBdr>
                <w:top w:val="none" w:sz="0" w:space="0" w:color="auto"/>
                <w:left w:val="none" w:sz="0" w:space="0" w:color="auto"/>
                <w:bottom w:val="none" w:sz="0" w:space="0" w:color="auto"/>
                <w:right w:val="none" w:sz="0" w:space="0" w:color="auto"/>
              </w:divBdr>
            </w:div>
            <w:div w:id="36511854">
              <w:marLeft w:val="0"/>
              <w:marRight w:val="0"/>
              <w:marTop w:val="0"/>
              <w:marBottom w:val="0"/>
              <w:divBdr>
                <w:top w:val="none" w:sz="0" w:space="0" w:color="auto"/>
                <w:left w:val="none" w:sz="0" w:space="0" w:color="auto"/>
                <w:bottom w:val="none" w:sz="0" w:space="0" w:color="auto"/>
                <w:right w:val="none" w:sz="0" w:space="0" w:color="auto"/>
              </w:divBdr>
            </w:div>
            <w:div w:id="37094799">
              <w:marLeft w:val="0"/>
              <w:marRight w:val="0"/>
              <w:marTop w:val="0"/>
              <w:marBottom w:val="0"/>
              <w:divBdr>
                <w:top w:val="none" w:sz="0" w:space="0" w:color="auto"/>
                <w:left w:val="none" w:sz="0" w:space="0" w:color="auto"/>
                <w:bottom w:val="none" w:sz="0" w:space="0" w:color="auto"/>
                <w:right w:val="none" w:sz="0" w:space="0" w:color="auto"/>
              </w:divBdr>
            </w:div>
            <w:div w:id="37781426">
              <w:marLeft w:val="0"/>
              <w:marRight w:val="0"/>
              <w:marTop w:val="0"/>
              <w:marBottom w:val="0"/>
              <w:divBdr>
                <w:top w:val="none" w:sz="0" w:space="0" w:color="auto"/>
                <w:left w:val="none" w:sz="0" w:space="0" w:color="auto"/>
                <w:bottom w:val="none" w:sz="0" w:space="0" w:color="auto"/>
                <w:right w:val="none" w:sz="0" w:space="0" w:color="auto"/>
              </w:divBdr>
            </w:div>
            <w:div w:id="38017769">
              <w:marLeft w:val="0"/>
              <w:marRight w:val="0"/>
              <w:marTop w:val="0"/>
              <w:marBottom w:val="0"/>
              <w:divBdr>
                <w:top w:val="none" w:sz="0" w:space="0" w:color="auto"/>
                <w:left w:val="none" w:sz="0" w:space="0" w:color="auto"/>
                <w:bottom w:val="none" w:sz="0" w:space="0" w:color="auto"/>
                <w:right w:val="none" w:sz="0" w:space="0" w:color="auto"/>
              </w:divBdr>
            </w:div>
            <w:div w:id="38744550">
              <w:marLeft w:val="0"/>
              <w:marRight w:val="0"/>
              <w:marTop w:val="0"/>
              <w:marBottom w:val="0"/>
              <w:divBdr>
                <w:top w:val="none" w:sz="0" w:space="0" w:color="auto"/>
                <w:left w:val="none" w:sz="0" w:space="0" w:color="auto"/>
                <w:bottom w:val="none" w:sz="0" w:space="0" w:color="auto"/>
                <w:right w:val="none" w:sz="0" w:space="0" w:color="auto"/>
              </w:divBdr>
            </w:div>
            <w:div w:id="38946232">
              <w:marLeft w:val="0"/>
              <w:marRight w:val="0"/>
              <w:marTop w:val="0"/>
              <w:marBottom w:val="0"/>
              <w:divBdr>
                <w:top w:val="none" w:sz="0" w:space="0" w:color="auto"/>
                <w:left w:val="none" w:sz="0" w:space="0" w:color="auto"/>
                <w:bottom w:val="none" w:sz="0" w:space="0" w:color="auto"/>
                <w:right w:val="none" w:sz="0" w:space="0" w:color="auto"/>
              </w:divBdr>
            </w:div>
            <w:div w:id="39788649">
              <w:marLeft w:val="0"/>
              <w:marRight w:val="0"/>
              <w:marTop w:val="0"/>
              <w:marBottom w:val="0"/>
              <w:divBdr>
                <w:top w:val="none" w:sz="0" w:space="0" w:color="auto"/>
                <w:left w:val="none" w:sz="0" w:space="0" w:color="auto"/>
                <w:bottom w:val="none" w:sz="0" w:space="0" w:color="auto"/>
                <w:right w:val="none" w:sz="0" w:space="0" w:color="auto"/>
              </w:divBdr>
            </w:div>
            <w:div w:id="39984767">
              <w:marLeft w:val="0"/>
              <w:marRight w:val="0"/>
              <w:marTop w:val="0"/>
              <w:marBottom w:val="0"/>
              <w:divBdr>
                <w:top w:val="none" w:sz="0" w:space="0" w:color="auto"/>
                <w:left w:val="none" w:sz="0" w:space="0" w:color="auto"/>
                <w:bottom w:val="none" w:sz="0" w:space="0" w:color="auto"/>
                <w:right w:val="none" w:sz="0" w:space="0" w:color="auto"/>
              </w:divBdr>
            </w:div>
            <w:div w:id="41833223">
              <w:marLeft w:val="0"/>
              <w:marRight w:val="0"/>
              <w:marTop w:val="0"/>
              <w:marBottom w:val="0"/>
              <w:divBdr>
                <w:top w:val="none" w:sz="0" w:space="0" w:color="auto"/>
                <w:left w:val="none" w:sz="0" w:space="0" w:color="auto"/>
                <w:bottom w:val="none" w:sz="0" w:space="0" w:color="auto"/>
                <w:right w:val="none" w:sz="0" w:space="0" w:color="auto"/>
              </w:divBdr>
            </w:div>
            <w:div w:id="44378487">
              <w:marLeft w:val="0"/>
              <w:marRight w:val="0"/>
              <w:marTop w:val="0"/>
              <w:marBottom w:val="0"/>
              <w:divBdr>
                <w:top w:val="none" w:sz="0" w:space="0" w:color="auto"/>
                <w:left w:val="none" w:sz="0" w:space="0" w:color="auto"/>
                <w:bottom w:val="none" w:sz="0" w:space="0" w:color="auto"/>
                <w:right w:val="none" w:sz="0" w:space="0" w:color="auto"/>
              </w:divBdr>
            </w:div>
            <w:div w:id="46103885">
              <w:marLeft w:val="0"/>
              <w:marRight w:val="0"/>
              <w:marTop w:val="0"/>
              <w:marBottom w:val="0"/>
              <w:divBdr>
                <w:top w:val="none" w:sz="0" w:space="0" w:color="auto"/>
                <w:left w:val="none" w:sz="0" w:space="0" w:color="auto"/>
                <w:bottom w:val="none" w:sz="0" w:space="0" w:color="auto"/>
                <w:right w:val="none" w:sz="0" w:space="0" w:color="auto"/>
              </w:divBdr>
            </w:div>
            <w:div w:id="46806010">
              <w:marLeft w:val="0"/>
              <w:marRight w:val="0"/>
              <w:marTop w:val="0"/>
              <w:marBottom w:val="0"/>
              <w:divBdr>
                <w:top w:val="none" w:sz="0" w:space="0" w:color="auto"/>
                <w:left w:val="none" w:sz="0" w:space="0" w:color="auto"/>
                <w:bottom w:val="none" w:sz="0" w:space="0" w:color="auto"/>
                <w:right w:val="none" w:sz="0" w:space="0" w:color="auto"/>
              </w:divBdr>
            </w:div>
            <w:div w:id="47270187">
              <w:marLeft w:val="0"/>
              <w:marRight w:val="0"/>
              <w:marTop w:val="0"/>
              <w:marBottom w:val="0"/>
              <w:divBdr>
                <w:top w:val="none" w:sz="0" w:space="0" w:color="auto"/>
                <w:left w:val="none" w:sz="0" w:space="0" w:color="auto"/>
                <w:bottom w:val="none" w:sz="0" w:space="0" w:color="auto"/>
                <w:right w:val="none" w:sz="0" w:space="0" w:color="auto"/>
              </w:divBdr>
            </w:div>
            <w:div w:id="48118962">
              <w:marLeft w:val="0"/>
              <w:marRight w:val="0"/>
              <w:marTop w:val="0"/>
              <w:marBottom w:val="0"/>
              <w:divBdr>
                <w:top w:val="none" w:sz="0" w:space="0" w:color="auto"/>
                <w:left w:val="none" w:sz="0" w:space="0" w:color="auto"/>
                <w:bottom w:val="none" w:sz="0" w:space="0" w:color="auto"/>
                <w:right w:val="none" w:sz="0" w:space="0" w:color="auto"/>
              </w:divBdr>
            </w:div>
            <w:div w:id="48261320">
              <w:marLeft w:val="0"/>
              <w:marRight w:val="0"/>
              <w:marTop w:val="0"/>
              <w:marBottom w:val="0"/>
              <w:divBdr>
                <w:top w:val="none" w:sz="0" w:space="0" w:color="auto"/>
                <w:left w:val="none" w:sz="0" w:space="0" w:color="auto"/>
                <w:bottom w:val="none" w:sz="0" w:space="0" w:color="auto"/>
                <w:right w:val="none" w:sz="0" w:space="0" w:color="auto"/>
              </w:divBdr>
            </w:div>
            <w:div w:id="50468830">
              <w:marLeft w:val="0"/>
              <w:marRight w:val="0"/>
              <w:marTop w:val="0"/>
              <w:marBottom w:val="0"/>
              <w:divBdr>
                <w:top w:val="none" w:sz="0" w:space="0" w:color="auto"/>
                <w:left w:val="none" w:sz="0" w:space="0" w:color="auto"/>
                <w:bottom w:val="none" w:sz="0" w:space="0" w:color="auto"/>
                <w:right w:val="none" w:sz="0" w:space="0" w:color="auto"/>
              </w:divBdr>
            </w:div>
            <w:div w:id="51538575">
              <w:marLeft w:val="0"/>
              <w:marRight w:val="0"/>
              <w:marTop w:val="0"/>
              <w:marBottom w:val="0"/>
              <w:divBdr>
                <w:top w:val="none" w:sz="0" w:space="0" w:color="auto"/>
                <w:left w:val="none" w:sz="0" w:space="0" w:color="auto"/>
                <w:bottom w:val="none" w:sz="0" w:space="0" w:color="auto"/>
                <w:right w:val="none" w:sz="0" w:space="0" w:color="auto"/>
              </w:divBdr>
            </w:div>
            <w:div w:id="51736991">
              <w:marLeft w:val="0"/>
              <w:marRight w:val="0"/>
              <w:marTop w:val="0"/>
              <w:marBottom w:val="0"/>
              <w:divBdr>
                <w:top w:val="none" w:sz="0" w:space="0" w:color="auto"/>
                <w:left w:val="none" w:sz="0" w:space="0" w:color="auto"/>
                <w:bottom w:val="none" w:sz="0" w:space="0" w:color="auto"/>
                <w:right w:val="none" w:sz="0" w:space="0" w:color="auto"/>
              </w:divBdr>
            </w:div>
            <w:div w:id="52509760">
              <w:marLeft w:val="0"/>
              <w:marRight w:val="0"/>
              <w:marTop w:val="0"/>
              <w:marBottom w:val="0"/>
              <w:divBdr>
                <w:top w:val="none" w:sz="0" w:space="0" w:color="auto"/>
                <w:left w:val="none" w:sz="0" w:space="0" w:color="auto"/>
                <w:bottom w:val="none" w:sz="0" w:space="0" w:color="auto"/>
                <w:right w:val="none" w:sz="0" w:space="0" w:color="auto"/>
              </w:divBdr>
            </w:div>
            <w:div w:id="52584627">
              <w:marLeft w:val="0"/>
              <w:marRight w:val="0"/>
              <w:marTop w:val="0"/>
              <w:marBottom w:val="0"/>
              <w:divBdr>
                <w:top w:val="none" w:sz="0" w:space="0" w:color="auto"/>
                <w:left w:val="none" w:sz="0" w:space="0" w:color="auto"/>
                <w:bottom w:val="none" w:sz="0" w:space="0" w:color="auto"/>
                <w:right w:val="none" w:sz="0" w:space="0" w:color="auto"/>
              </w:divBdr>
            </w:div>
            <w:div w:id="53281864">
              <w:marLeft w:val="0"/>
              <w:marRight w:val="0"/>
              <w:marTop w:val="0"/>
              <w:marBottom w:val="0"/>
              <w:divBdr>
                <w:top w:val="none" w:sz="0" w:space="0" w:color="auto"/>
                <w:left w:val="none" w:sz="0" w:space="0" w:color="auto"/>
                <w:bottom w:val="none" w:sz="0" w:space="0" w:color="auto"/>
                <w:right w:val="none" w:sz="0" w:space="0" w:color="auto"/>
              </w:divBdr>
            </w:div>
            <w:div w:id="54550286">
              <w:marLeft w:val="0"/>
              <w:marRight w:val="0"/>
              <w:marTop w:val="0"/>
              <w:marBottom w:val="0"/>
              <w:divBdr>
                <w:top w:val="none" w:sz="0" w:space="0" w:color="auto"/>
                <w:left w:val="none" w:sz="0" w:space="0" w:color="auto"/>
                <w:bottom w:val="none" w:sz="0" w:space="0" w:color="auto"/>
                <w:right w:val="none" w:sz="0" w:space="0" w:color="auto"/>
              </w:divBdr>
            </w:div>
            <w:div w:id="56827869">
              <w:marLeft w:val="0"/>
              <w:marRight w:val="0"/>
              <w:marTop w:val="0"/>
              <w:marBottom w:val="0"/>
              <w:divBdr>
                <w:top w:val="none" w:sz="0" w:space="0" w:color="auto"/>
                <w:left w:val="none" w:sz="0" w:space="0" w:color="auto"/>
                <w:bottom w:val="none" w:sz="0" w:space="0" w:color="auto"/>
                <w:right w:val="none" w:sz="0" w:space="0" w:color="auto"/>
              </w:divBdr>
            </w:div>
            <w:div w:id="56975931">
              <w:marLeft w:val="0"/>
              <w:marRight w:val="0"/>
              <w:marTop w:val="0"/>
              <w:marBottom w:val="0"/>
              <w:divBdr>
                <w:top w:val="none" w:sz="0" w:space="0" w:color="auto"/>
                <w:left w:val="none" w:sz="0" w:space="0" w:color="auto"/>
                <w:bottom w:val="none" w:sz="0" w:space="0" w:color="auto"/>
                <w:right w:val="none" w:sz="0" w:space="0" w:color="auto"/>
              </w:divBdr>
            </w:div>
            <w:div w:id="57017835">
              <w:marLeft w:val="0"/>
              <w:marRight w:val="0"/>
              <w:marTop w:val="0"/>
              <w:marBottom w:val="0"/>
              <w:divBdr>
                <w:top w:val="none" w:sz="0" w:space="0" w:color="auto"/>
                <w:left w:val="none" w:sz="0" w:space="0" w:color="auto"/>
                <w:bottom w:val="none" w:sz="0" w:space="0" w:color="auto"/>
                <w:right w:val="none" w:sz="0" w:space="0" w:color="auto"/>
              </w:divBdr>
            </w:div>
            <w:div w:id="57094668">
              <w:marLeft w:val="0"/>
              <w:marRight w:val="0"/>
              <w:marTop w:val="0"/>
              <w:marBottom w:val="0"/>
              <w:divBdr>
                <w:top w:val="none" w:sz="0" w:space="0" w:color="auto"/>
                <w:left w:val="none" w:sz="0" w:space="0" w:color="auto"/>
                <w:bottom w:val="none" w:sz="0" w:space="0" w:color="auto"/>
                <w:right w:val="none" w:sz="0" w:space="0" w:color="auto"/>
              </w:divBdr>
            </w:div>
            <w:div w:id="57441779">
              <w:marLeft w:val="0"/>
              <w:marRight w:val="0"/>
              <w:marTop w:val="0"/>
              <w:marBottom w:val="0"/>
              <w:divBdr>
                <w:top w:val="none" w:sz="0" w:space="0" w:color="auto"/>
                <w:left w:val="none" w:sz="0" w:space="0" w:color="auto"/>
                <w:bottom w:val="none" w:sz="0" w:space="0" w:color="auto"/>
                <w:right w:val="none" w:sz="0" w:space="0" w:color="auto"/>
              </w:divBdr>
            </w:div>
            <w:div w:id="57671983">
              <w:marLeft w:val="0"/>
              <w:marRight w:val="0"/>
              <w:marTop w:val="0"/>
              <w:marBottom w:val="0"/>
              <w:divBdr>
                <w:top w:val="none" w:sz="0" w:space="0" w:color="auto"/>
                <w:left w:val="none" w:sz="0" w:space="0" w:color="auto"/>
                <w:bottom w:val="none" w:sz="0" w:space="0" w:color="auto"/>
                <w:right w:val="none" w:sz="0" w:space="0" w:color="auto"/>
              </w:divBdr>
            </w:div>
            <w:div w:id="58022111">
              <w:marLeft w:val="0"/>
              <w:marRight w:val="0"/>
              <w:marTop w:val="0"/>
              <w:marBottom w:val="0"/>
              <w:divBdr>
                <w:top w:val="none" w:sz="0" w:space="0" w:color="auto"/>
                <w:left w:val="none" w:sz="0" w:space="0" w:color="auto"/>
                <w:bottom w:val="none" w:sz="0" w:space="0" w:color="auto"/>
                <w:right w:val="none" w:sz="0" w:space="0" w:color="auto"/>
              </w:divBdr>
            </w:div>
            <w:div w:id="58869351">
              <w:marLeft w:val="0"/>
              <w:marRight w:val="0"/>
              <w:marTop w:val="0"/>
              <w:marBottom w:val="0"/>
              <w:divBdr>
                <w:top w:val="none" w:sz="0" w:space="0" w:color="auto"/>
                <w:left w:val="none" w:sz="0" w:space="0" w:color="auto"/>
                <w:bottom w:val="none" w:sz="0" w:space="0" w:color="auto"/>
                <w:right w:val="none" w:sz="0" w:space="0" w:color="auto"/>
              </w:divBdr>
            </w:div>
            <w:div w:id="59182033">
              <w:marLeft w:val="0"/>
              <w:marRight w:val="0"/>
              <w:marTop w:val="0"/>
              <w:marBottom w:val="0"/>
              <w:divBdr>
                <w:top w:val="none" w:sz="0" w:space="0" w:color="auto"/>
                <w:left w:val="none" w:sz="0" w:space="0" w:color="auto"/>
                <w:bottom w:val="none" w:sz="0" w:space="0" w:color="auto"/>
                <w:right w:val="none" w:sz="0" w:space="0" w:color="auto"/>
              </w:divBdr>
            </w:div>
            <w:div w:id="59406134">
              <w:marLeft w:val="0"/>
              <w:marRight w:val="0"/>
              <w:marTop w:val="0"/>
              <w:marBottom w:val="0"/>
              <w:divBdr>
                <w:top w:val="none" w:sz="0" w:space="0" w:color="auto"/>
                <w:left w:val="none" w:sz="0" w:space="0" w:color="auto"/>
                <w:bottom w:val="none" w:sz="0" w:space="0" w:color="auto"/>
                <w:right w:val="none" w:sz="0" w:space="0" w:color="auto"/>
              </w:divBdr>
            </w:div>
            <w:div w:id="60831634">
              <w:marLeft w:val="0"/>
              <w:marRight w:val="0"/>
              <w:marTop w:val="0"/>
              <w:marBottom w:val="0"/>
              <w:divBdr>
                <w:top w:val="none" w:sz="0" w:space="0" w:color="auto"/>
                <w:left w:val="none" w:sz="0" w:space="0" w:color="auto"/>
                <w:bottom w:val="none" w:sz="0" w:space="0" w:color="auto"/>
                <w:right w:val="none" w:sz="0" w:space="0" w:color="auto"/>
              </w:divBdr>
            </w:div>
            <w:div w:id="61295681">
              <w:marLeft w:val="0"/>
              <w:marRight w:val="0"/>
              <w:marTop w:val="0"/>
              <w:marBottom w:val="0"/>
              <w:divBdr>
                <w:top w:val="none" w:sz="0" w:space="0" w:color="auto"/>
                <w:left w:val="none" w:sz="0" w:space="0" w:color="auto"/>
                <w:bottom w:val="none" w:sz="0" w:space="0" w:color="auto"/>
                <w:right w:val="none" w:sz="0" w:space="0" w:color="auto"/>
              </w:divBdr>
            </w:div>
            <w:div w:id="61568082">
              <w:marLeft w:val="0"/>
              <w:marRight w:val="0"/>
              <w:marTop w:val="0"/>
              <w:marBottom w:val="0"/>
              <w:divBdr>
                <w:top w:val="none" w:sz="0" w:space="0" w:color="auto"/>
                <w:left w:val="none" w:sz="0" w:space="0" w:color="auto"/>
                <w:bottom w:val="none" w:sz="0" w:space="0" w:color="auto"/>
                <w:right w:val="none" w:sz="0" w:space="0" w:color="auto"/>
              </w:divBdr>
            </w:div>
            <w:div w:id="63188425">
              <w:marLeft w:val="0"/>
              <w:marRight w:val="0"/>
              <w:marTop w:val="0"/>
              <w:marBottom w:val="0"/>
              <w:divBdr>
                <w:top w:val="none" w:sz="0" w:space="0" w:color="auto"/>
                <w:left w:val="none" w:sz="0" w:space="0" w:color="auto"/>
                <w:bottom w:val="none" w:sz="0" w:space="0" w:color="auto"/>
                <w:right w:val="none" w:sz="0" w:space="0" w:color="auto"/>
              </w:divBdr>
            </w:div>
            <w:div w:id="65348019">
              <w:marLeft w:val="0"/>
              <w:marRight w:val="0"/>
              <w:marTop w:val="0"/>
              <w:marBottom w:val="0"/>
              <w:divBdr>
                <w:top w:val="none" w:sz="0" w:space="0" w:color="auto"/>
                <w:left w:val="none" w:sz="0" w:space="0" w:color="auto"/>
                <w:bottom w:val="none" w:sz="0" w:space="0" w:color="auto"/>
                <w:right w:val="none" w:sz="0" w:space="0" w:color="auto"/>
              </w:divBdr>
            </w:div>
            <w:div w:id="66927105">
              <w:marLeft w:val="0"/>
              <w:marRight w:val="0"/>
              <w:marTop w:val="0"/>
              <w:marBottom w:val="0"/>
              <w:divBdr>
                <w:top w:val="none" w:sz="0" w:space="0" w:color="auto"/>
                <w:left w:val="none" w:sz="0" w:space="0" w:color="auto"/>
                <w:bottom w:val="none" w:sz="0" w:space="0" w:color="auto"/>
                <w:right w:val="none" w:sz="0" w:space="0" w:color="auto"/>
              </w:divBdr>
            </w:div>
            <w:div w:id="67116963">
              <w:marLeft w:val="0"/>
              <w:marRight w:val="0"/>
              <w:marTop w:val="0"/>
              <w:marBottom w:val="0"/>
              <w:divBdr>
                <w:top w:val="none" w:sz="0" w:space="0" w:color="auto"/>
                <w:left w:val="none" w:sz="0" w:space="0" w:color="auto"/>
                <w:bottom w:val="none" w:sz="0" w:space="0" w:color="auto"/>
                <w:right w:val="none" w:sz="0" w:space="0" w:color="auto"/>
              </w:divBdr>
            </w:div>
            <w:div w:id="67575597">
              <w:marLeft w:val="0"/>
              <w:marRight w:val="0"/>
              <w:marTop w:val="0"/>
              <w:marBottom w:val="0"/>
              <w:divBdr>
                <w:top w:val="none" w:sz="0" w:space="0" w:color="auto"/>
                <w:left w:val="none" w:sz="0" w:space="0" w:color="auto"/>
                <w:bottom w:val="none" w:sz="0" w:space="0" w:color="auto"/>
                <w:right w:val="none" w:sz="0" w:space="0" w:color="auto"/>
              </w:divBdr>
            </w:div>
            <w:div w:id="67580670">
              <w:marLeft w:val="0"/>
              <w:marRight w:val="0"/>
              <w:marTop w:val="0"/>
              <w:marBottom w:val="0"/>
              <w:divBdr>
                <w:top w:val="none" w:sz="0" w:space="0" w:color="auto"/>
                <w:left w:val="none" w:sz="0" w:space="0" w:color="auto"/>
                <w:bottom w:val="none" w:sz="0" w:space="0" w:color="auto"/>
                <w:right w:val="none" w:sz="0" w:space="0" w:color="auto"/>
              </w:divBdr>
            </w:div>
            <w:div w:id="68119446">
              <w:marLeft w:val="0"/>
              <w:marRight w:val="0"/>
              <w:marTop w:val="0"/>
              <w:marBottom w:val="0"/>
              <w:divBdr>
                <w:top w:val="none" w:sz="0" w:space="0" w:color="auto"/>
                <w:left w:val="none" w:sz="0" w:space="0" w:color="auto"/>
                <w:bottom w:val="none" w:sz="0" w:space="0" w:color="auto"/>
                <w:right w:val="none" w:sz="0" w:space="0" w:color="auto"/>
              </w:divBdr>
            </w:div>
            <w:div w:id="70080714">
              <w:marLeft w:val="0"/>
              <w:marRight w:val="0"/>
              <w:marTop w:val="0"/>
              <w:marBottom w:val="0"/>
              <w:divBdr>
                <w:top w:val="none" w:sz="0" w:space="0" w:color="auto"/>
                <w:left w:val="none" w:sz="0" w:space="0" w:color="auto"/>
                <w:bottom w:val="none" w:sz="0" w:space="0" w:color="auto"/>
                <w:right w:val="none" w:sz="0" w:space="0" w:color="auto"/>
              </w:divBdr>
            </w:div>
            <w:div w:id="70465595">
              <w:marLeft w:val="0"/>
              <w:marRight w:val="0"/>
              <w:marTop w:val="0"/>
              <w:marBottom w:val="0"/>
              <w:divBdr>
                <w:top w:val="none" w:sz="0" w:space="0" w:color="auto"/>
                <w:left w:val="none" w:sz="0" w:space="0" w:color="auto"/>
                <w:bottom w:val="none" w:sz="0" w:space="0" w:color="auto"/>
                <w:right w:val="none" w:sz="0" w:space="0" w:color="auto"/>
              </w:divBdr>
            </w:div>
            <w:div w:id="70857962">
              <w:marLeft w:val="0"/>
              <w:marRight w:val="0"/>
              <w:marTop w:val="0"/>
              <w:marBottom w:val="0"/>
              <w:divBdr>
                <w:top w:val="none" w:sz="0" w:space="0" w:color="auto"/>
                <w:left w:val="none" w:sz="0" w:space="0" w:color="auto"/>
                <w:bottom w:val="none" w:sz="0" w:space="0" w:color="auto"/>
                <w:right w:val="none" w:sz="0" w:space="0" w:color="auto"/>
              </w:divBdr>
            </w:div>
            <w:div w:id="71392132">
              <w:marLeft w:val="0"/>
              <w:marRight w:val="0"/>
              <w:marTop w:val="0"/>
              <w:marBottom w:val="0"/>
              <w:divBdr>
                <w:top w:val="none" w:sz="0" w:space="0" w:color="auto"/>
                <w:left w:val="none" w:sz="0" w:space="0" w:color="auto"/>
                <w:bottom w:val="none" w:sz="0" w:space="0" w:color="auto"/>
                <w:right w:val="none" w:sz="0" w:space="0" w:color="auto"/>
              </w:divBdr>
            </w:div>
            <w:div w:id="72161943">
              <w:marLeft w:val="0"/>
              <w:marRight w:val="0"/>
              <w:marTop w:val="0"/>
              <w:marBottom w:val="0"/>
              <w:divBdr>
                <w:top w:val="none" w:sz="0" w:space="0" w:color="auto"/>
                <w:left w:val="none" w:sz="0" w:space="0" w:color="auto"/>
                <w:bottom w:val="none" w:sz="0" w:space="0" w:color="auto"/>
                <w:right w:val="none" w:sz="0" w:space="0" w:color="auto"/>
              </w:divBdr>
            </w:div>
            <w:div w:id="72246942">
              <w:marLeft w:val="0"/>
              <w:marRight w:val="0"/>
              <w:marTop w:val="0"/>
              <w:marBottom w:val="0"/>
              <w:divBdr>
                <w:top w:val="none" w:sz="0" w:space="0" w:color="auto"/>
                <w:left w:val="none" w:sz="0" w:space="0" w:color="auto"/>
                <w:bottom w:val="none" w:sz="0" w:space="0" w:color="auto"/>
                <w:right w:val="none" w:sz="0" w:space="0" w:color="auto"/>
              </w:divBdr>
            </w:div>
            <w:div w:id="72556641">
              <w:marLeft w:val="0"/>
              <w:marRight w:val="0"/>
              <w:marTop w:val="0"/>
              <w:marBottom w:val="0"/>
              <w:divBdr>
                <w:top w:val="none" w:sz="0" w:space="0" w:color="auto"/>
                <w:left w:val="none" w:sz="0" w:space="0" w:color="auto"/>
                <w:bottom w:val="none" w:sz="0" w:space="0" w:color="auto"/>
                <w:right w:val="none" w:sz="0" w:space="0" w:color="auto"/>
              </w:divBdr>
            </w:div>
            <w:div w:id="72706053">
              <w:marLeft w:val="0"/>
              <w:marRight w:val="0"/>
              <w:marTop w:val="0"/>
              <w:marBottom w:val="0"/>
              <w:divBdr>
                <w:top w:val="none" w:sz="0" w:space="0" w:color="auto"/>
                <w:left w:val="none" w:sz="0" w:space="0" w:color="auto"/>
                <w:bottom w:val="none" w:sz="0" w:space="0" w:color="auto"/>
                <w:right w:val="none" w:sz="0" w:space="0" w:color="auto"/>
              </w:divBdr>
            </w:div>
            <w:div w:id="73669780">
              <w:marLeft w:val="0"/>
              <w:marRight w:val="0"/>
              <w:marTop w:val="0"/>
              <w:marBottom w:val="0"/>
              <w:divBdr>
                <w:top w:val="none" w:sz="0" w:space="0" w:color="auto"/>
                <w:left w:val="none" w:sz="0" w:space="0" w:color="auto"/>
                <w:bottom w:val="none" w:sz="0" w:space="0" w:color="auto"/>
                <w:right w:val="none" w:sz="0" w:space="0" w:color="auto"/>
              </w:divBdr>
            </w:div>
            <w:div w:id="73864352">
              <w:marLeft w:val="0"/>
              <w:marRight w:val="0"/>
              <w:marTop w:val="0"/>
              <w:marBottom w:val="0"/>
              <w:divBdr>
                <w:top w:val="none" w:sz="0" w:space="0" w:color="auto"/>
                <w:left w:val="none" w:sz="0" w:space="0" w:color="auto"/>
                <w:bottom w:val="none" w:sz="0" w:space="0" w:color="auto"/>
                <w:right w:val="none" w:sz="0" w:space="0" w:color="auto"/>
              </w:divBdr>
            </w:div>
            <w:div w:id="74324255">
              <w:marLeft w:val="0"/>
              <w:marRight w:val="0"/>
              <w:marTop w:val="0"/>
              <w:marBottom w:val="0"/>
              <w:divBdr>
                <w:top w:val="none" w:sz="0" w:space="0" w:color="auto"/>
                <w:left w:val="none" w:sz="0" w:space="0" w:color="auto"/>
                <w:bottom w:val="none" w:sz="0" w:space="0" w:color="auto"/>
                <w:right w:val="none" w:sz="0" w:space="0" w:color="auto"/>
              </w:divBdr>
            </w:div>
            <w:div w:id="76250583">
              <w:marLeft w:val="0"/>
              <w:marRight w:val="0"/>
              <w:marTop w:val="0"/>
              <w:marBottom w:val="0"/>
              <w:divBdr>
                <w:top w:val="none" w:sz="0" w:space="0" w:color="auto"/>
                <w:left w:val="none" w:sz="0" w:space="0" w:color="auto"/>
                <w:bottom w:val="none" w:sz="0" w:space="0" w:color="auto"/>
                <w:right w:val="none" w:sz="0" w:space="0" w:color="auto"/>
              </w:divBdr>
            </w:div>
            <w:div w:id="77097637">
              <w:marLeft w:val="0"/>
              <w:marRight w:val="0"/>
              <w:marTop w:val="0"/>
              <w:marBottom w:val="0"/>
              <w:divBdr>
                <w:top w:val="none" w:sz="0" w:space="0" w:color="auto"/>
                <w:left w:val="none" w:sz="0" w:space="0" w:color="auto"/>
                <w:bottom w:val="none" w:sz="0" w:space="0" w:color="auto"/>
                <w:right w:val="none" w:sz="0" w:space="0" w:color="auto"/>
              </w:divBdr>
            </w:div>
            <w:div w:id="79104210">
              <w:marLeft w:val="0"/>
              <w:marRight w:val="0"/>
              <w:marTop w:val="0"/>
              <w:marBottom w:val="0"/>
              <w:divBdr>
                <w:top w:val="none" w:sz="0" w:space="0" w:color="auto"/>
                <w:left w:val="none" w:sz="0" w:space="0" w:color="auto"/>
                <w:bottom w:val="none" w:sz="0" w:space="0" w:color="auto"/>
                <w:right w:val="none" w:sz="0" w:space="0" w:color="auto"/>
              </w:divBdr>
            </w:div>
            <w:div w:id="79447372">
              <w:marLeft w:val="0"/>
              <w:marRight w:val="0"/>
              <w:marTop w:val="0"/>
              <w:marBottom w:val="0"/>
              <w:divBdr>
                <w:top w:val="none" w:sz="0" w:space="0" w:color="auto"/>
                <w:left w:val="none" w:sz="0" w:space="0" w:color="auto"/>
                <w:bottom w:val="none" w:sz="0" w:space="0" w:color="auto"/>
                <w:right w:val="none" w:sz="0" w:space="0" w:color="auto"/>
              </w:divBdr>
            </w:div>
            <w:div w:id="80181765">
              <w:marLeft w:val="0"/>
              <w:marRight w:val="0"/>
              <w:marTop w:val="0"/>
              <w:marBottom w:val="0"/>
              <w:divBdr>
                <w:top w:val="none" w:sz="0" w:space="0" w:color="auto"/>
                <w:left w:val="none" w:sz="0" w:space="0" w:color="auto"/>
                <w:bottom w:val="none" w:sz="0" w:space="0" w:color="auto"/>
                <w:right w:val="none" w:sz="0" w:space="0" w:color="auto"/>
              </w:divBdr>
            </w:div>
            <w:div w:id="80414621">
              <w:marLeft w:val="0"/>
              <w:marRight w:val="0"/>
              <w:marTop w:val="0"/>
              <w:marBottom w:val="0"/>
              <w:divBdr>
                <w:top w:val="none" w:sz="0" w:space="0" w:color="auto"/>
                <w:left w:val="none" w:sz="0" w:space="0" w:color="auto"/>
                <w:bottom w:val="none" w:sz="0" w:space="0" w:color="auto"/>
                <w:right w:val="none" w:sz="0" w:space="0" w:color="auto"/>
              </w:divBdr>
            </w:div>
            <w:div w:id="81873146">
              <w:marLeft w:val="0"/>
              <w:marRight w:val="0"/>
              <w:marTop w:val="0"/>
              <w:marBottom w:val="0"/>
              <w:divBdr>
                <w:top w:val="none" w:sz="0" w:space="0" w:color="auto"/>
                <w:left w:val="none" w:sz="0" w:space="0" w:color="auto"/>
                <w:bottom w:val="none" w:sz="0" w:space="0" w:color="auto"/>
                <w:right w:val="none" w:sz="0" w:space="0" w:color="auto"/>
              </w:divBdr>
            </w:div>
            <w:div w:id="82647177">
              <w:marLeft w:val="0"/>
              <w:marRight w:val="0"/>
              <w:marTop w:val="0"/>
              <w:marBottom w:val="0"/>
              <w:divBdr>
                <w:top w:val="none" w:sz="0" w:space="0" w:color="auto"/>
                <w:left w:val="none" w:sz="0" w:space="0" w:color="auto"/>
                <w:bottom w:val="none" w:sz="0" w:space="0" w:color="auto"/>
                <w:right w:val="none" w:sz="0" w:space="0" w:color="auto"/>
              </w:divBdr>
            </w:div>
            <w:div w:id="83186478">
              <w:marLeft w:val="0"/>
              <w:marRight w:val="0"/>
              <w:marTop w:val="0"/>
              <w:marBottom w:val="0"/>
              <w:divBdr>
                <w:top w:val="none" w:sz="0" w:space="0" w:color="auto"/>
                <w:left w:val="none" w:sz="0" w:space="0" w:color="auto"/>
                <w:bottom w:val="none" w:sz="0" w:space="0" w:color="auto"/>
                <w:right w:val="none" w:sz="0" w:space="0" w:color="auto"/>
              </w:divBdr>
            </w:div>
            <w:div w:id="83773093">
              <w:marLeft w:val="0"/>
              <w:marRight w:val="0"/>
              <w:marTop w:val="0"/>
              <w:marBottom w:val="0"/>
              <w:divBdr>
                <w:top w:val="none" w:sz="0" w:space="0" w:color="auto"/>
                <w:left w:val="none" w:sz="0" w:space="0" w:color="auto"/>
                <w:bottom w:val="none" w:sz="0" w:space="0" w:color="auto"/>
                <w:right w:val="none" w:sz="0" w:space="0" w:color="auto"/>
              </w:divBdr>
            </w:div>
            <w:div w:id="84110525">
              <w:marLeft w:val="0"/>
              <w:marRight w:val="0"/>
              <w:marTop w:val="0"/>
              <w:marBottom w:val="0"/>
              <w:divBdr>
                <w:top w:val="none" w:sz="0" w:space="0" w:color="auto"/>
                <w:left w:val="none" w:sz="0" w:space="0" w:color="auto"/>
                <w:bottom w:val="none" w:sz="0" w:space="0" w:color="auto"/>
                <w:right w:val="none" w:sz="0" w:space="0" w:color="auto"/>
              </w:divBdr>
            </w:div>
            <w:div w:id="85731904">
              <w:marLeft w:val="0"/>
              <w:marRight w:val="0"/>
              <w:marTop w:val="0"/>
              <w:marBottom w:val="0"/>
              <w:divBdr>
                <w:top w:val="none" w:sz="0" w:space="0" w:color="auto"/>
                <w:left w:val="none" w:sz="0" w:space="0" w:color="auto"/>
                <w:bottom w:val="none" w:sz="0" w:space="0" w:color="auto"/>
                <w:right w:val="none" w:sz="0" w:space="0" w:color="auto"/>
              </w:divBdr>
            </w:div>
            <w:div w:id="85813558">
              <w:marLeft w:val="0"/>
              <w:marRight w:val="0"/>
              <w:marTop w:val="0"/>
              <w:marBottom w:val="0"/>
              <w:divBdr>
                <w:top w:val="none" w:sz="0" w:space="0" w:color="auto"/>
                <w:left w:val="none" w:sz="0" w:space="0" w:color="auto"/>
                <w:bottom w:val="none" w:sz="0" w:space="0" w:color="auto"/>
                <w:right w:val="none" w:sz="0" w:space="0" w:color="auto"/>
              </w:divBdr>
            </w:div>
            <w:div w:id="86004686">
              <w:marLeft w:val="0"/>
              <w:marRight w:val="0"/>
              <w:marTop w:val="0"/>
              <w:marBottom w:val="0"/>
              <w:divBdr>
                <w:top w:val="none" w:sz="0" w:space="0" w:color="auto"/>
                <w:left w:val="none" w:sz="0" w:space="0" w:color="auto"/>
                <w:bottom w:val="none" w:sz="0" w:space="0" w:color="auto"/>
                <w:right w:val="none" w:sz="0" w:space="0" w:color="auto"/>
              </w:divBdr>
            </w:div>
            <w:div w:id="86199680">
              <w:marLeft w:val="0"/>
              <w:marRight w:val="0"/>
              <w:marTop w:val="0"/>
              <w:marBottom w:val="0"/>
              <w:divBdr>
                <w:top w:val="none" w:sz="0" w:space="0" w:color="auto"/>
                <w:left w:val="none" w:sz="0" w:space="0" w:color="auto"/>
                <w:bottom w:val="none" w:sz="0" w:space="0" w:color="auto"/>
                <w:right w:val="none" w:sz="0" w:space="0" w:color="auto"/>
              </w:divBdr>
            </w:div>
            <w:div w:id="88739583">
              <w:marLeft w:val="0"/>
              <w:marRight w:val="0"/>
              <w:marTop w:val="0"/>
              <w:marBottom w:val="0"/>
              <w:divBdr>
                <w:top w:val="none" w:sz="0" w:space="0" w:color="auto"/>
                <w:left w:val="none" w:sz="0" w:space="0" w:color="auto"/>
                <w:bottom w:val="none" w:sz="0" w:space="0" w:color="auto"/>
                <w:right w:val="none" w:sz="0" w:space="0" w:color="auto"/>
              </w:divBdr>
            </w:div>
            <w:div w:id="89129919">
              <w:marLeft w:val="0"/>
              <w:marRight w:val="0"/>
              <w:marTop w:val="0"/>
              <w:marBottom w:val="0"/>
              <w:divBdr>
                <w:top w:val="none" w:sz="0" w:space="0" w:color="auto"/>
                <w:left w:val="none" w:sz="0" w:space="0" w:color="auto"/>
                <w:bottom w:val="none" w:sz="0" w:space="0" w:color="auto"/>
                <w:right w:val="none" w:sz="0" w:space="0" w:color="auto"/>
              </w:divBdr>
            </w:div>
            <w:div w:id="89936803">
              <w:marLeft w:val="0"/>
              <w:marRight w:val="0"/>
              <w:marTop w:val="0"/>
              <w:marBottom w:val="0"/>
              <w:divBdr>
                <w:top w:val="none" w:sz="0" w:space="0" w:color="auto"/>
                <w:left w:val="none" w:sz="0" w:space="0" w:color="auto"/>
                <w:bottom w:val="none" w:sz="0" w:space="0" w:color="auto"/>
                <w:right w:val="none" w:sz="0" w:space="0" w:color="auto"/>
              </w:divBdr>
            </w:div>
            <w:div w:id="90900030">
              <w:marLeft w:val="0"/>
              <w:marRight w:val="0"/>
              <w:marTop w:val="0"/>
              <w:marBottom w:val="0"/>
              <w:divBdr>
                <w:top w:val="none" w:sz="0" w:space="0" w:color="auto"/>
                <w:left w:val="none" w:sz="0" w:space="0" w:color="auto"/>
                <w:bottom w:val="none" w:sz="0" w:space="0" w:color="auto"/>
                <w:right w:val="none" w:sz="0" w:space="0" w:color="auto"/>
              </w:divBdr>
            </w:div>
            <w:div w:id="90971922">
              <w:marLeft w:val="0"/>
              <w:marRight w:val="0"/>
              <w:marTop w:val="0"/>
              <w:marBottom w:val="0"/>
              <w:divBdr>
                <w:top w:val="none" w:sz="0" w:space="0" w:color="auto"/>
                <w:left w:val="none" w:sz="0" w:space="0" w:color="auto"/>
                <w:bottom w:val="none" w:sz="0" w:space="0" w:color="auto"/>
                <w:right w:val="none" w:sz="0" w:space="0" w:color="auto"/>
              </w:divBdr>
            </w:div>
            <w:div w:id="91048324">
              <w:marLeft w:val="0"/>
              <w:marRight w:val="0"/>
              <w:marTop w:val="0"/>
              <w:marBottom w:val="0"/>
              <w:divBdr>
                <w:top w:val="none" w:sz="0" w:space="0" w:color="auto"/>
                <w:left w:val="none" w:sz="0" w:space="0" w:color="auto"/>
                <w:bottom w:val="none" w:sz="0" w:space="0" w:color="auto"/>
                <w:right w:val="none" w:sz="0" w:space="0" w:color="auto"/>
              </w:divBdr>
            </w:div>
            <w:div w:id="92748170">
              <w:marLeft w:val="0"/>
              <w:marRight w:val="0"/>
              <w:marTop w:val="0"/>
              <w:marBottom w:val="0"/>
              <w:divBdr>
                <w:top w:val="none" w:sz="0" w:space="0" w:color="auto"/>
                <w:left w:val="none" w:sz="0" w:space="0" w:color="auto"/>
                <w:bottom w:val="none" w:sz="0" w:space="0" w:color="auto"/>
                <w:right w:val="none" w:sz="0" w:space="0" w:color="auto"/>
              </w:divBdr>
            </w:div>
            <w:div w:id="93090417">
              <w:marLeft w:val="0"/>
              <w:marRight w:val="0"/>
              <w:marTop w:val="0"/>
              <w:marBottom w:val="0"/>
              <w:divBdr>
                <w:top w:val="none" w:sz="0" w:space="0" w:color="auto"/>
                <w:left w:val="none" w:sz="0" w:space="0" w:color="auto"/>
                <w:bottom w:val="none" w:sz="0" w:space="0" w:color="auto"/>
                <w:right w:val="none" w:sz="0" w:space="0" w:color="auto"/>
              </w:divBdr>
            </w:div>
            <w:div w:id="93090942">
              <w:marLeft w:val="0"/>
              <w:marRight w:val="0"/>
              <w:marTop w:val="0"/>
              <w:marBottom w:val="0"/>
              <w:divBdr>
                <w:top w:val="none" w:sz="0" w:space="0" w:color="auto"/>
                <w:left w:val="none" w:sz="0" w:space="0" w:color="auto"/>
                <w:bottom w:val="none" w:sz="0" w:space="0" w:color="auto"/>
                <w:right w:val="none" w:sz="0" w:space="0" w:color="auto"/>
              </w:divBdr>
            </w:div>
            <w:div w:id="93210397">
              <w:marLeft w:val="0"/>
              <w:marRight w:val="0"/>
              <w:marTop w:val="0"/>
              <w:marBottom w:val="0"/>
              <w:divBdr>
                <w:top w:val="none" w:sz="0" w:space="0" w:color="auto"/>
                <w:left w:val="none" w:sz="0" w:space="0" w:color="auto"/>
                <w:bottom w:val="none" w:sz="0" w:space="0" w:color="auto"/>
                <w:right w:val="none" w:sz="0" w:space="0" w:color="auto"/>
              </w:divBdr>
            </w:div>
            <w:div w:id="93407574">
              <w:marLeft w:val="0"/>
              <w:marRight w:val="0"/>
              <w:marTop w:val="0"/>
              <w:marBottom w:val="0"/>
              <w:divBdr>
                <w:top w:val="none" w:sz="0" w:space="0" w:color="auto"/>
                <w:left w:val="none" w:sz="0" w:space="0" w:color="auto"/>
                <w:bottom w:val="none" w:sz="0" w:space="0" w:color="auto"/>
                <w:right w:val="none" w:sz="0" w:space="0" w:color="auto"/>
              </w:divBdr>
            </w:div>
            <w:div w:id="93668034">
              <w:marLeft w:val="0"/>
              <w:marRight w:val="0"/>
              <w:marTop w:val="0"/>
              <w:marBottom w:val="0"/>
              <w:divBdr>
                <w:top w:val="none" w:sz="0" w:space="0" w:color="auto"/>
                <w:left w:val="none" w:sz="0" w:space="0" w:color="auto"/>
                <w:bottom w:val="none" w:sz="0" w:space="0" w:color="auto"/>
                <w:right w:val="none" w:sz="0" w:space="0" w:color="auto"/>
              </w:divBdr>
            </w:div>
            <w:div w:id="94785916">
              <w:marLeft w:val="0"/>
              <w:marRight w:val="0"/>
              <w:marTop w:val="0"/>
              <w:marBottom w:val="0"/>
              <w:divBdr>
                <w:top w:val="none" w:sz="0" w:space="0" w:color="auto"/>
                <w:left w:val="none" w:sz="0" w:space="0" w:color="auto"/>
                <w:bottom w:val="none" w:sz="0" w:space="0" w:color="auto"/>
                <w:right w:val="none" w:sz="0" w:space="0" w:color="auto"/>
              </w:divBdr>
            </w:div>
            <w:div w:id="94912636">
              <w:marLeft w:val="0"/>
              <w:marRight w:val="0"/>
              <w:marTop w:val="0"/>
              <w:marBottom w:val="0"/>
              <w:divBdr>
                <w:top w:val="none" w:sz="0" w:space="0" w:color="auto"/>
                <w:left w:val="none" w:sz="0" w:space="0" w:color="auto"/>
                <w:bottom w:val="none" w:sz="0" w:space="0" w:color="auto"/>
                <w:right w:val="none" w:sz="0" w:space="0" w:color="auto"/>
              </w:divBdr>
            </w:div>
            <w:div w:id="95372344">
              <w:marLeft w:val="0"/>
              <w:marRight w:val="0"/>
              <w:marTop w:val="0"/>
              <w:marBottom w:val="0"/>
              <w:divBdr>
                <w:top w:val="none" w:sz="0" w:space="0" w:color="auto"/>
                <w:left w:val="none" w:sz="0" w:space="0" w:color="auto"/>
                <w:bottom w:val="none" w:sz="0" w:space="0" w:color="auto"/>
                <w:right w:val="none" w:sz="0" w:space="0" w:color="auto"/>
              </w:divBdr>
            </w:div>
            <w:div w:id="96217973">
              <w:marLeft w:val="0"/>
              <w:marRight w:val="0"/>
              <w:marTop w:val="0"/>
              <w:marBottom w:val="0"/>
              <w:divBdr>
                <w:top w:val="none" w:sz="0" w:space="0" w:color="auto"/>
                <w:left w:val="none" w:sz="0" w:space="0" w:color="auto"/>
                <w:bottom w:val="none" w:sz="0" w:space="0" w:color="auto"/>
                <w:right w:val="none" w:sz="0" w:space="0" w:color="auto"/>
              </w:divBdr>
            </w:div>
            <w:div w:id="99298671">
              <w:marLeft w:val="0"/>
              <w:marRight w:val="0"/>
              <w:marTop w:val="0"/>
              <w:marBottom w:val="0"/>
              <w:divBdr>
                <w:top w:val="none" w:sz="0" w:space="0" w:color="auto"/>
                <w:left w:val="none" w:sz="0" w:space="0" w:color="auto"/>
                <w:bottom w:val="none" w:sz="0" w:space="0" w:color="auto"/>
                <w:right w:val="none" w:sz="0" w:space="0" w:color="auto"/>
              </w:divBdr>
            </w:div>
            <w:div w:id="99961456">
              <w:marLeft w:val="0"/>
              <w:marRight w:val="0"/>
              <w:marTop w:val="0"/>
              <w:marBottom w:val="0"/>
              <w:divBdr>
                <w:top w:val="none" w:sz="0" w:space="0" w:color="auto"/>
                <w:left w:val="none" w:sz="0" w:space="0" w:color="auto"/>
                <w:bottom w:val="none" w:sz="0" w:space="0" w:color="auto"/>
                <w:right w:val="none" w:sz="0" w:space="0" w:color="auto"/>
              </w:divBdr>
            </w:div>
            <w:div w:id="100300018">
              <w:marLeft w:val="0"/>
              <w:marRight w:val="0"/>
              <w:marTop w:val="0"/>
              <w:marBottom w:val="0"/>
              <w:divBdr>
                <w:top w:val="none" w:sz="0" w:space="0" w:color="auto"/>
                <w:left w:val="none" w:sz="0" w:space="0" w:color="auto"/>
                <w:bottom w:val="none" w:sz="0" w:space="0" w:color="auto"/>
                <w:right w:val="none" w:sz="0" w:space="0" w:color="auto"/>
              </w:divBdr>
            </w:div>
            <w:div w:id="101725891">
              <w:marLeft w:val="0"/>
              <w:marRight w:val="0"/>
              <w:marTop w:val="0"/>
              <w:marBottom w:val="0"/>
              <w:divBdr>
                <w:top w:val="none" w:sz="0" w:space="0" w:color="auto"/>
                <w:left w:val="none" w:sz="0" w:space="0" w:color="auto"/>
                <w:bottom w:val="none" w:sz="0" w:space="0" w:color="auto"/>
                <w:right w:val="none" w:sz="0" w:space="0" w:color="auto"/>
              </w:divBdr>
            </w:div>
            <w:div w:id="101729382">
              <w:marLeft w:val="0"/>
              <w:marRight w:val="0"/>
              <w:marTop w:val="0"/>
              <w:marBottom w:val="0"/>
              <w:divBdr>
                <w:top w:val="none" w:sz="0" w:space="0" w:color="auto"/>
                <w:left w:val="none" w:sz="0" w:space="0" w:color="auto"/>
                <w:bottom w:val="none" w:sz="0" w:space="0" w:color="auto"/>
                <w:right w:val="none" w:sz="0" w:space="0" w:color="auto"/>
              </w:divBdr>
            </w:div>
            <w:div w:id="102463255">
              <w:marLeft w:val="0"/>
              <w:marRight w:val="0"/>
              <w:marTop w:val="0"/>
              <w:marBottom w:val="0"/>
              <w:divBdr>
                <w:top w:val="none" w:sz="0" w:space="0" w:color="auto"/>
                <w:left w:val="none" w:sz="0" w:space="0" w:color="auto"/>
                <w:bottom w:val="none" w:sz="0" w:space="0" w:color="auto"/>
                <w:right w:val="none" w:sz="0" w:space="0" w:color="auto"/>
              </w:divBdr>
            </w:div>
            <w:div w:id="102923797">
              <w:marLeft w:val="0"/>
              <w:marRight w:val="0"/>
              <w:marTop w:val="0"/>
              <w:marBottom w:val="0"/>
              <w:divBdr>
                <w:top w:val="none" w:sz="0" w:space="0" w:color="auto"/>
                <w:left w:val="none" w:sz="0" w:space="0" w:color="auto"/>
                <w:bottom w:val="none" w:sz="0" w:space="0" w:color="auto"/>
                <w:right w:val="none" w:sz="0" w:space="0" w:color="auto"/>
              </w:divBdr>
            </w:div>
            <w:div w:id="102967355">
              <w:marLeft w:val="0"/>
              <w:marRight w:val="0"/>
              <w:marTop w:val="0"/>
              <w:marBottom w:val="0"/>
              <w:divBdr>
                <w:top w:val="none" w:sz="0" w:space="0" w:color="auto"/>
                <w:left w:val="none" w:sz="0" w:space="0" w:color="auto"/>
                <w:bottom w:val="none" w:sz="0" w:space="0" w:color="auto"/>
                <w:right w:val="none" w:sz="0" w:space="0" w:color="auto"/>
              </w:divBdr>
            </w:div>
            <w:div w:id="103311421">
              <w:marLeft w:val="0"/>
              <w:marRight w:val="0"/>
              <w:marTop w:val="0"/>
              <w:marBottom w:val="0"/>
              <w:divBdr>
                <w:top w:val="none" w:sz="0" w:space="0" w:color="auto"/>
                <w:left w:val="none" w:sz="0" w:space="0" w:color="auto"/>
                <w:bottom w:val="none" w:sz="0" w:space="0" w:color="auto"/>
                <w:right w:val="none" w:sz="0" w:space="0" w:color="auto"/>
              </w:divBdr>
            </w:div>
            <w:div w:id="104809822">
              <w:marLeft w:val="0"/>
              <w:marRight w:val="0"/>
              <w:marTop w:val="0"/>
              <w:marBottom w:val="0"/>
              <w:divBdr>
                <w:top w:val="none" w:sz="0" w:space="0" w:color="auto"/>
                <w:left w:val="none" w:sz="0" w:space="0" w:color="auto"/>
                <w:bottom w:val="none" w:sz="0" w:space="0" w:color="auto"/>
                <w:right w:val="none" w:sz="0" w:space="0" w:color="auto"/>
              </w:divBdr>
            </w:div>
            <w:div w:id="105581326">
              <w:marLeft w:val="0"/>
              <w:marRight w:val="0"/>
              <w:marTop w:val="0"/>
              <w:marBottom w:val="0"/>
              <w:divBdr>
                <w:top w:val="none" w:sz="0" w:space="0" w:color="auto"/>
                <w:left w:val="none" w:sz="0" w:space="0" w:color="auto"/>
                <w:bottom w:val="none" w:sz="0" w:space="0" w:color="auto"/>
                <w:right w:val="none" w:sz="0" w:space="0" w:color="auto"/>
              </w:divBdr>
            </w:div>
            <w:div w:id="107241742">
              <w:marLeft w:val="0"/>
              <w:marRight w:val="0"/>
              <w:marTop w:val="0"/>
              <w:marBottom w:val="0"/>
              <w:divBdr>
                <w:top w:val="none" w:sz="0" w:space="0" w:color="auto"/>
                <w:left w:val="none" w:sz="0" w:space="0" w:color="auto"/>
                <w:bottom w:val="none" w:sz="0" w:space="0" w:color="auto"/>
                <w:right w:val="none" w:sz="0" w:space="0" w:color="auto"/>
              </w:divBdr>
            </w:div>
            <w:div w:id="109327929">
              <w:marLeft w:val="0"/>
              <w:marRight w:val="0"/>
              <w:marTop w:val="0"/>
              <w:marBottom w:val="0"/>
              <w:divBdr>
                <w:top w:val="none" w:sz="0" w:space="0" w:color="auto"/>
                <w:left w:val="none" w:sz="0" w:space="0" w:color="auto"/>
                <w:bottom w:val="none" w:sz="0" w:space="0" w:color="auto"/>
                <w:right w:val="none" w:sz="0" w:space="0" w:color="auto"/>
              </w:divBdr>
            </w:div>
            <w:div w:id="110326885">
              <w:marLeft w:val="0"/>
              <w:marRight w:val="0"/>
              <w:marTop w:val="0"/>
              <w:marBottom w:val="0"/>
              <w:divBdr>
                <w:top w:val="none" w:sz="0" w:space="0" w:color="auto"/>
                <w:left w:val="none" w:sz="0" w:space="0" w:color="auto"/>
                <w:bottom w:val="none" w:sz="0" w:space="0" w:color="auto"/>
                <w:right w:val="none" w:sz="0" w:space="0" w:color="auto"/>
              </w:divBdr>
            </w:div>
            <w:div w:id="111677219">
              <w:marLeft w:val="0"/>
              <w:marRight w:val="0"/>
              <w:marTop w:val="0"/>
              <w:marBottom w:val="0"/>
              <w:divBdr>
                <w:top w:val="none" w:sz="0" w:space="0" w:color="auto"/>
                <w:left w:val="none" w:sz="0" w:space="0" w:color="auto"/>
                <w:bottom w:val="none" w:sz="0" w:space="0" w:color="auto"/>
                <w:right w:val="none" w:sz="0" w:space="0" w:color="auto"/>
              </w:divBdr>
            </w:div>
            <w:div w:id="112018287">
              <w:marLeft w:val="0"/>
              <w:marRight w:val="0"/>
              <w:marTop w:val="0"/>
              <w:marBottom w:val="0"/>
              <w:divBdr>
                <w:top w:val="none" w:sz="0" w:space="0" w:color="auto"/>
                <w:left w:val="none" w:sz="0" w:space="0" w:color="auto"/>
                <w:bottom w:val="none" w:sz="0" w:space="0" w:color="auto"/>
                <w:right w:val="none" w:sz="0" w:space="0" w:color="auto"/>
              </w:divBdr>
            </w:div>
            <w:div w:id="112947050">
              <w:marLeft w:val="0"/>
              <w:marRight w:val="0"/>
              <w:marTop w:val="0"/>
              <w:marBottom w:val="0"/>
              <w:divBdr>
                <w:top w:val="none" w:sz="0" w:space="0" w:color="auto"/>
                <w:left w:val="none" w:sz="0" w:space="0" w:color="auto"/>
                <w:bottom w:val="none" w:sz="0" w:space="0" w:color="auto"/>
                <w:right w:val="none" w:sz="0" w:space="0" w:color="auto"/>
              </w:divBdr>
            </w:div>
            <w:div w:id="113016022">
              <w:marLeft w:val="0"/>
              <w:marRight w:val="0"/>
              <w:marTop w:val="0"/>
              <w:marBottom w:val="0"/>
              <w:divBdr>
                <w:top w:val="none" w:sz="0" w:space="0" w:color="auto"/>
                <w:left w:val="none" w:sz="0" w:space="0" w:color="auto"/>
                <w:bottom w:val="none" w:sz="0" w:space="0" w:color="auto"/>
                <w:right w:val="none" w:sz="0" w:space="0" w:color="auto"/>
              </w:divBdr>
            </w:div>
            <w:div w:id="113253429">
              <w:marLeft w:val="0"/>
              <w:marRight w:val="0"/>
              <w:marTop w:val="0"/>
              <w:marBottom w:val="0"/>
              <w:divBdr>
                <w:top w:val="none" w:sz="0" w:space="0" w:color="auto"/>
                <w:left w:val="none" w:sz="0" w:space="0" w:color="auto"/>
                <w:bottom w:val="none" w:sz="0" w:space="0" w:color="auto"/>
                <w:right w:val="none" w:sz="0" w:space="0" w:color="auto"/>
              </w:divBdr>
            </w:div>
            <w:div w:id="113327165">
              <w:marLeft w:val="0"/>
              <w:marRight w:val="0"/>
              <w:marTop w:val="0"/>
              <w:marBottom w:val="0"/>
              <w:divBdr>
                <w:top w:val="none" w:sz="0" w:space="0" w:color="auto"/>
                <w:left w:val="none" w:sz="0" w:space="0" w:color="auto"/>
                <w:bottom w:val="none" w:sz="0" w:space="0" w:color="auto"/>
                <w:right w:val="none" w:sz="0" w:space="0" w:color="auto"/>
              </w:divBdr>
            </w:div>
            <w:div w:id="114369597">
              <w:marLeft w:val="0"/>
              <w:marRight w:val="0"/>
              <w:marTop w:val="0"/>
              <w:marBottom w:val="0"/>
              <w:divBdr>
                <w:top w:val="none" w:sz="0" w:space="0" w:color="auto"/>
                <w:left w:val="none" w:sz="0" w:space="0" w:color="auto"/>
                <w:bottom w:val="none" w:sz="0" w:space="0" w:color="auto"/>
                <w:right w:val="none" w:sz="0" w:space="0" w:color="auto"/>
              </w:divBdr>
            </w:div>
            <w:div w:id="114565330">
              <w:marLeft w:val="0"/>
              <w:marRight w:val="0"/>
              <w:marTop w:val="0"/>
              <w:marBottom w:val="0"/>
              <w:divBdr>
                <w:top w:val="none" w:sz="0" w:space="0" w:color="auto"/>
                <w:left w:val="none" w:sz="0" w:space="0" w:color="auto"/>
                <w:bottom w:val="none" w:sz="0" w:space="0" w:color="auto"/>
                <w:right w:val="none" w:sz="0" w:space="0" w:color="auto"/>
              </w:divBdr>
            </w:div>
            <w:div w:id="114956643">
              <w:marLeft w:val="0"/>
              <w:marRight w:val="0"/>
              <w:marTop w:val="0"/>
              <w:marBottom w:val="0"/>
              <w:divBdr>
                <w:top w:val="none" w:sz="0" w:space="0" w:color="auto"/>
                <w:left w:val="none" w:sz="0" w:space="0" w:color="auto"/>
                <w:bottom w:val="none" w:sz="0" w:space="0" w:color="auto"/>
                <w:right w:val="none" w:sz="0" w:space="0" w:color="auto"/>
              </w:divBdr>
            </w:div>
            <w:div w:id="115412445">
              <w:marLeft w:val="0"/>
              <w:marRight w:val="0"/>
              <w:marTop w:val="0"/>
              <w:marBottom w:val="0"/>
              <w:divBdr>
                <w:top w:val="none" w:sz="0" w:space="0" w:color="auto"/>
                <w:left w:val="none" w:sz="0" w:space="0" w:color="auto"/>
                <w:bottom w:val="none" w:sz="0" w:space="0" w:color="auto"/>
                <w:right w:val="none" w:sz="0" w:space="0" w:color="auto"/>
              </w:divBdr>
            </w:div>
            <w:div w:id="116729819">
              <w:marLeft w:val="0"/>
              <w:marRight w:val="0"/>
              <w:marTop w:val="0"/>
              <w:marBottom w:val="0"/>
              <w:divBdr>
                <w:top w:val="none" w:sz="0" w:space="0" w:color="auto"/>
                <w:left w:val="none" w:sz="0" w:space="0" w:color="auto"/>
                <w:bottom w:val="none" w:sz="0" w:space="0" w:color="auto"/>
                <w:right w:val="none" w:sz="0" w:space="0" w:color="auto"/>
              </w:divBdr>
            </w:div>
            <w:div w:id="116875729">
              <w:marLeft w:val="0"/>
              <w:marRight w:val="0"/>
              <w:marTop w:val="0"/>
              <w:marBottom w:val="0"/>
              <w:divBdr>
                <w:top w:val="none" w:sz="0" w:space="0" w:color="auto"/>
                <w:left w:val="none" w:sz="0" w:space="0" w:color="auto"/>
                <w:bottom w:val="none" w:sz="0" w:space="0" w:color="auto"/>
                <w:right w:val="none" w:sz="0" w:space="0" w:color="auto"/>
              </w:divBdr>
            </w:div>
            <w:div w:id="117182609">
              <w:marLeft w:val="0"/>
              <w:marRight w:val="0"/>
              <w:marTop w:val="0"/>
              <w:marBottom w:val="0"/>
              <w:divBdr>
                <w:top w:val="none" w:sz="0" w:space="0" w:color="auto"/>
                <w:left w:val="none" w:sz="0" w:space="0" w:color="auto"/>
                <w:bottom w:val="none" w:sz="0" w:space="0" w:color="auto"/>
                <w:right w:val="none" w:sz="0" w:space="0" w:color="auto"/>
              </w:divBdr>
            </w:div>
            <w:div w:id="117919991">
              <w:marLeft w:val="0"/>
              <w:marRight w:val="0"/>
              <w:marTop w:val="0"/>
              <w:marBottom w:val="0"/>
              <w:divBdr>
                <w:top w:val="none" w:sz="0" w:space="0" w:color="auto"/>
                <w:left w:val="none" w:sz="0" w:space="0" w:color="auto"/>
                <w:bottom w:val="none" w:sz="0" w:space="0" w:color="auto"/>
                <w:right w:val="none" w:sz="0" w:space="0" w:color="auto"/>
              </w:divBdr>
            </w:div>
            <w:div w:id="119080529">
              <w:marLeft w:val="0"/>
              <w:marRight w:val="0"/>
              <w:marTop w:val="0"/>
              <w:marBottom w:val="0"/>
              <w:divBdr>
                <w:top w:val="none" w:sz="0" w:space="0" w:color="auto"/>
                <w:left w:val="none" w:sz="0" w:space="0" w:color="auto"/>
                <w:bottom w:val="none" w:sz="0" w:space="0" w:color="auto"/>
                <w:right w:val="none" w:sz="0" w:space="0" w:color="auto"/>
              </w:divBdr>
            </w:div>
            <w:div w:id="119149274">
              <w:marLeft w:val="0"/>
              <w:marRight w:val="0"/>
              <w:marTop w:val="0"/>
              <w:marBottom w:val="0"/>
              <w:divBdr>
                <w:top w:val="none" w:sz="0" w:space="0" w:color="auto"/>
                <w:left w:val="none" w:sz="0" w:space="0" w:color="auto"/>
                <w:bottom w:val="none" w:sz="0" w:space="0" w:color="auto"/>
                <w:right w:val="none" w:sz="0" w:space="0" w:color="auto"/>
              </w:divBdr>
            </w:div>
            <w:div w:id="119224439">
              <w:marLeft w:val="0"/>
              <w:marRight w:val="0"/>
              <w:marTop w:val="0"/>
              <w:marBottom w:val="0"/>
              <w:divBdr>
                <w:top w:val="none" w:sz="0" w:space="0" w:color="auto"/>
                <w:left w:val="none" w:sz="0" w:space="0" w:color="auto"/>
                <w:bottom w:val="none" w:sz="0" w:space="0" w:color="auto"/>
                <w:right w:val="none" w:sz="0" w:space="0" w:color="auto"/>
              </w:divBdr>
            </w:div>
            <w:div w:id="119426103">
              <w:marLeft w:val="0"/>
              <w:marRight w:val="0"/>
              <w:marTop w:val="0"/>
              <w:marBottom w:val="0"/>
              <w:divBdr>
                <w:top w:val="none" w:sz="0" w:space="0" w:color="auto"/>
                <w:left w:val="none" w:sz="0" w:space="0" w:color="auto"/>
                <w:bottom w:val="none" w:sz="0" w:space="0" w:color="auto"/>
                <w:right w:val="none" w:sz="0" w:space="0" w:color="auto"/>
              </w:divBdr>
            </w:div>
            <w:div w:id="119879417">
              <w:marLeft w:val="0"/>
              <w:marRight w:val="0"/>
              <w:marTop w:val="0"/>
              <w:marBottom w:val="0"/>
              <w:divBdr>
                <w:top w:val="none" w:sz="0" w:space="0" w:color="auto"/>
                <w:left w:val="none" w:sz="0" w:space="0" w:color="auto"/>
                <w:bottom w:val="none" w:sz="0" w:space="0" w:color="auto"/>
                <w:right w:val="none" w:sz="0" w:space="0" w:color="auto"/>
              </w:divBdr>
            </w:div>
            <w:div w:id="120998411">
              <w:marLeft w:val="0"/>
              <w:marRight w:val="0"/>
              <w:marTop w:val="0"/>
              <w:marBottom w:val="0"/>
              <w:divBdr>
                <w:top w:val="none" w:sz="0" w:space="0" w:color="auto"/>
                <w:left w:val="none" w:sz="0" w:space="0" w:color="auto"/>
                <w:bottom w:val="none" w:sz="0" w:space="0" w:color="auto"/>
                <w:right w:val="none" w:sz="0" w:space="0" w:color="auto"/>
              </w:divBdr>
            </w:div>
            <w:div w:id="121192794">
              <w:marLeft w:val="0"/>
              <w:marRight w:val="0"/>
              <w:marTop w:val="0"/>
              <w:marBottom w:val="0"/>
              <w:divBdr>
                <w:top w:val="none" w:sz="0" w:space="0" w:color="auto"/>
                <w:left w:val="none" w:sz="0" w:space="0" w:color="auto"/>
                <w:bottom w:val="none" w:sz="0" w:space="0" w:color="auto"/>
                <w:right w:val="none" w:sz="0" w:space="0" w:color="auto"/>
              </w:divBdr>
            </w:div>
            <w:div w:id="121384448">
              <w:marLeft w:val="0"/>
              <w:marRight w:val="0"/>
              <w:marTop w:val="0"/>
              <w:marBottom w:val="0"/>
              <w:divBdr>
                <w:top w:val="none" w:sz="0" w:space="0" w:color="auto"/>
                <w:left w:val="none" w:sz="0" w:space="0" w:color="auto"/>
                <w:bottom w:val="none" w:sz="0" w:space="0" w:color="auto"/>
                <w:right w:val="none" w:sz="0" w:space="0" w:color="auto"/>
              </w:divBdr>
            </w:div>
            <w:div w:id="126945385">
              <w:marLeft w:val="0"/>
              <w:marRight w:val="0"/>
              <w:marTop w:val="0"/>
              <w:marBottom w:val="0"/>
              <w:divBdr>
                <w:top w:val="none" w:sz="0" w:space="0" w:color="auto"/>
                <w:left w:val="none" w:sz="0" w:space="0" w:color="auto"/>
                <w:bottom w:val="none" w:sz="0" w:space="0" w:color="auto"/>
                <w:right w:val="none" w:sz="0" w:space="0" w:color="auto"/>
              </w:divBdr>
            </w:div>
            <w:div w:id="129440774">
              <w:marLeft w:val="0"/>
              <w:marRight w:val="0"/>
              <w:marTop w:val="0"/>
              <w:marBottom w:val="0"/>
              <w:divBdr>
                <w:top w:val="none" w:sz="0" w:space="0" w:color="auto"/>
                <w:left w:val="none" w:sz="0" w:space="0" w:color="auto"/>
                <w:bottom w:val="none" w:sz="0" w:space="0" w:color="auto"/>
                <w:right w:val="none" w:sz="0" w:space="0" w:color="auto"/>
              </w:divBdr>
            </w:div>
            <w:div w:id="130447013">
              <w:marLeft w:val="0"/>
              <w:marRight w:val="0"/>
              <w:marTop w:val="0"/>
              <w:marBottom w:val="0"/>
              <w:divBdr>
                <w:top w:val="none" w:sz="0" w:space="0" w:color="auto"/>
                <w:left w:val="none" w:sz="0" w:space="0" w:color="auto"/>
                <w:bottom w:val="none" w:sz="0" w:space="0" w:color="auto"/>
                <w:right w:val="none" w:sz="0" w:space="0" w:color="auto"/>
              </w:divBdr>
            </w:div>
            <w:div w:id="132528090">
              <w:marLeft w:val="0"/>
              <w:marRight w:val="0"/>
              <w:marTop w:val="0"/>
              <w:marBottom w:val="0"/>
              <w:divBdr>
                <w:top w:val="none" w:sz="0" w:space="0" w:color="auto"/>
                <w:left w:val="none" w:sz="0" w:space="0" w:color="auto"/>
                <w:bottom w:val="none" w:sz="0" w:space="0" w:color="auto"/>
                <w:right w:val="none" w:sz="0" w:space="0" w:color="auto"/>
              </w:divBdr>
            </w:div>
            <w:div w:id="133452083">
              <w:marLeft w:val="0"/>
              <w:marRight w:val="0"/>
              <w:marTop w:val="0"/>
              <w:marBottom w:val="0"/>
              <w:divBdr>
                <w:top w:val="none" w:sz="0" w:space="0" w:color="auto"/>
                <w:left w:val="none" w:sz="0" w:space="0" w:color="auto"/>
                <w:bottom w:val="none" w:sz="0" w:space="0" w:color="auto"/>
                <w:right w:val="none" w:sz="0" w:space="0" w:color="auto"/>
              </w:divBdr>
            </w:div>
            <w:div w:id="133833860">
              <w:marLeft w:val="0"/>
              <w:marRight w:val="0"/>
              <w:marTop w:val="0"/>
              <w:marBottom w:val="0"/>
              <w:divBdr>
                <w:top w:val="none" w:sz="0" w:space="0" w:color="auto"/>
                <w:left w:val="none" w:sz="0" w:space="0" w:color="auto"/>
                <w:bottom w:val="none" w:sz="0" w:space="0" w:color="auto"/>
                <w:right w:val="none" w:sz="0" w:space="0" w:color="auto"/>
              </w:divBdr>
            </w:div>
            <w:div w:id="134642583">
              <w:marLeft w:val="0"/>
              <w:marRight w:val="0"/>
              <w:marTop w:val="0"/>
              <w:marBottom w:val="0"/>
              <w:divBdr>
                <w:top w:val="none" w:sz="0" w:space="0" w:color="auto"/>
                <w:left w:val="none" w:sz="0" w:space="0" w:color="auto"/>
                <w:bottom w:val="none" w:sz="0" w:space="0" w:color="auto"/>
                <w:right w:val="none" w:sz="0" w:space="0" w:color="auto"/>
              </w:divBdr>
            </w:div>
            <w:div w:id="134952899">
              <w:marLeft w:val="0"/>
              <w:marRight w:val="0"/>
              <w:marTop w:val="0"/>
              <w:marBottom w:val="0"/>
              <w:divBdr>
                <w:top w:val="none" w:sz="0" w:space="0" w:color="auto"/>
                <w:left w:val="none" w:sz="0" w:space="0" w:color="auto"/>
                <w:bottom w:val="none" w:sz="0" w:space="0" w:color="auto"/>
                <w:right w:val="none" w:sz="0" w:space="0" w:color="auto"/>
              </w:divBdr>
            </w:div>
            <w:div w:id="135224496">
              <w:marLeft w:val="0"/>
              <w:marRight w:val="0"/>
              <w:marTop w:val="0"/>
              <w:marBottom w:val="0"/>
              <w:divBdr>
                <w:top w:val="none" w:sz="0" w:space="0" w:color="auto"/>
                <w:left w:val="none" w:sz="0" w:space="0" w:color="auto"/>
                <w:bottom w:val="none" w:sz="0" w:space="0" w:color="auto"/>
                <w:right w:val="none" w:sz="0" w:space="0" w:color="auto"/>
              </w:divBdr>
            </w:div>
            <w:div w:id="136773885">
              <w:marLeft w:val="0"/>
              <w:marRight w:val="0"/>
              <w:marTop w:val="0"/>
              <w:marBottom w:val="0"/>
              <w:divBdr>
                <w:top w:val="none" w:sz="0" w:space="0" w:color="auto"/>
                <w:left w:val="none" w:sz="0" w:space="0" w:color="auto"/>
                <w:bottom w:val="none" w:sz="0" w:space="0" w:color="auto"/>
                <w:right w:val="none" w:sz="0" w:space="0" w:color="auto"/>
              </w:divBdr>
            </w:div>
            <w:div w:id="137455609">
              <w:marLeft w:val="0"/>
              <w:marRight w:val="0"/>
              <w:marTop w:val="0"/>
              <w:marBottom w:val="0"/>
              <w:divBdr>
                <w:top w:val="none" w:sz="0" w:space="0" w:color="auto"/>
                <w:left w:val="none" w:sz="0" w:space="0" w:color="auto"/>
                <w:bottom w:val="none" w:sz="0" w:space="0" w:color="auto"/>
                <w:right w:val="none" w:sz="0" w:space="0" w:color="auto"/>
              </w:divBdr>
            </w:div>
            <w:div w:id="137965185">
              <w:marLeft w:val="0"/>
              <w:marRight w:val="0"/>
              <w:marTop w:val="0"/>
              <w:marBottom w:val="0"/>
              <w:divBdr>
                <w:top w:val="none" w:sz="0" w:space="0" w:color="auto"/>
                <w:left w:val="none" w:sz="0" w:space="0" w:color="auto"/>
                <w:bottom w:val="none" w:sz="0" w:space="0" w:color="auto"/>
                <w:right w:val="none" w:sz="0" w:space="0" w:color="auto"/>
              </w:divBdr>
            </w:div>
            <w:div w:id="138809697">
              <w:marLeft w:val="0"/>
              <w:marRight w:val="0"/>
              <w:marTop w:val="0"/>
              <w:marBottom w:val="0"/>
              <w:divBdr>
                <w:top w:val="none" w:sz="0" w:space="0" w:color="auto"/>
                <w:left w:val="none" w:sz="0" w:space="0" w:color="auto"/>
                <w:bottom w:val="none" w:sz="0" w:space="0" w:color="auto"/>
                <w:right w:val="none" w:sz="0" w:space="0" w:color="auto"/>
              </w:divBdr>
            </w:div>
            <w:div w:id="139395209">
              <w:marLeft w:val="0"/>
              <w:marRight w:val="0"/>
              <w:marTop w:val="0"/>
              <w:marBottom w:val="0"/>
              <w:divBdr>
                <w:top w:val="none" w:sz="0" w:space="0" w:color="auto"/>
                <w:left w:val="none" w:sz="0" w:space="0" w:color="auto"/>
                <w:bottom w:val="none" w:sz="0" w:space="0" w:color="auto"/>
                <w:right w:val="none" w:sz="0" w:space="0" w:color="auto"/>
              </w:divBdr>
            </w:div>
            <w:div w:id="139465813">
              <w:marLeft w:val="0"/>
              <w:marRight w:val="0"/>
              <w:marTop w:val="0"/>
              <w:marBottom w:val="0"/>
              <w:divBdr>
                <w:top w:val="none" w:sz="0" w:space="0" w:color="auto"/>
                <w:left w:val="none" w:sz="0" w:space="0" w:color="auto"/>
                <w:bottom w:val="none" w:sz="0" w:space="0" w:color="auto"/>
                <w:right w:val="none" w:sz="0" w:space="0" w:color="auto"/>
              </w:divBdr>
            </w:div>
            <w:div w:id="139733991">
              <w:marLeft w:val="0"/>
              <w:marRight w:val="0"/>
              <w:marTop w:val="0"/>
              <w:marBottom w:val="0"/>
              <w:divBdr>
                <w:top w:val="none" w:sz="0" w:space="0" w:color="auto"/>
                <w:left w:val="none" w:sz="0" w:space="0" w:color="auto"/>
                <w:bottom w:val="none" w:sz="0" w:space="0" w:color="auto"/>
                <w:right w:val="none" w:sz="0" w:space="0" w:color="auto"/>
              </w:divBdr>
            </w:div>
            <w:div w:id="140774128">
              <w:marLeft w:val="0"/>
              <w:marRight w:val="0"/>
              <w:marTop w:val="0"/>
              <w:marBottom w:val="0"/>
              <w:divBdr>
                <w:top w:val="none" w:sz="0" w:space="0" w:color="auto"/>
                <w:left w:val="none" w:sz="0" w:space="0" w:color="auto"/>
                <w:bottom w:val="none" w:sz="0" w:space="0" w:color="auto"/>
                <w:right w:val="none" w:sz="0" w:space="0" w:color="auto"/>
              </w:divBdr>
            </w:div>
            <w:div w:id="142279616">
              <w:marLeft w:val="0"/>
              <w:marRight w:val="0"/>
              <w:marTop w:val="0"/>
              <w:marBottom w:val="0"/>
              <w:divBdr>
                <w:top w:val="none" w:sz="0" w:space="0" w:color="auto"/>
                <w:left w:val="none" w:sz="0" w:space="0" w:color="auto"/>
                <w:bottom w:val="none" w:sz="0" w:space="0" w:color="auto"/>
                <w:right w:val="none" w:sz="0" w:space="0" w:color="auto"/>
              </w:divBdr>
            </w:div>
            <w:div w:id="142427218">
              <w:marLeft w:val="0"/>
              <w:marRight w:val="0"/>
              <w:marTop w:val="0"/>
              <w:marBottom w:val="0"/>
              <w:divBdr>
                <w:top w:val="none" w:sz="0" w:space="0" w:color="auto"/>
                <w:left w:val="none" w:sz="0" w:space="0" w:color="auto"/>
                <w:bottom w:val="none" w:sz="0" w:space="0" w:color="auto"/>
                <w:right w:val="none" w:sz="0" w:space="0" w:color="auto"/>
              </w:divBdr>
            </w:div>
            <w:div w:id="144780621">
              <w:marLeft w:val="0"/>
              <w:marRight w:val="0"/>
              <w:marTop w:val="0"/>
              <w:marBottom w:val="0"/>
              <w:divBdr>
                <w:top w:val="none" w:sz="0" w:space="0" w:color="auto"/>
                <w:left w:val="none" w:sz="0" w:space="0" w:color="auto"/>
                <w:bottom w:val="none" w:sz="0" w:space="0" w:color="auto"/>
                <w:right w:val="none" w:sz="0" w:space="0" w:color="auto"/>
              </w:divBdr>
            </w:div>
            <w:div w:id="145361509">
              <w:marLeft w:val="0"/>
              <w:marRight w:val="0"/>
              <w:marTop w:val="0"/>
              <w:marBottom w:val="0"/>
              <w:divBdr>
                <w:top w:val="none" w:sz="0" w:space="0" w:color="auto"/>
                <w:left w:val="none" w:sz="0" w:space="0" w:color="auto"/>
                <w:bottom w:val="none" w:sz="0" w:space="0" w:color="auto"/>
                <w:right w:val="none" w:sz="0" w:space="0" w:color="auto"/>
              </w:divBdr>
            </w:div>
            <w:div w:id="146677830">
              <w:marLeft w:val="0"/>
              <w:marRight w:val="0"/>
              <w:marTop w:val="0"/>
              <w:marBottom w:val="0"/>
              <w:divBdr>
                <w:top w:val="none" w:sz="0" w:space="0" w:color="auto"/>
                <w:left w:val="none" w:sz="0" w:space="0" w:color="auto"/>
                <w:bottom w:val="none" w:sz="0" w:space="0" w:color="auto"/>
                <w:right w:val="none" w:sz="0" w:space="0" w:color="auto"/>
              </w:divBdr>
            </w:div>
            <w:div w:id="146870791">
              <w:marLeft w:val="0"/>
              <w:marRight w:val="0"/>
              <w:marTop w:val="0"/>
              <w:marBottom w:val="0"/>
              <w:divBdr>
                <w:top w:val="none" w:sz="0" w:space="0" w:color="auto"/>
                <w:left w:val="none" w:sz="0" w:space="0" w:color="auto"/>
                <w:bottom w:val="none" w:sz="0" w:space="0" w:color="auto"/>
                <w:right w:val="none" w:sz="0" w:space="0" w:color="auto"/>
              </w:divBdr>
            </w:div>
            <w:div w:id="146945902">
              <w:marLeft w:val="0"/>
              <w:marRight w:val="0"/>
              <w:marTop w:val="0"/>
              <w:marBottom w:val="0"/>
              <w:divBdr>
                <w:top w:val="none" w:sz="0" w:space="0" w:color="auto"/>
                <w:left w:val="none" w:sz="0" w:space="0" w:color="auto"/>
                <w:bottom w:val="none" w:sz="0" w:space="0" w:color="auto"/>
                <w:right w:val="none" w:sz="0" w:space="0" w:color="auto"/>
              </w:divBdr>
            </w:div>
            <w:div w:id="147676409">
              <w:marLeft w:val="0"/>
              <w:marRight w:val="0"/>
              <w:marTop w:val="0"/>
              <w:marBottom w:val="0"/>
              <w:divBdr>
                <w:top w:val="none" w:sz="0" w:space="0" w:color="auto"/>
                <w:left w:val="none" w:sz="0" w:space="0" w:color="auto"/>
                <w:bottom w:val="none" w:sz="0" w:space="0" w:color="auto"/>
                <w:right w:val="none" w:sz="0" w:space="0" w:color="auto"/>
              </w:divBdr>
            </w:div>
            <w:div w:id="148206457">
              <w:marLeft w:val="0"/>
              <w:marRight w:val="0"/>
              <w:marTop w:val="0"/>
              <w:marBottom w:val="0"/>
              <w:divBdr>
                <w:top w:val="none" w:sz="0" w:space="0" w:color="auto"/>
                <w:left w:val="none" w:sz="0" w:space="0" w:color="auto"/>
                <w:bottom w:val="none" w:sz="0" w:space="0" w:color="auto"/>
                <w:right w:val="none" w:sz="0" w:space="0" w:color="auto"/>
              </w:divBdr>
            </w:div>
            <w:div w:id="148718897">
              <w:marLeft w:val="0"/>
              <w:marRight w:val="0"/>
              <w:marTop w:val="0"/>
              <w:marBottom w:val="0"/>
              <w:divBdr>
                <w:top w:val="none" w:sz="0" w:space="0" w:color="auto"/>
                <w:left w:val="none" w:sz="0" w:space="0" w:color="auto"/>
                <w:bottom w:val="none" w:sz="0" w:space="0" w:color="auto"/>
                <w:right w:val="none" w:sz="0" w:space="0" w:color="auto"/>
              </w:divBdr>
            </w:div>
            <w:div w:id="149030531">
              <w:marLeft w:val="0"/>
              <w:marRight w:val="0"/>
              <w:marTop w:val="0"/>
              <w:marBottom w:val="0"/>
              <w:divBdr>
                <w:top w:val="none" w:sz="0" w:space="0" w:color="auto"/>
                <w:left w:val="none" w:sz="0" w:space="0" w:color="auto"/>
                <w:bottom w:val="none" w:sz="0" w:space="0" w:color="auto"/>
                <w:right w:val="none" w:sz="0" w:space="0" w:color="auto"/>
              </w:divBdr>
            </w:div>
            <w:div w:id="150416836">
              <w:marLeft w:val="0"/>
              <w:marRight w:val="0"/>
              <w:marTop w:val="0"/>
              <w:marBottom w:val="0"/>
              <w:divBdr>
                <w:top w:val="none" w:sz="0" w:space="0" w:color="auto"/>
                <w:left w:val="none" w:sz="0" w:space="0" w:color="auto"/>
                <w:bottom w:val="none" w:sz="0" w:space="0" w:color="auto"/>
                <w:right w:val="none" w:sz="0" w:space="0" w:color="auto"/>
              </w:divBdr>
            </w:div>
            <w:div w:id="152068850">
              <w:marLeft w:val="0"/>
              <w:marRight w:val="0"/>
              <w:marTop w:val="0"/>
              <w:marBottom w:val="0"/>
              <w:divBdr>
                <w:top w:val="none" w:sz="0" w:space="0" w:color="auto"/>
                <w:left w:val="none" w:sz="0" w:space="0" w:color="auto"/>
                <w:bottom w:val="none" w:sz="0" w:space="0" w:color="auto"/>
                <w:right w:val="none" w:sz="0" w:space="0" w:color="auto"/>
              </w:divBdr>
            </w:div>
            <w:div w:id="154617567">
              <w:marLeft w:val="0"/>
              <w:marRight w:val="0"/>
              <w:marTop w:val="0"/>
              <w:marBottom w:val="0"/>
              <w:divBdr>
                <w:top w:val="none" w:sz="0" w:space="0" w:color="auto"/>
                <w:left w:val="none" w:sz="0" w:space="0" w:color="auto"/>
                <w:bottom w:val="none" w:sz="0" w:space="0" w:color="auto"/>
                <w:right w:val="none" w:sz="0" w:space="0" w:color="auto"/>
              </w:divBdr>
            </w:div>
            <w:div w:id="157236533">
              <w:marLeft w:val="0"/>
              <w:marRight w:val="0"/>
              <w:marTop w:val="0"/>
              <w:marBottom w:val="0"/>
              <w:divBdr>
                <w:top w:val="none" w:sz="0" w:space="0" w:color="auto"/>
                <w:left w:val="none" w:sz="0" w:space="0" w:color="auto"/>
                <w:bottom w:val="none" w:sz="0" w:space="0" w:color="auto"/>
                <w:right w:val="none" w:sz="0" w:space="0" w:color="auto"/>
              </w:divBdr>
            </w:div>
            <w:div w:id="157238479">
              <w:marLeft w:val="0"/>
              <w:marRight w:val="0"/>
              <w:marTop w:val="0"/>
              <w:marBottom w:val="0"/>
              <w:divBdr>
                <w:top w:val="none" w:sz="0" w:space="0" w:color="auto"/>
                <w:left w:val="none" w:sz="0" w:space="0" w:color="auto"/>
                <w:bottom w:val="none" w:sz="0" w:space="0" w:color="auto"/>
                <w:right w:val="none" w:sz="0" w:space="0" w:color="auto"/>
              </w:divBdr>
            </w:div>
            <w:div w:id="157890107">
              <w:marLeft w:val="0"/>
              <w:marRight w:val="0"/>
              <w:marTop w:val="0"/>
              <w:marBottom w:val="0"/>
              <w:divBdr>
                <w:top w:val="none" w:sz="0" w:space="0" w:color="auto"/>
                <w:left w:val="none" w:sz="0" w:space="0" w:color="auto"/>
                <w:bottom w:val="none" w:sz="0" w:space="0" w:color="auto"/>
                <w:right w:val="none" w:sz="0" w:space="0" w:color="auto"/>
              </w:divBdr>
            </w:div>
            <w:div w:id="158037981">
              <w:marLeft w:val="0"/>
              <w:marRight w:val="0"/>
              <w:marTop w:val="0"/>
              <w:marBottom w:val="0"/>
              <w:divBdr>
                <w:top w:val="none" w:sz="0" w:space="0" w:color="auto"/>
                <w:left w:val="none" w:sz="0" w:space="0" w:color="auto"/>
                <w:bottom w:val="none" w:sz="0" w:space="0" w:color="auto"/>
                <w:right w:val="none" w:sz="0" w:space="0" w:color="auto"/>
              </w:divBdr>
            </w:div>
            <w:div w:id="160967618">
              <w:marLeft w:val="0"/>
              <w:marRight w:val="0"/>
              <w:marTop w:val="0"/>
              <w:marBottom w:val="0"/>
              <w:divBdr>
                <w:top w:val="none" w:sz="0" w:space="0" w:color="auto"/>
                <w:left w:val="none" w:sz="0" w:space="0" w:color="auto"/>
                <w:bottom w:val="none" w:sz="0" w:space="0" w:color="auto"/>
                <w:right w:val="none" w:sz="0" w:space="0" w:color="auto"/>
              </w:divBdr>
            </w:div>
            <w:div w:id="161043946">
              <w:marLeft w:val="0"/>
              <w:marRight w:val="0"/>
              <w:marTop w:val="0"/>
              <w:marBottom w:val="0"/>
              <w:divBdr>
                <w:top w:val="none" w:sz="0" w:space="0" w:color="auto"/>
                <w:left w:val="none" w:sz="0" w:space="0" w:color="auto"/>
                <w:bottom w:val="none" w:sz="0" w:space="0" w:color="auto"/>
                <w:right w:val="none" w:sz="0" w:space="0" w:color="auto"/>
              </w:divBdr>
            </w:div>
            <w:div w:id="163976422">
              <w:marLeft w:val="0"/>
              <w:marRight w:val="0"/>
              <w:marTop w:val="0"/>
              <w:marBottom w:val="0"/>
              <w:divBdr>
                <w:top w:val="none" w:sz="0" w:space="0" w:color="auto"/>
                <w:left w:val="none" w:sz="0" w:space="0" w:color="auto"/>
                <w:bottom w:val="none" w:sz="0" w:space="0" w:color="auto"/>
                <w:right w:val="none" w:sz="0" w:space="0" w:color="auto"/>
              </w:divBdr>
            </w:div>
            <w:div w:id="165874692">
              <w:marLeft w:val="0"/>
              <w:marRight w:val="0"/>
              <w:marTop w:val="0"/>
              <w:marBottom w:val="0"/>
              <w:divBdr>
                <w:top w:val="none" w:sz="0" w:space="0" w:color="auto"/>
                <w:left w:val="none" w:sz="0" w:space="0" w:color="auto"/>
                <w:bottom w:val="none" w:sz="0" w:space="0" w:color="auto"/>
                <w:right w:val="none" w:sz="0" w:space="0" w:color="auto"/>
              </w:divBdr>
            </w:div>
            <w:div w:id="166597173">
              <w:marLeft w:val="0"/>
              <w:marRight w:val="0"/>
              <w:marTop w:val="0"/>
              <w:marBottom w:val="0"/>
              <w:divBdr>
                <w:top w:val="none" w:sz="0" w:space="0" w:color="auto"/>
                <w:left w:val="none" w:sz="0" w:space="0" w:color="auto"/>
                <w:bottom w:val="none" w:sz="0" w:space="0" w:color="auto"/>
                <w:right w:val="none" w:sz="0" w:space="0" w:color="auto"/>
              </w:divBdr>
            </w:div>
            <w:div w:id="166867520">
              <w:marLeft w:val="0"/>
              <w:marRight w:val="0"/>
              <w:marTop w:val="0"/>
              <w:marBottom w:val="0"/>
              <w:divBdr>
                <w:top w:val="none" w:sz="0" w:space="0" w:color="auto"/>
                <w:left w:val="none" w:sz="0" w:space="0" w:color="auto"/>
                <w:bottom w:val="none" w:sz="0" w:space="0" w:color="auto"/>
                <w:right w:val="none" w:sz="0" w:space="0" w:color="auto"/>
              </w:divBdr>
            </w:div>
            <w:div w:id="167912363">
              <w:marLeft w:val="0"/>
              <w:marRight w:val="0"/>
              <w:marTop w:val="0"/>
              <w:marBottom w:val="0"/>
              <w:divBdr>
                <w:top w:val="none" w:sz="0" w:space="0" w:color="auto"/>
                <w:left w:val="none" w:sz="0" w:space="0" w:color="auto"/>
                <w:bottom w:val="none" w:sz="0" w:space="0" w:color="auto"/>
                <w:right w:val="none" w:sz="0" w:space="0" w:color="auto"/>
              </w:divBdr>
            </w:div>
            <w:div w:id="169411645">
              <w:marLeft w:val="0"/>
              <w:marRight w:val="0"/>
              <w:marTop w:val="0"/>
              <w:marBottom w:val="0"/>
              <w:divBdr>
                <w:top w:val="none" w:sz="0" w:space="0" w:color="auto"/>
                <w:left w:val="none" w:sz="0" w:space="0" w:color="auto"/>
                <w:bottom w:val="none" w:sz="0" w:space="0" w:color="auto"/>
                <w:right w:val="none" w:sz="0" w:space="0" w:color="auto"/>
              </w:divBdr>
            </w:div>
            <w:div w:id="172956897">
              <w:marLeft w:val="0"/>
              <w:marRight w:val="0"/>
              <w:marTop w:val="0"/>
              <w:marBottom w:val="0"/>
              <w:divBdr>
                <w:top w:val="none" w:sz="0" w:space="0" w:color="auto"/>
                <w:left w:val="none" w:sz="0" w:space="0" w:color="auto"/>
                <w:bottom w:val="none" w:sz="0" w:space="0" w:color="auto"/>
                <w:right w:val="none" w:sz="0" w:space="0" w:color="auto"/>
              </w:divBdr>
            </w:div>
            <w:div w:id="173300893">
              <w:marLeft w:val="0"/>
              <w:marRight w:val="0"/>
              <w:marTop w:val="0"/>
              <w:marBottom w:val="0"/>
              <w:divBdr>
                <w:top w:val="none" w:sz="0" w:space="0" w:color="auto"/>
                <w:left w:val="none" w:sz="0" w:space="0" w:color="auto"/>
                <w:bottom w:val="none" w:sz="0" w:space="0" w:color="auto"/>
                <w:right w:val="none" w:sz="0" w:space="0" w:color="auto"/>
              </w:divBdr>
            </w:div>
            <w:div w:id="173495591">
              <w:marLeft w:val="0"/>
              <w:marRight w:val="0"/>
              <w:marTop w:val="0"/>
              <w:marBottom w:val="0"/>
              <w:divBdr>
                <w:top w:val="none" w:sz="0" w:space="0" w:color="auto"/>
                <w:left w:val="none" w:sz="0" w:space="0" w:color="auto"/>
                <w:bottom w:val="none" w:sz="0" w:space="0" w:color="auto"/>
                <w:right w:val="none" w:sz="0" w:space="0" w:color="auto"/>
              </w:divBdr>
            </w:div>
            <w:div w:id="174462860">
              <w:marLeft w:val="0"/>
              <w:marRight w:val="0"/>
              <w:marTop w:val="0"/>
              <w:marBottom w:val="0"/>
              <w:divBdr>
                <w:top w:val="none" w:sz="0" w:space="0" w:color="auto"/>
                <w:left w:val="none" w:sz="0" w:space="0" w:color="auto"/>
                <w:bottom w:val="none" w:sz="0" w:space="0" w:color="auto"/>
                <w:right w:val="none" w:sz="0" w:space="0" w:color="auto"/>
              </w:divBdr>
            </w:div>
            <w:div w:id="175122518">
              <w:marLeft w:val="0"/>
              <w:marRight w:val="0"/>
              <w:marTop w:val="0"/>
              <w:marBottom w:val="0"/>
              <w:divBdr>
                <w:top w:val="none" w:sz="0" w:space="0" w:color="auto"/>
                <w:left w:val="none" w:sz="0" w:space="0" w:color="auto"/>
                <w:bottom w:val="none" w:sz="0" w:space="0" w:color="auto"/>
                <w:right w:val="none" w:sz="0" w:space="0" w:color="auto"/>
              </w:divBdr>
            </w:div>
            <w:div w:id="177544319">
              <w:marLeft w:val="0"/>
              <w:marRight w:val="0"/>
              <w:marTop w:val="0"/>
              <w:marBottom w:val="0"/>
              <w:divBdr>
                <w:top w:val="none" w:sz="0" w:space="0" w:color="auto"/>
                <w:left w:val="none" w:sz="0" w:space="0" w:color="auto"/>
                <w:bottom w:val="none" w:sz="0" w:space="0" w:color="auto"/>
                <w:right w:val="none" w:sz="0" w:space="0" w:color="auto"/>
              </w:divBdr>
            </w:div>
            <w:div w:id="179780776">
              <w:marLeft w:val="0"/>
              <w:marRight w:val="0"/>
              <w:marTop w:val="0"/>
              <w:marBottom w:val="0"/>
              <w:divBdr>
                <w:top w:val="none" w:sz="0" w:space="0" w:color="auto"/>
                <w:left w:val="none" w:sz="0" w:space="0" w:color="auto"/>
                <w:bottom w:val="none" w:sz="0" w:space="0" w:color="auto"/>
                <w:right w:val="none" w:sz="0" w:space="0" w:color="auto"/>
              </w:divBdr>
            </w:div>
            <w:div w:id="179858943">
              <w:marLeft w:val="0"/>
              <w:marRight w:val="0"/>
              <w:marTop w:val="0"/>
              <w:marBottom w:val="0"/>
              <w:divBdr>
                <w:top w:val="none" w:sz="0" w:space="0" w:color="auto"/>
                <w:left w:val="none" w:sz="0" w:space="0" w:color="auto"/>
                <w:bottom w:val="none" w:sz="0" w:space="0" w:color="auto"/>
                <w:right w:val="none" w:sz="0" w:space="0" w:color="auto"/>
              </w:divBdr>
            </w:div>
            <w:div w:id="180124779">
              <w:marLeft w:val="0"/>
              <w:marRight w:val="0"/>
              <w:marTop w:val="0"/>
              <w:marBottom w:val="0"/>
              <w:divBdr>
                <w:top w:val="none" w:sz="0" w:space="0" w:color="auto"/>
                <w:left w:val="none" w:sz="0" w:space="0" w:color="auto"/>
                <w:bottom w:val="none" w:sz="0" w:space="0" w:color="auto"/>
                <w:right w:val="none" w:sz="0" w:space="0" w:color="auto"/>
              </w:divBdr>
            </w:div>
            <w:div w:id="180320787">
              <w:marLeft w:val="0"/>
              <w:marRight w:val="0"/>
              <w:marTop w:val="0"/>
              <w:marBottom w:val="0"/>
              <w:divBdr>
                <w:top w:val="none" w:sz="0" w:space="0" w:color="auto"/>
                <w:left w:val="none" w:sz="0" w:space="0" w:color="auto"/>
                <w:bottom w:val="none" w:sz="0" w:space="0" w:color="auto"/>
                <w:right w:val="none" w:sz="0" w:space="0" w:color="auto"/>
              </w:divBdr>
            </w:div>
            <w:div w:id="182130289">
              <w:marLeft w:val="0"/>
              <w:marRight w:val="0"/>
              <w:marTop w:val="0"/>
              <w:marBottom w:val="0"/>
              <w:divBdr>
                <w:top w:val="none" w:sz="0" w:space="0" w:color="auto"/>
                <w:left w:val="none" w:sz="0" w:space="0" w:color="auto"/>
                <w:bottom w:val="none" w:sz="0" w:space="0" w:color="auto"/>
                <w:right w:val="none" w:sz="0" w:space="0" w:color="auto"/>
              </w:divBdr>
            </w:div>
            <w:div w:id="182521194">
              <w:marLeft w:val="0"/>
              <w:marRight w:val="0"/>
              <w:marTop w:val="0"/>
              <w:marBottom w:val="0"/>
              <w:divBdr>
                <w:top w:val="none" w:sz="0" w:space="0" w:color="auto"/>
                <w:left w:val="none" w:sz="0" w:space="0" w:color="auto"/>
                <w:bottom w:val="none" w:sz="0" w:space="0" w:color="auto"/>
                <w:right w:val="none" w:sz="0" w:space="0" w:color="auto"/>
              </w:divBdr>
            </w:div>
            <w:div w:id="184027135">
              <w:marLeft w:val="0"/>
              <w:marRight w:val="0"/>
              <w:marTop w:val="0"/>
              <w:marBottom w:val="0"/>
              <w:divBdr>
                <w:top w:val="none" w:sz="0" w:space="0" w:color="auto"/>
                <w:left w:val="none" w:sz="0" w:space="0" w:color="auto"/>
                <w:bottom w:val="none" w:sz="0" w:space="0" w:color="auto"/>
                <w:right w:val="none" w:sz="0" w:space="0" w:color="auto"/>
              </w:divBdr>
            </w:div>
            <w:div w:id="184027943">
              <w:marLeft w:val="0"/>
              <w:marRight w:val="0"/>
              <w:marTop w:val="0"/>
              <w:marBottom w:val="0"/>
              <w:divBdr>
                <w:top w:val="none" w:sz="0" w:space="0" w:color="auto"/>
                <w:left w:val="none" w:sz="0" w:space="0" w:color="auto"/>
                <w:bottom w:val="none" w:sz="0" w:space="0" w:color="auto"/>
                <w:right w:val="none" w:sz="0" w:space="0" w:color="auto"/>
              </w:divBdr>
            </w:div>
            <w:div w:id="184944332">
              <w:marLeft w:val="0"/>
              <w:marRight w:val="0"/>
              <w:marTop w:val="0"/>
              <w:marBottom w:val="0"/>
              <w:divBdr>
                <w:top w:val="none" w:sz="0" w:space="0" w:color="auto"/>
                <w:left w:val="none" w:sz="0" w:space="0" w:color="auto"/>
                <w:bottom w:val="none" w:sz="0" w:space="0" w:color="auto"/>
                <w:right w:val="none" w:sz="0" w:space="0" w:color="auto"/>
              </w:divBdr>
            </w:div>
            <w:div w:id="185099878">
              <w:marLeft w:val="0"/>
              <w:marRight w:val="0"/>
              <w:marTop w:val="0"/>
              <w:marBottom w:val="0"/>
              <w:divBdr>
                <w:top w:val="none" w:sz="0" w:space="0" w:color="auto"/>
                <w:left w:val="none" w:sz="0" w:space="0" w:color="auto"/>
                <w:bottom w:val="none" w:sz="0" w:space="0" w:color="auto"/>
                <w:right w:val="none" w:sz="0" w:space="0" w:color="auto"/>
              </w:divBdr>
            </w:div>
            <w:div w:id="185296778">
              <w:marLeft w:val="0"/>
              <w:marRight w:val="0"/>
              <w:marTop w:val="0"/>
              <w:marBottom w:val="0"/>
              <w:divBdr>
                <w:top w:val="none" w:sz="0" w:space="0" w:color="auto"/>
                <w:left w:val="none" w:sz="0" w:space="0" w:color="auto"/>
                <w:bottom w:val="none" w:sz="0" w:space="0" w:color="auto"/>
                <w:right w:val="none" w:sz="0" w:space="0" w:color="auto"/>
              </w:divBdr>
            </w:div>
            <w:div w:id="185800765">
              <w:marLeft w:val="0"/>
              <w:marRight w:val="0"/>
              <w:marTop w:val="0"/>
              <w:marBottom w:val="0"/>
              <w:divBdr>
                <w:top w:val="none" w:sz="0" w:space="0" w:color="auto"/>
                <w:left w:val="none" w:sz="0" w:space="0" w:color="auto"/>
                <w:bottom w:val="none" w:sz="0" w:space="0" w:color="auto"/>
                <w:right w:val="none" w:sz="0" w:space="0" w:color="auto"/>
              </w:divBdr>
            </w:div>
            <w:div w:id="185801176">
              <w:marLeft w:val="0"/>
              <w:marRight w:val="0"/>
              <w:marTop w:val="0"/>
              <w:marBottom w:val="0"/>
              <w:divBdr>
                <w:top w:val="none" w:sz="0" w:space="0" w:color="auto"/>
                <w:left w:val="none" w:sz="0" w:space="0" w:color="auto"/>
                <w:bottom w:val="none" w:sz="0" w:space="0" w:color="auto"/>
                <w:right w:val="none" w:sz="0" w:space="0" w:color="auto"/>
              </w:divBdr>
            </w:div>
            <w:div w:id="186213189">
              <w:marLeft w:val="0"/>
              <w:marRight w:val="0"/>
              <w:marTop w:val="0"/>
              <w:marBottom w:val="0"/>
              <w:divBdr>
                <w:top w:val="none" w:sz="0" w:space="0" w:color="auto"/>
                <w:left w:val="none" w:sz="0" w:space="0" w:color="auto"/>
                <w:bottom w:val="none" w:sz="0" w:space="0" w:color="auto"/>
                <w:right w:val="none" w:sz="0" w:space="0" w:color="auto"/>
              </w:divBdr>
            </w:div>
            <w:div w:id="186218090">
              <w:marLeft w:val="0"/>
              <w:marRight w:val="0"/>
              <w:marTop w:val="0"/>
              <w:marBottom w:val="0"/>
              <w:divBdr>
                <w:top w:val="none" w:sz="0" w:space="0" w:color="auto"/>
                <w:left w:val="none" w:sz="0" w:space="0" w:color="auto"/>
                <w:bottom w:val="none" w:sz="0" w:space="0" w:color="auto"/>
                <w:right w:val="none" w:sz="0" w:space="0" w:color="auto"/>
              </w:divBdr>
            </w:div>
            <w:div w:id="186869006">
              <w:marLeft w:val="0"/>
              <w:marRight w:val="0"/>
              <w:marTop w:val="0"/>
              <w:marBottom w:val="0"/>
              <w:divBdr>
                <w:top w:val="none" w:sz="0" w:space="0" w:color="auto"/>
                <w:left w:val="none" w:sz="0" w:space="0" w:color="auto"/>
                <w:bottom w:val="none" w:sz="0" w:space="0" w:color="auto"/>
                <w:right w:val="none" w:sz="0" w:space="0" w:color="auto"/>
              </w:divBdr>
            </w:div>
            <w:div w:id="187528145">
              <w:marLeft w:val="0"/>
              <w:marRight w:val="0"/>
              <w:marTop w:val="0"/>
              <w:marBottom w:val="0"/>
              <w:divBdr>
                <w:top w:val="none" w:sz="0" w:space="0" w:color="auto"/>
                <w:left w:val="none" w:sz="0" w:space="0" w:color="auto"/>
                <w:bottom w:val="none" w:sz="0" w:space="0" w:color="auto"/>
                <w:right w:val="none" w:sz="0" w:space="0" w:color="auto"/>
              </w:divBdr>
            </w:div>
            <w:div w:id="188102074">
              <w:marLeft w:val="0"/>
              <w:marRight w:val="0"/>
              <w:marTop w:val="0"/>
              <w:marBottom w:val="0"/>
              <w:divBdr>
                <w:top w:val="none" w:sz="0" w:space="0" w:color="auto"/>
                <w:left w:val="none" w:sz="0" w:space="0" w:color="auto"/>
                <w:bottom w:val="none" w:sz="0" w:space="0" w:color="auto"/>
                <w:right w:val="none" w:sz="0" w:space="0" w:color="auto"/>
              </w:divBdr>
            </w:div>
            <w:div w:id="188185441">
              <w:marLeft w:val="0"/>
              <w:marRight w:val="0"/>
              <w:marTop w:val="0"/>
              <w:marBottom w:val="0"/>
              <w:divBdr>
                <w:top w:val="none" w:sz="0" w:space="0" w:color="auto"/>
                <w:left w:val="none" w:sz="0" w:space="0" w:color="auto"/>
                <w:bottom w:val="none" w:sz="0" w:space="0" w:color="auto"/>
                <w:right w:val="none" w:sz="0" w:space="0" w:color="auto"/>
              </w:divBdr>
            </w:div>
            <w:div w:id="188418830">
              <w:marLeft w:val="0"/>
              <w:marRight w:val="0"/>
              <w:marTop w:val="0"/>
              <w:marBottom w:val="0"/>
              <w:divBdr>
                <w:top w:val="none" w:sz="0" w:space="0" w:color="auto"/>
                <w:left w:val="none" w:sz="0" w:space="0" w:color="auto"/>
                <w:bottom w:val="none" w:sz="0" w:space="0" w:color="auto"/>
                <w:right w:val="none" w:sz="0" w:space="0" w:color="auto"/>
              </w:divBdr>
            </w:div>
            <w:div w:id="190656564">
              <w:marLeft w:val="0"/>
              <w:marRight w:val="0"/>
              <w:marTop w:val="0"/>
              <w:marBottom w:val="0"/>
              <w:divBdr>
                <w:top w:val="none" w:sz="0" w:space="0" w:color="auto"/>
                <w:left w:val="none" w:sz="0" w:space="0" w:color="auto"/>
                <w:bottom w:val="none" w:sz="0" w:space="0" w:color="auto"/>
                <w:right w:val="none" w:sz="0" w:space="0" w:color="auto"/>
              </w:divBdr>
            </w:div>
            <w:div w:id="191892362">
              <w:marLeft w:val="0"/>
              <w:marRight w:val="0"/>
              <w:marTop w:val="0"/>
              <w:marBottom w:val="0"/>
              <w:divBdr>
                <w:top w:val="none" w:sz="0" w:space="0" w:color="auto"/>
                <w:left w:val="none" w:sz="0" w:space="0" w:color="auto"/>
                <w:bottom w:val="none" w:sz="0" w:space="0" w:color="auto"/>
                <w:right w:val="none" w:sz="0" w:space="0" w:color="auto"/>
              </w:divBdr>
            </w:div>
            <w:div w:id="191958991">
              <w:marLeft w:val="0"/>
              <w:marRight w:val="0"/>
              <w:marTop w:val="0"/>
              <w:marBottom w:val="0"/>
              <w:divBdr>
                <w:top w:val="none" w:sz="0" w:space="0" w:color="auto"/>
                <w:left w:val="none" w:sz="0" w:space="0" w:color="auto"/>
                <w:bottom w:val="none" w:sz="0" w:space="0" w:color="auto"/>
                <w:right w:val="none" w:sz="0" w:space="0" w:color="auto"/>
              </w:divBdr>
            </w:div>
            <w:div w:id="192043273">
              <w:marLeft w:val="0"/>
              <w:marRight w:val="0"/>
              <w:marTop w:val="0"/>
              <w:marBottom w:val="0"/>
              <w:divBdr>
                <w:top w:val="none" w:sz="0" w:space="0" w:color="auto"/>
                <w:left w:val="none" w:sz="0" w:space="0" w:color="auto"/>
                <w:bottom w:val="none" w:sz="0" w:space="0" w:color="auto"/>
                <w:right w:val="none" w:sz="0" w:space="0" w:color="auto"/>
              </w:divBdr>
            </w:div>
            <w:div w:id="192498178">
              <w:marLeft w:val="0"/>
              <w:marRight w:val="0"/>
              <w:marTop w:val="0"/>
              <w:marBottom w:val="0"/>
              <w:divBdr>
                <w:top w:val="none" w:sz="0" w:space="0" w:color="auto"/>
                <w:left w:val="none" w:sz="0" w:space="0" w:color="auto"/>
                <w:bottom w:val="none" w:sz="0" w:space="0" w:color="auto"/>
                <w:right w:val="none" w:sz="0" w:space="0" w:color="auto"/>
              </w:divBdr>
            </w:div>
            <w:div w:id="193736129">
              <w:marLeft w:val="0"/>
              <w:marRight w:val="0"/>
              <w:marTop w:val="0"/>
              <w:marBottom w:val="0"/>
              <w:divBdr>
                <w:top w:val="none" w:sz="0" w:space="0" w:color="auto"/>
                <w:left w:val="none" w:sz="0" w:space="0" w:color="auto"/>
                <w:bottom w:val="none" w:sz="0" w:space="0" w:color="auto"/>
                <w:right w:val="none" w:sz="0" w:space="0" w:color="auto"/>
              </w:divBdr>
            </w:div>
            <w:div w:id="195195824">
              <w:marLeft w:val="0"/>
              <w:marRight w:val="0"/>
              <w:marTop w:val="0"/>
              <w:marBottom w:val="0"/>
              <w:divBdr>
                <w:top w:val="none" w:sz="0" w:space="0" w:color="auto"/>
                <w:left w:val="none" w:sz="0" w:space="0" w:color="auto"/>
                <w:bottom w:val="none" w:sz="0" w:space="0" w:color="auto"/>
                <w:right w:val="none" w:sz="0" w:space="0" w:color="auto"/>
              </w:divBdr>
            </w:div>
            <w:div w:id="195586109">
              <w:marLeft w:val="0"/>
              <w:marRight w:val="0"/>
              <w:marTop w:val="0"/>
              <w:marBottom w:val="0"/>
              <w:divBdr>
                <w:top w:val="none" w:sz="0" w:space="0" w:color="auto"/>
                <w:left w:val="none" w:sz="0" w:space="0" w:color="auto"/>
                <w:bottom w:val="none" w:sz="0" w:space="0" w:color="auto"/>
                <w:right w:val="none" w:sz="0" w:space="0" w:color="auto"/>
              </w:divBdr>
            </w:div>
            <w:div w:id="196355404">
              <w:marLeft w:val="0"/>
              <w:marRight w:val="0"/>
              <w:marTop w:val="0"/>
              <w:marBottom w:val="0"/>
              <w:divBdr>
                <w:top w:val="none" w:sz="0" w:space="0" w:color="auto"/>
                <w:left w:val="none" w:sz="0" w:space="0" w:color="auto"/>
                <w:bottom w:val="none" w:sz="0" w:space="0" w:color="auto"/>
                <w:right w:val="none" w:sz="0" w:space="0" w:color="auto"/>
              </w:divBdr>
            </w:div>
            <w:div w:id="196358574">
              <w:marLeft w:val="0"/>
              <w:marRight w:val="0"/>
              <w:marTop w:val="0"/>
              <w:marBottom w:val="0"/>
              <w:divBdr>
                <w:top w:val="none" w:sz="0" w:space="0" w:color="auto"/>
                <w:left w:val="none" w:sz="0" w:space="0" w:color="auto"/>
                <w:bottom w:val="none" w:sz="0" w:space="0" w:color="auto"/>
                <w:right w:val="none" w:sz="0" w:space="0" w:color="auto"/>
              </w:divBdr>
            </w:div>
            <w:div w:id="196941383">
              <w:marLeft w:val="0"/>
              <w:marRight w:val="0"/>
              <w:marTop w:val="0"/>
              <w:marBottom w:val="0"/>
              <w:divBdr>
                <w:top w:val="none" w:sz="0" w:space="0" w:color="auto"/>
                <w:left w:val="none" w:sz="0" w:space="0" w:color="auto"/>
                <w:bottom w:val="none" w:sz="0" w:space="0" w:color="auto"/>
                <w:right w:val="none" w:sz="0" w:space="0" w:color="auto"/>
              </w:divBdr>
            </w:div>
            <w:div w:id="199435822">
              <w:marLeft w:val="0"/>
              <w:marRight w:val="0"/>
              <w:marTop w:val="0"/>
              <w:marBottom w:val="0"/>
              <w:divBdr>
                <w:top w:val="none" w:sz="0" w:space="0" w:color="auto"/>
                <w:left w:val="none" w:sz="0" w:space="0" w:color="auto"/>
                <w:bottom w:val="none" w:sz="0" w:space="0" w:color="auto"/>
                <w:right w:val="none" w:sz="0" w:space="0" w:color="auto"/>
              </w:divBdr>
            </w:div>
            <w:div w:id="199704173">
              <w:marLeft w:val="0"/>
              <w:marRight w:val="0"/>
              <w:marTop w:val="0"/>
              <w:marBottom w:val="0"/>
              <w:divBdr>
                <w:top w:val="none" w:sz="0" w:space="0" w:color="auto"/>
                <w:left w:val="none" w:sz="0" w:space="0" w:color="auto"/>
                <w:bottom w:val="none" w:sz="0" w:space="0" w:color="auto"/>
                <w:right w:val="none" w:sz="0" w:space="0" w:color="auto"/>
              </w:divBdr>
            </w:div>
            <w:div w:id="200217285">
              <w:marLeft w:val="0"/>
              <w:marRight w:val="0"/>
              <w:marTop w:val="0"/>
              <w:marBottom w:val="0"/>
              <w:divBdr>
                <w:top w:val="none" w:sz="0" w:space="0" w:color="auto"/>
                <w:left w:val="none" w:sz="0" w:space="0" w:color="auto"/>
                <w:bottom w:val="none" w:sz="0" w:space="0" w:color="auto"/>
                <w:right w:val="none" w:sz="0" w:space="0" w:color="auto"/>
              </w:divBdr>
            </w:div>
            <w:div w:id="201868562">
              <w:marLeft w:val="0"/>
              <w:marRight w:val="0"/>
              <w:marTop w:val="0"/>
              <w:marBottom w:val="0"/>
              <w:divBdr>
                <w:top w:val="none" w:sz="0" w:space="0" w:color="auto"/>
                <w:left w:val="none" w:sz="0" w:space="0" w:color="auto"/>
                <w:bottom w:val="none" w:sz="0" w:space="0" w:color="auto"/>
                <w:right w:val="none" w:sz="0" w:space="0" w:color="auto"/>
              </w:divBdr>
            </w:div>
            <w:div w:id="202909651">
              <w:marLeft w:val="0"/>
              <w:marRight w:val="0"/>
              <w:marTop w:val="0"/>
              <w:marBottom w:val="0"/>
              <w:divBdr>
                <w:top w:val="none" w:sz="0" w:space="0" w:color="auto"/>
                <w:left w:val="none" w:sz="0" w:space="0" w:color="auto"/>
                <w:bottom w:val="none" w:sz="0" w:space="0" w:color="auto"/>
                <w:right w:val="none" w:sz="0" w:space="0" w:color="auto"/>
              </w:divBdr>
            </w:div>
            <w:div w:id="204417733">
              <w:marLeft w:val="0"/>
              <w:marRight w:val="0"/>
              <w:marTop w:val="0"/>
              <w:marBottom w:val="0"/>
              <w:divBdr>
                <w:top w:val="none" w:sz="0" w:space="0" w:color="auto"/>
                <w:left w:val="none" w:sz="0" w:space="0" w:color="auto"/>
                <w:bottom w:val="none" w:sz="0" w:space="0" w:color="auto"/>
                <w:right w:val="none" w:sz="0" w:space="0" w:color="auto"/>
              </w:divBdr>
            </w:div>
            <w:div w:id="206138618">
              <w:marLeft w:val="0"/>
              <w:marRight w:val="0"/>
              <w:marTop w:val="0"/>
              <w:marBottom w:val="0"/>
              <w:divBdr>
                <w:top w:val="none" w:sz="0" w:space="0" w:color="auto"/>
                <w:left w:val="none" w:sz="0" w:space="0" w:color="auto"/>
                <w:bottom w:val="none" w:sz="0" w:space="0" w:color="auto"/>
                <w:right w:val="none" w:sz="0" w:space="0" w:color="auto"/>
              </w:divBdr>
            </w:div>
            <w:div w:id="206259485">
              <w:marLeft w:val="0"/>
              <w:marRight w:val="0"/>
              <w:marTop w:val="0"/>
              <w:marBottom w:val="0"/>
              <w:divBdr>
                <w:top w:val="none" w:sz="0" w:space="0" w:color="auto"/>
                <w:left w:val="none" w:sz="0" w:space="0" w:color="auto"/>
                <w:bottom w:val="none" w:sz="0" w:space="0" w:color="auto"/>
                <w:right w:val="none" w:sz="0" w:space="0" w:color="auto"/>
              </w:divBdr>
            </w:div>
            <w:div w:id="210043075">
              <w:marLeft w:val="0"/>
              <w:marRight w:val="0"/>
              <w:marTop w:val="0"/>
              <w:marBottom w:val="0"/>
              <w:divBdr>
                <w:top w:val="none" w:sz="0" w:space="0" w:color="auto"/>
                <w:left w:val="none" w:sz="0" w:space="0" w:color="auto"/>
                <w:bottom w:val="none" w:sz="0" w:space="0" w:color="auto"/>
                <w:right w:val="none" w:sz="0" w:space="0" w:color="auto"/>
              </w:divBdr>
            </w:div>
            <w:div w:id="210583931">
              <w:marLeft w:val="0"/>
              <w:marRight w:val="0"/>
              <w:marTop w:val="0"/>
              <w:marBottom w:val="0"/>
              <w:divBdr>
                <w:top w:val="none" w:sz="0" w:space="0" w:color="auto"/>
                <w:left w:val="none" w:sz="0" w:space="0" w:color="auto"/>
                <w:bottom w:val="none" w:sz="0" w:space="0" w:color="auto"/>
                <w:right w:val="none" w:sz="0" w:space="0" w:color="auto"/>
              </w:divBdr>
            </w:div>
            <w:div w:id="210770106">
              <w:marLeft w:val="0"/>
              <w:marRight w:val="0"/>
              <w:marTop w:val="0"/>
              <w:marBottom w:val="0"/>
              <w:divBdr>
                <w:top w:val="none" w:sz="0" w:space="0" w:color="auto"/>
                <w:left w:val="none" w:sz="0" w:space="0" w:color="auto"/>
                <w:bottom w:val="none" w:sz="0" w:space="0" w:color="auto"/>
                <w:right w:val="none" w:sz="0" w:space="0" w:color="auto"/>
              </w:divBdr>
            </w:div>
            <w:div w:id="211159359">
              <w:marLeft w:val="0"/>
              <w:marRight w:val="0"/>
              <w:marTop w:val="0"/>
              <w:marBottom w:val="0"/>
              <w:divBdr>
                <w:top w:val="none" w:sz="0" w:space="0" w:color="auto"/>
                <w:left w:val="none" w:sz="0" w:space="0" w:color="auto"/>
                <w:bottom w:val="none" w:sz="0" w:space="0" w:color="auto"/>
                <w:right w:val="none" w:sz="0" w:space="0" w:color="auto"/>
              </w:divBdr>
            </w:div>
            <w:div w:id="214243579">
              <w:marLeft w:val="0"/>
              <w:marRight w:val="0"/>
              <w:marTop w:val="0"/>
              <w:marBottom w:val="0"/>
              <w:divBdr>
                <w:top w:val="none" w:sz="0" w:space="0" w:color="auto"/>
                <w:left w:val="none" w:sz="0" w:space="0" w:color="auto"/>
                <w:bottom w:val="none" w:sz="0" w:space="0" w:color="auto"/>
                <w:right w:val="none" w:sz="0" w:space="0" w:color="auto"/>
              </w:divBdr>
            </w:div>
            <w:div w:id="214438450">
              <w:marLeft w:val="0"/>
              <w:marRight w:val="0"/>
              <w:marTop w:val="0"/>
              <w:marBottom w:val="0"/>
              <w:divBdr>
                <w:top w:val="none" w:sz="0" w:space="0" w:color="auto"/>
                <w:left w:val="none" w:sz="0" w:space="0" w:color="auto"/>
                <w:bottom w:val="none" w:sz="0" w:space="0" w:color="auto"/>
                <w:right w:val="none" w:sz="0" w:space="0" w:color="auto"/>
              </w:divBdr>
            </w:div>
            <w:div w:id="215512040">
              <w:marLeft w:val="0"/>
              <w:marRight w:val="0"/>
              <w:marTop w:val="0"/>
              <w:marBottom w:val="0"/>
              <w:divBdr>
                <w:top w:val="none" w:sz="0" w:space="0" w:color="auto"/>
                <w:left w:val="none" w:sz="0" w:space="0" w:color="auto"/>
                <w:bottom w:val="none" w:sz="0" w:space="0" w:color="auto"/>
                <w:right w:val="none" w:sz="0" w:space="0" w:color="auto"/>
              </w:divBdr>
            </w:div>
            <w:div w:id="216357257">
              <w:marLeft w:val="0"/>
              <w:marRight w:val="0"/>
              <w:marTop w:val="0"/>
              <w:marBottom w:val="0"/>
              <w:divBdr>
                <w:top w:val="none" w:sz="0" w:space="0" w:color="auto"/>
                <w:left w:val="none" w:sz="0" w:space="0" w:color="auto"/>
                <w:bottom w:val="none" w:sz="0" w:space="0" w:color="auto"/>
                <w:right w:val="none" w:sz="0" w:space="0" w:color="auto"/>
              </w:divBdr>
            </w:div>
            <w:div w:id="216744704">
              <w:marLeft w:val="0"/>
              <w:marRight w:val="0"/>
              <w:marTop w:val="0"/>
              <w:marBottom w:val="0"/>
              <w:divBdr>
                <w:top w:val="none" w:sz="0" w:space="0" w:color="auto"/>
                <w:left w:val="none" w:sz="0" w:space="0" w:color="auto"/>
                <w:bottom w:val="none" w:sz="0" w:space="0" w:color="auto"/>
                <w:right w:val="none" w:sz="0" w:space="0" w:color="auto"/>
              </w:divBdr>
            </w:div>
            <w:div w:id="217210661">
              <w:marLeft w:val="0"/>
              <w:marRight w:val="0"/>
              <w:marTop w:val="0"/>
              <w:marBottom w:val="0"/>
              <w:divBdr>
                <w:top w:val="none" w:sz="0" w:space="0" w:color="auto"/>
                <w:left w:val="none" w:sz="0" w:space="0" w:color="auto"/>
                <w:bottom w:val="none" w:sz="0" w:space="0" w:color="auto"/>
                <w:right w:val="none" w:sz="0" w:space="0" w:color="auto"/>
              </w:divBdr>
            </w:div>
            <w:div w:id="217516110">
              <w:marLeft w:val="0"/>
              <w:marRight w:val="0"/>
              <w:marTop w:val="0"/>
              <w:marBottom w:val="0"/>
              <w:divBdr>
                <w:top w:val="none" w:sz="0" w:space="0" w:color="auto"/>
                <w:left w:val="none" w:sz="0" w:space="0" w:color="auto"/>
                <w:bottom w:val="none" w:sz="0" w:space="0" w:color="auto"/>
                <w:right w:val="none" w:sz="0" w:space="0" w:color="auto"/>
              </w:divBdr>
            </w:div>
            <w:div w:id="219052783">
              <w:marLeft w:val="0"/>
              <w:marRight w:val="0"/>
              <w:marTop w:val="0"/>
              <w:marBottom w:val="0"/>
              <w:divBdr>
                <w:top w:val="none" w:sz="0" w:space="0" w:color="auto"/>
                <w:left w:val="none" w:sz="0" w:space="0" w:color="auto"/>
                <w:bottom w:val="none" w:sz="0" w:space="0" w:color="auto"/>
                <w:right w:val="none" w:sz="0" w:space="0" w:color="auto"/>
              </w:divBdr>
            </w:div>
            <w:div w:id="219097087">
              <w:marLeft w:val="0"/>
              <w:marRight w:val="0"/>
              <w:marTop w:val="0"/>
              <w:marBottom w:val="0"/>
              <w:divBdr>
                <w:top w:val="none" w:sz="0" w:space="0" w:color="auto"/>
                <w:left w:val="none" w:sz="0" w:space="0" w:color="auto"/>
                <w:bottom w:val="none" w:sz="0" w:space="0" w:color="auto"/>
                <w:right w:val="none" w:sz="0" w:space="0" w:color="auto"/>
              </w:divBdr>
            </w:div>
            <w:div w:id="219244044">
              <w:marLeft w:val="0"/>
              <w:marRight w:val="0"/>
              <w:marTop w:val="0"/>
              <w:marBottom w:val="0"/>
              <w:divBdr>
                <w:top w:val="none" w:sz="0" w:space="0" w:color="auto"/>
                <w:left w:val="none" w:sz="0" w:space="0" w:color="auto"/>
                <w:bottom w:val="none" w:sz="0" w:space="0" w:color="auto"/>
                <w:right w:val="none" w:sz="0" w:space="0" w:color="auto"/>
              </w:divBdr>
            </w:div>
            <w:div w:id="220679892">
              <w:marLeft w:val="0"/>
              <w:marRight w:val="0"/>
              <w:marTop w:val="0"/>
              <w:marBottom w:val="0"/>
              <w:divBdr>
                <w:top w:val="none" w:sz="0" w:space="0" w:color="auto"/>
                <w:left w:val="none" w:sz="0" w:space="0" w:color="auto"/>
                <w:bottom w:val="none" w:sz="0" w:space="0" w:color="auto"/>
                <w:right w:val="none" w:sz="0" w:space="0" w:color="auto"/>
              </w:divBdr>
            </w:div>
            <w:div w:id="221066183">
              <w:marLeft w:val="0"/>
              <w:marRight w:val="0"/>
              <w:marTop w:val="0"/>
              <w:marBottom w:val="0"/>
              <w:divBdr>
                <w:top w:val="none" w:sz="0" w:space="0" w:color="auto"/>
                <w:left w:val="none" w:sz="0" w:space="0" w:color="auto"/>
                <w:bottom w:val="none" w:sz="0" w:space="0" w:color="auto"/>
                <w:right w:val="none" w:sz="0" w:space="0" w:color="auto"/>
              </w:divBdr>
            </w:div>
            <w:div w:id="222836005">
              <w:marLeft w:val="0"/>
              <w:marRight w:val="0"/>
              <w:marTop w:val="0"/>
              <w:marBottom w:val="0"/>
              <w:divBdr>
                <w:top w:val="none" w:sz="0" w:space="0" w:color="auto"/>
                <w:left w:val="none" w:sz="0" w:space="0" w:color="auto"/>
                <w:bottom w:val="none" w:sz="0" w:space="0" w:color="auto"/>
                <w:right w:val="none" w:sz="0" w:space="0" w:color="auto"/>
              </w:divBdr>
            </w:div>
            <w:div w:id="224874510">
              <w:marLeft w:val="0"/>
              <w:marRight w:val="0"/>
              <w:marTop w:val="0"/>
              <w:marBottom w:val="0"/>
              <w:divBdr>
                <w:top w:val="none" w:sz="0" w:space="0" w:color="auto"/>
                <w:left w:val="none" w:sz="0" w:space="0" w:color="auto"/>
                <w:bottom w:val="none" w:sz="0" w:space="0" w:color="auto"/>
                <w:right w:val="none" w:sz="0" w:space="0" w:color="auto"/>
              </w:divBdr>
            </w:div>
            <w:div w:id="225065971">
              <w:marLeft w:val="0"/>
              <w:marRight w:val="0"/>
              <w:marTop w:val="0"/>
              <w:marBottom w:val="0"/>
              <w:divBdr>
                <w:top w:val="none" w:sz="0" w:space="0" w:color="auto"/>
                <w:left w:val="none" w:sz="0" w:space="0" w:color="auto"/>
                <w:bottom w:val="none" w:sz="0" w:space="0" w:color="auto"/>
                <w:right w:val="none" w:sz="0" w:space="0" w:color="auto"/>
              </w:divBdr>
            </w:div>
            <w:div w:id="225379031">
              <w:marLeft w:val="0"/>
              <w:marRight w:val="0"/>
              <w:marTop w:val="0"/>
              <w:marBottom w:val="0"/>
              <w:divBdr>
                <w:top w:val="none" w:sz="0" w:space="0" w:color="auto"/>
                <w:left w:val="none" w:sz="0" w:space="0" w:color="auto"/>
                <w:bottom w:val="none" w:sz="0" w:space="0" w:color="auto"/>
                <w:right w:val="none" w:sz="0" w:space="0" w:color="auto"/>
              </w:divBdr>
            </w:div>
            <w:div w:id="225651836">
              <w:marLeft w:val="0"/>
              <w:marRight w:val="0"/>
              <w:marTop w:val="0"/>
              <w:marBottom w:val="0"/>
              <w:divBdr>
                <w:top w:val="none" w:sz="0" w:space="0" w:color="auto"/>
                <w:left w:val="none" w:sz="0" w:space="0" w:color="auto"/>
                <w:bottom w:val="none" w:sz="0" w:space="0" w:color="auto"/>
                <w:right w:val="none" w:sz="0" w:space="0" w:color="auto"/>
              </w:divBdr>
            </w:div>
            <w:div w:id="225653007">
              <w:marLeft w:val="0"/>
              <w:marRight w:val="0"/>
              <w:marTop w:val="0"/>
              <w:marBottom w:val="0"/>
              <w:divBdr>
                <w:top w:val="none" w:sz="0" w:space="0" w:color="auto"/>
                <w:left w:val="none" w:sz="0" w:space="0" w:color="auto"/>
                <w:bottom w:val="none" w:sz="0" w:space="0" w:color="auto"/>
                <w:right w:val="none" w:sz="0" w:space="0" w:color="auto"/>
              </w:divBdr>
            </w:div>
            <w:div w:id="228813066">
              <w:marLeft w:val="0"/>
              <w:marRight w:val="0"/>
              <w:marTop w:val="0"/>
              <w:marBottom w:val="0"/>
              <w:divBdr>
                <w:top w:val="none" w:sz="0" w:space="0" w:color="auto"/>
                <w:left w:val="none" w:sz="0" w:space="0" w:color="auto"/>
                <w:bottom w:val="none" w:sz="0" w:space="0" w:color="auto"/>
                <w:right w:val="none" w:sz="0" w:space="0" w:color="auto"/>
              </w:divBdr>
            </w:div>
            <w:div w:id="230847070">
              <w:marLeft w:val="0"/>
              <w:marRight w:val="0"/>
              <w:marTop w:val="0"/>
              <w:marBottom w:val="0"/>
              <w:divBdr>
                <w:top w:val="none" w:sz="0" w:space="0" w:color="auto"/>
                <w:left w:val="none" w:sz="0" w:space="0" w:color="auto"/>
                <w:bottom w:val="none" w:sz="0" w:space="0" w:color="auto"/>
                <w:right w:val="none" w:sz="0" w:space="0" w:color="auto"/>
              </w:divBdr>
            </w:div>
            <w:div w:id="233977159">
              <w:marLeft w:val="0"/>
              <w:marRight w:val="0"/>
              <w:marTop w:val="0"/>
              <w:marBottom w:val="0"/>
              <w:divBdr>
                <w:top w:val="none" w:sz="0" w:space="0" w:color="auto"/>
                <w:left w:val="none" w:sz="0" w:space="0" w:color="auto"/>
                <w:bottom w:val="none" w:sz="0" w:space="0" w:color="auto"/>
                <w:right w:val="none" w:sz="0" w:space="0" w:color="auto"/>
              </w:divBdr>
            </w:div>
            <w:div w:id="234097364">
              <w:marLeft w:val="0"/>
              <w:marRight w:val="0"/>
              <w:marTop w:val="0"/>
              <w:marBottom w:val="0"/>
              <w:divBdr>
                <w:top w:val="none" w:sz="0" w:space="0" w:color="auto"/>
                <w:left w:val="none" w:sz="0" w:space="0" w:color="auto"/>
                <w:bottom w:val="none" w:sz="0" w:space="0" w:color="auto"/>
                <w:right w:val="none" w:sz="0" w:space="0" w:color="auto"/>
              </w:divBdr>
            </w:div>
            <w:div w:id="235241003">
              <w:marLeft w:val="0"/>
              <w:marRight w:val="0"/>
              <w:marTop w:val="0"/>
              <w:marBottom w:val="0"/>
              <w:divBdr>
                <w:top w:val="none" w:sz="0" w:space="0" w:color="auto"/>
                <w:left w:val="none" w:sz="0" w:space="0" w:color="auto"/>
                <w:bottom w:val="none" w:sz="0" w:space="0" w:color="auto"/>
                <w:right w:val="none" w:sz="0" w:space="0" w:color="auto"/>
              </w:divBdr>
            </w:div>
            <w:div w:id="235743360">
              <w:marLeft w:val="0"/>
              <w:marRight w:val="0"/>
              <w:marTop w:val="0"/>
              <w:marBottom w:val="0"/>
              <w:divBdr>
                <w:top w:val="none" w:sz="0" w:space="0" w:color="auto"/>
                <w:left w:val="none" w:sz="0" w:space="0" w:color="auto"/>
                <w:bottom w:val="none" w:sz="0" w:space="0" w:color="auto"/>
                <w:right w:val="none" w:sz="0" w:space="0" w:color="auto"/>
              </w:divBdr>
            </w:div>
            <w:div w:id="236331473">
              <w:marLeft w:val="0"/>
              <w:marRight w:val="0"/>
              <w:marTop w:val="0"/>
              <w:marBottom w:val="0"/>
              <w:divBdr>
                <w:top w:val="none" w:sz="0" w:space="0" w:color="auto"/>
                <w:left w:val="none" w:sz="0" w:space="0" w:color="auto"/>
                <w:bottom w:val="none" w:sz="0" w:space="0" w:color="auto"/>
                <w:right w:val="none" w:sz="0" w:space="0" w:color="auto"/>
              </w:divBdr>
            </w:div>
            <w:div w:id="237058896">
              <w:marLeft w:val="0"/>
              <w:marRight w:val="0"/>
              <w:marTop w:val="0"/>
              <w:marBottom w:val="0"/>
              <w:divBdr>
                <w:top w:val="none" w:sz="0" w:space="0" w:color="auto"/>
                <w:left w:val="none" w:sz="0" w:space="0" w:color="auto"/>
                <w:bottom w:val="none" w:sz="0" w:space="0" w:color="auto"/>
                <w:right w:val="none" w:sz="0" w:space="0" w:color="auto"/>
              </w:divBdr>
            </w:div>
            <w:div w:id="237132896">
              <w:marLeft w:val="0"/>
              <w:marRight w:val="0"/>
              <w:marTop w:val="0"/>
              <w:marBottom w:val="0"/>
              <w:divBdr>
                <w:top w:val="none" w:sz="0" w:space="0" w:color="auto"/>
                <w:left w:val="none" w:sz="0" w:space="0" w:color="auto"/>
                <w:bottom w:val="none" w:sz="0" w:space="0" w:color="auto"/>
                <w:right w:val="none" w:sz="0" w:space="0" w:color="auto"/>
              </w:divBdr>
            </w:div>
            <w:div w:id="238055149">
              <w:marLeft w:val="0"/>
              <w:marRight w:val="0"/>
              <w:marTop w:val="0"/>
              <w:marBottom w:val="0"/>
              <w:divBdr>
                <w:top w:val="none" w:sz="0" w:space="0" w:color="auto"/>
                <w:left w:val="none" w:sz="0" w:space="0" w:color="auto"/>
                <w:bottom w:val="none" w:sz="0" w:space="0" w:color="auto"/>
                <w:right w:val="none" w:sz="0" w:space="0" w:color="auto"/>
              </w:divBdr>
            </w:div>
            <w:div w:id="238251571">
              <w:marLeft w:val="0"/>
              <w:marRight w:val="0"/>
              <w:marTop w:val="0"/>
              <w:marBottom w:val="0"/>
              <w:divBdr>
                <w:top w:val="none" w:sz="0" w:space="0" w:color="auto"/>
                <w:left w:val="none" w:sz="0" w:space="0" w:color="auto"/>
                <w:bottom w:val="none" w:sz="0" w:space="0" w:color="auto"/>
                <w:right w:val="none" w:sz="0" w:space="0" w:color="auto"/>
              </w:divBdr>
            </w:div>
            <w:div w:id="238440374">
              <w:marLeft w:val="0"/>
              <w:marRight w:val="0"/>
              <w:marTop w:val="0"/>
              <w:marBottom w:val="0"/>
              <w:divBdr>
                <w:top w:val="none" w:sz="0" w:space="0" w:color="auto"/>
                <w:left w:val="none" w:sz="0" w:space="0" w:color="auto"/>
                <w:bottom w:val="none" w:sz="0" w:space="0" w:color="auto"/>
                <w:right w:val="none" w:sz="0" w:space="0" w:color="auto"/>
              </w:divBdr>
            </w:div>
            <w:div w:id="238708561">
              <w:marLeft w:val="0"/>
              <w:marRight w:val="0"/>
              <w:marTop w:val="0"/>
              <w:marBottom w:val="0"/>
              <w:divBdr>
                <w:top w:val="none" w:sz="0" w:space="0" w:color="auto"/>
                <w:left w:val="none" w:sz="0" w:space="0" w:color="auto"/>
                <w:bottom w:val="none" w:sz="0" w:space="0" w:color="auto"/>
                <w:right w:val="none" w:sz="0" w:space="0" w:color="auto"/>
              </w:divBdr>
            </w:div>
            <w:div w:id="243032286">
              <w:marLeft w:val="0"/>
              <w:marRight w:val="0"/>
              <w:marTop w:val="0"/>
              <w:marBottom w:val="0"/>
              <w:divBdr>
                <w:top w:val="none" w:sz="0" w:space="0" w:color="auto"/>
                <w:left w:val="none" w:sz="0" w:space="0" w:color="auto"/>
                <w:bottom w:val="none" w:sz="0" w:space="0" w:color="auto"/>
                <w:right w:val="none" w:sz="0" w:space="0" w:color="auto"/>
              </w:divBdr>
            </w:div>
            <w:div w:id="243344474">
              <w:marLeft w:val="0"/>
              <w:marRight w:val="0"/>
              <w:marTop w:val="0"/>
              <w:marBottom w:val="0"/>
              <w:divBdr>
                <w:top w:val="none" w:sz="0" w:space="0" w:color="auto"/>
                <w:left w:val="none" w:sz="0" w:space="0" w:color="auto"/>
                <w:bottom w:val="none" w:sz="0" w:space="0" w:color="auto"/>
                <w:right w:val="none" w:sz="0" w:space="0" w:color="auto"/>
              </w:divBdr>
            </w:div>
            <w:div w:id="244070600">
              <w:marLeft w:val="0"/>
              <w:marRight w:val="0"/>
              <w:marTop w:val="0"/>
              <w:marBottom w:val="0"/>
              <w:divBdr>
                <w:top w:val="none" w:sz="0" w:space="0" w:color="auto"/>
                <w:left w:val="none" w:sz="0" w:space="0" w:color="auto"/>
                <w:bottom w:val="none" w:sz="0" w:space="0" w:color="auto"/>
                <w:right w:val="none" w:sz="0" w:space="0" w:color="auto"/>
              </w:divBdr>
            </w:div>
            <w:div w:id="244612033">
              <w:marLeft w:val="0"/>
              <w:marRight w:val="0"/>
              <w:marTop w:val="0"/>
              <w:marBottom w:val="0"/>
              <w:divBdr>
                <w:top w:val="none" w:sz="0" w:space="0" w:color="auto"/>
                <w:left w:val="none" w:sz="0" w:space="0" w:color="auto"/>
                <w:bottom w:val="none" w:sz="0" w:space="0" w:color="auto"/>
                <w:right w:val="none" w:sz="0" w:space="0" w:color="auto"/>
              </w:divBdr>
            </w:div>
            <w:div w:id="244875062">
              <w:marLeft w:val="0"/>
              <w:marRight w:val="0"/>
              <w:marTop w:val="0"/>
              <w:marBottom w:val="0"/>
              <w:divBdr>
                <w:top w:val="none" w:sz="0" w:space="0" w:color="auto"/>
                <w:left w:val="none" w:sz="0" w:space="0" w:color="auto"/>
                <w:bottom w:val="none" w:sz="0" w:space="0" w:color="auto"/>
                <w:right w:val="none" w:sz="0" w:space="0" w:color="auto"/>
              </w:divBdr>
            </w:div>
            <w:div w:id="246155134">
              <w:marLeft w:val="0"/>
              <w:marRight w:val="0"/>
              <w:marTop w:val="0"/>
              <w:marBottom w:val="0"/>
              <w:divBdr>
                <w:top w:val="none" w:sz="0" w:space="0" w:color="auto"/>
                <w:left w:val="none" w:sz="0" w:space="0" w:color="auto"/>
                <w:bottom w:val="none" w:sz="0" w:space="0" w:color="auto"/>
                <w:right w:val="none" w:sz="0" w:space="0" w:color="auto"/>
              </w:divBdr>
            </w:div>
            <w:div w:id="246887512">
              <w:marLeft w:val="0"/>
              <w:marRight w:val="0"/>
              <w:marTop w:val="0"/>
              <w:marBottom w:val="0"/>
              <w:divBdr>
                <w:top w:val="none" w:sz="0" w:space="0" w:color="auto"/>
                <w:left w:val="none" w:sz="0" w:space="0" w:color="auto"/>
                <w:bottom w:val="none" w:sz="0" w:space="0" w:color="auto"/>
                <w:right w:val="none" w:sz="0" w:space="0" w:color="auto"/>
              </w:divBdr>
            </w:div>
            <w:div w:id="247736757">
              <w:marLeft w:val="0"/>
              <w:marRight w:val="0"/>
              <w:marTop w:val="0"/>
              <w:marBottom w:val="0"/>
              <w:divBdr>
                <w:top w:val="none" w:sz="0" w:space="0" w:color="auto"/>
                <w:left w:val="none" w:sz="0" w:space="0" w:color="auto"/>
                <w:bottom w:val="none" w:sz="0" w:space="0" w:color="auto"/>
                <w:right w:val="none" w:sz="0" w:space="0" w:color="auto"/>
              </w:divBdr>
            </w:div>
            <w:div w:id="247810778">
              <w:marLeft w:val="0"/>
              <w:marRight w:val="0"/>
              <w:marTop w:val="0"/>
              <w:marBottom w:val="0"/>
              <w:divBdr>
                <w:top w:val="none" w:sz="0" w:space="0" w:color="auto"/>
                <w:left w:val="none" w:sz="0" w:space="0" w:color="auto"/>
                <w:bottom w:val="none" w:sz="0" w:space="0" w:color="auto"/>
                <w:right w:val="none" w:sz="0" w:space="0" w:color="auto"/>
              </w:divBdr>
            </w:div>
            <w:div w:id="248193577">
              <w:marLeft w:val="0"/>
              <w:marRight w:val="0"/>
              <w:marTop w:val="0"/>
              <w:marBottom w:val="0"/>
              <w:divBdr>
                <w:top w:val="none" w:sz="0" w:space="0" w:color="auto"/>
                <w:left w:val="none" w:sz="0" w:space="0" w:color="auto"/>
                <w:bottom w:val="none" w:sz="0" w:space="0" w:color="auto"/>
                <w:right w:val="none" w:sz="0" w:space="0" w:color="auto"/>
              </w:divBdr>
            </w:div>
            <w:div w:id="249003077">
              <w:marLeft w:val="0"/>
              <w:marRight w:val="0"/>
              <w:marTop w:val="0"/>
              <w:marBottom w:val="0"/>
              <w:divBdr>
                <w:top w:val="none" w:sz="0" w:space="0" w:color="auto"/>
                <w:left w:val="none" w:sz="0" w:space="0" w:color="auto"/>
                <w:bottom w:val="none" w:sz="0" w:space="0" w:color="auto"/>
                <w:right w:val="none" w:sz="0" w:space="0" w:color="auto"/>
              </w:divBdr>
            </w:div>
            <w:div w:id="249051130">
              <w:marLeft w:val="0"/>
              <w:marRight w:val="0"/>
              <w:marTop w:val="0"/>
              <w:marBottom w:val="0"/>
              <w:divBdr>
                <w:top w:val="none" w:sz="0" w:space="0" w:color="auto"/>
                <w:left w:val="none" w:sz="0" w:space="0" w:color="auto"/>
                <w:bottom w:val="none" w:sz="0" w:space="0" w:color="auto"/>
                <w:right w:val="none" w:sz="0" w:space="0" w:color="auto"/>
              </w:divBdr>
            </w:div>
            <w:div w:id="250748273">
              <w:marLeft w:val="0"/>
              <w:marRight w:val="0"/>
              <w:marTop w:val="0"/>
              <w:marBottom w:val="0"/>
              <w:divBdr>
                <w:top w:val="none" w:sz="0" w:space="0" w:color="auto"/>
                <w:left w:val="none" w:sz="0" w:space="0" w:color="auto"/>
                <w:bottom w:val="none" w:sz="0" w:space="0" w:color="auto"/>
                <w:right w:val="none" w:sz="0" w:space="0" w:color="auto"/>
              </w:divBdr>
            </w:div>
            <w:div w:id="250890658">
              <w:marLeft w:val="0"/>
              <w:marRight w:val="0"/>
              <w:marTop w:val="0"/>
              <w:marBottom w:val="0"/>
              <w:divBdr>
                <w:top w:val="none" w:sz="0" w:space="0" w:color="auto"/>
                <w:left w:val="none" w:sz="0" w:space="0" w:color="auto"/>
                <w:bottom w:val="none" w:sz="0" w:space="0" w:color="auto"/>
                <w:right w:val="none" w:sz="0" w:space="0" w:color="auto"/>
              </w:divBdr>
            </w:div>
            <w:div w:id="251742615">
              <w:marLeft w:val="0"/>
              <w:marRight w:val="0"/>
              <w:marTop w:val="0"/>
              <w:marBottom w:val="0"/>
              <w:divBdr>
                <w:top w:val="none" w:sz="0" w:space="0" w:color="auto"/>
                <w:left w:val="none" w:sz="0" w:space="0" w:color="auto"/>
                <w:bottom w:val="none" w:sz="0" w:space="0" w:color="auto"/>
                <w:right w:val="none" w:sz="0" w:space="0" w:color="auto"/>
              </w:divBdr>
            </w:div>
            <w:div w:id="253246496">
              <w:marLeft w:val="0"/>
              <w:marRight w:val="0"/>
              <w:marTop w:val="0"/>
              <w:marBottom w:val="0"/>
              <w:divBdr>
                <w:top w:val="none" w:sz="0" w:space="0" w:color="auto"/>
                <w:left w:val="none" w:sz="0" w:space="0" w:color="auto"/>
                <w:bottom w:val="none" w:sz="0" w:space="0" w:color="auto"/>
                <w:right w:val="none" w:sz="0" w:space="0" w:color="auto"/>
              </w:divBdr>
            </w:div>
            <w:div w:id="253520477">
              <w:marLeft w:val="0"/>
              <w:marRight w:val="0"/>
              <w:marTop w:val="0"/>
              <w:marBottom w:val="0"/>
              <w:divBdr>
                <w:top w:val="none" w:sz="0" w:space="0" w:color="auto"/>
                <w:left w:val="none" w:sz="0" w:space="0" w:color="auto"/>
                <w:bottom w:val="none" w:sz="0" w:space="0" w:color="auto"/>
                <w:right w:val="none" w:sz="0" w:space="0" w:color="auto"/>
              </w:divBdr>
            </w:div>
            <w:div w:id="255210928">
              <w:marLeft w:val="0"/>
              <w:marRight w:val="0"/>
              <w:marTop w:val="0"/>
              <w:marBottom w:val="0"/>
              <w:divBdr>
                <w:top w:val="none" w:sz="0" w:space="0" w:color="auto"/>
                <w:left w:val="none" w:sz="0" w:space="0" w:color="auto"/>
                <w:bottom w:val="none" w:sz="0" w:space="0" w:color="auto"/>
                <w:right w:val="none" w:sz="0" w:space="0" w:color="auto"/>
              </w:divBdr>
            </w:div>
            <w:div w:id="256138159">
              <w:marLeft w:val="0"/>
              <w:marRight w:val="0"/>
              <w:marTop w:val="0"/>
              <w:marBottom w:val="0"/>
              <w:divBdr>
                <w:top w:val="none" w:sz="0" w:space="0" w:color="auto"/>
                <w:left w:val="none" w:sz="0" w:space="0" w:color="auto"/>
                <w:bottom w:val="none" w:sz="0" w:space="0" w:color="auto"/>
                <w:right w:val="none" w:sz="0" w:space="0" w:color="auto"/>
              </w:divBdr>
            </w:div>
            <w:div w:id="257056702">
              <w:marLeft w:val="0"/>
              <w:marRight w:val="0"/>
              <w:marTop w:val="0"/>
              <w:marBottom w:val="0"/>
              <w:divBdr>
                <w:top w:val="none" w:sz="0" w:space="0" w:color="auto"/>
                <w:left w:val="none" w:sz="0" w:space="0" w:color="auto"/>
                <w:bottom w:val="none" w:sz="0" w:space="0" w:color="auto"/>
                <w:right w:val="none" w:sz="0" w:space="0" w:color="auto"/>
              </w:divBdr>
            </w:div>
            <w:div w:id="257638975">
              <w:marLeft w:val="0"/>
              <w:marRight w:val="0"/>
              <w:marTop w:val="0"/>
              <w:marBottom w:val="0"/>
              <w:divBdr>
                <w:top w:val="none" w:sz="0" w:space="0" w:color="auto"/>
                <w:left w:val="none" w:sz="0" w:space="0" w:color="auto"/>
                <w:bottom w:val="none" w:sz="0" w:space="0" w:color="auto"/>
                <w:right w:val="none" w:sz="0" w:space="0" w:color="auto"/>
              </w:divBdr>
            </w:div>
            <w:div w:id="258374812">
              <w:marLeft w:val="0"/>
              <w:marRight w:val="0"/>
              <w:marTop w:val="0"/>
              <w:marBottom w:val="0"/>
              <w:divBdr>
                <w:top w:val="none" w:sz="0" w:space="0" w:color="auto"/>
                <w:left w:val="none" w:sz="0" w:space="0" w:color="auto"/>
                <w:bottom w:val="none" w:sz="0" w:space="0" w:color="auto"/>
                <w:right w:val="none" w:sz="0" w:space="0" w:color="auto"/>
              </w:divBdr>
            </w:div>
            <w:div w:id="260258185">
              <w:marLeft w:val="0"/>
              <w:marRight w:val="0"/>
              <w:marTop w:val="0"/>
              <w:marBottom w:val="0"/>
              <w:divBdr>
                <w:top w:val="none" w:sz="0" w:space="0" w:color="auto"/>
                <w:left w:val="none" w:sz="0" w:space="0" w:color="auto"/>
                <w:bottom w:val="none" w:sz="0" w:space="0" w:color="auto"/>
                <w:right w:val="none" w:sz="0" w:space="0" w:color="auto"/>
              </w:divBdr>
            </w:div>
            <w:div w:id="261497950">
              <w:marLeft w:val="0"/>
              <w:marRight w:val="0"/>
              <w:marTop w:val="0"/>
              <w:marBottom w:val="0"/>
              <w:divBdr>
                <w:top w:val="none" w:sz="0" w:space="0" w:color="auto"/>
                <w:left w:val="none" w:sz="0" w:space="0" w:color="auto"/>
                <w:bottom w:val="none" w:sz="0" w:space="0" w:color="auto"/>
                <w:right w:val="none" w:sz="0" w:space="0" w:color="auto"/>
              </w:divBdr>
              <w:divsChild>
                <w:div w:id="170074919">
                  <w:marLeft w:val="0"/>
                  <w:marRight w:val="0"/>
                  <w:marTop w:val="0"/>
                  <w:marBottom w:val="0"/>
                  <w:divBdr>
                    <w:top w:val="none" w:sz="0" w:space="0" w:color="auto"/>
                    <w:left w:val="none" w:sz="0" w:space="0" w:color="auto"/>
                    <w:bottom w:val="none" w:sz="0" w:space="0" w:color="auto"/>
                    <w:right w:val="none" w:sz="0" w:space="0" w:color="auto"/>
                  </w:divBdr>
                </w:div>
                <w:div w:id="465850822">
                  <w:marLeft w:val="0"/>
                  <w:marRight w:val="0"/>
                  <w:marTop w:val="0"/>
                  <w:marBottom w:val="0"/>
                  <w:divBdr>
                    <w:top w:val="none" w:sz="0" w:space="0" w:color="auto"/>
                    <w:left w:val="none" w:sz="0" w:space="0" w:color="auto"/>
                    <w:bottom w:val="none" w:sz="0" w:space="0" w:color="auto"/>
                    <w:right w:val="none" w:sz="0" w:space="0" w:color="auto"/>
                  </w:divBdr>
                </w:div>
                <w:div w:id="1181748153">
                  <w:marLeft w:val="0"/>
                  <w:marRight w:val="0"/>
                  <w:marTop w:val="0"/>
                  <w:marBottom w:val="0"/>
                  <w:divBdr>
                    <w:top w:val="none" w:sz="0" w:space="0" w:color="auto"/>
                    <w:left w:val="none" w:sz="0" w:space="0" w:color="auto"/>
                    <w:bottom w:val="none" w:sz="0" w:space="0" w:color="auto"/>
                    <w:right w:val="none" w:sz="0" w:space="0" w:color="auto"/>
                  </w:divBdr>
                </w:div>
                <w:div w:id="1349330109">
                  <w:marLeft w:val="0"/>
                  <w:marRight w:val="0"/>
                  <w:marTop w:val="0"/>
                  <w:marBottom w:val="0"/>
                  <w:divBdr>
                    <w:top w:val="none" w:sz="0" w:space="0" w:color="auto"/>
                    <w:left w:val="none" w:sz="0" w:space="0" w:color="auto"/>
                    <w:bottom w:val="none" w:sz="0" w:space="0" w:color="auto"/>
                    <w:right w:val="none" w:sz="0" w:space="0" w:color="auto"/>
                  </w:divBdr>
                </w:div>
                <w:div w:id="1748721030">
                  <w:marLeft w:val="0"/>
                  <w:marRight w:val="0"/>
                  <w:marTop w:val="0"/>
                  <w:marBottom w:val="0"/>
                  <w:divBdr>
                    <w:top w:val="none" w:sz="0" w:space="0" w:color="auto"/>
                    <w:left w:val="none" w:sz="0" w:space="0" w:color="auto"/>
                    <w:bottom w:val="none" w:sz="0" w:space="0" w:color="auto"/>
                    <w:right w:val="none" w:sz="0" w:space="0" w:color="auto"/>
                  </w:divBdr>
                </w:div>
              </w:divsChild>
            </w:div>
            <w:div w:id="263390088">
              <w:marLeft w:val="0"/>
              <w:marRight w:val="0"/>
              <w:marTop w:val="0"/>
              <w:marBottom w:val="0"/>
              <w:divBdr>
                <w:top w:val="none" w:sz="0" w:space="0" w:color="auto"/>
                <w:left w:val="none" w:sz="0" w:space="0" w:color="auto"/>
                <w:bottom w:val="none" w:sz="0" w:space="0" w:color="auto"/>
                <w:right w:val="none" w:sz="0" w:space="0" w:color="auto"/>
              </w:divBdr>
            </w:div>
            <w:div w:id="265191128">
              <w:marLeft w:val="0"/>
              <w:marRight w:val="0"/>
              <w:marTop w:val="0"/>
              <w:marBottom w:val="0"/>
              <w:divBdr>
                <w:top w:val="none" w:sz="0" w:space="0" w:color="auto"/>
                <w:left w:val="none" w:sz="0" w:space="0" w:color="auto"/>
                <w:bottom w:val="none" w:sz="0" w:space="0" w:color="auto"/>
                <w:right w:val="none" w:sz="0" w:space="0" w:color="auto"/>
              </w:divBdr>
            </w:div>
            <w:div w:id="265306225">
              <w:marLeft w:val="0"/>
              <w:marRight w:val="0"/>
              <w:marTop w:val="0"/>
              <w:marBottom w:val="0"/>
              <w:divBdr>
                <w:top w:val="none" w:sz="0" w:space="0" w:color="auto"/>
                <w:left w:val="none" w:sz="0" w:space="0" w:color="auto"/>
                <w:bottom w:val="none" w:sz="0" w:space="0" w:color="auto"/>
                <w:right w:val="none" w:sz="0" w:space="0" w:color="auto"/>
              </w:divBdr>
            </w:div>
            <w:div w:id="267736147">
              <w:marLeft w:val="0"/>
              <w:marRight w:val="0"/>
              <w:marTop w:val="0"/>
              <w:marBottom w:val="0"/>
              <w:divBdr>
                <w:top w:val="none" w:sz="0" w:space="0" w:color="auto"/>
                <w:left w:val="none" w:sz="0" w:space="0" w:color="auto"/>
                <w:bottom w:val="none" w:sz="0" w:space="0" w:color="auto"/>
                <w:right w:val="none" w:sz="0" w:space="0" w:color="auto"/>
              </w:divBdr>
            </w:div>
            <w:div w:id="268585708">
              <w:marLeft w:val="0"/>
              <w:marRight w:val="0"/>
              <w:marTop w:val="0"/>
              <w:marBottom w:val="0"/>
              <w:divBdr>
                <w:top w:val="none" w:sz="0" w:space="0" w:color="auto"/>
                <w:left w:val="none" w:sz="0" w:space="0" w:color="auto"/>
                <w:bottom w:val="none" w:sz="0" w:space="0" w:color="auto"/>
                <w:right w:val="none" w:sz="0" w:space="0" w:color="auto"/>
              </w:divBdr>
            </w:div>
            <w:div w:id="269359619">
              <w:marLeft w:val="0"/>
              <w:marRight w:val="0"/>
              <w:marTop w:val="0"/>
              <w:marBottom w:val="0"/>
              <w:divBdr>
                <w:top w:val="none" w:sz="0" w:space="0" w:color="auto"/>
                <w:left w:val="none" w:sz="0" w:space="0" w:color="auto"/>
                <w:bottom w:val="none" w:sz="0" w:space="0" w:color="auto"/>
                <w:right w:val="none" w:sz="0" w:space="0" w:color="auto"/>
              </w:divBdr>
            </w:div>
            <w:div w:id="270282371">
              <w:marLeft w:val="0"/>
              <w:marRight w:val="0"/>
              <w:marTop w:val="0"/>
              <w:marBottom w:val="0"/>
              <w:divBdr>
                <w:top w:val="none" w:sz="0" w:space="0" w:color="auto"/>
                <w:left w:val="none" w:sz="0" w:space="0" w:color="auto"/>
                <w:bottom w:val="none" w:sz="0" w:space="0" w:color="auto"/>
                <w:right w:val="none" w:sz="0" w:space="0" w:color="auto"/>
              </w:divBdr>
            </w:div>
            <w:div w:id="271717252">
              <w:marLeft w:val="0"/>
              <w:marRight w:val="0"/>
              <w:marTop w:val="0"/>
              <w:marBottom w:val="0"/>
              <w:divBdr>
                <w:top w:val="none" w:sz="0" w:space="0" w:color="auto"/>
                <w:left w:val="none" w:sz="0" w:space="0" w:color="auto"/>
                <w:bottom w:val="none" w:sz="0" w:space="0" w:color="auto"/>
                <w:right w:val="none" w:sz="0" w:space="0" w:color="auto"/>
              </w:divBdr>
            </w:div>
            <w:div w:id="271908869">
              <w:marLeft w:val="0"/>
              <w:marRight w:val="0"/>
              <w:marTop w:val="0"/>
              <w:marBottom w:val="0"/>
              <w:divBdr>
                <w:top w:val="none" w:sz="0" w:space="0" w:color="auto"/>
                <w:left w:val="none" w:sz="0" w:space="0" w:color="auto"/>
                <w:bottom w:val="none" w:sz="0" w:space="0" w:color="auto"/>
                <w:right w:val="none" w:sz="0" w:space="0" w:color="auto"/>
              </w:divBdr>
            </w:div>
            <w:div w:id="272247625">
              <w:marLeft w:val="0"/>
              <w:marRight w:val="0"/>
              <w:marTop w:val="0"/>
              <w:marBottom w:val="0"/>
              <w:divBdr>
                <w:top w:val="none" w:sz="0" w:space="0" w:color="auto"/>
                <w:left w:val="none" w:sz="0" w:space="0" w:color="auto"/>
                <w:bottom w:val="none" w:sz="0" w:space="0" w:color="auto"/>
                <w:right w:val="none" w:sz="0" w:space="0" w:color="auto"/>
              </w:divBdr>
            </w:div>
            <w:div w:id="272521963">
              <w:marLeft w:val="0"/>
              <w:marRight w:val="0"/>
              <w:marTop w:val="0"/>
              <w:marBottom w:val="0"/>
              <w:divBdr>
                <w:top w:val="none" w:sz="0" w:space="0" w:color="auto"/>
                <w:left w:val="none" w:sz="0" w:space="0" w:color="auto"/>
                <w:bottom w:val="none" w:sz="0" w:space="0" w:color="auto"/>
                <w:right w:val="none" w:sz="0" w:space="0" w:color="auto"/>
              </w:divBdr>
            </w:div>
            <w:div w:id="274757151">
              <w:marLeft w:val="0"/>
              <w:marRight w:val="0"/>
              <w:marTop w:val="0"/>
              <w:marBottom w:val="0"/>
              <w:divBdr>
                <w:top w:val="none" w:sz="0" w:space="0" w:color="auto"/>
                <w:left w:val="none" w:sz="0" w:space="0" w:color="auto"/>
                <w:bottom w:val="none" w:sz="0" w:space="0" w:color="auto"/>
                <w:right w:val="none" w:sz="0" w:space="0" w:color="auto"/>
              </w:divBdr>
            </w:div>
            <w:div w:id="275453782">
              <w:marLeft w:val="0"/>
              <w:marRight w:val="0"/>
              <w:marTop w:val="0"/>
              <w:marBottom w:val="0"/>
              <w:divBdr>
                <w:top w:val="none" w:sz="0" w:space="0" w:color="auto"/>
                <w:left w:val="none" w:sz="0" w:space="0" w:color="auto"/>
                <w:bottom w:val="none" w:sz="0" w:space="0" w:color="auto"/>
                <w:right w:val="none" w:sz="0" w:space="0" w:color="auto"/>
              </w:divBdr>
            </w:div>
            <w:div w:id="275722221">
              <w:marLeft w:val="0"/>
              <w:marRight w:val="0"/>
              <w:marTop w:val="0"/>
              <w:marBottom w:val="0"/>
              <w:divBdr>
                <w:top w:val="none" w:sz="0" w:space="0" w:color="auto"/>
                <w:left w:val="none" w:sz="0" w:space="0" w:color="auto"/>
                <w:bottom w:val="none" w:sz="0" w:space="0" w:color="auto"/>
                <w:right w:val="none" w:sz="0" w:space="0" w:color="auto"/>
              </w:divBdr>
            </w:div>
            <w:div w:id="275798116">
              <w:marLeft w:val="0"/>
              <w:marRight w:val="0"/>
              <w:marTop w:val="0"/>
              <w:marBottom w:val="0"/>
              <w:divBdr>
                <w:top w:val="none" w:sz="0" w:space="0" w:color="auto"/>
                <w:left w:val="none" w:sz="0" w:space="0" w:color="auto"/>
                <w:bottom w:val="none" w:sz="0" w:space="0" w:color="auto"/>
                <w:right w:val="none" w:sz="0" w:space="0" w:color="auto"/>
              </w:divBdr>
            </w:div>
            <w:div w:id="276832133">
              <w:marLeft w:val="0"/>
              <w:marRight w:val="0"/>
              <w:marTop w:val="0"/>
              <w:marBottom w:val="0"/>
              <w:divBdr>
                <w:top w:val="none" w:sz="0" w:space="0" w:color="auto"/>
                <w:left w:val="none" w:sz="0" w:space="0" w:color="auto"/>
                <w:bottom w:val="none" w:sz="0" w:space="0" w:color="auto"/>
                <w:right w:val="none" w:sz="0" w:space="0" w:color="auto"/>
              </w:divBdr>
            </w:div>
            <w:div w:id="278728954">
              <w:marLeft w:val="0"/>
              <w:marRight w:val="0"/>
              <w:marTop w:val="0"/>
              <w:marBottom w:val="0"/>
              <w:divBdr>
                <w:top w:val="none" w:sz="0" w:space="0" w:color="auto"/>
                <w:left w:val="none" w:sz="0" w:space="0" w:color="auto"/>
                <w:bottom w:val="none" w:sz="0" w:space="0" w:color="auto"/>
                <w:right w:val="none" w:sz="0" w:space="0" w:color="auto"/>
              </w:divBdr>
            </w:div>
            <w:div w:id="279072787">
              <w:marLeft w:val="0"/>
              <w:marRight w:val="0"/>
              <w:marTop w:val="0"/>
              <w:marBottom w:val="0"/>
              <w:divBdr>
                <w:top w:val="none" w:sz="0" w:space="0" w:color="auto"/>
                <w:left w:val="none" w:sz="0" w:space="0" w:color="auto"/>
                <w:bottom w:val="none" w:sz="0" w:space="0" w:color="auto"/>
                <w:right w:val="none" w:sz="0" w:space="0" w:color="auto"/>
              </w:divBdr>
            </w:div>
            <w:div w:id="281502856">
              <w:marLeft w:val="0"/>
              <w:marRight w:val="0"/>
              <w:marTop w:val="0"/>
              <w:marBottom w:val="0"/>
              <w:divBdr>
                <w:top w:val="none" w:sz="0" w:space="0" w:color="auto"/>
                <w:left w:val="none" w:sz="0" w:space="0" w:color="auto"/>
                <w:bottom w:val="none" w:sz="0" w:space="0" w:color="auto"/>
                <w:right w:val="none" w:sz="0" w:space="0" w:color="auto"/>
              </w:divBdr>
            </w:div>
            <w:div w:id="282804836">
              <w:marLeft w:val="0"/>
              <w:marRight w:val="0"/>
              <w:marTop w:val="0"/>
              <w:marBottom w:val="0"/>
              <w:divBdr>
                <w:top w:val="none" w:sz="0" w:space="0" w:color="auto"/>
                <w:left w:val="none" w:sz="0" w:space="0" w:color="auto"/>
                <w:bottom w:val="none" w:sz="0" w:space="0" w:color="auto"/>
                <w:right w:val="none" w:sz="0" w:space="0" w:color="auto"/>
              </w:divBdr>
            </w:div>
            <w:div w:id="283656435">
              <w:marLeft w:val="0"/>
              <w:marRight w:val="0"/>
              <w:marTop w:val="0"/>
              <w:marBottom w:val="0"/>
              <w:divBdr>
                <w:top w:val="none" w:sz="0" w:space="0" w:color="auto"/>
                <w:left w:val="none" w:sz="0" w:space="0" w:color="auto"/>
                <w:bottom w:val="none" w:sz="0" w:space="0" w:color="auto"/>
                <w:right w:val="none" w:sz="0" w:space="0" w:color="auto"/>
              </w:divBdr>
            </w:div>
            <w:div w:id="285308693">
              <w:marLeft w:val="0"/>
              <w:marRight w:val="0"/>
              <w:marTop w:val="0"/>
              <w:marBottom w:val="0"/>
              <w:divBdr>
                <w:top w:val="none" w:sz="0" w:space="0" w:color="auto"/>
                <w:left w:val="none" w:sz="0" w:space="0" w:color="auto"/>
                <w:bottom w:val="none" w:sz="0" w:space="0" w:color="auto"/>
                <w:right w:val="none" w:sz="0" w:space="0" w:color="auto"/>
              </w:divBdr>
            </w:div>
            <w:div w:id="286738249">
              <w:marLeft w:val="0"/>
              <w:marRight w:val="0"/>
              <w:marTop w:val="0"/>
              <w:marBottom w:val="0"/>
              <w:divBdr>
                <w:top w:val="none" w:sz="0" w:space="0" w:color="auto"/>
                <w:left w:val="none" w:sz="0" w:space="0" w:color="auto"/>
                <w:bottom w:val="none" w:sz="0" w:space="0" w:color="auto"/>
                <w:right w:val="none" w:sz="0" w:space="0" w:color="auto"/>
              </w:divBdr>
            </w:div>
            <w:div w:id="290020980">
              <w:marLeft w:val="0"/>
              <w:marRight w:val="0"/>
              <w:marTop w:val="0"/>
              <w:marBottom w:val="0"/>
              <w:divBdr>
                <w:top w:val="none" w:sz="0" w:space="0" w:color="auto"/>
                <w:left w:val="none" w:sz="0" w:space="0" w:color="auto"/>
                <w:bottom w:val="none" w:sz="0" w:space="0" w:color="auto"/>
                <w:right w:val="none" w:sz="0" w:space="0" w:color="auto"/>
              </w:divBdr>
            </w:div>
            <w:div w:id="290134394">
              <w:marLeft w:val="0"/>
              <w:marRight w:val="0"/>
              <w:marTop w:val="0"/>
              <w:marBottom w:val="0"/>
              <w:divBdr>
                <w:top w:val="none" w:sz="0" w:space="0" w:color="auto"/>
                <w:left w:val="none" w:sz="0" w:space="0" w:color="auto"/>
                <w:bottom w:val="none" w:sz="0" w:space="0" w:color="auto"/>
                <w:right w:val="none" w:sz="0" w:space="0" w:color="auto"/>
              </w:divBdr>
            </w:div>
            <w:div w:id="291059532">
              <w:marLeft w:val="0"/>
              <w:marRight w:val="0"/>
              <w:marTop w:val="0"/>
              <w:marBottom w:val="0"/>
              <w:divBdr>
                <w:top w:val="none" w:sz="0" w:space="0" w:color="auto"/>
                <w:left w:val="none" w:sz="0" w:space="0" w:color="auto"/>
                <w:bottom w:val="none" w:sz="0" w:space="0" w:color="auto"/>
                <w:right w:val="none" w:sz="0" w:space="0" w:color="auto"/>
              </w:divBdr>
            </w:div>
            <w:div w:id="291206458">
              <w:marLeft w:val="0"/>
              <w:marRight w:val="0"/>
              <w:marTop w:val="0"/>
              <w:marBottom w:val="0"/>
              <w:divBdr>
                <w:top w:val="none" w:sz="0" w:space="0" w:color="auto"/>
                <w:left w:val="none" w:sz="0" w:space="0" w:color="auto"/>
                <w:bottom w:val="none" w:sz="0" w:space="0" w:color="auto"/>
                <w:right w:val="none" w:sz="0" w:space="0" w:color="auto"/>
              </w:divBdr>
            </w:div>
            <w:div w:id="291912366">
              <w:marLeft w:val="0"/>
              <w:marRight w:val="0"/>
              <w:marTop w:val="0"/>
              <w:marBottom w:val="0"/>
              <w:divBdr>
                <w:top w:val="none" w:sz="0" w:space="0" w:color="auto"/>
                <w:left w:val="none" w:sz="0" w:space="0" w:color="auto"/>
                <w:bottom w:val="none" w:sz="0" w:space="0" w:color="auto"/>
                <w:right w:val="none" w:sz="0" w:space="0" w:color="auto"/>
              </w:divBdr>
            </w:div>
            <w:div w:id="292177662">
              <w:marLeft w:val="0"/>
              <w:marRight w:val="0"/>
              <w:marTop w:val="0"/>
              <w:marBottom w:val="0"/>
              <w:divBdr>
                <w:top w:val="none" w:sz="0" w:space="0" w:color="auto"/>
                <w:left w:val="none" w:sz="0" w:space="0" w:color="auto"/>
                <w:bottom w:val="none" w:sz="0" w:space="0" w:color="auto"/>
                <w:right w:val="none" w:sz="0" w:space="0" w:color="auto"/>
              </w:divBdr>
            </w:div>
            <w:div w:id="292640237">
              <w:marLeft w:val="0"/>
              <w:marRight w:val="0"/>
              <w:marTop w:val="0"/>
              <w:marBottom w:val="0"/>
              <w:divBdr>
                <w:top w:val="none" w:sz="0" w:space="0" w:color="auto"/>
                <w:left w:val="none" w:sz="0" w:space="0" w:color="auto"/>
                <w:bottom w:val="none" w:sz="0" w:space="0" w:color="auto"/>
                <w:right w:val="none" w:sz="0" w:space="0" w:color="auto"/>
              </w:divBdr>
            </w:div>
            <w:div w:id="292753517">
              <w:marLeft w:val="0"/>
              <w:marRight w:val="0"/>
              <w:marTop w:val="0"/>
              <w:marBottom w:val="0"/>
              <w:divBdr>
                <w:top w:val="none" w:sz="0" w:space="0" w:color="auto"/>
                <w:left w:val="none" w:sz="0" w:space="0" w:color="auto"/>
                <w:bottom w:val="none" w:sz="0" w:space="0" w:color="auto"/>
                <w:right w:val="none" w:sz="0" w:space="0" w:color="auto"/>
              </w:divBdr>
            </w:div>
            <w:div w:id="293026148">
              <w:marLeft w:val="0"/>
              <w:marRight w:val="0"/>
              <w:marTop w:val="0"/>
              <w:marBottom w:val="0"/>
              <w:divBdr>
                <w:top w:val="none" w:sz="0" w:space="0" w:color="auto"/>
                <w:left w:val="none" w:sz="0" w:space="0" w:color="auto"/>
                <w:bottom w:val="none" w:sz="0" w:space="0" w:color="auto"/>
                <w:right w:val="none" w:sz="0" w:space="0" w:color="auto"/>
              </w:divBdr>
            </w:div>
            <w:div w:id="293484371">
              <w:marLeft w:val="0"/>
              <w:marRight w:val="0"/>
              <w:marTop w:val="0"/>
              <w:marBottom w:val="0"/>
              <w:divBdr>
                <w:top w:val="none" w:sz="0" w:space="0" w:color="auto"/>
                <w:left w:val="none" w:sz="0" w:space="0" w:color="auto"/>
                <w:bottom w:val="none" w:sz="0" w:space="0" w:color="auto"/>
                <w:right w:val="none" w:sz="0" w:space="0" w:color="auto"/>
              </w:divBdr>
            </w:div>
            <w:div w:id="294793352">
              <w:marLeft w:val="0"/>
              <w:marRight w:val="0"/>
              <w:marTop w:val="0"/>
              <w:marBottom w:val="0"/>
              <w:divBdr>
                <w:top w:val="none" w:sz="0" w:space="0" w:color="auto"/>
                <w:left w:val="none" w:sz="0" w:space="0" w:color="auto"/>
                <w:bottom w:val="none" w:sz="0" w:space="0" w:color="auto"/>
                <w:right w:val="none" w:sz="0" w:space="0" w:color="auto"/>
              </w:divBdr>
            </w:div>
            <w:div w:id="296108603">
              <w:marLeft w:val="0"/>
              <w:marRight w:val="0"/>
              <w:marTop w:val="0"/>
              <w:marBottom w:val="0"/>
              <w:divBdr>
                <w:top w:val="none" w:sz="0" w:space="0" w:color="auto"/>
                <w:left w:val="none" w:sz="0" w:space="0" w:color="auto"/>
                <w:bottom w:val="none" w:sz="0" w:space="0" w:color="auto"/>
                <w:right w:val="none" w:sz="0" w:space="0" w:color="auto"/>
              </w:divBdr>
            </w:div>
            <w:div w:id="296842635">
              <w:marLeft w:val="0"/>
              <w:marRight w:val="0"/>
              <w:marTop w:val="0"/>
              <w:marBottom w:val="0"/>
              <w:divBdr>
                <w:top w:val="none" w:sz="0" w:space="0" w:color="auto"/>
                <w:left w:val="none" w:sz="0" w:space="0" w:color="auto"/>
                <w:bottom w:val="none" w:sz="0" w:space="0" w:color="auto"/>
                <w:right w:val="none" w:sz="0" w:space="0" w:color="auto"/>
              </w:divBdr>
            </w:div>
            <w:div w:id="297220771">
              <w:marLeft w:val="0"/>
              <w:marRight w:val="0"/>
              <w:marTop w:val="0"/>
              <w:marBottom w:val="0"/>
              <w:divBdr>
                <w:top w:val="none" w:sz="0" w:space="0" w:color="auto"/>
                <w:left w:val="none" w:sz="0" w:space="0" w:color="auto"/>
                <w:bottom w:val="none" w:sz="0" w:space="0" w:color="auto"/>
                <w:right w:val="none" w:sz="0" w:space="0" w:color="auto"/>
              </w:divBdr>
            </w:div>
            <w:div w:id="297539056">
              <w:marLeft w:val="0"/>
              <w:marRight w:val="0"/>
              <w:marTop w:val="0"/>
              <w:marBottom w:val="0"/>
              <w:divBdr>
                <w:top w:val="none" w:sz="0" w:space="0" w:color="auto"/>
                <w:left w:val="none" w:sz="0" w:space="0" w:color="auto"/>
                <w:bottom w:val="none" w:sz="0" w:space="0" w:color="auto"/>
                <w:right w:val="none" w:sz="0" w:space="0" w:color="auto"/>
              </w:divBdr>
            </w:div>
            <w:div w:id="300382583">
              <w:marLeft w:val="0"/>
              <w:marRight w:val="0"/>
              <w:marTop w:val="0"/>
              <w:marBottom w:val="0"/>
              <w:divBdr>
                <w:top w:val="none" w:sz="0" w:space="0" w:color="auto"/>
                <w:left w:val="none" w:sz="0" w:space="0" w:color="auto"/>
                <w:bottom w:val="none" w:sz="0" w:space="0" w:color="auto"/>
                <w:right w:val="none" w:sz="0" w:space="0" w:color="auto"/>
              </w:divBdr>
            </w:div>
            <w:div w:id="300616565">
              <w:marLeft w:val="0"/>
              <w:marRight w:val="0"/>
              <w:marTop w:val="0"/>
              <w:marBottom w:val="0"/>
              <w:divBdr>
                <w:top w:val="none" w:sz="0" w:space="0" w:color="auto"/>
                <w:left w:val="none" w:sz="0" w:space="0" w:color="auto"/>
                <w:bottom w:val="none" w:sz="0" w:space="0" w:color="auto"/>
                <w:right w:val="none" w:sz="0" w:space="0" w:color="auto"/>
              </w:divBdr>
            </w:div>
            <w:div w:id="301230832">
              <w:marLeft w:val="0"/>
              <w:marRight w:val="0"/>
              <w:marTop w:val="0"/>
              <w:marBottom w:val="0"/>
              <w:divBdr>
                <w:top w:val="none" w:sz="0" w:space="0" w:color="auto"/>
                <w:left w:val="none" w:sz="0" w:space="0" w:color="auto"/>
                <w:bottom w:val="none" w:sz="0" w:space="0" w:color="auto"/>
                <w:right w:val="none" w:sz="0" w:space="0" w:color="auto"/>
              </w:divBdr>
            </w:div>
            <w:div w:id="301689611">
              <w:marLeft w:val="0"/>
              <w:marRight w:val="0"/>
              <w:marTop w:val="0"/>
              <w:marBottom w:val="0"/>
              <w:divBdr>
                <w:top w:val="none" w:sz="0" w:space="0" w:color="auto"/>
                <w:left w:val="none" w:sz="0" w:space="0" w:color="auto"/>
                <w:bottom w:val="none" w:sz="0" w:space="0" w:color="auto"/>
                <w:right w:val="none" w:sz="0" w:space="0" w:color="auto"/>
              </w:divBdr>
            </w:div>
            <w:div w:id="302277083">
              <w:marLeft w:val="0"/>
              <w:marRight w:val="0"/>
              <w:marTop w:val="0"/>
              <w:marBottom w:val="0"/>
              <w:divBdr>
                <w:top w:val="none" w:sz="0" w:space="0" w:color="auto"/>
                <w:left w:val="none" w:sz="0" w:space="0" w:color="auto"/>
                <w:bottom w:val="none" w:sz="0" w:space="0" w:color="auto"/>
                <w:right w:val="none" w:sz="0" w:space="0" w:color="auto"/>
              </w:divBdr>
            </w:div>
            <w:div w:id="302586646">
              <w:marLeft w:val="0"/>
              <w:marRight w:val="0"/>
              <w:marTop w:val="0"/>
              <w:marBottom w:val="0"/>
              <w:divBdr>
                <w:top w:val="none" w:sz="0" w:space="0" w:color="auto"/>
                <w:left w:val="none" w:sz="0" w:space="0" w:color="auto"/>
                <w:bottom w:val="none" w:sz="0" w:space="0" w:color="auto"/>
                <w:right w:val="none" w:sz="0" w:space="0" w:color="auto"/>
              </w:divBdr>
            </w:div>
            <w:div w:id="303782865">
              <w:marLeft w:val="0"/>
              <w:marRight w:val="0"/>
              <w:marTop w:val="0"/>
              <w:marBottom w:val="0"/>
              <w:divBdr>
                <w:top w:val="none" w:sz="0" w:space="0" w:color="auto"/>
                <w:left w:val="none" w:sz="0" w:space="0" w:color="auto"/>
                <w:bottom w:val="none" w:sz="0" w:space="0" w:color="auto"/>
                <w:right w:val="none" w:sz="0" w:space="0" w:color="auto"/>
              </w:divBdr>
            </w:div>
            <w:div w:id="304429004">
              <w:marLeft w:val="0"/>
              <w:marRight w:val="0"/>
              <w:marTop w:val="0"/>
              <w:marBottom w:val="0"/>
              <w:divBdr>
                <w:top w:val="none" w:sz="0" w:space="0" w:color="auto"/>
                <w:left w:val="none" w:sz="0" w:space="0" w:color="auto"/>
                <w:bottom w:val="none" w:sz="0" w:space="0" w:color="auto"/>
                <w:right w:val="none" w:sz="0" w:space="0" w:color="auto"/>
              </w:divBdr>
            </w:div>
            <w:div w:id="304433684">
              <w:marLeft w:val="0"/>
              <w:marRight w:val="0"/>
              <w:marTop w:val="0"/>
              <w:marBottom w:val="0"/>
              <w:divBdr>
                <w:top w:val="none" w:sz="0" w:space="0" w:color="auto"/>
                <w:left w:val="none" w:sz="0" w:space="0" w:color="auto"/>
                <w:bottom w:val="none" w:sz="0" w:space="0" w:color="auto"/>
                <w:right w:val="none" w:sz="0" w:space="0" w:color="auto"/>
              </w:divBdr>
            </w:div>
            <w:div w:id="305546343">
              <w:marLeft w:val="0"/>
              <w:marRight w:val="0"/>
              <w:marTop w:val="0"/>
              <w:marBottom w:val="0"/>
              <w:divBdr>
                <w:top w:val="none" w:sz="0" w:space="0" w:color="auto"/>
                <w:left w:val="none" w:sz="0" w:space="0" w:color="auto"/>
                <w:bottom w:val="none" w:sz="0" w:space="0" w:color="auto"/>
                <w:right w:val="none" w:sz="0" w:space="0" w:color="auto"/>
              </w:divBdr>
            </w:div>
            <w:div w:id="306402065">
              <w:marLeft w:val="0"/>
              <w:marRight w:val="0"/>
              <w:marTop w:val="0"/>
              <w:marBottom w:val="0"/>
              <w:divBdr>
                <w:top w:val="none" w:sz="0" w:space="0" w:color="auto"/>
                <w:left w:val="none" w:sz="0" w:space="0" w:color="auto"/>
                <w:bottom w:val="none" w:sz="0" w:space="0" w:color="auto"/>
                <w:right w:val="none" w:sz="0" w:space="0" w:color="auto"/>
              </w:divBdr>
            </w:div>
            <w:div w:id="307711820">
              <w:marLeft w:val="0"/>
              <w:marRight w:val="0"/>
              <w:marTop w:val="0"/>
              <w:marBottom w:val="0"/>
              <w:divBdr>
                <w:top w:val="none" w:sz="0" w:space="0" w:color="auto"/>
                <w:left w:val="none" w:sz="0" w:space="0" w:color="auto"/>
                <w:bottom w:val="none" w:sz="0" w:space="0" w:color="auto"/>
                <w:right w:val="none" w:sz="0" w:space="0" w:color="auto"/>
              </w:divBdr>
            </w:div>
            <w:div w:id="308167270">
              <w:marLeft w:val="0"/>
              <w:marRight w:val="0"/>
              <w:marTop w:val="0"/>
              <w:marBottom w:val="0"/>
              <w:divBdr>
                <w:top w:val="none" w:sz="0" w:space="0" w:color="auto"/>
                <w:left w:val="none" w:sz="0" w:space="0" w:color="auto"/>
                <w:bottom w:val="none" w:sz="0" w:space="0" w:color="auto"/>
                <w:right w:val="none" w:sz="0" w:space="0" w:color="auto"/>
              </w:divBdr>
            </w:div>
            <w:div w:id="308243282">
              <w:marLeft w:val="0"/>
              <w:marRight w:val="0"/>
              <w:marTop w:val="0"/>
              <w:marBottom w:val="0"/>
              <w:divBdr>
                <w:top w:val="none" w:sz="0" w:space="0" w:color="auto"/>
                <w:left w:val="none" w:sz="0" w:space="0" w:color="auto"/>
                <w:bottom w:val="none" w:sz="0" w:space="0" w:color="auto"/>
                <w:right w:val="none" w:sz="0" w:space="0" w:color="auto"/>
              </w:divBdr>
            </w:div>
            <w:div w:id="309946342">
              <w:marLeft w:val="0"/>
              <w:marRight w:val="0"/>
              <w:marTop w:val="0"/>
              <w:marBottom w:val="0"/>
              <w:divBdr>
                <w:top w:val="none" w:sz="0" w:space="0" w:color="auto"/>
                <w:left w:val="none" w:sz="0" w:space="0" w:color="auto"/>
                <w:bottom w:val="none" w:sz="0" w:space="0" w:color="auto"/>
                <w:right w:val="none" w:sz="0" w:space="0" w:color="auto"/>
              </w:divBdr>
            </w:div>
            <w:div w:id="310523651">
              <w:marLeft w:val="0"/>
              <w:marRight w:val="0"/>
              <w:marTop w:val="0"/>
              <w:marBottom w:val="0"/>
              <w:divBdr>
                <w:top w:val="none" w:sz="0" w:space="0" w:color="auto"/>
                <w:left w:val="none" w:sz="0" w:space="0" w:color="auto"/>
                <w:bottom w:val="none" w:sz="0" w:space="0" w:color="auto"/>
                <w:right w:val="none" w:sz="0" w:space="0" w:color="auto"/>
              </w:divBdr>
            </w:div>
            <w:div w:id="311444522">
              <w:marLeft w:val="0"/>
              <w:marRight w:val="0"/>
              <w:marTop w:val="0"/>
              <w:marBottom w:val="0"/>
              <w:divBdr>
                <w:top w:val="none" w:sz="0" w:space="0" w:color="auto"/>
                <w:left w:val="none" w:sz="0" w:space="0" w:color="auto"/>
                <w:bottom w:val="none" w:sz="0" w:space="0" w:color="auto"/>
                <w:right w:val="none" w:sz="0" w:space="0" w:color="auto"/>
              </w:divBdr>
            </w:div>
            <w:div w:id="312490345">
              <w:marLeft w:val="0"/>
              <w:marRight w:val="0"/>
              <w:marTop w:val="0"/>
              <w:marBottom w:val="0"/>
              <w:divBdr>
                <w:top w:val="none" w:sz="0" w:space="0" w:color="auto"/>
                <w:left w:val="none" w:sz="0" w:space="0" w:color="auto"/>
                <w:bottom w:val="none" w:sz="0" w:space="0" w:color="auto"/>
                <w:right w:val="none" w:sz="0" w:space="0" w:color="auto"/>
              </w:divBdr>
            </w:div>
            <w:div w:id="312565406">
              <w:marLeft w:val="0"/>
              <w:marRight w:val="0"/>
              <w:marTop w:val="0"/>
              <w:marBottom w:val="0"/>
              <w:divBdr>
                <w:top w:val="none" w:sz="0" w:space="0" w:color="auto"/>
                <w:left w:val="none" w:sz="0" w:space="0" w:color="auto"/>
                <w:bottom w:val="none" w:sz="0" w:space="0" w:color="auto"/>
                <w:right w:val="none" w:sz="0" w:space="0" w:color="auto"/>
              </w:divBdr>
            </w:div>
            <w:div w:id="313025358">
              <w:marLeft w:val="0"/>
              <w:marRight w:val="0"/>
              <w:marTop w:val="0"/>
              <w:marBottom w:val="0"/>
              <w:divBdr>
                <w:top w:val="none" w:sz="0" w:space="0" w:color="auto"/>
                <w:left w:val="none" w:sz="0" w:space="0" w:color="auto"/>
                <w:bottom w:val="none" w:sz="0" w:space="0" w:color="auto"/>
                <w:right w:val="none" w:sz="0" w:space="0" w:color="auto"/>
              </w:divBdr>
            </w:div>
            <w:div w:id="315915577">
              <w:marLeft w:val="0"/>
              <w:marRight w:val="0"/>
              <w:marTop w:val="0"/>
              <w:marBottom w:val="0"/>
              <w:divBdr>
                <w:top w:val="none" w:sz="0" w:space="0" w:color="auto"/>
                <w:left w:val="none" w:sz="0" w:space="0" w:color="auto"/>
                <w:bottom w:val="none" w:sz="0" w:space="0" w:color="auto"/>
                <w:right w:val="none" w:sz="0" w:space="0" w:color="auto"/>
              </w:divBdr>
            </w:div>
            <w:div w:id="316153259">
              <w:marLeft w:val="0"/>
              <w:marRight w:val="0"/>
              <w:marTop w:val="0"/>
              <w:marBottom w:val="0"/>
              <w:divBdr>
                <w:top w:val="none" w:sz="0" w:space="0" w:color="auto"/>
                <w:left w:val="none" w:sz="0" w:space="0" w:color="auto"/>
                <w:bottom w:val="none" w:sz="0" w:space="0" w:color="auto"/>
                <w:right w:val="none" w:sz="0" w:space="0" w:color="auto"/>
              </w:divBdr>
            </w:div>
            <w:div w:id="316224310">
              <w:marLeft w:val="0"/>
              <w:marRight w:val="0"/>
              <w:marTop w:val="0"/>
              <w:marBottom w:val="0"/>
              <w:divBdr>
                <w:top w:val="none" w:sz="0" w:space="0" w:color="auto"/>
                <w:left w:val="none" w:sz="0" w:space="0" w:color="auto"/>
                <w:bottom w:val="none" w:sz="0" w:space="0" w:color="auto"/>
                <w:right w:val="none" w:sz="0" w:space="0" w:color="auto"/>
              </w:divBdr>
            </w:div>
            <w:div w:id="316805099">
              <w:marLeft w:val="0"/>
              <w:marRight w:val="0"/>
              <w:marTop w:val="0"/>
              <w:marBottom w:val="0"/>
              <w:divBdr>
                <w:top w:val="none" w:sz="0" w:space="0" w:color="auto"/>
                <w:left w:val="none" w:sz="0" w:space="0" w:color="auto"/>
                <w:bottom w:val="none" w:sz="0" w:space="0" w:color="auto"/>
                <w:right w:val="none" w:sz="0" w:space="0" w:color="auto"/>
              </w:divBdr>
            </w:div>
            <w:div w:id="317005397">
              <w:marLeft w:val="0"/>
              <w:marRight w:val="0"/>
              <w:marTop w:val="0"/>
              <w:marBottom w:val="0"/>
              <w:divBdr>
                <w:top w:val="none" w:sz="0" w:space="0" w:color="auto"/>
                <w:left w:val="none" w:sz="0" w:space="0" w:color="auto"/>
                <w:bottom w:val="none" w:sz="0" w:space="0" w:color="auto"/>
                <w:right w:val="none" w:sz="0" w:space="0" w:color="auto"/>
              </w:divBdr>
            </w:div>
            <w:div w:id="318507084">
              <w:marLeft w:val="0"/>
              <w:marRight w:val="0"/>
              <w:marTop w:val="0"/>
              <w:marBottom w:val="0"/>
              <w:divBdr>
                <w:top w:val="none" w:sz="0" w:space="0" w:color="auto"/>
                <w:left w:val="none" w:sz="0" w:space="0" w:color="auto"/>
                <w:bottom w:val="none" w:sz="0" w:space="0" w:color="auto"/>
                <w:right w:val="none" w:sz="0" w:space="0" w:color="auto"/>
              </w:divBdr>
            </w:div>
            <w:div w:id="318967372">
              <w:marLeft w:val="0"/>
              <w:marRight w:val="0"/>
              <w:marTop w:val="0"/>
              <w:marBottom w:val="0"/>
              <w:divBdr>
                <w:top w:val="none" w:sz="0" w:space="0" w:color="auto"/>
                <w:left w:val="none" w:sz="0" w:space="0" w:color="auto"/>
                <w:bottom w:val="none" w:sz="0" w:space="0" w:color="auto"/>
                <w:right w:val="none" w:sz="0" w:space="0" w:color="auto"/>
              </w:divBdr>
            </w:div>
            <w:div w:id="320545752">
              <w:marLeft w:val="0"/>
              <w:marRight w:val="0"/>
              <w:marTop w:val="0"/>
              <w:marBottom w:val="0"/>
              <w:divBdr>
                <w:top w:val="none" w:sz="0" w:space="0" w:color="auto"/>
                <w:left w:val="none" w:sz="0" w:space="0" w:color="auto"/>
                <w:bottom w:val="none" w:sz="0" w:space="0" w:color="auto"/>
                <w:right w:val="none" w:sz="0" w:space="0" w:color="auto"/>
              </w:divBdr>
            </w:div>
            <w:div w:id="324674004">
              <w:marLeft w:val="0"/>
              <w:marRight w:val="0"/>
              <w:marTop w:val="0"/>
              <w:marBottom w:val="0"/>
              <w:divBdr>
                <w:top w:val="none" w:sz="0" w:space="0" w:color="auto"/>
                <w:left w:val="none" w:sz="0" w:space="0" w:color="auto"/>
                <w:bottom w:val="none" w:sz="0" w:space="0" w:color="auto"/>
                <w:right w:val="none" w:sz="0" w:space="0" w:color="auto"/>
              </w:divBdr>
            </w:div>
            <w:div w:id="324935285">
              <w:marLeft w:val="0"/>
              <w:marRight w:val="0"/>
              <w:marTop w:val="0"/>
              <w:marBottom w:val="0"/>
              <w:divBdr>
                <w:top w:val="none" w:sz="0" w:space="0" w:color="auto"/>
                <w:left w:val="none" w:sz="0" w:space="0" w:color="auto"/>
                <w:bottom w:val="none" w:sz="0" w:space="0" w:color="auto"/>
                <w:right w:val="none" w:sz="0" w:space="0" w:color="auto"/>
              </w:divBdr>
            </w:div>
            <w:div w:id="325328820">
              <w:marLeft w:val="0"/>
              <w:marRight w:val="0"/>
              <w:marTop w:val="0"/>
              <w:marBottom w:val="0"/>
              <w:divBdr>
                <w:top w:val="none" w:sz="0" w:space="0" w:color="auto"/>
                <w:left w:val="none" w:sz="0" w:space="0" w:color="auto"/>
                <w:bottom w:val="none" w:sz="0" w:space="0" w:color="auto"/>
                <w:right w:val="none" w:sz="0" w:space="0" w:color="auto"/>
              </w:divBdr>
            </w:div>
            <w:div w:id="326708900">
              <w:marLeft w:val="0"/>
              <w:marRight w:val="0"/>
              <w:marTop w:val="0"/>
              <w:marBottom w:val="0"/>
              <w:divBdr>
                <w:top w:val="none" w:sz="0" w:space="0" w:color="auto"/>
                <w:left w:val="none" w:sz="0" w:space="0" w:color="auto"/>
                <w:bottom w:val="none" w:sz="0" w:space="0" w:color="auto"/>
                <w:right w:val="none" w:sz="0" w:space="0" w:color="auto"/>
              </w:divBdr>
              <w:divsChild>
                <w:div w:id="273100630">
                  <w:marLeft w:val="0"/>
                  <w:marRight w:val="0"/>
                  <w:marTop w:val="0"/>
                  <w:marBottom w:val="0"/>
                  <w:divBdr>
                    <w:top w:val="none" w:sz="0" w:space="0" w:color="auto"/>
                    <w:left w:val="none" w:sz="0" w:space="0" w:color="auto"/>
                    <w:bottom w:val="none" w:sz="0" w:space="0" w:color="auto"/>
                    <w:right w:val="none" w:sz="0" w:space="0" w:color="auto"/>
                  </w:divBdr>
                </w:div>
                <w:div w:id="494077359">
                  <w:marLeft w:val="0"/>
                  <w:marRight w:val="0"/>
                  <w:marTop w:val="0"/>
                  <w:marBottom w:val="0"/>
                  <w:divBdr>
                    <w:top w:val="none" w:sz="0" w:space="0" w:color="auto"/>
                    <w:left w:val="none" w:sz="0" w:space="0" w:color="auto"/>
                    <w:bottom w:val="none" w:sz="0" w:space="0" w:color="auto"/>
                    <w:right w:val="none" w:sz="0" w:space="0" w:color="auto"/>
                  </w:divBdr>
                </w:div>
                <w:div w:id="623074941">
                  <w:marLeft w:val="0"/>
                  <w:marRight w:val="0"/>
                  <w:marTop w:val="0"/>
                  <w:marBottom w:val="0"/>
                  <w:divBdr>
                    <w:top w:val="none" w:sz="0" w:space="0" w:color="auto"/>
                    <w:left w:val="none" w:sz="0" w:space="0" w:color="auto"/>
                    <w:bottom w:val="none" w:sz="0" w:space="0" w:color="auto"/>
                    <w:right w:val="none" w:sz="0" w:space="0" w:color="auto"/>
                  </w:divBdr>
                </w:div>
                <w:div w:id="807278918">
                  <w:marLeft w:val="0"/>
                  <w:marRight w:val="0"/>
                  <w:marTop w:val="0"/>
                  <w:marBottom w:val="0"/>
                  <w:divBdr>
                    <w:top w:val="none" w:sz="0" w:space="0" w:color="auto"/>
                    <w:left w:val="none" w:sz="0" w:space="0" w:color="auto"/>
                    <w:bottom w:val="none" w:sz="0" w:space="0" w:color="auto"/>
                    <w:right w:val="none" w:sz="0" w:space="0" w:color="auto"/>
                  </w:divBdr>
                </w:div>
                <w:div w:id="971521851">
                  <w:marLeft w:val="0"/>
                  <w:marRight w:val="0"/>
                  <w:marTop w:val="0"/>
                  <w:marBottom w:val="0"/>
                  <w:divBdr>
                    <w:top w:val="none" w:sz="0" w:space="0" w:color="auto"/>
                    <w:left w:val="none" w:sz="0" w:space="0" w:color="auto"/>
                    <w:bottom w:val="none" w:sz="0" w:space="0" w:color="auto"/>
                    <w:right w:val="none" w:sz="0" w:space="0" w:color="auto"/>
                  </w:divBdr>
                </w:div>
                <w:div w:id="1348677677">
                  <w:marLeft w:val="0"/>
                  <w:marRight w:val="0"/>
                  <w:marTop w:val="0"/>
                  <w:marBottom w:val="0"/>
                  <w:divBdr>
                    <w:top w:val="none" w:sz="0" w:space="0" w:color="auto"/>
                    <w:left w:val="none" w:sz="0" w:space="0" w:color="auto"/>
                    <w:bottom w:val="none" w:sz="0" w:space="0" w:color="auto"/>
                    <w:right w:val="none" w:sz="0" w:space="0" w:color="auto"/>
                  </w:divBdr>
                </w:div>
                <w:div w:id="1662737402">
                  <w:marLeft w:val="0"/>
                  <w:marRight w:val="0"/>
                  <w:marTop w:val="0"/>
                  <w:marBottom w:val="0"/>
                  <w:divBdr>
                    <w:top w:val="none" w:sz="0" w:space="0" w:color="auto"/>
                    <w:left w:val="none" w:sz="0" w:space="0" w:color="auto"/>
                    <w:bottom w:val="none" w:sz="0" w:space="0" w:color="auto"/>
                    <w:right w:val="none" w:sz="0" w:space="0" w:color="auto"/>
                  </w:divBdr>
                </w:div>
              </w:divsChild>
            </w:div>
            <w:div w:id="327221842">
              <w:marLeft w:val="0"/>
              <w:marRight w:val="0"/>
              <w:marTop w:val="0"/>
              <w:marBottom w:val="0"/>
              <w:divBdr>
                <w:top w:val="none" w:sz="0" w:space="0" w:color="auto"/>
                <w:left w:val="none" w:sz="0" w:space="0" w:color="auto"/>
                <w:bottom w:val="none" w:sz="0" w:space="0" w:color="auto"/>
                <w:right w:val="none" w:sz="0" w:space="0" w:color="auto"/>
              </w:divBdr>
            </w:div>
            <w:div w:id="327295287">
              <w:marLeft w:val="0"/>
              <w:marRight w:val="0"/>
              <w:marTop w:val="0"/>
              <w:marBottom w:val="0"/>
              <w:divBdr>
                <w:top w:val="none" w:sz="0" w:space="0" w:color="auto"/>
                <w:left w:val="none" w:sz="0" w:space="0" w:color="auto"/>
                <w:bottom w:val="none" w:sz="0" w:space="0" w:color="auto"/>
                <w:right w:val="none" w:sz="0" w:space="0" w:color="auto"/>
              </w:divBdr>
            </w:div>
            <w:div w:id="327364077">
              <w:marLeft w:val="0"/>
              <w:marRight w:val="0"/>
              <w:marTop w:val="0"/>
              <w:marBottom w:val="0"/>
              <w:divBdr>
                <w:top w:val="none" w:sz="0" w:space="0" w:color="auto"/>
                <w:left w:val="none" w:sz="0" w:space="0" w:color="auto"/>
                <w:bottom w:val="none" w:sz="0" w:space="0" w:color="auto"/>
                <w:right w:val="none" w:sz="0" w:space="0" w:color="auto"/>
              </w:divBdr>
            </w:div>
            <w:div w:id="328366875">
              <w:marLeft w:val="0"/>
              <w:marRight w:val="0"/>
              <w:marTop w:val="0"/>
              <w:marBottom w:val="0"/>
              <w:divBdr>
                <w:top w:val="none" w:sz="0" w:space="0" w:color="auto"/>
                <w:left w:val="none" w:sz="0" w:space="0" w:color="auto"/>
                <w:bottom w:val="none" w:sz="0" w:space="0" w:color="auto"/>
                <w:right w:val="none" w:sz="0" w:space="0" w:color="auto"/>
              </w:divBdr>
            </w:div>
            <w:div w:id="328489946">
              <w:marLeft w:val="0"/>
              <w:marRight w:val="0"/>
              <w:marTop w:val="0"/>
              <w:marBottom w:val="0"/>
              <w:divBdr>
                <w:top w:val="none" w:sz="0" w:space="0" w:color="auto"/>
                <w:left w:val="none" w:sz="0" w:space="0" w:color="auto"/>
                <w:bottom w:val="none" w:sz="0" w:space="0" w:color="auto"/>
                <w:right w:val="none" w:sz="0" w:space="0" w:color="auto"/>
              </w:divBdr>
            </w:div>
            <w:div w:id="328681987">
              <w:marLeft w:val="0"/>
              <w:marRight w:val="0"/>
              <w:marTop w:val="0"/>
              <w:marBottom w:val="0"/>
              <w:divBdr>
                <w:top w:val="none" w:sz="0" w:space="0" w:color="auto"/>
                <w:left w:val="none" w:sz="0" w:space="0" w:color="auto"/>
                <w:bottom w:val="none" w:sz="0" w:space="0" w:color="auto"/>
                <w:right w:val="none" w:sz="0" w:space="0" w:color="auto"/>
              </w:divBdr>
            </w:div>
            <w:div w:id="329214479">
              <w:marLeft w:val="0"/>
              <w:marRight w:val="0"/>
              <w:marTop w:val="0"/>
              <w:marBottom w:val="0"/>
              <w:divBdr>
                <w:top w:val="none" w:sz="0" w:space="0" w:color="auto"/>
                <w:left w:val="none" w:sz="0" w:space="0" w:color="auto"/>
                <w:bottom w:val="none" w:sz="0" w:space="0" w:color="auto"/>
                <w:right w:val="none" w:sz="0" w:space="0" w:color="auto"/>
              </w:divBdr>
            </w:div>
            <w:div w:id="329984454">
              <w:marLeft w:val="0"/>
              <w:marRight w:val="0"/>
              <w:marTop w:val="0"/>
              <w:marBottom w:val="0"/>
              <w:divBdr>
                <w:top w:val="none" w:sz="0" w:space="0" w:color="auto"/>
                <w:left w:val="none" w:sz="0" w:space="0" w:color="auto"/>
                <w:bottom w:val="none" w:sz="0" w:space="0" w:color="auto"/>
                <w:right w:val="none" w:sz="0" w:space="0" w:color="auto"/>
              </w:divBdr>
            </w:div>
            <w:div w:id="330333679">
              <w:marLeft w:val="0"/>
              <w:marRight w:val="0"/>
              <w:marTop w:val="0"/>
              <w:marBottom w:val="0"/>
              <w:divBdr>
                <w:top w:val="none" w:sz="0" w:space="0" w:color="auto"/>
                <w:left w:val="none" w:sz="0" w:space="0" w:color="auto"/>
                <w:bottom w:val="none" w:sz="0" w:space="0" w:color="auto"/>
                <w:right w:val="none" w:sz="0" w:space="0" w:color="auto"/>
              </w:divBdr>
            </w:div>
            <w:div w:id="331378184">
              <w:marLeft w:val="0"/>
              <w:marRight w:val="0"/>
              <w:marTop w:val="0"/>
              <w:marBottom w:val="0"/>
              <w:divBdr>
                <w:top w:val="none" w:sz="0" w:space="0" w:color="auto"/>
                <w:left w:val="none" w:sz="0" w:space="0" w:color="auto"/>
                <w:bottom w:val="none" w:sz="0" w:space="0" w:color="auto"/>
                <w:right w:val="none" w:sz="0" w:space="0" w:color="auto"/>
              </w:divBdr>
            </w:div>
            <w:div w:id="332026768">
              <w:marLeft w:val="0"/>
              <w:marRight w:val="0"/>
              <w:marTop w:val="0"/>
              <w:marBottom w:val="0"/>
              <w:divBdr>
                <w:top w:val="none" w:sz="0" w:space="0" w:color="auto"/>
                <w:left w:val="none" w:sz="0" w:space="0" w:color="auto"/>
                <w:bottom w:val="none" w:sz="0" w:space="0" w:color="auto"/>
                <w:right w:val="none" w:sz="0" w:space="0" w:color="auto"/>
              </w:divBdr>
            </w:div>
            <w:div w:id="332607674">
              <w:marLeft w:val="0"/>
              <w:marRight w:val="0"/>
              <w:marTop w:val="0"/>
              <w:marBottom w:val="0"/>
              <w:divBdr>
                <w:top w:val="none" w:sz="0" w:space="0" w:color="auto"/>
                <w:left w:val="none" w:sz="0" w:space="0" w:color="auto"/>
                <w:bottom w:val="none" w:sz="0" w:space="0" w:color="auto"/>
                <w:right w:val="none" w:sz="0" w:space="0" w:color="auto"/>
              </w:divBdr>
            </w:div>
            <w:div w:id="333335981">
              <w:marLeft w:val="0"/>
              <w:marRight w:val="0"/>
              <w:marTop w:val="0"/>
              <w:marBottom w:val="0"/>
              <w:divBdr>
                <w:top w:val="none" w:sz="0" w:space="0" w:color="auto"/>
                <w:left w:val="none" w:sz="0" w:space="0" w:color="auto"/>
                <w:bottom w:val="none" w:sz="0" w:space="0" w:color="auto"/>
                <w:right w:val="none" w:sz="0" w:space="0" w:color="auto"/>
              </w:divBdr>
              <w:divsChild>
                <w:div w:id="429085879">
                  <w:marLeft w:val="0"/>
                  <w:marRight w:val="0"/>
                  <w:marTop w:val="0"/>
                  <w:marBottom w:val="0"/>
                  <w:divBdr>
                    <w:top w:val="none" w:sz="0" w:space="0" w:color="auto"/>
                    <w:left w:val="none" w:sz="0" w:space="0" w:color="auto"/>
                    <w:bottom w:val="none" w:sz="0" w:space="0" w:color="auto"/>
                    <w:right w:val="none" w:sz="0" w:space="0" w:color="auto"/>
                  </w:divBdr>
                </w:div>
              </w:divsChild>
            </w:div>
            <w:div w:id="333580015">
              <w:marLeft w:val="0"/>
              <w:marRight w:val="0"/>
              <w:marTop w:val="0"/>
              <w:marBottom w:val="0"/>
              <w:divBdr>
                <w:top w:val="none" w:sz="0" w:space="0" w:color="auto"/>
                <w:left w:val="none" w:sz="0" w:space="0" w:color="auto"/>
                <w:bottom w:val="none" w:sz="0" w:space="0" w:color="auto"/>
                <w:right w:val="none" w:sz="0" w:space="0" w:color="auto"/>
              </w:divBdr>
            </w:div>
            <w:div w:id="333996170">
              <w:marLeft w:val="0"/>
              <w:marRight w:val="0"/>
              <w:marTop w:val="0"/>
              <w:marBottom w:val="0"/>
              <w:divBdr>
                <w:top w:val="none" w:sz="0" w:space="0" w:color="auto"/>
                <w:left w:val="none" w:sz="0" w:space="0" w:color="auto"/>
                <w:bottom w:val="none" w:sz="0" w:space="0" w:color="auto"/>
                <w:right w:val="none" w:sz="0" w:space="0" w:color="auto"/>
              </w:divBdr>
            </w:div>
            <w:div w:id="334575942">
              <w:marLeft w:val="0"/>
              <w:marRight w:val="0"/>
              <w:marTop w:val="0"/>
              <w:marBottom w:val="0"/>
              <w:divBdr>
                <w:top w:val="none" w:sz="0" w:space="0" w:color="auto"/>
                <w:left w:val="none" w:sz="0" w:space="0" w:color="auto"/>
                <w:bottom w:val="none" w:sz="0" w:space="0" w:color="auto"/>
                <w:right w:val="none" w:sz="0" w:space="0" w:color="auto"/>
              </w:divBdr>
            </w:div>
            <w:div w:id="334962597">
              <w:marLeft w:val="0"/>
              <w:marRight w:val="0"/>
              <w:marTop w:val="0"/>
              <w:marBottom w:val="0"/>
              <w:divBdr>
                <w:top w:val="none" w:sz="0" w:space="0" w:color="auto"/>
                <w:left w:val="none" w:sz="0" w:space="0" w:color="auto"/>
                <w:bottom w:val="none" w:sz="0" w:space="0" w:color="auto"/>
                <w:right w:val="none" w:sz="0" w:space="0" w:color="auto"/>
              </w:divBdr>
            </w:div>
            <w:div w:id="335033097">
              <w:marLeft w:val="0"/>
              <w:marRight w:val="0"/>
              <w:marTop w:val="0"/>
              <w:marBottom w:val="0"/>
              <w:divBdr>
                <w:top w:val="none" w:sz="0" w:space="0" w:color="auto"/>
                <w:left w:val="none" w:sz="0" w:space="0" w:color="auto"/>
                <w:bottom w:val="none" w:sz="0" w:space="0" w:color="auto"/>
                <w:right w:val="none" w:sz="0" w:space="0" w:color="auto"/>
              </w:divBdr>
            </w:div>
            <w:div w:id="335695444">
              <w:marLeft w:val="0"/>
              <w:marRight w:val="0"/>
              <w:marTop w:val="0"/>
              <w:marBottom w:val="0"/>
              <w:divBdr>
                <w:top w:val="none" w:sz="0" w:space="0" w:color="auto"/>
                <w:left w:val="none" w:sz="0" w:space="0" w:color="auto"/>
                <w:bottom w:val="none" w:sz="0" w:space="0" w:color="auto"/>
                <w:right w:val="none" w:sz="0" w:space="0" w:color="auto"/>
              </w:divBdr>
            </w:div>
            <w:div w:id="336228872">
              <w:marLeft w:val="0"/>
              <w:marRight w:val="0"/>
              <w:marTop w:val="0"/>
              <w:marBottom w:val="0"/>
              <w:divBdr>
                <w:top w:val="none" w:sz="0" w:space="0" w:color="auto"/>
                <w:left w:val="none" w:sz="0" w:space="0" w:color="auto"/>
                <w:bottom w:val="none" w:sz="0" w:space="0" w:color="auto"/>
                <w:right w:val="none" w:sz="0" w:space="0" w:color="auto"/>
              </w:divBdr>
            </w:div>
            <w:div w:id="336662034">
              <w:marLeft w:val="0"/>
              <w:marRight w:val="0"/>
              <w:marTop w:val="0"/>
              <w:marBottom w:val="0"/>
              <w:divBdr>
                <w:top w:val="none" w:sz="0" w:space="0" w:color="auto"/>
                <w:left w:val="none" w:sz="0" w:space="0" w:color="auto"/>
                <w:bottom w:val="none" w:sz="0" w:space="0" w:color="auto"/>
                <w:right w:val="none" w:sz="0" w:space="0" w:color="auto"/>
              </w:divBdr>
            </w:div>
            <w:div w:id="336932708">
              <w:marLeft w:val="0"/>
              <w:marRight w:val="0"/>
              <w:marTop w:val="0"/>
              <w:marBottom w:val="0"/>
              <w:divBdr>
                <w:top w:val="none" w:sz="0" w:space="0" w:color="auto"/>
                <w:left w:val="none" w:sz="0" w:space="0" w:color="auto"/>
                <w:bottom w:val="none" w:sz="0" w:space="0" w:color="auto"/>
                <w:right w:val="none" w:sz="0" w:space="0" w:color="auto"/>
              </w:divBdr>
            </w:div>
            <w:div w:id="337123189">
              <w:marLeft w:val="0"/>
              <w:marRight w:val="0"/>
              <w:marTop w:val="0"/>
              <w:marBottom w:val="0"/>
              <w:divBdr>
                <w:top w:val="none" w:sz="0" w:space="0" w:color="auto"/>
                <w:left w:val="none" w:sz="0" w:space="0" w:color="auto"/>
                <w:bottom w:val="none" w:sz="0" w:space="0" w:color="auto"/>
                <w:right w:val="none" w:sz="0" w:space="0" w:color="auto"/>
              </w:divBdr>
            </w:div>
            <w:div w:id="340086399">
              <w:marLeft w:val="0"/>
              <w:marRight w:val="0"/>
              <w:marTop w:val="0"/>
              <w:marBottom w:val="0"/>
              <w:divBdr>
                <w:top w:val="none" w:sz="0" w:space="0" w:color="auto"/>
                <w:left w:val="none" w:sz="0" w:space="0" w:color="auto"/>
                <w:bottom w:val="none" w:sz="0" w:space="0" w:color="auto"/>
                <w:right w:val="none" w:sz="0" w:space="0" w:color="auto"/>
              </w:divBdr>
            </w:div>
            <w:div w:id="341512367">
              <w:marLeft w:val="0"/>
              <w:marRight w:val="0"/>
              <w:marTop w:val="0"/>
              <w:marBottom w:val="0"/>
              <w:divBdr>
                <w:top w:val="none" w:sz="0" w:space="0" w:color="auto"/>
                <w:left w:val="none" w:sz="0" w:space="0" w:color="auto"/>
                <w:bottom w:val="none" w:sz="0" w:space="0" w:color="auto"/>
                <w:right w:val="none" w:sz="0" w:space="0" w:color="auto"/>
              </w:divBdr>
            </w:div>
            <w:div w:id="343167097">
              <w:marLeft w:val="0"/>
              <w:marRight w:val="0"/>
              <w:marTop w:val="0"/>
              <w:marBottom w:val="0"/>
              <w:divBdr>
                <w:top w:val="none" w:sz="0" w:space="0" w:color="auto"/>
                <w:left w:val="none" w:sz="0" w:space="0" w:color="auto"/>
                <w:bottom w:val="none" w:sz="0" w:space="0" w:color="auto"/>
                <w:right w:val="none" w:sz="0" w:space="0" w:color="auto"/>
              </w:divBdr>
            </w:div>
            <w:div w:id="343170598">
              <w:marLeft w:val="0"/>
              <w:marRight w:val="0"/>
              <w:marTop w:val="0"/>
              <w:marBottom w:val="0"/>
              <w:divBdr>
                <w:top w:val="none" w:sz="0" w:space="0" w:color="auto"/>
                <w:left w:val="none" w:sz="0" w:space="0" w:color="auto"/>
                <w:bottom w:val="none" w:sz="0" w:space="0" w:color="auto"/>
                <w:right w:val="none" w:sz="0" w:space="0" w:color="auto"/>
              </w:divBdr>
            </w:div>
            <w:div w:id="344941409">
              <w:marLeft w:val="0"/>
              <w:marRight w:val="0"/>
              <w:marTop w:val="0"/>
              <w:marBottom w:val="0"/>
              <w:divBdr>
                <w:top w:val="none" w:sz="0" w:space="0" w:color="auto"/>
                <w:left w:val="none" w:sz="0" w:space="0" w:color="auto"/>
                <w:bottom w:val="none" w:sz="0" w:space="0" w:color="auto"/>
                <w:right w:val="none" w:sz="0" w:space="0" w:color="auto"/>
              </w:divBdr>
            </w:div>
            <w:div w:id="345253663">
              <w:marLeft w:val="0"/>
              <w:marRight w:val="0"/>
              <w:marTop w:val="0"/>
              <w:marBottom w:val="0"/>
              <w:divBdr>
                <w:top w:val="none" w:sz="0" w:space="0" w:color="auto"/>
                <w:left w:val="none" w:sz="0" w:space="0" w:color="auto"/>
                <w:bottom w:val="none" w:sz="0" w:space="0" w:color="auto"/>
                <w:right w:val="none" w:sz="0" w:space="0" w:color="auto"/>
              </w:divBdr>
            </w:div>
            <w:div w:id="345988414">
              <w:marLeft w:val="0"/>
              <w:marRight w:val="0"/>
              <w:marTop w:val="0"/>
              <w:marBottom w:val="0"/>
              <w:divBdr>
                <w:top w:val="none" w:sz="0" w:space="0" w:color="auto"/>
                <w:left w:val="none" w:sz="0" w:space="0" w:color="auto"/>
                <w:bottom w:val="none" w:sz="0" w:space="0" w:color="auto"/>
                <w:right w:val="none" w:sz="0" w:space="0" w:color="auto"/>
              </w:divBdr>
            </w:div>
            <w:div w:id="346564634">
              <w:marLeft w:val="0"/>
              <w:marRight w:val="0"/>
              <w:marTop w:val="0"/>
              <w:marBottom w:val="0"/>
              <w:divBdr>
                <w:top w:val="none" w:sz="0" w:space="0" w:color="auto"/>
                <w:left w:val="none" w:sz="0" w:space="0" w:color="auto"/>
                <w:bottom w:val="none" w:sz="0" w:space="0" w:color="auto"/>
                <w:right w:val="none" w:sz="0" w:space="0" w:color="auto"/>
              </w:divBdr>
            </w:div>
            <w:div w:id="347295226">
              <w:marLeft w:val="0"/>
              <w:marRight w:val="0"/>
              <w:marTop w:val="0"/>
              <w:marBottom w:val="0"/>
              <w:divBdr>
                <w:top w:val="none" w:sz="0" w:space="0" w:color="auto"/>
                <w:left w:val="none" w:sz="0" w:space="0" w:color="auto"/>
                <w:bottom w:val="none" w:sz="0" w:space="0" w:color="auto"/>
                <w:right w:val="none" w:sz="0" w:space="0" w:color="auto"/>
              </w:divBdr>
            </w:div>
            <w:div w:id="349258372">
              <w:marLeft w:val="0"/>
              <w:marRight w:val="0"/>
              <w:marTop w:val="0"/>
              <w:marBottom w:val="0"/>
              <w:divBdr>
                <w:top w:val="none" w:sz="0" w:space="0" w:color="auto"/>
                <w:left w:val="none" w:sz="0" w:space="0" w:color="auto"/>
                <w:bottom w:val="none" w:sz="0" w:space="0" w:color="auto"/>
                <w:right w:val="none" w:sz="0" w:space="0" w:color="auto"/>
              </w:divBdr>
            </w:div>
            <w:div w:id="349767624">
              <w:marLeft w:val="0"/>
              <w:marRight w:val="0"/>
              <w:marTop w:val="0"/>
              <w:marBottom w:val="0"/>
              <w:divBdr>
                <w:top w:val="none" w:sz="0" w:space="0" w:color="auto"/>
                <w:left w:val="none" w:sz="0" w:space="0" w:color="auto"/>
                <w:bottom w:val="none" w:sz="0" w:space="0" w:color="auto"/>
                <w:right w:val="none" w:sz="0" w:space="0" w:color="auto"/>
              </w:divBdr>
            </w:div>
            <w:div w:id="349913223">
              <w:marLeft w:val="0"/>
              <w:marRight w:val="0"/>
              <w:marTop w:val="0"/>
              <w:marBottom w:val="0"/>
              <w:divBdr>
                <w:top w:val="none" w:sz="0" w:space="0" w:color="auto"/>
                <w:left w:val="none" w:sz="0" w:space="0" w:color="auto"/>
                <w:bottom w:val="none" w:sz="0" w:space="0" w:color="auto"/>
                <w:right w:val="none" w:sz="0" w:space="0" w:color="auto"/>
              </w:divBdr>
            </w:div>
            <w:div w:id="350834804">
              <w:marLeft w:val="0"/>
              <w:marRight w:val="0"/>
              <w:marTop w:val="0"/>
              <w:marBottom w:val="0"/>
              <w:divBdr>
                <w:top w:val="none" w:sz="0" w:space="0" w:color="auto"/>
                <w:left w:val="none" w:sz="0" w:space="0" w:color="auto"/>
                <w:bottom w:val="none" w:sz="0" w:space="0" w:color="auto"/>
                <w:right w:val="none" w:sz="0" w:space="0" w:color="auto"/>
              </w:divBdr>
            </w:div>
            <w:div w:id="351732974">
              <w:marLeft w:val="0"/>
              <w:marRight w:val="0"/>
              <w:marTop w:val="0"/>
              <w:marBottom w:val="0"/>
              <w:divBdr>
                <w:top w:val="none" w:sz="0" w:space="0" w:color="auto"/>
                <w:left w:val="none" w:sz="0" w:space="0" w:color="auto"/>
                <w:bottom w:val="none" w:sz="0" w:space="0" w:color="auto"/>
                <w:right w:val="none" w:sz="0" w:space="0" w:color="auto"/>
              </w:divBdr>
            </w:div>
            <w:div w:id="352221501">
              <w:marLeft w:val="0"/>
              <w:marRight w:val="0"/>
              <w:marTop w:val="0"/>
              <w:marBottom w:val="0"/>
              <w:divBdr>
                <w:top w:val="none" w:sz="0" w:space="0" w:color="auto"/>
                <w:left w:val="none" w:sz="0" w:space="0" w:color="auto"/>
                <w:bottom w:val="none" w:sz="0" w:space="0" w:color="auto"/>
                <w:right w:val="none" w:sz="0" w:space="0" w:color="auto"/>
              </w:divBdr>
            </w:div>
            <w:div w:id="352918824">
              <w:marLeft w:val="0"/>
              <w:marRight w:val="0"/>
              <w:marTop w:val="0"/>
              <w:marBottom w:val="0"/>
              <w:divBdr>
                <w:top w:val="none" w:sz="0" w:space="0" w:color="auto"/>
                <w:left w:val="none" w:sz="0" w:space="0" w:color="auto"/>
                <w:bottom w:val="none" w:sz="0" w:space="0" w:color="auto"/>
                <w:right w:val="none" w:sz="0" w:space="0" w:color="auto"/>
              </w:divBdr>
            </w:div>
            <w:div w:id="356394252">
              <w:marLeft w:val="0"/>
              <w:marRight w:val="0"/>
              <w:marTop w:val="0"/>
              <w:marBottom w:val="0"/>
              <w:divBdr>
                <w:top w:val="none" w:sz="0" w:space="0" w:color="auto"/>
                <w:left w:val="none" w:sz="0" w:space="0" w:color="auto"/>
                <w:bottom w:val="none" w:sz="0" w:space="0" w:color="auto"/>
                <w:right w:val="none" w:sz="0" w:space="0" w:color="auto"/>
              </w:divBdr>
            </w:div>
            <w:div w:id="357506425">
              <w:marLeft w:val="0"/>
              <w:marRight w:val="0"/>
              <w:marTop w:val="0"/>
              <w:marBottom w:val="0"/>
              <w:divBdr>
                <w:top w:val="none" w:sz="0" w:space="0" w:color="auto"/>
                <w:left w:val="none" w:sz="0" w:space="0" w:color="auto"/>
                <w:bottom w:val="none" w:sz="0" w:space="0" w:color="auto"/>
                <w:right w:val="none" w:sz="0" w:space="0" w:color="auto"/>
              </w:divBdr>
            </w:div>
            <w:div w:id="358312295">
              <w:marLeft w:val="0"/>
              <w:marRight w:val="0"/>
              <w:marTop w:val="0"/>
              <w:marBottom w:val="0"/>
              <w:divBdr>
                <w:top w:val="none" w:sz="0" w:space="0" w:color="auto"/>
                <w:left w:val="none" w:sz="0" w:space="0" w:color="auto"/>
                <w:bottom w:val="none" w:sz="0" w:space="0" w:color="auto"/>
                <w:right w:val="none" w:sz="0" w:space="0" w:color="auto"/>
              </w:divBdr>
            </w:div>
            <w:div w:id="360786620">
              <w:marLeft w:val="0"/>
              <w:marRight w:val="0"/>
              <w:marTop w:val="0"/>
              <w:marBottom w:val="0"/>
              <w:divBdr>
                <w:top w:val="none" w:sz="0" w:space="0" w:color="auto"/>
                <w:left w:val="none" w:sz="0" w:space="0" w:color="auto"/>
                <w:bottom w:val="none" w:sz="0" w:space="0" w:color="auto"/>
                <w:right w:val="none" w:sz="0" w:space="0" w:color="auto"/>
              </w:divBdr>
            </w:div>
            <w:div w:id="360790229">
              <w:marLeft w:val="0"/>
              <w:marRight w:val="0"/>
              <w:marTop w:val="0"/>
              <w:marBottom w:val="0"/>
              <w:divBdr>
                <w:top w:val="none" w:sz="0" w:space="0" w:color="auto"/>
                <w:left w:val="none" w:sz="0" w:space="0" w:color="auto"/>
                <w:bottom w:val="none" w:sz="0" w:space="0" w:color="auto"/>
                <w:right w:val="none" w:sz="0" w:space="0" w:color="auto"/>
              </w:divBdr>
            </w:div>
            <w:div w:id="361174140">
              <w:marLeft w:val="0"/>
              <w:marRight w:val="0"/>
              <w:marTop w:val="0"/>
              <w:marBottom w:val="0"/>
              <w:divBdr>
                <w:top w:val="none" w:sz="0" w:space="0" w:color="auto"/>
                <w:left w:val="none" w:sz="0" w:space="0" w:color="auto"/>
                <w:bottom w:val="none" w:sz="0" w:space="0" w:color="auto"/>
                <w:right w:val="none" w:sz="0" w:space="0" w:color="auto"/>
              </w:divBdr>
            </w:div>
            <w:div w:id="361588786">
              <w:marLeft w:val="0"/>
              <w:marRight w:val="0"/>
              <w:marTop w:val="0"/>
              <w:marBottom w:val="0"/>
              <w:divBdr>
                <w:top w:val="none" w:sz="0" w:space="0" w:color="auto"/>
                <w:left w:val="none" w:sz="0" w:space="0" w:color="auto"/>
                <w:bottom w:val="none" w:sz="0" w:space="0" w:color="auto"/>
                <w:right w:val="none" w:sz="0" w:space="0" w:color="auto"/>
              </w:divBdr>
            </w:div>
            <w:div w:id="361708309">
              <w:marLeft w:val="0"/>
              <w:marRight w:val="0"/>
              <w:marTop w:val="0"/>
              <w:marBottom w:val="0"/>
              <w:divBdr>
                <w:top w:val="none" w:sz="0" w:space="0" w:color="auto"/>
                <w:left w:val="none" w:sz="0" w:space="0" w:color="auto"/>
                <w:bottom w:val="none" w:sz="0" w:space="0" w:color="auto"/>
                <w:right w:val="none" w:sz="0" w:space="0" w:color="auto"/>
              </w:divBdr>
            </w:div>
            <w:div w:id="361979632">
              <w:marLeft w:val="0"/>
              <w:marRight w:val="0"/>
              <w:marTop w:val="0"/>
              <w:marBottom w:val="0"/>
              <w:divBdr>
                <w:top w:val="none" w:sz="0" w:space="0" w:color="auto"/>
                <w:left w:val="none" w:sz="0" w:space="0" w:color="auto"/>
                <w:bottom w:val="none" w:sz="0" w:space="0" w:color="auto"/>
                <w:right w:val="none" w:sz="0" w:space="0" w:color="auto"/>
              </w:divBdr>
            </w:div>
            <w:div w:id="362442295">
              <w:marLeft w:val="0"/>
              <w:marRight w:val="0"/>
              <w:marTop w:val="0"/>
              <w:marBottom w:val="0"/>
              <w:divBdr>
                <w:top w:val="none" w:sz="0" w:space="0" w:color="auto"/>
                <w:left w:val="none" w:sz="0" w:space="0" w:color="auto"/>
                <w:bottom w:val="none" w:sz="0" w:space="0" w:color="auto"/>
                <w:right w:val="none" w:sz="0" w:space="0" w:color="auto"/>
              </w:divBdr>
            </w:div>
            <w:div w:id="362633952">
              <w:marLeft w:val="0"/>
              <w:marRight w:val="0"/>
              <w:marTop w:val="0"/>
              <w:marBottom w:val="0"/>
              <w:divBdr>
                <w:top w:val="none" w:sz="0" w:space="0" w:color="auto"/>
                <w:left w:val="none" w:sz="0" w:space="0" w:color="auto"/>
                <w:bottom w:val="none" w:sz="0" w:space="0" w:color="auto"/>
                <w:right w:val="none" w:sz="0" w:space="0" w:color="auto"/>
              </w:divBdr>
            </w:div>
            <w:div w:id="363403181">
              <w:marLeft w:val="0"/>
              <w:marRight w:val="0"/>
              <w:marTop w:val="0"/>
              <w:marBottom w:val="0"/>
              <w:divBdr>
                <w:top w:val="none" w:sz="0" w:space="0" w:color="auto"/>
                <w:left w:val="none" w:sz="0" w:space="0" w:color="auto"/>
                <w:bottom w:val="none" w:sz="0" w:space="0" w:color="auto"/>
                <w:right w:val="none" w:sz="0" w:space="0" w:color="auto"/>
              </w:divBdr>
            </w:div>
            <w:div w:id="363404913">
              <w:marLeft w:val="0"/>
              <w:marRight w:val="0"/>
              <w:marTop w:val="0"/>
              <w:marBottom w:val="0"/>
              <w:divBdr>
                <w:top w:val="none" w:sz="0" w:space="0" w:color="auto"/>
                <w:left w:val="none" w:sz="0" w:space="0" w:color="auto"/>
                <w:bottom w:val="none" w:sz="0" w:space="0" w:color="auto"/>
                <w:right w:val="none" w:sz="0" w:space="0" w:color="auto"/>
              </w:divBdr>
            </w:div>
            <w:div w:id="364450944">
              <w:marLeft w:val="0"/>
              <w:marRight w:val="0"/>
              <w:marTop w:val="0"/>
              <w:marBottom w:val="0"/>
              <w:divBdr>
                <w:top w:val="none" w:sz="0" w:space="0" w:color="auto"/>
                <w:left w:val="none" w:sz="0" w:space="0" w:color="auto"/>
                <w:bottom w:val="none" w:sz="0" w:space="0" w:color="auto"/>
                <w:right w:val="none" w:sz="0" w:space="0" w:color="auto"/>
              </w:divBdr>
            </w:div>
            <w:div w:id="364454393">
              <w:marLeft w:val="0"/>
              <w:marRight w:val="0"/>
              <w:marTop w:val="0"/>
              <w:marBottom w:val="0"/>
              <w:divBdr>
                <w:top w:val="none" w:sz="0" w:space="0" w:color="auto"/>
                <w:left w:val="none" w:sz="0" w:space="0" w:color="auto"/>
                <w:bottom w:val="none" w:sz="0" w:space="0" w:color="auto"/>
                <w:right w:val="none" w:sz="0" w:space="0" w:color="auto"/>
              </w:divBdr>
            </w:div>
            <w:div w:id="364789384">
              <w:marLeft w:val="0"/>
              <w:marRight w:val="0"/>
              <w:marTop w:val="0"/>
              <w:marBottom w:val="0"/>
              <w:divBdr>
                <w:top w:val="none" w:sz="0" w:space="0" w:color="auto"/>
                <w:left w:val="none" w:sz="0" w:space="0" w:color="auto"/>
                <w:bottom w:val="none" w:sz="0" w:space="0" w:color="auto"/>
                <w:right w:val="none" w:sz="0" w:space="0" w:color="auto"/>
              </w:divBdr>
            </w:div>
            <w:div w:id="365180673">
              <w:marLeft w:val="0"/>
              <w:marRight w:val="0"/>
              <w:marTop w:val="0"/>
              <w:marBottom w:val="0"/>
              <w:divBdr>
                <w:top w:val="none" w:sz="0" w:space="0" w:color="auto"/>
                <w:left w:val="none" w:sz="0" w:space="0" w:color="auto"/>
                <w:bottom w:val="none" w:sz="0" w:space="0" w:color="auto"/>
                <w:right w:val="none" w:sz="0" w:space="0" w:color="auto"/>
              </w:divBdr>
            </w:div>
            <w:div w:id="365184976">
              <w:marLeft w:val="0"/>
              <w:marRight w:val="0"/>
              <w:marTop w:val="0"/>
              <w:marBottom w:val="0"/>
              <w:divBdr>
                <w:top w:val="none" w:sz="0" w:space="0" w:color="auto"/>
                <w:left w:val="none" w:sz="0" w:space="0" w:color="auto"/>
                <w:bottom w:val="none" w:sz="0" w:space="0" w:color="auto"/>
                <w:right w:val="none" w:sz="0" w:space="0" w:color="auto"/>
              </w:divBdr>
            </w:div>
            <w:div w:id="365377374">
              <w:marLeft w:val="0"/>
              <w:marRight w:val="0"/>
              <w:marTop w:val="0"/>
              <w:marBottom w:val="0"/>
              <w:divBdr>
                <w:top w:val="none" w:sz="0" w:space="0" w:color="auto"/>
                <w:left w:val="none" w:sz="0" w:space="0" w:color="auto"/>
                <w:bottom w:val="none" w:sz="0" w:space="0" w:color="auto"/>
                <w:right w:val="none" w:sz="0" w:space="0" w:color="auto"/>
              </w:divBdr>
            </w:div>
            <w:div w:id="365956021">
              <w:marLeft w:val="0"/>
              <w:marRight w:val="0"/>
              <w:marTop w:val="0"/>
              <w:marBottom w:val="0"/>
              <w:divBdr>
                <w:top w:val="none" w:sz="0" w:space="0" w:color="auto"/>
                <w:left w:val="none" w:sz="0" w:space="0" w:color="auto"/>
                <w:bottom w:val="none" w:sz="0" w:space="0" w:color="auto"/>
                <w:right w:val="none" w:sz="0" w:space="0" w:color="auto"/>
              </w:divBdr>
            </w:div>
            <w:div w:id="366831952">
              <w:marLeft w:val="0"/>
              <w:marRight w:val="0"/>
              <w:marTop w:val="0"/>
              <w:marBottom w:val="0"/>
              <w:divBdr>
                <w:top w:val="none" w:sz="0" w:space="0" w:color="auto"/>
                <w:left w:val="none" w:sz="0" w:space="0" w:color="auto"/>
                <w:bottom w:val="none" w:sz="0" w:space="0" w:color="auto"/>
                <w:right w:val="none" w:sz="0" w:space="0" w:color="auto"/>
              </w:divBdr>
            </w:div>
            <w:div w:id="366947919">
              <w:marLeft w:val="0"/>
              <w:marRight w:val="0"/>
              <w:marTop w:val="0"/>
              <w:marBottom w:val="0"/>
              <w:divBdr>
                <w:top w:val="none" w:sz="0" w:space="0" w:color="auto"/>
                <w:left w:val="none" w:sz="0" w:space="0" w:color="auto"/>
                <w:bottom w:val="none" w:sz="0" w:space="0" w:color="auto"/>
                <w:right w:val="none" w:sz="0" w:space="0" w:color="auto"/>
              </w:divBdr>
            </w:div>
            <w:div w:id="367612334">
              <w:marLeft w:val="0"/>
              <w:marRight w:val="0"/>
              <w:marTop w:val="0"/>
              <w:marBottom w:val="0"/>
              <w:divBdr>
                <w:top w:val="none" w:sz="0" w:space="0" w:color="auto"/>
                <w:left w:val="none" w:sz="0" w:space="0" w:color="auto"/>
                <w:bottom w:val="none" w:sz="0" w:space="0" w:color="auto"/>
                <w:right w:val="none" w:sz="0" w:space="0" w:color="auto"/>
              </w:divBdr>
            </w:div>
            <w:div w:id="368066194">
              <w:marLeft w:val="0"/>
              <w:marRight w:val="0"/>
              <w:marTop w:val="0"/>
              <w:marBottom w:val="0"/>
              <w:divBdr>
                <w:top w:val="none" w:sz="0" w:space="0" w:color="auto"/>
                <w:left w:val="none" w:sz="0" w:space="0" w:color="auto"/>
                <w:bottom w:val="none" w:sz="0" w:space="0" w:color="auto"/>
                <w:right w:val="none" w:sz="0" w:space="0" w:color="auto"/>
              </w:divBdr>
            </w:div>
            <w:div w:id="368721939">
              <w:marLeft w:val="0"/>
              <w:marRight w:val="0"/>
              <w:marTop w:val="0"/>
              <w:marBottom w:val="0"/>
              <w:divBdr>
                <w:top w:val="none" w:sz="0" w:space="0" w:color="auto"/>
                <w:left w:val="none" w:sz="0" w:space="0" w:color="auto"/>
                <w:bottom w:val="none" w:sz="0" w:space="0" w:color="auto"/>
                <w:right w:val="none" w:sz="0" w:space="0" w:color="auto"/>
              </w:divBdr>
            </w:div>
            <w:div w:id="368798144">
              <w:marLeft w:val="0"/>
              <w:marRight w:val="0"/>
              <w:marTop w:val="0"/>
              <w:marBottom w:val="0"/>
              <w:divBdr>
                <w:top w:val="none" w:sz="0" w:space="0" w:color="auto"/>
                <w:left w:val="none" w:sz="0" w:space="0" w:color="auto"/>
                <w:bottom w:val="none" w:sz="0" w:space="0" w:color="auto"/>
                <w:right w:val="none" w:sz="0" w:space="0" w:color="auto"/>
              </w:divBdr>
            </w:div>
            <w:div w:id="369187821">
              <w:marLeft w:val="0"/>
              <w:marRight w:val="0"/>
              <w:marTop w:val="0"/>
              <w:marBottom w:val="0"/>
              <w:divBdr>
                <w:top w:val="none" w:sz="0" w:space="0" w:color="auto"/>
                <w:left w:val="none" w:sz="0" w:space="0" w:color="auto"/>
                <w:bottom w:val="none" w:sz="0" w:space="0" w:color="auto"/>
                <w:right w:val="none" w:sz="0" w:space="0" w:color="auto"/>
              </w:divBdr>
            </w:div>
            <w:div w:id="369308252">
              <w:marLeft w:val="0"/>
              <w:marRight w:val="0"/>
              <w:marTop w:val="0"/>
              <w:marBottom w:val="0"/>
              <w:divBdr>
                <w:top w:val="none" w:sz="0" w:space="0" w:color="auto"/>
                <w:left w:val="none" w:sz="0" w:space="0" w:color="auto"/>
                <w:bottom w:val="none" w:sz="0" w:space="0" w:color="auto"/>
                <w:right w:val="none" w:sz="0" w:space="0" w:color="auto"/>
              </w:divBdr>
            </w:div>
            <w:div w:id="369647754">
              <w:marLeft w:val="0"/>
              <w:marRight w:val="0"/>
              <w:marTop w:val="0"/>
              <w:marBottom w:val="0"/>
              <w:divBdr>
                <w:top w:val="none" w:sz="0" w:space="0" w:color="auto"/>
                <w:left w:val="none" w:sz="0" w:space="0" w:color="auto"/>
                <w:bottom w:val="none" w:sz="0" w:space="0" w:color="auto"/>
                <w:right w:val="none" w:sz="0" w:space="0" w:color="auto"/>
              </w:divBdr>
            </w:div>
            <w:div w:id="369958617">
              <w:marLeft w:val="0"/>
              <w:marRight w:val="0"/>
              <w:marTop w:val="0"/>
              <w:marBottom w:val="0"/>
              <w:divBdr>
                <w:top w:val="none" w:sz="0" w:space="0" w:color="auto"/>
                <w:left w:val="none" w:sz="0" w:space="0" w:color="auto"/>
                <w:bottom w:val="none" w:sz="0" w:space="0" w:color="auto"/>
                <w:right w:val="none" w:sz="0" w:space="0" w:color="auto"/>
              </w:divBdr>
            </w:div>
            <w:div w:id="372270103">
              <w:marLeft w:val="0"/>
              <w:marRight w:val="0"/>
              <w:marTop w:val="0"/>
              <w:marBottom w:val="0"/>
              <w:divBdr>
                <w:top w:val="none" w:sz="0" w:space="0" w:color="auto"/>
                <w:left w:val="none" w:sz="0" w:space="0" w:color="auto"/>
                <w:bottom w:val="none" w:sz="0" w:space="0" w:color="auto"/>
                <w:right w:val="none" w:sz="0" w:space="0" w:color="auto"/>
              </w:divBdr>
            </w:div>
            <w:div w:id="373506473">
              <w:marLeft w:val="0"/>
              <w:marRight w:val="0"/>
              <w:marTop w:val="0"/>
              <w:marBottom w:val="0"/>
              <w:divBdr>
                <w:top w:val="none" w:sz="0" w:space="0" w:color="auto"/>
                <w:left w:val="none" w:sz="0" w:space="0" w:color="auto"/>
                <w:bottom w:val="none" w:sz="0" w:space="0" w:color="auto"/>
                <w:right w:val="none" w:sz="0" w:space="0" w:color="auto"/>
              </w:divBdr>
            </w:div>
            <w:div w:id="373770917">
              <w:marLeft w:val="0"/>
              <w:marRight w:val="0"/>
              <w:marTop w:val="0"/>
              <w:marBottom w:val="0"/>
              <w:divBdr>
                <w:top w:val="none" w:sz="0" w:space="0" w:color="auto"/>
                <w:left w:val="none" w:sz="0" w:space="0" w:color="auto"/>
                <w:bottom w:val="none" w:sz="0" w:space="0" w:color="auto"/>
                <w:right w:val="none" w:sz="0" w:space="0" w:color="auto"/>
              </w:divBdr>
            </w:div>
            <w:div w:id="374425427">
              <w:marLeft w:val="0"/>
              <w:marRight w:val="0"/>
              <w:marTop w:val="0"/>
              <w:marBottom w:val="0"/>
              <w:divBdr>
                <w:top w:val="none" w:sz="0" w:space="0" w:color="auto"/>
                <w:left w:val="none" w:sz="0" w:space="0" w:color="auto"/>
                <w:bottom w:val="none" w:sz="0" w:space="0" w:color="auto"/>
                <w:right w:val="none" w:sz="0" w:space="0" w:color="auto"/>
              </w:divBdr>
            </w:div>
            <w:div w:id="374549761">
              <w:marLeft w:val="0"/>
              <w:marRight w:val="0"/>
              <w:marTop w:val="0"/>
              <w:marBottom w:val="0"/>
              <w:divBdr>
                <w:top w:val="none" w:sz="0" w:space="0" w:color="auto"/>
                <w:left w:val="none" w:sz="0" w:space="0" w:color="auto"/>
                <w:bottom w:val="none" w:sz="0" w:space="0" w:color="auto"/>
                <w:right w:val="none" w:sz="0" w:space="0" w:color="auto"/>
              </w:divBdr>
            </w:div>
            <w:div w:id="375859157">
              <w:marLeft w:val="0"/>
              <w:marRight w:val="0"/>
              <w:marTop w:val="0"/>
              <w:marBottom w:val="0"/>
              <w:divBdr>
                <w:top w:val="none" w:sz="0" w:space="0" w:color="auto"/>
                <w:left w:val="none" w:sz="0" w:space="0" w:color="auto"/>
                <w:bottom w:val="none" w:sz="0" w:space="0" w:color="auto"/>
                <w:right w:val="none" w:sz="0" w:space="0" w:color="auto"/>
              </w:divBdr>
            </w:div>
            <w:div w:id="375931805">
              <w:marLeft w:val="0"/>
              <w:marRight w:val="0"/>
              <w:marTop w:val="0"/>
              <w:marBottom w:val="0"/>
              <w:divBdr>
                <w:top w:val="none" w:sz="0" w:space="0" w:color="auto"/>
                <w:left w:val="none" w:sz="0" w:space="0" w:color="auto"/>
                <w:bottom w:val="none" w:sz="0" w:space="0" w:color="auto"/>
                <w:right w:val="none" w:sz="0" w:space="0" w:color="auto"/>
              </w:divBdr>
            </w:div>
            <w:div w:id="376588980">
              <w:marLeft w:val="0"/>
              <w:marRight w:val="0"/>
              <w:marTop w:val="0"/>
              <w:marBottom w:val="0"/>
              <w:divBdr>
                <w:top w:val="none" w:sz="0" w:space="0" w:color="auto"/>
                <w:left w:val="none" w:sz="0" w:space="0" w:color="auto"/>
                <w:bottom w:val="none" w:sz="0" w:space="0" w:color="auto"/>
                <w:right w:val="none" w:sz="0" w:space="0" w:color="auto"/>
              </w:divBdr>
            </w:div>
            <w:div w:id="376978116">
              <w:marLeft w:val="0"/>
              <w:marRight w:val="0"/>
              <w:marTop w:val="0"/>
              <w:marBottom w:val="0"/>
              <w:divBdr>
                <w:top w:val="none" w:sz="0" w:space="0" w:color="auto"/>
                <w:left w:val="none" w:sz="0" w:space="0" w:color="auto"/>
                <w:bottom w:val="none" w:sz="0" w:space="0" w:color="auto"/>
                <w:right w:val="none" w:sz="0" w:space="0" w:color="auto"/>
              </w:divBdr>
            </w:div>
            <w:div w:id="377163690">
              <w:marLeft w:val="0"/>
              <w:marRight w:val="0"/>
              <w:marTop w:val="0"/>
              <w:marBottom w:val="0"/>
              <w:divBdr>
                <w:top w:val="none" w:sz="0" w:space="0" w:color="auto"/>
                <w:left w:val="none" w:sz="0" w:space="0" w:color="auto"/>
                <w:bottom w:val="none" w:sz="0" w:space="0" w:color="auto"/>
                <w:right w:val="none" w:sz="0" w:space="0" w:color="auto"/>
              </w:divBdr>
            </w:div>
            <w:div w:id="380717617">
              <w:marLeft w:val="0"/>
              <w:marRight w:val="0"/>
              <w:marTop w:val="0"/>
              <w:marBottom w:val="0"/>
              <w:divBdr>
                <w:top w:val="none" w:sz="0" w:space="0" w:color="auto"/>
                <w:left w:val="none" w:sz="0" w:space="0" w:color="auto"/>
                <w:bottom w:val="none" w:sz="0" w:space="0" w:color="auto"/>
                <w:right w:val="none" w:sz="0" w:space="0" w:color="auto"/>
              </w:divBdr>
            </w:div>
            <w:div w:id="384451109">
              <w:marLeft w:val="0"/>
              <w:marRight w:val="0"/>
              <w:marTop w:val="0"/>
              <w:marBottom w:val="0"/>
              <w:divBdr>
                <w:top w:val="none" w:sz="0" w:space="0" w:color="auto"/>
                <w:left w:val="none" w:sz="0" w:space="0" w:color="auto"/>
                <w:bottom w:val="none" w:sz="0" w:space="0" w:color="auto"/>
                <w:right w:val="none" w:sz="0" w:space="0" w:color="auto"/>
              </w:divBdr>
            </w:div>
            <w:div w:id="384911837">
              <w:marLeft w:val="0"/>
              <w:marRight w:val="0"/>
              <w:marTop w:val="0"/>
              <w:marBottom w:val="0"/>
              <w:divBdr>
                <w:top w:val="none" w:sz="0" w:space="0" w:color="auto"/>
                <w:left w:val="none" w:sz="0" w:space="0" w:color="auto"/>
                <w:bottom w:val="none" w:sz="0" w:space="0" w:color="auto"/>
                <w:right w:val="none" w:sz="0" w:space="0" w:color="auto"/>
              </w:divBdr>
            </w:div>
            <w:div w:id="387073723">
              <w:marLeft w:val="0"/>
              <w:marRight w:val="0"/>
              <w:marTop w:val="0"/>
              <w:marBottom w:val="0"/>
              <w:divBdr>
                <w:top w:val="none" w:sz="0" w:space="0" w:color="auto"/>
                <w:left w:val="none" w:sz="0" w:space="0" w:color="auto"/>
                <w:bottom w:val="none" w:sz="0" w:space="0" w:color="auto"/>
                <w:right w:val="none" w:sz="0" w:space="0" w:color="auto"/>
              </w:divBdr>
            </w:div>
            <w:div w:id="387190370">
              <w:marLeft w:val="0"/>
              <w:marRight w:val="0"/>
              <w:marTop w:val="0"/>
              <w:marBottom w:val="0"/>
              <w:divBdr>
                <w:top w:val="none" w:sz="0" w:space="0" w:color="auto"/>
                <w:left w:val="none" w:sz="0" w:space="0" w:color="auto"/>
                <w:bottom w:val="none" w:sz="0" w:space="0" w:color="auto"/>
                <w:right w:val="none" w:sz="0" w:space="0" w:color="auto"/>
              </w:divBdr>
            </w:div>
            <w:div w:id="387457372">
              <w:marLeft w:val="0"/>
              <w:marRight w:val="0"/>
              <w:marTop w:val="0"/>
              <w:marBottom w:val="0"/>
              <w:divBdr>
                <w:top w:val="none" w:sz="0" w:space="0" w:color="auto"/>
                <w:left w:val="none" w:sz="0" w:space="0" w:color="auto"/>
                <w:bottom w:val="none" w:sz="0" w:space="0" w:color="auto"/>
                <w:right w:val="none" w:sz="0" w:space="0" w:color="auto"/>
              </w:divBdr>
            </w:div>
            <w:div w:id="388573662">
              <w:marLeft w:val="0"/>
              <w:marRight w:val="0"/>
              <w:marTop w:val="0"/>
              <w:marBottom w:val="0"/>
              <w:divBdr>
                <w:top w:val="none" w:sz="0" w:space="0" w:color="auto"/>
                <w:left w:val="none" w:sz="0" w:space="0" w:color="auto"/>
                <w:bottom w:val="none" w:sz="0" w:space="0" w:color="auto"/>
                <w:right w:val="none" w:sz="0" w:space="0" w:color="auto"/>
              </w:divBdr>
            </w:div>
            <w:div w:id="389111988">
              <w:marLeft w:val="0"/>
              <w:marRight w:val="0"/>
              <w:marTop w:val="0"/>
              <w:marBottom w:val="0"/>
              <w:divBdr>
                <w:top w:val="none" w:sz="0" w:space="0" w:color="auto"/>
                <w:left w:val="none" w:sz="0" w:space="0" w:color="auto"/>
                <w:bottom w:val="none" w:sz="0" w:space="0" w:color="auto"/>
                <w:right w:val="none" w:sz="0" w:space="0" w:color="auto"/>
              </w:divBdr>
            </w:div>
            <w:div w:id="389429077">
              <w:marLeft w:val="0"/>
              <w:marRight w:val="0"/>
              <w:marTop w:val="0"/>
              <w:marBottom w:val="0"/>
              <w:divBdr>
                <w:top w:val="none" w:sz="0" w:space="0" w:color="auto"/>
                <w:left w:val="none" w:sz="0" w:space="0" w:color="auto"/>
                <w:bottom w:val="none" w:sz="0" w:space="0" w:color="auto"/>
                <w:right w:val="none" w:sz="0" w:space="0" w:color="auto"/>
              </w:divBdr>
            </w:div>
            <w:div w:id="390233415">
              <w:marLeft w:val="0"/>
              <w:marRight w:val="0"/>
              <w:marTop w:val="0"/>
              <w:marBottom w:val="0"/>
              <w:divBdr>
                <w:top w:val="none" w:sz="0" w:space="0" w:color="auto"/>
                <w:left w:val="none" w:sz="0" w:space="0" w:color="auto"/>
                <w:bottom w:val="none" w:sz="0" w:space="0" w:color="auto"/>
                <w:right w:val="none" w:sz="0" w:space="0" w:color="auto"/>
              </w:divBdr>
            </w:div>
            <w:div w:id="391393122">
              <w:marLeft w:val="0"/>
              <w:marRight w:val="0"/>
              <w:marTop w:val="0"/>
              <w:marBottom w:val="0"/>
              <w:divBdr>
                <w:top w:val="none" w:sz="0" w:space="0" w:color="auto"/>
                <w:left w:val="none" w:sz="0" w:space="0" w:color="auto"/>
                <w:bottom w:val="none" w:sz="0" w:space="0" w:color="auto"/>
                <w:right w:val="none" w:sz="0" w:space="0" w:color="auto"/>
              </w:divBdr>
            </w:div>
            <w:div w:id="391395579">
              <w:marLeft w:val="0"/>
              <w:marRight w:val="0"/>
              <w:marTop w:val="0"/>
              <w:marBottom w:val="0"/>
              <w:divBdr>
                <w:top w:val="none" w:sz="0" w:space="0" w:color="auto"/>
                <w:left w:val="none" w:sz="0" w:space="0" w:color="auto"/>
                <w:bottom w:val="none" w:sz="0" w:space="0" w:color="auto"/>
                <w:right w:val="none" w:sz="0" w:space="0" w:color="auto"/>
              </w:divBdr>
            </w:div>
            <w:div w:id="393043511">
              <w:marLeft w:val="0"/>
              <w:marRight w:val="0"/>
              <w:marTop w:val="0"/>
              <w:marBottom w:val="0"/>
              <w:divBdr>
                <w:top w:val="none" w:sz="0" w:space="0" w:color="auto"/>
                <w:left w:val="none" w:sz="0" w:space="0" w:color="auto"/>
                <w:bottom w:val="none" w:sz="0" w:space="0" w:color="auto"/>
                <w:right w:val="none" w:sz="0" w:space="0" w:color="auto"/>
              </w:divBdr>
            </w:div>
            <w:div w:id="393167090">
              <w:marLeft w:val="0"/>
              <w:marRight w:val="0"/>
              <w:marTop w:val="0"/>
              <w:marBottom w:val="0"/>
              <w:divBdr>
                <w:top w:val="none" w:sz="0" w:space="0" w:color="auto"/>
                <w:left w:val="none" w:sz="0" w:space="0" w:color="auto"/>
                <w:bottom w:val="none" w:sz="0" w:space="0" w:color="auto"/>
                <w:right w:val="none" w:sz="0" w:space="0" w:color="auto"/>
              </w:divBdr>
            </w:div>
            <w:div w:id="393309707">
              <w:marLeft w:val="0"/>
              <w:marRight w:val="0"/>
              <w:marTop w:val="0"/>
              <w:marBottom w:val="0"/>
              <w:divBdr>
                <w:top w:val="none" w:sz="0" w:space="0" w:color="auto"/>
                <w:left w:val="none" w:sz="0" w:space="0" w:color="auto"/>
                <w:bottom w:val="none" w:sz="0" w:space="0" w:color="auto"/>
                <w:right w:val="none" w:sz="0" w:space="0" w:color="auto"/>
              </w:divBdr>
            </w:div>
            <w:div w:id="393891559">
              <w:marLeft w:val="0"/>
              <w:marRight w:val="0"/>
              <w:marTop w:val="0"/>
              <w:marBottom w:val="0"/>
              <w:divBdr>
                <w:top w:val="none" w:sz="0" w:space="0" w:color="auto"/>
                <w:left w:val="none" w:sz="0" w:space="0" w:color="auto"/>
                <w:bottom w:val="none" w:sz="0" w:space="0" w:color="auto"/>
                <w:right w:val="none" w:sz="0" w:space="0" w:color="auto"/>
              </w:divBdr>
            </w:div>
            <w:div w:id="394746284">
              <w:marLeft w:val="0"/>
              <w:marRight w:val="0"/>
              <w:marTop w:val="0"/>
              <w:marBottom w:val="0"/>
              <w:divBdr>
                <w:top w:val="none" w:sz="0" w:space="0" w:color="auto"/>
                <w:left w:val="none" w:sz="0" w:space="0" w:color="auto"/>
                <w:bottom w:val="none" w:sz="0" w:space="0" w:color="auto"/>
                <w:right w:val="none" w:sz="0" w:space="0" w:color="auto"/>
              </w:divBdr>
            </w:div>
            <w:div w:id="395393440">
              <w:marLeft w:val="0"/>
              <w:marRight w:val="0"/>
              <w:marTop w:val="0"/>
              <w:marBottom w:val="0"/>
              <w:divBdr>
                <w:top w:val="none" w:sz="0" w:space="0" w:color="auto"/>
                <w:left w:val="none" w:sz="0" w:space="0" w:color="auto"/>
                <w:bottom w:val="none" w:sz="0" w:space="0" w:color="auto"/>
                <w:right w:val="none" w:sz="0" w:space="0" w:color="auto"/>
              </w:divBdr>
            </w:div>
            <w:div w:id="395784962">
              <w:marLeft w:val="0"/>
              <w:marRight w:val="0"/>
              <w:marTop w:val="0"/>
              <w:marBottom w:val="0"/>
              <w:divBdr>
                <w:top w:val="none" w:sz="0" w:space="0" w:color="auto"/>
                <w:left w:val="none" w:sz="0" w:space="0" w:color="auto"/>
                <w:bottom w:val="none" w:sz="0" w:space="0" w:color="auto"/>
                <w:right w:val="none" w:sz="0" w:space="0" w:color="auto"/>
              </w:divBdr>
            </w:div>
            <w:div w:id="397821386">
              <w:marLeft w:val="0"/>
              <w:marRight w:val="0"/>
              <w:marTop w:val="0"/>
              <w:marBottom w:val="0"/>
              <w:divBdr>
                <w:top w:val="none" w:sz="0" w:space="0" w:color="auto"/>
                <w:left w:val="none" w:sz="0" w:space="0" w:color="auto"/>
                <w:bottom w:val="none" w:sz="0" w:space="0" w:color="auto"/>
                <w:right w:val="none" w:sz="0" w:space="0" w:color="auto"/>
              </w:divBdr>
            </w:div>
            <w:div w:id="398407110">
              <w:marLeft w:val="0"/>
              <w:marRight w:val="0"/>
              <w:marTop w:val="0"/>
              <w:marBottom w:val="0"/>
              <w:divBdr>
                <w:top w:val="none" w:sz="0" w:space="0" w:color="auto"/>
                <w:left w:val="none" w:sz="0" w:space="0" w:color="auto"/>
                <w:bottom w:val="none" w:sz="0" w:space="0" w:color="auto"/>
                <w:right w:val="none" w:sz="0" w:space="0" w:color="auto"/>
              </w:divBdr>
            </w:div>
            <w:div w:id="398721658">
              <w:marLeft w:val="0"/>
              <w:marRight w:val="0"/>
              <w:marTop w:val="0"/>
              <w:marBottom w:val="0"/>
              <w:divBdr>
                <w:top w:val="none" w:sz="0" w:space="0" w:color="auto"/>
                <w:left w:val="none" w:sz="0" w:space="0" w:color="auto"/>
                <w:bottom w:val="none" w:sz="0" w:space="0" w:color="auto"/>
                <w:right w:val="none" w:sz="0" w:space="0" w:color="auto"/>
              </w:divBdr>
            </w:div>
            <w:div w:id="399518611">
              <w:marLeft w:val="0"/>
              <w:marRight w:val="0"/>
              <w:marTop w:val="0"/>
              <w:marBottom w:val="0"/>
              <w:divBdr>
                <w:top w:val="none" w:sz="0" w:space="0" w:color="auto"/>
                <w:left w:val="none" w:sz="0" w:space="0" w:color="auto"/>
                <w:bottom w:val="none" w:sz="0" w:space="0" w:color="auto"/>
                <w:right w:val="none" w:sz="0" w:space="0" w:color="auto"/>
              </w:divBdr>
            </w:div>
            <w:div w:id="400064297">
              <w:marLeft w:val="0"/>
              <w:marRight w:val="0"/>
              <w:marTop w:val="0"/>
              <w:marBottom w:val="0"/>
              <w:divBdr>
                <w:top w:val="none" w:sz="0" w:space="0" w:color="auto"/>
                <w:left w:val="none" w:sz="0" w:space="0" w:color="auto"/>
                <w:bottom w:val="none" w:sz="0" w:space="0" w:color="auto"/>
                <w:right w:val="none" w:sz="0" w:space="0" w:color="auto"/>
              </w:divBdr>
            </w:div>
            <w:div w:id="400560064">
              <w:marLeft w:val="0"/>
              <w:marRight w:val="0"/>
              <w:marTop w:val="0"/>
              <w:marBottom w:val="0"/>
              <w:divBdr>
                <w:top w:val="none" w:sz="0" w:space="0" w:color="auto"/>
                <w:left w:val="none" w:sz="0" w:space="0" w:color="auto"/>
                <w:bottom w:val="none" w:sz="0" w:space="0" w:color="auto"/>
                <w:right w:val="none" w:sz="0" w:space="0" w:color="auto"/>
              </w:divBdr>
            </w:div>
            <w:div w:id="402601442">
              <w:marLeft w:val="0"/>
              <w:marRight w:val="0"/>
              <w:marTop w:val="0"/>
              <w:marBottom w:val="0"/>
              <w:divBdr>
                <w:top w:val="none" w:sz="0" w:space="0" w:color="auto"/>
                <w:left w:val="none" w:sz="0" w:space="0" w:color="auto"/>
                <w:bottom w:val="none" w:sz="0" w:space="0" w:color="auto"/>
                <w:right w:val="none" w:sz="0" w:space="0" w:color="auto"/>
              </w:divBdr>
            </w:div>
            <w:div w:id="403265977">
              <w:marLeft w:val="0"/>
              <w:marRight w:val="0"/>
              <w:marTop w:val="0"/>
              <w:marBottom w:val="0"/>
              <w:divBdr>
                <w:top w:val="none" w:sz="0" w:space="0" w:color="auto"/>
                <w:left w:val="none" w:sz="0" w:space="0" w:color="auto"/>
                <w:bottom w:val="none" w:sz="0" w:space="0" w:color="auto"/>
                <w:right w:val="none" w:sz="0" w:space="0" w:color="auto"/>
              </w:divBdr>
            </w:div>
            <w:div w:id="403727729">
              <w:marLeft w:val="0"/>
              <w:marRight w:val="0"/>
              <w:marTop w:val="0"/>
              <w:marBottom w:val="0"/>
              <w:divBdr>
                <w:top w:val="none" w:sz="0" w:space="0" w:color="auto"/>
                <w:left w:val="none" w:sz="0" w:space="0" w:color="auto"/>
                <w:bottom w:val="none" w:sz="0" w:space="0" w:color="auto"/>
                <w:right w:val="none" w:sz="0" w:space="0" w:color="auto"/>
              </w:divBdr>
            </w:div>
            <w:div w:id="403912568">
              <w:marLeft w:val="0"/>
              <w:marRight w:val="0"/>
              <w:marTop w:val="0"/>
              <w:marBottom w:val="0"/>
              <w:divBdr>
                <w:top w:val="none" w:sz="0" w:space="0" w:color="auto"/>
                <w:left w:val="none" w:sz="0" w:space="0" w:color="auto"/>
                <w:bottom w:val="none" w:sz="0" w:space="0" w:color="auto"/>
                <w:right w:val="none" w:sz="0" w:space="0" w:color="auto"/>
              </w:divBdr>
            </w:div>
            <w:div w:id="404378521">
              <w:marLeft w:val="0"/>
              <w:marRight w:val="0"/>
              <w:marTop w:val="0"/>
              <w:marBottom w:val="0"/>
              <w:divBdr>
                <w:top w:val="none" w:sz="0" w:space="0" w:color="auto"/>
                <w:left w:val="none" w:sz="0" w:space="0" w:color="auto"/>
                <w:bottom w:val="none" w:sz="0" w:space="0" w:color="auto"/>
                <w:right w:val="none" w:sz="0" w:space="0" w:color="auto"/>
              </w:divBdr>
            </w:div>
            <w:div w:id="404494868">
              <w:marLeft w:val="0"/>
              <w:marRight w:val="0"/>
              <w:marTop w:val="0"/>
              <w:marBottom w:val="0"/>
              <w:divBdr>
                <w:top w:val="none" w:sz="0" w:space="0" w:color="auto"/>
                <w:left w:val="none" w:sz="0" w:space="0" w:color="auto"/>
                <w:bottom w:val="none" w:sz="0" w:space="0" w:color="auto"/>
                <w:right w:val="none" w:sz="0" w:space="0" w:color="auto"/>
              </w:divBdr>
            </w:div>
            <w:div w:id="406651746">
              <w:marLeft w:val="0"/>
              <w:marRight w:val="0"/>
              <w:marTop w:val="0"/>
              <w:marBottom w:val="0"/>
              <w:divBdr>
                <w:top w:val="none" w:sz="0" w:space="0" w:color="auto"/>
                <w:left w:val="none" w:sz="0" w:space="0" w:color="auto"/>
                <w:bottom w:val="none" w:sz="0" w:space="0" w:color="auto"/>
                <w:right w:val="none" w:sz="0" w:space="0" w:color="auto"/>
              </w:divBdr>
            </w:div>
            <w:div w:id="406804915">
              <w:marLeft w:val="0"/>
              <w:marRight w:val="0"/>
              <w:marTop w:val="0"/>
              <w:marBottom w:val="0"/>
              <w:divBdr>
                <w:top w:val="none" w:sz="0" w:space="0" w:color="auto"/>
                <w:left w:val="none" w:sz="0" w:space="0" w:color="auto"/>
                <w:bottom w:val="none" w:sz="0" w:space="0" w:color="auto"/>
                <w:right w:val="none" w:sz="0" w:space="0" w:color="auto"/>
              </w:divBdr>
            </w:div>
            <w:div w:id="408692822">
              <w:marLeft w:val="0"/>
              <w:marRight w:val="0"/>
              <w:marTop w:val="0"/>
              <w:marBottom w:val="0"/>
              <w:divBdr>
                <w:top w:val="none" w:sz="0" w:space="0" w:color="auto"/>
                <w:left w:val="none" w:sz="0" w:space="0" w:color="auto"/>
                <w:bottom w:val="none" w:sz="0" w:space="0" w:color="auto"/>
                <w:right w:val="none" w:sz="0" w:space="0" w:color="auto"/>
              </w:divBdr>
            </w:div>
            <w:div w:id="408776063">
              <w:marLeft w:val="0"/>
              <w:marRight w:val="0"/>
              <w:marTop w:val="0"/>
              <w:marBottom w:val="0"/>
              <w:divBdr>
                <w:top w:val="none" w:sz="0" w:space="0" w:color="auto"/>
                <w:left w:val="none" w:sz="0" w:space="0" w:color="auto"/>
                <w:bottom w:val="none" w:sz="0" w:space="0" w:color="auto"/>
                <w:right w:val="none" w:sz="0" w:space="0" w:color="auto"/>
              </w:divBdr>
            </w:div>
            <w:div w:id="408814574">
              <w:marLeft w:val="0"/>
              <w:marRight w:val="0"/>
              <w:marTop w:val="0"/>
              <w:marBottom w:val="0"/>
              <w:divBdr>
                <w:top w:val="none" w:sz="0" w:space="0" w:color="auto"/>
                <w:left w:val="none" w:sz="0" w:space="0" w:color="auto"/>
                <w:bottom w:val="none" w:sz="0" w:space="0" w:color="auto"/>
                <w:right w:val="none" w:sz="0" w:space="0" w:color="auto"/>
              </w:divBdr>
            </w:div>
            <w:div w:id="409425250">
              <w:marLeft w:val="0"/>
              <w:marRight w:val="0"/>
              <w:marTop w:val="0"/>
              <w:marBottom w:val="0"/>
              <w:divBdr>
                <w:top w:val="none" w:sz="0" w:space="0" w:color="auto"/>
                <w:left w:val="none" w:sz="0" w:space="0" w:color="auto"/>
                <w:bottom w:val="none" w:sz="0" w:space="0" w:color="auto"/>
                <w:right w:val="none" w:sz="0" w:space="0" w:color="auto"/>
              </w:divBdr>
            </w:div>
            <w:div w:id="409890913">
              <w:marLeft w:val="0"/>
              <w:marRight w:val="0"/>
              <w:marTop w:val="0"/>
              <w:marBottom w:val="0"/>
              <w:divBdr>
                <w:top w:val="none" w:sz="0" w:space="0" w:color="auto"/>
                <w:left w:val="none" w:sz="0" w:space="0" w:color="auto"/>
                <w:bottom w:val="none" w:sz="0" w:space="0" w:color="auto"/>
                <w:right w:val="none" w:sz="0" w:space="0" w:color="auto"/>
              </w:divBdr>
            </w:div>
            <w:div w:id="410391432">
              <w:marLeft w:val="0"/>
              <w:marRight w:val="0"/>
              <w:marTop w:val="0"/>
              <w:marBottom w:val="0"/>
              <w:divBdr>
                <w:top w:val="none" w:sz="0" w:space="0" w:color="auto"/>
                <w:left w:val="none" w:sz="0" w:space="0" w:color="auto"/>
                <w:bottom w:val="none" w:sz="0" w:space="0" w:color="auto"/>
                <w:right w:val="none" w:sz="0" w:space="0" w:color="auto"/>
              </w:divBdr>
            </w:div>
            <w:div w:id="410667123">
              <w:marLeft w:val="0"/>
              <w:marRight w:val="0"/>
              <w:marTop w:val="0"/>
              <w:marBottom w:val="0"/>
              <w:divBdr>
                <w:top w:val="none" w:sz="0" w:space="0" w:color="auto"/>
                <w:left w:val="none" w:sz="0" w:space="0" w:color="auto"/>
                <w:bottom w:val="none" w:sz="0" w:space="0" w:color="auto"/>
                <w:right w:val="none" w:sz="0" w:space="0" w:color="auto"/>
              </w:divBdr>
            </w:div>
            <w:div w:id="413480822">
              <w:marLeft w:val="0"/>
              <w:marRight w:val="0"/>
              <w:marTop w:val="0"/>
              <w:marBottom w:val="0"/>
              <w:divBdr>
                <w:top w:val="none" w:sz="0" w:space="0" w:color="auto"/>
                <w:left w:val="none" w:sz="0" w:space="0" w:color="auto"/>
                <w:bottom w:val="none" w:sz="0" w:space="0" w:color="auto"/>
                <w:right w:val="none" w:sz="0" w:space="0" w:color="auto"/>
              </w:divBdr>
            </w:div>
            <w:div w:id="413817482">
              <w:marLeft w:val="0"/>
              <w:marRight w:val="0"/>
              <w:marTop w:val="0"/>
              <w:marBottom w:val="0"/>
              <w:divBdr>
                <w:top w:val="none" w:sz="0" w:space="0" w:color="auto"/>
                <w:left w:val="none" w:sz="0" w:space="0" w:color="auto"/>
                <w:bottom w:val="none" w:sz="0" w:space="0" w:color="auto"/>
                <w:right w:val="none" w:sz="0" w:space="0" w:color="auto"/>
              </w:divBdr>
            </w:div>
            <w:div w:id="414518803">
              <w:marLeft w:val="0"/>
              <w:marRight w:val="0"/>
              <w:marTop w:val="0"/>
              <w:marBottom w:val="0"/>
              <w:divBdr>
                <w:top w:val="none" w:sz="0" w:space="0" w:color="auto"/>
                <w:left w:val="none" w:sz="0" w:space="0" w:color="auto"/>
                <w:bottom w:val="none" w:sz="0" w:space="0" w:color="auto"/>
                <w:right w:val="none" w:sz="0" w:space="0" w:color="auto"/>
              </w:divBdr>
            </w:div>
            <w:div w:id="415710576">
              <w:marLeft w:val="0"/>
              <w:marRight w:val="0"/>
              <w:marTop w:val="0"/>
              <w:marBottom w:val="0"/>
              <w:divBdr>
                <w:top w:val="none" w:sz="0" w:space="0" w:color="auto"/>
                <w:left w:val="none" w:sz="0" w:space="0" w:color="auto"/>
                <w:bottom w:val="none" w:sz="0" w:space="0" w:color="auto"/>
                <w:right w:val="none" w:sz="0" w:space="0" w:color="auto"/>
              </w:divBdr>
            </w:div>
            <w:div w:id="416630538">
              <w:marLeft w:val="0"/>
              <w:marRight w:val="0"/>
              <w:marTop w:val="0"/>
              <w:marBottom w:val="0"/>
              <w:divBdr>
                <w:top w:val="none" w:sz="0" w:space="0" w:color="auto"/>
                <w:left w:val="none" w:sz="0" w:space="0" w:color="auto"/>
                <w:bottom w:val="none" w:sz="0" w:space="0" w:color="auto"/>
                <w:right w:val="none" w:sz="0" w:space="0" w:color="auto"/>
              </w:divBdr>
            </w:div>
            <w:div w:id="416755749">
              <w:marLeft w:val="0"/>
              <w:marRight w:val="0"/>
              <w:marTop w:val="0"/>
              <w:marBottom w:val="0"/>
              <w:divBdr>
                <w:top w:val="none" w:sz="0" w:space="0" w:color="auto"/>
                <w:left w:val="none" w:sz="0" w:space="0" w:color="auto"/>
                <w:bottom w:val="none" w:sz="0" w:space="0" w:color="auto"/>
                <w:right w:val="none" w:sz="0" w:space="0" w:color="auto"/>
              </w:divBdr>
            </w:div>
            <w:div w:id="417943164">
              <w:marLeft w:val="0"/>
              <w:marRight w:val="0"/>
              <w:marTop w:val="0"/>
              <w:marBottom w:val="0"/>
              <w:divBdr>
                <w:top w:val="none" w:sz="0" w:space="0" w:color="auto"/>
                <w:left w:val="none" w:sz="0" w:space="0" w:color="auto"/>
                <w:bottom w:val="none" w:sz="0" w:space="0" w:color="auto"/>
                <w:right w:val="none" w:sz="0" w:space="0" w:color="auto"/>
              </w:divBdr>
            </w:div>
            <w:div w:id="418520936">
              <w:marLeft w:val="0"/>
              <w:marRight w:val="0"/>
              <w:marTop w:val="0"/>
              <w:marBottom w:val="0"/>
              <w:divBdr>
                <w:top w:val="none" w:sz="0" w:space="0" w:color="auto"/>
                <w:left w:val="none" w:sz="0" w:space="0" w:color="auto"/>
                <w:bottom w:val="none" w:sz="0" w:space="0" w:color="auto"/>
                <w:right w:val="none" w:sz="0" w:space="0" w:color="auto"/>
              </w:divBdr>
            </w:div>
            <w:div w:id="418908591">
              <w:marLeft w:val="0"/>
              <w:marRight w:val="0"/>
              <w:marTop w:val="0"/>
              <w:marBottom w:val="0"/>
              <w:divBdr>
                <w:top w:val="none" w:sz="0" w:space="0" w:color="auto"/>
                <w:left w:val="none" w:sz="0" w:space="0" w:color="auto"/>
                <w:bottom w:val="none" w:sz="0" w:space="0" w:color="auto"/>
                <w:right w:val="none" w:sz="0" w:space="0" w:color="auto"/>
              </w:divBdr>
            </w:div>
            <w:div w:id="420151605">
              <w:marLeft w:val="0"/>
              <w:marRight w:val="0"/>
              <w:marTop w:val="0"/>
              <w:marBottom w:val="0"/>
              <w:divBdr>
                <w:top w:val="none" w:sz="0" w:space="0" w:color="auto"/>
                <w:left w:val="none" w:sz="0" w:space="0" w:color="auto"/>
                <w:bottom w:val="none" w:sz="0" w:space="0" w:color="auto"/>
                <w:right w:val="none" w:sz="0" w:space="0" w:color="auto"/>
              </w:divBdr>
            </w:div>
            <w:div w:id="420415974">
              <w:marLeft w:val="0"/>
              <w:marRight w:val="0"/>
              <w:marTop w:val="0"/>
              <w:marBottom w:val="0"/>
              <w:divBdr>
                <w:top w:val="none" w:sz="0" w:space="0" w:color="auto"/>
                <w:left w:val="none" w:sz="0" w:space="0" w:color="auto"/>
                <w:bottom w:val="none" w:sz="0" w:space="0" w:color="auto"/>
                <w:right w:val="none" w:sz="0" w:space="0" w:color="auto"/>
              </w:divBdr>
            </w:div>
            <w:div w:id="422069139">
              <w:marLeft w:val="0"/>
              <w:marRight w:val="0"/>
              <w:marTop w:val="0"/>
              <w:marBottom w:val="0"/>
              <w:divBdr>
                <w:top w:val="none" w:sz="0" w:space="0" w:color="auto"/>
                <w:left w:val="none" w:sz="0" w:space="0" w:color="auto"/>
                <w:bottom w:val="none" w:sz="0" w:space="0" w:color="auto"/>
                <w:right w:val="none" w:sz="0" w:space="0" w:color="auto"/>
              </w:divBdr>
            </w:div>
            <w:div w:id="422260380">
              <w:marLeft w:val="0"/>
              <w:marRight w:val="0"/>
              <w:marTop w:val="0"/>
              <w:marBottom w:val="0"/>
              <w:divBdr>
                <w:top w:val="none" w:sz="0" w:space="0" w:color="auto"/>
                <w:left w:val="none" w:sz="0" w:space="0" w:color="auto"/>
                <w:bottom w:val="none" w:sz="0" w:space="0" w:color="auto"/>
                <w:right w:val="none" w:sz="0" w:space="0" w:color="auto"/>
              </w:divBdr>
            </w:div>
            <w:div w:id="423109765">
              <w:marLeft w:val="0"/>
              <w:marRight w:val="0"/>
              <w:marTop w:val="0"/>
              <w:marBottom w:val="0"/>
              <w:divBdr>
                <w:top w:val="none" w:sz="0" w:space="0" w:color="auto"/>
                <w:left w:val="none" w:sz="0" w:space="0" w:color="auto"/>
                <w:bottom w:val="none" w:sz="0" w:space="0" w:color="auto"/>
                <w:right w:val="none" w:sz="0" w:space="0" w:color="auto"/>
              </w:divBdr>
            </w:div>
            <w:div w:id="423645234">
              <w:marLeft w:val="0"/>
              <w:marRight w:val="0"/>
              <w:marTop w:val="0"/>
              <w:marBottom w:val="0"/>
              <w:divBdr>
                <w:top w:val="none" w:sz="0" w:space="0" w:color="auto"/>
                <w:left w:val="none" w:sz="0" w:space="0" w:color="auto"/>
                <w:bottom w:val="none" w:sz="0" w:space="0" w:color="auto"/>
                <w:right w:val="none" w:sz="0" w:space="0" w:color="auto"/>
              </w:divBdr>
            </w:div>
            <w:div w:id="423839134">
              <w:marLeft w:val="0"/>
              <w:marRight w:val="0"/>
              <w:marTop w:val="0"/>
              <w:marBottom w:val="0"/>
              <w:divBdr>
                <w:top w:val="none" w:sz="0" w:space="0" w:color="auto"/>
                <w:left w:val="none" w:sz="0" w:space="0" w:color="auto"/>
                <w:bottom w:val="none" w:sz="0" w:space="0" w:color="auto"/>
                <w:right w:val="none" w:sz="0" w:space="0" w:color="auto"/>
              </w:divBdr>
            </w:div>
            <w:div w:id="423915151">
              <w:marLeft w:val="0"/>
              <w:marRight w:val="0"/>
              <w:marTop w:val="0"/>
              <w:marBottom w:val="0"/>
              <w:divBdr>
                <w:top w:val="none" w:sz="0" w:space="0" w:color="auto"/>
                <w:left w:val="none" w:sz="0" w:space="0" w:color="auto"/>
                <w:bottom w:val="none" w:sz="0" w:space="0" w:color="auto"/>
                <w:right w:val="none" w:sz="0" w:space="0" w:color="auto"/>
              </w:divBdr>
            </w:div>
            <w:div w:id="423917516">
              <w:marLeft w:val="0"/>
              <w:marRight w:val="0"/>
              <w:marTop w:val="0"/>
              <w:marBottom w:val="0"/>
              <w:divBdr>
                <w:top w:val="none" w:sz="0" w:space="0" w:color="auto"/>
                <w:left w:val="none" w:sz="0" w:space="0" w:color="auto"/>
                <w:bottom w:val="none" w:sz="0" w:space="0" w:color="auto"/>
                <w:right w:val="none" w:sz="0" w:space="0" w:color="auto"/>
              </w:divBdr>
            </w:div>
            <w:div w:id="425424767">
              <w:marLeft w:val="0"/>
              <w:marRight w:val="0"/>
              <w:marTop w:val="0"/>
              <w:marBottom w:val="0"/>
              <w:divBdr>
                <w:top w:val="none" w:sz="0" w:space="0" w:color="auto"/>
                <w:left w:val="none" w:sz="0" w:space="0" w:color="auto"/>
                <w:bottom w:val="none" w:sz="0" w:space="0" w:color="auto"/>
                <w:right w:val="none" w:sz="0" w:space="0" w:color="auto"/>
              </w:divBdr>
            </w:div>
            <w:div w:id="425535896">
              <w:marLeft w:val="0"/>
              <w:marRight w:val="0"/>
              <w:marTop w:val="0"/>
              <w:marBottom w:val="0"/>
              <w:divBdr>
                <w:top w:val="none" w:sz="0" w:space="0" w:color="auto"/>
                <w:left w:val="none" w:sz="0" w:space="0" w:color="auto"/>
                <w:bottom w:val="none" w:sz="0" w:space="0" w:color="auto"/>
                <w:right w:val="none" w:sz="0" w:space="0" w:color="auto"/>
              </w:divBdr>
            </w:div>
            <w:div w:id="426848474">
              <w:marLeft w:val="0"/>
              <w:marRight w:val="0"/>
              <w:marTop w:val="0"/>
              <w:marBottom w:val="0"/>
              <w:divBdr>
                <w:top w:val="none" w:sz="0" w:space="0" w:color="auto"/>
                <w:left w:val="none" w:sz="0" w:space="0" w:color="auto"/>
                <w:bottom w:val="none" w:sz="0" w:space="0" w:color="auto"/>
                <w:right w:val="none" w:sz="0" w:space="0" w:color="auto"/>
              </w:divBdr>
            </w:div>
            <w:div w:id="428543394">
              <w:marLeft w:val="0"/>
              <w:marRight w:val="0"/>
              <w:marTop w:val="0"/>
              <w:marBottom w:val="0"/>
              <w:divBdr>
                <w:top w:val="none" w:sz="0" w:space="0" w:color="auto"/>
                <w:left w:val="none" w:sz="0" w:space="0" w:color="auto"/>
                <w:bottom w:val="none" w:sz="0" w:space="0" w:color="auto"/>
                <w:right w:val="none" w:sz="0" w:space="0" w:color="auto"/>
              </w:divBdr>
            </w:div>
            <w:div w:id="428965564">
              <w:marLeft w:val="0"/>
              <w:marRight w:val="0"/>
              <w:marTop w:val="0"/>
              <w:marBottom w:val="0"/>
              <w:divBdr>
                <w:top w:val="none" w:sz="0" w:space="0" w:color="auto"/>
                <w:left w:val="none" w:sz="0" w:space="0" w:color="auto"/>
                <w:bottom w:val="none" w:sz="0" w:space="0" w:color="auto"/>
                <w:right w:val="none" w:sz="0" w:space="0" w:color="auto"/>
              </w:divBdr>
            </w:div>
            <w:div w:id="429860789">
              <w:marLeft w:val="0"/>
              <w:marRight w:val="0"/>
              <w:marTop w:val="0"/>
              <w:marBottom w:val="0"/>
              <w:divBdr>
                <w:top w:val="none" w:sz="0" w:space="0" w:color="auto"/>
                <w:left w:val="none" w:sz="0" w:space="0" w:color="auto"/>
                <w:bottom w:val="none" w:sz="0" w:space="0" w:color="auto"/>
                <w:right w:val="none" w:sz="0" w:space="0" w:color="auto"/>
              </w:divBdr>
            </w:div>
            <w:div w:id="430395236">
              <w:marLeft w:val="0"/>
              <w:marRight w:val="0"/>
              <w:marTop w:val="0"/>
              <w:marBottom w:val="0"/>
              <w:divBdr>
                <w:top w:val="none" w:sz="0" w:space="0" w:color="auto"/>
                <w:left w:val="none" w:sz="0" w:space="0" w:color="auto"/>
                <w:bottom w:val="none" w:sz="0" w:space="0" w:color="auto"/>
                <w:right w:val="none" w:sz="0" w:space="0" w:color="auto"/>
              </w:divBdr>
            </w:div>
            <w:div w:id="430510682">
              <w:marLeft w:val="0"/>
              <w:marRight w:val="0"/>
              <w:marTop w:val="0"/>
              <w:marBottom w:val="0"/>
              <w:divBdr>
                <w:top w:val="none" w:sz="0" w:space="0" w:color="auto"/>
                <w:left w:val="none" w:sz="0" w:space="0" w:color="auto"/>
                <w:bottom w:val="none" w:sz="0" w:space="0" w:color="auto"/>
                <w:right w:val="none" w:sz="0" w:space="0" w:color="auto"/>
              </w:divBdr>
            </w:div>
            <w:div w:id="431627093">
              <w:marLeft w:val="0"/>
              <w:marRight w:val="0"/>
              <w:marTop w:val="0"/>
              <w:marBottom w:val="0"/>
              <w:divBdr>
                <w:top w:val="none" w:sz="0" w:space="0" w:color="auto"/>
                <w:left w:val="none" w:sz="0" w:space="0" w:color="auto"/>
                <w:bottom w:val="none" w:sz="0" w:space="0" w:color="auto"/>
                <w:right w:val="none" w:sz="0" w:space="0" w:color="auto"/>
              </w:divBdr>
            </w:div>
            <w:div w:id="431978166">
              <w:marLeft w:val="0"/>
              <w:marRight w:val="0"/>
              <w:marTop w:val="0"/>
              <w:marBottom w:val="0"/>
              <w:divBdr>
                <w:top w:val="none" w:sz="0" w:space="0" w:color="auto"/>
                <w:left w:val="none" w:sz="0" w:space="0" w:color="auto"/>
                <w:bottom w:val="none" w:sz="0" w:space="0" w:color="auto"/>
                <w:right w:val="none" w:sz="0" w:space="0" w:color="auto"/>
              </w:divBdr>
            </w:div>
            <w:div w:id="433284246">
              <w:marLeft w:val="0"/>
              <w:marRight w:val="0"/>
              <w:marTop w:val="0"/>
              <w:marBottom w:val="0"/>
              <w:divBdr>
                <w:top w:val="none" w:sz="0" w:space="0" w:color="auto"/>
                <w:left w:val="none" w:sz="0" w:space="0" w:color="auto"/>
                <w:bottom w:val="none" w:sz="0" w:space="0" w:color="auto"/>
                <w:right w:val="none" w:sz="0" w:space="0" w:color="auto"/>
              </w:divBdr>
            </w:div>
            <w:div w:id="434056742">
              <w:marLeft w:val="0"/>
              <w:marRight w:val="0"/>
              <w:marTop w:val="0"/>
              <w:marBottom w:val="0"/>
              <w:divBdr>
                <w:top w:val="none" w:sz="0" w:space="0" w:color="auto"/>
                <w:left w:val="none" w:sz="0" w:space="0" w:color="auto"/>
                <w:bottom w:val="none" w:sz="0" w:space="0" w:color="auto"/>
                <w:right w:val="none" w:sz="0" w:space="0" w:color="auto"/>
              </w:divBdr>
            </w:div>
            <w:div w:id="435443454">
              <w:marLeft w:val="0"/>
              <w:marRight w:val="0"/>
              <w:marTop w:val="0"/>
              <w:marBottom w:val="0"/>
              <w:divBdr>
                <w:top w:val="none" w:sz="0" w:space="0" w:color="auto"/>
                <w:left w:val="none" w:sz="0" w:space="0" w:color="auto"/>
                <w:bottom w:val="none" w:sz="0" w:space="0" w:color="auto"/>
                <w:right w:val="none" w:sz="0" w:space="0" w:color="auto"/>
              </w:divBdr>
            </w:div>
            <w:div w:id="435448152">
              <w:marLeft w:val="0"/>
              <w:marRight w:val="0"/>
              <w:marTop w:val="0"/>
              <w:marBottom w:val="0"/>
              <w:divBdr>
                <w:top w:val="none" w:sz="0" w:space="0" w:color="auto"/>
                <w:left w:val="none" w:sz="0" w:space="0" w:color="auto"/>
                <w:bottom w:val="none" w:sz="0" w:space="0" w:color="auto"/>
                <w:right w:val="none" w:sz="0" w:space="0" w:color="auto"/>
              </w:divBdr>
            </w:div>
            <w:div w:id="435757742">
              <w:marLeft w:val="0"/>
              <w:marRight w:val="0"/>
              <w:marTop w:val="0"/>
              <w:marBottom w:val="0"/>
              <w:divBdr>
                <w:top w:val="none" w:sz="0" w:space="0" w:color="auto"/>
                <w:left w:val="none" w:sz="0" w:space="0" w:color="auto"/>
                <w:bottom w:val="none" w:sz="0" w:space="0" w:color="auto"/>
                <w:right w:val="none" w:sz="0" w:space="0" w:color="auto"/>
              </w:divBdr>
            </w:div>
            <w:div w:id="437531015">
              <w:marLeft w:val="0"/>
              <w:marRight w:val="0"/>
              <w:marTop w:val="0"/>
              <w:marBottom w:val="0"/>
              <w:divBdr>
                <w:top w:val="none" w:sz="0" w:space="0" w:color="auto"/>
                <w:left w:val="none" w:sz="0" w:space="0" w:color="auto"/>
                <w:bottom w:val="none" w:sz="0" w:space="0" w:color="auto"/>
                <w:right w:val="none" w:sz="0" w:space="0" w:color="auto"/>
              </w:divBdr>
            </w:div>
            <w:div w:id="437794414">
              <w:marLeft w:val="0"/>
              <w:marRight w:val="0"/>
              <w:marTop w:val="0"/>
              <w:marBottom w:val="0"/>
              <w:divBdr>
                <w:top w:val="none" w:sz="0" w:space="0" w:color="auto"/>
                <w:left w:val="none" w:sz="0" w:space="0" w:color="auto"/>
                <w:bottom w:val="none" w:sz="0" w:space="0" w:color="auto"/>
                <w:right w:val="none" w:sz="0" w:space="0" w:color="auto"/>
              </w:divBdr>
            </w:div>
            <w:div w:id="438181477">
              <w:marLeft w:val="0"/>
              <w:marRight w:val="0"/>
              <w:marTop w:val="0"/>
              <w:marBottom w:val="0"/>
              <w:divBdr>
                <w:top w:val="none" w:sz="0" w:space="0" w:color="auto"/>
                <w:left w:val="none" w:sz="0" w:space="0" w:color="auto"/>
                <w:bottom w:val="none" w:sz="0" w:space="0" w:color="auto"/>
                <w:right w:val="none" w:sz="0" w:space="0" w:color="auto"/>
              </w:divBdr>
            </w:div>
            <w:div w:id="438256941">
              <w:marLeft w:val="0"/>
              <w:marRight w:val="0"/>
              <w:marTop w:val="0"/>
              <w:marBottom w:val="0"/>
              <w:divBdr>
                <w:top w:val="none" w:sz="0" w:space="0" w:color="auto"/>
                <w:left w:val="none" w:sz="0" w:space="0" w:color="auto"/>
                <w:bottom w:val="none" w:sz="0" w:space="0" w:color="auto"/>
                <w:right w:val="none" w:sz="0" w:space="0" w:color="auto"/>
              </w:divBdr>
            </w:div>
            <w:div w:id="439253668">
              <w:marLeft w:val="0"/>
              <w:marRight w:val="0"/>
              <w:marTop w:val="0"/>
              <w:marBottom w:val="0"/>
              <w:divBdr>
                <w:top w:val="none" w:sz="0" w:space="0" w:color="auto"/>
                <w:left w:val="none" w:sz="0" w:space="0" w:color="auto"/>
                <w:bottom w:val="none" w:sz="0" w:space="0" w:color="auto"/>
                <w:right w:val="none" w:sz="0" w:space="0" w:color="auto"/>
              </w:divBdr>
            </w:div>
            <w:div w:id="439836016">
              <w:marLeft w:val="0"/>
              <w:marRight w:val="0"/>
              <w:marTop w:val="0"/>
              <w:marBottom w:val="0"/>
              <w:divBdr>
                <w:top w:val="none" w:sz="0" w:space="0" w:color="auto"/>
                <w:left w:val="none" w:sz="0" w:space="0" w:color="auto"/>
                <w:bottom w:val="none" w:sz="0" w:space="0" w:color="auto"/>
                <w:right w:val="none" w:sz="0" w:space="0" w:color="auto"/>
              </w:divBdr>
            </w:div>
            <w:div w:id="440689698">
              <w:marLeft w:val="0"/>
              <w:marRight w:val="0"/>
              <w:marTop w:val="0"/>
              <w:marBottom w:val="0"/>
              <w:divBdr>
                <w:top w:val="none" w:sz="0" w:space="0" w:color="auto"/>
                <w:left w:val="none" w:sz="0" w:space="0" w:color="auto"/>
                <w:bottom w:val="none" w:sz="0" w:space="0" w:color="auto"/>
                <w:right w:val="none" w:sz="0" w:space="0" w:color="auto"/>
              </w:divBdr>
            </w:div>
            <w:div w:id="441655629">
              <w:marLeft w:val="0"/>
              <w:marRight w:val="0"/>
              <w:marTop w:val="0"/>
              <w:marBottom w:val="0"/>
              <w:divBdr>
                <w:top w:val="none" w:sz="0" w:space="0" w:color="auto"/>
                <w:left w:val="none" w:sz="0" w:space="0" w:color="auto"/>
                <w:bottom w:val="none" w:sz="0" w:space="0" w:color="auto"/>
                <w:right w:val="none" w:sz="0" w:space="0" w:color="auto"/>
              </w:divBdr>
            </w:div>
            <w:div w:id="442769734">
              <w:marLeft w:val="0"/>
              <w:marRight w:val="0"/>
              <w:marTop w:val="0"/>
              <w:marBottom w:val="0"/>
              <w:divBdr>
                <w:top w:val="none" w:sz="0" w:space="0" w:color="auto"/>
                <w:left w:val="none" w:sz="0" w:space="0" w:color="auto"/>
                <w:bottom w:val="none" w:sz="0" w:space="0" w:color="auto"/>
                <w:right w:val="none" w:sz="0" w:space="0" w:color="auto"/>
              </w:divBdr>
            </w:div>
            <w:div w:id="443115955">
              <w:marLeft w:val="0"/>
              <w:marRight w:val="0"/>
              <w:marTop w:val="0"/>
              <w:marBottom w:val="0"/>
              <w:divBdr>
                <w:top w:val="none" w:sz="0" w:space="0" w:color="auto"/>
                <w:left w:val="none" w:sz="0" w:space="0" w:color="auto"/>
                <w:bottom w:val="none" w:sz="0" w:space="0" w:color="auto"/>
                <w:right w:val="none" w:sz="0" w:space="0" w:color="auto"/>
              </w:divBdr>
            </w:div>
            <w:div w:id="444546611">
              <w:marLeft w:val="0"/>
              <w:marRight w:val="0"/>
              <w:marTop w:val="0"/>
              <w:marBottom w:val="0"/>
              <w:divBdr>
                <w:top w:val="none" w:sz="0" w:space="0" w:color="auto"/>
                <w:left w:val="none" w:sz="0" w:space="0" w:color="auto"/>
                <w:bottom w:val="none" w:sz="0" w:space="0" w:color="auto"/>
                <w:right w:val="none" w:sz="0" w:space="0" w:color="auto"/>
              </w:divBdr>
            </w:div>
            <w:div w:id="445537844">
              <w:marLeft w:val="0"/>
              <w:marRight w:val="0"/>
              <w:marTop w:val="0"/>
              <w:marBottom w:val="0"/>
              <w:divBdr>
                <w:top w:val="none" w:sz="0" w:space="0" w:color="auto"/>
                <w:left w:val="none" w:sz="0" w:space="0" w:color="auto"/>
                <w:bottom w:val="none" w:sz="0" w:space="0" w:color="auto"/>
                <w:right w:val="none" w:sz="0" w:space="0" w:color="auto"/>
              </w:divBdr>
            </w:div>
            <w:div w:id="446629403">
              <w:marLeft w:val="0"/>
              <w:marRight w:val="0"/>
              <w:marTop w:val="0"/>
              <w:marBottom w:val="0"/>
              <w:divBdr>
                <w:top w:val="none" w:sz="0" w:space="0" w:color="auto"/>
                <w:left w:val="none" w:sz="0" w:space="0" w:color="auto"/>
                <w:bottom w:val="none" w:sz="0" w:space="0" w:color="auto"/>
                <w:right w:val="none" w:sz="0" w:space="0" w:color="auto"/>
              </w:divBdr>
            </w:div>
            <w:div w:id="446660198">
              <w:marLeft w:val="0"/>
              <w:marRight w:val="0"/>
              <w:marTop w:val="0"/>
              <w:marBottom w:val="0"/>
              <w:divBdr>
                <w:top w:val="none" w:sz="0" w:space="0" w:color="auto"/>
                <w:left w:val="none" w:sz="0" w:space="0" w:color="auto"/>
                <w:bottom w:val="none" w:sz="0" w:space="0" w:color="auto"/>
                <w:right w:val="none" w:sz="0" w:space="0" w:color="auto"/>
              </w:divBdr>
            </w:div>
            <w:div w:id="446895653">
              <w:marLeft w:val="0"/>
              <w:marRight w:val="0"/>
              <w:marTop w:val="0"/>
              <w:marBottom w:val="0"/>
              <w:divBdr>
                <w:top w:val="none" w:sz="0" w:space="0" w:color="auto"/>
                <w:left w:val="none" w:sz="0" w:space="0" w:color="auto"/>
                <w:bottom w:val="none" w:sz="0" w:space="0" w:color="auto"/>
                <w:right w:val="none" w:sz="0" w:space="0" w:color="auto"/>
              </w:divBdr>
            </w:div>
            <w:div w:id="447164700">
              <w:marLeft w:val="0"/>
              <w:marRight w:val="0"/>
              <w:marTop w:val="0"/>
              <w:marBottom w:val="0"/>
              <w:divBdr>
                <w:top w:val="none" w:sz="0" w:space="0" w:color="auto"/>
                <w:left w:val="none" w:sz="0" w:space="0" w:color="auto"/>
                <w:bottom w:val="none" w:sz="0" w:space="0" w:color="auto"/>
                <w:right w:val="none" w:sz="0" w:space="0" w:color="auto"/>
              </w:divBdr>
            </w:div>
            <w:div w:id="448478912">
              <w:marLeft w:val="0"/>
              <w:marRight w:val="0"/>
              <w:marTop w:val="0"/>
              <w:marBottom w:val="0"/>
              <w:divBdr>
                <w:top w:val="none" w:sz="0" w:space="0" w:color="auto"/>
                <w:left w:val="none" w:sz="0" w:space="0" w:color="auto"/>
                <w:bottom w:val="none" w:sz="0" w:space="0" w:color="auto"/>
                <w:right w:val="none" w:sz="0" w:space="0" w:color="auto"/>
              </w:divBdr>
            </w:div>
            <w:div w:id="448663176">
              <w:marLeft w:val="0"/>
              <w:marRight w:val="0"/>
              <w:marTop w:val="0"/>
              <w:marBottom w:val="0"/>
              <w:divBdr>
                <w:top w:val="none" w:sz="0" w:space="0" w:color="auto"/>
                <w:left w:val="none" w:sz="0" w:space="0" w:color="auto"/>
                <w:bottom w:val="none" w:sz="0" w:space="0" w:color="auto"/>
                <w:right w:val="none" w:sz="0" w:space="0" w:color="auto"/>
              </w:divBdr>
            </w:div>
            <w:div w:id="448739011">
              <w:marLeft w:val="0"/>
              <w:marRight w:val="0"/>
              <w:marTop w:val="0"/>
              <w:marBottom w:val="0"/>
              <w:divBdr>
                <w:top w:val="none" w:sz="0" w:space="0" w:color="auto"/>
                <w:left w:val="none" w:sz="0" w:space="0" w:color="auto"/>
                <w:bottom w:val="none" w:sz="0" w:space="0" w:color="auto"/>
                <w:right w:val="none" w:sz="0" w:space="0" w:color="auto"/>
              </w:divBdr>
            </w:div>
            <w:div w:id="451021030">
              <w:marLeft w:val="0"/>
              <w:marRight w:val="0"/>
              <w:marTop w:val="0"/>
              <w:marBottom w:val="0"/>
              <w:divBdr>
                <w:top w:val="none" w:sz="0" w:space="0" w:color="auto"/>
                <w:left w:val="none" w:sz="0" w:space="0" w:color="auto"/>
                <w:bottom w:val="none" w:sz="0" w:space="0" w:color="auto"/>
                <w:right w:val="none" w:sz="0" w:space="0" w:color="auto"/>
              </w:divBdr>
            </w:div>
            <w:div w:id="451022428">
              <w:marLeft w:val="0"/>
              <w:marRight w:val="0"/>
              <w:marTop w:val="0"/>
              <w:marBottom w:val="0"/>
              <w:divBdr>
                <w:top w:val="none" w:sz="0" w:space="0" w:color="auto"/>
                <w:left w:val="none" w:sz="0" w:space="0" w:color="auto"/>
                <w:bottom w:val="none" w:sz="0" w:space="0" w:color="auto"/>
                <w:right w:val="none" w:sz="0" w:space="0" w:color="auto"/>
              </w:divBdr>
            </w:div>
            <w:div w:id="453133665">
              <w:marLeft w:val="0"/>
              <w:marRight w:val="0"/>
              <w:marTop w:val="0"/>
              <w:marBottom w:val="0"/>
              <w:divBdr>
                <w:top w:val="none" w:sz="0" w:space="0" w:color="auto"/>
                <w:left w:val="none" w:sz="0" w:space="0" w:color="auto"/>
                <w:bottom w:val="none" w:sz="0" w:space="0" w:color="auto"/>
                <w:right w:val="none" w:sz="0" w:space="0" w:color="auto"/>
              </w:divBdr>
            </w:div>
            <w:div w:id="454325556">
              <w:marLeft w:val="0"/>
              <w:marRight w:val="0"/>
              <w:marTop w:val="0"/>
              <w:marBottom w:val="0"/>
              <w:divBdr>
                <w:top w:val="none" w:sz="0" w:space="0" w:color="auto"/>
                <w:left w:val="none" w:sz="0" w:space="0" w:color="auto"/>
                <w:bottom w:val="none" w:sz="0" w:space="0" w:color="auto"/>
                <w:right w:val="none" w:sz="0" w:space="0" w:color="auto"/>
              </w:divBdr>
            </w:div>
            <w:div w:id="454834329">
              <w:marLeft w:val="0"/>
              <w:marRight w:val="0"/>
              <w:marTop w:val="0"/>
              <w:marBottom w:val="0"/>
              <w:divBdr>
                <w:top w:val="none" w:sz="0" w:space="0" w:color="auto"/>
                <w:left w:val="none" w:sz="0" w:space="0" w:color="auto"/>
                <w:bottom w:val="none" w:sz="0" w:space="0" w:color="auto"/>
                <w:right w:val="none" w:sz="0" w:space="0" w:color="auto"/>
              </w:divBdr>
            </w:div>
            <w:div w:id="455413346">
              <w:marLeft w:val="0"/>
              <w:marRight w:val="0"/>
              <w:marTop w:val="0"/>
              <w:marBottom w:val="0"/>
              <w:divBdr>
                <w:top w:val="none" w:sz="0" w:space="0" w:color="auto"/>
                <w:left w:val="none" w:sz="0" w:space="0" w:color="auto"/>
                <w:bottom w:val="none" w:sz="0" w:space="0" w:color="auto"/>
                <w:right w:val="none" w:sz="0" w:space="0" w:color="auto"/>
              </w:divBdr>
            </w:div>
            <w:div w:id="455484533">
              <w:marLeft w:val="0"/>
              <w:marRight w:val="0"/>
              <w:marTop w:val="0"/>
              <w:marBottom w:val="0"/>
              <w:divBdr>
                <w:top w:val="none" w:sz="0" w:space="0" w:color="auto"/>
                <w:left w:val="none" w:sz="0" w:space="0" w:color="auto"/>
                <w:bottom w:val="none" w:sz="0" w:space="0" w:color="auto"/>
                <w:right w:val="none" w:sz="0" w:space="0" w:color="auto"/>
              </w:divBdr>
            </w:div>
            <w:div w:id="456334320">
              <w:marLeft w:val="0"/>
              <w:marRight w:val="0"/>
              <w:marTop w:val="0"/>
              <w:marBottom w:val="0"/>
              <w:divBdr>
                <w:top w:val="none" w:sz="0" w:space="0" w:color="auto"/>
                <w:left w:val="none" w:sz="0" w:space="0" w:color="auto"/>
                <w:bottom w:val="none" w:sz="0" w:space="0" w:color="auto"/>
                <w:right w:val="none" w:sz="0" w:space="0" w:color="auto"/>
              </w:divBdr>
            </w:div>
            <w:div w:id="457341446">
              <w:marLeft w:val="0"/>
              <w:marRight w:val="0"/>
              <w:marTop w:val="0"/>
              <w:marBottom w:val="0"/>
              <w:divBdr>
                <w:top w:val="none" w:sz="0" w:space="0" w:color="auto"/>
                <w:left w:val="none" w:sz="0" w:space="0" w:color="auto"/>
                <w:bottom w:val="none" w:sz="0" w:space="0" w:color="auto"/>
                <w:right w:val="none" w:sz="0" w:space="0" w:color="auto"/>
              </w:divBdr>
            </w:div>
            <w:div w:id="458231095">
              <w:marLeft w:val="0"/>
              <w:marRight w:val="0"/>
              <w:marTop w:val="0"/>
              <w:marBottom w:val="0"/>
              <w:divBdr>
                <w:top w:val="none" w:sz="0" w:space="0" w:color="auto"/>
                <w:left w:val="none" w:sz="0" w:space="0" w:color="auto"/>
                <w:bottom w:val="none" w:sz="0" w:space="0" w:color="auto"/>
                <w:right w:val="none" w:sz="0" w:space="0" w:color="auto"/>
              </w:divBdr>
            </w:div>
            <w:div w:id="458768463">
              <w:marLeft w:val="0"/>
              <w:marRight w:val="0"/>
              <w:marTop w:val="0"/>
              <w:marBottom w:val="0"/>
              <w:divBdr>
                <w:top w:val="none" w:sz="0" w:space="0" w:color="auto"/>
                <w:left w:val="none" w:sz="0" w:space="0" w:color="auto"/>
                <w:bottom w:val="none" w:sz="0" w:space="0" w:color="auto"/>
                <w:right w:val="none" w:sz="0" w:space="0" w:color="auto"/>
              </w:divBdr>
            </w:div>
            <w:div w:id="459306532">
              <w:marLeft w:val="0"/>
              <w:marRight w:val="0"/>
              <w:marTop w:val="0"/>
              <w:marBottom w:val="0"/>
              <w:divBdr>
                <w:top w:val="none" w:sz="0" w:space="0" w:color="auto"/>
                <w:left w:val="none" w:sz="0" w:space="0" w:color="auto"/>
                <w:bottom w:val="none" w:sz="0" w:space="0" w:color="auto"/>
                <w:right w:val="none" w:sz="0" w:space="0" w:color="auto"/>
              </w:divBdr>
            </w:div>
            <w:div w:id="459421080">
              <w:marLeft w:val="0"/>
              <w:marRight w:val="0"/>
              <w:marTop w:val="0"/>
              <w:marBottom w:val="0"/>
              <w:divBdr>
                <w:top w:val="none" w:sz="0" w:space="0" w:color="auto"/>
                <w:left w:val="none" w:sz="0" w:space="0" w:color="auto"/>
                <w:bottom w:val="none" w:sz="0" w:space="0" w:color="auto"/>
                <w:right w:val="none" w:sz="0" w:space="0" w:color="auto"/>
              </w:divBdr>
            </w:div>
            <w:div w:id="459569010">
              <w:marLeft w:val="0"/>
              <w:marRight w:val="0"/>
              <w:marTop w:val="0"/>
              <w:marBottom w:val="0"/>
              <w:divBdr>
                <w:top w:val="none" w:sz="0" w:space="0" w:color="auto"/>
                <w:left w:val="none" w:sz="0" w:space="0" w:color="auto"/>
                <w:bottom w:val="none" w:sz="0" w:space="0" w:color="auto"/>
                <w:right w:val="none" w:sz="0" w:space="0" w:color="auto"/>
              </w:divBdr>
            </w:div>
            <w:div w:id="460273856">
              <w:marLeft w:val="0"/>
              <w:marRight w:val="0"/>
              <w:marTop w:val="0"/>
              <w:marBottom w:val="0"/>
              <w:divBdr>
                <w:top w:val="none" w:sz="0" w:space="0" w:color="auto"/>
                <w:left w:val="none" w:sz="0" w:space="0" w:color="auto"/>
                <w:bottom w:val="none" w:sz="0" w:space="0" w:color="auto"/>
                <w:right w:val="none" w:sz="0" w:space="0" w:color="auto"/>
              </w:divBdr>
            </w:div>
            <w:div w:id="460416168">
              <w:marLeft w:val="0"/>
              <w:marRight w:val="0"/>
              <w:marTop w:val="0"/>
              <w:marBottom w:val="0"/>
              <w:divBdr>
                <w:top w:val="none" w:sz="0" w:space="0" w:color="auto"/>
                <w:left w:val="none" w:sz="0" w:space="0" w:color="auto"/>
                <w:bottom w:val="none" w:sz="0" w:space="0" w:color="auto"/>
                <w:right w:val="none" w:sz="0" w:space="0" w:color="auto"/>
              </w:divBdr>
            </w:div>
            <w:div w:id="460541405">
              <w:marLeft w:val="0"/>
              <w:marRight w:val="0"/>
              <w:marTop w:val="0"/>
              <w:marBottom w:val="0"/>
              <w:divBdr>
                <w:top w:val="none" w:sz="0" w:space="0" w:color="auto"/>
                <w:left w:val="none" w:sz="0" w:space="0" w:color="auto"/>
                <w:bottom w:val="none" w:sz="0" w:space="0" w:color="auto"/>
                <w:right w:val="none" w:sz="0" w:space="0" w:color="auto"/>
              </w:divBdr>
            </w:div>
            <w:div w:id="460652724">
              <w:marLeft w:val="0"/>
              <w:marRight w:val="0"/>
              <w:marTop w:val="0"/>
              <w:marBottom w:val="0"/>
              <w:divBdr>
                <w:top w:val="none" w:sz="0" w:space="0" w:color="auto"/>
                <w:left w:val="none" w:sz="0" w:space="0" w:color="auto"/>
                <w:bottom w:val="none" w:sz="0" w:space="0" w:color="auto"/>
                <w:right w:val="none" w:sz="0" w:space="0" w:color="auto"/>
              </w:divBdr>
            </w:div>
            <w:div w:id="460684967">
              <w:marLeft w:val="0"/>
              <w:marRight w:val="0"/>
              <w:marTop w:val="0"/>
              <w:marBottom w:val="0"/>
              <w:divBdr>
                <w:top w:val="none" w:sz="0" w:space="0" w:color="auto"/>
                <w:left w:val="none" w:sz="0" w:space="0" w:color="auto"/>
                <w:bottom w:val="none" w:sz="0" w:space="0" w:color="auto"/>
                <w:right w:val="none" w:sz="0" w:space="0" w:color="auto"/>
              </w:divBdr>
            </w:div>
            <w:div w:id="461465115">
              <w:marLeft w:val="0"/>
              <w:marRight w:val="0"/>
              <w:marTop w:val="0"/>
              <w:marBottom w:val="0"/>
              <w:divBdr>
                <w:top w:val="none" w:sz="0" w:space="0" w:color="auto"/>
                <w:left w:val="none" w:sz="0" w:space="0" w:color="auto"/>
                <w:bottom w:val="none" w:sz="0" w:space="0" w:color="auto"/>
                <w:right w:val="none" w:sz="0" w:space="0" w:color="auto"/>
              </w:divBdr>
            </w:div>
            <w:div w:id="462044368">
              <w:marLeft w:val="0"/>
              <w:marRight w:val="0"/>
              <w:marTop w:val="0"/>
              <w:marBottom w:val="0"/>
              <w:divBdr>
                <w:top w:val="none" w:sz="0" w:space="0" w:color="auto"/>
                <w:left w:val="none" w:sz="0" w:space="0" w:color="auto"/>
                <w:bottom w:val="none" w:sz="0" w:space="0" w:color="auto"/>
                <w:right w:val="none" w:sz="0" w:space="0" w:color="auto"/>
              </w:divBdr>
            </w:div>
            <w:div w:id="465658992">
              <w:marLeft w:val="0"/>
              <w:marRight w:val="0"/>
              <w:marTop w:val="0"/>
              <w:marBottom w:val="0"/>
              <w:divBdr>
                <w:top w:val="none" w:sz="0" w:space="0" w:color="auto"/>
                <w:left w:val="none" w:sz="0" w:space="0" w:color="auto"/>
                <w:bottom w:val="none" w:sz="0" w:space="0" w:color="auto"/>
                <w:right w:val="none" w:sz="0" w:space="0" w:color="auto"/>
              </w:divBdr>
            </w:div>
            <w:div w:id="465780603">
              <w:marLeft w:val="0"/>
              <w:marRight w:val="0"/>
              <w:marTop w:val="0"/>
              <w:marBottom w:val="0"/>
              <w:divBdr>
                <w:top w:val="none" w:sz="0" w:space="0" w:color="auto"/>
                <w:left w:val="none" w:sz="0" w:space="0" w:color="auto"/>
                <w:bottom w:val="none" w:sz="0" w:space="0" w:color="auto"/>
                <w:right w:val="none" w:sz="0" w:space="0" w:color="auto"/>
              </w:divBdr>
            </w:div>
            <w:div w:id="467088748">
              <w:marLeft w:val="0"/>
              <w:marRight w:val="0"/>
              <w:marTop w:val="0"/>
              <w:marBottom w:val="0"/>
              <w:divBdr>
                <w:top w:val="none" w:sz="0" w:space="0" w:color="auto"/>
                <w:left w:val="none" w:sz="0" w:space="0" w:color="auto"/>
                <w:bottom w:val="none" w:sz="0" w:space="0" w:color="auto"/>
                <w:right w:val="none" w:sz="0" w:space="0" w:color="auto"/>
              </w:divBdr>
            </w:div>
            <w:div w:id="468859342">
              <w:marLeft w:val="0"/>
              <w:marRight w:val="0"/>
              <w:marTop w:val="0"/>
              <w:marBottom w:val="0"/>
              <w:divBdr>
                <w:top w:val="none" w:sz="0" w:space="0" w:color="auto"/>
                <w:left w:val="none" w:sz="0" w:space="0" w:color="auto"/>
                <w:bottom w:val="none" w:sz="0" w:space="0" w:color="auto"/>
                <w:right w:val="none" w:sz="0" w:space="0" w:color="auto"/>
              </w:divBdr>
            </w:div>
            <w:div w:id="469371634">
              <w:marLeft w:val="0"/>
              <w:marRight w:val="0"/>
              <w:marTop w:val="0"/>
              <w:marBottom w:val="0"/>
              <w:divBdr>
                <w:top w:val="none" w:sz="0" w:space="0" w:color="auto"/>
                <w:left w:val="none" w:sz="0" w:space="0" w:color="auto"/>
                <w:bottom w:val="none" w:sz="0" w:space="0" w:color="auto"/>
                <w:right w:val="none" w:sz="0" w:space="0" w:color="auto"/>
              </w:divBdr>
            </w:div>
            <w:div w:id="469829107">
              <w:marLeft w:val="0"/>
              <w:marRight w:val="0"/>
              <w:marTop w:val="0"/>
              <w:marBottom w:val="0"/>
              <w:divBdr>
                <w:top w:val="none" w:sz="0" w:space="0" w:color="auto"/>
                <w:left w:val="none" w:sz="0" w:space="0" w:color="auto"/>
                <w:bottom w:val="none" w:sz="0" w:space="0" w:color="auto"/>
                <w:right w:val="none" w:sz="0" w:space="0" w:color="auto"/>
              </w:divBdr>
            </w:div>
            <w:div w:id="472019801">
              <w:marLeft w:val="0"/>
              <w:marRight w:val="0"/>
              <w:marTop w:val="0"/>
              <w:marBottom w:val="0"/>
              <w:divBdr>
                <w:top w:val="none" w:sz="0" w:space="0" w:color="auto"/>
                <w:left w:val="none" w:sz="0" w:space="0" w:color="auto"/>
                <w:bottom w:val="none" w:sz="0" w:space="0" w:color="auto"/>
                <w:right w:val="none" w:sz="0" w:space="0" w:color="auto"/>
              </w:divBdr>
            </w:div>
            <w:div w:id="472410747">
              <w:marLeft w:val="0"/>
              <w:marRight w:val="0"/>
              <w:marTop w:val="0"/>
              <w:marBottom w:val="0"/>
              <w:divBdr>
                <w:top w:val="none" w:sz="0" w:space="0" w:color="auto"/>
                <w:left w:val="none" w:sz="0" w:space="0" w:color="auto"/>
                <w:bottom w:val="none" w:sz="0" w:space="0" w:color="auto"/>
                <w:right w:val="none" w:sz="0" w:space="0" w:color="auto"/>
              </w:divBdr>
            </w:div>
            <w:div w:id="473110028">
              <w:marLeft w:val="0"/>
              <w:marRight w:val="0"/>
              <w:marTop w:val="0"/>
              <w:marBottom w:val="0"/>
              <w:divBdr>
                <w:top w:val="none" w:sz="0" w:space="0" w:color="auto"/>
                <w:left w:val="none" w:sz="0" w:space="0" w:color="auto"/>
                <w:bottom w:val="none" w:sz="0" w:space="0" w:color="auto"/>
                <w:right w:val="none" w:sz="0" w:space="0" w:color="auto"/>
              </w:divBdr>
            </w:div>
            <w:div w:id="474839532">
              <w:marLeft w:val="0"/>
              <w:marRight w:val="0"/>
              <w:marTop w:val="0"/>
              <w:marBottom w:val="0"/>
              <w:divBdr>
                <w:top w:val="none" w:sz="0" w:space="0" w:color="auto"/>
                <w:left w:val="none" w:sz="0" w:space="0" w:color="auto"/>
                <w:bottom w:val="none" w:sz="0" w:space="0" w:color="auto"/>
                <w:right w:val="none" w:sz="0" w:space="0" w:color="auto"/>
              </w:divBdr>
            </w:div>
            <w:div w:id="476410948">
              <w:marLeft w:val="0"/>
              <w:marRight w:val="0"/>
              <w:marTop w:val="0"/>
              <w:marBottom w:val="0"/>
              <w:divBdr>
                <w:top w:val="none" w:sz="0" w:space="0" w:color="auto"/>
                <w:left w:val="none" w:sz="0" w:space="0" w:color="auto"/>
                <w:bottom w:val="none" w:sz="0" w:space="0" w:color="auto"/>
                <w:right w:val="none" w:sz="0" w:space="0" w:color="auto"/>
              </w:divBdr>
            </w:div>
            <w:div w:id="478234454">
              <w:marLeft w:val="0"/>
              <w:marRight w:val="0"/>
              <w:marTop w:val="0"/>
              <w:marBottom w:val="0"/>
              <w:divBdr>
                <w:top w:val="none" w:sz="0" w:space="0" w:color="auto"/>
                <w:left w:val="none" w:sz="0" w:space="0" w:color="auto"/>
                <w:bottom w:val="none" w:sz="0" w:space="0" w:color="auto"/>
                <w:right w:val="none" w:sz="0" w:space="0" w:color="auto"/>
              </w:divBdr>
            </w:div>
            <w:div w:id="480199910">
              <w:marLeft w:val="0"/>
              <w:marRight w:val="0"/>
              <w:marTop w:val="0"/>
              <w:marBottom w:val="0"/>
              <w:divBdr>
                <w:top w:val="none" w:sz="0" w:space="0" w:color="auto"/>
                <w:left w:val="none" w:sz="0" w:space="0" w:color="auto"/>
                <w:bottom w:val="none" w:sz="0" w:space="0" w:color="auto"/>
                <w:right w:val="none" w:sz="0" w:space="0" w:color="auto"/>
              </w:divBdr>
            </w:div>
            <w:div w:id="480732572">
              <w:marLeft w:val="0"/>
              <w:marRight w:val="0"/>
              <w:marTop w:val="0"/>
              <w:marBottom w:val="0"/>
              <w:divBdr>
                <w:top w:val="none" w:sz="0" w:space="0" w:color="auto"/>
                <w:left w:val="none" w:sz="0" w:space="0" w:color="auto"/>
                <w:bottom w:val="none" w:sz="0" w:space="0" w:color="auto"/>
                <w:right w:val="none" w:sz="0" w:space="0" w:color="auto"/>
              </w:divBdr>
            </w:div>
            <w:div w:id="482241641">
              <w:marLeft w:val="0"/>
              <w:marRight w:val="0"/>
              <w:marTop w:val="0"/>
              <w:marBottom w:val="0"/>
              <w:divBdr>
                <w:top w:val="none" w:sz="0" w:space="0" w:color="auto"/>
                <w:left w:val="none" w:sz="0" w:space="0" w:color="auto"/>
                <w:bottom w:val="none" w:sz="0" w:space="0" w:color="auto"/>
                <w:right w:val="none" w:sz="0" w:space="0" w:color="auto"/>
              </w:divBdr>
            </w:div>
            <w:div w:id="483593321">
              <w:marLeft w:val="0"/>
              <w:marRight w:val="0"/>
              <w:marTop w:val="0"/>
              <w:marBottom w:val="0"/>
              <w:divBdr>
                <w:top w:val="none" w:sz="0" w:space="0" w:color="auto"/>
                <w:left w:val="none" w:sz="0" w:space="0" w:color="auto"/>
                <w:bottom w:val="none" w:sz="0" w:space="0" w:color="auto"/>
                <w:right w:val="none" w:sz="0" w:space="0" w:color="auto"/>
              </w:divBdr>
            </w:div>
            <w:div w:id="484319275">
              <w:marLeft w:val="0"/>
              <w:marRight w:val="0"/>
              <w:marTop w:val="0"/>
              <w:marBottom w:val="0"/>
              <w:divBdr>
                <w:top w:val="none" w:sz="0" w:space="0" w:color="auto"/>
                <w:left w:val="none" w:sz="0" w:space="0" w:color="auto"/>
                <w:bottom w:val="none" w:sz="0" w:space="0" w:color="auto"/>
                <w:right w:val="none" w:sz="0" w:space="0" w:color="auto"/>
              </w:divBdr>
            </w:div>
            <w:div w:id="485048081">
              <w:marLeft w:val="0"/>
              <w:marRight w:val="0"/>
              <w:marTop w:val="0"/>
              <w:marBottom w:val="0"/>
              <w:divBdr>
                <w:top w:val="none" w:sz="0" w:space="0" w:color="auto"/>
                <w:left w:val="none" w:sz="0" w:space="0" w:color="auto"/>
                <w:bottom w:val="none" w:sz="0" w:space="0" w:color="auto"/>
                <w:right w:val="none" w:sz="0" w:space="0" w:color="auto"/>
              </w:divBdr>
            </w:div>
            <w:div w:id="486089470">
              <w:marLeft w:val="0"/>
              <w:marRight w:val="0"/>
              <w:marTop w:val="0"/>
              <w:marBottom w:val="0"/>
              <w:divBdr>
                <w:top w:val="none" w:sz="0" w:space="0" w:color="auto"/>
                <w:left w:val="none" w:sz="0" w:space="0" w:color="auto"/>
                <w:bottom w:val="none" w:sz="0" w:space="0" w:color="auto"/>
                <w:right w:val="none" w:sz="0" w:space="0" w:color="auto"/>
              </w:divBdr>
            </w:div>
            <w:div w:id="486820696">
              <w:marLeft w:val="0"/>
              <w:marRight w:val="0"/>
              <w:marTop w:val="0"/>
              <w:marBottom w:val="0"/>
              <w:divBdr>
                <w:top w:val="none" w:sz="0" w:space="0" w:color="auto"/>
                <w:left w:val="none" w:sz="0" w:space="0" w:color="auto"/>
                <w:bottom w:val="none" w:sz="0" w:space="0" w:color="auto"/>
                <w:right w:val="none" w:sz="0" w:space="0" w:color="auto"/>
              </w:divBdr>
            </w:div>
            <w:div w:id="489752448">
              <w:marLeft w:val="0"/>
              <w:marRight w:val="0"/>
              <w:marTop w:val="0"/>
              <w:marBottom w:val="0"/>
              <w:divBdr>
                <w:top w:val="none" w:sz="0" w:space="0" w:color="auto"/>
                <w:left w:val="none" w:sz="0" w:space="0" w:color="auto"/>
                <w:bottom w:val="none" w:sz="0" w:space="0" w:color="auto"/>
                <w:right w:val="none" w:sz="0" w:space="0" w:color="auto"/>
              </w:divBdr>
            </w:div>
            <w:div w:id="489832867">
              <w:marLeft w:val="0"/>
              <w:marRight w:val="0"/>
              <w:marTop w:val="0"/>
              <w:marBottom w:val="0"/>
              <w:divBdr>
                <w:top w:val="none" w:sz="0" w:space="0" w:color="auto"/>
                <w:left w:val="none" w:sz="0" w:space="0" w:color="auto"/>
                <w:bottom w:val="none" w:sz="0" w:space="0" w:color="auto"/>
                <w:right w:val="none" w:sz="0" w:space="0" w:color="auto"/>
              </w:divBdr>
            </w:div>
            <w:div w:id="490173910">
              <w:marLeft w:val="0"/>
              <w:marRight w:val="0"/>
              <w:marTop w:val="0"/>
              <w:marBottom w:val="0"/>
              <w:divBdr>
                <w:top w:val="none" w:sz="0" w:space="0" w:color="auto"/>
                <w:left w:val="none" w:sz="0" w:space="0" w:color="auto"/>
                <w:bottom w:val="none" w:sz="0" w:space="0" w:color="auto"/>
                <w:right w:val="none" w:sz="0" w:space="0" w:color="auto"/>
              </w:divBdr>
            </w:div>
            <w:div w:id="490801569">
              <w:marLeft w:val="0"/>
              <w:marRight w:val="0"/>
              <w:marTop w:val="0"/>
              <w:marBottom w:val="0"/>
              <w:divBdr>
                <w:top w:val="none" w:sz="0" w:space="0" w:color="auto"/>
                <w:left w:val="none" w:sz="0" w:space="0" w:color="auto"/>
                <w:bottom w:val="none" w:sz="0" w:space="0" w:color="auto"/>
                <w:right w:val="none" w:sz="0" w:space="0" w:color="auto"/>
              </w:divBdr>
            </w:div>
            <w:div w:id="490996539">
              <w:marLeft w:val="0"/>
              <w:marRight w:val="0"/>
              <w:marTop w:val="0"/>
              <w:marBottom w:val="0"/>
              <w:divBdr>
                <w:top w:val="none" w:sz="0" w:space="0" w:color="auto"/>
                <w:left w:val="none" w:sz="0" w:space="0" w:color="auto"/>
                <w:bottom w:val="none" w:sz="0" w:space="0" w:color="auto"/>
                <w:right w:val="none" w:sz="0" w:space="0" w:color="auto"/>
              </w:divBdr>
            </w:div>
            <w:div w:id="491138418">
              <w:marLeft w:val="0"/>
              <w:marRight w:val="0"/>
              <w:marTop w:val="0"/>
              <w:marBottom w:val="0"/>
              <w:divBdr>
                <w:top w:val="none" w:sz="0" w:space="0" w:color="auto"/>
                <w:left w:val="none" w:sz="0" w:space="0" w:color="auto"/>
                <w:bottom w:val="none" w:sz="0" w:space="0" w:color="auto"/>
                <w:right w:val="none" w:sz="0" w:space="0" w:color="auto"/>
              </w:divBdr>
            </w:div>
            <w:div w:id="491406754">
              <w:marLeft w:val="0"/>
              <w:marRight w:val="0"/>
              <w:marTop w:val="0"/>
              <w:marBottom w:val="0"/>
              <w:divBdr>
                <w:top w:val="none" w:sz="0" w:space="0" w:color="auto"/>
                <w:left w:val="none" w:sz="0" w:space="0" w:color="auto"/>
                <w:bottom w:val="none" w:sz="0" w:space="0" w:color="auto"/>
                <w:right w:val="none" w:sz="0" w:space="0" w:color="auto"/>
              </w:divBdr>
            </w:div>
            <w:div w:id="493691895">
              <w:marLeft w:val="0"/>
              <w:marRight w:val="0"/>
              <w:marTop w:val="0"/>
              <w:marBottom w:val="0"/>
              <w:divBdr>
                <w:top w:val="none" w:sz="0" w:space="0" w:color="auto"/>
                <w:left w:val="none" w:sz="0" w:space="0" w:color="auto"/>
                <w:bottom w:val="none" w:sz="0" w:space="0" w:color="auto"/>
                <w:right w:val="none" w:sz="0" w:space="0" w:color="auto"/>
              </w:divBdr>
            </w:div>
            <w:div w:id="494763287">
              <w:marLeft w:val="0"/>
              <w:marRight w:val="0"/>
              <w:marTop w:val="0"/>
              <w:marBottom w:val="0"/>
              <w:divBdr>
                <w:top w:val="none" w:sz="0" w:space="0" w:color="auto"/>
                <w:left w:val="none" w:sz="0" w:space="0" w:color="auto"/>
                <w:bottom w:val="none" w:sz="0" w:space="0" w:color="auto"/>
                <w:right w:val="none" w:sz="0" w:space="0" w:color="auto"/>
              </w:divBdr>
            </w:div>
            <w:div w:id="495266109">
              <w:marLeft w:val="0"/>
              <w:marRight w:val="0"/>
              <w:marTop w:val="0"/>
              <w:marBottom w:val="0"/>
              <w:divBdr>
                <w:top w:val="none" w:sz="0" w:space="0" w:color="auto"/>
                <w:left w:val="none" w:sz="0" w:space="0" w:color="auto"/>
                <w:bottom w:val="none" w:sz="0" w:space="0" w:color="auto"/>
                <w:right w:val="none" w:sz="0" w:space="0" w:color="auto"/>
              </w:divBdr>
            </w:div>
            <w:div w:id="495388505">
              <w:marLeft w:val="0"/>
              <w:marRight w:val="0"/>
              <w:marTop w:val="0"/>
              <w:marBottom w:val="0"/>
              <w:divBdr>
                <w:top w:val="none" w:sz="0" w:space="0" w:color="auto"/>
                <w:left w:val="none" w:sz="0" w:space="0" w:color="auto"/>
                <w:bottom w:val="none" w:sz="0" w:space="0" w:color="auto"/>
                <w:right w:val="none" w:sz="0" w:space="0" w:color="auto"/>
              </w:divBdr>
            </w:div>
            <w:div w:id="496729716">
              <w:marLeft w:val="0"/>
              <w:marRight w:val="0"/>
              <w:marTop w:val="0"/>
              <w:marBottom w:val="0"/>
              <w:divBdr>
                <w:top w:val="none" w:sz="0" w:space="0" w:color="auto"/>
                <w:left w:val="none" w:sz="0" w:space="0" w:color="auto"/>
                <w:bottom w:val="none" w:sz="0" w:space="0" w:color="auto"/>
                <w:right w:val="none" w:sz="0" w:space="0" w:color="auto"/>
              </w:divBdr>
            </w:div>
            <w:div w:id="498038860">
              <w:marLeft w:val="0"/>
              <w:marRight w:val="0"/>
              <w:marTop w:val="0"/>
              <w:marBottom w:val="0"/>
              <w:divBdr>
                <w:top w:val="none" w:sz="0" w:space="0" w:color="auto"/>
                <w:left w:val="none" w:sz="0" w:space="0" w:color="auto"/>
                <w:bottom w:val="none" w:sz="0" w:space="0" w:color="auto"/>
                <w:right w:val="none" w:sz="0" w:space="0" w:color="auto"/>
              </w:divBdr>
            </w:div>
            <w:div w:id="498274442">
              <w:marLeft w:val="0"/>
              <w:marRight w:val="0"/>
              <w:marTop w:val="0"/>
              <w:marBottom w:val="0"/>
              <w:divBdr>
                <w:top w:val="none" w:sz="0" w:space="0" w:color="auto"/>
                <w:left w:val="none" w:sz="0" w:space="0" w:color="auto"/>
                <w:bottom w:val="none" w:sz="0" w:space="0" w:color="auto"/>
                <w:right w:val="none" w:sz="0" w:space="0" w:color="auto"/>
              </w:divBdr>
            </w:div>
            <w:div w:id="498539822">
              <w:marLeft w:val="0"/>
              <w:marRight w:val="0"/>
              <w:marTop w:val="0"/>
              <w:marBottom w:val="0"/>
              <w:divBdr>
                <w:top w:val="none" w:sz="0" w:space="0" w:color="auto"/>
                <w:left w:val="none" w:sz="0" w:space="0" w:color="auto"/>
                <w:bottom w:val="none" w:sz="0" w:space="0" w:color="auto"/>
                <w:right w:val="none" w:sz="0" w:space="0" w:color="auto"/>
              </w:divBdr>
            </w:div>
            <w:div w:id="499350063">
              <w:marLeft w:val="0"/>
              <w:marRight w:val="0"/>
              <w:marTop w:val="0"/>
              <w:marBottom w:val="0"/>
              <w:divBdr>
                <w:top w:val="none" w:sz="0" w:space="0" w:color="auto"/>
                <w:left w:val="none" w:sz="0" w:space="0" w:color="auto"/>
                <w:bottom w:val="none" w:sz="0" w:space="0" w:color="auto"/>
                <w:right w:val="none" w:sz="0" w:space="0" w:color="auto"/>
              </w:divBdr>
            </w:div>
            <w:div w:id="501966018">
              <w:marLeft w:val="0"/>
              <w:marRight w:val="0"/>
              <w:marTop w:val="0"/>
              <w:marBottom w:val="0"/>
              <w:divBdr>
                <w:top w:val="none" w:sz="0" w:space="0" w:color="auto"/>
                <w:left w:val="none" w:sz="0" w:space="0" w:color="auto"/>
                <w:bottom w:val="none" w:sz="0" w:space="0" w:color="auto"/>
                <w:right w:val="none" w:sz="0" w:space="0" w:color="auto"/>
              </w:divBdr>
            </w:div>
            <w:div w:id="502475417">
              <w:marLeft w:val="0"/>
              <w:marRight w:val="0"/>
              <w:marTop w:val="0"/>
              <w:marBottom w:val="0"/>
              <w:divBdr>
                <w:top w:val="none" w:sz="0" w:space="0" w:color="auto"/>
                <w:left w:val="none" w:sz="0" w:space="0" w:color="auto"/>
                <w:bottom w:val="none" w:sz="0" w:space="0" w:color="auto"/>
                <w:right w:val="none" w:sz="0" w:space="0" w:color="auto"/>
              </w:divBdr>
            </w:div>
            <w:div w:id="502864876">
              <w:marLeft w:val="0"/>
              <w:marRight w:val="0"/>
              <w:marTop w:val="0"/>
              <w:marBottom w:val="0"/>
              <w:divBdr>
                <w:top w:val="none" w:sz="0" w:space="0" w:color="auto"/>
                <w:left w:val="none" w:sz="0" w:space="0" w:color="auto"/>
                <w:bottom w:val="none" w:sz="0" w:space="0" w:color="auto"/>
                <w:right w:val="none" w:sz="0" w:space="0" w:color="auto"/>
              </w:divBdr>
            </w:div>
            <w:div w:id="503129357">
              <w:marLeft w:val="0"/>
              <w:marRight w:val="0"/>
              <w:marTop w:val="0"/>
              <w:marBottom w:val="0"/>
              <w:divBdr>
                <w:top w:val="none" w:sz="0" w:space="0" w:color="auto"/>
                <w:left w:val="none" w:sz="0" w:space="0" w:color="auto"/>
                <w:bottom w:val="none" w:sz="0" w:space="0" w:color="auto"/>
                <w:right w:val="none" w:sz="0" w:space="0" w:color="auto"/>
              </w:divBdr>
            </w:div>
            <w:div w:id="503133416">
              <w:marLeft w:val="0"/>
              <w:marRight w:val="0"/>
              <w:marTop w:val="0"/>
              <w:marBottom w:val="0"/>
              <w:divBdr>
                <w:top w:val="none" w:sz="0" w:space="0" w:color="auto"/>
                <w:left w:val="none" w:sz="0" w:space="0" w:color="auto"/>
                <w:bottom w:val="none" w:sz="0" w:space="0" w:color="auto"/>
                <w:right w:val="none" w:sz="0" w:space="0" w:color="auto"/>
              </w:divBdr>
            </w:div>
            <w:div w:id="503280752">
              <w:marLeft w:val="0"/>
              <w:marRight w:val="0"/>
              <w:marTop w:val="0"/>
              <w:marBottom w:val="0"/>
              <w:divBdr>
                <w:top w:val="none" w:sz="0" w:space="0" w:color="auto"/>
                <w:left w:val="none" w:sz="0" w:space="0" w:color="auto"/>
                <w:bottom w:val="none" w:sz="0" w:space="0" w:color="auto"/>
                <w:right w:val="none" w:sz="0" w:space="0" w:color="auto"/>
              </w:divBdr>
            </w:div>
            <w:div w:id="503715249">
              <w:marLeft w:val="0"/>
              <w:marRight w:val="0"/>
              <w:marTop w:val="0"/>
              <w:marBottom w:val="0"/>
              <w:divBdr>
                <w:top w:val="none" w:sz="0" w:space="0" w:color="auto"/>
                <w:left w:val="none" w:sz="0" w:space="0" w:color="auto"/>
                <w:bottom w:val="none" w:sz="0" w:space="0" w:color="auto"/>
                <w:right w:val="none" w:sz="0" w:space="0" w:color="auto"/>
              </w:divBdr>
            </w:div>
            <w:div w:id="504058146">
              <w:marLeft w:val="0"/>
              <w:marRight w:val="0"/>
              <w:marTop w:val="0"/>
              <w:marBottom w:val="0"/>
              <w:divBdr>
                <w:top w:val="none" w:sz="0" w:space="0" w:color="auto"/>
                <w:left w:val="none" w:sz="0" w:space="0" w:color="auto"/>
                <w:bottom w:val="none" w:sz="0" w:space="0" w:color="auto"/>
                <w:right w:val="none" w:sz="0" w:space="0" w:color="auto"/>
              </w:divBdr>
            </w:div>
            <w:div w:id="504517715">
              <w:marLeft w:val="0"/>
              <w:marRight w:val="0"/>
              <w:marTop w:val="0"/>
              <w:marBottom w:val="0"/>
              <w:divBdr>
                <w:top w:val="none" w:sz="0" w:space="0" w:color="auto"/>
                <w:left w:val="none" w:sz="0" w:space="0" w:color="auto"/>
                <w:bottom w:val="none" w:sz="0" w:space="0" w:color="auto"/>
                <w:right w:val="none" w:sz="0" w:space="0" w:color="auto"/>
              </w:divBdr>
            </w:div>
            <w:div w:id="504635481">
              <w:marLeft w:val="0"/>
              <w:marRight w:val="0"/>
              <w:marTop w:val="0"/>
              <w:marBottom w:val="0"/>
              <w:divBdr>
                <w:top w:val="none" w:sz="0" w:space="0" w:color="auto"/>
                <w:left w:val="none" w:sz="0" w:space="0" w:color="auto"/>
                <w:bottom w:val="none" w:sz="0" w:space="0" w:color="auto"/>
                <w:right w:val="none" w:sz="0" w:space="0" w:color="auto"/>
              </w:divBdr>
            </w:div>
            <w:div w:id="505246671">
              <w:marLeft w:val="0"/>
              <w:marRight w:val="0"/>
              <w:marTop w:val="0"/>
              <w:marBottom w:val="0"/>
              <w:divBdr>
                <w:top w:val="none" w:sz="0" w:space="0" w:color="auto"/>
                <w:left w:val="none" w:sz="0" w:space="0" w:color="auto"/>
                <w:bottom w:val="none" w:sz="0" w:space="0" w:color="auto"/>
                <w:right w:val="none" w:sz="0" w:space="0" w:color="auto"/>
              </w:divBdr>
            </w:div>
            <w:div w:id="506481287">
              <w:marLeft w:val="0"/>
              <w:marRight w:val="0"/>
              <w:marTop w:val="0"/>
              <w:marBottom w:val="0"/>
              <w:divBdr>
                <w:top w:val="none" w:sz="0" w:space="0" w:color="auto"/>
                <w:left w:val="none" w:sz="0" w:space="0" w:color="auto"/>
                <w:bottom w:val="none" w:sz="0" w:space="0" w:color="auto"/>
                <w:right w:val="none" w:sz="0" w:space="0" w:color="auto"/>
              </w:divBdr>
            </w:div>
            <w:div w:id="506795533">
              <w:marLeft w:val="0"/>
              <w:marRight w:val="0"/>
              <w:marTop w:val="0"/>
              <w:marBottom w:val="0"/>
              <w:divBdr>
                <w:top w:val="none" w:sz="0" w:space="0" w:color="auto"/>
                <w:left w:val="none" w:sz="0" w:space="0" w:color="auto"/>
                <w:bottom w:val="none" w:sz="0" w:space="0" w:color="auto"/>
                <w:right w:val="none" w:sz="0" w:space="0" w:color="auto"/>
              </w:divBdr>
            </w:div>
            <w:div w:id="507523718">
              <w:marLeft w:val="0"/>
              <w:marRight w:val="0"/>
              <w:marTop w:val="0"/>
              <w:marBottom w:val="0"/>
              <w:divBdr>
                <w:top w:val="none" w:sz="0" w:space="0" w:color="auto"/>
                <w:left w:val="none" w:sz="0" w:space="0" w:color="auto"/>
                <w:bottom w:val="none" w:sz="0" w:space="0" w:color="auto"/>
                <w:right w:val="none" w:sz="0" w:space="0" w:color="auto"/>
              </w:divBdr>
            </w:div>
            <w:div w:id="509300902">
              <w:marLeft w:val="0"/>
              <w:marRight w:val="0"/>
              <w:marTop w:val="0"/>
              <w:marBottom w:val="0"/>
              <w:divBdr>
                <w:top w:val="none" w:sz="0" w:space="0" w:color="auto"/>
                <w:left w:val="none" w:sz="0" w:space="0" w:color="auto"/>
                <w:bottom w:val="none" w:sz="0" w:space="0" w:color="auto"/>
                <w:right w:val="none" w:sz="0" w:space="0" w:color="auto"/>
              </w:divBdr>
            </w:div>
            <w:div w:id="510799386">
              <w:marLeft w:val="0"/>
              <w:marRight w:val="0"/>
              <w:marTop w:val="0"/>
              <w:marBottom w:val="0"/>
              <w:divBdr>
                <w:top w:val="none" w:sz="0" w:space="0" w:color="auto"/>
                <w:left w:val="none" w:sz="0" w:space="0" w:color="auto"/>
                <w:bottom w:val="none" w:sz="0" w:space="0" w:color="auto"/>
                <w:right w:val="none" w:sz="0" w:space="0" w:color="auto"/>
              </w:divBdr>
            </w:div>
            <w:div w:id="510950568">
              <w:marLeft w:val="0"/>
              <w:marRight w:val="0"/>
              <w:marTop w:val="0"/>
              <w:marBottom w:val="0"/>
              <w:divBdr>
                <w:top w:val="none" w:sz="0" w:space="0" w:color="auto"/>
                <w:left w:val="none" w:sz="0" w:space="0" w:color="auto"/>
                <w:bottom w:val="none" w:sz="0" w:space="0" w:color="auto"/>
                <w:right w:val="none" w:sz="0" w:space="0" w:color="auto"/>
              </w:divBdr>
            </w:div>
            <w:div w:id="512189901">
              <w:marLeft w:val="0"/>
              <w:marRight w:val="0"/>
              <w:marTop w:val="0"/>
              <w:marBottom w:val="0"/>
              <w:divBdr>
                <w:top w:val="none" w:sz="0" w:space="0" w:color="auto"/>
                <w:left w:val="none" w:sz="0" w:space="0" w:color="auto"/>
                <w:bottom w:val="none" w:sz="0" w:space="0" w:color="auto"/>
                <w:right w:val="none" w:sz="0" w:space="0" w:color="auto"/>
              </w:divBdr>
            </w:div>
            <w:div w:id="513033743">
              <w:marLeft w:val="0"/>
              <w:marRight w:val="0"/>
              <w:marTop w:val="0"/>
              <w:marBottom w:val="0"/>
              <w:divBdr>
                <w:top w:val="none" w:sz="0" w:space="0" w:color="auto"/>
                <w:left w:val="none" w:sz="0" w:space="0" w:color="auto"/>
                <w:bottom w:val="none" w:sz="0" w:space="0" w:color="auto"/>
                <w:right w:val="none" w:sz="0" w:space="0" w:color="auto"/>
              </w:divBdr>
            </w:div>
            <w:div w:id="513693207">
              <w:marLeft w:val="0"/>
              <w:marRight w:val="0"/>
              <w:marTop w:val="0"/>
              <w:marBottom w:val="0"/>
              <w:divBdr>
                <w:top w:val="none" w:sz="0" w:space="0" w:color="auto"/>
                <w:left w:val="none" w:sz="0" w:space="0" w:color="auto"/>
                <w:bottom w:val="none" w:sz="0" w:space="0" w:color="auto"/>
                <w:right w:val="none" w:sz="0" w:space="0" w:color="auto"/>
              </w:divBdr>
            </w:div>
            <w:div w:id="514154813">
              <w:marLeft w:val="0"/>
              <w:marRight w:val="0"/>
              <w:marTop w:val="0"/>
              <w:marBottom w:val="0"/>
              <w:divBdr>
                <w:top w:val="none" w:sz="0" w:space="0" w:color="auto"/>
                <w:left w:val="none" w:sz="0" w:space="0" w:color="auto"/>
                <w:bottom w:val="none" w:sz="0" w:space="0" w:color="auto"/>
                <w:right w:val="none" w:sz="0" w:space="0" w:color="auto"/>
              </w:divBdr>
            </w:div>
            <w:div w:id="515654818">
              <w:marLeft w:val="0"/>
              <w:marRight w:val="0"/>
              <w:marTop w:val="0"/>
              <w:marBottom w:val="0"/>
              <w:divBdr>
                <w:top w:val="none" w:sz="0" w:space="0" w:color="auto"/>
                <w:left w:val="none" w:sz="0" w:space="0" w:color="auto"/>
                <w:bottom w:val="none" w:sz="0" w:space="0" w:color="auto"/>
                <w:right w:val="none" w:sz="0" w:space="0" w:color="auto"/>
              </w:divBdr>
            </w:div>
            <w:div w:id="516969735">
              <w:marLeft w:val="0"/>
              <w:marRight w:val="0"/>
              <w:marTop w:val="0"/>
              <w:marBottom w:val="0"/>
              <w:divBdr>
                <w:top w:val="none" w:sz="0" w:space="0" w:color="auto"/>
                <w:left w:val="none" w:sz="0" w:space="0" w:color="auto"/>
                <w:bottom w:val="none" w:sz="0" w:space="0" w:color="auto"/>
                <w:right w:val="none" w:sz="0" w:space="0" w:color="auto"/>
              </w:divBdr>
            </w:div>
            <w:div w:id="518928690">
              <w:marLeft w:val="0"/>
              <w:marRight w:val="0"/>
              <w:marTop w:val="0"/>
              <w:marBottom w:val="0"/>
              <w:divBdr>
                <w:top w:val="none" w:sz="0" w:space="0" w:color="auto"/>
                <w:left w:val="none" w:sz="0" w:space="0" w:color="auto"/>
                <w:bottom w:val="none" w:sz="0" w:space="0" w:color="auto"/>
                <w:right w:val="none" w:sz="0" w:space="0" w:color="auto"/>
              </w:divBdr>
            </w:div>
            <w:div w:id="520361439">
              <w:marLeft w:val="0"/>
              <w:marRight w:val="0"/>
              <w:marTop w:val="0"/>
              <w:marBottom w:val="0"/>
              <w:divBdr>
                <w:top w:val="none" w:sz="0" w:space="0" w:color="auto"/>
                <w:left w:val="none" w:sz="0" w:space="0" w:color="auto"/>
                <w:bottom w:val="none" w:sz="0" w:space="0" w:color="auto"/>
                <w:right w:val="none" w:sz="0" w:space="0" w:color="auto"/>
              </w:divBdr>
            </w:div>
            <w:div w:id="520364769">
              <w:marLeft w:val="0"/>
              <w:marRight w:val="0"/>
              <w:marTop w:val="0"/>
              <w:marBottom w:val="0"/>
              <w:divBdr>
                <w:top w:val="none" w:sz="0" w:space="0" w:color="auto"/>
                <w:left w:val="none" w:sz="0" w:space="0" w:color="auto"/>
                <w:bottom w:val="none" w:sz="0" w:space="0" w:color="auto"/>
                <w:right w:val="none" w:sz="0" w:space="0" w:color="auto"/>
              </w:divBdr>
            </w:div>
            <w:div w:id="520826351">
              <w:marLeft w:val="0"/>
              <w:marRight w:val="0"/>
              <w:marTop w:val="0"/>
              <w:marBottom w:val="0"/>
              <w:divBdr>
                <w:top w:val="none" w:sz="0" w:space="0" w:color="auto"/>
                <w:left w:val="none" w:sz="0" w:space="0" w:color="auto"/>
                <w:bottom w:val="none" w:sz="0" w:space="0" w:color="auto"/>
                <w:right w:val="none" w:sz="0" w:space="0" w:color="auto"/>
              </w:divBdr>
            </w:div>
            <w:div w:id="522207262">
              <w:marLeft w:val="0"/>
              <w:marRight w:val="0"/>
              <w:marTop w:val="0"/>
              <w:marBottom w:val="0"/>
              <w:divBdr>
                <w:top w:val="none" w:sz="0" w:space="0" w:color="auto"/>
                <w:left w:val="none" w:sz="0" w:space="0" w:color="auto"/>
                <w:bottom w:val="none" w:sz="0" w:space="0" w:color="auto"/>
                <w:right w:val="none" w:sz="0" w:space="0" w:color="auto"/>
              </w:divBdr>
            </w:div>
            <w:div w:id="522397537">
              <w:marLeft w:val="0"/>
              <w:marRight w:val="0"/>
              <w:marTop w:val="0"/>
              <w:marBottom w:val="0"/>
              <w:divBdr>
                <w:top w:val="none" w:sz="0" w:space="0" w:color="auto"/>
                <w:left w:val="none" w:sz="0" w:space="0" w:color="auto"/>
                <w:bottom w:val="none" w:sz="0" w:space="0" w:color="auto"/>
                <w:right w:val="none" w:sz="0" w:space="0" w:color="auto"/>
              </w:divBdr>
            </w:div>
            <w:div w:id="522524415">
              <w:marLeft w:val="0"/>
              <w:marRight w:val="0"/>
              <w:marTop w:val="0"/>
              <w:marBottom w:val="0"/>
              <w:divBdr>
                <w:top w:val="none" w:sz="0" w:space="0" w:color="auto"/>
                <w:left w:val="none" w:sz="0" w:space="0" w:color="auto"/>
                <w:bottom w:val="none" w:sz="0" w:space="0" w:color="auto"/>
                <w:right w:val="none" w:sz="0" w:space="0" w:color="auto"/>
              </w:divBdr>
            </w:div>
            <w:div w:id="524711022">
              <w:marLeft w:val="0"/>
              <w:marRight w:val="0"/>
              <w:marTop w:val="0"/>
              <w:marBottom w:val="0"/>
              <w:divBdr>
                <w:top w:val="none" w:sz="0" w:space="0" w:color="auto"/>
                <w:left w:val="none" w:sz="0" w:space="0" w:color="auto"/>
                <w:bottom w:val="none" w:sz="0" w:space="0" w:color="auto"/>
                <w:right w:val="none" w:sz="0" w:space="0" w:color="auto"/>
              </w:divBdr>
            </w:div>
            <w:div w:id="524755464">
              <w:marLeft w:val="0"/>
              <w:marRight w:val="0"/>
              <w:marTop w:val="0"/>
              <w:marBottom w:val="0"/>
              <w:divBdr>
                <w:top w:val="none" w:sz="0" w:space="0" w:color="auto"/>
                <w:left w:val="none" w:sz="0" w:space="0" w:color="auto"/>
                <w:bottom w:val="none" w:sz="0" w:space="0" w:color="auto"/>
                <w:right w:val="none" w:sz="0" w:space="0" w:color="auto"/>
              </w:divBdr>
            </w:div>
            <w:div w:id="526987337">
              <w:marLeft w:val="0"/>
              <w:marRight w:val="0"/>
              <w:marTop w:val="0"/>
              <w:marBottom w:val="0"/>
              <w:divBdr>
                <w:top w:val="none" w:sz="0" w:space="0" w:color="auto"/>
                <w:left w:val="none" w:sz="0" w:space="0" w:color="auto"/>
                <w:bottom w:val="none" w:sz="0" w:space="0" w:color="auto"/>
                <w:right w:val="none" w:sz="0" w:space="0" w:color="auto"/>
              </w:divBdr>
            </w:div>
            <w:div w:id="527525009">
              <w:marLeft w:val="0"/>
              <w:marRight w:val="0"/>
              <w:marTop w:val="0"/>
              <w:marBottom w:val="0"/>
              <w:divBdr>
                <w:top w:val="none" w:sz="0" w:space="0" w:color="auto"/>
                <w:left w:val="none" w:sz="0" w:space="0" w:color="auto"/>
                <w:bottom w:val="none" w:sz="0" w:space="0" w:color="auto"/>
                <w:right w:val="none" w:sz="0" w:space="0" w:color="auto"/>
              </w:divBdr>
            </w:div>
            <w:div w:id="528102364">
              <w:marLeft w:val="0"/>
              <w:marRight w:val="0"/>
              <w:marTop w:val="0"/>
              <w:marBottom w:val="0"/>
              <w:divBdr>
                <w:top w:val="none" w:sz="0" w:space="0" w:color="auto"/>
                <w:left w:val="none" w:sz="0" w:space="0" w:color="auto"/>
                <w:bottom w:val="none" w:sz="0" w:space="0" w:color="auto"/>
                <w:right w:val="none" w:sz="0" w:space="0" w:color="auto"/>
              </w:divBdr>
            </w:div>
            <w:div w:id="528104478">
              <w:marLeft w:val="0"/>
              <w:marRight w:val="0"/>
              <w:marTop w:val="0"/>
              <w:marBottom w:val="0"/>
              <w:divBdr>
                <w:top w:val="none" w:sz="0" w:space="0" w:color="auto"/>
                <w:left w:val="none" w:sz="0" w:space="0" w:color="auto"/>
                <w:bottom w:val="none" w:sz="0" w:space="0" w:color="auto"/>
                <w:right w:val="none" w:sz="0" w:space="0" w:color="auto"/>
              </w:divBdr>
            </w:div>
            <w:div w:id="528883171">
              <w:marLeft w:val="0"/>
              <w:marRight w:val="0"/>
              <w:marTop w:val="0"/>
              <w:marBottom w:val="0"/>
              <w:divBdr>
                <w:top w:val="none" w:sz="0" w:space="0" w:color="auto"/>
                <w:left w:val="none" w:sz="0" w:space="0" w:color="auto"/>
                <w:bottom w:val="none" w:sz="0" w:space="0" w:color="auto"/>
                <w:right w:val="none" w:sz="0" w:space="0" w:color="auto"/>
              </w:divBdr>
            </w:div>
            <w:div w:id="529031647">
              <w:marLeft w:val="0"/>
              <w:marRight w:val="0"/>
              <w:marTop w:val="0"/>
              <w:marBottom w:val="0"/>
              <w:divBdr>
                <w:top w:val="none" w:sz="0" w:space="0" w:color="auto"/>
                <w:left w:val="none" w:sz="0" w:space="0" w:color="auto"/>
                <w:bottom w:val="none" w:sz="0" w:space="0" w:color="auto"/>
                <w:right w:val="none" w:sz="0" w:space="0" w:color="auto"/>
              </w:divBdr>
            </w:div>
            <w:div w:id="529493452">
              <w:marLeft w:val="0"/>
              <w:marRight w:val="0"/>
              <w:marTop w:val="0"/>
              <w:marBottom w:val="0"/>
              <w:divBdr>
                <w:top w:val="none" w:sz="0" w:space="0" w:color="auto"/>
                <w:left w:val="none" w:sz="0" w:space="0" w:color="auto"/>
                <w:bottom w:val="none" w:sz="0" w:space="0" w:color="auto"/>
                <w:right w:val="none" w:sz="0" w:space="0" w:color="auto"/>
              </w:divBdr>
            </w:div>
            <w:div w:id="529804095">
              <w:marLeft w:val="0"/>
              <w:marRight w:val="0"/>
              <w:marTop w:val="0"/>
              <w:marBottom w:val="0"/>
              <w:divBdr>
                <w:top w:val="none" w:sz="0" w:space="0" w:color="auto"/>
                <w:left w:val="none" w:sz="0" w:space="0" w:color="auto"/>
                <w:bottom w:val="none" w:sz="0" w:space="0" w:color="auto"/>
                <w:right w:val="none" w:sz="0" w:space="0" w:color="auto"/>
              </w:divBdr>
            </w:div>
            <w:div w:id="530340768">
              <w:marLeft w:val="0"/>
              <w:marRight w:val="0"/>
              <w:marTop w:val="0"/>
              <w:marBottom w:val="0"/>
              <w:divBdr>
                <w:top w:val="none" w:sz="0" w:space="0" w:color="auto"/>
                <w:left w:val="none" w:sz="0" w:space="0" w:color="auto"/>
                <w:bottom w:val="none" w:sz="0" w:space="0" w:color="auto"/>
                <w:right w:val="none" w:sz="0" w:space="0" w:color="auto"/>
              </w:divBdr>
            </w:div>
            <w:div w:id="530919089">
              <w:marLeft w:val="0"/>
              <w:marRight w:val="0"/>
              <w:marTop w:val="0"/>
              <w:marBottom w:val="0"/>
              <w:divBdr>
                <w:top w:val="none" w:sz="0" w:space="0" w:color="auto"/>
                <w:left w:val="none" w:sz="0" w:space="0" w:color="auto"/>
                <w:bottom w:val="none" w:sz="0" w:space="0" w:color="auto"/>
                <w:right w:val="none" w:sz="0" w:space="0" w:color="auto"/>
              </w:divBdr>
            </w:div>
            <w:div w:id="531116817">
              <w:marLeft w:val="0"/>
              <w:marRight w:val="0"/>
              <w:marTop w:val="0"/>
              <w:marBottom w:val="0"/>
              <w:divBdr>
                <w:top w:val="none" w:sz="0" w:space="0" w:color="auto"/>
                <w:left w:val="none" w:sz="0" w:space="0" w:color="auto"/>
                <w:bottom w:val="none" w:sz="0" w:space="0" w:color="auto"/>
                <w:right w:val="none" w:sz="0" w:space="0" w:color="auto"/>
              </w:divBdr>
            </w:div>
            <w:div w:id="531303130">
              <w:marLeft w:val="0"/>
              <w:marRight w:val="0"/>
              <w:marTop w:val="0"/>
              <w:marBottom w:val="0"/>
              <w:divBdr>
                <w:top w:val="none" w:sz="0" w:space="0" w:color="auto"/>
                <w:left w:val="none" w:sz="0" w:space="0" w:color="auto"/>
                <w:bottom w:val="none" w:sz="0" w:space="0" w:color="auto"/>
                <w:right w:val="none" w:sz="0" w:space="0" w:color="auto"/>
              </w:divBdr>
            </w:div>
            <w:div w:id="531307487">
              <w:marLeft w:val="0"/>
              <w:marRight w:val="0"/>
              <w:marTop w:val="0"/>
              <w:marBottom w:val="0"/>
              <w:divBdr>
                <w:top w:val="none" w:sz="0" w:space="0" w:color="auto"/>
                <w:left w:val="none" w:sz="0" w:space="0" w:color="auto"/>
                <w:bottom w:val="none" w:sz="0" w:space="0" w:color="auto"/>
                <w:right w:val="none" w:sz="0" w:space="0" w:color="auto"/>
              </w:divBdr>
            </w:div>
            <w:div w:id="532813945">
              <w:marLeft w:val="0"/>
              <w:marRight w:val="0"/>
              <w:marTop w:val="0"/>
              <w:marBottom w:val="0"/>
              <w:divBdr>
                <w:top w:val="none" w:sz="0" w:space="0" w:color="auto"/>
                <w:left w:val="none" w:sz="0" w:space="0" w:color="auto"/>
                <w:bottom w:val="none" w:sz="0" w:space="0" w:color="auto"/>
                <w:right w:val="none" w:sz="0" w:space="0" w:color="auto"/>
              </w:divBdr>
            </w:div>
            <w:div w:id="535194043">
              <w:marLeft w:val="0"/>
              <w:marRight w:val="0"/>
              <w:marTop w:val="0"/>
              <w:marBottom w:val="0"/>
              <w:divBdr>
                <w:top w:val="none" w:sz="0" w:space="0" w:color="auto"/>
                <w:left w:val="none" w:sz="0" w:space="0" w:color="auto"/>
                <w:bottom w:val="none" w:sz="0" w:space="0" w:color="auto"/>
                <w:right w:val="none" w:sz="0" w:space="0" w:color="auto"/>
              </w:divBdr>
            </w:div>
            <w:div w:id="536431406">
              <w:marLeft w:val="0"/>
              <w:marRight w:val="0"/>
              <w:marTop w:val="0"/>
              <w:marBottom w:val="0"/>
              <w:divBdr>
                <w:top w:val="none" w:sz="0" w:space="0" w:color="auto"/>
                <w:left w:val="none" w:sz="0" w:space="0" w:color="auto"/>
                <w:bottom w:val="none" w:sz="0" w:space="0" w:color="auto"/>
                <w:right w:val="none" w:sz="0" w:space="0" w:color="auto"/>
              </w:divBdr>
            </w:div>
            <w:div w:id="538130350">
              <w:marLeft w:val="0"/>
              <w:marRight w:val="0"/>
              <w:marTop w:val="0"/>
              <w:marBottom w:val="0"/>
              <w:divBdr>
                <w:top w:val="none" w:sz="0" w:space="0" w:color="auto"/>
                <w:left w:val="none" w:sz="0" w:space="0" w:color="auto"/>
                <w:bottom w:val="none" w:sz="0" w:space="0" w:color="auto"/>
                <w:right w:val="none" w:sz="0" w:space="0" w:color="auto"/>
              </w:divBdr>
            </w:div>
            <w:div w:id="538322709">
              <w:marLeft w:val="0"/>
              <w:marRight w:val="0"/>
              <w:marTop w:val="0"/>
              <w:marBottom w:val="0"/>
              <w:divBdr>
                <w:top w:val="none" w:sz="0" w:space="0" w:color="auto"/>
                <w:left w:val="none" w:sz="0" w:space="0" w:color="auto"/>
                <w:bottom w:val="none" w:sz="0" w:space="0" w:color="auto"/>
                <w:right w:val="none" w:sz="0" w:space="0" w:color="auto"/>
              </w:divBdr>
            </w:div>
            <w:div w:id="538665641">
              <w:marLeft w:val="0"/>
              <w:marRight w:val="0"/>
              <w:marTop w:val="0"/>
              <w:marBottom w:val="0"/>
              <w:divBdr>
                <w:top w:val="none" w:sz="0" w:space="0" w:color="auto"/>
                <w:left w:val="none" w:sz="0" w:space="0" w:color="auto"/>
                <w:bottom w:val="none" w:sz="0" w:space="0" w:color="auto"/>
                <w:right w:val="none" w:sz="0" w:space="0" w:color="auto"/>
              </w:divBdr>
            </w:div>
            <w:div w:id="542400595">
              <w:marLeft w:val="0"/>
              <w:marRight w:val="0"/>
              <w:marTop w:val="0"/>
              <w:marBottom w:val="0"/>
              <w:divBdr>
                <w:top w:val="none" w:sz="0" w:space="0" w:color="auto"/>
                <w:left w:val="none" w:sz="0" w:space="0" w:color="auto"/>
                <w:bottom w:val="none" w:sz="0" w:space="0" w:color="auto"/>
                <w:right w:val="none" w:sz="0" w:space="0" w:color="auto"/>
              </w:divBdr>
            </w:div>
            <w:div w:id="542716417">
              <w:marLeft w:val="0"/>
              <w:marRight w:val="0"/>
              <w:marTop w:val="0"/>
              <w:marBottom w:val="0"/>
              <w:divBdr>
                <w:top w:val="none" w:sz="0" w:space="0" w:color="auto"/>
                <w:left w:val="none" w:sz="0" w:space="0" w:color="auto"/>
                <w:bottom w:val="none" w:sz="0" w:space="0" w:color="auto"/>
                <w:right w:val="none" w:sz="0" w:space="0" w:color="auto"/>
              </w:divBdr>
            </w:div>
            <w:div w:id="543710183">
              <w:marLeft w:val="0"/>
              <w:marRight w:val="0"/>
              <w:marTop w:val="0"/>
              <w:marBottom w:val="0"/>
              <w:divBdr>
                <w:top w:val="none" w:sz="0" w:space="0" w:color="auto"/>
                <w:left w:val="none" w:sz="0" w:space="0" w:color="auto"/>
                <w:bottom w:val="none" w:sz="0" w:space="0" w:color="auto"/>
                <w:right w:val="none" w:sz="0" w:space="0" w:color="auto"/>
              </w:divBdr>
            </w:div>
            <w:div w:id="544753944">
              <w:marLeft w:val="0"/>
              <w:marRight w:val="0"/>
              <w:marTop w:val="0"/>
              <w:marBottom w:val="0"/>
              <w:divBdr>
                <w:top w:val="none" w:sz="0" w:space="0" w:color="auto"/>
                <w:left w:val="none" w:sz="0" w:space="0" w:color="auto"/>
                <w:bottom w:val="none" w:sz="0" w:space="0" w:color="auto"/>
                <w:right w:val="none" w:sz="0" w:space="0" w:color="auto"/>
              </w:divBdr>
            </w:div>
            <w:div w:id="545914916">
              <w:marLeft w:val="0"/>
              <w:marRight w:val="0"/>
              <w:marTop w:val="0"/>
              <w:marBottom w:val="0"/>
              <w:divBdr>
                <w:top w:val="none" w:sz="0" w:space="0" w:color="auto"/>
                <w:left w:val="none" w:sz="0" w:space="0" w:color="auto"/>
                <w:bottom w:val="none" w:sz="0" w:space="0" w:color="auto"/>
                <w:right w:val="none" w:sz="0" w:space="0" w:color="auto"/>
              </w:divBdr>
            </w:div>
            <w:div w:id="547684693">
              <w:marLeft w:val="0"/>
              <w:marRight w:val="0"/>
              <w:marTop w:val="0"/>
              <w:marBottom w:val="0"/>
              <w:divBdr>
                <w:top w:val="none" w:sz="0" w:space="0" w:color="auto"/>
                <w:left w:val="none" w:sz="0" w:space="0" w:color="auto"/>
                <w:bottom w:val="none" w:sz="0" w:space="0" w:color="auto"/>
                <w:right w:val="none" w:sz="0" w:space="0" w:color="auto"/>
              </w:divBdr>
            </w:div>
            <w:div w:id="548226484">
              <w:marLeft w:val="0"/>
              <w:marRight w:val="0"/>
              <w:marTop w:val="0"/>
              <w:marBottom w:val="0"/>
              <w:divBdr>
                <w:top w:val="none" w:sz="0" w:space="0" w:color="auto"/>
                <w:left w:val="none" w:sz="0" w:space="0" w:color="auto"/>
                <w:bottom w:val="none" w:sz="0" w:space="0" w:color="auto"/>
                <w:right w:val="none" w:sz="0" w:space="0" w:color="auto"/>
              </w:divBdr>
            </w:div>
            <w:div w:id="549074621">
              <w:marLeft w:val="0"/>
              <w:marRight w:val="0"/>
              <w:marTop w:val="0"/>
              <w:marBottom w:val="0"/>
              <w:divBdr>
                <w:top w:val="none" w:sz="0" w:space="0" w:color="auto"/>
                <w:left w:val="none" w:sz="0" w:space="0" w:color="auto"/>
                <w:bottom w:val="none" w:sz="0" w:space="0" w:color="auto"/>
                <w:right w:val="none" w:sz="0" w:space="0" w:color="auto"/>
              </w:divBdr>
            </w:div>
            <w:div w:id="549263994">
              <w:marLeft w:val="0"/>
              <w:marRight w:val="0"/>
              <w:marTop w:val="0"/>
              <w:marBottom w:val="0"/>
              <w:divBdr>
                <w:top w:val="none" w:sz="0" w:space="0" w:color="auto"/>
                <w:left w:val="none" w:sz="0" w:space="0" w:color="auto"/>
                <w:bottom w:val="none" w:sz="0" w:space="0" w:color="auto"/>
                <w:right w:val="none" w:sz="0" w:space="0" w:color="auto"/>
              </w:divBdr>
            </w:div>
            <w:div w:id="550113485">
              <w:marLeft w:val="0"/>
              <w:marRight w:val="0"/>
              <w:marTop w:val="0"/>
              <w:marBottom w:val="0"/>
              <w:divBdr>
                <w:top w:val="none" w:sz="0" w:space="0" w:color="auto"/>
                <w:left w:val="none" w:sz="0" w:space="0" w:color="auto"/>
                <w:bottom w:val="none" w:sz="0" w:space="0" w:color="auto"/>
                <w:right w:val="none" w:sz="0" w:space="0" w:color="auto"/>
              </w:divBdr>
            </w:div>
            <w:div w:id="550113704">
              <w:marLeft w:val="0"/>
              <w:marRight w:val="0"/>
              <w:marTop w:val="0"/>
              <w:marBottom w:val="0"/>
              <w:divBdr>
                <w:top w:val="none" w:sz="0" w:space="0" w:color="auto"/>
                <w:left w:val="none" w:sz="0" w:space="0" w:color="auto"/>
                <w:bottom w:val="none" w:sz="0" w:space="0" w:color="auto"/>
                <w:right w:val="none" w:sz="0" w:space="0" w:color="auto"/>
              </w:divBdr>
            </w:div>
            <w:div w:id="551115624">
              <w:marLeft w:val="0"/>
              <w:marRight w:val="0"/>
              <w:marTop w:val="0"/>
              <w:marBottom w:val="0"/>
              <w:divBdr>
                <w:top w:val="none" w:sz="0" w:space="0" w:color="auto"/>
                <w:left w:val="none" w:sz="0" w:space="0" w:color="auto"/>
                <w:bottom w:val="none" w:sz="0" w:space="0" w:color="auto"/>
                <w:right w:val="none" w:sz="0" w:space="0" w:color="auto"/>
              </w:divBdr>
            </w:div>
            <w:div w:id="551767221">
              <w:marLeft w:val="0"/>
              <w:marRight w:val="0"/>
              <w:marTop w:val="0"/>
              <w:marBottom w:val="0"/>
              <w:divBdr>
                <w:top w:val="none" w:sz="0" w:space="0" w:color="auto"/>
                <w:left w:val="none" w:sz="0" w:space="0" w:color="auto"/>
                <w:bottom w:val="none" w:sz="0" w:space="0" w:color="auto"/>
                <w:right w:val="none" w:sz="0" w:space="0" w:color="auto"/>
              </w:divBdr>
            </w:div>
            <w:div w:id="552617337">
              <w:marLeft w:val="0"/>
              <w:marRight w:val="0"/>
              <w:marTop w:val="0"/>
              <w:marBottom w:val="0"/>
              <w:divBdr>
                <w:top w:val="none" w:sz="0" w:space="0" w:color="auto"/>
                <w:left w:val="none" w:sz="0" w:space="0" w:color="auto"/>
                <w:bottom w:val="none" w:sz="0" w:space="0" w:color="auto"/>
                <w:right w:val="none" w:sz="0" w:space="0" w:color="auto"/>
              </w:divBdr>
            </w:div>
            <w:div w:id="554007239">
              <w:marLeft w:val="0"/>
              <w:marRight w:val="0"/>
              <w:marTop w:val="0"/>
              <w:marBottom w:val="0"/>
              <w:divBdr>
                <w:top w:val="none" w:sz="0" w:space="0" w:color="auto"/>
                <w:left w:val="none" w:sz="0" w:space="0" w:color="auto"/>
                <w:bottom w:val="none" w:sz="0" w:space="0" w:color="auto"/>
                <w:right w:val="none" w:sz="0" w:space="0" w:color="auto"/>
              </w:divBdr>
            </w:div>
            <w:div w:id="554852201">
              <w:marLeft w:val="0"/>
              <w:marRight w:val="0"/>
              <w:marTop w:val="0"/>
              <w:marBottom w:val="0"/>
              <w:divBdr>
                <w:top w:val="none" w:sz="0" w:space="0" w:color="auto"/>
                <w:left w:val="none" w:sz="0" w:space="0" w:color="auto"/>
                <w:bottom w:val="none" w:sz="0" w:space="0" w:color="auto"/>
                <w:right w:val="none" w:sz="0" w:space="0" w:color="auto"/>
              </w:divBdr>
            </w:div>
            <w:div w:id="555239847">
              <w:marLeft w:val="0"/>
              <w:marRight w:val="0"/>
              <w:marTop w:val="0"/>
              <w:marBottom w:val="0"/>
              <w:divBdr>
                <w:top w:val="none" w:sz="0" w:space="0" w:color="auto"/>
                <w:left w:val="none" w:sz="0" w:space="0" w:color="auto"/>
                <w:bottom w:val="none" w:sz="0" w:space="0" w:color="auto"/>
                <w:right w:val="none" w:sz="0" w:space="0" w:color="auto"/>
              </w:divBdr>
            </w:div>
            <w:div w:id="556936230">
              <w:marLeft w:val="0"/>
              <w:marRight w:val="0"/>
              <w:marTop w:val="0"/>
              <w:marBottom w:val="0"/>
              <w:divBdr>
                <w:top w:val="none" w:sz="0" w:space="0" w:color="auto"/>
                <w:left w:val="none" w:sz="0" w:space="0" w:color="auto"/>
                <w:bottom w:val="none" w:sz="0" w:space="0" w:color="auto"/>
                <w:right w:val="none" w:sz="0" w:space="0" w:color="auto"/>
              </w:divBdr>
            </w:div>
            <w:div w:id="557783128">
              <w:marLeft w:val="0"/>
              <w:marRight w:val="0"/>
              <w:marTop w:val="0"/>
              <w:marBottom w:val="0"/>
              <w:divBdr>
                <w:top w:val="none" w:sz="0" w:space="0" w:color="auto"/>
                <w:left w:val="none" w:sz="0" w:space="0" w:color="auto"/>
                <w:bottom w:val="none" w:sz="0" w:space="0" w:color="auto"/>
                <w:right w:val="none" w:sz="0" w:space="0" w:color="auto"/>
              </w:divBdr>
            </w:div>
            <w:div w:id="558201360">
              <w:marLeft w:val="0"/>
              <w:marRight w:val="0"/>
              <w:marTop w:val="0"/>
              <w:marBottom w:val="0"/>
              <w:divBdr>
                <w:top w:val="none" w:sz="0" w:space="0" w:color="auto"/>
                <w:left w:val="none" w:sz="0" w:space="0" w:color="auto"/>
                <w:bottom w:val="none" w:sz="0" w:space="0" w:color="auto"/>
                <w:right w:val="none" w:sz="0" w:space="0" w:color="auto"/>
              </w:divBdr>
            </w:div>
            <w:div w:id="558594098">
              <w:marLeft w:val="0"/>
              <w:marRight w:val="0"/>
              <w:marTop w:val="0"/>
              <w:marBottom w:val="0"/>
              <w:divBdr>
                <w:top w:val="none" w:sz="0" w:space="0" w:color="auto"/>
                <w:left w:val="none" w:sz="0" w:space="0" w:color="auto"/>
                <w:bottom w:val="none" w:sz="0" w:space="0" w:color="auto"/>
                <w:right w:val="none" w:sz="0" w:space="0" w:color="auto"/>
              </w:divBdr>
            </w:div>
            <w:div w:id="558976639">
              <w:marLeft w:val="0"/>
              <w:marRight w:val="0"/>
              <w:marTop w:val="0"/>
              <w:marBottom w:val="0"/>
              <w:divBdr>
                <w:top w:val="none" w:sz="0" w:space="0" w:color="auto"/>
                <w:left w:val="none" w:sz="0" w:space="0" w:color="auto"/>
                <w:bottom w:val="none" w:sz="0" w:space="0" w:color="auto"/>
                <w:right w:val="none" w:sz="0" w:space="0" w:color="auto"/>
              </w:divBdr>
            </w:div>
            <w:div w:id="559173534">
              <w:marLeft w:val="0"/>
              <w:marRight w:val="0"/>
              <w:marTop w:val="0"/>
              <w:marBottom w:val="0"/>
              <w:divBdr>
                <w:top w:val="none" w:sz="0" w:space="0" w:color="auto"/>
                <w:left w:val="none" w:sz="0" w:space="0" w:color="auto"/>
                <w:bottom w:val="none" w:sz="0" w:space="0" w:color="auto"/>
                <w:right w:val="none" w:sz="0" w:space="0" w:color="auto"/>
              </w:divBdr>
            </w:div>
            <w:div w:id="560292006">
              <w:marLeft w:val="0"/>
              <w:marRight w:val="0"/>
              <w:marTop w:val="0"/>
              <w:marBottom w:val="0"/>
              <w:divBdr>
                <w:top w:val="none" w:sz="0" w:space="0" w:color="auto"/>
                <w:left w:val="none" w:sz="0" w:space="0" w:color="auto"/>
                <w:bottom w:val="none" w:sz="0" w:space="0" w:color="auto"/>
                <w:right w:val="none" w:sz="0" w:space="0" w:color="auto"/>
              </w:divBdr>
            </w:div>
            <w:div w:id="562109069">
              <w:marLeft w:val="0"/>
              <w:marRight w:val="0"/>
              <w:marTop w:val="0"/>
              <w:marBottom w:val="0"/>
              <w:divBdr>
                <w:top w:val="none" w:sz="0" w:space="0" w:color="auto"/>
                <w:left w:val="none" w:sz="0" w:space="0" w:color="auto"/>
                <w:bottom w:val="none" w:sz="0" w:space="0" w:color="auto"/>
                <w:right w:val="none" w:sz="0" w:space="0" w:color="auto"/>
              </w:divBdr>
            </w:div>
            <w:div w:id="563024733">
              <w:marLeft w:val="0"/>
              <w:marRight w:val="0"/>
              <w:marTop w:val="0"/>
              <w:marBottom w:val="0"/>
              <w:divBdr>
                <w:top w:val="none" w:sz="0" w:space="0" w:color="auto"/>
                <w:left w:val="none" w:sz="0" w:space="0" w:color="auto"/>
                <w:bottom w:val="none" w:sz="0" w:space="0" w:color="auto"/>
                <w:right w:val="none" w:sz="0" w:space="0" w:color="auto"/>
              </w:divBdr>
            </w:div>
            <w:div w:id="564418833">
              <w:marLeft w:val="0"/>
              <w:marRight w:val="0"/>
              <w:marTop w:val="0"/>
              <w:marBottom w:val="0"/>
              <w:divBdr>
                <w:top w:val="none" w:sz="0" w:space="0" w:color="auto"/>
                <w:left w:val="none" w:sz="0" w:space="0" w:color="auto"/>
                <w:bottom w:val="none" w:sz="0" w:space="0" w:color="auto"/>
                <w:right w:val="none" w:sz="0" w:space="0" w:color="auto"/>
              </w:divBdr>
            </w:div>
            <w:div w:id="564530594">
              <w:marLeft w:val="0"/>
              <w:marRight w:val="0"/>
              <w:marTop w:val="0"/>
              <w:marBottom w:val="0"/>
              <w:divBdr>
                <w:top w:val="none" w:sz="0" w:space="0" w:color="auto"/>
                <w:left w:val="none" w:sz="0" w:space="0" w:color="auto"/>
                <w:bottom w:val="none" w:sz="0" w:space="0" w:color="auto"/>
                <w:right w:val="none" w:sz="0" w:space="0" w:color="auto"/>
              </w:divBdr>
            </w:div>
            <w:div w:id="564992133">
              <w:marLeft w:val="0"/>
              <w:marRight w:val="0"/>
              <w:marTop w:val="0"/>
              <w:marBottom w:val="0"/>
              <w:divBdr>
                <w:top w:val="none" w:sz="0" w:space="0" w:color="auto"/>
                <w:left w:val="none" w:sz="0" w:space="0" w:color="auto"/>
                <w:bottom w:val="none" w:sz="0" w:space="0" w:color="auto"/>
                <w:right w:val="none" w:sz="0" w:space="0" w:color="auto"/>
              </w:divBdr>
            </w:div>
            <w:div w:id="565724938">
              <w:marLeft w:val="0"/>
              <w:marRight w:val="0"/>
              <w:marTop w:val="0"/>
              <w:marBottom w:val="0"/>
              <w:divBdr>
                <w:top w:val="none" w:sz="0" w:space="0" w:color="auto"/>
                <w:left w:val="none" w:sz="0" w:space="0" w:color="auto"/>
                <w:bottom w:val="none" w:sz="0" w:space="0" w:color="auto"/>
                <w:right w:val="none" w:sz="0" w:space="0" w:color="auto"/>
              </w:divBdr>
            </w:div>
            <w:div w:id="567040193">
              <w:marLeft w:val="0"/>
              <w:marRight w:val="0"/>
              <w:marTop w:val="0"/>
              <w:marBottom w:val="0"/>
              <w:divBdr>
                <w:top w:val="none" w:sz="0" w:space="0" w:color="auto"/>
                <w:left w:val="none" w:sz="0" w:space="0" w:color="auto"/>
                <w:bottom w:val="none" w:sz="0" w:space="0" w:color="auto"/>
                <w:right w:val="none" w:sz="0" w:space="0" w:color="auto"/>
              </w:divBdr>
            </w:div>
            <w:div w:id="567958588">
              <w:marLeft w:val="0"/>
              <w:marRight w:val="0"/>
              <w:marTop w:val="0"/>
              <w:marBottom w:val="0"/>
              <w:divBdr>
                <w:top w:val="none" w:sz="0" w:space="0" w:color="auto"/>
                <w:left w:val="none" w:sz="0" w:space="0" w:color="auto"/>
                <w:bottom w:val="none" w:sz="0" w:space="0" w:color="auto"/>
                <w:right w:val="none" w:sz="0" w:space="0" w:color="auto"/>
              </w:divBdr>
            </w:div>
            <w:div w:id="570695049">
              <w:marLeft w:val="0"/>
              <w:marRight w:val="0"/>
              <w:marTop w:val="0"/>
              <w:marBottom w:val="0"/>
              <w:divBdr>
                <w:top w:val="none" w:sz="0" w:space="0" w:color="auto"/>
                <w:left w:val="none" w:sz="0" w:space="0" w:color="auto"/>
                <w:bottom w:val="none" w:sz="0" w:space="0" w:color="auto"/>
                <w:right w:val="none" w:sz="0" w:space="0" w:color="auto"/>
              </w:divBdr>
            </w:div>
            <w:div w:id="570971536">
              <w:marLeft w:val="0"/>
              <w:marRight w:val="0"/>
              <w:marTop w:val="0"/>
              <w:marBottom w:val="0"/>
              <w:divBdr>
                <w:top w:val="none" w:sz="0" w:space="0" w:color="auto"/>
                <w:left w:val="none" w:sz="0" w:space="0" w:color="auto"/>
                <w:bottom w:val="none" w:sz="0" w:space="0" w:color="auto"/>
                <w:right w:val="none" w:sz="0" w:space="0" w:color="auto"/>
              </w:divBdr>
            </w:div>
            <w:div w:id="571356406">
              <w:marLeft w:val="0"/>
              <w:marRight w:val="0"/>
              <w:marTop w:val="0"/>
              <w:marBottom w:val="0"/>
              <w:divBdr>
                <w:top w:val="none" w:sz="0" w:space="0" w:color="auto"/>
                <w:left w:val="none" w:sz="0" w:space="0" w:color="auto"/>
                <w:bottom w:val="none" w:sz="0" w:space="0" w:color="auto"/>
                <w:right w:val="none" w:sz="0" w:space="0" w:color="auto"/>
              </w:divBdr>
            </w:div>
            <w:div w:id="571697123">
              <w:marLeft w:val="0"/>
              <w:marRight w:val="0"/>
              <w:marTop w:val="0"/>
              <w:marBottom w:val="0"/>
              <w:divBdr>
                <w:top w:val="none" w:sz="0" w:space="0" w:color="auto"/>
                <w:left w:val="none" w:sz="0" w:space="0" w:color="auto"/>
                <w:bottom w:val="none" w:sz="0" w:space="0" w:color="auto"/>
                <w:right w:val="none" w:sz="0" w:space="0" w:color="auto"/>
              </w:divBdr>
            </w:div>
            <w:div w:id="572397668">
              <w:marLeft w:val="0"/>
              <w:marRight w:val="0"/>
              <w:marTop w:val="0"/>
              <w:marBottom w:val="0"/>
              <w:divBdr>
                <w:top w:val="none" w:sz="0" w:space="0" w:color="auto"/>
                <w:left w:val="none" w:sz="0" w:space="0" w:color="auto"/>
                <w:bottom w:val="none" w:sz="0" w:space="0" w:color="auto"/>
                <w:right w:val="none" w:sz="0" w:space="0" w:color="auto"/>
              </w:divBdr>
            </w:div>
            <w:div w:id="573516319">
              <w:marLeft w:val="0"/>
              <w:marRight w:val="0"/>
              <w:marTop w:val="0"/>
              <w:marBottom w:val="0"/>
              <w:divBdr>
                <w:top w:val="none" w:sz="0" w:space="0" w:color="auto"/>
                <w:left w:val="none" w:sz="0" w:space="0" w:color="auto"/>
                <w:bottom w:val="none" w:sz="0" w:space="0" w:color="auto"/>
                <w:right w:val="none" w:sz="0" w:space="0" w:color="auto"/>
              </w:divBdr>
            </w:div>
            <w:div w:id="573977427">
              <w:marLeft w:val="0"/>
              <w:marRight w:val="0"/>
              <w:marTop w:val="0"/>
              <w:marBottom w:val="0"/>
              <w:divBdr>
                <w:top w:val="none" w:sz="0" w:space="0" w:color="auto"/>
                <w:left w:val="none" w:sz="0" w:space="0" w:color="auto"/>
                <w:bottom w:val="none" w:sz="0" w:space="0" w:color="auto"/>
                <w:right w:val="none" w:sz="0" w:space="0" w:color="auto"/>
              </w:divBdr>
            </w:div>
            <w:div w:id="579680164">
              <w:marLeft w:val="0"/>
              <w:marRight w:val="0"/>
              <w:marTop w:val="0"/>
              <w:marBottom w:val="0"/>
              <w:divBdr>
                <w:top w:val="none" w:sz="0" w:space="0" w:color="auto"/>
                <w:left w:val="none" w:sz="0" w:space="0" w:color="auto"/>
                <w:bottom w:val="none" w:sz="0" w:space="0" w:color="auto"/>
                <w:right w:val="none" w:sz="0" w:space="0" w:color="auto"/>
              </w:divBdr>
            </w:div>
            <w:div w:id="582109276">
              <w:marLeft w:val="0"/>
              <w:marRight w:val="0"/>
              <w:marTop w:val="0"/>
              <w:marBottom w:val="0"/>
              <w:divBdr>
                <w:top w:val="none" w:sz="0" w:space="0" w:color="auto"/>
                <w:left w:val="none" w:sz="0" w:space="0" w:color="auto"/>
                <w:bottom w:val="none" w:sz="0" w:space="0" w:color="auto"/>
                <w:right w:val="none" w:sz="0" w:space="0" w:color="auto"/>
              </w:divBdr>
            </w:div>
            <w:div w:id="582422792">
              <w:marLeft w:val="0"/>
              <w:marRight w:val="0"/>
              <w:marTop w:val="0"/>
              <w:marBottom w:val="0"/>
              <w:divBdr>
                <w:top w:val="none" w:sz="0" w:space="0" w:color="auto"/>
                <w:left w:val="none" w:sz="0" w:space="0" w:color="auto"/>
                <w:bottom w:val="none" w:sz="0" w:space="0" w:color="auto"/>
                <w:right w:val="none" w:sz="0" w:space="0" w:color="auto"/>
              </w:divBdr>
            </w:div>
            <w:div w:id="582761341">
              <w:marLeft w:val="0"/>
              <w:marRight w:val="0"/>
              <w:marTop w:val="0"/>
              <w:marBottom w:val="0"/>
              <w:divBdr>
                <w:top w:val="none" w:sz="0" w:space="0" w:color="auto"/>
                <w:left w:val="none" w:sz="0" w:space="0" w:color="auto"/>
                <w:bottom w:val="none" w:sz="0" w:space="0" w:color="auto"/>
                <w:right w:val="none" w:sz="0" w:space="0" w:color="auto"/>
              </w:divBdr>
            </w:div>
            <w:div w:id="583034441">
              <w:marLeft w:val="0"/>
              <w:marRight w:val="0"/>
              <w:marTop w:val="0"/>
              <w:marBottom w:val="0"/>
              <w:divBdr>
                <w:top w:val="none" w:sz="0" w:space="0" w:color="auto"/>
                <w:left w:val="none" w:sz="0" w:space="0" w:color="auto"/>
                <w:bottom w:val="none" w:sz="0" w:space="0" w:color="auto"/>
                <w:right w:val="none" w:sz="0" w:space="0" w:color="auto"/>
              </w:divBdr>
            </w:div>
            <w:div w:id="583297767">
              <w:marLeft w:val="0"/>
              <w:marRight w:val="0"/>
              <w:marTop w:val="0"/>
              <w:marBottom w:val="0"/>
              <w:divBdr>
                <w:top w:val="none" w:sz="0" w:space="0" w:color="auto"/>
                <w:left w:val="none" w:sz="0" w:space="0" w:color="auto"/>
                <w:bottom w:val="none" w:sz="0" w:space="0" w:color="auto"/>
                <w:right w:val="none" w:sz="0" w:space="0" w:color="auto"/>
              </w:divBdr>
            </w:div>
            <w:div w:id="583420562">
              <w:marLeft w:val="0"/>
              <w:marRight w:val="0"/>
              <w:marTop w:val="0"/>
              <w:marBottom w:val="0"/>
              <w:divBdr>
                <w:top w:val="none" w:sz="0" w:space="0" w:color="auto"/>
                <w:left w:val="none" w:sz="0" w:space="0" w:color="auto"/>
                <w:bottom w:val="none" w:sz="0" w:space="0" w:color="auto"/>
                <w:right w:val="none" w:sz="0" w:space="0" w:color="auto"/>
              </w:divBdr>
            </w:div>
            <w:div w:id="583607978">
              <w:marLeft w:val="0"/>
              <w:marRight w:val="0"/>
              <w:marTop w:val="0"/>
              <w:marBottom w:val="0"/>
              <w:divBdr>
                <w:top w:val="none" w:sz="0" w:space="0" w:color="auto"/>
                <w:left w:val="none" w:sz="0" w:space="0" w:color="auto"/>
                <w:bottom w:val="none" w:sz="0" w:space="0" w:color="auto"/>
                <w:right w:val="none" w:sz="0" w:space="0" w:color="auto"/>
              </w:divBdr>
            </w:div>
            <w:div w:id="583614661">
              <w:marLeft w:val="0"/>
              <w:marRight w:val="0"/>
              <w:marTop w:val="0"/>
              <w:marBottom w:val="0"/>
              <w:divBdr>
                <w:top w:val="none" w:sz="0" w:space="0" w:color="auto"/>
                <w:left w:val="none" w:sz="0" w:space="0" w:color="auto"/>
                <w:bottom w:val="none" w:sz="0" w:space="0" w:color="auto"/>
                <w:right w:val="none" w:sz="0" w:space="0" w:color="auto"/>
              </w:divBdr>
            </w:div>
            <w:div w:id="583800886">
              <w:marLeft w:val="0"/>
              <w:marRight w:val="0"/>
              <w:marTop w:val="0"/>
              <w:marBottom w:val="0"/>
              <w:divBdr>
                <w:top w:val="none" w:sz="0" w:space="0" w:color="auto"/>
                <w:left w:val="none" w:sz="0" w:space="0" w:color="auto"/>
                <w:bottom w:val="none" w:sz="0" w:space="0" w:color="auto"/>
                <w:right w:val="none" w:sz="0" w:space="0" w:color="auto"/>
              </w:divBdr>
            </w:div>
            <w:div w:id="584461005">
              <w:marLeft w:val="0"/>
              <w:marRight w:val="0"/>
              <w:marTop w:val="0"/>
              <w:marBottom w:val="0"/>
              <w:divBdr>
                <w:top w:val="none" w:sz="0" w:space="0" w:color="auto"/>
                <w:left w:val="none" w:sz="0" w:space="0" w:color="auto"/>
                <w:bottom w:val="none" w:sz="0" w:space="0" w:color="auto"/>
                <w:right w:val="none" w:sz="0" w:space="0" w:color="auto"/>
              </w:divBdr>
            </w:div>
            <w:div w:id="586495761">
              <w:marLeft w:val="0"/>
              <w:marRight w:val="0"/>
              <w:marTop w:val="0"/>
              <w:marBottom w:val="0"/>
              <w:divBdr>
                <w:top w:val="none" w:sz="0" w:space="0" w:color="auto"/>
                <w:left w:val="none" w:sz="0" w:space="0" w:color="auto"/>
                <w:bottom w:val="none" w:sz="0" w:space="0" w:color="auto"/>
                <w:right w:val="none" w:sz="0" w:space="0" w:color="auto"/>
              </w:divBdr>
            </w:div>
            <w:div w:id="586814244">
              <w:marLeft w:val="0"/>
              <w:marRight w:val="0"/>
              <w:marTop w:val="0"/>
              <w:marBottom w:val="0"/>
              <w:divBdr>
                <w:top w:val="none" w:sz="0" w:space="0" w:color="auto"/>
                <w:left w:val="none" w:sz="0" w:space="0" w:color="auto"/>
                <w:bottom w:val="none" w:sz="0" w:space="0" w:color="auto"/>
                <w:right w:val="none" w:sz="0" w:space="0" w:color="auto"/>
              </w:divBdr>
            </w:div>
            <w:div w:id="587009425">
              <w:marLeft w:val="0"/>
              <w:marRight w:val="0"/>
              <w:marTop w:val="0"/>
              <w:marBottom w:val="0"/>
              <w:divBdr>
                <w:top w:val="none" w:sz="0" w:space="0" w:color="auto"/>
                <w:left w:val="none" w:sz="0" w:space="0" w:color="auto"/>
                <w:bottom w:val="none" w:sz="0" w:space="0" w:color="auto"/>
                <w:right w:val="none" w:sz="0" w:space="0" w:color="auto"/>
              </w:divBdr>
            </w:div>
            <w:div w:id="587151204">
              <w:marLeft w:val="0"/>
              <w:marRight w:val="0"/>
              <w:marTop w:val="0"/>
              <w:marBottom w:val="0"/>
              <w:divBdr>
                <w:top w:val="none" w:sz="0" w:space="0" w:color="auto"/>
                <w:left w:val="none" w:sz="0" w:space="0" w:color="auto"/>
                <w:bottom w:val="none" w:sz="0" w:space="0" w:color="auto"/>
                <w:right w:val="none" w:sz="0" w:space="0" w:color="auto"/>
              </w:divBdr>
            </w:div>
            <w:div w:id="588462741">
              <w:marLeft w:val="0"/>
              <w:marRight w:val="0"/>
              <w:marTop w:val="0"/>
              <w:marBottom w:val="0"/>
              <w:divBdr>
                <w:top w:val="none" w:sz="0" w:space="0" w:color="auto"/>
                <w:left w:val="none" w:sz="0" w:space="0" w:color="auto"/>
                <w:bottom w:val="none" w:sz="0" w:space="0" w:color="auto"/>
                <w:right w:val="none" w:sz="0" w:space="0" w:color="auto"/>
              </w:divBdr>
            </w:div>
            <w:div w:id="588470264">
              <w:marLeft w:val="0"/>
              <w:marRight w:val="0"/>
              <w:marTop w:val="0"/>
              <w:marBottom w:val="0"/>
              <w:divBdr>
                <w:top w:val="none" w:sz="0" w:space="0" w:color="auto"/>
                <w:left w:val="none" w:sz="0" w:space="0" w:color="auto"/>
                <w:bottom w:val="none" w:sz="0" w:space="0" w:color="auto"/>
                <w:right w:val="none" w:sz="0" w:space="0" w:color="auto"/>
              </w:divBdr>
            </w:div>
            <w:div w:id="589388938">
              <w:marLeft w:val="0"/>
              <w:marRight w:val="0"/>
              <w:marTop w:val="0"/>
              <w:marBottom w:val="0"/>
              <w:divBdr>
                <w:top w:val="none" w:sz="0" w:space="0" w:color="auto"/>
                <w:left w:val="none" w:sz="0" w:space="0" w:color="auto"/>
                <w:bottom w:val="none" w:sz="0" w:space="0" w:color="auto"/>
                <w:right w:val="none" w:sz="0" w:space="0" w:color="auto"/>
              </w:divBdr>
            </w:div>
            <w:div w:id="590429788">
              <w:marLeft w:val="0"/>
              <w:marRight w:val="0"/>
              <w:marTop w:val="0"/>
              <w:marBottom w:val="0"/>
              <w:divBdr>
                <w:top w:val="none" w:sz="0" w:space="0" w:color="auto"/>
                <w:left w:val="none" w:sz="0" w:space="0" w:color="auto"/>
                <w:bottom w:val="none" w:sz="0" w:space="0" w:color="auto"/>
                <w:right w:val="none" w:sz="0" w:space="0" w:color="auto"/>
              </w:divBdr>
            </w:div>
            <w:div w:id="590622859">
              <w:marLeft w:val="0"/>
              <w:marRight w:val="0"/>
              <w:marTop w:val="0"/>
              <w:marBottom w:val="0"/>
              <w:divBdr>
                <w:top w:val="none" w:sz="0" w:space="0" w:color="auto"/>
                <w:left w:val="none" w:sz="0" w:space="0" w:color="auto"/>
                <w:bottom w:val="none" w:sz="0" w:space="0" w:color="auto"/>
                <w:right w:val="none" w:sz="0" w:space="0" w:color="auto"/>
              </w:divBdr>
            </w:div>
            <w:div w:id="591358269">
              <w:marLeft w:val="0"/>
              <w:marRight w:val="0"/>
              <w:marTop w:val="0"/>
              <w:marBottom w:val="0"/>
              <w:divBdr>
                <w:top w:val="none" w:sz="0" w:space="0" w:color="auto"/>
                <w:left w:val="none" w:sz="0" w:space="0" w:color="auto"/>
                <w:bottom w:val="none" w:sz="0" w:space="0" w:color="auto"/>
                <w:right w:val="none" w:sz="0" w:space="0" w:color="auto"/>
              </w:divBdr>
            </w:div>
            <w:div w:id="592277684">
              <w:marLeft w:val="0"/>
              <w:marRight w:val="0"/>
              <w:marTop w:val="0"/>
              <w:marBottom w:val="0"/>
              <w:divBdr>
                <w:top w:val="none" w:sz="0" w:space="0" w:color="auto"/>
                <w:left w:val="none" w:sz="0" w:space="0" w:color="auto"/>
                <w:bottom w:val="none" w:sz="0" w:space="0" w:color="auto"/>
                <w:right w:val="none" w:sz="0" w:space="0" w:color="auto"/>
              </w:divBdr>
            </w:div>
            <w:div w:id="596332005">
              <w:marLeft w:val="0"/>
              <w:marRight w:val="0"/>
              <w:marTop w:val="0"/>
              <w:marBottom w:val="0"/>
              <w:divBdr>
                <w:top w:val="none" w:sz="0" w:space="0" w:color="auto"/>
                <w:left w:val="none" w:sz="0" w:space="0" w:color="auto"/>
                <w:bottom w:val="none" w:sz="0" w:space="0" w:color="auto"/>
                <w:right w:val="none" w:sz="0" w:space="0" w:color="auto"/>
              </w:divBdr>
            </w:div>
            <w:div w:id="596444142">
              <w:marLeft w:val="0"/>
              <w:marRight w:val="0"/>
              <w:marTop w:val="0"/>
              <w:marBottom w:val="0"/>
              <w:divBdr>
                <w:top w:val="none" w:sz="0" w:space="0" w:color="auto"/>
                <w:left w:val="none" w:sz="0" w:space="0" w:color="auto"/>
                <w:bottom w:val="none" w:sz="0" w:space="0" w:color="auto"/>
                <w:right w:val="none" w:sz="0" w:space="0" w:color="auto"/>
              </w:divBdr>
            </w:div>
            <w:div w:id="596989608">
              <w:marLeft w:val="0"/>
              <w:marRight w:val="0"/>
              <w:marTop w:val="0"/>
              <w:marBottom w:val="0"/>
              <w:divBdr>
                <w:top w:val="none" w:sz="0" w:space="0" w:color="auto"/>
                <w:left w:val="none" w:sz="0" w:space="0" w:color="auto"/>
                <w:bottom w:val="none" w:sz="0" w:space="0" w:color="auto"/>
                <w:right w:val="none" w:sz="0" w:space="0" w:color="auto"/>
              </w:divBdr>
            </w:div>
            <w:div w:id="597252643">
              <w:marLeft w:val="0"/>
              <w:marRight w:val="0"/>
              <w:marTop w:val="0"/>
              <w:marBottom w:val="0"/>
              <w:divBdr>
                <w:top w:val="none" w:sz="0" w:space="0" w:color="auto"/>
                <w:left w:val="none" w:sz="0" w:space="0" w:color="auto"/>
                <w:bottom w:val="none" w:sz="0" w:space="0" w:color="auto"/>
                <w:right w:val="none" w:sz="0" w:space="0" w:color="auto"/>
              </w:divBdr>
            </w:div>
            <w:div w:id="597257807">
              <w:marLeft w:val="0"/>
              <w:marRight w:val="0"/>
              <w:marTop w:val="0"/>
              <w:marBottom w:val="0"/>
              <w:divBdr>
                <w:top w:val="none" w:sz="0" w:space="0" w:color="auto"/>
                <w:left w:val="none" w:sz="0" w:space="0" w:color="auto"/>
                <w:bottom w:val="none" w:sz="0" w:space="0" w:color="auto"/>
                <w:right w:val="none" w:sz="0" w:space="0" w:color="auto"/>
              </w:divBdr>
            </w:div>
            <w:div w:id="598484535">
              <w:marLeft w:val="0"/>
              <w:marRight w:val="0"/>
              <w:marTop w:val="0"/>
              <w:marBottom w:val="0"/>
              <w:divBdr>
                <w:top w:val="none" w:sz="0" w:space="0" w:color="auto"/>
                <w:left w:val="none" w:sz="0" w:space="0" w:color="auto"/>
                <w:bottom w:val="none" w:sz="0" w:space="0" w:color="auto"/>
                <w:right w:val="none" w:sz="0" w:space="0" w:color="auto"/>
              </w:divBdr>
            </w:div>
            <w:div w:id="600114945">
              <w:marLeft w:val="0"/>
              <w:marRight w:val="0"/>
              <w:marTop w:val="0"/>
              <w:marBottom w:val="0"/>
              <w:divBdr>
                <w:top w:val="none" w:sz="0" w:space="0" w:color="auto"/>
                <w:left w:val="none" w:sz="0" w:space="0" w:color="auto"/>
                <w:bottom w:val="none" w:sz="0" w:space="0" w:color="auto"/>
                <w:right w:val="none" w:sz="0" w:space="0" w:color="auto"/>
              </w:divBdr>
            </w:div>
            <w:div w:id="600600494">
              <w:marLeft w:val="0"/>
              <w:marRight w:val="0"/>
              <w:marTop w:val="0"/>
              <w:marBottom w:val="0"/>
              <w:divBdr>
                <w:top w:val="none" w:sz="0" w:space="0" w:color="auto"/>
                <w:left w:val="none" w:sz="0" w:space="0" w:color="auto"/>
                <w:bottom w:val="none" w:sz="0" w:space="0" w:color="auto"/>
                <w:right w:val="none" w:sz="0" w:space="0" w:color="auto"/>
              </w:divBdr>
            </w:div>
            <w:div w:id="603151565">
              <w:marLeft w:val="0"/>
              <w:marRight w:val="0"/>
              <w:marTop w:val="0"/>
              <w:marBottom w:val="0"/>
              <w:divBdr>
                <w:top w:val="none" w:sz="0" w:space="0" w:color="auto"/>
                <w:left w:val="none" w:sz="0" w:space="0" w:color="auto"/>
                <w:bottom w:val="none" w:sz="0" w:space="0" w:color="auto"/>
                <w:right w:val="none" w:sz="0" w:space="0" w:color="auto"/>
              </w:divBdr>
            </w:div>
            <w:div w:id="604965224">
              <w:marLeft w:val="0"/>
              <w:marRight w:val="0"/>
              <w:marTop w:val="0"/>
              <w:marBottom w:val="0"/>
              <w:divBdr>
                <w:top w:val="none" w:sz="0" w:space="0" w:color="auto"/>
                <w:left w:val="none" w:sz="0" w:space="0" w:color="auto"/>
                <w:bottom w:val="none" w:sz="0" w:space="0" w:color="auto"/>
                <w:right w:val="none" w:sz="0" w:space="0" w:color="auto"/>
              </w:divBdr>
            </w:div>
            <w:div w:id="605160694">
              <w:marLeft w:val="0"/>
              <w:marRight w:val="0"/>
              <w:marTop w:val="0"/>
              <w:marBottom w:val="0"/>
              <w:divBdr>
                <w:top w:val="none" w:sz="0" w:space="0" w:color="auto"/>
                <w:left w:val="none" w:sz="0" w:space="0" w:color="auto"/>
                <w:bottom w:val="none" w:sz="0" w:space="0" w:color="auto"/>
                <w:right w:val="none" w:sz="0" w:space="0" w:color="auto"/>
              </w:divBdr>
            </w:div>
            <w:div w:id="605649688">
              <w:marLeft w:val="0"/>
              <w:marRight w:val="0"/>
              <w:marTop w:val="0"/>
              <w:marBottom w:val="0"/>
              <w:divBdr>
                <w:top w:val="none" w:sz="0" w:space="0" w:color="auto"/>
                <w:left w:val="none" w:sz="0" w:space="0" w:color="auto"/>
                <w:bottom w:val="none" w:sz="0" w:space="0" w:color="auto"/>
                <w:right w:val="none" w:sz="0" w:space="0" w:color="auto"/>
              </w:divBdr>
            </w:div>
            <w:div w:id="606234617">
              <w:marLeft w:val="0"/>
              <w:marRight w:val="0"/>
              <w:marTop w:val="0"/>
              <w:marBottom w:val="0"/>
              <w:divBdr>
                <w:top w:val="none" w:sz="0" w:space="0" w:color="auto"/>
                <w:left w:val="none" w:sz="0" w:space="0" w:color="auto"/>
                <w:bottom w:val="none" w:sz="0" w:space="0" w:color="auto"/>
                <w:right w:val="none" w:sz="0" w:space="0" w:color="auto"/>
              </w:divBdr>
              <w:divsChild>
                <w:div w:id="117996220">
                  <w:marLeft w:val="0"/>
                  <w:marRight w:val="0"/>
                  <w:marTop w:val="0"/>
                  <w:marBottom w:val="0"/>
                  <w:divBdr>
                    <w:top w:val="none" w:sz="0" w:space="0" w:color="auto"/>
                    <w:left w:val="none" w:sz="0" w:space="0" w:color="auto"/>
                    <w:bottom w:val="none" w:sz="0" w:space="0" w:color="auto"/>
                    <w:right w:val="none" w:sz="0" w:space="0" w:color="auto"/>
                  </w:divBdr>
                </w:div>
                <w:div w:id="655915789">
                  <w:marLeft w:val="0"/>
                  <w:marRight w:val="0"/>
                  <w:marTop w:val="0"/>
                  <w:marBottom w:val="0"/>
                  <w:divBdr>
                    <w:top w:val="none" w:sz="0" w:space="0" w:color="auto"/>
                    <w:left w:val="none" w:sz="0" w:space="0" w:color="auto"/>
                    <w:bottom w:val="none" w:sz="0" w:space="0" w:color="auto"/>
                    <w:right w:val="none" w:sz="0" w:space="0" w:color="auto"/>
                  </w:divBdr>
                </w:div>
                <w:div w:id="777024516">
                  <w:marLeft w:val="0"/>
                  <w:marRight w:val="0"/>
                  <w:marTop w:val="0"/>
                  <w:marBottom w:val="0"/>
                  <w:divBdr>
                    <w:top w:val="none" w:sz="0" w:space="0" w:color="auto"/>
                    <w:left w:val="none" w:sz="0" w:space="0" w:color="auto"/>
                    <w:bottom w:val="none" w:sz="0" w:space="0" w:color="auto"/>
                    <w:right w:val="none" w:sz="0" w:space="0" w:color="auto"/>
                  </w:divBdr>
                </w:div>
                <w:div w:id="1080444269">
                  <w:marLeft w:val="0"/>
                  <w:marRight w:val="0"/>
                  <w:marTop w:val="0"/>
                  <w:marBottom w:val="0"/>
                  <w:divBdr>
                    <w:top w:val="none" w:sz="0" w:space="0" w:color="auto"/>
                    <w:left w:val="none" w:sz="0" w:space="0" w:color="auto"/>
                    <w:bottom w:val="none" w:sz="0" w:space="0" w:color="auto"/>
                    <w:right w:val="none" w:sz="0" w:space="0" w:color="auto"/>
                  </w:divBdr>
                </w:div>
                <w:div w:id="1163739068">
                  <w:marLeft w:val="0"/>
                  <w:marRight w:val="0"/>
                  <w:marTop w:val="0"/>
                  <w:marBottom w:val="0"/>
                  <w:divBdr>
                    <w:top w:val="none" w:sz="0" w:space="0" w:color="auto"/>
                    <w:left w:val="none" w:sz="0" w:space="0" w:color="auto"/>
                    <w:bottom w:val="none" w:sz="0" w:space="0" w:color="auto"/>
                    <w:right w:val="none" w:sz="0" w:space="0" w:color="auto"/>
                  </w:divBdr>
                </w:div>
                <w:div w:id="1559634180">
                  <w:marLeft w:val="0"/>
                  <w:marRight w:val="0"/>
                  <w:marTop w:val="0"/>
                  <w:marBottom w:val="0"/>
                  <w:divBdr>
                    <w:top w:val="none" w:sz="0" w:space="0" w:color="auto"/>
                    <w:left w:val="none" w:sz="0" w:space="0" w:color="auto"/>
                    <w:bottom w:val="none" w:sz="0" w:space="0" w:color="auto"/>
                    <w:right w:val="none" w:sz="0" w:space="0" w:color="auto"/>
                  </w:divBdr>
                </w:div>
                <w:div w:id="1798330349">
                  <w:marLeft w:val="0"/>
                  <w:marRight w:val="0"/>
                  <w:marTop w:val="0"/>
                  <w:marBottom w:val="0"/>
                  <w:divBdr>
                    <w:top w:val="none" w:sz="0" w:space="0" w:color="auto"/>
                    <w:left w:val="none" w:sz="0" w:space="0" w:color="auto"/>
                    <w:bottom w:val="none" w:sz="0" w:space="0" w:color="auto"/>
                    <w:right w:val="none" w:sz="0" w:space="0" w:color="auto"/>
                  </w:divBdr>
                </w:div>
              </w:divsChild>
            </w:div>
            <w:div w:id="607199847">
              <w:marLeft w:val="0"/>
              <w:marRight w:val="0"/>
              <w:marTop w:val="0"/>
              <w:marBottom w:val="0"/>
              <w:divBdr>
                <w:top w:val="none" w:sz="0" w:space="0" w:color="auto"/>
                <w:left w:val="none" w:sz="0" w:space="0" w:color="auto"/>
                <w:bottom w:val="none" w:sz="0" w:space="0" w:color="auto"/>
                <w:right w:val="none" w:sz="0" w:space="0" w:color="auto"/>
              </w:divBdr>
            </w:div>
            <w:div w:id="610012285">
              <w:marLeft w:val="0"/>
              <w:marRight w:val="0"/>
              <w:marTop w:val="0"/>
              <w:marBottom w:val="0"/>
              <w:divBdr>
                <w:top w:val="none" w:sz="0" w:space="0" w:color="auto"/>
                <w:left w:val="none" w:sz="0" w:space="0" w:color="auto"/>
                <w:bottom w:val="none" w:sz="0" w:space="0" w:color="auto"/>
                <w:right w:val="none" w:sz="0" w:space="0" w:color="auto"/>
              </w:divBdr>
            </w:div>
            <w:div w:id="610211660">
              <w:marLeft w:val="0"/>
              <w:marRight w:val="0"/>
              <w:marTop w:val="0"/>
              <w:marBottom w:val="0"/>
              <w:divBdr>
                <w:top w:val="none" w:sz="0" w:space="0" w:color="auto"/>
                <w:left w:val="none" w:sz="0" w:space="0" w:color="auto"/>
                <w:bottom w:val="none" w:sz="0" w:space="0" w:color="auto"/>
                <w:right w:val="none" w:sz="0" w:space="0" w:color="auto"/>
              </w:divBdr>
            </w:div>
            <w:div w:id="612520592">
              <w:marLeft w:val="0"/>
              <w:marRight w:val="0"/>
              <w:marTop w:val="0"/>
              <w:marBottom w:val="0"/>
              <w:divBdr>
                <w:top w:val="none" w:sz="0" w:space="0" w:color="auto"/>
                <w:left w:val="none" w:sz="0" w:space="0" w:color="auto"/>
                <w:bottom w:val="none" w:sz="0" w:space="0" w:color="auto"/>
                <w:right w:val="none" w:sz="0" w:space="0" w:color="auto"/>
              </w:divBdr>
            </w:div>
            <w:div w:id="613370518">
              <w:marLeft w:val="0"/>
              <w:marRight w:val="0"/>
              <w:marTop w:val="0"/>
              <w:marBottom w:val="0"/>
              <w:divBdr>
                <w:top w:val="none" w:sz="0" w:space="0" w:color="auto"/>
                <w:left w:val="none" w:sz="0" w:space="0" w:color="auto"/>
                <w:bottom w:val="none" w:sz="0" w:space="0" w:color="auto"/>
                <w:right w:val="none" w:sz="0" w:space="0" w:color="auto"/>
              </w:divBdr>
            </w:div>
            <w:div w:id="613830850">
              <w:marLeft w:val="0"/>
              <w:marRight w:val="0"/>
              <w:marTop w:val="0"/>
              <w:marBottom w:val="0"/>
              <w:divBdr>
                <w:top w:val="none" w:sz="0" w:space="0" w:color="auto"/>
                <w:left w:val="none" w:sz="0" w:space="0" w:color="auto"/>
                <w:bottom w:val="none" w:sz="0" w:space="0" w:color="auto"/>
                <w:right w:val="none" w:sz="0" w:space="0" w:color="auto"/>
              </w:divBdr>
            </w:div>
            <w:div w:id="614214607">
              <w:marLeft w:val="0"/>
              <w:marRight w:val="0"/>
              <w:marTop w:val="0"/>
              <w:marBottom w:val="0"/>
              <w:divBdr>
                <w:top w:val="none" w:sz="0" w:space="0" w:color="auto"/>
                <w:left w:val="none" w:sz="0" w:space="0" w:color="auto"/>
                <w:bottom w:val="none" w:sz="0" w:space="0" w:color="auto"/>
                <w:right w:val="none" w:sz="0" w:space="0" w:color="auto"/>
              </w:divBdr>
            </w:div>
            <w:div w:id="614868578">
              <w:marLeft w:val="0"/>
              <w:marRight w:val="0"/>
              <w:marTop w:val="0"/>
              <w:marBottom w:val="0"/>
              <w:divBdr>
                <w:top w:val="none" w:sz="0" w:space="0" w:color="auto"/>
                <w:left w:val="none" w:sz="0" w:space="0" w:color="auto"/>
                <w:bottom w:val="none" w:sz="0" w:space="0" w:color="auto"/>
                <w:right w:val="none" w:sz="0" w:space="0" w:color="auto"/>
              </w:divBdr>
            </w:div>
            <w:div w:id="615723129">
              <w:marLeft w:val="0"/>
              <w:marRight w:val="0"/>
              <w:marTop w:val="0"/>
              <w:marBottom w:val="0"/>
              <w:divBdr>
                <w:top w:val="none" w:sz="0" w:space="0" w:color="auto"/>
                <w:left w:val="none" w:sz="0" w:space="0" w:color="auto"/>
                <w:bottom w:val="none" w:sz="0" w:space="0" w:color="auto"/>
                <w:right w:val="none" w:sz="0" w:space="0" w:color="auto"/>
              </w:divBdr>
            </w:div>
            <w:div w:id="617643506">
              <w:marLeft w:val="0"/>
              <w:marRight w:val="0"/>
              <w:marTop w:val="0"/>
              <w:marBottom w:val="0"/>
              <w:divBdr>
                <w:top w:val="none" w:sz="0" w:space="0" w:color="auto"/>
                <w:left w:val="none" w:sz="0" w:space="0" w:color="auto"/>
                <w:bottom w:val="none" w:sz="0" w:space="0" w:color="auto"/>
                <w:right w:val="none" w:sz="0" w:space="0" w:color="auto"/>
              </w:divBdr>
            </w:div>
            <w:div w:id="618341342">
              <w:marLeft w:val="0"/>
              <w:marRight w:val="0"/>
              <w:marTop w:val="0"/>
              <w:marBottom w:val="0"/>
              <w:divBdr>
                <w:top w:val="none" w:sz="0" w:space="0" w:color="auto"/>
                <w:left w:val="none" w:sz="0" w:space="0" w:color="auto"/>
                <w:bottom w:val="none" w:sz="0" w:space="0" w:color="auto"/>
                <w:right w:val="none" w:sz="0" w:space="0" w:color="auto"/>
              </w:divBdr>
            </w:div>
            <w:div w:id="618531209">
              <w:marLeft w:val="0"/>
              <w:marRight w:val="0"/>
              <w:marTop w:val="0"/>
              <w:marBottom w:val="0"/>
              <w:divBdr>
                <w:top w:val="none" w:sz="0" w:space="0" w:color="auto"/>
                <w:left w:val="none" w:sz="0" w:space="0" w:color="auto"/>
                <w:bottom w:val="none" w:sz="0" w:space="0" w:color="auto"/>
                <w:right w:val="none" w:sz="0" w:space="0" w:color="auto"/>
              </w:divBdr>
            </w:div>
            <w:div w:id="619725666">
              <w:marLeft w:val="0"/>
              <w:marRight w:val="0"/>
              <w:marTop w:val="0"/>
              <w:marBottom w:val="0"/>
              <w:divBdr>
                <w:top w:val="none" w:sz="0" w:space="0" w:color="auto"/>
                <w:left w:val="none" w:sz="0" w:space="0" w:color="auto"/>
                <w:bottom w:val="none" w:sz="0" w:space="0" w:color="auto"/>
                <w:right w:val="none" w:sz="0" w:space="0" w:color="auto"/>
              </w:divBdr>
            </w:div>
            <w:div w:id="619797880">
              <w:marLeft w:val="0"/>
              <w:marRight w:val="0"/>
              <w:marTop w:val="0"/>
              <w:marBottom w:val="0"/>
              <w:divBdr>
                <w:top w:val="none" w:sz="0" w:space="0" w:color="auto"/>
                <w:left w:val="none" w:sz="0" w:space="0" w:color="auto"/>
                <w:bottom w:val="none" w:sz="0" w:space="0" w:color="auto"/>
                <w:right w:val="none" w:sz="0" w:space="0" w:color="auto"/>
              </w:divBdr>
            </w:div>
            <w:div w:id="620067469">
              <w:marLeft w:val="0"/>
              <w:marRight w:val="0"/>
              <w:marTop w:val="0"/>
              <w:marBottom w:val="0"/>
              <w:divBdr>
                <w:top w:val="none" w:sz="0" w:space="0" w:color="auto"/>
                <w:left w:val="none" w:sz="0" w:space="0" w:color="auto"/>
                <w:bottom w:val="none" w:sz="0" w:space="0" w:color="auto"/>
                <w:right w:val="none" w:sz="0" w:space="0" w:color="auto"/>
              </w:divBdr>
            </w:div>
            <w:div w:id="620309281">
              <w:marLeft w:val="0"/>
              <w:marRight w:val="0"/>
              <w:marTop w:val="0"/>
              <w:marBottom w:val="0"/>
              <w:divBdr>
                <w:top w:val="none" w:sz="0" w:space="0" w:color="auto"/>
                <w:left w:val="none" w:sz="0" w:space="0" w:color="auto"/>
                <w:bottom w:val="none" w:sz="0" w:space="0" w:color="auto"/>
                <w:right w:val="none" w:sz="0" w:space="0" w:color="auto"/>
              </w:divBdr>
            </w:div>
            <w:div w:id="621688524">
              <w:marLeft w:val="0"/>
              <w:marRight w:val="0"/>
              <w:marTop w:val="0"/>
              <w:marBottom w:val="0"/>
              <w:divBdr>
                <w:top w:val="none" w:sz="0" w:space="0" w:color="auto"/>
                <w:left w:val="none" w:sz="0" w:space="0" w:color="auto"/>
                <w:bottom w:val="none" w:sz="0" w:space="0" w:color="auto"/>
                <w:right w:val="none" w:sz="0" w:space="0" w:color="auto"/>
              </w:divBdr>
            </w:div>
            <w:div w:id="621813036">
              <w:marLeft w:val="0"/>
              <w:marRight w:val="0"/>
              <w:marTop w:val="0"/>
              <w:marBottom w:val="0"/>
              <w:divBdr>
                <w:top w:val="none" w:sz="0" w:space="0" w:color="auto"/>
                <w:left w:val="none" w:sz="0" w:space="0" w:color="auto"/>
                <w:bottom w:val="none" w:sz="0" w:space="0" w:color="auto"/>
                <w:right w:val="none" w:sz="0" w:space="0" w:color="auto"/>
              </w:divBdr>
            </w:div>
            <w:div w:id="622542724">
              <w:marLeft w:val="0"/>
              <w:marRight w:val="0"/>
              <w:marTop w:val="0"/>
              <w:marBottom w:val="0"/>
              <w:divBdr>
                <w:top w:val="none" w:sz="0" w:space="0" w:color="auto"/>
                <w:left w:val="none" w:sz="0" w:space="0" w:color="auto"/>
                <w:bottom w:val="none" w:sz="0" w:space="0" w:color="auto"/>
                <w:right w:val="none" w:sz="0" w:space="0" w:color="auto"/>
              </w:divBdr>
            </w:div>
            <w:div w:id="623386543">
              <w:marLeft w:val="0"/>
              <w:marRight w:val="0"/>
              <w:marTop w:val="0"/>
              <w:marBottom w:val="0"/>
              <w:divBdr>
                <w:top w:val="none" w:sz="0" w:space="0" w:color="auto"/>
                <w:left w:val="none" w:sz="0" w:space="0" w:color="auto"/>
                <w:bottom w:val="none" w:sz="0" w:space="0" w:color="auto"/>
                <w:right w:val="none" w:sz="0" w:space="0" w:color="auto"/>
              </w:divBdr>
            </w:div>
            <w:div w:id="624039910">
              <w:marLeft w:val="0"/>
              <w:marRight w:val="0"/>
              <w:marTop w:val="0"/>
              <w:marBottom w:val="0"/>
              <w:divBdr>
                <w:top w:val="none" w:sz="0" w:space="0" w:color="auto"/>
                <w:left w:val="none" w:sz="0" w:space="0" w:color="auto"/>
                <w:bottom w:val="none" w:sz="0" w:space="0" w:color="auto"/>
                <w:right w:val="none" w:sz="0" w:space="0" w:color="auto"/>
              </w:divBdr>
            </w:div>
            <w:div w:id="625161405">
              <w:marLeft w:val="0"/>
              <w:marRight w:val="0"/>
              <w:marTop w:val="0"/>
              <w:marBottom w:val="0"/>
              <w:divBdr>
                <w:top w:val="none" w:sz="0" w:space="0" w:color="auto"/>
                <w:left w:val="none" w:sz="0" w:space="0" w:color="auto"/>
                <w:bottom w:val="none" w:sz="0" w:space="0" w:color="auto"/>
                <w:right w:val="none" w:sz="0" w:space="0" w:color="auto"/>
              </w:divBdr>
            </w:div>
            <w:div w:id="625502537">
              <w:marLeft w:val="0"/>
              <w:marRight w:val="0"/>
              <w:marTop w:val="0"/>
              <w:marBottom w:val="0"/>
              <w:divBdr>
                <w:top w:val="none" w:sz="0" w:space="0" w:color="auto"/>
                <w:left w:val="none" w:sz="0" w:space="0" w:color="auto"/>
                <w:bottom w:val="none" w:sz="0" w:space="0" w:color="auto"/>
                <w:right w:val="none" w:sz="0" w:space="0" w:color="auto"/>
              </w:divBdr>
            </w:div>
            <w:div w:id="626281064">
              <w:marLeft w:val="0"/>
              <w:marRight w:val="0"/>
              <w:marTop w:val="0"/>
              <w:marBottom w:val="0"/>
              <w:divBdr>
                <w:top w:val="none" w:sz="0" w:space="0" w:color="auto"/>
                <w:left w:val="none" w:sz="0" w:space="0" w:color="auto"/>
                <w:bottom w:val="none" w:sz="0" w:space="0" w:color="auto"/>
                <w:right w:val="none" w:sz="0" w:space="0" w:color="auto"/>
              </w:divBdr>
            </w:div>
            <w:div w:id="627323774">
              <w:marLeft w:val="0"/>
              <w:marRight w:val="0"/>
              <w:marTop w:val="0"/>
              <w:marBottom w:val="0"/>
              <w:divBdr>
                <w:top w:val="none" w:sz="0" w:space="0" w:color="auto"/>
                <w:left w:val="none" w:sz="0" w:space="0" w:color="auto"/>
                <w:bottom w:val="none" w:sz="0" w:space="0" w:color="auto"/>
                <w:right w:val="none" w:sz="0" w:space="0" w:color="auto"/>
              </w:divBdr>
            </w:div>
            <w:div w:id="628441986">
              <w:marLeft w:val="0"/>
              <w:marRight w:val="0"/>
              <w:marTop w:val="0"/>
              <w:marBottom w:val="0"/>
              <w:divBdr>
                <w:top w:val="none" w:sz="0" w:space="0" w:color="auto"/>
                <w:left w:val="none" w:sz="0" w:space="0" w:color="auto"/>
                <w:bottom w:val="none" w:sz="0" w:space="0" w:color="auto"/>
                <w:right w:val="none" w:sz="0" w:space="0" w:color="auto"/>
              </w:divBdr>
            </w:div>
            <w:div w:id="628902466">
              <w:marLeft w:val="0"/>
              <w:marRight w:val="0"/>
              <w:marTop w:val="0"/>
              <w:marBottom w:val="0"/>
              <w:divBdr>
                <w:top w:val="none" w:sz="0" w:space="0" w:color="auto"/>
                <w:left w:val="none" w:sz="0" w:space="0" w:color="auto"/>
                <w:bottom w:val="none" w:sz="0" w:space="0" w:color="auto"/>
                <w:right w:val="none" w:sz="0" w:space="0" w:color="auto"/>
              </w:divBdr>
            </w:div>
            <w:div w:id="629096929">
              <w:marLeft w:val="0"/>
              <w:marRight w:val="0"/>
              <w:marTop w:val="0"/>
              <w:marBottom w:val="0"/>
              <w:divBdr>
                <w:top w:val="none" w:sz="0" w:space="0" w:color="auto"/>
                <w:left w:val="none" w:sz="0" w:space="0" w:color="auto"/>
                <w:bottom w:val="none" w:sz="0" w:space="0" w:color="auto"/>
                <w:right w:val="none" w:sz="0" w:space="0" w:color="auto"/>
              </w:divBdr>
            </w:div>
            <w:div w:id="630790727">
              <w:marLeft w:val="0"/>
              <w:marRight w:val="0"/>
              <w:marTop w:val="0"/>
              <w:marBottom w:val="0"/>
              <w:divBdr>
                <w:top w:val="none" w:sz="0" w:space="0" w:color="auto"/>
                <w:left w:val="none" w:sz="0" w:space="0" w:color="auto"/>
                <w:bottom w:val="none" w:sz="0" w:space="0" w:color="auto"/>
                <w:right w:val="none" w:sz="0" w:space="0" w:color="auto"/>
              </w:divBdr>
            </w:div>
            <w:div w:id="630860697">
              <w:marLeft w:val="0"/>
              <w:marRight w:val="0"/>
              <w:marTop w:val="0"/>
              <w:marBottom w:val="0"/>
              <w:divBdr>
                <w:top w:val="none" w:sz="0" w:space="0" w:color="auto"/>
                <w:left w:val="none" w:sz="0" w:space="0" w:color="auto"/>
                <w:bottom w:val="none" w:sz="0" w:space="0" w:color="auto"/>
                <w:right w:val="none" w:sz="0" w:space="0" w:color="auto"/>
              </w:divBdr>
            </w:div>
            <w:div w:id="630939526">
              <w:marLeft w:val="0"/>
              <w:marRight w:val="0"/>
              <w:marTop w:val="0"/>
              <w:marBottom w:val="0"/>
              <w:divBdr>
                <w:top w:val="none" w:sz="0" w:space="0" w:color="auto"/>
                <w:left w:val="none" w:sz="0" w:space="0" w:color="auto"/>
                <w:bottom w:val="none" w:sz="0" w:space="0" w:color="auto"/>
                <w:right w:val="none" w:sz="0" w:space="0" w:color="auto"/>
              </w:divBdr>
            </w:div>
            <w:div w:id="632371244">
              <w:marLeft w:val="0"/>
              <w:marRight w:val="0"/>
              <w:marTop w:val="0"/>
              <w:marBottom w:val="0"/>
              <w:divBdr>
                <w:top w:val="none" w:sz="0" w:space="0" w:color="auto"/>
                <w:left w:val="none" w:sz="0" w:space="0" w:color="auto"/>
                <w:bottom w:val="none" w:sz="0" w:space="0" w:color="auto"/>
                <w:right w:val="none" w:sz="0" w:space="0" w:color="auto"/>
              </w:divBdr>
            </w:div>
            <w:div w:id="632908531">
              <w:marLeft w:val="0"/>
              <w:marRight w:val="0"/>
              <w:marTop w:val="0"/>
              <w:marBottom w:val="0"/>
              <w:divBdr>
                <w:top w:val="none" w:sz="0" w:space="0" w:color="auto"/>
                <w:left w:val="none" w:sz="0" w:space="0" w:color="auto"/>
                <w:bottom w:val="none" w:sz="0" w:space="0" w:color="auto"/>
                <w:right w:val="none" w:sz="0" w:space="0" w:color="auto"/>
              </w:divBdr>
            </w:div>
            <w:div w:id="633952008">
              <w:marLeft w:val="0"/>
              <w:marRight w:val="0"/>
              <w:marTop w:val="0"/>
              <w:marBottom w:val="0"/>
              <w:divBdr>
                <w:top w:val="none" w:sz="0" w:space="0" w:color="auto"/>
                <w:left w:val="none" w:sz="0" w:space="0" w:color="auto"/>
                <w:bottom w:val="none" w:sz="0" w:space="0" w:color="auto"/>
                <w:right w:val="none" w:sz="0" w:space="0" w:color="auto"/>
              </w:divBdr>
            </w:div>
            <w:div w:id="634213530">
              <w:marLeft w:val="0"/>
              <w:marRight w:val="0"/>
              <w:marTop w:val="0"/>
              <w:marBottom w:val="0"/>
              <w:divBdr>
                <w:top w:val="none" w:sz="0" w:space="0" w:color="auto"/>
                <w:left w:val="none" w:sz="0" w:space="0" w:color="auto"/>
                <w:bottom w:val="none" w:sz="0" w:space="0" w:color="auto"/>
                <w:right w:val="none" w:sz="0" w:space="0" w:color="auto"/>
              </w:divBdr>
            </w:div>
            <w:div w:id="634991669">
              <w:marLeft w:val="0"/>
              <w:marRight w:val="0"/>
              <w:marTop w:val="0"/>
              <w:marBottom w:val="0"/>
              <w:divBdr>
                <w:top w:val="none" w:sz="0" w:space="0" w:color="auto"/>
                <w:left w:val="none" w:sz="0" w:space="0" w:color="auto"/>
                <w:bottom w:val="none" w:sz="0" w:space="0" w:color="auto"/>
                <w:right w:val="none" w:sz="0" w:space="0" w:color="auto"/>
              </w:divBdr>
            </w:div>
            <w:div w:id="635109540">
              <w:marLeft w:val="0"/>
              <w:marRight w:val="0"/>
              <w:marTop w:val="0"/>
              <w:marBottom w:val="0"/>
              <w:divBdr>
                <w:top w:val="none" w:sz="0" w:space="0" w:color="auto"/>
                <w:left w:val="none" w:sz="0" w:space="0" w:color="auto"/>
                <w:bottom w:val="none" w:sz="0" w:space="0" w:color="auto"/>
                <w:right w:val="none" w:sz="0" w:space="0" w:color="auto"/>
              </w:divBdr>
            </w:div>
            <w:div w:id="635376388">
              <w:marLeft w:val="0"/>
              <w:marRight w:val="0"/>
              <w:marTop w:val="0"/>
              <w:marBottom w:val="0"/>
              <w:divBdr>
                <w:top w:val="none" w:sz="0" w:space="0" w:color="auto"/>
                <w:left w:val="none" w:sz="0" w:space="0" w:color="auto"/>
                <w:bottom w:val="none" w:sz="0" w:space="0" w:color="auto"/>
                <w:right w:val="none" w:sz="0" w:space="0" w:color="auto"/>
              </w:divBdr>
            </w:div>
            <w:div w:id="635796093">
              <w:marLeft w:val="0"/>
              <w:marRight w:val="0"/>
              <w:marTop w:val="0"/>
              <w:marBottom w:val="0"/>
              <w:divBdr>
                <w:top w:val="none" w:sz="0" w:space="0" w:color="auto"/>
                <w:left w:val="none" w:sz="0" w:space="0" w:color="auto"/>
                <w:bottom w:val="none" w:sz="0" w:space="0" w:color="auto"/>
                <w:right w:val="none" w:sz="0" w:space="0" w:color="auto"/>
              </w:divBdr>
            </w:div>
            <w:div w:id="636028568">
              <w:marLeft w:val="0"/>
              <w:marRight w:val="0"/>
              <w:marTop w:val="0"/>
              <w:marBottom w:val="0"/>
              <w:divBdr>
                <w:top w:val="none" w:sz="0" w:space="0" w:color="auto"/>
                <w:left w:val="none" w:sz="0" w:space="0" w:color="auto"/>
                <w:bottom w:val="none" w:sz="0" w:space="0" w:color="auto"/>
                <w:right w:val="none" w:sz="0" w:space="0" w:color="auto"/>
              </w:divBdr>
            </w:div>
            <w:div w:id="636028773">
              <w:marLeft w:val="0"/>
              <w:marRight w:val="0"/>
              <w:marTop w:val="0"/>
              <w:marBottom w:val="0"/>
              <w:divBdr>
                <w:top w:val="none" w:sz="0" w:space="0" w:color="auto"/>
                <w:left w:val="none" w:sz="0" w:space="0" w:color="auto"/>
                <w:bottom w:val="none" w:sz="0" w:space="0" w:color="auto"/>
                <w:right w:val="none" w:sz="0" w:space="0" w:color="auto"/>
              </w:divBdr>
            </w:div>
            <w:div w:id="638459758">
              <w:marLeft w:val="0"/>
              <w:marRight w:val="0"/>
              <w:marTop w:val="0"/>
              <w:marBottom w:val="0"/>
              <w:divBdr>
                <w:top w:val="none" w:sz="0" w:space="0" w:color="auto"/>
                <w:left w:val="none" w:sz="0" w:space="0" w:color="auto"/>
                <w:bottom w:val="none" w:sz="0" w:space="0" w:color="auto"/>
                <w:right w:val="none" w:sz="0" w:space="0" w:color="auto"/>
              </w:divBdr>
            </w:div>
            <w:div w:id="640618001">
              <w:marLeft w:val="0"/>
              <w:marRight w:val="0"/>
              <w:marTop w:val="0"/>
              <w:marBottom w:val="0"/>
              <w:divBdr>
                <w:top w:val="none" w:sz="0" w:space="0" w:color="auto"/>
                <w:left w:val="none" w:sz="0" w:space="0" w:color="auto"/>
                <w:bottom w:val="none" w:sz="0" w:space="0" w:color="auto"/>
                <w:right w:val="none" w:sz="0" w:space="0" w:color="auto"/>
              </w:divBdr>
            </w:div>
            <w:div w:id="640622565">
              <w:marLeft w:val="0"/>
              <w:marRight w:val="0"/>
              <w:marTop w:val="0"/>
              <w:marBottom w:val="0"/>
              <w:divBdr>
                <w:top w:val="none" w:sz="0" w:space="0" w:color="auto"/>
                <w:left w:val="none" w:sz="0" w:space="0" w:color="auto"/>
                <w:bottom w:val="none" w:sz="0" w:space="0" w:color="auto"/>
                <w:right w:val="none" w:sz="0" w:space="0" w:color="auto"/>
              </w:divBdr>
            </w:div>
            <w:div w:id="641890569">
              <w:marLeft w:val="0"/>
              <w:marRight w:val="0"/>
              <w:marTop w:val="0"/>
              <w:marBottom w:val="0"/>
              <w:divBdr>
                <w:top w:val="none" w:sz="0" w:space="0" w:color="auto"/>
                <w:left w:val="none" w:sz="0" w:space="0" w:color="auto"/>
                <w:bottom w:val="none" w:sz="0" w:space="0" w:color="auto"/>
                <w:right w:val="none" w:sz="0" w:space="0" w:color="auto"/>
              </w:divBdr>
            </w:div>
            <w:div w:id="643434493">
              <w:marLeft w:val="0"/>
              <w:marRight w:val="0"/>
              <w:marTop w:val="0"/>
              <w:marBottom w:val="0"/>
              <w:divBdr>
                <w:top w:val="none" w:sz="0" w:space="0" w:color="auto"/>
                <w:left w:val="none" w:sz="0" w:space="0" w:color="auto"/>
                <w:bottom w:val="none" w:sz="0" w:space="0" w:color="auto"/>
                <w:right w:val="none" w:sz="0" w:space="0" w:color="auto"/>
              </w:divBdr>
            </w:div>
            <w:div w:id="643782498">
              <w:marLeft w:val="0"/>
              <w:marRight w:val="0"/>
              <w:marTop w:val="0"/>
              <w:marBottom w:val="0"/>
              <w:divBdr>
                <w:top w:val="none" w:sz="0" w:space="0" w:color="auto"/>
                <w:left w:val="none" w:sz="0" w:space="0" w:color="auto"/>
                <w:bottom w:val="none" w:sz="0" w:space="0" w:color="auto"/>
                <w:right w:val="none" w:sz="0" w:space="0" w:color="auto"/>
              </w:divBdr>
            </w:div>
            <w:div w:id="645355651">
              <w:marLeft w:val="0"/>
              <w:marRight w:val="0"/>
              <w:marTop w:val="0"/>
              <w:marBottom w:val="0"/>
              <w:divBdr>
                <w:top w:val="none" w:sz="0" w:space="0" w:color="auto"/>
                <w:left w:val="none" w:sz="0" w:space="0" w:color="auto"/>
                <w:bottom w:val="none" w:sz="0" w:space="0" w:color="auto"/>
                <w:right w:val="none" w:sz="0" w:space="0" w:color="auto"/>
              </w:divBdr>
            </w:div>
            <w:div w:id="650527974">
              <w:marLeft w:val="0"/>
              <w:marRight w:val="0"/>
              <w:marTop w:val="0"/>
              <w:marBottom w:val="0"/>
              <w:divBdr>
                <w:top w:val="none" w:sz="0" w:space="0" w:color="auto"/>
                <w:left w:val="none" w:sz="0" w:space="0" w:color="auto"/>
                <w:bottom w:val="none" w:sz="0" w:space="0" w:color="auto"/>
                <w:right w:val="none" w:sz="0" w:space="0" w:color="auto"/>
              </w:divBdr>
            </w:div>
            <w:div w:id="651324739">
              <w:marLeft w:val="0"/>
              <w:marRight w:val="0"/>
              <w:marTop w:val="0"/>
              <w:marBottom w:val="0"/>
              <w:divBdr>
                <w:top w:val="none" w:sz="0" w:space="0" w:color="auto"/>
                <w:left w:val="none" w:sz="0" w:space="0" w:color="auto"/>
                <w:bottom w:val="none" w:sz="0" w:space="0" w:color="auto"/>
                <w:right w:val="none" w:sz="0" w:space="0" w:color="auto"/>
              </w:divBdr>
            </w:div>
            <w:div w:id="653220833">
              <w:marLeft w:val="0"/>
              <w:marRight w:val="0"/>
              <w:marTop w:val="0"/>
              <w:marBottom w:val="0"/>
              <w:divBdr>
                <w:top w:val="none" w:sz="0" w:space="0" w:color="auto"/>
                <w:left w:val="none" w:sz="0" w:space="0" w:color="auto"/>
                <w:bottom w:val="none" w:sz="0" w:space="0" w:color="auto"/>
                <w:right w:val="none" w:sz="0" w:space="0" w:color="auto"/>
              </w:divBdr>
            </w:div>
            <w:div w:id="653221311">
              <w:marLeft w:val="0"/>
              <w:marRight w:val="0"/>
              <w:marTop w:val="0"/>
              <w:marBottom w:val="0"/>
              <w:divBdr>
                <w:top w:val="none" w:sz="0" w:space="0" w:color="auto"/>
                <w:left w:val="none" w:sz="0" w:space="0" w:color="auto"/>
                <w:bottom w:val="none" w:sz="0" w:space="0" w:color="auto"/>
                <w:right w:val="none" w:sz="0" w:space="0" w:color="auto"/>
              </w:divBdr>
            </w:div>
            <w:div w:id="654535469">
              <w:marLeft w:val="0"/>
              <w:marRight w:val="0"/>
              <w:marTop w:val="0"/>
              <w:marBottom w:val="0"/>
              <w:divBdr>
                <w:top w:val="none" w:sz="0" w:space="0" w:color="auto"/>
                <w:left w:val="none" w:sz="0" w:space="0" w:color="auto"/>
                <w:bottom w:val="none" w:sz="0" w:space="0" w:color="auto"/>
                <w:right w:val="none" w:sz="0" w:space="0" w:color="auto"/>
              </w:divBdr>
            </w:div>
            <w:div w:id="654603502">
              <w:marLeft w:val="0"/>
              <w:marRight w:val="0"/>
              <w:marTop w:val="0"/>
              <w:marBottom w:val="0"/>
              <w:divBdr>
                <w:top w:val="none" w:sz="0" w:space="0" w:color="auto"/>
                <w:left w:val="none" w:sz="0" w:space="0" w:color="auto"/>
                <w:bottom w:val="none" w:sz="0" w:space="0" w:color="auto"/>
                <w:right w:val="none" w:sz="0" w:space="0" w:color="auto"/>
              </w:divBdr>
            </w:div>
            <w:div w:id="654839736">
              <w:marLeft w:val="0"/>
              <w:marRight w:val="0"/>
              <w:marTop w:val="0"/>
              <w:marBottom w:val="0"/>
              <w:divBdr>
                <w:top w:val="none" w:sz="0" w:space="0" w:color="auto"/>
                <w:left w:val="none" w:sz="0" w:space="0" w:color="auto"/>
                <w:bottom w:val="none" w:sz="0" w:space="0" w:color="auto"/>
                <w:right w:val="none" w:sz="0" w:space="0" w:color="auto"/>
              </w:divBdr>
            </w:div>
            <w:div w:id="655645015">
              <w:marLeft w:val="0"/>
              <w:marRight w:val="0"/>
              <w:marTop w:val="0"/>
              <w:marBottom w:val="0"/>
              <w:divBdr>
                <w:top w:val="none" w:sz="0" w:space="0" w:color="auto"/>
                <w:left w:val="none" w:sz="0" w:space="0" w:color="auto"/>
                <w:bottom w:val="none" w:sz="0" w:space="0" w:color="auto"/>
                <w:right w:val="none" w:sz="0" w:space="0" w:color="auto"/>
              </w:divBdr>
            </w:div>
            <w:div w:id="657880529">
              <w:marLeft w:val="0"/>
              <w:marRight w:val="0"/>
              <w:marTop w:val="0"/>
              <w:marBottom w:val="0"/>
              <w:divBdr>
                <w:top w:val="none" w:sz="0" w:space="0" w:color="auto"/>
                <w:left w:val="none" w:sz="0" w:space="0" w:color="auto"/>
                <w:bottom w:val="none" w:sz="0" w:space="0" w:color="auto"/>
                <w:right w:val="none" w:sz="0" w:space="0" w:color="auto"/>
              </w:divBdr>
            </w:div>
            <w:div w:id="658656558">
              <w:marLeft w:val="0"/>
              <w:marRight w:val="0"/>
              <w:marTop w:val="0"/>
              <w:marBottom w:val="0"/>
              <w:divBdr>
                <w:top w:val="none" w:sz="0" w:space="0" w:color="auto"/>
                <w:left w:val="none" w:sz="0" w:space="0" w:color="auto"/>
                <w:bottom w:val="none" w:sz="0" w:space="0" w:color="auto"/>
                <w:right w:val="none" w:sz="0" w:space="0" w:color="auto"/>
              </w:divBdr>
            </w:div>
            <w:div w:id="658775577">
              <w:marLeft w:val="0"/>
              <w:marRight w:val="0"/>
              <w:marTop w:val="0"/>
              <w:marBottom w:val="0"/>
              <w:divBdr>
                <w:top w:val="none" w:sz="0" w:space="0" w:color="auto"/>
                <w:left w:val="none" w:sz="0" w:space="0" w:color="auto"/>
                <w:bottom w:val="none" w:sz="0" w:space="0" w:color="auto"/>
                <w:right w:val="none" w:sz="0" w:space="0" w:color="auto"/>
              </w:divBdr>
            </w:div>
            <w:div w:id="658921442">
              <w:marLeft w:val="0"/>
              <w:marRight w:val="0"/>
              <w:marTop w:val="0"/>
              <w:marBottom w:val="0"/>
              <w:divBdr>
                <w:top w:val="none" w:sz="0" w:space="0" w:color="auto"/>
                <w:left w:val="none" w:sz="0" w:space="0" w:color="auto"/>
                <w:bottom w:val="none" w:sz="0" w:space="0" w:color="auto"/>
                <w:right w:val="none" w:sz="0" w:space="0" w:color="auto"/>
              </w:divBdr>
            </w:div>
            <w:div w:id="658927073">
              <w:marLeft w:val="0"/>
              <w:marRight w:val="0"/>
              <w:marTop w:val="0"/>
              <w:marBottom w:val="0"/>
              <w:divBdr>
                <w:top w:val="none" w:sz="0" w:space="0" w:color="auto"/>
                <w:left w:val="none" w:sz="0" w:space="0" w:color="auto"/>
                <w:bottom w:val="none" w:sz="0" w:space="0" w:color="auto"/>
                <w:right w:val="none" w:sz="0" w:space="0" w:color="auto"/>
              </w:divBdr>
            </w:div>
            <w:div w:id="660164137">
              <w:marLeft w:val="0"/>
              <w:marRight w:val="0"/>
              <w:marTop w:val="0"/>
              <w:marBottom w:val="0"/>
              <w:divBdr>
                <w:top w:val="none" w:sz="0" w:space="0" w:color="auto"/>
                <w:left w:val="none" w:sz="0" w:space="0" w:color="auto"/>
                <w:bottom w:val="none" w:sz="0" w:space="0" w:color="auto"/>
                <w:right w:val="none" w:sz="0" w:space="0" w:color="auto"/>
              </w:divBdr>
            </w:div>
            <w:div w:id="661350520">
              <w:marLeft w:val="0"/>
              <w:marRight w:val="0"/>
              <w:marTop w:val="0"/>
              <w:marBottom w:val="0"/>
              <w:divBdr>
                <w:top w:val="none" w:sz="0" w:space="0" w:color="auto"/>
                <w:left w:val="none" w:sz="0" w:space="0" w:color="auto"/>
                <w:bottom w:val="none" w:sz="0" w:space="0" w:color="auto"/>
                <w:right w:val="none" w:sz="0" w:space="0" w:color="auto"/>
              </w:divBdr>
            </w:div>
            <w:div w:id="662242851">
              <w:marLeft w:val="0"/>
              <w:marRight w:val="0"/>
              <w:marTop w:val="0"/>
              <w:marBottom w:val="0"/>
              <w:divBdr>
                <w:top w:val="none" w:sz="0" w:space="0" w:color="auto"/>
                <w:left w:val="none" w:sz="0" w:space="0" w:color="auto"/>
                <w:bottom w:val="none" w:sz="0" w:space="0" w:color="auto"/>
                <w:right w:val="none" w:sz="0" w:space="0" w:color="auto"/>
              </w:divBdr>
            </w:div>
            <w:div w:id="662507725">
              <w:marLeft w:val="0"/>
              <w:marRight w:val="0"/>
              <w:marTop w:val="0"/>
              <w:marBottom w:val="0"/>
              <w:divBdr>
                <w:top w:val="none" w:sz="0" w:space="0" w:color="auto"/>
                <w:left w:val="none" w:sz="0" w:space="0" w:color="auto"/>
                <w:bottom w:val="none" w:sz="0" w:space="0" w:color="auto"/>
                <w:right w:val="none" w:sz="0" w:space="0" w:color="auto"/>
              </w:divBdr>
            </w:div>
            <w:div w:id="666438731">
              <w:marLeft w:val="0"/>
              <w:marRight w:val="0"/>
              <w:marTop w:val="0"/>
              <w:marBottom w:val="0"/>
              <w:divBdr>
                <w:top w:val="none" w:sz="0" w:space="0" w:color="auto"/>
                <w:left w:val="none" w:sz="0" w:space="0" w:color="auto"/>
                <w:bottom w:val="none" w:sz="0" w:space="0" w:color="auto"/>
                <w:right w:val="none" w:sz="0" w:space="0" w:color="auto"/>
              </w:divBdr>
            </w:div>
            <w:div w:id="666445762">
              <w:marLeft w:val="0"/>
              <w:marRight w:val="0"/>
              <w:marTop w:val="0"/>
              <w:marBottom w:val="0"/>
              <w:divBdr>
                <w:top w:val="none" w:sz="0" w:space="0" w:color="auto"/>
                <w:left w:val="none" w:sz="0" w:space="0" w:color="auto"/>
                <w:bottom w:val="none" w:sz="0" w:space="0" w:color="auto"/>
                <w:right w:val="none" w:sz="0" w:space="0" w:color="auto"/>
              </w:divBdr>
            </w:div>
            <w:div w:id="667486175">
              <w:marLeft w:val="0"/>
              <w:marRight w:val="0"/>
              <w:marTop w:val="0"/>
              <w:marBottom w:val="0"/>
              <w:divBdr>
                <w:top w:val="none" w:sz="0" w:space="0" w:color="auto"/>
                <w:left w:val="none" w:sz="0" w:space="0" w:color="auto"/>
                <w:bottom w:val="none" w:sz="0" w:space="0" w:color="auto"/>
                <w:right w:val="none" w:sz="0" w:space="0" w:color="auto"/>
              </w:divBdr>
            </w:div>
            <w:div w:id="668673022">
              <w:marLeft w:val="0"/>
              <w:marRight w:val="0"/>
              <w:marTop w:val="0"/>
              <w:marBottom w:val="0"/>
              <w:divBdr>
                <w:top w:val="none" w:sz="0" w:space="0" w:color="auto"/>
                <w:left w:val="none" w:sz="0" w:space="0" w:color="auto"/>
                <w:bottom w:val="none" w:sz="0" w:space="0" w:color="auto"/>
                <w:right w:val="none" w:sz="0" w:space="0" w:color="auto"/>
              </w:divBdr>
            </w:div>
            <w:div w:id="669254011">
              <w:marLeft w:val="0"/>
              <w:marRight w:val="0"/>
              <w:marTop w:val="0"/>
              <w:marBottom w:val="0"/>
              <w:divBdr>
                <w:top w:val="none" w:sz="0" w:space="0" w:color="auto"/>
                <w:left w:val="none" w:sz="0" w:space="0" w:color="auto"/>
                <w:bottom w:val="none" w:sz="0" w:space="0" w:color="auto"/>
                <w:right w:val="none" w:sz="0" w:space="0" w:color="auto"/>
              </w:divBdr>
            </w:div>
            <w:div w:id="670373957">
              <w:marLeft w:val="0"/>
              <w:marRight w:val="0"/>
              <w:marTop w:val="0"/>
              <w:marBottom w:val="0"/>
              <w:divBdr>
                <w:top w:val="none" w:sz="0" w:space="0" w:color="auto"/>
                <w:left w:val="none" w:sz="0" w:space="0" w:color="auto"/>
                <w:bottom w:val="none" w:sz="0" w:space="0" w:color="auto"/>
                <w:right w:val="none" w:sz="0" w:space="0" w:color="auto"/>
              </w:divBdr>
            </w:div>
            <w:div w:id="671565081">
              <w:marLeft w:val="0"/>
              <w:marRight w:val="0"/>
              <w:marTop w:val="0"/>
              <w:marBottom w:val="0"/>
              <w:divBdr>
                <w:top w:val="none" w:sz="0" w:space="0" w:color="auto"/>
                <w:left w:val="none" w:sz="0" w:space="0" w:color="auto"/>
                <w:bottom w:val="none" w:sz="0" w:space="0" w:color="auto"/>
                <w:right w:val="none" w:sz="0" w:space="0" w:color="auto"/>
              </w:divBdr>
            </w:div>
            <w:div w:id="674261444">
              <w:marLeft w:val="0"/>
              <w:marRight w:val="0"/>
              <w:marTop w:val="0"/>
              <w:marBottom w:val="0"/>
              <w:divBdr>
                <w:top w:val="none" w:sz="0" w:space="0" w:color="auto"/>
                <w:left w:val="none" w:sz="0" w:space="0" w:color="auto"/>
                <w:bottom w:val="none" w:sz="0" w:space="0" w:color="auto"/>
                <w:right w:val="none" w:sz="0" w:space="0" w:color="auto"/>
              </w:divBdr>
            </w:div>
            <w:div w:id="677387150">
              <w:marLeft w:val="0"/>
              <w:marRight w:val="0"/>
              <w:marTop w:val="0"/>
              <w:marBottom w:val="0"/>
              <w:divBdr>
                <w:top w:val="none" w:sz="0" w:space="0" w:color="auto"/>
                <w:left w:val="none" w:sz="0" w:space="0" w:color="auto"/>
                <w:bottom w:val="none" w:sz="0" w:space="0" w:color="auto"/>
                <w:right w:val="none" w:sz="0" w:space="0" w:color="auto"/>
              </w:divBdr>
            </w:div>
            <w:div w:id="682052478">
              <w:marLeft w:val="0"/>
              <w:marRight w:val="0"/>
              <w:marTop w:val="0"/>
              <w:marBottom w:val="0"/>
              <w:divBdr>
                <w:top w:val="none" w:sz="0" w:space="0" w:color="auto"/>
                <w:left w:val="none" w:sz="0" w:space="0" w:color="auto"/>
                <w:bottom w:val="none" w:sz="0" w:space="0" w:color="auto"/>
                <w:right w:val="none" w:sz="0" w:space="0" w:color="auto"/>
              </w:divBdr>
            </w:div>
            <w:div w:id="684090707">
              <w:marLeft w:val="0"/>
              <w:marRight w:val="0"/>
              <w:marTop w:val="0"/>
              <w:marBottom w:val="0"/>
              <w:divBdr>
                <w:top w:val="none" w:sz="0" w:space="0" w:color="auto"/>
                <w:left w:val="none" w:sz="0" w:space="0" w:color="auto"/>
                <w:bottom w:val="none" w:sz="0" w:space="0" w:color="auto"/>
                <w:right w:val="none" w:sz="0" w:space="0" w:color="auto"/>
              </w:divBdr>
            </w:div>
            <w:div w:id="684790185">
              <w:marLeft w:val="0"/>
              <w:marRight w:val="0"/>
              <w:marTop w:val="0"/>
              <w:marBottom w:val="0"/>
              <w:divBdr>
                <w:top w:val="none" w:sz="0" w:space="0" w:color="auto"/>
                <w:left w:val="none" w:sz="0" w:space="0" w:color="auto"/>
                <w:bottom w:val="none" w:sz="0" w:space="0" w:color="auto"/>
                <w:right w:val="none" w:sz="0" w:space="0" w:color="auto"/>
              </w:divBdr>
            </w:div>
            <w:div w:id="684862771">
              <w:marLeft w:val="0"/>
              <w:marRight w:val="0"/>
              <w:marTop w:val="0"/>
              <w:marBottom w:val="0"/>
              <w:divBdr>
                <w:top w:val="none" w:sz="0" w:space="0" w:color="auto"/>
                <w:left w:val="none" w:sz="0" w:space="0" w:color="auto"/>
                <w:bottom w:val="none" w:sz="0" w:space="0" w:color="auto"/>
                <w:right w:val="none" w:sz="0" w:space="0" w:color="auto"/>
              </w:divBdr>
            </w:div>
            <w:div w:id="686366619">
              <w:marLeft w:val="0"/>
              <w:marRight w:val="0"/>
              <w:marTop w:val="0"/>
              <w:marBottom w:val="0"/>
              <w:divBdr>
                <w:top w:val="none" w:sz="0" w:space="0" w:color="auto"/>
                <w:left w:val="none" w:sz="0" w:space="0" w:color="auto"/>
                <w:bottom w:val="none" w:sz="0" w:space="0" w:color="auto"/>
                <w:right w:val="none" w:sz="0" w:space="0" w:color="auto"/>
              </w:divBdr>
            </w:div>
            <w:div w:id="686713080">
              <w:marLeft w:val="0"/>
              <w:marRight w:val="0"/>
              <w:marTop w:val="0"/>
              <w:marBottom w:val="0"/>
              <w:divBdr>
                <w:top w:val="none" w:sz="0" w:space="0" w:color="auto"/>
                <w:left w:val="none" w:sz="0" w:space="0" w:color="auto"/>
                <w:bottom w:val="none" w:sz="0" w:space="0" w:color="auto"/>
                <w:right w:val="none" w:sz="0" w:space="0" w:color="auto"/>
              </w:divBdr>
            </w:div>
            <w:div w:id="688068410">
              <w:marLeft w:val="0"/>
              <w:marRight w:val="0"/>
              <w:marTop w:val="0"/>
              <w:marBottom w:val="0"/>
              <w:divBdr>
                <w:top w:val="none" w:sz="0" w:space="0" w:color="auto"/>
                <w:left w:val="none" w:sz="0" w:space="0" w:color="auto"/>
                <w:bottom w:val="none" w:sz="0" w:space="0" w:color="auto"/>
                <w:right w:val="none" w:sz="0" w:space="0" w:color="auto"/>
              </w:divBdr>
              <w:divsChild>
                <w:div w:id="174879047">
                  <w:marLeft w:val="0"/>
                  <w:marRight w:val="0"/>
                  <w:marTop w:val="0"/>
                  <w:marBottom w:val="0"/>
                  <w:divBdr>
                    <w:top w:val="none" w:sz="0" w:space="0" w:color="auto"/>
                    <w:left w:val="none" w:sz="0" w:space="0" w:color="auto"/>
                    <w:bottom w:val="none" w:sz="0" w:space="0" w:color="auto"/>
                    <w:right w:val="none" w:sz="0" w:space="0" w:color="auto"/>
                  </w:divBdr>
                </w:div>
                <w:div w:id="691615235">
                  <w:marLeft w:val="0"/>
                  <w:marRight w:val="0"/>
                  <w:marTop w:val="0"/>
                  <w:marBottom w:val="0"/>
                  <w:divBdr>
                    <w:top w:val="none" w:sz="0" w:space="0" w:color="auto"/>
                    <w:left w:val="none" w:sz="0" w:space="0" w:color="auto"/>
                    <w:bottom w:val="none" w:sz="0" w:space="0" w:color="auto"/>
                    <w:right w:val="none" w:sz="0" w:space="0" w:color="auto"/>
                  </w:divBdr>
                </w:div>
                <w:div w:id="932250045">
                  <w:marLeft w:val="0"/>
                  <w:marRight w:val="0"/>
                  <w:marTop w:val="0"/>
                  <w:marBottom w:val="0"/>
                  <w:divBdr>
                    <w:top w:val="none" w:sz="0" w:space="0" w:color="auto"/>
                    <w:left w:val="none" w:sz="0" w:space="0" w:color="auto"/>
                    <w:bottom w:val="none" w:sz="0" w:space="0" w:color="auto"/>
                    <w:right w:val="none" w:sz="0" w:space="0" w:color="auto"/>
                  </w:divBdr>
                </w:div>
                <w:div w:id="1448426019">
                  <w:marLeft w:val="0"/>
                  <w:marRight w:val="0"/>
                  <w:marTop w:val="0"/>
                  <w:marBottom w:val="0"/>
                  <w:divBdr>
                    <w:top w:val="none" w:sz="0" w:space="0" w:color="auto"/>
                    <w:left w:val="none" w:sz="0" w:space="0" w:color="auto"/>
                    <w:bottom w:val="none" w:sz="0" w:space="0" w:color="auto"/>
                    <w:right w:val="none" w:sz="0" w:space="0" w:color="auto"/>
                  </w:divBdr>
                </w:div>
                <w:div w:id="2088964081">
                  <w:marLeft w:val="0"/>
                  <w:marRight w:val="0"/>
                  <w:marTop w:val="0"/>
                  <w:marBottom w:val="0"/>
                  <w:divBdr>
                    <w:top w:val="none" w:sz="0" w:space="0" w:color="auto"/>
                    <w:left w:val="none" w:sz="0" w:space="0" w:color="auto"/>
                    <w:bottom w:val="none" w:sz="0" w:space="0" w:color="auto"/>
                    <w:right w:val="none" w:sz="0" w:space="0" w:color="auto"/>
                  </w:divBdr>
                </w:div>
              </w:divsChild>
            </w:div>
            <w:div w:id="688945425">
              <w:marLeft w:val="0"/>
              <w:marRight w:val="0"/>
              <w:marTop w:val="0"/>
              <w:marBottom w:val="0"/>
              <w:divBdr>
                <w:top w:val="none" w:sz="0" w:space="0" w:color="auto"/>
                <w:left w:val="none" w:sz="0" w:space="0" w:color="auto"/>
                <w:bottom w:val="none" w:sz="0" w:space="0" w:color="auto"/>
                <w:right w:val="none" w:sz="0" w:space="0" w:color="auto"/>
              </w:divBdr>
            </w:div>
            <w:div w:id="689180735">
              <w:marLeft w:val="0"/>
              <w:marRight w:val="0"/>
              <w:marTop w:val="0"/>
              <w:marBottom w:val="0"/>
              <w:divBdr>
                <w:top w:val="none" w:sz="0" w:space="0" w:color="auto"/>
                <w:left w:val="none" w:sz="0" w:space="0" w:color="auto"/>
                <w:bottom w:val="none" w:sz="0" w:space="0" w:color="auto"/>
                <w:right w:val="none" w:sz="0" w:space="0" w:color="auto"/>
              </w:divBdr>
            </w:div>
            <w:div w:id="689793786">
              <w:marLeft w:val="0"/>
              <w:marRight w:val="0"/>
              <w:marTop w:val="0"/>
              <w:marBottom w:val="0"/>
              <w:divBdr>
                <w:top w:val="none" w:sz="0" w:space="0" w:color="auto"/>
                <w:left w:val="none" w:sz="0" w:space="0" w:color="auto"/>
                <w:bottom w:val="none" w:sz="0" w:space="0" w:color="auto"/>
                <w:right w:val="none" w:sz="0" w:space="0" w:color="auto"/>
              </w:divBdr>
            </w:div>
            <w:div w:id="690227026">
              <w:marLeft w:val="0"/>
              <w:marRight w:val="0"/>
              <w:marTop w:val="0"/>
              <w:marBottom w:val="0"/>
              <w:divBdr>
                <w:top w:val="none" w:sz="0" w:space="0" w:color="auto"/>
                <w:left w:val="none" w:sz="0" w:space="0" w:color="auto"/>
                <w:bottom w:val="none" w:sz="0" w:space="0" w:color="auto"/>
                <w:right w:val="none" w:sz="0" w:space="0" w:color="auto"/>
              </w:divBdr>
            </w:div>
            <w:div w:id="691809928">
              <w:marLeft w:val="0"/>
              <w:marRight w:val="0"/>
              <w:marTop w:val="0"/>
              <w:marBottom w:val="0"/>
              <w:divBdr>
                <w:top w:val="none" w:sz="0" w:space="0" w:color="auto"/>
                <w:left w:val="none" w:sz="0" w:space="0" w:color="auto"/>
                <w:bottom w:val="none" w:sz="0" w:space="0" w:color="auto"/>
                <w:right w:val="none" w:sz="0" w:space="0" w:color="auto"/>
              </w:divBdr>
            </w:div>
            <w:div w:id="692730933">
              <w:marLeft w:val="0"/>
              <w:marRight w:val="0"/>
              <w:marTop w:val="0"/>
              <w:marBottom w:val="0"/>
              <w:divBdr>
                <w:top w:val="none" w:sz="0" w:space="0" w:color="auto"/>
                <w:left w:val="none" w:sz="0" w:space="0" w:color="auto"/>
                <w:bottom w:val="none" w:sz="0" w:space="0" w:color="auto"/>
                <w:right w:val="none" w:sz="0" w:space="0" w:color="auto"/>
              </w:divBdr>
            </w:div>
            <w:div w:id="692805630">
              <w:marLeft w:val="0"/>
              <w:marRight w:val="0"/>
              <w:marTop w:val="0"/>
              <w:marBottom w:val="0"/>
              <w:divBdr>
                <w:top w:val="none" w:sz="0" w:space="0" w:color="auto"/>
                <w:left w:val="none" w:sz="0" w:space="0" w:color="auto"/>
                <w:bottom w:val="none" w:sz="0" w:space="0" w:color="auto"/>
                <w:right w:val="none" w:sz="0" w:space="0" w:color="auto"/>
              </w:divBdr>
            </w:div>
            <w:div w:id="692927650">
              <w:marLeft w:val="0"/>
              <w:marRight w:val="0"/>
              <w:marTop w:val="0"/>
              <w:marBottom w:val="0"/>
              <w:divBdr>
                <w:top w:val="none" w:sz="0" w:space="0" w:color="auto"/>
                <w:left w:val="none" w:sz="0" w:space="0" w:color="auto"/>
                <w:bottom w:val="none" w:sz="0" w:space="0" w:color="auto"/>
                <w:right w:val="none" w:sz="0" w:space="0" w:color="auto"/>
              </w:divBdr>
            </w:div>
            <w:div w:id="692999400">
              <w:marLeft w:val="0"/>
              <w:marRight w:val="0"/>
              <w:marTop w:val="0"/>
              <w:marBottom w:val="0"/>
              <w:divBdr>
                <w:top w:val="none" w:sz="0" w:space="0" w:color="auto"/>
                <w:left w:val="none" w:sz="0" w:space="0" w:color="auto"/>
                <w:bottom w:val="none" w:sz="0" w:space="0" w:color="auto"/>
                <w:right w:val="none" w:sz="0" w:space="0" w:color="auto"/>
              </w:divBdr>
            </w:div>
            <w:div w:id="693961159">
              <w:marLeft w:val="0"/>
              <w:marRight w:val="0"/>
              <w:marTop w:val="0"/>
              <w:marBottom w:val="0"/>
              <w:divBdr>
                <w:top w:val="none" w:sz="0" w:space="0" w:color="auto"/>
                <w:left w:val="none" w:sz="0" w:space="0" w:color="auto"/>
                <w:bottom w:val="none" w:sz="0" w:space="0" w:color="auto"/>
                <w:right w:val="none" w:sz="0" w:space="0" w:color="auto"/>
              </w:divBdr>
            </w:div>
            <w:div w:id="695083226">
              <w:marLeft w:val="0"/>
              <w:marRight w:val="0"/>
              <w:marTop w:val="0"/>
              <w:marBottom w:val="0"/>
              <w:divBdr>
                <w:top w:val="none" w:sz="0" w:space="0" w:color="auto"/>
                <w:left w:val="none" w:sz="0" w:space="0" w:color="auto"/>
                <w:bottom w:val="none" w:sz="0" w:space="0" w:color="auto"/>
                <w:right w:val="none" w:sz="0" w:space="0" w:color="auto"/>
              </w:divBdr>
            </w:div>
            <w:div w:id="695278519">
              <w:marLeft w:val="0"/>
              <w:marRight w:val="0"/>
              <w:marTop w:val="0"/>
              <w:marBottom w:val="0"/>
              <w:divBdr>
                <w:top w:val="none" w:sz="0" w:space="0" w:color="auto"/>
                <w:left w:val="none" w:sz="0" w:space="0" w:color="auto"/>
                <w:bottom w:val="none" w:sz="0" w:space="0" w:color="auto"/>
                <w:right w:val="none" w:sz="0" w:space="0" w:color="auto"/>
              </w:divBdr>
            </w:div>
            <w:div w:id="695546565">
              <w:marLeft w:val="0"/>
              <w:marRight w:val="0"/>
              <w:marTop w:val="0"/>
              <w:marBottom w:val="0"/>
              <w:divBdr>
                <w:top w:val="none" w:sz="0" w:space="0" w:color="auto"/>
                <w:left w:val="none" w:sz="0" w:space="0" w:color="auto"/>
                <w:bottom w:val="none" w:sz="0" w:space="0" w:color="auto"/>
                <w:right w:val="none" w:sz="0" w:space="0" w:color="auto"/>
              </w:divBdr>
            </w:div>
            <w:div w:id="697507878">
              <w:marLeft w:val="0"/>
              <w:marRight w:val="0"/>
              <w:marTop w:val="0"/>
              <w:marBottom w:val="0"/>
              <w:divBdr>
                <w:top w:val="none" w:sz="0" w:space="0" w:color="auto"/>
                <w:left w:val="none" w:sz="0" w:space="0" w:color="auto"/>
                <w:bottom w:val="none" w:sz="0" w:space="0" w:color="auto"/>
                <w:right w:val="none" w:sz="0" w:space="0" w:color="auto"/>
              </w:divBdr>
            </w:div>
            <w:div w:id="697858265">
              <w:marLeft w:val="0"/>
              <w:marRight w:val="0"/>
              <w:marTop w:val="0"/>
              <w:marBottom w:val="0"/>
              <w:divBdr>
                <w:top w:val="none" w:sz="0" w:space="0" w:color="auto"/>
                <w:left w:val="none" w:sz="0" w:space="0" w:color="auto"/>
                <w:bottom w:val="none" w:sz="0" w:space="0" w:color="auto"/>
                <w:right w:val="none" w:sz="0" w:space="0" w:color="auto"/>
              </w:divBdr>
            </w:div>
            <w:div w:id="698746883">
              <w:marLeft w:val="0"/>
              <w:marRight w:val="0"/>
              <w:marTop w:val="0"/>
              <w:marBottom w:val="0"/>
              <w:divBdr>
                <w:top w:val="none" w:sz="0" w:space="0" w:color="auto"/>
                <w:left w:val="none" w:sz="0" w:space="0" w:color="auto"/>
                <w:bottom w:val="none" w:sz="0" w:space="0" w:color="auto"/>
                <w:right w:val="none" w:sz="0" w:space="0" w:color="auto"/>
              </w:divBdr>
            </w:div>
            <w:div w:id="699163011">
              <w:marLeft w:val="0"/>
              <w:marRight w:val="0"/>
              <w:marTop w:val="0"/>
              <w:marBottom w:val="0"/>
              <w:divBdr>
                <w:top w:val="none" w:sz="0" w:space="0" w:color="auto"/>
                <w:left w:val="none" w:sz="0" w:space="0" w:color="auto"/>
                <w:bottom w:val="none" w:sz="0" w:space="0" w:color="auto"/>
                <w:right w:val="none" w:sz="0" w:space="0" w:color="auto"/>
              </w:divBdr>
            </w:div>
            <w:div w:id="699430614">
              <w:marLeft w:val="0"/>
              <w:marRight w:val="0"/>
              <w:marTop w:val="0"/>
              <w:marBottom w:val="0"/>
              <w:divBdr>
                <w:top w:val="none" w:sz="0" w:space="0" w:color="auto"/>
                <w:left w:val="none" w:sz="0" w:space="0" w:color="auto"/>
                <w:bottom w:val="none" w:sz="0" w:space="0" w:color="auto"/>
                <w:right w:val="none" w:sz="0" w:space="0" w:color="auto"/>
              </w:divBdr>
            </w:div>
            <w:div w:id="699866707">
              <w:marLeft w:val="0"/>
              <w:marRight w:val="0"/>
              <w:marTop w:val="0"/>
              <w:marBottom w:val="0"/>
              <w:divBdr>
                <w:top w:val="none" w:sz="0" w:space="0" w:color="auto"/>
                <w:left w:val="none" w:sz="0" w:space="0" w:color="auto"/>
                <w:bottom w:val="none" w:sz="0" w:space="0" w:color="auto"/>
                <w:right w:val="none" w:sz="0" w:space="0" w:color="auto"/>
              </w:divBdr>
            </w:div>
            <w:div w:id="700473752">
              <w:marLeft w:val="0"/>
              <w:marRight w:val="0"/>
              <w:marTop w:val="0"/>
              <w:marBottom w:val="0"/>
              <w:divBdr>
                <w:top w:val="none" w:sz="0" w:space="0" w:color="auto"/>
                <w:left w:val="none" w:sz="0" w:space="0" w:color="auto"/>
                <w:bottom w:val="none" w:sz="0" w:space="0" w:color="auto"/>
                <w:right w:val="none" w:sz="0" w:space="0" w:color="auto"/>
              </w:divBdr>
            </w:div>
            <w:div w:id="700518789">
              <w:marLeft w:val="0"/>
              <w:marRight w:val="0"/>
              <w:marTop w:val="0"/>
              <w:marBottom w:val="0"/>
              <w:divBdr>
                <w:top w:val="none" w:sz="0" w:space="0" w:color="auto"/>
                <w:left w:val="none" w:sz="0" w:space="0" w:color="auto"/>
                <w:bottom w:val="none" w:sz="0" w:space="0" w:color="auto"/>
                <w:right w:val="none" w:sz="0" w:space="0" w:color="auto"/>
              </w:divBdr>
            </w:div>
            <w:div w:id="701129416">
              <w:marLeft w:val="0"/>
              <w:marRight w:val="0"/>
              <w:marTop w:val="0"/>
              <w:marBottom w:val="0"/>
              <w:divBdr>
                <w:top w:val="none" w:sz="0" w:space="0" w:color="auto"/>
                <w:left w:val="none" w:sz="0" w:space="0" w:color="auto"/>
                <w:bottom w:val="none" w:sz="0" w:space="0" w:color="auto"/>
                <w:right w:val="none" w:sz="0" w:space="0" w:color="auto"/>
              </w:divBdr>
            </w:div>
            <w:div w:id="701706597">
              <w:marLeft w:val="0"/>
              <w:marRight w:val="0"/>
              <w:marTop w:val="0"/>
              <w:marBottom w:val="0"/>
              <w:divBdr>
                <w:top w:val="none" w:sz="0" w:space="0" w:color="auto"/>
                <w:left w:val="none" w:sz="0" w:space="0" w:color="auto"/>
                <w:bottom w:val="none" w:sz="0" w:space="0" w:color="auto"/>
                <w:right w:val="none" w:sz="0" w:space="0" w:color="auto"/>
              </w:divBdr>
            </w:div>
            <w:div w:id="702561310">
              <w:marLeft w:val="0"/>
              <w:marRight w:val="0"/>
              <w:marTop w:val="0"/>
              <w:marBottom w:val="0"/>
              <w:divBdr>
                <w:top w:val="none" w:sz="0" w:space="0" w:color="auto"/>
                <w:left w:val="none" w:sz="0" w:space="0" w:color="auto"/>
                <w:bottom w:val="none" w:sz="0" w:space="0" w:color="auto"/>
                <w:right w:val="none" w:sz="0" w:space="0" w:color="auto"/>
              </w:divBdr>
            </w:div>
            <w:div w:id="704477128">
              <w:marLeft w:val="0"/>
              <w:marRight w:val="0"/>
              <w:marTop w:val="0"/>
              <w:marBottom w:val="0"/>
              <w:divBdr>
                <w:top w:val="none" w:sz="0" w:space="0" w:color="auto"/>
                <w:left w:val="none" w:sz="0" w:space="0" w:color="auto"/>
                <w:bottom w:val="none" w:sz="0" w:space="0" w:color="auto"/>
                <w:right w:val="none" w:sz="0" w:space="0" w:color="auto"/>
              </w:divBdr>
            </w:div>
            <w:div w:id="705183587">
              <w:marLeft w:val="0"/>
              <w:marRight w:val="0"/>
              <w:marTop w:val="0"/>
              <w:marBottom w:val="0"/>
              <w:divBdr>
                <w:top w:val="none" w:sz="0" w:space="0" w:color="auto"/>
                <w:left w:val="none" w:sz="0" w:space="0" w:color="auto"/>
                <w:bottom w:val="none" w:sz="0" w:space="0" w:color="auto"/>
                <w:right w:val="none" w:sz="0" w:space="0" w:color="auto"/>
              </w:divBdr>
            </w:div>
            <w:div w:id="707338162">
              <w:marLeft w:val="0"/>
              <w:marRight w:val="0"/>
              <w:marTop w:val="0"/>
              <w:marBottom w:val="0"/>
              <w:divBdr>
                <w:top w:val="none" w:sz="0" w:space="0" w:color="auto"/>
                <w:left w:val="none" w:sz="0" w:space="0" w:color="auto"/>
                <w:bottom w:val="none" w:sz="0" w:space="0" w:color="auto"/>
                <w:right w:val="none" w:sz="0" w:space="0" w:color="auto"/>
              </w:divBdr>
            </w:div>
            <w:div w:id="709955821">
              <w:marLeft w:val="0"/>
              <w:marRight w:val="0"/>
              <w:marTop w:val="0"/>
              <w:marBottom w:val="0"/>
              <w:divBdr>
                <w:top w:val="none" w:sz="0" w:space="0" w:color="auto"/>
                <w:left w:val="none" w:sz="0" w:space="0" w:color="auto"/>
                <w:bottom w:val="none" w:sz="0" w:space="0" w:color="auto"/>
                <w:right w:val="none" w:sz="0" w:space="0" w:color="auto"/>
              </w:divBdr>
            </w:div>
            <w:div w:id="710031152">
              <w:marLeft w:val="0"/>
              <w:marRight w:val="0"/>
              <w:marTop w:val="0"/>
              <w:marBottom w:val="0"/>
              <w:divBdr>
                <w:top w:val="none" w:sz="0" w:space="0" w:color="auto"/>
                <w:left w:val="none" w:sz="0" w:space="0" w:color="auto"/>
                <w:bottom w:val="none" w:sz="0" w:space="0" w:color="auto"/>
                <w:right w:val="none" w:sz="0" w:space="0" w:color="auto"/>
              </w:divBdr>
            </w:div>
            <w:div w:id="711269027">
              <w:marLeft w:val="0"/>
              <w:marRight w:val="0"/>
              <w:marTop w:val="0"/>
              <w:marBottom w:val="0"/>
              <w:divBdr>
                <w:top w:val="none" w:sz="0" w:space="0" w:color="auto"/>
                <w:left w:val="none" w:sz="0" w:space="0" w:color="auto"/>
                <w:bottom w:val="none" w:sz="0" w:space="0" w:color="auto"/>
                <w:right w:val="none" w:sz="0" w:space="0" w:color="auto"/>
              </w:divBdr>
            </w:div>
            <w:div w:id="711539805">
              <w:marLeft w:val="0"/>
              <w:marRight w:val="0"/>
              <w:marTop w:val="0"/>
              <w:marBottom w:val="0"/>
              <w:divBdr>
                <w:top w:val="none" w:sz="0" w:space="0" w:color="auto"/>
                <w:left w:val="none" w:sz="0" w:space="0" w:color="auto"/>
                <w:bottom w:val="none" w:sz="0" w:space="0" w:color="auto"/>
                <w:right w:val="none" w:sz="0" w:space="0" w:color="auto"/>
              </w:divBdr>
            </w:div>
            <w:div w:id="712123759">
              <w:marLeft w:val="0"/>
              <w:marRight w:val="0"/>
              <w:marTop w:val="0"/>
              <w:marBottom w:val="0"/>
              <w:divBdr>
                <w:top w:val="none" w:sz="0" w:space="0" w:color="auto"/>
                <w:left w:val="none" w:sz="0" w:space="0" w:color="auto"/>
                <w:bottom w:val="none" w:sz="0" w:space="0" w:color="auto"/>
                <w:right w:val="none" w:sz="0" w:space="0" w:color="auto"/>
              </w:divBdr>
            </w:div>
            <w:div w:id="713389429">
              <w:marLeft w:val="0"/>
              <w:marRight w:val="0"/>
              <w:marTop w:val="0"/>
              <w:marBottom w:val="0"/>
              <w:divBdr>
                <w:top w:val="none" w:sz="0" w:space="0" w:color="auto"/>
                <w:left w:val="none" w:sz="0" w:space="0" w:color="auto"/>
                <w:bottom w:val="none" w:sz="0" w:space="0" w:color="auto"/>
                <w:right w:val="none" w:sz="0" w:space="0" w:color="auto"/>
              </w:divBdr>
            </w:div>
            <w:div w:id="715011750">
              <w:marLeft w:val="0"/>
              <w:marRight w:val="0"/>
              <w:marTop w:val="0"/>
              <w:marBottom w:val="0"/>
              <w:divBdr>
                <w:top w:val="none" w:sz="0" w:space="0" w:color="auto"/>
                <w:left w:val="none" w:sz="0" w:space="0" w:color="auto"/>
                <w:bottom w:val="none" w:sz="0" w:space="0" w:color="auto"/>
                <w:right w:val="none" w:sz="0" w:space="0" w:color="auto"/>
              </w:divBdr>
            </w:div>
            <w:div w:id="715085916">
              <w:marLeft w:val="0"/>
              <w:marRight w:val="0"/>
              <w:marTop w:val="0"/>
              <w:marBottom w:val="0"/>
              <w:divBdr>
                <w:top w:val="none" w:sz="0" w:space="0" w:color="auto"/>
                <w:left w:val="none" w:sz="0" w:space="0" w:color="auto"/>
                <w:bottom w:val="none" w:sz="0" w:space="0" w:color="auto"/>
                <w:right w:val="none" w:sz="0" w:space="0" w:color="auto"/>
              </w:divBdr>
            </w:div>
            <w:div w:id="715666164">
              <w:marLeft w:val="0"/>
              <w:marRight w:val="0"/>
              <w:marTop w:val="0"/>
              <w:marBottom w:val="0"/>
              <w:divBdr>
                <w:top w:val="none" w:sz="0" w:space="0" w:color="auto"/>
                <w:left w:val="none" w:sz="0" w:space="0" w:color="auto"/>
                <w:bottom w:val="none" w:sz="0" w:space="0" w:color="auto"/>
                <w:right w:val="none" w:sz="0" w:space="0" w:color="auto"/>
              </w:divBdr>
            </w:div>
            <w:div w:id="716244449">
              <w:marLeft w:val="0"/>
              <w:marRight w:val="0"/>
              <w:marTop w:val="0"/>
              <w:marBottom w:val="0"/>
              <w:divBdr>
                <w:top w:val="none" w:sz="0" w:space="0" w:color="auto"/>
                <w:left w:val="none" w:sz="0" w:space="0" w:color="auto"/>
                <w:bottom w:val="none" w:sz="0" w:space="0" w:color="auto"/>
                <w:right w:val="none" w:sz="0" w:space="0" w:color="auto"/>
              </w:divBdr>
            </w:div>
            <w:div w:id="717902143">
              <w:marLeft w:val="0"/>
              <w:marRight w:val="0"/>
              <w:marTop w:val="0"/>
              <w:marBottom w:val="0"/>
              <w:divBdr>
                <w:top w:val="none" w:sz="0" w:space="0" w:color="auto"/>
                <w:left w:val="none" w:sz="0" w:space="0" w:color="auto"/>
                <w:bottom w:val="none" w:sz="0" w:space="0" w:color="auto"/>
                <w:right w:val="none" w:sz="0" w:space="0" w:color="auto"/>
              </w:divBdr>
            </w:div>
            <w:div w:id="718868049">
              <w:marLeft w:val="0"/>
              <w:marRight w:val="0"/>
              <w:marTop w:val="0"/>
              <w:marBottom w:val="0"/>
              <w:divBdr>
                <w:top w:val="none" w:sz="0" w:space="0" w:color="auto"/>
                <w:left w:val="none" w:sz="0" w:space="0" w:color="auto"/>
                <w:bottom w:val="none" w:sz="0" w:space="0" w:color="auto"/>
                <w:right w:val="none" w:sz="0" w:space="0" w:color="auto"/>
              </w:divBdr>
            </w:div>
            <w:div w:id="719327685">
              <w:marLeft w:val="0"/>
              <w:marRight w:val="0"/>
              <w:marTop w:val="0"/>
              <w:marBottom w:val="0"/>
              <w:divBdr>
                <w:top w:val="none" w:sz="0" w:space="0" w:color="auto"/>
                <w:left w:val="none" w:sz="0" w:space="0" w:color="auto"/>
                <w:bottom w:val="none" w:sz="0" w:space="0" w:color="auto"/>
                <w:right w:val="none" w:sz="0" w:space="0" w:color="auto"/>
              </w:divBdr>
            </w:div>
            <w:div w:id="719867641">
              <w:marLeft w:val="0"/>
              <w:marRight w:val="0"/>
              <w:marTop w:val="0"/>
              <w:marBottom w:val="0"/>
              <w:divBdr>
                <w:top w:val="none" w:sz="0" w:space="0" w:color="auto"/>
                <w:left w:val="none" w:sz="0" w:space="0" w:color="auto"/>
                <w:bottom w:val="none" w:sz="0" w:space="0" w:color="auto"/>
                <w:right w:val="none" w:sz="0" w:space="0" w:color="auto"/>
              </w:divBdr>
            </w:div>
            <w:div w:id="720640015">
              <w:marLeft w:val="0"/>
              <w:marRight w:val="0"/>
              <w:marTop w:val="0"/>
              <w:marBottom w:val="0"/>
              <w:divBdr>
                <w:top w:val="none" w:sz="0" w:space="0" w:color="auto"/>
                <w:left w:val="none" w:sz="0" w:space="0" w:color="auto"/>
                <w:bottom w:val="none" w:sz="0" w:space="0" w:color="auto"/>
                <w:right w:val="none" w:sz="0" w:space="0" w:color="auto"/>
              </w:divBdr>
            </w:div>
            <w:div w:id="720985417">
              <w:marLeft w:val="0"/>
              <w:marRight w:val="0"/>
              <w:marTop w:val="0"/>
              <w:marBottom w:val="0"/>
              <w:divBdr>
                <w:top w:val="none" w:sz="0" w:space="0" w:color="auto"/>
                <w:left w:val="none" w:sz="0" w:space="0" w:color="auto"/>
                <w:bottom w:val="none" w:sz="0" w:space="0" w:color="auto"/>
                <w:right w:val="none" w:sz="0" w:space="0" w:color="auto"/>
              </w:divBdr>
            </w:div>
            <w:div w:id="721056565">
              <w:marLeft w:val="0"/>
              <w:marRight w:val="0"/>
              <w:marTop w:val="0"/>
              <w:marBottom w:val="0"/>
              <w:divBdr>
                <w:top w:val="none" w:sz="0" w:space="0" w:color="auto"/>
                <w:left w:val="none" w:sz="0" w:space="0" w:color="auto"/>
                <w:bottom w:val="none" w:sz="0" w:space="0" w:color="auto"/>
                <w:right w:val="none" w:sz="0" w:space="0" w:color="auto"/>
              </w:divBdr>
            </w:div>
            <w:div w:id="721171916">
              <w:marLeft w:val="0"/>
              <w:marRight w:val="0"/>
              <w:marTop w:val="0"/>
              <w:marBottom w:val="0"/>
              <w:divBdr>
                <w:top w:val="none" w:sz="0" w:space="0" w:color="auto"/>
                <w:left w:val="none" w:sz="0" w:space="0" w:color="auto"/>
                <w:bottom w:val="none" w:sz="0" w:space="0" w:color="auto"/>
                <w:right w:val="none" w:sz="0" w:space="0" w:color="auto"/>
              </w:divBdr>
            </w:div>
            <w:div w:id="723793680">
              <w:marLeft w:val="0"/>
              <w:marRight w:val="0"/>
              <w:marTop w:val="0"/>
              <w:marBottom w:val="0"/>
              <w:divBdr>
                <w:top w:val="none" w:sz="0" w:space="0" w:color="auto"/>
                <w:left w:val="none" w:sz="0" w:space="0" w:color="auto"/>
                <w:bottom w:val="none" w:sz="0" w:space="0" w:color="auto"/>
                <w:right w:val="none" w:sz="0" w:space="0" w:color="auto"/>
              </w:divBdr>
            </w:div>
            <w:div w:id="724524433">
              <w:marLeft w:val="0"/>
              <w:marRight w:val="0"/>
              <w:marTop w:val="0"/>
              <w:marBottom w:val="0"/>
              <w:divBdr>
                <w:top w:val="none" w:sz="0" w:space="0" w:color="auto"/>
                <w:left w:val="none" w:sz="0" w:space="0" w:color="auto"/>
                <w:bottom w:val="none" w:sz="0" w:space="0" w:color="auto"/>
                <w:right w:val="none" w:sz="0" w:space="0" w:color="auto"/>
              </w:divBdr>
            </w:div>
            <w:div w:id="724763697">
              <w:marLeft w:val="0"/>
              <w:marRight w:val="0"/>
              <w:marTop w:val="0"/>
              <w:marBottom w:val="0"/>
              <w:divBdr>
                <w:top w:val="none" w:sz="0" w:space="0" w:color="auto"/>
                <w:left w:val="none" w:sz="0" w:space="0" w:color="auto"/>
                <w:bottom w:val="none" w:sz="0" w:space="0" w:color="auto"/>
                <w:right w:val="none" w:sz="0" w:space="0" w:color="auto"/>
              </w:divBdr>
            </w:div>
            <w:div w:id="726535851">
              <w:marLeft w:val="0"/>
              <w:marRight w:val="0"/>
              <w:marTop w:val="0"/>
              <w:marBottom w:val="0"/>
              <w:divBdr>
                <w:top w:val="none" w:sz="0" w:space="0" w:color="auto"/>
                <w:left w:val="none" w:sz="0" w:space="0" w:color="auto"/>
                <w:bottom w:val="none" w:sz="0" w:space="0" w:color="auto"/>
                <w:right w:val="none" w:sz="0" w:space="0" w:color="auto"/>
              </w:divBdr>
            </w:div>
            <w:div w:id="727604824">
              <w:marLeft w:val="0"/>
              <w:marRight w:val="0"/>
              <w:marTop w:val="0"/>
              <w:marBottom w:val="0"/>
              <w:divBdr>
                <w:top w:val="none" w:sz="0" w:space="0" w:color="auto"/>
                <w:left w:val="none" w:sz="0" w:space="0" w:color="auto"/>
                <w:bottom w:val="none" w:sz="0" w:space="0" w:color="auto"/>
                <w:right w:val="none" w:sz="0" w:space="0" w:color="auto"/>
              </w:divBdr>
            </w:div>
            <w:div w:id="728654629">
              <w:marLeft w:val="0"/>
              <w:marRight w:val="0"/>
              <w:marTop w:val="0"/>
              <w:marBottom w:val="0"/>
              <w:divBdr>
                <w:top w:val="none" w:sz="0" w:space="0" w:color="auto"/>
                <w:left w:val="none" w:sz="0" w:space="0" w:color="auto"/>
                <w:bottom w:val="none" w:sz="0" w:space="0" w:color="auto"/>
                <w:right w:val="none" w:sz="0" w:space="0" w:color="auto"/>
              </w:divBdr>
            </w:div>
            <w:div w:id="728845446">
              <w:marLeft w:val="0"/>
              <w:marRight w:val="0"/>
              <w:marTop w:val="0"/>
              <w:marBottom w:val="0"/>
              <w:divBdr>
                <w:top w:val="none" w:sz="0" w:space="0" w:color="auto"/>
                <w:left w:val="none" w:sz="0" w:space="0" w:color="auto"/>
                <w:bottom w:val="none" w:sz="0" w:space="0" w:color="auto"/>
                <w:right w:val="none" w:sz="0" w:space="0" w:color="auto"/>
              </w:divBdr>
            </w:div>
            <w:div w:id="729160332">
              <w:marLeft w:val="0"/>
              <w:marRight w:val="0"/>
              <w:marTop w:val="0"/>
              <w:marBottom w:val="0"/>
              <w:divBdr>
                <w:top w:val="none" w:sz="0" w:space="0" w:color="auto"/>
                <w:left w:val="none" w:sz="0" w:space="0" w:color="auto"/>
                <w:bottom w:val="none" w:sz="0" w:space="0" w:color="auto"/>
                <w:right w:val="none" w:sz="0" w:space="0" w:color="auto"/>
              </w:divBdr>
            </w:div>
            <w:div w:id="730084255">
              <w:marLeft w:val="0"/>
              <w:marRight w:val="0"/>
              <w:marTop w:val="0"/>
              <w:marBottom w:val="0"/>
              <w:divBdr>
                <w:top w:val="none" w:sz="0" w:space="0" w:color="auto"/>
                <w:left w:val="none" w:sz="0" w:space="0" w:color="auto"/>
                <w:bottom w:val="none" w:sz="0" w:space="0" w:color="auto"/>
                <w:right w:val="none" w:sz="0" w:space="0" w:color="auto"/>
              </w:divBdr>
            </w:div>
            <w:div w:id="732044250">
              <w:marLeft w:val="0"/>
              <w:marRight w:val="0"/>
              <w:marTop w:val="0"/>
              <w:marBottom w:val="0"/>
              <w:divBdr>
                <w:top w:val="none" w:sz="0" w:space="0" w:color="auto"/>
                <w:left w:val="none" w:sz="0" w:space="0" w:color="auto"/>
                <w:bottom w:val="none" w:sz="0" w:space="0" w:color="auto"/>
                <w:right w:val="none" w:sz="0" w:space="0" w:color="auto"/>
              </w:divBdr>
            </w:div>
            <w:div w:id="732853393">
              <w:marLeft w:val="0"/>
              <w:marRight w:val="0"/>
              <w:marTop w:val="0"/>
              <w:marBottom w:val="0"/>
              <w:divBdr>
                <w:top w:val="none" w:sz="0" w:space="0" w:color="auto"/>
                <w:left w:val="none" w:sz="0" w:space="0" w:color="auto"/>
                <w:bottom w:val="none" w:sz="0" w:space="0" w:color="auto"/>
                <w:right w:val="none" w:sz="0" w:space="0" w:color="auto"/>
              </w:divBdr>
            </w:div>
            <w:div w:id="734552920">
              <w:marLeft w:val="0"/>
              <w:marRight w:val="0"/>
              <w:marTop w:val="0"/>
              <w:marBottom w:val="0"/>
              <w:divBdr>
                <w:top w:val="none" w:sz="0" w:space="0" w:color="auto"/>
                <w:left w:val="none" w:sz="0" w:space="0" w:color="auto"/>
                <w:bottom w:val="none" w:sz="0" w:space="0" w:color="auto"/>
                <w:right w:val="none" w:sz="0" w:space="0" w:color="auto"/>
              </w:divBdr>
            </w:div>
            <w:div w:id="735132278">
              <w:marLeft w:val="0"/>
              <w:marRight w:val="0"/>
              <w:marTop w:val="0"/>
              <w:marBottom w:val="0"/>
              <w:divBdr>
                <w:top w:val="none" w:sz="0" w:space="0" w:color="auto"/>
                <w:left w:val="none" w:sz="0" w:space="0" w:color="auto"/>
                <w:bottom w:val="none" w:sz="0" w:space="0" w:color="auto"/>
                <w:right w:val="none" w:sz="0" w:space="0" w:color="auto"/>
              </w:divBdr>
            </w:div>
            <w:div w:id="735979130">
              <w:marLeft w:val="0"/>
              <w:marRight w:val="0"/>
              <w:marTop w:val="0"/>
              <w:marBottom w:val="0"/>
              <w:divBdr>
                <w:top w:val="none" w:sz="0" w:space="0" w:color="auto"/>
                <w:left w:val="none" w:sz="0" w:space="0" w:color="auto"/>
                <w:bottom w:val="none" w:sz="0" w:space="0" w:color="auto"/>
                <w:right w:val="none" w:sz="0" w:space="0" w:color="auto"/>
              </w:divBdr>
            </w:div>
            <w:div w:id="736438392">
              <w:marLeft w:val="0"/>
              <w:marRight w:val="0"/>
              <w:marTop w:val="0"/>
              <w:marBottom w:val="0"/>
              <w:divBdr>
                <w:top w:val="none" w:sz="0" w:space="0" w:color="auto"/>
                <w:left w:val="none" w:sz="0" w:space="0" w:color="auto"/>
                <w:bottom w:val="none" w:sz="0" w:space="0" w:color="auto"/>
                <w:right w:val="none" w:sz="0" w:space="0" w:color="auto"/>
              </w:divBdr>
            </w:div>
            <w:div w:id="736704136">
              <w:marLeft w:val="0"/>
              <w:marRight w:val="0"/>
              <w:marTop w:val="0"/>
              <w:marBottom w:val="0"/>
              <w:divBdr>
                <w:top w:val="none" w:sz="0" w:space="0" w:color="auto"/>
                <w:left w:val="none" w:sz="0" w:space="0" w:color="auto"/>
                <w:bottom w:val="none" w:sz="0" w:space="0" w:color="auto"/>
                <w:right w:val="none" w:sz="0" w:space="0" w:color="auto"/>
              </w:divBdr>
            </w:div>
            <w:div w:id="738091802">
              <w:marLeft w:val="0"/>
              <w:marRight w:val="0"/>
              <w:marTop w:val="0"/>
              <w:marBottom w:val="0"/>
              <w:divBdr>
                <w:top w:val="none" w:sz="0" w:space="0" w:color="auto"/>
                <w:left w:val="none" w:sz="0" w:space="0" w:color="auto"/>
                <w:bottom w:val="none" w:sz="0" w:space="0" w:color="auto"/>
                <w:right w:val="none" w:sz="0" w:space="0" w:color="auto"/>
              </w:divBdr>
            </w:div>
            <w:div w:id="739256275">
              <w:marLeft w:val="0"/>
              <w:marRight w:val="0"/>
              <w:marTop w:val="0"/>
              <w:marBottom w:val="0"/>
              <w:divBdr>
                <w:top w:val="none" w:sz="0" w:space="0" w:color="auto"/>
                <w:left w:val="none" w:sz="0" w:space="0" w:color="auto"/>
                <w:bottom w:val="none" w:sz="0" w:space="0" w:color="auto"/>
                <w:right w:val="none" w:sz="0" w:space="0" w:color="auto"/>
              </w:divBdr>
            </w:div>
            <w:div w:id="740441810">
              <w:marLeft w:val="0"/>
              <w:marRight w:val="0"/>
              <w:marTop w:val="0"/>
              <w:marBottom w:val="0"/>
              <w:divBdr>
                <w:top w:val="none" w:sz="0" w:space="0" w:color="auto"/>
                <w:left w:val="none" w:sz="0" w:space="0" w:color="auto"/>
                <w:bottom w:val="none" w:sz="0" w:space="0" w:color="auto"/>
                <w:right w:val="none" w:sz="0" w:space="0" w:color="auto"/>
              </w:divBdr>
            </w:div>
            <w:div w:id="740717302">
              <w:marLeft w:val="0"/>
              <w:marRight w:val="0"/>
              <w:marTop w:val="0"/>
              <w:marBottom w:val="0"/>
              <w:divBdr>
                <w:top w:val="none" w:sz="0" w:space="0" w:color="auto"/>
                <w:left w:val="none" w:sz="0" w:space="0" w:color="auto"/>
                <w:bottom w:val="none" w:sz="0" w:space="0" w:color="auto"/>
                <w:right w:val="none" w:sz="0" w:space="0" w:color="auto"/>
              </w:divBdr>
            </w:div>
            <w:div w:id="741102326">
              <w:marLeft w:val="0"/>
              <w:marRight w:val="0"/>
              <w:marTop w:val="0"/>
              <w:marBottom w:val="0"/>
              <w:divBdr>
                <w:top w:val="none" w:sz="0" w:space="0" w:color="auto"/>
                <w:left w:val="none" w:sz="0" w:space="0" w:color="auto"/>
                <w:bottom w:val="none" w:sz="0" w:space="0" w:color="auto"/>
                <w:right w:val="none" w:sz="0" w:space="0" w:color="auto"/>
              </w:divBdr>
            </w:div>
            <w:div w:id="743991792">
              <w:marLeft w:val="0"/>
              <w:marRight w:val="0"/>
              <w:marTop w:val="0"/>
              <w:marBottom w:val="0"/>
              <w:divBdr>
                <w:top w:val="none" w:sz="0" w:space="0" w:color="auto"/>
                <w:left w:val="none" w:sz="0" w:space="0" w:color="auto"/>
                <w:bottom w:val="none" w:sz="0" w:space="0" w:color="auto"/>
                <w:right w:val="none" w:sz="0" w:space="0" w:color="auto"/>
              </w:divBdr>
            </w:div>
            <w:div w:id="744686347">
              <w:marLeft w:val="0"/>
              <w:marRight w:val="0"/>
              <w:marTop w:val="0"/>
              <w:marBottom w:val="0"/>
              <w:divBdr>
                <w:top w:val="none" w:sz="0" w:space="0" w:color="auto"/>
                <w:left w:val="none" w:sz="0" w:space="0" w:color="auto"/>
                <w:bottom w:val="none" w:sz="0" w:space="0" w:color="auto"/>
                <w:right w:val="none" w:sz="0" w:space="0" w:color="auto"/>
              </w:divBdr>
            </w:div>
            <w:div w:id="744961906">
              <w:marLeft w:val="0"/>
              <w:marRight w:val="0"/>
              <w:marTop w:val="0"/>
              <w:marBottom w:val="0"/>
              <w:divBdr>
                <w:top w:val="none" w:sz="0" w:space="0" w:color="auto"/>
                <w:left w:val="none" w:sz="0" w:space="0" w:color="auto"/>
                <w:bottom w:val="none" w:sz="0" w:space="0" w:color="auto"/>
                <w:right w:val="none" w:sz="0" w:space="0" w:color="auto"/>
              </w:divBdr>
            </w:div>
            <w:div w:id="746657693">
              <w:marLeft w:val="0"/>
              <w:marRight w:val="0"/>
              <w:marTop w:val="0"/>
              <w:marBottom w:val="0"/>
              <w:divBdr>
                <w:top w:val="none" w:sz="0" w:space="0" w:color="auto"/>
                <w:left w:val="none" w:sz="0" w:space="0" w:color="auto"/>
                <w:bottom w:val="none" w:sz="0" w:space="0" w:color="auto"/>
                <w:right w:val="none" w:sz="0" w:space="0" w:color="auto"/>
              </w:divBdr>
            </w:div>
            <w:div w:id="747532965">
              <w:marLeft w:val="0"/>
              <w:marRight w:val="0"/>
              <w:marTop w:val="0"/>
              <w:marBottom w:val="0"/>
              <w:divBdr>
                <w:top w:val="none" w:sz="0" w:space="0" w:color="auto"/>
                <w:left w:val="none" w:sz="0" w:space="0" w:color="auto"/>
                <w:bottom w:val="none" w:sz="0" w:space="0" w:color="auto"/>
                <w:right w:val="none" w:sz="0" w:space="0" w:color="auto"/>
              </w:divBdr>
            </w:div>
            <w:div w:id="747725542">
              <w:marLeft w:val="0"/>
              <w:marRight w:val="0"/>
              <w:marTop w:val="0"/>
              <w:marBottom w:val="0"/>
              <w:divBdr>
                <w:top w:val="none" w:sz="0" w:space="0" w:color="auto"/>
                <w:left w:val="none" w:sz="0" w:space="0" w:color="auto"/>
                <w:bottom w:val="none" w:sz="0" w:space="0" w:color="auto"/>
                <w:right w:val="none" w:sz="0" w:space="0" w:color="auto"/>
              </w:divBdr>
            </w:div>
            <w:div w:id="749742021">
              <w:marLeft w:val="0"/>
              <w:marRight w:val="0"/>
              <w:marTop w:val="0"/>
              <w:marBottom w:val="0"/>
              <w:divBdr>
                <w:top w:val="none" w:sz="0" w:space="0" w:color="auto"/>
                <w:left w:val="none" w:sz="0" w:space="0" w:color="auto"/>
                <w:bottom w:val="none" w:sz="0" w:space="0" w:color="auto"/>
                <w:right w:val="none" w:sz="0" w:space="0" w:color="auto"/>
              </w:divBdr>
            </w:div>
            <w:div w:id="749891937">
              <w:marLeft w:val="0"/>
              <w:marRight w:val="0"/>
              <w:marTop w:val="0"/>
              <w:marBottom w:val="0"/>
              <w:divBdr>
                <w:top w:val="none" w:sz="0" w:space="0" w:color="auto"/>
                <w:left w:val="none" w:sz="0" w:space="0" w:color="auto"/>
                <w:bottom w:val="none" w:sz="0" w:space="0" w:color="auto"/>
                <w:right w:val="none" w:sz="0" w:space="0" w:color="auto"/>
              </w:divBdr>
            </w:div>
            <w:div w:id="751924942">
              <w:marLeft w:val="0"/>
              <w:marRight w:val="0"/>
              <w:marTop w:val="0"/>
              <w:marBottom w:val="0"/>
              <w:divBdr>
                <w:top w:val="none" w:sz="0" w:space="0" w:color="auto"/>
                <w:left w:val="none" w:sz="0" w:space="0" w:color="auto"/>
                <w:bottom w:val="none" w:sz="0" w:space="0" w:color="auto"/>
                <w:right w:val="none" w:sz="0" w:space="0" w:color="auto"/>
              </w:divBdr>
            </w:div>
            <w:div w:id="751976220">
              <w:marLeft w:val="0"/>
              <w:marRight w:val="0"/>
              <w:marTop w:val="0"/>
              <w:marBottom w:val="0"/>
              <w:divBdr>
                <w:top w:val="none" w:sz="0" w:space="0" w:color="auto"/>
                <w:left w:val="none" w:sz="0" w:space="0" w:color="auto"/>
                <w:bottom w:val="none" w:sz="0" w:space="0" w:color="auto"/>
                <w:right w:val="none" w:sz="0" w:space="0" w:color="auto"/>
              </w:divBdr>
            </w:div>
            <w:div w:id="753280583">
              <w:marLeft w:val="0"/>
              <w:marRight w:val="0"/>
              <w:marTop w:val="0"/>
              <w:marBottom w:val="0"/>
              <w:divBdr>
                <w:top w:val="none" w:sz="0" w:space="0" w:color="auto"/>
                <w:left w:val="none" w:sz="0" w:space="0" w:color="auto"/>
                <w:bottom w:val="none" w:sz="0" w:space="0" w:color="auto"/>
                <w:right w:val="none" w:sz="0" w:space="0" w:color="auto"/>
              </w:divBdr>
            </w:div>
            <w:div w:id="753405458">
              <w:marLeft w:val="0"/>
              <w:marRight w:val="0"/>
              <w:marTop w:val="0"/>
              <w:marBottom w:val="0"/>
              <w:divBdr>
                <w:top w:val="none" w:sz="0" w:space="0" w:color="auto"/>
                <w:left w:val="none" w:sz="0" w:space="0" w:color="auto"/>
                <w:bottom w:val="none" w:sz="0" w:space="0" w:color="auto"/>
                <w:right w:val="none" w:sz="0" w:space="0" w:color="auto"/>
              </w:divBdr>
            </w:div>
            <w:div w:id="753478229">
              <w:marLeft w:val="0"/>
              <w:marRight w:val="0"/>
              <w:marTop w:val="0"/>
              <w:marBottom w:val="0"/>
              <w:divBdr>
                <w:top w:val="none" w:sz="0" w:space="0" w:color="auto"/>
                <w:left w:val="none" w:sz="0" w:space="0" w:color="auto"/>
                <w:bottom w:val="none" w:sz="0" w:space="0" w:color="auto"/>
                <w:right w:val="none" w:sz="0" w:space="0" w:color="auto"/>
              </w:divBdr>
            </w:div>
            <w:div w:id="753747719">
              <w:marLeft w:val="0"/>
              <w:marRight w:val="0"/>
              <w:marTop w:val="0"/>
              <w:marBottom w:val="0"/>
              <w:divBdr>
                <w:top w:val="none" w:sz="0" w:space="0" w:color="auto"/>
                <w:left w:val="none" w:sz="0" w:space="0" w:color="auto"/>
                <w:bottom w:val="none" w:sz="0" w:space="0" w:color="auto"/>
                <w:right w:val="none" w:sz="0" w:space="0" w:color="auto"/>
              </w:divBdr>
            </w:div>
            <w:div w:id="753940002">
              <w:marLeft w:val="0"/>
              <w:marRight w:val="0"/>
              <w:marTop w:val="0"/>
              <w:marBottom w:val="0"/>
              <w:divBdr>
                <w:top w:val="none" w:sz="0" w:space="0" w:color="auto"/>
                <w:left w:val="none" w:sz="0" w:space="0" w:color="auto"/>
                <w:bottom w:val="none" w:sz="0" w:space="0" w:color="auto"/>
                <w:right w:val="none" w:sz="0" w:space="0" w:color="auto"/>
              </w:divBdr>
            </w:div>
            <w:div w:id="754399580">
              <w:marLeft w:val="0"/>
              <w:marRight w:val="0"/>
              <w:marTop w:val="0"/>
              <w:marBottom w:val="0"/>
              <w:divBdr>
                <w:top w:val="none" w:sz="0" w:space="0" w:color="auto"/>
                <w:left w:val="none" w:sz="0" w:space="0" w:color="auto"/>
                <w:bottom w:val="none" w:sz="0" w:space="0" w:color="auto"/>
                <w:right w:val="none" w:sz="0" w:space="0" w:color="auto"/>
              </w:divBdr>
            </w:div>
            <w:div w:id="754475614">
              <w:marLeft w:val="0"/>
              <w:marRight w:val="0"/>
              <w:marTop w:val="0"/>
              <w:marBottom w:val="0"/>
              <w:divBdr>
                <w:top w:val="none" w:sz="0" w:space="0" w:color="auto"/>
                <w:left w:val="none" w:sz="0" w:space="0" w:color="auto"/>
                <w:bottom w:val="none" w:sz="0" w:space="0" w:color="auto"/>
                <w:right w:val="none" w:sz="0" w:space="0" w:color="auto"/>
              </w:divBdr>
            </w:div>
            <w:div w:id="756025973">
              <w:marLeft w:val="0"/>
              <w:marRight w:val="0"/>
              <w:marTop w:val="0"/>
              <w:marBottom w:val="0"/>
              <w:divBdr>
                <w:top w:val="none" w:sz="0" w:space="0" w:color="auto"/>
                <w:left w:val="none" w:sz="0" w:space="0" w:color="auto"/>
                <w:bottom w:val="none" w:sz="0" w:space="0" w:color="auto"/>
                <w:right w:val="none" w:sz="0" w:space="0" w:color="auto"/>
              </w:divBdr>
            </w:div>
            <w:div w:id="756292255">
              <w:marLeft w:val="0"/>
              <w:marRight w:val="0"/>
              <w:marTop w:val="0"/>
              <w:marBottom w:val="0"/>
              <w:divBdr>
                <w:top w:val="none" w:sz="0" w:space="0" w:color="auto"/>
                <w:left w:val="none" w:sz="0" w:space="0" w:color="auto"/>
                <w:bottom w:val="none" w:sz="0" w:space="0" w:color="auto"/>
                <w:right w:val="none" w:sz="0" w:space="0" w:color="auto"/>
              </w:divBdr>
            </w:div>
            <w:div w:id="757795435">
              <w:marLeft w:val="0"/>
              <w:marRight w:val="0"/>
              <w:marTop w:val="0"/>
              <w:marBottom w:val="0"/>
              <w:divBdr>
                <w:top w:val="none" w:sz="0" w:space="0" w:color="auto"/>
                <w:left w:val="none" w:sz="0" w:space="0" w:color="auto"/>
                <w:bottom w:val="none" w:sz="0" w:space="0" w:color="auto"/>
                <w:right w:val="none" w:sz="0" w:space="0" w:color="auto"/>
              </w:divBdr>
            </w:div>
            <w:div w:id="758017176">
              <w:marLeft w:val="0"/>
              <w:marRight w:val="0"/>
              <w:marTop w:val="0"/>
              <w:marBottom w:val="0"/>
              <w:divBdr>
                <w:top w:val="none" w:sz="0" w:space="0" w:color="auto"/>
                <w:left w:val="none" w:sz="0" w:space="0" w:color="auto"/>
                <w:bottom w:val="none" w:sz="0" w:space="0" w:color="auto"/>
                <w:right w:val="none" w:sz="0" w:space="0" w:color="auto"/>
              </w:divBdr>
            </w:div>
            <w:div w:id="758142607">
              <w:marLeft w:val="0"/>
              <w:marRight w:val="0"/>
              <w:marTop w:val="0"/>
              <w:marBottom w:val="0"/>
              <w:divBdr>
                <w:top w:val="none" w:sz="0" w:space="0" w:color="auto"/>
                <w:left w:val="none" w:sz="0" w:space="0" w:color="auto"/>
                <w:bottom w:val="none" w:sz="0" w:space="0" w:color="auto"/>
                <w:right w:val="none" w:sz="0" w:space="0" w:color="auto"/>
              </w:divBdr>
            </w:div>
            <w:div w:id="758677011">
              <w:marLeft w:val="0"/>
              <w:marRight w:val="0"/>
              <w:marTop w:val="0"/>
              <w:marBottom w:val="0"/>
              <w:divBdr>
                <w:top w:val="none" w:sz="0" w:space="0" w:color="auto"/>
                <w:left w:val="none" w:sz="0" w:space="0" w:color="auto"/>
                <w:bottom w:val="none" w:sz="0" w:space="0" w:color="auto"/>
                <w:right w:val="none" w:sz="0" w:space="0" w:color="auto"/>
              </w:divBdr>
            </w:div>
            <w:div w:id="758982583">
              <w:marLeft w:val="0"/>
              <w:marRight w:val="0"/>
              <w:marTop w:val="0"/>
              <w:marBottom w:val="0"/>
              <w:divBdr>
                <w:top w:val="none" w:sz="0" w:space="0" w:color="auto"/>
                <w:left w:val="none" w:sz="0" w:space="0" w:color="auto"/>
                <w:bottom w:val="none" w:sz="0" w:space="0" w:color="auto"/>
                <w:right w:val="none" w:sz="0" w:space="0" w:color="auto"/>
              </w:divBdr>
            </w:div>
            <w:div w:id="759982923">
              <w:marLeft w:val="0"/>
              <w:marRight w:val="0"/>
              <w:marTop w:val="0"/>
              <w:marBottom w:val="0"/>
              <w:divBdr>
                <w:top w:val="none" w:sz="0" w:space="0" w:color="auto"/>
                <w:left w:val="none" w:sz="0" w:space="0" w:color="auto"/>
                <w:bottom w:val="none" w:sz="0" w:space="0" w:color="auto"/>
                <w:right w:val="none" w:sz="0" w:space="0" w:color="auto"/>
              </w:divBdr>
            </w:div>
            <w:div w:id="760218457">
              <w:marLeft w:val="0"/>
              <w:marRight w:val="0"/>
              <w:marTop w:val="0"/>
              <w:marBottom w:val="0"/>
              <w:divBdr>
                <w:top w:val="none" w:sz="0" w:space="0" w:color="auto"/>
                <w:left w:val="none" w:sz="0" w:space="0" w:color="auto"/>
                <w:bottom w:val="none" w:sz="0" w:space="0" w:color="auto"/>
                <w:right w:val="none" w:sz="0" w:space="0" w:color="auto"/>
              </w:divBdr>
            </w:div>
            <w:div w:id="760369756">
              <w:marLeft w:val="0"/>
              <w:marRight w:val="0"/>
              <w:marTop w:val="0"/>
              <w:marBottom w:val="0"/>
              <w:divBdr>
                <w:top w:val="none" w:sz="0" w:space="0" w:color="auto"/>
                <w:left w:val="none" w:sz="0" w:space="0" w:color="auto"/>
                <w:bottom w:val="none" w:sz="0" w:space="0" w:color="auto"/>
                <w:right w:val="none" w:sz="0" w:space="0" w:color="auto"/>
              </w:divBdr>
            </w:div>
            <w:div w:id="761149642">
              <w:marLeft w:val="0"/>
              <w:marRight w:val="0"/>
              <w:marTop w:val="0"/>
              <w:marBottom w:val="0"/>
              <w:divBdr>
                <w:top w:val="none" w:sz="0" w:space="0" w:color="auto"/>
                <w:left w:val="none" w:sz="0" w:space="0" w:color="auto"/>
                <w:bottom w:val="none" w:sz="0" w:space="0" w:color="auto"/>
                <w:right w:val="none" w:sz="0" w:space="0" w:color="auto"/>
              </w:divBdr>
            </w:div>
            <w:div w:id="761799540">
              <w:marLeft w:val="0"/>
              <w:marRight w:val="0"/>
              <w:marTop w:val="0"/>
              <w:marBottom w:val="0"/>
              <w:divBdr>
                <w:top w:val="none" w:sz="0" w:space="0" w:color="auto"/>
                <w:left w:val="none" w:sz="0" w:space="0" w:color="auto"/>
                <w:bottom w:val="none" w:sz="0" w:space="0" w:color="auto"/>
                <w:right w:val="none" w:sz="0" w:space="0" w:color="auto"/>
              </w:divBdr>
            </w:div>
            <w:div w:id="762720609">
              <w:marLeft w:val="0"/>
              <w:marRight w:val="0"/>
              <w:marTop w:val="0"/>
              <w:marBottom w:val="0"/>
              <w:divBdr>
                <w:top w:val="none" w:sz="0" w:space="0" w:color="auto"/>
                <w:left w:val="none" w:sz="0" w:space="0" w:color="auto"/>
                <w:bottom w:val="none" w:sz="0" w:space="0" w:color="auto"/>
                <w:right w:val="none" w:sz="0" w:space="0" w:color="auto"/>
              </w:divBdr>
            </w:div>
            <w:div w:id="762726886">
              <w:marLeft w:val="0"/>
              <w:marRight w:val="0"/>
              <w:marTop w:val="0"/>
              <w:marBottom w:val="0"/>
              <w:divBdr>
                <w:top w:val="none" w:sz="0" w:space="0" w:color="auto"/>
                <w:left w:val="none" w:sz="0" w:space="0" w:color="auto"/>
                <w:bottom w:val="none" w:sz="0" w:space="0" w:color="auto"/>
                <w:right w:val="none" w:sz="0" w:space="0" w:color="auto"/>
              </w:divBdr>
            </w:div>
            <w:div w:id="762727880">
              <w:marLeft w:val="0"/>
              <w:marRight w:val="0"/>
              <w:marTop w:val="0"/>
              <w:marBottom w:val="0"/>
              <w:divBdr>
                <w:top w:val="none" w:sz="0" w:space="0" w:color="auto"/>
                <w:left w:val="none" w:sz="0" w:space="0" w:color="auto"/>
                <w:bottom w:val="none" w:sz="0" w:space="0" w:color="auto"/>
                <w:right w:val="none" w:sz="0" w:space="0" w:color="auto"/>
              </w:divBdr>
            </w:div>
            <w:div w:id="764423964">
              <w:marLeft w:val="0"/>
              <w:marRight w:val="0"/>
              <w:marTop w:val="0"/>
              <w:marBottom w:val="0"/>
              <w:divBdr>
                <w:top w:val="none" w:sz="0" w:space="0" w:color="auto"/>
                <w:left w:val="none" w:sz="0" w:space="0" w:color="auto"/>
                <w:bottom w:val="none" w:sz="0" w:space="0" w:color="auto"/>
                <w:right w:val="none" w:sz="0" w:space="0" w:color="auto"/>
              </w:divBdr>
            </w:div>
            <w:div w:id="764571439">
              <w:marLeft w:val="0"/>
              <w:marRight w:val="0"/>
              <w:marTop w:val="0"/>
              <w:marBottom w:val="0"/>
              <w:divBdr>
                <w:top w:val="none" w:sz="0" w:space="0" w:color="auto"/>
                <w:left w:val="none" w:sz="0" w:space="0" w:color="auto"/>
                <w:bottom w:val="none" w:sz="0" w:space="0" w:color="auto"/>
                <w:right w:val="none" w:sz="0" w:space="0" w:color="auto"/>
              </w:divBdr>
            </w:div>
            <w:div w:id="764763363">
              <w:marLeft w:val="0"/>
              <w:marRight w:val="0"/>
              <w:marTop w:val="0"/>
              <w:marBottom w:val="0"/>
              <w:divBdr>
                <w:top w:val="none" w:sz="0" w:space="0" w:color="auto"/>
                <w:left w:val="none" w:sz="0" w:space="0" w:color="auto"/>
                <w:bottom w:val="none" w:sz="0" w:space="0" w:color="auto"/>
                <w:right w:val="none" w:sz="0" w:space="0" w:color="auto"/>
              </w:divBdr>
            </w:div>
            <w:div w:id="764811194">
              <w:marLeft w:val="0"/>
              <w:marRight w:val="0"/>
              <w:marTop w:val="0"/>
              <w:marBottom w:val="0"/>
              <w:divBdr>
                <w:top w:val="none" w:sz="0" w:space="0" w:color="auto"/>
                <w:left w:val="none" w:sz="0" w:space="0" w:color="auto"/>
                <w:bottom w:val="none" w:sz="0" w:space="0" w:color="auto"/>
                <w:right w:val="none" w:sz="0" w:space="0" w:color="auto"/>
              </w:divBdr>
            </w:div>
            <w:div w:id="766779356">
              <w:marLeft w:val="0"/>
              <w:marRight w:val="0"/>
              <w:marTop w:val="0"/>
              <w:marBottom w:val="0"/>
              <w:divBdr>
                <w:top w:val="none" w:sz="0" w:space="0" w:color="auto"/>
                <w:left w:val="none" w:sz="0" w:space="0" w:color="auto"/>
                <w:bottom w:val="none" w:sz="0" w:space="0" w:color="auto"/>
                <w:right w:val="none" w:sz="0" w:space="0" w:color="auto"/>
              </w:divBdr>
            </w:div>
            <w:div w:id="766923417">
              <w:marLeft w:val="0"/>
              <w:marRight w:val="0"/>
              <w:marTop w:val="0"/>
              <w:marBottom w:val="0"/>
              <w:divBdr>
                <w:top w:val="none" w:sz="0" w:space="0" w:color="auto"/>
                <w:left w:val="none" w:sz="0" w:space="0" w:color="auto"/>
                <w:bottom w:val="none" w:sz="0" w:space="0" w:color="auto"/>
                <w:right w:val="none" w:sz="0" w:space="0" w:color="auto"/>
              </w:divBdr>
            </w:div>
            <w:div w:id="769738688">
              <w:marLeft w:val="0"/>
              <w:marRight w:val="0"/>
              <w:marTop w:val="0"/>
              <w:marBottom w:val="0"/>
              <w:divBdr>
                <w:top w:val="none" w:sz="0" w:space="0" w:color="auto"/>
                <w:left w:val="none" w:sz="0" w:space="0" w:color="auto"/>
                <w:bottom w:val="none" w:sz="0" w:space="0" w:color="auto"/>
                <w:right w:val="none" w:sz="0" w:space="0" w:color="auto"/>
              </w:divBdr>
            </w:div>
            <w:div w:id="769933564">
              <w:marLeft w:val="0"/>
              <w:marRight w:val="0"/>
              <w:marTop w:val="0"/>
              <w:marBottom w:val="0"/>
              <w:divBdr>
                <w:top w:val="none" w:sz="0" w:space="0" w:color="auto"/>
                <w:left w:val="none" w:sz="0" w:space="0" w:color="auto"/>
                <w:bottom w:val="none" w:sz="0" w:space="0" w:color="auto"/>
                <w:right w:val="none" w:sz="0" w:space="0" w:color="auto"/>
              </w:divBdr>
            </w:div>
            <w:div w:id="770054412">
              <w:marLeft w:val="0"/>
              <w:marRight w:val="0"/>
              <w:marTop w:val="0"/>
              <w:marBottom w:val="0"/>
              <w:divBdr>
                <w:top w:val="none" w:sz="0" w:space="0" w:color="auto"/>
                <w:left w:val="none" w:sz="0" w:space="0" w:color="auto"/>
                <w:bottom w:val="none" w:sz="0" w:space="0" w:color="auto"/>
                <w:right w:val="none" w:sz="0" w:space="0" w:color="auto"/>
              </w:divBdr>
            </w:div>
            <w:div w:id="770315000">
              <w:marLeft w:val="0"/>
              <w:marRight w:val="0"/>
              <w:marTop w:val="0"/>
              <w:marBottom w:val="0"/>
              <w:divBdr>
                <w:top w:val="none" w:sz="0" w:space="0" w:color="auto"/>
                <w:left w:val="none" w:sz="0" w:space="0" w:color="auto"/>
                <w:bottom w:val="none" w:sz="0" w:space="0" w:color="auto"/>
                <w:right w:val="none" w:sz="0" w:space="0" w:color="auto"/>
              </w:divBdr>
            </w:div>
            <w:div w:id="771515393">
              <w:marLeft w:val="0"/>
              <w:marRight w:val="0"/>
              <w:marTop w:val="0"/>
              <w:marBottom w:val="0"/>
              <w:divBdr>
                <w:top w:val="none" w:sz="0" w:space="0" w:color="auto"/>
                <w:left w:val="none" w:sz="0" w:space="0" w:color="auto"/>
                <w:bottom w:val="none" w:sz="0" w:space="0" w:color="auto"/>
                <w:right w:val="none" w:sz="0" w:space="0" w:color="auto"/>
              </w:divBdr>
            </w:div>
            <w:div w:id="771777073">
              <w:marLeft w:val="0"/>
              <w:marRight w:val="0"/>
              <w:marTop w:val="0"/>
              <w:marBottom w:val="0"/>
              <w:divBdr>
                <w:top w:val="none" w:sz="0" w:space="0" w:color="auto"/>
                <w:left w:val="none" w:sz="0" w:space="0" w:color="auto"/>
                <w:bottom w:val="none" w:sz="0" w:space="0" w:color="auto"/>
                <w:right w:val="none" w:sz="0" w:space="0" w:color="auto"/>
              </w:divBdr>
            </w:div>
            <w:div w:id="773475544">
              <w:marLeft w:val="0"/>
              <w:marRight w:val="0"/>
              <w:marTop w:val="0"/>
              <w:marBottom w:val="0"/>
              <w:divBdr>
                <w:top w:val="none" w:sz="0" w:space="0" w:color="auto"/>
                <w:left w:val="none" w:sz="0" w:space="0" w:color="auto"/>
                <w:bottom w:val="none" w:sz="0" w:space="0" w:color="auto"/>
                <w:right w:val="none" w:sz="0" w:space="0" w:color="auto"/>
              </w:divBdr>
            </w:div>
            <w:div w:id="773981680">
              <w:marLeft w:val="0"/>
              <w:marRight w:val="0"/>
              <w:marTop w:val="0"/>
              <w:marBottom w:val="0"/>
              <w:divBdr>
                <w:top w:val="none" w:sz="0" w:space="0" w:color="auto"/>
                <w:left w:val="none" w:sz="0" w:space="0" w:color="auto"/>
                <w:bottom w:val="none" w:sz="0" w:space="0" w:color="auto"/>
                <w:right w:val="none" w:sz="0" w:space="0" w:color="auto"/>
              </w:divBdr>
            </w:div>
            <w:div w:id="774516522">
              <w:marLeft w:val="0"/>
              <w:marRight w:val="0"/>
              <w:marTop w:val="0"/>
              <w:marBottom w:val="0"/>
              <w:divBdr>
                <w:top w:val="none" w:sz="0" w:space="0" w:color="auto"/>
                <w:left w:val="none" w:sz="0" w:space="0" w:color="auto"/>
                <w:bottom w:val="none" w:sz="0" w:space="0" w:color="auto"/>
                <w:right w:val="none" w:sz="0" w:space="0" w:color="auto"/>
              </w:divBdr>
            </w:div>
            <w:div w:id="775519059">
              <w:marLeft w:val="0"/>
              <w:marRight w:val="0"/>
              <w:marTop w:val="0"/>
              <w:marBottom w:val="0"/>
              <w:divBdr>
                <w:top w:val="none" w:sz="0" w:space="0" w:color="auto"/>
                <w:left w:val="none" w:sz="0" w:space="0" w:color="auto"/>
                <w:bottom w:val="none" w:sz="0" w:space="0" w:color="auto"/>
                <w:right w:val="none" w:sz="0" w:space="0" w:color="auto"/>
              </w:divBdr>
            </w:div>
            <w:div w:id="776020048">
              <w:marLeft w:val="0"/>
              <w:marRight w:val="0"/>
              <w:marTop w:val="0"/>
              <w:marBottom w:val="0"/>
              <w:divBdr>
                <w:top w:val="none" w:sz="0" w:space="0" w:color="auto"/>
                <w:left w:val="none" w:sz="0" w:space="0" w:color="auto"/>
                <w:bottom w:val="none" w:sz="0" w:space="0" w:color="auto"/>
                <w:right w:val="none" w:sz="0" w:space="0" w:color="auto"/>
              </w:divBdr>
            </w:div>
            <w:div w:id="776410495">
              <w:marLeft w:val="0"/>
              <w:marRight w:val="0"/>
              <w:marTop w:val="0"/>
              <w:marBottom w:val="0"/>
              <w:divBdr>
                <w:top w:val="none" w:sz="0" w:space="0" w:color="auto"/>
                <w:left w:val="none" w:sz="0" w:space="0" w:color="auto"/>
                <w:bottom w:val="none" w:sz="0" w:space="0" w:color="auto"/>
                <w:right w:val="none" w:sz="0" w:space="0" w:color="auto"/>
              </w:divBdr>
            </w:div>
            <w:div w:id="777524872">
              <w:marLeft w:val="0"/>
              <w:marRight w:val="0"/>
              <w:marTop w:val="0"/>
              <w:marBottom w:val="0"/>
              <w:divBdr>
                <w:top w:val="none" w:sz="0" w:space="0" w:color="auto"/>
                <w:left w:val="none" w:sz="0" w:space="0" w:color="auto"/>
                <w:bottom w:val="none" w:sz="0" w:space="0" w:color="auto"/>
                <w:right w:val="none" w:sz="0" w:space="0" w:color="auto"/>
              </w:divBdr>
            </w:div>
            <w:div w:id="777677422">
              <w:marLeft w:val="0"/>
              <w:marRight w:val="0"/>
              <w:marTop w:val="0"/>
              <w:marBottom w:val="0"/>
              <w:divBdr>
                <w:top w:val="none" w:sz="0" w:space="0" w:color="auto"/>
                <w:left w:val="none" w:sz="0" w:space="0" w:color="auto"/>
                <w:bottom w:val="none" w:sz="0" w:space="0" w:color="auto"/>
                <w:right w:val="none" w:sz="0" w:space="0" w:color="auto"/>
              </w:divBdr>
            </w:div>
            <w:div w:id="779689638">
              <w:marLeft w:val="0"/>
              <w:marRight w:val="0"/>
              <w:marTop w:val="0"/>
              <w:marBottom w:val="0"/>
              <w:divBdr>
                <w:top w:val="none" w:sz="0" w:space="0" w:color="auto"/>
                <w:left w:val="none" w:sz="0" w:space="0" w:color="auto"/>
                <w:bottom w:val="none" w:sz="0" w:space="0" w:color="auto"/>
                <w:right w:val="none" w:sz="0" w:space="0" w:color="auto"/>
              </w:divBdr>
            </w:div>
            <w:div w:id="780759464">
              <w:marLeft w:val="0"/>
              <w:marRight w:val="0"/>
              <w:marTop w:val="0"/>
              <w:marBottom w:val="0"/>
              <w:divBdr>
                <w:top w:val="none" w:sz="0" w:space="0" w:color="auto"/>
                <w:left w:val="none" w:sz="0" w:space="0" w:color="auto"/>
                <w:bottom w:val="none" w:sz="0" w:space="0" w:color="auto"/>
                <w:right w:val="none" w:sz="0" w:space="0" w:color="auto"/>
              </w:divBdr>
            </w:div>
            <w:div w:id="781656595">
              <w:marLeft w:val="0"/>
              <w:marRight w:val="0"/>
              <w:marTop w:val="0"/>
              <w:marBottom w:val="0"/>
              <w:divBdr>
                <w:top w:val="none" w:sz="0" w:space="0" w:color="auto"/>
                <w:left w:val="none" w:sz="0" w:space="0" w:color="auto"/>
                <w:bottom w:val="none" w:sz="0" w:space="0" w:color="auto"/>
                <w:right w:val="none" w:sz="0" w:space="0" w:color="auto"/>
              </w:divBdr>
            </w:div>
            <w:div w:id="782188299">
              <w:marLeft w:val="0"/>
              <w:marRight w:val="0"/>
              <w:marTop w:val="0"/>
              <w:marBottom w:val="0"/>
              <w:divBdr>
                <w:top w:val="none" w:sz="0" w:space="0" w:color="auto"/>
                <w:left w:val="none" w:sz="0" w:space="0" w:color="auto"/>
                <w:bottom w:val="none" w:sz="0" w:space="0" w:color="auto"/>
                <w:right w:val="none" w:sz="0" w:space="0" w:color="auto"/>
              </w:divBdr>
            </w:div>
            <w:div w:id="782268260">
              <w:marLeft w:val="0"/>
              <w:marRight w:val="0"/>
              <w:marTop w:val="0"/>
              <w:marBottom w:val="0"/>
              <w:divBdr>
                <w:top w:val="none" w:sz="0" w:space="0" w:color="auto"/>
                <w:left w:val="none" w:sz="0" w:space="0" w:color="auto"/>
                <w:bottom w:val="none" w:sz="0" w:space="0" w:color="auto"/>
                <w:right w:val="none" w:sz="0" w:space="0" w:color="auto"/>
              </w:divBdr>
            </w:div>
            <w:div w:id="782457341">
              <w:marLeft w:val="0"/>
              <w:marRight w:val="0"/>
              <w:marTop w:val="0"/>
              <w:marBottom w:val="0"/>
              <w:divBdr>
                <w:top w:val="none" w:sz="0" w:space="0" w:color="auto"/>
                <w:left w:val="none" w:sz="0" w:space="0" w:color="auto"/>
                <w:bottom w:val="none" w:sz="0" w:space="0" w:color="auto"/>
                <w:right w:val="none" w:sz="0" w:space="0" w:color="auto"/>
              </w:divBdr>
            </w:div>
            <w:div w:id="782500415">
              <w:marLeft w:val="0"/>
              <w:marRight w:val="0"/>
              <w:marTop w:val="0"/>
              <w:marBottom w:val="0"/>
              <w:divBdr>
                <w:top w:val="none" w:sz="0" w:space="0" w:color="auto"/>
                <w:left w:val="none" w:sz="0" w:space="0" w:color="auto"/>
                <w:bottom w:val="none" w:sz="0" w:space="0" w:color="auto"/>
                <w:right w:val="none" w:sz="0" w:space="0" w:color="auto"/>
              </w:divBdr>
            </w:div>
            <w:div w:id="784351970">
              <w:marLeft w:val="0"/>
              <w:marRight w:val="0"/>
              <w:marTop w:val="0"/>
              <w:marBottom w:val="0"/>
              <w:divBdr>
                <w:top w:val="none" w:sz="0" w:space="0" w:color="auto"/>
                <w:left w:val="none" w:sz="0" w:space="0" w:color="auto"/>
                <w:bottom w:val="none" w:sz="0" w:space="0" w:color="auto"/>
                <w:right w:val="none" w:sz="0" w:space="0" w:color="auto"/>
              </w:divBdr>
            </w:div>
            <w:div w:id="786386132">
              <w:marLeft w:val="0"/>
              <w:marRight w:val="0"/>
              <w:marTop w:val="0"/>
              <w:marBottom w:val="0"/>
              <w:divBdr>
                <w:top w:val="none" w:sz="0" w:space="0" w:color="auto"/>
                <w:left w:val="none" w:sz="0" w:space="0" w:color="auto"/>
                <w:bottom w:val="none" w:sz="0" w:space="0" w:color="auto"/>
                <w:right w:val="none" w:sz="0" w:space="0" w:color="auto"/>
              </w:divBdr>
            </w:div>
            <w:div w:id="787043446">
              <w:marLeft w:val="0"/>
              <w:marRight w:val="0"/>
              <w:marTop w:val="0"/>
              <w:marBottom w:val="0"/>
              <w:divBdr>
                <w:top w:val="none" w:sz="0" w:space="0" w:color="auto"/>
                <w:left w:val="none" w:sz="0" w:space="0" w:color="auto"/>
                <w:bottom w:val="none" w:sz="0" w:space="0" w:color="auto"/>
                <w:right w:val="none" w:sz="0" w:space="0" w:color="auto"/>
              </w:divBdr>
            </w:div>
            <w:div w:id="787162976">
              <w:marLeft w:val="0"/>
              <w:marRight w:val="0"/>
              <w:marTop w:val="0"/>
              <w:marBottom w:val="0"/>
              <w:divBdr>
                <w:top w:val="none" w:sz="0" w:space="0" w:color="auto"/>
                <w:left w:val="none" w:sz="0" w:space="0" w:color="auto"/>
                <w:bottom w:val="none" w:sz="0" w:space="0" w:color="auto"/>
                <w:right w:val="none" w:sz="0" w:space="0" w:color="auto"/>
              </w:divBdr>
            </w:div>
            <w:div w:id="787821220">
              <w:marLeft w:val="0"/>
              <w:marRight w:val="0"/>
              <w:marTop w:val="0"/>
              <w:marBottom w:val="0"/>
              <w:divBdr>
                <w:top w:val="none" w:sz="0" w:space="0" w:color="auto"/>
                <w:left w:val="none" w:sz="0" w:space="0" w:color="auto"/>
                <w:bottom w:val="none" w:sz="0" w:space="0" w:color="auto"/>
                <w:right w:val="none" w:sz="0" w:space="0" w:color="auto"/>
              </w:divBdr>
            </w:div>
            <w:div w:id="789519208">
              <w:marLeft w:val="0"/>
              <w:marRight w:val="0"/>
              <w:marTop w:val="0"/>
              <w:marBottom w:val="0"/>
              <w:divBdr>
                <w:top w:val="none" w:sz="0" w:space="0" w:color="auto"/>
                <w:left w:val="none" w:sz="0" w:space="0" w:color="auto"/>
                <w:bottom w:val="none" w:sz="0" w:space="0" w:color="auto"/>
                <w:right w:val="none" w:sz="0" w:space="0" w:color="auto"/>
              </w:divBdr>
            </w:div>
            <w:div w:id="790560994">
              <w:marLeft w:val="0"/>
              <w:marRight w:val="0"/>
              <w:marTop w:val="0"/>
              <w:marBottom w:val="0"/>
              <w:divBdr>
                <w:top w:val="none" w:sz="0" w:space="0" w:color="auto"/>
                <w:left w:val="none" w:sz="0" w:space="0" w:color="auto"/>
                <w:bottom w:val="none" w:sz="0" w:space="0" w:color="auto"/>
                <w:right w:val="none" w:sz="0" w:space="0" w:color="auto"/>
              </w:divBdr>
            </w:div>
            <w:div w:id="790631334">
              <w:marLeft w:val="0"/>
              <w:marRight w:val="0"/>
              <w:marTop w:val="0"/>
              <w:marBottom w:val="0"/>
              <w:divBdr>
                <w:top w:val="none" w:sz="0" w:space="0" w:color="auto"/>
                <w:left w:val="none" w:sz="0" w:space="0" w:color="auto"/>
                <w:bottom w:val="none" w:sz="0" w:space="0" w:color="auto"/>
                <w:right w:val="none" w:sz="0" w:space="0" w:color="auto"/>
              </w:divBdr>
            </w:div>
            <w:div w:id="790981896">
              <w:marLeft w:val="0"/>
              <w:marRight w:val="0"/>
              <w:marTop w:val="0"/>
              <w:marBottom w:val="0"/>
              <w:divBdr>
                <w:top w:val="none" w:sz="0" w:space="0" w:color="auto"/>
                <w:left w:val="none" w:sz="0" w:space="0" w:color="auto"/>
                <w:bottom w:val="none" w:sz="0" w:space="0" w:color="auto"/>
                <w:right w:val="none" w:sz="0" w:space="0" w:color="auto"/>
              </w:divBdr>
            </w:div>
            <w:div w:id="791283657">
              <w:marLeft w:val="0"/>
              <w:marRight w:val="0"/>
              <w:marTop w:val="0"/>
              <w:marBottom w:val="0"/>
              <w:divBdr>
                <w:top w:val="none" w:sz="0" w:space="0" w:color="auto"/>
                <w:left w:val="none" w:sz="0" w:space="0" w:color="auto"/>
                <w:bottom w:val="none" w:sz="0" w:space="0" w:color="auto"/>
                <w:right w:val="none" w:sz="0" w:space="0" w:color="auto"/>
              </w:divBdr>
            </w:div>
            <w:div w:id="793061849">
              <w:marLeft w:val="0"/>
              <w:marRight w:val="0"/>
              <w:marTop w:val="0"/>
              <w:marBottom w:val="0"/>
              <w:divBdr>
                <w:top w:val="none" w:sz="0" w:space="0" w:color="auto"/>
                <w:left w:val="none" w:sz="0" w:space="0" w:color="auto"/>
                <w:bottom w:val="none" w:sz="0" w:space="0" w:color="auto"/>
                <w:right w:val="none" w:sz="0" w:space="0" w:color="auto"/>
              </w:divBdr>
            </w:div>
            <w:div w:id="794374234">
              <w:marLeft w:val="0"/>
              <w:marRight w:val="0"/>
              <w:marTop w:val="0"/>
              <w:marBottom w:val="0"/>
              <w:divBdr>
                <w:top w:val="none" w:sz="0" w:space="0" w:color="auto"/>
                <w:left w:val="none" w:sz="0" w:space="0" w:color="auto"/>
                <w:bottom w:val="none" w:sz="0" w:space="0" w:color="auto"/>
                <w:right w:val="none" w:sz="0" w:space="0" w:color="auto"/>
              </w:divBdr>
            </w:div>
            <w:div w:id="795371228">
              <w:marLeft w:val="0"/>
              <w:marRight w:val="0"/>
              <w:marTop w:val="0"/>
              <w:marBottom w:val="0"/>
              <w:divBdr>
                <w:top w:val="none" w:sz="0" w:space="0" w:color="auto"/>
                <w:left w:val="none" w:sz="0" w:space="0" w:color="auto"/>
                <w:bottom w:val="none" w:sz="0" w:space="0" w:color="auto"/>
                <w:right w:val="none" w:sz="0" w:space="0" w:color="auto"/>
              </w:divBdr>
            </w:div>
            <w:div w:id="796217440">
              <w:marLeft w:val="0"/>
              <w:marRight w:val="0"/>
              <w:marTop w:val="0"/>
              <w:marBottom w:val="0"/>
              <w:divBdr>
                <w:top w:val="none" w:sz="0" w:space="0" w:color="auto"/>
                <w:left w:val="none" w:sz="0" w:space="0" w:color="auto"/>
                <w:bottom w:val="none" w:sz="0" w:space="0" w:color="auto"/>
                <w:right w:val="none" w:sz="0" w:space="0" w:color="auto"/>
              </w:divBdr>
            </w:div>
            <w:div w:id="796525988">
              <w:marLeft w:val="0"/>
              <w:marRight w:val="0"/>
              <w:marTop w:val="0"/>
              <w:marBottom w:val="0"/>
              <w:divBdr>
                <w:top w:val="none" w:sz="0" w:space="0" w:color="auto"/>
                <w:left w:val="none" w:sz="0" w:space="0" w:color="auto"/>
                <w:bottom w:val="none" w:sz="0" w:space="0" w:color="auto"/>
                <w:right w:val="none" w:sz="0" w:space="0" w:color="auto"/>
              </w:divBdr>
            </w:div>
            <w:div w:id="796682770">
              <w:marLeft w:val="0"/>
              <w:marRight w:val="0"/>
              <w:marTop w:val="0"/>
              <w:marBottom w:val="0"/>
              <w:divBdr>
                <w:top w:val="none" w:sz="0" w:space="0" w:color="auto"/>
                <w:left w:val="none" w:sz="0" w:space="0" w:color="auto"/>
                <w:bottom w:val="none" w:sz="0" w:space="0" w:color="auto"/>
                <w:right w:val="none" w:sz="0" w:space="0" w:color="auto"/>
              </w:divBdr>
            </w:div>
            <w:div w:id="796800969">
              <w:marLeft w:val="0"/>
              <w:marRight w:val="0"/>
              <w:marTop w:val="0"/>
              <w:marBottom w:val="0"/>
              <w:divBdr>
                <w:top w:val="none" w:sz="0" w:space="0" w:color="auto"/>
                <w:left w:val="none" w:sz="0" w:space="0" w:color="auto"/>
                <w:bottom w:val="none" w:sz="0" w:space="0" w:color="auto"/>
                <w:right w:val="none" w:sz="0" w:space="0" w:color="auto"/>
              </w:divBdr>
            </w:div>
            <w:div w:id="796875264">
              <w:marLeft w:val="0"/>
              <w:marRight w:val="0"/>
              <w:marTop w:val="0"/>
              <w:marBottom w:val="0"/>
              <w:divBdr>
                <w:top w:val="none" w:sz="0" w:space="0" w:color="auto"/>
                <w:left w:val="none" w:sz="0" w:space="0" w:color="auto"/>
                <w:bottom w:val="none" w:sz="0" w:space="0" w:color="auto"/>
                <w:right w:val="none" w:sz="0" w:space="0" w:color="auto"/>
              </w:divBdr>
            </w:div>
            <w:div w:id="797144315">
              <w:marLeft w:val="0"/>
              <w:marRight w:val="0"/>
              <w:marTop w:val="0"/>
              <w:marBottom w:val="0"/>
              <w:divBdr>
                <w:top w:val="none" w:sz="0" w:space="0" w:color="auto"/>
                <w:left w:val="none" w:sz="0" w:space="0" w:color="auto"/>
                <w:bottom w:val="none" w:sz="0" w:space="0" w:color="auto"/>
                <w:right w:val="none" w:sz="0" w:space="0" w:color="auto"/>
              </w:divBdr>
            </w:div>
            <w:div w:id="800154922">
              <w:marLeft w:val="0"/>
              <w:marRight w:val="0"/>
              <w:marTop w:val="0"/>
              <w:marBottom w:val="0"/>
              <w:divBdr>
                <w:top w:val="none" w:sz="0" w:space="0" w:color="auto"/>
                <w:left w:val="none" w:sz="0" w:space="0" w:color="auto"/>
                <w:bottom w:val="none" w:sz="0" w:space="0" w:color="auto"/>
                <w:right w:val="none" w:sz="0" w:space="0" w:color="auto"/>
              </w:divBdr>
            </w:div>
            <w:div w:id="801458621">
              <w:marLeft w:val="0"/>
              <w:marRight w:val="0"/>
              <w:marTop w:val="0"/>
              <w:marBottom w:val="0"/>
              <w:divBdr>
                <w:top w:val="none" w:sz="0" w:space="0" w:color="auto"/>
                <w:left w:val="none" w:sz="0" w:space="0" w:color="auto"/>
                <w:bottom w:val="none" w:sz="0" w:space="0" w:color="auto"/>
                <w:right w:val="none" w:sz="0" w:space="0" w:color="auto"/>
              </w:divBdr>
            </w:div>
            <w:div w:id="802044710">
              <w:marLeft w:val="0"/>
              <w:marRight w:val="0"/>
              <w:marTop w:val="0"/>
              <w:marBottom w:val="0"/>
              <w:divBdr>
                <w:top w:val="none" w:sz="0" w:space="0" w:color="auto"/>
                <w:left w:val="none" w:sz="0" w:space="0" w:color="auto"/>
                <w:bottom w:val="none" w:sz="0" w:space="0" w:color="auto"/>
                <w:right w:val="none" w:sz="0" w:space="0" w:color="auto"/>
              </w:divBdr>
            </w:div>
            <w:div w:id="804005277">
              <w:marLeft w:val="0"/>
              <w:marRight w:val="0"/>
              <w:marTop w:val="0"/>
              <w:marBottom w:val="0"/>
              <w:divBdr>
                <w:top w:val="none" w:sz="0" w:space="0" w:color="auto"/>
                <w:left w:val="none" w:sz="0" w:space="0" w:color="auto"/>
                <w:bottom w:val="none" w:sz="0" w:space="0" w:color="auto"/>
                <w:right w:val="none" w:sz="0" w:space="0" w:color="auto"/>
              </w:divBdr>
            </w:div>
            <w:div w:id="804393431">
              <w:marLeft w:val="0"/>
              <w:marRight w:val="0"/>
              <w:marTop w:val="0"/>
              <w:marBottom w:val="0"/>
              <w:divBdr>
                <w:top w:val="none" w:sz="0" w:space="0" w:color="auto"/>
                <w:left w:val="none" w:sz="0" w:space="0" w:color="auto"/>
                <w:bottom w:val="none" w:sz="0" w:space="0" w:color="auto"/>
                <w:right w:val="none" w:sz="0" w:space="0" w:color="auto"/>
              </w:divBdr>
            </w:div>
            <w:div w:id="805127457">
              <w:marLeft w:val="0"/>
              <w:marRight w:val="0"/>
              <w:marTop w:val="0"/>
              <w:marBottom w:val="0"/>
              <w:divBdr>
                <w:top w:val="none" w:sz="0" w:space="0" w:color="auto"/>
                <w:left w:val="none" w:sz="0" w:space="0" w:color="auto"/>
                <w:bottom w:val="none" w:sz="0" w:space="0" w:color="auto"/>
                <w:right w:val="none" w:sz="0" w:space="0" w:color="auto"/>
              </w:divBdr>
            </w:div>
            <w:div w:id="805242931">
              <w:marLeft w:val="0"/>
              <w:marRight w:val="0"/>
              <w:marTop w:val="0"/>
              <w:marBottom w:val="0"/>
              <w:divBdr>
                <w:top w:val="none" w:sz="0" w:space="0" w:color="auto"/>
                <w:left w:val="none" w:sz="0" w:space="0" w:color="auto"/>
                <w:bottom w:val="none" w:sz="0" w:space="0" w:color="auto"/>
                <w:right w:val="none" w:sz="0" w:space="0" w:color="auto"/>
              </w:divBdr>
            </w:div>
            <w:div w:id="805661965">
              <w:marLeft w:val="0"/>
              <w:marRight w:val="0"/>
              <w:marTop w:val="0"/>
              <w:marBottom w:val="0"/>
              <w:divBdr>
                <w:top w:val="none" w:sz="0" w:space="0" w:color="auto"/>
                <w:left w:val="none" w:sz="0" w:space="0" w:color="auto"/>
                <w:bottom w:val="none" w:sz="0" w:space="0" w:color="auto"/>
                <w:right w:val="none" w:sz="0" w:space="0" w:color="auto"/>
              </w:divBdr>
            </w:div>
            <w:div w:id="807207219">
              <w:marLeft w:val="0"/>
              <w:marRight w:val="0"/>
              <w:marTop w:val="0"/>
              <w:marBottom w:val="0"/>
              <w:divBdr>
                <w:top w:val="none" w:sz="0" w:space="0" w:color="auto"/>
                <w:left w:val="none" w:sz="0" w:space="0" w:color="auto"/>
                <w:bottom w:val="none" w:sz="0" w:space="0" w:color="auto"/>
                <w:right w:val="none" w:sz="0" w:space="0" w:color="auto"/>
              </w:divBdr>
            </w:div>
            <w:div w:id="807892401">
              <w:marLeft w:val="0"/>
              <w:marRight w:val="0"/>
              <w:marTop w:val="0"/>
              <w:marBottom w:val="0"/>
              <w:divBdr>
                <w:top w:val="none" w:sz="0" w:space="0" w:color="auto"/>
                <w:left w:val="none" w:sz="0" w:space="0" w:color="auto"/>
                <w:bottom w:val="none" w:sz="0" w:space="0" w:color="auto"/>
                <w:right w:val="none" w:sz="0" w:space="0" w:color="auto"/>
              </w:divBdr>
            </w:div>
            <w:div w:id="808473160">
              <w:marLeft w:val="0"/>
              <w:marRight w:val="0"/>
              <w:marTop w:val="0"/>
              <w:marBottom w:val="0"/>
              <w:divBdr>
                <w:top w:val="none" w:sz="0" w:space="0" w:color="auto"/>
                <w:left w:val="none" w:sz="0" w:space="0" w:color="auto"/>
                <w:bottom w:val="none" w:sz="0" w:space="0" w:color="auto"/>
                <w:right w:val="none" w:sz="0" w:space="0" w:color="auto"/>
              </w:divBdr>
            </w:div>
            <w:div w:id="808939502">
              <w:marLeft w:val="0"/>
              <w:marRight w:val="0"/>
              <w:marTop w:val="0"/>
              <w:marBottom w:val="0"/>
              <w:divBdr>
                <w:top w:val="none" w:sz="0" w:space="0" w:color="auto"/>
                <w:left w:val="none" w:sz="0" w:space="0" w:color="auto"/>
                <w:bottom w:val="none" w:sz="0" w:space="0" w:color="auto"/>
                <w:right w:val="none" w:sz="0" w:space="0" w:color="auto"/>
              </w:divBdr>
            </w:div>
            <w:div w:id="810636494">
              <w:marLeft w:val="0"/>
              <w:marRight w:val="0"/>
              <w:marTop w:val="0"/>
              <w:marBottom w:val="0"/>
              <w:divBdr>
                <w:top w:val="none" w:sz="0" w:space="0" w:color="auto"/>
                <w:left w:val="none" w:sz="0" w:space="0" w:color="auto"/>
                <w:bottom w:val="none" w:sz="0" w:space="0" w:color="auto"/>
                <w:right w:val="none" w:sz="0" w:space="0" w:color="auto"/>
              </w:divBdr>
            </w:div>
            <w:div w:id="810908161">
              <w:marLeft w:val="0"/>
              <w:marRight w:val="0"/>
              <w:marTop w:val="0"/>
              <w:marBottom w:val="0"/>
              <w:divBdr>
                <w:top w:val="none" w:sz="0" w:space="0" w:color="auto"/>
                <w:left w:val="none" w:sz="0" w:space="0" w:color="auto"/>
                <w:bottom w:val="none" w:sz="0" w:space="0" w:color="auto"/>
                <w:right w:val="none" w:sz="0" w:space="0" w:color="auto"/>
              </w:divBdr>
            </w:div>
            <w:div w:id="810948728">
              <w:marLeft w:val="0"/>
              <w:marRight w:val="0"/>
              <w:marTop w:val="0"/>
              <w:marBottom w:val="0"/>
              <w:divBdr>
                <w:top w:val="none" w:sz="0" w:space="0" w:color="auto"/>
                <w:left w:val="none" w:sz="0" w:space="0" w:color="auto"/>
                <w:bottom w:val="none" w:sz="0" w:space="0" w:color="auto"/>
                <w:right w:val="none" w:sz="0" w:space="0" w:color="auto"/>
              </w:divBdr>
            </w:div>
            <w:div w:id="812677327">
              <w:marLeft w:val="0"/>
              <w:marRight w:val="0"/>
              <w:marTop w:val="0"/>
              <w:marBottom w:val="0"/>
              <w:divBdr>
                <w:top w:val="none" w:sz="0" w:space="0" w:color="auto"/>
                <w:left w:val="none" w:sz="0" w:space="0" w:color="auto"/>
                <w:bottom w:val="none" w:sz="0" w:space="0" w:color="auto"/>
                <w:right w:val="none" w:sz="0" w:space="0" w:color="auto"/>
              </w:divBdr>
            </w:div>
            <w:div w:id="813984283">
              <w:marLeft w:val="0"/>
              <w:marRight w:val="0"/>
              <w:marTop w:val="0"/>
              <w:marBottom w:val="0"/>
              <w:divBdr>
                <w:top w:val="none" w:sz="0" w:space="0" w:color="auto"/>
                <w:left w:val="none" w:sz="0" w:space="0" w:color="auto"/>
                <w:bottom w:val="none" w:sz="0" w:space="0" w:color="auto"/>
                <w:right w:val="none" w:sz="0" w:space="0" w:color="auto"/>
              </w:divBdr>
            </w:div>
            <w:div w:id="815530289">
              <w:marLeft w:val="0"/>
              <w:marRight w:val="0"/>
              <w:marTop w:val="0"/>
              <w:marBottom w:val="0"/>
              <w:divBdr>
                <w:top w:val="none" w:sz="0" w:space="0" w:color="auto"/>
                <w:left w:val="none" w:sz="0" w:space="0" w:color="auto"/>
                <w:bottom w:val="none" w:sz="0" w:space="0" w:color="auto"/>
                <w:right w:val="none" w:sz="0" w:space="0" w:color="auto"/>
              </w:divBdr>
            </w:div>
            <w:div w:id="815729865">
              <w:marLeft w:val="0"/>
              <w:marRight w:val="0"/>
              <w:marTop w:val="0"/>
              <w:marBottom w:val="0"/>
              <w:divBdr>
                <w:top w:val="none" w:sz="0" w:space="0" w:color="auto"/>
                <w:left w:val="none" w:sz="0" w:space="0" w:color="auto"/>
                <w:bottom w:val="none" w:sz="0" w:space="0" w:color="auto"/>
                <w:right w:val="none" w:sz="0" w:space="0" w:color="auto"/>
              </w:divBdr>
            </w:div>
            <w:div w:id="816070165">
              <w:marLeft w:val="0"/>
              <w:marRight w:val="0"/>
              <w:marTop w:val="0"/>
              <w:marBottom w:val="0"/>
              <w:divBdr>
                <w:top w:val="none" w:sz="0" w:space="0" w:color="auto"/>
                <w:left w:val="none" w:sz="0" w:space="0" w:color="auto"/>
                <w:bottom w:val="none" w:sz="0" w:space="0" w:color="auto"/>
                <w:right w:val="none" w:sz="0" w:space="0" w:color="auto"/>
              </w:divBdr>
            </w:div>
            <w:div w:id="816185578">
              <w:marLeft w:val="0"/>
              <w:marRight w:val="0"/>
              <w:marTop w:val="0"/>
              <w:marBottom w:val="0"/>
              <w:divBdr>
                <w:top w:val="none" w:sz="0" w:space="0" w:color="auto"/>
                <w:left w:val="none" w:sz="0" w:space="0" w:color="auto"/>
                <w:bottom w:val="none" w:sz="0" w:space="0" w:color="auto"/>
                <w:right w:val="none" w:sz="0" w:space="0" w:color="auto"/>
              </w:divBdr>
            </w:div>
            <w:div w:id="816845943">
              <w:marLeft w:val="0"/>
              <w:marRight w:val="0"/>
              <w:marTop w:val="0"/>
              <w:marBottom w:val="0"/>
              <w:divBdr>
                <w:top w:val="none" w:sz="0" w:space="0" w:color="auto"/>
                <w:left w:val="none" w:sz="0" w:space="0" w:color="auto"/>
                <w:bottom w:val="none" w:sz="0" w:space="0" w:color="auto"/>
                <w:right w:val="none" w:sz="0" w:space="0" w:color="auto"/>
              </w:divBdr>
            </w:div>
            <w:div w:id="817383839">
              <w:marLeft w:val="0"/>
              <w:marRight w:val="0"/>
              <w:marTop w:val="0"/>
              <w:marBottom w:val="0"/>
              <w:divBdr>
                <w:top w:val="none" w:sz="0" w:space="0" w:color="auto"/>
                <w:left w:val="none" w:sz="0" w:space="0" w:color="auto"/>
                <w:bottom w:val="none" w:sz="0" w:space="0" w:color="auto"/>
                <w:right w:val="none" w:sz="0" w:space="0" w:color="auto"/>
              </w:divBdr>
            </w:div>
            <w:div w:id="817654428">
              <w:marLeft w:val="0"/>
              <w:marRight w:val="0"/>
              <w:marTop w:val="0"/>
              <w:marBottom w:val="0"/>
              <w:divBdr>
                <w:top w:val="none" w:sz="0" w:space="0" w:color="auto"/>
                <w:left w:val="none" w:sz="0" w:space="0" w:color="auto"/>
                <w:bottom w:val="none" w:sz="0" w:space="0" w:color="auto"/>
                <w:right w:val="none" w:sz="0" w:space="0" w:color="auto"/>
              </w:divBdr>
            </w:div>
            <w:div w:id="817917274">
              <w:marLeft w:val="0"/>
              <w:marRight w:val="0"/>
              <w:marTop w:val="0"/>
              <w:marBottom w:val="0"/>
              <w:divBdr>
                <w:top w:val="none" w:sz="0" w:space="0" w:color="auto"/>
                <w:left w:val="none" w:sz="0" w:space="0" w:color="auto"/>
                <w:bottom w:val="none" w:sz="0" w:space="0" w:color="auto"/>
                <w:right w:val="none" w:sz="0" w:space="0" w:color="auto"/>
              </w:divBdr>
            </w:div>
            <w:div w:id="817921077">
              <w:marLeft w:val="0"/>
              <w:marRight w:val="0"/>
              <w:marTop w:val="0"/>
              <w:marBottom w:val="0"/>
              <w:divBdr>
                <w:top w:val="none" w:sz="0" w:space="0" w:color="auto"/>
                <w:left w:val="none" w:sz="0" w:space="0" w:color="auto"/>
                <w:bottom w:val="none" w:sz="0" w:space="0" w:color="auto"/>
                <w:right w:val="none" w:sz="0" w:space="0" w:color="auto"/>
              </w:divBdr>
            </w:div>
            <w:div w:id="823350334">
              <w:marLeft w:val="0"/>
              <w:marRight w:val="0"/>
              <w:marTop w:val="0"/>
              <w:marBottom w:val="0"/>
              <w:divBdr>
                <w:top w:val="none" w:sz="0" w:space="0" w:color="auto"/>
                <w:left w:val="none" w:sz="0" w:space="0" w:color="auto"/>
                <w:bottom w:val="none" w:sz="0" w:space="0" w:color="auto"/>
                <w:right w:val="none" w:sz="0" w:space="0" w:color="auto"/>
              </w:divBdr>
            </w:div>
            <w:div w:id="823351362">
              <w:marLeft w:val="0"/>
              <w:marRight w:val="0"/>
              <w:marTop w:val="0"/>
              <w:marBottom w:val="0"/>
              <w:divBdr>
                <w:top w:val="none" w:sz="0" w:space="0" w:color="auto"/>
                <w:left w:val="none" w:sz="0" w:space="0" w:color="auto"/>
                <w:bottom w:val="none" w:sz="0" w:space="0" w:color="auto"/>
                <w:right w:val="none" w:sz="0" w:space="0" w:color="auto"/>
              </w:divBdr>
            </w:div>
            <w:div w:id="823739819">
              <w:marLeft w:val="0"/>
              <w:marRight w:val="0"/>
              <w:marTop w:val="0"/>
              <w:marBottom w:val="0"/>
              <w:divBdr>
                <w:top w:val="none" w:sz="0" w:space="0" w:color="auto"/>
                <w:left w:val="none" w:sz="0" w:space="0" w:color="auto"/>
                <w:bottom w:val="none" w:sz="0" w:space="0" w:color="auto"/>
                <w:right w:val="none" w:sz="0" w:space="0" w:color="auto"/>
              </w:divBdr>
            </w:div>
            <w:div w:id="825629873">
              <w:marLeft w:val="0"/>
              <w:marRight w:val="0"/>
              <w:marTop w:val="0"/>
              <w:marBottom w:val="0"/>
              <w:divBdr>
                <w:top w:val="none" w:sz="0" w:space="0" w:color="auto"/>
                <w:left w:val="none" w:sz="0" w:space="0" w:color="auto"/>
                <w:bottom w:val="none" w:sz="0" w:space="0" w:color="auto"/>
                <w:right w:val="none" w:sz="0" w:space="0" w:color="auto"/>
              </w:divBdr>
            </w:div>
            <w:div w:id="825707620">
              <w:marLeft w:val="0"/>
              <w:marRight w:val="0"/>
              <w:marTop w:val="0"/>
              <w:marBottom w:val="0"/>
              <w:divBdr>
                <w:top w:val="none" w:sz="0" w:space="0" w:color="auto"/>
                <w:left w:val="none" w:sz="0" w:space="0" w:color="auto"/>
                <w:bottom w:val="none" w:sz="0" w:space="0" w:color="auto"/>
                <w:right w:val="none" w:sz="0" w:space="0" w:color="auto"/>
              </w:divBdr>
            </w:div>
            <w:div w:id="825903463">
              <w:marLeft w:val="0"/>
              <w:marRight w:val="0"/>
              <w:marTop w:val="0"/>
              <w:marBottom w:val="0"/>
              <w:divBdr>
                <w:top w:val="none" w:sz="0" w:space="0" w:color="auto"/>
                <w:left w:val="none" w:sz="0" w:space="0" w:color="auto"/>
                <w:bottom w:val="none" w:sz="0" w:space="0" w:color="auto"/>
                <w:right w:val="none" w:sz="0" w:space="0" w:color="auto"/>
              </w:divBdr>
            </w:div>
            <w:div w:id="826212462">
              <w:marLeft w:val="0"/>
              <w:marRight w:val="0"/>
              <w:marTop w:val="0"/>
              <w:marBottom w:val="0"/>
              <w:divBdr>
                <w:top w:val="none" w:sz="0" w:space="0" w:color="auto"/>
                <w:left w:val="none" w:sz="0" w:space="0" w:color="auto"/>
                <w:bottom w:val="none" w:sz="0" w:space="0" w:color="auto"/>
                <w:right w:val="none" w:sz="0" w:space="0" w:color="auto"/>
              </w:divBdr>
            </w:div>
            <w:div w:id="826285925">
              <w:marLeft w:val="0"/>
              <w:marRight w:val="0"/>
              <w:marTop w:val="0"/>
              <w:marBottom w:val="0"/>
              <w:divBdr>
                <w:top w:val="none" w:sz="0" w:space="0" w:color="auto"/>
                <w:left w:val="none" w:sz="0" w:space="0" w:color="auto"/>
                <w:bottom w:val="none" w:sz="0" w:space="0" w:color="auto"/>
                <w:right w:val="none" w:sz="0" w:space="0" w:color="auto"/>
              </w:divBdr>
            </w:div>
            <w:div w:id="827095938">
              <w:marLeft w:val="0"/>
              <w:marRight w:val="0"/>
              <w:marTop w:val="0"/>
              <w:marBottom w:val="0"/>
              <w:divBdr>
                <w:top w:val="none" w:sz="0" w:space="0" w:color="auto"/>
                <w:left w:val="none" w:sz="0" w:space="0" w:color="auto"/>
                <w:bottom w:val="none" w:sz="0" w:space="0" w:color="auto"/>
                <w:right w:val="none" w:sz="0" w:space="0" w:color="auto"/>
              </w:divBdr>
            </w:div>
            <w:div w:id="828786795">
              <w:marLeft w:val="0"/>
              <w:marRight w:val="0"/>
              <w:marTop w:val="0"/>
              <w:marBottom w:val="0"/>
              <w:divBdr>
                <w:top w:val="none" w:sz="0" w:space="0" w:color="auto"/>
                <w:left w:val="none" w:sz="0" w:space="0" w:color="auto"/>
                <w:bottom w:val="none" w:sz="0" w:space="0" w:color="auto"/>
                <w:right w:val="none" w:sz="0" w:space="0" w:color="auto"/>
              </w:divBdr>
            </w:div>
            <w:div w:id="828791352">
              <w:marLeft w:val="0"/>
              <w:marRight w:val="0"/>
              <w:marTop w:val="0"/>
              <w:marBottom w:val="0"/>
              <w:divBdr>
                <w:top w:val="none" w:sz="0" w:space="0" w:color="auto"/>
                <w:left w:val="none" w:sz="0" w:space="0" w:color="auto"/>
                <w:bottom w:val="none" w:sz="0" w:space="0" w:color="auto"/>
                <w:right w:val="none" w:sz="0" w:space="0" w:color="auto"/>
              </w:divBdr>
            </w:div>
            <w:div w:id="829368946">
              <w:marLeft w:val="0"/>
              <w:marRight w:val="0"/>
              <w:marTop w:val="0"/>
              <w:marBottom w:val="0"/>
              <w:divBdr>
                <w:top w:val="none" w:sz="0" w:space="0" w:color="auto"/>
                <w:left w:val="none" w:sz="0" w:space="0" w:color="auto"/>
                <w:bottom w:val="none" w:sz="0" w:space="0" w:color="auto"/>
                <w:right w:val="none" w:sz="0" w:space="0" w:color="auto"/>
              </w:divBdr>
            </w:div>
            <w:div w:id="830293904">
              <w:marLeft w:val="0"/>
              <w:marRight w:val="0"/>
              <w:marTop w:val="0"/>
              <w:marBottom w:val="0"/>
              <w:divBdr>
                <w:top w:val="none" w:sz="0" w:space="0" w:color="auto"/>
                <w:left w:val="none" w:sz="0" w:space="0" w:color="auto"/>
                <w:bottom w:val="none" w:sz="0" w:space="0" w:color="auto"/>
                <w:right w:val="none" w:sz="0" w:space="0" w:color="auto"/>
              </w:divBdr>
            </w:div>
            <w:div w:id="830872542">
              <w:marLeft w:val="0"/>
              <w:marRight w:val="0"/>
              <w:marTop w:val="0"/>
              <w:marBottom w:val="0"/>
              <w:divBdr>
                <w:top w:val="none" w:sz="0" w:space="0" w:color="auto"/>
                <w:left w:val="none" w:sz="0" w:space="0" w:color="auto"/>
                <w:bottom w:val="none" w:sz="0" w:space="0" w:color="auto"/>
                <w:right w:val="none" w:sz="0" w:space="0" w:color="auto"/>
              </w:divBdr>
            </w:div>
            <w:div w:id="831607056">
              <w:marLeft w:val="0"/>
              <w:marRight w:val="0"/>
              <w:marTop w:val="0"/>
              <w:marBottom w:val="0"/>
              <w:divBdr>
                <w:top w:val="none" w:sz="0" w:space="0" w:color="auto"/>
                <w:left w:val="none" w:sz="0" w:space="0" w:color="auto"/>
                <w:bottom w:val="none" w:sz="0" w:space="0" w:color="auto"/>
                <w:right w:val="none" w:sz="0" w:space="0" w:color="auto"/>
              </w:divBdr>
            </w:div>
            <w:div w:id="832112436">
              <w:marLeft w:val="0"/>
              <w:marRight w:val="0"/>
              <w:marTop w:val="0"/>
              <w:marBottom w:val="0"/>
              <w:divBdr>
                <w:top w:val="none" w:sz="0" w:space="0" w:color="auto"/>
                <w:left w:val="none" w:sz="0" w:space="0" w:color="auto"/>
                <w:bottom w:val="none" w:sz="0" w:space="0" w:color="auto"/>
                <w:right w:val="none" w:sz="0" w:space="0" w:color="auto"/>
              </w:divBdr>
            </w:div>
            <w:div w:id="832574349">
              <w:marLeft w:val="0"/>
              <w:marRight w:val="0"/>
              <w:marTop w:val="0"/>
              <w:marBottom w:val="0"/>
              <w:divBdr>
                <w:top w:val="none" w:sz="0" w:space="0" w:color="auto"/>
                <w:left w:val="none" w:sz="0" w:space="0" w:color="auto"/>
                <w:bottom w:val="none" w:sz="0" w:space="0" w:color="auto"/>
                <w:right w:val="none" w:sz="0" w:space="0" w:color="auto"/>
              </w:divBdr>
            </w:div>
            <w:div w:id="833762545">
              <w:marLeft w:val="0"/>
              <w:marRight w:val="0"/>
              <w:marTop w:val="0"/>
              <w:marBottom w:val="0"/>
              <w:divBdr>
                <w:top w:val="none" w:sz="0" w:space="0" w:color="auto"/>
                <w:left w:val="none" w:sz="0" w:space="0" w:color="auto"/>
                <w:bottom w:val="none" w:sz="0" w:space="0" w:color="auto"/>
                <w:right w:val="none" w:sz="0" w:space="0" w:color="auto"/>
              </w:divBdr>
            </w:div>
            <w:div w:id="834105484">
              <w:marLeft w:val="0"/>
              <w:marRight w:val="0"/>
              <w:marTop w:val="0"/>
              <w:marBottom w:val="0"/>
              <w:divBdr>
                <w:top w:val="none" w:sz="0" w:space="0" w:color="auto"/>
                <w:left w:val="none" w:sz="0" w:space="0" w:color="auto"/>
                <w:bottom w:val="none" w:sz="0" w:space="0" w:color="auto"/>
                <w:right w:val="none" w:sz="0" w:space="0" w:color="auto"/>
              </w:divBdr>
            </w:div>
            <w:div w:id="834342229">
              <w:marLeft w:val="0"/>
              <w:marRight w:val="0"/>
              <w:marTop w:val="0"/>
              <w:marBottom w:val="0"/>
              <w:divBdr>
                <w:top w:val="none" w:sz="0" w:space="0" w:color="auto"/>
                <w:left w:val="none" w:sz="0" w:space="0" w:color="auto"/>
                <w:bottom w:val="none" w:sz="0" w:space="0" w:color="auto"/>
                <w:right w:val="none" w:sz="0" w:space="0" w:color="auto"/>
              </w:divBdr>
            </w:div>
            <w:div w:id="834758882">
              <w:marLeft w:val="0"/>
              <w:marRight w:val="0"/>
              <w:marTop w:val="0"/>
              <w:marBottom w:val="0"/>
              <w:divBdr>
                <w:top w:val="none" w:sz="0" w:space="0" w:color="auto"/>
                <w:left w:val="none" w:sz="0" w:space="0" w:color="auto"/>
                <w:bottom w:val="none" w:sz="0" w:space="0" w:color="auto"/>
                <w:right w:val="none" w:sz="0" w:space="0" w:color="auto"/>
              </w:divBdr>
            </w:div>
            <w:div w:id="834956673">
              <w:marLeft w:val="0"/>
              <w:marRight w:val="0"/>
              <w:marTop w:val="0"/>
              <w:marBottom w:val="0"/>
              <w:divBdr>
                <w:top w:val="none" w:sz="0" w:space="0" w:color="auto"/>
                <w:left w:val="none" w:sz="0" w:space="0" w:color="auto"/>
                <w:bottom w:val="none" w:sz="0" w:space="0" w:color="auto"/>
                <w:right w:val="none" w:sz="0" w:space="0" w:color="auto"/>
              </w:divBdr>
            </w:div>
            <w:div w:id="835269676">
              <w:marLeft w:val="0"/>
              <w:marRight w:val="0"/>
              <w:marTop w:val="0"/>
              <w:marBottom w:val="0"/>
              <w:divBdr>
                <w:top w:val="none" w:sz="0" w:space="0" w:color="auto"/>
                <w:left w:val="none" w:sz="0" w:space="0" w:color="auto"/>
                <w:bottom w:val="none" w:sz="0" w:space="0" w:color="auto"/>
                <w:right w:val="none" w:sz="0" w:space="0" w:color="auto"/>
              </w:divBdr>
            </w:div>
            <w:div w:id="835926030">
              <w:marLeft w:val="0"/>
              <w:marRight w:val="0"/>
              <w:marTop w:val="0"/>
              <w:marBottom w:val="0"/>
              <w:divBdr>
                <w:top w:val="none" w:sz="0" w:space="0" w:color="auto"/>
                <w:left w:val="none" w:sz="0" w:space="0" w:color="auto"/>
                <w:bottom w:val="none" w:sz="0" w:space="0" w:color="auto"/>
                <w:right w:val="none" w:sz="0" w:space="0" w:color="auto"/>
              </w:divBdr>
            </w:div>
            <w:div w:id="837157375">
              <w:marLeft w:val="0"/>
              <w:marRight w:val="0"/>
              <w:marTop w:val="0"/>
              <w:marBottom w:val="0"/>
              <w:divBdr>
                <w:top w:val="none" w:sz="0" w:space="0" w:color="auto"/>
                <w:left w:val="none" w:sz="0" w:space="0" w:color="auto"/>
                <w:bottom w:val="none" w:sz="0" w:space="0" w:color="auto"/>
                <w:right w:val="none" w:sz="0" w:space="0" w:color="auto"/>
              </w:divBdr>
            </w:div>
            <w:div w:id="838622984">
              <w:marLeft w:val="0"/>
              <w:marRight w:val="0"/>
              <w:marTop w:val="0"/>
              <w:marBottom w:val="0"/>
              <w:divBdr>
                <w:top w:val="none" w:sz="0" w:space="0" w:color="auto"/>
                <w:left w:val="none" w:sz="0" w:space="0" w:color="auto"/>
                <w:bottom w:val="none" w:sz="0" w:space="0" w:color="auto"/>
                <w:right w:val="none" w:sz="0" w:space="0" w:color="auto"/>
              </w:divBdr>
            </w:div>
            <w:div w:id="839083290">
              <w:marLeft w:val="0"/>
              <w:marRight w:val="0"/>
              <w:marTop w:val="0"/>
              <w:marBottom w:val="0"/>
              <w:divBdr>
                <w:top w:val="none" w:sz="0" w:space="0" w:color="auto"/>
                <w:left w:val="none" w:sz="0" w:space="0" w:color="auto"/>
                <w:bottom w:val="none" w:sz="0" w:space="0" w:color="auto"/>
                <w:right w:val="none" w:sz="0" w:space="0" w:color="auto"/>
              </w:divBdr>
            </w:div>
            <w:div w:id="840585422">
              <w:marLeft w:val="0"/>
              <w:marRight w:val="0"/>
              <w:marTop w:val="0"/>
              <w:marBottom w:val="0"/>
              <w:divBdr>
                <w:top w:val="none" w:sz="0" w:space="0" w:color="auto"/>
                <w:left w:val="none" w:sz="0" w:space="0" w:color="auto"/>
                <w:bottom w:val="none" w:sz="0" w:space="0" w:color="auto"/>
                <w:right w:val="none" w:sz="0" w:space="0" w:color="auto"/>
              </w:divBdr>
            </w:div>
            <w:div w:id="841896991">
              <w:marLeft w:val="0"/>
              <w:marRight w:val="0"/>
              <w:marTop w:val="0"/>
              <w:marBottom w:val="0"/>
              <w:divBdr>
                <w:top w:val="none" w:sz="0" w:space="0" w:color="auto"/>
                <w:left w:val="none" w:sz="0" w:space="0" w:color="auto"/>
                <w:bottom w:val="none" w:sz="0" w:space="0" w:color="auto"/>
                <w:right w:val="none" w:sz="0" w:space="0" w:color="auto"/>
              </w:divBdr>
            </w:div>
            <w:div w:id="843013693">
              <w:marLeft w:val="0"/>
              <w:marRight w:val="0"/>
              <w:marTop w:val="0"/>
              <w:marBottom w:val="0"/>
              <w:divBdr>
                <w:top w:val="none" w:sz="0" w:space="0" w:color="auto"/>
                <w:left w:val="none" w:sz="0" w:space="0" w:color="auto"/>
                <w:bottom w:val="none" w:sz="0" w:space="0" w:color="auto"/>
                <w:right w:val="none" w:sz="0" w:space="0" w:color="auto"/>
              </w:divBdr>
            </w:div>
            <w:div w:id="844053403">
              <w:marLeft w:val="0"/>
              <w:marRight w:val="0"/>
              <w:marTop w:val="0"/>
              <w:marBottom w:val="0"/>
              <w:divBdr>
                <w:top w:val="none" w:sz="0" w:space="0" w:color="auto"/>
                <w:left w:val="none" w:sz="0" w:space="0" w:color="auto"/>
                <w:bottom w:val="none" w:sz="0" w:space="0" w:color="auto"/>
                <w:right w:val="none" w:sz="0" w:space="0" w:color="auto"/>
              </w:divBdr>
            </w:div>
            <w:div w:id="844169771">
              <w:marLeft w:val="0"/>
              <w:marRight w:val="0"/>
              <w:marTop w:val="0"/>
              <w:marBottom w:val="0"/>
              <w:divBdr>
                <w:top w:val="none" w:sz="0" w:space="0" w:color="auto"/>
                <w:left w:val="none" w:sz="0" w:space="0" w:color="auto"/>
                <w:bottom w:val="none" w:sz="0" w:space="0" w:color="auto"/>
                <w:right w:val="none" w:sz="0" w:space="0" w:color="auto"/>
              </w:divBdr>
            </w:div>
            <w:div w:id="844784542">
              <w:marLeft w:val="0"/>
              <w:marRight w:val="0"/>
              <w:marTop w:val="0"/>
              <w:marBottom w:val="0"/>
              <w:divBdr>
                <w:top w:val="none" w:sz="0" w:space="0" w:color="auto"/>
                <w:left w:val="none" w:sz="0" w:space="0" w:color="auto"/>
                <w:bottom w:val="none" w:sz="0" w:space="0" w:color="auto"/>
                <w:right w:val="none" w:sz="0" w:space="0" w:color="auto"/>
              </w:divBdr>
            </w:div>
            <w:div w:id="845553355">
              <w:marLeft w:val="0"/>
              <w:marRight w:val="0"/>
              <w:marTop w:val="0"/>
              <w:marBottom w:val="0"/>
              <w:divBdr>
                <w:top w:val="none" w:sz="0" w:space="0" w:color="auto"/>
                <w:left w:val="none" w:sz="0" w:space="0" w:color="auto"/>
                <w:bottom w:val="none" w:sz="0" w:space="0" w:color="auto"/>
                <w:right w:val="none" w:sz="0" w:space="0" w:color="auto"/>
              </w:divBdr>
            </w:div>
            <w:div w:id="846554399">
              <w:marLeft w:val="0"/>
              <w:marRight w:val="0"/>
              <w:marTop w:val="0"/>
              <w:marBottom w:val="0"/>
              <w:divBdr>
                <w:top w:val="none" w:sz="0" w:space="0" w:color="auto"/>
                <w:left w:val="none" w:sz="0" w:space="0" w:color="auto"/>
                <w:bottom w:val="none" w:sz="0" w:space="0" w:color="auto"/>
                <w:right w:val="none" w:sz="0" w:space="0" w:color="auto"/>
              </w:divBdr>
            </w:div>
            <w:div w:id="847258223">
              <w:marLeft w:val="0"/>
              <w:marRight w:val="0"/>
              <w:marTop w:val="0"/>
              <w:marBottom w:val="0"/>
              <w:divBdr>
                <w:top w:val="none" w:sz="0" w:space="0" w:color="auto"/>
                <w:left w:val="none" w:sz="0" w:space="0" w:color="auto"/>
                <w:bottom w:val="none" w:sz="0" w:space="0" w:color="auto"/>
                <w:right w:val="none" w:sz="0" w:space="0" w:color="auto"/>
              </w:divBdr>
            </w:div>
            <w:div w:id="849028676">
              <w:marLeft w:val="0"/>
              <w:marRight w:val="0"/>
              <w:marTop w:val="0"/>
              <w:marBottom w:val="0"/>
              <w:divBdr>
                <w:top w:val="none" w:sz="0" w:space="0" w:color="auto"/>
                <w:left w:val="none" w:sz="0" w:space="0" w:color="auto"/>
                <w:bottom w:val="none" w:sz="0" w:space="0" w:color="auto"/>
                <w:right w:val="none" w:sz="0" w:space="0" w:color="auto"/>
              </w:divBdr>
            </w:div>
            <w:div w:id="850996533">
              <w:marLeft w:val="0"/>
              <w:marRight w:val="0"/>
              <w:marTop w:val="0"/>
              <w:marBottom w:val="0"/>
              <w:divBdr>
                <w:top w:val="none" w:sz="0" w:space="0" w:color="auto"/>
                <w:left w:val="none" w:sz="0" w:space="0" w:color="auto"/>
                <w:bottom w:val="none" w:sz="0" w:space="0" w:color="auto"/>
                <w:right w:val="none" w:sz="0" w:space="0" w:color="auto"/>
              </w:divBdr>
            </w:div>
            <w:div w:id="851335686">
              <w:marLeft w:val="0"/>
              <w:marRight w:val="0"/>
              <w:marTop w:val="0"/>
              <w:marBottom w:val="0"/>
              <w:divBdr>
                <w:top w:val="none" w:sz="0" w:space="0" w:color="auto"/>
                <w:left w:val="none" w:sz="0" w:space="0" w:color="auto"/>
                <w:bottom w:val="none" w:sz="0" w:space="0" w:color="auto"/>
                <w:right w:val="none" w:sz="0" w:space="0" w:color="auto"/>
              </w:divBdr>
            </w:div>
            <w:div w:id="851530836">
              <w:marLeft w:val="0"/>
              <w:marRight w:val="0"/>
              <w:marTop w:val="0"/>
              <w:marBottom w:val="0"/>
              <w:divBdr>
                <w:top w:val="none" w:sz="0" w:space="0" w:color="auto"/>
                <w:left w:val="none" w:sz="0" w:space="0" w:color="auto"/>
                <w:bottom w:val="none" w:sz="0" w:space="0" w:color="auto"/>
                <w:right w:val="none" w:sz="0" w:space="0" w:color="auto"/>
              </w:divBdr>
            </w:div>
            <w:div w:id="851846266">
              <w:marLeft w:val="0"/>
              <w:marRight w:val="0"/>
              <w:marTop w:val="0"/>
              <w:marBottom w:val="0"/>
              <w:divBdr>
                <w:top w:val="none" w:sz="0" w:space="0" w:color="auto"/>
                <w:left w:val="none" w:sz="0" w:space="0" w:color="auto"/>
                <w:bottom w:val="none" w:sz="0" w:space="0" w:color="auto"/>
                <w:right w:val="none" w:sz="0" w:space="0" w:color="auto"/>
              </w:divBdr>
            </w:div>
            <w:div w:id="852035054">
              <w:marLeft w:val="0"/>
              <w:marRight w:val="0"/>
              <w:marTop w:val="0"/>
              <w:marBottom w:val="0"/>
              <w:divBdr>
                <w:top w:val="none" w:sz="0" w:space="0" w:color="auto"/>
                <w:left w:val="none" w:sz="0" w:space="0" w:color="auto"/>
                <w:bottom w:val="none" w:sz="0" w:space="0" w:color="auto"/>
                <w:right w:val="none" w:sz="0" w:space="0" w:color="auto"/>
              </w:divBdr>
            </w:div>
            <w:div w:id="852453509">
              <w:marLeft w:val="0"/>
              <w:marRight w:val="0"/>
              <w:marTop w:val="0"/>
              <w:marBottom w:val="0"/>
              <w:divBdr>
                <w:top w:val="none" w:sz="0" w:space="0" w:color="auto"/>
                <w:left w:val="none" w:sz="0" w:space="0" w:color="auto"/>
                <w:bottom w:val="none" w:sz="0" w:space="0" w:color="auto"/>
                <w:right w:val="none" w:sz="0" w:space="0" w:color="auto"/>
              </w:divBdr>
            </w:div>
            <w:div w:id="853764533">
              <w:marLeft w:val="0"/>
              <w:marRight w:val="0"/>
              <w:marTop w:val="0"/>
              <w:marBottom w:val="0"/>
              <w:divBdr>
                <w:top w:val="none" w:sz="0" w:space="0" w:color="auto"/>
                <w:left w:val="none" w:sz="0" w:space="0" w:color="auto"/>
                <w:bottom w:val="none" w:sz="0" w:space="0" w:color="auto"/>
                <w:right w:val="none" w:sz="0" w:space="0" w:color="auto"/>
              </w:divBdr>
            </w:div>
            <w:div w:id="854616305">
              <w:marLeft w:val="0"/>
              <w:marRight w:val="0"/>
              <w:marTop w:val="0"/>
              <w:marBottom w:val="0"/>
              <w:divBdr>
                <w:top w:val="none" w:sz="0" w:space="0" w:color="auto"/>
                <w:left w:val="none" w:sz="0" w:space="0" w:color="auto"/>
                <w:bottom w:val="none" w:sz="0" w:space="0" w:color="auto"/>
                <w:right w:val="none" w:sz="0" w:space="0" w:color="auto"/>
              </w:divBdr>
            </w:div>
            <w:div w:id="854617106">
              <w:marLeft w:val="0"/>
              <w:marRight w:val="0"/>
              <w:marTop w:val="0"/>
              <w:marBottom w:val="0"/>
              <w:divBdr>
                <w:top w:val="none" w:sz="0" w:space="0" w:color="auto"/>
                <w:left w:val="none" w:sz="0" w:space="0" w:color="auto"/>
                <w:bottom w:val="none" w:sz="0" w:space="0" w:color="auto"/>
                <w:right w:val="none" w:sz="0" w:space="0" w:color="auto"/>
              </w:divBdr>
            </w:div>
            <w:div w:id="855844281">
              <w:marLeft w:val="0"/>
              <w:marRight w:val="0"/>
              <w:marTop w:val="0"/>
              <w:marBottom w:val="0"/>
              <w:divBdr>
                <w:top w:val="none" w:sz="0" w:space="0" w:color="auto"/>
                <w:left w:val="none" w:sz="0" w:space="0" w:color="auto"/>
                <w:bottom w:val="none" w:sz="0" w:space="0" w:color="auto"/>
                <w:right w:val="none" w:sz="0" w:space="0" w:color="auto"/>
              </w:divBdr>
            </w:div>
            <w:div w:id="857936885">
              <w:marLeft w:val="0"/>
              <w:marRight w:val="0"/>
              <w:marTop w:val="0"/>
              <w:marBottom w:val="0"/>
              <w:divBdr>
                <w:top w:val="none" w:sz="0" w:space="0" w:color="auto"/>
                <w:left w:val="none" w:sz="0" w:space="0" w:color="auto"/>
                <w:bottom w:val="none" w:sz="0" w:space="0" w:color="auto"/>
                <w:right w:val="none" w:sz="0" w:space="0" w:color="auto"/>
              </w:divBdr>
            </w:div>
            <w:div w:id="860322039">
              <w:marLeft w:val="0"/>
              <w:marRight w:val="0"/>
              <w:marTop w:val="0"/>
              <w:marBottom w:val="0"/>
              <w:divBdr>
                <w:top w:val="none" w:sz="0" w:space="0" w:color="auto"/>
                <w:left w:val="none" w:sz="0" w:space="0" w:color="auto"/>
                <w:bottom w:val="none" w:sz="0" w:space="0" w:color="auto"/>
                <w:right w:val="none" w:sz="0" w:space="0" w:color="auto"/>
              </w:divBdr>
            </w:div>
            <w:div w:id="861360668">
              <w:marLeft w:val="0"/>
              <w:marRight w:val="0"/>
              <w:marTop w:val="0"/>
              <w:marBottom w:val="0"/>
              <w:divBdr>
                <w:top w:val="none" w:sz="0" w:space="0" w:color="auto"/>
                <w:left w:val="none" w:sz="0" w:space="0" w:color="auto"/>
                <w:bottom w:val="none" w:sz="0" w:space="0" w:color="auto"/>
                <w:right w:val="none" w:sz="0" w:space="0" w:color="auto"/>
              </w:divBdr>
            </w:div>
            <w:div w:id="862472924">
              <w:marLeft w:val="0"/>
              <w:marRight w:val="0"/>
              <w:marTop w:val="0"/>
              <w:marBottom w:val="0"/>
              <w:divBdr>
                <w:top w:val="none" w:sz="0" w:space="0" w:color="auto"/>
                <w:left w:val="none" w:sz="0" w:space="0" w:color="auto"/>
                <w:bottom w:val="none" w:sz="0" w:space="0" w:color="auto"/>
                <w:right w:val="none" w:sz="0" w:space="0" w:color="auto"/>
              </w:divBdr>
            </w:div>
            <w:div w:id="862938220">
              <w:marLeft w:val="0"/>
              <w:marRight w:val="0"/>
              <w:marTop w:val="0"/>
              <w:marBottom w:val="0"/>
              <w:divBdr>
                <w:top w:val="none" w:sz="0" w:space="0" w:color="auto"/>
                <w:left w:val="none" w:sz="0" w:space="0" w:color="auto"/>
                <w:bottom w:val="none" w:sz="0" w:space="0" w:color="auto"/>
                <w:right w:val="none" w:sz="0" w:space="0" w:color="auto"/>
              </w:divBdr>
            </w:div>
            <w:div w:id="862985032">
              <w:marLeft w:val="0"/>
              <w:marRight w:val="0"/>
              <w:marTop w:val="0"/>
              <w:marBottom w:val="0"/>
              <w:divBdr>
                <w:top w:val="none" w:sz="0" w:space="0" w:color="auto"/>
                <w:left w:val="none" w:sz="0" w:space="0" w:color="auto"/>
                <w:bottom w:val="none" w:sz="0" w:space="0" w:color="auto"/>
                <w:right w:val="none" w:sz="0" w:space="0" w:color="auto"/>
              </w:divBdr>
            </w:div>
            <w:div w:id="863057560">
              <w:marLeft w:val="0"/>
              <w:marRight w:val="0"/>
              <w:marTop w:val="0"/>
              <w:marBottom w:val="0"/>
              <w:divBdr>
                <w:top w:val="none" w:sz="0" w:space="0" w:color="auto"/>
                <w:left w:val="none" w:sz="0" w:space="0" w:color="auto"/>
                <w:bottom w:val="none" w:sz="0" w:space="0" w:color="auto"/>
                <w:right w:val="none" w:sz="0" w:space="0" w:color="auto"/>
              </w:divBdr>
            </w:div>
            <w:div w:id="863714869">
              <w:marLeft w:val="0"/>
              <w:marRight w:val="0"/>
              <w:marTop w:val="0"/>
              <w:marBottom w:val="0"/>
              <w:divBdr>
                <w:top w:val="none" w:sz="0" w:space="0" w:color="auto"/>
                <w:left w:val="none" w:sz="0" w:space="0" w:color="auto"/>
                <w:bottom w:val="none" w:sz="0" w:space="0" w:color="auto"/>
                <w:right w:val="none" w:sz="0" w:space="0" w:color="auto"/>
              </w:divBdr>
            </w:div>
            <w:div w:id="864293599">
              <w:marLeft w:val="0"/>
              <w:marRight w:val="0"/>
              <w:marTop w:val="0"/>
              <w:marBottom w:val="0"/>
              <w:divBdr>
                <w:top w:val="none" w:sz="0" w:space="0" w:color="auto"/>
                <w:left w:val="none" w:sz="0" w:space="0" w:color="auto"/>
                <w:bottom w:val="none" w:sz="0" w:space="0" w:color="auto"/>
                <w:right w:val="none" w:sz="0" w:space="0" w:color="auto"/>
              </w:divBdr>
            </w:div>
            <w:div w:id="864708768">
              <w:marLeft w:val="0"/>
              <w:marRight w:val="0"/>
              <w:marTop w:val="0"/>
              <w:marBottom w:val="0"/>
              <w:divBdr>
                <w:top w:val="none" w:sz="0" w:space="0" w:color="auto"/>
                <w:left w:val="none" w:sz="0" w:space="0" w:color="auto"/>
                <w:bottom w:val="none" w:sz="0" w:space="0" w:color="auto"/>
                <w:right w:val="none" w:sz="0" w:space="0" w:color="auto"/>
              </w:divBdr>
            </w:div>
            <w:div w:id="865093873">
              <w:marLeft w:val="0"/>
              <w:marRight w:val="0"/>
              <w:marTop w:val="0"/>
              <w:marBottom w:val="0"/>
              <w:divBdr>
                <w:top w:val="none" w:sz="0" w:space="0" w:color="auto"/>
                <w:left w:val="none" w:sz="0" w:space="0" w:color="auto"/>
                <w:bottom w:val="none" w:sz="0" w:space="0" w:color="auto"/>
                <w:right w:val="none" w:sz="0" w:space="0" w:color="auto"/>
              </w:divBdr>
            </w:div>
            <w:div w:id="865408076">
              <w:marLeft w:val="0"/>
              <w:marRight w:val="0"/>
              <w:marTop w:val="0"/>
              <w:marBottom w:val="0"/>
              <w:divBdr>
                <w:top w:val="none" w:sz="0" w:space="0" w:color="auto"/>
                <w:left w:val="none" w:sz="0" w:space="0" w:color="auto"/>
                <w:bottom w:val="none" w:sz="0" w:space="0" w:color="auto"/>
                <w:right w:val="none" w:sz="0" w:space="0" w:color="auto"/>
              </w:divBdr>
            </w:div>
            <w:div w:id="866914274">
              <w:marLeft w:val="0"/>
              <w:marRight w:val="0"/>
              <w:marTop w:val="0"/>
              <w:marBottom w:val="0"/>
              <w:divBdr>
                <w:top w:val="none" w:sz="0" w:space="0" w:color="auto"/>
                <w:left w:val="none" w:sz="0" w:space="0" w:color="auto"/>
                <w:bottom w:val="none" w:sz="0" w:space="0" w:color="auto"/>
                <w:right w:val="none" w:sz="0" w:space="0" w:color="auto"/>
              </w:divBdr>
            </w:div>
            <w:div w:id="867908171">
              <w:marLeft w:val="0"/>
              <w:marRight w:val="0"/>
              <w:marTop w:val="0"/>
              <w:marBottom w:val="0"/>
              <w:divBdr>
                <w:top w:val="none" w:sz="0" w:space="0" w:color="auto"/>
                <w:left w:val="none" w:sz="0" w:space="0" w:color="auto"/>
                <w:bottom w:val="none" w:sz="0" w:space="0" w:color="auto"/>
                <w:right w:val="none" w:sz="0" w:space="0" w:color="auto"/>
              </w:divBdr>
            </w:div>
            <w:div w:id="868568902">
              <w:marLeft w:val="0"/>
              <w:marRight w:val="0"/>
              <w:marTop w:val="0"/>
              <w:marBottom w:val="0"/>
              <w:divBdr>
                <w:top w:val="none" w:sz="0" w:space="0" w:color="auto"/>
                <w:left w:val="none" w:sz="0" w:space="0" w:color="auto"/>
                <w:bottom w:val="none" w:sz="0" w:space="0" w:color="auto"/>
                <w:right w:val="none" w:sz="0" w:space="0" w:color="auto"/>
              </w:divBdr>
            </w:div>
            <w:div w:id="868642101">
              <w:marLeft w:val="0"/>
              <w:marRight w:val="0"/>
              <w:marTop w:val="0"/>
              <w:marBottom w:val="0"/>
              <w:divBdr>
                <w:top w:val="none" w:sz="0" w:space="0" w:color="auto"/>
                <w:left w:val="none" w:sz="0" w:space="0" w:color="auto"/>
                <w:bottom w:val="none" w:sz="0" w:space="0" w:color="auto"/>
                <w:right w:val="none" w:sz="0" w:space="0" w:color="auto"/>
              </w:divBdr>
            </w:div>
            <w:div w:id="869220609">
              <w:marLeft w:val="0"/>
              <w:marRight w:val="0"/>
              <w:marTop w:val="0"/>
              <w:marBottom w:val="0"/>
              <w:divBdr>
                <w:top w:val="none" w:sz="0" w:space="0" w:color="auto"/>
                <w:left w:val="none" w:sz="0" w:space="0" w:color="auto"/>
                <w:bottom w:val="none" w:sz="0" w:space="0" w:color="auto"/>
                <w:right w:val="none" w:sz="0" w:space="0" w:color="auto"/>
              </w:divBdr>
            </w:div>
            <w:div w:id="869419803">
              <w:marLeft w:val="0"/>
              <w:marRight w:val="0"/>
              <w:marTop w:val="0"/>
              <w:marBottom w:val="0"/>
              <w:divBdr>
                <w:top w:val="none" w:sz="0" w:space="0" w:color="auto"/>
                <w:left w:val="none" w:sz="0" w:space="0" w:color="auto"/>
                <w:bottom w:val="none" w:sz="0" w:space="0" w:color="auto"/>
                <w:right w:val="none" w:sz="0" w:space="0" w:color="auto"/>
              </w:divBdr>
            </w:div>
            <w:div w:id="869492788">
              <w:marLeft w:val="0"/>
              <w:marRight w:val="0"/>
              <w:marTop w:val="0"/>
              <w:marBottom w:val="0"/>
              <w:divBdr>
                <w:top w:val="none" w:sz="0" w:space="0" w:color="auto"/>
                <w:left w:val="none" w:sz="0" w:space="0" w:color="auto"/>
                <w:bottom w:val="none" w:sz="0" w:space="0" w:color="auto"/>
                <w:right w:val="none" w:sz="0" w:space="0" w:color="auto"/>
              </w:divBdr>
            </w:div>
            <w:div w:id="870384375">
              <w:marLeft w:val="0"/>
              <w:marRight w:val="0"/>
              <w:marTop w:val="0"/>
              <w:marBottom w:val="0"/>
              <w:divBdr>
                <w:top w:val="none" w:sz="0" w:space="0" w:color="auto"/>
                <w:left w:val="none" w:sz="0" w:space="0" w:color="auto"/>
                <w:bottom w:val="none" w:sz="0" w:space="0" w:color="auto"/>
                <w:right w:val="none" w:sz="0" w:space="0" w:color="auto"/>
              </w:divBdr>
            </w:div>
            <w:div w:id="871114563">
              <w:marLeft w:val="0"/>
              <w:marRight w:val="0"/>
              <w:marTop w:val="0"/>
              <w:marBottom w:val="0"/>
              <w:divBdr>
                <w:top w:val="none" w:sz="0" w:space="0" w:color="auto"/>
                <w:left w:val="none" w:sz="0" w:space="0" w:color="auto"/>
                <w:bottom w:val="none" w:sz="0" w:space="0" w:color="auto"/>
                <w:right w:val="none" w:sz="0" w:space="0" w:color="auto"/>
              </w:divBdr>
            </w:div>
            <w:div w:id="871184914">
              <w:marLeft w:val="0"/>
              <w:marRight w:val="0"/>
              <w:marTop w:val="0"/>
              <w:marBottom w:val="0"/>
              <w:divBdr>
                <w:top w:val="none" w:sz="0" w:space="0" w:color="auto"/>
                <w:left w:val="none" w:sz="0" w:space="0" w:color="auto"/>
                <w:bottom w:val="none" w:sz="0" w:space="0" w:color="auto"/>
                <w:right w:val="none" w:sz="0" w:space="0" w:color="auto"/>
              </w:divBdr>
            </w:div>
            <w:div w:id="871266925">
              <w:marLeft w:val="0"/>
              <w:marRight w:val="0"/>
              <w:marTop w:val="0"/>
              <w:marBottom w:val="0"/>
              <w:divBdr>
                <w:top w:val="none" w:sz="0" w:space="0" w:color="auto"/>
                <w:left w:val="none" w:sz="0" w:space="0" w:color="auto"/>
                <w:bottom w:val="none" w:sz="0" w:space="0" w:color="auto"/>
                <w:right w:val="none" w:sz="0" w:space="0" w:color="auto"/>
              </w:divBdr>
            </w:div>
            <w:div w:id="872159134">
              <w:marLeft w:val="0"/>
              <w:marRight w:val="0"/>
              <w:marTop w:val="0"/>
              <w:marBottom w:val="0"/>
              <w:divBdr>
                <w:top w:val="none" w:sz="0" w:space="0" w:color="auto"/>
                <w:left w:val="none" w:sz="0" w:space="0" w:color="auto"/>
                <w:bottom w:val="none" w:sz="0" w:space="0" w:color="auto"/>
                <w:right w:val="none" w:sz="0" w:space="0" w:color="auto"/>
              </w:divBdr>
            </w:div>
            <w:div w:id="872304583">
              <w:marLeft w:val="0"/>
              <w:marRight w:val="0"/>
              <w:marTop w:val="0"/>
              <w:marBottom w:val="0"/>
              <w:divBdr>
                <w:top w:val="none" w:sz="0" w:space="0" w:color="auto"/>
                <w:left w:val="none" w:sz="0" w:space="0" w:color="auto"/>
                <w:bottom w:val="none" w:sz="0" w:space="0" w:color="auto"/>
                <w:right w:val="none" w:sz="0" w:space="0" w:color="auto"/>
              </w:divBdr>
            </w:div>
            <w:div w:id="872890036">
              <w:marLeft w:val="0"/>
              <w:marRight w:val="0"/>
              <w:marTop w:val="0"/>
              <w:marBottom w:val="0"/>
              <w:divBdr>
                <w:top w:val="none" w:sz="0" w:space="0" w:color="auto"/>
                <w:left w:val="none" w:sz="0" w:space="0" w:color="auto"/>
                <w:bottom w:val="none" w:sz="0" w:space="0" w:color="auto"/>
                <w:right w:val="none" w:sz="0" w:space="0" w:color="auto"/>
              </w:divBdr>
            </w:div>
            <w:div w:id="873882732">
              <w:marLeft w:val="0"/>
              <w:marRight w:val="0"/>
              <w:marTop w:val="0"/>
              <w:marBottom w:val="0"/>
              <w:divBdr>
                <w:top w:val="none" w:sz="0" w:space="0" w:color="auto"/>
                <w:left w:val="none" w:sz="0" w:space="0" w:color="auto"/>
                <w:bottom w:val="none" w:sz="0" w:space="0" w:color="auto"/>
                <w:right w:val="none" w:sz="0" w:space="0" w:color="auto"/>
              </w:divBdr>
            </w:div>
            <w:div w:id="874999548">
              <w:marLeft w:val="0"/>
              <w:marRight w:val="0"/>
              <w:marTop w:val="0"/>
              <w:marBottom w:val="0"/>
              <w:divBdr>
                <w:top w:val="none" w:sz="0" w:space="0" w:color="auto"/>
                <w:left w:val="none" w:sz="0" w:space="0" w:color="auto"/>
                <w:bottom w:val="none" w:sz="0" w:space="0" w:color="auto"/>
                <w:right w:val="none" w:sz="0" w:space="0" w:color="auto"/>
              </w:divBdr>
            </w:div>
            <w:div w:id="876085648">
              <w:marLeft w:val="0"/>
              <w:marRight w:val="0"/>
              <w:marTop w:val="0"/>
              <w:marBottom w:val="0"/>
              <w:divBdr>
                <w:top w:val="none" w:sz="0" w:space="0" w:color="auto"/>
                <w:left w:val="none" w:sz="0" w:space="0" w:color="auto"/>
                <w:bottom w:val="none" w:sz="0" w:space="0" w:color="auto"/>
                <w:right w:val="none" w:sz="0" w:space="0" w:color="auto"/>
              </w:divBdr>
            </w:div>
            <w:div w:id="882521514">
              <w:marLeft w:val="0"/>
              <w:marRight w:val="0"/>
              <w:marTop w:val="0"/>
              <w:marBottom w:val="0"/>
              <w:divBdr>
                <w:top w:val="none" w:sz="0" w:space="0" w:color="auto"/>
                <w:left w:val="none" w:sz="0" w:space="0" w:color="auto"/>
                <w:bottom w:val="none" w:sz="0" w:space="0" w:color="auto"/>
                <w:right w:val="none" w:sz="0" w:space="0" w:color="auto"/>
              </w:divBdr>
            </w:div>
            <w:div w:id="882714895">
              <w:marLeft w:val="0"/>
              <w:marRight w:val="0"/>
              <w:marTop w:val="0"/>
              <w:marBottom w:val="0"/>
              <w:divBdr>
                <w:top w:val="none" w:sz="0" w:space="0" w:color="auto"/>
                <w:left w:val="none" w:sz="0" w:space="0" w:color="auto"/>
                <w:bottom w:val="none" w:sz="0" w:space="0" w:color="auto"/>
                <w:right w:val="none" w:sz="0" w:space="0" w:color="auto"/>
              </w:divBdr>
            </w:div>
            <w:div w:id="883058028">
              <w:marLeft w:val="0"/>
              <w:marRight w:val="0"/>
              <w:marTop w:val="0"/>
              <w:marBottom w:val="0"/>
              <w:divBdr>
                <w:top w:val="none" w:sz="0" w:space="0" w:color="auto"/>
                <w:left w:val="none" w:sz="0" w:space="0" w:color="auto"/>
                <w:bottom w:val="none" w:sz="0" w:space="0" w:color="auto"/>
                <w:right w:val="none" w:sz="0" w:space="0" w:color="auto"/>
              </w:divBdr>
            </w:div>
            <w:div w:id="885795188">
              <w:marLeft w:val="0"/>
              <w:marRight w:val="0"/>
              <w:marTop w:val="0"/>
              <w:marBottom w:val="0"/>
              <w:divBdr>
                <w:top w:val="none" w:sz="0" w:space="0" w:color="auto"/>
                <w:left w:val="none" w:sz="0" w:space="0" w:color="auto"/>
                <w:bottom w:val="none" w:sz="0" w:space="0" w:color="auto"/>
                <w:right w:val="none" w:sz="0" w:space="0" w:color="auto"/>
              </w:divBdr>
            </w:div>
            <w:div w:id="887035227">
              <w:marLeft w:val="0"/>
              <w:marRight w:val="0"/>
              <w:marTop w:val="0"/>
              <w:marBottom w:val="0"/>
              <w:divBdr>
                <w:top w:val="none" w:sz="0" w:space="0" w:color="auto"/>
                <w:left w:val="none" w:sz="0" w:space="0" w:color="auto"/>
                <w:bottom w:val="none" w:sz="0" w:space="0" w:color="auto"/>
                <w:right w:val="none" w:sz="0" w:space="0" w:color="auto"/>
              </w:divBdr>
            </w:div>
            <w:div w:id="888150170">
              <w:marLeft w:val="0"/>
              <w:marRight w:val="0"/>
              <w:marTop w:val="0"/>
              <w:marBottom w:val="0"/>
              <w:divBdr>
                <w:top w:val="none" w:sz="0" w:space="0" w:color="auto"/>
                <w:left w:val="none" w:sz="0" w:space="0" w:color="auto"/>
                <w:bottom w:val="none" w:sz="0" w:space="0" w:color="auto"/>
                <w:right w:val="none" w:sz="0" w:space="0" w:color="auto"/>
              </w:divBdr>
            </w:div>
            <w:div w:id="888569455">
              <w:marLeft w:val="0"/>
              <w:marRight w:val="0"/>
              <w:marTop w:val="0"/>
              <w:marBottom w:val="0"/>
              <w:divBdr>
                <w:top w:val="none" w:sz="0" w:space="0" w:color="auto"/>
                <w:left w:val="none" w:sz="0" w:space="0" w:color="auto"/>
                <w:bottom w:val="none" w:sz="0" w:space="0" w:color="auto"/>
                <w:right w:val="none" w:sz="0" w:space="0" w:color="auto"/>
              </w:divBdr>
            </w:div>
            <w:div w:id="888996001">
              <w:marLeft w:val="0"/>
              <w:marRight w:val="0"/>
              <w:marTop w:val="0"/>
              <w:marBottom w:val="0"/>
              <w:divBdr>
                <w:top w:val="none" w:sz="0" w:space="0" w:color="auto"/>
                <w:left w:val="none" w:sz="0" w:space="0" w:color="auto"/>
                <w:bottom w:val="none" w:sz="0" w:space="0" w:color="auto"/>
                <w:right w:val="none" w:sz="0" w:space="0" w:color="auto"/>
              </w:divBdr>
            </w:div>
            <w:div w:id="889919805">
              <w:marLeft w:val="0"/>
              <w:marRight w:val="0"/>
              <w:marTop w:val="0"/>
              <w:marBottom w:val="0"/>
              <w:divBdr>
                <w:top w:val="none" w:sz="0" w:space="0" w:color="auto"/>
                <w:left w:val="none" w:sz="0" w:space="0" w:color="auto"/>
                <w:bottom w:val="none" w:sz="0" w:space="0" w:color="auto"/>
                <w:right w:val="none" w:sz="0" w:space="0" w:color="auto"/>
              </w:divBdr>
            </w:div>
            <w:div w:id="890968909">
              <w:marLeft w:val="0"/>
              <w:marRight w:val="0"/>
              <w:marTop w:val="0"/>
              <w:marBottom w:val="0"/>
              <w:divBdr>
                <w:top w:val="none" w:sz="0" w:space="0" w:color="auto"/>
                <w:left w:val="none" w:sz="0" w:space="0" w:color="auto"/>
                <w:bottom w:val="none" w:sz="0" w:space="0" w:color="auto"/>
                <w:right w:val="none" w:sz="0" w:space="0" w:color="auto"/>
              </w:divBdr>
            </w:div>
            <w:div w:id="891962013">
              <w:marLeft w:val="0"/>
              <w:marRight w:val="0"/>
              <w:marTop w:val="0"/>
              <w:marBottom w:val="0"/>
              <w:divBdr>
                <w:top w:val="none" w:sz="0" w:space="0" w:color="auto"/>
                <w:left w:val="none" w:sz="0" w:space="0" w:color="auto"/>
                <w:bottom w:val="none" w:sz="0" w:space="0" w:color="auto"/>
                <w:right w:val="none" w:sz="0" w:space="0" w:color="auto"/>
              </w:divBdr>
            </w:div>
            <w:div w:id="892040694">
              <w:marLeft w:val="0"/>
              <w:marRight w:val="0"/>
              <w:marTop w:val="0"/>
              <w:marBottom w:val="0"/>
              <w:divBdr>
                <w:top w:val="none" w:sz="0" w:space="0" w:color="auto"/>
                <w:left w:val="none" w:sz="0" w:space="0" w:color="auto"/>
                <w:bottom w:val="none" w:sz="0" w:space="0" w:color="auto"/>
                <w:right w:val="none" w:sz="0" w:space="0" w:color="auto"/>
              </w:divBdr>
            </w:div>
            <w:div w:id="892230490">
              <w:marLeft w:val="0"/>
              <w:marRight w:val="0"/>
              <w:marTop w:val="0"/>
              <w:marBottom w:val="0"/>
              <w:divBdr>
                <w:top w:val="none" w:sz="0" w:space="0" w:color="auto"/>
                <w:left w:val="none" w:sz="0" w:space="0" w:color="auto"/>
                <w:bottom w:val="none" w:sz="0" w:space="0" w:color="auto"/>
                <w:right w:val="none" w:sz="0" w:space="0" w:color="auto"/>
              </w:divBdr>
            </w:div>
            <w:div w:id="893394722">
              <w:marLeft w:val="0"/>
              <w:marRight w:val="0"/>
              <w:marTop w:val="0"/>
              <w:marBottom w:val="0"/>
              <w:divBdr>
                <w:top w:val="none" w:sz="0" w:space="0" w:color="auto"/>
                <w:left w:val="none" w:sz="0" w:space="0" w:color="auto"/>
                <w:bottom w:val="none" w:sz="0" w:space="0" w:color="auto"/>
                <w:right w:val="none" w:sz="0" w:space="0" w:color="auto"/>
              </w:divBdr>
            </w:div>
            <w:div w:id="893471287">
              <w:marLeft w:val="0"/>
              <w:marRight w:val="0"/>
              <w:marTop w:val="0"/>
              <w:marBottom w:val="0"/>
              <w:divBdr>
                <w:top w:val="none" w:sz="0" w:space="0" w:color="auto"/>
                <w:left w:val="none" w:sz="0" w:space="0" w:color="auto"/>
                <w:bottom w:val="none" w:sz="0" w:space="0" w:color="auto"/>
                <w:right w:val="none" w:sz="0" w:space="0" w:color="auto"/>
              </w:divBdr>
            </w:div>
            <w:div w:id="893735865">
              <w:marLeft w:val="0"/>
              <w:marRight w:val="0"/>
              <w:marTop w:val="0"/>
              <w:marBottom w:val="0"/>
              <w:divBdr>
                <w:top w:val="none" w:sz="0" w:space="0" w:color="auto"/>
                <w:left w:val="none" w:sz="0" w:space="0" w:color="auto"/>
                <w:bottom w:val="none" w:sz="0" w:space="0" w:color="auto"/>
                <w:right w:val="none" w:sz="0" w:space="0" w:color="auto"/>
              </w:divBdr>
            </w:div>
            <w:div w:id="894512114">
              <w:marLeft w:val="0"/>
              <w:marRight w:val="0"/>
              <w:marTop w:val="0"/>
              <w:marBottom w:val="0"/>
              <w:divBdr>
                <w:top w:val="none" w:sz="0" w:space="0" w:color="auto"/>
                <w:left w:val="none" w:sz="0" w:space="0" w:color="auto"/>
                <w:bottom w:val="none" w:sz="0" w:space="0" w:color="auto"/>
                <w:right w:val="none" w:sz="0" w:space="0" w:color="auto"/>
              </w:divBdr>
            </w:div>
            <w:div w:id="894706709">
              <w:marLeft w:val="0"/>
              <w:marRight w:val="0"/>
              <w:marTop w:val="0"/>
              <w:marBottom w:val="0"/>
              <w:divBdr>
                <w:top w:val="none" w:sz="0" w:space="0" w:color="auto"/>
                <w:left w:val="none" w:sz="0" w:space="0" w:color="auto"/>
                <w:bottom w:val="none" w:sz="0" w:space="0" w:color="auto"/>
                <w:right w:val="none" w:sz="0" w:space="0" w:color="auto"/>
              </w:divBdr>
            </w:div>
            <w:div w:id="897087821">
              <w:marLeft w:val="0"/>
              <w:marRight w:val="0"/>
              <w:marTop w:val="0"/>
              <w:marBottom w:val="0"/>
              <w:divBdr>
                <w:top w:val="none" w:sz="0" w:space="0" w:color="auto"/>
                <w:left w:val="none" w:sz="0" w:space="0" w:color="auto"/>
                <w:bottom w:val="none" w:sz="0" w:space="0" w:color="auto"/>
                <w:right w:val="none" w:sz="0" w:space="0" w:color="auto"/>
              </w:divBdr>
            </w:div>
            <w:div w:id="898980054">
              <w:marLeft w:val="0"/>
              <w:marRight w:val="0"/>
              <w:marTop w:val="0"/>
              <w:marBottom w:val="0"/>
              <w:divBdr>
                <w:top w:val="none" w:sz="0" w:space="0" w:color="auto"/>
                <w:left w:val="none" w:sz="0" w:space="0" w:color="auto"/>
                <w:bottom w:val="none" w:sz="0" w:space="0" w:color="auto"/>
                <w:right w:val="none" w:sz="0" w:space="0" w:color="auto"/>
              </w:divBdr>
            </w:div>
            <w:div w:id="900285322">
              <w:marLeft w:val="0"/>
              <w:marRight w:val="0"/>
              <w:marTop w:val="0"/>
              <w:marBottom w:val="0"/>
              <w:divBdr>
                <w:top w:val="none" w:sz="0" w:space="0" w:color="auto"/>
                <w:left w:val="none" w:sz="0" w:space="0" w:color="auto"/>
                <w:bottom w:val="none" w:sz="0" w:space="0" w:color="auto"/>
                <w:right w:val="none" w:sz="0" w:space="0" w:color="auto"/>
              </w:divBdr>
            </w:div>
            <w:div w:id="901217738">
              <w:marLeft w:val="0"/>
              <w:marRight w:val="0"/>
              <w:marTop w:val="0"/>
              <w:marBottom w:val="0"/>
              <w:divBdr>
                <w:top w:val="none" w:sz="0" w:space="0" w:color="auto"/>
                <w:left w:val="none" w:sz="0" w:space="0" w:color="auto"/>
                <w:bottom w:val="none" w:sz="0" w:space="0" w:color="auto"/>
                <w:right w:val="none" w:sz="0" w:space="0" w:color="auto"/>
              </w:divBdr>
            </w:div>
            <w:div w:id="902985427">
              <w:marLeft w:val="0"/>
              <w:marRight w:val="0"/>
              <w:marTop w:val="0"/>
              <w:marBottom w:val="0"/>
              <w:divBdr>
                <w:top w:val="none" w:sz="0" w:space="0" w:color="auto"/>
                <w:left w:val="none" w:sz="0" w:space="0" w:color="auto"/>
                <w:bottom w:val="none" w:sz="0" w:space="0" w:color="auto"/>
                <w:right w:val="none" w:sz="0" w:space="0" w:color="auto"/>
              </w:divBdr>
            </w:div>
            <w:div w:id="903099693">
              <w:marLeft w:val="0"/>
              <w:marRight w:val="0"/>
              <w:marTop w:val="0"/>
              <w:marBottom w:val="0"/>
              <w:divBdr>
                <w:top w:val="none" w:sz="0" w:space="0" w:color="auto"/>
                <w:left w:val="none" w:sz="0" w:space="0" w:color="auto"/>
                <w:bottom w:val="none" w:sz="0" w:space="0" w:color="auto"/>
                <w:right w:val="none" w:sz="0" w:space="0" w:color="auto"/>
              </w:divBdr>
            </w:div>
            <w:div w:id="903444728">
              <w:marLeft w:val="0"/>
              <w:marRight w:val="0"/>
              <w:marTop w:val="0"/>
              <w:marBottom w:val="0"/>
              <w:divBdr>
                <w:top w:val="none" w:sz="0" w:space="0" w:color="auto"/>
                <w:left w:val="none" w:sz="0" w:space="0" w:color="auto"/>
                <w:bottom w:val="none" w:sz="0" w:space="0" w:color="auto"/>
                <w:right w:val="none" w:sz="0" w:space="0" w:color="auto"/>
              </w:divBdr>
            </w:div>
            <w:div w:id="903836299">
              <w:marLeft w:val="0"/>
              <w:marRight w:val="0"/>
              <w:marTop w:val="0"/>
              <w:marBottom w:val="0"/>
              <w:divBdr>
                <w:top w:val="none" w:sz="0" w:space="0" w:color="auto"/>
                <w:left w:val="none" w:sz="0" w:space="0" w:color="auto"/>
                <w:bottom w:val="none" w:sz="0" w:space="0" w:color="auto"/>
                <w:right w:val="none" w:sz="0" w:space="0" w:color="auto"/>
              </w:divBdr>
            </w:div>
            <w:div w:id="905843723">
              <w:marLeft w:val="0"/>
              <w:marRight w:val="0"/>
              <w:marTop w:val="0"/>
              <w:marBottom w:val="0"/>
              <w:divBdr>
                <w:top w:val="none" w:sz="0" w:space="0" w:color="auto"/>
                <w:left w:val="none" w:sz="0" w:space="0" w:color="auto"/>
                <w:bottom w:val="none" w:sz="0" w:space="0" w:color="auto"/>
                <w:right w:val="none" w:sz="0" w:space="0" w:color="auto"/>
              </w:divBdr>
            </w:div>
            <w:div w:id="906038984">
              <w:marLeft w:val="0"/>
              <w:marRight w:val="0"/>
              <w:marTop w:val="0"/>
              <w:marBottom w:val="0"/>
              <w:divBdr>
                <w:top w:val="none" w:sz="0" w:space="0" w:color="auto"/>
                <w:left w:val="none" w:sz="0" w:space="0" w:color="auto"/>
                <w:bottom w:val="none" w:sz="0" w:space="0" w:color="auto"/>
                <w:right w:val="none" w:sz="0" w:space="0" w:color="auto"/>
              </w:divBdr>
            </w:div>
            <w:div w:id="906309128">
              <w:marLeft w:val="0"/>
              <w:marRight w:val="0"/>
              <w:marTop w:val="0"/>
              <w:marBottom w:val="0"/>
              <w:divBdr>
                <w:top w:val="none" w:sz="0" w:space="0" w:color="auto"/>
                <w:left w:val="none" w:sz="0" w:space="0" w:color="auto"/>
                <w:bottom w:val="none" w:sz="0" w:space="0" w:color="auto"/>
                <w:right w:val="none" w:sz="0" w:space="0" w:color="auto"/>
              </w:divBdr>
            </w:div>
            <w:div w:id="906498936">
              <w:marLeft w:val="0"/>
              <w:marRight w:val="0"/>
              <w:marTop w:val="0"/>
              <w:marBottom w:val="0"/>
              <w:divBdr>
                <w:top w:val="none" w:sz="0" w:space="0" w:color="auto"/>
                <w:left w:val="none" w:sz="0" w:space="0" w:color="auto"/>
                <w:bottom w:val="none" w:sz="0" w:space="0" w:color="auto"/>
                <w:right w:val="none" w:sz="0" w:space="0" w:color="auto"/>
              </w:divBdr>
            </w:div>
            <w:div w:id="906845154">
              <w:marLeft w:val="0"/>
              <w:marRight w:val="0"/>
              <w:marTop w:val="0"/>
              <w:marBottom w:val="0"/>
              <w:divBdr>
                <w:top w:val="none" w:sz="0" w:space="0" w:color="auto"/>
                <w:left w:val="none" w:sz="0" w:space="0" w:color="auto"/>
                <w:bottom w:val="none" w:sz="0" w:space="0" w:color="auto"/>
                <w:right w:val="none" w:sz="0" w:space="0" w:color="auto"/>
              </w:divBdr>
            </w:div>
            <w:div w:id="908810575">
              <w:marLeft w:val="0"/>
              <w:marRight w:val="0"/>
              <w:marTop w:val="0"/>
              <w:marBottom w:val="0"/>
              <w:divBdr>
                <w:top w:val="none" w:sz="0" w:space="0" w:color="auto"/>
                <w:left w:val="none" w:sz="0" w:space="0" w:color="auto"/>
                <w:bottom w:val="none" w:sz="0" w:space="0" w:color="auto"/>
                <w:right w:val="none" w:sz="0" w:space="0" w:color="auto"/>
              </w:divBdr>
            </w:div>
            <w:div w:id="910192668">
              <w:marLeft w:val="0"/>
              <w:marRight w:val="0"/>
              <w:marTop w:val="0"/>
              <w:marBottom w:val="0"/>
              <w:divBdr>
                <w:top w:val="none" w:sz="0" w:space="0" w:color="auto"/>
                <w:left w:val="none" w:sz="0" w:space="0" w:color="auto"/>
                <w:bottom w:val="none" w:sz="0" w:space="0" w:color="auto"/>
                <w:right w:val="none" w:sz="0" w:space="0" w:color="auto"/>
              </w:divBdr>
            </w:div>
            <w:div w:id="910504113">
              <w:marLeft w:val="0"/>
              <w:marRight w:val="0"/>
              <w:marTop w:val="0"/>
              <w:marBottom w:val="0"/>
              <w:divBdr>
                <w:top w:val="none" w:sz="0" w:space="0" w:color="auto"/>
                <w:left w:val="none" w:sz="0" w:space="0" w:color="auto"/>
                <w:bottom w:val="none" w:sz="0" w:space="0" w:color="auto"/>
                <w:right w:val="none" w:sz="0" w:space="0" w:color="auto"/>
              </w:divBdr>
            </w:div>
            <w:div w:id="910697629">
              <w:marLeft w:val="0"/>
              <w:marRight w:val="0"/>
              <w:marTop w:val="0"/>
              <w:marBottom w:val="0"/>
              <w:divBdr>
                <w:top w:val="none" w:sz="0" w:space="0" w:color="auto"/>
                <w:left w:val="none" w:sz="0" w:space="0" w:color="auto"/>
                <w:bottom w:val="none" w:sz="0" w:space="0" w:color="auto"/>
                <w:right w:val="none" w:sz="0" w:space="0" w:color="auto"/>
              </w:divBdr>
            </w:div>
            <w:div w:id="910773178">
              <w:marLeft w:val="0"/>
              <w:marRight w:val="0"/>
              <w:marTop w:val="0"/>
              <w:marBottom w:val="0"/>
              <w:divBdr>
                <w:top w:val="none" w:sz="0" w:space="0" w:color="auto"/>
                <w:left w:val="none" w:sz="0" w:space="0" w:color="auto"/>
                <w:bottom w:val="none" w:sz="0" w:space="0" w:color="auto"/>
                <w:right w:val="none" w:sz="0" w:space="0" w:color="auto"/>
              </w:divBdr>
            </w:div>
            <w:div w:id="911433353">
              <w:marLeft w:val="0"/>
              <w:marRight w:val="0"/>
              <w:marTop w:val="0"/>
              <w:marBottom w:val="0"/>
              <w:divBdr>
                <w:top w:val="none" w:sz="0" w:space="0" w:color="auto"/>
                <w:left w:val="none" w:sz="0" w:space="0" w:color="auto"/>
                <w:bottom w:val="none" w:sz="0" w:space="0" w:color="auto"/>
                <w:right w:val="none" w:sz="0" w:space="0" w:color="auto"/>
              </w:divBdr>
            </w:div>
            <w:div w:id="911814577">
              <w:marLeft w:val="0"/>
              <w:marRight w:val="0"/>
              <w:marTop w:val="0"/>
              <w:marBottom w:val="0"/>
              <w:divBdr>
                <w:top w:val="none" w:sz="0" w:space="0" w:color="auto"/>
                <w:left w:val="none" w:sz="0" w:space="0" w:color="auto"/>
                <w:bottom w:val="none" w:sz="0" w:space="0" w:color="auto"/>
                <w:right w:val="none" w:sz="0" w:space="0" w:color="auto"/>
              </w:divBdr>
            </w:div>
            <w:div w:id="912278933">
              <w:marLeft w:val="0"/>
              <w:marRight w:val="0"/>
              <w:marTop w:val="0"/>
              <w:marBottom w:val="0"/>
              <w:divBdr>
                <w:top w:val="none" w:sz="0" w:space="0" w:color="auto"/>
                <w:left w:val="none" w:sz="0" w:space="0" w:color="auto"/>
                <w:bottom w:val="none" w:sz="0" w:space="0" w:color="auto"/>
                <w:right w:val="none" w:sz="0" w:space="0" w:color="auto"/>
              </w:divBdr>
            </w:div>
            <w:div w:id="913658520">
              <w:marLeft w:val="0"/>
              <w:marRight w:val="0"/>
              <w:marTop w:val="0"/>
              <w:marBottom w:val="0"/>
              <w:divBdr>
                <w:top w:val="none" w:sz="0" w:space="0" w:color="auto"/>
                <w:left w:val="none" w:sz="0" w:space="0" w:color="auto"/>
                <w:bottom w:val="none" w:sz="0" w:space="0" w:color="auto"/>
                <w:right w:val="none" w:sz="0" w:space="0" w:color="auto"/>
              </w:divBdr>
            </w:div>
            <w:div w:id="914707929">
              <w:marLeft w:val="0"/>
              <w:marRight w:val="0"/>
              <w:marTop w:val="0"/>
              <w:marBottom w:val="0"/>
              <w:divBdr>
                <w:top w:val="none" w:sz="0" w:space="0" w:color="auto"/>
                <w:left w:val="none" w:sz="0" w:space="0" w:color="auto"/>
                <w:bottom w:val="none" w:sz="0" w:space="0" w:color="auto"/>
                <w:right w:val="none" w:sz="0" w:space="0" w:color="auto"/>
              </w:divBdr>
            </w:div>
            <w:div w:id="915896701">
              <w:marLeft w:val="0"/>
              <w:marRight w:val="0"/>
              <w:marTop w:val="0"/>
              <w:marBottom w:val="0"/>
              <w:divBdr>
                <w:top w:val="none" w:sz="0" w:space="0" w:color="auto"/>
                <w:left w:val="none" w:sz="0" w:space="0" w:color="auto"/>
                <w:bottom w:val="none" w:sz="0" w:space="0" w:color="auto"/>
                <w:right w:val="none" w:sz="0" w:space="0" w:color="auto"/>
              </w:divBdr>
            </w:div>
            <w:div w:id="917247835">
              <w:marLeft w:val="0"/>
              <w:marRight w:val="0"/>
              <w:marTop w:val="0"/>
              <w:marBottom w:val="0"/>
              <w:divBdr>
                <w:top w:val="none" w:sz="0" w:space="0" w:color="auto"/>
                <w:left w:val="none" w:sz="0" w:space="0" w:color="auto"/>
                <w:bottom w:val="none" w:sz="0" w:space="0" w:color="auto"/>
                <w:right w:val="none" w:sz="0" w:space="0" w:color="auto"/>
              </w:divBdr>
            </w:div>
            <w:div w:id="919363164">
              <w:marLeft w:val="0"/>
              <w:marRight w:val="0"/>
              <w:marTop w:val="0"/>
              <w:marBottom w:val="0"/>
              <w:divBdr>
                <w:top w:val="none" w:sz="0" w:space="0" w:color="auto"/>
                <w:left w:val="none" w:sz="0" w:space="0" w:color="auto"/>
                <w:bottom w:val="none" w:sz="0" w:space="0" w:color="auto"/>
                <w:right w:val="none" w:sz="0" w:space="0" w:color="auto"/>
              </w:divBdr>
            </w:div>
            <w:div w:id="920143285">
              <w:marLeft w:val="0"/>
              <w:marRight w:val="0"/>
              <w:marTop w:val="0"/>
              <w:marBottom w:val="0"/>
              <w:divBdr>
                <w:top w:val="none" w:sz="0" w:space="0" w:color="auto"/>
                <w:left w:val="none" w:sz="0" w:space="0" w:color="auto"/>
                <w:bottom w:val="none" w:sz="0" w:space="0" w:color="auto"/>
                <w:right w:val="none" w:sz="0" w:space="0" w:color="auto"/>
              </w:divBdr>
            </w:div>
            <w:div w:id="920793558">
              <w:marLeft w:val="0"/>
              <w:marRight w:val="0"/>
              <w:marTop w:val="0"/>
              <w:marBottom w:val="0"/>
              <w:divBdr>
                <w:top w:val="none" w:sz="0" w:space="0" w:color="auto"/>
                <w:left w:val="none" w:sz="0" w:space="0" w:color="auto"/>
                <w:bottom w:val="none" w:sz="0" w:space="0" w:color="auto"/>
                <w:right w:val="none" w:sz="0" w:space="0" w:color="auto"/>
              </w:divBdr>
            </w:div>
            <w:div w:id="920799804">
              <w:marLeft w:val="0"/>
              <w:marRight w:val="0"/>
              <w:marTop w:val="0"/>
              <w:marBottom w:val="0"/>
              <w:divBdr>
                <w:top w:val="none" w:sz="0" w:space="0" w:color="auto"/>
                <w:left w:val="none" w:sz="0" w:space="0" w:color="auto"/>
                <w:bottom w:val="none" w:sz="0" w:space="0" w:color="auto"/>
                <w:right w:val="none" w:sz="0" w:space="0" w:color="auto"/>
              </w:divBdr>
            </w:div>
            <w:div w:id="922106768">
              <w:marLeft w:val="0"/>
              <w:marRight w:val="0"/>
              <w:marTop w:val="0"/>
              <w:marBottom w:val="0"/>
              <w:divBdr>
                <w:top w:val="none" w:sz="0" w:space="0" w:color="auto"/>
                <w:left w:val="none" w:sz="0" w:space="0" w:color="auto"/>
                <w:bottom w:val="none" w:sz="0" w:space="0" w:color="auto"/>
                <w:right w:val="none" w:sz="0" w:space="0" w:color="auto"/>
              </w:divBdr>
            </w:div>
            <w:div w:id="922568412">
              <w:marLeft w:val="0"/>
              <w:marRight w:val="0"/>
              <w:marTop w:val="0"/>
              <w:marBottom w:val="0"/>
              <w:divBdr>
                <w:top w:val="none" w:sz="0" w:space="0" w:color="auto"/>
                <w:left w:val="none" w:sz="0" w:space="0" w:color="auto"/>
                <w:bottom w:val="none" w:sz="0" w:space="0" w:color="auto"/>
                <w:right w:val="none" w:sz="0" w:space="0" w:color="auto"/>
              </w:divBdr>
            </w:div>
            <w:div w:id="923149563">
              <w:marLeft w:val="0"/>
              <w:marRight w:val="0"/>
              <w:marTop w:val="0"/>
              <w:marBottom w:val="0"/>
              <w:divBdr>
                <w:top w:val="none" w:sz="0" w:space="0" w:color="auto"/>
                <w:left w:val="none" w:sz="0" w:space="0" w:color="auto"/>
                <w:bottom w:val="none" w:sz="0" w:space="0" w:color="auto"/>
                <w:right w:val="none" w:sz="0" w:space="0" w:color="auto"/>
              </w:divBdr>
            </w:div>
            <w:div w:id="923224842">
              <w:marLeft w:val="0"/>
              <w:marRight w:val="0"/>
              <w:marTop w:val="0"/>
              <w:marBottom w:val="0"/>
              <w:divBdr>
                <w:top w:val="none" w:sz="0" w:space="0" w:color="auto"/>
                <w:left w:val="none" w:sz="0" w:space="0" w:color="auto"/>
                <w:bottom w:val="none" w:sz="0" w:space="0" w:color="auto"/>
                <w:right w:val="none" w:sz="0" w:space="0" w:color="auto"/>
              </w:divBdr>
            </w:div>
            <w:div w:id="923881379">
              <w:marLeft w:val="0"/>
              <w:marRight w:val="0"/>
              <w:marTop w:val="0"/>
              <w:marBottom w:val="0"/>
              <w:divBdr>
                <w:top w:val="none" w:sz="0" w:space="0" w:color="auto"/>
                <w:left w:val="none" w:sz="0" w:space="0" w:color="auto"/>
                <w:bottom w:val="none" w:sz="0" w:space="0" w:color="auto"/>
                <w:right w:val="none" w:sz="0" w:space="0" w:color="auto"/>
              </w:divBdr>
            </w:div>
            <w:div w:id="924344004">
              <w:marLeft w:val="0"/>
              <w:marRight w:val="0"/>
              <w:marTop w:val="0"/>
              <w:marBottom w:val="0"/>
              <w:divBdr>
                <w:top w:val="none" w:sz="0" w:space="0" w:color="auto"/>
                <w:left w:val="none" w:sz="0" w:space="0" w:color="auto"/>
                <w:bottom w:val="none" w:sz="0" w:space="0" w:color="auto"/>
                <w:right w:val="none" w:sz="0" w:space="0" w:color="auto"/>
              </w:divBdr>
            </w:div>
            <w:div w:id="924798077">
              <w:marLeft w:val="0"/>
              <w:marRight w:val="0"/>
              <w:marTop w:val="0"/>
              <w:marBottom w:val="0"/>
              <w:divBdr>
                <w:top w:val="none" w:sz="0" w:space="0" w:color="auto"/>
                <w:left w:val="none" w:sz="0" w:space="0" w:color="auto"/>
                <w:bottom w:val="none" w:sz="0" w:space="0" w:color="auto"/>
                <w:right w:val="none" w:sz="0" w:space="0" w:color="auto"/>
              </w:divBdr>
            </w:div>
            <w:div w:id="925116043">
              <w:marLeft w:val="0"/>
              <w:marRight w:val="0"/>
              <w:marTop w:val="0"/>
              <w:marBottom w:val="0"/>
              <w:divBdr>
                <w:top w:val="none" w:sz="0" w:space="0" w:color="auto"/>
                <w:left w:val="none" w:sz="0" w:space="0" w:color="auto"/>
                <w:bottom w:val="none" w:sz="0" w:space="0" w:color="auto"/>
                <w:right w:val="none" w:sz="0" w:space="0" w:color="auto"/>
              </w:divBdr>
            </w:div>
            <w:div w:id="925530170">
              <w:marLeft w:val="0"/>
              <w:marRight w:val="0"/>
              <w:marTop w:val="0"/>
              <w:marBottom w:val="0"/>
              <w:divBdr>
                <w:top w:val="none" w:sz="0" w:space="0" w:color="auto"/>
                <w:left w:val="none" w:sz="0" w:space="0" w:color="auto"/>
                <w:bottom w:val="none" w:sz="0" w:space="0" w:color="auto"/>
                <w:right w:val="none" w:sz="0" w:space="0" w:color="auto"/>
              </w:divBdr>
            </w:div>
            <w:div w:id="926966140">
              <w:marLeft w:val="0"/>
              <w:marRight w:val="0"/>
              <w:marTop w:val="0"/>
              <w:marBottom w:val="0"/>
              <w:divBdr>
                <w:top w:val="none" w:sz="0" w:space="0" w:color="auto"/>
                <w:left w:val="none" w:sz="0" w:space="0" w:color="auto"/>
                <w:bottom w:val="none" w:sz="0" w:space="0" w:color="auto"/>
                <w:right w:val="none" w:sz="0" w:space="0" w:color="auto"/>
              </w:divBdr>
            </w:div>
            <w:div w:id="927151380">
              <w:marLeft w:val="0"/>
              <w:marRight w:val="0"/>
              <w:marTop w:val="0"/>
              <w:marBottom w:val="0"/>
              <w:divBdr>
                <w:top w:val="none" w:sz="0" w:space="0" w:color="auto"/>
                <w:left w:val="none" w:sz="0" w:space="0" w:color="auto"/>
                <w:bottom w:val="none" w:sz="0" w:space="0" w:color="auto"/>
                <w:right w:val="none" w:sz="0" w:space="0" w:color="auto"/>
              </w:divBdr>
            </w:div>
            <w:div w:id="930158805">
              <w:marLeft w:val="0"/>
              <w:marRight w:val="0"/>
              <w:marTop w:val="0"/>
              <w:marBottom w:val="0"/>
              <w:divBdr>
                <w:top w:val="none" w:sz="0" w:space="0" w:color="auto"/>
                <w:left w:val="none" w:sz="0" w:space="0" w:color="auto"/>
                <w:bottom w:val="none" w:sz="0" w:space="0" w:color="auto"/>
                <w:right w:val="none" w:sz="0" w:space="0" w:color="auto"/>
              </w:divBdr>
            </w:div>
            <w:div w:id="933779035">
              <w:marLeft w:val="0"/>
              <w:marRight w:val="0"/>
              <w:marTop w:val="0"/>
              <w:marBottom w:val="0"/>
              <w:divBdr>
                <w:top w:val="none" w:sz="0" w:space="0" w:color="auto"/>
                <w:left w:val="none" w:sz="0" w:space="0" w:color="auto"/>
                <w:bottom w:val="none" w:sz="0" w:space="0" w:color="auto"/>
                <w:right w:val="none" w:sz="0" w:space="0" w:color="auto"/>
              </w:divBdr>
            </w:div>
            <w:div w:id="934245430">
              <w:marLeft w:val="0"/>
              <w:marRight w:val="0"/>
              <w:marTop w:val="0"/>
              <w:marBottom w:val="0"/>
              <w:divBdr>
                <w:top w:val="none" w:sz="0" w:space="0" w:color="auto"/>
                <w:left w:val="none" w:sz="0" w:space="0" w:color="auto"/>
                <w:bottom w:val="none" w:sz="0" w:space="0" w:color="auto"/>
                <w:right w:val="none" w:sz="0" w:space="0" w:color="auto"/>
              </w:divBdr>
            </w:div>
            <w:div w:id="934939919">
              <w:marLeft w:val="0"/>
              <w:marRight w:val="0"/>
              <w:marTop w:val="0"/>
              <w:marBottom w:val="0"/>
              <w:divBdr>
                <w:top w:val="none" w:sz="0" w:space="0" w:color="auto"/>
                <w:left w:val="none" w:sz="0" w:space="0" w:color="auto"/>
                <w:bottom w:val="none" w:sz="0" w:space="0" w:color="auto"/>
                <w:right w:val="none" w:sz="0" w:space="0" w:color="auto"/>
              </w:divBdr>
            </w:div>
            <w:div w:id="937056583">
              <w:marLeft w:val="0"/>
              <w:marRight w:val="0"/>
              <w:marTop w:val="0"/>
              <w:marBottom w:val="0"/>
              <w:divBdr>
                <w:top w:val="none" w:sz="0" w:space="0" w:color="auto"/>
                <w:left w:val="none" w:sz="0" w:space="0" w:color="auto"/>
                <w:bottom w:val="none" w:sz="0" w:space="0" w:color="auto"/>
                <w:right w:val="none" w:sz="0" w:space="0" w:color="auto"/>
              </w:divBdr>
            </w:div>
            <w:div w:id="937298394">
              <w:marLeft w:val="0"/>
              <w:marRight w:val="0"/>
              <w:marTop w:val="0"/>
              <w:marBottom w:val="0"/>
              <w:divBdr>
                <w:top w:val="none" w:sz="0" w:space="0" w:color="auto"/>
                <w:left w:val="none" w:sz="0" w:space="0" w:color="auto"/>
                <w:bottom w:val="none" w:sz="0" w:space="0" w:color="auto"/>
                <w:right w:val="none" w:sz="0" w:space="0" w:color="auto"/>
              </w:divBdr>
            </w:div>
            <w:div w:id="938835742">
              <w:marLeft w:val="0"/>
              <w:marRight w:val="0"/>
              <w:marTop w:val="0"/>
              <w:marBottom w:val="0"/>
              <w:divBdr>
                <w:top w:val="none" w:sz="0" w:space="0" w:color="auto"/>
                <w:left w:val="none" w:sz="0" w:space="0" w:color="auto"/>
                <w:bottom w:val="none" w:sz="0" w:space="0" w:color="auto"/>
                <w:right w:val="none" w:sz="0" w:space="0" w:color="auto"/>
              </w:divBdr>
            </w:div>
            <w:div w:id="939989171">
              <w:marLeft w:val="0"/>
              <w:marRight w:val="0"/>
              <w:marTop w:val="0"/>
              <w:marBottom w:val="0"/>
              <w:divBdr>
                <w:top w:val="none" w:sz="0" w:space="0" w:color="auto"/>
                <w:left w:val="none" w:sz="0" w:space="0" w:color="auto"/>
                <w:bottom w:val="none" w:sz="0" w:space="0" w:color="auto"/>
                <w:right w:val="none" w:sz="0" w:space="0" w:color="auto"/>
              </w:divBdr>
            </w:div>
            <w:div w:id="940337137">
              <w:marLeft w:val="0"/>
              <w:marRight w:val="0"/>
              <w:marTop w:val="0"/>
              <w:marBottom w:val="0"/>
              <w:divBdr>
                <w:top w:val="none" w:sz="0" w:space="0" w:color="auto"/>
                <w:left w:val="none" w:sz="0" w:space="0" w:color="auto"/>
                <w:bottom w:val="none" w:sz="0" w:space="0" w:color="auto"/>
                <w:right w:val="none" w:sz="0" w:space="0" w:color="auto"/>
              </w:divBdr>
            </w:div>
            <w:div w:id="941842017">
              <w:marLeft w:val="0"/>
              <w:marRight w:val="0"/>
              <w:marTop w:val="0"/>
              <w:marBottom w:val="0"/>
              <w:divBdr>
                <w:top w:val="none" w:sz="0" w:space="0" w:color="auto"/>
                <w:left w:val="none" w:sz="0" w:space="0" w:color="auto"/>
                <w:bottom w:val="none" w:sz="0" w:space="0" w:color="auto"/>
                <w:right w:val="none" w:sz="0" w:space="0" w:color="auto"/>
              </w:divBdr>
            </w:div>
            <w:div w:id="942608629">
              <w:marLeft w:val="0"/>
              <w:marRight w:val="0"/>
              <w:marTop w:val="0"/>
              <w:marBottom w:val="0"/>
              <w:divBdr>
                <w:top w:val="none" w:sz="0" w:space="0" w:color="auto"/>
                <w:left w:val="none" w:sz="0" w:space="0" w:color="auto"/>
                <w:bottom w:val="none" w:sz="0" w:space="0" w:color="auto"/>
                <w:right w:val="none" w:sz="0" w:space="0" w:color="auto"/>
              </w:divBdr>
            </w:div>
            <w:div w:id="943541595">
              <w:marLeft w:val="0"/>
              <w:marRight w:val="0"/>
              <w:marTop w:val="0"/>
              <w:marBottom w:val="0"/>
              <w:divBdr>
                <w:top w:val="none" w:sz="0" w:space="0" w:color="auto"/>
                <w:left w:val="none" w:sz="0" w:space="0" w:color="auto"/>
                <w:bottom w:val="none" w:sz="0" w:space="0" w:color="auto"/>
                <w:right w:val="none" w:sz="0" w:space="0" w:color="auto"/>
              </w:divBdr>
            </w:div>
            <w:div w:id="943685492">
              <w:marLeft w:val="0"/>
              <w:marRight w:val="0"/>
              <w:marTop w:val="0"/>
              <w:marBottom w:val="0"/>
              <w:divBdr>
                <w:top w:val="none" w:sz="0" w:space="0" w:color="auto"/>
                <w:left w:val="none" w:sz="0" w:space="0" w:color="auto"/>
                <w:bottom w:val="none" w:sz="0" w:space="0" w:color="auto"/>
                <w:right w:val="none" w:sz="0" w:space="0" w:color="auto"/>
              </w:divBdr>
            </w:div>
            <w:div w:id="944381812">
              <w:marLeft w:val="0"/>
              <w:marRight w:val="0"/>
              <w:marTop w:val="0"/>
              <w:marBottom w:val="0"/>
              <w:divBdr>
                <w:top w:val="none" w:sz="0" w:space="0" w:color="auto"/>
                <w:left w:val="none" w:sz="0" w:space="0" w:color="auto"/>
                <w:bottom w:val="none" w:sz="0" w:space="0" w:color="auto"/>
                <w:right w:val="none" w:sz="0" w:space="0" w:color="auto"/>
              </w:divBdr>
            </w:div>
            <w:div w:id="944724911">
              <w:marLeft w:val="0"/>
              <w:marRight w:val="0"/>
              <w:marTop w:val="0"/>
              <w:marBottom w:val="0"/>
              <w:divBdr>
                <w:top w:val="none" w:sz="0" w:space="0" w:color="auto"/>
                <w:left w:val="none" w:sz="0" w:space="0" w:color="auto"/>
                <w:bottom w:val="none" w:sz="0" w:space="0" w:color="auto"/>
                <w:right w:val="none" w:sz="0" w:space="0" w:color="auto"/>
              </w:divBdr>
            </w:div>
            <w:div w:id="945236802">
              <w:marLeft w:val="0"/>
              <w:marRight w:val="0"/>
              <w:marTop w:val="0"/>
              <w:marBottom w:val="0"/>
              <w:divBdr>
                <w:top w:val="none" w:sz="0" w:space="0" w:color="auto"/>
                <w:left w:val="none" w:sz="0" w:space="0" w:color="auto"/>
                <w:bottom w:val="none" w:sz="0" w:space="0" w:color="auto"/>
                <w:right w:val="none" w:sz="0" w:space="0" w:color="auto"/>
              </w:divBdr>
            </w:div>
            <w:div w:id="945697315">
              <w:marLeft w:val="0"/>
              <w:marRight w:val="0"/>
              <w:marTop w:val="0"/>
              <w:marBottom w:val="0"/>
              <w:divBdr>
                <w:top w:val="none" w:sz="0" w:space="0" w:color="auto"/>
                <w:left w:val="none" w:sz="0" w:space="0" w:color="auto"/>
                <w:bottom w:val="none" w:sz="0" w:space="0" w:color="auto"/>
                <w:right w:val="none" w:sz="0" w:space="0" w:color="auto"/>
              </w:divBdr>
            </w:div>
            <w:div w:id="947274400">
              <w:marLeft w:val="0"/>
              <w:marRight w:val="0"/>
              <w:marTop w:val="0"/>
              <w:marBottom w:val="0"/>
              <w:divBdr>
                <w:top w:val="none" w:sz="0" w:space="0" w:color="auto"/>
                <w:left w:val="none" w:sz="0" w:space="0" w:color="auto"/>
                <w:bottom w:val="none" w:sz="0" w:space="0" w:color="auto"/>
                <w:right w:val="none" w:sz="0" w:space="0" w:color="auto"/>
              </w:divBdr>
            </w:div>
            <w:div w:id="948781012">
              <w:marLeft w:val="0"/>
              <w:marRight w:val="0"/>
              <w:marTop w:val="0"/>
              <w:marBottom w:val="0"/>
              <w:divBdr>
                <w:top w:val="none" w:sz="0" w:space="0" w:color="auto"/>
                <w:left w:val="none" w:sz="0" w:space="0" w:color="auto"/>
                <w:bottom w:val="none" w:sz="0" w:space="0" w:color="auto"/>
                <w:right w:val="none" w:sz="0" w:space="0" w:color="auto"/>
              </w:divBdr>
            </w:div>
            <w:div w:id="952592155">
              <w:marLeft w:val="0"/>
              <w:marRight w:val="0"/>
              <w:marTop w:val="0"/>
              <w:marBottom w:val="0"/>
              <w:divBdr>
                <w:top w:val="none" w:sz="0" w:space="0" w:color="auto"/>
                <w:left w:val="none" w:sz="0" w:space="0" w:color="auto"/>
                <w:bottom w:val="none" w:sz="0" w:space="0" w:color="auto"/>
                <w:right w:val="none" w:sz="0" w:space="0" w:color="auto"/>
              </w:divBdr>
            </w:div>
            <w:div w:id="953170097">
              <w:marLeft w:val="0"/>
              <w:marRight w:val="0"/>
              <w:marTop w:val="0"/>
              <w:marBottom w:val="0"/>
              <w:divBdr>
                <w:top w:val="none" w:sz="0" w:space="0" w:color="auto"/>
                <w:left w:val="none" w:sz="0" w:space="0" w:color="auto"/>
                <w:bottom w:val="none" w:sz="0" w:space="0" w:color="auto"/>
                <w:right w:val="none" w:sz="0" w:space="0" w:color="auto"/>
              </w:divBdr>
            </w:div>
            <w:div w:id="953174321">
              <w:marLeft w:val="0"/>
              <w:marRight w:val="0"/>
              <w:marTop w:val="0"/>
              <w:marBottom w:val="0"/>
              <w:divBdr>
                <w:top w:val="none" w:sz="0" w:space="0" w:color="auto"/>
                <w:left w:val="none" w:sz="0" w:space="0" w:color="auto"/>
                <w:bottom w:val="none" w:sz="0" w:space="0" w:color="auto"/>
                <w:right w:val="none" w:sz="0" w:space="0" w:color="auto"/>
              </w:divBdr>
            </w:div>
            <w:div w:id="953436693">
              <w:marLeft w:val="0"/>
              <w:marRight w:val="0"/>
              <w:marTop w:val="0"/>
              <w:marBottom w:val="0"/>
              <w:divBdr>
                <w:top w:val="none" w:sz="0" w:space="0" w:color="auto"/>
                <w:left w:val="none" w:sz="0" w:space="0" w:color="auto"/>
                <w:bottom w:val="none" w:sz="0" w:space="0" w:color="auto"/>
                <w:right w:val="none" w:sz="0" w:space="0" w:color="auto"/>
              </w:divBdr>
            </w:div>
            <w:div w:id="953945735">
              <w:marLeft w:val="0"/>
              <w:marRight w:val="0"/>
              <w:marTop w:val="0"/>
              <w:marBottom w:val="0"/>
              <w:divBdr>
                <w:top w:val="none" w:sz="0" w:space="0" w:color="auto"/>
                <w:left w:val="none" w:sz="0" w:space="0" w:color="auto"/>
                <w:bottom w:val="none" w:sz="0" w:space="0" w:color="auto"/>
                <w:right w:val="none" w:sz="0" w:space="0" w:color="auto"/>
              </w:divBdr>
              <w:divsChild>
                <w:div w:id="788357455">
                  <w:marLeft w:val="0"/>
                  <w:marRight w:val="0"/>
                  <w:marTop w:val="0"/>
                  <w:marBottom w:val="0"/>
                  <w:divBdr>
                    <w:top w:val="none" w:sz="0" w:space="0" w:color="auto"/>
                    <w:left w:val="none" w:sz="0" w:space="0" w:color="auto"/>
                    <w:bottom w:val="none" w:sz="0" w:space="0" w:color="auto"/>
                    <w:right w:val="none" w:sz="0" w:space="0" w:color="auto"/>
                  </w:divBdr>
                </w:div>
                <w:div w:id="1115321730">
                  <w:marLeft w:val="0"/>
                  <w:marRight w:val="0"/>
                  <w:marTop w:val="0"/>
                  <w:marBottom w:val="0"/>
                  <w:divBdr>
                    <w:top w:val="none" w:sz="0" w:space="0" w:color="auto"/>
                    <w:left w:val="none" w:sz="0" w:space="0" w:color="auto"/>
                    <w:bottom w:val="none" w:sz="0" w:space="0" w:color="auto"/>
                    <w:right w:val="none" w:sz="0" w:space="0" w:color="auto"/>
                  </w:divBdr>
                </w:div>
              </w:divsChild>
            </w:div>
            <w:div w:id="954681310">
              <w:marLeft w:val="0"/>
              <w:marRight w:val="0"/>
              <w:marTop w:val="0"/>
              <w:marBottom w:val="0"/>
              <w:divBdr>
                <w:top w:val="none" w:sz="0" w:space="0" w:color="auto"/>
                <w:left w:val="none" w:sz="0" w:space="0" w:color="auto"/>
                <w:bottom w:val="none" w:sz="0" w:space="0" w:color="auto"/>
                <w:right w:val="none" w:sz="0" w:space="0" w:color="auto"/>
              </w:divBdr>
            </w:div>
            <w:div w:id="955986104">
              <w:marLeft w:val="0"/>
              <w:marRight w:val="0"/>
              <w:marTop w:val="0"/>
              <w:marBottom w:val="0"/>
              <w:divBdr>
                <w:top w:val="none" w:sz="0" w:space="0" w:color="auto"/>
                <w:left w:val="none" w:sz="0" w:space="0" w:color="auto"/>
                <w:bottom w:val="none" w:sz="0" w:space="0" w:color="auto"/>
                <w:right w:val="none" w:sz="0" w:space="0" w:color="auto"/>
              </w:divBdr>
            </w:div>
            <w:div w:id="956764142">
              <w:marLeft w:val="0"/>
              <w:marRight w:val="0"/>
              <w:marTop w:val="0"/>
              <w:marBottom w:val="0"/>
              <w:divBdr>
                <w:top w:val="none" w:sz="0" w:space="0" w:color="auto"/>
                <w:left w:val="none" w:sz="0" w:space="0" w:color="auto"/>
                <w:bottom w:val="none" w:sz="0" w:space="0" w:color="auto"/>
                <w:right w:val="none" w:sz="0" w:space="0" w:color="auto"/>
              </w:divBdr>
            </w:div>
            <w:div w:id="956792487">
              <w:marLeft w:val="0"/>
              <w:marRight w:val="0"/>
              <w:marTop w:val="0"/>
              <w:marBottom w:val="0"/>
              <w:divBdr>
                <w:top w:val="none" w:sz="0" w:space="0" w:color="auto"/>
                <w:left w:val="none" w:sz="0" w:space="0" w:color="auto"/>
                <w:bottom w:val="none" w:sz="0" w:space="0" w:color="auto"/>
                <w:right w:val="none" w:sz="0" w:space="0" w:color="auto"/>
              </w:divBdr>
            </w:div>
            <w:div w:id="959146860">
              <w:marLeft w:val="0"/>
              <w:marRight w:val="0"/>
              <w:marTop w:val="0"/>
              <w:marBottom w:val="0"/>
              <w:divBdr>
                <w:top w:val="none" w:sz="0" w:space="0" w:color="auto"/>
                <w:left w:val="none" w:sz="0" w:space="0" w:color="auto"/>
                <w:bottom w:val="none" w:sz="0" w:space="0" w:color="auto"/>
                <w:right w:val="none" w:sz="0" w:space="0" w:color="auto"/>
              </w:divBdr>
            </w:div>
            <w:div w:id="959993095">
              <w:marLeft w:val="0"/>
              <w:marRight w:val="0"/>
              <w:marTop w:val="0"/>
              <w:marBottom w:val="0"/>
              <w:divBdr>
                <w:top w:val="none" w:sz="0" w:space="0" w:color="auto"/>
                <w:left w:val="none" w:sz="0" w:space="0" w:color="auto"/>
                <w:bottom w:val="none" w:sz="0" w:space="0" w:color="auto"/>
                <w:right w:val="none" w:sz="0" w:space="0" w:color="auto"/>
              </w:divBdr>
            </w:div>
            <w:div w:id="961688584">
              <w:marLeft w:val="0"/>
              <w:marRight w:val="0"/>
              <w:marTop w:val="0"/>
              <w:marBottom w:val="0"/>
              <w:divBdr>
                <w:top w:val="none" w:sz="0" w:space="0" w:color="auto"/>
                <w:left w:val="none" w:sz="0" w:space="0" w:color="auto"/>
                <w:bottom w:val="none" w:sz="0" w:space="0" w:color="auto"/>
                <w:right w:val="none" w:sz="0" w:space="0" w:color="auto"/>
              </w:divBdr>
            </w:div>
            <w:div w:id="961881920">
              <w:marLeft w:val="0"/>
              <w:marRight w:val="0"/>
              <w:marTop w:val="0"/>
              <w:marBottom w:val="0"/>
              <w:divBdr>
                <w:top w:val="none" w:sz="0" w:space="0" w:color="auto"/>
                <w:left w:val="none" w:sz="0" w:space="0" w:color="auto"/>
                <w:bottom w:val="none" w:sz="0" w:space="0" w:color="auto"/>
                <w:right w:val="none" w:sz="0" w:space="0" w:color="auto"/>
              </w:divBdr>
            </w:div>
            <w:div w:id="962007123">
              <w:marLeft w:val="0"/>
              <w:marRight w:val="0"/>
              <w:marTop w:val="0"/>
              <w:marBottom w:val="0"/>
              <w:divBdr>
                <w:top w:val="none" w:sz="0" w:space="0" w:color="auto"/>
                <w:left w:val="none" w:sz="0" w:space="0" w:color="auto"/>
                <w:bottom w:val="none" w:sz="0" w:space="0" w:color="auto"/>
                <w:right w:val="none" w:sz="0" w:space="0" w:color="auto"/>
              </w:divBdr>
            </w:div>
            <w:div w:id="962150011">
              <w:marLeft w:val="0"/>
              <w:marRight w:val="0"/>
              <w:marTop w:val="0"/>
              <w:marBottom w:val="0"/>
              <w:divBdr>
                <w:top w:val="none" w:sz="0" w:space="0" w:color="auto"/>
                <w:left w:val="none" w:sz="0" w:space="0" w:color="auto"/>
                <w:bottom w:val="none" w:sz="0" w:space="0" w:color="auto"/>
                <w:right w:val="none" w:sz="0" w:space="0" w:color="auto"/>
              </w:divBdr>
            </w:div>
            <w:div w:id="962153948">
              <w:marLeft w:val="0"/>
              <w:marRight w:val="0"/>
              <w:marTop w:val="0"/>
              <w:marBottom w:val="0"/>
              <w:divBdr>
                <w:top w:val="none" w:sz="0" w:space="0" w:color="auto"/>
                <w:left w:val="none" w:sz="0" w:space="0" w:color="auto"/>
                <w:bottom w:val="none" w:sz="0" w:space="0" w:color="auto"/>
                <w:right w:val="none" w:sz="0" w:space="0" w:color="auto"/>
              </w:divBdr>
            </w:div>
            <w:div w:id="962157504">
              <w:marLeft w:val="0"/>
              <w:marRight w:val="0"/>
              <w:marTop w:val="0"/>
              <w:marBottom w:val="0"/>
              <w:divBdr>
                <w:top w:val="none" w:sz="0" w:space="0" w:color="auto"/>
                <w:left w:val="none" w:sz="0" w:space="0" w:color="auto"/>
                <w:bottom w:val="none" w:sz="0" w:space="0" w:color="auto"/>
                <w:right w:val="none" w:sz="0" w:space="0" w:color="auto"/>
              </w:divBdr>
            </w:div>
            <w:div w:id="962732382">
              <w:marLeft w:val="0"/>
              <w:marRight w:val="0"/>
              <w:marTop w:val="0"/>
              <w:marBottom w:val="0"/>
              <w:divBdr>
                <w:top w:val="none" w:sz="0" w:space="0" w:color="auto"/>
                <w:left w:val="none" w:sz="0" w:space="0" w:color="auto"/>
                <w:bottom w:val="none" w:sz="0" w:space="0" w:color="auto"/>
                <w:right w:val="none" w:sz="0" w:space="0" w:color="auto"/>
              </w:divBdr>
            </w:div>
            <w:div w:id="964312419">
              <w:marLeft w:val="0"/>
              <w:marRight w:val="0"/>
              <w:marTop w:val="0"/>
              <w:marBottom w:val="0"/>
              <w:divBdr>
                <w:top w:val="none" w:sz="0" w:space="0" w:color="auto"/>
                <w:left w:val="none" w:sz="0" w:space="0" w:color="auto"/>
                <w:bottom w:val="none" w:sz="0" w:space="0" w:color="auto"/>
                <w:right w:val="none" w:sz="0" w:space="0" w:color="auto"/>
              </w:divBdr>
            </w:div>
            <w:div w:id="964458279">
              <w:marLeft w:val="0"/>
              <w:marRight w:val="0"/>
              <w:marTop w:val="0"/>
              <w:marBottom w:val="0"/>
              <w:divBdr>
                <w:top w:val="none" w:sz="0" w:space="0" w:color="auto"/>
                <w:left w:val="none" w:sz="0" w:space="0" w:color="auto"/>
                <w:bottom w:val="none" w:sz="0" w:space="0" w:color="auto"/>
                <w:right w:val="none" w:sz="0" w:space="0" w:color="auto"/>
              </w:divBdr>
            </w:div>
            <w:div w:id="964969910">
              <w:marLeft w:val="0"/>
              <w:marRight w:val="0"/>
              <w:marTop w:val="0"/>
              <w:marBottom w:val="0"/>
              <w:divBdr>
                <w:top w:val="none" w:sz="0" w:space="0" w:color="auto"/>
                <w:left w:val="none" w:sz="0" w:space="0" w:color="auto"/>
                <w:bottom w:val="none" w:sz="0" w:space="0" w:color="auto"/>
                <w:right w:val="none" w:sz="0" w:space="0" w:color="auto"/>
              </w:divBdr>
            </w:div>
            <w:div w:id="965357174">
              <w:marLeft w:val="0"/>
              <w:marRight w:val="0"/>
              <w:marTop w:val="0"/>
              <w:marBottom w:val="0"/>
              <w:divBdr>
                <w:top w:val="none" w:sz="0" w:space="0" w:color="auto"/>
                <w:left w:val="none" w:sz="0" w:space="0" w:color="auto"/>
                <w:bottom w:val="none" w:sz="0" w:space="0" w:color="auto"/>
                <w:right w:val="none" w:sz="0" w:space="0" w:color="auto"/>
              </w:divBdr>
            </w:div>
            <w:div w:id="965742129">
              <w:marLeft w:val="0"/>
              <w:marRight w:val="0"/>
              <w:marTop w:val="0"/>
              <w:marBottom w:val="0"/>
              <w:divBdr>
                <w:top w:val="none" w:sz="0" w:space="0" w:color="auto"/>
                <w:left w:val="none" w:sz="0" w:space="0" w:color="auto"/>
                <w:bottom w:val="none" w:sz="0" w:space="0" w:color="auto"/>
                <w:right w:val="none" w:sz="0" w:space="0" w:color="auto"/>
              </w:divBdr>
            </w:div>
            <w:div w:id="965937492">
              <w:marLeft w:val="0"/>
              <w:marRight w:val="0"/>
              <w:marTop w:val="0"/>
              <w:marBottom w:val="0"/>
              <w:divBdr>
                <w:top w:val="none" w:sz="0" w:space="0" w:color="auto"/>
                <w:left w:val="none" w:sz="0" w:space="0" w:color="auto"/>
                <w:bottom w:val="none" w:sz="0" w:space="0" w:color="auto"/>
                <w:right w:val="none" w:sz="0" w:space="0" w:color="auto"/>
              </w:divBdr>
            </w:div>
            <w:div w:id="966281697">
              <w:marLeft w:val="0"/>
              <w:marRight w:val="0"/>
              <w:marTop w:val="0"/>
              <w:marBottom w:val="0"/>
              <w:divBdr>
                <w:top w:val="none" w:sz="0" w:space="0" w:color="auto"/>
                <w:left w:val="none" w:sz="0" w:space="0" w:color="auto"/>
                <w:bottom w:val="none" w:sz="0" w:space="0" w:color="auto"/>
                <w:right w:val="none" w:sz="0" w:space="0" w:color="auto"/>
              </w:divBdr>
            </w:div>
            <w:div w:id="969284178">
              <w:marLeft w:val="0"/>
              <w:marRight w:val="0"/>
              <w:marTop w:val="0"/>
              <w:marBottom w:val="0"/>
              <w:divBdr>
                <w:top w:val="none" w:sz="0" w:space="0" w:color="auto"/>
                <w:left w:val="none" w:sz="0" w:space="0" w:color="auto"/>
                <w:bottom w:val="none" w:sz="0" w:space="0" w:color="auto"/>
                <w:right w:val="none" w:sz="0" w:space="0" w:color="auto"/>
              </w:divBdr>
            </w:div>
            <w:div w:id="969439851">
              <w:marLeft w:val="0"/>
              <w:marRight w:val="0"/>
              <w:marTop w:val="0"/>
              <w:marBottom w:val="0"/>
              <w:divBdr>
                <w:top w:val="none" w:sz="0" w:space="0" w:color="auto"/>
                <w:left w:val="none" w:sz="0" w:space="0" w:color="auto"/>
                <w:bottom w:val="none" w:sz="0" w:space="0" w:color="auto"/>
                <w:right w:val="none" w:sz="0" w:space="0" w:color="auto"/>
              </w:divBdr>
            </w:div>
            <w:div w:id="970476178">
              <w:marLeft w:val="0"/>
              <w:marRight w:val="0"/>
              <w:marTop w:val="0"/>
              <w:marBottom w:val="0"/>
              <w:divBdr>
                <w:top w:val="none" w:sz="0" w:space="0" w:color="auto"/>
                <w:left w:val="none" w:sz="0" w:space="0" w:color="auto"/>
                <w:bottom w:val="none" w:sz="0" w:space="0" w:color="auto"/>
                <w:right w:val="none" w:sz="0" w:space="0" w:color="auto"/>
              </w:divBdr>
            </w:div>
            <w:div w:id="971909236">
              <w:marLeft w:val="0"/>
              <w:marRight w:val="0"/>
              <w:marTop w:val="0"/>
              <w:marBottom w:val="0"/>
              <w:divBdr>
                <w:top w:val="none" w:sz="0" w:space="0" w:color="auto"/>
                <w:left w:val="none" w:sz="0" w:space="0" w:color="auto"/>
                <w:bottom w:val="none" w:sz="0" w:space="0" w:color="auto"/>
                <w:right w:val="none" w:sz="0" w:space="0" w:color="auto"/>
              </w:divBdr>
            </w:div>
            <w:div w:id="972102836">
              <w:marLeft w:val="0"/>
              <w:marRight w:val="0"/>
              <w:marTop w:val="0"/>
              <w:marBottom w:val="0"/>
              <w:divBdr>
                <w:top w:val="none" w:sz="0" w:space="0" w:color="auto"/>
                <w:left w:val="none" w:sz="0" w:space="0" w:color="auto"/>
                <w:bottom w:val="none" w:sz="0" w:space="0" w:color="auto"/>
                <w:right w:val="none" w:sz="0" w:space="0" w:color="auto"/>
              </w:divBdr>
            </w:div>
            <w:div w:id="972170925">
              <w:marLeft w:val="0"/>
              <w:marRight w:val="0"/>
              <w:marTop w:val="0"/>
              <w:marBottom w:val="0"/>
              <w:divBdr>
                <w:top w:val="none" w:sz="0" w:space="0" w:color="auto"/>
                <w:left w:val="none" w:sz="0" w:space="0" w:color="auto"/>
                <w:bottom w:val="none" w:sz="0" w:space="0" w:color="auto"/>
                <w:right w:val="none" w:sz="0" w:space="0" w:color="auto"/>
              </w:divBdr>
            </w:div>
            <w:div w:id="973216200">
              <w:marLeft w:val="0"/>
              <w:marRight w:val="0"/>
              <w:marTop w:val="0"/>
              <w:marBottom w:val="0"/>
              <w:divBdr>
                <w:top w:val="none" w:sz="0" w:space="0" w:color="auto"/>
                <w:left w:val="none" w:sz="0" w:space="0" w:color="auto"/>
                <w:bottom w:val="none" w:sz="0" w:space="0" w:color="auto"/>
                <w:right w:val="none" w:sz="0" w:space="0" w:color="auto"/>
              </w:divBdr>
            </w:div>
            <w:div w:id="973410848">
              <w:marLeft w:val="0"/>
              <w:marRight w:val="0"/>
              <w:marTop w:val="0"/>
              <w:marBottom w:val="0"/>
              <w:divBdr>
                <w:top w:val="none" w:sz="0" w:space="0" w:color="auto"/>
                <w:left w:val="none" w:sz="0" w:space="0" w:color="auto"/>
                <w:bottom w:val="none" w:sz="0" w:space="0" w:color="auto"/>
                <w:right w:val="none" w:sz="0" w:space="0" w:color="auto"/>
              </w:divBdr>
            </w:div>
            <w:div w:id="974137160">
              <w:marLeft w:val="0"/>
              <w:marRight w:val="0"/>
              <w:marTop w:val="0"/>
              <w:marBottom w:val="0"/>
              <w:divBdr>
                <w:top w:val="none" w:sz="0" w:space="0" w:color="auto"/>
                <w:left w:val="none" w:sz="0" w:space="0" w:color="auto"/>
                <w:bottom w:val="none" w:sz="0" w:space="0" w:color="auto"/>
                <w:right w:val="none" w:sz="0" w:space="0" w:color="auto"/>
              </w:divBdr>
            </w:div>
            <w:div w:id="974456886">
              <w:marLeft w:val="0"/>
              <w:marRight w:val="0"/>
              <w:marTop w:val="0"/>
              <w:marBottom w:val="0"/>
              <w:divBdr>
                <w:top w:val="none" w:sz="0" w:space="0" w:color="auto"/>
                <w:left w:val="none" w:sz="0" w:space="0" w:color="auto"/>
                <w:bottom w:val="none" w:sz="0" w:space="0" w:color="auto"/>
                <w:right w:val="none" w:sz="0" w:space="0" w:color="auto"/>
              </w:divBdr>
            </w:div>
            <w:div w:id="976567574">
              <w:marLeft w:val="0"/>
              <w:marRight w:val="0"/>
              <w:marTop w:val="0"/>
              <w:marBottom w:val="0"/>
              <w:divBdr>
                <w:top w:val="none" w:sz="0" w:space="0" w:color="auto"/>
                <w:left w:val="none" w:sz="0" w:space="0" w:color="auto"/>
                <w:bottom w:val="none" w:sz="0" w:space="0" w:color="auto"/>
                <w:right w:val="none" w:sz="0" w:space="0" w:color="auto"/>
              </w:divBdr>
            </w:div>
            <w:div w:id="977606627">
              <w:marLeft w:val="0"/>
              <w:marRight w:val="0"/>
              <w:marTop w:val="0"/>
              <w:marBottom w:val="0"/>
              <w:divBdr>
                <w:top w:val="none" w:sz="0" w:space="0" w:color="auto"/>
                <w:left w:val="none" w:sz="0" w:space="0" w:color="auto"/>
                <w:bottom w:val="none" w:sz="0" w:space="0" w:color="auto"/>
                <w:right w:val="none" w:sz="0" w:space="0" w:color="auto"/>
              </w:divBdr>
            </w:div>
            <w:div w:id="977687595">
              <w:marLeft w:val="0"/>
              <w:marRight w:val="0"/>
              <w:marTop w:val="0"/>
              <w:marBottom w:val="0"/>
              <w:divBdr>
                <w:top w:val="none" w:sz="0" w:space="0" w:color="auto"/>
                <w:left w:val="none" w:sz="0" w:space="0" w:color="auto"/>
                <w:bottom w:val="none" w:sz="0" w:space="0" w:color="auto"/>
                <w:right w:val="none" w:sz="0" w:space="0" w:color="auto"/>
              </w:divBdr>
            </w:div>
            <w:div w:id="977801309">
              <w:marLeft w:val="0"/>
              <w:marRight w:val="0"/>
              <w:marTop w:val="0"/>
              <w:marBottom w:val="0"/>
              <w:divBdr>
                <w:top w:val="none" w:sz="0" w:space="0" w:color="auto"/>
                <w:left w:val="none" w:sz="0" w:space="0" w:color="auto"/>
                <w:bottom w:val="none" w:sz="0" w:space="0" w:color="auto"/>
                <w:right w:val="none" w:sz="0" w:space="0" w:color="auto"/>
              </w:divBdr>
            </w:div>
            <w:div w:id="978921010">
              <w:marLeft w:val="0"/>
              <w:marRight w:val="0"/>
              <w:marTop w:val="0"/>
              <w:marBottom w:val="0"/>
              <w:divBdr>
                <w:top w:val="none" w:sz="0" w:space="0" w:color="auto"/>
                <w:left w:val="none" w:sz="0" w:space="0" w:color="auto"/>
                <w:bottom w:val="none" w:sz="0" w:space="0" w:color="auto"/>
                <w:right w:val="none" w:sz="0" w:space="0" w:color="auto"/>
              </w:divBdr>
            </w:div>
            <w:div w:id="978993333">
              <w:marLeft w:val="0"/>
              <w:marRight w:val="0"/>
              <w:marTop w:val="0"/>
              <w:marBottom w:val="0"/>
              <w:divBdr>
                <w:top w:val="none" w:sz="0" w:space="0" w:color="auto"/>
                <w:left w:val="none" w:sz="0" w:space="0" w:color="auto"/>
                <w:bottom w:val="none" w:sz="0" w:space="0" w:color="auto"/>
                <w:right w:val="none" w:sz="0" w:space="0" w:color="auto"/>
              </w:divBdr>
            </w:div>
            <w:div w:id="980159982">
              <w:marLeft w:val="0"/>
              <w:marRight w:val="0"/>
              <w:marTop w:val="0"/>
              <w:marBottom w:val="0"/>
              <w:divBdr>
                <w:top w:val="none" w:sz="0" w:space="0" w:color="auto"/>
                <w:left w:val="none" w:sz="0" w:space="0" w:color="auto"/>
                <w:bottom w:val="none" w:sz="0" w:space="0" w:color="auto"/>
                <w:right w:val="none" w:sz="0" w:space="0" w:color="auto"/>
              </w:divBdr>
            </w:div>
            <w:div w:id="981470826">
              <w:marLeft w:val="0"/>
              <w:marRight w:val="0"/>
              <w:marTop w:val="0"/>
              <w:marBottom w:val="0"/>
              <w:divBdr>
                <w:top w:val="none" w:sz="0" w:space="0" w:color="auto"/>
                <w:left w:val="none" w:sz="0" w:space="0" w:color="auto"/>
                <w:bottom w:val="none" w:sz="0" w:space="0" w:color="auto"/>
                <w:right w:val="none" w:sz="0" w:space="0" w:color="auto"/>
              </w:divBdr>
            </w:div>
            <w:div w:id="981806741">
              <w:marLeft w:val="0"/>
              <w:marRight w:val="0"/>
              <w:marTop w:val="0"/>
              <w:marBottom w:val="0"/>
              <w:divBdr>
                <w:top w:val="none" w:sz="0" w:space="0" w:color="auto"/>
                <w:left w:val="none" w:sz="0" w:space="0" w:color="auto"/>
                <w:bottom w:val="none" w:sz="0" w:space="0" w:color="auto"/>
                <w:right w:val="none" w:sz="0" w:space="0" w:color="auto"/>
              </w:divBdr>
            </w:div>
            <w:div w:id="981882856">
              <w:marLeft w:val="0"/>
              <w:marRight w:val="0"/>
              <w:marTop w:val="0"/>
              <w:marBottom w:val="0"/>
              <w:divBdr>
                <w:top w:val="none" w:sz="0" w:space="0" w:color="auto"/>
                <w:left w:val="none" w:sz="0" w:space="0" w:color="auto"/>
                <w:bottom w:val="none" w:sz="0" w:space="0" w:color="auto"/>
                <w:right w:val="none" w:sz="0" w:space="0" w:color="auto"/>
              </w:divBdr>
            </w:div>
            <w:div w:id="982005254">
              <w:marLeft w:val="0"/>
              <w:marRight w:val="0"/>
              <w:marTop w:val="0"/>
              <w:marBottom w:val="0"/>
              <w:divBdr>
                <w:top w:val="none" w:sz="0" w:space="0" w:color="auto"/>
                <w:left w:val="none" w:sz="0" w:space="0" w:color="auto"/>
                <w:bottom w:val="none" w:sz="0" w:space="0" w:color="auto"/>
                <w:right w:val="none" w:sz="0" w:space="0" w:color="auto"/>
              </w:divBdr>
            </w:div>
            <w:div w:id="984242440">
              <w:marLeft w:val="0"/>
              <w:marRight w:val="0"/>
              <w:marTop w:val="0"/>
              <w:marBottom w:val="0"/>
              <w:divBdr>
                <w:top w:val="none" w:sz="0" w:space="0" w:color="auto"/>
                <w:left w:val="none" w:sz="0" w:space="0" w:color="auto"/>
                <w:bottom w:val="none" w:sz="0" w:space="0" w:color="auto"/>
                <w:right w:val="none" w:sz="0" w:space="0" w:color="auto"/>
              </w:divBdr>
            </w:div>
            <w:div w:id="984311674">
              <w:marLeft w:val="0"/>
              <w:marRight w:val="0"/>
              <w:marTop w:val="0"/>
              <w:marBottom w:val="0"/>
              <w:divBdr>
                <w:top w:val="none" w:sz="0" w:space="0" w:color="auto"/>
                <w:left w:val="none" w:sz="0" w:space="0" w:color="auto"/>
                <w:bottom w:val="none" w:sz="0" w:space="0" w:color="auto"/>
                <w:right w:val="none" w:sz="0" w:space="0" w:color="auto"/>
              </w:divBdr>
            </w:div>
            <w:div w:id="988022532">
              <w:marLeft w:val="0"/>
              <w:marRight w:val="0"/>
              <w:marTop w:val="0"/>
              <w:marBottom w:val="0"/>
              <w:divBdr>
                <w:top w:val="none" w:sz="0" w:space="0" w:color="auto"/>
                <w:left w:val="none" w:sz="0" w:space="0" w:color="auto"/>
                <w:bottom w:val="none" w:sz="0" w:space="0" w:color="auto"/>
                <w:right w:val="none" w:sz="0" w:space="0" w:color="auto"/>
              </w:divBdr>
            </w:div>
            <w:div w:id="988947419">
              <w:marLeft w:val="0"/>
              <w:marRight w:val="0"/>
              <w:marTop w:val="0"/>
              <w:marBottom w:val="0"/>
              <w:divBdr>
                <w:top w:val="none" w:sz="0" w:space="0" w:color="auto"/>
                <w:left w:val="none" w:sz="0" w:space="0" w:color="auto"/>
                <w:bottom w:val="none" w:sz="0" w:space="0" w:color="auto"/>
                <w:right w:val="none" w:sz="0" w:space="0" w:color="auto"/>
              </w:divBdr>
            </w:div>
            <w:div w:id="989747785">
              <w:marLeft w:val="0"/>
              <w:marRight w:val="0"/>
              <w:marTop w:val="0"/>
              <w:marBottom w:val="0"/>
              <w:divBdr>
                <w:top w:val="none" w:sz="0" w:space="0" w:color="auto"/>
                <w:left w:val="none" w:sz="0" w:space="0" w:color="auto"/>
                <w:bottom w:val="none" w:sz="0" w:space="0" w:color="auto"/>
                <w:right w:val="none" w:sz="0" w:space="0" w:color="auto"/>
              </w:divBdr>
            </w:div>
            <w:div w:id="990056846">
              <w:marLeft w:val="0"/>
              <w:marRight w:val="0"/>
              <w:marTop w:val="0"/>
              <w:marBottom w:val="0"/>
              <w:divBdr>
                <w:top w:val="none" w:sz="0" w:space="0" w:color="auto"/>
                <w:left w:val="none" w:sz="0" w:space="0" w:color="auto"/>
                <w:bottom w:val="none" w:sz="0" w:space="0" w:color="auto"/>
                <w:right w:val="none" w:sz="0" w:space="0" w:color="auto"/>
              </w:divBdr>
            </w:div>
            <w:div w:id="991056440">
              <w:marLeft w:val="0"/>
              <w:marRight w:val="0"/>
              <w:marTop w:val="0"/>
              <w:marBottom w:val="0"/>
              <w:divBdr>
                <w:top w:val="none" w:sz="0" w:space="0" w:color="auto"/>
                <w:left w:val="none" w:sz="0" w:space="0" w:color="auto"/>
                <w:bottom w:val="none" w:sz="0" w:space="0" w:color="auto"/>
                <w:right w:val="none" w:sz="0" w:space="0" w:color="auto"/>
              </w:divBdr>
            </w:div>
            <w:div w:id="994449900">
              <w:marLeft w:val="0"/>
              <w:marRight w:val="0"/>
              <w:marTop w:val="0"/>
              <w:marBottom w:val="0"/>
              <w:divBdr>
                <w:top w:val="none" w:sz="0" w:space="0" w:color="auto"/>
                <w:left w:val="none" w:sz="0" w:space="0" w:color="auto"/>
                <w:bottom w:val="none" w:sz="0" w:space="0" w:color="auto"/>
                <w:right w:val="none" w:sz="0" w:space="0" w:color="auto"/>
              </w:divBdr>
            </w:div>
            <w:div w:id="994837194">
              <w:marLeft w:val="0"/>
              <w:marRight w:val="0"/>
              <w:marTop w:val="0"/>
              <w:marBottom w:val="0"/>
              <w:divBdr>
                <w:top w:val="none" w:sz="0" w:space="0" w:color="auto"/>
                <w:left w:val="none" w:sz="0" w:space="0" w:color="auto"/>
                <w:bottom w:val="none" w:sz="0" w:space="0" w:color="auto"/>
                <w:right w:val="none" w:sz="0" w:space="0" w:color="auto"/>
              </w:divBdr>
            </w:div>
            <w:div w:id="995449882">
              <w:marLeft w:val="0"/>
              <w:marRight w:val="0"/>
              <w:marTop w:val="0"/>
              <w:marBottom w:val="0"/>
              <w:divBdr>
                <w:top w:val="none" w:sz="0" w:space="0" w:color="auto"/>
                <w:left w:val="none" w:sz="0" w:space="0" w:color="auto"/>
                <w:bottom w:val="none" w:sz="0" w:space="0" w:color="auto"/>
                <w:right w:val="none" w:sz="0" w:space="0" w:color="auto"/>
              </w:divBdr>
            </w:div>
            <w:div w:id="996032232">
              <w:marLeft w:val="0"/>
              <w:marRight w:val="0"/>
              <w:marTop w:val="0"/>
              <w:marBottom w:val="0"/>
              <w:divBdr>
                <w:top w:val="none" w:sz="0" w:space="0" w:color="auto"/>
                <w:left w:val="none" w:sz="0" w:space="0" w:color="auto"/>
                <w:bottom w:val="none" w:sz="0" w:space="0" w:color="auto"/>
                <w:right w:val="none" w:sz="0" w:space="0" w:color="auto"/>
              </w:divBdr>
            </w:div>
            <w:div w:id="997852165">
              <w:marLeft w:val="0"/>
              <w:marRight w:val="0"/>
              <w:marTop w:val="0"/>
              <w:marBottom w:val="0"/>
              <w:divBdr>
                <w:top w:val="none" w:sz="0" w:space="0" w:color="auto"/>
                <w:left w:val="none" w:sz="0" w:space="0" w:color="auto"/>
                <w:bottom w:val="none" w:sz="0" w:space="0" w:color="auto"/>
                <w:right w:val="none" w:sz="0" w:space="0" w:color="auto"/>
              </w:divBdr>
            </w:div>
            <w:div w:id="999969696">
              <w:marLeft w:val="0"/>
              <w:marRight w:val="0"/>
              <w:marTop w:val="0"/>
              <w:marBottom w:val="0"/>
              <w:divBdr>
                <w:top w:val="none" w:sz="0" w:space="0" w:color="auto"/>
                <w:left w:val="none" w:sz="0" w:space="0" w:color="auto"/>
                <w:bottom w:val="none" w:sz="0" w:space="0" w:color="auto"/>
                <w:right w:val="none" w:sz="0" w:space="0" w:color="auto"/>
              </w:divBdr>
            </w:div>
            <w:div w:id="1000233244">
              <w:marLeft w:val="0"/>
              <w:marRight w:val="0"/>
              <w:marTop w:val="0"/>
              <w:marBottom w:val="0"/>
              <w:divBdr>
                <w:top w:val="none" w:sz="0" w:space="0" w:color="auto"/>
                <w:left w:val="none" w:sz="0" w:space="0" w:color="auto"/>
                <w:bottom w:val="none" w:sz="0" w:space="0" w:color="auto"/>
                <w:right w:val="none" w:sz="0" w:space="0" w:color="auto"/>
              </w:divBdr>
            </w:div>
            <w:div w:id="1000741100">
              <w:marLeft w:val="0"/>
              <w:marRight w:val="0"/>
              <w:marTop w:val="0"/>
              <w:marBottom w:val="0"/>
              <w:divBdr>
                <w:top w:val="none" w:sz="0" w:space="0" w:color="auto"/>
                <w:left w:val="none" w:sz="0" w:space="0" w:color="auto"/>
                <w:bottom w:val="none" w:sz="0" w:space="0" w:color="auto"/>
                <w:right w:val="none" w:sz="0" w:space="0" w:color="auto"/>
              </w:divBdr>
            </w:div>
            <w:div w:id="1001472081">
              <w:marLeft w:val="0"/>
              <w:marRight w:val="0"/>
              <w:marTop w:val="0"/>
              <w:marBottom w:val="0"/>
              <w:divBdr>
                <w:top w:val="none" w:sz="0" w:space="0" w:color="auto"/>
                <w:left w:val="none" w:sz="0" w:space="0" w:color="auto"/>
                <w:bottom w:val="none" w:sz="0" w:space="0" w:color="auto"/>
                <w:right w:val="none" w:sz="0" w:space="0" w:color="auto"/>
              </w:divBdr>
            </w:div>
            <w:div w:id="1001809972">
              <w:marLeft w:val="0"/>
              <w:marRight w:val="0"/>
              <w:marTop w:val="0"/>
              <w:marBottom w:val="0"/>
              <w:divBdr>
                <w:top w:val="none" w:sz="0" w:space="0" w:color="auto"/>
                <w:left w:val="none" w:sz="0" w:space="0" w:color="auto"/>
                <w:bottom w:val="none" w:sz="0" w:space="0" w:color="auto"/>
                <w:right w:val="none" w:sz="0" w:space="0" w:color="auto"/>
              </w:divBdr>
            </w:div>
            <w:div w:id="1002584176">
              <w:marLeft w:val="0"/>
              <w:marRight w:val="0"/>
              <w:marTop w:val="0"/>
              <w:marBottom w:val="0"/>
              <w:divBdr>
                <w:top w:val="none" w:sz="0" w:space="0" w:color="auto"/>
                <w:left w:val="none" w:sz="0" w:space="0" w:color="auto"/>
                <w:bottom w:val="none" w:sz="0" w:space="0" w:color="auto"/>
                <w:right w:val="none" w:sz="0" w:space="0" w:color="auto"/>
              </w:divBdr>
            </w:div>
            <w:div w:id="1005400691">
              <w:marLeft w:val="0"/>
              <w:marRight w:val="0"/>
              <w:marTop w:val="0"/>
              <w:marBottom w:val="0"/>
              <w:divBdr>
                <w:top w:val="none" w:sz="0" w:space="0" w:color="auto"/>
                <w:left w:val="none" w:sz="0" w:space="0" w:color="auto"/>
                <w:bottom w:val="none" w:sz="0" w:space="0" w:color="auto"/>
                <w:right w:val="none" w:sz="0" w:space="0" w:color="auto"/>
              </w:divBdr>
            </w:div>
            <w:div w:id="1006205134">
              <w:marLeft w:val="0"/>
              <w:marRight w:val="0"/>
              <w:marTop w:val="0"/>
              <w:marBottom w:val="0"/>
              <w:divBdr>
                <w:top w:val="none" w:sz="0" w:space="0" w:color="auto"/>
                <w:left w:val="none" w:sz="0" w:space="0" w:color="auto"/>
                <w:bottom w:val="none" w:sz="0" w:space="0" w:color="auto"/>
                <w:right w:val="none" w:sz="0" w:space="0" w:color="auto"/>
              </w:divBdr>
            </w:div>
            <w:div w:id="1006395638">
              <w:marLeft w:val="0"/>
              <w:marRight w:val="0"/>
              <w:marTop w:val="0"/>
              <w:marBottom w:val="0"/>
              <w:divBdr>
                <w:top w:val="none" w:sz="0" w:space="0" w:color="auto"/>
                <w:left w:val="none" w:sz="0" w:space="0" w:color="auto"/>
                <w:bottom w:val="none" w:sz="0" w:space="0" w:color="auto"/>
                <w:right w:val="none" w:sz="0" w:space="0" w:color="auto"/>
              </w:divBdr>
            </w:div>
            <w:div w:id="1007294358">
              <w:marLeft w:val="0"/>
              <w:marRight w:val="0"/>
              <w:marTop w:val="0"/>
              <w:marBottom w:val="0"/>
              <w:divBdr>
                <w:top w:val="none" w:sz="0" w:space="0" w:color="auto"/>
                <w:left w:val="none" w:sz="0" w:space="0" w:color="auto"/>
                <w:bottom w:val="none" w:sz="0" w:space="0" w:color="auto"/>
                <w:right w:val="none" w:sz="0" w:space="0" w:color="auto"/>
              </w:divBdr>
            </w:div>
            <w:div w:id="1008361798">
              <w:marLeft w:val="0"/>
              <w:marRight w:val="0"/>
              <w:marTop w:val="0"/>
              <w:marBottom w:val="0"/>
              <w:divBdr>
                <w:top w:val="none" w:sz="0" w:space="0" w:color="auto"/>
                <w:left w:val="none" w:sz="0" w:space="0" w:color="auto"/>
                <w:bottom w:val="none" w:sz="0" w:space="0" w:color="auto"/>
                <w:right w:val="none" w:sz="0" w:space="0" w:color="auto"/>
              </w:divBdr>
            </w:div>
            <w:div w:id="1008411328">
              <w:marLeft w:val="0"/>
              <w:marRight w:val="0"/>
              <w:marTop w:val="0"/>
              <w:marBottom w:val="0"/>
              <w:divBdr>
                <w:top w:val="none" w:sz="0" w:space="0" w:color="auto"/>
                <w:left w:val="none" w:sz="0" w:space="0" w:color="auto"/>
                <w:bottom w:val="none" w:sz="0" w:space="0" w:color="auto"/>
                <w:right w:val="none" w:sz="0" w:space="0" w:color="auto"/>
              </w:divBdr>
            </w:div>
            <w:div w:id="1008678045">
              <w:marLeft w:val="0"/>
              <w:marRight w:val="0"/>
              <w:marTop w:val="0"/>
              <w:marBottom w:val="0"/>
              <w:divBdr>
                <w:top w:val="none" w:sz="0" w:space="0" w:color="auto"/>
                <w:left w:val="none" w:sz="0" w:space="0" w:color="auto"/>
                <w:bottom w:val="none" w:sz="0" w:space="0" w:color="auto"/>
                <w:right w:val="none" w:sz="0" w:space="0" w:color="auto"/>
              </w:divBdr>
            </w:div>
            <w:div w:id="1009985262">
              <w:marLeft w:val="0"/>
              <w:marRight w:val="0"/>
              <w:marTop w:val="0"/>
              <w:marBottom w:val="0"/>
              <w:divBdr>
                <w:top w:val="none" w:sz="0" w:space="0" w:color="auto"/>
                <w:left w:val="none" w:sz="0" w:space="0" w:color="auto"/>
                <w:bottom w:val="none" w:sz="0" w:space="0" w:color="auto"/>
                <w:right w:val="none" w:sz="0" w:space="0" w:color="auto"/>
              </w:divBdr>
            </w:div>
            <w:div w:id="1011686822">
              <w:marLeft w:val="0"/>
              <w:marRight w:val="0"/>
              <w:marTop w:val="0"/>
              <w:marBottom w:val="0"/>
              <w:divBdr>
                <w:top w:val="none" w:sz="0" w:space="0" w:color="auto"/>
                <w:left w:val="none" w:sz="0" w:space="0" w:color="auto"/>
                <w:bottom w:val="none" w:sz="0" w:space="0" w:color="auto"/>
                <w:right w:val="none" w:sz="0" w:space="0" w:color="auto"/>
              </w:divBdr>
            </w:div>
            <w:div w:id="1012032927">
              <w:marLeft w:val="0"/>
              <w:marRight w:val="0"/>
              <w:marTop w:val="0"/>
              <w:marBottom w:val="0"/>
              <w:divBdr>
                <w:top w:val="none" w:sz="0" w:space="0" w:color="auto"/>
                <w:left w:val="none" w:sz="0" w:space="0" w:color="auto"/>
                <w:bottom w:val="none" w:sz="0" w:space="0" w:color="auto"/>
                <w:right w:val="none" w:sz="0" w:space="0" w:color="auto"/>
              </w:divBdr>
            </w:div>
            <w:div w:id="1012875780">
              <w:marLeft w:val="0"/>
              <w:marRight w:val="0"/>
              <w:marTop w:val="0"/>
              <w:marBottom w:val="0"/>
              <w:divBdr>
                <w:top w:val="none" w:sz="0" w:space="0" w:color="auto"/>
                <w:left w:val="none" w:sz="0" w:space="0" w:color="auto"/>
                <w:bottom w:val="none" w:sz="0" w:space="0" w:color="auto"/>
                <w:right w:val="none" w:sz="0" w:space="0" w:color="auto"/>
              </w:divBdr>
            </w:div>
            <w:div w:id="1013460680">
              <w:marLeft w:val="0"/>
              <w:marRight w:val="0"/>
              <w:marTop w:val="0"/>
              <w:marBottom w:val="0"/>
              <w:divBdr>
                <w:top w:val="none" w:sz="0" w:space="0" w:color="auto"/>
                <w:left w:val="none" w:sz="0" w:space="0" w:color="auto"/>
                <w:bottom w:val="none" w:sz="0" w:space="0" w:color="auto"/>
                <w:right w:val="none" w:sz="0" w:space="0" w:color="auto"/>
              </w:divBdr>
            </w:div>
            <w:div w:id="1013728243">
              <w:marLeft w:val="0"/>
              <w:marRight w:val="0"/>
              <w:marTop w:val="0"/>
              <w:marBottom w:val="0"/>
              <w:divBdr>
                <w:top w:val="none" w:sz="0" w:space="0" w:color="auto"/>
                <w:left w:val="none" w:sz="0" w:space="0" w:color="auto"/>
                <w:bottom w:val="none" w:sz="0" w:space="0" w:color="auto"/>
                <w:right w:val="none" w:sz="0" w:space="0" w:color="auto"/>
              </w:divBdr>
            </w:div>
            <w:div w:id="1013842492">
              <w:marLeft w:val="0"/>
              <w:marRight w:val="0"/>
              <w:marTop w:val="0"/>
              <w:marBottom w:val="0"/>
              <w:divBdr>
                <w:top w:val="none" w:sz="0" w:space="0" w:color="auto"/>
                <w:left w:val="none" w:sz="0" w:space="0" w:color="auto"/>
                <w:bottom w:val="none" w:sz="0" w:space="0" w:color="auto"/>
                <w:right w:val="none" w:sz="0" w:space="0" w:color="auto"/>
              </w:divBdr>
            </w:div>
            <w:div w:id="1014041122">
              <w:marLeft w:val="0"/>
              <w:marRight w:val="0"/>
              <w:marTop w:val="0"/>
              <w:marBottom w:val="0"/>
              <w:divBdr>
                <w:top w:val="none" w:sz="0" w:space="0" w:color="auto"/>
                <w:left w:val="none" w:sz="0" w:space="0" w:color="auto"/>
                <w:bottom w:val="none" w:sz="0" w:space="0" w:color="auto"/>
                <w:right w:val="none" w:sz="0" w:space="0" w:color="auto"/>
              </w:divBdr>
            </w:div>
            <w:div w:id="1014377561">
              <w:marLeft w:val="0"/>
              <w:marRight w:val="0"/>
              <w:marTop w:val="0"/>
              <w:marBottom w:val="0"/>
              <w:divBdr>
                <w:top w:val="none" w:sz="0" w:space="0" w:color="auto"/>
                <w:left w:val="none" w:sz="0" w:space="0" w:color="auto"/>
                <w:bottom w:val="none" w:sz="0" w:space="0" w:color="auto"/>
                <w:right w:val="none" w:sz="0" w:space="0" w:color="auto"/>
              </w:divBdr>
            </w:div>
            <w:div w:id="1014452462">
              <w:marLeft w:val="0"/>
              <w:marRight w:val="0"/>
              <w:marTop w:val="0"/>
              <w:marBottom w:val="0"/>
              <w:divBdr>
                <w:top w:val="none" w:sz="0" w:space="0" w:color="auto"/>
                <w:left w:val="none" w:sz="0" w:space="0" w:color="auto"/>
                <w:bottom w:val="none" w:sz="0" w:space="0" w:color="auto"/>
                <w:right w:val="none" w:sz="0" w:space="0" w:color="auto"/>
              </w:divBdr>
            </w:div>
            <w:div w:id="1014529647">
              <w:marLeft w:val="0"/>
              <w:marRight w:val="0"/>
              <w:marTop w:val="0"/>
              <w:marBottom w:val="0"/>
              <w:divBdr>
                <w:top w:val="none" w:sz="0" w:space="0" w:color="auto"/>
                <w:left w:val="none" w:sz="0" w:space="0" w:color="auto"/>
                <w:bottom w:val="none" w:sz="0" w:space="0" w:color="auto"/>
                <w:right w:val="none" w:sz="0" w:space="0" w:color="auto"/>
              </w:divBdr>
            </w:div>
            <w:div w:id="1014922227">
              <w:marLeft w:val="0"/>
              <w:marRight w:val="0"/>
              <w:marTop w:val="0"/>
              <w:marBottom w:val="0"/>
              <w:divBdr>
                <w:top w:val="none" w:sz="0" w:space="0" w:color="auto"/>
                <w:left w:val="none" w:sz="0" w:space="0" w:color="auto"/>
                <w:bottom w:val="none" w:sz="0" w:space="0" w:color="auto"/>
                <w:right w:val="none" w:sz="0" w:space="0" w:color="auto"/>
              </w:divBdr>
            </w:div>
            <w:div w:id="1015158077">
              <w:marLeft w:val="0"/>
              <w:marRight w:val="0"/>
              <w:marTop w:val="0"/>
              <w:marBottom w:val="0"/>
              <w:divBdr>
                <w:top w:val="none" w:sz="0" w:space="0" w:color="auto"/>
                <w:left w:val="none" w:sz="0" w:space="0" w:color="auto"/>
                <w:bottom w:val="none" w:sz="0" w:space="0" w:color="auto"/>
                <w:right w:val="none" w:sz="0" w:space="0" w:color="auto"/>
              </w:divBdr>
            </w:div>
            <w:div w:id="1015569383">
              <w:marLeft w:val="0"/>
              <w:marRight w:val="0"/>
              <w:marTop w:val="0"/>
              <w:marBottom w:val="0"/>
              <w:divBdr>
                <w:top w:val="none" w:sz="0" w:space="0" w:color="auto"/>
                <w:left w:val="none" w:sz="0" w:space="0" w:color="auto"/>
                <w:bottom w:val="none" w:sz="0" w:space="0" w:color="auto"/>
                <w:right w:val="none" w:sz="0" w:space="0" w:color="auto"/>
              </w:divBdr>
            </w:div>
            <w:div w:id="1016034321">
              <w:marLeft w:val="0"/>
              <w:marRight w:val="0"/>
              <w:marTop w:val="0"/>
              <w:marBottom w:val="0"/>
              <w:divBdr>
                <w:top w:val="none" w:sz="0" w:space="0" w:color="auto"/>
                <w:left w:val="none" w:sz="0" w:space="0" w:color="auto"/>
                <w:bottom w:val="none" w:sz="0" w:space="0" w:color="auto"/>
                <w:right w:val="none" w:sz="0" w:space="0" w:color="auto"/>
              </w:divBdr>
            </w:div>
            <w:div w:id="1018776981">
              <w:marLeft w:val="0"/>
              <w:marRight w:val="0"/>
              <w:marTop w:val="0"/>
              <w:marBottom w:val="0"/>
              <w:divBdr>
                <w:top w:val="none" w:sz="0" w:space="0" w:color="auto"/>
                <w:left w:val="none" w:sz="0" w:space="0" w:color="auto"/>
                <w:bottom w:val="none" w:sz="0" w:space="0" w:color="auto"/>
                <w:right w:val="none" w:sz="0" w:space="0" w:color="auto"/>
              </w:divBdr>
            </w:div>
            <w:div w:id="1020740557">
              <w:marLeft w:val="0"/>
              <w:marRight w:val="0"/>
              <w:marTop w:val="0"/>
              <w:marBottom w:val="0"/>
              <w:divBdr>
                <w:top w:val="none" w:sz="0" w:space="0" w:color="auto"/>
                <w:left w:val="none" w:sz="0" w:space="0" w:color="auto"/>
                <w:bottom w:val="none" w:sz="0" w:space="0" w:color="auto"/>
                <w:right w:val="none" w:sz="0" w:space="0" w:color="auto"/>
              </w:divBdr>
            </w:div>
            <w:div w:id="1022166506">
              <w:marLeft w:val="0"/>
              <w:marRight w:val="0"/>
              <w:marTop w:val="0"/>
              <w:marBottom w:val="0"/>
              <w:divBdr>
                <w:top w:val="none" w:sz="0" w:space="0" w:color="auto"/>
                <w:left w:val="none" w:sz="0" w:space="0" w:color="auto"/>
                <w:bottom w:val="none" w:sz="0" w:space="0" w:color="auto"/>
                <w:right w:val="none" w:sz="0" w:space="0" w:color="auto"/>
              </w:divBdr>
            </w:div>
            <w:div w:id="1025138887">
              <w:marLeft w:val="0"/>
              <w:marRight w:val="0"/>
              <w:marTop w:val="0"/>
              <w:marBottom w:val="0"/>
              <w:divBdr>
                <w:top w:val="none" w:sz="0" w:space="0" w:color="auto"/>
                <w:left w:val="none" w:sz="0" w:space="0" w:color="auto"/>
                <w:bottom w:val="none" w:sz="0" w:space="0" w:color="auto"/>
                <w:right w:val="none" w:sz="0" w:space="0" w:color="auto"/>
              </w:divBdr>
            </w:div>
            <w:div w:id="1025327654">
              <w:marLeft w:val="0"/>
              <w:marRight w:val="0"/>
              <w:marTop w:val="0"/>
              <w:marBottom w:val="0"/>
              <w:divBdr>
                <w:top w:val="none" w:sz="0" w:space="0" w:color="auto"/>
                <w:left w:val="none" w:sz="0" w:space="0" w:color="auto"/>
                <w:bottom w:val="none" w:sz="0" w:space="0" w:color="auto"/>
                <w:right w:val="none" w:sz="0" w:space="0" w:color="auto"/>
              </w:divBdr>
            </w:div>
            <w:div w:id="1026176904">
              <w:marLeft w:val="0"/>
              <w:marRight w:val="0"/>
              <w:marTop w:val="0"/>
              <w:marBottom w:val="0"/>
              <w:divBdr>
                <w:top w:val="none" w:sz="0" w:space="0" w:color="auto"/>
                <w:left w:val="none" w:sz="0" w:space="0" w:color="auto"/>
                <w:bottom w:val="none" w:sz="0" w:space="0" w:color="auto"/>
                <w:right w:val="none" w:sz="0" w:space="0" w:color="auto"/>
              </w:divBdr>
            </w:div>
            <w:div w:id="1028683810">
              <w:marLeft w:val="0"/>
              <w:marRight w:val="0"/>
              <w:marTop w:val="0"/>
              <w:marBottom w:val="0"/>
              <w:divBdr>
                <w:top w:val="none" w:sz="0" w:space="0" w:color="auto"/>
                <w:left w:val="none" w:sz="0" w:space="0" w:color="auto"/>
                <w:bottom w:val="none" w:sz="0" w:space="0" w:color="auto"/>
                <w:right w:val="none" w:sz="0" w:space="0" w:color="auto"/>
              </w:divBdr>
            </w:div>
            <w:div w:id="1028870054">
              <w:marLeft w:val="0"/>
              <w:marRight w:val="0"/>
              <w:marTop w:val="0"/>
              <w:marBottom w:val="0"/>
              <w:divBdr>
                <w:top w:val="none" w:sz="0" w:space="0" w:color="auto"/>
                <w:left w:val="none" w:sz="0" w:space="0" w:color="auto"/>
                <w:bottom w:val="none" w:sz="0" w:space="0" w:color="auto"/>
                <w:right w:val="none" w:sz="0" w:space="0" w:color="auto"/>
              </w:divBdr>
            </w:div>
            <w:div w:id="1029257603">
              <w:marLeft w:val="0"/>
              <w:marRight w:val="0"/>
              <w:marTop w:val="0"/>
              <w:marBottom w:val="0"/>
              <w:divBdr>
                <w:top w:val="none" w:sz="0" w:space="0" w:color="auto"/>
                <w:left w:val="none" w:sz="0" w:space="0" w:color="auto"/>
                <w:bottom w:val="none" w:sz="0" w:space="0" w:color="auto"/>
                <w:right w:val="none" w:sz="0" w:space="0" w:color="auto"/>
              </w:divBdr>
            </w:div>
            <w:div w:id="1031107933">
              <w:marLeft w:val="0"/>
              <w:marRight w:val="0"/>
              <w:marTop w:val="0"/>
              <w:marBottom w:val="0"/>
              <w:divBdr>
                <w:top w:val="none" w:sz="0" w:space="0" w:color="auto"/>
                <w:left w:val="none" w:sz="0" w:space="0" w:color="auto"/>
                <w:bottom w:val="none" w:sz="0" w:space="0" w:color="auto"/>
                <w:right w:val="none" w:sz="0" w:space="0" w:color="auto"/>
              </w:divBdr>
            </w:div>
            <w:div w:id="1031953146">
              <w:marLeft w:val="0"/>
              <w:marRight w:val="0"/>
              <w:marTop w:val="0"/>
              <w:marBottom w:val="0"/>
              <w:divBdr>
                <w:top w:val="none" w:sz="0" w:space="0" w:color="auto"/>
                <w:left w:val="none" w:sz="0" w:space="0" w:color="auto"/>
                <w:bottom w:val="none" w:sz="0" w:space="0" w:color="auto"/>
                <w:right w:val="none" w:sz="0" w:space="0" w:color="auto"/>
              </w:divBdr>
            </w:div>
            <w:div w:id="1032455333">
              <w:marLeft w:val="0"/>
              <w:marRight w:val="0"/>
              <w:marTop w:val="0"/>
              <w:marBottom w:val="0"/>
              <w:divBdr>
                <w:top w:val="none" w:sz="0" w:space="0" w:color="auto"/>
                <w:left w:val="none" w:sz="0" w:space="0" w:color="auto"/>
                <w:bottom w:val="none" w:sz="0" w:space="0" w:color="auto"/>
                <w:right w:val="none" w:sz="0" w:space="0" w:color="auto"/>
              </w:divBdr>
            </w:div>
            <w:div w:id="1034112352">
              <w:marLeft w:val="0"/>
              <w:marRight w:val="0"/>
              <w:marTop w:val="0"/>
              <w:marBottom w:val="0"/>
              <w:divBdr>
                <w:top w:val="none" w:sz="0" w:space="0" w:color="auto"/>
                <w:left w:val="none" w:sz="0" w:space="0" w:color="auto"/>
                <w:bottom w:val="none" w:sz="0" w:space="0" w:color="auto"/>
                <w:right w:val="none" w:sz="0" w:space="0" w:color="auto"/>
              </w:divBdr>
            </w:div>
            <w:div w:id="1036009844">
              <w:marLeft w:val="0"/>
              <w:marRight w:val="0"/>
              <w:marTop w:val="0"/>
              <w:marBottom w:val="0"/>
              <w:divBdr>
                <w:top w:val="none" w:sz="0" w:space="0" w:color="auto"/>
                <w:left w:val="none" w:sz="0" w:space="0" w:color="auto"/>
                <w:bottom w:val="none" w:sz="0" w:space="0" w:color="auto"/>
                <w:right w:val="none" w:sz="0" w:space="0" w:color="auto"/>
              </w:divBdr>
            </w:div>
            <w:div w:id="1036857341">
              <w:marLeft w:val="0"/>
              <w:marRight w:val="0"/>
              <w:marTop w:val="0"/>
              <w:marBottom w:val="0"/>
              <w:divBdr>
                <w:top w:val="none" w:sz="0" w:space="0" w:color="auto"/>
                <w:left w:val="none" w:sz="0" w:space="0" w:color="auto"/>
                <w:bottom w:val="none" w:sz="0" w:space="0" w:color="auto"/>
                <w:right w:val="none" w:sz="0" w:space="0" w:color="auto"/>
              </w:divBdr>
            </w:div>
            <w:div w:id="1039278976">
              <w:marLeft w:val="0"/>
              <w:marRight w:val="0"/>
              <w:marTop w:val="0"/>
              <w:marBottom w:val="0"/>
              <w:divBdr>
                <w:top w:val="none" w:sz="0" w:space="0" w:color="auto"/>
                <w:left w:val="none" w:sz="0" w:space="0" w:color="auto"/>
                <w:bottom w:val="none" w:sz="0" w:space="0" w:color="auto"/>
                <w:right w:val="none" w:sz="0" w:space="0" w:color="auto"/>
              </w:divBdr>
            </w:div>
            <w:div w:id="1039479653">
              <w:marLeft w:val="0"/>
              <w:marRight w:val="0"/>
              <w:marTop w:val="0"/>
              <w:marBottom w:val="0"/>
              <w:divBdr>
                <w:top w:val="none" w:sz="0" w:space="0" w:color="auto"/>
                <w:left w:val="none" w:sz="0" w:space="0" w:color="auto"/>
                <w:bottom w:val="none" w:sz="0" w:space="0" w:color="auto"/>
                <w:right w:val="none" w:sz="0" w:space="0" w:color="auto"/>
              </w:divBdr>
            </w:div>
            <w:div w:id="1040282203">
              <w:marLeft w:val="0"/>
              <w:marRight w:val="0"/>
              <w:marTop w:val="0"/>
              <w:marBottom w:val="0"/>
              <w:divBdr>
                <w:top w:val="none" w:sz="0" w:space="0" w:color="auto"/>
                <w:left w:val="none" w:sz="0" w:space="0" w:color="auto"/>
                <w:bottom w:val="none" w:sz="0" w:space="0" w:color="auto"/>
                <w:right w:val="none" w:sz="0" w:space="0" w:color="auto"/>
              </w:divBdr>
            </w:div>
            <w:div w:id="1040320137">
              <w:marLeft w:val="0"/>
              <w:marRight w:val="0"/>
              <w:marTop w:val="0"/>
              <w:marBottom w:val="0"/>
              <w:divBdr>
                <w:top w:val="none" w:sz="0" w:space="0" w:color="auto"/>
                <w:left w:val="none" w:sz="0" w:space="0" w:color="auto"/>
                <w:bottom w:val="none" w:sz="0" w:space="0" w:color="auto"/>
                <w:right w:val="none" w:sz="0" w:space="0" w:color="auto"/>
              </w:divBdr>
            </w:div>
            <w:div w:id="1041635451">
              <w:marLeft w:val="0"/>
              <w:marRight w:val="0"/>
              <w:marTop w:val="0"/>
              <w:marBottom w:val="0"/>
              <w:divBdr>
                <w:top w:val="none" w:sz="0" w:space="0" w:color="auto"/>
                <w:left w:val="none" w:sz="0" w:space="0" w:color="auto"/>
                <w:bottom w:val="none" w:sz="0" w:space="0" w:color="auto"/>
                <w:right w:val="none" w:sz="0" w:space="0" w:color="auto"/>
              </w:divBdr>
            </w:div>
            <w:div w:id="1042246152">
              <w:marLeft w:val="0"/>
              <w:marRight w:val="0"/>
              <w:marTop w:val="0"/>
              <w:marBottom w:val="0"/>
              <w:divBdr>
                <w:top w:val="none" w:sz="0" w:space="0" w:color="auto"/>
                <w:left w:val="none" w:sz="0" w:space="0" w:color="auto"/>
                <w:bottom w:val="none" w:sz="0" w:space="0" w:color="auto"/>
                <w:right w:val="none" w:sz="0" w:space="0" w:color="auto"/>
              </w:divBdr>
            </w:div>
            <w:div w:id="1044600572">
              <w:marLeft w:val="0"/>
              <w:marRight w:val="0"/>
              <w:marTop w:val="0"/>
              <w:marBottom w:val="0"/>
              <w:divBdr>
                <w:top w:val="none" w:sz="0" w:space="0" w:color="auto"/>
                <w:left w:val="none" w:sz="0" w:space="0" w:color="auto"/>
                <w:bottom w:val="none" w:sz="0" w:space="0" w:color="auto"/>
                <w:right w:val="none" w:sz="0" w:space="0" w:color="auto"/>
              </w:divBdr>
            </w:div>
            <w:div w:id="1044989003">
              <w:marLeft w:val="0"/>
              <w:marRight w:val="0"/>
              <w:marTop w:val="0"/>
              <w:marBottom w:val="0"/>
              <w:divBdr>
                <w:top w:val="none" w:sz="0" w:space="0" w:color="auto"/>
                <w:left w:val="none" w:sz="0" w:space="0" w:color="auto"/>
                <w:bottom w:val="none" w:sz="0" w:space="0" w:color="auto"/>
                <w:right w:val="none" w:sz="0" w:space="0" w:color="auto"/>
              </w:divBdr>
            </w:div>
            <w:div w:id="1045103633">
              <w:marLeft w:val="0"/>
              <w:marRight w:val="0"/>
              <w:marTop w:val="0"/>
              <w:marBottom w:val="0"/>
              <w:divBdr>
                <w:top w:val="none" w:sz="0" w:space="0" w:color="auto"/>
                <w:left w:val="none" w:sz="0" w:space="0" w:color="auto"/>
                <w:bottom w:val="none" w:sz="0" w:space="0" w:color="auto"/>
                <w:right w:val="none" w:sz="0" w:space="0" w:color="auto"/>
              </w:divBdr>
            </w:div>
            <w:div w:id="1047527776">
              <w:marLeft w:val="0"/>
              <w:marRight w:val="0"/>
              <w:marTop w:val="0"/>
              <w:marBottom w:val="0"/>
              <w:divBdr>
                <w:top w:val="none" w:sz="0" w:space="0" w:color="auto"/>
                <w:left w:val="none" w:sz="0" w:space="0" w:color="auto"/>
                <w:bottom w:val="none" w:sz="0" w:space="0" w:color="auto"/>
                <w:right w:val="none" w:sz="0" w:space="0" w:color="auto"/>
              </w:divBdr>
            </w:div>
            <w:div w:id="1049573101">
              <w:marLeft w:val="0"/>
              <w:marRight w:val="0"/>
              <w:marTop w:val="0"/>
              <w:marBottom w:val="0"/>
              <w:divBdr>
                <w:top w:val="none" w:sz="0" w:space="0" w:color="auto"/>
                <w:left w:val="none" w:sz="0" w:space="0" w:color="auto"/>
                <w:bottom w:val="none" w:sz="0" w:space="0" w:color="auto"/>
                <w:right w:val="none" w:sz="0" w:space="0" w:color="auto"/>
              </w:divBdr>
            </w:div>
            <w:div w:id="1050225770">
              <w:marLeft w:val="0"/>
              <w:marRight w:val="0"/>
              <w:marTop w:val="0"/>
              <w:marBottom w:val="0"/>
              <w:divBdr>
                <w:top w:val="none" w:sz="0" w:space="0" w:color="auto"/>
                <w:left w:val="none" w:sz="0" w:space="0" w:color="auto"/>
                <w:bottom w:val="none" w:sz="0" w:space="0" w:color="auto"/>
                <w:right w:val="none" w:sz="0" w:space="0" w:color="auto"/>
              </w:divBdr>
            </w:div>
            <w:div w:id="1050230367">
              <w:marLeft w:val="0"/>
              <w:marRight w:val="0"/>
              <w:marTop w:val="0"/>
              <w:marBottom w:val="0"/>
              <w:divBdr>
                <w:top w:val="none" w:sz="0" w:space="0" w:color="auto"/>
                <w:left w:val="none" w:sz="0" w:space="0" w:color="auto"/>
                <w:bottom w:val="none" w:sz="0" w:space="0" w:color="auto"/>
                <w:right w:val="none" w:sz="0" w:space="0" w:color="auto"/>
              </w:divBdr>
            </w:div>
            <w:div w:id="1050835767">
              <w:marLeft w:val="0"/>
              <w:marRight w:val="0"/>
              <w:marTop w:val="0"/>
              <w:marBottom w:val="0"/>
              <w:divBdr>
                <w:top w:val="none" w:sz="0" w:space="0" w:color="auto"/>
                <w:left w:val="none" w:sz="0" w:space="0" w:color="auto"/>
                <w:bottom w:val="none" w:sz="0" w:space="0" w:color="auto"/>
                <w:right w:val="none" w:sz="0" w:space="0" w:color="auto"/>
              </w:divBdr>
            </w:div>
            <w:div w:id="1051461713">
              <w:marLeft w:val="0"/>
              <w:marRight w:val="0"/>
              <w:marTop w:val="0"/>
              <w:marBottom w:val="0"/>
              <w:divBdr>
                <w:top w:val="none" w:sz="0" w:space="0" w:color="auto"/>
                <w:left w:val="none" w:sz="0" w:space="0" w:color="auto"/>
                <w:bottom w:val="none" w:sz="0" w:space="0" w:color="auto"/>
                <w:right w:val="none" w:sz="0" w:space="0" w:color="auto"/>
              </w:divBdr>
            </w:div>
            <w:div w:id="1054085391">
              <w:marLeft w:val="0"/>
              <w:marRight w:val="0"/>
              <w:marTop w:val="0"/>
              <w:marBottom w:val="0"/>
              <w:divBdr>
                <w:top w:val="none" w:sz="0" w:space="0" w:color="auto"/>
                <w:left w:val="none" w:sz="0" w:space="0" w:color="auto"/>
                <w:bottom w:val="none" w:sz="0" w:space="0" w:color="auto"/>
                <w:right w:val="none" w:sz="0" w:space="0" w:color="auto"/>
              </w:divBdr>
            </w:div>
            <w:div w:id="1054161825">
              <w:marLeft w:val="0"/>
              <w:marRight w:val="0"/>
              <w:marTop w:val="0"/>
              <w:marBottom w:val="0"/>
              <w:divBdr>
                <w:top w:val="none" w:sz="0" w:space="0" w:color="auto"/>
                <w:left w:val="none" w:sz="0" w:space="0" w:color="auto"/>
                <w:bottom w:val="none" w:sz="0" w:space="0" w:color="auto"/>
                <w:right w:val="none" w:sz="0" w:space="0" w:color="auto"/>
              </w:divBdr>
            </w:div>
            <w:div w:id="1055009699">
              <w:marLeft w:val="0"/>
              <w:marRight w:val="0"/>
              <w:marTop w:val="0"/>
              <w:marBottom w:val="0"/>
              <w:divBdr>
                <w:top w:val="none" w:sz="0" w:space="0" w:color="auto"/>
                <w:left w:val="none" w:sz="0" w:space="0" w:color="auto"/>
                <w:bottom w:val="none" w:sz="0" w:space="0" w:color="auto"/>
                <w:right w:val="none" w:sz="0" w:space="0" w:color="auto"/>
              </w:divBdr>
            </w:div>
            <w:div w:id="1055816122">
              <w:marLeft w:val="0"/>
              <w:marRight w:val="0"/>
              <w:marTop w:val="0"/>
              <w:marBottom w:val="0"/>
              <w:divBdr>
                <w:top w:val="none" w:sz="0" w:space="0" w:color="auto"/>
                <w:left w:val="none" w:sz="0" w:space="0" w:color="auto"/>
                <w:bottom w:val="none" w:sz="0" w:space="0" w:color="auto"/>
                <w:right w:val="none" w:sz="0" w:space="0" w:color="auto"/>
              </w:divBdr>
            </w:div>
            <w:div w:id="1058674964">
              <w:marLeft w:val="0"/>
              <w:marRight w:val="0"/>
              <w:marTop w:val="0"/>
              <w:marBottom w:val="0"/>
              <w:divBdr>
                <w:top w:val="none" w:sz="0" w:space="0" w:color="auto"/>
                <w:left w:val="none" w:sz="0" w:space="0" w:color="auto"/>
                <w:bottom w:val="none" w:sz="0" w:space="0" w:color="auto"/>
                <w:right w:val="none" w:sz="0" w:space="0" w:color="auto"/>
              </w:divBdr>
            </w:div>
            <w:div w:id="1058866280">
              <w:marLeft w:val="0"/>
              <w:marRight w:val="0"/>
              <w:marTop w:val="0"/>
              <w:marBottom w:val="0"/>
              <w:divBdr>
                <w:top w:val="none" w:sz="0" w:space="0" w:color="auto"/>
                <w:left w:val="none" w:sz="0" w:space="0" w:color="auto"/>
                <w:bottom w:val="none" w:sz="0" w:space="0" w:color="auto"/>
                <w:right w:val="none" w:sz="0" w:space="0" w:color="auto"/>
              </w:divBdr>
            </w:div>
            <w:div w:id="1059590314">
              <w:marLeft w:val="0"/>
              <w:marRight w:val="0"/>
              <w:marTop w:val="0"/>
              <w:marBottom w:val="0"/>
              <w:divBdr>
                <w:top w:val="none" w:sz="0" w:space="0" w:color="auto"/>
                <w:left w:val="none" w:sz="0" w:space="0" w:color="auto"/>
                <w:bottom w:val="none" w:sz="0" w:space="0" w:color="auto"/>
                <w:right w:val="none" w:sz="0" w:space="0" w:color="auto"/>
              </w:divBdr>
            </w:div>
            <w:div w:id="1059784423">
              <w:marLeft w:val="0"/>
              <w:marRight w:val="0"/>
              <w:marTop w:val="0"/>
              <w:marBottom w:val="0"/>
              <w:divBdr>
                <w:top w:val="none" w:sz="0" w:space="0" w:color="auto"/>
                <w:left w:val="none" w:sz="0" w:space="0" w:color="auto"/>
                <w:bottom w:val="none" w:sz="0" w:space="0" w:color="auto"/>
                <w:right w:val="none" w:sz="0" w:space="0" w:color="auto"/>
              </w:divBdr>
            </w:div>
            <w:div w:id="1060402002">
              <w:marLeft w:val="0"/>
              <w:marRight w:val="0"/>
              <w:marTop w:val="0"/>
              <w:marBottom w:val="0"/>
              <w:divBdr>
                <w:top w:val="none" w:sz="0" w:space="0" w:color="auto"/>
                <w:left w:val="none" w:sz="0" w:space="0" w:color="auto"/>
                <w:bottom w:val="none" w:sz="0" w:space="0" w:color="auto"/>
                <w:right w:val="none" w:sz="0" w:space="0" w:color="auto"/>
              </w:divBdr>
            </w:div>
            <w:div w:id="1060832557">
              <w:marLeft w:val="0"/>
              <w:marRight w:val="0"/>
              <w:marTop w:val="0"/>
              <w:marBottom w:val="0"/>
              <w:divBdr>
                <w:top w:val="none" w:sz="0" w:space="0" w:color="auto"/>
                <w:left w:val="none" w:sz="0" w:space="0" w:color="auto"/>
                <w:bottom w:val="none" w:sz="0" w:space="0" w:color="auto"/>
                <w:right w:val="none" w:sz="0" w:space="0" w:color="auto"/>
              </w:divBdr>
            </w:div>
            <w:div w:id="1061371216">
              <w:marLeft w:val="0"/>
              <w:marRight w:val="0"/>
              <w:marTop w:val="0"/>
              <w:marBottom w:val="0"/>
              <w:divBdr>
                <w:top w:val="none" w:sz="0" w:space="0" w:color="auto"/>
                <w:left w:val="none" w:sz="0" w:space="0" w:color="auto"/>
                <w:bottom w:val="none" w:sz="0" w:space="0" w:color="auto"/>
                <w:right w:val="none" w:sz="0" w:space="0" w:color="auto"/>
              </w:divBdr>
            </w:div>
            <w:div w:id="1062753015">
              <w:marLeft w:val="0"/>
              <w:marRight w:val="0"/>
              <w:marTop w:val="0"/>
              <w:marBottom w:val="0"/>
              <w:divBdr>
                <w:top w:val="none" w:sz="0" w:space="0" w:color="auto"/>
                <w:left w:val="none" w:sz="0" w:space="0" w:color="auto"/>
                <w:bottom w:val="none" w:sz="0" w:space="0" w:color="auto"/>
                <w:right w:val="none" w:sz="0" w:space="0" w:color="auto"/>
              </w:divBdr>
            </w:div>
            <w:div w:id="1062947836">
              <w:marLeft w:val="0"/>
              <w:marRight w:val="0"/>
              <w:marTop w:val="0"/>
              <w:marBottom w:val="0"/>
              <w:divBdr>
                <w:top w:val="none" w:sz="0" w:space="0" w:color="auto"/>
                <w:left w:val="none" w:sz="0" w:space="0" w:color="auto"/>
                <w:bottom w:val="none" w:sz="0" w:space="0" w:color="auto"/>
                <w:right w:val="none" w:sz="0" w:space="0" w:color="auto"/>
              </w:divBdr>
            </w:div>
            <w:div w:id="1064571169">
              <w:marLeft w:val="0"/>
              <w:marRight w:val="0"/>
              <w:marTop w:val="0"/>
              <w:marBottom w:val="0"/>
              <w:divBdr>
                <w:top w:val="none" w:sz="0" w:space="0" w:color="auto"/>
                <w:left w:val="none" w:sz="0" w:space="0" w:color="auto"/>
                <w:bottom w:val="none" w:sz="0" w:space="0" w:color="auto"/>
                <w:right w:val="none" w:sz="0" w:space="0" w:color="auto"/>
              </w:divBdr>
            </w:div>
            <w:div w:id="1067192295">
              <w:marLeft w:val="0"/>
              <w:marRight w:val="0"/>
              <w:marTop w:val="0"/>
              <w:marBottom w:val="0"/>
              <w:divBdr>
                <w:top w:val="none" w:sz="0" w:space="0" w:color="auto"/>
                <w:left w:val="none" w:sz="0" w:space="0" w:color="auto"/>
                <w:bottom w:val="none" w:sz="0" w:space="0" w:color="auto"/>
                <w:right w:val="none" w:sz="0" w:space="0" w:color="auto"/>
              </w:divBdr>
            </w:div>
            <w:div w:id="1068109979">
              <w:marLeft w:val="0"/>
              <w:marRight w:val="0"/>
              <w:marTop w:val="0"/>
              <w:marBottom w:val="0"/>
              <w:divBdr>
                <w:top w:val="none" w:sz="0" w:space="0" w:color="auto"/>
                <w:left w:val="none" w:sz="0" w:space="0" w:color="auto"/>
                <w:bottom w:val="none" w:sz="0" w:space="0" w:color="auto"/>
                <w:right w:val="none" w:sz="0" w:space="0" w:color="auto"/>
              </w:divBdr>
            </w:div>
            <w:div w:id="1069424612">
              <w:marLeft w:val="0"/>
              <w:marRight w:val="0"/>
              <w:marTop w:val="0"/>
              <w:marBottom w:val="0"/>
              <w:divBdr>
                <w:top w:val="none" w:sz="0" w:space="0" w:color="auto"/>
                <w:left w:val="none" w:sz="0" w:space="0" w:color="auto"/>
                <w:bottom w:val="none" w:sz="0" w:space="0" w:color="auto"/>
                <w:right w:val="none" w:sz="0" w:space="0" w:color="auto"/>
              </w:divBdr>
            </w:div>
            <w:div w:id="1070343410">
              <w:marLeft w:val="0"/>
              <w:marRight w:val="0"/>
              <w:marTop w:val="0"/>
              <w:marBottom w:val="0"/>
              <w:divBdr>
                <w:top w:val="none" w:sz="0" w:space="0" w:color="auto"/>
                <w:left w:val="none" w:sz="0" w:space="0" w:color="auto"/>
                <w:bottom w:val="none" w:sz="0" w:space="0" w:color="auto"/>
                <w:right w:val="none" w:sz="0" w:space="0" w:color="auto"/>
              </w:divBdr>
            </w:div>
            <w:div w:id="1071537532">
              <w:marLeft w:val="0"/>
              <w:marRight w:val="0"/>
              <w:marTop w:val="0"/>
              <w:marBottom w:val="0"/>
              <w:divBdr>
                <w:top w:val="none" w:sz="0" w:space="0" w:color="auto"/>
                <w:left w:val="none" w:sz="0" w:space="0" w:color="auto"/>
                <w:bottom w:val="none" w:sz="0" w:space="0" w:color="auto"/>
                <w:right w:val="none" w:sz="0" w:space="0" w:color="auto"/>
              </w:divBdr>
            </w:div>
            <w:div w:id="1071729971">
              <w:marLeft w:val="0"/>
              <w:marRight w:val="0"/>
              <w:marTop w:val="0"/>
              <w:marBottom w:val="0"/>
              <w:divBdr>
                <w:top w:val="none" w:sz="0" w:space="0" w:color="auto"/>
                <w:left w:val="none" w:sz="0" w:space="0" w:color="auto"/>
                <w:bottom w:val="none" w:sz="0" w:space="0" w:color="auto"/>
                <w:right w:val="none" w:sz="0" w:space="0" w:color="auto"/>
              </w:divBdr>
            </w:div>
            <w:div w:id="1071779213">
              <w:marLeft w:val="0"/>
              <w:marRight w:val="0"/>
              <w:marTop w:val="0"/>
              <w:marBottom w:val="0"/>
              <w:divBdr>
                <w:top w:val="none" w:sz="0" w:space="0" w:color="auto"/>
                <w:left w:val="none" w:sz="0" w:space="0" w:color="auto"/>
                <w:bottom w:val="none" w:sz="0" w:space="0" w:color="auto"/>
                <w:right w:val="none" w:sz="0" w:space="0" w:color="auto"/>
              </w:divBdr>
            </w:div>
            <w:div w:id="1072004723">
              <w:marLeft w:val="0"/>
              <w:marRight w:val="0"/>
              <w:marTop w:val="0"/>
              <w:marBottom w:val="0"/>
              <w:divBdr>
                <w:top w:val="none" w:sz="0" w:space="0" w:color="auto"/>
                <w:left w:val="none" w:sz="0" w:space="0" w:color="auto"/>
                <w:bottom w:val="none" w:sz="0" w:space="0" w:color="auto"/>
                <w:right w:val="none" w:sz="0" w:space="0" w:color="auto"/>
              </w:divBdr>
            </w:div>
            <w:div w:id="1074552449">
              <w:marLeft w:val="0"/>
              <w:marRight w:val="0"/>
              <w:marTop w:val="0"/>
              <w:marBottom w:val="0"/>
              <w:divBdr>
                <w:top w:val="none" w:sz="0" w:space="0" w:color="auto"/>
                <w:left w:val="none" w:sz="0" w:space="0" w:color="auto"/>
                <w:bottom w:val="none" w:sz="0" w:space="0" w:color="auto"/>
                <w:right w:val="none" w:sz="0" w:space="0" w:color="auto"/>
              </w:divBdr>
            </w:div>
            <w:div w:id="1075275340">
              <w:marLeft w:val="0"/>
              <w:marRight w:val="0"/>
              <w:marTop w:val="0"/>
              <w:marBottom w:val="0"/>
              <w:divBdr>
                <w:top w:val="none" w:sz="0" w:space="0" w:color="auto"/>
                <w:left w:val="none" w:sz="0" w:space="0" w:color="auto"/>
                <w:bottom w:val="none" w:sz="0" w:space="0" w:color="auto"/>
                <w:right w:val="none" w:sz="0" w:space="0" w:color="auto"/>
              </w:divBdr>
            </w:div>
            <w:div w:id="1076633619">
              <w:marLeft w:val="0"/>
              <w:marRight w:val="0"/>
              <w:marTop w:val="0"/>
              <w:marBottom w:val="0"/>
              <w:divBdr>
                <w:top w:val="none" w:sz="0" w:space="0" w:color="auto"/>
                <w:left w:val="none" w:sz="0" w:space="0" w:color="auto"/>
                <w:bottom w:val="none" w:sz="0" w:space="0" w:color="auto"/>
                <w:right w:val="none" w:sz="0" w:space="0" w:color="auto"/>
              </w:divBdr>
            </w:div>
            <w:div w:id="1077630273">
              <w:marLeft w:val="0"/>
              <w:marRight w:val="0"/>
              <w:marTop w:val="0"/>
              <w:marBottom w:val="0"/>
              <w:divBdr>
                <w:top w:val="none" w:sz="0" w:space="0" w:color="auto"/>
                <w:left w:val="none" w:sz="0" w:space="0" w:color="auto"/>
                <w:bottom w:val="none" w:sz="0" w:space="0" w:color="auto"/>
                <w:right w:val="none" w:sz="0" w:space="0" w:color="auto"/>
              </w:divBdr>
            </w:div>
            <w:div w:id="1077898500">
              <w:marLeft w:val="0"/>
              <w:marRight w:val="0"/>
              <w:marTop w:val="0"/>
              <w:marBottom w:val="0"/>
              <w:divBdr>
                <w:top w:val="none" w:sz="0" w:space="0" w:color="auto"/>
                <w:left w:val="none" w:sz="0" w:space="0" w:color="auto"/>
                <w:bottom w:val="none" w:sz="0" w:space="0" w:color="auto"/>
                <w:right w:val="none" w:sz="0" w:space="0" w:color="auto"/>
              </w:divBdr>
            </w:div>
            <w:div w:id="1078330789">
              <w:marLeft w:val="0"/>
              <w:marRight w:val="0"/>
              <w:marTop w:val="0"/>
              <w:marBottom w:val="0"/>
              <w:divBdr>
                <w:top w:val="none" w:sz="0" w:space="0" w:color="auto"/>
                <w:left w:val="none" w:sz="0" w:space="0" w:color="auto"/>
                <w:bottom w:val="none" w:sz="0" w:space="0" w:color="auto"/>
                <w:right w:val="none" w:sz="0" w:space="0" w:color="auto"/>
              </w:divBdr>
            </w:div>
            <w:div w:id="1078672770">
              <w:marLeft w:val="0"/>
              <w:marRight w:val="0"/>
              <w:marTop w:val="0"/>
              <w:marBottom w:val="0"/>
              <w:divBdr>
                <w:top w:val="none" w:sz="0" w:space="0" w:color="auto"/>
                <w:left w:val="none" w:sz="0" w:space="0" w:color="auto"/>
                <w:bottom w:val="none" w:sz="0" w:space="0" w:color="auto"/>
                <w:right w:val="none" w:sz="0" w:space="0" w:color="auto"/>
              </w:divBdr>
            </w:div>
            <w:div w:id="1079063734">
              <w:marLeft w:val="0"/>
              <w:marRight w:val="0"/>
              <w:marTop w:val="0"/>
              <w:marBottom w:val="0"/>
              <w:divBdr>
                <w:top w:val="none" w:sz="0" w:space="0" w:color="auto"/>
                <w:left w:val="none" w:sz="0" w:space="0" w:color="auto"/>
                <w:bottom w:val="none" w:sz="0" w:space="0" w:color="auto"/>
                <w:right w:val="none" w:sz="0" w:space="0" w:color="auto"/>
              </w:divBdr>
            </w:div>
            <w:div w:id="1080297170">
              <w:marLeft w:val="0"/>
              <w:marRight w:val="0"/>
              <w:marTop w:val="0"/>
              <w:marBottom w:val="0"/>
              <w:divBdr>
                <w:top w:val="none" w:sz="0" w:space="0" w:color="auto"/>
                <w:left w:val="none" w:sz="0" w:space="0" w:color="auto"/>
                <w:bottom w:val="none" w:sz="0" w:space="0" w:color="auto"/>
                <w:right w:val="none" w:sz="0" w:space="0" w:color="auto"/>
              </w:divBdr>
            </w:div>
            <w:div w:id="1081488895">
              <w:marLeft w:val="0"/>
              <w:marRight w:val="0"/>
              <w:marTop w:val="0"/>
              <w:marBottom w:val="0"/>
              <w:divBdr>
                <w:top w:val="none" w:sz="0" w:space="0" w:color="auto"/>
                <w:left w:val="none" w:sz="0" w:space="0" w:color="auto"/>
                <w:bottom w:val="none" w:sz="0" w:space="0" w:color="auto"/>
                <w:right w:val="none" w:sz="0" w:space="0" w:color="auto"/>
              </w:divBdr>
            </w:div>
            <w:div w:id="1082948325">
              <w:marLeft w:val="0"/>
              <w:marRight w:val="0"/>
              <w:marTop w:val="0"/>
              <w:marBottom w:val="0"/>
              <w:divBdr>
                <w:top w:val="none" w:sz="0" w:space="0" w:color="auto"/>
                <w:left w:val="none" w:sz="0" w:space="0" w:color="auto"/>
                <w:bottom w:val="none" w:sz="0" w:space="0" w:color="auto"/>
                <w:right w:val="none" w:sz="0" w:space="0" w:color="auto"/>
              </w:divBdr>
            </w:div>
            <w:div w:id="1087533384">
              <w:marLeft w:val="0"/>
              <w:marRight w:val="0"/>
              <w:marTop w:val="0"/>
              <w:marBottom w:val="0"/>
              <w:divBdr>
                <w:top w:val="none" w:sz="0" w:space="0" w:color="auto"/>
                <w:left w:val="none" w:sz="0" w:space="0" w:color="auto"/>
                <w:bottom w:val="none" w:sz="0" w:space="0" w:color="auto"/>
                <w:right w:val="none" w:sz="0" w:space="0" w:color="auto"/>
              </w:divBdr>
            </w:div>
            <w:div w:id="1088498662">
              <w:marLeft w:val="0"/>
              <w:marRight w:val="0"/>
              <w:marTop w:val="0"/>
              <w:marBottom w:val="0"/>
              <w:divBdr>
                <w:top w:val="none" w:sz="0" w:space="0" w:color="auto"/>
                <w:left w:val="none" w:sz="0" w:space="0" w:color="auto"/>
                <w:bottom w:val="none" w:sz="0" w:space="0" w:color="auto"/>
                <w:right w:val="none" w:sz="0" w:space="0" w:color="auto"/>
              </w:divBdr>
            </w:div>
            <w:div w:id="1088843480">
              <w:marLeft w:val="0"/>
              <w:marRight w:val="0"/>
              <w:marTop w:val="0"/>
              <w:marBottom w:val="0"/>
              <w:divBdr>
                <w:top w:val="none" w:sz="0" w:space="0" w:color="auto"/>
                <w:left w:val="none" w:sz="0" w:space="0" w:color="auto"/>
                <w:bottom w:val="none" w:sz="0" w:space="0" w:color="auto"/>
                <w:right w:val="none" w:sz="0" w:space="0" w:color="auto"/>
              </w:divBdr>
            </w:div>
            <w:div w:id="1091000802">
              <w:marLeft w:val="0"/>
              <w:marRight w:val="0"/>
              <w:marTop w:val="0"/>
              <w:marBottom w:val="0"/>
              <w:divBdr>
                <w:top w:val="none" w:sz="0" w:space="0" w:color="auto"/>
                <w:left w:val="none" w:sz="0" w:space="0" w:color="auto"/>
                <w:bottom w:val="none" w:sz="0" w:space="0" w:color="auto"/>
                <w:right w:val="none" w:sz="0" w:space="0" w:color="auto"/>
              </w:divBdr>
            </w:div>
            <w:div w:id="1091699848">
              <w:marLeft w:val="0"/>
              <w:marRight w:val="0"/>
              <w:marTop w:val="0"/>
              <w:marBottom w:val="0"/>
              <w:divBdr>
                <w:top w:val="none" w:sz="0" w:space="0" w:color="auto"/>
                <w:left w:val="none" w:sz="0" w:space="0" w:color="auto"/>
                <w:bottom w:val="none" w:sz="0" w:space="0" w:color="auto"/>
                <w:right w:val="none" w:sz="0" w:space="0" w:color="auto"/>
              </w:divBdr>
            </w:div>
            <w:div w:id="1091852070">
              <w:marLeft w:val="0"/>
              <w:marRight w:val="0"/>
              <w:marTop w:val="0"/>
              <w:marBottom w:val="0"/>
              <w:divBdr>
                <w:top w:val="none" w:sz="0" w:space="0" w:color="auto"/>
                <w:left w:val="none" w:sz="0" w:space="0" w:color="auto"/>
                <w:bottom w:val="none" w:sz="0" w:space="0" w:color="auto"/>
                <w:right w:val="none" w:sz="0" w:space="0" w:color="auto"/>
              </w:divBdr>
            </w:div>
            <w:div w:id="1093890941">
              <w:marLeft w:val="0"/>
              <w:marRight w:val="0"/>
              <w:marTop w:val="0"/>
              <w:marBottom w:val="0"/>
              <w:divBdr>
                <w:top w:val="none" w:sz="0" w:space="0" w:color="auto"/>
                <w:left w:val="none" w:sz="0" w:space="0" w:color="auto"/>
                <w:bottom w:val="none" w:sz="0" w:space="0" w:color="auto"/>
                <w:right w:val="none" w:sz="0" w:space="0" w:color="auto"/>
              </w:divBdr>
            </w:div>
            <w:div w:id="1094009532">
              <w:marLeft w:val="0"/>
              <w:marRight w:val="0"/>
              <w:marTop w:val="0"/>
              <w:marBottom w:val="0"/>
              <w:divBdr>
                <w:top w:val="none" w:sz="0" w:space="0" w:color="auto"/>
                <w:left w:val="none" w:sz="0" w:space="0" w:color="auto"/>
                <w:bottom w:val="none" w:sz="0" w:space="0" w:color="auto"/>
                <w:right w:val="none" w:sz="0" w:space="0" w:color="auto"/>
              </w:divBdr>
            </w:div>
            <w:div w:id="1095058037">
              <w:marLeft w:val="0"/>
              <w:marRight w:val="0"/>
              <w:marTop w:val="0"/>
              <w:marBottom w:val="0"/>
              <w:divBdr>
                <w:top w:val="none" w:sz="0" w:space="0" w:color="auto"/>
                <w:left w:val="none" w:sz="0" w:space="0" w:color="auto"/>
                <w:bottom w:val="none" w:sz="0" w:space="0" w:color="auto"/>
                <w:right w:val="none" w:sz="0" w:space="0" w:color="auto"/>
              </w:divBdr>
            </w:div>
            <w:div w:id="1097020732">
              <w:marLeft w:val="0"/>
              <w:marRight w:val="0"/>
              <w:marTop w:val="0"/>
              <w:marBottom w:val="0"/>
              <w:divBdr>
                <w:top w:val="none" w:sz="0" w:space="0" w:color="auto"/>
                <w:left w:val="none" w:sz="0" w:space="0" w:color="auto"/>
                <w:bottom w:val="none" w:sz="0" w:space="0" w:color="auto"/>
                <w:right w:val="none" w:sz="0" w:space="0" w:color="auto"/>
              </w:divBdr>
            </w:div>
            <w:div w:id="1097097799">
              <w:marLeft w:val="0"/>
              <w:marRight w:val="0"/>
              <w:marTop w:val="0"/>
              <w:marBottom w:val="0"/>
              <w:divBdr>
                <w:top w:val="none" w:sz="0" w:space="0" w:color="auto"/>
                <w:left w:val="none" w:sz="0" w:space="0" w:color="auto"/>
                <w:bottom w:val="none" w:sz="0" w:space="0" w:color="auto"/>
                <w:right w:val="none" w:sz="0" w:space="0" w:color="auto"/>
              </w:divBdr>
            </w:div>
            <w:div w:id="1098603200">
              <w:marLeft w:val="0"/>
              <w:marRight w:val="0"/>
              <w:marTop w:val="0"/>
              <w:marBottom w:val="0"/>
              <w:divBdr>
                <w:top w:val="none" w:sz="0" w:space="0" w:color="auto"/>
                <w:left w:val="none" w:sz="0" w:space="0" w:color="auto"/>
                <w:bottom w:val="none" w:sz="0" w:space="0" w:color="auto"/>
                <w:right w:val="none" w:sz="0" w:space="0" w:color="auto"/>
              </w:divBdr>
            </w:div>
            <w:div w:id="1098791961">
              <w:marLeft w:val="0"/>
              <w:marRight w:val="0"/>
              <w:marTop w:val="0"/>
              <w:marBottom w:val="0"/>
              <w:divBdr>
                <w:top w:val="none" w:sz="0" w:space="0" w:color="auto"/>
                <w:left w:val="none" w:sz="0" w:space="0" w:color="auto"/>
                <w:bottom w:val="none" w:sz="0" w:space="0" w:color="auto"/>
                <w:right w:val="none" w:sz="0" w:space="0" w:color="auto"/>
              </w:divBdr>
            </w:div>
            <w:div w:id="1099134163">
              <w:marLeft w:val="0"/>
              <w:marRight w:val="0"/>
              <w:marTop w:val="0"/>
              <w:marBottom w:val="0"/>
              <w:divBdr>
                <w:top w:val="none" w:sz="0" w:space="0" w:color="auto"/>
                <w:left w:val="none" w:sz="0" w:space="0" w:color="auto"/>
                <w:bottom w:val="none" w:sz="0" w:space="0" w:color="auto"/>
                <w:right w:val="none" w:sz="0" w:space="0" w:color="auto"/>
              </w:divBdr>
            </w:div>
            <w:div w:id="1099368766">
              <w:marLeft w:val="0"/>
              <w:marRight w:val="0"/>
              <w:marTop w:val="0"/>
              <w:marBottom w:val="0"/>
              <w:divBdr>
                <w:top w:val="none" w:sz="0" w:space="0" w:color="auto"/>
                <w:left w:val="none" w:sz="0" w:space="0" w:color="auto"/>
                <w:bottom w:val="none" w:sz="0" w:space="0" w:color="auto"/>
                <w:right w:val="none" w:sz="0" w:space="0" w:color="auto"/>
              </w:divBdr>
            </w:div>
            <w:div w:id="1099914489">
              <w:marLeft w:val="0"/>
              <w:marRight w:val="0"/>
              <w:marTop w:val="0"/>
              <w:marBottom w:val="0"/>
              <w:divBdr>
                <w:top w:val="none" w:sz="0" w:space="0" w:color="auto"/>
                <w:left w:val="none" w:sz="0" w:space="0" w:color="auto"/>
                <w:bottom w:val="none" w:sz="0" w:space="0" w:color="auto"/>
                <w:right w:val="none" w:sz="0" w:space="0" w:color="auto"/>
              </w:divBdr>
            </w:div>
            <w:div w:id="1099983649">
              <w:marLeft w:val="0"/>
              <w:marRight w:val="0"/>
              <w:marTop w:val="0"/>
              <w:marBottom w:val="0"/>
              <w:divBdr>
                <w:top w:val="none" w:sz="0" w:space="0" w:color="auto"/>
                <w:left w:val="none" w:sz="0" w:space="0" w:color="auto"/>
                <w:bottom w:val="none" w:sz="0" w:space="0" w:color="auto"/>
                <w:right w:val="none" w:sz="0" w:space="0" w:color="auto"/>
              </w:divBdr>
            </w:div>
            <w:div w:id="1100174637">
              <w:marLeft w:val="0"/>
              <w:marRight w:val="0"/>
              <w:marTop w:val="0"/>
              <w:marBottom w:val="0"/>
              <w:divBdr>
                <w:top w:val="none" w:sz="0" w:space="0" w:color="auto"/>
                <w:left w:val="none" w:sz="0" w:space="0" w:color="auto"/>
                <w:bottom w:val="none" w:sz="0" w:space="0" w:color="auto"/>
                <w:right w:val="none" w:sz="0" w:space="0" w:color="auto"/>
              </w:divBdr>
            </w:div>
            <w:div w:id="1103063945">
              <w:marLeft w:val="0"/>
              <w:marRight w:val="0"/>
              <w:marTop w:val="0"/>
              <w:marBottom w:val="0"/>
              <w:divBdr>
                <w:top w:val="none" w:sz="0" w:space="0" w:color="auto"/>
                <w:left w:val="none" w:sz="0" w:space="0" w:color="auto"/>
                <w:bottom w:val="none" w:sz="0" w:space="0" w:color="auto"/>
                <w:right w:val="none" w:sz="0" w:space="0" w:color="auto"/>
              </w:divBdr>
            </w:div>
            <w:div w:id="1103307756">
              <w:marLeft w:val="0"/>
              <w:marRight w:val="0"/>
              <w:marTop w:val="0"/>
              <w:marBottom w:val="0"/>
              <w:divBdr>
                <w:top w:val="none" w:sz="0" w:space="0" w:color="auto"/>
                <w:left w:val="none" w:sz="0" w:space="0" w:color="auto"/>
                <w:bottom w:val="none" w:sz="0" w:space="0" w:color="auto"/>
                <w:right w:val="none" w:sz="0" w:space="0" w:color="auto"/>
              </w:divBdr>
            </w:div>
            <w:div w:id="1103376139">
              <w:marLeft w:val="0"/>
              <w:marRight w:val="0"/>
              <w:marTop w:val="0"/>
              <w:marBottom w:val="0"/>
              <w:divBdr>
                <w:top w:val="none" w:sz="0" w:space="0" w:color="auto"/>
                <w:left w:val="none" w:sz="0" w:space="0" w:color="auto"/>
                <w:bottom w:val="none" w:sz="0" w:space="0" w:color="auto"/>
                <w:right w:val="none" w:sz="0" w:space="0" w:color="auto"/>
              </w:divBdr>
            </w:div>
            <w:div w:id="1103644226">
              <w:marLeft w:val="0"/>
              <w:marRight w:val="0"/>
              <w:marTop w:val="0"/>
              <w:marBottom w:val="0"/>
              <w:divBdr>
                <w:top w:val="none" w:sz="0" w:space="0" w:color="auto"/>
                <w:left w:val="none" w:sz="0" w:space="0" w:color="auto"/>
                <w:bottom w:val="none" w:sz="0" w:space="0" w:color="auto"/>
                <w:right w:val="none" w:sz="0" w:space="0" w:color="auto"/>
              </w:divBdr>
            </w:div>
            <w:div w:id="1104376494">
              <w:marLeft w:val="0"/>
              <w:marRight w:val="0"/>
              <w:marTop w:val="0"/>
              <w:marBottom w:val="0"/>
              <w:divBdr>
                <w:top w:val="none" w:sz="0" w:space="0" w:color="auto"/>
                <w:left w:val="none" w:sz="0" w:space="0" w:color="auto"/>
                <w:bottom w:val="none" w:sz="0" w:space="0" w:color="auto"/>
                <w:right w:val="none" w:sz="0" w:space="0" w:color="auto"/>
              </w:divBdr>
            </w:div>
            <w:div w:id="1104614652">
              <w:marLeft w:val="0"/>
              <w:marRight w:val="0"/>
              <w:marTop w:val="0"/>
              <w:marBottom w:val="0"/>
              <w:divBdr>
                <w:top w:val="none" w:sz="0" w:space="0" w:color="auto"/>
                <w:left w:val="none" w:sz="0" w:space="0" w:color="auto"/>
                <w:bottom w:val="none" w:sz="0" w:space="0" w:color="auto"/>
                <w:right w:val="none" w:sz="0" w:space="0" w:color="auto"/>
              </w:divBdr>
            </w:div>
            <w:div w:id="1104883504">
              <w:marLeft w:val="0"/>
              <w:marRight w:val="0"/>
              <w:marTop w:val="0"/>
              <w:marBottom w:val="0"/>
              <w:divBdr>
                <w:top w:val="none" w:sz="0" w:space="0" w:color="auto"/>
                <w:left w:val="none" w:sz="0" w:space="0" w:color="auto"/>
                <w:bottom w:val="none" w:sz="0" w:space="0" w:color="auto"/>
                <w:right w:val="none" w:sz="0" w:space="0" w:color="auto"/>
              </w:divBdr>
            </w:div>
            <w:div w:id="1105077565">
              <w:marLeft w:val="0"/>
              <w:marRight w:val="0"/>
              <w:marTop w:val="0"/>
              <w:marBottom w:val="0"/>
              <w:divBdr>
                <w:top w:val="none" w:sz="0" w:space="0" w:color="auto"/>
                <w:left w:val="none" w:sz="0" w:space="0" w:color="auto"/>
                <w:bottom w:val="none" w:sz="0" w:space="0" w:color="auto"/>
                <w:right w:val="none" w:sz="0" w:space="0" w:color="auto"/>
              </w:divBdr>
            </w:div>
            <w:div w:id="1106383831">
              <w:marLeft w:val="0"/>
              <w:marRight w:val="0"/>
              <w:marTop w:val="0"/>
              <w:marBottom w:val="0"/>
              <w:divBdr>
                <w:top w:val="none" w:sz="0" w:space="0" w:color="auto"/>
                <w:left w:val="none" w:sz="0" w:space="0" w:color="auto"/>
                <w:bottom w:val="none" w:sz="0" w:space="0" w:color="auto"/>
                <w:right w:val="none" w:sz="0" w:space="0" w:color="auto"/>
              </w:divBdr>
            </w:div>
            <w:div w:id="1106802570">
              <w:marLeft w:val="0"/>
              <w:marRight w:val="0"/>
              <w:marTop w:val="0"/>
              <w:marBottom w:val="0"/>
              <w:divBdr>
                <w:top w:val="none" w:sz="0" w:space="0" w:color="auto"/>
                <w:left w:val="none" w:sz="0" w:space="0" w:color="auto"/>
                <w:bottom w:val="none" w:sz="0" w:space="0" w:color="auto"/>
                <w:right w:val="none" w:sz="0" w:space="0" w:color="auto"/>
              </w:divBdr>
            </w:div>
            <w:div w:id="1107696945">
              <w:marLeft w:val="0"/>
              <w:marRight w:val="0"/>
              <w:marTop w:val="0"/>
              <w:marBottom w:val="0"/>
              <w:divBdr>
                <w:top w:val="none" w:sz="0" w:space="0" w:color="auto"/>
                <w:left w:val="none" w:sz="0" w:space="0" w:color="auto"/>
                <w:bottom w:val="none" w:sz="0" w:space="0" w:color="auto"/>
                <w:right w:val="none" w:sz="0" w:space="0" w:color="auto"/>
              </w:divBdr>
            </w:div>
            <w:div w:id="1107700164">
              <w:marLeft w:val="0"/>
              <w:marRight w:val="0"/>
              <w:marTop w:val="0"/>
              <w:marBottom w:val="0"/>
              <w:divBdr>
                <w:top w:val="none" w:sz="0" w:space="0" w:color="auto"/>
                <w:left w:val="none" w:sz="0" w:space="0" w:color="auto"/>
                <w:bottom w:val="none" w:sz="0" w:space="0" w:color="auto"/>
                <w:right w:val="none" w:sz="0" w:space="0" w:color="auto"/>
              </w:divBdr>
            </w:div>
            <w:div w:id="1108426044">
              <w:marLeft w:val="0"/>
              <w:marRight w:val="0"/>
              <w:marTop w:val="0"/>
              <w:marBottom w:val="0"/>
              <w:divBdr>
                <w:top w:val="none" w:sz="0" w:space="0" w:color="auto"/>
                <w:left w:val="none" w:sz="0" w:space="0" w:color="auto"/>
                <w:bottom w:val="none" w:sz="0" w:space="0" w:color="auto"/>
                <w:right w:val="none" w:sz="0" w:space="0" w:color="auto"/>
              </w:divBdr>
            </w:div>
            <w:div w:id="1109200004">
              <w:marLeft w:val="0"/>
              <w:marRight w:val="0"/>
              <w:marTop w:val="0"/>
              <w:marBottom w:val="0"/>
              <w:divBdr>
                <w:top w:val="none" w:sz="0" w:space="0" w:color="auto"/>
                <w:left w:val="none" w:sz="0" w:space="0" w:color="auto"/>
                <w:bottom w:val="none" w:sz="0" w:space="0" w:color="auto"/>
                <w:right w:val="none" w:sz="0" w:space="0" w:color="auto"/>
              </w:divBdr>
            </w:div>
            <w:div w:id="1109397359">
              <w:marLeft w:val="0"/>
              <w:marRight w:val="0"/>
              <w:marTop w:val="0"/>
              <w:marBottom w:val="0"/>
              <w:divBdr>
                <w:top w:val="none" w:sz="0" w:space="0" w:color="auto"/>
                <w:left w:val="none" w:sz="0" w:space="0" w:color="auto"/>
                <w:bottom w:val="none" w:sz="0" w:space="0" w:color="auto"/>
                <w:right w:val="none" w:sz="0" w:space="0" w:color="auto"/>
              </w:divBdr>
            </w:div>
            <w:div w:id="1110389822">
              <w:marLeft w:val="0"/>
              <w:marRight w:val="0"/>
              <w:marTop w:val="0"/>
              <w:marBottom w:val="0"/>
              <w:divBdr>
                <w:top w:val="none" w:sz="0" w:space="0" w:color="auto"/>
                <w:left w:val="none" w:sz="0" w:space="0" w:color="auto"/>
                <w:bottom w:val="none" w:sz="0" w:space="0" w:color="auto"/>
                <w:right w:val="none" w:sz="0" w:space="0" w:color="auto"/>
              </w:divBdr>
            </w:div>
            <w:div w:id="1110516217">
              <w:marLeft w:val="0"/>
              <w:marRight w:val="0"/>
              <w:marTop w:val="0"/>
              <w:marBottom w:val="0"/>
              <w:divBdr>
                <w:top w:val="none" w:sz="0" w:space="0" w:color="auto"/>
                <w:left w:val="none" w:sz="0" w:space="0" w:color="auto"/>
                <w:bottom w:val="none" w:sz="0" w:space="0" w:color="auto"/>
                <w:right w:val="none" w:sz="0" w:space="0" w:color="auto"/>
              </w:divBdr>
            </w:div>
            <w:div w:id="1111316069">
              <w:marLeft w:val="0"/>
              <w:marRight w:val="0"/>
              <w:marTop w:val="0"/>
              <w:marBottom w:val="0"/>
              <w:divBdr>
                <w:top w:val="none" w:sz="0" w:space="0" w:color="auto"/>
                <w:left w:val="none" w:sz="0" w:space="0" w:color="auto"/>
                <w:bottom w:val="none" w:sz="0" w:space="0" w:color="auto"/>
                <w:right w:val="none" w:sz="0" w:space="0" w:color="auto"/>
              </w:divBdr>
            </w:div>
            <w:div w:id="1111362874">
              <w:marLeft w:val="0"/>
              <w:marRight w:val="0"/>
              <w:marTop w:val="0"/>
              <w:marBottom w:val="0"/>
              <w:divBdr>
                <w:top w:val="none" w:sz="0" w:space="0" w:color="auto"/>
                <w:left w:val="none" w:sz="0" w:space="0" w:color="auto"/>
                <w:bottom w:val="none" w:sz="0" w:space="0" w:color="auto"/>
                <w:right w:val="none" w:sz="0" w:space="0" w:color="auto"/>
              </w:divBdr>
            </w:div>
            <w:div w:id="1111558308">
              <w:marLeft w:val="0"/>
              <w:marRight w:val="0"/>
              <w:marTop w:val="0"/>
              <w:marBottom w:val="0"/>
              <w:divBdr>
                <w:top w:val="none" w:sz="0" w:space="0" w:color="auto"/>
                <w:left w:val="none" w:sz="0" w:space="0" w:color="auto"/>
                <w:bottom w:val="none" w:sz="0" w:space="0" w:color="auto"/>
                <w:right w:val="none" w:sz="0" w:space="0" w:color="auto"/>
              </w:divBdr>
            </w:div>
            <w:div w:id="1111708904">
              <w:marLeft w:val="0"/>
              <w:marRight w:val="0"/>
              <w:marTop w:val="0"/>
              <w:marBottom w:val="0"/>
              <w:divBdr>
                <w:top w:val="none" w:sz="0" w:space="0" w:color="auto"/>
                <w:left w:val="none" w:sz="0" w:space="0" w:color="auto"/>
                <w:bottom w:val="none" w:sz="0" w:space="0" w:color="auto"/>
                <w:right w:val="none" w:sz="0" w:space="0" w:color="auto"/>
              </w:divBdr>
            </w:div>
            <w:div w:id="1112940569">
              <w:marLeft w:val="0"/>
              <w:marRight w:val="0"/>
              <w:marTop w:val="0"/>
              <w:marBottom w:val="0"/>
              <w:divBdr>
                <w:top w:val="none" w:sz="0" w:space="0" w:color="auto"/>
                <w:left w:val="none" w:sz="0" w:space="0" w:color="auto"/>
                <w:bottom w:val="none" w:sz="0" w:space="0" w:color="auto"/>
                <w:right w:val="none" w:sz="0" w:space="0" w:color="auto"/>
              </w:divBdr>
            </w:div>
            <w:div w:id="1113787459">
              <w:marLeft w:val="0"/>
              <w:marRight w:val="0"/>
              <w:marTop w:val="0"/>
              <w:marBottom w:val="0"/>
              <w:divBdr>
                <w:top w:val="none" w:sz="0" w:space="0" w:color="auto"/>
                <w:left w:val="none" w:sz="0" w:space="0" w:color="auto"/>
                <w:bottom w:val="none" w:sz="0" w:space="0" w:color="auto"/>
                <w:right w:val="none" w:sz="0" w:space="0" w:color="auto"/>
              </w:divBdr>
            </w:div>
            <w:div w:id="1113935991">
              <w:marLeft w:val="0"/>
              <w:marRight w:val="0"/>
              <w:marTop w:val="0"/>
              <w:marBottom w:val="0"/>
              <w:divBdr>
                <w:top w:val="none" w:sz="0" w:space="0" w:color="auto"/>
                <w:left w:val="none" w:sz="0" w:space="0" w:color="auto"/>
                <w:bottom w:val="none" w:sz="0" w:space="0" w:color="auto"/>
                <w:right w:val="none" w:sz="0" w:space="0" w:color="auto"/>
              </w:divBdr>
            </w:div>
            <w:div w:id="1113942221">
              <w:marLeft w:val="0"/>
              <w:marRight w:val="0"/>
              <w:marTop w:val="0"/>
              <w:marBottom w:val="0"/>
              <w:divBdr>
                <w:top w:val="none" w:sz="0" w:space="0" w:color="auto"/>
                <w:left w:val="none" w:sz="0" w:space="0" w:color="auto"/>
                <w:bottom w:val="none" w:sz="0" w:space="0" w:color="auto"/>
                <w:right w:val="none" w:sz="0" w:space="0" w:color="auto"/>
              </w:divBdr>
              <w:divsChild>
                <w:div w:id="548885544">
                  <w:marLeft w:val="0"/>
                  <w:marRight w:val="0"/>
                  <w:marTop w:val="0"/>
                  <w:marBottom w:val="0"/>
                  <w:divBdr>
                    <w:top w:val="none" w:sz="0" w:space="0" w:color="auto"/>
                    <w:left w:val="none" w:sz="0" w:space="0" w:color="auto"/>
                    <w:bottom w:val="none" w:sz="0" w:space="0" w:color="auto"/>
                    <w:right w:val="none" w:sz="0" w:space="0" w:color="auto"/>
                  </w:divBdr>
                </w:div>
                <w:div w:id="775952226">
                  <w:marLeft w:val="0"/>
                  <w:marRight w:val="0"/>
                  <w:marTop w:val="0"/>
                  <w:marBottom w:val="0"/>
                  <w:divBdr>
                    <w:top w:val="none" w:sz="0" w:space="0" w:color="auto"/>
                    <w:left w:val="none" w:sz="0" w:space="0" w:color="auto"/>
                    <w:bottom w:val="none" w:sz="0" w:space="0" w:color="auto"/>
                    <w:right w:val="none" w:sz="0" w:space="0" w:color="auto"/>
                  </w:divBdr>
                </w:div>
                <w:div w:id="906962972">
                  <w:marLeft w:val="0"/>
                  <w:marRight w:val="0"/>
                  <w:marTop w:val="0"/>
                  <w:marBottom w:val="0"/>
                  <w:divBdr>
                    <w:top w:val="none" w:sz="0" w:space="0" w:color="auto"/>
                    <w:left w:val="none" w:sz="0" w:space="0" w:color="auto"/>
                    <w:bottom w:val="none" w:sz="0" w:space="0" w:color="auto"/>
                    <w:right w:val="none" w:sz="0" w:space="0" w:color="auto"/>
                  </w:divBdr>
                </w:div>
                <w:div w:id="1519468051">
                  <w:marLeft w:val="0"/>
                  <w:marRight w:val="0"/>
                  <w:marTop w:val="0"/>
                  <w:marBottom w:val="0"/>
                  <w:divBdr>
                    <w:top w:val="none" w:sz="0" w:space="0" w:color="auto"/>
                    <w:left w:val="none" w:sz="0" w:space="0" w:color="auto"/>
                    <w:bottom w:val="none" w:sz="0" w:space="0" w:color="auto"/>
                    <w:right w:val="none" w:sz="0" w:space="0" w:color="auto"/>
                  </w:divBdr>
                </w:div>
                <w:div w:id="1583445308">
                  <w:marLeft w:val="0"/>
                  <w:marRight w:val="0"/>
                  <w:marTop w:val="0"/>
                  <w:marBottom w:val="0"/>
                  <w:divBdr>
                    <w:top w:val="none" w:sz="0" w:space="0" w:color="auto"/>
                    <w:left w:val="none" w:sz="0" w:space="0" w:color="auto"/>
                    <w:bottom w:val="none" w:sz="0" w:space="0" w:color="auto"/>
                    <w:right w:val="none" w:sz="0" w:space="0" w:color="auto"/>
                  </w:divBdr>
                </w:div>
                <w:div w:id="1893733863">
                  <w:marLeft w:val="0"/>
                  <w:marRight w:val="0"/>
                  <w:marTop w:val="0"/>
                  <w:marBottom w:val="0"/>
                  <w:divBdr>
                    <w:top w:val="none" w:sz="0" w:space="0" w:color="auto"/>
                    <w:left w:val="none" w:sz="0" w:space="0" w:color="auto"/>
                    <w:bottom w:val="none" w:sz="0" w:space="0" w:color="auto"/>
                    <w:right w:val="none" w:sz="0" w:space="0" w:color="auto"/>
                  </w:divBdr>
                </w:div>
              </w:divsChild>
            </w:div>
            <w:div w:id="1114400793">
              <w:marLeft w:val="0"/>
              <w:marRight w:val="0"/>
              <w:marTop w:val="0"/>
              <w:marBottom w:val="0"/>
              <w:divBdr>
                <w:top w:val="none" w:sz="0" w:space="0" w:color="auto"/>
                <w:left w:val="none" w:sz="0" w:space="0" w:color="auto"/>
                <w:bottom w:val="none" w:sz="0" w:space="0" w:color="auto"/>
                <w:right w:val="none" w:sz="0" w:space="0" w:color="auto"/>
              </w:divBdr>
            </w:div>
            <w:div w:id="1115179510">
              <w:marLeft w:val="0"/>
              <w:marRight w:val="0"/>
              <w:marTop w:val="0"/>
              <w:marBottom w:val="0"/>
              <w:divBdr>
                <w:top w:val="none" w:sz="0" w:space="0" w:color="auto"/>
                <w:left w:val="none" w:sz="0" w:space="0" w:color="auto"/>
                <w:bottom w:val="none" w:sz="0" w:space="0" w:color="auto"/>
                <w:right w:val="none" w:sz="0" w:space="0" w:color="auto"/>
              </w:divBdr>
            </w:div>
            <w:div w:id="1115755037">
              <w:marLeft w:val="0"/>
              <w:marRight w:val="0"/>
              <w:marTop w:val="0"/>
              <w:marBottom w:val="0"/>
              <w:divBdr>
                <w:top w:val="none" w:sz="0" w:space="0" w:color="auto"/>
                <w:left w:val="none" w:sz="0" w:space="0" w:color="auto"/>
                <w:bottom w:val="none" w:sz="0" w:space="0" w:color="auto"/>
                <w:right w:val="none" w:sz="0" w:space="0" w:color="auto"/>
              </w:divBdr>
            </w:div>
            <w:div w:id="1115755799">
              <w:marLeft w:val="0"/>
              <w:marRight w:val="0"/>
              <w:marTop w:val="0"/>
              <w:marBottom w:val="0"/>
              <w:divBdr>
                <w:top w:val="none" w:sz="0" w:space="0" w:color="auto"/>
                <w:left w:val="none" w:sz="0" w:space="0" w:color="auto"/>
                <w:bottom w:val="none" w:sz="0" w:space="0" w:color="auto"/>
                <w:right w:val="none" w:sz="0" w:space="0" w:color="auto"/>
              </w:divBdr>
            </w:div>
            <w:div w:id="1115757904">
              <w:marLeft w:val="0"/>
              <w:marRight w:val="0"/>
              <w:marTop w:val="0"/>
              <w:marBottom w:val="0"/>
              <w:divBdr>
                <w:top w:val="none" w:sz="0" w:space="0" w:color="auto"/>
                <w:left w:val="none" w:sz="0" w:space="0" w:color="auto"/>
                <w:bottom w:val="none" w:sz="0" w:space="0" w:color="auto"/>
                <w:right w:val="none" w:sz="0" w:space="0" w:color="auto"/>
              </w:divBdr>
            </w:div>
            <w:div w:id="1116019469">
              <w:marLeft w:val="0"/>
              <w:marRight w:val="0"/>
              <w:marTop w:val="0"/>
              <w:marBottom w:val="0"/>
              <w:divBdr>
                <w:top w:val="none" w:sz="0" w:space="0" w:color="auto"/>
                <w:left w:val="none" w:sz="0" w:space="0" w:color="auto"/>
                <w:bottom w:val="none" w:sz="0" w:space="0" w:color="auto"/>
                <w:right w:val="none" w:sz="0" w:space="0" w:color="auto"/>
              </w:divBdr>
            </w:div>
            <w:div w:id="1117258113">
              <w:marLeft w:val="0"/>
              <w:marRight w:val="0"/>
              <w:marTop w:val="0"/>
              <w:marBottom w:val="0"/>
              <w:divBdr>
                <w:top w:val="none" w:sz="0" w:space="0" w:color="auto"/>
                <w:left w:val="none" w:sz="0" w:space="0" w:color="auto"/>
                <w:bottom w:val="none" w:sz="0" w:space="0" w:color="auto"/>
                <w:right w:val="none" w:sz="0" w:space="0" w:color="auto"/>
              </w:divBdr>
            </w:div>
            <w:div w:id="1117406250">
              <w:marLeft w:val="0"/>
              <w:marRight w:val="0"/>
              <w:marTop w:val="0"/>
              <w:marBottom w:val="0"/>
              <w:divBdr>
                <w:top w:val="none" w:sz="0" w:space="0" w:color="auto"/>
                <w:left w:val="none" w:sz="0" w:space="0" w:color="auto"/>
                <w:bottom w:val="none" w:sz="0" w:space="0" w:color="auto"/>
                <w:right w:val="none" w:sz="0" w:space="0" w:color="auto"/>
              </w:divBdr>
            </w:div>
            <w:div w:id="1117529492">
              <w:marLeft w:val="0"/>
              <w:marRight w:val="0"/>
              <w:marTop w:val="0"/>
              <w:marBottom w:val="0"/>
              <w:divBdr>
                <w:top w:val="none" w:sz="0" w:space="0" w:color="auto"/>
                <w:left w:val="none" w:sz="0" w:space="0" w:color="auto"/>
                <w:bottom w:val="none" w:sz="0" w:space="0" w:color="auto"/>
                <w:right w:val="none" w:sz="0" w:space="0" w:color="auto"/>
              </w:divBdr>
            </w:div>
            <w:div w:id="1119571856">
              <w:marLeft w:val="0"/>
              <w:marRight w:val="0"/>
              <w:marTop w:val="0"/>
              <w:marBottom w:val="0"/>
              <w:divBdr>
                <w:top w:val="none" w:sz="0" w:space="0" w:color="auto"/>
                <w:left w:val="none" w:sz="0" w:space="0" w:color="auto"/>
                <w:bottom w:val="none" w:sz="0" w:space="0" w:color="auto"/>
                <w:right w:val="none" w:sz="0" w:space="0" w:color="auto"/>
              </w:divBdr>
            </w:div>
            <w:div w:id="1120566280">
              <w:marLeft w:val="0"/>
              <w:marRight w:val="0"/>
              <w:marTop w:val="0"/>
              <w:marBottom w:val="0"/>
              <w:divBdr>
                <w:top w:val="none" w:sz="0" w:space="0" w:color="auto"/>
                <w:left w:val="none" w:sz="0" w:space="0" w:color="auto"/>
                <w:bottom w:val="none" w:sz="0" w:space="0" w:color="auto"/>
                <w:right w:val="none" w:sz="0" w:space="0" w:color="auto"/>
              </w:divBdr>
            </w:div>
            <w:div w:id="1121345026">
              <w:marLeft w:val="0"/>
              <w:marRight w:val="0"/>
              <w:marTop w:val="0"/>
              <w:marBottom w:val="0"/>
              <w:divBdr>
                <w:top w:val="none" w:sz="0" w:space="0" w:color="auto"/>
                <w:left w:val="none" w:sz="0" w:space="0" w:color="auto"/>
                <w:bottom w:val="none" w:sz="0" w:space="0" w:color="auto"/>
                <w:right w:val="none" w:sz="0" w:space="0" w:color="auto"/>
              </w:divBdr>
            </w:div>
            <w:div w:id="1121657053">
              <w:marLeft w:val="0"/>
              <w:marRight w:val="0"/>
              <w:marTop w:val="0"/>
              <w:marBottom w:val="0"/>
              <w:divBdr>
                <w:top w:val="none" w:sz="0" w:space="0" w:color="auto"/>
                <w:left w:val="none" w:sz="0" w:space="0" w:color="auto"/>
                <w:bottom w:val="none" w:sz="0" w:space="0" w:color="auto"/>
                <w:right w:val="none" w:sz="0" w:space="0" w:color="auto"/>
              </w:divBdr>
            </w:div>
            <w:div w:id="1121727562">
              <w:marLeft w:val="0"/>
              <w:marRight w:val="0"/>
              <w:marTop w:val="0"/>
              <w:marBottom w:val="0"/>
              <w:divBdr>
                <w:top w:val="none" w:sz="0" w:space="0" w:color="auto"/>
                <w:left w:val="none" w:sz="0" w:space="0" w:color="auto"/>
                <w:bottom w:val="none" w:sz="0" w:space="0" w:color="auto"/>
                <w:right w:val="none" w:sz="0" w:space="0" w:color="auto"/>
              </w:divBdr>
            </w:div>
            <w:div w:id="1122260465">
              <w:marLeft w:val="0"/>
              <w:marRight w:val="0"/>
              <w:marTop w:val="0"/>
              <w:marBottom w:val="0"/>
              <w:divBdr>
                <w:top w:val="none" w:sz="0" w:space="0" w:color="auto"/>
                <w:left w:val="none" w:sz="0" w:space="0" w:color="auto"/>
                <w:bottom w:val="none" w:sz="0" w:space="0" w:color="auto"/>
                <w:right w:val="none" w:sz="0" w:space="0" w:color="auto"/>
              </w:divBdr>
            </w:div>
            <w:div w:id="1123379179">
              <w:marLeft w:val="0"/>
              <w:marRight w:val="0"/>
              <w:marTop w:val="0"/>
              <w:marBottom w:val="0"/>
              <w:divBdr>
                <w:top w:val="none" w:sz="0" w:space="0" w:color="auto"/>
                <w:left w:val="none" w:sz="0" w:space="0" w:color="auto"/>
                <w:bottom w:val="none" w:sz="0" w:space="0" w:color="auto"/>
                <w:right w:val="none" w:sz="0" w:space="0" w:color="auto"/>
              </w:divBdr>
            </w:div>
            <w:div w:id="1123884510">
              <w:marLeft w:val="0"/>
              <w:marRight w:val="0"/>
              <w:marTop w:val="0"/>
              <w:marBottom w:val="0"/>
              <w:divBdr>
                <w:top w:val="none" w:sz="0" w:space="0" w:color="auto"/>
                <w:left w:val="none" w:sz="0" w:space="0" w:color="auto"/>
                <w:bottom w:val="none" w:sz="0" w:space="0" w:color="auto"/>
                <w:right w:val="none" w:sz="0" w:space="0" w:color="auto"/>
              </w:divBdr>
            </w:div>
            <w:div w:id="1126462935">
              <w:marLeft w:val="0"/>
              <w:marRight w:val="0"/>
              <w:marTop w:val="0"/>
              <w:marBottom w:val="0"/>
              <w:divBdr>
                <w:top w:val="none" w:sz="0" w:space="0" w:color="auto"/>
                <w:left w:val="none" w:sz="0" w:space="0" w:color="auto"/>
                <w:bottom w:val="none" w:sz="0" w:space="0" w:color="auto"/>
                <w:right w:val="none" w:sz="0" w:space="0" w:color="auto"/>
              </w:divBdr>
            </w:div>
            <w:div w:id="1126580576">
              <w:marLeft w:val="0"/>
              <w:marRight w:val="0"/>
              <w:marTop w:val="0"/>
              <w:marBottom w:val="0"/>
              <w:divBdr>
                <w:top w:val="none" w:sz="0" w:space="0" w:color="auto"/>
                <w:left w:val="none" w:sz="0" w:space="0" w:color="auto"/>
                <w:bottom w:val="none" w:sz="0" w:space="0" w:color="auto"/>
                <w:right w:val="none" w:sz="0" w:space="0" w:color="auto"/>
              </w:divBdr>
            </w:div>
            <w:div w:id="1126629389">
              <w:marLeft w:val="0"/>
              <w:marRight w:val="0"/>
              <w:marTop w:val="0"/>
              <w:marBottom w:val="0"/>
              <w:divBdr>
                <w:top w:val="none" w:sz="0" w:space="0" w:color="auto"/>
                <w:left w:val="none" w:sz="0" w:space="0" w:color="auto"/>
                <w:bottom w:val="none" w:sz="0" w:space="0" w:color="auto"/>
                <w:right w:val="none" w:sz="0" w:space="0" w:color="auto"/>
              </w:divBdr>
            </w:div>
            <w:div w:id="1128278563">
              <w:marLeft w:val="0"/>
              <w:marRight w:val="0"/>
              <w:marTop w:val="0"/>
              <w:marBottom w:val="0"/>
              <w:divBdr>
                <w:top w:val="none" w:sz="0" w:space="0" w:color="auto"/>
                <w:left w:val="none" w:sz="0" w:space="0" w:color="auto"/>
                <w:bottom w:val="none" w:sz="0" w:space="0" w:color="auto"/>
                <w:right w:val="none" w:sz="0" w:space="0" w:color="auto"/>
              </w:divBdr>
            </w:div>
            <w:div w:id="1130054615">
              <w:marLeft w:val="0"/>
              <w:marRight w:val="0"/>
              <w:marTop w:val="0"/>
              <w:marBottom w:val="0"/>
              <w:divBdr>
                <w:top w:val="none" w:sz="0" w:space="0" w:color="auto"/>
                <w:left w:val="none" w:sz="0" w:space="0" w:color="auto"/>
                <w:bottom w:val="none" w:sz="0" w:space="0" w:color="auto"/>
                <w:right w:val="none" w:sz="0" w:space="0" w:color="auto"/>
              </w:divBdr>
            </w:div>
            <w:div w:id="1130199771">
              <w:marLeft w:val="0"/>
              <w:marRight w:val="0"/>
              <w:marTop w:val="0"/>
              <w:marBottom w:val="0"/>
              <w:divBdr>
                <w:top w:val="none" w:sz="0" w:space="0" w:color="auto"/>
                <w:left w:val="none" w:sz="0" w:space="0" w:color="auto"/>
                <w:bottom w:val="none" w:sz="0" w:space="0" w:color="auto"/>
                <w:right w:val="none" w:sz="0" w:space="0" w:color="auto"/>
              </w:divBdr>
            </w:div>
            <w:div w:id="1130519435">
              <w:marLeft w:val="0"/>
              <w:marRight w:val="0"/>
              <w:marTop w:val="0"/>
              <w:marBottom w:val="0"/>
              <w:divBdr>
                <w:top w:val="none" w:sz="0" w:space="0" w:color="auto"/>
                <w:left w:val="none" w:sz="0" w:space="0" w:color="auto"/>
                <w:bottom w:val="none" w:sz="0" w:space="0" w:color="auto"/>
                <w:right w:val="none" w:sz="0" w:space="0" w:color="auto"/>
              </w:divBdr>
            </w:div>
            <w:div w:id="1130711353">
              <w:marLeft w:val="0"/>
              <w:marRight w:val="0"/>
              <w:marTop w:val="0"/>
              <w:marBottom w:val="0"/>
              <w:divBdr>
                <w:top w:val="none" w:sz="0" w:space="0" w:color="auto"/>
                <w:left w:val="none" w:sz="0" w:space="0" w:color="auto"/>
                <w:bottom w:val="none" w:sz="0" w:space="0" w:color="auto"/>
                <w:right w:val="none" w:sz="0" w:space="0" w:color="auto"/>
              </w:divBdr>
            </w:div>
            <w:div w:id="1133448378">
              <w:marLeft w:val="0"/>
              <w:marRight w:val="0"/>
              <w:marTop w:val="0"/>
              <w:marBottom w:val="0"/>
              <w:divBdr>
                <w:top w:val="none" w:sz="0" w:space="0" w:color="auto"/>
                <w:left w:val="none" w:sz="0" w:space="0" w:color="auto"/>
                <w:bottom w:val="none" w:sz="0" w:space="0" w:color="auto"/>
                <w:right w:val="none" w:sz="0" w:space="0" w:color="auto"/>
              </w:divBdr>
            </w:div>
            <w:div w:id="1133523266">
              <w:marLeft w:val="0"/>
              <w:marRight w:val="0"/>
              <w:marTop w:val="0"/>
              <w:marBottom w:val="0"/>
              <w:divBdr>
                <w:top w:val="none" w:sz="0" w:space="0" w:color="auto"/>
                <w:left w:val="none" w:sz="0" w:space="0" w:color="auto"/>
                <w:bottom w:val="none" w:sz="0" w:space="0" w:color="auto"/>
                <w:right w:val="none" w:sz="0" w:space="0" w:color="auto"/>
              </w:divBdr>
            </w:div>
            <w:div w:id="1133526023">
              <w:marLeft w:val="0"/>
              <w:marRight w:val="0"/>
              <w:marTop w:val="0"/>
              <w:marBottom w:val="0"/>
              <w:divBdr>
                <w:top w:val="none" w:sz="0" w:space="0" w:color="auto"/>
                <w:left w:val="none" w:sz="0" w:space="0" w:color="auto"/>
                <w:bottom w:val="none" w:sz="0" w:space="0" w:color="auto"/>
                <w:right w:val="none" w:sz="0" w:space="0" w:color="auto"/>
              </w:divBdr>
            </w:div>
            <w:div w:id="1133867293">
              <w:marLeft w:val="0"/>
              <w:marRight w:val="0"/>
              <w:marTop w:val="0"/>
              <w:marBottom w:val="0"/>
              <w:divBdr>
                <w:top w:val="none" w:sz="0" w:space="0" w:color="auto"/>
                <w:left w:val="none" w:sz="0" w:space="0" w:color="auto"/>
                <w:bottom w:val="none" w:sz="0" w:space="0" w:color="auto"/>
                <w:right w:val="none" w:sz="0" w:space="0" w:color="auto"/>
              </w:divBdr>
            </w:div>
            <w:div w:id="1135828390">
              <w:marLeft w:val="0"/>
              <w:marRight w:val="0"/>
              <w:marTop w:val="0"/>
              <w:marBottom w:val="0"/>
              <w:divBdr>
                <w:top w:val="none" w:sz="0" w:space="0" w:color="auto"/>
                <w:left w:val="none" w:sz="0" w:space="0" w:color="auto"/>
                <w:bottom w:val="none" w:sz="0" w:space="0" w:color="auto"/>
                <w:right w:val="none" w:sz="0" w:space="0" w:color="auto"/>
              </w:divBdr>
            </w:div>
            <w:div w:id="1137071317">
              <w:marLeft w:val="0"/>
              <w:marRight w:val="0"/>
              <w:marTop w:val="0"/>
              <w:marBottom w:val="0"/>
              <w:divBdr>
                <w:top w:val="none" w:sz="0" w:space="0" w:color="auto"/>
                <w:left w:val="none" w:sz="0" w:space="0" w:color="auto"/>
                <w:bottom w:val="none" w:sz="0" w:space="0" w:color="auto"/>
                <w:right w:val="none" w:sz="0" w:space="0" w:color="auto"/>
              </w:divBdr>
            </w:div>
            <w:div w:id="1138692068">
              <w:marLeft w:val="0"/>
              <w:marRight w:val="0"/>
              <w:marTop w:val="0"/>
              <w:marBottom w:val="0"/>
              <w:divBdr>
                <w:top w:val="none" w:sz="0" w:space="0" w:color="auto"/>
                <w:left w:val="none" w:sz="0" w:space="0" w:color="auto"/>
                <w:bottom w:val="none" w:sz="0" w:space="0" w:color="auto"/>
                <w:right w:val="none" w:sz="0" w:space="0" w:color="auto"/>
              </w:divBdr>
            </w:div>
            <w:div w:id="1139300994">
              <w:marLeft w:val="0"/>
              <w:marRight w:val="0"/>
              <w:marTop w:val="0"/>
              <w:marBottom w:val="0"/>
              <w:divBdr>
                <w:top w:val="none" w:sz="0" w:space="0" w:color="auto"/>
                <w:left w:val="none" w:sz="0" w:space="0" w:color="auto"/>
                <w:bottom w:val="none" w:sz="0" w:space="0" w:color="auto"/>
                <w:right w:val="none" w:sz="0" w:space="0" w:color="auto"/>
              </w:divBdr>
            </w:div>
            <w:div w:id="1141194231">
              <w:marLeft w:val="0"/>
              <w:marRight w:val="0"/>
              <w:marTop w:val="0"/>
              <w:marBottom w:val="0"/>
              <w:divBdr>
                <w:top w:val="none" w:sz="0" w:space="0" w:color="auto"/>
                <w:left w:val="none" w:sz="0" w:space="0" w:color="auto"/>
                <w:bottom w:val="none" w:sz="0" w:space="0" w:color="auto"/>
                <w:right w:val="none" w:sz="0" w:space="0" w:color="auto"/>
              </w:divBdr>
            </w:div>
            <w:div w:id="1141580246">
              <w:marLeft w:val="0"/>
              <w:marRight w:val="0"/>
              <w:marTop w:val="0"/>
              <w:marBottom w:val="0"/>
              <w:divBdr>
                <w:top w:val="none" w:sz="0" w:space="0" w:color="auto"/>
                <w:left w:val="none" w:sz="0" w:space="0" w:color="auto"/>
                <w:bottom w:val="none" w:sz="0" w:space="0" w:color="auto"/>
                <w:right w:val="none" w:sz="0" w:space="0" w:color="auto"/>
              </w:divBdr>
            </w:div>
            <w:div w:id="1141657943">
              <w:marLeft w:val="0"/>
              <w:marRight w:val="0"/>
              <w:marTop w:val="0"/>
              <w:marBottom w:val="0"/>
              <w:divBdr>
                <w:top w:val="none" w:sz="0" w:space="0" w:color="auto"/>
                <w:left w:val="none" w:sz="0" w:space="0" w:color="auto"/>
                <w:bottom w:val="none" w:sz="0" w:space="0" w:color="auto"/>
                <w:right w:val="none" w:sz="0" w:space="0" w:color="auto"/>
              </w:divBdr>
            </w:div>
            <w:div w:id="1143043662">
              <w:marLeft w:val="0"/>
              <w:marRight w:val="0"/>
              <w:marTop w:val="0"/>
              <w:marBottom w:val="0"/>
              <w:divBdr>
                <w:top w:val="none" w:sz="0" w:space="0" w:color="auto"/>
                <w:left w:val="none" w:sz="0" w:space="0" w:color="auto"/>
                <w:bottom w:val="none" w:sz="0" w:space="0" w:color="auto"/>
                <w:right w:val="none" w:sz="0" w:space="0" w:color="auto"/>
              </w:divBdr>
            </w:div>
            <w:div w:id="1144393904">
              <w:marLeft w:val="0"/>
              <w:marRight w:val="0"/>
              <w:marTop w:val="0"/>
              <w:marBottom w:val="0"/>
              <w:divBdr>
                <w:top w:val="none" w:sz="0" w:space="0" w:color="auto"/>
                <w:left w:val="none" w:sz="0" w:space="0" w:color="auto"/>
                <w:bottom w:val="none" w:sz="0" w:space="0" w:color="auto"/>
                <w:right w:val="none" w:sz="0" w:space="0" w:color="auto"/>
              </w:divBdr>
            </w:div>
            <w:div w:id="1145778974">
              <w:marLeft w:val="0"/>
              <w:marRight w:val="0"/>
              <w:marTop w:val="0"/>
              <w:marBottom w:val="0"/>
              <w:divBdr>
                <w:top w:val="none" w:sz="0" w:space="0" w:color="auto"/>
                <w:left w:val="none" w:sz="0" w:space="0" w:color="auto"/>
                <w:bottom w:val="none" w:sz="0" w:space="0" w:color="auto"/>
                <w:right w:val="none" w:sz="0" w:space="0" w:color="auto"/>
              </w:divBdr>
            </w:div>
            <w:div w:id="1146748949">
              <w:marLeft w:val="0"/>
              <w:marRight w:val="0"/>
              <w:marTop w:val="0"/>
              <w:marBottom w:val="0"/>
              <w:divBdr>
                <w:top w:val="none" w:sz="0" w:space="0" w:color="auto"/>
                <w:left w:val="none" w:sz="0" w:space="0" w:color="auto"/>
                <w:bottom w:val="none" w:sz="0" w:space="0" w:color="auto"/>
                <w:right w:val="none" w:sz="0" w:space="0" w:color="auto"/>
              </w:divBdr>
            </w:div>
            <w:div w:id="1146822449">
              <w:marLeft w:val="0"/>
              <w:marRight w:val="0"/>
              <w:marTop w:val="0"/>
              <w:marBottom w:val="0"/>
              <w:divBdr>
                <w:top w:val="none" w:sz="0" w:space="0" w:color="auto"/>
                <w:left w:val="none" w:sz="0" w:space="0" w:color="auto"/>
                <w:bottom w:val="none" w:sz="0" w:space="0" w:color="auto"/>
                <w:right w:val="none" w:sz="0" w:space="0" w:color="auto"/>
              </w:divBdr>
            </w:div>
            <w:div w:id="1147405005">
              <w:marLeft w:val="0"/>
              <w:marRight w:val="0"/>
              <w:marTop w:val="0"/>
              <w:marBottom w:val="0"/>
              <w:divBdr>
                <w:top w:val="none" w:sz="0" w:space="0" w:color="auto"/>
                <w:left w:val="none" w:sz="0" w:space="0" w:color="auto"/>
                <w:bottom w:val="none" w:sz="0" w:space="0" w:color="auto"/>
                <w:right w:val="none" w:sz="0" w:space="0" w:color="auto"/>
              </w:divBdr>
            </w:div>
            <w:div w:id="1147435072">
              <w:marLeft w:val="0"/>
              <w:marRight w:val="0"/>
              <w:marTop w:val="0"/>
              <w:marBottom w:val="0"/>
              <w:divBdr>
                <w:top w:val="none" w:sz="0" w:space="0" w:color="auto"/>
                <w:left w:val="none" w:sz="0" w:space="0" w:color="auto"/>
                <w:bottom w:val="none" w:sz="0" w:space="0" w:color="auto"/>
                <w:right w:val="none" w:sz="0" w:space="0" w:color="auto"/>
              </w:divBdr>
            </w:div>
            <w:div w:id="1148009777">
              <w:marLeft w:val="0"/>
              <w:marRight w:val="0"/>
              <w:marTop w:val="0"/>
              <w:marBottom w:val="0"/>
              <w:divBdr>
                <w:top w:val="none" w:sz="0" w:space="0" w:color="auto"/>
                <w:left w:val="none" w:sz="0" w:space="0" w:color="auto"/>
                <w:bottom w:val="none" w:sz="0" w:space="0" w:color="auto"/>
                <w:right w:val="none" w:sz="0" w:space="0" w:color="auto"/>
              </w:divBdr>
            </w:div>
            <w:div w:id="1149709756">
              <w:marLeft w:val="0"/>
              <w:marRight w:val="0"/>
              <w:marTop w:val="0"/>
              <w:marBottom w:val="0"/>
              <w:divBdr>
                <w:top w:val="none" w:sz="0" w:space="0" w:color="auto"/>
                <w:left w:val="none" w:sz="0" w:space="0" w:color="auto"/>
                <w:bottom w:val="none" w:sz="0" w:space="0" w:color="auto"/>
                <w:right w:val="none" w:sz="0" w:space="0" w:color="auto"/>
              </w:divBdr>
            </w:div>
            <w:div w:id="1150244904">
              <w:marLeft w:val="0"/>
              <w:marRight w:val="0"/>
              <w:marTop w:val="0"/>
              <w:marBottom w:val="0"/>
              <w:divBdr>
                <w:top w:val="none" w:sz="0" w:space="0" w:color="auto"/>
                <w:left w:val="none" w:sz="0" w:space="0" w:color="auto"/>
                <w:bottom w:val="none" w:sz="0" w:space="0" w:color="auto"/>
                <w:right w:val="none" w:sz="0" w:space="0" w:color="auto"/>
              </w:divBdr>
            </w:div>
            <w:div w:id="1150370616">
              <w:marLeft w:val="0"/>
              <w:marRight w:val="0"/>
              <w:marTop w:val="0"/>
              <w:marBottom w:val="0"/>
              <w:divBdr>
                <w:top w:val="none" w:sz="0" w:space="0" w:color="auto"/>
                <w:left w:val="none" w:sz="0" w:space="0" w:color="auto"/>
                <w:bottom w:val="none" w:sz="0" w:space="0" w:color="auto"/>
                <w:right w:val="none" w:sz="0" w:space="0" w:color="auto"/>
              </w:divBdr>
            </w:div>
            <w:div w:id="1151168812">
              <w:marLeft w:val="0"/>
              <w:marRight w:val="0"/>
              <w:marTop w:val="0"/>
              <w:marBottom w:val="0"/>
              <w:divBdr>
                <w:top w:val="none" w:sz="0" w:space="0" w:color="auto"/>
                <w:left w:val="none" w:sz="0" w:space="0" w:color="auto"/>
                <w:bottom w:val="none" w:sz="0" w:space="0" w:color="auto"/>
                <w:right w:val="none" w:sz="0" w:space="0" w:color="auto"/>
              </w:divBdr>
            </w:div>
            <w:div w:id="1155145123">
              <w:marLeft w:val="0"/>
              <w:marRight w:val="0"/>
              <w:marTop w:val="0"/>
              <w:marBottom w:val="0"/>
              <w:divBdr>
                <w:top w:val="none" w:sz="0" w:space="0" w:color="auto"/>
                <w:left w:val="none" w:sz="0" w:space="0" w:color="auto"/>
                <w:bottom w:val="none" w:sz="0" w:space="0" w:color="auto"/>
                <w:right w:val="none" w:sz="0" w:space="0" w:color="auto"/>
              </w:divBdr>
            </w:div>
            <w:div w:id="1155609784">
              <w:marLeft w:val="0"/>
              <w:marRight w:val="0"/>
              <w:marTop w:val="0"/>
              <w:marBottom w:val="0"/>
              <w:divBdr>
                <w:top w:val="none" w:sz="0" w:space="0" w:color="auto"/>
                <w:left w:val="none" w:sz="0" w:space="0" w:color="auto"/>
                <w:bottom w:val="none" w:sz="0" w:space="0" w:color="auto"/>
                <w:right w:val="none" w:sz="0" w:space="0" w:color="auto"/>
              </w:divBdr>
            </w:div>
            <w:div w:id="1155803304">
              <w:marLeft w:val="0"/>
              <w:marRight w:val="0"/>
              <w:marTop w:val="0"/>
              <w:marBottom w:val="0"/>
              <w:divBdr>
                <w:top w:val="none" w:sz="0" w:space="0" w:color="auto"/>
                <w:left w:val="none" w:sz="0" w:space="0" w:color="auto"/>
                <w:bottom w:val="none" w:sz="0" w:space="0" w:color="auto"/>
                <w:right w:val="none" w:sz="0" w:space="0" w:color="auto"/>
              </w:divBdr>
            </w:div>
            <w:div w:id="1155991115">
              <w:marLeft w:val="0"/>
              <w:marRight w:val="0"/>
              <w:marTop w:val="0"/>
              <w:marBottom w:val="0"/>
              <w:divBdr>
                <w:top w:val="none" w:sz="0" w:space="0" w:color="auto"/>
                <w:left w:val="none" w:sz="0" w:space="0" w:color="auto"/>
                <w:bottom w:val="none" w:sz="0" w:space="0" w:color="auto"/>
                <w:right w:val="none" w:sz="0" w:space="0" w:color="auto"/>
              </w:divBdr>
            </w:div>
            <w:div w:id="1156336378">
              <w:marLeft w:val="0"/>
              <w:marRight w:val="0"/>
              <w:marTop w:val="0"/>
              <w:marBottom w:val="0"/>
              <w:divBdr>
                <w:top w:val="none" w:sz="0" w:space="0" w:color="auto"/>
                <w:left w:val="none" w:sz="0" w:space="0" w:color="auto"/>
                <w:bottom w:val="none" w:sz="0" w:space="0" w:color="auto"/>
                <w:right w:val="none" w:sz="0" w:space="0" w:color="auto"/>
              </w:divBdr>
            </w:div>
            <w:div w:id="1157765665">
              <w:marLeft w:val="0"/>
              <w:marRight w:val="0"/>
              <w:marTop w:val="0"/>
              <w:marBottom w:val="0"/>
              <w:divBdr>
                <w:top w:val="none" w:sz="0" w:space="0" w:color="auto"/>
                <w:left w:val="none" w:sz="0" w:space="0" w:color="auto"/>
                <w:bottom w:val="none" w:sz="0" w:space="0" w:color="auto"/>
                <w:right w:val="none" w:sz="0" w:space="0" w:color="auto"/>
              </w:divBdr>
            </w:div>
            <w:div w:id="1158884720">
              <w:marLeft w:val="0"/>
              <w:marRight w:val="0"/>
              <w:marTop w:val="0"/>
              <w:marBottom w:val="0"/>
              <w:divBdr>
                <w:top w:val="none" w:sz="0" w:space="0" w:color="auto"/>
                <w:left w:val="none" w:sz="0" w:space="0" w:color="auto"/>
                <w:bottom w:val="none" w:sz="0" w:space="0" w:color="auto"/>
                <w:right w:val="none" w:sz="0" w:space="0" w:color="auto"/>
              </w:divBdr>
            </w:div>
            <w:div w:id="1159425798">
              <w:marLeft w:val="0"/>
              <w:marRight w:val="0"/>
              <w:marTop w:val="0"/>
              <w:marBottom w:val="0"/>
              <w:divBdr>
                <w:top w:val="none" w:sz="0" w:space="0" w:color="auto"/>
                <w:left w:val="none" w:sz="0" w:space="0" w:color="auto"/>
                <w:bottom w:val="none" w:sz="0" w:space="0" w:color="auto"/>
                <w:right w:val="none" w:sz="0" w:space="0" w:color="auto"/>
              </w:divBdr>
            </w:div>
            <w:div w:id="1160542321">
              <w:marLeft w:val="0"/>
              <w:marRight w:val="0"/>
              <w:marTop w:val="0"/>
              <w:marBottom w:val="0"/>
              <w:divBdr>
                <w:top w:val="none" w:sz="0" w:space="0" w:color="auto"/>
                <w:left w:val="none" w:sz="0" w:space="0" w:color="auto"/>
                <w:bottom w:val="none" w:sz="0" w:space="0" w:color="auto"/>
                <w:right w:val="none" w:sz="0" w:space="0" w:color="auto"/>
              </w:divBdr>
            </w:div>
            <w:div w:id="1161383372">
              <w:marLeft w:val="0"/>
              <w:marRight w:val="0"/>
              <w:marTop w:val="0"/>
              <w:marBottom w:val="0"/>
              <w:divBdr>
                <w:top w:val="none" w:sz="0" w:space="0" w:color="auto"/>
                <w:left w:val="none" w:sz="0" w:space="0" w:color="auto"/>
                <w:bottom w:val="none" w:sz="0" w:space="0" w:color="auto"/>
                <w:right w:val="none" w:sz="0" w:space="0" w:color="auto"/>
              </w:divBdr>
            </w:div>
            <w:div w:id="1161432770">
              <w:marLeft w:val="0"/>
              <w:marRight w:val="0"/>
              <w:marTop w:val="0"/>
              <w:marBottom w:val="0"/>
              <w:divBdr>
                <w:top w:val="none" w:sz="0" w:space="0" w:color="auto"/>
                <w:left w:val="none" w:sz="0" w:space="0" w:color="auto"/>
                <w:bottom w:val="none" w:sz="0" w:space="0" w:color="auto"/>
                <w:right w:val="none" w:sz="0" w:space="0" w:color="auto"/>
              </w:divBdr>
            </w:div>
            <w:div w:id="1162040430">
              <w:marLeft w:val="0"/>
              <w:marRight w:val="0"/>
              <w:marTop w:val="0"/>
              <w:marBottom w:val="0"/>
              <w:divBdr>
                <w:top w:val="none" w:sz="0" w:space="0" w:color="auto"/>
                <w:left w:val="none" w:sz="0" w:space="0" w:color="auto"/>
                <w:bottom w:val="none" w:sz="0" w:space="0" w:color="auto"/>
                <w:right w:val="none" w:sz="0" w:space="0" w:color="auto"/>
              </w:divBdr>
            </w:div>
            <w:div w:id="1162086396">
              <w:marLeft w:val="0"/>
              <w:marRight w:val="0"/>
              <w:marTop w:val="0"/>
              <w:marBottom w:val="0"/>
              <w:divBdr>
                <w:top w:val="none" w:sz="0" w:space="0" w:color="auto"/>
                <w:left w:val="none" w:sz="0" w:space="0" w:color="auto"/>
                <w:bottom w:val="none" w:sz="0" w:space="0" w:color="auto"/>
                <w:right w:val="none" w:sz="0" w:space="0" w:color="auto"/>
              </w:divBdr>
            </w:div>
            <w:div w:id="1165323366">
              <w:marLeft w:val="0"/>
              <w:marRight w:val="0"/>
              <w:marTop w:val="0"/>
              <w:marBottom w:val="0"/>
              <w:divBdr>
                <w:top w:val="none" w:sz="0" w:space="0" w:color="auto"/>
                <w:left w:val="none" w:sz="0" w:space="0" w:color="auto"/>
                <w:bottom w:val="none" w:sz="0" w:space="0" w:color="auto"/>
                <w:right w:val="none" w:sz="0" w:space="0" w:color="auto"/>
              </w:divBdr>
            </w:div>
            <w:div w:id="1165366755">
              <w:marLeft w:val="0"/>
              <w:marRight w:val="0"/>
              <w:marTop w:val="0"/>
              <w:marBottom w:val="0"/>
              <w:divBdr>
                <w:top w:val="none" w:sz="0" w:space="0" w:color="auto"/>
                <w:left w:val="none" w:sz="0" w:space="0" w:color="auto"/>
                <w:bottom w:val="none" w:sz="0" w:space="0" w:color="auto"/>
                <w:right w:val="none" w:sz="0" w:space="0" w:color="auto"/>
              </w:divBdr>
            </w:div>
            <w:div w:id="1167208098">
              <w:marLeft w:val="0"/>
              <w:marRight w:val="0"/>
              <w:marTop w:val="0"/>
              <w:marBottom w:val="0"/>
              <w:divBdr>
                <w:top w:val="none" w:sz="0" w:space="0" w:color="auto"/>
                <w:left w:val="none" w:sz="0" w:space="0" w:color="auto"/>
                <w:bottom w:val="none" w:sz="0" w:space="0" w:color="auto"/>
                <w:right w:val="none" w:sz="0" w:space="0" w:color="auto"/>
              </w:divBdr>
            </w:div>
            <w:div w:id="1169171529">
              <w:marLeft w:val="0"/>
              <w:marRight w:val="0"/>
              <w:marTop w:val="0"/>
              <w:marBottom w:val="0"/>
              <w:divBdr>
                <w:top w:val="none" w:sz="0" w:space="0" w:color="auto"/>
                <w:left w:val="none" w:sz="0" w:space="0" w:color="auto"/>
                <w:bottom w:val="none" w:sz="0" w:space="0" w:color="auto"/>
                <w:right w:val="none" w:sz="0" w:space="0" w:color="auto"/>
              </w:divBdr>
            </w:div>
            <w:div w:id="1169633032">
              <w:marLeft w:val="0"/>
              <w:marRight w:val="0"/>
              <w:marTop w:val="0"/>
              <w:marBottom w:val="0"/>
              <w:divBdr>
                <w:top w:val="none" w:sz="0" w:space="0" w:color="auto"/>
                <w:left w:val="none" w:sz="0" w:space="0" w:color="auto"/>
                <w:bottom w:val="none" w:sz="0" w:space="0" w:color="auto"/>
                <w:right w:val="none" w:sz="0" w:space="0" w:color="auto"/>
              </w:divBdr>
            </w:div>
            <w:div w:id="1170562975">
              <w:marLeft w:val="0"/>
              <w:marRight w:val="0"/>
              <w:marTop w:val="0"/>
              <w:marBottom w:val="0"/>
              <w:divBdr>
                <w:top w:val="none" w:sz="0" w:space="0" w:color="auto"/>
                <w:left w:val="none" w:sz="0" w:space="0" w:color="auto"/>
                <w:bottom w:val="none" w:sz="0" w:space="0" w:color="auto"/>
                <w:right w:val="none" w:sz="0" w:space="0" w:color="auto"/>
              </w:divBdr>
            </w:div>
            <w:div w:id="1172138233">
              <w:marLeft w:val="0"/>
              <w:marRight w:val="0"/>
              <w:marTop w:val="0"/>
              <w:marBottom w:val="0"/>
              <w:divBdr>
                <w:top w:val="none" w:sz="0" w:space="0" w:color="auto"/>
                <w:left w:val="none" w:sz="0" w:space="0" w:color="auto"/>
                <w:bottom w:val="none" w:sz="0" w:space="0" w:color="auto"/>
                <w:right w:val="none" w:sz="0" w:space="0" w:color="auto"/>
              </w:divBdr>
            </w:div>
            <w:div w:id="1172260317">
              <w:marLeft w:val="0"/>
              <w:marRight w:val="0"/>
              <w:marTop w:val="0"/>
              <w:marBottom w:val="0"/>
              <w:divBdr>
                <w:top w:val="none" w:sz="0" w:space="0" w:color="auto"/>
                <w:left w:val="none" w:sz="0" w:space="0" w:color="auto"/>
                <w:bottom w:val="none" w:sz="0" w:space="0" w:color="auto"/>
                <w:right w:val="none" w:sz="0" w:space="0" w:color="auto"/>
              </w:divBdr>
            </w:div>
            <w:div w:id="1173111367">
              <w:marLeft w:val="0"/>
              <w:marRight w:val="0"/>
              <w:marTop w:val="0"/>
              <w:marBottom w:val="0"/>
              <w:divBdr>
                <w:top w:val="none" w:sz="0" w:space="0" w:color="auto"/>
                <w:left w:val="none" w:sz="0" w:space="0" w:color="auto"/>
                <w:bottom w:val="none" w:sz="0" w:space="0" w:color="auto"/>
                <w:right w:val="none" w:sz="0" w:space="0" w:color="auto"/>
              </w:divBdr>
            </w:div>
            <w:div w:id="1173182175">
              <w:marLeft w:val="0"/>
              <w:marRight w:val="0"/>
              <w:marTop w:val="0"/>
              <w:marBottom w:val="0"/>
              <w:divBdr>
                <w:top w:val="none" w:sz="0" w:space="0" w:color="auto"/>
                <w:left w:val="none" w:sz="0" w:space="0" w:color="auto"/>
                <w:bottom w:val="none" w:sz="0" w:space="0" w:color="auto"/>
                <w:right w:val="none" w:sz="0" w:space="0" w:color="auto"/>
              </w:divBdr>
            </w:div>
            <w:div w:id="1173571324">
              <w:marLeft w:val="0"/>
              <w:marRight w:val="0"/>
              <w:marTop w:val="0"/>
              <w:marBottom w:val="0"/>
              <w:divBdr>
                <w:top w:val="none" w:sz="0" w:space="0" w:color="auto"/>
                <w:left w:val="none" w:sz="0" w:space="0" w:color="auto"/>
                <w:bottom w:val="none" w:sz="0" w:space="0" w:color="auto"/>
                <w:right w:val="none" w:sz="0" w:space="0" w:color="auto"/>
              </w:divBdr>
            </w:div>
            <w:div w:id="1174536326">
              <w:marLeft w:val="0"/>
              <w:marRight w:val="0"/>
              <w:marTop w:val="0"/>
              <w:marBottom w:val="0"/>
              <w:divBdr>
                <w:top w:val="none" w:sz="0" w:space="0" w:color="auto"/>
                <w:left w:val="none" w:sz="0" w:space="0" w:color="auto"/>
                <w:bottom w:val="none" w:sz="0" w:space="0" w:color="auto"/>
                <w:right w:val="none" w:sz="0" w:space="0" w:color="auto"/>
              </w:divBdr>
            </w:div>
            <w:div w:id="1174806911">
              <w:marLeft w:val="0"/>
              <w:marRight w:val="0"/>
              <w:marTop w:val="0"/>
              <w:marBottom w:val="0"/>
              <w:divBdr>
                <w:top w:val="none" w:sz="0" w:space="0" w:color="auto"/>
                <w:left w:val="none" w:sz="0" w:space="0" w:color="auto"/>
                <w:bottom w:val="none" w:sz="0" w:space="0" w:color="auto"/>
                <w:right w:val="none" w:sz="0" w:space="0" w:color="auto"/>
              </w:divBdr>
            </w:div>
            <w:div w:id="1175343062">
              <w:marLeft w:val="0"/>
              <w:marRight w:val="0"/>
              <w:marTop w:val="0"/>
              <w:marBottom w:val="0"/>
              <w:divBdr>
                <w:top w:val="none" w:sz="0" w:space="0" w:color="auto"/>
                <w:left w:val="none" w:sz="0" w:space="0" w:color="auto"/>
                <w:bottom w:val="none" w:sz="0" w:space="0" w:color="auto"/>
                <w:right w:val="none" w:sz="0" w:space="0" w:color="auto"/>
              </w:divBdr>
            </w:div>
            <w:div w:id="1176729662">
              <w:marLeft w:val="0"/>
              <w:marRight w:val="0"/>
              <w:marTop w:val="0"/>
              <w:marBottom w:val="0"/>
              <w:divBdr>
                <w:top w:val="none" w:sz="0" w:space="0" w:color="auto"/>
                <w:left w:val="none" w:sz="0" w:space="0" w:color="auto"/>
                <w:bottom w:val="none" w:sz="0" w:space="0" w:color="auto"/>
                <w:right w:val="none" w:sz="0" w:space="0" w:color="auto"/>
              </w:divBdr>
            </w:div>
            <w:div w:id="1177502425">
              <w:marLeft w:val="0"/>
              <w:marRight w:val="0"/>
              <w:marTop w:val="0"/>
              <w:marBottom w:val="0"/>
              <w:divBdr>
                <w:top w:val="none" w:sz="0" w:space="0" w:color="auto"/>
                <w:left w:val="none" w:sz="0" w:space="0" w:color="auto"/>
                <w:bottom w:val="none" w:sz="0" w:space="0" w:color="auto"/>
                <w:right w:val="none" w:sz="0" w:space="0" w:color="auto"/>
              </w:divBdr>
            </w:div>
            <w:div w:id="1179857920">
              <w:marLeft w:val="0"/>
              <w:marRight w:val="0"/>
              <w:marTop w:val="0"/>
              <w:marBottom w:val="0"/>
              <w:divBdr>
                <w:top w:val="none" w:sz="0" w:space="0" w:color="auto"/>
                <w:left w:val="none" w:sz="0" w:space="0" w:color="auto"/>
                <w:bottom w:val="none" w:sz="0" w:space="0" w:color="auto"/>
                <w:right w:val="none" w:sz="0" w:space="0" w:color="auto"/>
              </w:divBdr>
            </w:div>
            <w:div w:id="1180318825">
              <w:marLeft w:val="0"/>
              <w:marRight w:val="0"/>
              <w:marTop w:val="0"/>
              <w:marBottom w:val="0"/>
              <w:divBdr>
                <w:top w:val="none" w:sz="0" w:space="0" w:color="auto"/>
                <w:left w:val="none" w:sz="0" w:space="0" w:color="auto"/>
                <w:bottom w:val="none" w:sz="0" w:space="0" w:color="auto"/>
                <w:right w:val="none" w:sz="0" w:space="0" w:color="auto"/>
              </w:divBdr>
            </w:div>
            <w:div w:id="1181623673">
              <w:marLeft w:val="0"/>
              <w:marRight w:val="0"/>
              <w:marTop w:val="0"/>
              <w:marBottom w:val="0"/>
              <w:divBdr>
                <w:top w:val="none" w:sz="0" w:space="0" w:color="auto"/>
                <w:left w:val="none" w:sz="0" w:space="0" w:color="auto"/>
                <w:bottom w:val="none" w:sz="0" w:space="0" w:color="auto"/>
                <w:right w:val="none" w:sz="0" w:space="0" w:color="auto"/>
              </w:divBdr>
            </w:div>
            <w:div w:id="1182235220">
              <w:marLeft w:val="0"/>
              <w:marRight w:val="0"/>
              <w:marTop w:val="0"/>
              <w:marBottom w:val="0"/>
              <w:divBdr>
                <w:top w:val="none" w:sz="0" w:space="0" w:color="auto"/>
                <w:left w:val="none" w:sz="0" w:space="0" w:color="auto"/>
                <w:bottom w:val="none" w:sz="0" w:space="0" w:color="auto"/>
                <w:right w:val="none" w:sz="0" w:space="0" w:color="auto"/>
              </w:divBdr>
            </w:div>
            <w:div w:id="1183203843">
              <w:marLeft w:val="0"/>
              <w:marRight w:val="0"/>
              <w:marTop w:val="0"/>
              <w:marBottom w:val="0"/>
              <w:divBdr>
                <w:top w:val="none" w:sz="0" w:space="0" w:color="auto"/>
                <w:left w:val="none" w:sz="0" w:space="0" w:color="auto"/>
                <w:bottom w:val="none" w:sz="0" w:space="0" w:color="auto"/>
                <w:right w:val="none" w:sz="0" w:space="0" w:color="auto"/>
              </w:divBdr>
            </w:div>
            <w:div w:id="1183478279">
              <w:marLeft w:val="0"/>
              <w:marRight w:val="0"/>
              <w:marTop w:val="0"/>
              <w:marBottom w:val="0"/>
              <w:divBdr>
                <w:top w:val="none" w:sz="0" w:space="0" w:color="auto"/>
                <w:left w:val="none" w:sz="0" w:space="0" w:color="auto"/>
                <w:bottom w:val="none" w:sz="0" w:space="0" w:color="auto"/>
                <w:right w:val="none" w:sz="0" w:space="0" w:color="auto"/>
              </w:divBdr>
            </w:div>
            <w:div w:id="1183974679">
              <w:marLeft w:val="0"/>
              <w:marRight w:val="0"/>
              <w:marTop w:val="0"/>
              <w:marBottom w:val="0"/>
              <w:divBdr>
                <w:top w:val="none" w:sz="0" w:space="0" w:color="auto"/>
                <w:left w:val="none" w:sz="0" w:space="0" w:color="auto"/>
                <w:bottom w:val="none" w:sz="0" w:space="0" w:color="auto"/>
                <w:right w:val="none" w:sz="0" w:space="0" w:color="auto"/>
              </w:divBdr>
            </w:div>
            <w:div w:id="1185485789">
              <w:marLeft w:val="0"/>
              <w:marRight w:val="0"/>
              <w:marTop w:val="0"/>
              <w:marBottom w:val="0"/>
              <w:divBdr>
                <w:top w:val="none" w:sz="0" w:space="0" w:color="auto"/>
                <w:left w:val="none" w:sz="0" w:space="0" w:color="auto"/>
                <w:bottom w:val="none" w:sz="0" w:space="0" w:color="auto"/>
                <w:right w:val="none" w:sz="0" w:space="0" w:color="auto"/>
              </w:divBdr>
            </w:div>
            <w:div w:id="1185897601">
              <w:marLeft w:val="0"/>
              <w:marRight w:val="0"/>
              <w:marTop w:val="0"/>
              <w:marBottom w:val="0"/>
              <w:divBdr>
                <w:top w:val="none" w:sz="0" w:space="0" w:color="auto"/>
                <w:left w:val="none" w:sz="0" w:space="0" w:color="auto"/>
                <w:bottom w:val="none" w:sz="0" w:space="0" w:color="auto"/>
                <w:right w:val="none" w:sz="0" w:space="0" w:color="auto"/>
              </w:divBdr>
            </w:div>
            <w:div w:id="1187596226">
              <w:marLeft w:val="0"/>
              <w:marRight w:val="0"/>
              <w:marTop w:val="0"/>
              <w:marBottom w:val="0"/>
              <w:divBdr>
                <w:top w:val="none" w:sz="0" w:space="0" w:color="auto"/>
                <w:left w:val="none" w:sz="0" w:space="0" w:color="auto"/>
                <w:bottom w:val="none" w:sz="0" w:space="0" w:color="auto"/>
                <w:right w:val="none" w:sz="0" w:space="0" w:color="auto"/>
              </w:divBdr>
              <w:divsChild>
                <w:div w:id="860920">
                  <w:marLeft w:val="0"/>
                  <w:marRight w:val="0"/>
                  <w:marTop w:val="0"/>
                  <w:marBottom w:val="0"/>
                  <w:divBdr>
                    <w:top w:val="none" w:sz="0" w:space="0" w:color="auto"/>
                    <w:left w:val="none" w:sz="0" w:space="0" w:color="auto"/>
                    <w:bottom w:val="none" w:sz="0" w:space="0" w:color="auto"/>
                    <w:right w:val="none" w:sz="0" w:space="0" w:color="auto"/>
                  </w:divBdr>
                </w:div>
                <w:div w:id="1325596">
                  <w:marLeft w:val="0"/>
                  <w:marRight w:val="0"/>
                  <w:marTop w:val="0"/>
                  <w:marBottom w:val="0"/>
                  <w:divBdr>
                    <w:top w:val="none" w:sz="0" w:space="0" w:color="auto"/>
                    <w:left w:val="none" w:sz="0" w:space="0" w:color="auto"/>
                    <w:bottom w:val="none" w:sz="0" w:space="0" w:color="auto"/>
                    <w:right w:val="none" w:sz="0" w:space="0" w:color="auto"/>
                  </w:divBdr>
                </w:div>
                <w:div w:id="1861839">
                  <w:marLeft w:val="0"/>
                  <w:marRight w:val="0"/>
                  <w:marTop w:val="0"/>
                  <w:marBottom w:val="0"/>
                  <w:divBdr>
                    <w:top w:val="none" w:sz="0" w:space="0" w:color="auto"/>
                    <w:left w:val="none" w:sz="0" w:space="0" w:color="auto"/>
                    <w:bottom w:val="none" w:sz="0" w:space="0" w:color="auto"/>
                    <w:right w:val="none" w:sz="0" w:space="0" w:color="auto"/>
                  </w:divBdr>
                </w:div>
                <w:div w:id="2561689">
                  <w:marLeft w:val="0"/>
                  <w:marRight w:val="0"/>
                  <w:marTop w:val="0"/>
                  <w:marBottom w:val="0"/>
                  <w:divBdr>
                    <w:top w:val="none" w:sz="0" w:space="0" w:color="auto"/>
                    <w:left w:val="none" w:sz="0" w:space="0" w:color="auto"/>
                    <w:bottom w:val="none" w:sz="0" w:space="0" w:color="auto"/>
                    <w:right w:val="none" w:sz="0" w:space="0" w:color="auto"/>
                  </w:divBdr>
                </w:div>
                <w:div w:id="2703948">
                  <w:marLeft w:val="0"/>
                  <w:marRight w:val="0"/>
                  <w:marTop w:val="0"/>
                  <w:marBottom w:val="0"/>
                  <w:divBdr>
                    <w:top w:val="none" w:sz="0" w:space="0" w:color="auto"/>
                    <w:left w:val="none" w:sz="0" w:space="0" w:color="auto"/>
                    <w:bottom w:val="none" w:sz="0" w:space="0" w:color="auto"/>
                    <w:right w:val="none" w:sz="0" w:space="0" w:color="auto"/>
                  </w:divBdr>
                </w:div>
                <w:div w:id="3216037">
                  <w:marLeft w:val="0"/>
                  <w:marRight w:val="0"/>
                  <w:marTop w:val="0"/>
                  <w:marBottom w:val="0"/>
                  <w:divBdr>
                    <w:top w:val="none" w:sz="0" w:space="0" w:color="auto"/>
                    <w:left w:val="none" w:sz="0" w:space="0" w:color="auto"/>
                    <w:bottom w:val="none" w:sz="0" w:space="0" w:color="auto"/>
                    <w:right w:val="none" w:sz="0" w:space="0" w:color="auto"/>
                  </w:divBdr>
                </w:div>
                <w:div w:id="3947738">
                  <w:marLeft w:val="0"/>
                  <w:marRight w:val="0"/>
                  <w:marTop w:val="0"/>
                  <w:marBottom w:val="0"/>
                  <w:divBdr>
                    <w:top w:val="none" w:sz="0" w:space="0" w:color="auto"/>
                    <w:left w:val="none" w:sz="0" w:space="0" w:color="auto"/>
                    <w:bottom w:val="none" w:sz="0" w:space="0" w:color="auto"/>
                    <w:right w:val="none" w:sz="0" w:space="0" w:color="auto"/>
                  </w:divBdr>
                </w:div>
                <w:div w:id="4213228">
                  <w:marLeft w:val="0"/>
                  <w:marRight w:val="0"/>
                  <w:marTop w:val="0"/>
                  <w:marBottom w:val="0"/>
                  <w:divBdr>
                    <w:top w:val="none" w:sz="0" w:space="0" w:color="auto"/>
                    <w:left w:val="none" w:sz="0" w:space="0" w:color="auto"/>
                    <w:bottom w:val="none" w:sz="0" w:space="0" w:color="auto"/>
                    <w:right w:val="none" w:sz="0" w:space="0" w:color="auto"/>
                  </w:divBdr>
                </w:div>
                <w:div w:id="4481498">
                  <w:marLeft w:val="0"/>
                  <w:marRight w:val="0"/>
                  <w:marTop w:val="0"/>
                  <w:marBottom w:val="0"/>
                  <w:divBdr>
                    <w:top w:val="none" w:sz="0" w:space="0" w:color="auto"/>
                    <w:left w:val="none" w:sz="0" w:space="0" w:color="auto"/>
                    <w:bottom w:val="none" w:sz="0" w:space="0" w:color="auto"/>
                    <w:right w:val="none" w:sz="0" w:space="0" w:color="auto"/>
                  </w:divBdr>
                </w:div>
                <w:div w:id="4525231">
                  <w:marLeft w:val="0"/>
                  <w:marRight w:val="0"/>
                  <w:marTop w:val="0"/>
                  <w:marBottom w:val="0"/>
                  <w:divBdr>
                    <w:top w:val="none" w:sz="0" w:space="0" w:color="auto"/>
                    <w:left w:val="none" w:sz="0" w:space="0" w:color="auto"/>
                    <w:bottom w:val="none" w:sz="0" w:space="0" w:color="auto"/>
                    <w:right w:val="none" w:sz="0" w:space="0" w:color="auto"/>
                  </w:divBdr>
                </w:div>
                <w:div w:id="4796915">
                  <w:marLeft w:val="0"/>
                  <w:marRight w:val="0"/>
                  <w:marTop w:val="0"/>
                  <w:marBottom w:val="0"/>
                  <w:divBdr>
                    <w:top w:val="none" w:sz="0" w:space="0" w:color="auto"/>
                    <w:left w:val="none" w:sz="0" w:space="0" w:color="auto"/>
                    <w:bottom w:val="none" w:sz="0" w:space="0" w:color="auto"/>
                    <w:right w:val="none" w:sz="0" w:space="0" w:color="auto"/>
                  </w:divBdr>
                </w:div>
                <w:div w:id="6489098">
                  <w:marLeft w:val="0"/>
                  <w:marRight w:val="0"/>
                  <w:marTop w:val="0"/>
                  <w:marBottom w:val="0"/>
                  <w:divBdr>
                    <w:top w:val="none" w:sz="0" w:space="0" w:color="auto"/>
                    <w:left w:val="none" w:sz="0" w:space="0" w:color="auto"/>
                    <w:bottom w:val="none" w:sz="0" w:space="0" w:color="auto"/>
                    <w:right w:val="none" w:sz="0" w:space="0" w:color="auto"/>
                  </w:divBdr>
                </w:div>
                <w:div w:id="6753092">
                  <w:marLeft w:val="0"/>
                  <w:marRight w:val="0"/>
                  <w:marTop w:val="0"/>
                  <w:marBottom w:val="0"/>
                  <w:divBdr>
                    <w:top w:val="none" w:sz="0" w:space="0" w:color="auto"/>
                    <w:left w:val="none" w:sz="0" w:space="0" w:color="auto"/>
                    <w:bottom w:val="none" w:sz="0" w:space="0" w:color="auto"/>
                    <w:right w:val="none" w:sz="0" w:space="0" w:color="auto"/>
                  </w:divBdr>
                </w:div>
                <w:div w:id="6832954">
                  <w:marLeft w:val="0"/>
                  <w:marRight w:val="0"/>
                  <w:marTop w:val="0"/>
                  <w:marBottom w:val="0"/>
                  <w:divBdr>
                    <w:top w:val="none" w:sz="0" w:space="0" w:color="auto"/>
                    <w:left w:val="none" w:sz="0" w:space="0" w:color="auto"/>
                    <w:bottom w:val="none" w:sz="0" w:space="0" w:color="auto"/>
                    <w:right w:val="none" w:sz="0" w:space="0" w:color="auto"/>
                  </w:divBdr>
                </w:div>
                <w:div w:id="6836128">
                  <w:marLeft w:val="0"/>
                  <w:marRight w:val="0"/>
                  <w:marTop w:val="0"/>
                  <w:marBottom w:val="0"/>
                  <w:divBdr>
                    <w:top w:val="none" w:sz="0" w:space="0" w:color="auto"/>
                    <w:left w:val="none" w:sz="0" w:space="0" w:color="auto"/>
                    <w:bottom w:val="none" w:sz="0" w:space="0" w:color="auto"/>
                    <w:right w:val="none" w:sz="0" w:space="0" w:color="auto"/>
                  </w:divBdr>
                </w:div>
                <w:div w:id="7216433">
                  <w:marLeft w:val="0"/>
                  <w:marRight w:val="0"/>
                  <w:marTop w:val="0"/>
                  <w:marBottom w:val="0"/>
                  <w:divBdr>
                    <w:top w:val="none" w:sz="0" w:space="0" w:color="auto"/>
                    <w:left w:val="none" w:sz="0" w:space="0" w:color="auto"/>
                    <w:bottom w:val="none" w:sz="0" w:space="0" w:color="auto"/>
                    <w:right w:val="none" w:sz="0" w:space="0" w:color="auto"/>
                  </w:divBdr>
                </w:div>
                <w:div w:id="8874588">
                  <w:marLeft w:val="0"/>
                  <w:marRight w:val="0"/>
                  <w:marTop w:val="0"/>
                  <w:marBottom w:val="0"/>
                  <w:divBdr>
                    <w:top w:val="none" w:sz="0" w:space="0" w:color="auto"/>
                    <w:left w:val="none" w:sz="0" w:space="0" w:color="auto"/>
                    <w:bottom w:val="none" w:sz="0" w:space="0" w:color="auto"/>
                    <w:right w:val="none" w:sz="0" w:space="0" w:color="auto"/>
                  </w:divBdr>
                </w:div>
                <w:div w:id="9188460">
                  <w:marLeft w:val="0"/>
                  <w:marRight w:val="0"/>
                  <w:marTop w:val="0"/>
                  <w:marBottom w:val="0"/>
                  <w:divBdr>
                    <w:top w:val="none" w:sz="0" w:space="0" w:color="auto"/>
                    <w:left w:val="none" w:sz="0" w:space="0" w:color="auto"/>
                    <w:bottom w:val="none" w:sz="0" w:space="0" w:color="auto"/>
                    <w:right w:val="none" w:sz="0" w:space="0" w:color="auto"/>
                  </w:divBdr>
                </w:div>
                <w:div w:id="11808612">
                  <w:marLeft w:val="0"/>
                  <w:marRight w:val="0"/>
                  <w:marTop w:val="0"/>
                  <w:marBottom w:val="0"/>
                  <w:divBdr>
                    <w:top w:val="none" w:sz="0" w:space="0" w:color="auto"/>
                    <w:left w:val="none" w:sz="0" w:space="0" w:color="auto"/>
                    <w:bottom w:val="none" w:sz="0" w:space="0" w:color="auto"/>
                    <w:right w:val="none" w:sz="0" w:space="0" w:color="auto"/>
                  </w:divBdr>
                </w:div>
                <w:div w:id="13894965">
                  <w:marLeft w:val="0"/>
                  <w:marRight w:val="0"/>
                  <w:marTop w:val="0"/>
                  <w:marBottom w:val="0"/>
                  <w:divBdr>
                    <w:top w:val="none" w:sz="0" w:space="0" w:color="auto"/>
                    <w:left w:val="none" w:sz="0" w:space="0" w:color="auto"/>
                    <w:bottom w:val="none" w:sz="0" w:space="0" w:color="auto"/>
                    <w:right w:val="none" w:sz="0" w:space="0" w:color="auto"/>
                  </w:divBdr>
                </w:div>
                <w:div w:id="14044450">
                  <w:marLeft w:val="0"/>
                  <w:marRight w:val="0"/>
                  <w:marTop w:val="0"/>
                  <w:marBottom w:val="0"/>
                  <w:divBdr>
                    <w:top w:val="none" w:sz="0" w:space="0" w:color="auto"/>
                    <w:left w:val="none" w:sz="0" w:space="0" w:color="auto"/>
                    <w:bottom w:val="none" w:sz="0" w:space="0" w:color="auto"/>
                    <w:right w:val="none" w:sz="0" w:space="0" w:color="auto"/>
                  </w:divBdr>
                </w:div>
                <w:div w:id="14354633">
                  <w:marLeft w:val="0"/>
                  <w:marRight w:val="0"/>
                  <w:marTop w:val="0"/>
                  <w:marBottom w:val="0"/>
                  <w:divBdr>
                    <w:top w:val="none" w:sz="0" w:space="0" w:color="auto"/>
                    <w:left w:val="none" w:sz="0" w:space="0" w:color="auto"/>
                    <w:bottom w:val="none" w:sz="0" w:space="0" w:color="auto"/>
                    <w:right w:val="none" w:sz="0" w:space="0" w:color="auto"/>
                  </w:divBdr>
                </w:div>
                <w:div w:id="14625428">
                  <w:marLeft w:val="0"/>
                  <w:marRight w:val="0"/>
                  <w:marTop w:val="0"/>
                  <w:marBottom w:val="0"/>
                  <w:divBdr>
                    <w:top w:val="none" w:sz="0" w:space="0" w:color="auto"/>
                    <w:left w:val="none" w:sz="0" w:space="0" w:color="auto"/>
                    <w:bottom w:val="none" w:sz="0" w:space="0" w:color="auto"/>
                    <w:right w:val="none" w:sz="0" w:space="0" w:color="auto"/>
                  </w:divBdr>
                </w:div>
                <w:div w:id="15498728">
                  <w:marLeft w:val="0"/>
                  <w:marRight w:val="0"/>
                  <w:marTop w:val="0"/>
                  <w:marBottom w:val="0"/>
                  <w:divBdr>
                    <w:top w:val="none" w:sz="0" w:space="0" w:color="auto"/>
                    <w:left w:val="none" w:sz="0" w:space="0" w:color="auto"/>
                    <w:bottom w:val="none" w:sz="0" w:space="0" w:color="auto"/>
                    <w:right w:val="none" w:sz="0" w:space="0" w:color="auto"/>
                  </w:divBdr>
                </w:div>
                <w:div w:id="15809118">
                  <w:marLeft w:val="0"/>
                  <w:marRight w:val="0"/>
                  <w:marTop w:val="0"/>
                  <w:marBottom w:val="0"/>
                  <w:divBdr>
                    <w:top w:val="none" w:sz="0" w:space="0" w:color="auto"/>
                    <w:left w:val="none" w:sz="0" w:space="0" w:color="auto"/>
                    <w:bottom w:val="none" w:sz="0" w:space="0" w:color="auto"/>
                    <w:right w:val="none" w:sz="0" w:space="0" w:color="auto"/>
                  </w:divBdr>
                </w:div>
                <w:div w:id="16004871">
                  <w:marLeft w:val="0"/>
                  <w:marRight w:val="0"/>
                  <w:marTop w:val="0"/>
                  <w:marBottom w:val="0"/>
                  <w:divBdr>
                    <w:top w:val="none" w:sz="0" w:space="0" w:color="auto"/>
                    <w:left w:val="none" w:sz="0" w:space="0" w:color="auto"/>
                    <w:bottom w:val="none" w:sz="0" w:space="0" w:color="auto"/>
                    <w:right w:val="none" w:sz="0" w:space="0" w:color="auto"/>
                  </w:divBdr>
                </w:div>
                <w:div w:id="16128160">
                  <w:marLeft w:val="0"/>
                  <w:marRight w:val="0"/>
                  <w:marTop w:val="0"/>
                  <w:marBottom w:val="0"/>
                  <w:divBdr>
                    <w:top w:val="none" w:sz="0" w:space="0" w:color="auto"/>
                    <w:left w:val="none" w:sz="0" w:space="0" w:color="auto"/>
                    <w:bottom w:val="none" w:sz="0" w:space="0" w:color="auto"/>
                    <w:right w:val="none" w:sz="0" w:space="0" w:color="auto"/>
                  </w:divBdr>
                </w:div>
                <w:div w:id="16279317">
                  <w:marLeft w:val="0"/>
                  <w:marRight w:val="0"/>
                  <w:marTop w:val="0"/>
                  <w:marBottom w:val="0"/>
                  <w:divBdr>
                    <w:top w:val="none" w:sz="0" w:space="0" w:color="auto"/>
                    <w:left w:val="none" w:sz="0" w:space="0" w:color="auto"/>
                    <w:bottom w:val="none" w:sz="0" w:space="0" w:color="auto"/>
                    <w:right w:val="none" w:sz="0" w:space="0" w:color="auto"/>
                  </w:divBdr>
                </w:div>
                <w:div w:id="16975735">
                  <w:marLeft w:val="0"/>
                  <w:marRight w:val="0"/>
                  <w:marTop w:val="0"/>
                  <w:marBottom w:val="0"/>
                  <w:divBdr>
                    <w:top w:val="none" w:sz="0" w:space="0" w:color="auto"/>
                    <w:left w:val="none" w:sz="0" w:space="0" w:color="auto"/>
                    <w:bottom w:val="none" w:sz="0" w:space="0" w:color="auto"/>
                    <w:right w:val="none" w:sz="0" w:space="0" w:color="auto"/>
                  </w:divBdr>
                </w:div>
                <w:div w:id="17393427">
                  <w:marLeft w:val="0"/>
                  <w:marRight w:val="0"/>
                  <w:marTop w:val="0"/>
                  <w:marBottom w:val="0"/>
                  <w:divBdr>
                    <w:top w:val="none" w:sz="0" w:space="0" w:color="auto"/>
                    <w:left w:val="none" w:sz="0" w:space="0" w:color="auto"/>
                    <w:bottom w:val="none" w:sz="0" w:space="0" w:color="auto"/>
                    <w:right w:val="none" w:sz="0" w:space="0" w:color="auto"/>
                  </w:divBdr>
                </w:div>
                <w:div w:id="17435715">
                  <w:marLeft w:val="0"/>
                  <w:marRight w:val="0"/>
                  <w:marTop w:val="0"/>
                  <w:marBottom w:val="0"/>
                  <w:divBdr>
                    <w:top w:val="none" w:sz="0" w:space="0" w:color="auto"/>
                    <w:left w:val="none" w:sz="0" w:space="0" w:color="auto"/>
                    <w:bottom w:val="none" w:sz="0" w:space="0" w:color="auto"/>
                    <w:right w:val="none" w:sz="0" w:space="0" w:color="auto"/>
                  </w:divBdr>
                </w:div>
                <w:div w:id="18701624">
                  <w:marLeft w:val="0"/>
                  <w:marRight w:val="0"/>
                  <w:marTop w:val="0"/>
                  <w:marBottom w:val="0"/>
                  <w:divBdr>
                    <w:top w:val="none" w:sz="0" w:space="0" w:color="auto"/>
                    <w:left w:val="none" w:sz="0" w:space="0" w:color="auto"/>
                    <w:bottom w:val="none" w:sz="0" w:space="0" w:color="auto"/>
                    <w:right w:val="none" w:sz="0" w:space="0" w:color="auto"/>
                  </w:divBdr>
                </w:div>
                <w:div w:id="18705227">
                  <w:marLeft w:val="0"/>
                  <w:marRight w:val="0"/>
                  <w:marTop w:val="0"/>
                  <w:marBottom w:val="0"/>
                  <w:divBdr>
                    <w:top w:val="none" w:sz="0" w:space="0" w:color="auto"/>
                    <w:left w:val="none" w:sz="0" w:space="0" w:color="auto"/>
                    <w:bottom w:val="none" w:sz="0" w:space="0" w:color="auto"/>
                    <w:right w:val="none" w:sz="0" w:space="0" w:color="auto"/>
                  </w:divBdr>
                </w:div>
                <w:div w:id="20129998">
                  <w:marLeft w:val="0"/>
                  <w:marRight w:val="0"/>
                  <w:marTop w:val="0"/>
                  <w:marBottom w:val="0"/>
                  <w:divBdr>
                    <w:top w:val="none" w:sz="0" w:space="0" w:color="auto"/>
                    <w:left w:val="none" w:sz="0" w:space="0" w:color="auto"/>
                    <w:bottom w:val="none" w:sz="0" w:space="0" w:color="auto"/>
                    <w:right w:val="none" w:sz="0" w:space="0" w:color="auto"/>
                  </w:divBdr>
                </w:div>
                <w:div w:id="21249422">
                  <w:marLeft w:val="0"/>
                  <w:marRight w:val="0"/>
                  <w:marTop w:val="0"/>
                  <w:marBottom w:val="0"/>
                  <w:divBdr>
                    <w:top w:val="none" w:sz="0" w:space="0" w:color="auto"/>
                    <w:left w:val="none" w:sz="0" w:space="0" w:color="auto"/>
                    <w:bottom w:val="none" w:sz="0" w:space="0" w:color="auto"/>
                    <w:right w:val="none" w:sz="0" w:space="0" w:color="auto"/>
                  </w:divBdr>
                </w:div>
                <w:div w:id="21251239">
                  <w:marLeft w:val="0"/>
                  <w:marRight w:val="0"/>
                  <w:marTop w:val="0"/>
                  <w:marBottom w:val="0"/>
                  <w:divBdr>
                    <w:top w:val="none" w:sz="0" w:space="0" w:color="auto"/>
                    <w:left w:val="none" w:sz="0" w:space="0" w:color="auto"/>
                    <w:bottom w:val="none" w:sz="0" w:space="0" w:color="auto"/>
                    <w:right w:val="none" w:sz="0" w:space="0" w:color="auto"/>
                  </w:divBdr>
                </w:div>
                <w:div w:id="23481656">
                  <w:marLeft w:val="0"/>
                  <w:marRight w:val="0"/>
                  <w:marTop w:val="0"/>
                  <w:marBottom w:val="0"/>
                  <w:divBdr>
                    <w:top w:val="none" w:sz="0" w:space="0" w:color="auto"/>
                    <w:left w:val="none" w:sz="0" w:space="0" w:color="auto"/>
                    <w:bottom w:val="none" w:sz="0" w:space="0" w:color="auto"/>
                    <w:right w:val="none" w:sz="0" w:space="0" w:color="auto"/>
                  </w:divBdr>
                </w:div>
                <w:div w:id="24599766">
                  <w:marLeft w:val="0"/>
                  <w:marRight w:val="0"/>
                  <w:marTop w:val="0"/>
                  <w:marBottom w:val="0"/>
                  <w:divBdr>
                    <w:top w:val="none" w:sz="0" w:space="0" w:color="auto"/>
                    <w:left w:val="none" w:sz="0" w:space="0" w:color="auto"/>
                    <w:bottom w:val="none" w:sz="0" w:space="0" w:color="auto"/>
                    <w:right w:val="none" w:sz="0" w:space="0" w:color="auto"/>
                  </w:divBdr>
                </w:div>
                <w:div w:id="25722491">
                  <w:marLeft w:val="0"/>
                  <w:marRight w:val="0"/>
                  <w:marTop w:val="0"/>
                  <w:marBottom w:val="0"/>
                  <w:divBdr>
                    <w:top w:val="none" w:sz="0" w:space="0" w:color="auto"/>
                    <w:left w:val="none" w:sz="0" w:space="0" w:color="auto"/>
                    <w:bottom w:val="none" w:sz="0" w:space="0" w:color="auto"/>
                    <w:right w:val="none" w:sz="0" w:space="0" w:color="auto"/>
                  </w:divBdr>
                </w:div>
                <w:div w:id="25839261">
                  <w:marLeft w:val="0"/>
                  <w:marRight w:val="0"/>
                  <w:marTop w:val="0"/>
                  <w:marBottom w:val="0"/>
                  <w:divBdr>
                    <w:top w:val="none" w:sz="0" w:space="0" w:color="auto"/>
                    <w:left w:val="none" w:sz="0" w:space="0" w:color="auto"/>
                    <w:bottom w:val="none" w:sz="0" w:space="0" w:color="auto"/>
                    <w:right w:val="none" w:sz="0" w:space="0" w:color="auto"/>
                  </w:divBdr>
                </w:div>
                <w:div w:id="25954903">
                  <w:marLeft w:val="0"/>
                  <w:marRight w:val="0"/>
                  <w:marTop w:val="0"/>
                  <w:marBottom w:val="0"/>
                  <w:divBdr>
                    <w:top w:val="none" w:sz="0" w:space="0" w:color="auto"/>
                    <w:left w:val="none" w:sz="0" w:space="0" w:color="auto"/>
                    <w:bottom w:val="none" w:sz="0" w:space="0" w:color="auto"/>
                    <w:right w:val="none" w:sz="0" w:space="0" w:color="auto"/>
                  </w:divBdr>
                </w:div>
                <w:div w:id="27411489">
                  <w:marLeft w:val="0"/>
                  <w:marRight w:val="0"/>
                  <w:marTop w:val="0"/>
                  <w:marBottom w:val="0"/>
                  <w:divBdr>
                    <w:top w:val="none" w:sz="0" w:space="0" w:color="auto"/>
                    <w:left w:val="none" w:sz="0" w:space="0" w:color="auto"/>
                    <w:bottom w:val="none" w:sz="0" w:space="0" w:color="auto"/>
                    <w:right w:val="none" w:sz="0" w:space="0" w:color="auto"/>
                  </w:divBdr>
                </w:div>
                <w:div w:id="28262240">
                  <w:marLeft w:val="0"/>
                  <w:marRight w:val="0"/>
                  <w:marTop w:val="0"/>
                  <w:marBottom w:val="0"/>
                  <w:divBdr>
                    <w:top w:val="none" w:sz="0" w:space="0" w:color="auto"/>
                    <w:left w:val="none" w:sz="0" w:space="0" w:color="auto"/>
                    <w:bottom w:val="none" w:sz="0" w:space="0" w:color="auto"/>
                    <w:right w:val="none" w:sz="0" w:space="0" w:color="auto"/>
                  </w:divBdr>
                </w:div>
                <w:div w:id="28725659">
                  <w:marLeft w:val="0"/>
                  <w:marRight w:val="0"/>
                  <w:marTop w:val="0"/>
                  <w:marBottom w:val="0"/>
                  <w:divBdr>
                    <w:top w:val="none" w:sz="0" w:space="0" w:color="auto"/>
                    <w:left w:val="none" w:sz="0" w:space="0" w:color="auto"/>
                    <w:bottom w:val="none" w:sz="0" w:space="0" w:color="auto"/>
                    <w:right w:val="none" w:sz="0" w:space="0" w:color="auto"/>
                  </w:divBdr>
                </w:div>
                <w:div w:id="31419039">
                  <w:marLeft w:val="0"/>
                  <w:marRight w:val="0"/>
                  <w:marTop w:val="0"/>
                  <w:marBottom w:val="0"/>
                  <w:divBdr>
                    <w:top w:val="none" w:sz="0" w:space="0" w:color="auto"/>
                    <w:left w:val="none" w:sz="0" w:space="0" w:color="auto"/>
                    <w:bottom w:val="none" w:sz="0" w:space="0" w:color="auto"/>
                    <w:right w:val="none" w:sz="0" w:space="0" w:color="auto"/>
                  </w:divBdr>
                </w:div>
                <w:div w:id="33428919">
                  <w:marLeft w:val="0"/>
                  <w:marRight w:val="0"/>
                  <w:marTop w:val="0"/>
                  <w:marBottom w:val="0"/>
                  <w:divBdr>
                    <w:top w:val="none" w:sz="0" w:space="0" w:color="auto"/>
                    <w:left w:val="none" w:sz="0" w:space="0" w:color="auto"/>
                    <w:bottom w:val="none" w:sz="0" w:space="0" w:color="auto"/>
                    <w:right w:val="none" w:sz="0" w:space="0" w:color="auto"/>
                  </w:divBdr>
                </w:div>
                <w:div w:id="34040545">
                  <w:marLeft w:val="0"/>
                  <w:marRight w:val="0"/>
                  <w:marTop w:val="0"/>
                  <w:marBottom w:val="0"/>
                  <w:divBdr>
                    <w:top w:val="none" w:sz="0" w:space="0" w:color="auto"/>
                    <w:left w:val="none" w:sz="0" w:space="0" w:color="auto"/>
                    <w:bottom w:val="none" w:sz="0" w:space="0" w:color="auto"/>
                    <w:right w:val="none" w:sz="0" w:space="0" w:color="auto"/>
                  </w:divBdr>
                </w:div>
                <w:div w:id="34081937">
                  <w:marLeft w:val="0"/>
                  <w:marRight w:val="0"/>
                  <w:marTop w:val="0"/>
                  <w:marBottom w:val="0"/>
                  <w:divBdr>
                    <w:top w:val="none" w:sz="0" w:space="0" w:color="auto"/>
                    <w:left w:val="none" w:sz="0" w:space="0" w:color="auto"/>
                    <w:bottom w:val="none" w:sz="0" w:space="0" w:color="auto"/>
                    <w:right w:val="none" w:sz="0" w:space="0" w:color="auto"/>
                  </w:divBdr>
                </w:div>
                <w:div w:id="34157353">
                  <w:marLeft w:val="0"/>
                  <w:marRight w:val="0"/>
                  <w:marTop w:val="0"/>
                  <w:marBottom w:val="0"/>
                  <w:divBdr>
                    <w:top w:val="none" w:sz="0" w:space="0" w:color="auto"/>
                    <w:left w:val="none" w:sz="0" w:space="0" w:color="auto"/>
                    <w:bottom w:val="none" w:sz="0" w:space="0" w:color="auto"/>
                    <w:right w:val="none" w:sz="0" w:space="0" w:color="auto"/>
                  </w:divBdr>
                </w:div>
                <w:div w:id="34307192">
                  <w:marLeft w:val="0"/>
                  <w:marRight w:val="0"/>
                  <w:marTop w:val="0"/>
                  <w:marBottom w:val="0"/>
                  <w:divBdr>
                    <w:top w:val="none" w:sz="0" w:space="0" w:color="auto"/>
                    <w:left w:val="none" w:sz="0" w:space="0" w:color="auto"/>
                    <w:bottom w:val="none" w:sz="0" w:space="0" w:color="auto"/>
                    <w:right w:val="none" w:sz="0" w:space="0" w:color="auto"/>
                  </w:divBdr>
                </w:div>
                <w:div w:id="34350080">
                  <w:marLeft w:val="0"/>
                  <w:marRight w:val="0"/>
                  <w:marTop w:val="0"/>
                  <w:marBottom w:val="0"/>
                  <w:divBdr>
                    <w:top w:val="none" w:sz="0" w:space="0" w:color="auto"/>
                    <w:left w:val="none" w:sz="0" w:space="0" w:color="auto"/>
                    <w:bottom w:val="none" w:sz="0" w:space="0" w:color="auto"/>
                    <w:right w:val="none" w:sz="0" w:space="0" w:color="auto"/>
                  </w:divBdr>
                </w:div>
                <w:div w:id="35276895">
                  <w:marLeft w:val="0"/>
                  <w:marRight w:val="0"/>
                  <w:marTop w:val="0"/>
                  <w:marBottom w:val="0"/>
                  <w:divBdr>
                    <w:top w:val="none" w:sz="0" w:space="0" w:color="auto"/>
                    <w:left w:val="none" w:sz="0" w:space="0" w:color="auto"/>
                    <w:bottom w:val="none" w:sz="0" w:space="0" w:color="auto"/>
                    <w:right w:val="none" w:sz="0" w:space="0" w:color="auto"/>
                  </w:divBdr>
                </w:div>
                <w:div w:id="35586133">
                  <w:marLeft w:val="0"/>
                  <w:marRight w:val="0"/>
                  <w:marTop w:val="0"/>
                  <w:marBottom w:val="0"/>
                  <w:divBdr>
                    <w:top w:val="none" w:sz="0" w:space="0" w:color="auto"/>
                    <w:left w:val="none" w:sz="0" w:space="0" w:color="auto"/>
                    <w:bottom w:val="none" w:sz="0" w:space="0" w:color="auto"/>
                    <w:right w:val="none" w:sz="0" w:space="0" w:color="auto"/>
                  </w:divBdr>
                </w:div>
                <w:div w:id="35858425">
                  <w:marLeft w:val="0"/>
                  <w:marRight w:val="0"/>
                  <w:marTop w:val="0"/>
                  <w:marBottom w:val="0"/>
                  <w:divBdr>
                    <w:top w:val="none" w:sz="0" w:space="0" w:color="auto"/>
                    <w:left w:val="none" w:sz="0" w:space="0" w:color="auto"/>
                    <w:bottom w:val="none" w:sz="0" w:space="0" w:color="auto"/>
                    <w:right w:val="none" w:sz="0" w:space="0" w:color="auto"/>
                  </w:divBdr>
                </w:div>
                <w:div w:id="38284257">
                  <w:marLeft w:val="0"/>
                  <w:marRight w:val="0"/>
                  <w:marTop w:val="0"/>
                  <w:marBottom w:val="0"/>
                  <w:divBdr>
                    <w:top w:val="none" w:sz="0" w:space="0" w:color="auto"/>
                    <w:left w:val="none" w:sz="0" w:space="0" w:color="auto"/>
                    <w:bottom w:val="none" w:sz="0" w:space="0" w:color="auto"/>
                    <w:right w:val="none" w:sz="0" w:space="0" w:color="auto"/>
                  </w:divBdr>
                </w:div>
                <w:div w:id="38358701">
                  <w:marLeft w:val="0"/>
                  <w:marRight w:val="0"/>
                  <w:marTop w:val="0"/>
                  <w:marBottom w:val="0"/>
                  <w:divBdr>
                    <w:top w:val="none" w:sz="0" w:space="0" w:color="auto"/>
                    <w:left w:val="none" w:sz="0" w:space="0" w:color="auto"/>
                    <w:bottom w:val="none" w:sz="0" w:space="0" w:color="auto"/>
                    <w:right w:val="none" w:sz="0" w:space="0" w:color="auto"/>
                  </w:divBdr>
                </w:div>
                <w:div w:id="39062247">
                  <w:marLeft w:val="0"/>
                  <w:marRight w:val="0"/>
                  <w:marTop w:val="0"/>
                  <w:marBottom w:val="0"/>
                  <w:divBdr>
                    <w:top w:val="none" w:sz="0" w:space="0" w:color="auto"/>
                    <w:left w:val="none" w:sz="0" w:space="0" w:color="auto"/>
                    <w:bottom w:val="none" w:sz="0" w:space="0" w:color="auto"/>
                    <w:right w:val="none" w:sz="0" w:space="0" w:color="auto"/>
                  </w:divBdr>
                </w:div>
                <w:div w:id="39281324">
                  <w:marLeft w:val="0"/>
                  <w:marRight w:val="0"/>
                  <w:marTop w:val="0"/>
                  <w:marBottom w:val="0"/>
                  <w:divBdr>
                    <w:top w:val="none" w:sz="0" w:space="0" w:color="auto"/>
                    <w:left w:val="none" w:sz="0" w:space="0" w:color="auto"/>
                    <w:bottom w:val="none" w:sz="0" w:space="0" w:color="auto"/>
                    <w:right w:val="none" w:sz="0" w:space="0" w:color="auto"/>
                  </w:divBdr>
                </w:div>
                <w:div w:id="39597341">
                  <w:marLeft w:val="0"/>
                  <w:marRight w:val="0"/>
                  <w:marTop w:val="0"/>
                  <w:marBottom w:val="0"/>
                  <w:divBdr>
                    <w:top w:val="none" w:sz="0" w:space="0" w:color="auto"/>
                    <w:left w:val="none" w:sz="0" w:space="0" w:color="auto"/>
                    <w:bottom w:val="none" w:sz="0" w:space="0" w:color="auto"/>
                    <w:right w:val="none" w:sz="0" w:space="0" w:color="auto"/>
                  </w:divBdr>
                </w:div>
                <w:div w:id="41177493">
                  <w:marLeft w:val="0"/>
                  <w:marRight w:val="0"/>
                  <w:marTop w:val="0"/>
                  <w:marBottom w:val="0"/>
                  <w:divBdr>
                    <w:top w:val="none" w:sz="0" w:space="0" w:color="auto"/>
                    <w:left w:val="none" w:sz="0" w:space="0" w:color="auto"/>
                    <w:bottom w:val="none" w:sz="0" w:space="0" w:color="auto"/>
                    <w:right w:val="none" w:sz="0" w:space="0" w:color="auto"/>
                  </w:divBdr>
                </w:div>
                <w:div w:id="42297493">
                  <w:marLeft w:val="0"/>
                  <w:marRight w:val="0"/>
                  <w:marTop w:val="0"/>
                  <w:marBottom w:val="0"/>
                  <w:divBdr>
                    <w:top w:val="none" w:sz="0" w:space="0" w:color="auto"/>
                    <w:left w:val="none" w:sz="0" w:space="0" w:color="auto"/>
                    <w:bottom w:val="none" w:sz="0" w:space="0" w:color="auto"/>
                    <w:right w:val="none" w:sz="0" w:space="0" w:color="auto"/>
                  </w:divBdr>
                </w:div>
                <w:div w:id="43020574">
                  <w:marLeft w:val="0"/>
                  <w:marRight w:val="0"/>
                  <w:marTop w:val="0"/>
                  <w:marBottom w:val="0"/>
                  <w:divBdr>
                    <w:top w:val="none" w:sz="0" w:space="0" w:color="auto"/>
                    <w:left w:val="none" w:sz="0" w:space="0" w:color="auto"/>
                    <w:bottom w:val="none" w:sz="0" w:space="0" w:color="auto"/>
                    <w:right w:val="none" w:sz="0" w:space="0" w:color="auto"/>
                  </w:divBdr>
                </w:div>
                <w:div w:id="44182002">
                  <w:marLeft w:val="0"/>
                  <w:marRight w:val="0"/>
                  <w:marTop w:val="0"/>
                  <w:marBottom w:val="0"/>
                  <w:divBdr>
                    <w:top w:val="none" w:sz="0" w:space="0" w:color="auto"/>
                    <w:left w:val="none" w:sz="0" w:space="0" w:color="auto"/>
                    <w:bottom w:val="none" w:sz="0" w:space="0" w:color="auto"/>
                    <w:right w:val="none" w:sz="0" w:space="0" w:color="auto"/>
                  </w:divBdr>
                </w:div>
                <w:div w:id="45029120">
                  <w:marLeft w:val="0"/>
                  <w:marRight w:val="0"/>
                  <w:marTop w:val="0"/>
                  <w:marBottom w:val="0"/>
                  <w:divBdr>
                    <w:top w:val="none" w:sz="0" w:space="0" w:color="auto"/>
                    <w:left w:val="none" w:sz="0" w:space="0" w:color="auto"/>
                    <w:bottom w:val="none" w:sz="0" w:space="0" w:color="auto"/>
                    <w:right w:val="none" w:sz="0" w:space="0" w:color="auto"/>
                  </w:divBdr>
                </w:div>
                <w:div w:id="46926526">
                  <w:marLeft w:val="0"/>
                  <w:marRight w:val="0"/>
                  <w:marTop w:val="0"/>
                  <w:marBottom w:val="0"/>
                  <w:divBdr>
                    <w:top w:val="none" w:sz="0" w:space="0" w:color="auto"/>
                    <w:left w:val="none" w:sz="0" w:space="0" w:color="auto"/>
                    <w:bottom w:val="none" w:sz="0" w:space="0" w:color="auto"/>
                    <w:right w:val="none" w:sz="0" w:space="0" w:color="auto"/>
                  </w:divBdr>
                </w:div>
                <w:div w:id="47338580">
                  <w:marLeft w:val="0"/>
                  <w:marRight w:val="0"/>
                  <w:marTop w:val="0"/>
                  <w:marBottom w:val="0"/>
                  <w:divBdr>
                    <w:top w:val="none" w:sz="0" w:space="0" w:color="auto"/>
                    <w:left w:val="none" w:sz="0" w:space="0" w:color="auto"/>
                    <w:bottom w:val="none" w:sz="0" w:space="0" w:color="auto"/>
                    <w:right w:val="none" w:sz="0" w:space="0" w:color="auto"/>
                  </w:divBdr>
                </w:div>
                <w:div w:id="47995925">
                  <w:marLeft w:val="0"/>
                  <w:marRight w:val="0"/>
                  <w:marTop w:val="0"/>
                  <w:marBottom w:val="0"/>
                  <w:divBdr>
                    <w:top w:val="none" w:sz="0" w:space="0" w:color="auto"/>
                    <w:left w:val="none" w:sz="0" w:space="0" w:color="auto"/>
                    <w:bottom w:val="none" w:sz="0" w:space="0" w:color="auto"/>
                    <w:right w:val="none" w:sz="0" w:space="0" w:color="auto"/>
                  </w:divBdr>
                </w:div>
                <w:div w:id="49424458">
                  <w:marLeft w:val="0"/>
                  <w:marRight w:val="0"/>
                  <w:marTop w:val="0"/>
                  <w:marBottom w:val="0"/>
                  <w:divBdr>
                    <w:top w:val="none" w:sz="0" w:space="0" w:color="auto"/>
                    <w:left w:val="none" w:sz="0" w:space="0" w:color="auto"/>
                    <w:bottom w:val="none" w:sz="0" w:space="0" w:color="auto"/>
                    <w:right w:val="none" w:sz="0" w:space="0" w:color="auto"/>
                  </w:divBdr>
                </w:div>
                <w:div w:id="49884404">
                  <w:marLeft w:val="0"/>
                  <w:marRight w:val="0"/>
                  <w:marTop w:val="0"/>
                  <w:marBottom w:val="0"/>
                  <w:divBdr>
                    <w:top w:val="none" w:sz="0" w:space="0" w:color="auto"/>
                    <w:left w:val="none" w:sz="0" w:space="0" w:color="auto"/>
                    <w:bottom w:val="none" w:sz="0" w:space="0" w:color="auto"/>
                    <w:right w:val="none" w:sz="0" w:space="0" w:color="auto"/>
                  </w:divBdr>
                </w:div>
                <w:div w:id="50157069">
                  <w:marLeft w:val="0"/>
                  <w:marRight w:val="0"/>
                  <w:marTop w:val="0"/>
                  <w:marBottom w:val="0"/>
                  <w:divBdr>
                    <w:top w:val="none" w:sz="0" w:space="0" w:color="auto"/>
                    <w:left w:val="none" w:sz="0" w:space="0" w:color="auto"/>
                    <w:bottom w:val="none" w:sz="0" w:space="0" w:color="auto"/>
                    <w:right w:val="none" w:sz="0" w:space="0" w:color="auto"/>
                  </w:divBdr>
                </w:div>
                <w:div w:id="52780116">
                  <w:marLeft w:val="0"/>
                  <w:marRight w:val="0"/>
                  <w:marTop w:val="0"/>
                  <w:marBottom w:val="0"/>
                  <w:divBdr>
                    <w:top w:val="none" w:sz="0" w:space="0" w:color="auto"/>
                    <w:left w:val="none" w:sz="0" w:space="0" w:color="auto"/>
                    <w:bottom w:val="none" w:sz="0" w:space="0" w:color="auto"/>
                    <w:right w:val="none" w:sz="0" w:space="0" w:color="auto"/>
                  </w:divBdr>
                </w:div>
                <w:div w:id="53510010">
                  <w:marLeft w:val="0"/>
                  <w:marRight w:val="0"/>
                  <w:marTop w:val="0"/>
                  <w:marBottom w:val="0"/>
                  <w:divBdr>
                    <w:top w:val="none" w:sz="0" w:space="0" w:color="auto"/>
                    <w:left w:val="none" w:sz="0" w:space="0" w:color="auto"/>
                    <w:bottom w:val="none" w:sz="0" w:space="0" w:color="auto"/>
                    <w:right w:val="none" w:sz="0" w:space="0" w:color="auto"/>
                  </w:divBdr>
                </w:div>
                <w:div w:id="55009226">
                  <w:marLeft w:val="0"/>
                  <w:marRight w:val="0"/>
                  <w:marTop w:val="0"/>
                  <w:marBottom w:val="0"/>
                  <w:divBdr>
                    <w:top w:val="none" w:sz="0" w:space="0" w:color="auto"/>
                    <w:left w:val="none" w:sz="0" w:space="0" w:color="auto"/>
                    <w:bottom w:val="none" w:sz="0" w:space="0" w:color="auto"/>
                    <w:right w:val="none" w:sz="0" w:space="0" w:color="auto"/>
                  </w:divBdr>
                </w:div>
                <w:div w:id="56982529">
                  <w:marLeft w:val="0"/>
                  <w:marRight w:val="0"/>
                  <w:marTop w:val="0"/>
                  <w:marBottom w:val="0"/>
                  <w:divBdr>
                    <w:top w:val="none" w:sz="0" w:space="0" w:color="auto"/>
                    <w:left w:val="none" w:sz="0" w:space="0" w:color="auto"/>
                    <w:bottom w:val="none" w:sz="0" w:space="0" w:color="auto"/>
                    <w:right w:val="none" w:sz="0" w:space="0" w:color="auto"/>
                  </w:divBdr>
                </w:div>
                <w:div w:id="57286133">
                  <w:marLeft w:val="0"/>
                  <w:marRight w:val="0"/>
                  <w:marTop w:val="0"/>
                  <w:marBottom w:val="0"/>
                  <w:divBdr>
                    <w:top w:val="none" w:sz="0" w:space="0" w:color="auto"/>
                    <w:left w:val="none" w:sz="0" w:space="0" w:color="auto"/>
                    <w:bottom w:val="none" w:sz="0" w:space="0" w:color="auto"/>
                    <w:right w:val="none" w:sz="0" w:space="0" w:color="auto"/>
                  </w:divBdr>
                </w:div>
                <w:div w:id="57703918">
                  <w:marLeft w:val="0"/>
                  <w:marRight w:val="0"/>
                  <w:marTop w:val="0"/>
                  <w:marBottom w:val="0"/>
                  <w:divBdr>
                    <w:top w:val="none" w:sz="0" w:space="0" w:color="auto"/>
                    <w:left w:val="none" w:sz="0" w:space="0" w:color="auto"/>
                    <w:bottom w:val="none" w:sz="0" w:space="0" w:color="auto"/>
                    <w:right w:val="none" w:sz="0" w:space="0" w:color="auto"/>
                  </w:divBdr>
                </w:div>
                <w:div w:id="57822458">
                  <w:marLeft w:val="0"/>
                  <w:marRight w:val="0"/>
                  <w:marTop w:val="0"/>
                  <w:marBottom w:val="0"/>
                  <w:divBdr>
                    <w:top w:val="none" w:sz="0" w:space="0" w:color="auto"/>
                    <w:left w:val="none" w:sz="0" w:space="0" w:color="auto"/>
                    <w:bottom w:val="none" w:sz="0" w:space="0" w:color="auto"/>
                    <w:right w:val="none" w:sz="0" w:space="0" w:color="auto"/>
                  </w:divBdr>
                </w:div>
                <w:div w:id="58327071">
                  <w:marLeft w:val="0"/>
                  <w:marRight w:val="0"/>
                  <w:marTop w:val="0"/>
                  <w:marBottom w:val="0"/>
                  <w:divBdr>
                    <w:top w:val="none" w:sz="0" w:space="0" w:color="auto"/>
                    <w:left w:val="none" w:sz="0" w:space="0" w:color="auto"/>
                    <w:bottom w:val="none" w:sz="0" w:space="0" w:color="auto"/>
                    <w:right w:val="none" w:sz="0" w:space="0" w:color="auto"/>
                  </w:divBdr>
                </w:div>
                <w:div w:id="58481872">
                  <w:marLeft w:val="0"/>
                  <w:marRight w:val="0"/>
                  <w:marTop w:val="0"/>
                  <w:marBottom w:val="0"/>
                  <w:divBdr>
                    <w:top w:val="none" w:sz="0" w:space="0" w:color="auto"/>
                    <w:left w:val="none" w:sz="0" w:space="0" w:color="auto"/>
                    <w:bottom w:val="none" w:sz="0" w:space="0" w:color="auto"/>
                    <w:right w:val="none" w:sz="0" w:space="0" w:color="auto"/>
                  </w:divBdr>
                </w:div>
                <w:div w:id="58938940">
                  <w:marLeft w:val="0"/>
                  <w:marRight w:val="0"/>
                  <w:marTop w:val="0"/>
                  <w:marBottom w:val="0"/>
                  <w:divBdr>
                    <w:top w:val="none" w:sz="0" w:space="0" w:color="auto"/>
                    <w:left w:val="none" w:sz="0" w:space="0" w:color="auto"/>
                    <w:bottom w:val="none" w:sz="0" w:space="0" w:color="auto"/>
                    <w:right w:val="none" w:sz="0" w:space="0" w:color="auto"/>
                  </w:divBdr>
                </w:div>
                <w:div w:id="59640056">
                  <w:marLeft w:val="0"/>
                  <w:marRight w:val="0"/>
                  <w:marTop w:val="0"/>
                  <w:marBottom w:val="0"/>
                  <w:divBdr>
                    <w:top w:val="none" w:sz="0" w:space="0" w:color="auto"/>
                    <w:left w:val="none" w:sz="0" w:space="0" w:color="auto"/>
                    <w:bottom w:val="none" w:sz="0" w:space="0" w:color="auto"/>
                    <w:right w:val="none" w:sz="0" w:space="0" w:color="auto"/>
                  </w:divBdr>
                </w:div>
                <w:div w:id="59719635">
                  <w:marLeft w:val="0"/>
                  <w:marRight w:val="0"/>
                  <w:marTop w:val="0"/>
                  <w:marBottom w:val="0"/>
                  <w:divBdr>
                    <w:top w:val="none" w:sz="0" w:space="0" w:color="auto"/>
                    <w:left w:val="none" w:sz="0" w:space="0" w:color="auto"/>
                    <w:bottom w:val="none" w:sz="0" w:space="0" w:color="auto"/>
                    <w:right w:val="none" w:sz="0" w:space="0" w:color="auto"/>
                  </w:divBdr>
                </w:div>
                <w:div w:id="59788975">
                  <w:marLeft w:val="0"/>
                  <w:marRight w:val="0"/>
                  <w:marTop w:val="0"/>
                  <w:marBottom w:val="0"/>
                  <w:divBdr>
                    <w:top w:val="none" w:sz="0" w:space="0" w:color="auto"/>
                    <w:left w:val="none" w:sz="0" w:space="0" w:color="auto"/>
                    <w:bottom w:val="none" w:sz="0" w:space="0" w:color="auto"/>
                    <w:right w:val="none" w:sz="0" w:space="0" w:color="auto"/>
                  </w:divBdr>
                </w:div>
                <w:div w:id="60325328">
                  <w:marLeft w:val="0"/>
                  <w:marRight w:val="0"/>
                  <w:marTop w:val="0"/>
                  <w:marBottom w:val="0"/>
                  <w:divBdr>
                    <w:top w:val="none" w:sz="0" w:space="0" w:color="auto"/>
                    <w:left w:val="none" w:sz="0" w:space="0" w:color="auto"/>
                    <w:bottom w:val="none" w:sz="0" w:space="0" w:color="auto"/>
                    <w:right w:val="none" w:sz="0" w:space="0" w:color="auto"/>
                  </w:divBdr>
                </w:div>
                <w:div w:id="60910052">
                  <w:marLeft w:val="0"/>
                  <w:marRight w:val="0"/>
                  <w:marTop w:val="0"/>
                  <w:marBottom w:val="0"/>
                  <w:divBdr>
                    <w:top w:val="none" w:sz="0" w:space="0" w:color="auto"/>
                    <w:left w:val="none" w:sz="0" w:space="0" w:color="auto"/>
                    <w:bottom w:val="none" w:sz="0" w:space="0" w:color="auto"/>
                    <w:right w:val="none" w:sz="0" w:space="0" w:color="auto"/>
                  </w:divBdr>
                </w:div>
                <w:div w:id="60981086">
                  <w:marLeft w:val="0"/>
                  <w:marRight w:val="0"/>
                  <w:marTop w:val="0"/>
                  <w:marBottom w:val="0"/>
                  <w:divBdr>
                    <w:top w:val="none" w:sz="0" w:space="0" w:color="auto"/>
                    <w:left w:val="none" w:sz="0" w:space="0" w:color="auto"/>
                    <w:bottom w:val="none" w:sz="0" w:space="0" w:color="auto"/>
                    <w:right w:val="none" w:sz="0" w:space="0" w:color="auto"/>
                  </w:divBdr>
                </w:div>
                <w:div w:id="61370805">
                  <w:marLeft w:val="0"/>
                  <w:marRight w:val="0"/>
                  <w:marTop w:val="0"/>
                  <w:marBottom w:val="0"/>
                  <w:divBdr>
                    <w:top w:val="none" w:sz="0" w:space="0" w:color="auto"/>
                    <w:left w:val="none" w:sz="0" w:space="0" w:color="auto"/>
                    <w:bottom w:val="none" w:sz="0" w:space="0" w:color="auto"/>
                    <w:right w:val="none" w:sz="0" w:space="0" w:color="auto"/>
                  </w:divBdr>
                </w:div>
                <w:div w:id="62485141">
                  <w:marLeft w:val="0"/>
                  <w:marRight w:val="0"/>
                  <w:marTop w:val="0"/>
                  <w:marBottom w:val="0"/>
                  <w:divBdr>
                    <w:top w:val="none" w:sz="0" w:space="0" w:color="auto"/>
                    <w:left w:val="none" w:sz="0" w:space="0" w:color="auto"/>
                    <w:bottom w:val="none" w:sz="0" w:space="0" w:color="auto"/>
                    <w:right w:val="none" w:sz="0" w:space="0" w:color="auto"/>
                  </w:divBdr>
                </w:div>
                <w:div w:id="62797301">
                  <w:marLeft w:val="0"/>
                  <w:marRight w:val="0"/>
                  <w:marTop w:val="0"/>
                  <w:marBottom w:val="0"/>
                  <w:divBdr>
                    <w:top w:val="none" w:sz="0" w:space="0" w:color="auto"/>
                    <w:left w:val="none" w:sz="0" w:space="0" w:color="auto"/>
                    <w:bottom w:val="none" w:sz="0" w:space="0" w:color="auto"/>
                    <w:right w:val="none" w:sz="0" w:space="0" w:color="auto"/>
                  </w:divBdr>
                </w:div>
                <w:div w:id="63064662">
                  <w:marLeft w:val="0"/>
                  <w:marRight w:val="0"/>
                  <w:marTop w:val="0"/>
                  <w:marBottom w:val="0"/>
                  <w:divBdr>
                    <w:top w:val="none" w:sz="0" w:space="0" w:color="auto"/>
                    <w:left w:val="none" w:sz="0" w:space="0" w:color="auto"/>
                    <w:bottom w:val="none" w:sz="0" w:space="0" w:color="auto"/>
                    <w:right w:val="none" w:sz="0" w:space="0" w:color="auto"/>
                  </w:divBdr>
                </w:div>
                <w:div w:id="63722474">
                  <w:marLeft w:val="0"/>
                  <w:marRight w:val="0"/>
                  <w:marTop w:val="0"/>
                  <w:marBottom w:val="0"/>
                  <w:divBdr>
                    <w:top w:val="none" w:sz="0" w:space="0" w:color="auto"/>
                    <w:left w:val="none" w:sz="0" w:space="0" w:color="auto"/>
                    <w:bottom w:val="none" w:sz="0" w:space="0" w:color="auto"/>
                    <w:right w:val="none" w:sz="0" w:space="0" w:color="auto"/>
                  </w:divBdr>
                </w:div>
                <w:div w:id="65959251">
                  <w:marLeft w:val="0"/>
                  <w:marRight w:val="0"/>
                  <w:marTop w:val="0"/>
                  <w:marBottom w:val="0"/>
                  <w:divBdr>
                    <w:top w:val="none" w:sz="0" w:space="0" w:color="auto"/>
                    <w:left w:val="none" w:sz="0" w:space="0" w:color="auto"/>
                    <w:bottom w:val="none" w:sz="0" w:space="0" w:color="auto"/>
                    <w:right w:val="none" w:sz="0" w:space="0" w:color="auto"/>
                  </w:divBdr>
                </w:div>
                <w:div w:id="66616807">
                  <w:marLeft w:val="0"/>
                  <w:marRight w:val="0"/>
                  <w:marTop w:val="0"/>
                  <w:marBottom w:val="0"/>
                  <w:divBdr>
                    <w:top w:val="none" w:sz="0" w:space="0" w:color="auto"/>
                    <w:left w:val="none" w:sz="0" w:space="0" w:color="auto"/>
                    <w:bottom w:val="none" w:sz="0" w:space="0" w:color="auto"/>
                    <w:right w:val="none" w:sz="0" w:space="0" w:color="auto"/>
                  </w:divBdr>
                </w:div>
                <w:div w:id="66805156">
                  <w:marLeft w:val="0"/>
                  <w:marRight w:val="0"/>
                  <w:marTop w:val="0"/>
                  <w:marBottom w:val="0"/>
                  <w:divBdr>
                    <w:top w:val="none" w:sz="0" w:space="0" w:color="auto"/>
                    <w:left w:val="none" w:sz="0" w:space="0" w:color="auto"/>
                    <w:bottom w:val="none" w:sz="0" w:space="0" w:color="auto"/>
                    <w:right w:val="none" w:sz="0" w:space="0" w:color="auto"/>
                  </w:divBdr>
                </w:div>
                <w:div w:id="66853437">
                  <w:marLeft w:val="0"/>
                  <w:marRight w:val="0"/>
                  <w:marTop w:val="0"/>
                  <w:marBottom w:val="0"/>
                  <w:divBdr>
                    <w:top w:val="none" w:sz="0" w:space="0" w:color="auto"/>
                    <w:left w:val="none" w:sz="0" w:space="0" w:color="auto"/>
                    <w:bottom w:val="none" w:sz="0" w:space="0" w:color="auto"/>
                    <w:right w:val="none" w:sz="0" w:space="0" w:color="auto"/>
                  </w:divBdr>
                </w:div>
                <w:div w:id="67386929">
                  <w:marLeft w:val="0"/>
                  <w:marRight w:val="0"/>
                  <w:marTop w:val="0"/>
                  <w:marBottom w:val="0"/>
                  <w:divBdr>
                    <w:top w:val="none" w:sz="0" w:space="0" w:color="auto"/>
                    <w:left w:val="none" w:sz="0" w:space="0" w:color="auto"/>
                    <w:bottom w:val="none" w:sz="0" w:space="0" w:color="auto"/>
                    <w:right w:val="none" w:sz="0" w:space="0" w:color="auto"/>
                  </w:divBdr>
                </w:div>
                <w:div w:id="68618119">
                  <w:marLeft w:val="0"/>
                  <w:marRight w:val="0"/>
                  <w:marTop w:val="0"/>
                  <w:marBottom w:val="0"/>
                  <w:divBdr>
                    <w:top w:val="none" w:sz="0" w:space="0" w:color="auto"/>
                    <w:left w:val="none" w:sz="0" w:space="0" w:color="auto"/>
                    <w:bottom w:val="none" w:sz="0" w:space="0" w:color="auto"/>
                    <w:right w:val="none" w:sz="0" w:space="0" w:color="auto"/>
                  </w:divBdr>
                </w:div>
                <w:div w:id="68622290">
                  <w:marLeft w:val="0"/>
                  <w:marRight w:val="0"/>
                  <w:marTop w:val="0"/>
                  <w:marBottom w:val="0"/>
                  <w:divBdr>
                    <w:top w:val="none" w:sz="0" w:space="0" w:color="auto"/>
                    <w:left w:val="none" w:sz="0" w:space="0" w:color="auto"/>
                    <w:bottom w:val="none" w:sz="0" w:space="0" w:color="auto"/>
                    <w:right w:val="none" w:sz="0" w:space="0" w:color="auto"/>
                  </w:divBdr>
                </w:div>
                <w:div w:id="69154535">
                  <w:marLeft w:val="0"/>
                  <w:marRight w:val="0"/>
                  <w:marTop w:val="0"/>
                  <w:marBottom w:val="0"/>
                  <w:divBdr>
                    <w:top w:val="none" w:sz="0" w:space="0" w:color="auto"/>
                    <w:left w:val="none" w:sz="0" w:space="0" w:color="auto"/>
                    <w:bottom w:val="none" w:sz="0" w:space="0" w:color="auto"/>
                    <w:right w:val="none" w:sz="0" w:space="0" w:color="auto"/>
                  </w:divBdr>
                </w:div>
                <w:div w:id="69236406">
                  <w:marLeft w:val="0"/>
                  <w:marRight w:val="0"/>
                  <w:marTop w:val="0"/>
                  <w:marBottom w:val="0"/>
                  <w:divBdr>
                    <w:top w:val="none" w:sz="0" w:space="0" w:color="auto"/>
                    <w:left w:val="none" w:sz="0" w:space="0" w:color="auto"/>
                    <w:bottom w:val="none" w:sz="0" w:space="0" w:color="auto"/>
                    <w:right w:val="none" w:sz="0" w:space="0" w:color="auto"/>
                  </w:divBdr>
                </w:div>
                <w:div w:id="69816287">
                  <w:marLeft w:val="0"/>
                  <w:marRight w:val="0"/>
                  <w:marTop w:val="0"/>
                  <w:marBottom w:val="0"/>
                  <w:divBdr>
                    <w:top w:val="none" w:sz="0" w:space="0" w:color="auto"/>
                    <w:left w:val="none" w:sz="0" w:space="0" w:color="auto"/>
                    <w:bottom w:val="none" w:sz="0" w:space="0" w:color="auto"/>
                    <w:right w:val="none" w:sz="0" w:space="0" w:color="auto"/>
                  </w:divBdr>
                </w:div>
                <w:div w:id="69930127">
                  <w:marLeft w:val="0"/>
                  <w:marRight w:val="0"/>
                  <w:marTop w:val="0"/>
                  <w:marBottom w:val="0"/>
                  <w:divBdr>
                    <w:top w:val="none" w:sz="0" w:space="0" w:color="auto"/>
                    <w:left w:val="none" w:sz="0" w:space="0" w:color="auto"/>
                    <w:bottom w:val="none" w:sz="0" w:space="0" w:color="auto"/>
                    <w:right w:val="none" w:sz="0" w:space="0" w:color="auto"/>
                  </w:divBdr>
                </w:div>
                <w:div w:id="69932706">
                  <w:marLeft w:val="0"/>
                  <w:marRight w:val="0"/>
                  <w:marTop w:val="0"/>
                  <w:marBottom w:val="0"/>
                  <w:divBdr>
                    <w:top w:val="none" w:sz="0" w:space="0" w:color="auto"/>
                    <w:left w:val="none" w:sz="0" w:space="0" w:color="auto"/>
                    <w:bottom w:val="none" w:sz="0" w:space="0" w:color="auto"/>
                    <w:right w:val="none" w:sz="0" w:space="0" w:color="auto"/>
                  </w:divBdr>
                </w:div>
                <w:div w:id="71316097">
                  <w:marLeft w:val="0"/>
                  <w:marRight w:val="0"/>
                  <w:marTop w:val="0"/>
                  <w:marBottom w:val="0"/>
                  <w:divBdr>
                    <w:top w:val="none" w:sz="0" w:space="0" w:color="auto"/>
                    <w:left w:val="none" w:sz="0" w:space="0" w:color="auto"/>
                    <w:bottom w:val="none" w:sz="0" w:space="0" w:color="auto"/>
                    <w:right w:val="none" w:sz="0" w:space="0" w:color="auto"/>
                  </w:divBdr>
                </w:div>
                <w:div w:id="72053631">
                  <w:marLeft w:val="0"/>
                  <w:marRight w:val="0"/>
                  <w:marTop w:val="0"/>
                  <w:marBottom w:val="0"/>
                  <w:divBdr>
                    <w:top w:val="none" w:sz="0" w:space="0" w:color="auto"/>
                    <w:left w:val="none" w:sz="0" w:space="0" w:color="auto"/>
                    <w:bottom w:val="none" w:sz="0" w:space="0" w:color="auto"/>
                    <w:right w:val="none" w:sz="0" w:space="0" w:color="auto"/>
                  </w:divBdr>
                </w:div>
                <w:div w:id="72823343">
                  <w:marLeft w:val="0"/>
                  <w:marRight w:val="0"/>
                  <w:marTop w:val="0"/>
                  <w:marBottom w:val="0"/>
                  <w:divBdr>
                    <w:top w:val="none" w:sz="0" w:space="0" w:color="auto"/>
                    <w:left w:val="none" w:sz="0" w:space="0" w:color="auto"/>
                    <w:bottom w:val="none" w:sz="0" w:space="0" w:color="auto"/>
                    <w:right w:val="none" w:sz="0" w:space="0" w:color="auto"/>
                  </w:divBdr>
                </w:div>
                <w:div w:id="73020223">
                  <w:marLeft w:val="0"/>
                  <w:marRight w:val="0"/>
                  <w:marTop w:val="0"/>
                  <w:marBottom w:val="0"/>
                  <w:divBdr>
                    <w:top w:val="none" w:sz="0" w:space="0" w:color="auto"/>
                    <w:left w:val="none" w:sz="0" w:space="0" w:color="auto"/>
                    <w:bottom w:val="none" w:sz="0" w:space="0" w:color="auto"/>
                    <w:right w:val="none" w:sz="0" w:space="0" w:color="auto"/>
                  </w:divBdr>
                </w:div>
                <w:div w:id="74133508">
                  <w:marLeft w:val="0"/>
                  <w:marRight w:val="0"/>
                  <w:marTop w:val="0"/>
                  <w:marBottom w:val="0"/>
                  <w:divBdr>
                    <w:top w:val="none" w:sz="0" w:space="0" w:color="auto"/>
                    <w:left w:val="none" w:sz="0" w:space="0" w:color="auto"/>
                    <w:bottom w:val="none" w:sz="0" w:space="0" w:color="auto"/>
                    <w:right w:val="none" w:sz="0" w:space="0" w:color="auto"/>
                  </w:divBdr>
                </w:div>
                <w:div w:id="74784975">
                  <w:marLeft w:val="0"/>
                  <w:marRight w:val="0"/>
                  <w:marTop w:val="0"/>
                  <w:marBottom w:val="0"/>
                  <w:divBdr>
                    <w:top w:val="none" w:sz="0" w:space="0" w:color="auto"/>
                    <w:left w:val="none" w:sz="0" w:space="0" w:color="auto"/>
                    <w:bottom w:val="none" w:sz="0" w:space="0" w:color="auto"/>
                    <w:right w:val="none" w:sz="0" w:space="0" w:color="auto"/>
                  </w:divBdr>
                </w:div>
                <w:div w:id="75131484">
                  <w:marLeft w:val="0"/>
                  <w:marRight w:val="0"/>
                  <w:marTop w:val="0"/>
                  <w:marBottom w:val="0"/>
                  <w:divBdr>
                    <w:top w:val="none" w:sz="0" w:space="0" w:color="auto"/>
                    <w:left w:val="none" w:sz="0" w:space="0" w:color="auto"/>
                    <w:bottom w:val="none" w:sz="0" w:space="0" w:color="auto"/>
                    <w:right w:val="none" w:sz="0" w:space="0" w:color="auto"/>
                  </w:divBdr>
                </w:div>
                <w:div w:id="75445076">
                  <w:marLeft w:val="0"/>
                  <w:marRight w:val="0"/>
                  <w:marTop w:val="0"/>
                  <w:marBottom w:val="0"/>
                  <w:divBdr>
                    <w:top w:val="none" w:sz="0" w:space="0" w:color="auto"/>
                    <w:left w:val="none" w:sz="0" w:space="0" w:color="auto"/>
                    <w:bottom w:val="none" w:sz="0" w:space="0" w:color="auto"/>
                    <w:right w:val="none" w:sz="0" w:space="0" w:color="auto"/>
                  </w:divBdr>
                </w:div>
                <w:div w:id="76826869">
                  <w:marLeft w:val="0"/>
                  <w:marRight w:val="0"/>
                  <w:marTop w:val="0"/>
                  <w:marBottom w:val="0"/>
                  <w:divBdr>
                    <w:top w:val="none" w:sz="0" w:space="0" w:color="auto"/>
                    <w:left w:val="none" w:sz="0" w:space="0" w:color="auto"/>
                    <w:bottom w:val="none" w:sz="0" w:space="0" w:color="auto"/>
                    <w:right w:val="none" w:sz="0" w:space="0" w:color="auto"/>
                  </w:divBdr>
                </w:div>
                <w:div w:id="77364369">
                  <w:marLeft w:val="0"/>
                  <w:marRight w:val="0"/>
                  <w:marTop w:val="0"/>
                  <w:marBottom w:val="0"/>
                  <w:divBdr>
                    <w:top w:val="none" w:sz="0" w:space="0" w:color="auto"/>
                    <w:left w:val="none" w:sz="0" w:space="0" w:color="auto"/>
                    <w:bottom w:val="none" w:sz="0" w:space="0" w:color="auto"/>
                    <w:right w:val="none" w:sz="0" w:space="0" w:color="auto"/>
                  </w:divBdr>
                </w:div>
                <w:div w:id="77989967">
                  <w:marLeft w:val="0"/>
                  <w:marRight w:val="0"/>
                  <w:marTop w:val="0"/>
                  <w:marBottom w:val="0"/>
                  <w:divBdr>
                    <w:top w:val="none" w:sz="0" w:space="0" w:color="auto"/>
                    <w:left w:val="none" w:sz="0" w:space="0" w:color="auto"/>
                    <w:bottom w:val="none" w:sz="0" w:space="0" w:color="auto"/>
                    <w:right w:val="none" w:sz="0" w:space="0" w:color="auto"/>
                  </w:divBdr>
                </w:div>
                <w:div w:id="77991682">
                  <w:marLeft w:val="0"/>
                  <w:marRight w:val="0"/>
                  <w:marTop w:val="0"/>
                  <w:marBottom w:val="0"/>
                  <w:divBdr>
                    <w:top w:val="none" w:sz="0" w:space="0" w:color="auto"/>
                    <w:left w:val="none" w:sz="0" w:space="0" w:color="auto"/>
                    <w:bottom w:val="none" w:sz="0" w:space="0" w:color="auto"/>
                    <w:right w:val="none" w:sz="0" w:space="0" w:color="auto"/>
                  </w:divBdr>
                </w:div>
                <w:div w:id="78407594">
                  <w:marLeft w:val="0"/>
                  <w:marRight w:val="0"/>
                  <w:marTop w:val="0"/>
                  <w:marBottom w:val="0"/>
                  <w:divBdr>
                    <w:top w:val="none" w:sz="0" w:space="0" w:color="auto"/>
                    <w:left w:val="none" w:sz="0" w:space="0" w:color="auto"/>
                    <w:bottom w:val="none" w:sz="0" w:space="0" w:color="auto"/>
                    <w:right w:val="none" w:sz="0" w:space="0" w:color="auto"/>
                  </w:divBdr>
                </w:div>
                <w:div w:id="78523874">
                  <w:marLeft w:val="0"/>
                  <w:marRight w:val="0"/>
                  <w:marTop w:val="0"/>
                  <w:marBottom w:val="0"/>
                  <w:divBdr>
                    <w:top w:val="none" w:sz="0" w:space="0" w:color="auto"/>
                    <w:left w:val="none" w:sz="0" w:space="0" w:color="auto"/>
                    <w:bottom w:val="none" w:sz="0" w:space="0" w:color="auto"/>
                    <w:right w:val="none" w:sz="0" w:space="0" w:color="auto"/>
                  </w:divBdr>
                </w:div>
                <w:div w:id="79300884">
                  <w:marLeft w:val="0"/>
                  <w:marRight w:val="0"/>
                  <w:marTop w:val="0"/>
                  <w:marBottom w:val="0"/>
                  <w:divBdr>
                    <w:top w:val="none" w:sz="0" w:space="0" w:color="auto"/>
                    <w:left w:val="none" w:sz="0" w:space="0" w:color="auto"/>
                    <w:bottom w:val="none" w:sz="0" w:space="0" w:color="auto"/>
                    <w:right w:val="none" w:sz="0" w:space="0" w:color="auto"/>
                  </w:divBdr>
                </w:div>
                <w:div w:id="79914764">
                  <w:marLeft w:val="0"/>
                  <w:marRight w:val="0"/>
                  <w:marTop w:val="0"/>
                  <w:marBottom w:val="0"/>
                  <w:divBdr>
                    <w:top w:val="none" w:sz="0" w:space="0" w:color="auto"/>
                    <w:left w:val="none" w:sz="0" w:space="0" w:color="auto"/>
                    <w:bottom w:val="none" w:sz="0" w:space="0" w:color="auto"/>
                    <w:right w:val="none" w:sz="0" w:space="0" w:color="auto"/>
                  </w:divBdr>
                </w:div>
                <w:div w:id="80683778">
                  <w:marLeft w:val="0"/>
                  <w:marRight w:val="0"/>
                  <w:marTop w:val="0"/>
                  <w:marBottom w:val="0"/>
                  <w:divBdr>
                    <w:top w:val="none" w:sz="0" w:space="0" w:color="auto"/>
                    <w:left w:val="none" w:sz="0" w:space="0" w:color="auto"/>
                    <w:bottom w:val="none" w:sz="0" w:space="0" w:color="auto"/>
                    <w:right w:val="none" w:sz="0" w:space="0" w:color="auto"/>
                  </w:divBdr>
                </w:div>
                <w:div w:id="80831103">
                  <w:marLeft w:val="0"/>
                  <w:marRight w:val="0"/>
                  <w:marTop w:val="0"/>
                  <w:marBottom w:val="0"/>
                  <w:divBdr>
                    <w:top w:val="none" w:sz="0" w:space="0" w:color="auto"/>
                    <w:left w:val="none" w:sz="0" w:space="0" w:color="auto"/>
                    <w:bottom w:val="none" w:sz="0" w:space="0" w:color="auto"/>
                    <w:right w:val="none" w:sz="0" w:space="0" w:color="auto"/>
                  </w:divBdr>
                </w:div>
                <w:div w:id="81294004">
                  <w:marLeft w:val="0"/>
                  <w:marRight w:val="0"/>
                  <w:marTop w:val="0"/>
                  <w:marBottom w:val="0"/>
                  <w:divBdr>
                    <w:top w:val="none" w:sz="0" w:space="0" w:color="auto"/>
                    <w:left w:val="none" w:sz="0" w:space="0" w:color="auto"/>
                    <w:bottom w:val="none" w:sz="0" w:space="0" w:color="auto"/>
                    <w:right w:val="none" w:sz="0" w:space="0" w:color="auto"/>
                  </w:divBdr>
                </w:div>
                <w:div w:id="82654558">
                  <w:marLeft w:val="0"/>
                  <w:marRight w:val="0"/>
                  <w:marTop w:val="0"/>
                  <w:marBottom w:val="0"/>
                  <w:divBdr>
                    <w:top w:val="none" w:sz="0" w:space="0" w:color="auto"/>
                    <w:left w:val="none" w:sz="0" w:space="0" w:color="auto"/>
                    <w:bottom w:val="none" w:sz="0" w:space="0" w:color="auto"/>
                    <w:right w:val="none" w:sz="0" w:space="0" w:color="auto"/>
                  </w:divBdr>
                </w:div>
                <w:div w:id="83503280">
                  <w:marLeft w:val="0"/>
                  <w:marRight w:val="0"/>
                  <w:marTop w:val="0"/>
                  <w:marBottom w:val="0"/>
                  <w:divBdr>
                    <w:top w:val="none" w:sz="0" w:space="0" w:color="auto"/>
                    <w:left w:val="none" w:sz="0" w:space="0" w:color="auto"/>
                    <w:bottom w:val="none" w:sz="0" w:space="0" w:color="auto"/>
                    <w:right w:val="none" w:sz="0" w:space="0" w:color="auto"/>
                  </w:divBdr>
                </w:div>
                <w:div w:id="83650044">
                  <w:marLeft w:val="0"/>
                  <w:marRight w:val="0"/>
                  <w:marTop w:val="0"/>
                  <w:marBottom w:val="0"/>
                  <w:divBdr>
                    <w:top w:val="none" w:sz="0" w:space="0" w:color="auto"/>
                    <w:left w:val="none" w:sz="0" w:space="0" w:color="auto"/>
                    <w:bottom w:val="none" w:sz="0" w:space="0" w:color="auto"/>
                    <w:right w:val="none" w:sz="0" w:space="0" w:color="auto"/>
                  </w:divBdr>
                </w:div>
                <w:div w:id="84503433">
                  <w:marLeft w:val="0"/>
                  <w:marRight w:val="0"/>
                  <w:marTop w:val="0"/>
                  <w:marBottom w:val="0"/>
                  <w:divBdr>
                    <w:top w:val="none" w:sz="0" w:space="0" w:color="auto"/>
                    <w:left w:val="none" w:sz="0" w:space="0" w:color="auto"/>
                    <w:bottom w:val="none" w:sz="0" w:space="0" w:color="auto"/>
                    <w:right w:val="none" w:sz="0" w:space="0" w:color="auto"/>
                  </w:divBdr>
                </w:div>
                <w:div w:id="84963569">
                  <w:marLeft w:val="0"/>
                  <w:marRight w:val="0"/>
                  <w:marTop w:val="0"/>
                  <w:marBottom w:val="0"/>
                  <w:divBdr>
                    <w:top w:val="none" w:sz="0" w:space="0" w:color="auto"/>
                    <w:left w:val="none" w:sz="0" w:space="0" w:color="auto"/>
                    <w:bottom w:val="none" w:sz="0" w:space="0" w:color="auto"/>
                    <w:right w:val="none" w:sz="0" w:space="0" w:color="auto"/>
                  </w:divBdr>
                </w:div>
                <w:div w:id="85884162">
                  <w:marLeft w:val="0"/>
                  <w:marRight w:val="0"/>
                  <w:marTop w:val="0"/>
                  <w:marBottom w:val="0"/>
                  <w:divBdr>
                    <w:top w:val="none" w:sz="0" w:space="0" w:color="auto"/>
                    <w:left w:val="none" w:sz="0" w:space="0" w:color="auto"/>
                    <w:bottom w:val="none" w:sz="0" w:space="0" w:color="auto"/>
                    <w:right w:val="none" w:sz="0" w:space="0" w:color="auto"/>
                  </w:divBdr>
                </w:div>
                <w:div w:id="86079483">
                  <w:marLeft w:val="0"/>
                  <w:marRight w:val="0"/>
                  <w:marTop w:val="0"/>
                  <w:marBottom w:val="0"/>
                  <w:divBdr>
                    <w:top w:val="none" w:sz="0" w:space="0" w:color="auto"/>
                    <w:left w:val="none" w:sz="0" w:space="0" w:color="auto"/>
                    <w:bottom w:val="none" w:sz="0" w:space="0" w:color="auto"/>
                    <w:right w:val="none" w:sz="0" w:space="0" w:color="auto"/>
                  </w:divBdr>
                </w:div>
                <w:div w:id="86460935">
                  <w:marLeft w:val="0"/>
                  <w:marRight w:val="0"/>
                  <w:marTop w:val="0"/>
                  <w:marBottom w:val="0"/>
                  <w:divBdr>
                    <w:top w:val="none" w:sz="0" w:space="0" w:color="auto"/>
                    <w:left w:val="none" w:sz="0" w:space="0" w:color="auto"/>
                    <w:bottom w:val="none" w:sz="0" w:space="0" w:color="auto"/>
                    <w:right w:val="none" w:sz="0" w:space="0" w:color="auto"/>
                  </w:divBdr>
                </w:div>
                <w:div w:id="86468040">
                  <w:marLeft w:val="0"/>
                  <w:marRight w:val="0"/>
                  <w:marTop w:val="0"/>
                  <w:marBottom w:val="0"/>
                  <w:divBdr>
                    <w:top w:val="none" w:sz="0" w:space="0" w:color="auto"/>
                    <w:left w:val="none" w:sz="0" w:space="0" w:color="auto"/>
                    <w:bottom w:val="none" w:sz="0" w:space="0" w:color="auto"/>
                    <w:right w:val="none" w:sz="0" w:space="0" w:color="auto"/>
                  </w:divBdr>
                </w:div>
                <w:div w:id="86926734">
                  <w:marLeft w:val="0"/>
                  <w:marRight w:val="0"/>
                  <w:marTop w:val="0"/>
                  <w:marBottom w:val="0"/>
                  <w:divBdr>
                    <w:top w:val="none" w:sz="0" w:space="0" w:color="auto"/>
                    <w:left w:val="none" w:sz="0" w:space="0" w:color="auto"/>
                    <w:bottom w:val="none" w:sz="0" w:space="0" w:color="auto"/>
                    <w:right w:val="none" w:sz="0" w:space="0" w:color="auto"/>
                  </w:divBdr>
                </w:div>
                <w:div w:id="89006009">
                  <w:marLeft w:val="0"/>
                  <w:marRight w:val="0"/>
                  <w:marTop w:val="0"/>
                  <w:marBottom w:val="0"/>
                  <w:divBdr>
                    <w:top w:val="none" w:sz="0" w:space="0" w:color="auto"/>
                    <w:left w:val="none" w:sz="0" w:space="0" w:color="auto"/>
                    <w:bottom w:val="none" w:sz="0" w:space="0" w:color="auto"/>
                    <w:right w:val="none" w:sz="0" w:space="0" w:color="auto"/>
                  </w:divBdr>
                </w:div>
                <w:div w:id="90051424">
                  <w:marLeft w:val="0"/>
                  <w:marRight w:val="0"/>
                  <w:marTop w:val="0"/>
                  <w:marBottom w:val="0"/>
                  <w:divBdr>
                    <w:top w:val="none" w:sz="0" w:space="0" w:color="auto"/>
                    <w:left w:val="none" w:sz="0" w:space="0" w:color="auto"/>
                    <w:bottom w:val="none" w:sz="0" w:space="0" w:color="auto"/>
                    <w:right w:val="none" w:sz="0" w:space="0" w:color="auto"/>
                  </w:divBdr>
                </w:div>
                <w:div w:id="90247813">
                  <w:marLeft w:val="0"/>
                  <w:marRight w:val="0"/>
                  <w:marTop w:val="0"/>
                  <w:marBottom w:val="0"/>
                  <w:divBdr>
                    <w:top w:val="none" w:sz="0" w:space="0" w:color="auto"/>
                    <w:left w:val="none" w:sz="0" w:space="0" w:color="auto"/>
                    <w:bottom w:val="none" w:sz="0" w:space="0" w:color="auto"/>
                    <w:right w:val="none" w:sz="0" w:space="0" w:color="auto"/>
                  </w:divBdr>
                </w:div>
                <w:div w:id="90662553">
                  <w:marLeft w:val="0"/>
                  <w:marRight w:val="0"/>
                  <w:marTop w:val="0"/>
                  <w:marBottom w:val="0"/>
                  <w:divBdr>
                    <w:top w:val="none" w:sz="0" w:space="0" w:color="auto"/>
                    <w:left w:val="none" w:sz="0" w:space="0" w:color="auto"/>
                    <w:bottom w:val="none" w:sz="0" w:space="0" w:color="auto"/>
                    <w:right w:val="none" w:sz="0" w:space="0" w:color="auto"/>
                  </w:divBdr>
                </w:div>
                <w:div w:id="90704997">
                  <w:marLeft w:val="0"/>
                  <w:marRight w:val="0"/>
                  <w:marTop w:val="0"/>
                  <w:marBottom w:val="0"/>
                  <w:divBdr>
                    <w:top w:val="none" w:sz="0" w:space="0" w:color="auto"/>
                    <w:left w:val="none" w:sz="0" w:space="0" w:color="auto"/>
                    <w:bottom w:val="none" w:sz="0" w:space="0" w:color="auto"/>
                    <w:right w:val="none" w:sz="0" w:space="0" w:color="auto"/>
                  </w:divBdr>
                </w:div>
                <w:div w:id="90709438">
                  <w:marLeft w:val="0"/>
                  <w:marRight w:val="0"/>
                  <w:marTop w:val="0"/>
                  <w:marBottom w:val="0"/>
                  <w:divBdr>
                    <w:top w:val="none" w:sz="0" w:space="0" w:color="auto"/>
                    <w:left w:val="none" w:sz="0" w:space="0" w:color="auto"/>
                    <w:bottom w:val="none" w:sz="0" w:space="0" w:color="auto"/>
                    <w:right w:val="none" w:sz="0" w:space="0" w:color="auto"/>
                  </w:divBdr>
                </w:div>
                <w:div w:id="91518034">
                  <w:marLeft w:val="0"/>
                  <w:marRight w:val="0"/>
                  <w:marTop w:val="0"/>
                  <w:marBottom w:val="0"/>
                  <w:divBdr>
                    <w:top w:val="none" w:sz="0" w:space="0" w:color="auto"/>
                    <w:left w:val="none" w:sz="0" w:space="0" w:color="auto"/>
                    <w:bottom w:val="none" w:sz="0" w:space="0" w:color="auto"/>
                    <w:right w:val="none" w:sz="0" w:space="0" w:color="auto"/>
                  </w:divBdr>
                </w:div>
                <w:div w:id="92437455">
                  <w:marLeft w:val="0"/>
                  <w:marRight w:val="0"/>
                  <w:marTop w:val="0"/>
                  <w:marBottom w:val="0"/>
                  <w:divBdr>
                    <w:top w:val="none" w:sz="0" w:space="0" w:color="auto"/>
                    <w:left w:val="none" w:sz="0" w:space="0" w:color="auto"/>
                    <w:bottom w:val="none" w:sz="0" w:space="0" w:color="auto"/>
                    <w:right w:val="none" w:sz="0" w:space="0" w:color="auto"/>
                  </w:divBdr>
                </w:div>
                <w:div w:id="92940973">
                  <w:marLeft w:val="0"/>
                  <w:marRight w:val="0"/>
                  <w:marTop w:val="0"/>
                  <w:marBottom w:val="0"/>
                  <w:divBdr>
                    <w:top w:val="none" w:sz="0" w:space="0" w:color="auto"/>
                    <w:left w:val="none" w:sz="0" w:space="0" w:color="auto"/>
                    <w:bottom w:val="none" w:sz="0" w:space="0" w:color="auto"/>
                    <w:right w:val="none" w:sz="0" w:space="0" w:color="auto"/>
                  </w:divBdr>
                </w:div>
                <w:div w:id="93093646">
                  <w:marLeft w:val="0"/>
                  <w:marRight w:val="0"/>
                  <w:marTop w:val="0"/>
                  <w:marBottom w:val="0"/>
                  <w:divBdr>
                    <w:top w:val="none" w:sz="0" w:space="0" w:color="auto"/>
                    <w:left w:val="none" w:sz="0" w:space="0" w:color="auto"/>
                    <w:bottom w:val="none" w:sz="0" w:space="0" w:color="auto"/>
                    <w:right w:val="none" w:sz="0" w:space="0" w:color="auto"/>
                  </w:divBdr>
                </w:div>
                <w:div w:id="94789845">
                  <w:marLeft w:val="0"/>
                  <w:marRight w:val="0"/>
                  <w:marTop w:val="0"/>
                  <w:marBottom w:val="0"/>
                  <w:divBdr>
                    <w:top w:val="none" w:sz="0" w:space="0" w:color="auto"/>
                    <w:left w:val="none" w:sz="0" w:space="0" w:color="auto"/>
                    <w:bottom w:val="none" w:sz="0" w:space="0" w:color="auto"/>
                    <w:right w:val="none" w:sz="0" w:space="0" w:color="auto"/>
                  </w:divBdr>
                </w:div>
                <w:div w:id="95491091">
                  <w:marLeft w:val="0"/>
                  <w:marRight w:val="0"/>
                  <w:marTop w:val="0"/>
                  <w:marBottom w:val="0"/>
                  <w:divBdr>
                    <w:top w:val="none" w:sz="0" w:space="0" w:color="auto"/>
                    <w:left w:val="none" w:sz="0" w:space="0" w:color="auto"/>
                    <w:bottom w:val="none" w:sz="0" w:space="0" w:color="auto"/>
                    <w:right w:val="none" w:sz="0" w:space="0" w:color="auto"/>
                  </w:divBdr>
                </w:div>
                <w:div w:id="96605039">
                  <w:marLeft w:val="0"/>
                  <w:marRight w:val="0"/>
                  <w:marTop w:val="0"/>
                  <w:marBottom w:val="0"/>
                  <w:divBdr>
                    <w:top w:val="none" w:sz="0" w:space="0" w:color="auto"/>
                    <w:left w:val="none" w:sz="0" w:space="0" w:color="auto"/>
                    <w:bottom w:val="none" w:sz="0" w:space="0" w:color="auto"/>
                    <w:right w:val="none" w:sz="0" w:space="0" w:color="auto"/>
                  </w:divBdr>
                </w:div>
                <w:div w:id="96827305">
                  <w:marLeft w:val="0"/>
                  <w:marRight w:val="0"/>
                  <w:marTop w:val="0"/>
                  <w:marBottom w:val="0"/>
                  <w:divBdr>
                    <w:top w:val="none" w:sz="0" w:space="0" w:color="auto"/>
                    <w:left w:val="none" w:sz="0" w:space="0" w:color="auto"/>
                    <w:bottom w:val="none" w:sz="0" w:space="0" w:color="auto"/>
                    <w:right w:val="none" w:sz="0" w:space="0" w:color="auto"/>
                  </w:divBdr>
                </w:div>
                <w:div w:id="97262668">
                  <w:marLeft w:val="0"/>
                  <w:marRight w:val="0"/>
                  <w:marTop w:val="0"/>
                  <w:marBottom w:val="0"/>
                  <w:divBdr>
                    <w:top w:val="none" w:sz="0" w:space="0" w:color="auto"/>
                    <w:left w:val="none" w:sz="0" w:space="0" w:color="auto"/>
                    <w:bottom w:val="none" w:sz="0" w:space="0" w:color="auto"/>
                    <w:right w:val="none" w:sz="0" w:space="0" w:color="auto"/>
                  </w:divBdr>
                </w:div>
                <w:div w:id="97719509">
                  <w:marLeft w:val="0"/>
                  <w:marRight w:val="0"/>
                  <w:marTop w:val="0"/>
                  <w:marBottom w:val="0"/>
                  <w:divBdr>
                    <w:top w:val="none" w:sz="0" w:space="0" w:color="auto"/>
                    <w:left w:val="none" w:sz="0" w:space="0" w:color="auto"/>
                    <w:bottom w:val="none" w:sz="0" w:space="0" w:color="auto"/>
                    <w:right w:val="none" w:sz="0" w:space="0" w:color="auto"/>
                  </w:divBdr>
                </w:div>
                <w:div w:id="98184210">
                  <w:marLeft w:val="0"/>
                  <w:marRight w:val="0"/>
                  <w:marTop w:val="0"/>
                  <w:marBottom w:val="0"/>
                  <w:divBdr>
                    <w:top w:val="none" w:sz="0" w:space="0" w:color="auto"/>
                    <w:left w:val="none" w:sz="0" w:space="0" w:color="auto"/>
                    <w:bottom w:val="none" w:sz="0" w:space="0" w:color="auto"/>
                    <w:right w:val="none" w:sz="0" w:space="0" w:color="auto"/>
                  </w:divBdr>
                </w:div>
                <w:div w:id="98916028">
                  <w:marLeft w:val="0"/>
                  <w:marRight w:val="0"/>
                  <w:marTop w:val="0"/>
                  <w:marBottom w:val="0"/>
                  <w:divBdr>
                    <w:top w:val="none" w:sz="0" w:space="0" w:color="auto"/>
                    <w:left w:val="none" w:sz="0" w:space="0" w:color="auto"/>
                    <w:bottom w:val="none" w:sz="0" w:space="0" w:color="auto"/>
                    <w:right w:val="none" w:sz="0" w:space="0" w:color="auto"/>
                  </w:divBdr>
                </w:div>
                <w:div w:id="99691357">
                  <w:marLeft w:val="0"/>
                  <w:marRight w:val="0"/>
                  <w:marTop w:val="0"/>
                  <w:marBottom w:val="0"/>
                  <w:divBdr>
                    <w:top w:val="none" w:sz="0" w:space="0" w:color="auto"/>
                    <w:left w:val="none" w:sz="0" w:space="0" w:color="auto"/>
                    <w:bottom w:val="none" w:sz="0" w:space="0" w:color="auto"/>
                    <w:right w:val="none" w:sz="0" w:space="0" w:color="auto"/>
                  </w:divBdr>
                </w:div>
                <w:div w:id="99767529">
                  <w:marLeft w:val="0"/>
                  <w:marRight w:val="0"/>
                  <w:marTop w:val="0"/>
                  <w:marBottom w:val="0"/>
                  <w:divBdr>
                    <w:top w:val="none" w:sz="0" w:space="0" w:color="auto"/>
                    <w:left w:val="none" w:sz="0" w:space="0" w:color="auto"/>
                    <w:bottom w:val="none" w:sz="0" w:space="0" w:color="auto"/>
                    <w:right w:val="none" w:sz="0" w:space="0" w:color="auto"/>
                  </w:divBdr>
                </w:div>
                <w:div w:id="100416546">
                  <w:marLeft w:val="0"/>
                  <w:marRight w:val="0"/>
                  <w:marTop w:val="0"/>
                  <w:marBottom w:val="0"/>
                  <w:divBdr>
                    <w:top w:val="none" w:sz="0" w:space="0" w:color="auto"/>
                    <w:left w:val="none" w:sz="0" w:space="0" w:color="auto"/>
                    <w:bottom w:val="none" w:sz="0" w:space="0" w:color="auto"/>
                    <w:right w:val="none" w:sz="0" w:space="0" w:color="auto"/>
                  </w:divBdr>
                </w:div>
                <w:div w:id="100954855">
                  <w:marLeft w:val="0"/>
                  <w:marRight w:val="0"/>
                  <w:marTop w:val="0"/>
                  <w:marBottom w:val="0"/>
                  <w:divBdr>
                    <w:top w:val="none" w:sz="0" w:space="0" w:color="auto"/>
                    <w:left w:val="none" w:sz="0" w:space="0" w:color="auto"/>
                    <w:bottom w:val="none" w:sz="0" w:space="0" w:color="auto"/>
                    <w:right w:val="none" w:sz="0" w:space="0" w:color="auto"/>
                  </w:divBdr>
                </w:div>
                <w:div w:id="102266145">
                  <w:marLeft w:val="0"/>
                  <w:marRight w:val="0"/>
                  <w:marTop w:val="0"/>
                  <w:marBottom w:val="0"/>
                  <w:divBdr>
                    <w:top w:val="none" w:sz="0" w:space="0" w:color="auto"/>
                    <w:left w:val="none" w:sz="0" w:space="0" w:color="auto"/>
                    <w:bottom w:val="none" w:sz="0" w:space="0" w:color="auto"/>
                    <w:right w:val="none" w:sz="0" w:space="0" w:color="auto"/>
                  </w:divBdr>
                </w:div>
                <w:div w:id="103118924">
                  <w:marLeft w:val="0"/>
                  <w:marRight w:val="0"/>
                  <w:marTop w:val="0"/>
                  <w:marBottom w:val="0"/>
                  <w:divBdr>
                    <w:top w:val="none" w:sz="0" w:space="0" w:color="auto"/>
                    <w:left w:val="none" w:sz="0" w:space="0" w:color="auto"/>
                    <w:bottom w:val="none" w:sz="0" w:space="0" w:color="auto"/>
                    <w:right w:val="none" w:sz="0" w:space="0" w:color="auto"/>
                  </w:divBdr>
                </w:div>
                <w:div w:id="104615227">
                  <w:marLeft w:val="0"/>
                  <w:marRight w:val="0"/>
                  <w:marTop w:val="0"/>
                  <w:marBottom w:val="0"/>
                  <w:divBdr>
                    <w:top w:val="none" w:sz="0" w:space="0" w:color="auto"/>
                    <w:left w:val="none" w:sz="0" w:space="0" w:color="auto"/>
                    <w:bottom w:val="none" w:sz="0" w:space="0" w:color="auto"/>
                    <w:right w:val="none" w:sz="0" w:space="0" w:color="auto"/>
                  </w:divBdr>
                </w:div>
                <w:div w:id="106044954">
                  <w:marLeft w:val="0"/>
                  <w:marRight w:val="0"/>
                  <w:marTop w:val="0"/>
                  <w:marBottom w:val="0"/>
                  <w:divBdr>
                    <w:top w:val="none" w:sz="0" w:space="0" w:color="auto"/>
                    <w:left w:val="none" w:sz="0" w:space="0" w:color="auto"/>
                    <w:bottom w:val="none" w:sz="0" w:space="0" w:color="auto"/>
                    <w:right w:val="none" w:sz="0" w:space="0" w:color="auto"/>
                  </w:divBdr>
                </w:div>
                <w:div w:id="107166860">
                  <w:marLeft w:val="0"/>
                  <w:marRight w:val="0"/>
                  <w:marTop w:val="0"/>
                  <w:marBottom w:val="0"/>
                  <w:divBdr>
                    <w:top w:val="none" w:sz="0" w:space="0" w:color="auto"/>
                    <w:left w:val="none" w:sz="0" w:space="0" w:color="auto"/>
                    <w:bottom w:val="none" w:sz="0" w:space="0" w:color="auto"/>
                    <w:right w:val="none" w:sz="0" w:space="0" w:color="auto"/>
                  </w:divBdr>
                </w:div>
                <w:div w:id="107480839">
                  <w:marLeft w:val="0"/>
                  <w:marRight w:val="0"/>
                  <w:marTop w:val="0"/>
                  <w:marBottom w:val="0"/>
                  <w:divBdr>
                    <w:top w:val="none" w:sz="0" w:space="0" w:color="auto"/>
                    <w:left w:val="none" w:sz="0" w:space="0" w:color="auto"/>
                    <w:bottom w:val="none" w:sz="0" w:space="0" w:color="auto"/>
                    <w:right w:val="none" w:sz="0" w:space="0" w:color="auto"/>
                  </w:divBdr>
                </w:div>
                <w:div w:id="107550971">
                  <w:marLeft w:val="0"/>
                  <w:marRight w:val="0"/>
                  <w:marTop w:val="0"/>
                  <w:marBottom w:val="0"/>
                  <w:divBdr>
                    <w:top w:val="none" w:sz="0" w:space="0" w:color="auto"/>
                    <w:left w:val="none" w:sz="0" w:space="0" w:color="auto"/>
                    <w:bottom w:val="none" w:sz="0" w:space="0" w:color="auto"/>
                    <w:right w:val="none" w:sz="0" w:space="0" w:color="auto"/>
                  </w:divBdr>
                </w:div>
                <w:div w:id="108088390">
                  <w:marLeft w:val="0"/>
                  <w:marRight w:val="0"/>
                  <w:marTop w:val="0"/>
                  <w:marBottom w:val="0"/>
                  <w:divBdr>
                    <w:top w:val="none" w:sz="0" w:space="0" w:color="auto"/>
                    <w:left w:val="none" w:sz="0" w:space="0" w:color="auto"/>
                    <w:bottom w:val="none" w:sz="0" w:space="0" w:color="auto"/>
                    <w:right w:val="none" w:sz="0" w:space="0" w:color="auto"/>
                  </w:divBdr>
                </w:div>
                <w:div w:id="109056853">
                  <w:marLeft w:val="0"/>
                  <w:marRight w:val="0"/>
                  <w:marTop w:val="0"/>
                  <w:marBottom w:val="0"/>
                  <w:divBdr>
                    <w:top w:val="none" w:sz="0" w:space="0" w:color="auto"/>
                    <w:left w:val="none" w:sz="0" w:space="0" w:color="auto"/>
                    <w:bottom w:val="none" w:sz="0" w:space="0" w:color="auto"/>
                    <w:right w:val="none" w:sz="0" w:space="0" w:color="auto"/>
                  </w:divBdr>
                </w:div>
                <w:div w:id="109403662">
                  <w:marLeft w:val="0"/>
                  <w:marRight w:val="0"/>
                  <w:marTop w:val="0"/>
                  <w:marBottom w:val="0"/>
                  <w:divBdr>
                    <w:top w:val="none" w:sz="0" w:space="0" w:color="auto"/>
                    <w:left w:val="none" w:sz="0" w:space="0" w:color="auto"/>
                    <w:bottom w:val="none" w:sz="0" w:space="0" w:color="auto"/>
                    <w:right w:val="none" w:sz="0" w:space="0" w:color="auto"/>
                  </w:divBdr>
                </w:div>
                <w:div w:id="109477735">
                  <w:marLeft w:val="0"/>
                  <w:marRight w:val="0"/>
                  <w:marTop w:val="0"/>
                  <w:marBottom w:val="0"/>
                  <w:divBdr>
                    <w:top w:val="none" w:sz="0" w:space="0" w:color="auto"/>
                    <w:left w:val="none" w:sz="0" w:space="0" w:color="auto"/>
                    <w:bottom w:val="none" w:sz="0" w:space="0" w:color="auto"/>
                    <w:right w:val="none" w:sz="0" w:space="0" w:color="auto"/>
                  </w:divBdr>
                </w:div>
                <w:div w:id="111293297">
                  <w:marLeft w:val="0"/>
                  <w:marRight w:val="0"/>
                  <w:marTop w:val="0"/>
                  <w:marBottom w:val="0"/>
                  <w:divBdr>
                    <w:top w:val="none" w:sz="0" w:space="0" w:color="auto"/>
                    <w:left w:val="none" w:sz="0" w:space="0" w:color="auto"/>
                    <w:bottom w:val="none" w:sz="0" w:space="0" w:color="auto"/>
                    <w:right w:val="none" w:sz="0" w:space="0" w:color="auto"/>
                  </w:divBdr>
                </w:div>
                <w:div w:id="111556625">
                  <w:marLeft w:val="0"/>
                  <w:marRight w:val="0"/>
                  <w:marTop w:val="0"/>
                  <w:marBottom w:val="0"/>
                  <w:divBdr>
                    <w:top w:val="none" w:sz="0" w:space="0" w:color="auto"/>
                    <w:left w:val="none" w:sz="0" w:space="0" w:color="auto"/>
                    <w:bottom w:val="none" w:sz="0" w:space="0" w:color="auto"/>
                    <w:right w:val="none" w:sz="0" w:space="0" w:color="auto"/>
                  </w:divBdr>
                </w:div>
                <w:div w:id="113642020">
                  <w:marLeft w:val="0"/>
                  <w:marRight w:val="0"/>
                  <w:marTop w:val="0"/>
                  <w:marBottom w:val="0"/>
                  <w:divBdr>
                    <w:top w:val="none" w:sz="0" w:space="0" w:color="auto"/>
                    <w:left w:val="none" w:sz="0" w:space="0" w:color="auto"/>
                    <w:bottom w:val="none" w:sz="0" w:space="0" w:color="auto"/>
                    <w:right w:val="none" w:sz="0" w:space="0" w:color="auto"/>
                  </w:divBdr>
                </w:div>
                <w:div w:id="114720658">
                  <w:marLeft w:val="0"/>
                  <w:marRight w:val="0"/>
                  <w:marTop w:val="0"/>
                  <w:marBottom w:val="0"/>
                  <w:divBdr>
                    <w:top w:val="none" w:sz="0" w:space="0" w:color="auto"/>
                    <w:left w:val="none" w:sz="0" w:space="0" w:color="auto"/>
                    <w:bottom w:val="none" w:sz="0" w:space="0" w:color="auto"/>
                    <w:right w:val="none" w:sz="0" w:space="0" w:color="auto"/>
                  </w:divBdr>
                </w:div>
                <w:div w:id="115683199">
                  <w:marLeft w:val="0"/>
                  <w:marRight w:val="0"/>
                  <w:marTop w:val="0"/>
                  <w:marBottom w:val="0"/>
                  <w:divBdr>
                    <w:top w:val="none" w:sz="0" w:space="0" w:color="auto"/>
                    <w:left w:val="none" w:sz="0" w:space="0" w:color="auto"/>
                    <w:bottom w:val="none" w:sz="0" w:space="0" w:color="auto"/>
                    <w:right w:val="none" w:sz="0" w:space="0" w:color="auto"/>
                  </w:divBdr>
                </w:div>
                <w:div w:id="116485949">
                  <w:marLeft w:val="0"/>
                  <w:marRight w:val="0"/>
                  <w:marTop w:val="0"/>
                  <w:marBottom w:val="0"/>
                  <w:divBdr>
                    <w:top w:val="none" w:sz="0" w:space="0" w:color="auto"/>
                    <w:left w:val="none" w:sz="0" w:space="0" w:color="auto"/>
                    <w:bottom w:val="none" w:sz="0" w:space="0" w:color="auto"/>
                    <w:right w:val="none" w:sz="0" w:space="0" w:color="auto"/>
                  </w:divBdr>
                </w:div>
                <w:div w:id="116871823">
                  <w:marLeft w:val="0"/>
                  <w:marRight w:val="0"/>
                  <w:marTop w:val="0"/>
                  <w:marBottom w:val="0"/>
                  <w:divBdr>
                    <w:top w:val="none" w:sz="0" w:space="0" w:color="auto"/>
                    <w:left w:val="none" w:sz="0" w:space="0" w:color="auto"/>
                    <w:bottom w:val="none" w:sz="0" w:space="0" w:color="auto"/>
                    <w:right w:val="none" w:sz="0" w:space="0" w:color="auto"/>
                  </w:divBdr>
                </w:div>
                <w:div w:id="117647972">
                  <w:marLeft w:val="0"/>
                  <w:marRight w:val="0"/>
                  <w:marTop w:val="0"/>
                  <w:marBottom w:val="0"/>
                  <w:divBdr>
                    <w:top w:val="none" w:sz="0" w:space="0" w:color="auto"/>
                    <w:left w:val="none" w:sz="0" w:space="0" w:color="auto"/>
                    <w:bottom w:val="none" w:sz="0" w:space="0" w:color="auto"/>
                    <w:right w:val="none" w:sz="0" w:space="0" w:color="auto"/>
                  </w:divBdr>
                </w:div>
                <w:div w:id="118184129">
                  <w:marLeft w:val="0"/>
                  <w:marRight w:val="0"/>
                  <w:marTop w:val="0"/>
                  <w:marBottom w:val="0"/>
                  <w:divBdr>
                    <w:top w:val="none" w:sz="0" w:space="0" w:color="auto"/>
                    <w:left w:val="none" w:sz="0" w:space="0" w:color="auto"/>
                    <w:bottom w:val="none" w:sz="0" w:space="0" w:color="auto"/>
                    <w:right w:val="none" w:sz="0" w:space="0" w:color="auto"/>
                  </w:divBdr>
                </w:div>
                <w:div w:id="118426174">
                  <w:marLeft w:val="0"/>
                  <w:marRight w:val="0"/>
                  <w:marTop w:val="0"/>
                  <w:marBottom w:val="0"/>
                  <w:divBdr>
                    <w:top w:val="none" w:sz="0" w:space="0" w:color="auto"/>
                    <w:left w:val="none" w:sz="0" w:space="0" w:color="auto"/>
                    <w:bottom w:val="none" w:sz="0" w:space="0" w:color="auto"/>
                    <w:right w:val="none" w:sz="0" w:space="0" w:color="auto"/>
                  </w:divBdr>
                </w:div>
                <w:div w:id="118426660">
                  <w:marLeft w:val="0"/>
                  <w:marRight w:val="0"/>
                  <w:marTop w:val="0"/>
                  <w:marBottom w:val="0"/>
                  <w:divBdr>
                    <w:top w:val="none" w:sz="0" w:space="0" w:color="auto"/>
                    <w:left w:val="none" w:sz="0" w:space="0" w:color="auto"/>
                    <w:bottom w:val="none" w:sz="0" w:space="0" w:color="auto"/>
                    <w:right w:val="none" w:sz="0" w:space="0" w:color="auto"/>
                  </w:divBdr>
                </w:div>
                <w:div w:id="118575219">
                  <w:marLeft w:val="0"/>
                  <w:marRight w:val="0"/>
                  <w:marTop w:val="0"/>
                  <w:marBottom w:val="0"/>
                  <w:divBdr>
                    <w:top w:val="none" w:sz="0" w:space="0" w:color="auto"/>
                    <w:left w:val="none" w:sz="0" w:space="0" w:color="auto"/>
                    <w:bottom w:val="none" w:sz="0" w:space="0" w:color="auto"/>
                    <w:right w:val="none" w:sz="0" w:space="0" w:color="auto"/>
                  </w:divBdr>
                </w:div>
                <w:div w:id="120659645">
                  <w:marLeft w:val="0"/>
                  <w:marRight w:val="0"/>
                  <w:marTop w:val="0"/>
                  <w:marBottom w:val="0"/>
                  <w:divBdr>
                    <w:top w:val="none" w:sz="0" w:space="0" w:color="auto"/>
                    <w:left w:val="none" w:sz="0" w:space="0" w:color="auto"/>
                    <w:bottom w:val="none" w:sz="0" w:space="0" w:color="auto"/>
                    <w:right w:val="none" w:sz="0" w:space="0" w:color="auto"/>
                  </w:divBdr>
                </w:div>
                <w:div w:id="121003116">
                  <w:marLeft w:val="0"/>
                  <w:marRight w:val="0"/>
                  <w:marTop w:val="0"/>
                  <w:marBottom w:val="0"/>
                  <w:divBdr>
                    <w:top w:val="none" w:sz="0" w:space="0" w:color="auto"/>
                    <w:left w:val="none" w:sz="0" w:space="0" w:color="auto"/>
                    <w:bottom w:val="none" w:sz="0" w:space="0" w:color="auto"/>
                    <w:right w:val="none" w:sz="0" w:space="0" w:color="auto"/>
                  </w:divBdr>
                </w:div>
                <w:div w:id="121048164">
                  <w:marLeft w:val="0"/>
                  <w:marRight w:val="0"/>
                  <w:marTop w:val="0"/>
                  <w:marBottom w:val="0"/>
                  <w:divBdr>
                    <w:top w:val="none" w:sz="0" w:space="0" w:color="auto"/>
                    <w:left w:val="none" w:sz="0" w:space="0" w:color="auto"/>
                    <w:bottom w:val="none" w:sz="0" w:space="0" w:color="auto"/>
                    <w:right w:val="none" w:sz="0" w:space="0" w:color="auto"/>
                  </w:divBdr>
                </w:div>
                <w:div w:id="121309667">
                  <w:marLeft w:val="0"/>
                  <w:marRight w:val="0"/>
                  <w:marTop w:val="0"/>
                  <w:marBottom w:val="0"/>
                  <w:divBdr>
                    <w:top w:val="none" w:sz="0" w:space="0" w:color="auto"/>
                    <w:left w:val="none" w:sz="0" w:space="0" w:color="auto"/>
                    <w:bottom w:val="none" w:sz="0" w:space="0" w:color="auto"/>
                    <w:right w:val="none" w:sz="0" w:space="0" w:color="auto"/>
                  </w:divBdr>
                </w:div>
                <w:div w:id="121462006">
                  <w:marLeft w:val="0"/>
                  <w:marRight w:val="0"/>
                  <w:marTop w:val="0"/>
                  <w:marBottom w:val="0"/>
                  <w:divBdr>
                    <w:top w:val="none" w:sz="0" w:space="0" w:color="auto"/>
                    <w:left w:val="none" w:sz="0" w:space="0" w:color="auto"/>
                    <w:bottom w:val="none" w:sz="0" w:space="0" w:color="auto"/>
                    <w:right w:val="none" w:sz="0" w:space="0" w:color="auto"/>
                  </w:divBdr>
                </w:div>
                <w:div w:id="121582568">
                  <w:marLeft w:val="0"/>
                  <w:marRight w:val="0"/>
                  <w:marTop w:val="0"/>
                  <w:marBottom w:val="0"/>
                  <w:divBdr>
                    <w:top w:val="none" w:sz="0" w:space="0" w:color="auto"/>
                    <w:left w:val="none" w:sz="0" w:space="0" w:color="auto"/>
                    <w:bottom w:val="none" w:sz="0" w:space="0" w:color="auto"/>
                    <w:right w:val="none" w:sz="0" w:space="0" w:color="auto"/>
                  </w:divBdr>
                </w:div>
                <w:div w:id="121848862">
                  <w:marLeft w:val="0"/>
                  <w:marRight w:val="0"/>
                  <w:marTop w:val="0"/>
                  <w:marBottom w:val="0"/>
                  <w:divBdr>
                    <w:top w:val="none" w:sz="0" w:space="0" w:color="auto"/>
                    <w:left w:val="none" w:sz="0" w:space="0" w:color="auto"/>
                    <w:bottom w:val="none" w:sz="0" w:space="0" w:color="auto"/>
                    <w:right w:val="none" w:sz="0" w:space="0" w:color="auto"/>
                  </w:divBdr>
                </w:div>
                <w:div w:id="122188490">
                  <w:marLeft w:val="0"/>
                  <w:marRight w:val="0"/>
                  <w:marTop w:val="0"/>
                  <w:marBottom w:val="0"/>
                  <w:divBdr>
                    <w:top w:val="none" w:sz="0" w:space="0" w:color="auto"/>
                    <w:left w:val="none" w:sz="0" w:space="0" w:color="auto"/>
                    <w:bottom w:val="none" w:sz="0" w:space="0" w:color="auto"/>
                    <w:right w:val="none" w:sz="0" w:space="0" w:color="auto"/>
                  </w:divBdr>
                </w:div>
                <w:div w:id="123544415">
                  <w:marLeft w:val="0"/>
                  <w:marRight w:val="0"/>
                  <w:marTop w:val="0"/>
                  <w:marBottom w:val="0"/>
                  <w:divBdr>
                    <w:top w:val="none" w:sz="0" w:space="0" w:color="auto"/>
                    <w:left w:val="none" w:sz="0" w:space="0" w:color="auto"/>
                    <w:bottom w:val="none" w:sz="0" w:space="0" w:color="auto"/>
                    <w:right w:val="none" w:sz="0" w:space="0" w:color="auto"/>
                  </w:divBdr>
                </w:div>
                <w:div w:id="123546958">
                  <w:marLeft w:val="0"/>
                  <w:marRight w:val="0"/>
                  <w:marTop w:val="0"/>
                  <w:marBottom w:val="0"/>
                  <w:divBdr>
                    <w:top w:val="none" w:sz="0" w:space="0" w:color="auto"/>
                    <w:left w:val="none" w:sz="0" w:space="0" w:color="auto"/>
                    <w:bottom w:val="none" w:sz="0" w:space="0" w:color="auto"/>
                    <w:right w:val="none" w:sz="0" w:space="0" w:color="auto"/>
                  </w:divBdr>
                </w:div>
                <w:div w:id="123620744">
                  <w:marLeft w:val="0"/>
                  <w:marRight w:val="0"/>
                  <w:marTop w:val="0"/>
                  <w:marBottom w:val="0"/>
                  <w:divBdr>
                    <w:top w:val="none" w:sz="0" w:space="0" w:color="auto"/>
                    <w:left w:val="none" w:sz="0" w:space="0" w:color="auto"/>
                    <w:bottom w:val="none" w:sz="0" w:space="0" w:color="auto"/>
                    <w:right w:val="none" w:sz="0" w:space="0" w:color="auto"/>
                  </w:divBdr>
                </w:div>
                <w:div w:id="123735550">
                  <w:marLeft w:val="0"/>
                  <w:marRight w:val="0"/>
                  <w:marTop w:val="0"/>
                  <w:marBottom w:val="0"/>
                  <w:divBdr>
                    <w:top w:val="none" w:sz="0" w:space="0" w:color="auto"/>
                    <w:left w:val="none" w:sz="0" w:space="0" w:color="auto"/>
                    <w:bottom w:val="none" w:sz="0" w:space="0" w:color="auto"/>
                    <w:right w:val="none" w:sz="0" w:space="0" w:color="auto"/>
                  </w:divBdr>
                </w:div>
                <w:div w:id="124392876">
                  <w:marLeft w:val="0"/>
                  <w:marRight w:val="0"/>
                  <w:marTop w:val="0"/>
                  <w:marBottom w:val="0"/>
                  <w:divBdr>
                    <w:top w:val="none" w:sz="0" w:space="0" w:color="auto"/>
                    <w:left w:val="none" w:sz="0" w:space="0" w:color="auto"/>
                    <w:bottom w:val="none" w:sz="0" w:space="0" w:color="auto"/>
                    <w:right w:val="none" w:sz="0" w:space="0" w:color="auto"/>
                  </w:divBdr>
                </w:div>
                <w:div w:id="124586480">
                  <w:marLeft w:val="0"/>
                  <w:marRight w:val="0"/>
                  <w:marTop w:val="0"/>
                  <w:marBottom w:val="0"/>
                  <w:divBdr>
                    <w:top w:val="none" w:sz="0" w:space="0" w:color="auto"/>
                    <w:left w:val="none" w:sz="0" w:space="0" w:color="auto"/>
                    <w:bottom w:val="none" w:sz="0" w:space="0" w:color="auto"/>
                    <w:right w:val="none" w:sz="0" w:space="0" w:color="auto"/>
                  </w:divBdr>
                </w:div>
                <w:div w:id="128089294">
                  <w:marLeft w:val="0"/>
                  <w:marRight w:val="0"/>
                  <w:marTop w:val="0"/>
                  <w:marBottom w:val="0"/>
                  <w:divBdr>
                    <w:top w:val="none" w:sz="0" w:space="0" w:color="auto"/>
                    <w:left w:val="none" w:sz="0" w:space="0" w:color="auto"/>
                    <w:bottom w:val="none" w:sz="0" w:space="0" w:color="auto"/>
                    <w:right w:val="none" w:sz="0" w:space="0" w:color="auto"/>
                  </w:divBdr>
                </w:div>
                <w:div w:id="129128933">
                  <w:marLeft w:val="0"/>
                  <w:marRight w:val="0"/>
                  <w:marTop w:val="0"/>
                  <w:marBottom w:val="0"/>
                  <w:divBdr>
                    <w:top w:val="none" w:sz="0" w:space="0" w:color="auto"/>
                    <w:left w:val="none" w:sz="0" w:space="0" w:color="auto"/>
                    <w:bottom w:val="none" w:sz="0" w:space="0" w:color="auto"/>
                    <w:right w:val="none" w:sz="0" w:space="0" w:color="auto"/>
                  </w:divBdr>
                </w:div>
                <w:div w:id="129373373">
                  <w:marLeft w:val="0"/>
                  <w:marRight w:val="0"/>
                  <w:marTop w:val="0"/>
                  <w:marBottom w:val="0"/>
                  <w:divBdr>
                    <w:top w:val="none" w:sz="0" w:space="0" w:color="auto"/>
                    <w:left w:val="none" w:sz="0" w:space="0" w:color="auto"/>
                    <w:bottom w:val="none" w:sz="0" w:space="0" w:color="auto"/>
                    <w:right w:val="none" w:sz="0" w:space="0" w:color="auto"/>
                  </w:divBdr>
                </w:div>
                <w:div w:id="130488284">
                  <w:marLeft w:val="0"/>
                  <w:marRight w:val="0"/>
                  <w:marTop w:val="0"/>
                  <w:marBottom w:val="0"/>
                  <w:divBdr>
                    <w:top w:val="none" w:sz="0" w:space="0" w:color="auto"/>
                    <w:left w:val="none" w:sz="0" w:space="0" w:color="auto"/>
                    <w:bottom w:val="none" w:sz="0" w:space="0" w:color="auto"/>
                    <w:right w:val="none" w:sz="0" w:space="0" w:color="auto"/>
                  </w:divBdr>
                </w:div>
                <w:div w:id="130906868">
                  <w:marLeft w:val="0"/>
                  <w:marRight w:val="0"/>
                  <w:marTop w:val="0"/>
                  <w:marBottom w:val="0"/>
                  <w:divBdr>
                    <w:top w:val="none" w:sz="0" w:space="0" w:color="auto"/>
                    <w:left w:val="none" w:sz="0" w:space="0" w:color="auto"/>
                    <w:bottom w:val="none" w:sz="0" w:space="0" w:color="auto"/>
                    <w:right w:val="none" w:sz="0" w:space="0" w:color="auto"/>
                  </w:divBdr>
                </w:div>
                <w:div w:id="131102098">
                  <w:marLeft w:val="0"/>
                  <w:marRight w:val="0"/>
                  <w:marTop w:val="0"/>
                  <w:marBottom w:val="0"/>
                  <w:divBdr>
                    <w:top w:val="none" w:sz="0" w:space="0" w:color="auto"/>
                    <w:left w:val="none" w:sz="0" w:space="0" w:color="auto"/>
                    <w:bottom w:val="none" w:sz="0" w:space="0" w:color="auto"/>
                    <w:right w:val="none" w:sz="0" w:space="0" w:color="auto"/>
                  </w:divBdr>
                </w:div>
                <w:div w:id="131409894">
                  <w:marLeft w:val="0"/>
                  <w:marRight w:val="0"/>
                  <w:marTop w:val="0"/>
                  <w:marBottom w:val="0"/>
                  <w:divBdr>
                    <w:top w:val="none" w:sz="0" w:space="0" w:color="auto"/>
                    <w:left w:val="none" w:sz="0" w:space="0" w:color="auto"/>
                    <w:bottom w:val="none" w:sz="0" w:space="0" w:color="auto"/>
                    <w:right w:val="none" w:sz="0" w:space="0" w:color="auto"/>
                  </w:divBdr>
                </w:div>
                <w:div w:id="132214639">
                  <w:marLeft w:val="0"/>
                  <w:marRight w:val="0"/>
                  <w:marTop w:val="0"/>
                  <w:marBottom w:val="0"/>
                  <w:divBdr>
                    <w:top w:val="none" w:sz="0" w:space="0" w:color="auto"/>
                    <w:left w:val="none" w:sz="0" w:space="0" w:color="auto"/>
                    <w:bottom w:val="none" w:sz="0" w:space="0" w:color="auto"/>
                    <w:right w:val="none" w:sz="0" w:space="0" w:color="auto"/>
                  </w:divBdr>
                </w:div>
                <w:div w:id="132261642">
                  <w:marLeft w:val="0"/>
                  <w:marRight w:val="0"/>
                  <w:marTop w:val="0"/>
                  <w:marBottom w:val="0"/>
                  <w:divBdr>
                    <w:top w:val="none" w:sz="0" w:space="0" w:color="auto"/>
                    <w:left w:val="none" w:sz="0" w:space="0" w:color="auto"/>
                    <w:bottom w:val="none" w:sz="0" w:space="0" w:color="auto"/>
                    <w:right w:val="none" w:sz="0" w:space="0" w:color="auto"/>
                  </w:divBdr>
                </w:div>
                <w:div w:id="133064866">
                  <w:marLeft w:val="0"/>
                  <w:marRight w:val="0"/>
                  <w:marTop w:val="0"/>
                  <w:marBottom w:val="0"/>
                  <w:divBdr>
                    <w:top w:val="none" w:sz="0" w:space="0" w:color="auto"/>
                    <w:left w:val="none" w:sz="0" w:space="0" w:color="auto"/>
                    <w:bottom w:val="none" w:sz="0" w:space="0" w:color="auto"/>
                    <w:right w:val="none" w:sz="0" w:space="0" w:color="auto"/>
                  </w:divBdr>
                </w:div>
                <w:div w:id="133377160">
                  <w:marLeft w:val="0"/>
                  <w:marRight w:val="0"/>
                  <w:marTop w:val="0"/>
                  <w:marBottom w:val="0"/>
                  <w:divBdr>
                    <w:top w:val="none" w:sz="0" w:space="0" w:color="auto"/>
                    <w:left w:val="none" w:sz="0" w:space="0" w:color="auto"/>
                    <w:bottom w:val="none" w:sz="0" w:space="0" w:color="auto"/>
                    <w:right w:val="none" w:sz="0" w:space="0" w:color="auto"/>
                  </w:divBdr>
                </w:div>
                <w:div w:id="133715130">
                  <w:marLeft w:val="0"/>
                  <w:marRight w:val="0"/>
                  <w:marTop w:val="0"/>
                  <w:marBottom w:val="0"/>
                  <w:divBdr>
                    <w:top w:val="none" w:sz="0" w:space="0" w:color="auto"/>
                    <w:left w:val="none" w:sz="0" w:space="0" w:color="auto"/>
                    <w:bottom w:val="none" w:sz="0" w:space="0" w:color="auto"/>
                    <w:right w:val="none" w:sz="0" w:space="0" w:color="auto"/>
                  </w:divBdr>
                </w:div>
                <w:div w:id="133716165">
                  <w:marLeft w:val="0"/>
                  <w:marRight w:val="0"/>
                  <w:marTop w:val="0"/>
                  <w:marBottom w:val="0"/>
                  <w:divBdr>
                    <w:top w:val="none" w:sz="0" w:space="0" w:color="auto"/>
                    <w:left w:val="none" w:sz="0" w:space="0" w:color="auto"/>
                    <w:bottom w:val="none" w:sz="0" w:space="0" w:color="auto"/>
                    <w:right w:val="none" w:sz="0" w:space="0" w:color="auto"/>
                  </w:divBdr>
                </w:div>
                <w:div w:id="134491954">
                  <w:marLeft w:val="0"/>
                  <w:marRight w:val="0"/>
                  <w:marTop w:val="0"/>
                  <w:marBottom w:val="0"/>
                  <w:divBdr>
                    <w:top w:val="none" w:sz="0" w:space="0" w:color="auto"/>
                    <w:left w:val="none" w:sz="0" w:space="0" w:color="auto"/>
                    <w:bottom w:val="none" w:sz="0" w:space="0" w:color="auto"/>
                    <w:right w:val="none" w:sz="0" w:space="0" w:color="auto"/>
                  </w:divBdr>
                </w:div>
                <w:div w:id="135996961">
                  <w:marLeft w:val="0"/>
                  <w:marRight w:val="0"/>
                  <w:marTop w:val="0"/>
                  <w:marBottom w:val="0"/>
                  <w:divBdr>
                    <w:top w:val="none" w:sz="0" w:space="0" w:color="auto"/>
                    <w:left w:val="none" w:sz="0" w:space="0" w:color="auto"/>
                    <w:bottom w:val="none" w:sz="0" w:space="0" w:color="auto"/>
                    <w:right w:val="none" w:sz="0" w:space="0" w:color="auto"/>
                  </w:divBdr>
                </w:div>
                <w:div w:id="136076691">
                  <w:marLeft w:val="0"/>
                  <w:marRight w:val="0"/>
                  <w:marTop w:val="0"/>
                  <w:marBottom w:val="0"/>
                  <w:divBdr>
                    <w:top w:val="none" w:sz="0" w:space="0" w:color="auto"/>
                    <w:left w:val="none" w:sz="0" w:space="0" w:color="auto"/>
                    <w:bottom w:val="none" w:sz="0" w:space="0" w:color="auto"/>
                    <w:right w:val="none" w:sz="0" w:space="0" w:color="auto"/>
                  </w:divBdr>
                </w:div>
                <w:div w:id="136730624">
                  <w:marLeft w:val="0"/>
                  <w:marRight w:val="0"/>
                  <w:marTop w:val="0"/>
                  <w:marBottom w:val="0"/>
                  <w:divBdr>
                    <w:top w:val="none" w:sz="0" w:space="0" w:color="auto"/>
                    <w:left w:val="none" w:sz="0" w:space="0" w:color="auto"/>
                    <w:bottom w:val="none" w:sz="0" w:space="0" w:color="auto"/>
                    <w:right w:val="none" w:sz="0" w:space="0" w:color="auto"/>
                  </w:divBdr>
                </w:div>
                <w:div w:id="137847933">
                  <w:marLeft w:val="0"/>
                  <w:marRight w:val="0"/>
                  <w:marTop w:val="0"/>
                  <w:marBottom w:val="0"/>
                  <w:divBdr>
                    <w:top w:val="none" w:sz="0" w:space="0" w:color="auto"/>
                    <w:left w:val="none" w:sz="0" w:space="0" w:color="auto"/>
                    <w:bottom w:val="none" w:sz="0" w:space="0" w:color="auto"/>
                    <w:right w:val="none" w:sz="0" w:space="0" w:color="auto"/>
                  </w:divBdr>
                </w:div>
                <w:div w:id="138613047">
                  <w:marLeft w:val="0"/>
                  <w:marRight w:val="0"/>
                  <w:marTop w:val="0"/>
                  <w:marBottom w:val="0"/>
                  <w:divBdr>
                    <w:top w:val="none" w:sz="0" w:space="0" w:color="auto"/>
                    <w:left w:val="none" w:sz="0" w:space="0" w:color="auto"/>
                    <w:bottom w:val="none" w:sz="0" w:space="0" w:color="auto"/>
                    <w:right w:val="none" w:sz="0" w:space="0" w:color="auto"/>
                  </w:divBdr>
                </w:div>
                <w:div w:id="138619109">
                  <w:marLeft w:val="0"/>
                  <w:marRight w:val="0"/>
                  <w:marTop w:val="0"/>
                  <w:marBottom w:val="0"/>
                  <w:divBdr>
                    <w:top w:val="none" w:sz="0" w:space="0" w:color="auto"/>
                    <w:left w:val="none" w:sz="0" w:space="0" w:color="auto"/>
                    <w:bottom w:val="none" w:sz="0" w:space="0" w:color="auto"/>
                    <w:right w:val="none" w:sz="0" w:space="0" w:color="auto"/>
                  </w:divBdr>
                </w:div>
                <w:div w:id="140118378">
                  <w:marLeft w:val="0"/>
                  <w:marRight w:val="0"/>
                  <w:marTop w:val="0"/>
                  <w:marBottom w:val="0"/>
                  <w:divBdr>
                    <w:top w:val="none" w:sz="0" w:space="0" w:color="auto"/>
                    <w:left w:val="none" w:sz="0" w:space="0" w:color="auto"/>
                    <w:bottom w:val="none" w:sz="0" w:space="0" w:color="auto"/>
                    <w:right w:val="none" w:sz="0" w:space="0" w:color="auto"/>
                  </w:divBdr>
                </w:div>
                <w:div w:id="141509643">
                  <w:marLeft w:val="0"/>
                  <w:marRight w:val="0"/>
                  <w:marTop w:val="0"/>
                  <w:marBottom w:val="0"/>
                  <w:divBdr>
                    <w:top w:val="none" w:sz="0" w:space="0" w:color="auto"/>
                    <w:left w:val="none" w:sz="0" w:space="0" w:color="auto"/>
                    <w:bottom w:val="none" w:sz="0" w:space="0" w:color="auto"/>
                    <w:right w:val="none" w:sz="0" w:space="0" w:color="auto"/>
                  </w:divBdr>
                </w:div>
                <w:div w:id="141697541">
                  <w:marLeft w:val="0"/>
                  <w:marRight w:val="0"/>
                  <w:marTop w:val="0"/>
                  <w:marBottom w:val="0"/>
                  <w:divBdr>
                    <w:top w:val="none" w:sz="0" w:space="0" w:color="auto"/>
                    <w:left w:val="none" w:sz="0" w:space="0" w:color="auto"/>
                    <w:bottom w:val="none" w:sz="0" w:space="0" w:color="auto"/>
                    <w:right w:val="none" w:sz="0" w:space="0" w:color="auto"/>
                  </w:divBdr>
                </w:div>
                <w:div w:id="142162499">
                  <w:marLeft w:val="0"/>
                  <w:marRight w:val="0"/>
                  <w:marTop w:val="0"/>
                  <w:marBottom w:val="0"/>
                  <w:divBdr>
                    <w:top w:val="none" w:sz="0" w:space="0" w:color="auto"/>
                    <w:left w:val="none" w:sz="0" w:space="0" w:color="auto"/>
                    <w:bottom w:val="none" w:sz="0" w:space="0" w:color="auto"/>
                    <w:right w:val="none" w:sz="0" w:space="0" w:color="auto"/>
                  </w:divBdr>
                </w:div>
                <w:div w:id="142892299">
                  <w:marLeft w:val="0"/>
                  <w:marRight w:val="0"/>
                  <w:marTop w:val="0"/>
                  <w:marBottom w:val="0"/>
                  <w:divBdr>
                    <w:top w:val="none" w:sz="0" w:space="0" w:color="auto"/>
                    <w:left w:val="none" w:sz="0" w:space="0" w:color="auto"/>
                    <w:bottom w:val="none" w:sz="0" w:space="0" w:color="auto"/>
                    <w:right w:val="none" w:sz="0" w:space="0" w:color="auto"/>
                  </w:divBdr>
                </w:div>
                <w:div w:id="143817561">
                  <w:marLeft w:val="0"/>
                  <w:marRight w:val="0"/>
                  <w:marTop w:val="0"/>
                  <w:marBottom w:val="0"/>
                  <w:divBdr>
                    <w:top w:val="none" w:sz="0" w:space="0" w:color="auto"/>
                    <w:left w:val="none" w:sz="0" w:space="0" w:color="auto"/>
                    <w:bottom w:val="none" w:sz="0" w:space="0" w:color="auto"/>
                    <w:right w:val="none" w:sz="0" w:space="0" w:color="auto"/>
                  </w:divBdr>
                </w:div>
                <w:div w:id="144857631">
                  <w:marLeft w:val="0"/>
                  <w:marRight w:val="0"/>
                  <w:marTop w:val="0"/>
                  <w:marBottom w:val="0"/>
                  <w:divBdr>
                    <w:top w:val="none" w:sz="0" w:space="0" w:color="auto"/>
                    <w:left w:val="none" w:sz="0" w:space="0" w:color="auto"/>
                    <w:bottom w:val="none" w:sz="0" w:space="0" w:color="auto"/>
                    <w:right w:val="none" w:sz="0" w:space="0" w:color="auto"/>
                  </w:divBdr>
                </w:div>
                <w:div w:id="144930474">
                  <w:marLeft w:val="0"/>
                  <w:marRight w:val="0"/>
                  <w:marTop w:val="0"/>
                  <w:marBottom w:val="0"/>
                  <w:divBdr>
                    <w:top w:val="none" w:sz="0" w:space="0" w:color="auto"/>
                    <w:left w:val="none" w:sz="0" w:space="0" w:color="auto"/>
                    <w:bottom w:val="none" w:sz="0" w:space="0" w:color="auto"/>
                    <w:right w:val="none" w:sz="0" w:space="0" w:color="auto"/>
                  </w:divBdr>
                </w:div>
                <w:div w:id="145123939">
                  <w:marLeft w:val="0"/>
                  <w:marRight w:val="0"/>
                  <w:marTop w:val="0"/>
                  <w:marBottom w:val="0"/>
                  <w:divBdr>
                    <w:top w:val="none" w:sz="0" w:space="0" w:color="auto"/>
                    <w:left w:val="none" w:sz="0" w:space="0" w:color="auto"/>
                    <w:bottom w:val="none" w:sz="0" w:space="0" w:color="auto"/>
                    <w:right w:val="none" w:sz="0" w:space="0" w:color="auto"/>
                  </w:divBdr>
                </w:div>
                <w:div w:id="145897757">
                  <w:marLeft w:val="0"/>
                  <w:marRight w:val="0"/>
                  <w:marTop w:val="0"/>
                  <w:marBottom w:val="0"/>
                  <w:divBdr>
                    <w:top w:val="none" w:sz="0" w:space="0" w:color="auto"/>
                    <w:left w:val="none" w:sz="0" w:space="0" w:color="auto"/>
                    <w:bottom w:val="none" w:sz="0" w:space="0" w:color="auto"/>
                    <w:right w:val="none" w:sz="0" w:space="0" w:color="auto"/>
                  </w:divBdr>
                </w:div>
                <w:div w:id="146559963">
                  <w:marLeft w:val="0"/>
                  <w:marRight w:val="0"/>
                  <w:marTop w:val="0"/>
                  <w:marBottom w:val="0"/>
                  <w:divBdr>
                    <w:top w:val="none" w:sz="0" w:space="0" w:color="auto"/>
                    <w:left w:val="none" w:sz="0" w:space="0" w:color="auto"/>
                    <w:bottom w:val="none" w:sz="0" w:space="0" w:color="auto"/>
                    <w:right w:val="none" w:sz="0" w:space="0" w:color="auto"/>
                  </w:divBdr>
                </w:div>
                <w:div w:id="147019998">
                  <w:marLeft w:val="0"/>
                  <w:marRight w:val="0"/>
                  <w:marTop w:val="0"/>
                  <w:marBottom w:val="0"/>
                  <w:divBdr>
                    <w:top w:val="none" w:sz="0" w:space="0" w:color="auto"/>
                    <w:left w:val="none" w:sz="0" w:space="0" w:color="auto"/>
                    <w:bottom w:val="none" w:sz="0" w:space="0" w:color="auto"/>
                    <w:right w:val="none" w:sz="0" w:space="0" w:color="auto"/>
                  </w:divBdr>
                </w:div>
                <w:div w:id="147401998">
                  <w:marLeft w:val="0"/>
                  <w:marRight w:val="0"/>
                  <w:marTop w:val="0"/>
                  <w:marBottom w:val="0"/>
                  <w:divBdr>
                    <w:top w:val="none" w:sz="0" w:space="0" w:color="auto"/>
                    <w:left w:val="none" w:sz="0" w:space="0" w:color="auto"/>
                    <w:bottom w:val="none" w:sz="0" w:space="0" w:color="auto"/>
                    <w:right w:val="none" w:sz="0" w:space="0" w:color="auto"/>
                  </w:divBdr>
                </w:div>
                <w:div w:id="148601567">
                  <w:marLeft w:val="0"/>
                  <w:marRight w:val="0"/>
                  <w:marTop w:val="0"/>
                  <w:marBottom w:val="0"/>
                  <w:divBdr>
                    <w:top w:val="none" w:sz="0" w:space="0" w:color="auto"/>
                    <w:left w:val="none" w:sz="0" w:space="0" w:color="auto"/>
                    <w:bottom w:val="none" w:sz="0" w:space="0" w:color="auto"/>
                    <w:right w:val="none" w:sz="0" w:space="0" w:color="auto"/>
                  </w:divBdr>
                </w:div>
                <w:div w:id="148786910">
                  <w:marLeft w:val="0"/>
                  <w:marRight w:val="0"/>
                  <w:marTop w:val="0"/>
                  <w:marBottom w:val="0"/>
                  <w:divBdr>
                    <w:top w:val="none" w:sz="0" w:space="0" w:color="auto"/>
                    <w:left w:val="none" w:sz="0" w:space="0" w:color="auto"/>
                    <w:bottom w:val="none" w:sz="0" w:space="0" w:color="auto"/>
                    <w:right w:val="none" w:sz="0" w:space="0" w:color="auto"/>
                  </w:divBdr>
                </w:div>
                <w:div w:id="149057737">
                  <w:marLeft w:val="0"/>
                  <w:marRight w:val="0"/>
                  <w:marTop w:val="0"/>
                  <w:marBottom w:val="0"/>
                  <w:divBdr>
                    <w:top w:val="none" w:sz="0" w:space="0" w:color="auto"/>
                    <w:left w:val="none" w:sz="0" w:space="0" w:color="auto"/>
                    <w:bottom w:val="none" w:sz="0" w:space="0" w:color="auto"/>
                    <w:right w:val="none" w:sz="0" w:space="0" w:color="auto"/>
                  </w:divBdr>
                </w:div>
                <w:div w:id="149444047">
                  <w:marLeft w:val="0"/>
                  <w:marRight w:val="0"/>
                  <w:marTop w:val="0"/>
                  <w:marBottom w:val="0"/>
                  <w:divBdr>
                    <w:top w:val="none" w:sz="0" w:space="0" w:color="auto"/>
                    <w:left w:val="none" w:sz="0" w:space="0" w:color="auto"/>
                    <w:bottom w:val="none" w:sz="0" w:space="0" w:color="auto"/>
                    <w:right w:val="none" w:sz="0" w:space="0" w:color="auto"/>
                  </w:divBdr>
                </w:div>
                <w:div w:id="149757456">
                  <w:marLeft w:val="0"/>
                  <w:marRight w:val="0"/>
                  <w:marTop w:val="0"/>
                  <w:marBottom w:val="0"/>
                  <w:divBdr>
                    <w:top w:val="none" w:sz="0" w:space="0" w:color="auto"/>
                    <w:left w:val="none" w:sz="0" w:space="0" w:color="auto"/>
                    <w:bottom w:val="none" w:sz="0" w:space="0" w:color="auto"/>
                    <w:right w:val="none" w:sz="0" w:space="0" w:color="auto"/>
                  </w:divBdr>
                </w:div>
                <w:div w:id="150099895">
                  <w:marLeft w:val="0"/>
                  <w:marRight w:val="0"/>
                  <w:marTop w:val="0"/>
                  <w:marBottom w:val="0"/>
                  <w:divBdr>
                    <w:top w:val="none" w:sz="0" w:space="0" w:color="auto"/>
                    <w:left w:val="none" w:sz="0" w:space="0" w:color="auto"/>
                    <w:bottom w:val="none" w:sz="0" w:space="0" w:color="auto"/>
                    <w:right w:val="none" w:sz="0" w:space="0" w:color="auto"/>
                  </w:divBdr>
                </w:div>
                <w:div w:id="150172874">
                  <w:marLeft w:val="0"/>
                  <w:marRight w:val="0"/>
                  <w:marTop w:val="0"/>
                  <w:marBottom w:val="0"/>
                  <w:divBdr>
                    <w:top w:val="none" w:sz="0" w:space="0" w:color="auto"/>
                    <w:left w:val="none" w:sz="0" w:space="0" w:color="auto"/>
                    <w:bottom w:val="none" w:sz="0" w:space="0" w:color="auto"/>
                    <w:right w:val="none" w:sz="0" w:space="0" w:color="auto"/>
                  </w:divBdr>
                </w:div>
                <w:div w:id="150221773">
                  <w:marLeft w:val="0"/>
                  <w:marRight w:val="0"/>
                  <w:marTop w:val="0"/>
                  <w:marBottom w:val="0"/>
                  <w:divBdr>
                    <w:top w:val="none" w:sz="0" w:space="0" w:color="auto"/>
                    <w:left w:val="none" w:sz="0" w:space="0" w:color="auto"/>
                    <w:bottom w:val="none" w:sz="0" w:space="0" w:color="auto"/>
                    <w:right w:val="none" w:sz="0" w:space="0" w:color="auto"/>
                  </w:divBdr>
                </w:div>
                <w:div w:id="150414800">
                  <w:marLeft w:val="0"/>
                  <w:marRight w:val="0"/>
                  <w:marTop w:val="0"/>
                  <w:marBottom w:val="0"/>
                  <w:divBdr>
                    <w:top w:val="none" w:sz="0" w:space="0" w:color="auto"/>
                    <w:left w:val="none" w:sz="0" w:space="0" w:color="auto"/>
                    <w:bottom w:val="none" w:sz="0" w:space="0" w:color="auto"/>
                    <w:right w:val="none" w:sz="0" w:space="0" w:color="auto"/>
                  </w:divBdr>
                </w:div>
                <w:div w:id="150415632">
                  <w:marLeft w:val="0"/>
                  <w:marRight w:val="0"/>
                  <w:marTop w:val="0"/>
                  <w:marBottom w:val="0"/>
                  <w:divBdr>
                    <w:top w:val="none" w:sz="0" w:space="0" w:color="auto"/>
                    <w:left w:val="none" w:sz="0" w:space="0" w:color="auto"/>
                    <w:bottom w:val="none" w:sz="0" w:space="0" w:color="auto"/>
                    <w:right w:val="none" w:sz="0" w:space="0" w:color="auto"/>
                  </w:divBdr>
                </w:div>
                <w:div w:id="151793554">
                  <w:marLeft w:val="0"/>
                  <w:marRight w:val="0"/>
                  <w:marTop w:val="0"/>
                  <w:marBottom w:val="0"/>
                  <w:divBdr>
                    <w:top w:val="none" w:sz="0" w:space="0" w:color="auto"/>
                    <w:left w:val="none" w:sz="0" w:space="0" w:color="auto"/>
                    <w:bottom w:val="none" w:sz="0" w:space="0" w:color="auto"/>
                    <w:right w:val="none" w:sz="0" w:space="0" w:color="auto"/>
                  </w:divBdr>
                </w:div>
                <w:div w:id="151801389">
                  <w:marLeft w:val="0"/>
                  <w:marRight w:val="0"/>
                  <w:marTop w:val="0"/>
                  <w:marBottom w:val="0"/>
                  <w:divBdr>
                    <w:top w:val="none" w:sz="0" w:space="0" w:color="auto"/>
                    <w:left w:val="none" w:sz="0" w:space="0" w:color="auto"/>
                    <w:bottom w:val="none" w:sz="0" w:space="0" w:color="auto"/>
                    <w:right w:val="none" w:sz="0" w:space="0" w:color="auto"/>
                  </w:divBdr>
                </w:div>
                <w:div w:id="151872962">
                  <w:marLeft w:val="0"/>
                  <w:marRight w:val="0"/>
                  <w:marTop w:val="0"/>
                  <w:marBottom w:val="0"/>
                  <w:divBdr>
                    <w:top w:val="none" w:sz="0" w:space="0" w:color="auto"/>
                    <w:left w:val="none" w:sz="0" w:space="0" w:color="auto"/>
                    <w:bottom w:val="none" w:sz="0" w:space="0" w:color="auto"/>
                    <w:right w:val="none" w:sz="0" w:space="0" w:color="auto"/>
                  </w:divBdr>
                </w:div>
                <w:div w:id="151995301">
                  <w:marLeft w:val="0"/>
                  <w:marRight w:val="0"/>
                  <w:marTop w:val="0"/>
                  <w:marBottom w:val="0"/>
                  <w:divBdr>
                    <w:top w:val="none" w:sz="0" w:space="0" w:color="auto"/>
                    <w:left w:val="none" w:sz="0" w:space="0" w:color="auto"/>
                    <w:bottom w:val="none" w:sz="0" w:space="0" w:color="auto"/>
                    <w:right w:val="none" w:sz="0" w:space="0" w:color="auto"/>
                  </w:divBdr>
                </w:div>
                <w:div w:id="152140306">
                  <w:marLeft w:val="0"/>
                  <w:marRight w:val="0"/>
                  <w:marTop w:val="0"/>
                  <w:marBottom w:val="0"/>
                  <w:divBdr>
                    <w:top w:val="none" w:sz="0" w:space="0" w:color="auto"/>
                    <w:left w:val="none" w:sz="0" w:space="0" w:color="auto"/>
                    <w:bottom w:val="none" w:sz="0" w:space="0" w:color="auto"/>
                    <w:right w:val="none" w:sz="0" w:space="0" w:color="auto"/>
                  </w:divBdr>
                </w:div>
                <w:div w:id="152187331">
                  <w:marLeft w:val="0"/>
                  <w:marRight w:val="0"/>
                  <w:marTop w:val="0"/>
                  <w:marBottom w:val="0"/>
                  <w:divBdr>
                    <w:top w:val="none" w:sz="0" w:space="0" w:color="auto"/>
                    <w:left w:val="none" w:sz="0" w:space="0" w:color="auto"/>
                    <w:bottom w:val="none" w:sz="0" w:space="0" w:color="auto"/>
                    <w:right w:val="none" w:sz="0" w:space="0" w:color="auto"/>
                  </w:divBdr>
                </w:div>
                <w:div w:id="152599934">
                  <w:marLeft w:val="0"/>
                  <w:marRight w:val="0"/>
                  <w:marTop w:val="0"/>
                  <w:marBottom w:val="0"/>
                  <w:divBdr>
                    <w:top w:val="none" w:sz="0" w:space="0" w:color="auto"/>
                    <w:left w:val="none" w:sz="0" w:space="0" w:color="auto"/>
                    <w:bottom w:val="none" w:sz="0" w:space="0" w:color="auto"/>
                    <w:right w:val="none" w:sz="0" w:space="0" w:color="auto"/>
                  </w:divBdr>
                </w:div>
                <w:div w:id="153229169">
                  <w:marLeft w:val="0"/>
                  <w:marRight w:val="0"/>
                  <w:marTop w:val="0"/>
                  <w:marBottom w:val="0"/>
                  <w:divBdr>
                    <w:top w:val="none" w:sz="0" w:space="0" w:color="auto"/>
                    <w:left w:val="none" w:sz="0" w:space="0" w:color="auto"/>
                    <w:bottom w:val="none" w:sz="0" w:space="0" w:color="auto"/>
                    <w:right w:val="none" w:sz="0" w:space="0" w:color="auto"/>
                  </w:divBdr>
                </w:div>
                <w:div w:id="153422196">
                  <w:marLeft w:val="0"/>
                  <w:marRight w:val="0"/>
                  <w:marTop w:val="0"/>
                  <w:marBottom w:val="0"/>
                  <w:divBdr>
                    <w:top w:val="none" w:sz="0" w:space="0" w:color="auto"/>
                    <w:left w:val="none" w:sz="0" w:space="0" w:color="auto"/>
                    <w:bottom w:val="none" w:sz="0" w:space="0" w:color="auto"/>
                    <w:right w:val="none" w:sz="0" w:space="0" w:color="auto"/>
                  </w:divBdr>
                </w:div>
                <w:div w:id="155607221">
                  <w:marLeft w:val="0"/>
                  <w:marRight w:val="0"/>
                  <w:marTop w:val="0"/>
                  <w:marBottom w:val="0"/>
                  <w:divBdr>
                    <w:top w:val="none" w:sz="0" w:space="0" w:color="auto"/>
                    <w:left w:val="none" w:sz="0" w:space="0" w:color="auto"/>
                    <w:bottom w:val="none" w:sz="0" w:space="0" w:color="auto"/>
                    <w:right w:val="none" w:sz="0" w:space="0" w:color="auto"/>
                  </w:divBdr>
                </w:div>
                <w:div w:id="155652252">
                  <w:marLeft w:val="0"/>
                  <w:marRight w:val="0"/>
                  <w:marTop w:val="0"/>
                  <w:marBottom w:val="0"/>
                  <w:divBdr>
                    <w:top w:val="none" w:sz="0" w:space="0" w:color="auto"/>
                    <w:left w:val="none" w:sz="0" w:space="0" w:color="auto"/>
                    <w:bottom w:val="none" w:sz="0" w:space="0" w:color="auto"/>
                    <w:right w:val="none" w:sz="0" w:space="0" w:color="auto"/>
                  </w:divBdr>
                </w:div>
                <w:div w:id="155805702">
                  <w:marLeft w:val="0"/>
                  <w:marRight w:val="0"/>
                  <w:marTop w:val="0"/>
                  <w:marBottom w:val="0"/>
                  <w:divBdr>
                    <w:top w:val="none" w:sz="0" w:space="0" w:color="auto"/>
                    <w:left w:val="none" w:sz="0" w:space="0" w:color="auto"/>
                    <w:bottom w:val="none" w:sz="0" w:space="0" w:color="auto"/>
                    <w:right w:val="none" w:sz="0" w:space="0" w:color="auto"/>
                  </w:divBdr>
                </w:div>
                <w:div w:id="156073741">
                  <w:marLeft w:val="0"/>
                  <w:marRight w:val="0"/>
                  <w:marTop w:val="0"/>
                  <w:marBottom w:val="0"/>
                  <w:divBdr>
                    <w:top w:val="none" w:sz="0" w:space="0" w:color="auto"/>
                    <w:left w:val="none" w:sz="0" w:space="0" w:color="auto"/>
                    <w:bottom w:val="none" w:sz="0" w:space="0" w:color="auto"/>
                    <w:right w:val="none" w:sz="0" w:space="0" w:color="auto"/>
                  </w:divBdr>
                </w:div>
                <w:div w:id="157237234">
                  <w:marLeft w:val="0"/>
                  <w:marRight w:val="0"/>
                  <w:marTop w:val="0"/>
                  <w:marBottom w:val="0"/>
                  <w:divBdr>
                    <w:top w:val="none" w:sz="0" w:space="0" w:color="auto"/>
                    <w:left w:val="none" w:sz="0" w:space="0" w:color="auto"/>
                    <w:bottom w:val="none" w:sz="0" w:space="0" w:color="auto"/>
                    <w:right w:val="none" w:sz="0" w:space="0" w:color="auto"/>
                  </w:divBdr>
                </w:div>
                <w:div w:id="160394505">
                  <w:marLeft w:val="0"/>
                  <w:marRight w:val="0"/>
                  <w:marTop w:val="0"/>
                  <w:marBottom w:val="0"/>
                  <w:divBdr>
                    <w:top w:val="none" w:sz="0" w:space="0" w:color="auto"/>
                    <w:left w:val="none" w:sz="0" w:space="0" w:color="auto"/>
                    <w:bottom w:val="none" w:sz="0" w:space="0" w:color="auto"/>
                    <w:right w:val="none" w:sz="0" w:space="0" w:color="auto"/>
                  </w:divBdr>
                </w:div>
                <w:div w:id="162012651">
                  <w:marLeft w:val="0"/>
                  <w:marRight w:val="0"/>
                  <w:marTop w:val="0"/>
                  <w:marBottom w:val="0"/>
                  <w:divBdr>
                    <w:top w:val="none" w:sz="0" w:space="0" w:color="auto"/>
                    <w:left w:val="none" w:sz="0" w:space="0" w:color="auto"/>
                    <w:bottom w:val="none" w:sz="0" w:space="0" w:color="auto"/>
                    <w:right w:val="none" w:sz="0" w:space="0" w:color="auto"/>
                  </w:divBdr>
                </w:div>
                <w:div w:id="162402226">
                  <w:marLeft w:val="0"/>
                  <w:marRight w:val="0"/>
                  <w:marTop w:val="0"/>
                  <w:marBottom w:val="0"/>
                  <w:divBdr>
                    <w:top w:val="none" w:sz="0" w:space="0" w:color="auto"/>
                    <w:left w:val="none" w:sz="0" w:space="0" w:color="auto"/>
                    <w:bottom w:val="none" w:sz="0" w:space="0" w:color="auto"/>
                    <w:right w:val="none" w:sz="0" w:space="0" w:color="auto"/>
                  </w:divBdr>
                </w:div>
                <w:div w:id="162860972">
                  <w:marLeft w:val="0"/>
                  <w:marRight w:val="0"/>
                  <w:marTop w:val="0"/>
                  <w:marBottom w:val="0"/>
                  <w:divBdr>
                    <w:top w:val="none" w:sz="0" w:space="0" w:color="auto"/>
                    <w:left w:val="none" w:sz="0" w:space="0" w:color="auto"/>
                    <w:bottom w:val="none" w:sz="0" w:space="0" w:color="auto"/>
                    <w:right w:val="none" w:sz="0" w:space="0" w:color="auto"/>
                  </w:divBdr>
                </w:div>
                <w:div w:id="163400473">
                  <w:marLeft w:val="0"/>
                  <w:marRight w:val="0"/>
                  <w:marTop w:val="0"/>
                  <w:marBottom w:val="0"/>
                  <w:divBdr>
                    <w:top w:val="none" w:sz="0" w:space="0" w:color="auto"/>
                    <w:left w:val="none" w:sz="0" w:space="0" w:color="auto"/>
                    <w:bottom w:val="none" w:sz="0" w:space="0" w:color="auto"/>
                    <w:right w:val="none" w:sz="0" w:space="0" w:color="auto"/>
                  </w:divBdr>
                </w:div>
                <w:div w:id="163709095">
                  <w:marLeft w:val="0"/>
                  <w:marRight w:val="0"/>
                  <w:marTop w:val="0"/>
                  <w:marBottom w:val="0"/>
                  <w:divBdr>
                    <w:top w:val="none" w:sz="0" w:space="0" w:color="auto"/>
                    <w:left w:val="none" w:sz="0" w:space="0" w:color="auto"/>
                    <w:bottom w:val="none" w:sz="0" w:space="0" w:color="auto"/>
                    <w:right w:val="none" w:sz="0" w:space="0" w:color="auto"/>
                  </w:divBdr>
                </w:div>
                <w:div w:id="163977905">
                  <w:marLeft w:val="0"/>
                  <w:marRight w:val="0"/>
                  <w:marTop w:val="0"/>
                  <w:marBottom w:val="0"/>
                  <w:divBdr>
                    <w:top w:val="none" w:sz="0" w:space="0" w:color="auto"/>
                    <w:left w:val="none" w:sz="0" w:space="0" w:color="auto"/>
                    <w:bottom w:val="none" w:sz="0" w:space="0" w:color="auto"/>
                    <w:right w:val="none" w:sz="0" w:space="0" w:color="auto"/>
                  </w:divBdr>
                </w:div>
                <w:div w:id="165051500">
                  <w:marLeft w:val="0"/>
                  <w:marRight w:val="0"/>
                  <w:marTop w:val="0"/>
                  <w:marBottom w:val="0"/>
                  <w:divBdr>
                    <w:top w:val="none" w:sz="0" w:space="0" w:color="auto"/>
                    <w:left w:val="none" w:sz="0" w:space="0" w:color="auto"/>
                    <w:bottom w:val="none" w:sz="0" w:space="0" w:color="auto"/>
                    <w:right w:val="none" w:sz="0" w:space="0" w:color="auto"/>
                  </w:divBdr>
                </w:div>
                <w:div w:id="165291085">
                  <w:marLeft w:val="0"/>
                  <w:marRight w:val="0"/>
                  <w:marTop w:val="0"/>
                  <w:marBottom w:val="0"/>
                  <w:divBdr>
                    <w:top w:val="none" w:sz="0" w:space="0" w:color="auto"/>
                    <w:left w:val="none" w:sz="0" w:space="0" w:color="auto"/>
                    <w:bottom w:val="none" w:sz="0" w:space="0" w:color="auto"/>
                    <w:right w:val="none" w:sz="0" w:space="0" w:color="auto"/>
                  </w:divBdr>
                </w:div>
                <w:div w:id="166675554">
                  <w:marLeft w:val="0"/>
                  <w:marRight w:val="0"/>
                  <w:marTop w:val="0"/>
                  <w:marBottom w:val="0"/>
                  <w:divBdr>
                    <w:top w:val="none" w:sz="0" w:space="0" w:color="auto"/>
                    <w:left w:val="none" w:sz="0" w:space="0" w:color="auto"/>
                    <w:bottom w:val="none" w:sz="0" w:space="0" w:color="auto"/>
                    <w:right w:val="none" w:sz="0" w:space="0" w:color="auto"/>
                  </w:divBdr>
                </w:div>
                <w:div w:id="168524664">
                  <w:marLeft w:val="0"/>
                  <w:marRight w:val="0"/>
                  <w:marTop w:val="0"/>
                  <w:marBottom w:val="0"/>
                  <w:divBdr>
                    <w:top w:val="none" w:sz="0" w:space="0" w:color="auto"/>
                    <w:left w:val="none" w:sz="0" w:space="0" w:color="auto"/>
                    <w:bottom w:val="none" w:sz="0" w:space="0" w:color="auto"/>
                    <w:right w:val="none" w:sz="0" w:space="0" w:color="auto"/>
                  </w:divBdr>
                </w:div>
                <w:div w:id="168835795">
                  <w:marLeft w:val="0"/>
                  <w:marRight w:val="0"/>
                  <w:marTop w:val="0"/>
                  <w:marBottom w:val="0"/>
                  <w:divBdr>
                    <w:top w:val="none" w:sz="0" w:space="0" w:color="auto"/>
                    <w:left w:val="none" w:sz="0" w:space="0" w:color="auto"/>
                    <w:bottom w:val="none" w:sz="0" w:space="0" w:color="auto"/>
                    <w:right w:val="none" w:sz="0" w:space="0" w:color="auto"/>
                  </w:divBdr>
                </w:div>
                <w:div w:id="171651132">
                  <w:marLeft w:val="0"/>
                  <w:marRight w:val="0"/>
                  <w:marTop w:val="0"/>
                  <w:marBottom w:val="0"/>
                  <w:divBdr>
                    <w:top w:val="none" w:sz="0" w:space="0" w:color="auto"/>
                    <w:left w:val="none" w:sz="0" w:space="0" w:color="auto"/>
                    <w:bottom w:val="none" w:sz="0" w:space="0" w:color="auto"/>
                    <w:right w:val="none" w:sz="0" w:space="0" w:color="auto"/>
                  </w:divBdr>
                </w:div>
                <w:div w:id="171997983">
                  <w:marLeft w:val="0"/>
                  <w:marRight w:val="0"/>
                  <w:marTop w:val="0"/>
                  <w:marBottom w:val="0"/>
                  <w:divBdr>
                    <w:top w:val="none" w:sz="0" w:space="0" w:color="auto"/>
                    <w:left w:val="none" w:sz="0" w:space="0" w:color="auto"/>
                    <w:bottom w:val="none" w:sz="0" w:space="0" w:color="auto"/>
                    <w:right w:val="none" w:sz="0" w:space="0" w:color="auto"/>
                  </w:divBdr>
                </w:div>
                <w:div w:id="172303347">
                  <w:marLeft w:val="0"/>
                  <w:marRight w:val="0"/>
                  <w:marTop w:val="0"/>
                  <w:marBottom w:val="0"/>
                  <w:divBdr>
                    <w:top w:val="none" w:sz="0" w:space="0" w:color="auto"/>
                    <w:left w:val="none" w:sz="0" w:space="0" w:color="auto"/>
                    <w:bottom w:val="none" w:sz="0" w:space="0" w:color="auto"/>
                    <w:right w:val="none" w:sz="0" w:space="0" w:color="auto"/>
                  </w:divBdr>
                </w:div>
                <w:div w:id="172381375">
                  <w:marLeft w:val="0"/>
                  <w:marRight w:val="0"/>
                  <w:marTop w:val="0"/>
                  <w:marBottom w:val="0"/>
                  <w:divBdr>
                    <w:top w:val="none" w:sz="0" w:space="0" w:color="auto"/>
                    <w:left w:val="none" w:sz="0" w:space="0" w:color="auto"/>
                    <w:bottom w:val="none" w:sz="0" w:space="0" w:color="auto"/>
                    <w:right w:val="none" w:sz="0" w:space="0" w:color="auto"/>
                  </w:divBdr>
                </w:div>
                <w:div w:id="172888028">
                  <w:marLeft w:val="0"/>
                  <w:marRight w:val="0"/>
                  <w:marTop w:val="0"/>
                  <w:marBottom w:val="0"/>
                  <w:divBdr>
                    <w:top w:val="none" w:sz="0" w:space="0" w:color="auto"/>
                    <w:left w:val="none" w:sz="0" w:space="0" w:color="auto"/>
                    <w:bottom w:val="none" w:sz="0" w:space="0" w:color="auto"/>
                    <w:right w:val="none" w:sz="0" w:space="0" w:color="auto"/>
                  </w:divBdr>
                </w:div>
                <w:div w:id="173426747">
                  <w:marLeft w:val="0"/>
                  <w:marRight w:val="0"/>
                  <w:marTop w:val="0"/>
                  <w:marBottom w:val="0"/>
                  <w:divBdr>
                    <w:top w:val="none" w:sz="0" w:space="0" w:color="auto"/>
                    <w:left w:val="none" w:sz="0" w:space="0" w:color="auto"/>
                    <w:bottom w:val="none" w:sz="0" w:space="0" w:color="auto"/>
                    <w:right w:val="none" w:sz="0" w:space="0" w:color="auto"/>
                  </w:divBdr>
                </w:div>
                <w:div w:id="173619930">
                  <w:marLeft w:val="0"/>
                  <w:marRight w:val="0"/>
                  <w:marTop w:val="0"/>
                  <w:marBottom w:val="0"/>
                  <w:divBdr>
                    <w:top w:val="none" w:sz="0" w:space="0" w:color="auto"/>
                    <w:left w:val="none" w:sz="0" w:space="0" w:color="auto"/>
                    <w:bottom w:val="none" w:sz="0" w:space="0" w:color="auto"/>
                    <w:right w:val="none" w:sz="0" w:space="0" w:color="auto"/>
                  </w:divBdr>
                </w:div>
                <w:div w:id="174148373">
                  <w:marLeft w:val="0"/>
                  <w:marRight w:val="0"/>
                  <w:marTop w:val="0"/>
                  <w:marBottom w:val="0"/>
                  <w:divBdr>
                    <w:top w:val="none" w:sz="0" w:space="0" w:color="auto"/>
                    <w:left w:val="none" w:sz="0" w:space="0" w:color="auto"/>
                    <w:bottom w:val="none" w:sz="0" w:space="0" w:color="auto"/>
                    <w:right w:val="none" w:sz="0" w:space="0" w:color="auto"/>
                  </w:divBdr>
                </w:div>
                <w:div w:id="175314695">
                  <w:marLeft w:val="0"/>
                  <w:marRight w:val="0"/>
                  <w:marTop w:val="0"/>
                  <w:marBottom w:val="0"/>
                  <w:divBdr>
                    <w:top w:val="none" w:sz="0" w:space="0" w:color="auto"/>
                    <w:left w:val="none" w:sz="0" w:space="0" w:color="auto"/>
                    <w:bottom w:val="none" w:sz="0" w:space="0" w:color="auto"/>
                    <w:right w:val="none" w:sz="0" w:space="0" w:color="auto"/>
                  </w:divBdr>
                </w:div>
                <w:div w:id="175460906">
                  <w:marLeft w:val="0"/>
                  <w:marRight w:val="0"/>
                  <w:marTop w:val="0"/>
                  <w:marBottom w:val="0"/>
                  <w:divBdr>
                    <w:top w:val="none" w:sz="0" w:space="0" w:color="auto"/>
                    <w:left w:val="none" w:sz="0" w:space="0" w:color="auto"/>
                    <w:bottom w:val="none" w:sz="0" w:space="0" w:color="auto"/>
                    <w:right w:val="none" w:sz="0" w:space="0" w:color="auto"/>
                  </w:divBdr>
                </w:div>
                <w:div w:id="175467404">
                  <w:marLeft w:val="0"/>
                  <w:marRight w:val="0"/>
                  <w:marTop w:val="0"/>
                  <w:marBottom w:val="0"/>
                  <w:divBdr>
                    <w:top w:val="none" w:sz="0" w:space="0" w:color="auto"/>
                    <w:left w:val="none" w:sz="0" w:space="0" w:color="auto"/>
                    <w:bottom w:val="none" w:sz="0" w:space="0" w:color="auto"/>
                    <w:right w:val="none" w:sz="0" w:space="0" w:color="auto"/>
                  </w:divBdr>
                </w:div>
                <w:div w:id="175506178">
                  <w:marLeft w:val="0"/>
                  <w:marRight w:val="0"/>
                  <w:marTop w:val="0"/>
                  <w:marBottom w:val="0"/>
                  <w:divBdr>
                    <w:top w:val="none" w:sz="0" w:space="0" w:color="auto"/>
                    <w:left w:val="none" w:sz="0" w:space="0" w:color="auto"/>
                    <w:bottom w:val="none" w:sz="0" w:space="0" w:color="auto"/>
                    <w:right w:val="none" w:sz="0" w:space="0" w:color="auto"/>
                  </w:divBdr>
                </w:div>
                <w:div w:id="176387553">
                  <w:marLeft w:val="0"/>
                  <w:marRight w:val="0"/>
                  <w:marTop w:val="0"/>
                  <w:marBottom w:val="0"/>
                  <w:divBdr>
                    <w:top w:val="none" w:sz="0" w:space="0" w:color="auto"/>
                    <w:left w:val="none" w:sz="0" w:space="0" w:color="auto"/>
                    <w:bottom w:val="none" w:sz="0" w:space="0" w:color="auto"/>
                    <w:right w:val="none" w:sz="0" w:space="0" w:color="auto"/>
                  </w:divBdr>
                </w:div>
                <w:div w:id="176694353">
                  <w:marLeft w:val="0"/>
                  <w:marRight w:val="0"/>
                  <w:marTop w:val="0"/>
                  <w:marBottom w:val="0"/>
                  <w:divBdr>
                    <w:top w:val="none" w:sz="0" w:space="0" w:color="auto"/>
                    <w:left w:val="none" w:sz="0" w:space="0" w:color="auto"/>
                    <w:bottom w:val="none" w:sz="0" w:space="0" w:color="auto"/>
                    <w:right w:val="none" w:sz="0" w:space="0" w:color="auto"/>
                  </w:divBdr>
                </w:div>
                <w:div w:id="177743395">
                  <w:marLeft w:val="0"/>
                  <w:marRight w:val="0"/>
                  <w:marTop w:val="0"/>
                  <w:marBottom w:val="0"/>
                  <w:divBdr>
                    <w:top w:val="none" w:sz="0" w:space="0" w:color="auto"/>
                    <w:left w:val="none" w:sz="0" w:space="0" w:color="auto"/>
                    <w:bottom w:val="none" w:sz="0" w:space="0" w:color="auto"/>
                    <w:right w:val="none" w:sz="0" w:space="0" w:color="auto"/>
                  </w:divBdr>
                </w:div>
                <w:div w:id="177818436">
                  <w:marLeft w:val="0"/>
                  <w:marRight w:val="0"/>
                  <w:marTop w:val="0"/>
                  <w:marBottom w:val="0"/>
                  <w:divBdr>
                    <w:top w:val="none" w:sz="0" w:space="0" w:color="auto"/>
                    <w:left w:val="none" w:sz="0" w:space="0" w:color="auto"/>
                    <w:bottom w:val="none" w:sz="0" w:space="0" w:color="auto"/>
                    <w:right w:val="none" w:sz="0" w:space="0" w:color="auto"/>
                  </w:divBdr>
                </w:div>
                <w:div w:id="179584030">
                  <w:marLeft w:val="0"/>
                  <w:marRight w:val="0"/>
                  <w:marTop w:val="0"/>
                  <w:marBottom w:val="0"/>
                  <w:divBdr>
                    <w:top w:val="none" w:sz="0" w:space="0" w:color="auto"/>
                    <w:left w:val="none" w:sz="0" w:space="0" w:color="auto"/>
                    <w:bottom w:val="none" w:sz="0" w:space="0" w:color="auto"/>
                    <w:right w:val="none" w:sz="0" w:space="0" w:color="auto"/>
                  </w:divBdr>
                </w:div>
                <w:div w:id="180513846">
                  <w:marLeft w:val="0"/>
                  <w:marRight w:val="0"/>
                  <w:marTop w:val="0"/>
                  <w:marBottom w:val="0"/>
                  <w:divBdr>
                    <w:top w:val="none" w:sz="0" w:space="0" w:color="auto"/>
                    <w:left w:val="none" w:sz="0" w:space="0" w:color="auto"/>
                    <w:bottom w:val="none" w:sz="0" w:space="0" w:color="auto"/>
                    <w:right w:val="none" w:sz="0" w:space="0" w:color="auto"/>
                  </w:divBdr>
                </w:div>
                <w:div w:id="181087339">
                  <w:marLeft w:val="0"/>
                  <w:marRight w:val="0"/>
                  <w:marTop w:val="0"/>
                  <w:marBottom w:val="0"/>
                  <w:divBdr>
                    <w:top w:val="none" w:sz="0" w:space="0" w:color="auto"/>
                    <w:left w:val="none" w:sz="0" w:space="0" w:color="auto"/>
                    <w:bottom w:val="none" w:sz="0" w:space="0" w:color="auto"/>
                    <w:right w:val="none" w:sz="0" w:space="0" w:color="auto"/>
                  </w:divBdr>
                </w:div>
                <w:div w:id="181550709">
                  <w:marLeft w:val="0"/>
                  <w:marRight w:val="0"/>
                  <w:marTop w:val="0"/>
                  <w:marBottom w:val="0"/>
                  <w:divBdr>
                    <w:top w:val="none" w:sz="0" w:space="0" w:color="auto"/>
                    <w:left w:val="none" w:sz="0" w:space="0" w:color="auto"/>
                    <w:bottom w:val="none" w:sz="0" w:space="0" w:color="auto"/>
                    <w:right w:val="none" w:sz="0" w:space="0" w:color="auto"/>
                  </w:divBdr>
                </w:div>
                <w:div w:id="181631086">
                  <w:marLeft w:val="0"/>
                  <w:marRight w:val="0"/>
                  <w:marTop w:val="0"/>
                  <w:marBottom w:val="0"/>
                  <w:divBdr>
                    <w:top w:val="none" w:sz="0" w:space="0" w:color="auto"/>
                    <w:left w:val="none" w:sz="0" w:space="0" w:color="auto"/>
                    <w:bottom w:val="none" w:sz="0" w:space="0" w:color="auto"/>
                    <w:right w:val="none" w:sz="0" w:space="0" w:color="auto"/>
                  </w:divBdr>
                </w:div>
                <w:div w:id="181866120">
                  <w:marLeft w:val="0"/>
                  <w:marRight w:val="0"/>
                  <w:marTop w:val="0"/>
                  <w:marBottom w:val="0"/>
                  <w:divBdr>
                    <w:top w:val="none" w:sz="0" w:space="0" w:color="auto"/>
                    <w:left w:val="none" w:sz="0" w:space="0" w:color="auto"/>
                    <w:bottom w:val="none" w:sz="0" w:space="0" w:color="auto"/>
                    <w:right w:val="none" w:sz="0" w:space="0" w:color="auto"/>
                  </w:divBdr>
                </w:div>
                <w:div w:id="183055633">
                  <w:marLeft w:val="0"/>
                  <w:marRight w:val="0"/>
                  <w:marTop w:val="0"/>
                  <w:marBottom w:val="0"/>
                  <w:divBdr>
                    <w:top w:val="none" w:sz="0" w:space="0" w:color="auto"/>
                    <w:left w:val="none" w:sz="0" w:space="0" w:color="auto"/>
                    <w:bottom w:val="none" w:sz="0" w:space="0" w:color="auto"/>
                    <w:right w:val="none" w:sz="0" w:space="0" w:color="auto"/>
                  </w:divBdr>
                </w:div>
                <w:div w:id="183638527">
                  <w:marLeft w:val="0"/>
                  <w:marRight w:val="0"/>
                  <w:marTop w:val="0"/>
                  <w:marBottom w:val="0"/>
                  <w:divBdr>
                    <w:top w:val="none" w:sz="0" w:space="0" w:color="auto"/>
                    <w:left w:val="none" w:sz="0" w:space="0" w:color="auto"/>
                    <w:bottom w:val="none" w:sz="0" w:space="0" w:color="auto"/>
                    <w:right w:val="none" w:sz="0" w:space="0" w:color="auto"/>
                  </w:divBdr>
                </w:div>
                <w:div w:id="183790198">
                  <w:marLeft w:val="0"/>
                  <w:marRight w:val="0"/>
                  <w:marTop w:val="0"/>
                  <w:marBottom w:val="0"/>
                  <w:divBdr>
                    <w:top w:val="none" w:sz="0" w:space="0" w:color="auto"/>
                    <w:left w:val="none" w:sz="0" w:space="0" w:color="auto"/>
                    <w:bottom w:val="none" w:sz="0" w:space="0" w:color="auto"/>
                    <w:right w:val="none" w:sz="0" w:space="0" w:color="auto"/>
                  </w:divBdr>
                </w:div>
                <w:div w:id="184709339">
                  <w:marLeft w:val="0"/>
                  <w:marRight w:val="0"/>
                  <w:marTop w:val="0"/>
                  <w:marBottom w:val="0"/>
                  <w:divBdr>
                    <w:top w:val="none" w:sz="0" w:space="0" w:color="auto"/>
                    <w:left w:val="none" w:sz="0" w:space="0" w:color="auto"/>
                    <w:bottom w:val="none" w:sz="0" w:space="0" w:color="auto"/>
                    <w:right w:val="none" w:sz="0" w:space="0" w:color="auto"/>
                  </w:divBdr>
                </w:div>
                <w:div w:id="185219278">
                  <w:marLeft w:val="0"/>
                  <w:marRight w:val="0"/>
                  <w:marTop w:val="0"/>
                  <w:marBottom w:val="0"/>
                  <w:divBdr>
                    <w:top w:val="none" w:sz="0" w:space="0" w:color="auto"/>
                    <w:left w:val="none" w:sz="0" w:space="0" w:color="auto"/>
                    <w:bottom w:val="none" w:sz="0" w:space="0" w:color="auto"/>
                    <w:right w:val="none" w:sz="0" w:space="0" w:color="auto"/>
                  </w:divBdr>
                </w:div>
                <w:div w:id="185947036">
                  <w:marLeft w:val="0"/>
                  <w:marRight w:val="0"/>
                  <w:marTop w:val="0"/>
                  <w:marBottom w:val="0"/>
                  <w:divBdr>
                    <w:top w:val="none" w:sz="0" w:space="0" w:color="auto"/>
                    <w:left w:val="none" w:sz="0" w:space="0" w:color="auto"/>
                    <w:bottom w:val="none" w:sz="0" w:space="0" w:color="auto"/>
                    <w:right w:val="none" w:sz="0" w:space="0" w:color="auto"/>
                  </w:divBdr>
                </w:div>
                <w:div w:id="186138935">
                  <w:marLeft w:val="0"/>
                  <w:marRight w:val="0"/>
                  <w:marTop w:val="0"/>
                  <w:marBottom w:val="0"/>
                  <w:divBdr>
                    <w:top w:val="none" w:sz="0" w:space="0" w:color="auto"/>
                    <w:left w:val="none" w:sz="0" w:space="0" w:color="auto"/>
                    <w:bottom w:val="none" w:sz="0" w:space="0" w:color="auto"/>
                    <w:right w:val="none" w:sz="0" w:space="0" w:color="auto"/>
                  </w:divBdr>
                </w:div>
                <w:div w:id="186525181">
                  <w:marLeft w:val="0"/>
                  <w:marRight w:val="0"/>
                  <w:marTop w:val="0"/>
                  <w:marBottom w:val="0"/>
                  <w:divBdr>
                    <w:top w:val="none" w:sz="0" w:space="0" w:color="auto"/>
                    <w:left w:val="none" w:sz="0" w:space="0" w:color="auto"/>
                    <w:bottom w:val="none" w:sz="0" w:space="0" w:color="auto"/>
                    <w:right w:val="none" w:sz="0" w:space="0" w:color="auto"/>
                  </w:divBdr>
                </w:div>
                <w:div w:id="186801164">
                  <w:marLeft w:val="0"/>
                  <w:marRight w:val="0"/>
                  <w:marTop w:val="0"/>
                  <w:marBottom w:val="0"/>
                  <w:divBdr>
                    <w:top w:val="none" w:sz="0" w:space="0" w:color="auto"/>
                    <w:left w:val="none" w:sz="0" w:space="0" w:color="auto"/>
                    <w:bottom w:val="none" w:sz="0" w:space="0" w:color="auto"/>
                    <w:right w:val="none" w:sz="0" w:space="0" w:color="auto"/>
                  </w:divBdr>
                </w:div>
                <w:div w:id="187377433">
                  <w:marLeft w:val="0"/>
                  <w:marRight w:val="0"/>
                  <w:marTop w:val="0"/>
                  <w:marBottom w:val="0"/>
                  <w:divBdr>
                    <w:top w:val="none" w:sz="0" w:space="0" w:color="auto"/>
                    <w:left w:val="none" w:sz="0" w:space="0" w:color="auto"/>
                    <w:bottom w:val="none" w:sz="0" w:space="0" w:color="auto"/>
                    <w:right w:val="none" w:sz="0" w:space="0" w:color="auto"/>
                  </w:divBdr>
                </w:div>
                <w:div w:id="188955591">
                  <w:marLeft w:val="0"/>
                  <w:marRight w:val="0"/>
                  <w:marTop w:val="0"/>
                  <w:marBottom w:val="0"/>
                  <w:divBdr>
                    <w:top w:val="none" w:sz="0" w:space="0" w:color="auto"/>
                    <w:left w:val="none" w:sz="0" w:space="0" w:color="auto"/>
                    <w:bottom w:val="none" w:sz="0" w:space="0" w:color="auto"/>
                    <w:right w:val="none" w:sz="0" w:space="0" w:color="auto"/>
                  </w:divBdr>
                </w:div>
                <w:div w:id="192500642">
                  <w:marLeft w:val="0"/>
                  <w:marRight w:val="0"/>
                  <w:marTop w:val="0"/>
                  <w:marBottom w:val="0"/>
                  <w:divBdr>
                    <w:top w:val="none" w:sz="0" w:space="0" w:color="auto"/>
                    <w:left w:val="none" w:sz="0" w:space="0" w:color="auto"/>
                    <w:bottom w:val="none" w:sz="0" w:space="0" w:color="auto"/>
                    <w:right w:val="none" w:sz="0" w:space="0" w:color="auto"/>
                  </w:divBdr>
                </w:div>
                <w:div w:id="193156042">
                  <w:marLeft w:val="0"/>
                  <w:marRight w:val="0"/>
                  <w:marTop w:val="0"/>
                  <w:marBottom w:val="0"/>
                  <w:divBdr>
                    <w:top w:val="none" w:sz="0" w:space="0" w:color="auto"/>
                    <w:left w:val="none" w:sz="0" w:space="0" w:color="auto"/>
                    <w:bottom w:val="none" w:sz="0" w:space="0" w:color="auto"/>
                    <w:right w:val="none" w:sz="0" w:space="0" w:color="auto"/>
                  </w:divBdr>
                </w:div>
                <w:div w:id="193538522">
                  <w:marLeft w:val="0"/>
                  <w:marRight w:val="0"/>
                  <w:marTop w:val="0"/>
                  <w:marBottom w:val="0"/>
                  <w:divBdr>
                    <w:top w:val="none" w:sz="0" w:space="0" w:color="auto"/>
                    <w:left w:val="none" w:sz="0" w:space="0" w:color="auto"/>
                    <w:bottom w:val="none" w:sz="0" w:space="0" w:color="auto"/>
                    <w:right w:val="none" w:sz="0" w:space="0" w:color="auto"/>
                  </w:divBdr>
                </w:div>
                <w:div w:id="193932456">
                  <w:marLeft w:val="0"/>
                  <w:marRight w:val="0"/>
                  <w:marTop w:val="0"/>
                  <w:marBottom w:val="0"/>
                  <w:divBdr>
                    <w:top w:val="none" w:sz="0" w:space="0" w:color="auto"/>
                    <w:left w:val="none" w:sz="0" w:space="0" w:color="auto"/>
                    <w:bottom w:val="none" w:sz="0" w:space="0" w:color="auto"/>
                    <w:right w:val="none" w:sz="0" w:space="0" w:color="auto"/>
                  </w:divBdr>
                </w:div>
                <w:div w:id="194583824">
                  <w:marLeft w:val="0"/>
                  <w:marRight w:val="0"/>
                  <w:marTop w:val="0"/>
                  <w:marBottom w:val="0"/>
                  <w:divBdr>
                    <w:top w:val="none" w:sz="0" w:space="0" w:color="auto"/>
                    <w:left w:val="none" w:sz="0" w:space="0" w:color="auto"/>
                    <w:bottom w:val="none" w:sz="0" w:space="0" w:color="auto"/>
                    <w:right w:val="none" w:sz="0" w:space="0" w:color="auto"/>
                  </w:divBdr>
                </w:div>
                <w:div w:id="195965653">
                  <w:marLeft w:val="0"/>
                  <w:marRight w:val="0"/>
                  <w:marTop w:val="0"/>
                  <w:marBottom w:val="0"/>
                  <w:divBdr>
                    <w:top w:val="none" w:sz="0" w:space="0" w:color="auto"/>
                    <w:left w:val="none" w:sz="0" w:space="0" w:color="auto"/>
                    <w:bottom w:val="none" w:sz="0" w:space="0" w:color="auto"/>
                    <w:right w:val="none" w:sz="0" w:space="0" w:color="auto"/>
                  </w:divBdr>
                </w:div>
                <w:div w:id="197159562">
                  <w:marLeft w:val="0"/>
                  <w:marRight w:val="0"/>
                  <w:marTop w:val="0"/>
                  <w:marBottom w:val="0"/>
                  <w:divBdr>
                    <w:top w:val="none" w:sz="0" w:space="0" w:color="auto"/>
                    <w:left w:val="none" w:sz="0" w:space="0" w:color="auto"/>
                    <w:bottom w:val="none" w:sz="0" w:space="0" w:color="auto"/>
                    <w:right w:val="none" w:sz="0" w:space="0" w:color="auto"/>
                  </w:divBdr>
                </w:div>
                <w:div w:id="197622122">
                  <w:marLeft w:val="0"/>
                  <w:marRight w:val="0"/>
                  <w:marTop w:val="0"/>
                  <w:marBottom w:val="0"/>
                  <w:divBdr>
                    <w:top w:val="none" w:sz="0" w:space="0" w:color="auto"/>
                    <w:left w:val="none" w:sz="0" w:space="0" w:color="auto"/>
                    <w:bottom w:val="none" w:sz="0" w:space="0" w:color="auto"/>
                    <w:right w:val="none" w:sz="0" w:space="0" w:color="auto"/>
                  </w:divBdr>
                </w:div>
                <w:div w:id="199167397">
                  <w:marLeft w:val="0"/>
                  <w:marRight w:val="0"/>
                  <w:marTop w:val="0"/>
                  <w:marBottom w:val="0"/>
                  <w:divBdr>
                    <w:top w:val="none" w:sz="0" w:space="0" w:color="auto"/>
                    <w:left w:val="none" w:sz="0" w:space="0" w:color="auto"/>
                    <w:bottom w:val="none" w:sz="0" w:space="0" w:color="auto"/>
                    <w:right w:val="none" w:sz="0" w:space="0" w:color="auto"/>
                  </w:divBdr>
                </w:div>
                <w:div w:id="200410535">
                  <w:marLeft w:val="0"/>
                  <w:marRight w:val="0"/>
                  <w:marTop w:val="0"/>
                  <w:marBottom w:val="0"/>
                  <w:divBdr>
                    <w:top w:val="none" w:sz="0" w:space="0" w:color="auto"/>
                    <w:left w:val="none" w:sz="0" w:space="0" w:color="auto"/>
                    <w:bottom w:val="none" w:sz="0" w:space="0" w:color="auto"/>
                    <w:right w:val="none" w:sz="0" w:space="0" w:color="auto"/>
                  </w:divBdr>
                </w:div>
                <w:div w:id="200942853">
                  <w:marLeft w:val="0"/>
                  <w:marRight w:val="0"/>
                  <w:marTop w:val="0"/>
                  <w:marBottom w:val="0"/>
                  <w:divBdr>
                    <w:top w:val="none" w:sz="0" w:space="0" w:color="auto"/>
                    <w:left w:val="none" w:sz="0" w:space="0" w:color="auto"/>
                    <w:bottom w:val="none" w:sz="0" w:space="0" w:color="auto"/>
                    <w:right w:val="none" w:sz="0" w:space="0" w:color="auto"/>
                  </w:divBdr>
                </w:div>
                <w:div w:id="201014602">
                  <w:marLeft w:val="0"/>
                  <w:marRight w:val="0"/>
                  <w:marTop w:val="0"/>
                  <w:marBottom w:val="0"/>
                  <w:divBdr>
                    <w:top w:val="none" w:sz="0" w:space="0" w:color="auto"/>
                    <w:left w:val="none" w:sz="0" w:space="0" w:color="auto"/>
                    <w:bottom w:val="none" w:sz="0" w:space="0" w:color="auto"/>
                    <w:right w:val="none" w:sz="0" w:space="0" w:color="auto"/>
                  </w:divBdr>
                </w:div>
                <w:div w:id="201749783">
                  <w:marLeft w:val="0"/>
                  <w:marRight w:val="0"/>
                  <w:marTop w:val="0"/>
                  <w:marBottom w:val="0"/>
                  <w:divBdr>
                    <w:top w:val="none" w:sz="0" w:space="0" w:color="auto"/>
                    <w:left w:val="none" w:sz="0" w:space="0" w:color="auto"/>
                    <w:bottom w:val="none" w:sz="0" w:space="0" w:color="auto"/>
                    <w:right w:val="none" w:sz="0" w:space="0" w:color="auto"/>
                  </w:divBdr>
                </w:div>
                <w:div w:id="202863713">
                  <w:marLeft w:val="0"/>
                  <w:marRight w:val="0"/>
                  <w:marTop w:val="0"/>
                  <w:marBottom w:val="0"/>
                  <w:divBdr>
                    <w:top w:val="none" w:sz="0" w:space="0" w:color="auto"/>
                    <w:left w:val="none" w:sz="0" w:space="0" w:color="auto"/>
                    <w:bottom w:val="none" w:sz="0" w:space="0" w:color="auto"/>
                    <w:right w:val="none" w:sz="0" w:space="0" w:color="auto"/>
                  </w:divBdr>
                </w:div>
                <w:div w:id="203641283">
                  <w:marLeft w:val="0"/>
                  <w:marRight w:val="0"/>
                  <w:marTop w:val="0"/>
                  <w:marBottom w:val="0"/>
                  <w:divBdr>
                    <w:top w:val="none" w:sz="0" w:space="0" w:color="auto"/>
                    <w:left w:val="none" w:sz="0" w:space="0" w:color="auto"/>
                    <w:bottom w:val="none" w:sz="0" w:space="0" w:color="auto"/>
                    <w:right w:val="none" w:sz="0" w:space="0" w:color="auto"/>
                  </w:divBdr>
                </w:div>
                <w:div w:id="207492404">
                  <w:marLeft w:val="0"/>
                  <w:marRight w:val="0"/>
                  <w:marTop w:val="0"/>
                  <w:marBottom w:val="0"/>
                  <w:divBdr>
                    <w:top w:val="none" w:sz="0" w:space="0" w:color="auto"/>
                    <w:left w:val="none" w:sz="0" w:space="0" w:color="auto"/>
                    <w:bottom w:val="none" w:sz="0" w:space="0" w:color="auto"/>
                    <w:right w:val="none" w:sz="0" w:space="0" w:color="auto"/>
                  </w:divBdr>
                </w:div>
                <w:div w:id="208419913">
                  <w:marLeft w:val="0"/>
                  <w:marRight w:val="0"/>
                  <w:marTop w:val="0"/>
                  <w:marBottom w:val="0"/>
                  <w:divBdr>
                    <w:top w:val="none" w:sz="0" w:space="0" w:color="auto"/>
                    <w:left w:val="none" w:sz="0" w:space="0" w:color="auto"/>
                    <w:bottom w:val="none" w:sz="0" w:space="0" w:color="auto"/>
                    <w:right w:val="none" w:sz="0" w:space="0" w:color="auto"/>
                  </w:divBdr>
                </w:div>
                <w:div w:id="209002382">
                  <w:marLeft w:val="0"/>
                  <w:marRight w:val="0"/>
                  <w:marTop w:val="0"/>
                  <w:marBottom w:val="0"/>
                  <w:divBdr>
                    <w:top w:val="none" w:sz="0" w:space="0" w:color="auto"/>
                    <w:left w:val="none" w:sz="0" w:space="0" w:color="auto"/>
                    <w:bottom w:val="none" w:sz="0" w:space="0" w:color="auto"/>
                    <w:right w:val="none" w:sz="0" w:space="0" w:color="auto"/>
                  </w:divBdr>
                </w:div>
                <w:div w:id="210846270">
                  <w:marLeft w:val="0"/>
                  <w:marRight w:val="0"/>
                  <w:marTop w:val="0"/>
                  <w:marBottom w:val="0"/>
                  <w:divBdr>
                    <w:top w:val="none" w:sz="0" w:space="0" w:color="auto"/>
                    <w:left w:val="none" w:sz="0" w:space="0" w:color="auto"/>
                    <w:bottom w:val="none" w:sz="0" w:space="0" w:color="auto"/>
                    <w:right w:val="none" w:sz="0" w:space="0" w:color="auto"/>
                  </w:divBdr>
                </w:div>
                <w:div w:id="211120174">
                  <w:marLeft w:val="0"/>
                  <w:marRight w:val="0"/>
                  <w:marTop w:val="0"/>
                  <w:marBottom w:val="0"/>
                  <w:divBdr>
                    <w:top w:val="none" w:sz="0" w:space="0" w:color="auto"/>
                    <w:left w:val="none" w:sz="0" w:space="0" w:color="auto"/>
                    <w:bottom w:val="none" w:sz="0" w:space="0" w:color="auto"/>
                    <w:right w:val="none" w:sz="0" w:space="0" w:color="auto"/>
                  </w:divBdr>
                </w:div>
                <w:div w:id="211893461">
                  <w:marLeft w:val="0"/>
                  <w:marRight w:val="0"/>
                  <w:marTop w:val="0"/>
                  <w:marBottom w:val="0"/>
                  <w:divBdr>
                    <w:top w:val="none" w:sz="0" w:space="0" w:color="auto"/>
                    <w:left w:val="none" w:sz="0" w:space="0" w:color="auto"/>
                    <w:bottom w:val="none" w:sz="0" w:space="0" w:color="auto"/>
                    <w:right w:val="none" w:sz="0" w:space="0" w:color="auto"/>
                  </w:divBdr>
                </w:div>
                <w:div w:id="213202274">
                  <w:marLeft w:val="0"/>
                  <w:marRight w:val="0"/>
                  <w:marTop w:val="0"/>
                  <w:marBottom w:val="0"/>
                  <w:divBdr>
                    <w:top w:val="none" w:sz="0" w:space="0" w:color="auto"/>
                    <w:left w:val="none" w:sz="0" w:space="0" w:color="auto"/>
                    <w:bottom w:val="none" w:sz="0" w:space="0" w:color="auto"/>
                    <w:right w:val="none" w:sz="0" w:space="0" w:color="auto"/>
                  </w:divBdr>
                </w:div>
                <w:div w:id="214006980">
                  <w:marLeft w:val="0"/>
                  <w:marRight w:val="0"/>
                  <w:marTop w:val="0"/>
                  <w:marBottom w:val="0"/>
                  <w:divBdr>
                    <w:top w:val="none" w:sz="0" w:space="0" w:color="auto"/>
                    <w:left w:val="none" w:sz="0" w:space="0" w:color="auto"/>
                    <w:bottom w:val="none" w:sz="0" w:space="0" w:color="auto"/>
                    <w:right w:val="none" w:sz="0" w:space="0" w:color="auto"/>
                  </w:divBdr>
                </w:div>
                <w:div w:id="215242453">
                  <w:marLeft w:val="0"/>
                  <w:marRight w:val="0"/>
                  <w:marTop w:val="0"/>
                  <w:marBottom w:val="0"/>
                  <w:divBdr>
                    <w:top w:val="none" w:sz="0" w:space="0" w:color="auto"/>
                    <w:left w:val="none" w:sz="0" w:space="0" w:color="auto"/>
                    <w:bottom w:val="none" w:sz="0" w:space="0" w:color="auto"/>
                    <w:right w:val="none" w:sz="0" w:space="0" w:color="auto"/>
                  </w:divBdr>
                </w:div>
                <w:div w:id="215626669">
                  <w:marLeft w:val="0"/>
                  <w:marRight w:val="0"/>
                  <w:marTop w:val="0"/>
                  <w:marBottom w:val="0"/>
                  <w:divBdr>
                    <w:top w:val="none" w:sz="0" w:space="0" w:color="auto"/>
                    <w:left w:val="none" w:sz="0" w:space="0" w:color="auto"/>
                    <w:bottom w:val="none" w:sz="0" w:space="0" w:color="auto"/>
                    <w:right w:val="none" w:sz="0" w:space="0" w:color="auto"/>
                  </w:divBdr>
                </w:div>
                <w:div w:id="215818178">
                  <w:marLeft w:val="0"/>
                  <w:marRight w:val="0"/>
                  <w:marTop w:val="0"/>
                  <w:marBottom w:val="0"/>
                  <w:divBdr>
                    <w:top w:val="none" w:sz="0" w:space="0" w:color="auto"/>
                    <w:left w:val="none" w:sz="0" w:space="0" w:color="auto"/>
                    <w:bottom w:val="none" w:sz="0" w:space="0" w:color="auto"/>
                    <w:right w:val="none" w:sz="0" w:space="0" w:color="auto"/>
                  </w:divBdr>
                </w:div>
                <w:div w:id="216090744">
                  <w:marLeft w:val="0"/>
                  <w:marRight w:val="0"/>
                  <w:marTop w:val="0"/>
                  <w:marBottom w:val="0"/>
                  <w:divBdr>
                    <w:top w:val="none" w:sz="0" w:space="0" w:color="auto"/>
                    <w:left w:val="none" w:sz="0" w:space="0" w:color="auto"/>
                    <w:bottom w:val="none" w:sz="0" w:space="0" w:color="auto"/>
                    <w:right w:val="none" w:sz="0" w:space="0" w:color="auto"/>
                  </w:divBdr>
                </w:div>
                <w:div w:id="216942612">
                  <w:marLeft w:val="0"/>
                  <w:marRight w:val="0"/>
                  <w:marTop w:val="0"/>
                  <w:marBottom w:val="0"/>
                  <w:divBdr>
                    <w:top w:val="none" w:sz="0" w:space="0" w:color="auto"/>
                    <w:left w:val="none" w:sz="0" w:space="0" w:color="auto"/>
                    <w:bottom w:val="none" w:sz="0" w:space="0" w:color="auto"/>
                    <w:right w:val="none" w:sz="0" w:space="0" w:color="auto"/>
                  </w:divBdr>
                </w:div>
                <w:div w:id="217252460">
                  <w:marLeft w:val="0"/>
                  <w:marRight w:val="0"/>
                  <w:marTop w:val="0"/>
                  <w:marBottom w:val="0"/>
                  <w:divBdr>
                    <w:top w:val="none" w:sz="0" w:space="0" w:color="auto"/>
                    <w:left w:val="none" w:sz="0" w:space="0" w:color="auto"/>
                    <w:bottom w:val="none" w:sz="0" w:space="0" w:color="auto"/>
                    <w:right w:val="none" w:sz="0" w:space="0" w:color="auto"/>
                  </w:divBdr>
                </w:div>
                <w:div w:id="218056389">
                  <w:marLeft w:val="0"/>
                  <w:marRight w:val="0"/>
                  <w:marTop w:val="0"/>
                  <w:marBottom w:val="0"/>
                  <w:divBdr>
                    <w:top w:val="none" w:sz="0" w:space="0" w:color="auto"/>
                    <w:left w:val="none" w:sz="0" w:space="0" w:color="auto"/>
                    <w:bottom w:val="none" w:sz="0" w:space="0" w:color="auto"/>
                    <w:right w:val="none" w:sz="0" w:space="0" w:color="auto"/>
                  </w:divBdr>
                </w:div>
                <w:div w:id="218324404">
                  <w:marLeft w:val="0"/>
                  <w:marRight w:val="0"/>
                  <w:marTop w:val="0"/>
                  <w:marBottom w:val="0"/>
                  <w:divBdr>
                    <w:top w:val="none" w:sz="0" w:space="0" w:color="auto"/>
                    <w:left w:val="none" w:sz="0" w:space="0" w:color="auto"/>
                    <w:bottom w:val="none" w:sz="0" w:space="0" w:color="auto"/>
                    <w:right w:val="none" w:sz="0" w:space="0" w:color="auto"/>
                  </w:divBdr>
                </w:div>
                <w:div w:id="218591591">
                  <w:marLeft w:val="0"/>
                  <w:marRight w:val="0"/>
                  <w:marTop w:val="0"/>
                  <w:marBottom w:val="0"/>
                  <w:divBdr>
                    <w:top w:val="none" w:sz="0" w:space="0" w:color="auto"/>
                    <w:left w:val="none" w:sz="0" w:space="0" w:color="auto"/>
                    <w:bottom w:val="none" w:sz="0" w:space="0" w:color="auto"/>
                    <w:right w:val="none" w:sz="0" w:space="0" w:color="auto"/>
                  </w:divBdr>
                </w:div>
                <w:div w:id="218825647">
                  <w:marLeft w:val="0"/>
                  <w:marRight w:val="0"/>
                  <w:marTop w:val="0"/>
                  <w:marBottom w:val="0"/>
                  <w:divBdr>
                    <w:top w:val="none" w:sz="0" w:space="0" w:color="auto"/>
                    <w:left w:val="none" w:sz="0" w:space="0" w:color="auto"/>
                    <w:bottom w:val="none" w:sz="0" w:space="0" w:color="auto"/>
                    <w:right w:val="none" w:sz="0" w:space="0" w:color="auto"/>
                  </w:divBdr>
                </w:div>
                <w:div w:id="220218588">
                  <w:marLeft w:val="0"/>
                  <w:marRight w:val="0"/>
                  <w:marTop w:val="0"/>
                  <w:marBottom w:val="0"/>
                  <w:divBdr>
                    <w:top w:val="none" w:sz="0" w:space="0" w:color="auto"/>
                    <w:left w:val="none" w:sz="0" w:space="0" w:color="auto"/>
                    <w:bottom w:val="none" w:sz="0" w:space="0" w:color="auto"/>
                    <w:right w:val="none" w:sz="0" w:space="0" w:color="auto"/>
                  </w:divBdr>
                </w:div>
                <w:div w:id="220530895">
                  <w:marLeft w:val="0"/>
                  <w:marRight w:val="0"/>
                  <w:marTop w:val="0"/>
                  <w:marBottom w:val="0"/>
                  <w:divBdr>
                    <w:top w:val="none" w:sz="0" w:space="0" w:color="auto"/>
                    <w:left w:val="none" w:sz="0" w:space="0" w:color="auto"/>
                    <w:bottom w:val="none" w:sz="0" w:space="0" w:color="auto"/>
                    <w:right w:val="none" w:sz="0" w:space="0" w:color="auto"/>
                  </w:divBdr>
                </w:div>
                <w:div w:id="221063346">
                  <w:marLeft w:val="0"/>
                  <w:marRight w:val="0"/>
                  <w:marTop w:val="0"/>
                  <w:marBottom w:val="0"/>
                  <w:divBdr>
                    <w:top w:val="none" w:sz="0" w:space="0" w:color="auto"/>
                    <w:left w:val="none" w:sz="0" w:space="0" w:color="auto"/>
                    <w:bottom w:val="none" w:sz="0" w:space="0" w:color="auto"/>
                    <w:right w:val="none" w:sz="0" w:space="0" w:color="auto"/>
                  </w:divBdr>
                </w:div>
                <w:div w:id="221134080">
                  <w:marLeft w:val="0"/>
                  <w:marRight w:val="0"/>
                  <w:marTop w:val="0"/>
                  <w:marBottom w:val="0"/>
                  <w:divBdr>
                    <w:top w:val="none" w:sz="0" w:space="0" w:color="auto"/>
                    <w:left w:val="none" w:sz="0" w:space="0" w:color="auto"/>
                    <w:bottom w:val="none" w:sz="0" w:space="0" w:color="auto"/>
                    <w:right w:val="none" w:sz="0" w:space="0" w:color="auto"/>
                  </w:divBdr>
                </w:div>
                <w:div w:id="222375086">
                  <w:marLeft w:val="0"/>
                  <w:marRight w:val="0"/>
                  <w:marTop w:val="0"/>
                  <w:marBottom w:val="0"/>
                  <w:divBdr>
                    <w:top w:val="none" w:sz="0" w:space="0" w:color="auto"/>
                    <w:left w:val="none" w:sz="0" w:space="0" w:color="auto"/>
                    <w:bottom w:val="none" w:sz="0" w:space="0" w:color="auto"/>
                    <w:right w:val="none" w:sz="0" w:space="0" w:color="auto"/>
                  </w:divBdr>
                </w:div>
                <w:div w:id="222378070">
                  <w:marLeft w:val="0"/>
                  <w:marRight w:val="0"/>
                  <w:marTop w:val="0"/>
                  <w:marBottom w:val="0"/>
                  <w:divBdr>
                    <w:top w:val="none" w:sz="0" w:space="0" w:color="auto"/>
                    <w:left w:val="none" w:sz="0" w:space="0" w:color="auto"/>
                    <w:bottom w:val="none" w:sz="0" w:space="0" w:color="auto"/>
                    <w:right w:val="none" w:sz="0" w:space="0" w:color="auto"/>
                  </w:divBdr>
                </w:div>
                <w:div w:id="222566107">
                  <w:marLeft w:val="0"/>
                  <w:marRight w:val="0"/>
                  <w:marTop w:val="0"/>
                  <w:marBottom w:val="0"/>
                  <w:divBdr>
                    <w:top w:val="none" w:sz="0" w:space="0" w:color="auto"/>
                    <w:left w:val="none" w:sz="0" w:space="0" w:color="auto"/>
                    <w:bottom w:val="none" w:sz="0" w:space="0" w:color="auto"/>
                    <w:right w:val="none" w:sz="0" w:space="0" w:color="auto"/>
                  </w:divBdr>
                </w:div>
                <w:div w:id="222718622">
                  <w:marLeft w:val="0"/>
                  <w:marRight w:val="0"/>
                  <w:marTop w:val="0"/>
                  <w:marBottom w:val="0"/>
                  <w:divBdr>
                    <w:top w:val="none" w:sz="0" w:space="0" w:color="auto"/>
                    <w:left w:val="none" w:sz="0" w:space="0" w:color="auto"/>
                    <w:bottom w:val="none" w:sz="0" w:space="0" w:color="auto"/>
                    <w:right w:val="none" w:sz="0" w:space="0" w:color="auto"/>
                  </w:divBdr>
                </w:div>
                <w:div w:id="222958430">
                  <w:marLeft w:val="0"/>
                  <w:marRight w:val="0"/>
                  <w:marTop w:val="0"/>
                  <w:marBottom w:val="0"/>
                  <w:divBdr>
                    <w:top w:val="none" w:sz="0" w:space="0" w:color="auto"/>
                    <w:left w:val="none" w:sz="0" w:space="0" w:color="auto"/>
                    <w:bottom w:val="none" w:sz="0" w:space="0" w:color="auto"/>
                    <w:right w:val="none" w:sz="0" w:space="0" w:color="auto"/>
                  </w:divBdr>
                </w:div>
                <w:div w:id="224923590">
                  <w:marLeft w:val="0"/>
                  <w:marRight w:val="0"/>
                  <w:marTop w:val="0"/>
                  <w:marBottom w:val="0"/>
                  <w:divBdr>
                    <w:top w:val="none" w:sz="0" w:space="0" w:color="auto"/>
                    <w:left w:val="none" w:sz="0" w:space="0" w:color="auto"/>
                    <w:bottom w:val="none" w:sz="0" w:space="0" w:color="auto"/>
                    <w:right w:val="none" w:sz="0" w:space="0" w:color="auto"/>
                  </w:divBdr>
                </w:div>
                <w:div w:id="225334898">
                  <w:marLeft w:val="0"/>
                  <w:marRight w:val="0"/>
                  <w:marTop w:val="0"/>
                  <w:marBottom w:val="0"/>
                  <w:divBdr>
                    <w:top w:val="none" w:sz="0" w:space="0" w:color="auto"/>
                    <w:left w:val="none" w:sz="0" w:space="0" w:color="auto"/>
                    <w:bottom w:val="none" w:sz="0" w:space="0" w:color="auto"/>
                    <w:right w:val="none" w:sz="0" w:space="0" w:color="auto"/>
                  </w:divBdr>
                </w:div>
                <w:div w:id="227880196">
                  <w:marLeft w:val="0"/>
                  <w:marRight w:val="0"/>
                  <w:marTop w:val="0"/>
                  <w:marBottom w:val="0"/>
                  <w:divBdr>
                    <w:top w:val="none" w:sz="0" w:space="0" w:color="auto"/>
                    <w:left w:val="none" w:sz="0" w:space="0" w:color="auto"/>
                    <w:bottom w:val="none" w:sz="0" w:space="0" w:color="auto"/>
                    <w:right w:val="none" w:sz="0" w:space="0" w:color="auto"/>
                  </w:divBdr>
                </w:div>
                <w:div w:id="228537216">
                  <w:marLeft w:val="0"/>
                  <w:marRight w:val="0"/>
                  <w:marTop w:val="0"/>
                  <w:marBottom w:val="0"/>
                  <w:divBdr>
                    <w:top w:val="none" w:sz="0" w:space="0" w:color="auto"/>
                    <w:left w:val="none" w:sz="0" w:space="0" w:color="auto"/>
                    <w:bottom w:val="none" w:sz="0" w:space="0" w:color="auto"/>
                    <w:right w:val="none" w:sz="0" w:space="0" w:color="auto"/>
                  </w:divBdr>
                </w:div>
                <w:div w:id="228544395">
                  <w:marLeft w:val="0"/>
                  <w:marRight w:val="0"/>
                  <w:marTop w:val="0"/>
                  <w:marBottom w:val="0"/>
                  <w:divBdr>
                    <w:top w:val="none" w:sz="0" w:space="0" w:color="auto"/>
                    <w:left w:val="none" w:sz="0" w:space="0" w:color="auto"/>
                    <w:bottom w:val="none" w:sz="0" w:space="0" w:color="auto"/>
                    <w:right w:val="none" w:sz="0" w:space="0" w:color="auto"/>
                  </w:divBdr>
                </w:div>
                <w:div w:id="228813524">
                  <w:marLeft w:val="0"/>
                  <w:marRight w:val="0"/>
                  <w:marTop w:val="0"/>
                  <w:marBottom w:val="0"/>
                  <w:divBdr>
                    <w:top w:val="none" w:sz="0" w:space="0" w:color="auto"/>
                    <w:left w:val="none" w:sz="0" w:space="0" w:color="auto"/>
                    <w:bottom w:val="none" w:sz="0" w:space="0" w:color="auto"/>
                    <w:right w:val="none" w:sz="0" w:space="0" w:color="auto"/>
                  </w:divBdr>
                </w:div>
                <w:div w:id="229074456">
                  <w:marLeft w:val="0"/>
                  <w:marRight w:val="0"/>
                  <w:marTop w:val="0"/>
                  <w:marBottom w:val="0"/>
                  <w:divBdr>
                    <w:top w:val="none" w:sz="0" w:space="0" w:color="auto"/>
                    <w:left w:val="none" w:sz="0" w:space="0" w:color="auto"/>
                    <w:bottom w:val="none" w:sz="0" w:space="0" w:color="auto"/>
                    <w:right w:val="none" w:sz="0" w:space="0" w:color="auto"/>
                  </w:divBdr>
                </w:div>
                <w:div w:id="230431199">
                  <w:marLeft w:val="0"/>
                  <w:marRight w:val="0"/>
                  <w:marTop w:val="0"/>
                  <w:marBottom w:val="0"/>
                  <w:divBdr>
                    <w:top w:val="none" w:sz="0" w:space="0" w:color="auto"/>
                    <w:left w:val="none" w:sz="0" w:space="0" w:color="auto"/>
                    <w:bottom w:val="none" w:sz="0" w:space="0" w:color="auto"/>
                    <w:right w:val="none" w:sz="0" w:space="0" w:color="auto"/>
                  </w:divBdr>
                </w:div>
                <w:div w:id="230774610">
                  <w:marLeft w:val="0"/>
                  <w:marRight w:val="0"/>
                  <w:marTop w:val="0"/>
                  <w:marBottom w:val="0"/>
                  <w:divBdr>
                    <w:top w:val="none" w:sz="0" w:space="0" w:color="auto"/>
                    <w:left w:val="none" w:sz="0" w:space="0" w:color="auto"/>
                    <w:bottom w:val="none" w:sz="0" w:space="0" w:color="auto"/>
                    <w:right w:val="none" w:sz="0" w:space="0" w:color="auto"/>
                  </w:divBdr>
                </w:div>
                <w:div w:id="230887740">
                  <w:marLeft w:val="0"/>
                  <w:marRight w:val="0"/>
                  <w:marTop w:val="0"/>
                  <w:marBottom w:val="0"/>
                  <w:divBdr>
                    <w:top w:val="none" w:sz="0" w:space="0" w:color="auto"/>
                    <w:left w:val="none" w:sz="0" w:space="0" w:color="auto"/>
                    <w:bottom w:val="none" w:sz="0" w:space="0" w:color="auto"/>
                    <w:right w:val="none" w:sz="0" w:space="0" w:color="auto"/>
                  </w:divBdr>
                </w:div>
                <w:div w:id="231238045">
                  <w:marLeft w:val="0"/>
                  <w:marRight w:val="0"/>
                  <w:marTop w:val="0"/>
                  <w:marBottom w:val="0"/>
                  <w:divBdr>
                    <w:top w:val="none" w:sz="0" w:space="0" w:color="auto"/>
                    <w:left w:val="none" w:sz="0" w:space="0" w:color="auto"/>
                    <w:bottom w:val="none" w:sz="0" w:space="0" w:color="auto"/>
                    <w:right w:val="none" w:sz="0" w:space="0" w:color="auto"/>
                  </w:divBdr>
                </w:div>
                <w:div w:id="231355552">
                  <w:marLeft w:val="0"/>
                  <w:marRight w:val="0"/>
                  <w:marTop w:val="0"/>
                  <w:marBottom w:val="0"/>
                  <w:divBdr>
                    <w:top w:val="none" w:sz="0" w:space="0" w:color="auto"/>
                    <w:left w:val="none" w:sz="0" w:space="0" w:color="auto"/>
                    <w:bottom w:val="none" w:sz="0" w:space="0" w:color="auto"/>
                    <w:right w:val="none" w:sz="0" w:space="0" w:color="auto"/>
                  </w:divBdr>
                </w:div>
                <w:div w:id="231934623">
                  <w:marLeft w:val="0"/>
                  <w:marRight w:val="0"/>
                  <w:marTop w:val="0"/>
                  <w:marBottom w:val="0"/>
                  <w:divBdr>
                    <w:top w:val="none" w:sz="0" w:space="0" w:color="auto"/>
                    <w:left w:val="none" w:sz="0" w:space="0" w:color="auto"/>
                    <w:bottom w:val="none" w:sz="0" w:space="0" w:color="auto"/>
                    <w:right w:val="none" w:sz="0" w:space="0" w:color="auto"/>
                  </w:divBdr>
                </w:div>
                <w:div w:id="232784913">
                  <w:marLeft w:val="0"/>
                  <w:marRight w:val="0"/>
                  <w:marTop w:val="0"/>
                  <w:marBottom w:val="0"/>
                  <w:divBdr>
                    <w:top w:val="none" w:sz="0" w:space="0" w:color="auto"/>
                    <w:left w:val="none" w:sz="0" w:space="0" w:color="auto"/>
                    <w:bottom w:val="none" w:sz="0" w:space="0" w:color="auto"/>
                    <w:right w:val="none" w:sz="0" w:space="0" w:color="auto"/>
                  </w:divBdr>
                </w:div>
                <w:div w:id="232855558">
                  <w:marLeft w:val="0"/>
                  <w:marRight w:val="0"/>
                  <w:marTop w:val="0"/>
                  <w:marBottom w:val="0"/>
                  <w:divBdr>
                    <w:top w:val="none" w:sz="0" w:space="0" w:color="auto"/>
                    <w:left w:val="none" w:sz="0" w:space="0" w:color="auto"/>
                    <w:bottom w:val="none" w:sz="0" w:space="0" w:color="auto"/>
                    <w:right w:val="none" w:sz="0" w:space="0" w:color="auto"/>
                  </w:divBdr>
                </w:div>
                <w:div w:id="234975014">
                  <w:marLeft w:val="0"/>
                  <w:marRight w:val="0"/>
                  <w:marTop w:val="0"/>
                  <w:marBottom w:val="0"/>
                  <w:divBdr>
                    <w:top w:val="none" w:sz="0" w:space="0" w:color="auto"/>
                    <w:left w:val="none" w:sz="0" w:space="0" w:color="auto"/>
                    <w:bottom w:val="none" w:sz="0" w:space="0" w:color="auto"/>
                    <w:right w:val="none" w:sz="0" w:space="0" w:color="auto"/>
                  </w:divBdr>
                </w:div>
                <w:div w:id="235088013">
                  <w:marLeft w:val="0"/>
                  <w:marRight w:val="0"/>
                  <w:marTop w:val="0"/>
                  <w:marBottom w:val="0"/>
                  <w:divBdr>
                    <w:top w:val="none" w:sz="0" w:space="0" w:color="auto"/>
                    <w:left w:val="none" w:sz="0" w:space="0" w:color="auto"/>
                    <w:bottom w:val="none" w:sz="0" w:space="0" w:color="auto"/>
                    <w:right w:val="none" w:sz="0" w:space="0" w:color="auto"/>
                  </w:divBdr>
                </w:div>
                <w:div w:id="236331495">
                  <w:marLeft w:val="0"/>
                  <w:marRight w:val="0"/>
                  <w:marTop w:val="0"/>
                  <w:marBottom w:val="0"/>
                  <w:divBdr>
                    <w:top w:val="none" w:sz="0" w:space="0" w:color="auto"/>
                    <w:left w:val="none" w:sz="0" w:space="0" w:color="auto"/>
                    <w:bottom w:val="none" w:sz="0" w:space="0" w:color="auto"/>
                    <w:right w:val="none" w:sz="0" w:space="0" w:color="auto"/>
                  </w:divBdr>
                </w:div>
                <w:div w:id="236674088">
                  <w:marLeft w:val="0"/>
                  <w:marRight w:val="0"/>
                  <w:marTop w:val="0"/>
                  <w:marBottom w:val="0"/>
                  <w:divBdr>
                    <w:top w:val="none" w:sz="0" w:space="0" w:color="auto"/>
                    <w:left w:val="none" w:sz="0" w:space="0" w:color="auto"/>
                    <w:bottom w:val="none" w:sz="0" w:space="0" w:color="auto"/>
                    <w:right w:val="none" w:sz="0" w:space="0" w:color="auto"/>
                  </w:divBdr>
                </w:div>
                <w:div w:id="238711705">
                  <w:marLeft w:val="0"/>
                  <w:marRight w:val="0"/>
                  <w:marTop w:val="0"/>
                  <w:marBottom w:val="0"/>
                  <w:divBdr>
                    <w:top w:val="none" w:sz="0" w:space="0" w:color="auto"/>
                    <w:left w:val="none" w:sz="0" w:space="0" w:color="auto"/>
                    <w:bottom w:val="none" w:sz="0" w:space="0" w:color="auto"/>
                    <w:right w:val="none" w:sz="0" w:space="0" w:color="auto"/>
                  </w:divBdr>
                </w:div>
                <w:div w:id="239142297">
                  <w:marLeft w:val="0"/>
                  <w:marRight w:val="0"/>
                  <w:marTop w:val="0"/>
                  <w:marBottom w:val="0"/>
                  <w:divBdr>
                    <w:top w:val="none" w:sz="0" w:space="0" w:color="auto"/>
                    <w:left w:val="none" w:sz="0" w:space="0" w:color="auto"/>
                    <w:bottom w:val="none" w:sz="0" w:space="0" w:color="auto"/>
                    <w:right w:val="none" w:sz="0" w:space="0" w:color="auto"/>
                  </w:divBdr>
                </w:div>
                <w:div w:id="242225413">
                  <w:marLeft w:val="0"/>
                  <w:marRight w:val="0"/>
                  <w:marTop w:val="0"/>
                  <w:marBottom w:val="0"/>
                  <w:divBdr>
                    <w:top w:val="none" w:sz="0" w:space="0" w:color="auto"/>
                    <w:left w:val="none" w:sz="0" w:space="0" w:color="auto"/>
                    <w:bottom w:val="none" w:sz="0" w:space="0" w:color="auto"/>
                    <w:right w:val="none" w:sz="0" w:space="0" w:color="auto"/>
                  </w:divBdr>
                </w:div>
                <w:div w:id="243346852">
                  <w:marLeft w:val="0"/>
                  <w:marRight w:val="0"/>
                  <w:marTop w:val="0"/>
                  <w:marBottom w:val="0"/>
                  <w:divBdr>
                    <w:top w:val="none" w:sz="0" w:space="0" w:color="auto"/>
                    <w:left w:val="none" w:sz="0" w:space="0" w:color="auto"/>
                    <w:bottom w:val="none" w:sz="0" w:space="0" w:color="auto"/>
                    <w:right w:val="none" w:sz="0" w:space="0" w:color="auto"/>
                  </w:divBdr>
                </w:div>
                <w:div w:id="243489145">
                  <w:marLeft w:val="0"/>
                  <w:marRight w:val="0"/>
                  <w:marTop w:val="0"/>
                  <w:marBottom w:val="0"/>
                  <w:divBdr>
                    <w:top w:val="none" w:sz="0" w:space="0" w:color="auto"/>
                    <w:left w:val="none" w:sz="0" w:space="0" w:color="auto"/>
                    <w:bottom w:val="none" w:sz="0" w:space="0" w:color="auto"/>
                    <w:right w:val="none" w:sz="0" w:space="0" w:color="auto"/>
                  </w:divBdr>
                </w:div>
                <w:div w:id="243729983">
                  <w:marLeft w:val="0"/>
                  <w:marRight w:val="0"/>
                  <w:marTop w:val="0"/>
                  <w:marBottom w:val="0"/>
                  <w:divBdr>
                    <w:top w:val="none" w:sz="0" w:space="0" w:color="auto"/>
                    <w:left w:val="none" w:sz="0" w:space="0" w:color="auto"/>
                    <w:bottom w:val="none" w:sz="0" w:space="0" w:color="auto"/>
                    <w:right w:val="none" w:sz="0" w:space="0" w:color="auto"/>
                  </w:divBdr>
                </w:div>
                <w:div w:id="244995138">
                  <w:marLeft w:val="0"/>
                  <w:marRight w:val="0"/>
                  <w:marTop w:val="0"/>
                  <w:marBottom w:val="0"/>
                  <w:divBdr>
                    <w:top w:val="none" w:sz="0" w:space="0" w:color="auto"/>
                    <w:left w:val="none" w:sz="0" w:space="0" w:color="auto"/>
                    <w:bottom w:val="none" w:sz="0" w:space="0" w:color="auto"/>
                    <w:right w:val="none" w:sz="0" w:space="0" w:color="auto"/>
                  </w:divBdr>
                </w:div>
                <w:div w:id="245118617">
                  <w:marLeft w:val="0"/>
                  <w:marRight w:val="0"/>
                  <w:marTop w:val="0"/>
                  <w:marBottom w:val="0"/>
                  <w:divBdr>
                    <w:top w:val="none" w:sz="0" w:space="0" w:color="auto"/>
                    <w:left w:val="none" w:sz="0" w:space="0" w:color="auto"/>
                    <w:bottom w:val="none" w:sz="0" w:space="0" w:color="auto"/>
                    <w:right w:val="none" w:sz="0" w:space="0" w:color="auto"/>
                  </w:divBdr>
                </w:div>
                <w:div w:id="246303465">
                  <w:marLeft w:val="0"/>
                  <w:marRight w:val="0"/>
                  <w:marTop w:val="0"/>
                  <w:marBottom w:val="0"/>
                  <w:divBdr>
                    <w:top w:val="none" w:sz="0" w:space="0" w:color="auto"/>
                    <w:left w:val="none" w:sz="0" w:space="0" w:color="auto"/>
                    <w:bottom w:val="none" w:sz="0" w:space="0" w:color="auto"/>
                    <w:right w:val="none" w:sz="0" w:space="0" w:color="auto"/>
                  </w:divBdr>
                </w:div>
                <w:div w:id="246303839">
                  <w:marLeft w:val="0"/>
                  <w:marRight w:val="0"/>
                  <w:marTop w:val="0"/>
                  <w:marBottom w:val="0"/>
                  <w:divBdr>
                    <w:top w:val="none" w:sz="0" w:space="0" w:color="auto"/>
                    <w:left w:val="none" w:sz="0" w:space="0" w:color="auto"/>
                    <w:bottom w:val="none" w:sz="0" w:space="0" w:color="auto"/>
                    <w:right w:val="none" w:sz="0" w:space="0" w:color="auto"/>
                  </w:divBdr>
                </w:div>
                <w:div w:id="247885975">
                  <w:marLeft w:val="0"/>
                  <w:marRight w:val="0"/>
                  <w:marTop w:val="0"/>
                  <w:marBottom w:val="0"/>
                  <w:divBdr>
                    <w:top w:val="none" w:sz="0" w:space="0" w:color="auto"/>
                    <w:left w:val="none" w:sz="0" w:space="0" w:color="auto"/>
                    <w:bottom w:val="none" w:sz="0" w:space="0" w:color="auto"/>
                    <w:right w:val="none" w:sz="0" w:space="0" w:color="auto"/>
                  </w:divBdr>
                </w:div>
                <w:div w:id="249430332">
                  <w:marLeft w:val="0"/>
                  <w:marRight w:val="0"/>
                  <w:marTop w:val="0"/>
                  <w:marBottom w:val="0"/>
                  <w:divBdr>
                    <w:top w:val="none" w:sz="0" w:space="0" w:color="auto"/>
                    <w:left w:val="none" w:sz="0" w:space="0" w:color="auto"/>
                    <w:bottom w:val="none" w:sz="0" w:space="0" w:color="auto"/>
                    <w:right w:val="none" w:sz="0" w:space="0" w:color="auto"/>
                  </w:divBdr>
                </w:div>
                <w:div w:id="249513368">
                  <w:marLeft w:val="0"/>
                  <w:marRight w:val="0"/>
                  <w:marTop w:val="0"/>
                  <w:marBottom w:val="0"/>
                  <w:divBdr>
                    <w:top w:val="none" w:sz="0" w:space="0" w:color="auto"/>
                    <w:left w:val="none" w:sz="0" w:space="0" w:color="auto"/>
                    <w:bottom w:val="none" w:sz="0" w:space="0" w:color="auto"/>
                    <w:right w:val="none" w:sz="0" w:space="0" w:color="auto"/>
                  </w:divBdr>
                </w:div>
                <w:div w:id="250282523">
                  <w:marLeft w:val="0"/>
                  <w:marRight w:val="0"/>
                  <w:marTop w:val="0"/>
                  <w:marBottom w:val="0"/>
                  <w:divBdr>
                    <w:top w:val="none" w:sz="0" w:space="0" w:color="auto"/>
                    <w:left w:val="none" w:sz="0" w:space="0" w:color="auto"/>
                    <w:bottom w:val="none" w:sz="0" w:space="0" w:color="auto"/>
                    <w:right w:val="none" w:sz="0" w:space="0" w:color="auto"/>
                  </w:divBdr>
                </w:div>
                <w:div w:id="251741388">
                  <w:marLeft w:val="0"/>
                  <w:marRight w:val="0"/>
                  <w:marTop w:val="0"/>
                  <w:marBottom w:val="0"/>
                  <w:divBdr>
                    <w:top w:val="none" w:sz="0" w:space="0" w:color="auto"/>
                    <w:left w:val="none" w:sz="0" w:space="0" w:color="auto"/>
                    <w:bottom w:val="none" w:sz="0" w:space="0" w:color="auto"/>
                    <w:right w:val="none" w:sz="0" w:space="0" w:color="auto"/>
                  </w:divBdr>
                </w:div>
                <w:div w:id="252594948">
                  <w:marLeft w:val="0"/>
                  <w:marRight w:val="0"/>
                  <w:marTop w:val="0"/>
                  <w:marBottom w:val="0"/>
                  <w:divBdr>
                    <w:top w:val="none" w:sz="0" w:space="0" w:color="auto"/>
                    <w:left w:val="none" w:sz="0" w:space="0" w:color="auto"/>
                    <w:bottom w:val="none" w:sz="0" w:space="0" w:color="auto"/>
                    <w:right w:val="none" w:sz="0" w:space="0" w:color="auto"/>
                  </w:divBdr>
                </w:div>
                <w:div w:id="254166317">
                  <w:marLeft w:val="0"/>
                  <w:marRight w:val="0"/>
                  <w:marTop w:val="0"/>
                  <w:marBottom w:val="0"/>
                  <w:divBdr>
                    <w:top w:val="none" w:sz="0" w:space="0" w:color="auto"/>
                    <w:left w:val="none" w:sz="0" w:space="0" w:color="auto"/>
                    <w:bottom w:val="none" w:sz="0" w:space="0" w:color="auto"/>
                    <w:right w:val="none" w:sz="0" w:space="0" w:color="auto"/>
                  </w:divBdr>
                </w:div>
                <w:div w:id="254243824">
                  <w:marLeft w:val="0"/>
                  <w:marRight w:val="0"/>
                  <w:marTop w:val="0"/>
                  <w:marBottom w:val="0"/>
                  <w:divBdr>
                    <w:top w:val="none" w:sz="0" w:space="0" w:color="auto"/>
                    <w:left w:val="none" w:sz="0" w:space="0" w:color="auto"/>
                    <w:bottom w:val="none" w:sz="0" w:space="0" w:color="auto"/>
                    <w:right w:val="none" w:sz="0" w:space="0" w:color="auto"/>
                  </w:divBdr>
                </w:div>
                <w:div w:id="254368055">
                  <w:marLeft w:val="0"/>
                  <w:marRight w:val="0"/>
                  <w:marTop w:val="0"/>
                  <w:marBottom w:val="0"/>
                  <w:divBdr>
                    <w:top w:val="none" w:sz="0" w:space="0" w:color="auto"/>
                    <w:left w:val="none" w:sz="0" w:space="0" w:color="auto"/>
                    <w:bottom w:val="none" w:sz="0" w:space="0" w:color="auto"/>
                    <w:right w:val="none" w:sz="0" w:space="0" w:color="auto"/>
                  </w:divBdr>
                </w:div>
                <w:div w:id="255018500">
                  <w:marLeft w:val="0"/>
                  <w:marRight w:val="0"/>
                  <w:marTop w:val="0"/>
                  <w:marBottom w:val="0"/>
                  <w:divBdr>
                    <w:top w:val="none" w:sz="0" w:space="0" w:color="auto"/>
                    <w:left w:val="none" w:sz="0" w:space="0" w:color="auto"/>
                    <w:bottom w:val="none" w:sz="0" w:space="0" w:color="auto"/>
                    <w:right w:val="none" w:sz="0" w:space="0" w:color="auto"/>
                  </w:divBdr>
                </w:div>
                <w:div w:id="256207569">
                  <w:marLeft w:val="0"/>
                  <w:marRight w:val="0"/>
                  <w:marTop w:val="0"/>
                  <w:marBottom w:val="0"/>
                  <w:divBdr>
                    <w:top w:val="none" w:sz="0" w:space="0" w:color="auto"/>
                    <w:left w:val="none" w:sz="0" w:space="0" w:color="auto"/>
                    <w:bottom w:val="none" w:sz="0" w:space="0" w:color="auto"/>
                    <w:right w:val="none" w:sz="0" w:space="0" w:color="auto"/>
                  </w:divBdr>
                </w:div>
                <w:div w:id="256980617">
                  <w:marLeft w:val="0"/>
                  <w:marRight w:val="0"/>
                  <w:marTop w:val="0"/>
                  <w:marBottom w:val="0"/>
                  <w:divBdr>
                    <w:top w:val="none" w:sz="0" w:space="0" w:color="auto"/>
                    <w:left w:val="none" w:sz="0" w:space="0" w:color="auto"/>
                    <w:bottom w:val="none" w:sz="0" w:space="0" w:color="auto"/>
                    <w:right w:val="none" w:sz="0" w:space="0" w:color="auto"/>
                  </w:divBdr>
                </w:div>
                <w:div w:id="257325536">
                  <w:marLeft w:val="0"/>
                  <w:marRight w:val="0"/>
                  <w:marTop w:val="0"/>
                  <w:marBottom w:val="0"/>
                  <w:divBdr>
                    <w:top w:val="none" w:sz="0" w:space="0" w:color="auto"/>
                    <w:left w:val="none" w:sz="0" w:space="0" w:color="auto"/>
                    <w:bottom w:val="none" w:sz="0" w:space="0" w:color="auto"/>
                    <w:right w:val="none" w:sz="0" w:space="0" w:color="auto"/>
                  </w:divBdr>
                </w:div>
                <w:div w:id="259221094">
                  <w:marLeft w:val="0"/>
                  <w:marRight w:val="0"/>
                  <w:marTop w:val="0"/>
                  <w:marBottom w:val="0"/>
                  <w:divBdr>
                    <w:top w:val="none" w:sz="0" w:space="0" w:color="auto"/>
                    <w:left w:val="none" w:sz="0" w:space="0" w:color="auto"/>
                    <w:bottom w:val="none" w:sz="0" w:space="0" w:color="auto"/>
                    <w:right w:val="none" w:sz="0" w:space="0" w:color="auto"/>
                  </w:divBdr>
                </w:div>
                <w:div w:id="259995654">
                  <w:marLeft w:val="0"/>
                  <w:marRight w:val="0"/>
                  <w:marTop w:val="0"/>
                  <w:marBottom w:val="0"/>
                  <w:divBdr>
                    <w:top w:val="none" w:sz="0" w:space="0" w:color="auto"/>
                    <w:left w:val="none" w:sz="0" w:space="0" w:color="auto"/>
                    <w:bottom w:val="none" w:sz="0" w:space="0" w:color="auto"/>
                    <w:right w:val="none" w:sz="0" w:space="0" w:color="auto"/>
                  </w:divBdr>
                </w:div>
                <w:div w:id="261646860">
                  <w:marLeft w:val="0"/>
                  <w:marRight w:val="0"/>
                  <w:marTop w:val="0"/>
                  <w:marBottom w:val="0"/>
                  <w:divBdr>
                    <w:top w:val="none" w:sz="0" w:space="0" w:color="auto"/>
                    <w:left w:val="none" w:sz="0" w:space="0" w:color="auto"/>
                    <w:bottom w:val="none" w:sz="0" w:space="0" w:color="auto"/>
                    <w:right w:val="none" w:sz="0" w:space="0" w:color="auto"/>
                  </w:divBdr>
                </w:div>
                <w:div w:id="261885920">
                  <w:marLeft w:val="0"/>
                  <w:marRight w:val="0"/>
                  <w:marTop w:val="0"/>
                  <w:marBottom w:val="0"/>
                  <w:divBdr>
                    <w:top w:val="none" w:sz="0" w:space="0" w:color="auto"/>
                    <w:left w:val="none" w:sz="0" w:space="0" w:color="auto"/>
                    <w:bottom w:val="none" w:sz="0" w:space="0" w:color="auto"/>
                    <w:right w:val="none" w:sz="0" w:space="0" w:color="auto"/>
                  </w:divBdr>
                </w:div>
                <w:div w:id="261887691">
                  <w:marLeft w:val="0"/>
                  <w:marRight w:val="0"/>
                  <w:marTop w:val="0"/>
                  <w:marBottom w:val="0"/>
                  <w:divBdr>
                    <w:top w:val="none" w:sz="0" w:space="0" w:color="auto"/>
                    <w:left w:val="none" w:sz="0" w:space="0" w:color="auto"/>
                    <w:bottom w:val="none" w:sz="0" w:space="0" w:color="auto"/>
                    <w:right w:val="none" w:sz="0" w:space="0" w:color="auto"/>
                  </w:divBdr>
                </w:div>
                <w:div w:id="262420687">
                  <w:marLeft w:val="0"/>
                  <w:marRight w:val="0"/>
                  <w:marTop w:val="0"/>
                  <w:marBottom w:val="0"/>
                  <w:divBdr>
                    <w:top w:val="none" w:sz="0" w:space="0" w:color="auto"/>
                    <w:left w:val="none" w:sz="0" w:space="0" w:color="auto"/>
                    <w:bottom w:val="none" w:sz="0" w:space="0" w:color="auto"/>
                    <w:right w:val="none" w:sz="0" w:space="0" w:color="auto"/>
                  </w:divBdr>
                </w:div>
                <w:div w:id="262763957">
                  <w:marLeft w:val="0"/>
                  <w:marRight w:val="0"/>
                  <w:marTop w:val="0"/>
                  <w:marBottom w:val="0"/>
                  <w:divBdr>
                    <w:top w:val="none" w:sz="0" w:space="0" w:color="auto"/>
                    <w:left w:val="none" w:sz="0" w:space="0" w:color="auto"/>
                    <w:bottom w:val="none" w:sz="0" w:space="0" w:color="auto"/>
                    <w:right w:val="none" w:sz="0" w:space="0" w:color="auto"/>
                  </w:divBdr>
                </w:div>
                <w:div w:id="263416698">
                  <w:marLeft w:val="0"/>
                  <w:marRight w:val="0"/>
                  <w:marTop w:val="0"/>
                  <w:marBottom w:val="0"/>
                  <w:divBdr>
                    <w:top w:val="none" w:sz="0" w:space="0" w:color="auto"/>
                    <w:left w:val="none" w:sz="0" w:space="0" w:color="auto"/>
                    <w:bottom w:val="none" w:sz="0" w:space="0" w:color="auto"/>
                    <w:right w:val="none" w:sz="0" w:space="0" w:color="auto"/>
                  </w:divBdr>
                </w:div>
                <w:div w:id="264584079">
                  <w:marLeft w:val="0"/>
                  <w:marRight w:val="0"/>
                  <w:marTop w:val="0"/>
                  <w:marBottom w:val="0"/>
                  <w:divBdr>
                    <w:top w:val="none" w:sz="0" w:space="0" w:color="auto"/>
                    <w:left w:val="none" w:sz="0" w:space="0" w:color="auto"/>
                    <w:bottom w:val="none" w:sz="0" w:space="0" w:color="auto"/>
                    <w:right w:val="none" w:sz="0" w:space="0" w:color="auto"/>
                  </w:divBdr>
                </w:div>
                <w:div w:id="264775508">
                  <w:marLeft w:val="0"/>
                  <w:marRight w:val="0"/>
                  <w:marTop w:val="0"/>
                  <w:marBottom w:val="0"/>
                  <w:divBdr>
                    <w:top w:val="none" w:sz="0" w:space="0" w:color="auto"/>
                    <w:left w:val="none" w:sz="0" w:space="0" w:color="auto"/>
                    <w:bottom w:val="none" w:sz="0" w:space="0" w:color="auto"/>
                    <w:right w:val="none" w:sz="0" w:space="0" w:color="auto"/>
                  </w:divBdr>
                </w:div>
                <w:div w:id="266155678">
                  <w:marLeft w:val="0"/>
                  <w:marRight w:val="0"/>
                  <w:marTop w:val="0"/>
                  <w:marBottom w:val="0"/>
                  <w:divBdr>
                    <w:top w:val="none" w:sz="0" w:space="0" w:color="auto"/>
                    <w:left w:val="none" w:sz="0" w:space="0" w:color="auto"/>
                    <w:bottom w:val="none" w:sz="0" w:space="0" w:color="auto"/>
                    <w:right w:val="none" w:sz="0" w:space="0" w:color="auto"/>
                  </w:divBdr>
                </w:div>
                <w:div w:id="266543738">
                  <w:marLeft w:val="0"/>
                  <w:marRight w:val="0"/>
                  <w:marTop w:val="0"/>
                  <w:marBottom w:val="0"/>
                  <w:divBdr>
                    <w:top w:val="none" w:sz="0" w:space="0" w:color="auto"/>
                    <w:left w:val="none" w:sz="0" w:space="0" w:color="auto"/>
                    <w:bottom w:val="none" w:sz="0" w:space="0" w:color="auto"/>
                    <w:right w:val="none" w:sz="0" w:space="0" w:color="auto"/>
                  </w:divBdr>
                </w:div>
                <w:div w:id="266620454">
                  <w:marLeft w:val="0"/>
                  <w:marRight w:val="0"/>
                  <w:marTop w:val="0"/>
                  <w:marBottom w:val="0"/>
                  <w:divBdr>
                    <w:top w:val="none" w:sz="0" w:space="0" w:color="auto"/>
                    <w:left w:val="none" w:sz="0" w:space="0" w:color="auto"/>
                    <w:bottom w:val="none" w:sz="0" w:space="0" w:color="auto"/>
                    <w:right w:val="none" w:sz="0" w:space="0" w:color="auto"/>
                  </w:divBdr>
                </w:div>
                <w:div w:id="267275168">
                  <w:marLeft w:val="0"/>
                  <w:marRight w:val="0"/>
                  <w:marTop w:val="0"/>
                  <w:marBottom w:val="0"/>
                  <w:divBdr>
                    <w:top w:val="none" w:sz="0" w:space="0" w:color="auto"/>
                    <w:left w:val="none" w:sz="0" w:space="0" w:color="auto"/>
                    <w:bottom w:val="none" w:sz="0" w:space="0" w:color="auto"/>
                    <w:right w:val="none" w:sz="0" w:space="0" w:color="auto"/>
                  </w:divBdr>
                </w:div>
                <w:div w:id="267856823">
                  <w:marLeft w:val="0"/>
                  <w:marRight w:val="0"/>
                  <w:marTop w:val="0"/>
                  <w:marBottom w:val="0"/>
                  <w:divBdr>
                    <w:top w:val="none" w:sz="0" w:space="0" w:color="auto"/>
                    <w:left w:val="none" w:sz="0" w:space="0" w:color="auto"/>
                    <w:bottom w:val="none" w:sz="0" w:space="0" w:color="auto"/>
                    <w:right w:val="none" w:sz="0" w:space="0" w:color="auto"/>
                  </w:divBdr>
                </w:div>
                <w:div w:id="268045166">
                  <w:marLeft w:val="0"/>
                  <w:marRight w:val="0"/>
                  <w:marTop w:val="0"/>
                  <w:marBottom w:val="0"/>
                  <w:divBdr>
                    <w:top w:val="none" w:sz="0" w:space="0" w:color="auto"/>
                    <w:left w:val="none" w:sz="0" w:space="0" w:color="auto"/>
                    <w:bottom w:val="none" w:sz="0" w:space="0" w:color="auto"/>
                    <w:right w:val="none" w:sz="0" w:space="0" w:color="auto"/>
                  </w:divBdr>
                </w:div>
                <w:div w:id="268121156">
                  <w:marLeft w:val="0"/>
                  <w:marRight w:val="0"/>
                  <w:marTop w:val="0"/>
                  <w:marBottom w:val="0"/>
                  <w:divBdr>
                    <w:top w:val="none" w:sz="0" w:space="0" w:color="auto"/>
                    <w:left w:val="none" w:sz="0" w:space="0" w:color="auto"/>
                    <w:bottom w:val="none" w:sz="0" w:space="0" w:color="auto"/>
                    <w:right w:val="none" w:sz="0" w:space="0" w:color="auto"/>
                  </w:divBdr>
                </w:div>
                <w:div w:id="268201635">
                  <w:marLeft w:val="0"/>
                  <w:marRight w:val="0"/>
                  <w:marTop w:val="0"/>
                  <w:marBottom w:val="0"/>
                  <w:divBdr>
                    <w:top w:val="none" w:sz="0" w:space="0" w:color="auto"/>
                    <w:left w:val="none" w:sz="0" w:space="0" w:color="auto"/>
                    <w:bottom w:val="none" w:sz="0" w:space="0" w:color="auto"/>
                    <w:right w:val="none" w:sz="0" w:space="0" w:color="auto"/>
                  </w:divBdr>
                </w:div>
                <w:div w:id="269289410">
                  <w:marLeft w:val="0"/>
                  <w:marRight w:val="0"/>
                  <w:marTop w:val="0"/>
                  <w:marBottom w:val="0"/>
                  <w:divBdr>
                    <w:top w:val="none" w:sz="0" w:space="0" w:color="auto"/>
                    <w:left w:val="none" w:sz="0" w:space="0" w:color="auto"/>
                    <w:bottom w:val="none" w:sz="0" w:space="0" w:color="auto"/>
                    <w:right w:val="none" w:sz="0" w:space="0" w:color="auto"/>
                  </w:divBdr>
                </w:div>
                <w:div w:id="269359486">
                  <w:marLeft w:val="0"/>
                  <w:marRight w:val="0"/>
                  <w:marTop w:val="0"/>
                  <w:marBottom w:val="0"/>
                  <w:divBdr>
                    <w:top w:val="none" w:sz="0" w:space="0" w:color="auto"/>
                    <w:left w:val="none" w:sz="0" w:space="0" w:color="auto"/>
                    <w:bottom w:val="none" w:sz="0" w:space="0" w:color="auto"/>
                    <w:right w:val="none" w:sz="0" w:space="0" w:color="auto"/>
                  </w:divBdr>
                </w:div>
                <w:div w:id="269969985">
                  <w:marLeft w:val="0"/>
                  <w:marRight w:val="0"/>
                  <w:marTop w:val="0"/>
                  <w:marBottom w:val="0"/>
                  <w:divBdr>
                    <w:top w:val="none" w:sz="0" w:space="0" w:color="auto"/>
                    <w:left w:val="none" w:sz="0" w:space="0" w:color="auto"/>
                    <w:bottom w:val="none" w:sz="0" w:space="0" w:color="auto"/>
                    <w:right w:val="none" w:sz="0" w:space="0" w:color="auto"/>
                  </w:divBdr>
                </w:div>
                <w:div w:id="270163343">
                  <w:marLeft w:val="0"/>
                  <w:marRight w:val="0"/>
                  <w:marTop w:val="0"/>
                  <w:marBottom w:val="0"/>
                  <w:divBdr>
                    <w:top w:val="none" w:sz="0" w:space="0" w:color="auto"/>
                    <w:left w:val="none" w:sz="0" w:space="0" w:color="auto"/>
                    <w:bottom w:val="none" w:sz="0" w:space="0" w:color="auto"/>
                    <w:right w:val="none" w:sz="0" w:space="0" w:color="auto"/>
                  </w:divBdr>
                </w:div>
                <w:div w:id="270480640">
                  <w:marLeft w:val="0"/>
                  <w:marRight w:val="0"/>
                  <w:marTop w:val="0"/>
                  <w:marBottom w:val="0"/>
                  <w:divBdr>
                    <w:top w:val="none" w:sz="0" w:space="0" w:color="auto"/>
                    <w:left w:val="none" w:sz="0" w:space="0" w:color="auto"/>
                    <w:bottom w:val="none" w:sz="0" w:space="0" w:color="auto"/>
                    <w:right w:val="none" w:sz="0" w:space="0" w:color="auto"/>
                  </w:divBdr>
                </w:div>
                <w:div w:id="270556652">
                  <w:marLeft w:val="0"/>
                  <w:marRight w:val="0"/>
                  <w:marTop w:val="0"/>
                  <w:marBottom w:val="0"/>
                  <w:divBdr>
                    <w:top w:val="none" w:sz="0" w:space="0" w:color="auto"/>
                    <w:left w:val="none" w:sz="0" w:space="0" w:color="auto"/>
                    <w:bottom w:val="none" w:sz="0" w:space="0" w:color="auto"/>
                    <w:right w:val="none" w:sz="0" w:space="0" w:color="auto"/>
                  </w:divBdr>
                </w:div>
                <w:div w:id="271009855">
                  <w:marLeft w:val="0"/>
                  <w:marRight w:val="0"/>
                  <w:marTop w:val="0"/>
                  <w:marBottom w:val="0"/>
                  <w:divBdr>
                    <w:top w:val="none" w:sz="0" w:space="0" w:color="auto"/>
                    <w:left w:val="none" w:sz="0" w:space="0" w:color="auto"/>
                    <w:bottom w:val="none" w:sz="0" w:space="0" w:color="auto"/>
                    <w:right w:val="none" w:sz="0" w:space="0" w:color="auto"/>
                  </w:divBdr>
                </w:div>
                <w:div w:id="272175293">
                  <w:marLeft w:val="0"/>
                  <w:marRight w:val="0"/>
                  <w:marTop w:val="0"/>
                  <w:marBottom w:val="0"/>
                  <w:divBdr>
                    <w:top w:val="none" w:sz="0" w:space="0" w:color="auto"/>
                    <w:left w:val="none" w:sz="0" w:space="0" w:color="auto"/>
                    <w:bottom w:val="none" w:sz="0" w:space="0" w:color="auto"/>
                    <w:right w:val="none" w:sz="0" w:space="0" w:color="auto"/>
                  </w:divBdr>
                </w:div>
                <w:div w:id="273295384">
                  <w:marLeft w:val="0"/>
                  <w:marRight w:val="0"/>
                  <w:marTop w:val="0"/>
                  <w:marBottom w:val="0"/>
                  <w:divBdr>
                    <w:top w:val="none" w:sz="0" w:space="0" w:color="auto"/>
                    <w:left w:val="none" w:sz="0" w:space="0" w:color="auto"/>
                    <w:bottom w:val="none" w:sz="0" w:space="0" w:color="auto"/>
                    <w:right w:val="none" w:sz="0" w:space="0" w:color="auto"/>
                  </w:divBdr>
                </w:div>
                <w:div w:id="273683274">
                  <w:marLeft w:val="0"/>
                  <w:marRight w:val="0"/>
                  <w:marTop w:val="0"/>
                  <w:marBottom w:val="0"/>
                  <w:divBdr>
                    <w:top w:val="none" w:sz="0" w:space="0" w:color="auto"/>
                    <w:left w:val="none" w:sz="0" w:space="0" w:color="auto"/>
                    <w:bottom w:val="none" w:sz="0" w:space="0" w:color="auto"/>
                    <w:right w:val="none" w:sz="0" w:space="0" w:color="auto"/>
                  </w:divBdr>
                </w:div>
                <w:div w:id="273948597">
                  <w:marLeft w:val="0"/>
                  <w:marRight w:val="0"/>
                  <w:marTop w:val="0"/>
                  <w:marBottom w:val="0"/>
                  <w:divBdr>
                    <w:top w:val="none" w:sz="0" w:space="0" w:color="auto"/>
                    <w:left w:val="none" w:sz="0" w:space="0" w:color="auto"/>
                    <w:bottom w:val="none" w:sz="0" w:space="0" w:color="auto"/>
                    <w:right w:val="none" w:sz="0" w:space="0" w:color="auto"/>
                  </w:divBdr>
                </w:div>
                <w:div w:id="274480097">
                  <w:marLeft w:val="0"/>
                  <w:marRight w:val="0"/>
                  <w:marTop w:val="0"/>
                  <w:marBottom w:val="0"/>
                  <w:divBdr>
                    <w:top w:val="none" w:sz="0" w:space="0" w:color="auto"/>
                    <w:left w:val="none" w:sz="0" w:space="0" w:color="auto"/>
                    <w:bottom w:val="none" w:sz="0" w:space="0" w:color="auto"/>
                    <w:right w:val="none" w:sz="0" w:space="0" w:color="auto"/>
                  </w:divBdr>
                </w:div>
                <w:div w:id="274753617">
                  <w:marLeft w:val="0"/>
                  <w:marRight w:val="0"/>
                  <w:marTop w:val="0"/>
                  <w:marBottom w:val="0"/>
                  <w:divBdr>
                    <w:top w:val="none" w:sz="0" w:space="0" w:color="auto"/>
                    <w:left w:val="none" w:sz="0" w:space="0" w:color="auto"/>
                    <w:bottom w:val="none" w:sz="0" w:space="0" w:color="auto"/>
                    <w:right w:val="none" w:sz="0" w:space="0" w:color="auto"/>
                  </w:divBdr>
                </w:div>
                <w:div w:id="275453449">
                  <w:marLeft w:val="0"/>
                  <w:marRight w:val="0"/>
                  <w:marTop w:val="0"/>
                  <w:marBottom w:val="0"/>
                  <w:divBdr>
                    <w:top w:val="none" w:sz="0" w:space="0" w:color="auto"/>
                    <w:left w:val="none" w:sz="0" w:space="0" w:color="auto"/>
                    <w:bottom w:val="none" w:sz="0" w:space="0" w:color="auto"/>
                    <w:right w:val="none" w:sz="0" w:space="0" w:color="auto"/>
                  </w:divBdr>
                </w:div>
                <w:div w:id="277218747">
                  <w:marLeft w:val="0"/>
                  <w:marRight w:val="0"/>
                  <w:marTop w:val="0"/>
                  <w:marBottom w:val="0"/>
                  <w:divBdr>
                    <w:top w:val="none" w:sz="0" w:space="0" w:color="auto"/>
                    <w:left w:val="none" w:sz="0" w:space="0" w:color="auto"/>
                    <w:bottom w:val="none" w:sz="0" w:space="0" w:color="auto"/>
                    <w:right w:val="none" w:sz="0" w:space="0" w:color="auto"/>
                  </w:divBdr>
                </w:div>
                <w:div w:id="277681692">
                  <w:marLeft w:val="0"/>
                  <w:marRight w:val="0"/>
                  <w:marTop w:val="0"/>
                  <w:marBottom w:val="0"/>
                  <w:divBdr>
                    <w:top w:val="none" w:sz="0" w:space="0" w:color="auto"/>
                    <w:left w:val="none" w:sz="0" w:space="0" w:color="auto"/>
                    <w:bottom w:val="none" w:sz="0" w:space="0" w:color="auto"/>
                    <w:right w:val="none" w:sz="0" w:space="0" w:color="auto"/>
                  </w:divBdr>
                </w:div>
                <w:div w:id="277688951">
                  <w:marLeft w:val="0"/>
                  <w:marRight w:val="0"/>
                  <w:marTop w:val="0"/>
                  <w:marBottom w:val="0"/>
                  <w:divBdr>
                    <w:top w:val="none" w:sz="0" w:space="0" w:color="auto"/>
                    <w:left w:val="none" w:sz="0" w:space="0" w:color="auto"/>
                    <w:bottom w:val="none" w:sz="0" w:space="0" w:color="auto"/>
                    <w:right w:val="none" w:sz="0" w:space="0" w:color="auto"/>
                  </w:divBdr>
                </w:div>
                <w:div w:id="278492147">
                  <w:marLeft w:val="0"/>
                  <w:marRight w:val="0"/>
                  <w:marTop w:val="0"/>
                  <w:marBottom w:val="0"/>
                  <w:divBdr>
                    <w:top w:val="none" w:sz="0" w:space="0" w:color="auto"/>
                    <w:left w:val="none" w:sz="0" w:space="0" w:color="auto"/>
                    <w:bottom w:val="none" w:sz="0" w:space="0" w:color="auto"/>
                    <w:right w:val="none" w:sz="0" w:space="0" w:color="auto"/>
                  </w:divBdr>
                </w:div>
                <w:div w:id="278806582">
                  <w:marLeft w:val="0"/>
                  <w:marRight w:val="0"/>
                  <w:marTop w:val="0"/>
                  <w:marBottom w:val="0"/>
                  <w:divBdr>
                    <w:top w:val="none" w:sz="0" w:space="0" w:color="auto"/>
                    <w:left w:val="none" w:sz="0" w:space="0" w:color="auto"/>
                    <w:bottom w:val="none" w:sz="0" w:space="0" w:color="auto"/>
                    <w:right w:val="none" w:sz="0" w:space="0" w:color="auto"/>
                  </w:divBdr>
                </w:div>
                <w:div w:id="278924648">
                  <w:marLeft w:val="0"/>
                  <w:marRight w:val="0"/>
                  <w:marTop w:val="0"/>
                  <w:marBottom w:val="0"/>
                  <w:divBdr>
                    <w:top w:val="none" w:sz="0" w:space="0" w:color="auto"/>
                    <w:left w:val="none" w:sz="0" w:space="0" w:color="auto"/>
                    <w:bottom w:val="none" w:sz="0" w:space="0" w:color="auto"/>
                    <w:right w:val="none" w:sz="0" w:space="0" w:color="auto"/>
                  </w:divBdr>
                </w:div>
                <w:div w:id="279186221">
                  <w:marLeft w:val="0"/>
                  <w:marRight w:val="0"/>
                  <w:marTop w:val="0"/>
                  <w:marBottom w:val="0"/>
                  <w:divBdr>
                    <w:top w:val="none" w:sz="0" w:space="0" w:color="auto"/>
                    <w:left w:val="none" w:sz="0" w:space="0" w:color="auto"/>
                    <w:bottom w:val="none" w:sz="0" w:space="0" w:color="auto"/>
                    <w:right w:val="none" w:sz="0" w:space="0" w:color="auto"/>
                  </w:divBdr>
                </w:div>
                <w:div w:id="279260298">
                  <w:marLeft w:val="0"/>
                  <w:marRight w:val="0"/>
                  <w:marTop w:val="0"/>
                  <w:marBottom w:val="0"/>
                  <w:divBdr>
                    <w:top w:val="none" w:sz="0" w:space="0" w:color="auto"/>
                    <w:left w:val="none" w:sz="0" w:space="0" w:color="auto"/>
                    <w:bottom w:val="none" w:sz="0" w:space="0" w:color="auto"/>
                    <w:right w:val="none" w:sz="0" w:space="0" w:color="auto"/>
                  </w:divBdr>
                </w:div>
                <w:div w:id="279533538">
                  <w:marLeft w:val="0"/>
                  <w:marRight w:val="0"/>
                  <w:marTop w:val="0"/>
                  <w:marBottom w:val="0"/>
                  <w:divBdr>
                    <w:top w:val="none" w:sz="0" w:space="0" w:color="auto"/>
                    <w:left w:val="none" w:sz="0" w:space="0" w:color="auto"/>
                    <w:bottom w:val="none" w:sz="0" w:space="0" w:color="auto"/>
                    <w:right w:val="none" w:sz="0" w:space="0" w:color="auto"/>
                  </w:divBdr>
                </w:div>
                <w:div w:id="279840409">
                  <w:marLeft w:val="0"/>
                  <w:marRight w:val="0"/>
                  <w:marTop w:val="0"/>
                  <w:marBottom w:val="0"/>
                  <w:divBdr>
                    <w:top w:val="none" w:sz="0" w:space="0" w:color="auto"/>
                    <w:left w:val="none" w:sz="0" w:space="0" w:color="auto"/>
                    <w:bottom w:val="none" w:sz="0" w:space="0" w:color="auto"/>
                    <w:right w:val="none" w:sz="0" w:space="0" w:color="auto"/>
                  </w:divBdr>
                </w:div>
                <w:div w:id="280308240">
                  <w:marLeft w:val="0"/>
                  <w:marRight w:val="0"/>
                  <w:marTop w:val="0"/>
                  <w:marBottom w:val="0"/>
                  <w:divBdr>
                    <w:top w:val="none" w:sz="0" w:space="0" w:color="auto"/>
                    <w:left w:val="none" w:sz="0" w:space="0" w:color="auto"/>
                    <w:bottom w:val="none" w:sz="0" w:space="0" w:color="auto"/>
                    <w:right w:val="none" w:sz="0" w:space="0" w:color="auto"/>
                  </w:divBdr>
                </w:div>
                <w:div w:id="280496656">
                  <w:marLeft w:val="0"/>
                  <w:marRight w:val="0"/>
                  <w:marTop w:val="0"/>
                  <w:marBottom w:val="0"/>
                  <w:divBdr>
                    <w:top w:val="none" w:sz="0" w:space="0" w:color="auto"/>
                    <w:left w:val="none" w:sz="0" w:space="0" w:color="auto"/>
                    <w:bottom w:val="none" w:sz="0" w:space="0" w:color="auto"/>
                    <w:right w:val="none" w:sz="0" w:space="0" w:color="auto"/>
                  </w:divBdr>
                </w:div>
                <w:div w:id="282153486">
                  <w:marLeft w:val="0"/>
                  <w:marRight w:val="0"/>
                  <w:marTop w:val="0"/>
                  <w:marBottom w:val="0"/>
                  <w:divBdr>
                    <w:top w:val="none" w:sz="0" w:space="0" w:color="auto"/>
                    <w:left w:val="none" w:sz="0" w:space="0" w:color="auto"/>
                    <w:bottom w:val="none" w:sz="0" w:space="0" w:color="auto"/>
                    <w:right w:val="none" w:sz="0" w:space="0" w:color="auto"/>
                  </w:divBdr>
                </w:div>
                <w:div w:id="282424968">
                  <w:marLeft w:val="0"/>
                  <w:marRight w:val="0"/>
                  <w:marTop w:val="0"/>
                  <w:marBottom w:val="0"/>
                  <w:divBdr>
                    <w:top w:val="none" w:sz="0" w:space="0" w:color="auto"/>
                    <w:left w:val="none" w:sz="0" w:space="0" w:color="auto"/>
                    <w:bottom w:val="none" w:sz="0" w:space="0" w:color="auto"/>
                    <w:right w:val="none" w:sz="0" w:space="0" w:color="auto"/>
                  </w:divBdr>
                </w:div>
                <w:div w:id="282464684">
                  <w:marLeft w:val="0"/>
                  <w:marRight w:val="0"/>
                  <w:marTop w:val="0"/>
                  <w:marBottom w:val="0"/>
                  <w:divBdr>
                    <w:top w:val="none" w:sz="0" w:space="0" w:color="auto"/>
                    <w:left w:val="none" w:sz="0" w:space="0" w:color="auto"/>
                    <w:bottom w:val="none" w:sz="0" w:space="0" w:color="auto"/>
                    <w:right w:val="none" w:sz="0" w:space="0" w:color="auto"/>
                  </w:divBdr>
                </w:div>
                <w:div w:id="283124953">
                  <w:marLeft w:val="0"/>
                  <w:marRight w:val="0"/>
                  <w:marTop w:val="0"/>
                  <w:marBottom w:val="0"/>
                  <w:divBdr>
                    <w:top w:val="none" w:sz="0" w:space="0" w:color="auto"/>
                    <w:left w:val="none" w:sz="0" w:space="0" w:color="auto"/>
                    <w:bottom w:val="none" w:sz="0" w:space="0" w:color="auto"/>
                    <w:right w:val="none" w:sz="0" w:space="0" w:color="auto"/>
                  </w:divBdr>
                </w:div>
                <w:div w:id="283194630">
                  <w:marLeft w:val="0"/>
                  <w:marRight w:val="0"/>
                  <w:marTop w:val="0"/>
                  <w:marBottom w:val="0"/>
                  <w:divBdr>
                    <w:top w:val="none" w:sz="0" w:space="0" w:color="auto"/>
                    <w:left w:val="none" w:sz="0" w:space="0" w:color="auto"/>
                    <w:bottom w:val="none" w:sz="0" w:space="0" w:color="auto"/>
                    <w:right w:val="none" w:sz="0" w:space="0" w:color="auto"/>
                  </w:divBdr>
                </w:div>
                <w:div w:id="283270944">
                  <w:marLeft w:val="0"/>
                  <w:marRight w:val="0"/>
                  <w:marTop w:val="0"/>
                  <w:marBottom w:val="0"/>
                  <w:divBdr>
                    <w:top w:val="none" w:sz="0" w:space="0" w:color="auto"/>
                    <w:left w:val="none" w:sz="0" w:space="0" w:color="auto"/>
                    <w:bottom w:val="none" w:sz="0" w:space="0" w:color="auto"/>
                    <w:right w:val="none" w:sz="0" w:space="0" w:color="auto"/>
                  </w:divBdr>
                </w:div>
                <w:div w:id="284124539">
                  <w:marLeft w:val="0"/>
                  <w:marRight w:val="0"/>
                  <w:marTop w:val="0"/>
                  <w:marBottom w:val="0"/>
                  <w:divBdr>
                    <w:top w:val="none" w:sz="0" w:space="0" w:color="auto"/>
                    <w:left w:val="none" w:sz="0" w:space="0" w:color="auto"/>
                    <w:bottom w:val="none" w:sz="0" w:space="0" w:color="auto"/>
                    <w:right w:val="none" w:sz="0" w:space="0" w:color="auto"/>
                  </w:divBdr>
                </w:div>
                <w:div w:id="285044619">
                  <w:marLeft w:val="0"/>
                  <w:marRight w:val="0"/>
                  <w:marTop w:val="0"/>
                  <w:marBottom w:val="0"/>
                  <w:divBdr>
                    <w:top w:val="none" w:sz="0" w:space="0" w:color="auto"/>
                    <w:left w:val="none" w:sz="0" w:space="0" w:color="auto"/>
                    <w:bottom w:val="none" w:sz="0" w:space="0" w:color="auto"/>
                    <w:right w:val="none" w:sz="0" w:space="0" w:color="auto"/>
                  </w:divBdr>
                </w:div>
                <w:div w:id="285086438">
                  <w:marLeft w:val="0"/>
                  <w:marRight w:val="0"/>
                  <w:marTop w:val="0"/>
                  <w:marBottom w:val="0"/>
                  <w:divBdr>
                    <w:top w:val="none" w:sz="0" w:space="0" w:color="auto"/>
                    <w:left w:val="none" w:sz="0" w:space="0" w:color="auto"/>
                    <w:bottom w:val="none" w:sz="0" w:space="0" w:color="auto"/>
                    <w:right w:val="none" w:sz="0" w:space="0" w:color="auto"/>
                  </w:divBdr>
                </w:div>
                <w:div w:id="285619052">
                  <w:marLeft w:val="0"/>
                  <w:marRight w:val="0"/>
                  <w:marTop w:val="0"/>
                  <w:marBottom w:val="0"/>
                  <w:divBdr>
                    <w:top w:val="none" w:sz="0" w:space="0" w:color="auto"/>
                    <w:left w:val="none" w:sz="0" w:space="0" w:color="auto"/>
                    <w:bottom w:val="none" w:sz="0" w:space="0" w:color="auto"/>
                    <w:right w:val="none" w:sz="0" w:space="0" w:color="auto"/>
                  </w:divBdr>
                </w:div>
                <w:div w:id="286084037">
                  <w:marLeft w:val="0"/>
                  <w:marRight w:val="0"/>
                  <w:marTop w:val="0"/>
                  <w:marBottom w:val="0"/>
                  <w:divBdr>
                    <w:top w:val="none" w:sz="0" w:space="0" w:color="auto"/>
                    <w:left w:val="none" w:sz="0" w:space="0" w:color="auto"/>
                    <w:bottom w:val="none" w:sz="0" w:space="0" w:color="auto"/>
                    <w:right w:val="none" w:sz="0" w:space="0" w:color="auto"/>
                  </w:divBdr>
                </w:div>
                <w:div w:id="286786775">
                  <w:marLeft w:val="0"/>
                  <w:marRight w:val="0"/>
                  <w:marTop w:val="0"/>
                  <w:marBottom w:val="0"/>
                  <w:divBdr>
                    <w:top w:val="none" w:sz="0" w:space="0" w:color="auto"/>
                    <w:left w:val="none" w:sz="0" w:space="0" w:color="auto"/>
                    <w:bottom w:val="none" w:sz="0" w:space="0" w:color="auto"/>
                    <w:right w:val="none" w:sz="0" w:space="0" w:color="auto"/>
                  </w:divBdr>
                </w:div>
                <w:div w:id="286931367">
                  <w:marLeft w:val="0"/>
                  <w:marRight w:val="0"/>
                  <w:marTop w:val="0"/>
                  <w:marBottom w:val="0"/>
                  <w:divBdr>
                    <w:top w:val="none" w:sz="0" w:space="0" w:color="auto"/>
                    <w:left w:val="none" w:sz="0" w:space="0" w:color="auto"/>
                    <w:bottom w:val="none" w:sz="0" w:space="0" w:color="auto"/>
                    <w:right w:val="none" w:sz="0" w:space="0" w:color="auto"/>
                  </w:divBdr>
                </w:div>
                <w:div w:id="287056063">
                  <w:marLeft w:val="0"/>
                  <w:marRight w:val="0"/>
                  <w:marTop w:val="0"/>
                  <w:marBottom w:val="0"/>
                  <w:divBdr>
                    <w:top w:val="none" w:sz="0" w:space="0" w:color="auto"/>
                    <w:left w:val="none" w:sz="0" w:space="0" w:color="auto"/>
                    <w:bottom w:val="none" w:sz="0" w:space="0" w:color="auto"/>
                    <w:right w:val="none" w:sz="0" w:space="0" w:color="auto"/>
                  </w:divBdr>
                </w:div>
                <w:div w:id="287901204">
                  <w:marLeft w:val="0"/>
                  <w:marRight w:val="0"/>
                  <w:marTop w:val="0"/>
                  <w:marBottom w:val="0"/>
                  <w:divBdr>
                    <w:top w:val="none" w:sz="0" w:space="0" w:color="auto"/>
                    <w:left w:val="none" w:sz="0" w:space="0" w:color="auto"/>
                    <w:bottom w:val="none" w:sz="0" w:space="0" w:color="auto"/>
                    <w:right w:val="none" w:sz="0" w:space="0" w:color="auto"/>
                  </w:divBdr>
                </w:div>
                <w:div w:id="288557558">
                  <w:marLeft w:val="0"/>
                  <w:marRight w:val="0"/>
                  <w:marTop w:val="0"/>
                  <w:marBottom w:val="0"/>
                  <w:divBdr>
                    <w:top w:val="none" w:sz="0" w:space="0" w:color="auto"/>
                    <w:left w:val="none" w:sz="0" w:space="0" w:color="auto"/>
                    <w:bottom w:val="none" w:sz="0" w:space="0" w:color="auto"/>
                    <w:right w:val="none" w:sz="0" w:space="0" w:color="auto"/>
                  </w:divBdr>
                </w:div>
                <w:div w:id="289823883">
                  <w:marLeft w:val="0"/>
                  <w:marRight w:val="0"/>
                  <w:marTop w:val="0"/>
                  <w:marBottom w:val="0"/>
                  <w:divBdr>
                    <w:top w:val="none" w:sz="0" w:space="0" w:color="auto"/>
                    <w:left w:val="none" w:sz="0" w:space="0" w:color="auto"/>
                    <w:bottom w:val="none" w:sz="0" w:space="0" w:color="auto"/>
                    <w:right w:val="none" w:sz="0" w:space="0" w:color="auto"/>
                  </w:divBdr>
                </w:div>
                <w:div w:id="290941078">
                  <w:marLeft w:val="0"/>
                  <w:marRight w:val="0"/>
                  <w:marTop w:val="0"/>
                  <w:marBottom w:val="0"/>
                  <w:divBdr>
                    <w:top w:val="none" w:sz="0" w:space="0" w:color="auto"/>
                    <w:left w:val="none" w:sz="0" w:space="0" w:color="auto"/>
                    <w:bottom w:val="none" w:sz="0" w:space="0" w:color="auto"/>
                    <w:right w:val="none" w:sz="0" w:space="0" w:color="auto"/>
                  </w:divBdr>
                </w:div>
                <w:div w:id="292171877">
                  <w:marLeft w:val="0"/>
                  <w:marRight w:val="0"/>
                  <w:marTop w:val="0"/>
                  <w:marBottom w:val="0"/>
                  <w:divBdr>
                    <w:top w:val="none" w:sz="0" w:space="0" w:color="auto"/>
                    <w:left w:val="none" w:sz="0" w:space="0" w:color="auto"/>
                    <w:bottom w:val="none" w:sz="0" w:space="0" w:color="auto"/>
                    <w:right w:val="none" w:sz="0" w:space="0" w:color="auto"/>
                  </w:divBdr>
                </w:div>
                <w:div w:id="293104807">
                  <w:marLeft w:val="0"/>
                  <w:marRight w:val="0"/>
                  <w:marTop w:val="0"/>
                  <w:marBottom w:val="0"/>
                  <w:divBdr>
                    <w:top w:val="none" w:sz="0" w:space="0" w:color="auto"/>
                    <w:left w:val="none" w:sz="0" w:space="0" w:color="auto"/>
                    <w:bottom w:val="none" w:sz="0" w:space="0" w:color="auto"/>
                    <w:right w:val="none" w:sz="0" w:space="0" w:color="auto"/>
                  </w:divBdr>
                </w:div>
                <w:div w:id="293800148">
                  <w:marLeft w:val="0"/>
                  <w:marRight w:val="0"/>
                  <w:marTop w:val="0"/>
                  <w:marBottom w:val="0"/>
                  <w:divBdr>
                    <w:top w:val="none" w:sz="0" w:space="0" w:color="auto"/>
                    <w:left w:val="none" w:sz="0" w:space="0" w:color="auto"/>
                    <w:bottom w:val="none" w:sz="0" w:space="0" w:color="auto"/>
                    <w:right w:val="none" w:sz="0" w:space="0" w:color="auto"/>
                  </w:divBdr>
                </w:div>
                <w:div w:id="293872346">
                  <w:marLeft w:val="0"/>
                  <w:marRight w:val="0"/>
                  <w:marTop w:val="0"/>
                  <w:marBottom w:val="0"/>
                  <w:divBdr>
                    <w:top w:val="none" w:sz="0" w:space="0" w:color="auto"/>
                    <w:left w:val="none" w:sz="0" w:space="0" w:color="auto"/>
                    <w:bottom w:val="none" w:sz="0" w:space="0" w:color="auto"/>
                    <w:right w:val="none" w:sz="0" w:space="0" w:color="auto"/>
                  </w:divBdr>
                </w:div>
                <w:div w:id="294066463">
                  <w:marLeft w:val="0"/>
                  <w:marRight w:val="0"/>
                  <w:marTop w:val="0"/>
                  <w:marBottom w:val="0"/>
                  <w:divBdr>
                    <w:top w:val="none" w:sz="0" w:space="0" w:color="auto"/>
                    <w:left w:val="none" w:sz="0" w:space="0" w:color="auto"/>
                    <w:bottom w:val="none" w:sz="0" w:space="0" w:color="auto"/>
                    <w:right w:val="none" w:sz="0" w:space="0" w:color="auto"/>
                  </w:divBdr>
                </w:div>
                <w:div w:id="294338467">
                  <w:marLeft w:val="0"/>
                  <w:marRight w:val="0"/>
                  <w:marTop w:val="0"/>
                  <w:marBottom w:val="0"/>
                  <w:divBdr>
                    <w:top w:val="none" w:sz="0" w:space="0" w:color="auto"/>
                    <w:left w:val="none" w:sz="0" w:space="0" w:color="auto"/>
                    <w:bottom w:val="none" w:sz="0" w:space="0" w:color="auto"/>
                    <w:right w:val="none" w:sz="0" w:space="0" w:color="auto"/>
                  </w:divBdr>
                </w:div>
                <w:div w:id="294527002">
                  <w:marLeft w:val="0"/>
                  <w:marRight w:val="0"/>
                  <w:marTop w:val="0"/>
                  <w:marBottom w:val="0"/>
                  <w:divBdr>
                    <w:top w:val="none" w:sz="0" w:space="0" w:color="auto"/>
                    <w:left w:val="none" w:sz="0" w:space="0" w:color="auto"/>
                    <w:bottom w:val="none" w:sz="0" w:space="0" w:color="auto"/>
                    <w:right w:val="none" w:sz="0" w:space="0" w:color="auto"/>
                  </w:divBdr>
                </w:div>
                <w:div w:id="295986550">
                  <w:marLeft w:val="0"/>
                  <w:marRight w:val="0"/>
                  <w:marTop w:val="0"/>
                  <w:marBottom w:val="0"/>
                  <w:divBdr>
                    <w:top w:val="none" w:sz="0" w:space="0" w:color="auto"/>
                    <w:left w:val="none" w:sz="0" w:space="0" w:color="auto"/>
                    <w:bottom w:val="none" w:sz="0" w:space="0" w:color="auto"/>
                    <w:right w:val="none" w:sz="0" w:space="0" w:color="auto"/>
                  </w:divBdr>
                </w:div>
                <w:div w:id="296377881">
                  <w:marLeft w:val="0"/>
                  <w:marRight w:val="0"/>
                  <w:marTop w:val="0"/>
                  <w:marBottom w:val="0"/>
                  <w:divBdr>
                    <w:top w:val="none" w:sz="0" w:space="0" w:color="auto"/>
                    <w:left w:val="none" w:sz="0" w:space="0" w:color="auto"/>
                    <w:bottom w:val="none" w:sz="0" w:space="0" w:color="auto"/>
                    <w:right w:val="none" w:sz="0" w:space="0" w:color="auto"/>
                  </w:divBdr>
                </w:div>
                <w:div w:id="296647762">
                  <w:marLeft w:val="0"/>
                  <w:marRight w:val="0"/>
                  <w:marTop w:val="0"/>
                  <w:marBottom w:val="0"/>
                  <w:divBdr>
                    <w:top w:val="none" w:sz="0" w:space="0" w:color="auto"/>
                    <w:left w:val="none" w:sz="0" w:space="0" w:color="auto"/>
                    <w:bottom w:val="none" w:sz="0" w:space="0" w:color="auto"/>
                    <w:right w:val="none" w:sz="0" w:space="0" w:color="auto"/>
                  </w:divBdr>
                </w:div>
                <w:div w:id="297077248">
                  <w:marLeft w:val="0"/>
                  <w:marRight w:val="0"/>
                  <w:marTop w:val="0"/>
                  <w:marBottom w:val="0"/>
                  <w:divBdr>
                    <w:top w:val="none" w:sz="0" w:space="0" w:color="auto"/>
                    <w:left w:val="none" w:sz="0" w:space="0" w:color="auto"/>
                    <w:bottom w:val="none" w:sz="0" w:space="0" w:color="auto"/>
                    <w:right w:val="none" w:sz="0" w:space="0" w:color="auto"/>
                  </w:divBdr>
                </w:div>
                <w:div w:id="297221709">
                  <w:marLeft w:val="0"/>
                  <w:marRight w:val="0"/>
                  <w:marTop w:val="0"/>
                  <w:marBottom w:val="0"/>
                  <w:divBdr>
                    <w:top w:val="none" w:sz="0" w:space="0" w:color="auto"/>
                    <w:left w:val="none" w:sz="0" w:space="0" w:color="auto"/>
                    <w:bottom w:val="none" w:sz="0" w:space="0" w:color="auto"/>
                    <w:right w:val="none" w:sz="0" w:space="0" w:color="auto"/>
                  </w:divBdr>
                </w:div>
                <w:div w:id="297760134">
                  <w:marLeft w:val="0"/>
                  <w:marRight w:val="0"/>
                  <w:marTop w:val="0"/>
                  <w:marBottom w:val="0"/>
                  <w:divBdr>
                    <w:top w:val="none" w:sz="0" w:space="0" w:color="auto"/>
                    <w:left w:val="none" w:sz="0" w:space="0" w:color="auto"/>
                    <w:bottom w:val="none" w:sz="0" w:space="0" w:color="auto"/>
                    <w:right w:val="none" w:sz="0" w:space="0" w:color="auto"/>
                  </w:divBdr>
                </w:div>
                <w:div w:id="298926752">
                  <w:marLeft w:val="0"/>
                  <w:marRight w:val="0"/>
                  <w:marTop w:val="0"/>
                  <w:marBottom w:val="0"/>
                  <w:divBdr>
                    <w:top w:val="none" w:sz="0" w:space="0" w:color="auto"/>
                    <w:left w:val="none" w:sz="0" w:space="0" w:color="auto"/>
                    <w:bottom w:val="none" w:sz="0" w:space="0" w:color="auto"/>
                    <w:right w:val="none" w:sz="0" w:space="0" w:color="auto"/>
                  </w:divBdr>
                </w:div>
                <w:div w:id="299269216">
                  <w:marLeft w:val="0"/>
                  <w:marRight w:val="0"/>
                  <w:marTop w:val="0"/>
                  <w:marBottom w:val="0"/>
                  <w:divBdr>
                    <w:top w:val="none" w:sz="0" w:space="0" w:color="auto"/>
                    <w:left w:val="none" w:sz="0" w:space="0" w:color="auto"/>
                    <w:bottom w:val="none" w:sz="0" w:space="0" w:color="auto"/>
                    <w:right w:val="none" w:sz="0" w:space="0" w:color="auto"/>
                  </w:divBdr>
                </w:div>
                <w:div w:id="299461719">
                  <w:marLeft w:val="0"/>
                  <w:marRight w:val="0"/>
                  <w:marTop w:val="0"/>
                  <w:marBottom w:val="0"/>
                  <w:divBdr>
                    <w:top w:val="none" w:sz="0" w:space="0" w:color="auto"/>
                    <w:left w:val="none" w:sz="0" w:space="0" w:color="auto"/>
                    <w:bottom w:val="none" w:sz="0" w:space="0" w:color="auto"/>
                    <w:right w:val="none" w:sz="0" w:space="0" w:color="auto"/>
                  </w:divBdr>
                </w:div>
                <w:div w:id="299845426">
                  <w:marLeft w:val="0"/>
                  <w:marRight w:val="0"/>
                  <w:marTop w:val="0"/>
                  <w:marBottom w:val="0"/>
                  <w:divBdr>
                    <w:top w:val="none" w:sz="0" w:space="0" w:color="auto"/>
                    <w:left w:val="none" w:sz="0" w:space="0" w:color="auto"/>
                    <w:bottom w:val="none" w:sz="0" w:space="0" w:color="auto"/>
                    <w:right w:val="none" w:sz="0" w:space="0" w:color="auto"/>
                  </w:divBdr>
                </w:div>
                <w:div w:id="301859082">
                  <w:marLeft w:val="0"/>
                  <w:marRight w:val="0"/>
                  <w:marTop w:val="0"/>
                  <w:marBottom w:val="0"/>
                  <w:divBdr>
                    <w:top w:val="none" w:sz="0" w:space="0" w:color="auto"/>
                    <w:left w:val="none" w:sz="0" w:space="0" w:color="auto"/>
                    <w:bottom w:val="none" w:sz="0" w:space="0" w:color="auto"/>
                    <w:right w:val="none" w:sz="0" w:space="0" w:color="auto"/>
                  </w:divBdr>
                </w:div>
                <w:div w:id="303464257">
                  <w:marLeft w:val="0"/>
                  <w:marRight w:val="0"/>
                  <w:marTop w:val="0"/>
                  <w:marBottom w:val="0"/>
                  <w:divBdr>
                    <w:top w:val="none" w:sz="0" w:space="0" w:color="auto"/>
                    <w:left w:val="none" w:sz="0" w:space="0" w:color="auto"/>
                    <w:bottom w:val="none" w:sz="0" w:space="0" w:color="auto"/>
                    <w:right w:val="none" w:sz="0" w:space="0" w:color="auto"/>
                  </w:divBdr>
                </w:div>
                <w:div w:id="304362798">
                  <w:marLeft w:val="0"/>
                  <w:marRight w:val="0"/>
                  <w:marTop w:val="0"/>
                  <w:marBottom w:val="0"/>
                  <w:divBdr>
                    <w:top w:val="none" w:sz="0" w:space="0" w:color="auto"/>
                    <w:left w:val="none" w:sz="0" w:space="0" w:color="auto"/>
                    <w:bottom w:val="none" w:sz="0" w:space="0" w:color="auto"/>
                    <w:right w:val="none" w:sz="0" w:space="0" w:color="auto"/>
                  </w:divBdr>
                </w:div>
                <w:div w:id="304742747">
                  <w:marLeft w:val="0"/>
                  <w:marRight w:val="0"/>
                  <w:marTop w:val="0"/>
                  <w:marBottom w:val="0"/>
                  <w:divBdr>
                    <w:top w:val="none" w:sz="0" w:space="0" w:color="auto"/>
                    <w:left w:val="none" w:sz="0" w:space="0" w:color="auto"/>
                    <w:bottom w:val="none" w:sz="0" w:space="0" w:color="auto"/>
                    <w:right w:val="none" w:sz="0" w:space="0" w:color="auto"/>
                  </w:divBdr>
                </w:div>
                <w:div w:id="305597222">
                  <w:marLeft w:val="0"/>
                  <w:marRight w:val="0"/>
                  <w:marTop w:val="0"/>
                  <w:marBottom w:val="0"/>
                  <w:divBdr>
                    <w:top w:val="none" w:sz="0" w:space="0" w:color="auto"/>
                    <w:left w:val="none" w:sz="0" w:space="0" w:color="auto"/>
                    <w:bottom w:val="none" w:sz="0" w:space="0" w:color="auto"/>
                    <w:right w:val="none" w:sz="0" w:space="0" w:color="auto"/>
                  </w:divBdr>
                </w:div>
                <w:div w:id="306209224">
                  <w:marLeft w:val="0"/>
                  <w:marRight w:val="0"/>
                  <w:marTop w:val="0"/>
                  <w:marBottom w:val="0"/>
                  <w:divBdr>
                    <w:top w:val="none" w:sz="0" w:space="0" w:color="auto"/>
                    <w:left w:val="none" w:sz="0" w:space="0" w:color="auto"/>
                    <w:bottom w:val="none" w:sz="0" w:space="0" w:color="auto"/>
                    <w:right w:val="none" w:sz="0" w:space="0" w:color="auto"/>
                  </w:divBdr>
                </w:div>
                <w:div w:id="306670709">
                  <w:marLeft w:val="0"/>
                  <w:marRight w:val="0"/>
                  <w:marTop w:val="0"/>
                  <w:marBottom w:val="0"/>
                  <w:divBdr>
                    <w:top w:val="none" w:sz="0" w:space="0" w:color="auto"/>
                    <w:left w:val="none" w:sz="0" w:space="0" w:color="auto"/>
                    <w:bottom w:val="none" w:sz="0" w:space="0" w:color="auto"/>
                    <w:right w:val="none" w:sz="0" w:space="0" w:color="auto"/>
                  </w:divBdr>
                </w:div>
                <w:div w:id="307785123">
                  <w:marLeft w:val="0"/>
                  <w:marRight w:val="0"/>
                  <w:marTop w:val="0"/>
                  <w:marBottom w:val="0"/>
                  <w:divBdr>
                    <w:top w:val="none" w:sz="0" w:space="0" w:color="auto"/>
                    <w:left w:val="none" w:sz="0" w:space="0" w:color="auto"/>
                    <w:bottom w:val="none" w:sz="0" w:space="0" w:color="auto"/>
                    <w:right w:val="none" w:sz="0" w:space="0" w:color="auto"/>
                  </w:divBdr>
                </w:div>
                <w:div w:id="308098796">
                  <w:marLeft w:val="0"/>
                  <w:marRight w:val="0"/>
                  <w:marTop w:val="0"/>
                  <w:marBottom w:val="0"/>
                  <w:divBdr>
                    <w:top w:val="none" w:sz="0" w:space="0" w:color="auto"/>
                    <w:left w:val="none" w:sz="0" w:space="0" w:color="auto"/>
                    <w:bottom w:val="none" w:sz="0" w:space="0" w:color="auto"/>
                    <w:right w:val="none" w:sz="0" w:space="0" w:color="auto"/>
                  </w:divBdr>
                </w:div>
                <w:div w:id="310445671">
                  <w:marLeft w:val="0"/>
                  <w:marRight w:val="0"/>
                  <w:marTop w:val="0"/>
                  <w:marBottom w:val="0"/>
                  <w:divBdr>
                    <w:top w:val="none" w:sz="0" w:space="0" w:color="auto"/>
                    <w:left w:val="none" w:sz="0" w:space="0" w:color="auto"/>
                    <w:bottom w:val="none" w:sz="0" w:space="0" w:color="auto"/>
                    <w:right w:val="none" w:sz="0" w:space="0" w:color="auto"/>
                  </w:divBdr>
                </w:div>
                <w:div w:id="310793256">
                  <w:marLeft w:val="0"/>
                  <w:marRight w:val="0"/>
                  <w:marTop w:val="0"/>
                  <w:marBottom w:val="0"/>
                  <w:divBdr>
                    <w:top w:val="none" w:sz="0" w:space="0" w:color="auto"/>
                    <w:left w:val="none" w:sz="0" w:space="0" w:color="auto"/>
                    <w:bottom w:val="none" w:sz="0" w:space="0" w:color="auto"/>
                    <w:right w:val="none" w:sz="0" w:space="0" w:color="auto"/>
                  </w:divBdr>
                </w:div>
                <w:div w:id="311102000">
                  <w:marLeft w:val="0"/>
                  <w:marRight w:val="0"/>
                  <w:marTop w:val="0"/>
                  <w:marBottom w:val="0"/>
                  <w:divBdr>
                    <w:top w:val="none" w:sz="0" w:space="0" w:color="auto"/>
                    <w:left w:val="none" w:sz="0" w:space="0" w:color="auto"/>
                    <w:bottom w:val="none" w:sz="0" w:space="0" w:color="auto"/>
                    <w:right w:val="none" w:sz="0" w:space="0" w:color="auto"/>
                  </w:divBdr>
                </w:div>
                <w:div w:id="311372886">
                  <w:marLeft w:val="0"/>
                  <w:marRight w:val="0"/>
                  <w:marTop w:val="0"/>
                  <w:marBottom w:val="0"/>
                  <w:divBdr>
                    <w:top w:val="none" w:sz="0" w:space="0" w:color="auto"/>
                    <w:left w:val="none" w:sz="0" w:space="0" w:color="auto"/>
                    <w:bottom w:val="none" w:sz="0" w:space="0" w:color="auto"/>
                    <w:right w:val="none" w:sz="0" w:space="0" w:color="auto"/>
                  </w:divBdr>
                </w:div>
                <w:div w:id="311570764">
                  <w:marLeft w:val="0"/>
                  <w:marRight w:val="0"/>
                  <w:marTop w:val="0"/>
                  <w:marBottom w:val="0"/>
                  <w:divBdr>
                    <w:top w:val="none" w:sz="0" w:space="0" w:color="auto"/>
                    <w:left w:val="none" w:sz="0" w:space="0" w:color="auto"/>
                    <w:bottom w:val="none" w:sz="0" w:space="0" w:color="auto"/>
                    <w:right w:val="none" w:sz="0" w:space="0" w:color="auto"/>
                  </w:divBdr>
                </w:div>
                <w:div w:id="311763874">
                  <w:marLeft w:val="0"/>
                  <w:marRight w:val="0"/>
                  <w:marTop w:val="0"/>
                  <w:marBottom w:val="0"/>
                  <w:divBdr>
                    <w:top w:val="none" w:sz="0" w:space="0" w:color="auto"/>
                    <w:left w:val="none" w:sz="0" w:space="0" w:color="auto"/>
                    <w:bottom w:val="none" w:sz="0" w:space="0" w:color="auto"/>
                    <w:right w:val="none" w:sz="0" w:space="0" w:color="auto"/>
                  </w:divBdr>
                </w:div>
                <w:div w:id="313527297">
                  <w:marLeft w:val="0"/>
                  <w:marRight w:val="0"/>
                  <w:marTop w:val="0"/>
                  <w:marBottom w:val="0"/>
                  <w:divBdr>
                    <w:top w:val="none" w:sz="0" w:space="0" w:color="auto"/>
                    <w:left w:val="none" w:sz="0" w:space="0" w:color="auto"/>
                    <w:bottom w:val="none" w:sz="0" w:space="0" w:color="auto"/>
                    <w:right w:val="none" w:sz="0" w:space="0" w:color="auto"/>
                  </w:divBdr>
                </w:div>
                <w:div w:id="313607750">
                  <w:marLeft w:val="0"/>
                  <w:marRight w:val="0"/>
                  <w:marTop w:val="0"/>
                  <w:marBottom w:val="0"/>
                  <w:divBdr>
                    <w:top w:val="none" w:sz="0" w:space="0" w:color="auto"/>
                    <w:left w:val="none" w:sz="0" w:space="0" w:color="auto"/>
                    <w:bottom w:val="none" w:sz="0" w:space="0" w:color="auto"/>
                    <w:right w:val="none" w:sz="0" w:space="0" w:color="auto"/>
                  </w:divBdr>
                </w:div>
                <w:div w:id="315109167">
                  <w:marLeft w:val="0"/>
                  <w:marRight w:val="0"/>
                  <w:marTop w:val="0"/>
                  <w:marBottom w:val="0"/>
                  <w:divBdr>
                    <w:top w:val="none" w:sz="0" w:space="0" w:color="auto"/>
                    <w:left w:val="none" w:sz="0" w:space="0" w:color="auto"/>
                    <w:bottom w:val="none" w:sz="0" w:space="0" w:color="auto"/>
                    <w:right w:val="none" w:sz="0" w:space="0" w:color="auto"/>
                  </w:divBdr>
                </w:div>
                <w:div w:id="316148743">
                  <w:marLeft w:val="0"/>
                  <w:marRight w:val="0"/>
                  <w:marTop w:val="0"/>
                  <w:marBottom w:val="0"/>
                  <w:divBdr>
                    <w:top w:val="none" w:sz="0" w:space="0" w:color="auto"/>
                    <w:left w:val="none" w:sz="0" w:space="0" w:color="auto"/>
                    <w:bottom w:val="none" w:sz="0" w:space="0" w:color="auto"/>
                    <w:right w:val="none" w:sz="0" w:space="0" w:color="auto"/>
                  </w:divBdr>
                </w:div>
                <w:div w:id="316766429">
                  <w:marLeft w:val="0"/>
                  <w:marRight w:val="0"/>
                  <w:marTop w:val="0"/>
                  <w:marBottom w:val="0"/>
                  <w:divBdr>
                    <w:top w:val="none" w:sz="0" w:space="0" w:color="auto"/>
                    <w:left w:val="none" w:sz="0" w:space="0" w:color="auto"/>
                    <w:bottom w:val="none" w:sz="0" w:space="0" w:color="auto"/>
                    <w:right w:val="none" w:sz="0" w:space="0" w:color="auto"/>
                  </w:divBdr>
                </w:div>
                <w:div w:id="317854721">
                  <w:marLeft w:val="0"/>
                  <w:marRight w:val="0"/>
                  <w:marTop w:val="0"/>
                  <w:marBottom w:val="0"/>
                  <w:divBdr>
                    <w:top w:val="none" w:sz="0" w:space="0" w:color="auto"/>
                    <w:left w:val="none" w:sz="0" w:space="0" w:color="auto"/>
                    <w:bottom w:val="none" w:sz="0" w:space="0" w:color="auto"/>
                    <w:right w:val="none" w:sz="0" w:space="0" w:color="auto"/>
                  </w:divBdr>
                </w:div>
                <w:div w:id="318272072">
                  <w:marLeft w:val="0"/>
                  <w:marRight w:val="0"/>
                  <w:marTop w:val="0"/>
                  <w:marBottom w:val="0"/>
                  <w:divBdr>
                    <w:top w:val="none" w:sz="0" w:space="0" w:color="auto"/>
                    <w:left w:val="none" w:sz="0" w:space="0" w:color="auto"/>
                    <w:bottom w:val="none" w:sz="0" w:space="0" w:color="auto"/>
                    <w:right w:val="none" w:sz="0" w:space="0" w:color="auto"/>
                  </w:divBdr>
                </w:div>
                <w:div w:id="319312596">
                  <w:marLeft w:val="0"/>
                  <w:marRight w:val="0"/>
                  <w:marTop w:val="0"/>
                  <w:marBottom w:val="0"/>
                  <w:divBdr>
                    <w:top w:val="none" w:sz="0" w:space="0" w:color="auto"/>
                    <w:left w:val="none" w:sz="0" w:space="0" w:color="auto"/>
                    <w:bottom w:val="none" w:sz="0" w:space="0" w:color="auto"/>
                    <w:right w:val="none" w:sz="0" w:space="0" w:color="auto"/>
                  </w:divBdr>
                </w:div>
                <w:div w:id="320232882">
                  <w:marLeft w:val="0"/>
                  <w:marRight w:val="0"/>
                  <w:marTop w:val="0"/>
                  <w:marBottom w:val="0"/>
                  <w:divBdr>
                    <w:top w:val="none" w:sz="0" w:space="0" w:color="auto"/>
                    <w:left w:val="none" w:sz="0" w:space="0" w:color="auto"/>
                    <w:bottom w:val="none" w:sz="0" w:space="0" w:color="auto"/>
                    <w:right w:val="none" w:sz="0" w:space="0" w:color="auto"/>
                  </w:divBdr>
                </w:div>
                <w:div w:id="320351512">
                  <w:marLeft w:val="0"/>
                  <w:marRight w:val="0"/>
                  <w:marTop w:val="0"/>
                  <w:marBottom w:val="0"/>
                  <w:divBdr>
                    <w:top w:val="none" w:sz="0" w:space="0" w:color="auto"/>
                    <w:left w:val="none" w:sz="0" w:space="0" w:color="auto"/>
                    <w:bottom w:val="none" w:sz="0" w:space="0" w:color="auto"/>
                    <w:right w:val="none" w:sz="0" w:space="0" w:color="auto"/>
                  </w:divBdr>
                </w:div>
                <w:div w:id="320503693">
                  <w:marLeft w:val="0"/>
                  <w:marRight w:val="0"/>
                  <w:marTop w:val="0"/>
                  <w:marBottom w:val="0"/>
                  <w:divBdr>
                    <w:top w:val="none" w:sz="0" w:space="0" w:color="auto"/>
                    <w:left w:val="none" w:sz="0" w:space="0" w:color="auto"/>
                    <w:bottom w:val="none" w:sz="0" w:space="0" w:color="auto"/>
                    <w:right w:val="none" w:sz="0" w:space="0" w:color="auto"/>
                  </w:divBdr>
                </w:div>
                <w:div w:id="320894069">
                  <w:marLeft w:val="0"/>
                  <w:marRight w:val="0"/>
                  <w:marTop w:val="0"/>
                  <w:marBottom w:val="0"/>
                  <w:divBdr>
                    <w:top w:val="none" w:sz="0" w:space="0" w:color="auto"/>
                    <w:left w:val="none" w:sz="0" w:space="0" w:color="auto"/>
                    <w:bottom w:val="none" w:sz="0" w:space="0" w:color="auto"/>
                    <w:right w:val="none" w:sz="0" w:space="0" w:color="auto"/>
                  </w:divBdr>
                </w:div>
                <w:div w:id="321665053">
                  <w:marLeft w:val="0"/>
                  <w:marRight w:val="0"/>
                  <w:marTop w:val="0"/>
                  <w:marBottom w:val="0"/>
                  <w:divBdr>
                    <w:top w:val="none" w:sz="0" w:space="0" w:color="auto"/>
                    <w:left w:val="none" w:sz="0" w:space="0" w:color="auto"/>
                    <w:bottom w:val="none" w:sz="0" w:space="0" w:color="auto"/>
                    <w:right w:val="none" w:sz="0" w:space="0" w:color="auto"/>
                  </w:divBdr>
                </w:div>
                <w:div w:id="321783095">
                  <w:marLeft w:val="0"/>
                  <w:marRight w:val="0"/>
                  <w:marTop w:val="0"/>
                  <w:marBottom w:val="0"/>
                  <w:divBdr>
                    <w:top w:val="none" w:sz="0" w:space="0" w:color="auto"/>
                    <w:left w:val="none" w:sz="0" w:space="0" w:color="auto"/>
                    <w:bottom w:val="none" w:sz="0" w:space="0" w:color="auto"/>
                    <w:right w:val="none" w:sz="0" w:space="0" w:color="auto"/>
                  </w:divBdr>
                </w:div>
                <w:div w:id="322048618">
                  <w:marLeft w:val="0"/>
                  <w:marRight w:val="0"/>
                  <w:marTop w:val="0"/>
                  <w:marBottom w:val="0"/>
                  <w:divBdr>
                    <w:top w:val="none" w:sz="0" w:space="0" w:color="auto"/>
                    <w:left w:val="none" w:sz="0" w:space="0" w:color="auto"/>
                    <w:bottom w:val="none" w:sz="0" w:space="0" w:color="auto"/>
                    <w:right w:val="none" w:sz="0" w:space="0" w:color="auto"/>
                  </w:divBdr>
                </w:div>
                <w:div w:id="322201297">
                  <w:marLeft w:val="0"/>
                  <w:marRight w:val="0"/>
                  <w:marTop w:val="0"/>
                  <w:marBottom w:val="0"/>
                  <w:divBdr>
                    <w:top w:val="none" w:sz="0" w:space="0" w:color="auto"/>
                    <w:left w:val="none" w:sz="0" w:space="0" w:color="auto"/>
                    <w:bottom w:val="none" w:sz="0" w:space="0" w:color="auto"/>
                    <w:right w:val="none" w:sz="0" w:space="0" w:color="auto"/>
                  </w:divBdr>
                </w:div>
                <w:div w:id="324285811">
                  <w:marLeft w:val="0"/>
                  <w:marRight w:val="0"/>
                  <w:marTop w:val="0"/>
                  <w:marBottom w:val="0"/>
                  <w:divBdr>
                    <w:top w:val="none" w:sz="0" w:space="0" w:color="auto"/>
                    <w:left w:val="none" w:sz="0" w:space="0" w:color="auto"/>
                    <w:bottom w:val="none" w:sz="0" w:space="0" w:color="auto"/>
                    <w:right w:val="none" w:sz="0" w:space="0" w:color="auto"/>
                  </w:divBdr>
                </w:div>
                <w:div w:id="324550568">
                  <w:marLeft w:val="0"/>
                  <w:marRight w:val="0"/>
                  <w:marTop w:val="0"/>
                  <w:marBottom w:val="0"/>
                  <w:divBdr>
                    <w:top w:val="none" w:sz="0" w:space="0" w:color="auto"/>
                    <w:left w:val="none" w:sz="0" w:space="0" w:color="auto"/>
                    <w:bottom w:val="none" w:sz="0" w:space="0" w:color="auto"/>
                    <w:right w:val="none" w:sz="0" w:space="0" w:color="auto"/>
                  </w:divBdr>
                </w:div>
                <w:div w:id="325279332">
                  <w:marLeft w:val="0"/>
                  <w:marRight w:val="0"/>
                  <w:marTop w:val="0"/>
                  <w:marBottom w:val="0"/>
                  <w:divBdr>
                    <w:top w:val="none" w:sz="0" w:space="0" w:color="auto"/>
                    <w:left w:val="none" w:sz="0" w:space="0" w:color="auto"/>
                    <w:bottom w:val="none" w:sz="0" w:space="0" w:color="auto"/>
                    <w:right w:val="none" w:sz="0" w:space="0" w:color="auto"/>
                  </w:divBdr>
                </w:div>
                <w:div w:id="326178086">
                  <w:marLeft w:val="0"/>
                  <w:marRight w:val="0"/>
                  <w:marTop w:val="0"/>
                  <w:marBottom w:val="0"/>
                  <w:divBdr>
                    <w:top w:val="none" w:sz="0" w:space="0" w:color="auto"/>
                    <w:left w:val="none" w:sz="0" w:space="0" w:color="auto"/>
                    <w:bottom w:val="none" w:sz="0" w:space="0" w:color="auto"/>
                    <w:right w:val="none" w:sz="0" w:space="0" w:color="auto"/>
                  </w:divBdr>
                </w:div>
                <w:div w:id="326598493">
                  <w:marLeft w:val="0"/>
                  <w:marRight w:val="0"/>
                  <w:marTop w:val="0"/>
                  <w:marBottom w:val="0"/>
                  <w:divBdr>
                    <w:top w:val="none" w:sz="0" w:space="0" w:color="auto"/>
                    <w:left w:val="none" w:sz="0" w:space="0" w:color="auto"/>
                    <w:bottom w:val="none" w:sz="0" w:space="0" w:color="auto"/>
                    <w:right w:val="none" w:sz="0" w:space="0" w:color="auto"/>
                  </w:divBdr>
                </w:div>
                <w:div w:id="327446723">
                  <w:marLeft w:val="0"/>
                  <w:marRight w:val="0"/>
                  <w:marTop w:val="0"/>
                  <w:marBottom w:val="0"/>
                  <w:divBdr>
                    <w:top w:val="none" w:sz="0" w:space="0" w:color="auto"/>
                    <w:left w:val="none" w:sz="0" w:space="0" w:color="auto"/>
                    <w:bottom w:val="none" w:sz="0" w:space="0" w:color="auto"/>
                    <w:right w:val="none" w:sz="0" w:space="0" w:color="auto"/>
                  </w:divBdr>
                </w:div>
                <w:div w:id="327752223">
                  <w:marLeft w:val="0"/>
                  <w:marRight w:val="0"/>
                  <w:marTop w:val="0"/>
                  <w:marBottom w:val="0"/>
                  <w:divBdr>
                    <w:top w:val="none" w:sz="0" w:space="0" w:color="auto"/>
                    <w:left w:val="none" w:sz="0" w:space="0" w:color="auto"/>
                    <w:bottom w:val="none" w:sz="0" w:space="0" w:color="auto"/>
                    <w:right w:val="none" w:sz="0" w:space="0" w:color="auto"/>
                  </w:divBdr>
                </w:div>
                <w:div w:id="328099062">
                  <w:marLeft w:val="0"/>
                  <w:marRight w:val="0"/>
                  <w:marTop w:val="0"/>
                  <w:marBottom w:val="0"/>
                  <w:divBdr>
                    <w:top w:val="none" w:sz="0" w:space="0" w:color="auto"/>
                    <w:left w:val="none" w:sz="0" w:space="0" w:color="auto"/>
                    <w:bottom w:val="none" w:sz="0" w:space="0" w:color="auto"/>
                    <w:right w:val="none" w:sz="0" w:space="0" w:color="auto"/>
                  </w:divBdr>
                </w:div>
                <w:div w:id="329066113">
                  <w:marLeft w:val="0"/>
                  <w:marRight w:val="0"/>
                  <w:marTop w:val="0"/>
                  <w:marBottom w:val="0"/>
                  <w:divBdr>
                    <w:top w:val="none" w:sz="0" w:space="0" w:color="auto"/>
                    <w:left w:val="none" w:sz="0" w:space="0" w:color="auto"/>
                    <w:bottom w:val="none" w:sz="0" w:space="0" w:color="auto"/>
                    <w:right w:val="none" w:sz="0" w:space="0" w:color="auto"/>
                  </w:divBdr>
                </w:div>
                <w:div w:id="330108039">
                  <w:marLeft w:val="0"/>
                  <w:marRight w:val="0"/>
                  <w:marTop w:val="0"/>
                  <w:marBottom w:val="0"/>
                  <w:divBdr>
                    <w:top w:val="none" w:sz="0" w:space="0" w:color="auto"/>
                    <w:left w:val="none" w:sz="0" w:space="0" w:color="auto"/>
                    <w:bottom w:val="none" w:sz="0" w:space="0" w:color="auto"/>
                    <w:right w:val="none" w:sz="0" w:space="0" w:color="auto"/>
                  </w:divBdr>
                </w:div>
                <w:div w:id="330183651">
                  <w:marLeft w:val="0"/>
                  <w:marRight w:val="0"/>
                  <w:marTop w:val="0"/>
                  <w:marBottom w:val="0"/>
                  <w:divBdr>
                    <w:top w:val="none" w:sz="0" w:space="0" w:color="auto"/>
                    <w:left w:val="none" w:sz="0" w:space="0" w:color="auto"/>
                    <w:bottom w:val="none" w:sz="0" w:space="0" w:color="auto"/>
                    <w:right w:val="none" w:sz="0" w:space="0" w:color="auto"/>
                  </w:divBdr>
                </w:div>
                <w:div w:id="330833285">
                  <w:marLeft w:val="0"/>
                  <w:marRight w:val="0"/>
                  <w:marTop w:val="0"/>
                  <w:marBottom w:val="0"/>
                  <w:divBdr>
                    <w:top w:val="none" w:sz="0" w:space="0" w:color="auto"/>
                    <w:left w:val="none" w:sz="0" w:space="0" w:color="auto"/>
                    <w:bottom w:val="none" w:sz="0" w:space="0" w:color="auto"/>
                    <w:right w:val="none" w:sz="0" w:space="0" w:color="auto"/>
                  </w:divBdr>
                </w:div>
                <w:div w:id="331489312">
                  <w:marLeft w:val="0"/>
                  <w:marRight w:val="0"/>
                  <w:marTop w:val="0"/>
                  <w:marBottom w:val="0"/>
                  <w:divBdr>
                    <w:top w:val="none" w:sz="0" w:space="0" w:color="auto"/>
                    <w:left w:val="none" w:sz="0" w:space="0" w:color="auto"/>
                    <w:bottom w:val="none" w:sz="0" w:space="0" w:color="auto"/>
                    <w:right w:val="none" w:sz="0" w:space="0" w:color="auto"/>
                  </w:divBdr>
                </w:div>
                <w:div w:id="332102287">
                  <w:marLeft w:val="0"/>
                  <w:marRight w:val="0"/>
                  <w:marTop w:val="0"/>
                  <w:marBottom w:val="0"/>
                  <w:divBdr>
                    <w:top w:val="none" w:sz="0" w:space="0" w:color="auto"/>
                    <w:left w:val="none" w:sz="0" w:space="0" w:color="auto"/>
                    <w:bottom w:val="none" w:sz="0" w:space="0" w:color="auto"/>
                    <w:right w:val="none" w:sz="0" w:space="0" w:color="auto"/>
                  </w:divBdr>
                </w:div>
                <w:div w:id="332149076">
                  <w:marLeft w:val="0"/>
                  <w:marRight w:val="0"/>
                  <w:marTop w:val="0"/>
                  <w:marBottom w:val="0"/>
                  <w:divBdr>
                    <w:top w:val="none" w:sz="0" w:space="0" w:color="auto"/>
                    <w:left w:val="none" w:sz="0" w:space="0" w:color="auto"/>
                    <w:bottom w:val="none" w:sz="0" w:space="0" w:color="auto"/>
                    <w:right w:val="none" w:sz="0" w:space="0" w:color="auto"/>
                  </w:divBdr>
                </w:div>
                <w:div w:id="332222813">
                  <w:marLeft w:val="0"/>
                  <w:marRight w:val="0"/>
                  <w:marTop w:val="0"/>
                  <w:marBottom w:val="0"/>
                  <w:divBdr>
                    <w:top w:val="none" w:sz="0" w:space="0" w:color="auto"/>
                    <w:left w:val="none" w:sz="0" w:space="0" w:color="auto"/>
                    <w:bottom w:val="none" w:sz="0" w:space="0" w:color="auto"/>
                    <w:right w:val="none" w:sz="0" w:space="0" w:color="auto"/>
                  </w:divBdr>
                </w:div>
                <w:div w:id="332223239">
                  <w:marLeft w:val="0"/>
                  <w:marRight w:val="0"/>
                  <w:marTop w:val="0"/>
                  <w:marBottom w:val="0"/>
                  <w:divBdr>
                    <w:top w:val="none" w:sz="0" w:space="0" w:color="auto"/>
                    <w:left w:val="none" w:sz="0" w:space="0" w:color="auto"/>
                    <w:bottom w:val="none" w:sz="0" w:space="0" w:color="auto"/>
                    <w:right w:val="none" w:sz="0" w:space="0" w:color="auto"/>
                  </w:divBdr>
                </w:div>
                <w:div w:id="332339718">
                  <w:marLeft w:val="0"/>
                  <w:marRight w:val="0"/>
                  <w:marTop w:val="0"/>
                  <w:marBottom w:val="0"/>
                  <w:divBdr>
                    <w:top w:val="none" w:sz="0" w:space="0" w:color="auto"/>
                    <w:left w:val="none" w:sz="0" w:space="0" w:color="auto"/>
                    <w:bottom w:val="none" w:sz="0" w:space="0" w:color="auto"/>
                    <w:right w:val="none" w:sz="0" w:space="0" w:color="auto"/>
                  </w:divBdr>
                </w:div>
                <w:div w:id="332804243">
                  <w:marLeft w:val="0"/>
                  <w:marRight w:val="0"/>
                  <w:marTop w:val="0"/>
                  <w:marBottom w:val="0"/>
                  <w:divBdr>
                    <w:top w:val="none" w:sz="0" w:space="0" w:color="auto"/>
                    <w:left w:val="none" w:sz="0" w:space="0" w:color="auto"/>
                    <w:bottom w:val="none" w:sz="0" w:space="0" w:color="auto"/>
                    <w:right w:val="none" w:sz="0" w:space="0" w:color="auto"/>
                  </w:divBdr>
                </w:div>
                <w:div w:id="333578304">
                  <w:marLeft w:val="0"/>
                  <w:marRight w:val="0"/>
                  <w:marTop w:val="0"/>
                  <w:marBottom w:val="0"/>
                  <w:divBdr>
                    <w:top w:val="none" w:sz="0" w:space="0" w:color="auto"/>
                    <w:left w:val="none" w:sz="0" w:space="0" w:color="auto"/>
                    <w:bottom w:val="none" w:sz="0" w:space="0" w:color="auto"/>
                    <w:right w:val="none" w:sz="0" w:space="0" w:color="auto"/>
                  </w:divBdr>
                </w:div>
                <w:div w:id="333845409">
                  <w:marLeft w:val="0"/>
                  <w:marRight w:val="0"/>
                  <w:marTop w:val="0"/>
                  <w:marBottom w:val="0"/>
                  <w:divBdr>
                    <w:top w:val="none" w:sz="0" w:space="0" w:color="auto"/>
                    <w:left w:val="none" w:sz="0" w:space="0" w:color="auto"/>
                    <w:bottom w:val="none" w:sz="0" w:space="0" w:color="auto"/>
                    <w:right w:val="none" w:sz="0" w:space="0" w:color="auto"/>
                  </w:divBdr>
                </w:div>
                <w:div w:id="333848835">
                  <w:marLeft w:val="0"/>
                  <w:marRight w:val="0"/>
                  <w:marTop w:val="0"/>
                  <w:marBottom w:val="0"/>
                  <w:divBdr>
                    <w:top w:val="none" w:sz="0" w:space="0" w:color="auto"/>
                    <w:left w:val="none" w:sz="0" w:space="0" w:color="auto"/>
                    <w:bottom w:val="none" w:sz="0" w:space="0" w:color="auto"/>
                    <w:right w:val="none" w:sz="0" w:space="0" w:color="auto"/>
                  </w:divBdr>
                </w:div>
                <w:div w:id="334189190">
                  <w:marLeft w:val="0"/>
                  <w:marRight w:val="0"/>
                  <w:marTop w:val="0"/>
                  <w:marBottom w:val="0"/>
                  <w:divBdr>
                    <w:top w:val="none" w:sz="0" w:space="0" w:color="auto"/>
                    <w:left w:val="none" w:sz="0" w:space="0" w:color="auto"/>
                    <w:bottom w:val="none" w:sz="0" w:space="0" w:color="auto"/>
                    <w:right w:val="none" w:sz="0" w:space="0" w:color="auto"/>
                  </w:divBdr>
                </w:div>
                <w:div w:id="334721978">
                  <w:marLeft w:val="0"/>
                  <w:marRight w:val="0"/>
                  <w:marTop w:val="0"/>
                  <w:marBottom w:val="0"/>
                  <w:divBdr>
                    <w:top w:val="none" w:sz="0" w:space="0" w:color="auto"/>
                    <w:left w:val="none" w:sz="0" w:space="0" w:color="auto"/>
                    <w:bottom w:val="none" w:sz="0" w:space="0" w:color="auto"/>
                    <w:right w:val="none" w:sz="0" w:space="0" w:color="auto"/>
                  </w:divBdr>
                </w:div>
                <w:div w:id="336226408">
                  <w:marLeft w:val="0"/>
                  <w:marRight w:val="0"/>
                  <w:marTop w:val="0"/>
                  <w:marBottom w:val="0"/>
                  <w:divBdr>
                    <w:top w:val="none" w:sz="0" w:space="0" w:color="auto"/>
                    <w:left w:val="none" w:sz="0" w:space="0" w:color="auto"/>
                    <w:bottom w:val="none" w:sz="0" w:space="0" w:color="auto"/>
                    <w:right w:val="none" w:sz="0" w:space="0" w:color="auto"/>
                  </w:divBdr>
                </w:div>
                <w:div w:id="337536087">
                  <w:marLeft w:val="0"/>
                  <w:marRight w:val="0"/>
                  <w:marTop w:val="0"/>
                  <w:marBottom w:val="0"/>
                  <w:divBdr>
                    <w:top w:val="none" w:sz="0" w:space="0" w:color="auto"/>
                    <w:left w:val="none" w:sz="0" w:space="0" w:color="auto"/>
                    <w:bottom w:val="none" w:sz="0" w:space="0" w:color="auto"/>
                    <w:right w:val="none" w:sz="0" w:space="0" w:color="auto"/>
                  </w:divBdr>
                </w:div>
                <w:div w:id="338387072">
                  <w:marLeft w:val="0"/>
                  <w:marRight w:val="0"/>
                  <w:marTop w:val="0"/>
                  <w:marBottom w:val="0"/>
                  <w:divBdr>
                    <w:top w:val="none" w:sz="0" w:space="0" w:color="auto"/>
                    <w:left w:val="none" w:sz="0" w:space="0" w:color="auto"/>
                    <w:bottom w:val="none" w:sz="0" w:space="0" w:color="auto"/>
                    <w:right w:val="none" w:sz="0" w:space="0" w:color="auto"/>
                  </w:divBdr>
                </w:div>
                <w:div w:id="339163462">
                  <w:marLeft w:val="0"/>
                  <w:marRight w:val="0"/>
                  <w:marTop w:val="0"/>
                  <w:marBottom w:val="0"/>
                  <w:divBdr>
                    <w:top w:val="none" w:sz="0" w:space="0" w:color="auto"/>
                    <w:left w:val="none" w:sz="0" w:space="0" w:color="auto"/>
                    <w:bottom w:val="none" w:sz="0" w:space="0" w:color="auto"/>
                    <w:right w:val="none" w:sz="0" w:space="0" w:color="auto"/>
                  </w:divBdr>
                </w:div>
                <w:div w:id="339435839">
                  <w:marLeft w:val="0"/>
                  <w:marRight w:val="0"/>
                  <w:marTop w:val="0"/>
                  <w:marBottom w:val="0"/>
                  <w:divBdr>
                    <w:top w:val="none" w:sz="0" w:space="0" w:color="auto"/>
                    <w:left w:val="none" w:sz="0" w:space="0" w:color="auto"/>
                    <w:bottom w:val="none" w:sz="0" w:space="0" w:color="auto"/>
                    <w:right w:val="none" w:sz="0" w:space="0" w:color="auto"/>
                  </w:divBdr>
                </w:div>
                <w:div w:id="340858666">
                  <w:marLeft w:val="0"/>
                  <w:marRight w:val="0"/>
                  <w:marTop w:val="0"/>
                  <w:marBottom w:val="0"/>
                  <w:divBdr>
                    <w:top w:val="none" w:sz="0" w:space="0" w:color="auto"/>
                    <w:left w:val="none" w:sz="0" w:space="0" w:color="auto"/>
                    <w:bottom w:val="none" w:sz="0" w:space="0" w:color="auto"/>
                    <w:right w:val="none" w:sz="0" w:space="0" w:color="auto"/>
                  </w:divBdr>
                </w:div>
                <w:div w:id="341199410">
                  <w:marLeft w:val="0"/>
                  <w:marRight w:val="0"/>
                  <w:marTop w:val="0"/>
                  <w:marBottom w:val="0"/>
                  <w:divBdr>
                    <w:top w:val="none" w:sz="0" w:space="0" w:color="auto"/>
                    <w:left w:val="none" w:sz="0" w:space="0" w:color="auto"/>
                    <w:bottom w:val="none" w:sz="0" w:space="0" w:color="auto"/>
                    <w:right w:val="none" w:sz="0" w:space="0" w:color="auto"/>
                  </w:divBdr>
                </w:div>
                <w:div w:id="341320326">
                  <w:marLeft w:val="0"/>
                  <w:marRight w:val="0"/>
                  <w:marTop w:val="0"/>
                  <w:marBottom w:val="0"/>
                  <w:divBdr>
                    <w:top w:val="none" w:sz="0" w:space="0" w:color="auto"/>
                    <w:left w:val="none" w:sz="0" w:space="0" w:color="auto"/>
                    <w:bottom w:val="none" w:sz="0" w:space="0" w:color="auto"/>
                    <w:right w:val="none" w:sz="0" w:space="0" w:color="auto"/>
                  </w:divBdr>
                </w:div>
                <w:div w:id="341591562">
                  <w:marLeft w:val="0"/>
                  <w:marRight w:val="0"/>
                  <w:marTop w:val="0"/>
                  <w:marBottom w:val="0"/>
                  <w:divBdr>
                    <w:top w:val="none" w:sz="0" w:space="0" w:color="auto"/>
                    <w:left w:val="none" w:sz="0" w:space="0" w:color="auto"/>
                    <w:bottom w:val="none" w:sz="0" w:space="0" w:color="auto"/>
                    <w:right w:val="none" w:sz="0" w:space="0" w:color="auto"/>
                  </w:divBdr>
                </w:div>
                <w:div w:id="341929903">
                  <w:marLeft w:val="0"/>
                  <w:marRight w:val="0"/>
                  <w:marTop w:val="0"/>
                  <w:marBottom w:val="0"/>
                  <w:divBdr>
                    <w:top w:val="none" w:sz="0" w:space="0" w:color="auto"/>
                    <w:left w:val="none" w:sz="0" w:space="0" w:color="auto"/>
                    <w:bottom w:val="none" w:sz="0" w:space="0" w:color="auto"/>
                    <w:right w:val="none" w:sz="0" w:space="0" w:color="auto"/>
                  </w:divBdr>
                </w:div>
                <w:div w:id="342980896">
                  <w:marLeft w:val="0"/>
                  <w:marRight w:val="0"/>
                  <w:marTop w:val="0"/>
                  <w:marBottom w:val="0"/>
                  <w:divBdr>
                    <w:top w:val="none" w:sz="0" w:space="0" w:color="auto"/>
                    <w:left w:val="none" w:sz="0" w:space="0" w:color="auto"/>
                    <w:bottom w:val="none" w:sz="0" w:space="0" w:color="auto"/>
                    <w:right w:val="none" w:sz="0" w:space="0" w:color="auto"/>
                  </w:divBdr>
                </w:div>
                <w:div w:id="345402165">
                  <w:marLeft w:val="0"/>
                  <w:marRight w:val="0"/>
                  <w:marTop w:val="0"/>
                  <w:marBottom w:val="0"/>
                  <w:divBdr>
                    <w:top w:val="none" w:sz="0" w:space="0" w:color="auto"/>
                    <w:left w:val="none" w:sz="0" w:space="0" w:color="auto"/>
                    <w:bottom w:val="none" w:sz="0" w:space="0" w:color="auto"/>
                    <w:right w:val="none" w:sz="0" w:space="0" w:color="auto"/>
                  </w:divBdr>
                </w:div>
                <w:div w:id="345592800">
                  <w:marLeft w:val="0"/>
                  <w:marRight w:val="0"/>
                  <w:marTop w:val="0"/>
                  <w:marBottom w:val="0"/>
                  <w:divBdr>
                    <w:top w:val="none" w:sz="0" w:space="0" w:color="auto"/>
                    <w:left w:val="none" w:sz="0" w:space="0" w:color="auto"/>
                    <w:bottom w:val="none" w:sz="0" w:space="0" w:color="auto"/>
                    <w:right w:val="none" w:sz="0" w:space="0" w:color="auto"/>
                  </w:divBdr>
                </w:div>
                <w:div w:id="346105746">
                  <w:marLeft w:val="0"/>
                  <w:marRight w:val="0"/>
                  <w:marTop w:val="0"/>
                  <w:marBottom w:val="0"/>
                  <w:divBdr>
                    <w:top w:val="none" w:sz="0" w:space="0" w:color="auto"/>
                    <w:left w:val="none" w:sz="0" w:space="0" w:color="auto"/>
                    <w:bottom w:val="none" w:sz="0" w:space="0" w:color="auto"/>
                    <w:right w:val="none" w:sz="0" w:space="0" w:color="auto"/>
                  </w:divBdr>
                </w:div>
                <w:div w:id="346298815">
                  <w:marLeft w:val="0"/>
                  <w:marRight w:val="0"/>
                  <w:marTop w:val="0"/>
                  <w:marBottom w:val="0"/>
                  <w:divBdr>
                    <w:top w:val="none" w:sz="0" w:space="0" w:color="auto"/>
                    <w:left w:val="none" w:sz="0" w:space="0" w:color="auto"/>
                    <w:bottom w:val="none" w:sz="0" w:space="0" w:color="auto"/>
                    <w:right w:val="none" w:sz="0" w:space="0" w:color="auto"/>
                  </w:divBdr>
                </w:div>
                <w:div w:id="346371443">
                  <w:marLeft w:val="0"/>
                  <w:marRight w:val="0"/>
                  <w:marTop w:val="0"/>
                  <w:marBottom w:val="0"/>
                  <w:divBdr>
                    <w:top w:val="none" w:sz="0" w:space="0" w:color="auto"/>
                    <w:left w:val="none" w:sz="0" w:space="0" w:color="auto"/>
                    <w:bottom w:val="none" w:sz="0" w:space="0" w:color="auto"/>
                    <w:right w:val="none" w:sz="0" w:space="0" w:color="auto"/>
                  </w:divBdr>
                </w:div>
                <w:div w:id="346491602">
                  <w:marLeft w:val="0"/>
                  <w:marRight w:val="0"/>
                  <w:marTop w:val="0"/>
                  <w:marBottom w:val="0"/>
                  <w:divBdr>
                    <w:top w:val="none" w:sz="0" w:space="0" w:color="auto"/>
                    <w:left w:val="none" w:sz="0" w:space="0" w:color="auto"/>
                    <w:bottom w:val="none" w:sz="0" w:space="0" w:color="auto"/>
                    <w:right w:val="none" w:sz="0" w:space="0" w:color="auto"/>
                  </w:divBdr>
                </w:div>
                <w:div w:id="347685628">
                  <w:marLeft w:val="0"/>
                  <w:marRight w:val="0"/>
                  <w:marTop w:val="0"/>
                  <w:marBottom w:val="0"/>
                  <w:divBdr>
                    <w:top w:val="none" w:sz="0" w:space="0" w:color="auto"/>
                    <w:left w:val="none" w:sz="0" w:space="0" w:color="auto"/>
                    <w:bottom w:val="none" w:sz="0" w:space="0" w:color="auto"/>
                    <w:right w:val="none" w:sz="0" w:space="0" w:color="auto"/>
                  </w:divBdr>
                </w:div>
                <w:div w:id="349599727">
                  <w:marLeft w:val="0"/>
                  <w:marRight w:val="0"/>
                  <w:marTop w:val="0"/>
                  <w:marBottom w:val="0"/>
                  <w:divBdr>
                    <w:top w:val="none" w:sz="0" w:space="0" w:color="auto"/>
                    <w:left w:val="none" w:sz="0" w:space="0" w:color="auto"/>
                    <w:bottom w:val="none" w:sz="0" w:space="0" w:color="auto"/>
                    <w:right w:val="none" w:sz="0" w:space="0" w:color="auto"/>
                  </w:divBdr>
                </w:div>
                <w:div w:id="350188798">
                  <w:marLeft w:val="0"/>
                  <w:marRight w:val="0"/>
                  <w:marTop w:val="0"/>
                  <w:marBottom w:val="0"/>
                  <w:divBdr>
                    <w:top w:val="none" w:sz="0" w:space="0" w:color="auto"/>
                    <w:left w:val="none" w:sz="0" w:space="0" w:color="auto"/>
                    <w:bottom w:val="none" w:sz="0" w:space="0" w:color="auto"/>
                    <w:right w:val="none" w:sz="0" w:space="0" w:color="auto"/>
                  </w:divBdr>
                </w:div>
                <w:div w:id="350305378">
                  <w:marLeft w:val="0"/>
                  <w:marRight w:val="0"/>
                  <w:marTop w:val="0"/>
                  <w:marBottom w:val="0"/>
                  <w:divBdr>
                    <w:top w:val="none" w:sz="0" w:space="0" w:color="auto"/>
                    <w:left w:val="none" w:sz="0" w:space="0" w:color="auto"/>
                    <w:bottom w:val="none" w:sz="0" w:space="0" w:color="auto"/>
                    <w:right w:val="none" w:sz="0" w:space="0" w:color="auto"/>
                  </w:divBdr>
                </w:div>
                <w:div w:id="350377921">
                  <w:marLeft w:val="0"/>
                  <w:marRight w:val="0"/>
                  <w:marTop w:val="0"/>
                  <w:marBottom w:val="0"/>
                  <w:divBdr>
                    <w:top w:val="none" w:sz="0" w:space="0" w:color="auto"/>
                    <w:left w:val="none" w:sz="0" w:space="0" w:color="auto"/>
                    <w:bottom w:val="none" w:sz="0" w:space="0" w:color="auto"/>
                    <w:right w:val="none" w:sz="0" w:space="0" w:color="auto"/>
                  </w:divBdr>
                </w:div>
                <w:div w:id="350842879">
                  <w:marLeft w:val="0"/>
                  <w:marRight w:val="0"/>
                  <w:marTop w:val="0"/>
                  <w:marBottom w:val="0"/>
                  <w:divBdr>
                    <w:top w:val="none" w:sz="0" w:space="0" w:color="auto"/>
                    <w:left w:val="none" w:sz="0" w:space="0" w:color="auto"/>
                    <w:bottom w:val="none" w:sz="0" w:space="0" w:color="auto"/>
                    <w:right w:val="none" w:sz="0" w:space="0" w:color="auto"/>
                  </w:divBdr>
                </w:div>
                <w:div w:id="351297002">
                  <w:marLeft w:val="0"/>
                  <w:marRight w:val="0"/>
                  <w:marTop w:val="0"/>
                  <w:marBottom w:val="0"/>
                  <w:divBdr>
                    <w:top w:val="none" w:sz="0" w:space="0" w:color="auto"/>
                    <w:left w:val="none" w:sz="0" w:space="0" w:color="auto"/>
                    <w:bottom w:val="none" w:sz="0" w:space="0" w:color="auto"/>
                    <w:right w:val="none" w:sz="0" w:space="0" w:color="auto"/>
                  </w:divBdr>
                </w:div>
                <w:div w:id="351341494">
                  <w:marLeft w:val="0"/>
                  <w:marRight w:val="0"/>
                  <w:marTop w:val="0"/>
                  <w:marBottom w:val="0"/>
                  <w:divBdr>
                    <w:top w:val="none" w:sz="0" w:space="0" w:color="auto"/>
                    <w:left w:val="none" w:sz="0" w:space="0" w:color="auto"/>
                    <w:bottom w:val="none" w:sz="0" w:space="0" w:color="auto"/>
                    <w:right w:val="none" w:sz="0" w:space="0" w:color="auto"/>
                  </w:divBdr>
                </w:div>
                <w:div w:id="352414836">
                  <w:marLeft w:val="0"/>
                  <w:marRight w:val="0"/>
                  <w:marTop w:val="0"/>
                  <w:marBottom w:val="0"/>
                  <w:divBdr>
                    <w:top w:val="none" w:sz="0" w:space="0" w:color="auto"/>
                    <w:left w:val="none" w:sz="0" w:space="0" w:color="auto"/>
                    <w:bottom w:val="none" w:sz="0" w:space="0" w:color="auto"/>
                    <w:right w:val="none" w:sz="0" w:space="0" w:color="auto"/>
                  </w:divBdr>
                </w:div>
                <w:div w:id="352533967">
                  <w:marLeft w:val="0"/>
                  <w:marRight w:val="0"/>
                  <w:marTop w:val="0"/>
                  <w:marBottom w:val="0"/>
                  <w:divBdr>
                    <w:top w:val="none" w:sz="0" w:space="0" w:color="auto"/>
                    <w:left w:val="none" w:sz="0" w:space="0" w:color="auto"/>
                    <w:bottom w:val="none" w:sz="0" w:space="0" w:color="auto"/>
                    <w:right w:val="none" w:sz="0" w:space="0" w:color="auto"/>
                  </w:divBdr>
                </w:div>
                <w:div w:id="353386250">
                  <w:marLeft w:val="0"/>
                  <w:marRight w:val="0"/>
                  <w:marTop w:val="0"/>
                  <w:marBottom w:val="0"/>
                  <w:divBdr>
                    <w:top w:val="none" w:sz="0" w:space="0" w:color="auto"/>
                    <w:left w:val="none" w:sz="0" w:space="0" w:color="auto"/>
                    <w:bottom w:val="none" w:sz="0" w:space="0" w:color="auto"/>
                    <w:right w:val="none" w:sz="0" w:space="0" w:color="auto"/>
                  </w:divBdr>
                </w:div>
                <w:div w:id="353456613">
                  <w:marLeft w:val="0"/>
                  <w:marRight w:val="0"/>
                  <w:marTop w:val="0"/>
                  <w:marBottom w:val="0"/>
                  <w:divBdr>
                    <w:top w:val="none" w:sz="0" w:space="0" w:color="auto"/>
                    <w:left w:val="none" w:sz="0" w:space="0" w:color="auto"/>
                    <w:bottom w:val="none" w:sz="0" w:space="0" w:color="auto"/>
                    <w:right w:val="none" w:sz="0" w:space="0" w:color="auto"/>
                  </w:divBdr>
                </w:div>
                <w:div w:id="353461860">
                  <w:marLeft w:val="0"/>
                  <w:marRight w:val="0"/>
                  <w:marTop w:val="0"/>
                  <w:marBottom w:val="0"/>
                  <w:divBdr>
                    <w:top w:val="none" w:sz="0" w:space="0" w:color="auto"/>
                    <w:left w:val="none" w:sz="0" w:space="0" w:color="auto"/>
                    <w:bottom w:val="none" w:sz="0" w:space="0" w:color="auto"/>
                    <w:right w:val="none" w:sz="0" w:space="0" w:color="auto"/>
                  </w:divBdr>
                </w:div>
                <w:div w:id="354615690">
                  <w:marLeft w:val="0"/>
                  <w:marRight w:val="0"/>
                  <w:marTop w:val="0"/>
                  <w:marBottom w:val="0"/>
                  <w:divBdr>
                    <w:top w:val="none" w:sz="0" w:space="0" w:color="auto"/>
                    <w:left w:val="none" w:sz="0" w:space="0" w:color="auto"/>
                    <w:bottom w:val="none" w:sz="0" w:space="0" w:color="auto"/>
                    <w:right w:val="none" w:sz="0" w:space="0" w:color="auto"/>
                  </w:divBdr>
                </w:div>
                <w:div w:id="355160212">
                  <w:marLeft w:val="0"/>
                  <w:marRight w:val="0"/>
                  <w:marTop w:val="0"/>
                  <w:marBottom w:val="0"/>
                  <w:divBdr>
                    <w:top w:val="none" w:sz="0" w:space="0" w:color="auto"/>
                    <w:left w:val="none" w:sz="0" w:space="0" w:color="auto"/>
                    <w:bottom w:val="none" w:sz="0" w:space="0" w:color="auto"/>
                    <w:right w:val="none" w:sz="0" w:space="0" w:color="auto"/>
                  </w:divBdr>
                </w:div>
                <w:div w:id="356277615">
                  <w:marLeft w:val="0"/>
                  <w:marRight w:val="0"/>
                  <w:marTop w:val="0"/>
                  <w:marBottom w:val="0"/>
                  <w:divBdr>
                    <w:top w:val="none" w:sz="0" w:space="0" w:color="auto"/>
                    <w:left w:val="none" w:sz="0" w:space="0" w:color="auto"/>
                    <w:bottom w:val="none" w:sz="0" w:space="0" w:color="auto"/>
                    <w:right w:val="none" w:sz="0" w:space="0" w:color="auto"/>
                  </w:divBdr>
                </w:div>
                <w:div w:id="356346971">
                  <w:marLeft w:val="0"/>
                  <w:marRight w:val="0"/>
                  <w:marTop w:val="0"/>
                  <w:marBottom w:val="0"/>
                  <w:divBdr>
                    <w:top w:val="none" w:sz="0" w:space="0" w:color="auto"/>
                    <w:left w:val="none" w:sz="0" w:space="0" w:color="auto"/>
                    <w:bottom w:val="none" w:sz="0" w:space="0" w:color="auto"/>
                    <w:right w:val="none" w:sz="0" w:space="0" w:color="auto"/>
                  </w:divBdr>
                </w:div>
                <w:div w:id="357586702">
                  <w:marLeft w:val="0"/>
                  <w:marRight w:val="0"/>
                  <w:marTop w:val="0"/>
                  <w:marBottom w:val="0"/>
                  <w:divBdr>
                    <w:top w:val="none" w:sz="0" w:space="0" w:color="auto"/>
                    <w:left w:val="none" w:sz="0" w:space="0" w:color="auto"/>
                    <w:bottom w:val="none" w:sz="0" w:space="0" w:color="auto"/>
                    <w:right w:val="none" w:sz="0" w:space="0" w:color="auto"/>
                  </w:divBdr>
                </w:div>
                <w:div w:id="357661065">
                  <w:marLeft w:val="0"/>
                  <w:marRight w:val="0"/>
                  <w:marTop w:val="0"/>
                  <w:marBottom w:val="0"/>
                  <w:divBdr>
                    <w:top w:val="none" w:sz="0" w:space="0" w:color="auto"/>
                    <w:left w:val="none" w:sz="0" w:space="0" w:color="auto"/>
                    <w:bottom w:val="none" w:sz="0" w:space="0" w:color="auto"/>
                    <w:right w:val="none" w:sz="0" w:space="0" w:color="auto"/>
                  </w:divBdr>
                </w:div>
                <w:div w:id="358050387">
                  <w:marLeft w:val="0"/>
                  <w:marRight w:val="0"/>
                  <w:marTop w:val="0"/>
                  <w:marBottom w:val="0"/>
                  <w:divBdr>
                    <w:top w:val="none" w:sz="0" w:space="0" w:color="auto"/>
                    <w:left w:val="none" w:sz="0" w:space="0" w:color="auto"/>
                    <w:bottom w:val="none" w:sz="0" w:space="0" w:color="auto"/>
                    <w:right w:val="none" w:sz="0" w:space="0" w:color="auto"/>
                  </w:divBdr>
                </w:div>
                <w:div w:id="358089326">
                  <w:marLeft w:val="0"/>
                  <w:marRight w:val="0"/>
                  <w:marTop w:val="0"/>
                  <w:marBottom w:val="0"/>
                  <w:divBdr>
                    <w:top w:val="none" w:sz="0" w:space="0" w:color="auto"/>
                    <w:left w:val="none" w:sz="0" w:space="0" w:color="auto"/>
                    <w:bottom w:val="none" w:sz="0" w:space="0" w:color="auto"/>
                    <w:right w:val="none" w:sz="0" w:space="0" w:color="auto"/>
                  </w:divBdr>
                </w:div>
                <w:div w:id="358555048">
                  <w:marLeft w:val="0"/>
                  <w:marRight w:val="0"/>
                  <w:marTop w:val="0"/>
                  <w:marBottom w:val="0"/>
                  <w:divBdr>
                    <w:top w:val="none" w:sz="0" w:space="0" w:color="auto"/>
                    <w:left w:val="none" w:sz="0" w:space="0" w:color="auto"/>
                    <w:bottom w:val="none" w:sz="0" w:space="0" w:color="auto"/>
                    <w:right w:val="none" w:sz="0" w:space="0" w:color="auto"/>
                  </w:divBdr>
                </w:div>
                <w:div w:id="358623398">
                  <w:marLeft w:val="0"/>
                  <w:marRight w:val="0"/>
                  <w:marTop w:val="0"/>
                  <w:marBottom w:val="0"/>
                  <w:divBdr>
                    <w:top w:val="none" w:sz="0" w:space="0" w:color="auto"/>
                    <w:left w:val="none" w:sz="0" w:space="0" w:color="auto"/>
                    <w:bottom w:val="none" w:sz="0" w:space="0" w:color="auto"/>
                    <w:right w:val="none" w:sz="0" w:space="0" w:color="auto"/>
                  </w:divBdr>
                </w:div>
                <w:div w:id="358700163">
                  <w:marLeft w:val="0"/>
                  <w:marRight w:val="0"/>
                  <w:marTop w:val="0"/>
                  <w:marBottom w:val="0"/>
                  <w:divBdr>
                    <w:top w:val="none" w:sz="0" w:space="0" w:color="auto"/>
                    <w:left w:val="none" w:sz="0" w:space="0" w:color="auto"/>
                    <w:bottom w:val="none" w:sz="0" w:space="0" w:color="auto"/>
                    <w:right w:val="none" w:sz="0" w:space="0" w:color="auto"/>
                  </w:divBdr>
                </w:div>
                <w:div w:id="359085499">
                  <w:marLeft w:val="0"/>
                  <w:marRight w:val="0"/>
                  <w:marTop w:val="0"/>
                  <w:marBottom w:val="0"/>
                  <w:divBdr>
                    <w:top w:val="none" w:sz="0" w:space="0" w:color="auto"/>
                    <w:left w:val="none" w:sz="0" w:space="0" w:color="auto"/>
                    <w:bottom w:val="none" w:sz="0" w:space="0" w:color="auto"/>
                    <w:right w:val="none" w:sz="0" w:space="0" w:color="auto"/>
                  </w:divBdr>
                </w:div>
                <w:div w:id="359169480">
                  <w:marLeft w:val="0"/>
                  <w:marRight w:val="0"/>
                  <w:marTop w:val="0"/>
                  <w:marBottom w:val="0"/>
                  <w:divBdr>
                    <w:top w:val="none" w:sz="0" w:space="0" w:color="auto"/>
                    <w:left w:val="none" w:sz="0" w:space="0" w:color="auto"/>
                    <w:bottom w:val="none" w:sz="0" w:space="0" w:color="auto"/>
                    <w:right w:val="none" w:sz="0" w:space="0" w:color="auto"/>
                  </w:divBdr>
                </w:div>
                <w:div w:id="359278369">
                  <w:marLeft w:val="0"/>
                  <w:marRight w:val="0"/>
                  <w:marTop w:val="0"/>
                  <w:marBottom w:val="0"/>
                  <w:divBdr>
                    <w:top w:val="none" w:sz="0" w:space="0" w:color="auto"/>
                    <w:left w:val="none" w:sz="0" w:space="0" w:color="auto"/>
                    <w:bottom w:val="none" w:sz="0" w:space="0" w:color="auto"/>
                    <w:right w:val="none" w:sz="0" w:space="0" w:color="auto"/>
                  </w:divBdr>
                </w:div>
                <w:div w:id="359478829">
                  <w:marLeft w:val="0"/>
                  <w:marRight w:val="0"/>
                  <w:marTop w:val="0"/>
                  <w:marBottom w:val="0"/>
                  <w:divBdr>
                    <w:top w:val="none" w:sz="0" w:space="0" w:color="auto"/>
                    <w:left w:val="none" w:sz="0" w:space="0" w:color="auto"/>
                    <w:bottom w:val="none" w:sz="0" w:space="0" w:color="auto"/>
                    <w:right w:val="none" w:sz="0" w:space="0" w:color="auto"/>
                  </w:divBdr>
                </w:div>
                <w:div w:id="359938632">
                  <w:marLeft w:val="0"/>
                  <w:marRight w:val="0"/>
                  <w:marTop w:val="0"/>
                  <w:marBottom w:val="0"/>
                  <w:divBdr>
                    <w:top w:val="none" w:sz="0" w:space="0" w:color="auto"/>
                    <w:left w:val="none" w:sz="0" w:space="0" w:color="auto"/>
                    <w:bottom w:val="none" w:sz="0" w:space="0" w:color="auto"/>
                    <w:right w:val="none" w:sz="0" w:space="0" w:color="auto"/>
                  </w:divBdr>
                </w:div>
                <w:div w:id="360516837">
                  <w:marLeft w:val="0"/>
                  <w:marRight w:val="0"/>
                  <w:marTop w:val="0"/>
                  <w:marBottom w:val="0"/>
                  <w:divBdr>
                    <w:top w:val="none" w:sz="0" w:space="0" w:color="auto"/>
                    <w:left w:val="none" w:sz="0" w:space="0" w:color="auto"/>
                    <w:bottom w:val="none" w:sz="0" w:space="0" w:color="auto"/>
                    <w:right w:val="none" w:sz="0" w:space="0" w:color="auto"/>
                  </w:divBdr>
                </w:div>
                <w:div w:id="360788104">
                  <w:marLeft w:val="0"/>
                  <w:marRight w:val="0"/>
                  <w:marTop w:val="0"/>
                  <w:marBottom w:val="0"/>
                  <w:divBdr>
                    <w:top w:val="none" w:sz="0" w:space="0" w:color="auto"/>
                    <w:left w:val="none" w:sz="0" w:space="0" w:color="auto"/>
                    <w:bottom w:val="none" w:sz="0" w:space="0" w:color="auto"/>
                    <w:right w:val="none" w:sz="0" w:space="0" w:color="auto"/>
                  </w:divBdr>
                </w:div>
                <w:div w:id="360939437">
                  <w:marLeft w:val="0"/>
                  <w:marRight w:val="0"/>
                  <w:marTop w:val="0"/>
                  <w:marBottom w:val="0"/>
                  <w:divBdr>
                    <w:top w:val="none" w:sz="0" w:space="0" w:color="auto"/>
                    <w:left w:val="none" w:sz="0" w:space="0" w:color="auto"/>
                    <w:bottom w:val="none" w:sz="0" w:space="0" w:color="auto"/>
                    <w:right w:val="none" w:sz="0" w:space="0" w:color="auto"/>
                  </w:divBdr>
                </w:div>
                <w:div w:id="361321534">
                  <w:marLeft w:val="0"/>
                  <w:marRight w:val="0"/>
                  <w:marTop w:val="0"/>
                  <w:marBottom w:val="0"/>
                  <w:divBdr>
                    <w:top w:val="none" w:sz="0" w:space="0" w:color="auto"/>
                    <w:left w:val="none" w:sz="0" w:space="0" w:color="auto"/>
                    <w:bottom w:val="none" w:sz="0" w:space="0" w:color="auto"/>
                    <w:right w:val="none" w:sz="0" w:space="0" w:color="auto"/>
                  </w:divBdr>
                </w:div>
                <w:div w:id="361394877">
                  <w:marLeft w:val="0"/>
                  <w:marRight w:val="0"/>
                  <w:marTop w:val="0"/>
                  <w:marBottom w:val="0"/>
                  <w:divBdr>
                    <w:top w:val="none" w:sz="0" w:space="0" w:color="auto"/>
                    <w:left w:val="none" w:sz="0" w:space="0" w:color="auto"/>
                    <w:bottom w:val="none" w:sz="0" w:space="0" w:color="auto"/>
                    <w:right w:val="none" w:sz="0" w:space="0" w:color="auto"/>
                  </w:divBdr>
                </w:div>
                <w:div w:id="361594456">
                  <w:marLeft w:val="0"/>
                  <w:marRight w:val="0"/>
                  <w:marTop w:val="0"/>
                  <w:marBottom w:val="0"/>
                  <w:divBdr>
                    <w:top w:val="none" w:sz="0" w:space="0" w:color="auto"/>
                    <w:left w:val="none" w:sz="0" w:space="0" w:color="auto"/>
                    <w:bottom w:val="none" w:sz="0" w:space="0" w:color="auto"/>
                    <w:right w:val="none" w:sz="0" w:space="0" w:color="auto"/>
                  </w:divBdr>
                </w:div>
                <w:div w:id="362555984">
                  <w:marLeft w:val="0"/>
                  <w:marRight w:val="0"/>
                  <w:marTop w:val="0"/>
                  <w:marBottom w:val="0"/>
                  <w:divBdr>
                    <w:top w:val="none" w:sz="0" w:space="0" w:color="auto"/>
                    <w:left w:val="none" w:sz="0" w:space="0" w:color="auto"/>
                    <w:bottom w:val="none" w:sz="0" w:space="0" w:color="auto"/>
                    <w:right w:val="none" w:sz="0" w:space="0" w:color="auto"/>
                  </w:divBdr>
                </w:div>
                <w:div w:id="362630818">
                  <w:marLeft w:val="0"/>
                  <w:marRight w:val="0"/>
                  <w:marTop w:val="0"/>
                  <w:marBottom w:val="0"/>
                  <w:divBdr>
                    <w:top w:val="none" w:sz="0" w:space="0" w:color="auto"/>
                    <w:left w:val="none" w:sz="0" w:space="0" w:color="auto"/>
                    <w:bottom w:val="none" w:sz="0" w:space="0" w:color="auto"/>
                    <w:right w:val="none" w:sz="0" w:space="0" w:color="auto"/>
                  </w:divBdr>
                </w:div>
                <w:div w:id="363795437">
                  <w:marLeft w:val="0"/>
                  <w:marRight w:val="0"/>
                  <w:marTop w:val="0"/>
                  <w:marBottom w:val="0"/>
                  <w:divBdr>
                    <w:top w:val="none" w:sz="0" w:space="0" w:color="auto"/>
                    <w:left w:val="none" w:sz="0" w:space="0" w:color="auto"/>
                    <w:bottom w:val="none" w:sz="0" w:space="0" w:color="auto"/>
                    <w:right w:val="none" w:sz="0" w:space="0" w:color="auto"/>
                  </w:divBdr>
                </w:div>
                <w:div w:id="365176127">
                  <w:marLeft w:val="0"/>
                  <w:marRight w:val="0"/>
                  <w:marTop w:val="0"/>
                  <w:marBottom w:val="0"/>
                  <w:divBdr>
                    <w:top w:val="none" w:sz="0" w:space="0" w:color="auto"/>
                    <w:left w:val="none" w:sz="0" w:space="0" w:color="auto"/>
                    <w:bottom w:val="none" w:sz="0" w:space="0" w:color="auto"/>
                    <w:right w:val="none" w:sz="0" w:space="0" w:color="auto"/>
                  </w:divBdr>
                </w:div>
                <w:div w:id="365369047">
                  <w:marLeft w:val="0"/>
                  <w:marRight w:val="0"/>
                  <w:marTop w:val="0"/>
                  <w:marBottom w:val="0"/>
                  <w:divBdr>
                    <w:top w:val="none" w:sz="0" w:space="0" w:color="auto"/>
                    <w:left w:val="none" w:sz="0" w:space="0" w:color="auto"/>
                    <w:bottom w:val="none" w:sz="0" w:space="0" w:color="auto"/>
                    <w:right w:val="none" w:sz="0" w:space="0" w:color="auto"/>
                  </w:divBdr>
                </w:div>
                <w:div w:id="366412025">
                  <w:marLeft w:val="0"/>
                  <w:marRight w:val="0"/>
                  <w:marTop w:val="0"/>
                  <w:marBottom w:val="0"/>
                  <w:divBdr>
                    <w:top w:val="none" w:sz="0" w:space="0" w:color="auto"/>
                    <w:left w:val="none" w:sz="0" w:space="0" w:color="auto"/>
                    <w:bottom w:val="none" w:sz="0" w:space="0" w:color="auto"/>
                    <w:right w:val="none" w:sz="0" w:space="0" w:color="auto"/>
                  </w:divBdr>
                </w:div>
                <w:div w:id="367141437">
                  <w:marLeft w:val="0"/>
                  <w:marRight w:val="0"/>
                  <w:marTop w:val="0"/>
                  <w:marBottom w:val="0"/>
                  <w:divBdr>
                    <w:top w:val="none" w:sz="0" w:space="0" w:color="auto"/>
                    <w:left w:val="none" w:sz="0" w:space="0" w:color="auto"/>
                    <w:bottom w:val="none" w:sz="0" w:space="0" w:color="auto"/>
                    <w:right w:val="none" w:sz="0" w:space="0" w:color="auto"/>
                  </w:divBdr>
                </w:div>
                <w:div w:id="367486143">
                  <w:marLeft w:val="0"/>
                  <w:marRight w:val="0"/>
                  <w:marTop w:val="0"/>
                  <w:marBottom w:val="0"/>
                  <w:divBdr>
                    <w:top w:val="none" w:sz="0" w:space="0" w:color="auto"/>
                    <w:left w:val="none" w:sz="0" w:space="0" w:color="auto"/>
                    <w:bottom w:val="none" w:sz="0" w:space="0" w:color="auto"/>
                    <w:right w:val="none" w:sz="0" w:space="0" w:color="auto"/>
                  </w:divBdr>
                </w:div>
                <w:div w:id="370230101">
                  <w:marLeft w:val="0"/>
                  <w:marRight w:val="0"/>
                  <w:marTop w:val="0"/>
                  <w:marBottom w:val="0"/>
                  <w:divBdr>
                    <w:top w:val="none" w:sz="0" w:space="0" w:color="auto"/>
                    <w:left w:val="none" w:sz="0" w:space="0" w:color="auto"/>
                    <w:bottom w:val="none" w:sz="0" w:space="0" w:color="auto"/>
                    <w:right w:val="none" w:sz="0" w:space="0" w:color="auto"/>
                  </w:divBdr>
                </w:div>
                <w:div w:id="370347390">
                  <w:marLeft w:val="0"/>
                  <w:marRight w:val="0"/>
                  <w:marTop w:val="0"/>
                  <w:marBottom w:val="0"/>
                  <w:divBdr>
                    <w:top w:val="none" w:sz="0" w:space="0" w:color="auto"/>
                    <w:left w:val="none" w:sz="0" w:space="0" w:color="auto"/>
                    <w:bottom w:val="none" w:sz="0" w:space="0" w:color="auto"/>
                    <w:right w:val="none" w:sz="0" w:space="0" w:color="auto"/>
                  </w:divBdr>
                </w:div>
                <w:div w:id="370955302">
                  <w:marLeft w:val="0"/>
                  <w:marRight w:val="0"/>
                  <w:marTop w:val="0"/>
                  <w:marBottom w:val="0"/>
                  <w:divBdr>
                    <w:top w:val="none" w:sz="0" w:space="0" w:color="auto"/>
                    <w:left w:val="none" w:sz="0" w:space="0" w:color="auto"/>
                    <w:bottom w:val="none" w:sz="0" w:space="0" w:color="auto"/>
                    <w:right w:val="none" w:sz="0" w:space="0" w:color="auto"/>
                  </w:divBdr>
                </w:div>
                <w:div w:id="372074990">
                  <w:marLeft w:val="0"/>
                  <w:marRight w:val="0"/>
                  <w:marTop w:val="0"/>
                  <w:marBottom w:val="0"/>
                  <w:divBdr>
                    <w:top w:val="none" w:sz="0" w:space="0" w:color="auto"/>
                    <w:left w:val="none" w:sz="0" w:space="0" w:color="auto"/>
                    <w:bottom w:val="none" w:sz="0" w:space="0" w:color="auto"/>
                    <w:right w:val="none" w:sz="0" w:space="0" w:color="auto"/>
                  </w:divBdr>
                </w:div>
                <w:div w:id="373966584">
                  <w:marLeft w:val="0"/>
                  <w:marRight w:val="0"/>
                  <w:marTop w:val="0"/>
                  <w:marBottom w:val="0"/>
                  <w:divBdr>
                    <w:top w:val="none" w:sz="0" w:space="0" w:color="auto"/>
                    <w:left w:val="none" w:sz="0" w:space="0" w:color="auto"/>
                    <w:bottom w:val="none" w:sz="0" w:space="0" w:color="auto"/>
                    <w:right w:val="none" w:sz="0" w:space="0" w:color="auto"/>
                  </w:divBdr>
                </w:div>
                <w:div w:id="374039403">
                  <w:marLeft w:val="0"/>
                  <w:marRight w:val="0"/>
                  <w:marTop w:val="0"/>
                  <w:marBottom w:val="0"/>
                  <w:divBdr>
                    <w:top w:val="none" w:sz="0" w:space="0" w:color="auto"/>
                    <w:left w:val="none" w:sz="0" w:space="0" w:color="auto"/>
                    <w:bottom w:val="none" w:sz="0" w:space="0" w:color="auto"/>
                    <w:right w:val="none" w:sz="0" w:space="0" w:color="auto"/>
                  </w:divBdr>
                </w:div>
                <w:div w:id="374549344">
                  <w:marLeft w:val="0"/>
                  <w:marRight w:val="0"/>
                  <w:marTop w:val="0"/>
                  <w:marBottom w:val="0"/>
                  <w:divBdr>
                    <w:top w:val="none" w:sz="0" w:space="0" w:color="auto"/>
                    <w:left w:val="none" w:sz="0" w:space="0" w:color="auto"/>
                    <w:bottom w:val="none" w:sz="0" w:space="0" w:color="auto"/>
                    <w:right w:val="none" w:sz="0" w:space="0" w:color="auto"/>
                  </w:divBdr>
                </w:div>
                <w:div w:id="375278791">
                  <w:marLeft w:val="0"/>
                  <w:marRight w:val="0"/>
                  <w:marTop w:val="0"/>
                  <w:marBottom w:val="0"/>
                  <w:divBdr>
                    <w:top w:val="none" w:sz="0" w:space="0" w:color="auto"/>
                    <w:left w:val="none" w:sz="0" w:space="0" w:color="auto"/>
                    <w:bottom w:val="none" w:sz="0" w:space="0" w:color="auto"/>
                    <w:right w:val="none" w:sz="0" w:space="0" w:color="auto"/>
                  </w:divBdr>
                </w:div>
                <w:div w:id="375856971">
                  <w:marLeft w:val="0"/>
                  <w:marRight w:val="0"/>
                  <w:marTop w:val="0"/>
                  <w:marBottom w:val="0"/>
                  <w:divBdr>
                    <w:top w:val="none" w:sz="0" w:space="0" w:color="auto"/>
                    <w:left w:val="none" w:sz="0" w:space="0" w:color="auto"/>
                    <w:bottom w:val="none" w:sz="0" w:space="0" w:color="auto"/>
                    <w:right w:val="none" w:sz="0" w:space="0" w:color="auto"/>
                  </w:divBdr>
                </w:div>
                <w:div w:id="376440173">
                  <w:marLeft w:val="0"/>
                  <w:marRight w:val="0"/>
                  <w:marTop w:val="0"/>
                  <w:marBottom w:val="0"/>
                  <w:divBdr>
                    <w:top w:val="none" w:sz="0" w:space="0" w:color="auto"/>
                    <w:left w:val="none" w:sz="0" w:space="0" w:color="auto"/>
                    <w:bottom w:val="none" w:sz="0" w:space="0" w:color="auto"/>
                    <w:right w:val="none" w:sz="0" w:space="0" w:color="auto"/>
                  </w:divBdr>
                </w:div>
                <w:div w:id="376467884">
                  <w:marLeft w:val="0"/>
                  <w:marRight w:val="0"/>
                  <w:marTop w:val="0"/>
                  <w:marBottom w:val="0"/>
                  <w:divBdr>
                    <w:top w:val="none" w:sz="0" w:space="0" w:color="auto"/>
                    <w:left w:val="none" w:sz="0" w:space="0" w:color="auto"/>
                    <w:bottom w:val="none" w:sz="0" w:space="0" w:color="auto"/>
                    <w:right w:val="none" w:sz="0" w:space="0" w:color="auto"/>
                  </w:divBdr>
                </w:div>
                <w:div w:id="377246275">
                  <w:marLeft w:val="0"/>
                  <w:marRight w:val="0"/>
                  <w:marTop w:val="0"/>
                  <w:marBottom w:val="0"/>
                  <w:divBdr>
                    <w:top w:val="none" w:sz="0" w:space="0" w:color="auto"/>
                    <w:left w:val="none" w:sz="0" w:space="0" w:color="auto"/>
                    <w:bottom w:val="none" w:sz="0" w:space="0" w:color="auto"/>
                    <w:right w:val="none" w:sz="0" w:space="0" w:color="auto"/>
                  </w:divBdr>
                </w:div>
                <w:div w:id="377247599">
                  <w:marLeft w:val="0"/>
                  <w:marRight w:val="0"/>
                  <w:marTop w:val="0"/>
                  <w:marBottom w:val="0"/>
                  <w:divBdr>
                    <w:top w:val="none" w:sz="0" w:space="0" w:color="auto"/>
                    <w:left w:val="none" w:sz="0" w:space="0" w:color="auto"/>
                    <w:bottom w:val="none" w:sz="0" w:space="0" w:color="auto"/>
                    <w:right w:val="none" w:sz="0" w:space="0" w:color="auto"/>
                  </w:divBdr>
                </w:div>
                <w:div w:id="378868086">
                  <w:marLeft w:val="0"/>
                  <w:marRight w:val="0"/>
                  <w:marTop w:val="0"/>
                  <w:marBottom w:val="0"/>
                  <w:divBdr>
                    <w:top w:val="none" w:sz="0" w:space="0" w:color="auto"/>
                    <w:left w:val="none" w:sz="0" w:space="0" w:color="auto"/>
                    <w:bottom w:val="none" w:sz="0" w:space="0" w:color="auto"/>
                    <w:right w:val="none" w:sz="0" w:space="0" w:color="auto"/>
                  </w:divBdr>
                </w:div>
                <w:div w:id="379936121">
                  <w:marLeft w:val="0"/>
                  <w:marRight w:val="0"/>
                  <w:marTop w:val="0"/>
                  <w:marBottom w:val="0"/>
                  <w:divBdr>
                    <w:top w:val="none" w:sz="0" w:space="0" w:color="auto"/>
                    <w:left w:val="none" w:sz="0" w:space="0" w:color="auto"/>
                    <w:bottom w:val="none" w:sz="0" w:space="0" w:color="auto"/>
                    <w:right w:val="none" w:sz="0" w:space="0" w:color="auto"/>
                  </w:divBdr>
                </w:div>
                <w:div w:id="380180446">
                  <w:marLeft w:val="0"/>
                  <w:marRight w:val="0"/>
                  <w:marTop w:val="0"/>
                  <w:marBottom w:val="0"/>
                  <w:divBdr>
                    <w:top w:val="none" w:sz="0" w:space="0" w:color="auto"/>
                    <w:left w:val="none" w:sz="0" w:space="0" w:color="auto"/>
                    <w:bottom w:val="none" w:sz="0" w:space="0" w:color="auto"/>
                    <w:right w:val="none" w:sz="0" w:space="0" w:color="auto"/>
                  </w:divBdr>
                </w:div>
                <w:div w:id="382219304">
                  <w:marLeft w:val="0"/>
                  <w:marRight w:val="0"/>
                  <w:marTop w:val="0"/>
                  <w:marBottom w:val="0"/>
                  <w:divBdr>
                    <w:top w:val="none" w:sz="0" w:space="0" w:color="auto"/>
                    <w:left w:val="none" w:sz="0" w:space="0" w:color="auto"/>
                    <w:bottom w:val="none" w:sz="0" w:space="0" w:color="auto"/>
                    <w:right w:val="none" w:sz="0" w:space="0" w:color="auto"/>
                  </w:divBdr>
                </w:div>
                <w:div w:id="382565659">
                  <w:marLeft w:val="0"/>
                  <w:marRight w:val="0"/>
                  <w:marTop w:val="0"/>
                  <w:marBottom w:val="0"/>
                  <w:divBdr>
                    <w:top w:val="none" w:sz="0" w:space="0" w:color="auto"/>
                    <w:left w:val="none" w:sz="0" w:space="0" w:color="auto"/>
                    <w:bottom w:val="none" w:sz="0" w:space="0" w:color="auto"/>
                    <w:right w:val="none" w:sz="0" w:space="0" w:color="auto"/>
                  </w:divBdr>
                </w:div>
                <w:div w:id="382876642">
                  <w:marLeft w:val="0"/>
                  <w:marRight w:val="0"/>
                  <w:marTop w:val="0"/>
                  <w:marBottom w:val="0"/>
                  <w:divBdr>
                    <w:top w:val="none" w:sz="0" w:space="0" w:color="auto"/>
                    <w:left w:val="none" w:sz="0" w:space="0" w:color="auto"/>
                    <w:bottom w:val="none" w:sz="0" w:space="0" w:color="auto"/>
                    <w:right w:val="none" w:sz="0" w:space="0" w:color="auto"/>
                  </w:divBdr>
                </w:div>
                <w:div w:id="383069724">
                  <w:marLeft w:val="0"/>
                  <w:marRight w:val="0"/>
                  <w:marTop w:val="0"/>
                  <w:marBottom w:val="0"/>
                  <w:divBdr>
                    <w:top w:val="none" w:sz="0" w:space="0" w:color="auto"/>
                    <w:left w:val="none" w:sz="0" w:space="0" w:color="auto"/>
                    <w:bottom w:val="none" w:sz="0" w:space="0" w:color="auto"/>
                    <w:right w:val="none" w:sz="0" w:space="0" w:color="auto"/>
                  </w:divBdr>
                </w:div>
                <w:div w:id="383261329">
                  <w:marLeft w:val="0"/>
                  <w:marRight w:val="0"/>
                  <w:marTop w:val="0"/>
                  <w:marBottom w:val="0"/>
                  <w:divBdr>
                    <w:top w:val="none" w:sz="0" w:space="0" w:color="auto"/>
                    <w:left w:val="none" w:sz="0" w:space="0" w:color="auto"/>
                    <w:bottom w:val="none" w:sz="0" w:space="0" w:color="auto"/>
                    <w:right w:val="none" w:sz="0" w:space="0" w:color="auto"/>
                  </w:divBdr>
                </w:div>
                <w:div w:id="383916611">
                  <w:marLeft w:val="0"/>
                  <w:marRight w:val="0"/>
                  <w:marTop w:val="0"/>
                  <w:marBottom w:val="0"/>
                  <w:divBdr>
                    <w:top w:val="none" w:sz="0" w:space="0" w:color="auto"/>
                    <w:left w:val="none" w:sz="0" w:space="0" w:color="auto"/>
                    <w:bottom w:val="none" w:sz="0" w:space="0" w:color="auto"/>
                    <w:right w:val="none" w:sz="0" w:space="0" w:color="auto"/>
                  </w:divBdr>
                </w:div>
                <w:div w:id="384569335">
                  <w:marLeft w:val="0"/>
                  <w:marRight w:val="0"/>
                  <w:marTop w:val="0"/>
                  <w:marBottom w:val="0"/>
                  <w:divBdr>
                    <w:top w:val="none" w:sz="0" w:space="0" w:color="auto"/>
                    <w:left w:val="none" w:sz="0" w:space="0" w:color="auto"/>
                    <w:bottom w:val="none" w:sz="0" w:space="0" w:color="auto"/>
                    <w:right w:val="none" w:sz="0" w:space="0" w:color="auto"/>
                  </w:divBdr>
                </w:div>
                <w:div w:id="385953399">
                  <w:marLeft w:val="0"/>
                  <w:marRight w:val="0"/>
                  <w:marTop w:val="0"/>
                  <w:marBottom w:val="0"/>
                  <w:divBdr>
                    <w:top w:val="none" w:sz="0" w:space="0" w:color="auto"/>
                    <w:left w:val="none" w:sz="0" w:space="0" w:color="auto"/>
                    <w:bottom w:val="none" w:sz="0" w:space="0" w:color="auto"/>
                    <w:right w:val="none" w:sz="0" w:space="0" w:color="auto"/>
                  </w:divBdr>
                </w:div>
                <w:div w:id="386538750">
                  <w:marLeft w:val="0"/>
                  <w:marRight w:val="0"/>
                  <w:marTop w:val="0"/>
                  <w:marBottom w:val="0"/>
                  <w:divBdr>
                    <w:top w:val="none" w:sz="0" w:space="0" w:color="auto"/>
                    <w:left w:val="none" w:sz="0" w:space="0" w:color="auto"/>
                    <w:bottom w:val="none" w:sz="0" w:space="0" w:color="auto"/>
                    <w:right w:val="none" w:sz="0" w:space="0" w:color="auto"/>
                  </w:divBdr>
                </w:div>
                <w:div w:id="387189532">
                  <w:marLeft w:val="0"/>
                  <w:marRight w:val="0"/>
                  <w:marTop w:val="0"/>
                  <w:marBottom w:val="0"/>
                  <w:divBdr>
                    <w:top w:val="none" w:sz="0" w:space="0" w:color="auto"/>
                    <w:left w:val="none" w:sz="0" w:space="0" w:color="auto"/>
                    <w:bottom w:val="none" w:sz="0" w:space="0" w:color="auto"/>
                    <w:right w:val="none" w:sz="0" w:space="0" w:color="auto"/>
                  </w:divBdr>
                </w:div>
                <w:div w:id="388849916">
                  <w:marLeft w:val="0"/>
                  <w:marRight w:val="0"/>
                  <w:marTop w:val="0"/>
                  <w:marBottom w:val="0"/>
                  <w:divBdr>
                    <w:top w:val="none" w:sz="0" w:space="0" w:color="auto"/>
                    <w:left w:val="none" w:sz="0" w:space="0" w:color="auto"/>
                    <w:bottom w:val="none" w:sz="0" w:space="0" w:color="auto"/>
                    <w:right w:val="none" w:sz="0" w:space="0" w:color="auto"/>
                  </w:divBdr>
                </w:div>
                <w:div w:id="389304655">
                  <w:marLeft w:val="0"/>
                  <w:marRight w:val="0"/>
                  <w:marTop w:val="0"/>
                  <w:marBottom w:val="0"/>
                  <w:divBdr>
                    <w:top w:val="none" w:sz="0" w:space="0" w:color="auto"/>
                    <w:left w:val="none" w:sz="0" w:space="0" w:color="auto"/>
                    <w:bottom w:val="none" w:sz="0" w:space="0" w:color="auto"/>
                    <w:right w:val="none" w:sz="0" w:space="0" w:color="auto"/>
                  </w:divBdr>
                </w:div>
                <w:div w:id="390005907">
                  <w:marLeft w:val="0"/>
                  <w:marRight w:val="0"/>
                  <w:marTop w:val="0"/>
                  <w:marBottom w:val="0"/>
                  <w:divBdr>
                    <w:top w:val="none" w:sz="0" w:space="0" w:color="auto"/>
                    <w:left w:val="none" w:sz="0" w:space="0" w:color="auto"/>
                    <w:bottom w:val="none" w:sz="0" w:space="0" w:color="auto"/>
                    <w:right w:val="none" w:sz="0" w:space="0" w:color="auto"/>
                  </w:divBdr>
                </w:div>
                <w:div w:id="390469324">
                  <w:marLeft w:val="0"/>
                  <w:marRight w:val="0"/>
                  <w:marTop w:val="0"/>
                  <w:marBottom w:val="0"/>
                  <w:divBdr>
                    <w:top w:val="none" w:sz="0" w:space="0" w:color="auto"/>
                    <w:left w:val="none" w:sz="0" w:space="0" w:color="auto"/>
                    <w:bottom w:val="none" w:sz="0" w:space="0" w:color="auto"/>
                    <w:right w:val="none" w:sz="0" w:space="0" w:color="auto"/>
                  </w:divBdr>
                </w:div>
                <w:div w:id="390688410">
                  <w:marLeft w:val="0"/>
                  <w:marRight w:val="0"/>
                  <w:marTop w:val="0"/>
                  <w:marBottom w:val="0"/>
                  <w:divBdr>
                    <w:top w:val="none" w:sz="0" w:space="0" w:color="auto"/>
                    <w:left w:val="none" w:sz="0" w:space="0" w:color="auto"/>
                    <w:bottom w:val="none" w:sz="0" w:space="0" w:color="auto"/>
                    <w:right w:val="none" w:sz="0" w:space="0" w:color="auto"/>
                  </w:divBdr>
                </w:div>
                <w:div w:id="393624189">
                  <w:marLeft w:val="0"/>
                  <w:marRight w:val="0"/>
                  <w:marTop w:val="0"/>
                  <w:marBottom w:val="0"/>
                  <w:divBdr>
                    <w:top w:val="none" w:sz="0" w:space="0" w:color="auto"/>
                    <w:left w:val="none" w:sz="0" w:space="0" w:color="auto"/>
                    <w:bottom w:val="none" w:sz="0" w:space="0" w:color="auto"/>
                    <w:right w:val="none" w:sz="0" w:space="0" w:color="auto"/>
                  </w:divBdr>
                </w:div>
                <w:div w:id="394012798">
                  <w:marLeft w:val="0"/>
                  <w:marRight w:val="0"/>
                  <w:marTop w:val="0"/>
                  <w:marBottom w:val="0"/>
                  <w:divBdr>
                    <w:top w:val="none" w:sz="0" w:space="0" w:color="auto"/>
                    <w:left w:val="none" w:sz="0" w:space="0" w:color="auto"/>
                    <w:bottom w:val="none" w:sz="0" w:space="0" w:color="auto"/>
                    <w:right w:val="none" w:sz="0" w:space="0" w:color="auto"/>
                  </w:divBdr>
                </w:div>
                <w:div w:id="395058187">
                  <w:marLeft w:val="0"/>
                  <w:marRight w:val="0"/>
                  <w:marTop w:val="0"/>
                  <w:marBottom w:val="0"/>
                  <w:divBdr>
                    <w:top w:val="none" w:sz="0" w:space="0" w:color="auto"/>
                    <w:left w:val="none" w:sz="0" w:space="0" w:color="auto"/>
                    <w:bottom w:val="none" w:sz="0" w:space="0" w:color="auto"/>
                    <w:right w:val="none" w:sz="0" w:space="0" w:color="auto"/>
                  </w:divBdr>
                </w:div>
                <w:div w:id="396829197">
                  <w:marLeft w:val="0"/>
                  <w:marRight w:val="0"/>
                  <w:marTop w:val="0"/>
                  <w:marBottom w:val="0"/>
                  <w:divBdr>
                    <w:top w:val="none" w:sz="0" w:space="0" w:color="auto"/>
                    <w:left w:val="none" w:sz="0" w:space="0" w:color="auto"/>
                    <w:bottom w:val="none" w:sz="0" w:space="0" w:color="auto"/>
                    <w:right w:val="none" w:sz="0" w:space="0" w:color="auto"/>
                  </w:divBdr>
                </w:div>
                <w:div w:id="397634622">
                  <w:marLeft w:val="0"/>
                  <w:marRight w:val="0"/>
                  <w:marTop w:val="0"/>
                  <w:marBottom w:val="0"/>
                  <w:divBdr>
                    <w:top w:val="none" w:sz="0" w:space="0" w:color="auto"/>
                    <w:left w:val="none" w:sz="0" w:space="0" w:color="auto"/>
                    <w:bottom w:val="none" w:sz="0" w:space="0" w:color="auto"/>
                    <w:right w:val="none" w:sz="0" w:space="0" w:color="auto"/>
                  </w:divBdr>
                </w:div>
                <w:div w:id="398673868">
                  <w:marLeft w:val="0"/>
                  <w:marRight w:val="0"/>
                  <w:marTop w:val="0"/>
                  <w:marBottom w:val="0"/>
                  <w:divBdr>
                    <w:top w:val="none" w:sz="0" w:space="0" w:color="auto"/>
                    <w:left w:val="none" w:sz="0" w:space="0" w:color="auto"/>
                    <w:bottom w:val="none" w:sz="0" w:space="0" w:color="auto"/>
                    <w:right w:val="none" w:sz="0" w:space="0" w:color="auto"/>
                  </w:divBdr>
                </w:div>
                <w:div w:id="399443478">
                  <w:marLeft w:val="0"/>
                  <w:marRight w:val="0"/>
                  <w:marTop w:val="0"/>
                  <w:marBottom w:val="0"/>
                  <w:divBdr>
                    <w:top w:val="none" w:sz="0" w:space="0" w:color="auto"/>
                    <w:left w:val="none" w:sz="0" w:space="0" w:color="auto"/>
                    <w:bottom w:val="none" w:sz="0" w:space="0" w:color="auto"/>
                    <w:right w:val="none" w:sz="0" w:space="0" w:color="auto"/>
                  </w:divBdr>
                </w:div>
                <w:div w:id="399593538">
                  <w:marLeft w:val="0"/>
                  <w:marRight w:val="0"/>
                  <w:marTop w:val="0"/>
                  <w:marBottom w:val="0"/>
                  <w:divBdr>
                    <w:top w:val="none" w:sz="0" w:space="0" w:color="auto"/>
                    <w:left w:val="none" w:sz="0" w:space="0" w:color="auto"/>
                    <w:bottom w:val="none" w:sz="0" w:space="0" w:color="auto"/>
                    <w:right w:val="none" w:sz="0" w:space="0" w:color="auto"/>
                  </w:divBdr>
                </w:div>
                <w:div w:id="400759943">
                  <w:marLeft w:val="0"/>
                  <w:marRight w:val="0"/>
                  <w:marTop w:val="0"/>
                  <w:marBottom w:val="0"/>
                  <w:divBdr>
                    <w:top w:val="none" w:sz="0" w:space="0" w:color="auto"/>
                    <w:left w:val="none" w:sz="0" w:space="0" w:color="auto"/>
                    <w:bottom w:val="none" w:sz="0" w:space="0" w:color="auto"/>
                    <w:right w:val="none" w:sz="0" w:space="0" w:color="auto"/>
                  </w:divBdr>
                </w:div>
                <w:div w:id="401027550">
                  <w:marLeft w:val="0"/>
                  <w:marRight w:val="0"/>
                  <w:marTop w:val="0"/>
                  <w:marBottom w:val="0"/>
                  <w:divBdr>
                    <w:top w:val="none" w:sz="0" w:space="0" w:color="auto"/>
                    <w:left w:val="none" w:sz="0" w:space="0" w:color="auto"/>
                    <w:bottom w:val="none" w:sz="0" w:space="0" w:color="auto"/>
                    <w:right w:val="none" w:sz="0" w:space="0" w:color="auto"/>
                  </w:divBdr>
                </w:div>
                <w:div w:id="401374784">
                  <w:marLeft w:val="0"/>
                  <w:marRight w:val="0"/>
                  <w:marTop w:val="0"/>
                  <w:marBottom w:val="0"/>
                  <w:divBdr>
                    <w:top w:val="none" w:sz="0" w:space="0" w:color="auto"/>
                    <w:left w:val="none" w:sz="0" w:space="0" w:color="auto"/>
                    <w:bottom w:val="none" w:sz="0" w:space="0" w:color="auto"/>
                    <w:right w:val="none" w:sz="0" w:space="0" w:color="auto"/>
                  </w:divBdr>
                </w:div>
                <w:div w:id="402947744">
                  <w:marLeft w:val="0"/>
                  <w:marRight w:val="0"/>
                  <w:marTop w:val="0"/>
                  <w:marBottom w:val="0"/>
                  <w:divBdr>
                    <w:top w:val="none" w:sz="0" w:space="0" w:color="auto"/>
                    <w:left w:val="none" w:sz="0" w:space="0" w:color="auto"/>
                    <w:bottom w:val="none" w:sz="0" w:space="0" w:color="auto"/>
                    <w:right w:val="none" w:sz="0" w:space="0" w:color="auto"/>
                  </w:divBdr>
                </w:div>
                <w:div w:id="402995506">
                  <w:marLeft w:val="0"/>
                  <w:marRight w:val="0"/>
                  <w:marTop w:val="0"/>
                  <w:marBottom w:val="0"/>
                  <w:divBdr>
                    <w:top w:val="none" w:sz="0" w:space="0" w:color="auto"/>
                    <w:left w:val="none" w:sz="0" w:space="0" w:color="auto"/>
                    <w:bottom w:val="none" w:sz="0" w:space="0" w:color="auto"/>
                    <w:right w:val="none" w:sz="0" w:space="0" w:color="auto"/>
                  </w:divBdr>
                </w:div>
                <w:div w:id="407458772">
                  <w:marLeft w:val="0"/>
                  <w:marRight w:val="0"/>
                  <w:marTop w:val="0"/>
                  <w:marBottom w:val="0"/>
                  <w:divBdr>
                    <w:top w:val="none" w:sz="0" w:space="0" w:color="auto"/>
                    <w:left w:val="none" w:sz="0" w:space="0" w:color="auto"/>
                    <w:bottom w:val="none" w:sz="0" w:space="0" w:color="auto"/>
                    <w:right w:val="none" w:sz="0" w:space="0" w:color="auto"/>
                  </w:divBdr>
                </w:div>
                <w:div w:id="407773133">
                  <w:marLeft w:val="0"/>
                  <w:marRight w:val="0"/>
                  <w:marTop w:val="0"/>
                  <w:marBottom w:val="0"/>
                  <w:divBdr>
                    <w:top w:val="none" w:sz="0" w:space="0" w:color="auto"/>
                    <w:left w:val="none" w:sz="0" w:space="0" w:color="auto"/>
                    <w:bottom w:val="none" w:sz="0" w:space="0" w:color="auto"/>
                    <w:right w:val="none" w:sz="0" w:space="0" w:color="auto"/>
                  </w:divBdr>
                </w:div>
                <w:div w:id="408036508">
                  <w:marLeft w:val="0"/>
                  <w:marRight w:val="0"/>
                  <w:marTop w:val="0"/>
                  <w:marBottom w:val="0"/>
                  <w:divBdr>
                    <w:top w:val="none" w:sz="0" w:space="0" w:color="auto"/>
                    <w:left w:val="none" w:sz="0" w:space="0" w:color="auto"/>
                    <w:bottom w:val="none" w:sz="0" w:space="0" w:color="auto"/>
                    <w:right w:val="none" w:sz="0" w:space="0" w:color="auto"/>
                  </w:divBdr>
                </w:div>
                <w:div w:id="408119143">
                  <w:marLeft w:val="0"/>
                  <w:marRight w:val="0"/>
                  <w:marTop w:val="0"/>
                  <w:marBottom w:val="0"/>
                  <w:divBdr>
                    <w:top w:val="none" w:sz="0" w:space="0" w:color="auto"/>
                    <w:left w:val="none" w:sz="0" w:space="0" w:color="auto"/>
                    <w:bottom w:val="none" w:sz="0" w:space="0" w:color="auto"/>
                    <w:right w:val="none" w:sz="0" w:space="0" w:color="auto"/>
                  </w:divBdr>
                </w:div>
                <w:div w:id="408499175">
                  <w:marLeft w:val="0"/>
                  <w:marRight w:val="0"/>
                  <w:marTop w:val="0"/>
                  <w:marBottom w:val="0"/>
                  <w:divBdr>
                    <w:top w:val="none" w:sz="0" w:space="0" w:color="auto"/>
                    <w:left w:val="none" w:sz="0" w:space="0" w:color="auto"/>
                    <w:bottom w:val="none" w:sz="0" w:space="0" w:color="auto"/>
                    <w:right w:val="none" w:sz="0" w:space="0" w:color="auto"/>
                  </w:divBdr>
                </w:div>
                <w:div w:id="409272926">
                  <w:marLeft w:val="0"/>
                  <w:marRight w:val="0"/>
                  <w:marTop w:val="0"/>
                  <w:marBottom w:val="0"/>
                  <w:divBdr>
                    <w:top w:val="none" w:sz="0" w:space="0" w:color="auto"/>
                    <w:left w:val="none" w:sz="0" w:space="0" w:color="auto"/>
                    <w:bottom w:val="none" w:sz="0" w:space="0" w:color="auto"/>
                    <w:right w:val="none" w:sz="0" w:space="0" w:color="auto"/>
                  </w:divBdr>
                </w:div>
                <w:div w:id="409347186">
                  <w:marLeft w:val="0"/>
                  <w:marRight w:val="0"/>
                  <w:marTop w:val="0"/>
                  <w:marBottom w:val="0"/>
                  <w:divBdr>
                    <w:top w:val="none" w:sz="0" w:space="0" w:color="auto"/>
                    <w:left w:val="none" w:sz="0" w:space="0" w:color="auto"/>
                    <w:bottom w:val="none" w:sz="0" w:space="0" w:color="auto"/>
                    <w:right w:val="none" w:sz="0" w:space="0" w:color="auto"/>
                  </w:divBdr>
                </w:div>
                <w:div w:id="411582162">
                  <w:marLeft w:val="0"/>
                  <w:marRight w:val="0"/>
                  <w:marTop w:val="0"/>
                  <w:marBottom w:val="0"/>
                  <w:divBdr>
                    <w:top w:val="none" w:sz="0" w:space="0" w:color="auto"/>
                    <w:left w:val="none" w:sz="0" w:space="0" w:color="auto"/>
                    <w:bottom w:val="none" w:sz="0" w:space="0" w:color="auto"/>
                    <w:right w:val="none" w:sz="0" w:space="0" w:color="auto"/>
                  </w:divBdr>
                </w:div>
                <w:div w:id="411781928">
                  <w:marLeft w:val="0"/>
                  <w:marRight w:val="0"/>
                  <w:marTop w:val="0"/>
                  <w:marBottom w:val="0"/>
                  <w:divBdr>
                    <w:top w:val="none" w:sz="0" w:space="0" w:color="auto"/>
                    <w:left w:val="none" w:sz="0" w:space="0" w:color="auto"/>
                    <w:bottom w:val="none" w:sz="0" w:space="0" w:color="auto"/>
                    <w:right w:val="none" w:sz="0" w:space="0" w:color="auto"/>
                  </w:divBdr>
                </w:div>
                <w:div w:id="411971523">
                  <w:marLeft w:val="0"/>
                  <w:marRight w:val="0"/>
                  <w:marTop w:val="0"/>
                  <w:marBottom w:val="0"/>
                  <w:divBdr>
                    <w:top w:val="none" w:sz="0" w:space="0" w:color="auto"/>
                    <w:left w:val="none" w:sz="0" w:space="0" w:color="auto"/>
                    <w:bottom w:val="none" w:sz="0" w:space="0" w:color="auto"/>
                    <w:right w:val="none" w:sz="0" w:space="0" w:color="auto"/>
                  </w:divBdr>
                </w:div>
                <w:div w:id="413672041">
                  <w:marLeft w:val="0"/>
                  <w:marRight w:val="0"/>
                  <w:marTop w:val="0"/>
                  <w:marBottom w:val="0"/>
                  <w:divBdr>
                    <w:top w:val="none" w:sz="0" w:space="0" w:color="auto"/>
                    <w:left w:val="none" w:sz="0" w:space="0" w:color="auto"/>
                    <w:bottom w:val="none" w:sz="0" w:space="0" w:color="auto"/>
                    <w:right w:val="none" w:sz="0" w:space="0" w:color="auto"/>
                  </w:divBdr>
                </w:div>
                <w:div w:id="414011609">
                  <w:marLeft w:val="0"/>
                  <w:marRight w:val="0"/>
                  <w:marTop w:val="0"/>
                  <w:marBottom w:val="0"/>
                  <w:divBdr>
                    <w:top w:val="none" w:sz="0" w:space="0" w:color="auto"/>
                    <w:left w:val="none" w:sz="0" w:space="0" w:color="auto"/>
                    <w:bottom w:val="none" w:sz="0" w:space="0" w:color="auto"/>
                    <w:right w:val="none" w:sz="0" w:space="0" w:color="auto"/>
                  </w:divBdr>
                </w:div>
                <w:div w:id="415325822">
                  <w:marLeft w:val="0"/>
                  <w:marRight w:val="0"/>
                  <w:marTop w:val="0"/>
                  <w:marBottom w:val="0"/>
                  <w:divBdr>
                    <w:top w:val="none" w:sz="0" w:space="0" w:color="auto"/>
                    <w:left w:val="none" w:sz="0" w:space="0" w:color="auto"/>
                    <w:bottom w:val="none" w:sz="0" w:space="0" w:color="auto"/>
                    <w:right w:val="none" w:sz="0" w:space="0" w:color="auto"/>
                  </w:divBdr>
                </w:div>
                <w:div w:id="417554477">
                  <w:marLeft w:val="0"/>
                  <w:marRight w:val="0"/>
                  <w:marTop w:val="0"/>
                  <w:marBottom w:val="0"/>
                  <w:divBdr>
                    <w:top w:val="none" w:sz="0" w:space="0" w:color="auto"/>
                    <w:left w:val="none" w:sz="0" w:space="0" w:color="auto"/>
                    <w:bottom w:val="none" w:sz="0" w:space="0" w:color="auto"/>
                    <w:right w:val="none" w:sz="0" w:space="0" w:color="auto"/>
                  </w:divBdr>
                </w:div>
                <w:div w:id="420563355">
                  <w:marLeft w:val="0"/>
                  <w:marRight w:val="0"/>
                  <w:marTop w:val="0"/>
                  <w:marBottom w:val="0"/>
                  <w:divBdr>
                    <w:top w:val="none" w:sz="0" w:space="0" w:color="auto"/>
                    <w:left w:val="none" w:sz="0" w:space="0" w:color="auto"/>
                    <w:bottom w:val="none" w:sz="0" w:space="0" w:color="auto"/>
                    <w:right w:val="none" w:sz="0" w:space="0" w:color="auto"/>
                  </w:divBdr>
                </w:div>
                <w:div w:id="420569986">
                  <w:marLeft w:val="0"/>
                  <w:marRight w:val="0"/>
                  <w:marTop w:val="0"/>
                  <w:marBottom w:val="0"/>
                  <w:divBdr>
                    <w:top w:val="none" w:sz="0" w:space="0" w:color="auto"/>
                    <w:left w:val="none" w:sz="0" w:space="0" w:color="auto"/>
                    <w:bottom w:val="none" w:sz="0" w:space="0" w:color="auto"/>
                    <w:right w:val="none" w:sz="0" w:space="0" w:color="auto"/>
                  </w:divBdr>
                </w:div>
                <w:div w:id="420757457">
                  <w:marLeft w:val="0"/>
                  <w:marRight w:val="0"/>
                  <w:marTop w:val="0"/>
                  <w:marBottom w:val="0"/>
                  <w:divBdr>
                    <w:top w:val="none" w:sz="0" w:space="0" w:color="auto"/>
                    <w:left w:val="none" w:sz="0" w:space="0" w:color="auto"/>
                    <w:bottom w:val="none" w:sz="0" w:space="0" w:color="auto"/>
                    <w:right w:val="none" w:sz="0" w:space="0" w:color="auto"/>
                  </w:divBdr>
                </w:div>
                <w:div w:id="420955235">
                  <w:marLeft w:val="0"/>
                  <w:marRight w:val="0"/>
                  <w:marTop w:val="0"/>
                  <w:marBottom w:val="0"/>
                  <w:divBdr>
                    <w:top w:val="none" w:sz="0" w:space="0" w:color="auto"/>
                    <w:left w:val="none" w:sz="0" w:space="0" w:color="auto"/>
                    <w:bottom w:val="none" w:sz="0" w:space="0" w:color="auto"/>
                    <w:right w:val="none" w:sz="0" w:space="0" w:color="auto"/>
                  </w:divBdr>
                </w:div>
                <w:div w:id="423379070">
                  <w:marLeft w:val="0"/>
                  <w:marRight w:val="0"/>
                  <w:marTop w:val="0"/>
                  <w:marBottom w:val="0"/>
                  <w:divBdr>
                    <w:top w:val="none" w:sz="0" w:space="0" w:color="auto"/>
                    <w:left w:val="none" w:sz="0" w:space="0" w:color="auto"/>
                    <w:bottom w:val="none" w:sz="0" w:space="0" w:color="auto"/>
                    <w:right w:val="none" w:sz="0" w:space="0" w:color="auto"/>
                  </w:divBdr>
                </w:div>
                <w:div w:id="423693720">
                  <w:marLeft w:val="0"/>
                  <w:marRight w:val="0"/>
                  <w:marTop w:val="0"/>
                  <w:marBottom w:val="0"/>
                  <w:divBdr>
                    <w:top w:val="none" w:sz="0" w:space="0" w:color="auto"/>
                    <w:left w:val="none" w:sz="0" w:space="0" w:color="auto"/>
                    <w:bottom w:val="none" w:sz="0" w:space="0" w:color="auto"/>
                    <w:right w:val="none" w:sz="0" w:space="0" w:color="auto"/>
                  </w:divBdr>
                </w:div>
                <w:div w:id="425004115">
                  <w:marLeft w:val="0"/>
                  <w:marRight w:val="0"/>
                  <w:marTop w:val="0"/>
                  <w:marBottom w:val="0"/>
                  <w:divBdr>
                    <w:top w:val="none" w:sz="0" w:space="0" w:color="auto"/>
                    <w:left w:val="none" w:sz="0" w:space="0" w:color="auto"/>
                    <w:bottom w:val="none" w:sz="0" w:space="0" w:color="auto"/>
                    <w:right w:val="none" w:sz="0" w:space="0" w:color="auto"/>
                  </w:divBdr>
                </w:div>
                <w:div w:id="426967971">
                  <w:marLeft w:val="0"/>
                  <w:marRight w:val="0"/>
                  <w:marTop w:val="0"/>
                  <w:marBottom w:val="0"/>
                  <w:divBdr>
                    <w:top w:val="none" w:sz="0" w:space="0" w:color="auto"/>
                    <w:left w:val="none" w:sz="0" w:space="0" w:color="auto"/>
                    <w:bottom w:val="none" w:sz="0" w:space="0" w:color="auto"/>
                    <w:right w:val="none" w:sz="0" w:space="0" w:color="auto"/>
                  </w:divBdr>
                </w:div>
                <w:div w:id="426971811">
                  <w:marLeft w:val="0"/>
                  <w:marRight w:val="0"/>
                  <w:marTop w:val="0"/>
                  <w:marBottom w:val="0"/>
                  <w:divBdr>
                    <w:top w:val="none" w:sz="0" w:space="0" w:color="auto"/>
                    <w:left w:val="none" w:sz="0" w:space="0" w:color="auto"/>
                    <w:bottom w:val="none" w:sz="0" w:space="0" w:color="auto"/>
                    <w:right w:val="none" w:sz="0" w:space="0" w:color="auto"/>
                  </w:divBdr>
                </w:div>
                <w:div w:id="427241425">
                  <w:marLeft w:val="0"/>
                  <w:marRight w:val="0"/>
                  <w:marTop w:val="0"/>
                  <w:marBottom w:val="0"/>
                  <w:divBdr>
                    <w:top w:val="none" w:sz="0" w:space="0" w:color="auto"/>
                    <w:left w:val="none" w:sz="0" w:space="0" w:color="auto"/>
                    <w:bottom w:val="none" w:sz="0" w:space="0" w:color="auto"/>
                    <w:right w:val="none" w:sz="0" w:space="0" w:color="auto"/>
                  </w:divBdr>
                </w:div>
                <w:div w:id="428505793">
                  <w:marLeft w:val="0"/>
                  <w:marRight w:val="0"/>
                  <w:marTop w:val="0"/>
                  <w:marBottom w:val="0"/>
                  <w:divBdr>
                    <w:top w:val="none" w:sz="0" w:space="0" w:color="auto"/>
                    <w:left w:val="none" w:sz="0" w:space="0" w:color="auto"/>
                    <w:bottom w:val="none" w:sz="0" w:space="0" w:color="auto"/>
                    <w:right w:val="none" w:sz="0" w:space="0" w:color="auto"/>
                  </w:divBdr>
                </w:div>
                <w:div w:id="429736374">
                  <w:marLeft w:val="0"/>
                  <w:marRight w:val="0"/>
                  <w:marTop w:val="0"/>
                  <w:marBottom w:val="0"/>
                  <w:divBdr>
                    <w:top w:val="none" w:sz="0" w:space="0" w:color="auto"/>
                    <w:left w:val="none" w:sz="0" w:space="0" w:color="auto"/>
                    <w:bottom w:val="none" w:sz="0" w:space="0" w:color="auto"/>
                    <w:right w:val="none" w:sz="0" w:space="0" w:color="auto"/>
                  </w:divBdr>
                </w:div>
                <w:div w:id="430051223">
                  <w:marLeft w:val="0"/>
                  <w:marRight w:val="0"/>
                  <w:marTop w:val="0"/>
                  <w:marBottom w:val="0"/>
                  <w:divBdr>
                    <w:top w:val="none" w:sz="0" w:space="0" w:color="auto"/>
                    <w:left w:val="none" w:sz="0" w:space="0" w:color="auto"/>
                    <w:bottom w:val="none" w:sz="0" w:space="0" w:color="auto"/>
                    <w:right w:val="none" w:sz="0" w:space="0" w:color="auto"/>
                  </w:divBdr>
                </w:div>
                <w:div w:id="431628653">
                  <w:marLeft w:val="0"/>
                  <w:marRight w:val="0"/>
                  <w:marTop w:val="0"/>
                  <w:marBottom w:val="0"/>
                  <w:divBdr>
                    <w:top w:val="none" w:sz="0" w:space="0" w:color="auto"/>
                    <w:left w:val="none" w:sz="0" w:space="0" w:color="auto"/>
                    <w:bottom w:val="none" w:sz="0" w:space="0" w:color="auto"/>
                    <w:right w:val="none" w:sz="0" w:space="0" w:color="auto"/>
                  </w:divBdr>
                </w:div>
                <w:div w:id="431821262">
                  <w:marLeft w:val="0"/>
                  <w:marRight w:val="0"/>
                  <w:marTop w:val="0"/>
                  <w:marBottom w:val="0"/>
                  <w:divBdr>
                    <w:top w:val="none" w:sz="0" w:space="0" w:color="auto"/>
                    <w:left w:val="none" w:sz="0" w:space="0" w:color="auto"/>
                    <w:bottom w:val="none" w:sz="0" w:space="0" w:color="auto"/>
                    <w:right w:val="none" w:sz="0" w:space="0" w:color="auto"/>
                  </w:divBdr>
                </w:div>
                <w:div w:id="432096334">
                  <w:marLeft w:val="0"/>
                  <w:marRight w:val="0"/>
                  <w:marTop w:val="0"/>
                  <w:marBottom w:val="0"/>
                  <w:divBdr>
                    <w:top w:val="none" w:sz="0" w:space="0" w:color="auto"/>
                    <w:left w:val="none" w:sz="0" w:space="0" w:color="auto"/>
                    <w:bottom w:val="none" w:sz="0" w:space="0" w:color="auto"/>
                    <w:right w:val="none" w:sz="0" w:space="0" w:color="auto"/>
                  </w:divBdr>
                </w:div>
                <w:div w:id="433330159">
                  <w:marLeft w:val="0"/>
                  <w:marRight w:val="0"/>
                  <w:marTop w:val="0"/>
                  <w:marBottom w:val="0"/>
                  <w:divBdr>
                    <w:top w:val="none" w:sz="0" w:space="0" w:color="auto"/>
                    <w:left w:val="none" w:sz="0" w:space="0" w:color="auto"/>
                    <w:bottom w:val="none" w:sz="0" w:space="0" w:color="auto"/>
                    <w:right w:val="none" w:sz="0" w:space="0" w:color="auto"/>
                  </w:divBdr>
                </w:div>
                <w:div w:id="433862321">
                  <w:marLeft w:val="0"/>
                  <w:marRight w:val="0"/>
                  <w:marTop w:val="0"/>
                  <w:marBottom w:val="0"/>
                  <w:divBdr>
                    <w:top w:val="none" w:sz="0" w:space="0" w:color="auto"/>
                    <w:left w:val="none" w:sz="0" w:space="0" w:color="auto"/>
                    <w:bottom w:val="none" w:sz="0" w:space="0" w:color="auto"/>
                    <w:right w:val="none" w:sz="0" w:space="0" w:color="auto"/>
                  </w:divBdr>
                </w:div>
                <w:div w:id="435104208">
                  <w:marLeft w:val="0"/>
                  <w:marRight w:val="0"/>
                  <w:marTop w:val="0"/>
                  <w:marBottom w:val="0"/>
                  <w:divBdr>
                    <w:top w:val="none" w:sz="0" w:space="0" w:color="auto"/>
                    <w:left w:val="none" w:sz="0" w:space="0" w:color="auto"/>
                    <w:bottom w:val="none" w:sz="0" w:space="0" w:color="auto"/>
                    <w:right w:val="none" w:sz="0" w:space="0" w:color="auto"/>
                  </w:divBdr>
                </w:div>
                <w:div w:id="435567048">
                  <w:marLeft w:val="0"/>
                  <w:marRight w:val="0"/>
                  <w:marTop w:val="0"/>
                  <w:marBottom w:val="0"/>
                  <w:divBdr>
                    <w:top w:val="none" w:sz="0" w:space="0" w:color="auto"/>
                    <w:left w:val="none" w:sz="0" w:space="0" w:color="auto"/>
                    <w:bottom w:val="none" w:sz="0" w:space="0" w:color="auto"/>
                    <w:right w:val="none" w:sz="0" w:space="0" w:color="auto"/>
                  </w:divBdr>
                </w:div>
                <w:div w:id="437263741">
                  <w:marLeft w:val="0"/>
                  <w:marRight w:val="0"/>
                  <w:marTop w:val="0"/>
                  <w:marBottom w:val="0"/>
                  <w:divBdr>
                    <w:top w:val="none" w:sz="0" w:space="0" w:color="auto"/>
                    <w:left w:val="none" w:sz="0" w:space="0" w:color="auto"/>
                    <w:bottom w:val="none" w:sz="0" w:space="0" w:color="auto"/>
                    <w:right w:val="none" w:sz="0" w:space="0" w:color="auto"/>
                  </w:divBdr>
                </w:div>
                <w:div w:id="439380070">
                  <w:marLeft w:val="0"/>
                  <w:marRight w:val="0"/>
                  <w:marTop w:val="0"/>
                  <w:marBottom w:val="0"/>
                  <w:divBdr>
                    <w:top w:val="none" w:sz="0" w:space="0" w:color="auto"/>
                    <w:left w:val="none" w:sz="0" w:space="0" w:color="auto"/>
                    <w:bottom w:val="none" w:sz="0" w:space="0" w:color="auto"/>
                    <w:right w:val="none" w:sz="0" w:space="0" w:color="auto"/>
                  </w:divBdr>
                </w:div>
                <w:div w:id="439837471">
                  <w:marLeft w:val="0"/>
                  <w:marRight w:val="0"/>
                  <w:marTop w:val="0"/>
                  <w:marBottom w:val="0"/>
                  <w:divBdr>
                    <w:top w:val="none" w:sz="0" w:space="0" w:color="auto"/>
                    <w:left w:val="none" w:sz="0" w:space="0" w:color="auto"/>
                    <w:bottom w:val="none" w:sz="0" w:space="0" w:color="auto"/>
                    <w:right w:val="none" w:sz="0" w:space="0" w:color="auto"/>
                  </w:divBdr>
                </w:div>
                <w:div w:id="440997380">
                  <w:marLeft w:val="0"/>
                  <w:marRight w:val="0"/>
                  <w:marTop w:val="0"/>
                  <w:marBottom w:val="0"/>
                  <w:divBdr>
                    <w:top w:val="none" w:sz="0" w:space="0" w:color="auto"/>
                    <w:left w:val="none" w:sz="0" w:space="0" w:color="auto"/>
                    <w:bottom w:val="none" w:sz="0" w:space="0" w:color="auto"/>
                    <w:right w:val="none" w:sz="0" w:space="0" w:color="auto"/>
                  </w:divBdr>
                </w:div>
                <w:div w:id="441271472">
                  <w:marLeft w:val="0"/>
                  <w:marRight w:val="0"/>
                  <w:marTop w:val="0"/>
                  <w:marBottom w:val="0"/>
                  <w:divBdr>
                    <w:top w:val="none" w:sz="0" w:space="0" w:color="auto"/>
                    <w:left w:val="none" w:sz="0" w:space="0" w:color="auto"/>
                    <w:bottom w:val="none" w:sz="0" w:space="0" w:color="auto"/>
                    <w:right w:val="none" w:sz="0" w:space="0" w:color="auto"/>
                  </w:divBdr>
                </w:div>
                <w:div w:id="441388566">
                  <w:marLeft w:val="0"/>
                  <w:marRight w:val="0"/>
                  <w:marTop w:val="0"/>
                  <w:marBottom w:val="0"/>
                  <w:divBdr>
                    <w:top w:val="none" w:sz="0" w:space="0" w:color="auto"/>
                    <w:left w:val="none" w:sz="0" w:space="0" w:color="auto"/>
                    <w:bottom w:val="none" w:sz="0" w:space="0" w:color="auto"/>
                    <w:right w:val="none" w:sz="0" w:space="0" w:color="auto"/>
                  </w:divBdr>
                </w:div>
                <w:div w:id="442460805">
                  <w:marLeft w:val="0"/>
                  <w:marRight w:val="0"/>
                  <w:marTop w:val="0"/>
                  <w:marBottom w:val="0"/>
                  <w:divBdr>
                    <w:top w:val="none" w:sz="0" w:space="0" w:color="auto"/>
                    <w:left w:val="none" w:sz="0" w:space="0" w:color="auto"/>
                    <w:bottom w:val="none" w:sz="0" w:space="0" w:color="auto"/>
                    <w:right w:val="none" w:sz="0" w:space="0" w:color="auto"/>
                  </w:divBdr>
                </w:div>
                <w:div w:id="442652733">
                  <w:marLeft w:val="0"/>
                  <w:marRight w:val="0"/>
                  <w:marTop w:val="0"/>
                  <w:marBottom w:val="0"/>
                  <w:divBdr>
                    <w:top w:val="none" w:sz="0" w:space="0" w:color="auto"/>
                    <w:left w:val="none" w:sz="0" w:space="0" w:color="auto"/>
                    <w:bottom w:val="none" w:sz="0" w:space="0" w:color="auto"/>
                    <w:right w:val="none" w:sz="0" w:space="0" w:color="auto"/>
                  </w:divBdr>
                </w:div>
                <w:div w:id="443228425">
                  <w:marLeft w:val="0"/>
                  <w:marRight w:val="0"/>
                  <w:marTop w:val="0"/>
                  <w:marBottom w:val="0"/>
                  <w:divBdr>
                    <w:top w:val="none" w:sz="0" w:space="0" w:color="auto"/>
                    <w:left w:val="none" w:sz="0" w:space="0" w:color="auto"/>
                    <w:bottom w:val="none" w:sz="0" w:space="0" w:color="auto"/>
                    <w:right w:val="none" w:sz="0" w:space="0" w:color="auto"/>
                  </w:divBdr>
                </w:div>
                <w:div w:id="445344598">
                  <w:marLeft w:val="0"/>
                  <w:marRight w:val="0"/>
                  <w:marTop w:val="0"/>
                  <w:marBottom w:val="0"/>
                  <w:divBdr>
                    <w:top w:val="none" w:sz="0" w:space="0" w:color="auto"/>
                    <w:left w:val="none" w:sz="0" w:space="0" w:color="auto"/>
                    <w:bottom w:val="none" w:sz="0" w:space="0" w:color="auto"/>
                    <w:right w:val="none" w:sz="0" w:space="0" w:color="auto"/>
                  </w:divBdr>
                </w:div>
                <w:div w:id="446431470">
                  <w:marLeft w:val="0"/>
                  <w:marRight w:val="0"/>
                  <w:marTop w:val="0"/>
                  <w:marBottom w:val="0"/>
                  <w:divBdr>
                    <w:top w:val="none" w:sz="0" w:space="0" w:color="auto"/>
                    <w:left w:val="none" w:sz="0" w:space="0" w:color="auto"/>
                    <w:bottom w:val="none" w:sz="0" w:space="0" w:color="auto"/>
                    <w:right w:val="none" w:sz="0" w:space="0" w:color="auto"/>
                  </w:divBdr>
                </w:div>
                <w:div w:id="446659189">
                  <w:marLeft w:val="0"/>
                  <w:marRight w:val="0"/>
                  <w:marTop w:val="0"/>
                  <w:marBottom w:val="0"/>
                  <w:divBdr>
                    <w:top w:val="none" w:sz="0" w:space="0" w:color="auto"/>
                    <w:left w:val="none" w:sz="0" w:space="0" w:color="auto"/>
                    <w:bottom w:val="none" w:sz="0" w:space="0" w:color="auto"/>
                    <w:right w:val="none" w:sz="0" w:space="0" w:color="auto"/>
                  </w:divBdr>
                </w:div>
                <w:div w:id="446774135">
                  <w:marLeft w:val="0"/>
                  <w:marRight w:val="0"/>
                  <w:marTop w:val="0"/>
                  <w:marBottom w:val="0"/>
                  <w:divBdr>
                    <w:top w:val="none" w:sz="0" w:space="0" w:color="auto"/>
                    <w:left w:val="none" w:sz="0" w:space="0" w:color="auto"/>
                    <w:bottom w:val="none" w:sz="0" w:space="0" w:color="auto"/>
                    <w:right w:val="none" w:sz="0" w:space="0" w:color="auto"/>
                  </w:divBdr>
                </w:div>
                <w:div w:id="447311537">
                  <w:marLeft w:val="0"/>
                  <w:marRight w:val="0"/>
                  <w:marTop w:val="0"/>
                  <w:marBottom w:val="0"/>
                  <w:divBdr>
                    <w:top w:val="none" w:sz="0" w:space="0" w:color="auto"/>
                    <w:left w:val="none" w:sz="0" w:space="0" w:color="auto"/>
                    <w:bottom w:val="none" w:sz="0" w:space="0" w:color="auto"/>
                    <w:right w:val="none" w:sz="0" w:space="0" w:color="auto"/>
                  </w:divBdr>
                </w:div>
                <w:div w:id="448084045">
                  <w:marLeft w:val="0"/>
                  <w:marRight w:val="0"/>
                  <w:marTop w:val="0"/>
                  <w:marBottom w:val="0"/>
                  <w:divBdr>
                    <w:top w:val="none" w:sz="0" w:space="0" w:color="auto"/>
                    <w:left w:val="none" w:sz="0" w:space="0" w:color="auto"/>
                    <w:bottom w:val="none" w:sz="0" w:space="0" w:color="auto"/>
                    <w:right w:val="none" w:sz="0" w:space="0" w:color="auto"/>
                  </w:divBdr>
                </w:div>
                <w:div w:id="448086070">
                  <w:marLeft w:val="0"/>
                  <w:marRight w:val="0"/>
                  <w:marTop w:val="0"/>
                  <w:marBottom w:val="0"/>
                  <w:divBdr>
                    <w:top w:val="none" w:sz="0" w:space="0" w:color="auto"/>
                    <w:left w:val="none" w:sz="0" w:space="0" w:color="auto"/>
                    <w:bottom w:val="none" w:sz="0" w:space="0" w:color="auto"/>
                    <w:right w:val="none" w:sz="0" w:space="0" w:color="auto"/>
                  </w:divBdr>
                </w:div>
                <w:div w:id="449277367">
                  <w:marLeft w:val="0"/>
                  <w:marRight w:val="0"/>
                  <w:marTop w:val="0"/>
                  <w:marBottom w:val="0"/>
                  <w:divBdr>
                    <w:top w:val="none" w:sz="0" w:space="0" w:color="auto"/>
                    <w:left w:val="none" w:sz="0" w:space="0" w:color="auto"/>
                    <w:bottom w:val="none" w:sz="0" w:space="0" w:color="auto"/>
                    <w:right w:val="none" w:sz="0" w:space="0" w:color="auto"/>
                  </w:divBdr>
                </w:div>
                <w:div w:id="450250510">
                  <w:marLeft w:val="0"/>
                  <w:marRight w:val="0"/>
                  <w:marTop w:val="0"/>
                  <w:marBottom w:val="0"/>
                  <w:divBdr>
                    <w:top w:val="none" w:sz="0" w:space="0" w:color="auto"/>
                    <w:left w:val="none" w:sz="0" w:space="0" w:color="auto"/>
                    <w:bottom w:val="none" w:sz="0" w:space="0" w:color="auto"/>
                    <w:right w:val="none" w:sz="0" w:space="0" w:color="auto"/>
                  </w:divBdr>
                </w:div>
                <w:div w:id="450320191">
                  <w:marLeft w:val="0"/>
                  <w:marRight w:val="0"/>
                  <w:marTop w:val="0"/>
                  <w:marBottom w:val="0"/>
                  <w:divBdr>
                    <w:top w:val="none" w:sz="0" w:space="0" w:color="auto"/>
                    <w:left w:val="none" w:sz="0" w:space="0" w:color="auto"/>
                    <w:bottom w:val="none" w:sz="0" w:space="0" w:color="auto"/>
                    <w:right w:val="none" w:sz="0" w:space="0" w:color="auto"/>
                  </w:divBdr>
                </w:div>
                <w:div w:id="451368476">
                  <w:marLeft w:val="0"/>
                  <w:marRight w:val="0"/>
                  <w:marTop w:val="0"/>
                  <w:marBottom w:val="0"/>
                  <w:divBdr>
                    <w:top w:val="none" w:sz="0" w:space="0" w:color="auto"/>
                    <w:left w:val="none" w:sz="0" w:space="0" w:color="auto"/>
                    <w:bottom w:val="none" w:sz="0" w:space="0" w:color="auto"/>
                    <w:right w:val="none" w:sz="0" w:space="0" w:color="auto"/>
                  </w:divBdr>
                </w:div>
                <w:div w:id="453134657">
                  <w:marLeft w:val="0"/>
                  <w:marRight w:val="0"/>
                  <w:marTop w:val="0"/>
                  <w:marBottom w:val="0"/>
                  <w:divBdr>
                    <w:top w:val="none" w:sz="0" w:space="0" w:color="auto"/>
                    <w:left w:val="none" w:sz="0" w:space="0" w:color="auto"/>
                    <w:bottom w:val="none" w:sz="0" w:space="0" w:color="auto"/>
                    <w:right w:val="none" w:sz="0" w:space="0" w:color="auto"/>
                  </w:divBdr>
                </w:div>
                <w:div w:id="453253990">
                  <w:marLeft w:val="0"/>
                  <w:marRight w:val="0"/>
                  <w:marTop w:val="0"/>
                  <w:marBottom w:val="0"/>
                  <w:divBdr>
                    <w:top w:val="none" w:sz="0" w:space="0" w:color="auto"/>
                    <w:left w:val="none" w:sz="0" w:space="0" w:color="auto"/>
                    <w:bottom w:val="none" w:sz="0" w:space="0" w:color="auto"/>
                    <w:right w:val="none" w:sz="0" w:space="0" w:color="auto"/>
                  </w:divBdr>
                </w:div>
                <w:div w:id="453255025">
                  <w:marLeft w:val="0"/>
                  <w:marRight w:val="0"/>
                  <w:marTop w:val="0"/>
                  <w:marBottom w:val="0"/>
                  <w:divBdr>
                    <w:top w:val="none" w:sz="0" w:space="0" w:color="auto"/>
                    <w:left w:val="none" w:sz="0" w:space="0" w:color="auto"/>
                    <w:bottom w:val="none" w:sz="0" w:space="0" w:color="auto"/>
                    <w:right w:val="none" w:sz="0" w:space="0" w:color="auto"/>
                  </w:divBdr>
                </w:div>
                <w:div w:id="453405924">
                  <w:marLeft w:val="0"/>
                  <w:marRight w:val="0"/>
                  <w:marTop w:val="0"/>
                  <w:marBottom w:val="0"/>
                  <w:divBdr>
                    <w:top w:val="none" w:sz="0" w:space="0" w:color="auto"/>
                    <w:left w:val="none" w:sz="0" w:space="0" w:color="auto"/>
                    <w:bottom w:val="none" w:sz="0" w:space="0" w:color="auto"/>
                    <w:right w:val="none" w:sz="0" w:space="0" w:color="auto"/>
                  </w:divBdr>
                </w:div>
                <w:div w:id="453715652">
                  <w:marLeft w:val="0"/>
                  <w:marRight w:val="0"/>
                  <w:marTop w:val="0"/>
                  <w:marBottom w:val="0"/>
                  <w:divBdr>
                    <w:top w:val="none" w:sz="0" w:space="0" w:color="auto"/>
                    <w:left w:val="none" w:sz="0" w:space="0" w:color="auto"/>
                    <w:bottom w:val="none" w:sz="0" w:space="0" w:color="auto"/>
                    <w:right w:val="none" w:sz="0" w:space="0" w:color="auto"/>
                  </w:divBdr>
                </w:div>
                <w:div w:id="454183135">
                  <w:marLeft w:val="0"/>
                  <w:marRight w:val="0"/>
                  <w:marTop w:val="0"/>
                  <w:marBottom w:val="0"/>
                  <w:divBdr>
                    <w:top w:val="none" w:sz="0" w:space="0" w:color="auto"/>
                    <w:left w:val="none" w:sz="0" w:space="0" w:color="auto"/>
                    <w:bottom w:val="none" w:sz="0" w:space="0" w:color="auto"/>
                    <w:right w:val="none" w:sz="0" w:space="0" w:color="auto"/>
                  </w:divBdr>
                </w:div>
                <w:div w:id="455026902">
                  <w:marLeft w:val="0"/>
                  <w:marRight w:val="0"/>
                  <w:marTop w:val="0"/>
                  <w:marBottom w:val="0"/>
                  <w:divBdr>
                    <w:top w:val="none" w:sz="0" w:space="0" w:color="auto"/>
                    <w:left w:val="none" w:sz="0" w:space="0" w:color="auto"/>
                    <w:bottom w:val="none" w:sz="0" w:space="0" w:color="auto"/>
                    <w:right w:val="none" w:sz="0" w:space="0" w:color="auto"/>
                  </w:divBdr>
                </w:div>
                <w:div w:id="455219274">
                  <w:marLeft w:val="0"/>
                  <w:marRight w:val="0"/>
                  <w:marTop w:val="0"/>
                  <w:marBottom w:val="0"/>
                  <w:divBdr>
                    <w:top w:val="none" w:sz="0" w:space="0" w:color="auto"/>
                    <w:left w:val="none" w:sz="0" w:space="0" w:color="auto"/>
                    <w:bottom w:val="none" w:sz="0" w:space="0" w:color="auto"/>
                    <w:right w:val="none" w:sz="0" w:space="0" w:color="auto"/>
                  </w:divBdr>
                </w:div>
                <w:div w:id="457720678">
                  <w:marLeft w:val="0"/>
                  <w:marRight w:val="0"/>
                  <w:marTop w:val="0"/>
                  <w:marBottom w:val="0"/>
                  <w:divBdr>
                    <w:top w:val="none" w:sz="0" w:space="0" w:color="auto"/>
                    <w:left w:val="none" w:sz="0" w:space="0" w:color="auto"/>
                    <w:bottom w:val="none" w:sz="0" w:space="0" w:color="auto"/>
                    <w:right w:val="none" w:sz="0" w:space="0" w:color="auto"/>
                  </w:divBdr>
                </w:div>
                <w:div w:id="457720904">
                  <w:marLeft w:val="0"/>
                  <w:marRight w:val="0"/>
                  <w:marTop w:val="0"/>
                  <w:marBottom w:val="0"/>
                  <w:divBdr>
                    <w:top w:val="none" w:sz="0" w:space="0" w:color="auto"/>
                    <w:left w:val="none" w:sz="0" w:space="0" w:color="auto"/>
                    <w:bottom w:val="none" w:sz="0" w:space="0" w:color="auto"/>
                    <w:right w:val="none" w:sz="0" w:space="0" w:color="auto"/>
                  </w:divBdr>
                </w:div>
                <w:div w:id="457723061">
                  <w:marLeft w:val="0"/>
                  <w:marRight w:val="0"/>
                  <w:marTop w:val="0"/>
                  <w:marBottom w:val="0"/>
                  <w:divBdr>
                    <w:top w:val="none" w:sz="0" w:space="0" w:color="auto"/>
                    <w:left w:val="none" w:sz="0" w:space="0" w:color="auto"/>
                    <w:bottom w:val="none" w:sz="0" w:space="0" w:color="auto"/>
                    <w:right w:val="none" w:sz="0" w:space="0" w:color="auto"/>
                  </w:divBdr>
                </w:div>
                <w:div w:id="458034679">
                  <w:marLeft w:val="0"/>
                  <w:marRight w:val="0"/>
                  <w:marTop w:val="0"/>
                  <w:marBottom w:val="0"/>
                  <w:divBdr>
                    <w:top w:val="none" w:sz="0" w:space="0" w:color="auto"/>
                    <w:left w:val="none" w:sz="0" w:space="0" w:color="auto"/>
                    <w:bottom w:val="none" w:sz="0" w:space="0" w:color="auto"/>
                    <w:right w:val="none" w:sz="0" w:space="0" w:color="auto"/>
                  </w:divBdr>
                </w:div>
                <w:div w:id="459495709">
                  <w:marLeft w:val="0"/>
                  <w:marRight w:val="0"/>
                  <w:marTop w:val="0"/>
                  <w:marBottom w:val="0"/>
                  <w:divBdr>
                    <w:top w:val="none" w:sz="0" w:space="0" w:color="auto"/>
                    <w:left w:val="none" w:sz="0" w:space="0" w:color="auto"/>
                    <w:bottom w:val="none" w:sz="0" w:space="0" w:color="auto"/>
                    <w:right w:val="none" w:sz="0" w:space="0" w:color="auto"/>
                  </w:divBdr>
                </w:div>
                <w:div w:id="459568127">
                  <w:marLeft w:val="0"/>
                  <w:marRight w:val="0"/>
                  <w:marTop w:val="0"/>
                  <w:marBottom w:val="0"/>
                  <w:divBdr>
                    <w:top w:val="none" w:sz="0" w:space="0" w:color="auto"/>
                    <w:left w:val="none" w:sz="0" w:space="0" w:color="auto"/>
                    <w:bottom w:val="none" w:sz="0" w:space="0" w:color="auto"/>
                    <w:right w:val="none" w:sz="0" w:space="0" w:color="auto"/>
                  </w:divBdr>
                </w:div>
                <w:div w:id="459764952">
                  <w:marLeft w:val="0"/>
                  <w:marRight w:val="0"/>
                  <w:marTop w:val="0"/>
                  <w:marBottom w:val="0"/>
                  <w:divBdr>
                    <w:top w:val="none" w:sz="0" w:space="0" w:color="auto"/>
                    <w:left w:val="none" w:sz="0" w:space="0" w:color="auto"/>
                    <w:bottom w:val="none" w:sz="0" w:space="0" w:color="auto"/>
                    <w:right w:val="none" w:sz="0" w:space="0" w:color="auto"/>
                  </w:divBdr>
                </w:div>
                <w:div w:id="460150413">
                  <w:marLeft w:val="0"/>
                  <w:marRight w:val="0"/>
                  <w:marTop w:val="0"/>
                  <w:marBottom w:val="0"/>
                  <w:divBdr>
                    <w:top w:val="none" w:sz="0" w:space="0" w:color="auto"/>
                    <w:left w:val="none" w:sz="0" w:space="0" w:color="auto"/>
                    <w:bottom w:val="none" w:sz="0" w:space="0" w:color="auto"/>
                    <w:right w:val="none" w:sz="0" w:space="0" w:color="auto"/>
                  </w:divBdr>
                </w:div>
                <w:div w:id="462310899">
                  <w:marLeft w:val="0"/>
                  <w:marRight w:val="0"/>
                  <w:marTop w:val="0"/>
                  <w:marBottom w:val="0"/>
                  <w:divBdr>
                    <w:top w:val="none" w:sz="0" w:space="0" w:color="auto"/>
                    <w:left w:val="none" w:sz="0" w:space="0" w:color="auto"/>
                    <w:bottom w:val="none" w:sz="0" w:space="0" w:color="auto"/>
                    <w:right w:val="none" w:sz="0" w:space="0" w:color="auto"/>
                  </w:divBdr>
                </w:div>
                <w:div w:id="463546141">
                  <w:marLeft w:val="0"/>
                  <w:marRight w:val="0"/>
                  <w:marTop w:val="0"/>
                  <w:marBottom w:val="0"/>
                  <w:divBdr>
                    <w:top w:val="none" w:sz="0" w:space="0" w:color="auto"/>
                    <w:left w:val="none" w:sz="0" w:space="0" w:color="auto"/>
                    <w:bottom w:val="none" w:sz="0" w:space="0" w:color="auto"/>
                    <w:right w:val="none" w:sz="0" w:space="0" w:color="auto"/>
                  </w:divBdr>
                </w:div>
                <w:div w:id="464470786">
                  <w:marLeft w:val="0"/>
                  <w:marRight w:val="0"/>
                  <w:marTop w:val="0"/>
                  <w:marBottom w:val="0"/>
                  <w:divBdr>
                    <w:top w:val="none" w:sz="0" w:space="0" w:color="auto"/>
                    <w:left w:val="none" w:sz="0" w:space="0" w:color="auto"/>
                    <w:bottom w:val="none" w:sz="0" w:space="0" w:color="auto"/>
                    <w:right w:val="none" w:sz="0" w:space="0" w:color="auto"/>
                  </w:divBdr>
                </w:div>
                <w:div w:id="465392805">
                  <w:marLeft w:val="0"/>
                  <w:marRight w:val="0"/>
                  <w:marTop w:val="0"/>
                  <w:marBottom w:val="0"/>
                  <w:divBdr>
                    <w:top w:val="none" w:sz="0" w:space="0" w:color="auto"/>
                    <w:left w:val="none" w:sz="0" w:space="0" w:color="auto"/>
                    <w:bottom w:val="none" w:sz="0" w:space="0" w:color="auto"/>
                    <w:right w:val="none" w:sz="0" w:space="0" w:color="auto"/>
                  </w:divBdr>
                </w:div>
                <w:div w:id="468937298">
                  <w:marLeft w:val="0"/>
                  <w:marRight w:val="0"/>
                  <w:marTop w:val="0"/>
                  <w:marBottom w:val="0"/>
                  <w:divBdr>
                    <w:top w:val="none" w:sz="0" w:space="0" w:color="auto"/>
                    <w:left w:val="none" w:sz="0" w:space="0" w:color="auto"/>
                    <w:bottom w:val="none" w:sz="0" w:space="0" w:color="auto"/>
                    <w:right w:val="none" w:sz="0" w:space="0" w:color="auto"/>
                  </w:divBdr>
                </w:div>
                <w:div w:id="468937875">
                  <w:marLeft w:val="0"/>
                  <w:marRight w:val="0"/>
                  <w:marTop w:val="0"/>
                  <w:marBottom w:val="0"/>
                  <w:divBdr>
                    <w:top w:val="none" w:sz="0" w:space="0" w:color="auto"/>
                    <w:left w:val="none" w:sz="0" w:space="0" w:color="auto"/>
                    <w:bottom w:val="none" w:sz="0" w:space="0" w:color="auto"/>
                    <w:right w:val="none" w:sz="0" w:space="0" w:color="auto"/>
                  </w:divBdr>
                </w:div>
                <w:div w:id="468978959">
                  <w:marLeft w:val="0"/>
                  <w:marRight w:val="0"/>
                  <w:marTop w:val="0"/>
                  <w:marBottom w:val="0"/>
                  <w:divBdr>
                    <w:top w:val="none" w:sz="0" w:space="0" w:color="auto"/>
                    <w:left w:val="none" w:sz="0" w:space="0" w:color="auto"/>
                    <w:bottom w:val="none" w:sz="0" w:space="0" w:color="auto"/>
                    <w:right w:val="none" w:sz="0" w:space="0" w:color="auto"/>
                  </w:divBdr>
                </w:div>
                <w:div w:id="470055822">
                  <w:marLeft w:val="0"/>
                  <w:marRight w:val="0"/>
                  <w:marTop w:val="0"/>
                  <w:marBottom w:val="0"/>
                  <w:divBdr>
                    <w:top w:val="none" w:sz="0" w:space="0" w:color="auto"/>
                    <w:left w:val="none" w:sz="0" w:space="0" w:color="auto"/>
                    <w:bottom w:val="none" w:sz="0" w:space="0" w:color="auto"/>
                    <w:right w:val="none" w:sz="0" w:space="0" w:color="auto"/>
                  </w:divBdr>
                </w:div>
                <w:div w:id="470247042">
                  <w:marLeft w:val="0"/>
                  <w:marRight w:val="0"/>
                  <w:marTop w:val="0"/>
                  <w:marBottom w:val="0"/>
                  <w:divBdr>
                    <w:top w:val="none" w:sz="0" w:space="0" w:color="auto"/>
                    <w:left w:val="none" w:sz="0" w:space="0" w:color="auto"/>
                    <w:bottom w:val="none" w:sz="0" w:space="0" w:color="auto"/>
                    <w:right w:val="none" w:sz="0" w:space="0" w:color="auto"/>
                  </w:divBdr>
                </w:div>
                <w:div w:id="471681139">
                  <w:marLeft w:val="0"/>
                  <w:marRight w:val="0"/>
                  <w:marTop w:val="0"/>
                  <w:marBottom w:val="0"/>
                  <w:divBdr>
                    <w:top w:val="none" w:sz="0" w:space="0" w:color="auto"/>
                    <w:left w:val="none" w:sz="0" w:space="0" w:color="auto"/>
                    <w:bottom w:val="none" w:sz="0" w:space="0" w:color="auto"/>
                    <w:right w:val="none" w:sz="0" w:space="0" w:color="auto"/>
                  </w:divBdr>
                </w:div>
                <w:div w:id="472989501">
                  <w:marLeft w:val="0"/>
                  <w:marRight w:val="0"/>
                  <w:marTop w:val="0"/>
                  <w:marBottom w:val="0"/>
                  <w:divBdr>
                    <w:top w:val="none" w:sz="0" w:space="0" w:color="auto"/>
                    <w:left w:val="none" w:sz="0" w:space="0" w:color="auto"/>
                    <w:bottom w:val="none" w:sz="0" w:space="0" w:color="auto"/>
                    <w:right w:val="none" w:sz="0" w:space="0" w:color="auto"/>
                  </w:divBdr>
                </w:div>
                <w:div w:id="475026004">
                  <w:marLeft w:val="0"/>
                  <w:marRight w:val="0"/>
                  <w:marTop w:val="0"/>
                  <w:marBottom w:val="0"/>
                  <w:divBdr>
                    <w:top w:val="none" w:sz="0" w:space="0" w:color="auto"/>
                    <w:left w:val="none" w:sz="0" w:space="0" w:color="auto"/>
                    <w:bottom w:val="none" w:sz="0" w:space="0" w:color="auto"/>
                    <w:right w:val="none" w:sz="0" w:space="0" w:color="auto"/>
                  </w:divBdr>
                </w:div>
                <w:div w:id="475533595">
                  <w:marLeft w:val="0"/>
                  <w:marRight w:val="0"/>
                  <w:marTop w:val="0"/>
                  <w:marBottom w:val="0"/>
                  <w:divBdr>
                    <w:top w:val="none" w:sz="0" w:space="0" w:color="auto"/>
                    <w:left w:val="none" w:sz="0" w:space="0" w:color="auto"/>
                    <w:bottom w:val="none" w:sz="0" w:space="0" w:color="auto"/>
                    <w:right w:val="none" w:sz="0" w:space="0" w:color="auto"/>
                  </w:divBdr>
                </w:div>
                <w:div w:id="475922847">
                  <w:marLeft w:val="0"/>
                  <w:marRight w:val="0"/>
                  <w:marTop w:val="0"/>
                  <w:marBottom w:val="0"/>
                  <w:divBdr>
                    <w:top w:val="none" w:sz="0" w:space="0" w:color="auto"/>
                    <w:left w:val="none" w:sz="0" w:space="0" w:color="auto"/>
                    <w:bottom w:val="none" w:sz="0" w:space="0" w:color="auto"/>
                    <w:right w:val="none" w:sz="0" w:space="0" w:color="auto"/>
                  </w:divBdr>
                </w:div>
                <w:div w:id="475994960">
                  <w:marLeft w:val="0"/>
                  <w:marRight w:val="0"/>
                  <w:marTop w:val="0"/>
                  <w:marBottom w:val="0"/>
                  <w:divBdr>
                    <w:top w:val="none" w:sz="0" w:space="0" w:color="auto"/>
                    <w:left w:val="none" w:sz="0" w:space="0" w:color="auto"/>
                    <w:bottom w:val="none" w:sz="0" w:space="0" w:color="auto"/>
                    <w:right w:val="none" w:sz="0" w:space="0" w:color="auto"/>
                  </w:divBdr>
                </w:div>
                <w:div w:id="476074892">
                  <w:marLeft w:val="0"/>
                  <w:marRight w:val="0"/>
                  <w:marTop w:val="0"/>
                  <w:marBottom w:val="0"/>
                  <w:divBdr>
                    <w:top w:val="none" w:sz="0" w:space="0" w:color="auto"/>
                    <w:left w:val="none" w:sz="0" w:space="0" w:color="auto"/>
                    <w:bottom w:val="none" w:sz="0" w:space="0" w:color="auto"/>
                    <w:right w:val="none" w:sz="0" w:space="0" w:color="auto"/>
                  </w:divBdr>
                </w:div>
                <w:div w:id="476187479">
                  <w:marLeft w:val="0"/>
                  <w:marRight w:val="0"/>
                  <w:marTop w:val="0"/>
                  <w:marBottom w:val="0"/>
                  <w:divBdr>
                    <w:top w:val="none" w:sz="0" w:space="0" w:color="auto"/>
                    <w:left w:val="none" w:sz="0" w:space="0" w:color="auto"/>
                    <w:bottom w:val="none" w:sz="0" w:space="0" w:color="auto"/>
                    <w:right w:val="none" w:sz="0" w:space="0" w:color="auto"/>
                  </w:divBdr>
                </w:div>
                <w:div w:id="476384247">
                  <w:marLeft w:val="0"/>
                  <w:marRight w:val="0"/>
                  <w:marTop w:val="0"/>
                  <w:marBottom w:val="0"/>
                  <w:divBdr>
                    <w:top w:val="none" w:sz="0" w:space="0" w:color="auto"/>
                    <w:left w:val="none" w:sz="0" w:space="0" w:color="auto"/>
                    <w:bottom w:val="none" w:sz="0" w:space="0" w:color="auto"/>
                    <w:right w:val="none" w:sz="0" w:space="0" w:color="auto"/>
                  </w:divBdr>
                </w:div>
                <w:div w:id="476532713">
                  <w:marLeft w:val="0"/>
                  <w:marRight w:val="0"/>
                  <w:marTop w:val="0"/>
                  <w:marBottom w:val="0"/>
                  <w:divBdr>
                    <w:top w:val="none" w:sz="0" w:space="0" w:color="auto"/>
                    <w:left w:val="none" w:sz="0" w:space="0" w:color="auto"/>
                    <w:bottom w:val="none" w:sz="0" w:space="0" w:color="auto"/>
                    <w:right w:val="none" w:sz="0" w:space="0" w:color="auto"/>
                  </w:divBdr>
                </w:div>
                <w:div w:id="477962601">
                  <w:marLeft w:val="0"/>
                  <w:marRight w:val="0"/>
                  <w:marTop w:val="0"/>
                  <w:marBottom w:val="0"/>
                  <w:divBdr>
                    <w:top w:val="none" w:sz="0" w:space="0" w:color="auto"/>
                    <w:left w:val="none" w:sz="0" w:space="0" w:color="auto"/>
                    <w:bottom w:val="none" w:sz="0" w:space="0" w:color="auto"/>
                    <w:right w:val="none" w:sz="0" w:space="0" w:color="auto"/>
                  </w:divBdr>
                </w:div>
                <w:div w:id="478233480">
                  <w:marLeft w:val="0"/>
                  <w:marRight w:val="0"/>
                  <w:marTop w:val="0"/>
                  <w:marBottom w:val="0"/>
                  <w:divBdr>
                    <w:top w:val="none" w:sz="0" w:space="0" w:color="auto"/>
                    <w:left w:val="none" w:sz="0" w:space="0" w:color="auto"/>
                    <w:bottom w:val="none" w:sz="0" w:space="0" w:color="auto"/>
                    <w:right w:val="none" w:sz="0" w:space="0" w:color="auto"/>
                  </w:divBdr>
                </w:div>
                <w:div w:id="478350336">
                  <w:marLeft w:val="0"/>
                  <w:marRight w:val="0"/>
                  <w:marTop w:val="0"/>
                  <w:marBottom w:val="0"/>
                  <w:divBdr>
                    <w:top w:val="none" w:sz="0" w:space="0" w:color="auto"/>
                    <w:left w:val="none" w:sz="0" w:space="0" w:color="auto"/>
                    <w:bottom w:val="none" w:sz="0" w:space="0" w:color="auto"/>
                    <w:right w:val="none" w:sz="0" w:space="0" w:color="auto"/>
                  </w:divBdr>
                </w:div>
                <w:div w:id="478690373">
                  <w:marLeft w:val="0"/>
                  <w:marRight w:val="0"/>
                  <w:marTop w:val="0"/>
                  <w:marBottom w:val="0"/>
                  <w:divBdr>
                    <w:top w:val="none" w:sz="0" w:space="0" w:color="auto"/>
                    <w:left w:val="none" w:sz="0" w:space="0" w:color="auto"/>
                    <w:bottom w:val="none" w:sz="0" w:space="0" w:color="auto"/>
                    <w:right w:val="none" w:sz="0" w:space="0" w:color="auto"/>
                  </w:divBdr>
                </w:div>
                <w:div w:id="478888498">
                  <w:marLeft w:val="0"/>
                  <w:marRight w:val="0"/>
                  <w:marTop w:val="0"/>
                  <w:marBottom w:val="0"/>
                  <w:divBdr>
                    <w:top w:val="none" w:sz="0" w:space="0" w:color="auto"/>
                    <w:left w:val="none" w:sz="0" w:space="0" w:color="auto"/>
                    <w:bottom w:val="none" w:sz="0" w:space="0" w:color="auto"/>
                    <w:right w:val="none" w:sz="0" w:space="0" w:color="auto"/>
                  </w:divBdr>
                </w:div>
                <w:div w:id="479033158">
                  <w:marLeft w:val="0"/>
                  <w:marRight w:val="0"/>
                  <w:marTop w:val="0"/>
                  <w:marBottom w:val="0"/>
                  <w:divBdr>
                    <w:top w:val="none" w:sz="0" w:space="0" w:color="auto"/>
                    <w:left w:val="none" w:sz="0" w:space="0" w:color="auto"/>
                    <w:bottom w:val="none" w:sz="0" w:space="0" w:color="auto"/>
                    <w:right w:val="none" w:sz="0" w:space="0" w:color="auto"/>
                  </w:divBdr>
                </w:div>
                <w:div w:id="480194219">
                  <w:marLeft w:val="0"/>
                  <w:marRight w:val="0"/>
                  <w:marTop w:val="0"/>
                  <w:marBottom w:val="0"/>
                  <w:divBdr>
                    <w:top w:val="none" w:sz="0" w:space="0" w:color="auto"/>
                    <w:left w:val="none" w:sz="0" w:space="0" w:color="auto"/>
                    <w:bottom w:val="none" w:sz="0" w:space="0" w:color="auto"/>
                    <w:right w:val="none" w:sz="0" w:space="0" w:color="auto"/>
                  </w:divBdr>
                </w:div>
                <w:div w:id="480779439">
                  <w:marLeft w:val="0"/>
                  <w:marRight w:val="0"/>
                  <w:marTop w:val="0"/>
                  <w:marBottom w:val="0"/>
                  <w:divBdr>
                    <w:top w:val="none" w:sz="0" w:space="0" w:color="auto"/>
                    <w:left w:val="none" w:sz="0" w:space="0" w:color="auto"/>
                    <w:bottom w:val="none" w:sz="0" w:space="0" w:color="auto"/>
                    <w:right w:val="none" w:sz="0" w:space="0" w:color="auto"/>
                  </w:divBdr>
                </w:div>
                <w:div w:id="481316617">
                  <w:marLeft w:val="0"/>
                  <w:marRight w:val="0"/>
                  <w:marTop w:val="0"/>
                  <w:marBottom w:val="0"/>
                  <w:divBdr>
                    <w:top w:val="none" w:sz="0" w:space="0" w:color="auto"/>
                    <w:left w:val="none" w:sz="0" w:space="0" w:color="auto"/>
                    <w:bottom w:val="none" w:sz="0" w:space="0" w:color="auto"/>
                    <w:right w:val="none" w:sz="0" w:space="0" w:color="auto"/>
                  </w:divBdr>
                </w:div>
                <w:div w:id="482700825">
                  <w:marLeft w:val="0"/>
                  <w:marRight w:val="0"/>
                  <w:marTop w:val="0"/>
                  <w:marBottom w:val="0"/>
                  <w:divBdr>
                    <w:top w:val="none" w:sz="0" w:space="0" w:color="auto"/>
                    <w:left w:val="none" w:sz="0" w:space="0" w:color="auto"/>
                    <w:bottom w:val="none" w:sz="0" w:space="0" w:color="auto"/>
                    <w:right w:val="none" w:sz="0" w:space="0" w:color="auto"/>
                  </w:divBdr>
                </w:div>
                <w:div w:id="483426021">
                  <w:marLeft w:val="0"/>
                  <w:marRight w:val="0"/>
                  <w:marTop w:val="0"/>
                  <w:marBottom w:val="0"/>
                  <w:divBdr>
                    <w:top w:val="none" w:sz="0" w:space="0" w:color="auto"/>
                    <w:left w:val="none" w:sz="0" w:space="0" w:color="auto"/>
                    <w:bottom w:val="none" w:sz="0" w:space="0" w:color="auto"/>
                    <w:right w:val="none" w:sz="0" w:space="0" w:color="auto"/>
                  </w:divBdr>
                </w:div>
                <w:div w:id="483543424">
                  <w:marLeft w:val="0"/>
                  <w:marRight w:val="0"/>
                  <w:marTop w:val="0"/>
                  <w:marBottom w:val="0"/>
                  <w:divBdr>
                    <w:top w:val="none" w:sz="0" w:space="0" w:color="auto"/>
                    <w:left w:val="none" w:sz="0" w:space="0" w:color="auto"/>
                    <w:bottom w:val="none" w:sz="0" w:space="0" w:color="auto"/>
                    <w:right w:val="none" w:sz="0" w:space="0" w:color="auto"/>
                  </w:divBdr>
                </w:div>
                <w:div w:id="483933618">
                  <w:marLeft w:val="0"/>
                  <w:marRight w:val="0"/>
                  <w:marTop w:val="0"/>
                  <w:marBottom w:val="0"/>
                  <w:divBdr>
                    <w:top w:val="none" w:sz="0" w:space="0" w:color="auto"/>
                    <w:left w:val="none" w:sz="0" w:space="0" w:color="auto"/>
                    <w:bottom w:val="none" w:sz="0" w:space="0" w:color="auto"/>
                    <w:right w:val="none" w:sz="0" w:space="0" w:color="auto"/>
                  </w:divBdr>
                </w:div>
                <w:div w:id="485629631">
                  <w:marLeft w:val="0"/>
                  <w:marRight w:val="0"/>
                  <w:marTop w:val="0"/>
                  <w:marBottom w:val="0"/>
                  <w:divBdr>
                    <w:top w:val="none" w:sz="0" w:space="0" w:color="auto"/>
                    <w:left w:val="none" w:sz="0" w:space="0" w:color="auto"/>
                    <w:bottom w:val="none" w:sz="0" w:space="0" w:color="auto"/>
                    <w:right w:val="none" w:sz="0" w:space="0" w:color="auto"/>
                  </w:divBdr>
                </w:div>
                <w:div w:id="485708817">
                  <w:marLeft w:val="0"/>
                  <w:marRight w:val="0"/>
                  <w:marTop w:val="0"/>
                  <w:marBottom w:val="0"/>
                  <w:divBdr>
                    <w:top w:val="none" w:sz="0" w:space="0" w:color="auto"/>
                    <w:left w:val="none" w:sz="0" w:space="0" w:color="auto"/>
                    <w:bottom w:val="none" w:sz="0" w:space="0" w:color="auto"/>
                    <w:right w:val="none" w:sz="0" w:space="0" w:color="auto"/>
                  </w:divBdr>
                </w:div>
                <w:div w:id="486555533">
                  <w:marLeft w:val="0"/>
                  <w:marRight w:val="0"/>
                  <w:marTop w:val="0"/>
                  <w:marBottom w:val="0"/>
                  <w:divBdr>
                    <w:top w:val="none" w:sz="0" w:space="0" w:color="auto"/>
                    <w:left w:val="none" w:sz="0" w:space="0" w:color="auto"/>
                    <w:bottom w:val="none" w:sz="0" w:space="0" w:color="auto"/>
                    <w:right w:val="none" w:sz="0" w:space="0" w:color="auto"/>
                  </w:divBdr>
                </w:div>
                <w:div w:id="489248173">
                  <w:marLeft w:val="0"/>
                  <w:marRight w:val="0"/>
                  <w:marTop w:val="0"/>
                  <w:marBottom w:val="0"/>
                  <w:divBdr>
                    <w:top w:val="none" w:sz="0" w:space="0" w:color="auto"/>
                    <w:left w:val="none" w:sz="0" w:space="0" w:color="auto"/>
                    <w:bottom w:val="none" w:sz="0" w:space="0" w:color="auto"/>
                    <w:right w:val="none" w:sz="0" w:space="0" w:color="auto"/>
                  </w:divBdr>
                </w:div>
                <w:div w:id="489685687">
                  <w:marLeft w:val="0"/>
                  <w:marRight w:val="0"/>
                  <w:marTop w:val="0"/>
                  <w:marBottom w:val="0"/>
                  <w:divBdr>
                    <w:top w:val="none" w:sz="0" w:space="0" w:color="auto"/>
                    <w:left w:val="none" w:sz="0" w:space="0" w:color="auto"/>
                    <w:bottom w:val="none" w:sz="0" w:space="0" w:color="auto"/>
                    <w:right w:val="none" w:sz="0" w:space="0" w:color="auto"/>
                  </w:divBdr>
                </w:div>
                <w:div w:id="489828769">
                  <w:marLeft w:val="0"/>
                  <w:marRight w:val="0"/>
                  <w:marTop w:val="0"/>
                  <w:marBottom w:val="0"/>
                  <w:divBdr>
                    <w:top w:val="none" w:sz="0" w:space="0" w:color="auto"/>
                    <w:left w:val="none" w:sz="0" w:space="0" w:color="auto"/>
                    <w:bottom w:val="none" w:sz="0" w:space="0" w:color="auto"/>
                    <w:right w:val="none" w:sz="0" w:space="0" w:color="auto"/>
                  </w:divBdr>
                </w:div>
                <w:div w:id="491139266">
                  <w:marLeft w:val="0"/>
                  <w:marRight w:val="0"/>
                  <w:marTop w:val="0"/>
                  <w:marBottom w:val="0"/>
                  <w:divBdr>
                    <w:top w:val="none" w:sz="0" w:space="0" w:color="auto"/>
                    <w:left w:val="none" w:sz="0" w:space="0" w:color="auto"/>
                    <w:bottom w:val="none" w:sz="0" w:space="0" w:color="auto"/>
                    <w:right w:val="none" w:sz="0" w:space="0" w:color="auto"/>
                  </w:divBdr>
                </w:div>
                <w:div w:id="492374949">
                  <w:marLeft w:val="0"/>
                  <w:marRight w:val="0"/>
                  <w:marTop w:val="0"/>
                  <w:marBottom w:val="0"/>
                  <w:divBdr>
                    <w:top w:val="none" w:sz="0" w:space="0" w:color="auto"/>
                    <w:left w:val="none" w:sz="0" w:space="0" w:color="auto"/>
                    <w:bottom w:val="none" w:sz="0" w:space="0" w:color="auto"/>
                    <w:right w:val="none" w:sz="0" w:space="0" w:color="auto"/>
                  </w:divBdr>
                </w:div>
                <w:div w:id="492529104">
                  <w:marLeft w:val="0"/>
                  <w:marRight w:val="0"/>
                  <w:marTop w:val="0"/>
                  <w:marBottom w:val="0"/>
                  <w:divBdr>
                    <w:top w:val="none" w:sz="0" w:space="0" w:color="auto"/>
                    <w:left w:val="none" w:sz="0" w:space="0" w:color="auto"/>
                    <w:bottom w:val="none" w:sz="0" w:space="0" w:color="auto"/>
                    <w:right w:val="none" w:sz="0" w:space="0" w:color="auto"/>
                  </w:divBdr>
                </w:div>
                <w:div w:id="492723419">
                  <w:marLeft w:val="0"/>
                  <w:marRight w:val="0"/>
                  <w:marTop w:val="0"/>
                  <w:marBottom w:val="0"/>
                  <w:divBdr>
                    <w:top w:val="none" w:sz="0" w:space="0" w:color="auto"/>
                    <w:left w:val="none" w:sz="0" w:space="0" w:color="auto"/>
                    <w:bottom w:val="none" w:sz="0" w:space="0" w:color="auto"/>
                    <w:right w:val="none" w:sz="0" w:space="0" w:color="auto"/>
                  </w:divBdr>
                </w:div>
                <w:div w:id="492837715">
                  <w:marLeft w:val="0"/>
                  <w:marRight w:val="0"/>
                  <w:marTop w:val="0"/>
                  <w:marBottom w:val="0"/>
                  <w:divBdr>
                    <w:top w:val="none" w:sz="0" w:space="0" w:color="auto"/>
                    <w:left w:val="none" w:sz="0" w:space="0" w:color="auto"/>
                    <w:bottom w:val="none" w:sz="0" w:space="0" w:color="auto"/>
                    <w:right w:val="none" w:sz="0" w:space="0" w:color="auto"/>
                  </w:divBdr>
                </w:div>
                <w:div w:id="493644634">
                  <w:marLeft w:val="0"/>
                  <w:marRight w:val="0"/>
                  <w:marTop w:val="0"/>
                  <w:marBottom w:val="0"/>
                  <w:divBdr>
                    <w:top w:val="none" w:sz="0" w:space="0" w:color="auto"/>
                    <w:left w:val="none" w:sz="0" w:space="0" w:color="auto"/>
                    <w:bottom w:val="none" w:sz="0" w:space="0" w:color="auto"/>
                    <w:right w:val="none" w:sz="0" w:space="0" w:color="auto"/>
                  </w:divBdr>
                </w:div>
                <w:div w:id="495268691">
                  <w:marLeft w:val="0"/>
                  <w:marRight w:val="0"/>
                  <w:marTop w:val="0"/>
                  <w:marBottom w:val="0"/>
                  <w:divBdr>
                    <w:top w:val="none" w:sz="0" w:space="0" w:color="auto"/>
                    <w:left w:val="none" w:sz="0" w:space="0" w:color="auto"/>
                    <w:bottom w:val="none" w:sz="0" w:space="0" w:color="auto"/>
                    <w:right w:val="none" w:sz="0" w:space="0" w:color="auto"/>
                  </w:divBdr>
                </w:div>
                <w:div w:id="496044337">
                  <w:marLeft w:val="0"/>
                  <w:marRight w:val="0"/>
                  <w:marTop w:val="0"/>
                  <w:marBottom w:val="0"/>
                  <w:divBdr>
                    <w:top w:val="none" w:sz="0" w:space="0" w:color="auto"/>
                    <w:left w:val="none" w:sz="0" w:space="0" w:color="auto"/>
                    <w:bottom w:val="none" w:sz="0" w:space="0" w:color="auto"/>
                    <w:right w:val="none" w:sz="0" w:space="0" w:color="auto"/>
                  </w:divBdr>
                </w:div>
                <w:div w:id="496269447">
                  <w:marLeft w:val="0"/>
                  <w:marRight w:val="0"/>
                  <w:marTop w:val="0"/>
                  <w:marBottom w:val="0"/>
                  <w:divBdr>
                    <w:top w:val="none" w:sz="0" w:space="0" w:color="auto"/>
                    <w:left w:val="none" w:sz="0" w:space="0" w:color="auto"/>
                    <w:bottom w:val="none" w:sz="0" w:space="0" w:color="auto"/>
                    <w:right w:val="none" w:sz="0" w:space="0" w:color="auto"/>
                  </w:divBdr>
                </w:div>
                <w:div w:id="497303695">
                  <w:marLeft w:val="0"/>
                  <w:marRight w:val="0"/>
                  <w:marTop w:val="0"/>
                  <w:marBottom w:val="0"/>
                  <w:divBdr>
                    <w:top w:val="none" w:sz="0" w:space="0" w:color="auto"/>
                    <w:left w:val="none" w:sz="0" w:space="0" w:color="auto"/>
                    <w:bottom w:val="none" w:sz="0" w:space="0" w:color="auto"/>
                    <w:right w:val="none" w:sz="0" w:space="0" w:color="auto"/>
                  </w:divBdr>
                </w:div>
                <w:div w:id="497579058">
                  <w:marLeft w:val="0"/>
                  <w:marRight w:val="0"/>
                  <w:marTop w:val="0"/>
                  <w:marBottom w:val="0"/>
                  <w:divBdr>
                    <w:top w:val="none" w:sz="0" w:space="0" w:color="auto"/>
                    <w:left w:val="none" w:sz="0" w:space="0" w:color="auto"/>
                    <w:bottom w:val="none" w:sz="0" w:space="0" w:color="auto"/>
                    <w:right w:val="none" w:sz="0" w:space="0" w:color="auto"/>
                  </w:divBdr>
                </w:div>
                <w:div w:id="497624072">
                  <w:marLeft w:val="0"/>
                  <w:marRight w:val="0"/>
                  <w:marTop w:val="0"/>
                  <w:marBottom w:val="0"/>
                  <w:divBdr>
                    <w:top w:val="none" w:sz="0" w:space="0" w:color="auto"/>
                    <w:left w:val="none" w:sz="0" w:space="0" w:color="auto"/>
                    <w:bottom w:val="none" w:sz="0" w:space="0" w:color="auto"/>
                    <w:right w:val="none" w:sz="0" w:space="0" w:color="auto"/>
                  </w:divBdr>
                </w:div>
                <w:div w:id="498231751">
                  <w:marLeft w:val="0"/>
                  <w:marRight w:val="0"/>
                  <w:marTop w:val="0"/>
                  <w:marBottom w:val="0"/>
                  <w:divBdr>
                    <w:top w:val="none" w:sz="0" w:space="0" w:color="auto"/>
                    <w:left w:val="none" w:sz="0" w:space="0" w:color="auto"/>
                    <w:bottom w:val="none" w:sz="0" w:space="0" w:color="auto"/>
                    <w:right w:val="none" w:sz="0" w:space="0" w:color="auto"/>
                  </w:divBdr>
                </w:div>
                <w:div w:id="498543660">
                  <w:marLeft w:val="0"/>
                  <w:marRight w:val="0"/>
                  <w:marTop w:val="0"/>
                  <w:marBottom w:val="0"/>
                  <w:divBdr>
                    <w:top w:val="none" w:sz="0" w:space="0" w:color="auto"/>
                    <w:left w:val="none" w:sz="0" w:space="0" w:color="auto"/>
                    <w:bottom w:val="none" w:sz="0" w:space="0" w:color="auto"/>
                    <w:right w:val="none" w:sz="0" w:space="0" w:color="auto"/>
                  </w:divBdr>
                </w:div>
                <w:div w:id="499000912">
                  <w:marLeft w:val="0"/>
                  <w:marRight w:val="0"/>
                  <w:marTop w:val="0"/>
                  <w:marBottom w:val="0"/>
                  <w:divBdr>
                    <w:top w:val="none" w:sz="0" w:space="0" w:color="auto"/>
                    <w:left w:val="none" w:sz="0" w:space="0" w:color="auto"/>
                    <w:bottom w:val="none" w:sz="0" w:space="0" w:color="auto"/>
                    <w:right w:val="none" w:sz="0" w:space="0" w:color="auto"/>
                  </w:divBdr>
                </w:div>
                <w:div w:id="499463522">
                  <w:marLeft w:val="0"/>
                  <w:marRight w:val="0"/>
                  <w:marTop w:val="0"/>
                  <w:marBottom w:val="0"/>
                  <w:divBdr>
                    <w:top w:val="none" w:sz="0" w:space="0" w:color="auto"/>
                    <w:left w:val="none" w:sz="0" w:space="0" w:color="auto"/>
                    <w:bottom w:val="none" w:sz="0" w:space="0" w:color="auto"/>
                    <w:right w:val="none" w:sz="0" w:space="0" w:color="auto"/>
                  </w:divBdr>
                </w:div>
                <w:div w:id="500895719">
                  <w:marLeft w:val="0"/>
                  <w:marRight w:val="0"/>
                  <w:marTop w:val="0"/>
                  <w:marBottom w:val="0"/>
                  <w:divBdr>
                    <w:top w:val="none" w:sz="0" w:space="0" w:color="auto"/>
                    <w:left w:val="none" w:sz="0" w:space="0" w:color="auto"/>
                    <w:bottom w:val="none" w:sz="0" w:space="0" w:color="auto"/>
                    <w:right w:val="none" w:sz="0" w:space="0" w:color="auto"/>
                  </w:divBdr>
                </w:div>
                <w:div w:id="500968544">
                  <w:marLeft w:val="0"/>
                  <w:marRight w:val="0"/>
                  <w:marTop w:val="0"/>
                  <w:marBottom w:val="0"/>
                  <w:divBdr>
                    <w:top w:val="none" w:sz="0" w:space="0" w:color="auto"/>
                    <w:left w:val="none" w:sz="0" w:space="0" w:color="auto"/>
                    <w:bottom w:val="none" w:sz="0" w:space="0" w:color="auto"/>
                    <w:right w:val="none" w:sz="0" w:space="0" w:color="auto"/>
                  </w:divBdr>
                </w:div>
                <w:div w:id="503520395">
                  <w:marLeft w:val="0"/>
                  <w:marRight w:val="0"/>
                  <w:marTop w:val="0"/>
                  <w:marBottom w:val="0"/>
                  <w:divBdr>
                    <w:top w:val="none" w:sz="0" w:space="0" w:color="auto"/>
                    <w:left w:val="none" w:sz="0" w:space="0" w:color="auto"/>
                    <w:bottom w:val="none" w:sz="0" w:space="0" w:color="auto"/>
                    <w:right w:val="none" w:sz="0" w:space="0" w:color="auto"/>
                  </w:divBdr>
                </w:div>
                <w:div w:id="504593819">
                  <w:marLeft w:val="0"/>
                  <w:marRight w:val="0"/>
                  <w:marTop w:val="0"/>
                  <w:marBottom w:val="0"/>
                  <w:divBdr>
                    <w:top w:val="none" w:sz="0" w:space="0" w:color="auto"/>
                    <w:left w:val="none" w:sz="0" w:space="0" w:color="auto"/>
                    <w:bottom w:val="none" w:sz="0" w:space="0" w:color="auto"/>
                    <w:right w:val="none" w:sz="0" w:space="0" w:color="auto"/>
                  </w:divBdr>
                </w:div>
                <w:div w:id="505365172">
                  <w:marLeft w:val="0"/>
                  <w:marRight w:val="0"/>
                  <w:marTop w:val="0"/>
                  <w:marBottom w:val="0"/>
                  <w:divBdr>
                    <w:top w:val="none" w:sz="0" w:space="0" w:color="auto"/>
                    <w:left w:val="none" w:sz="0" w:space="0" w:color="auto"/>
                    <w:bottom w:val="none" w:sz="0" w:space="0" w:color="auto"/>
                    <w:right w:val="none" w:sz="0" w:space="0" w:color="auto"/>
                  </w:divBdr>
                </w:div>
                <w:div w:id="505365420">
                  <w:marLeft w:val="0"/>
                  <w:marRight w:val="0"/>
                  <w:marTop w:val="0"/>
                  <w:marBottom w:val="0"/>
                  <w:divBdr>
                    <w:top w:val="none" w:sz="0" w:space="0" w:color="auto"/>
                    <w:left w:val="none" w:sz="0" w:space="0" w:color="auto"/>
                    <w:bottom w:val="none" w:sz="0" w:space="0" w:color="auto"/>
                    <w:right w:val="none" w:sz="0" w:space="0" w:color="auto"/>
                  </w:divBdr>
                </w:div>
                <w:div w:id="505366011">
                  <w:marLeft w:val="0"/>
                  <w:marRight w:val="0"/>
                  <w:marTop w:val="0"/>
                  <w:marBottom w:val="0"/>
                  <w:divBdr>
                    <w:top w:val="none" w:sz="0" w:space="0" w:color="auto"/>
                    <w:left w:val="none" w:sz="0" w:space="0" w:color="auto"/>
                    <w:bottom w:val="none" w:sz="0" w:space="0" w:color="auto"/>
                    <w:right w:val="none" w:sz="0" w:space="0" w:color="auto"/>
                  </w:divBdr>
                </w:div>
                <w:div w:id="505748645">
                  <w:marLeft w:val="0"/>
                  <w:marRight w:val="0"/>
                  <w:marTop w:val="0"/>
                  <w:marBottom w:val="0"/>
                  <w:divBdr>
                    <w:top w:val="none" w:sz="0" w:space="0" w:color="auto"/>
                    <w:left w:val="none" w:sz="0" w:space="0" w:color="auto"/>
                    <w:bottom w:val="none" w:sz="0" w:space="0" w:color="auto"/>
                    <w:right w:val="none" w:sz="0" w:space="0" w:color="auto"/>
                  </w:divBdr>
                </w:div>
                <w:div w:id="506948551">
                  <w:marLeft w:val="0"/>
                  <w:marRight w:val="0"/>
                  <w:marTop w:val="0"/>
                  <w:marBottom w:val="0"/>
                  <w:divBdr>
                    <w:top w:val="none" w:sz="0" w:space="0" w:color="auto"/>
                    <w:left w:val="none" w:sz="0" w:space="0" w:color="auto"/>
                    <w:bottom w:val="none" w:sz="0" w:space="0" w:color="auto"/>
                    <w:right w:val="none" w:sz="0" w:space="0" w:color="auto"/>
                  </w:divBdr>
                </w:div>
                <w:div w:id="507141142">
                  <w:marLeft w:val="0"/>
                  <w:marRight w:val="0"/>
                  <w:marTop w:val="0"/>
                  <w:marBottom w:val="0"/>
                  <w:divBdr>
                    <w:top w:val="none" w:sz="0" w:space="0" w:color="auto"/>
                    <w:left w:val="none" w:sz="0" w:space="0" w:color="auto"/>
                    <w:bottom w:val="none" w:sz="0" w:space="0" w:color="auto"/>
                    <w:right w:val="none" w:sz="0" w:space="0" w:color="auto"/>
                  </w:divBdr>
                </w:div>
                <w:div w:id="507790467">
                  <w:marLeft w:val="0"/>
                  <w:marRight w:val="0"/>
                  <w:marTop w:val="0"/>
                  <w:marBottom w:val="0"/>
                  <w:divBdr>
                    <w:top w:val="none" w:sz="0" w:space="0" w:color="auto"/>
                    <w:left w:val="none" w:sz="0" w:space="0" w:color="auto"/>
                    <w:bottom w:val="none" w:sz="0" w:space="0" w:color="auto"/>
                    <w:right w:val="none" w:sz="0" w:space="0" w:color="auto"/>
                  </w:divBdr>
                </w:div>
                <w:div w:id="508103098">
                  <w:marLeft w:val="0"/>
                  <w:marRight w:val="0"/>
                  <w:marTop w:val="0"/>
                  <w:marBottom w:val="0"/>
                  <w:divBdr>
                    <w:top w:val="none" w:sz="0" w:space="0" w:color="auto"/>
                    <w:left w:val="none" w:sz="0" w:space="0" w:color="auto"/>
                    <w:bottom w:val="none" w:sz="0" w:space="0" w:color="auto"/>
                    <w:right w:val="none" w:sz="0" w:space="0" w:color="auto"/>
                  </w:divBdr>
                </w:div>
                <w:div w:id="508372587">
                  <w:marLeft w:val="0"/>
                  <w:marRight w:val="0"/>
                  <w:marTop w:val="0"/>
                  <w:marBottom w:val="0"/>
                  <w:divBdr>
                    <w:top w:val="none" w:sz="0" w:space="0" w:color="auto"/>
                    <w:left w:val="none" w:sz="0" w:space="0" w:color="auto"/>
                    <w:bottom w:val="none" w:sz="0" w:space="0" w:color="auto"/>
                    <w:right w:val="none" w:sz="0" w:space="0" w:color="auto"/>
                  </w:divBdr>
                </w:div>
                <w:div w:id="508561374">
                  <w:marLeft w:val="0"/>
                  <w:marRight w:val="0"/>
                  <w:marTop w:val="0"/>
                  <w:marBottom w:val="0"/>
                  <w:divBdr>
                    <w:top w:val="none" w:sz="0" w:space="0" w:color="auto"/>
                    <w:left w:val="none" w:sz="0" w:space="0" w:color="auto"/>
                    <w:bottom w:val="none" w:sz="0" w:space="0" w:color="auto"/>
                    <w:right w:val="none" w:sz="0" w:space="0" w:color="auto"/>
                  </w:divBdr>
                </w:div>
                <w:div w:id="508715010">
                  <w:marLeft w:val="0"/>
                  <w:marRight w:val="0"/>
                  <w:marTop w:val="0"/>
                  <w:marBottom w:val="0"/>
                  <w:divBdr>
                    <w:top w:val="none" w:sz="0" w:space="0" w:color="auto"/>
                    <w:left w:val="none" w:sz="0" w:space="0" w:color="auto"/>
                    <w:bottom w:val="none" w:sz="0" w:space="0" w:color="auto"/>
                    <w:right w:val="none" w:sz="0" w:space="0" w:color="auto"/>
                  </w:divBdr>
                </w:div>
                <w:div w:id="509031681">
                  <w:marLeft w:val="0"/>
                  <w:marRight w:val="0"/>
                  <w:marTop w:val="0"/>
                  <w:marBottom w:val="0"/>
                  <w:divBdr>
                    <w:top w:val="none" w:sz="0" w:space="0" w:color="auto"/>
                    <w:left w:val="none" w:sz="0" w:space="0" w:color="auto"/>
                    <w:bottom w:val="none" w:sz="0" w:space="0" w:color="auto"/>
                    <w:right w:val="none" w:sz="0" w:space="0" w:color="auto"/>
                  </w:divBdr>
                </w:div>
                <w:div w:id="509835020">
                  <w:marLeft w:val="0"/>
                  <w:marRight w:val="0"/>
                  <w:marTop w:val="0"/>
                  <w:marBottom w:val="0"/>
                  <w:divBdr>
                    <w:top w:val="none" w:sz="0" w:space="0" w:color="auto"/>
                    <w:left w:val="none" w:sz="0" w:space="0" w:color="auto"/>
                    <w:bottom w:val="none" w:sz="0" w:space="0" w:color="auto"/>
                    <w:right w:val="none" w:sz="0" w:space="0" w:color="auto"/>
                  </w:divBdr>
                </w:div>
                <w:div w:id="509877398">
                  <w:marLeft w:val="0"/>
                  <w:marRight w:val="0"/>
                  <w:marTop w:val="0"/>
                  <w:marBottom w:val="0"/>
                  <w:divBdr>
                    <w:top w:val="none" w:sz="0" w:space="0" w:color="auto"/>
                    <w:left w:val="none" w:sz="0" w:space="0" w:color="auto"/>
                    <w:bottom w:val="none" w:sz="0" w:space="0" w:color="auto"/>
                    <w:right w:val="none" w:sz="0" w:space="0" w:color="auto"/>
                  </w:divBdr>
                </w:div>
                <w:div w:id="509950894">
                  <w:marLeft w:val="0"/>
                  <w:marRight w:val="0"/>
                  <w:marTop w:val="0"/>
                  <w:marBottom w:val="0"/>
                  <w:divBdr>
                    <w:top w:val="none" w:sz="0" w:space="0" w:color="auto"/>
                    <w:left w:val="none" w:sz="0" w:space="0" w:color="auto"/>
                    <w:bottom w:val="none" w:sz="0" w:space="0" w:color="auto"/>
                    <w:right w:val="none" w:sz="0" w:space="0" w:color="auto"/>
                  </w:divBdr>
                </w:div>
                <w:div w:id="510267509">
                  <w:marLeft w:val="0"/>
                  <w:marRight w:val="0"/>
                  <w:marTop w:val="0"/>
                  <w:marBottom w:val="0"/>
                  <w:divBdr>
                    <w:top w:val="none" w:sz="0" w:space="0" w:color="auto"/>
                    <w:left w:val="none" w:sz="0" w:space="0" w:color="auto"/>
                    <w:bottom w:val="none" w:sz="0" w:space="0" w:color="auto"/>
                    <w:right w:val="none" w:sz="0" w:space="0" w:color="auto"/>
                  </w:divBdr>
                </w:div>
                <w:div w:id="510724492">
                  <w:marLeft w:val="0"/>
                  <w:marRight w:val="0"/>
                  <w:marTop w:val="0"/>
                  <w:marBottom w:val="0"/>
                  <w:divBdr>
                    <w:top w:val="none" w:sz="0" w:space="0" w:color="auto"/>
                    <w:left w:val="none" w:sz="0" w:space="0" w:color="auto"/>
                    <w:bottom w:val="none" w:sz="0" w:space="0" w:color="auto"/>
                    <w:right w:val="none" w:sz="0" w:space="0" w:color="auto"/>
                  </w:divBdr>
                </w:div>
                <w:div w:id="510725878">
                  <w:marLeft w:val="0"/>
                  <w:marRight w:val="0"/>
                  <w:marTop w:val="0"/>
                  <w:marBottom w:val="0"/>
                  <w:divBdr>
                    <w:top w:val="none" w:sz="0" w:space="0" w:color="auto"/>
                    <w:left w:val="none" w:sz="0" w:space="0" w:color="auto"/>
                    <w:bottom w:val="none" w:sz="0" w:space="0" w:color="auto"/>
                    <w:right w:val="none" w:sz="0" w:space="0" w:color="auto"/>
                  </w:divBdr>
                </w:div>
                <w:div w:id="510726544">
                  <w:marLeft w:val="0"/>
                  <w:marRight w:val="0"/>
                  <w:marTop w:val="0"/>
                  <w:marBottom w:val="0"/>
                  <w:divBdr>
                    <w:top w:val="none" w:sz="0" w:space="0" w:color="auto"/>
                    <w:left w:val="none" w:sz="0" w:space="0" w:color="auto"/>
                    <w:bottom w:val="none" w:sz="0" w:space="0" w:color="auto"/>
                    <w:right w:val="none" w:sz="0" w:space="0" w:color="auto"/>
                  </w:divBdr>
                </w:div>
                <w:div w:id="512648471">
                  <w:marLeft w:val="0"/>
                  <w:marRight w:val="0"/>
                  <w:marTop w:val="0"/>
                  <w:marBottom w:val="0"/>
                  <w:divBdr>
                    <w:top w:val="none" w:sz="0" w:space="0" w:color="auto"/>
                    <w:left w:val="none" w:sz="0" w:space="0" w:color="auto"/>
                    <w:bottom w:val="none" w:sz="0" w:space="0" w:color="auto"/>
                    <w:right w:val="none" w:sz="0" w:space="0" w:color="auto"/>
                  </w:divBdr>
                </w:div>
                <w:div w:id="513108515">
                  <w:marLeft w:val="0"/>
                  <w:marRight w:val="0"/>
                  <w:marTop w:val="0"/>
                  <w:marBottom w:val="0"/>
                  <w:divBdr>
                    <w:top w:val="none" w:sz="0" w:space="0" w:color="auto"/>
                    <w:left w:val="none" w:sz="0" w:space="0" w:color="auto"/>
                    <w:bottom w:val="none" w:sz="0" w:space="0" w:color="auto"/>
                    <w:right w:val="none" w:sz="0" w:space="0" w:color="auto"/>
                  </w:divBdr>
                </w:div>
                <w:div w:id="514810355">
                  <w:marLeft w:val="0"/>
                  <w:marRight w:val="0"/>
                  <w:marTop w:val="0"/>
                  <w:marBottom w:val="0"/>
                  <w:divBdr>
                    <w:top w:val="none" w:sz="0" w:space="0" w:color="auto"/>
                    <w:left w:val="none" w:sz="0" w:space="0" w:color="auto"/>
                    <w:bottom w:val="none" w:sz="0" w:space="0" w:color="auto"/>
                    <w:right w:val="none" w:sz="0" w:space="0" w:color="auto"/>
                  </w:divBdr>
                </w:div>
                <w:div w:id="515115193">
                  <w:marLeft w:val="0"/>
                  <w:marRight w:val="0"/>
                  <w:marTop w:val="0"/>
                  <w:marBottom w:val="0"/>
                  <w:divBdr>
                    <w:top w:val="none" w:sz="0" w:space="0" w:color="auto"/>
                    <w:left w:val="none" w:sz="0" w:space="0" w:color="auto"/>
                    <w:bottom w:val="none" w:sz="0" w:space="0" w:color="auto"/>
                    <w:right w:val="none" w:sz="0" w:space="0" w:color="auto"/>
                  </w:divBdr>
                </w:div>
                <w:div w:id="516386704">
                  <w:marLeft w:val="0"/>
                  <w:marRight w:val="0"/>
                  <w:marTop w:val="0"/>
                  <w:marBottom w:val="0"/>
                  <w:divBdr>
                    <w:top w:val="none" w:sz="0" w:space="0" w:color="auto"/>
                    <w:left w:val="none" w:sz="0" w:space="0" w:color="auto"/>
                    <w:bottom w:val="none" w:sz="0" w:space="0" w:color="auto"/>
                    <w:right w:val="none" w:sz="0" w:space="0" w:color="auto"/>
                  </w:divBdr>
                </w:div>
                <w:div w:id="517626340">
                  <w:marLeft w:val="0"/>
                  <w:marRight w:val="0"/>
                  <w:marTop w:val="0"/>
                  <w:marBottom w:val="0"/>
                  <w:divBdr>
                    <w:top w:val="none" w:sz="0" w:space="0" w:color="auto"/>
                    <w:left w:val="none" w:sz="0" w:space="0" w:color="auto"/>
                    <w:bottom w:val="none" w:sz="0" w:space="0" w:color="auto"/>
                    <w:right w:val="none" w:sz="0" w:space="0" w:color="auto"/>
                  </w:divBdr>
                </w:div>
                <w:div w:id="518079584">
                  <w:marLeft w:val="0"/>
                  <w:marRight w:val="0"/>
                  <w:marTop w:val="0"/>
                  <w:marBottom w:val="0"/>
                  <w:divBdr>
                    <w:top w:val="none" w:sz="0" w:space="0" w:color="auto"/>
                    <w:left w:val="none" w:sz="0" w:space="0" w:color="auto"/>
                    <w:bottom w:val="none" w:sz="0" w:space="0" w:color="auto"/>
                    <w:right w:val="none" w:sz="0" w:space="0" w:color="auto"/>
                  </w:divBdr>
                </w:div>
                <w:div w:id="518659087">
                  <w:marLeft w:val="0"/>
                  <w:marRight w:val="0"/>
                  <w:marTop w:val="0"/>
                  <w:marBottom w:val="0"/>
                  <w:divBdr>
                    <w:top w:val="none" w:sz="0" w:space="0" w:color="auto"/>
                    <w:left w:val="none" w:sz="0" w:space="0" w:color="auto"/>
                    <w:bottom w:val="none" w:sz="0" w:space="0" w:color="auto"/>
                    <w:right w:val="none" w:sz="0" w:space="0" w:color="auto"/>
                  </w:divBdr>
                </w:div>
                <w:div w:id="519008563">
                  <w:marLeft w:val="0"/>
                  <w:marRight w:val="0"/>
                  <w:marTop w:val="0"/>
                  <w:marBottom w:val="0"/>
                  <w:divBdr>
                    <w:top w:val="none" w:sz="0" w:space="0" w:color="auto"/>
                    <w:left w:val="none" w:sz="0" w:space="0" w:color="auto"/>
                    <w:bottom w:val="none" w:sz="0" w:space="0" w:color="auto"/>
                    <w:right w:val="none" w:sz="0" w:space="0" w:color="auto"/>
                  </w:divBdr>
                </w:div>
                <w:div w:id="519010680">
                  <w:marLeft w:val="0"/>
                  <w:marRight w:val="0"/>
                  <w:marTop w:val="0"/>
                  <w:marBottom w:val="0"/>
                  <w:divBdr>
                    <w:top w:val="none" w:sz="0" w:space="0" w:color="auto"/>
                    <w:left w:val="none" w:sz="0" w:space="0" w:color="auto"/>
                    <w:bottom w:val="none" w:sz="0" w:space="0" w:color="auto"/>
                    <w:right w:val="none" w:sz="0" w:space="0" w:color="auto"/>
                  </w:divBdr>
                </w:div>
                <w:div w:id="519667608">
                  <w:marLeft w:val="0"/>
                  <w:marRight w:val="0"/>
                  <w:marTop w:val="0"/>
                  <w:marBottom w:val="0"/>
                  <w:divBdr>
                    <w:top w:val="none" w:sz="0" w:space="0" w:color="auto"/>
                    <w:left w:val="none" w:sz="0" w:space="0" w:color="auto"/>
                    <w:bottom w:val="none" w:sz="0" w:space="0" w:color="auto"/>
                    <w:right w:val="none" w:sz="0" w:space="0" w:color="auto"/>
                  </w:divBdr>
                </w:div>
                <w:div w:id="520356404">
                  <w:marLeft w:val="0"/>
                  <w:marRight w:val="0"/>
                  <w:marTop w:val="0"/>
                  <w:marBottom w:val="0"/>
                  <w:divBdr>
                    <w:top w:val="none" w:sz="0" w:space="0" w:color="auto"/>
                    <w:left w:val="none" w:sz="0" w:space="0" w:color="auto"/>
                    <w:bottom w:val="none" w:sz="0" w:space="0" w:color="auto"/>
                    <w:right w:val="none" w:sz="0" w:space="0" w:color="auto"/>
                  </w:divBdr>
                </w:div>
                <w:div w:id="522941885">
                  <w:marLeft w:val="0"/>
                  <w:marRight w:val="0"/>
                  <w:marTop w:val="0"/>
                  <w:marBottom w:val="0"/>
                  <w:divBdr>
                    <w:top w:val="none" w:sz="0" w:space="0" w:color="auto"/>
                    <w:left w:val="none" w:sz="0" w:space="0" w:color="auto"/>
                    <w:bottom w:val="none" w:sz="0" w:space="0" w:color="auto"/>
                    <w:right w:val="none" w:sz="0" w:space="0" w:color="auto"/>
                  </w:divBdr>
                </w:div>
                <w:div w:id="523130738">
                  <w:marLeft w:val="0"/>
                  <w:marRight w:val="0"/>
                  <w:marTop w:val="0"/>
                  <w:marBottom w:val="0"/>
                  <w:divBdr>
                    <w:top w:val="none" w:sz="0" w:space="0" w:color="auto"/>
                    <w:left w:val="none" w:sz="0" w:space="0" w:color="auto"/>
                    <w:bottom w:val="none" w:sz="0" w:space="0" w:color="auto"/>
                    <w:right w:val="none" w:sz="0" w:space="0" w:color="auto"/>
                  </w:divBdr>
                </w:div>
                <w:div w:id="523861669">
                  <w:marLeft w:val="0"/>
                  <w:marRight w:val="0"/>
                  <w:marTop w:val="0"/>
                  <w:marBottom w:val="0"/>
                  <w:divBdr>
                    <w:top w:val="none" w:sz="0" w:space="0" w:color="auto"/>
                    <w:left w:val="none" w:sz="0" w:space="0" w:color="auto"/>
                    <w:bottom w:val="none" w:sz="0" w:space="0" w:color="auto"/>
                    <w:right w:val="none" w:sz="0" w:space="0" w:color="auto"/>
                  </w:divBdr>
                </w:div>
                <w:div w:id="524368175">
                  <w:marLeft w:val="0"/>
                  <w:marRight w:val="0"/>
                  <w:marTop w:val="0"/>
                  <w:marBottom w:val="0"/>
                  <w:divBdr>
                    <w:top w:val="none" w:sz="0" w:space="0" w:color="auto"/>
                    <w:left w:val="none" w:sz="0" w:space="0" w:color="auto"/>
                    <w:bottom w:val="none" w:sz="0" w:space="0" w:color="auto"/>
                    <w:right w:val="none" w:sz="0" w:space="0" w:color="auto"/>
                  </w:divBdr>
                </w:div>
                <w:div w:id="524564745">
                  <w:marLeft w:val="0"/>
                  <w:marRight w:val="0"/>
                  <w:marTop w:val="0"/>
                  <w:marBottom w:val="0"/>
                  <w:divBdr>
                    <w:top w:val="none" w:sz="0" w:space="0" w:color="auto"/>
                    <w:left w:val="none" w:sz="0" w:space="0" w:color="auto"/>
                    <w:bottom w:val="none" w:sz="0" w:space="0" w:color="auto"/>
                    <w:right w:val="none" w:sz="0" w:space="0" w:color="auto"/>
                  </w:divBdr>
                </w:div>
                <w:div w:id="525215651">
                  <w:marLeft w:val="0"/>
                  <w:marRight w:val="0"/>
                  <w:marTop w:val="0"/>
                  <w:marBottom w:val="0"/>
                  <w:divBdr>
                    <w:top w:val="none" w:sz="0" w:space="0" w:color="auto"/>
                    <w:left w:val="none" w:sz="0" w:space="0" w:color="auto"/>
                    <w:bottom w:val="none" w:sz="0" w:space="0" w:color="auto"/>
                    <w:right w:val="none" w:sz="0" w:space="0" w:color="auto"/>
                  </w:divBdr>
                </w:div>
                <w:div w:id="527062994">
                  <w:marLeft w:val="0"/>
                  <w:marRight w:val="0"/>
                  <w:marTop w:val="0"/>
                  <w:marBottom w:val="0"/>
                  <w:divBdr>
                    <w:top w:val="none" w:sz="0" w:space="0" w:color="auto"/>
                    <w:left w:val="none" w:sz="0" w:space="0" w:color="auto"/>
                    <w:bottom w:val="none" w:sz="0" w:space="0" w:color="auto"/>
                    <w:right w:val="none" w:sz="0" w:space="0" w:color="auto"/>
                  </w:divBdr>
                </w:div>
                <w:div w:id="528035236">
                  <w:marLeft w:val="0"/>
                  <w:marRight w:val="0"/>
                  <w:marTop w:val="0"/>
                  <w:marBottom w:val="0"/>
                  <w:divBdr>
                    <w:top w:val="none" w:sz="0" w:space="0" w:color="auto"/>
                    <w:left w:val="none" w:sz="0" w:space="0" w:color="auto"/>
                    <w:bottom w:val="none" w:sz="0" w:space="0" w:color="auto"/>
                    <w:right w:val="none" w:sz="0" w:space="0" w:color="auto"/>
                  </w:divBdr>
                </w:div>
                <w:div w:id="528375739">
                  <w:marLeft w:val="0"/>
                  <w:marRight w:val="0"/>
                  <w:marTop w:val="0"/>
                  <w:marBottom w:val="0"/>
                  <w:divBdr>
                    <w:top w:val="none" w:sz="0" w:space="0" w:color="auto"/>
                    <w:left w:val="none" w:sz="0" w:space="0" w:color="auto"/>
                    <w:bottom w:val="none" w:sz="0" w:space="0" w:color="auto"/>
                    <w:right w:val="none" w:sz="0" w:space="0" w:color="auto"/>
                  </w:divBdr>
                </w:div>
                <w:div w:id="528568312">
                  <w:marLeft w:val="0"/>
                  <w:marRight w:val="0"/>
                  <w:marTop w:val="0"/>
                  <w:marBottom w:val="0"/>
                  <w:divBdr>
                    <w:top w:val="none" w:sz="0" w:space="0" w:color="auto"/>
                    <w:left w:val="none" w:sz="0" w:space="0" w:color="auto"/>
                    <w:bottom w:val="none" w:sz="0" w:space="0" w:color="auto"/>
                    <w:right w:val="none" w:sz="0" w:space="0" w:color="auto"/>
                  </w:divBdr>
                </w:div>
                <w:div w:id="528878056">
                  <w:marLeft w:val="0"/>
                  <w:marRight w:val="0"/>
                  <w:marTop w:val="0"/>
                  <w:marBottom w:val="0"/>
                  <w:divBdr>
                    <w:top w:val="none" w:sz="0" w:space="0" w:color="auto"/>
                    <w:left w:val="none" w:sz="0" w:space="0" w:color="auto"/>
                    <w:bottom w:val="none" w:sz="0" w:space="0" w:color="auto"/>
                    <w:right w:val="none" w:sz="0" w:space="0" w:color="auto"/>
                  </w:divBdr>
                </w:div>
                <w:div w:id="529103519">
                  <w:marLeft w:val="0"/>
                  <w:marRight w:val="0"/>
                  <w:marTop w:val="0"/>
                  <w:marBottom w:val="0"/>
                  <w:divBdr>
                    <w:top w:val="none" w:sz="0" w:space="0" w:color="auto"/>
                    <w:left w:val="none" w:sz="0" w:space="0" w:color="auto"/>
                    <w:bottom w:val="none" w:sz="0" w:space="0" w:color="auto"/>
                    <w:right w:val="none" w:sz="0" w:space="0" w:color="auto"/>
                  </w:divBdr>
                </w:div>
                <w:div w:id="529221046">
                  <w:marLeft w:val="0"/>
                  <w:marRight w:val="0"/>
                  <w:marTop w:val="0"/>
                  <w:marBottom w:val="0"/>
                  <w:divBdr>
                    <w:top w:val="none" w:sz="0" w:space="0" w:color="auto"/>
                    <w:left w:val="none" w:sz="0" w:space="0" w:color="auto"/>
                    <w:bottom w:val="none" w:sz="0" w:space="0" w:color="auto"/>
                    <w:right w:val="none" w:sz="0" w:space="0" w:color="auto"/>
                  </w:divBdr>
                </w:div>
                <w:div w:id="529300945">
                  <w:marLeft w:val="0"/>
                  <w:marRight w:val="0"/>
                  <w:marTop w:val="0"/>
                  <w:marBottom w:val="0"/>
                  <w:divBdr>
                    <w:top w:val="none" w:sz="0" w:space="0" w:color="auto"/>
                    <w:left w:val="none" w:sz="0" w:space="0" w:color="auto"/>
                    <w:bottom w:val="none" w:sz="0" w:space="0" w:color="auto"/>
                    <w:right w:val="none" w:sz="0" w:space="0" w:color="auto"/>
                  </w:divBdr>
                </w:div>
                <w:div w:id="529728345">
                  <w:marLeft w:val="0"/>
                  <w:marRight w:val="0"/>
                  <w:marTop w:val="0"/>
                  <w:marBottom w:val="0"/>
                  <w:divBdr>
                    <w:top w:val="none" w:sz="0" w:space="0" w:color="auto"/>
                    <w:left w:val="none" w:sz="0" w:space="0" w:color="auto"/>
                    <w:bottom w:val="none" w:sz="0" w:space="0" w:color="auto"/>
                    <w:right w:val="none" w:sz="0" w:space="0" w:color="auto"/>
                  </w:divBdr>
                </w:div>
                <w:div w:id="530728764">
                  <w:marLeft w:val="0"/>
                  <w:marRight w:val="0"/>
                  <w:marTop w:val="0"/>
                  <w:marBottom w:val="0"/>
                  <w:divBdr>
                    <w:top w:val="none" w:sz="0" w:space="0" w:color="auto"/>
                    <w:left w:val="none" w:sz="0" w:space="0" w:color="auto"/>
                    <w:bottom w:val="none" w:sz="0" w:space="0" w:color="auto"/>
                    <w:right w:val="none" w:sz="0" w:space="0" w:color="auto"/>
                  </w:divBdr>
                </w:div>
                <w:div w:id="530800029">
                  <w:marLeft w:val="0"/>
                  <w:marRight w:val="0"/>
                  <w:marTop w:val="0"/>
                  <w:marBottom w:val="0"/>
                  <w:divBdr>
                    <w:top w:val="none" w:sz="0" w:space="0" w:color="auto"/>
                    <w:left w:val="none" w:sz="0" w:space="0" w:color="auto"/>
                    <w:bottom w:val="none" w:sz="0" w:space="0" w:color="auto"/>
                    <w:right w:val="none" w:sz="0" w:space="0" w:color="auto"/>
                  </w:divBdr>
                </w:div>
                <w:div w:id="531385941">
                  <w:marLeft w:val="0"/>
                  <w:marRight w:val="0"/>
                  <w:marTop w:val="0"/>
                  <w:marBottom w:val="0"/>
                  <w:divBdr>
                    <w:top w:val="none" w:sz="0" w:space="0" w:color="auto"/>
                    <w:left w:val="none" w:sz="0" w:space="0" w:color="auto"/>
                    <w:bottom w:val="none" w:sz="0" w:space="0" w:color="auto"/>
                    <w:right w:val="none" w:sz="0" w:space="0" w:color="auto"/>
                  </w:divBdr>
                </w:div>
                <w:div w:id="531844319">
                  <w:marLeft w:val="0"/>
                  <w:marRight w:val="0"/>
                  <w:marTop w:val="0"/>
                  <w:marBottom w:val="0"/>
                  <w:divBdr>
                    <w:top w:val="none" w:sz="0" w:space="0" w:color="auto"/>
                    <w:left w:val="none" w:sz="0" w:space="0" w:color="auto"/>
                    <w:bottom w:val="none" w:sz="0" w:space="0" w:color="auto"/>
                    <w:right w:val="none" w:sz="0" w:space="0" w:color="auto"/>
                  </w:divBdr>
                </w:div>
                <w:div w:id="532184702">
                  <w:marLeft w:val="0"/>
                  <w:marRight w:val="0"/>
                  <w:marTop w:val="0"/>
                  <w:marBottom w:val="0"/>
                  <w:divBdr>
                    <w:top w:val="none" w:sz="0" w:space="0" w:color="auto"/>
                    <w:left w:val="none" w:sz="0" w:space="0" w:color="auto"/>
                    <w:bottom w:val="none" w:sz="0" w:space="0" w:color="auto"/>
                    <w:right w:val="none" w:sz="0" w:space="0" w:color="auto"/>
                  </w:divBdr>
                </w:div>
                <w:div w:id="532310680">
                  <w:marLeft w:val="0"/>
                  <w:marRight w:val="0"/>
                  <w:marTop w:val="0"/>
                  <w:marBottom w:val="0"/>
                  <w:divBdr>
                    <w:top w:val="none" w:sz="0" w:space="0" w:color="auto"/>
                    <w:left w:val="none" w:sz="0" w:space="0" w:color="auto"/>
                    <w:bottom w:val="none" w:sz="0" w:space="0" w:color="auto"/>
                    <w:right w:val="none" w:sz="0" w:space="0" w:color="auto"/>
                  </w:divBdr>
                </w:div>
                <w:div w:id="533888843">
                  <w:marLeft w:val="0"/>
                  <w:marRight w:val="0"/>
                  <w:marTop w:val="0"/>
                  <w:marBottom w:val="0"/>
                  <w:divBdr>
                    <w:top w:val="none" w:sz="0" w:space="0" w:color="auto"/>
                    <w:left w:val="none" w:sz="0" w:space="0" w:color="auto"/>
                    <w:bottom w:val="none" w:sz="0" w:space="0" w:color="auto"/>
                    <w:right w:val="none" w:sz="0" w:space="0" w:color="auto"/>
                  </w:divBdr>
                </w:div>
                <w:div w:id="536965374">
                  <w:marLeft w:val="0"/>
                  <w:marRight w:val="0"/>
                  <w:marTop w:val="0"/>
                  <w:marBottom w:val="0"/>
                  <w:divBdr>
                    <w:top w:val="none" w:sz="0" w:space="0" w:color="auto"/>
                    <w:left w:val="none" w:sz="0" w:space="0" w:color="auto"/>
                    <w:bottom w:val="none" w:sz="0" w:space="0" w:color="auto"/>
                    <w:right w:val="none" w:sz="0" w:space="0" w:color="auto"/>
                  </w:divBdr>
                </w:div>
                <w:div w:id="537085766">
                  <w:marLeft w:val="0"/>
                  <w:marRight w:val="0"/>
                  <w:marTop w:val="0"/>
                  <w:marBottom w:val="0"/>
                  <w:divBdr>
                    <w:top w:val="none" w:sz="0" w:space="0" w:color="auto"/>
                    <w:left w:val="none" w:sz="0" w:space="0" w:color="auto"/>
                    <w:bottom w:val="none" w:sz="0" w:space="0" w:color="auto"/>
                    <w:right w:val="none" w:sz="0" w:space="0" w:color="auto"/>
                  </w:divBdr>
                </w:div>
                <w:div w:id="537281701">
                  <w:marLeft w:val="0"/>
                  <w:marRight w:val="0"/>
                  <w:marTop w:val="0"/>
                  <w:marBottom w:val="0"/>
                  <w:divBdr>
                    <w:top w:val="none" w:sz="0" w:space="0" w:color="auto"/>
                    <w:left w:val="none" w:sz="0" w:space="0" w:color="auto"/>
                    <w:bottom w:val="none" w:sz="0" w:space="0" w:color="auto"/>
                    <w:right w:val="none" w:sz="0" w:space="0" w:color="auto"/>
                  </w:divBdr>
                </w:div>
                <w:div w:id="537939135">
                  <w:marLeft w:val="0"/>
                  <w:marRight w:val="0"/>
                  <w:marTop w:val="0"/>
                  <w:marBottom w:val="0"/>
                  <w:divBdr>
                    <w:top w:val="none" w:sz="0" w:space="0" w:color="auto"/>
                    <w:left w:val="none" w:sz="0" w:space="0" w:color="auto"/>
                    <w:bottom w:val="none" w:sz="0" w:space="0" w:color="auto"/>
                    <w:right w:val="none" w:sz="0" w:space="0" w:color="auto"/>
                  </w:divBdr>
                </w:div>
                <w:div w:id="539123643">
                  <w:marLeft w:val="0"/>
                  <w:marRight w:val="0"/>
                  <w:marTop w:val="0"/>
                  <w:marBottom w:val="0"/>
                  <w:divBdr>
                    <w:top w:val="none" w:sz="0" w:space="0" w:color="auto"/>
                    <w:left w:val="none" w:sz="0" w:space="0" w:color="auto"/>
                    <w:bottom w:val="none" w:sz="0" w:space="0" w:color="auto"/>
                    <w:right w:val="none" w:sz="0" w:space="0" w:color="auto"/>
                  </w:divBdr>
                </w:div>
                <w:div w:id="539131331">
                  <w:marLeft w:val="0"/>
                  <w:marRight w:val="0"/>
                  <w:marTop w:val="0"/>
                  <w:marBottom w:val="0"/>
                  <w:divBdr>
                    <w:top w:val="none" w:sz="0" w:space="0" w:color="auto"/>
                    <w:left w:val="none" w:sz="0" w:space="0" w:color="auto"/>
                    <w:bottom w:val="none" w:sz="0" w:space="0" w:color="auto"/>
                    <w:right w:val="none" w:sz="0" w:space="0" w:color="auto"/>
                  </w:divBdr>
                </w:div>
                <w:div w:id="540672807">
                  <w:marLeft w:val="0"/>
                  <w:marRight w:val="0"/>
                  <w:marTop w:val="0"/>
                  <w:marBottom w:val="0"/>
                  <w:divBdr>
                    <w:top w:val="none" w:sz="0" w:space="0" w:color="auto"/>
                    <w:left w:val="none" w:sz="0" w:space="0" w:color="auto"/>
                    <w:bottom w:val="none" w:sz="0" w:space="0" w:color="auto"/>
                    <w:right w:val="none" w:sz="0" w:space="0" w:color="auto"/>
                  </w:divBdr>
                </w:div>
                <w:div w:id="540896536">
                  <w:marLeft w:val="0"/>
                  <w:marRight w:val="0"/>
                  <w:marTop w:val="0"/>
                  <w:marBottom w:val="0"/>
                  <w:divBdr>
                    <w:top w:val="none" w:sz="0" w:space="0" w:color="auto"/>
                    <w:left w:val="none" w:sz="0" w:space="0" w:color="auto"/>
                    <w:bottom w:val="none" w:sz="0" w:space="0" w:color="auto"/>
                    <w:right w:val="none" w:sz="0" w:space="0" w:color="auto"/>
                  </w:divBdr>
                </w:div>
                <w:div w:id="540944894">
                  <w:marLeft w:val="0"/>
                  <w:marRight w:val="0"/>
                  <w:marTop w:val="0"/>
                  <w:marBottom w:val="0"/>
                  <w:divBdr>
                    <w:top w:val="none" w:sz="0" w:space="0" w:color="auto"/>
                    <w:left w:val="none" w:sz="0" w:space="0" w:color="auto"/>
                    <w:bottom w:val="none" w:sz="0" w:space="0" w:color="auto"/>
                    <w:right w:val="none" w:sz="0" w:space="0" w:color="auto"/>
                  </w:divBdr>
                </w:div>
                <w:div w:id="541484539">
                  <w:marLeft w:val="0"/>
                  <w:marRight w:val="0"/>
                  <w:marTop w:val="0"/>
                  <w:marBottom w:val="0"/>
                  <w:divBdr>
                    <w:top w:val="none" w:sz="0" w:space="0" w:color="auto"/>
                    <w:left w:val="none" w:sz="0" w:space="0" w:color="auto"/>
                    <w:bottom w:val="none" w:sz="0" w:space="0" w:color="auto"/>
                    <w:right w:val="none" w:sz="0" w:space="0" w:color="auto"/>
                  </w:divBdr>
                </w:div>
                <w:div w:id="543447106">
                  <w:marLeft w:val="0"/>
                  <w:marRight w:val="0"/>
                  <w:marTop w:val="0"/>
                  <w:marBottom w:val="0"/>
                  <w:divBdr>
                    <w:top w:val="none" w:sz="0" w:space="0" w:color="auto"/>
                    <w:left w:val="none" w:sz="0" w:space="0" w:color="auto"/>
                    <w:bottom w:val="none" w:sz="0" w:space="0" w:color="auto"/>
                    <w:right w:val="none" w:sz="0" w:space="0" w:color="auto"/>
                  </w:divBdr>
                </w:div>
                <w:div w:id="544487852">
                  <w:marLeft w:val="0"/>
                  <w:marRight w:val="0"/>
                  <w:marTop w:val="0"/>
                  <w:marBottom w:val="0"/>
                  <w:divBdr>
                    <w:top w:val="none" w:sz="0" w:space="0" w:color="auto"/>
                    <w:left w:val="none" w:sz="0" w:space="0" w:color="auto"/>
                    <w:bottom w:val="none" w:sz="0" w:space="0" w:color="auto"/>
                    <w:right w:val="none" w:sz="0" w:space="0" w:color="auto"/>
                  </w:divBdr>
                </w:div>
                <w:div w:id="544946336">
                  <w:marLeft w:val="0"/>
                  <w:marRight w:val="0"/>
                  <w:marTop w:val="0"/>
                  <w:marBottom w:val="0"/>
                  <w:divBdr>
                    <w:top w:val="none" w:sz="0" w:space="0" w:color="auto"/>
                    <w:left w:val="none" w:sz="0" w:space="0" w:color="auto"/>
                    <w:bottom w:val="none" w:sz="0" w:space="0" w:color="auto"/>
                    <w:right w:val="none" w:sz="0" w:space="0" w:color="auto"/>
                  </w:divBdr>
                </w:div>
                <w:div w:id="545875768">
                  <w:marLeft w:val="0"/>
                  <w:marRight w:val="0"/>
                  <w:marTop w:val="0"/>
                  <w:marBottom w:val="0"/>
                  <w:divBdr>
                    <w:top w:val="none" w:sz="0" w:space="0" w:color="auto"/>
                    <w:left w:val="none" w:sz="0" w:space="0" w:color="auto"/>
                    <w:bottom w:val="none" w:sz="0" w:space="0" w:color="auto"/>
                    <w:right w:val="none" w:sz="0" w:space="0" w:color="auto"/>
                  </w:divBdr>
                </w:div>
                <w:div w:id="546143771">
                  <w:marLeft w:val="0"/>
                  <w:marRight w:val="0"/>
                  <w:marTop w:val="0"/>
                  <w:marBottom w:val="0"/>
                  <w:divBdr>
                    <w:top w:val="none" w:sz="0" w:space="0" w:color="auto"/>
                    <w:left w:val="none" w:sz="0" w:space="0" w:color="auto"/>
                    <w:bottom w:val="none" w:sz="0" w:space="0" w:color="auto"/>
                    <w:right w:val="none" w:sz="0" w:space="0" w:color="auto"/>
                  </w:divBdr>
                </w:div>
                <w:div w:id="546259924">
                  <w:marLeft w:val="0"/>
                  <w:marRight w:val="0"/>
                  <w:marTop w:val="0"/>
                  <w:marBottom w:val="0"/>
                  <w:divBdr>
                    <w:top w:val="none" w:sz="0" w:space="0" w:color="auto"/>
                    <w:left w:val="none" w:sz="0" w:space="0" w:color="auto"/>
                    <w:bottom w:val="none" w:sz="0" w:space="0" w:color="auto"/>
                    <w:right w:val="none" w:sz="0" w:space="0" w:color="auto"/>
                  </w:divBdr>
                </w:div>
                <w:div w:id="546338090">
                  <w:marLeft w:val="0"/>
                  <w:marRight w:val="0"/>
                  <w:marTop w:val="0"/>
                  <w:marBottom w:val="0"/>
                  <w:divBdr>
                    <w:top w:val="none" w:sz="0" w:space="0" w:color="auto"/>
                    <w:left w:val="none" w:sz="0" w:space="0" w:color="auto"/>
                    <w:bottom w:val="none" w:sz="0" w:space="0" w:color="auto"/>
                    <w:right w:val="none" w:sz="0" w:space="0" w:color="auto"/>
                  </w:divBdr>
                </w:div>
                <w:div w:id="546533314">
                  <w:marLeft w:val="0"/>
                  <w:marRight w:val="0"/>
                  <w:marTop w:val="0"/>
                  <w:marBottom w:val="0"/>
                  <w:divBdr>
                    <w:top w:val="none" w:sz="0" w:space="0" w:color="auto"/>
                    <w:left w:val="none" w:sz="0" w:space="0" w:color="auto"/>
                    <w:bottom w:val="none" w:sz="0" w:space="0" w:color="auto"/>
                    <w:right w:val="none" w:sz="0" w:space="0" w:color="auto"/>
                  </w:divBdr>
                </w:div>
                <w:div w:id="546843191">
                  <w:marLeft w:val="0"/>
                  <w:marRight w:val="0"/>
                  <w:marTop w:val="0"/>
                  <w:marBottom w:val="0"/>
                  <w:divBdr>
                    <w:top w:val="none" w:sz="0" w:space="0" w:color="auto"/>
                    <w:left w:val="none" w:sz="0" w:space="0" w:color="auto"/>
                    <w:bottom w:val="none" w:sz="0" w:space="0" w:color="auto"/>
                    <w:right w:val="none" w:sz="0" w:space="0" w:color="auto"/>
                  </w:divBdr>
                </w:div>
                <w:div w:id="547453151">
                  <w:marLeft w:val="0"/>
                  <w:marRight w:val="0"/>
                  <w:marTop w:val="0"/>
                  <w:marBottom w:val="0"/>
                  <w:divBdr>
                    <w:top w:val="none" w:sz="0" w:space="0" w:color="auto"/>
                    <w:left w:val="none" w:sz="0" w:space="0" w:color="auto"/>
                    <w:bottom w:val="none" w:sz="0" w:space="0" w:color="auto"/>
                    <w:right w:val="none" w:sz="0" w:space="0" w:color="auto"/>
                  </w:divBdr>
                </w:div>
                <w:div w:id="547454452">
                  <w:marLeft w:val="0"/>
                  <w:marRight w:val="0"/>
                  <w:marTop w:val="0"/>
                  <w:marBottom w:val="0"/>
                  <w:divBdr>
                    <w:top w:val="none" w:sz="0" w:space="0" w:color="auto"/>
                    <w:left w:val="none" w:sz="0" w:space="0" w:color="auto"/>
                    <w:bottom w:val="none" w:sz="0" w:space="0" w:color="auto"/>
                    <w:right w:val="none" w:sz="0" w:space="0" w:color="auto"/>
                  </w:divBdr>
                </w:div>
                <w:div w:id="548493776">
                  <w:marLeft w:val="0"/>
                  <w:marRight w:val="0"/>
                  <w:marTop w:val="0"/>
                  <w:marBottom w:val="0"/>
                  <w:divBdr>
                    <w:top w:val="none" w:sz="0" w:space="0" w:color="auto"/>
                    <w:left w:val="none" w:sz="0" w:space="0" w:color="auto"/>
                    <w:bottom w:val="none" w:sz="0" w:space="0" w:color="auto"/>
                    <w:right w:val="none" w:sz="0" w:space="0" w:color="auto"/>
                  </w:divBdr>
                </w:div>
                <w:div w:id="549004227">
                  <w:marLeft w:val="0"/>
                  <w:marRight w:val="0"/>
                  <w:marTop w:val="0"/>
                  <w:marBottom w:val="0"/>
                  <w:divBdr>
                    <w:top w:val="none" w:sz="0" w:space="0" w:color="auto"/>
                    <w:left w:val="none" w:sz="0" w:space="0" w:color="auto"/>
                    <w:bottom w:val="none" w:sz="0" w:space="0" w:color="auto"/>
                    <w:right w:val="none" w:sz="0" w:space="0" w:color="auto"/>
                  </w:divBdr>
                </w:div>
                <w:div w:id="549730749">
                  <w:marLeft w:val="0"/>
                  <w:marRight w:val="0"/>
                  <w:marTop w:val="0"/>
                  <w:marBottom w:val="0"/>
                  <w:divBdr>
                    <w:top w:val="none" w:sz="0" w:space="0" w:color="auto"/>
                    <w:left w:val="none" w:sz="0" w:space="0" w:color="auto"/>
                    <w:bottom w:val="none" w:sz="0" w:space="0" w:color="auto"/>
                    <w:right w:val="none" w:sz="0" w:space="0" w:color="auto"/>
                  </w:divBdr>
                </w:div>
                <w:div w:id="550071086">
                  <w:marLeft w:val="0"/>
                  <w:marRight w:val="0"/>
                  <w:marTop w:val="0"/>
                  <w:marBottom w:val="0"/>
                  <w:divBdr>
                    <w:top w:val="none" w:sz="0" w:space="0" w:color="auto"/>
                    <w:left w:val="none" w:sz="0" w:space="0" w:color="auto"/>
                    <w:bottom w:val="none" w:sz="0" w:space="0" w:color="auto"/>
                    <w:right w:val="none" w:sz="0" w:space="0" w:color="auto"/>
                  </w:divBdr>
                </w:div>
                <w:div w:id="551116813">
                  <w:marLeft w:val="0"/>
                  <w:marRight w:val="0"/>
                  <w:marTop w:val="0"/>
                  <w:marBottom w:val="0"/>
                  <w:divBdr>
                    <w:top w:val="none" w:sz="0" w:space="0" w:color="auto"/>
                    <w:left w:val="none" w:sz="0" w:space="0" w:color="auto"/>
                    <w:bottom w:val="none" w:sz="0" w:space="0" w:color="auto"/>
                    <w:right w:val="none" w:sz="0" w:space="0" w:color="auto"/>
                  </w:divBdr>
                </w:div>
                <w:div w:id="551501238">
                  <w:marLeft w:val="0"/>
                  <w:marRight w:val="0"/>
                  <w:marTop w:val="0"/>
                  <w:marBottom w:val="0"/>
                  <w:divBdr>
                    <w:top w:val="none" w:sz="0" w:space="0" w:color="auto"/>
                    <w:left w:val="none" w:sz="0" w:space="0" w:color="auto"/>
                    <w:bottom w:val="none" w:sz="0" w:space="0" w:color="auto"/>
                    <w:right w:val="none" w:sz="0" w:space="0" w:color="auto"/>
                  </w:divBdr>
                </w:div>
                <w:div w:id="551617993">
                  <w:marLeft w:val="0"/>
                  <w:marRight w:val="0"/>
                  <w:marTop w:val="0"/>
                  <w:marBottom w:val="0"/>
                  <w:divBdr>
                    <w:top w:val="none" w:sz="0" w:space="0" w:color="auto"/>
                    <w:left w:val="none" w:sz="0" w:space="0" w:color="auto"/>
                    <w:bottom w:val="none" w:sz="0" w:space="0" w:color="auto"/>
                    <w:right w:val="none" w:sz="0" w:space="0" w:color="auto"/>
                  </w:divBdr>
                </w:div>
                <w:div w:id="552691087">
                  <w:marLeft w:val="0"/>
                  <w:marRight w:val="0"/>
                  <w:marTop w:val="0"/>
                  <w:marBottom w:val="0"/>
                  <w:divBdr>
                    <w:top w:val="none" w:sz="0" w:space="0" w:color="auto"/>
                    <w:left w:val="none" w:sz="0" w:space="0" w:color="auto"/>
                    <w:bottom w:val="none" w:sz="0" w:space="0" w:color="auto"/>
                    <w:right w:val="none" w:sz="0" w:space="0" w:color="auto"/>
                  </w:divBdr>
                </w:div>
                <w:div w:id="552734040">
                  <w:marLeft w:val="0"/>
                  <w:marRight w:val="0"/>
                  <w:marTop w:val="0"/>
                  <w:marBottom w:val="0"/>
                  <w:divBdr>
                    <w:top w:val="none" w:sz="0" w:space="0" w:color="auto"/>
                    <w:left w:val="none" w:sz="0" w:space="0" w:color="auto"/>
                    <w:bottom w:val="none" w:sz="0" w:space="0" w:color="auto"/>
                    <w:right w:val="none" w:sz="0" w:space="0" w:color="auto"/>
                  </w:divBdr>
                </w:div>
                <w:div w:id="554774725">
                  <w:marLeft w:val="0"/>
                  <w:marRight w:val="0"/>
                  <w:marTop w:val="0"/>
                  <w:marBottom w:val="0"/>
                  <w:divBdr>
                    <w:top w:val="none" w:sz="0" w:space="0" w:color="auto"/>
                    <w:left w:val="none" w:sz="0" w:space="0" w:color="auto"/>
                    <w:bottom w:val="none" w:sz="0" w:space="0" w:color="auto"/>
                    <w:right w:val="none" w:sz="0" w:space="0" w:color="auto"/>
                  </w:divBdr>
                </w:div>
                <w:div w:id="555051055">
                  <w:marLeft w:val="0"/>
                  <w:marRight w:val="0"/>
                  <w:marTop w:val="0"/>
                  <w:marBottom w:val="0"/>
                  <w:divBdr>
                    <w:top w:val="none" w:sz="0" w:space="0" w:color="auto"/>
                    <w:left w:val="none" w:sz="0" w:space="0" w:color="auto"/>
                    <w:bottom w:val="none" w:sz="0" w:space="0" w:color="auto"/>
                    <w:right w:val="none" w:sz="0" w:space="0" w:color="auto"/>
                  </w:divBdr>
                </w:div>
                <w:div w:id="555775163">
                  <w:marLeft w:val="0"/>
                  <w:marRight w:val="0"/>
                  <w:marTop w:val="0"/>
                  <w:marBottom w:val="0"/>
                  <w:divBdr>
                    <w:top w:val="none" w:sz="0" w:space="0" w:color="auto"/>
                    <w:left w:val="none" w:sz="0" w:space="0" w:color="auto"/>
                    <w:bottom w:val="none" w:sz="0" w:space="0" w:color="auto"/>
                    <w:right w:val="none" w:sz="0" w:space="0" w:color="auto"/>
                  </w:divBdr>
                </w:div>
                <w:div w:id="557713302">
                  <w:marLeft w:val="0"/>
                  <w:marRight w:val="0"/>
                  <w:marTop w:val="0"/>
                  <w:marBottom w:val="0"/>
                  <w:divBdr>
                    <w:top w:val="none" w:sz="0" w:space="0" w:color="auto"/>
                    <w:left w:val="none" w:sz="0" w:space="0" w:color="auto"/>
                    <w:bottom w:val="none" w:sz="0" w:space="0" w:color="auto"/>
                    <w:right w:val="none" w:sz="0" w:space="0" w:color="auto"/>
                  </w:divBdr>
                </w:div>
                <w:div w:id="558636244">
                  <w:marLeft w:val="0"/>
                  <w:marRight w:val="0"/>
                  <w:marTop w:val="0"/>
                  <w:marBottom w:val="0"/>
                  <w:divBdr>
                    <w:top w:val="none" w:sz="0" w:space="0" w:color="auto"/>
                    <w:left w:val="none" w:sz="0" w:space="0" w:color="auto"/>
                    <w:bottom w:val="none" w:sz="0" w:space="0" w:color="auto"/>
                    <w:right w:val="none" w:sz="0" w:space="0" w:color="auto"/>
                  </w:divBdr>
                </w:div>
                <w:div w:id="559561242">
                  <w:marLeft w:val="0"/>
                  <w:marRight w:val="0"/>
                  <w:marTop w:val="0"/>
                  <w:marBottom w:val="0"/>
                  <w:divBdr>
                    <w:top w:val="none" w:sz="0" w:space="0" w:color="auto"/>
                    <w:left w:val="none" w:sz="0" w:space="0" w:color="auto"/>
                    <w:bottom w:val="none" w:sz="0" w:space="0" w:color="auto"/>
                    <w:right w:val="none" w:sz="0" w:space="0" w:color="auto"/>
                  </w:divBdr>
                </w:div>
                <w:div w:id="560336101">
                  <w:marLeft w:val="0"/>
                  <w:marRight w:val="0"/>
                  <w:marTop w:val="0"/>
                  <w:marBottom w:val="0"/>
                  <w:divBdr>
                    <w:top w:val="none" w:sz="0" w:space="0" w:color="auto"/>
                    <w:left w:val="none" w:sz="0" w:space="0" w:color="auto"/>
                    <w:bottom w:val="none" w:sz="0" w:space="0" w:color="auto"/>
                    <w:right w:val="none" w:sz="0" w:space="0" w:color="auto"/>
                  </w:divBdr>
                </w:div>
                <w:div w:id="560752653">
                  <w:marLeft w:val="0"/>
                  <w:marRight w:val="0"/>
                  <w:marTop w:val="0"/>
                  <w:marBottom w:val="0"/>
                  <w:divBdr>
                    <w:top w:val="none" w:sz="0" w:space="0" w:color="auto"/>
                    <w:left w:val="none" w:sz="0" w:space="0" w:color="auto"/>
                    <w:bottom w:val="none" w:sz="0" w:space="0" w:color="auto"/>
                    <w:right w:val="none" w:sz="0" w:space="0" w:color="auto"/>
                  </w:divBdr>
                </w:div>
                <w:div w:id="563300023">
                  <w:marLeft w:val="0"/>
                  <w:marRight w:val="0"/>
                  <w:marTop w:val="0"/>
                  <w:marBottom w:val="0"/>
                  <w:divBdr>
                    <w:top w:val="none" w:sz="0" w:space="0" w:color="auto"/>
                    <w:left w:val="none" w:sz="0" w:space="0" w:color="auto"/>
                    <w:bottom w:val="none" w:sz="0" w:space="0" w:color="auto"/>
                    <w:right w:val="none" w:sz="0" w:space="0" w:color="auto"/>
                  </w:divBdr>
                </w:div>
                <w:div w:id="564071407">
                  <w:marLeft w:val="0"/>
                  <w:marRight w:val="0"/>
                  <w:marTop w:val="0"/>
                  <w:marBottom w:val="0"/>
                  <w:divBdr>
                    <w:top w:val="none" w:sz="0" w:space="0" w:color="auto"/>
                    <w:left w:val="none" w:sz="0" w:space="0" w:color="auto"/>
                    <w:bottom w:val="none" w:sz="0" w:space="0" w:color="auto"/>
                    <w:right w:val="none" w:sz="0" w:space="0" w:color="auto"/>
                  </w:divBdr>
                </w:div>
                <w:div w:id="564489336">
                  <w:marLeft w:val="0"/>
                  <w:marRight w:val="0"/>
                  <w:marTop w:val="0"/>
                  <w:marBottom w:val="0"/>
                  <w:divBdr>
                    <w:top w:val="none" w:sz="0" w:space="0" w:color="auto"/>
                    <w:left w:val="none" w:sz="0" w:space="0" w:color="auto"/>
                    <w:bottom w:val="none" w:sz="0" w:space="0" w:color="auto"/>
                    <w:right w:val="none" w:sz="0" w:space="0" w:color="auto"/>
                  </w:divBdr>
                </w:div>
                <w:div w:id="564996195">
                  <w:marLeft w:val="0"/>
                  <w:marRight w:val="0"/>
                  <w:marTop w:val="0"/>
                  <w:marBottom w:val="0"/>
                  <w:divBdr>
                    <w:top w:val="none" w:sz="0" w:space="0" w:color="auto"/>
                    <w:left w:val="none" w:sz="0" w:space="0" w:color="auto"/>
                    <w:bottom w:val="none" w:sz="0" w:space="0" w:color="auto"/>
                    <w:right w:val="none" w:sz="0" w:space="0" w:color="auto"/>
                  </w:divBdr>
                </w:div>
                <w:div w:id="566189255">
                  <w:marLeft w:val="0"/>
                  <w:marRight w:val="0"/>
                  <w:marTop w:val="0"/>
                  <w:marBottom w:val="0"/>
                  <w:divBdr>
                    <w:top w:val="none" w:sz="0" w:space="0" w:color="auto"/>
                    <w:left w:val="none" w:sz="0" w:space="0" w:color="auto"/>
                    <w:bottom w:val="none" w:sz="0" w:space="0" w:color="auto"/>
                    <w:right w:val="none" w:sz="0" w:space="0" w:color="auto"/>
                  </w:divBdr>
                </w:div>
                <w:div w:id="567152560">
                  <w:marLeft w:val="0"/>
                  <w:marRight w:val="0"/>
                  <w:marTop w:val="0"/>
                  <w:marBottom w:val="0"/>
                  <w:divBdr>
                    <w:top w:val="none" w:sz="0" w:space="0" w:color="auto"/>
                    <w:left w:val="none" w:sz="0" w:space="0" w:color="auto"/>
                    <w:bottom w:val="none" w:sz="0" w:space="0" w:color="auto"/>
                    <w:right w:val="none" w:sz="0" w:space="0" w:color="auto"/>
                  </w:divBdr>
                </w:div>
                <w:div w:id="567375817">
                  <w:marLeft w:val="0"/>
                  <w:marRight w:val="0"/>
                  <w:marTop w:val="0"/>
                  <w:marBottom w:val="0"/>
                  <w:divBdr>
                    <w:top w:val="none" w:sz="0" w:space="0" w:color="auto"/>
                    <w:left w:val="none" w:sz="0" w:space="0" w:color="auto"/>
                    <w:bottom w:val="none" w:sz="0" w:space="0" w:color="auto"/>
                    <w:right w:val="none" w:sz="0" w:space="0" w:color="auto"/>
                  </w:divBdr>
                </w:div>
                <w:div w:id="568422481">
                  <w:marLeft w:val="0"/>
                  <w:marRight w:val="0"/>
                  <w:marTop w:val="0"/>
                  <w:marBottom w:val="0"/>
                  <w:divBdr>
                    <w:top w:val="none" w:sz="0" w:space="0" w:color="auto"/>
                    <w:left w:val="none" w:sz="0" w:space="0" w:color="auto"/>
                    <w:bottom w:val="none" w:sz="0" w:space="0" w:color="auto"/>
                    <w:right w:val="none" w:sz="0" w:space="0" w:color="auto"/>
                  </w:divBdr>
                </w:div>
                <w:div w:id="569930072">
                  <w:marLeft w:val="0"/>
                  <w:marRight w:val="0"/>
                  <w:marTop w:val="0"/>
                  <w:marBottom w:val="0"/>
                  <w:divBdr>
                    <w:top w:val="none" w:sz="0" w:space="0" w:color="auto"/>
                    <w:left w:val="none" w:sz="0" w:space="0" w:color="auto"/>
                    <w:bottom w:val="none" w:sz="0" w:space="0" w:color="auto"/>
                    <w:right w:val="none" w:sz="0" w:space="0" w:color="auto"/>
                  </w:divBdr>
                </w:div>
                <w:div w:id="570966688">
                  <w:marLeft w:val="0"/>
                  <w:marRight w:val="0"/>
                  <w:marTop w:val="0"/>
                  <w:marBottom w:val="0"/>
                  <w:divBdr>
                    <w:top w:val="none" w:sz="0" w:space="0" w:color="auto"/>
                    <w:left w:val="none" w:sz="0" w:space="0" w:color="auto"/>
                    <w:bottom w:val="none" w:sz="0" w:space="0" w:color="auto"/>
                    <w:right w:val="none" w:sz="0" w:space="0" w:color="auto"/>
                  </w:divBdr>
                </w:div>
                <w:div w:id="571503364">
                  <w:marLeft w:val="0"/>
                  <w:marRight w:val="0"/>
                  <w:marTop w:val="0"/>
                  <w:marBottom w:val="0"/>
                  <w:divBdr>
                    <w:top w:val="none" w:sz="0" w:space="0" w:color="auto"/>
                    <w:left w:val="none" w:sz="0" w:space="0" w:color="auto"/>
                    <w:bottom w:val="none" w:sz="0" w:space="0" w:color="auto"/>
                    <w:right w:val="none" w:sz="0" w:space="0" w:color="auto"/>
                  </w:divBdr>
                </w:div>
                <w:div w:id="571624051">
                  <w:marLeft w:val="0"/>
                  <w:marRight w:val="0"/>
                  <w:marTop w:val="0"/>
                  <w:marBottom w:val="0"/>
                  <w:divBdr>
                    <w:top w:val="none" w:sz="0" w:space="0" w:color="auto"/>
                    <w:left w:val="none" w:sz="0" w:space="0" w:color="auto"/>
                    <w:bottom w:val="none" w:sz="0" w:space="0" w:color="auto"/>
                    <w:right w:val="none" w:sz="0" w:space="0" w:color="auto"/>
                  </w:divBdr>
                </w:div>
                <w:div w:id="571696258">
                  <w:marLeft w:val="0"/>
                  <w:marRight w:val="0"/>
                  <w:marTop w:val="0"/>
                  <w:marBottom w:val="0"/>
                  <w:divBdr>
                    <w:top w:val="none" w:sz="0" w:space="0" w:color="auto"/>
                    <w:left w:val="none" w:sz="0" w:space="0" w:color="auto"/>
                    <w:bottom w:val="none" w:sz="0" w:space="0" w:color="auto"/>
                    <w:right w:val="none" w:sz="0" w:space="0" w:color="auto"/>
                  </w:divBdr>
                </w:div>
                <w:div w:id="572400661">
                  <w:marLeft w:val="0"/>
                  <w:marRight w:val="0"/>
                  <w:marTop w:val="0"/>
                  <w:marBottom w:val="0"/>
                  <w:divBdr>
                    <w:top w:val="none" w:sz="0" w:space="0" w:color="auto"/>
                    <w:left w:val="none" w:sz="0" w:space="0" w:color="auto"/>
                    <w:bottom w:val="none" w:sz="0" w:space="0" w:color="auto"/>
                    <w:right w:val="none" w:sz="0" w:space="0" w:color="auto"/>
                  </w:divBdr>
                </w:div>
                <w:div w:id="573006625">
                  <w:marLeft w:val="0"/>
                  <w:marRight w:val="0"/>
                  <w:marTop w:val="0"/>
                  <w:marBottom w:val="0"/>
                  <w:divBdr>
                    <w:top w:val="none" w:sz="0" w:space="0" w:color="auto"/>
                    <w:left w:val="none" w:sz="0" w:space="0" w:color="auto"/>
                    <w:bottom w:val="none" w:sz="0" w:space="0" w:color="auto"/>
                    <w:right w:val="none" w:sz="0" w:space="0" w:color="auto"/>
                  </w:divBdr>
                </w:div>
                <w:div w:id="573274106">
                  <w:marLeft w:val="0"/>
                  <w:marRight w:val="0"/>
                  <w:marTop w:val="0"/>
                  <w:marBottom w:val="0"/>
                  <w:divBdr>
                    <w:top w:val="none" w:sz="0" w:space="0" w:color="auto"/>
                    <w:left w:val="none" w:sz="0" w:space="0" w:color="auto"/>
                    <w:bottom w:val="none" w:sz="0" w:space="0" w:color="auto"/>
                    <w:right w:val="none" w:sz="0" w:space="0" w:color="auto"/>
                  </w:divBdr>
                </w:div>
                <w:div w:id="575096243">
                  <w:marLeft w:val="0"/>
                  <w:marRight w:val="0"/>
                  <w:marTop w:val="0"/>
                  <w:marBottom w:val="0"/>
                  <w:divBdr>
                    <w:top w:val="none" w:sz="0" w:space="0" w:color="auto"/>
                    <w:left w:val="none" w:sz="0" w:space="0" w:color="auto"/>
                    <w:bottom w:val="none" w:sz="0" w:space="0" w:color="auto"/>
                    <w:right w:val="none" w:sz="0" w:space="0" w:color="auto"/>
                  </w:divBdr>
                </w:div>
                <w:div w:id="575360836">
                  <w:marLeft w:val="0"/>
                  <w:marRight w:val="0"/>
                  <w:marTop w:val="0"/>
                  <w:marBottom w:val="0"/>
                  <w:divBdr>
                    <w:top w:val="none" w:sz="0" w:space="0" w:color="auto"/>
                    <w:left w:val="none" w:sz="0" w:space="0" w:color="auto"/>
                    <w:bottom w:val="none" w:sz="0" w:space="0" w:color="auto"/>
                    <w:right w:val="none" w:sz="0" w:space="0" w:color="auto"/>
                  </w:divBdr>
                </w:div>
                <w:div w:id="575481696">
                  <w:marLeft w:val="0"/>
                  <w:marRight w:val="0"/>
                  <w:marTop w:val="0"/>
                  <w:marBottom w:val="0"/>
                  <w:divBdr>
                    <w:top w:val="none" w:sz="0" w:space="0" w:color="auto"/>
                    <w:left w:val="none" w:sz="0" w:space="0" w:color="auto"/>
                    <w:bottom w:val="none" w:sz="0" w:space="0" w:color="auto"/>
                    <w:right w:val="none" w:sz="0" w:space="0" w:color="auto"/>
                  </w:divBdr>
                </w:div>
                <w:div w:id="576288519">
                  <w:marLeft w:val="0"/>
                  <w:marRight w:val="0"/>
                  <w:marTop w:val="0"/>
                  <w:marBottom w:val="0"/>
                  <w:divBdr>
                    <w:top w:val="none" w:sz="0" w:space="0" w:color="auto"/>
                    <w:left w:val="none" w:sz="0" w:space="0" w:color="auto"/>
                    <w:bottom w:val="none" w:sz="0" w:space="0" w:color="auto"/>
                    <w:right w:val="none" w:sz="0" w:space="0" w:color="auto"/>
                  </w:divBdr>
                </w:div>
                <w:div w:id="577830918">
                  <w:marLeft w:val="0"/>
                  <w:marRight w:val="0"/>
                  <w:marTop w:val="0"/>
                  <w:marBottom w:val="0"/>
                  <w:divBdr>
                    <w:top w:val="none" w:sz="0" w:space="0" w:color="auto"/>
                    <w:left w:val="none" w:sz="0" w:space="0" w:color="auto"/>
                    <w:bottom w:val="none" w:sz="0" w:space="0" w:color="auto"/>
                    <w:right w:val="none" w:sz="0" w:space="0" w:color="auto"/>
                  </w:divBdr>
                </w:div>
                <w:div w:id="578711882">
                  <w:marLeft w:val="0"/>
                  <w:marRight w:val="0"/>
                  <w:marTop w:val="0"/>
                  <w:marBottom w:val="0"/>
                  <w:divBdr>
                    <w:top w:val="none" w:sz="0" w:space="0" w:color="auto"/>
                    <w:left w:val="none" w:sz="0" w:space="0" w:color="auto"/>
                    <w:bottom w:val="none" w:sz="0" w:space="0" w:color="auto"/>
                    <w:right w:val="none" w:sz="0" w:space="0" w:color="auto"/>
                  </w:divBdr>
                </w:div>
                <w:div w:id="579174322">
                  <w:marLeft w:val="0"/>
                  <w:marRight w:val="0"/>
                  <w:marTop w:val="0"/>
                  <w:marBottom w:val="0"/>
                  <w:divBdr>
                    <w:top w:val="none" w:sz="0" w:space="0" w:color="auto"/>
                    <w:left w:val="none" w:sz="0" w:space="0" w:color="auto"/>
                    <w:bottom w:val="none" w:sz="0" w:space="0" w:color="auto"/>
                    <w:right w:val="none" w:sz="0" w:space="0" w:color="auto"/>
                  </w:divBdr>
                </w:div>
                <w:div w:id="579296976">
                  <w:marLeft w:val="0"/>
                  <w:marRight w:val="0"/>
                  <w:marTop w:val="0"/>
                  <w:marBottom w:val="0"/>
                  <w:divBdr>
                    <w:top w:val="none" w:sz="0" w:space="0" w:color="auto"/>
                    <w:left w:val="none" w:sz="0" w:space="0" w:color="auto"/>
                    <w:bottom w:val="none" w:sz="0" w:space="0" w:color="auto"/>
                    <w:right w:val="none" w:sz="0" w:space="0" w:color="auto"/>
                  </w:divBdr>
                </w:div>
                <w:div w:id="581989302">
                  <w:marLeft w:val="0"/>
                  <w:marRight w:val="0"/>
                  <w:marTop w:val="0"/>
                  <w:marBottom w:val="0"/>
                  <w:divBdr>
                    <w:top w:val="none" w:sz="0" w:space="0" w:color="auto"/>
                    <w:left w:val="none" w:sz="0" w:space="0" w:color="auto"/>
                    <w:bottom w:val="none" w:sz="0" w:space="0" w:color="auto"/>
                    <w:right w:val="none" w:sz="0" w:space="0" w:color="auto"/>
                  </w:divBdr>
                </w:div>
                <w:div w:id="582450304">
                  <w:marLeft w:val="0"/>
                  <w:marRight w:val="0"/>
                  <w:marTop w:val="0"/>
                  <w:marBottom w:val="0"/>
                  <w:divBdr>
                    <w:top w:val="none" w:sz="0" w:space="0" w:color="auto"/>
                    <w:left w:val="none" w:sz="0" w:space="0" w:color="auto"/>
                    <w:bottom w:val="none" w:sz="0" w:space="0" w:color="auto"/>
                    <w:right w:val="none" w:sz="0" w:space="0" w:color="auto"/>
                  </w:divBdr>
                </w:div>
                <w:div w:id="582877987">
                  <w:marLeft w:val="0"/>
                  <w:marRight w:val="0"/>
                  <w:marTop w:val="0"/>
                  <w:marBottom w:val="0"/>
                  <w:divBdr>
                    <w:top w:val="none" w:sz="0" w:space="0" w:color="auto"/>
                    <w:left w:val="none" w:sz="0" w:space="0" w:color="auto"/>
                    <w:bottom w:val="none" w:sz="0" w:space="0" w:color="auto"/>
                    <w:right w:val="none" w:sz="0" w:space="0" w:color="auto"/>
                  </w:divBdr>
                </w:div>
                <w:div w:id="584336911">
                  <w:marLeft w:val="0"/>
                  <w:marRight w:val="0"/>
                  <w:marTop w:val="0"/>
                  <w:marBottom w:val="0"/>
                  <w:divBdr>
                    <w:top w:val="none" w:sz="0" w:space="0" w:color="auto"/>
                    <w:left w:val="none" w:sz="0" w:space="0" w:color="auto"/>
                    <w:bottom w:val="none" w:sz="0" w:space="0" w:color="auto"/>
                    <w:right w:val="none" w:sz="0" w:space="0" w:color="auto"/>
                  </w:divBdr>
                </w:div>
                <w:div w:id="585236891">
                  <w:marLeft w:val="0"/>
                  <w:marRight w:val="0"/>
                  <w:marTop w:val="0"/>
                  <w:marBottom w:val="0"/>
                  <w:divBdr>
                    <w:top w:val="none" w:sz="0" w:space="0" w:color="auto"/>
                    <w:left w:val="none" w:sz="0" w:space="0" w:color="auto"/>
                    <w:bottom w:val="none" w:sz="0" w:space="0" w:color="auto"/>
                    <w:right w:val="none" w:sz="0" w:space="0" w:color="auto"/>
                  </w:divBdr>
                </w:div>
                <w:div w:id="585843453">
                  <w:marLeft w:val="0"/>
                  <w:marRight w:val="0"/>
                  <w:marTop w:val="0"/>
                  <w:marBottom w:val="0"/>
                  <w:divBdr>
                    <w:top w:val="none" w:sz="0" w:space="0" w:color="auto"/>
                    <w:left w:val="none" w:sz="0" w:space="0" w:color="auto"/>
                    <w:bottom w:val="none" w:sz="0" w:space="0" w:color="auto"/>
                    <w:right w:val="none" w:sz="0" w:space="0" w:color="auto"/>
                  </w:divBdr>
                </w:div>
                <w:div w:id="587427540">
                  <w:marLeft w:val="0"/>
                  <w:marRight w:val="0"/>
                  <w:marTop w:val="0"/>
                  <w:marBottom w:val="0"/>
                  <w:divBdr>
                    <w:top w:val="none" w:sz="0" w:space="0" w:color="auto"/>
                    <w:left w:val="none" w:sz="0" w:space="0" w:color="auto"/>
                    <w:bottom w:val="none" w:sz="0" w:space="0" w:color="auto"/>
                    <w:right w:val="none" w:sz="0" w:space="0" w:color="auto"/>
                  </w:divBdr>
                </w:div>
                <w:div w:id="589970092">
                  <w:marLeft w:val="0"/>
                  <w:marRight w:val="0"/>
                  <w:marTop w:val="0"/>
                  <w:marBottom w:val="0"/>
                  <w:divBdr>
                    <w:top w:val="none" w:sz="0" w:space="0" w:color="auto"/>
                    <w:left w:val="none" w:sz="0" w:space="0" w:color="auto"/>
                    <w:bottom w:val="none" w:sz="0" w:space="0" w:color="auto"/>
                    <w:right w:val="none" w:sz="0" w:space="0" w:color="auto"/>
                  </w:divBdr>
                </w:div>
                <w:div w:id="590043109">
                  <w:marLeft w:val="0"/>
                  <w:marRight w:val="0"/>
                  <w:marTop w:val="0"/>
                  <w:marBottom w:val="0"/>
                  <w:divBdr>
                    <w:top w:val="none" w:sz="0" w:space="0" w:color="auto"/>
                    <w:left w:val="none" w:sz="0" w:space="0" w:color="auto"/>
                    <w:bottom w:val="none" w:sz="0" w:space="0" w:color="auto"/>
                    <w:right w:val="none" w:sz="0" w:space="0" w:color="auto"/>
                  </w:divBdr>
                </w:div>
                <w:div w:id="590510478">
                  <w:marLeft w:val="0"/>
                  <w:marRight w:val="0"/>
                  <w:marTop w:val="0"/>
                  <w:marBottom w:val="0"/>
                  <w:divBdr>
                    <w:top w:val="none" w:sz="0" w:space="0" w:color="auto"/>
                    <w:left w:val="none" w:sz="0" w:space="0" w:color="auto"/>
                    <w:bottom w:val="none" w:sz="0" w:space="0" w:color="auto"/>
                    <w:right w:val="none" w:sz="0" w:space="0" w:color="auto"/>
                  </w:divBdr>
                </w:div>
                <w:div w:id="591478256">
                  <w:marLeft w:val="0"/>
                  <w:marRight w:val="0"/>
                  <w:marTop w:val="0"/>
                  <w:marBottom w:val="0"/>
                  <w:divBdr>
                    <w:top w:val="none" w:sz="0" w:space="0" w:color="auto"/>
                    <w:left w:val="none" w:sz="0" w:space="0" w:color="auto"/>
                    <w:bottom w:val="none" w:sz="0" w:space="0" w:color="auto"/>
                    <w:right w:val="none" w:sz="0" w:space="0" w:color="auto"/>
                  </w:divBdr>
                </w:div>
                <w:div w:id="591546128">
                  <w:marLeft w:val="0"/>
                  <w:marRight w:val="0"/>
                  <w:marTop w:val="0"/>
                  <w:marBottom w:val="0"/>
                  <w:divBdr>
                    <w:top w:val="none" w:sz="0" w:space="0" w:color="auto"/>
                    <w:left w:val="none" w:sz="0" w:space="0" w:color="auto"/>
                    <w:bottom w:val="none" w:sz="0" w:space="0" w:color="auto"/>
                    <w:right w:val="none" w:sz="0" w:space="0" w:color="auto"/>
                  </w:divBdr>
                </w:div>
                <w:div w:id="592058220">
                  <w:marLeft w:val="0"/>
                  <w:marRight w:val="0"/>
                  <w:marTop w:val="0"/>
                  <w:marBottom w:val="0"/>
                  <w:divBdr>
                    <w:top w:val="none" w:sz="0" w:space="0" w:color="auto"/>
                    <w:left w:val="none" w:sz="0" w:space="0" w:color="auto"/>
                    <w:bottom w:val="none" w:sz="0" w:space="0" w:color="auto"/>
                    <w:right w:val="none" w:sz="0" w:space="0" w:color="auto"/>
                  </w:divBdr>
                </w:div>
                <w:div w:id="592280218">
                  <w:marLeft w:val="0"/>
                  <w:marRight w:val="0"/>
                  <w:marTop w:val="0"/>
                  <w:marBottom w:val="0"/>
                  <w:divBdr>
                    <w:top w:val="none" w:sz="0" w:space="0" w:color="auto"/>
                    <w:left w:val="none" w:sz="0" w:space="0" w:color="auto"/>
                    <w:bottom w:val="none" w:sz="0" w:space="0" w:color="auto"/>
                    <w:right w:val="none" w:sz="0" w:space="0" w:color="auto"/>
                  </w:divBdr>
                </w:div>
                <w:div w:id="592670744">
                  <w:marLeft w:val="0"/>
                  <w:marRight w:val="0"/>
                  <w:marTop w:val="0"/>
                  <w:marBottom w:val="0"/>
                  <w:divBdr>
                    <w:top w:val="none" w:sz="0" w:space="0" w:color="auto"/>
                    <w:left w:val="none" w:sz="0" w:space="0" w:color="auto"/>
                    <w:bottom w:val="none" w:sz="0" w:space="0" w:color="auto"/>
                    <w:right w:val="none" w:sz="0" w:space="0" w:color="auto"/>
                  </w:divBdr>
                </w:div>
                <w:div w:id="592780366">
                  <w:marLeft w:val="0"/>
                  <w:marRight w:val="0"/>
                  <w:marTop w:val="0"/>
                  <w:marBottom w:val="0"/>
                  <w:divBdr>
                    <w:top w:val="none" w:sz="0" w:space="0" w:color="auto"/>
                    <w:left w:val="none" w:sz="0" w:space="0" w:color="auto"/>
                    <w:bottom w:val="none" w:sz="0" w:space="0" w:color="auto"/>
                    <w:right w:val="none" w:sz="0" w:space="0" w:color="auto"/>
                  </w:divBdr>
                </w:div>
                <w:div w:id="592782075">
                  <w:marLeft w:val="0"/>
                  <w:marRight w:val="0"/>
                  <w:marTop w:val="0"/>
                  <w:marBottom w:val="0"/>
                  <w:divBdr>
                    <w:top w:val="none" w:sz="0" w:space="0" w:color="auto"/>
                    <w:left w:val="none" w:sz="0" w:space="0" w:color="auto"/>
                    <w:bottom w:val="none" w:sz="0" w:space="0" w:color="auto"/>
                    <w:right w:val="none" w:sz="0" w:space="0" w:color="auto"/>
                  </w:divBdr>
                </w:div>
                <w:div w:id="592858659">
                  <w:marLeft w:val="0"/>
                  <w:marRight w:val="0"/>
                  <w:marTop w:val="0"/>
                  <w:marBottom w:val="0"/>
                  <w:divBdr>
                    <w:top w:val="none" w:sz="0" w:space="0" w:color="auto"/>
                    <w:left w:val="none" w:sz="0" w:space="0" w:color="auto"/>
                    <w:bottom w:val="none" w:sz="0" w:space="0" w:color="auto"/>
                    <w:right w:val="none" w:sz="0" w:space="0" w:color="auto"/>
                  </w:divBdr>
                </w:div>
                <w:div w:id="593905817">
                  <w:marLeft w:val="0"/>
                  <w:marRight w:val="0"/>
                  <w:marTop w:val="0"/>
                  <w:marBottom w:val="0"/>
                  <w:divBdr>
                    <w:top w:val="none" w:sz="0" w:space="0" w:color="auto"/>
                    <w:left w:val="none" w:sz="0" w:space="0" w:color="auto"/>
                    <w:bottom w:val="none" w:sz="0" w:space="0" w:color="auto"/>
                    <w:right w:val="none" w:sz="0" w:space="0" w:color="auto"/>
                  </w:divBdr>
                </w:div>
                <w:div w:id="594745534">
                  <w:marLeft w:val="0"/>
                  <w:marRight w:val="0"/>
                  <w:marTop w:val="0"/>
                  <w:marBottom w:val="0"/>
                  <w:divBdr>
                    <w:top w:val="none" w:sz="0" w:space="0" w:color="auto"/>
                    <w:left w:val="none" w:sz="0" w:space="0" w:color="auto"/>
                    <w:bottom w:val="none" w:sz="0" w:space="0" w:color="auto"/>
                    <w:right w:val="none" w:sz="0" w:space="0" w:color="auto"/>
                  </w:divBdr>
                </w:div>
                <w:div w:id="595209094">
                  <w:marLeft w:val="0"/>
                  <w:marRight w:val="0"/>
                  <w:marTop w:val="0"/>
                  <w:marBottom w:val="0"/>
                  <w:divBdr>
                    <w:top w:val="none" w:sz="0" w:space="0" w:color="auto"/>
                    <w:left w:val="none" w:sz="0" w:space="0" w:color="auto"/>
                    <w:bottom w:val="none" w:sz="0" w:space="0" w:color="auto"/>
                    <w:right w:val="none" w:sz="0" w:space="0" w:color="auto"/>
                  </w:divBdr>
                </w:div>
                <w:div w:id="595478545">
                  <w:marLeft w:val="0"/>
                  <w:marRight w:val="0"/>
                  <w:marTop w:val="0"/>
                  <w:marBottom w:val="0"/>
                  <w:divBdr>
                    <w:top w:val="none" w:sz="0" w:space="0" w:color="auto"/>
                    <w:left w:val="none" w:sz="0" w:space="0" w:color="auto"/>
                    <w:bottom w:val="none" w:sz="0" w:space="0" w:color="auto"/>
                    <w:right w:val="none" w:sz="0" w:space="0" w:color="auto"/>
                  </w:divBdr>
                </w:div>
                <w:div w:id="595558269">
                  <w:marLeft w:val="0"/>
                  <w:marRight w:val="0"/>
                  <w:marTop w:val="0"/>
                  <w:marBottom w:val="0"/>
                  <w:divBdr>
                    <w:top w:val="none" w:sz="0" w:space="0" w:color="auto"/>
                    <w:left w:val="none" w:sz="0" w:space="0" w:color="auto"/>
                    <w:bottom w:val="none" w:sz="0" w:space="0" w:color="auto"/>
                    <w:right w:val="none" w:sz="0" w:space="0" w:color="auto"/>
                  </w:divBdr>
                </w:div>
                <w:div w:id="595797037">
                  <w:marLeft w:val="0"/>
                  <w:marRight w:val="0"/>
                  <w:marTop w:val="0"/>
                  <w:marBottom w:val="0"/>
                  <w:divBdr>
                    <w:top w:val="none" w:sz="0" w:space="0" w:color="auto"/>
                    <w:left w:val="none" w:sz="0" w:space="0" w:color="auto"/>
                    <w:bottom w:val="none" w:sz="0" w:space="0" w:color="auto"/>
                    <w:right w:val="none" w:sz="0" w:space="0" w:color="auto"/>
                  </w:divBdr>
                </w:div>
                <w:div w:id="595866442">
                  <w:marLeft w:val="0"/>
                  <w:marRight w:val="0"/>
                  <w:marTop w:val="0"/>
                  <w:marBottom w:val="0"/>
                  <w:divBdr>
                    <w:top w:val="none" w:sz="0" w:space="0" w:color="auto"/>
                    <w:left w:val="none" w:sz="0" w:space="0" w:color="auto"/>
                    <w:bottom w:val="none" w:sz="0" w:space="0" w:color="auto"/>
                    <w:right w:val="none" w:sz="0" w:space="0" w:color="auto"/>
                  </w:divBdr>
                </w:div>
                <w:div w:id="596252234">
                  <w:marLeft w:val="0"/>
                  <w:marRight w:val="0"/>
                  <w:marTop w:val="0"/>
                  <w:marBottom w:val="0"/>
                  <w:divBdr>
                    <w:top w:val="none" w:sz="0" w:space="0" w:color="auto"/>
                    <w:left w:val="none" w:sz="0" w:space="0" w:color="auto"/>
                    <w:bottom w:val="none" w:sz="0" w:space="0" w:color="auto"/>
                    <w:right w:val="none" w:sz="0" w:space="0" w:color="auto"/>
                  </w:divBdr>
                </w:div>
                <w:div w:id="597059541">
                  <w:marLeft w:val="0"/>
                  <w:marRight w:val="0"/>
                  <w:marTop w:val="0"/>
                  <w:marBottom w:val="0"/>
                  <w:divBdr>
                    <w:top w:val="none" w:sz="0" w:space="0" w:color="auto"/>
                    <w:left w:val="none" w:sz="0" w:space="0" w:color="auto"/>
                    <w:bottom w:val="none" w:sz="0" w:space="0" w:color="auto"/>
                    <w:right w:val="none" w:sz="0" w:space="0" w:color="auto"/>
                  </w:divBdr>
                </w:div>
                <w:div w:id="597635517">
                  <w:marLeft w:val="0"/>
                  <w:marRight w:val="0"/>
                  <w:marTop w:val="0"/>
                  <w:marBottom w:val="0"/>
                  <w:divBdr>
                    <w:top w:val="none" w:sz="0" w:space="0" w:color="auto"/>
                    <w:left w:val="none" w:sz="0" w:space="0" w:color="auto"/>
                    <w:bottom w:val="none" w:sz="0" w:space="0" w:color="auto"/>
                    <w:right w:val="none" w:sz="0" w:space="0" w:color="auto"/>
                  </w:divBdr>
                </w:div>
                <w:div w:id="599141629">
                  <w:marLeft w:val="0"/>
                  <w:marRight w:val="0"/>
                  <w:marTop w:val="0"/>
                  <w:marBottom w:val="0"/>
                  <w:divBdr>
                    <w:top w:val="none" w:sz="0" w:space="0" w:color="auto"/>
                    <w:left w:val="none" w:sz="0" w:space="0" w:color="auto"/>
                    <w:bottom w:val="none" w:sz="0" w:space="0" w:color="auto"/>
                    <w:right w:val="none" w:sz="0" w:space="0" w:color="auto"/>
                  </w:divBdr>
                </w:div>
                <w:div w:id="601113870">
                  <w:marLeft w:val="0"/>
                  <w:marRight w:val="0"/>
                  <w:marTop w:val="0"/>
                  <w:marBottom w:val="0"/>
                  <w:divBdr>
                    <w:top w:val="none" w:sz="0" w:space="0" w:color="auto"/>
                    <w:left w:val="none" w:sz="0" w:space="0" w:color="auto"/>
                    <w:bottom w:val="none" w:sz="0" w:space="0" w:color="auto"/>
                    <w:right w:val="none" w:sz="0" w:space="0" w:color="auto"/>
                  </w:divBdr>
                </w:div>
                <w:div w:id="602418532">
                  <w:marLeft w:val="0"/>
                  <w:marRight w:val="0"/>
                  <w:marTop w:val="0"/>
                  <w:marBottom w:val="0"/>
                  <w:divBdr>
                    <w:top w:val="none" w:sz="0" w:space="0" w:color="auto"/>
                    <w:left w:val="none" w:sz="0" w:space="0" w:color="auto"/>
                    <w:bottom w:val="none" w:sz="0" w:space="0" w:color="auto"/>
                    <w:right w:val="none" w:sz="0" w:space="0" w:color="auto"/>
                  </w:divBdr>
                </w:div>
                <w:div w:id="603153284">
                  <w:marLeft w:val="0"/>
                  <w:marRight w:val="0"/>
                  <w:marTop w:val="0"/>
                  <w:marBottom w:val="0"/>
                  <w:divBdr>
                    <w:top w:val="none" w:sz="0" w:space="0" w:color="auto"/>
                    <w:left w:val="none" w:sz="0" w:space="0" w:color="auto"/>
                    <w:bottom w:val="none" w:sz="0" w:space="0" w:color="auto"/>
                    <w:right w:val="none" w:sz="0" w:space="0" w:color="auto"/>
                  </w:divBdr>
                </w:div>
                <w:div w:id="603852893">
                  <w:marLeft w:val="0"/>
                  <w:marRight w:val="0"/>
                  <w:marTop w:val="0"/>
                  <w:marBottom w:val="0"/>
                  <w:divBdr>
                    <w:top w:val="none" w:sz="0" w:space="0" w:color="auto"/>
                    <w:left w:val="none" w:sz="0" w:space="0" w:color="auto"/>
                    <w:bottom w:val="none" w:sz="0" w:space="0" w:color="auto"/>
                    <w:right w:val="none" w:sz="0" w:space="0" w:color="auto"/>
                  </w:divBdr>
                </w:div>
                <w:div w:id="605112943">
                  <w:marLeft w:val="0"/>
                  <w:marRight w:val="0"/>
                  <w:marTop w:val="0"/>
                  <w:marBottom w:val="0"/>
                  <w:divBdr>
                    <w:top w:val="none" w:sz="0" w:space="0" w:color="auto"/>
                    <w:left w:val="none" w:sz="0" w:space="0" w:color="auto"/>
                    <w:bottom w:val="none" w:sz="0" w:space="0" w:color="auto"/>
                    <w:right w:val="none" w:sz="0" w:space="0" w:color="auto"/>
                  </w:divBdr>
                </w:div>
                <w:div w:id="605817189">
                  <w:marLeft w:val="0"/>
                  <w:marRight w:val="0"/>
                  <w:marTop w:val="0"/>
                  <w:marBottom w:val="0"/>
                  <w:divBdr>
                    <w:top w:val="none" w:sz="0" w:space="0" w:color="auto"/>
                    <w:left w:val="none" w:sz="0" w:space="0" w:color="auto"/>
                    <w:bottom w:val="none" w:sz="0" w:space="0" w:color="auto"/>
                    <w:right w:val="none" w:sz="0" w:space="0" w:color="auto"/>
                  </w:divBdr>
                </w:div>
                <w:div w:id="607470833">
                  <w:marLeft w:val="0"/>
                  <w:marRight w:val="0"/>
                  <w:marTop w:val="0"/>
                  <w:marBottom w:val="0"/>
                  <w:divBdr>
                    <w:top w:val="none" w:sz="0" w:space="0" w:color="auto"/>
                    <w:left w:val="none" w:sz="0" w:space="0" w:color="auto"/>
                    <w:bottom w:val="none" w:sz="0" w:space="0" w:color="auto"/>
                    <w:right w:val="none" w:sz="0" w:space="0" w:color="auto"/>
                  </w:divBdr>
                </w:div>
                <w:div w:id="609551774">
                  <w:marLeft w:val="0"/>
                  <w:marRight w:val="0"/>
                  <w:marTop w:val="0"/>
                  <w:marBottom w:val="0"/>
                  <w:divBdr>
                    <w:top w:val="none" w:sz="0" w:space="0" w:color="auto"/>
                    <w:left w:val="none" w:sz="0" w:space="0" w:color="auto"/>
                    <w:bottom w:val="none" w:sz="0" w:space="0" w:color="auto"/>
                    <w:right w:val="none" w:sz="0" w:space="0" w:color="auto"/>
                  </w:divBdr>
                </w:div>
                <w:div w:id="609897945">
                  <w:marLeft w:val="0"/>
                  <w:marRight w:val="0"/>
                  <w:marTop w:val="0"/>
                  <w:marBottom w:val="0"/>
                  <w:divBdr>
                    <w:top w:val="none" w:sz="0" w:space="0" w:color="auto"/>
                    <w:left w:val="none" w:sz="0" w:space="0" w:color="auto"/>
                    <w:bottom w:val="none" w:sz="0" w:space="0" w:color="auto"/>
                    <w:right w:val="none" w:sz="0" w:space="0" w:color="auto"/>
                  </w:divBdr>
                </w:div>
                <w:div w:id="610750122">
                  <w:marLeft w:val="0"/>
                  <w:marRight w:val="0"/>
                  <w:marTop w:val="0"/>
                  <w:marBottom w:val="0"/>
                  <w:divBdr>
                    <w:top w:val="none" w:sz="0" w:space="0" w:color="auto"/>
                    <w:left w:val="none" w:sz="0" w:space="0" w:color="auto"/>
                    <w:bottom w:val="none" w:sz="0" w:space="0" w:color="auto"/>
                    <w:right w:val="none" w:sz="0" w:space="0" w:color="auto"/>
                  </w:divBdr>
                </w:div>
                <w:div w:id="611977149">
                  <w:marLeft w:val="0"/>
                  <w:marRight w:val="0"/>
                  <w:marTop w:val="0"/>
                  <w:marBottom w:val="0"/>
                  <w:divBdr>
                    <w:top w:val="none" w:sz="0" w:space="0" w:color="auto"/>
                    <w:left w:val="none" w:sz="0" w:space="0" w:color="auto"/>
                    <w:bottom w:val="none" w:sz="0" w:space="0" w:color="auto"/>
                    <w:right w:val="none" w:sz="0" w:space="0" w:color="auto"/>
                  </w:divBdr>
                </w:div>
                <w:div w:id="612176150">
                  <w:marLeft w:val="0"/>
                  <w:marRight w:val="0"/>
                  <w:marTop w:val="0"/>
                  <w:marBottom w:val="0"/>
                  <w:divBdr>
                    <w:top w:val="none" w:sz="0" w:space="0" w:color="auto"/>
                    <w:left w:val="none" w:sz="0" w:space="0" w:color="auto"/>
                    <w:bottom w:val="none" w:sz="0" w:space="0" w:color="auto"/>
                    <w:right w:val="none" w:sz="0" w:space="0" w:color="auto"/>
                  </w:divBdr>
                </w:div>
                <w:div w:id="612516834">
                  <w:marLeft w:val="0"/>
                  <w:marRight w:val="0"/>
                  <w:marTop w:val="0"/>
                  <w:marBottom w:val="0"/>
                  <w:divBdr>
                    <w:top w:val="none" w:sz="0" w:space="0" w:color="auto"/>
                    <w:left w:val="none" w:sz="0" w:space="0" w:color="auto"/>
                    <w:bottom w:val="none" w:sz="0" w:space="0" w:color="auto"/>
                    <w:right w:val="none" w:sz="0" w:space="0" w:color="auto"/>
                  </w:divBdr>
                </w:div>
                <w:div w:id="612519530">
                  <w:marLeft w:val="0"/>
                  <w:marRight w:val="0"/>
                  <w:marTop w:val="0"/>
                  <w:marBottom w:val="0"/>
                  <w:divBdr>
                    <w:top w:val="none" w:sz="0" w:space="0" w:color="auto"/>
                    <w:left w:val="none" w:sz="0" w:space="0" w:color="auto"/>
                    <w:bottom w:val="none" w:sz="0" w:space="0" w:color="auto"/>
                    <w:right w:val="none" w:sz="0" w:space="0" w:color="auto"/>
                  </w:divBdr>
                </w:div>
                <w:div w:id="614026512">
                  <w:marLeft w:val="0"/>
                  <w:marRight w:val="0"/>
                  <w:marTop w:val="0"/>
                  <w:marBottom w:val="0"/>
                  <w:divBdr>
                    <w:top w:val="none" w:sz="0" w:space="0" w:color="auto"/>
                    <w:left w:val="none" w:sz="0" w:space="0" w:color="auto"/>
                    <w:bottom w:val="none" w:sz="0" w:space="0" w:color="auto"/>
                    <w:right w:val="none" w:sz="0" w:space="0" w:color="auto"/>
                  </w:divBdr>
                </w:div>
                <w:div w:id="614093987">
                  <w:marLeft w:val="0"/>
                  <w:marRight w:val="0"/>
                  <w:marTop w:val="0"/>
                  <w:marBottom w:val="0"/>
                  <w:divBdr>
                    <w:top w:val="none" w:sz="0" w:space="0" w:color="auto"/>
                    <w:left w:val="none" w:sz="0" w:space="0" w:color="auto"/>
                    <w:bottom w:val="none" w:sz="0" w:space="0" w:color="auto"/>
                    <w:right w:val="none" w:sz="0" w:space="0" w:color="auto"/>
                  </w:divBdr>
                </w:div>
                <w:div w:id="614211468">
                  <w:marLeft w:val="0"/>
                  <w:marRight w:val="0"/>
                  <w:marTop w:val="0"/>
                  <w:marBottom w:val="0"/>
                  <w:divBdr>
                    <w:top w:val="none" w:sz="0" w:space="0" w:color="auto"/>
                    <w:left w:val="none" w:sz="0" w:space="0" w:color="auto"/>
                    <w:bottom w:val="none" w:sz="0" w:space="0" w:color="auto"/>
                    <w:right w:val="none" w:sz="0" w:space="0" w:color="auto"/>
                  </w:divBdr>
                </w:div>
                <w:div w:id="615142761">
                  <w:marLeft w:val="0"/>
                  <w:marRight w:val="0"/>
                  <w:marTop w:val="0"/>
                  <w:marBottom w:val="0"/>
                  <w:divBdr>
                    <w:top w:val="none" w:sz="0" w:space="0" w:color="auto"/>
                    <w:left w:val="none" w:sz="0" w:space="0" w:color="auto"/>
                    <w:bottom w:val="none" w:sz="0" w:space="0" w:color="auto"/>
                    <w:right w:val="none" w:sz="0" w:space="0" w:color="auto"/>
                  </w:divBdr>
                </w:div>
                <w:div w:id="615596249">
                  <w:marLeft w:val="0"/>
                  <w:marRight w:val="0"/>
                  <w:marTop w:val="0"/>
                  <w:marBottom w:val="0"/>
                  <w:divBdr>
                    <w:top w:val="none" w:sz="0" w:space="0" w:color="auto"/>
                    <w:left w:val="none" w:sz="0" w:space="0" w:color="auto"/>
                    <w:bottom w:val="none" w:sz="0" w:space="0" w:color="auto"/>
                    <w:right w:val="none" w:sz="0" w:space="0" w:color="auto"/>
                  </w:divBdr>
                </w:div>
                <w:div w:id="615722851">
                  <w:marLeft w:val="0"/>
                  <w:marRight w:val="0"/>
                  <w:marTop w:val="0"/>
                  <w:marBottom w:val="0"/>
                  <w:divBdr>
                    <w:top w:val="none" w:sz="0" w:space="0" w:color="auto"/>
                    <w:left w:val="none" w:sz="0" w:space="0" w:color="auto"/>
                    <w:bottom w:val="none" w:sz="0" w:space="0" w:color="auto"/>
                    <w:right w:val="none" w:sz="0" w:space="0" w:color="auto"/>
                  </w:divBdr>
                </w:div>
                <w:div w:id="617033488">
                  <w:marLeft w:val="0"/>
                  <w:marRight w:val="0"/>
                  <w:marTop w:val="0"/>
                  <w:marBottom w:val="0"/>
                  <w:divBdr>
                    <w:top w:val="none" w:sz="0" w:space="0" w:color="auto"/>
                    <w:left w:val="none" w:sz="0" w:space="0" w:color="auto"/>
                    <w:bottom w:val="none" w:sz="0" w:space="0" w:color="auto"/>
                    <w:right w:val="none" w:sz="0" w:space="0" w:color="auto"/>
                  </w:divBdr>
                </w:div>
                <w:div w:id="617302225">
                  <w:marLeft w:val="0"/>
                  <w:marRight w:val="0"/>
                  <w:marTop w:val="0"/>
                  <w:marBottom w:val="0"/>
                  <w:divBdr>
                    <w:top w:val="none" w:sz="0" w:space="0" w:color="auto"/>
                    <w:left w:val="none" w:sz="0" w:space="0" w:color="auto"/>
                    <w:bottom w:val="none" w:sz="0" w:space="0" w:color="auto"/>
                    <w:right w:val="none" w:sz="0" w:space="0" w:color="auto"/>
                  </w:divBdr>
                </w:div>
                <w:div w:id="618149726">
                  <w:marLeft w:val="0"/>
                  <w:marRight w:val="0"/>
                  <w:marTop w:val="0"/>
                  <w:marBottom w:val="0"/>
                  <w:divBdr>
                    <w:top w:val="none" w:sz="0" w:space="0" w:color="auto"/>
                    <w:left w:val="none" w:sz="0" w:space="0" w:color="auto"/>
                    <w:bottom w:val="none" w:sz="0" w:space="0" w:color="auto"/>
                    <w:right w:val="none" w:sz="0" w:space="0" w:color="auto"/>
                  </w:divBdr>
                </w:div>
                <w:div w:id="618682297">
                  <w:marLeft w:val="0"/>
                  <w:marRight w:val="0"/>
                  <w:marTop w:val="0"/>
                  <w:marBottom w:val="0"/>
                  <w:divBdr>
                    <w:top w:val="none" w:sz="0" w:space="0" w:color="auto"/>
                    <w:left w:val="none" w:sz="0" w:space="0" w:color="auto"/>
                    <w:bottom w:val="none" w:sz="0" w:space="0" w:color="auto"/>
                    <w:right w:val="none" w:sz="0" w:space="0" w:color="auto"/>
                  </w:divBdr>
                </w:div>
                <w:div w:id="620108856">
                  <w:marLeft w:val="0"/>
                  <w:marRight w:val="0"/>
                  <w:marTop w:val="0"/>
                  <w:marBottom w:val="0"/>
                  <w:divBdr>
                    <w:top w:val="none" w:sz="0" w:space="0" w:color="auto"/>
                    <w:left w:val="none" w:sz="0" w:space="0" w:color="auto"/>
                    <w:bottom w:val="none" w:sz="0" w:space="0" w:color="auto"/>
                    <w:right w:val="none" w:sz="0" w:space="0" w:color="auto"/>
                  </w:divBdr>
                </w:div>
                <w:div w:id="620764572">
                  <w:marLeft w:val="0"/>
                  <w:marRight w:val="0"/>
                  <w:marTop w:val="0"/>
                  <w:marBottom w:val="0"/>
                  <w:divBdr>
                    <w:top w:val="none" w:sz="0" w:space="0" w:color="auto"/>
                    <w:left w:val="none" w:sz="0" w:space="0" w:color="auto"/>
                    <w:bottom w:val="none" w:sz="0" w:space="0" w:color="auto"/>
                    <w:right w:val="none" w:sz="0" w:space="0" w:color="auto"/>
                  </w:divBdr>
                </w:div>
                <w:div w:id="621619361">
                  <w:marLeft w:val="0"/>
                  <w:marRight w:val="0"/>
                  <w:marTop w:val="0"/>
                  <w:marBottom w:val="0"/>
                  <w:divBdr>
                    <w:top w:val="none" w:sz="0" w:space="0" w:color="auto"/>
                    <w:left w:val="none" w:sz="0" w:space="0" w:color="auto"/>
                    <w:bottom w:val="none" w:sz="0" w:space="0" w:color="auto"/>
                    <w:right w:val="none" w:sz="0" w:space="0" w:color="auto"/>
                  </w:divBdr>
                </w:div>
                <w:div w:id="622734192">
                  <w:marLeft w:val="0"/>
                  <w:marRight w:val="0"/>
                  <w:marTop w:val="0"/>
                  <w:marBottom w:val="0"/>
                  <w:divBdr>
                    <w:top w:val="none" w:sz="0" w:space="0" w:color="auto"/>
                    <w:left w:val="none" w:sz="0" w:space="0" w:color="auto"/>
                    <w:bottom w:val="none" w:sz="0" w:space="0" w:color="auto"/>
                    <w:right w:val="none" w:sz="0" w:space="0" w:color="auto"/>
                  </w:divBdr>
                </w:div>
                <w:div w:id="623199304">
                  <w:marLeft w:val="0"/>
                  <w:marRight w:val="0"/>
                  <w:marTop w:val="0"/>
                  <w:marBottom w:val="0"/>
                  <w:divBdr>
                    <w:top w:val="none" w:sz="0" w:space="0" w:color="auto"/>
                    <w:left w:val="none" w:sz="0" w:space="0" w:color="auto"/>
                    <w:bottom w:val="none" w:sz="0" w:space="0" w:color="auto"/>
                    <w:right w:val="none" w:sz="0" w:space="0" w:color="auto"/>
                  </w:divBdr>
                </w:div>
                <w:div w:id="623393297">
                  <w:marLeft w:val="0"/>
                  <w:marRight w:val="0"/>
                  <w:marTop w:val="0"/>
                  <w:marBottom w:val="0"/>
                  <w:divBdr>
                    <w:top w:val="none" w:sz="0" w:space="0" w:color="auto"/>
                    <w:left w:val="none" w:sz="0" w:space="0" w:color="auto"/>
                    <w:bottom w:val="none" w:sz="0" w:space="0" w:color="auto"/>
                    <w:right w:val="none" w:sz="0" w:space="0" w:color="auto"/>
                  </w:divBdr>
                </w:div>
                <w:div w:id="624502264">
                  <w:marLeft w:val="0"/>
                  <w:marRight w:val="0"/>
                  <w:marTop w:val="0"/>
                  <w:marBottom w:val="0"/>
                  <w:divBdr>
                    <w:top w:val="none" w:sz="0" w:space="0" w:color="auto"/>
                    <w:left w:val="none" w:sz="0" w:space="0" w:color="auto"/>
                    <w:bottom w:val="none" w:sz="0" w:space="0" w:color="auto"/>
                    <w:right w:val="none" w:sz="0" w:space="0" w:color="auto"/>
                  </w:divBdr>
                </w:div>
                <w:div w:id="624821418">
                  <w:marLeft w:val="0"/>
                  <w:marRight w:val="0"/>
                  <w:marTop w:val="0"/>
                  <w:marBottom w:val="0"/>
                  <w:divBdr>
                    <w:top w:val="none" w:sz="0" w:space="0" w:color="auto"/>
                    <w:left w:val="none" w:sz="0" w:space="0" w:color="auto"/>
                    <w:bottom w:val="none" w:sz="0" w:space="0" w:color="auto"/>
                    <w:right w:val="none" w:sz="0" w:space="0" w:color="auto"/>
                  </w:divBdr>
                </w:div>
                <w:div w:id="626081299">
                  <w:marLeft w:val="0"/>
                  <w:marRight w:val="0"/>
                  <w:marTop w:val="0"/>
                  <w:marBottom w:val="0"/>
                  <w:divBdr>
                    <w:top w:val="none" w:sz="0" w:space="0" w:color="auto"/>
                    <w:left w:val="none" w:sz="0" w:space="0" w:color="auto"/>
                    <w:bottom w:val="none" w:sz="0" w:space="0" w:color="auto"/>
                    <w:right w:val="none" w:sz="0" w:space="0" w:color="auto"/>
                  </w:divBdr>
                </w:div>
                <w:div w:id="626814883">
                  <w:marLeft w:val="0"/>
                  <w:marRight w:val="0"/>
                  <w:marTop w:val="0"/>
                  <w:marBottom w:val="0"/>
                  <w:divBdr>
                    <w:top w:val="none" w:sz="0" w:space="0" w:color="auto"/>
                    <w:left w:val="none" w:sz="0" w:space="0" w:color="auto"/>
                    <w:bottom w:val="none" w:sz="0" w:space="0" w:color="auto"/>
                    <w:right w:val="none" w:sz="0" w:space="0" w:color="auto"/>
                  </w:divBdr>
                </w:div>
                <w:div w:id="626929645">
                  <w:marLeft w:val="0"/>
                  <w:marRight w:val="0"/>
                  <w:marTop w:val="0"/>
                  <w:marBottom w:val="0"/>
                  <w:divBdr>
                    <w:top w:val="none" w:sz="0" w:space="0" w:color="auto"/>
                    <w:left w:val="none" w:sz="0" w:space="0" w:color="auto"/>
                    <w:bottom w:val="none" w:sz="0" w:space="0" w:color="auto"/>
                    <w:right w:val="none" w:sz="0" w:space="0" w:color="auto"/>
                  </w:divBdr>
                </w:div>
                <w:div w:id="627008731">
                  <w:marLeft w:val="0"/>
                  <w:marRight w:val="0"/>
                  <w:marTop w:val="0"/>
                  <w:marBottom w:val="0"/>
                  <w:divBdr>
                    <w:top w:val="none" w:sz="0" w:space="0" w:color="auto"/>
                    <w:left w:val="none" w:sz="0" w:space="0" w:color="auto"/>
                    <w:bottom w:val="none" w:sz="0" w:space="0" w:color="auto"/>
                    <w:right w:val="none" w:sz="0" w:space="0" w:color="auto"/>
                  </w:divBdr>
                </w:div>
                <w:div w:id="627277720">
                  <w:marLeft w:val="0"/>
                  <w:marRight w:val="0"/>
                  <w:marTop w:val="0"/>
                  <w:marBottom w:val="0"/>
                  <w:divBdr>
                    <w:top w:val="none" w:sz="0" w:space="0" w:color="auto"/>
                    <w:left w:val="none" w:sz="0" w:space="0" w:color="auto"/>
                    <w:bottom w:val="none" w:sz="0" w:space="0" w:color="auto"/>
                    <w:right w:val="none" w:sz="0" w:space="0" w:color="auto"/>
                  </w:divBdr>
                </w:div>
                <w:div w:id="627316689">
                  <w:marLeft w:val="0"/>
                  <w:marRight w:val="0"/>
                  <w:marTop w:val="0"/>
                  <w:marBottom w:val="0"/>
                  <w:divBdr>
                    <w:top w:val="none" w:sz="0" w:space="0" w:color="auto"/>
                    <w:left w:val="none" w:sz="0" w:space="0" w:color="auto"/>
                    <w:bottom w:val="none" w:sz="0" w:space="0" w:color="auto"/>
                    <w:right w:val="none" w:sz="0" w:space="0" w:color="auto"/>
                  </w:divBdr>
                </w:div>
                <w:div w:id="629091118">
                  <w:marLeft w:val="0"/>
                  <w:marRight w:val="0"/>
                  <w:marTop w:val="0"/>
                  <w:marBottom w:val="0"/>
                  <w:divBdr>
                    <w:top w:val="none" w:sz="0" w:space="0" w:color="auto"/>
                    <w:left w:val="none" w:sz="0" w:space="0" w:color="auto"/>
                    <w:bottom w:val="none" w:sz="0" w:space="0" w:color="auto"/>
                    <w:right w:val="none" w:sz="0" w:space="0" w:color="auto"/>
                  </w:divBdr>
                </w:div>
                <w:div w:id="630015689">
                  <w:marLeft w:val="0"/>
                  <w:marRight w:val="0"/>
                  <w:marTop w:val="0"/>
                  <w:marBottom w:val="0"/>
                  <w:divBdr>
                    <w:top w:val="none" w:sz="0" w:space="0" w:color="auto"/>
                    <w:left w:val="none" w:sz="0" w:space="0" w:color="auto"/>
                    <w:bottom w:val="none" w:sz="0" w:space="0" w:color="auto"/>
                    <w:right w:val="none" w:sz="0" w:space="0" w:color="auto"/>
                  </w:divBdr>
                </w:div>
                <w:div w:id="630671461">
                  <w:marLeft w:val="0"/>
                  <w:marRight w:val="0"/>
                  <w:marTop w:val="0"/>
                  <w:marBottom w:val="0"/>
                  <w:divBdr>
                    <w:top w:val="none" w:sz="0" w:space="0" w:color="auto"/>
                    <w:left w:val="none" w:sz="0" w:space="0" w:color="auto"/>
                    <w:bottom w:val="none" w:sz="0" w:space="0" w:color="auto"/>
                    <w:right w:val="none" w:sz="0" w:space="0" w:color="auto"/>
                  </w:divBdr>
                </w:div>
                <w:div w:id="630785447">
                  <w:marLeft w:val="0"/>
                  <w:marRight w:val="0"/>
                  <w:marTop w:val="0"/>
                  <w:marBottom w:val="0"/>
                  <w:divBdr>
                    <w:top w:val="none" w:sz="0" w:space="0" w:color="auto"/>
                    <w:left w:val="none" w:sz="0" w:space="0" w:color="auto"/>
                    <w:bottom w:val="none" w:sz="0" w:space="0" w:color="auto"/>
                    <w:right w:val="none" w:sz="0" w:space="0" w:color="auto"/>
                  </w:divBdr>
                </w:div>
                <w:div w:id="631059075">
                  <w:marLeft w:val="0"/>
                  <w:marRight w:val="0"/>
                  <w:marTop w:val="0"/>
                  <w:marBottom w:val="0"/>
                  <w:divBdr>
                    <w:top w:val="none" w:sz="0" w:space="0" w:color="auto"/>
                    <w:left w:val="none" w:sz="0" w:space="0" w:color="auto"/>
                    <w:bottom w:val="none" w:sz="0" w:space="0" w:color="auto"/>
                    <w:right w:val="none" w:sz="0" w:space="0" w:color="auto"/>
                  </w:divBdr>
                </w:div>
                <w:div w:id="631206803">
                  <w:marLeft w:val="0"/>
                  <w:marRight w:val="0"/>
                  <w:marTop w:val="0"/>
                  <w:marBottom w:val="0"/>
                  <w:divBdr>
                    <w:top w:val="none" w:sz="0" w:space="0" w:color="auto"/>
                    <w:left w:val="none" w:sz="0" w:space="0" w:color="auto"/>
                    <w:bottom w:val="none" w:sz="0" w:space="0" w:color="auto"/>
                    <w:right w:val="none" w:sz="0" w:space="0" w:color="auto"/>
                  </w:divBdr>
                </w:div>
                <w:div w:id="631442868">
                  <w:marLeft w:val="0"/>
                  <w:marRight w:val="0"/>
                  <w:marTop w:val="0"/>
                  <w:marBottom w:val="0"/>
                  <w:divBdr>
                    <w:top w:val="none" w:sz="0" w:space="0" w:color="auto"/>
                    <w:left w:val="none" w:sz="0" w:space="0" w:color="auto"/>
                    <w:bottom w:val="none" w:sz="0" w:space="0" w:color="auto"/>
                    <w:right w:val="none" w:sz="0" w:space="0" w:color="auto"/>
                  </w:divBdr>
                </w:div>
                <w:div w:id="631639118">
                  <w:marLeft w:val="0"/>
                  <w:marRight w:val="0"/>
                  <w:marTop w:val="0"/>
                  <w:marBottom w:val="0"/>
                  <w:divBdr>
                    <w:top w:val="none" w:sz="0" w:space="0" w:color="auto"/>
                    <w:left w:val="none" w:sz="0" w:space="0" w:color="auto"/>
                    <w:bottom w:val="none" w:sz="0" w:space="0" w:color="auto"/>
                    <w:right w:val="none" w:sz="0" w:space="0" w:color="auto"/>
                  </w:divBdr>
                </w:div>
                <w:div w:id="631903724">
                  <w:marLeft w:val="0"/>
                  <w:marRight w:val="0"/>
                  <w:marTop w:val="0"/>
                  <w:marBottom w:val="0"/>
                  <w:divBdr>
                    <w:top w:val="none" w:sz="0" w:space="0" w:color="auto"/>
                    <w:left w:val="none" w:sz="0" w:space="0" w:color="auto"/>
                    <w:bottom w:val="none" w:sz="0" w:space="0" w:color="auto"/>
                    <w:right w:val="none" w:sz="0" w:space="0" w:color="auto"/>
                  </w:divBdr>
                </w:div>
                <w:div w:id="631982847">
                  <w:marLeft w:val="0"/>
                  <w:marRight w:val="0"/>
                  <w:marTop w:val="0"/>
                  <w:marBottom w:val="0"/>
                  <w:divBdr>
                    <w:top w:val="none" w:sz="0" w:space="0" w:color="auto"/>
                    <w:left w:val="none" w:sz="0" w:space="0" w:color="auto"/>
                    <w:bottom w:val="none" w:sz="0" w:space="0" w:color="auto"/>
                    <w:right w:val="none" w:sz="0" w:space="0" w:color="auto"/>
                  </w:divBdr>
                </w:div>
                <w:div w:id="632054544">
                  <w:marLeft w:val="0"/>
                  <w:marRight w:val="0"/>
                  <w:marTop w:val="0"/>
                  <w:marBottom w:val="0"/>
                  <w:divBdr>
                    <w:top w:val="none" w:sz="0" w:space="0" w:color="auto"/>
                    <w:left w:val="none" w:sz="0" w:space="0" w:color="auto"/>
                    <w:bottom w:val="none" w:sz="0" w:space="0" w:color="auto"/>
                    <w:right w:val="none" w:sz="0" w:space="0" w:color="auto"/>
                  </w:divBdr>
                </w:div>
                <w:div w:id="632560994">
                  <w:marLeft w:val="0"/>
                  <w:marRight w:val="0"/>
                  <w:marTop w:val="0"/>
                  <w:marBottom w:val="0"/>
                  <w:divBdr>
                    <w:top w:val="none" w:sz="0" w:space="0" w:color="auto"/>
                    <w:left w:val="none" w:sz="0" w:space="0" w:color="auto"/>
                    <w:bottom w:val="none" w:sz="0" w:space="0" w:color="auto"/>
                    <w:right w:val="none" w:sz="0" w:space="0" w:color="auto"/>
                  </w:divBdr>
                </w:div>
                <w:div w:id="634221535">
                  <w:marLeft w:val="0"/>
                  <w:marRight w:val="0"/>
                  <w:marTop w:val="0"/>
                  <w:marBottom w:val="0"/>
                  <w:divBdr>
                    <w:top w:val="none" w:sz="0" w:space="0" w:color="auto"/>
                    <w:left w:val="none" w:sz="0" w:space="0" w:color="auto"/>
                    <w:bottom w:val="none" w:sz="0" w:space="0" w:color="auto"/>
                    <w:right w:val="none" w:sz="0" w:space="0" w:color="auto"/>
                  </w:divBdr>
                </w:div>
                <w:div w:id="634483630">
                  <w:marLeft w:val="0"/>
                  <w:marRight w:val="0"/>
                  <w:marTop w:val="0"/>
                  <w:marBottom w:val="0"/>
                  <w:divBdr>
                    <w:top w:val="none" w:sz="0" w:space="0" w:color="auto"/>
                    <w:left w:val="none" w:sz="0" w:space="0" w:color="auto"/>
                    <w:bottom w:val="none" w:sz="0" w:space="0" w:color="auto"/>
                    <w:right w:val="none" w:sz="0" w:space="0" w:color="auto"/>
                  </w:divBdr>
                </w:div>
                <w:div w:id="634798952">
                  <w:marLeft w:val="0"/>
                  <w:marRight w:val="0"/>
                  <w:marTop w:val="0"/>
                  <w:marBottom w:val="0"/>
                  <w:divBdr>
                    <w:top w:val="none" w:sz="0" w:space="0" w:color="auto"/>
                    <w:left w:val="none" w:sz="0" w:space="0" w:color="auto"/>
                    <w:bottom w:val="none" w:sz="0" w:space="0" w:color="auto"/>
                    <w:right w:val="none" w:sz="0" w:space="0" w:color="auto"/>
                  </w:divBdr>
                </w:div>
                <w:div w:id="637106150">
                  <w:marLeft w:val="0"/>
                  <w:marRight w:val="0"/>
                  <w:marTop w:val="0"/>
                  <w:marBottom w:val="0"/>
                  <w:divBdr>
                    <w:top w:val="none" w:sz="0" w:space="0" w:color="auto"/>
                    <w:left w:val="none" w:sz="0" w:space="0" w:color="auto"/>
                    <w:bottom w:val="none" w:sz="0" w:space="0" w:color="auto"/>
                    <w:right w:val="none" w:sz="0" w:space="0" w:color="auto"/>
                  </w:divBdr>
                </w:div>
                <w:div w:id="637687617">
                  <w:marLeft w:val="0"/>
                  <w:marRight w:val="0"/>
                  <w:marTop w:val="0"/>
                  <w:marBottom w:val="0"/>
                  <w:divBdr>
                    <w:top w:val="none" w:sz="0" w:space="0" w:color="auto"/>
                    <w:left w:val="none" w:sz="0" w:space="0" w:color="auto"/>
                    <w:bottom w:val="none" w:sz="0" w:space="0" w:color="auto"/>
                    <w:right w:val="none" w:sz="0" w:space="0" w:color="auto"/>
                  </w:divBdr>
                </w:div>
                <w:div w:id="638536538">
                  <w:marLeft w:val="0"/>
                  <w:marRight w:val="0"/>
                  <w:marTop w:val="0"/>
                  <w:marBottom w:val="0"/>
                  <w:divBdr>
                    <w:top w:val="none" w:sz="0" w:space="0" w:color="auto"/>
                    <w:left w:val="none" w:sz="0" w:space="0" w:color="auto"/>
                    <w:bottom w:val="none" w:sz="0" w:space="0" w:color="auto"/>
                    <w:right w:val="none" w:sz="0" w:space="0" w:color="auto"/>
                  </w:divBdr>
                </w:div>
                <w:div w:id="638611998">
                  <w:marLeft w:val="0"/>
                  <w:marRight w:val="0"/>
                  <w:marTop w:val="0"/>
                  <w:marBottom w:val="0"/>
                  <w:divBdr>
                    <w:top w:val="none" w:sz="0" w:space="0" w:color="auto"/>
                    <w:left w:val="none" w:sz="0" w:space="0" w:color="auto"/>
                    <w:bottom w:val="none" w:sz="0" w:space="0" w:color="auto"/>
                    <w:right w:val="none" w:sz="0" w:space="0" w:color="auto"/>
                  </w:divBdr>
                </w:div>
                <w:div w:id="639501346">
                  <w:marLeft w:val="0"/>
                  <w:marRight w:val="0"/>
                  <w:marTop w:val="0"/>
                  <w:marBottom w:val="0"/>
                  <w:divBdr>
                    <w:top w:val="none" w:sz="0" w:space="0" w:color="auto"/>
                    <w:left w:val="none" w:sz="0" w:space="0" w:color="auto"/>
                    <w:bottom w:val="none" w:sz="0" w:space="0" w:color="auto"/>
                    <w:right w:val="none" w:sz="0" w:space="0" w:color="auto"/>
                  </w:divBdr>
                </w:div>
                <w:div w:id="640424708">
                  <w:marLeft w:val="0"/>
                  <w:marRight w:val="0"/>
                  <w:marTop w:val="0"/>
                  <w:marBottom w:val="0"/>
                  <w:divBdr>
                    <w:top w:val="none" w:sz="0" w:space="0" w:color="auto"/>
                    <w:left w:val="none" w:sz="0" w:space="0" w:color="auto"/>
                    <w:bottom w:val="none" w:sz="0" w:space="0" w:color="auto"/>
                    <w:right w:val="none" w:sz="0" w:space="0" w:color="auto"/>
                  </w:divBdr>
                </w:div>
                <w:div w:id="640622935">
                  <w:marLeft w:val="0"/>
                  <w:marRight w:val="0"/>
                  <w:marTop w:val="0"/>
                  <w:marBottom w:val="0"/>
                  <w:divBdr>
                    <w:top w:val="none" w:sz="0" w:space="0" w:color="auto"/>
                    <w:left w:val="none" w:sz="0" w:space="0" w:color="auto"/>
                    <w:bottom w:val="none" w:sz="0" w:space="0" w:color="auto"/>
                    <w:right w:val="none" w:sz="0" w:space="0" w:color="auto"/>
                  </w:divBdr>
                </w:div>
                <w:div w:id="640695009">
                  <w:marLeft w:val="0"/>
                  <w:marRight w:val="0"/>
                  <w:marTop w:val="0"/>
                  <w:marBottom w:val="0"/>
                  <w:divBdr>
                    <w:top w:val="none" w:sz="0" w:space="0" w:color="auto"/>
                    <w:left w:val="none" w:sz="0" w:space="0" w:color="auto"/>
                    <w:bottom w:val="none" w:sz="0" w:space="0" w:color="auto"/>
                    <w:right w:val="none" w:sz="0" w:space="0" w:color="auto"/>
                  </w:divBdr>
                </w:div>
                <w:div w:id="640773172">
                  <w:marLeft w:val="0"/>
                  <w:marRight w:val="0"/>
                  <w:marTop w:val="0"/>
                  <w:marBottom w:val="0"/>
                  <w:divBdr>
                    <w:top w:val="none" w:sz="0" w:space="0" w:color="auto"/>
                    <w:left w:val="none" w:sz="0" w:space="0" w:color="auto"/>
                    <w:bottom w:val="none" w:sz="0" w:space="0" w:color="auto"/>
                    <w:right w:val="none" w:sz="0" w:space="0" w:color="auto"/>
                  </w:divBdr>
                </w:div>
                <w:div w:id="640884233">
                  <w:marLeft w:val="0"/>
                  <w:marRight w:val="0"/>
                  <w:marTop w:val="0"/>
                  <w:marBottom w:val="0"/>
                  <w:divBdr>
                    <w:top w:val="none" w:sz="0" w:space="0" w:color="auto"/>
                    <w:left w:val="none" w:sz="0" w:space="0" w:color="auto"/>
                    <w:bottom w:val="none" w:sz="0" w:space="0" w:color="auto"/>
                    <w:right w:val="none" w:sz="0" w:space="0" w:color="auto"/>
                  </w:divBdr>
                </w:div>
                <w:div w:id="644241657">
                  <w:marLeft w:val="0"/>
                  <w:marRight w:val="0"/>
                  <w:marTop w:val="0"/>
                  <w:marBottom w:val="0"/>
                  <w:divBdr>
                    <w:top w:val="none" w:sz="0" w:space="0" w:color="auto"/>
                    <w:left w:val="none" w:sz="0" w:space="0" w:color="auto"/>
                    <w:bottom w:val="none" w:sz="0" w:space="0" w:color="auto"/>
                    <w:right w:val="none" w:sz="0" w:space="0" w:color="auto"/>
                  </w:divBdr>
                </w:div>
                <w:div w:id="644506818">
                  <w:marLeft w:val="0"/>
                  <w:marRight w:val="0"/>
                  <w:marTop w:val="0"/>
                  <w:marBottom w:val="0"/>
                  <w:divBdr>
                    <w:top w:val="none" w:sz="0" w:space="0" w:color="auto"/>
                    <w:left w:val="none" w:sz="0" w:space="0" w:color="auto"/>
                    <w:bottom w:val="none" w:sz="0" w:space="0" w:color="auto"/>
                    <w:right w:val="none" w:sz="0" w:space="0" w:color="auto"/>
                  </w:divBdr>
                </w:div>
                <w:div w:id="644892926">
                  <w:marLeft w:val="0"/>
                  <w:marRight w:val="0"/>
                  <w:marTop w:val="0"/>
                  <w:marBottom w:val="0"/>
                  <w:divBdr>
                    <w:top w:val="none" w:sz="0" w:space="0" w:color="auto"/>
                    <w:left w:val="none" w:sz="0" w:space="0" w:color="auto"/>
                    <w:bottom w:val="none" w:sz="0" w:space="0" w:color="auto"/>
                    <w:right w:val="none" w:sz="0" w:space="0" w:color="auto"/>
                  </w:divBdr>
                </w:div>
                <w:div w:id="644893831">
                  <w:marLeft w:val="0"/>
                  <w:marRight w:val="0"/>
                  <w:marTop w:val="0"/>
                  <w:marBottom w:val="0"/>
                  <w:divBdr>
                    <w:top w:val="none" w:sz="0" w:space="0" w:color="auto"/>
                    <w:left w:val="none" w:sz="0" w:space="0" w:color="auto"/>
                    <w:bottom w:val="none" w:sz="0" w:space="0" w:color="auto"/>
                    <w:right w:val="none" w:sz="0" w:space="0" w:color="auto"/>
                  </w:divBdr>
                </w:div>
                <w:div w:id="645204788">
                  <w:marLeft w:val="0"/>
                  <w:marRight w:val="0"/>
                  <w:marTop w:val="0"/>
                  <w:marBottom w:val="0"/>
                  <w:divBdr>
                    <w:top w:val="none" w:sz="0" w:space="0" w:color="auto"/>
                    <w:left w:val="none" w:sz="0" w:space="0" w:color="auto"/>
                    <w:bottom w:val="none" w:sz="0" w:space="0" w:color="auto"/>
                    <w:right w:val="none" w:sz="0" w:space="0" w:color="auto"/>
                  </w:divBdr>
                </w:div>
                <w:div w:id="646203976">
                  <w:marLeft w:val="0"/>
                  <w:marRight w:val="0"/>
                  <w:marTop w:val="0"/>
                  <w:marBottom w:val="0"/>
                  <w:divBdr>
                    <w:top w:val="none" w:sz="0" w:space="0" w:color="auto"/>
                    <w:left w:val="none" w:sz="0" w:space="0" w:color="auto"/>
                    <w:bottom w:val="none" w:sz="0" w:space="0" w:color="auto"/>
                    <w:right w:val="none" w:sz="0" w:space="0" w:color="auto"/>
                  </w:divBdr>
                </w:div>
                <w:div w:id="646327046">
                  <w:marLeft w:val="0"/>
                  <w:marRight w:val="0"/>
                  <w:marTop w:val="0"/>
                  <w:marBottom w:val="0"/>
                  <w:divBdr>
                    <w:top w:val="none" w:sz="0" w:space="0" w:color="auto"/>
                    <w:left w:val="none" w:sz="0" w:space="0" w:color="auto"/>
                    <w:bottom w:val="none" w:sz="0" w:space="0" w:color="auto"/>
                    <w:right w:val="none" w:sz="0" w:space="0" w:color="auto"/>
                  </w:divBdr>
                </w:div>
                <w:div w:id="646595161">
                  <w:marLeft w:val="0"/>
                  <w:marRight w:val="0"/>
                  <w:marTop w:val="0"/>
                  <w:marBottom w:val="0"/>
                  <w:divBdr>
                    <w:top w:val="none" w:sz="0" w:space="0" w:color="auto"/>
                    <w:left w:val="none" w:sz="0" w:space="0" w:color="auto"/>
                    <w:bottom w:val="none" w:sz="0" w:space="0" w:color="auto"/>
                    <w:right w:val="none" w:sz="0" w:space="0" w:color="auto"/>
                  </w:divBdr>
                </w:div>
                <w:div w:id="646862557">
                  <w:marLeft w:val="0"/>
                  <w:marRight w:val="0"/>
                  <w:marTop w:val="0"/>
                  <w:marBottom w:val="0"/>
                  <w:divBdr>
                    <w:top w:val="none" w:sz="0" w:space="0" w:color="auto"/>
                    <w:left w:val="none" w:sz="0" w:space="0" w:color="auto"/>
                    <w:bottom w:val="none" w:sz="0" w:space="0" w:color="auto"/>
                    <w:right w:val="none" w:sz="0" w:space="0" w:color="auto"/>
                  </w:divBdr>
                </w:div>
                <w:div w:id="647787864">
                  <w:marLeft w:val="0"/>
                  <w:marRight w:val="0"/>
                  <w:marTop w:val="0"/>
                  <w:marBottom w:val="0"/>
                  <w:divBdr>
                    <w:top w:val="none" w:sz="0" w:space="0" w:color="auto"/>
                    <w:left w:val="none" w:sz="0" w:space="0" w:color="auto"/>
                    <w:bottom w:val="none" w:sz="0" w:space="0" w:color="auto"/>
                    <w:right w:val="none" w:sz="0" w:space="0" w:color="auto"/>
                  </w:divBdr>
                </w:div>
                <w:div w:id="648095121">
                  <w:marLeft w:val="0"/>
                  <w:marRight w:val="0"/>
                  <w:marTop w:val="0"/>
                  <w:marBottom w:val="0"/>
                  <w:divBdr>
                    <w:top w:val="none" w:sz="0" w:space="0" w:color="auto"/>
                    <w:left w:val="none" w:sz="0" w:space="0" w:color="auto"/>
                    <w:bottom w:val="none" w:sz="0" w:space="0" w:color="auto"/>
                    <w:right w:val="none" w:sz="0" w:space="0" w:color="auto"/>
                  </w:divBdr>
                </w:div>
                <w:div w:id="649208147">
                  <w:marLeft w:val="0"/>
                  <w:marRight w:val="0"/>
                  <w:marTop w:val="0"/>
                  <w:marBottom w:val="0"/>
                  <w:divBdr>
                    <w:top w:val="none" w:sz="0" w:space="0" w:color="auto"/>
                    <w:left w:val="none" w:sz="0" w:space="0" w:color="auto"/>
                    <w:bottom w:val="none" w:sz="0" w:space="0" w:color="auto"/>
                    <w:right w:val="none" w:sz="0" w:space="0" w:color="auto"/>
                  </w:divBdr>
                </w:div>
                <w:div w:id="649402934">
                  <w:marLeft w:val="0"/>
                  <w:marRight w:val="0"/>
                  <w:marTop w:val="0"/>
                  <w:marBottom w:val="0"/>
                  <w:divBdr>
                    <w:top w:val="none" w:sz="0" w:space="0" w:color="auto"/>
                    <w:left w:val="none" w:sz="0" w:space="0" w:color="auto"/>
                    <w:bottom w:val="none" w:sz="0" w:space="0" w:color="auto"/>
                    <w:right w:val="none" w:sz="0" w:space="0" w:color="auto"/>
                  </w:divBdr>
                </w:div>
                <w:div w:id="649599772">
                  <w:marLeft w:val="0"/>
                  <w:marRight w:val="0"/>
                  <w:marTop w:val="0"/>
                  <w:marBottom w:val="0"/>
                  <w:divBdr>
                    <w:top w:val="none" w:sz="0" w:space="0" w:color="auto"/>
                    <w:left w:val="none" w:sz="0" w:space="0" w:color="auto"/>
                    <w:bottom w:val="none" w:sz="0" w:space="0" w:color="auto"/>
                    <w:right w:val="none" w:sz="0" w:space="0" w:color="auto"/>
                  </w:divBdr>
                </w:div>
                <w:div w:id="651643548">
                  <w:marLeft w:val="0"/>
                  <w:marRight w:val="0"/>
                  <w:marTop w:val="0"/>
                  <w:marBottom w:val="0"/>
                  <w:divBdr>
                    <w:top w:val="none" w:sz="0" w:space="0" w:color="auto"/>
                    <w:left w:val="none" w:sz="0" w:space="0" w:color="auto"/>
                    <w:bottom w:val="none" w:sz="0" w:space="0" w:color="auto"/>
                    <w:right w:val="none" w:sz="0" w:space="0" w:color="auto"/>
                  </w:divBdr>
                </w:div>
                <w:div w:id="652024992">
                  <w:marLeft w:val="0"/>
                  <w:marRight w:val="0"/>
                  <w:marTop w:val="0"/>
                  <w:marBottom w:val="0"/>
                  <w:divBdr>
                    <w:top w:val="none" w:sz="0" w:space="0" w:color="auto"/>
                    <w:left w:val="none" w:sz="0" w:space="0" w:color="auto"/>
                    <w:bottom w:val="none" w:sz="0" w:space="0" w:color="auto"/>
                    <w:right w:val="none" w:sz="0" w:space="0" w:color="auto"/>
                  </w:divBdr>
                </w:div>
                <w:div w:id="652295325">
                  <w:marLeft w:val="0"/>
                  <w:marRight w:val="0"/>
                  <w:marTop w:val="0"/>
                  <w:marBottom w:val="0"/>
                  <w:divBdr>
                    <w:top w:val="none" w:sz="0" w:space="0" w:color="auto"/>
                    <w:left w:val="none" w:sz="0" w:space="0" w:color="auto"/>
                    <w:bottom w:val="none" w:sz="0" w:space="0" w:color="auto"/>
                    <w:right w:val="none" w:sz="0" w:space="0" w:color="auto"/>
                  </w:divBdr>
                </w:div>
                <w:div w:id="652492645">
                  <w:marLeft w:val="0"/>
                  <w:marRight w:val="0"/>
                  <w:marTop w:val="0"/>
                  <w:marBottom w:val="0"/>
                  <w:divBdr>
                    <w:top w:val="none" w:sz="0" w:space="0" w:color="auto"/>
                    <w:left w:val="none" w:sz="0" w:space="0" w:color="auto"/>
                    <w:bottom w:val="none" w:sz="0" w:space="0" w:color="auto"/>
                    <w:right w:val="none" w:sz="0" w:space="0" w:color="auto"/>
                  </w:divBdr>
                </w:div>
                <w:div w:id="653142196">
                  <w:marLeft w:val="0"/>
                  <w:marRight w:val="0"/>
                  <w:marTop w:val="0"/>
                  <w:marBottom w:val="0"/>
                  <w:divBdr>
                    <w:top w:val="none" w:sz="0" w:space="0" w:color="auto"/>
                    <w:left w:val="none" w:sz="0" w:space="0" w:color="auto"/>
                    <w:bottom w:val="none" w:sz="0" w:space="0" w:color="auto"/>
                    <w:right w:val="none" w:sz="0" w:space="0" w:color="auto"/>
                  </w:divBdr>
                </w:div>
                <w:div w:id="653682388">
                  <w:marLeft w:val="0"/>
                  <w:marRight w:val="0"/>
                  <w:marTop w:val="0"/>
                  <w:marBottom w:val="0"/>
                  <w:divBdr>
                    <w:top w:val="none" w:sz="0" w:space="0" w:color="auto"/>
                    <w:left w:val="none" w:sz="0" w:space="0" w:color="auto"/>
                    <w:bottom w:val="none" w:sz="0" w:space="0" w:color="auto"/>
                    <w:right w:val="none" w:sz="0" w:space="0" w:color="auto"/>
                  </w:divBdr>
                </w:div>
                <w:div w:id="653875650">
                  <w:marLeft w:val="0"/>
                  <w:marRight w:val="0"/>
                  <w:marTop w:val="0"/>
                  <w:marBottom w:val="0"/>
                  <w:divBdr>
                    <w:top w:val="none" w:sz="0" w:space="0" w:color="auto"/>
                    <w:left w:val="none" w:sz="0" w:space="0" w:color="auto"/>
                    <w:bottom w:val="none" w:sz="0" w:space="0" w:color="auto"/>
                    <w:right w:val="none" w:sz="0" w:space="0" w:color="auto"/>
                  </w:divBdr>
                </w:div>
                <w:div w:id="654265871">
                  <w:marLeft w:val="0"/>
                  <w:marRight w:val="0"/>
                  <w:marTop w:val="0"/>
                  <w:marBottom w:val="0"/>
                  <w:divBdr>
                    <w:top w:val="none" w:sz="0" w:space="0" w:color="auto"/>
                    <w:left w:val="none" w:sz="0" w:space="0" w:color="auto"/>
                    <w:bottom w:val="none" w:sz="0" w:space="0" w:color="auto"/>
                    <w:right w:val="none" w:sz="0" w:space="0" w:color="auto"/>
                  </w:divBdr>
                </w:div>
                <w:div w:id="655650984">
                  <w:marLeft w:val="0"/>
                  <w:marRight w:val="0"/>
                  <w:marTop w:val="0"/>
                  <w:marBottom w:val="0"/>
                  <w:divBdr>
                    <w:top w:val="none" w:sz="0" w:space="0" w:color="auto"/>
                    <w:left w:val="none" w:sz="0" w:space="0" w:color="auto"/>
                    <w:bottom w:val="none" w:sz="0" w:space="0" w:color="auto"/>
                    <w:right w:val="none" w:sz="0" w:space="0" w:color="auto"/>
                  </w:divBdr>
                </w:div>
                <w:div w:id="655962018">
                  <w:marLeft w:val="0"/>
                  <w:marRight w:val="0"/>
                  <w:marTop w:val="0"/>
                  <w:marBottom w:val="0"/>
                  <w:divBdr>
                    <w:top w:val="none" w:sz="0" w:space="0" w:color="auto"/>
                    <w:left w:val="none" w:sz="0" w:space="0" w:color="auto"/>
                    <w:bottom w:val="none" w:sz="0" w:space="0" w:color="auto"/>
                    <w:right w:val="none" w:sz="0" w:space="0" w:color="auto"/>
                  </w:divBdr>
                </w:div>
                <w:div w:id="656109740">
                  <w:marLeft w:val="0"/>
                  <w:marRight w:val="0"/>
                  <w:marTop w:val="0"/>
                  <w:marBottom w:val="0"/>
                  <w:divBdr>
                    <w:top w:val="none" w:sz="0" w:space="0" w:color="auto"/>
                    <w:left w:val="none" w:sz="0" w:space="0" w:color="auto"/>
                    <w:bottom w:val="none" w:sz="0" w:space="0" w:color="auto"/>
                    <w:right w:val="none" w:sz="0" w:space="0" w:color="auto"/>
                  </w:divBdr>
                </w:div>
                <w:div w:id="656301135">
                  <w:marLeft w:val="0"/>
                  <w:marRight w:val="0"/>
                  <w:marTop w:val="0"/>
                  <w:marBottom w:val="0"/>
                  <w:divBdr>
                    <w:top w:val="none" w:sz="0" w:space="0" w:color="auto"/>
                    <w:left w:val="none" w:sz="0" w:space="0" w:color="auto"/>
                    <w:bottom w:val="none" w:sz="0" w:space="0" w:color="auto"/>
                    <w:right w:val="none" w:sz="0" w:space="0" w:color="auto"/>
                  </w:divBdr>
                </w:div>
                <w:div w:id="657660574">
                  <w:marLeft w:val="0"/>
                  <w:marRight w:val="0"/>
                  <w:marTop w:val="0"/>
                  <w:marBottom w:val="0"/>
                  <w:divBdr>
                    <w:top w:val="none" w:sz="0" w:space="0" w:color="auto"/>
                    <w:left w:val="none" w:sz="0" w:space="0" w:color="auto"/>
                    <w:bottom w:val="none" w:sz="0" w:space="0" w:color="auto"/>
                    <w:right w:val="none" w:sz="0" w:space="0" w:color="auto"/>
                  </w:divBdr>
                </w:div>
                <w:div w:id="658656694">
                  <w:marLeft w:val="0"/>
                  <w:marRight w:val="0"/>
                  <w:marTop w:val="0"/>
                  <w:marBottom w:val="0"/>
                  <w:divBdr>
                    <w:top w:val="none" w:sz="0" w:space="0" w:color="auto"/>
                    <w:left w:val="none" w:sz="0" w:space="0" w:color="auto"/>
                    <w:bottom w:val="none" w:sz="0" w:space="0" w:color="auto"/>
                    <w:right w:val="none" w:sz="0" w:space="0" w:color="auto"/>
                  </w:divBdr>
                </w:div>
                <w:div w:id="658778076">
                  <w:marLeft w:val="0"/>
                  <w:marRight w:val="0"/>
                  <w:marTop w:val="0"/>
                  <w:marBottom w:val="0"/>
                  <w:divBdr>
                    <w:top w:val="none" w:sz="0" w:space="0" w:color="auto"/>
                    <w:left w:val="none" w:sz="0" w:space="0" w:color="auto"/>
                    <w:bottom w:val="none" w:sz="0" w:space="0" w:color="auto"/>
                    <w:right w:val="none" w:sz="0" w:space="0" w:color="auto"/>
                  </w:divBdr>
                </w:div>
                <w:div w:id="659427213">
                  <w:marLeft w:val="0"/>
                  <w:marRight w:val="0"/>
                  <w:marTop w:val="0"/>
                  <w:marBottom w:val="0"/>
                  <w:divBdr>
                    <w:top w:val="none" w:sz="0" w:space="0" w:color="auto"/>
                    <w:left w:val="none" w:sz="0" w:space="0" w:color="auto"/>
                    <w:bottom w:val="none" w:sz="0" w:space="0" w:color="auto"/>
                    <w:right w:val="none" w:sz="0" w:space="0" w:color="auto"/>
                  </w:divBdr>
                </w:div>
                <w:div w:id="659427360">
                  <w:marLeft w:val="0"/>
                  <w:marRight w:val="0"/>
                  <w:marTop w:val="0"/>
                  <w:marBottom w:val="0"/>
                  <w:divBdr>
                    <w:top w:val="none" w:sz="0" w:space="0" w:color="auto"/>
                    <w:left w:val="none" w:sz="0" w:space="0" w:color="auto"/>
                    <w:bottom w:val="none" w:sz="0" w:space="0" w:color="auto"/>
                    <w:right w:val="none" w:sz="0" w:space="0" w:color="auto"/>
                  </w:divBdr>
                </w:div>
                <w:div w:id="663313265">
                  <w:marLeft w:val="0"/>
                  <w:marRight w:val="0"/>
                  <w:marTop w:val="0"/>
                  <w:marBottom w:val="0"/>
                  <w:divBdr>
                    <w:top w:val="none" w:sz="0" w:space="0" w:color="auto"/>
                    <w:left w:val="none" w:sz="0" w:space="0" w:color="auto"/>
                    <w:bottom w:val="none" w:sz="0" w:space="0" w:color="auto"/>
                    <w:right w:val="none" w:sz="0" w:space="0" w:color="auto"/>
                  </w:divBdr>
                </w:div>
                <w:div w:id="665085999">
                  <w:marLeft w:val="0"/>
                  <w:marRight w:val="0"/>
                  <w:marTop w:val="0"/>
                  <w:marBottom w:val="0"/>
                  <w:divBdr>
                    <w:top w:val="none" w:sz="0" w:space="0" w:color="auto"/>
                    <w:left w:val="none" w:sz="0" w:space="0" w:color="auto"/>
                    <w:bottom w:val="none" w:sz="0" w:space="0" w:color="auto"/>
                    <w:right w:val="none" w:sz="0" w:space="0" w:color="auto"/>
                  </w:divBdr>
                </w:div>
                <w:div w:id="665590857">
                  <w:marLeft w:val="0"/>
                  <w:marRight w:val="0"/>
                  <w:marTop w:val="0"/>
                  <w:marBottom w:val="0"/>
                  <w:divBdr>
                    <w:top w:val="none" w:sz="0" w:space="0" w:color="auto"/>
                    <w:left w:val="none" w:sz="0" w:space="0" w:color="auto"/>
                    <w:bottom w:val="none" w:sz="0" w:space="0" w:color="auto"/>
                    <w:right w:val="none" w:sz="0" w:space="0" w:color="auto"/>
                  </w:divBdr>
                </w:div>
                <w:div w:id="666517319">
                  <w:marLeft w:val="0"/>
                  <w:marRight w:val="0"/>
                  <w:marTop w:val="0"/>
                  <w:marBottom w:val="0"/>
                  <w:divBdr>
                    <w:top w:val="none" w:sz="0" w:space="0" w:color="auto"/>
                    <w:left w:val="none" w:sz="0" w:space="0" w:color="auto"/>
                    <w:bottom w:val="none" w:sz="0" w:space="0" w:color="auto"/>
                    <w:right w:val="none" w:sz="0" w:space="0" w:color="auto"/>
                  </w:divBdr>
                </w:div>
                <w:div w:id="667369633">
                  <w:marLeft w:val="0"/>
                  <w:marRight w:val="0"/>
                  <w:marTop w:val="0"/>
                  <w:marBottom w:val="0"/>
                  <w:divBdr>
                    <w:top w:val="none" w:sz="0" w:space="0" w:color="auto"/>
                    <w:left w:val="none" w:sz="0" w:space="0" w:color="auto"/>
                    <w:bottom w:val="none" w:sz="0" w:space="0" w:color="auto"/>
                    <w:right w:val="none" w:sz="0" w:space="0" w:color="auto"/>
                  </w:divBdr>
                </w:div>
                <w:div w:id="668021637">
                  <w:marLeft w:val="0"/>
                  <w:marRight w:val="0"/>
                  <w:marTop w:val="0"/>
                  <w:marBottom w:val="0"/>
                  <w:divBdr>
                    <w:top w:val="none" w:sz="0" w:space="0" w:color="auto"/>
                    <w:left w:val="none" w:sz="0" w:space="0" w:color="auto"/>
                    <w:bottom w:val="none" w:sz="0" w:space="0" w:color="auto"/>
                    <w:right w:val="none" w:sz="0" w:space="0" w:color="auto"/>
                  </w:divBdr>
                </w:div>
                <w:div w:id="668101856">
                  <w:marLeft w:val="0"/>
                  <w:marRight w:val="0"/>
                  <w:marTop w:val="0"/>
                  <w:marBottom w:val="0"/>
                  <w:divBdr>
                    <w:top w:val="none" w:sz="0" w:space="0" w:color="auto"/>
                    <w:left w:val="none" w:sz="0" w:space="0" w:color="auto"/>
                    <w:bottom w:val="none" w:sz="0" w:space="0" w:color="auto"/>
                    <w:right w:val="none" w:sz="0" w:space="0" w:color="auto"/>
                  </w:divBdr>
                </w:div>
                <w:div w:id="669873791">
                  <w:marLeft w:val="0"/>
                  <w:marRight w:val="0"/>
                  <w:marTop w:val="0"/>
                  <w:marBottom w:val="0"/>
                  <w:divBdr>
                    <w:top w:val="none" w:sz="0" w:space="0" w:color="auto"/>
                    <w:left w:val="none" w:sz="0" w:space="0" w:color="auto"/>
                    <w:bottom w:val="none" w:sz="0" w:space="0" w:color="auto"/>
                    <w:right w:val="none" w:sz="0" w:space="0" w:color="auto"/>
                  </w:divBdr>
                </w:div>
                <w:div w:id="671302903">
                  <w:marLeft w:val="0"/>
                  <w:marRight w:val="0"/>
                  <w:marTop w:val="0"/>
                  <w:marBottom w:val="0"/>
                  <w:divBdr>
                    <w:top w:val="none" w:sz="0" w:space="0" w:color="auto"/>
                    <w:left w:val="none" w:sz="0" w:space="0" w:color="auto"/>
                    <w:bottom w:val="none" w:sz="0" w:space="0" w:color="auto"/>
                    <w:right w:val="none" w:sz="0" w:space="0" w:color="auto"/>
                  </w:divBdr>
                </w:div>
                <w:div w:id="672144047">
                  <w:marLeft w:val="0"/>
                  <w:marRight w:val="0"/>
                  <w:marTop w:val="0"/>
                  <w:marBottom w:val="0"/>
                  <w:divBdr>
                    <w:top w:val="none" w:sz="0" w:space="0" w:color="auto"/>
                    <w:left w:val="none" w:sz="0" w:space="0" w:color="auto"/>
                    <w:bottom w:val="none" w:sz="0" w:space="0" w:color="auto"/>
                    <w:right w:val="none" w:sz="0" w:space="0" w:color="auto"/>
                  </w:divBdr>
                </w:div>
                <w:div w:id="672606168">
                  <w:marLeft w:val="0"/>
                  <w:marRight w:val="0"/>
                  <w:marTop w:val="0"/>
                  <w:marBottom w:val="0"/>
                  <w:divBdr>
                    <w:top w:val="none" w:sz="0" w:space="0" w:color="auto"/>
                    <w:left w:val="none" w:sz="0" w:space="0" w:color="auto"/>
                    <w:bottom w:val="none" w:sz="0" w:space="0" w:color="auto"/>
                    <w:right w:val="none" w:sz="0" w:space="0" w:color="auto"/>
                  </w:divBdr>
                </w:div>
                <w:div w:id="673532397">
                  <w:marLeft w:val="0"/>
                  <w:marRight w:val="0"/>
                  <w:marTop w:val="0"/>
                  <w:marBottom w:val="0"/>
                  <w:divBdr>
                    <w:top w:val="none" w:sz="0" w:space="0" w:color="auto"/>
                    <w:left w:val="none" w:sz="0" w:space="0" w:color="auto"/>
                    <w:bottom w:val="none" w:sz="0" w:space="0" w:color="auto"/>
                    <w:right w:val="none" w:sz="0" w:space="0" w:color="auto"/>
                  </w:divBdr>
                </w:div>
                <w:div w:id="674068548">
                  <w:marLeft w:val="0"/>
                  <w:marRight w:val="0"/>
                  <w:marTop w:val="0"/>
                  <w:marBottom w:val="0"/>
                  <w:divBdr>
                    <w:top w:val="none" w:sz="0" w:space="0" w:color="auto"/>
                    <w:left w:val="none" w:sz="0" w:space="0" w:color="auto"/>
                    <w:bottom w:val="none" w:sz="0" w:space="0" w:color="auto"/>
                    <w:right w:val="none" w:sz="0" w:space="0" w:color="auto"/>
                  </w:divBdr>
                </w:div>
                <w:div w:id="675232951">
                  <w:marLeft w:val="0"/>
                  <w:marRight w:val="0"/>
                  <w:marTop w:val="0"/>
                  <w:marBottom w:val="0"/>
                  <w:divBdr>
                    <w:top w:val="none" w:sz="0" w:space="0" w:color="auto"/>
                    <w:left w:val="none" w:sz="0" w:space="0" w:color="auto"/>
                    <w:bottom w:val="none" w:sz="0" w:space="0" w:color="auto"/>
                    <w:right w:val="none" w:sz="0" w:space="0" w:color="auto"/>
                  </w:divBdr>
                </w:div>
                <w:div w:id="675350967">
                  <w:marLeft w:val="0"/>
                  <w:marRight w:val="0"/>
                  <w:marTop w:val="0"/>
                  <w:marBottom w:val="0"/>
                  <w:divBdr>
                    <w:top w:val="none" w:sz="0" w:space="0" w:color="auto"/>
                    <w:left w:val="none" w:sz="0" w:space="0" w:color="auto"/>
                    <w:bottom w:val="none" w:sz="0" w:space="0" w:color="auto"/>
                    <w:right w:val="none" w:sz="0" w:space="0" w:color="auto"/>
                  </w:divBdr>
                </w:div>
                <w:div w:id="676201064">
                  <w:marLeft w:val="0"/>
                  <w:marRight w:val="0"/>
                  <w:marTop w:val="0"/>
                  <w:marBottom w:val="0"/>
                  <w:divBdr>
                    <w:top w:val="none" w:sz="0" w:space="0" w:color="auto"/>
                    <w:left w:val="none" w:sz="0" w:space="0" w:color="auto"/>
                    <w:bottom w:val="none" w:sz="0" w:space="0" w:color="auto"/>
                    <w:right w:val="none" w:sz="0" w:space="0" w:color="auto"/>
                  </w:divBdr>
                </w:div>
                <w:div w:id="676883344">
                  <w:marLeft w:val="0"/>
                  <w:marRight w:val="0"/>
                  <w:marTop w:val="0"/>
                  <w:marBottom w:val="0"/>
                  <w:divBdr>
                    <w:top w:val="none" w:sz="0" w:space="0" w:color="auto"/>
                    <w:left w:val="none" w:sz="0" w:space="0" w:color="auto"/>
                    <w:bottom w:val="none" w:sz="0" w:space="0" w:color="auto"/>
                    <w:right w:val="none" w:sz="0" w:space="0" w:color="auto"/>
                  </w:divBdr>
                </w:div>
                <w:div w:id="677344098">
                  <w:marLeft w:val="0"/>
                  <w:marRight w:val="0"/>
                  <w:marTop w:val="0"/>
                  <w:marBottom w:val="0"/>
                  <w:divBdr>
                    <w:top w:val="none" w:sz="0" w:space="0" w:color="auto"/>
                    <w:left w:val="none" w:sz="0" w:space="0" w:color="auto"/>
                    <w:bottom w:val="none" w:sz="0" w:space="0" w:color="auto"/>
                    <w:right w:val="none" w:sz="0" w:space="0" w:color="auto"/>
                  </w:divBdr>
                </w:div>
                <w:div w:id="678197084">
                  <w:marLeft w:val="0"/>
                  <w:marRight w:val="0"/>
                  <w:marTop w:val="0"/>
                  <w:marBottom w:val="0"/>
                  <w:divBdr>
                    <w:top w:val="none" w:sz="0" w:space="0" w:color="auto"/>
                    <w:left w:val="none" w:sz="0" w:space="0" w:color="auto"/>
                    <w:bottom w:val="none" w:sz="0" w:space="0" w:color="auto"/>
                    <w:right w:val="none" w:sz="0" w:space="0" w:color="auto"/>
                  </w:divBdr>
                </w:div>
                <w:div w:id="679628393">
                  <w:marLeft w:val="0"/>
                  <w:marRight w:val="0"/>
                  <w:marTop w:val="0"/>
                  <w:marBottom w:val="0"/>
                  <w:divBdr>
                    <w:top w:val="none" w:sz="0" w:space="0" w:color="auto"/>
                    <w:left w:val="none" w:sz="0" w:space="0" w:color="auto"/>
                    <w:bottom w:val="none" w:sz="0" w:space="0" w:color="auto"/>
                    <w:right w:val="none" w:sz="0" w:space="0" w:color="auto"/>
                  </w:divBdr>
                </w:div>
                <w:div w:id="681707742">
                  <w:marLeft w:val="0"/>
                  <w:marRight w:val="0"/>
                  <w:marTop w:val="0"/>
                  <w:marBottom w:val="0"/>
                  <w:divBdr>
                    <w:top w:val="none" w:sz="0" w:space="0" w:color="auto"/>
                    <w:left w:val="none" w:sz="0" w:space="0" w:color="auto"/>
                    <w:bottom w:val="none" w:sz="0" w:space="0" w:color="auto"/>
                    <w:right w:val="none" w:sz="0" w:space="0" w:color="auto"/>
                  </w:divBdr>
                </w:div>
                <w:div w:id="682168519">
                  <w:marLeft w:val="0"/>
                  <w:marRight w:val="0"/>
                  <w:marTop w:val="0"/>
                  <w:marBottom w:val="0"/>
                  <w:divBdr>
                    <w:top w:val="none" w:sz="0" w:space="0" w:color="auto"/>
                    <w:left w:val="none" w:sz="0" w:space="0" w:color="auto"/>
                    <w:bottom w:val="none" w:sz="0" w:space="0" w:color="auto"/>
                    <w:right w:val="none" w:sz="0" w:space="0" w:color="auto"/>
                  </w:divBdr>
                </w:div>
                <w:div w:id="682975259">
                  <w:marLeft w:val="0"/>
                  <w:marRight w:val="0"/>
                  <w:marTop w:val="0"/>
                  <w:marBottom w:val="0"/>
                  <w:divBdr>
                    <w:top w:val="none" w:sz="0" w:space="0" w:color="auto"/>
                    <w:left w:val="none" w:sz="0" w:space="0" w:color="auto"/>
                    <w:bottom w:val="none" w:sz="0" w:space="0" w:color="auto"/>
                    <w:right w:val="none" w:sz="0" w:space="0" w:color="auto"/>
                  </w:divBdr>
                </w:div>
                <w:div w:id="684407357">
                  <w:marLeft w:val="0"/>
                  <w:marRight w:val="0"/>
                  <w:marTop w:val="0"/>
                  <w:marBottom w:val="0"/>
                  <w:divBdr>
                    <w:top w:val="none" w:sz="0" w:space="0" w:color="auto"/>
                    <w:left w:val="none" w:sz="0" w:space="0" w:color="auto"/>
                    <w:bottom w:val="none" w:sz="0" w:space="0" w:color="auto"/>
                    <w:right w:val="none" w:sz="0" w:space="0" w:color="auto"/>
                  </w:divBdr>
                </w:div>
                <w:div w:id="685405653">
                  <w:marLeft w:val="0"/>
                  <w:marRight w:val="0"/>
                  <w:marTop w:val="0"/>
                  <w:marBottom w:val="0"/>
                  <w:divBdr>
                    <w:top w:val="none" w:sz="0" w:space="0" w:color="auto"/>
                    <w:left w:val="none" w:sz="0" w:space="0" w:color="auto"/>
                    <w:bottom w:val="none" w:sz="0" w:space="0" w:color="auto"/>
                    <w:right w:val="none" w:sz="0" w:space="0" w:color="auto"/>
                  </w:divBdr>
                </w:div>
                <w:div w:id="686253352">
                  <w:marLeft w:val="0"/>
                  <w:marRight w:val="0"/>
                  <w:marTop w:val="0"/>
                  <w:marBottom w:val="0"/>
                  <w:divBdr>
                    <w:top w:val="none" w:sz="0" w:space="0" w:color="auto"/>
                    <w:left w:val="none" w:sz="0" w:space="0" w:color="auto"/>
                    <w:bottom w:val="none" w:sz="0" w:space="0" w:color="auto"/>
                    <w:right w:val="none" w:sz="0" w:space="0" w:color="auto"/>
                  </w:divBdr>
                </w:div>
                <w:div w:id="686370104">
                  <w:marLeft w:val="0"/>
                  <w:marRight w:val="0"/>
                  <w:marTop w:val="0"/>
                  <w:marBottom w:val="0"/>
                  <w:divBdr>
                    <w:top w:val="none" w:sz="0" w:space="0" w:color="auto"/>
                    <w:left w:val="none" w:sz="0" w:space="0" w:color="auto"/>
                    <w:bottom w:val="none" w:sz="0" w:space="0" w:color="auto"/>
                    <w:right w:val="none" w:sz="0" w:space="0" w:color="auto"/>
                  </w:divBdr>
                </w:div>
                <w:div w:id="686558651">
                  <w:marLeft w:val="0"/>
                  <w:marRight w:val="0"/>
                  <w:marTop w:val="0"/>
                  <w:marBottom w:val="0"/>
                  <w:divBdr>
                    <w:top w:val="none" w:sz="0" w:space="0" w:color="auto"/>
                    <w:left w:val="none" w:sz="0" w:space="0" w:color="auto"/>
                    <w:bottom w:val="none" w:sz="0" w:space="0" w:color="auto"/>
                    <w:right w:val="none" w:sz="0" w:space="0" w:color="auto"/>
                  </w:divBdr>
                </w:div>
                <w:div w:id="687102838">
                  <w:marLeft w:val="0"/>
                  <w:marRight w:val="0"/>
                  <w:marTop w:val="0"/>
                  <w:marBottom w:val="0"/>
                  <w:divBdr>
                    <w:top w:val="none" w:sz="0" w:space="0" w:color="auto"/>
                    <w:left w:val="none" w:sz="0" w:space="0" w:color="auto"/>
                    <w:bottom w:val="none" w:sz="0" w:space="0" w:color="auto"/>
                    <w:right w:val="none" w:sz="0" w:space="0" w:color="auto"/>
                  </w:divBdr>
                </w:div>
                <w:div w:id="687295419">
                  <w:marLeft w:val="0"/>
                  <w:marRight w:val="0"/>
                  <w:marTop w:val="0"/>
                  <w:marBottom w:val="0"/>
                  <w:divBdr>
                    <w:top w:val="none" w:sz="0" w:space="0" w:color="auto"/>
                    <w:left w:val="none" w:sz="0" w:space="0" w:color="auto"/>
                    <w:bottom w:val="none" w:sz="0" w:space="0" w:color="auto"/>
                    <w:right w:val="none" w:sz="0" w:space="0" w:color="auto"/>
                  </w:divBdr>
                </w:div>
                <w:div w:id="687409185">
                  <w:marLeft w:val="0"/>
                  <w:marRight w:val="0"/>
                  <w:marTop w:val="0"/>
                  <w:marBottom w:val="0"/>
                  <w:divBdr>
                    <w:top w:val="none" w:sz="0" w:space="0" w:color="auto"/>
                    <w:left w:val="none" w:sz="0" w:space="0" w:color="auto"/>
                    <w:bottom w:val="none" w:sz="0" w:space="0" w:color="auto"/>
                    <w:right w:val="none" w:sz="0" w:space="0" w:color="auto"/>
                  </w:divBdr>
                </w:div>
                <w:div w:id="688062640">
                  <w:marLeft w:val="0"/>
                  <w:marRight w:val="0"/>
                  <w:marTop w:val="0"/>
                  <w:marBottom w:val="0"/>
                  <w:divBdr>
                    <w:top w:val="none" w:sz="0" w:space="0" w:color="auto"/>
                    <w:left w:val="none" w:sz="0" w:space="0" w:color="auto"/>
                    <w:bottom w:val="none" w:sz="0" w:space="0" w:color="auto"/>
                    <w:right w:val="none" w:sz="0" w:space="0" w:color="auto"/>
                  </w:divBdr>
                </w:div>
                <w:div w:id="688876537">
                  <w:marLeft w:val="0"/>
                  <w:marRight w:val="0"/>
                  <w:marTop w:val="0"/>
                  <w:marBottom w:val="0"/>
                  <w:divBdr>
                    <w:top w:val="none" w:sz="0" w:space="0" w:color="auto"/>
                    <w:left w:val="none" w:sz="0" w:space="0" w:color="auto"/>
                    <w:bottom w:val="none" w:sz="0" w:space="0" w:color="auto"/>
                    <w:right w:val="none" w:sz="0" w:space="0" w:color="auto"/>
                  </w:divBdr>
                </w:div>
                <w:div w:id="689455860">
                  <w:marLeft w:val="0"/>
                  <w:marRight w:val="0"/>
                  <w:marTop w:val="0"/>
                  <w:marBottom w:val="0"/>
                  <w:divBdr>
                    <w:top w:val="none" w:sz="0" w:space="0" w:color="auto"/>
                    <w:left w:val="none" w:sz="0" w:space="0" w:color="auto"/>
                    <w:bottom w:val="none" w:sz="0" w:space="0" w:color="auto"/>
                    <w:right w:val="none" w:sz="0" w:space="0" w:color="auto"/>
                  </w:divBdr>
                </w:div>
                <w:div w:id="690029113">
                  <w:marLeft w:val="0"/>
                  <w:marRight w:val="0"/>
                  <w:marTop w:val="0"/>
                  <w:marBottom w:val="0"/>
                  <w:divBdr>
                    <w:top w:val="none" w:sz="0" w:space="0" w:color="auto"/>
                    <w:left w:val="none" w:sz="0" w:space="0" w:color="auto"/>
                    <w:bottom w:val="none" w:sz="0" w:space="0" w:color="auto"/>
                    <w:right w:val="none" w:sz="0" w:space="0" w:color="auto"/>
                  </w:divBdr>
                </w:div>
                <w:div w:id="690567691">
                  <w:marLeft w:val="0"/>
                  <w:marRight w:val="0"/>
                  <w:marTop w:val="0"/>
                  <w:marBottom w:val="0"/>
                  <w:divBdr>
                    <w:top w:val="none" w:sz="0" w:space="0" w:color="auto"/>
                    <w:left w:val="none" w:sz="0" w:space="0" w:color="auto"/>
                    <w:bottom w:val="none" w:sz="0" w:space="0" w:color="auto"/>
                    <w:right w:val="none" w:sz="0" w:space="0" w:color="auto"/>
                  </w:divBdr>
                </w:div>
                <w:div w:id="690761667">
                  <w:marLeft w:val="0"/>
                  <w:marRight w:val="0"/>
                  <w:marTop w:val="0"/>
                  <w:marBottom w:val="0"/>
                  <w:divBdr>
                    <w:top w:val="none" w:sz="0" w:space="0" w:color="auto"/>
                    <w:left w:val="none" w:sz="0" w:space="0" w:color="auto"/>
                    <w:bottom w:val="none" w:sz="0" w:space="0" w:color="auto"/>
                    <w:right w:val="none" w:sz="0" w:space="0" w:color="auto"/>
                  </w:divBdr>
                </w:div>
                <w:div w:id="691223236">
                  <w:marLeft w:val="0"/>
                  <w:marRight w:val="0"/>
                  <w:marTop w:val="0"/>
                  <w:marBottom w:val="0"/>
                  <w:divBdr>
                    <w:top w:val="none" w:sz="0" w:space="0" w:color="auto"/>
                    <w:left w:val="none" w:sz="0" w:space="0" w:color="auto"/>
                    <w:bottom w:val="none" w:sz="0" w:space="0" w:color="auto"/>
                    <w:right w:val="none" w:sz="0" w:space="0" w:color="auto"/>
                  </w:divBdr>
                </w:div>
                <w:div w:id="691764492">
                  <w:marLeft w:val="0"/>
                  <w:marRight w:val="0"/>
                  <w:marTop w:val="0"/>
                  <w:marBottom w:val="0"/>
                  <w:divBdr>
                    <w:top w:val="none" w:sz="0" w:space="0" w:color="auto"/>
                    <w:left w:val="none" w:sz="0" w:space="0" w:color="auto"/>
                    <w:bottom w:val="none" w:sz="0" w:space="0" w:color="auto"/>
                    <w:right w:val="none" w:sz="0" w:space="0" w:color="auto"/>
                  </w:divBdr>
                </w:div>
                <w:div w:id="692345205">
                  <w:marLeft w:val="0"/>
                  <w:marRight w:val="0"/>
                  <w:marTop w:val="0"/>
                  <w:marBottom w:val="0"/>
                  <w:divBdr>
                    <w:top w:val="none" w:sz="0" w:space="0" w:color="auto"/>
                    <w:left w:val="none" w:sz="0" w:space="0" w:color="auto"/>
                    <w:bottom w:val="none" w:sz="0" w:space="0" w:color="auto"/>
                    <w:right w:val="none" w:sz="0" w:space="0" w:color="auto"/>
                  </w:divBdr>
                </w:div>
                <w:div w:id="693578845">
                  <w:marLeft w:val="0"/>
                  <w:marRight w:val="0"/>
                  <w:marTop w:val="0"/>
                  <w:marBottom w:val="0"/>
                  <w:divBdr>
                    <w:top w:val="none" w:sz="0" w:space="0" w:color="auto"/>
                    <w:left w:val="none" w:sz="0" w:space="0" w:color="auto"/>
                    <w:bottom w:val="none" w:sz="0" w:space="0" w:color="auto"/>
                    <w:right w:val="none" w:sz="0" w:space="0" w:color="auto"/>
                  </w:divBdr>
                </w:div>
                <w:div w:id="694574074">
                  <w:marLeft w:val="0"/>
                  <w:marRight w:val="0"/>
                  <w:marTop w:val="0"/>
                  <w:marBottom w:val="0"/>
                  <w:divBdr>
                    <w:top w:val="none" w:sz="0" w:space="0" w:color="auto"/>
                    <w:left w:val="none" w:sz="0" w:space="0" w:color="auto"/>
                    <w:bottom w:val="none" w:sz="0" w:space="0" w:color="auto"/>
                    <w:right w:val="none" w:sz="0" w:space="0" w:color="auto"/>
                  </w:divBdr>
                </w:div>
                <w:div w:id="694773879">
                  <w:marLeft w:val="0"/>
                  <w:marRight w:val="0"/>
                  <w:marTop w:val="0"/>
                  <w:marBottom w:val="0"/>
                  <w:divBdr>
                    <w:top w:val="none" w:sz="0" w:space="0" w:color="auto"/>
                    <w:left w:val="none" w:sz="0" w:space="0" w:color="auto"/>
                    <w:bottom w:val="none" w:sz="0" w:space="0" w:color="auto"/>
                    <w:right w:val="none" w:sz="0" w:space="0" w:color="auto"/>
                  </w:divBdr>
                </w:div>
                <w:div w:id="694889668">
                  <w:marLeft w:val="0"/>
                  <w:marRight w:val="0"/>
                  <w:marTop w:val="0"/>
                  <w:marBottom w:val="0"/>
                  <w:divBdr>
                    <w:top w:val="none" w:sz="0" w:space="0" w:color="auto"/>
                    <w:left w:val="none" w:sz="0" w:space="0" w:color="auto"/>
                    <w:bottom w:val="none" w:sz="0" w:space="0" w:color="auto"/>
                    <w:right w:val="none" w:sz="0" w:space="0" w:color="auto"/>
                  </w:divBdr>
                </w:div>
                <w:div w:id="695153319">
                  <w:marLeft w:val="0"/>
                  <w:marRight w:val="0"/>
                  <w:marTop w:val="0"/>
                  <w:marBottom w:val="0"/>
                  <w:divBdr>
                    <w:top w:val="none" w:sz="0" w:space="0" w:color="auto"/>
                    <w:left w:val="none" w:sz="0" w:space="0" w:color="auto"/>
                    <w:bottom w:val="none" w:sz="0" w:space="0" w:color="auto"/>
                    <w:right w:val="none" w:sz="0" w:space="0" w:color="auto"/>
                  </w:divBdr>
                </w:div>
                <w:div w:id="695228238">
                  <w:marLeft w:val="0"/>
                  <w:marRight w:val="0"/>
                  <w:marTop w:val="0"/>
                  <w:marBottom w:val="0"/>
                  <w:divBdr>
                    <w:top w:val="none" w:sz="0" w:space="0" w:color="auto"/>
                    <w:left w:val="none" w:sz="0" w:space="0" w:color="auto"/>
                    <w:bottom w:val="none" w:sz="0" w:space="0" w:color="auto"/>
                    <w:right w:val="none" w:sz="0" w:space="0" w:color="auto"/>
                  </w:divBdr>
                </w:div>
                <w:div w:id="698360417">
                  <w:marLeft w:val="0"/>
                  <w:marRight w:val="0"/>
                  <w:marTop w:val="0"/>
                  <w:marBottom w:val="0"/>
                  <w:divBdr>
                    <w:top w:val="none" w:sz="0" w:space="0" w:color="auto"/>
                    <w:left w:val="none" w:sz="0" w:space="0" w:color="auto"/>
                    <w:bottom w:val="none" w:sz="0" w:space="0" w:color="auto"/>
                    <w:right w:val="none" w:sz="0" w:space="0" w:color="auto"/>
                  </w:divBdr>
                </w:div>
                <w:div w:id="698430238">
                  <w:marLeft w:val="0"/>
                  <w:marRight w:val="0"/>
                  <w:marTop w:val="0"/>
                  <w:marBottom w:val="0"/>
                  <w:divBdr>
                    <w:top w:val="none" w:sz="0" w:space="0" w:color="auto"/>
                    <w:left w:val="none" w:sz="0" w:space="0" w:color="auto"/>
                    <w:bottom w:val="none" w:sz="0" w:space="0" w:color="auto"/>
                    <w:right w:val="none" w:sz="0" w:space="0" w:color="auto"/>
                  </w:divBdr>
                </w:div>
                <w:div w:id="698898458">
                  <w:marLeft w:val="0"/>
                  <w:marRight w:val="0"/>
                  <w:marTop w:val="0"/>
                  <w:marBottom w:val="0"/>
                  <w:divBdr>
                    <w:top w:val="none" w:sz="0" w:space="0" w:color="auto"/>
                    <w:left w:val="none" w:sz="0" w:space="0" w:color="auto"/>
                    <w:bottom w:val="none" w:sz="0" w:space="0" w:color="auto"/>
                    <w:right w:val="none" w:sz="0" w:space="0" w:color="auto"/>
                  </w:divBdr>
                </w:div>
                <w:div w:id="700399976">
                  <w:marLeft w:val="0"/>
                  <w:marRight w:val="0"/>
                  <w:marTop w:val="0"/>
                  <w:marBottom w:val="0"/>
                  <w:divBdr>
                    <w:top w:val="none" w:sz="0" w:space="0" w:color="auto"/>
                    <w:left w:val="none" w:sz="0" w:space="0" w:color="auto"/>
                    <w:bottom w:val="none" w:sz="0" w:space="0" w:color="auto"/>
                    <w:right w:val="none" w:sz="0" w:space="0" w:color="auto"/>
                  </w:divBdr>
                </w:div>
                <w:div w:id="700545893">
                  <w:marLeft w:val="0"/>
                  <w:marRight w:val="0"/>
                  <w:marTop w:val="0"/>
                  <w:marBottom w:val="0"/>
                  <w:divBdr>
                    <w:top w:val="none" w:sz="0" w:space="0" w:color="auto"/>
                    <w:left w:val="none" w:sz="0" w:space="0" w:color="auto"/>
                    <w:bottom w:val="none" w:sz="0" w:space="0" w:color="auto"/>
                    <w:right w:val="none" w:sz="0" w:space="0" w:color="auto"/>
                  </w:divBdr>
                </w:div>
                <w:div w:id="701057226">
                  <w:marLeft w:val="0"/>
                  <w:marRight w:val="0"/>
                  <w:marTop w:val="0"/>
                  <w:marBottom w:val="0"/>
                  <w:divBdr>
                    <w:top w:val="none" w:sz="0" w:space="0" w:color="auto"/>
                    <w:left w:val="none" w:sz="0" w:space="0" w:color="auto"/>
                    <w:bottom w:val="none" w:sz="0" w:space="0" w:color="auto"/>
                    <w:right w:val="none" w:sz="0" w:space="0" w:color="auto"/>
                  </w:divBdr>
                </w:div>
                <w:div w:id="702677619">
                  <w:marLeft w:val="0"/>
                  <w:marRight w:val="0"/>
                  <w:marTop w:val="0"/>
                  <w:marBottom w:val="0"/>
                  <w:divBdr>
                    <w:top w:val="none" w:sz="0" w:space="0" w:color="auto"/>
                    <w:left w:val="none" w:sz="0" w:space="0" w:color="auto"/>
                    <w:bottom w:val="none" w:sz="0" w:space="0" w:color="auto"/>
                    <w:right w:val="none" w:sz="0" w:space="0" w:color="auto"/>
                  </w:divBdr>
                </w:div>
                <w:div w:id="703867750">
                  <w:marLeft w:val="0"/>
                  <w:marRight w:val="0"/>
                  <w:marTop w:val="0"/>
                  <w:marBottom w:val="0"/>
                  <w:divBdr>
                    <w:top w:val="none" w:sz="0" w:space="0" w:color="auto"/>
                    <w:left w:val="none" w:sz="0" w:space="0" w:color="auto"/>
                    <w:bottom w:val="none" w:sz="0" w:space="0" w:color="auto"/>
                    <w:right w:val="none" w:sz="0" w:space="0" w:color="auto"/>
                  </w:divBdr>
                </w:div>
                <w:div w:id="704139561">
                  <w:marLeft w:val="0"/>
                  <w:marRight w:val="0"/>
                  <w:marTop w:val="0"/>
                  <w:marBottom w:val="0"/>
                  <w:divBdr>
                    <w:top w:val="none" w:sz="0" w:space="0" w:color="auto"/>
                    <w:left w:val="none" w:sz="0" w:space="0" w:color="auto"/>
                    <w:bottom w:val="none" w:sz="0" w:space="0" w:color="auto"/>
                    <w:right w:val="none" w:sz="0" w:space="0" w:color="auto"/>
                  </w:divBdr>
                </w:div>
                <w:div w:id="704409423">
                  <w:marLeft w:val="0"/>
                  <w:marRight w:val="0"/>
                  <w:marTop w:val="0"/>
                  <w:marBottom w:val="0"/>
                  <w:divBdr>
                    <w:top w:val="none" w:sz="0" w:space="0" w:color="auto"/>
                    <w:left w:val="none" w:sz="0" w:space="0" w:color="auto"/>
                    <w:bottom w:val="none" w:sz="0" w:space="0" w:color="auto"/>
                    <w:right w:val="none" w:sz="0" w:space="0" w:color="auto"/>
                  </w:divBdr>
                </w:div>
                <w:div w:id="704601514">
                  <w:marLeft w:val="0"/>
                  <w:marRight w:val="0"/>
                  <w:marTop w:val="0"/>
                  <w:marBottom w:val="0"/>
                  <w:divBdr>
                    <w:top w:val="none" w:sz="0" w:space="0" w:color="auto"/>
                    <w:left w:val="none" w:sz="0" w:space="0" w:color="auto"/>
                    <w:bottom w:val="none" w:sz="0" w:space="0" w:color="auto"/>
                    <w:right w:val="none" w:sz="0" w:space="0" w:color="auto"/>
                  </w:divBdr>
                </w:div>
                <w:div w:id="704839844">
                  <w:marLeft w:val="0"/>
                  <w:marRight w:val="0"/>
                  <w:marTop w:val="0"/>
                  <w:marBottom w:val="0"/>
                  <w:divBdr>
                    <w:top w:val="none" w:sz="0" w:space="0" w:color="auto"/>
                    <w:left w:val="none" w:sz="0" w:space="0" w:color="auto"/>
                    <w:bottom w:val="none" w:sz="0" w:space="0" w:color="auto"/>
                    <w:right w:val="none" w:sz="0" w:space="0" w:color="auto"/>
                  </w:divBdr>
                </w:div>
                <w:div w:id="705102749">
                  <w:marLeft w:val="0"/>
                  <w:marRight w:val="0"/>
                  <w:marTop w:val="0"/>
                  <w:marBottom w:val="0"/>
                  <w:divBdr>
                    <w:top w:val="none" w:sz="0" w:space="0" w:color="auto"/>
                    <w:left w:val="none" w:sz="0" w:space="0" w:color="auto"/>
                    <w:bottom w:val="none" w:sz="0" w:space="0" w:color="auto"/>
                    <w:right w:val="none" w:sz="0" w:space="0" w:color="auto"/>
                  </w:divBdr>
                </w:div>
                <w:div w:id="705133112">
                  <w:marLeft w:val="0"/>
                  <w:marRight w:val="0"/>
                  <w:marTop w:val="0"/>
                  <w:marBottom w:val="0"/>
                  <w:divBdr>
                    <w:top w:val="none" w:sz="0" w:space="0" w:color="auto"/>
                    <w:left w:val="none" w:sz="0" w:space="0" w:color="auto"/>
                    <w:bottom w:val="none" w:sz="0" w:space="0" w:color="auto"/>
                    <w:right w:val="none" w:sz="0" w:space="0" w:color="auto"/>
                  </w:divBdr>
                </w:div>
                <w:div w:id="705371857">
                  <w:marLeft w:val="0"/>
                  <w:marRight w:val="0"/>
                  <w:marTop w:val="0"/>
                  <w:marBottom w:val="0"/>
                  <w:divBdr>
                    <w:top w:val="none" w:sz="0" w:space="0" w:color="auto"/>
                    <w:left w:val="none" w:sz="0" w:space="0" w:color="auto"/>
                    <w:bottom w:val="none" w:sz="0" w:space="0" w:color="auto"/>
                    <w:right w:val="none" w:sz="0" w:space="0" w:color="auto"/>
                  </w:divBdr>
                </w:div>
                <w:div w:id="706292981">
                  <w:marLeft w:val="0"/>
                  <w:marRight w:val="0"/>
                  <w:marTop w:val="0"/>
                  <w:marBottom w:val="0"/>
                  <w:divBdr>
                    <w:top w:val="none" w:sz="0" w:space="0" w:color="auto"/>
                    <w:left w:val="none" w:sz="0" w:space="0" w:color="auto"/>
                    <w:bottom w:val="none" w:sz="0" w:space="0" w:color="auto"/>
                    <w:right w:val="none" w:sz="0" w:space="0" w:color="auto"/>
                  </w:divBdr>
                </w:div>
                <w:div w:id="706561623">
                  <w:marLeft w:val="0"/>
                  <w:marRight w:val="0"/>
                  <w:marTop w:val="0"/>
                  <w:marBottom w:val="0"/>
                  <w:divBdr>
                    <w:top w:val="none" w:sz="0" w:space="0" w:color="auto"/>
                    <w:left w:val="none" w:sz="0" w:space="0" w:color="auto"/>
                    <w:bottom w:val="none" w:sz="0" w:space="0" w:color="auto"/>
                    <w:right w:val="none" w:sz="0" w:space="0" w:color="auto"/>
                  </w:divBdr>
                </w:div>
                <w:div w:id="706611356">
                  <w:marLeft w:val="0"/>
                  <w:marRight w:val="0"/>
                  <w:marTop w:val="0"/>
                  <w:marBottom w:val="0"/>
                  <w:divBdr>
                    <w:top w:val="none" w:sz="0" w:space="0" w:color="auto"/>
                    <w:left w:val="none" w:sz="0" w:space="0" w:color="auto"/>
                    <w:bottom w:val="none" w:sz="0" w:space="0" w:color="auto"/>
                    <w:right w:val="none" w:sz="0" w:space="0" w:color="auto"/>
                  </w:divBdr>
                </w:div>
                <w:div w:id="707216528">
                  <w:marLeft w:val="0"/>
                  <w:marRight w:val="0"/>
                  <w:marTop w:val="0"/>
                  <w:marBottom w:val="0"/>
                  <w:divBdr>
                    <w:top w:val="none" w:sz="0" w:space="0" w:color="auto"/>
                    <w:left w:val="none" w:sz="0" w:space="0" w:color="auto"/>
                    <w:bottom w:val="none" w:sz="0" w:space="0" w:color="auto"/>
                    <w:right w:val="none" w:sz="0" w:space="0" w:color="auto"/>
                  </w:divBdr>
                </w:div>
                <w:div w:id="707725964">
                  <w:marLeft w:val="0"/>
                  <w:marRight w:val="0"/>
                  <w:marTop w:val="0"/>
                  <w:marBottom w:val="0"/>
                  <w:divBdr>
                    <w:top w:val="none" w:sz="0" w:space="0" w:color="auto"/>
                    <w:left w:val="none" w:sz="0" w:space="0" w:color="auto"/>
                    <w:bottom w:val="none" w:sz="0" w:space="0" w:color="auto"/>
                    <w:right w:val="none" w:sz="0" w:space="0" w:color="auto"/>
                  </w:divBdr>
                </w:div>
                <w:div w:id="707873840">
                  <w:marLeft w:val="0"/>
                  <w:marRight w:val="0"/>
                  <w:marTop w:val="0"/>
                  <w:marBottom w:val="0"/>
                  <w:divBdr>
                    <w:top w:val="none" w:sz="0" w:space="0" w:color="auto"/>
                    <w:left w:val="none" w:sz="0" w:space="0" w:color="auto"/>
                    <w:bottom w:val="none" w:sz="0" w:space="0" w:color="auto"/>
                    <w:right w:val="none" w:sz="0" w:space="0" w:color="auto"/>
                  </w:divBdr>
                </w:div>
                <w:div w:id="708265712">
                  <w:marLeft w:val="0"/>
                  <w:marRight w:val="0"/>
                  <w:marTop w:val="0"/>
                  <w:marBottom w:val="0"/>
                  <w:divBdr>
                    <w:top w:val="none" w:sz="0" w:space="0" w:color="auto"/>
                    <w:left w:val="none" w:sz="0" w:space="0" w:color="auto"/>
                    <w:bottom w:val="none" w:sz="0" w:space="0" w:color="auto"/>
                    <w:right w:val="none" w:sz="0" w:space="0" w:color="auto"/>
                  </w:divBdr>
                </w:div>
                <w:div w:id="709690785">
                  <w:marLeft w:val="0"/>
                  <w:marRight w:val="0"/>
                  <w:marTop w:val="0"/>
                  <w:marBottom w:val="0"/>
                  <w:divBdr>
                    <w:top w:val="none" w:sz="0" w:space="0" w:color="auto"/>
                    <w:left w:val="none" w:sz="0" w:space="0" w:color="auto"/>
                    <w:bottom w:val="none" w:sz="0" w:space="0" w:color="auto"/>
                    <w:right w:val="none" w:sz="0" w:space="0" w:color="auto"/>
                  </w:divBdr>
                </w:div>
                <w:div w:id="711349290">
                  <w:marLeft w:val="0"/>
                  <w:marRight w:val="0"/>
                  <w:marTop w:val="0"/>
                  <w:marBottom w:val="0"/>
                  <w:divBdr>
                    <w:top w:val="none" w:sz="0" w:space="0" w:color="auto"/>
                    <w:left w:val="none" w:sz="0" w:space="0" w:color="auto"/>
                    <w:bottom w:val="none" w:sz="0" w:space="0" w:color="auto"/>
                    <w:right w:val="none" w:sz="0" w:space="0" w:color="auto"/>
                  </w:divBdr>
                </w:div>
                <w:div w:id="712539728">
                  <w:marLeft w:val="0"/>
                  <w:marRight w:val="0"/>
                  <w:marTop w:val="0"/>
                  <w:marBottom w:val="0"/>
                  <w:divBdr>
                    <w:top w:val="none" w:sz="0" w:space="0" w:color="auto"/>
                    <w:left w:val="none" w:sz="0" w:space="0" w:color="auto"/>
                    <w:bottom w:val="none" w:sz="0" w:space="0" w:color="auto"/>
                    <w:right w:val="none" w:sz="0" w:space="0" w:color="auto"/>
                  </w:divBdr>
                </w:div>
                <w:div w:id="712777329">
                  <w:marLeft w:val="0"/>
                  <w:marRight w:val="0"/>
                  <w:marTop w:val="0"/>
                  <w:marBottom w:val="0"/>
                  <w:divBdr>
                    <w:top w:val="none" w:sz="0" w:space="0" w:color="auto"/>
                    <w:left w:val="none" w:sz="0" w:space="0" w:color="auto"/>
                    <w:bottom w:val="none" w:sz="0" w:space="0" w:color="auto"/>
                    <w:right w:val="none" w:sz="0" w:space="0" w:color="auto"/>
                  </w:divBdr>
                </w:div>
                <w:div w:id="712852050">
                  <w:marLeft w:val="0"/>
                  <w:marRight w:val="0"/>
                  <w:marTop w:val="0"/>
                  <w:marBottom w:val="0"/>
                  <w:divBdr>
                    <w:top w:val="none" w:sz="0" w:space="0" w:color="auto"/>
                    <w:left w:val="none" w:sz="0" w:space="0" w:color="auto"/>
                    <w:bottom w:val="none" w:sz="0" w:space="0" w:color="auto"/>
                    <w:right w:val="none" w:sz="0" w:space="0" w:color="auto"/>
                  </w:divBdr>
                </w:div>
                <w:div w:id="713122012">
                  <w:marLeft w:val="0"/>
                  <w:marRight w:val="0"/>
                  <w:marTop w:val="0"/>
                  <w:marBottom w:val="0"/>
                  <w:divBdr>
                    <w:top w:val="none" w:sz="0" w:space="0" w:color="auto"/>
                    <w:left w:val="none" w:sz="0" w:space="0" w:color="auto"/>
                    <w:bottom w:val="none" w:sz="0" w:space="0" w:color="auto"/>
                    <w:right w:val="none" w:sz="0" w:space="0" w:color="auto"/>
                  </w:divBdr>
                </w:div>
                <w:div w:id="714039080">
                  <w:marLeft w:val="0"/>
                  <w:marRight w:val="0"/>
                  <w:marTop w:val="0"/>
                  <w:marBottom w:val="0"/>
                  <w:divBdr>
                    <w:top w:val="none" w:sz="0" w:space="0" w:color="auto"/>
                    <w:left w:val="none" w:sz="0" w:space="0" w:color="auto"/>
                    <w:bottom w:val="none" w:sz="0" w:space="0" w:color="auto"/>
                    <w:right w:val="none" w:sz="0" w:space="0" w:color="auto"/>
                  </w:divBdr>
                </w:div>
                <w:div w:id="714504438">
                  <w:marLeft w:val="0"/>
                  <w:marRight w:val="0"/>
                  <w:marTop w:val="0"/>
                  <w:marBottom w:val="0"/>
                  <w:divBdr>
                    <w:top w:val="none" w:sz="0" w:space="0" w:color="auto"/>
                    <w:left w:val="none" w:sz="0" w:space="0" w:color="auto"/>
                    <w:bottom w:val="none" w:sz="0" w:space="0" w:color="auto"/>
                    <w:right w:val="none" w:sz="0" w:space="0" w:color="auto"/>
                  </w:divBdr>
                </w:div>
                <w:div w:id="714694142">
                  <w:marLeft w:val="0"/>
                  <w:marRight w:val="0"/>
                  <w:marTop w:val="0"/>
                  <w:marBottom w:val="0"/>
                  <w:divBdr>
                    <w:top w:val="none" w:sz="0" w:space="0" w:color="auto"/>
                    <w:left w:val="none" w:sz="0" w:space="0" w:color="auto"/>
                    <w:bottom w:val="none" w:sz="0" w:space="0" w:color="auto"/>
                    <w:right w:val="none" w:sz="0" w:space="0" w:color="auto"/>
                  </w:divBdr>
                </w:div>
                <w:div w:id="714694267">
                  <w:marLeft w:val="0"/>
                  <w:marRight w:val="0"/>
                  <w:marTop w:val="0"/>
                  <w:marBottom w:val="0"/>
                  <w:divBdr>
                    <w:top w:val="none" w:sz="0" w:space="0" w:color="auto"/>
                    <w:left w:val="none" w:sz="0" w:space="0" w:color="auto"/>
                    <w:bottom w:val="none" w:sz="0" w:space="0" w:color="auto"/>
                    <w:right w:val="none" w:sz="0" w:space="0" w:color="auto"/>
                  </w:divBdr>
                </w:div>
                <w:div w:id="715592699">
                  <w:marLeft w:val="0"/>
                  <w:marRight w:val="0"/>
                  <w:marTop w:val="0"/>
                  <w:marBottom w:val="0"/>
                  <w:divBdr>
                    <w:top w:val="none" w:sz="0" w:space="0" w:color="auto"/>
                    <w:left w:val="none" w:sz="0" w:space="0" w:color="auto"/>
                    <w:bottom w:val="none" w:sz="0" w:space="0" w:color="auto"/>
                    <w:right w:val="none" w:sz="0" w:space="0" w:color="auto"/>
                  </w:divBdr>
                </w:div>
                <w:div w:id="715735125">
                  <w:marLeft w:val="0"/>
                  <w:marRight w:val="0"/>
                  <w:marTop w:val="0"/>
                  <w:marBottom w:val="0"/>
                  <w:divBdr>
                    <w:top w:val="none" w:sz="0" w:space="0" w:color="auto"/>
                    <w:left w:val="none" w:sz="0" w:space="0" w:color="auto"/>
                    <w:bottom w:val="none" w:sz="0" w:space="0" w:color="auto"/>
                    <w:right w:val="none" w:sz="0" w:space="0" w:color="auto"/>
                  </w:divBdr>
                </w:div>
                <w:div w:id="716202890">
                  <w:marLeft w:val="0"/>
                  <w:marRight w:val="0"/>
                  <w:marTop w:val="0"/>
                  <w:marBottom w:val="0"/>
                  <w:divBdr>
                    <w:top w:val="none" w:sz="0" w:space="0" w:color="auto"/>
                    <w:left w:val="none" w:sz="0" w:space="0" w:color="auto"/>
                    <w:bottom w:val="none" w:sz="0" w:space="0" w:color="auto"/>
                    <w:right w:val="none" w:sz="0" w:space="0" w:color="auto"/>
                  </w:divBdr>
                </w:div>
                <w:div w:id="716317376">
                  <w:marLeft w:val="0"/>
                  <w:marRight w:val="0"/>
                  <w:marTop w:val="0"/>
                  <w:marBottom w:val="0"/>
                  <w:divBdr>
                    <w:top w:val="none" w:sz="0" w:space="0" w:color="auto"/>
                    <w:left w:val="none" w:sz="0" w:space="0" w:color="auto"/>
                    <w:bottom w:val="none" w:sz="0" w:space="0" w:color="auto"/>
                    <w:right w:val="none" w:sz="0" w:space="0" w:color="auto"/>
                  </w:divBdr>
                </w:div>
                <w:div w:id="717365396">
                  <w:marLeft w:val="0"/>
                  <w:marRight w:val="0"/>
                  <w:marTop w:val="0"/>
                  <w:marBottom w:val="0"/>
                  <w:divBdr>
                    <w:top w:val="none" w:sz="0" w:space="0" w:color="auto"/>
                    <w:left w:val="none" w:sz="0" w:space="0" w:color="auto"/>
                    <w:bottom w:val="none" w:sz="0" w:space="0" w:color="auto"/>
                    <w:right w:val="none" w:sz="0" w:space="0" w:color="auto"/>
                  </w:divBdr>
                </w:div>
                <w:div w:id="717627522">
                  <w:marLeft w:val="0"/>
                  <w:marRight w:val="0"/>
                  <w:marTop w:val="0"/>
                  <w:marBottom w:val="0"/>
                  <w:divBdr>
                    <w:top w:val="none" w:sz="0" w:space="0" w:color="auto"/>
                    <w:left w:val="none" w:sz="0" w:space="0" w:color="auto"/>
                    <w:bottom w:val="none" w:sz="0" w:space="0" w:color="auto"/>
                    <w:right w:val="none" w:sz="0" w:space="0" w:color="auto"/>
                  </w:divBdr>
                </w:div>
                <w:div w:id="717776748">
                  <w:marLeft w:val="0"/>
                  <w:marRight w:val="0"/>
                  <w:marTop w:val="0"/>
                  <w:marBottom w:val="0"/>
                  <w:divBdr>
                    <w:top w:val="none" w:sz="0" w:space="0" w:color="auto"/>
                    <w:left w:val="none" w:sz="0" w:space="0" w:color="auto"/>
                    <w:bottom w:val="none" w:sz="0" w:space="0" w:color="auto"/>
                    <w:right w:val="none" w:sz="0" w:space="0" w:color="auto"/>
                  </w:divBdr>
                </w:div>
                <w:div w:id="718210355">
                  <w:marLeft w:val="0"/>
                  <w:marRight w:val="0"/>
                  <w:marTop w:val="0"/>
                  <w:marBottom w:val="0"/>
                  <w:divBdr>
                    <w:top w:val="none" w:sz="0" w:space="0" w:color="auto"/>
                    <w:left w:val="none" w:sz="0" w:space="0" w:color="auto"/>
                    <w:bottom w:val="none" w:sz="0" w:space="0" w:color="auto"/>
                    <w:right w:val="none" w:sz="0" w:space="0" w:color="auto"/>
                  </w:divBdr>
                </w:div>
                <w:div w:id="718480780">
                  <w:marLeft w:val="0"/>
                  <w:marRight w:val="0"/>
                  <w:marTop w:val="0"/>
                  <w:marBottom w:val="0"/>
                  <w:divBdr>
                    <w:top w:val="none" w:sz="0" w:space="0" w:color="auto"/>
                    <w:left w:val="none" w:sz="0" w:space="0" w:color="auto"/>
                    <w:bottom w:val="none" w:sz="0" w:space="0" w:color="auto"/>
                    <w:right w:val="none" w:sz="0" w:space="0" w:color="auto"/>
                  </w:divBdr>
                </w:div>
                <w:div w:id="718866977">
                  <w:marLeft w:val="0"/>
                  <w:marRight w:val="0"/>
                  <w:marTop w:val="0"/>
                  <w:marBottom w:val="0"/>
                  <w:divBdr>
                    <w:top w:val="none" w:sz="0" w:space="0" w:color="auto"/>
                    <w:left w:val="none" w:sz="0" w:space="0" w:color="auto"/>
                    <w:bottom w:val="none" w:sz="0" w:space="0" w:color="auto"/>
                    <w:right w:val="none" w:sz="0" w:space="0" w:color="auto"/>
                  </w:divBdr>
                </w:div>
                <w:div w:id="718867331">
                  <w:marLeft w:val="0"/>
                  <w:marRight w:val="0"/>
                  <w:marTop w:val="0"/>
                  <w:marBottom w:val="0"/>
                  <w:divBdr>
                    <w:top w:val="none" w:sz="0" w:space="0" w:color="auto"/>
                    <w:left w:val="none" w:sz="0" w:space="0" w:color="auto"/>
                    <w:bottom w:val="none" w:sz="0" w:space="0" w:color="auto"/>
                    <w:right w:val="none" w:sz="0" w:space="0" w:color="auto"/>
                  </w:divBdr>
                </w:div>
                <w:div w:id="719672163">
                  <w:marLeft w:val="0"/>
                  <w:marRight w:val="0"/>
                  <w:marTop w:val="0"/>
                  <w:marBottom w:val="0"/>
                  <w:divBdr>
                    <w:top w:val="none" w:sz="0" w:space="0" w:color="auto"/>
                    <w:left w:val="none" w:sz="0" w:space="0" w:color="auto"/>
                    <w:bottom w:val="none" w:sz="0" w:space="0" w:color="auto"/>
                    <w:right w:val="none" w:sz="0" w:space="0" w:color="auto"/>
                  </w:divBdr>
                </w:div>
                <w:div w:id="720598417">
                  <w:marLeft w:val="0"/>
                  <w:marRight w:val="0"/>
                  <w:marTop w:val="0"/>
                  <w:marBottom w:val="0"/>
                  <w:divBdr>
                    <w:top w:val="none" w:sz="0" w:space="0" w:color="auto"/>
                    <w:left w:val="none" w:sz="0" w:space="0" w:color="auto"/>
                    <w:bottom w:val="none" w:sz="0" w:space="0" w:color="auto"/>
                    <w:right w:val="none" w:sz="0" w:space="0" w:color="auto"/>
                  </w:divBdr>
                </w:div>
                <w:div w:id="722022864">
                  <w:marLeft w:val="0"/>
                  <w:marRight w:val="0"/>
                  <w:marTop w:val="0"/>
                  <w:marBottom w:val="0"/>
                  <w:divBdr>
                    <w:top w:val="none" w:sz="0" w:space="0" w:color="auto"/>
                    <w:left w:val="none" w:sz="0" w:space="0" w:color="auto"/>
                    <w:bottom w:val="none" w:sz="0" w:space="0" w:color="auto"/>
                    <w:right w:val="none" w:sz="0" w:space="0" w:color="auto"/>
                  </w:divBdr>
                </w:div>
                <w:div w:id="722220267">
                  <w:marLeft w:val="0"/>
                  <w:marRight w:val="0"/>
                  <w:marTop w:val="0"/>
                  <w:marBottom w:val="0"/>
                  <w:divBdr>
                    <w:top w:val="none" w:sz="0" w:space="0" w:color="auto"/>
                    <w:left w:val="none" w:sz="0" w:space="0" w:color="auto"/>
                    <w:bottom w:val="none" w:sz="0" w:space="0" w:color="auto"/>
                    <w:right w:val="none" w:sz="0" w:space="0" w:color="auto"/>
                  </w:divBdr>
                </w:div>
                <w:div w:id="722368635">
                  <w:marLeft w:val="0"/>
                  <w:marRight w:val="0"/>
                  <w:marTop w:val="0"/>
                  <w:marBottom w:val="0"/>
                  <w:divBdr>
                    <w:top w:val="none" w:sz="0" w:space="0" w:color="auto"/>
                    <w:left w:val="none" w:sz="0" w:space="0" w:color="auto"/>
                    <w:bottom w:val="none" w:sz="0" w:space="0" w:color="auto"/>
                    <w:right w:val="none" w:sz="0" w:space="0" w:color="auto"/>
                  </w:divBdr>
                </w:div>
                <w:div w:id="722414270">
                  <w:marLeft w:val="0"/>
                  <w:marRight w:val="0"/>
                  <w:marTop w:val="0"/>
                  <w:marBottom w:val="0"/>
                  <w:divBdr>
                    <w:top w:val="none" w:sz="0" w:space="0" w:color="auto"/>
                    <w:left w:val="none" w:sz="0" w:space="0" w:color="auto"/>
                    <w:bottom w:val="none" w:sz="0" w:space="0" w:color="auto"/>
                    <w:right w:val="none" w:sz="0" w:space="0" w:color="auto"/>
                  </w:divBdr>
                </w:div>
                <w:div w:id="723213548">
                  <w:marLeft w:val="0"/>
                  <w:marRight w:val="0"/>
                  <w:marTop w:val="0"/>
                  <w:marBottom w:val="0"/>
                  <w:divBdr>
                    <w:top w:val="none" w:sz="0" w:space="0" w:color="auto"/>
                    <w:left w:val="none" w:sz="0" w:space="0" w:color="auto"/>
                    <w:bottom w:val="none" w:sz="0" w:space="0" w:color="auto"/>
                    <w:right w:val="none" w:sz="0" w:space="0" w:color="auto"/>
                  </w:divBdr>
                </w:div>
                <w:div w:id="723329502">
                  <w:marLeft w:val="0"/>
                  <w:marRight w:val="0"/>
                  <w:marTop w:val="0"/>
                  <w:marBottom w:val="0"/>
                  <w:divBdr>
                    <w:top w:val="none" w:sz="0" w:space="0" w:color="auto"/>
                    <w:left w:val="none" w:sz="0" w:space="0" w:color="auto"/>
                    <w:bottom w:val="none" w:sz="0" w:space="0" w:color="auto"/>
                    <w:right w:val="none" w:sz="0" w:space="0" w:color="auto"/>
                  </w:divBdr>
                </w:div>
                <w:div w:id="723335956">
                  <w:marLeft w:val="0"/>
                  <w:marRight w:val="0"/>
                  <w:marTop w:val="0"/>
                  <w:marBottom w:val="0"/>
                  <w:divBdr>
                    <w:top w:val="none" w:sz="0" w:space="0" w:color="auto"/>
                    <w:left w:val="none" w:sz="0" w:space="0" w:color="auto"/>
                    <w:bottom w:val="none" w:sz="0" w:space="0" w:color="auto"/>
                    <w:right w:val="none" w:sz="0" w:space="0" w:color="auto"/>
                  </w:divBdr>
                </w:div>
                <w:div w:id="723942256">
                  <w:marLeft w:val="0"/>
                  <w:marRight w:val="0"/>
                  <w:marTop w:val="0"/>
                  <w:marBottom w:val="0"/>
                  <w:divBdr>
                    <w:top w:val="none" w:sz="0" w:space="0" w:color="auto"/>
                    <w:left w:val="none" w:sz="0" w:space="0" w:color="auto"/>
                    <w:bottom w:val="none" w:sz="0" w:space="0" w:color="auto"/>
                    <w:right w:val="none" w:sz="0" w:space="0" w:color="auto"/>
                  </w:divBdr>
                </w:div>
                <w:div w:id="724837105">
                  <w:marLeft w:val="0"/>
                  <w:marRight w:val="0"/>
                  <w:marTop w:val="0"/>
                  <w:marBottom w:val="0"/>
                  <w:divBdr>
                    <w:top w:val="none" w:sz="0" w:space="0" w:color="auto"/>
                    <w:left w:val="none" w:sz="0" w:space="0" w:color="auto"/>
                    <w:bottom w:val="none" w:sz="0" w:space="0" w:color="auto"/>
                    <w:right w:val="none" w:sz="0" w:space="0" w:color="auto"/>
                  </w:divBdr>
                </w:div>
                <w:div w:id="725883099">
                  <w:marLeft w:val="0"/>
                  <w:marRight w:val="0"/>
                  <w:marTop w:val="0"/>
                  <w:marBottom w:val="0"/>
                  <w:divBdr>
                    <w:top w:val="none" w:sz="0" w:space="0" w:color="auto"/>
                    <w:left w:val="none" w:sz="0" w:space="0" w:color="auto"/>
                    <w:bottom w:val="none" w:sz="0" w:space="0" w:color="auto"/>
                    <w:right w:val="none" w:sz="0" w:space="0" w:color="auto"/>
                  </w:divBdr>
                </w:div>
                <w:div w:id="726228261">
                  <w:marLeft w:val="0"/>
                  <w:marRight w:val="0"/>
                  <w:marTop w:val="0"/>
                  <w:marBottom w:val="0"/>
                  <w:divBdr>
                    <w:top w:val="none" w:sz="0" w:space="0" w:color="auto"/>
                    <w:left w:val="none" w:sz="0" w:space="0" w:color="auto"/>
                    <w:bottom w:val="none" w:sz="0" w:space="0" w:color="auto"/>
                    <w:right w:val="none" w:sz="0" w:space="0" w:color="auto"/>
                  </w:divBdr>
                </w:div>
                <w:div w:id="726495909">
                  <w:marLeft w:val="0"/>
                  <w:marRight w:val="0"/>
                  <w:marTop w:val="0"/>
                  <w:marBottom w:val="0"/>
                  <w:divBdr>
                    <w:top w:val="none" w:sz="0" w:space="0" w:color="auto"/>
                    <w:left w:val="none" w:sz="0" w:space="0" w:color="auto"/>
                    <w:bottom w:val="none" w:sz="0" w:space="0" w:color="auto"/>
                    <w:right w:val="none" w:sz="0" w:space="0" w:color="auto"/>
                  </w:divBdr>
                </w:div>
                <w:div w:id="726682978">
                  <w:marLeft w:val="0"/>
                  <w:marRight w:val="0"/>
                  <w:marTop w:val="0"/>
                  <w:marBottom w:val="0"/>
                  <w:divBdr>
                    <w:top w:val="none" w:sz="0" w:space="0" w:color="auto"/>
                    <w:left w:val="none" w:sz="0" w:space="0" w:color="auto"/>
                    <w:bottom w:val="none" w:sz="0" w:space="0" w:color="auto"/>
                    <w:right w:val="none" w:sz="0" w:space="0" w:color="auto"/>
                  </w:divBdr>
                </w:div>
                <w:div w:id="727387591">
                  <w:marLeft w:val="0"/>
                  <w:marRight w:val="0"/>
                  <w:marTop w:val="0"/>
                  <w:marBottom w:val="0"/>
                  <w:divBdr>
                    <w:top w:val="none" w:sz="0" w:space="0" w:color="auto"/>
                    <w:left w:val="none" w:sz="0" w:space="0" w:color="auto"/>
                    <w:bottom w:val="none" w:sz="0" w:space="0" w:color="auto"/>
                    <w:right w:val="none" w:sz="0" w:space="0" w:color="auto"/>
                  </w:divBdr>
                </w:div>
                <w:div w:id="728109167">
                  <w:marLeft w:val="0"/>
                  <w:marRight w:val="0"/>
                  <w:marTop w:val="0"/>
                  <w:marBottom w:val="0"/>
                  <w:divBdr>
                    <w:top w:val="none" w:sz="0" w:space="0" w:color="auto"/>
                    <w:left w:val="none" w:sz="0" w:space="0" w:color="auto"/>
                    <w:bottom w:val="none" w:sz="0" w:space="0" w:color="auto"/>
                    <w:right w:val="none" w:sz="0" w:space="0" w:color="auto"/>
                  </w:divBdr>
                </w:div>
                <w:div w:id="728917845">
                  <w:marLeft w:val="0"/>
                  <w:marRight w:val="0"/>
                  <w:marTop w:val="0"/>
                  <w:marBottom w:val="0"/>
                  <w:divBdr>
                    <w:top w:val="none" w:sz="0" w:space="0" w:color="auto"/>
                    <w:left w:val="none" w:sz="0" w:space="0" w:color="auto"/>
                    <w:bottom w:val="none" w:sz="0" w:space="0" w:color="auto"/>
                    <w:right w:val="none" w:sz="0" w:space="0" w:color="auto"/>
                  </w:divBdr>
                </w:div>
                <w:div w:id="730465423">
                  <w:marLeft w:val="0"/>
                  <w:marRight w:val="0"/>
                  <w:marTop w:val="0"/>
                  <w:marBottom w:val="0"/>
                  <w:divBdr>
                    <w:top w:val="none" w:sz="0" w:space="0" w:color="auto"/>
                    <w:left w:val="none" w:sz="0" w:space="0" w:color="auto"/>
                    <w:bottom w:val="none" w:sz="0" w:space="0" w:color="auto"/>
                    <w:right w:val="none" w:sz="0" w:space="0" w:color="auto"/>
                  </w:divBdr>
                </w:div>
                <w:div w:id="730693441">
                  <w:marLeft w:val="0"/>
                  <w:marRight w:val="0"/>
                  <w:marTop w:val="0"/>
                  <w:marBottom w:val="0"/>
                  <w:divBdr>
                    <w:top w:val="none" w:sz="0" w:space="0" w:color="auto"/>
                    <w:left w:val="none" w:sz="0" w:space="0" w:color="auto"/>
                    <w:bottom w:val="none" w:sz="0" w:space="0" w:color="auto"/>
                    <w:right w:val="none" w:sz="0" w:space="0" w:color="auto"/>
                  </w:divBdr>
                </w:div>
                <w:div w:id="730806440">
                  <w:marLeft w:val="0"/>
                  <w:marRight w:val="0"/>
                  <w:marTop w:val="0"/>
                  <w:marBottom w:val="0"/>
                  <w:divBdr>
                    <w:top w:val="none" w:sz="0" w:space="0" w:color="auto"/>
                    <w:left w:val="none" w:sz="0" w:space="0" w:color="auto"/>
                    <w:bottom w:val="none" w:sz="0" w:space="0" w:color="auto"/>
                    <w:right w:val="none" w:sz="0" w:space="0" w:color="auto"/>
                  </w:divBdr>
                </w:div>
                <w:div w:id="732847112">
                  <w:marLeft w:val="0"/>
                  <w:marRight w:val="0"/>
                  <w:marTop w:val="0"/>
                  <w:marBottom w:val="0"/>
                  <w:divBdr>
                    <w:top w:val="none" w:sz="0" w:space="0" w:color="auto"/>
                    <w:left w:val="none" w:sz="0" w:space="0" w:color="auto"/>
                    <w:bottom w:val="none" w:sz="0" w:space="0" w:color="auto"/>
                    <w:right w:val="none" w:sz="0" w:space="0" w:color="auto"/>
                  </w:divBdr>
                </w:div>
                <w:div w:id="733091173">
                  <w:marLeft w:val="0"/>
                  <w:marRight w:val="0"/>
                  <w:marTop w:val="0"/>
                  <w:marBottom w:val="0"/>
                  <w:divBdr>
                    <w:top w:val="none" w:sz="0" w:space="0" w:color="auto"/>
                    <w:left w:val="none" w:sz="0" w:space="0" w:color="auto"/>
                    <w:bottom w:val="none" w:sz="0" w:space="0" w:color="auto"/>
                    <w:right w:val="none" w:sz="0" w:space="0" w:color="auto"/>
                  </w:divBdr>
                </w:div>
                <w:div w:id="733310483">
                  <w:marLeft w:val="0"/>
                  <w:marRight w:val="0"/>
                  <w:marTop w:val="0"/>
                  <w:marBottom w:val="0"/>
                  <w:divBdr>
                    <w:top w:val="none" w:sz="0" w:space="0" w:color="auto"/>
                    <w:left w:val="none" w:sz="0" w:space="0" w:color="auto"/>
                    <w:bottom w:val="none" w:sz="0" w:space="0" w:color="auto"/>
                    <w:right w:val="none" w:sz="0" w:space="0" w:color="auto"/>
                  </w:divBdr>
                </w:div>
                <w:div w:id="733354353">
                  <w:marLeft w:val="0"/>
                  <w:marRight w:val="0"/>
                  <w:marTop w:val="0"/>
                  <w:marBottom w:val="0"/>
                  <w:divBdr>
                    <w:top w:val="none" w:sz="0" w:space="0" w:color="auto"/>
                    <w:left w:val="none" w:sz="0" w:space="0" w:color="auto"/>
                    <w:bottom w:val="none" w:sz="0" w:space="0" w:color="auto"/>
                    <w:right w:val="none" w:sz="0" w:space="0" w:color="auto"/>
                  </w:divBdr>
                </w:div>
                <w:div w:id="733430290">
                  <w:marLeft w:val="0"/>
                  <w:marRight w:val="0"/>
                  <w:marTop w:val="0"/>
                  <w:marBottom w:val="0"/>
                  <w:divBdr>
                    <w:top w:val="none" w:sz="0" w:space="0" w:color="auto"/>
                    <w:left w:val="none" w:sz="0" w:space="0" w:color="auto"/>
                    <w:bottom w:val="none" w:sz="0" w:space="0" w:color="auto"/>
                    <w:right w:val="none" w:sz="0" w:space="0" w:color="auto"/>
                  </w:divBdr>
                </w:div>
                <w:div w:id="734354777">
                  <w:marLeft w:val="0"/>
                  <w:marRight w:val="0"/>
                  <w:marTop w:val="0"/>
                  <w:marBottom w:val="0"/>
                  <w:divBdr>
                    <w:top w:val="none" w:sz="0" w:space="0" w:color="auto"/>
                    <w:left w:val="none" w:sz="0" w:space="0" w:color="auto"/>
                    <w:bottom w:val="none" w:sz="0" w:space="0" w:color="auto"/>
                    <w:right w:val="none" w:sz="0" w:space="0" w:color="auto"/>
                  </w:divBdr>
                </w:div>
                <w:div w:id="734594011">
                  <w:marLeft w:val="0"/>
                  <w:marRight w:val="0"/>
                  <w:marTop w:val="0"/>
                  <w:marBottom w:val="0"/>
                  <w:divBdr>
                    <w:top w:val="none" w:sz="0" w:space="0" w:color="auto"/>
                    <w:left w:val="none" w:sz="0" w:space="0" w:color="auto"/>
                    <w:bottom w:val="none" w:sz="0" w:space="0" w:color="auto"/>
                    <w:right w:val="none" w:sz="0" w:space="0" w:color="auto"/>
                  </w:divBdr>
                </w:div>
                <w:div w:id="735863329">
                  <w:marLeft w:val="0"/>
                  <w:marRight w:val="0"/>
                  <w:marTop w:val="0"/>
                  <w:marBottom w:val="0"/>
                  <w:divBdr>
                    <w:top w:val="none" w:sz="0" w:space="0" w:color="auto"/>
                    <w:left w:val="none" w:sz="0" w:space="0" w:color="auto"/>
                    <w:bottom w:val="none" w:sz="0" w:space="0" w:color="auto"/>
                    <w:right w:val="none" w:sz="0" w:space="0" w:color="auto"/>
                  </w:divBdr>
                </w:div>
                <w:div w:id="736589354">
                  <w:marLeft w:val="0"/>
                  <w:marRight w:val="0"/>
                  <w:marTop w:val="0"/>
                  <w:marBottom w:val="0"/>
                  <w:divBdr>
                    <w:top w:val="none" w:sz="0" w:space="0" w:color="auto"/>
                    <w:left w:val="none" w:sz="0" w:space="0" w:color="auto"/>
                    <w:bottom w:val="none" w:sz="0" w:space="0" w:color="auto"/>
                    <w:right w:val="none" w:sz="0" w:space="0" w:color="auto"/>
                  </w:divBdr>
                </w:div>
                <w:div w:id="737359893">
                  <w:marLeft w:val="0"/>
                  <w:marRight w:val="0"/>
                  <w:marTop w:val="0"/>
                  <w:marBottom w:val="0"/>
                  <w:divBdr>
                    <w:top w:val="none" w:sz="0" w:space="0" w:color="auto"/>
                    <w:left w:val="none" w:sz="0" w:space="0" w:color="auto"/>
                    <w:bottom w:val="none" w:sz="0" w:space="0" w:color="auto"/>
                    <w:right w:val="none" w:sz="0" w:space="0" w:color="auto"/>
                  </w:divBdr>
                </w:div>
                <w:div w:id="738751248">
                  <w:marLeft w:val="0"/>
                  <w:marRight w:val="0"/>
                  <w:marTop w:val="0"/>
                  <w:marBottom w:val="0"/>
                  <w:divBdr>
                    <w:top w:val="none" w:sz="0" w:space="0" w:color="auto"/>
                    <w:left w:val="none" w:sz="0" w:space="0" w:color="auto"/>
                    <w:bottom w:val="none" w:sz="0" w:space="0" w:color="auto"/>
                    <w:right w:val="none" w:sz="0" w:space="0" w:color="auto"/>
                  </w:divBdr>
                </w:div>
                <w:div w:id="739597840">
                  <w:marLeft w:val="0"/>
                  <w:marRight w:val="0"/>
                  <w:marTop w:val="0"/>
                  <w:marBottom w:val="0"/>
                  <w:divBdr>
                    <w:top w:val="none" w:sz="0" w:space="0" w:color="auto"/>
                    <w:left w:val="none" w:sz="0" w:space="0" w:color="auto"/>
                    <w:bottom w:val="none" w:sz="0" w:space="0" w:color="auto"/>
                    <w:right w:val="none" w:sz="0" w:space="0" w:color="auto"/>
                  </w:divBdr>
                </w:div>
                <w:div w:id="739837802">
                  <w:marLeft w:val="0"/>
                  <w:marRight w:val="0"/>
                  <w:marTop w:val="0"/>
                  <w:marBottom w:val="0"/>
                  <w:divBdr>
                    <w:top w:val="none" w:sz="0" w:space="0" w:color="auto"/>
                    <w:left w:val="none" w:sz="0" w:space="0" w:color="auto"/>
                    <w:bottom w:val="none" w:sz="0" w:space="0" w:color="auto"/>
                    <w:right w:val="none" w:sz="0" w:space="0" w:color="auto"/>
                  </w:divBdr>
                </w:div>
                <w:div w:id="740296751">
                  <w:marLeft w:val="0"/>
                  <w:marRight w:val="0"/>
                  <w:marTop w:val="0"/>
                  <w:marBottom w:val="0"/>
                  <w:divBdr>
                    <w:top w:val="none" w:sz="0" w:space="0" w:color="auto"/>
                    <w:left w:val="none" w:sz="0" w:space="0" w:color="auto"/>
                    <w:bottom w:val="none" w:sz="0" w:space="0" w:color="auto"/>
                    <w:right w:val="none" w:sz="0" w:space="0" w:color="auto"/>
                  </w:divBdr>
                </w:div>
                <w:div w:id="740368372">
                  <w:marLeft w:val="0"/>
                  <w:marRight w:val="0"/>
                  <w:marTop w:val="0"/>
                  <w:marBottom w:val="0"/>
                  <w:divBdr>
                    <w:top w:val="none" w:sz="0" w:space="0" w:color="auto"/>
                    <w:left w:val="none" w:sz="0" w:space="0" w:color="auto"/>
                    <w:bottom w:val="none" w:sz="0" w:space="0" w:color="auto"/>
                    <w:right w:val="none" w:sz="0" w:space="0" w:color="auto"/>
                  </w:divBdr>
                </w:div>
                <w:div w:id="740566613">
                  <w:marLeft w:val="0"/>
                  <w:marRight w:val="0"/>
                  <w:marTop w:val="0"/>
                  <w:marBottom w:val="0"/>
                  <w:divBdr>
                    <w:top w:val="none" w:sz="0" w:space="0" w:color="auto"/>
                    <w:left w:val="none" w:sz="0" w:space="0" w:color="auto"/>
                    <w:bottom w:val="none" w:sz="0" w:space="0" w:color="auto"/>
                    <w:right w:val="none" w:sz="0" w:space="0" w:color="auto"/>
                  </w:divBdr>
                </w:div>
                <w:div w:id="741368959">
                  <w:marLeft w:val="0"/>
                  <w:marRight w:val="0"/>
                  <w:marTop w:val="0"/>
                  <w:marBottom w:val="0"/>
                  <w:divBdr>
                    <w:top w:val="none" w:sz="0" w:space="0" w:color="auto"/>
                    <w:left w:val="none" w:sz="0" w:space="0" w:color="auto"/>
                    <w:bottom w:val="none" w:sz="0" w:space="0" w:color="auto"/>
                    <w:right w:val="none" w:sz="0" w:space="0" w:color="auto"/>
                  </w:divBdr>
                </w:div>
                <w:div w:id="741803104">
                  <w:marLeft w:val="0"/>
                  <w:marRight w:val="0"/>
                  <w:marTop w:val="0"/>
                  <w:marBottom w:val="0"/>
                  <w:divBdr>
                    <w:top w:val="none" w:sz="0" w:space="0" w:color="auto"/>
                    <w:left w:val="none" w:sz="0" w:space="0" w:color="auto"/>
                    <w:bottom w:val="none" w:sz="0" w:space="0" w:color="auto"/>
                    <w:right w:val="none" w:sz="0" w:space="0" w:color="auto"/>
                  </w:divBdr>
                </w:div>
                <w:div w:id="742945045">
                  <w:marLeft w:val="0"/>
                  <w:marRight w:val="0"/>
                  <w:marTop w:val="0"/>
                  <w:marBottom w:val="0"/>
                  <w:divBdr>
                    <w:top w:val="none" w:sz="0" w:space="0" w:color="auto"/>
                    <w:left w:val="none" w:sz="0" w:space="0" w:color="auto"/>
                    <w:bottom w:val="none" w:sz="0" w:space="0" w:color="auto"/>
                    <w:right w:val="none" w:sz="0" w:space="0" w:color="auto"/>
                  </w:divBdr>
                </w:div>
                <w:div w:id="744187369">
                  <w:marLeft w:val="0"/>
                  <w:marRight w:val="0"/>
                  <w:marTop w:val="0"/>
                  <w:marBottom w:val="0"/>
                  <w:divBdr>
                    <w:top w:val="none" w:sz="0" w:space="0" w:color="auto"/>
                    <w:left w:val="none" w:sz="0" w:space="0" w:color="auto"/>
                    <w:bottom w:val="none" w:sz="0" w:space="0" w:color="auto"/>
                    <w:right w:val="none" w:sz="0" w:space="0" w:color="auto"/>
                  </w:divBdr>
                </w:div>
                <w:div w:id="744835804">
                  <w:marLeft w:val="0"/>
                  <w:marRight w:val="0"/>
                  <w:marTop w:val="0"/>
                  <w:marBottom w:val="0"/>
                  <w:divBdr>
                    <w:top w:val="none" w:sz="0" w:space="0" w:color="auto"/>
                    <w:left w:val="none" w:sz="0" w:space="0" w:color="auto"/>
                    <w:bottom w:val="none" w:sz="0" w:space="0" w:color="auto"/>
                    <w:right w:val="none" w:sz="0" w:space="0" w:color="auto"/>
                  </w:divBdr>
                </w:div>
                <w:div w:id="744958711">
                  <w:marLeft w:val="0"/>
                  <w:marRight w:val="0"/>
                  <w:marTop w:val="0"/>
                  <w:marBottom w:val="0"/>
                  <w:divBdr>
                    <w:top w:val="none" w:sz="0" w:space="0" w:color="auto"/>
                    <w:left w:val="none" w:sz="0" w:space="0" w:color="auto"/>
                    <w:bottom w:val="none" w:sz="0" w:space="0" w:color="auto"/>
                    <w:right w:val="none" w:sz="0" w:space="0" w:color="auto"/>
                  </w:divBdr>
                </w:div>
                <w:div w:id="746153281">
                  <w:marLeft w:val="0"/>
                  <w:marRight w:val="0"/>
                  <w:marTop w:val="0"/>
                  <w:marBottom w:val="0"/>
                  <w:divBdr>
                    <w:top w:val="none" w:sz="0" w:space="0" w:color="auto"/>
                    <w:left w:val="none" w:sz="0" w:space="0" w:color="auto"/>
                    <w:bottom w:val="none" w:sz="0" w:space="0" w:color="auto"/>
                    <w:right w:val="none" w:sz="0" w:space="0" w:color="auto"/>
                  </w:divBdr>
                </w:div>
                <w:div w:id="746417328">
                  <w:marLeft w:val="0"/>
                  <w:marRight w:val="0"/>
                  <w:marTop w:val="0"/>
                  <w:marBottom w:val="0"/>
                  <w:divBdr>
                    <w:top w:val="none" w:sz="0" w:space="0" w:color="auto"/>
                    <w:left w:val="none" w:sz="0" w:space="0" w:color="auto"/>
                    <w:bottom w:val="none" w:sz="0" w:space="0" w:color="auto"/>
                    <w:right w:val="none" w:sz="0" w:space="0" w:color="auto"/>
                  </w:divBdr>
                </w:div>
                <w:div w:id="747725251">
                  <w:marLeft w:val="0"/>
                  <w:marRight w:val="0"/>
                  <w:marTop w:val="0"/>
                  <w:marBottom w:val="0"/>
                  <w:divBdr>
                    <w:top w:val="none" w:sz="0" w:space="0" w:color="auto"/>
                    <w:left w:val="none" w:sz="0" w:space="0" w:color="auto"/>
                    <w:bottom w:val="none" w:sz="0" w:space="0" w:color="auto"/>
                    <w:right w:val="none" w:sz="0" w:space="0" w:color="auto"/>
                  </w:divBdr>
                </w:div>
                <w:div w:id="749498815">
                  <w:marLeft w:val="0"/>
                  <w:marRight w:val="0"/>
                  <w:marTop w:val="0"/>
                  <w:marBottom w:val="0"/>
                  <w:divBdr>
                    <w:top w:val="none" w:sz="0" w:space="0" w:color="auto"/>
                    <w:left w:val="none" w:sz="0" w:space="0" w:color="auto"/>
                    <w:bottom w:val="none" w:sz="0" w:space="0" w:color="auto"/>
                    <w:right w:val="none" w:sz="0" w:space="0" w:color="auto"/>
                  </w:divBdr>
                </w:div>
                <w:div w:id="749617760">
                  <w:marLeft w:val="0"/>
                  <w:marRight w:val="0"/>
                  <w:marTop w:val="0"/>
                  <w:marBottom w:val="0"/>
                  <w:divBdr>
                    <w:top w:val="none" w:sz="0" w:space="0" w:color="auto"/>
                    <w:left w:val="none" w:sz="0" w:space="0" w:color="auto"/>
                    <w:bottom w:val="none" w:sz="0" w:space="0" w:color="auto"/>
                    <w:right w:val="none" w:sz="0" w:space="0" w:color="auto"/>
                  </w:divBdr>
                </w:div>
                <w:div w:id="749693311">
                  <w:marLeft w:val="0"/>
                  <w:marRight w:val="0"/>
                  <w:marTop w:val="0"/>
                  <w:marBottom w:val="0"/>
                  <w:divBdr>
                    <w:top w:val="none" w:sz="0" w:space="0" w:color="auto"/>
                    <w:left w:val="none" w:sz="0" w:space="0" w:color="auto"/>
                    <w:bottom w:val="none" w:sz="0" w:space="0" w:color="auto"/>
                    <w:right w:val="none" w:sz="0" w:space="0" w:color="auto"/>
                  </w:divBdr>
                </w:div>
                <w:div w:id="750085423">
                  <w:marLeft w:val="0"/>
                  <w:marRight w:val="0"/>
                  <w:marTop w:val="0"/>
                  <w:marBottom w:val="0"/>
                  <w:divBdr>
                    <w:top w:val="none" w:sz="0" w:space="0" w:color="auto"/>
                    <w:left w:val="none" w:sz="0" w:space="0" w:color="auto"/>
                    <w:bottom w:val="none" w:sz="0" w:space="0" w:color="auto"/>
                    <w:right w:val="none" w:sz="0" w:space="0" w:color="auto"/>
                  </w:divBdr>
                </w:div>
                <w:div w:id="750390584">
                  <w:marLeft w:val="0"/>
                  <w:marRight w:val="0"/>
                  <w:marTop w:val="0"/>
                  <w:marBottom w:val="0"/>
                  <w:divBdr>
                    <w:top w:val="none" w:sz="0" w:space="0" w:color="auto"/>
                    <w:left w:val="none" w:sz="0" w:space="0" w:color="auto"/>
                    <w:bottom w:val="none" w:sz="0" w:space="0" w:color="auto"/>
                    <w:right w:val="none" w:sz="0" w:space="0" w:color="auto"/>
                  </w:divBdr>
                </w:div>
                <w:div w:id="750665190">
                  <w:marLeft w:val="0"/>
                  <w:marRight w:val="0"/>
                  <w:marTop w:val="0"/>
                  <w:marBottom w:val="0"/>
                  <w:divBdr>
                    <w:top w:val="none" w:sz="0" w:space="0" w:color="auto"/>
                    <w:left w:val="none" w:sz="0" w:space="0" w:color="auto"/>
                    <w:bottom w:val="none" w:sz="0" w:space="0" w:color="auto"/>
                    <w:right w:val="none" w:sz="0" w:space="0" w:color="auto"/>
                  </w:divBdr>
                </w:div>
                <w:div w:id="750935361">
                  <w:marLeft w:val="0"/>
                  <w:marRight w:val="0"/>
                  <w:marTop w:val="0"/>
                  <w:marBottom w:val="0"/>
                  <w:divBdr>
                    <w:top w:val="none" w:sz="0" w:space="0" w:color="auto"/>
                    <w:left w:val="none" w:sz="0" w:space="0" w:color="auto"/>
                    <w:bottom w:val="none" w:sz="0" w:space="0" w:color="auto"/>
                    <w:right w:val="none" w:sz="0" w:space="0" w:color="auto"/>
                  </w:divBdr>
                </w:div>
                <w:div w:id="753672825">
                  <w:marLeft w:val="0"/>
                  <w:marRight w:val="0"/>
                  <w:marTop w:val="0"/>
                  <w:marBottom w:val="0"/>
                  <w:divBdr>
                    <w:top w:val="none" w:sz="0" w:space="0" w:color="auto"/>
                    <w:left w:val="none" w:sz="0" w:space="0" w:color="auto"/>
                    <w:bottom w:val="none" w:sz="0" w:space="0" w:color="auto"/>
                    <w:right w:val="none" w:sz="0" w:space="0" w:color="auto"/>
                  </w:divBdr>
                </w:div>
                <w:div w:id="753891585">
                  <w:marLeft w:val="0"/>
                  <w:marRight w:val="0"/>
                  <w:marTop w:val="0"/>
                  <w:marBottom w:val="0"/>
                  <w:divBdr>
                    <w:top w:val="none" w:sz="0" w:space="0" w:color="auto"/>
                    <w:left w:val="none" w:sz="0" w:space="0" w:color="auto"/>
                    <w:bottom w:val="none" w:sz="0" w:space="0" w:color="auto"/>
                    <w:right w:val="none" w:sz="0" w:space="0" w:color="auto"/>
                  </w:divBdr>
                </w:div>
                <w:div w:id="754596201">
                  <w:marLeft w:val="0"/>
                  <w:marRight w:val="0"/>
                  <w:marTop w:val="0"/>
                  <w:marBottom w:val="0"/>
                  <w:divBdr>
                    <w:top w:val="none" w:sz="0" w:space="0" w:color="auto"/>
                    <w:left w:val="none" w:sz="0" w:space="0" w:color="auto"/>
                    <w:bottom w:val="none" w:sz="0" w:space="0" w:color="auto"/>
                    <w:right w:val="none" w:sz="0" w:space="0" w:color="auto"/>
                  </w:divBdr>
                </w:div>
                <w:div w:id="758405615">
                  <w:marLeft w:val="0"/>
                  <w:marRight w:val="0"/>
                  <w:marTop w:val="0"/>
                  <w:marBottom w:val="0"/>
                  <w:divBdr>
                    <w:top w:val="none" w:sz="0" w:space="0" w:color="auto"/>
                    <w:left w:val="none" w:sz="0" w:space="0" w:color="auto"/>
                    <w:bottom w:val="none" w:sz="0" w:space="0" w:color="auto"/>
                    <w:right w:val="none" w:sz="0" w:space="0" w:color="auto"/>
                  </w:divBdr>
                </w:div>
                <w:div w:id="758521184">
                  <w:marLeft w:val="0"/>
                  <w:marRight w:val="0"/>
                  <w:marTop w:val="0"/>
                  <w:marBottom w:val="0"/>
                  <w:divBdr>
                    <w:top w:val="none" w:sz="0" w:space="0" w:color="auto"/>
                    <w:left w:val="none" w:sz="0" w:space="0" w:color="auto"/>
                    <w:bottom w:val="none" w:sz="0" w:space="0" w:color="auto"/>
                    <w:right w:val="none" w:sz="0" w:space="0" w:color="auto"/>
                  </w:divBdr>
                </w:div>
                <w:div w:id="758912047">
                  <w:marLeft w:val="0"/>
                  <w:marRight w:val="0"/>
                  <w:marTop w:val="0"/>
                  <w:marBottom w:val="0"/>
                  <w:divBdr>
                    <w:top w:val="none" w:sz="0" w:space="0" w:color="auto"/>
                    <w:left w:val="none" w:sz="0" w:space="0" w:color="auto"/>
                    <w:bottom w:val="none" w:sz="0" w:space="0" w:color="auto"/>
                    <w:right w:val="none" w:sz="0" w:space="0" w:color="auto"/>
                  </w:divBdr>
                </w:div>
                <w:div w:id="760370383">
                  <w:marLeft w:val="0"/>
                  <w:marRight w:val="0"/>
                  <w:marTop w:val="0"/>
                  <w:marBottom w:val="0"/>
                  <w:divBdr>
                    <w:top w:val="none" w:sz="0" w:space="0" w:color="auto"/>
                    <w:left w:val="none" w:sz="0" w:space="0" w:color="auto"/>
                    <w:bottom w:val="none" w:sz="0" w:space="0" w:color="auto"/>
                    <w:right w:val="none" w:sz="0" w:space="0" w:color="auto"/>
                  </w:divBdr>
                </w:div>
                <w:div w:id="760490464">
                  <w:marLeft w:val="0"/>
                  <w:marRight w:val="0"/>
                  <w:marTop w:val="0"/>
                  <w:marBottom w:val="0"/>
                  <w:divBdr>
                    <w:top w:val="none" w:sz="0" w:space="0" w:color="auto"/>
                    <w:left w:val="none" w:sz="0" w:space="0" w:color="auto"/>
                    <w:bottom w:val="none" w:sz="0" w:space="0" w:color="auto"/>
                    <w:right w:val="none" w:sz="0" w:space="0" w:color="auto"/>
                  </w:divBdr>
                </w:div>
                <w:div w:id="760834452">
                  <w:marLeft w:val="0"/>
                  <w:marRight w:val="0"/>
                  <w:marTop w:val="0"/>
                  <w:marBottom w:val="0"/>
                  <w:divBdr>
                    <w:top w:val="none" w:sz="0" w:space="0" w:color="auto"/>
                    <w:left w:val="none" w:sz="0" w:space="0" w:color="auto"/>
                    <w:bottom w:val="none" w:sz="0" w:space="0" w:color="auto"/>
                    <w:right w:val="none" w:sz="0" w:space="0" w:color="auto"/>
                  </w:divBdr>
                </w:div>
                <w:div w:id="761073010">
                  <w:marLeft w:val="0"/>
                  <w:marRight w:val="0"/>
                  <w:marTop w:val="0"/>
                  <w:marBottom w:val="0"/>
                  <w:divBdr>
                    <w:top w:val="none" w:sz="0" w:space="0" w:color="auto"/>
                    <w:left w:val="none" w:sz="0" w:space="0" w:color="auto"/>
                    <w:bottom w:val="none" w:sz="0" w:space="0" w:color="auto"/>
                    <w:right w:val="none" w:sz="0" w:space="0" w:color="auto"/>
                  </w:divBdr>
                </w:div>
                <w:div w:id="761340860">
                  <w:marLeft w:val="0"/>
                  <w:marRight w:val="0"/>
                  <w:marTop w:val="0"/>
                  <w:marBottom w:val="0"/>
                  <w:divBdr>
                    <w:top w:val="none" w:sz="0" w:space="0" w:color="auto"/>
                    <w:left w:val="none" w:sz="0" w:space="0" w:color="auto"/>
                    <w:bottom w:val="none" w:sz="0" w:space="0" w:color="auto"/>
                    <w:right w:val="none" w:sz="0" w:space="0" w:color="auto"/>
                  </w:divBdr>
                </w:div>
                <w:div w:id="762264304">
                  <w:marLeft w:val="0"/>
                  <w:marRight w:val="0"/>
                  <w:marTop w:val="0"/>
                  <w:marBottom w:val="0"/>
                  <w:divBdr>
                    <w:top w:val="none" w:sz="0" w:space="0" w:color="auto"/>
                    <w:left w:val="none" w:sz="0" w:space="0" w:color="auto"/>
                    <w:bottom w:val="none" w:sz="0" w:space="0" w:color="auto"/>
                    <w:right w:val="none" w:sz="0" w:space="0" w:color="auto"/>
                  </w:divBdr>
                </w:div>
                <w:div w:id="763066166">
                  <w:marLeft w:val="0"/>
                  <w:marRight w:val="0"/>
                  <w:marTop w:val="0"/>
                  <w:marBottom w:val="0"/>
                  <w:divBdr>
                    <w:top w:val="none" w:sz="0" w:space="0" w:color="auto"/>
                    <w:left w:val="none" w:sz="0" w:space="0" w:color="auto"/>
                    <w:bottom w:val="none" w:sz="0" w:space="0" w:color="auto"/>
                    <w:right w:val="none" w:sz="0" w:space="0" w:color="auto"/>
                  </w:divBdr>
                </w:div>
                <w:div w:id="763188758">
                  <w:marLeft w:val="0"/>
                  <w:marRight w:val="0"/>
                  <w:marTop w:val="0"/>
                  <w:marBottom w:val="0"/>
                  <w:divBdr>
                    <w:top w:val="none" w:sz="0" w:space="0" w:color="auto"/>
                    <w:left w:val="none" w:sz="0" w:space="0" w:color="auto"/>
                    <w:bottom w:val="none" w:sz="0" w:space="0" w:color="auto"/>
                    <w:right w:val="none" w:sz="0" w:space="0" w:color="auto"/>
                  </w:divBdr>
                </w:div>
                <w:div w:id="763644516">
                  <w:marLeft w:val="0"/>
                  <w:marRight w:val="0"/>
                  <w:marTop w:val="0"/>
                  <w:marBottom w:val="0"/>
                  <w:divBdr>
                    <w:top w:val="none" w:sz="0" w:space="0" w:color="auto"/>
                    <w:left w:val="none" w:sz="0" w:space="0" w:color="auto"/>
                    <w:bottom w:val="none" w:sz="0" w:space="0" w:color="auto"/>
                    <w:right w:val="none" w:sz="0" w:space="0" w:color="auto"/>
                  </w:divBdr>
                </w:div>
                <w:div w:id="764109286">
                  <w:marLeft w:val="0"/>
                  <w:marRight w:val="0"/>
                  <w:marTop w:val="0"/>
                  <w:marBottom w:val="0"/>
                  <w:divBdr>
                    <w:top w:val="none" w:sz="0" w:space="0" w:color="auto"/>
                    <w:left w:val="none" w:sz="0" w:space="0" w:color="auto"/>
                    <w:bottom w:val="none" w:sz="0" w:space="0" w:color="auto"/>
                    <w:right w:val="none" w:sz="0" w:space="0" w:color="auto"/>
                  </w:divBdr>
                </w:div>
                <w:div w:id="764230739">
                  <w:marLeft w:val="0"/>
                  <w:marRight w:val="0"/>
                  <w:marTop w:val="0"/>
                  <w:marBottom w:val="0"/>
                  <w:divBdr>
                    <w:top w:val="none" w:sz="0" w:space="0" w:color="auto"/>
                    <w:left w:val="none" w:sz="0" w:space="0" w:color="auto"/>
                    <w:bottom w:val="none" w:sz="0" w:space="0" w:color="auto"/>
                    <w:right w:val="none" w:sz="0" w:space="0" w:color="auto"/>
                  </w:divBdr>
                </w:div>
                <w:div w:id="764956140">
                  <w:marLeft w:val="0"/>
                  <w:marRight w:val="0"/>
                  <w:marTop w:val="0"/>
                  <w:marBottom w:val="0"/>
                  <w:divBdr>
                    <w:top w:val="none" w:sz="0" w:space="0" w:color="auto"/>
                    <w:left w:val="none" w:sz="0" w:space="0" w:color="auto"/>
                    <w:bottom w:val="none" w:sz="0" w:space="0" w:color="auto"/>
                    <w:right w:val="none" w:sz="0" w:space="0" w:color="auto"/>
                  </w:divBdr>
                </w:div>
                <w:div w:id="765075242">
                  <w:marLeft w:val="0"/>
                  <w:marRight w:val="0"/>
                  <w:marTop w:val="0"/>
                  <w:marBottom w:val="0"/>
                  <w:divBdr>
                    <w:top w:val="none" w:sz="0" w:space="0" w:color="auto"/>
                    <w:left w:val="none" w:sz="0" w:space="0" w:color="auto"/>
                    <w:bottom w:val="none" w:sz="0" w:space="0" w:color="auto"/>
                    <w:right w:val="none" w:sz="0" w:space="0" w:color="auto"/>
                  </w:divBdr>
                </w:div>
                <w:div w:id="766970047">
                  <w:marLeft w:val="0"/>
                  <w:marRight w:val="0"/>
                  <w:marTop w:val="0"/>
                  <w:marBottom w:val="0"/>
                  <w:divBdr>
                    <w:top w:val="none" w:sz="0" w:space="0" w:color="auto"/>
                    <w:left w:val="none" w:sz="0" w:space="0" w:color="auto"/>
                    <w:bottom w:val="none" w:sz="0" w:space="0" w:color="auto"/>
                    <w:right w:val="none" w:sz="0" w:space="0" w:color="auto"/>
                  </w:divBdr>
                </w:div>
                <w:div w:id="767165446">
                  <w:marLeft w:val="0"/>
                  <w:marRight w:val="0"/>
                  <w:marTop w:val="0"/>
                  <w:marBottom w:val="0"/>
                  <w:divBdr>
                    <w:top w:val="none" w:sz="0" w:space="0" w:color="auto"/>
                    <w:left w:val="none" w:sz="0" w:space="0" w:color="auto"/>
                    <w:bottom w:val="none" w:sz="0" w:space="0" w:color="auto"/>
                    <w:right w:val="none" w:sz="0" w:space="0" w:color="auto"/>
                  </w:divBdr>
                </w:div>
                <w:div w:id="767166223">
                  <w:marLeft w:val="0"/>
                  <w:marRight w:val="0"/>
                  <w:marTop w:val="0"/>
                  <w:marBottom w:val="0"/>
                  <w:divBdr>
                    <w:top w:val="none" w:sz="0" w:space="0" w:color="auto"/>
                    <w:left w:val="none" w:sz="0" w:space="0" w:color="auto"/>
                    <w:bottom w:val="none" w:sz="0" w:space="0" w:color="auto"/>
                    <w:right w:val="none" w:sz="0" w:space="0" w:color="auto"/>
                  </w:divBdr>
                </w:div>
                <w:div w:id="767820747">
                  <w:marLeft w:val="0"/>
                  <w:marRight w:val="0"/>
                  <w:marTop w:val="0"/>
                  <w:marBottom w:val="0"/>
                  <w:divBdr>
                    <w:top w:val="none" w:sz="0" w:space="0" w:color="auto"/>
                    <w:left w:val="none" w:sz="0" w:space="0" w:color="auto"/>
                    <w:bottom w:val="none" w:sz="0" w:space="0" w:color="auto"/>
                    <w:right w:val="none" w:sz="0" w:space="0" w:color="auto"/>
                  </w:divBdr>
                </w:div>
                <w:div w:id="768501158">
                  <w:marLeft w:val="0"/>
                  <w:marRight w:val="0"/>
                  <w:marTop w:val="0"/>
                  <w:marBottom w:val="0"/>
                  <w:divBdr>
                    <w:top w:val="none" w:sz="0" w:space="0" w:color="auto"/>
                    <w:left w:val="none" w:sz="0" w:space="0" w:color="auto"/>
                    <w:bottom w:val="none" w:sz="0" w:space="0" w:color="auto"/>
                    <w:right w:val="none" w:sz="0" w:space="0" w:color="auto"/>
                  </w:divBdr>
                </w:div>
                <w:div w:id="769008878">
                  <w:marLeft w:val="0"/>
                  <w:marRight w:val="0"/>
                  <w:marTop w:val="0"/>
                  <w:marBottom w:val="0"/>
                  <w:divBdr>
                    <w:top w:val="none" w:sz="0" w:space="0" w:color="auto"/>
                    <w:left w:val="none" w:sz="0" w:space="0" w:color="auto"/>
                    <w:bottom w:val="none" w:sz="0" w:space="0" w:color="auto"/>
                    <w:right w:val="none" w:sz="0" w:space="0" w:color="auto"/>
                  </w:divBdr>
                </w:div>
                <w:div w:id="769664759">
                  <w:marLeft w:val="0"/>
                  <w:marRight w:val="0"/>
                  <w:marTop w:val="0"/>
                  <w:marBottom w:val="0"/>
                  <w:divBdr>
                    <w:top w:val="none" w:sz="0" w:space="0" w:color="auto"/>
                    <w:left w:val="none" w:sz="0" w:space="0" w:color="auto"/>
                    <w:bottom w:val="none" w:sz="0" w:space="0" w:color="auto"/>
                    <w:right w:val="none" w:sz="0" w:space="0" w:color="auto"/>
                  </w:divBdr>
                </w:div>
                <w:div w:id="770004154">
                  <w:marLeft w:val="0"/>
                  <w:marRight w:val="0"/>
                  <w:marTop w:val="0"/>
                  <w:marBottom w:val="0"/>
                  <w:divBdr>
                    <w:top w:val="none" w:sz="0" w:space="0" w:color="auto"/>
                    <w:left w:val="none" w:sz="0" w:space="0" w:color="auto"/>
                    <w:bottom w:val="none" w:sz="0" w:space="0" w:color="auto"/>
                    <w:right w:val="none" w:sz="0" w:space="0" w:color="auto"/>
                  </w:divBdr>
                </w:div>
                <w:div w:id="770247306">
                  <w:marLeft w:val="0"/>
                  <w:marRight w:val="0"/>
                  <w:marTop w:val="0"/>
                  <w:marBottom w:val="0"/>
                  <w:divBdr>
                    <w:top w:val="none" w:sz="0" w:space="0" w:color="auto"/>
                    <w:left w:val="none" w:sz="0" w:space="0" w:color="auto"/>
                    <w:bottom w:val="none" w:sz="0" w:space="0" w:color="auto"/>
                    <w:right w:val="none" w:sz="0" w:space="0" w:color="auto"/>
                  </w:divBdr>
                </w:div>
                <w:div w:id="770778350">
                  <w:marLeft w:val="0"/>
                  <w:marRight w:val="0"/>
                  <w:marTop w:val="0"/>
                  <w:marBottom w:val="0"/>
                  <w:divBdr>
                    <w:top w:val="none" w:sz="0" w:space="0" w:color="auto"/>
                    <w:left w:val="none" w:sz="0" w:space="0" w:color="auto"/>
                    <w:bottom w:val="none" w:sz="0" w:space="0" w:color="auto"/>
                    <w:right w:val="none" w:sz="0" w:space="0" w:color="auto"/>
                  </w:divBdr>
                </w:div>
                <w:div w:id="772019775">
                  <w:marLeft w:val="0"/>
                  <w:marRight w:val="0"/>
                  <w:marTop w:val="0"/>
                  <w:marBottom w:val="0"/>
                  <w:divBdr>
                    <w:top w:val="none" w:sz="0" w:space="0" w:color="auto"/>
                    <w:left w:val="none" w:sz="0" w:space="0" w:color="auto"/>
                    <w:bottom w:val="none" w:sz="0" w:space="0" w:color="auto"/>
                    <w:right w:val="none" w:sz="0" w:space="0" w:color="auto"/>
                  </w:divBdr>
                </w:div>
                <w:div w:id="772432154">
                  <w:marLeft w:val="0"/>
                  <w:marRight w:val="0"/>
                  <w:marTop w:val="0"/>
                  <w:marBottom w:val="0"/>
                  <w:divBdr>
                    <w:top w:val="none" w:sz="0" w:space="0" w:color="auto"/>
                    <w:left w:val="none" w:sz="0" w:space="0" w:color="auto"/>
                    <w:bottom w:val="none" w:sz="0" w:space="0" w:color="auto"/>
                    <w:right w:val="none" w:sz="0" w:space="0" w:color="auto"/>
                  </w:divBdr>
                </w:div>
                <w:div w:id="772749390">
                  <w:marLeft w:val="0"/>
                  <w:marRight w:val="0"/>
                  <w:marTop w:val="0"/>
                  <w:marBottom w:val="0"/>
                  <w:divBdr>
                    <w:top w:val="none" w:sz="0" w:space="0" w:color="auto"/>
                    <w:left w:val="none" w:sz="0" w:space="0" w:color="auto"/>
                    <w:bottom w:val="none" w:sz="0" w:space="0" w:color="auto"/>
                    <w:right w:val="none" w:sz="0" w:space="0" w:color="auto"/>
                  </w:divBdr>
                </w:div>
                <w:div w:id="773743591">
                  <w:marLeft w:val="0"/>
                  <w:marRight w:val="0"/>
                  <w:marTop w:val="0"/>
                  <w:marBottom w:val="0"/>
                  <w:divBdr>
                    <w:top w:val="none" w:sz="0" w:space="0" w:color="auto"/>
                    <w:left w:val="none" w:sz="0" w:space="0" w:color="auto"/>
                    <w:bottom w:val="none" w:sz="0" w:space="0" w:color="auto"/>
                    <w:right w:val="none" w:sz="0" w:space="0" w:color="auto"/>
                  </w:divBdr>
                </w:div>
                <w:div w:id="775250037">
                  <w:marLeft w:val="0"/>
                  <w:marRight w:val="0"/>
                  <w:marTop w:val="0"/>
                  <w:marBottom w:val="0"/>
                  <w:divBdr>
                    <w:top w:val="none" w:sz="0" w:space="0" w:color="auto"/>
                    <w:left w:val="none" w:sz="0" w:space="0" w:color="auto"/>
                    <w:bottom w:val="none" w:sz="0" w:space="0" w:color="auto"/>
                    <w:right w:val="none" w:sz="0" w:space="0" w:color="auto"/>
                  </w:divBdr>
                </w:div>
                <w:div w:id="775751529">
                  <w:marLeft w:val="0"/>
                  <w:marRight w:val="0"/>
                  <w:marTop w:val="0"/>
                  <w:marBottom w:val="0"/>
                  <w:divBdr>
                    <w:top w:val="none" w:sz="0" w:space="0" w:color="auto"/>
                    <w:left w:val="none" w:sz="0" w:space="0" w:color="auto"/>
                    <w:bottom w:val="none" w:sz="0" w:space="0" w:color="auto"/>
                    <w:right w:val="none" w:sz="0" w:space="0" w:color="auto"/>
                  </w:divBdr>
                </w:div>
                <w:div w:id="776755419">
                  <w:marLeft w:val="0"/>
                  <w:marRight w:val="0"/>
                  <w:marTop w:val="0"/>
                  <w:marBottom w:val="0"/>
                  <w:divBdr>
                    <w:top w:val="none" w:sz="0" w:space="0" w:color="auto"/>
                    <w:left w:val="none" w:sz="0" w:space="0" w:color="auto"/>
                    <w:bottom w:val="none" w:sz="0" w:space="0" w:color="auto"/>
                    <w:right w:val="none" w:sz="0" w:space="0" w:color="auto"/>
                  </w:divBdr>
                </w:div>
                <w:div w:id="777330063">
                  <w:marLeft w:val="0"/>
                  <w:marRight w:val="0"/>
                  <w:marTop w:val="0"/>
                  <w:marBottom w:val="0"/>
                  <w:divBdr>
                    <w:top w:val="none" w:sz="0" w:space="0" w:color="auto"/>
                    <w:left w:val="none" w:sz="0" w:space="0" w:color="auto"/>
                    <w:bottom w:val="none" w:sz="0" w:space="0" w:color="auto"/>
                    <w:right w:val="none" w:sz="0" w:space="0" w:color="auto"/>
                  </w:divBdr>
                </w:div>
                <w:div w:id="777332441">
                  <w:marLeft w:val="0"/>
                  <w:marRight w:val="0"/>
                  <w:marTop w:val="0"/>
                  <w:marBottom w:val="0"/>
                  <w:divBdr>
                    <w:top w:val="none" w:sz="0" w:space="0" w:color="auto"/>
                    <w:left w:val="none" w:sz="0" w:space="0" w:color="auto"/>
                    <w:bottom w:val="none" w:sz="0" w:space="0" w:color="auto"/>
                    <w:right w:val="none" w:sz="0" w:space="0" w:color="auto"/>
                  </w:divBdr>
                </w:div>
                <w:div w:id="777333895">
                  <w:marLeft w:val="0"/>
                  <w:marRight w:val="0"/>
                  <w:marTop w:val="0"/>
                  <w:marBottom w:val="0"/>
                  <w:divBdr>
                    <w:top w:val="none" w:sz="0" w:space="0" w:color="auto"/>
                    <w:left w:val="none" w:sz="0" w:space="0" w:color="auto"/>
                    <w:bottom w:val="none" w:sz="0" w:space="0" w:color="auto"/>
                    <w:right w:val="none" w:sz="0" w:space="0" w:color="auto"/>
                  </w:divBdr>
                </w:div>
                <w:div w:id="777482560">
                  <w:marLeft w:val="0"/>
                  <w:marRight w:val="0"/>
                  <w:marTop w:val="0"/>
                  <w:marBottom w:val="0"/>
                  <w:divBdr>
                    <w:top w:val="none" w:sz="0" w:space="0" w:color="auto"/>
                    <w:left w:val="none" w:sz="0" w:space="0" w:color="auto"/>
                    <w:bottom w:val="none" w:sz="0" w:space="0" w:color="auto"/>
                    <w:right w:val="none" w:sz="0" w:space="0" w:color="auto"/>
                  </w:divBdr>
                </w:div>
                <w:div w:id="777483543">
                  <w:marLeft w:val="0"/>
                  <w:marRight w:val="0"/>
                  <w:marTop w:val="0"/>
                  <w:marBottom w:val="0"/>
                  <w:divBdr>
                    <w:top w:val="none" w:sz="0" w:space="0" w:color="auto"/>
                    <w:left w:val="none" w:sz="0" w:space="0" w:color="auto"/>
                    <w:bottom w:val="none" w:sz="0" w:space="0" w:color="auto"/>
                    <w:right w:val="none" w:sz="0" w:space="0" w:color="auto"/>
                  </w:divBdr>
                </w:div>
                <w:div w:id="782529805">
                  <w:marLeft w:val="0"/>
                  <w:marRight w:val="0"/>
                  <w:marTop w:val="0"/>
                  <w:marBottom w:val="0"/>
                  <w:divBdr>
                    <w:top w:val="none" w:sz="0" w:space="0" w:color="auto"/>
                    <w:left w:val="none" w:sz="0" w:space="0" w:color="auto"/>
                    <w:bottom w:val="none" w:sz="0" w:space="0" w:color="auto"/>
                    <w:right w:val="none" w:sz="0" w:space="0" w:color="auto"/>
                  </w:divBdr>
                </w:div>
                <w:div w:id="782726085">
                  <w:marLeft w:val="0"/>
                  <w:marRight w:val="0"/>
                  <w:marTop w:val="0"/>
                  <w:marBottom w:val="0"/>
                  <w:divBdr>
                    <w:top w:val="none" w:sz="0" w:space="0" w:color="auto"/>
                    <w:left w:val="none" w:sz="0" w:space="0" w:color="auto"/>
                    <w:bottom w:val="none" w:sz="0" w:space="0" w:color="auto"/>
                    <w:right w:val="none" w:sz="0" w:space="0" w:color="auto"/>
                  </w:divBdr>
                </w:div>
                <w:div w:id="782772640">
                  <w:marLeft w:val="0"/>
                  <w:marRight w:val="0"/>
                  <w:marTop w:val="0"/>
                  <w:marBottom w:val="0"/>
                  <w:divBdr>
                    <w:top w:val="none" w:sz="0" w:space="0" w:color="auto"/>
                    <w:left w:val="none" w:sz="0" w:space="0" w:color="auto"/>
                    <w:bottom w:val="none" w:sz="0" w:space="0" w:color="auto"/>
                    <w:right w:val="none" w:sz="0" w:space="0" w:color="auto"/>
                  </w:divBdr>
                </w:div>
                <w:div w:id="782843942">
                  <w:marLeft w:val="0"/>
                  <w:marRight w:val="0"/>
                  <w:marTop w:val="0"/>
                  <w:marBottom w:val="0"/>
                  <w:divBdr>
                    <w:top w:val="none" w:sz="0" w:space="0" w:color="auto"/>
                    <w:left w:val="none" w:sz="0" w:space="0" w:color="auto"/>
                    <w:bottom w:val="none" w:sz="0" w:space="0" w:color="auto"/>
                    <w:right w:val="none" w:sz="0" w:space="0" w:color="auto"/>
                  </w:divBdr>
                </w:div>
                <w:div w:id="786857130">
                  <w:marLeft w:val="0"/>
                  <w:marRight w:val="0"/>
                  <w:marTop w:val="0"/>
                  <w:marBottom w:val="0"/>
                  <w:divBdr>
                    <w:top w:val="none" w:sz="0" w:space="0" w:color="auto"/>
                    <w:left w:val="none" w:sz="0" w:space="0" w:color="auto"/>
                    <w:bottom w:val="none" w:sz="0" w:space="0" w:color="auto"/>
                    <w:right w:val="none" w:sz="0" w:space="0" w:color="auto"/>
                  </w:divBdr>
                </w:div>
                <w:div w:id="786895056">
                  <w:marLeft w:val="0"/>
                  <w:marRight w:val="0"/>
                  <w:marTop w:val="0"/>
                  <w:marBottom w:val="0"/>
                  <w:divBdr>
                    <w:top w:val="none" w:sz="0" w:space="0" w:color="auto"/>
                    <w:left w:val="none" w:sz="0" w:space="0" w:color="auto"/>
                    <w:bottom w:val="none" w:sz="0" w:space="0" w:color="auto"/>
                    <w:right w:val="none" w:sz="0" w:space="0" w:color="auto"/>
                  </w:divBdr>
                </w:div>
                <w:div w:id="787160907">
                  <w:marLeft w:val="0"/>
                  <w:marRight w:val="0"/>
                  <w:marTop w:val="0"/>
                  <w:marBottom w:val="0"/>
                  <w:divBdr>
                    <w:top w:val="none" w:sz="0" w:space="0" w:color="auto"/>
                    <w:left w:val="none" w:sz="0" w:space="0" w:color="auto"/>
                    <w:bottom w:val="none" w:sz="0" w:space="0" w:color="auto"/>
                    <w:right w:val="none" w:sz="0" w:space="0" w:color="auto"/>
                  </w:divBdr>
                </w:div>
                <w:div w:id="787747116">
                  <w:marLeft w:val="0"/>
                  <w:marRight w:val="0"/>
                  <w:marTop w:val="0"/>
                  <w:marBottom w:val="0"/>
                  <w:divBdr>
                    <w:top w:val="none" w:sz="0" w:space="0" w:color="auto"/>
                    <w:left w:val="none" w:sz="0" w:space="0" w:color="auto"/>
                    <w:bottom w:val="none" w:sz="0" w:space="0" w:color="auto"/>
                    <w:right w:val="none" w:sz="0" w:space="0" w:color="auto"/>
                  </w:divBdr>
                </w:div>
                <w:div w:id="787817727">
                  <w:marLeft w:val="0"/>
                  <w:marRight w:val="0"/>
                  <w:marTop w:val="0"/>
                  <w:marBottom w:val="0"/>
                  <w:divBdr>
                    <w:top w:val="none" w:sz="0" w:space="0" w:color="auto"/>
                    <w:left w:val="none" w:sz="0" w:space="0" w:color="auto"/>
                    <w:bottom w:val="none" w:sz="0" w:space="0" w:color="auto"/>
                    <w:right w:val="none" w:sz="0" w:space="0" w:color="auto"/>
                  </w:divBdr>
                </w:div>
                <w:div w:id="788621009">
                  <w:marLeft w:val="0"/>
                  <w:marRight w:val="0"/>
                  <w:marTop w:val="0"/>
                  <w:marBottom w:val="0"/>
                  <w:divBdr>
                    <w:top w:val="none" w:sz="0" w:space="0" w:color="auto"/>
                    <w:left w:val="none" w:sz="0" w:space="0" w:color="auto"/>
                    <w:bottom w:val="none" w:sz="0" w:space="0" w:color="auto"/>
                    <w:right w:val="none" w:sz="0" w:space="0" w:color="auto"/>
                  </w:divBdr>
                </w:div>
                <w:div w:id="789934475">
                  <w:marLeft w:val="0"/>
                  <w:marRight w:val="0"/>
                  <w:marTop w:val="0"/>
                  <w:marBottom w:val="0"/>
                  <w:divBdr>
                    <w:top w:val="none" w:sz="0" w:space="0" w:color="auto"/>
                    <w:left w:val="none" w:sz="0" w:space="0" w:color="auto"/>
                    <w:bottom w:val="none" w:sz="0" w:space="0" w:color="auto"/>
                    <w:right w:val="none" w:sz="0" w:space="0" w:color="auto"/>
                  </w:divBdr>
                </w:div>
                <w:div w:id="790324007">
                  <w:marLeft w:val="0"/>
                  <w:marRight w:val="0"/>
                  <w:marTop w:val="0"/>
                  <w:marBottom w:val="0"/>
                  <w:divBdr>
                    <w:top w:val="none" w:sz="0" w:space="0" w:color="auto"/>
                    <w:left w:val="none" w:sz="0" w:space="0" w:color="auto"/>
                    <w:bottom w:val="none" w:sz="0" w:space="0" w:color="auto"/>
                    <w:right w:val="none" w:sz="0" w:space="0" w:color="auto"/>
                  </w:divBdr>
                </w:div>
                <w:div w:id="790517430">
                  <w:marLeft w:val="0"/>
                  <w:marRight w:val="0"/>
                  <w:marTop w:val="0"/>
                  <w:marBottom w:val="0"/>
                  <w:divBdr>
                    <w:top w:val="none" w:sz="0" w:space="0" w:color="auto"/>
                    <w:left w:val="none" w:sz="0" w:space="0" w:color="auto"/>
                    <w:bottom w:val="none" w:sz="0" w:space="0" w:color="auto"/>
                    <w:right w:val="none" w:sz="0" w:space="0" w:color="auto"/>
                  </w:divBdr>
                </w:div>
                <w:div w:id="791946772">
                  <w:marLeft w:val="0"/>
                  <w:marRight w:val="0"/>
                  <w:marTop w:val="0"/>
                  <w:marBottom w:val="0"/>
                  <w:divBdr>
                    <w:top w:val="none" w:sz="0" w:space="0" w:color="auto"/>
                    <w:left w:val="none" w:sz="0" w:space="0" w:color="auto"/>
                    <w:bottom w:val="none" w:sz="0" w:space="0" w:color="auto"/>
                    <w:right w:val="none" w:sz="0" w:space="0" w:color="auto"/>
                  </w:divBdr>
                </w:div>
                <w:div w:id="792553231">
                  <w:marLeft w:val="0"/>
                  <w:marRight w:val="0"/>
                  <w:marTop w:val="0"/>
                  <w:marBottom w:val="0"/>
                  <w:divBdr>
                    <w:top w:val="none" w:sz="0" w:space="0" w:color="auto"/>
                    <w:left w:val="none" w:sz="0" w:space="0" w:color="auto"/>
                    <w:bottom w:val="none" w:sz="0" w:space="0" w:color="auto"/>
                    <w:right w:val="none" w:sz="0" w:space="0" w:color="auto"/>
                  </w:divBdr>
                </w:div>
                <w:div w:id="792867756">
                  <w:marLeft w:val="0"/>
                  <w:marRight w:val="0"/>
                  <w:marTop w:val="0"/>
                  <w:marBottom w:val="0"/>
                  <w:divBdr>
                    <w:top w:val="none" w:sz="0" w:space="0" w:color="auto"/>
                    <w:left w:val="none" w:sz="0" w:space="0" w:color="auto"/>
                    <w:bottom w:val="none" w:sz="0" w:space="0" w:color="auto"/>
                    <w:right w:val="none" w:sz="0" w:space="0" w:color="auto"/>
                  </w:divBdr>
                </w:div>
                <w:div w:id="792946672">
                  <w:marLeft w:val="0"/>
                  <w:marRight w:val="0"/>
                  <w:marTop w:val="0"/>
                  <w:marBottom w:val="0"/>
                  <w:divBdr>
                    <w:top w:val="none" w:sz="0" w:space="0" w:color="auto"/>
                    <w:left w:val="none" w:sz="0" w:space="0" w:color="auto"/>
                    <w:bottom w:val="none" w:sz="0" w:space="0" w:color="auto"/>
                    <w:right w:val="none" w:sz="0" w:space="0" w:color="auto"/>
                  </w:divBdr>
                </w:div>
                <w:div w:id="793907653">
                  <w:marLeft w:val="0"/>
                  <w:marRight w:val="0"/>
                  <w:marTop w:val="0"/>
                  <w:marBottom w:val="0"/>
                  <w:divBdr>
                    <w:top w:val="none" w:sz="0" w:space="0" w:color="auto"/>
                    <w:left w:val="none" w:sz="0" w:space="0" w:color="auto"/>
                    <w:bottom w:val="none" w:sz="0" w:space="0" w:color="auto"/>
                    <w:right w:val="none" w:sz="0" w:space="0" w:color="auto"/>
                  </w:divBdr>
                </w:div>
                <w:div w:id="794641707">
                  <w:marLeft w:val="0"/>
                  <w:marRight w:val="0"/>
                  <w:marTop w:val="0"/>
                  <w:marBottom w:val="0"/>
                  <w:divBdr>
                    <w:top w:val="none" w:sz="0" w:space="0" w:color="auto"/>
                    <w:left w:val="none" w:sz="0" w:space="0" w:color="auto"/>
                    <w:bottom w:val="none" w:sz="0" w:space="0" w:color="auto"/>
                    <w:right w:val="none" w:sz="0" w:space="0" w:color="auto"/>
                  </w:divBdr>
                </w:div>
                <w:div w:id="795105841">
                  <w:marLeft w:val="0"/>
                  <w:marRight w:val="0"/>
                  <w:marTop w:val="0"/>
                  <w:marBottom w:val="0"/>
                  <w:divBdr>
                    <w:top w:val="none" w:sz="0" w:space="0" w:color="auto"/>
                    <w:left w:val="none" w:sz="0" w:space="0" w:color="auto"/>
                    <w:bottom w:val="none" w:sz="0" w:space="0" w:color="auto"/>
                    <w:right w:val="none" w:sz="0" w:space="0" w:color="auto"/>
                  </w:divBdr>
                </w:div>
                <w:div w:id="796609003">
                  <w:marLeft w:val="0"/>
                  <w:marRight w:val="0"/>
                  <w:marTop w:val="0"/>
                  <w:marBottom w:val="0"/>
                  <w:divBdr>
                    <w:top w:val="none" w:sz="0" w:space="0" w:color="auto"/>
                    <w:left w:val="none" w:sz="0" w:space="0" w:color="auto"/>
                    <w:bottom w:val="none" w:sz="0" w:space="0" w:color="auto"/>
                    <w:right w:val="none" w:sz="0" w:space="0" w:color="auto"/>
                  </w:divBdr>
                </w:div>
                <w:div w:id="796728412">
                  <w:marLeft w:val="0"/>
                  <w:marRight w:val="0"/>
                  <w:marTop w:val="0"/>
                  <w:marBottom w:val="0"/>
                  <w:divBdr>
                    <w:top w:val="none" w:sz="0" w:space="0" w:color="auto"/>
                    <w:left w:val="none" w:sz="0" w:space="0" w:color="auto"/>
                    <w:bottom w:val="none" w:sz="0" w:space="0" w:color="auto"/>
                    <w:right w:val="none" w:sz="0" w:space="0" w:color="auto"/>
                  </w:divBdr>
                </w:div>
                <w:div w:id="796994380">
                  <w:marLeft w:val="0"/>
                  <w:marRight w:val="0"/>
                  <w:marTop w:val="0"/>
                  <w:marBottom w:val="0"/>
                  <w:divBdr>
                    <w:top w:val="none" w:sz="0" w:space="0" w:color="auto"/>
                    <w:left w:val="none" w:sz="0" w:space="0" w:color="auto"/>
                    <w:bottom w:val="none" w:sz="0" w:space="0" w:color="auto"/>
                    <w:right w:val="none" w:sz="0" w:space="0" w:color="auto"/>
                  </w:divBdr>
                </w:div>
                <w:div w:id="797450532">
                  <w:marLeft w:val="0"/>
                  <w:marRight w:val="0"/>
                  <w:marTop w:val="0"/>
                  <w:marBottom w:val="0"/>
                  <w:divBdr>
                    <w:top w:val="none" w:sz="0" w:space="0" w:color="auto"/>
                    <w:left w:val="none" w:sz="0" w:space="0" w:color="auto"/>
                    <w:bottom w:val="none" w:sz="0" w:space="0" w:color="auto"/>
                    <w:right w:val="none" w:sz="0" w:space="0" w:color="auto"/>
                  </w:divBdr>
                </w:div>
                <w:div w:id="797727550">
                  <w:marLeft w:val="0"/>
                  <w:marRight w:val="0"/>
                  <w:marTop w:val="0"/>
                  <w:marBottom w:val="0"/>
                  <w:divBdr>
                    <w:top w:val="none" w:sz="0" w:space="0" w:color="auto"/>
                    <w:left w:val="none" w:sz="0" w:space="0" w:color="auto"/>
                    <w:bottom w:val="none" w:sz="0" w:space="0" w:color="auto"/>
                    <w:right w:val="none" w:sz="0" w:space="0" w:color="auto"/>
                  </w:divBdr>
                </w:div>
                <w:div w:id="801121744">
                  <w:marLeft w:val="0"/>
                  <w:marRight w:val="0"/>
                  <w:marTop w:val="0"/>
                  <w:marBottom w:val="0"/>
                  <w:divBdr>
                    <w:top w:val="none" w:sz="0" w:space="0" w:color="auto"/>
                    <w:left w:val="none" w:sz="0" w:space="0" w:color="auto"/>
                    <w:bottom w:val="none" w:sz="0" w:space="0" w:color="auto"/>
                    <w:right w:val="none" w:sz="0" w:space="0" w:color="auto"/>
                  </w:divBdr>
                </w:div>
                <w:div w:id="801312079">
                  <w:marLeft w:val="0"/>
                  <w:marRight w:val="0"/>
                  <w:marTop w:val="0"/>
                  <w:marBottom w:val="0"/>
                  <w:divBdr>
                    <w:top w:val="none" w:sz="0" w:space="0" w:color="auto"/>
                    <w:left w:val="none" w:sz="0" w:space="0" w:color="auto"/>
                    <w:bottom w:val="none" w:sz="0" w:space="0" w:color="auto"/>
                    <w:right w:val="none" w:sz="0" w:space="0" w:color="auto"/>
                  </w:divBdr>
                </w:div>
                <w:div w:id="802192955">
                  <w:marLeft w:val="0"/>
                  <w:marRight w:val="0"/>
                  <w:marTop w:val="0"/>
                  <w:marBottom w:val="0"/>
                  <w:divBdr>
                    <w:top w:val="none" w:sz="0" w:space="0" w:color="auto"/>
                    <w:left w:val="none" w:sz="0" w:space="0" w:color="auto"/>
                    <w:bottom w:val="none" w:sz="0" w:space="0" w:color="auto"/>
                    <w:right w:val="none" w:sz="0" w:space="0" w:color="auto"/>
                  </w:divBdr>
                </w:div>
                <w:div w:id="802776391">
                  <w:marLeft w:val="0"/>
                  <w:marRight w:val="0"/>
                  <w:marTop w:val="0"/>
                  <w:marBottom w:val="0"/>
                  <w:divBdr>
                    <w:top w:val="none" w:sz="0" w:space="0" w:color="auto"/>
                    <w:left w:val="none" w:sz="0" w:space="0" w:color="auto"/>
                    <w:bottom w:val="none" w:sz="0" w:space="0" w:color="auto"/>
                    <w:right w:val="none" w:sz="0" w:space="0" w:color="auto"/>
                  </w:divBdr>
                </w:div>
                <w:div w:id="802846208">
                  <w:marLeft w:val="0"/>
                  <w:marRight w:val="0"/>
                  <w:marTop w:val="0"/>
                  <w:marBottom w:val="0"/>
                  <w:divBdr>
                    <w:top w:val="none" w:sz="0" w:space="0" w:color="auto"/>
                    <w:left w:val="none" w:sz="0" w:space="0" w:color="auto"/>
                    <w:bottom w:val="none" w:sz="0" w:space="0" w:color="auto"/>
                    <w:right w:val="none" w:sz="0" w:space="0" w:color="auto"/>
                  </w:divBdr>
                </w:div>
                <w:div w:id="803161713">
                  <w:marLeft w:val="0"/>
                  <w:marRight w:val="0"/>
                  <w:marTop w:val="0"/>
                  <w:marBottom w:val="0"/>
                  <w:divBdr>
                    <w:top w:val="none" w:sz="0" w:space="0" w:color="auto"/>
                    <w:left w:val="none" w:sz="0" w:space="0" w:color="auto"/>
                    <w:bottom w:val="none" w:sz="0" w:space="0" w:color="auto"/>
                    <w:right w:val="none" w:sz="0" w:space="0" w:color="auto"/>
                  </w:divBdr>
                </w:div>
                <w:div w:id="803305366">
                  <w:marLeft w:val="0"/>
                  <w:marRight w:val="0"/>
                  <w:marTop w:val="0"/>
                  <w:marBottom w:val="0"/>
                  <w:divBdr>
                    <w:top w:val="none" w:sz="0" w:space="0" w:color="auto"/>
                    <w:left w:val="none" w:sz="0" w:space="0" w:color="auto"/>
                    <w:bottom w:val="none" w:sz="0" w:space="0" w:color="auto"/>
                    <w:right w:val="none" w:sz="0" w:space="0" w:color="auto"/>
                  </w:divBdr>
                </w:div>
                <w:div w:id="803540884">
                  <w:marLeft w:val="0"/>
                  <w:marRight w:val="0"/>
                  <w:marTop w:val="0"/>
                  <w:marBottom w:val="0"/>
                  <w:divBdr>
                    <w:top w:val="none" w:sz="0" w:space="0" w:color="auto"/>
                    <w:left w:val="none" w:sz="0" w:space="0" w:color="auto"/>
                    <w:bottom w:val="none" w:sz="0" w:space="0" w:color="auto"/>
                    <w:right w:val="none" w:sz="0" w:space="0" w:color="auto"/>
                  </w:divBdr>
                </w:div>
                <w:div w:id="804472324">
                  <w:marLeft w:val="0"/>
                  <w:marRight w:val="0"/>
                  <w:marTop w:val="0"/>
                  <w:marBottom w:val="0"/>
                  <w:divBdr>
                    <w:top w:val="none" w:sz="0" w:space="0" w:color="auto"/>
                    <w:left w:val="none" w:sz="0" w:space="0" w:color="auto"/>
                    <w:bottom w:val="none" w:sz="0" w:space="0" w:color="auto"/>
                    <w:right w:val="none" w:sz="0" w:space="0" w:color="auto"/>
                  </w:divBdr>
                </w:div>
                <w:div w:id="805467458">
                  <w:marLeft w:val="0"/>
                  <w:marRight w:val="0"/>
                  <w:marTop w:val="0"/>
                  <w:marBottom w:val="0"/>
                  <w:divBdr>
                    <w:top w:val="none" w:sz="0" w:space="0" w:color="auto"/>
                    <w:left w:val="none" w:sz="0" w:space="0" w:color="auto"/>
                    <w:bottom w:val="none" w:sz="0" w:space="0" w:color="auto"/>
                    <w:right w:val="none" w:sz="0" w:space="0" w:color="auto"/>
                  </w:divBdr>
                </w:div>
                <w:div w:id="806169938">
                  <w:marLeft w:val="0"/>
                  <w:marRight w:val="0"/>
                  <w:marTop w:val="0"/>
                  <w:marBottom w:val="0"/>
                  <w:divBdr>
                    <w:top w:val="none" w:sz="0" w:space="0" w:color="auto"/>
                    <w:left w:val="none" w:sz="0" w:space="0" w:color="auto"/>
                    <w:bottom w:val="none" w:sz="0" w:space="0" w:color="auto"/>
                    <w:right w:val="none" w:sz="0" w:space="0" w:color="auto"/>
                  </w:divBdr>
                </w:div>
                <w:div w:id="806514744">
                  <w:marLeft w:val="0"/>
                  <w:marRight w:val="0"/>
                  <w:marTop w:val="0"/>
                  <w:marBottom w:val="0"/>
                  <w:divBdr>
                    <w:top w:val="none" w:sz="0" w:space="0" w:color="auto"/>
                    <w:left w:val="none" w:sz="0" w:space="0" w:color="auto"/>
                    <w:bottom w:val="none" w:sz="0" w:space="0" w:color="auto"/>
                    <w:right w:val="none" w:sz="0" w:space="0" w:color="auto"/>
                  </w:divBdr>
                </w:div>
                <w:div w:id="808671479">
                  <w:marLeft w:val="0"/>
                  <w:marRight w:val="0"/>
                  <w:marTop w:val="0"/>
                  <w:marBottom w:val="0"/>
                  <w:divBdr>
                    <w:top w:val="none" w:sz="0" w:space="0" w:color="auto"/>
                    <w:left w:val="none" w:sz="0" w:space="0" w:color="auto"/>
                    <w:bottom w:val="none" w:sz="0" w:space="0" w:color="auto"/>
                    <w:right w:val="none" w:sz="0" w:space="0" w:color="auto"/>
                  </w:divBdr>
                </w:div>
                <w:div w:id="809519864">
                  <w:marLeft w:val="0"/>
                  <w:marRight w:val="0"/>
                  <w:marTop w:val="0"/>
                  <w:marBottom w:val="0"/>
                  <w:divBdr>
                    <w:top w:val="none" w:sz="0" w:space="0" w:color="auto"/>
                    <w:left w:val="none" w:sz="0" w:space="0" w:color="auto"/>
                    <w:bottom w:val="none" w:sz="0" w:space="0" w:color="auto"/>
                    <w:right w:val="none" w:sz="0" w:space="0" w:color="auto"/>
                  </w:divBdr>
                </w:div>
                <w:div w:id="810826113">
                  <w:marLeft w:val="0"/>
                  <w:marRight w:val="0"/>
                  <w:marTop w:val="0"/>
                  <w:marBottom w:val="0"/>
                  <w:divBdr>
                    <w:top w:val="none" w:sz="0" w:space="0" w:color="auto"/>
                    <w:left w:val="none" w:sz="0" w:space="0" w:color="auto"/>
                    <w:bottom w:val="none" w:sz="0" w:space="0" w:color="auto"/>
                    <w:right w:val="none" w:sz="0" w:space="0" w:color="auto"/>
                  </w:divBdr>
                </w:div>
                <w:div w:id="812598185">
                  <w:marLeft w:val="0"/>
                  <w:marRight w:val="0"/>
                  <w:marTop w:val="0"/>
                  <w:marBottom w:val="0"/>
                  <w:divBdr>
                    <w:top w:val="none" w:sz="0" w:space="0" w:color="auto"/>
                    <w:left w:val="none" w:sz="0" w:space="0" w:color="auto"/>
                    <w:bottom w:val="none" w:sz="0" w:space="0" w:color="auto"/>
                    <w:right w:val="none" w:sz="0" w:space="0" w:color="auto"/>
                  </w:divBdr>
                </w:div>
                <w:div w:id="812797265">
                  <w:marLeft w:val="0"/>
                  <w:marRight w:val="0"/>
                  <w:marTop w:val="0"/>
                  <w:marBottom w:val="0"/>
                  <w:divBdr>
                    <w:top w:val="none" w:sz="0" w:space="0" w:color="auto"/>
                    <w:left w:val="none" w:sz="0" w:space="0" w:color="auto"/>
                    <w:bottom w:val="none" w:sz="0" w:space="0" w:color="auto"/>
                    <w:right w:val="none" w:sz="0" w:space="0" w:color="auto"/>
                  </w:divBdr>
                </w:div>
                <w:div w:id="813715090">
                  <w:marLeft w:val="0"/>
                  <w:marRight w:val="0"/>
                  <w:marTop w:val="0"/>
                  <w:marBottom w:val="0"/>
                  <w:divBdr>
                    <w:top w:val="none" w:sz="0" w:space="0" w:color="auto"/>
                    <w:left w:val="none" w:sz="0" w:space="0" w:color="auto"/>
                    <w:bottom w:val="none" w:sz="0" w:space="0" w:color="auto"/>
                    <w:right w:val="none" w:sz="0" w:space="0" w:color="auto"/>
                  </w:divBdr>
                </w:div>
                <w:div w:id="814374766">
                  <w:marLeft w:val="0"/>
                  <w:marRight w:val="0"/>
                  <w:marTop w:val="0"/>
                  <w:marBottom w:val="0"/>
                  <w:divBdr>
                    <w:top w:val="none" w:sz="0" w:space="0" w:color="auto"/>
                    <w:left w:val="none" w:sz="0" w:space="0" w:color="auto"/>
                    <w:bottom w:val="none" w:sz="0" w:space="0" w:color="auto"/>
                    <w:right w:val="none" w:sz="0" w:space="0" w:color="auto"/>
                  </w:divBdr>
                </w:div>
                <w:div w:id="814686821">
                  <w:marLeft w:val="0"/>
                  <w:marRight w:val="0"/>
                  <w:marTop w:val="0"/>
                  <w:marBottom w:val="0"/>
                  <w:divBdr>
                    <w:top w:val="none" w:sz="0" w:space="0" w:color="auto"/>
                    <w:left w:val="none" w:sz="0" w:space="0" w:color="auto"/>
                    <w:bottom w:val="none" w:sz="0" w:space="0" w:color="auto"/>
                    <w:right w:val="none" w:sz="0" w:space="0" w:color="auto"/>
                  </w:divBdr>
                </w:div>
                <w:div w:id="815798106">
                  <w:marLeft w:val="0"/>
                  <w:marRight w:val="0"/>
                  <w:marTop w:val="0"/>
                  <w:marBottom w:val="0"/>
                  <w:divBdr>
                    <w:top w:val="none" w:sz="0" w:space="0" w:color="auto"/>
                    <w:left w:val="none" w:sz="0" w:space="0" w:color="auto"/>
                    <w:bottom w:val="none" w:sz="0" w:space="0" w:color="auto"/>
                    <w:right w:val="none" w:sz="0" w:space="0" w:color="auto"/>
                  </w:divBdr>
                </w:div>
                <w:div w:id="815875352">
                  <w:marLeft w:val="0"/>
                  <w:marRight w:val="0"/>
                  <w:marTop w:val="0"/>
                  <w:marBottom w:val="0"/>
                  <w:divBdr>
                    <w:top w:val="none" w:sz="0" w:space="0" w:color="auto"/>
                    <w:left w:val="none" w:sz="0" w:space="0" w:color="auto"/>
                    <w:bottom w:val="none" w:sz="0" w:space="0" w:color="auto"/>
                    <w:right w:val="none" w:sz="0" w:space="0" w:color="auto"/>
                  </w:divBdr>
                </w:div>
                <w:div w:id="815991953">
                  <w:marLeft w:val="0"/>
                  <w:marRight w:val="0"/>
                  <w:marTop w:val="0"/>
                  <w:marBottom w:val="0"/>
                  <w:divBdr>
                    <w:top w:val="none" w:sz="0" w:space="0" w:color="auto"/>
                    <w:left w:val="none" w:sz="0" w:space="0" w:color="auto"/>
                    <w:bottom w:val="none" w:sz="0" w:space="0" w:color="auto"/>
                    <w:right w:val="none" w:sz="0" w:space="0" w:color="auto"/>
                  </w:divBdr>
                </w:div>
                <w:div w:id="816453455">
                  <w:marLeft w:val="0"/>
                  <w:marRight w:val="0"/>
                  <w:marTop w:val="0"/>
                  <w:marBottom w:val="0"/>
                  <w:divBdr>
                    <w:top w:val="none" w:sz="0" w:space="0" w:color="auto"/>
                    <w:left w:val="none" w:sz="0" w:space="0" w:color="auto"/>
                    <w:bottom w:val="none" w:sz="0" w:space="0" w:color="auto"/>
                    <w:right w:val="none" w:sz="0" w:space="0" w:color="auto"/>
                  </w:divBdr>
                </w:div>
                <w:div w:id="816915047">
                  <w:marLeft w:val="0"/>
                  <w:marRight w:val="0"/>
                  <w:marTop w:val="0"/>
                  <w:marBottom w:val="0"/>
                  <w:divBdr>
                    <w:top w:val="none" w:sz="0" w:space="0" w:color="auto"/>
                    <w:left w:val="none" w:sz="0" w:space="0" w:color="auto"/>
                    <w:bottom w:val="none" w:sz="0" w:space="0" w:color="auto"/>
                    <w:right w:val="none" w:sz="0" w:space="0" w:color="auto"/>
                  </w:divBdr>
                </w:div>
                <w:div w:id="818424350">
                  <w:marLeft w:val="0"/>
                  <w:marRight w:val="0"/>
                  <w:marTop w:val="0"/>
                  <w:marBottom w:val="0"/>
                  <w:divBdr>
                    <w:top w:val="none" w:sz="0" w:space="0" w:color="auto"/>
                    <w:left w:val="none" w:sz="0" w:space="0" w:color="auto"/>
                    <w:bottom w:val="none" w:sz="0" w:space="0" w:color="auto"/>
                    <w:right w:val="none" w:sz="0" w:space="0" w:color="auto"/>
                  </w:divBdr>
                </w:div>
                <w:div w:id="819620298">
                  <w:marLeft w:val="0"/>
                  <w:marRight w:val="0"/>
                  <w:marTop w:val="0"/>
                  <w:marBottom w:val="0"/>
                  <w:divBdr>
                    <w:top w:val="none" w:sz="0" w:space="0" w:color="auto"/>
                    <w:left w:val="none" w:sz="0" w:space="0" w:color="auto"/>
                    <w:bottom w:val="none" w:sz="0" w:space="0" w:color="auto"/>
                    <w:right w:val="none" w:sz="0" w:space="0" w:color="auto"/>
                  </w:divBdr>
                </w:div>
                <w:div w:id="819813053">
                  <w:marLeft w:val="0"/>
                  <w:marRight w:val="0"/>
                  <w:marTop w:val="0"/>
                  <w:marBottom w:val="0"/>
                  <w:divBdr>
                    <w:top w:val="none" w:sz="0" w:space="0" w:color="auto"/>
                    <w:left w:val="none" w:sz="0" w:space="0" w:color="auto"/>
                    <w:bottom w:val="none" w:sz="0" w:space="0" w:color="auto"/>
                    <w:right w:val="none" w:sz="0" w:space="0" w:color="auto"/>
                  </w:divBdr>
                </w:div>
                <w:div w:id="820343501">
                  <w:marLeft w:val="0"/>
                  <w:marRight w:val="0"/>
                  <w:marTop w:val="0"/>
                  <w:marBottom w:val="0"/>
                  <w:divBdr>
                    <w:top w:val="none" w:sz="0" w:space="0" w:color="auto"/>
                    <w:left w:val="none" w:sz="0" w:space="0" w:color="auto"/>
                    <w:bottom w:val="none" w:sz="0" w:space="0" w:color="auto"/>
                    <w:right w:val="none" w:sz="0" w:space="0" w:color="auto"/>
                  </w:divBdr>
                </w:div>
                <w:div w:id="820924026">
                  <w:marLeft w:val="0"/>
                  <w:marRight w:val="0"/>
                  <w:marTop w:val="0"/>
                  <w:marBottom w:val="0"/>
                  <w:divBdr>
                    <w:top w:val="none" w:sz="0" w:space="0" w:color="auto"/>
                    <w:left w:val="none" w:sz="0" w:space="0" w:color="auto"/>
                    <w:bottom w:val="none" w:sz="0" w:space="0" w:color="auto"/>
                    <w:right w:val="none" w:sz="0" w:space="0" w:color="auto"/>
                  </w:divBdr>
                </w:div>
                <w:div w:id="821166313">
                  <w:marLeft w:val="0"/>
                  <w:marRight w:val="0"/>
                  <w:marTop w:val="0"/>
                  <w:marBottom w:val="0"/>
                  <w:divBdr>
                    <w:top w:val="none" w:sz="0" w:space="0" w:color="auto"/>
                    <w:left w:val="none" w:sz="0" w:space="0" w:color="auto"/>
                    <w:bottom w:val="none" w:sz="0" w:space="0" w:color="auto"/>
                    <w:right w:val="none" w:sz="0" w:space="0" w:color="auto"/>
                  </w:divBdr>
                </w:div>
                <w:div w:id="821968001">
                  <w:marLeft w:val="0"/>
                  <w:marRight w:val="0"/>
                  <w:marTop w:val="0"/>
                  <w:marBottom w:val="0"/>
                  <w:divBdr>
                    <w:top w:val="none" w:sz="0" w:space="0" w:color="auto"/>
                    <w:left w:val="none" w:sz="0" w:space="0" w:color="auto"/>
                    <w:bottom w:val="none" w:sz="0" w:space="0" w:color="auto"/>
                    <w:right w:val="none" w:sz="0" w:space="0" w:color="auto"/>
                  </w:divBdr>
                </w:div>
                <w:div w:id="822816259">
                  <w:marLeft w:val="0"/>
                  <w:marRight w:val="0"/>
                  <w:marTop w:val="0"/>
                  <w:marBottom w:val="0"/>
                  <w:divBdr>
                    <w:top w:val="none" w:sz="0" w:space="0" w:color="auto"/>
                    <w:left w:val="none" w:sz="0" w:space="0" w:color="auto"/>
                    <w:bottom w:val="none" w:sz="0" w:space="0" w:color="auto"/>
                    <w:right w:val="none" w:sz="0" w:space="0" w:color="auto"/>
                  </w:divBdr>
                </w:div>
                <w:div w:id="823005921">
                  <w:marLeft w:val="0"/>
                  <w:marRight w:val="0"/>
                  <w:marTop w:val="0"/>
                  <w:marBottom w:val="0"/>
                  <w:divBdr>
                    <w:top w:val="none" w:sz="0" w:space="0" w:color="auto"/>
                    <w:left w:val="none" w:sz="0" w:space="0" w:color="auto"/>
                    <w:bottom w:val="none" w:sz="0" w:space="0" w:color="auto"/>
                    <w:right w:val="none" w:sz="0" w:space="0" w:color="auto"/>
                  </w:divBdr>
                </w:div>
                <w:div w:id="823667243">
                  <w:marLeft w:val="0"/>
                  <w:marRight w:val="0"/>
                  <w:marTop w:val="0"/>
                  <w:marBottom w:val="0"/>
                  <w:divBdr>
                    <w:top w:val="none" w:sz="0" w:space="0" w:color="auto"/>
                    <w:left w:val="none" w:sz="0" w:space="0" w:color="auto"/>
                    <w:bottom w:val="none" w:sz="0" w:space="0" w:color="auto"/>
                    <w:right w:val="none" w:sz="0" w:space="0" w:color="auto"/>
                  </w:divBdr>
                </w:div>
                <w:div w:id="824054593">
                  <w:marLeft w:val="0"/>
                  <w:marRight w:val="0"/>
                  <w:marTop w:val="0"/>
                  <w:marBottom w:val="0"/>
                  <w:divBdr>
                    <w:top w:val="none" w:sz="0" w:space="0" w:color="auto"/>
                    <w:left w:val="none" w:sz="0" w:space="0" w:color="auto"/>
                    <w:bottom w:val="none" w:sz="0" w:space="0" w:color="auto"/>
                    <w:right w:val="none" w:sz="0" w:space="0" w:color="auto"/>
                  </w:divBdr>
                </w:div>
                <w:div w:id="824054835">
                  <w:marLeft w:val="0"/>
                  <w:marRight w:val="0"/>
                  <w:marTop w:val="0"/>
                  <w:marBottom w:val="0"/>
                  <w:divBdr>
                    <w:top w:val="none" w:sz="0" w:space="0" w:color="auto"/>
                    <w:left w:val="none" w:sz="0" w:space="0" w:color="auto"/>
                    <w:bottom w:val="none" w:sz="0" w:space="0" w:color="auto"/>
                    <w:right w:val="none" w:sz="0" w:space="0" w:color="auto"/>
                  </w:divBdr>
                </w:div>
                <w:div w:id="824781427">
                  <w:marLeft w:val="0"/>
                  <w:marRight w:val="0"/>
                  <w:marTop w:val="0"/>
                  <w:marBottom w:val="0"/>
                  <w:divBdr>
                    <w:top w:val="none" w:sz="0" w:space="0" w:color="auto"/>
                    <w:left w:val="none" w:sz="0" w:space="0" w:color="auto"/>
                    <w:bottom w:val="none" w:sz="0" w:space="0" w:color="auto"/>
                    <w:right w:val="none" w:sz="0" w:space="0" w:color="auto"/>
                  </w:divBdr>
                </w:div>
                <w:div w:id="827131081">
                  <w:marLeft w:val="0"/>
                  <w:marRight w:val="0"/>
                  <w:marTop w:val="0"/>
                  <w:marBottom w:val="0"/>
                  <w:divBdr>
                    <w:top w:val="none" w:sz="0" w:space="0" w:color="auto"/>
                    <w:left w:val="none" w:sz="0" w:space="0" w:color="auto"/>
                    <w:bottom w:val="none" w:sz="0" w:space="0" w:color="auto"/>
                    <w:right w:val="none" w:sz="0" w:space="0" w:color="auto"/>
                  </w:divBdr>
                </w:div>
                <w:div w:id="827600969">
                  <w:marLeft w:val="0"/>
                  <w:marRight w:val="0"/>
                  <w:marTop w:val="0"/>
                  <w:marBottom w:val="0"/>
                  <w:divBdr>
                    <w:top w:val="none" w:sz="0" w:space="0" w:color="auto"/>
                    <w:left w:val="none" w:sz="0" w:space="0" w:color="auto"/>
                    <w:bottom w:val="none" w:sz="0" w:space="0" w:color="auto"/>
                    <w:right w:val="none" w:sz="0" w:space="0" w:color="auto"/>
                  </w:divBdr>
                </w:div>
                <w:div w:id="828208470">
                  <w:marLeft w:val="0"/>
                  <w:marRight w:val="0"/>
                  <w:marTop w:val="0"/>
                  <w:marBottom w:val="0"/>
                  <w:divBdr>
                    <w:top w:val="none" w:sz="0" w:space="0" w:color="auto"/>
                    <w:left w:val="none" w:sz="0" w:space="0" w:color="auto"/>
                    <w:bottom w:val="none" w:sz="0" w:space="0" w:color="auto"/>
                    <w:right w:val="none" w:sz="0" w:space="0" w:color="auto"/>
                  </w:divBdr>
                </w:div>
                <w:div w:id="829101545">
                  <w:marLeft w:val="0"/>
                  <w:marRight w:val="0"/>
                  <w:marTop w:val="0"/>
                  <w:marBottom w:val="0"/>
                  <w:divBdr>
                    <w:top w:val="none" w:sz="0" w:space="0" w:color="auto"/>
                    <w:left w:val="none" w:sz="0" w:space="0" w:color="auto"/>
                    <w:bottom w:val="none" w:sz="0" w:space="0" w:color="auto"/>
                    <w:right w:val="none" w:sz="0" w:space="0" w:color="auto"/>
                  </w:divBdr>
                </w:div>
                <w:div w:id="831603563">
                  <w:marLeft w:val="0"/>
                  <w:marRight w:val="0"/>
                  <w:marTop w:val="0"/>
                  <w:marBottom w:val="0"/>
                  <w:divBdr>
                    <w:top w:val="none" w:sz="0" w:space="0" w:color="auto"/>
                    <w:left w:val="none" w:sz="0" w:space="0" w:color="auto"/>
                    <w:bottom w:val="none" w:sz="0" w:space="0" w:color="auto"/>
                    <w:right w:val="none" w:sz="0" w:space="0" w:color="auto"/>
                  </w:divBdr>
                </w:div>
                <w:div w:id="831917464">
                  <w:marLeft w:val="0"/>
                  <w:marRight w:val="0"/>
                  <w:marTop w:val="0"/>
                  <w:marBottom w:val="0"/>
                  <w:divBdr>
                    <w:top w:val="none" w:sz="0" w:space="0" w:color="auto"/>
                    <w:left w:val="none" w:sz="0" w:space="0" w:color="auto"/>
                    <w:bottom w:val="none" w:sz="0" w:space="0" w:color="auto"/>
                    <w:right w:val="none" w:sz="0" w:space="0" w:color="auto"/>
                  </w:divBdr>
                </w:div>
                <w:div w:id="832573562">
                  <w:marLeft w:val="0"/>
                  <w:marRight w:val="0"/>
                  <w:marTop w:val="0"/>
                  <w:marBottom w:val="0"/>
                  <w:divBdr>
                    <w:top w:val="none" w:sz="0" w:space="0" w:color="auto"/>
                    <w:left w:val="none" w:sz="0" w:space="0" w:color="auto"/>
                    <w:bottom w:val="none" w:sz="0" w:space="0" w:color="auto"/>
                    <w:right w:val="none" w:sz="0" w:space="0" w:color="auto"/>
                  </w:divBdr>
                </w:div>
                <w:div w:id="833180879">
                  <w:marLeft w:val="0"/>
                  <w:marRight w:val="0"/>
                  <w:marTop w:val="0"/>
                  <w:marBottom w:val="0"/>
                  <w:divBdr>
                    <w:top w:val="none" w:sz="0" w:space="0" w:color="auto"/>
                    <w:left w:val="none" w:sz="0" w:space="0" w:color="auto"/>
                    <w:bottom w:val="none" w:sz="0" w:space="0" w:color="auto"/>
                    <w:right w:val="none" w:sz="0" w:space="0" w:color="auto"/>
                  </w:divBdr>
                </w:div>
                <w:div w:id="833447099">
                  <w:marLeft w:val="0"/>
                  <w:marRight w:val="0"/>
                  <w:marTop w:val="0"/>
                  <w:marBottom w:val="0"/>
                  <w:divBdr>
                    <w:top w:val="none" w:sz="0" w:space="0" w:color="auto"/>
                    <w:left w:val="none" w:sz="0" w:space="0" w:color="auto"/>
                    <w:bottom w:val="none" w:sz="0" w:space="0" w:color="auto"/>
                    <w:right w:val="none" w:sz="0" w:space="0" w:color="auto"/>
                  </w:divBdr>
                </w:div>
                <w:div w:id="834757927">
                  <w:marLeft w:val="0"/>
                  <w:marRight w:val="0"/>
                  <w:marTop w:val="0"/>
                  <w:marBottom w:val="0"/>
                  <w:divBdr>
                    <w:top w:val="none" w:sz="0" w:space="0" w:color="auto"/>
                    <w:left w:val="none" w:sz="0" w:space="0" w:color="auto"/>
                    <w:bottom w:val="none" w:sz="0" w:space="0" w:color="auto"/>
                    <w:right w:val="none" w:sz="0" w:space="0" w:color="auto"/>
                  </w:divBdr>
                </w:div>
                <w:div w:id="836187321">
                  <w:marLeft w:val="0"/>
                  <w:marRight w:val="0"/>
                  <w:marTop w:val="0"/>
                  <w:marBottom w:val="0"/>
                  <w:divBdr>
                    <w:top w:val="none" w:sz="0" w:space="0" w:color="auto"/>
                    <w:left w:val="none" w:sz="0" w:space="0" w:color="auto"/>
                    <w:bottom w:val="none" w:sz="0" w:space="0" w:color="auto"/>
                    <w:right w:val="none" w:sz="0" w:space="0" w:color="auto"/>
                  </w:divBdr>
                </w:div>
                <w:div w:id="837498577">
                  <w:marLeft w:val="0"/>
                  <w:marRight w:val="0"/>
                  <w:marTop w:val="0"/>
                  <w:marBottom w:val="0"/>
                  <w:divBdr>
                    <w:top w:val="none" w:sz="0" w:space="0" w:color="auto"/>
                    <w:left w:val="none" w:sz="0" w:space="0" w:color="auto"/>
                    <w:bottom w:val="none" w:sz="0" w:space="0" w:color="auto"/>
                    <w:right w:val="none" w:sz="0" w:space="0" w:color="auto"/>
                  </w:divBdr>
                </w:div>
                <w:div w:id="838038179">
                  <w:marLeft w:val="0"/>
                  <w:marRight w:val="0"/>
                  <w:marTop w:val="0"/>
                  <w:marBottom w:val="0"/>
                  <w:divBdr>
                    <w:top w:val="none" w:sz="0" w:space="0" w:color="auto"/>
                    <w:left w:val="none" w:sz="0" w:space="0" w:color="auto"/>
                    <w:bottom w:val="none" w:sz="0" w:space="0" w:color="auto"/>
                    <w:right w:val="none" w:sz="0" w:space="0" w:color="auto"/>
                  </w:divBdr>
                </w:div>
                <w:div w:id="838426817">
                  <w:marLeft w:val="0"/>
                  <w:marRight w:val="0"/>
                  <w:marTop w:val="0"/>
                  <w:marBottom w:val="0"/>
                  <w:divBdr>
                    <w:top w:val="none" w:sz="0" w:space="0" w:color="auto"/>
                    <w:left w:val="none" w:sz="0" w:space="0" w:color="auto"/>
                    <w:bottom w:val="none" w:sz="0" w:space="0" w:color="auto"/>
                    <w:right w:val="none" w:sz="0" w:space="0" w:color="auto"/>
                  </w:divBdr>
                </w:div>
                <w:div w:id="839471135">
                  <w:marLeft w:val="0"/>
                  <w:marRight w:val="0"/>
                  <w:marTop w:val="0"/>
                  <w:marBottom w:val="0"/>
                  <w:divBdr>
                    <w:top w:val="none" w:sz="0" w:space="0" w:color="auto"/>
                    <w:left w:val="none" w:sz="0" w:space="0" w:color="auto"/>
                    <w:bottom w:val="none" w:sz="0" w:space="0" w:color="auto"/>
                    <w:right w:val="none" w:sz="0" w:space="0" w:color="auto"/>
                  </w:divBdr>
                </w:div>
                <w:div w:id="839661141">
                  <w:marLeft w:val="0"/>
                  <w:marRight w:val="0"/>
                  <w:marTop w:val="0"/>
                  <w:marBottom w:val="0"/>
                  <w:divBdr>
                    <w:top w:val="none" w:sz="0" w:space="0" w:color="auto"/>
                    <w:left w:val="none" w:sz="0" w:space="0" w:color="auto"/>
                    <w:bottom w:val="none" w:sz="0" w:space="0" w:color="auto"/>
                    <w:right w:val="none" w:sz="0" w:space="0" w:color="auto"/>
                  </w:divBdr>
                </w:div>
                <w:div w:id="840390551">
                  <w:marLeft w:val="0"/>
                  <w:marRight w:val="0"/>
                  <w:marTop w:val="0"/>
                  <w:marBottom w:val="0"/>
                  <w:divBdr>
                    <w:top w:val="none" w:sz="0" w:space="0" w:color="auto"/>
                    <w:left w:val="none" w:sz="0" w:space="0" w:color="auto"/>
                    <w:bottom w:val="none" w:sz="0" w:space="0" w:color="auto"/>
                    <w:right w:val="none" w:sz="0" w:space="0" w:color="auto"/>
                  </w:divBdr>
                </w:div>
                <w:div w:id="840654896">
                  <w:marLeft w:val="0"/>
                  <w:marRight w:val="0"/>
                  <w:marTop w:val="0"/>
                  <w:marBottom w:val="0"/>
                  <w:divBdr>
                    <w:top w:val="none" w:sz="0" w:space="0" w:color="auto"/>
                    <w:left w:val="none" w:sz="0" w:space="0" w:color="auto"/>
                    <w:bottom w:val="none" w:sz="0" w:space="0" w:color="auto"/>
                    <w:right w:val="none" w:sz="0" w:space="0" w:color="auto"/>
                  </w:divBdr>
                </w:div>
                <w:div w:id="840924958">
                  <w:marLeft w:val="0"/>
                  <w:marRight w:val="0"/>
                  <w:marTop w:val="0"/>
                  <w:marBottom w:val="0"/>
                  <w:divBdr>
                    <w:top w:val="none" w:sz="0" w:space="0" w:color="auto"/>
                    <w:left w:val="none" w:sz="0" w:space="0" w:color="auto"/>
                    <w:bottom w:val="none" w:sz="0" w:space="0" w:color="auto"/>
                    <w:right w:val="none" w:sz="0" w:space="0" w:color="auto"/>
                  </w:divBdr>
                </w:div>
                <w:div w:id="841357691">
                  <w:marLeft w:val="0"/>
                  <w:marRight w:val="0"/>
                  <w:marTop w:val="0"/>
                  <w:marBottom w:val="0"/>
                  <w:divBdr>
                    <w:top w:val="none" w:sz="0" w:space="0" w:color="auto"/>
                    <w:left w:val="none" w:sz="0" w:space="0" w:color="auto"/>
                    <w:bottom w:val="none" w:sz="0" w:space="0" w:color="auto"/>
                    <w:right w:val="none" w:sz="0" w:space="0" w:color="auto"/>
                  </w:divBdr>
                </w:div>
                <w:div w:id="841550004">
                  <w:marLeft w:val="0"/>
                  <w:marRight w:val="0"/>
                  <w:marTop w:val="0"/>
                  <w:marBottom w:val="0"/>
                  <w:divBdr>
                    <w:top w:val="none" w:sz="0" w:space="0" w:color="auto"/>
                    <w:left w:val="none" w:sz="0" w:space="0" w:color="auto"/>
                    <w:bottom w:val="none" w:sz="0" w:space="0" w:color="auto"/>
                    <w:right w:val="none" w:sz="0" w:space="0" w:color="auto"/>
                  </w:divBdr>
                </w:div>
                <w:div w:id="843284180">
                  <w:marLeft w:val="0"/>
                  <w:marRight w:val="0"/>
                  <w:marTop w:val="0"/>
                  <w:marBottom w:val="0"/>
                  <w:divBdr>
                    <w:top w:val="none" w:sz="0" w:space="0" w:color="auto"/>
                    <w:left w:val="none" w:sz="0" w:space="0" w:color="auto"/>
                    <w:bottom w:val="none" w:sz="0" w:space="0" w:color="auto"/>
                    <w:right w:val="none" w:sz="0" w:space="0" w:color="auto"/>
                  </w:divBdr>
                </w:div>
                <w:div w:id="843471002">
                  <w:marLeft w:val="0"/>
                  <w:marRight w:val="0"/>
                  <w:marTop w:val="0"/>
                  <w:marBottom w:val="0"/>
                  <w:divBdr>
                    <w:top w:val="none" w:sz="0" w:space="0" w:color="auto"/>
                    <w:left w:val="none" w:sz="0" w:space="0" w:color="auto"/>
                    <w:bottom w:val="none" w:sz="0" w:space="0" w:color="auto"/>
                    <w:right w:val="none" w:sz="0" w:space="0" w:color="auto"/>
                  </w:divBdr>
                </w:div>
                <w:div w:id="843517858">
                  <w:marLeft w:val="0"/>
                  <w:marRight w:val="0"/>
                  <w:marTop w:val="0"/>
                  <w:marBottom w:val="0"/>
                  <w:divBdr>
                    <w:top w:val="none" w:sz="0" w:space="0" w:color="auto"/>
                    <w:left w:val="none" w:sz="0" w:space="0" w:color="auto"/>
                    <w:bottom w:val="none" w:sz="0" w:space="0" w:color="auto"/>
                    <w:right w:val="none" w:sz="0" w:space="0" w:color="auto"/>
                  </w:divBdr>
                </w:div>
                <w:div w:id="843545012">
                  <w:marLeft w:val="0"/>
                  <w:marRight w:val="0"/>
                  <w:marTop w:val="0"/>
                  <w:marBottom w:val="0"/>
                  <w:divBdr>
                    <w:top w:val="none" w:sz="0" w:space="0" w:color="auto"/>
                    <w:left w:val="none" w:sz="0" w:space="0" w:color="auto"/>
                    <w:bottom w:val="none" w:sz="0" w:space="0" w:color="auto"/>
                    <w:right w:val="none" w:sz="0" w:space="0" w:color="auto"/>
                  </w:divBdr>
                </w:div>
                <w:div w:id="843591665">
                  <w:marLeft w:val="0"/>
                  <w:marRight w:val="0"/>
                  <w:marTop w:val="0"/>
                  <w:marBottom w:val="0"/>
                  <w:divBdr>
                    <w:top w:val="none" w:sz="0" w:space="0" w:color="auto"/>
                    <w:left w:val="none" w:sz="0" w:space="0" w:color="auto"/>
                    <w:bottom w:val="none" w:sz="0" w:space="0" w:color="auto"/>
                    <w:right w:val="none" w:sz="0" w:space="0" w:color="auto"/>
                  </w:divBdr>
                </w:div>
                <w:div w:id="843740864">
                  <w:marLeft w:val="0"/>
                  <w:marRight w:val="0"/>
                  <w:marTop w:val="0"/>
                  <w:marBottom w:val="0"/>
                  <w:divBdr>
                    <w:top w:val="none" w:sz="0" w:space="0" w:color="auto"/>
                    <w:left w:val="none" w:sz="0" w:space="0" w:color="auto"/>
                    <w:bottom w:val="none" w:sz="0" w:space="0" w:color="auto"/>
                    <w:right w:val="none" w:sz="0" w:space="0" w:color="auto"/>
                  </w:divBdr>
                </w:div>
                <w:div w:id="844171046">
                  <w:marLeft w:val="0"/>
                  <w:marRight w:val="0"/>
                  <w:marTop w:val="0"/>
                  <w:marBottom w:val="0"/>
                  <w:divBdr>
                    <w:top w:val="none" w:sz="0" w:space="0" w:color="auto"/>
                    <w:left w:val="none" w:sz="0" w:space="0" w:color="auto"/>
                    <w:bottom w:val="none" w:sz="0" w:space="0" w:color="auto"/>
                    <w:right w:val="none" w:sz="0" w:space="0" w:color="auto"/>
                  </w:divBdr>
                </w:div>
                <w:div w:id="844250696">
                  <w:marLeft w:val="0"/>
                  <w:marRight w:val="0"/>
                  <w:marTop w:val="0"/>
                  <w:marBottom w:val="0"/>
                  <w:divBdr>
                    <w:top w:val="none" w:sz="0" w:space="0" w:color="auto"/>
                    <w:left w:val="none" w:sz="0" w:space="0" w:color="auto"/>
                    <w:bottom w:val="none" w:sz="0" w:space="0" w:color="auto"/>
                    <w:right w:val="none" w:sz="0" w:space="0" w:color="auto"/>
                  </w:divBdr>
                </w:div>
                <w:div w:id="844398520">
                  <w:marLeft w:val="0"/>
                  <w:marRight w:val="0"/>
                  <w:marTop w:val="0"/>
                  <w:marBottom w:val="0"/>
                  <w:divBdr>
                    <w:top w:val="none" w:sz="0" w:space="0" w:color="auto"/>
                    <w:left w:val="none" w:sz="0" w:space="0" w:color="auto"/>
                    <w:bottom w:val="none" w:sz="0" w:space="0" w:color="auto"/>
                    <w:right w:val="none" w:sz="0" w:space="0" w:color="auto"/>
                  </w:divBdr>
                </w:div>
                <w:div w:id="844562926">
                  <w:marLeft w:val="0"/>
                  <w:marRight w:val="0"/>
                  <w:marTop w:val="0"/>
                  <w:marBottom w:val="0"/>
                  <w:divBdr>
                    <w:top w:val="none" w:sz="0" w:space="0" w:color="auto"/>
                    <w:left w:val="none" w:sz="0" w:space="0" w:color="auto"/>
                    <w:bottom w:val="none" w:sz="0" w:space="0" w:color="auto"/>
                    <w:right w:val="none" w:sz="0" w:space="0" w:color="auto"/>
                  </w:divBdr>
                </w:div>
                <w:div w:id="844631272">
                  <w:marLeft w:val="0"/>
                  <w:marRight w:val="0"/>
                  <w:marTop w:val="0"/>
                  <w:marBottom w:val="0"/>
                  <w:divBdr>
                    <w:top w:val="none" w:sz="0" w:space="0" w:color="auto"/>
                    <w:left w:val="none" w:sz="0" w:space="0" w:color="auto"/>
                    <w:bottom w:val="none" w:sz="0" w:space="0" w:color="auto"/>
                    <w:right w:val="none" w:sz="0" w:space="0" w:color="auto"/>
                  </w:divBdr>
                </w:div>
                <w:div w:id="847019767">
                  <w:marLeft w:val="0"/>
                  <w:marRight w:val="0"/>
                  <w:marTop w:val="0"/>
                  <w:marBottom w:val="0"/>
                  <w:divBdr>
                    <w:top w:val="none" w:sz="0" w:space="0" w:color="auto"/>
                    <w:left w:val="none" w:sz="0" w:space="0" w:color="auto"/>
                    <w:bottom w:val="none" w:sz="0" w:space="0" w:color="auto"/>
                    <w:right w:val="none" w:sz="0" w:space="0" w:color="auto"/>
                  </w:divBdr>
                </w:div>
                <w:div w:id="848326552">
                  <w:marLeft w:val="0"/>
                  <w:marRight w:val="0"/>
                  <w:marTop w:val="0"/>
                  <w:marBottom w:val="0"/>
                  <w:divBdr>
                    <w:top w:val="none" w:sz="0" w:space="0" w:color="auto"/>
                    <w:left w:val="none" w:sz="0" w:space="0" w:color="auto"/>
                    <w:bottom w:val="none" w:sz="0" w:space="0" w:color="auto"/>
                    <w:right w:val="none" w:sz="0" w:space="0" w:color="auto"/>
                  </w:divBdr>
                </w:div>
                <w:div w:id="850334910">
                  <w:marLeft w:val="0"/>
                  <w:marRight w:val="0"/>
                  <w:marTop w:val="0"/>
                  <w:marBottom w:val="0"/>
                  <w:divBdr>
                    <w:top w:val="none" w:sz="0" w:space="0" w:color="auto"/>
                    <w:left w:val="none" w:sz="0" w:space="0" w:color="auto"/>
                    <w:bottom w:val="none" w:sz="0" w:space="0" w:color="auto"/>
                    <w:right w:val="none" w:sz="0" w:space="0" w:color="auto"/>
                  </w:divBdr>
                </w:div>
                <w:div w:id="850412068">
                  <w:marLeft w:val="0"/>
                  <w:marRight w:val="0"/>
                  <w:marTop w:val="0"/>
                  <w:marBottom w:val="0"/>
                  <w:divBdr>
                    <w:top w:val="none" w:sz="0" w:space="0" w:color="auto"/>
                    <w:left w:val="none" w:sz="0" w:space="0" w:color="auto"/>
                    <w:bottom w:val="none" w:sz="0" w:space="0" w:color="auto"/>
                    <w:right w:val="none" w:sz="0" w:space="0" w:color="auto"/>
                  </w:divBdr>
                </w:div>
                <w:div w:id="850605767">
                  <w:marLeft w:val="0"/>
                  <w:marRight w:val="0"/>
                  <w:marTop w:val="0"/>
                  <w:marBottom w:val="0"/>
                  <w:divBdr>
                    <w:top w:val="none" w:sz="0" w:space="0" w:color="auto"/>
                    <w:left w:val="none" w:sz="0" w:space="0" w:color="auto"/>
                    <w:bottom w:val="none" w:sz="0" w:space="0" w:color="auto"/>
                    <w:right w:val="none" w:sz="0" w:space="0" w:color="auto"/>
                  </w:divBdr>
                </w:div>
                <w:div w:id="853036538">
                  <w:marLeft w:val="0"/>
                  <w:marRight w:val="0"/>
                  <w:marTop w:val="0"/>
                  <w:marBottom w:val="0"/>
                  <w:divBdr>
                    <w:top w:val="none" w:sz="0" w:space="0" w:color="auto"/>
                    <w:left w:val="none" w:sz="0" w:space="0" w:color="auto"/>
                    <w:bottom w:val="none" w:sz="0" w:space="0" w:color="auto"/>
                    <w:right w:val="none" w:sz="0" w:space="0" w:color="auto"/>
                  </w:divBdr>
                </w:div>
                <w:div w:id="854415971">
                  <w:marLeft w:val="0"/>
                  <w:marRight w:val="0"/>
                  <w:marTop w:val="0"/>
                  <w:marBottom w:val="0"/>
                  <w:divBdr>
                    <w:top w:val="none" w:sz="0" w:space="0" w:color="auto"/>
                    <w:left w:val="none" w:sz="0" w:space="0" w:color="auto"/>
                    <w:bottom w:val="none" w:sz="0" w:space="0" w:color="auto"/>
                    <w:right w:val="none" w:sz="0" w:space="0" w:color="auto"/>
                  </w:divBdr>
                </w:div>
                <w:div w:id="854613734">
                  <w:marLeft w:val="0"/>
                  <w:marRight w:val="0"/>
                  <w:marTop w:val="0"/>
                  <w:marBottom w:val="0"/>
                  <w:divBdr>
                    <w:top w:val="none" w:sz="0" w:space="0" w:color="auto"/>
                    <w:left w:val="none" w:sz="0" w:space="0" w:color="auto"/>
                    <w:bottom w:val="none" w:sz="0" w:space="0" w:color="auto"/>
                    <w:right w:val="none" w:sz="0" w:space="0" w:color="auto"/>
                  </w:divBdr>
                </w:div>
                <w:div w:id="854615347">
                  <w:marLeft w:val="0"/>
                  <w:marRight w:val="0"/>
                  <w:marTop w:val="0"/>
                  <w:marBottom w:val="0"/>
                  <w:divBdr>
                    <w:top w:val="none" w:sz="0" w:space="0" w:color="auto"/>
                    <w:left w:val="none" w:sz="0" w:space="0" w:color="auto"/>
                    <w:bottom w:val="none" w:sz="0" w:space="0" w:color="auto"/>
                    <w:right w:val="none" w:sz="0" w:space="0" w:color="auto"/>
                  </w:divBdr>
                </w:div>
                <w:div w:id="854726954">
                  <w:marLeft w:val="0"/>
                  <w:marRight w:val="0"/>
                  <w:marTop w:val="0"/>
                  <w:marBottom w:val="0"/>
                  <w:divBdr>
                    <w:top w:val="none" w:sz="0" w:space="0" w:color="auto"/>
                    <w:left w:val="none" w:sz="0" w:space="0" w:color="auto"/>
                    <w:bottom w:val="none" w:sz="0" w:space="0" w:color="auto"/>
                    <w:right w:val="none" w:sz="0" w:space="0" w:color="auto"/>
                  </w:divBdr>
                </w:div>
                <w:div w:id="855538920">
                  <w:marLeft w:val="0"/>
                  <w:marRight w:val="0"/>
                  <w:marTop w:val="0"/>
                  <w:marBottom w:val="0"/>
                  <w:divBdr>
                    <w:top w:val="none" w:sz="0" w:space="0" w:color="auto"/>
                    <w:left w:val="none" w:sz="0" w:space="0" w:color="auto"/>
                    <w:bottom w:val="none" w:sz="0" w:space="0" w:color="auto"/>
                    <w:right w:val="none" w:sz="0" w:space="0" w:color="auto"/>
                  </w:divBdr>
                </w:div>
                <w:div w:id="856506692">
                  <w:marLeft w:val="0"/>
                  <w:marRight w:val="0"/>
                  <w:marTop w:val="0"/>
                  <w:marBottom w:val="0"/>
                  <w:divBdr>
                    <w:top w:val="none" w:sz="0" w:space="0" w:color="auto"/>
                    <w:left w:val="none" w:sz="0" w:space="0" w:color="auto"/>
                    <w:bottom w:val="none" w:sz="0" w:space="0" w:color="auto"/>
                    <w:right w:val="none" w:sz="0" w:space="0" w:color="auto"/>
                  </w:divBdr>
                </w:div>
                <w:div w:id="858663077">
                  <w:marLeft w:val="0"/>
                  <w:marRight w:val="0"/>
                  <w:marTop w:val="0"/>
                  <w:marBottom w:val="0"/>
                  <w:divBdr>
                    <w:top w:val="none" w:sz="0" w:space="0" w:color="auto"/>
                    <w:left w:val="none" w:sz="0" w:space="0" w:color="auto"/>
                    <w:bottom w:val="none" w:sz="0" w:space="0" w:color="auto"/>
                    <w:right w:val="none" w:sz="0" w:space="0" w:color="auto"/>
                  </w:divBdr>
                </w:div>
                <w:div w:id="858811964">
                  <w:marLeft w:val="0"/>
                  <w:marRight w:val="0"/>
                  <w:marTop w:val="0"/>
                  <w:marBottom w:val="0"/>
                  <w:divBdr>
                    <w:top w:val="none" w:sz="0" w:space="0" w:color="auto"/>
                    <w:left w:val="none" w:sz="0" w:space="0" w:color="auto"/>
                    <w:bottom w:val="none" w:sz="0" w:space="0" w:color="auto"/>
                    <w:right w:val="none" w:sz="0" w:space="0" w:color="auto"/>
                  </w:divBdr>
                </w:div>
                <w:div w:id="859313660">
                  <w:marLeft w:val="0"/>
                  <w:marRight w:val="0"/>
                  <w:marTop w:val="0"/>
                  <w:marBottom w:val="0"/>
                  <w:divBdr>
                    <w:top w:val="none" w:sz="0" w:space="0" w:color="auto"/>
                    <w:left w:val="none" w:sz="0" w:space="0" w:color="auto"/>
                    <w:bottom w:val="none" w:sz="0" w:space="0" w:color="auto"/>
                    <w:right w:val="none" w:sz="0" w:space="0" w:color="auto"/>
                  </w:divBdr>
                </w:div>
                <w:div w:id="859857545">
                  <w:marLeft w:val="0"/>
                  <w:marRight w:val="0"/>
                  <w:marTop w:val="0"/>
                  <w:marBottom w:val="0"/>
                  <w:divBdr>
                    <w:top w:val="none" w:sz="0" w:space="0" w:color="auto"/>
                    <w:left w:val="none" w:sz="0" w:space="0" w:color="auto"/>
                    <w:bottom w:val="none" w:sz="0" w:space="0" w:color="auto"/>
                    <w:right w:val="none" w:sz="0" w:space="0" w:color="auto"/>
                  </w:divBdr>
                </w:div>
                <w:div w:id="860124049">
                  <w:marLeft w:val="0"/>
                  <w:marRight w:val="0"/>
                  <w:marTop w:val="0"/>
                  <w:marBottom w:val="0"/>
                  <w:divBdr>
                    <w:top w:val="none" w:sz="0" w:space="0" w:color="auto"/>
                    <w:left w:val="none" w:sz="0" w:space="0" w:color="auto"/>
                    <w:bottom w:val="none" w:sz="0" w:space="0" w:color="auto"/>
                    <w:right w:val="none" w:sz="0" w:space="0" w:color="auto"/>
                  </w:divBdr>
                </w:div>
                <w:div w:id="861356932">
                  <w:marLeft w:val="0"/>
                  <w:marRight w:val="0"/>
                  <w:marTop w:val="0"/>
                  <w:marBottom w:val="0"/>
                  <w:divBdr>
                    <w:top w:val="none" w:sz="0" w:space="0" w:color="auto"/>
                    <w:left w:val="none" w:sz="0" w:space="0" w:color="auto"/>
                    <w:bottom w:val="none" w:sz="0" w:space="0" w:color="auto"/>
                    <w:right w:val="none" w:sz="0" w:space="0" w:color="auto"/>
                  </w:divBdr>
                </w:div>
                <w:div w:id="862091625">
                  <w:marLeft w:val="0"/>
                  <w:marRight w:val="0"/>
                  <w:marTop w:val="0"/>
                  <w:marBottom w:val="0"/>
                  <w:divBdr>
                    <w:top w:val="none" w:sz="0" w:space="0" w:color="auto"/>
                    <w:left w:val="none" w:sz="0" w:space="0" w:color="auto"/>
                    <w:bottom w:val="none" w:sz="0" w:space="0" w:color="auto"/>
                    <w:right w:val="none" w:sz="0" w:space="0" w:color="auto"/>
                  </w:divBdr>
                </w:div>
                <w:div w:id="862330586">
                  <w:marLeft w:val="0"/>
                  <w:marRight w:val="0"/>
                  <w:marTop w:val="0"/>
                  <w:marBottom w:val="0"/>
                  <w:divBdr>
                    <w:top w:val="none" w:sz="0" w:space="0" w:color="auto"/>
                    <w:left w:val="none" w:sz="0" w:space="0" w:color="auto"/>
                    <w:bottom w:val="none" w:sz="0" w:space="0" w:color="auto"/>
                    <w:right w:val="none" w:sz="0" w:space="0" w:color="auto"/>
                  </w:divBdr>
                </w:div>
                <w:div w:id="862666301">
                  <w:marLeft w:val="0"/>
                  <w:marRight w:val="0"/>
                  <w:marTop w:val="0"/>
                  <w:marBottom w:val="0"/>
                  <w:divBdr>
                    <w:top w:val="none" w:sz="0" w:space="0" w:color="auto"/>
                    <w:left w:val="none" w:sz="0" w:space="0" w:color="auto"/>
                    <w:bottom w:val="none" w:sz="0" w:space="0" w:color="auto"/>
                    <w:right w:val="none" w:sz="0" w:space="0" w:color="auto"/>
                  </w:divBdr>
                </w:div>
                <w:div w:id="863057513">
                  <w:marLeft w:val="0"/>
                  <w:marRight w:val="0"/>
                  <w:marTop w:val="0"/>
                  <w:marBottom w:val="0"/>
                  <w:divBdr>
                    <w:top w:val="none" w:sz="0" w:space="0" w:color="auto"/>
                    <w:left w:val="none" w:sz="0" w:space="0" w:color="auto"/>
                    <w:bottom w:val="none" w:sz="0" w:space="0" w:color="auto"/>
                    <w:right w:val="none" w:sz="0" w:space="0" w:color="auto"/>
                  </w:divBdr>
                </w:div>
                <w:div w:id="863979668">
                  <w:marLeft w:val="0"/>
                  <w:marRight w:val="0"/>
                  <w:marTop w:val="0"/>
                  <w:marBottom w:val="0"/>
                  <w:divBdr>
                    <w:top w:val="none" w:sz="0" w:space="0" w:color="auto"/>
                    <w:left w:val="none" w:sz="0" w:space="0" w:color="auto"/>
                    <w:bottom w:val="none" w:sz="0" w:space="0" w:color="auto"/>
                    <w:right w:val="none" w:sz="0" w:space="0" w:color="auto"/>
                  </w:divBdr>
                </w:div>
                <w:div w:id="864951904">
                  <w:marLeft w:val="0"/>
                  <w:marRight w:val="0"/>
                  <w:marTop w:val="0"/>
                  <w:marBottom w:val="0"/>
                  <w:divBdr>
                    <w:top w:val="none" w:sz="0" w:space="0" w:color="auto"/>
                    <w:left w:val="none" w:sz="0" w:space="0" w:color="auto"/>
                    <w:bottom w:val="none" w:sz="0" w:space="0" w:color="auto"/>
                    <w:right w:val="none" w:sz="0" w:space="0" w:color="auto"/>
                  </w:divBdr>
                </w:div>
                <w:div w:id="865143821">
                  <w:marLeft w:val="0"/>
                  <w:marRight w:val="0"/>
                  <w:marTop w:val="0"/>
                  <w:marBottom w:val="0"/>
                  <w:divBdr>
                    <w:top w:val="none" w:sz="0" w:space="0" w:color="auto"/>
                    <w:left w:val="none" w:sz="0" w:space="0" w:color="auto"/>
                    <w:bottom w:val="none" w:sz="0" w:space="0" w:color="auto"/>
                    <w:right w:val="none" w:sz="0" w:space="0" w:color="auto"/>
                  </w:divBdr>
                </w:div>
                <w:div w:id="865171945">
                  <w:marLeft w:val="0"/>
                  <w:marRight w:val="0"/>
                  <w:marTop w:val="0"/>
                  <w:marBottom w:val="0"/>
                  <w:divBdr>
                    <w:top w:val="none" w:sz="0" w:space="0" w:color="auto"/>
                    <w:left w:val="none" w:sz="0" w:space="0" w:color="auto"/>
                    <w:bottom w:val="none" w:sz="0" w:space="0" w:color="auto"/>
                    <w:right w:val="none" w:sz="0" w:space="0" w:color="auto"/>
                  </w:divBdr>
                </w:div>
                <w:div w:id="865291647">
                  <w:marLeft w:val="0"/>
                  <w:marRight w:val="0"/>
                  <w:marTop w:val="0"/>
                  <w:marBottom w:val="0"/>
                  <w:divBdr>
                    <w:top w:val="none" w:sz="0" w:space="0" w:color="auto"/>
                    <w:left w:val="none" w:sz="0" w:space="0" w:color="auto"/>
                    <w:bottom w:val="none" w:sz="0" w:space="0" w:color="auto"/>
                    <w:right w:val="none" w:sz="0" w:space="0" w:color="auto"/>
                  </w:divBdr>
                </w:div>
                <w:div w:id="865408318">
                  <w:marLeft w:val="0"/>
                  <w:marRight w:val="0"/>
                  <w:marTop w:val="0"/>
                  <w:marBottom w:val="0"/>
                  <w:divBdr>
                    <w:top w:val="none" w:sz="0" w:space="0" w:color="auto"/>
                    <w:left w:val="none" w:sz="0" w:space="0" w:color="auto"/>
                    <w:bottom w:val="none" w:sz="0" w:space="0" w:color="auto"/>
                    <w:right w:val="none" w:sz="0" w:space="0" w:color="auto"/>
                  </w:divBdr>
                </w:div>
                <w:div w:id="866334862">
                  <w:marLeft w:val="0"/>
                  <w:marRight w:val="0"/>
                  <w:marTop w:val="0"/>
                  <w:marBottom w:val="0"/>
                  <w:divBdr>
                    <w:top w:val="none" w:sz="0" w:space="0" w:color="auto"/>
                    <w:left w:val="none" w:sz="0" w:space="0" w:color="auto"/>
                    <w:bottom w:val="none" w:sz="0" w:space="0" w:color="auto"/>
                    <w:right w:val="none" w:sz="0" w:space="0" w:color="auto"/>
                  </w:divBdr>
                </w:div>
                <w:div w:id="866916713">
                  <w:marLeft w:val="0"/>
                  <w:marRight w:val="0"/>
                  <w:marTop w:val="0"/>
                  <w:marBottom w:val="0"/>
                  <w:divBdr>
                    <w:top w:val="none" w:sz="0" w:space="0" w:color="auto"/>
                    <w:left w:val="none" w:sz="0" w:space="0" w:color="auto"/>
                    <w:bottom w:val="none" w:sz="0" w:space="0" w:color="auto"/>
                    <w:right w:val="none" w:sz="0" w:space="0" w:color="auto"/>
                  </w:divBdr>
                </w:div>
                <w:div w:id="867987682">
                  <w:marLeft w:val="0"/>
                  <w:marRight w:val="0"/>
                  <w:marTop w:val="0"/>
                  <w:marBottom w:val="0"/>
                  <w:divBdr>
                    <w:top w:val="none" w:sz="0" w:space="0" w:color="auto"/>
                    <w:left w:val="none" w:sz="0" w:space="0" w:color="auto"/>
                    <w:bottom w:val="none" w:sz="0" w:space="0" w:color="auto"/>
                    <w:right w:val="none" w:sz="0" w:space="0" w:color="auto"/>
                  </w:divBdr>
                </w:div>
                <w:div w:id="868757081">
                  <w:marLeft w:val="0"/>
                  <w:marRight w:val="0"/>
                  <w:marTop w:val="0"/>
                  <w:marBottom w:val="0"/>
                  <w:divBdr>
                    <w:top w:val="none" w:sz="0" w:space="0" w:color="auto"/>
                    <w:left w:val="none" w:sz="0" w:space="0" w:color="auto"/>
                    <w:bottom w:val="none" w:sz="0" w:space="0" w:color="auto"/>
                    <w:right w:val="none" w:sz="0" w:space="0" w:color="auto"/>
                  </w:divBdr>
                </w:div>
                <w:div w:id="869298009">
                  <w:marLeft w:val="0"/>
                  <w:marRight w:val="0"/>
                  <w:marTop w:val="0"/>
                  <w:marBottom w:val="0"/>
                  <w:divBdr>
                    <w:top w:val="none" w:sz="0" w:space="0" w:color="auto"/>
                    <w:left w:val="none" w:sz="0" w:space="0" w:color="auto"/>
                    <w:bottom w:val="none" w:sz="0" w:space="0" w:color="auto"/>
                    <w:right w:val="none" w:sz="0" w:space="0" w:color="auto"/>
                  </w:divBdr>
                </w:div>
                <w:div w:id="870458917">
                  <w:marLeft w:val="0"/>
                  <w:marRight w:val="0"/>
                  <w:marTop w:val="0"/>
                  <w:marBottom w:val="0"/>
                  <w:divBdr>
                    <w:top w:val="none" w:sz="0" w:space="0" w:color="auto"/>
                    <w:left w:val="none" w:sz="0" w:space="0" w:color="auto"/>
                    <w:bottom w:val="none" w:sz="0" w:space="0" w:color="auto"/>
                    <w:right w:val="none" w:sz="0" w:space="0" w:color="auto"/>
                  </w:divBdr>
                </w:div>
                <w:div w:id="871110650">
                  <w:marLeft w:val="0"/>
                  <w:marRight w:val="0"/>
                  <w:marTop w:val="0"/>
                  <w:marBottom w:val="0"/>
                  <w:divBdr>
                    <w:top w:val="none" w:sz="0" w:space="0" w:color="auto"/>
                    <w:left w:val="none" w:sz="0" w:space="0" w:color="auto"/>
                    <w:bottom w:val="none" w:sz="0" w:space="0" w:color="auto"/>
                    <w:right w:val="none" w:sz="0" w:space="0" w:color="auto"/>
                  </w:divBdr>
                </w:div>
                <w:div w:id="871765985">
                  <w:marLeft w:val="0"/>
                  <w:marRight w:val="0"/>
                  <w:marTop w:val="0"/>
                  <w:marBottom w:val="0"/>
                  <w:divBdr>
                    <w:top w:val="none" w:sz="0" w:space="0" w:color="auto"/>
                    <w:left w:val="none" w:sz="0" w:space="0" w:color="auto"/>
                    <w:bottom w:val="none" w:sz="0" w:space="0" w:color="auto"/>
                    <w:right w:val="none" w:sz="0" w:space="0" w:color="auto"/>
                  </w:divBdr>
                </w:div>
                <w:div w:id="872230456">
                  <w:marLeft w:val="0"/>
                  <w:marRight w:val="0"/>
                  <w:marTop w:val="0"/>
                  <w:marBottom w:val="0"/>
                  <w:divBdr>
                    <w:top w:val="none" w:sz="0" w:space="0" w:color="auto"/>
                    <w:left w:val="none" w:sz="0" w:space="0" w:color="auto"/>
                    <w:bottom w:val="none" w:sz="0" w:space="0" w:color="auto"/>
                    <w:right w:val="none" w:sz="0" w:space="0" w:color="auto"/>
                  </w:divBdr>
                </w:div>
                <w:div w:id="872234026">
                  <w:marLeft w:val="0"/>
                  <w:marRight w:val="0"/>
                  <w:marTop w:val="0"/>
                  <w:marBottom w:val="0"/>
                  <w:divBdr>
                    <w:top w:val="none" w:sz="0" w:space="0" w:color="auto"/>
                    <w:left w:val="none" w:sz="0" w:space="0" w:color="auto"/>
                    <w:bottom w:val="none" w:sz="0" w:space="0" w:color="auto"/>
                    <w:right w:val="none" w:sz="0" w:space="0" w:color="auto"/>
                  </w:divBdr>
                </w:div>
                <w:div w:id="872694251">
                  <w:marLeft w:val="0"/>
                  <w:marRight w:val="0"/>
                  <w:marTop w:val="0"/>
                  <w:marBottom w:val="0"/>
                  <w:divBdr>
                    <w:top w:val="none" w:sz="0" w:space="0" w:color="auto"/>
                    <w:left w:val="none" w:sz="0" w:space="0" w:color="auto"/>
                    <w:bottom w:val="none" w:sz="0" w:space="0" w:color="auto"/>
                    <w:right w:val="none" w:sz="0" w:space="0" w:color="auto"/>
                  </w:divBdr>
                </w:div>
                <w:div w:id="874195508">
                  <w:marLeft w:val="0"/>
                  <w:marRight w:val="0"/>
                  <w:marTop w:val="0"/>
                  <w:marBottom w:val="0"/>
                  <w:divBdr>
                    <w:top w:val="none" w:sz="0" w:space="0" w:color="auto"/>
                    <w:left w:val="none" w:sz="0" w:space="0" w:color="auto"/>
                    <w:bottom w:val="none" w:sz="0" w:space="0" w:color="auto"/>
                    <w:right w:val="none" w:sz="0" w:space="0" w:color="auto"/>
                  </w:divBdr>
                </w:div>
                <w:div w:id="875968123">
                  <w:marLeft w:val="0"/>
                  <w:marRight w:val="0"/>
                  <w:marTop w:val="0"/>
                  <w:marBottom w:val="0"/>
                  <w:divBdr>
                    <w:top w:val="none" w:sz="0" w:space="0" w:color="auto"/>
                    <w:left w:val="none" w:sz="0" w:space="0" w:color="auto"/>
                    <w:bottom w:val="none" w:sz="0" w:space="0" w:color="auto"/>
                    <w:right w:val="none" w:sz="0" w:space="0" w:color="auto"/>
                  </w:divBdr>
                </w:div>
                <w:div w:id="877932601">
                  <w:marLeft w:val="0"/>
                  <w:marRight w:val="0"/>
                  <w:marTop w:val="0"/>
                  <w:marBottom w:val="0"/>
                  <w:divBdr>
                    <w:top w:val="none" w:sz="0" w:space="0" w:color="auto"/>
                    <w:left w:val="none" w:sz="0" w:space="0" w:color="auto"/>
                    <w:bottom w:val="none" w:sz="0" w:space="0" w:color="auto"/>
                    <w:right w:val="none" w:sz="0" w:space="0" w:color="auto"/>
                  </w:divBdr>
                </w:div>
                <w:div w:id="878129044">
                  <w:marLeft w:val="0"/>
                  <w:marRight w:val="0"/>
                  <w:marTop w:val="0"/>
                  <w:marBottom w:val="0"/>
                  <w:divBdr>
                    <w:top w:val="none" w:sz="0" w:space="0" w:color="auto"/>
                    <w:left w:val="none" w:sz="0" w:space="0" w:color="auto"/>
                    <w:bottom w:val="none" w:sz="0" w:space="0" w:color="auto"/>
                    <w:right w:val="none" w:sz="0" w:space="0" w:color="auto"/>
                  </w:divBdr>
                </w:div>
                <w:div w:id="878278479">
                  <w:marLeft w:val="0"/>
                  <w:marRight w:val="0"/>
                  <w:marTop w:val="0"/>
                  <w:marBottom w:val="0"/>
                  <w:divBdr>
                    <w:top w:val="none" w:sz="0" w:space="0" w:color="auto"/>
                    <w:left w:val="none" w:sz="0" w:space="0" w:color="auto"/>
                    <w:bottom w:val="none" w:sz="0" w:space="0" w:color="auto"/>
                    <w:right w:val="none" w:sz="0" w:space="0" w:color="auto"/>
                  </w:divBdr>
                </w:div>
                <w:div w:id="878322390">
                  <w:marLeft w:val="0"/>
                  <w:marRight w:val="0"/>
                  <w:marTop w:val="0"/>
                  <w:marBottom w:val="0"/>
                  <w:divBdr>
                    <w:top w:val="none" w:sz="0" w:space="0" w:color="auto"/>
                    <w:left w:val="none" w:sz="0" w:space="0" w:color="auto"/>
                    <w:bottom w:val="none" w:sz="0" w:space="0" w:color="auto"/>
                    <w:right w:val="none" w:sz="0" w:space="0" w:color="auto"/>
                  </w:divBdr>
                </w:div>
                <w:div w:id="878707287">
                  <w:marLeft w:val="0"/>
                  <w:marRight w:val="0"/>
                  <w:marTop w:val="0"/>
                  <w:marBottom w:val="0"/>
                  <w:divBdr>
                    <w:top w:val="none" w:sz="0" w:space="0" w:color="auto"/>
                    <w:left w:val="none" w:sz="0" w:space="0" w:color="auto"/>
                    <w:bottom w:val="none" w:sz="0" w:space="0" w:color="auto"/>
                    <w:right w:val="none" w:sz="0" w:space="0" w:color="auto"/>
                  </w:divBdr>
                </w:div>
                <w:div w:id="878973082">
                  <w:marLeft w:val="0"/>
                  <w:marRight w:val="0"/>
                  <w:marTop w:val="0"/>
                  <w:marBottom w:val="0"/>
                  <w:divBdr>
                    <w:top w:val="none" w:sz="0" w:space="0" w:color="auto"/>
                    <w:left w:val="none" w:sz="0" w:space="0" w:color="auto"/>
                    <w:bottom w:val="none" w:sz="0" w:space="0" w:color="auto"/>
                    <w:right w:val="none" w:sz="0" w:space="0" w:color="auto"/>
                  </w:divBdr>
                </w:div>
                <w:div w:id="880361317">
                  <w:marLeft w:val="0"/>
                  <w:marRight w:val="0"/>
                  <w:marTop w:val="0"/>
                  <w:marBottom w:val="0"/>
                  <w:divBdr>
                    <w:top w:val="none" w:sz="0" w:space="0" w:color="auto"/>
                    <w:left w:val="none" w:sz="0" w:space="0" w:color="auto"/>
                    <w:bottom w:val="none" w:sz="0" w:space="0" w:color="auto"/>
                    <w:right w:val="none" w:sz="0" w:space="0" w:color="auto"/>
                  </w:divBdr>
                </w:div>
                <w:div w:id="881329738">
                  <w:marLeft w:val="0"/>
                  <w:marRight w:val="0"/>
                  <w:marTop w:val="0"/>
                  <w:marBottom w:val="0"/>
                  <w:divBdr>
                    <w:top w:val="none" w:sz="0" w:space="0" w:color="auto"/>
                    <w:left w:val="none" w:sz="0" w:space="0" w:color="auto"/>
                    <w:bottom w:val="none" w:sz="0" w:space="0" w:color="auto"/>
                    <w:right w:val="none" w:sz="0" w:space="0" w:color="auto"/>
                  </w:divBdr>
                </w:div>
                <w:div w:id="881937622">
                  <w:marLeft w:val="0"/>
                  <w:marRight w:val="0"/>
                  <w:marTop w:val="0"/>
                  <w:marBottom w:val="0"/>
                  <w:divBdr>
                    <w:top w:val="none" w:sz="0" w:space="0" w:color="auto"/>
                    <w:left w:val="none" w:sz="0" w:space="0" w:color="auto"/>
                    <w:bottom w:val="none" w:sz="0" w:space="0" w:color="auto"/>
                    <w:right w:val="none" w:sz="0" w:space="0" w:color="auto"/>
                  </w:divBdr>
                </w:div>
                <w:div w:id="883834963">
                  <w:marLeft w:val="0"/>
                  <w:marRight w:val="0"/>
                  <w:marTop w:val="0"/>
                  <w:marBottom w:val="0"/>
                  <w:divBdr>
                    <w:top w:val="none" w:sz="0" w:space="0" w:color="auto"/>
                    <w:left w:val="none" w:sz="0" w:space="0" w:color="auto"/>
                    <w:bottom w:val="none" w:sz="0" w:space="0" w:color="auto"/>
                    <w:right w:val="none" w:sz="0" w:space="0" w:color="auto"/>
                  </w:divBdr>
                </w:div>
                <w:div w:id="885528060">
                  <w:marLeft w:val="0"/>
                  <w:marRight w:val="0"/>
                  <w:marTop w:val="0"/>
                  <w:marBottom w:val="0"/>
                  <w:divBdr>
                    <w:top w:val="none" w:sz="0" w:space="0" w:color="auto"/>
                    <w:left w:val="none" w:sz="0" w:space="0" w:color="auto"/>
                    <w:bottom w:val="none" w:sz="0" w:space="0" w:color="auto"/>
                    <w:right w:val="none" w:sz="0" w:space="0" w:color="auto"/>
                  </w:divBdr>
                </w:div>
                <w:div w:id="885795938">
                  <w:marLeft w:val="0"/>
                  <w:marRight w:val="0"/>
                  <w:marTop w:val="0"/>
                  <w:marBottom w:val="0"/>
                  <w:divBdr>
                    <w:top w:val="none" w:sz="0" w:space="0" w:color="auto"/>
                    <w:left w:val="none" w:sz="0" w:space="0" w:color="auto"/>
                    <w:bottom w:val="none" w:sz="0" w:space="0" w:color="auto"/>
                    <w:right w:val="none" w:sz="0" w:space="0" w:color="auto"/>
                  </w:divBdr>
                </w:div>
                <w:div w:id="886528255">
                  <w:marLeft w:val="0"/>
                  <w:marRight w:val="0"/>
                  <w:marTop w:val="0"/>
                  <w:marBottom w:val="0"/>
                  <w:divBdr>
                    <w:top w:val="none" w:sz="0" w:space="0" w:color="auto"/>
                    <w:left w:val="none" w:sz="0" w:space="0" w:color="auto"/>
                    <w:bottom w:val="none" w:sz="0" w:space="0" w:color="auto"/>
                    <w:right w:val="none" w:sz="0" w:space="0" w:color="auto"/>
                  </w:divBdr>
                </w:div>
                <w:div w:id="886988056">
                  <w:marLeft w:val="0"/>
                  <w:marRight w:val="0"/>
                  <w:marTop w:val="0"/>
                  <w:marBottom w:val="0"/>
                  <w:divBdr>
                    <w:top w:val="none" w:sz="0" w:space="0" w:color="auto"/>
                    <w:left w:val="none" w:sz="0" w:space="0" w:color="auto"/>
                    <w:bottom w:val="none" w:sz="0" w:space="0" w:color="auto"/>
                    <w:right w:val="none" w:sz="0" w:space="0" w:color="auto"/>
                  </w:divBdr>
                </w:div>
                <w:div w:id="886992220">
                  <w:marLeft w:val="0"/>
                  <w:marRight w:val="0"/>
                  <w:marTop w:val="0"/>
                  <w:marBottom w:val="0"/>
                  <w:divBdr>
                    <w:top w:val="none" w:sz="0" w:space="0" w:color="auto"/>
                    <w:left w:val="none" w:sz="0" w:space="0" w:color="auto"/>
                    <w:bottom w:val="none" w:sz="0" w:space="0" w:color="auto"/>
                    <w:right w:val="none" w:sz="0" w:space="0" w:color="auto"/>
                  </w:divBdr>
                </w:div>
                <w:div w:id="887379333">
                  <w:marLeft w:val="0"/>
                  <w:marRight w:val="0"/>
                  <w:marTop w:val="0"/>
                  <w:marBottom w:val="0"/>
                  <w:divBdr>
                    <w:top w:val="none" w:sz="0" w:space="0" w:color="auto"/>
                    <w:left w:val="none" w:sz="0" w:space="0" w:color="auto"/>
                    <w:bottom w:val="none" w:sz="0" w:space="0" w:color="auto"/>
                    <w:right w:val="none" w:sz="0" w:space="0" w:color="auto"/>
                  </w:divBdr>
                </w:div>
                <w:div w:id="887644481">
                  <w:marLeft w:val="0"/>
                  <w:marRight w:val="0"/>
                  <w:marTop w:val="0"/>
                  <w:marBottom w:val="0"/>
                  <w:divBdr>
                    <w:top w:val="none" w:sz="0" w:space="0" w:color="auto"/>
                    <w:left w:val="none" w:sz="0" w:space="0" w:color="auto"/>
                    <w:bottom w:val="none" w:sz="0" w:space="0" w:color="auto"/>
                    <w:right w:val="none" w:sz="0" w:space="0" w:color="auto"/>
                  </w:divBdr>
                </w:div>
                <w:div w:id="888107514">
                  <w:marLeft w:val="0"/>
                  <w:marRight w:val="0"/>
                  <w:marTop w:val="0"/>
                  <w:marBottom w:val="0"/>
                  <w:divBdr>
                    <w:top w:val="none" w:sz="0" w:space="0" w:color="auto"/>
                    <w:left w:val="none" w:sz="0" w:space="0" w:color="auto"/>
                    <w:bottom w:val="none" w:sz="0" w:space="0" w:color="auto"/>
                    <w:right w:val="none" w:sz="0" w:space="0" w:color="auto"/>
                  </w:divBdr>
                </w:div>
                <w:div w:id="889072594">
                  <w:marLeft w:val="0"/>
                  <w:marRight w:val="0"/>
                  <w:marTop w:val="0"/>
                  <w:marBottom w:val="0"/>
                  <w:divBdr>
                    <w:top w:val="none" w:sz="0" w:space="0" w:color="auto"/>
                    <w:left w:val="none" w:sz="0" w:space="0" w:color="auto"/>
                    <w:bottom w:val="none" w:sz="0" w:space="0" w:color="auto"/>
                    <w:right w:val="none" w:sz="0" w:space="0" w:color="auto"/>
                  </w:divBdr>
                </w:div>
                <w:div w:id="889614318">
                  <w:marLeft w:val="0"/>
                  <w:marRight w:val="0"/>
                  <w:marTop w:val="0"/>
                  <w:marBottom w:val="0"/>
                  <w:divBdr>
                    <w:top w:val="none" w:sz="0" w:space="0" w:color="auto"/>
                    <w:left w:val="none" w:sz="0" w:space="0" w:color="auto"/>
                    <w:bottom w:val="none" w:sz="0" w:space="0" w:color="auto"/>
                    <w:right w:val="none" w:sz="0" w:space="0" w:color="auto"/>
                  </w:divBdr>
                </w:div>
                <w:div w:id="889656979">
                  <w:marLeft w:val="0"/>
                  <w:marRight w:val="0"/>
                  <w:marTop w:val="0"/>
                  <w:marBottom w:val="0"/>
                  <w:divBdr>
                    <w:top w:val="none" w:sz="0" w:space="0" w:color="auto"/>
                    <w:left w:val="none" w:sz="0" w:space="0" w:color="auto"/>
                    <w:bottom w:val="none" w:sz="0" w:space="0" w:color="auto"/>
                    <w:right w:val="none" w:sz="0" w:space="0" w:color="auto"/>
                  </w:divBdr>
                </w:div>
                <w:div w:id="890194957">
                  <w:marLeft w:val="0"/>
                  <w:marRight w:val="0"/>
                  <w:marTop w:val="0"/>
                  <w:marBottom w:val="0"/>
                  <w:divBdr>
                    <w:top w:val="none" w:sz="0" w:space="0" w:color="auto"/>
                    <w:left w:val="none" w:sz="0" w:space="0" w:color="auto"/>
                    <w:bottom w:val="none" w:sz="0" w:space="0" w:color="auto"/>
                    <w:right w:val="none" w:sz="0" w:space="0" w:color="auto"/>
                  </w:divBdr>
                </w:div>
                <w:div w:id="891040838">
                  <w:marLeft w:val="0"/>
                  <w:marRight w:val="0"/>
                  <w:marTop w:val="0"/>
                  <w:marBottom w:val="0"/>
                  <w:divBdr>
                    <w:top w:val="none" w:sz="0" w:space="0" w:color="auto"/>
                    <w:left w:val="none" w:sz="0" w:space="0" w:color="auto"/>
                    <w:bottom w:val="none" w:sz="0" w:space="0" w:color="auto"/>
                    <w:right w:val="none" w:sz="0" w:space="0" w:color="auto"/>
                  </w:divBdr>
                </w:div>
                <w:div w:id="892619020">
                  <w:marLeft w:val="0"/>
                  <w:marRight w:val="0"/>
                  <w:marTop w:val="0"/>
                  <w:marBottom w:val="0"/>
                  <w:divBdr>
                    <w:top w:val="none" w:sz="0" w:space="0" w:color="auto"/>
                    <w:left w:val="none" w:sz="0" w:space="0" w:color="auto"/>
                    <w:bottom w:val="none" w:sz="0" w:space="0" w:color="auto"/>
                    <w:right w:val="none" w:sz="0" w:space="0" w:color="auto"/>
                  </w:divBdr>
                </w:div>
                <w:div w:id="892741879">
                  <w:marLeft w:val="0"/>
                  <w:marRight w:val="0"/>
                  <w:marTop w:val="0"/>
                  <w:marBottom w:val="0"/>
                  <w:divBdr>
                    <w:top w:val="none" w:sz="0" w:space="0" w:color="auto"/>
                    <w:left w:val="none" w:sz="0" w:space="0" w:color="auto"/>
                    <w:bottom w:val="none" w:sz="0" w:space="0" w:color="auto"/>
                    <w:right w:val="none" w:sz="0" w:space="0" w:color="auto"/>
                  </w:divBdr>
                </w:div>
                <w:div w:id="892889787">
                  <w:marLeft w:val="0"/>
                  <w:marRight w:val="0"/>
                  <w:marTop w:val="0"/>
                  <w:marBottom w:val="0"/>
                  <w:divBdr>
                    <w:top w:val="none" w:sz="0" w:space="0" w:color="auto"/>
                    <w:left w:val="none" w:sz="0" w:space="0" w:color="auto"/>
                    <w:bottom w:val="none" w:sz="0" w:space="0" w:color="auto"/>
                    <w:right w:val="none" w:sz="0" w:space="0" w:color="auto"/>
                  </w:divBdr>
                </w:div>
                <w:div w:id="895506013">
                  <w:marLeft w:val="0"/>
                  <w:marRight w:val="0"/>
                  <w:marTop w:val="0"/>
                  <w:marBottom w:val="0"/>
                  <w:divBdr>
                    <w:top w:val="none" w:sz="0" w:space="0" w:color="auto"/>
                    <w:left w:val="none" w:sz="0" w:space="0" w:color="auto"/>
                    <w:bottom w:val="none" w:sz="0" w:space="0" w:color="auto"/>
                    <w:right w:val="none" w:sz="0" w:space="0" w:color="auto"/>
                  </w:divBdr>
                </w:div>
                <w:div w:id="895822126">
                  <w:marLeft w:val="0"/>
                  <w:marRight w:val="0"/>
                  <w:marTop w:val="0"/>
                  <w:marBottom w:val="0"/>
                  <w:divBdr>
                    <w:top w:val="none" w:sz="0" w:space="0" w:color="auto"/>
                    <w:left w:val="none" w:sz="0" w:space="0" w:color="auto"/>
                    <w:bottom w:val="none" w:sz="0" w:space="0" w:color="auto"/>
                    <w:right w:val="none" w:sz="0" w:space="0" w:color="auto"/>
                  </w:divBdr>
                </w:div>
                <w:div w:id="896210321">
                  <w:marLeft w:val="0"/>
                  <w:marRight w:val="0"/>
                  <w:marTop w:val="0"/>
                  <w:marBottom w:val="0"/>
                  <w:divBdr>
                    <w:top w:val="none" w:sz="0" w:space="0" w:color="auto"/>
                    <w:left w:val="none" w:sz="0" w:space="0" w:color="auto"/>
                    <w:bottom w:val="none" w:sz="0" w:space="0" w:color="auto"/>
                    <w:right w:val="none" w:sz="0" w:space="0" w:color="auto"/>
                  </w:divBdr>
                </w:div>
                <w:div w:id="896670210">
                  <w:marLeft w:val="0"/>
                  <w:marRight w:val="0"/>
                  <w:marTop w:val="0"/>
                  <w:marBottom w:val="0"/>
                  <w:divBdr>
                    <w:top w:val="none" w:sz="0" w:space="0" w:color="auto"/>
                    <w:left w:val="none" w:sz="0" w:space="0" w:color="auto"/>
                    <w:bottom w:val="none" w:sz="0" w:space="0" w:color="auto"/>
                    <w:right w:val="none" w:sz="0" w:space="0" w:color="auto"/>
                  </w:divBdr>
                </w:div>
                <w:div w:id="897471762">
                  <w:marLeft w:val="0"/>
                  <w:marRight w:val="0"/>
                  <w:marTop w:val="0"/>
                  <w:marBottom w:val="0"/>
                  <w:divBdr>
                    <w:top w:val="none" w:sz="0" w:space="0" w:color="auto"/>
                    <w:left w:val="none" w:sz="0" w:space="0" w:color="auto"/>
                    <w:bottom w:val="none" w:sz="0" w:space="0" w:color="auto"/>
                    <w:right w:val="none" w:sz="0" w:space="0" w:color="auto"/>
                  </w:divBdr>
                </w:div>
                <w:div w:id="898129512">
                  <w:marLeft w:val="0"/>
                  <w:marRight w:val="0"/>
                  <w:marTop w:val="0"/>
                  <w:marBottom w:val="0"/>
                  <w:divBdr>
                    <w:top w:val="none" w:sz="0" w:space="0" w:color="auto"/>
                    <w:left w:val="none" w:sz="0" w:space="0" w:color="auto"/>
                    <w:bottom w:val="none" w:sz="0" w:space="0" w:color="auto"/>
                    <w:right w:val="none" w:sz="0" w:space="0" w:color="auto"/>
                  </w:divBdr>
                </w:div>
                <w:div w:id="898131428">
                  <w:marLeft w:val="0"/>
                  <w:marRight w:val="0"/>
                  <w:marTop w:val="0"/>
                  <w:marBottom w:val="0"/>
                  <w:divBdr>
                    <w:top w:val="none" w:sz="0" w:space="0" w:color="auto"/>
                    <w:left w:val="none" w:sz="0" w:space="0" w:color="auto"/>
                    <w:bottom w:val="none" w:sz="0" w:space="0" w:color="auto"/>
                    <w:right w:val="none" w:sz="0" w:space="0" w:color="auto"/>
                  </w:divBdr>
                </w:div>
                <w:div w:id="898322090">
                  <w:marLeft w:val="0"/>
                  <w:marRight w:val="0"/>
                  <w:marTop w:val="0"/>
                  <w:marBottom w:val="0"/>
                  <w:divBdr>
                    <w:top w:val="none" w:sz="0" w:space="0" w:color="auto"/>
                    <w:left w:val="none" w:sz="0" w:space="0" w:color="auto"/>
                    <w:bottom w:val="none" w:sz="0" w:space="0" w:color="auto"/>
                    <w:right w:val="none" w:sz="0" w:space="0" w:color="auto"/>
                  </w:divBdr>
                </w:div>
                <w:div w:id="899285117">
                  <w:marLeft w:val="0"/>
                  <w:marRight w:val="0"/>
                  <w:marTop w:val="0"/>
                  <w:marBottom w:val="0"/>
                  <w:divBdr>
                    <w:top w:val="none" w:sz="0" w:space="0" w:color="auto"/>
                    <w:left w:val="none" w:sz="0" w:space="0" w:color="auto"/>
                    <w:bottom w:val="none" w:sz="0" w:space="0" w:color="auto"/>
                    <w:right w:val="none" w:sz="0" w:space="0" w:color="auto"/>
                  </w:divBdr>
                </w:div>
                <w:div w:id="900363217">
                  <w:marLeft w:val="0"/>
                  <w:marRight w:val="0"/>
                  <w:marTop w:val="0"/>
                  <w:marBottom w:val="0"/>
                  <w:divBdr>
                    <w:top w:val="none" w:sz="0" w:space="0" w:color="auto"/>
                    <w:left w:val="none" w:sz="0" w:space="0" w:color="auto"/>
                    <w:bottom w:val="none" w:sz="0" w:space="0" w:color="auto"/>
                    <w:right w:val="none" w:sz="0" w:space="0" w:color="auto"/>
                  </w:divBdr>
                </w:div>
                <w:div w:id="901796718">
                  <w:marLeft w:val="0"/>
                  <w:marRight w:val="0"/>
                  <w:marTop w:val="0"/>
                  <w:marBottom w:val="0"/>
                  <w:divBdr>
                    <w:top w:val="none" w:sz="0" w:space="0" w:color="auto"/>
                    <w:left w:val="none" w:sz="0" w:space="0" w:color="auto"/>
                    <w:bottom w:val="none" w:sz="0" w:space="0" w:color="auto"/>
                    <w:right w:val="none" w:sz="0" w:space="0" w:color="auto"/>
                  </w:divBdr>
                </w:div>
                <w:div w:id="902329400">
                  <w:marLeft w:val="0"/>
                  <w:marRight w:val="0"/>
                  <w:marTop w:val="0"/>
                  <w:marBottom w:val="0"/>
                  <w:divBdr>
                    <w:top w:val="none" w:sz="0" w:space="0" w:color="auto"/>
                    <w:left w:val="none" w:sz="0" w:space="0" w:color="auto"/>
                    <w:bottom w:val="none" w:sz="0" w:space="0" w:color="auto"/>
                    <w:right w:val="none" w:sz="0" w:space="0" w:color="auto"/>
                  </w:divBdr>
                </w:div>
                <w:div w:id="902570959">
                  <w:marLeft w:val="0"/>
                  <w:marRight w:val="0"/>
                  <w:marTop w:val="0"/>
                  <w:marBottom w:val="0"/>
                  <w:divBdr>
                    <w:top w:val="none" w:sz="0" w:space="0" w:color="auto"/>
                    <w:left w:val="none" w:sz="0" w:space="0" w:color="auto"/>
                    <w:bottom w:val="none" w:sz="0" w:space="0" w:color="auto"/>
                    <w:right w:val="none" w:sz="0" w:space="0" w:color="auto"/>
                  </w:divBdr>
                </w:div>
                <w:div w:id="902719415">
                  <w:marLeft w:val="0"/>
                  <w:marRight w:val="0"/>
                  <w:marTop w:val="0"/>
                  <w:marBottom w:val="0"/>
                  <w:divBdr>
                    <w:top w:val="none" w:sz="0" w:space="0" w:color="auto"/>
                    <w:left w:val="none" w:sz="0" w:space="0" w:color="auto"/>
                    <w:bottom w:val="none" w:sz="0" w:space="0" w:color="auto"/>
                    <w:right w:val="none" w:sz="0" w:space="0" w:color="auto"/>
                  </w:divBdr>
                </w:div>
                <w:div w:id="902911890">
                  <w:marLeft w:val="0"/>
                  <w:marRight w:val="0"/>
                  <w:marTop w:val="0"/>
                  <w:marBottom w:val="0"/>
                  <w:divBdr>
                    <w:top w:val="none" w:sz="0" w:space="0" w:color="auto"/>
                    <w:left w:val="none" w:sz="0" w:space="0" w:color="auto"/>
                    <w:bottom w:val="none" w:sz="0" w:space="0" w:color="auto"/>
                    <w:right w:val="none" w:sz="0" w:space="0" w:color="auto"/>
                  </w:divBdr>
                </w:div>
                <w:div w:id="902956397">
                  <w:marLeft w:val="0"/>
                  <w:marRight w:val="0"/>
                  <w:marTop w:val="0"/>
                  <w:marBottom w:val="0"/>
                  <w:divBdr>
                    <w:top w:val="none" w:sz="0" w:space="0" w:color="auto"/>
                    <w:left w:val="none" w:sz="0" w:space="0" w:color="auto"/>
                    <w:bottom w:val="none" w:sz="0" w:space="0" w:color="auto"/>
                    <w:right w:val="none" w:sz="0" w:space="0" w:color="auto"/>
                  </w:divBdr>
                </w:div>
                <w:div w:id="903174238">
                  <w:marLeft w:val="0"/>
                  <w:marRight w:val="0"/>
                  <w:marTop w:val="0"/>
                  <w:marBottom w:val="0"/>
                  <w:divBdr>
                    <w:top w:val="none" w:sz="0" w:space="0" w:color="auto"/>
                    <w:left w:val="none" w:sz="0" w:space="0" w:color="auto"/>
                    <w:bottom w:val="none" w:sz="0" w:space="0" w:color="auto"/>
                    <w:right w:val="none" w:sz="0" w:space="0" w:color="auto"/>
                  </w:divBdr>
                </w:div>
                <w:div w:id="903220129">
                  <w:marLeft w:val="0"/>
                  <w:marRight w:val="0"/>
                  <w:marTop w:val="0"/>
                  <w:marBottom w:val="0"/>
                  <w:divBdr>
                    <w:top w:val="none" w:sz="0" w:space="0" w:color="auto"/>
                    <w:left w:val="none" w:sz="0" w:space="0" w:color="auto"/>
                    <w:bottom w:val="none" w:sz="0" w:space="0" w:color="auto"/>
                    <w:right w:val="none" w:sz="0" w:space="0" w:color="auto"/>
                  </w:divBdr>
                </w:div>
                <w:div w:id="905144357">
                  <w:marLeft w:val="0"/>
                  <w:marRight w:val="0"/>
                  <w:marTop w:val="0"/>
                  <w:marBottom w:val="0"/>
                  <w:divBdr>
                    <w:top w:val="none" w:sz="0" w:space="0" w:color="auto"/>
                    <w:left w:val="none" w:sz="0" w:space="0" w:color="auto"/>
                    <w:bottom w:val="none" w:sz="0" w:space="0" w:color="auto"/>
                    <w:right w:val="none" w:sz="0" w:space="0" w:color="auto"/>
                  </w:divBdr>
                </w:div>
                <w:div w:id="905728984">
                  <w:marLeft w:val="0"/>
                  <w:marRight w:val="0"/>
                  <w:marTop w:val="0"/>
                  <w:marBottom w:val="0"/>
                  <w:divBdr>
                    <w:top w:val="none" w:sz="0" w:space="0" w:color="auto"/>
                    <w:left w:val="none" w:sz="0" w:space="0" w:color="auto"/>
                    <w:bottom w:val="none" w:sz="0" w:space="0" w:color="auto"/>
                    <w:right w:val="none" w:sz="0" w:space="0" w:color="auto"/>
                  </w:divBdr>
                </w:div>
                <w:div w:id="906644671">
                  <w:marLeft w:val="0"/>
                  <w:marRight w:val="0"/>
                  <w:marTop w:val="0"/>
                  <w:marBottom w:val="0"/>
                  <w:divBdr>
                    <w:top w:val="none" w:sz="0" w:space="0" w:color="auto"/>
                    <w:left w:val="none" w:sz="0" w:space="0" w:color="auto"/>
                    <w:bottom w:val="none" w:sz="0" w:space="0" w:color="auto"/>
                    <w:right w:val="none" w:sz="0" w:space="0" w:color="auto"/>
                  </w:divBdr>
                </w:div>
                <w:div w:id="906964080">
                  <w:marLeft w:val="0"/>
                  <w:marRight w:val="0"/>
                  <w:marTop w:val="0"/>
                  <w:marBottom w:val="0"/>
                  <w:divBdr>
                    <w:top w:val="none" w:sz="0" w:space="0" w:color="auto"/>
                    <w:left w:val="none" w:sz="0" w:space="0" w:color="auto"/>
                    <w:bottom w:val="none" w:sz="0" w:space="0" w:color="auto"/>
                    <w:right w:val="none" w:sz="0" w:space="0" w:color="auto"/>
                  </w:divBdr>
                </w:div>
                <w:div w:id="907763607">
                  <w:marLeft w:val="0"/>
                  <w:marRight w:val="0"/>
                  <w:marTop w:val="0"/>
                  <w:marBottom w:val="0"/>
                  <w:divBdr>
                    <w:top w:val="none" w:sz="0" w:space="0" w:color="auto"/>
                    <w:left w:val="none" w:sz="0" w:space="0" w:color="auto"/>
                    <w:bottom w:val="none" w:sz="0" w:space="0" w:color="auto"/>
                    <w:right w:val="none" w:sz="0" w:space="0" w:color="auto"/>
                  </w:divBdr>
                </w:div>
                <w:div w:id="908030413">
                  <w:marLeft w:val="0"/>
                  <w:marRight w:val="0"/>
                  <w:marTop w:val="0"/>
                  <w:marBottom w:val="0"/>
                  <w:divBdr>
                    <w:top w:val="none" w:sz="0" w:space="0" w:color="auto"/>
                    <w:left w:val="none" w:sz="0" w:space="0" w:color="auto"/>
                    <w:bottom w:val="none" w:sz="0" w:space="0" w:color="auto"/>
                    <w:right w:val="none" w:sz="0" w:space="0" w:color="auto"/>
                  </w:divBdr>
                </w:div>
                <w:div w:id="908734176">
                  <w:marLeft w:val="0"/>
                  <w:marRight w:val="0"/>
                  <w:marTop w:val="0"/>
                  <w:marBottom w:val="0"/>
                  <w:divBdr>
                    <w:top w:val="none" w:sz="0" w:space="0" w:color="auto"/>
                    <w:left w:val="none" w:sz="0" w:space="0" w:color="auto"/>
                    <w:bottom w:val="none" w:sz="0" w:space="0" w:color="auto"/>
                    <w:right w:val="none" w:sz="0" w:space="0" w:color="auto"/>
                  </w:divBdr>
                </w:div>
                <w:div w:id="909928232">
                  <w:marLeft w:val="0"/>
                  <w:marRight w:val="0"/>
                  <w:marTop w:val="0"/>
                  <w:marBottom w:val="0"/>
                  <w:divBdr>
                    <w:top w:val="none" w:sz="0" w:space="0" w:color="auto"/>
                    <w:left w:val="none" w:sz="0" w:space="0" w:color="auto"/>
                    <w:bottom w:val="none" w:sz="0" w:space="0" w:color="auto"/>
                    <w:right w:val="none" w:sz="0" w:space="0" w:color="auto"/>
                  </w:divBdr>
                </w:div>
                <w:div w:id="911231372">
                  <w:marLeft w:val="0"/>
                  <w:marRight w:val="0"/>
                  <w:marTop w:val="0"/>
                  <w:marBottom w:val="0"/>
                  <w:divBdr>
                    <w:top w:val="none" w:sz="0" w:space="0" w:color="auto"/>
                    <w:left w:val="none" w:sz="0" w:space="0" w:color="auto"/>
                    <w:bottom w:val="none" w:sz="0" w:space="0" w:color="auto"/>
                    <w:right w:val="none" w:sz="0" w:space="0" w:color="auto"/>
                  </w:divBdr>
                </w:div>
                <w:div w:id="911354113">
                  <w:marLeft w:val="0"/>
                  <w:marRight w:val="0"/>
                  <w:marTop w:val="0"/>
                  <w:marBottom w:val="0"/>
                  <w:divBdr>
                    <w:top w:val="none" w:sz="0" w:space="0" w:color="auto"/>
                    <w:left w:val="none" w:sz="0" w:space="0" w:color="auto"/>
                    <w:bottom w:val="none" w:sz="0" w:space="0" w:color="auto"/>
                    <w:right w:val="none" w:sz="0" w:space="0" w:color="auto"/>
                  </w:divBdr>
                </w:div>
                <w:div w:id="911429481">
                  <w:marLeft w:val="0"/>
                  <w:marRight w:val="0"/>
                  <w:marTop w:val="0"/>
                  <w:marBottom w:val="0"/>
                  <w:divBdr>
                    <w:top w:val="none" w:sz="0" w:space="0" w:color="auto"/>
                    <w:left w:val="none" w:sz="0" w:space="0" w:color="auto"/>
                    <w:bottom w:val="none" w:sz="0" w:space="0" w:color="auto"/>
                    <w:right w:val="none" w:sz="0" w:space="0" w:color="auto"/>
                  </w:divBdr>
                </w:div>
                <w:div w:id="911618036">
                  <w:marLeft w:val="0"/>
                  <w:marRight w:val="0"/>
                  <w:marTop w:val="0"/>
                  <w:marBottom w:val="0"/>
                  <w:divBdr>
                    <w:top w:val="none" w:sz="0" w:space="0" w:color="auto"/>
                    <w:left w:val="none" w:sz="0" w:space="0" w:color="auto"/>
                    <w:bottom w:val="none" w:sz="0" w:space="0" w:color="auto"/>
                    <w:right w:val="none" w:sz="0" w:space="0" w:color="auto"/>
                  </w:divBdr>
                </w:div>
                <w:div w:id="912198154">
                  <w:marLeft w:val="0"/>
                  <w:marRight w:val="0"/>
                  <w:marTop w:val="0"/>
                  <w:marBottom w:val="0"/>
                  <w:divBdr>
                    <w:top w:val="none" w:sz="0" w:space="0" w:color="auto"/>
                    <w:left w:val="none" w:sz="0" w:space="0" w:color="auto"/>
                    <w:bottom w:val="none" w:sz="0" w:space="0" w:color="auto"/>
                    <w:right w:val="none" w:sz="0" w:space="0" w:color="auto"/>
                  </w:divBdr>
                </w:div>
                <w:div w:id="912471793">
                  <w:marLeft w:val="0"/>
                  <w:marRight w:val="0"/>
                  <w:marTop w:val="0"/>
                  <w:marBottom w:val="0"/>
                  <w:divBdr>
                    <w:top w:val="none" w:sz="0" w:space="0" w:color="auto"/>
                    <w:left w:val="none" w:sz="0" w:space="0" w:color="auto"/>
                    <w:bottom w:val="none" w:sz="0" w:space="0" w:color="auto"/>
                    <w:right w:val="none" w:sz="0" w:space="0" w:color="auto"/>
                  </w:divBdr>
                </w:div>
                <w:div w:id="912740940">
                  <w:marLeft w:val="0"/>
                  <w:marRight w:val="0"/>
                  <w:marTop w:val="0"/>
                  <w:marBottom w:val="0"/>
                  <w:divBdr>
                    <w:top w:val="none" w:sz="0" w:space="0" w:color="auto"/>
                    <w:left w:val="none" w:sz="0" w:space="0" w:color="auto"/>
                    <w:bottom w:val="none" w:sz="0" w:space="0" w:color="auto"/>
                    <w:right w:val="none" w:sz="0" w:space="0" w:color="auto"/>
                  </w:divBdr>
                </w:div>
                <w:div w:id="913517266">
                  <w:marLeft w:val="0"/>
                  <w:marRight w:val="0"/>
                  <w:marTop w:val="0"/>
                  <w:marBottom w:val="0"/>
                  <w:divBdr>
                    <w:top w:val="none" w:sz="0" w:space="0" w:color="auto"/>
                    <w:left w:val="none" w:sz="0" w:space="0" w:color="auto"/>
                    <w:bottom w:val="none" w:sz="0" w:space="0" w:color="auto"/>
                    <w:right w:val="none" w:sz="0" w:space="0" w:color="auto"/>
                  </w:divBdr>
                </w:div>
                <w:div w:id="913855185">
                  <w:marLeft w:val="0"/>
                  <w:marRight w:val="0"/>
                  <w:marTop w:val="0"/>
                  <w:marBottom w:val="0"/>
                  <w:divBdr>
                    <w:top w:val="none" w:sz="0" w:space="0" w:color="auto"/>
                    <w:left w:val="none" w:sz="0" w:space="0" w:color="auto"/>
                    <w:bottom w:val="none" w:sz="0" w:space="0" w:color="auto"/>
                    <w:right w:val="none" w:sz="0" w:space="0" w:color="auto"/>
                  </w:divBdr>
                </w:div>
                <w:div w:id="916397754">
                  <w:marLeft w:val="0"/>
                  <w:marRight w:val="0"/>
                  <w:marTop w:val="0"/>
                  <w:marBottom w:val="0"/>
                  <w:divBdr>
                    <w:top w:val="none" w:sz="0" w:space="0" w:color="auto"/>
                    <w:left w:val="none" w:sz="0" w:space="0" w:color="auto"/>
                    <w:bottom w:val="none" w:sz="0" w:space="0" w:color="auto"/>
                    <w:right w:val="none" w:sz="0" w:space="0" w:color="auto"/>
                  </w:divBdr>
                </w:div>
                <w:div w:id="916938448">
                  <w:marLeft w:val="0"/>
                  <w:marRight w:val="0"/>
                  <w:marTop w:val="0"/>
                  <w:marBottom w:val="0"/>
                  <w:divBdr>
                    <w:top w:val="none" w:sz="0" w:space="0" w:color="auto"/>
                    <w:left w:val="none" w:sz="0" w:space="0" w:color="auto"/>
                    <w:bottom w:val="none" w:sz="0" w:space="0" w:color="auto"/>
                    <w:right w:val="none" w:sz="0" w:space="0" w:color="auto"/>
                  </w:divBdr>
                </w:div>
                <w:div w:id="917251583">
                  <w:marLeft w:val="0"/>
                  <w:marRight w:val="0"/>
                  <w:marTop w:val="0"/>
                  <w:marBottom w:val="0"/>
                  <w:divBdr>
                    <w:top w:val="none" w:sz="0" w:space="0" w:color="auto"/>
                    <w:left w:val="none" w:sz="0" w:space="0" w:color="auto"/>
                    <w:bottom w:val="none" w:sz="0" w:space="0" w:color="auto"/>
                    <w:right w:val="none" w:sz="0" w:space="0" w:color="auto"/>
                  </w:divBdr>
                </w:div>
                <w:div w:id="918639734">
                  <w:marLeft w:val="0"/>
                  <w:marRight w:val="0"/>
                  <w:marTop w:val="0"/>
                  <w:marBottom w:val="0"/>
                  <w:divBdr>
                    <w:top w:val="none" w:sz="0" w:space="0" w:color="auto"/>
                    <w:left w:val="none" w:sz="0" w:space="0" w:color="auto"/>
                    <w:bottom w:val="none" w:sz="0" w:space="0" w:color="auto"/>
                    <w:right w:val="none" w:sz="0" w:space="0" w:color="auto"/>
                  </w:divBdr>
                </w:div>
                <w:div w:id="918712362">
                  <w:marLeft w:val="0"/>
                  <w:marRight w:val="0"/>
                  <w:marTop w:val="0"/>
                  <w:marBottom w:val="0"/>
                  <w:divBdr>
                    <w:top w:val="none" w:sz="0" w:space="0" w:color="auto"/>
                    <w:left w:val="none" w:sz="0" w:space="0" w:color="auto"/>
                    <w:bottom w:val="none" w:sz="0" w:space="0" w:color="auto"/>
                    <w:right w:val="none" w:sz="0" w:space="0" w:color="auto"/>
                  </w:divBdr>
                </w:div>
                <w:div w:id="918755553">
                  <w:marLeft w:val="0"/>
                  <w:marRight w:val="0"/>
                  <w:marTop w:val="0"/>
                  <w:marBottom w:val="0"/>
                  <w:divBdr>
                    <w:top w:val="none" w:sz="0" w:space="0" w:color="auto"/>
                    <w:left w:val="none" w:sz="0" w:space="0" w:color="auto"/>
                    <w:bottom w:val="none" w:sz="0" w:space="0" w:color="auto"/>
                    <w:right w:val="none" w:sz="0" w:space="0" w:color="auto"/>
                  </w:divBdr>
                </w:div>
                <w:div w:id="919874076">
                  <w:marLeft w:val="0"/>
                  <w:marRight w:val="0"/>
                  <w:marTop w:val="0"/>
                  <w:marBottom w:val="0"/>
                  <w:divBdr>
                    <w:top w:val="none" w:sz="0" w:space="0" w:color="auto"/>
                    <w:left w:val="none" w:sz="0" w:space="0" w:color="auto"/>
                    <w:bottom w:val="none" w:sz="0" w:space="0" w:color="auto"/>
                    <w:right w:val="none" w:sz="0" w:space="0" w:color="auto"/>
                  </w:divBdr>
                </w:div>
                <w:div w:id="920021864">
                  <w:marLeft w:val="0"/>
                  <w:marRight w:val="0"/>
                  <w:marTop w:val="0"/>
                  <w:marBottom w:val="0"/>
                  <w:divBdr>
                    <w:top w:val="none" w:sz="0" w:space="0" w:color="auto"/>
                    <w:left w:val="none" w:sz="0" w:space="0" w:color="auto"/>
                    <w:bottom w:val="none" w:sz="0" w:space="0" w:color="auto"/>
                    <w:right w:val="none" w:sz="0" w:space="0" w:color="auto"/>
                  </w:divBdr>
                </w:div>
                <w:div w:id="921183589">
                  <w:marLeft w:val="0"/>
                  <w:marRight w:val="0"/>
                  <w:marTop w:val="0"/>
                  <w:marBottom w:val="0"/>
                  <w:divBdr>
                    <w:top w:val="none" w:sz="0" w:space="0" w:color="auto"/>
                    <w:left w:val="none" w:sz="0" w:space="0" w:color="auto"/>
                    <w:bottom w:val="none" w:sz="0" w:space="0" w:color="auto"/>
                    <w:right w:val="none" w:sz="0" w:space="0" w:color="auto"/>
                  </w:divBdr>
                </w:div>
                <w:div w:id="921331952">
                  <w:marLeft w:val="0"/>
                  <w:marRight w:val="0"/>
                  <w:marTop w:val="0"/>
                  <w:marBottom w:val="0"/>
                  <w:divBdr>
                    <w:top w:val="none" w:sz="0" w:space="0" w:color="auto"/>
                    <w:left w:val="none" w:sz="0" w:space="0" w:color="auto"/>
                    <w:bottom w:val="none" w:sz="0" w:space="0" w:color="auto"/>
                    <w:right w:val="none" w:sz="0" w:space="0" w:color="auto"/>
                  </w:divBdr>
                </w:div>
                <w:div w:id="921446804">
                  <w:marLeft w:val="0"/>
                  <w:marRight w:val="0"/>
                  <w:marTop w:val="0"/>
                  <w:marBottom w:val="0"/>
                  <w:divBdr>
                    <w:top w:val="none" w:sz="0" w:space="0" w:color="auto"/>
                    <w:left w:val="none" w:sz="0" w:space="0" w:color="auto"/>
                    <w:bottom w:val="none" w:sz="0" w:space="0" w:color="auto"/>
                    <w:right w:val="none" w:sz="0" w:space="0" w:color="auto"/>
                  </w:divBdr>
                </w:div>
                <w:div w:id="923337928">
                  <w:marLeft w:val="0"/>
                  <w:marRight w:val="0"/>
                  <w:marTop w:val="0"/>
                  <w:marBottom w:val="0"/>
                  <w:divBdr>
                    <w:top w:val="none" w:sz="0" w:space="0" w:color="auto"/>
                    <w:left w:val="none" w:sz="0" w:space="0" w:color="auto"/>
                    <w:bottom w:val="none" w:sz="0" w:space="0" w:color="auto"/>
                    <w:right w:val="none" w:sz="0" w:space="0" w:color="auto"/>
                  </w:divBdr>
                </w:div>
                <w:div w:id="924068392">
                  <w:marLeft w:val="0"/>
                  <w:marRight w:val="0"/>
                  <w:marTop w:val="0"/>
                  <w:marBottom w:val="0"/>
                  <w:divBdr>
                    <w:top w:val="none" w:sz="0" w:space="0" w:color="auto"/>
                    <w:left w:val="none" w:sz="0" w:space="0" w:color="auto"/>
                    <w:bottom w:val="none" w:sz="0" w:space="0" w:color="auto"/>
                    <w:right w:val="none" w:sz="0" w:space="0" w:color="auto"/>
                  </w:divBdr>
                </w:div>
                <w:div w:id="924150282">
                  <w:marLeft w:val="0"/>
                  <w:marRight w:val="0"/>
                  <w:marTop w:val="0"/>
                  <w:marBottom w:val="0"/>
                  <w:divBdr>
                    <w:top w:val="none" w:sz="0" w:space="0" w:color="auto"/>
                    <w:left w:val="none" w:sz="0" w:space="0" w:color="auto"/>
                    <w:bottom w:val="none" w:sz="0" w:space="0" w:color="auto"/>
                    <w:right w:val="none" w:sz="0" w:space="0" w:color="auto"/>
                  </w:divBdr>
                </w:div>
                <w:div w:id="924613751">
                  <w:marLeft w:val="0"/>
                  <w:marRight w:val="0"/>
                  <w:marTop w:val="0"/>
                  <w:marBottom w:val="0"/>
                  <w:divBdr>
                    <w:top w:val="none" w:sz="0" w:space="0" w:color="auto"/>
                    <w:left w:val="none" w:sz="0" w:space="0" w:color="auto"/>
                    <w:bottom w:val="none" w:sz="0" w:space="0" w:color="auto"/>
                    <w:right w:val="none" w:sz="0" w:space="0" w:color="auto"/>
                  </w:divBdr>
                </w:div>
                <w:div w:id="924798432">
                  <w:marLeft w:val="0"/>
                  <w:marRight w:val="0"/>
                  <w:marTop w:val="0"/>
                  <w:marBottom w:val="0"/>
                  <w:divBdr>
                    <w:top w:val="none" w:sz="0" w:space="0" w:color="auto"/>
                    <w:left w:val="none" w:sz="0" w:space="0" w:color="auto"/>
                    <w:bottom w:val="none" w:sz="0" w:space="0" w:color="auto"/>
                    <w:right w:val="none" w:sz="0" w:space="0" w:color="auto"/>
                  </w:divBdr>
                </w:div>
                <w:div w:id="925306816">
                  <w:marLeft w:val="0"/>
                  <w:marRight w:val="0"/>
                  <w:marTop w:val="0"/>
                  <w:marBottom w:val="0"/>
                  <w:divBdr>
                    <w:top w:val="none" w:sz="0" w:space="0" w:color="auto"/>
                    <w:left w:val="none" w:sz="0" w:space="0" w:color="auto"/>
                    <w:bottom w:val="none" w:sz="0" w:space="0" w:color="auto"/>
                    <w:right w:val="none" w:sz="0" w:space="0" w:color="auto"/>
                  </w:divBdr>
                </w:div>
                <w:div w:id="925920375">
                  <w:marLeft w:val="0"/>
                  <w:marRight w:val="0"/>
                  <w:marTop w:val="0"/>
                  <w:marBottom w:val="0"/>
                  <w:divBdr>
                    <w:top w:val="none" w:sz="0" w:space="0" w:color="auto"/>
                    <w:left w:val="none" w:sz="0" w:space="0" w:color="auto"/>
                    <w:bottom w:val="none" w:sz="0" w:space="0" w:color="auto"/>
                    <w:right w:val="none" w:sz="0" w:space="0" w:color="auto"/>
                  </w:divBdr>
                </w:div>
                <w:div w:id="926154808">
                  <w:marLeft w:val="0"/>
                  <w:marRight w:val="0"/>
                  <w:marTop w:val="0"/>
                  <w:marBottom w:val="0"/>
                  <w:divBdr>
                    <w:top w:val="none" w:sz="0" w:space="0" w:color="auto"/>
                    <w:left w:val="none" w:sz="0" w:space="0" w:color="auto"/>
                    <w:bottom w:val="none" w:sz="0" w:space="0" w:color="auto"/>
                    <w:right w:val="none" w:sz="0" w:space="0" w:color="auto"/>
                  </w:divBdr>
                </w:div>
                <w:div w:id="926693661">
                  <w:marLeft w:val="0"/>
                  <w:marRight w:val="0"/>
                  <w:marTop w:val="0"/>
                  <w:marBottom w:val="0"/>
                  <w:divBdr>
                    <w:top w:val="none" w:sz="0" w:space="0" w:color="auto"/>
                    <w:left w:val="none" w:sz="0" w:space="0" w:color="auto"/>
                    <w:bottom w:val="none" w:sz="0" w:space="0" w:color="auto"/>
                    <w:right w:val="none" w:sz="0" w:space="0" w:color="auto"/>
                  </w:divBdr>
                </w:div>
                <w:div w:id="926887694">
                  <w:marLeft w:val="0"/>
                  <w:marRight w:val="0"/>
                  <w:marTop w:val="0"/>
                  <w:marBottom w:val="0"/>
                  <w:divBdr>
                    <w:top w:val="none" w:sz="0" w:space="0" w:color="auto"/>
                    <w:left w:val="none" w:sz="0" w:space="0" w:color="auto"/>
                    <w:bottom w:val="none" w:sz="0" w:space="0" w:color="auto"/>
                    <w:right w:val="none" w:sz="0" w:space="0" w:color="auto"/>
                  </w:divBdr>
                </w:div>
                <w:div w:id="927344238">
                  <w:marLeft w:val="0"/>
                  <w:marRight w:val="0"/>
                  <w:marTop w:val="0"/>
                  <w:marBottom w:val="0"/>
                  <w:divBdr>
                    <w:top w:val="none" w:sz="0" w:space="0" w:color="auto"/>
                    <w:left w:val="none" w:sz="0" w:space="0" w:color="auto"/>
                    <w:bottom w:val="none" w:sz="0" w:space="0" w:color="auto"/>
                    <w:right w:val="none" w:sz="0" w:space="0" w:color="auto"/>
                  </w:divBdr>
                </w:div>
                <w:div w:id="927737187">
                  <w:marLeft w:val="0"/>
                  <w:marRight w:val="0"/>
                  <w:marTop w:val="0"/>
                  <w:marBottom w:val="0"/>
                  <w:divBdr>
                    <w:top w:val="none" w:sz="0" w:space="0" w:color="auto"/>
                    <w:left w:val="none" w:sz="0" w:space="0" w:color="auto"/>
                    <w:bottom w:val="none" w:sz="0" w:space="0" w:color="auto"/>
                    <w:right w:val="none" w:sz="0" w:space="0" w:color="auto"/>
                  </w:divBdr>
                </w:div>
                <w:div w:id="927932633">
                  <w:marLeft w:val="0"/>
                  <w:marRight w:val="0"/>
                  <w:marTop w:val="0"/>
                  <w:marBottom w:val="0"/>
                  <w:divBdr>
                    <w:top w:val="none" w:sz="0" w:space="0" w:color="auto"/>
                    <w:left w:val="none" w:sz="0" w:space="0" w:color="auto"/>
                    <w:bottom w:val="none" w:sz="0" w:space="0" w:color="auto"/>
                    <w:right w:val="none" w:sz="0" w:space="0" w:color="auto"/>
                  </w:divBdr>
                </w:div>
                <w:div w:id="928149613">
                  <w:marLeft w:val="0"/>
                  <w:marRight w:val="0"/>
                  <w:marTop w:val="0"/>
                  <w:marBottom w:val="0"/>
                  <w:divBdr>
                    <w:top w:val="none" w:sz="0" w:space="0" w:color="auto"/>
                    <w:left w:val="none" w:sz="0" w:space="0" w:color="auto"/>
                    <w:bottom w:val="none" w:sz="0" w:space="0" w:color="auto"/>
                    <w:right w:val="none" w:sz="0" w:space="0" w:color="auto"/>
                  </w:divBdr>
                </w:div>
                <w:div w:id="928805493">
                  <w:marLeft w:val="0"/>
                  <w:marRight w:val="0"/>
                  <w:marTop w:val="0"/>
                  <w:marBottom w:val="0"/>
                  <w:divBdr>
                    <w:top w:val="none" w:sz="0" w:space="0" w:color="auto"/>
                    <w:left w:val="none" w:sz="0" w:space="0" w:color="auto"/>
                    <w:bottom w:val="none" w:sz="0" w:space="0" w:color="auto"/>
                    <w:right w:val="none" w:sz="0" w:space="0" w:color="auto"/>
                  </w:divBdr>
                </w:div>
                <w:div w:id="929237386">
                  <w:marLeft w:val="0"/>
                  <w:marRight w:val="0"/>
                  <w:marTop w:val="0"/>
                  <w:marBottom w:val="0"/>
                  <w:divBdr>
                    <w:top w:val="none" w:sz="0" w:space="0" w:color="auto"/>
                    <w:left w:val="none" w:sz="0" w:space="0" w:color="auto"/>
                    <w:bottom w:val="none" w:sz="0" w:space="0" w:color="auto"/>
                    <w:right w:val="none" w:sz="0" w:space="0" w:color="auto"/>
                  </w:divBdr>
                </w:div>
                <w:div w:id="929703285">
                  <w:marLeft w:val="0"/>
                  <w:marRight w:val="0"/>
                  <w:marTop w:val="0"/>
                  <w:marBottom w:val="0"/>
                  <w:divBdr>
                    <w:top w:val="none" w:sz="0" w:space="0" w:color="auto"/>
                    <w:left w:val="none" w:sz="0" w:space="0" w:color="auto"/>
                    <w:bottom w:val="none" w:sz="0" w:space="0" w:color="auto"/>
                    <w:right w:val="none" w:sz="0" w:space="0" w:color="auto"/>
                  </w:divBdr>
                </w:div>
                <w:div w:id="930087129">
                  <w:marLeft w:val="0"/>
                  <w:marRight w:val="0"/>
                  <w:marTop w:val="0"/>
                  <w:marBottom w:val="0"/>
                  <w:divBdr>
                    <w:top w:val="none" w:sz="0" w:space="0" w:color="auto"/>
                    <w:left w:val="none" w:sz="0" w:space="0" w:color="auto"/>
                    <w:bottom w:val="none" w:sz="0" w:space="0" w:color="auto"/>
                    <w:right w:val="none" w:sz="0" w:space="0" w:color="auto"/>
                  </w:divBdr>
                </w:div>
                <w:div w:id="931202240">
                  <w:marLeft w:val="0"/>
                  <w:marRight w:val="0"/>
                  <w:marTop w:val="0"/>
                  <w:marBottom w:val="0"/>
                  <w:divBdr>
                    <w:top w:val="none" w:sz="0" w:space="0" w:color="auto"/>
                    <w:left w:val="none" w:sz="0" w:space="0" w:color="auto"/>
                    <w:bottom w:val="none" w:sz="0" w:space="0" w:color="auto"/>
                    <w:right w:val="none" w:sz="0" w:space="0" w:color="auto"/>
                  </w:divBdr>
                </w:div>
                <w:div w:id="931470800">
                  <w:marLeft w:val="0"/>
                  <w:marRight w:val="0"/>
                  <w:marTop w:val="0"/>
                  <w:marBottom w:val="0"/>
                  <w:divBdr>
                    <w:top w:val="none" w:sz="0" w:space="0" w:color="auto"/>
                    <w:left w:val="none" w:sz="0" w:space="0" w:color="auto"/>
                    <w:bottom w:val="none" w:sz="0" w:space="0" w:color="auto"/>
                    <w:right w:val="none" w:sz="0" w:space="0" w:color="auto"/>
                  </w:divBdr>
                </w:div>
                <w:div w:id="932010003">
                  <w:marLeft w:val="0"/>
                  <w:marRight w:val="0"/>
                  <w:marTop w:val="0"/>
                  <w:marBottom w:val="0"/>
                  <w:divBdr>
                    <w:top w:val="none" w:sz="0" w:space="0" w:color="auto"/>
                    <w:left w:val="none" w:sz="0" w:space="0" w:color="auto"/>
                    <w:bottom w:val="none" w:sz="0" w:space="0" w:color="auto"/>
                    <w:right w:val="none" w:sz="0" w:space="0" w:color="auto"/>
                  </w:divBdr>
                </w:div>
                <w:div w:id="932783374">
                  <w:marLeft w:val="0"/>
                  <w:marRight w:val="0"/>
                  <w:marTop w:val="0"/>
                  <w:marBottom w:val="0"/>
                  <w:divBdr>
                    <w:top w:val="none" w:sz="0" w:space="0" w:color="auto"/>
                    <w:left w:val="none" w:sz="0" w:space="0" w:color="auto"/>
                    <w:bottom w:val="none" w:sz="0" w:space="0" w:color="auto"/>
                    <w:right w:val="none" w:sz="0" w:space="0" w:color="auto"/>
                  </w:divBdr>
                </w:div>
                <w:div w:id="934020951">
                  <w:marLeft w:val="0"/>
                  <w:marRight w:val="0"/>
                  <w:marTop w:val="0"/>
                  <w:marBottom w:val="0"/>
                  <w:divBdr>
                    <w:top w:val="none" w:sz="0" w:space="0" w:color="auto"/>
                    <w:left w:val="none" w:sz="0" w:space="0" w:color="auto"/>
                    <w:bottom w:val="none" w:sz="0" w:space="0" w:color="auto"/>
                    <w:right w:val="none" w:sz="0" w:space="0" w:color="auto"/>
                  </w:divBdr>
                </w:div>
                <w:div w:id="934435578">
                  <w:marLeft w:val="0"/>
                  <w:marRight w:val="0"/>
                  <w:marTop w:val="0"/>
                  <w:marBottom w:val="0"/>
                  <w:divBdr>
                    <w:top w:val="none" w:sz="0" w:space="0" w:color="auto"/>
                    <w:left w:val="none" w:sz="0" w:space="0" w:color="auto"/>
                    <w:bottom w:val="none" w:sz="0" w:space="0" w:color="auto"/>
                    <w:right w:val="none" w:sz="0" w:space="0" w:color="auto"/>
                  </w:divBdr>
                </w:div>
                <w:div w:id="934675854">
                  <w:marLeft w:val="0"/>
                  <w:marRight w:val="0"/>
                  <w:marTop w:val="0"/>
                  <w:marBottom w:val="0"/>
                  <w:divBdr>
                    <w:top w:val="none" w:sz="0" w:space="0" w:color="auto"/>
                    <w:left w:val="none" w:sz="0" w:space="0" w:color="auto"/>
                    <w:bottom w:val="none" w:sz="0" w:space="0" w:color="auto"/>
                    <w:right w:val="none" w:sz="0" w:space="0" w:color="auto"/>
                  </w:divBdr>
                </w:div>
                <w:div w:id="936056709">
                  <w:marLeft w:val="0"/>
                  <w:marRight w:val="0"/>
                  <w:marTop w:val="0"/>
                  <w:marBottom w:val="0"/>
                  <w:divBdr>
                    <w:top w:val="none" w:sz="0" w:space="0" w:color="auto"/>
                    <w:left w:val="none" w:sz="0" w:space="0" w:color="auto"/>
                    <w:bottom w:val="none" w:sz="0" w:space="0" w:color="auto"/>
                    <w:right w:val="none" w:sz="0" w:space="0" w:color="auto"/>
                  </w:divBdr>
                </w:div>
                <w:div w:id="936399776">
                  <w:marLeft w:val="0"/>
                  <w:marRight w:val="0"/>
                  <w:marTop w:val="0"/>
                  <w:marBottom w:val="0"/>
                  <w:divBdr>
                    <w:top w:val="none" w:sz="0" w:space="0" w:color="auto"/>
                    <w:left w:val="none" w:sz="0" w:space="0" w:color="auto"/>
                    <w:bottom w:val="none" w:sz="0" w:space="0" w:color="auto"/>
                    <w:right w:val="none" w:sz="0" w:space="0" w:color="auto"/>
                  </w:divBdr>
                </w:div>
                <w:div w:id="936668153">
                  <w:marLeft w:val="0"/>
                  <w:marRight w:val="0"/>
                  <w:marTop w:val="0"/>
                  <w:marBottom w:val="0"/>
                  <w:divBdr>
                    <w:top w:val="none" w:sz="0" w:space="0" w:color="auto"/>
                    <w:left w:val="none" w:sz="0" w:space="0" w:color="auto"/>
                    <w:bottom w:val="none" w:sz="0" w:space="0" w:color="auto"/>
                    <w:right w:val="none" w:sz="0" w:space="0" w:color="auto"/>
                  </w:divBdr>
                </w:div>
                <w:div w:id="937832041">
                  <w:marLeft w:val="0"/>
                  <w:marRight w:val="0"/>
                  <w:marTop w:val="0"/>
                  <w:marBottom w:val="0"/>
                  <w:divBdr>
                    <w:top w:val="none" w:sz="0" w:space="0" w:color="auto"/>
                    <w:left w:val="none" w:sz="0" w:space="0" w:color="auto"/>
                    <w:bottom w:val="none" w:sz="0" w:space="0" w:color="auto"/>
                    <w:right w:val="none" w:sz="0" w:space="0" w:color="auto"/>
                  </w:divBdr>
                </w:div>
                <w:div w:id="938026264">
                  <w:marLeft w:val="0"/>
                  <w:marRight w:val="0"/>
                  <w:marTop w:val="0"/>
                  <w:marBottom w:val="0"/>
                  <w:divBdr>
                    <w:top w:val="none" w:sz="0" w:space="0" w:color="auto"/>
                    <w:left w:val="none" w:sz="0" w:space="0" w:color="auto"/>
                    <w:bottom w:val="none" w:sz="0" w:space="0" w:color="auto"/>
                    <w:right w:val="none" w:sz="0" w:space="0" w:color="auto"/>
                  </w:divBdr>
                </w:div>
                <w:div w:id="939332403">
                  <w:marLeft w:val="0"/>
                  <w:marRight w:val="0"/>
                  <w:marTop w:val="0"/>
                  <w:marBottom w:val="0"/>
                  <w:divBdr>
                    <w:top w:val="none" w:sz="0" w:space="0" w:color="auto"/>
                    <w:left w:val="none" w:sz="0" w:space="0" w:color="auto"/>
                    <w:bottom w:val="none" w:sz="0" w:space="0" w:color="auto"/>
                    <w:right w:val="none" w:sz="0" w:space="0" w:color="auto"/>
                  </w:divBdr>
                </w:div>
                <w:div w:id="940842420">
                  <w:marLeft w:val="0"/>
                  <w:marRight w:val="0"/>
                  <w:marTop w:val="0"/>
                  <w:marBottom w:val="0"/>
                  <w:divBdr>
                    <w:top w:val="none" w:sz="0" w:space="0" w:color="auto"/>
                    <w:left w:val="none" w:sz="0" w:space="0" w:color="auto"/>
                    <w:bottom w:val="none" w:sz="0" w:space="0" w:color="auto"/>
                    <w:right w:val="none" w:sz="0" w:space="0" w:color="auto"/>
                  </w:divBdr>
                </w:div>
                <w:div w:id="941256398">
                  <w:marLeft w:val="0"/>
                  <w:marRight w:val="0"/>
                  <w:marTop w:val="0"/>
                  <w:marBottom w:val="0"/>
                  <w:divBdr>
                    <w:top w:val="none" w:sz="0" w:space="0" w:color="auto"/>
                    <w:left w:val="none" w:sz="0" w:space="0" w:color="auto"/>
                    <w:bottom w:val="none" w:sz="0" w:space="0" w:color="auto"/>
                    <w:right w:val="none" w:sz="0" w:space="0" w:color="auto"/>
                  </w:divBdr>
                </w:div>
                <w:div w:id="941690815">
                  <w:marLeft w:val="0"/>
                  <w:marRight w:val="0"/>
                  <w:marTop w:val="0"/>
                  <w:marBottom w:val="0"/>
                  <w:divBdr>
                    <w:top w:val="none" w:sz="0" w:space="0" w:color="auto"/>
                    <w:left w:val="none" w:sz="0" w:space="0" w:color="auto"/>
                    <w:bottom w:val="none" w:sz="0" w:space="0" w:color="auto"/>
                    <w:right w:val="none" w:sz="0" w:space="0" w:color="auto"/>
                  </w:divBdr>
                </w:div>
                <w:div w:id="941883432">
                  <w:marLeft w:val="0"/>
                  <w:marRight w:val="0"/>
                  <w:marTop w:val="0"/>
                  <w:marBottom w:val="0"/>
                  <w:divBdr>
                    <w:top w:val="none" w:sz="0" w:space="0" w:color="auto"/>
                    <w:left w:val="none" w:sz="0" w:space="0" w:color="auto"/>
                    <w:bottom w:val="none" w:sz="0" w:space="0" w:color="auto"/>
                    <w:right w:val="none" w:sz="0" w:space="0" w:color="auto"/>
                  </w:divBdr>
                </w:div>
                <w:div w:id="942539424">
                  <w:marLeft w:val="0"/>
                  <w:marRight w:val="0"/>
                  <w:marTop w:val="0"/>
                  <w:marBottom w:val="0"/>
                  <w:divBdr>
                    <w:top w:val="none" w:sz="0" w:space="0" w:color="auto"/>
                    <w:left w:val="none" w:sz="0" w:space="0" w:color="auto"/>
                    <w:bottom w:val="none" w:sz="0" w:space="0" w:color="auto"/>
                    <w:right w:val="none" w:sz="0" w:space="0" w:color="auto"/>
                  </w:divBdr>
                </w:div>
                <w:div w:id="943154702">
                  <w:marLeft w:val="0"/>
                  <w:marRight w:val="0"/>
                  <w:marTop w:val="0"/>
                  <w:marBottom w:val="0"/>
                  <w:divBdr>
                    <w:top w:val="none" w:sz="0" w:space="0" w:color="auto"/>
                    <w:left w:val="none" w:sz="0" w:space="0" w:color="auto"/>
                    <w:bottom w:val="none" w:sz="0" w:space="0" w:color="auto"/>
                    <w:right w:val="none" w:sz="0" w:space="0" w:color="auto"/>
                  </w:divBdr>
                </w:div>
                <w:div w:id="943463217">
                  <w:marLeft w:val="0"/>
                  <w:marRight w:val="0"/>
                  <w:marTop w:val="0"/>
                  <w:marBottom w:val="0"/>
                  <w:divBdr>
                    <w:top w:val="none" w:sz="0" w:space="0" w:color="auto"/>
                    <w:left w:val="none" w:sz="0" w:space="0" w:color="auto"/>
                    <w:bottom w:val="none" w:sz="0" w:space="0" w:color="auto"/>
                    <w:right w:val="none" w:sz="0" w:space="0" w:color="auto"/>
                  </w:divBdr>
                </w:div>
                <w:div w:id="943537497">
                  <w:marLeft w:val="0"/>
                  <w:marRight w:val="0"/>
                  <w:marTop w:val="0"/>
                  <w:marBottom w:val="0"/>
                  <w:divBdr>
                    <w:top w:val="none" w:sz="0" w:space="0" w:color="auto"/>
                    <w:left w:val="none" w:sz="0" w:space="0" w:color="auto"/>
                    <w:bottom w:val="none" w:sz="0" w:space="0" w:color="auto"/>
                    <w:right w:val="none" w:sz="0" w:space="0" w:color="auto"/>
                  </w:divBdr>
                </w:div>
                <w:div w:id="944380912">
                  <w:marLeft w:val="0"/>
                  <w:marRight w:val="0"/>
                  <w:marTop w:val="0"/>
                  <w:marBottom w:val="0"/>
                  <w:divBdr>
                    <w:top w:val="none" w:sz="0" w:space="0" w:color="auto"/>
                    <w:left w:val="none" w:sz="0" w:space="0" w:color="auto"/>
                    <w:bottom w:val="none" w:sz="0" w:space="0" w:color="auto"/>
                    <w:right w:val="none" w:sz="0" w:space="0" w:color="auto"/>
                  </w:divBdr>
                </w:div>
                <w:div w:id="945697468">
                  <w:marLeft w:val="0"/>
                  <w:marRight w:val="0"/>
                  <w:marTop w:val="0"/>
                  <w:marBottom w:val="0"/>
                  <w:divBdr>
                    <w:top w:val="none" w:sz="0" w:space="0" w:color="auto"/>
                    <w:left w:val="none" w:sz="0" w:space="0" w:color="auto"/>
                    <w:bottom w:val="none" w:sz="0" w:space="0" w:color="auto"/>
                    <w:right w:val="none" w:sz="0" w:space="0" w:color="auto"/>
                  </w:divBdr>
                </w:div>
                <w:div w:id="946622118">
                  <w:marLeft w:val="0"/>
                  <w:marRight w:val="0"/>
                  <w:marTop w:val="0"/>
                  <w:marBottom w:val="0"/>
                  <w:divBdr>
                    <w:top w:val="none" w:sz="0" w:space="0" w:color="auto"/>
                    <w:left w:val="none" w:sz="0" w:space="0" w:color="auto"/>
                    <w:bottom w:val="none" w:sz="0" w:space="0" w:color="auto"/>
                    <w:right w:val="none" w:sz="0" w:space="0" w:color="auto"/>
                  </w:divBdr>
                </w:div>
                <w:div w:id="947198496">
                  <w:marLeft w:val="0"/>
                  <w:marRight w:val="0"/>
                  <w:marTop w:val="0"/>
                  <w:marBottom w:val="0"/>
                  <w:divBdr>
                    <w:top w:val="none" w:sz="0" w:space="0" w:color="auto"/>
                    <w:left w:val="none" w:sz="0" w:space="0" w:color="auto"/>
                    <w:bottom w:val="none" w:sz="0" w:space="0" w:color="auto"/>
                    <w:right w:val="none" w:sz="0" w:space="0" w:color="auto"/>
                  </w:divBdr>
                </w:div>
                <w:div w:id="948194844">
                  <w:marLeft w:val="0"/>
                  <w:marRight w:val="0"/>
                  <w:marTop w:val="0"/>
                  <w:marBottom w:val="0"/>
                  <w:divBdr>
                    <w:top w:val="none" w:sz="0" w:space="0" w:color="auto"/>
                    <w:left w:val="none" w:sz="0" w:space="0" w:color="auto"/>
                    <w:bottom w:val="none" w:sz="0" w:space="0" w:color="auto"/>
                    <w:right w:val="none" w:sz="0" w:space="0" w:color="auto"/>
                  </w:divBdr>
                </w:div>
                <w:div w:id="949095157">
                  <w:marLeft w:val="0"/>
                  <w:marRight w:val="0"/>
                  <w:marTop w:val="0"/>
                  <w:marBottom w:val="0"/>
                  <w:divBdr>
                    <w:top w:val="none" w:sz="0" w:space="0" w:color="auto"/>
                    <w:left w:val="none" w:sz="0" w:space="0" w:color="auto"/>
                    <w:bottom w:val="none" w:sz="0" w:space="0" w:color="auto"/>
                    <w:right w:val="none" w:sz="0" w:space="0" w:color="auto"/>
                  </w:divBdr>
                </w:div>
                <w:div w:id="949433463">
                  <w:marLeft w:val="0"/>
                  <w:marRight w:val="0"/>
                  <w:marTop w:val="0"/>
                  <w:marBottom w:val="0"/>
                  <w:divBdr>
                    <w:top w:val="none" w:sz="0" w:space="0" w:color="auto"/>
                    <w:left w:val="none" w:sz="0" w:space="0" w:color="auto"/>
                    <w:bottom w:val="none" w:sz="0" w:space="0" w:color="auto"/>
                    <w:right w:val="none" w:sz="0" w:space="0" w:color="auto"/>
                  </w:divBdr>
                </w:div>
                <w:div w:id="950435221">
                  <w:marLeft w:val="0"/>
                  <w:marRight w:val="0"/>
                  <w:marTop w:val="0"/>
                  <w:marBottom w:val="0"/>
                  <w:divBdr>
                    <w:top w:val="none" w:sz="0" w:space="0" w:color="auto"/>
                    <w:left w:val="none" w:sz="0" w:space="0" w:color="auto"/>
                    <w:bottom w:val="none" w:sz="0" w:space="0" w:color="auto"/>
                    <w:right w:val="none" w:sz="0" w:space="0" w:color="auto"/>
                  </w:divBdr>
                </w:div>
                <w:div w:id="952326181">
                  <w:marLeft w:val="0"/>
                  <w:marRight w:val="0"/>
                  <w:marTop w:val="0"/>
                  <w:marBottom w:val="0"/>
                  <w:divBdr>
                    <w:top w:val="none" w:sz="0" w:space="0" w:color="auto"/>
                    <w:left w:val="none" w:sz="0" w:space="0" w:color="auto"/>
                    <w:bottom w:val="none" w:sz="0" w:space="0" w:color="auto"/>
                    <w:right w:val="none" w:sz="0" w:space="0" w:color="auto"/>
                  </w:divBdr>
                </w:div>
                <w:div w:id="952444286">
                  <w:marLeft w:val="0"/>
                  <w:marRight w:val="0"/>
                  <w:marTop w:val="0"/>
                  <w:marBottom w:val="0"/>
                  <w:divBdr>
                    <w:top w:val="none" w:sz="0" w:space="0" w:color="auto"/>
                    <w:left w:val="none" w:sz="0" w:space="0" w:color="auto"/>
                    <w:bottom w:val="none" w:sz="0" w:space="0" w:color="auto"/>
                    <w:right w:val="none" w:sz="0" w:space="0" w:color="auto"/>
                  </w:divBdr>
                </w:div>
                <w:div w:id="953824503">
                  <w:marLeft w:val="0"/>
                  <w:marRight w:val="0"/>
                  <w:marTop w:val="0"/>
                  <w:marBottom w:val="0"/>
                  <w:divBdr>
                    <w:top w:val="none" w:sz="0" w:space="0" w:color="auto"/>
                    <w:left w:val="none" w:sz="0" w:space="0" w:color="auto"/>
                    <w:bottom w:val="none" w:sz="0" w:space="0" w:color="auto"/>
                    <w:right w:val="none" w:sz="0" w:space="0" w:color="auto"/>
                  </w:divBdr>
                </w:div>
                <w:div w:id="955674453">
                  <w:marLeft w:val="0"/>
                  <w:marRight w:val="0"/>
                  <w:marTop w:val="0"/>
                  <w:marBottom w:val="0"/>
                  <w:divBdr>
                    <w:top w:val="none" w:sz="0" w:space="0" w:color="auto"/>
                    <w:left w:val="none" w:sz="0" w:space="0" w:color="auto"/>
                    <w:bottom w:val="none" w:sz="0" w:space="0" w:color="auto"/>
                    <w:right w:val="none" w:sz="0" w:space="0" w:color="auto"/>
                  </w:divBdr>
                </w:div>
                <w:div w:id="956451522">
                  <w:marLeft w:val="0"/>
                  <w:marRight w:val="0"/>
                  <w:marTop w:val="0"/>
                  <w:marBottom w:val="0"/>
                  <w:divBdr>
                    <w:top w:val="none" w:sz="0" w:space="0" w:color="auto"/>
                    <w:left w:val="none" w:sz="0" w:space="0" w:color="auto"/>
                    <w:bottom w:val="none" w:sz="0" w:space="0" w:color="auto"/>
                    <w:right w:val="none" w:sz="0" w:space="0" w:color="auto"/>
                  </w:divBdr>
                </w:div>
                <w:div w:id="956646377">
                  <w:marLeft w:val="0"/>
                  <w:marRight w:val="0"/>
                  <w:marTop w:val="0"/>
                  <w:marBottom w:val="0"/>
                  <w:divBdr>
                    <w:top w:val="none" w:sz="0" w:space="0" w:color="auto"/>
                    <w:left w:val="none" w:sz="0" w:space="0" w:color="auto"/>
                    <w:bottom w:val="none" w:sz="0" w:space="0" w:color="auto"/>
                    <w:right w:val="none" w:sz="0" w:space="0" w:color="auto"/>
                  </w:divBdr>
                </w:div>
                <w:div w:id="957755005">
                  <w:marLeft w:val="0"/>
                  <w:marRight w:val="0"/>
                  <w:marTop w:val="0"/>
                  <w:marBottom w:val="0"/>
                  <w:divBdr>
                    <w:top w:val="none" w:sz="0" w:space="0" w:color="auto"/>
                    <w:left w:val="none" w:sz="0" w:space="0" w:color="auto"/>
                    <w:bottom w:val="none" w:sz="0" w:space="0" w:color="auto"/>
                    <w:right w:val="none" w:sz="0" w:space="0" w:color="auto"/>
                  </w:divBdr>
                </w:div>
                <w:div w:id="959533178">
                  <w:marLeft w:val="0"/>
                  <w:marRight w:val="0"/>
                  <w:marTop w:val="0"/>
                  <w:marBottom w:val="0"/>
                  <w:divBdr>
                    <w:top w:val="none" w:sz="0" w:space="0" w:color="auto"/>
                    <w:left w:val="none" w:sz="0" w:space="0" w:color="auto"/>
                    <w:bottom w:val="none" w:sz="0" w:space="0" w:color="auto"/>
                    <w:right w:val="none" w:sz="0" w:space="0" w:color="auto"/>
                  </w:divBdr>
                </w:div>
                <w:div w:id="960116882">
                  <w:marLeft w:val="0"/>
                  <w:marRight w:val="0"/>
                  <w:marTop w:val="0"/>
                  <w:marBottom w:val="0"/>
                  <w:divBdr>
                    <w:top w:val="none" w:sz="0" w:space="0" w:color="auto"/>
                    <w:left w:val="none" w:sz="0" w:space="0" w:color="auto"/>
                    <w:bottom w:val="none" w:sz="0" w:space="0" w:color="auto"/>
                    <w:right w:val="none" w:sz="0" w:space="0" w:color="auto"/>
                  </w:divBdr>
                </w:div>
                <w:div w:id="960382217">
                  <w:marLeft w:val="0"/>
                  <w:marRight w:val="0"/>
                  <w:marTop w:val="0"/>
                  <w:marBottom w:val="0"/>
                  <w:divBdr>
                    <w:top w:val="none" w:sz="0" w:space="0" w:color="auto"/>
                    <w:left w:val="none" w:sz="0" w:space="0" w:color="auto"/>
                    <w:bottom w:val="none" w:sz="0" w:space="0" w:color="auto"/>
                    <w:right w:val="none" w:sz="0" w:space="0" w:color="auto"/>
                  </w:divBdr>
                </w:div>
                <w:div w:id="962544386">
                  <w:marLeft w:val="0"/>
                  <w:marRight w:val="0"/>
                  <w:marTop w:val="0"/>
                  <w:marBottom w:val="0"/>
                  <w:divBdr>
                    <w:top w:val="none" w:sz="0" w:space="0" w:color="auto"/>
                    <w:left w:val="none" w:sz="0" w:space="0" w:color="auto"/>
                    <w:bottom w:val="none" w:sz="0" w:space="0" w:color="auto"/>
                    <w:right w:val="none" w:sz="0" w:space="0" w:color="auto"/>
                  </w:divBdr>
                </w:div>
                <w:div w:id="963316741">
                  <w:marLeft w:val="0"/>
                  <w:marRight w:val="0"/>
                  <w:marTop w:val="0"/>
                  <w:marBottom w:val="0"/>
                  <w:divBdr>
                    <w:top w:val="none" w:sz="0" w:space="0" w:color="auto"/>
                    <w:left w:val="none" w:sz="0" w:space="0" w:color="auto"/>
                    <w:bottom w:val="none" w:sz="0" w:space="0" w:color="auto"/>
                    <w:right w:val="none" w:sz="0" w:space="0" w:color="auto"/>
                  </w:divBdr>
                </w:div>
                <w:div w:id="964847157">
                  <w:marLeft w:val="0"/>
                  <w:marRight w:val="0"/>
                  <w:marTop w:val="0"/>
                  <w:marBottom w:val="0"/>
                  <w:divBdr>
                    <w:top w:val="none" w:sz="0" w:space="0" w:color="auto"/>
                    <w:left w:val="none" w:sz="0" w:space="0" w:color="auto"/>
                    <w:bottom w:val="none" w:sz="0" w:space="0" w:color="auto"/>
                    <w:right w:val="none" w:sz="0" w:space="0" w:color="auto"/>
                  </w:divBdr>
                </w:div>
                <w:div w:id="965351710">
                  <w:marLeft w:val="0"/>
                  <w:marRight w:val="0"/>
                  <w:marTop w:val="0"/>
                  <w:marBottom w:val="0"/>
                  <w:divBdr>
                    <w:top w:val="none" w:sz="0" w:space="0" w:color="auto"/>
                    <w:left w:val="none" w:sz="0" w:space="0" w:color="auto"/>
                    <w:bottom w:val="none" w:sz="0" w:space="0" w:color="auto"/>
                    <w:right w:val="none" w:sz="0" w:space="0" w:color="auto"/>
                  </w:divBdr>
                </w:div>
                <w:div w:id="965743962">
                  <w:marLeft w:val="0"/>
                  <w:marRight w:val="0"/>
                  <w:marTop w:val="0"/>
                  <w:marBottom w:val="0"/>
                  <w:divBdr>
                    <w:top w:val="none" w:sz="0" w:space="0" w:color="auto"/>
                    <w:left w:val="none" w:sz="0" w:space="0" w:color="auto"/>
                    <w:bottom w:val="none" w:sz="0" w:space="0" w:color="auto"/>
                    <w:right w:val="none" w:sz="0" w:space="0" w:color="auto"/>
                  </w:divBdr>
                </w:div>
                <w:div w:id="966935450">
                  <w:marLeft w:val="0"/>
                  <w:marRight w:val="0"/>
                  <w:marTop w:val="0"/>
                  <w:marBottom w:val="0"/>
                  <w:divBdr>
                    <w:top w:val="none" w:sz="0" w:space="0" w:color="auto"/>
                    <w:left w:val="none" w:sz="0" w:space="0" w:color="auto"/>
                    <w:bottom w:val="none" w:sz="0" w:space="0" w:color="auto"/>
                    <w:right w:val="none" w:sz="0" w:space="0" w:color="auto"/>
                  </w:divBdr>
                </w:div>
                <w:div w:id="967277851">
                  <w:marLeft w:val="0"/>
                  <w:marRight w:val="0"/>
                  <w:marTop w:val="0"/>
                  <w:marBottom w:val="0"/>
                  <w:divBdr>
                    <w:top w:val="none" w:sz="0" w:space="0" w:color="auto"/>
                    <w:left w:val="none" w:sz="0" w:space="0" w:color="auto"/>
                    <w:bottom w:val="none" w:sz="0" w:space="0" w:color="auto"/>
                    <w:right w:val="none" w:sz="0" w:space="0" w:color="auto"/>
                  </w:divBdr>
                </w:div>
                <w:div w:id="967398501">
                  <w:marLeft w:val="0"/>
                  <w:marRight w:val="0"/>
                  <w:marTop w:val="0"/>
                  <w:marBottom w:val="0"/>
                  <w:divBdr>
                    <w:top w:val="none" w:sz="0" w:space="0" w:color="auto"/>
                    <w:left w:val="none" w:sz="0" w:space="0" w:color="auto"/>
                    <w:bottom w:val="none" w:sz="0" w:space="0" w:color="auto"/>
                    <w:right w:val="none" w:sz="0" w:space="0" w:color="auto"/>
                  </w:divBdr>
                </w:div>
                <w:div w:id="967665103">
                  <w:marLeft w:val="0"/>
                  <w:marRight w:val="0"/>
                  <w:marTop w:val="0"/>
                  <w:marBottom w:val="0"/>
                  <w:divBdr>
                    <w:top w:val="none" w:sz="0" w:space="0" w:color="auto"/>
                    <w:left w:val="none" w:sz="0" w:space="0" w:color="auto"/>
                    <w:bottom w:val="none" w:sz="0" w:space="0" w:color="auto"/>
                    <w:right w:val="none" w:sz="0" w:space="0" w:color="auto"/>
                  </w:divBdr>
                </w:div>
                <w:div w:id="968629010">
                  <w:marLeft w:val="0"/>
                  <w:marRight w:val="0"/>
                  <w:marTop w:val="0"/>
                  <w:marBottom w:val="0"/>
                  <w:divBdr>
                    <w:top w:val="none" w:sz="0" w:space="0" w:color="auto"/>
                    <w:left w:val="none" w:sz="0" w:space="0" w:color="auto"/>
                    <w:bottom w:val="none" w:sz="0" w:space="0" w:color="auto"/>
                    <w:right w:val="none" w:sz="0" w:space="0" w:color="auto"/>
                  </w:divBdr>
                </w:div>
                <w:div w:id="968702897">
                  <w:marLeft w:val="0"/>
                  <w:marRight w:val="0"/>
                  <w:marTop w:val="0"/>
                  <w:marBottom w:val="0"/>
                  <w:divBdr>
                    <w:top w:val="none" w:sz="0" w:space="0" w:color="auto"/>
                    <w:left w:val="none" w:sz="0" w:space="0" w:color="auto"/>
                    <w:bottom w:val="none" w:sz="0" w:space="0" w:color="auto"/>
                    <w:right w:val="none" w:sz="0" w:space="0" w:color="auto"/>
                  </w:divBdr>
                </w:div>
                <w:div w:id="968781424">
                  <w:marLeft w:val="0"/>
                  <w:marRight w:val="0"/>
                  <w:marTop w:val="0"/>
                  <w:marBottom w:val="0"/>
                  <w:divBdr>
                    <w:top w:val="none" w:sz="0" w:space="0" w:color="auto"/>
                    <w:left w:val="none" w:sz="0" w:space="0" w:color="auto"/>
                    <w:bottom w:val="none" w:sz="0" w:space="0" w:color="auto"/>
                    <w:right w:val="none" w:sz="0" w:space="0" w:color="auto"/>
                  </w:divBdr>
                </w:div>
                <w:div w:id="969016787">
                  <w:marLeft w:val="0"/>
                  <w:marRight w:val="0"/>
                  <w:marTop w:val="0"/>
                  <w:marBottom w:val="0"/>
                  <w:divBdr>
                    <w:top w:val="none" w:sz="0" w:space="0" w:color="auto"/>
                    <w:left w:val="none" w:sz="0" w:space="0" w:color="auto"/>
                    <w:bottom w:val="none" w:sz="0" w:space="0" w:color="auto"/>
                    <w:right w:val="none" w:sz="0" w:space="0" w:color="auto"/>
                  </w:divBdr>
                </w:div>
                <w:div w:id="969017684">
                  <w:marLeft w:val="0"/>
                  <w:marRight w:val="0"/>
                  <w:marTop w:val="0"/>
                  <w:marBottom w:val="0"/>
                  <w:divBdr>
                    <w:top w:val="none" w:sz="0" w:space="0" w:color="auto"/>
                    <w:left w:val="none" w:sz="0" w:space="0" w:color="auto"/>
                    <w:bottom w:val="none" w:sz="0" w:space="0" w:color="auto"/>
                    <w:right w:val="none" w:sz="0" w:space="0" w:color="auto"/>
                  </w:divBdr>
                </w:div>
                <w:div w:id="970012327">
                  <w:marLeft w:val="0"/>
                  <w:marRight w:val="0"/>
                  <w:marTop w:val="0"/>
                  <w:marBottom w:val="0"/>
                  <w:divBdr>
                    <w:top w:val="none" w:sz="0" w:space="0" w:color="auto"/>
                    <w:left w:val="none" w:sz="0" w:space="0" w:color="auto"/>
                    <w:bottom w:val="none" w:sz="0" w:space="0" w:color="auto"/>
                    <w:right w:val="none" w:sz="0" w:space="0" w:color="auto"/>
                  </w:divBdr>
                </w:div>
                <w:div w:id="970017909">
                  <w:marLeft w:val="0"/>
                  <w:marRight w:val="0"/>
                  <w:marTop w:val="0"/>
                  <w:marBottom w:val="0"/>
                  <w:divBdr>
                    <w:top w:val="none" w:sz="0" w:space="0" w:color="auto"/>
                    <w:left w:val="none" w:sz="0" w:space="0" w:color="auto"/>
                    <w:bottom w:val="none" w:sz="0" w:space="0" w:color="auto"/>
                    <w:right w:val="none" w:sz="0" w:space="0" w:color="auto"/>
                  </w:divBdr>
                </w:div>
                <w:div w:id="970091726">
                  <w:marLeft w:val="0"/>
                  <w:marRight w:val="0"/>
                  <w:marTop w:val="0"/>
                  <w:marBottom w:val="0"/>
                  <w:divBdr>
                    <w:top w:val="none" w:sz="0" w:space="0" w:color="auto"/>
                    <w:left w:val="none" w:sz="0" w:space="0" w:color="auto"/>
                    <w:bottom w:val="none" w:sz="0" w:space="0" w:color="auto"/>
                    <w:right w:val="none" w:sz="0" w:space="0" w:color="auto"/>
                  </w:divBdr>
                </w:div>
                <w:div w:id="970206299">
                  <w:marLeft w:val="0"/>
                  <w:marRight w:val="0"/>
                  <w:marTop w:val="0"/>
                  <w:marBottom w:val="0"/>
                  <w:divBdr>
                    <w:top w:val="none" w:sz="0" w:space="0" w:color="auto"/>
                    <w:left w:val="none" w:sz="0" w:space="0" w:color="auto"/>
                    <w:bottom w:val="none" w:sz="0" w:space="0" w:color="auto"/>
                    <w:right w:val="none" w:sz="0" w:space="0" w:color="auto"/>
                  </w:divBdr>
                </w:div>
                <w:div w:id="971056620">
                  <w:marLeft w:val="0"/>
                  <w:marRight w:val="0"/>
                  <w:marTop w:val="0"/>
                  <w:marBottom w:val="0"/>
                  <w:divBdr>
                    <w:top w:val="none" w:sz="0" w:space="0" w:color="auto"/>
                    <w:left w:val="none" w:sz="0" w:space="0" w:color="auto"/>
                    <w:bottom w:val="none" w:sz="0" w:space="0" w:color="auto"/>
                    <w:right w:val="none" w:sz="0" w:space="0" w:color="auto"/>
                  </w:divBdr>
                </w:div>
                <w:div w:id="971132314">
                  <w:marLeft w:val="0"/>
                  <w:marRight w:val="0"/>
                  <w:marTop w:val="0"/>
                  <w:marBottom w:val="0"/>
                  <w:divBdr>
                    <w:top w:val="none" w:sz="0" w:space="0" w:color="auto"/>
                    <w:left w:val="none" w:sz="0" w:space="0" w:color="auto"/>
                    <w:bottom w:val="none" w:sz="0" w:space="0" w:color="auto"/>
                    <w:right w:val="none" w:sz="0" w:space="0" w:color="auto"/>
                  </w:divBdr>
                </w:div>
                <w:div w:id="972055414">
                  <w:marLeft w:val="0"/>
                  <w:marRight w:val="0"/>
                  <w:marTop w:val="0"/>
                  <w:marBottom w:val="0"/>
                  <w:divBdr>
                    <w:top w:val="none" w:sz="0" w:space="0" w:color="auto"/>
                    <w:left w:val="none" w:sz="0" w:space="0" w:color="auto"/>
                    <w:bottom w:val="none" w:sz="0" w:space="0" w:color="auto"/>
                    <w:right w:val="none" w:sz="0" w:space="0" w:color="auto"/>
                  </w:divBdr>
                </w:div>
                <w:div w:id="972250650">
                  <w:marLeft w:val="0"/>
                  <w:marRight w:val="0"/>
                  <w:marTop w:val="0"/>
                  <w:marBottom w:val="0"/>
                  <w:divBdr>
                    <w:top w:val="none" w:sz="0" w:space="0" w:color="auto"/>
                    <w:left w:val="none" w:sz="0" w:space="0" w:color="auto"/>
                    <w:bottom w:val="none" w:sz="0" w:space="0" w:color="auto"/>
                    <w:right w:val="none" w:sz="0" w:space="0" w:color="auto"/>
                  </w:divBdr>
                </w:div>
                <w:div w:id="974061993">
                  <w:marLeft w:val="0"/>
                  <w:marRight w:val="0"/>
                  <w:marTop w:val="0"/>
                  <w:marBottom w:val="0"/>
                  <w:divBdr>
                    <w:top w:val="none" w:sz="0" w:space="0" w:color="auto"/>
                    <w:left w:val="none" w:sz="0" w:space="0" w:color="auto"/>
                    <w:bottom w:val="none" w:sz="0" w:space="0" w:color="auto"/>
                    <w:right w:val="none" w:sz="0" w:space="0" w:color="auto"/>
                  </w:divBdr>
                </w:div>
                <w:div w:id="975070044">
                  <w:marLeft w:val="0"/>
                  <w:marRight w:val="0"/>
                  <w:marTop w:val="0"/>
                  <w:marBottom w:val="0"/>
                  <w:divBdr>
                    <w:top w:val="none" w:sz="0" w:space="0" w:color="auto"/>
                    <w:left w:val="none" w:sz="0" w:space="0" w:color="auto"/>
                    <w:bottom w:val="none" w:sz="0" w:space="0" w:color="auto"/>
                    <w:right w:val="none" w:sz="0" w:space="0" w:color="auto"/>
                  </w:divBdr>
                </w:div>
                <w:div w:id="975111419">
                  <w:marLeft w:val="0"/>
                  <w:marRight w:val="0"/>
                  <w:marTop w:val="0"/>
                  <w:marBottom w:val="0"/>
                  <w:divBdr>
                    <w:top w:val="none" w:sz="0" w:space="0" w:color="auto"/>
                    <w:left w:val="none" w:sz="0" w:space="0" w:color="auto"/>
                    <w:bottom w:val="none" w:sz="0" w:space="0" w:color="auto"/>
                    <w:right w:val="none" w:sz="0" w:space="0" w:color="auto"/>
                  </w:divBdr>
                </w:div>
                <w:div w:id="977877357">
                  <w:marLeft w:val="0"/>
                  <w:marRight w:val="0"/>
                  <w:marTop w:val="0"/>
                  <w:marBottom w:val="0"/>
                  <w:divBdr>
                    <w:top w:val="none" w:sz="0" w:space="0" w:color="auto"/>
                    <w:left w:val="none" w:sz="0" w:space="0" w:color="auto"/>
                    <w:bottom w:val="none" w:sz="0" w:space="0" w:color="auto"/>
                    <w:right w:val="none" w:sz="0" w:space="0" w:color="auto"/>
                  </w:divBdr>
                </w:div>
                <w:div w:id="978267799">
                  <w:marLeft w:val="0"/>
                  <w:marRight w:val="0"/>
                  <w:marTop w:val="0"/>
                  <w:marBottom w:val="0"/>
                  <w:divBdr>
                    <w:top w:val="none" w:sz="0" w:space="0" w:color="auto"/>
                    <w:left w:val="none" w:sz="0" w:space="0" w:color="auto"/>
                    <w:bottom w:val="none" w:sz="0" w:space="0" w:color="auto"/>
                    <w:right w:val="none" w:sz="0" w:space="0" w:color="auto"/>
                  </w:divBdr>
                </w:div>
                <w:div w:id="978535560">
                  <w:marLeft w:val="0"/>
                  <w:marRight w:val="0"/>
                  <w:marTop w:val="0"/>
                  <w:marBottom w:val="0"/>
                  <w:divBdr>
                    <w:top w:val="none" w:sz="0" w:space="0" w:color="auto"/>
                    <w:left w:val="none" w:sz="0" w:space="0" w:color="auto"/>
                    <w:bottom w:val="none" w:sz="0" w:space="0" w:color="auto"/>
                    <w:right w:val="none" w:sz="0" w:space="0" w:color="auto"/>
                  </w:divBdr>
                </w:div>
                <w:div w:id="979194853">
                  <w:marLeft w:val="0"/>
                  <w:marRight w:val="0"/>
                  <w:marTop w:val="0"/>
                  <w:marBottom w:val="0"/>
                  <w:divBdr>
                    <w:top w:val="none" w:sz="0" w:space="0" w:color="auto"/>
                    <w:left w:val="none" w:sz="0" w:space="0" w:color="auto"/>
                    <w:bottom w:val="none" w:sz="0" w:space="0" w:color="auto"/>
                    <w:right w:val="none" w:sz="0" w:space="0" w:color="auto"/>
                  </w:divBdr>
                </w:div>
                <w:div w:id="979265508">
                  <w:marLeft w:val="0"/>
                  <w:marRight w:val="0"/>
                  <w:marTop w:val="0"/>
                  <w:marBottom w:val="0"/>
                  <w:divBdr>
                    <w:top w:val="none" w:sz="0" w:space="0" w:color="auto"/>
                    <w:left w:val="none" w:sz="0" w:space="0" w:color="auto"/>
                    <w:bottom w:val="none" w:sz="0" w:space="0" w:color="auto"/>
                    <w:right w:val="none" w:sz="0" w:space="0" w:color="auto"/>
                  </w:divBdr>
                </w:div>
                <w:div w:id="979772385">
                  <w:marLeft w:val="0"/>
                  <w:marRight w:val="0"/>
                  <w:marTop w:val="0"/>
                  <w:marBottom w:val="0"/>
                  <w:divBdr>
                    <w:top w:val="none" w:sz="0" w:space="0" w:color="auto"/>
                    <w:left w:val="none" w:sz="0" w:space="0" w:color="auto"/>
                    <w:bottom w:val="none" w:sz="0" w:space="0" w:color="auto"/>
                    <w:right w:val="none" w:sz="0" w:space="0" w:color="auto"/>
                  </w:divBdr>
                </w:div>
                <w:div w:id="980693533">
                  <w:marLeft w:val="0"/>
                  <w:marRight w:val="0"/>
                  <w:marTop w:val="0"/>
                  <w:marBottom w:val="0"/>
                  <w:divBdr>
                    <w:top w:val="none" w:sz="0" w:space="0" w:color="auto"/>
                    <w:left w:val="none" w:sz="0" w:space="0" w:color="auto"/>
                    <w:bottom w:val="none" w:sz="0" w:space="0" w:color="auto"/>
                    <w:right w:val="none" w:sz="0" w:space="0" w:color="auto"/>
                  </w:divBdr>
                </w:div>
                <w:div w:id="980698756">
                  <w:marLeft w:val="0"/>
                  <w:marRight w:val="0"/>
                  <w:marTop w:val="0"/>
                  <w:marBottom w:val="0"/>
                  <w:divBdr>
                    <w:top w:val="none" w:sz="0" w:space="0" w:color="auto"/>
                    <w:left w:val="none" w:sz="0" w:space="0" w:color="auto"/>
                    <w:bottom w:val="none" w:sz="0" w:space="0" w:color="auto"/>
                    <w:right w:val="none" w:sz="0" w:space="0" w:color="auto"/>
                  </w:divBdr>
                </w:div>
                <w:div w:id="982274419">
                  <w:marLeft w:val="0"/>
                  <w:marRight w:val="0"/>
                  <w:marTop w:val="0"/>
                  <w:marBottom w:val="0"/>
                  <w:divBdr>
                    <w:top w:val="none" w:sz="0" w:space="0" w:color="auto"/>
                    <w:left w:val="none" w:sz="0" w:space="0" w:color="auto"/>
                    <w:bottom w:val="none" w:sz="0" w:space="0" w:color="auto"/>
                    <w:right w:val="none" w:sz="0" w:space="0" w:color="auto"/>
                  </w:divBdr>
                </w:div>
                <w:div w:id="983775556">
                  <w:marLeft w:val="0"/>
                  <w:marRight w:val="0"/>
                  <w:marTop w:val="0"/>
                  <w:marBottom w:val="0"/>
                  <w:divBdr>
                    <w:top w:val="none" w:sz="0" w:space="0" w:color="auto"/>
                    <w:left w:val="none" w:sz="0" w:space="0" w:color="auto"/>
                    <w:bottom w:val="none" w:sz="0" w:space="0" w:color="auto"/>
                    <w:right w:val="none" w:sz="0" w:space="0" w:color="auto"/>
                  </w:divBdr>
                </w:div>
                <w:div w:id="984623897">
                  <w:marLeft w:val="0"/>
                  <w:marRight w:val="0"/>
                  <w:marTop w:val="0"/>
                  <w:marBottom w:val="0"/>
                  <w:divBdr>
                    <w:top w:val="none" w:sz="0" w:space="0" w:color="auto"/>
                    <w:left w:val="none" w:sz="0" w:space="0" w:color="auto"/>
                    <w:bottom w:val="none" w:sz="0" w:space="0" w:color="auto"/>
                    <w:right w:val="none" w:sz="0" w:space="0" w:color="auto"/>
                  </w:divBdr>
                </w:div>
                <w:div w:id="984747172">
                  <w:marLeft w:val="0"/>
                  <w:marRight w:val="0"/>
                  <w:marTop w:val="0"/>
                  <w:marBottom w:val="0"/>
                  <w:divBdr>
                    <w:top w:val="none" w:sz="0" w:space="0" w:color="auto"/>
                    <w:left w:val="none" w:sz="0" w:space="0" w:color="auto"/>
                    <w:bottom w:val="none" w:sz="0" w:space="0" w:color="auto"/>
                    <w:right w:val="none" w:sz="0" w:space="0" w:color="auto"/>
                  </w:divBdr>
                </w:div>
                <w:div w:id="986200388">
                  <w:marLeft w:val="0"/>
                  <w:marRight w:val="0"/>
                  <w:marTop w:val="0"/>
                  <w:marBottom w:val="0"/>
                  <w:divBdr>
                    <w:top w:val="none" w:sz="0" w:space="0" w:color="auto"/>
                    <w:left w:val="none" w:sz="0" w:space="0" w:color="auto"/>
                    <w:bottom w:val="none" w:sz="0" w:space="0" w:color="auto"/>
                    <w:right w:val="none" w:sz="0" w:space="0" w:color="auto"/>
                  </w:divBdr>
                </w:div>
                <w:div w:id="986592194">
                  <w:marLeft w:val="0"/>
                  <w:marRight w:val="0"/>
                  <w:marTop w:val="0"/>
                  <w:marBottom w:val="0"/>
                  <w:divBdr>
                    <w:top w:val="none" w:sz="0" w:space="0" w:color="auto"/>
                    <w:left w:val="none" w:sz="0" w:space="0" w:color="auto"/>
                    <w:bottom w:val="none" w:sz="0" w:space="0" w:color="auto"/>
                    <w:right w:val="none" w:sz="0" w:space="0" w:color="auto"/>
                  </w:divBdr>
                </w:div>
                <w:div w:id="987975837">
                  <w:marLeft w:val="0"/>
                  <w:marRight w:val="0"/>
                  <w:marTop w:val="0"/>
                  <w:marBottom w:val="0"/>
                  <w:divBdr>
                    <w:top w:val="none" w:sz="0" w:space="0" w:color="auto"/>
                    <w:left w:val="none" w:sz="0" w:space="0" w:color="auto"/>
                    <w:bottom w:val="none" w:sz="0" w:space="0" w:color="auto"/>
                    <w:right w:val="none" w:sz="0" w:space="0" w:color="auto"/>
                  </w:divBdr>
                </w:div>
                <w:div w:id="988632994">
                  <w:marLeft w:val="0"/>
                  <w:marRight w:val="0"/>
                  <w:marTop w:val="0"/>
                  <w:marBottom w:val="0"/>
                  <w:divBdr>
                    <w:top w:val="none" w:sz="0" w:space="0" w:color="auto"/>
                    <w:left w:val="none" w:sz="0" w:space="0" w:color="auto"/>
                    <w:bottom w:val="none" w:sz="0" w:space="0" w:color="auto"/>
                    <w:right w:val="none" w:sz="0" w:space="0" w:color="auto"/>
                  </w:divBdr>
                </w:div>
                <w:div w:id="989208392">
                  <w:marLeft w:val="0"/>
                  <w:marRight w:val="0"/>
                  <w:marTop w:val="0"/>
                  <w:marBottom w:val="0"/>
                  <w:divBdr>
                    <w:top w:val="none" w:sz="0" w:space="0" w:color="auto"/>
                    <w:left w:val="none" w:sz="0" w:space="0" w:color="auto"/>
                    <w:bottom w:val="none" w:sz="0" w:space="0" w:color="auto"/>
                    <w:right w:val="none" w:sz="0" w:space="0" w:color="auto"/>
                  </w:divBdr>
                </w:div>
                <w:div w:id="989597767">
                  <w:marLeft w:val="0"/>
                  <w:marRight w:val="0"/>
                  <w:marTop w:val="0"/>
                  <w:marBottom w:val="0"/>
                  <w:divBdr>
                    <w:top w:val="none" w:sz="0" w:space="0" w:color="auto"/>
                    <w:left w:val="none" w:sz="0" w:space="0" w:color="auto"/>
                    <w:bottom w:val="none" w:sz="0" w:space="0" w:color="auto"/>
                    <w:right w:val="none" w:sz="0" w:space="0" w:color="auto"/>
                  </w:divBdr>
                </w:div>
                <w:div w:id="989601532">
                  <w:marLeft w:val="0"/>
                  <w:marRight w:val="0"/>
                  <w:marTop w:val="0"/>
                  <w:marBottom w:val="0"/>
                  <w:divBdr>
                    <w:top w:val="none" w:sz="0" w:space="0" w:color="auto"/>
                    <w:left w:val="none" w:sz="0" w:space="0" w:color="auto"/>
                    <w:bottom w:val="none" w:sz="0" w:space="0" w:color="auto"/>
                    <w:right w:val="none" w:sz="0" w:space="0" w:color="auto"/>
                  </w:divBdr>
                </w:div>
                <w:div w:id="990056625">
                  <w:marLeft w:val="0"/>
                  <w:marRight w:val="0"/>
                  <w:marTop w:val="0"/>
                  <w:marBottom w:val="0"/>
                  <w:divBdr>
                    <w:top w:val="none" w:sz="0" w:space="0" w:color="auto"/>
                    <w:left w:val="none" w:sz="0" w:space="0" w:color="auto"/>
                    <w:bottom w:val="none" w:sz="0" w:space="0" w:color="auto"/>
                    <w:right w:val="none" w:sz="0" w:space="0" w:color="auto"/>
                  </w:divBdr>
                </w:div>
                <w:div w:id="992223011">
                  <w:marLeft w:val="0"/>
                  <w:marRight w:val="0"/>
                  <w:marTop w:val="0"/>
                  <w:marBottom w:val="0"/>
                  <w:divBdr>
                    <w:top w:val="none" w:sz="0" w:space="0" w:color="auto"/>
                    <w:left w:val="none" w:sz="0" w:space="0" w:color="auto"/>
                    <w:bottom w:val="none" w:sz="0" w:space="0" w:color="auto"/>
                    <w:right w:val="none" w:sz="0" w:space="0" w:color="auto"/>
                  </w:divBdr>
                </w:div>
                <w:div w:id="992609461">
                  <w:marLeft w:val="0"/>
                  <w:marRight w:val="0"/>
                  <w:marTop w:val="0"/>
                  <w:marBottom w:val="0"/>
                  <w:divBdr>
                    <w:top w:val="none" w:sz="0" w:space="0" w:color="auto"/>
                    <w:left w:val="none" w:sz="0" w:space="0" w:color="auto"/>
                    <w:bottom w:val="none" w:sz="0" w:space="0" w:color="auto"/>
                    <w:right w:val="none" w:sz="0" w:space="0" w:color="auto"/>
                  </w:divBdr>
                </w:div>
                <w:div w:id="992831587">
                  <w:marLeft w:val="0"/>
                  <w:marRight w:val="0"/>
                  <w:marTop w:val="0"/>
                  <w:marBottom w:val="0"/>
                  <w:divBdr>
                    <w:top w:val="none" w:sz="0" w:space="0" w:color="auto"/>
                    <w:left w:val="none" w:sz="0" w:space="0" w:color="auto"/>
                    <w:bottom w:val="none" w:sz="0" w:space="0" w:color="auto"/>
                    <w:right w:val="none" w:sz="0" w:space="0" w:color="auto"/>
                  </w:divBdr>
                </w:div>
                <w:div w:id="993219115">
                  <w:marLeft w:val="0"/>
                  <w:marRight w:val="0"/>
                  <w:marTop w:val="0"/>
                  <w:marBottom w:val="0"/>
                  <w:divBdr>
                    <w:top w:val="none" w:sz="0" w:space="0" w:color="auto"/>
                    <w:left w:val="none" w:sz="0" w:space="0" w:color="auto"/>
                    <w:bottom w:val="none" w:sz="0" w:space="0" w:color="auto"/>
                    <w:right w:val="none" w:sz="0" w:space="0" w:color="auto"/>
                  </w:divBdr>
                </w:div>
                <w:div w:id="993754095">
                  <w:marLeft w:val="0"/>
                  <w:marRight w:val="0"/>
                  <w:marTop w:val="0"/>
                  <w:marBottom w:val="0"/>
                  <w:divBdr>
                    <w:top w:val="none" w:sz="0" w:space="0" w:color="auto"/>
                    <w:left w:val="none" w:sz="0" w:space="0" w:color="auto"/>
                    <w:bottom w:val="none" w:sz="0" w:space="0" w:color="auto"/>
                    <w:right w:val="none" w:sz="0" w:space="0" w:color="auto"/>
                  </w:divBdr>
                </w:div>
                <w:div w:id="993873407">
                  <w:marLeft w:val="0"/>
                  <w:marRight w:val="0"/>
                  <w:marTop w:val="0"/>
                  <w:marBottom w:val="0"/>
                  <w:divBdr>
                    <w:top w:val="none" w:sz="0" w:space="0" w:color="auto"/>
                    <w:left w:val="none" w:sz="0" w:space="0" w:color="auto"/>
                    <w:bottom w:val="none" w:sz="0" w:space="0" w:color="auto"/>
                    <w:right w:val="none" w:sz="0" w:space="0" w:color="auto"/>
                  </w:divBdr>
                </w:div>
                <w:div w:id="995298592">
                  <w:marLeft w:val="0"/>
                  <w:marRight w:val="0"/>
                  <w:marTop w:val="0"/>
                  <w:marBottom w:val="0"/>
                  <w:divBdr>
                    <w:top w:val="none" w:sz="0" w:space="0" w:color="auto"/>
                    <w:left w:val="none" w:sz="0" w:space="0" w:color="auto"/>
                    <w:bottom w:val="none" w:sz="0" w:space="0" w:color="auto"/>
                    <w:right w:val="none" w:sz="0" w:space="0" w:color="auto"/>
                  </w:divBdr>
                </w:div>
                <w:div w:id="996767794">
                  <w:marLeft w:val="0"/>
                  <w:marRight w:val="0"/>
                  <w:marTop w:val="0"/>
                  <w:marBottom w:val="0"/>
                  <w:divBdr>
                    <w:top w:val="none" w:sz="0" w:space="0" w:color="auto"/>
                    <w:left w:val="none" w:sz="0" w:space="0" w:color="auto"/>
                    <w:bottom w:val="none" w:sz="0" w:space="0" w:color="auto"/>
                    <w:right w:val="none" w:sz="0" w:space="0" w:color="auto"/>
                  </w:divBdr>
                </w:div>
                <w:div w:id="997074499">
                  <w:marLeft w:val="0"/>
                  <w:marRight w:val="0"/>
                  <w:marTop w:val="0"/>
                  <w:marBottom w:val="0"/>
                  <w:divBdr>
                    <w:top w:val="none" w:sz="0" w:space="0" w:color="auto"/>
                    <w:left w:val="none" w:sz="0" w:space="0" w:color="auto"/>
                    <w:bottom w:val="none" w:sz="0" w:space="0" w:color="auto"/>
                    <w:right w:val="none" w:sz="0" w:space="0" w:color="auto"/>
                  </w:divBdr>
                </w:div>
                <w:div w:id="997341103">
                  <w:marLeft w:val="0"/>
                  <w:marRight w:val="0"/>
                  <w:marTop w:val="0"/>
                  <w:marBottom w:val="0"/>
                  <w:divBdr>
                    <w:top w:val="none" w:sz="0" w:space="0" w:color="auto"/>
                    <w:left w:val="none" w:sz="0" w:space="0" w:color="auto"/>
                    <w:bottom w:val="none" w:sz="0" w:space="0" w:color="auto"/>
                    <w:right w:val="none" w:sz="0" w:space="0" w:color="auto"/>
                  </w:divBdr>
                </w:div>
                <w:div w:id="997730522">
                  <w:marLeft w:val="0"/>
                  <w:marRight w:val="0"/>
                  <w:marTop w:val="0"/>
                  <w:marBottom w:val="0"/>
                  <w:divBdr>
                    <w:top w:val="none" w:sz="0" w:space="0" w:color="auto"/>
                    <w:left w:val="none" w:sz="0" w:space="0" w:color="auto"/>
                    <w:bottom w:val="none" w:sz="0" w:space="0" w:color="auto"/>
                    <w:right w:val="none" w:sz="0" w:space="0" w:color="auto"/>
                  </w:divBdr>
                </w:div>
                <w:div w:id="998120823">
                  <w:marLeft w:val="0"/>
                  <w:marRight w:val="0"/>
                  <w:marTop w:val="0"/>
                  <w:marBottom w:val="0"/>
                  <w:divBdr>
                    <w:top w:val="none" w:sz="0" w:space="0" w:color="auto"/>
                    <w:left w:val="none" w:sz="0" w:space="0" w:color="auto"/>
                    <w:bottom w:val="none" w:sz="0" w:space="0" w:color="auto"/>
                    <w:right w:val="none" w:sz="0" w:space="0" w:color="auto"/>
                  </w:divBdr>
                </w:div>
                <w:div w:id="998265216">
                  <w:marLeft w:val="0"/>
                  <w:marRight w:val="0"/>
                  <w:marTop w:val="0"/>
                  <w:marBottom w:val="0"/>
                  <w:divBdr>
                    <w:top w:val="none" w:sz="0" w:space="0" w:color="auto"/>
                    <w:left w:val="none" w:sz="0" w:space="0" w:color="auto"/>
                    <w:bottom w:val="none" w:sz="0" w:space="0" w:color="auto"/>
                    <w:right w:val="none" w:sz="0" w:space="0" w:color="auto"/>
                  </w:divBdr>
                </w:div>
                <w:div w:id="998652570">
                  <w:marLeft w:val="0"/>
                  <w:marRight w:val="0"/>
                  <w:marTop w:val="0"/>
                  <w:marBottom w:val="0"/>
                  <w:divBdr>
                    <w:top w:val="none" w:sz="0" w:space="0" w:color="auto"/>
                    <w:left w:val="none" w:sz="0" w:space="0" w:color="auto"/>
                    <w:bottom w:val="none" w:sz="0" w:space="0" w:color="auto"/>
                    <w:right w:val="none" w:sz="0" w:space="0" w:color="auto"/>
                  </w:divBdr>
                </w:div>
                <w:div w:id="999037830">
                  <w:marLeft w:val="0"/>
                  <w:marRight w:val="0"/>
                  <w:marTop w:val="0"/>
                  <w:marBottom w:val="0"/>
                  <w:divBdr>
                    <w:top w:val="none" w:sz="0" w:space="0" w:color="auto"/>
                    <w:left w:val="none" w:sz="0" w:space="0" w:color="auto"/>
                    <w:bottom w:val="none" w:sz="0" w:space="0" w:color="auto"/>
                    <w:right w:val="none" w:sz="0" w:space="0" w:color="auto"/>
                  </w:divBdr>
                </w:div>
                <w:div w:id="999968906">
                  <w:marLeft w:val="0"/>
                  <w:marRight w:val="0"/>
                  <w:marTop w:val="0"/>
                  <w:marBottom w:val="0"/>
                  <w:divBdr>
                    <w:top w:val="none" w:sz="0" w:space="0" w:color="auto"/>
                    <w:left w:val="none" w:sz="0" w:space="0" w:color="auto"/>
                    <w:bottom w:val="none" w:sz="0" w:space="0" w:color="auto"/>
                    <w:right w:val="none" w:sz="0" w:space="0" w:color="auto"/>
                  </w:divBdr>
                </w:div>
                <w:div w:id="1000036469">
                  <w:marLeft w:val="0"/>
                  <w:marRight w:val="0"/>
                  <w:marTop w:val="0"/>
                  <w:marBottom w:val="0"/>
                  <w:divBdr>
                    <w:top w:val="none" w:sz="0" w:space="0" w:color="auto"/>
                    <w:left w:val="none" w:sz="0" w:space="0" w:color="auto"/>
                    <w:bottom w:val="none" w:sz="0" w:space="0" w:color="auto"/>
                    <w:right w:val="none" w:sz="0" w:space="0" w:color="auto"/>
                  </w:divBdr>
                </w:div>
                <w:div w:id="1000695343">
                  <w:marLeft w:val="0"/>
                  <w:marRight w:val="0"/>
                  <w:marTop w:val="0"/>
                  <w:marBottom w:val="0"/>
                  <w:divBdr>
                    <w:top w:val="none" w:sz="0" w:space="0" w:color="auto"/>
                    <w:left w:val="none" w:sz="0" w:space="0" w:color="auto"/>
                    <w:bottom w:val="none" w:sz="0" w:space="0" w:color="auto"/>
                    <w:right w:val="none" w:sz="0" w:space="0" w:color="auto"/>
                  </w:divBdr>
                </w:div>
                <w:div w:id="1000814993">
                  <w:marLeft w:val="0"/>
                  <w:marRight w:val="0"/>
                  <w:marTop w:val="0"/>
                  <w:marBottom w:val="0"/>
                  <w:divBdr>
                    <w:top w:val="none" w:sz="0" w:space="0" w:color="auto"/>
                    <w:left w:val="none" w:sz="0" w:space="0" w:color="auto"/>
                    <w:bottom w:val="none" w:sz="0" w:space="0" w:color="auto"/>
                    <w:right w:val="none" w:sz="0" w:space="0" w:color="auto"/>
                  </w:divBdr>
                </w:div>
                <w:div w:id="1001271248">
                  <w:marLeft w:val="0"/>
                  <w:marRight w:val="0"/>
                  <w:marTop w:val="0"/>
                  <w:marBottom w:val="0"/>
                  <w:divBdr>
                    <w:top w:val="none" w:sz="0" w:space="0" w:color="auto"/>
                    <w:left w:val="none" w:sz="0" w:space="0" w:color="auto"/>
                    <w:bottom w:val="none" w:sz="0" w:space="0" w:color="auto"/>
                    <w:right w:val="none" w:sz="0" w:space="0" w:color="auto"/>
                  </w:divBdr>
                </w:div>
                <w:div w:id="1002317909">
                  <w:marLeft w:val="0"/>
                  <w:marRight w:val="0"/>
                  <w:marTop w:val="0"/>
                  <w:marBottom w:val="0"/>
                  <w:divBdr>
                    <w:top w:val="none" w:sz="0" w:space="0" w:color="auto"/>
                    <w:left w:val="none" w:sz="0" w:space="0" w:color="auto"/>
                    <w:bottom w:val="none" w:sz="0" w:space="0" w:color="auto"/>
                    <w:right w:val="none" w:sz="0" w:space="0" w:color="auto"/>
                  </w:divBdr>
                </w:div>
                <w:div w:id="1002509415">
                  <w:marLeft w:val="0"/>
                  <w:marRight w:val="0"/>
                  <w:marTop w:val="0"/>
                  <w:marBottom w:val="0"/>
                  <w:divBdr>
                    <w:top w:val="none" w:sz="0" w:space="0" w:color="auto"/>
                    <w:left w:val="none" w:sz="0" w:space="0" w:color="auto"/>
                    <w:bottom w:val="none" w:sz="0" w:space="0" w:color="auto"/>
                    <w:right w:val="none" w:sz="0" w:space="0" w:color="auto"/>
                  </w:divBdr>
                </w:div>
                <w:div w:id="1002701801">
                  <w:marLeft w:val="0"/>
                  <w:marRight w:val="0"/>
                  <w:marTop w:val="0"/>
                  <w:marBottom w:val="0"/>
                  <w:divBdr>
                    <w:top w:val="none" w:sz="0" w:space="0" w:color="auto"/>
                    <w:left w:val="none" w:sz="0" w:space="0" w:color="auto"/>
                    <w:bottom w:val="none" w:sz="0" w:space="0" w:color="auto"/>
                    <w:right w:val="none" w:sz="0" w:space="0" w:color="auto"/>
                  </w:divBdr>
                </w:div>
                <w:div w:id="1005478193">
                  <w:marLeft w:val="0"/>
                  <w:marRight w:val="0"/>
                  <w:marTop w:val="0"/>
                  <w:marBottom w:val="0"/>
                  <w:divBdr>
                    <w:top w:val="none" w:sz="0" w:space="0" w:color="auto"/>
                    <w:left w:val="none" w:sz="0" w:space="0" w:color="auto"/>
                    <w:bottom w:val="none" w:sz="0" w:space="0" w:color="auto"/>
                    <w:right w:val="none" w:sz="0" w:space="0" w:color="auto"/>
                  </w:divBdr>
                </w:div>
                <w:div w:id="1006982334">
                  <w:marLeft w:val="0"/>
                  <w:marRight w:val="0"/>
                  <w:marTop w:val="0"/>
                  <w:marBottom w:val="0"/>
                  <w:divBdr>
                    <w:top w:val="none" w:sz="0" w:space="0" w:color="auto"/>
                    <w:left w:val="none" w:sz="0" w:space="0" w:color="auto"/>
                    <w:bottom w:val="none" w:sz="0" w:space="0" w:color="auto"/>
                    <w:right w:val="none" w:sz="0" w:space="0" w:color="auto"/>
                  </w:divBdr>
                </w:div>
                <w:div w:id="1007631950">
                  <w:marLeft w:val="0"/>
                  <w:marRight w:val="0"/>
                  <w:marTop w:val="0"/>
                  <w:marBottom w:val="0"/>
                  <w:divBdr>
                    <w:top w:val="none" w:sz="0" w:space="0" w:color="auto"/>
                    <w:left w:val="none" w:sz="0" w:space="0" w:color="auto"/>
                    <w:bottom w:val="none" w:sz="0" w:space="0" w:color="auto"/>
                    <w:right w:val="none" w:sz="0" w:space="0" w:color="auto"/>
                  </w:divBdr>
                </w:div>
                <w:div w:id="1008295062">
                  <w:marLeft w:val="0"/>
                  <w:marRight w:val="0"/>
                  <w:marTop w:val="0"/>
                  <w:marBottom w:val="0"/>
                  <w:divBdr>
                    <w:top w:val="none" w:sz="0" w:space="0" w:color="auto"/>
                    <w:left w:val="none" w:sz="0" w:space="0" w:color="auto"/>
                    <w:bottom w:val="none" w:sz="0" w:space="0" w:color="auto"/>
                    <w:right w:val="none" w:sz="0" w:space="0" w:color="auto"/>
                  </w:divBdr>
                </w:div>
                <w:div w:id="1008411923">
                  <w:marLeft w:val="0"/>
                  <w:marRight w:val="0"/>
                  <w:marTop w:val="0"/>
                  <w:marBottom w:val="0"/>
                  <w:divBdr>
                    <w:top w:val="none" w:sz="0" w:space="0" w:color="auto"/>
                    <w:left w:val="none" w:sz="0" w:space="0" w:color="auto"/>
                    <w:bottom w:val="none" w:sz="0" w:space="0" w:color="auto"/>
                    <w:right w:val="none" w:sz="0" w:space="0" w:color="auto"/>
                  </w:divBdr>
                </w:div>
                <w:div w:id="1009212384">
                  <w:marLeft w:val="0"/>
                  <w:marRight w:val="0"/>
                  <w:marTop w:val="0"/>
                  <w:marBottom w:val="0"/>
                  <w:divBdr>
                    <w:top w:val="none" w:sz="0" w:space="0" w:color="auto"/>
                    <w:left w:val="none" w:sz="0" w:space="0" w:color="auto"/>
                    <w:bottom w:val="none" w:sz="0" w:space="0" w:color="auto"/>
                    <w:right w:val="none" w:sz="0" w:space="0" w:color="auto"/>
                  </w:divBdr>
                </w:div>
                <w:div w:id="1009530074">
                  <w:marLeft w:val="0"/>
                  <w:marRight w:val="0"/>
                  <w:marTop w:val="0"/>
                  <w:marBottom w:val="0"/>
                  <w:divBdr>
                    <w:top w:val="none" w:sz="0" w:space="0" w:color="auto"/>
                    <w:left w:val="none" w:sz="0" w:space="0" w:color="auto"/>
                    <w:bottom w:val="none" w:sz="0" w:space="0" w:color="auto"/>
                    <w:right w:val="none" w:sz="0" w:space="0" w:color="auto"/>
                  </w:divBdr>
                </w:div>
                <w:div w:id="1009599861">
                  <w:marLeft w:val="0"/>
                  <w:marRight w:val="0"/>
                  <w:marTop w:val="0"/>
                  <w:marBottom w:val="0"/>
                  <w:divBdr>
                    <w:top w:val="none" w:sz="0" w:space="0" w:color="auto"/>
                    <w:left w:val="none" w:sz="0" w:space="0" w:color="auto"/>
                    <w:bottom w:val="none" w:sz="0" w:space="0" w:color="auto"/>
                    <w:right w:val="none" w:sz="0" w:space="0" w:color="auto"/>
                  </w:divBdr>
                </w:div>
                <w:div w:id="1009676771">
                  <w:marLeft w:val="0"/>
                  <w:marRight w:val="0"/>
                  <w:marTop w:val="0"/>
                  <w:marBottom w:val="0"/>
                  <w:divBdr>
                    <w:top w:val="none" w:sz="0" w:space="0" w:color="auto"/>
                    <w:left w:val="none" w:sz="0" w:space="0" w:color="auto"/>
                    <w:bottom w:val="none" w:sz="0" w:space="0" w:color="auto"/>
                    <w:right w:val="none" w:sz="0" w:space="0" w:color="auto"/>
                  </w:divBdr>
                </w:div>
                <w:div w:id="1009915876">
                  <w:marLeft w:val="0"/>
                  <w:marRight w:val="0"/>
                  <w:marTop w:val="0"/>
                  <w:marBottom w:val="0"/>
                  <w:divBdr>
                    <w:top w:val="none" w:sz="0" w:space="0" w:color="auto"/>
                    <w:left w:val="none" w:sz="0" w:space="0" w:color="auto"/>
                    <w:bottom w:val="none" w:sz="0" w:space="0" w:color="auto"/>
                    <w:right w:val="none" w:sz="0" w:space="0" w:color="auto"/>
                  </w:divBdr>
                </w:div>
                <w:div w:id="1010721529">
                  <w:marLeft w:val="0"/>
                  <w:marRight w:val="0"/>
                  <w:marTop w:val="0"/>
                  <w:marBottom w:val="0"/>
                  <w:divBdr>
                    <w:top w:val="none" w:sz="0" w:space="0" w:color="auto"/>
                    <w:left w:val="none" w:sz="0" w:space="0" w:color="auto"/>
                    <w:bottom w:val="none" w:sz="0" w:space="0" w:color="auto"/>
                    <w:right w:val="none" w:sz="0" w:space="0" w:color="auto"/>
                  </w:divBdr>
                </w:div>
                <w:div w:id="1011565284">
                  <w:marLeft w:val="0"/>
                  <w:marRight w:val="0"/>
                  <w:marTop w:val="0"/>
                  <w:marBottom w:val="0"/>
                  <w:divBdr>
                    <w:top w:val="none" w:sz="0" w:space="0" w:color="auto"/>
                    <w:left w:val="none" w:sz="0" w:space="0" w:color="auto"/>
                    <w:bottom w:val="none" w:sz="0" w:space="0" w:color="auto"/>
                    <w:right w:val="none" w:sz="0" w:space="0" w:color="auto"/>
                  </w:divBdr>
                </w:div>
                <w:div w:id="1011566103">
                  <w:marLeft w:val="0"/>
                  <w:marRight w:val="0"/>
                  <w:marTop w:val="0"/>
                  <w:marBottom w:val="0"/>
                  <w:divBdr>
                    <w:top w:val="none" w:sz="0" w:space="0" w:color="auto"/>
                    <w:left w:val="none" w:sz="0" w:space="0" w:color="auto"/>
                    <w:bottom w:val="none" w:sz="0" w:space="0" w:color="auto"/>
                    <w:right w:val="none" w:sz="0" w:space="0" w:color="auto"/>
                  </w:divBdr>
                </w:div>
                <w:div w:id="1011638915">
                  <w:marLeft w:val="0"/>
                  <w:marRight w:val="0"/>
                  <w:marTop w:val="0"/>
                  <w:marBottom w:val="0"/>
                  <w:divBdr>
                    <w:top w:val="none" w:sz="0" w:space="0" w:color="auto"/>
                    <w:left w:val="none" w:sz="0" w:space="0" w:color="auto"/>
                    <w:bottom w:val="none" w:sz="0" w:space="0" w:color="auto"/>
                    <w:right w:val="none" w:sz="0" w:space="0" w:color="auto"/>
                  </w:divBdr>
                </w:div>
                <w:div w:id="1011837034">
                  <w:marLeft w:val="0"/>
                  <w:marRight w:val="0"/>
                  <w:marTop w:val="0"/>
                  <w:marBottom w:val="0"/>
                  <w:divBdr>
                    <w:top w:val="none" w:sz="0" w:space="0" w:color="auto"/>
                    <w:left w:val="none" w:sz="0" w:space="0" w:color="auto"/>
                    <w:bottom w:val="none" w:sz="0" w:space="0" w:color="auto"/>
                    <w:right w:val="none" w:sz="0" w:space="0" w:color="auto"/>
                  </w:divBdr>
                </w:div>
                <w:div w:id="1013609732">
                  <w:marLeft w:val="0"/>
                  <w:marRight w:val="0"/>
                  <w:marTop w:val="0"/>
                  <w:marBottom w:val="0"/>
                  <w:divBdr>
                    <w:top w:val="none" w:sz="0" w:space="0" w:color="auto"/>
                    <w:left w:val="none" w:sz="0" w:space="0" w:color="auto"/>
                    <w:bottom w:val="none" w:sz="0" w:space="0" w:color="auto"/>
                    <w:right w:val="none" w:sz="0" w:space="0" w:color="auto"/>
                  </w:divBdr>
                </w:div>
                <w:div w:id="1014694479">
                  <w:marLeft w:val="0"/>
                  <w:marRight w:val="0"/>
                  <w:marTop w:val="0"/>
                  <w:marBottom w:val="0"/>
                  <w:divBdr>
                    <w:top w:val="none" w:sz="0" w:space="0" w:color="auto"/>
                    <w:left w:val="none" w:sz="0" w:space="0" w:color="auto"/>
                    <w:bottom w:val="none" w:sz="0" w:space="0" w:color="auto"/>
                    <w:right w:val="none" w:sz="0" w:space="0" w:color="auto"/>
                  </w:divBdr>
                </w:div>
                <w:div w:id="1015496248">
                  <w:marLeft w:val="0"/>
                  <w:marRight w:val="0"/>
                  <w:marTop w:val="0"/>
                  <w:marBottom w:val="0"/>
                  <w:divBdr>
                    <w:top w:val="none" w:sz="0" w:space="0" w:color="auto"/>
                    <w:left w:val="none" w:sz="0" w:space="0" w:color="auto"/>
                    <w:bottom w:val="none" w:sz="0" w:space="0" w:color="auto"/>
                    <w:right w:val="none" w:sz="0" w:space="0" w:color="auto"/>
                  </w:divBdr>
                </w:div>
                <w:div w:id="1016538286">
                  <w:marLeft w:val="0"/>
                  <w:marRight w:val="0"/>
                  <w:marTop w:val="0"/>
                  <w:marBottom w:val="0"/>
                  <w:divBdr>
                    <w:top w:val="none" w:sz="0" w:space="0" w:color="auto"/>
                    <w:left w:val="none" w:sz="0" w:space="0" w:color="auto"/>
                    <w:bottom w:val="none" w:sz="0" w:space="0" w:color="auto"/>
                    <w:right w:val="none" w:sz="0" w:space="0" w:color="auto"/>
                  </w:divBdr>
                </w:div>
                <w:div w:id="1016883271">
                  <w:marLeft w:val="0"/>
                  <w:marRight w:val="0"/>
                  <w:marTop w:val="0"/>
                  <w:marBottom w:val="0"/>
                  <w:divBdr>
                    <w:top w:val="none" w:sz="0" w:space="0" w:color="auto"/>
                    <w:left w:val="none" w:sz="0" w:space="0" w:color="auto"/>
                    <w:bottom w:val="none" w:sz="0" w:space="0" w:color="auto"/>
                    <w:right w:val="none" w:sz="0" w:space="0" w:color="auto"/>
                  </w:divBdr>
                </w:div>
                <w:div w:id="1018897312">
                  <w:marLeft w:val="0"/>
                  <w:marRight w:val="0"/>
                  <w:marTop w:val="0"/>
                  <w:marBottom w:val="0"/>
                  <w:divBdr>
                    <w:top w:val="none" w:sz="0" w:space="0" w:color="auto"/>
                    <w:left w:val="none" w:sz="0" w:space="0" w:color="auto"/>
                    <w:bottom w:val="none" w:sz="0" w:space="0" w:color="auto"/>
                    <w:right w:val="none" w:sz="0" w:space="0" w:color="auto"/>
                  </w:divBdr>
                </w:div>
                <w:div w:id="1019158341">
                  <w:marLeft w:val="0"/>
                  <w:marRight w:val="0"/>
                  <w:marTop w:val="0"/>
                  <w:marBottom w:val="0"/>
                  <w:divBdr>
                    <w:top w:val="none" w:sz="0" w:space="0" w:color="auto"/>
                    <w:left w:val="none" w:sz="0" w:space="0" w:color="auto"/>
                    <w:bottom w:val="none" w:sz="0" w:space="0" w:color="auto"/>
                    <w:right w:val="none" w:sz="0" w:space="0" w:color="auto"/>
                  </w:divBdr>
                </w:div>
                <w:div w:id="1021273247">
                  <w:marLeft w:val="0"/>
                  <w:marRight w:val="0"/>
                  <w:marTop w:val="0"/>
                  <w:marBottom w:val="0"/>
                  <w:divBdr>
                    <w:top w:val="none" w:sz="0" w:space="0" w:color="auto"/>
                    <w:left w:val="none" w:sz="0" w:space="0" w:color="auto"/>
                    <w:bottom w:val="none" w:sz="0" w:space="0" w:color="auto"/>
                    <w:right w:val="none" w:sz="0" w:space="0" w:color="auto"/>
                  </w:divBdr>
                </w:div>
                <w:div w:id="1021590570">
                  <w:marLeft w:val="0"/>
                  <w:marRight w:val="0"/>
                  <w:marTop w:val="0"/>
                  <w:marBottom w:val="0"/>
                  <w:divBdr>
                    <w:top w:val="none" w:sz="0" w:space="0" w:color="auto"/>
                    <w:left w:val="none" w:sz="0" w:space="0" w:color="auto"/>
                    <w:bottom w:val="none" w:sz="0" w:space="0" w:color="auto"/>
                    <w:right w:val="none" w:sz="0" w:space="0" w:color="auto"/>
                  </w:divBdr>
                </w:div>
                <w:div w:id="1022053709">
                  <w:marLeft w:val="0"/>
                  <w:marRight w:val="0"/>
                  <w:marTop w:val="0"/>
                  <w:marBottom w:val="0"/>
                  <w:divBdr>
                    <w:top w:val="none" w:sz="0" w:space="0" w:color="auto"/>
                    <w:left w:val="none" w:sz="0" w:space="0" w:color="auto"/>
                    <w:bottom w:val="none" w:sz="0" w:space="0" w:color="auto"/>
                    <w:right w:val="none" w:sz="0" w:space="0" w:color="auto"/>
                  </w:divBdr>
                </w:div>
                <w:div w:id="1022127764">
                  <w:marLeft w:val="0"/>
                  <w:marRight w:val="0"/>
                  <w:marTop w:val="0"/>
                  <w:marBottom w:val="0"/>
                  <w:divBdr>
                    <w:top w:val="none" w:sz="0" w:space="0" w:color="auto"/>
                    <w:left w:val="none" w:sz="0" w:space="0" w:color="auto"/>
                    <w:bottom w:val="none" w:sz="0" w:space="0" w:color="auto"/>
                    <w:right w:val="none" w:sz="0" w:space="0" w:color="auto"/>
                  </w:divBdr>
                </w:div>
                <w:div w:id="1022392487">
                  <w:marLeft w:val="0"/>
                  <w:marRight w:val="0"/>
                  <w:marTop w:val="0"/>
                  <w:marBottom w:val="0"/>
                  <w:divBdr>
                    <w:top w:val="none" w:sz="0" w:space="0" w:color="auto"/>
                    <w:left w:val="none" w:sz="0" w:space="0" w:color="auto"/>
                    <w:bottom w:val="none" w:sz="0" w:space="0" w:color="auto"/>
                    <w:right w:val="none" w:sz="0" w:space="0" w:color="auto"/>
                  </w:divBdr>
                </w:div>
                <w:div w:id="1022560535">
                  <w:marLeft w:val="0"/>
                  <w:marRight w:val="0"/>
                  <w:marTop w:val="0"/>
                  <w:marBottom w:val="0"/>
                  <w:divBdr>
                    <w:top w:val="none" w:sz="0" w:space="0" w:color="auto"/>
                    <w:left w:val="none" w:sz="0" w:space="0" w:color="auto"/>
                    <w:bottom w:val="none" w:sz="0" w:space="0" w:color="auto"/>
                    <w:right w:val="none" w:sz="0" w:space="0" w:color="auto"/>
                  </w:divBdr>
                </w:div>
                <w:div w:id="1022628493">
                  <w:marLeft w:val="0"/>
                  <w:marRight w:val="0"/>
                  <w:marTop w:val="0"/>
                  <w:marBottom w:val="0"/>
                  <w:divBdr>
                    <w:top w:val="none" w:sz="0" w:space="0" w:color="auto"/>
                    <w:left w:val="none" w:sz="0" w:space="0" w:color="auto"/>
                    <w:bottom w:val="none" w:sz="0" w:space="0" w:color="auto"/>
                    <w:right w:val="none" w:sz="0" w:space="0" w:color="auto"/>
                  </w:divBdr>
                </w:div>
                <w:div w:id="1026638520">
                  <w:marLeft w:val="0"/>
                  <w:marRight w:val="0"/>
                  <w:marTop w:val="0"/>
                  <w:marBottom w:val="0"/>
                  <w:divBdr>
                    <w:top w:val="none" w:sz="0" w:space="0" w:color="auto"/>
                    <w:left w:val="none" w:sz="0" w:space="0" w:color="auto"/>
                    <w:bottom w:val="none" w:sz="0" w:space="0" w:color="auto"/>
                    <w:right w:val="none" w:sz="0" w:space="0" w:color="auto"/>
                  </w:divBdr>
                </w:div>
                <w:div w:id="1028095043">
                  <w:marLeft w:val="0"/>
                  <w:marRight w:val="0"/>
                  <w:marTop w:val="0"/>
                  <w:marBottom w:val="0"/>
                  <w:divBdr>
                    <w:top w:val="none" w:sz="0" w:space="0" w:color="auto"/>
                    <w:left w:val="none" w:sz="0" w:space="0" w:color="auto"/>
                    <w:bottom w:val="none" w:sz="0" w:space="0" w:color="auto"/>
                    <w:right w:val="none" w:sz="0" w:space="0" w:color="auto"/>
                  </w:divBdr>
                </w:div>
                <w:div w:id="1028487403">
                  <w:marLeft w:val="0"/>
                  <w:marRight w:val="0"/>
                  <w:marTop w:val="0"/>
                  <w:marBottom w:val="0"/>
                  <w:divBdr>
                    <w:top w:val="none" w:sz="0" w:space="0" w:color="auto"/>
                    <w:left w:val="none" w:sz="0" w:space="0" w:color="auto"/>
                    <w:bottom w:val="none" w:sz="0" w:space="0" w:color="auto"/>
                    <w:right w:val="none" w:sz="0" w:space="0" w:color="auto"/>
                  </w:divBdr>
                </w:div>
                <w:div w:id="1029064471">
                  <w:marLeft w:val="0"/>
                  <w:marRight w:val="0"/>
                  <w:marTop w:val="0"/>
                  <w:marBottom w:val="0"/>
                  <w:divBdr>
                    <w:top w:val="none" w:sz="0" w:space="0" w:color="auto"/>
                    <w:left w:val="none" w:sz="0" w:space="0" w:color="auto"/>
                    <w:bottom w:val="none" w:sz="0" w:space="0" w:color="auto"/>
                    <w:right w:val="none" w:sz="0" w:space="0" w:color="auto"/>
                  </w:divBdr>
                </w:div>
                <w:div w:id="1029381847">
                  <w:marLeft w:val="0"/>
                  <w:marRight w:val="0"/>
                  <w:marTop w:val="0"/>
                  <w:marBottom w:val="0"/>
                  <w:divBdr>
                    <w:top w:val="none" w:sz="0" w:space="0" w:color="auto"/>
                    <w:left w:val="none" w:sz="0" w:space="0" w:color="auto"/>
                    <w:bottom w:val="none" w:sz="0" w:space="0" w:color="auto"/>
                    <w:right w:val="none" w:sz="0" w:space="0" w:color="auto"/>
                  </w:divBdr>
                </w:div>
                <w:div w:id="1029451729">
                  <w:marLeft w:val="0"/>
                  <w:marRight w:val="0"/>
                  <w:marTop w:val="0"/>
                  <w:marBottom w:val="0"/>
                  <w:divBdr>
                    <w:top w:val="none" w:sz="0" w:space="0" w:color="auto"/>
                    <w:left w:val="none" w:sz="0" w:space="0" w:color="auto"/>
                    <w:bottom w:val="none" w:sz="0" w:space="0" w:color="auto"/>
                    <w:right w:val="none" w:sz="0" w:space="0" w:color="auto"/>
                  </w:divBdr>
                </w:div>
                <w:div w:id="1030453708">
                  <w:marLeft w:val="0"/>
                  <w:marRight w:val="0"/>
                  <w:marTop w:val="0"/>
                  <w:marBottom w:val="0"/>
                  <w:divBdr>
                    <w:top w:val="none" w:sz="0" w:space="0" w:color="auto"/>
                    <w:left w:val="none" w:sz="0" w:space="0" w:color="auto"/>
                    <w:bottom w:val="none" w:sz="0" w:space="0" w:color="auto"/>
                    <w:right w:val="none" w:sz="0" w:space="0" w:color="auto"/>
                  </w:divBdr>
                </w:div>
                <w:div w:id="1030571935">
                  <w:marLeft w:val="0"/>
                  <w:marRight w:val="0"/>
                  <w:marTop w:val="0"/>
                  <w:marBottom w:val="0"/>
                  <w:divBdr>
                    <w:top w:val="none" w:sz="0" w:space="0" w:color="auto"/>
                    <w:left w:val="none" w:sz="0" w:space="0" w:color="auto"/>
                    <w:bottom w:val="none" w:sz="0" w:space="0" w:color="auto"/>
                    <w:right w:val="none" w:sz="0" w:space="0" w:color="auto"/>
                  </w:divBdr>
                </w:div>
                <w:div w:id="1031109568">
                  <w:marLeft w:val="0"/>
                  <w:marRight w:val="0"/>
                  <w:marTop w:val="0"/>
                  <w:marBottom w:val="0"/>
                  <w:divBdr>
                    <w:top w:val="none" w:sz="0" w:space="0" w:color="auto"/>
                    <w:left w:val="none" w:sz="0" w:space="0" w:color="auto"/>
                    <w:bottom w:val="none" w:sz="0" w:space="0" w:color="auto"/>
                    <w:right w:val="none" w:sz="0" w:space="0" w:color="auto"/>
                  </w:divBdr>
                </w:div>
                <w:div w:id="1031691657">
                  <w:marLeft w:val="0"/>
                  <w:marRight w:val="0"/>
                  <w:marTop w:val="0"/>
                  <w:marBottom w:val="0"/>
                  <w:divBdr>
                    <w:top w:val="none" w:sz="0" w:space="0" w:color="auto"/>
                    <w:left w:val="none" w:sz="0" w:space="0" w:color="auto"/>
                    <w:bottom w:val="none" w:sz="0" w:space="0" w:color="auto"/>
                    <w:right w:val="none" w:sz="0" w:space="0" w:color="auto"/>
                  </w:divBdr>
                </w:div>
                <w:div w:id="1032808304">
                  <w:marLeft w:val="0"/>
                  <w:marRight w:val="0"/>
                  <w:marTop w:val="0"/>
                  <w:marBottom w:val="0"/>
                  <w:divBdr>
                    <w:top w:val="none" w:sz="0" w:space="0" w:color="auto"/>
                    <w:left w:val="none" w:sz="0" w:space="0" w:color="auto"/>
                    <w:bottom w:val="none" w:sz="0" w:space="0" w:color="auto"/>
                    <w:right w:val="none" w:sz="0" w:space="0" w:color="auto"/>
                  </w:divBdr>
                </w:div>
                <w:div w:id="1033576801">
                  <w:marLeft w:val="0"/>
                  <w:marRight w:val="0"/>
                  <w:marTop w:val="0"/>
                  <w:marBottom w:val="0"/>
                  <w:divBdr>
                    <w:top w:val="none" w:sz="0" w:space="0" w:color="auto"/>
                    <w:left w:val="none" w:sz="0" w:space="0" w:color="auto"/>
                    <w:bottom w:val="none" w:sz="0" w:space="0" w:color="auto"/>
                    <w:right w:val="none" w:sz="0" w:space="0" w:color="auto"/>
                  </w:divBdr>
                </w:div>
                <w:div w:id="1035883618">
                  <w:marLeft w:val="0"/>
                  <w:marRight w:val="0"/>
                  <w:marTop w:val="0"/>
                  <w:marBottom w:val="0"/>
                  <w:divBdr>
                    <w:top w:val="none" w:sz="0" w:space="0" w:color="auto"/>
                    <w:left w:val="none" w:sz="0" w:space="0" w:color="auto"/>
                    <w:bottom w:val="none" w:sz="0" w:space="0" w:color="auto"/>
                    <w:right w:val="none" w:sz="0" w:space="0" w:color="auto"/>
                  </w:divBdr>
                </w:div>
                <w:div w:id="1036084071">
                  <w:marLeft w:val="0"/>
                  <w:marRight w:val="0"/>
                  <w:marTop w:val="0"/>
                  <w:marBottom w:val="0"/>
                  <w:divBdr>
                    <w:top w:val="none" w:sz="0" w:space="0" w:color="auto"/>
                    <w:left w:val="none" w:sz="0" w:space="0" w:color="auto"/>
                    <w:bottom w:val="none" w:sz="0" w:space="0" w:color="auto"/>
                    <w:right w:val="none" w:sz="0" w:space="0" w:color="auto"/>
                  </w:divBdr>
                </w:div>
                <w:div w:id="1037124711">
                  <w:marLeft w:val="0"/>
                  <w:marRight w:val="0"/>
                  <w:marTop w:val="0"/>
                  <w:marBottom w:val="0"/>
                  <w:divBdr>
                    <w:top w:val="none" w:sz="0" w:space="0" w:color="auto"/>
                    <w:left w:val="none" w:sz="0" w:space="0" w:color="auto"/>
                    <w:bottom w:val="none" w:sz="0" w:space="0" w:color="auto"/>
                    <w:right w:val="none" w:sz="0" w:space="0" w:color="auto"/>
                  </w:divBdr>
                </w:div>
                <w:div w:id="1037512803">
                  <w:marLeft w:val="0"/>
                  <w:marRight w:val="0"/>
                  <w:marTop w:val="0"/>
                  <w:marBottom w:val="0"/>
                  <w:divBdr>
                    <w:top w:val="none" w:sz="0" w:space="0" w:color="auto"/>
                    <w:left w:val="none" w:sz="0" w:space="0" w:color="auto"/>
                    <w:bottom w:val="none" w:sz="0" w:space="0" w:color="auto"/>
                    <w:right w:val="none" w:sz="0" w:space="0" w:color="auto"/>
                  </w:divBdr>
                </w:div>
                <w:div w:id="1037776735">
                  <w:marLeft w:val="0"/>
                  <w:marRight w:val="0"/>
                  <w:marTop w:val="0"/>
                  <w:marBottom w:val="0"/>
                  <w:divBdr>
                    <w:top w:val="none" w:sz="0" w:space="0" w:color="auto"/>
                    <w:left w:val="none" w:sz="0" w:space="0" w:color="auto"/>
                    <w:bottom w:val="none" w:sz="0" w:space="0" w:color="auto"/>
                    <w:right w:val="none" w:sz="0" w:space="0" w:color="auto"/>
                  </w:divBdr>
                </w:div>
                <w:div w:id="1038318444">
                  <w:marLeft w:val="0"/>
                  <w:marRight w:val="0"/>
                  <w:marTop w:val="0"/>
                  <w:marBottom w:val="0"/>
                  <w:divBdr>
                    <w:top w:val="none" w:sz="0" w:space="0" w:color="auto"/>
                    <w:left w:val="none" w:sz="0" w:space="0" w:color="auto"/>
                    <w:bottom w:val="none" w:sz="0" w:space="0" w:color="auto"/>
                    <w:right w:val="none" w:sz="0" w:space="0" w:color="auto"/>
                  </w:divBdr>
                </w:div>
                <w:div w:id="1038969670">
                  <w:marLeft w:val="0"/>
                  <w:marRight w:val="0"/>
                  <w:marTop w:val="0"/>
                  <w:marBottom w:val="0"/>
                  <w:divBdr>
                    <w:top w:val="none" w:sz="0" w:space="0" w:color="auto"/>
                    <w:left w:val="none" w:sz="0" w:space="0" w:color="auto"/>
                    <w:bottom w:val="none" w:sz="0" w:space="0" w:color="auto"/>
                    <w:right w:val="none" w:sz="0" w:space="0" w:color="auto"/>
                  </w:divBdr>
                </w:div>
                <w:div w:id="1039626300">
                  <w:marLeft w:val="0"/>
                  <w:marRight w:val="0"/>
                  <w:marTop w:val="0"/>
                  <w:marBottom w:val="0"/>
                  <w:divBdr>
                    <w:top w:val="none" w:sz="0" w:space="0" w:color="auto"/>
                    <w:left w:val="none" w:sz="0" w:space="0" w:color="auto"/>
                    <w:bottom w:val="none" w:sz="0" w:space="0" w:color="auto"/>
                    <w:right w:val="none" w:sz="0" w:space="0" w:color="auto"/>
                  </w:divBdr>
                </w:div>
                <w:div w:id="1040471258">
                  <w:marLeft w:val="0"/>
                  <w:marRight w:val="0"/>
                  <w:marTop w:val="0"/>
                  <w:marBottom w:val="0"/>
                  <w:divBdr>
                    <w:top w:val="none" w:sz="0" w:space="0" w:color="auto"/>
                    <w:left w:val="none" w:sz="0" w:space="0" w:color="auto"/>
                    <w:bottom w:val="none" w:sz="0" w:space="0" w:color="auto"/>
                    <w:right w:val="none" w:sz="0" w:space="0" w:color="auto"/>
                  </w:divBdr>
                </w:div>
                <w:div w:id="1041441962">
                  <w:marLeft w:val="0"/>
                  <w:marRight w:val="0"/>
                  <w:marTop w:val="0"/>
                  <w:marBottom w:val="0"/>
                  <w:divBdr>
                    <w:top w:val="none" w:sz="0" w:space="0" w:color="auto"/>
                    <w:left w:val="none" w:sz="0" w:space="0" w:color="auto"/>
                    <w:bottom w:val="none" w:sz="0" w:space="0" w:color="auto"/>
                    <w:right w:val="none" w:sz="0" w:space="0" w:color="auto"/>
                  </w:divBdr>
                </w:div>
                <w:div w:id="1042170595">
                  <w:marLeft w:val="0"/>
                  <w:marRight w:val="0"/>
                  <w:marTop w:val="0"/>
                  <w:marBottom w:val="0"/>
                  <w:divBdr>
                    <w:top w:val="none" w:sz="0" w:space="0" w:color="auto"/>
                    <w:left w:val="none" w:sz="0" w:space="0" w:color="auto"/>
                    <w:bottom w:val="none" w:sz="0" w:space="0" w:color="auto"/>
                    <w:right w:val="none" w:sz="0" w:space="0" w:color="auto"/>
                  </w:divBdr>
                </w:div>
                <w:div w:id="1042749385">
                  <w:marLeft w:val="0"/>
                  <w:marRight w:val="0"/>
                  <w:marTop w:val="0"/>
                  <w:marBottom w:val="0"/>
                  <w:divBdr>
                    <w:top w:val="none" w:sz="0" w:space="0" w:color="auto"/>
                    <w:left w:val="none" w:sz="0" w:space="0" w:color="auto"/>
                    <w:bottom w:val="none" w:sz="0" w:space="0" w:color="auto"/>
                    <w:right w:val="none" w:sz="0" w:space="0" w:color="auto"/>
                  </w:divBdr>
                </w:div>
                <w:div w:id="1043091589">
                  <w:marLeft w:val="0"/>
                  <w:marRight w:val="0"/>
                  <w:marTop w:val="0"/>
                  <w:marBottom w:val="0"/>
                  <w:divBdr>
                    <w:top w:val="none" w:sz="0" w:space="0" w:color="auto"/>
                    <w:left w:val="none" w:sz="0" w:space="0" w:color="auto"/>
                    <w:bottom w:val="none" w:sz="0" w:space="0" w:color="auto"/>
                    <w:right w:val="none" w:sz="0" w:space="0" w:color="auto"/>
                  </w:divBdr>
                </w:div>
                <w:div w:id="1043602588">
                  <w:marLeft w:val="0"/>
                  <w:marRight w:val="0"/>
                  <w:marTop w:val="0"/>
                  <w:marBottom w:val="0"/>
                  <w:divBdr>
                    <w:top w:val="none" w:sz="0" w:space="0" w:color="auto"/>
                    <w:left w:val="none" w:sz="0" w:space="0" w:color="auto"/>
                    <w:bottom w:val="none" w:sz="0" w:space="0" w:color="auto"/>
                    <w:right w:val="none" w:sz="0" w:space="0" w:color="auto"/>
                  </w:divBdr>
                </w:div>
                <w:div w:id="1044401791">
                  <w:marLeft w:val="0"/>
                  <w:marRight w:val="0"/>
                  <w:marTop w:val="0"/>
                  <w:marBottom w:val="0"/>
                  <w:divBdr>
                    <w:top w:val="none" w:sz="0" w:space="0" w:color="auto"/>
                    <w:left w:val="none" w:sz="0" w:space="0" w:color="auto"/>
                    <w:bottom w:val="none" w:sz="0" w:space="0" w:color="auto"/>
                    <w:right w:val="none" w:sz="0" w:space="0" w:color="auto"/>
                  </w:divBdr>
                </w:div>
                <w:div w:id="1046219467">
                  <w:marLeft w:val="0"/>
                  <w:marRight w:val="0"/>
                  <w:marTop w:val="0"/>
                  <w:marBottom w:val="0"/>
                  <w:divBdr>
                    <w:top w:val="none" w:sz="0" w:space="0" w:color="auto"/>
                    <w:left w:val="none" w:sz="0" w:space="0" w:color="auto"/>
                    <w:bottom w:val="none" w:sz="0" w:space="0" w:color="auto"/>
                    <w:right w:val="none" w:sz="0" w:space="0" w:color="auto"/>
                  </w:divBdr>
                </w:div>
                <w:div w:id="1047072754">
                  <w:marLeft w:val="0"/>
                  <w:marRight w:val="0"/>
                  <w:marTop w:val="0"/>
                  <w:marBottom w:val="0"/>
                  <w:divBdr>
                    <w:top w:val="none" w:sz="0" w:space="0" w:color="auto"/>
                    <w:left w:val="none" w:sz="0" w:space="0" w:color="auto"/>
                    <w:bottom w:val="none" w:sz="0" w:space="0" w:color="auto"/>
                    <w:right w:val="none" w:sz="0" w:space="0" w:color="auto"/>
                  </w:divBdr>
                </w:div>
                <w:div w:id="1047341584">
                  <w:marLeft w:val="0"/>
                  <w:marRight w:val="0"/>
                  <w:marTop w:val="0"/>
                  <w:marBottom w:val="0"/>
                  <w:divBdr>
                    <w:top w:val="none" w:sz="0" w:space="0" w:color="auto"/>
                    <w:left w:val="none" w:sz="0" w:space="0" w:color="auto"/>
                    <w:bottom w:val="none" w:sz="0" w:space="0" w:color="auto"/>
                    <w:right w:val="none" w:sz="0" w:space="0" w:color="auto"/>
                  </w:divBdr>
                </w:div>
                <w:div w:id="1048262522">
                  <w:marLeft w:val="0"/>
                  <w:marRight w:val="0"/>
                  <w:marTop w:val="0"/>
                  <w:marBottom w:val="0"/>
                  <w:divBdr>
                    <w:top w:val="none" w:sz="0" w:space="0" w:color="auto"/>
                    <w:left w:val="none" w:sz="0" w:space="0" w:color="auto"/>
                    <w:bottom w:val="none" w:sz="0" w:space="0" w:color="auto"/>
                    <w:right w:val="none" w:sz="0" w:space="0" w:color="auto"/>
                  </w:divBdr>
                </w:div>
                <w:div w:id="1049108755">
                  <w:marLeft w:val="0"/>
                  <w:marRight w:val="0"/>
                  <w:marTop w:val="0"/>
                  <w:marBottom w:val="0"/>
                  <w:divBdr>
                    <w:top w:val="none" w:sz="0" w:space="0" w:color="auto"/>
                    <w:left w:val="none" w:sz="0" w:space="0" w:color="auto"/>
                    <w:bottom w:val="none" w:sz="0" w:space="0" w:color="auto"/>
                    <w:right w:val="none" w:sz="0" w:space="0" w:color="auto"/>
                  </w:divBdr>
                </w:div>
                <w:div w:id="1050038263">
                  <w:marLeft w:val="0"/>
                  <w:marRight w:val="0"/>
                  <w:marTop w:val="0"/>
                  <w:marBottom w:val="0"/>
                  <w:divBdr>
                    <w:top w:val="none" w:sz="0" w:space="0" w:color="auto"/>
                    <w:left w:val="none" w:sz="0" w:space="0" w:color="auto"/>
                    <w:bottom w:val="none" w:sz="0" w:space="0" w:color="auto"/>
                    <w:right w:val="none" w:sz="0" w:space="0" w:color="auto"/>
                  </w:divBdr>
                </w:div>
                <w:div w:id="1050763788">
                  <w:marLeft w:val="0"/>
                  <w:marRight w:val="0"/>
                  <w:marTop w:val="0"/>
                  <w:marBottom w:val="0"/>
                  <w:divBdr>
                    <w:top w:val="none" w:sz="0" w:space="0" w:color="auto"/>
                    <w:left w:val="none" w:sz="0" w:space="0" w:color="auto"/>
                    <w:bottom w:val="none" w:sz="0" w:space="0" w:color="auto"/>
                    <w:right w:val="none" w:sz="0" w:space="0" w:color="auto"/>
                  </w:divBdr>
                </w:div>
                <w:div w:id="1050878258">
                  <w:marLeft w:val="0"/>
                  <w:marRight w:val="0"/>
                  <w:marTop w:val="0"/>
                  <w:marBottom w:val="0"/>
                  <w:divBdr>
                    <w:top w:val="none" w:sz="0" w:space="0" w:color="auto"/>
                    <w:left w:val="none" w:sz="0" w:space="0" w:color="auto"/>
                    <w:bottom w:val="none" w:sz="0" w:space="0" w:color="auto"/>
                    <w:right w:val="none" w:sz="0" w:space="0" w:color="auto"/>
                  </w:divBdr>
                </w:div>
                <w:div w:id="1051660300">
                  <w:marLeft w:val="0"/>
                  <w:marRight w:val="0"/>
                  <w:marTop w:val="0"/>
                  <w:marBottom w:val="0"/>
                  <w:divBdr>
                    <w:top w:val="none" w:sz="0" w:space="0" w:color="auto"/>
                    <w:left w:val="none" w:sz="0" w:space="0" w:color="auto"/>
                    <w:bottom w:val="none" w:sz="0" w:space="0" w:color="auto"/>
                    <w:right w:val="none" w:sz="0" w:space="0" w:color="auto"/>
                  </w:divBdr>
                </w:div>
                <w:div w:id="1051854558">
                  <w:marLeft w:val="0"/>
                  <w:marRight w:val="0"/>
                  <w:marTop w:val="0"/>
                  <w:marBottom w:val="0"/>
                  <w:divBdr>
                    <w:top w:val="none" w:sz="0" w:space="0" w:color="auto"/>
                    <w:left w:val="none" w:sz="0" w:space="0" w:color="auto"/>
                    <w:bottom w:val="none" w:sz="0" w:space="0" w:color="auto"/>
                    <w:right w:val="none" w:sz="0" w:space="0" w:color="auto"/>
                  </w:divBdr>
                </w:div>
                <w:div w:id="1052314312">
                  <w:marLeft w:val="0"/>
                  <w:marRight w:val="0"/>
                  <w:marTop w:val="0"/>
                  <w:marBottom w:val="0"/>
                  <w:divBdr>
                    <w:top w:val="none" w:sz="0" w:space="0" w:color="auto"/>
                    <w:left w:val="none" w:sz="0" w:space="0" w:color="auto"/>
                    <w:bottom w:val="none" w:sz="0" w:space="0" w:color="auto"/>
                    <w:right w:val="none" w:sz="0" w:space="0" w:color="auto"/>
                  </w:divBdr>
                </w:div>
                <w:div w:id="1054737682">
                  <w:marLeft w:val="0"/>
                  <w:marRight w:val="0"/>
                  <w:marTop w:val="0"/>
                  <w:marBottom w:val="0"/>
                  <w:divBdr>
                    <w:top w:val="none" w:sz="0" w:space="0" w:color="auto"/>
                    <w:left w:val="none" w:sz="0" w:space="0" w:color="auto"/>
                    <w:bottom w:val="none" w:sz="0" w:space="0" w:color="auto"/>
                    <w:right w:val="none" w:sz="0" w:space="0" w:color="auto"/>
                  </w:divBdr>
                </w:div>
                <w:div w:id="1054768067">
                  <w:marLeft w:val="0"/>
                  <w:marRight w:val="0"/>
                  <w:marTop w:val="0"/>
                  <w:marBottom w:val="0"/>
                  <w:divBdr>
                    <w:top w:val="none" w:sz="0" w:space="0" w:color="auto"/>
                    <w:left w:val="none" w:sz="0" w:space="0" w:color="auto"/>
                    <w:bottom w:val="none" w:sz="0" w:space="0" w:color="auto"/>
                    <w:right w:val="none" w:sz="0" w:space="0" w:color="auto"/>
                  </w:divBdr>
                </w:div>
                <w:div w:id="1054965611">
                  <w:marLeft w:val="0"/>
                  <w:marRight w:val="0"/>
                  <w:marTop w:val="0"/>
                  <w:marBottom w:val="0"/>
                  <w:divBdr>
                    <w:top w:val="none" w:sz="0" w:space="0" w:color="auto"/>
                    <w:left w:val="none" w:sz="0" w:space="0" w:color="auto"/>
                    <w:bottom w:val="none" w:sz="0" w:space="0" w:color="auto"/>
                    <w:right w:val="none" w:sz="0" w:space="0" w:color="auto"/>
                  </w:divBdr>
                </w:div>
                <w:div w:id="1055545173">
                  <w:marLeft w:val="0"/>
                  <w:marRight w:val="0"/>
                  <w:marTop w:val="0"/>
                  <w:marBottom w:val="0"/>
                  <w:divBdr>
                    <w:top w:val="none" w:sz="0" w:space="0" w:color="auto"/>
                    <w:left w:val="none" w:sz="0" w:space="0" w:color="auto"/>
                    <w:bottom w:val="none" w:sz="0" w:space="0" w:color="auto"/>
                    <w:right w:val="none" w:sz="0" w:space="0" w:color="auto"/>
                  </w:divBdr>
                </w:div>
                <w:div w:id="1056899417">
                  <w:marLeft w:val="0"/>
                  <w:marRight w:val="0"/>
                  <w:marTop w:val="0"/>
                  <w:marBottom w:val="0"/>
                  <w:divBdr>
                    <w:top w:val="none" w:sz="0" w:space="0" w:color="auto"/>
                    <w:left w:val="none" w:sz="0" w:space="0" w:color="auto"/>
                    <w:bottom w:val="none" w:sz="0" w:space="0" w:color="auto"/>
                    <w:right w:val="none" w:sz="0" w:space="0" w:color="auto"/>
                  </w:divBdr>
                </w:div>
                <w:div w:id="1057319961">
                  <w:marLeft w:val="0"/>
                  <w:marRight w:val="0"/>
                  <w:marTop w:val="0"/>
                  <w:marBottom w:val="0"/>
                  <w:divBdr>
                    <w:top w:val="none" w:sz="0" w:space="0" w:color="auto"/>
                    <w:left w:val="none" w:sz="0" w:space="0" w:color="auto"/>
                    <w:bottom w:val="none" w:sz="0" w:space="0" w:color="auto"/>
                    <w:right w:val="none" w:sz="0" w:space="0" w:color="auto"/>
                  </w:divBdr>
                </w:div>
                <w:div w:id="1058364642">
                  <w:marLeft w:val="0"/>
                  <w:marRight w:val="0"/>
                  <w:marTop w:val="0"/>
                  <w:marBottom w:val="0"/>
                  <w:divBdr>
                    <w:top w:val="none" w:sz="0" w:space="0" w:color="auto"/>
                    <w:left w:val="none" w:sz="0" w:space="0" w:color="auto"/>
                    <w:bottom w:val="none" w:sz="0" w:space="0" w:color="auto"/>
                    <w:right w:val="none" w:sz="0" w:space="0" w:color="auto"/>
                  </w:divBdr>
                </w:div>
                <w:div w:id="1059013451">
                  <w:marLeft w:val="0"/>
                  <w:marRight w:val="0"/>
                  <w:marTop w:val="0"/>
                  <w:marBottom w:val="0"/>
                  <w:divBdr>
                    <w:top w:val="none" w:sz="0" w:space="0" w:color="auto"/>
                    <w:left w:val="none" w:sz="0" w:space="0" w:color="auto"/>
                    <w:bottom w:val="none" w:sz="0" w:space="0" w:color="auto"/>
                    <w:right w:val="none" w:sz="0" w:space="0" w:color="auto"/>
                  </w:divBdr>
                </w:div>
                <w:div w:id="1059670597">
                  <w:marLeft w:val="0"/>
                  <w:marRight w:val="0"/>
                  <w:marTop w:val="0"/>
                  <w:marBottom w:val="0"/>
                  <w:divBdr>
                    <w:top w:val="none" w:sz="0" w:space="0" w:color="auto"/>
                    <w:left w:val="none" w:sz="0" w:space="0" w:color="auto"/>
                    <w:bottom w:val="none" w:sz="0" w:space="0" w:color="auto"/>
                    <w:right w:val="none" w:sz="0" w:space="0" w:color="auto"/>
                  </w:divBdr>
                </w:div>
                <w:div w:id="1059985755">
                  <w:marLeft w:val="0"/>
                  <w:marRight w:val="0"/>
                  <w:marTop w:val="0"/>
                  <w:marBottom w:val="0"/>
                  <w:divBdr>
                    <w:top w:val="none" w:sz="0" w:space="0" w:color="auto"/>
                    <w:left w:val="none" w:sz="0" w:space="0" w:color="auto"/>
                    <w:bottom w:val="none" w:sz="0" w:space="0" w:color="auto"/>
                    <w:right w:val="none" w:sz="0" w:space="0" w:color="auto"/>
                  </w:divBdr>
                </w:div>
                <w:div w:id="1060448158">
                  <w:marLeft w:val="0"/>
                  <w:marRight w:val="0"/>
                  <w:marTop w:val="0"/>
                  <w:marBottom w:val="0"/>
                  <w:divBdr>
                    <w:top w:val="none" w:sz="0" w:space="0" w:color="auto"/>
                    <w:left w:val="none" w:sz="0" w:space="0" w:color="auto"/>
                    <w:bottom w:val="none" w:sz="0" w:space="0" w:color="auto"/>
                    <w:right w:val="none" w:sz="0" w:space="0" w:color="auto"/>
                  </w:divBdr>
                </w:div>
                <w:div w:id="1060791379">
                  <w:marLeft w:val="0"/>
                  <w:marRight w:val="0"/>
                  <w:marTop w:val="0"/>
                  <w:marBottom w:val="0"/>
                  <w:divBdr>
                    <w:top w:val="none" w:sz="0" w:space="0" w:color="auto"/>
                    <w:left w:val="none" w:sz="0" w:space="0" w:color="auto"/>
                    <w:bottom w:val="none" w:sz="0" w:space="0" w:color="auto"/>
                    <w:right w:val="none" w:sz="0" w:space="0" w:color="auto"/>
                  </w:divBdr>
                </w:div>
                <w:div w:id="1061320771">
                  <w:marLeft w:val="0"/>
                  <w:marRight w:val="0"/>
                  <w:marTop w:val="0"/>
                  <w:marBottom w:val="0"/>
                  <w:divBdr>
                    <w:top w:val="none" w:sz="0" w:space="0" w:color="auto"/>
                    <w:left w:val="none" w:sz="0" w:space="0" w:color="auto"/>
                    <w:bottom w:val="none" w:sz="0" w:space="0" w:color="auto"/>
                    <w:right w:val="none" w:sz="0" w:space="0" w:color="auto"/>
                  </w:divBdr>
                </w:div>
                <w:div w:id="1061903546">
                  <w:marLeft w:val="0"/>
                  <w:marRight w:val="0"/>
                  <w:marTop w:val="0"/>
                  <w:marBottom w:val="0"/>
                  <w:divBdr>
                    <w:top w:val="none" w:sz="0" w:space="0" w:color="auto"/>
                    <w:left w:val="none" w:sz="0" w:space="0" w:color="auto"/>
                    <w:bottom w:val="none" w:sz="0" w:space="0" w:color="auto"/>
                    <w:right w:val="none" w:sz="0" w:space="0" w:color="auto"/>
                  </w:divBdr>
                </w:div>
                <w:div w:id="1061907447">
                  <w:marLeft w:val="0"/>
                  <w:marRight w:val="0"/>
                  <w:marTop w:val="0"/>
                  <w:marBottom w:val="0"/>
                  <w:divBdr>
                    <w:top w:val="none" w:sz="0" w:space="0" w:color="auto"/>
                    <w:left w:val="none" w:sz="0" w:space="0" w:color="auto"/>
                    <w:bottom w:val="none" w:sz="0" w:space="0" w:color="auto"/>
                    <w:right w:val="none" w:sz="0" w:space="0" w:color="auto"/>
                  </w:divBdr>
                </w:div>
                <w:div w:id="1062408257">
                  <w:marLeft w:val="0"/>
                  <w:marRight w:val="0"/>
                  <w:marTop w:val="0"/>
                  <w:marBottom w:val="0"/>
                  <w:divBdr>
                    <w:top w:val="none" w:sz="0" w:space="0" w:color="auto"/>
                    <w:left w:val="none" w:sz="0" w:space="0" w:color="auto"/>
                    <w:bottom w:val="none" w:sz="0" w:space="0" w:color="auto"/>
                    <w:right w:val="none" w:sz="0" w:space="0" w:color="auto"/>
                  </w:divBdr>
                </w:div>
                <w:div w:id="1062604314">
                  <w:marLeft w:val="0"/>
                  <w:marRight w:val="0"/>
                  <w:marTop w:val="0"/>
                  <w:marBottom w:val="0"/>
                  <w:divBdr>
                    <w:top w:val="none" w:sz="0" w:space="0" w:color="auto"/>
                    <w:left w:val="none" w:sz="0" w:space="0" w:color="auto"/>
                    <w:bottom w:val="none" w:sz="0" w:space="0" w:color="auto"/>
                    <w:right w:val="none" w:sz="0" w:space="0" w:color="auto"/>
                  </w:divBdr>
                </w:div>
                <w:div w:id="1062681802">
                  <w:marLeft w:val="0"/>
                  <w:marRight w:val="0"/>
                  <w:marTop w:val="0"/>
                  <w:marBottom w:val="0"/>
                  <w:divBdr>
                    <w:top w:val="none" w:sz="0" w:space="0" w:color="auto"/>
                    <w:left w:val="none" w:sz="0" w:space="0" w:color="auto"/>
                    <w:bottom w:val="none" w:sz="0" w:space="0" w:color="auto"/>
                    <w:right w:val="none" w:sz="0" w:space="0" w:color="auto"/>
                  </w:divBdr>
                </w:div>
                <w:div w:id="1062754998">
                  <w:marLeft w:val="0"/>
                  <w:marRight w:val="0"/>
                  <w:marTop w:val="0"/>
                  <w:marBottom w:val="0"/>
                  <w:divBdr>
                    <w:top w:val="none" w:sz="0" w:space="0" w:color="auto"/>
                    <w:left w:val="none" w:sz="0" w:space="0" w:color="auto"/>
                    <w:bottom w:val="none" w:sz="0" w:space="0" w:color="auto"/>
                    <w:right w:val="none" w:sz="0" w:space="0" w:color="auto"/>
                  </w:divBdr>
                </w:div>
                <w:div w:id="1063142274">
                  <w:marLeft w:val="0"/>
                  <w:marRight w:val="0"/>
                  <w:marTop w:val="0"/>
                  <w:marBottom w:val="0"/>
                  <w:divBdr>
                    <w:top w:val="none" w:sz="0" w:space="0" w:color="auto"/>
                    <w:left w:val="none" w:sz="0" w:space="0" w:color="auto"/>
                    <w:bottom w:val="none" w:sz="0" w:space="0" w:color="auto"/>
                    <w:right w:val="none" w:sz="0" w:space="0" w:color="auto"/>
                  </w:divBdr>
                </w:div>
                <w:div w:id="1063943488">
                  <w:marLeft w:val="0"/>
                  <w:marRight w:val="0"/>
                  <w:marTop w:val="0"/>
                  <w:marBottom w:val="0"/>
                  <w:divBdr>
                    <w:top w:val="none" w:sz="0" w:space="0" w:color="auto"/>
                    <w:left w:val="none" w:sz="0" w:space="0" w:color="auto"/>
                    <w:bottom w:val="none" w:sz="0" w:space="0" w:color="auto"/>
                    <w:right w:val="none" w:sz="0" w:space="0" w:color="auto"/>
                  </w:divBdr>
                </w:div>
                <w:div w:id="1065490740">
                  <w:marLeft w:val="0"/>
                  <w:marRight w:val="0"/>
                  <w:marTop w:val="0"/>
                  <w:marBottom w:val="0"/>
                  <w:divBdr>
                    <w:top w:val="none" w:sz="0" w:space="0" w:color="auto"/>
                    <w:left w:val="none" w:sz="0" w:space="0" w:color="auto"/>
                    <w:bottom w:val="none" w:sz="0" w:space="0" w:color="auto"/>
                    <w:right w:val="none" w:sz="0" w:space="0" w:color="auto"/>
                  </w:divBdr>
                </w:div>
                <w:div w:id="1066027947">
                  <w:marLeft w:val="0"/>
                  <w:marRight w:val="0"/>
                  <w:marTop w:val="0"/>
                  <w:marBottom w:val="0"/>
                  <w:divBdr>
                    <w:top w:val="none" w:sz="0" w:space="0" w:color="auto"/>
                    <w:left w:val="none" w:sz="0" w:space="0" w:color="auto"/>
                    <w:bottom w:val="none" w:sz="0" w:space="0" w:color="auto"/>
                    <w:right w:val="none" w:sz="0" w:space="0" w:color="auto"/>
                  </w:divBdr>
                </w:div>
                <w:div w:id="1066757712">
                  <w:marLeft w:val="0"/>
                  <w:marRight w:val="0"/>
                  <w:marTop w:val="0"/>
                  <w:marBottom w:val="0"/>
                  <w:divBdr>
                    <w:top w:val="none" w:sz="0" w:space="0" w:color="auto"/>
                    <w:left w:val="none" w:sz="0" w:space="0" w:color="auto"/>
                    <w:bottom w:val="none" w:sz="0" w:space="0" w:color="auto"/>
                    <w:right w:val="none" w:sz="0" w:space="0" w:color="auto"/>
                  </w:divBdr>
                </w:div>
                <w:div w:id="1066803104">
                  <w:marLeft w:val="0"/>
                  <w:marRight w:val="0"/>
                  <w:marTop w:val="0"/>
                  <w:marBottom w:val="0"/>
                  <w:divBdr>
                    <w:top w:val="none" w:sz="0" w:space="0" w:color="auto"/>
                    <w:left w:val="none" w:sz="0" w:space="0" w:color="auto"/>
                    <w:bottom w:val="none" w:sz="0" w:space="0" w:color="auto"/>
                    <w:right w:val="none" w:sz="0" w:space="0" w:color="auto"/>
                  </w:divBdr>
                </w:div>
                <w:div w:id="1067344471">
                  <w:marLeft w:val="0"/>
                  <w:marRight w:val="0"/>
                  <w:marTop w:val="0"/>
                  <w:marBottom w:val="0"/>
                  <w:divBdr>
                    <w:top w:val="none" w:sz="0" w:space="0" w:color="auto"/>
                    <w:left w:val="none" w:sz="0" w:space="0" w:color="auto"/>
                    <w:bottom w:val="none" w:sz="0" w:space="0" w:color="auto"/>
                    <w:right w:val="none" w:sz="0" w:space="0" w:color="auto"/>
                  </w:divBdr>
                </w:div>
                <w:div w:id="1067723144">
                  <w:marLeft w:val="0"/>
                  <w:marRight w:val="0"/>
                  <w:marTop w:val="0"/>
                  <w:marBottom w:val="0"/>
                  <w:divBdr>
                    <w:top w:val="none" w:sz="0" w:space="0" w:color="auto"/>
                    <w:left w:val="none" w:sz="0" w:space="0" w:color="auto"/>
                    <w:bottom w:val="none" w:sz="0" w:space="0" w:color="auto"/>
                    <w:right w:val="none" w:sz="0" w:space="0" w:color="auto"/>
                  </w:divBdr>
                </w:div>
                <w:div w:id="1067799820">
                  <w:marLeft w:val="0"/>
                  <w:marRight w:val="0"/>
                  <w:marTop w:val="0"/>
                  <w:marBottom w:val="0"/>
                  <w:divBdr>
                    <w:top w:val="none" w:sz="0" w:space="0" w:color="auto"/>
                    <w:left w:val="none" w:sz="0" w:space="0" w:color="auto"/>
                    <w:bottom w:val="none" w:sz="0" w:space="0" w:color="auto"/>
                    <w:right w:val="none" w:sz="0" w:space="0" w:color="auto"/>
                  </w:divBdr>
                </w:div>
                <w:div w:id="1068118228">
                  <w:marLeft w:val="0"/>
                  <w:marRight w:val="0"/>
                  <w:marTop w:val="0"/>
                  <w:marBottom w:val="0"/>
                  <w:divBdr>
                    <w:top w:val="none" w:sz="0" w:space="0" w:color="auto"/>
                    <w:left w:val="none" w:sz="0" w:space="0" w:color="auto"/>
                    <w:bottom w:val="none" w:sz="0" w:space="0" w:color="auto"/>
                    <w:right w:val="none" w:sz="0" w:space="0" w:color="auto"/>
                  </w:divBdr>
                </w:div>
                <w:div w:id="1068306662">
                  <w:marLeft w:val="0"/>
                  <w:marRight w:val="0"/>
                  <w:marTop w:val="0"/>
                  <w:marBottom w:val="0"/>
                  <w:divBdr>
                    <w:top w:val="none" w:sz="0" w:space="0" w:color="auto"/>
                    <w:left w:val="none" w:sz="0" w:space="0" w:color="auto"/>
                    <w:bottom w:val="none" w:sz="0" w:space="0" w:color="auto"/>
                    <w:right w:val="none" w:sz="0" w:space="0" w:color="auto"/>
                  </w:divBdr>
                </w:div>
                <w:div w:id="1068461992">
                  <w:marLeft w:val="0"/>
                  <w:marRight w:val="0"/>
                  <w:marTop w:val="0"/>
                  <w:marBottom w:val="0"/>
                  <w:divBdr>
                    <w:top w:val="none" w:sz="0" w:space="0" w:color="auto"/>
                    <w:left w:val="none" w:sz="0" w:space="0" w:color="auto"/>
                    <w:bottom w:val="none" w:sz="0" w:space="0" w:color="auto"/>
                    <w:right w:val="none" w:sz="0" w:space="0" w:color="auto"/>
                  </w:divBdr>
                </w:div>
                <w:div w:id="1068766120">
                  <w:marLeft w:val="0"/>
                  <w:marRight w:val="0"/>
                  <w:marTop w:val="0"/>
                  <w:marBottom w:val="0"/>
                  <w:divBdr>
                    <w:top w:val="none" w:sz="0" w:space="0" w:color="auto"/>
                    <w:left w:val="none" w:sz="0" w:space="0" w:color="auto"/>
                    <w:bottom w:val="none" w:sz="0" w:space="0" w:color="auto"/>
                    <w:right w:val="none" w:sz="0" w:space="0" w:color="auto"/>
                  </w:divBdr>
                </w:div>
                <w:div w:id="1069040072">
                  <w:marLeft w:val="0"/>
                  <w:marRight w:val="0"/>
                  <w:marTop w:val="0"/>
                  <w:marBottom w:val="0"/>
                  <w:divBdr>
                    <w:top w:val="none" w:sz="0" w:space="0" w:color="auto"/>
                    <w:left w:val="none" w:sz="0" w:space="0" w:color="auto"/>
                    <w:bottom w:val="none" w:sz="0" w:space="0" w:color="auto"/>
                    <w:right w:val="none" w:sz="0" w:space="0" w:color="auto"/>
                  </w:divBdr>
                </w:div>
                <w:div w:id="1069419424">
                  <w:marLeft w:val="0"/>
                  <w:marRight w:val="0"/>
                  <w:marTop w:val="0"/>
                  <w:marBottom w:val="0"/>
                  <w:divBdr>
                    <w:top w:val="none" w:sz="0" w:space="0" w:color="auto"/>
                    <w:left w:val="none" w:sz="0" w:space="0" w:color="auto"/>
                    <w:bottom w:val="none" w:sz="0" w:space="0" w:color="auto"/>
                    <w:right w:val="none" w:sz="0" w:space="0" w:color="auto"/>
                  </w:divBdr>
                </w:div>
                <w:div w:id="1069494575">
                  <w:marLeft w:val="0"/>
                  <w:marRight w:val="0"/>
                  <w:marTop w:val="0"/>
                  <w:marBottom w:val="0"/>
                  <w:divBdr>
                    <w:top w:val="none" w:sz="0" w:space="0" w:color="auto"/>
                    <w:left w:val="none" w:sz="0" w:space="0" w:color="auto"/>
                    <w:bottom w:val="none" w:sz="0" w:space="0" w:color="auto"/>
                    <w:right w:val="none" w:sz="0" w:space="0" w:color="auto"/>
                  </w:divBdr>
                </w:div>
                <w:div w:id="1070082782">
                  <w:marLeft w:val="0"/>
                  <w:marRight w:val="0"/>
                  <w:marTop w:val="0"/>
                  <w:marBottom w:val="0"/>
                  <w:divBdr>
                    <w:top w:val="none" w:sz="0" w:space="0" w:color="auto"/>
                    <w:left w:val="none" w:sz="0" w:space="0" w:color="auto"/>
                    <w:bottom w:val="none" w:sz="0" w:space="0" w:color="auto"/>
                    <w:right w:val="none" w:sz="0" w:space="0" w:color="auto"/>
                  </w:divBdr>
                </w:div>
                <w:div w:id="1071268606">
                  <w:marLeft w:val="0"/>
                  <w:marRight w:val="0"/>
                  <w:marTop w:val="0"/>
                  <w:marBottom w:val="0"/>
                  <w:divBdr>
                    <w:top w:val="none" w:sz="0" w:space="0" w:color="auto"/>
                    <w:left w:val="none" w:sz="0" w:space="0" w:color="auto"/>
                    <w:bottom w:val="none" w:sz="0" w:space="0" w:color="auto"/>
                    <w:right w:val="none" w:sz="0" w:space="0" w:color="auto"/>
                  </w:divBdr>
                </w:div>
                <w:div w:id="1072502772">
                  <w:marLeft w:val="0"/>
                  <w:marRight w:val="0"/>
                  <w:marTop w:val="0"/>
                  <w:marBottom w:val="0"/>
                  <w:divBdr>
                    <w:top w:val="none" w:sz="0" w:space="0" w:color="auto"/>
                    <w:left w:val="none" w:sz="0" w:space="0" w:color="auto"/>
                    <w:bottom w:val="none" w:sz="0" w:space="0" w:color="auto"/>
                    <w:right w:val="none" w:sz="0" w:space="0" w:color="auto"/>
                  </w:divBdr>
                </w:div>
                <w:div w:id="1074009063">
                  <w:marLeft w:val="0"/>
                  <w:marRight w:val="0"/>
                  <w:marTop w:val="0"/>
                  <w:marBottom w:val="0"/>
                  <w:divBdr>
                    <w:top w:val="none" w:sz="0" w:space="0" w:color="auto"/>
                    <w:left w:val="none" w:sz="0" w:space="0" w:color="auto"/>
                    <w:bottom w:val="none" w:sz="0" w:space="0" w:color="auto"/>
                    <w:right w:val="none" w:sz="0" w:space="0" w:color="auto"/>
                  </w:divBdr>
                </w:div>
                <w:div w:id="1074158067">
                  <w:marLeft w:val="0"/>
                  <w:marRight w:val="0"/>
                  <w:marTop w:val="0"/>
                  <w:marBottom w:val="0"/>
                  <w:divBdr>
                    <w:top w:val="none" w:sz="0" w:space="0" w:color="auto"/>
                    <w:left w:val="none" w:sz="0" w:space="0" w:color="auto"/>
                    <w:bottom w:val="none" w:sz="0" w:space="0" w:color="auto"/>
                    <w:right w:val="none" w:sz="0" w:space="0" w:color="auto"/>
                  </w:divBdr>
                </w:div>
                <w:div w:id="1074205035">
                  <w:marLeft w:val="0"/>
                  <w:marRight w:val="0"/>
                  <w:marTop w:val="0"/>
                  <w:marBottom w:val="0"/>
                  <w:divBdr>
                    <w:top w:val="none" w:sz="0" w:space="0" w:color="auto"/>
                    <w:left w:val="none" w:sz="0" w:space="0" w:color="auto"/>
                    <w:bottom w:val="none" w:sz="0" w:space="0" w:color="auto"/>
                    <w:right w:val="none" w:sz="0" w:space="0" w:color="auto"/>
                  </w:divBdr>
                </w:div>
                <w:div w:id="1074624937">
                  <w:marLeft w:val="0"/>
                  <w:marRight w:val="0"/>
                  <w:marTop w:val="0"/>
                  <w:marBottom w:val="0"/>
                  <w:divBdr>
                    <w:top w:val="none" w:sz="0" w:space="0" w:color="auto"/>
                    <w:left w:val="none" w:sz="0" w:space="0" w:color="auto"/>
                    <w:bottom w:val="none" w:sz="0" w:space="0" w:color="auto"/>
                    <w:right w:val="none" w:sz="0" w:space="0" w:color="auto"/>
                  </w:divBdr>
                </w:div>
                <w:div w:id="1075274828">
                  <w:marLeft w:val="0"/>
                  <w:marRight w:val="0"/>
                  <w:marTop w:val="0"/>
                  <w:marBottom w:val="0"/>
                  <w:divBdr>
                    <w:top w:val="none" w:sz="0" w:space="0" w:color="auto"/>
                    <w:left w:val="none" w:sz="0" w:space="0" w:color="auto"/>
                    <w:bottom w:val="none" w:sz="0" w:space="0" w:color="auto"/>
                    <w:right w:val="none" w:sz="0" w:space="0" w:color="auto"/>
                  </w:divBdr>
                </w:div>
                <w:div w:id="1075278130">
                  <w:marLeft w:val="0"/>
                  <w:marRight w:val="0"/>
                  <w:marTop w:val="0"/>
                  <w:marBottom w:val="0"/>
                  <w:divBdr>
                    <w:top w:val="none" w:sz="0" w:space="0" w:color="auto"/>
                    <w:left w:val="none" w:sz="0" w:space="0" w:color="auto"/>
                    <w:bottom w:val="none" w:sz="0" w:space="0" w:color="auto"/>
                    <w:right w:val="none" w:sz="0" w:space="0" w:color="auto"/>
                  </w:divBdr>
                </w:div>
                <w:div w:id="1075512213">
                  <w:marLeft w:val="0"/>
                  <w:marRight w:val="0"/>
                  <w:marTop w:val="0"/>
                  <w:marBottom w:val="0"/>
                  <w:divBdr>
                    <w:top w:val="none" w:sz="0" w:space="0" w:color="auto"/>
                    <w:left w:val="none" w:sz="0" w:space="0" w:color="auto"/>
                    <w:bottom w:val="none" w:sz="0" w:space="0" w:color="auto"/>
                    <w:right w:val="none" w:sz="0" w:space="0" w:color="auto"/>
                  </w:divBdr>
                </w:div>
                <w:div w:id="1077363676">
                  <w:marLeft w:val="0"/>
                  <w:marRight w:val="0"/>
                  <w:marTop w:val="0"/>
                  <w:marBottom w:val="0"/>
                  <w:divBdr>
                    <w:top w:val="none" w:sz="0" w:space="0" w:color="auto"/>
                    <w:left w:val="none" w:sz="0" w:space="0" w:color="auto"/>
                    <w:bottom w:val="none" w:sz="0" w:space="0" w:color="auto"/>
                    <w:right w:val="none" w:sz="0" w:space="0" w:color="auto"/>
                  </w:divBdr>
                </w:div>
                <w:div w:id="1077630271">
                  <w:marLeft w:val="0"/>
                  <w:marRight w:val="0"/>
                  <w:marTop w:val="0"/>
                  <w:marBottom w:val="0"/>
                  <w:divBdr>
                    <w:top w:val="none" w:sz="0" w:space="0" w:color="auto"/>
                    <w:left w:val="none" w:sz="0" w:space="0" w:color="auto"/>
                    <w:bottom w:val="none" w:sz="0" w:space="0" w:color="auto"/>
                    <w:right w:val="none" w:sz="0" w:space="0" w:color="auto"/>
                  </w:divBdr>
                </w:div>
                <w:div w:id="1077747806">
                  <w:marLeft w:val="0"/>
                  <w:marRight w:val="0"/>
                  <w:marTop w:val="0"/>
                  <w:marBottom w:val="0"/>
                  <w:divBdr>
                    <w:top w:val="none" w:sz="0" w:space="0" w:color="auto"/>
                    <w:left w:val="none" w:sz="0" w:space="0" w:color="auto"/>
                    <w:bottom w:val="none" w:sz="0" w:space="0" w:color="auto"/>
                    <w:right w:val="none" w:sz="0" w:space="0" w:color="auto"/>
                  </w:divBdr>
                </w:div>
                <w:div w:id="1079181757">
                  <w:marLeft w:val="0"/>
                  <w:marRight w:val="0"/>
                  <w:marTop w:val="0"/>
                  <w:marBottom w:val="0"/>
                  <w:divBdr>
                    <w:top w:val="none" w:sz="0" w:space="0" w:color="auto"/>
                    <w:left w:val="none" w:sz="0" w:space="0" w:color="auto"/>
                    <w:bottom w:val="none" w:sz="0" w:space="0" w:color="auto"/>
                    <w:right w:val="none" w:sz="0" w:space="0" w:color="auto"/>
                  </w:divBdr>
                </w:div>
                <w:div w:id="1079909962">
                  <w:marLeft w:val="0"/>
                  <w:marRight w:val="0"/>
                  <w:marTop w:val="0"/>
                  <w:marBottom w:val="0"/>
                  <w:divBdr>
                    <w:top w:val="none" w:sz="0" w:space="0" w:color="auto"/>
                    <w:left w:val="none" w:sz="0" w:space="0" w:color="auto"/>
                    <w:bottom w:val="none" w:sz="0" w:space="0" w:color="auto"/>
                    <w:right w:val="none" w:sz="0" w:space="0" w:color="auto"/>
                  </w:divBdr>
                </w:div>
                <w:div w:id="1080561387">
                  <w:marLeft w:val="0"/>
                  <w:marRight w:val="0"/>
                  <w:marTop w:val="0"/>
                  <w:marBottom w:val="0"/>
                  <w:divBdr>
                    <w:top w:val="none" w:sz="0" w:space="0" w:color="auto"/>
                    <w:left w:val="none" w:sz="0" w:space="0" w:color="auto"/>
                    <w:bottom w:val="none" w:sz="0" w:space="0" w:color="auto"/>
                    <w:right w:val="none" w:sz="0" w:space="0" w:color="auto"/>
                  </w:divBdr>
                </w:div>
                <w:div w:id="1080758235">
                  <w:marLeft w:val="0"/>
                  <w:marRight w:val="0"/>
                  <w:marTop w:val="0"/>
                  <w:marBottom w:val="0"/>
                  <w:divBdr>
                    <w:top w:val="none" w:sz="0" w:space="0" w:color="auto"/>
                    <w:left w:val="none" w:sz="0" w:space="0" w:color="auto"/>
                    <w:bottom w:val="none" w:sz="0" w:space="0" w:color="auto"/>
                    <w:right w:val="none" w:sz="0" w:space="0" w:color="auto"/>
                  </w:divBdr>
                </w:div>
                <w:div w:id="1084448412">
                  <w:marLeft w:val="0"/>
                  <w:marRight w:val="0"/>
                  <w:marTop w:val="0"/>
                  <w:marBottom w:val="0"/>
                  <w:divBdr>
                    <w:top w:val="none" w:sz="0" w:space="0" w:color="auto"/>
                    <w:left w:val="none" w:sz="0" w:space="0" w:color="auto"/>
                    <w:bottom w:val="none" w:sz="0" w:space="0" w:color="auto"/>
                    <w:right w:val="none" w:sz="0" w:space="0" w:color="auto"/>
                  </w:divBdr>
                </w:div>
                <w:div w:id="1084834641">
                  <w:marLeft w:val="0"/>
                  <w:marRight w:val="0"/>
                  <w:marTop w:val="0"/>
                  <w:marBottom w:val="0"/>
                  <w:divBdr>
                    <w:top w:val="none" w:sz="0" w:space="0" w:color="auto"/>
                    <w:left w:val="none" w:sz="0" w:space="0" w:color="auto"/>
                    <w:bottom w:val="none" w:sz="0" w:space="0" w:color="auto"/>
                    <w:right w:val="none" w:sz="0" w:space="0" w:color="auto"/>
                  </w:divBdr>
                </w:div>
                <w:div w:id="1085763568">
                  <w:marLeft w:val="0"/>
                  <w:marRight w:val="0"/>
                  <w:marTop w:val="0"/>
                  <w:marBottom w:val="0"/>
                  <w:divBdr>
                    <w:top w:val="none" w:sz="0" w:space="0" w:color="auto"/>
                    <w:left w:val="none" w:sz="0" w:space="0" w:color="auto"/>
                    <w:bottom w:val="none" w:sz="0" w:space="0" w:color="auto"/>
                    <w:right w:val="none" w:sz="0" w:space="0" w:color="auto"/>
                  </w:divBdr>
                </w:div>
                <w:div w:id="1086264673">
                  <w:marLeft w:val="0"/>
                  <w:marRight w:val="0"/>
                  <w:marTop w:val="0"/>
                  <w:marBottom w:val="0"/>
                  <w:divBdr>
                    <w:top w:val="none" w:sz="0" w:space="0" w:color="auto"/>
                    <w:left w:val="none" w:sz="0" w:space="0" w:color="auto"/>
                    <w:bottom w:val="none" w:sz="0" w:space="0" w:color="auto"/>
                    <w:right w:val="none" w:sz="0" w:space="0" w:color="auto"/>
                  </w:divBdr>
                </w:div>
                <w:div w:id="1086462933">
                  <w:marLeft w:val="0"/>
                  <w:marRight w:val="0"/>
                  <w:marTop w:val="0"/>
                  <w:marBottom w:val="0"/>
                  <w:divBdr>
                    <w:top w:val="none" w:sz="0" w:space="0" w:color="auto"/>
                    <w:left w:val="none" w:sz="0" w:space="0" w:color="auto"/>
                    <w:bottom w:val="none" w:sz="0" w:space="0" w:color="auto"/>
                    <w:right w:val="none" w:sz="0" w:space="0" w:color="auto"/>
                  </w:divBdr>
                </w:div>
                <w:div w:id="1086683297">
                  <w:marLeft w:val="0"/>
                  <w:marRight w:val="0"/>
                  <w:marTop w:val="0"/>
                  <w:marBottom w:val="0"/>
                  <w:divBdr>
                    <w:top w:val="none" w:sz="0" w:space="0" w:color="auto"/>
                    <w:left w:val="none" w:sz="0" w:space="0" w:color="auto"/>
                    <w:bottom w:val="none" w:sz="0" w:space="0" w:color="auto"/>
                    <w:right w:val="none" w:sz="0" w:space="0" w:color="auto"/>
                  </w:divBdr>
                </w:div>
                <w:div w:id="1087001311">
                  <w:marLeft w:val="0"/>
                  <w:marRight w:val="0"/>
                  <w:marTop w:val="0"/>
                  <w:marBottom w:val="0"/>
                  <w:divBdr>
                    <w:top w:val="none" w:sz="0" w:space="0" w:color="auto"/>
                    <w:left w:val="none" w:sz="0" w:space="0" w:color="auto"/>
                    <w:bottom w:val="none" w:sz="0" w:space="0" w:color="auto"/>
                    <w:right w:val="none" w:sz="0" w:space="0" w:color="auto"/>
                  </w:divBdr>
                </w:div>
                <w:div w:id="1087649123">
                  <w:marLeft w:val="0"/>
                  <w:marRight w:val="0"/>
                  <w:marTop w:val="0"/>
                  <w:marBottom w:val="0"/>
                  <w:divBdr>
                    <w:top w:val="none" w:sz="0" w:space="0" w:color="auto"/>
                    <w:left w:val="none" w:sz="0" w:space="0" w:color="auto"/>
                    <w:bottom w:val="none" w:sz="0" w:space="0" w:color="auto"/>
                    <w:right w:val="none" w:sz="0" w:space="0" w:color="auto"/>
                  </w:divBdr>
                </w:div>
                <w:div w:id="1087964173">
                  <w:marLeft w:val="0"/>
                  <w:marRight w:val="0"/>
                  <w:marTop w:val="0"/>
                  <w:marBottom w:val="0"/>
                  <w:divBdr>
                    <w:top w:val="none" w:sz="0" w:space="0" w:color="auto"/>
                    <w:left w:val="none" w:sz="0" w:space="0" w:color="auto"/>
                    <w:bottom w:val="none" w:sz="0" w:space="0" w:color="auto"/>
                    <w:right w:val="none" w:sz="0" w:space="0" w:color="auto"/>
                  </w:divBdr>
                </w:div>
                <w:div w:id="1087967204">
                  <w:marLeft w:val="0"/>
                  <w:marRight w:val="0"/>
                  <w:marTop w:val="0"/>
                  <w:marBottom w:val="0"/>
                  <w:divBdr>
                    <w:top w:val="none" w:sz="0" w:space="0" w:color="auto"/>
                    <w:left w:val="none" w:sz="0" w:space="0" w:color="auto"/>
                    <w:bottom w:val="none" w:sz="0" w:space="0" w:color="auto"/>
                    <w:right w:val="none" w:sz="0" w:space="0" w:color="auto"/>
                  </w:divBdr>
                </w:div>
                <w:div w:id="1088695315">
                  <w:marLeft w:val="0"/>
                  <w:marRight w:val="0"/>
                  <w:marTop w:val="0"/>
                  <w:marBottom w:val="0"/>
                  <w:divBdr>
                    <w:top w:val="none" w:sz="0" w:space="0" w:color="auto"/>
                    <w:left w:val="none" w:sz="0" w:space="0" w:color="auto"/>
                    <w:bottom w:val="none" w:sz="0" w:space="0" w:color="auto"/>
                    <w:right w:val="none" w:sz="0" w:space="0" w:color="auto"/>
                  </w:divBdr>
                </w:div>
                <w:div w:id="1088843669">
                  <w:marLeft w:val="0"/>
                  <w:marRight w:val="0"/>
                  <w:marTop w:val="0"/>
                  <w:marBottom w:val="0"/>
                  <w:divBdr>
                    <w:top w:val="none" w:sz="0" w:space="0" w:color="auto"/>
                    <w:left w:val="none" w:sz="0" w:space="0" w:color="auto"/>
                    <w:bottom w:val="none" w:sz="0" w:space="0" w:color="auto"/>
                    <w:right w:val="none" w:sz="0" w:space="0" w:color="auto"/>
                  </w:divBdr>
                </w:div>
                <w:div w:id="1089884006">
                  <w:marLeft w:val="0"/>
                  <w:marRight w:val="0"/>
                  <w:marTop w:val="0"/>
                  <w:marBottom w:val="0"/>
                  <w:divBdr>
                    <w:top w:val="none" w:sz="0" w:space="0" w:color="auto"/>
                    <w:left w:val="none" w:sz="0" w:space="0" w:color="auto"/>
                    <w:bottom w:val="none" w:sz="0" w:space="0" w:color="auto"/>
                    <w:right w:val="none" w:sz="0" w:space="0" w:color="auto"/>
                  </w:divBdr>
                </w:div>
                <w:div w:id="1090616105">
                  <w:marLeft w:val="0"/>
                  <w:marRight w:val="0"/>
                  <w:marTop w:val="0"/>
                  <w:marBottom w:val="0"/>
                  <w:divBdr>
                    <w:top w:val="none" w:sz="0" w:space="0" w:color="auto"/>
                    <w:left w:val="none" w:sz="0" w:space="0" w:color="auto"/>
                    <w:bottom w:val="none" w:sz="0" w:space="0" w:color="auto"/>
                    <w:right w:val="none" w:sz="0" w:space="0" w:color="auto"/>
                  </w:divBdr>
                </w:div>
                <w:div w:id="1091046657">
                  <w:marLeft w:val="0"/>
                  <w:marRight w:val="0"/>
                  <w:marTop w:val="0"/>
                  <w:marBottom w:val="0"/>
                  <w:divBdr>
                    <w:top w:val="none" w:sz="0" w:space="0" w:color="auto"/>
                    <w:left w:val="none" w:sz="0" w:space="0" w:color="auto"/>
                    <w:bottom w:val="none" w:sz="0" w:space="0" w:color="auto"/>
                    <w:right w:val="none" w:sz="0" w:space="0" w:color="auto"/>
                  </w:divBdr>
                </w:div>
                <w:div w:id="1091702208">
                  <w:marLeft w:val="0"/>
                  <w:marRight w:val="0"/>
                  <w:marTop w:val="0"/>
                  <w:marBottom w:val="0"/>
                  <w:divBdr>
                    <w:top w:val="none" w:sz="0" w:space="0" w:color="auto"/>
                    <w:left w:val="none" w:sz="0" w:space="0" w:color="auto"/>
                    <w:bottom w:val="none" w:sz="0" w:space="0" w:color="auto"/>
                    <w:right w:val="none" w:sz="0" w:space="0" w:color="auto"/>
                  </w:divBdr>
                </w:div>
                <w:div w:id="1092123906">
                  <w:marLeft w:val="0"/>
                  <w:marRight w:val="0"/>
                  <w:marTop w:val="0"/>
                  <w:marBottom w:val="0"/>
                  <w:divBdr>
                    <w:top w:val="none" w:sz="0" w:space="0" w:color="auto"/>
                    <w:left w:val="none" w:sz="0" w:space="0" w:color="auto"/>
                    <w:bottom w:val="none" w:sz="0" w:space="0" w:color="auto"/>
                    <w:right w:val="none" w:sz="0" w:space="0" w:color="auto"/>
                  </w:divBdr>
                </w:div>
                <w:div w:id="1093625302">
                  <w:marLeft w:val="0"/>
                  <w:marRight w:val="0"/>
                  <w:marTop w:val="0"/>
                  <w:marBottom w:val="0"/>
                  <w:divBdr>
                    <w:top w:val="none" w:sz="0" w:space="0" w:color="auto"/>
                    <w:left w:val="none" w:sz="0" w:space="0" w:color="auto"/>
                    <w:bottom w:val="none" w:sz="0" w:space="0" w:color="auto"/>
                    <w:right w:val="none" w:sz="0" w:space="0" w:color="auto"/>
                  </w:divBdr>
                </w:div>
                <w:div w:id="1093628905">
                  <w:marLeft w:val="0"/>
                  <w:marRight w:val="0"/>
                  <w:marTop w:val="0"/>
                  <w:marBottom w:val="0"/>
                  <w:divBdr>
                    <w:top w:val="none" w:sz="0" w:space="0" w:color="auto"/>
                    <w:left w:val="none" w:sz="0" w:space="0" w:color="auto"/>
                    <w:bottom w:val="none" w:sz="0" w:space="0" w:color="auto"/>
                    <w:right w:val="none" w:sz="0" w:space="0" w:color="auto"/>
                  </w:divBdr>
                </w:div>
                <w:div w:id="1096906991">
                  <w:marLeft w:val="0"/>
                  <w:marRight w:val="0"/>
                  <w:marTop w:val="0"/>
                  <w:marBottom w:val="0"/>
                  <w:divBdr>
                    <w:top w:val="none" w:sz="0" w:space="0" w:color="auto"/>
                    <w:left w:val="none" w:sz="0" w:space="0" w:color="auto"/>
                    <w:bottom w:val="none" w:sz="0" w:space="0" w:color="auto"/>
                    <w:right w:val="none" w:sz="0" w:space="0" w:color="auto"/>
                  </w:divBdr>
                </w:div>
                <w:div w:id="1096944334">
                  <w:marLeft w:val="0"/>
                  <w:marRight w:val="0"/>
                  <w:marTop w:val="0"/>
                  <w:marBottom w:val="0"/>
                  <w:divBdr>
                    <w:top w:val="none" w:sz="0" w:space="0" w:color="auto"/>
                    <w:left w:val="none" w:sz="0" w:space="0" w:color="auto"/>
                    <w:bottom w:val="none" w:sz="0" w:space="0" w:color="auto"/>
                    <w:right w:val="none" w:sz="0" w:space="0" w:color="auto"/>
                  </w:divBdr>
                </w:div>
                <w:div w:id="1097487382">
                  <w:marLeft w:val="0"/>
                  <w:marRight w:val="0"/>
                  <w:marTop w:val="0"/>
                  <w:marBottom w:val="0"/>
                  <w:divBdr>
                    <w:top w:val="none" w:sz="0" w:space="0" w:color="auto"/>
                    <w:left w:val="none" w:sz="0" w:space="0" w:color="auto"/>
                    <w:bottom w:val="none" w:sz="0" w:space="0" w:color="auto"/>
                    <w:right w:val="none" w:sz="0" w:space="0" w:color="auto"/>
                  </w:divBdr>
                </w:div>
                <w:div w:id="1097949351">
                  <w:marLeft w:val="0"/>
                  <w:marRight w:val="0"/>
                  <w:marTop w:val="0"/>
                  <w:marBottom w:val="0"/>
                  <w:divBdr>
                    <w:top w:val="none" w:sz="0" w:space="0" w:color="auto"/>
                    <w:left w:val="none" w:sz="0" w:space="0" w:color="auto"/>
                    <w:bottom w:val="none" w:sz="0" w:space="0" w:color="auto"/>
                    <w:right w:val="none" w:sz="0" w:space="0" w:color="auto"/>
                  </w:divBdr>
                </w:div>
                <w:div w:id="1098985625">
                  <w:marLeft w:val="0"/>
                  <w:marRight w:val="0"/>
                  <w:marTop w:val="0"/>
                  <w:marBottom w:val="0"/>
                  <w:divBdr>
                    <w:top w:val="none" w:sz="0" w:space="0" w:color="auto"/>
                    <w:left w:val="none" w:sz="0" w:space="0" w:color="auto"/>
                    <w:bottom w:val="none" w:sz="0" w:space="0" w:color="auto"/>
                    <w:right w:val="none" w:sz="0" w:space="0" w:color="auto"/>
                  </w:divBdr>
                </w:div>
                <w:div w:id="1099330711">
                  <w:marLeft w:val="0"/>
                  <w:marRight w:val="0"/>
                  <w:marTop w:val="0"/>
                  <w:marBottom w:val="0"/>
                  <w:divBdr>
                    <w:top w:val="none" w:sz="0" w:space="0" w:color="auto"/>
                    <w:left w:val="none" w:sz="0" w:space="0" w:color="auto"/>
                    <w:bottom w:val="none" w:sz="0" w:space="0" w:color="auto"/>
                    <w:right w:val="none" w:sz="0" w:space="0" w:color="auto"/>
                  </w:divBdr>
                </w:div>
                <w:div w:id="1100296607">
                  <w:marLeft w:val="0"/>
                  <w:marRight w:val="0"/>
                  <w:marTop w:val="0"/>
                  <w:marBottom w:val="0"/>
                  <w:divBdr>
                    <w:top w:val="none" w:sz="0" w:space="0" w:color="auto"/>
                    <w:left w:val="none" w:sz="0" w:space="0" w:color="auto"/>
                    <w:bottom w:val="none" w:sz="0" w:space="0" w:color="auto"/>
                    <w:right w:val="none" w:sz="0" w:space="0" w:color="auto"/>
                  </w:divBdr>
                </w:div>
                <w:div w:id="1101224794">
                  <w:marLeft w:val="0"/>
                  <w:marRight w:val="0"/>
                  <w:marTop w:val="0"/>
                  <w:marBottom w:val="0"/>
                  <w:divBdr>
                    <w:top w:val="none" w:sz="0" w:space="0" w:color="auto"/>
                    <w:left w:val="none" w:sz="0" w:space="0" w:color="auto"/>
                    <w:bottom w:val="none" w:sz="0" w:space="0" w:color="auto"/>
                    <w:right w:val="none" w:sz="0" w:space="0" w:color="auto"/>
                  </w:divBdr>
                </w:div>
                <w:div w:id="1101342452">
                  <w:marLeft w:val="0"/>
                  <w:marRight w:val="0"/>
                  <w:marTop w:val="0"/>
                  <w:marBottom w:val="0"/>
                  <w:divBdr>
                    <w:top w:val="none" w:sz="0" w:space="0" w:color="auto"/>
                    <w:left w:val="none" w:sz="0" w:space="0" w:color="auto"/>
                    <w:bottom w:val="none" w:sz="0" w:space="0" w:color="auto"/>
                    <w:right w:val="none" w:sz="0" w:space="0" w:color="auto"/>
                  </w:divBdr>
                </w:div>
                <w:div w:id="1101797303">
                  <w:marLeft w:val="0"/>
                  <w:marRight w:val="0"/>
                  <w:marTop w:val="0"/>
                  <w:marBottom w:val="0"/>
                  <w:divBdr>
                    <w:top w:val="none" w:sz="0" w:space="0" w:color="auto"/>
                    <w:left w:val="none" w:sz="0" w:space="0" w:color="auto"/>
                    <w:bottom w:val="none" w:sz="0" w:space="0" w:color="auto"/>
                    <w:right w:val="none" w:sz="0" w:space="0" w:color="auto"/>
                  </w:divBdr>
                </w:div>
                <w:div w:id="1101880079">
                  <w:marLeft w:val="0"/>
                  <w:marRight w:val="0"/>
                  <w:marTop w:val="0"/>
                  <w:marBottom w:val="0"/>
                  <w:divBdr>
                    <w:top w:val="none" w:sz="0" w:space="0" w:color="auto"/>
                    <w:left w:val="none" w:sz="0" w:space="0" w:color="auto"/>
                    <w:bottom w:val="none" w:sz="0" w:space="0" w:color="auto"/>
                    <w:right w:val="none" w:sz="0" w:space="0" w:color="auto"/>
                  </w:divBdr>
                </w:div>
                <w:div w:id="1102989560">
                  <w:marLeft w:val="0"/>
                  <w:marRight w:val="0"/>
                  <w:marTop w:val="0"/>
                  <w:marBottom w:val="0"/>
                  <w:divBdr>
                    <w:top w:val="none" w:sz="0" w:space="0" w:color="auto"/>
                    <w:left w:val="none" w:sz="0" w:space="0" w:color="auto"/>
                    <w:bottom w:val="none" w:sz="0" w:space="0" w:color="auto"/>
                    <w:right w:val="none" w:sz="0" w:space="0" w:color="auto"/>
                  </w:divBdr>
                </w:div>
                <w:div w:id="1103570236">
                  <w:marLeft w:val="0"/>
                  <w:marRight w:val="0"/>
                  <w:marTop w:val="0"/>
                  <w:marBottom w:val="0"/>
                  <w:divBdr>
                    <w:top w:val="none" w:sz="0" w:space="0" w:color="auto"/>
                    <w:left w:val="none" w:sz="0" w:space="0" w:color="auto"/>
                    <w:bottom w:val="none" w:sz="0" w:space="0" w:color="auto"/>
                    <w:right w:val="none" w:sz="0" w:space="0" w:color="auto"/>
                  </w:divBdr>
                </w:div>
                <w:div w:id="1104037447">
                  <w:marLeft w:val="0"/>
                  <w:marRight w:val="0"/>
                  <w:marTop w:val="0"/>
                  <w:marBottom w:val="0"/>
                  <w:divBdr>
                    <w:top w:val="none" w:sz="0" w:space="0" w:color="auto"/>
                    <w:left w:val="none" w:sz="0" w:space="0" w:color="auto"/>
                    <w:bottom w:val="none" w:sz="0" w:space="0" w:color="auto"/>
                    <w:right w:val="none" w:sz="0" w:space="0" w:color="auto"/>
                  </w:divBdr>
                </w:div>
                <w:div w:id="1104157052">
                  <w:marLeft w:val="0"/>
                  <w:marRight w:val="0"/>
                  <w:marTop w:val="0"/>
                  <w:marBottom w:val="0"/>
                  <w:divBdr>
                    <w:top w:val="none" w:sz="0" w:space="0" w:color="auto"/>
                    <w:left w:val="none" w:sz="0" w:space="0" w:color="auto"/>
                    <w:bottom w:val="none" w:sz="0" w:space="0" w:color="auto"/>
                    <w:right w:val="none" w:sz="0" w:space="0" w:color="auto"/>
                  </w:divBdr>
                </w:div>
                <w:div w:id="1104572850">
                  <w:marLeft w:val="0"/>
                  <w:marRight w:val="0"/>
                  <w:marTop w:val="0"/>
                  <w:marBottom w:val="0"/>
                  <w:divBdr>
                    <w:top w:val="none" w:sz="0" w:space="0" w:color="auto"/>
                    <w:left w:val="none" w:sz="0" w:space="0" w:color="auto"/>
                    <w:bottom w:val="none" w:sz="0" w:space="0" w:color="auto"/>
                    <w:right w:val="none" w:sz="0" w:space="0" w:color="auto"/>
                  </w:divBdr>
                </w:div>
                <w:div w:id="1104963223">
                  <w:marLeft w:val="0"/>
                  <w:marRight w:val="0"/>
                  <w:marTop w:val="0"/>
                  <w:marBottom w:val="0"/>
                  <w:divBdr>
                    <w:top w:val="none" w:sz="0" w:space="0" w:color="auto"/>
                    <w:left w:val="none" w:sz="0" w:space="0" w:color="auto"/>
                    <w:bottom w:val="none" w:sz="0" w:space="0" w:color="auto"/>
                    <w:right w:val="none" w:sz="0" w:space="0" w:color="auto"/>
                  </w:divBdr>
                </w:div>
                <w:div w:id="1106922560">
                  <w:marLeft w:val="0"/>
                  <w:marRight w:val="0"/>
                  <w:marTop w:val="0"/>
                  <w:marBottom w:val="0"/>
                  <w:divBdr>
                    <w:top w:val="none" w:sz="0" w:space="0" w:color="auto"/>
                    <w:left w:val="none" w:sz="0" w:space="0" w:color="auto"/>
                    <w:bottom w:val="none" w:sz="0" w:space="0" w:color="auto"/>
                    <w:right w:val="none" w:sz="0" w:space="0" w:color="auto"/>
                  </w:divBdr>
                </w:div>
                <w:div w:id="1106972506">
                  <w:marLeft w:val="0"/>
                  <w:marRight w:val="0"/>
                  <w:marTop w:val="0"/>
                  <w:marBottom w:val="0"/>
                  <w:divBdr>
                    <w:top w:val="none" w:sz="0" w:space="0" w:color="auto"/>
                    <w:left w:val="none" w:sz="0" w:space="0" w:color="auto"/>
                    <w:bottom w:val="none" w:sz="0" w:space="0" w:color="auto"/>
                    <w:right w:val="none" w:sz="0" w:space="0" w:color="auto"/>
                  </w:divBdr>
                </w:div>
                <w:div w:id="1107233267">
                  <w:marLeft w:val="0"/>
                  <w:marRight w:val="0"/>
                  <w:marTop w:val="0"/>
                  <w:marBottom w:val="0"/>
                  <w:divBdr>
                    <w:top w:val="none" w:sz="0" w:space="0" w:color="auto"/>
                    <w:left w:val="none" w:sz="0" w:space="0" w:color="auto"/>
                    <w:bottom w:val="none" w:sz="0" w:space="0" w:color="auto"/>
                    <w:right w:val="none" w:sz="0" w:space="0" w:color="auto"/>
                  </w:divBdr>
                </w:div>
                <w:div w:id="1108506000">
                  <w:marLeft w:val="0"/>
                  <w:marRight w:val="0"/>
                  <w:marTop w:val="0"/>
                  <w:marBottom w:val="0"/>
                  <w:divBdr>
                    <w:top w:val="none" w:sz="0" w:space="0" w:color="auto"/>
                    <w:left w:val="none" w:sz="0" w:space="0" w:color="auto"/>
                    <w:bottom w:val="none" w:sz="0" w:space="0" w:color="auto"/>
                    <w:right w:val="none" w:sz="0" w:space="0" w:color="auto"/>
                  </w:divBdr>
                </w:div>
                <w:div w:id="1109278453">
                  <w:marLeft w:val="0"/>
                  <w:marRight w:val="0"/>
                  <w:marTop w:val="0"/>
                  <w:marBottom w:val="0"/>
                  <w:divBdr>
                    <w:top w:val="none" w:sz="0" w:space="0" w:color="auto"/>
                    <w:left w:val="none" w:sz="0" w:space="0" w:color="auto"/>
                    <w:bottom w:val="none" w:sz="0" w:space="0" w:color="auto"/>
                    <w:right w:val="none" w:sz="0" w:space="0" w:color="auto"/>
                  </w:divBdr>
                </w:div>
                <w:div w:id="1110050001">
                  <w:marLeft w:val="0"/>
                  <w:marRight w:val="0"/>
                  <w:marTop w:val="0"/>
                  <w:marBottom w:val="0"/>
                  <w:divBdr>
                    <w:top w:val="none" w:sz="0" w:space="0" w:color="auto"/>
                    <w:left w:val="none" w:sz="0" w:space="0" w:color="auto"/>
                    <w:bottom w:val="none" w:sz="0" w:space="0" w:color="auto"/>
                    <w:right w:val="none" w:sz="0" w:space="0" w:color="auto"/>
                  </w:divBdr>
                </w:div>
                <w:div w:id="1111243355">
                  <w:marLeft w:val="0"/>
                  <w:marRight w:val="0"/>
                  <w:marTop w:val="0"/>
                  <w:marBottom w:val="0"/>
                  <w:divBdr>
                    <w:top w:val="none" w:sz="0" w:space="0" w:color="auto"/>
                    <w:left w:val="none" w:sz="0" w:space="0" w:color="auto"/>
                    <w:bottom w:val="none" w:sz="0" w:space="0" w:color="auto"/>
                    <w:right w:val="none" w:sz="0" w:space="0" w:color="auto"/>
                  </w:divBdr>
                </w:div>
                <w:div w:id="1112241139">
                  <w:marLeft w:val="0"/>
                  <w:marRight w:val="0"/>
                  <w:marTop w:val="0"/>
                  <w:marBottom w:val="0"/>
                  <w:divBdr>
                    <w:top w:val="none" w:sz="0" w:space="0" w:color="auto"/>
                    <w:left w:val="none" w:sz="0" w:space="0" w:color="auto"/>
                    <w:bottom w:val="none" w:sz="0" w:space="0" w:color="auto"/>
                    <w:right w:val="none" w:sz="0" w:space="0" w:color="auto"/>
                  </w:divBdr>
                </w:div>
                <w:div w:id="1112364090">
                  <w:marLeft w:val="0"/>
                  <w:marRight w:val="0"/>
                  <w:marTop w:val="0"/>
                  <w:marBottom w:val="0"/>
                  <w:divBdr>
                    <w:top w:val="none" w:sz="0" w:space="0" w:color="auto"/>
                    <w:left w:val="none" w:sz="0" w:space="0" w:color="auto"/>
                    <w:bottom w:val="none" w:sz="0" w:space="0" w:color="auto"/>
                    <w:right w:val="none" w:sz="0" w:space="0" w:color="auto"/>
                  </w:divBdr>
                </w:div>
                <w:div w:id="1112432838">
                  <w:marLeft w:val="0"/>
                  <w:marRight w:val="0"/>
                  <w:marTop w:val="0"/>
                  <w:marBottom w:val="0"/>
                  <w:divBdr>
                    <w:top w:val="none" w:sz="0" w:space="0" w:color="auto"/>
                    <w:left w:val="none" w:sz="0" w:space="0" w:color="auto"/>
                    <w:bottom w:val="none" w:sz="0" w:space="0" w:color="auto"/>
                    <w:right w:val="none" w:sz="0" w:space="0" w:color="auto"/>
                  </w:divBdr>
                </w:div>
                <w:div w:id="1113132319">
                  <w:marLeft w:val="0"/>
                  <w:marRight w:val="0"/>
                  <w:marTop w:val="0"/>
                  <w:marBottom w:val="0"/>
                  <w:divBdr>
                    <w:top w:val="none" w:sz="0" w:space="0" w:color="auto"/>
                    <w:left w:val="none" w:sz="0" w:space="0" w:color="auto"/>
                    <w:bottom w:val="none" w:sz="0" w:space="0" w:color="auto"/>
                    <w:right w:val="none" w:sz="0" w:space="0" w:color="auto"/>
                  </w:divBdr>
                </w:div>
                <w:div w:id="1115102672">
                  <w:marLeft w:val="0"/>
                  <w:marRight w:val="0"/>
                  <w:marTop w:val="0"/>
                  <w:marBottom w:val="0"/>
                  <w:divBdr>
                    <w:top w:val="none" w:sz="0" w:space="0" w:color="auto"/>
                    <w:left w:val="none" w:sz="0" w:space="0" w:color="auto"/>
                    <w:bottom w:val="none" w:sz="0" w:space="0" w:color="auto"/>
                    <w:right w:val="none" w:sz="0" w:space="0" w:color="auto"/>
                  </w:divBdr>
                </w:div>
                <w:div w:id="1116604591">
                  <w:marLeft w:val="0"/>
                  <w:marRight w:val="0"/>
                  <w:marTop w:val="0"/>
                  <w:marBottom w:val="0"/>
                  <w:divBdr>
                    <w:top w:val="none" w:sz="0" w:space="0" w:color="auto"/>
                    <w:left w:val="none" w:sz="0" w:space="0" w:color="auto"/>
                    <w:bottom w:val="none" w:sz="0" w:space="0" w:color="auto"/>
                    <w:right w:val="none" w:sz="0" w:space="0" w:color="auto"/>
                  </w:divBdr>
                </w:div>
                <w:div w:id="1116680884">
                  <w:marLeft w:val="0"/>
                  <w:marRight w:val="0"/>
                  <w:marTop w:val="0"/>
                  <w:marBottom w:val="0"/>
                  <w:divBdr>
                    <w:top w:val="none" w:sz="0" w:space="0" w:color="auto"/>
                    <w:left w:val="none" w:sz="0" w:space="0" w:color="auto"/>
                    <w:bottom w:val="none" w:sz="0" w:space="0" w:color="auto"/>
                    <w:right w:val="none" w:sz="0" w:space="0" w:color="auto"/>
                  </w:divBdr>
                </w:div>
                <w:div w:id="1116870927">
                  <w:marLeft w:val="0"/>
                  <w:marRight w:val="0"/>
                  <w:marTop w:val="0"/>
                  <w:marBottom w:val="0"/>
                  <w:divBdr>
                    <w:top w:val="none" w:sz="0" w:space="0" w:color="auto"/>
                    <w:left w:val="none" w:sz="0" w:space="0" w:color="auto"/>
                    <w:bottom w:val="none" w:sz="0" w:space="0" w:color="auto"/>
                    <w:right w:val="none" w:sz="0" w:space="0" w:color="auto"/>
                  </w:divBdr>
                </w:div>
                <w:div w:id="1117219933">
                  <w:marLeft w:val="0"/>
                  <w:marRight w:val="0"/>
                  <w:marTop w:val="0"/>
                  <w:marBottom w:val="0"/>
                  <w:divBdr>
                    <w:top w:val="none" w:sz="0" w:space="0" w:color="auto"/>
                    <w:left w:val="none" w:sz="0" w:space="0" w:color="auto"/>
                    <w:bottom w:val="none" w:sz="0" w:space="0" w:color="auto"/>
                    <w:right w:val="none" w:sz="0" w:space="0" w:color="auto"/>
                  </w:divBdr>
                </w:div>
                <w:div w:id="1117522673">
                  <w:marLeft w:val="0"/>
                  <w:marRight w:val="0"/>
                  <w:marTop w:val="0"/>
                  <w:marBottom w:val="0"/>
                  <w:divBdr>
                    <w:top w:val="none" w:sz="0" w:space="0" w:color="auto"/>
                    <w:left w:val="none" w:sz="0" w:space="0" w:color="auto"/>
                    <w:bottom w:val="none" w:sz="0" w:space="0" w:color="auto"/>
                    <w:right w:val="none" w:sz="0" w:space="0" w:color="auto"/>
                  </w:divBdr>
                </w:div>
                <w:div w:id="1118600123">
                  <w:marLeft w:val="0"/>
                  <w:marRight w:val="0"/>
                  <w:marTop w:val="0"/>
                  <w:marBottom w:val="0"/>
                  <w:divBdr>
                    <w:top w:val="none" w:sz="0" w:space="0" w:color="auto"/>
                    <w:left w:val="none" w:sz="0" w:space="0" w:color="auto"/>
                    <w:bottom w:val="none" w:sz="0" w:space="0" w:color="auto"/>
                    <w:right w:val="none" w:sz="0" w:space="0" w:color="auto"/>
                  </w:divBdr>
                </w:div>
                <w:div w:id="1118718766">
                  <w:marLeft w:val="0"/>
                  <w:marRight w:val="0"/>
                  <w:marTop w:val="0"/>
                  <w:marBottom w:val="0"/>
                  <w:divBdr>
                    <w:top w:val="none" w:sz="0" w:space="0" w:color="auto"/>
                    <w:left w:val="none" w:sz="0" w:space="0" w:color="auto"/>
                    <w:bottom w:val="none" w:sz="0" w:space="0" w:color="auto"/>
                    <w:right w:val="none" w:sz="0" w:space="0" w:color="auto"/>
                  </w:divBdr>
                </w:div>
                <w:div w:id="1118988329">
                  <w:marLeft w:val="0"/>
                  <w:marRight w:val="0"/>
                  <w:marTop w:val="0"/>
                  <w:marBottom w:val="0"/>
                  <w:divBdr>
                    <w:top w:val="none" w:sz="0" w:space="0" w:color="auto"/>
                    <w:left w:val="none" w:sz="0" w:space="0" w:color="auto"/>
                    <w:bottom w:val="none" w:sz="0" w:space="0" w:color="auto"/>
                    <w:right w:val="none" w:sz="0" w:space="0" w:color="auto"/>
                  </w:divBdr>
                </w:div>
                <w:div w:id="1120300520">
                  <w:marLeft w:val="0"/>
                  <w:marRight w:val="0"/>
                  <w:marTop w:val="0"/>
                  <w:marBottom w:val="0"/>
                  <w:divBdr>
                    <w:top w:val="none" w:sz="0" w:space="0" w:color="auto"/>
                    <w:left w:val="none" w:sz="0" w:space="0" w:color="auto"/>
                    <w:bottom w:val="none" w:sz="0" w:space="0" w:color="auto"/>
                    <w:right w:val="none" w:sz="0" w:space="0" w:color="auto"/>
                  </w:divBdr>
                </w:div>
                <w:div w:id="1120301374">
                  <w:marLeft w:val="0"/>
                  <w:marRight w:val="0"/>
                  <w:marTop w:val="0"/>
                  <w:marBottom w:val="0"/>
                  <w:divBdr>
                    <w:top w:val="none" w:sz="0" w:space="0" w:color="auto"/>
                    <w:left w:val="none" w:sz="0" w:space="0" w:color="auto"/>
                    <w:bottom w:val="none" w:sz="0" w:space="0" w:color="auto"/>
                    <w:right w:val="none" w:sz="0" w:space="0" w:color="auto"/>
                  </w:divBdr>
                </w:div>
                <w:div w:id="1121605623">
                  <w:marLeft w:val="0"/>
                  <w:marRight w:val="0"/>
                  <w:marTop w:val="0"/>
                  <w:marBottom w:val="0"/>
                  <w:divBdr>
                    <w:top w:val="none" w:sz="0" w:space="0" w:color="auto"/>
                    <w:left w:val="none" w:sz="0" w:space="0" w:color="auto"/>
                    <w:bottom w:val="none" w:sz="0" w:space="0" w:color="auto"/>
                    <w:right w:val="none" w:sz="0" w:space="0" w:color="auto"/>
                  </w:divBdr>
                </w:div>
                <w:div w:id="1121996842">
                  <w:marLeft w:val="0"/>
                  <w:marRight w:val="0"/>
                  <w:marTop w:val="0"/>
                  <w:marBottom w:val="0"/>
                  <w:divBdr>
                    <w:top w:val="none" w:sz="0" w:space="0" w:color="auto"/>
                    <w:left w:val="none" w:sz="0" w:space="0" w:color="auto"/>
                    <w:bottom w:val="none" w:sz="0" w:space="0" w:color="auto"/>
                    <w:right w:val="none" w:sz="0" w:space="0" w:color="auto"/>
                  </w:divBdr>
                </w:div>
                <w:div w:id="1123309947">
                  <w:marLeft w:val="0"/>
                  <w:marRight w:val="0"/>
                  <w:marTop w:val="0"/>
                  <w:marBottom w:val="0"/>
                  <w:divBdr>
                    <w:top w:val="none" w:sz="0" w:space="0" w:color="auto"/>
                    <w:left w:val="none" w:sz="0" w:space="0" w:color="auto"/>
                    <w:bottom w:val="none" w:sz="0" w:space="0" w:color="auto"/>
                    <w:right w:val="none" w:sz="0" w:space="0" w:color="auto"/>
                  </w:divBdr>
                </w:div>
                <w:div w:id="1125737824">
                  <w:marLeft w:val="0"/>
                  <w:marRight w:val="0"/>
                  <w:marTop w:val="0"/>
                  <w:marBottom w:val="0"/>
                  <w:divBdr>
                    <w:top w:val="none" w:sz="0" w:space="0" w:color="auto"/>
                    <w:left w:val="none" w:sz="0" w:space="0" w:color="auto"/>
                    <w:bottom w:val="none" w:sz="0" w:space="0" w:color="auto"/>
                    <w:right w:val="none" w:sz="0" w:space="0" w:color="auto"/>
                  </w:divBdr>
                </w:div>
                <w:div w:id="1125807908">
                  <w:marLeft w:val="0"/>
                  <w:marRight w:val="0"/>
                  <w:marTop w:val="0"/>
                  <w:marBottom w:val="0"/>
                  <w:divBdr>
                    <w:top w:val="none" w:sz="0" w:space="0" w:color="auto"/>
                    <w:left w:val="none" w:sz="0" w:space="0" w:color="auto"/>
                    <w:bottom w:val="none" w:sz="0" w:space="0" w:color="auto"/>
                    <w:right w:val="none" w:sz="0" w:space="0" w:color="auto"/>
                  </w:divBdr>
                </w:div>
                <w:div w:id="1126049990">
                  <w:marLeft w:val="0"/>
                  <w:marRight w:val="0"/>
                  <w:marTop w:val="0"/>
                  <w:marBottom w:val="0"/>
                  <w:divBdr>
                    <w:top w:val="none" w:sz="0" w:space="0" w:color="auto"/>
                    <w:left w:val="none" w:sz="0" w:space="0" w:color="auto"/>
                    <w:bottom w:val="none" w:sz="0" w:space="0" w:color="auto"/>
                    <w:right w:val="none" w:sz="0" w:space="0" w:color="auto"/>
                  </w:divBdr>
                </w:div>
                <w:div w:id="1127048299">
                  <w:marLeft w:val="0"/>
                  <w:marRight w:val="0"/>
                  <w:marTop w:val="0"/>
                  <w:marBottom w:val="0"/>
                  <w:divBdr>
                    <w:top w:val="none" w:sz="0" w:space="0" w:color="auto"/>
                    <w:left w:val="none" w:sz="0" w:space="0" w:color="auto"/>
                    <w:bottom w:val="none" w:sz="0" w:space="0" w:color="auto"/>
                    <w:right w:val="none" w:sz="0" w:space="0" w:color="auto"/>
                  </w:divBdr>
                </w:div>
                <w:div w:id="1127165348">
                  <w:marLeft w:val="0"/>
                  <w:marRight w:val="0"/>
                  <w:marTop w:val="0"/>
                  <w:marBottom w:val="0"/>
                  <w:divBdr>
                    <w:top w:val="none" w:sz="0" w:space="0" w:color="auto"/>
                    <w:left w:val="none" w:sz="0" w:space="0" w:color="auto"/>
                    <w:bottom w:val="none" w:sz="0" w:space="0" w:color="auto"/>
                    <w:right w:val="none" w:sz="0" w:space="0" w:color="auto"/>
                  </w:divBdr>
                </w:div>
                <w:div w:id="1128011016">
                  <w:marLeft w:val="0"/>
                  <w:marRight w:val="0"/>
                  <w:marTop w:val="0"/>
                  <w:marBottom w:val="0"/>
                  <w:divBdr>
                    <w:top w:val="none" w:sz="0" w:space="0" w:color="auto"/>
                    <w:left w:val="none" w:sz="0" w:space="0" w:color="auto"/>
                    <w:bottom w:val="none" w:sz="0" w:space="0" w:color="auto"/>
                    <w:right w:val="none" w:sz="0" w:space="0" w:color="auto"/>
                  </w:divBdr>
                </w:div>
                <w:div w:id="1128548274">
                  <w:marLeft w:val="0"/>
                  <w:marRight w:val="0"/>
                  <w:marTop w:val="0"/>
                  <w:marBottom w:val="0"/>
                  <w:divBdr>
                    <w:top w:val="none" w:sz="0" w:space="0" w:color="auto"/>
                    <w:left w:val="none" w:sz="0" w:space="0" w:color="auto"/>
                    <w:bottom w:val="none" w:sz="0" w:space="0" w:color="auto"/>
                    <w:right w:val="none" w:sz="0" w:space="0" w:color="auto"/>
                  </w:divBdr>
                </w:div>
                <w:div w:id="1129543778">
                  <w:marLeft w:val="0"/>
                  <w:marRight w:val="0"/>
                  <w:marTop w:val="0"/>
                  <w:marBottom w:val="0"/>
                  <w:divBdr>
                    <w:top w:val="none" w:sz="0" w:space="0" w:color="auto"/>
                    <w:left w:val="none" w:sz="0" w:space="0" w:color="auto"/>
                    <w:bottom w:val="none" w:sz="0" w:space="0" w:color="auto"/>
                    <w:right w:val="none" w:sz="0" w:space="0" w:color="auto"/>
                  </w:divBdr>
                </w:div>
                <w:div w:id="1129592428">
                  <w:marLeft w:val="0"/>
                  <w:marRight w:val="0"/>
                  <w:marTop w:val="0"/>
                  <w:marBottom w:val="0"/>
                  <w:divBdr>
                    <w:top w:val="none" w:sz="0" w:space="0" w:color="auto"/>
                    <w:left w:val="none" w:sz="0" w:space="0" w:color="auto"/>
                    <w:bottom w:val="none" w:sz="0" w:space="0" w:color="auto"/>
                    <w:right w:val="none" w:sz="0" w:space="0" w:color="auto"/>
                  </w:divBdr>
                </w:div>
                <w:div w:id="1133210608">
                  <w:marLeft w:val="0"/>
                  <w:marRight w:val="0"/>
                  <w:marTop w:val="0"/>
                  <w:marBottom w:val="0"/>
                  <w:divBdr>
                    <w:top w:val="none" w:sz="0" w:space="0" w:color="auto"/>
                    <w:left w:val="none" w:sz="0" w:space="0" w:color="auto"/>
                    <w:bottom w:val="none" w:sz="0" w:space="0" w:color="auto"/>
                    <w:right w:val="none" w:sz="0" w:space="0" w:color="auto"/>
                  </w:divBdr>
                </w:div>
                <w:div w:id="1133330757">
                  <w:marLeft w:val="0"/>
                  <w:marRight w:val="0"/>
                  <w:marTop w:val="0"/>
                  <w:marBottom w:val="0"/>
                  <w:divBdr>
                    <w:top w:val="none" w:sz="0" w:space="0" w:color="auto"/>
                    <w:left w:val="none" w:sz="0" w:space="0" w:color="auto"/>
                    <w:bottom w:val="none" w:sz="0" w:space="0" w:color="auto"/>
                    <w:right w:val="none" w:sz="0" w:space="0" w:color="auto"/>
                  </w:divBdr>
                </w:div>
                <w:div w:id="1133448932">
                  <w:marLeft w:val="0"/>
                  <w:marRight w:val="0"/>
                  <w:marTop w:val="0"/>
                  <w:marBottom w:val="0"/>
                  <w:divBdr>
                    <w:top w:val="none" w:sz="0" w:space="0" w:color="auto"/>
                    <w:left w:val="none" w:sz="0" w:space="0" w:color="auto"/>
                    <w:bottom w:val="none" w:sz="0" w:space="0" w:color="auto"/>
                    <w:right w:val="none" w:sz="0" w:space="0" w:color="auto"/>
                  </w:divBdr>
                </w:div>
                <w:div w:id="1133716874">
                  <w:marLeft w:val="0"/>
                  <w:marRight w:val="0"/>
                  <w:marTop w:val="0"/>
                  <w:marBottom w:val="0"/>
                  <w:divBdr>
                    <w:top w:val="none" w:sz="0" w:space="0" w:color="auto"/>
                    <w:left w:val="none" w:sz="0" w:space="0" w:color="auto"/>
                    <w:bottom w:val="none" w:sz="0" w:space="0" w:color="auto"/>
                    <w:right w:val="none" w:sz="0" w:space="0" w:color="auto"/>
                  </w:divBdr>
                </w:div>
                <w:div w:id="1134635679">
                  <w:marLeft w:val="0"/>
                  <w:marRight w:val="0"/>
                  <w:marTop w:val="0"/>
                  <w:marBottom w:val="0"/>
                  <w:divBdr>
                    <w:top w:val="none" w:sz="0" w:space="0" w:color="auto"/>
                    <w:left w:val="none" w:sz="0" w:space="0" w:color="auto"/>
                    <w:bottom w:val="none" w:sz="0" w:space="0" w:color="auto"/>
                    <w:right w:val="none" w:sz="0" w:space="0" w:color="auto"/>
                  </w:divBdr>
                </w:div>
                <w:div w:id="1134907532">
                  <w:marLeft w:val="0"/>
                  <w:marRight w:val="0"/>
                  <w:marTop w:val="0"/>
                  <w:marBottom w:val="0"/>
                  <w:divBdr>
                    <w:top w:val="none" w:sz="0" w:space="0" w:color="auto"/>
                    <w:left w:val="none" w:sz="0" w:space="0" w:color="auto"/>
                    <w:bottom w:val="none" w:sz="0" w:space="0" w:color="auto"/>
                    <w:right w:val="none" w:sz="0" w:space="0" w:color="auto"/>
                  </w:divBdr>
                </w:div>
                <w:div w:id="1135219165">
                  <w:marLeft w:val="0"/>
                  <w:marRight w:val="0"/>
                  <w:marTop w:val="0"/>
                  <w:marBottom w:val="0"/>
                  <w:divBdr>
                    <w:top w:val="none" w:sz="0" w:space="0" w:color="auto"/>
                    <w:left w:val="none" w:sz="0" w:space="0" w:color="auto"/>
                    <w:bottom w:val="none" w:sz="0" w:space="0" w:color="auto"/>
                    <w:right w:val="none" w:sz="0" w:space="0" w:color="auto"/>
                  </w:divBdr>
                </w:div>
                <w:div w:id="1135221911">
                  <w:marLeft w:val="0"/>
                  <w:marRight w:val="0"/>
                  <w:marTop w:val="0"/>
                  <w:marBottom w:val="0"/>
                  <w:divBdr>
                    <w:top w:val="none" w:sz="0" w:space="0" w:color="auto"/>
                    <w:left w:val="none" w:sz="0" w:space="0" w:color="auto"/>
                    <w:bottom w:val="none" w:sz="0" w:space="0" w:color="auto"/>
                    <w:right w:val="none" w:sz="0" w:space="0" w:color="auto"/>
                  </w:divBdr>
                </w:div>
                <w:div w:id="1135489205">
                  <w:marLeft w:val="0"/>
                  <w:marRight w:val="0"/>
                  <w:marTop w:val="0"/>
                  <w:marBottom w:val="0"/>
                  <w:divBdr>
                    <w:top w:val="none" w:sz="0" w:space="0" w:color="auto"/>
                    <w:left w:val="none" w:sz="0" w:space="0" w:color="auto"/>
                    <w:bottom w:val="none" w:sz="0" w:space="0" w:color="auto"/>
                    <w:right w:val="none" w:sz="0" w:space="0" w:color="auto"/>
                  </w:divBdr>
                </w:div>
                <w:div w:id="1135952447">
                  <w:marLeft w:val="0"/>
                  <w:marRight w:val="0"/>
                  <w:marTop w:val="0"/>
                  <w:marBottom w:val="0"/>
                  <w:divBdr>
                    <w:top w:val="none" w:sz="0" w:space="0" w:color="auto"/>
                    <w:left w:val="none" w:sz="0" w:space="0" w:color="auto"/>
                    <w:bottom w:val="none" w:sz="0" w:space="0" w:color="auto"/>
                    <w:right w:val="none" w:sz="0" w:space="0" w:color="auto"/>
                  </w:divBdr>
                </w:div>
                <w:div w:id="1136292361">
                  <w:marLeft w:val="0"/>
                  <w:marRight w:val="0"/>
                  <w:marTop w:val="0"/>
                  <w:marBottom w:val="0"/>
                  <w:divBdr>
                    <w:top w:val="none" w:sz="0" w:space="0" w:color="auto"/>
                    <w:left w:val="none" w:sz="0" w:space="0" w:color="auto"/>
                    <w:bottom w:val="none" w:sz="0" w:space="0" w:color="auto"/>
                    <w:right w:val="none" w:sz="0" w:space="0" w:color="auto"/>
                  </w:divBdr>
                </w:div>
                <w:div w:id="1137338943">
                  <w:marLeft w:val="0"/>
                  <w:marRight w:val="0"/>
                  <w:marTop w:val="0"/>
                  <w:marBottom w:val="0"/>
                  <w:divBdr>
                    <w:top w:val="none" w:sz="0" w:space="0" w:color="auto"/>
                    <w:left w:val="none" w:sz="0" w:space="0" w:color="auto"/>
                    <w:bottom w:val="none" w:sz="0" w:space="0" w:color="auto"/>
                    <w:right w:val="none" w:sz="0" w:space="0" w:color="auto"/>
                  </w:divBdr>
                </w:div>
                <w:div w:id="1137995204">
                  <w:marLeft w:val="0"/>
                  <w:marRight w:val="0"/>
                  <w:marTop w:val="0"/>
                  <w:marBottom w:val="0"/>
                  <w:divBdr>
                    <w:top w:val="none" w:sz="0" w:space="0" w:color="auto"/>
                    <w:left w:val="none" w:sz="0" w:space="0" w:color="auto"/>
                    <w:bottom w:val="none" w:sz="0" w:space="0" w:color="auto"/>
                    <w:right w:val="none" w:sz="0" w:space="0" w:color="auto"/>
                  </w:divBdr>
                </w:div>
                <w:div w:id="1138034989">
                  <w:marLeft w:val="0"/>
                  <w:marRight w:val="0"/>
                  <w:marTop w:val="0"/>
                  <w:marBottom w:val="0"/>
                  <w:divBdr>
                    <w:top w:val="none" w:sz="0" w:space="0" w:color="auto"/>
                    <w:left w:val="none" w:sz="0" w:space="0" w:color="auto"/>
                    <w:bottom w:val="none" w:sz="0" w:space="0" w:color="auto"/>
                    <w:right w:val="none" w:sz="0" w:space="0" w:color="auto"/>
                  </w:divBdr>
                </w:div>
                <w:div w:id="1138183310">
                  <w:marLeft w:val="0"/>
                  <w:marRight w:val="0"/>
                  <w:marTop w:val="0"/>
                  <w:marBottom w:val="0"/>
                  <w:divBdr>
                    <w:top w:val="none" w:sz="0" w:space="0" w:color="auto"/>
                    <w:left w:val="none" w:sz="0" w:space="0" w:color="auto"/>
                    <w:bottom w:val="none" w:sz="0" w:space="0" w:color="auto"/>
                    <w:right w:val="none" w:sz="0" w:space="0" w:color="auto"/>
                  </w:divBdr>
                </w:div>
                <w:div w:id="1138693390">
                  <w:marLeft w:val="0"/>
                  <w:marRight w:val="0"/>
                  <w:marTop w:val="0"/>
                  <w:marBottom w:val="0"/>
                  <w:divBdr>
                    <w:top w:val="none" w:sz="0" w:space="0" w:color="auto"/>
                    <w:left w:val="none" w:sz="0" w:space="0" w:color="auto"/>
                    <w:bottom w:val="none" w:sz="0" w:space="0" w:color="auto"/>
                    <w:right w:val="none" w:sz="0" w:space="0" w:color="auto"/>
                  </w:divBdr>
                </w:div>
                <w:div w:id="1139033322">
                  <w:marLeft w:val="0"/>
                  <w:marRight w:val="0"/>
                  <w:marTop w:val="0"/>
                  <w:marBottom w:val="0"/>
                  <w:divBdr>
                    <w:top w:val="none" w:sz="0" w:space="0" w:color="auto"/>
                    <w:left w:val="none" w:sz="0" w:space="0" w:color="auto"/>
                    <w:bottom w:val="none" w:sz="0" w:space="0" w:color="auto"/>
                    <w:right w:val="none" w:sz="0" w:space="0" w:color="auto"/>
                  </w:divBdr>
                </w:div>
                <w:div w:id="1140341030">
                  <w:marLeft w:val="0"/>
                  <w:marRight w:val="0"/>
                  <w:marTop w:val="0"/>
                  <w:marBottom w:val="0"/>
                  <w:divBdr>
                    <w:top w:val="none" w:sz="0" w:space="0" w:color="auto"/>
                    <w:left w:val="none" w:sz="0" w:space="0" w:color="auto"/>
                    <w:bottom w:val="none" w:sz="0" w:space="0" w:color="auto"/>
                    <w:right w:val="none" w:sz="0" w:space="0" w:color="auto"/>
                  </w:divBdr>
                </w:div>
                <w:div w:id="1140921229">
                  <w:marLeft w:val="0"/>
                  <w:marRight w:val="0"/>
                  <w:marTop w:val="0"/>
                  <w:marBottom w:val="0"/>
                  <w:divBdr>
                    <w:top w:val="none" w:sz="0" w:space="0" w:color="auto"/>
                    <w:left w:val="none" w:sz="0" w:space="0" w:color="auto"/>
                    <w:bottom w:val="none" w:sz="0" w:space="0" w:color="auto"/>
                    <w:right w:val="none" w:sz="0" w:space="0" w:color="auto"/>
                  </w:divBdr>
                </w:div>
                <w:div w:id="1141270642">
                  <w:marLeft w:val="0"/>
                  <w:marRight w:val="0"/>
                  <w:marTop w:val="0"/>
                  <w:marBottom w:val="0"/>
                  <w:divBdr>
                    <w:top w:val="none" w:sz="0" w:space="0" w:color="auto"/>
                    <w:left w:val="none" w:sz="0" w:space="0" w:color="auto"/>
                    <w:bottom w:val="none" w:sz="0" w:space="0" w:color="auto"/>
                    <w:right w:val="none" w:sz="0" w:space="0" w:color="auto"/>
                  </w:divBdr>
                </w:div>
                <w:div w:id="1143234458">
                  <w:marLeft w:val="0"/>
                  <w:marRight w:val="0"/>
                  <w:marTop w:val="0"/>
                  <w:marBottom w:val="0"/>
                  <w:divBdr>
                    <w:top w:val="none" w:sz="0" w:space="0" w:color="auto"/>
                    <w:left w:val="none" w:sz="0" w:space="0" w:color="auto"/>
                    <w:bottom w:val="none" w:sz="0" w:space="0" w:color="auto"/>
                    <w:right w:val="none" w:sz="0" w:space="0" w:color="auto"/>
                  </w:divBdr>
                </w:div>
                <w:div w:id="1143694300">
                  <w:marLeft w:val="0"/>
                  <w:marRight w:val="0"/>
                  <w:marTop w:val="0"/>
                  <w:marBottom w:val="0"/>
                  <w:divBdr>
                    <w:top w:val="none" w:sz="0" w:space="0" w:color="auto"/>
                    <w:left w:val="none" w:sz="0" w:space="0" w:color="auto"/>
                    <w:bottom w:val="none" w:sz="0" w:space="0" w:color="auto"/>
                    <w:right w:val="none" w:sz="0" w:space="0" w:color="auto"/>
                  </w:divBdr>
                </w:div>
                <w:div w:id="1144155417">
                  <w:marLeft w:val="0"/>
                  <w:marRight w:val="0"/>
                  <w:marTop w:val="0"/>
                  <w:marBottom w:val="0"/>
                  <w:divBdr>
                    <w:top w:val="none" w:sz="0" w:space="0" w:color="auto"/>
                    <w:left w:val="none" w:sz="0" w:space="0" w:color="auto"/>
                    <w:bottom w:val="none" w:sz="0" w:space="0" w:color="auto"/>
                    <w:right w:val="none" w:sz="0" w:space="0" w:color="auto"/>
                  </w:divBdr>
                </w:div>
                <w:div w:id="1144660511">
                  <w:marLeft w:val="0"/>
                  <w:marRight w:val="0"/>
                  <w:marTop w:val="0"/>
                  <w:marBottom w:val="0"/>
                  <w:divBdr>
                    <w:top w:val="none" w:sz="0" w:space="0" w:color="auto"/>
                    <w:left w:val="none" w:sz="0" w:space="0" w:color="auto"/>
                    <w:bottom w:val="none" w:sz="0" w:space="0" w:color="auto"/>
                    <w:right w:val="none" w:sz="0" w:space="0" w:color="auto"/>
                  </w:divBdr>
                </w:div>
                <w:div w:id="1144857515">
                  <w:marLeft w:val="0"/>
                  <w:marRight w:val="0"/>
                  <w:marTop w:val="0"/>
                  <w:marBottom w:val="0"/>
                  <w:divBdr>
                    <w:top w:val="none" w:sz="0" w:space="0" w:color="auto"/>
                    <w:left w:val="none" w:sz="0" w:space="0" w:color="auto"/>
                    <w:bottom w:val="none" w:sz="0" w:space="0" w:color="auto"/>
                    <w:right w:val="none" w:sz="0" w:space="0" w:color="auto"/>
                  </w:divBdr>
                </w:div>
                <w:div w:id="1144933835">
                  <w:marLeft w:val="0"/>
                  <w:marRight w:val="0"/>
                  <w:marTop w:val="0"/>
                  <w:marBottom w:val="0"/>
                  <w:divBdr>
                    <w:top w:val="none" w:sz="0" w:space="0" w:color="auto"/>
                    <w:left w:val="none" w:sz="0" w:space="0" w:color="auto"/>
                    <w:bottom w:val="none" w:sz="0" w:space="0" w:color="auto"/>
                    <w:right w:val="none" w:sz="0" w:space="0" w:color="auto"/>
                  </w:divBdr>
                </w:div>
                <w:div w:id="1146513463">
                  <w:marLeft w:val="0"/>
                  <w:marRight w:val="0"/>
                  <w:marTop w:val="0"/>
                  <w:marBottom w:val="0"/>
                  <w:divBdr>
                    <w:top w:val="none" w:sz="0" w:space="0" w:color="auto"/>
                    <w:left w:val="none" w:sz="0" w:space="0" w:color="auto"/>
                    <w:bottom w:val="none" w:sz="0" w:space="0" w:color="auto"/>
                    <w:right w:val="none" w:sz="0" w:space="0" w:color="auto"/>
                  </w:divBdr>
                </w:div>
                <w:div w:id="1146698827">
                  <w:marLeft w:val="0"/>
                  <w:marRight w:val="0"/>
                  <w:marTop w:val="0"/>
                  <w:marBottom w:val="0"/>
                  <w:divBdr>
                    <w:top w:val="none" w:sz="0" w:space="0" w:color="auto"/>
                    <w:left w:val="none" w:sz="0" w:space="0" w:color="auto"/>
                    <w:bottom w:val="none" w:sz="0" w:space="0" w:color="auto"/>
                    <w:right w:val="none" w:sz="0" w:space="0" w:color="auto"/>
                  </w:divBdr>
                </w:div>
                <w:div w:id="1146898243">
                  <w:marLeft w:val="0"/>
                  <w:marRight w:val="0"/>
                  <w:marTop w:val="0"/>
                  <w:marBottom w:val="0"/>
                  <w:divBdr>
                    <w:top w:val="none" w:sz="0" w:space="0" w:color="auto"/>
                    <w:left w:val="none" w:sz="0" w:space="0" w:color="auto"/>
                    <w:bottom w:val="none" w:sz="0" w:space="0" w:color="auto"/>
                    <w:right w:val="none" w:sz="0" w:space="0" w:color="auto"/>
                  </w:divBdr>
                </w:div>
                <w:div w:id="1148011928">
                  <w:marLeft w:val="0"/>
                  <w:marRight w:val="0"/>
                  <w:marTop w:val="0"/>
                  <w:marBottom w:val="0"/>
                  <w:divBdr>
                    <w:top w:val="none" w:sz="0" w:space="0" w:color="auto"/>
                    <w:left w:val="none" w:sz="0" w:space="0" w:color="auto"/>
                    <w:bottom w:val="none" w:sz="0" w:space="0" w:color="auto"/>
                    <w:right w:val="none" w:sz="0" w:space="0" w:color="auto"/>
                  </w:divBdr>
                </w:div>
                <w:div w:id="1148084562">
                  <w:marLeft w:val="0"/>
                  <w:marRight w:val="0"/>
                  <w:marTop w:val="0"/>
                  <w:marBottom w:val="0"/>
                  <w:divBdr>
                    <w:top w:val="none" w:sz="0" w:space="0" w:color="auto"/>
                    <w:left w:val="none" w:sz="0" w:space="0" w:color="auto"/>
                    <w:bottom w:val="none" w:sz="0" w:space="0" w:color="auto"/>
                    <w:right w:val="none" w:sz="0" w:space="0" w:color="auto"/>
                  </w:divBdr>
                </w:div>
                <w:div w:id="1149441039">
                  <w:marLeft w:val="0"/>
                  <w:marRight w:val="0"/>
                  <w:marTop w:val="0"/>
                  <w:marBottom w:val="0"/>
                  <w:divBdr>
                    <w:top w:val="none" w:sz="0" w:space="0" w:color="auto"/>
                    <w:left w:val="none" w:sz="0" w:space="0" w:color="auto"/>
                    <w:bottom w:val="none" w:sz="0" w:space="0" w:color="auto"/>
                    <w:right w:val="none" w:sz="0" w:space="0" w:color="auto"/>
                  </w:divBdr>
                </w:div>
                <w:div w:id="1149634107">
                  <w:marLeft w:val="0"/>
                  <w:marRight w:val="0"/>
                  <w:marTop w:val="0"/>
                  <w:marBottom w:val="0"/>
                  <w:divBdr>
                    <w:top w:val="none" w:sz="0" w:space="0" w:color="auto"/>
                    <w:left w:val="none" w:sz="0" w:space="0" w:color="auto"/>
                    <w:bottom w:val="none" w:sz="0" w:space="0" w:color="auto"/>
                    <w:right w:val="none" w:sz="0" w:space="0" w:color="auto"/>
                  </w:divBdr>
                </w:div>
                <w:div w:id="1150251836">
                  <w:marLeft w:val="0"/>
                  <w:marRight w:val="0"/>
                  <w:marTop w:val="0"/>
                  <w:marBottom w:val="0"/>
                  <w:divBdr>
                    <w:top w:val="none" w:sz="0" w:space="0" w:color="auto"/>
                    <w:left w:val="none" w:sz="0" w:space="0" w:color="auto"/>
                    <w:bottom w:val="none" w:sz="0" w:space="0" w:color="auto"/>
                    <w:right w:val="none" w:sz="0" w:space="0" w:color="auto"/>
                  </w:divBdr>
                </w:div>
                <w:div w:id="1150368202">
                  <w:marLeft w:val="0"/>
                  <w:marRight w:val="0"/>
                  <w:marTop w:val="0"/>
                  <w:marBottom w:val="0"/>
                  <w:divBdr>
                    <w:top w:val="none" w:sz="0" w:space="0" w:color="auto"/>
                    <w:left w:val="none" w:sz="0" w:space="0" w:color="auto"/>
                    <w:bottom w:val="none" w:sz="0" w:space="0" w:color="auto"/>
                    <w:right w:val="none" w:sz="0" w:space="0" w:color="auto"/>
                  </w:divBdr>
                </w:div>
                <w:div w:id="1150442932">
                  <w:marLeft w:val="0"/>
                  <w:marRight w:val="0"/>
                  <w:marTop w:val="0"/>
                  <w:marBottom w:val="0"/>
                  <w:divBdr>
                    <w:top w:val="none" w:sz="0" w:space="0" w:color="auto"/>
                    <w:left w:val="none" w:sz="0" w:space="0" w:color="auto"/>
                    <w:bottom w:val="none" w:sz="0" w:space="0" w:color="auto"/>
                    <w:right w:val="none" w:sz="0" w:space="0" w:color="auto"/>
                  </w:divBdr>
                </w:div>
                <w:div w:id="1150555212">
                  <w:marLeft w:val="0"/>
                  <w:marRight w:val="0"/>
                  <w:marTop w:val="0"/>
                  <w:marBottom w:val="0"/>
                  <w:divBdr>
                    <w:top w:val="none" w:sz="0" w:space="0" w:color="auto"/>
                    <w:left w:val="none" w:sz="0" w:space="0" w:color="auto"/>
                    <w:bottom w:val="none" w:sz="0" w:space="0" w:color="auto"/>
                    <w:right w:val="none" w:sz="0" w:space="0" w:color="auto"/>
                  </w:divBdr>
                </w:div>
                <w:div w:id="1150947984">
                  <w:marLeft w:val="0"/>
                  <w:marRight w:val="0"/>
                  <w:marTop w:val="0"/>
                  <w:marBottom w:val="0"/>
                  <w:divBdr>
                    <w:top w:val="none" w:sz="0" w:space="0" w:color="auto"/>
                    <w:left w:val="none" w:sz="0" w:space="0" w:color="auto"/>
                    <w:bottom w:val="none" w:sz="0" w:space="0" w:color="auto"/>
                    <w:right w:val="none" w:sz="0" w:space="0" w:color="auto"/>
                  </w:divBdr>
                </w:div>
                <w:div w:id="1151487799">
                  <w:marLeft w:val="0"/>
                  <w:marRight w:val="0"/>
                  <w:marTop w:val="0"/>
                  <w:marBottom w:val="0"/>
                  <w:divBdr>
                    <w:top w:val="none" w:sz="0" w:space="0" w:color="auto"/>
                    <w:left w:val="none" w:sz="0" w:space="0" w:color="auto"/>
                    <w:bottom w:val="none" w:sz="0" w:space="0" w:color="auto"/>
                    <w:right w:val="none" w:sz="0" w:space="0" w:color="auto"/>
                  </w:divBdr>
                </w:div>
                <w:div w:id="1152141749">
                  <w:marLeft w:val="0"/>
                  <w:marRight w:val="0"/>
                  <w:marTop w:val="0"/>
                  <w:marBottom w:val="0"/>
                  <w:divBdr>
                    <w:top w:val="none" w:sz="0" w:space="0" w:color="auto"/>
                    <w:left w:val="none" w:sz="0" w:space="0" w:color="auto"/>
                    <w:bottom w:val="none" w:sz="0" w:space="0" w:color="auto"/>
                    <w:right w:val="none" w:sz="0" w:space="0" w:color="auto"/>
                  </w:divBdr>
                </w:div>
                <w:div w:id="1153988428">
                  <w:marLeft w:val="0"/>
                  <w:marRight w:val="0"/>
                  <w:marTop w:val="0"/>
                  <w:marBottom w:val="0"/>
                  <w:divBdr>
                    <w:top w:val="none" w:sz="0" w:space="0" w:color="auto"/>
                    <w:left w:val="none" w:sz="0" w:space="0" w:color="auto"/>
                    <w:bottom w:val="none" w:sz="0" w:space="0" w:color="auto"/>
                    <w:right w:val="none" w:sz="0" w:space="0" w:color="auto"/>
                  </w:divBdr>
                </w:div>
                <w:div w:id="1154952102">
                  <w:marLeft w:val="0"/>
                  <w:marRight w:val="0"/>
                  <w:marTop w:val="0"/>
                  <w:marBottom w:val="0"/>
                  <w:divBdr>
                    <w:top w:val="none" w:sz="0" w:space="0" w:color="auto"/>
                    <w:left w:val="none" w:sz="0" w:space="0" w:color="auto"/>
                    <w:bottom w:val="none" w:sz="0" w:space="0" w:color="auto"/>
                    <w:right w:val="none" w:sz="0" w:space="0" w:color="auto"/>
                  </w:divBdr>
                </w:div>
                <w:div w:id="1155023757">
                  <w:marLeft w:val="0"/>
                  <w:marRight w:val="0"/>
                  <w:marTop w:val="0"/>
                  <w:marBottom w:val="0"/>
                  <w:divBdr>
                    <w:top w:val="none" w:sz="0" w:space="0" w:color="auto"/>
                    <w:left w:val="none" w:sz="0" w:space="0" w:color="auto"/>
                    <w:bottom w:val="none" w:sz="0" w:space="0" w:color="auto"/>
                    <w:right w:val="none" w:sz="0" w:space="0" w:color="auto"/>
                  </w:divBdr>
                </w:div>
                <w:div w:id="1155534612">
                  <w:marLeft w:val="0"/>
                  <w:marRight w:val="0"/>
                  <w:marTop w:val="0"/>
                  <w:marBottom w:val="0"/>
                  <w:divBdr>
                    <w:top w:val="none" w:sz="0" w:space="0" w:color="auto"/>
                    <w:left w:val="none" w:sz="0" w:space="0" w:color="auto"/>
                    <w:bottom w:val="none" w:sz="0" w:space="0" w:color="auto"/>
                    <w:right w:val="none" w:sz="0" w:space="0" w:color="auto"/>
                  </w:divBdr>
                </w:div>
                <w:div w:id="1156073040">
                  <w:marLeft w:val="0"/>
                  <w:marRight w:val="0"/>
                  <w:marTop w:val="0"/>
                  <w:marBottom w:val="0"/>
                  <w:divBdr>
                    <w:top w:val="none" w:sz="0" w:space="0" w:color="auto"/>
                    <w:left w:val="none" w:sz="0" w:space="0" w:color="auto"/>
                    <w:bottom w:val="none" w:sz="0" w:space="0" w:color="auto"/>
                    <w:right w:val="none" w:sz="0" w:space="0" w:color="auto"/>
                  </w:divBdr>
                </w:div>
                <w:div w:id="1156384962">
                  <w:marLeft w:val="0"/>
                  <w:marRight w:val="0"/>
                  <w:marTop w:val="0"/>
                  <w:marBottom w:val="0"/>
                  <w:divBdr>
                    <w:top w:val="none" w:sz="0" w:space="0" w:color="auto"/>
                    <w:left w:val="none" w:sz="0" w:space="0" w:color="auto"/>
                    <w:bottom w:val="none" w:sz="0" w:space="0" w:color="auto"/>
                    <w:right w:val="none" w:sz="0" w:space="0" w:color="auto"/>
                  </w:divBdr>
                </w:div>
                <w:div w:id="1158152503">
                  <w:marLeft w:val="0"/>
                  <w:marRight w:val="0"/>
                  <w:marTop w:val="0"/>
                  <w:marBottom w:val="0"/>
                  <w:divBdr>
                    <w:top w:val="none" w:sz="0" w:space="0" w:color="auto"/>
                    <w:left w:val="none" w:sz="0" w:space="0" w:color="auto"/>
                    <w:bottom w:val="none" w:sz="0" w:space="0" w:color="auto"/>
                    <w:right w:val="none" w:sz="0" w:space="0" w:color="auto"/>
                  </w:divBdr>
                </w:div>
                <w:div w:id="1158619472">
                  <w:marLeft w:val="0"/>
                  <w:marRight w:val="0"/>
                  <w:marTop w:val="0"/>
                  <w:marBottom w:val="0"/>
                  <w:divBdr>
                    <w:top w:val="none" w:sz="0" w:space="0" w:color="auto"/>
                    <w:left w:val="none" w:sz="0" w:space="0" w:color="auto"/>
                    <w:bottom w:val="none" w:sz="0" w:space="0" w:color="auto"/>
                    <w:right w:val="none" w:sz="0" w:space="0" w:color="auto"/>
                  </w:divBdr>
                </w:div>
                <w:div w:id="1159728754">
                  <w:marLeft w:val="0"/>
                  <w:marRight w:val="0"/>
                  <w:marTop w:val="0"/>
                  <w:marBottom w:val="0"/>
                  <w:divBdr>
                    <w:top w:val="none" w:sz="0" w:space="0" w:color="auto"/>
                    <w:left w:val="none" w:sz="0" w:space="0" w:color="auto"/>
                    <w:bottom w:val="none" w:sz="0" w:space="0" w:color="auto"/>
                    <w:right w:val="none" w:sz="0" w:space="0" w:color="auto"/>
                  </w:divBdr>
                </w:div>
                <w:div w:id="1162240282">
                  <w:marLeft w:val="0"/>
                  <w:marRight w:val="0"/>
                  <w:marTop w:val="0"/>
                  <w:marBottom w:val="0"/>
                  <w:divBdr>
                    <w:top w:val="none" w:sz="0" w:space="0" w:color="auto"/>
                    <w:left w:val="none" w:sz="0" w:space="0" w:color="auto"/>
                    <w:bottom w:val="none" w:sz="0" w:space="0" w:color="auto"/>
                    <w:right w:val="none" w:sz="0" w:space="0" w:color="auto"/>
                  </w:divBdr>
                </w:div>
                <w:div w:id="1163005888">
                  <w:marLeft w:val="0"/>
                  <w:marRight w:val="0"/>
                  <w:marTop w:val="0"/>
                  <w:marBottom w:val="0"/>
                  <w:divBdr>
                    <w:top w:val="none" w:sz="0" w:space="0" w:color="auto"/>
                    <w:left w:val="none" w:sz="0" w:space="0" w:color="auto"/>
                    <w:bottom w:val="none" w:sz="0" w:space="0" w:color="auto"/>
                    <w:right w:val="none" w:sz="0" w:space="0" w:color="auto"/>
                  </w:divBdr>
                </w:div>
                <w:div w:id="1163350133">
                  <w:marLeft w:val="0"/>
                  <w:marRight w:val="0"/>
                  <w:marTop w:val="0"/>
                  <w:marBottom w:val="0"/>
                  <w:divBdr>
                    <w:top w:val="none" w:sz="0" w:space="0" w:color="auto"/>
                    <w:left w:val="none" w:sz="0" w:space="0" w:color="auto"/>
                    <w:bottom w:val="none" w:sz="0" w:space="0" w:color="auto"/>
                    <w:right w:val="none" w:sz="0" w:space="0" w:color="auto"/>
                  </w:divBdr>
                </w:div>
                <w:div w:id="1163396770">
                  <w:marLeft w:val="0"/>
                  <w:marRight w:val="0"/>
                  <w:marTop w:val="0"/>
                  <w:marBottom w:val="0"/>
                  <w:divBdr>
                    <w:top w:val="none" w:sz="0" w:space="0" w:color="auto"/>
                    <w:left w:val="none" w:sz="0" w:space="0" w:color="auto"/>
                    <w:bottom w:val="none" w:sz="0" w:space="0" w:color="auto"/>
                    <w:right w:val="none" w:sz="0" w:space="0" w:color="auto"/>
                  </w:divBdr>
                </w:div>
                <w:div w:id="1164275274">
                  <w:marLeft w:val="0"/>
                  <w:marRight w:val="0"/>
                  <w:marTop w:val="0"/>
                  <w:marBottom w:val="0"/>
                  <w:divBdr>
                    <w:top w:val="none" w:sz="0" w:space="0" w:color="auto"/>
                    <w:left w:val="none" w:sz="0" w:space="0" w:color="auto"/>
                    <w:bottom w:val="none" w:sz="0" w:space="0" w:color="auto"/>
                    <w:right w:val="none" w:sz="0" w:space="0" w:color="auto"/>
                  </w:divBdr>
                </w:div>
                <w:div w:id="1165435421">
                  <w:marLeft w:val="0"/>
                  <w:marRight w:val="0"/>
                  <w:marTop w:val="0"/>
                  <w:marBottom w:val="0"/>
                  <w:divBdr>
                    <w:top w:val="none" w:sz="0" w:space="0" w:color="auto"/>
                    <w:left w:val="none" w:sz="0" w:space="0" w:color="auto"/>
                    <w:bottom w:val="none" w:sz="0" w:space="0" w:color="auto"/>
                    <w:right w:val="none" w:sz="0" w:space="0" w:color="auto"/>
                  </w:divBdr>
                </w:div>
                <w:div w:id="1165586197">
                  <w:marLeft w:val="0"/>
                  <w:marRight w:val="0"/>
                  <w:marTop w:val="0"/>
                  <w:marBottom w:val="0"/>
                  <w:divBdr>
                    <w:top w:val="none" w:sz="0" w:space="0" w:color="auto"/>
                    <w:left w:val="none" w:sz="0" w:space="0" w:color="auto"/>
                    <w:bottom w:val="none" w:sz="0" w:space="0" w:color="auto"/>
                    <w:right w:val="none" w:sz="0" w:space="0" w:color="auto"/>
                  </w:divBdr>
                </w:div>
                <w:div w:id="1165710504">
                  <w:marLeft w:val="0"/>
                  <w:marRight w:val="0"/>
                  <w:marTop w:val="0"/>
                  <w:marBottom w:val="0"/>
                  <w:divBdr>
                    <w:top w:val="none" w:sz="0" w:space="0" w:color="auto"/>
                    <w:left w:val="none" w:sz="0" w:space="0" w:color="auto"/>
                    <w:bottom w:val="none" w:sz="0" w:space="0" w:color="auto"/>
                    <w:right w:val="none" w:sz="0" w:space="0" w:color="auto"/>
                  </w:divBdr>
                </w:div>
                <w:div w:id="1166824395">
                  <w:marLeft w:val="0"/>
                  <w:marRight w:val="0"/>
                  <w:marTop w:val="0"/>
                  <w:marBottom w:val="0"/>
                  <w:divBdr>
                    <w:top w:val="none" w:sz="0" w:space="0" w:color="auto"/>
                    <w:left w:val="none" w:sz="0" w:space="0" w:color="auto"/>
                    <w:bottom w:val="none" w:sz="0" w:space="0" w:color="auto"/>
                    <w:right w:val="none" w:sz="0" w:space="0" w:color="auto"/>
                  </w:divBdr>
                </w:div>
                <w:div w:id="1167283384">
                  <w:marLeft w:val="0"/>
                  <w:marRight w:val="0"/>
                  <w:marTop w:val="0"/>
                  <w:marBottom w:val="0"/>
                  <w:divBdr>
                    <w:top w:val="none" w:sz="0" w:space="0" w:color="auto"/>
                    <w:left w:val="none" w:sz="0" w:space="0" w:color="auto"/>
                    <w:bottom w:val="none" w:sz="0" w:space="0" w:color="auto"/>
                    <w:right w:val="none" w:sz="0" w:space="0" w:color="auto"/>
                  </w:divBdr>
                </w:div>
                <w:div w:id="1167474511">
                  <w:marLeft w:val="0"/>
                  <w:marRight w:val="0"/>
                  <w:marTop w:val="0"/>
                  <w:marBottom w:val="0"/>
                  <w:divBdr>
                    <w:top w:val="none" w:sz="0" w:space="0" w:color="auto"/>
                    <w:left w:val="none" w:sz="0" w:space="0" w:color="auto"/>
                    <w:bottom w:val="none" w:sz="0" w:space="0" w:color="auto"/>
                    <w:right w:val="none" w:sz="0" w:space="0" w:color="auto"/>
                  </w:divBdr>
                </w:div>
                <w:div w:id="1167787537">
                  <w:marLeft w:val="0"/>
                  <w:marRight w:val="0"/>
                  <w:marTop w:val="0"/>
                  <w:marBottom w:val="0"/>
                  <w:divBdr>
                    <w:top w:val="none" w:sz="0" w:space="0" w:color="auto"/>
                    <w:left w:val="none" w:sz="0" w:space="0" w:color="auto"/>
                    <w:bottom w:val="none" w:sz="0" w:space="0" w:color="auto"/>
                    <w:right w:val="none" w:sz="0" w:space="0" w:color="auto"/>
                  </w:divBdr>
                </w:div>
                <w:div w:id="1168133221">
                  <w:marLeft w:val="0"/>
                  <w:marRight w:val="0"/>
                  <w:marTop w:val="0"/>
                  <w:marBottom w:val="0"/>
                  <w:divBdr>
                    <w:top w:val="none" w:sz="0" w:space="0" w:color="auto"/>
                    <w:left w:val="none" w:sz="0" w:space="0" w:color="auto"/>
                    <w:bottom w:val="none" w:sz="0" w:space="0" w:color="auto"/>
                    <w:right w:val="none" w:sz="0" w:space="0" w:color="auto"/>
                  </w:divBdr>
                </w:div>
                <w:div w:id="1168710225">
                  <w:marLeft w:val="0"/>
                  <w:marRight w:val="0"/>
                  <w:marTop w:val="0"/>
                  <w:marBottom w:val="0"/>
                  <w:divBdr>
                    <w:top w:val="none" w:sz="0" w:space="0" w:color="auto"/>
                    <w:left w:val="none" w:sz="0" w:space="0" w:color="auto"/>
                    <w:bottom w:val="none" w:sz="0" w:space="0" w:color="auto"/>
                    <w:right w:val="none" w:sz="0" w:space="0" w:color="auto"/>
                  </w:divBdr>
                </w:div>
                <w:div w:id="1169128194">
                  <w:marLeft w:val="0"/>
                  <w:marRight w:val="0"/>
                  <w:marTop w:val="0"/>
                  <w:marBottom w:val="0"/>
                  <w:divBdr>
                    <w:top w:val="none" w:sz="0" w:space="0" w:color="auto"/>
                    <w:left w:val="none" w:sz="0" w:space="0" w:color="auto"/>
                    <w:bottom w:val="none" w:sz="0" w:space="0" w:color="auto"/>
                    <w:right w:val="none" w:sz="0" w:space="0" w:color="auto"/>
                  </w:divBdr>
                </w:div>
                <w:div w:id="1169752730">
                  <w:marLeft w:val="0"/>
                  <w:marRight w:val="0"/>
                  <w:marTop w:val="0"/>
                  <w:marBottom w:val="0"/>
                  <w:divBdr>
                    <w:top w:val="none" w:sz="0" w:space="0" w:color="auto"/>
                    <w:left w:val="none" w:sz="0" w:space="0" w:color="auto"/>
                    <w:bottom w:val="none" w:sz="0" w:space="0" w:color="auto"/>
                    <w:right w:val="none" w:sz="0" w:space="0" w:color="auto"/>
                  </w:divBdr>
                </w:div>
                <w:div w:id="1170952165">
                  <w:marLeft w:val="0"/>
                  <w:marRight w:val="0"/>
                  <w:marTop w:val="0"/>
                  <w:marBottom w:val="0"/>
                  <w:divBdr>
                    <w:top w:val="none" w:sz="0" w:space="0" w:color="auto"/>
                    <w:left w:val="none" w:sz="0" w:space="0" w:color="auto"/>
                    <w:bottom w:val="none" w:sz="0" w:space="0" w:color="auto"/>
                    <w:right w:val="none" w:sz="0" w:space="0" w:color="auto"/>
                  </w:divBdr>
                </w:div>
                <w:div w:id="1171142659">
                  <w:marLeft w:val="0"/>
                  <w:marRight w:val="0"/>
                  <w:marTop w:val="0"/>
                  <w:marBottom w:val="0"/>
                  <w:divBdr>
                    <w:top w:val="none" w:sz="0" w:space="0" w:color="auto"/>
                    <w:left w:val="none" w:sz="0" w:space="0" w:color="auto"/>
                    <w:bottom w:val="none" w:sz="0" w:space="0" w:color="auto"/>
                    <w:right w:val="none" w:sz="0" w:space="0" w:color="auto"/>
                  </w:divBdr>
                </w:div>
                <w:div w:id="1171794976">
                  <w:marLeft w:val="0"/>
                  <w:marRight w:val="0"/>
                  <w:marTop w:val="0"/>
                  <w:marBottom w:val="0"/>
                  <w:divBdr>
                    <w:top w:val="none" w:sz="0" w:space="0" w:color="auto"/>
                    <w:left w:val="none" w:sz="0" w:space="0" w:color="auto"/>
                    <w:bottom w:val="none" w:sz="0" w:space="0" w:color="auto"/>
                    <w:right w:val="none" w:sz="0" w:space="0" w:color="auto"/>
                  </w:divBdr>
                </w:div>
                <w:div w:id="1173034528">
                  <w:marLeft w:val="0"/>
                  <w:marRight w:val="0"/>
                  <w:marTop w:val="0"/>
                  <w:marBottom w:val="0"/>
                  <w:divBdr>
                    <w:top w:val="none" w:sz="0" w:space="0" w:color="auto"/>
                    <w:left w:val="none" w:sz="0" w:space="0" w:color="auto"/>
                    <w:bottom w:val="none" w:sz="0" w:space="0" w:color="auto"/>
                    <w:right w:val="none" w:sz="0" w:space="0" w:color="auto"/>
                  </w:divBdr>
                </w:div>
                <w:div w:id="1174682948">
                  <w:marLeft w:val="0"/>
                  <w:marRight w:val="0"/>
                  <w:marTop w:val="0"/>
                  <w:marBottom w:val="0"/>
                  <w:divBdr>
                    <w:top w:val="none" w:sz="0" w:space="0" w:color="auto"/>
                    <w:left w:val="none" w:sz="0" w:space="0" w:color="auto"/>
                    <w:bottom w:val="none" w:sz="0" w:space="0" w:color="auto"/>
                    <w:right w:val="none" w:sz="0" w:space="0" w:color="auto"/>
                  </w:divBdr>
                </w:div>
                <w:div w:id="1176114298">
                  <w:marLeft w:val="0"/>
                  <w:marRight w:val="0"/>
                  <w:marTop w:val="0"/>
                  <w:marBottom w:val="0"/>
                  <w:divBdr>
                    <w:top w:val="none" w:sz="0" w:space="0" w:color="auto"/>
                    <w:left w:val="none" w:sz="0" w:space="0" w:color="auto"/>
                    <w:bottom w:val="none" w:sz="0" w:space="0" w:color="auto"/>
                    <w:right w:val="none" w:sz="0" w:space="0" w:color="auto"/>
                  </w:divBdr>
                </w:div>
                <w:div w:id="1176849142">
                  <w:marLeft w:val="0"/>
                  <w:marRight w:val="0"/>
                  <w:marTop w:val="0"/>
                  <w:marBottom w:val="0"/>
                  <w:divBdr>
                    <w:top w:val="none" w:sz="0" w:space="0" w:color="auto"/>
                    <w:left w:val="none" w:sz="0" w:space="0" w:color="auto"/>
                    <w:bottom w:val="none" w:sz="0" w:space="0" w:color="auto"/>
                    <w:right w:val="none" w:sz="0" w:space="0" w:color="auto"/>
                  </w:divBdr>
                </w:div>
                <w:div w:id="1177111401">
                  <w:marLeft w:val="0"/>
                  <w:marRight w:val="0"/>
                  <w:marTop w:val="0"/>
                  <w:marBottom w:val="0"/>
                  <w:divBdr>
                    <w:top w:val="none" w:sz="0" w:space="0" w:color="auto"/>
                    <w:left w:val="none" w:sz="0" w:space="0" w:color="auto"/>
                    <w:bottom w:val="none" w:sz="0" w:space="0" w:color="auto"/>
                    <w:right w:val="none" w:sz="0" w:space="0" w:color="auto"/>
                  </w:divBdr>
                </w:div>
                <w:div w:id="1177620891">
                  <w:marLeft w:val="0"/>
                  <w:marRight w:val="0"/>
                  <w:marTop w:val="0"/>
                  <w:marBottom w:val="0"/>
                  <w:divBdr>
                    <w:top w:val="none" w:sz="0" w:space="0" w:color="auto"/>
                    <w:left w:val="none" w:sz="0" w:space="0" w:color="auto"/>
                    <w:bottom w:val="none" w:sz="0" w:space="0" w:color="auto"/>
                    <w:right w:val="none" w:sz="0" w:space="0" w:color="auto"/>
                  </w:divBdr>
                </w:div>
                <w:div w:id="1179005273">
                  <w:marLeft w:val="0"/>
                  <w:marRight w:val="0"/>
                  <w:marTop w:val="0"/>
                  <w:marBottom w:val="0"/>
                  <w:divBdr>
                    <w:top w:val="none" w:sz="0" w:space="0" w:color="auto"/>
                    <w:left w:val="none" w:sz="0" w:space="0" w:color="auto"/>
                    <w:bottom w:val="none" w:sz="0" w:space="0" w:color="auto"/>
                    <w:right w:val="none" w:sz="0" w:space="0" w:color="auto"/>
                  </w:divBdr>
                </w:div>
                <w:div w:id="1179079264">
                  <w:marLeft w:val="0"/>
                  <w:marRight w:val="0"/>
                  <w:marTop w:val="0"/>
                  <w:marBottom w:val="0"/>
                  <w:divBdr>
                    <w:top w:val="none" w:sz="0" w:space="0" w:color="auto"/>
                    <w:left w:val="none" w:sz="0" w:space="0" w:color="auto"/>
                    <w:bottom w:val="none" w:sz="0" w:space="0" w:color="auto"/>
                    <w:right w:val="none" w:sz="0" w:space="0" w:color="auto"/>
                  </w:divBdr>
                </w:div>
                <w:div w:id="1179811139">
                  <w:marLeft w:val="0"/>
                  <w:marRight w:val="0"/>
                  <w:marTop w:val="0"/>
                  <w:marBottom w:val="0"/>
                  <w:divBdr>
                    <w:top w:val="none" w:sz="0" w:space="0" w:color="auto"/>
                    <w:left w:val="none" w:sz="0" w:space="0" w:color="auto"/>
                    <w:bottom w:val="none" w:sz="0" w:space="0" w:color="auto"/>
                    <w:right w:val="none" w:sz="0" w:space="0" w:color="auto"/>
                  </w:divBdr>
                </w:div>
                <w:div w:id="1180123467">
                  <w:marLeft w:val="0"/>
                  <w:marRight w:val="0"/>
                  <w:marTop w:val="0"/>
                  <w:marBottom w:val="0"/>
                  <w:divBdr>
                    <w:top w:val="none" w:sz="0" w:space="0" w:color="auto"/>
                    <w:left w:val="none" w:sz="0" w:space="0" w:color="auto"/>
                    <w:bottom w:val="none" w:sz="0" w:space="0" w:color="auto"/>
                    <w:right w:val="none" w:sz="0" w:space="0" w:color="auto"/>
                  </w:divBdr>
                </w:div>
                <w:div w:id="1180194527">
                  <w:marLeft w:val="0"/>
                  <w:marRight w:val="0"/>
                  <w:marTop w:val="0"/>
                  <w:marBottom w:val="0"/>
                  <w:divBdr>
                    <w:top w:val="none" w:sz="0" w:space="0" w:color="auto"/>
                    <w:left w:val="none" w:sz="0" w:space="0" w:color="auto"/>
                    <w:bottom w:val="none" w:sz="0" w:space="0" w:color="auto"/>
                    <w:right w:val="none" w:sz="0" w:space="0" w:color="auto"/>
                  </w:divBdr>
                </w:div>
                <w:div w:id="1181356436">
                  <w:marLeft w:val="0"/>
                  <w:marRight w:val="0"/>
                  <w:marTop w:val="0"/>
                  <w:marBottom w:val="0"/>
                  <w:divBdr>
                    <w:top w:val="none" w:sz="0" w:space="0" w:color="auto"/>
                    <w:left w:val="none" w:sz="0" w:space="0" w:color="auto"/>
                    <w:bottom w:val="none" w:sz="0" w:space="0" w:color="auto"/>
                    <w:right w:val="none" w:sz="0" w:space="0" w:color="auto"/>
                  </w:divBdr>
                </w:div>
                <w:div w:id="1182085009">
                  <w:marLeft w:val="0"/>
                  <w:marRight w:val="0"/>
                  <w:marTop w:val="0"/>
                  <w:marBottom w:val="0"/>
                  <w:divBdr>
                    <w:top w:val="none" w:sz="0" w:space="0" w:color="auto"/>
                    <w:left w:val="none" w:sz="0" w:space="0" w:color="auto"/>
                    <w:bottom w:val="none" w:sz="0" w:space="0" w:color="auto"/>
                    <w:right w:val="none" w:sz="0" w:space="0" w:color="auto"/>
                  </w:divBdr>
                </w:div>
                <w:div w:id="1182166665">
                  <w:marLeft w:val="0"/>
                  <w:marRight w:val="0"/>
                  <w:marTop w:val="0"/>
                  <w:marBottom w:val="0"/>
                  <w:divBdr>
                    <w:top w:val="none" w:sz="0" w:space="0" w:color="auto"/>
                    <w:left w:val="none" w:sz="0" w:space="0" w:color="auto"/>
                    <w:bottom w:val="none" w:sz="0" w:space="0" w:color="auto"/>
                    <w:right w:val="none" w:sz="0" w:space="0" w:color="auto"/>
                  </w:divBdr>
                </w:div>
                <w:div w:id="1182624845">
                  <w:marLeft w:val="0"/>
                  <w:marRight w:val="0"/>
                  <w:marTop w:val="0"/>
                  <w:marBottom w:val="0"/>
                  <w:divBdr>
                    <w:top w:val="none" w:sz="0" w:space="0" w:color="auto"/>
                    <w:left w:val="none" w:sz="0" w:space="0" w:color="auto"/>
                    <w:bottom w:val="none" w:sz="0" w:space="0" w:color="auto"/>
                    <w:right w:val="none" w:sz="0" w:space="0" w:color="auto"/>
                  </w:divBdr>
                </w:div>
                <w:div w:id="1182932697">
                  <w:marLeft w:val="0"/>
                  <w:marRight w:val="0"/>
                  <w:marTop w:val="0"/>
                  <w:marBottom w:val="0"/>
                  <w:divBdr>
                    <w:top w:val="none" w:sz="0" w:space="0" w:color="auto"/>
                    <w:left w:val="none" w:sz="0" w:space="0" w:color="auto"/>
                    <w:bottom w:val="none" w:sz="0" w:space="0" w:color="auto"/>
                    <w:right w:val="none" w:sz="0" w:space="0" w:color="auto"/>
                  </w:divBdr>
                </w:div>
                <w:div w:id="1185170386">
                  <w:marLeft w:val="0"/>
                  <w:marRight w:val="0"/>
                  <w:marTop w:val="0"/>
                  <w:marBottom w:val="0"/>
                  <w:divBdr>
                    <w:top w:val="none" w:sz="0" w:space="0" w:color="auto"/>
                    <w:left w:val="none" w:sz="0" w:space="0" w:color="auto"/>
                    <w:bottom w:val="none" w:sz="0" w:space="0" w:color="auto"/>
                    <w:right w:val="none" w:sz="0" w:space="0" w:color="auto"/>
                  </w:divBdr>
                </w:div>
                <w:div w:id="1185823481">
                  <w:marLeft w:val="0"/>
                  <w:marRight w:val="0"/>
                  <w:marTop w:val="0"/>
                  <w:marBottom w:val="0"/>
                  <w:divBdr>
                    <w:top w:val="none" w:sz="0" w:space="0" w:color="auto"/>
                    <w:left w:val="none" w:sz="0" w:space="0" w:color="auto"/>
                    <w:bottom w:val="none" w:sz="0" w:space="0" w:color="auto"/>
                    <w:right w:val="none" w:sz="0" w:space="0" w:color="auto"/>
                  </w:divBdr>
                </w:div>
                <w:div w:id="1186672116">
                  <w:marLeft w:val="0"/>
                  <w:marRight w:val="0"/>
                  <w:marTop w:val="0"/>
                  <w:marBottom w:val="0"/>
                  <w:divBdr>
                    <w:top w:val="none" w:sz="0" w:space="0" w:color="auto"/>
                    <w:left w:val="none" w:sz="0" w:space="0" w:color="auto"/>
                    <w:bottom w:val="none" w:sz="0" w:space="0" w:color="auto"/>
                    <w:right w:val="none" w:sz="0" w:space="0" w:color="auto"/>
                  </w:divBdr>
                </w:div>
                <w:div w:id="1188328806">
                  <w:marLeft w:val="0"/>
                  <w:marRight w:val="0"/>
                  <w:marTop w:val="0"/>
                  <w:marBottom w:val="0"/>
                  <w:divBdr>
                    <w:top w:val="none" w:sz="0" w:space="0" w:color="auto"/>
                    <w:left w:val="none" w:sz="0" w:space="0" w:color="auto"/>
                    <w:bottom w:val="none" w:sz="0" w:space="0" w:color="auto"/>
                    <w:right w:val="none" w:sz="0" w:space="0" w:color="auto"/>
                  </w:divBdr>
                </w:div>
                <w:div w:id="1190022904">
                  <w:marLeft w:val="0"/>
                  <w:marRight w:val="0"/>
                  <w:marTop w:val="0"/>
                  <w:marBottom w:val="0"/>
                  <w:divBdr>
                    <w:top w:val="none" w:sz="0" w:space="0" w:color="auto"/>
                    <w:left w:val="none" w:sz="0" w:space="0" w:color="auto"/>
                    <w:bottom w:val="none" w:sz="0" w:space="0" w:color="auto"/>
                    <w:right w:val="none" w:sz="0" w:space="0" w:color="auto"/>
                  </w:divBdr>
                </w:div>
                <w:div w:id="1190097082">
                  <w:marLeft w:val="0"/>
                  <w:marRight w:val="0"/>
                  <w:marTop w:val="0"/>
                  <w:marBottom w:val="0"/>
                  <w:divBdr>
                    <w:top w:val="none" w:sz="0" w:space="0" w:color="auto"/>
                    <w:left w:val="none" w:sz="0" w:space="0" w:color="auto"/>
                    <w:bottom w:val="none" w:sz="0" w:space="0" w:color="auto"/>
                    <w:right w:val="none" w:sz="0" w:space="0" w:color="auto"/>
                  </w:divBdr>
                </w:div>
                <w:div w:id="1190610051">
                  <w:marLeft w:val="0"/>
                  <w:marRight w:val="0"/>
                  <w:marTop w:val="0"/>
                  <w:marBottom w:val="0"/>
                  <w:divBdr>
                    <w:top w:val="none" w:sz="0" w:space="0" w:color="auto"/>
                    <w:left w:val="none" w:sz="0" w:space="0" w:color="auto"/>
                    <w:bottom w:val="none" w:sz="0" w:space="0" w:color="auto"/>
                    <w:right w:val="none" w:sz="0" w:space="0" w:color="auto"/>
                  </w:divBdr>
                </w:div>
                <w:div w:id="1190994874">
                  <w:marLeft w:val="0"/>
                  <w:marRight w:val="0"/>
                  <w:marTop w:val="0"/>
                  <w:marBottom w:val="0"/>
                  <w:divBdr>
                    <w:top w:val="none" w:sz="0" w:space="0" w:color="auto"/>
                    <w:left w:val="none" w:sz="0" w:space="0" w:color="auto"/>
                    <w:bottom w:val="none" w:sz="0" w:space="0" w:color="auto"/>
                    <w:right w:val="none" w:sz="0" w:space="0" w:color="auto"/>
                  </w:divBdr>
                </w:div>
                <w:div w:id="1191189578">
                  <w:marLeft w:val="0"/>
                  <w:marRight w:val="0"/>
                  <w:marTop w:val="0"/>
                  <w:marBottom w:val="0"/>
                  <w:divBdr>
                    <w:top w:val="none" w:sz="0" w:space="0" w:color="auto"/>
                    <w:left w:val="none" w:sz="0" w:space="0" w:color="auto"/>
                    <w:bottom w:val="none" w:sz="0" w:space="0" w:color="auto"/>
                    <w:right w:val="none" w:sz="0" w:space="0" w:color="auto"/>
                  </w:divBdr>
                </w:div>
                <w:div w:id="1192105374">
                  <w:marLeft w:val="0"/>
                  <w:marRight w:val="0"/>
                  <w:marTop w:val="0"/>
                  <w:marBottom w:val="0"/>
                  <w:divBdr>
                    <w:top w:val="none" w:sz="0" w:space="0" w:color="auto"/>
                    <w:left w:val="none" w:sz="0" w:space="0" w:color="auto"/>
                    <w:bottom w:val="none" w:sz="0" w:space="0" w:color="auto"/>
                    <w:right w:val="none" w:sz="0" w:space="0" w:color="auto"/>
                  </w:divBdr>
                </w:div>
                <w:div w:id="1192692708">
                  <w:marLeft w:val="0"/>
                  <w:marRight w:val="0"/>
                  <w:marTop w:val="0"/>
                  <w:marBottom w:val="0"/>
                  <w:divBdr>
                    <w:top w:val="none" w:sz="0" w:space="0" w:color="auto"/>
                    <w:left w:val="none" w:sz="0" w:space="0" w:color="auto"/>
                    <w:bottom w:val="none" w:sz="0" w:space="0" w:color="auto"/>
                    <w:right w:val="none" w:sz="0" w:space="0" w:color="auto"/>
                  </w:divBdr>
                </w:div>
                <w:div w:id="1192718269">
                  <w:marLeft w:val="0"/>
                  <w:marRight w:val="0"/>
                  <w:marTop w:val="0"/>
                  <w:marBottom w:val="0"/>
                  <w:divBdr>
                    <w:top w:val="none" w:sz="0" w:space="0" w:color="auto"/>
                    <w:left w:val="none" w:sz="0" w:space="0" w:color="auto"/>
                    <w:bottom w:val="none" w:sz="0" w:space="0" w:color="auto"/>
                    <w:right w:val="none" w:sz="0" w:space="0" w:color="auto"/>
                  </w:divBdr>
                </w:div>
                <w:div w:id="1192962753">
                  <w:marLeft w:val="0"/>
                  <w:marRight w:val="0"/>
                  <w:marTop w:val="0"/>
                  <w:marBottom w:val="0"/>
                  <w:divBdr>
                    <w:top w:val="none" w:sz="0" w:space="0" w:color="auto"/>
                    <w:left w:val="none" w:sz="0" w:space="0" w:color="auto"/>
                    <w:bottom w:val="none" w:sz="0" w:space="0" w:color="auto"/>
                    <w:right w:val="none" w:sz="0" w:space="0" w:color="auto"/>
                  </w:divBdr>
                </w:div>
                <w:div w:id="1194224234">
                  <w:marLeft w:val="0"/>
                  <w:marRight w:val="0"/>
                  <w:marTop w:val="0"/>
                  <w:marBottom w:val="0"/>
                  <w:divBdr>
                    <w:top w:val="none" w:sz="0" w:space="0" w:color="auto"/>
                    <w:left w:val="none" w:sz="0" w:space="0" w:color="auto"/>
                    <w:bottom w:val="none" w:sz="0" w:space="0" w:color="auto"/>
                    <w:right w:val="none" w:sz="0" w:space="0" w:color="auto"/>
                  </w:divBdr>
                </w:div>
                <w:div w:id="1196963778">
                  <w:marLeft w:val="0"/>
                  <w:marRight w:val="0"/>
                  <w:marTop w:val="0"/>
                  <w:marBottom w:val="0"/>
                  <w:divBdr>
                    <w:top w:val="none" w:sz="0" w:space="0" w:color="auto"/>
                    <w:left w:val="none" w:sz="0" w:space="0" w:color="auto"/>
                    <w:bottom w:val="none" w:sz="0" w:space="0" w:color="auto"/>
                    <w:right w:val="none" w:sz="0" w:space="0" w:color="auto"/>
                  </w:divBdr>
                </w:div>
                <w:div w:id="1199243825">
                  <w:marLeft w:val="0"/>
                  <w:marRight w:val="0"/>
                  <w:marTop w:val="0"/>
                  <w:marBottom w:val="0"/>
                  <w:divBdr>
                    <w:top w:val="none" w:sz="0" w:space="0" w:color="auto"/>
                    <w:left w:val="none" w:sz="0" w:space="0" w:color="auto"/>
                    <w:bottom w:val="none" w:sz="0" w:space="0" w:color="auto"/>
                    <w:right w:val="none" w:sz="0" w:space="0" w:color="auto"/>
                  </w:divBdr>
                </w:div>
                <w:div w:id="1200162129">
                  <w:marLeft w:val="0"/>
                  <w:marRight w:val="0"/>
                  <w:marTop w:val="0"/>
                  <w:marBottom w:val="0"/>
                  <w:divBdr>
                    <w:top w:val="none" w:sz="0" w:space="0" w:color="auto"/>
                    <w:left w:val="none" w:sz="0" w:space="0" w:color="auto"/>
                    <w:bottom w:val="none" w:sz="0" w:space="0" w:color="auto"/>
                    <w:right w:val="none" w:sz="0" w:space="0" w:color="auto"/>
                  </w:divBdr>
                </w:div>
                <w:div w:id="1202405103">
                  <w:marLeft w:val="0"/>
                  <w:marRight w:val="0"/>
                  <w:marTop w:val="0"/>
                  <w:marBottom w:val="0"/>
                  <w:divBdr>
                    <w:top w:val="none" w:sz="0" w:space="0" w:color="auto"/>
                    <w:left w:val="none" w:sz="0" w:space="0" w:color="auto"/>
                    <w:bottom w:val="none" w:sz="0" w:space="0" w:color="auto"/>
                    <w:right w:val="none" w:sz="0" w:space="0" w:color="auto"/>
                  </w:divBdr>
                </w:div>
                <w:div w:id="1202981122">
                  <w:marLeft w:val="0"/>
                  <w:marRight w:val="0"/>
                  <w:marTop w:val="0"/>
                  <w:marBottom w:val="0"/>
                  <w:divBdr>
                    <w:top w:val="none" w:sz="0" w:space="0" w:color="auto"/>
                    <w:left w:val="none" w:sz="0" w:space="0" w:color="auto"/>
                    <w:bottom w:val="none" w:sz="0" w:space="0" w:color="auto"/>
                    <w:right w:val="none" w:sz="0" w:space="0" w:color="auto"/>
                  </w:divBdr>
                </w:div>
                <w:div w:id="1203326304">
                  <w:marLeft w:val="0"/>
                  <w:marRight w:val="0"/>
                  <w:marTop w:val="0"/>
                  <w:marBottom w:val="0"/>
                  <w:divBdr>
                    <w:top w:val="none" w:sz="0" w:space="0" w:color="auto"/>
                    <w:left w:val="none" w:sz="0" w:space="0" w:color="auto"/>
                    <w:bottom w:val="none" w:sz="0" w:space="0" w:color="auto"/>
                    <w:right w:val="none" w:sz="0" w:space="0" w:color="auto"/>
                  </w:divBdr>
                </w:div>
                <w:div w:id="1204058984">
                  <w:marLeft w:val="0"/>
                  <w:marRight w:val="0"/>
                  <w:marTop w:val="0"/>
                  <w:marBottom w:val="0"/>
                  <w:divBdr>
                    <w:top w:val="none" w:sz="0" w:space="0" w:color="auto"/>
                    <w:left w:val="none" w:sz="0" w:space="0" w:color="auto"/>
                    <w:bottom w:val="none" w:sz="0" w:space="0" w:color="auto"/>
                    <w:right w:val="none" w:sz="0" w:space="0" w:color="auto"/>
                  </w:divBdr>
                </w:div>
                <w:div w:id="1205755203">
                  <w:marLeft w:val="0"/>
                  <w:marRight w:val="0"/>
                  <w:marTop w:val="0"/>
                  <w:marBottom w:val="0"/>
                  <w:divBdr>
                    <w:top w:val="none" w:sz="0" w:space="0" w:color="auto"/>
                    <w:left w:val="none" w:sz="0" w:space="0" w:color="auto"/>
                    <w:bottom w:val="none" w:sz="0" w:space="0" w:color="auto"/>
                    <w:right w:val="none" w:sz="0" w:space="0" w:color="auto"/>
                  </w:divBdr>
                </w:div>
                <w:div w:id="1207067247">
                  <w:marLeft w:val="0"/>
                  <w:marRight w:val="0"/>
                  <w:marTop w:val="0"/>
                  <w:marBottom w:val="0"/>
                  <w:divBdr>
                    <w:top w:val="none" w:sz="0" w:space="0" w:color="auto"/>
                    <w:left w:val="none" w:sz="0" w:space="0" w:color="auto"/>
                    <w:bottom w:val="none" w:sz="0" w:space="0" w:color="auto"/>
                    <w:right w:val="none" w:sz="0" w:space="0" w:color="auto"/>
                  </w:divBdr>
                </w:div>
                <w:div w:id="1207791520">
                  <w:marLeft w:val="0"/>
                  <w:marRight w:val="0"/>
                  <w:marTop w:val="0"/>
                  <w:marBottom w:val="0"/>
                  <w:divBdr>
                    <w:top w:val="none" w:sz="0" w:space="0" w:color="auto"/>
                    <w:left w:val="none" w:sz="0" w:space="0" w:color="auto"/>
                    <w:bottom w:val="none" w:sz="0" w:space="0" w:color="auto"/>
                    <w:right w:val="none" w:sz="0" w:space="0" w:color="auto"/>
                  </w:divBdr>
                </w:div>
                <w:div w:id="1207833065">
                  <w:marLeft w:val="0"/>
                  <w:marRight w:val="0"/>
                  <w:marTop w:val="0"/>
                  <w:marBottom w:val="0"/>
                  <w:divBdr>
                    <w:top w:val="none" w:sz="0" w:space="0" w:color="auto"/>
                    <w:left w:val="none" w:sz="0" w:space="0" w:color="auto"/>
                    <w:bottom w:val="none" w:sz="0" w:space="0" w:color="auto"/>
                    <w:right w:val="none" w:sz="0" w:space="0" w:color="auto"/>
                  </w:divBdr>
                </w:div>
                <w:div w:id="1207912384">
                  <w:marLeft w:val="0"/>
                  <w:marRight w:val="0"/>
                  <w:marTop w:val="0"/>
                  <w:marBottom w:val="0"/>
                  <w:divBdr>
                    <w:top w:val="none" w:sz="0" w:space="0" w:color="auto"/>
                    <w:left w:val="none" w:sz="0" w:space="0" w:color="auto"/>
                    <w:bottom w:val="none" w:sz="0" w:space="0" w:color="auto"/>
                    <w:right w:val="none" w:sz="0" w:space="0" w:color="auto"/>
                  </w:divBdr>
                </w:div>
                <w:div w:id="1208569516">
                  <w:marLeft w:val="0"/>
                  <w:marRight w:val="0"/>
                  <w:marTop w:val="0"/>
                  <w:marBottom w:val="0"/>
                  <w:divBdr>
                    <w:top w:val="none" w:sz="0" w:space="0" w:color="auto"/>
                    <w:left w:val="none" w:sz="0" w:space="0" w:color="auto"/>
                    <w:bottom w:val="none" w:sz="0" w:space="0" w:color="auto"/>
                    <w:right w:val="none" w:sz="0" w:space="0" w:color="auto"/>
                  </w:divBdr>
                </w:div>
                <w:div w:id="1208638441">
                  <w:marLeft w:val="0"/>
                  <w:marRight w:val="0"/>
                  <w:marTop w:val="0"/>
                  <w:marBottom w:val="0"/>
                  <w:divBdr>
                    <w:top w:val="none" w:sz="0" w:space="0" w:color="auto"/>
                    <w:left w:val="none" w:sz="0" w:space="0" w:color="auto"/>
                    <w:bottom w:val="none" w:sz="0" w:space="0" w:color="auto"/>
                    <w:right w:val="none" w:sz="0" w:space="0" w:color="auto"/>
                  </w:divBdr>
                </w:div>
                <w:div w:id="1211959297">
                  <w:marLeft w:val="0"/>
                  <w:marRight w:val="0"/>
                  <w:marTop w:val="0"/>
                  <w:marBottom w:val="0"/>
                  <w:divBdr>
                    <w:top w:val="none" w:sz="0" w:space="0" w:color="auto"/>
                    <w:left w:val="none" w:sz="0" w:space="0" w:color="auto"/>
                    <w:bottom w:val="none" w:sz="0" w:space="0" w:color="auto"/>
                    <w:right w:val="none" w:sz="0" w:space="0" w:color="auto"/>
                  </w:divBdr>
                </w:div>
                <w:div w:id="1212615382">
                  <w:marLeft w:val="0"/>
                  <w:marRight w:val="0"/>
                  <w:marTop w:val="0"/>
                  <w:marBottom w:val="0"/>
                  <w:divBdr>
                    <w:top w:val="none" w:sz="0" w:space="0" w:color="auto"/>
                    <w:left w:val="none" w:sz="0" w:space="0" w:color="auto"/>
                    <w:bottom w:val="none" w:sz="0" w:space="0" w:color="auto"/>
                    <w:right w:val="none" w:sz="0" w:space="0" w:color="auto"/>
                  </w:divBdr>
                </w:div>
                <w:div w:id="1212690136">
                  <w:marLeft w:val="0"/>
                  <w:marRight w:val="0"/>
                  <w:marTop w:val="0"/>
                  <w:marBottom w:val="0"/>
                  <w:divBdr>
                    <w:top w:val="none" w:sz="0" w:space="0" w:color="auto"/>
                    <w:left w:val="none" w:sz="0" w:space="0" w:color="auto"/>
                    <w:bottom w:val="none" w:sz="0" w:space="0" w:color="auto"/>
                    <w:right w:val="none" w:sz="0" w:space="0" w:color="auto"/>
                  </w:divBdr>
                </w:div>
                <w:div w:id="1213033547">
                  <w:marLeft w:val="0"/>
                  <w:marRight w:val="0"/>
                  <w:marTop w:val="0"/>
                  <w:marBottom w:val="0"/>
                  <w:divBdr>
                    <w:top w:val="none" w:sz="0" w:space="0" w:color="auto"/>
                    <w:left w:val="none" w:sz="0" w:space="0" w:color="auto"/>
                    <w:bottom w:val="none" w:sz="0" w:space="0" w:color="auto"/>
                    <w:right w:val="none" w:sz="0" w:space="0" w:color="auto"/>
                  </w:divBdr>
                </w:div>
                <w:div w:id="1213081182">
                  <w:marLeft w:val="0"/>
                  <w:marRight w:val="0"/>
                  <w:marTop w:val="0"/>
                  <w:marBottom w:val="0"/>
                  <w:divBdr>
                    <w:top w:val="none" w:sz="0" w:space="0" w:color="auto"/>
                    <w:left w:val="none" w:sz="0" w:space="0" w:color="auto"/>
                    <w:bottom w:val="none" w:sz="0" w:space="0" w:color="auto"/>
                    <w:right w:val="none" w:sz="0" w:space="0" w:color="auto"/>
                  </w:divBdr>
                </w:div>
                <w:div w:id="1213226854">
                  <w:marLeft w:val="0"/>
                  <w:marRight w:val="0"/>
                  <w:marTop w:val="0"/>
                  <w:marBottom w:val="0"/>
                  <w:divBdr>
                    <w:top w:val="none" w:sz="0" w:space="0" w:color="auto"/>
                    <w:left w:val="none" w:sz="0" w:space="0" w:color="auto"/>
                    <w:bottom w:val="none" w:sz="0" w:space="0" w:color="auto"/>
                    <w:right w:val="none" w:sz="0" w:space="0" w:color="auto"/>
                  </w:divBdr>
                </w:div>
                <w:div w:id="1213806026">
                  <w:marLeft w:val="0"/>
                  <w:marRight w:val="0"/>
                  <w:marTop w:val="0"/>
                  <w:marBottom w:val="0"/>
                  <w:divBdr>
                    <w:top w:val="none" w:sz="0" w:space="0" w:color="auto"/>
                    <w:left w:val="none" w:sz="0" w:space="0" w:color="auto"/>
                    <w:bottom w:val="none" w:sz="0" w:space="0" w:color="auto"/>
                    <w:right w:val="none" w:sz="0" w:space="0" w:color="auto"/>
                  </w:divBdr>
                </w:div>
                <w:div w:id="1214656216">
                  <w:marLeft w:val="0"/>
                  <w:marRight w:val="0"/>
                  <w:marTop w:val="0"/>
                  <w:marBottom w:val="0"/>
                  <w:divBdr>
                    <w:top w:val="none" w:sz="0" w:space="0" w:color="auto"/>
                    <w:left w:val="none" w:sz="0" w:space="0" w:color="auto"/>
                    <w:bottom w:val="none" w:sz="0" w:space="0" w:color="auto"/>
                    <w:right w:val="none" w:sz="0" w:space="0" w:color="auto"/>
                  </w:divBdr>
                </w:div>
                <w:div w:id="1214922444">
                  <w:marLeft w:val="0"/>
                  <w:marRight w:val="0"/>
                  <w:marTop w:val="0"/>
                  <w:marBottom w:val="0"/>
                  <w:divBdr>
                    <w:top w:val="none" w:sz="0" w:space="0" w:color="auto"/>
                    <w:left w:val="none" w:sz="0" w:space="0" w:color="auto"/>
                    <w:bottom w:val="none" w:sz="0" w:space="0" w:color="auto"/>
                    <w:right w:val="none" w:sz="0" w:space="0" w:color="auto"/>
                  </w:divBdr>
                </w:div>
                <w:div w:id="1215851909">
                  <w:marLeft w:val="0"/>
                  <w:marRight w:val="0"/>
                  <w:marTop w:val="0"/>
                  <w:marBottom w:val="0"/>
                  <w:divBdr>
                    <w:top w:val="none" w:sz="0" w:space="0" w:color="auto"/>
                    <w:left w:val="none" w:sz="0" w:space="0" w:color="auto"/>
                    <w:bottom w:val="none" w:sz="0" w:space="0" w:color="auto"/>
                    <w:right w:val="none" w:sz="0" w:space="0" w:color="auto"/>
                  </w:divBdr>
                </w:div>
                <w:div w:id="1215971972">
                  <w:marLeft w:val="0"/>
                  <w:marRight w:val="0"/>
                  <w:marTop w:val="0"/>
                  <w:marBottom w:val="0"/>
                  <w:divBdr>
                    <w:top w:val="none" w:sz="0" w:space="0" w:color="auto"/>
                    <w:left w:val="none" w:sz="0" w:space="0" w:color="auto"/>
                    <w:bottom w:val="none" w:sz="0" w:space="0" w:color="auto"/>
                    <w:right w:val="none" w:sz="0" w:space="0" w:color="auto"/>
                  </w:divBdr>
                </w:div>
                <w:div w:id="1218667058">
                  <w:marLeft w:val="0"/>
                  <w:marRight w:val="0"/>
                  <w:marTop w:val="0"/>
                  <w:marBottom w:val="0"/>
                  <w:divBdr>
                    <w:top w:val="none" w:sz="0" w:space="0" w:color="auto"/>
                    <w:left w:val="none" w:sz="0" w:space="0" w:color="auto"/>
                    <w:bottom w:val="none" w:sz="0" w:space="0" w:color="auto"/>
                    <w:right w:val="none" w:sz="0" w:space="0" w:color="auto"/>
                  </w:divBdr>
                </w:div>
                <w:div w:id="1220553260">
                  <w:marLeft w:val="0"/>
                  <w:marRight w:val="0"/>
                  <w:marTop w:val="0"/>
                  <w:marBottom w:val="0"/>
                  <w:divBdr>
                    <w:top w:val="none" w:sz="0" w:space="0" w:color="auto"/>
                    <w:left w:val="none" w:sz="0" w:space="0" w:color="auto"/>
                    <w:bottom w:val="none" w:sz="0" w:space="0" w:color="auto"/>
                    <w:right w:val="none" w:sz="0" w:space="0" w:color="auto"/>
                  </w:divBdr>
                </w:div>
                <w:div w:id="1220555123">
                  <w:marLeft w:val="0"/>
                  <w:marRight w:val="0"/>
                  <w:marTop w:val="0"/>
                  <w:marBottom w:val="0"/>
                  <w:divBdr>
                    <w:top w:val="none" w:sz="0" w:space="0" w:color="auto"/>
                    <w:left w:val="none" w:sz="0" w:space="0" w:color="auto"/>
                    <w:bottom w:val="none" w:sz="0" w:space="0" w:color="auto"/>
                    <w:right w:val="none" w:sz="0" w:space="0" w:color="auto"/>
                  </w:divBdr>
                </w:div>
                <w:div w:id="1221092353">
                  <w:marLeft w:val="0"/>
                  <w:marRight w:val="0"/>
                  <w:marTop w:val="0"/>
                  <w:marBottom w:val="0"/>
                  <w:divBdr>
                    <w:top w:val="none" w:sz="0" w:space="0" w:color="auto"/>
                    <w:left w:val="none" w:sz="0" w:space="0" w:color="auto"/>
                    <w:bottom w:val="none" w:sz="0" w:space="0" w:color="auto"/>
                    <w:right w:val="none" w:sz="0" w:space="0" w:color="auto"/>
                  </w:divBdr>
                </w:div>
                <w:div w:id="1221985837">
                  <w:marLeft w:val="0"/>
                  <w:marRight w:val="0"/>
                  <w:marTop w:val="0"/>
                  <w:marBottom w:val="0"/>
                  <w:divBdr>
                    <w:top w:val="none" w:sz="0" w:space="0" w:color="auto"/>
                    <w:left w:val="none" w:sz="0" w:space="0" w:color="auto"/>
                    <w:bottom w:val="none" w:sz="0" w:space="0" w:color="auto"/>
                    <w:right w:val="none" w:sz="0" w:space="0" w:color="auto"/>
                  </w:divBdr>
                </w:div>
                <w:div w:id="1222011935">
                  <w:marLeft w:val="0"/>
                  <w:marRight w:val="0"/>
                  <w:marTop w:val="0"/>
                  <w:marBottom w:val="0"/>
                  <w:divBdr>
                    <w:top w:val="none" w:sz="0" w:space="0" w:color="auto"/>
                    <w:left w:val="none" w:sz="0" w:space="0" w:color="auto"/>
                    <w:bottom w:val="none" w:sz="0" w:space="0" w:color="auto"/>
                    <w:right w:val="none" w:sz="0" w:space="0" w:color="auto"/>
                  </w:divBdr>
                </w:div>
                <w:div w:id="1222405059">
                  <w:marLeft w:val="0"/>
                  <w:marRight w:val="0"/>
                  <w:marTop w:val="0"/>
                  <w:marBottom w:val="0"/>
                  <w:divBdr>
                    <w:top w:val="none" w:sz="0" w:space="0" w:color="auto"/>
                    <w:left w:val="none" w:sz="0" w:space="0" w:color="auto"/>
                    <w:bottom w:val="none" w:sz="0" w:space="0" w:color="auto"/>
                    <w:right w:val="none" w:sz="0" w:space="0" w:color="auto"/>
                  </w:divBdr>
                </w:div>
                <w:div w:id="1223522331">
                  <w:marLeft w:val="0"/>
                  <w:marRight w:val="0"/>
                  <w:marTop w:val="0"/>
                  <w:marBottom w:val="0"/>
                  <w:divBdr>
                    <w:top w:val="none" w:sz="0" w:space="0" w:color="auto"/>
                    <w:left w:val="none" w:sz="0" w:space="0" w:color="auto"/>
                    <w:bottom w:val="none" w:sz="0" w:space="0" w:color="auto"/>
                    <w:right w:val="none" w:sz="0" w:space="0" w:color="auto"/>
                  </w:divBdr>
                </w:div>
                <w:div w:id="1224677802">
                  <w:marLeft w:val="0"/>
                  <w:marRight w:val="0"/>
                  <w:marTop w:val="0"/>
                  <w:marBottom w:val="0"/>
                  <w:divBdr>
                    <w:top w:val="none" w:sz="0" w:space="0" w:color="auto"/>
                    <w:left w:val="none" w:sz="0" w:space="0" w:color="auto"/>
                    <w:bottom w:val="none" w:sz="0" w:space="0" w:color="auto"/>
                    <w:right w:val="none" w:sz="0" w:space="0" w:color="auto"/>
                  </w:divBdr>
                </w:div>
                <w:div w:id="1225599289">
                  <w:marLeft w:val="0"/>
                  <w:marRight w:val="0"/>
                  <w:marTop w:val="0"/>
                  <w:marBottom w:val="0"/>
                  <w:divBdr>
                    <w:top w:val="none" w:sz="0" w:space="0" w:color="auto"/>
                    <w:left w:val="none" w:sz="0" w:space="0" w:color="auto"/>
                    <w:bottom w:val="none" w:sz="0" w:space="0" w:color="auto"/>
                    <w:right w:val="none" w:sz="0" w:space="0" w:color="auto"/>
                  </w:divBdr>
                </w:div>
                <w:div w:id="1226909920">
                  <w:marLeft w:val="0"/>
                  <w:marRight w:val="0"/>
                  <w:marTop w:val="0"/>
                  <w:marBottom w:val="0"/>
                  <w:divBdr>
                    <w:top w:val="none" w:sz="0" w:space="0" w:color="auto"/>
                    <w:left w:val="none" w:sz="0" w:space="0" w:color="auto"/>
                    <w:bottom w:val="none" w:sz="0" w:space="0" w:color="auto"/>
                    <w:right w:val="none" w:sz="0" w:space="0" w:color="auto"/>
                  </w:divBdr>
                </w:div>
                <w:div w:id="1229806268">
                  <w:marLeft w:val="0"/>
                  <w:marRight w:val="0"/>
                  <w:marTop w:val="0"/>
                  <w:marBottom w:val="0"/>
                  <w:divBdr>
                    <w:top w:val="none" w:sz="0" w:space="0" w:color="auto"/>
                    <w:left w:val="none" w:sz="0" w:space="0" w:color="auto"/>
                    <w:bottom w:val="none" w:sz="0" w:space="0" w:color="auto"/>
                    <w:right w:val="none" w:sz="0" w:space="0" w:color="auto"/>
                  </w:divBdr>
                </w:div>
                <w:div w:id="1230068527">
                  <w:marLeft w:val="0"/>
                  <w:marRight w:val="0"/>
                  <w:marTop w:val="0"/>
                  <w:marBottom w:val="0"/>
                  <w:divBdr>
                    <w:top w:val="none" w:sz="0" w:space="0" w:color="auto"/>
                    <w:left w:val="none" w:sz="0" w:space="0" w:color="auto"/>
                    <w:bottom w:val="none" w:sz="0" w:space="0" w:color="auto"/>
                    <w:right w:val="none" w:sz="0" w:space="0" w:color="auto"/>
                  </w:divBdr>
                </w:div>
                <w:div w:id="1230189203">
                  <w:marLeft w:val="0"/>
                  <w:marRight w:val="0"/>
                  <w:marTop w:val="0"/>
                  <w:marBottom w:val="0"/>
                  <w:divBdr>
                    <w:top w:val="none" w:sz="0" w:space="0" w:color="auto"/>
                    <w:left w:val="none" w:sz="0" w:space="0" w:color="auto"/>
                    <w:bottom w:val="none" w:sz="0" w:space="0" w:color="auto"/>
                    <w:right w:val="none" w:sz="0" w:space="0" w:color="auto"/>
                  </w:divBdr>
                </w:div>
                <w:div w:id="1232497286">
                  <w:marLeft w:val="0"/>
                  <w:marRight w:val="0"/>
                  <w:marTop w:val="0"/>
                  <w:marBottom w:val="0"/>
                  <w:divBdr>
                    <w:top w:val="none" w:sz="0" w:space="0" w:color="auto"/>
                    <w:left w:val="none" w:sz="0" w:space="0" w:color="auto"/>
                    <w:bottom w:val="none" w:sz="0" w:space="0" w:color="auto"/>
                    <w:right w:val="none" w:sz="0" w:space="0" w:color="auto"/>
                  </w:divBdr>
                </w:div>
                <w:div w:id="1232692433">
                  <w:marLeft w:val="0"/>
                  <w:marRight w:val="0"/>
                  <w:marTop w:val="0"/>
                  <w:marBottom w:val="0"/>
                  <w:divBdr>
                    <w:top w:val="none" w:sz="0" w:space="0" w:color="auto"/>
                    <w:left w:val="none" w:sz="0" w:space="0" w:color="auto"/>
                    <w:bottom w:val="none" w:sz="0" w:space="0" w:color="auto"/>
                    <w:right w:val="none" w:sz="0" w:space="0" w:color="auto"/>
                  </w:divBdr>
                </w:div>
                <w:div w:id="1232815613">
                  <w:marLeft w:val="0"/>
                  <w:marRight w:val="0"/>
                  <w:marTop w:val="0"/>
                  <w:marBottom w:val="0"/>
                  <w:divBdr>
                    <w:top w:val="none" w:sz="0" w:space="0" w:color="auto"/>
                    <w:left w:val="none" w:sz="0" w:space="0" w:color="auto"/>
                    <w:bottom w:val="none" w:sz="0" w:space="0" w:color="auto"/>
                    <w:right w:val="none" w:sz="0" w:space="0" w:color="auto"/>
                  </w:divBdr>
                </w:div>
                <w:div w:id="1234657075">
                  <w:marLeft w:val="0"/>
                  <w:marRight w:val="0"/>
                  <w:marTop w:val="0"/>
                  <w:marBottom w:val="0"/>
                  <w:divBdr>
                    <w:top w:val="none" w:sz="0" w:space="0" w:color="auto"/>
                    <w:left w:val="none" w:sz="0" w:space="0" w:color="auto"/>
                    <w:bottom w:val="none" w:sz="0" w:space="0" w:color="auto"/>
                    <w:right w:val="none" w:sz="0" w:space="0" w:color="auto"/>
                  </w:divBdr>
                </w:div>
                <w:div w:id="1234778509">
                  <w:marLeft w:val="0"/>
                  <w:marRight w:val="0"/>
                  <w:marTop w:val="0"/>
                  <w:marBottom w:val="0"/>
                  <w:divBdr>
                    <w:top w:val="none" w:sz="0" w:space="0" w:color="auto"/>
                    <w:left w:val="none" w:sz="0" w:space="0" w:color="auto"/>
                    <w:bottom w:val="none" w:sz="0" w:space="0" w:color="auto"/>
                    <w:right w:val="none" w:sz="0" w:space="0" w:color="auto"/>
                  </w:divBdr>
                </w:div>
                <w:div w:id="1235579670">
                  <w:marLeft w:val="0"/>
                  <w:marRight w:val="0"/>
                  <w:marTop w:val="0"/>
                  <w:marBottom w:val="0"/>
                  <w:divBdr>
                    <w:top w:val="none" w:sz="0" w:space="0" w:color="auto"/>
                    <w:left w:val="none" w:sz="0" w:space="0" w:color="auto"/>
                    <w:bottom w:val="none" w:sz="0" w:space="0" w:color="auto"/>
                    <w:right w:val="none" w:sz="0" w:space="0" w:color="auto"/>
                  </w:divBdr>
                </w:div>
                <w:div w:id="1237976672">
                  <w:marLeft w:val="0"/>
                  <w:marRight w:val="0"/>
                  <w:marTop w:val="0"/>
                  <w:marBottom w:val="0"/>
                  <w:divBdr>
                    <w:top w:val="none" w:sz="0" w:space="0" w:color="auto"/>
                    <w:left w:val="none" w:sz="0" w:space="0" w:color="auto"/>
                    <w:bottom w:val="none" w:sz="0" w:space="0" w:color="auto"/>
                    <w:right w:val="none" w:sz="0" w:space="0" w:color="auto"/>
                  </w:divBdr>
                </w:div>
                <w:div w:id="1238203838">
                  <w:marLeft w:val="0"/>
                  <w:marRight w:val="0"/>
                  <w:marTop w:val="0"/>
                  <w:marBottom w:val="0"/>
                  <w:divBdr>
                    <w:top w:val="none" w:sz="0" w:space="0" w:color="auto"/>
                    <w:left w:val="none" w:sz="0" w:space="0" w:color="auto"/>
                    <w:bottom w:val="none" w:sz="0" w:space="0" w:color="auto"/>
                    <w:right w:val="none" w:sz="0" w:space="0" w:color="auto"/>
                  </w:divBdr>
                </w:div>
                <w:div w:id="1238976414">
                  <w:marLeft w:val="0"/>
                  <w:marRight w:val="0"/>
                  <w:marTop w:val="0"/>
                  <w:marBottom w:val="0"/>
                  <w:divBdr>
                    <w:top w:val="none" w:sz="0" w:space="0" w:color="auto"/>
                    <w:left w:val="none" w:sz="0" w:space="0" w:color="auto"/>
                    <w:bottom w:val="none" w:sz="0" w:space="0" w:color="auto"/>
                    <w:right w:val="none" w:sz="0" w:space="0" w:color="auto"/>
                  </w:divBdr>
                </w:div>
                <w:div w:id="1238977257">
                  <w:marLeft w:val="0"/>
                  <w:marRight w:val="0"/>
                  <w:marTop w:val="0"/>
                  <w:marBottom w:val="0"/>
                  <w:divBdr>
                    <w:top w:val="none" w:sz="0" w:space="0" w:color="auto"/>
                    <w:left w:val="none" w:sz="0" w:space="0" w:color="auto"/>
                    <w:bottom w:val="none" w:sz="0" w:space="0" w:color="auto"/>
                    <w:right w:val="none" w:sz="0" w:space="0" w:color="auto"/>
                  </w:divBdr>
                </w:div>
                <w:div w:id="1239444350">
                  <w:marLeft w:val="0"/>
                  <w:marRight w:val="0"/>
                  <w:marTop w:val="0"/>
                  <w:marBottom w:val="0"/>
                  <w:divBdr>
                    <w:top w:val="none" w:sz="0" w:space="0" w:color="auto"/>
                    <w:left w:val="none" w:sz="0" w:space="0" w:color="auto"/>
                    <w:bottom w:val="none" w:sz="0" w:space="0" w:color="auto"/>
                    <w:right w:val="none" w:sz="0" w:space="0" w:color="auto"/>
                  </w:divBdr>
                </w:div>
                <w:div w:id="1239561630">
                  <w:marLeft w:val="0"/>
                  <w:marRight w:val="0"/>
                  <w:marTop w:val="0"/>
                  <w:marBottom w:val="0"/>
                  <w:divBdr>
                    <w:top w:val="none" w:sz="0" w:space="0" w:color="auto"/>
                    <w:left w:val="none" w:sz="0" w:space="0" w:color="auto"/>
                    <w:bottom w:val="none" w:sz="0" w:space="0" w:color="auto"/>
                    <w:right w:val="none" w:sz="0" w:space="0" w:color="auto"/>
                  </w:divBdr>
                </w:div>
                <w:div w:id="1239754882">
                  <w:marLeft w:val="0"/>
                  <w:marRight w:val="0"/>
                  <w:marTop w:val="0"/>
                  <w:marBottom w:val="0"/>
                  <w:divBdr>
                    <w:top w:val="none" w:sz="0" w:space="0" w:color="auto"/>
                    <w:left w:val="none" w:sz="0" w:space="0" w:color="auto"/>
                    <w:bottom w:val="none" w:sz="0" w:space="0" w:color="auto"/>
                    <w:right w:val="none" w:sz="0" w:space="0" w:color="auto"/>
                  </w:divBdr>
                </w:div>
                <w:div w:id="1240017389">
                  <w:marLeft w:val="0"/>
                  <w:marRight w:val="0"/>
                  <w:marTop w:val="0"/>
                  <w:marBottom w:val="0"/>
                  <w:divBdr>
                    <w:top w:val="none" w:sz="0" w:space="0" w:color="auto"/>
                    <w:left w:val="none" w:sz="0" w:space="0" w:color="auto"/>
                    <w:bottom w:val="none" w:sz="0" w:space="0" w:color="auto"/>
                    <w:right w:val="none" w:sz="0" w:space="0" w:color="auto"/>
                  </w:divBdr>
                </w:div>
                <w:div w:id="1240747505">
                  <w:marLeft w:val="0"/>
                  <w:marRight w:val="0"/>
                  <w:marTop w:val="0"/>
                  <w:marBottom w:val="0"/>
                  <w:divBdr>
                    <w:top w:val="none" w:sz="0" w:space="0" w:color="auto"/>
                    <w:left w:val="none" w:sz="0" w:space="0" w:color="auto"/>
                    <w:bottom w:val="none" w:sz="0" w:space="0" w:color="auto"/>
                    <w:right w:val="none" w:sz="0" w:space="0" w:color="auto"/>
                  </w:divBdr>
                </w:div>
                <w:div w:id="1240797293">
                  <w:marLeft w:val="0"/>
                  <w:marRight w:val="0"/>
                  <w:marTop w:val="0"/>
                  <w:marBottom w:val="0"/>
                  <w:divBdr>
                    <w:top w:val="none" w:sz="0" w:space="0" w:color="auto"/>
                    <w:left w:val="none" w:sz="0" w:space="0" w:color="auto"/>
                    <w:bottom w:val="none" w:sz="0" w:space="0" w:color="auto"/>
                    <w:right w:val="none" w:sz="0" w:space="0" w:color="auto"/>
                  </w:divBdr>
                </w:div>
                <w:div w:id="1241674669">
                  <w:marLeft w:val="0"/>
                  <w:marRight w:val="0"/>
                  <w:marTop w:val="0"/>
                  <w:marBottom w:val="0"/>
                  <w:divBdr>
                    <w:top w:val="none" w:sz="0" w:space="0" w:color="auto"/>
                    <w:left w:val="none" w:sz="0" w:space="0" w:color="auto"/>
                    <w:bottom w:val="none" w:sz="0" w:space="0" w:color="auto"/>
                    <w:right w:val="none" w:sz="0" w:space="0" w:color="auto"/>
                  </w:divBdr>
                </w:div>
                <w:div w:id="1243099933">
                  <w:marLeft w:val="0"/>
                  <w:marRight w:val="0"/>
                  <w:marTop w:val="0"/>
                  <w:marBottom w:val="0"/>
                  <w:divBdr>
                    <w:top w:val="none" w:sz="0" w:space="0" w:color="auto"/>
                    <w:left w:val="none" w:sz="0" w:space="0" w:color="auto"/>
                    <w:bottom w:val="none" w:sz="0" w:space="0" w:color="auto"/>
                    <w:right w:val="none" w:sz="0" w:space="0" w:color="auto"/>
                  </w:divBdr>
                </w:div>
                <w:div w:id="1243446392">
                  <w:marLeft w:val="0"/>
                  <w:marRight w:val="0"/>
                  <w:marTop w:val="0"/>
                  <w:marBottom w:val="0"/>
                  <w:divBdr>
                    <w:top w:val="none" w:sz="0" w:space="0" w:color="auto"/>
                    <w:left w:val="none" w:sz="0" w:space="0" w:color="auto"/>
                    <w:bottom w:val="none" w:sz="0" w:space="0" w:color="auto"/>
                    <w:right w:val="none" w:sz="0" w:space="0" w:color="auto"/>
                  </w:divBdr>
                </w:div>
                <w:div w:id="1244297978">
                  <w:marLeft w:val="0"/>
                  <w:marRight w:val="0"/>
                  <w:marTop w:val="0"/>
                  <w:marBottom w:val="0"/>
                  <w:divBdr>
                    <w:top w:val="none" w:sz="0" w:space="0" w:color="auto"/>
                    <w:left w:val="none" w:sz="0" w:space="0" w:color="auto"/>
                    <w:bottom w:val="none" w:sz="0" w:space="0" w:color="auto"/>
                    <w:right w:val="none" w:sz="0" w:space="0" w:color="auto"/>
                  </w:divBdr>
                </w:div>
                <w:div w:id="1247307663">
                  <w:marLeft w:val="0"/>
                  <w:marRight w:val="0"/>
                  <w:marTop w:val="0"/>
                  <w:marBottom w:val="0"/>
                  <w:divBdr>
                    <w:top w:val="none" w:sz="0" w:space="0" w:color="auto"/>
                    <w:left w:val="none" w:sz="0" w:space="0" w:color="auto"/>
                    <w:bottom w:val="none" w:sz="0" w:space="0" w:color="auto"/>
                    <w:right w:val="none" w:sz="0" w:space="0" w:color="auto"/>
                  </w:divBdr>
                </w:div>
                <w:div w:id="1247836895">
                  <w:marLeft w:val="0"/>
                  <w:marRight w:val="0"/>
                  <w:marTop w:val="0"/>
                  <w:marBottom w:val="0"/>
                  <w:divBdr>
                    <w:top w:val="none" w:sz="0" w:space="0" w:color="auto"/>
                    <w:left w:val="none" w:sz="0" w:space="0" w:color="auto"/>
                    <w:bottom w:val="none" w:sz="0" w:space="0" w:color="auto"/>
                    <w:right w:val="none" w:sz="0" w:space="0" w:color="auto"/>
                  </w:divBdr>
                </w:div>
                <w:div w:id="1248147697">
                  <w:marLeft w:val="0"/>
                  <w:marRight w:val="0"/>
                  <w:marTop w:val="0"/>
                  <w:marBottom w:val="0"/>
                  <w:divBdr>
                    <w:top w:val="none" w:sz="0" w:space="0" w:color="auto"/>
                    <w:left w:val="none" w:sz="0" w:space="0" w:color="auto"/>
                    <w:bottom w:val="none" w:sz="0" w:space="0" w:color="auto"/>
                    <w:right w:val="none" w:sz="0" w:space="0" w:color="auto"/>
                  </w:divBdr>
                </w:div>
                <w:div w:id="1249533268">
                  <w:marLeft w:val="0"/>
                  <w:marRight w:val="0"/>
                  <w:marTop w:val="0"/>
                  <w:marBottom w:val="0"/>
                  <w:divBdr>
                    <w:top w:val="none" w:sz="0" w:space="0" w:color="auto"/>
                    <w:left w:val="none" w:sz="0" w:space="0" w:color="auto"/>
                    <w:bottom w:val="none" w:sz="0" w:space="0" w:color="auto"/>
                    <w:right w:val="none" w:sz="0" w:space="0" w:color="auto"/>
                  </w:divBdr>
                </w:div>
                <w:div w:id="1249801549">
                  <w:marLeft w:val="0"/>
                  <w:marRight w:val="0"/>
                  <w:marTop w:val="0"/>
                  <w:marBottom w:val="0"/>
                  <w:divBdr>
                    <w:top w:val="none" w:sz="0" w:space="0" w:color="auto"/>
                    <w:left w:val="none" w:sz="0" w:space="0" w:color="auto"/>
                    <w:bottom w:val="none" w:sz="0" w:space="0" w:color="auto"/>
                    <w:right w:val="none" w:sz="0" w:space="0" w:color="auto"/>
                  </w:divBdr>
                </w:div>
                <w:div w:id="1249995337">
                  <w:marLeft w:val="0"/>
                  <w:marRight w:val="0"/>
                  <w:marTop w:val="0"/>
                  <w:marBottom w:val="0"/>
                  <w:divBdr>
                    <w:top w:val="none" w:sz="0" w:space="0" w:color="auto"/>
                    <w:left w:val="none" w:sz="0" w:space="0" w:color="auto"/>
                    <w:bottom w:val="none" w:sz="0" w:space="0" w:color="auto"/>
                    <w:right w:val="none" w:sz="0" w:space="0" w:color="auto"/>
                  </w:divBdr>
                </w:div>
                <w:div w:id="1250432938">
                  <w:marLeft w:val="0"/>
                  <w:marRight w:val="0"/>
                  <w:marTop w:val="0"/>
                  <w:marBottom w:val="0"/>
                  <w:divBdr>
                    <w:top w:val="none" w:sz="0" w:space="0" w:color="auto"/>
                    <w:left w:val="none" w:sz="0" w:space="0" w:color="auto"/>
                    <w:bottom w:val="none" w:sz="0" w:space="0" w:color="auto"/>
                    <w:right w:val="none" w:sz="0" w:space="0" w:color="auto"/>
                  </w:divBdr>
                </w:div>
                <w:div w:id="1251112613">
                  <w:marLeft w:val="0"/>
                  <w:marRight w:val="0"/>
                  <w:marTop w:val="0"/>
                  <w:marBottom w:val="0"/>
                  <w:divBdr>
                    <w:top w:val="none" w:sz="0" w:space="0" w:color="auto"/>
                    <w:left w:val="none" w:sz="0" w:space="0" w:color="auto"/>
                    <w:bottom w:val="none" w:sz="0" w:space="0" w:color="auto"/>
                    <w:right w:val="none" w:sz="0" w:space="0" w:color="auto"/>
                  </w:divBdr>
                </w:div>
                <w:div w:id="1252935065">
                  <w:marLeft w:val="0"/>
                  <w:marRight w:val="0"/>
                  <w:marTop w:val="0"/>
                  <w:marBottom w:val="0"/>
                  <w:divBdr>
                    <w:top w:val="none" w:sz="0" w:space="0" w:color="auto"/>
                    <w:left w:val="none" w:sz="0" w:space="0" w:color="auto"/>
                    <w:bottom w:val="none" w:sz="0" w:space="0" w:color="auto"/>
                    <w:right w:val="none" w:sz="0" w:space="0" w:color="auto"/>
                  </w:divBdr>
                </w:div>
                <w:div w:id="1253008657">
                  <w:marLeft w:val="0"/>
                  <w:marRight w:val="0"/>
                  <w:marTop w:val="0"/>
                  <w:marBottom w:val="0"/>
                  <w:divBdr>
                    <w:top w:val="none" w:sz="0" w:space="0" w:color="auto"/>
                    <w:left w:val="none" w:sz="0" w:space="0" w:color="auto"/>
                    <w:bottom w:val="none" w:sz="0" w:space="0" w:color="auto"/>
                    <w:right w:val="none" w:sz="0" w:space="0" w:color="auto"/>
                  </w:divBdr>
                </w:div>
                <w:div w:id="1253469418">
                  <w:marLeft w:val="0"/>
                  <w:marRight w:val="0"/>
                  <w:marTop w:val="0"/>
                  <w:marBottom w:val="0"/>
                  <w:divBdr>
                    <w:top w:val="none" w:sz="0" w:space="0" w:color="auto"/>
                    <w:left w:val="none" w:sz="0" w:space="0" w:color="auto"/>
                    <w:bottom w:val="none" w:sz="0" w:space="0" w:color="auto"/>
                    <w:right w:val="none" w:sz="0" w:space="0" w:color="auto"/>
                  </w:divBdr>
                </w:div>
                <w:div w:id="1253855759">
                  <w:marLeft w:val="0"/>
                  <w:marRight w:val="0"/>
                  <w:marTop w:val="0"/>
                  <w:marBottom w:val="0"/>
                  <w:divBdr>
                    <w:top w:val="none" w:sz="0" w:space="0" w:color="auto"/>
                    <w:left w:val="none" w:sz="0" w:space="0" w:color="auto"/>
                    <w:bottom w:val="none" w:sz="0" w:space="0" w:color="auto"/>
                    <w:right w:val="none" w:sz="0" w:space="0" w:color="auto"/>
                  </w:divBdr>
                </w:div>
                <w:div w:id="1256868557">
                  <w:marLeft w:val="0"/>
                  <w:marRight w:val="0"/>
                  <w:marTop w:val="0"/>
                  <w:marBottom w:val="0"/>
                  <w:divBdr>
                    <w:top w:val="none" w:sz="0" w:space="0" w:color="auto"/>
                    <w:left w:val="none" w:sz="0" w:space="0" w:color="auto"/>
                    <w:bottom w:val="none" w:sz="0" w:space="0" w:color="auto"/>
                    <w:right w:val="none" w:sz="0" w:space="0" w:color="auto"/>
                  </w:divBdr>
                </w:div>
                <w:div w:id="1257329032">
                  <w:marLeft w:val="0"/>
                  <w:marRight w:val="0"/>
                  <w:marTop w:val="0"/>
                  <w:marBottom w:val="0"/>
                  <w:divBdr>
                    <w:top w:val="none" w:sz="0" w:space="0" w:color="auto"/>
                    <w:left w:val="none" w:sz="0" w:space="0" w:color="auto"/>
                    <w:bottom w:val="none" w:sz="0" w:space="0" w:color="auto"/>
                    <w:right w:val="none" w:sz="0" w:space="0" w:color="auto"/>
                  </w:divBdr>
                </w:div>
                <w:div w:id="1258950215">
                  <w:marLeft w:val="0"/>
                  <w:marRight w:val="0"/>
                  <w:marTop w:val="0"/>
                  <w:marBottom w:val="0"/>
                  <w:divBdr>
                    <w:top w:val="none" w:sz="0" w:space="0" w:color="auto"/>
                    <w:left w:val="none" w:sz="0" w:space="0" w:color="auto"/>
                    <w:bottom w:val="none" w:sz="0" w:space="0" w:color="auto"/>
                    <w:right w:val="none" w:sz="0" w:space="0" w:color="auto"/>
                  </w:divBdr>
                </w:div>
                <w:div w:id="1259018013">
                  <w:marLeft w:val="0"/>
                  <w:marRight w:val="0"/>
                  <w:marTop w:val="0"/>
                  <w:marBottom w:val="0"/>
                  <w:divBdr>
                    <w:top w:val="none" w:sz="0" w:space="0" w:color="auto"/>
                    <w:left w:val="none" w:sz="0" w:space="0" w:color="auto"/>
                    <w:bottom w:val="none" w:sz="0" w:space="0" w:color="auto"/>
                    <w:right w:val="none" w:sz="0" w:space="0" w:color="auto"/>
                  </w:divBdr>
                </w:div>
                <w:div w:id="1259020084">
                  <w:marLeft w:val="0"/>
                  <w:marRight w:val="0"/>
                  <w:marTop w:val="0"/>
                  <w:marBottom w:val="0"/>
                  <w:divBdr>
                    <w:top w:val="none" w:sz="0" w:space="0" w:color="auto"/>
                    <w:left w:val="none" w:sz="0" w:space="0" w:color="auto"/>
                    <w:bottom w:val="none" w:sz="0" w:space="0" w:color="auto"/>
                    <w:right w:val="none" w:sz="0" w:space="0" w:color="auto"/>
                  </w:divBdr>
                </w:div>
                <w:div w:id="1259097186">
                  <w:marLeft w:val="0"/>
                  <w:marRight w:val="0"/>
                  <w:marTop w:val="0"/>
                  <w:marBottom w:val="0"/>
                  <w:divBdr>
                    <w:top w:val="none" w:sz="0" w:space="0" w:color="auto"/>
                    <w:left w:val="none" w:sz="0" w:space="0" w:color="auto"/>
                    <w:bottom w:val="none" w:sz="0" w:space="0" w:color="auto"/>
                    <w:right w:val="none" w:sz="0" w:space="0" w:color="auto"/>
                  </w:divBdr>
                </w:div>
                <w:div w:id="1262225535">
                  <w:marLeft w:val="0"/>
                  <w:marRight w:val="0"/>
                  <w:marTop w:val="0"/>
                  <w:marBottom w:val="0"/>
                  <w:divBdr>
                    <w:top w:val="none" w:sz="0" w:space="0" w:color="auto"/>
                    <w:left w:val="none" w:sz="0" w:space="0" w:color="auto"/>
                    <w:bottom w:val="none" w:sz="0" w:space="0" w:color="auto"/>
                    <w:right w:val="none" w:sz="0" w:space="0" w:color="auto"/>
                  </w:divBdr>
                </w:div>
                <w:div w:id="1264219768">
                  <w:marLeft w:val="0"/>
                  <w:marRight w:val="0"/>
                  <w:marTop w:val="0"/>
                  <w:marBottom w:val="0"/>
                  <w:divBdr>
                    <w:top w:val="none" w:sz="0" w:space="0" w:color="auto"/>
                    <w:left w:val="none" w:sz="0" w:space="0" w:color="auto"/>
                    <w:bottom w:val="none" w:sz="0" w:space="0" w:color="auto"/>
                    <w:right w:val="none" w:sz="0" w:space="0" w:color="auto"/>
                  </w:divBdr>
                </w:div>
                <w:div w:id="1264261283">
                  <w:marLeft w:val="0"/>
                  <w:marRight w:val="0"/>
                  <w:marTop w:val="0"/>
                  <w:marBottom w:val="0"/>
                  <w:divBdr>
                    <w:top w:val="none" w:sz="0" w:space="0" w:color="auto"/>
                    <w:left w:val="none" w:sz="0" w:space="0" w:color="auto"/>
                    <w:bottom w:val="none" w:sz="0" w:space="0" w:color="auto"/>
                    <w:right w:val="none" w:sz="0" w:space="0" w:color="auto"/>
                  </w:divBdr>
                </w:div>
                <w:div w:id="1264462697">
                  <w:marLeft w:val="0"/>
                  <w:marRight w:val="0"/>
                  <w:marTop w:val="0"/>
                  <w:marBottom w:val="0"/>
                  <w:divBdr>
                    <w:top w:val="none" w:sz="0" w:space="0" w:color="auto"/>
                    <w:left w:val="none" w:sz="0" w:space="0" w:color="auto"/>
                    <w:bottom w:val="none" w:sz="0" w:space="0" w:color="auto"/>
                    <w:right w:val="none" w:sz="0" w:space="0" w:color="auto"/>
                  </w:divBdr>
                </w:div>
                <w:div w:id="1264725896">
                  <w:marLeft w:val="0"/>
                  <w:marRight w:val="0"/>
                  <w:marTop w:val="0"/>
                  <w:marBottom w:val="0"/>
                  <w:divBdr>
                    <w:top w:val="none" w:sz="0" w:space="0" w:color="auto"/>
                    <w:left w:val="none" w:sz="0" w:space="0" w:color="auto"/>
                    <w:bottom w:val="none" w:sz="0" w:space="0" w:color="auto"/>
                    <w:right w:val="none" w:sz="0" w:space="0" w:color="auto"/>
                  </w:divBdr>
                </w:div>
                <w:div w:id="1265109928">
                  <w:marLeft w:val="0"/>
                  <w:marRight w:val="0"/>
                  <w:marTop w:val="0"/>
                  <w:marBottom w:val="0"/>
                  <w:divBdr>
                    <w:top w:val="none" w:sz="0" w:space="0" w:color="auto"/>
                    <w:left w:val="none" w:sz="0" w:space="0" w:color="auto"/>
                    <w:bottom w:val="none" w:sz="0" w:space="0" w:color="auto"/>
                    <w:right w:val="none" w:sz="0" w:space="0" w:color="auto"/>
                  </w:divBdr>
                </w:div>
                <w:div w:id="1265452659">
                  <w:marLeft w:val="0"/>
                  <w:marRight w:val="0"/>
                  <w:marTop w:val="0"/>
                  <w:marBottom w:val="0"/>
                  <w:divBdr>
                    <w:top w:val="none" w:sz="0" w:space="0" w:color="auto"/>
                    <w:left w:val="none" w:sz="0" w:space="0" w:color="auto"/>
                    <w:bottom w:val="none" w:sz="0" w:space="0" w:color="auto"/>
                    <w:right w:val="none" w:sz="0" w:space="0" w:color="auto"/>
                  </w:divBdr>
                </w:div>
                <w:div w:id="1265460726">
                  <w:marLeft w:val="0"/>
                  <w:marRight w:val="0"/>
                  <w:marTop w:val="0"/>
                  <w:marBottom w:val="0"/>
                  <w:divBdr>
                    <w:top w:val="none" w:sz="0" w:space="0" w:color="auto"/>
                    <w:left w:val="none" w:sz="0" w:space="0" w:color="auto"/>
                    <w:bottom w:val="none" w:sz="0" w:space="0" w:color="auto"/>
                    <w:right w:val="none" w:sz="0" w:space="0" w:color="auto"/>
                  </w:divBdr>
                </w:div>
                <w:div w:id="1266428265">
                  <w:marLeft w:val="0"/>
                  <w:marRight w:val="0"/>
                  <w:marTop w:val="0"/>
                  <w:marBottom w:val="0"/>
                  <w:divBdr>
                    <w:top w:val="none" w:sz="0" w:space="0" w:color="auto"/>
                    <w:left w:val="none" w:sz="0" w:space="0" w:color="auto"/>
                    <w:bottom w:val="none" w:sz="0" w:space="0" w:color="auto"/>
                    <w:right w:val="none" w:sz="0" w:space="0" w:color="auto"/>
                  </w:divBdr>
                </w:div>
                <w:div w:id="1266765174">
                  <w:marLeft w:val="0"/>
                  <w:marRight w:val="0"/>
                  <w:marTop w:val="0"/>
                  <w:marBottom w:val="0"/>
                  <w:divBdr>
                    <w:top w:val="none" w:sz="0" w:space="0" w:color="auto"/>
                    <w:left w:val="none" w:sz="0" w:space="0" w:color="auto"/>
                    <w:bottom w:val="none" w:sz="0" w:space="0" w:color="auto"/>
                    <w:right w:val="none" w:sz="0" w:space="0" w:color="auto"/>
                  </w:divBdr>
                </w:div>
                <w:div w:id="1266814588">
                  <w:marLeft w:val="0"/>
                  <w:marRight w:val="0"/>
                  <w:marTop w:val="0"/>
                  <w:marBottom w:val="0"/>
                  <w:divBdr>
                    <w:top w:val="none" w:sz="0" w:space="0" w:color="auto"/>
                    <w:left w:val="none" w:sz="0" w:space="0" w:color="auto"/>
                    <w:bottom w:val="none" w:sz="0" w:space="0" w:color="auto"/>
                    <w:right w:val="none" w:sz="0" w:space="0" w:color="auto"/>
                  </w:divBdr>
                </w:div>
                <w:div w:id="1266887177">
                  <w:marLeft w:val="0"/>
                  <w:marRight w:val="0"/>
                  <w:marTop w:val="0"/>
                  <w:marBottom w:val="0"/>
                  <w:divBdr>
                    <w:top w:val="none" w:sz="0" w:space="0" w:color="auto"/>
                    <w:left w:val="none" w:sz="0" w:space="0" w:color="auto"/>
                    <w:bottom w:val="none" w:sz="0" w:space="0" w:color="auto"/>
                    <w:right w:val="none" w:sz="0" w:space="0" w:color="auto"/>
                  </w:divBdr>
                </w:div>
                <w:div w:id="1268004889">
                  <w:marLeft w:val="0"/>
                  <w:marRight w:val="0"/>
                  <w:marTop w:val="0"/>
                  <w:marBottom w:val="0"/>
                  <w:divBdr>
                    <w:top w:val="none" w:sz="0" w:space="0" w:color="auto"/>
                    <w:left w:val="none" w:sz="0" w:space="0" w:color="auto"/>
                    <w:bottom w:val="none" w:sz="0" w:space="0" w:color="auto"/>
                    <w:right w:val="none" w:sz="0" w:space="0" w:color="auto"/>
                  </w:divBdr>
                </w:div>
                <w:div w:id="1268126041">
                  <w:marLeft w:val="0"/>
                  <w:marRight w:val="0"/>
                  <w:marTop w:val="0"/>
                  <w:marBottom w:val="0"/>
                  <w:divBdr>
                    <w:top w:val="none" w:sz="0" w:space="0" w:color="auto"/>
                    <w:left w:val="none" w:sz="0" w:space="0" w:color="auto"/>
                    <w:bottom w:val="none" w:sz="0" w:space="0" w:color="auto"/>
                    <w:right w:val="none" w:sz="0" w:space="0" w:color="auto"/>
                  </w:divBdr>
                </w:div>
                <w:div w:id="1268192294">
                  <w:marLeft w:val="0"/>
                  <w:marRight w:val="0"/>
                  <w:marTop w:val="0"/>
                  <w:marBottom w:val="0"/>
                  <w:divBdr>
                    <w:top w:val="none" w:sz="0" w:space="0" w:color="auto"/>
                    <w:left w:val="none" w:sz="0" w:space="0" w:color="auto"/>
                    <w:bottom w:val="none" w:sz="0" w:space="0" w:color="auto"/>
                    <w:right w:val="none" w:sz="0" w:space="0" w:color="auto"/>
                  </w:divBdr>
                </w:div>
                <w:div w:id="1269658766">
                  <w:marLeft w:val="0"/>
                  <w:marRight w:val="0"/>
                  <w:marTop w:val="0"/>
                  <w:marBottom w:val="0"/>
                  <w:divBdr>
                    <w:top w:val="none" w:sz="0" w:space="0" w:color="auto"/>
                    <w:left w:val="none" w:sz="0" w:space="0" w:color="auto"/>
                    <w:bottom w:val="none" w:sz="0" w:space="0" w:color="auto"/>
                    <w:right w:val="none" w:sz="0" w:space="0" w:color="auto"/>
                  </w:divBdr>
                </w:div>
                <w:div w:id="1270313304">
                  <w:marLeft w:val="0"/>
                  <w:marRight w:val="0"/>
                  <w:marTop w:val="0"/>
                  <w:marBottom w:val="0"/>
                  <w:divBdr>
                    <w:top w:val="none" w:sz="0" w:space="0" w:color="auto"/>
                    <w:left w:val="none" w:sz="0" w:space="0" w:color="auto"/>
                    <w:bottom w:val="none" w:sz="0" w:space="0" w:color="auto"/>
                    <w:right w:val="none" w:sz="0" w:space="0" w:color="auto"/>
                  </w:divBdr>
                </w:div>
                <w:div w:id="1270355917">
                  <w:marLeft w:val="0"/>
                  <w:marRight w:val="0"/>
                  <w:marTop w:val="0"/>
                  <w:marBottom w:val="0"/>
                  <w:divBdr>
                    <w:top w:val="none" w:sz="0" w:space="0" w:color="auto"/>
                    <w:left w:val="none" w:sz="0" w:space="0" w:color="auto"/>
                    <w:bottom w:val="none" w:sz="0" w:space="0" w:color="auto"/>
                    <w:right w:val="none" w:sz="0" w:space="0" w:color="auto"/>
                  </w:divBdr>
                </w:div>
                <w:div w:id="1271744426">
                  <w:marLeft w:val="0"/>
                  <w:marRight w:val="0"/>
                  <w:marTop w:val="0"/>
                  <w:marBottom w:val="0"/>
                  <w:divBdr>
                    <w:top w:val="none" w:sz="0" w:space="0" w:color="auto"/>
                    <w:left w:val="none" w:sz="0" w:space="0" w:color="auto"/>
                    <w:bottom w:val="none" w:sz="0" w:space="0" w:color="auto"/>
                    <w:right w:val="none" w:sz="0" w:space="0" w:color="auto"/>
                  </w:divBdr>
                </w:div>
                <w:div w:id="1272203666">
                  <w:marLeft w:val="0"/>
                  <w:marRight w:val="0"/>
                  <w:marTop w:val="0"/>
                  <w:marBottom w:val="0"/>
                  <w:divBdr>
                    <w:top w:val="none" w:sz="0" w:space="0" w:color="auto"/>
                    <w:left w:val="none" w:sz="0" w:space="0" w:color="auto"/>
                    <w:bottom w:val="none" w:sz="0" w:space="0" w:color="auto"/>
                    <w:right w:val="none" w:sz="0" w:space="0" w:color="auto"/>
                  </w:divBdr>
                </w:div>
                <w:div w:id="1273246417">
                  <w:marLeft w:val="0"/>
                  <w:marRight w:val="0"/>
                  <w:marTop w:val="0"/>
                  <w:marBottom w:val="0"/>
                  <w:divBdr>
                    <w:top w:val="none" w:sz="0" w:space="0" w:color="auto"/>
                    <w:left w:val="none" w:sz="0" w:space="0" w:color="auto"/>
                    <w:bottom w:val="none" w:sz="0" w:space="0" w:color="auto"/>
                    <w:right w:val="none" w:sz="0" w:space="0" w:color="auto"/>
                  </w:divBdr>
                </w:div>
                <w:div w:id="1273591732">
                  <w:marLeft w:val="0"/>
                  <w:marRight w:val="0"/>
                  <w:marTop w:val="0"/>
                  <w:marBottom w:val="0"/>
                  <w:divBdr>
                    <w:top w:val="none" w:sz="0" w:space="0" w:color="auto"/>
                    <w:left w:val="none" w:sz="0" w:space="0" w:color="auto"/>
                    <w:bottom w:val="none" w:sz="0" w:space="0" w:color="auto"/>
                    <w:right w:val="none" w:sz="0" w:space="0" w:color="auto"/>
                  </w:divBdr>
                </w:div>
                <w:div w:id="1273782376">
                  <w:marLeft w:val="0"/>
                  <w:marRight w:val="0"/>
                  <w:marTop w:val="0"/>
                  <w:marBottom w:val="0"/>
                  <w:divBdr>
                    <w:top w:val="none" w:sz="0" w:space="0" w:color="auto"/>
                    <w:left w:val="none" w:sz="0" w:space="0" w:color="auto"/>
                    <w:bottom w:val="none" w:sz="0" w:space="0" w:color="auto"/>
                    <w:right w:val="none" w:sz="0" w:space="0" w:color="auto"/>
                  </w:divBdr>
                </w:div>
                <w:div w:id="1274091436">
                  <w:marLeft w:val="0"/>
                  <w:marRight w:val="0"/>
                  <w:marTop w:val="0"/>
                  <w:marBottom w:val="0"/>
                  <w:divBdr>
                    <w:top w:val="none" w:sz="0" w:space="0" w:color="auto"/>
                    <w:left w:val="none" w:sz="0" w:space="0" w:color="auto"/>
                    <w:bottom w:val="none" w:sz="0" w:space="0" w:color="auto"/>
                    <w:right w:val="none" w:sz="0" w:space="0" w:color="auto"/>
                  </w:divBdr>
                </w:div>
                <w:div w:id="1274242075">
                  <w:marLeft w:val="0"/>
                  <w:marRight w:val="0"/>
                  <w:marTop w:val="0"/>
                  <w:marBottom w:val="0"/>
                  <w:divBdr>
                    <w:top w:val="none" w:sz="0" w:space="0" w:color="auto"/>
                    <w:left w:val="none" w:sz="0" w:space="0" w:color="auto"/>
                    <w:bottom w:val="none" w:sz="0" w:space="0" w:color="auto"/>
                    <w:right w:val="none" w:sz="0" w:space="0" w:color="auto"/>
                  </w:divBdr>
                </w:div>
                <w:div w:id="1274358747">
                  <w:marLeft w:val="0"/>
                  <w:marRight w:val="0"/>
                  <w:marTop w:val="0"/>
                  <w:marBottom w:val="0"/>
                  <w:divBdr>
                    <w:top w:val="none" w:sz="0" w:space="0" w:color="auto"/>
                    <w:left w:val="none" w:sz="0" w:space="0" w:color="auto"/>
                    <w:bottom w:val="none" w:sz="0" w:space="0" w:color="auto"/>
                    <w:right w:val="none" w:sz="0" w:space="0" w:color="auto"/>
                  </w:divBdr>
                </w:div>
                <w:div w:id="1275282780">
                  <w:marLeft w:val="0"/>
                  <w:marRight w:val="0"/>
                  <w:marTop w:val="0"/>
                  <w:marBottom w:val="0"/>
                  <w:divBdr>
                    <w:top w:val="none" w:sz="0" w:space="0" w:color="auto"/>
                    <w:left w:val="none" w:sz="0" w:space="0" w:color="auto"/>
                    <w:bottom w:val="none" w:sz="0" w:space="0" w:color="auto"/>
                    <w:right w:val="none" w:sz="0" w:space="0" w:color="auto"/>
                  </w:divBdr>
                </w:div>
                <w:div w:id="1276252314">
                  <w:marLeft w:val="0"/>
                  <w:marRight w:val="0"/>
                  <w:marTop w:val="0"/>
                  <w:marBottom w:val="0"/>
                  <w:divBdr>
                    <w:top w:val="none" w:sz="0" w:space="0" w:color="auto"/>
                    <w:left w:val="none" w:sz="0" w:space="0" w:color="auto"/>
                    <w:bottom w:val="none" w:sz="0" w:space="0" w:color="auto"/>
                    <w:right w:val="none" w:sz="0" w:space="0" w:color="auto"/>
                  </w:divBdr>
                </w:div>
                <w:div w:id="1276328677">
                  <w:marLeft w:val="0"/>
                  <w:marRight w:val="0"/>
                  <w:marTop w:val="0"/>
                  <w:marBottom w:val="0"/>
                  <w:divBdr>
                    <w:top w:val="none" w:sz="0" w:space="0" w:color="auto"/>
                    <w:left w:val="none" w:sz="0" w:space="0" w:color="auto"/>
                    <w:bottom w:val="none" w:sz="0" w:space="0" w:color="auto"/>
                    <w:right w:val="none" w:sz="0" w:space="0" w:color="auto"/>
                  </w:divBdr>
                </w:div>
                <w:div w:id="1277249180">
                  <w:marLeft w:val="0"/>
                  <w:marRight w:val="0"/>
                  <w:marTop w:val="0"/>
                  <w:marBottom w:val="0"/>
                  <w:divBdr>
                    <w:top w:val="none" w:sz="0" w:space="0" w:color="auto"/>
                    <w:left w:val="none" w:sz="0" w:space="0" w:color="auto"/>
                    <w:bottom w:val="none" w:sz="0" w:space="0" w:color="auto"/>
                    <w:right w:val="none" w:sz="0" w:space="0" w:color="auto"/>
                  </w:divBdr>
                </w:div>
                <w:div w:id="1279289718">
                  <w:marLeft w:val="0"/>
                  <w:marRight w:val="0"/>
                  <w:marTop w:val="0"/>
                  <w:marBottom w:val="0"/>
                  <w:divBdr>
                    <w:top w:val="none" w:sz="0" w:space="0" w:color="auto"/>
                    <w:left w:val="none" w:sz="0" w:space="0" w:color="auto"/>
                    <w:bottom w:val="none" w:sz="0" w:space="0" w:color="auto"/>
                    <w:right w:val="none" w:sz="0" w:space="0" w:color="auto"/>
                  </w:divBdr>
                </w:div>
                <w:div w:id="1279331217">
                  <w:marLeft w:val="0"/>
                  <w:marRight w:val="0"/>
                  <w:marTop w:val="0"/>
                  <w:marBottom w:val="0"/>
                  <w:divBdr>
                    <w:top w:val="none" w:sz="0" w:space="0" w:color="auto"/>
                    <w:left w:val="none" w:sz="0" w:space="0" w:color="auto"/>
                    <w:bottom w:val="none" w:sz="0" w:space="0" w:color="auto"/>
                    <w:right w:val="none" w:sz="0" w:space="0" w:color="auto"/>
                  </w:divBdr>
                </w:div>
                <w:div w:id="1280795510">
                  <w:marLeft w:val="0"/>
                  <w:marRight w:val="0"/>
                  <w:marTop w:val="0"/>
                  <w:marBottom w:val="0"/>
                  <w:divBdr>
                    <w:top w:val="none" w:sz="0" w:space="0" w:color="auto"/>
                    <w:left w:val="none" w:sz="0" w:space="0" w:color="auto"/>
                    <w:bottom w:val="none" w:sz="0" w:space="0" w:color="auto"/>
                    <w:right w:val="none" w:sz="0" w:space="0" w:color="auto"/>
                  </w:divBdr>
                </w:div>
                <w:div w:id="1281110947">
                  <w:marLeft w:val="0"/>
                  <w:marRight w:val="0"/>
                  <w:marTop w:val="0"/>
                  <w:marBottom w:val="0"/>
                  <w:divBdr>
                    <w:top w:val="none" w:sz="0" w:space="0" w:color="auto"/>
                    <w:left w:val="none" w:sz="0" w:space="0" w:color="auto"/>
                    <w:bottom w:val="none" w:sz="0" w:space="0" w:color="auto"/>
                    <w:right w:val="none" w:sz="0" w:space="0" w:color="auto"/>
                  </w:divBdr>
                </w:div>
                <w:div w:id="1281566916">
                  <w:marLeft w:val="0"/>
                  <w:marRight w:val="0"/>
                  <w:marTop w:val="0"/>
                  <w:marBottom w:val="0"/>
                  <w:divBdr>
                    <w:top w:val="none" w:sz="0" w:space="0" w:color="auto"/>
                    <w:left w:val="none" w:sz="0" w:space="0" w:color="auto"/>
                    <w:bottom w:val="none" w:sz="0" w:space="0" w:color="auto"/>
                    <w:right w:val="none" w:sz="0" w:space="0" w:color="auto"/>
                  </w:divBdr>
                </w:div>
                <w:div w:id="1281649097">
                  <w:marLeft w:val="0"/>
                  <w:marRight w:val="0"/>
                  <w:marTop w:val="0"/>
                  <w:marBottom w:val="0"/>
                  <w:divBdr>
                    <w:top w:val="none" w:sz="0" w:space="0" w:color="auto"/>
                    <w:left w:val="none" w:sz="0" w:space="0" w:color="auto"/>
                    <w:bottom w:val="none" w:sz="0" w:space="0" w:color="auto"/>
                    <w:right w:val="none" w:sz="0" w:space="0" w:color="auto"/>
                  </w:divBdr>
                </w:div>
                <w:div w:id="1281914152">
                  <w:marLeft w:val="0"/>
                  <w:marRight w:val="0"/>
                  <w:marTop w:val="0"/>
                  <w:marBottom w:val="0"/>
                  <w:divBdr>
                    <w:top w:val="none" w:sz="0" w:space="0" w:color="auto"/>
                    <w:left w:val="none" w:sz="0" w:space="0" w:color="auto"/>
                    <w:bottom w:val="none" w:sz="0" w:space="0" w:color="auto"/>
                    <w:right w:val="none" w:sz="0" w:space="0" w:color="auto"/>
                  </w:divBdr>
                </w:div>
                <w:div w:id="1282178780">
                  <w:marLeft w:val="0"/>
                  <w:marRight w:val="0"/>
                  <w:marTop w:val="0"/>
                  <w:marBottom w:val="0"/>
                  <w:divBdr>
                    <w:top w:val="none" w:sz="0" w:space="0" w:color="auto"/>
                    <w:left w:val="none" w:sz="0" w:space="0" w:color="auto"/>
                    <w:bottom w:val="none" w:sz="0" w:space="0" w:color="auto"/>
                    <w:right w:val="none" w:sz="0" w:space="0" w:color="auto"/>
                  </w:divBdr>
                </w:div>
                <w:div w:id="1282297103">
                  <w:marLeft w:val="0"/>
                  <w:marRight w:val="0"/>
                  <w:marTop w:val="0"/>
                  <w:marBottom w:val="0"/>
                  <w:divBdr>
                    <w:top w:val="none" w:sz="0" w:space="0" w:color="auto"/>
                    <w:left w:val="none" w:sz="0" w:space="0" w:color="auto"/>
                    <w:bottom w:val="none" w:sz="0" w:space="0" w:color="auto"/>
                    <w:right w:val="none" w:sz="0" w:space="0" w:color="auto"/>
                  </w:divBdr>
                </w:div>
                <w:div w:id="1283993908">
                  <w:marLeft w:val="0"/>
                  <w:marRight w:val="0"/>
                  <w:marTop w:val="0"/>
                  <w:marBottom w:val="0"/>
                  <w:divBdr>
                    <w:top w:val="none" w:sz="0" w:space="0" w:color="auto"/>
                    <w:left w:val="none" w:sz="0" w:space="0" w:color="auto"/>
                    <w:bottom w:val="none" w:sz="0" w:space="0" w:color="auto"/>
                    <w:right w:val="none" w:sz="0" w:space="0" w:color="auto"/>
                  </w:divBdr>
                </w:div>
                <w:div w:id="1284969116">
                  <w:marLeft w:val="0"/>
                  <w:marRight w:val="0"/>
                  <w:marTop w:val="0"/>
                  <w:marBottom w:val="0"/>
                  <w:divBdr>
                    <w:top w:val="none" w:sz="0" w:space="0" w:color="auto"/>
                    <w:left w:val="none" w:sz="0" w:space="0" w:color="auto"/>
                    <w:bottom w:val="none" w:sz="0" w:space="0" w:color="auto"/>
                    <w:right w:val="none" w:sz="0" w:space="0" w:color="auto"/>
                  </w:divBdr>
                </w:div>
                <w:div w:id="1285036624">
                  <w:marLeft w:val="0"/>
                  <w:marRight w:val="0"/>
                  <w:marTop w:val="0"/>
                  <w:marBottom w:val="0"/>
                  <w:divBdr>
                    <w:top w:val="none" w:sz="0" w:space="0" w:color="auto"/>
                    <w:left w:val="none" w:sz="0" w:space="0" w:color="auto"/>
                    <w:bottom w:val="none" w:sz="0" w:space="0" w:color="auto"/>
                    <w:right w:val="none" w:sz="0" w:space="0" w:color="auto"/>
                  </w:divBdr>
                </w:div>
                <w:div w:id="1285237869">
                  <w:marLeft w:val="0"/>
                  <w:marRight w:val="0"/>
                  <w:marTop w:val="0"/>
                  <w:marBottom w:val="0"/>
                  <w:divBdr>
                    <w:top w:val="none" w:sz="0" w:space="0" w:color="auto"/>
                    <w:left w:val="none" w:sz="0" w:space="0" w:color="auto"/>
                    <w:bottom w:val="none" w:sz="0" w:space="0" w:color="auto"/>
                    <w:right w:val="none" w:sz="0" w:space="0" w:color="auto"/>
                  </w:divBdr>
                </w:div>
                <w:div w:id="1287350721">
                  <w:marLeft w:val="0"/>
                  <w:marRight w:val="0"/>
                  <w:marTop w:val="0"/>
                  <w:marBottom w:val="0"/>
                  <w:divBdr>
                    <w:top w:val="none" w:sz="0" w:space="0" w:color="auto"/>
                    <w:left w:val="none" w:sz="0" w:space="0" w:color="auto"/>
                    <w:bottom w:val="none" w:sz="0" w:space="0" w:color="auto"/>
                    <w:right w:val="none" w:sz="0" w:space="0" w:color="auto"/>
                  </w:divBdr>
                </w:div>
                <w:div w:id="1287469860">
                  <w:marLeft w:val="0"/>
                  <w:marRight w:val="0"/>
                  <w:marTop w:val="0"/>
                  <w:marBottom w:val="0"/>
                  <w:divBdr>
                    <w:top w:val="none" w:sz="0" w:space="0" w:color="auto"/>
                    <w:left w:val="none" w:sz="0" w:space="0" w:color="auto"/>
                    <w:bottom w:val="none" w:sz="0" w:space="0" w:color="auto"/>
                    <w:right w:val="none" w:sz="0" w:space="0" w:color="auto"/>
                  </w:divBdr>
                </w:div>
                <w:div w:id="1288707661">
                  <w:marLeft w:val="0"/>
                  <w:marRight w:val="0"/>
                  <w:marTop w:val="0"/>
                  <w:marBottom w:val="0"/>
                  <w:divBdr>
                    <w:top w:val="none" w:sz="0" w:space="0" w:color="auto"/>
                    <w:left w:val="none" w:sz="0" w:space="0" w:color="auto"/>
                    <w:bottom w:val="none" w:sz="0" w:space="0" w:color="auto"/>
                    <w:right w:val="none" w:sz="0" w:space="0" w:color="auto"/>
                  </w:divBdr>
                </w:div>
                <w:div w:id="1288854914">
                  <w:marLeft w:val="0"/>
                  <w:marRight w:val="0"/>
                  <w:marTop w:val="0"/>
                  <w:marBottom w:val="0"/>
                  <w:divBdr>
                    <w:top w:val="none" w:sz="0" w:space="0" w:color="auto"/>
                    <w:left w:val="none" w:sz="0" w:space="0" w:color="auto"/>
                    <w:bottom w:val="none" w:sz="0" w:space="0" w:color="auto"/>
                    <w:right w:val="none" w:sz="0" w:space="0" w:color="auto"/>
                  </w:divBdr>
                </w:div>
                <w:div w:id="1290237132">
                  <w:marLeft w:val="0"/>
                  <w:marRight w:val="0"/>
                  <w:marTop w:val="0"/>
                  <w:marBottom w:val="0"/>
                  <w:divBdr>
                    <w:top w:val="none" w:sz="0" w:space="0" w:color="auto"/>
                    <w:left w:val="none" w:sz="0" w:space="0" w:color="auto"/>
                    <w:bottom w:val="none" w:sz="0" w:space="0" w:color="auto"/>
                    <w:right w:val="none" w:sz="0" w:space="0" w:color="auto"/>
                  </w:divBdr>
                </w:div>
                <w:div w:id="1290672152">
                  <w:marLeft w:val="0"/>
                  <w:marRight w:val="0"/>
                  <w:marTop w:val="0"/>
                  <w:marBottom w:val="0"/>
                  <w:divBdr>
                    <w:top w:val="none" w:sz="0" w:space="0" w:color="auto"/>
                    <w:left w:val="none" w:sz="0" w:space="0" w:color="auto"/>
                    <w:bottom w:val="none" w:sz="0" w:space="0" w:color="auto"/>
                    <w:right w:val="none" w:sz="0" w:space="0" w:color="auto"/>
                  </w:divBdr>
                </w:div>
                <w:div w:id="1291475275">
                  <w:marLeft w:val="0"/>
                  <w:marRight w:val="0"/>
                  <w:marTop w:val="0"/>
                  <w:marBottom w:val="0"/>
                  <w:divBdr>
                    <w:top w:val="none" w:sz="0" w:space="0" w:color="auto"/>
                    <w:left w:val="none" w:sz="0" w:space="0" w:color="auto"/>
                    <w:bottom w:val="none" w:sz="0" w:space="0" w:color="auto"/>
                    <w:right w:val="none" w:sz="0" w:space="0" w:color="auto"/>
                  </w:divBdr>
                </w:div>
                <w:div w:id="1291590336">
                  <w:marLeft w:val="0"/>
                  <w:marRight w:val="0"/>
                  <w:marTop w:val="0"/>
                  <w:marBottom w:val="0"/>
                  <w:divBdr>
                    <w:top w:val="none" w:sz="0" w:space="0" w:color="auto"/>
                    <w:left w:val="none" w:sz="0" w:space="0" w:color="auto"/>
                    <w:bottom w:val="none" w:sz="0" w:space="0" w:color="auto"/>
                    <w:right w:val="none" w:sz="0" w:space="0" w:color="auto"/>
                  </w:divBdr>
                </w:div>
                <w:div w:id="1291672451">
                  <w:marLeft w:val="0"/>
                  <w:marRight w:val="0"/>
                  <w:marTop w:val="0"/>
                  <w:marBottom w:val="0"/>
                  <w:divBdr>
                    <w:top w:val="none" w:sz="0" w:space="0" w:color="auto"/>
                    <w:left w:val="none" w:sz="0" w:space="0" w:color="auto"/>
                    <w:bottom w:val="none" w:sz="0" w:space="0" w:color="auto"/>
                    <w:right w:val="none" w:sz="0" w:space="0" w:color="auto"/>
                  </w:divBdr>
                </w:div>
                <w:div w:id="1291739107">
                  <w:marLeft w:val="0"/>
                  <w:marRight w:val="0"/>
                  <w:marTop w:val="0"/>
                  <w:marBottom w:val="0"/>
                  <w:divBdr>
                    <w:top w:val="none" w:sz="0" w:space="0" w:color="auto"/>
                    <w:left w:val="none" w:sz="0" w:space="0" w:color="auto"/>
                    <w:bottom w:val="none" w:sz="0" w:space="0" w:color="auto"/>
                    <w:right w:val="none" w:sz="0" w:space="0" w:color="auto"/>
                  </w:divBdr>
                </w:div>
                <w:div w:id="1292130906">
                  <w:marLeft w:val="0"/>
                  <w:marRight w:val="0"/>
                  <w:marTop w:val="0"/>
                  <w:marBottom w:val="0"/>
                  <w:divBdr>
                    <w:top w:val="none" w:sz="0" w:space="0" w:color="auto"/>
                    <w:left w:val="none" w:sz="0" w:space="0" w:color="auto"/>
                    <w:bottom w:val="none" w:sz="0" w:space="0" w:color="auto"/>
                    <w:right w:val="none" w:sz="0" w:space="0" w:color="auto"/>
                  </w:divBdr>
                </w:div>
                <w:div w:id="1292830086">
                  <w:marLeft w:val="0"/>
                  <w:marRight w:val="0"/>
                  <w:marTop w:val="0"/>
                  <w:marBottom w:val="0"/>
                  <w:divBdr>
                    <w:top w:val="none" w:sz="0" w:space="0" w:color="auto"/>
                    <w:left w:val="none" w:sz="0" w:space="0" w:color="auto"/>
                    <w:bottom w:val="none" w:sz="0" w:space="0" w:color="auto"/>
                    <w:right w:val="none" w:sz="0" w:space="0" w:color="auto"/>
                  </w:divBdr>
                </w:div>
                <w:div w:id="1293173672">
                  <w:marLeft w:val="0"/>
                  <w:marRight w:val="0"/>
                  <w:marTop w:val="0"/>
                  <w:marBottom w:val="0"/>
                  <w:divBdr>
                    <w:top w:val="none" w:sz="0" w:space="0" w:color="auto"/>
                    <w:left w:val="none" w:sz="0" w:space="0" w:color="auto"/>
                    <w:bottom w:val="none" w:sz="0" w:space="0" w:color="auto"/>
                    <w:right w:val="none" w:sz="0" w:space="0" w:color="auto"/>
                  </w:divBdr>
                </w:div>
                <w:div w:id="1293252276">
                  <w:marLeft w:val="0"/>
                  <w:marRight w:val="0"/>
                  <w:marTop w:val="0"/>
                  <w:marBottom w:val="0"/>
                  <w:divBdr>
                    <w:top w:val="none" w:sz="0" w:space="0" w:color="auto"/>
                    <w:left w:val="none" w:sz="0" w:space="0" w:color="auto"/>
                    <w:bottom w:val="none" w:sz="0" w:space="0" w:color="auto"/>
                    <w:right w:val="none" w:sz="0" w:space="0" w:color="auto"/>
                  </w:divBdr>
                </w:div>
                <w:div w:id="1293753329">
                  <w:marLeft w:val="0"/>
                  <w:marRight w:val="0"/>
                  <w:marTop w:val="0"/>
                  <w:marBottom w:val="0"/>
                  <w:divBdr>
                    <w:top w:val="none" w:sz="0" w:space="0" w:color="auto"/>
                    <w:left w:val="none" w:sz="0" w:space="0" w:color="auto"/>
                    <w:bottom w:val="none" w:sz="0" w:space="0" w:color="auto"/>
                    <w:right w:val="none" w:sz="0" w:space="0" w:color="auto"/>
                  </w:divBdr>
                </w:div>
                <w:div w:id="1295015205">
                  <w:marLeft w:val="0"/>
                  <w:marRight w:val="0"/>
                  <w:marTop w:val="0"/>
                  <w:marBottom w:val="0"/>
                  <w:divBdr>
                    <w:top w:val="none" w:sz="0" w:space="0" w:color="auto"/>
                    <w:left w:val="none" w:sz="0" w:space="0" w:color="auto"/>
                    <w:bottom w:val="none" w:sz="0" w:space="0" w:color="auto"/>
                    <w:right w:val="none" w:sz="0" w:space="0" w:color="auto"/>
                  </w:divBdr>
                </w:div>
                <w:div w:id="1295604188">
                  <w:marLeft w:val="0"/>
                  <w:marRight w:val="0"/>
                  <w:marTop w:val="0"/>
                  <w:marBottom w:val="0"/>
                  <w:divBdr>
                    <w:top w:val="none" w:sz="0" w:space="0" w:color="auto"/>
                    <w:left w:val="none" w:sz="0" w:space="0" w:color="auto"/>
                    <w:bottom w:val="none" w:sz="0" w:space="0" w:color="auto"/>
                    <w:right w:val="none" w:sz="0" w:space="0" w:color="auto"/>
                  </w:divBdr>
                </w:div>
                <w:div w:id="1295913926">
                  <w:marLeft w:val="0"/>
                  <w:marRight w:val="0"/>
                  <w:marTop w:val="0"/>
                  <w:marBottom w:val="0"/>
                  <w:divBdr>
                    <w:top w:val="none" w:sz="0" w:space="0" w:color="auto"/>
                    <w:left w:val="none" w:sz="0" w:space="0" w:color="auto"/>
                    <w:bottom w:val="none" w:sz="0" w:space="0" w:color="auto"/>
                    <w:right w:val="none" w:sz="0" w:space="0" w:color="auto"/>
                  </w:divBdr>
                </w:div>
                <w:div w:id="1296259777">
                  <w:marLeft w:val="0"/>
                  <w:marRight w:val="0"/>
                  <w:marTop w:val="0"/>
                  <w:marBottom w:val="0"/>
                  <w:divBdr>
                    <w:top w:val="none" w:sz="0" w:space="0" w:color="auto"/>
                    <w:left w:val="none" w:sz="0" w:space="0" w:color="auto"/>
                    <w:bottom w:val="none" w:sz="0" w:space="0" w:color="auto"/>
                    <w:right w:val="none" w:sz="0" w:space="0" w:color="auto"/>
                  </w:divBdr>
                </w:div>
                <w:div w:id="1296762304">
                  <w:marLeft w:val="0"/>
                  <w:marRight w:val="0"/>
                  <w:marTop w:val="0"/>
                  <w:marBottom w:val="0"/>
                  <w:divBdr>
                    <w:top w:val="none" w:sz="0" w:space="0" w:color="auto"/>
                    <w:left w:val="none" w:sz="0" w:space="0" w:color="auto"/>
                    <w:bottom w:val="none" w:sz="0" w:space="0" w:color="auto"/>
                    <w:right w:val="none" w:sz="0" w:space="0" w:color="auto"/>
                  </w:divBdr>
                </w:div>
                <w:div w:id="1296791277">
                  <w:marLeft w:val="0"/>
                  <w:marRight w:val="0"/>
                  <w:marTop w:val="0"/>
                  <w:marBottom w:val="0"/>
                  <w:divBdr>
                    <w:top w:val="none" w:sz="0" w:space="0" w:color="auto"/>
                    <w:left w:val="none" w:sz="0" w:space="0" w:color="auto"/>
                    <w:bottom w:val="none" w:sz="0" w:space="0" w:color="auto"/>
                    <w:right w:val="none" w:sz="0" w:space="0" w:color="auto"/>
                  </w:divBdr>
                </w:div>
                <w:div w:id="1297416836">
                  <w:marLeft w:val="0"/>
                  <w:marRight w:val="0"/>
                  <w:marTop w:val="0"/>
                  <w:marBottom w:val="0"/>
                  <w:divBdr>
                    <w:top w:val="none" w:sz="0" w:space="0" w:color="auto"/>
                    <w:left w:val="none" w:sz="0" w:space="0" w:color="auto"/>
                    <w:bottom w:val="none" w:sz="0" w:space="0" w:color="auto"/>
                    <w:right w:val="none" w:sz="0" w:space="0" w:color="auto"/>
                  </w:divBdr>
                </w:div>
                <w:div w:id="1297569444">
                  <w:marLeft w:val="0"/>
                  <w:marRight w:val="0"/>
                  <w:marTop w:val="0"/>
                  <w:marBottom w:val="0"/>
                  <w:divBdr>
                    <w:top w:val="none" w:sz="0" w:space="0" w:color="auto"/>
                    <w:left w:val="none" w:sz="0" w:space="0" w:color="auto"/>
                    <w:bottom w:val="none" w:sz="0" w:space="0" w:color="auto"/>
                    <w:right w:val="none" w:sz="0" w:space="0" w:color="auto"/>
                  </w:divBdr>
                </w:div>
                <w:div w:id="1298679892">
                  <w:marLeft w:val="0"/>
                  <w:marRight w:val="0"/>
                  <w:marTop w:val="0"/>
                  <w:marBottom w:val="0"/>
                  <w:divBdr>
                    <w:top w:val="none" w:sz="0" w:space="0" w:color="auto"/>
                    <w:left w:val="none" w:sz="0" w:space="0" w:color="auto"/>
                    <w:bottom w:val="none" w:sz="0" w:space="0" w:color="auto"/>
                    <w:right w:val="none" w:sz="0" w:space="0" w:color="auto"/>
                  </w:divBdr>
                </w:div>
                <w:div w:id="1299414985">
                  <w:marLeft w:val="0"/>
                  <w:marRight w:val="0"/>
                  <w:marTop w:val="0"/>
                  <w:marBottom w:val="0"/>
                  <w:divBdr>
                    <w:top w:val="none" w:sz="0" w:space="0" w:color="auto"/>
                    <w:left w:val="none" w:sz="0" w:space="0" w:color="auto"/>
                    <w:bottom w:val="none" w:sz="0" w:space="0" w:color="auto"/>
                    <w:right w:val="none" w:sz="0" w:space="0" w:color="auto"/>
                  </w:divBdr>
                </w:div>
                <w:div w:id="1300107222">
                  <w:marLeft w:val="0"/>
                  <w:marRight w:val="0"/>
                  <w:marTop w:val="0"/>
                  <w:marBottom w:val="0"/>
                  <w:divBdr>
                    <w:top w:val="none" w:sz="0" w:space="0" w:color="auto"/>
                    <w:left w:val="none" w:sz="0" w:space="0" w:color="auto"/>
                    <w:bottom w:val="none" w:sz="0" w:space="0" w:color="auto"/>
                    <w:right w:val="none" w:sz="0" w:space="0" w:color="auto"/>
                  </w:divBdr>
                </w:div>
                <w:div w:id="1300377594">
                  <w:marLeft w:val="0"/>
                  <w:marRight w:val="0"/>
                  <w:marTop w:val="0"/>
                  <w:marBottom w:val="0"/>
                  <w:divBdr>
                    <w:top w:val="none" w:sz="0" w:space="0" w:color="auto"/>
                    <w:left w:val="none" w:sz="0" w:space="0" w:color="auto"/>
                    <w:bottom w:val="none" w:sz="0" w:space="0" w:color="auto"/>
                    <w:right w:val="none" w:sz="0" w:space="0" w:color="auto"/>
                  </w:divBdr>
                </w:div>
                <w:div w:id="1300384887">
                  <w:marLeft w:val="0"/>
                  <w:marRight w:val="0"/>
                  <w:marTop w:val="0"/>
                  <w:marBottom w:val="0"/>
                  <w:divBdr>
                    <w:top w:val="none" w:sz="0" w:space="0" w:color="auto"/>
                    <w:left w:val="none" w:sz="0" w:space="0" w:color="auto"/>
                    <w:bottom w:val="none" w:sz="0" w:space="0" w:color="auto"/>
                    <w:right w:val="none" w:sz="0" w:space="0" w:color="auto"/>
                  </w:divBdr>
                </w:div>
                <w:div w:id="1300920693">
                  <w:marLeft w:val="0"/>
                  <w:marRight w:val="0"/>
                  <w:marTop w:val="0"/>
                  <w:marBottom w:val="0"/>
                  <w:divBdr>
                    <w:top w:val="none" w:sz="0" w:space="0" w:color="auto"/>
                    <w:left w:val="none" w:sz="0" w:space="0" w:color="auto"/>
                    <w:bottom w:val="none" w:sz="0" w:space="0" w:color="auto"/>
                    <w:right w:val="none" w:sz="0" w:space="0" w:color="auto"/>
                  </w:divBdr>
                </w:div>
                <w:div w:id="1301109062">
                  <w:marLeft w:val="0"/>
                  <w:marRight w:val="0"/>
                  <w:marTop w:val="0"/>
                  <w:marBottom w:val="0"/>
                  <w:divBdr>
                    <w:top w:val="none" w:sz="0" w:space="0" w:color="auto"/>
                    <w:left w:val="none" w:sz="0" w:space="0" w:color="auto"/>
                    <w:bottom w:val="none" w:sz="0" w:space="0" w:color="auto"/>
                    <w:right w:val="none" w:sz="0" w:space="0" w:color="auto"/>
                  </w:divBdr>
                </w:div>
                <w:div w:id="1301156505">
                  <w:marLeft w:val="0"/>
                  <w:marRight w:val="0"/>
                  <w:marTop w:val="0"/>
                  <w:marBottom w:val="0"/>
                  <w:divBdr>
                    <w:top w:val="none" w:sz="0" w:space="0" w:color="auto"/>
                    <w:left w:val="none" w:sz="0" w:space="0" w:color="auto"/>
                    <w:bottom w:val="none" w:sz="0" w:space="0" w:color="auto"/>
                    <w:right w:val="none" w:sz="0" w:space="0" w:color="auto"/>
                  </w:divBdr>
                </w:div>
                <w:div w:id="1302075516">
                  <w:marLeft w:val="0"/>
                  <w:marRight w:val="0"/>
                  <w:marTop w:val="0"/>
                  <w:marBottom w:val="0"/>
                  <w:divBdr>
                    <w:top w:val="none" w:sz="0" w:space="0" w:color="auto"/>
                    <w:left w:val="none" w:sz="0" w:space="0" w:color="auto"/>
                    <w:bottom w:val="none" w:sz="0" w:space="0" w:color="auto"/>
                    <w:right w:val="none" w:sz="0" w:space="0" w:color="auto"/>
                  </w:divBdr>
                </w:div>
                <w:div w:id="1302691434">
                  <w:marLeft w:val="0"/>
                  <w:marRight w:val="0"/>
                  <w:marTop w:val="0"/>
                  <w:marBottom w:val="0"/>
                  <w:divBdr>
                    <w:top w:val="none" w:sz="0" w:space="0" w:color="auto"/>
                    <w:left w:val="none" w:sz="0" w:space="0" w:color="auto"/>
                    <w:bottom w:val="none" w:sz="0" w:space="0" w:color="auto"/>
                    <w:right w:val="none" w:sz="0" w:space="0" w:color="auto"/>
                  </w:divBdr>
                </w:div>
                <w:div w:id="1303076840">
                  <w:marLeft w:val="0"/>
                  <w:marRight w:val="0"/>
                  <w:marTop w:val="0"/>
                  <w:marBottom w:val="0"/>
                  <w:divBdr>
                    <w:top w:val="none" w:sz="0" w:space="0" w:color="auto"/>
                    <w:left w:val="none" w:sz="0" w:space="0" w:color="auto"/>
                    <w:bottom w:val="none" w:sz="0" w:space="0" w:color="auto"/>
                    <w:right w:val="none" w:sz="0" w:space="0" w:color="auto"/>
                  </w:divBdr>
                </w:div>
                <w:div w:id="1303652204">
                  <w:marLeft w:val="0"/>
                  <w:marRight w:val="0"/>
                  <w:marTop w:val="0"/>
                  <w:marBottom w:val="0"/>
                  <w:divBdr>
                    <w:top w:val="none" w:sz="0" w:space="0" w:color="auto"/>
                    <w:left w:val="none" w:sz="0" w:space="0" w:color="auto"/>
                    <w:bottom w:val="none" w:sz="0" w:space="0" w:color="auto"/>
                    <w:right w:val="none" w:sz="0" w:space="0" w:color="auto"/>
                  </w:divBdr>
                </w:div>
                <w:div w:id="1303776391">
                  <w:marLeft w:val="0"/>
                  <w:marRight w:val="0"/>
                  <w:marTop w:val="0"/>
                  <w:marBottom w:val="0"/>
                  <w:divBdr>
                    <w:top w:val="none" w:sz="0" w:space="0" w:color="auto"/>
                    <w:left w:val="none" w:sz="0" w:space="0" w:color="auto"/>
                    <w:bottom w:val="none" w:sz="0" w:space="0" w:color="auto"/>
                    <w:right w:val="none" w:sz="0" w:space="0" w:color="auto"/>
                  </w:divBdr>
                </w:div>
                <w:div w:id="1304433353">
                  <w:marLeft w:val="0"/>
                  <w:marRight w:val="0"/>
                  <w:marTop w:val="0"/>
                  <w:marBottom w:val="0"/>
                  <w:divBdr>
                    <w:top w:val="none" w:sz="0" w:space="0" w:color="auto"/>
                    <w:left w:val="none" w:sz="0" w:space="0" w:color="auto"/>
                    <w:bottom w:val="none" w:sz="0" w:space="0" w:color="auto"/>
                    <w:right w:val="none" w:sz="0" w:space="0" w:color="auto"/>
                  </w:divBdr>
                </w:div>
                <w:div w:id="1305356640">
                  <w:marLeft w:val="0"/>
                  <w:marRight w:val="0"/>
                  <w:marTop w:val="0"/>
                  <w:marBottom w:val="0"/>
                  <w:divBdr>
                    <w:top w:val="none" w:sz="0" w:space="0" w:color="auto"/>
                    <w:left w:val="none" w:sz="0" w:space="0" w:color="auto"/>
                    <w:bottom w:val="none" w:sz="0" w:space="0" w:color="auto"/>
                    <w:right w:val="none" w:sz="0" w:space="0" w:color="auto"/>
                  </w:divBdr>
                </w:div>
                <w:div w:id="1305818211">
                  <w:marLeft w:val="0"/>
                  <w:marRight w:val="0"/>
                  <w:marTop w:val="0"/>
                  <w:marBottom w:val="0"/>
                  <w:divBdr>
                    <w:top w:val="none" w:sz="0" w:space="0" w:color="auto"/>
                    <w:left w:val="none" w:sz="0" w:space="0" w:color="auto"/>
                    <w:bottom w:val="none" w:sz="0" w:space="0" w:color="auto"/>
                    <w:right w:val="none" w:sz="0" w:space="0" w:color="auto"/>
                  </w:divBdr>
                </w:div>
                <w:div w:id="1306665059">
                  <w:marLeft w:val="0"/>
                  <w:marRight w:val="0"/>
                  <w:marTop w:val="0"/>
                  <w:marBottom w:val="0"/>
                  <w:divBdr>
                    <w:top w:val="none" w:sz="0" w:space="0" w:color="auto"/>
                    <w:left w:val="none" w:sz="0" w:space="0" w:color="auto"/>
                    <w:bottom w:val="none" w:sz="0" w:space="0" w:color="auto"/>
                    <w:right w:val="none" w:sz="0" w:space="0" w:color="auto"/>
                  </w:divBdr>
                </w:div>
                <w:div w:id="1306744294">
                  <w:marLeft w:val="0"/>
                  <w:marRight w:val="0"/>
                  <w:marTop w:val="0"/>
                  <w:marBottom w:val="0"/>
                  <w:divBdr>
                    <w:top w:val="none" w:sz="0" w:space="0" w:color="auto"/>
                    <w:left w:val="none" w:sz="0" w:space="0" w:color="auto"/>
                    <w:bottom w:val="none" w:sz="0" w:space="0" w:color="auto"/>
                    <w:right w:val="none" w:sz="0" w:space="0" w:color="auto"/>
                  </w:divBdr>
                </w:div>
                <w:div w:id="1307005845">
                  <w:marLeft w:val="0"/>
                  <w:marRight w:val="0"/>
                  <w:marTop w:val="0"/>
                  <w:marBottom w:val="0"/>
                  <w:divBdr>
                    <w:top w:val="none" w:sz="0" w:space="0" w:color="auto"/>
                    <w:left w:val="none" w:sz="0" w:space="0" w:color="auto"/>
                    <w:bottom w:val="none" w:sz="0" w:space="0" w:color="auto"/>
                    <w:right w:val="none" w:sz="0" w:space="0" w:color="auto"/>
                  </w:divBdr>
                </w:div>
                <w:div w:id="1307202084">
                  <w:marLeft w:val="0"/>
                  <w:marRight w:val="0"/>
                  <w:marTop w:val="0"/>
                  <w:marBottom w:val="0"/>
                  <w:divBdr>
                    <w:top w:val="none" w:sz="0" w:space="0" w:color="auto"/>
                    <w:left w:val="none" w:sz="0" w:space="0" w:color="auto"/>
                    <w:bottom w:val="none" w:sz="0" w:space="0" w:color="auto"/>
                    <w:right w:val="none" w:sz="0" w:space="0" w:color="auto"/>
                  </w:divBdr>
                </w:div>
                <w:div w:id="1307662494">
                  <w:marLeft w:val="0"/>
                  <w:marRight w:val="0"/>
                  <w:marTop w:val="0"/>
                  <w:marBottom w:val="0"/>
                  <w:divBdr>
                    <w:top w:val="none" w:sz="0" w:space="0" w:color="auto"/>
                    <w:left w:val="none" w:sz="0" w:space="0" w:color="auto"/>
                    <w:bottom w:val="none" w:sz="0" w:space="0" w:color="auto"/>
                    <w:right w:val="none" w:sz="0" w:space="0" w:color="auto"/>
                  </w:divBdr>
                </w:div>
                <w:div w:id="1308903313">
                  <w:marLeft w:val="0"/>
                  <w:marRight w:val="0"/>
                  <w:marTop w:val="0"/>
                  <w:marBottom w:val="0"/>
                  <w:divBdr>
                    <w:top w:val="none" w:sz="0" w:space="0" w:color="auto"/>
                    <w:left w:val="none" w:sz="0" w:space="0" w:color="auto"/>
                    <w:bottom w:val="none" w:sz="0" w:space="0" w:color="auto"/>
                    <w:right w:val="none" w:sz="0" w:space="0" w:color="auto"/>
                  </w:divBdr>
                </w:div>
                <w:div w:id="1312292885">
                  <w:marLeft w:val="0"/>
                  <w:marRight w:val="0"/>
                  <w:marTop w:val="0"/>
                  <w:marBottom w:val="0"/>
                  <w:divBdr>
                    <w:top w:val="none" w:sz="0" w:space="0" w:color="auto"/>
                    <w:left w:val="none" w:sz="0" w:space="0" w:color="auto"/>
                    <w:bottom w:val="none" w:sz="0" w:space="0" w:color="auto"/>
                    <w:right w:val="none" w:sz="0" w:space="0" w:color="auto"/>
                  </w:divBdr>
                </w:div>
                <w:div w:id="1312910422">
                  <w:marLeft w:val="0"/>
                  <w:marRight w:val="0"/>
                  <w:marTop w:val="0"/>
                  <w:marBottom w:val="0"/>
                  <w:divBdr>
                    <w:top w:val="none" w:sz="0" w:space="0" w:color="auto"/>
                    <w:left w:val="none" w:sz="0" w:space="0" w:color="auto"/>
                    <w:bottom w:val="none" w:sz="0" w:space="0" w:color="auto"/>
                    <w:right w:val="none" w:sz="0" w:space="0" w:color="auto"/>
                  </w:divBdr>
                </w:div>
                <w:div w:id="1313173471">
                  <w:marLeft w:val="0"/>
                  <w:marRight w:val="0"/>
                  <w:marTop w:val="0"/>
                  <w:marBottom w:val="0"/>
                  <w:divBdr>
                    <w:top w:val="none" w:sz="0" w:space="0" w:color="auto"/>
                    <w:left w:val="none" w:sz="0" w:space="0" w:color="auto"/>
                    <w:bottom w:val="none" w:sz="0" w:space="0" w:color="auto"/>
                    <w:right w:val="none" w:sz="0" w:space="0" w:color="auto"/>
                  </w:divBdr>
                </w:div>
                <w:div w:id="1313635332">
                  <w:marLeft w:val="0"/>
                  <w:marRight w:val="0"/>
                  <w:marTop w:val="0"/>
                  <w:marBottom w:val="0"/>
                  <w:divBdr>
                    <w:top w:val="none" w:sz="0" w:space="0" w:color="auto"/>
                    <w:left w:val="none" w:sz="0" w:space="0" w:color="auto"/>
                    <w:bottom w:val="none" w:sz="0" w:space="0" w:color="auto"/>
                    <w:right w:val="none" w:sz="0" w:space="0" w:color="auto"/>
                  </w:divBdr>
                </w:div>
                <w:div w:id="1313675029">
                  <w:marLeft w:val="0"/>
                  <w:marRight w:val="0"/>
                  <w:marTop w:val="0"/>
                  <w:marBottom w:val="0"/>
                  <w:divBdr>
                    <w:top w:val="none" w:sz="0" w:space="0" w:color="auto"/>
                    <w:left w:val="none" w:sz="0" w:space="0" w:color="auto"/>
                    <w:bottom w:val="none" w:sz="0" w:space="0" w:color="auto"/>
                    <w:right w:val="none" w:sz="0" w:space="0" w:color="auto"/>
                  </w:divBdr>
                </w:div>
                <w:div w:id="1313757167">
                  <w:marLeft w:val="0"/>
                  <w:marRight w:val="0"/>
                  <w:marTop w:val="0"/>
                  <w:marBottom w:val="0"/>
                  <w:divBdr>
                    <w:top w:val="none" w:sz="0" w:space="0" w:color="auto"/>
                    <w:left w:val="none" w:sz="0" w:space="0" w:color="auto"/>
                    <w:bottom w:val="none" w:sz="0" w:space="0" w:color="auto"/>
                    <w:right w:val="none" w:sz="0" w:space="0" w:color="auto"/>
                  </w:divBdr>
                </w:div>
                <w:div w:id="1315138331">
                  <w:marLeft w:val="0"/>
                  <w:marRight w:val="0"/>
                  <w:marTop w:val="0"/>
                  <w:marBottom w:val="0"/>
                  <w:divBdr>
                    <w:top w:val="none" w:sz="0" w:space="0" w:color="auto"/>
                    <w:left w:val="none" w:sz="0" w:space="0" w:color="auto"/>
                    <w:bottom w:val="none" w:sz="0" w:space="0" w:color="auto"/>
                    <w:right w:val="none" w:sz="0" w:space="0" w:color="auto"/>
                  </w:divBdr>
                </w:div>
                <w:div w:id="1315914507">
                  <w:marLeft w:val="0"/>
                  <w:marRight w:val="0"/>
                  <w:marTop w:val="0"/>
                  <w:marBottom w:val="0"/>
                  <w:divBdr>
                    <w:top w:val="none" w:sz="0" w:space="0" w:color="auto"/>
                    <w:left w:val="none" w:sz="0" w:space="0" w:color="auto"/>
                    <w:bottom w:val="none" w:sz="0" w:space="0" w:color="auto"/>
                    <w:right w:val="none" w:sz="0" w:space="0" w:color="auto"/>
                  </w:divBdr>
                </w:div>
                <w:div w:id="1316178042">
                  <w:marLeft w:val="0"/>
                  <w:marRight w:val="0"/>
                  <w:marTop w:val="0"/>
                  <w:marBottom w:val="0"/>
                  <w:divBdr>
                    <w:top w:val="none" w:sz="0" w:space="0" w:color="auto"/>
                    <w:left w:val="none" w:sz="0" w:space="0" w:color="auto"/>
                    <w:bottom w:val="none" w:sz="0" w:space="0" w:color="auto"/>
                    <w:right w:val="none" w:sz="0" w:space="0" w:color="auto"/>
                  </w:divBdr>
                </w:div>
                <w:div w:id="1316884158">
                  <w:marLeft w:val="0"/>
                  <w:marRight w:val="0"/>
                  <w:marTop w:val="0"/>
                  <w:marBottom w:val="0"/>
                  <w:divBdr>
                    <w:top w:val="none" w:sz="0" w:space="0" w:color="auto"/>
                    <w:left w:val="none" w:sz="0" w:space="0" w:color="auto"/>
                    <w:bottom w:val="none" w:sz="0" w:space="0" w:color="auto"/>
                    <w:right w:val="none" w:sz="0" w:space="0" w:color="auto"/>
                  </w:divBdr>
                </w:div>
                <w:div w:id="1316911550">
                  <w:marLeft w:val="0"/>
                  <w:marRight w:val="0"/>
                  <w:marTop w:val="0"/>
                  <w:marBottom w:val="0"/>
                  <w:divBdr>
                    <w:top w:val="none" w:sz="0" w:space="0" w:color="auto"/>
                    <w:left w:val="none" w:sz="0" w:space="0" w:color="auto"/>
                    <w:bottom w:val="none" w:sz="0" w:space="0" w:color="auto"/>
                    <w:right w:val="none" w:sz="0" w:space="0" w:color="auto"/>
                  </w:divBdr>
                </w:div>
                <w:div w:id="1317027434">
                  <w:marLeft w:val="0"/>
                  <w:marRight w:val="0"/>
                  <w:marTop w:val="0"/>
                  <w:marBottom w:val="0"/>
                  <w:divBdr>
                    <w:top w:val="none" w:sz="0" w:space="0" w:color="auto"/>
                    <w:left w:val="none" w:sz="0" w:space="0" w:color="auto"/>
                    <w:bottom w:val="none" w:sz="0" w:space="0" w:color="auto"/>
                    <w:right w:val="none" w:sz="0" w:space="0" w:color="auto"/>
                  </w:divBdr>
                </w:div>
                <w:div w:id="1317103505">
                  <w:marLeft w:val="0"/>
                  <w:marRight w:val="0"/>
                  <w:marTop w:val="0"/>
                  <w:marBottom w:val="0"/>
                  <w:divBdr>
                    <w:top w:val="none" w:sz="0" w:space="0" w:color="auto"/>
                    <w:left w:val="none" w:sz="0" w:space="0" w:color="auto"/>
                    <w:bottom w:val="none" w:sz="0" w:space="0" w:color="auto"/>
                    <w:right w:val="none" w:sz="0" w:space="0" w:color="auto"/>
                  </w:divBdr>
                </w:div>
                <w:div w:id="1317148215">
                  <w:marLeft w:val="0"/>
                  <w:marRight w:val="0"/>
                  <w:marTop w:val="0"/>
                  <w:marBottom w:val="0"/>
                  <w:divBdr>
                    <w:top w:val="none" w:sz="0" w:space="0" w:color="auto"/>
                    <w:left w:val="none" w:sz="0" w:space="0" w:color="auto"/>
                    <w:bottom w:val="none" w:sz="0" w:space="0" w:color="auto"/>
                    <w:right w:val="none" w:sz="0" w:space="0" w:color="auto"/>
                  </w:divBdr>
                </w:div>
                <w:div w:id="1318727497">
                  <w:marLeft w:val="0"/>
                  <w:marRight w:val="0"/>
                  <w:marTop w:val="0"/>
                  <w:marBottom w:val="0"/>
                  <w:divBdr>
                    <w:top w:val="none" w:sz="0" w:space="0" w:color="auto"/>
                    <w:left w:val="none" w:sz="0" w:space="0" w:color="auto"/>
                    <w:bottom w:val="none" w:sz="0" w:space="0" w:color="auto"/>
                    <w:right w:val="none" w:sz="0" w:space="0" w:color="auto"/>
                  </w:divBdr>
                </w:div>
                <w:div w:id="1319072659">
                  <w:marLeft w:val="0"/>
                  <w:marRight w:val="0"/>
                  <w:marTop w:val="0"/>
                  <w:marBottom w:val="0"/>
                  <w:divBdr>
                    <w:top w:val="none" w:sz="0" w:space="0" w:color="auto"/>
                    <w:left w:val="none" w:sz="0" w:space="0" w:color="auto"/>
                    <w:bottom w:val="none" w:sz="0" w:space="0" w:color="auto"/>
                    <w:right w:val="none" w:sz="0" w:space="0" w:color="auto"/>
                  </w:divBdr>
                </w:div>
                <w:div w:id="1319113870">
                  <w:marLeft w:val="0"/>
                  <w:marRight w:val="0"/>
                  <w:marTop w:val="0"/>
                  <w:marBottom w:val="0"/>
                  <w:divBdr>
                    <w:top w:val="none" w:sz="0" w:space="0" w:color="auto"/>
                    <w:left w:val="none" w:sz="0" w:space="0" w:color="auto"/>
                    <w:bottom w:val="none" w:sz="0" w:space="0" w:color="auto"/>
                    <w:right w:val="none" w:sz="0" w:space="0" w:color="auto"/>
                  </w:divBdr>
                </w:div>
                <w:div w:id="1319190298">
                  <w:marLeft w:val="0"/>
                  <w:marRight w:val="0"/>
                  <w:marTop w:val="0"/>
                  <w:marBottom w:val="0"/>
                  <w:divBdr>
                    <w:top w:val="none" w:sz="0" w:space="0" w:color="auto"/>
                    <w:left w:val="none" w:sz="0" w:space="0" w:color="auto"/>
                    <w:bottom w:val="none" w:sz="0" w:space="0" w:color="auto"/>
                    <w:right w:val="none" w:sz="0" w:space="0" w:color="auto"/>
                  </w:divBdr>
                </w:div>
                <w:div w:id="1319306011">
                  <w:marLeft w:val="0"/>
                  <w:marRight w:val="0"/>
                  <w:marTop w:val="0"/>
                  <w:marBottom w:val="0"/>
                  <w:divBdr>
                    <w:top w:val="none" w:sz="0" w:space="0" w:color="auto"/>
                    <w:left w:val="none" w:sz="0" w:space="0" w:color="auto"/>
                    <w:bottom w:val="none" w:sz="0" w:space="0" w:color="auto"/>
                    <w:right w:val="none" w:sz="0" w:space="0" w:color="auto"/>
                  </w:divBdr>
                </w:div>
                <w:div w:id="1321155274">
                  <w:marLeft w:val="0"/>
                  <w:marRight w:val="0"/>
                  <w:marTop w:val="0"/>
                  <w:marBottom w:val="0"/>
                  <w:divBdr>
                    <w:top w:val="none" w:sz="0" w:space="0" w:color="auto"/>
                    <w:left w:val="none" w:sz="0" w:space="0" w:color="auto"/>
                    <w:bottom w:val="none" w:sz="0" w:space="0" w:color="auto"/>
                    <w:right w:val="none" w:sz="0" w:space="0" w:color="auto"/>
                  </w:divBdr>
                </w:div>
                <w:div w:id="1321620968">
                  <w:marLeft w:val="0"/>
                  <w:marRight w:val="0"/>
                  <w:marTop w:val="0"/>
                  <w:marBottom w:val="0"/>
                  <w:divBdr>
                    <w:top w:val="none" w:sz="0" w:space="0" w:color="auto"/>
                    <w:left w:val="none" w:sz="0" w:space="0" w:color="auto"/>
                    <w:bottom w:val="none" w:sz="0" w:space="0" w:color="auto"/>
                    <w:right w:val="none" w:sz="0" w:space="0" w:color="auto"/>
                  </w:divBdr>
                </w:div>
                <w:div w:id="1322344747">
                  <w:marLeft w:val="0"/>
                  <w:marRight w:val="0"/>
                  <w:marTop w:val="0"/>
                  <w:marBottom w:val="0"/>
                  <w:divBdr>
                    <w:top w:val="none" w:sz="0" w:space="0" w:color="auto"/>
                    <w:left w:val="none" w:sz="0" w:space="0" w:color="auto"/>
                    <w:bottom w:val="none" w:sz="0" w:space="0" w:color="auto"/>
                    <w:right w:val="none" w:sz="0" w:space="0" w:color="auto"/>
                  </w:divBdr>
                </w:div>
                <w:div w:id="1322584617">
                  <w:marLeft w:val="0"/>
                  <w:marRight w:val="0"/>
                  <w:marTop w:val="0"/>
                  <w:marBottom w:val="0"/>
                  <w:divBdr>
                    <w:top w:val="none" w:sz="0" w:space="0" w:color="auto"/>
                    <w:left w:val="none" w:sz="0" w:space="0" w:color="auto"/>
                    <w:bottom w:val="none" w:sz="0" w:space="0" w:color="auto"/>
                    <w:right w:val="none" w:sz="0" w:space="0" w:color="auto"/>
                  </w:divBdr>
                </w:div>
                <w:div w:id="1322585272">
                  <w:marLeft w:val="0"/>
                  <w:marRight w:val="0"/>
                  <w:marTop w:val="0"/>
                  <w:marBottom w:val="0"/>
                  <w:divBdr>
                    <w:top w:val="none" w:sz="0" w:space="0" w:color="auto"/>
                    <w:left w:val="none" w:sz="0" w:space="0" w:color="auto"/>
                    <w:bottom w:val="none" w:sz="0" w:space="0" w:color="auto"/>
                    <w:right w:val="none" w:sz="0" w:space="0" w:color="auto"/>
                  </w:divBdr>
                </w:div>
                <w:div w:id="1322926769">
                  <w:marLeft w:val="0"/>
                  <w:marRight w:val="0"/>
                  <w:marTop w:val="0"/>
                  <w:marBottom w:val="0"/>
                  <w:divBdr>
                    <w:top w:val="none" w:sz="0" w:space="0" w:color="auto"/>
                    <w:left w:val="none" w:sz="0" w:space="0" w:color="auto"/>
                    <w:bottom w:val="none" w:sz="0" w:space="0" w:color="auto"/>
                    <w:right w:val="none" w:sz="0" w:space="0" w:color="auto"/>
                  </w:divBdr>
                </w:div>
                <w:div w:id="1323005738">
                  <w:marLeft w:val="0"/>
                  <w:marRight w:val="0"/>
                  <w:marTop w:val="0"/>
                  <w:marBottom w:val="0"/>
                  <w:divBdr>
                    <w:top w:val="none" w:sz="0" w:space="0" w:color="auto"/>
                    <w:left w:val="none" w:sz="0" w:space="0" w:color="auto"/>
                    <w:bottom w:val="none" w:sz="0" w:space="0" w:color="auto"/>
                    <w:right w:val="none" w:sz="0" w:space="0" w:color="auto"/>
                  </w:divBdr>
                </w:div>
                <w:div w:id="1323505039">
                  <w:marLeft w:val="0"/>
                  <w:marRight w:val="0"/>
                  <w:marTop w:val="0"/>
                  <w:marBottom w:val="0"/>
                  <w:divBdr>
                    <w:top w:val="none" w:sz="0" w:space="0" w:color="auto"/>
                    <w:left w:val="none" w:sz="0" w:space="0" w:color="auto"/>
                    <w:bottom w:val="none" w:sz="0" w:space="0" w:color="auto"/>
                    <w:right w:val="none" w:sz="0" w:space="0" w:color="auto"/>
                  </w:divBdr>
                </w:div>
                <w:div w:id="1323696902">
                  <w:marLeft w:val="0"/>
                  <w:marRight w:val="0"/>
                  <w:marTop w:val="0"/>
                  <w:marBottom w:val="0"/>
                  <w:divBdr>
                    <w:top w:val="none" w:sz="0" w:space="0" w:color="auto"/>
                    <w:left w:val="none" w:sz="0" w:space="0" w:color="auto"/>
                    <w:bottom w:val="none" w:sz="0" w:space="0" w:color="auto"/>
                    <w:right w:val="none" w:sz="0" w:space="0" w:color="auto"/>
                  </w:divBdr>
                </w:div>
                <w:div w:id="1323703275">
                  <w:marLeft w:val="0"/>
                  <w:marRight w:val="0"/>
                  <w:marTop w:val="0"/>
                  <w:marBottom w:val="0"/>
                  <w:divBdr>
                    <w:top w:val="none" w:sz="0" w:space="0" w:color="auto"/>
                    <w:left w:val="none" w:sz="0" w:space="0" w:color="auto"/>
                    <w:bottom w:val="none" w:sz="0" w:space="0" w:color="auto"/>
                    <w:right w:val="none" w:sz="0" w:space="0" w:color="auto"/>
                  </w:divBdr>
                </w:div>
                <w:div w:id="1324505887">
                  <w:marLeft w:val="0"/>
                  <w:marRight w:val="0"/>
                  <w:marTop w:val="0"/>
                  <w:marBottom w:val="0"/>
                  <w:divBdr>
                    <w:top w:val="none" w:sz="0" w:space="0" w:color="auto"/>
                    <w:left w:val="none" w:sz="0" w:space="0" w:color="auto"/>
                    <w:bottom w:val="none" w:sz="0" w:space="0" w:color="auto"/>
                    <w:right w:val="none" w:sz="0" w:space="0" w:color="auto"/>
                  </w:divBdr>
                </w:div>
                <w:div w:id="1324551414">
                  <w:marLeft w:val="0"/>
                  <w:marRight w:val="0"/>
                  <w:marTop w:val="0"/>
                  <w:marBottom w:val="0"/>
                  <w:divBdr>
                    <w:top w:val="none" w:sz="0" w:space="0" w:color="auto"/>
                    <w:left w:val="none" w:sz="0" w:space="0" w:color="auto"/>
                    <w:bottom w:val="none" w:sz="0" w:space="0" w:color="auto"/>
                    <w:right w:val="none" w:sz="0" w:space="0" w:color="auto"/>
                  </w:divBdr>
                </w:div>
                <w:div w:id="1326670443">
                  <w:marLeft w:val="0"/>
                  <w:marRight w:val="0"/>
                  <w:marTop w:val="0"/>
                  <w:marBottom w:val="0"/>
                  <w:divBdr>
                    <w:top w:val="none" w:sz="0" w:space="0" w:color="auto"/>
                    <w:left w:val="none" w:sz="0" w:space="0" w:color="auto"/>
                    <w:bottom w:val="none" w:sz="0" w:space="0" w:color="auto"/>
                    <w:right w:val="none" w:sz="0" w:space="0" w:color="auto"/>
                  </w:divBdr>
                </w:div>
                <w:div w:id="1326740554">
                  <w:marLeft w:val="0"/>
                  <w:marRight w:val="0"/>
                  <w:marTop w:val="0"/>
                  <w:marBottom w:val="0"/>
                  <w:divBdr>
                    <w:top w:val="none" w:sz="0" w:space="0" w:color="auto"/>
                    <w:left w:val="none" w:sz="0" w:space="0" w:color="auto"/>
                    <w:bottom w:val="none" w:sz="0" w:space="0" w:color="auto"/>
                    <w:right w:val="none" w:sz="0" w:space="0" w:color="auto"/>
                  </w:divBdr>
                </w:div>
                <w:div w:id="1326931971">
                  <w:marLeft w:val="0"/>
                  <w:marRight w:val="0"/>
                  <w:marTop w:val="0"/>
                  <w:marBottom w:val="0"/>
                  <w:divBdr>
                    <w:top w:val="none" w:sz="0" w:space="0" w:color="auto"/>
                    <w:left w:val="none" w:sz="0" w:space="0" w:color="auto"/>
                    <w:bottom w:val="none" w:sz="0" w:space="0" w:color="auto"/>
                    <w:right w:val="none" w:sz="0" w:space="0" w:color="auto"/>
                  </w:divBdr>
                </w:div>
                <w:div w:id="1327172702">
                  <w:marLeft w:val="0"/>
                  <w:marRight w:val="0"/>
                  <w:marTop w:val="0"/>
                  <w:marBottom w:val="0"/>
                  <w:divBdr>
                    <w:top w:val="none" w:sz="0" w:space="0" w:color="auto"/>
                    <w:left w:val="none" w:sz="0" w:space="0" w:color="auto"/>
                    <w:bottom w:val="none" w:sz="0" w:space="0" w:color="auto"/>
                    <w:right w:val="none" w:sz="0" w:space="0" w:color="auto"/>
                  </w:divBdr>
                </w:div>
                <w:div w:id="1327592578">
                  <w:marLeft w:val="0"/>
                  <w:marRight w:val="0"/>
                  <w:marTop w:val="0"/>
                  <w:marBottom w:val="0"/>
                  <w:divBdr>
                    <w:top w:val="none" w:sz="0" w:space="0" w:color="auto"/>
                    <w:left w:val="none" w:sz="0" w:space="0" w:color="auto"/>
                    <w:bottom w:val="none" w:sz="0" w:space="0" w:color="auto"/>
                    <w:right w:val="none" w:sz="0" w:space="0" w:color="auto"/>
                  </w:divBdr>
                </w:div>
                <w:div w:id="1327785791">
                  <w:marLeft w:val="0"/>
                  <w:marRight w:val="0"/>
                  <w:marTop w:val="0"/>
                  <w:marBottom w:val="0"/>
                  <w:divBdr>
                    <w:top w:val="none" w:sz="0" w:space="0" w:color="auto"/>
                    <w:left w:val="none" w:sz="0" w:space="0" w:color="auto"/>
                    <w:bottom w:val="none" w:sz="0" w:space="0" w:color="auto"/>
                    <w:right w:val="none" w:sz="0" w:space="0" w:color="auto"/>
                  </w:divBdr>
                </w:div>
                <w:div w:id="1328434270">
                  <w:marLeft w:val="0"/>
                  <w:marRight w:val="0"/>
                  <w:marTop w:val="0"/>
                  <w:marBottom w:val="0"/>
                  <w:divBdr>
                    <w:top w:val="none" w:sz="0" w:space="0" w:color="auto"/>
                    <w:left w:val="none" w:sz="0" w:space="0" w:color="auto"/>
                    <w:bottom w:val="none" w:sz="0" w:space="0" w:color="auto"/>
                    <w:right w:val="none" w:sz="0" w:space="0" w:color="auto"/>
                  </w:divBdr>
                </w:div>
                <w:div w:id="1328971140">
                  <w:marLeft w:val="0"/>
                  <w:marRight w:val="0"/>
                  <w:marTop w:val="0"/>
                  <w:marBottom w:val="0"/>
                  <w:divBdr>
                    <w:top w:val="none" w:sz="0" w:space="0" w:color="auto"/>
                    <w:left w:val="none" w:sz="0" w:space="0" w:color="auto"/>
                    <w:bottom w:val="none" w:sz="0" w:space="0" w:color="auto"/>
                    <w:right w:val="none" w:sz="0" w:space="0" w:color="auto"/>
                  </w:divBdr>
                </w:div>
                <w:div w:id="1331910518">
                  <w:marLeft w:val="0"/>
                  <w:marRight w:val="0"/>
                  <w:marTop w:val="0"/>
                  <w:marBottom w:val="0"/>
                  <w:divBdr>
                    <w:top w:val="none" w:sz="0" w:space="0" w:color="auto"/>
                    <w:left w:val="none" w:sz="0" w:space="0" w:color="auto"/>
                    <w:bottom w:val="none" w:sz="0" w:space="0" w:color="auto"/>
                    <w:right w:val="none" w:sz="0" w:space="0" w:color="auto"/>
                  </w:divBdr>
                </w:div>
                <w:div w:id="1331982735">
                  <w:marLeft w:val="0"/>
                  <w:marRight w:val="0"/>
                  <w:marTop w:val="0"/>
                  <w:marBottom w:val="0"/>
                  <w:divBdr>
                    <w:top w:val="none" w:sz="0" w:space="0" w:color="auto"/>
                    <w:left w:val="none" w:sz="0" w:space="0" w:color="auto"/>
                    <w:bottom w:val="none" w:sz="0" w:space="0" w:color="auto"/>
                    <w:right w:val="none" w:sz="0" w:space="0" w:color="auto"/>
                  </w:divBdr>
                </w:div>
                <w:div w:id="1332292289">
                  <w:marLeft w:val="0"/>
                  <w:marRight w:val="0"/>
                  <w:marTop w:val="0"/>
                  <w:marBottom w:val="0"/>
                  <w:divBdr>
                    <w:top w:val="none" w:sz="0" w:space="0" w:color="auto"/>
                    <w:left w:val="none" w:sz="0" w:space="0" w:color="auto"/>
                    <w:bottom w:val="none" w:sz="0" w:space="0" w:color="auto"/>
                    <w:right w:val="none" w:sz="0" w:space="0" w:color="auto"/>
                  </w:divBdr>
                </w:div>
                <w:div w:id="1333022138">
                  <w:marLeft w:val="0"/>
                  <w:marRight w:val="0"/>
                  <w:marTop w:val="0"/>
                  <w:marBottom w:val="0"/>
                  <w:divBdr>
                    <w:top w:val="none" w:sz="0" w:space="0" w:color="auto"/>
                    <w:left w:val="none" w:sz="0" w:space="0" w:color="auto"/>
                    <w:bottom w:val="none" w:sz="0" w:space="0" w:color="auto"/>
                    <w:right w:val="none" w:sz="0" w:space="0" w:color="auto"/>
                  </w:divBdr>
                </w:div>
                <w:div w:id="1334606042">
                  <w:marLeft w:val="0"/>
                  <w:marRight w:val="0"/>
                  <w:marTop w:val="0"/>
                  <w:marBottom w:val="0"/>
                  <w:divBdr>
                    <w:top w:val="none" w:sz="0" w:space="0" w:color="auto"/>
                    <w:left w:val="none" w:sz="0" w:space="0" w:color="auto"/>
                    <w:bottom w:val="none" w:sz="0" w:space="0" w:color="auto"/>
                    <w:right w:val="none" w:sz="0" w:space="0" w:color="auto"/>
                  </w:divBdr>
                </w:div>
                <w:div w:id="1335375335">
                  <w:marLeft w:val="0"/>
                  <w:marRight w:val="0"/>
                  <w:marTop w:val="0"/>
                  <w:marBottom w:val="0"/>
                  <w:divBdr>
                    <w:top w:val="none" w:sz="0" w:space="0" w:color="auto"/>
                    <w:left w:val="none" w:sz="0" w:space="0" w:color="auto"/>
                    <w:bottom w:val="none" w:sz="0" w:space="0" w:color="auto"/>
                    <w:right w:val="none" w:sz="0" w:space="0" w:color="auto"/>
                  </w:divBdr>
                </w:div>
                <w:div w:id="1335641774">
                  <w:marLeft w:val="0"/>
                  <w:marRight w:val="0"/>
                  <w:marTop w:val="0"/>
                  <w:marBottom w:val="0"/>
                  <w:divBdr>
                    <w:top w:val="none" w:sz="0" w:space="0" w:color="auto"/>
                    <w:left w:val="none" w:sz="0" w:space="0" w:color="auto"/>
                    <w:bottom w:val="none" w:sz="0" w:space="0" w:color="auto"/>
                    <w:right w:val="none" w:sz="0" w:space="0" w:color="auto"/>
                  </w:divBdr>
                </w:div>
                <w:div w:id="1335648476">
                  <w:marLeft w:val="0"/>
                  <w:marRight w:val="0"/>
                  <w:marTop w:val="0"/>
                  <w:marBottom w:val="0"/>
                  <w:divBdr>
                    <w:top w:val="none" w:sz="0" w:space="0" w:color="auto"/>
                    <w:left w:val="none" w:sz="0" w:space="0" w:color="auto"/>
                    <w:bottom w:val="none" w:sz="0" w:space="0" w:color="auto"/>
                    <w:right w:val="none" w:sz="0" w:space="0" w:color="auto"/>
                  </w:divBdr>
                </w:div>
                <w:div w:id="1335839695">
                  <w:marLeft w:val="0"/>
                  <w:marRight w:val="0"/>
                  <w:marTop w:val="0"/>
                  <w:marBottom w:val="0"/>
                  <w:divBdr>
                    <w:top w:val="none" w:sz="0" w:space="0" w:color="auto"/>
                    <w:left w:val="none" w:sz="0" w:space="0" w:color="auto"/>
                    <w:bottom w:val="none" w:sz="0" w:space="0" w:color="auto"/>
                    <w:right w:val="none" w:sz="0" w:space="0" w:color="auto"/>
                  </w:divBdr>
                </w:div>
                <w:div w:id="1337153538">
                  <w:marLeft w:val="0"/>
                  <w:marRight w:val="0"/>
                  <w:marTop w:val="0"/>
                  <w:marBottom w:val="0"/>
                  <w:divBdr>
                    <w:top w:val="none" w:sz="0" w:space="0" w:color="auto"/>
                    <w:left w:val="none" w:sz="0" w:space="0" w:color="auto"/>
                    <w:bottom w:val="none" w:sz="0" w:space="0" w:color="auto"/>
                    <w:right w:val="none" w:sz="0" w:space="0" w:color="auto"/>
                  </w:divBdr>
                </w:div>
                <w:div w:id="1337927368">
                  <w:marLeft w:val="0"/>
                  <w:marRight w:val="0"/>
                  <w:marTop w:val="0"/>
                  <w:marBottom w:val="0"/>
                  <w:divBdr>
                    <w:top w:val="none" w:sz="0" w:space="0" w:color="auto"/>
                    <w:left w:val="none" w:sz="0" w:space="0" w:color="auto"/>
                    <w:bottom w:val="none" w:sz="0" w:space="0" w:color="auto"/>
                    <w:right w:val="none" w:sz="0" w:space="0" w:color="auto"/>
                  </w:divBdr>
                </w:div>
                <w:div w:id="1337997189">
                  <w:marLeft w:val="0"/>
                  <w:marRight w:val="0"/>
                  <w:marTop w:val="0"/>
                  <w:marBottom w:val="0"/>
                  <w:divBdr>
                    <w:top w:val="none" w:sz="0" w:space="0" w:color="auto"/>
                    <w:left w:val="none" w:sz="0" w:space="0" w:color="auto"/>
                    <w:bottom w:val="none" w:sz="0" w:space="0" w:color="auto"/>
                    <w:right w:val="none" w:sz="0" w:space="0" w:color="auto"/>
                  </w:divBdr>
                </w:div>
                <w:div w:id="1338117240">
                  <w:marLeft w:val="0"/>
                  <w:marRight w:val="0"/>
                  <w:marTop w:val="0"/>
                  <w:marBottom w:val="0"/>
                  <w:divBdr>
                    <w:top w:val="none" w:sz="0" w:space="0" w:color="auto"/>
                    <w:left w:val="none" w:sz="0" w:space="0" w:color="auto"/>
                    <w:bottom w:val="none" w:sz="0" w:space="0" w:color="auto"/>
                    <w:right w:val="none" w:sz="0" w:space="0" w:color="auto"/>
                  </w:divBdr>
                </w:div>
                <w:div w:id="1338507331">
                  <w:marLeft w:val="0"/>
                  <w:marRight w:val="0"/>
                  <w:marTop w:val="0"/>
                  <w:marBottom w:val="0"/>
                  <w:divBdr>
                    <w:top w:val="none" w:sz="0" w:space="0" w:color="auto"/>
                    <w:left w:val="none" w:sz="0" w:space="0" w:color="auto"/>
                    <w:bottom w:val="none" w:sz="0" w:space="0" w:color="auto"/>
                    <w:right w:val="none" w:sz="0" w:space="0" w:color="auto"/>
                  </w:divBdr>
                </w:div>
                <w:div w:id="1340355615">
                  <w:marLeft w:val="0"/>
                  <w:marRight w:val="0"/>
                  <w:marTop w:val="0"/>
                  <w:marBottom w:val="0"/>
                  <w:divBdr>
                    <w:top w:val="none" w:sz="0" w:space="0" w:color="auto"/>
                    <w:left w:val="none" w:sz="0" w:space="0" w:color="auto"/>
                    <w:bottom w:val="none" w:sz="0" w:space="0" w:color="auto"/>
                    <w:right w:val="none" w:sz="0" w:space="0" w:color="auto"/>
                  </w:divBdr>
                </w:div>
                <w:div w:id="1341734097">
                  <w:marLeft w:val="0"/>
                  <w:marRight w:val="0"/>
                  <w:marTop w:val="0"/>
                  <w:marBottom w:val="0"/>
                  <w:divBdr>
                    <w:top w:val="none" w:sz="0" w:space="0" w:color="auto"/>
                    <w:left w:val="none" w:sz="0" w:space="0" w:color="auto"/>
                    <w:bottom w:val="none" w:sz="0" w:space="0" w:color="auto"/>
                    <w:right w:val="none" w:sz="0" w:space="0" w:color="auto"/>
                  </w:divBdr>
                </w:div>
                <w:div w:id="1342927361">
                  <w:marLeft w:val="0"/>
                  <w:marRight w:val="0"/>
                  <w:marTop w:val="0"/>
                  <w:marBottom w:val="0"/>
                  <w:divBdr>
                    <w:top w:val="none" w:sz="0" w:space="0" w:color="auto"/>
                    <w:left w:val="none" w:sz="0" w:space="0" w:color="auto"/>
                    <w:bottom w:val="none" w:sz="0" w:space="0" w:color="auto"/>
                    <w:right w:val="none" w:sz="0" w:space="0" w:color="auto"/>
                  </w:divBdr>
                </w:div>
                <w:div w:id="1343122547">
                  <w:marLeft w:val="0"/>
                  <w:marRight w:val="0"/>
                  <w:marTop w:val="0"/>
                  <w:marBottom w:val="0"/>
                  <w:divBdr>
                    <w:top w:val="none" w:sz="0" w:space="0" w:color="auto"/>
                    <w:left w:val="none" w:sz="0" w:space="0" w:color="auto"/>
                    <w:bottom w:val="none" w:sz="0" w:space="0" w:color="auto"/>
                    <w:right w:val="none" w:sz="0" w:space="0" w:color="auto"/>
                  </w:divBdr>
                </w:div>
                <w:div w:id="1345210625">
                  <w:marLeft w:val="0"/>
                  <w:marRight w:val="0"/>
                  <w:marTop w:val="0"/>
                  <w:marBottom w:val="0"/>
                  <w:divBdr>
                    <w:top w:val="none" w:sz="0" w:space="0" w:color="auto"/>
                    <w:left w:val="none" w:sz="0" w:space="0" w:color="auto"/>
                    <w:bottom w:val="none" w:sz="0" w:space="0" w:color="auto"/>
                    <w:right w:val="none" w:sz="0" w:space="0" w:color="auto"/>
                  </w:divBdr>
                </w:div>
                <w:div w:id="1346248882">
                  <w:marLeft w:val="0"/>
                  <w:marRight w:val="0"/>
                  <w:marTop w:val="0"/>
                  <w:marBottom w:val="0"/>
                  <w:divBdr>
                    <w:top w:val="none" w:sz="0" w:space="0" w:color="auto"/>
                    <w:left w:val="none" w:sz="0" w:space="0" w:color="auto"/>
                    <w:bottom w:val="none" w:sz="0" w:space="0" w:color="auto"/>
                    <w:right w:val="none" w:sz="0" w:space="0" w:color="auto"/>
                  </w:divBdr>
                </w:div>
                <w:div w:id="1347827095">
                  <w:marLeft w:val="0"/>
                  <w:marRight w:val="0"/>
                  <w:marTop w:val="0"/>
                  <w:marBottom w:val="0"/>
                  <w:divBdr>
                    <w:top w:val="none" w:sz="0" w:space="0" w:color="auto"/>
                    <w:left w:val="none" w:sz="0" w:space="0" w:color="auto"/>
                    <w:bottom w:val="none" w:sz="0" w:space="0" w:color="auto"/>
                    <w:right w:val="none" w:sz="0" w:space="0" w:color="auto"/>
                  </w:divBdr>
                </w:div>
                <w:div w:id="1349484209">
                  <w:marLeft w:val="0"/>
                  <w:marRight w:val="0"/>
                  <w:marTop w:val="0"/>
                  <w:marBottom w:val="0"/>
                  <w:divBdr>
                    <w:top w:val="none" w:sz="0" w:space="0" w:color="auto"/>
                    <w:left w:val="none" w:sz="0" w:space="0" w:color="auto"/>
                    <w:bottom w:val="none" w:sz="0" w:space="0" w:color="auto"/>
                    <w:right w:val="none" w:sz="0" w:space="0" w:color="auto"/>
                  </w:divBdr>
                </w:div>
                <w:div w:id="1349599512">
                  <w:marLeft w:val="0"/>
                  <w:marRight w:val="0"/>
                  <w:marTop w:val="0"/>
                  <w:marBottom w:val="0"/>
                  <w:divBdr>
                    <w:top w:val="none" w:sz="0" w:space="0" w:color="auto"/>
                    <w:left w:val="none" w:sz="0" w:space="0" w:color="auto"/>
                    <w:bottom w:val="none" w:sz="0" w:space="0" w:color="auto"/>
                    <w:right w:val="none" w:sz="0" w:space="0" w:color="auto"/>
                  </w:divBdr>
                </w:div>
                <w:div w:id="1349671979">
                  <w:marLeft w:val="0"/>
                  <w:marRight w:val="0"/>
                  <w:marTop w:val="0"/>
                  <w:marBottom w:val="0"/>
                  <w:divBdr>
                    <w:top w:val="none" w:sz="0" w:space="0" w:color="auto"/>
                    <w:left w:val="none" w:sz="0" w:space="0" w:color="auto"/>
                    <w:bottom w:val="none" w:sz="0" w:space="0" w:color="auto"/>
                    <w:right w:val="none" w:sz="0" w:space="0" w:color="auto"/>
                  </w:divBdr>
                </w:div>
                <w:div w:id="1349715248">
                  <w:marLeft w:val="0"/>
                  <w:marRight w:val="0"/>
                  <w:marTop w:val="0"/>
                  <w:marBottom w:val="0"/>
                  <w:divBdr>
                    <w:top w:val="none" w:sz="0" w:space="0" w:color="auto"/>
                    <w:left w:val="none" w:sz="0" w:space="0" w:color="auto"/>
                    <w:bottom w:val="none" w:sz="0" w:space="0" w:color="auto"/>
                    <w:right w:val="none" w:sz="0" w:space="0" w:color="auto"/>
                  </w:divBdr>
                </w:div>
                <w:div w:id="1349987257">
                  <w:marLeft w:val="0"/>
                  <w:marRight w:val="0"/>
                  <w:marTop w:val="0"/>
                  <w:marBottom w:val="0"/>
                  <w:divBdr>
                    <w:top w:val="none" w:sz="0" w:space="0" w:color="auto"/>
                    <w:left w:val="none" w:sz="0" w:space="0" w:color="auto"/>
                    <w:bottom w:val="none" w:sz="0" w:space="0" w:color="auto"/>
                    <w:right w:val="none" w:sz="0" w:space="0" w:color="auto"/>
                  </w:divBdr>
                </w:div>
                <w:div w:id="1350444376">
                  <w:marLeft w:val="0"/>
                  <w:marRight w:val="0"/>
                  <w:marTop w:val="0"/>
                  <w:marBottom w:val="0"/>
                  <w:divBdr>
                    <w:top w:val="none" w:sz="0" w:space="0" w:color="auto"/>
                    <w:left w:val="none" w:sz="0" w:space="0" w:color="auto"/>
                    <w:bottom w:val="none" w:sz="0" w:space="0" w:color="auto"/>
                    <w:right w:val="none" w:sz="0" w:space="0" w:color="auto"/>
                  </w:divBdr>
                </w:div>
                <w:div w:id="1351417858">
                  <w:marLeft w:val="0"/>
                  <w:marRight w:val="0"/>
                  <w:marTop w:val="0"/>
                  <w:marBottom w:val="0"/>
                  <w:divBdr>
                    <w:top w:val="none" w:sz="0" w:space="0" w:color="auto"/>
                    <w:left w:val="none" w:sz="0" w:space="0" w:color="auto"/>
                    <w:bottom w:val="none" w:sz="0" w:space="0" w:color="auto"/>
                    <w:right w:val="none" w:sz="0" w:space="0" w:color="auto"/>
                  </w:divBdr>
                </w:div>
                <w:div w:id="1351486351">
                  <w:marLeft w:val="0"/>
                  <w:marRight w:val="0"/>
                  <w:marTop w:val="0"/>
                  <w:marBottom w:val="0"/>
                  <w:divBdr>
                    <w:top w:val="none" w:sz="0" w:space="0" w:color="auto"/>
                    <w:left w:val="none" w:sz="0" w:space="0" w:color="auto"/>
                    <w:bottom w:val="none" w:sz="0" w:space="0" w:color="auto"/>
                    <w:right w:val="none" w:sz="0" w:space="0" w:color="auto"/>
                  </w:divBdr>
                </w:div>
                <w:div w:id="1351638703">
                  <w:marLeft w:val="0"/>
                  <w:marRight w:val="0"/>
                  <w:marTop w:val="0"/>
                  <w:marBottom w:val="0"/>
                  <w:divBdr>
                    <w:top w:val="none" w:sz="0" w:space="0" w:color="auto"/>
                    <w:left w:val="none" w:sz="0" w:space="0" w:color="auto"/>
                    <w:bottom w:val="none" w:sz="0" w:space="0" w:color="auto"/>
                    <w:right w:val="none" w:sz="0" w:space="0" w:color="auto"/>
                  </w:divBdr>
                </w:div>
                <w:div w:id="1352033191">
                  <w:marLeft w:val="0"/>
                  <w:marRight w:val="0"/>
                  <w:marTop w:val="0"/>
                  <w:marBottom w:val="0"/>
                  <w:divBdr>
                    <w:top w:val="none" w:sz="0" w:space="0" w:color="auto"/>
                    <w:left w:val="none" w:sz="0" w:space="0" w:color="auto"/>
                    <w:bottom w:val="none" w:sz="0" w:space="0" w:color="auto"/>
                    <w:right w:val="none" w:sz="0" w:space="0" w:color="auto"/>
                  </w:divBdr>
                </w:div>
                <w:div w:id="1352760025">
                  <w:marLeft w:val="0"/>
                  <w:marRight w:val="0"/>
                  <w:marTop w:val="0"/>
                  <w:marBottom w:val="0"/>
                  <w:divBdr>
                    <w:top w:val="none" w:sz="0" w:space="0" w:color="auto"/>
                    <w:left w:val="none" w:sz="0" w:space="0" w:color="auto"/>
                    <w:bottom w:val="none" w:sz="0" w:space="0" w:color="auto"/>
                    <w:right w:val="none" w:sz="0" w:space="0" w:color="auto"/>
                  </w:divBdr>
                </w:div>
                <w:div w:id="1354530192">
                  <w:marLeft w:val="0"/>
                  <w:marRight w:val="0"/>
                  <w:marTop w:val="0"/>
                  <w:marBottom w:val="0"/>
                  <w:divBdr>
                    <w:top w:val="none" w:sz="0" w:space="0" w:color="auto"/>
                    <w:left w:val="none" w:sz="0" w:space="0" w:color="auto"/>
                    <w:bottom w:val="none" w:sz="0" w:space="0" w:color="auto"/>
                    <w:right w:val="none" w:sz="0" w:space="0" w:color="auto"/>
                  </w:divBdr>
                </w:div>
                <w:div w:id="1354917982">
                  <w:marLeft w:val="0"/>
                  <w:marRight w:val="0"/>
                  <w:marTop w:val="0"/>
                  <w:marBottom w:val="0"/>
                  <w:divBdr>
                    <w:top w:val="none" w:sz="0" w:space="0" w:color="auto"/>
                    <w:left w:val="none" w:sz="0" w:space="0" w:color="auto"/>
                    <w:bottom w:val="none" w:sz="0" w:space="0" w:color="auto"/>
                    <w:right w:val="none" w:sz="0" w:space="0" w:color="auto"/>
                  </w:divBdr>
                </w:div>
                <w:div w:id="1355422160">
                  <w:marLeft w:val="0"/>
                  <w:marRight w:val="0"/>
                  <w:marTop w:val="0"/>
                  <w:marBottom w:val="0"/>
                  <w:divBdr>
                    <w:top w:val="none" w:sz="0" w:space="0" w:color="auto"/>
                    <w:left w:val="none" w:sz="0" w:space="0" w:color="auto"/>
                    <w:bottom w:val="none" w:sz="0" w:space="0" w:color="auto"/>
                    <w:right w:val="none" w:sz="0" w:space="0" w:color="auto"/>
                  </w:divBdr>
                </w:div>
                <w:div w:id="1355422323">
                  <w:marLeft w:val="0"/>
                  <w:marRight w:val="0"/>
                  <w:marTop w:val="0"/>
                  <w:marBottom w:val="0"/>
                  <w:divBdr>
                    <w:top w:val="none" w:sz="0" w:space="0" w:color="auto"/>
                    <w:left w:val="none" w:sz="0" w:space="0" w:color="auto"/>
                    <w:bottom w:val="none" w:sz="0" w:space="0" w:color="auto"/>
                    <w:right w:val="none" w:sz="0" w:space="0" w:color="auto"/>
                  </w:divBdr>
                </w:div>
                <w:div w:id="1355423706">
                  <w:marLeft w:val="0"/>
                  <w:marRight w:val="0"/>
                  <w:marTop w:val="0"/>
                  <w:marBottom w:val="0"/>
                  <w:divBdr>
                    <w:top w:val="none" w:sz="0" w:space="0" w:color="auto"/>
                    <w:left w:val="none" w:sz="0" w:space="0" w:color="auto"/>
                    <w:bottom w:val="none" w:sz="0" w:space="0" w:color="auto"/>
                    <w:right w:val="none" w:sz="0" w:space="0" w:color="auto"/>
                  </w:divBdr>
                </w:div>
                <w:div w:id="1355499809">
                  <w:marLeft w:val="0"/>
                  <w:marRight w:val="0"/>
                  <w:marTop w:val="0"/>
                  <w:marBottom w:val="0"/>
                  <w:divBdr>
                    <w:top w:val="none" w:sz="0" w:space="0" w:color="auto"/>
                    <w:left w:val="none" w:sz="0" w:space="0" w:color="auto"/>
                    <w:bottom w:val="none" w:sz="0" w:space="0" w:color="auto"/>
                    <w:right w:val="none" w:sz="0" w:space="0" w:color="auto"/>
                  </w:divBdr>
                </w:div>
                <w:div w:id="1355886990">
                  <w:marLeft w:val="0"/>
                  <w:marRight w:val="0"/>
                  <w:marTop w:val="0"/>
                  <w:marBottom w:val="0"/>
                  <w:divBdr>
                    <w:top w:val="none" w:sz="0" w:space="0" w:color="auto"/>
                    <w:left w:val="none" w:sz="0" w:space="0" w:color="auto"/>
                    <w:bottom w:val="none" w:sz="0" w:space="0" w:color="auto"/>
                    <w:right w:val="none" w:sz="0" w:space="0" w:color="auto"/>
                  </w:divBdr>
                </w:div>
                <w:div w:id="1355958052">
                  <w:marLeft w:val="0"/>
                  <w:marRight w:val="0"/>
                  <w:marTop w:val="0"/>
                  <w:marBottom w:val="0"/>
                  <w:divBdr>
                    <w:top w:val="none" w:sz="0" w:space="0" w:color="auto"/>
                    <w:left w:val="none" w:sz="0" w:space="0" w:color="auto"/>
                    <w:bottom w:val="none" w:sz="0" w:space="0" w:color="auto"/>
                    <w:right w:val="none" w:sz="0" w:space="0" w:color="auto"/>
                  </w:divBdr>
                </w:div>
                <w:div w:id="1356267783">
                  <w:marLeft w:val="0"/>
                  <w:marRight w:val="0"/>
                  <w:marTop w:val="0"/>
                  <w:marBottom w:val="0"/>
                  <w:divBdr>
                    <w:top w:val="none" w:sz="0" w:space="0" w:color="auto"/>
                    <w:left w:val="none" w:sz="0" w:space="0" w:color="auto"/>
                    <w:bottom w:val="none" w:sz="0" w:space="0" w:color="auto"/>
                    <w:right w:val="none" w:sz="0" w:space="0" w:color="auto"/>
                  </w:divBdr>
                </w:div>
                <w:div w:id="1357344079">
                  <w:marLeft w:val="0"/>
                  <w:marRight w:val="0"/>
                  <w:marTop w:val="0"/>
                  <w:marBottom w:val="0"/>
                  <w:divBdr>
                    <w:top w:val="none" w:sz="0" w:space="0" w:color="auto"/>
                    <w:left w:val="none" w:sz="0" w:space="0" w:color="auto"/>
                    <w:bottom w:val="none" w:sz="0" w:space="0" w:color="auto"/>
                    <w:right w:val="none" w:sz="0" w:space="0" w:color="auto"/>
                  </w:divBdr>
                </w:div>
                <w:div w:id="1357390314">
                  <w:marLeft w:val="0"/>
                  <w:marRight w:val="0"/>
                  <w:marTop w:val="0"/>
                  <w:marBottom w:val="0"/>
                  <w:divBdr>
                    <w:top w:val="none" w:sz="0" w:space="0" w:color="auto"/>
                    <w:left w:val="none" w:sz="0" w:space="0" w:color="auto"/>
                    <w:bottom w:val="none" w:sz="0" w:space="0" w:color="auto"/>
                    <w:right w:val="none" w:sz="0" w:space="0" w:color="auto"/>
                  </w:divBdr>
                </w:div>
                <w:div w:id="1358390716">
                  <w:marLeft w:val="0"/>
                  <w:marRight w:val="0"/>
                  <w:marTop w:val="0"/>
                  <w:marBottom w:val="0"/>
                  <w:divBdr>
                    <w:top w:val="none" w:sz="0" w:space="0" w:color="auto"/>
                    <w:left w:val="none" w:sz="0" w:space="0" w:color="auto"/>
                    <w:bottom w:val="none" w:sz="0" w:space="0" w:color="auto"/>
                    <w:right w:val="none" w:sz="0" w:space="0" w:color="auto"/>
                  </w:divBdr>
                </w:div>
                <w:div w:id="1361396332">
                  <w:marLeft w:val="0"/>
                  <w:marRight w:val="0"/>
                  <w:marTop w:val="0"/>
                  <w:marBottom w:val="0"/>
                  <w:divBdr>
                    <w:top w:val="none" w:sz="0" w:space="0" w:color="auto"/>
                    <w:left w:val="none" w:sz="0" w:space="0" w:color="auto"/>
                    <w:bottom w:val="none" w:sz="0" w:space="0" w:color="auto"/>
                    <w:right w:val="none" w:sz="0" w:space="0" w:color="auto"/>
                  </w:divBdr>
                </w:div>
                <w:div w:id="1361930439">
                  <w:marLeft w:val="0"/>
                  <w:marRight w:val="0"/>
                  <w:marTop w:val="0"/>
                  <w:marBottom w:val="0"/>
                  <w:divBdr>
                    <w:top w:val="none" w:sz="0" w:space="0" w:color="auto"/>
                    <w:left w:val="none" w:sz="0" w:space="0" w:color="auto"/>
                    <w:bottom w:val="none" w:sz="0" w:space="0" w:color="auto"/>
                    <w:right w:val="none" w:sz="0" w:space="0" w:color="auto"/>
                  </w:divBdr>
                </w:div>
                <w:div w:id="1362366294">
                  <w:marLeft w:val="0"/>
                  <w:marRight w:val="0"/>
                  <w:marTop w:val="0"/>
                  <w:marBottom w:val="0"/>
                  <w:divBdr>
                    <w:top w:val="none" w:sz="0" w:space="0" w:color="auto"/>
                    <w:left w:val="none" w:sz="0" w:space="0" w:color="auto"/>
                    <w:bottom w:val="none" w:sz="0" w:space="0" w:color="auto"/>
                    <w:right w:val="none" w:sz="0" w:space="0" w:color="auto"/>
                  </w:divBdr>
                </w:div>
                <w:div w:id="1362509424">
                  <w:marLeft w:val="0"/>
                  <w:marRight w:val="0"/>
                  <w:marTop w:val="0"/>
                  <w:marBottom w:val="0"/>
                  <w:divBdr>
                    <w:top w:val="none" w:sz="0" w:space="0" w:color="auto"/>
                    <w:left w:val="none" w:sz="0" w:space="0" w:color="auto"/>
                    <w:bottom w:val="none" w:sz="0" w:space="0" w:color="auto"/>
                    <w:right w:val="none" w:sz="0" w:space="0" w:color="auto"/>
                  </w:divBdr>
                </w:div>
                <w:div w:id="1362630728">
                  <w:marLeft w:val="0"/>
                  <w:marRight w:val="0"/>
                  <w:marTop w:val="0"/>
                  <w:marBottom w:val="0"/>
                  <w:divBdr>
                    <w:top w:val="none" w:sz="0" w:space="0" w:color="auto"/>
                    <w:left w:val="none" w:sz="0" w:space="0" w:color="auto"/>
                    <w:bottom w:val="none" w:sz="0" w:space="0" w:color="auto"/>
                    <w:right w:val="none" w:sz="0" w:space="0" w:color="auto"/>
                  </w:divBdr>
                </w:div>
                <w:div w:id="1362704473">
                  <w:marLeft w:val="0"/>
                  <w:marRight w:val="0"/>
                  <w:marTop w:val="0"/>
                  <w:marBottom w:val="0"/>
                  <w:divBdr>
                    <w:top w:val="none" w:sz="0" w:space="0" w:color="auto"/>
                    <w:left w:val="none" w:sz="0" w:space="0" w:color="auto"/>
                    <w:bottom w:val="none" w:sz="0" w:space="0" w:color="auto"/>
                    <w:right w:val="none" w:sz="0" w:space="0" w:color="auto"/>
                  </w:divBdr>
                </w:div>
                <w:div w:id="1362900773">
                  <w:marLeft w:val="0"/>
                  <w:marRight w:val="0"/>
                  <w:marTop w:val="0"/>
                  <w:marBottom w:val="0"/>
                  <w:divBdr>
                    <w:top w:val="none" w:sz="0" w:space="0" w:color="auto"/>
                    <w:left w:val="none" w:sz="0" w:space="0" w:color="auto"/>
                    <w:bottom w:val="none" w:sz="0" w:space="0" w:color="auto"/>
                    <w:right w:val="none" w:sz="0" w:space="0" w:color="auto"/>
                  </w:divBdr>
                </w:div>
                <w:div w:id="1363898620">
                  <w:marLeft w:val="0"/>
                  <w:marRight w:val="0"/>
                  <w:marTop w:val="0"/>
                  <w:marBottom w:val="0"/>
                  <w:divBdr>
                    <w:top w:val="none" w:sz="0" w:space="0" w:color="auto"/>
                    <w:left w:val="none" w:sz="0" w:space="0" w:color="auto"/>
                    <w:bottom w:val="none" w:sz="0" w:space="0" w:color="auto"/>
                    <w:right w:val="none" w:sz="0" w:space="0" w:color="auto"/>
                  </w:divBdr>
                </w:div>
                <w:div w:id="1364018979">
                  <w:marLeft w:val="0"/>
                  <w:marRight w:val="0"/>
                  <w:marTop w:val="0"/>
                  <w:marBottom w:val="0"/>
                  <w:divBdr>
                    <w:top w:val="none" w:sz="0" w:space="0" w:color="auto"/>
                    <w:left w:val="none" w:sz="0" w:space="0" w:color="auto"/>
                    <w:bottom w:val="none" w:sz="0" w:space="0" w:color="auto"/>
                    <w:right w:val="none" w:sz="0" w:space="0" w:color="auto"/>
                  </w:divBdr>
                </w:div>
                <w:div w:id="1366325671">
                  <w:marLeft w:val="0"/>
                  <w:marRight w:val="0"/>
                  <w:marTop w:val="0"/>
                  <w:marBottom w:val="0"/>
                  <w:divBdr>
                    <w:top w:val="none" w:sz="0" w:space="0" w:color="auto"/>
                    <w:left w:val="none" w:sz="0" w:space="0" w:color="auto"/>
                    <w:bottom w:val="none" w:sz="0" w:space="0" w:color="auto"/>
                    <w:right w:val="none" w:sz="0" w:space="0" w:color="auto"/>
                  </w:divBdr>
                </w:div>
                <w:div w:id="1366757405">
                  <w:marLeft w:val="0"/>
                  <w:marRight w:val="0"/>
                  <w:marTop w:val="0"/>
                  <w:marBottom w:val="0"/>
                  <w:divBdr>
                    <w:top w:val="none" w:sz="0" w:space="0" w:color="auto"/>
                    <w:left w:val="none" w:sz="0" w:space="0" w:color="auto"/>
                    <w:bottom w:val="none" w:sz="0" w:space="0" w:color="auto"/>
                    <w:right w:val="none" w:sz="0" w:space="0" w:color="auto"/>
                  </w:divBdr>
                </w:div>
                <w:div w:id="1366784384">
                  <w:marLeft w:val="0"/>
                  <w:marRight w:val="0"/>
                  <w:marTop w:val="0"/>
                  <w:marBottom w:val="0"/>
                  <w:divBdr>
                    <w:top w:val="none" w:sz="0" w:space="0" w:color="auto"/>
                    <w:left w:val="none" w:sz="0" w:space="0" w:color="auto"/>
                    <w:bottom w:val="none" w:sz="0" w:space="0" w:color="auto"/>
                    <w:right w:val="none" w:sz="0" w:space="0" w:color="auto"/>
                  </w:divBdr>
                </w:div>
                <w:div w:id="1367172458">
                  <w:marLeft w:val="0"/>
                  <w:marRight w:val="0"/>
                  <w:marTop w:val="0"/>
                  <w:marBottom w:val="0"/>
                  <w:divBdr>
                    <w:top w:val="none" w:sz="0" w:space="0" w:color="auto"/>
                    <w:left w:val="none" w:sz="0" w:space="0" w:color="auto"/>
                    <w:bottom w:val="none" w:sz="0" w:space="0" w:color="auto"/>
                    <w:right w:val="none" w:sz="0" w:space="0" w:color="auto"/>
                  </w:divBdr>
                </w:div>
                <w:div w:id="1367372191">
                  <w:marLeft w:val="0"/>
                  <w:marRight w:val="0"/>
                  <w:marTop w:val="0"/>
                  <w:marBottom w:val="0"/>
                  <w:divBdr>
                    <w:top w:val="none" w:sz="0" w:space="0" w:color="auto"/>
                    <w:left w:val="none" w:sz="0" w:space="0" w:color="auto"/>
                    <w:bottom w:val="none" w:sz="0" w:space="0" w:color="auto"/>
                    <w:right w:val="none" w:sz="0" w:space="0" w:color="auto"/>
                  </w:divBdr>
                </w:div>
                <w:div w:id="1367606505">
                  <w:marLeft w:val="0"/>
                  <w:marRight w:val="0"/>
                  <w:marTop w:val="0"/>
                  <w:marBottom w:val="0"/>
                  <w:divBdr>
                    <w:top w:val="none" w:sz="0" w:space="0" w:color="auto"/>
                    <w:left w:val="none" w:sz="0" w:space="0" w:color="auto"/>
                    <w:bottom w:val="none" w:sz="0" w:space="0" w:color="auto"/>
                    <w:right w:val="none" w:sz="0" w:space="0" w:color="auto"/>
                  </w:divBdr>
                </w:div>
                <w:div w:id="1367683859">
                  <w:marLeft w:val="0"/>
                  <w:marRight w:val="0"/>
                  <w:marTop w:val="0"/>
                  <w:marBottom w:val="0"/>
                  <w:divBdr>
                    <w:top w:val="none" w:sz="0" w:space="0" w:color="auto"/>
                    <w:left w:val="none" w:sz="0" w:space="0" w:color="auto"/>
                    <w:bottom w:val="none" w:sz="0" w:space="0" w:color="auto"/>
                    <w:right w:val="none" w:sz="0" w:space="0" w:color="auto"/>
                  </w:divBdr>
                </w:div>
                <w:div w:id="1367872460">
                  <w:marLeft w:val="0"/>
                  <w:marRight w:val="0"/>
                  <w:marTop w:val="0"/>
                  <w:marBottom w:val="0"/>
                  <w:divBdr>
                    <w:top w:val="none" w:sz="0" w:space="0" w:color="auto"/>
                    <w:left w:val="none" w:sz="0" w:space="0" w:color="auto"/>
                    <w:bottom w:val="none" w:sz="0" w:space="0" w:color="auto"/>
                    <w:right w:val="none" w:sz="0" w:space="0" w:color="auto"/>
                  </w:divBdr>
                </w:div>
                <w:div w:id="1367874964">
                  <w:marLeft w:val="0"/>
                  <w:marRight w:val="0"/>
                  <w:marTop w:val="0"/>
                  <w:marBottom w:val="0"/>
                  <w:divBdr>
                    <w:top w:val="none" w:sz="0" w:space="0" w:color="auto"/>
                    <w:left w:val="none" w:sz="0" w:space="0" w:color="auto"/>
                    <w:bottom w:val="none" w:sz="0" w:space="0" w:color="auto"/>
                    <w:right w:val="none" w:sz="0" w:space="0" w:color="auto"/>
                  </w:divBdr>
                </w:div>
                <w:div w:id="1368022772">
                  <w:marLeft w:val="0"/>
                  <w:marRight w:val="0"/>
                  <w:marTop w:val="0"/>
                  <w:marBottom w:val="0"/>
                  <w:divBdr>
                    <w:top w:val="none" w:sz="0" w:space="0" w:color="auto"/>
                    <w:left w:val="none" w:sz="0" w:space="0" w:color="auto"/>
                    <w:bottom w:val="none" w:sz="0" w:space="0" w:color="auto"/>
                    <w:right w:val="none" w:sz="0" w:space="0" w:color="auto"/>
                  </w:divBdr>
                </w:div>
                <w:div w:id="1368144778">
                  <w:marLeft w:val="0"/>
                  <w:marRight w:val="0"/>
                  <w:marTop w:val="0"/>
                  <w:marBottom w:val="0"/>
                  <w:divBdr>
                    <w:top w:val="none" w:sz="0" w:space="0" w:color="auto"/>
                    <w:left w:val="none" w:sz="0" w:space="0" w:color="auto"/>
                    <w:bottom w:val="none" w:sz="0" w:space="0" w:color="auto"/>
                    <w:right w:val="none" w:sz="0" w:space="0" w:color="auto"/>
                  </w:divBdr>
                </w:div>
                <w:div w:id="1368291238">
                  <w:marLeft w:val="0"/>
                  <w:marRight w:val="0"/>
                  <w:marTop w:val="0"/>
                  <w:marBottom w:val="0"/>
                  <w:divBdr>
                    <w:top w:val="none" w:sz="0" w:space="0" w:color="auto"/>
                    <w:left w:val="none" w:sz="0" w:space="0" w:color="auto"/>
                    <w:bottom w:val="none" w:sz="0" w:space="0" w:color="auto"/>
                    <w:right w:val="none" w:sz="0" w:space="0" w:color="auto"/>
                  </w:divBdr>
                </w:div>
                <w:div w:id="1368413564">
                  <w:marLeft w:val="0"/>
                  <w:marRight w:val="0"/>
                  <w:marTop w:val="0"/>
                  <w:marBottom w:val="0"/>
                  <w:divBdr>
                    <w:top w:val="none" w:sz="0" w:space="0" w:color="auto"/>
                    <w:left w:val="none" w:sz="0" w:space="0" w:color="auto"/>
                    <w:bottom w:val="none" w:sz="0" w:space="0" w:color="auto"/>
                    <w:right w:val="none" w:sz="0" w:space="0" w:color="auto"/>
                  </w:divBdr>
                </w:div>
                <w:div w:id="1369455620">
                  <w:marLeft w:val="0"/>
                  <w:marRight w:val="0"/>
                  <w:marTop w:val="0"/>
                  <w:marBottom w:val="0"/>
                  <w:divBdr>
                    <w:top w:val="none" w:sz="0" w:space="0" w:color="auto"/>
                    <w:left w:val="none" w:sz="0" w:space="0" w:color="auto"/>
                    <w:bottom w:val="none" w:sz="0" w:space="0" w:color="auto"/>
                    <w:right w:val="none" w:sz="0" w:space="0" w:color="auto"/>
                  </w:divBdr>
                </w:div>
                <w:div w:id="1370498220">
                  <w:marLeft w:val="0"/>
                  <w:marRight w:val="0"/>
                  <w:marTop w:val="0"/>
                  <w:marBottom w:val="0"/>
                  <w:divBdr>
                    <w:top w:val="none" w:sz="0" w:space="0" w:color="auto"/>
                    <w:left w:val="none" w:sz="0" w:space="0" w:color="auto"/>
                    <w:bottom w:val="none" w:sz="0" w:space="0" w:color="auto"/>
                    <w:right w:val="none" w:sz="0" w:space="0" w:color="auto"/>
                  </w:divBdr>
                </w:div>
                <w:div w:id="1371106223">
                  <w:marLeft w:val="0"/>
                  <w:marRight w:val="0"/>
                  <w:marTop w:val="0"/>
                  <w:marBottom w:val="0"/>
                  <w:divBdr>
                    <w:top w:val="none" w:sz="0" w:space="0" w:color="auto"/>
                    <w:left w:val="none" w:sz="0" w:space="0" w:color="auto"/>
                    <w:bottom w:val="none" w:sz="0" w:space="0" w:color="auto"/>
                    <w:right w:val="none" w:sz="0" w:space="0" w:color="auto"/>
                  </w:divBdr>
                </w:div>
                <w:div w:id="1371109003">
                  <w:marLeft w:val="0"/>
                  <w:marRight w:val="0"/>
                  <w:marTop w:val="0"/>
                  <w:marBottom w:val="0"/>
                  <w:divBdr>
                    <w:top w:val="none" w:sz="0" w:space="0" w:color="auto"/>
                    <w:left w:val="none" w:sz="0" w:space="0" w:color="auto"/>
                    <w:bottom w:val="none" w:sz="0" w:space="0" w:color="auto"/>
                    <w:right w:val="none" w:sz="0" w:space="0" w:color="auto"/>
                  </w:divBdr>
                </w:div>
                <w:div w:id="1371111127">
                  <w:marLeft w:val="0"/>
                  <w:marRight w:val="0"/>
                  <w:marTop w:val="0"/>
                  <w:marBottom w:val="0"/>
                  <w:divBdr>
                    <w:top w:val="none" w:sz="0" w:space="0" w:color="auto"/>
                    <w:left w:val="none" w:sz="0" w:space="0" w:color="auto"/>
                    <w:bottom w:val="none" w:sz="0" w:space="0" w:color="auto"/>
                    <w:right w:val="none" w:sz="0" w:space="0" w:color="auto"/>
                  </w:divBdr>
                </w:div>
                <w:div w:id="1372269673">
                  <w:marLeft w:val="0"/>
                  <w:marRight w:val="0"/>
                  <w:marTop w:val="0"/>
                  <w:marBottom w:val="0"/>
                  <w:divBdr>
                    <w:top w:val="none" w:sz="0" w:space="0" w:color="auto"/>
                    <w:left w:val="none" w:sz="0" w:space="0" w:color="auto"/>
                    <w:bottom w:val="none" w:sz="0" w:space="0" w:color="auto"/>
                    <w:right w:val="none" w:sz="0" w:space="0" w:color="auto"/>
                  </w:divBdr>
                </w:div>
                <w:div w:id="1372537098">
                  <w:marLeft w:val="0"/>
                  <w:marRight w:val="0"/>
                  <w:marTop w:val="0"/>
                  <w:marBottom w:val="0"/>
                  <w:divBdr>
                    <w:top w:val="none" w:sz="0" w:space="0" w:color="auto"/>
                    <w:left w:val="none" w:sz="0" w:space="0" w:color="auto"/>
                    <w:bottom w:val="none" w:sz="0" w:space="0" w:color="auto"/>
                    <w:right w:val="none" w:sz="0" w:space="0" w:color="auto"/>
                  </w:divBdr>
                </w:div>
                <w:div w:id="1372654463">
                  <w:marLeft w:val="0"/>
                  <w:marRight w:val="0"/>
                  <w:marTop w:val="0"/>
                  <w:marBottom w:val="0"/>
                  <w:divBdr>
                    <w:top w:val="none" w:sz="0" w:space="0" w:color="auto"/>
                    <w:left w:val="none" w:sz="0" w:space="0" w:color="auto"/>
                    <w:bottom w:val="none" w:sz="0" w:space="0" w:color="auto"/>
                    <w:right w:val="none" w:sz="0" w:space="0" w:color="auto"/>
                  </w:divBdr>
                </w:div>
                <w:div w:id="1373458866">
                  <w:marLeft w:val="0"/>
                  <w:marRight w:val="0"/>
                  <w:marTop w:val="0"/>
                  <w:marBottom w:val="0"/>
                  <w:divBdr>
                    <w:top w:val="none" w:sz="0" w:space="0" w:color="auto"/>
                    <w:left w:val="none" w:sz="0" w:space="0" w:color="auto"/>
                    <w:bottom w:val="none" w:sz="0" w:space="0" w:color="auto"/>
                    <w:right w:val="none" w:sz="0" w:space="0" w:color="auto"/>
                  </w:divBdr>
                </w:div>
                <w:div w:id="1374697984">
                  <w:marLeft w:val="0"/>
                  <w:marRight w:val="0"/>
                  <w:marTop w:val="0"/>
                  <w:marBottom w:val="0"/>
                  <w:divBdr>
                    <w:top w:val="none" w:sz="0" w:space="0" w:color="auto"/>
                    <w:left w:val="none" w:sz="0" w:space="0" w:color="auto"/>
                    <w:bottom w:val="none" w:sz="0" w:space="0" w:color="auto"/>
                    <w:right w:val="none" w:sz="0" w:space="0" w:color="auto"/>
                  </w:divBdr>
                </w:div>
                <w:div w:id="1375085406">
                  <w:marLeft w:val="0"/>
                  <w:marRight w:val="0"/>
                  <w:marTop w:val="0"/>
                  <w:marBottom w:val="0"/>
                  <w:divBdr>
                    <w:top w:val="none" w:sz="0" w:space="0" w:color="auto"/>
                    <w:left w:val="none" w:sz="0" w:space="0" w:color="auto"/>
                    <w:bottom w:val="none" w:sz="0" w:space="0" w:color="auto"/>
                    <w:right w:val="none" w:sz="0" w:space="0" w:color="auto"/>
                  </w:divBdr>
                </w:div>
                <w:div w:id="1375621663">
                  <w:marLeft w:val="0"/>
                  <w:marRight w:val="0"/>
                  <w:marTop w:val="0"/>
                  <w:marBottom w:val="0"/>
                  <w:divBdr>
                    <w:top w:val="none" w:sz="0" w:space="0" w:color="auto"/>
                    <w:left w:val="none" w:sz="0" w:space="0" w:color="auto"/>
                    <w:bottom w:val="none" w:sz="0" w:space="0" w:color="auto"/>
                    <w:right w:val="none" w:sz="0" w:space="0" w:color="auto"/>
                  </w:divBdr>
                </w:div>
                <w:div w:id="1378896747">
                  <w:marLeft w:val="0"/>
                  <w:marRight w:val="0"/>
                  <w:marTop w:val="0"/>
                  <w:marBottom w:val="0"/>
                  <w:divBdr>
                    <w:top w:val="none" w:sz="0" w:space="0" w:color="auto"/>
                    <w:left w:val="none" w:sz="0" w:space="0" w:color="auto"/>
                    <w:bottom w:val="none" w:sz="0" w:space="0" w:color="auto"/>
                    <w:right w:val="none" w:sz="0" w:space="0" w:color="auto"/>
                  </w:divBdr>
                </w:div>
                <w:div w:id="1378967610">
                  <w:marLeft w:val="0"/>
                  <w:marRight w:val="0"/>
                  <w:marTop w:val="0"/>
                  <w:marBottom w:val="0"/>
                  <w:divBdr>
                    <w:top w:val="none" w:sz="0" w:space="0" w:color="auto"/>
                    <w:left w:val="none" w:sz="0" w:space="0" w:color="auto"/>
                    <w:bottom w:val="none" w:sz="0" w:space="0" w:color="auto"/>
                    <w:right w:val="none" w:sz="0" w:space="0" w:color="auto"/>
                  </w:divBdr>
                </w:div>
                <w:div w:id="1379165323">
                  <w:marLeft w:val="0"/>
                  <w:marRight w:val="0"/>
                  <w:marTop w:val="0"/>
                  <w:marBottom w:val="0"/>
                  <w:divBdr>
                    <w:top w:val="none" w:sz="0" w:space="0" w:color="auto"/>
                    <w:left w:val="none" w:sz="0" w:space="0" w:color="auto"/>
                    <w:bottom w:val="none" w:sz="0" w:space="0" w:color="auto"/>
                    <w:right w:val="none" w:sz="0" w:space="0" w:color="auto"/>
                  </w:divBdr>
                </w:div>
                <w:div w:id="1381978076">
                  <w:marLeft w:val="0"/>
                  <w:marRight w:val="0"/>
                  <w:marTop w:val="0"/>
                  <w:marBottom w:val="0"/>
                  <w:divBdr>
                    <w:top w:val="none" w:sz="0" w:space="0" w:color="auto"/>
                    <w:left w:val="none" w:sz="0" w:space="0" w:color="auto"/>
                    <w:bottom w:val="none" w:sz="0" w:space="0" w:color="auto"/>
                    <w:right w:val="none" w:sz="0" w:space="0" w:color="auto"/>
                  </w:divBdr>
                </w:div>
                <w:div w:id="1382091162">
                  <w:marLeft w:val="0"/>
                  <w:marRight w:val="0"/>
                  <w:marTop w:val="0"/>
                  <w:marBottom w:val="0"/>
                  <w:divBdr>
                    <w:top w:val="none" w:sz="0" w:space="0" w:color="auto"/>
                    <w:left w:val="none" w:sz="0" w:space="0" w:color="auto"/>
                    <w:bottom w:val="none" w:sz="0" w:space="0" w:color="auto"/>
                    <w:right w:val="none" w:sz="0" w:space="0" w:color="auto"/>
                  </w:divBdr>
                </w:div>
                <w:div w:id="1382946396">
                  <w:marLeft w:val="0"/>
                  <w:marRight w:val="0"/>
                  <w:marTop w:val="0"/>
                  <w:marBottom w:val="0"/>
                  <w:divBdr>
                    <w:top w:val="none" w:sz="0" w:space="0" w:color="auto"/>
                    <w:left w:val="none" w:sz="0" w:space="0" w:color="auto"/>
                    <w:bottom w:val="none" w:sz="0" w:space="0" w:color="auto"/>
                    <w:right w:val="none" w:sz="0" w:space="0" w:color="auto"/>
                  </w:divBdr>
                </w:div>
                <w:div w:id="1383212566">
                  <w:marLeft w:val="0"/>
                  <w:marRight w:val="0"/>
                  <w:marTop w:val="0"/>
                  <w:marBottom w:val="0"/>
                  <w:divBdr>
                    <w:top w:val="none" w:sz="0" w:space="0" w:color="auto"/>
                    <w:left w:val="none" w:sz="0" w:space="0" w:color="auto"/>
                    <w:bottom w:val="none" w:sz="0" w:space="0" w:color="auto"/>
                    <w:right w:val="none" w:sz="0" w:space="0" w:color="auto"/>
                  </w:divBdr>
                </w:div>
                <w:div w:id="1383673861">
                  <w:marLeft w:val="0"/>
                  <w:marRight w:val="0"/>
                  <w:marTop w:val="0"/>
                  <w:marBottom w:val="0"/>
                  <w:divBdr>
                    <w:top w:val="none" w:sz="0" w:space="0" w:color="auto"/>
                    <w:left w:val="none" w:sz="0" w:space="0" w:color="auto"/>
                    <w:bottom w:val="none" w:sz="0" w:space="0" w:color="auto"/>
                    <w:right w:val="none" w:sz="0" w:space="0" w:color="auto"/>
                  </w:divBdr>
                </w:div>
                <w:div w:id="1384525852">
                  <w:marLeft w:val="0"/>
                  <w:marRight w:val="0"/>
                  <w:marTop w:val="0"/>
                  <w:marBottom w:val="0"/>
                  <w:divBdr>
                    <w:top w:val="none" w:sz="0" w:space="0" w:color="auto"/>
                    <w:left w:val="none" w:sz="0" w:space="0" w:color="auto"/>
                    <w:bottom w:val="none" w:sz="0" w:space="0" w:color="auto"/>
                    <w:right w:val="none" w:sz="0" w:space="0" w:color="auto"/>
                  </w:divBdr>
                </w:div>
                <w:div w:id="1384645009">
                  <w:marLeft w:val="0"/>
                  <w:marRight w:val="0"/>
                  <w:marTop w:val="0"/>
                  <w:marBottom w:val="0"/>
                  <w:divBdr>
                    <w:top w:val="none" w:sz="0" w:space="0" w:color="auto"/>
                    <w:left w:val="none" w:sz="0" w:space="0" w:color="auto"/>
                    <w:bottom w:val="none" w:sz="0" w:space="0" w:color="auto"/>
                    <w:right w:val="none" w:sz="0" w:space="0" w:color="auto"/>
                  </w:divBdr>
                </w:div>
                <w:div w:id="1384909513">
                  <w:marLeft w:val="0"/>
                  <w:marRight w:val="0"/>
                  <w:marTop w:val="0"/>
                  <w:marBottom w:val="0"/>
                  <w:divBdr>
                    <w:top w:val="none" w:sz="0" w:space="0" w:color="auto"/>
                    <w:left w:val="none" w:sz="0" w:space="0" w:color="auto"/>
                    <w:bottom w:val="none" w:sz="0" w:space="0" w:color="auto"/>
                    <w:right w:val="none" w:sz="0" w:space="0" w:color="auto"/>
                  </w:divBdr>
                </w:div>
                <w:div w:id="1385520348">
                  <w:marLeft w:val="0"/>
                  <w:marRight w:val="0"/>
                  <w:marTop w:val="0"/>
                  <w:marBottom w:val="0"/>
                  <w:divBdr>
                    <w:top w:val="none" w:sz="0" w:space="0" w:color="auto"/>
                    <w:left w:val="none" w:sz="0" w:space="0" w:color="auto"/>
                    <w:bottom w:val="none" w:sz="0" w:space="0" w:color="auto"/>
                    <w:right w:val="none" w:sz="0" w:space="0" w:color="auto"/>
                  </w:divBdr>
                </w:div>
                <w:div w:id="1385564189">
                  <w:marLeft w:val="0"/>
                  <w:marRight w:val="0"/>
                  <w:marTop w:val="0"/>
                  <w:marBottom w:val="0"/>
                  <w:divBdr>
                    <w:top w:val="none" w:sz="0" w:space="0" w:color="auto"/>
                    <w:left w:val="none" w:sz="0" w:space="0" w:color="auto"/>
                    <w:bottom w:val="none" w:sz="0" w:space="0" w:color="auto"/>
                    <w:right w:val="none" w:sz="0" w:space="0" w:color="auto"/>
                  </w:divBdr>
                </w:div>
                <w:div w:id="1387684041">
                  <w:marLeft w:val="0"/>
                  <w:marRight w:val="0"/>
                  <w:marTop w:val="0"/>
                  <w:marBottom w:val="0"/>
                  <w:divBdr>
                    <w:top w:val="none" w:sz="0" w:space="0" w:color="auto"/>
                    <w:left w:val="none" w:sz="0" w:space="0" w:color="auto"/>
                    <w:bottom w:val="none" w:sz="0" w:space="0" w:color="auto"/>
                    <w:right w:val="none" w:sz="0" w:space="0" w:color="auto"/>
                  </w:divBdr>
                </w:div>
                <w:div w:id="1388845300">
                  <w:marLeft w:val="0"/>
                  <w:marRight w:val="0"/>
                  <w:marTop w:val="0"/>
                  <w:marBottom w:val="0"/>
                  <w:divBdr>
                    <w:top w:val="none" w:sz="0" w:space="0" w:color="auto"/>
                    <w:left w:val="none" w:sz="0" w:space="0" w:color="auto"/>
                    <w:bottom w:val="none" w:sz="0" w:space="0" w:color="auto"/>
                    <w:right w:val="none" w:sz="0" w:space="0" w:color="auto"/>
                  </w:divBdr>
                </w:div>
                <w:div w:id="1388990221">
                  <w:marLeft w:val="0"/>
                  <w:marRight w:val="0"/>
                  <w:marTop w:val="0"/>
                  <w:marBottom w:val="0"/>
                  <w:divBdr>
                    <w:top w:val="none" w:sz="0" w:space="0" w:color="auto"/>
                    <w:left w:val="none" w:sz="0" w:space="0" w:color="auto"/>
                    <w:bottom w:val="none" w:sz="0" w:space="0" w:color="auto"/>
                    <w:right w:val="none" w:sz="0" w:space="0" w:color="auto"/>
                  </w:divBdr>
                </w:div>
                <w:div w:id="1389647453">
                  <w:marLeft w:val="0"/>
                  <w:marRight w:val="0"/>
                  <w:marTop w:val="0"/>
                  <w:marBottom w:val="0"/>
                  <w:divBdr>
                    <w:top w:val="none" w:sz="0" w:space="0" w:color="auto"/>
                    <w:left w:val="none" w:sz="0" w:space="0" w:color="auto"/>
                    <w:bottom w:val="none" w:sz="0" w:space="0" w:color="auto"/>
                    <w:right w:val="none" w:sz="0" w:space="0" w:color="auto"/>
                  </w:divBdr>
                </w:div>
                <w:div w:id="1391005042">
                  <w:marLeft w:val="0"/>
                  <w:marRight w:val="0"/>
                  <w:marTop w:val="0"/>
                  <w:marBottom w:val="0"/>
                  <w:divBdr>
                    <w:top w:val="none" w:sz="0" w:space="0" w:color="auto"/>
                    <w:left w:val="none" w:sz="0" w:space="0" w:color="auto"/>
                    <w:bottom w:val="none" w:sz="0" w:space="0" w:color="auto"/>
                    <w:right w:val="none" w:sz="0" w:space="0" w:color="auto"/>
                  </w:divBdr>
                </w:div>
                <w:div w:id="1391346695">
                  <w:marLeft w:val="0"/>
                  <w:marRight w:val="0"/>
                  <w:marTop w:val="0"/>
                  <w:marBottom w:val="0"/>
                  <w:divBdr>
                    <w:top w:val="none" w:sz="0" w:space="0" w:color="auto"/>
                    <w:left w:val="none" w:sz="0" w:space="0" w:color="auto"/>
                    <w:bottom w:val="none" w:sz="0" w:space="0" w:color="auto"/>
                    <w:right w:val="none" w:sz="0" w:space="0" w:color="auto"/>
                  </w:divBdr>
                </w:div>
                <w:div w:id="1392732166">
                  <w:marLeft w:val="0"/>
                  <w:marRight w:val="0"/>
                  <w:marTop w:val="0"/>
                  <w:marBottom w:val="0"/>
                  <w:divBdr>
                    <w:top w:val="none" w:sz="0" w:space="0" w:color="auto"/>
                    <w:left w:val="none" w:sz="0" w:space="0" w:color="auto"/>
                    <w:bottom w:val="none" w:sz="0" w:space="0" w:color="auto"/>
                    <w:right w:val="none" w:sz="0" w:space="0" w:color="auto"/>
                  </w:divBdr>
                </w:div>
                <w:div w:id="1393654739">
                  <w:marLeft w:val="0"/>
                  <w:marRight w:val="0"/>
                  <w:marTop w:val="0"/>
                  <w:marBottom w:val="0"/>
                  <w:divBdr>
                    <w:top w:val="none" w:sz="0" w:space="0" w:color="auto"/>
                    <w:left w:val="none" w:sz="0" w:space="0" w:color="auto"/>
                    <w:bottom w:val="none" w:sz="0" w:space="0" w:color="auto"/>
                    <w:right w:val="none" w:sz="0" w:space="0" w:color="auto"/>
                  </w:divBdr>
                </w:div>
                <w:div w:id="1394112210">
                  <w:marLeft w:val="0"/>
                  <w:marRight w:val="0"/>
                  <w:marTop w:val="0"/>
                  <w:marBottom w:val="0"/>
                  <w:divBdr>
                    <w:top w:val="none" w:sz="0" w:space="0" w:color="auto"/>
                    <w:left w:val="none" w:sz="0" w:space="0" w:color="auto"/>
                    <w:bottom w:val="none" w:sz="0" w:space="0" w:color="auto"/>
                    <w:right w:val="none" w:sz="0" w:space="0" w:color="auto"/>
                  </w:divBdr>
                </w:div>
                <w:div w:id="1395203984">
                  <w:marLeft w:val="0"/>
                  <w:marRight w:val="0"/>
                  <w:marTop w:val="0"/>
                  <w:marBottom w:val="0"/>
                  <w:divBdr>
                    <w:top w:val="none" w:sz="0" w:space="0" w:color="auto"/>
                    <w:left w:val="none" w:sz="0" w:space="0" w:color="auto"/>
                    <w:bottom w:val="none" w:sz="0" w:space="0" w:color="auto"/>
                    <w:right w:val="none" w:sz="0" w:space="0" w:color="auto"/>
                  </w:divBdr>
                </w:div>
                <w:div w:id="1395472176">
                  <w:marLeft w:val="0"/>
                  <w:marRight w:val="0"/>
                  <w:marTop w:val="0"/>
                  <w:marBottom w:val="0"/>
                  <w:divBdr>
                    <w:top w:val="none" w:sz="0" w:space="0" w:color="auto"/>
                    <w:left w:val="none" w:sz="0" w:space="0" w:color="auto"/>
                    <w:bottom w:val="none" w:sz="0" w:space="0" w:color="auto"/>
                    <w:right w:val="none" w:sz="0" w:space="0" w:color="auto"/>
                  </w:divBdr>
                </w:div>
                <w:div w:id="1396199719">
                  <w:marLeft w:val="0"/>
                  <w:marRight w:val="0"/>
                  <w:marTop w:val="0"/>
                  <w:marBottom w:val="0"/>
                  <w:divBdr>
                    <w:top w:val="none" w:sz="0" w:space="0" w:color="auto"/>
                    <w:left w:val="none" w:sz="0" w:space="0" w:color="auto"/>
                    <w:bottom w:val="none" w:sz="0" w:space="0" w:color="auto"/>
                    <w:right w:val="none" w:sz="0" w:space="0" w:color="auto"/>
                  </w:divBdr>
                </w:div>
                <w:div w:id="1396273010">
                  <w:marLeft w:val="0"/>
                  <w:marRight w:val="0"/>
                  <w:marTop w:val="0"/>
                  <w:marBottom w:val="0"/>
                  <w:divBdr>
                    <w:top w:val="none" w:sz="0" w:space="0" w:color="auto"/>
                    <w:left w:val="none" w:sz="0" w:space="0" w:color="auto"/>
                    <w:bottom w:val="none" w:sz="0" w:space="0" w:color="auto"/>
                    <w:right w:val="none" w:sz="0" w:space="0" w:color="auto"/>
                  </w:divBdr>
                </w:div>
                <w:div w:id="1397167981">
                  <w:marLeft w:val="0"/>
                  <w:marRight w:val="0"/>
                  <w:marTop w:val="0"/>
                  <w:marBottom w:val="0"/>
                  <w:divBdr>
                    <w:top w:val="none" w:sz="0" w:space="0" w:color="auto"/>
                    <w:left w:val="none" w:sz="0" w:space="0" w:color="auto"/>
                    <w:bottom w:val="none" w:sz="0" w:space="0" w:color="auto"/>
                    <w:right w:val="none" w:sz="0" w:space="0" w:color="auto"/>
                  </w:divBdr>
                </w:div>
                <w:div w:id="1397896508">
                  <w:marLeft w:val="0"/>
                  <w:marRight w:val="0"/>
                  <w:marTop w:val="0"/>
                  <w:marBottom w:val="0"/>
                  <w:divBdr>
                    <w:top w:val="none" w:sz="0" w:space="0" w:color="auto"/>
                    <w:left w:val="none" w:sz="0" w:space="0" w:color="auto"/>
                    <w:bottom w:val="none" w:sz="0" w:space="0" w:color="auto"/>
                    <w:right w:val="none" w:sz="0" w:space="0" w:color="auto"/>
                  </w:divBdr>
                </w:div>
                <w:div w:id="1398088461">
                  <w:marLeft w:val="0"/>
                  <w:marRight w:val="0"/>
                  <w:marTop w:val="0"/>
                  <w:marBottom w:val="0"/>
                  <w:divBdr>
                    <w:top w:val="none" w:sz="0" w:space="0" w:color="auto"/>
                    <w:left w:val="none" w:sz="0" w:space="0" w:color="auto"/>
                    <w:bottom w:val="none" w:sz="0" w:space="0" w:color="auto"/>
                    <w:right w:val="none" w:sz="0" w:space="0" w:color="auto"/>
                  </w:divBdr>
                </w:div>
                <w:div w:id="1398093337">
                  <w:marLeft w:val="0"/>
                  <w:marRight w:val="0"/>
                  <w:marTop w:val="0"/>
                  <w:marBottom w:val="0"/>
                  <w:divBdr>
                    <w:top w:val="none" w:sz="0" w:space="0" w:color="auto"/>
                    <w:left w:val="none" w:sz="0" w:space="0" w:color="auto"/>
                    <w:bottom w:val="none" w:sz="0" w:space="0" w:color="auto"/>
                    <w:right w:val="none" w:sz="0" w:space="0" w:color="auto"/>
                  </w:divBdr>
                </w:div>
                <w:div w:id="1398282417">
                  <w:marLeft w:val="0"/>
                  <w:marRight w:val="0"/>
                  <w:marTop w:val="0"/>
                  <w:marBottom w:val="0"/>
                  <w:divBdr>
                    <w:top w:val="none" w:sz="0" w:space="0" w:color="auto"/>
                    <w:left w:val="none" w:sz="0" w:space="0" w:color="auto"/>
                    <w:bottom w:val="none" w:sz="0" w:space="0" w:color="auto"/>
                    <w:right w:val="none" w:sz="0" w:space="0" w:color="auto"/>
                  </w:divBdr>
                </w:div>
                <w:div w:id="1399281095">
                  <w:marLeft w:val="0"/>
                  <w:marRight w:val="0"/>
                  <w:marTop w:val="0"/>
                  <w:marBottom w:val="0"/>
                  <w:divBdr>
                    <w:top w:val="none" w:sz="0" w:space="0" w:color="auto"/>
                    <w:left w:val="none" w:sz="0" w:space="0" w:color="auto"/>
                    <w:bottom w:val="none" w:sz="0" w:space="0" w:color="auto"/>
                    <w:right w:val="none" w:sz="0" w:space="0" w:color="auto"/>
                  </w:divBdr>
                </w:div>
                <w:div w:id="1399477202">
                  <w:marLeft w:val="0"/>
                  <w:marRight w:val="0"/>
                  <w:marTop w:val="0"/>
                  <w:marBottom w:val="0"/>
                  <w:divBdr>
                    <w:top w:val="none" w:sz="0" w:space="0" w:color="auto"/>
                    <w:left w:val="none" w:sz="0" w:space="0" w:color="auto"/>
                    <w:bottom w:val="none" w:sz="0" w:space="0" w:color="auto"/>
                    <w:right w:val="none" w:sz="0" w:space="0" w:color="auto"/>
                  </w:divBdr>
                </w:div>
                <w:div w:id="1399941806">
                  <w:marLeft w:val="0"/>
                  <w:marRight w:val="0"/>
                  <w:marTop w:val="0"/>
                  <w:marBottom w:val="0"/>
                  <w:divBdr>
                    <w:top w:val="none" w:sz="0" w:space="0" w:color="auto"/>
                    <w:left w:val="none" w:sz="0" w:space="0" w:color="auto"/>
                    <w:bottom w:val="none" w:sz="0" w:space="0" w:color="auto"/>
                    <w:right w:val="none" w:sz="0" w:space="0" w:color="auto"/>
                  </w:divBdr>
                </w:div>
                <w:div w:id="1400595582">
                  <w:marLeft w:val="0"/>
                  <w:marRight w:val="0"/>
                  <w:marTop w:val="0"/>
                  <w:marBottom w:val="0"/>
                  <w:divBdr>
                    <w:top w:val="none" w:sz="0" w:space="0" w:color="auto"/>
                    <w:left w:val="none" w:sz="0" w:space="0" w:color="auto"/>
                    <w:bottom w:val="none" w:sz="0" w:space="0" w:color="auto"/>
                    <w:right w:val="none" w:sz="0" w:space="0" w:color="auto"/>
                  </w:divBdr>
                </w:div>
                <w:div w:id="1400909230">
                  <w:marLeft w:val="0"/>
                  <w:marRight w:val="0"/>
                  <w:marTop w:val="0"/>
                  <w:marBottom w:val="0"/>
                  <w:divBdr>
                    <w:top w:val="none" w:sz="0" w:space="0" w:color="auto"/>
                    <w:left w:val="none" w:sz="0" w:space="0" w:color="auto"/>
                    <w:bottom w:val="none" w:sz="0" w:space="0" w:color="auto"/>
                    <w:right w:val="none" w:sz="0" w:space="0" w:color="auto"/>
                  </w:divBdr>
                </w:div>
                <w:div w:id="1401293174">
                  <w:marLeft w:val="0"/>
                  <w:marRight w:val="0"/>
                  <w:marTop w:val="0"/>
                  <w:marBottom w:val="0"/>
                  <w:divBdr>
                    <w:top w:val="none" w:sz="0" w:space="0" w:color="auto"/>
                    <w:left w:val="none" w:sz="0" w:space="0" w:color="auto"/>
                    <w:bottom w:val="none" w:sz="0" w:space="0" w:color="auto"/>
                    <w:right w:val="none" w:sz="0" w:space="0" w:color="auto"/>
                  </w:divBdr>
                </w:div>
                <w:div w:id="1401322189">
                  <w:marLeft w:val="0"/>
                  <w:marRight w:val="0"/>
                  <w:marTop w:val="0"/>
                  <w:marBottom w:val="0"/>
                  <w:divBdr>
                    <w:top w:val="none" w:sz="0" w:space="0" w:color="auto"/>
                    <w:left w:val="none" w:sz="0" w:space="0" w:color="auto"/>
                    <w:bottom w:val="none" w:sz="0" w:space="0" w:color="auto"/>
                    <w:right w:val="none" w:sz="0" w:space="0" w:color="auto"/>
                  </w:divBdr>
                </w:div>
                <w:div w:id="1404571209">
                  <w:marLeft w:val="0"/>
                  <w:marRight w:val="0"/>
                  <w:marTop w:val="0"/>
                  <w:marBottom w:val="0"/>
                  <w:divBdr>
                    <w:top w:val="none" w:sz="0" w:space="0" w:color="auto"/>
                    <w:left w:val="none" w:sz="0" w:space="0" w:color="auto"/>
                    <w:bottom w:val="none" w:sz="0" w:space="0" w:color="auto"/>
                    <w:right w:val="none" w:sz="0" w:space="0" w:color="auto"/>
                  </w:divBdr>
                </w:div>
                <w:div w:id="1405106392">
                  <w:marLeft w:val="0"/>
                  <w:marRight w:val="0"/>
                  <w:marTop w:val="0"/>
                  <w:marBottom w:val="0"/>
                  <w:divBdr>
                    <w:top w:val="none" w:sz="0" w:space="0" w:color="auto"/>
                    <w:left w:val="none" w:sz="0" w:space="0" w:color="auto"/>
                    <w:bottom w:val="none" w:sz="0" w:space="0" w:color="auto"/>
                    <w:right w:val="none" w:sz="0" w:space="0" w:color="auto"/>
                  </w:divBdr>
                </w:div>
                <w:div w:id="1405370015">
                  <w:marLeft w:val="0"/>
                  <w:marRight w:val="0"/>
                  <w:marTop w:val="0"/>
                  <w:marBottom w:val="0"/>
                  <w:divBdr>
                    <w:top w:val="none" w:sz="0" w:space="0" w:color="auto"/>
                    <w:left w:val="none" w:sz="0" w:space="0" w:color="auto"/>
                    <w:bottom w:val="none" w:sz="0" w:space="0" w:color="auto"/>
                    <w:right w:val="none" w:sz="0" w:space="0" w:color="auto"/>
                  </w:divBdr>
                </w:div>
                <w:div w:id="1405487300">
                  <w:marLeft w:val="0"/>
                  <w:marRight w:val="0"/>
                  <w:marTop w:val="0"/>
                  <w:marBottom w:val="0"/>
                  <w:divBdr>
                    <w:top w:val="none" w:sz="0" w:space="0" w:color="auto"/>
                    <w:left w:val="none" w:sz="0" w:space="0" w:color="auto"/>
                    <w:bottom w:val="none" w:sz="0" w:space="0" w:color="auto"/>
                    <w:right w:val="none" w:sz="0" w:space="0" w:color="auto"/>
                  </w:divBdr>
                </w:div>
                <w:div w:id="1407529189">
                  <w:marLeft w:val="0"/>
                  <w:marRight w:val="0"/>
                  <w:marTop w:val="0"/>
                  <w:marBottom w:val="0"/>
                  <w:divBdr>
                    <w:top w:val="none" w:sz="0" w:space="0" w:color="auto"/>
                    <w:left w:val="none" w:sz="0" w:space="0" w:color="auto"/>
                    <w:bottom w:val="none" w:sz="0" w:space="0" w:color="auto"/>
                    <w:right w:val="none" w:sz="0" w:space="0" w:color="auto"/>
                  </w:divBdr>
                </w:div>
                <w:div w:id="1407722415">
                  <w:marLeft w:val="0"/>
                  <w:marRight w:val="0"/>
                  <w:marTop w:val="0"/>
                  <w:marBottom w:val="0"/>
                  <w:divBdr>
                    <w:top w:val="none" w:sz="0" w:space="0" w:color="auto"/>
                    <w:left w:val="none" w:sz="0" w:space="0" w:color="auto"/>
                    <w:bottom w:val="none" w:sz="0" w:space="0" w:color="auto"/>
                    <w:right w:val="none" w:sz="0" w:space="0" w:color="auto"/>
                  </w:divBdr>
                </w:div>
                <w:div w:id="1408963957">
                  <w:marLeft w:val="0"/>
                  <w:marRight w:val="0"/>
                  <w:marTop w:val="0"/>
                  <w:marBottom w:val="0"/>
                  <w:divBdr>
                    <w:top w:val="none" w:sz="0" w:space="0" w:color="auto"/>
                    <w:left w:val="none" w:sz="0" w:space="0" w:color="auto"/>
                    <w:bottom w:val="none" w:sz="0" w:space="0" w:color="auto"/>
                    <w:right w:val="none" w:sz="0" w:space="0" w:color="auto"/>
                  </w:divBdr>
                </w:div>
                <w:div w:id="1409231812">
                  <w:marLeft w:val="0"/>
                  <w:marRight w:val="0"/>
                  <w:marTop w:val="0"/>
                  <w:marBottom w:val="0"/>
                  <w:divBdr>
                    <w:top w:val="none" w:sz="0" w:space="0" w:color="auto"/>
                    <w:left w:val="none" w:sz="0" w:space="0" w:color="auto"/>
                    <w:bottom w:val="none" w:sz="0" w:space="0" w:color="auto"/>
                    <w:right w:val="none" w:sz="0" w:space="0" w:color="auto"/>
                  </w:divBdr>
                </w:div>
                <w:div w:id="1409573381">
                  <w:marLeft w:val="0"/>
                  <w:marRight w:val="0"/>
                  <w:marTop w:val="0"/>
                  <w:marBottom w:val="0"/>
                  <w:divBdr>
                    <w:top w:val="none" w:sz="0" w:space="0" w:color="auto"/>
                    <w:left w:val="none" w:sz="0" w:space="0" w:color="auto"/>
                    <w:bottom w:val="none" w:sz="0" w:space="0" w:color="auto"/>
                    <w:right w:val="none" w:sz="0" w:space="0" w:color="auto"/>
                  </w:divBdr>
                </w:div>
                <w:div w:id="1410037552">
                  <w:marLeft w:val="0"/>
                  <w:marRight w:val="0"/>
                  <w:marTop w:val="0"/>
                  <w:marBottom w:val="0"/>
                  <w:divBdr>
                    <w:top w:val="none" w:sz="0" w:space="0" w:color="auto"/>
                    <w:left w:val="none" w:sz="0" w:space="0" w:color="auto"/>
                    <w:bottom w:val="none" w:sz="0" w:space="0" w:color="auto"/>
                    <w:right w:val="none" w:sz="0" w:space="0" w:color="auto"/>
                  </w:divBdr>
                </w:div>
                <w:div w:id="1411581348">
                  <w:marLeft w:val="0"/>
                  <w:marRight w:val="0"/>
                  <w:marTop w:val="0"/>
                  <w:marBottom w:val="0"/>
                  <w:divBdr>
                    <w:top w:val="none" w:sz="0" w:space="0" w:color="auto"/>
                    <w:left w:val="none" w:sz="0" w:space="0" w:color="auto"/>
                    <w:bottom w:val="none" w:sz="0" w:space="0" w:color="auto"/>
                    <w:right w:val="none" w:sz="0" w:space="0" w:color="auto"/>
                  </w:divBdr>
                </w:div>
                <w:div w:id="1412583790">
                  <w:marLeft w:val="0"/>
                  <w:marRight w:val="0"/>
                  <w:marTop w:val="0"/>
                  <w:marBottom w:val="0"/>
                  <w:divBdr>
                    <w:top w:val="none" w:sz="0" w:space="0" w:color="auto"/>
                    <w:left w:val="none" w:sz="0" w:space="0" w:color="auto"/>
                    <w:bottom w:val="none" w:sz="0" w:space="0" w:color="auto"/>
                    <w:right w:val="none" w:sz="0" w:space="0" w:color="auto"/>
                  </w:divBdr>
                </w:div>
                <w:div w:id="1413046031">
                  <w:marLeft w:val="0"/>
                  <w:marRight w:val="0"/>
                  <w:marTop w:val="0"/>
                  <w:marBottom w:val="0"/>
                  <w:divBdr>
                    <w:top w:val="none" w:sz="0" w:space="0" w:color="auto"/>
                    <w:left w:val="none" w:sz="0" w:space="0" w:color="auto"/>
                    <w:bottom w:val="none" w:sz="0" w:space="0" w:color="auto"/>
                    <w:right w:val="none" w:sz="0" w:space="0" w:color="auto"/>
                  </w:divBdr>
                </w:div>
                <w:div w:id="1413426252">
                  <w:marLeft w:val="0"/>
                  <w:marRight w:val="0"/>
                  <w:marTop w:val="0"/>
                  <w:marBottom w:val="0"/>
                  <w:divBdr>
                    <w:top w:val="none" w:sz="0" w:space="0" w:color="auto"/>
                    <w:left w:val="none" w:sz="0" w:space="0" w:color="auto"/>
                    <w:bottom w:val="none" w:sz="0" w:space="0" w:color="auto"/>
                    <w:right w:val="none" w:sz="0" w:space="0" w:color="auto"/>
                  </w:divBdr>
                </w:div>
                <w:div w:id="1414401713">
                  <w:marLeft w:val="0"/>
                  <w:marRight w:val="0"/>
                  <w:marTop w:val="0"/>
                  <w:marBottom w:val="0"/>
                  <w:divBdr>
                    <w:top w:val="none" w:sz="0" w:space="0" w:color="auto"/>
                    <w:left w:val="none" w:sz="0" w:space="0" w:color="auto"/>
                    <w:bottom w:val="none" w:sz="0" w:space="0" w:color="auto"/>
                    <w:right w:val="none" w:sz="0" w:space="0" w:color="auto"/>
                  </w:divBdr>
                </w:div>
                <w:div w:id="1415282676">
                  <w:marLeft w:val="0"/>
                  <w:marRight w:val="0"/>
                  <w:marTop w:val="0"/>
                  <w:marBottom w:val="0"/>
                  <w:divBdr>
                    <w:top w:val="none" w:sz="0" w:space="0" w:color="auto"/>
                    <w:left w:val="none" w:sz="0" w:space="0" w:color="auto"/>
                    <w:bottom w:val="none" w:sz="0" w:space="0" w:color="auto"/>
                    <w:right w:val="none" w:sz="0" w:space="0" w:color="auto"/>
                  </w:divBdr>
                </w:div>
                <w:div w:id="1419673552">
                  <w:marLeft w:val="0"/>
                  <w:marRight w:val="0"/>
                  <w:marTop w:val="0"/>
                  <w:marBottom w:val="0"/>
                  <w:divBdr>
                    <w:top w:val="none" w:sz="0" w:space="0" w:color="auto"/>
                    <w:left w:val="none" w:sz="0" w:space="0" w:color="auto"/>
                    <w:bottom w:val="none" w:sz="0" w:space="0" w:color="auto"/>
                    <w:right w:val="none" w:sz="0" w:space="0" w:color="auto"/>
                  </w:divBdr>
                </w:div>
                <w:div w:id="1421291864">
                  <w:marLeft w:val="0"/>
                  <w:marRight w:val="0"/>
                  <w:marTop w:val="0"/>
                  <w:marBottom w:val="0"/>
                  <w:divBdr>
                    <w:top w:val="none" w:sz="0" w:space="0" w:color="auto"/>
                    <w:left w:val="none" w:sz="0" w:space="0" w:color="auto"/>
                    <w:bottom w:val="none" w:sz="0" w:space="0" w:color="auto"/>
                    <w:right w:val="none" w:sz="0" w:space="0" w:color="auto"/>
                  </w:divBdr>
                </w:div>
                <w:div w:id="1422140236">
                  <w:marLeft w:val="0"/>
                  <w:marRight w:val="0"/>
                  <w:marTop w:val="0"/>
                  <w:marBottom w:val="0"/>
                  <w:divBdr>
                    <w:top w:val="none" w:sz="0" w:space="0" w:color="auto"/>
                    <w:left w:val="none" w:sz="0" w:space="0" w:color="auto"/>
                    <w:bottom w:val="none" w:sz="0" w:space="0" w:color="auto"/>
                    <w:right w:val="none" w:sz="0" w:space="0" w:color="auto"/>
                  </w:divBdr>
                </w:div>
                <w:div w:id="1422601590">
                  <w:marLeft w:val="0"/>
                  <w:marRight w:val="0"/>
                  <w:marTop w:val="0"/>
                  <w:marBottom w:val="0"/>
                  <w:divBdr>
                    <w:top w:val="none" w:sz="0" w:space="0" w:color="auto"/>
                    <w:left w:val="none" w:sz="0" w:space="0" w:color="auto"/>
                    <w:bottom w:val="none" w:sz="0" w:space="0" w:color="auto"/>
                    <w:right w:val="none" w:sz="0" w:space="0" w:color="auto"/>
                  </w:divBdr>
                </w:div>
                <w:div w:id="1422796807">
                  <w:marLeft w:val="0"/>
                  <w:marRight w:val="0"/>
                  <w:marTop w:val="0"/>
                  <w:marBottom w:val="0"/>
                  <w:divBdr>
                    <w:top w:val="none" w:sz="0" w:space="0" w:color="auto"/>
                    <w:left w:val="none" w:sz="0" w:space="0" w:color="auto"/>
                    <w:bottom w:val="none" w:sz="0" w:space="0" w:color="auto"/>
                    <w:right w:val="none" w:sz="0" w:space="0" w:color="auto"/>
                  </w:divBdr>
                </w:div>
                <w:div w:id="1423067081">
                  <w:marLeft w:val="0"/>
                  <w:marRight w:val="0"/>
                  <w:marTop w:val="0"/>
                  <w:marBottom w:val="0"/>
                  <w:divBdr>
                    <w:top w:val="none" w:sz="0" w:space="0" w:color="auto"/>
                    <w:left w:val="none" w:sz="0" w:space="0" w:color="auto"/>
                    <w:bottom w:val="none" w:sz="0" w:space="0" w:color="auto"/>
                    <w:right w:val="none" w:sz="0" w:space="0" w:color="auto"/>
                  </w:divBdr>
                </w:div>
                <w:div w:id="1423337925">
                  <w:marLeft w:val="0"/>
                  <w:marRight w:val="0"/>
                  <w:marTop w:val="0"/>
                  <w:marBottom w:val="0"/>
                  <w:divBdr>
                    <w:top w:val="none" w:sz="0" w:space="0" w:color="auto"/>
                    <w:left w:val="none" w:sz="0" w:space="0" w:color="auto"/>
                    <w:bottom w:val="none" w:sz="0" w:space="0" w:color="auto"/>
                    <w:right w:val="none" w:sz="0" w:space="0" w:color="auto"/>
                  </w:divBdr>
                </w:div>
                <w:div w:id="1423528292">
                  <w:marLeft w:val="0"/>
                  <w:marRight w:val="0"/>
                  <w:marTop w:val="0"/>
                  <w:marBottom w:val="0"/>
                  <w:divBdr>
                    <w:top w:val="none" w:sz="0" w:space="0" w:color="auto"/>
                    <w:left w:val="none" w:sz="0" w:space="0" w:color="auto"/>
                    <w:bottom w:val="none" w:sz="0" w:space="0" w:color="auto"/>
                    <w:right w:val="none" w:sz="0" w:space="0" w:color="auto"/>
                  </w:divBdr>
                </w:div>
                <w:div w:id="1423918672">
                  <w:marLeft w:val="0"/>
                  <w:marRight w:val="0"/>
                  <w:marTop w:val="0"/>
                  <w:marBottom w:val="0"/>
                  <w:divBdr>
                    <w:top w:val="none" w:sz="0" w:space="0" w:color="auto"/>
                    <w:left w:val="none" w:sz="0" w:space="0" w:color="auto"/>
                    <w:bottom w:val="none" w:sz="0" w:space="0" w:color="auto"/>
                    <w:right w:val="none" w:sz="0" w:space="0" w:color="auto"/>
                  </w:divBdr>
                </w:div>
                <w:div w:id="1424180392">
                  <w:marLeft w:val="0"/>
                  <w:marRight w:val="0"/>
                  <w:marTop w:val="0"/>
                  <w:marBottom w:val="0"/>
                  <w:divBdr>
                    <w:top w:val="none" w:sz="0" w:space="0" w:color="auto"/>
                    <w:left w:val="none" w:sz="0" w:space="0" w:color="auto"/>
                    <w:bottom w:val="none" w:sz="0" w:space="0" w:color="auto"/>
                    <w:right w:val="none" w:sz="0" w:space="0" w:color="auto"/>
                  </w:divBdr>
                </w:div>
                <w:div w:id="1424296548">
                  <w:marLeft w:val="0"/>
                  <w:marRight w:val="0"/>
                  <w:marTop w:val="0"/>
                  <w:marBottom w:val="0"/>
                  <w:divBdr>
                    <w:top w:val="none" w:sz="0" w:space="0" w:color="auto"/>
                    <w:left w:val="none" w:sz="0" w:space="0" w:color="auto"/>
                    <w:bottom w:val="none" w:sz="0" w:space="0" w:color="auto"/>
                    <w:right w:val="none" w:sz="0" w:space="0" w:color="auto"/>
                  </w:divBdr>
                </w:div>
                <w:div w:id="1424496298">
                  <w:marLeft w:val="0"/>
                  <w:marRight w:val="0"/>
                  <w:marTop w:val="0"/>
                  <w:marBottom w:val="0"/>
                  <w:divBdr>
                    <w:top w:val="none" w:sz="0" w:space="0" w:color="auto"/>
                    <w:left w:val="none" w:sz="0" w:space="0" w:color="auto"/>
                    <w:bottom w:val="none" w:sz="0" w:space="0" w:color="auto"/>
                    <w:right w:val="none" w:sz="0" w:space="0" w:color="auto"/>
                  </w:divBdr>
                </w:div>
                <w:div w:id="1424644601">
                  <w:marLeft w:val="0"/>
                  <w:marRight w:val="0"/>
                  <w:marTop w:val="0"/>
                  <w:marBottom w:val="0"/>
                  <w:divBdr>
                    <w:top w:val="none" w:sz="0" w:space="0" w:color="auto"/>
                    <w:left w:val="none" w:sz="0" w:space="0" w:color="auto"/>
                    <w:bottom w:val="none" w:sz="0" w:space="0" w:color="auto"/>
                    <w:right w:val="none" w:sz="0" w:space="0" w:color="auto"/>
                  </w:divBdr>
                </w:div>
                <w:div w:id="1425147687">
                  <w:marLeft w:val="0"/>
                  <w:marRight w:val="0"/>
                  <w:marTop w:val="0"/>
                  <w:marBottom w:val="0"/>
                  <w:divBdr>
                    <w:top w:val="none" w:sz="0" w:space="0" w:color="auto"/>
                    <w:left w:val="none" w:sz="0" w:space="0" w:color="auto"/>
                    <w:bottom w:val="none" w:sz="0" w:space="0" w:color="auto"/>
                    <w:right w:val="none" w:sz="0" w:space="0" w:color="auto"/>
                  </w:divBdr>
                </w:div>
                <w:div w:id="1425691986">
                  <w:marLeft w:val="0"/>
                  <w:marRight w:val="0"/>
                  <w:marTop w:val="0"/>
                  <w:marBottom w:val="0"/>
                  <w:divBdr>
                    <w:top w:val="none" w:sz="0" w:space="0" w:color="auto"/>
                    <w:left w:val="none" w:sz="0" w:space="0" w:color="auto"/>
                    <w:bottom w:val="none" w:sz="0" w:space="0" w:color="auto"/>
                    <w:right w:val="none" w:sz="0" w:space="0" w:color="auto"/>
                  </w:divBdr>
                </w:div>
                <w:div w:id="1426074721">
                  <w:marLeft w:val="0"/>
                  <w:marRight w:val="0"/>
                  <w:marTop w:val="0"/>
                  <w:marBottom w:val="0"/>
                  <w:divBdr>
                    <w:top w:val="none" w:sz="0" w:space="0" w:color="auto"/>
                    <w:left w:val="none" w:sz="0" w:space="0" w:color="auto"/>
                    <w:bottom w:val="none" w:sz="0" w:space="0" w:color="auto"/>
                    <w:right w:val="none" w:sz="0" w:space="0" w:color="auto"/>
                  </w:divBdr>
                </w:div>
                <w:div w:id="1427386379">
                  <w:marLeft w:val="0"/>
                  <w:marRight w:val="0"/>
                  <w:marTop w:val="0"/>
                  <w:marBottom w:val="0"/>
                  <w:divBdr>
                    <w:top w:val="none" w:sz="0" w:space="0" w:color="auto"/>
                    <w:left w:val="none" w:sz="0" w:space="0" w:color="auto"/>
                    <w:bottom w:val="none" w:sz="0" w:space="0" w:color="auto"/>
                    <w:right w:val="none" w:sz="0" w:space="0" w:color="auto"/>
                  </w:divBdr>
                </w:div>
                <w:div w:id="1428036254">
                  <w:marLeft w:val="0"/>
                  <w:marRight w:val="0"/>
                  <w:marTop w:val="0"/>
                  <w:marBottom w:val="0"/>
                  <w:divBdr>
                    <w:top w:val="none" w:sz="0" w:space="0" w:color="auto"/>
                    <w:left w:val="none" w:sz="0" w:space="0" w:color="auto"/>
                    <w:bottom w:val="none" w:sz="0" w:space="0" w:color="auto"/>
                    <w:right w:val="none" w:sz="0" w:space="0" w:color="auto"/>
                  </w:divBdr>
                </w:div>
                <w:div w:id="1428425049">
                  <w:marLeft w:val="0"/>
                  <w:marRight w:val="0"/>
                  <w:marTop w:val="0"/>
                  <w:marBottom w:val="0"/>
                  <w:divBdr>
                    <w:top w:val="none" w:sz="0" w:space="0" w:color="auto"/>
                    <w:left w:val="none" w:sz="0" w:space="0" w:color="auto"/>
                    <w:bottom w:val="none" w:sz="0" w:space="0" w:color="auto"/>
                    <w:right w:val="none" w:sz="0" w:space="0" w:color="auto"/>
                  </w:divBdr>
                </w:div>
                <w:div w:id="1428650826">
                  <w:marLeft w:val="0"/>
                  <w:marRight w:val="0"/>
                  <w:marTop w:val="0"/>
                  <w:marBottom w:val="0"/>
                  <w:divBdr>
                    <w:top w:val="none" w:sz="0" w:space="0" w:color="auto"/>
                    <w:left w:val="none" w:sz="0" w:space="0" w:color="auto"/>
                    <w:bottom w:val="none" w:sz="0" w:space="0" w:color="auto"/>
                    <w:right w:val="none" w:sz="0" w:space="0" w:color="auto"/>
                  </w:divBdr>
                </w:div>
                <w:div w:id="1431511000">
                  <w:marLeft w:val="0"/>
                  <w:marRight w:val="0"/>
                  <w:marTop w:val="0"/>
                  <w:marBottom w:val="0"/>
                  <w:divBdr>
                    <w:top w:val="none" w:sz="0" w:space="0" w:color="auto"/>
                    <w:left w:val="none" w:sz="0" w:space="0" w:color="auto"/>
                    <w:bottom w:val="none" w:sz="0" w:space="0" w:color="auto"/>
                    <w:right w:val="none" w:sz="0" w:space="0" w:color="auto"/>
                  </w:divBdr>
                </w:div>
                <w:div w:id="1431511433">
                  <w:marLeft w:val="0"/>
                  <w:marRight w:val="0"/>
                  <w:marTop w:val="0"/>
                  <w:marBottom w:val="0"/>
                  <w:divBdr>
                    <w:top w:val="none" w:sz="0" w:space="0" w:color="auto"/>
                    <w:left w:val="none" w:sz="0" w:space="0" w:color="auto"/>
                    <w:bottom w:val="none" w:sz="0" w:space="0" w:color="auto"/>
                    <w:right w:val="none" w:sz="0" w:space="0" w:color="auto"/>
                  </w:divBdr>
                </w:div>
                <w:div w:id="1431900170">
                  <w:marLeft w:val="0"/>
                  <w:marRight w:val="0"/>
                  <w:marTop w:val="0"/>
                  <w:marBottom w:val="0"/>
                  <w:divBdr>
                    <w:top w:val="none" w:sz="0" w:space="0" w:color="auto"/>
                    <w:left w:val="none" w:sz="0" w:space="0" w:color="auto"/>
                    <w:bottom w:val="none" w:sz="0" w:space="0" w:color="auto"/>
                    <w:right w:val="none" w:sz="0" w:space="0" w:color="auto"/>
                  </w:divBdr>
                </w:div>
                <w:div w:id="1433358072">
                  <w:marLeft w:val="0"/>
                  <w:marRight w:val="0"/>
                  <w:marTop w:val="0"/>
                  <w:marBottom w:val="0"/>
                  <w:divBdr>
                    <w:top w:val="none" w:sz="0" w:space="0" w:color="auto"/>
                    <w:left w:val="none" w:sz="0" w:space="0" w:color="auto"/>
                    <w:bottom w:val="none" w:sz="0" w:space="0" w:color="auto"/>
                    <w:right w:val="none" w:sz="0" w:space="0" w:color="auto"/>
                  </w:divBdr>
                </w:div>
                <w:div w:id="1433864610">
                  <w:marLeft w:val="0"/>
                  <w:marRight w:val="0"/>
                  <w:marTop w:val="0"/>
                  <w:marBottom w:val="0"/>
                  <w:divBdr>
                    <w:top w:val="none" w:sz="0" w:space="0" w:color="auto"/>
                    <w:left w:val="none" w:sz="0" w:space="0" w:color="auto"/>
                    <w:bottom w:val="none" w:sz="0" w:space="0" w:color="auto"/>
                    <w:right w:val="none" w:sz="0" w:space="0" w:color="auto"/>
                  </w:divBdr>
                </w:div>
                <w:div w:id="1434135049">
                  <w:marLeft w:val="0"/>
                  <w:marRight w:val="0"/>
                  <w:marTop w:val="0"/>
                  <w:marBottom w:val="0"/>
                  <w:divBdr>
                    <w:top w:val="none" w:sz="0" w:space="0" w:color="auto"/>
                    <w:left w:val="none" w:sz="0" w:space="0" w:color="auto"/>
                    <w:bottom w:val="none" w:sz="0" w:space="0" w:color="auto"/>
                    <w:right w:val="none" w:sz="0" w:space="0" w:color="auto"/>
                  </w:divBdr>
                </w:div>
                <w:div w:id="1434397873">
                  <w:marLeft w:val="0"/>
                  <w:marRight w:val="0"/>
                  <w:marTop w:val="0"/>
                  <w:marBottom w:val="0"/>
                  <w:divBdr>
                    <w:top w:val="none" w:sz="0" w:space="0" w:color="auto"/>
                    <w:left w:val="none" w:sz="0" w:space="0" w:color="auto"/>
                    <w:bottom w:val="none" w:sz="0" w:space="0" w:color="auto"/>
                    <w:right w:val="none" w:sz="0" w:space="0" w:color="auto"/>
                  </w:divBdr>
                </w:div>
                <w:div w:id="1435440402">
                  <w:marLeft w:val="0"/>
                  <w:marRight w:val="0"/>
                  <w:marTop w:val="0"/>
                  <w:marBottom w:val="0"/>
                  <w:divBdr>
                    <w:top w:val="none" w:sz="0" w:space="0" w:color="auto"/>
                    <w:left w:val="none" w:sz="0" w:space="0" w:color="auto"/>
                    <w:bottom w:val="none" w:sz="0" w:space="0" w:color="auto"/>
                    <w:right w:val="none" w:sz="0" w:space="0" w:color="auto"/>
                  </w:divBdr>
                </w:div>
                <w:div w:id="1436901789">
                  <w:marLeft w:val="0"/>
                  <w:marRight w:val="0"/>
                  <w:marTop w:val="0"/>
                  <w:marBottom w:val="0"/>
                  <w:divBdr>
                    <w:top w:val="none" w:sz="0" w:space="0" w:color="auto"/>
                    <w:left w:val="none" w:sz="0" w:space="0" w:color="auto"/>
                    <w:bottom w:val="none" w:sz="0" w:space="0" w:color="auto"/>
                    <w:right w:val="none" w:sz="0" w:space="0" w:color="auto"/>
                  </w:divBdr>
                </w:div>
                <w:div w:id="1437673725">
                  <w:marLeft w:val="0"/>
                  <w:marRight w:val="0"/>
                  <w:marTop w:val="0"/>
                  <w:marBottom w:val="0"/>
                  <w:divBdr>
                    <w:top w:val="none" w:sz="0" w:space="0" w:color="auto"/>
                    <w:left w:val="none" w:sz="0" w:space="0" w:color="auto"/>
                    <w:bottom w:val="none" w:sz="0" w:space="0" w:color="auto"/>
                    <w:right w:val="none" w:sz="0" w:space="0" w:color="auto"/>
                  </w:divBdr>
                </w:div>
                <w:div w:id="1438256219">
                  <w:marLeft w:val="0"/>
                  <w:marRight w:val="0"/>
                  <w:marTop w:val="0"/>
                  <w:marBottom w:val="0"/>
                  <w:divBdr>
                    <w:top w:val="none" w:sz="0" w:space="0" w:color="auto"/>
                    <w:left w:val="none" w:sz="0" w:space="0" w:color="auto"/>
                    <w:bottom w:val="none" w:sz="0" w:space="0" w:color="auto"/>
                    <w:right w:val="none" w:sz="0" w:space="0" w:color="auto"/>
                  </w:divBdr>
                </w:div>
                <w:div w:id="1438984120">
                  <w:marLeft w:val="0"/>
                  <w:marRight w:val="0"/>
                  <w:marTop w:val="0"/>
                  <w:marBottom w:val="0"/>
                  <w:divBdr>
                    <w:top w:val="none" w:sz="0" w:space="0" w:color="auto"/>
                    <w:left w:val="none" w:sz="0" w:space="0" w:color="auto"/>
                    <w:bottom w:val="none" w:sz="0" w:space="0" w:color="auto"/>
                    <w:right w:val="none" w:sz="0" w:space="0" w:color="auto"/>
                  </w:divBdr>
                </w:div>
                <w:div w:id="1440905421">
                  <w:marLeft w:val="0"/>
                  <w:marRight w:val="0"/>
                  <w:marTop w:val="0"/>
                  <w:marBottom w:val="0"/>
                  <w:divBdr>
                    <w:top w:val="none" w:sz="0" w:space="0" w:color="auto"/>
                    <w:left w:val="none" w:sz="0" w:space="0" w:color="auto"/>
                    <w:bottom w:val="none" w:sz="0" w:space="0" w:color="auto"/>
                    <w:right w:val="none" w:sz="0" w:space="0" w:color="auto"/>
                  </w:divBdr>
                </w:div>
                <w:div w:id="1441683287">
                  <w:marLeft w:val="0"/>
                  <w:marRight w:val="0"/>
                  <w:marTop w:val="0"/>
                  <w:marBottom w:val="0"/>
                  <w:divBdr>
                    <w:top w:val="none" w:sz="0" w:space="0" w:color="auto"/>
                    <w:left w:val="none" w:sz="0" w:space="0" w:color="auto"/>
                    <w:bottom w:val="none" w:sz="0" w:space="0" w:color="auto"/>
                    <w:right w:val="none" w:sz="0" w:space="0" w:color="auto"/>
                  </w:divBdr>
                </w:div>
                <w:div w:id="1441803233">
                  <w:marLeft w:val="0"/>
                  <w:marRight w:val="0"/>
                  <w:marTop w:val="0"/>
                  <w:marBottom w:val="0"/>
                  <w:divBdr>
                    <w:top w:val="none" w:sz="0" w:space="0" w:color="auto"/>
                    <w:left w:val="none" w:sz="0" w:space="0" w:color="auto"/>
                    <w:bottom w:val="none" w:sz="0" w:space="0" w:color="auto"/>
                    <w:right w:val="none" w:sz="0" w:space="0" w:color="auto"/>
                  </w:divBdr>
                </w:div>
                <w:div w:id="1442531084">
                  <w:marLeft w:val="0"/>
                  <w:marRight w:val="0"/>
                  <w:marTop w:val="0"/>
                  <w:marBottom w:val="0"/>
                  <w:divBdr>
                    <w:top w:val="none" w:sz="0" w:space="0" w:color="auto"/>
                    <w:left w:val="none" w:sz="0" w:space="0" w:color="auto"/>
                    <w:bottom w:val="none" w:sz="0" w:space="0" w:color="auto"/>
                    <w:right w:val="none" w:sz="0" w:space="0" w:color="auto"/>
                  </w:divBdr>
                </w:div>
                <w:div w:id="1444837508">
                  <w:marLeft w:val="0"/>
                  <w:marRight w:val="0"/>
                  <w:marTop w:val="0"/>
                  <w:marBottom w:val="0"/>
                  <w:divBdr>
                    <w:top w:val="none" w:sz="0" w:space="0" w:color="auto"/>
                    <w:left w:val="none" w:sz="0" w:space="0" w:color="auto"/>
                    <w:bottom w:val="none" w:sz="0" w:space="0" w:color="auto"/>
                    <w:right w:val="none" w:sz="0" w:space="0" w:color="auto"/>
                  </w:divBdr>
                </w:div>
                <w:div w:id="1445612796">
                  <w:marLeft w:val="0"/>
                  <w:marRight w:val="0"/>
                  <w:marTop w:val="0"/>
                  <w:marBottom w:val="0"/>
                  <w:divBdr>
                    <w:top w:val="none" w:sz="0" w:space="0" w:color="auto"/>
                    <w:left w:val="none" w:sz="0" w:space="0" w:color="auto"/>
                    <w:bottom w:val="none" w:sz="0" w:space="0" w:color="auto"/>
                    <w:right w:val="none" w:sz="0" w:space="0" w:color="auto"/>
                  </w:divBdr>
                </w:div>
                <w:div w:id="1448239259">
                  <w:marLeft w:val="0"/>
                  <w:marRight w:val="0"/>
                  <w:marTop w:val="0"/>
                  <w:marBottom w:val="0"/>
                  <w:divBdr>
                    <w:top w:val="none" w:sz="0" w:space="0" w:color="auto"/>
                    <w:left w:val="none" w:sz="0" w:space="0" w:color="auto"/>
                    <w:bottom w:val="none" w:sz="0" w:space="0" w:color="auto"/>
                    <w:right w:val="none" w:sz="0" w:space="0" w:color="auto"/>
                  </w:divBdr>
                </w:div>
                <w:div w:id="1448348123">
                  <w:marLeft w:val="0"/>
                  <w:marRight w:val="0"/>
                  <w:marTop w:val="0"/>
                  <w:marBottom w:val="0"/>
                  <w:divBdr>
                    <w:top w:val="none" w:sz="0" w:space="0" w:color="auto"/>
                    <w:left w:val="none" w:sz="0" w:space="0" w:color="auto"/>
                    <w:bottom w:val="none" w:sz="0" w:space="0" w:color="auto"/>
                    <w:right w:val="none" w:sz="0" w:space="0" w:color="auto"/>
                  </w:divBdr>
                </w:div>
                <w:div w:id="1449087882">
                  <w:marLeft w:val="0"/>
                  <w:marRight w:val="0"/>
                  <w:marTop w:val="0"/>
                  <w:marBottom w:val="0"/>
                  <w:divBdr>
                    <w:top w:val="none" w:sz="0" w:space="0" w:color="auto"/>
                    <w:left w:val="none" w:sz="0" w:space="0" w:color="auto"/>
                    <w:bottom w:val="none" w:sz="0" w:space="0" w:color="auto"/>
                    <w:right w:val="none" w:sz="0" w:space="0" w:color="auto"/>
                  </w:divBdr>
                </w:div>
                <w:div w:id="1449280803">
                  <w:marLeft w:val="0"/>
                  <w:marRight w:val="0"/>
                  <w:marTop w:val="0"/>
                  <w:marBottom w:val="0"/>
                  <w:divBdr>
                    <w:top w:val="none" w:sz="0" w:space="0" w:color="auto"/>
                    <w:left w:val="none" w:sz="0" w:space="0" w:color="auto"/>
                    <w:bottom w:val="none" w:sz="0" w:space="0" w:color="auto"/>
                    <w:right w:val="none" w:sz="0" w:space="0" w:color="auto"/>
                  </w:divBdr>
                </w:div>
                <w:div w:id="1449542497">
                  <w:marLeft w:val="0"/>
                  <w:marRight w:val="0"/>
                  <w:marTop w:val="0"/>
                  <w:marBottom w:val="0"/>
                  <w:divBdr>
                    <w:top w:val="none" w:sz="0" w:space="0" w:color="auto"/>
                    <w:left w:val="none" w:sz="0" w:space="0" w:color="auto"/>
                    <w:bottom w:val="none" w:sz="0" w:space="0" w:color="auto"/>
                    <w:right w:val="none" w:sz="0" w:space="0" w:color="auto"/>
                  </w:divBdr>
                </w:div>
                <w:div w:id="1449620163">
                  <w:marLeft w:val="0"/>
                  <w:marRight w:val="0"/>
                  <w:marTop w:val="0"/>
                  <w:marBottom w:val="0"/>
                  <w:divBdr>
                    <w:top w:val="none" w:sz="0" w:space="0" w:color="auto"/>
                    <w:left w:val="none" w:sz="0" w:space="0" w:color="auto"/>
                    <w:bottom w:val="none" w:sz="0" w:space="0" w:color="auto"/>
                    <w:right w:val="none" w:sz="0" w:space="0" w:color="auto"/>
                  </w:divBdr>
                </w:div>
                <w:div w:id="1450010599">
                  <w:marLeft w:val="0"/>
                  <w:marRight w:val="0"/>
                  <w:marTop w:val="0"/>
                  <w:marBottom w:val="0"/>
                  <w:divBdr>
                    <w:top w:val="none" w:sz="0" w:space="0" w:color="auto"/>
                    <w:left w:val="none" w:sz="0" w:space="0" w:color="auto"/>
                    <w:bottom w:val="none" w:sz="0" w:space="0" w:color="auto"/>
                    <w:right w:val="none" w:sz="0" w:space="0" w:color="auto"/>
                  </w:divBdr>
                </w:div>
                <w:div w:id="1450053536">
                  <w:marLeft w:val="0"/>
                  <w:marRight w:val="0"/>
                  <w:marTop w:val="0"/>
                  <w:marBottom w:val="0"/>
                  <w:divBdr>
                    <w:top w:val="none" w:sz="0" w:space="0" w:color="auto"/>
                    <w:left w:val="none" w:sz="0" w:space="0" w:color="auto"/>
                    <w:bottom w:val="none" w:sz="0" w:space="0" w:color="auto"/>
                    <w:right w:val="none" w:sz="0" w:space="0" w:color="auto"/>
                  </w:divBdr>
                </w:div>
                <w:div w:id="1450591425">
                  <w:marLeft w:val="0"/>
                  <w:marRight w:val="0"/>
                  <w:marTop w:val="0"/>
                  <w:marBottom w:val="0"/>
                  <w:divBdr>
                    <w:top w:val="none" w:sz="0" w:space="0" w:color="auto"/>
                    <w:left w:val="none" w:sz="0" w:space="0" w:color="auto"/>
                    <w:bottom w:val="none" w:sz="0" w:space="0" w:color="auto"/>
                    <w:right w:val="none" w:sz="0" w:space="0" w:color="auto"/>
                  </w:divBdr>
                </w:div>
                <w:div w:id="1451507759">
                  <w:marLeft w:val="0"/>
                  <w:marRight w:val="0"/>
                  <w:marTop w:val="0"/>
                  <w:marBottom w:val="0"/>
                  <w:divBdr>
                    <w:top w:val="none" w:sz="0" w:space="0" w:color="auto"/>
                    <w:left w:val="none" w:sz="0" w:space="0" w:color="auto"/>
                    <w:bottom w:val="none" w:sz="0" w:space="0" w:color="auto"/>
                    <w:right w:val="none" w:sz="0" w:space="0" w:color="auto"/>
                  </w:divBdr>
                </w:div>
                <w:div w:id="1453015132">
                  <w:marLeft w:val="0"/>
                  <w:marRight w:val="0"/>
                  <w:marTop w:val="0"/>
                  <w:marBottom w:val="0"/>
                  <w:divBdr>
                    <w:top w:val="none" w:sz="0" w:space="0" w:color="auto"/>
                    <w:left w:val="none" w:sz="0" w:space="0" w:color="auto"/>
                    <w:bottom w:val="none" w:sz="0" w:space="0" w:color="auto"/>
                    <w:right w:val="none" w:sz="0" w:space="0" w:color="auto"/>
                  </w:divBdr>
                </w:div>
                <w:div w:id="1453093683">
                  <w:marLeft w:val="0"/>
                  <w:marRight w:val="0"/>
                  <w:marTop w:val="0"/>
                  <w:marBottom w:val="0"/>
                  <w:divBdr>
                    <w:top w:val="none" w:sz="0" w:space="0" w:color="auto"/>
                    <w:left w:val="none" w:sz="0" w:space="0" w:color="auto"/>
                    <w:bottom w:val="none" w:sz="0" w:space="0" w:color="auto"/>
                    <w:right w:val="none" w:sz="0" w:space="0" w:color="auto"/>
                  </w:divBdr>
                </w:div>
                <w:div w:id="1453403166">
                  <w:marLeft w:val="0"/>
                  <w:marRight w:val="0"/>
                  <w:marTop w:val="0"/>
                  <w:marBottom w:val="0"/>
                  <w:divBdr>
                    <w:top w:val="none" w:sz="0" w:space="0" w:color="auto"/>
                    <w:left w:val="none" w:sz="0" w:space="0" w:color="auto"/>
                    <w:bottom w:val="none" w:sz="0" w:space="0" w:color="auto"/>
                    <w:right w:val="none" w:sz="0" w:space="0" w:color="auto"/>
                  </w:divBdr>
                </w:div>
                <w:div w:id="1453549067">
                  <w:marLeft w:val="0"/>
                  <w:marRight w:val="0"/>
                  <w:marTop w:val="0"/>
                  <w:marBottom w:val="0"/>
                  <w:divBdr>
                    <w:top w:val="none" w:sz="0" w:space="0" w:color="auto"/>
                    <w:left w:val="none" w:sz="0" w:space="0" w:color="auto"/>
                    <w:bottom w:val="none" w:sz="0" w:space="0" w:color="auto"/>
                    <w:right w:val="none" w:sz="0" w:space="0" w:color="auto"/>
                  </w:divBdr>
                </w:div>
                <w:div w:id="1454596411">
                  <w:marLeft w:val="0"/>
                  <w:marRight w:val="0"/>
                  <w:marTop w:val="0"/>
                  <w:marBottom w:val="0"/>
                  <w:divBdr>
                    <w:top w:val="none" w:sz="0" w:space="0" w:color="auto"/>
                    <w:left w:val="none" w:sz="0" w:space="0" w:color="auto"/>
                    <w:bottom w:val="none" w:sz="0" w:space="0" w:color="auto"/>
                    <w:right w:val="none" w:sz="0" w:space="0" w:color="auto"/>
                  </w:divBdr>
                </w:div>
                <w:div w:id="1455058226">
                  <w:marLeft w:val="0"/>
                  <w:marRight w:val="0"/>
                  <w:marTop w:val="0"/>
                  <w:marBottom w:val="0"/>
                  <w:divBdr>
                    <w:top w:val="none" w:sz="0" w:space="0" w:color="auto"/>
                    <w:left w:val="none" w:sz="0" w:space="0" w:color="auto"/>
                    <w:bottom w:val="none" w:sz="0" w:space="0" w:color="auto"/>
                    <w:right w:val="none" w:sz="0" w:space="0" w:color="auto"/>
                  </w:divBdr>
                </w:div>
                <w:div w:id="1457796759">
                  <w:marLeft w:val="0"/>
                  <w:marRight w:val="0"/>
                  <w:marTop w:val="0"/>
                  <w:marBottom w:val="0"/>
                  <w:divBdr>
                    <w:top w:val="none" w:sz="0" w:space="0" w:color="auto"/>
                    <w:left w:val="none" w:sz="0" w:space="0" w:color="auto"/>
                    <w:bottom w:val="none" w:sz="0" w:space="0" w:color="auto"/>
                    <w:right w:val="none" w:sz="0" w:space="0" w:color="auto"/>
                  </w:divBdr>
                </w:div>
                <w:div w:id="1458258878">
                  <w:marLeft w:val="0"/>
                  <w:marRight w:val="0"/>
                  <w:marTop w:val="0"/>
                  <w:marBottom w:val="0"/>
                  <w:divBdr>
                    <w:top w:val="none" w:sz="0" w:space="0" w:color="auto"/>
                    <w:left w:val="none" w:sz="0" w:space="0" w:color="auto"/>
                    <w:bottom w:val="none" w:sz="0" w:space="0" w:color="auto"/>
                    <w:right w:val="none" w:sz="0" w:space="0" w:color="auto"/>
                  </w:divBdr>
                </w:div>
                <w:div w:id="1458376543">
                  <w:marLeft w:val="0"/>
                  <w:marRight w:val="0"/>
                  <w:marTop w:val="0"/>
                  <w:marBottom w:val="0"/>
                  <w:divBdr>
                    <w:top w:val="none" w:sz="0" w:space="0" w:color="auto"/>
                    <w:left w:val="none" w:sz="0" w:space="0" w:color="auto"/>
                    <w:bottom w:val="none" w:sz="0" w:space="0" w:color="auto"/>
                    <w:right w:val="none" w:sz="0" w:space="0" w:color="auto"/>
                  </w:divBdr>
                </w:div>
                <w:div w:id="1459226905">
                  <w:marLeft w:val="0"/>
                  <w:marRight w:val="0"/>
                  <w:marTop w:val="0"/>
                  <w:marBottom w:val="0"/>
                  <w:divBdr>
                    <w:top w:val="none" w:sz="0" w:space="0" w:color="auto"/>
                    <w:left w:val="none" w:sz="0" w:space="0" w:color="auto"/>
                    <w:bottom w:val="none" w:sz="0" w:space="0" w:color="auto"/>
                    <w:right w:val="none" w:sz="0" w:space="0" w:color="auto"/>
                  </w:divBdr>
                </w:div>
                <w:div w:id="1460151401">
                  <w:marLeft w:val="0"/>
                  <w:marRight w:val="0"/>
                  <w:marTop w:val="0"/>
                  <w:marBottom w:val="0"/>
                  <w:divBdr>
                    <w:top w:val="none" w:sz="0" w:space="0" w:color="auto"/>
                    <w:left w:val="none" w:sz="0" w:space="0" w:color="auto"/>
                    <w:bottom w:val="none" w:sz="0" w:space="0" w:color="auto"/>
                    <w:right w:val="none" w:sz="0" w:space="0" w:color="auto"/>
                  </w:divBdr>
                </w:div>
                <w:div w:id="1460958159">
                  <w:marLeft w:val="0"/>
                  <w:marRight w:val="0"/>
                  <w:marTop w:val="0"/>
                  <w:marBottom w:val="0"/>
                  <w:divBdr>
                    <w:top w:val="none" w:sz="0" w:space="0" w:color="auto"/>
                    <w:left w:val="none" w:sz="0" w:space="0" w:color="auto"/>
                    <w:bottom w:val="none" w:sz="0" w:space="0" w:color="auto"/>
                    <w:right w:val="none" w:sz="0" w:space="0" w:color="auto"/>
                  </w:divBdr>
                </w:div>
                <w:div w:id="1461071866">
                  <w:marLeft w:val="0"/>
                  <w:marRight w:val="0"/>
                  <w:marTop w:val="0"/>
                  <w:marBottom w:val="0"/>
                  <w:divBdr>
                    <w:top w:val="none" w:sz="0" w:space="0" w:color="auto"/>
                    <w:left w:val="none" w:sz="0" w:space="0" w:color="auto"/>
                    <w:bottom w:val="none" w:sz="0" w:space="0" w:color="auto"/>
                    <w:right w:val="none" w:sz="0" w:space="0" w:color="auto"/>
                  </w:divBdr>
                </w:div>
                <w:div w:id="1461144853">
                  <w:marLeft w:val="0"/>
                  <w:marRight w:val="0"/>
                  <w:marTop w:val="0"/>
                  <w:marBottom w:val="0"/>
                  <w:divBdr>
                    <w:top w:val="none" w:sz="0" w:space="0" w:color="auto"/>
                    <w:left w:val="none" w:sz="0" w:space="0" w:color="auto"/>
                    <w:bottom w:val="none" w:sz="0" w:space="0" w:color="auto"/>
                    <w:right w:val="none" w:sz="0" w:space="0" w:color="auto"/>
                  </w:divBdr>
                </w:div>
                <w:div w:id="1461529759">
                  <w:marLeft w:val="0"/>
                  <w:marRight w:val="0"/>
                  <w:marTop w:val="0"/>
                  <w:marBottom w:val="0"/>
                  <w:divBdr>
                    <w:top w:val="none" w:sz="0" w:space="0" w:color="auto"/>
                    <w:left w:val="none" w:sz="0" w:space="0" w:color="auto"/>
                    <w:bottom w:val="none" w:sz="0" w:space="0" w:color="auto"/>
                    <w:right w:val="none" w:sz="0" w:space="0" w:color="auto"/>
                  </w:divBdr>
                </w:div>
                <w:div w:id="1461924359">
                  <w:marLeft w:val="0"/>
                  <w:marRight w:val="0"/>
                  <w:marTop w:val="0"/>
                  <w:marBottom w:val="0"/>
                  <w:divBdr>
                    <w:top w:val="none" w:sz="0" w:space="0" w:color="auto"/>
                    <w:left w:val="none" w:sz="0" w:space="0" w:color="auto"/>
                    <w:bottom w:val="none" w:sz="0" w:space="0" w:color="auto"/>
                    <w:right w:val="none" w:sz="0" w:space="0" w:color="auto"/>
                  </w:divBdr>
                </w:div>
                <w:div w:id="1462917183">
                  <w:marLeft w:val="0"/>
                  <w:marRight w:val="0"/>
                  <w:marTop w:val="0"/>
                  <w:marBottom w:val="0"/>
                  <w:divBdr>
                    <w:top w:val="none" w:sz="0" w:space="0" w:color="auto"/>
                    <w:left w:val="none" w:sz="0" w:space="0" w:color="auto"/>
                    <w:bottom w:val="none" w:sz="0" w:space="0" w:color="auto"/>
                    <w:right w:val="none" w:sz="0" w:space="0" w:color="auto"/>
                  </w:divBdr>
                </w:div>
                <w:div w:id="1463379818">
                  <w:marLeft w:val="0"/>
                  <w:marRight w:val="0"/>
                  <w:marTop w:val="0"/>
                  <w:marBottom w:val="0"/>
                  <w:divBdr>
                    <w:top w:val="none" w:sz="0" w:space="0" w:color="auto"/>
                    <w:left w:val="none" w:sz="0" w:space="0" w:color="auto"/>
                    <w:bottom w:val="none" w:sz="0" w:space="0" w:color="auto"/>
                    <w:right w:val="none" w:sz="0" w:space="0" w:color="auto"/>
                  </w:divBdr>
                </w:div>
                <w:div w:id="1464231245">
                  <w:marLeft w:val="0"/>
                  <w:marRight w:val="0"/>
                  <w:marTop w:val="0"/>
                  <w:marBottom w:val="0"/>
                  <w:divBdr>
                    <w:top w:val="none" w:sz="0" w:space="0" w:color="auto"/>
                    <w:left w:val="none" w:sz="0" w:space="0" w:color="auto"/>
                    <w:bottom w:val="none" w:sz="0" w:space="0" w:color="auto"/>
                    <w:right w:val="none" w:sz="0" w:space="0" w:color="auto"/>
                  </w:divBdr>
                </w:div>
                <w:div w:id="1464346466">
                  <w:marLeft w:val="0"/>
                  <w:marRight w:val="0"/>
                  <w:marTop w:val="0"/>
                  <w:marBottom w:val="0"/>
                  <w:divBdr>
                    <w:top w:val="none" w:sz="0" w:space="0" w:color="auto"/>
                    <w:left w:val="none" w:sz="0" w:space="0" w:color="auto"/>
                    <w:bottom w:val="none" w:sz="0" w:space="0" w:color="auto"/>
                    <w:right w:val="none" w:sz="0" w:space="0" w:color="auto"/>
                  </w:divBdr>
                </w:div>
                <w:div w:id="1465003910">
                  <w:marLeft w:val="0"/>
                  <w:marRight w:val="0"/>
                  <w:marTop w:val="0"/>
                  <w:marBottom w:val="0"/>
                  <w:divBdr>
                    <w:top w:val="none" w:sz="0" w:space="0" w:color="auto"/>
                    <w:left w:val="none" w:sz="0" w:space="0" w:color="auto"/>
                    <w:bottom w:val="none" w:sz="0" w:space="0" w:color="auto"/>
                    <w:right w:val="none" w:sz="0" w:space="0" w:color="auto"/>
                  </w:divBdr>
                </w:div>
                <w:div w:id="1465386534">
                  <w:marLeft w:val="0"/>
                  <w:marRight w:val="0"/>
                  <w:marTop w:val="0"/>
                  <w:marBottom w:val="0"/>
                  <w:divBdr>
                    <w:top w:val="none" w:sz="0" w:space="0" w:color="auto"/>
                    <w:left w:val="none" w:sz="0" w:space="0" w:color="auto"/>
                    <w:bottom w:val="none" w:sz="0" w:space="0" w:color="auto"/>
                    <w:right w:val="none" w:sz="0" w:space="0" w:color="auto"/>
                  </w:divBdr>
                </w:div>
                <w:div w:id="1465657178">
                  <w:marLeft w:val="0"/>
                  <w:marRight w:val="0"/>
                  <w:marTop w:val="0"/>
                  <w:marBottom w:val="0"/>
                  <w:divBdr>
                    <w:top w:val="none" w:sz="0" w:space="0" w:color="auto"/>
                    <w:left w:val="none" w:sz="0" w:space="0" w:color="auto"/>
                    <w:bottom w:val="none" w:sz="0" w:space="0" w:color="auto"/>
                    <w:right w:val="none" w:sz="0" w:space="0" w:color="auto"/>
                  </w:divBdr>
                </w:div>
                <w:div w:id="1465662310">
                  <w:marLeft w:val="0"/>
                  <w:marRight w:val="0"/>
                  <w:marTop w:val="0"/>
                  <w:marBottom w:val="0"/>
                  <w:divBdr>
                    <w:top w:val="none" w:sz="0" w:space="0" w:color="auto"/>
                    <w:left w:val="none" w:sz="0" w:space="0" w:color="auto"/>
                    <w:bottom w:val="none" w:sz="0" w:space="0" w:color="auto"/>
                    <w:right w:val="none" w:sz="0" w:space="0" w:color="auto"/>
                  </w:divBdr>
                </w:div>
                <w:div w:id="1466121612">
                  <w:marLeft w:val="0"/>
                  <w:marRight w:val="0"/>
                  <w:marTop w:val="0"/>
                  <w:marBottom w:val="0"/>
                  <w:divBdr>
                    <w:top w:val="none" w:sz="0" w:space="0" w:color="auto"/>
                    <w:left w:val="none" w:sz="0" w:space="0" w:color="auto"/>
                    <w:bottom w:val="none" w:sz="0" w:space="0" w:color="auto"/>
                    <w:right w:val="none" w:sz="0" w:space="0" w:color="auto"/>
                  </w:divBdr>
                </w:div>
                <w:div w:id="1467090430">
                  <w:marLeft w:val="0"/>
                  <w:marRight w:val="0"/>
                  <w:marTop w:val="0"/>
                  <w:marBottom w:val="0"/>
                  <w:divBdr>
                    <w:top w:val="none" w:sz="0" w:space="0" w:color="auto"/>
                    <w:left w:val="none" w:sz="0" w:space="0" w:color="auto"/>
                    <w:bottom w:val="none" w:sz="0" w:space="0" w:color="auto"/>
                    <w:right w:val="none" w:sz="0" w:space="0" w:color="auto"/>
                  </w:divBdr>
                </w:div>
                <w:div w:id="1468815112">
                  <w:marLeft w:val="0"/>
                  <w:marRight w:val="0"/>
                  <w:marTop w:val="0"/>
                  <w:marBottom w:val="0"/>
                  <w:divBdr>
                    <w:top w:val="none" w:sz="0" w:space="0" w:color="auto"/>
                    <w:left w:val="none" w:sz="0" w:space="0" w:color="auto"/>
                    <w:bottom w:val="none" w:sz="0" w:space="0" w:color="auto"/>
                    <w:right w:val="none" w:sz="0" w:space="0" w:color="auto"/>
                  </w:divBdr>
                </w:div>
                <w:div w:id="1469080978">
                  <w:marLeft w:val="0"/>
                  <w:marRight w:val="0"/>
                  <w:marTop w:val="0"/>
                  <w:marBottom w:val="0"/>
                  <w:divBdr>
                    <w:top w:val="none" w:sz="0" w:space="0" w:color="auto"/>
                    <w:left w:val="none" w:sz="0" w:space="0" w:color="auto"/>
                    <w:bottom w:val="none" w:sz="0" w:space="0" w:color="auto"/>
                    <w:right w:val="none" w:sz="0" w:space="0" w:color="auto"/>
                  </w:divBdr>
                </w:div>
                <w:div w:id="1469585993">
                  <w:marLeft w:val="0"/>
                  <w:marRight w:val="0"/>
                  <w:marTop w:val="0"/>
                  <w:marBottom w:val="0"/>
                  <w:divBdr>
                    <w:top w:val="none" w:sz="0" w:space="0" w:color="auto"/>
                    <w:left w:val="none" w:sz="0" w:space="0" w:color="auto"/>
                    <w:bottom w:val="none" w:sz="0" w:space="0" w:color="auto"/>
                    <w:right w:val="none" w:sz="0" w:space="0" w:color="auto"/>
                  </w:divBdr>
                </w:div>
                <w:div w:id="1470244798">
                  <w:marLeft w:val="0"/>
                  <w:marRight w:val="0"/>
                  <w:marTop w:val="0"/>
                  <w:marBottom w:val="0"/>
                  <w:divBdr>
                    <w:top w:val="none" w:sz="0" w:space="0" w:color="auto"/>
                    <w:left w:val="none" w:sz="0" w:space="0" w:color="auto"/>
                    <w:bottom w:val="none" w:sz="0" w:space="0" w:color="auto"/>
                    <w:right w:val="none" w:sz="0" w:space="0" w:color="auto"/>
                  </w:divBdr>
                </w:div>
                <w:div w:id="1470511748">
                  <w:marLeft w:val="0"/>
                  <w:marRight w:val="0"/>
                  <w:marTop w:val="0"/>
                  <w:marBottom w:val="0"/>
                  <w:divBdr>
                    <w:top w:val="none" w:sz="0" w:space="0" w:color="auto"/>
                    <w:left w:val="none" w:sz="0" w:space="0" w:color="auto"/>
                    <w:bottom w:val="none" w:sz="0" w:space="0" w:color="auto"/>
                    <w:right w:val="none" w:sz="0" w:space="0" w:color="auto"/>
                  </w:divBdr>
                </w:div>
                <w:div w:id="1472552142">
                  <w:marLeft w:val="0"/>
                  <w:marRight w:val="0"/>
                  <w:marTop w:val="0"/>
                  <w:marBottom w:val="0"/>
                  <w:divBdr>
                    <w:top w:val="none" w:sz="0" w:space="0" w:color="auto"/>
                    <w:left w:val="none" w:sz="0" w:space="0" w:color="auto"/>
                    <w:bottom w:val="none" w:sz="0" w:space="0" w:color="auto"/>
                    <w:right w:val="none" w:sz="0" w:space="0" w:color="auto"/>
                  </w:divBdr>
                </w:div>
                <w:div w:id="1472671239">
                  <w:marLeft w:val="0"/>
                  <w:marRight w:val="0"/>
                  <w:marTop w:val="0"/>
                  <w:marBottom w:val="0"/>
                  <w:divBdr>
                    <w:top w:val="none" w:sz="0" w:space="0" w:color="auto"/>
                    <w:left w:val="none" w:sz="0" w:space="0" w:color="auto"/>
                    <w:bottom w:val="none" w:sz="0" w:space="0" w:color="auto"/>
                    <w:right w:val="none" w:sz="0" w:space="0" w:color="auto"/>
                  </w:divBdr>
                </w:div>
                <w:div w:id="1473908433">
                  <w:marLeft w:val="0"/>
                  <w:marRight w:val="0"/>
                  <w:marTop w:val="0"/>
                  <w:marBottom w:val="0"/>
                  <w:divBdr>
                    <w:top w:val="none" w:sz="0" w:space="0" w:color="auto"/>
                    <w:left w:val="none" w:sz="0" w:space="0" w:color="auto"/>
                    <w:bottom w:val="none" w:sz="0" w:space="0" w:color="auto"/>
                    <w:right w:val="none" w:sz="0" w:space="0" w:color="auto"/>
                  </w:divBdr>
                </w:div>
                <w:div w:id="1473980383">
                  <w:marLeft w:val="0"/>
                  <w:marRight w:val="0"/>
                  <w:marTop w:val="0"/>
                  <w:marBottom w:val="0"/>
                  <w:divBdr>
                    <w:top w:val="none" w:sz="0" w:space="0" w:color="auto"/>
                    <w:left w:val="none" w:sz="0" w:space="0" w:color="auto"/>
                    <w:bottom w:val="none" w:sz="0" w:space="0" w:color="auto"/>
                    <w:right w:val="none" w:sz="0" w:space="0" w:color="auto"/>
                  </w:divBdr>
                </w:div>
                <w:div w:id="1473986431">
                  <w:marLeft w:val="0"/>
                  <w:marRight w:val="0"/>
                  <w:marTop w:val="0"/>
                  <w:marBottom w:val="0"/>
                  <w:divBdr>
                    <w:top w:val="none" w:sz="0" w:space="0" w:color="auto"/>
                    <w:left w:val="none" w:sz="0" w:space="0" w:color="auto"/>
                    <w:bottom w:val="none" w:sz="0" w:space="0" w:color="auto"/>
                    <w:right w:val="none" w:sz="0" w:space="0" w:color="auto"/>
                  </w:divBdr>
                </w:div>
                <w:div w:id="1474715060">
                  <w:marLeft w:val="0"/>
                  <w:marRight w:val="0"/>
                  <w:marTop w:val="0"/>
                  <w:marBottom w:val="0"/>
                  <w:divBdr>
                    <w:top w:val="none" w:sz="0" w:space="0" w:color="auto"/>
                    <w:left w:val="none" w:sz="0" w:space="0" w:color="auto"/>
                    <w:bottom w:val="none" w:sz="0" w:space="0" w:color="auto"/>
                    <w:right w:val="none" w:sz="0" w:space="0" w:color="auto"/>
                  </w:divBdr>
                </w:div>
                <w:div w:id="1477263770">
                  <w:marLeft w:val="0"/>
                  <w:marRight w:val="0"/>
                  <w:marTop w:val="0"/>
                  <w:marBottom w:val="0"/>
                  <w:divBdr>
                    <w:top w:val="none" w:sz="0" w:space="0" w:color="auto"/>
                    <w:left w:val="none" w:sz="0" w:space="0" w:color="auto"/>
                    <w:bottom w:val="none" w:sz="0" w:space="0" w:color="auto"/>
                    <w:right w:val="none" w:sz="0" w:space="0" w:color="auto"/>
                  </w:divBdr>
                </w:div>
                <w:div w:id="1477330727">
                  <w:marLeft w:val="0"/>
                  <w:marRight w:val="0"/>
                  <w:marTop w:val="0"/>
                  <w:marBottom w:val="0"/>
                  <w:divBdr>
                    <w:top w:val="none" w:sz="0" w:space="0" w:color="auto"/>
                    <w:left w:val="none" w:sz="0" w:space="0" w:color="auto"/>
                    <w:bottom w:val="none" w:sz="0" w:space="0" w:color="auto"/>
                    <w:right w:val="none" w:sz="0" w:space="0" w:color="auto"/>
                  </w:divBdr>
                </w:div>
                <w:div w:id="1478494815">
                  <w:marLeft w:val="0"/>
                  <w:marRight w:val="0"/>
                  <w:marTop w:val="0"/>
                  <w:marBottom w:val="0"/>
                  <w:divBdr>
                    <w:top w:val="none" w:sz="0" w:space="0" w:color="auto"/>
                    <w:left w:val="none" w:sz="0" w:space="0" w:color="auto"/>
                    <w:bottom w:val="none" w:sz="0" w:space="0" w:color="auto"/>
                    <w:right w:val="none" w:sz="0" w:space="0" w:color="auto"/>
                  </w:divBdr>
                </w:div>
                <w:div w:id="1478835719">
                  <w:marLeft w:val="0"/>
                  <w:marRight w:val="0"/>
                  <w:marTop w:val="0"/>
                  <w:marBottom w:val="0"/>
                  <w:divBdr>
                    <w:top w:val="none" w:sz="0" w:space="0" w:color="auto"/>
                    <w:left w:val="none" w:sz="0" w:space="0" w:color="auto"/>
                    <w:bottom w:val="none" w:sz="0" w:space="0" w:color="auto"/>
                    <w:right w:val="none" w:sz="0" w:space="0" w:color="auto"/>
                  </w:divBdr>
                </w:div>
                <w:div w:id="1479689273">
                  <w:marLeft w:val="0"/>
                  <w:marRight w:val="0"/>
                  <w:marTop w:val="0"/>
                  <w:marBottom w:val="0"/>
                  <w:divBdr>
                    <w:top w:val="none" w:sz="0" w:space="0" w:color="auto"/>
                    <w:left w:val="none" w:sz="0" w:space="0" w:color="auto"/>
                    <w:bottom w:val="none" w:sz="0" w:space="0" w:color="auto"/>
                    <w:right w:val="none" w:sz="0" w:space="0" w:color="auto"/>
                  </w:divBdr>
                </w:div>
                <w:div w:id="1481654327">
                  <w:marLeft w:val="0"/>
                  <w:marRight w:val="0"/>
                  <w:marTop w:val="0"/>
                  <w:marBottom w:val="0"/>
                  <w:divBdr>
                    <w:top w:val="none" w:sz="0" w:space="0" w:color="auto"/>
                    <w:left w:val="none" w:sz="0" w:space="0" w:color="auto"/>
                    <w:bottom w:val="none" w:sz="0" w:space="0" w:color="auto"/>
                    <w:right w:val="none" w:sz="0" w:space="0" w:color="auto"/>
                  </w:divBdr>
                </w:div>
                <w:div w:id="1481656567">
                  <w:marLeft w:val="0"/>
                  <w:marRight w:val="0"/>
                  <w:marTop w:val="0"/>
                  <w:marBottom w:val="0"/>
                  <w:divBdr>
                    <w:top w:val="none" w:sz="0" w:space="0" w:color="auto"/>
                    <w:left w:val="none" w:sz="0" w:space="0" w:color="auto"/>
                    <w:bottom w:val="none" w:sz="0" w:space="0" w:color="auto"/>
                    <w:right w:val="none" w:sz="0" w:space="0" w:color="auto"/>
                  </w:divBdr>
                </w:div>
                <w:div w:id="1481842282">
                  <w:marLeft w:val="0"/>
                  <w:marRight w:val="0"/>
                  <w:marTop w:val="0"/>
                  <w:marBottom w:val="0"/>
                  <w:divBdr>
                    <w:top w:val="none" w:sz="0" w:space="0" w:color="auto"/>
                    <w:left w:val="none" w:sz="0" w:space="0" w:color="auto"/>
                    <w:bottom w:val="none" w:sz="0" w:space="0" w:color="auto"/>
                    <w:right w:val="none" w:sz="0" w:space="0" w:color="auto"/>
                  </w:divBdr>
                </w:div>
                <w:div w:id="1481997887">
                  <w:marLeft w:val="0"/>
                  <w:marRight w:val="0"/>
                  <w:marTop w:val="0"/>
                  <w:marBottom w:val="0"/>
                  <w:divBdr>
                    <w:top w:val="none" w:sz="0" w:space="0" w:color="auto"/>
                    <w:left w:val="none" w:sz="0" w:space="0" w:color="auto"/>
                    <w:bottom w:val="none" w:sz="0" w:space="0" w:color="auto"/>
                    <w:right w:val="none" w:sz="0" w:space="0" w:color="auto"/>
                  </w:divBdr>
                </w:div>
                <w:div w:id="1482622203">
                  <w:marLeft w:val="0"/>
                  <w:marRight w:val="0"/>
                  <w:marTop w:val="0"/>
                  <w:marBottom w:val="0"/>
                  <w:divBdr>
                    <w:top w:val="none" w:sz="0" w:space="0" w:color="auto"/>
                    <w:left w:val="none" w:sz="0" w:space="0" w:color="auto"/>
                    <w:bottom w:val="none" w:sz="0" w:space="0" w:color="auto"/>
                    <w:right w:val="none" w:sz="0" w:space="0" w:color="auto"/>
                  </w:divBdr>
                </w:div>
                <w:div w:id="1483080410">
                  <w:marLeft w:val="0"/>
                  <w:marRight w:val="0"/>
                  <w:marTop w:val="0"/>
                  <w:marBottom w:val="0"/>
                  <w:divBdr>
                    <w:top w:val="none" w:sz="0" w:space="0" w:color="auto"/>
                    <w:left w:val="none" w:sz="0" w:space="0" w:color="auto"/>
                    <w:bottom w:val="none" w:sz="0" w:space="0" w:color="auto"/>
                    <w:right w:val="none" w:sz="0" w:space="0" w:color="auto"/>
                  </w:divBdr>
                </w:div>
                <w:div w:id="1483429653">
                  <w:marLeft w:val="0"/>
                  <w:marRight w:val="0"/>
                  <w:marTop w:val="0"/>
                  <w:marBottom w:val="0"/>
                  <w:divBdr>
                    <w:top w:val="none" w:sz="0" w:space="0" w:color="auto"/>
                    <w:left w:val="none" w:sz="0" w:space="0" w:color="auto"/>
                    <w:bottom w:val="none" w:sz="0" w:space="0" w:color="auto"/>
                    <w:right w:val="none" w:sz="0" w:space="0" w:color="auto"/>
                  </w:divBdr>
                </w:div>
                <w:div w:id="1483808880">
                  <w:marLeft w:val="0"/>
                  <w:marRight w:val="0"/>
                  <w:marTop w:val="0"/>
                  <w:marBottom w:val="0"/>
                  <w:divBdr>
                    <w:top w:val="none" w:sz="0" w:space="0" w:color="auto"/>
                    <w:left w:val="none" w:sz="0" w:space="0" w:color="auto"/>
                    <w:bottom w:val="none" w:sz="0" w:space="0" w:color="auto"/>
                    <w:right w:val="none" w:sz="0" w:space="0" w:color="auto"/>
                  </w:divBdr>
                </w:div>
                <w:div w:id="1484351668">
                  <w:marLeft w:val="0"/>
                  <w:marRight w:val="0"/>
                  <w:marTop w:val="0"/>
                  <w:marBottom w:val="0"/>
                  <w:divBdr>
                    <w:top w:val="none" w:sz="0" w:space="0" w:color="auto"/>
                    <w:left w:val="none" w:sz="0" w:space="0" w:color="auto"/>
                    <w:bottom w:val="none" w:sz="0" w:space="0" w:color="auto"/>
                    <w:right w:val="none" w:sz="0" w:space="0" w:color="auto"/>
                  </w:divBdr>
                </w:div>
                <w:div w:id="1485271295">
                  <w:marLeft w:val="0"/>
                  <w:marRight w:val="0"/>
                  <w:marTop w:val="0"/>
                  <w:marBottom w:val="0"/>
                  <w:divBdr>
                    <w:top w:val="none" w:sz="0" w:space="0" w:color="auto"/>
                    <w:left w:val="none" w:sz="0" w:space="0" w:color="auto"/>
                    <w:bottom w:val="none" w:sz="0" w:space="0" w:color="auto"/>
                    <w:right w:val="none" w:sz="0" w:space="0" w:color="auto"/>
                  </w:divBdr>
                </w:div>
                <w:div w:id="1486361661">
                  <w:marLeft w:val="0"/>
                  <w:marRight w:val="0"/>
                  <w:marTop w:val="0"/>
                  <w:marBottom w:val="0"/>
                  <w:divBdr>
                    <w:top w:val="none" w:sz="0" w:space="0" w:color="auto"/>
                    <w:left w:val="none" w:sz="0" w:space="0" w:color="auto"/>
                    <w:bottom w:val="none" w:sz="0" w:space="0" w:color="auto"/>
                    <w:right w:val="none" w:sz="0" w:space="0" w:color="auto"/>
                  </w:divBdr>
                </w:div>
                <w:div w:id="1488093157">
                  <w:marLeft w:val="0"/>
                  <w:marRight w:val="0"/>
                  <w:marTop w:val="0"/>
                  <w:marBottom w:val="0"/>
                  <w:divBdr>
                    <w:top w:val="none" w:sz="0" w:space="0" w:color="auto"/>
                    <w:left w:val="none" w:sz="0" w:space="0" w:color="auto"/>
                    <w:bottom w:val="none" w:sz="0" w:space="0" w:color="auto"/>
                    <w:right w:val="none" w:sz="0" w:space="0" w:color="auto"/>
                  </w:divBdr>
                </w:div>
                <w:div w:id="1489708587">
                  <w:marLeft w:val="0"/>
                  <w:marRight w:val="0"/>
                  <w:marTop w:val="0"/>
                  <w:marBottom w:val="0"/>
                  <w:divBdr>
                    <w:top w:val="none" w:sz="0" w:space="0" w:color="auto"/>
                    <w:left w:val="none" w:sz="0" w:space="0" w:color="auto"/>
                    <w:bottom w:val="none" w:sz="0" w:space="0" w:color="auto"/>
                    <w:right w:val="none" w:sz="0" w:space="0" w:color="auto"/>
                  </w:divBdr>
                </w:div>
                <w:div w:id="1490175756">
                  <w:marLeft w:val="0"/>
                  <w:marRight w:val="0"/>
                  <w:marTop w:val="0"/>
                  <w:marBottom w:val="0"/>
                  <w:divBdr>
                    <w:top w:val="none" w:sz="0" w:space="0" w:color="auto"/>
                    <w:left w:val="none" w:sz="0" w:space="0" w:color="auto"/>
                    <w:bottom w:val="none" w:sz="0" w:space="0" w:color="auto"/>
                    <w:right w:val="none" w:sz="0" w:space="0" w:color="auto"/>
                  </w:divBdr>
                </w:div>
                <w:div w:id="1490905602">
                  <w:marLeft w:val="0"/>
                  <w:marRight w:val="0"/>
                  <w:marTop w:val="0"/>
                  <w:marBottom w:val="0"/>
                  <w:divBdr>
                    <w:top w:val="none" w:sz="0" w:space="0" w:color="auto"/>
                    <w:left w:val="none" w:sz="0" w:space="0" w:color="auto"/>
                    <w:bottom w:val="none" w:sz="0" w:space="0" w:color="auto"/>
                    <w:right w:val="none" w:sz="0" w:space="0" w:color="auto"/>
                  </w:divBdr>
                </w:div>
                <w:div w:id="1491562163">
                  <w:marLeft w:val="0"/>
                  <w:marRight w:val="0"/>
                  <w:marTop w:val="0"/>
                  <w:marBottom w:val="0"/>
                  <w:divBdr>
                    <w:top w:val="none" w:sz="0" w:space="0" w:color="auto"/>
                    <w:left w:val="none" w:sz="0" w:space="0" w:color="auto"/>
                    <w:bottom w:val="none" w:sz="0" w:space="0" w:color="auto"/>
                    <w:right w:val="none" w:sz="0" w:space="0" w:color="auto"/>
                  </w:divBdr>
                </w:div>
                <w:div w:id="1491943392">
                  <w:marLeft w:val="0"/>
                  <w:marRight w:val="0"/>
                  <w:marTop w:val="0"/>
                  <w:marBottom w:val="0"/>
                  <w:divBdr>
                    <w:top w:val="none" w:sz="0" w:space="0" w:color="auto"/>
                    <w:left w:val="none" w:sz="0" w:space="0" w:color="auto"/>
                    <w:bottom w:val="none" w:sz="0" w:space="0" w:color="auto"/>
                    <w:right w:val="none" w:sz="0" w:space="0" w:color="auto"/>
                  </w:divBdr>
                </w:div>
                <w:div w:id="1492015595">
                  <w:marLeft w:val="0"/>
                  <w:marRight w:val="0"/>
                  <w:marTop w:val="0"/>
                  <w:marBottom w:val="0"/>
                  <w:divBdr>
                    <w:top w:val="none" w:sz="0" w:space="0" w:color="auto"/>
                    <w:left w:val="none" w:sz="0" w:space="0" w:color="auto"/>
                    <w:bottom w:val="none" w:sz="0" w:space="0" w:color="auto"/>
                    <w:right w:val="none" w:sz="0" w:space="0" w:color="auto"/>
                  </w:divBdr>
                </w:div>
                <w:div w:id="1492062707">
                  <w:marLeft w:val="0"/>
                  <w:marRight w:val="0"/>
                  <w:marTop w:val="0"/>
                  <w:marBottom w:val="0"/>
                  <w:divBdr>
                    <w:top w:val="none" w:sz="0" w:space="0" w:color="auto"/>
                    <w:left w:val="none" w:sz="0" w:space="0" w:color="auto"/>
                    <w:bottom w:val="none" w:sz="0" w:space="0" w:color="auto"/>
                    <w:right w:val="none" w:sz="0" w:space="0" w:color="auto"/>
                  </w:divBdr>
                </w:div>
                <w:div w:id="1492134705">
                  <w:marLeft w:val="0"/>
                  <w:marRight w:val="0"/>
                  <w:marTop w:val="0"/>
                  <w:marBottom w:val="0"/>
                  <w:divBdr>
                    <w:top w:val="none" w:sz="0" w:space="0" w:color="auto"/>
                    <w:left w:val="none" w:sz="0" w:space="0" w:color="auto"/>
                    <w:bottom w:val="none" w:sz="0" w:space="0" w:color="auto"/>
                    <w:right w:val="none" w:sz="0" w:space="0" w:color="auto"/>
                  </w:divBdr>
                </w:div>
                <w:div w:id="1492136101">
                  <w:marLeft w:val="0"/>
                  <w:marRight w:val="0"/>
                  <w:marTop w:val="0"/>
                  <w:marBottom w:val="0"/>
                  <w:divBdr>
                    <w:top w:val="none" w:sz="0" w:space="0" w:color="auto"/>
                    <w:left w:val="none" w:sz="0" w:space="0" w:color="auto"/>
                    <w:bottom w:val="none" w:sz="0" w:space="0" w:color="auto"/>
                    <w:right w:val="none" w:sz="0" w:space="0" w:color="auto"/>
                  </w:divBdr>
                </w:div>
                <w:div w:id="1492258205">
                  <w:marLeft w:val="0"/>
                  <w:marRight w:val="0"/>
                  <w:marTop w:val="0"/>
                  <w:marBottom w:val="0"/>
                  <w:divBdr>
                    <w:top w:val="none" w:sz="0" w:space="0" w:color="auto"/>
                    <w:left w:val="none" w:sz="0" w:space="0" w:color="auto"/>
                    <w:bottom w:val="none" w:sz="0" w:space="0" w:color="auto"/>
                    <w:right w:val="none" w:sz="0" w:space="0" w:color="auto"/>
                  </w:divBdr>
                </w:div>
                <w:div w:id="1492260801">
                  <w:marLeft w:val="0"/>
                  <w:marRight w:val="0"/>
                  <w:marTop w:val="0"/>
                  <w:marBottom w:val="0"/>
                  <w:divBdr>
                    <w:top w:val="none" w:sz="0" w:space="0" w:color="auto"/>
                    <w:left w:val="none" w:sz="0" w:space="0" w:color="auto"/>
                    <w:bottom w:val="none" w:sz="0" w:space="0" w:color="auto"/>
                    <w:right w:val="none" w:sz="0" w:space="0" w:color="auto"/>
                  </w:divBdr>
                </w:div>
                <w:div w:id="1494028607">
                  <w:marLeft w:val="0"/>
                  <w:marRight w:val="0"/>
                  <w:marTop w:val="0"/>
                  <w:marBottom w:val="0"/>
                  <w:divBdr>
                    <w:top w:val="none" w:sz="0" w:space="0" w:color="auto"/>
                    <w:left w:val="none" w:sz="0" w:space="0" w:color="auto"/>
                    <w:bottom w:val="none" w:sz="0" w:space="0" w:color="auto"/>
                    <w:right w:val="none" w:sz="0" w:space="0" w:color="auto"/>
                  </w:divBdr>
                </w:div>
                <w:div w:id="1495220584">
                  <w:marLeft w:val="0"/>
                  <w:marRight w:val="0"/>
                  <w:marTop w:val="0"/>
                  <w:marBottom w:val="0"/>
                  <w:divBdr>
                    <w:top w:val="none" w:sz="0" w:space="0" w:color="auto"/>
                    <w:left w:val="none" w:sz="0" w:space="0" w:color="auto"/>
                    <w:bottom w:val="none" w:sz="0" w:space="0" w:color="auto"/>
                    <w:right w:val="none" w:sz="0" w:space="0" w:color="auto"/>
                  </w:divBdr>
                </w:div>
                <w:div w:id="1495758250">
                  <w:marLeft w:val="0"/>
                  <w:marRight w:val="0"/>
                  <w:marTop w:val="0"/>
                  <w:marBottom w:val="0"/>
                  <w:divBdr>
                    <w:top w:val="none" w:sz="0" w:space="0" w:color="auto"/>
                    <w:left w:val="none" w:sz="0" w:space="0" w:color="auto"/>
                    <w:bottom w:val="none" w:sz="0" w:space="0" w:color="auto"/>
                    <w:right w:val="none" w:sz="0" w:space="0" w:color="auto"/>
                  </w:divBdr>
                </w:div>
                <w:div w:id="1496142944">
                  <w:marLeft w:val="0"/>
                  <w:marRight w:val="0"/>
                  <w:marTop w:val="0"/>
                  <w:marBottom w:val="0"/>
                  <w:divBdr>
                    <w:top w:val="none" w:sz="0" w:space="0" w:color="auto"/>
                    <w:left w:val="none" w:sz="0" w:space="0" w:color="auto"/>
                    <w:bottom w:val="none" w:sz="0" w:space="0" w:color="auto"/>
                    <w:right w:val="none" w:sz="0" w:space="0" w:color="auto"/>
                  </w:divBdr>
                </w:div>
                <w:div w:id="1496261110">
                  <w:marLeft w:val="0"/>
                  <w:marRight w:val="0"/>
                  <w:marTop w:val="0"/>
                  <w:marBottom w:val="0"/>
                  <w:divBdr>
                    <w:top w:val="none" w:sz="0" w:space="0" w:color="auto"/>
                    <w:left w:val="none" w:sz="0" w:space="0" w:color="auto"/>
                    <w:bottom w:val="none" w:sz="0" w:space="0" w:color="auto"/>
                    <w:right w:val="none" w:sz="0" w:space="0" w:color="auto"/>
                  </w:divBdr>
                </w:div>
                <w:div w:id="1496648820">
                  <w:marLeft w:val="0"/>
                  <w:marRight w:val="0"/>
                  <w:marTop w:val="0"/>
                  <w:marBottom w:val="0"/>
                  <w:divBdr>
                    <w:top w:val="none" w:sz="0" w:space="0" w:color="auto"/>
                    <w:left w:val="none" w:sz="0" w:space="0" w:color="auto"/>
                    <w:bottom w:val="none" w:sz="0" w:space="0" w:color="auto"/>
                    <w:right w:val="none" w:sz="0" w:space="0" w:color="auto"/>
                  </w:divBdr>
                </w:div>
                <w:div w:id="1497258268">
                  <w:marLeft w:val="0"/>
                  <w:marRight w:val="0"/>
                  <w:marTop w:val="0"/>
                  <w:marBottom w:val="0"/>
                  <w:divBdr>
                    <w:top w:val="none" w:sz="0" w:space="0" w:color="auto"/>
                    <w:left w:val="none" w:sz="0" w:space="0" w:color="auto"/>
                    <w:bottom w:val="none" w:sz="0" w:space="0" w:color="auto"/>
                    <w:right w:val="none" w:sz="0" w:space="0" w:color="auto"/>
                  </w:divBdr>
                </w:div>
                <w:div w:id="1497920215">
                  <w:marLeft w:val="0"/>
                  <w:marRight w:val="0"/>
                  <w:marTop w:val="0"/>
                  <w:marBottom w:val="0"/>
                  <w:divBdr>
                    <w:top w:val="none" w:sz="0" w:space="0" w:color="auto"/>
                    <w:left w:val="none" w:sz="0" w:space="0" w:color="auto"/>
                    <w:bottom w:val="none" w:sz="0" w:space="0" w:color="auto"/>
                    <w:right w:val="none" w:sz="0" w:space="0" w:color="auto"/>
                  </w:divBdr>
                </w:div>
                <w:div w:id="1498381554">
                  <w:marLeft w:val="0"/>
                  <w:marRight w:val="0"/>
                  <w:marTop w:val="0"/>
                  <w:marBottom w:val="0"/>
                  <w:divBdr>
                    <w:top w:val="none" w:sz="0" w:space="0" w:color="auto"/>
                    <w:left w:val="none" w:sz="0" w:space="0" w:color="auto"/>
                    <w:bottom w:val="none" w:sz="0" w:space="0" w:color="auto"/>
                    <w:right w:val="none" w:sz="0" w:space="0" w:color="auto"/>
                  </w:divBdr>
                </w:div>
                <w:div w:id="1498499242">
                  <w:marLeft w:val="0"/>
                  <w:marRight w:val="0"/>
                  <w:marTop w:val="0"/>
                  <w:marBottom w:val="0"/>
                  <w:divBdr>
                    <w:top w:val="none" w:sz="0" w:space="0" w:color="auto"/>
                    <w:left w:val="none" w:sz="0" w:space="0" w:color="auto"/>
                    <w:bottom w:val="none" w:sz="0" w:space="0" w:color="auto"/>
                    <w:right w:val="none" w:sz="0" w:space="0" w:color="auto"/>
                  </w:divBdr>
                </w:div>
                <w:div w:id="1498765265">
                  <w:marLeft w:val="0"/>
                  <w:marRight w:val="0"/>
                  <w:marTop w:val="0"/>
                  <w:marBottom w:val="0"/>
                  <w:divBdr>
                    <w:top w:val="none" w:sz="0" w:space="0" w:color="auto"/>
                    <w:left w:val="none" w:sz="0" w:space="0" w:color="auto"/>
                    <w:bottom w:val="none" w:sz="0" w:space="0" w:color="auto"/>
                    <w:right w:val="none" w:sz="0" w:space="0" w:color="auto"/>
                  </w:divBdr>
                </w:div>
                <w:div w:id="1500005535">
                  <w:marLeft w:val="0"/>
                  <w:marRight w:val="0"/>
                  <w:marTop w:val="0"/>
                  <w:marBottom w:val="0"/>
                  <w:divBdr>
                    <w:top w:val="none" w:sz="0" w:space="0" w:color="auto"/>
                    <w:left w:val="none" w:sz="0" w:space="0" w:color="auto"/>
                    <w:bottom w:val="none" w:sz="0" w:space="0" w:color="auto"/>
                    <w:right w:val="none" w:sz="0" w:space="0" w:color="auto"/>
                  </w:divBdr>
                </w:div>
                <w:div w:id="1501047222">
                  <w:marLeft w:val="0"/>
                  <w:marRight w:val="0"/>
                  <w:marTop w:val="0"/>
                  <w:marBottom w:val="0"/>
                  <w:divBdr>
                    <w:top w:val="none" w:sz="0" w:space="0" w:color="auto"/>
                    <w:left w:val="none" w:sz="0" w:space="0" w:color="auto"/>
                    <w:bottom w:val="none" w:sz="0" w:space="0" w:color="auto"/>
                    <w:right w:val="none" w:sz="0" w:space="0" w:color="auto"/>
                  </w:divBdr>
                </w:div>
                <w:div w:id="1501195903">
                  <w:marLeft w:val="0"/>
                  <w:marRight w:val="0"/>
                  <w:marTop w:val="0"/>
                  <w:marBottom w:val="0"/>
                  <w:divBdr>
                    <w:top w:val="none" w:sz="0" w:space="0" w:color="auto"/>
                    <w:left w:val="none" w:sz="0" w:space="0" w:color="auto"/>
                    <w:bottom w:val="none" w:sz="0" w:space="0" w:color="auto"/>
                    <w:right w:val="none" w:sz="0" w:space="0" w:color="auto"/>
                  </w:divBdr>
                </w:div>
                <w:div w:id="1502432933">
                  <w:marLeft w:val="0"/>
                  <w:marRight w:val="0"/>
                  <w:marTop w:val="0"/>
                  <w:marBottom w:val="0"/>
                  <w:divBdr>
                    <w:top w:val="none" w:sz="0" w:space="0" w:color="auto"/>
                    <w:left w:val="none" w:sz="0" w:space="0" w:color="auto"/>
                    <w:bottom w:val="none" w:sz="0" w:space="0" w:color="auto"/>
                    <w:right w:val="none" w:sz="0" w:space="0" w:color="auto"/>
                  </w:divBdr>
                </w:div>
                <w:div w:id="1502500226">
                  <w:marLeft w:val="0"/>
                  <w:marRight w:val="0"/>
                  <w:marTop w:val="0"/>
                  <w:marBottom w:val="0"/>
                  <w:divBdr>
                    <w:top w:val="none" w:sz="0" w:space="0" w:color="auto"/>
                    <w:left w:val="none" w:sz="0" w:space="0" w:color="auto"/>
                    <w:bottom w:val="none" w:sz="0" w:space="0" w:color="auto"/>
                    <w:right w:val="none" w:sz="0" w:space="0" w:color="auto"/>
                  </w:divBdr>
                </w:div>
                <w:div w:id="1503427693">
                  <w:marLeft w:val="0"/>
                  <w:marRight w:val="0"/>
                  <w:marTop w:val="0"/>
                  <w:marBottom w:val="0"/>
                  <w:divBdr>
                    <w:top w:val="none" w:sz="0" w:space="0" w:color="auto"/>
                    <w:left w:val="none" w:sz="0" w:space="0" w:color="auto"/>
                    <w:bottom w:val="none" w:sz="0" w:space="0" w:color="auto"/>
                    <w:right w:val="none" w:sz="0" w:space="0" w:color="auto"/>
                  </w:divBdr>
                </w:div>
                <w:div w:id="1503547876">
                  <w:marLeft w:val="0"/>
                  <w:marRight w:val="0"/>
                  <w:marTop w:val="0"/>
                  <w:marBottom w:val="0"/>
                  <w:divBdr>
                    <w:top w:val="none" w:sz="0" w:space="0" w:color="auto"/>
                    <w:left w:val="none" w:sz="0" w:space="0" w:color="auto"/>
                    <w:bottom w:val="none" w:sz="0" w:space="0" w:color="auto"/>
                    <w:right w:val="none" w:sz="0" w:space="0" w:color="auto"/>
                  </w:divBdr>
                </w:div>
                <w:div w:id="1504198568">
                  <w:marLeft w:val="0"/>
                  <w:marRight w:val="0"/>
                  <w:marTop w:val="0"/>
                  <w:marBottom w:val="0"/>
                  <w:divBdr>
                    <w:top w:val="none" w:sz="0" w:space="0" w:color="auto"/>
                    <w:left w:val="none" w:sz="0" w:space="0" w:color="auto"/>
                    <w:bottom w:val="none" w:sz="0" w:space="0" w:color="auto"/>
                    <w:right w:val="none" w:sz="0" w:space="0" w:color="auto"/>
                  </w:divBdr>
                </w:div>
                <w:div w:id="1507863564">
                  <w:marLeft w:val="0"/>
                  <w:marRight w:val="0"/>
                  <w:marTop w:val="0"/>
                  <w:marBottom w:val="0"/>
                  <w:divBdr>
                    <w:top w:val="none" w:sz="0" w:space="0" w:color="auto"/>
                    <w:left w:val="none" w:sz="0" w:space="0" w:color="auto"/>
                    <w:bottom w:val="none" w:sz="0" w:space="0" w:color="auto"/>
                    <w:right w:val="none" w:sz="0" w:space="0" w:color="auto"/>
                  </w:divBdr>
                </w:div>
                <w:div w:id="1507936607">
                  <w:marLeft w:val="0"/>
                  <w:marRight w:val="0"/>
                  <w:marTop w:val="0"/>
                  <w:marBottom w:val="0"/>
                  <w:divBdr>
                    <w:top w:val="none" w:sz="0" w:space="0" w:color="auto"/>
                    <w:left w:val="none" w:sz="0" w:space="0" w:color="auto"/>
                    <w:bottom w:val="none" w:sz="0" w:space="0" w:color="auto"/>
                    <w:right w:val="none" w:sz="0" w:space="0" w:color="auto"/>
                  </w:divBdr>
                </w:div>
                <w:div w:id="1508137457">
                  <w:marLeft w:val="0"/>
                  <w:marRight w:val="0"/>
                  <w:marTop w:val="0"/>
                  <w:marBottom w:val="0"/>
                  <w:divBdr>
                    <w:top w:val="none" w:sz="0" w:space="0" w:color="auto"/>
                    <w:left w:val="none" w:sz="0" w:space="0" w:color="auto"/>
                    <w:bottom w:val="none" w:sz="0" w:space="0" w:color="auto"/>
                    <w:right w:val="none" w:sz="0" w:space="0" w:color="auto"/>
                  </w:divBdr>
                </w:div>
                <w:div w:id="1508207660">
                  <w:marLeft w:val="0"/>
                  <w:marRight w:val="0"/>
                  <w:marTop w:val="0"/>
                  <w:marBottom w:val="0"/>
                  <w:divBdr>
                    <w:top w:val="none" w:sz="0" w:space="0" w:color="auto"/>
                    <w:left w:val="none" w:sz="0" w:space="0" w:color="auto"/>
                    <w:bottom w:val="none" w:sz="0" w:space="0" w:color="auto"/>
                    <w:right w:val="none" w:sz="0" w:space="0" w:color="auto"/>
                  </w:divBdr>
                </w:div>
                <w:div w:id="1508521277">
                  <w:marLeft w:val="0"/>
                  <w:marRight w:val="0"/>
                  <w:marTop w:val="0"/>
                  <w:marBottom w:val="0"/>
                  <w:divBdr>
                    <w:top w:val="none" w:sz="0" w:space="0" w:color="auto"/>
                    <w:left w:val="none" w:sz="0" w:space="0" w:color="auto"/>
                    <w:bottom w:val="none" w:sz="0" w:space="0" w:color="auto"/>
                    <w:right w:val="none" w:sz="0" w:space="0" w:color="auto"/>
                  </w:divBdr>
                </w:div>
                <w:div w:id="1508596365">
                  <w:marLeft w:val="0"/>
                  <w:marRight w:val="0"/>
                  <w:marTop w:val="0"/>
                  <w:marBottom w:val="0"/>
                  <w:divBdr>
                    <w:top w:val="none" w:sz="0" w:space="0" w:color="auto"/>
                    <w:left w:val="none" w:sz="0" w:space="0" w:color="auto"/>
                    <w:bottom w:val="none" w:sz="0" w:space="0" w:color="auto"/>
                    <w:right w:val="none" w:sz="0" w:space="0" w:color="auto"/>
                  </w:divBdr>
                </w:div>
                <w:div w:id="1508599279">
                  <w:marLeft w:val="0"/>
                  <w:marRight w:val="0"/>
                  <w:marTop w:val="0"/>
                  <w:marBottom w:val="0"/>
                  <w:divBdr>
                    <w:top w:val="none" w:sz="0" w:space="0" w:color="auto"/>
                    <w:left w:val="none" w:sz="0" w:space="0" w:color="auto"/>
                    <w:bottom w:val="none" w:sz="0" w:space="0" w:color="auto"/>
                    <w:right w:val="none" w:sz="0" w:space="0" w:color="auto"/>
                  </w:divBdr>
                </w:div>
                <w:div w:id="1508640354">
                  <w:marLeft w:val="0"/>
                  <w:marRight w:val="0"/>
                  <w:marTop w:val="0"/>
                  <w:marBottom w:val="0"/>
                  <w:divBdr>
                    <w:top w:val="none" w:sz="0" w:space="0" w:color="auto"/>
                    <w:left w:val="none" w:sz="0" w:space="0" w:color="auto"/>
                    <w:bottom w:val="none" w:sz="0" w:space="0" w:color="auto"/>
                    <w:right w:val="none" w:sz="0" w:space="0" w:color="auto"/>
                  </w:divBdr>
                </w:div>
                <w:div w:id="1509906826">
                  <w:marLeft w:val="0"/>
                  <w:marRight w:val="0"/>
                  <w:marTop w:val="0"/>
                  <w:marBottom w:val="0"/>
                  <w:divBdr>
                    <w:top w:val="none" w:sz="0" w:space="0" w:color="auto"/>
                    <w:left w:val="none" w:sz="0" w:space="0" w:color="auto"/>
                    <w:bottom w:val="none" w:sz="0" w:space="0" w:color="auto"/>
                    <w:right w:val="none" w:sz="0" w:space="0" w:color="auto"/>
                  </w:divBdr>
                </w:div>
                <w:div w:id="1510176187">
                  <w:marLeft w:val="0"/>
                  <w:marRight w:val="0"/>
                  <w:marTop w:val="0"/>
                  <w:marBottom w:val="0"/>
                  <w:divBdr>
                    <w:top w:val="none" w:sz="0" w:space="0" w:color="auto"/>
                    <w:left w:val="none" w:sz="0" w:space="0" w:color="auto"/>
                    <w:bottom w:val="none" w:sz="0" w:space="0" w:color="auto"/>
                    <w:right w:val="none" w:sz="0" w:space="0" w:color="auto"/>
                  </w:divBdr>
                </w:div>
                <w:div w:id="1510216853">
                  <w:marLeft w:val="0"/>
                  <w:marRight w:val="0"/>
                  <w:marTop w:val="0"/>
                  <w:marBottom w:val="0"/>
                  <w:divBdr>
                    <w:top w:val="none" w:sz="0" w:space="0" w:color="auto"/>
                    <w:left w:val="none" w:sz="0" w:space="0" w:color="auto"/>
                    <w:bottom w:val="none" w:sz="0" w:space="0" w:color="auto"/>
                    <w:right w:val="none" w:sz="0" w:space="0" w:color="auto"/>
                  </w:divBdr>
                </w:div>
                <w:div w:id="1510411463">
                  <w:marLeft w:val="0"/>
                  <w:marRight w:val="0"/>
                  <w:marTop w:val="0"/>
                  <w:marBottom w:val="0"/>
                  <w:divBdr>
                    <w:top w:val="none" w:sz="0" w:space="0" w:color="auto"/>
                    <w:left w:val="none" w:sz="0" w:space="0" w:color="auto"/>
                    <w:bottom w:val="none" w:sz="0" w:space="0" w:color="auto"/>
                    <w:right w:val="none" w:sz="0" w:space="0" w:color="auto"/>
                  </w:divBdr>
                </w:div>
                <w:div w:id="1511680056">
                  <w:marLeft w:val="0"/>
                  <w:marRight w:val="0"/>
                  <w:marTop w:val="0"/>
                  <w:marBottom w:val="0"/>
                  <w:divBdr>
                    <w:top w:val="none" w:sz="0" w:space="0" w:color="auto"/>
                    <w:left w:val="none" w:sz="0" w:space="0" w:color="auto"/>
                    <w:bottom w:val="none" w:sz="0" w:space="0" w:color="auto"/>
                    <w:right w:val="none" w:sz="0" w:space="0" w:color="auto"/>
                  </w:divBdr>
                </w:div>
                <w:div w:id="1513030727">
                  <w:marLeft w:val="0"/>
                  <w:marRight w:val="0"/>
                  <w:marTop w:val="0"/>
                  <w:marBottom w:val="0"/>
                  <w:divBdr>
                    <w:top w:val="none" w:sz="0" w:space="0" w:color="auto"/>
                    <w:left w:val="none" w:sz="0" w:space="0" w:color="auto"/>
                    <w:bottom w:val="none" w:sz="0" w:space="0" w:color="auto"/>
                    <w:right w:val="none" w:sz="0" w:space="0" w:color="auto"/>
                  </w:divBdr>
                </w:div>
                <w:div w:id="1513034245">
                  <w:marLeft w:val="0"/>
                  <w:marRight w:val="0"/>
                  <w:marTop w:val="0"/>
                  <w:marBottom w:val="0"/>
                  <w:divBdr>
                    <w:top w:val="none" w:sz="0" w:space="0" w:color="auto"/>
                    <w:left w:val="none" w:sz="0" w:space="0" w:color="auto"/>
                    <w:bottom w:val="none" w:sz="0" w:space="0" w:color="auto"/>
                    <w:right w:val="none" w:sz="0" w:space="0" w:color="auto"/>
                  </w:divBdr>
                </w:div>
                <w:div w:id="1513375423">
                  <w:marLeft w:val="0"/>
                  <w:marRight w:val="0"/>
                  <w:marTop w:val="0"/>
                  <w:marBottom w:val="0"/>
                  <w:divBdr>
                    <w:top w:val="none" w:sz="0" w:space="0" w:color="auto"/>
                    <w:left w:val="none" w:sz="0" w:space="0" w:color="auto"/>
                    <w:bottom w:val="none" w:sz="0" w:space="0" w:color="auto"/>
                    <w:right w:val="none" w:sz="0" w:space="0" w:color="auto"/>
                  </w:divBdr>
                </w:div>
                <w:div w:id="1514340527">
                  <w:marLeft w:val="0"/>
                  <w:marRight w:val="0"/>
                  <w:marTop w:val="0"/>
                  <w:marBottom w:val="0"/>
                  <w:divBdr>
                    <w:top w:val="none" w:sz="0" w:space="0" w:color="auto"/>
                    <w:left w:val="none" w:sz="0" w:space="0" w:color="auto"/>
                    <w:bottom w:val="none" w:sz="0" w:space="0" w:color="auto"/>
                    <w:right w:val="none" w:sz="0" w:space="0" w:color="auto"/>
                  </w:divBdr>
                </w:div>
                <w:div w:id="1514688007">
                  <w:marLeft w:val="0"/>
                  <w:marRight w:val="0"/>
                  <w:marTop w:val="0"/>
                  <w:marBottom w:val="0"/>
                  <w:divBdr>
                    <w:top w:val="none" w:sz="0" w:space="0" w:color="auto"/>
                    <w:left w:val="none" w:sz="0" w:space="0" w:color="auto"/>
                    <w:bottom w:val="none" w:sz="0" w:space="0" w:color="auto"/>
                    <w:right w:val="none" w:sz="0" w:space="0" w:color="auto"/>
                  </w:divBdr>
                </w:div>
                <w:div w:id="1515531773">
                  <w:marLeft w:val="0"/>
                  <w:marRight w:val="0"/>
                  <w:marTop w:val="0"/>
                  <w:marBottom w:val="0"/>
                  <w:divBdr>
                    <w:top w:val="none" w:sz="0" w:space="0" w:color="auto"/>
                    <w:left w:val="none" w:sz="0" w:space="0" w:color="auto"/>
                    <w:bottom w:val="none" w:sz="0" w:space="0" w:color="auto"/>
                    <w:right w:val="none" w:sz="0" w:space="0" w:color="auto"/>
                  </w:divBdr>
                </w:div>
                <w:div w:id="1515879424">
                  <w:marLeft w:val="0"/>
                  <w:marRight w:val="0"/>
                  <w:marTop w:val="0"/>
                  <w:marBottom w:val="0"/>
                  <w:divBdr>
                    <w:top w:val="none" w:sz="0" w:space="0" w:color="auto"/>
                    <w:left w:val="none" w:sz="0" w:space="0" w:color="auto"/>
                    <w:bottom w:val="none" w:sz="0" w:space="0" w:color="auto"/>
                    <w:right w:val="none" w:sz="0" w:space="0" w:color="auto"/>
                  </w:divBdr>
                </w:div>
                <w:div w:id="1516192931">
                  <w:marLeft w:val="0"/>
                  <w:marRight w:val="0"/>
                  <w:marTop w:val="0"/>
                  <w:marBottom w:val="0"/>
                  <w:divBdr>
                    <w:top w:val="none" w:sz="0" w:space="0" w:color="auto"/>
                    <w:left w:val="none" w:sz="0" w:space="0" w:color="auto"/>
                    <w:bottom w:val="none" w:sz="0" w:space="0" w:color="auto"/>
                    <w:right w:val="none" w:sz="0" w:space="0" w:color="auto"/>
                  </w:divBdr>
                </w:div>
                <w:div w:id="1517421620">
                  <w:marLeft w:val="0"/>
                  <w:marRight w:val="0"/>
                  <w:marTop w:val="0"/>
                  <w:marBottom w:val="0"/>
                  <w:divBdr>
                    <w:top w:val="none" w:sz="0" w:space="0" w:color="auto"/>
                    <w:left w:val="none" w:sz="0" w:space="0" w:color="auto"/>
                    <w:bottom w:val="none" w:sz="0" w:space="0" w:color="auto"/>
                    <w:right w:val="none" w:sz="0" w:space="0" w:color="auto"/>
                  </w:divBdr>
                </w:div>
                <w:div w:id="1517423612">
                  <w:marLeft w:val="0"/>
                  <w:marRight w:val="0"/>
                  <w:marTop w:val="0"/>
                  <w:marBottom w:val="0"/>
                  <w:divBdr>
                    <w:top w:val="none" w:sz="0" w:space="0" w:color="auto"/>
                    <w:left w:val="none" w:sz="0" w:space="0" w:color="auto"/>
                    <w:bottom w:val="none" w:sz="0" w:space="0" w:color="auto"/>
                    <w:right w:val="none" w:sz="0" w:space="0" w:color="auto"/>
                  </w:divBdr>
                </w:div>
                <w:div w:id="1517769123">
                  <w:marLeft w:val="0"/>
                  <w:marRight w:val="0"/>
                  <w:marTop w:val="0"/>
                  <w:marBottom w:val="0"/>
                  <w:divBdr>
                    <w:top w:val="none" w:sz="0" w:space="0" w:color="auto"/>
                    <w:left w:val="none" w:sz="0" w:space="0" w:color="auto"/>
                    <w:bottom w:val="none" w:sz="0" w:space="0" w:color="auto"/>
                    <w:right w:val="none" w:sz="0" w:space="0" w:color="auto"/>
                  </w:divBdr>
                </w:div>
                <w:div w:id="1517886664">
                  <w:marLeft w:val="0"/>
                  <w:marRight w:val="0"/>
                  <w:marTop w:val="0"/>
                  <w:marBottom w:val="0"/>
                  <w:divBdr>
                    <w:top w:val="none" w:sz="0" w:space="0" w:color="auto"/>
                    <w:left w:val="none" w:sz="0" w:space="0" w:color="auto"/>
                    <w:bottom w:val="none" w:sz="0" w:space="0" w:color="auto"/>
                    <w:right w:val="none" w:sz="0" w:space="0" w:color="auto"/>
                  </w:divBdr>
                </w:div>
                <w:div w:id="1518616489">
                  <w:marLeft w:val="0"/>
                  <w:marRight w:val="0"/>
                  <w:marTop w:val="0"/>
                  <w:marBottom w:val="0"/>
                  <w:divBdr>
                    <w:top w:val="none" w:sz="0" w:space="0" w:color="auto"/>
                    <w:left w:val="none" w:sz="0" w:space="0" w:color="auto"/>
                    <w:bottom w:val="none" w:sz="0" w:space="0" w:color="auto"/>
                    <w:right w:val="none" w:sz="0" w:space="0" w:color="auto"/>
                  </w:divBdr>
                </w:div>
                <w:div w:id="1519541199">
                  <w:marLeft w:val="0"/>
                  <w:marRight w:val="0"/>
                  <w:marTop w:val="0"/>
                  <w:marBottom w:val="0"/>
                  <w:divBdr>
                    <w:top w:val="none" w:sz="0" w:space="0" w:color="auto"/>
                    <w:left w:val="none" w:sz="0" w:space="0" w:color="auto"/>
                    <w:bottom w:val="none" w:sz="0" w:space="0" w:color="auto"/>
                    <w:right w:val="none" w:sz="0" w:space="0" w:color="auto"/>
                  </w:divBdr>
                </w:div>
                <w:div w:id="1519809219">
                  <w:marLeft w:val="0"/>
                  <w:marRight w:val="0"/>
                  <w:marTop w:val="0"/>
                  <w:marBottom w:val="0"/>
                  <w:divBdr>
                    <w:top w:val="none" w:sz="0" w:space="0" w:color="auto"/>
                    <w:left w:val="none" w:sz="0" w:space="0" w:color="auto"/>
                    <w:bottom w:val="none" w:sz="0" w:space="0" w:color="auto"/>
                    <w:right w:val="none" w:sz="0" w:space="0" w:color="auto"/>
                  </w:divBdr>
                </w:div>
                <w:div w:id="1520466402">
                  <w:marLeft w:val="0"/>
                  <w:marRight w:val="0"/>
                  <w:marTop w:val="0"/>
                  <w:marBottom w:val="0"/>
                  <w:divBdr>
                    <w:top w:val="none" w:sz="0" w:space="0" w:color="auto"/>
                    <w:left w:val="none" w:sz="0" w:space="0" w:color="auto"/>
                    <w:bottom w:val="none" w:sz="0" w:space="0" w:color="auto"/>
                    <w:right w:val="none" w:sz="0" w:space="0" w:color="auto"/>
                  </w:divBdr>
                </w:div>
                <w:div w:id="1520506886">
                  <w:marLeft w:val="0"/>
                  <w:marRight w:val="0"/>
                  <w:marTop w:val="0"/>
                  <w:marBottom w:val="0"/>
                  <w:divBdr>
                    <w:top w:val="none" w:sz="0" w:space="0" w:color="auto"/>
                    <w:left w:val="none" w:sz="0" w:space="0" w:color="auto"/>
                    <w:bottom w:val="none" w:sz="0" w:space="0" w:color="auto"/>
                    <w:right w:val="none" w:sz="0" w:space="0" w:color="auto"/>
                  </w:divBdr>
                </w:div>
                <w:div w:id="1520508861">
                  <w:marLeft w:val="0"/>
                  <w:marRight w:val="0"/>
                  <w:marTop w:val="0"/>
                  <w:marBottom w:val="0"/>
                  <w:divBdr>
                    <w:top w:val="none" w:sz="0" w:space="0" w:color="auto"/>
                    <w:left w:val="none" w:sz="0" w:space="0" w:color="auto"/>
                    <w:bottom w:val="none" w:sz="0" w:space="0" w:color="auto"/>
                    <w:right w:val="none" w:sz="0" w:space="0" w:color="auto"/>
                  </w:divBdr>
                </w:div>
                <w:div w:id="1521237486">
                  <w:marLeft w:val="0"/>
                  <w:marRight w:val="0"/>
                  <w:marTop w:val="0"/>
                  <w:marBottom w:val="0"/>
                  <w:divBdr>
                    <w:top w:val="none" w:sz="0" w:space="0" w:color="auto"/>
                    <w:left w:val="none" w:sz="0" w:space="0" w:color="auto"/>
                    <w:bottom w:val="none" w:sz="0" w:space="0" w:color="auto"/>
                    <w:right w:val="none" w:sz="0" w:space="0" w:color="auto"/>
                  </w:divBdr>
                </w:div>
                <w:div w:id="1521971813">
                  <w:marLeft w:val="0"/>
                  <w:marRight w:val="0"/>
                  <w:marTop w:val="0"/>
                  <w:marBottom w:val="0"/>
                  <w:divBdr>
                    <w:top w:val="none" w:sz="0" w:space="0" w:color="auto"/>
                    <w:left w:val="none" w:sz="0" w:space="0" w:color="auto"/>
                    <w:bottom w:val="none" w:sz="0" w:space="0" w:color="auto"/>
                    <w:right w:val="none" w:sz="0" w:space="0" w:color="auto"/>
                  </w:divBdr>
                </w:div>
                <w:div w:id="1523469309">
                  <w:marLeft w:val="0"/>
                  <w:marRight w:val="0"/>
                  <w:marTop w:val="0"/>
                  <w:marBottom w:val="0"/>
                  <w:divBdr>
                    <w:top w:val="none" w:sz="0" w:space="0" w:color="auto"/>
                    <w:left w:val="none" w:sz="0" w:space="0" w:color="auto"/>
                    <w:bottom w:val="none" w:sz="0" w:space="0" w:color="auto"/>
                    <w:right w:val="none" w:sz="0" w:space="0" w:color="auto"/>
                  </w:divBdr>
                </w:div>
                <w:div w:id="1525442491">
                  <w:marLeft w:val="0"/>
                  <w:marRight w:val="0"/>
                  <w:marTop w:val="0"/>
                  <w:marBottom w:val="0"/>
                  <w:divBdr>
                    <w:top w:val="none" w:sz="0" w:space="0" w:color="auto"/>
                    <w:left w:val="none" w:sz="0" w:space="0" w:color="auto"/>
                    <w:bottom w:val="none" w:sz="0" w:space="0" w:color="auto"/>
                    <w:right w:val="none" w:sz="0" w:space="0" w:color="auto"/>
                  </w:divBdr>
                </w:div>
                <w:div w:id="1525899297">
                  <w:marLeft w:val="0"/>
                  <w:marRight w:val="0"/>
                  <w:marTop w:val="0"/>
                  <w:marBottom w:val="0"/>
                  <w:divBdr>
                    <w:top w:val="none" w:sz="0" w:space="0" w:color="auto"/>
                    <w:left w:val="none" w:sz="0" w:space="0" w:color="auto"/>
                    <w:bottom w:val="none" w:sz="0" w:space="0" w:color="auto"/>
                    <w:right w:val="none" w:sz="0" w:space="0" w:color="auto"/>
                  </w:divBdr>
                </w:div>
                <w:div w:id="1525948027">
                  <w:marLeft w:val="0"/>
                  <w:marRight w:val="0"/>
                  <w:marTop w:val="0"/>
                  <w:marBottom w:val="0"/>
                  <w:divBdr>
                    <w:top w:val="none" w:sz="0" w:space="0" w:color="auto"/>
                    <w:left w:val="none" w:sz="0" w:space="0" w:color="auto"/>
                    <w:bottom w:val="none" w:sz="0" w:space="0" w:color="auto"/>
                    <w:right w:val="none" w:sz="0" w:space="0" w:color="auto"/>
                  </w:divBdr>
                </w:div>
                <w:div w:id="1526020471">
                  <w:marLeft w:val="0"/>
                  <w:marRight w:val="0"/>
                  <w:marTop w:val="0"/>
                  <w:marBottom w:val="0"/>
                  <w:divBdr>
                    <w:top w:val="none" w:sz="0" w:space="0" w:color="auto"/>
                    <w:left w:val="none" w:sz="0" w:space="0" w:color="auto"/>
                    <w:bottom w:val="none" w:sz="0" w:space="0" w:color="auto"/>
                    <w:right w:val="none" w:sz="0" w:space="0" w:color="auto"/>
                  </w:divBdr>
                </w:div>
                <w:div w:id="1526598968">
                  <w:marLeft w:val="0"/>
                  <w:marRight w:val="0"/>
                  <w:marTop w:val="0"/>
                  <w:marBottom w:val="0"/>
                  <w:divBdr>
                    <w:top w:val="none" w:sz="0" w:space="0" w:color="auto"/>
                    <w:left w:val="none" w:sz="0" w:space="0" w:color="auto"/>
                    <w:bottom w:val="none" w:sz="0" w:space="0" w:color="auto"/>
                    <w:right w:val="none" w:sz="0" w:space="0" w:color="auto"/>
                  </w:divBdr>
                </w:div>
                <w:div w:id="1526603332">
                  <w:marLeft w:val="0"/>
                  <w:marRight w:val="0"/>
                  <w:marTop w:val="0"/>
                  <w:marBottom w:val="0"/>
                  <w:divBdr>
                    <w:top w:val="none" w:sz="0" w:space="0" w:color="auto"/>
                    <w:left w:val="none" w:sz="0" w:space="0" w:color="auto"/>
                    <w:bottom w:val="none" w:sz="0" w:space="0" w:color="auto"/>
                    <w:right w:val="none" w:sz="0" w:space="0" w:color="auto"/>
                  </w:divBdr>
                </w:div>
                <w:div w:id="1527983480">
                  <w:marLeft w:val="0"/>
                  <w:marRight w:val="0"/>
                  <w:marTop w:val="0"/>
                  <w:marBottom w:val="0"/>
                  <w:divBdr>
                    <w:top w:val="none" w:sz="0" w:space="0" w:color="auto"/>
                    <w:left w:val="none" w:sz="0" w:space="0" w:color="auto"/>
                    <w:bottom w:val="none" w:sz="0" w:space="0" w:color="auto"/>
                    <w:right w:val="none" w:sz="0" w:space="0" w:color="auto"/>
                  </w:divBdr>
                </w:div>
                <w:div w:id="1529369814">
                  <w:marLeft w:val="0"/>
                  <w:marRight w:val="0"/>
                  <w:marTop w:val="0"/>
                  <w:marBottom w:val="0"/>
                  <w:divBdr>
                    <w:top w:val="none" w:sz="0" w:space="0" w:color="auto"/>
                    <w:left w:val="none" w:sz="0" w:space="0" w:color="auto"/>
                    <w:bottom w:val="none" w:sz="0" w:space="0" w:color="auto"/>
                    <w:right w:val="none" w:sz="0" w:space="0" w:color="auto"/>
                  </w:divBdr>
                </w:div>
                <w:div w:id="1531450541">
                  <w:marLeft w:val="0"/>
                  <w:marRight w:val="0"/>
                  <w:marTop w:val="0"/>
                  <w:marBottom w:val="0"/>
                  <w:divBdr>
                    <w:top w:val="none" w:sz="0" w:space="0" w:color="auto"/>
                    <w:left w:val="none" w:sz="0" w:space="0" w:color="auto"/>
                    <w:bottom w:val="none" w:sz="0" w:space="0" w:color="auto"/>
                    <w:right w:val="none" w:sz="0" w:space="0" w:color="auto"/>
                  </w:divBdr>
                </w:div>
                <w:div w:id="1531918345">
                  <w:marLeft w:val="0"/>
                  <w:marRight w:val="0"/>
                  <w:marTop w:val="0"/>
                  <w:marBottom w:val="0"/>
                  <w:divBdr>
                    <w:top w:val="none" w:sz="0" w:space="0" w:color="auto"/>
                    <w:left w:val="none" w:sz="0" w:space="0" w:color="auto"/>
                    <w:bottom w:val="none" w:sz="0" w:space="0" w:color="auto"/>
                    <w:right w:val="none" w:sz="0" w:space="0" w:color="auto"/>
                  </w:divBdr>
                </w:div>
                <w:div w:id="1533347045">
                  <w:marLeft w:val="0"/>
                  <w:marRight w:val="0"/>
                  <w:marTop w:val="0"/>
                  <w:marBottom w:val="0"/>
                  <w:divBdr>
                    <w:top w:val="none" w:sz="0" w:space="0" w:color="auto"/>
                    <w:left w:val="none" w:sz="0" w:space="0" w:color="auto"/>
                    <w:bottom w:val="none" w:sz="0" w:space="0" w:color="auto"/>
                    <w:right w:val="none" w:sz="0" w:space="0" w:color="auto"/>
                  </w:divBdr>
                </w:div>
                <w:div w:id="1533886244">
                  <w:marLeft w:val="0"/>
                  <w:marRight w:val="0"/>
                  <w:marTop w:val="0"/>
                  <w:marBottom w:val="0"/>
                  <w:divBdr>
                    <w:top w:val="none" w:sz="0" w:space="0" w:color="auto"/>
                    <w:left w:val="none" w:sz="0" w:space="0" w:color="auto"/>
                    <w:bottom w:val="none" w:sz="0" w:space="0" w:color="auto"/>
                    <w:right w:val="none" w:sz="0" w:space="0" w:color="auto"/>
                  </w:divBdr>
                </w:div>
                <w:div w:id="1534802786">
                  <w:marLeft w:val="0"/>
                  <w:marRight w:val="0"/>
                  <w:marTop w:val="0"/>
                  <w:marBottom w:val="0"/>
                  <w:divBdr>
                    <w:top w:val="none" w:sz="0" w:space="0" w:color="auto"/>
                    <w:left w:val="none" w:sz="0" w:space="0" w:color="auto"/>
                    <w:bottom w:val="none" w:sz="0" w:space="0" w:color="auto"/>
                    <w:right w:val="none" w:sz="0" w:space="0" w:color="auto"/>
                  </w:divBdr>
                </w:div>
                <w:div w:id="1534885164">
                  <w:marLeft w:val="0"/>
                  <w:marRight w:val="0"/>
                  <w:marTop w:val="0"/>
                  <w:marBottom w:val="0"/>
                  <w:divBdr>
                    <w:top w:val="none" w:sz="0" w:space="0" w:color="auto"/>
                    <w:left w:val="none" w:sz="0" w:space="0" w:color="auto"/>
                    <w:bottom w:val="none" w:sz="0" w:space="0" w:color="auto"/>
                    <w:right w:val="none" w:sz="0" w:space="0" w:color="auto"/>
                  </w:divBdr>
                </w:div>
                <w:div w:id="1534999980">
                  <w:marLeft w:val="0"/>
                  <w:marRight w:val="0"/>
                  <w:marTop w:val="0"/>
                  <w:marBottom w:val="0"/>
                  <w:divBdr>
                    <w:top w:val="none" w:sz="0" w:space="0" w:color="auto"/>
                    <w:left w:val="none" w:sz="0" w:space="0" w:color="auto"/>
                    <w:bottom w:val="none" w:sz="0" w:space="0" w:color="auto"/>
                    <w:right w:val="none" w:sz="0" w:space="0" w:color="auto"/>
                  </w:divBdr>
                </w:div>
                <w:div w:id="1535002074">
                  <w:marLeft w:val="0"/>
                  <w:marRight w:val="0"/>
                  <w:marTop w:val="0"/>
                  <w:marBottom w:val="0"/>
                  <w:divBdr>
                    <w:top w:val="none" w:sz="0" w:space="0" w:color="auto"/>
                    <w:left w:val="none" w:sz="0" w:space="0" w:color="auto"/>
                    <w:bottom w:val="none" w:sz="0" w:space="0" w:color="auto"/>
                    <w:right w:val="none" w:sz="0" w:space="0" w:color="auto"/>
                  </w:divBdr>
                </w:div>
                <w:div w:id="1535193676">
                  <w:marLeft w:val="0"/>
                  <w:marRight w:val="0"/>
                  <w:marTop w:val="0"/>
                  <w:marBottom w:val="0"/>
                  <w:divBdr>
                    <w:top w:val="none" w:sz="0" w:space="0" w:color="auto"/>
                    <w:left w:val="none" w:sz="0" w:space="0" w:color="auto"/>
                    <w:bottom w:val="none" w:sz="0" w:space="0" w:color="auto"/>
                    <w:right w:val="none" w:sz="0" w:space="0" w:color="auto"/>
                  </w:divBdr>
                </w:div>
                <w:div w:id="1536624991">
                  <w:marLeft w:val="0"/>
                  <w:marRight w:val="0"/>
                  <w:marTop w:val="0"/>
                  <w:marBottom w:val="0"/>
                  <w:divBdr>
                    <w:top w:val="none" w:sz="0" w:space="0" w:color="auto"/>
                    <w:left w:val="none" w:sz="0" w:space="0" w:color="auto"/>
                    <w:bottom w:val="none" w:sz="0" w:space="0" w:color="auto"/>
                    <w:right w:val="none" w:sz="0" w:space="0" w:color="auto"/>
                  </w:divBdr>
                </w:div>
                <w:div w:id="1537036373">
                  <w:marLeft w:val="0"/>
                  <w:marRight w:val="0"/>
                  <w:marTop w:val="0"/>
                  <w:marBottom w:val="0"/>
                  <w:divBdr>
                    <w:top w:val="none" w:sz="0" w:space="0" w:color="auto"/>
                    <w:left w:val="none" w:sz="0" w:space="0" w:color="auto"/>
                    <w:bottom w:val="none" w:sz="0" w:space="0" w:color="auto"/>
                    <w:right w:val="none" w:sz="0" w:space="0" w:color="auto"/>
                  </w:divBdr>
                </w:div>
                <w:div w:id="1537351318">
                  <w:marLeft w:val="0"/>
                  <w:marRight w:val="0"/>
                  <w:marTop w:val="0"/>
                  <w:marBottom w:val="0"/>
                  <w:divBdr>
                    <w:top w:val="none" w:sz="0" w:space="0" w:color="auto"/>
                    <w:left w:val="none" w:sz="0" w:space="0" w:color="auto"/>
                    <w:bottom w:val="none" w:sz="0" w:space="0" w:color="auto"/>
                    <w:right w:val="none" w:sz="0" w:space="0" w:color="auto"/>
                  </w:divBdr>
                </w:div>
                <w:div w:id="1537811428">
                  <w:marLeft w:val="0"/>
                  <w:marRight w:val="0"/>
                  <w:marTop w:val="0"/>
                  <w:marBottom w:val="0"/>
                  <w:divBdr>
                    <w:top w:val="none" w:sz="0" w:space="0" w:color="auto"/>
                    <w:left w:val="none" w:sz="0" w:space="0" w:color="auto"/>
                    <w:bottom w:val="none" w:sz="0" w:space="0" w:color="auto"/>
                    <w:right w:val="none" w:sz="0" w:space="0" w:color="auto"/>
                  </w:divBdr>
                </w:div>
                <w:div w:id="1537935912">
                  <w:marLeft w:val="0"/>
                  <w:marRight w:val="0"/>
                  <w:marTop w:val="0"/>
                  <w:marBottom w:val="0"/>
                  <w:divBdr>
                    <w:top w:val="none" w:sz="0" w:space="0" w:color="auto"/>
                    <w:left w:val="none" w:sz="0" w:space="0" w:color="auto"/>
                    <w:bottom w:val="none" w:sz="0" w:space="0" w:color="auto"/>
                    <w:right w:val="none" w:sz="0" w:space="0" w:color="auto"/>
                  </w:divBdr>
                </w:div>
                <w:div w:id="1539195450">
                  <w:marLeft w:val="0"/>
                  <w:marRight w:val="0"/>
                  <w:marTop w:val="0"/>
                  <w:marBottom w:val="0"/>
                  <w:divBdr>
                    <w:top w:val="none" w:sz="0" w:space="0" w:color="auto"/>
                    <w:left w:val="none" w:sz="0" w:space="0" w:color="auto"/>
                    <w:bottom w:val="none" w:sz="0" w:space="0" w:color="auto"/>
                    <w:right w:val="none" w:sz="0" w:space="0" w:color="auto"/>
                  </w:divBdr>
                </w:div>
                <w:div w:id="1541894296">
                  <w:marLeft w:val="0"/>
                  <w:marRight w:val="0"/>
                  <w:marTop w:val="0"/>
                  <w:marBottom w:val="0"/>
                  <w:divBdr>
                    <w:top w:val="none" w:sz="0" w:space="0" w:color="auto"/>
                    <w:left w:val="none" w:sz="0" w:space="0" w:color="auto"/>
                    <w:bottom w:val="none" w:sz="0" w:space="0" w:color="auto"/>
                    <w:right w:val="none" w:sz="0" w:space="0" w:color="auto"/>
                  </w:divBdr>
                </w:div>
                <w:div w:id="1542936447">
                  <w:marLeft w:val="0"/>
                  <w:marRight w:val="0"/>
                  <w:marTop w:val="0"/>
                  <w:marBottom w:val="0"/>
                  <w:divBdr>
                    <w:top w:val="none" w:sz="0" w:space="0" w:color="auto"/>
                    <w:left w:val="none" w:sz="0" w:space="0" w:color="auto"/>
                    <w:bottom w:val="none" w:sz="0" w:space="0" w:color="auto"/>
                    <w:right w:val="none" w:sz="0" w:space="0" w:color="auto"/>
                  </w:divBdr>
                </w:div>
                <w:div w:id="1544750874">
                  <w:marLeft w:val="0"/>
                  <w:marRight w:val="0"/>
                  <w:marTop w:val="0"/>
                  <w:marBottom w:val="0"/>
                  <w:divBdr>
                    <w:top w:val="none" w:sz="0" w:space="0" w:color="auto"/>
                    <w:left w:val="none" w:sz="0" w:space="0" w:color="auto"/>
                    <w:bottom w:val="none" w:sz="0" w:space="0" w:color="auto"/>
                    <w:right w:val="none" w:sz="0" w:space="0" w:color="auto"/>
                  </w:divBdr>
                </w:div>
                <w:div w:id="1546091746">
                  <w:marLeft w:val="0"/>
                  <w:marRight w:val="0"/>
                  <w:marTop w:val="0"/>
                  <w:marBottom w:val="0"/>
                  <w:divBdr>
                    <w:top w:val="none" w:sz="0" w:space="0" w:color="auto"/>
                    <w:left w:val="none" w:sz="0" w:space="0" w:color="auto"/>
                    <w:bottom w:val="none" w:sz="0" w:space="0" w:color="auto"/>
                    <w:right w:val="none" w:sz="0" w:space="0" w:color="auto"/>
                  </w:divBdr>
                </w:div>
                <w:div w:id="1548100682">
                  <w:marLeft w:val="0"/>
                  <w:marRight w:val="0"/>
                  <w:marTop w:val="0"/>
                  <w:marBottom w:val="0"/>
                  <w:divBdr>
                    <w:top w:val="none" w:sz="0" w:space="0" w:color="auto"/>
                    <w:left w:val="none" w:sz="0" w:space="0" w:color="auto"/>
                    <w:bottom w:val="none" w:sz="0" w:space="0" w:color="auto"/>
                    <w:right w:val="none" w:sz="0" w:space="0" w:color="auto"/>
                  </w:divBdr>
                </w:div>
                <w:div w:id="1548948541">
                  <w:marLeft w:val="0"/>
                  <w:marRight w:val="0"/>
                  <w:marTop w:val="0"/>
                  <w:marBottom w:val="0"/>
                  <w:divBdr>
                    <w:top w:val="none" w:sz="0" w:space="0" w:color="auto"/>
                    <w:left w:val="none" w:sz="0" w:space="0" w:color="auto"/>
                    <w:bottom w:val="none" w:sz="0" w:space="0" w:color="auto"/>
                    <w:right w:val="none" w:sz="0" w:space="0" w:color="auto"/>
                  </w:divBdr>
                </w:div>
                <w:div w:id="1549301057">
                  <w:marLeft w:val="0"/>
                  <w:marRight w:val="0"/>
                  <w:marTop w:val="0"/>
                  <w:marBottom w:val="0"/>
                  <w:divBdr>
                    <w:top w:val="none" w:sz="0" w:space="0" w:color="auto"/>
                    <w:left w:val="none" w:sz="0" w:space="0" w:color="auto"/>
                    <w:bottom w:val="none" w:sz="0" w:space="0" w:color="auto"/>
                    <w:right w:val="none" w:sz="0" w:space="0" w:color="auto"/>
                  </w:divBdr>
                </w:div>
                <w:div w:id="1549802543">
                  <w:marLeft w:val="0"/>
                  <w:marRight w:val="0"/>
                  <w:marTop w:val="0"/>
                  <w:marBottom w:val="0"/>
                  <w:divBdr>
                    <w:top w:val="none" w:sz="0" w:space="0" w:color="auto"/>
                    <w:left w:val="none" w:sz="0" w:space="0" w:color="auto"/>
                    <w:bottom w:val="none" w:sz="0" w:space="0" w:color="auto"/>
                    <w:right w:val="none" w:sz="0" w:space="0" w:color="auto"/>
                  </w:divBdr>
                </w:div>
                <w:div w:id="1549949165">
                  <w:marLeft w:val="0"/>
                  <w:marRight w:val="0"/>
                  <w:marTop w:val="0"/>
                  <w:marBottom w:val="0"/>
                  <w:divBdr>
                    <w:top w:val="none" w:sz="0" w:space="0" w:color="auto"/>
                    <w:left w:val="none" w:sz="0" w:space="0" w:color="auto"/>
                    <w:bottom w:val="none" w:sz="0" w:space="0" w:color="auto"/>
                    <w:right w:val="none" w:sz="0" w:space="0" w:color="auto"/>
                  </w:divBdr>
                </w:div>
                <w:div w:id="1550068625">
                  <w:marLeft w:val="0"/>
                  <w:marRight w:val="0"/>
                  <w:marTop w:val="0"/>
                  <w:marBottom w:val="0"/>
                  <w:divBdr>
                    <w:top w:val="none" w:sz="0" w:space="0" w:color="auto"/>
                    <w:left w:val="none" w:sz="0" w:space="0" w:color="auto"/>
                    <w:bottom w:val="none" w:sz="0" w:space="0" w:color="auto"/>
                    <w:right w:val="none" w:sz="0" w:space="0" w:color="auto"/>
                  </w:divBdr>
                </w:div>
                <w:div w:id="1552183183">
                  <w:marLeft w:val="0"/>
                  <w:marRight w:val="0"/>
                  <w:marTop w:val="0"/>
                  <w:marBottom w:val="0"/>
                  <w:divBdr>
                    <w:top w:val="none" w:sz="0" w:space="0" w:color="auto"/>
                    <w:left w:val="none" w:sz="0" w:space="0" w:color="auto"/>
                    <w:bottom w:val="none" w:sz="0" w:space="0" w:color="auto"/>
                    <w:right w:val="none" w:sz="0" w:space="0" w:color="auto"/>
                  </w:divBdr>
                </w:div>
                <w:div w:id="1552768796">
                  <w:marLeft w:val="0"/>
                  <w:marRight w:val="0"/>
                  <w:marTop w:val="0"/>
                  <w:marBottom w:val="0"/>
                  <w:divBdr>
                    <w:top w:val="none" w:sz="0" w:space="0" w:color="auto"/>
                    <w:left w:val="none" w:sz="0" w:space="0" w:color="auto"/>
                    <w:bottom w:val="none" w:sz="0" w:space="0" w:color="auto"/>
                    <w:right w:val="none" w:sz="0" w:space="0" w:color="auto"/>
                  </w:divBdr>
                </w:div>
                <w:div w:id="1552887483">
                  <w:marLeft w:val="0"/>
                  <w:marRight w:val="0"/>
                  <w:marTop w:val="0"/>
                  <w:marBottom w:val="0"/>
                  <w:divBdr>
                    <w:top w:val="none" w:sz="0" w:space="0" w:color="auto"/>
                    <w:left w:val="none" w:sz="0" w:space="0" w:color="auto"/>
                    <w:bottom w:val="none" w:sz="0" w:space="0" w:color="auto"/>
                    <w:right w:val="none" w:sz="0" w:space="0" w:color="auto"/>
                  </w:divBdr>
                </w:div>
                <w:div w:id="1552888691">
                  <w:marLeft w:val="0"/>
                  <w:marRight w:val="0"/>
                  <w:marTop w:val="0"/>
                  <w:marBottom w:val="0"/>
                  <w:divBdr>
                    <w:top w:val="none" w:sz="0" w:space="0" w:color="auto"/>
                    <w:left w:val="none" w:sz="0" w:space="0" w:color="auto"/>
                    <w:bottom w:val="none" w:sz="0" w:space="0" w:color="auto"/>
                    <w:right w:val="none" w:sz="0" w:space="0" w:color="auto"/>
                  </w:divBdr>
                </w:div>
                <w:div w:id="1553539443">
                  <w:marLeft w:val="0"/>
                  <w:marRight w:val="0"/>
                  <w:marTop w:val="0"/>
                  <w:marBottom w:val="0"/>
                  <w:divBdr>
                    <w:top w:val="none" w:sz="0" w:space="0" w:color="auto"/>
                    <w:left w:val="none" w:sz="0" w:space="0" w:color="auto"/>
                    <w:bottom w:val="none" w:sz="0" w:space="0" w:color="auto"/>
                    <w:right w:val="none" w:sz="0" w:space="0" w:color="auto"/>
                  </w:divBdr>
                </w:div>
                <w:div w:id="1554072923">
                  <w:marLeft w:val="0"/>
                  <w:marRight w:val="0"/>
                  <w:marTop w:val="0"/>
                  <w:marBottom w:val="0"/>
                  <w:divBdr>
                    <w:top w:val="none" w:sz="0" w:space="0" w:color="auto"/>
                    <w:left w:val="none" w:sz="0" w:space="0" w:color="auto"/>
                    <w:bottom w:val="none" w:sz="0" w:space="0" w:color="auto"/>
                    <w:right w:val="none" w:sz="0" w:space="0" w:color="auto"/>
                  </w:divBdr>
                </w:div>
                <w:div w:id="1556089451">
                  <w:marLeft w:val="0"/>
                  <w:marRight w:val="0"/>
                  <w:marTop w:val="0"/>
                  <w:marBottom w:val="0"/>
                  <w:divBdr>
                    <w:top w:val="none" w:sz="0" w:space="0" w:color="auto"/>
                    <w:left w:val="none" w:sz="0" w:space="0" w:color="auto"/>
                    <w:bottom w:val="none" w:sz="0" w:space="0" w:color="auto"/>
                    <w:right w:val="none" w:sz="0" w:space="0" w:color="auto"/>
                  </w:divBdr>
                </w:div>
                <w:div w:id="1556238127">
                  <w:marLeft w:val="0"/>
                  <w:marRight w:val="0"/>
                  <w:marTop w:val="0"/>
                  <w:marBottom w:val="0"/>
                  <w:divBdr>
                    <w:top w:val="none" w:sz="0" w:space="0" w:color="auto"/>
                    <w:left w:val="none" w:sz="0" w:space="0" w:color="auto"/>
                    <w:bottom w:val="none" w:sz="0" w:space="0" w:color="auto"/>
                    <w:right w:val="none" w:sz="0" w:space="0" w:color="auto"/>
                  </w:divBdr>
                </w:div>
                <w:div w:id="1557203038">
                  <w:marLeft w:val="0"/>
                  <w:marRight w:val="0"/>
                  <w:marTop w:val="0"/>
                  <w:marBottom w:val="0"/>
                  <w:divBdr>
                    <w:top w:val="none" w:sz="0" w:space="0" w:color="auto"/>
                    <w:left w:val="none" w:sz="0" w:space="0" w:color="auto"/>
                    <w:bottom w:val="none" w:sz="0" w:space="0" w:color="auto"/>
                    <w:right w:val="none" w:sz="0" w:space="0" w:color="auto"/>
                  </w:divBdr>
                </w:div>
                <w:div w:id="1557279999">
                  <w:marLeft w:val="0"/>
                  <w:marRight w:val="0"/>
                  <w:marTop w:val="0"/>
                  <w:marBottom w:val="0"/>
                  <w:divBdr>
                    <w:top w:val="none" w:sz="0" w:space="0" w:color="auto"/>
                    <w:left w:val="none" w:sz="0" w:space="0" w:color="auto"/>
                    <w:bottom w:val="none" w:sz="0" w:space="0" w:color="auto"/>
                    <w:right w:val="none" w:sz="0" w:space="0" w:color="auto"/>
                  </w:divBdr>
                </w:div>
                <w:div w:id="1557357236">
                  <w:marLeft w:val="0"/>
                  <w:marRight w:val="0"/>
                  <w:marTop w:val="0"/>
                  <w:marBottom w:val="0"/>
                  <w:divBdr>
                    <w:top w:val="none" w:sz="0" w:space="0" w:color="auto"/>
                    <w:left w:val="none" w:sz="0" w:space="0" w:color="auto"/>
                    <w:bottom w:val="none" w:sz="0" w:space="0" w:color="auto"/>
                    <w:right w:val="none" w:sz="0" w:space="0" w:color="auto"/>
                  </w:divBdr>
                </w:div>
                <w:div w:id="1557664884">
                  <w:marLeft w:val="0"/>
                  <w:marRight w:val="0"/>
                  <w:marTop w:val="0"/>
                  <w:marBottom w:val="0"/>
                  <w:divBdr>
                    <w:top w:val="none" w:sz="0" w:space="0" w:color="auto"/>
                    <w:left w:val="none" w:sz="0" w:space="0" w:color="auto"/>
                    <w:bottom w:val="none" w:sz="0" w:space="0" w:color="auto"/>
                    <w:right w:val="none" w:sz="0" w:space="0" w:color="auto"/>
                  </w:divBdr>
                </w:div>
                <w:div w:id="1557934611">
                  <w:marLeft w:val="0"/>
                  <w:marRight w:val="0"/>
                  <w:marTop w:val="0"/>
                  <w:marBottom w:val="0"/>
                  <w:divBdr>
                    <w:top w:val="none" w:sz="0" w:space="0" w:color="auto"/>
                    <w:left w:val="none" w:sz="0" w:space="0" w:color="auto"/>
                    <w:bottom w:val="none" w:sz="0" w:space="0" w:color="auto"/>
                    <w:right w:val="none" w:sz="0" w:space="0" w:color="auto"/>
                  </w:divBdr>
                </w:div>
                <w:div w:id="1558054284">
                  <w:marLeft w:val="0"/>
                  <w:marRight w:val="0"/>
                  <w:marTop w:val="0"/>
                  <w:marBottom w:val="0"/>
                  <w:divBdr>
                    <w:top w:val="none" w:sz="0" w:space="0" w:color="auto"/>
                    <w:left w:val="none" w:sz="0" w:space="0" w:color="auto"/>
                    <w:bottom w:val="none" w:sz="0" w:space="0" w:color="auto"/>
                    <w:right w:val="none" w:sz="0" w:space="0" w:color="auto"/>
                  </w:divBdr>
                </w:div>
                <w:div w:id="1558542210">
                  <w:marLeft w:val="0"/>
                  <w:marRight w:val="0"/>
                  <w:marTop w:val="0"/>
                  <w:marBottom w:val="0"/>
                  <w:divBdr>
                    <w:top w:val="none" w:sz="0" w:space="0" w:color="auto"/>
                    <w:left w:val="none" w:sz="0" w:space="0" w:color="auto"/>
                    <w:bottom w:val="none" w:sz="0" w:space="0" w:color="auto"/>
                    <w:right w:val="none" w:sz="0" w:space="0" w:color="auto"/>
                  </w:divBdr>
                </w:div>
                <w:div w:id="1558782556">
                  <w:marLeft w:val="0"/>
                  <w:marRight w:val="0"/>
                  <w:marTop w:val="0"/>
                  <w:marBottom w:val="0"/>
                  <w:divBdr>
                    <w:top w:val="none" w:sz="0" w:space="0" w:color="auto"/>
                    <w:left w:val="none" w:sz="0" w:space="0" w:color="auto"/>
                    <w:bottom w:val="none" w:sz="0" w:space="0" w:color="auto"/>
                    <w:right w:val="none" w:sz="0" w:space="0" w:color="auto"/>
                  </w:divBdr>
                </w:div>
                <w:div w:id="1559778593">
                  <w:marLeft w:val="0"/>
                  <w:marRight w:val="0"/>
                  <w:marTop w:val="0"/>
                  <w:marBottom w:val="0"/>
                  <w:divBdr>
                    <w:top w:val="none" w:sz="0" w:space="0" w:color="auto"/>
                    <w:left w:val="none" w:sz="0" w:space="0" w:color="auto"/>
                    <w:bottom w:val="none" w:sz="0" w:space="0" w:color="auto"/>
                    <w:right w:val="none" w:sz="0" w:space="0" w:color="auto"/>
                  </w:divBdr>
                </w:div>
                <w:div w:id="1560552774">
                  <w:marLeft w:val="0"/>
                  <w:marRight w:val="0"/>
                  <w:marTop w:val="0"/>
                  <w:marBottom w:val="0"/>
                  <w:divBdr>
                    <w:top w:val="none" w:sz="0" w:space="0" w:color="auto"/>
                    <w:left w:val="none" w:sz="0" w:space="0" w:color="auto"/>
                    <w:bottom w:val="none" w:sz="0" w:space="0" w:color="auto"/>
                    <w:right w:val="none" w:sz="0" w:space="0" w:color="auto"/>
                  </w:divBdr>
                </w:div>
                <w:div w:id="1560677497">
                  <w:marLeft w:val="0"/>
                  <w:marRight w:val="0"/>
                  <w:marTop w:val="0"/>
                  <w:marBottom w:val="0"/>
                  <w:divBdr>
                    <w:top w:val="none" w:sz="0" w:space="0" w:color="auto"/>
                    <w:left w:val="none" w:sz="0" w:space="0" w:color="auto"/>
                    <w:bottom w:val="none" w:sz="0" w:space="0" w:color="auto"/>
                    <w:right w:val="none" w:sz="0" w:space="0" w:color="auto"/>
                  </w:divBdr>
                </w:div>
                <w:div w:id="1561593879">
                  <w:marLeft w:val="0"/>
                  <w:marRight w:val="0"/>
                  <w:marTop w:val="0"/>
                  <w:marBottom w:val="0"/>
                  <w:divBdr>
                    <w:top w:val="none" w:sz="0" w:space="0" w:color="auto"/>
                    <w:left w:val="none" w:sz="0" w:space="0" w:color="auto"/>
                    <w:bottom w:val="none" w:sz="0" w:space="0" w:color="auto"/>
                    <w:right w:val="none" w:sz="0" w:space="0" w:color="auto"/>
                  </w:divBdr>
                </w:div>
                <w:div w:id="1562599419">
                  <w:marLeft w:val="0"/>
                  <w:marRight w:val="0"/>
                  <w:marTop w:val="0"/>
                  <w:marBottom w:val="0"/>
                  <w:divBdr>
                    <w:top w:val="none" w:sz="0" w:space="0" w:color="auto"/>
                    <w:left w:val="none" w:sz="0" w:space="0" w:color="auto"/>
                    <w:bottom w:val="none" w:sz="0" w:space="0" w:color="auto"/>
                    <w:right w:val="none" w:sz="0" w:space="0" w:color="auto"/>
                  </w:divBdr>
                </w:div>
                <w:div w:id="1562864613">
                  <w:marLeft w:val="0"/>
                  <w:marRight w:val="0"/>
                  <w:marTop w:val="0"/>
                  <w:marBottom w:val="0"/>
                  <w:divBdr>
                    <w:top w:val="none" w:sz="0" w:space="0" w:color="auto"/>
                    <w:left w:val="none" w:sz="0" w:space="0" w:color="auto"/>
                    <w:bottom w:val="none" w:sz="0" w:space="0" w:color="auto"/>
                    <w:right w:val="none" w:sz="0" w:space="0" w:color="auto"/>
                  </w:divBdr>
                </w:div>
                <w:div w:id="1562910096">
                  <w:marLeft w:val="0"/>
                  <w:marRight w:val="0"/>
                  <w:marTop w:val="0"/>
                  <w:marBottom w:val="0"/>
                  <w:divBdr>
                    <w:top w:val="none" w:sz="0" w:space="0" w:color="auto"/>
                    <w:left w:val="none" w:sz="0" w:space="0" w:color="auto"/>
                    <w:bottom w:val="none" w:sz="0" w:space="0" w:color="auto"/>
                    <w:right w:val="none" w:sz="0" w:space="0" w:color="auto"/>
                  </w:divBdr>
                </w:div>
                <w:div w:id="1562983703">
                  <w:marLeft w:val="0"/>
                  <w:marRight w:val="0"/>
                  <w:marTop w:val="0"/>
                  <w:marBottom w:val="0"/>
                  <w:divBdr>
                    <w:top w:val="none" w:sz="0" w:space="0" w:color="auto"/>
                    <w:left w:val="none" w:sz="0" w:space="0" w:color="auto"/>
                    <w:bottom w:val="none" w:sz="0" w:space="0" w:color="auto"/>
                    <w:right w:val="none" w:sz="0" w:space="0" w:color="auto"/>
                  </w:divBdr>
                </w:div>
                <w:div w:id="1564635192">
                  <w:marLeft w:val="0"/>
                  <w:marRight w:val="0"/>
                  <w:marTop w:val="0"/>
                  <w:marBottom w:val="0"/>
                  <w:divBdr>
                    <w:top w:val="none" w:sz="0" w:space="0" w:color="auto"/>
                    <w:left w:val="none" w:sz="0" w:space="0" w:color="auto"/>
                    <w:bottom w:val="none" w:sz="0" w:space="0" w:color="auto"/>
                    <w:right w:val="none" w:sz="0" w:space="0" w:color="auto"/>
                  </w:divBdr>
                </w:div>
                <w:div w:id="1565289664">
                  <w:marLeft w:val="0"/>
                  <w:marRight w:val="0"/>
                  <w:marTop w:val="0"/>
                  <w:marBottom w:val="0"/>
                  <w:divBdr>
                    <w:top w:val="none" w:sz="0" w:space="0" w:color="auto"/>
                    <w:left w:val="none" w:sz="0" w:space="0" w:color="auto"/>
                    <w:bottom w:val="none" w:sz="0" w:space="0" w:color="auto"/>
                    <w:right w:val="none" w:sz="0" w:space="0" w:color="auto"/>
                  </w:divBdr>
                </w:div>
                <w:div w:id="1565603907">
                  <w:marLeft w:val="0"/>
                  <w:marRight w:val="0"/>
                  <w:marTop w:val="0"/>
                  <w:marBottom w:val="0"/>
                  <w:divBdr>
                    <w:top w:val="none" w:sz="0" w:space="0" w:color="auto"/>
                    <w:left w:val="none" w:sz="0" w:space="0" w:color="auto"/>
                    <w:bottom w:val="none" w:sz="0" w:space="0" w:color="auto"/>
                    <w:right w:val="none" w:sz="0" w:space="0" w:color="auto"/>
                  </w:divBdr>
                </w:div>
                <w:div w:id="1565873995">
                  <w:marLeft w:val="0"/>
                  <w:marRight w:val="0"/>
                  <w:marTop w:val="0"/>
                  <w:marBottom w:val="0"/>
                  <w:divBdr>
                    <w:top w:val="none" w:sz="0" w:space="0" w:color="auto"/>
                    <w:left w:val="none" w:sz="0" w:space="0" w:color="auto"/>
                    <w:bottom w:val="none" w:sz="0" w:space="0" w:color="auto"/>
                    <w:right w:val="none" w:sz="0" w:space="0" w:color="auto"/>
                  </w:divBdr>
                </w:div>
                <w:div w:id="1568296119">
                  <w:marLeft w:val="0"/>
                  <w:marRight w:val="0"/>
                  <w:marTop w:val="0"/>
                  <w:marBottom w:val="0"/>
                  <w:divBdr>
                    <w:top w:val="none" w:sz="0" w:space="0" w:color="auto"/>
                    <w:left w:val="none" w:sz="0" w:space="0" w:color="auto"/>
                    <w:bottom w:val="none" w:sz="0" w:space="0" w:color="auto"/>
                    <w:right w:val="none" w:sz="0" w:space="0" w:color="auto"/>
                  </w:divBdr>
                </w:div>
                <w:div w:id="1568613182">
                  <w:marLeft w:val="0"/>
                  <w:marRight w:val="0"/>
                  <w:marTop w:val="0"/>
                  <w:marBottom w:val="0"/>
                  <w:divBdr>
                    <w:top w:val="none" w:sz="0" w:space="0" w:color="auto"/>
                    <w:left w:val="none" w:sz="0" w:space="0" w:color="auto"/>
                    <w:bottom w:val="none" w:sz="0" w:space="0" w:color="auto"/>
                    <w:right w:val="none" w:sz="0" w:space="0" w:color="auto"/>
                  </w:divBdr>
                </w:div>
                <w:div w:id="1569727615">
                  <w:marLeft w:val="0"/>
                  <w:marRight w:val="0"/>
                  <w:marTop w:val="0"/>
                  <w:marBottom w:val="0"/>
                  <w:divBdr>
                    <w:top w:val="none" w:sz="0" w:space="0" w:color="auto"/>
                    <w:left w:val="none" w:sz="0" w:space="0" w:color="auto"/>
                    <w:bottom w:val="none" w:sz="0" w:space="0" w:color="auto"/>
                    <w:right w:val="none" w:sz="0" w:space="0" w:color="auto"/>
                  </w:divBdr>
                </w:div>
                <w:div w:id="1570454714">
                  <w:marLeft w:val="0"/>
                  <w:marRight w:val="0"/>
                  <w:marTop w:val="0"/>
                  <w:marBottom w:val="0"/>
                  <w:divBdr>
                    <w:top w:val="none" w:sz="0" w:space="0" w:color="auto"/>
                    <w:left w:val="none" w:sz="0" w:space="0" w:color="auto"/>
                    <w:bottom w:val="none" w:sz="0" w:space="0" w:color="auto"/>
                    <w:right w:val="none" w:sz="0" w:space="0" w:color="auto"/>
                  </w:divBdr>
                </w:div>
                <w:div w:id="1570457775">
                  <w:marLeft w:val="0"/>
                  <w:marRight w:val="0"/>
                  <w:marTop w:val="0"/>
                  <w:marBottom w:val="0"/>
                  <w:divBdr>
                    <w:top w:val="none" w:sz="0" w:space="0" w:color="auto"/>
                    <w:left w:val="none" w:sz="0" w:space="0" w:color="auto"/>
                    <w:bottom w:val="none" w:sz="0" w:space="0" w:color="auto"/>
                    <w:right w:val="none" w:sz="0" w:space="0" w:color="auto"/>
                  </w:divBdr>
                </w:div>
                <w:div w:id="1570532311">
                  <w:marLeft w:val="0"/>
                  <w:marRight w:val="0"/>
                  <w:marTop w:val="0"/>
                  <w:marBottom w:val="0"/>
                  <w:divBdr>
                    <w:top w:val="none" w:sz="0" w:space="0" w:color="auto"/>
                    <w:left w:val="none" w:sz="0" w:space="0" w:color="auto"/>
                    <w:bottom w:val="none" w:sz="0" w:space="0" w:color="auto"/>
                    <w:right w:val="none" w:sz="0" w:space="0" w:color="auto"/>
                  </w:divBdr>
                </w:div>
                <w:div w:id="1570728189">
                  <w:marLeft w:val="0"/>
                  <w:marRight w:val="0"/>
                  <w:marTop w:val="0"/>
                  <w:marBottom w:val="0"/>
                  <w:divBdr>
                    <w:top w:val="none" w:sz="0" w:space="0" w:color="auto"/>
                    <w:left w:val="none" w:sz="0" w:space="0" w:color="auto"/>
                    <w:bottom w:val="none" w:sz="0" w:space="0" w:color="auto"/>
                    <w:right w:val="none" w:sz="0" w:space="0" w:color="auto"/>
                  </w:divBdr>
                </w:div>
                <w:div w:id="1570729733">
                  <w:marLeft w:val="0"/>
                  <w:marRight w:val="0"/>
                  <w:marTop w:val="0"/>
                  <w:marBottom w:val="0"/>
                  <w:divBdr>
                    <w:top w:val="none" w:sz="0" w:space="0" w:color="auto"/>
                    <w:left w:val="none" w:sz="0" w:space="0" w:color="auto"/>
                    <w:bottom w:val="none" w:sz="0" w:space="0" w:color="auto"/>
                    <w:right w:val="none" w:sz="0" w:space="0" w:color="auto"/>
                  </w:divBdr>
                </w:div>
                <w:div w:id="1571227411">
                  <w:marLeft w:val="0"/>
                  <w:marRight w:val="0"/>
                  <w:marTop w:val="0"/>
                  <w:marBottom w:val="0"/>
                  <w:divBdr>
                    <w:top w:val="none" w:sz="0" w:space="0" w:color="auto"/>
                    <w:left w:val="none" w:sz="0" w:space="0" w:color="auto"/>
                    <w:bottom w:val="none" w:sz="0" w:space="0" w:color="auto"/>
                    <w:right w:val="none" w:sz="0" w:space="0" w:color="auto"/>
                  </w:divBdr>
                </w:div>
                <w:div w:id="1571885318">
                  <w:marLeft w:val="0"/>
                  <w:marRight w:val="0"/>
                  <w:marTop w:val="0"/>
                  <w:marBottom w:val="0"/>
                  <w:divBdr>
                    <w:top w:val="none" w:sz="0" w:space="0" w:color="auto"/>
                    <w:left w:val="none" w:sz="0" w:space="0" w:color="auto"/>
                    <w:bottom w:val="none" w:sz="0" w:space="0" w:color="auto"/>
                    <w:right w:val="none" w:sz="0" w:space="0" w:color="auto"/>
                  </w:divBdr>
                </w:div>
                <w:div w:id="1573276701">
                  <w:marLeft w:val="0"/>
                  <w:marRight w:val="0"/>
                  <w:marTop w:val="0"/>
                  <w:marBottom w:val="0"/>
                  <w:divBdr>
                    <w:top w:val="none" w:sz="0" w:space="0" w:color="auto"/>
                    <w:left w:val="none" w:sz="0" w:space="0" w:color="auto"/>
                    <w:bottom w:val="none" w:sz="0" w:space="0" w:color="auto"/>
                    <w:right w:val="none" w:sz="0" w:space="0" w:color="auto"/>
                  </w:divBdr>
                </w:div>
                <w:div w:id="1574121788">
                  <w:marLeft w:val="0"/>
                  <w:marRight w:val="0"/>
                  <w:marTop w:val="0"/>
                  <w:marBottom w:val="0"/>
                  <w:divBdr>
                    <w:top w:val="none" w:sz="0" w:space="0" w:color="auto"/>
                    <w:left w:val="none" w:sz="0" w:space="0" w:color="auto"/>
                    <w:bottom w:val="none" w:sz="0" w:space="0" w:color="auto"/>
                    <w:right w:val="none" w:sz="0" w:space="0" w:color="auto"/>
                  </w:divBdr>
                </w:div>
                <w:div w:id="1575234744">
                  <w:marLeft w:val="0"/>
                  <w:marRight w:val="0"/>
                  <w:marTop w:val="0"/>
                  <w:marBottom w:val="0"/>
                  <w:divBdr>
                    <w:top w:val="none" w:sz="0" w:space="0" w:color="auto"/>
                    <w:left w:val="none" w:sz="0" w:space="0" w:color="auto"/>
                    <w:bottom w:val="none" w:sz="0" w:space="0" w:color="auto"/>
                    <w:right w:val="none" w:sz="0" w:space="0" w:color="auto"/>
                  </w:divBdr>
                </w:div>
                <w:div w:id="1576357846">
                  <w:marLeft w:val="0"/>
                  <w:marRight w:val="0"/>
                  <w:marTop w:val="0"/>
                  <w:marBottom w:val="0"/>
                  <w:divBdr>
                    <w:top w:val="none" w:sz="0" w:space="0" w:color="auto"/>
                    <w:left w:val="none" w:sz="0" w:space="0" w:color="auto"/>
                    <w:bottom w:val="none" w:sz="0" w:space="0" w:color="auto"/>
                    <w:right w:val="none" w:sz="0" w:space="0" w:color="auto"/>
                  </w:divBdr>
                </w:div>
                <w:div w:id="1576863050">
                  <w:marLeft w:val="0"/>
                  <w:marRight w:val="0"/>
                  <w:marTop w:val="0"/>
                  <w:marBottom w:val="0"/>
                  <w:divBdr>
                    <w:top w:val="none" w:sz="0" w:space="0" w:color="auto"/>
                    <w:left w:val="none" w:sz="0" w:space="0" w:color="auto"/>
                    <w:bottom w:val="none" w:sz="0" w:space="0" w:color="auto"/>
                    <w:right w:val="none" w:sz="0" w:space="0" w:color="auto"/>
                  </w:divBdr>
                </w:div>
                <w:div w:id="1576932356">
                  <w:marLeft w:val="0"/>
                  <w:marRight w:val="0"/>
                  <w:marTop w:val="0"/>
                  <w:marBottom w:val="0"/>
                  <w:divBdr>
                    <w:top w:val="none" w:sz="0" w:space="0" w:color="auto"/>
                    <w:left w:val="none" w:sz="0" w:space="0" w:color="auto"/>
                    <w:bottom w:val="none" w:sz="0" w:space="0" w:color="auto"/>
                    <w:right w:val="none" w:sz="0" w:space="0" w:color="auto"/>
                  </w:divBdr>
                </w:div>
                <w:div w:id="1576937142">
                  <w:marLeft w:val="0"/>
                  <w:marRight w:val="0"/>
                  <w:marTop w:val="0"/>
                  <w:marBottom w:val="0"/>
                  <w:divBdr>
                    <w:top w:val="none" w:sz="0" w:space="0" w:color="auto"/>
                    <w:left w:val="none" w:sz="0" w:space="0" w:color="auto"/>
                    <w:bottom w:val="none" w:sz="0" w:space="0" w:color="auto"/>
                    <w:right w:val="none" w:sz="0" w:space="0" w:color="auto"/>
                  </w:divBdr>
                </w:div>
                <w:div w:id="1576940239">
                  <w:marLeft w:val="0"/>
                  <w:marRight w:val="0"/>
                  <w:marTop w:val="0"/>
                  <w:marBottom w:val="0"/>
                  <w:divBdr>
                    <w:top w:val="none" w:sz="0" w:space="0" w:color="auto"/>
                    <w:left w:val="none" w:sz="0" w:space="0" w:color="auto"/>
                    <w:bottom w:val="none" w:sz="0" w:space="0" w:color="auto"/>
                    <w:right w:val="none" w:sz="0" w:space="0" w:color="auto"/>
                  </w:divBdr>
                </w:div>
                <w:div w:id="1577012409">
                  <w:marLeft w:val="0"/>
                  <w:marRight w:val="0"/>
                  <w:marTop w:val="0"/>
                  <w:marBottom w:val="0"/>
                  <w:divBdr>
                    <w:top w:val="none" w:sz="0" w:space="0" w:color="auto"/>
                    <w:left w:val="none" w:sz="0" w:space="0" w:color="auto"/>
                    <w:bottom w:val="none" w:sz="0" w:space="0" w:color="auto"/>
                    <w:right w:val="none" w:sz="0" w:space="0" w:color="auto"/>
                  </w:divBdr>
                </w:div>
                <w:div w:id="1578324311">
                  <w:marLeft w:val="0"/>
                  <w:marRight w:val="0"/>
                  <w:marTop w:val="0"/>
                  <w:marBottom w:val="0"/>
                  <w:divBdr>
                    <w:top w:val="none" w:sz="0" w:space="0" w:color="auto"/>
                    <w:left w:val="none" w:sz="0" w:space="0" w:color="auto"/>
                    <w:bottom w:val="none" w:sz="0" w:space="0" w:color="auto"/>
                    <w:right w:val="none" w:sz="0" w:space="0" w:color="auto"/>
                  </w:divBdr>
                </w:div>
                <w:div w:id="1578631675">
                  <w:marLeft w:val="0"/>
                  <w:marRight w:val="0"/>
                  <w:marTop w:val="0"/>
                  <w:marBottom w:val="0"/>
                  <w:divBdr>
                    <w:top w:val="none" w:sz="0" w:space="0" w:color="auto"/>
                    <w:left w:val="none" w:sz="0" w:space="0" w:color="auto"/>
                    <w:bottom w:val="none" w:sz="0" w:space="0" w:color="auto"/>
                    <w:right w:val="none" w:sz="0" w:space="0" w:color="auto"/>
                  </w:divBdr>
                </w:div>
                <w:div w:id="1579172186">
                  <w:marLeft w:val="0"/>
                  <w:marRight w:val="0"/>
                  <w:marTop w:val="0"/>
                  <w:marBottom w:val="0"/>
                  <w:divBdr>
                    <w:top w:val="none" w:sz="0" w:space="0" w:color="auto"/>
                    <w:left w:val="none" w:sz="0" w:space="0" w:color="auto"/>
                    <w:bottom w:val="none" w:sz="0" w:space="0" w:color="auto"/>
                    <w:right w:val="none" w:sz="0" w:space="0" w:color="auto"/>
                  </w:divBdr>
                </w:div>
                <w:div w:id="1579241961">
                  <w:marLeft w:val="0"/>
                  <w:marRight w:val="0"/>
                  <w:marTop w:val="0"/>
                  <w:marBottom w:val="0"/>
                  <w:divBdr>
                    <w:top w:val="none" w:sz="0" w:space="0" w:color="auto"/>
                    <w:left w:val="none" w:sz="0" w:space="0" w:color="auto"/>
                    <w:bottom w:val="none" w:sz="0" w:space="0" w:color="auto"/>
                    <w:right w:val="none" w:sz="0" w:space="0" w:color="auto"/>
                  </w:divBdr>
                </w:div>
                <w:div w:id="1580015734">
                  <w:marLeft w:val="0"/>
                  <w:marRight w:val="0"/>
                  <w:marTop w:val="0"/>
                  <w:marBottom w:val="0"/>
                  <w:divBdr>
                    <w:top w:val="none" w:sz="0" w:space="0" w:color="auto"/>
                    <w:left w:val="none" w:sz="0" w:space="0" w:color="auto"/>
                    <w:bottom w:val="none" w:sz="0" w:space="0" w:color="auto"/>
                    <w:right w:val="none" w:sz="0" w:space="0" w:color="auto"/>
                  </w:divBdr>
                </w:div>
                <w:div w:id="1580359133">
                  <w:marLeft w:val="0"/>
                  <w:marRight w:val="0"/>
                  <w:marTop w:val="0"/>
                  <w:marBottom w:val="0"/>
                  <w:divBdr>
                    <w:top w:val="none" w:sz="0" w:space="0" w:color="auto"/>
                    <w:left w:val="none" w:sz="0" w:space="0" w:color="auto"/>
                    <w:bottom w:val="none" w:sz="0" w:space="0" w:color="auto"/>
                    <w:right w:val="none" w:sz="0" w:space="0" w:color="auto"/>
                  </w:divBdr>
                </w:div>
                <w:div w:id="1580361574">
                  <w:marLeft w:val="0"/>
                  <w:marRight w:val="0"/>
                  <w:marTop w:val="0"/>
                  <w:marBottom w:val="0"/>
                  <w:divBdr>
                    <w:top w:val="none" w:sz="0" w:space="0" w:color="auto"/>
                    <w:left w:val="none" w:sz="0" w:space="0" w:color="auto"/>
                    <w:bottom w:val="none" w:sz="0" w:space="0" w:color="auto"/>
                    <w:right w:val="none" w:sz="0" w:space="0" w:color="auto"/>
                  </w:divBdr>
                </w:div>
                <w:div w:id="1580945256">
                  <w:marLeft w:val="0"/>
                  <w:marRight w:val="0"/>
                  <w:marTop w:val="0"/>
                  <w:marBottom w:val="0"/>
                  <w:divBdr>
                    <w:top w:val="none" w:sz="0" w:space="0" w:color="auto"/>
                    <w:left w:val="none" w:sz="0" w:space="0" w:color="auto"/>
                    <w:bottom w:val="none" w:sz="0" w:space="0" w:color="auto"/>
                    <w:right w:val="none" w:sz="0" w:space="0" w:color="auto"/>
                  </w:divBdr>
                </w:div>
                <w:div w:id="1581981380">
                  <w:marLeft w:val="0"/>
                  <w:marRight w:val="0"/>
                  <w:marTop w:val="0"/>
                  <w:marBottom w:val="0"/>
                  <w:divBdr>
                    <w:top w:val="none" w:sz="0" w:space="0" w:color="auto"/>
                    <w:left w:val="none" w:sz="0" w:space="0" w:color="auto"/>
                    <w:bottom w:val="none" w:sz="0" w:space="0" w:color="auto"/>
                    <w:right w:val="none" w:sz="0" w:space="0" w:color="auto"/>
                  </w:divBdr>
                </w:div>
                <w:div w:id="1582372329">
                  <w:marLeft w:val="0"/>
                  <w:marRight w:val="0"/>
                  <w:marTop w:val="0"/>
                  <w:marBottom w:val="0"/>
                  <w:divBdr>
                    <w:top w:val="none" w:sz="0" w:space="0" w:color="auto"/>
                    <w:left w:val="none" w:sz="0" w:space="0" w:color="auto"/>
                    <w:bottom w:val="none" w:sz="0" w:space="0" w:color="auto"/>
                    <w:right w:val="none" w:sz="0" w:space="0" w:color="auto"/>
                  </w:divBdr>
                </w:div>
                <w:div w:id="1583685541">
                  <w:marLeft w:val="0"/>
                  <w:marRight w:val="0"/>
                  <w:marTop w:val="0"/>
                  <w:marBottom w:val="0"/>
                  <w:divBdr>
                    <w:top w:val="none" w:sz="0" w:space="0" w:color="auto"/>
                    <w:left w:val="none" w:sz="0" w:space="0" w:color="auto"/>
                    <w:bottom w:val="none" w:sz="0" w:space="0" w:color="auto"/>
                    <w:right w:val="none" w:sz="0" w:space="0" w:color="auto"/>
                  </w:divBdr>
                </w:div>
                <w:div w:id="1584099699">
                  <w:marLeft w:val="0"/>
                  <w:marRight w:val="0"/>
                  <w:marTop w:val="0"/>
                  <w:marBottom w:val="0"/>
                  <w:divBdr>
                    <w:top w:val="none" w:sz="0" w:space="0" w:color="auto"/>
                    <w:left w:val="none" w:sz="0" w:space="0" w:color="auto"/>
                    <w:bottom w:val="none" w:sz="0" w:space="0" w:color="auto"/>
                    <w:right w:val="none" w:sz="0" w:space="0" w:color="auto"/>
                  </w:divBdr>
                </w:div>
                <w:div w:id="1584870576">
                  <w:marLeft w:val="0"/>
                  <w:marRight w:val="0"/>
                  <w:marTop w:val="0"/>
                  <w:marBottom w:val="0"/>
                  <w:divBdr>
                    <w:top w:val="none" w:sz="0" w:space="0" w:color="auto"/>
                    <w:left w:val="none" w:sz="0" w:space="0" w:color="auto"/>
                    <w:bottom w:val="none" w:sz="0" w:space="0" w:color="auto"/>
                    <w:right w:val="none" w:sz="0" w:space="0" w:color="auto"/>
                  </w:divBdr>
                </w:div>
                <w:div w:id="1585215322">
                  <w:marLeft w:val="0"/>
                  <w:marRight w:val="0"/>
                  <w:marTop w:val="0"/>
                  <w:marBottom w:val="0"/>
                  <w:divBdr>
                    <w:top w:val="none" w:sz="0" w:space="0" w:color="auto"/>
                    <w:left w:val="none" w:sz="0" w:space="0" w:color="auto"/>
                    <w:bottom w:val="none" w:sz="0" w:space="0" w:color="auto"/>
                    <w:right w:val="none" w:sz="0" w:space="0" w:color="auto"/>
                  </w:divBdr>
                </w:div>
                <w:div w:id="1585644083">
                  <w:marLeft w:val="0"/>
                  <w:marRight w:val="0"/>
                  <w:marTop w:val="0"/>
                  <w:marBottom w:val="0"/>
                  <w:divBdr>
                    <w:top w:val="none" w:sz="0" w:space="0" w:color="auto"/>
                    <w:left w:val="none" w:sz="0" w:space="0" w:color="auto"/>
                    <w:bottom w:val="none" w:sz="0" w:space="0" w:color="auto"/>
                    <w:right w:val="none" w:sz="0" w:space="0" w:color="auto"/>
                  </w:divBdr>
                </w:div>
                <w:div w:id="1586845080">
                  <w:marLeft w:val="0"/>
                  <w:marRight w:val="0"/>
                  <w:marTop w:val="0"/>
                  <w:marBottom w:val="0"/>
                  <w:divBdr>
                    <w:top w:val="none" w:sz="0" w:space="0" w:color="auto"/>
                    <w:left w:val="none" w:sz="0" w:space="0" w:color="auto"/>
                    <w:bottom w:val="none" w:sz="0" w:space="0" w:color="auto"/>
                    <w:right w:val="none" w:sz="0" w:space="0" w:color="auto"/>
                  </w:divBdr>
                </w:div>
                <w:div w:id="1587224454">
                  <w:marLeft w:val="0"/>
                  <w:marRight w:val="0"/>
                  <w:marTop w:val="0"/>
                  <w:marBottom w:val="0"/>
                  <w:divBdr>
                    <w:top w:val="none" w:sz="0" w:space="0" w:color="auto"/>
                    <w:left w:val="none" w:sz="0" w:space="0" w:color="auto"/>
                    <w:bottom w:val="none" w:sz="0" w:space="0" w:color="auto"/>
                    <w:right w:val="none" w:sz="0" w:space="0" w:color="auto"/>
                  </w:divBdr>
                </w:div>
                <w:div w:id="1587422168">
                  <w:marLeft w:val="0"/>
                  <w:marRight w:val="0"/>
                  <w:marTop w:val="0"/>
                  <w:marBottom w:val="0"/>
                  <w:divBdr>
                    <w:top w:val="none" w:sz="0" w:space="0" w:color="auto"/>
                    <w:left w:val="none" w:sz="0" w:space="0" w:color="auto"/>
                    <w:bottom w:val="none" w:sz="0" w:space="0" w:color="auto"/>
                    <w:right w:val="none" w:sz="0" w:space="0" w:color="auto"/>
                  </w:divBdr>
                </w:div>
                <w:div w:id="1589265314">
                  <w:marLeft w:val="0"/>
                  <w:marRight w:val="0"/>
                  <w:marTop w:val="0"/>
                  <w:marBottom w:val="0"/>
                  <w:divBdr>
                    <w:top w:val="none" w:sz="0" w:space="0" w:color="auto"/>
                    <w:left w:val="none" w:sz="0" w:space="0" w:color="auto"/>
                    <w:bottom w:val="none" w:sz="0" w:space="0" w:color="auto"/>
                    <w:right w:val="none" w:sz="0" w:space="0" w:color="auto"/>
                  </w:divBdr>
                </w:div>
                <w:div w:id="1591238695">
                  <w:marLeft w:val="0"/>
                  <w:marRight w:val="0"/>
                  <w:marTop w:val="0"/>
                  <w:marBottom w:val="0"/>
                  <w:divBdr>
                    <w:top w:val="none" w:sz="0" w:space="0" w:color="auto"/>
                    <w:left w:val="none" w:sz="0" w:space="0" w:color="auto"/>
                    <w:bottom w:val="none" w:sz="0" w:space="0" w:color="auto"/>
                    <w:right w:val="none" w:sz="0" w:space="0" w:color="auto"/>
                  </w:divBdr>
                </w:div>
                <w:div w:id="1593392728">
                  <w:marLeft w:val="0"/>
                  <w:marRight w:val="0"/>
                  <w:marTop w:val="0"/>
                  <w:marBottom w:val="0"/>
                  <w:divBdr>
                    <w:top w:val="none" w:sz="0" w:space="0" w:color="auto"/>
                    <w:left w:val="none" w:sz="0" w:space="0" w:color="auto"/>
                    <w:bottom w:val="none" w:sz="0" w:space="0" w:color="auto"/>
                    <w:right w:val="none" w:sz="0" w:space="0" w:color="auto"/>
                  </w:divBdr>
                </w:div>
                <w:div w:id="1593734515">
                  <w:marLeft w:val="0"/>
                  <w:marRight w:val="0"/>
                  <w:marTop w:val="0"/>
                  <w:marBottom w:val="0"/>
                  <w:divBdr>
                    <w:top w:val="none" w:sz="0" w:space="0" w:color="auto"/>
                    <w:left w:val="none" w:sz="0" w:space="0" w:color="auto"/>
                    <w:bottom w:val="none" w:sz="0" w:space="0" w:color="auto"/>
                    <w:right w:val="none" w:sz="0" w:space="0" w:color="auto"/>
                  </w:divBdr>
                </w:div>
                <w:div w:id="1593972136">
                  <w:marLeft w:val="0"/>
                  <w:marRight w:val="0"/>
                  <w:marTop w:val="0"/>
                  <w:marBottom w:val="0"/>
                  <w:divBdr>
                    <w:top w:val="none" w:sz="0" w:space="0" w:color="auto"/>
                    <w:left w:val="none" w:sz="0" w:space="0" w:color="auto"/>
                    <w:bottom w:val="none" w:sz="0" w:space="0" w:color="auto"/>
                    <w:right w:val="none" w:sz="0" w:space="0" w:color="auto"/>
                  </w:divBdr>
                </w:div>
                <w:div w:id="1594361555">
                  <w:marLeft w:val="0"/>
                  <w:marRight w:val="0"/>
                  <w:marTop w:val="0"/>
                  <w:marBottom w:val="0"/>
                  <w:divBdr>
                    <w:top w:val="none" w:sz="0" w:space="0" w:color="auto"/>
                    <w:left w:val="none" w:sz="0" w:space="0" w:color="auto"/>
                    <w:bottom w:val="none" w:sz="0" w:space="0" w:color="auto"/>
                    <w:right w:val="none" w:sz="0" w:space="0" w:color="auto"/>
                  </w:divBdr>
                </w:div>
                <w:div w:id="1595162156">
                  <w:marLeft w:val="0"/>
                  <w:marRight w:val="0"/>
                  <w:marTop w:val="0"/>
                  <w:marBottom w:val="0"/>
                  <w:divBdr>
                    <w:top w:val="none" w:sz="0" w:space="0" w:color="auto"/>
                    <w:left w:val="none" w:sz="0" w:space="0" w:color="auto"/>
                    <w:bottom w:val="none" w:sz="0" w:space="0" w:color="auto"/>
                    <w:right w:val="none" w:sz="0" w:space="0" w:color="auto"/>
                  </w:divBdr>
                </w:div>
                <w:div w:id="1595281912">
                  <w:marLeft w:val="0"/>
                  <w:marRight w:val="0"/>
                  <w:marTop w:val="0"/>
                  <w:marBottom w:val="0"/>
                  <w:divBdr>
                    <w:top w:val="none" w:sz="0" w:space="0" w:color="auto"/>
                    <w:left w:val="none" w:sz="0" w:space="0" w:color="auto"/>
                    <w:bottom w:val="none" w:sz="0" w:space="0" w:color="auto"/>
                    <w:right w:val="none" w:sz="0" w:space="0" w:color="auto"/>
                  </w:divBdr>
                </w:div>
                <w:div w:id="1598295177">
                  <w:marLeft w:val="0"/>
                  <w:marRight w:val="0"/>
                  <w:marTop w:val="0"/>
                  <w:marBottom w:val="0"/>
                  <w:divBdr>
                    <w:top w:val="none" w:sz="0" w:space="0" w:color="auto"/>
                    <w:left w:val="none" w:sz="0" w:space="0" w:color="auto"/>
                    <w:bottom w:val="none" w:sz="0" w:space="0" w:color="auto"/>
                    <w:right w:val="none" w:sz="0" w:space="0" w:color="auto"/>
                  </w:divBdr>
                </w:div>
                <w:div w:id="1598296104">
                  <w:marLeft w:val="0"/>
                  <w:marRight w:val="0"/>
                  <w:marTop w:val="0"/>
                  <w:marBottom w:val="0"/>
                  <w:divBdr>
                    <w:top w:val="none" w:sz="0" w:space="0" w:color="auto"/>
                    <w:left w:val="none" w:sz="0" w:space="0" w:color="auto"/>
                    <w:bottom w:val="none" w:sz="0" w:space="0" w:color="auto"/>
                    <w:right w:val="none" w:sz="0" w:space="0" w:color="auto"/>
                  </w:divBdr>
                </w:div>
                <w:div w:id="1598441719">
                  <w:marLeft w:val="0"/>
                  <w:marRight w:val="0"/>
                  <w:marTop w:val="0"/>
                  <w:marBottom w:val="0"/>
                  <w:divBdr>
                    <w:top w:val="none" w:sz="0" w:space="0" w:color="auto"/>
                    <w:left w:val="none" w:sz="0" w:space="0" w:color="auto"/>
                    <w:bottom w:val="none" w:sz="0" w:space="0" w:color="auto"/>
                    <w:right w:val="none" w:sz="0" w:space="0" w:color="auto"/>
                  </w:divBdr>
                </w:div>
                <w:div w:id="1601986638">
                  <w:marLeft w:val="0"/>
                  <w:marRight w:val="0"/>
                  <w:marTop w:val="0"/>
                  <w:marBottom w:val="0"/>
                  <w:divBdr>
                    <w:top w:val="none" w:sz="0" w:space="0" w:color="auto"/>
                    <w:left w:val="none" w:sz="0" w:space="0" w:color="auto"/>
                    <w:bottom w:val="none" w:sz="0" w:space="0" w:color="auto"/>
                    <w:right w:val="none" w:sz="0" w:space="0" w:color="auto"/>
                  </w:divBdr>
                </w:div>
                <w:div w:id="1603108253">
                  <w:marLeft w:val="0"/>
                  <w:marRight w:val="0"/>
                  <w:marTop w:val="0"/>
                  <w:marBottom w:val="0"/>
                  <w:divBdr>
                    <w:top w:val="none" w:sz="0" w:space="0" w:color="auto"/>
                    <w:left w:val="none" w:sz="0" w:space="0" w:color="auto"/>
                    <w:bottom w:val="none" w:sz="0" w:space="0" w:color="auto"/>
                    <w:right w:val="none" w:sz="0" w:space="0" w:color="auto"/>
                  </w:divBdr>
                </w:div>
                <w:div w:id="1603341203">
                  <w:marLeft w:val="0"/>
                  <w:marRight w:val="0"/>
                  <w:marTop w:val="0"/>
                  <w:marBottom w:val="0"/>
                  <w:divBdr>
                    <w:top w:val="none" w:sz="0" w:space="0" w:color="auto"/>
                    <w:left w:val="none" w:sz="0" w:space="0" w:color="auto"/>
                    <w:bottom w:val="none" w:sz="0" w:space="0" w:color="auto"/>
                    <w:right w:val="none" w:sz="0" w:space="0" w:color="auto"/>
                  </w:divBdr>
                </w:div>
                <w:div w:id="1603608350">
                  <w:marLeft w:val="0"/>
                  <w:marRight w:val="0"/>
                  <w:marTop w:val="0"/>
                  <w:marBottom w:val="0"/>
                  <w:divBdr>
                    <w:top w:val="none" w:sz="0" w:space="0" w:color="auto"/>
                    <w:left w:val="none" w:sz="0" w:space="0" w:color="auto"/>
                    <w:bottom w:val="none" w:sz="0" w:space="0" w:color="auto"/>
                    <w:right w:val="none" w:sz="0" w:space="0" w:color="auto"/>
                  </w:divBdr>
                </w:div>
                <w:div w:id="1604260497">
                  <w:marLeft w:val="0"/>
                  <w:marRight w:val="0"/>
                  <w:marTop w:val="0"/>
                  <w:marBottom w:val="0"/>
                  <w:divBdr>
                    <w:top w:val="none" w:sz="0" w:space="0" w:color="auto"/>
                    <w:left w:val="none" w:sz="0" w:space="0" w:color="auto"/>
                    <w:bottom w:val="none" w:sz="0" w:space="0" w:color="auto"/>
                    <w:right w:val="none" w:sz="0" w:space="0" w:color="auto"/>
                  </w:divBdr>
                </w:div>
                <w:div w:id="1604344154">
                  <w:marLeft w:val="0"/>
                  <w:marRight w:val="0"/>
                  <w:marTop w:val="0"/>
                  <w:marBottom w:val="0"/>
                  <w:divBdr>
                    <w:top w:val="none" w:sz="0" w:space="0" w:color="auto"/>
                    <w:left w:val="none" w:sz="0" w:space="0" w:color="auto"/>
                    <w:bottom w:val="none" w:sz="0" w:space="0" w:color="auto"/>
                    <w:right w:val="none" w:sz="0" w:space="0" w:color="auto"/>
                  </w:divBdr>
                </w:div>
                <w:div w:id="1604876595">
                  <w:marLeft w:val="0"/>
                  <w:marRight w:val="0"/>
                  <w:marTop w:val="0"/>
                  <w:marBottom w:val="0"/>
                  <w:divBdr>
                    <w:top w:val="none" w:sz="0" w:space="0" w:color="auto"/>
                    <w:left w:val="none" w:sz="0" w:space="0" w:color="auto"/>
                    <w:bottom w:val="none" w:sz="0" w:space="0" w:color="auto"/>
                    <w:right w:val="none" w:sz="0" w:space="0" w:color="auto"/>
                  </w:divBdr>
                </w:div>
                <w:div w:id="1604996221">
                  <w:marLeft w:val="0"/>
                  <w:marRight w:val="0"/>
                  <w:marTop w:val="0"/>
                  <w:marBottom w:val="0"/>
                  <w:divBdr>
                    <w:top w:val="none" w:sz="0" w:space="0" w:color="auto"/>
                    <w:left w:val="none" w:sz="0" w:space="0" w:color="auto"/>
                    <w:bottom w:val="none" w:sz="0" w:space="0" w:color="auto"/>
                    <w:right w:val="none" w:sz="0" w:space="0" w:color="auto"/>
                  </w:divBdr>
                </w:div>
                <w:div w:id="1605458528">
                  <w:marLeft w:val="0"/>
                  <w:marRight w:val="0"/>
                  <w:marTop w:val="0"/>
                  <w:marBottom w:val="0"/>
                  <w:divBdr>
                    <w:top w:val="none" w:sz="0" w:space="0" w:color="auto"/>
                    <w:left w:val="none" w:sz="0" w:space="0" w:color="auto"/>
                    <w:bottom w:val="none" w:sz="0" w:space="0" w:color="auto"/>
                    <w:right w:val="none" w:sz="0" w:space="0" w:color="auto"/>
                  </w:divBdr>
                </w:div>
                <w:div w:id="1605847742">
                  <w:marLeft w:val="0"/>
                  <w:marRight w:val="0"/>
                  <w:marTop w:val="0"/>
                  <w:marBottom w:val="0"/>
                  <w:divBdr>
                    <w:top w:val="none" w:sz="0" w:space="0" w:color="auto"/>
                    <w:left w:val="none" w:sz="0" w:space="0" w:color="auto"/>
                    <w:bottom w:val="none" w:sz="0" w:space="0" w:color="auto"/>
                    <w:right w:val="none" w:sz="0" w:space="0" w:color="auto"/>
                  </w:divBdr>
                </w:div>
                <w:div w:id="1606225821">
                  <w:marLeft w:val="0"/>
                  <w:marRight w:val="0"/>
                  <w:marTop w:val="0"/>
                  <w:marBottom w:val="0"/>
                  <w:divBdr>
                    <w:top w:val="none" w:sz="0" w:space="0" w:color="auto"/>
                    <w:left w:val="none" w:sz="0" w:space="0" w:color="auto"/>
                    <w:bottom w:val="none" w:sz="0" w:space="0" w:color="auto"/>
                    <w:right w:val="none" w:sz="0" w:space="0" w:color="auto"/>
                  </w:divBdr>
                </w:div>
                <w:div w:id="1606307020">
                  <w:marLeft w:val="0"/>
                  <w:marRight w:val="0"/>
                  <w:marTop w:val="0"/>
                  <w:marBottom w:val="0"/>
                  <w:divBdr>
                    <w:top w:val="none" w:sz="0" w:space="0" w:color="auto"/>
                    <w:left w:val="none" w:sz="0" w:space="0" w:color="auto"/>
                    <w:bottom w:val="none" w:sz="0" w:space="0" w:color="auto"/>
                    <w:right w:val="none" w:sz="0" w:space="0" w:color="auto"/>
                  </w:divBdr>
                </w:div>
                <w:div w:id="1606578022">
                  <w:marLeft w:val="0"/>
                  <w:marRight w:val="0"/>
                  <w:marTop w:val="0"/>
                  <w:marBottom w:val="0"/>
                  <w:divBdr>
                    <w:top w:val="none" w:sz="0" w:space="0" w:color="auto"/>
                    <w:left w:val="none" w:sz="0" w:space="0" w:color="auto"/>
                    <w:bottom w:val="none" w:sz="0" w:space="0" w:color="auto"/>
                    <w:right w:val="none" w:sz="0" w:space="0" w:color="auto"/>
                  </w:divBdr>
                </w:div>
                <w:div w:id="1606889537">
                  <w:marLeft w:val="0"/>
                  <w:marRight w:val="0"/>
                  <w:marTop w:val="0"/>
                  <w:marBottom w:val="0"/>
                  <w:divBdr>
                    <w:top w:val="none" w:sz="0" w:space="0" w:color="auto"/>
                    <w:left w:val="none" w:sz="0" w:space="0" w:color="auto"/>
                    <w:bottom w:val="none" w:sz="0" w:space="0" w:color="auto"/>
                    <w:right w:val="none" w:sz="0" w:space="0" w:color="auto"/>
                  </w:divBdr>
                </w:div>
                <w:div w:id="1607737721">
                  <w:marLeft w:val="0"/>
                  <w:marRight w:val="0"/>
                  <w:marTop w:val="0"/>
                  <w:marBottom w:val="0"/>
                  <w:divBdr>
                    <w:top w:val="none" w:sz="0" w:space="0" w:color="auto"/>
                    <w:left w:val="none" w:sz="0" w:space="0" w:color="auto"/>
                    <w:bottom w:val="none" w:sz="0" w:space="0" w:color="auto"/>
                    <w:right w:val="none" w:sz="0" w:space="0" w:color="auto"/>
                  </w:divBdr>
                </w:div>
                <w:div w:id="1607880097">
                  <w:marLeft w:val="0"/>
                  <w:marRight w:val="0"/>
                  <w:marTop w:val="0"/>
                  <w:marBottom w:val="0"/>
                  <w:divBdr>
                    <w:top w:val="none" w:sz="0" w:space="0" w:color="auto"/>
                    <w:left w:val="none" w:sz="0" w:space="0" w:color="auto"/>
                    <w:bottom w:val="none" w:sz="0" w:space="0" w:color="auto"/>
                    <w:right w:val="none" w:sz="0" w:space="0" w:color="auto"/>
                  </w:divBdr>
                </w:div>
                <w:div w:id="1608733639">
                  <w:marLeft w:val="0"/>
                  <w:marRight w:val="0"/>
                  <w:marTop w:val="0"/>
                  <w:marBottom w:val="0"/>
                  <w:divBdr>
                    <w:top w:val="none" w:sz="0" w:space="0" w:color="auto"/>
                    <w:left w:val="none" w:sz="0" w:space="0" w:color="auto"/>
                    <w:bottom w:val="none" w:sz="0" w:space="0" w:color="auto"/>
                    <w:right w:val="none" w:sz="0" w:space="0" w:color="auto"/>
                  </w:divBdr>
                </w:div>
                <w:div w:id="1609579918">
                  <w:marLeft w:val="0"/>
                  <w:marRight w:val="0"/>
                  <w:marTop w:val="0"/>
                  <w:marBottom w:val="0"/>
                  <w:divBdr>
                    <w:top w:val="none" w:sz="0" w:space="0" w:color="auto"/>
                    <w:left w:val="none" w:sz="0" w:space="0" w:color="auto"/>
                    <w:bottom w:val="none" w:sz="0" w:space="0" w:color="auto"/>
                    <w:right w:val="none" w:sz="0" w:space="0" w:color="auto"/>
                  </w:divBdr>
                </w:div>
                <w:div w:id="1609922237">
                  <w:marLeft w:val="0"/>
                  <w:marRight w:val="0"/>
                  <w:marTop w:val="0"/>
                  <w:marBottom w:val="0"/>
                  <w:divBdr>
                    <w:top w:val="none" w:sz="0" w:space="0" w:color="auto"/>
                    <w:left w:val="none" w:sz="0" w:space="0" w:color="auto"/>
                    <w:bottom w:val="none" w:sz="0" w:space="0" w:color="auto"/>
                    <w:right w:val="none" w:sz="0" w:space="0" w:color="auto"/>
                  </w:divBdr>
                </w:div>
                <w:div w:id="1610159728">
                  <w:marLeft w:val="0"/>
                  <w:marRight w:val="0"/>
                  <w:marTop w:val="0"/>
                  <w:marBottom w:val="0"/>
                  <w:divBdr>
                    <w:top w:val="none" w:sz="0" w:space="0" w:color="auto"/>
                    <w:left w:val="none" w:sz="0" w:space="0" w:color="auto"/>
                    <w:bottom w:val="none" w:sz="0" w:space="0" w:color="auto"/>
                    <w:right w:val="none" w:sz="0" w:space="0" w:color="auto"/>
                  </w:divBdr>
                </w:div>
                <w:div w:id="1610624889">
                  <w:marLeft w:val="0"/>
                  <w:marRight w:val="0"/>
                  <w:marTop w:val="0"/>
                  <w:marBottom w:val="0"/>
                  <w:divBdr>
                    <w:top w:val="none" w:sz="0" w:space="0" w:color="auto"/>
                    <w:left w:val="none" w:sz="0" w:space="0" w:color="auto"/>
                    <w:bottom w:val="none" w:sz="0" w:space="0" w:color="auto"/>
                    <w:right w:val="none" w:sz="0" w:space="0" w:color="auto"/>
                  </w:divBdr>
                </w:div>
                <w:div w:id="1610769567">
                  <w:marLeft w:val="0"/>
                  <w:marRight w:val="0"/>
                  <w:marTop w:val="0"/>
                  <w:marBottom w:val="0"/>
                  <w:divBdr>
                    <w:top w:val="none" w:sz="0" w:space="0" w:color="auto"/>
                    <w:left w:val="none" w:sz="0" w:space="0" w:color="auto"/>
                    <w:bottom w:val="none" w:sz="0" w:space="0" w:color="auto"/>
                    <w:right w:val="none" w:sz="0" w:space="0" w:color="auto"/>
                  </w:divBdr>
                </w:div>
                <w:div w:id="1610770387">
                  <w:marLeft w:val="0"/>
                  <w:marRight w:val="0"/>
                  <w:marTop w:val="0"/>
                  <w:marBottom w:val="0"/>
                  <w:divBdr>
                    <w:top w:val="none" w:sz="0" w:space="0" w:color="auto"/>
                    <w:left w:val="none" w:sz="0" w:space="0" w:color="auto"/>
                    <w:bottom w:val="none" w:sz="0" w:space="0" w:color="auto"/>
                    <w:right w:val="none" w:sz="0" w:space="0" w:color="auto"/>
                  </w:divBdr>
                </w:div>
                <w:div w:id="1611283621">
                  <w:marLeft w:val="0"/>
                  <w:marRight w:val="0"/>
                  <w:marTop w:val="0"/>
                  <w:marBottom w:val="0"/>
                  <w:divBdr>
                    <w:top w:val="none" w:sz="0" w:space="0" w:color="auto"/>
                    <w:left w:val="none" w:sz="0" w:space="0" w:color="auto"/>
                    <w:bottom w:val="none" w:sz="0" w:space="0" w:color="auto"/>
                    <w:right w:val="none" w:sz="0" w:space="0" w:color="auto"/>
                  </w:divBdr>
                </w:div>
                <w:div w:id="1611815694">
                  <w:marLeft w:val="0"/>
                  <w:marRight w:val="0"/>
                  <w:marTop w:val="0"/>
                  <w:marBottom w:val="0"/>
                  <w:divBdr>
                    <w:top w:val="none" w:sz="0" w:space="0" w:color="auto"/>
                    <w:left w:val="none" w:sz="0" w:space="0" w:color="auto"/>
                    <w:bottom w:val="none" w:sz="0" w:space="0" w:color="auto"/>
                    <w:right w:val="none" w:sz="0" w:space="0" w:color="auto"/>
                  </w:divBdr>
                </w:div>
                <w:div w:id="1612666677">
                  <w:marLeft w:val="0"/>
                  <w:marRight w:val="0"/>
                  <w:marTop w:val="0"/>
                  <w:marBottom w:val="0"/>
                  <w:divBdr>
                    <w:top w:val="none" w:sz="0" w:space="0" w:color="auto"/>
                    <w:left w:val="none" w:sz="0" w:space="0" w:color="auto"/>
                    <w:bottom w:val="none" w:sz="0" w:space="0" w:color="auto"/>
                    <w:right w:val="none" w:sz="0" w:space="0" w:color="auto"/>
                  </w:divBdr>
                </w:div>
                <w:div w:id="1612980189">
                  <w:marLeft w:val="0"/>
                  <w:marRight w:val="0"/>
                  <w:marTop w:val="0"/>
                  <w:marBottom w:val="0"/>
                  <w:divBdr>
                    <w:top w:val="none" w:sz="0" w:space="0" w:color="auto"/>
                    <w:left w:val="none" w:sz="0" w:space="0" w:color="auto"/>
                    <w:bottom w:val="none" w:sz="0" w:space="0" w:color="auto"/>
                    <w:right w:val="none" w:sz="0" w:space="0" w:color="auto"/>
                  </w:divBdr>
                </w:div>
                <w:div w:id="1613050501">
                  <w:marLeft w:val="0"/>
                  <w:marRight w:val="0"/>
                  <w:marTop w:val="0"/>
                  <w:marBottom w:val="0"/>
                  <w:divBdr>
                    <w:top w:val="none" w:sz="0" w:space="0" w:color="auto"/>
                    <w:left w:val="none" w:sz="0" w:space="0" w:color="auto"/>
                    <w:bottom w:val="none" w:sz="0" w:space="0" w:color="auto"/>
                    <w:right w:val="none" w:sz="0" w:space="0" w:color="auto"/>
                  </w:divBdr>
                </w:div>
                <w:div w:id="1614239339">
                  <w:marLeft w:val="0"/>
                  <w:marRight w:val="0"/>
                  <w:marTop w:val="0"/>
                  <w:marBottom w:val="0"/>
                  <w:divBdr>
                    <w:top w:val="none" w:sz="0" w:space="0" w:color="auto"/>
                    <w:left w:val="none" w:sz="0" w:space="0" w:color="auto"/>
                    <w:bottom w:val="none" w:sz="0" w:space="0" w:color="auto"/>
                    <w:right w:val="none" w:sz="0" w:space="0" w:color="auto"/>
                  </w:divBdr>
                </w:div>
                <w:div w:id="1614365426">
                  <w:marLeft w:val="0"/>
                  <w:marRight w:val="0"/>
                  <w:marTop w:val="0"/>
                  <w:marBottom w:val="0"/>
                  <w:divBdr>
                    <w:top w:val="none" w:sz="0" w:space="0" w:color="auto"/>
                    <w:left w:val="none" w:sz="0" w:space="0" w:color="auto"/>
                    <w:bottom w:val="none" w:sz="0" w:space="0" w:color="auto"/>
                    <w:right w:val="none" w:sz="0" w:space="0" w:color="auto"/>
                  </w:divBdr>
                </w:div>
                <w:div w:id="1614628678">
                  <w:marLeft w:val="0"/>
                  <w:marRight w:val="0"/>
                  <w:marTop w:val="0"/>
                  <w:marBottom w:val="0"/>
                  <w:divBdr>
                    <w:top w:val="none" w:sz="0" w:space="0" w:color="auto"/>
                    <w:left w:val="none" w:sz="0" w:space="0" w:color="auto"/>
                    <w:bottom w:val="none" w:sz="0" w:space="0" w:color="auto"/>
                    <w:right w:val="none" w:sz="0" w:space="0" w:color="auto"/>
                  </w:divBdr>
                </w:div>
                <w:div w:id="1615167084">
                  <w:marLeft w:val="0"/>
                  <w:marRight w:val="0"/>
                  <w:marTop w:val="0"/>
                  <w:marBottom w:val="0"/>
                  <w:divBdr>
                    <w:top w:val="none" w:sz="0" w:space="0" w:color="auto"/>
                    <w:left w:val="none" w:sz="0" w:space="0" w:color="auto"/>
                    <w:bottom w:val="none" w:sz="0" w:space="0" w:color="auto"/>
                    <w:right w:val="none" w:sz="0" w:space="0" w:color="auto"/>
                  </w:divBdr>
                </w:div>
                <w:div w:id="1617061374">
                  <w:marLeft w:val="0"/>
                  <w:marRight w:val="0"/>
                  <w:marTop w:val="0"/>
                  <w:marBottom w:val="0"/>
                  <w:divBdr>
                    <w:top w:val="none" w:sz="0" w:space="0" w:color="auto"/>
                    <w:left w:val="none" w:sz="0" w:space="0" w:color="auto"/>
                    <w:bottom w:val="none" w:sz="0" w:space="0" w:color="auto"/>
                    <w:right w:val="none" w:sz="0" w:space="0" w:color="auto"/>
                  </w:divBdr>
                </w:div>
                <w:div w:id="1617786249">
                  <w:marLeft w:val="0"/>
                  <w:marRight w:val="0"/>
                  <w:marTop w:val="0"/>
                  <w:marBottom w:val="0"/>
                  <w:divBdr>
                    <w:top w:val="none" w:sz="0" w:space="0" w:color="auto"/>
                    <w:left w:val="none" w:sz="0" w:space="0" w:color="auto"/>
                    <w:bottom w:val="none" w:sz="0" w:space="0" w:color="auto"/>
                    <w:right w:val="none" w:sz="0" w:space="0" w:color="auto"/>
                  </w:divBdr>
                </w:div>
                <w:div w:id="1618028165">
                  <w:marLeft w:val="0"/>
                  <w:marRight w:val="0"/>
                  <w:marTop w:val="0"/>
                  <w:marBottom w:val="0"/>
                  <w:divBdr>
                    <w:top w:val="none" w:sz="0" w:space="0" w:color="auto"/>
                    <w:left w:val="none" w:sz="0" w:space="0" w:color="auto"/>
                    <w:bottom w:val="none" w:sz="0" w:space="0" w:color="auto"/>
                    <w:right w:val="none" w:sz="0" w:space="0" w:color="auto"/>
                  </w:divBdr>
                </w:div>
                <w:div w:id="1618219110">
                  <w:marLeft w:val="0"/>
                  <w:marRight w:val="0"/>
                  <w:marTop w:val="0"/>
                  <w:marBottom w:val="0"/>
                  <w:divBdr>
                    <w:top w:val="none" w:sz="0" w:space="0" w:color="auto"/>
                    <w:left w:val="none" w:sz="0" w:space="0" w:color="auto"/>
                    <w:bottom w:val="none" w:sz="0" w:space="0" w:color="auto"/>
                    <w:right w:val="none" w:sz="0" w:space="0" w:color="auto"/>
                  </w:divBdr>
                </w:div>
                <w:div w:id="1619995498">
                  <w:marLeft w:val="0"/>
                  <w:marRight w:val="0"/>
                  <w:marTop w:val="0"/>
                  <w:marBottom w:val="0"/>
                  <w:divBdr>
                    <w:top w:val="none" w:sz="0" w:space="0" w:color="auto"/>
                    <w:left w:val="none" w:sz="0" w:space="0" w:color="auto"/>
                    <w:bottom w:val="none" w:sz="0" w:space="0" w:color="auto"/>
                    <w:right w:val="none" w:sz="0" w:space="0" w:color="auto"/>
                  </w:divBdr>
                </w:div>
                <w:div w:id="1620061348">
                  <w:marLeft w:val="0"/>
                  <w:marRight w:val="0"/>
                  <w:marTop w:val="0"/>
                  <w:marBottom w:val="0"/>
                  <w:divBdr>
                    <w:top w:val="none" w:sz="0" w:space="0" w:color="auto"/>
                    <w:left w:val="none" w:sz="0" w:space="0" w:color="auto"/>
                    <w:bottom w:val="none" w:sz="0" w:space="0" w:color="auto"/>
                    <w:right w:val="none" w:sz="0" w:space="0" w:color="auto"/>
                  </w:divBdr>
                </w:div>
                <w:div w:id="1620142276">
                  <w:marLeft w:val="0"/>
                  <w:marRight w:val="0"/>
                  <w:marTop w:val="0"/>
                  <w:marBottom w:val="0"/>
                  <w:divBdr>
                    <w:top w:val="none" w:sz="0" w:space="0" w:color="auto"/>
                    <w:left w:val="none" w:sz="0" w:space="0" w:color="auto"/>
                    <w:bottom w:val="none" w:sz="0" w:space="0" w:color="auto"/>
                    <w:right w:val="none" w:sz="0" w:space="0" w:color="auto"/>
                  </w:divBdr>
                </w:div>
                <w:div w:id="1620336739">
                  <w:marLeft w:val="0"/>
                  <w:marRight w:val="0"/>
                  <w:marTop w:val="0"/>
                  <w:marBottom w:val="0"/>
                  <w:divBdr>
                    <w:top w:val="none" w:sz="0" w:space="0" w:color="auto"/>
                    <w:left w:val="none" w:sz="0" w:space="0" w:color="auto"/>
                    <w:bottom w:val="none" w:sz="0" w:space="0" w:color="auto"/>
                    <w:right w:val="none" w:sz="0" w:space="0" w:color="auto"/>
                  </w:divBdr>
                </w:div>
                <w:div w:id="1620990771">
                  <w:marLeft w:val="0"/>
                  <w:marRight w:val="0"/>
                  <w:marTop w:val="0"/>
                  <w:marBottom w:val="0"/>
                  <w:divBdr>
                    <w:top w:val="none" w:sz="0" w:space="0" w:color="auto"/>
                    <w:left w:val="none" w:sz="0" w:space="0" w:color="auto"/>
                    <w:bottom w:val="none" w:sz="0" w:space="0" w:color="auto"/>
                    <w:right w:val="none" w:sz="0" w:space="0" w:color="auto"/>
                  </w:divBdr>
                </w:div>
                <w:div w:id="1621034156">
                  <w:marLeft w:val="0"/>
                  <w:marRight w:val="0"/>
                  <w:marTop w:val="0"/>
                  <w:marBottom w:val="0"/>
                  <w:divBdr>
                    <w:top w:val="none" w:sz="0" w:space="0" w:color="auto"/>
                    <w:left w:val="none" w:sz="0" w:space="0" w:color="auto"/>
                    <w:bottom w:val="none" w:sz="0" w:space="0" w:color="auto"/>
                    <w:right w:val="none" w:sz="0" w:space="0" w:color="auto"/>
                  </w:divBdr>
                </w:div>
                <w:div w:id="1622106417">
                  <w:marLeft w:val="0"/>
                  <w:marRight w:val="0"/>
                  <w:marTop w:val="0"/>
                  <w:marBottom w:val="0"/>
                  <w:divBdr>
                    <w:top w:val="none" w:sz="0" w:space="0" w:color="auto"/>
                    <w:left w:val="none" w:sz="0" w:space="0" w:color="auto"/>
                    <w:bottom w:val="none" w:sz="0" w:space="0" w:color="auto"/>
                    <w:right w:val="none" w:sz="0" w:space="0" w:color="auto"/>
                  </w:divBdr>
                </w:div>
                <w:div w:id="1622227041">
                  <w:marLeft w:val="0"/>
                  <w:marRight w:val="0"/>
                  <w:marTop w:val="0"/>
                  <w:marBottom w:val="0"/>
                  <w:divBdr>
                    <w:top w:val="none" w:sz="0" w:space="0" w:color="auto"/>
                    <w:left w:val="none" w:sz="0" w:space="0" w:color="auto"/>
                    <w:bottom w:val="none" w:sz="0" w:space="0" w:color="auto"/>
                    <w:right w:val="none" w:sz="0" w:space="0" w:color="auto"/>
                  </w:divBdr>
                </w:div>
                <w:div w:id="1622297516">
                  <w:marLeft w:val="0"/>
                  <w:marRight w:val="0"/>
                  <w:marTop w:val="0"/>
                  <w:marBottom w:val="0"/>
                  <w:divBdr>
                    <w:top w:val="none" w:sz="0" w:space="0" w:color="auto"/>
                    <w:left w:val="none" w:sz="0" w:space="0" w:color="auto"/>
                    <w:bottom w:val="none" w:sz="0" w:space="0" w:color="auto"/>
                    <w:right w:val="none" w:sz="0" w:space="0" w:color="auto"/>
                  </w:divBdr>
                </w:div>
                <w:div w:id="1622759246">
                  <w:marLeft w:val="0"/>
                  <w:marRight w:val="0"/>
                  <w:marTop w:val="0"/>
                  <w:marBottom w:val="0"/>
                  <w:divBdr>
                    <w:top w:val="none" w:sz="0" w:space="0" w:color="auto"/>
                    <w:left w:val="none" w:sz="0" w:space="0" w:color="auto"/>
                    <w:bottom w:val="none" w:sz="0" w:space="0" w:color="auto"/>
                    <w:right w:val="none" w:sz="0" w:space="0" w:color="auto"/>
                  </w:divBdr>
                </w:div>
                <w:div w:id="1623029203">
                  <w:marLeft w:val="0"/>
                  <w:marRight w:val="0"/>
                  <w:marTop w:val="0"/>
                  <w:marBottom w:val="0"/>
                  <w:divBdr>
                    <w:top w:val="none" w:sz="0" w:space="0" w:color="auto"/>
                    <w:left w:val="none" w:sz="0" w:space="0" w:color="auto"/>
                    <w:bottom w:val="none" w:sz="0" w:space="0" w:color="auto"/>
                    <w:right w:val="none" w:sz="0" w:space="0" w:color="auto"/>
                  </w:divBdr>
                </w:div>
                <w:div w:id="1623346066">
                  <w:marLeft w:val="0"/>
                  <w:marRight w:val="0"/>
                  <w:marTop w:val="0"/>
                  <w:marBottom w:val="0"/>
                  <w:divBdr>
                    <w:top w:val="none" w:sz="0" w:space="0" w:color="auto"/>
                    <w:left w:val="none" w:sz="0" w:space="0" w:color="auto"/>
                    <w:bottom w:val="none" w:sz="0" w:space="0" w:color="auto"/>
                    <w:right w:val="none" w:sz="0" w:space="0" w:color="auto"/>
                  </w:divBdr>
                </w:div>
                <w:div w:id="1623531927">
                  <w:marLeft w:val="0"/>
                  <w:marRight w:val="0"/>
                  <w:marTop w:val="0"/>
                  <w:marBottom w:val="0"/>
                  <w:divBdr>
                    <w:top w:val="none" w:sz="0" w:space="0" w:color="auto"/>
                    <w:left w:val="none" w:sz="0" w:space="0" w:color="auto"/>
                    <w:bottom w:val="none" w:sz="0" w:space="0" w:color="auto"/>
                    <w:right w:val="none" w:sz="0" w:space="0" w:color="auto"/>
                  </w:divBdr>
                </w:div>
                <w:div w:id="1623804487">
                  <w:marLeft w:val="0"/>
                  <w:marRight w:val="0"/>
                  <w:marTop w:val="0"/>
                  <w:marBottom w:val="0"/>
                  <w:divBdr>
                    <w:top w:val="none" w:sz="0" w:space="0" w:color="auto"/>
                    <w:left w:val="none" w:sz="0" w:space="0" w:color="auto"/>
                    <w:bottom w:val="none" w:sz="0" w:space="0" w:color="auto"/>
                    <w:right w:val="none" w:sz="0" w:space="0" w:color="auto"/>
                  </w:divBdr>
                </w:div>
                <w:div w:id="1624268303">
                  <w:marLeft w:val="0"/>
                  <w:marRight w:val="0"/>
                  <w:marTop w:val="0"/>
                  <w:marBottom w:val="0"/>
                  <w:divBdr>
                    <w:top w:val="none" w:sz="0" w:space="0" w:color="auto"/>
                    <w:left w:val="none" w:sz="0" w:space="0" w:color="auto"/>
                    <w:bottom w:val="none" w:sz="0" w:space="0" w:color="auto"/>
                    <w:right w:val="none" w:sz="0" w:space="0" w:color="auto"/>
                  </w:divBdr>
                </w:div>
                <w:div w:id="1624731374">
                  <w:marLeft w:val="0"/>
                  <w:marRight w:val="0"/>
                  <w:marTop w:val="0"/>
                  <w:marBottom w:val="0"/>
                  <w:divBdr>
                    <w:top w:val="none" w:sz="0" w:space="0" w:color="auto"/>
                    <w:left w:val="none" w:sz="0" w:space="0" w:color="auto"/>
                    <w:bottom w:val="none" w:sz="0" w:space="0" w:color="auto"/>
                    <w:right w:val="none" w:sz="0" w:space="0" w:color="auto"/>
                  </w:divBdr>
                </w:div>
                <w:div w:id="1625231368">
                  <w:marLeft w:val="0"/>
                  <w:marRight w:val="0"/>
                  <w:marTop w:val="0"/>
                  <w:marBottom w:val="0"/>
                  <w:divBdr>
                    <w:top w:val="none" w:sz="0" w:space="0" w:color="auto"/>
                    <w:left w:val="none" w:sz="0" w:space="0" w:color="auto"/>
                    <w:bottom w:val="none" w:sz="0" w:space="0" w:color="auto"/>
                    <w:right w:val="none" w:sz="0" w:space="0" w:color="auto"/>
                  </w:divBdr>
                </w:div>
                <w:div w:id="1625388262">
                  <w:marLeft w:val="0"/>
                  <w:marRight w:val="0"/>
                  <w:marTop w:val="0"/>
                  <w:marBottom w:val="0"/>
                  <w:divBdr>
                    <w:top w:val="none" w:sz="0" w:space="0" w:color="auto"/>
                    <w:left w:val="none" w:sz="0" w:space="0" w:color="auto"/>
                    <w:bottom w:val="none" w:sz="0" w:space="0" w:color="auto"/>
                    <w:right w:val="none" w:sz="0" w:space="0" w:color="auto"/>
                  </w:divBdr>
                </w:div>
                <w:div w:id="1626084457">
                  <w:marLeft w:val="0"/>
                  <w:marRight w:val="0"/>
                  <w:marTop w:val="0"/>
                  <w:marBottom w:val="0"/>
                  <w:divBdr>
                    <w:top w:val="none" w:sz="0" w:space="0" w:color="auto"/>
                    <w:left w:val="none" w:sz="0" w:space="0" w:color="auto"/>
                    <w:bottom w:val="none" w:sz="0" w:space="0" w:color="auto"/>
                    <w:right w:val="none" w:sz="0" w:space="0" w:color="auto"/>
                  </w:divBdr>
                </w:div>
                <w:div w:id="1628775950">
                  <w:marLeft w:val="0"/>
                  <w:marRight w:val="0"/>
                  <w:marTop w:val="0"/>
                  <w:marBottom w:val="0"/>
                  <w:divBdr>
                    <w:top w:val="none" w:sz="0" w:space="0" w:color="auto"/>
                    <w:left w:val="none" w:sz="0" w:space="0" w:color="auto"/>
                    <w:bottom w:val="none" w:sz="0" w:space="0" w:color="auto"/>
                    <w:right w:val="none" w:sz="0" w:space="0" w:color="auto"/>
                  </w:divBdr>
                </w:div>
                <w:div w:id="1629579092">
                  <w:marLeft w:val="0"/>
                  <w:marRight w:val="0"/>
                  <w:marTop w:val="0"/>
                  <w:marBottom w:val="0"/>
                  <w:divBdr>
                    <w:top w:val="none" w:sz="0" w:space="0" w:color="auto"/>
                    <w:left w:val="none" w:sz="0" w:space="0" w:color="auto"/>
                    <w:bottom w:val="none" w:sz="0" w:space="0" w:color="auto"/>
                    <w:right w:val="none" w:sz="0" w:space="0" w:color="auto"/>
                  </w:divBdr>
                </w:div>
                <w:div w:id="1629973074">
                  <w:marLeft w:val="0"/>
                  <w:marRight w:val="0"/>
                  <w:marTop w:val="0"/>
                  <w:marBottom w:val="0"/>
                  <w:divBdr>
                    <w:top w:val="none" w:sz="0" w:space="0" w:color="auto"/>
                    <w:left w:val="none" w:sz="0" w:space="0" w:color="auto"/>
                    <w:bottom w:val="none" w:sz="0" w:space="0" w:color="auto"/>
                    <w:right w:val="none" w:sz="0" w:space="0" w:color="auto"/>
                  </w:divBdr>
                </w:div>
                <w:div w:id="1630284619">
                  <w:marLeft w:val="0"/>
                  <w:marRight w:val="0"/>
                  <w:marTop w:val="0"/>
                  <w:marBottom w:val="0"/>
                  <w:divBdr>
                    <w:top w:val="none" w:sz="0" w:space="0" w:color="auto"/>
                    <w:left w:val="none" w:sz="0" w:space="0" w:color="auto"/>
                    <w:bottom w:val="none" w:sz="0" w:space="0" w:color="auto"/>
                    <w:right w:val="none" w:sz="0" w:space="0" w:color="auto"/>
                  </w:divBdr>
                </w:div>
                <w:div w:id="1630934069">
                  <w:marLeft w:val="0"/>
                  <w:marRight w:val="0"/>
                  <w:marTop w:val="0"/>
                  <w:marBottom w:val="0"/>
                  <w:divBdr>
                    <w:top w:val="none" w:sz="0" w:space="0" w:color="auto"/>
                    <w:left w:val="none" w:sz="0" w:space="0" w:color="auto"/>
                    <w:bottom w:val="none" w:sz="0" w:space="0" w:color="auto"/>
                    <w:right w:val="none" w:sz="0" w:space="0" w:color="auto"/>
                  </w:divBdr>
                </w:div>
                <w:div w:id="1631354339">
                  <w:marLeft w:val="0"/>
                  <w:marRight w:val="0"/>
                  <w:marTop w:val="0"/>
                  <w:marBottom w:val="0"/>
                  <w:divBdr>
                    <w:top w:val="none" w:sz="0" w:space="0" w:color="auto"/>
                    <w:left w:val="none" w:sz="0" w:space="0" w:color="auto"/>
                    <w:bottom w:val="none" w:sz="0" w:space="0" w:color="auto"/>
                    <w:right w:val="none" w:sz="0" w:space="0" w:color="auto"/>
                  </w:divBdr>
                </w:div>
                <w:div w:id="1631548597">
                  <w:marLeft w:val="0"/>
                  <w:marRight w:val="0"/>
                  <w:marTop w:val="0"/>
                  <w:marBottom w:val="0"/>
                  <w:divBdr>
                    <w:top w:val="none" w:sz="0" w:space="0" w:color="auto"/>
                    <w:left w:val="none" w:sz="0" w:space="0" w:color="auto"/>
                    <w:bottom w:val="none" w:sz="0" w:space="0" w:color="auto"/>
                    <w:right w:val="none" w:sz="0" w:space="0" w:color="auto"/>
                  </w:divBdr>
                </w:div>
                <w:div w:id="1631739000">
                  <w:marLeft w:val="0"/>
                  <w:marRight w:val="0"/>
                  <w:marTop w:val="0"/>
                  <w:marBottom w:val="0"/>
                  <w:divBdr>
                    <w:top w:val="none" w:sz="0" w:space="0" w:color="auto"/>
                    <w:left w:val="none" w:sz="0" w:space="0" w:color="auto"/>
                    <w:bottom w:val="none" w:sz="0" w:space="0" w:color="auto"/>
                    <w:right w:val="none" w:sz="0" w:space="0" w:color="auto"/>
                  </w:divBdr>
                </w:div>
                <w:div w:id="1633294285">
                  <w:marLeft w:val="0"/>
                  <w:marRight w:val="0"/>
                  <w:marTop w:val="0"/>
                  <w:marBottom w:val="0"/>
                  <w:divBdr>
                    <w:top w:val="none" w:sz="0" w:space="0" w:color="auto"/>
                    <w:left w:val="none" w:sz="0" w:space="0" w:color="auto"/>
                    <w:bottom w:val="none" w:sz="0" w:space="0" w:color="auto"/>
                    <w:right w:val="none" w:sz="0" w:space="0" w:color="auto"/>
                  </w:divBdr>
                </w:div>
                <w:div w:id="1633516751">
                  <w:marLeft w:val="0"/>
                  <w:marRight w:val="0"/>
                  <w:marTop w:val="0"/>
                  <w:marBottom w:val="0"/>
                  <w:divBdr>
                    <w:top w:val="none" w:sz="0" w:space="0" w:color="auto"/>
                    <w:left w:val="none" w:sz="0" w:space="0" w:color="auto"/>
                    <w:bottom w:val="none" w:sz="0" w:space="0" w:color="auto"/>
                    <w:right w:val="none" w:sz="0" w:space="0" w:color="auto"/>
                  </w:divBdr>
                </w:div>
                <w:div w:id="1633945045">
                  <w:marLeft w:val="0"/>
                  <w:marRight w:val="0"/>
                  <w:marTop w:val="0"/>
                  <w:marBottom w:val="0"/>
                  <w:divBdr>
                    <w:top w:val="none" w:sz="0" w:space="0" w:color="auto"/>
                    <w:left w:val="none" w:sz="0" w:space="0" w:color="auto"/>
                    <w:bottom w:val="none" w:sz="0" w:space="0" w:color="auto"/>
                    <w:right w:val="none" w:sz="0" w:space="0" w:color="auto"/>
                  </w:divBdr>
                </w:div>
                <w:div w:id="1634098031">
                  <w:marLeft w:val="0"/>
                  <w:marRight w:val="0"/>
                  <w:marTop w:val="0"/>
                  <w:marBottom w:val="0"/>
                  <w:divBdr>
                    <w:top w:val="none" w:sz="0" w:space="0" w:color="auto"/>
                    <w:left w:val="none" w:sz="0" w:space="0" w:color="auto"/>
                    <w:bottom w:val="none" w:sz="0" w:space="0" w:color="auto"/>
                    <w:right w:val="none" w:sz="0" w:space="0" w:color="auto"/>
                  </w:divBdr>
                </w:div>
                <w:div w:id="1634484980">
                  <w:marLeft w:val="0"/>
                  <w:marRight w:val="0"/>
                  <w:marTop w:val="0"/>
                  <w:marBottom w:val="0"/>
                  <w:divBdr>
                    <w:top w:val="none" w:sz="0" w:space="0" w:color="auto"/>
                    <w:left w:val="none" w:sz="0" w:space="0" w:color="auto"/>
                    <w:bottom w:val="none" w:sz="0" w:space="0" w:color="auto"/>
                    <w:right w:val="none" w:sz="0" w:space="0" w:color="auto"/>
                  </w:divBdr>
                </w:div>
                <w:div w:id="1634746942">
                  <w:marLeft w:val="0"/>
                  <w:marRight w:val="0"/>
                  <w:marTop w:val="0"/>
                  <w:marBottom w:val="0"/>
                  <w:divBdr>
                    <w:top w:val="none" w:sz="0" w:space="0" w:color="auto"/>
                    <w:left w:val="none" w:sz="0" w:space="0" w:color="auto"/>
                    <w:bottom w:val="none" w:sz="0" w:space="0" w:color="auto"/>
                    <w:right w:val="none" w:sz="0" w:space="0" w:color="auto"/>
                  </w:divBdr>
                </w:div>
                <w:div w:id="1635671548">
                  <w:marLeft w:val="0"/>
                  <w:marRight w:val="0"/>
                  <w:marTop w:val="0"/>
                  <w:marBottom w:val="0"/>
                  <w:divBdr>
                    <w:top w:val="none" w:sz="0" w:space="0" w:color="auto"/>
                    <w:left w:val="none" w:sz="0" w:space="0" w:color="auto"/>
                    <w:bottom w:val="none" w:sz="0" w:space="0" w:color="auto"/>
                    <w:right w:val="none" w:sz="0" w:space="0" w:color="auto"/>
                  </w:divBdr>
                </w:div>
                <w:div w:id="1635867642">
                  <w:marLeft w:val="0"/>
                  <w:marRight w:val="0"/>
                  <w:marTop w:val="0"/>
                  <w:marBottom w:val="0"/>
                  <w:divBdr>
                    <w:top w:val="none" w:sz="0" w:space="0" w:color="auto"/>
                    <w:left w:val="none" w:sz="0" w:space="0" w:color="auto"/>
                    <w:bottom w:val="none" w:sz="0" w:space="0" w:color="auto"/>
                    <w:right w:val="none" w:sz="0" w:space="0" w:color="auto"/>
                  </w:divBdr>
                </w:div>
                <w:div w:id="1636912039">
                  <w:marLeft w:val="0"/>
                  <w:marRight w:val="0"/>
                  <w:marTop w:val="0"/>
                  <w:marBottom w:val="0"/>
                  <w:divBdr>
                    <w:top w:val="none" w:sz="0" w:space="0" w:color="auto"/>
                    <w:left w:val="none" w:sz="0" w:space="0" w:color="auto"/>
                    <w:bottom w:val="none" w:sz="0" w:space="0" w:color="auto"/>
                    <w:right w:val="none" w:sz="0" w:space="0" w:color="auto"/>
                  </w:divBdr>
                </w:div>
                <w:div w:id="1637371715">
                  <w:marLeft w:val="0"/>
                  <w:marRight w:val="0"/>
                  <w:marTop w:val="0"/>
                  <w:marBottom w:val="0"/>
                  <w:divBdr>
                    <w:top w:val="none" w:sz="0" w:space="0" w:color="auto"/>
                    <w:left w:val="none" w:sz="0" w:space="0" w:color="auto"/>
                    <w:bottom w:val="none" w:sz="0" w:space="0" w:color="auto"/>
                    <w:right w:val="none" w:sz="0" w:space="0" w:color="auto"/>
                  </w:divBdr>
                </w:div>
                <w:div w:id="1638485359">
                  <w:marLeft w:val="0"/>
                  <w:marRight w:val="0"/>
                  <w:marTop w:val="0"/>
                  <w:marBottom w:val="0"/>
                  <w:divBdr>
                    <w:top w:val="none" w:sz="0" w:space="0" w:color="auto"/>
                    <w:left w:val="none" w:sz="0" w:space="0" w:color="auto"/>
                    <w:bottom w:val="none" w:sz="0" w:space="0" w:color="auto"/>
                    <w:right w:val="none" w:sz="0" w:space="0" w:color="auto"/>
                  </w:divBdr>
                </w:div>
                <w:div w:id="1639332765">
                  <w:marLeft w:val="0"/>
                  <w:marRight w:val="0"/>
                  <w:marTop w:val="0"/>
                  <w:marBottom w:val="0"/>
                  <w:divBdr>
                    <w:top w:val="none" w:sz="0" w:space="0" w:color="auto"/>
                    <w:left w:val="none" w:sz="0" w:space="0" w:color="auto"/>
                    <w:bottom w:val="none" w:sz="0" w:space="0" w:color="auto"/>
                    <w:right w:val="none" w:sz="0" w:space="0" w:color="auto"/>
                  </w:divBdr>
                </w:div>
                <w:div w:id="1639334829">
                  <w:marLeft w:val="0"/>
                  <w:marRight w:val="0"/>
                  <w:marTop w:val="0"/>
                  <w:marBottom w:val="0"/>
                  <w:divBdr>
                    <w:top w:val="none" w:sz="0" w:space="0" w:color="auto"/>
                    <w:left w:val="none" w:sz="0" w:space="0" w:color="auto"/>
                    <w:bottom w:val="none" w:sz="0" w:space="0" w:color="auto"/>
                    <w:right w:val="none" w:sz="0" w:space="0" w:color="auto"/>
                  </w:divBdr>
                </w:div>
                <w:div w:id="1639843656">
                  <w:marLeft w:val="0"/>
                  <w:marRight w:val="0"/>
                  <w:marTop w:val="0"/>
                  <w:marBottom w:val="0"/>
                  <w:divBdr>
                    <w:top w:val="none" w:sz="0" w:space="0" w:color="auto"/>
                    <w:left w:val="none" w:sz="0" w:space="0" w:color="auto"/>
                    <w:bottom w:val="none" w:sz="0" w:space="0" w:color="auto"/>
                    <w:right w:val="none" w:sz="0" w:space="0" w:color="auto"/>
                  </w:divBdr>
                </w:div>
                <w:div w:id="1641840053">
                  <w:marLeft w:val="0"/>
                  <w:marRight w:val="0"/>
                  <w:marTop w:val="0"/>
                  <w:marBottom w:val="0"/>
                  <w:divBdr>
                    <w:top w:val="none" w:sz="0" w:space="0" w:color="auto"/>
                    <w:left w:val="none" w:sz="0" w:space="0" w:color="auto"/>
                    <w:bottom w:val="none" w:sz="0" w:space="0" w:color="auto"/>
                    <w:right w:val="none" w:sz="0" w:space="0" w:color="auto"/>
                  </w:divBdr>
                </w:div>
                <w:div w:id="1642077400">
                  <w:marLeft w:val="0"/>
                  <w:marRight w:val="0"/>
                  <w:marTop w:val="0"/>
                  <w:marBottom w:val="0"/>
                  <w:divBdr>
                    <w:top w:val="none" w:sz="0" w:space="0" w:color="auto"/>
                    <w:left w:val="none" w:sz="0" w:space="0" w:color="auto"/>
                    <w:bottom w:val="none" w:sz="0" w:space="0" w:color="auto"/>
                    <w:right w:val="none" w:sz="0" w:space="0" w:color="auto"/>
                  </w:divBdr>
                </w:div>
                <w:div w:id="1642079457">
                  <w:marLeft w:val="0"/>
                  <w:marRight w:val="0"/>
                  <w:marTop w:val="0"/>
                  <w:marBottom w:val="0"/>
                  <w:divBdr>
                    <w:top w:val="none" w:sz="0" w:space="0" w:color="auto"/>
                    <w:left w:val="none" w:sz="0" w:space="0" w:color="auto"/>
                    <w:bottom w:val="none" w:sz="0" w:space="0" w:color="auto"/>
                    <w:right w:val="none" w:sz="0" w:space="0" w:color="auto"/>
                  </w:divBdr>
                </w:div>
                <w:div w:id="1642229588">
                  <w:marLeft w:val="0"/>
                  <w:marRight w:val="0"/>
                  <w:marTop w:val="0"/>
                  <w:marBottom w:val="0"/>
                  <w:divBdr>
                    <w:top w:val="none" w:sz="0" w:space="0" w:color="auto"/>
                    <w:left w:val="none" w:sz="0" w:space="0" w:color="auto"/>
                    <w:bottom w:val="none" w:sz="0" w:space="0" w:color="auto"/>
                    <w:right w:val="none" w:sz="0" w:space="0" w:color="auto"/>
                  </w:divBdr>
                </w:div>
                <w:div w:id="1643467013">
                  <w:marLeft w:val="0"/>
                  <w:marRight w:val="0"/>
                  <w:marTop w:val="0"/>
                  <w:marBottom w:val="0"/>
                  <w:divBdr>
                    <w:top w:val="none" w:sz="0" w:space="0" w:color="auto"/>
                    <w:left w:val="none" w:sz="0" w:space="0" w:color="auto"/>
                    <w:bottom w:val="none" w:sz="0" w:space="0" w:color="auto"/>
                    <w:right w:val="none" w:sz="0" w:space="0" w:color="auto"/>
                  </w:divBdr>
                </w:div>
                <w:div w:id="1643579723">
                  <w:marLeft w:val="0"/>
                  <w:marRight w:val="0"/>
                  <w:marTop w:val="0"/>
                  <w:marBottom w:val="0"/>
                  <w:divBdr>
                    <w:top w:val="none" w:sz="0" w:space="0" w:color="auto"/>
                    <w:left w:val="none" w:sz="0" w:space="0" w:color="auto"/>
                    <w:bottom w:val="none" w:sz="0" w:space="0" w:color="auto"/>
                    <w:right w:val="none" w:sz="0" w:space="0" w:color="auto"/>
                  </w:divBdr>
                </w:div>
                <w:div w:id="1644037893">
                  <w:marLeft w:val="0"/>
                  <w:marRight w:val="0"/>
                  <w:marTop w:val="0"/>
                  <w:marBottom w:val="0"/>
                  <w:divBdr>
                    <w:top w:val="none" w:sz="0" w:space="0" w:color="auto"/>
                    <w:left w:val="none" w:sz="0" w:space="0" w:color="auto"/>
                    <w:bottom w:val="none" w:sz="0" w:space="0" w:color="auto"/>
                    <w:right w:val="none" w:sz="0" w:space="0" w:color="auto"/>
                  </w:divBdr>
                </w:div>
                <w:div w:id="1644239150">
                  <w:marLeft w:val="0"/>
                  <w:marRight w:val="0"/>
                  <w:marTop w:val="0"/>
                  <w:marBottom w:val="0"/>
                  <w:divBdr>
                    <w:top w:val="none" w:sz="0" w:space="0" w:color="auto"/>
                    <w:left w:val="none" w:sz="0" w:space="0" w:color="auto"/>
                    <w:bottom w:val="none" w:sz="0" w:space="0" w:color="auto"/>
                    <w:right w:val="none" w:sz="0" w:space="0" w:color="auto"/>
                  </w:divBdr>
                </w:div>
                <w:div w:id="1644577679">
                  <w:marLeft w:val="0"/>
                  <w:marRight w:val="0"/>
                  <w:marTop w:val="0"/>
                  <w:marBottom w:val="0"/>
                  <w:divBdr>
                    <w:top w:val="none" w:sz="0" w:space="0" w:color="auto"/>
                    <w:left w:val="none" w:sz="0" w:space="0" w:color="auto"/>
                    <w:bottom w:val="none" w:sz="0" w:space="0" w:color="auto"/>
                    <w:right w:val="none" w:sz="0" w:space="0" w:color="auto"/>
                  </w:divBdr>
                </w:div>
                <w:div w:id="1645697825">
                  <w:marLeft w:val="0"/>
                  <w:marRight w:val="0"/>
                  <w:marTop w:val="0"/>
                  <w:marBottom w:val="0"/>
                  <w:divBdr>
                    <w:top w:val="none" w:sz="0" w:space="0" w:color="auto"/>
                    <w:left w:val="none" w:sz="0" w:space="0" w:color="auto"/>
                    <w:bottom w:val="none" w:sz="0" w:space="0" w:color="auto"/>
                    <w:right w:val="none" w:sz="0" w:space="0" w:color="auto"/>
                  </w:divBdr>
                </w:div>
                <w:div w:id="1646199629">
                  <w:marLeft w:val="0"/>
                  <w:marRight w:val="0"/>
                  <w:marTop w:val="0"/>
                  <w:marBottom w:val="0"/>
                  <w:divBdr>
                    <w:top w:val="none" w:sz="0" w:space="0" w:color="auto"/>
                    <w:left w:val="none" w:sz="0" w:space="0" w:color="auto"/>
                    <w:bottom w:val="none" w:sz="0" w:space="0" w:color="auto"/>
                    <w:right w:val="none" w:sz="0" w:space="0" w:color="auto"/>
                  </w:divBdr>
                </w:div>
                <w:div w:id="1646616170">
                  <w:marLeft w:val="0"/>
                  <w:marRight w:val="0"/>
                  <w:marTop w:val="0"/>
                  <w:marBottom w:val="0"/>
                  <w:divBdr>
                    <w:top w:val="none" w:sz="0" w:space="0" w:color="auto"/>
                    <w:left w:val="none" w:sz="0" w:space="0" w:color="auto"/>
                    <w:bottom w:val="none" w:sz="0" w:space="0" w:color="auto"/>
                    <w:right w:val="none" w:sz="0" w:space="0" w:color="auto"/>
                  </w:divBdr>
                </w:div>
                <w:div w:id="1646622933">
                  <w:marLeft w:val="0"/>
                  <w:marRight w:val="0"/>
                  <w:marTop w:val="0"/>
                  <w:marBottom w:val="0"/>
                  <w:divBdr>
                    <w:top w:val="none" w:sz="0" w:space="0" w:color="auto"/>
                    <w:left w:val="none" w:sz="0" w:space="0" w:color="auto"/>
                    <w:bottom w:val="none" w:sz="0" w:space="0" w:color="auto"/>
                    <w:right w:val="none" w:sz="0" w:space="0" w:color="auto"/>
                  </w:divBdr>
                </w:div>
                <w:div w:id="1647658221">
                  <w:marLeft w:val="0"/>
                  <w:marRight w:val="0"/>
                  <w:marTop w:val="0"/>
                  <w:marBottom w:val="0"/>
                  <w:divBdr>
                    <w:top w:val="none" w:sz="0" w:space="0" w:color="auto"/>
                    <w:left w:val="none" w:sz="0" w:space="0" w:color="auto"/>
                    <w:bottom w:val="none" w:sz="0" w:space="0" w:color="auto"/>
                    <w:right w:val="none" w:sz="0" w:space="0" w:color="auto"/>
                  </w:divBdr>
                </w:div>
                <w:div w:id="1649551202">
                  <w:marLeft w:val="0"/>
                  <w:marRight w:val="0"/>
                  <w:marTop w:val="0"/>
                  <w:marBottom w:val="0"/>
                  <w:divBdr>
                    <w:top w:val="none" w:sz="0" w:space="0" w:color="auto"/>
                    <w:left w:val="none" w:sz="0" w:space="0" w:color="auto"/>
                    <w:bottom w:val="none" w:sz="0" w:space="0" w:color="auto"/>
                    <w:right w:val="none" w:sz="0" w:space="0" w:color="auto"/>
                  </w:divBdr>
                </w:div>
                <w:div w:id="1649750144">
                  <w:marLeft w:val="0"/>
                  <w:marRight w:val="0"/>
                  <w:marTop w:val="0"/>
                  <w:marBottom w:val="0"/>
                  <w:divBdr>
                    <w:top w:val="none" w:sz="0" w:space="0" w:color="auto"/>
                    <w:left w:val="none" w:sz="0" w:space="0" w:color="auto"/>
                    <w:bottom w:val="none" w:sz="0" w:space="0" w:color="auto"/>
                    <w:right w:val="none" w:sz="0" w:space="0" w:color="auto"/>
                  </w:divBdr>
                </w:div>
                <w:div w:id="1650285940">
                  <w:marLeft w:val="0"/>
                  <w:marRight w:val="0"/>
                  <w:marTop w:val="0"/>
                  <w:marBottom w:val="0"/>
                  <w:divBdr>
                    <w:top w:val="none" w:sz="0" w:space="0" w:color="auto"/>
                    <w:left w:val="none" w:sz="0" w:space="0" w:color="auto"/>
                    <w:bottom w:val="none" w:sz="0" w:space="0" w:color="auto"/>
                    <w:right w:val="none" w:sz="0" w:space="0" w:color="auto"/>
                  </w:divBdr>
                </w:div>
                <w:div w:id="1650749513">
                  <w:marLeft w:val="0"/>
                  <w:marRight w:val="0"/>
                  <w:marTop w:val="0"/>
                  <w:marBottom w:val="0"/>
                  <w:divBdr>
                    <w:top w:val="none" w:sz="0" w:space="0" w:color="auto"/>
                    <w:left w:val="none" w:sz="0" w:space="0" w:color="auto"/>
                    <w:bottom w:val="none" w:sz="0" w:space="0" w:color="auto"/>
                    <w:right w:val="none" w:sz="0" w:space="0" w:color="auto"/>
                  </w:divBdr>
                </w:div>
                <w:div w:id="1651206832">
                  <w:marLeft w:val="0"/>
                  <w:marRight w:val="0"/>
                  <w:marTop w:val="0"/>
                  <w:marBottom w:val="0"/>
                  <w:divBdr>
                    <w:top w:val="none" w:sz="0" w:space="0" w:color="auto"/>
                    <w:left w:val="none" w:sz="0" w:space="0" w:color="auto"/>
                    <w:bottom w:val="none" w:sz="0" w:space="0" w:color="auto"/>
                    <w:right w:val="none" w:sz="0" w:space="0" w:color="auto"/>
                  </w:divBdr>
                </w:div>
                <w:div w:id="1651714269">
                  <w:marLeft w:val="0"/>
                  <w:marRight w:val="0"/>
                  <w:marTop w:val="0"/>
                  <w:marBottom w:val="0"/>
                  <w:divBdr>
                    <w:top w:val="none" w:sz="0" w:space="0" w:color="auto"/>
                    <w:left w:val="none" w:sz="0" w:space="0" w:color="auto"/>
                    <w:bottom w:val="none" w:sz="0" w:space="0" w:color="auto"/>
                    <w:right w:val="none" w:sz="0" w:space="0" w:color="auto"/>
                  </w:divBdr>
                </w:div>
                <w:div w:id="1652059282">
                  <w:marLeft w:val="0"/>
                  <w:marRight w:val="0"/>
                  <w:marTop w:val="0"/>
                  <w:marBottom w:val="0"/>
                  <w:divBdr>
                    <w:top w:val="none" w:sz="0" w:space="0" w:color="auto"/>
                    <w:left w:val="none" w:sz="0" w:space="0" w:color="auto"/>
                    <w:bottom w:val="none" w:sz="0" w:space="0" w:color="auto"/>
                    <w:right w:val="none" w:sz="0" w:space="0" w:color="auto"/>
                  </w:divBdr>
                </w:div>
                <w:div w:id="1652637484">
                  <w:marLeft w:val="0"/>
                  <w:marRight w:val="0"/>
                  <w:marTop w:val="0"/>
                  <w:marBottom w:val="0"/>
                  <w:divBdr>
                    <w:top w:val="none" w:sz="0" w:space="0" w:color="auto"/>
                    <w:left w:val="none" w:sz="0" w:space="0" w:color="auto"/>
                    <w:bottom w:val="none" w:sz="0" w:space="0" w:color="auto"/>
                    <w:right w:val="none" w:sz="0" w:space="0" w:color="auto"/>
                  </w:divBdr>
                </w:div>
                <w:div w:id="1653175507">
                  <w:marLeft w:val="0"/>
                  <w:marRight w:val="0"/>
                  <w:marTop w:val="0"/>
                  <w:marBottom w:val="0"/>
                  <w:divBdr>
                    <w:top w:val="none" w:sz="0" w:space="0" w:color="auto"/>
                    <w:left w:val="none" w:sz="0" w:space="0" w:color="auto"/>
                    <w:bottom w:val="none" w:sz="0" w:space="0" w:color="auto"/>
                    <w:right w:val="none" w:sz="0" w:space="0" w:color="auto"/>
                  </w:divBdr>
                </w:div>
                <w:div w:id="1653828637">
                  <w:marLeft w:val="0"/>
                  <w:marRight w:val="0"/>
                  <w:marTop w:val="0"/>
                  <w:marBottom w:val="0"/>
                  <w:divBdr>
                    <w:top w:val="none" w:sz="0" w:space="0" w:color="auto"/>
                    <w:left w:val="none" w:sz="0" w:space="0" w:color="auto"/>
                    <w:bottom w:val="none" w:sz="0" w:space="0" w:color="auto"/>
                    <w:right w:val="none" w:sz="0" w:space="0" w:color="auto"/>
                  </w:divBdr>
                </w:div>
                <w:div w:id="1654139516">
                  <w:marLeft w:val="0"/>
                  <w:marRight w:val="0"/>
                  <w:marTop w:val="0"/>
                  <w:marBottom w:val="0"/>
                  <w:divBdr>
                    <w:top w:val="none" w:sz="0" w:space="0" w:color="auto"/>
                    <w:left w:val="none" w:sz="0" w:space="0" w:color="auto"/>
                    <w:bottom w:val="none" w:sz="0" w:space="0" w:color="auto"/>
                    <w:right w:val="none" w:sz="0" w:space="0" w:color="auto"/>
                  </w:divBdr>
                </w:div>
                <w:div w:id="1654718987">
                  <w:marLeft w:val="0"/>
                  <w:marRight w:val="0"/>
                  <w:marTop w:val="0"/>
                  <w:marBottom w:val="0"/>
                  <w:divBdr>
                    <w:top w:val="none" w:sz="0" w:space="0" w:color="auto"/>
                    <w:left w:val="none" w:sz="0" w:space="0" w:color="auto"/>
                    <w:bottom w:val="none" w:sz="0" w:space="0" w:color="auto"/>
                    <w:right w:val="none" w:sz="0" w:space="0" w:color="auto"/>
                  </w:divBdr>
                </w:div>
                <w:div w:id="1654944933">
                  <w:marLeft w:val="0"/>
                  <w:marRight w:val="0"/>
                  <w:marTop w:val="0"/>
                  <w:marBottom w:val="0"/>
                  <w:divBdr>
                    <w:top w:val="none" w:sz="0" w:space="0" w:color="auto"/>
                    <w:left w:val="none" w:sz="0" w:space="0" w:color="auto"/>
                    <w:bottom w:val="none" w:sz="0" w:space="0" w:color="auto"/>
                    <w:right w:val="none" w:sz="0" w:space="0" w:color="auto"/>
                  </w:divBdr>
                </w:div>
                <w:div w:id="1655523287">
                  <w:marLeft w:val="0"/>
                  <w:marRight w:val="0"/>
                  <w:marTop w:val="0"/>
                  <w:marBottom w:val="0"/>
                  <w:divBdr>
                    <w:top w:val="none" w:sz="0" w:space="0" w:color="auto"/>
                    <w:left w:val="none" w:sz="0" w:space="0" w:color="auto"/>
                    <w:bottom w:val="none" w:sz="0" w:space="0" w:color="auto"/>
                    <w:right w:val="none" w:sz="0" w:space="0" w:color="auto"/>
                  </w:divBdr>
                </w:div>
                <w:div w:id="1655837426">
                  <w:marLeft w:val="0"/>
                  <w:marRight w:val="0"/>
                  <w:marTop w:val="0"/>
                  <w:marBottom w:val="0"/>
                  <w:divBdr>
                    <w:top w:val="none" w:sz="0" w:space="0" w:color="auto"/>
                    <w:left w:val="none" w:sz="0" w:space="0" w:color="auto"/>
                    <w:bottom w:val="none" w:sz="0" w:space="0" w:color="auto"/>
                    <w:right w:val="none" w:sz="0" w:space="0" w:color="auto"/>
                  </w:divBdr>
                </w:div>
                <w:div w:id="1656177146">
                  <w:marLeft w:val="0"/>
                  <w:marRight w:val="0"/>
                  <w:marTop w:val="0"/>
                  <w:marBottom w:val="0"/>
                  <w:divBdr>
                    <w:top w:val="none" w:sz="0" w:space="0" w:color="auto"/>
                    <w:left w:val="none" w:sz="0" w:space="0" w:color="auto"/>
                    <w:bottom w:val="none" w:sz="0" w:space="0" w:color="auto"/>
                    <w:right w:val="none" w:sz="0" w:space="0" w:color="auto"/>
                  </w:divBdr>
                </w:div>
                <w:div w:id="1657109378">
                  <w:marLeft w:val="0"/>
                  <w:marRight w:val="0"/>
                  <w:marTop w:val="0"/>
                  <w:marBottom w:val="0"/>
                  <w:divBdr>
                    <w:top w:val="none" w:sz="0" w:space="0" w:color="auto"/>
                    <w:left w:val="none" w:sz="0" w:space="0" w:color="auto"/>
                    <w:bottom w:val="none" w:sz="0" w:space="0" w:color="auto"/>
                    <w:right w:val="none" w:sz="0" w:space="0" w:color="auto"/>
                  </w:divBdr>
                </w:div>
                <w:div w:id="1657689242">
                  <w:marLeft w:val="0"/>
                  <w:marRight w:val="0"/>
                  <w:marTop w:val="0"/>
                  <w:marBottom w:val="0"/>
                  <w:divBdr>
                    <w:top w:val="none" w:sz="0" w:space="0" w:color="auto"/>
                    <w:left w:val="none" w:sz="0" w:space="0" w:color="auto"/>
                    <w:bottom w:val="none" w:sz="0" w:space="0" w:color="auto"/>
                    <w:right w:val="none" w:sz="0" w:space="0" w:color="auto"/>
                  </w:divBdr>
                </w:div>
                <w:div w:id="1658220459">
                  <w:marLeft w:val="0"/>
                  <w:marRight w:val="0"/>
                  <w:marTop w:val="0"/>
                  <w:marBottom w:val="0"/>
                  <w:divBdr>
                    <w:top w:val="none" w:sz="0" w:space="0" w:color="auto"/>
                    <w:left w:val="none" w:sz="0" w:space="0" w:color="auto"/>
                    <w:bottom w:val="none" w:sz="0" w:space="0" w:color="auto"/>
                    <w:right w:val="none" w:sz="0" w:space="0" w:color="auto"/>
                  </w:divBdr>
                </w:div>
                <w:div w:id="1658604948">
                  <w:marLeft w:val="0"/>
                  <w:marRight w:val="0"/>
                  <w:marTop w:val="0"/>
                  <w:marBottom w:val="0"/>
                  <w:divBdr>
                    <w:top w:val="none" w:sz="0" w:space="0" w:color="auto"/>
                    <w:left w:val="none" w:sz="0" w:space="0" w:color="auto"/>
                    <w:bottom w:val="none" w:sz="0" w:space="0" w:color="auto"/>
                    <w:right w:val="none" w:sz="0" w:space="0" w:color="auto"/>
                  </w:divBdr>
                </w:div>
                <w:div w:id="1658655114">
                  <w:marLeft w:val="0"/>
                  <w:marRight w:val="0"/>
                  <w:marTop w:val="0"/>
                  <w:marBottom w:val="0"/>
                  <w:divBdr>
                    <w:top w:val="none" w:sz="0" w:space="0" w:color="auto"/>
                    <w:left w:val="none" w:sz="0" w:space="0" w:color="auto"/>
                    <w:bottom w:val="none" w:sz="0" w:space="0" w:color="auto"/>
                    <w:right w:val="none" w:sz="0" w:space="0" w:color="auto"/>
                  </w:divBdr>
                </w:div>
                <w:div w:id="1659185094">
                  <w:marLeft w:val="0"/>
                  <w:marRight w:val="0"/>
                  <w:marTop w:val="0"/>
                  <w:marBottom w:val="0"/>
                  <w:divBdr>
                    <w:top w:val="none" w:sz="0" w:space="0" w:color="auto"/>
                    <w:left w:val="none" w:sz="0" w:space="0" w:color="auto"/>
                    <w:bottom w:val="none" w:sz="0" w:space="0" w:color="auto"/>
                    <w:right w:val="none" w:sz="0" w:space="0" w:color="auto"/>
                  </w:divBdr>
                </w:div>
                <w:div w:id="1659457424">
                  <w:marLeft w:val="0"/>
                  <w:marRight w:val="0"/>
                  <w:marTop w:val="0"/>
                  <w:marBottom w:val="0"/>
                  <w:divBdr>
                    <w:top w:val="none" w:sz="0" w:space="0" w:color="auto"/>
                    <w:left w:val="none" w:sz="0" w:space="0" w:color="auto"/>
                    <w:bottom w:val="none" w:sz="0" w:space="0" w:color="auto"/>
                    <w:right w:val="none" w:sz="0" w:space="0" w:color="auto"/>
                  </w:divBdr>
                </w:div>
                <w:div w:id="1659580444">
                  <w:marLeft w:val="0"/>
                  <w:marRight w:val="0"/>
                  <w:marTop w:val="0"/>
                  <w:marBottom w:val="0"/>
                  <w:divBdr>
                    <w:top w:val="none" w:sz="0" w:space="0" w:color="auto"/>
                    <w:left w:val="none" w:sz="0" w:space="0" w:color="auto"/>
                    <w:bottom w:val="none" w:sz="0" w:space="0" w:color="auto"/>
                    <w:right w:val="none" w:sz="0" w:space="0" w:color="auto"/>
                  </w:divBdr>
                </w:div>
                <w:div w:id="1659770766">
                  <w:marLeft w:val="0"/>
                  <w:marRight w:val="0"/>
                  <w:marTop w:val="0"/>
                  <w:marBottom w:val="0"/>
                  <w:divBdr>
                    <w:top w:val="none" w:sz="0" w:space="0" w:color="auto"/>
                    <w:left w:val="none" w:sz="0" w:space="0" w:color="auto"/>
                    <w:bottom w:val="none" w:sz="0" w:space="0" w:color="auto"/>
                    <w:right w:val="none" w:sz="0" w:space="0" w:color="auto"/>
                  </w:divBdr>
                </w:div>
                <w:div w:id="1660502120">
                  <w:marLeft w:val="0"/>
                  <w:marRight w:val="0"/>
                  <w:marTop w:val="0"/>
                  <w:marBottom w:val="0"/>
                  <w:divBdr>
                    <w:top w:val="none" w:sz="0" w:space="0" w:color="auto"/>
                    <w:left w:val="none" w:sz="0" w:space="0" w:color="auto"/>
                    <w:bottom w:val="none" w:sz="0" w:space="0" w:color="auto"/>
                    <w:right w:val="none" w:sz="0" w:space="0" w:color="auto"/>
                  </w:divBdr>
                </w:div>
                <w:div w:id="1663042064">
                  <w:marLeft w:val="0"/>
                  <w:marRight w:val="0"/>
                  <w:marTop w:val="0"/>
                  <w:marBottom w:val="0"/>
                  <w:divBdr>
                    <w:top w:val="none" w:sz="0" w:space="0" w:color="auto"/>
                    <w:left w:val="none" w:sz="0" w:space="0" w:color="auto"/>
                    <w:bottom w:val="none" w:sz="0" w:space="0" w:color="auto"/>
                    <w:right w:val="none" w:sz="0" w:space="0" w:color="auto"/>
                  </w:divBdr>
                </w:div>
                <w:div w:id="1664238317">
                  <w:marLeft w:val="0"/>
                  <w:marRight w:val="0"/>
                  <w:marTop w:val="0"/>
                  <w:marBottom w:val="0"/>
                  <w:divBdr>
                    <w:top w:val="none" w:sz="0" w:space="0" w:color="auto"/>
                    <w:left w:val="none" w:sz="0" w:space="0" w:color="auto"/>
                    <w:bottom w:val="none" w:sz="0" w:space="0" w:color="auto"/>
                    <w:right w:val="none" w:sz="0" w:space="0" w:color="auto"/>
                  </w:divBdr>
                </w:div>
                <w:div w:id="1664503677">
                  <w:marLeft w:val="0"/>
                  <w:marRight w:val="0"/>
                  <w:marTop w:val="0"/>
                  <w:marBottom w:val="0"/>
                  <w:divBdr>
                    <w:top w:val="none" w:sz="0" w:space="0" w:color="auto"/>
                    <w:left w:val="none" w:sz="0" w:space="0" w:color="auto"/>
                    <w:bottom w:val="none" w:sz="0" w:space="0" w:color="auto"/>
                    <w:right w:val="none" w:sz="0" w:space="0" w:color="auto"/>
                  </w:divBdr>
                </w:div>
                <w:div w:id="1666085749">
                  <w:marLeft w:val="0"/>
                  <w:marRight w:val="0"/>
                  <w:marTop w:val="0"/>
                  <w:marBottom w:val="0"/>
                  <w:divBdr>
                    <w:top w:val="none" w:sz="0" w:space="0" w:color="auto"/>
                    <w:left w:val="none" w:sz="0" w:space="0" w:color="auto"/>
                    <w:bottom w:val="none" w:sz="0" w:space="0" w:color="auto"/>
                    <w:right w:val="none" w:sz="0" w:space="0" w:color="auto"/>
                  </w:divBdr>
                </w:div>
                <w:div w:id="1666585450">
                  <w:marLeft w:val="0"/>
                  <w:marRight w:val="0"/>
                  <w:marTop w:val="0"/>
                  <w:marBottom w:val="0"/>
                  <w:divBdr>
                    <w:top w:val="none" w:sz="0" w:space="0" w:color="auto"/>
                    <w:left w:val="none" w:sz="0" w:space="0" w:color="auto"/>
                    <w:bottom w:val="none" w:sz="0" w:space="0" w:color="auto"/>
                    <w:right w:val="none" w:sz="0" w:space="0" w:color="auto"/>
                  </w:divBdr>
                </w:div>
                <w:div w:id="1669097572">
                  <w:marLeft w:val="0"/>
                  <w:marRight w:val="0"/>
                  <w:marTop w:val="0"/>
                  <w:marBottom w:val="0"/>
                  <w:divBdr>
                    <w:top w:val="none" w:sz="0" w:space="0" w:color="auto"/>
                    <w:left w:val="none" w:sz="0" w:space="0" w:color="auto"/>
                    <w:bottom w:val="none" w:sz="0" w:space="0" w:color="auto"/>
                    <w:right w:val="none" w:sz="0" w:space="0" w:color="auto"/>
                  </w:divBdr>
                </w:div>
                <w:div w:id="1669210648">
                  <w:marLeft w:val="0"/>
                  <w:marRight w:val="0"/>
                  <w:marTop w:val="0"/>
                  <w:marBottom w:val="0"/>
                  <w:divBdr>
                    <w:top w:val="none" w:sz="0" w:space="0" w:color="auto"/>
                    <w:left w:val="none" w:sz="0" w:space="0" w:color="auto"/>
                    <w:bottom w:val="none" w:sz="0" w:space="0" w:color="auto"/>
                    <w:right w:val="none" w:sz="0" w:space="0" w:color="auto"/>
                  </w:divBdr>
                </w:div>
                <w:div w:id="1669406800">
                  <w:marLeft w:val="0"/>
                  <w:marRight w:val="0"/>
                  <w:marTop w:val="0"/>
                  <w:marBottom w:val="0"/>
                  <w:divBdr>
                    <w:top w:val="none" w:sz="0" w:space="0" w:color="auto"/>
                    <w:left w:val="none" w:sz="0" w:space="0" w:color="auto"/>
                    <w:bottom w:val="none" w:sz="0" w:space="0" w:color="auto"/>
                    <w:right w:val="none" w:sz="0" w:space="0" w:color="auto"/>
                  </w:divBdr>
                </w:div>
                <w:div w:id="1669745817">
                  <w:marLeft w:val="0"/>
                  <w:marRight w:val="0"/>
                  <w:marTop w:val="0"/>
                  <w:marBottom w:val="0"/>
                  <w:divBdr>
                    <w:top w:val="none" w:sz="0" w:space="0" w:color="auto"/>
                    <w:left w:val="none" w:sz="0" w:space="0" w:color="auto"/>
                    <w:bottom w:val="none" w:sz="0" w:space="0" w:color="auto"/>
                    <w:right w:val="none" w:sz="0" w:space="0" w:color="auto"/>
                  </w:divBdr>
                </w:div>
                <w:div w:id="1670212304">
                  <w:marLeft w:val="0"/>
                  <w:marRight w:val="0"/>
                  <w:marTop w:val="0"/>
                  <w:marBottom w:val="0"/>
                  <w:divBdr>
                    <w:top w:val="none" w:sz="0" w:space="0" w:color="auto"/>
                    <w:left w:val="none" w:sz="0" w:space="0" w:color="auto"/>
                    <w:bottom w:val="none" w:sz="0" w:space="0" w:color="auto"/>
                    <w:right w:val="none" w:sz="0" w:space="0" w:color="auto"/>
                  </w:divBdr>
                </w:div>
                <w:div w:id="1670517297">
                  <w:marLeft w:val="0"/>
                  <w:marRight w:val="0"/>
                  <w:marTop w:val="0"/>
                  <w:marBottom w:val="0"/>
                  <w:divBdr>
                    <w:top w:val="none" w:sz="0" w:space="0" w:color="auto"/>
                    <w:left w:val="none" w:sz="0" w:space="0" w:color="auto"/>
                    <w:bottom w:val="none" w:sz="0" w:space="0" w:color="auto"/>
                    <w:right w:val="none" w:sz="0" w:space="0" w:color="auto"/>
                  </w:divBdr>
                </w:div>
                <w:div w:id="1670597992">
                  <w:marLeft w:val="0"/>
                  <w:marRight w:val="0"/>
                  <w:marTop w:val="0"/>
                  <w:marBottom w:val="0"/>
                  <w:divBdr>
                    <w:top w:val="none" w:sz="0" w:space="0" w:color="auto"/>
                    <w:left w:val="none" w:sz="0" w:space="0" w:color="auto"/>
                    <w:bottom w:val="none" w:sz="0" w:space="0" w:color="auto"/>
                    <w:right w:val="none" w:sz="0" w:space="0" w:color="auto"/>
                  </w:divBdr>
                </w:div>
                <w:div w:id="1671372439">
                  <w:marLeft w:val="0"/>
                  <w:marRight w:val="0"/>
                  <w:marTop w:val="0"/>
                  <w:marBottom w:val="0"/>
                  <w:divBdr>
                    <w:top w:val="none" w:sz="0" w:space="0" w:color="auto"/>
                    <w:left w:val="none" w:sz="0" w:space="0" w:color="auto"/>
                    <w:bottom w:val="none" w:sz="0" w:space="0" w:color="auto"/>
                    <w:right w:val="none" w:sz="0" w:space="0" w:color="auto"/>
                  </w:divBdr>
                </w:div>
                <w:div w:id="1671563282">
                  <w:marLeft w:val="0"/>
                  <w:marRight w:val="0"/>
                  <w:marTop w:val="0"/>
                  <w:marBottom w:val="0"/>
                  <w:divBdr>
                    <w:top w:val="none" w:sz="0" w:space="0" w:color="auto"/>
                    <w:left w:val="none" w:sz="0" w:space="0" w:color="auto"/>
                    <w:bottom w:val="none" w:sz="0" w:space="0" w:color="auto"/>
                    <w:right w:val="none" w:sz="0" w:space="0" w:color="auto"/>
                  </w:divBdr>
                </w:div>
                <w:div w:id="1672559669">
                  <w:marLeft w:val="0"/>
                  <w:marRight w:val="0"/>
                  <w:marTop w:val="0"/>
                  <w:marBottom w:val="0"/>
                  <w:divBdr>
                    <w:top w:val="none" w:sz="0" w:space="0" w:color="auto"/>
                    <w:left w:val="none" w:sz="0" w:space="0" w:color="auto"/>
                    <w:bottom w:val="none" w:sz="0" w:space="0" w:color="auto"/>
                    <w:right w:val="none" w:sz="0" w:space="0" w:color="auto"/>
                  </w:divBdr>
                </w:div>
                <w:div w:id="1673995818">
                  <w:marLeft w:val="0"/>
                  <w:marRight w:val="0"/>
                  <w:marTop w:val="0"/>
                  <w:marBottom w:val="0"/>
                  <w:divBdr>
                    <w:top w:val="none" w:sz="0" w:space="0" w:color="auto"/>
                    <w:left w:val="none" w:sz="0" w:space="0" w:color="auto"/>
                    <w:bottom w:val="none" w:sz="0" w:space="0" w:color="auto"/>
                    <w:right w:val="none" w:sz="0" w:space="0" w:color="auto"/>
                  </w:divBdr>
                </w:div>
                <w:div w:id="1675524049">
                  <w:marLeft w:val="0"/>
                  <w:marRight w:val="0"/>
                  <w:marTop w:val="0"/>
                  <w:marBottom w:val="0"/>
                  <w:divBdr>
                    <w:top w:val="none" w:sz="0" w:space="0" w:color="auto"/>
                    <w:left w:val="none" w:sz="0" w:space="0" w:color="auto"/>
                    <w:bottom w:val="none" w:sz="0" w:space="0" w:color="auto"/>
                    <w:right w:val="none" w:sz="0" w:space="0" w:color="auto"/>
                  </w:divBdr>
                </w:div>
                <w:div w:id="1677809745">
                  <w:marLeft w:val="0"/>
                  <w:marRight w:val="0"/>
                  <w:marTop w:val="0"/>
                  <w:marBottom w:val="0"/>
                  <w:divBdr>
                    <w:top w:val="none" w:sz="0" w:space="0" w:color="auto"/>
                    <w:left w:val="none" w:sz="0" w:space="0" w:color="auto"/>
                    <w:bottom w:val="none" w:sz="0" w:space="0" w:color="auto"/>
                    <w:right w:val="none" w:sz="0" w:space="0" w:color="auto"/>
                  </w:divBdr>
                </w:div>
                <w:div w:id="1678147056">
                  <w:marLeft w:val="0"/>
                  <w:marRight w:val="0"/>
                  <w:marTop w:val="0"/>
                  <w:marBottom w:val="0"/>
                  <w:divBdr>
                    <w:top w:val="none" w:sz="0" w:space="0" w:color="auto"/>
                    <w:left w:val="none" w:sz="0" w:space="0" w:color="auto"/>
                    <w:bottom w:val="none" w:sz="0" w:space="0" w:color="auto"/>
                    <w:right w:val="none" w:sz="0" w:space="0" w:color="auto"/>
                  </w:divBdr>
                </w:div>
                <w:div w:id="1679456870">
                  <w:marLeft w:val="0"/>
                  <w:marRight w:val="0"/>
                  <w:marTop w:val="0"/>
                  <w:marBottom w:val="0"/>
                  <w:divBdr>
                    <w:top w:val="none" w:sz="0" w:space="0" w:color="auto"/>
                    <w:left w:val="none" w:sz="0" w:space="0" w:color="auto"/>
                    <w:bottom w:val="none" w:sz="0" w:space="0" w:color="auto"/>
                    <w:right w:val="none" w:sz="0" w:space="0" w:color="auto"/>
                  </w:divBdr>
                </w:div>
                <w:div w:id="1679965944">
                  <w:marLeft w:val="0"/>
                  <w:marRight w:val="0"/>
                  <w:marTop w:val="0"/>
                  <w:marBottom w:val="0"/>
                  <w:divBdr>
                    <w:top w:val="none" w:sz="0" w:space="0" w:color="auto"/>
                    <w:left w:val="none" w:sz="0" w:space="0" w:color="auto"/>
                    <w:bottom w:val="none" w:sz="0" w:space="0" w:color="auto"/>
                    <w:right w:val="none" w:sz="0" w:space="0" w:color="auto"/>
                  </w:divBdr>
                </w:div>
                <w:div w:id="1680506203">
                  <w:marLeft w:val="0"/>
                  <w:marRight w:val="0"/>
                  <w:marTop w:val="0"/>
                  <w:marBottom w:val="0"/>
                  <w:divBdr>
                    <w:top w:val="none" w:sz="0" w:space="0" w:color="auto"/>
                    <w:left w:val="none" w:sz="0" w:space="0" w:color="auto"/>
                    <w:bottom w:val="none" w:sz="0" w:space="0" w:color="auto"/>
                    <w:right w:val="none" w:sz="0" w:space="0" w:color="auto"/>
                  </w:divBdr>
                </w:div>
                <w:div w:id="1680813321">
                  <w:marLeft w:val="0"/>
                  <w:marRight w:val="0"/>
                  <w:marTop w:val="0"/>
                  <w:marBottom w:val="0"/>
                  <w:divBdr>
                    <w:top w:val="none" w:sz="0" w:space="0" w:color="auto"/>
                    <w:left w:val="none" w:sz="0" w:space="0" w:color="auto"/>
                    <w:bottom w:val="none" w:sz="0" w:space="0" w:color="auto"/>
                    <w:right w:val="none" w:sz="0" w:space="0" w:color="auto"/>
                  </w:divBdr>
                </w:div>
                <w:div w:id="1681270802">
                  <w:marLeft w:val="0"/>
                  <w:marRight w:val="0"/>
                  <w:marTop w:val="0"/>
                  <w:marBottom w:val="0"/>
                  <w:divBdr>
                    <w:top w:val="none" w:sz="0" w:space="0" w:color="auto"/>
                    <w:left w:val="none" w:sz="0" w:space="0" w:color="auto"/>
                    <w:bottom w:val="none" w:sz="0" w:space="0" w:color="auto"/>
                    <w:right w:val="none" w:sz="0" w:space="0" w:color="auto"/>
                  </w:divBdr>
                </w:div>
                <w:div w:id="1681811611">
                  <w:marLeft w:val="0"/>
                  <w:marRight w:val="0"/>
                  <w:marTop w:val="0"/>
                  <w:marBottom w:val="0"/>
                  <w:divBdr>
                    <w:top w:val="none" w:sz="0" w:space="0" w:color="auto"/>
                    <w:left w:val="none" w:sz="0" w:space="0" w:color="auto"/>
                    <w:bottom w:val="none" w:sz="0" w:space="0" w:color="auto"/>
                    <w:right w:val="none" w:sz="0" w:space="0" w:color="auto"/>
                  </w:divBdr>
                </w:div>
                <w:div w:id="1682077658">
                  <w:marLeft w:val="0"/>
                  <w:marRight w:val="0"/>
                  <w:marTop w:val="0"/>
                  <w:marBottom w:val="0"/>
                  <w:divBdr>
                    <w:top w:val="none" w:sz="0" w:space="0" w:color="auto"/>
                    <w:left w:val="none" w:sz="0" w:space="0" w:color="auto"/>
                    <w:bottom w:val="none" w:sz="0" w:space="0" w:color="auto"/>
                    <w:right w:val="none" w:sz="0" w:space="0" w:color="auto"/>
                  </w:divBdr>
                </w:div>
                <w:div w:id="1684241071">
                  <w:marLeft w:val="0"/>
                  <w:marRight w:val="0"/>
                  <w:marTop w:val="0"/>
                  <w:marBottom w:val="0"/>
                  <w:divBdr>
                    <w:top w:val="none" w:sz="0" w:space="0" w:color="auto"/>
                    <w:left w:val="none" w:sz="0" w:space="0" w:color="auto"/>
                    <w:bottom w:val="none" w:sz="0" w:space="0" w:color="auto"/>
                    <w:right w:val="none" w:sz="0" w:space="0" w:color="auto"/>
                  </w:divBdr>
                </w:div>
                <w:div w:id="1684699405">
                  <w:marLeft w:val="0"/>
                  <w:marRight w:val="0"/>
                  <w:marTop w:val="0"/>
                  <w:marBottom w:val="0"/>
                  <w:divBdr>
                    <w:top w:val="none" w:sz="0" w:space="0" w:color="auto"/>
                    <w:left w:val="none" w:sz="0" w:space="0" w:color="auto"/>
                    <w:bottom w:val="none" w:sz="0" w:space="0" w:color="auto"/>
                    <w:right w:val="none" w:sz="0" w:space="0" w:color="auto"/>
                  </w:divBdr>
                </w:div>
                <w:div w:id="1685740310">
                  <w:marLeft w:val="0"/>
                  <w:marRight w:val="0"/>
                  <w:marTop w:val="0"/>
                  <w:marBottom w:val="0"/>
                  <w:divBdr>
                    <w:top w:val="none" w:sz="0" w:space="0" w:color="auto"/>
                    <w:left w:val="none" w:sz="0" w:space="0" w:color="auto"/>
                    <w:bottom w:val="none" w:sz="0" w:space="0" w:color="auto"/>
                    <w:right w:val="none" w:sz="0" w:space="0" w:color="auto"/>
                  </w:divBdr>
                </w:div>
                <w:div w:id="1686592737">
                  <w:marLeft w:val="0"/>
                  <w:marRight w:val="0"/>
                  <w:marTop w:val="0"/>
                  <w:marBottom w:val="0"/>
                  <w:divBdr>
                    <w:top w:val="none" w:sz="0" w:space="0" w:color="auto"/>
                    <w:left w:val="none" w:sz="0" w:space="0" w:color="auto"/>
                    <w:bottom w:val="none" w:sz="0" w:space="0" w:color="auto"/>
                    <w:right w:val="none" w:sz="0" w:space="0" w:color="auto"/>
                  </w:divBdr>
                </w:div>
                <w:div w:id="1687294911">
                  <w:marLeft w:val="0"/>
                  <w:marRight w:val="0"/>
                  <w:marTop w:val="0"/>
                  <w:marBottom w:val="0"/>
                  <w:divBdr>
                    <w:top w:val="none" w:sz="0" w:space="0" w:color="auto"/>
                    <w:left w:val="none" w:sz="0" w:space="0" w:color="auto"/>
                    <w:bottom w:val="none" w:sz="0" w:space="0" w:color="auto"/>
                    <w:right w:val="none" w:sz="0" w:space="0" w:color="auto"/>
                  </w:divBdr>
                </w:div>
                <w:div w:id="1688866073">
                  <w:marLeft w:val="0"/>
                  <w:marRight w:val="0"/>
                  <w:marTop w:val="0"/>
                  <w:marBottom w:val="0"/>
                  <w:divBdr>
                    <w:top w:val="none" w:sz="0" w:space="0" w:color="auto"/>
                    <w:left w:val="none" w:sz="0" w:space="0" w:color="auto"/>
                    <w:bottom w:val="none" w:sz="0" w:space="0" w:color="auto"/>
                    <w:right w:val="none" w:sz="0" w:space="0" w:color="auto"/>
                  </w:divBdr>
                </w:div>
                <w:div w:id="1690251200">
                  <w:marLeft w:val="0"/>
                  <w:marRight w:val="0"/>
                  <w:marTop w:val="0"/>
                  <w:marBottom w:val="0"/>
                  <w:divBdr>
                    <w:top w:val="none" w:sz="0" w:space="0" w:color="auto"/>
                    <w:left w:val="none" w:sz="0" w:space="0" w:color="auto"/>
                    <w:bottom w:val="none" w:sz="0" w:space="0" w:color="auto"/>
                    <w:right w:val="none" w:sz="0" w:space="0" w:color="auto"/>
                  </w:divBdr>
                </w:div>
                <w:div w:id="1690914942">
                  <w:marLeft w:val="0"/>
                  <w:marRight w:val="0"/>
                  <w:marTop w:val="0"/>
                  <w:marBottom w:val="0"/>
                  <w:divBdr>
                    <w:top w:val="none" w:sz="0" w:space="0" w:color="auto"/>
                    <w:left w:val="none" w:sz="0" w:space="0" w:color="auto"/>
                    <w:bottom w:val="none" w:sz="0" w:space="0" w:color="auto"/>
                    <w:right w:val="none" w:sz="0" w:space="0" w:color="auto"/>
                  </w:divBdr>
                </w:div>
                <w:div w:id="1691948962">
                  <w:marLeft w:val="0"/>
                  <w:marRight w:val="0"/>
                  <w:marTop w:val="0"/>
                  <w:marBottom w:val="0"/>
                  <w:divBdr>
                    <w:top w:val="none" w:sz="0" w:space="0" w:color="auto"/>
                    <w:left w:val="none" w:sz="0" w:space="0" w:color="auto"/>
                    <w:bottom w:val="none" w:sz="0" w:space="0" w:color="auto"/>
                    <w:right w:val="none" w:sz="0" w:space="0" w:color="auto"/>
                  </w:divBdr>
                </w:div>
                <w:div w:id="1693073194">
                  <w:marLeft w:val="0"/>
                  <w:marRight w:val="0"/>
                  <w:marTop w:val="0"/>
                  <w:marBottom w:val="0"/>
                  <w:divBdr>
                    <w:top w:val="none" w:sz="0" w:space="0" w:color="auto"/>
                    <w:left w:val="none" w:sz="0" w:space="0" w:color="auto"/>
                    <w:bottom w:val="none" w:sz="0" w:space="0" w:color="auto"/>
                    <w:right w:val="none" w:sz="0" w:space="0" w:color="auto"/>
                  </w:divBdr>
                </w:div>
                <w:div w:id="1695158286">
                  <w:marLeft w:val="0"/>
                  <w:marRight w:val="0"/>
                  <w:marTop w:val="0"/>
                  <w:marBottom w:val="0"/>
                  <w:divBdr>
                    <w:top w:val="none" w:sz="0" w:space="0" w:color="auto"/>
                    <w:left w:val="none" w:sz="0" w:space="0" w:color="auto"/>
                    <w:bottom w:val="none" w:sz="0" w:space="0" w:color="auto"/>
                    <w:right w:val="none" w:sz="0" w:space="0" w:color="auto"/>
                  </w:divBdr>
                </w:div>
                <w:div w:id="1696611899">
                  <w:marLeft w:val="0"/>
                  <w:marRight w:val="0"/>
                  <w:marTop w:val="0"/>
                  <w:marBottom w:val="0"/>
                  <w:divBdr>
                    <w:top w:val="none" w:sz="0" w:space="0" w:color="auto"/>
                    <w:left w:val="none" w:sz="0" w:space="0" w:color="auto"/>
                    <w:bottom w:val="none" w:sz="0" w:space="0" w:color="auto"/>
                    <w:right w:val="none" w:sz="0" w:space="0" w:color="auto"/>
                  </w:divBdr>
                </w:div>
                <w:div w:id="1698315735">
                  <w:marLeft w:val="0"/>
                  <w:marRight w:val="0"/>
                  <w:marTop w:val="0"/>
                  <w:marBottom w:val="0"/>
                  <w:divBdr>
                    <w:top w:val="none" w:sz="0" w:space="0" w:color="auto"/>
                    <w:left w:val="none" w:sz="0" w:space="0" w:color="auto"/>
                    <w:bottom w:val="none" w:sz="0" w:space="0" w:color="auto"/>
                    <w:right w:val="none" w:sz="0" w:space="0" w:color="auto"/>
                  </w:divBdr>
                </w:div>
                <w:div w:id="1698432381">
                  <w:marLeft w:val="0"/>
                  <w:marRight w:val="0"/>
                  <w:marTop w:val="0"/>
                  <w:marBottom w:val="0"/>
                  <w:divBdr>
                    <w:top w:val="none" w:sz="0" w:space="0" w:color="auto"/>
                    <w:left w:val="none" w:sz="0" w:space="0" w:color="auto"/>
                    <w:bottom w:val="none" w:sz="0" w:space="0" w:color="auto"/>
                    <w:right w:val="none" w:sz="0" w:space="0" w:color="auto"/>
                  </w:divBdr>
                </w:div>
                <w:div w:id="1698971456">
                  <w:marLeft w:val="0"/>
                  <w:marRight w:val="0"/>
                  <w:marTop w:val="0"/>
                  <w:marBottom w:val="0"/>
                  <w:divBdr>
                    <w:top w:val="none" w:sz="0" w:space="0" w:color="auto"/>
                    <w:left w:val="none" w:sz="0" w:space="0" w:color="auto"/>
                    <w:bottom w:val="none" w:sz="0" w:space="0" w:color="auto"/>
                    <w:right w:val="none" w:sz="0" w:space="0" w:color="auto"/>
                  </w:divBdr>
                </w:div>
                <w:div w:id="1699546267">
                  <w:marLeft w:val="0"/>
                  <w:marRight w:val="0"/>
                  <w:marTop w:val="0"/>
                  <w:marBottom w:val="0"/>
                  <w:divBdr>
                    <w:top w:val="none" w:sz="0" w:space="0" w:color="auto"/>
                    <w:left w:val="none" w:sz="0" w:space="0" w:color="auto"/>
                    <w:bottom w:val="none" w:sz="0" w:space="0" w:color="auto"/>
                    <w:right w:val="none" w:sz="0" w:space="0" w:color="auto"/>
                  </w:divBdr>
                </w:div>
                <w:div w:id="1699816592">
                  <w:marLeft w:val="0"/>
                  <w:marRight w:val="0"/>
                  <w:marTop w:val="0"/>
                  <w:marBottom w:val="0"/>
                  <w:divBdr>
                    <w:top w:val="none" w:sz="0" w:space="0" w:color="auto"/>
                    <w:left w:val="none" w:sz="0" w:space="0" w:color="auto"/>
                    <w:bottom w:val="none" w:sz="0" w:space="0" w:color="auto"/>
                    <w:right w:val="none" w:sz="0" w:space="0" w:color="auto"/>
                  </w:divBdr>
                </w:div>
                <w:div w:id="1701128889">
                  <w:marLeft w:val="0"/>
                  <w:marRight w:val="0"/>
                  <w:marTop w:val="0"/>
                  <w:marBottom w:val="0"/>
                  <w:divBdr>
                    <w:top w:val="none" w:sz="0" w:space="0" w:color="auto"/>
                    <w:left w:val="none" w:sz="0" w:space="0" w:color="auto"/>
                    <w:bottom w:val="none" w:sz="0" w:space="0" w:color="auto"/>
                    <w:right w:val="none" w:sz="0" w:space="0" w:color="auto"/>
                  </w:divBdr>
                </w:div>
                <w:div w:id="1702316698">
                  <w:marLeft w:val="0"/>
                  <w:marRight w:val="0"/>
                  <w:marTop w:val="0"/>
                  <w:marBottom w:val="0"/>
                  <w:divBdr>
                    <w:top w:val="none" w:sz="0" w:space="0" w:color="auto"/>
                    <w:left w:val="none" w:sz="0" w:space="0" w:color="auto"/>
                    <w:bottom w:val="none" w:sz="0" w:space="0" w:color="auto"/>
                    <w:right w:val="none" w:sz="0" w:space="0" w:color="auto"/>
                  </w:divBdr>
                </w:div>
                <w:div w:id="1702978987">
                  <w:marLeft w:val="0"/>
                  <w:marRight w:val="0"/>
                  <w:marTop w:val="0"/>
                  <w:marBottom w:val="0"/>
                  <w:divBdr>
                    <w:top w:val="none" w:sz="0" w:space="0" w:color="auto"/>
                    <w:left w:val="none" w:sz="0" w:space="0" w:color="auto"/>
                    <w:bottom w:val="none" w:sz="0" w:space="0" w:color="auto"/>
                    <w:right w:val="none" w:sz="0" w:space="0" w:color="auto"/>
                  </w:divBdr>
                </w:div>
                <w:div w:id="1703827331">
                  <w:marLeft w:val="0"/>
                  <w:marRight w:val="0"/>
                  <w:marTop w:val="0"/>
                  <w:marBottom w:val="0"/>
                  <w:divBdr>
                    <w:top w:val="none" w:sz="0" w:space="0" w:color="auto"/>
                    <w:left w:val="none" w:sz="0" w:space="0" w:color="auto"/>
                    <w:bottom w:val="none" w:sz="0" w:space="0" w:color="auto"/>
                    <w:right w:val="none" w:sz="0" w:space="0" w:color="auto"/>
                  </w:divBdr>
                </w:div>
                <w:div w:id="1704935337">
                  <w:marLeft w:val="0"/>
                  <w:marRight w:val="0"/>
                  <w:marTop w:val="0"/>
                  <w:marBottom w:val="0"/>
                  <w:divBdr>
                    <w:top w:val="none" w:sz="0" w:space="0" w:color="auto"/>
                    <w:left w:val="none" w:sz="0" w:space="0" w:color="auto"/>
                    <w:bottom w:val="none" w:sz="0" w:space="0" w:color="auto"/>
                    <w:right w:val="none" w:sz="0" w:space="0" w:color="auto"/>
                  </w:divBdr>
                </w:div>
                <w:div w:id="1707216496">
                  <w:marLeft w:val="0"/>
                  <w:marRight w:val="0"/>
                  <w:marTop w:val="0"/>
                  <w:marBottom w:val="0"/>
                  <w:divBdr>
                    <w:top w:val="none" w:sz="0" w:space="0" w:color="auto"/>
                    <w:left w:val="none" w:sz="0" w:space="0" w:color="auto"/>
                    <w:bottom w:val="none" w:sz="0" w:space="0" w:color="auto"/>
                    <w:right w:val="none" w:sz="0" w:space="0" w:color="auto"/>
                  </w:divBdr>
                </w:div>
                <w:div w:id="1707296587">
                  <w:marLeft w:val="0"/>
                  <w:marRight w:val="0"/>
                  <w:marTop w:val="0"/>
                  <w:marBottom w:val="0"/>
                  <w:divBdr>
                    <w:top w:val="none" w:sz="0" w:space="0" w:color="auto"/>
                    <w:left w:val="none" w:sz="0" w:space="0" w:color="auto"/>
                    <w:bottom w:val="none" w:sz="0" w:space="0" w:color="auto"/>
                    <w:right w:val="none" w:sz="0" w:space="0" w:color="auto"/>
                  </w:divBdr>
                </w:div>
                <w:div w:id="1707636169">
                  <w:marLeft w:val="0"/>
                  <w:marRight w:val="0"/>
                  <w:marTop w:val="0"/>
                  <w:marBottom w:val="0"/>
                  <w:divBdr>
                    <w:top w:val="none" w:sz="0" w:space="0" w:color="auto"/>
                    <w:left w:val="none" w:sz="0" w:space="0" w:color="auto"/>
                    <w:bottom w:val="none" w:sz="0" w:space="0" w:color="auto"/>
                    <w:right w:val="none" w:sz="0" w:space="0" w:color="auto"/>
                  </w:divBdr>
                </w:div>
                <w:div w:id="1708525802">
                  <w:marLeft w:val="0"/>
                  <w:marRight w:val="0"/>
                  <w:marTop w:val="0"/>
                  <w:marBottom w:val="0"/>
                  <w:divBdr>
                    <w:top w:val="none" w:sz="0" w:space="0" w:color="auto"/>
                    <w:left w:val="none" w:sz="0" w:space="0" w:color="auto"/>
                    <w:bottom w:val="none" w:sz="0" w:space="0" w:color="auto"/>
                    <w:right w:val="none" w:sz="0" w:space="0" w:color="auto"/>
                  </w:divBdr>
                </w:div>
                <w:div w:id="1708681333">
                  <w:marLeft w:val="0"/>
                  <w:marRight w:val="0"/>
                  <w:marTop w:val="0"/>
                  <w:marBottom w:val="0"/>
                  <w:divBdr>
                    <w:top w:val="none" w:sz="0" w:space="0" w:color="auto"/>
                    <w:left w:val="none" w:sz="0" w:space="0" w:color="auto"/>
                    <w:bottom w:val="none" w:sz="0" w:space="0" w:color="auto"/>
                    <w:right w:val="none" w:sz="0" w:space="0" w:color="auto"/>
                  </w:divBdr>
                </w:div>
                <w:div w:id="1708721289">
                  <w:marLeft w:val="0"/>
                  <w:marRight w:val="0"/>
                  <w:marTop w:val="0"/>
                  <w:marBottom w:val="0"/>
                  <w:divBdr>
                    <w:top w:val="none" w:sz="0" w:space="0" w:color="auto"/>
                    <w:left w:val="none" w:sz="0" w:space="0" w:color="auto"/>
                    <w:bottom w:val="none" w:sz="0" w:space="0" w:color="auto"/>
                    <w:right w:val="none" w:sz="0" w:space="0" w:color="auto"/>
                  </w:divBdr>
                </w:div>
                <w:div w:id="1709186733">
                  <w:marLeft w:val="0"/>
                  <w:marRight w:val="0"/>
                  <w:marTop w:val="0"/>
                  <w:marBottom w:val="0"/>
                  <w:divBdr>
                    <w:top w:val="none" w:sz="0" w:space="0" w:color="auto"/>
                    <w:left w:val="none" w:sz="0" w:space="0" w:color="auto"/>
                    <w:bottom w:val="none" w:sz="0" w:space="0" w:color="auto"/>
                    <w:right w:val="none" w:sz="0" w:space="0" w:color="auto"/>
                  </w:divBdr>
                </w:div>
                <w:div w:id="1709716991">
                  <w:marLeft w:val="0"/>
                  <w:marRight w:val="0"/>
                  <w:marTop w:val="0"/>
                  <w:marBottom w:val="0"/>
                  <w:divBdr>
                    <w:top w:val="none" w:sz="0" w:space="0" w:color="auto"/>
                    <w:left w:val="none" w:sz="0" w:space="0" w:color="auto"/>
                    <w:bottom w:val="none" w:sz="0" w:space="0" w:color="auto"/>
                    <w:right w:val="none" w:sz="0" w:space="0" w:color="auto"/>
                  </w:divBdr>
                </w:div>
                <w:div w:id="1710883952">
                  <w:marLeft w:val="0"/>
                  <w:marRight w:val="0"/>
                  <w:marTop w:val="0"/>
                  <w:marBottom w:val="0"/>
                  <w:divBdr>
                    <w:top w:val="none" w:sz="0" w:space="0" w:color="auto"/>
                    <w:left w:val="none" w:sz="0" w:space="0" w:color="auto"/>
                    <w:bottom w:val="none" w:sz="0" w:space="0" w:color="auto"/>
                    <w:right w:val="none" w:sz="0" w:space="0" w:color="auto"/>
                  </w:divBdr>
                </w:div>
                <w:div w:id="1710956738">
                  <w:marLeft w:val="0"/>
                  <w:marRight w:val="0"/>
                  <w:marTop w:val="0"/>
                  <w:marBottom w:val="0"/>
                  <w:divBdr>
                    <w:top w:val="none" w:sz="0" w:space="0" w:color="auto"/>
                    <w:left w:val="none" w:sz="0" w:space="0" w:color="auto"/>
                    <w:bottom w:val="none" w:sz="0" w:space="0" w:color="auto"/>
                    <w:right w:val="none" w:sz="0" w:space="0" w:color="auto"/>
                  </w:divBdr>
                </w:div>
                <w:div w:id="1711145363">
                  <w:marLeft w:val="0"/>
                  <w:marRight w:val="0"/>
                  <w:marTop w:val="0"/>
                  <w:marBottom w:val="0"/>
                  <w:divBdr>
                    <w:top w:val="none" w:sz="0" w:space="0" w:color="auto"/>
                    <w:left w:val="none" w:sz="0" w:space="0" w:color="auto"/>
                    <w:bottom w:val="none" w:sz="0" w:space="0" w:color="auto"/>
                    <w:right w:val="none" w:sz="0" w:space="0" w:color="auto"/>
                  </w:divBdr>
                </w:div>
                <w:div w:id="1711497418">
                  <w:marLeft w:val="0"/>
                  <w:marRight w:val="0"/>
                  <w:marTop w:val="0"/>
                  <w:marBottom w:val="0"/>
                  <w:divBdr>
                    <w:top w:val="none" w:sz="0" w:space="0" w:color="auto"/>
                    <w:left w:val="none" w:sz="0" w:space="0" w:color="auto"/>
                    <w:bottom w:val="none" w:sz="0" w:space="0" w:color="auto"/>
                    <w:right w:val="none" w:sz="0" w:space="0" w:color="auto"/>
                  </w:divBdr>
                </w:div>
                <w:div w:id="1713119255">
                  <w:marLeft w:val="0"/>
                  <w:marRight w:val="0"/>
                  <w:marTop w:val="0"/>
                  <w:marBottom w:val="0"/>
                  <w:divBdr>
                    <w:top w:val="none" w:sz="0" w:space="0" w:color="auto"/>
                    <w:left w:val="none" w:sz="0" w:space="0" w:color="auto"/>
                    <w:bottom w:val="none" w:sz="0" w:space="0" w:color="auto"/>
                    <w:right w:val="none" w:sz="0" w:space="0" w:color="auto"/>
                  </w:divBdr>
                </w:div>
                <w:div w:id="1713380828">
                  <w:marLeft w:val="0"/>
                  <w:marRight w:val="0"/>
                  <w:marTop w:val="0"/>
                  <w:marBottom w:val="0"/>
                  <w:divBdr>
                    <w:top w:val="none" w:sz="0" w:space="0" w:color="auto"/>
                    <w:left w:val="none" w:sz="0" w:space="0" w:color="auto"/>
                    <w:bottom w:val="none" w:sz="0" w:space="0" w:color="auto"/>
                    <w:right w:val="none" w:sz="0" w:space="0" w:color="auto"/>
                  </w:divBdr>
                </w:div>
                <w:div w:id="1714690178">
                  <w:marLeft w:val="0"/>
                  <w:marRight w:val="0"/>
                  <w:marTop w:val="0"/>
                  <w:marBottom w:val="0"/>
                  <w:divBdr>
                    <w:top w:val="none" w:sz="0" w:space="0" w:color="auto"/>
                    <w:left w:val="none" w:sz="0" w:space="0" w:color="auto"/>
                    <w:bottom w:val="none" w:sz="0" w:space="0" w:color="auto"/>
                    <w:right w:val="none" w:sz="0" w:space="0" w:color="auto"/>
                  </w:divBdr>
                </w:div>
                <w:div w:id="1714693735">
                  <w:marLeft w:val="0"/>
                  <w:marRight w:val="0"/>
                  <w:marTop w:val="0"/>
                  <w:marBottom w:val="0"/>
                  <w:divBdr>
                    <w:top w:val="none" w:sz="0" w:space="0" w:color="auto"/>
                    <w:left w:val="none" w:sz="0" w:space="0" w:color="auto"/>
                    <w:bottom w:val="none" w:sz="0" w:space="0" w:color="auto"/>
                    <w:right w:val="none" w:sz="0" w:space="0" w:color="auto"/>
                  </w:divBdr>
                </w:div>
                <w:div w:id="1716076790">
                  <w:marLeft w:val="0"/>
                  <w:marRight w:val="0"/>
                  <w:marTop w:val="0"/>
                  <w:marBottom w:val="0"/>
                  <w:divBdr>
                    <w:top w:val="none" w:sz="0" w:space="0" w:color="auto"/>
                    <w:left w:val="none" w:sz="0" w:space="0" w:color="auto"/>
                    <w:bottom w:val="none" w:sz="0" w:space="0" w:color="auto"/>
                    <w:right w:val="none" w:sz="0" w:space="0" w:color="auto"/>
                  </w:divBdr>
                </w:div>
                <w:div w:id="1716080249">
                  <w:marLeft w:val="0"/>
                  <w:marRight w:val="0"/>
                  <w:marTop w:val="0"/>
                  <w:marBottom w:val="0"/>
                  <w:divBdr>
                    <w:top w:val="none" w:sz="0" w:space="0" w:color="auto"/>
                    <w:left w:val="none" w:sz="0" w:space="0" w:color="auto"/>
                    <w:bottom w:val="none" w:sz="0" w:space="0" w:color="auto"/>
                    <w:right w:val="none" w:sz="0" w:space="0" w:color="auto"/>
                  </w:divBdr>
                </w:div>
                <w:div w:id="1717655827">
                  <w:marLeft w:val="0"/>
                  <w:marRight w:val="0"/>
                  <w:marTop w:val="0"/>
                  <w:marBottom w:val="0"/>
                  <w:divBdr>
                    <w:top w:val="none" w:sz="0" w:space="0" w:color="auto"/>
                    <w:left w:val="none" w:sz="0" w:space="0" w:color="auto"/>
                    <w:bottom w:val="none" w:sz="0" w:space="0" w:color="auto"/>
                    <w:right w:val="none" w:sz="0" w:space="0" w:color="auto"/>
                  </w:divBdr>
                </w:div>
                <w:div w:id="1718433609">
                  <w:marLeft w:val="0"/>
                  <w:marRight w:val="0"/>
                  <w:marTop w:val="0"/>
                  <w:marBottom w:val="0"/>
                  <w:divBdr>
                    <w:top w:val="none" w:sz="0" w:space="0" w:color="auto"/>
                    <w:left w:val="none" w:sz="0" w:space="0" w:color="auto"/>
                    <w:bottom w:val="none" w:sz="0" w:space="0" w:color="auto"/>
                    <w:right w:val="none" w:sz="0" w:space="0" w:color="auto"/>
                  </w:divBdr>
                </w:div>
                <w:div w:id="1718510129">
                  <w:marLeft w:val="0"/>
                  <w:marRight w:val="0"/>
                  <w:marTop w:val="0"/>
                  <w:marBottom w:val="0"/>
                  <w:divBdr>
                    <w:top w:val="none" w:sz="0" w:space="0" w:color="auto"/>
                    <w:left w:val="none" w:sz="0" w:space="0" w:color="auto"/>
                    <w:bottom w:val="none" w:sz="0" w:space="0" w:color="auto"/>
                    <w:right w:val="none" w:sz="0" w:space="0" w:color="auto"/>
                  </w:divBdr>
                </w:div>
                <w:div w:id="1718624675">
                  <w:marLeft w:val="0"/>
                  <w:marRight w:val="0"/>
                  <w:marTop w:val="0"/>
                  <w:marBottom w:val="0"/>
                  <w:divBdr>
                    <w:top w:val="none" w:sz="0" w:space="0" w:color="auto"/>
                    <w:left w:val="none" w:sz="0" w:space="0" w:color="auto"/>
                    <w:bottom w:val="none" w:sz="0" w:space="0" w:color="auto"/>
                    <w:right w:val="none" w:sz="0" w:space="0" w:color="auto"/>
                  </w:divBdr>
                </w:div>
                <w:div w:id="1719359762">
                  <w:marLeft w:val="0"/>
                  <w:marRight w:val="0"/>
                  <w:marTop w:val="0"/>
                  <w:marBottom w:val="0"/>
                  <w:divBdr>
                    <w:top w:val="none" w:sz="0" w:space="0" w:color="auto"/>
                    <w:left w:val="none" w:sz="0" w:space="0" w:color="auto"/>
                    <w:bottom w:val="none" w:sz="0" w:space="0" w:color="auto"/>
                    <w:right w:val="none" w:sz="0" w:space="0" w:color="auto"/>
                  </w:divBdr>
                </w:div>
                <w:div w:id="1719623859">
                  <w:marLeft w:val="0"/>
                  <w:marRight w:val="0"/>
                  <w:marTop w:val="0"/>
                  <w:marBottom w:val="0"/>
                  <w:divBdr>
                    <w:top w:val="none" w:sz="0" w:space="0" w:color="auto"/>
                    <w:left w:val="none" w:sz="0" w:space="0" w:color="auto"/>
                    <w:bottom w:val="none" w:sz="0" w:space="0" w:color="auto"/>
                    <w:right w:val="none" w:sz="0" w:space="0" w:color="auto"/>
                  </w:divBdr>
                </w:div>
                <w:div w:id="1719628351">
                  <w:marLeft w:val="0"/>
                  <w:marRight w:val="0"/>
                  <w:marTop w:val="0"/>
                  <w:marBottom w:val="0"/>
                  <w:divBdr>
                    <w:top w:val="none" w:sz="0" w:space="0" w:color="auto"/>
                    <w:left w:val="none" w:sz="0" w:space="0" w:color="auto"/>
                    <w:bottom w:val="none" w:sz="0" w:space="0" w:color="auto"/>
                    <w:right w:val="none" w:sz="0" w:space="0" w:color="auto"/>
                  </w:divBdr>
                </w:div>
                <w:div w:id="1720207687">
                  <w:marLeft w:val="0"/>
                  <w:marRight w:val="0"/>
                  <w:marTop w:val="0"/>
                  <w:marBottom w:val="0"/>
                  <w:divBdr>
                    <w:top w:val="none" w:sz="0" w:space="0" w:color="auto"/>
                    <w:left w:val="none" w:sz="0" w:space="0" w:color="auto"/>
                    <w:bottom w:val="none" w:sz="0" w:space="0" w:color="auto"/>
                    <w:right w:val="none" w:sz="0" w:space="0" w:color="auto"/>
                  </w:divBdr>
                </w:div>
                <w:div w:id="1721202461">
                  <w:marLeft w:val="0"/>
                  <w:marRight w:val="0"/>
                  <w:marTop w:val="0"/>
                  <w:marBottom w:val="0"/>
                  <w:divBdr>
                    <w:top w:val="none" w:sz="0" w:space="0" w:color="auto"/>
                    <w:left w:val="none" w:sz="0" w:space="0" w:color="auto"/>
                    <w:bottom w:val="none" w:sz="0" w:space="0" w:color="auto"/>
                    <w:right w:val="none" w:sz="0" w:space="0" w:color="auto"/>
                  </w:divBdr>
                </w:div>
                <w:div w:id="1721441875">
                  <w:marLeft w:val="0"/>
                  <w:marRight w:val="0"/>
                  <w:marTop w:val="0"/>
                  <w:marBottom w:val="0"/>
                  <w:divBdr>
                    <w:top w:val="none" w:sz="0" w:space="0" w:color="auto"/>
                    <w:left w:val="none" w:sz="0" w:space="0" w:color="auto"/>
                    <w:bottom w:val="none" w:sz="0" w:space="0" w:color="auto"/>
                    <w:right w:val="none" w:sz="0" w:space="0" w:color="auto"/>
                  </w:divBdr>
                </w:div>
                <w:div w:id="1721632763">
                  <w:marLeft w:val="0"/>
                  <w:marRight w:val="0"/>
                  <w:marTop w:val="0"/>
                  <w:marBottom w:val="0"/>
                  <w:divBdr>
                    <w:top w:val="none" w:sz="0" w:space="0" w:color="auto"/>
                    <w:left w:val="none" w:sz="0" w:space="0" w:color="auto"/>
                    <w:bottom w:val="none" w:sz="0" w:space="0" w:color="auto"/>
                    <w:right w:val="none" w:sz="0" w:space="0" w:color="auto"/>
                  </w:divBdr>
                </w:div>
                <w:div w:id="1722512429">
                  <w:marLeft w:val="0"/>
                  <w:marRight w:val="0"/>
                  <w:marTop w:val="0"/>
                  <w:marBottom w:val="0"/>
                  <w:divBdr>
                    <w:top w:val="none" w:sz="0" w:space="0" w:color="auto"/>
                    <w:left w:val="none" w:sz="0" w:space="0" w:color="auto"/>
                    <w:bottom w:val="none" w:sz="0" w:space="0" w:color="auto"/>
                    <w:right w:val="none" w:sz="0" w:space="0" w:color="auto"/>
                  </w:divBdr>
                </w:div>
                <w:div w:id="1725063536">
                  <w:marLeft w:val="0"/>
                  <w:marRight w:val="0"/>
                  <w:marTop w:val="0"/>
                  <w:marBottom w:val="0"/>
                  <w:divBdr>
                    <w:top w:val="none" w:sz="0" w:space="0" w:color="auto"/>
                    <w:left w:val="none" w:sz="0" w:space="0" w:color="auto"/>
                    <w:bottom w:val="none" w:sz="0" w:space="0" w:color="auto"/>
                    <w:right w:val="none" w:sz="0" w:space="0" w:color="auto"/>
                  </w:divBdr>
                </w:div>
                <w:div w:id="1726104157">
                  <w:marLeft w:val="0"/>
                  <w:marRight w:val="0"/>
                  <w:marTop w:val="0"/>
                  <w:marBottom w:val="0"/>
                  <w:divBdr>
                    <w:top w:val="none" w:sz="0" w:space="0" w:color="auto"/>
                    <w:left w:val="none" w:sz="0" w:space="0" w:color="auto"/>
                    <w:bottom w:val="none" w:sz="0" w:space="0" w:color="auto"/>
                    <w:right w:val="none" w:sz="0" w:space="0" w:color="auto"/>
                  </w:divBdr>
                </w:div>
                <w:div w:id="1726220516">
                  <w:marLeft w:val="0"/>
                  <w:marRight w:val="0"/>
                  <w:marTop w:val="0"/>
                  <w:marBottom w:val="0"/>
                  <w:divBdr>
                    <w:top w:val="none" w:sz="0" w:space="0" w:color="auto"/>
                    <w:left w:val="none" w:sz="0" w:space="0" w:color="auto"/>
                    <w:bottom w:val="none" w:sz="0" w:space="0" w:color="auto"/>
                    <w:right w:val="none" w:sz="0" w:space="0" w:color="auto"/>
                  </w:divBdr>
                </w:div>
                <w:div w:id="1726680793">
                  <w:marLeft w:val="0"/>
                  <w:marRight w:val="0"/>
                  <w:marTop w:val="0"/>
                  <w:marBottom w:val="0"/>
                  <w:divBdr>
                    <w:top w:val="none" w:sz="0" w:space="0" w:color="auto"/>
                    <w:left w:val="none" w:sz="0" w:space="0" w:color="auto"/>
                    <w:bottom w:val="none" w:sz="0" w:space="0" w:color="auto"/>
                    <w:right w:val="none" w:sz="0" w:space="0" w:color="auto"/>
                  </w:divBdr>
                </w:div>
                <w:div w:id="1727489271">
                  <w:marLeft w:val="0"/>
                  <w:marRight w:val="0"/>
                  <w:marTop w:val="0"/>
                  <w:marBottom w:val="0"/>
                  <w:divBdr>
                    <w:top w:val="none" w:sz="0" w:space="0" w:color="auto"/>
                    <w:left w:val="none" w:sz="0" w:space="0" w:color="auto"/>
                    <w:bottom w:val="none" w:sz="0" w:space="0" w:color="auto"/>
                    <w:right w:val="none" w:sz="0" w:space="0" w:color="auto"/>
                  </w:divBdr>
                </w:div>
                <w:div w:id="1727531502">
                  <w:marLeft w:val="0"/>
                  <w:marRight w:val="0"/>
                  <w:marTop w:val="0"/>
                  <w:marBottom w:val="0"/>
                  <w:divBdr>
                    <w:top w:val="none" w:sz="0" w:space="0" w:color="auto"/>
                    <w:left w:val="none" w:sz="0" w:space="0" w:color="auto"/>
                    <w:bottom w:val="none" w:sz="0" w:space="0" w:color="auto"/>
                    <w:right w:val="none" w:sz="0" w:space="0" w:color="auto"/>
                  </w:divBdr>
                </w:div>
                <w:div w:id="1728646765">
                  <w:marLeft w:val="0"/>
                  <w:marRight w:val="0"/>
                  <w:marTop w:val="0"/>
                  <w:marBottom w:val="0"/>
                  <w:divBdr>
                    <w:top w:val="none" w:sz="0" w:space="0" w:color="auto"/>
                    <w:left w:val="none" w:sz="0" w:space="0" w:color="auto"/>
                    <w:bottom w:val="none" w:sz="0" w:space="0" w:color="auto"/>
                    <w:right w:val="none" w:sz="0" w:space="0" w:color="auto"/>
                  </w:divBdr>
                </w:div>
                <w:div w:id="1729036703">
                  <w:marLeft w:val="0"/>
                  <w:marRight w:val="0"/>
                  <w:marTop w:val="0"/>
                  <w:marBottom w:val="0"/>
                  <w:divBdr>
                    <w:top w:val="none" w:sz="0" w:space="0" w:color="auto"/>
                    <w:left w:val="none" w:sz="0" w:space="0" w:color="auto"/>
                    <w:bottom w:val="none" w:sz="0" w:space="0" w:color="auto"/>
                    <w:right w:val="none" w:sz="0" w:space="0" w:color="auto"/>
                  </w:divBdr>
                </w:div>
                <w:div w:id="1729762057">
                  <w:marLeft w:val="0"/>
                  <w:marRight w:val="0"/>
                  <w:marTop w:val="0"/>
                  <w:marBottom w:val="0"/>
                  <w:divBdr>
                    <w:top w:val="none" w:sz="0" w:space="0" w:color="auto"/>
                    <w:left w:val="none" w:sz="0" w:space="0" w:color="auto"/>
                    <w:bottom w:val="none" w:sz="0" w:space="0" w:color="auto"/>
                    <w:right w:val="none" w:sz="0" w:space="0" w:color="auto"/>
                  </w:divBdr>
                </w:div>
                <w:div w:id="1729916053">
                  <w:marLeft w:val="0"/>
                  <w:marRight w:val="0"/>
                  <w:marTop w:val="0"/>
                  <w:marBottom w:val="0"/>
                  <w:divBdr>
                    <w:top w:val="none" w:sz="0" w:space="0" w:color="auto"/>
                    <w:left w:val="none" w:sz="0" w:space="0" w:color="auto"/>
                    <w:bottom w:val="none" w:sz="0" w:space="0" w:color="auto"/>
                    <w:right w:val="none" w:sz="0" w:space="0" w:color="auto"/>
                  </w:divBdr>
                </w:div>
                <w:div w:id="1730762120">
                  <w:marLeft w:val="0"/>
                  <w:marRight w:val="0"/>
                  <w:marTop w:val="0"/>
                  <w:marBottom w:val="0"/>
                  <w:divBdr>
                    <w:top w:val="none" w:sz="0" w:space="0" w:color="auto"/>
                    <w:left w:val="none" w:sz="0" w:space="0" w:color="auto"/>
                    <w:bottom w:val="none" w:sz="0" w:space="0" w:color="auto"/>
                    <w:right w:val="none" w:sz="0" w:space="0" w:color="auto"/>
                  </w:divBdr>
                </w:div>
                <w:div w:id="1731147896">
                  <w:marLeft w:val="0"/>
                  <w:marRight w:val="0"/>
                  <w:marTop w:val="0"/>
                  <w:marBottom w:val="0"/>
                  <w:divBdr>
                    <w:top w:val="none" w:sz="0" w:space="0" w:color="auto"/>
                    <w:left w:val="none" w:sz="0" w:space="0" w:color="auto"/>
                    <w:bottom w:val="none" w:sz="0" w:space="0" w:color="auto"/>
                    <w:right w:val="none" w:sz="0" w:space="0" w:color="auto"/>
                  </w:divBdr>
                </w:div>
                <w:div w:id="1731225115">
                  <w:marLeft w:val="0"/>
                  <w:marRight w:val="0"/>
                  <w:marTop w:val="0"/>
                  <w:marBottom w:val="0"/>
                  <w:divBdr>
                    <w:top w:val="none" w:sz="0" w:space="0" w:color="auto"/>
                    <w:left w:val="none" w:sz="0" w:space="0" w:color="auto"/>
                    <w:bottom w:val="none" w:sz="0" w:space="0" w:color="auto"/>
                    <w:right w:val="none" w:sz="0" w:space="0" w:color="auto"/>
                  </w:divBdr>
                </w:div>
                <w:div w:id="1732581092">
                  <w:marLeft w:val="0"/>
                  <w:marRight w:val="0"/>
                  <w:marTop w:val="0"/>
                  <w:marBottom w:val="0"/>
                  <w:divBdr>
                    <w:top w:val="none" w:sz="0" w:space="0" w:color="auto"/>
                    <w:left w:val="none" w:sz="0" w:space="0" w:color="auto"/>
                    <w:bottom w:val="none" w:sz="0" w:space="0" w:color="auto"/>
                    <w:right w:val="none" w:sz="0" w:space="0" w:color="auto"/>
                  </w:divBdr>
                </w:div>
                <w:div w:id="1733700005">
                  <w:marLeft w:val="0"/>
                  <w:marRight w:val="0"/>
                  <w:marTop w:val="0"/>
                  <w:marBottom w:val="0"/>
                  <w:divBdr>
                    <w:top w:val="none" w:sz="0" w:space="0" w:color="auto"/>
                    <w:left w:val="none" w:sz="0" w:space="0" w:color="auto"/>
                    <w:bottom w:val="none" w:sz="0" w:space="0" w:color="auto"/>
                    <w:right w:val="none" w:sz="0" w:space="0" w:color="auto"/>
                  </w:divBdr>
                </w:div>
                <w:div w:id="1734500724">
                  <w:marLeft w:val="0"/>
                  <w:marRight w:val="0"/>
                  <w:marTop w:val="0"/>
                  <w:marBottom w:val="0"/>
                  <w:divBdr>
                    <w:top w:val="none" w:sz="0" w:space="0" w:color="auto"/>
                    <w:left w:val="none" w:sz="0" w:space="0" w:color="auto"/>
                    <w:bottom w:val="none" w:sz="0" w:space="0" w:color="auto"/>
                    <w:right w:val="none" w:sz="0" w:space="0" w:color="auto"/>
                  </w:divBdr>
                </w:div>
                <w:div w:id="1735853022">
                  <w:marLeft w:val="0"/>
                  <w:marRight w:val="0"/>
                  <w:marTop w:val="0"/>
                  <w:marBottom w:val="0"/>
                  <w:divBdr>
                    <w:top w:val="none" w:sz="0" w:space="0" w:color="auto"/>
                    <w:left w:val="none" w:sz="0" w:space="0" w:color="auto"/>
                    <w:bottom w:val="none" w:sz="0" w:space="0" w:color="auto"/>
                    <w:right w:val="none" w:sz="0" w:space="0" w:color="auto"/>
                  </w:divBdr>
                </w:div>
                <w:div w:id="1736053422">
                  <w:marLeft w:val="0"/>
                  <w:marRight w:val="0"/>
                  <w:marTop w:val="0"/>
                  <w:marBottom w:val="0"/>
                  <w:divBdr>
                    <w:top w:val="none" w:sz="0" w:space="0" w:color="auto"/>
                    <w:left w:val="none" w:sz="0" w:space="0" w:color="auto"/>
                    <w:bottom w:val="none" w:sz="0" w:space="0" w:color="auto"/>
                    <w:right w:val="none" w:sz="0" w:space="0" w:color="auto"/>
                  </w:divBdr>
                </w:div>
                <w:div w:id="1736659252">
                  <w:marLeft w:val="0"/>
                  <w:marRight w:val="0"/>
                  <w:marTop w:val="0"/>
                  <w:marBottom w:val="0"/>
                  <w:divBdr>
                    <w:top w:val="none" w:sz="0" w:space="0" w:color="auto"/>
                    <w:left w:val="none" w:sz="0" w:space="0" w:color="auto"/>
                    <w:bottom w:val="none" w:sz="0" w:space="0" w:color="auto"/>
                    <w:right w:val="none" w:sz="0" w:space="0" w:color="auto"/>
                  </w:divBdr>
                </w:div>
                <w:div w:id="1737318616">
                  <w:marLeft w:val="0"/>
                  <w:marRight w:val="0"/>
                  <w:marTop w:val="0"/>
                  <w:marBottom w:val="0"/>
                  <w:divBdr>
                    <w:top w:val="none" w:sz="0" w:space="0" w:color="auto"/>
                    <w:left w:val="none" w:sz="0" w:space="0" w:color="auto"/>
                    <w:bottom w:val="none" w:sz="0" w:space="0" w:color="auto"/>
                    <w:right w:val="none" w:sz="0" w:space="0" w:color="auto"/>
                  </w:divBdr>
                </w:div>
                <w:div w:id="1737318709">
                  <w:marLeft w:val="0"/>
                  <w:marRight w:val="0"/>
                  <w:marTop w:val="0"/>
                  <w:marBottom w:val="0"/>
                  <w:divBdr>
                    <w:top w:val="none" w:sz="0" w:space="0" w:color="auto"/>
                    <w:left w:val="none" w:sz="0" w:space="0" w:color="auto"/>
                    <w:bottom w:val="none" w:sz="0" w:space="0" w:color="auto"/>
                    <w:right w:val="none" w:sz="0" w:space="0" w:color="auto"/>
                  </w:divBdr>
                </w:div>
                <w:div w:id="1737901295">
                  <w:marLeft w:val="0"/>
                  <w:marRight w:val="0"/>
                  <w:marTop w:val="0"/>
                  <w:marBottom w:val="0"/>
                  <w:divBdr>
                    <w:top w:val="none" w:sz="0" w:space="0" w:color="auto"/>
                    <w:left w:val="none" w:sz="0" w:space="0" w:color="auto"/>
                    <w:bottom w:val="none" w:sz="0" w:space="0" w:color="auto"/>
                    <w:right w:val="none" w:sz="0" w:space="0" w:color="auto"/>
                  </w:divBdr>
                </w:div>
                <w:div w:id="1739784239">
                  <w:marLeft w:val="0"/>
                  <w:marRight w:val="0"/>
                  <w:marTop w:val="0"/>
                  <w:marBottom w:val="0"/>
                  <w:divBdr>
                    <w:top w:val="none" w:sz="0" w:space="0" w:color="auto"/>
                    <w:left w:val="none" w:sz="0" w:space="0" w:color="auto"/>
                    <w:bottom w:val="none" w:sz="0" w:space="0" w:color="auto"/>
                    <w:right w:val="none" w:sz="0" w:space="0" w:color="auto"/>
                  </w:divBdr>
                </w:div>
                <w:div w:id="1740128561">
                  <w:marLeft w:val="0"/>
                  <w:marRight w:val="0"/>
                  <w:marTop w:val="0"/>
                  <w:marBottom w:val="0"/>
                  <w:divBdr>
                    <w:top w:val="none" w:sz="0" w:space="0" w:color="auto"/>
                    <w:left w:val="none" w:sz="0" w:space="0" w:color="auto"/>
                    <w:bottom w:val="none" w:sz="0" w:space="0" w:color="auto"/>
                    <w:right w:val="none" w:sz="0" w:space="0" w:color="auto"/>
                  </w:divBdr>
                </w:div>
                <w:div w:id="1741437664">
                  <w:marLeft w:val="0"/>
                  <w:marRight w:val="0"/>
                  <w:marTop w:val="0"/>
                  <w:marBottom w:val="0"/>
                  <w:divBdr>
                    <w:top w:val="none" w:sz="0" w:space="0" w:color="auto"/>
                    <w:left w:val="none" w:sz="0" w:space="0" w:color="auto"/>
                    <w:bottom w:val="none" w:sz="0" w:space="0" w:color="auto"/>
                    <w:right w:val="none" w:sz="0" w:space="0" w:color="auto"/>
                  </w:divBdr>
                </w:div>
                <w:div w:id="1742558265">
                  <w:marLeft w:val="0"/>
                  <w:marRight w:val="0"/>
                  <w:marTop w:val="0"/>
                  <w:marBottom w:val="0"/>
                  <w:divBdr>
                    <w:top w:val="none" w:sz="0" w:space="0" w:color="auto"/>
                    <w:left w:val="none" w:sz="0" w:space="0" w:color="auto"/>
                    <w:bottom w:val="none" w:sz="0" w:space="0" w:color="auto"/>
                    <w:right w:val="none" w:sz="0" w:space="0" w:color="auto"/>
                  </w:divBdr>
                </w:div>
                <w:div w:id="1742677797">
                  <w:marLeft w:val="0"/>
                  <w:marRight w:val="0"/>
                  <w:marTop w:val="0"/>
                  <w:marBottom w:val="0"/>
                  <w:divBdr>
                    <w:top w:val="none" w:sz="0" w:space="0" w:color="auto"/>
                    <w:left w:val="none" w:sz="0" w:space="0" w:color="auto"/>
                    <w:bottom w:val="none" w:sz="0" w:space="0" w:color="auto"/>
                    <w:right w:val="none" w:sz="0" w:space="0" w:color="auto"/>
                  </w:divBdr>
                </w:div>
                <w:div w:id="1743721416">
                  <w:marLeft w:val="0"/>
                  <w:marRight w:val="0"/>
                  <w:marTop w:val="0"/>
                  <w:marBottom w:val="0"/>
                  <w:divBdr>
                    <w:top w:val="none" w:sz="0" w:space="0" w:color="auto"/>
                    <w:left w:val="none" w:sz="0" w:space="0" w:color="auto"/>
                    <w:bottom w:val="none" w:sz="0" w:space="0" w:color="auto"/>
                    <w:right w:val="none" w:sz="0" w:space="0" w:color="auto"/>
                  </w:divBdr>
                </w:div>
                <w:div w:id="1744451340">
                  <w:marLeft w:val="0"/>
                  <w:marRight w:val="0"/>
                  <w:marTop w:val="0"/>
                  <w:marBottom w:val="0"/>
                  <w:divBdr>
                    <w:top w:val="none" w:sz="0" w:space="0" w:color="auto"/>
                    <w:left w:val="none" w:sz="0" w:space="0" w:color="auto"/>
                    <w:bottom w:val="none" w:sz="0" w:space="0" w:color="auto"/>
                    <w:right w:val="none" w:sz="0" w:space="0" w:color="auto"/>
                  </w:divBdr>
                </w:div>
                <w:div w:id="1745489233">
                  <w:marLeft w:val="0"/>
                  <w:marRight w:val="0"/>
                  <w:marTop w:val="0"/>
                  <w:marBottom w:val="0"/>
                  <w:divBdr>
                    <w:top w:val="none" w:sz="0" w:space="0" w:color="auto"/>
                    <w:left w:val="none" w:sz="0" w:space="0" w:color="auto"/>
                    <w:bottom w:val="none" w:sz="0" w:space="0" w:color="auto"/>
                    <w:right w:val="none" w:sz="0" w:space="0" w:color="auto"/>
                  </w:divBdr>
                </w:div>
                <w:div w:id="1745682715">
                  <w:marLeft w:val="0"/>
                  <w:marRight w:val="0"/>
                  <w:marTop w:val="0"/>
                  <w:marBottom w:val="0"/>
                  <w:divBdr>
                    <w:top w:val="none" w:sz="0" w:space="0" w:color="auto"/>
                    <w:left w:val="none" w:sz="0" w:space="0" w:color="auto"/>
                    <w:bottom w:val="none" w:sz="0" w:space="0" w:color="auto"/>
                    <w:right w:val="none" w:sz="0" w:space="0" w:color="auto"/>
                  </w:divBdr>
                </w:div>
                <w:div w:id="1746687261">
                  <w:marLeft w:val="0"/>
                  <w:marRight w:val="0"/>
                  <w:marTop w:val="0"/>
                  <w:marBottom w:val="0"/>
                  <w:divBdr>
                    <w:top w:val="none" w:sz="0" w:space="0" w:color="auto"/>
                    <w:left w:val="none" w:sz="0" w:space="0" w:color="auto"/>
                    <w:bottom w:val="none" w:sz="0" w:space="0" w:color="auto"/>
                    <w:right w:val="none" w:sz="0" w:space="0" w:color="auto"/>
                  </w:divBdr>
                </w:div>
                <w:div w:id="1746876850">
                  <w:marLeft w:val="0"/>
                  <w:marRight w:val="0"/>
                  <w:marTop w:val="0"/>
                  <w:marBottom w:val="0"/>
                  <w:divBdr>
                    <w:top w:val="none" w:sz="0" w:space="0" w:color="auto"/>
                    <w:left w:val="none" w:sz="0" w:space="0" w:color="auto"/>
                    <w:bottom w:val="none" w:sz="0" w:space="0" w:color="auto"/>
                    <w:right w:val="none" w:sz="0" w:space="0" w:color="auto"/>
                  </w:divBdr>
                </w:div>
                <w:div w:id="1747072285">
                  <w:marLeft w:val="0"/>
                  <w:marRight w:val="0"/>
                  <w:marTop w:val="0"/>
                  <w:marBottom w:val="0"/>
                  <w:divBdr>
                    <w:top w:val="none" w:sz="0" w:space="0" w:color="auto"/>
                    <w:left w:val="none" w:sz="0" w:space="0" w:color="auto"/>
                    <w:bottom w:val="none" w:sz="0" w:space="0" w:color="auto"/>
                    <w:right w:val="none" w:sz="0" w:space="0" w:color="auto"/>
                  </w:divBdr>
                </w:div>
                <w:div w:id="1749109799">
                  <w:marLeft w:val="0"/>
                  <w:marRight w:val="0"/>
                  <w:marTop w:val="0"/>
                  <w:marBottom w:val="0"/>
                  <w:divBdr>
                    <w:top w:val="none" w:sz="0" w:space="0" w:color="auto"/>
                    <w:left w:val="none" w:sz="0" w:space="0" w:color="auto"/>
                    <w:bottom w:val="none" w:sz="0" w:space="0" w:color="auto"/>
                    <w:right w:val="none" w:sz="0" w:space="0" w:color="auto"/>
                  </w:divBdr>
                </w:div>
                <w:div w:id="1749843738">
                  <w:marLeft w:val="0"/>
                  <w:marRight w:val="0"/>
                  <w:marTop w:val="0"/>
                  <w:marBottom w:val="0"/>
                  <w:divBdr>
                    <w:top w:val="none" w:sz="0" w:space="0" w:color="auto"/>
                    <w:left w:val="none" w:sz="0" w:space="0" w:color="auto"/>
                    <w:bottom w:val="none" w:sz="0" w:space="0" w:color="auto"/>
                    <w:right w:val="none" w:sz="0" w:space="0" w:color="auto"/>
                  </w:divBdr>
                </w:div>
                <w:div w:id="1750230783">
                  <w:marLeft w:val="0"/>
                  <w:marRight w:val="0"/>
                  <w:marTop w:val="0"/>
                  <w:marBottom w:val="0"/>
                  <w:divBdr>
                    <w:top w:val="none" w:sz="0" w:space="0" w:color="auto"/>
                    <w:left w:val="none" w:sz="0" w:space="0" w:color="auto"/>
                    <w:bottom w:val="none" w:sz="0" w:space="0" w:color="auto"/>
                    <w:right w:val="none" w:sz="0" w:space="0" w:color="auto"/>
                  </w:divBdr>
                </w:div>
                <w:div w:id="1750610948">
                  <w:marLeft w:val="0"/>
                  <w:marRight w:val="0"/>
                  <w:marTop w:val="0"/>
                  <w:marBottom w:val="0"/>
                  <w:divBdr>
                    <w:top w:val="none" w:sz="0" w:space="0" w:color="auto"/>
                    <w:left w:val="none" w:sz="0" w:space="0" w:color="auto"/>
                    <w:bottom w:val="none" w:sz="0" w:space="0" w:color="auto"/>
                    <w:right w:val="none" w:sz="0" w:space="0" w:color="auto"/>
                  </w:divBdr>
                </w:div>
                <w:div w:id="1751659980">
                  <w:marLeft w:val="0"/>
                  <w:marRight w:val="0"/>
                  <w:marTop w:val="0"/>
                  <w:marBottom w:val="0"/>
                  <w:divBdr>
                    <w:top w:val="none" w:sz="0" w:space="0" w:color="auto"/>
                    <w:left w:val="none" w:sz="0" w:space="0" w:color="auto"/>
                    <w:bottom w:val="none" w:sz="0" w:space="0" w:color="auto"/>
                    <w:right w:val="none" w:sz="0" w:space="0" w:color="auto"/>
                  </w:divBdr>
                </w:div>
                <w:div w:id="1751728838">
                  <w:marLeft w:val="0"/>
                  <w:marRight w:val="0"/>
                  <w:marTop w:val="0"/>
                  <w:marBottom w:val="0"/>
                  <w:divBdr>
                    <w:top w:val="none" w:sz="0" w:space="0" w:color="auto"/>
                    <w:left w:val="none" w:sz="0" w:space="0" w:color="auto"/>
                    <w:bottom w:val="none" w:sz="0" w:space="0" w:color="auto"/>
                    <w:right w:val="none" w:sz="0" w:space="0" w:color="auto"/>
                  </w:divBdr>
                </w:div>
                <w:div w:id="1751734525">
                  <w:marLeft w:val="0"/>
                  <w:marRight w:val="0"/>
                  <w:marTop w:val="0"/>
                  <w:marBottom w:val="0"/>
                  <w:divBdr>
                    <w:top w:val="none" w:sz="0" w:space="0" w:color="auto"/>
                    <w:left w:val="none" w:sz="0" w:space="0" w:color="auto"/>
                    <w:bottom w:val="none" w:sz="0" w:space="0" w:color="auto"/>
                    <w:right w:val="none" w:sz="0" w:space="0" w:color="auto"/>
                  </w:divBdr>
                </w:div>
                <w:div w:id="1754280992">
                  <w:marLeft w:val="0"/>
                  <w:marRight w:val="0"/>
                  <w:marTop w:val="0"/>
                  <w:marBottom w:val="0"/>
                  <w:divBdr>
                    <w:top w:val="none" w:sz="0" w:space="0" w:color="auto"/>
                    <w:left w:val="none" w:sz="0" w:space="0" w:color="auto"/>
                    <w:bottom w:val="none" w:sz="0" w:space="0" w:color="auto"/>
                    <w:right w:val="none" w:sz="0" w:space="0" w:color="auto"/>
                  </w:divBdr>
                </w:div>
                <w:div w:id="1755012136">
                  <w:marLeft w:val="0"/>
                  <w:marRight w:val="0"/>
                  <w:marTop w:val="0"/>
                  <w:marBottom w:val="0"/>
                  <w:divBdr>
                    <w:top w:val="none" w:sz="0" w:space="0" w:color="auto"/>
                    <w:left w:val="none" w:sz="0" w:space="0" w:color="auto"/>
                    <w:bottom w:val="none" w:sz="0" w:space="0" w:color="auto"/>
                    <w:right w:val="none" w:sz="0" w:space="0" w:color="auto"/>
                  </w:divBdr>
                </w:div>
                <w:div w:id="1755466654">
                  <w:marLeft w:val="0"/>
                  <w:marRight w:val="0"/>
                  <w:marTop w:val="0"/>
                  <w:marBottom w:val="0"/>
                  <w:divBdr>
                    <w:top w:val="none" w:sz="0" w:space="0" w:color="auto"/>
                    <w:left w:val="none" w:sz="0" w:space="0" w:color="auto"/>
                    <w:bottom w:val="none" w:sz="0" w:space="0" w:color="auto"/>
                    <w:right w:val="none" w:sz="0" w:space="0" w:color="auto"/>
                  </w:divBdr>
                </w:div>
                <w:div w:id="1755976248">
                  <w:marLeft w:val="0"/>
                  <w:marRight w:val="0"/>
                  <w:marTop w:val="0"/>
                  <w:marBottom w:val="0"/>
                  <w:divBdr>
                    <w:top w:val="none" w:sz="0" w:space="0" w:color="auto"/>
                    <w:left w:val="none" w:sz="0" w:space="0" w:color="auto"/>
                    <w:bottom w:val="none" w:sz="0" w:space="0" w:color="auto"/>
                    <w:right w:val="none" w:sz="0" w:space="0" w:color="auto"/>
                  </w:divBdr>
                </w:div>
                <w:div w:id="1755979533">
                  <w:marLeft w:val="0"/>
                  <w:marRight w:val="0"/>
                  <w:marTop w:val="0"/>
                  <w:marBottom w:val="0"/>
                  <w:divBdr>
                    <w:top w:val="none" w:sz="0" w:space="0" w:color="auto"/>
                    <w:left w:val="none" w:sz="0" w:space="0" w:color="auto"/>
                    <w:bottom w:val="none" w:sz="0" w:space="0" w:color="auto"/>
                    <w:right w:val="none" w:sz="0" w:space="0" w:color="auto"/>
                  </w:divBdr>
                </w:div>
                <w:div w:id="1756439008">
                  <w:marLeft w:val="0"/>
                  <w:marRight w:val="0"/>
                  <w:marTop w:val="0"/>
                  <w:marBottom w:val="0"/>
                  <w:divBdr>
                    <w:top w:val="none" w:sz="0" w:space="0" w:color="auto"/>
                    <w:left w:val="none" w:sz="0" w:space="0" w:color="auto"/>
                    <w:bottom w:val="none" w:sz="0" w:space="0" w:color="auto"/>
                    <w:right w:val="none" w:sz="0" w:space="0" w:color="auto"/>
                  </w:divBdr>
                </w:div>
                <w:div w:id="1756824897">
                  <w:marLeft w:val="0"/>
                  <w:marRight w:val="0"/>
                  <w:marTop w:val="0"/>
                  <w:marBottom w:val="0"/>
                  <w:divBdr>
                    <w:top w:val="none" w:sz="0" w:space="0" w:color="auto"/>
                    <w:left w:val="none" w:sz="0" w:space="0" w:color="auto"/>
                    <w:bottom w:val="none" w:sz="0" w:space="0" w:color="auto"/>
                    <w:right w:val="none" w:sz="0" w:space="0" w:color="auto"/>
                  </w:divBdr>
                </w:div>
                <w:div w:id="1757634467">
                  <w:marLeft w:val="0"/>
                  <w:marRight w:val="0"/>
                  <w:marTop w:val="0"/>
                  <w:marBottom w:val="0"/>
                  <w:divBdr>
                    <w:top w:val="none" w:sz="0" w:space="0" w:color="auto"/>
                    <w:left w:val="none" w:sz="0" w:space="0" w:color="auto"/>
                    <w:bottom w:val="none" w:sz="0" w:space="0" w:color="auto"/>
                    <w:right w:val="none" w:sz="0" w:space="0" w:color="auto"/>
                  </w:divBdr>
                </w:div>
                <w:div w:id="1758936667">
                  <w:marLeft w:val="0"/>
                  <w:marRight w:val="0"/>
                  <w:marTop w:val="0"/>
                  <w:marBottom w:val="0"/>
                  <w:divBdr>
                    <w:top w:val="none" w:sz="0" w:space="0" w:color="auto"/>
                    <w:left w:val="none" w:sz="0" w:space="0" w:color="auto"/>
                    <w:bottom w:val="none" w:sz="0" w:space="0" w:color="auto"/>
                    <w:right w:val="none" w:sz="0" w:space="0" w:color="auto"/>
                  </w:divBdr>
                </w:div>
                <w:div w:id="1759059787">
                  <w:marLeft w:val="0"/>
                  <w:marRight w:val="0"/>
                  <w:marTop w:val="0"/>
                  <w:marBottom w:val="0"/>
                  <w:divBdr>
                    <w:top w:val="none" w:sz="0" w:space="0" w:color="auto"/>
                    <w:left w:val="none" w:sz="0" w:space="0" w:color="auto"/>
                    <w:bottom w:val="none" w:sz="0" w:space="0" w:color="auto"/>
                    <w:right w:val="none" w:sz="0" w:space="0" w:color="auto"/>
                  </w:divBdr>
                </w:div>
                <w:div w:id="1760904947">
                  <w:marLeft w:val="0"/>
                  <w:marRight w:val="0"/>
                  <w:marTop w:val="0"/>
                  <w:marBottom w:val="0"/>
                  <w:divBdr>
                    <w:top w:val="none" w:sz="0" w:space="0" w:color="auto"/>
                    <w:left w:val="none" w:sz="0" w:space="0" w:color="auto"/>
                    <w:bottom w:val="none" w:sz="0" w:space="0" w:color="auto"/>
                    <w:right w:val="none" w:sz="0" w:space="0" w:color="auto"/>
                  </w:divBdr>
                </w:div>
                <w:div w:id="1760909695">
                  <w:marLeft w:val="0"/>
                  <w:marRight w:val="0"/>
                  <w:marTop w:val="0"/>
                  <w:marBottom w:val="0"/>
                  <w:divBdr>
                    <w:top w:val="none" w:sz="0" w:space="0" w:color="auto"/>
                    <w:left w:val="none" w:sz="0" w:space="0" w:color="auto"/>
                    <w:bottom w:val="none" w:sz="0" w:space="0" w:color="auto"/>
                    <w:right w:val="none" w:sz="0" w:space="0" w:color="auto"/>
                  </w:divBdr>
                </w:div>
                <w:div w:id="1761174825">
                  <w:marLeft w:val="0"/>
                  <w:marRight w:val="0"/>
                  <w:marTop w:val="0"/>
                  <w:marBottom w:val="0"/>
                  <w:divBdr>
                    <w:top w:val="none" w:sz="0" w:space="0" w:color="auto"/>
                    <w:left w:val="none" w:sz="0" w:space="0" w:color="auto"/>
                    <w:bottom w:val="none" w:sz="0" w:space="0" w:color="auto"/>
                    <w:right w:val="none" w:sz="0" w:space="0" w:color="auto"/>
                  </w:divBdr>
                </w:div>
                <w:div w:id="1762026569">
                  <w:marLeft w:val="0"/>
                  <w:marRight w:val="0"/>
                  <w:marTop w:val="0"/>
                  <w:marBottom w:val="0"/>
                  <w:divBdr>
                    <w:top w:val="none" w:sz="0" w:space="0" w:color="auto"/>
                    <w:left w:val="none" w:sz="0" w:space="0" w:color="auto"/>
                    <w:bottom w:val="none" w:sz="0" w:space="0" w:color="auto"/>
                    <w:right w:val="none" w:sz="0" w:space="0" w:color="auto"/>
                  </w:divBdr>
                </w:div>
                <w:div w:id="1762528920">
                  <w:marLeft w:val="0"/>
                  <w:marRight w:val="0"/>
                  <w:marTop w:val="0"/>
                  <w:marBottom w:val="0"/>
                  <w:divBdr>
                    <w:top w:val="none" w:sz="0" w:space="0" w:color="auto"/>
                    <w:left w:val="none" w:sz="0" w:space="0" w:color="auto"/>
                    <w:bottom w:val="none" w:sz="0" w:space="0" w:color="auto"/>
                    <w:right w:val="none" w:sz="0" w:space="0" w:color="auto"/>
                  </w:divBdr>
                </w:div>
                <w:div w:id="1762918676">
                  <w:marLeft w:val="0"/>
                  <w:marRight w:val="0"/>
                  <w:marTop w:val="0"/>
                  <w:marBottom w:val="0"/>
                  <w:divBdr>
                    <w:top w:val="none" w:sz="0" w:space="0" w:color="auto"/>
                    <w:left w:val="none" w:sz="0" w:space="0" w:color="auto"/>
                    <w:bottom w:val="none" w:sz="0" w:space="0" w:color="auto"/>
                    <w:right w:val="none" w:sz="0" w:space="0" w:color="auto"/>
                  </w:divBdr>
                </w:div>
                <w:div w:id="1763182855">
                  <w:marLeft w:val="0"/>
                  <w:marRight w:val="0"/>
                  <w:marTop w:val="0"/>
                  <w:marBottom w:val="0"/>
                  <w:divBdr>
                    <w:top w:val="none" w:sz="0" w:space="0" w:color="auto"/>
                    <w:left w:val="none" w:sz="0" w:space="0" w:color="auto"/>
                    <w:bottom w:val="none" w:sz="0" w:space="0" w:color="auto"/>
                    <w:right w:val="none" w:sz="0" w:space="0" w:color="auto"/>
                  </w:divBdr>
                </w:div>
                <w:div w:id="1763650211">
                  <w:marLeft w:val="0"/>
                  <w:marRight w:val="0"/>
                  <w:marTop w:val="0"/>
                  <w:marBottom w:val="0"/>
                  <w:divBdr>
                    <w:top w:val="none" w:sz="0" w:space="0" w:color="auto"/>
                    <w:left w:val="none" w:sz="0" w:space="0" w:color="auto"/>
                    <w:bottom w:val="none" w:sz="0" w:space="0" w:color="auto"/>
                    <w:right w:val="none" w:sz="0" w:space="0" w:color="auto"/>
                  </w:divBdr>
                </w:div>
                <w:div w:id="1764182774">
                  <w:marLeft w:val="0"/>
                  <w:marRight w:val="0"/>
                  <w:marTop w:val="0"/>
                  <w:marBottom w:val="0"/>
                  <w:divBdr>
                    <w:top w:val="none" w:sz="0" w:space="0" w:color="auto"/>
                    <w:left w:val="none" w:sz="0" w:space="0" w:color="auto"/>
                    <w:bottom w:val="none" w:sz="0" w:space="0" w:color="auto"/>
                    <w:right w:val="none" w:sz="0" w:space="0" w:color="auto"/>
                  </w:divBdr>
                </w:div>
                <w:div w:id="1764380971">
                  <w:marLeft w:val="0"/>
                  <w:marRight w:val="0"/>
                  <w:marTop w:val="0"/>
                  <w:marBottom w:val="0"/>
                  <w:divBdr>
                    <w:top w:val="none" w:sz="0" w:space="0" w:color="auto"/>
                    <w:left w:val="none" w:sz="0" w:space="0" w:color="auto"/>
                    <w:bottom w:val="none" w:sz="0" w:space="0" w:color="auto"/>
                    <w:right w:val="none" w:sz="0" w:space="0" w:color="auto"/>
                  </w:divBdr>
                </w:div>
                <w:div w:id="1764952192">
                  <w:marLeft w:val="0"/>
                  <w:marRight w:val="0"/>
                  <w:marTop w:val="0"/>
                  <w:marBottom w:val="0"/>
                  <w:divBdr>
                    <w:top w:val="none" w:sz="0" w:space="0" w:color="auto"/>
                    <w:left w:val="none" w:sz="0" w:space="0" w:color="auto"/>
                    <w:bottom w:val="none" w:sz="0" w:space="0" w:color="auto"/>
                    <w:right w:val="none" w:sz="0" w:space="0" w:color="auto"/>
                  </w:divBdr>
                </w:div>
                <w:div w:id="1765762968">
                  <w:marLeft w:val="0"/>
                  <w:marRight w:val="0"/>
                  <w:marTop w:val="0"/>
                  <w:marBottom w:val="0"/>
                  <w:divBdr>
                    <w:top w:val="none" w:sz="0" w:space="0" w:color="auto"/>
                    <w:left w:val="none" w:sz="0" w:space="0" w:color="auto"/>
                    <w:bottom w:val="none" w:sz="0" w:space="0" w:color="auto"/>
                    <w:right w:val="none" w:sz="0" w:space="0" w:color="auto"/>
                  </w:divBdr>
                </w:div>
                <w:div w:id="1766461409">
                  <w:marLeft w:val="0"/>
                  <w:marRight w:val="0"/>
                  <w:marTop w:val="0"/>
                  <w:marBottom w:val="0"/>
                  <w:divBdr>
                    <w:top w:val="none" w:sz="0" w:space="0" w:color="auto"/>
                    <w:left w:val="none" w:sz="0" w:space="0" w:color="auto"/>
                    <w:bottom w:val="none" w:sz="0" w:space="0" w:color="auto"/>
                    <w:right w:val="none" w:sz="0" w:space="0" w:color="auto"/>
                  </w:divBdr>
                </w:div>
                <w:div w:id="1766533922">
                  <w:marLeft w:val="0"/>
                  <w:marRight w:val="0"/>
                  <w:marTop w:val="0"/>
                  <w:marBottom w:val="0"/>
                  <w:divBdr>
                    <w:top w:val="none" w:sz="0" w:space="0" w:color="auto"/>
                    <w:left w:val="none" w:sz="0" w:space="0" w:color="auto"/>
                    <w:bottom w:val="none" w:sz="0" w:space="0" w:color="auto"/>
                    <w:right w:val="none" w:sz="0" w:space="0" w:color="auto"/>
                  </w:divBdr>
                </w:div>
                <w:div w:id="1767848962">
                  <w:marLeft w:val="0"/>
                  <w:marRight w:val="0"/>
                  <w:marTop w:val="0"/>
                  <w:marBottom w:val="0"/>
                  <w:divBdr>
                    <w:top w:val="none" w:sz="0" w:space="0" w:color="auto"/>
                    <w:left w:val="none" w:sz="0" w:space="0" w:color="auto"/>
                    <w:bottom w:val="none" w:sz="0" w:space="0" w:color="auto"/>
                    <w:right w:val="none" w:sz="0" w:space="0" w:color="auto"/>
                  </w:divBdr>
                </w:div>
                <w:div w:id="1768043298">
                  <w:marLeft w:val="0"/>
                  <w:marRight w:val="0"/>
                  <w:marTop w:val="0"/>
                  <w:marBottom w:val="0"/>
                  <w:divBdr>
                    <w:top w:val="none" w:sz="0" w:space="0" w:color="auto"/>
                    <w:left w:val="none" w:sz="0" w:space="0" w:color="auto"/>
                    <w:bottom w:val="none" w:sz="0" w:space="0" w:color="auto"/>
                    <w:right w:val="none" w:sz="0" w:space="0" w:color="auto"/>
                  </w:divBdr>
                </w:div>
                <w:div w:id="1768311411">
                  <w:marLeft w:val="0"/>
                  <w:marRight w:val="0"/>
                  <w:marTop w:val="0"/>
                  <w:marBottom w:val="0"/>
                  <w:divBdr>
                    <w:top w:val="none" w:sz="0" w:space="0" w:color="auto"/>
                    <w:left w:val="none" w:sz="0" w:space="0" w:color="auto"/>
                    <w:bottom w:val="none" w:sz="0" w:space="0" w:color="auto"/>
                    <w:right w:val="none" w:sz="0" w:space="0" w:color="auto"/>
                  </w:divBdr>
                </w:div>
                <w:div w:id="1768571940">
                  <w:marLeft w:val="0"/>
                  <w:marRight w:val="0"/>
                  <w:marTop w:val="0"/>
                  <w:marBottom w:val="0"/>
                  <w:divBdr>
                    <w:top w:val="none" w:sz="0" w:space="0" w:color="auto"/>
                    <w:left w:val="none" w:sz="0" w:space="0" w:color="auto"/>
                    <w:bottom w:val="none" w:sz="0" w:space="0" w:color="auto"/>
                    <w:right w:val="none" w:sz="0" w:space="0" w:color="auto"/>
                  </w:divBdr>
                </w:div>
                <w:div w:id="1768622943">
                  <w:marLeft w:val="0"/>
                  <w:marRight w:val="0"/>
                  <w:marTop w:val="0"/>
                  <w:marBottom w:val="0"/>
                  <w:divBdr>
                    <w:top w:val="none" w:sz="0" w:space="0" w:color="auto"/>
                    <w:left w:val="none" w:sz="0" w:space="0" w:color="auto"/>
                    <w:bottom w:val="none" w:sz="0" w:space="0" w:color="auto"/>
                    <w:right w:val="none" w:sz="0" w:space="0" w:color="auto"/>
                  </w:divBdr>
                </w:div>
                <w:div w:id="1769042476">
                  <w:marLeft w:val="0"/>
                  <w:marRight w:val="0"/>
                  <w:marTop w:val="0"/>
                  <w:marBottom w:val="0"/>
                  <w:divBdr>
                    <w:top w:val="none" w:sz="0" w:space="0" w:color="auto"/>
                    <w:left w:val="none" w:sz="0" w:space="0" w:color="auto"/>
                    <w:bottom w:val="none" w:sz="0" w:space="0" w:color="auto"/>
                    <w:right w:val="none" w:sz="0" w:space="0" w:color="auto"/>
                  </w:divBdr>
                </w:div>
                <w:div w:id="1769766505">
                  <w:marLeft w:val="0"/>
                  <w:marRight w:val="0"/>
                  <w:marTop w:val="0"/>
                  <w:marBottom w:val="0"/>
                  <w:divBdr>
                    <w:top w:val="none" w:sz="0" w:space="0" w:color="auto"/>
                    <w:left w:val="none" w:sz="0" w:space="0" w:color="auto"/>
                    <w:bottom w:val="none" w:sz="0" w:space="0" w:color="auto"/>
                    <w:right w:val="none" w:sz="0" w:space="0" w:color="auto"/>
                  </w:divBdr>
                </w:div>
                <w:div w:id="1769931946">
                  <w:marLeft w:val="0"/>
                  <w:marRight w:val="0"/>
                  <w:marTop w:val="0"/>
                  <w:marBottom w:val="0"/>
                  <w:divBdr>
                    <w:top w:val="none" w:sz="0" w:space="0" w:color="auto"/>
                    <w:left w:val="none" w:sz="0" w:space="0" w:color="auto"/>
                    <w:bottom w:val="none" w:sz="0" w:space="0" w:color="auto"/>
                    <w:right w:val="none" w:sz="0" w:space="0" w:color="auto"/>
                  </w:divBdr>
                </w:div>
                <w:div w:id="1770002370">
                  <w:marLeft w:val="0"/>
                  <w:marRight w:val="0"/>
                  <w:marTop w:val="0"/>
                  <w:marBottom w:val="0"/>
                  <w:divBdr>
                    <w:top w:val="none" w:sz="0" w:space="0" w:color="auto"/>
                    <w:left w:val="none" w:sz="0" w:space="0" w:color="auto"/>
                    <w:bottom w:val="none" w:sz="0" w:space="0" w:color="auto"/>
                    <w:right w:val="none" w:sz="0" w:space="0" w:color="auto"/>
                  </w:divBdr>
                </w:div>
                <w:div w:id="1771117160">
                  <w:marLeft w:val="0"/>
                  <w:marRight w:val="0"/>
                  <w:marTop w:val="0"/>
                  <w:marBottom w:val="0"/>
                  <w:divBdr>
                    <w:top w:val="none" w:sz="0" w:space="0" w:color="auto"/>
                    <w:left w:val="none" w:sz="0" w:space="0" w:color="auto"/>
                    <w:bottom w:val="none" w:sz="0" w:space="0" w:color="auto"/>
                    <w:right w:val="none" w:sz="0" w:space="0" w:color="auto"/>
                  </w:divBdr>
                </w:div>
                <w:div w:id="1772161207">
                  <w:marLeft w:val="0"/>
                  <w:marRight w:val="0"/>
                  <w:marTop w:val="0"/>
                  <w:marBottom w:val="0"/>
                  <w:divBdr>
                    <w:top w:val="none" w:sz="0" w:space="0" w:color="auto"/>
                    <w:left w:val="none" w:sz="0" w:space="0" w:color="auto"/>
                    <w:bottom w:val="none" w:sz="0" w:space="0" w:color="auto"/>
                    <w:right w:val="none" w:sz="0" w:space="0" w:color="auto"/>
                  </w:divBdr>
                </w:div>
                <w:div w:id="1772432256">
                  <w:marLeft w:val="0"/>
                  <w:marRight w:val="0"/>
                  <w:marTop w:val="0"/>
                  <w:marBottom w:val="0"/>
                  <w:divBdr>
                    <w:top w:val="none" w:sz="0" w:space="0" w:color="auto"/>
                    <w:left w:val="none" w:sz="0" w:space="0" w:color="auto"/>
                    <w:bottom w:val="none" w:sz="0" w:space="0" w:color="auto"/>
                    <w:right w:val="none" w:sz="0" w:space="0" w:color="auto"/>
                  </w:divBdr>
                </w:div>
                <w:div w:id="1772621487">
                  <w:marLeft w:val="0"/>
                  <w:marRight w:val="0"/>
                  <w:marTop w:val="0"/>
                  <w:marBottom w:val="0"/>
                  <w:divBdr>
                    <w:top w:val="none" w:sz="0" w:space="0" w:color="auto"/>
                    <w:left w:val="none" w:sz="0" w:space="0" w:color="auto"/>
                    <w:bottom w:val="none" w:sz="0" w:space="0" w:color="auto"/>
                    <w:right w:val="none" w:sz="0" w:space="0" w:color="auto"/>
                  </w:divBdr>
                </w:div>
                <w:div w:id="1773278412">
                  <w:marLeft w:val="0"/>
                  <w:marRight w:val="0"/>
                  <w:marTop w:val="0"/>
                  <w:marBottom w:val="0"/>
                  <w:divBdr>
                    <w:top w:val="none" w:sz="0" w:space="0" w:color="auto"/>
                    <w:left w:val="none" w:sz="0" w:space="0" w:color="auto"/>
                    <w:bottom w:val="none" w:sz="0" w:space="0" w:color="auto"/>
                    <w:right w:val="none" w:sz="0" w:space="0" w:color="auto"/>
                  </w:divBdr>
                </w:div>
                <w:div w:id="1773477423">
                  <w:marLeft w:val="0"/>
                  <w:marRight w:val="0"/>
                  <w:marTop w:val="0"/>
                  <w:marBottom w:val="0"/>
                  <w:divBdr>
                    <w:top w:val="none" w:sz="0" w:space="0" w:color="auto"/>
                    <w:left w:val="none" w:sz="0" w:space="0" w:color="auto"/>
                    <w:bottom w:val="none" w:sz="0" w:space="0" w:color="auto"/>
                    <w:right w:val="none" w:sz="0" w:space="0" w:color="auto"/>
                  </w:divBdr>
                </w:div>
                <w:div w:id="1774009528">
                  <w:marLeft w:val="0"/>
                  <w:marRight w:val="0"/>
                  <w:marTop w:val="0"/>
                  <w:marBottom w:val="0"/>
                  <w:divBdr>
                    <w:top w:val="none" w:sz="0" w:space="0" w:color="auto"/>
                    <w:left w:val="none" w:sz="0" w:space="0" w:color="auto"/>
                    <w:bottom w:val="none" w:sz="0" w:space="0" w:color="auto"/>
                    <w:right w:val="none" w:sz="0" w:space="0" w:color="auto"/>
                  </w:divBdr>
                </w:div>
                <w:div w:id="1776830667">
                  <w:marLeft w:val="0"/>
                  <w:marRight w:val="0"/>
                  <w:marTop w:val="0"/>
                  <w:marBottom w:val="0"/>
                  <w:divBdr>
                    <w:top w:val="none" w:sz="0" w:space="0" w:color="auto"/>
                    <w:left w:val="none" w:sz="0" w:space="0" w:color="auto"/>
                    <w:bottom w:val="none" w:sz="0" w:space="0" w:color="auto"/>
                    <w:right w:val="none" w:sz="0" w:space="0" w:color="auto"/>
                  </w:divBdr>
                </w:div>
                <w:div w:id="1777673160">
                  <w:marLeft w:val="0"/>
                  <w:marRight w:val="0"/>
                  <w:marTop w:val="0"/>
                  <w:marBottom w:val="0"/>
                  <w:divBdr>
                    <w:top w:val="none" w:sz="0" w:space="0" w:color="auto"/>
                    <w:left w:val="none" w:sz="0" w:space="0" w:color="auto"/>
                    <w:bottom w:val="none" w:sz="0" w:space="0" w:color="auto"/>
                    <w:right w:val="none" w:sz="0" w:space="0" w:color="auto"/>
                  </w:divBdr>
                </w:div>
                <w:div w:id="1777868340">
                  <w:marLeft w:val="0"/>
                  <w:marRight w:val="0"/>
                  <w:marTop w:val="0"/>
                  <w:marBottom w:val="0"/>
                  <w:divBdr>
                    <w:top w:val="none" w:sz="0" w:space="0" w:color="auto"/>
                    <w:left w:val="none" w:sz="0" w:space="0" w:color="auto"/>
                    <w:bottom w:val="none" w:sz="0" w:space="0" w:color="auto"/>
                    <w:right w:val="none" w:sz="0" w:space="0" w:color="auto"/>
                  </w:divBdr>
                </w:div>
                <w:div w:id="1778796062">
                  <w:marLeft w:val="0"/>
                  <w:marRight w:val="0"/>
                  <w:marTop w:val="0"/>
                  <w:marBottom w:val="0"/>
                  <w:divBdr>
                    <w:top w:val="none" w:sz="0" w:space="0" w:color="auto"/>
                    <w:left w:val="none" w:sz="0" w:space="0" w:color="auto"/>
                    <w:bottom w:val="none" w:sz="0" w:space="0" w:color="auto"/>
                    <w:right w:val="none" w:sz="0" w:space="0" w:color="auto"/>
                  </w:divBdr>
                </w:div>
                <w:div w:id="1779518023">
                  <w:marLeft w:val="0"/>
                  <w:marRight w:val="0"/>
                  <w:marTop w:val="0"/>
                  <w:marBottom w:val="0"/>
                  <w:divBdr>
                    <w:top w:val="none" w:sz="0" w:space="0" w:color="auto"/>
                    <w:left w:val="none" w:sz="0" w:space="0" w:color="auto"/>
                    <w:bottom w:val="none" w:sz="0" w:space="0" w:color="auto"/>
                    <w:right w:val="none" w:sz="0" w:space="0" w:color="auto"/>
                  </w:divBdr>
                </w:div>
                <w:div w:id="1779518737">
                  <w:marLeft w:val="0"/>
                  <w:marRight w:val="0"/>
                  <w:marTop w:val="0"/>
                  <w:marBottom w:val="0"/>
                  <w:divBdr>
                    <w:top w:val="none" w:sz="0" w:space="0" w:color="auto"/>
                    <w:left w:val="none" w:sz="0" w:space="0" w:color="auto"/>
                    <w:bottom w:val="none" w:sz="0" w:space="0" w:color="auto"/>
                    <w:right w:val="none" w:sz="0" w:space="0" w:color="auto"/>
                  </w:divBdr>
                </w:div>
                <w:div w:id="1780448582">
                  <w:marLeft w:val="0"/>
                  <w:marRight w:val="0"/>
                  <w:marTop w:val="0"/>
                  <w:marBottom w:val="0"/>
                  <w:divBdr>
                    <w:top w:val="none" w:sz="0" w:space="0" w:color="auto"/>
                    <w:left w:val="none" w:sz="0" w:space="0" w:color="auto"/>
                    <w:bottom w:val="none" w:sz="0" w:space="0" w:color="auto"/>
                    <w:right w:val="none" w:sz="0" w:space="0" w:color="auto"/>
                  </w:divBdr>
                </w:div>
                <w:div w:id="1780907438">
                  <w:marLeft w:val="0"/>
                  <w:marRight w:val="0"/>
                  <w:marTop w:val="0"/>
                  <w:marBottom w:val="0"/>
                  <w:divBdr>
                    <w:top w:val="none" w:sz="0" w:space="0" w:color="auto"/>
                    <w:left w:val="none" w:sz="0" w:space="0" w:color="auto"/>
                    <w:bottom w:val="none" w:sz="0" w:space="0" w:color="auto"/>
                    <w:right w:val="none" w:sz="0" w:space="0" w:color="auto"/>
                  </w:divBdr>
                </w:div>
                <w:div w:id="1781099528">
                  <w:marLeft w:val="0"/>
                  <w:marRight w:val="0"/>
                  <w:marTop w:val="0"/>
                  <w:marBottom w:val="0"/>
                  <w:divBdr>
                    <w:top w:val="none" w:sz="0" w:space="0" w:color="auto"/>
                    <w:left w:val="none" w:sz="0" w:space="0" w:color="auto"/>
                    <w:bottom w:val="none" w:sz="0" w:space="0" w:color="auto"/>
                    <w:right w:val="none" w:sz="0" w:space="0" w:color="auto"/>
                  </w:divBdr>
                </w:div>
                <w:div w:id="1781102692">
                  <w:marLeft w:val="0"/>
                  <w:marRight w:val="0"/>
                  <w:marTop w:val="0"/>
                  <w:marBottom w:val="0"/>
                  <w:divBdr>
                    <w:top w:val="none" w:sz="0" w:space="0" w:color="auto"/>
                    <w:left w:val="none" w:sz="0" w:space="0" w:color="auto"/>
                    <w:bottom w:val="none" w:sz="0" w:space="0" w:color="auto"/>
                    <w:right w:val="none" w:sz="0" w:space="0" w:color="auto"/>
                  </w:divBdr>
                </w:div>
                <w:div w:id="1781531371">
                  <w:marLeft w:val="0"/>
                  <w:marRight w:val="0"/>
                  <w:marTop w:val="0"/>
                  <w:marBottom w:val="0"/>
                  <w:divBdr>
                    <w:top w:val="none" w:sz="0" w:space="0" w:color="auto"/>
                    <w:left w:val="none" w:sz="0" w:space="0" w:color="auto"/>
                    <w:bottom w:val="none" w:sz="0" w:space="0" w:color="auto"/>
                    <w:right w:val="none" w:sz="0" w:space="0" w:color="auto"/>
                  </w:divBdr>
                </w:div>
                <w:div w:id="1781876304">
                  <w:marLeft w:val="0"/>
                  <w:marRight w:val="0"/>
                  <w:marTop w:val="0"/>
                  <w:marBottom w:val="0"/>
                  <w:divBdr>
                    <w:top w:val="none" w:sz="0" w:space="0" w:color="auto"/>
                    <w:left w:val="none" w:sz="0" w:space="0" w:color="auto"/>
                    <w:bottom w:val="none" w:sz="0" w:space="0" w:color="auto"/>
                    <w:right w:val="none" w:sz="0" w:space="0" w:color="auto"/>
                  </w:divBdr>
                </w:div>
                <w:div w:id="1783185508">
                  <w:marLeft w:val="0"/>
                  <w:marRight w:val="0"/>
                  <w:marTop w:val="0"/>
                  <w:marBottom w:val="0"/>
                  <w:divBdr>
                    <w:top w:val="none" w:sz="0" w:space="0" w:color="auto"/>
                    <w:left w:val="none" w:sz="0" w:space="0" w:color="auto"/>
                    <w:bottom w:val="none" w:sz="0" w:space="0" w:color="auto"/>
                    <w:right w:val="none" w:sz="0" w:space="0" w:color="auto"/>
                  </w:divBdr>
                </w:div>
                <w:div w:id="1784691178">
                  <w:marLeft w:val="0"/>
                  <w:marRight w:val="0"/>
                  <w:marTop w:val="0"/>
                  <w:marBottom w:val="0"/>
                  <w:divBdr>
                    <w:top w:val="none" w:sz="0" w:space="0" w:color="auto"/>
                    <w:left w:val="none" w:sz="0" w:space="0" w:color="auto"/>
                    <w:bottom w:val="none" w:sz="0" w:space="0" w:color="auto"/>
                    <w:right w:val="none" w:sz="0" w:space="0" w:color="auto"/>
                  </w:divBdr>
                </w:div>
                <w:div w:id="1785036278">
                  <w:marLeft w:val="0"/>
                  <w:marRight w:val="0"/>
                  <w:marTop w:val="0"/>
                  <w:marBottom w:val="0"/>
                  <w:divBdr>
                    <w:top w:val="none" w:sz="0" w:space="0" w:color="auto"/>
                    <w:left w:val="none" w:sz="0" w:space="0" w:color="auto"/>
                    <w:bottom w:val="none" w:sz="0" w:space="0" w:color="auto"/>
                    <w:right w:val="none" w:sz="0" w:space="0" w:color="auto"/>
                  </w:divBdr>
                </w:div>
                <w:div w:id="1785223390">
                  <w:marLeft w:val="0"/>
                  <w:marRight w:val="0"/>
                  <w:marTop w:val="0"/>
                  <w:marBottom w:val="0"/>
                  <w:divBdr>
                    <w:top w:val="none" w:sz="0" w:space="0" w:color="auto"/>
                    <w:left w:val="none" w:sz="0" w:space="0" w:color="auto"/>
                    <w:bottom w:val="none" w:sz="0" w:space="0" w:color="auto"/>
                    <w:right w:val="none" w:sz="0" w:space="0" w:color="auto"/>
                  </w:divBdr>
                </w:div>
                <w:div w:id="1787117521">
                  <w:marLeft w:val="0"/>
                  <w:marRight w:val="0"/>
                  <w:marTop w:val="0"/>
                  <w:marBottom w:val="0"/>
                  <w:divBdr>
                    <w:top w:val="none" w:sz="0" w:space="0" w:color="auto"/>
                    <w:left w:val="none" w:sz="0" w:space="0" w:color="auto"/>
                    <w:bottom w:val="none" w:sz="0" w:space="0" w:color="auto"/>
                    <w:right w:val="none" w:sz="0" w:space="0" w:color="auto"/>
                  </w:divBdr>
                </w:div>
                <w:div w:id="1787893513">
                  <w:marLeft w:val="0"/>
                  <w:marRight w:val="0"/>
                  <w:marTop w:val="0"/>
                  <w:marBottom w:val="0"/>
                  <w:divBdr>
                    <w:top w:val="none" w:sz="0" w:space="0" w:color="auto"/>
                    <w:left w:val="none" w:sz="0" w:space="0" w:color="auto"/>
                    <w:bottom w:val="none" w:sz="0" w:space="0" w:color="auto"/>
                    <w:right w:val="none" w:sz="0" w:space="0" w:color="auto"/>
                  </w:divBdr>
                </w:div>
                <w:div w:id="1788234306">
                  <w:marLeft w:val="0"/>
                  <w:marRight w:val="0"/>
                  <w:marTop w:val="0"/>
                  <w:marBottom w:val="0"/>
                  <w:divBdr>
                    <w:top w:val="none" w:sz="0" w:space="0" w:color="auto"/>
                    <w:left w:val="none" w:sz="0" w:space="0" w:color="auto"/>
                    <w:bottom w:val="none" w:sz="0" w:space="0" w:color="auto"/>
                    <w:right w:val="none" w:sz="0" w:space="0" w:color="auto"/>
                  </w:divBdr>
                </w:div>
                <w:div w:id="1788544125">
                  <w:marLeft w:val="0"/>
                  <w:marRight w:val="0"/>
                  <w:marTop w:val="0"/>
                  <w:marBottom w:val="0"/>
                  <w:divBdr>
                    <w:top w:val="none" w:sz="0" w:space="0" w:color="auto"/>
                    <w:left w:val="none" w:sz="0" w:space="0" w:color="auto"/>
                    <w:bottom w:val="none" w:sz="0" w:space="0" w:color="auto"/>
                    <w:right w:val="none" w:sz="0" w:space="0" w:color="auto"/>
                  </w:divBdr>
                </w:div>
                <w:div w:id="1788814026">
                  <w:marLeft w:val="0"/>
                  <w:marRight w:val="0"/>
                  <w:marTop w:val="0"/>
                  <w:marBottom w:val="0"/>
                  <w:divBdr>
                    <w:top w:val="none" w:sz="0" w:space="0" w:color="auto"/>
                    <w:left w:val="none" w:sz="0" w:space="0" w:color="auto"/>
                    <w:bottom w:val="none" w:sz="0" w:space="0" w:color="auto"/>
                    <w:right w:val="none" w:sz="0" w:space="0" w:color="auto"/>
                  </w:divBdr>
                </w:div>
                <w:div w:id="1788887934">
                  <w:marLeft w:val="0"/>
                  <w:marRight w:val="0"/>
                  <w:marTop w:val="0"/>
                  <w:marBottom w:val="0"/>
                  <w:divBdr>
                    <w:top w:val="none" w:sz="0" w:space="0" w:color="auto"/>
                    <w:left w:val="none" w:sz="0" w:space="0" w:color="auto"/>
                    <w:bottom w:val="none" w:sz="0" w:space="0" w:color="auto"/>
                    <w:right w:val="none" w:sz="0" w:space="0" w:color="auto"/>
                  </w:divBdr>
                </w:div>
                <w:div w:id="1788963967">
                  <w:marLeft w:val="0"/>
                  <w:marRight w:val="0"/>
                  <w:marTop w:val="0"/>
                  <w:marBottom w:val="0"/>
                  <w:divBdr>
                    <w:top w:val="none" w:sz="0" w:space="0" w:color="auto"/>
                    <w:left w:val="none" w:sz="0" w:space="0" w:color="auto"/>
                    <w:bottom w:val="none" w:sz="0" w:space="0" w:color="auto"/>
                    <w:right w:val="none" w:sz="0" w:space="0" w:color="auto"/>
                  </w:divBdr>
                </w:div>
                <w:div w:id="1789355527">
                  <w:marLeft w:val="0"/>
                  <w:marRight w:val="0"/>
                  <w:marTop w:val="0"/>
                  <w:marBottom w:val="0"/>
                  <w:divBdr>
                    <w:top w:val="none" w:sz="0" w:space="0" w:color="auto"/>
                    <w:left w:val="none" w:sz="0" w:space="0" w:color="auto"/>
                    <w:bottom w:val="none" w:sz="0" w:space="0" w:color="auto"/>
                    <w:right w:val="none" w:sz="0" w:space="0" w:color="auto"/>
                  </w:divBdr>
                </w:div>
                <w:div w:id="1790202736">
                  <w:marLeft w:val="0"/>
                  <w:marRight w:val="0"/>
                  <w:marTop w:val="0"/>
                  <w:marBottom w:val="0"/>
                  <w:divBdr>
                    <w:top w:val="none" w:sz="0" w:space="0" w:color="auto"/>
                    <w:left w:val="none" w:sz="0" w:space="0" w:color="auto"/>
                    <w:bottom w:val="none" w:sz="0" w:space="0" w:color="auto"/>
                    <w:right w:val="none" w:sz="0" w:space="0" w:color="auto"/>
                  </w:divBdr>
                </w:div>
                <w:div w:id="1790738087">
                  <w:marLeft w:val="0"/>
                  <w:marRight w:val="0"/>
                  <w:marTop w:val="0"/>
                  <w:marBottom w:val="0"/>
                  <w:divBdr>
                    <w:top w:val="none" w:sz="0" w:space="0" w:color="auto"/>
                    <w:left w:val="none" w:sz="0" w:space="0" w:color="auto"/>
                    <w:bottom w:val="none" w:sz="0" w:space="0" w:color="auto"/>
                    <w:right w:val="none" w:sz="0" w:space="0" w:color="auto"/>
                  </w:divBdr>
                </w:div>
                <w:div w:id="1790777751">
                  <w:marLeft w:val="0"/>
                  <w:marRight w:val="0"/>
                  <w:marTop w:val="0"/>
                  <w:marBottom w:val="0"/>
                  <w:divBdr>
                    <w:top w:val="none" w:sz="0" w:space="0" w:color="auto"/>
                    <w:left w:val="none" w:sz="0" w:space="0" w:color="auto"/>
                    <w:bottom w:val="none" w:sz="0" w:space="0" w:color="auto"/>
                    <w:right w:val="none" w:sz="0" w:space="0" w:color="auto"/>
                  </w:divBdr>
                </w:div>
                <w:div w:id="1790859100">
                  <w:marLeft w:val="0"/>
                  <w:marRight w:val="0"/>
                  <w:marTop w:val="0"/>
                  <w:marBottom w:val="0"/>
                  <w:divBdr>
                    <w:top w:val="none" w:sz="0" w:space="0" w:color="auto"/>
                    <w:left w:val="none" w:sz="0" w:space="0" w:color="auto"/>
                    <w:bottom w:val="none" w:sz="0" w:space="0" w:color="auto"/>
                    <w:right w:val="none" w:sz="0" w:space="0" w:color="auto"/>
                  </w:divBdr>
                </w:div>
                <w:div w:id="1791432674">
                  <w:marLeft w:val="0"/>
                  <w:marRight w:val="0"/>
                  <w:marTop w:val="0"/>
                  <w:marBottom w:val="0"/>
                  <w:divBdr>
                    <w:top w:val="none" w:sz="0" w:space="0" w:color="auto"/>
                    <w:left w:val="none" w:sz="0" w:space="0" w:color="auto"/>
                    <w:bottom w:val="none" w:sz="0" w:space="0" w:color="auto"/>
                    <w:right w:val="none" w:sz="0" w:space="0" w:color="auto"/>
                  </w:divBdr>
                </w:div>
                <w:div w:id="1792435066">
                  <w:marLeft w:val="0"/>
                  <w:marRight w:val="0"/>
                  <w:marTop w:val="0"/>
                  <w:marBottom w:val="0"/>
                  <w:divBdr>
                    <w:top w:val="none" w:sz="0" w:space="0" w:color="auto"/>
                    <w:left w:val="none" w:sz="0" w:space="0" w:color="auto"/>
                    <w:bottom w:val="none" w:sz="0" w:space="0" w:color="auto"/>
                    <w:right w:val="none" w:sz="0" w:space="0" w:color="auto"/>
                  </w:divBdr>
                </w:div>
                <w:div w:id="1792701498">
                  <w:marLeft w:val="0"/>
                  <w:marRight w:val="0"/>
                  <w:marTop w:val="0"/>
                  <w:marBottom w:val="0"/>
                  <w:divBdr>
                    <w:top w:val="none" w:sz="0" w:space="0" w:color="auto"/>
                    <w:left w:val="none" w:sz="0" w:space="0" w:color="auto"/>
                    <w:bottom w:val="none" w:sz="0" w:space="0" w:color="auto"/>
                    <w:right w:val="none" w:sz="0" w:space="0" w:color="auto"/>
                  </w:divBdr>
                </w:div>
                <w:div w:id="1792702459">
                  <w:marLeft w:val="0"/>
                  <w:marRight w:val="0"/>
                  <w:marTop w:val="0"/>
                  <w:marBottom w:val="0"/>
                  <w:divBdr>
                    <w:top w:val="none" w:sz="0" w:space="0" w:color="auto"/>
                    <w:left w:val="none" w:sz="0" w:space="0" w:color="auto"/>
                    <w:bottom w:val="none" w:sz="0" w:space="0" w:color="auto"/>
                    <w:right w:val="none" w:sz="0" w:space="0" w:color="auto"/>
                  </w:divBdr>
                </w:div>
                <w:div w:id="1794901215">
                  <w:marLeft w:val="0"/>
                  <w:marRight w:val="0"/>
                  <w:marTop w:val="0"/>
                  <w:marBottom w:val="0"/>
                  <w:divBdr>
                    <w:top w:val="none" w:sz="0" w:space="0" w:color="auto"/>
                    <w:left w:val="none" w:sz="0" w:space="0" w:color="auto"/>
                    <w:bottom w:val="none" w:sz="0" w:space="0" w:color="auto"/>
                    <w:right w:val="none" w:sz="0" w:space="0" w:color="auto"/>
                  </w:divBdr>
                </w:div>
                <w:div w:id="1795175527">
                  <w:marLeft w:val="0"/>
                  <w:marRight w:val="0"/>
                  <w:marTop w:val="0"/>
                  <w:marBottom w:val="0"/>
                  <w:divBdr>
                    <w:top w:val="none" w:sz="0" w:space="0" w:color="auto"/>
                    <w:left w:val="none" w:sz="0" w:space="0" w:color="auto"/>
                    <w:bottom w:val="none" w:sz="0" w:space="0" w:color="auto"/>
                    <w:right w:val="none" w:sz="0" w:space="0" w:color="auto"/>
                  </w:divBdr>
                </w:div>
                <w:div w:id="1795906007">
                  <w:marLeft w:val="0"/>
                  <w:marRight w:val="0"/>
                  <w:marTop w:val="0"/>
                  <w:marBottom w:val="0"/>
                  <w:divBdr>
                    <w:top w:val="none" w:sz="0" w:space="0" w:color="auto"/>
                    <w:left w:val="none" w:sz="0" w:space="0" w:color="auto"/>
                    <w:bottom w:val="none" w:sz="0" w:space="0" w:color="auto"/>
                    <w:right w:val="none" w:sz="0" w:space="0" w:color="auto"/>
                  </w:divBdr>
                </w:div>
                <w:div w:id="1796023723">
                  <w:marLeft w:val="0"/>
                  <w:marRight w:val="0"/>
                  <w:marTop w:val="0"/>
                  <w:marBottom w:val="0"/>
                  <w:divBdr>
                    <w:top w:val="none" w:sz="0" w:space="0" w:color="auto"/>
                    <w:left w:val="none" w:sz="0" w:space="0" w:color="auto"/>
                    <w:bottom w:val="none" w:sz="0" w:space="0" w:color="auto"/>
                    <w:right w:val="none" w:sz="0" w:space="0" w:color="auto"/>
                  </w:divBdr>
                </w:div>
                <w:div w:id="1796177565">
                  <w:marLeft w:val="0"/>
                  <w:marRight w:val="0"/>
                  <w:marTop w:val="0"/>
                  <w:marBottom w:val="0"/>
                  <w:divBdr>
                    <w:top w:val="none" w:sz="0" w:space="0" w:color="auto"/>
                    <w:left w:val="none" w:sz="0" w:space="0" w:color="auto"/>
                    <w:bottom w:val="none" w:sz="0" w:space="0" w:color="auto"/>
                    <w:right w:val="none" w:sz="0" w:space="0" w:color="auto"/>
                  </w:divBdr>
                </w:div>
                <w:div w:id="1796293784">
                  <w:marLeft w:val="0"/>
                  <w:marRight w:val="0"/>
                  <w:marTop w:val="0"/>
                  <w:marBottom w:val="0"/>
                  <w:divBdr>
                    <w:top w:val="none" w:sz="0" w:space="0" w:color="auto"/>
                    <w:left w:val="none" w:sz="0" w:space="0" w:color="auto"/>
                    <w:bottom w:val="none" w:sz="0" w:space="0" w:color="auto"/>
                    <w:right w:val="none" w:sz="0" w:space="0" w:color="auto"/>
                  </w:divBdr>
                </w:div>
                <w:div w:id="1798327993">
                  <w:marLeft w:val="0"/>
                  <w:marRight w:val="0"/>
                  <w:marTop w:val="0"/>
                  <w:marBottom w:val="0"/>
                  <w:divBdr>
                    <w:top w:val="none" w:sz="0" w:space="0" w:color="auto"/>
                    <w:left w:val="none" w:sz="0" w:space="0" w:color="auto"/>
                    <w:bottom w:val="none" w:sz="0" w:space="0" w:color="auto"/>
                    <w:right w:val="none" w:sz="0" w:space="0" w:color="auto"/>
                  </w:divBdr>
                </w:div>
                <w:div w:id="1798528632">
                  <w:marLeft w:val="0"/>
                  <w:marRight w:val="0"/>
                  <w:marTop w:val="0"/>
                  <w:marBottom w:val="0"/>
                  <w:divBdr>
                    <w:top w:val="none" w:sz="0" w:space="0" w:color="auto"/>
                    <w:left w:val="none" w:sz="0" w:space="0" w:color="auto"/>
                    <w:bottom w:val="none" w:sz="0" w:space="0" w:color="auto"/>
                    <w:right w:val="none" w:sz="0" w:space="0" w:color="auto"/>
                  </w:divBdr>
                </w:div>
                <w:div w:id="1799376783">
                  <w:marLeft w:val="0"/>
                  <w:marRight w:val="0"/>
                  <w:marTop w:val="0"/>
                  <w:marBottom w:val="0"/>
                  <w:divBdr>
                    <w:top w:val="none" w:sz="0" w:space="0" w:color="auto"/>
                    <w:left w:val="none" w:sz="0" w:space="0" w:color="auto"/>
                    <w:bottom w:val="none" w:sz="0" w:space="0" w:color="auto"/>
                    <w:right w:val="none" w:sz="0" w:space="0" w:color="auto"/>
                  </w:divBdr>
                </w:div>
                <w:div w:id="1799490215">
                  <w:marLeft w:val="0"/>
                  <w:marRight w:val="0"/>
                  <w:marTop w:val="0"/>
                  <w:marBottom w:val="0"/>
                  <w:divBdr>
                    <w:top w:val="none" w:sz="0" w:space="0" w:color="auto"/>
                    <w:left w:val="none" w:sz="0" w:space="0" w:color="auto"/>
                    <w:bottom w:val="none" w:sz="0" w:space="0" w:color="auto"/>
                    <w:right w:val="none" w:sz="0" w:space="0" w:color="auto"/>
                  </w:divBdr>
                </w:div>
                <w:div w:id="1799906710">
                  <w:marLeft w:val="0"/>
                  <w:marRight w:val="0"/>
                  <w:marTop w:val="0"/>
                  <w:marBottom w:val="0"/>
                  <w:divBdr>
                    <w:top w:val="none" w:sz="0" w:space="0" w:color="auto"/>
                    <w:left w:val="none" w:sz="0" w:space="0" w:color="auto"/>
                    <w:bottom w:val="none" w:sz="0" w:space="0" w:color="auto"/>
                    <w:right w:val="none" w:sz="0" w:space="0" w:color="auto"/>
                  </w:divBdr>
                </w:div>
                <w:div w:id="1800144245">
                  <w:marLeft w:val="0"/>
                  <w:marRight w:val="0"/>
                  <w:marTop w:val="0"/>
                  <w:marBottom w:val="0"/>
                  <w:divBdr>
                    <w:top w:val="none" w:sz="0" w:space="0" w:color="auto"/>
                    <w:left w:val="none" w:sz="0" w:space="0" w:color="auto"/>
                    <w:bottom w:val="none" w:sz="0" w:space="0" w:color="auto"/>
                    <w:right w:val="none" w:sz="0" w:space="0" w:color="auto"/>
                  </w:divBdr>
                </w:div>
                <w:div w:id="1800223495">
                  <w:marLeft w:val="0"/>
                  <w:marRight w:val="0"/>
                  <w:marTop w:val="0"/>
                  <w:marBottom w:val="0"/>
                  <w:divBdr>
                    <w:top w:val="none" w:sz="0" w:space="0" w:color="auto"/>
                    <w:left w:val="none" w:sz="0" w:space="0" w:color="auto"/>
                    <w:bottom w:val="none" w:sz="0" w:space="0" w:color="auto"/>
                    <w:right w:val="none" w:sz="0" w:space="0" w:color="auto"/>
                  </w:divBdr>
                </w:div>
                <w:div w:id="1800873499">
                  <w:marLeft w:val="0"/>
                  <w:marRight w:val="0"/>
                  <w:marTop w:val="0"/>
                  <w:marBottom w:val="0"/>
                  <w:divBdr>
                    <w:top w:val="none" w:sz="0" w:space="0" w:color="auto"/>
                    <w:left w:val="none" w:sz="0" w:space="0" w:color="auto"/>
                    <w:bottom w:val="none" w:sz="0" w:space="0" w:color="auto"/>
                    <w:right w:val="none" w:sz="0" w:space="0" w:color="auto"/>
                  </w:divBdr>
                </w:div>
                <w:div w:id="1800951580">
                  <w:marLeft w:val="0"/>
                  <w:marRight w:val="0"/>
                  <w:marTop w:val="0"/>
                  <w:marBottom w:val="0"/>
                  <w:divBdr>
                    <w:top w:val="none" w:sz="0" w:space="0" w:color="auto"/>
                    <w:left w:val="none" w:sz="0" w:space="0" w:color="auto"/>
                    <w:bottom w:val="none" w:sz="0" w:space="0" w:color="auto"/>
                    <w:right w:val="none" w:sz="0" w:space="0" w:color="auto"/>
                  </w:divBdr>
                </w:div>
                <w:div w:id="1801797005">
                  <w:marLeft w:val="0"/>
                  <w:marRight w:val="0"/>
                  <w:marTop w:val="0"/>
                  <w:marBottom w:val="0"/>
                  <w:divBdr>
                    <w:top w:val="none" w:sz="0" w:space="0" w:color="auto"/>
                    <w:left w:val="none" w:sz="0" w:space="0" w:color="auto"/>
                    <w:bottom w:val="none" w:sz="0" w:space="0" w:color="auto"/>
                    <w:right w:val="none" w:sz="0" w:space="0" w:color="auto"/>
                  </w:divBdr>
                </w:div>
                <w:div w:id="1803617087">
                  <w:marLeft w:val="0"/>
                  <w:marRight w:val="0"/>
                  <w:marTop w:val="0"/>
                  <w:marBottom w:val="0"/>
                  <w:divBdr>
                    <w:top w:val="none" w:sz="0" w:space="0" w:color="auto"/>
                    <w:left w:val="none" w:sz="0" w:space="0" w:color="auto"/>
                    <w:bottom w:val="none" w:sz="0" w:space="0" w:color="auto"/>
                    <w:right w:val="none" w:sz="0" w:space="0" w:color="auto"/>
                  </w:divBdr>
                </w:div>
                <w:div w:id="1803814509">
                  <w:marLeft w:val="0"/>
                  <w:marRight w:val="0"/>
                  <w:marTop w:val="0"/>
                  <w:marBottom w:val="0"/>
                  <w:divBdr>
                    <w:top w:val="none" w:sz="0" w:space="0" w:color="auto"/>
                    <w:left w:val="none" w:sz="0" w:space="0" w:color="auto"/>
                    <w:bottom w:val="none" w:sz="0" w:space="0" w:color="auto"/>
                    <w:right w:val="none" w:sz="0" w:space="0" w:color="auto"/>
                  </w:divBdr>
                </w:div>
                <w:div w:id="1804812731">
                  <w:marLeft w:val="0"/>
                  <w:marRight w:val="0"/>
                  <w:marTop w:val="0"/>
                  <w:marBottom w:val="0"/>
                  <w:divBdr>
                    <w:top w:val="none" w:sz="0" w:space="0" w:color="auto"/>
                    <w:left w:val="none" w:sz="0" w:space="0" w:color="auto"/>
                    <w:bottom w:val="none" w:sz="0" w:space="0" w:color="auto"/>
                    <w:right w:val="none" w:sz="0" w:space="0" w:color="auto"/>
                  </w:divBdr>
                </w:div>
                <w:div w:id="1805390494">
                  <w:marLeft w:val="0"/>
                  <w:marRight w:val="0"/>
                  <w:marTop w:val="0"/>
                  <w:marBottom w:val="0"/>
                  <w:divBdr>
                    <w:top w:val="none" w:sz="0" w:space="0" w:color="auto"/>
                    <w:left w:val="none" w:sz="0" w:space="0" w:color="auto"/>
                    <w:bottom w:val="none" w:sz="0" w:space="0" w:color="auto"/>
                    <w:right w:val="none" w:sz="0" w:space="0" w:color="auto"/>
                  </w:divBdr>
                </w:div>
                <w:div w:id="1806266074">
                  <w:marLeft w:val="0"/>
                  <w:marRight w:val="0"/>
                  <w:marTop w:val="0"/>
                  <w:marBottom w:val="0"/>
                  <w:divBdr>
                    <w:top w:val="none" w:sz="0" w:space="0" w:color="auto"/>
                    <w:left w:val="none" w:sz="0" w:space="0" w:color="auto"/>
                    <w:bottom w:val="none" w:sz="0" w:space="0" w:color="auto"/>
                    <w:right w:val="none" w:sz="0" w:space="0" w:color="auto"/>
                  </w:divBdr>
                </w:div>
                <w:div w:id="1806700061">
                  <w:marLeft w:val="0"/>
                  <w:marRight w:val="0"/>
                  <w:marTop w:val="0"/>
                  <w:marBottom w:val="0"/>
                  <w:divBdr>
                    <w:top w:val="none" w:sz="0" w:space="0" w:color="auto"/>
                    <w:left w:val="none" w:sz="0" w:space="0" w:color="auto"/>
                    <w:bottom w:val="none" w:sz="0" w:space="0" w:color="auto"/>
                    <w:right w:val="none" w:sz="0" w:space="0" w:color="auto"/>
                  </w:divBdr>
                </w:div>
                <w:div w:id="1807354557">
                  <w:marLeft w:val="0"/>
                  <w:marRight w:val="0"/>
                  <w:marTop w:val="0"/>
                  <w:marBottom w:val="0"/>
                  <w:divBdr>
                    <w:top w:val="none" w:sz="0" w:space="0" w:color="auto"/>
                    <w:left w:val="none" w:sz="0" w:space="0" w:color="auto"/>
                    <w:bottom w:val="none" w:sz="0" w:space="0" w:color="auto"/>
                    <w:right w:val="none" w:sz="0" w:space="0" w:color="auto"/>
                  </w:divBdr>
                </w:div>
                <w:div w:id="1809543876">
                  <w:marLeft w:val="0"/>
                  <w:marRight w:val="0"/>
                  <w:marTop w:val="0"/>
                  <w:marBottom w:val="0"/>
                  <w:divBdr>
                    <w:top w:val="none" w:sz="0" w:space="0" w:color="auto"/>
                    <w:left w:val="none" w:sz="0" w:space="0" w:color="auto"/>
                    <w:bottom w:val="none" w:sz="0" w:space="0" w:color="auto"/>
                    <w:right w:val="none" w:sz="0" w:space="0" w:color="auto"/>
                  </w:divBdr>
                </w:div>
                <w:div w:id="1809711422">
                  <w:marLeft w:val="0"/>
                  <w:marRight w:val="0"/>
                  <w:marTop w:val="0"/>
                  <w:marBottom w:val="0"/>
                  <w:divBdr>
                    <w:top w:val="none" w:sz="0" w:space="0" w:color="auto"/>
                    <w:left w:val="none" w:sz="0" w:space="0" w:color="auto"/>
                    <w:bottom w:val="none" w:sz="0" w:space="0" w:color="auto"/>
                    <w:right w:val="none" w:sz="0" w:space="0" w:color="auto"/>
                  </w:divBdr>
                </w:div>
                <w:div w:id="1809711617">
                  <w:marLeft w:val="0"/>
                  <w:marRight w:val="0"/>
                  <w:marTop w:val="0"/>
                  <w:marBottom w:val="0"/>
                  <w:divBdr>
                    <w:top w:val="none" w:sz="0" w:space="0" w:color="auto"/>
                    <w:left w:val="none" w:sz="0" w:space="0" w:color="auto"/>
                    <w:bottom w:val="none" w:sz="0" w:space="0" w:color="auto"/>
                    <w:right w:val="none" w:sz="0" w:space="0" w:color="auto"/>
                  </w:divBdr>
                </w:div>
                <w:div w:id="1809736205">
                  <w:marLeft w:val="0"/>
                  <w:marRight w:val="0"/>
                  <w:marTop w:val="0"/>
                  <w:marBottom w:val="0"/>
                  <w:divBdr>
                    <w:top w:val="none" w:sz="0" w:space="0" w:color="auto"/>
                    <w:left w:val="none" w:sz="0" w:space="0" w:color="auto"/>
                    <w:bottom w:val="none" w:sz="0" w:space="0" w:color="auto"/>
                    <w:right w:val="none" w:sz="0" w:space="0" w:color="auto"/>
                  </w:divBdr>
                </w:div>
                <w:div w:id="1811245102">
                  <w:marLeft w:val="0"/>
                  <w:marRight w:val="0"/>
                  <w:marTop w:val="0"/>
                  <w:marBottom w:val="0"/>
                  <w:divBdr>
                    <w:top w:val="none" w:sz="0" w:space="0" w:color="auto"/>
                    <w:left w:val="none" w:sz="0" w:space="0" w:color="auto"/>
                    <w:bottom w:val="none" w:sz="0" w:space="0" w:color="auto"/>
                    <w:right w:val="none" w:sz="0" w:space="0" w:color="auto"/>
                  </w:divBdr>
                </w:div>
                <w:div w:id="1812018353">
                  <w:marLeft w:val="0"/>
                  <w:marRight w:val="0"/>
                  <w:marTop w:val="0"/>
                  <w:marBottom w:val="0"/>
                  <w:divBdr>
                    <w:top w:val="none" w:sz="0" w:space="0" w:color="auto"/>
                    <w:left w:val="none" w:sz="0" w:space="0" w:color="auto"/>
                    <w:bottom w:val="none" w:sz="0" w:space="0" w:color="auto"/>
                    <w:right w:val="none" w:sz="0" w:space="0" w:color="auto"/>
                  </w:divBdr>
                </w:div>
                <w:div w:id="1812210151">
                  <w:marLeft w:val="0"/>
                  <w:marRight w:val="0"/>
                  <w:marTop w:val="0"/>
                  <w:marBottom w:val="0"/>
                  <w:divBdr>
                    <w:top w:val="none" w:sz="0" w:space="0" w:color="auto"/>
                    <w:left w:val="none" w:sz="0" w:space="0" w:color="auto"/>
                    <w:bottom w:val="none" w:sz="0" w:space="0" w:color="auto"/>
                    <w:right w:val="none" w:sz="0" w:space="0" w:color="auto"/>
                  </w:divBdr>
                </w:div>
                <w:div w:id="1813134241">
                  <w:marLeft w:val="0"/>
                  <w:marRight w:val="0"/>
                  <w:marTop w:val="0"/>
                  <w:marBottom w:val="0"/>
                  <w:divBdr>
                    <w:top w:val="none" w:sz="0" w:space="0" w:color="auto"/>
                    <w:left w:val="none" w:sz="0" w:space="0" w:color="auto"/>
                    <w:bottom w:val="none" w:sz="0" w:space="0" w:color="auto"/>
                    <w:right w:val="none" w:sz="0" w:space="0" w:color="auto"/>
                  </w:divBdr>
                </w:div>
                <w:div w:id="1814254532">
                  <w:marLeft w:val="0"/>
                  <w:marRight w:val="0"/>
                  <w:marTop w:val="0"/>
                  <w:marBottom w:val="0"/>
                  <w:divBdr>
                    <w:top w:val="none" w:sz="0" w:space="0" w:color="auto"/>
                    <w:left w:val="none" w:sz="0" w:space="0" w:color="auto"/>
                    <w:bottom w:val="none" w:sz="0" w:space="0" w:color="auto"/>
                    <w:right w:val="none" w:sz="0" w:space="0" w:color="auto"/>
                  </w:divBdr>
                </w:div>
                <w:div w:id="1814633708">
                  <w:marLeft w:val="0"/>
                  <w:marRight w:val="0"/>
                  <w:marTop w:val="0"/>
                  <w:marBottom w:val="0"/>
                  <w:divBdr>
                    <w:top w:val="none" w:sz="0" w:space="0" w:color="auto"/>
                    <w:left w:val="none" w:sz="0" w:space="0" w:color="auto"/>
                    <w:bottom w:val="none" w:sz="0" w:space="0" w:color="auto"/>
                    <w:right w:val="none" w:sz="0" w:space="0" w:color="auto"/>
                  </w:divBdr>
                </w:div>
                <w:div w:id="1814909085">
                  <w:marLeft w:val="0"/>
                  <w:marRight w:val="0"/>
                  <w:marTop w:val="0"/>
                  <w:marBottom w:val="0"/>
                  <w:divBdr>
                    <w:top w:val="none" w:sz="0" w:space="0" w:color="auto"/>
                    <w:left w:val="none" w:sz="0" w:space="0" w:color="auto"/>
                    <w:bottom w:val="none" w:sz="0" w:space="0" w:color="auto"/>
                    <w:right w:val="none" w:sz="0" w:space="0" w:color="auto"/>
                  </w:divBdr>
                </w:div>
                <w:div w:id="1815099254">
                  <w:marLeft w:val="0"/>
                  <w:marRight w:val="0"/>
                  <w:marTop w:val="0"/>
                  <w:marBottom w:val="0"/>
                  <w:divBdr>
                    <w:top w:val="none" w:sz="0" w:space="0" w:color="auto"/>
                    <w:left w:val="none" w:sz="0" w:space="0" w:color="auto"/>
                    <w:bottom w:val="none" w:sz="0" w:space="0" w:color="auto"/>
                    <w:right w:val="none" w:sz="0" w:space="0" w:color="auto"/>
                  </w:divBdr>
                </w:div>
                <w:div w:id="1815561048">
                  <w:marLeft w:val="0"/>
                  <w:marRight w:val="0"/>
                  <w:marTop w:val="0"/>
                  <w:marBottom w:val="0"/>
                  <w:divBdr>
                    <w:top w:val="none" w:sz="0" w:space="0" w:color="auto"/>
                    <w:left w:val="none" w:sz="0" w:space="0" w:color="auto"/>
                    <w:bottom w:val="none" w:sz="0" w:space="0" w:color="auto"/>
                    <w:right w:val="none" w:sz="0" w:space="0" w:color="auto"/>
                  </w:divBdr>
                </w:div>
                <w:div w:id="1817602311">
                  <w:marLeft w:val="0"/>
                  <w:marRight w:val="0"/>
                  <w:marTop w:val="0"/>
                  <w:marBottom w:val="0"/>
                  <w:divBdr>
                    <w:top w:val="none" w:sz="0" w:space="0" w:color="auto"/>
                    <w:left w:val="none" w:sz="0" w:space="0" w:color="auto"/>
                    <w:bottom w:val="none" w:sz="0" w:space="0" w:color="auto"/>
                    <w:right w:val="none" w:sz="0" w:space="0" w:color="auto"/>
                  </w:divBdr>
                </w:div>
                <w:div w:id="1817792102">
                  <w:marLeft w:val="0"/>
                  <w:marRight w:val="0"/>
                  <w:marTop w:val="0"/>
                  <w:marBottom w:val="0"/>
                  <w:divBdr>
                    <w:top w:val="none" w:sz="0" w:space="0" w:color="auto"/>
                    <w:left w:val="none" w:sz="0" w:space="0" w:color="auto"/>
                    <w:bottom w:val="none" w:sz="0" w:space="0" w:color="auto"/>
                    <w:right w:val="none" w:sz="0" w:space="0" w:color="auto"/>
                  </w:divBdr>
                </w:div>
                <w:div w:id="1817990005">
                  <w:marLeft w:val="0"/>
                  <w:marRight w:val="0"/>
                  <w:marTop w:val="0"/>
                  <w:marBottom w:val="0"/>
                  <w:divBdr>
                    <w:top w:val="none" w:sz="0" w:space="0" w:color="auto"/>
                    <w:left w:val="none" w:sz="0" w:space="0" w:color="auto"/>
                    <w:bottom w:val="none" w:sz="0" w:space="0" w:color="auto"/>
                    <w:right w:val="none" w:sz="0" w:space="0" w:color="auto"/>
                  </w:divBdr>
                </w:div>
                <w:div w:id="1820152308">
                  <w:marLeft w:val="0"/>
                  <w:marRight w:val="0"/>
                  <w:marTop w:val="0"/>
                  <w:marBottom w:val="0"/>
                  <w:divBdr>
                    <w:top w:val="none" w:sz="0" w:space="0" w:color="auto"/>
                    <w:left w:val="none" w:sz="0" w:space="0" w:color="auto"/>
                    <w:bottom w:val="none" w:sz="0" w:space="0" w:color="auto"/>
                    <w:right w:val="none" w:sz="0" w:space="0" w:color="auto"/>
                  </w:divBdr>
                </w:div>
                <w:div w:id="1820491727">
                  <w:marLeft w:val="0"/>
                  <w:marRight w:val="0"/>
                  <w:marTop w:val="0"/>
                  <w:marBottom w:val="0"/>
                  <w:divBdr>
                    <w:top w:val="none" w:sz="0" w:space="0" w:color="auto"/>
                    <w:left w:val="none" w:sz="0" w:space="0" w:color="auto"/>
                    <w:bottom w:val="none" w:sz="0" w:space="0" w:color="auto"/>
                    <w:right w:val="none" w:sz="0" w:space="0" w:color="auto"/>
                  </w:divBdr>
                </w:div>
                <w:div w:id="1820685830">
                  <w:marLeft w:val="0"/>
                  <w:marRight w:val="0"/>
                  <w:marTop w:val="0"/>
                  <w:marBottom w:val="0"/>
                  <w:divBdr>
                    <w:top w:val="none" w:sz="0" w:space="0" w:color="auto"/>
                    <w:left w:val="none" w:sz="0" w:space="0" w:color="auto"/>
                    <w:bottom w:val="none" w:sz="0" w:space="0" w:color="auto"/>
                    <w:right w:val="none" w:sz="0" w:space="0" w:color="auto"/>
                  </w:divBdr>
                </w:div>
                <w:div w:id="1820805364">
                  <w:marLeft w:val="0"/>
                  <w:marRight w:val="0"/>
                  <w:marTop w:val="0"/>
                  <w:marBottom w:val="0"/>
                  <w:divBdr>
                    <w:top w:val="none" w:sz="0" w:space="0" w:color="auto"/>
                    <w:left w:val="none" w:sz="0" w:space="0" w:color="auto"/>
                    <w:bottom w:val="none" w:sz="0" w:space="0" w:color="auto"/>
                    <w:right w:val="none" w:sz="0" w:space="0" w:color="auto"/>
                  </w:divBdr>
                </w:div>
                <w:div w:id="1820881634">
                  <w:marLeft w:val="0"/>
                  <w:marRight w:val="0"/>
                  <w:marTop w:val="0"/>
                  <w:marBottom w:val="0"/>
                  <w:divBdr>
                    <w:top w:val="none" w:sz="0" w:space="0" w:color="auto"/>
                    <w:left w:val="none" w:sz="0" w:space="0" w:color="auto"/>
                    <w:bottom w:val="none" w:sz="0" w:space="0" w:color="auto"/>
                    <w:right w:val="none" w:sz="0" w:space="0" w:color="auto"/>
                  </w:divBdr>
                </w:div>
                <w:div w:id="1822773037">
                  <w:marLeft w:val="0"/>
                  <w:marRight w:val="0"/>
                  <w:marTop w:val="0"/>
                  <w:marBottom w:val="0"/>
                  <w:divBdr>
                    <w:top w:val="none" w:sz="0" w:space="0" w:color="auto"/>
                    <w:left w:val="none" w:sz="0" w:space="0" w:color="auto"/>
                    <w:bottom w:val="none" w:sz="0" w:space="0" w:color="auto"/>
                    <w:right w:val="none" w:sz="0" w:space="0" w:color="auto"/>
                  </w:divBdr>
                </w:div>
                <w:div w:id="1823621415">
                  <w:marLeft w:val="0"/>
                  <w:marRight w:val="0"/>
                  <w:marTop w:val="0"/>
                  <w:marBottom w:val="0"/>
                  <w:divBdr>
                    <w:top w:val="none" w:sz="0" w:space="0" w:color="auto"/>
                    <w:left w:val="none" w:sz="0" w:space="0" w:color="auto"/>
                    <w:bottom w:val="none" w:sz="0" w:space="0" w:color="auto"/>
                    <w:right w:val="none" w:sz="0" w:space="0" w:color="auto"/>
                  </w:divBdr>
                </w:div>
                <w:div w:id="1824269960">
                  <w:marLeft w:val="0"/>
                  <w:marRight w:val="0"/>
                  <w:marTop w:val="0"/>
                  <w:marBottom w:val="0"/>
                  <w:divBdr>
                    <w:top w:val="none" w:sz="0" w:space="0" w:color="auto"/>
                    <w:left w:val="none" w:sz="0" w:space="0" w:color="auto"/>
                    <w:bottom w:val="none" w:sz="0" w:space="0" w:color="auto"/>
                    <w:right w:val="none" w:sz="0" w:space="0" w:color="auto"/>
                  </w:divBdr>
                </w:div>
                <w:div w:id="1824396076">
                  <w:marLeft w:val="0"/>
                  <w:marRight w:val="0"/>
                  <w:marTop w:val="0"/>
                  <w:marBottom w:val="0"/>
                  <w:divBdr>
                    <w:top w:val="none" w:sz="0" w:space="0" w:color="auto"/>
                    <w:left w:val="none" w:sz="0" w:space="0" w:color="auto"/>
                    <w:bottom w:val="none" w:sz="0" w:space="0" w:color="auto"/>
                    <w:right w:val="none" w:sz="0" w:space="0" w:color="auto"/>
                  </w:divBdr>
                </w:div>
                <w:div w:id="1824464618">
                  <w:marLeft w:val="0"/>
                  <w:marRight w:val="0"/>
                  <w:marTop w:val="0"/>
                  <w:marBottom w:val="0"/>
                  <w:divBdr>
                    <w:top w:val="none" w:sz="0" w:space="0" w:color="auto"/>
                    <w:left w:val="none" w:sz="0" w:space="0" w:color="auto"/>
                    <w:bottom w:val="none" w:sz="0" w:space="0" w:color="auto"/>
                    <w:right w:val="none" w:sz="0" w:space="0" w:color="auto"/>
                  </w:divBdr>
                </w:div>
                <w:div w:id="1824543472">
                  <w:marLeft w:val="0"/>
                  <w:marRight w:val="0"/>
                  <w:marTop w:val="0"/>
                  <w:marBottom w:val="0"/>
                  <w:divBdr>
                    <w:top w:val="none" w:sz="0" w:space="0" w:color="auto"/>
                    <w:left w:val="none" w:sz="0" w:space="0" w:color="auto"/>
                    <w:bottom w:val="none" w:sz="0" w:space="0" w:color="auto"/>
                    <w:right w:val="none" w:sz="0" w:space="0" w:color="auto"/>
                  </w:divBdr>
                </w:div>
                <w:div w:id="1824619489">
                  <w:marLeft w:val="0"/>
                  <w:marRight w:val="0"/>
                  <w:marTop w:val="0"/>
                  <w:marBottom w:val="0"/>
                  <w:divBdr>
                    <w:top w:val="none" w:sz="0" w:space="0" w:color="auto"/>
                    <w:left w:val="none" w:sz="0" w:space="0" w:color="auto"/>
                    <w:bottom w:val="none" w:sz="0" w:space="0" w:color="auto"/>
                    <w:right w:val="none" w:sz="0" w:space="0" w:color="auto"/>
                  </w:divBdr>
                </w:div>
                <w:div w:id="1824813854">
                  <w:marLeft w:val="0"/>
                  <w:marRight w:val="0"/>
                  <w:marTop w:val="0"/>
                  <w:marBottom w:val="0"/>
                  <w:divBdr>
                    <w:top w:val="none" w:sz="0" w:space="0" w:color="auto"/>
                    <w:left w:val="none" w:sz="0" w:space="0" w:color="auto"/>
                    <w:bottom w:val="none" w:sz="0" w:space="0" w:color="auto"/>
                    <w:right w:val="none" w:sz="0" w:space="0" w:color="auto"/>
                  </w:divBdr>
                </w:div>
                <w:div w:id="1824928592">
                  <w:marLeft w:val="0"/>
                  <w:marRight w:val="0"/>
                  <w:marTop w:val="0"/>
                  <w:marBottom w:val="0"/>
                  <w:divBdr>
                    <w:top w:val="none" w:sz="0" w:space="0" w:color="auto"/>
                    <w:left w:val="none" w:sz="0" w:space="0" w:color="auto"/>
                    <w:bottom w:val="none" w:sz="0" w:space="0" w:color="auto"/>
                    <w:right w:val="none" w:sz="0" w:space="0" w:color="auto"/>
                  </w:divBdr>
                </w:div>
                <w:div w:id="1825273224">
                  <w:marLeft w:val="0"/>
                  <w:marRight w:val="0"/>
                  <w:marTop w:val="0"/>
                  <w:marBottom w:val="0"/>
                  <w:divBdr>
                    <w:top w:val="none" w:sz="0" w:space="0" w:color="auto"/>
                    <w:left w:val="none" w:sz="0" w:space="0" w:color="auto"/>
                    <w:bottom w:val="none" w:sz="0" w:space="0" w:color="auto"/>
                    <w:right w:val="none" w:sz="0" w:space="0" w:color="auto"/>
                  </w:divBdr>
                </w:div>
                <w:div w:id="1826118278">
                  <w:marLeft w:val="0"/>
                  <w:marRight w:val="0"/>
                  <w:marTop w:val="0"/>
                  <w:marBottom w:val="0"/>
                  <w:divBdr>
                    <w:top w:val="none" w:sz="0" w:space="0" w:color="auto"/>
                    <w:left w:val="none" w:sz="0" w:space="0" w:color="auto"/>
                    <w:bottom w:val="none" w:sz="0" w:space="0" w:color="auto"/>
                    <w:right w:val="none" w:sz="0" w:space="0" w:color="auto"/>
                  </w:divBdr>
                </w:div>
                <w:div w:id="1827739821">
                  <w:marLeft w:val="0"/>
                  <w:marRight w:val="0"/>
                  <w:marTop w:val="0"/>
                  <w:marBottom w:val="0"/>
                  <w:divBdr>
                    <w:top w:val="none" w:sz="0" w:space="0" w:color="auto"/>
                    <w:left w:val="none" w:sz="0" w:space="0" w:color="auto"/>
                    <w:bottom w:val="none" w:sz="0" w:space="0" w:color="auto"/>
                    <w:right w:val="none" w:sz="0" w:space="0" w:color="auto"/>
                  </w:divBdr>
                </w:div>
                <w:div w:id="1827748146">
                  <w:marLeft w:val="0"/>
                  <w:marRight w:val="0"/>
                  <w:marTop w:val="0"/>
                  <w:marBottom w:val="0"/>
                  <w:divBdr>
                    <w:top w:val="none" w:sz="0" w:space="0" w:color="auto"/>
                    <w:left w:val="none" w:sz="0" w:space="0" w:color="auto"/>
                    <w:bottom w:val="none" w:sz="0" w:space="0" w:color="auto"/>
                    <w:right w:val="none" w:sz="0" w:space="0" w:color="auto"/>
                  </w:divBdr>
                </w:div>
                <w:div w:id="1828550167">
                  <w:marLeft w:val="0"/>
                  <w:marRight w:val="0"/>
                  <w:marTop w:val="0"/>
                  <w:marBottom w:val="0"/>
                  <w:divBdr>
                    <w:top w:val="none" w:sz="0" w:space="0" w:color="auto"/>
                    <w:left w:val="none" w:sz="0" w:space="0" w:color="auto"/>
                    <w:bottom w:val="none" w:sz="0" w:space="0" w:color="auto"/>
                    <w:right w:val="none" w:sz="0" w:space="0" w:color="auto"/>
                  </w:divBdr>
                </w:div>
                <w:div w:id="1828744630">
                  <w:marLeft w:val="0"/>
                  <w:marRight w:val="0"/>
                  <w:marTop w:val="0"/>
                  <w:marBottom w:val="0"/>
                  <w:divBdr>
                    <w:top w:val="none" w:sz="0" w:space="0" w:color="auto"/>
                    <w:left w:val="none" w:sz="0" w:space="0" w:color="auto"/>
                    <w:bottom w:val="none" w:sz="0" w:space="0" w:color="auto"/>
                    <w:right w:val="none" w:sz="0" w:space="0" w:color="auto"/>
                  </w:divBdr>
                </w:div>
                <w:div w:id="1828983742">
                  <w:marLeft w:val="0"/>
                  <w:marRight w:val="0"/>
                  <w:marTop w:val="0"/>
                  <w:marBottom w:val="0"/>
                  <w:divBdr>
                    <w:top w:val="none" w:sz="0" w:space="0" w:color="auto"/>
                    <w:left w:val="none" w:sz="0" w:space="0" w:color="auto"/>
                    <w:bottom w:val="none" w:sz="0" w:space="0" w:color="auto"/>
                    <w:right w:val="none" w:sz="0" w:space="0" w:color="auto"/>
                  </w:divBdr>
                </w:div>
                <w:div w:id="1830705009">
                  <w:marLeft w:val="0"/>
                  <w:marRight w:val="0"/>
                  <w:marTop w:val="0"/>
                  <w:marBottom w:val="0"/>
                  <w:divBdr>
                    <w:top w:val="none" w:sz="0" w:space="0" w:color="auto"/>
                    <w:left w:val="none" w:sz="0" w:space="0" w:color="auto"/>
                    <w:bottom w:val="none" w:sz="0" w:space="0" w:color="auto"/>
                    <w:right w:val="none" w:sz="0" w:space="0" w:color="auto"/>
                  </w:divBdr>
                </w:div>
                <w:div w:id="1830712084">
                  <w:marLeft w:val="0"/>
                  <w:marRight w:val="0"/>
                  <w:marTop w:val="0"/>
                  <w:marBottom w:val="0"/>
                  <w:divBdr>
                    <w:top w:val="none" w:sz="0" w:space="0" w:color="auto"/>
                    <w:left w:val="none" w:sz="0" w:space="0" w:color="auto"/>
                    <w:bottom w:val="none" w:sz="0" w:space="0" w:color="auto"/>
                    <w:right w:val="none" w:sz="0" w:space="0" w:color="auto"/>
                  </w:divBdr>
                </w:div>
                <w:div w:id="1830826263">
                  <w:marLeft w:val="0"/>
                  <w:marRight w:val="0"/>
                  <w:marTop w:val="0"/>
                  <w:marBottom w:val="0"/>
                  <w:divBdr>
                    <w:top w:val="none" w:sz="0" w:space="0" w:color="auto"/>
                    <w:left w:val="none" w:sz="0" w:space="0" w:color="auto"/>
                    <w:bottom w:val="none" w:sz="0" w:space="0" w:color="auto"/>
                    <w:right w:val="none" w:sz="0" w:space="0" w:color="auto"/>
                  </w:divBdr>
                </w:div>
                <w:div w:id="1831020304">
                  <w:marLeft w:val="0"/>
                  <w:marRight w:val="0"/>
                  <w:marTop w:val="0"/>
                  <w:marBottom w:val="0"/>
                  <w:divBdr>
                    <w:top w:val="none" w:sz="0" w:space="0" w:color="auto"/>
                    <w:left w:val="none" w:sz="0" w:space="0" w:color="auto"/>
                    <w:bottom w:val="none" w:sz="0" w:space="0" w:color="auto"/>
                    <w:right w:val="none" w:sz="0" w:space="0" w:color="auto"/>
                  </w:divBdr>
                </w:div>
                <w:div w:id="1832059047">
                  <w:marLeft w:val="0"/>
                  <w:marRight w:val="0"/>
                  <w:marTop w:val="0"/>
                  <w:marBottom w:val="0"/>
                  <w:divBdr>
                    <w:top w:val="none" w:sz="0" w:space="0" w:color="auto"/>
                    <w:left w:val="none" w:sz="0" w:space="0" w:color="auto"/>
                    <w:bottom w:val="none" w:sz="0" w:space="0" w:color="auto"/>
                    <w:right w:val="none" w:sz="0" w:space="0" w:color="auto"/>
                  </w:divBdr>
                </w:div>
                <w:div w:id="1834183217">
                  <w:marLeft w:val="0"/>
                  <w:marRight w:val="0"/>
                  <w:marTop w:val="0"/>
                  <w:marBottom w:val="0"/>
                  <w:divBdr>
                    <w:top w:val="none" w:sz="0" w:space="0" w:color="auto"/>
                    <w:left w:val="none" w:sz="0" w:space="0" w:color="auto"/>
                    <w:bottom w:val="none" w:sz="0" w:space="0" w:color="auto"/>
                    <w:right w:val="none" w:sz="0" w:space="0" w:color="auto"/>
                  </w:divBdr>
                </w:div>
                <w:div w:id="1834254235">
                  <w:marLeft w:val="0"/>
                  <w:marRight w:val="0"/>
                  <w:marTop w:val="0"/>
                  <w:marBottom w:val="0"/>
                  <w:divBdr>
                    <w:top w:val="none" w:sz="0" w:space="0" w:color="auto"/>
                    <w:left w:val="none" w:sz="0" w:space="0" w:color="auto"/>
                    <w:bottom w:val="none" w:sz="0" w:space="0" w:color="auto"/>
                    <w:right w:val="none" w:sz="0" w:space="0" w:color="auto"/>
                  </w:divBdr>
                </w:div>
                <w:div w:id="1834447819">
                  <w:marLeft w:val="0"/>
                  <w:marRight w:val="0"/>
                  <w:marTop w:val="0"/>
                  <w:marBottom w:val="0"/>
                  <w:divBdr>
                    <w:top w:val="none" w:sz="0" w:space="0" w:color="auto"/>
                    <w:left w:val="none" w:sz="0" w:space="0" w:color="auto"/>
                    <w:bottom w:val="none" w:sz="0" w:space="0" w:color="auto"/>
                    <w:right w:val="none" w:sz="0" w:space="0" w:color="auto"/>
                  </w:divBdr>
                </w:div>
                <w:div w:id="1835143429">
                  <w:marLeft w:val="0"/>
                  <w:marRight w:val="0"/>
                  <w:marTop w:val="0"/>
                  <w:marBottom w:val="0"/>
                  <w:divBdr>
                    <w:top w:val="none" w:sz="0" w:space="0" w:color="auto"/>
                    <w:left w:val="none" w:sz="0" w:space="0" w:color="auto"/>
                    <w:bottom w:val="none" w:sz="0" w:space="0" w:color="auto"/>
                    <w:right w:val="none" w:sz="0" w:space="0" w:color="auto"/>
                  </w:divBdr>
                </w:div>
                <w:div w:id="1835492004">
                  <w:marLeft w:val="0"/>
                  <w:marRight w:val="0"/>
                  <w:marTop w:val="0"/>
                  <w:marBottom w:val="0"/>
                  <w:divBdr>
                    <w:top w:val="none" w:sz="0" w:space="0" w:color="auto"/>
                    <w:left w:val="none" w:sz="0" w:space="0" w:color="auto"/>
                    <w:bottom w:val="none" w:sz="0" w:space="0" w:color="auto"/>
                    <w:right w:val="none" w:sz="0" w:space="0" w:color="auto"/>
                  </w:divBdr>
                </w:div>
                <w:div w:id="1835533753">
                  <w:marLeft w:val="0"/>
                  <w:marRight w:val="0"/>
                  <w:marTop w:val="0"/>
                  <w:marBottom w:val="0"/>
                  <w:divBdr>
                    <w:top w:val="none" w:sz="0" w:space="0" w:color="auto"/>
                    <w:left w:val="none" w:sz="0" w:space="0" w:color="auto"/>
                    <w:bottom w:val="none" w:sz="0" w:space="0" w:color="auto"/>
                    <w:right w:val="none" w:sz="0" w:space="0" w:color="auto"/>
                  </w:divBdr>
                </w:div>
                <w:div w:id="1835946833">
                  <w:marLeft w:val="0"/>
                  <w:marRight w:val="0"/>
                  <w:marTop w:val="0"/>
                  <w:marBottom w:val="0"/>
                  <w:divBdr>
                    <w:top w:val="none" w:sz="0" w:space="0" w:color="auto"/>
                    <w:left w:val="none" w:sz="0" w:space="0" w:color="auto"/>
                    <w:bottom w:val="none" w:sz="0" w:space="0" w:color="auto"/>
                    <w:right w:val="none" w:sz="0" w:space="0" w:color="auto"/>
                  </w:divBdr>
                </w:div>
                <w:div w:id="1835993728">
                  <w:marLeft w:val="0"/>
                  <w:marRight w:val="0"/>
                  <w:marTop w:val="0"/>
                  <w:marBottom w:val="0"/>
                  <w:divBdr>
                    <w:top w:val="none" w:sz="0" w:space="0" w:color="auto"/>
                    <w:left w:val="none" w:sz="0" w:space="0" w:color="auto"/>
                    <w:bottom w:val="none" w:sz="0" w:space="0" w:color="auto"/>
                    <w:right w:val="none" w:sz="0" w:space="0" w:color="auto"/>
                  </w:divBdr>
                </w:div>
                <w:div w:id="1836804117">
                  <w:marLeft w:val="0"/>
                  <w:marRight w:val="0"/>
                  <w:marTop w:val="0"/>
                  <w:marBottom w:val="0"/>
                  <w:divBdr>
                    <w:top w:val="none" w:sz="0" w:space="0" w:color="auto"/>
                    <w:left w:val="none" w:sz="0" w:space="0" w:color="auto"/>
                    <w:bottom w:val="none" w:sz="0" w:space="0" w:color="auto"/>
                    <w:right w:val="none" w:sz="0" w:space="0" w:color="auto"/>
                  </w:divBdr>
                </w:div>
                <w:div w:id="1838613135">
                  <w:marLeft w:val="0"/>
                  <w:marRight w:val="0"/>
                  <w:marTop w:val="0"/>
                  <w:marBottom w:val="0"/>
                  <w:divBdr>
                    <w:top w:val="none" w:sz="0" w:space="0" w:color="auto"/>
                    <w:left w:val="none" w:sz="0" w:space="0" w:color="auto"/>
                    <w:bottom w:val="none" w:sz="0" w:space="0" w:color="auto"/>
                    <w:right w:val="none" w:sz="0" w:space="0" w:color="auto"/>
                  </w:divBdr>
                </w:div>
                <w:div w:id="1838692181">
                  <w:marLeft w:val="0"/>
                  <w:marRight w:val="0"/>
                  <w:marTop w:val="0"/>
                  <w:marBottom w:val="0"/>
                  <w:divBdr>
                    <w:top w:val="none" w:sz="0" w:space="0" w:color="auto"/>
                    <w:left w:val="none" w:sz="0" w:space="0" w:color="auto"/>
                    <w:bottom w:val="none" w:sz="0" w:space="0" w:color="auto"/>
                    <w:right w:val="none" w:sz="0" w:space="0" w:color="auto"/>
                  </w:divBdr>
                </w:div>
                <w:div w:id="1838961290">
                  <w:marLeft w:val="0"/>
                  <w:marRight w:val="0"/>
                  <w:marTop w:val="0"/>
                  <w:marBottom w:val="0"/>
                  <w:divBdr>
                    <w:top w:val="none" w:sz="0" w:space="0" w:color="auto"/>
                    <w:left w:val="none" w:sz="0" w:space="0" w:color="auto"/>
                    <w:bottom w:val="none" w:sz="0" w:space="0" w:color="auto"/>
                    <w:right w:val="none" w:sz="0" w:space="0" w:color="auto"/>
                  </w:divBdr>
                </w:div>
                <w:div w:id="1839270223">
                  <w:marLeft w:val="0"/>
                  <w:marRight w:val="0"/>
                  <w:marTop w:val="0"/>
                  <w:marBottom w:val="0"/>
                  <w:divBdr>
                    <w:top w:val="none" w:sz="0" w:space="0" w:color="auto"/>
                    <w:left w:val="none" w:sz="0" w:space="0" w:color="auto"/>
                    <w:bottom w:val="none" w:sz="0" w:space="0" w:color="auto"/>
                    <w:right w:val="none" w:sz="0" w:space="0" w:color="auto"/>
                  </w:divBdr>
                </w:div>
                <w:div w:id="1839806817">
                  <w:marLeft w:val="0"/>
                  <w:marRight w:val="0"/>
                  <w:marTop w:val="0"/>
                  <w:marBottom w:val="0"/>
                  <w:divBdr>
                    <w:top w:val="none" w:sz="0" w:space="0" w:color="auto"/>
                    <w:left w:val="none" w:sz="0" w:space="0" w:color="auto"/>
                    <w:bottom w:val="none" w:sz="0" w:space="0" w:color="auto"/>
                    <w:right w:val="none" w:sz="0" w:space="0" w:color="auto"/>
                  </w:divBdr>
                </w:div>
                <w:div w:id="1840150806">
                  <w:marLeft w:val="0"/>
                  <w:marRight w:val="0"/>
                  <w:marTop w:val="0"/>
                  <w:marBottom w:val="0"/>
                  <w:divBdr>
                    <w:top w:val="none" w:sz="0" w:space="0" w:color="auto"/>
                    <w:left w:val="none" w:sz="0" w:space="0" w:color="auto"/>
                    <w:bottom w:val="none" w:sz="0" w:space="0" w:color="auto"/>
                    <w:right w:val="none" w:sz="0" w:space="0" w:color="auto"/>
                  </w:divBdr>
                </w:div>
                <w:div w:id="1840733629">
                  <w:marLeft w:val="0"/>
                  <w:marRight w:val="0"/>
                  <w:marTop w:val="0"/>
                  <w:marBottom w:val="0"/>
                  <w:divBdr>
                    <w:top w:val="none" w:sz="0" w:space="0" w:color="auto"/>
                    <w:left w:val="none" w:sz="0" w:space="0" w:color="auto"/>
                    <w:bottom w:val="none" w:sz="0" w:space="0" w:color="auto"/>
                    <w:right w:val="none" w:sz="0" w:space="0" w:color="auto"/>
                  </w:divBdr>
                </w:div>
                <w:div w:id="1841042069">
                  <w:marLeft w:val="0"/>
                  <w:marRight w:val="0"/>
                  <w:marTop w:val="0"/>
                  <w:marBottom w:val="0"/>
                  <w:divBdr>
                    <w:top w:val="none" w:sz="0" w:space="0" w:color="auto"/>
                    <w:left w:val="none" w:sz="0" w:space="0" w:color="auto"/>
                    <w:bottom w:val="none" w:sz="0" w:space="0" w:color="auto"/>
                    <w:right w:val="none" w:sz="0" w:space="0" w:color="auto"/>
                  </w:divBdr>
                </w:div>
                <w:div w:id="1841458865">
                  <w:marLeft w:val="0"/>
                  <w:marRight w:val="0"/>
                  <w:marTop w:val="0"/>
                  <w:marBottom w:val="0"/>
                  <w:divBdr>
                    <w:top w:val="none" w:sz="0" w:space="0" w:color="auto"/>
                    <w:left w:val="none" w:sz="0" w:space="0" w:color="auto"/>
                    <w:bottom w:val="none" w:sz="0" w:space="0" w:color="auto"/>
                    <w:right w:val="none" w:sz="0" w:space="0" w:color="auto"/>
                  </w:divBdr>
                </w:div>
                <w:div w:id="1841694546">
                  <w:marLeft w:val="0"/>
                  <w:marRight w:val="0"/>
                  <w:marTop w:val="0"/>
                  <w:marBottom w:val="0"/>
                  <w:divBdr>
                    <w:top w:val="none" w:sz="0" w:space="0" w:color="auto"/>
                    <w:left w:val="none" w:sz="0" w:space="0" w:color="auto"/>
                    <w:bottom w:val="none" w:sz="0" w:space="0" w:color="auto"/>
                    <w:right w:val="none" w:sz="0" w:space="0" w:color="auto"/>
                  </w:divBdr>
                </w:div>
                <w:div w:id="1843810228">
                  <w:marLeft w:val="0"/>
                  <w:marRight w:val="0"/>
                  <w:marTop w:val="0"/>
                  <w:marBottom w:val="0"/>
                  <w:divBdr>
                    <w:top w:val="none" w:sz="0" w:space="0" w:color="auto"/>
                    <w:left w:val="none" w:sz="0" w:space="0" w:color="auto"/>
                    <w:bottom w:val="none" w:sz="0" w:space="0" w:color="auto"/>
                    <w:right w:val="none" w:sz="0" w:space="0" w:color="auto"/>
                  </w:divBdr>
                </w:div>
                <w:div w:id="1844198687">
                  <w:marLeft w:val="0"/>
                  <w:marRight w:val="0"/>
                  <w:marTop w:val="0"/>
                  <w:marBottom w:val="0"/>
                  <w:divBdr>
                    <w:top w:val="none" w:sz="0" w:space="0" w:color="auto"/>
                    <w:left w:val="none" w:sz="0" w:space="0" w:color="auto"/>
                    <w:bottom w:val="none" w:sz="0" w:space="0" w:color="auto"/>
                    <w:right w:val="none" w:sz="0" w:space="0" w:color="auto"/>
                  </w:divBdr>
                </w:div>
                <w:div w:id="1844272280">
                  <w:marLeft w:val="0"/>
                  <w:marRight w:val="0"/>
                  <w:marTop w:val="0"/>
                  <w:marBottom w:val="0"/>
                  <w:divBdr>
                    <w:top w:val="none" w:sz="0" w:space="0" w:color="auto"/>
                    <w:left w:val="none" w:sz="0" w:space="0" w:color="auto"/>
                    <w:bottom w:val="none" w:sz="0" w:space="0" w:color="auto"/>
                    <w:right w:val="none" w:sz="0" w:space="0" w:color="auto"/>
                  </w:divBdr>
                </w:div>
                <w:div w:id="1844275021">
                  <w:marLeft w:val="0"/>
                  <w:marRight w:val="0"/>
                  <w:marTop w:val="0"/>
                  <w:marBottom w:val="0"/>
                  <w:divBdr>
                    <w:top w:val="none" w:sz="0" w:space="0" w:color="auto"/>
                    <w:left w:val="none" w:sz="0" w:space="0" w:color="auto"/>
                    <w:bottom w:val="none" w:sz="0" w:space="0" w:color="auto"/>
                    <w:right w:val="none" w:sz="0" w:space="0" w:color="auto"/>
                  </w:divBdr>
                </w:div>
                <w:div w:id="1845129725">
                  <w:marLeft w:val="0"/>
                  <w:marRight w:val="0"/>
                  <w:marTop w:val="0"/>
                  <w:marBottom w:val="0"/>
                  <w:divBdr>
                    <w:top w:val="none" w:sz="0" w:space="0" w:color="auto"/>
                    <w:left w:val="none" w:sz="0" w:space="0" w:color="auto"/>
                    <w:bottom w:val="none" w:sz="0" w:space="0" w:color="auto"/>
                    <w:right w:val="none" w:sz="0" w:space="0" w:color="auto"/>
                  </w:divBdr>
                </w:div>
                <w:div w:id="1846048261">
                  <w:marLeft w:val="0"/>
                  <w:marRight w:val="0"/>
                  <w:marTop w:val="0"/>
                  <w:marBottom w:val="0"/>
                  <w:divBdr>
                    <w:top w:val="none" w:sz="0" w:space="0" w:color="auto"/>
                    <w:left w:val="none" w:sz="0" w:space="0" w:color="auto"/>
                    <w:bottom w:val="none" w:sz="0" w:space="0" w:color="auto"/>
                    <w:right w:val="none" w:sz="0" w:space="0" w:color="auto"/>
                  </w:divBdr>
                </w:div>
                <w:div w:id="1846626073">
                  <w:marLeft w:val="0"/>
                  <w:marRight w:val="0"/>
                  <w:marTop w:val="0"/>
                  <w:marBottom w:val="0"/>
                  <w:divBdr>
                    <w:top w:val="none" w:sz="0" w:space="0" w:color="auto"/>
                    <w:left w:val="none" w:sz="0" w:space="0" w:color="auto"/>
                    <w:bottom w:val="none" w:sz="0" w:space="0" w:color="auto"/>
                    <w:right w:val="none" w:sz="0" w:space="0" w:color="auto"/>
                  </w:divBdr>
                </w:div>
                <w:div w:id="1846893563">
                  <w:marLeft w:val="0"/>
                  <w:marRight w:val="0"/>
                  <w:marTop w:val="0"/>
                  <w:marBottom w:val="0"/>
                  <w:divBdr>
                    <w:top w:val="none" w:sz="0" w:space="0" w:color="auto"/>
                    <w:left w:val="none" w:sz="0" w:space="0" w:color="auto"/>
                    <w:bottom w:val="none" w:sz="0" w:space="0" w:color="auto"/>
                    <w:right w:val="none" w:sz="0" w:space="0" w:color="auto"/>
                  </w:divBdr>
                </w:div>
                <w:div w:id="1848522984">
                  <w:marLeft w:val="0"/>
                  <w:marRight w:val="0"/>
                  <w:marTop w:val="0"/>
                  <w:marBottom w:val="0"/>
                  <w:divBdr>
                    <w:top w:val="none" w:sz="0" w:space="0" w:color="auto"/>
                    <w:left w:val="none" w:sz="0" w:space="0" w:color="auto"/>
                    <w:bottom w:val="none" w:sz="0" w:space="0" w:color="auto"/>
                    <w:right w:val="none" w:sz="0" w:space="0" w:color="auto"/>
                  </w:divBdr>
                </w:div>
                <w:div w:id="1848709115">
                  <w:marLeft w:val="0"/>
                  <w:marRight w:val="0"/>
                  <w:marTop w:val="0"/>
                  <w:marBottom w:val="0"/>
                  <w:divBdr>
                    <w:top w:val="none" w:sz="0" w:space="0" w:color="auto"/>
                    <w:left w:val="none" w:sz="0" w:space="0" w:color="auto"/>
                    <w:bottom w:val="none" w:sz="0" w:space="0" w:color="auto"/>
                    <w:right w:val="none" w:sz="0" w:space="0" w:color="auto"/>
                  </w:divBdr>
                </w:div>
                <w:div w:id="1849056157">
                  <w:marLeft w:val="0"/>
                  <w:marRight w:val="0"/>
                  <w:marTop w:val="0"/>
                  <w:marBottom w:val="0"/>
                  <w:divBdr>
                    <w:top w:val="none" w:sz="0" w:space="0" w:color="auto"/>
                    <w:left w:val="none" w:sz="0" w:space="0" w:color="auto"/>
                    <w:bottom w:val="none" w:sz="0" w:space="0" w:color="auto"/>
                    <w:right w:val="none" w:sz="0" w:space="0" w:color="auto"/>
                  </w:divBdr>
                </w:div>
                <w:div w:id="1849172784">
                  <w:marLeft w:val="0"/>
                  <w:marRight w:val="0"/>
                  <w:marTop w:val="0"/>
                  <w:marBottom w:val="0"/>
                  <w:divBdr>
                    <w:top w:val="none" w:sz="0" w:space="0" w:color="auto"/>
                    <w:left w:val="none" w:sz="0" w:space="0" w:color="auto"/>
                    <w:bottom w:val="none" w:sz="0" w:space="0" w:color="auto"/>
                    <w:right w:val="none" w:sz="0" w:space="0" w:color="auto"/>
                  </w:divBdr>
                </w:div>
                <w:div w:id="1849565623">
                  <w:marLeft w:val="0"/>
                  <w:marRight w:val="0"/>
                  <w:marTop w:val="0"/>
                  <w:marBottom w:val="0"/>
                  <w:divBdr>
                    <w:top w:val="none" w:sz="0" w:space="0" w:color="auto"/>
                    <w:left w:val="none" w:sz="0" w:space="0" w:color="auto"/>
                    <w:bottom w:val="none" w:sz="0" w:space="0" w:color="auto"/>
                    <w:right w:val="none" w:sz="0" w:space="0" w:color="auto"/>
                  </w:divBdr>
                </w:div>
                <w:div w:id="1850292046">
                  <w:marLeft w:val="0"/>
                  <w:marRight w:val="0"/>
                  <w:marTop w:val="0"/>
                  <w:marBottom w:val="0"/>
                  <w:divBdr>
                    <w:top w:val="none" w:sz="0" w:space="0" w:color="auto"/>
                    <w:left w:val="none" w:sz="0" w:space="0" w:color="auto"/>
                    <w:bottom w:val="none" w:sz="0" w:space="0" w:color="auto"/>
                    <w:right w:val="none" w:sz="0" w:space="0" w:color="auto"/>
                  </w:divBdr>
                </w:div>
                <w:div w:id="1850827497">
                  <w:marLeft w:val="0"/>
                  <w:marRight w:val="0"/>
                  <w:marTop w:val="0"/>
                  <w:marBottom w:val="0"/>
                  <w:divBdr>
                    <w:top w:val="none" w:sz="0" w:space="0" w:color="auto"/>
                    <w:left w:val="none" w:sz="0" w:space="0" w:color="auto"/>
                    <w:bottom w:val="none" w:sz="0" w:space="0" w:color="auto"/>
                    <w:right w:val="none" w:sz="0" w:space="0" w:color="auto"/>
                  </w:divBdr>
                </w:div>
                <w:div w:id="1851410607">
                  <w:marLeft w:val="0"/>
                  <w:marRight w:val="0"/>
                  <w:marTop w:val="0"/>
                  <w:marBottom w:val="0"/>
                  <w:divBdr>
                    <w:top w:val="none" w:sz="0" w:space="0" w:color="auto"/>
                    <w:left w:val="none" w:sz="0" w:space="0" w:color="auto"/>
                    <w:bottom w:val="none" w:sz="0" w:space="0" w:color="auto"/>
                    <w:right w:val="none" w:sz="0" w:space="0" w:color="auto"/>
                  </w:divBdr>
                </w:div>
                <w:div w:id="1851482723">
                  <w:marLeft w:val="0"/>
                  <w:marRight w:val="0"/>
                  <w:marTop w:val="0"/>
                  <w:marBottom w:val="0"/>
                  <w:divBdr>
                    <w:top w:val="none" w:sz="0" w:space="0" w:color="auto"/>
                    <w:left w:val="none" w:sz="0" w:space="0" w:color="auto"/>
                    <w:bottom w:val="none" w:sz="0" w:space="0" w:color="auto"/>
                    <w:right w:val="none" w:sz="0" w:space="0" w:color="auto"/>
                  </w:divBdr>
                </w:div>
                <w:div w:id="1852840459">
                  <w:marLeft w:val="0"/>
                  <w:marRight w:val="0"/>
                  <w:marTop w:val="0"/>
                  <w:marBottom w:val="0"/>
                  <w:divBdr>
                    <w:top w:val="none" w:sz="0" w:space="0" w:color="auto"/>
                    <w:left w:val="none" w:sz="0" w:space="0" w:color="auto"/>
                    <w:bottom w:val="none" w:sz="0" w:space="0" w:color="auto"/>
                    <w:right w:val="none" w:sz="0" w:space="0" w:color="auto"/>
                  </w:divBdr>
                </w:div>
                <w:div w:id="1853105688">
                  <w:marLeft w:val="0"/>
                  <w:marRight w:val="0"/>
                  <w:marTop w:val="0"/>
                  <w:marBottom w:val="0"/>
                  <w:divBdr>
                    <w:top w:val="none" w:sz="0" w:space="0" w:color="auto"/>
                    <w:left w:val="none" w:sz="0" w:space="0" w:color="auto"/>
                    <w:bottom w:val="none" w:sz="0" w:space="0" w:color="auto"/>
                    <w:right w:val="none" w:sz="0" w:space="0" w:color="auto"/>
                  </w:divBdr>
                </w:div>
                <w:div w:id="1854874545">
                  <w:marLeft w:val="0"/>
                  <w:marRight w:val="0"/>
                  <w:marTop w:val="0"/>
                  <w:marBottom w:val="0"/>
                  <w:divBdr>
                    <w:top w:val="none" w:sz="0" w:space="0" w:color="auto"/>
                    <w:left w:val="none" w:sz="0" w:space="0" w:color="auto"/>
                    <w:bottom w:val="none" w:sz="0" w:space="0" w:color="auto"/>
                    <w:right w:val="none" w:sz="0" w:space="0" w:color="auto"/>
                  </w:divBdr>
                </w:div>
                <w:div w:id="1855225077">
                  <w:marLeft w:val="0"/>
                  <w:marRight w:val="0"/>
                  <w:marTop w:val="0"/>
                  <w:marBottom w:val="0"/>
                  <w:divBdr>
                    <w:top w:val="none" w:sz="0" w:space="0" w:color="auto"/>
                    <w:left w:val="none" w:sz="0" w:space="0" w:color="auto"/>
                    <w:bottom w:val="none" w:sz="0" w:space="0" w:color="auto"/>
                    <w:right w:val="none" w:sz="0" w:space="0" w:color="auto"/>
                  </w:divBdr>
                </w:div>
                <w:div w:id="1855340552">
                  <w:marLeft w:val="0"/>
                  <w:marRight w:val="0"/>
                  <w:marTop w:val="0"/>
                  <w:marBottom w:val="0"/>
                  <w:divBdr>
                    <w:top w:val="none" w:sz="0" w:space="0" w:color="auto"/>
                    <w:left w:val="none" w:sz="0" w:space="0" w:color="auto"/>
                    <w:bottom w:val="none" w:sz="0" w:space="0" w:color="auto"/>
                    <w:right w:val="none" w:sz="0" w:space="0" w:color="auto"/>
                  </w:divBdr>
                </w:div>
                <w:div w:id="1855418109">
                  <w:marLeft w:val="0"/>
                  <w:marRight w:val="0"/>
                  <w:marTop w:val="0"/>
                  <w:marBottom w:val="0"/>
                  <w:divBdr>
                    <w:top w:val="none" w:sz="0" w:space="0" w:color="auto"/>
                    <w:left w:val="none" w:sz="0" w:space="0" w:color="auto"/>
                    <w:bottom w:val="none" w:sz="0" w:space="0" w:color="auto"/>
                    <w:right w:val="none" w:sz="0" w:space="0" w:color="auto"/>
                  </w:divBdr>
                </w:div>
                <w:div w:id="1856379078">
                  <w:marLeft w:val="0"/>
                  <w:marRight w:val="0"/>
                  <w:marTop w:val="0"/>
                  <w:marBottom w:val="0"/>
                  <w:divBdr>
                    <w:top w:val="none" w:sz="0" w:space="0" w:color="auto"/>
                    <w:left w:val="none" w:sz="0" w:space="0" w:color="auto"/>
                    <w:bottom w:val="none" w:sz="0" w:space="0" w:color="auto"/>
                    <w:right w:val="none" w:sz="0" w:space="0" w:color="auto"/>
                  </w:divBdr>
                </w:div>
                <w:div w:id="1857453932">
                  <w:marLeft w:val="0"/>
                  <w:marRight w:val="0"/>
                  <w:marTop w:val="0"/>
                  <w:marBottom w:val="0"/>
                  <w:divBdr>
                    <w:top w:val="none" w:sz="0" w:space="0" w:color="auto"/>
                    <w:left w:val="none" w:sz="0" w:space="0" w:color="auto"/>
                    <w:bottom w:val="none" w:sz="0" w:space="0" w:color="auto"/>
                    <w:right w:val="none" w:sz="0" w:space="0" w:color="auto"/>
                  </w:divBdr>
                </w:div>
                <w:div w:id="1859928768">
                  <w:marLeft w:val="0"/>
                  <w:marRight w:val="0"/>
                  <w:marTop w:val="0"/>
                  <w:marBottom w:val="0"/>
                  <w:divBdr>
                    <w:top w:val="none" w:sz="0" w:space="0" w:color="auto"/>
                    <w:left w:val="none" w:sz="0" w:space="0" w:color="auto"/>
                    <w:bottom w:val="none" w:sz="0" w:space="0" w:color="auto"/>
                    <w:right w:val="none" w:sz="0" w:space="0" w:color="auto"/>
                  </w:divBdr>
                </w:div>
                <w:div w:id="1861044687">
                  <w:marLeft w:val="0"/>
                  <w:marRight w:val="0"/>
                  <w:marTop w:val="0"/>
                  <w:marBottom w:val="0"/>
                  <w:divBdr>
                    <w:top w:val="none" w:sz="0" w:space="0" w:color="auto"/>
                    <w:left w:val="none" w:sz="0" w:space="0" w:color="auto"/>
                    <w:bottom w:val="none" w:sz="0" w:space="0" w:color="auto"/>
                    <w:right w:val="none" w:sz="0" w:space="0" w:color="auto"/>
                  </w:divBdr>
                </w:div>
                <w:div w:id="1862470395">
                  <w:marLeft w:val="0"/>
                  <w:marRight w:val="0"/>
                  <w:marTop w:val="0"/>
                  <w:marBottom w:val="0"/>
                  <w:divBdr>
                    <w:top w:val="none" w:sz="0" w:space="0" w:color="auto"/>
                    <w:left w:val="none" w:sz="0" w:space="0" w:color="auto"/>
                    <w:bottom w:val="none" w:sz="0" w:space="0" w:color="auto"/>
                    <w:right w:val="none" w:sz="0" w:space="0" w:color="auto"/>
                  </w:divBdr>
                </w:div>
                <w:div w:id="1862741393">
                  <w:marLeft w:val="0"/>
                  <w:marRight w:val="0"/>
                  <w:marTop w:val="0"/>
                  <w:marBottom w:val="0"/>
                  <w:divBdr>
                    <w:top w:val="none" w:sz="0" w:space="0" w:color="auto"/>
                    <w:left w:val="none" w:sz="0" w:space="0" w:color="auto"/>
                    <w:bottom w:val="none" w:sz="0" w:space="0" w:color="auto"/>
                    <w:right w:val="none" w:sz="0" w:space="0" w:color="auto"/>
                  </w:divBdr>
                </w:div>
                <w:div w:id="1863517053">
                  <w:marLeft w:val="0"/>
                  <w:marRight w:val="0"/>
                  <w:marTop w:val="0"/>
                  <w:marBottom w:val="0"/>
                  <w:divBdr>
                    <w:top w:val="none" w:sz="0" w:space="0" w:color="auto"/>
                    <w:left w:val="none" w:sz="0" w:space="0" w:color="auto"/>
                    <w:bottom w:val="none" w:sz="0" w:space="0" w:color="auto"/>
                    <w:right w:val="none" w:sz="0" w:space="0" w:color="auto"/>
                  </w:divBdr>
                </w:div>
                <w:div w:id="1863545947">
                  <w:marLeft w:val="0"/>
                  <w:marRight w:val="0"/>
                  <w:marTop w:val="0"/>
                  <w:marBottom w:val="0"/>
                  <w:divBdr>
                    <w:top w:val="none" w:sz="0" w:space="0" w:color="auto"/>
                    <w:left w:val="none" w:sz="0" w:space="0" w:color="auto"/>
                    <w:bottom w:val="none" w:sz="0" w:space="0" w:color="auto"/>
                    <w:right w:val="none" w:sz="0" w:space="0" w:color="auto"/>
                  </w:divBdr>
                </w:div>
                <w:div w:id="1864127411">
                  <w:marLeft w:val="0"/>
                  <w:marRight w:val="0"/>
                  <w:marTop w:val="0"/>
                  <w:marBottom w:val="0"/>
                  <w:divBdr>
                    <w:top w:val="none" w:sz="0" w:space="0" w:color="auto"/>
                    <w:left w:val="none" w:sz="0" w:space="0" w:color="auto"/>
                    <w:bottom w:val="none" w:sz="0" w:space="0" w:color="auto"/>
                    <w:right w:val="none" w:sz="0" w:space="0" w:color="auto"/>
                  </w:divBdr>
                </w:div>
                <w:div w:id="1864393178">
                  <w:marLeft w:val="0"/>
                  <w:marRight w:val="0"/>
                  <w:marTop w:val="0"/>
                  <w:marBottom w:val="0"/>
                  <w:divBdr>
                    <w:top w:val="none" w:sz="0" w:space="0" w:color="auto"/>
                    <w:left w:val="none" w:sz="0" w:space="0" w:color="auto"/>
                    <w:bottom w:val="none" w:sz="0" w:space="0" w:color="auto"/>
                    <w:right w:val="none" w:sz="0" w:space="0" w:color="auto"/>
                  </w:divBdr>
                </w:div>
                <w:div w:id="1864585764">
                  <w:marLeft w:val="0"/>
                  <w:marRight w:val="0"/>
                  <w:marTop w:val="0"/>
                  <w:marBottom w:val="0"/>
                  <w:divBdr>
                    <w:top w:val="none" w:sz="0" w:space="0" w:color="auto"/>
                    <w:left w:val="none" w:sz="0" w:space="0" w:color="auto"/>
                    <w:bottom w:val="none" w:sz="0" w:space="0" w:color="auto"/>
                    <w:right w:val="none" w:sz="0" w:space="0" w:color="auto"/>
                  </w:divBdr>
                </w:div>
                <w:div w:id="1865361266">
                  <w:marLeft w:val="0"/>
                  <w:marRight w:val="0"/>
                  <w:marTop w:val="0"/>
                  <w:marBottom w:val="0"/>
                  <w:divBdr>
                    <w:top w:val="none" w:sz="0" w:space="0" w:color="auto"/>
                    <w:left w:val="none" w:sz="0" w:space="0" w:color="auto"/>
                    <w:bottom w:val="none" w:sz="0" w:space="0" w:color="auto"/>
                    <w:right w:val="none" w:sz="0" w:space="0" w:color="auto"/>
                  </w:divBdr>
                </w:div>
                <w:div w:id="1865942905">
                  <w:marLeft w:val="0"/>
                  <w:marRight w:val="0"/>
                  <w:marTop w:val="0"/>
                  <w:marBottom w:val="0"/>
                  <w:divBdr>
                    <w:top w:val="none" w:sz="0" w:space="0" w:color="auto"/>
                    <w:left w:val="none" w:sz="0" w:space="0" w:color="auto"/>
                    <w:bottom w:val="none" w:sz="0" w:space="0" w:color="auto"/>
                    <w:right w:val="none" w:sz="0" w:space="0" w:color="auto"/>
                  </w:divBdr>
                </w:div>
                <w:div w:id="1866211365">
                  <w:marLeft w:val="0"/>
                  <w:marRight w:val="0"/>
                  <w:marTop w:val="0"/>
                  <w:marBottom w:val="0"/>
                  <w:divBdr>
                    <w:top w:val="none" w:sz="0" w:space="0" w:color="auto"/>
                    <w:left w:val="none" w:sz="0" w:space="0" w:color="auto"/>
                    <w:bottom w:val="none" w:sz="0" w:space="0" w:color="auto"/>
                    <w:right w:val="none" w:sz="0" w:space="0" w:color="auto"/>
                  </w:divBdr>
                </w:div>
                <w:div w:id="1866287773">
                  <w:marLeft w:val="0"/>
                  <w:marRight w:val="0"/>
                  <w:marTop w:val="0"/>
                  <w:marBottom w:val="0"/>
                  <w:divBdr>
                    <w:top w:val="none" w:sz="0" w:space="0" w:color="auto"/>
                    <w:left w:val="none" w:sz="0" w:space="0" w:color="auto"/>
                    <w:bottom w:val="none" w:sz="0" w:space="0" w:color="auto"/>
                    <w:right w:val="none" w:sz="0" w:space="0" w:color="auto"/>
                  </w:divBdr>
                </w:div>
                <w:div w:id="1867476499">
                  <w:marLeft w:val="0"/>
                  <w:marRight w:val="0"/>
                  <w:marTop w:val="0"/>
                  <w:marBottom w:val="0"/>
                  <w:divBdr>
                    <w:top w:val="none" w:sz="0" w:space="0" w:color="auto"/>
                    <w:left w:val="none" w:sz="0" w:space="0" w:color="auto"/>
                    <w:bottom w:val="none" w:sz="0" w:space="0" w:color="auto"/>
                    <w:right w:val="none" w:sz="0" w:space="0" w:color="auto"/>
                  </w:divBdr>
                </w:div>
                <w:div w:id="1867671627">
                  <w:marLeft w:val="0"/>
                  <w:marRight w:val="0"/>
                  <w:marTop w:val="0"/>
                  <w:marBottom w:val="0"/>
                  <w:divBdr>
                    <w:top w:val="none" w:sz="0" w:space="0" w:color="auto"/>
                    <w:left w:val="none" w:sz="0" w:space="0" w:color="auto"/>
                    <w:bottom w:val="none" w:sz="0" w:space="0" w:color="auto"/>
                    <w:right w:val="none" w:sz="0" w:space="0" w:color="auto"/>
                  </w:divBdr>
                </w:div>
                <w:div w:id="1868104570">
                  <w:marLeft w:val="0"/>
                  <w:marRight w:val="0"/>
                  <w:marTop w:val="0"/>
                  <w:marBottom w:val="0"/>
                  <w:divBdr>
                    <w:top w:val="none" w:sz="0" w:space="0" w:color="auto"/>
                    <w:left w:val="none" w:sz="0" w:space="0" w:color="auto"/>
                    <w:bottom w:val="none" w:sz="0" w:space="0" w:color="auto"/>
                    <w:right w:val="none" w:sz="0" w:space="0" w:color="auto"/>
                  </w:divBdr>
                </w:div>
                <w:div w:id="1869025255">
                  <w:marLeft w:val="0"/>
                  <w:marRight w:val="0"/>
                  <w:marTop w:val="0"/>
                  <w:marBottom w:val="0"/>
                  <w:divBdr>
                    <w:top w:val="none" w:sz="0" w:space="0" w:color="auto"/>
                    <w:left w:val="none" w:sz="0" w:space="0" w:color="auto"/>
                    <w:bottom w:val="none" w:sz="0" w:space="0" w:color="auto"/>
                    <w:right w:val="none" w:sz="0" w:space="0" w:color="auto"/>
                  </w:divBdr>
                </w:div>
                <w:div w:id="1869371487">
                  <w:marLeft w:val="0"/>
                  <w:marRight w:val="0"/>
                  <w:marTop w:val="0"/>
                  <w:marBottom w:val="0"/>
                  <w:divBdr>
                    <w:top w:val="none" w:sz="0" w:space="0" w:color="auto"/>
                    <w:left w:val="none" w:sz="0" w:space="0" w:color="auto"/>
                    <w:bottom w:val="none" w:sz="0" w:space="0" w:color="auto"/>
                    <w:right w:val="none" w:sz="0" w:space="0" w:color="auto"/>
                  </w:divBdr>
                </w:div>
                <w:div w:id="1869877610">
                  <w:marLeft w:val="0"/>
                  <w:marRight w:val="0"/>
                  <w:marTop w:val="0"/>
                  <w:marBottom w:val="0"/>
                  <w:divBdr>
                    <w:top w:val="none" w:sz="0" w:space="0" w:color="auto"/>
                    <w:left w:val="none" w:sz="0" w:space="0" w:color="auto"/>
                    <w:bottom w:val="none" w:sz="0" w:space="0" w:color="auto"/>
                    <w:right w:val="none" w:sz="0" w:space="0" w:color="auto"/>
                  </w:divBdr>
                </w:div>
                <w:div w:id="1870873714">
                  <w:marLeft w:val="0"/>
                  <w:marRight w:val="0"/>
                  <w:marTop w:val="0"/>
                  <w:marBottom w:val="0"/>
                  <w:divBdr>
                    <w:top w:val="none" w:sz="0" w:space="0" w:color="auto"/>
                    <w:left w:val="none" w:sz="0" w:space="0" w:color="auto"/>
                    <w:bottom w:val="none" w:sz="0" w:space="0" w:color="auto"/>
                    <w:right w:val="none" w:sz="0" w:space="0" w:color="auto"/>
                  </w:divBdr>
                </w:div>
                <w:div w:id="1870945259">
                  <w:marLeft w:val="0"/>
                  <w:marRight w:val="0"/>
                  <w:marTop w:val="0"/>
                  <w:marBottom w:val="0"/>
                  <w:divBdr>
                    <w:top w:val="none" w:sz="0" w:space="0" w:color="auto"/>
                    <w:left w:val="none" w:sz="0" w:space="0" w:color="auto"/>
                    <w:bottom w:val="none" w:sz="0" w:space="0" w:color="auto"/>
                    <w:right w:val="none" w:sz="0" w:space="0" w:color="auto"/>
                  </w:divBdr>
                </w:div>
                <w:div w:id="1870947303">
                  <w:marLeft w:val="0"/>
                  <w:marRight w:val="0"/>
                  <w:marTop w:val="0"/>
                  <w:marBottom w:val="0"/>
                  <w:divBdr>
                    <w:top w:val="none" w:sz="0" w:space="0" w:color="auto"/>
                    <w:left w:val="none" w:sz="0" w:space="0" w:color="auto"/>
                    <w:bottom w:val="none" w:sz="0" w:space="0" w:color="auto"/>
                    <w:right w:val="none" w:sz="0" w:space="0" w:color="auto"/>
                  </w:divBdr>
                </w:div>
                <w:div w:id="1870989572">
                  <w:marLeft w:val="0"/>
                  <w:marRight w:val="0"/>
                  <w:marTop w:val="0"/>
                  <w:marBottom w:val="0"/>
                  <w:divBdr>
                    <w:top w:val="none" w:sz="0" w:space="0" w:color="auto"/>
                    <w:left w:val="none" w:sz="0" w:space="0" w:color="auto"/>
                    <w:bottom w:val="none" w:sz="0" w:space="0" w:color="auto"/>
                    <w:right w:val="none" w:sz="0" w:space="0" w:color="auto"/>
                  </w:divBdr>
                </w:div>
                <w:div w:id="1873686753">
                  <w:marLeft w:val="0"/>
                  <w:marRight w:val="0"/>
                  <w:marTop w:val="0"/>
                  <w:marBottom w:val="0"/>
                  <w:divBdr>
                    <w:top w:val="none" w:sz="0" w:space="0" w:color="auto"/>
                    <w:left w:val="none" w:sz="0" w:space="0" w:color="auto"/>
                    <w:bottom w:val="none" w:sz="0" w:space="0" w:color="auto"/>
                    <w:right w:val="none" w:sz="0" w:space="0" w:color="auto"/>
                  </w:divBdr>
                </w:div>
                <w:div w:id="1874491181">
                  <w:marLeft w:val="0"/>
                  <w:marRight w:val="0"/>
                  <w:marTop w:val="0"/>
                  <w:marBottom w:val="0"/>
                  <w:divBdr>
                    <w:top w:val="none" w:sz="0" w:space="0" w:color="auto"/>
                    <w:left w:val="none" w:sz="0" w:space="0" w:color="auto"/>
                    <w:bottom w:val="none" w:sz="0" w:space="0" w:color="auto"/>
                    <w:right w:val="none" w:sz="0" w:space="0" w:color="auto"/>
                  </w:divBdr>
                </w:div>
                <w:div w:id="1875345336">
                  <w:marLeft w:val="0"/>
                  <w:marRight w:val="0"/>
                  <w:marTop w:val="0"/>
                  <w:marBottom w:val="0"/>
                  <w:divBdr>
                    <w:top w:val="none" w:sz="0" w:space="0" w:color="auto"/>
                    <w:left w:val="none" w:sz="0" w:space="0" w:color="auto"/>
                    <w:bottom w:val="none" w:sz="0" w:space="0" w:color="auto"/>
                    <w:right w:val="none" w:sz="0" w:space="0" w:color="auto"/>
                  </w:divBdr>
                </w:div>
                <w:div w:id="1876499756">
                  <w:marLeft w:val="0"/>
                  <w:marRight w:val="0"/>
                  <w:marTop w:val="0"/>
                  <w:marBottom w:val="0"/>
                  <w:divBdr>
                    <w:top w:val="none" w:sz="0" w:space="0" w:color="auto"/>
                    <w:left w:val="none" w:sz="0" w:space="0" w:color="auto"/>
                    <w:bottom w:val="none" w:sz="0" w:space="0" w:color="auto"/>
                    <w:right w:val="none" w:sz="0" w:space="0" w:color="auto"/>
                  </w:divBdr>
                </w:div>
                <w:div w:id="1877886287">
                  <w:marLeft w:val="0"/>
                  <w:marRight w:val="0"/>
                  <w:marTop w:val="0"/>
                  <w:marBottom w:val="0"/>
                  <w:divBdr>
                    <w:top w:val="none" w:sz="0" w:space="0" w:color="auto"/>
                    <w:left w:val="none" w:sz="0" w:space="0" w:color="auto"/>
                    <w:bottom w:val="none" w:sz="0" w:space="0" w:color="auto"/>
                    <w:right w:val="none" w:sz="0" w:space="0" w:color="auto"/>
                  </w:divBdr>
                </w:div>
                <w:div w:id="1877886978">
                  <w:marLeft w:val="0"/>
                  <w:marRight w:val="0"/>
                  <w:marTop w:val="0"/>
                  <w:marBottom w:val="0"/>
                  <w:divBdr>
                    <w:top w:val="none" w:sz="0" w:space="0" w:color="auto"/>
                    <w:left w:val="none" w:sz="0" w:space="0" w:color="auto"/>
                    <w:bottom w:val="none" w:sz="0" w:space="0" w:color="auto"/>
                    <w:right w:val="none" w:sz="0" w:space="0" w:color="auto"/>
                  </w:divBdr>
                </w:div>
                <w:div w:id="1878278432">
                  <w:marLeft w:val="0"/>
                  <w:marRight w:val="0"/>
                  <w:marTop w:val="0"/>
                  <w:marBottom w:val="0"/>
                  <w:divBdr>
                    <w:top w:val="none" w:sz="0" w:space="0" w:color="auto"/>
                    <w:left w:val="none" w:sz="0" w:space="0" w:color="auto"/>
                    <w:bottom w:val="none" w:sz="0" w:space="0" w:color="auto"/>
                    <w:right w:val="none" w:sz="0" w:space="0" w:color="auto"/>
                  </w:divBdr>
                </w:div>
                <w:div w:id="1879118606">
                  <w:marLeft w:val="0"/>
                  <w:marRight w:val="0"/>
                  <w:marTop w:val="0"/>
                  <w:marBottom w:val="0"/>
                  <w:divBdr>
                    <w:top w:val="none" w:sz="0" w:space="0" w:color="auto"/>
                    <w:left w:val="none" w:sz="0" w:space="0" w:color="auto"/>
                    <w:bottom w:val="none" w:sz="0" w:space="0" w:color="auto"/>
                    <w:right w:val="none" w:sz="0" w:space="0" w:color="auto"/>
                  </w:divBdr>
                </w:div>
                <w:div w:id="1882328492">
                  <w:marLeft w:val="0"/>
                  <w:marRight w:val="0"/>
                  <w:marTop w:val="0"/>
                  <w:marBottom w:val="0"/>
                  <w:divBdr>
                    <w:top w:val="none" w:sz="0" w:space="0" w:color="auto"/>
                    <w:left w:val="none" w:sz="0" w:space="0" w:color="auto"/>
                    <w:bottom w:val="none" w:sz="0" w:space="0" w:color="auto"/>
                    <w:right w:val="none" w:sz="0" w:space="0" w:color="auto"/>
                  </w:divBdr>
                </w:div>
                <w:div w:id="1883514445">
                  <w:marLeft w:val="0"/>
                  <w:marRight w:val="0"/>
                  <w:marTop w:val="0"/>
                  <w:marBottom w:val="0"/>
                  <w:divBdr>
                    <w:top w:val="none" w:sz="0" w:space="0" w:color="auto"/>
                    <w:left w:val="none" w:sz="0" w:space="0" w:color="auto"/>
                    <w:bottom w:val="none" w:sz="0" w:space="0" w:color="auto"/>
                    <w:right w:val="none" w:sz="0" w:space="0" w:color="auto"/>
                  </w:divBdr>
                </w:div>
                <w:div w:id="1883520135">
                  <w:marLeft w:val="0"/>
                  <w:marRight w:val="0"/>
                  <w:marTop w:val="0"/>
                  <w:marBottom w:val="0"/>
                  <w:divBdr>
                    <w:top w:val="none" w:sz="0" w:space="0" w:color="auto"/>
                    <w:left w:val="none" w:sz="0" w:space="0" w:color="auto"/>
                    <w:bottom w:val="none" w:sz="0" w:space="0" w:color="auto"/>
                    <w:right w:val="none" w:sz="0" w:space="0" w:color="auto"/>
                  </w:divBdr>
                </w:div>
                <w:div w:id="1884247455">
                  <w:marLeft w:val="0"/>
                  <w:marRight w:val="0"/>
                  <w:marTop w:val="0"/>
                  <w:marBottom w:val="0"/>
                  <w:divBdr>
                    <w:top w:val="none" w:sz="0" w:space="0" w:color="auto"/>
                    <w:left w:val="none" w:sz="0" w:space="0" w:color="auto"/>
                    <w:bottom w:val="none" w:sz="0" w:space="0" w:color="auto"/>
                    <w:right w:val="none" w:sz="0" w:space="0" w:color="auto"/>
                  </w:divBdr>
                </w:div>
                <w:div w:id="1885941026">
                  <w:marLeft w:val="0"/>
                  <w:marRight w:val="0"/>
                  <w:marTop w:val="0"/>
                  <w:marBottom w:val="0"/>
                  <w:divBdr>
                    <w:top w:val="none" w:sz="0" w:space="0" w:color="auto"/>
                    <w:left w:val="none" w:sz="0" w:space="0" w:color="auto"/>
                    <w:bottom w:val="none" w:sz="0" w:space="0" w:color="auto"/>
                    <w:right w:val="none" w:sz="0" w:space="0" w:color="auto"/>
                  </w:divBdr>
                </w:div>
                <w:div w:id="1886604337">
                  <w:marLeft w:val="0"/>
                  <w:marRight w:val="0"/>
                  <w:marTop w:val="0"/>
                  <w:marBottom w:val="0"/>
                  <w:divBdr>
                    <w:top w:val="none" w:sz="0" w:space="0" w:color="auto"/>
                    <w:left w:val="none" w:sz="0" w:space="0" w:color="auto"/>
                    <w:bottom w:val="none" w:sz="0" w:space="0" w:color="auto"/>
                    <w:right w:val="none" w:sz="0" w:space="0" w:color="auto"/>
                  </w:divBdr>
                </w:div>
                <w:div w:id="1886794799">
                  <w:marLeft w:val="0"/>
                  <w:marRight w:val="0"/>
                  <w:marTop w:val="0"/>
                  <w:marBottom w:val="0"/>
                  <w:divBdr>
                    <w:top w:val="none" w:sz="0" w:space="0" w:color="auto"/>
                    <w:left w:val="none" w:sz="0" w:space="0" w:color="auto"/>
                    <w:bottom w:val="none" w:sz="0" w:space="0" w:color="auto"/>
                    <w:right w:val="none" w:sz="0" w:space="0" w:color="auto"/>
                  </w:divBdr>
                </w:div>
                <w:div w:id="1887066364">
                  <w:marLeft w:val="0"/>
                  <w:marRight w:val="0"/>
                  <w:marTop w:val="0"/>
                  <w:marBottom w:val="0"/>
                  <w:divBdr>
                    <w:top w:val="none" w:sz="0" w:space="0" w:color="auto"/>
                    <w:left w:val="none" w:sz="0" w:space="0" w:color="auto"/>
                    <w:bottom w:val="none" w:sz="0" w:space="0" w:color="auto"/>
                    <w:right w:val="none" w:sz="0" w:space="0" w:color="auto"/>
                  </w:divBdr>
                </w:div>
                <w:div w:id="1888493574">
                  <w:marLeft w:val="0"/>
                  <w:marRight w:val="0"/>
                  <w:marTop w:val="0"/>
                  <w:marBottom w:val="0"/>
                  <w:divBdr>
                    <w:top w:val="none" w:sz="0" w:space="0" w:color="auto"/>
                    <w:left w:val="none" w:sz="0" w:space="0" w:color="auto"/>
                    <w:bottom w:val="none" w:sz="0" w:space="0" w:color="auto"/>
                    <w:right w:val="none" w:sz="0" w:space="0" w:color="auto"/>
                  </w:divBdr>
                </w:div>
                <w:div w:id="1889032221">
                  <w:marLeft w:val="0"/>
                  <w:marRight w:val="0"/>
                  <w:marTop w:val="0"/>
                  <w:marBottom w:val="0"/>
                  <w:divBdr>
                    <w:top w:val="none" w:sz="0" w:space="0" w:color="auto"/>
                    <w:left w:val="none" w:sz="0" w:space="0" w:color="auto"/>
                    <w:bottom w:val="none" w:sz="0" w:space="0" w:color="auto"/>
                    <w:right w:val="none" w:sz="0" w:space="0" w:color="auto"/>
                  </w:divBdr>
                </w:div>
                <w:div w:id="1891844047">
                  <w:marLeft w:val="0"/>
                  <w:marRight w:val="0"/>
                  <w:marTop w:val="0"/>
                  <w:marBottom w:val="0"/>
                  <w:divBdr>
                    <w:top w:val="none" w:sz="0" w:space="0" w:color="auto"/>
                    <w:left w:val="none" w:sz="0" w:space="0" w:color="auto"/>
                    <w:bottom w:val="none" w:sz="0" w:space="0" w:color="auto"/>
                    <w:right w:val="none" w:sz="0" w:space="0" w:color="auto"/>
                  </w:divBdr>
                </w:div>
                <w:div w:id="1892229071">
                  <w:marLeft w:val="0"/>
                  <w:marRight w:val="0"/>
                  <w:marTop w:val="0"/>
                  <w:marBottom w:val="0"/>
                  <w:divBdr>
                    <w:top w:val="none" w:sz="0" w:space="0" w:color="auto"/>
                    <w:left w:val="none" w:sz="0" w:space="0" w:color="auto"/>
                    <w:bottom w:val="none" w:sz="0" w:space="0" w:color="auto"/>
                    <w:right w:val="none" w:sz="0" w:space="0" w:color="auto"/>
                  </w:divBdr>
                </w:div>
                <w:div w:id="1892811480">
                  <w:marLeft w:val="0"/>
                  <w:marRight w:val="0"/>
                  <w:marTop w:val="0"/>
                  <w:marBottom w:val="0"/>
                  <w:divBdr>
                    <w:top w:val="none" w:sz="0" w:space="0" w:color="auto"/>
                    <w:left w:val="none" w:sz="0" w:space="0" w:color="auto"/>
                    <w:bottom w:val="none" w:sz="0" w:space="0" w:color="auto"/>
                    <w:right w:val="none" w:sz="0" w:space="0" w:color="auto"/>
                  </w:divBdr>
                </w:div>
                <w:div w:id="1893612779">
                  <w:marLeft w:val="0"/>
                  <w:marRight w:val="0"/>
                  <w:marTop w:val="0"/>
                  <w:marBottom w:val="0"/>
                  <w:divBdr>
                    <w:top w:val="none" w:sz="0" w:space="0" w:color="auto"/>
                    <w:left w:val="none" w:sz="0" w:space="0" w:color="auto"/>
                    <w:bottom w:val="none" w:sz="0" w:space="0" w:color="auto"/>
                    <w:right w:val="none" w:sz="0" w:space="0" w:color="auto"/>
                  </w:divBdr>
                </w:div>
                <w:div w:id="1894005436">
                  <w:marLeft w:val="0"/>
                  <w:marRight w:val="0"/>
                  <w:marTop w:val="0"/>
                  <w:marBottom w:val="0"/>
                  <w:divBdr>
                    <w:top w:val="none" w:sz="0" w:space="0" w:color="auto"/>
                    <w:left w:val="none" w:sz="0" w:space="0" w:color="auto"/>
                    <w:bottom w:val="none" w:sz="0" w:space="0" w:color="auto"/>
                    <w:right w:val="none" w:sz="0" w:space="0" w:color="auto"/>
                  </w:divBdr>
                </w:div>
                <w:div w:id="1894073104">
                  <w:marLeft w:val="0"/>
                  <w:marRight w:val="0"/>
                  <w:marTop w:val="0"/>
                  <w:marBottom w:val="0"/>
                  <w:divBdr>
                    <w:top w:val="none" w:sz="0" w:space="0" w:color="auto"/>
                    <w:left w:val="none" w:sz="0" w:space="0" w:color="auto"/>
                    <w:bottom w:val="none" w:sz="0" w:space="0" w:color="auto"/>
                    <w:right w:val="none" w:sz="0" w:space="0" w:color="auto"/>
                  </w:divBdr>
                </w:div>
                <w:div w:id="1894122196">
                  <w:marLeft w:val="0"/>
                  <w:marRight w:val="0"/>
                  <w:marTop w:val="0"/>
                  <w:marBottom w:val="0"/>
                  <w:divBdr>
                    <w:top w:val="none" w:sz="0" w:space="0" w:color="auto"/>
                    <w:left w:val="none" w:sz="0" w:space="0" w:color="auto"/>
                    <w:bottom w:val="none" w:sz="0" w:space="0" w:color="auto"/>
                    <w:right w:val="none" w:sz="0" w:space="0" w:color="auto"/>
                  </w:divBdr>
                </w:div>
                <w:div w:id="1895119546">
                  <w:marLeft w:val="0"/>
                  <w:marRight w:val="0"/>
                  <w:marTop w:val="0"/>
                  <w:marBottom w:val="0"/>
                  <w:divBdr>
                    <w:top w:val="none" w:sz="0" w:space="0" w:color="auto"/>
                    <w:left w:val="none" w:sz="0" w:space="0" w:color="auto"/>
                    <w:bottom w:val="none" w:sz="0" w:space="0" w:color="auto"/>
                    <w:right w:val="none" w:sz="0" w:space="0" w:color="auto"/>
                  </w:divBdr>
                </w:div>
                <w:div w:id="1895921380">
                  <w:marLeft w:val="0"/>
                  <w:marRight w:val="0"/>
                  <w:marTop w:val="0"/>
                  <w:marBottom w:val="0"/>
                  <w:divBdr>
                    <w:top w:val="none" w:sz="0" w:space="0" w:color="auto"/>
                    <w:left w:val="none" w:sz="0" w:space="0" w:color="auto"/>
                    <w:bottom w:val="none" w:sz="0" w:space="0" w:color="auto"/>
                    <w:right w:val="none" w:sz="0" w:space="0" w:color="auto"/>
                  </w:divBdr>
                </w:div>
                <w:div w:id="1896698116">
                  <w:marLeft w:val="0"/>
                  <w:marRight w:val="0"/>
                  <w:marTop w:val="0"/>
                  <w:marBottom w:val="0"/>
                  <w:divBdr>
                    <w:top w:val="none" w:sz="0" w:space="0" w:color="auto"/>
                    <w:left w:val="none" w:sz="0" w:space="0" w:color="auto"/>
                    <w:bottom w:val="none" w:sz="0" w:space="0" w:color="auto"/>
                    <w:right w:val="none" w:sz="0" w:space="0" w:color="auto"/>
                  </w:divBdr>
                </w:div>
                <w:div w:id="1897356279">
                  <w:marLeft w:val="0"/>
                  <w:marRight w:val="0"/>
                  <w:marTop w:val="0"/>
                  <w:marBottom w:val="0"/>
                  <w:divBdr>
                    <w:top w:val="none" w:sz="0" w:space="0" w:color="auto"/>
                    <w:left w:val="none" w:sz="0" w:space="0" w:color="auto"/>
                    <w:bottom w:val="none" w:sz="0" w:space="0" w:color="auto"/>
                    <w:right w:val="none" w:sz="0" w:space="0" w:color="auto"/>
                  </w:divBdr>
                </w:div>
                <w:div w:id="1897400406">
                  <w:marLeft w:val="0"/>
                  <w:marRight w:val="0"/>
                  <w:marTop w:val="0"/>
                  <w:marBottom w:val="0"/>
                  <w:divBdr>
                    <w:top w:val="none" w:sz="0" w:space="0" w:color="auto"/>
                    <w:left w:val="none" w:sz="0" w:space="0" w:color="auto"/>
                    <w:bottom w:val="none" w:sz="0" w:space="0" w:color="auto"/>
                    <w:right w:val="none" w:sz="0" w:space="0" w:color="auto"/>
                  </w:divBdr>
                </w:div>
                <w:div w:id="1897544560">
                  <w:marLeft w:val="0"/>
                  <w:marRight w:val="0"/>
                  <w:marTop w:val="0"/>
                  <w:marBottom w:val="0"/>
                  <w:divBdr>
                    <w:top w:val="none" w:sz="0" w:space="0" w:color="auto"/>
                    <w:left w:val="none" w:sz="0" w:space="0" w:color="auto"/>
                    <w:bottom w:val="none" w:sz="0" w:space="0" w:color="auto"/>
                    <w:right w:val="none" w:sz="0" w:space="0" w:color="auto"/>
                  </w:divBdr>
                </w:div>
                <w:div w:id="1897861066">
                  <w:marLeft w:val="0"/>
                  <w:marRight w:val="0"/>
                  <w:marTop w:val="0"/>
                  <w:marBottom w:val="0"/>
                  <w:divBdr>
                    <w:top w:val="none" w:sz="0" w:space="0" w:color="auto"/>
                    <w:left w:val="none" w:sz="0" w:space="0" w:color="auto"/>
                    <w:bottom w:val="none" w:sz="0" w:space="0" w:color="auto"/>
                    <w:right w:val="none" w:sz="0" w:space="0" w:color="auto"/>
                  </w:divBdr>
                </w:div>
                <w:div w:id="1898085632">
                  <w:marLeft w:val="0"/>
                  <w:marRight w:val="0"/>
                  <w:marTop w:val="0"/>
                  <w:marBottom w:val="0"/>
                  <w:divBdr>
                    <w:top w:val="none" w:sz="0" w:space="0" w:color="auto"/>
                    <w:left w:val="none" w:sz="0" w:space="0" w:color="auto"/>
                    <w:bottom w:val="none" w:sz="0" w:space="0" w:color="auto"/>
                    <w:right w:val="none" w:sz="0" w:space="0" w:color="auto"/>
                  </w:divBdr>
                </w:div>
                <w:div w:id="1898272965">
                  <w:marLeft w:val="0"/>
                  <w:marRight w:val="0"/>
                  <w:marTop w:val="0"/>
                  <w:marBottom w:val="0"/>
                  <w:divBdr>
                    <w:top w:val="none" w:sz="0" w:space="0" w:color="auto"/>
                    <w:left w:val="none" w:sz="0" w:space="0" w:color="auto"/>
                    <w:bottom w:val="none" w:sz="0" w:space="0" w:color="auto"/>
                    <w:right w:val="none" w:sz="0" w:space="0" w:color="auto"/>
                  </w:divBdr>
                </w:div>
                <w:div w:id="1898469061">
                  <w:marLeft w:val="0"/>
                  <w:marRight w:val="0"/>
                  <w:marTop w:val="0"/>
                  <w:marBottom w:val="0"/>
                  <w:divBdr>
                    <w:top w:val="none" w:sz="0" w:space="0" w:color="auto"/>
                    <w:left w:val="none" w:sz="0" w:space="0" w:color="auto"/>
                    <w:bottom w:val="none" w:sz="0" w:space="0" w:color="auto"/>
                    <w:right w:val="none" w:sz="0" w:space="0" w:color="auto"/>
                  </w:divBdr>
                </w:div>
                <w:div w:id="1899168601">
                  <w:marLeft w:val="0"/>
                  <w:marRight w:val="0"/>
                  <w:marTop w:val="0"/>
                  <w:marBottom w:val="0"/>
                  <w:divBdr>
                    <w:top w:val="none" w:sz="0" w:space="0" w:color="auto"/>
                    <w:left w:val="none" w:sz="0" w:space="0" w:color="auto"/>
                    <w:bottom w:val="none" w:sz="0" w:space="0" w:color="auto"/>
                    <w:right w:val="none" w:sz="0" w:space="0" w:color="auto"/>
                  </w:divBdr>
                </w:div>
                <w:div w:id="1899364911">
                  <w:marLeft w:val="0"/>
                  <w:marRight w:val="0"/>
                  <w:marTop w:val="0"/>
                  <w:marBottom w:val="0"/>
                  <w:divBdr>
                    <w:top w:val="none" w:sz="0" w:space="0" w:color="auto"/>
                    <w:left w:val="none" w:sz="0" w:space="0" w:color="auto"/>
                    <w:bottom w:val="none" w:sz="0" w:space="0" w:color="auto"/>
                    <w:right w:val="none" w:sz="0" w:space="0" w:color="auto"/>
                  </w:divBdr>
                </w:div>
                <w:div w:id="1901020661">
                  <w:marLeft w:val="0"/>
                  <w:marRight w:val="0"/>
                  <w:marTop w:val="0"/>
                  <w:marBottom w:val="0"/>
                  <w:divBdr>
                    <w:top w:val="none" w:sz="0" w:space="0" w:color="auto"/>
                    <w:left w:val="none" w:sz="0" w:space="0" w:color="auto"/>
                    <w:bottom w:val="none" w:sz="0" w:space="0" w:color="auto"/>
                    <w:right w:val="none" w:sz="0" w:space="0" w:color="auto"/>
                  </w:divBdr>
                </w:div>
                <w:div w:id="1901744437">
                  <w:marLeft w:val="0"/>
                  <w:marRight w:val="0"/>
                  <w:marTop w:val="0"/>
                  <w:marBottom w:val="0"/>
                  <w:divBdr>
                    <w:top w:val="none" w:sz="0" w:space="0" w:color="auto"/>
                    <w:left w:val="none" w:sz="0" w:space="0" w:color="auto"/>
                    <w:bottom w:val="none" w:sz="0" w:space="0" w:color="auto"/>
                    <w:right w:val="none" w:sz="0" w:space="0" w:color="auto"/>
                  </w:divBdr>
                </w:div>
                <w:div w:id="1901792791">
                  <w:marLeft w:val="0"/>
                  <w:marRight w:val="0"/>
                  <w:marTop w:val="0"/>
                  <w:marBottom w:val="0"/>
                  <w:divBdr>
                    <w:top w:val="none" w:sz="0" w:space="0" w:color="auto"/>
                    <w:left w:val="none" w:sz="0" w:space="0" w:color="auto"/>
                    <w:bottom w:val="none" w:sz="0" w:space="0" w:color="auto"/>
                    <w:right w:val="none" w:sz="0" w:space="0" w:color="auto"/>
                  </w:divBdr>
                </w:div>
                <w:div w:id="1901817432">
                  <w:marLeft w:val="0"/>
                  <w:marRight w:val="0"/>
                  <w:marTop w:val="0"/>
                  <w:marBottom w:val="0"/>
                  <w:divBdr>
                    <w:top w:val="none" w:sz="0" w:space="0" w:color="auto"/>
                    <w:left w:val="none" w:sz="0" w:space="0" w:color="auto"/>
                    <w:bottom w:val="none" w:sz="0" w:space="0" w:color="auto"/>
                    <w:right w:val="none" w:sz="0" w:space="0" w:color="auto"/>
                  </w:divBdr>
                </w:div>
                <w:div w:id="1901986382">
                  <w:marLeft w:val="0"/>
                  <w:marRight w:val="0"/>
                  <w:marTop w:val="0"/>
                  <w:marBottom w:val="0"/>
                  <w:divBdr>
                    <w:top w:val="none" w:sz="0" w:space="0" w:color="auto"/>
                    <w:left w:val="none" w:sz="0" w:space="0" w:color="auto"/>
                    <w:bottom w:val="none" w:sz="0" w:space="0" w:color="auto"/>
                    <w:right w:val="none" w:sz="0" w:space="0" w:color="auto"/>
                  </w:divBdr>
                </w:div>
                <w:div w:id="1902130379">
                  <w:marLeft w:val="0"/>
                  <w:marRight w:val="0"/>
                  <w:marTop w:val="0"/>
                  <w:marBottom w:val="0"/>
                  <w:divBdr>
                    <w:top w:val="none" w:sz="0" w:space="0" w:color="auto"/>
                    <w:left w:val="none" w:sz="0" w:space="0" w:color="auto"/>
                    <w:bottom w:val="none" w:sz="0" w:space="0" w:color="auto"/>
                    <w:right w:val="none" w:sz="0" w:space="0" w:color="auto"/>
                  </w:divBdr>
                </w:div>
                <w:div w:id="1903562616">
                  <w:marLeft w:val="0"/>
                  <w:marRight w:val="0"/>
                  <w:marTop w:val="0"/>
                  <w:marBottom w:val="0"/>
                  <w:divBdr>
                    <w:top w:val="none" w:sz="0" w:space="0" w:color="auto"/>
                    <w:left w:val="none" w:sz="0" w:space="0" w:color="auto"/>
                    <w:bottom w:val="none" w:sz="0" w:space="0" w:color="auto"/>
                    <w:right w:val="none" w:sz="0" w:space="0" w:color="auto"/>
                  </w:divBdr>
                </w:div>
                <w:div w:id="1904293020">
                  <w:marLeft w:val="0"/>
                  <w:marRight w:val="0"/>
                  <w:marTop w:val="0"/>
                  <w:marBottom w:val="0"/>
                  <w:divBdr>
                    <w:top w:val="none" w:sz="0" w:space="0" w:color="auto"/>
                    <w:left w:val="none" w:sz="0" w:space="0" w:color="auto"/>
                    <w:bottom w:val="none" w:sz="0" w:space="0" w:color="auto"/>
                    <w:right w:val="none" w:sz="0" w:space="0" w:color="auto"/>
                  </w:divBdr>
                </w:div>
                <w:div w:id="1904560560">
                  <w:marLeft w:val="0"/>
                  <w:marRight w:val="0"/>
                  <w:marTop w:val="0"/>
                  <w:marBottom w:val="0"/>
                  <w:divBdr>
                    <w:top w:val="none" w:sz="0" w:space="0" w:color="auto"/>
                    <w:left w:val="none" w:sz="0" w:space="0" w:color="auto"/>
                    <w:bottom w:val="none" w:sz="0" w:space="0" w:color="auto"/>
                    <w:right w:val="none" w:sz="0" w:space="0" w:color="auto"/>
                  </w:divBdr>
                </w:div>
                <w:div w:id="1904869516">
                  <w:marLeft w:val="0"/>
                  <w:marRight w:val="0"/>
                  <w:marTop w:val="0"/>
                  <w:marBottom w:val="0"/>
                  <w:divBdr>
                    <w:top w:val="none" w:sz="0" w:space="0" w:color="auto"/>
                    <w:left w:val="none" w:sz="0" w:space="0" w:color="auto"/>
                    <w:bottom w:val="none" w:sz="0" w:space="0" w:color="auto"/>
                    <w:right w:val="none" w:sz="0" w:space="0" w:color="auto"/>
                  </w:divBdr>
                </w:div>
                <w:div w:id="1905097532">
                  <w:marLeft w:val="0"/>
                  <w:marRight w:val="0"/>
                  <w:marTop w:val="0"/>
                  <w:marBottom w:val="0"/>
                  <w:divBdr>
                    <w:top w:val="none" w:sz="0" w:space="0" w:color="auto"/>
                    <w:left w:val="none" w:sz="0" w:space="0" w:color="auto"/>
                    <w:bottom w:val="none" w:sz="0" w:space="0" w:color="auto"/>
                    <w:right w:val="none" w:sz="0" w:space="0" w:color="auto"/>
                  </w:divBdr>
                </w:div>
                <w:div w:id="1905606702">
                  <w:marLeft w:val="0"/>
                  <w:marRight w:val="0"/>
                  <w:marTop w:val="0"/>
                  <w:marBottom w:val="0"/>
                  <w:divBdr>
                    <w:top w:val="none" w:sz="0" w:space="0" w:color="auto"/>
                    <w:left w:val="none" w:sz="0" w:space="0" w:color="auto"/>
                    <w:bottom w:val="none" w:sz="0" w:space="0" w:color="auto"/>
                    <w:right w:val="none" w:sz="0" w:space="0" w:color="auto"/>
                  </w:divBdr>
                </w:div>
                <w:div w:id="1905678563">
                  <w:marLeft w:val="0"/>
                  <w:marRight w:val="0"/>
                  <w:marTop w:val="0"/>
                  <w:marBottom w:val="0"/>
                  <w:divBdr>
                    <w:top w:val="none" w:sz="0" w:space="0" w:color="auto"/>
                    <w:left w:val="none" w:sz="0" w:space="0" w:color="auto"/>
                    <w:bottom w:val="none" w:sz="0" w:space="0" w:color="auto"/>
                    <w:right w:val="none" w:sz="0" w:space="0" w:color="auto"/>
                  </w:divBdr>
                </w:div>
                <w:div w:id="1906642818">
                  <w:marLeft w:val="0"/>
                  <w:marRight w:val="0"/>
                  <w:marTop w:val="0"/>
                  <w:marBottom w:val="0"/>
                  <w:divBdr>
                    <w:top w:val="none" w:sz="0" w:space="0" w:color="auto"/>
                    <w:left w:val="none" w:sz="0" w:space="0" w:color="auto"/>
                    <w:bottom w:val="none" w:sz="0" w:space="0" w:color="auto"/>
                    <w:right w:val="none" w:sz="0" w:space="0" w:color="auto"/>
                  </w:divBdr>
                </w:div>
                <w:div w:id="1907110837">
                  <w:marLeft w:val="0"/>
                  <w:marRight w:val="0"/>
                  <w:marTop w:val="0"/>
                  <w:marBottom w:val="0"/>
                  <w:divBdr>
                    <w:top w:val="none" w:sz="0" w:space="0" w:color="auto"/>
                    <w:left w:val="none" w:sz="0" w:space="0" w:color="auto"/>
                    <w:bottom w:val="none" w:sz="0" w:space="0" w:color="auto"/>
                    <w:right w:val="none" w:sz="0" w:space="0" w:color="auto"/>
                  </w:divBdr>
                </w:div>
                <w:div w:id="1907379241">
                  <w:marLeft w:val="0"/>
                  <w:marRight w:val="0"/>
                  <w:marTop w:val="0"/>
                  <w:marBottom w:val="0"/>
                  <w:divBdr>
                    <w:top w:val="none" w:sz="0" w:space="0" w:color="auto"/>
                    <w:left w:val="none" w:sz="0" w:space="0" w:color="auto"/>
                    <w:bottom w:val="none" w:sz="0" w:space="0" w:color="auto"/>
                    <w:right w:val="none" w:sz="0" w:space="0" w:color="auto"/>
                  </w:divBdr>
                </w:div>
                <w:div w:id="1907645218">
                  <w:marLeft w:val="0"/>
                  <w:marRight w:val="0"/>
                  <w:marTop w:val="0"/>
                  <w:marBottom w:val="0"/>
                  <w:divBdr>
                    <w:top w:val="none" w:sz="0" w:space="0" w:color="auto"/>
                    <w:left w:val="none" w:sz="0" w:space="0" w:color="auto"/>
                    <w:bottom w:val="none" w:sz="0" w:space="0" w:color="auto"/>
                    <w:right w:val="none" w:sz="0" w:space="0" w:color="auto"/>
                  </w:divBdr>
                </w:div>
                <w:div w:id="1907648902">
                  <w:marLeft w:val="0"/>
                  <w:marRight w:val="0"/>
                  <w:marTop w:val="0"/>
                  <w:marBottom w:val="0"/>
                  <w:divBdr>
                    <w:top w:val="none" w:sz="0" w:space="0" w:color="auto"/>
                    <w:left w:val="none" w:sz="0" w:space="0" w:color="auto"/>
                    <w:bottom w:val="none" w:sz="0" w:space="0" w:color="auto"/>
                    <w:right w:val="none" w:sz="0" w:space="0" w:color="auto"/>
                  </w:divBdr>
                </w:div>
                <w:div w:id="1909001332">
                  <w:marLeft w:val="0"/>
                  <w:marRight w:val="0"/>
                  <w:marTop w:val="0"/>
                  <w:marBottom w:val="0"/>
                  <w:divBdr>
                    <w:top w:val="none" w:sz="0" w:space="0" w:color="auto"/>
                    <w:left w:val="none" w:sz="0" w:space="0" w:color="auto"/>
                    <w:bottom w:val="none" w:sz="0" w:space="0" w:color="auto"/>
                    <w:right w:val="none" w:sz="0" w:space="0" w:color="auto"/>
                  </w:divBdr>
                </w:div>
                <w:div w:id="1910312482">
                  <w:marLeft w:val="0"/>
                  <w:marRight w:val="0"/>
                  <w:marTop w:val="0"/>
                  <w:marBottom w:val="0"/>
                  <w:divBdr>
                    <w:top w:val="none" w:sz="0" w:space="0" w:color="auto"/>
                    <w:left w:val="none" w:sz="0" w:space="0" w:color="auto"/>
                    <w:bottom w:val="none" w:sz="0" w:space="0" w:color="auto"/>
                    <w:right w:val="none" w:sz="0" w:space="0" w:color="auto"/>
                  </w:divBdr>
                </w:div>
                <w:div w:id="1910463236">
                  <w:marLeft w:val="0"/>
                  <w:marRight w:val="0"/>
                  <w:marTop w:val="0"/>
                  <w:marBottom w:val="0"/>
                  <w:divBdr>
                    <w:top w:val="none" w:sz="0" w:space="0" w:color="auto"/>
                    <w:left w:val="none" w:sz="0" w:space="0" w:color="auto"/>
                    <w:bottom w:val="none" w:sz="0" w:space="0" w:color="auto"/>
                    <w:right w:val="none" w:sz="0" w:space="0" w:color="auto"/>
                  </w:divBdr>
                </w:div>
                <w:div w:id="1911966176">
                  <w:marLeft w:val="0"/>
                  <w:marRight w:val="0"/>
                  <w:marTop w:val="0"/>
                  <w:marBottom w:val="0"/>
                  <w:divBdr>
                    <w:top w:val="none" w:sz="0" w:space="0" w:color="auto"/>
                    <w:left w:val="none" w:sz="0" w:space="0" w:color="auto"/>
                    <w:bottom w:val="none" w:sz="0" w:space="0" w:color="auto"/>
                    <w:right w:val="none" w:sz="0" w:space="0" w:color="auto"/>
                  </w:divBdr>
                </w:div>
                <w:div w:id="1912228383">
                  <w:marLeft w:val="0"/>
                  <w:marRight w:val="0"/>
                  <w:marTop w:val="0"/>
                  <w:marBottom w:val="0"/>
                  <w:divBdr>
                    <w:top w:val="none" w:sz="0" w:space="0" w:color="auto"/>
                    <w:left w:val="none" w:sz="0" w:space="0" w:color="auto"/>
                    <w:bottom w:val="none" w:sz="0" w:space="0" w:color="auto"/>
                    <w:right w:val="none" w:sz="0" w:space="0" w:color="auto"/>
                  </w:divBdr>
                </w:div>
                <w:div w:id="1913153692">
                  <w:marLeft w:val="0"/>
                  <w:marRight w:val="0"/>
                  <w:marTop w:val="0"/>
                  <w:marBottom w:val="0"/>
                  <w:divBdr>
                    <w:top w:val="none" w:sz="0" w:space="0" w:color="auto"/>
                    <w:left w:val="none" w:sz="0" w:space="0" w:color="auto"/>
                    <w:bottom w:val="none" w:sz="0" w:space="0" w:color="auto"/>
                    <w:right w:val="none" w:sz="0" w:space="0" w:color="auto"/>
                  </w:divBdr>
                </w:div>
                <w:div w:id="1914047688">
                  <w:marLeft w:val="0"/>
                  <w:marRight w:val="0"/>
                  <w:marTop w:val="0"/>
                  <w:marBottom w:val="0"/>
                  <w:divBdr>
                    <w:top w:val="none" w:sz="0" w:space="0" w:color="auto"/>
                    <w:left w:val="none" w:sz="0" w:space="0" w:color="auto"/>
                    <w:bottom w:val="none" w:sz="0" w:space="0" w:color="auto"/>
                    <w:right w:val="none" w:sz="0" w:space="0" w:color="auto"/>
                  </w:divBdr>
                </w:div>
                <w:div w:id="1916427727">
                  <w:marLeft w:val="0"/>
                  <w:marRight w:val="0"/>
                  <w:marTop w:val="0"/>
                  <w:marBottom w:val="0"/>
                  <w:divBdr>
                    <w:top w:val="none" w:sz="0" w:space="0" w:color="auto"/>
                    <w:left w:val="none" w:sz="0" w:space="0" w:color="auto"/>
                    <w:bottom w:val="none" w:sz="0" w:space="0" w:color="auto"/>
                    <w:right w:val="none" w:sz="0" w:space="0" w:color="auto"/>
                  </w:divBdr>
                </w:div>
                <w:div w:id="1917545404">
                  <w:marLeft w:val="0"/>
                  <w:marRight w:val="0"/>
                  <w:marTop w:val="0"/>
                  <w:marBottom w:val="0"/>
                  <w:divBdr>
                    <w:top w:val="none" w:sz="0" w:space="0" w:color="auto"/>
                    <w:left w:val="none" w:sz="0" w:space="0" w:color="auto"/>
                    <w:bottom w:val="none" w:sz="0" w:space="0" w:color="auto"/>
                    <w:right w:val="none" w:sz="0" w:space="0" w:color="auto"/>
                  </w:divBdr>
                </w:div>
                <w:div w:id="1917937229">
                  <w:marLeft w:val="0"/>
                  <w:marRight w:val="0"/>
                  <w:marTop w:val="0"/>
                  <w:marBottom w:val="0"/>
                  <w:divBdr>
                    <w:top w:val="none" w:sz="0" w:space="0" w:color="auto"/>
                    <w:left w:val="none" w:sz="0" w:space="0" w:color="auto"/>
                    <w:bottom w:val="none" w:sz="0" w:space="0" w:color="auto"/>
                    <w:right w:val="none" w:sz="0" w:space="0" w:color="auto"/>
                  </w:divBdr>
                </w:div>
                <w:div w:id="1918442077">
                  <w:marLeft w:val="0"/>
                  <w:marRight w:val="0"/>
                  <w:marTop w:val="0"/>
                  <w:marBottom w:val="0"/>
                  <w:divBdr>
                    <w:top w:val="none" w:sz="0" w:space="0" w:color="auto"/>
                    <w:left w:val="none" w:sz="0" w:space="0" w:color="auto"/>
                    <w:bottom w:val="none" w:sz="0" w:space="0" w:color="auto"/>
                    <w:right w:val="none" w:sz="0" w:space="0" w:color="auto"/>
                  </w:divBdr>
                </w:div>
                <w:div w:id="1920211222">
                  <w:marLeft w:val="0"/>
                  <w:marRight w:val="0"/>
                  <w:marTop w:val="0"/>
                  <w:marBottom w:val="0"/>
                  <w:divBdr>
                    <w:top w:val="none" w:sz="0" w:space="0" w:color="auto"/>
                    <w:left w:val="none" w:sz="0" w:space="0" w:color="auto"/>
                    <w:bottom w:val="none" w:sz="0" w:space="0" w:color="auto"/>
                    <w:right w:val="none" w:sz="0" w:space="0" w:color="auto"/>
                  </w:divBdr>
                </w:div>
                <w:div w:id="1921059496">
                  <w:marLeft w:val="0"/>
                  <w:marRight w:val="0"/>
                  <w:marTop w:val="0"/>
                  <w:marBottom w:val="0"/>
                  <w:divBdr>
                    <w:top w:val="none" w:sz="0" w:space="0" w:color="auto"/>
                    <w:left w:val="none" w:sz="0" w:space="0" w:color="auto"/>
                    <w:bottom w:val="none" w:sz="0" w:space="0" w:color="auto"/>
                    <w:right w:val="none" w:sz="0" w:space="0" w:color="auto"/>
                  </w:divBdr>
                </w:div>
                <w:div w:id="1921862586">
                  <w:marLeft w:val="0"/>
                  <w:marRight w:val="0"/>
                  <w:marTop w:val="0"/>
                  <w:marBottom w:val="0"/>
                  <w:divBdr>
                    <w:top w:val="none" w:sz="0" w:space="0" w:color="auto"/>
                    <w:left w:val="none" w:sz="0" w:space="0" w:color="auto"/>
                    <w:bottom w:val="none" w:sz="0" w:space="0" w:color="auto"/>
                    <w:right w:val="none" w:sz="0" w:space="0" w:color="auto"/>
                  </w:divBdr>
                </w:div>
                <w:div w:id="1922329888">
                  <w:marLeft w:val="0"/>
                  <w:marRight w:val="0"/>
                  <w:marTop w:val="0"/>
                  <w:marBottom w:val="0"/>
                  <w:divBdr>
                    <w:top w:val="none" w:sz="0" w:space="0" w:color="auto"/>
                    <w:left w:val="none" w:sz="0" w:space="0" w:color="auto"/>
                    <w:bottom w:val="none" w:sz="0" w:space="0" w:color="auto"/>
                    <w:right w:val="none" w:sz="0" w:space="0" w:color="auto"/>
                  </w:divBdr>
                </w:div>
                <w:div w:id="1922596486">
                  <w:marLeft w:val="0"/>
                  <w:marRight w:val="0"/>
                  <w:marTop w:val="0"/>
                  <w:marBottom w:val="0"/>
                  <w:divBdr>
                    <w:top w:val="none" w:sz="0" w:space="0" w:color="auto"/>
                    <w:left w:val="none" w:sz="0" w:space="0" w:color="auto"/>
                    <w:bottom w:val="none" w:sz="0" w:space="0" w:color="auto"/>
                    <w:right w:val="none" w:sz="0" w:space="0" w:color="auto"/>
                  </w:divBdr>
                </w:div>
                <w:div w:id="1923172352">
                  <w:marLeft w:val="0"/>
                  <w:marRight w:val="0"/>
                  <w:marTop w:val="0"/>
                  <w:marBottom w:val="0"/>
                  <w:divBdr>
                    <w:top w:val="none" w:sz="0" w:space="0" w:color="auto"/>
                    <w:left w:val="none" w:sz="0" w:space="0" w:color="auto"/>
                    <w:bottom w:val="none" w:sz="0" w:space="0" w:color="auto"/>
                    <w:right w:val="none" w:sz="0" w:space="0" w:color="auto"/>
                  </w:divBdr>
                </w:div>
                <w:div w:id="1924294608">
                  <w:marLeft w:val="0"/>
                  <w:marRight w:val="0"/>
                  <w:marTop w:val="0"/>
                  <w:marBottom w:val="0"/>
                  <w:divBdr>
                    <w:top w:val="none" w:sz="0" w:space="0" w:color="auto"/>
                    <w:left w:val="none" w:sz="0" w:space="0" w:color="auto"/>
                    <w:bottom w:val="none" w:sz="0" w:space="0" w:color="auto"/>
                    <w:right w:val="none" w:sz="0" w:space="0" w:color="auto"/>
                  </w:divBdr>
                </w:div>
                <w:div w:id="1924338369">
                  <w:marLeft w:val="0"/>
                  <w:marRight w:val="0"/>
                  <w:marTop w:val="0"/>
                  <w:marBottom w:val="0"/>
                  <w:divBdr>
                    <w:top w:val="none" w:sz="0" w:space="0" w:color="auto"/>
                    <w:left w:val="none" w:sz="0" w:space="0" w:color="auto"/>
                    <w:bottom w:val="none" w:sz="0" w:space="0" w:color="auto"/>
                    <w:right w:val="none" w:sz="0" w:space="0" w:color="auto"/>
                  </w:divBdr>
                </w:div>
                <w:div w:id="1924676925">
                  <w:marLeft w:val="0"/>
                  <w:marRight w:val="0"/>
                  <w:marTop w:val="0"/>
                  <w:marBottom w:val="0"/>
                  <w:divBdr>
                    <w:top w:val="none" w:sz="0" w:space="0" w:color="auto"/>
                    <w:left w:val="none" w:sz="0" w:space="0" w:color="auto"/>
                    <w:bottom w:val="none" w:sz="0" w:space="0" w:color="auto"/>
                    <w:right w:val="none" w:sz="0" w:space="0" w:color="auto"/>
                  </w:divBdr>
                </w:div>
                <w:div w:id="1925529807">
                  <w:marLeft w:val="0"/>
                  <w:marRight w:val="0"/>
                  <w:marTop w:val="0"/>
                  <w:marBottom w:val="0"/>
                  <w:divBdr>
                    <w:top w:val="none" w:sz="0" w:space="0" w:color="auto"/>
                    <w:left w:val="none" w:sz="0" w:space="0" w:color="auto"/>
                    <w:bottom w:val="none" w:sz="0" w:space="0" w:color="auto"/>
                    <w:right w:val="none" w:sz="0" w:space="0" w:color="auto"/>
                  </w:divBdr>
                </w:div>
                <w:div w:id="1925718633">
                  <w:marLeft w:val="0"/>
                  <w:marRight w:val="0"/>
                  <w:marTop w:val="0"/>
                  <w:marBottom w:val="0"/>
                  <w:divBdr>
                    <w:top w:val="none" w:sz="0" w:space="0" w:color="auto"/>
                    <w:left w:val="none" w:sz="0" w:space="0" w:color="auto"/>
                    <w:bottom w:val="none" w:sz="0" w:space="0" w:color="auto"/>
                    <w:right w:val="none" w:sz="0" w:space="0" w:color="auto"/>
                  </w:divBdr>
                </w:div>
                <w:div w:id="1926112347">
                  <w:marLeft w:val="0"/>
                  <w:marRight w:val="0"/>
                  <w:marTop w:val="0"/>
                  <w:marBottom w:val="0"/>
                  <w:divBdr>
                    <w:top w:val="none" w:sz="0" w:space="0" w:color="auto"/>
                    <w:left w:val="none" w:sz="0" w:space="0" w:color="auto"/>
                    <w:bottom w:val="none" w:sz="0" w:space="0" w:color="auto"/>
                    <w:right w:val="none" w:sz="0" w:space="0" w:color="auto"/>
                  </w:divBdr>
                </w:div>
                <w:div w:id="1928884814">
                  <w:marLeft w:val="0"/>
                  <w:marRight w:val="0"/>
                  <w:marTop w:val="0"/>
                  <w:marBottom w:val="0"/>
                  <w:divBdr>
                    <w:top w:val="none" w:sz="0" w:space="0" w:color="auto"/>
                    <w:left w:val="none" w:sz="0" w:space="0" w:color="auto"/>
                    <w:bottom w:val="none" w:sz="0" w:space="0" w:color="auto"/>
                    <w:right w:val="none" w:sz="0" w:space="0" w:color="auto"/>
                  </w:divBdr>
                </w:div>
                <w:div w:id="1929074635">
                  <w:marLeft w:val="0"/>
                  <w:marRight w:val="0"/>
                  <w:marTop w:val="0"/>
                  <w:marBottom w:val="0"/>
                  <w:divBdr>
                    <w:top w:val="none" w:sz="0" w:space="0" w:color="auto"/>
                    <w:left w:val="none" w:sz="0" w:space="0" w:color="auto"/>
                    <w:bottom w:val="none" w:sz="0" w:space="0" w:color="auto"/>
                    <w:right w:val="none" w:sz="0" w:space="0" w:color="auto"/>
                  </w:divBdr>
                </w:div>
                <w:div w:id="1929580138">
                  <w:marLeft w:val="0"/>
                  <w:marRight w:val="0"/>
                  <w:marTop w:val="0"/>
                  <w:marBottom w:val="0"/>
                  <w:divBdr>
                    <w:top w:val="none" w:sz="0" w:space="0" w:color="auto"/>
                    <w:left w:val="none" w:sz="0" w:space="0" w:color="auto"/>
                    <w:bottom w:val="none" w:sz="0" w:space="0" w:color="auto"/>
                    <w:right w:val="none" w:sz="0" w:space="0" w:color="auto"/>
                  </w:divBdr>
                </w:div>
                <w:div w:id="1929800782">
                  <w:marLeft w:val="0"/>
                  <w:marRight w:val="0"/>
                  <w:marTop w:val="0"/>
                  <w:marBottom w:val="0"/>
                  <w:divBdr>
                    <w:top w:val="none" w:sz="0" w:space="0" w:color="auto"/>
                    <w:left w:val="none" w:sz="0" w:space="0" w:color="auto"/>
                    <w:bottom w:val="none" w:sz="0" w:space="0" w:color="auto"/>
                    <w:right w:val="none" w:sz="0" w:space="0" w:color="auto"/>
                  </w:divBdr>
                </w:div>
                <w:div w:id="1930498446">
                  <w:marLeft w:val="0"/>
                  <w:marRight w:val="0"/>
                  <w:marTop w:val="0"/>
                  <w:marBottom w:val="0"/>
                  <w:divBdr>
                    <w:top w:val="none" w:sz="0" w:space="0" w:color="auto"/>
                    <w:left w:val="none" w:sz="0" w:space="0" w:color="auto"/>
                    <w:bottom w:val="none" w:sz="0" w:space="0" w:color="auto"/>
                    <w:right w:val="none" w:sz="0" w:space="0" w:color="auto"/>
                  </w:divBdr>
                </w:div>
                <w:div w:id="1931237549">
                  <w:marLeft w:val="0"/>
                  <w:marRight w:val="0"/>
                  <w:marTop w:val="0"/>
                  <w:marBottom w:val="0"/>
                  <w:divBdr>
                    <w:top w:val="none" w:sz="0" w:space="0" w:color="auto"/>
                    <w:left w:val="none" w:sz="0" w:space="0" w:color="auto"/>
                    <w:bottom w:val="none" w:sz="0" w:space="0" w:color="auto"/>
                    <w:right w:val="none" w:sz="0" w:space="0" w:color="auto"/>
                  </w:divBdr>
                </w:div>
                <w:div w:id="1932353837">
                  <w:marLeft w:val="0"/>
                  <w:marRight w:val="0"/>
                  <w:marTop w:val="0"/>
                  <w:marBottom w:val="0"/>
                  <w:divBdr>
                    <w:top w:val="none" w:sz="0" w:space="0" w:color="auto"/>
                    <w:left w:val="none" w:sz="0" w:space="0" w:color="auto"/>
                    <w:bottom w:val="none" w:sz="0" w:space="0" w:color="auto"/>
                    <w:right w:val="none" w:sz="0" w:space="0" w:color="auto"/>
                  </w:divBdr>
                </w:div>
                <w:div w:id="1933321057">
                  <w:marLeft w:val="0"/>
                  <w:marRight w:val="0"/>
                  <w:marTop w:val="0"/>
                  <w:marBottom w:val="0"/>
                  <w:divBdr>
                    <w:top w:val="none" w:sz="0" w:space="0" w:color="auto"/>
                    <w:left w:val="none" w:sz="0" w:space="0" w:color="auto"/>
                    <w:bottom w:val="none" w:sz="0" w:space="0" w:color="auto"/>
                    <w:right w:val="none" w:sz="0" w:space="0" w:color="auto"/>
                  </w:divBdr>
                </w:div>
                <w:div w:id="1933969662">
                  <w:marLeft w:val="0"/>
                  <w:marRight w:val="0"/>
                  <w:marTop w:val="0"/>
                  <w:marBottom w:val="0"/>
                  <w:divBdr>
                    <w:top w:val="none" w:sz="0" w:space="0" w:color="auto"/>
                    <w:left w:val="none" w:sz="0" w:space="0" w:color="auto"/>
                    <w:bottom w:val="none" w:sz="0" w:space="0" w:color="auto"/>
                    <w:right w:val="none" w:sz="0" w:space="0" w:color="auto"/>
                  </w:divBdr>
                </w:div>
                <w:div w:id="1934046215">
                  <w:marLeft w:val="0"/>
                  <w:marRight w:val="0"/>
                  <w:marTop w:val="0"/>
                  <w:marBottom w:val="0"/>
                  <w:divBdr>
                    <w:top w:val="none" w:sz="0" w:space="0" w:color="auto"/>
                    <w:left w:val="none" w:sz="0" w:space="0" w:color="auto"/>
                    <w:bottom w:val="none" w:sz="0" w:space="0" w:color="auto"/>
                    <w:right w:val="none" w:sz="0" w:space="0" w:color="auto"/>
                  </w:divBdr>
                </w:div>
                <w:div w:id="1935169341">
                  <w:marLeft w:val="0"/>
                  <w:marRight w:val="0"/>
                  <w:marTop w:val="0"/>
                  <w:marBottom w:val="0"/>
                  <w:divBdr>
                    <w:top w:val="none" w:sz="0" w:space="0" w:color="auto"/>
                    <w:left w:val="none" w:sz="0" w:space="0" w:color="auto"/>
                    <w:bottom w:val="none" w:sz="0" w:space="0" w:color="auto"/>
                    <w:right w:val="none" w:sz="0" w:space="0" w:color="auto"/>
                  </w:divBdr>
                </w:div>
                <w:div w:id="1935824359">
                  <w:marLeft w:val="0"/>
                  <w:marRight w:val="0"/>
                  <w:marTop w:val="0"/>
                  <w:marBottom w:val="0"/>
                  <w:divBdr>
                    <w:top w:val="none" w:sz="0" w:space="0" w:color="auto"/>
                    <w:left w:val="none" w:sz="0" w:space="0" w:color="auto"/>
                    <w:bottom w:val="none" w:sz="0" w:space="0" w:color="auto"/>
                    <w:right w:val="none" w:sz="0" w:space="0" w:color="auto"/>
                  </w:divBdr>
                </w:div>
                <w:div w:id="1935938681">
                  <w:marLeft w:val="0"/>
                  <w:marRight w:val="0"/>
                  <w:marTop w:val="0"/>
                  <w:marBottom w:val="0"/>
                  <w:divBdr>
                    <w:top w:val="none" w:sz="0" w:space="0" w:color="auto"/>
                    <w:left w:val="none" w:sz="0" w:space="0" w:color="auto"/>
                    <w:bottom w:val="none" w:sz="0" w:space="0" w:color="auto"/>
                    <w:right w:val="none" w:sz="0" w:space="0" w:color="auto"/>
                  </w:divBdr>
                </w:div>
                <w:div w:id="1936983889">
                  <w:marLeft w:val="0"/>
                  <w:marRight w:val="0"/>
                  <w:marTop w:val="0"/>
                  <w:marBottom w:val="0"/>
                  <w:divBdr>
                    <w:top w:val="none" w:sz="0" w:space="0" w:color="auto"/>
                    <w:left w:val="none" w:sz="0" w:space="0" w:color="auto"/>
                    <w:bottom w:val="none" w:sz="0" w:space="0" w:color="auto"/>
                    <w:right w:val="none" w:sz="0" w:space="0" w:color="auto"/>
                  </w:divBdr>
                </w:div>
                <w:div w:id="1937208564">
                  <w:marLeft w:val="0"/>
                  <w:marRight w:val="0"/>
                  <w:marTop w:val="0"/>
                  <w:marBottom w:val="0"/>
                  <w:divBdr>
                    <w:top w:val="none" w:sz="0" w:space="0" w:color="auto"/>
                    <w:left w:val="none" w:sz="0" w:space="0" w:color="auto"/>
                    <w:bottom w:val="none" w:sz="0" w:space="0" w:color="auto"/>
                    <w:right w:val="none" w:sz="0" w:space="0" w:color="auto"/>
                  </w:divBdr>
                </w:div>
                <w:div w:id="1937319702">
                  <w:marLeft w:val="0"/>
                  <w:marRight w:val="0"/>
                  <w:marTop w:val="0"/>
                  <w:marBottom w:val="0"/>
                  <w:divBdr>
                    <w:top w:val="none" w:sz="0" w:space="0" w:color="auto"/>
                    <w:left w:val="none" w:sz="0" w:space="0" w:color="auto"/>
                    <w:bottom w:val="none" w:sz="0" w:space="0" w:color="auto"/>
                    <w:right w:val="none" w:sz="0" w:space="0" w:color="auto"/>
                  </w:divBdr>
                </w:div>
                <w:div w:id="1937711704">
                  <w:marLeft w:val="0"/>
                  <w:marRight w:val="0"/>
                  <w:marTop w:val="0"/>
                  <w:marBottom w:val="0"/>
                  <w:divBdr>
                    <w:top w:val="none" w:sz="0" w:space="0" w:color="auto"/>
                    <w:left w:val="none" w:sz="0" w:space="0" w:color="auto"/>
                    <w:bottom w:val="none" w:sz="0" w:space="0" w:color="auto"/>
                    <w:right w:val="none" w:sz="0" w:space="0" w:color="auto"/>
                  </w:divBdr>
                </w:div>
                <w:div w:id="1938102197">
                  <w:marLeft w:val="0"/>
                  <w:marRight w:val="0"/>
                  <w:marTop w:val="0"/>
                  <w:marBottom w:val="0"/>
                  <w:divBdr>
                    <w:top w:val="none" w:sz="0" w:space="0" w:color="auto"/>
                    <w:left w:val="none" w:sz="0" w:space="0" w:color="auto"/>
                    <w:bottom w:val="none" w:sz="0" w:space="0" w:color="auto"/>
                    <w:right w:val="none" w:sz="0" w:space="0" w:color="auto"/>
                  </w:divBdr>
                </w:div>
                <w:div w:id="1938294329">
                  <w:marLeft w:val="0"/>
                  <w:marRight w:val="0"/>
                  <w:marTop w:val="0"/>
                  <w:marBottom w:val="0"/>
                  <w:divBdr>
                    <w:top w:val="none" w:sz="0" w:space="0" w:color="auto"/>
                    <w:left w:val="none" w:sz="0" w:space="0" w:color="auto"/>
                    <w:bottom w:val="none" w:sz="0" w:space="0" w:color="auto"/>
                    <w:right w:val="none" w:sz="0" w:space="0" w:color="auto"/>
                  </w:divBdr>
                </w:div>
                <w:div w:id="1938446391">
                  <w:marLeft w:val="0"/>
                  <w:marRight w:val="0"/>
                  <w:marTop w:val="0"/>
                  <w:marBottom w:val="0"/>
                  <w:divBdr>
                    <w:top w:val="none" w:sz="0" w:space="0" w:color="auto"/>
                    <w:left w:val="none" w:sz="0" w:space="0" w:color="auto"/>
                    <w:bottom w:val="none" w:sz="0" w:space="0" w:color="auto"/>
                    <w:right w:val="none" w:sz="0" w:space="0" w:color="auto"/>
                  </w:divBdr>
                </w:div>
                <w:div w:id="1939479154">
                  <w:marLeft w:val="0"/>
                  <w:marRight w:val="0"/>
                  <w:marTop w:val="0"/>
                  <w:marBottom w:val="0"/>
                  <w:divBdr>
                    <w:top w:val="none" w:sz="0" w:space="0" w:color="auto"/>
                    <w:left w:val="none" w:sz="0" w:space="0" w:color="auto"/>
                    <w:bottom w:val="none" w:sz="0" w:space="0" w:color="auto"/>
                    <w:right w:val="none" w:sz="0" w:space="0" w:color="auto"/>
                  </w:divBdr>
                </w:div>
                <w:div w:id="1940094077">
                  <w:marLeft w:val="0"/>
                  <w:marRight w:val="0"/>
                  <w:marTop w:val="0"/>
                  <w:marBottom w:val="0"/>
                  <w:divBdr>
                    <w:top w:val="none" w:sz="0" w:space="0" w:color="auto"/>
                    <w:left w:val="none" w:sz="0" w:space="0" w:color="auto"/>
                    <w:bottom w:val="none" w:sz="0" w:space="0" w:color="auto"/>
                    <w:right w:val="none" w:sz="0" w:space="0" w:color="auto"/>
                  </w:divBdr>
                </w:div>
                <w:div w:id="1940793276">
                  <w:marLeft w:val="0"/>
                  <w:marRight w:val="0"/>
                  <w:marTop w:val="0"/>
                  <w:marBottom w:val="0"/>
                  <w:divBdr>
                    <w:top w:val="none" w:sz="0" w:space="0" w:color="auto"/>
                    <w:left w:val="none" w:sz="0" w:space="0" w:color="auto"/>
                    <w:bottom w:val="none" w:sz="0" w:space="0" w:color="auto"/>
                    <w:right w:val="none" w:sz="0" w:space="0" w:color="auto"/>
                  </w:divBdr>
                </w:div>
                <w:div w:id="1941646252">
                  <w:marLeft w:val="0"/>
                  <w:marRight w:val="0"/>
                  <w:marTop w:val="0"/>
                  <w:marBottom w:val="0"/>
                  <w:divBdr>
                    <w:top w:val="none" w:sz="0" w:space="0" w:color="auto"/>
                    <w:left w:val="none" w:sz="0" w:space="0" w:color="auto"/>
                    <w:bottom w:val="none" w:sz="0" w:space="0" w:color="auto"/>
                    <w:right w:val="none" w:sz="0" w:space="0" w:color="auto"/>
                  </w:divBdr>
                </w:div>
                <w:div w:id="1942452456">
                  <w:marLeft w:val="0"/>
                  <w:marRight w:val="0"/>
                  <w:marTop w:val="0"/>
                  <w:marBottom w:val="0"/>
                  <w:divBdr>
                    <w:top w:val="none" w:sz="0" w:space="0" w:color="auto"/>
                    <w:left w:val="none" w:sz="0" w:space="0" w:color="auto"/>
                    <w:bottom w:val="none" w:sz="0" w:space="0" w:color="auto"/>
                    <w:right w:val="none" w:sz="0" w:space="0" w:color="auto"/>
                  </w:divBdr>
                </w:div>
                <w:div w:id="1942491076">
                  <w:marLeft w:val="0"/>
                  <w:marRight w:val="0"/>
                  <w:marTop w:val="0"/>
                  <w:marBottom w:val="0"/>
                  <w:divBdr>
                    <w:top w:val="none" w:sz="0" w:space="0" w:color="auto"/>
                    <w:left w:val="none" w:sz="0" w:space="0" w:color="auto"/>
                    <w:bottom w:val="none" w:sz="0" w:space="0" w:color="auto"/>
                    <w:right w:val="none" w:sz="0" w:space="0" w:color="auto"/>
                  </w:divBdr>
                </w:div>
                <w:div w:id="1942835389">
                  <w:marLeft w:val="0"/>
                  <w:marRight w:val="0"/>
                  <w:marTop w:val="0"/>
                  <w:marBottom w:val="0"/>
                  <w:divBdr>
                    <w:top w:val="none" w:sz="0" w:space="0" w:color="auto"/>
                    <w:left w:val="none" w:sz="0" w:space="0" w:color="auto"/>
                    <w:bottom w:val="none" w:sz="0" w:space="0" w:color="auto"/>
                    <w:right w:val="none" w:sz="0" w:space="0" w:color="auto"/>
                  </w:divBdr>
                </w:div>
                <w:div w:id="1942881866">
                  <w:marLeft w:val="0"/>
                  <w:marRight w:val="0"/>
                  <w:marTop w:val="0"/>
                  <w:marBottom w:val="0"/>
                  <w:divBdr>
                    <w:top w:val="none" w:sz="0" w:space="0" w:color="auto"/>
                    <w:left w:val="none" w:sz="0" w:space="0" w:color="auto"/>
                    <w:bottom w:val="none" w:sz="0" w:space="0" w:color="auto"/>
                    <w:right w:val="none" w:sz="0" w:space="0" w:color="auto"/>
                  </w:divBdr>
                </w:div>
                <w:div w:id="1943299851">
                  <w:marLeft w:val="0"/>
                  <w:marRight w:val="0"/>
                  <w:marTop w:val="0"/>
                  <w:marBottom w:val="0"/>
                  <w:divBdr>
                    <w:top w:val="none" w:sz="0" w:space="0" w:color="auto"/>
                    <w:left w:val="none" w:sz="0" w:space="0" w:color="auto"/>
                    <w:bottom w:val="none" w:sz="0" w:space="0" w:color="auto"/>
                    <w:right w:val="none" w:sz="0" w:space="0" w:color="auto"/>
                  </w:divBdr>
                </w:div>
                <w:div w:id="1945335857">
                  <w:marLeft w:val="0"/>
                  <w:marRight w:val="0"/>
                  <w:marTop w:val="0"/>
                  <w:marBottom w:val="0"/>
                  <w:divBdr>
                    <w:top w:val="none" w:sz="0" w:space="0" w:color="auto"/>
                    <w:left w:val="none" w:sz="0" w:space="0" w:color="auto"/>
                    <w:bottom w:val="none" w:sz="0" w:space="0" w:color="auto"/>
                    <w:right w:val="none" w:sz="0" w:space="0" w:color="auto"/>
                  </w:divBdr>
                </w:div>
                <w:div w:id="1947493223">
                  <w:marLeft w:val="0"/>
                  <w:marRight w:val="0"/>
                  <w:marTop w:val="0"/>
                  <w:marBottom w:val="0"/>
                  <w:divBdr>
                    <w:top w:val="none" w:sz="0" w:space="0" w:color="auto"/>
                    <w:left w:val="none" w:sz="0" w:space="0" w:color="auto"/>
                    <w:bottom w:val="none" w:sz="0" w:space="0" w:color="auto"/>
                    <w:right w:val="none" w:sz="0" w:space="0" w:color="auto"/>
                  </w:divBdr>
                </w:div>
                <w:div w:id="1947544258">
                  <w:marLeft w:val="0"/>
                  <w:marRight w:val="0"/>
                  <w:marTop w:val="0"/>
                  <w:marBottom w:val="0"/>
                  <w:divBdr>
                    <w:top w:val="none" w:sz="0" w:space="0" w:color="auto"/>
                    <w:left w:val="none" w:sz="0" w:space="0" w:color="auto"/>
                    <w:bottom w:val="none" w:sz="0" w:space="0" w:color="auto"/>
                    <w:right w:val="none" w:sz="0" w:space="0" w:color="auto"/>
                  </w:divBdr>
                </w:div>
                <w:div w:id="1948148522">
                  <w:marLeft w:val="0"/>
                  <w:marRight w:val="0"/>
                  <w:marTop w:val="0"/>
                  <w:marBottom w:val="0"/>
                  <w:divBdr>
                    <w:top w:val="none" w:sz="0" w:space="0" w:color="auto"/>
                    <w:left w:val="none" w:sz="0" w:space="0" w:color="auto"/>
                    <w:bottom w:val="none" w:sz="0" w:space="0" w:color="auto"/>
                    <w:right w:val="none" w:sz="0" w:space="0" w:color="auto"/>
                  </w:divBdr>
                </w:div>
                <w:div w:id="1949267100">
                  <w:marLeft w:val="0"/>
                  <w:marRight w:val="0"/>
                  <w:marTop w:val="0"/>
                  <w:marBottom w:val="0"/>
                  <w:divBdr>
                    <w:top w:val="none" w:sz="0" w:space="0" w:color="auto"/>
                    <w:left w:val="none" w:sz="0" w:space="0" w:color="auto"/>
                    <w:bottom w:val="none" w:sz="0" w:space="0" w:color="auto"/>
                    <w:right w:val="none" w:sz="0" w:space="0" w:color="auto"/>
                  </w:divBdr>
                </w:div>
                <w:div w:id="1949464849">
                  <w:marLeft w:val="0"/>
                  <w:marRight w:val="0"/>
                  <w:marTop w:val="0"/>
                  <w:marBottom w:val="0"/>
                  <w:divBdr>
                    <w:top w:val="none" w:sz="0" w:space="0" w:color="auto"/>
                    <w:left w:val="none" w:sz="0" w:space="0" w:color="auto"/>
                    <w:bottom w:val="none" w:sz="0" w:space="0" w:color="auto"/>
                    <w:right w:val="none" w:sz="0" w:space="0" w:color="auto"/>
                  </w:divBdr>
                </w:div>
                <w:div w:id="1951428719">
                  <w:marLeft w:val="0"/>
                  <w:marRight w:val="0"/>
                  <w:marTop w:val="0"/>
                  <w:marBottom w:val="0"/>
                  <w:divBdr>
                    <w:top w:val="none" w:sz="0" w:space="0" w:color="auto"/>
                    <w:left w:val="none" w:sz="0" w:space="0" w:color="auto"/>
                    <w:bottom w:val="none" w:sz="0" w:space="0" w:color="auto"/>
                    <w:right w:val="none" w:sz="0" w:space="0" w:color="auto"/>
                  </w:divBdr>
                </w:div>
                <w:div w:id="1951545393">
                  <w:marLeft w:val="0"/>
                  <w:marRight w:val="0"/>
                  <w:marTop w:val="0"/>
                  <w:marBottom w:val="0"/>
                  <w:divBdr>
                    <w:top w:val="none" w:sz="0" w:space="0" w:color="auto"/>
                    <w:left w:val="none" w:sz="0" w:space="0" w:color="auto"/>
                    <w:bottom w:val="none" w:sz="0" w:space="0" w:color="auto"/>
                    <w:right w:val="none" w:sz="0" w:space="0" w:color="auto"/>
                  </w:divBdr>
                </w:div>
                <w:div w:id="1951815146">
                  <w:marLeft w:val="0"/>
                  <w:marRight w:val="0"/>
                  <w:marTop w:val="0"/>
                  <w:marBottom w:val="0"/>
                  <w:divBdr>
                    <w:top w:val="none" w:sz="0" w:space="0" w:color="auto"/>
                    <w:left w:val="none" w:sz="0" w:space="0" w:color="auto"/>
                    <w:bottom w:val="none" w:sz="0" w:space="0" w:color="auto"/>
                    <w:right w:val="none" w:sz="0" w:space="0" w:color="auto"/>
                  </w:divBdr>
                </w:div>
                <w:div w:id="1951819459">
                  <w:marLeft w:val="0"/>
                  <w:marRight w:val="0"/>
                  <w:marTop w:val="0"/>
                  <w:marBottom w:val="0"/>
                  <w:divBdr>
                    <w:top w:val="none" w:sz="0" w:space="0" w:color="auto"/>
                    <w:left w:val="none" w:sz="0" w:space="0" w:color="auto"/>
                    <w:bottom w:val="none" w:sz="0" w:space="0" w:color="auto"/>
                    <w:right w:val="none" w:sz="0" w:space="0" w:color="auto"/>
                  </w:divBdr>
                </w:div>
                <w:div w:id="1952319249">
                  <w:marLeft w:val="0"/>
                  <w:marRight w:val="0"/>
                  <w:marTop w:val="0"/>
                  <w:marBottom w:val="0"/>
                  <w:divBdr>
                    <w:top w:val="none" w:sz="0" w:space="0" w:color="auto"/>
                    <w:left w:val="none" w:sz="0" w:space="0" w:color="auto"/>
                    <w:bottom w:val="none" w:sz="0" w:space="0" w:color="auto"/>
                    <w:right w:val="none" w:sz="0" w:space="0" w:color="auto"/>
                  </w:divBdr>
                </w:div>
                <w:div w:id="1953054264">
                  <w:marLeft w:val="0"/>
                  <w:marRight w:val="0"/>
                  <w:marTop w:val="0"/>
                  <w:marBottom w:val="0"/>
                  <w:divBdr>
                    <w:top w:val="none" w:sz="0" w:space="0" w:color="auto"/>
                    <w:left w:val="none" w:sz="0" w:space="0" w:color="auto"/>
                    <w:bottom w:val="none" w:sz="0" w:space="0" w:color="auto"/>
                    <w:right w:val="none" w:sz="0" w:space="0" w:color="auto"/>
                  </w:divBdr>
                </w:div>
                <w:div w:id="1953592062">
                  <w:marLeft w:val="0"/>
                  <w:marRight w:val="0"/>
                  <w:marTop w:val="0"/>
                  <w:marBottom w:val="0"/>
                  <w:divBdr>
                    <w:top w:val="none" w:sz="0" w:space="0" w:color="auto"/>
                    <w:left w:val="none" w:sz="0" w:space="0" w:color="auto"/>
                    <w:bottom w:val="none" w:sz="0" w:space="0" w:color="auto"/>
                    <w:right w:val="none" w:sz="0" w:space="0" w:color="auto"/>
                  </w:divBdr>
                </w:div>
                <w:div w:id="1954969366">
                  <w:marLeft w:val="0"/>
                  <w:marRight w:val="0"/>
                  <w:marTop w:val="0"/>
                  <w:marBottom w:val="0"/>
                  <w:divBdr>
                    <w:top w:val="none" w:sz="0" w:space="0" w:color="auto"/>
                    <w:left w:val="none" w:sz="0" w:space="0" w:color="auto"/>
                    <w:bottom w:val="none" w:sz="0" w:space="0" w:color="auto"/>
                    <w:right w:val="none" w:sz="0" w:space="0" w:color="auto"/>
                  </w:divBdr>
                </w:div>
                <w:div w:id="1956016194">
                  <w:marLeft w:val="0"/>
                  <w:marRight w:val="0"/>
                  <w:marTop w:val="0"/>
                  <w:marBottom w:val="0"/>
                  <w:divBdr>
                    <w:top w:val="none" w:sz="0" w:space="0" w:color="auto"/>
                    <w:left w:val="none" w:sz="0" w:space="0" w:color="auto"/>
                    <w:bottom w:val="none" w:sz="0" w:space="0" w:color="auto"/>
                    <w:right w:val="none" w:sz="0" w:space="0" w:color="auto"/>
                  </w:divBdr>
                </w:div>
                <w:div w:id="1956019280">
                  <w:marLeft w:val="0"/>
                  <w:marRight w:val="0"/>
                  <w:marTop w:val="0"/>
                  <w:marBottom w:val="0"/>
                  <w:divBdr>
                    <w:top w:val="none" w:sz="0" w:space="0" w:color="auto"/>
                    <w:left w:val="none" w:sz="0" w:space="0" w:color="auto"/>
                    <w:bottom w:val="none" w:sz="0" w:space="0" w:color="auto"/>
                    <w:right w:val="none" w:sz="0" w:space="0" w:color="auto"/>
                  </w:divBdr>
                </w:div>
                <w:div w:id="1956935899">
                  <w:marLeft w:val="0"/>
                  <w:marRight w:val="0"/>
                  <w:marTop w:val="0"/>
                  <w:marBottom w:val="0"/>
                  <w:divBdr>
                    <w:top w:val="none" w:sz="0" w:space="0" w:color="auto"/>
                    <w:left w:val="none" w:sz="0" w:space="0" w:color="auto"/>
                    <w:bottom w:val="none" w:sz="0" w:space="0" w:color="auto"/>
                    <w:right w:val="none" w:sz="0" w:space="0" w:color="auto"/>
                  </w:divBdr>
                </w:div>
                <w:div w:id="1957910610">
                  <w:marLeft w:val="0"/>
                  <w:marRight w:val="0"/>
                  <w:marTop w:val="0"/>
                  <w:marBottom w:val="0"/>
                  <w:divBdr>
                    <w:top w:val="none" w:sz="0" w:space="0" w:color="auto"/>
                    <w:left w:val="none" w:sz="0" w:space="0" w:color="auto"/>
                    <w:bottom w:val="none" w:sz="0" w:space="0" w:color="auto"/>
                    <w:right w:val="none" w:sz="0" w:space="0" w:color="auto"/>
                  </w:divBdr>
                </w:div>
                <w:div w:id="1959142206">
                  <w:marLeft w:val="0"/>
                  <w:marRight w:val="0"/>
                  <w:marTop w:val="0"/>
                  <w:marBottom w:val="0"/>
                  <w:divBdr>
                    <w:top w:val="none" w:sz="0" w:space="0" w:color="auto"/>
                    <w:left w:val="none" w:sz="0" w:space="0" w:color="auto"/>
                    <w:bottom w:val="none" w:sz="0" w:space="0" w:color="auto"/>
                    <w:right w:val="none" w:sz="0" w:space="0" w:color="auto"/>
                  </w:divBdr>
                </w:div>
                <w:div w:id="1959948217">
                  <w:marLeft w:val="0"/>
                  <w:marRight w:val="0"/>
                  <w:marTop w:val="0"/>
                  <w:marBottom w:val="0"/>
                  <w:divBdr>
                    <w:top w:val="none" w:sz="0" w:space="0" w:color="auto"/>
                    <w:left w:val="none" w:sz="0" w:space="0" w:color="auto"/>
                    <w:bottom w:val="none" w:sz="0" w:space="0" w:color="auto"/>
                    <w:right w:val="none" w:sz="0" w:space="0" w:color="auto"/>
                  </w:divBdr>
                </w:div>
                <w:div w:id="1960986780">
                  <w:marLeft w:val="0"/>
                  <w:marRight w:val="0"/>
                  <w:marTop w:val="0"/>
                  <w:marBottom w:val="0"/>
                  <w:divBdr>
                    <w:top w:val="none" w:sz="0" w:space="0" w:color="auto"/>
                    <w:left w:val="none" w:sz="0" w:space="0" w:color="auto"/>
                    <w:bottom w:val="none" w:sz="0" w:space="0" w:color="auto"/>
                    <w:right w:val="none" w:sz="0" w:space="0" w:color="auto"/>
                  </w:divBdr>
                </w:div>
                <w:div w:id="1961495813">
                  <w:marLeft w:val="0"/>
                  <w:marRight w:val="0"/>
                  <w:marTop w:val="0"/>
                  <w:marBottom w:val="0"/>
                  <w:divBdr>
                    <w:top w:val="none" w:sz="0" w:space="0" w:color="auto"/>
                    <w:left w:val="none" w:sz="0" w:space="0" w:color="auto"/>
                    <w:bottom w:val="none" w:sz="0" w:space="0" w:color="auto"/>
                    <w:right w:val="none" w:sz="0" w:space="0" w:color="auto"/>
                  </w:divBdr>
                </w:div>
                <w:div w:id="1962613889">
                  <w:marLeft w:val="0"/>
                  <w:marRight w:val="0"/>
                  <w:marTop w:val="0"/>
                  <w:marBottom w:val="0"/>
                  <w:divBdr>
                    <w:top w:val="none" w:sz="0" w:space="0" w:color="auto"/>
                    <w:left w:val="none" w:sz="0" w:space="0" w:color="auto"/>
                    <w:bottom w:val="none" w:sz="0" w:space="0" w:color="auto"/>
                    <w:right w:val="none" w:sz="0" w:space="0" w:color="auto"/>
                  </w:divBdr>
                </w:div>
                <w:div w:id="1963146454">
                  <w:marLeft w:val="0"/>
                  <w:marRight w:val="0"/>
                  <w:marTop w:val="0"/>
                  <w:marBottom w:val="0"/>
                  <w:divBdr>
                    <w:top w:val="none" w:sz="0" w:space="0" w:color="auto"/>
                    <w:left w:val="none" w:sz="0" w:space="0" w:color="auto"/>
                    <w:bottom w:val="none" w:sz="0" w:space="0" w:color="auto"/>
                    <w:right w:val="none" w:sz="0" w:space="0" w:color="auto"/>
                  </w:divBdr>
                </w:div>
                <w:div w:id="1964187702">
                  <w:marLeft w:val="0"/>
                  <w:marRight w:val="0"/>
                  <w:marTop w:val="0"/>
                  <w:marBottom w:val="0"/>
                  <w:divBdr>
                    <w:top w:val="none" w:sz="0" w:space="0" w:color="auto"/>
                    <w:left w:val="none" w:sz="0" w:space="0" w:color="auto"/>
                    <w:bottom w:val="none" w:sz="0" w:space="0" w:color="auto"/>
                    <w:right w:val="none" w:sz="0" w:space="0" w:color="auto"/>
                  </w:divBdr>
                </w:div>
                <w:div w:id="1964923593">
                  <w:marLeft w:val="0"/>
                  <w:marRight w:val="0"/>
                  <w:marTop w:val="0"/>
                  <w:marBottom w:val="0"/>
                  <w:divBdr>
                    <w:top w:val="none" w:sz="0" w:space="0" w:color="auto"/>
                    <w:left w:val="none" w:sz="0" w:space="0" w:color="auto"/>
                    <w:bottom w:val="none" w:sz="0" w:space="0" w:color="auto"/>
                    <w:right w:val="none" w:sz="0" w:space="0" w:color="auto"/>
                  </w:divBdr>
                </w:div>
                <w:div w:id="1966960991">
                  <w:marLeft w:val="0"/>
                  <w:marRight w:val="0"/>
                  <w:marTop w:val="0"/>
                  <w:marBottom w:val="0"/>
                  <w:divBdr>
                    <w:top w:val="none" w:sz="0" w:space="0" w:color="auto"/>
                    <w:left w:val="none" w:sz="0" w:space="0" w:color="auto"/>
                    <w:bottom w:val="none" w:sz="0" w:space="0" w:color="auto"/>
                    <w:right w:val="none" w:sz="0" w:space="0" w:color="auto"/>
                  </w:divBdr>
                </w:div>
                <w:div w:id="1968388265">
                  <w:marLeft w:val="0"/>
                  <w:marRight w:val="0"/>
                  <w:marTop w:val="0"/>
                  <w:marBottom w:val="0"/>
                  <w:divBdr>
                    <w:top w:val="none" w:sz="0" w:space="0" w:color="auto"/>
                    <w:left w:val="none" w:sz="0" w:space="0" w:color="auto"/>
                    <w:bottom w:val="none" w:sz="0" w:space="0" w:color="auto"/>
                    <w:right w:val="none" w:sz="0" w:space="0" w:color="auto"/>
                  </w:divBdr>
                </w:div>
                <w:div w:id="1968973149">
                  <w:marLeft w:val="0"/>
                  <w:marRight w:val="0"/>
                  <w:marTop w:val="0"/>
                  <w:marBottom w:val="0"/>
                  <w:divBdr>
                    <w:top w:val="none" w:sz="0" w:space="0" w:color="auto"/>
                    <w:left w:val="none" w:sz="0" w:space="0" w:color="auto"/>
                    <w:bottom w:val="none" w:sz="0" w:space="0" w:color="auto"/>
                    <w:right w:val="none" w:sz="0" w:space="0" w:color="auto"/>
                  </w:divBdr>
                </w:div>
                <w:div w:id="1969359455">
                  <w:marLeft w:val="0"/>
                  <w:marRight w:val="0"/>
                  <w:marTop w:val="0"/>
                  <w:marBottom w:val="0"/>
                  <w:divBdr>
                    <w:top w:val="none" w:sz="0" w:space="0" w:color="auto"/>
                    <w:left w:val="none" w:sz="0" w:space="0" w:color="auto"/>
                    <w:bottom w:val="none" w:sz="0" w:space="0" w:color="auto"/>
                    <w:right w:val="none" w:sz="0" w:space="0" w:color="auto"/>
                  </w:divBdr>
                </w:div>
                <w:div w:id="1970014948">
                  <w:marLeft w:val="0"/>
                  <w:marRight w:val="0"/>
                  <w:marTop w:val="0"/>
                  <w:marBottom w:val="0"/>
                  <w:divBdr>
                    <w:top w:val="none" w:sz="0" w:space="0" w:color="auto"/>
                    <w:left w:val="none" w:sz="0" w:space="0" w:color="auto"/>
                    <w:bottom w:val="none" w:sz="0" w:space="0" w:color="auto"/>
                    <w:right w:val="none" w:sz="0" w:space="0" w:color="auto"/>
                  </w:divBdr>
                </w:div>
                <w:div w:id="1970472895">
                  <w:marLeft w:val="0"/>
                  <w:marRight w:val="0"/>
                  <w:marTop w:val="0"/>
                  <w:marBottom w:val="0"/>
                  <w:divBdr>
                    <w:top w:val="none" w:sz="0" w:space="0" w:color="auto"/>
                    <w:left w:val="none" w:sz="0" w:space="0" w:color="auto"/>
                    <w:bottom w:val="none" w:sz="0" w:space="0" w:color="auto"/>
                    <w:right w:val="none" w:sz="0" w:space="0" w:color="auto"/>
                  </w:divBdr>
                </w:div>
                <w:div w:id="1971742999">
                  <w:marLeft w:val="0"/>
                  <w:marRight w:val="0"/>
                  <w:marTop w:val="0"/>
                  <w:marBottom w:val="0"/>
                  <w:divBdr>
                    <w:top w:val="none" w:sz="0" w:space="0" w:color="auto"/>
                    <w:left w:val="none" w:sz="0" w:space="0" w:color="auto"/>
                    <w:bottom w:val="none" w:sz="0" w:space="0" w:color="auto"/>
                    <w:right w:val="none" w:sz="0" w:space="0" w:color="auto"/>
                  </w:divBdr>
                </w:div>
                <w:div w:id="1974677342">
                  <w:marLeft w:val="0"/>
                  <w:marRight w:val="0"/>
                  <w:marTop w:val="0"/>
                  <w:marBottom w:val="0"/>
                  <w:divBdr>
                    <w:top w:val="none" w:sz="0" w:space="0" w:color="auto"/>
                    <w:left w:val="none" w:sz="0" w:space="0" w:color="auto"/>
                    <w:bottom w:val="none" w:sz="0" w:space="0" w:color="auto"/>
                    <w:right w:val="none" w:sz="0" w:space="0" w:color="auto"/>
                  </w:divBdr>
                </w:div>
                <w:div w:id="1977567234">
                  <w:marLeft w:val="0"/>
                  <w:marRight w:val="0"/>
                  <w:marTop w:val="0"/>
                  <w:marBottom w:val="0"/>
                  <w:divBdr>
                    <w:top w:val="none" w:sz="0" w:space="0" w:color="auto"/>
                    <w:left w:val="none" w:sz="0" w:space="0" w:color="auto"/>
                    <w:bottom w:val="none" w:sz="0" w:space="0" w:color="auto"/>
                    <w:right w:val="none" w:sz="0" w:space="0" w:color="auto"/>
                  </w:divBdr>
                </w:div>
                <w:div w:id="1978365944">
                  <w:marLeft w:val="0"/>
                  <w:marRight w:val="0"/>
                  <w:marTop w:val="0"/>
                  <w:marBottom w:val="0"/>
                  <w:divBdr>
                    <w:top w:val="none" w:sz="0" w:space="0" w:color="auto"/>
                    <w:left w:val="none" w:sz="0" w:space="0" w:color="auto"/>
                    <w:bottom w:val="none" w:sz="0" w:space="0" w:color="auto"/>
                    <w:right w:val="none" w:sz="0" w:space="0" w:color="auto"/>
                  </w:divBdr>
                </w:div>
                <w:div w:id="1978948265">
                  <w:marLeft w:val="0"/>
                  <w:marRight w:val="0"/>
                  <w:marTop w:val="0"/>
                  <w:marBottom w:val="0"/>
                  <w:divBdr>
                    <w:top w:val="none" w:sz="0" w:space="0" w:color="auto"/>
                    <w:left w:val="none" w:sz="0" w:space="0" w:color="auto"/>
                    <w:bottom w:val="none" w:sz="0" w:space="0" w:color="auto"/>
                    <w:right w:val="none" w:sz="0" w:space="0" w:color="auto"/>
                  </w:divBdr>
                </w:div>
                <w:div w:id="1979217426">
                  <w:marLeft w:val="0"/>
                  <w:marRight w:val="0"/>
                  <w:marTop w:val="0"/>
                  <w:marBottom w:val="0"/>
                  <w:divBdr>
                    <w:top w:val="none" w:sz="0" w:space="0" w:color="auto"/>
                    <w:left w:val="none" w:sz="0" w:space="0" w:color="auto"/>
                    <w:bottom w:val="none" w:sz="0" w:space="0" w:color="auto"/>
                    <w:right w:val="none" w:sz="0" w:space="0" w:color="auto"/>
                  </w:divBdr>
                </w:div>
                <w:div w:id="1979914334">
                  <w:marLeft w:val="0"/>
                  <w:marRight w:val="0"/>
                  <w:marTop w:val="0"/>
                  <w:marBottom w:val="0"/>
                  <w:divBdr>
                    <w:top w:val="none" w:sz="0" w:space="0" w:color="auto"/>
                    <w:left w:val="none" w:sz="0" w:space="0" w:color="auto"/>
                    <w:bottom w:val="none" w:sz="0" w:space="0" w:color="auto"/>
                    <w:right w:val="none" w:sz="0" w:space="0" w:color="auto"/>
                  </w:divBdr>
                </w:div>
                <w:div w:id="1980065242">
                  <w:marLeft w:val="0"/>
                  <w:marRight w:val="0"/>
                  <w:marTop w:val="0"/>
                  <w:marBottom w:val="0"/>
                  <w:divBdr>
                    <w:top w:val="none" w:sz="0" w:space="0" w:color="auto"/>
                    <w:left w:val="none" w:sz="0" w:space="0" w:color="auto"/>
                    <w:bottom w:val="none" w:sz="0" w:space="0" w:color="auto"/>
                    <w:right w:val="none" w:sz="0" w:space="0" w:color="auto"/>
                  </w:divBdr>
                </w:div>
                <w:div w:id="1981375674">
                  <w:marLeft w:val="0"/>
                  <w:marRight w:val="0"/>
                  <w:marTop w:val="0"/>
                  <w:marBottom w:val="0"/>
                  <w:divBdr>
                    <w:top w:val="none" w:sz="0" w:space="0" w:color="auto"/>
                    <w:left w:val="none" w:sz="0" w:space="0" w:color="auto"/>
                    <w:bottom w:val="none" w:sz="0" w:space="0" w:color="auto"/>
                    <w:right w:val="none" w:sz="0" w:space="0" w:color="auto"/>
                  </w:divBdr>
                </w:div>
                <w:div w:id="1981419734">
                  <w:marLeft w:val="0"/>
                  <w:marRight w:val="0"/>
                  <w:marTop w:val="0"/>
                  <w:marBottom w:val="0"/>
                  <w:divBdr>
                    <w:top w:val="none" w:sz="0" w:space="0" w:color="auto"/>
                    <w:left w:val="none" w:sz="0" w:space="0" w:color="auto"/>
                    <w:bottom w:val="none" w:sz="0" w:space="0" w:color="auto"/>
                    <w:right w:val="none" w:sz="0" w:space="0" w:color="auto"/>
                  </w:divBdr>
                </w:div>
                <w:div w:id="1981500057">
                  <w:marLeft w:val="0"/>
                  <w:marRight w:val="0"/>
                  <w:marTop w:val="0"/>
                  <w:marBottom w:val="0"/>
                  <w:divBdr>
                    <w:top w:val="none" w:sz="0" w:space="0" w:color="auto"/>
                    <w:left w:val="none" w:sz="0" w:space="0" w:color="auto"/>
                    <w:bottom w:val="none" w:sz="0" w:space="0" w:color="auto"/>
                    <w:right w:val="none" w:sz="0" w:space="0" w:color="auto"/>
                  </w:divBdr>
                </w:div>
                <w:div w:id="1981615717">
                  <w:marLeft w:val="0"/>
                  <w:marRight w:val="0"/>
                  <w:marTop w:val="0"/>
                  <w:marBottom w:val="0"/>
                  <w:divBdr>
                    <w:top w:val="none" w:sz="0" w:space="0" w:color="auto"/>
                    <w:left w:val="none" w:sz="0" w:space="0" w:color="auto"/>
                    <w:bottom w:val="none" w:sz="0" w:space="0" w:color="auto"/>
                    <w:right w:val="none" w:sz="0" w:space="0" w:color="auto"/>
                  </w:divBdr>
                </w:div>
                <w:div w:id="1983342962">
                  <w:marLeft w:val="0"/>
                  <w:marRight w:val="0"/>
                  <w:marTop w:val="0"/>
                  <w:marBottom w:val="0"/>
                  <w:divBdr>
                    <w:top w:val="none" w:sz="0" w:space="0" w:color="auto"/>
                    <w:left w:val="none" w:sz="0" w:space="0" w:color="auto"/>
                    <w:bottom w:val="none" w:sz="0" w:space="0" w:color="auto"/>
                    <w:right w:val="none" w:sz="0" w:space="0" w:color="auto"/>
                  </w:divBdr>
                </w:div>
                <w:div w:id="1983535861">
                  <w:marLeft w:val="0"/>
                  <w:marRight w:val="0"/>
                  <w:marTop w:val="0"/>
                  <w:marBottom w:val="0"/>
                  <w:divBdr>
                    <w:top w:val="none" w:sz="0" w:space="0" w:color="auto"/>
                    <w:left w:val="none" w:sz="0" w:space="0" w:color="auto"/>
                    <w:bottom w:val="none" w:sz="0" w:space="0" w:color="auto"/>
                    <w:right w:val="none" w:sz="0" w:space="0" w:color="auto"/>
                  </w:divBdr>
                </w:div>
                <w:div w:id="1983653188">
                  <w:marLeft w:val="0"/>
                  <w:marRight w:val="0"/>
                  <w:marTop w:val="0"/>
                  <w:marBottom w:val="0"/>
                  <w:divBdr>
                    <w:top w:val="none" w:sz="0" w:space="0" w:color="auto"/>
                    <w:left w:val="none" w:sz="0" w:space="0" w:color="auto"/>
                    <w:bottom w:val="none" w:sz="0" w:space="0" w:color="auto"/>
                    <w:right w:val="none" w:sz="0" w:space="0" w:color="auto"/>
                  </w:divBdr>
                </w:div>
                <w:div w:id="1984197439">
                  <w:marLeft w:val="0"/>
                  <w:marRight w:val="0"/>
                  <w:marTop w:val="0"/>
                  <w:marBottom w:val="0"/>
                  <w:divBdr>
                    <w:top w:val="none" w:sz="0" w:space="0" w:color="auto"/>
                    <w:left w:val="none" w:sz="0" w:space="0" w:color="auto"/>
                    <w:bottom w:val="none" w:sz="0" w:space="0" w:color="auto"/>
                    <w:right w:val="none" w:sz="0" w:space="0" w:color="auto"/>
                  </w:divBdr>
                </w:div>
                <w:div w:id="1985888460">
                  <w:marLeft w:val="0"/>
                  <w:marRight w:val="0"/>
                  <w:marTop w:val="0"/>
                  <w:marBottom w:val="0"/>
                  <w:divBdr>
                    <w:top w:val="none" w:sz="0" w:space="0" w:color="auto"/>
                    <w:left w:val="none" w:sz="0" w:space="0" w:color="auto"/>
                    <w:bottom w:val="none" w:sz="0" w:space="0" w:color="auto"/>
                    <w:right w:val="none" w:sz="0" w:space="0" w:color="auto"/>
                  </w:divBdr>
                </w:div>
                <w:div w:id="1988431575">
                  <w:marLeft w:val="0"/>
                  <w:marRight w:val="0"/>
                  <w:marTop w:val="0"/>
                  <w:marBottom w:val="0"/>
                  <w:divBdr>
                    <w:top w:val="none" w:sz="0" w:space="0" w:color="auto"/>
                    <w:left w:val="none" w:sz="0" w:space="0" w:color="auto"/>
                    <w:bottom w:val="none" w:sz="0" w:space="0" w:color="auto"/>
                    <w:right w:val="none" w:sz="0" w:space="0" w:color="auto"/>
                  </w:divBdr>
                </w:div>
                <w:div w:id="1989090703">
                  <w:marLeft w:val="0"/>
                  <w:marRight w:val="0"/>
                  <w:marTop w:val="0"/>
                  <w:marBottom w:val="0"/>
                  <w:divBdr>
                    <w:top w:val="none" w:sz="0" w:space="0" w:color="auto"/>
                    <w:left w:val="none" w:sz="0" w:space="0" w:color="auto"/>
                    <w:bottom w:val="none" w:sz="0" w:space="0" w:color="auto"/>
                    <w:right w:val="none" w:sz="0" w:space="0" w:color="auto"/>
                  </w:divBdr>
                </w:div>
                <w:div w:id="1989093752">
                  <w:marLeft w:val="0"/>
                  <w:marRight w:val="0"/>
                  <w:marTop w:val="0"/>
                  <w:marBottom w:val="0"/>
                  <w:divBdr>
                    <w:top w:val="none" w:sz="0" w:space="0" w:color="auto"/>
                    <w:left w:val="none" w:sz="0" w:space="0" w:color="auto"/>
                    <w:bottom w:val="none" w:sz="0" w:space="0" w:color="auto"/>
                    <w:right w:val="none" w:sz="0" w:space="0" w:color="auto"/>
                  </w:divBdr>
                </w:div>
                <w:div w:id="1991471267">
                  <w:marLeft w:val="0"/>
                  <w:marRight w:val="0"/>
                  <w:marTop w:val="0"/>
                  <w:marBottom w:val="0"/>
                  <w:divBdr>
                    <w:top w:val="none" w:sz="0" w:space="0" w:color="auto"/>
                    <w:left w:val="none" w:sz="0" w:space="0" w:color="auto"/>
                    <w:bottom w:val="none" w:sz="0" w:space="0" w:color="auto"/>
                    <w:right w:val="none" w:sz="0" w:space="0" w:color="auto"/>
                  </w:divBdr>
                </w:div>
                <w:div w:id="1992100655">
                  <w:marLeft w:val="0"/>
                  <w:marRight w:val="0"/>
                  <w:marTop w:val="0"/>
                  <w:marBottom w:val="0"/>
                  <w:divBdr>
                    <w:top w:val="none" w:sz="0" w:space="0" w:color="auto"/>
                    <w:left w:val="none" w:sz="0" w:space="0" w:color="auto"/>
                    <w:bottom w:val="none" w:sz="0" w:space="0" w:color="auto"/>
                    <w:right w:val="none" w:sz="0" w:space="0" w:color="auto"/>
                  </w:divBdr>
                </w:div>
                <w:div w:id="1993677546">
                  <w:marLeft w:val="0"/>
                  <w:marRight w:val="0"/>
                  <w:marTop w:val="0"/>
                  <w:marBottom w:val="0"/>
                  <w:divBdr>
                    <w:top w:val="none" w:sz="0" w:space="0" w:color="auto"/>
                    <w:left w:val="none" w:sz="0" w:space="0" w:color="auto"/>
                    <w:bottom w:val="none" w:sz="0" w:space="0" w:color="auto"/>
                    <w:right w:val="none" w:sz="0" w:space="0" w:color="auto"/>
                  </w:divBdr>
                </w:div>
                <w:div w:id="1994095483">
                  <w:marLeft w:val="0"/>
                  <w:marRight w:val="0"/>
                  <w:marTop w:val="0"/>
                  <w:marBottom w:val="0"/>
                  <w:divBdr>
                    <w:top w:val="none" w:sz="0" w:space="0" w:color="auto"/>
                    <w:left w:val="none" w:sz="0" w:space="0" w:color="auto"/>
                    <w:bottom w:val="none" w:sz="0" w:space="0" w:color="auto"/>
                    <w:right w:val="none" w:sz="0" w:space="0" w:color="auto"/>
                  </w:divBdr>
                </w:div>
                <w:div w:id="1994141368">
                  <w:marLeft w:val="0"/>
                  <w:marRight w:val="0"/>
                  <w:marTop w:val="0"/>
                  <w:marBottom w:val="0"/>
                  <w:divBdr>
                    <w:top w:val="none" w:sz="0" w:space="0" w:color="auto"/>
                    <w:left w:val="none" w:sz="0" w:space="0" w:color="auto"/>
                    <w:bottom w:val="none" w:sz="0" w:space="0" w:color="auto"/>
                    <w:right w:val="none" w:sz="0" w:space="0" w:color="auto"/>
                  </w:divBdr>
                </w:div>
                <w:div w:id="1994408109">
                  <w:marLeft w:val="0"/>
                  <w:marRight w:val="0"/>
                  <w:marTop w:val="0"/>
                  <w:marBottom w:val="0"/>
                  <w:divBdr>
                    <w:top w:val="none" w:sz="0" w:space="0" w:color="auto"/>
                    <w:left w:val="none" w:sz="0" w:space="0" w:color="auto"/>
                    <w:bottom w:val="none" w:sz="0" w:space="0" w:color="auto"/>
                    <w:right w:val="none" w:sz="0" w:space="0" w:color="auto"/>
                  </w:divBdr>
                </w:div>
                <w:div w:id="1996179945">
                  <w:marLeft w:val="0"/>
                  <w:marRight w:val="0"/>
                  <w:marTop w:val="0"/>
                  <w:marBottom w:val="0"/>
                  <w:divBdr>
                    <w:top w:val="none" w:sz="0" w:space="0" w:color="auto"/>
                    <w:left w:val="none" w:sz="0" w:space="0" w:color="auto"/>
                    <w:bottom w:val="none" w:sz="0" w:space="0" w:color="auto"/>
                    <w:right w:val="none" w:sz="0" w:space="0" w:color="auto"/>
                  </w:divBdr>
                </w:div>
                <w:div w:id="1996181109">
                  <w:marLeft w:val="0"/>
                  <w:marRight w:val="0"/>
                  <w:marTop w:val="0"/>
                  <w:marBottom w:val="0"/>
                  <w:divBdr>
                    <w:top w:val="none" w:sz="0" w:space="0" w:color="auto"/>
                    <w:left w:val="none" w:sz="0" w:space="0" w:color="auto"/>
                    <w:bottom w:val="none" w:sz="0" w:space="0" w:color="auto"/>
                    <w:right w:val="none" w:sz="0" w:space="0" w:color="auto"/>
                  </w:divBdr>
                </w:div>
                <w:div w:id="1996952248">
                  <w:marLeft w:val="0"/>
                  <w:marRight w:val="0"/>
                  <w:marTop w:val="0"/>
                  <w:marBottom w:val="0"/>
                  <w:divBdr>
                    <w:top w:val="none" w:sz="0" w:space="0" w:color="auto"/>
                    <w:left w:val="none" w:sz="0" w:space="0" w:color="auto"/>
                    <w:bottom w:val="none" w:sz="0" w:space="0" w:color="auto"/>
                    <w:right w:val="none" w:sz="0" w:space="0" w:color="auto"/>
                  </w:divBdr>
                </w:div>
                <w:div w:id="1997144778">
                  <w:marLeft w:val="0"/>
                  <w:marRight w:val="0"/>
                  <w:marTop w:val="0"/>
                  <w:marBottom w:val="0"/>
                  <w:divBdr>
                    <w:top w:val="none" w:sz="0" w:space="0" w:color="auto"/>
                    <w:left w:val="none" w:sz="0" w:space="0" w:color="auto"/>
                    <w:bottom w:val="none" w:sz="0" w:space="0" w:color="auto"/>
                    <w:right w:val="none" w:sz="0" w:space="0" w:color="auto"/>
                  </w:divBdr>
                </w:div>
                <w:div w:id="1997368824">
                  <w:marLeft w:val="0"/>
                  <w:marRight w:val="0"/>
                  <w:marTop w:val="0"/>
                  <w:marBottom w:val="0"/>
                  <w:divBdr>
                    <w:top w:val="none" w:sz="0" w:space="0" w:color="auto"/>
                    <w:left w:val="none" w:sz="0" w:space="0" w:color="auto"/>
                    <w:bottom w:val="none" w:sz="0" w:space="0" w:color="auto"/>
                    <w:right w:val="none" w:sz="0" w:space="0" w:color="auto"/>
                  </w:divBdr>
                </w:div>
                <w:div w:id="1997878369">
                  <w:marLeft w:val="0"/>
                  <w:marRight w:val="0"/>
                  <w:marTop w:val="0"/>
                  <w:marBottom w:val="0"/>
                  <w:divBdr>
                    <w:top w:val="none" w:sz="0" w:space="0" w:color="auto"/>
                    <w:left w:val="none" w:sz="0" w:space="0" w:color="auto"/>
                    <w:bottom w:val="none" w:sz="0" w:space="0" w:color="auto"/>
                    <w:right w:val="none" w:sz="0" w:space="0" w:color="auto"/>
                  </w:divBdr>
                </w:div>
                <w:div w:id="2001617180">
                  <w:marLeft w:val="0"/>
                  <w:marRight w:val="0"/>
                  <w:marTop w:val="0"/>
                  <w:marBottom w:val="0"/>
                  <w:divBdr>
                    <w:top w:val="none" w:sz="0" w:space="0" w:color="auto"/>
                    <w:left w:val="none" w:sz="0" w:space="0" w:color="auto"/>
                    <w:bottom w:val="none" w:sz="0" w:space="0" w:color="auto"/>
                    <w:right w:val="none" w:sz="0" w:space="0" w:color="auto"/>
                  </w:divBdr>
                </w:div>
                <w:div w:id="2001689326">
                  <w:marLeft w:val="0"/>
                  <w:marRight w:val="0"/>
                  <w:marTop w:val="0"/>
                  <w:marBottom w:val="0"/>
                  <w:divBdr>
                    <w:top w:val="none" w:sz="0" w:space="0" w:color="auto"/>
                    <w:left w:val="none" w:sz="0" w:space="0" w:color="auto"/>
                    <w:bottom w:val="none" w:sz="0" w:space="0" w:color="auto"/>
                    <w:right w:val="none" w:sz="0" w:space="0" w:color="auto"/>
                  </w:divBdr>
                </w:div>
                <w:div w:id="2001887656">
                  <w:marLeft w:val="0"/>
                  <w:marRight w:val="0"/>
                  <w:marTop w:val="0"/>
                  <w:marBottom w:val="0"/>
                  <w:divBdr>
                    <w:top w:val="none" w:sz="0" w:space="0" w:color="auto"/>
                    <w:left w:val="none" w:sz="0" w:space="0" w:color="auto"/>
                    <w:bottom w:val="none" w:sz="0" w:space="0" w:color="auto"/>
                    <w:right w:val="none" w:sz="0" w:space="0" w:color="auto"/>
                  </w:divBdr>
                </w:div>
                <w:div w:id="2004039850">
                  <w:marLeft w:val="0"/>
                  <w:marRight w:val="0"/>
                  <w:marTop w:val="0"/>
                  <w:marBottom w:val="0"/>
                  <w:divBdr>
                    <w:top w:val="none" w:sz="0" w:space="0" w:color="auto"/>
                    <w:left w:val="none" w:sz="0" w:space="0" w:color="auto"/>
                    <w:bottom w:val="none" w:sz="0" w:space="0" w:color="auto"/>
                    <w:right w:val="none" w:sz="0" w:space="0" w:color="auto"/>
                  </w:divBdr>
                </w:div>
                <w:div w:id="2004114860">
                  <w:marLeft w:val="0"/>
                  <w:marRight w:val="0"/>
                  <w:marTop w:val="0"/>
                  <w:marBottom w:val="0"/>
                  <w:divBdr>
                    <w:top w:val="none" w:sz="0" w:space="0" w:color="auto"/>
                    <w:left w:val="none" w:sz="0" w:space="0" w:color="auto"/>
                    <w:bottom w:val="none" w:sz="0" w:space="0" w:color="auto"/>
                    <w:right w:val="none" w:sz="0" w:space="0" w:color="auto"/>
                  </w:divBdr>
                </w:div>
                <w:div w:id="2004433164">
                  <w:marLeft w:val="0"/>
                  <w:marRight w:val="0"/>
                  <w:marTop w:val="0"/>
                  <w:marBottom w:val="0"/>
                  <w:divBdr>
                    <w:top w:val="none" w:sz="0" w:space="0" w:color="auto"/>
                    <w:left w:val="none" w:sz="0" w:space="0" w:color="auto"/>
                    <w:bottom w:val="none" w:sz="0" w:space="0" w:color="auto"/>
                    <w:right w:val="none" w:sz="0" w:space="0" w:color="auto"/>
                  </w:divBdr>
                </w:div>
                <w:div w:id="2004503465">
                  <w:marLeft w:val="0"/>
                  <w:marRight w:val="0"/>
                  <w:marTop w:val="0"/>
                  <w:marBottom w:val="0"/>
                  <w:divBdr>
                    <w:top w:val="none" w:sz="0" w:space="0" w:color="auto"/>
                    <w:left w:val="none" w:sz="0" w:space="0" w:color="auto"/>
                    <w:bottom w:val="none" w:sz="0" w:space="0" w:color="auto"/>
                    <w:right w:val="none" w:sz="0" w:space="0" w:color="auto"/>
                  </w:divBdr>
                </w:div>
                <w:div w:id="2004815038">
                  <w:marLeft w:val="0"/>
                  <w:marRight w:val="0"/>
                  <w:marTop w:val="0"/>
                  <w:marBottom w:val="0"/>
                  <w:divBdr>
                    <w:top w:val="none" w:sz="0" w:space="0" w:color="auto"/>
                    <w:left w:val="none" w:sz="0" w:space="0" w:color="auto"/>
                    <w:bottom w:val="none" w:sz="0" w:space="0" w:color="auto"/>
                    <w:right w:val="none" w:sz="0" w:space="0" w:color="auto"/>
                  </w:divBdr>
                </w:div>
                <w:div w:id="2006014612">
                  <w:marLeft w:val="0"/>
                  <w:marRight w:val="0"/>
                  <w:marTop w:val="0"/>
                  <w:marBottom w:val="0"/>
                  <w:divBdr>
                    <w:top w:val="none" w:sz="0" w:space="0" w:color="auto"/>
                    <w:left w:val="none" w:sz="0" w:space="0" w:color="auto"/>
                    <w:bottom w:val="none" w:sz="0" w:space="0" w:color="auto"/>
                    <w:right w:val="none" w:sz="0" w:space="0" w:color="auto"/>
                  </w:divBdr>
                </w:div>
                <w:div w:id="2006124469">
                  <w:marLeft w:val="0"/>
                  <w:marRight w:val="0"/>
                  <w:marTop w:val="0"/>
                  <w:marBottom w:val="0"/>
                  <w:divBdr>
                    <w:top w:val="none" w:sz="0" w:space="0" w:color="auto"/>
                    <w:left w:val="none" w:sz="0" w:space="0" w:color="auto"/>
                    <w:bottom w:val="none" w:sz="0" w:space="0" w:color="auto"/>
                    <w:right w:val="none" w:sz="0" w:space="0" w:color="auto"/>
                  </w:divBdr>
                </w:div>
                <w:div w:id="2007508887">
                  <w:marLeft w:val="0"/>
                  <w:marRight w:val="0"/>
                  <w:marTop w:val="0"/>
                  <w:marBottom w:val="0"/>
                  <w:divBdr>
                    <w:top w:val="none" w:sz="0" w:space="0" w:color="auto"/>
                    <w:left w:val="none" w:sz="0" w:space="0" w:color="auto"/>
                    <w:bottom w:val="none" w:sz="0" w:space="0" w:color="auto"/>
                    <w:right w:val="none" w:sz="0" w:space="0" w:color="auto"/>
                  </w:divBdr>
                </w:div>
                <w:div w:id="2008551852">
                  <w:marLeft w:val="0"/>
                  <w:marRight w:val="0"/>
                  <w:marTop w:val="0"/>
                  <w:marBottom w:val="0"/>
                  <w:divBdr>
                    <w:top w:val="none" w:sz="0" w:space="0" w:color="auto"/>
                    <w:left w:val="none" w:sz="0" w:space="0" w:color="auto"/>
                    <w:bottom w:val="none" w:sz="0" w:space="0" w:color="auto"/>
                    <w:right w:val="none" w:sz="0" w:space="0" w:color="auto"/>
                  </w:divBdr>
                </w:div>
                <w:div w:id="2008744118">
                  <w:marLeft w:val="0"/>
                  <w:marRight w:val="0"/>
                  <w:marTop w:val="0"/>
                  <w:marBottom w:val="0"/>
                  <w:divBdr>
                    <w:top w:val="none" w:sz="0" w:space="0" w:color="auto"/>
                    <w:left w:val="none" w:sz="0" w:space="0" w:color="auto"/>
                    <w:bottom w:val="none" w:sz="0" w:space="0" w:color="auto"/>
                    <w:right w:val="none" w:sz="0" w:space="0" w:color="auto"/>
                  </w:divBdr>
                </w:div>
                <w:div w:id="2009597151">
                  <w:marLeft w:val="0"/>
                  <w:marRight w:val="0"/>
                  <w:marTop w:val="0"/>
                  <w:marBottom w:val="0"/>
                  <w:divBdr>
                    <w:top w:val="none" w:sz="0" w:space="0" w:color="auto"/>
                    <w:left w:val="none" w:sz="0" w:space="0" w:color="auto"/>
                    <w:bottom w:val="none" w:sz="0" w:space="0" w:color="auto"/>
                    <w:right w:val="none" w:sz="0" w:space="0" w:color="auto"/>
                  </w:divBdr>
                </w:div>
                <w:div w:id="2010056824">
                  <w:marLeft w:val="0"/>
                  <w:marRight w:val="0"/>
                  <w:marTop w:val="0"/>
                  <w:marBottom w:val="0"/>
                  <w:divBdr>
                    <w:top w:val="none" w:sz="0" w:space="0" w:color="auto"/>
                    <w:left w:val="none" w:sz="0" w:space="0" w:color="auto"/>
                    <w:bottom w:val="none" w:sz="0" w:space="0" w:color="auto"/>
                    <w:right w:val="none" w:sz="0" w:space="0" w:color="auto"/>
                  </w:divBdr>
                </w:div>
                <w:div w:id="2010139152">
                  <w:marLeft w:val="0"/>
                  <w:marRight w:val="0"/>
                  <w:marTop w:val="0"/>
                  <w:marBottom w:val="0"/>
                  <w:divBdr>
                    <w:top w:val="none" w:sz="0" w:space="0" w:color="auto"/>
                    <w:left w:val="none" w:sz="0" w:space="0" w:color="auto"/>
                    <w:bottom w:val="none" w:sz="0" w:space="0" w:color="auto"/>
                    <w:right w:val="none" w:sz="0" w:space="0" w:color="auto"/>
                  </w:divBdr>
                </w:div>
                <w:div w:id="2010475740">
                  <w:marLeft w:val="0"/>
                  <w:marRight w:val="0"/>
                  <w:marTop w:val="0"/>
                  <w:marBottom w:val="0"/>
                  <w:divBdr>
                    <w:top w:val="none" w:sz="0" w:space="0" w:color="auto"/>
                    <w:left w:val="none" w:sz="0" w:space="0" w:color="auto"/>
                    <w:bottom w:val="none" w:sz="0" w:space="0" w:color="auto"/>
                    <w:right w:val="none" w:sz="0" w:space="0" w:color="auto"/>
                  </w:divBdr>
                </w:div>
                <w:div w:id="2010861087">
                  <w:marLeft w:val="0"/>
                  <w:marRight w:val="0"/>
                  <w:marTop w:val="0"/>
                  <w:marBottom w:val="0"/>
                  <w:divBdr>
                    <w:top w:val="none" w:sz="0" w:space="0" w:color="auto"/>
                    <w:left w:val="none" w:sz="0" w:space="0" w:color="auto"/>
                    <w:bottom w:val="none" w:sz="0" w:space="0" w:color="auto"/>
                    <w:right w:val="none" w:sz="0" w:space="0" w:color="auto"/>
                  </w:divBdr>
                </w:div>
                <w:div w:id="2010865829">
                  <w:marLeft w:val="0"/>
                  <w:marRight w:val="0"/>
                  <w:marTop w:val="0"/>
                  <w:marBottom w:val="0"/>
                  <w:divBdr>
                    <w:top w:val="none" w:sz="0" w:space="0" w:color="auto"/>
                    <w:left w:val="none" w:sz="0" w:space="0" w:color="auto"/>
                    <w:bottom w:val="none" w:sz="0" w:space="0" w:color="auto"/>
                    <w:right w:val="none" w:sz="0" w:space="0" w:color="auto"/>
                  </w:divBdr>
                </w:div>
                <w:div w:id="2012676715">
                  <w:marLeft w:val="0"/>
                  <w:marRight w:val="0"/>
                  <w:marTop w:val="0"/>
                  <w:marBottom w:val="0"/>
                  <w:divBdr>
                    <w:top w:val="none" w:sz="0" w:space="0" w:color="auto"/>
                    <w:left w:val="none" w:sz="0" w:space="0" w:color="auto"/>
                    <w:bottom w:val="none" w:sz="0" w:space="0" w:color="auto"/>
                    <w:right w:val="none" w:sz="0" w:space="0" w:color="auto"/>
                  </w:divBdr>
                </w:div>
                <w:div w:id="2014188111">
                  <w:marLeft w:val="0"/>
                  <w:marRight w:val="0"/>
                  <w:marTop w:val="0"/>
                  <w:marBottom w:val="0"/>
                  <w:divBdr>
                    <w:top w:val="none" w:sz="0" w:space="0" w:color="auto"/>
                    <w:left w:val="none" w:sz="0" w:space="0" w:color="auto"/>
                    <w:bottom w:val="none" w:sz="0" w:space="0" w:color="auto"/>
                    <w:right w:val="none" w:sz="0" w:space="0" w:color="auto"/>
                  </w:divBdr>
                </w:div>
                <w:div w:id="2014910044">
                  <w:marLeft w:val="0"/>
                  <w:marRight w:val="0"/>
                  <w:marTop w:val="0"/>
                  <w:marBottom w:val="0"/>
                  <w:divBdr>
                    <w:top w:val="none" w:sz="0" w:space="0" w:color="auto"/>
                    <w:left w:val="none" w:sz="0" w:space="0" w:color="auto"/>
                    <w:bottom w:val="none" w:sz="0" w:space="0" w:color="auto"/>
                    <w:right w:val="none" w:sz="0" w:space="0" w:color="auto"/>
                  </w:divBdr>
                </w:div>
                <w:div w:id="2015648016">
                  <w:marLeft w:val="0"/>
                  <w:marRight w:val="0"/>
                  <w:marTop w:val="0"/>
                  <w:marBottom w:val="0"/>
                  <w:divBdr>
                    <w:top w:val="none" w:sz="0" w:space="0" w:color="auto"/>
                    <w:left w:val="none" w:sz="0" w:space="0" w:color="auto"/>
                    <w:bottom w:val="none" w:sz="0" w:space="0" w:color="auto"/>
                    <w:right w:val="none" w:sz="0" w:space="0" w:color="auto"/>
                  </w:divBdr>
                </w:div>
                <w:div w:id="2015834034">
                  <w:marLeft w:val="0"/>
                  <w:marRight w:val="0"/>
                  <w:marTop w:val="0"/>
                  <w:marBottom w:val="0"/>
                  <w:divBdr>
                    <w:top w:val="none" w:sz="0" w:space="0" w:color="auto"/>
                    <w:left w:val="none" w:sz="0" w:space="0" w:color="auto"/>
                    <w:bottom w:val="none" w:sz="0" w:space="0" w:color="auto"/>
                    <w:right w:val="none" w:sz="0" w:space="0" w:color="auto"/>
                  </w:divBdr>
                </w:div>
                <w:div w:id="2016109477">
                  <w:marLeft w:val="0"/>
                  <w:marRight w:val="0"/>
                  <w:marTop w:val="0"/>
                  <w:marBottom w:val="0"/>
                  <w:divBdr>
                    <w:top w:val="none" w:sz="0" w:space="0" w:color="auto"/>
                    <w:left w:val="none" w:sz="0" w:space="0" w:color="auto"/>
                    <w:bottom w:val="none" w:sz="0" w:space="0" w:color="auto"/>
                    <w:right w:val="none" w:sz="0" w:space="0" w:color="auto"/>
                  </w:divBdr>
                </w:div>
                <w:div w:id="2017926931">
                  <w:marLeft w:val="0"/>
                  <w:marRight w:val="0"/>
                  <w:marTop w:val="0"/>
                  <w:marBottom w:val="0"/>
                  <w:divBdr>
                    <w:top w:val="none" w:sz="0" w:space="0" w:color="auto"/>
                    <w:left w:val="none" w:sz="0" w:space="0" w:color="auto"/>
                    <w:bottom w:val="none" w:sz="0" w:space="0" w:color="auto"/>
                    <w:right w:val="none" w:sz="0" w:space="0" w:color="auto"/>
                  </w:divBdr>
                </w:div>
                <w:div w:id="2018341670">
                  <w:marLeft w:val="0"/>
                  <w:marRight w:val="0"/>
                  <w:marTop w:val="0"/>
                  <w:marBottom w:val="0"/>
                  <w:divBdr>
                    <w:top w:val="none" w:sz="0" w:space="0" w:color="auto"/>
                    <w:left w:val="none" w:sz="0" w:space="0" w:color="auto"/>
                    <w:bottom w:val="none" w:sz="0" w:space="0" w:color="auto"/>
                    <w:right w:val="none" w:sz="0" w:space="0" w:color="auto"/>
                  </w:divBdr>
                </w:div>
                <w:div w:id="2019653101">
                  <w:marLeft w:val="0"/>
                  <w:marRight w:val="0"/>
                  <w:marTop w:val="0"/>
                  <w:marBottom w:val="0"/>
                  <w:divBdr>
                    <w:top w:val="none" w:sz="0" w:space="0" w:color="auto"/>
                    <w:left w:val="none" w:sz="0" w:space="0" w:color="auto"/>
                    <w:bottom w:val="none" w:sz="0" w:space="0" w:color="auto"/>
                    <w:right w:val="none" w:sz="0" w:space="0" w:color="auto"/>
                  </w:divBdr>
                </w:div>
                <w:div w:id="2020424250">
                  <w:marLeft w:val="0"/>
                  <w:marRight w:val="0"/>
                  <w:marTop w:val="0"/>
                  <w:marBottom w:val="0"/>
                  <w:divBdr>
                    <w:top w:val="none" w:sz="0" w:space="0" w:color="auto"/>
                    <w:left w:val="none" w:sz="0" w:space="0" w:color="auto"/>
                    <w:bottom w:val="none" w:sz="0" w:space="0" w:color="auto"/>
                    <w:right w:val="none" w:sz="0" w:space="0" w:color="auto"/>
                  </w:divBdr>
                </w:div>
                <w:div w:id="2020960639">
                  <w:marLeft w:val="0"/>
                  <w:marRight w:val="0"/>
                  <w:marTop w:val="0"/>
                  <w:marBottom w:val="0"/>
                  <w:divBdr>
                    <w:top w:val="none" w:sz="0" w:space="0" w:color="auto"/>
                    <w:left w:val="none" w:sz="0" w:space="0" w:color="auto"/>
                    <w:bottom w:val="none" w:sz="0" w:space="0" w:color="auto"/>
                    <w:right w:val="none" w:sz="0" w:space="0" w:color="auto"/>
                  </w:divBdr>
                </w:div>
                <w:div w:id="2021009399">
                  <w:marLeft w:val="0"/>
                  <w:marRight w:val="0"/>
                  <w:marTop w:val="0"/>
                  <w:marBottom w:val="0"/>
                  <w:divBdr>
                    <w:top w:val="none" w:sz="0" w:space="0" w:color="auto"/>
                    <w:left w:val="none" w:sz="0" w:space="0" w:color="auto"/>
                    <w:bottom w:val="none" w:sz="0" w:space="0" w:color="auto"/>
                    <w:right w:val="none" w:sz="0" w:space="0" w:color="auto"/>
                  </w:divBdr>
                </w:div>
                <w:div w:id="2021349447">
                  <w:marLeft w:val="0"/>
                  <w:marRight w:val="0"/>
                  <w:marTop w:val="0"/>
                  <w:marBottom w:val="0"/>
                  <w:divBdr>
                    <w:top w:val="none" w:sz="0" w:space="0" w:color="auto"/>
                    <w:left w:val="none" w:sz="0" w:space="0" w:color="auto"/>
                    <w:bottom w:val="none" w:sz="0" w:space="0" w:color="auto"/>
                    <w:right w:val="none" w:sz="0" w:space="0" w:color="auto"/>
                  </w:divBdr>
                </w:div>
                <w:div w:id="2021736594">
                  <w:marLeft w:val="0"/>
                  <w:marRight w:val="0"/>
                  <w:marTop w:val="0"/>
                  <w:marBottom w:val="0"/>
                  <w:divBdr>
                    <w:top w:val="none" w:sz="0" w:space="0" w:color="auto"/>
                    <w:left w:val="none" w:sz="0" w:space="0" w:color="auto"/>
                    <w:bottom w:val="none" w:sz="0" w:space="0" w:color="auto"/>
                    <w:right w:val="none" w:sz="0" w:space="0" w:color="auto"/>
                  </w:divBdr>
                </w:div>
                <w:div w:id="2022775501">
                  <w:marLeft w:val="0"/>
                  <w:marRight w:val="0"/>
                  <w:marTop w:val="0"/>
                  <w:marBottom w:val="0"/>
                  <w:divBdr>
                    <w:top w:val="none" w:sz="0" w:space="0" w:color="auto"/>
                    <w:left w:val="none" w:sz="0" w:space="0" w:color="auto"/>
                    <w:bottom w:val="none" w:sz="0" w:space="0" w:color="auto"/>
                    <w:right w:val="none" w:sz="0" w:space="0" w:color="auto"/>
                  </w:divBdr>
                </w:div>
                <w:div w:id="2023623247">
                  <w:marLeft w:val="0"/>
                  <w:marRight w:val="0"/>
                  <w:marTop w:val="0"/>
                  <w:marBottom w:val="0"/>
                  <w:divBdr>
                    <w:top w:val="none" w:sz="0" w:space="0" w:color="auto"/>
                    <w:left w:val="none" w:sz="0" w:space="0" w:color="auto"/>
                    <w:bottom w:val="none" w:sz="0" w:space="0" w:color="auto"/>
                    <w:right w:val="none" w:sz="0" w:space="0" w:color="auto"/>
                  </w:divBdr>
                </w:div>
                <w:div w:id="2023626946">
                  <w:marLeft w:val="0"/>
                  <w:marRight w:val="0"/>
                  <w:marTop w:val="0"/>
                  <w:marBottom w:val="0"/>
                  <w:divBdr>
                    <w:top w:val="none" w:sz="0" w:space="0" w:color="auto"/>
                    <w:left w:val="none" w:sz="0" w:space="0" w:color="auto"/>
                    <w:bottom w:val="none" w:sz="0" w:space="0" w:color="auto"/>
                    <w:right w:val="none" w:sz="0" w:space="0" w:color="auto"/>
                  </w:divBdr>
                </w:div>
                <w:div w:id="2023776083">
                  <w:marLeft w:val="0"/>
                  <w:marRight w:val="0"/>
                  <w:marTop w:val="0"/>
                  <w:marBottom w:val="0"/>
                  <w:divBdr>
                    <w:top w:val="none" w:sz="0" w:space="0" w:color="auto"/>
                    <w:left w:val="none" w:sz="0" w:space="0" w:color="auto"/>
                    <w:bottom w:val="none" w:sz="0" w:space="0" w:color="auto"/>
                    <w:right w:val="none" w:sz="0" w:space="0" w:color="auto"/>
                  </w:divBdr>
                </w:div>
                <w:div w:id="2024435727">
                  <w:marLeft w:val="0"/>
                  <w:marRight w:val="0"/>
                  <w:marTop w:val="0"/>
                  <w:marBottom w:val="0"/>
                  <w:divBdr>
                    <w:top w:val="none" w:sz="0" w:space="0" w:color="auto"/>
                    <w:left w:val="none" w:sz="0" w:space="0" w:color="auto"/>
                    <w:bottom w:val="none" w:sz="0" w:space="0" w:color="auto"/>
                    <w:right w:val="none" w:sz="0" w:space="0" w:color="auto"/>
                  </w:divBdr>
                </w:div>
                <w:div w:id="2024739364">
                  <w:marLeft w:val="0"/>
                  <w:marRight w:val="0"/>
                  <w:marTop w:val="0"/>
                  <w:marBottom w:val="0"/>
                  <w:divBdr>
                    <w:top w:val="none" w:sz="0" w:space="0" w:color="auto"/>
                    <w:left w:val="none" w:sz="0" w:space="0" w:color="auto"/>
                    <w:bottom w:val="none" w:sz="0" w:space="0" w:color="auto"/>
                    <w:right w:val="none" w:sz="0" w:space="0" w:color="auto"/>
                  </w:divBdr>
                </w:div>
                <w:div w:id="2025546337">
                  <w:marLeft w:val="0"/>
                  <w:marRight w:val="0"/>
                  <w:marTop w:val="0"/>
                  <w:marBottom w:val="0"/>
                  <w:divBdr>
                    <w:top w:val="none" w:sz="0" w:space="0" w:color="auto"/>
                    <w:left w:val="none" w:sz="0" w:space="0" w:color="auto"/>
                    <w:bottom w:val="none" w:sz="0" w:space="0" w:color="auto"/>
                    <w:right w:val="none" w:sz="0" w:space="0" w:color="auto"/>
                  </w:divBdr>
                </w:div>
                <w:div w:id="2025590167">
                  <w:marLeft w:val="0"/>
                  <w:marRight w:val="0"/>
                  <w:marTop w:val="0"/>
                  <w:marBottom w:val="0"/>
                  <w:divBdr>
                    <w:top w:val="none" w:sz="0" w:space="0" w:color="auto"/>
                    <w:left w:val="none" w:sz="0" w:space="0" w:color="auto"/>
                    <w:bottom w:val="none" w:sz="0" w:space="0" w:color="auto"/>
                    <w:right w:val="none" w:sz="0" w:space="0" w:color="auto"/>
                  </w:divBdr>
                </w:div>
                <w:div w:id="2025937488">
                  <w:marLeft w:val="0"/>
                  <w:marRight w:val="0"/>
                  <w:marTop w:val="0"/>
                  <w:marBottom w:val="0"/>
                  <w:divBdr>
                    <w:top w:val="none" w:sz="0" w:space="0" w:color="auto"/>
                    <w:left w:val="none" w:sz="0" w:space="0" w:color="auto"/>
                    <w:bottom w:val="none" w:sz="0" w:space="0" w:color="auto"/>
                    <w:right w:val="none" w:sz="0" w:space="0" w:color="auto"/>
                  </w:divBdr>
                </w:div>
                <w:div w:id="2026008087">
                  <w:marLeft w:val="0"/>
                  <w:marRight w:val="0"/>
                  <w:marTop w:val="0"/>
                  <w:marBottom w:val="0"/>
                  <w:divBdr>
                    <w:top w:val="none" w:sz="0" w:space="0" w:color="auto"/>
                    <w:left w:val="none" w:sz="0" w:space="0" w:color="auto"/>
                    <w:bottom w:val="none" w:sz="0" w:space="0" w:color="auto"/>
                    <w:right w:val="none" w:sz="0" w:space="0" w:color="auto"/>
                  </w:divBdr>
                </w:div>
                <w:div w:id="2026248105">
                  <w:marLeft w:val="0"/>
                  <w:marRight w:val="0"/>
                  <w:marTop w:val="0"/>
                  <w:marBottom w:val="0"/>
                  <w:divBdr>
                    <w:top w:val="none" w:sz="0" w:space="0" w:color="auto"/>
                    <w:left w:val="none" w:sz="0" w:space="0" w:color="auto"/>
                    <w:bottom w:val="none" w:sz="0" w:space="0" w:color="auto"/>
                    <w:right w:val="none" w:sz="0" w:space="0" w:color="auto"/>
                  </w:divBdr>
                </w:div>
                <w:div w:id="2028477778">
                  <w:marLeft w:val="0"/>
                  <w:marRight w:val="0"/>
                  <w:marTop w:val="0"/>
                  <w:marBottom w:val="0"/>
                  <w:divBdr>
                    <w:top w:val="none" w:sz="0" w:space="0" w:color="auto"/>
                    <w:left w:val="none" w:sz="0" w:space="0" w:color="auto"/>
                    <w:bottom w:val="none" w:sz="0" w:space="0" w:color="auto"/>
                    <w:right w:val="none" w:sz="0" w:space="0" w:color="auto"/>
                  </w:divBdr>
                </w:div>
                <w:div w:id="2028479099">
                  <w:marLeft w:val="0"/>
                  <w:marRight w:val="0"/>
                  <w:marTop w:val="0"/>
                  <w:marBottom w:val="0"/>
                  <w:divBdr>
                    <w:top w:val="none" w:sz="0" w:space="0" w:color="auto"/>
                    <w:left w:val="none" w:sz="0" w:space="0" w:color="auto"/>
                    <w:bottom w:val="none" w:sz="0" w:space="0" w:color="auto"/>
                    <w:right w:val="none" w:sz="0" w:space="0" w:color="auto"/>
                  </w:divBdr>
                </w:div>
                <w:div w:id="2028483459">
                  <w:marLeft w:val="0"/>
                  <w:marRight w:val="0"/>
                  <w:marTop w:val="0"/>
                  <w:marBottom w:val="0"/>
                  <w:divBdr>
                    <w:top w:val="none" w:sz="0" w:space="0" w:color="auto"/>
                    <w:left w:val="none" w:sz="0" w:space="0" w:color="auto"/>
                    <w:bottom w:val="none" w:sz="0" w:space="0" w:color="auto"/>
                    <w:right w:val="none" w:sz="0" w:space="0" w:color="auto"/>
                  </w:divBdr>
                </w:div>
                <w:div w:id="2029718911">
                  <w:marLeft w:val="0"/>
                  <w:marRight w:val="0"/>
                  <w:marTop w:val="0"/>
                  <w:marBottom w:val="0"/>
                  <w:divBdr>
                    <w:top w:val="none" w:sz="0" w:space="0" w:color="auto"/>
                    <w:left w:val="none" w:sz="0" w:space="0" w:color="auto"/>
                    <w:bottom w:val="none" w:sz="0" w:space="0" w:color="auto"/>
                    <w:right w:val="none" w:sz="0" w:space="0" w:color="auto"/>
                  </w:divBdr>
                </w:div>
                <w:div w:id="2031177627">
                  <w:marLeft w:val="0"/>
                  <w:marRight w:val="0"/>
                  <w:marTop w:val="0"/>
                  <w:marBottom w:val="0"/>
                  <w:divBdr>
                    <w:top w:val="none" w:sz="0" w:space="0" w:color="auto"/>
                    <w:left w:val="none" w:sz="0" w:space="0" w:color="auto"/>
                    <w:bottom w:val="none" w:sz="0" w:space="0" w:color="auto"/>
                    <w:right w:val="none" w:sz="0" w:space="0" w:color="auto"/>
                  </w:divBdr>
                </w:div>
                <w:div w:id="2031299204">
                  <w:marLeft w:val="0"/>
                  <w:marRight w:val="0"/>
                  <w:marTop w:val="0"/>
                  <w:marBottom w:val="0"/>
                  <w:divBdr>
                    <w:top w:val="none" w:sz="0" w:space="0" w:color="auto"/>
                    <w:left w:val="none" w:sz="0" w:space="0" w:color="auto"/>
                    <w:bottom w:val="none" w:sz="0" w:space="0" w:color="auto"/>
                    <w:right w:val="none" w:sz="0" w:space="0" w:color="auto"/>
                  </w:divBdr>
                </w:div>
                <w:div w:id="2031641215">
                  <w:marLeft w:val="0"/>
                  <w:marRight w:val="0"/>
                  <w:marTop w:val="0"/>
                  <w:marBottom w:val="0"/>
                  <w:divBdr>
                    <w:top w:val="none" w:sz="0" w:space="0" w:color="auto"/>
                    <w:left w:val="none" w:sz="0" w:space="0" w:color="auto"/>
                    <w:bottom w:val="none" w:sz="0" w:space="0" w:color="auto"/>
                    <w:right w:val="none" w:sz="0" w:space="0" w:color="auto"/>
                  </w:divBdr>
                </w:div>
                <w:div w:id="2032604682">
                  <w:marLeft w:val="0"/>
                  <w:marRight w:val="0"/>
                  <w:marTop w:val="0"/>
                  <w:marBottom w:val="0"/>
                  <w:divBdr>
                    <w:top w:val="none" w:sz="0" w:space="0" w:color="auto"/>
                    <w:left w:val="none" w:sz="0" w:space="0" w:color="auto"/>
                    <w:bottom w:val="none" w:sz="0" w:space="0" w:color="auto"/>
                    <w:right w:val="none" w:sz="0" w:space="0" w:color="auto"/>
                  </w:divBdr>
                </w:div>
                <w:div w:id="2032872689">
                  <w:marLeft w:val="0"/>
                  <w:marRight w:val="0"/>
                  <w:marTop w:val="0"/>
                  <w:marBottom w:val="0"/>
                  <w:divBdr>
                    <w:top w:val="none" w:sz="0" w:space="0" w:color="auto"/>
                    <w:left w:val="none" w:sz="0" w:space="0" w:color="auto"/>
                    <w:bottom w:val="none" w:sz="0" w:space="0" w:color="auto"/>
                    <w:right w:val="none" w:sz="0" w:space="0" w:color="auto"/>
                  </w:divBdr>
                </w:div>
                <w:div w:id="2032953902">
                  <w:marLeft w:val="0"/>
                  <w:marRight w:val="0"/>
                  <w:marTop w:val="0"/>
                  <w:marBottom w:val="0"/>
                  <w:divBdr>
                    <w:top w:val="none" w:sz="0" w:space="0" w:color="auto"/>
                    <w:left w:val="none" w:sz="0" w:space="0" w:color="auto"/>
                    <w:bottom w:val="none" w:sz="0" w:space="0" w:color="auto"/>
                    <w:right w:val="none" w:sz="0" w:space="0" w:color="auto"/>
                  </w:divBdr>
                </w:div>
                <w:div w:id="2033140654">
                  <w:marLeft w:val="0"/>
                  <w:marRight w:val="0"/>
                  <w:marTop w:val="0"/>
                  <w:marBottom w:val="0"/>
                  <w:divBdr>
                    <w:top w:val="none" w:sz="0" w:space="0" w:color="auto"/>
                    <w:left w:val="none" w:sz="0" w:space="0" w:color="auto"/>
                    <w:bottom w:val="none" w:sz="0" w:space="0" w:color="auto"/>
                    <w:right w:val="none" w:sz="0" w:space="0" w:color="auto"/>
                  </w:divBdr>
                </w:div>
                <w:div w:id="2034769314">
                  <w:marLeft w:val="0"/>
                  <w:marRight w:val="0"/>
                  <w:marTop w:val="0"/>
                  <w:marBottom w:val="0"/>
                  <w:divBdr>
                    <w:top w:val="none" w:sz="0" w:space="0" w:color="auto"/>
                    <w:left w:val="none" w:sz="0" w:space="0" w:color="auto"/>
                    <w:bottom w:val="none" w:sz="0" w:space="0" w:color="auto"/>
                    <w:right w:val="none" w:sz="0" w:space="0" w:color="auto"/>
                  </w:divBdr>
                </w:div>
                <w:div w:id="2034963951">
                  <w:marLeft w:val="0"/>
                  <w:marRight w:val="0"/>
                  <w:marTop w:val="0"/>
                  <w:marBottom w:val="0"/>
                  <w:divBdr>
                    <w:top w:val="none" w:sz="0" w:space="0" w:color="auto"/>
                    <w:left w:val="none" w:sz="0" w:space="0" w:color="auto"/>
                    <w:bottom w:val="none" w:sz="0" w:space="0" w:color="auto"/>
                    <w:right w:val="none" w:sz="0" w:space="0" w:color="auto"/>
                  </w:divBdr>
                </w:div>
                <w:div w:id="2035226495">
                  <w:marLeft w:val="0"/>
                  <w:marRight w:val="0"/>
                  <w:marTop w:val="0"/>
                  <w:marBottom w:val="0"/>
                  <w:divBdr>
                    <w:top w:val="none" w:sz="0" w:space="0" w:color="auto"/>
                    <w:left w:val="none" w:sz="0" w:space="0" w:color="auto"/>
                    <w:bottom w:val="none" w:sz="0" w:space="0" w:color="auto"/>
                    <w:right w:val="none" w:sz="0" w:space="0" w:color="auto"/>
                  </w:divBdr>
                </w:div>
                <w:div w:id="2035881228">
                  <w:marLeft w:val="0"/>
                  <w:marRight w:val="0"/>
                  <w:marTop w:val="0"/>
                  <w:marBottom w:val="0"/>
                  <w:divBdr>
                    <w:top w:val="none" w:sz="0" w:space="0" w:color="auto"/>
                    <w:left w:val="none" w:sz="0" w:space="0" w:color="auto"/>
                    <w:bottom w:val="none" w:sz="0" w:space="0" w:color="auto"/>
                    <w:right w:val="none" w:sz="0" w:space="0" w:color="auto"/>
                  </w:divBdr>
                </w:div>
                <w:div w:id="2036077670">
                  <w:marLeft w:val="0"/>
                  <w:marRight w:val="0"/>
                  <w:marTop w:val="0"/>
                  <w:marBottom w:val="0"/>
                  <w:divBdr>
                    <w:top w:val="none" w:sz="0" w:space="0" w:color="auto"/>
                    <w:left w:val="none" w:sz="0" w:space="0" w:color="auto"/>
                    <w:bottom w:val="none" w:sz="0" w:space="0" w:color="auto"/>
                    <w:right w:val="none" w:sz="0" w:space="0" w:color="auto"/>
                  </w:divBdr>
                </w:div>
                <w:div w:id="2036929978">
                  <w:marLeft w:val="0"/>
                  <w:marRight w:val="0"/>
                  <w:marTop w:val="0"/>
                  <w:marBottom w:val="0"/>
                  <w:divBdr>
                    <w:top w:val="none" w:sz="0" w:space="0" w:color="auto"/>
                    <w:left w:val="none" w:sz="0" w:space="0" w:color="auto"/>
                    <w:bottom w:val="none" w:sz="0" w:space="0" w:color="auto"/>
                    <w:right w:val="none" w:sz="0" w:space="0" w:color="auto"/>
                  </w:divBdr>
                </w:div>
                <w:div w:id="2036955521">
                  <w:marLeft w:val="0"/>
                  <w:marRight w:val="0"/>
                  <w:marTop w:val="0"/>
                  <w:marBottom w:val="0"/>
                  <w:divBdr>
                    <w:top w:val="none" w:sz="0" w:space="0" w:color="auto"/>
                    <w:left w:val="none" w:sz="0" w:space="0" w:color="auto"/>
                    <w:bottom w:val="none" w:sz="0" w:space="0" w:color="auto"/>
                    <w:right w:val="none" w:sz="0" w:space="0" w:color="auto"/>
                  </w:divBdr>
                </w:div>
                <w:div w:id="2037190143">
                  <w:marLeft w:val="0"/>
                  <w:marRight w:val="0"/>
                  <w:marTop w:val="0"/>
                  <w:marBottom w:val="0"/>
                  <w:divBdr>
                    <w:top w:val="none" w:sz="0" w:space="0" w:color="auto"/>
                    <w:left w:val="none" w:sz="0" w:space="0" w:color="auto"/>
                    <w:bottom w:val="none" w:sz="0" w:space="0" w:color="auto"/>
                    <w:right w:val="none" w:sz="0" w:space="0" w:color="auto"/>
                  </w:divBdr>
                </w:div>
                <w:div w:id="2037996120">
                  <w:marLeft w:val="0"/>
                  <w:marRight w:val="0"/>
                  <w:marTop w:val="0"/>
                  <w:marBottom w:val="0"/>
                  <w:divBdr>
                    <w:top w:val="none" w:sz="0" w:space="0" w:color="auto"/>
                    <w:left w:val="none" w:sz="0" w:space="0" w:color="auto"/>
                    <w:bottom w:val="none" w:sz="0" w:space="0" w:color="auto"/>
                    <w:right w:val="none" w:sz="0" w:space="0" w:color="auto"/>
                  </w:divBdr>
                </w:div>
                <w:div w:id="2038508960">
                  <w:marLeft w:val="0"/>
                  <w:marRight w:val="0"/>
                  <w:marTop w:val="0"/>
                  <w:marBottom w:val="0"/>
                  <w:divBdr>
                    <w:top w:val="none" w:sz="0" w:space="0" w:color="auto"/>
                    <w:left w:val="none" w:sz="0" w:space="0" w:color="auto"/>
                    <w:bottom w:val="none" w:sz="0" w:space="0" w:color="auto"/>
                    <w:right w:val="none" w:sz="0" w:space="0" w:color="auto"/>
                  </w:divBdr>
                </w:div>
                <w:div w:id="2039117173">
                  <w:marLeft w:val="0"/>
                  <w:marRight w:val="0"/>
                  <w:marTop w:val="0"/>
                  <w:marBottom w:val="0"/>
                  <w:divBdr>
                    <w:top w:val="none" w:sz="0" w:space="0" w:color="auto"/>
                    <w:left w:val="none" w:sz="0" w:space="0" w:color="auto"/>
                    <w:bottom w:val="none" w:sz="0" w:space="0" w:color="auto"/>
                    <w:right w:val="none" w:sz="0" w:space="0" w:color="auto"/>
                  </w:divBdr>
                </w:div>
                <w:div w:id="2039576827">
                  <w:marLeft w:val="0"/>
                  <w:marRight w:val="0"/>
                  <w:marTop w:val="0"/>
                  <w:marBottom w:val="0"/>
                  <w:divBdr>
                    <w:top w:val="none" w:sz="0" w:space="0" w:color="auto"/>
                    <w:left w:val="none" w:sz="0" w:space="0" w:color="auto"/>
                    <w:bottom w:val="none" w:sz="0" w:space="0" w:color="auto"/>
                    <w:right w:val="none" w:sz="0" w:space="0" w:color="auto"/>
                  </w:divBdr>
                </w:div>
                <w:div w:id="2039961508">
                  <w:marLeft w:val="0"/>
                  <w:marRight w:val="0"/>
                  <w:marTop w:val="0"/>
                  <w:marBottom w:val="0"/>
                  <w:divBdr>
                    <w:top w:val="none" w:sz="0" w:space="0" w:color="auto"/>
                    <w:left w:val="none" w:sz="0" w:space="0" w:color="auto"/>
                    <w:bottom w:val="none" w:sz="0" w:space="0" w:color="auto"/>
                    <w:right w:val="none" w:sz="0" w:space="0" w:color="auto"/>
                  </w:divBdr>
                </w:div>
                <w:div w:id="2040549597">
                  <w:marLeft w:val="0"/>
                  <w:marRight w:val="0"/>
                  <w:marTop w:val="0"/>
                  <w:marBottom w:val="0"/>
                  <w:divBdr>
                    <w:top w:val="none" w:sz="0" w:space="0" w:color="auto"/>
                    <w:left w:val="none" w:sz="0" w:space="0" w:color="auto"/>
                    <w:bottom w:val="none" w:sz="0" w:space="0" w:color="auto"/>
                    <w:right w:val="none" w:sz="0" w:space="0" w:color="auto"/>
                  </w:divBdr>
                </w:div>
                <w:div w:id="2040667202">
                  <w:marLeft w:val="0"/>
                  <w:marRight w:val="0"/>
                  <w:marTop w:val="0"/>
                  <w:marBottom w:val="0"/>
                  <w:divBdr>
                    <w:top w:val="none" w:sz="0" w:space="0" w:color="auto"/>
                    <w:left w:val="none" w:sz="0" w:space="0" w:color="auto"/>
                    <w:bottom w:val="none" w:sz="0" w:space="0" w:color="auto"/>
                    <w:right w:val="none" w:sz="0" w:space="0" w:color="auto"/>
                  </w:divBdr>
                </w:div>
                <w:div w:id="2040735768">
                  <w:marLeft w:val="0"/>
                  <w:marRight w:val="0"/>
                  <w:marTop w:val="0"/>
                  <w:marBottom w:val="0"/>
                  <w:divBdr>
                    <w:top w:val="none" w:sz="0" w:space="0" w:color="auto"/>
                    <w:left w:val="none" w:sz="0" w:space="0" w:color="auto"/>
                    <w:bottom w:val="none" w:sz="0" w:space="0" w:color="auto"/>
                    <w:right w:val="none" w:sz="0" w:space="0" w:color="auto"/>
                  </w:divBdr>
                </w:div>
                <w:div w:id="2040815219">
                  <w:marLeft w:val="0"/>
                  <w:marRight w:val="0"/>
                  <w:marTop w:val="0"/>
                  <w:marBottom w:val="0"/>
                  <w:divBdr>
                    <w:top w:val="none" w:sz="0" w:space="0" w:color="auto"/>
                    <w:left w:val="none" w:sz="0" w:space="0" w:color="auto"/>
                    <w:bottom w:val="none" w:sz="0" w:space="0" w:color="auto"/>
                    <w:right w:val="none" w:sz="0" w:space="0" w:color="auto"/>
                  </w:divBdr>
                </w:div>
                <w:div w:id="2040888333">
                  <w:marLeft w:val="0"/>
                  <w:marRight w:val="0"/>
                  <w:marTop w:val="0"/>
                  <w:marBottom w:val="0"/>
                  <w:divBdr>
                    <w:top w:val="none" w:sz="0" w:space="0" w:color="auto"/>
                    <w:left w:val="none" w:sz="0" w:space="0" w:color="auto"/>
                    <w:bottom w:val="none" w:sz="0" w:space="0" w:color="auto"/>
                    <w:right w:val="none" w:sz="0" w:space="0" w:color="auto"/>
                  </w:divBdr>
                </w:div>
                <w:div w:id="2041466230">
                  <w:marLeft w:val="0"/>
                  <w:marRight w:val="0"/>
                  <w:marTop w:val="0"/>
                  <w:marBottom w:val="0"/>
                  <w:divBdr>
                    <w:top w:val="none" w:sz="0" w:space="0" w:color="auto"/>
                    <w:left w:val="none" w:sz="0" w:space="0" w:color="auto"/>
                    <w:bottom w:val="none" w:sz="0" w:space="0" w:color="auto"/>
                    <w:right w:val="none" w:sz="0" w:space="0" w:color="auto"/>
                  </w:divBdr>
                </w:div>
                <w:div w:id="2043094494">
                  <w:marLeft w:val="0"/>
                  <w:marRight w:val="0"/>
                  <w:marTop w:val="0"/>
                  <w:marBottom w:val="0"/>
                  <w:divBdr>
                    <w:top w:val="none" w:sz="0" w:space="0" w:color="auto"/>
                    <w:left w:val="none" w:sz="0" w:space="0" w:color="auto"/>
                    <w:bottom w:val="none" w:sz="0" w:space="0" w:color="auto"/>
                    <w:right w:val="none" w:sz="0" w:space="0" w:color="auto"/>
                  </w:divBdr>
                </w:div>
                <w:div w:id="2043631083">
                  <w:marLeft w:val="0"/>
                  <w:marRight w:val="0"/>
                  <w:marTop w:val="0"/>
                  <w:marBottom w:val="0"/>
                  <w:divBdr>
                    <w:top w:val="none" w:sz="0" w:space="0" w:color="auto"/>
                    <w:left w:val="none" w:sz="0" w:space="0" w:color="auto"/>
                    <w:bottom w:val="none" w:sz="0" w:space="0" w:color="auto"/>
                    <w:right w:val="none" w:sz="0" w:space="0" w:color="auto"/>
                  </w:divBdr>
                </w:div>
                <w:div w:id="2043825364">
                  <w:marLeft w:val="0"/>
                  <w:marRight w:val="0"/>
                  <w:marTop w:val="0"/>
                  <w:marBottom w:val="0"/>
                  <w:divBdr>
                    <w:top w:val="none" w:sz="0" w:space="0" w:color="auto"/>
                    <w:left w:val="none" w:sz="0" w:space="0" w:color="auto"/>
                    <w:bottom w:val="none" w:sz="0" w:space="0" w:color="auto"/>
                    <w:right w:val="none" w:sz="0" w:space="0" w:color="auto"/>
                  </w:divBdr>
                </w:div>
                <w:div w:id="2044212793">
                  <w:marLeft w:val="0"/>
                  <w:marRight w:val="0"/>
                  <w:marTop w:val="0"/>
                  <w:marBottom w:val="0"/>
                  <w:divBdr>
                    <w:top w:val="none" w:sz="0" w:space="0" w:color="auto"/>
                    <w:left w:val="none" w:sz="0" w:space="0" w:color="auto"/>
                    <w:bottom w:val="none" w:sz="0" w:space="0" w:color="auto"/>
                    <w:right w:val="none" w:sz="0" w:space="0" w:color="auto"/>
                  </w:divBdr>
                </w:div>
                <w:div w:id="2047871870">
                  <w:marLeft w:val="0"/>
                  <w:marRight w:val="0"/>
                  <w:marTop w:val="0"/>
                  <w:marBottom w:val="0"/>
                  <w:divBdr>
                    <w:top w:val="none" w:sz="0" w:space="0" w:color="auto"/>
                    <w:left w:val="none" w:sz="0" w:space="0" w:color="auto"/>
                    <w:bottom w:val="none" w:sz="0" w:space="0" w:color="auto"/>
                    <w:right w:val="none" w:sz="0" w:space="0" w:color="auto"/>
                  </w:divBdr>
                </w:div>
                <w:div w:id="2048409806">
                  <w:marLeft w:val="0"/>
                  <w:marRight w:val="0"/>
                  <w:marTop w:val="0"/>
                  <w:marBottom w:val="0"/>
                  <w:divBdr>
                    <w:top w:val="none" w:sz="0" w:space="0" w:color="auto"/>
                    <w:left w:val="none" w:sz="0" w:space="0" w:color="auto"/>
                    <w:bottom w:val="none" w:sz="0" w:space="0" w:color="auto"/>
                    <w:right w:val="none" w:sz="0" w:space="0" w:color="auto"/>
                  </w:divBdr>
                </w:div>
                <w:div w:id="2049451679">
                  <w:marLeft w:val="0"/>
                  <w:marRight w:val="0"/>
                  <w:marTop w:val="0"/>
                  <w:marBottom w:val="0"/>
                  <w:divBdr>
                    <w:top w:val="none" w:sz="0" w:space="0" w:color="auto"/>
                    <w:left w:val="none" w:sz="0" w:space="0" w:color="auto"/>
                    <w:bottom w:val="none" w:sz="0" w:space="0" w:color="auto"/>
                    <w:right w:val="none" w:sz="0" w:space="0" w:color="auto"/>
                  </w:divBdr>
                </w:div>
                <w:div w:id="2050449517">
                  <w:marLeft w:val="0"/>
                  <w:marRight w:val="0"/>
                  <w:marTop w:val="0"/>
                  <w:marBottom w:val="0"/>
                  <w:divBdr>
                    <w:top w:val="none" w:sz="0" w:space="0" w:color="auto"/>
                    <w:left w:val="none" w:sz="0" w:space="0" w:color="auto"/>
                    <w:bottom w:val="none" w:sz="0" w:space="0" w:color="auto"/>
                    <w:right w:val="none" w:sz="0" w:space="0" w:color="auto"/>
                  </w:divBdr>
                </w:div>
                <w:div w:id="2050568571">
                  <w:marLeft w:val="0"/>
                  <w:marRight w:val="0"/>
                  <w:marTop w:val="0"/>
                  <w:marBottom w:val="0"/>
                  <w:divBdr>
                    <w:top w:val="none" w:sz="0" w:space="0" w:color="auto"/>
                    <w:left w:val="none" w:sz="0" w:space="0" w:color="auto"/>
                    <w:bottom w:val="none" w:sz="0" w:space="0" w:color="auto"/>
                    <w:right w:val="none" w:sz="0" w:space="0" w:color="auto"/>
                  </w:divBdr>
                </w:div>
                <w:div w:id="2050838678">
                  <w:marLeft w:val="0"/>
                  <w:marRight w:val="0"/>
                  <w:marTop w:val="0"/>
                  <w:marBottom w:val="0"/>
                  <w:divBdr>
                    <w:top w:val="none" w:sz="0" w:space="0" w:color="auto"/>
                    <w:left w:val="none" w:sz="0" w:space="0" w:color="auto"/>
                    <w:bottom w:val="none" w:sz="0" w:space="0" w:color="auto"/>
                    <w:right w:val="none" w:sz="0" w:space="0" w:color="auto"/>
                  </w:divBdr>
                </w:div>
                <w:div w:id="2051227673">
                  <w:marLeft w:val="0"/>
                  <w:marRight w:val="0"/>
                  <w:marTop w:val="0"/>
                  <w:marBottom w:val="0"/>
                  <w:divBdr>
                    <w:top w:val="none" w:sz="0" w:space="0" w:color="auto"/>
                    <w:left w:val="none" w:sz="0" w:space="0" w:color="auto"/>
                    <w:bottom w:val="none" w:sz="0" w:space="0" w:color="auto"/>
                    <w:right w:val="none" w:sz="0" w:space="0" w:color="auto"/>
                  </w:divBdr>
                </w:div>
                <w:div w:id="2051415226">
                  <w:marLeft w:val="0"/>
                  <w:marRight w:val="0"/>
                  <w:marTop w:val="0"/>
                  <w:marBottom w:val="0"/>
                  <w:divBdr>
                    <w:top w:val="none" w:sz="0" w:space="0" w:color="auto"/>
                    <w:left w:val="none" w:sz="0" w:space="0" w:color="auto"/>
                    <w:bottom w:val="none" w:sz="0" w:space="0" w:color="auto"/>
                    <w:right w:val="none" w:sz="0" w:space="0" w:color="auto"/>
                  </w:divBdr>
                </w:div>
                <w:div w:id="2051562734">
                  <w:marLeft w:val="0"/>
                  <w:marRight w:val="0"/>
                  <w:marTop w:val="0"/>
                  <w:marBottom w:val="0"/>
                  <w:divBdr>
                    <w:top w:val="none" w:sz="0" w:space="0" w:color="auto"/>
                    <w:left w:val="none" w:sz="0" w:space="0" w:color="auto"/>
                    <w:bottom w:val="none" w:sz="0" w:space="0" w:color="auto"/>
                    <w:right w:val="none" w:sz="0" w:space="0" w:color="auto"/>
                  </w:divBdr>
                </w:div>
                <w:div w:id="2051760496">
                  <w:marLeft w:val="0"/>
                  <w:marRight w:val="0"/>
                  <w:marTop w:val="0"/>
                  <w:marBottom w:val="0"/>
                  <w:divBdr>
                    <w:top w:val="none" w:sz="0" w:space="0" w:color="auto"/>
                    <w:left w:val="none" w:sz="0" w:space="0" w:color="auto"/>
                    <w:bottom w:val="none" w:sz="0" w:space="0" w:color="auto"/>
                    <w:right w:val="none" w:sz="0" w:space="0" w:color="auto"/>
                  </w:divBdr>
                </w:div>
                <w:div w:id="2051879875">
                  <w:marLeft w:val="0"/>
                  <w:marRight w:val="0"/>
                  <w:marTop w:val="0"/>
                  <w:marBottom w:val="0"/>
                  <w:divBdr>
                    <w:top w:val="none" w:sz="0" w:space="0" w:color="auto"/>
                    <w:left w:val="none" w:sz="0" w:space="0" w:color="auto"/>
                    <w:bottom w:val="none" w:sz="0" w:space="0" w:color="auto"/>
                    <w:right w:val="none" w:sz="0" w:space="0" w:color="auto"/>
                  </w:divBdr>
                </w:div>
                <w:div w:id="2052806541">
                  <w:marLeft w:val="0"/>
                  <w:marRight w:val="0"/>
                  <w:marTop w:val="0"/>
                  <w:marBottom w:val="0"/>
                  <w:divBdr>
                    <w:top w:val="none" w:sz="0" w:space="0" w:color="auto"/>
                    <w:left w:val="none" w:sz="0" w:space="0" w:color="auto"/>
                    <w:bottom w:val="none" w:sz="0" w:space="0" w:color="auto"/>
                    <w:right w:val="none" w:sz="0" w:space="0" w:color="auto"/>
                  </w:divBdr>
                </w:div>
                <w:div w:id="2053189872">
                  <w:marLeft w:val="0"/>
                  <w:marRight w:val="0"/>
                  <w:marTop w:val="0"/>
                  <w:marBottom w:val="0"/>
                  <w:divBdr>
                    <w:top w:val="none" w:sz="0" w:space="0" w:color="auto"/>
                    <w:left w:val="none" w:sz="0" w:space="0" w:color="auto"/>
                    <w:bottom w:val="none" w:sz="0" w:space="0" w:color="auto"/>
                    <w:right w:val="none" w:sz="0" w:space="0" w:color="auto"/>
                  </w:divBdr>
                </w:div>
                <w:div w:id="2053192007">
                  <w:marLeft w:val="0"/>
                  <w:marRight w:val="0"/>
                  <w:marTop w:val="0"/>
                  <w:marBottom w:val="0"/>
                  <w:divBdr>
                    <w:top w:val="none" w:sz="0" w:space="0" w:color="auto"/>
                    <w:left w:val="none" w:sz="0" w:space="0" w:color="auto"/>
                    <w:bottom w:val="none" w:sz="0" w:space="0" w:color="auto"/>
                    <w:right w:val="none" w:sz="0" w:space="0" w:color="auto"/>
                  </w:divBdr>
                </w:div>
                <w:div w:id="2055495262">
                  <w:marLeft w:val="0"/>
                  <w:marRight w:val="0"/>
                  <w:marTop w:val="0"/>
                  <w:marBottom w:val="0"/>
                  <w:divBdr>
                    <w:top w:val="none" w:sz="0" w:space="0" w:color="auto"/>
                    <w:left w:val="none" w:sz="0" w:space="0" w:color="auto"/>
                    <w:bottom w:val="none" w:sz="0" w:space="0" w:color="auto"/>
                    <w:right w:val="none" w:sz="0" w:space="0" w:color="auto"/>
                  </w:divBdr>
                </w:div>
                <w:div w:id="2055497781">
                  <w:marLeft w:val="0"/>
                  <w:marRight w:val="0"/>
                  <w:marTop w:val="0"/>
                  <w:marBottom w:val="0"/>
                  <w:divBdr>
                    <w:top w:val="none" w:sz="0" w:space="0" w:color="auto"/>
                    <w:left w:val="none" w:sz="0" w:space="0" w:color="auto"/>
                    <w:bottom w:val="none" w:sz="0" w:space="0" w:color="auto"/>
                    <w:right w:val="none" w:sz="0" w:space="0" w:color="auto"/>
                  </w:divBdr>
                </w:div>
                <w:div w:id="2055881334">
                  <w:marLeft w:val="0"/>
                  <w:marRight w:val="0"/>
                  <w:marTop w:val="0"/>
                  <w:marBottom w:val="0"/>
                  <w:divBdr>
                    <w:top w:val="none" w:sz="0" w:space="0" w:color="auto"/>
                    <w:left w:val="none" w:sz="0" w:space="0" w:color="auto"/>
                    <w:bottom w:val="none" w:sz="0" w:space="0" w:color="auto"/>
                    <w:right w:val="none" w:sz="0" w:space="0" w:color="auto"/>
                  </w:divBdr>
                </w:div>
                <w:div w:id="2056349050">
                  <w:marLeft w:val="0"/>
                  <w:marRight w:val="0"/>
                  <w:marTop w:val="0"/>
                  <w:marBottom w:val="0"/>
                  <w:divBdr>
                    <w:top w:val="none" w:sz="0" w:space="0" w:color="auto"/>
                    <w:left w:val="none" w:sz="0" w:space="0" w:color="auto"/>
                    <w:bottom w:val="none" w:sz="0" w:space="0" w:color="auto"/>
                    <w:right w:val="none" w:sz="0" w:space="0" w:color="auto"/>
                  </w:divBdr>
                </w:div>
                <w:div w:id="2058432395">
                  <w:marLeft w:val="0"/>
                  <w:marRight w:val="0"/>
                  <w:marTop w:val="0"/>
                  <w:marBottom w:val="0"/>
                  <w:divBdr>
                    <w:top w:val="none" w:sz="0" w:space="0" w:color="auto"/>
                    <w:left w:val="none" w:sz="0" w:space="0" w:color="auto"/>
                    <w:bottom w:val="none" w:sz="0" w:space="0" w:color="auto"/>
                    <w:right w:val="none" w:sz="0" w:space="0" w:color="auto"/>
                  </w:divBdr>
                </w:div>
                <w:div w:id="2058579500">
                  <w:marLeft w:val="0"/>
                  <w:marRight w:val="0"/>
                  <w:marTop w:val="0"/>
                  <w:marBottom w:val="0"/>
                  <w:divBdr>
                    <w:top w:val="none" w:sz="0" w:space="0" w:color="auto"/>
                    <w:left w:val="none" w:sz="0" w:space="0" w:color="auto"/>
                    <w:bottom w:val="none" w:sz="0" w:space="0" w:color="auto"/>
                    <w:right w:val="none" w:sz="0" w:space="0" w:color="auto"/>
                  </w:divBdr>
                </w:div>
                <w:div w:id="2058774845">
                  <w:marLeft w:val="0"/>
                  <w:marRight w:val="0"/>
                  <w:marTop w:val="0"/>
                  <w:marBottom w:val="0"/>
                  <w:divBdr>
                    <w:top w:val="none" w:sz="0" w:space="0" w:color="auto"/>
                    <w:left w:val="none" w:sz="0" w:space="0" w:color="auto"/>
                    <w:bottom w:val="none" w:sz="0" w:space="0" w:color="auto"/>
                    <w:right w:val="none" w:sz="0" w:space="0" w:color="auto"/>
                  </w:divBdr>
                </w:div>
                <w:div w:id="2058889035">
                  <w:marLeft w:val="0"/>
                  <w:marRight w:val="0"/>
                  <w:marTop w:val="0"/>
                  <w:marBottom w:val="0"/>
                  <w:divBdr>
                    <w:top w:val="none" w:sz="0" w:space="0" w:color="auto"/>
                    <w:left w:val="none" w:sz="0" w:space="0" w:color="auto"/>
                    <w:bottom w:val="none" w:sz="0" w:space="0" w:color="auto"/>
                    <w:right w:val="none" w:sz="0" w:space="0" w:color="auto"/>
                  </w:divBdr>
                </w:div>
                <w:div w:id="2059695269">
                  <w:marLeft w:val="0"/>
                  <w:marRight w:val="0"/>
                  <w:marTop w:val="0"/>
                  <w:marBottom w:val="0"/>
                  <w:divBdr>
                    <w:top w:val="none" w:sz="0" w:space="0" w:color="auto"/>
                    <w:left w:val="none" w:sz="0" w:space="0" w:color="auto"/>
                    <w:bottom w:val="none" w:sz="0" w:space="0" w:color="auto"/>
                    <w:right w:val="none" w:sz="0" w:space="0" w:color="auto"/>
                  </w:divBdr>
                </w:div>
                <w:div w:id="2059819097">
                  <w:marLeft w:val="0"/>
                  <w:marRight w:val="0"/>
                  <w:marTop w:val="0"/>
                  <w:marBottom w:val="0"/>
                  <w:divBdr>
                    <w:top w:val="none" w:sz="0" w:space="0" w:color="auto"/>
                    <w:left w:val="none" w:sz="0" w:space="0" w:color="auto"/>
                    <w:bottom w:val="none" w:sz="0" w:space="0" w:color="auto"/>
                    <w:right w:val="none" w:sz="0" w:space="0" w:color="auto"/>
                  </w:divBdr>
                </w:div>
                <w:div w:id="2060201076">
                  <w:marLeft w:val="0"/>
                  <w:marRight w:val="0"/>
                  <w:marTop w:val="0"/>
                  <w:marBottom w:val="0"/>
                  <w:divBdr>
                    <w:top w:val="none" w:sz="0" w:space="0" w:color="auto"/>
                    <w:left w:val="none" w:sz="0" w:space="0" w:color="auto"/>
                    <w:bottom w:val="none" w:sz="0" w:space="0" w:color="auto"/>
                    <w:right w:val="none" w:sz="0" w:space="0" w:color="auto"/>
                  </w:divBdr>
                </w:div>
                <w:div w:id="2061854982">
                  <w:marLeft w:val="0"/>
                  <w:marRight w:val="0"/>
                  <w:marTop w:val="0"/>
                  <w:marBottom w:val="0"/>
                  <w:divBdr>
                    <w:top w:val="none" w:sz="0" w:space="0" w:color="auto"/>
                    <w:left w:val="none" w:sz="0" w:space="0" w:color="auto"/>
                    <w:bottom w:val="none" w:sz="0" w:space="0" w:color="auto"/>
                    <w:right w:val="none" w:sz="0" w:space="0" w:color="auto"/>
                  </w:divBdr>
                </w:div>
                <w:div w:id="2061897133">
                  <w:marLeft w:val="0"/>
                  <w:marRight w:val="0"/>
                  <w:marTop w:val="0"/>
                  <w:marBottom w:val="0"/>
                  <w:divBdr>
                    <w:top w:val="none" w:sz="0" w:space="0" w:color="auto"/>
                    <w:left w:val="none" w:sz="0" w:space="0" w:color="auto"/>
                    <w:bottom w:val="none" w:sz="0" w:space="0" w:color="auto"/>
                    <w:right w:val="none" w:sz="0" w:space="0" w:color="auto"/>
                  </w:divBdr>
                </w:div>
                <w:div w:id="2062167229">
                  <w:marLeft w:val="0"/>
                  <w:marRight w:val="0"/>
                  <w:marTop w:val="0"/>
                  <w:marBottom w:val="0"/>
                  <w:divBdr>
                    <w:top w:val="none" w:sz="0" w:space="0" w:color="auto"/>
                    <w:left w:val="none" w:sz="0" w:space="0" w:color="auto"/>
                    <w:bottom w:val="none" w:sz="0" w:space="0" w:color="auto"/>
                    <w:right w:val="none" w:sz="0" w:space="0" w:color="auto"/>
                  </w:divBdr>
                </w:div>
                <w:div w:id="2062942346">
                  <w:marLeft w:val="0"/>
                  <w:marRight w:val="0"/>
                  <w:marTop w:val="0"/>
                  <w:marBottom w:val="0"/>
                  <w:divBdr>
                    <w:top w:val="none" w:sz="0" w:space="0" w:color="auto"/>
                    <w:left w:val="none" w:sz="0" w:space="0" w:color="auto"/>
                    <w:bottom w:val="none" w:sz="0" w:space="0" w:color="auto"/>
                    <w:right w:val="none" w:sz="0" w:space="0" w:color="auto"/>
                  </w:divBdr>
                </w:div>
                <w:div w:id="2064014141">
                  <w:marLeft w:val="0"/>
                  <w:marRight w:val="0"/>
                  <w:marTop w:val="0"/>
                  <w:marBottom w:val="0"/>
                  <w:divBdr>
                    <w:top w:val="none" w:sz="0" w:space="0" w:color="auto"/>
                    <w:left w:val="none" w:sz="0" w:space="0" w:color="auto"/>
                    <w:bottom w:val="none" w:sz="0" w:space="0" w:color="auto"/>
                    <w:right w:val="none" w:sz="0" w:space="0" w:color="auto"/>
                  </w:divBdr>
                </w:div>
                <w:div w:id="2064675959">
                  <w:marLeft w:val="0"/>
                  <w:marRight w:val="0"/>
                  <w:marTop w:val="0"/>
                  <w:marBottom w:val="0"/>
                  <w:divBdr>
                    <w:top w:val="none" w:sz="0" w:space="0" w:color="auto"/>
                    <w:left w:val="none" w:sz="0" w:space="0" w:color="auto"/>
                    <w:bottom w:val="none" w:sz="0" w:space="0" w:color="auto"/>
                    <w:right w:val="none" w:sz="0" w:space="0" w:color="auto"/>
                  </w:divBdr>
                </w:div>
                <w:div w:id="2065713996">
                  <w:marLeft w:val="0"/>
                  <w:marRight w:val="0"/>
                  <w:marTop w:val="0"/>
                  <w:marBottom w:val="0"/>
                  <w:divBdr>
                    <w:top w:val="none" w:sz="0" w:space="0" w:color="auto"/>
                    <w:left w:val="none" w:sz="0" w:space="0" w:color="auto"/>
                    <w:bottom w:val="none" w:sz="0" w:space="0" w:color="auto"/>
                    <w:right w:val="none" w:sz="0" w:space="0" w:color="auto"/>
                  </w:divBdr>
                </w:div>
                <w:div w:id="2065836635">
                  <w:marLeft w:val="0"/>
                  <w:marRight w:val="0"/>
                  <w:marTop w:val="0"/>
                  <w:marBottom w:val="0"/>
                  <w:divBdr>
                    <w:top w:val="none" w:sz="0" w:space="0" w:color="auto"/>
                    <w:left w:val="none" w:sz="0" w:space="0" w:color="auto"/>
                    <w:bottom w:val="none" w:sz="0" w:space="0" w:color="auto"/>
                    <w:right w:val="none" w:sz="0" w:space="0" w:color="auto"/>
                  </w:divBdr>
                </w:div>
                <w:div w:id="2065905743">
                  <w:marLeft w:val="0"/>
                  <w:marRight w:val="0"/>
                  <w:marTop w:val="0"/>
                  <w:marBottom w:val="0"/>
                  <w:divBdr>
                    <w:top w:val="none" w:sz="0" w:space="0" w:color="auto"/>
                    <w:left w:val="none" w:sz="0" w:space="0" w:color="auto"/>
                    <w:bottom w:val="none" w:sz="0" w:space="0" w:color="auto"/>
                    <w:right w:val="none" w:sz="0" w:space="0" w:color="auto"/>
                  </w:divBdr>
                </w:div>
                <w:div w:id="2066877914">
                  <w:marLeft w:val="0"/>
                  <w:marRight w:val="0"/>
                  <w:marTop w:val="0"/>
                  <w:marBottom w:val="0"/>
                  <w:divBdr>
                    <w:top w:val="none" w:sz="0" w:space="0" w:color="auto"/>
                    <w:left w:val="none" w:sz="0" w:space="0" w:color="auto"/>
                    <w:bottom w:val="none" w:sz="0" w:space="0" w:color="auto"/>
                    <w:right w:val="none" w:sz="0" w:space="0" w:color="auto"/>
                  </w:divBdr>
                </w:div>
                <w:div w:id="2067490128">
                  <w:marLeft w:val="0"/>
                  <w:marRight w:val="0"/>
                  <w:marTop w:val="0"/>
                  <w:marBottom w:val="0"/>
                  <w:divBdr>
                    <w:top w:val="none" w:sz="0" w:space="0" w:color="auto"/>
                    <w:left w:val="none" w:sz="0" w:space="0" w:color="auto"/>
                    <w:bottom w:val="none" w:sz="0" w:space="0" w:color="auto"/>
                    <w:right w:val="none" w:sz="0" w:space="0" w:color="auto"/>
                  </w:divBdr>
                </w:div>
                <w:div w:id="2068452145">
                  <w:marLeft w:val="0"/>
                  <w:marRight w:val="0"/>
                  <w:marTop w:val="0"/>
                  <w:marBottom w:val="0"/>
                  <w:divBdr>
                    <w:top w:val="none" w:sz="0" w:space="0" w:color="auto"/>
                    <w:left w:val="none" w:sz="0" w:space="0" w:color="auto"/>
                    <w:bottom w:val="none" w:sz="0" w:space="0" w:color="auto"/>
                    <w:right w:val="none" w:sz="0" w:space="0" w:color="auto"/>
                  </w:divBdr>
                </w:div>
                <w:div w:id="2069650897">
                  <w:marLeft w:val="0"/>
                  <w:marRight w:val="0"/>
                  <w:marTop w:val="0"/>
                  <w:marBottom w:val="0"/>
                  <w:divBdr>
                    <w:top w:val="none" w:sz="0" w:space="0" w:color="auto"/>
                    <w:left w:val="none" w:sz="0" w:space="0" w:color="auto"/>
                    <w:bottom w:val="none" w:sz="0" w:space="0" w:color="auto"/>
                    <w:right w:val="none" w:sz="0" w:space="0" w:color="auto"/>
                  </w:divBdr>
                </w:div>
                <w:div w:id="2070226941">
                  <w:marLeft w:val="0"/>
                  <w:marRight w:val="0"/>
                  <w:marTop w:val="0"/>
                  <w:marBottom w:val="0"/>
                  <w:divBdr>
                    <w:top w:val="none" w:sz="0" w:space="0" w:color="auto"/>
                    <w:left w:val="none" w:sz="0" w:space="0" w:color="auto"/>
                    <w:bottom w:val="none" w:sz="0" w:space="0" w:color="auto"/>
                    <w:right w:val="none" w:sz="0" w:space="0" w:color="auto"/>
                  </w:divBdr>
                </w:div>
                <w:div w:id="2072803449">
                  <w:marLeft w:val="0"/>
                  <w:marRight w:val="0"/>
                  <w:marTop w:val="0"/>
                  <w:marBottom w:val="0"/>
                  <w:divBdr>
                    <w:top w:val="none" w:sz="0" w:space="0" w:color="auto"/>
                    <w:left w:val="none" w:sz="0" w:space="0" w:color="auto"/>
                    <w:bottom w:val="none" w:sz="0" w:space="0" w:color="auto"/>
                    <w:right w:val="none" w:sz="0" w:space="0" w:color="auto"/>
                  </w:divBdr>
                </w:div>
                <w:div w:id="2074231640">
                  <w:marLeft w:val="0"/>
                  <w:marRight w:val="0"/>
                  <w:marTop w:val="0"/>
                  <w:marBottom w:val="0"/>
                  <w:divBdr>
                    <w:top w:val="none" w:sz="0" w:space="0" w:color="auto"/>
                    <w:left w:val="none" w:sz="0" w:space="0" w:color="auto"/>
                    <w:bottom w:val="none" w:sz="0" w:space="0" w:color="auto"/>
                    <w:right w:val="none" w:sz="0" w:space="0" w:color="auto"/>
                  </w:divBdr>
                </w:div>
                <w:div w:id="2075198179">
                  <w:marLeft w:val="0"/>
                  <w:marRight w:val="0"/>
                  <w:marTop w:val="0"/>
                  <w:marBottom w:val="0"/>
                  <w:divBdr>
                    <w:top w:val="none" w:sz="0" w:space="0" w:color="auto"/>
                    <w:left w:val="none" w:sz="0" w:space="0" w:color="auto"/>
                    <w:bottom w:val="none" w:sz="0" w:space="0" w:color="auto"/>
                    <w:right w:val="none" w:sz="0" w:space="0" w:color="auto"/>
                  </w:divBdr>
                </w:div>
                <w:div w:id="2075200783">
                  <w:marLeft w:val="0"/>
                  <w:marRight w:val="0"/>
                  <w:marTop w:val="0"/>
                  <w:marBottom w:val="0"/>
                  <w:divBdr>
                    <w:top w:val="none" w:sz="0" w:space="0" w:color="auto"/>
                    <w:left w:val="none" w:sz="0" w:space="0" w:color="auto"/>
                    <w:bottom w:val="none" w:sz="0" w:space="0" w:color="auto"/>
                    <w:right w:val="none" w:sz="0" w:space="0" w:color="auto"/>
                  </w:divBdr>
                </w:div>
                <w:div w:id="2075616344">
                  <w:marLeft w:val="0"/>
                  <w:marRight w:val="0"/>
                  <w:marTop w:val="0"/>
                  <w:marBottom w:val="0"/>
                  <w:divBdr>
                    <w:top w:val="none" w:sz="0" w:space="0" w:color="auto"/>
                    <w:left w:val="none" w:sz="0" w:space="0" w:color="auto"/>
                    <w:bottom w:val="none" w:sz="0" w:space="0" w:color="auto"/>
                    <w:right w:val="none" w:sz="0" w:space="0" w:color="auto"/>
                  </w:divBdr>
                </w:div>
                <w:div w:id="2075736958">
                  <w:marLeft w:val="0"/>
                  <w:marRight w:val="0"/>
                  <w:marTop w:val="0"/>
                  <w:marBottom w:val="0"/>
                  <w:divBdr>
                    <w:top w:val="none" w:sz="0" w:space="0" w:color="auto"/>
                    <w:left w:val="none" w:sz="0" w:space="0" w:color="auto"/>
                    <w:bottom w:val="none" w:sz="0" w:space="0" w:color="auto"/>
                    <w:right w:val="none" w:sz="0" w:space="0" w:color="auto"/>
                  </w:divBdr>
                </w:div>
                <w:div w:id="2076510619">
                  <w:marLeft w:val="0"/>
                  <w:marRight w:val="0"/>
                  <w:marTop w:val="0"/>
                  <w:marBottom w:val="0"/>
                  <w:divBdr>
                    <w:top w:val="none" w:sz="0" w:space="0" w:color="auto"/>
                    <w:left w:val="none" w:sz="0" w:space="0" w:color="auto"/>
                    <w:bottom w:val="none" w:sz="0" w:space="0" w:color="auto"/>
                    <w:right w:val="none" w:sz="0" w:space="0" w:color="auto"/>
                  </w:divBdr>
                </w:div>
                <w:div w:id="2076974202">
                  <w:marLeft w:val="0"/>
                  <w:marRight w:val="0"/>
                  <w:marTop w:val="0"/>
                  <w:marBottom w:val="0"/>
                  <w:divBdr>
                    <w:top w:val="none" w:sz="0" w:space="0" w:color="auto"/>
                    <w:left w:val="none" w:sz="0" w:space="0" w:color="auto"/>
                    <w:bottom w:val="none" w:sz="0" w:space="0" w:color="auto"/>
                    <w:right w:val="none" w:sz="0" w:space="0" w:color="auto"/>
                  </w:divBdr>
                </w:div>
                <w:div w:id="2077165743">
                  <w:marLeft w:val="0"/>
                  <w:marRight w:val="0"/>
                  <w:marTop w:val="0"/>
                  <w:marBottom w:val="0"/>
                  <w:divBdr>
                    <w:top w:val="none" w:sz="0" w:space="0" w:color="auto"/>
                    <w:left w:val="none" w:sz="0" w:space="0" w:color="auto"/>
                    <w:bottom w:val="none" w:sz="0" w:space="0" w:color="auto"/>
                    <w:right w:val="none" w:sz="0" w:space="0" w:color="auto"/>
                  </w:divBdr>
                </w:div>
                <w:div w:id="2078166109">
                  <w:marLeft w:val="0"/>
                  <w:marRight w:val="0"/>
                  <w:marTop w:val="0"/>
                  <w:marBottom w:val="0"/>
                  <w:divBdr>
                    <w:top w:val="none" w:sz="0" w:space="0" w:color="auto"/>
                    <w:left w:val="none" w:sz="0" w:space="0" w:color="auto"/>
                    <w:bottom w:val="none" w:sz="0" w:space="0" w:color="auto"/>
                    <w:right w:val="none" w:sz="0" w:space="0" w:color="auto"/>
                  </w:divBdr>
                </w:div>
                <w:div w:id="2078168104">
                  <w:marLeft w:val="0"/>
                  <w:marRight w:val="0"/>
                  <w:marTop w:val="0"/>
                  <w:marBottom w:val="0"/>
                  <w:divBdr>
                    <w:top w:val="none" w:sz="0" w:space="0" w:color="auto"/>
                    <w:left w:val="none" w:sz="0" w:space="0" w:color="auto"/>
                    <w:bottom w:val="none" w:sz="0" w:space="0" w:color="auto"/>
                    <w:right w:val="none" w:sz="0" w:space="0" w:color="auto"/>
                  </w:divBdr>
                </w:div>
                <w:div w:id="2078893336">
                  <w:marLeft w:val="0"/>
                  <w:marRight w:val="0"/>
                  <w:marTop w:val="0"/>
                  <w:marBottom w:val="0"/>
                  <w:divBdr>
                    <w:top w:val="none" w:sz="0" w:space="0" w:color="auto"/>
                    <w:left w:val="none" w:sz="0" w:space="0" w:color="auto"/>
                    <w:bottom w:val="none" w:sz="0" w:space="0" w:color="auto"/>
                    <w:right w:val="none" w:sz="0" w:space="0" w:color="auto"/>
                  </w:divBdr>
                </w:div>
                <w:div w:id="2079747338">
                  <w:marLeft w:val="0"/>
                  <w:marRight w:val="0"/>
                  <w:marTop w:val="0"/>
                  <w:marBottom w:val="0"/>
                  <w:divBdr>
                    <w:top w:val="none" w:sz="0" w:space="0" w:color="auto"/>
                    <w:left w:val="none" w:sz="0" w:space="0" w:color="auto"/>
                    <w:bottom w:val="none" w:sz="0" w:space="0" w:color="auto"/>
                    <w:right w:val="none" w:sz="0" w:space="0" w:color="auto"/>
                  </w:divBdr>
                </w:div>
                <w:div w:id="2080669394">
                  <w:marLeft w:val="0"/>
                  <w:marRight w:val="0"/>
                  <w:marTop w:val="0"/>
                  <w:marBottom w:val="0"/>
                  <w:divBdr>
                    <w:top w:val="none" w:sz="0" w:space="0" w:color="auto"/>
                    <w:left w:val="none" w:sz="0" w:space="0" w:color="auto"/>
                    <w:bottom w:val="none" w:sz="0" w:space="0" w:color="auto"/>
                    <w:right w:val="none" w:sz="0" w:space="0" w:color="auto"/>
                  </w:divBdr>
                </w:div>
                <w:div w:id="2080783041">
                  <w:marLeft w:val="0"/>
                  <w:marRight w:val="0"/>
                  <w:marTop w:val="0"/>
                  <w:marBottom w:val="0"/>
                  <w:divBdr>
                    <w:top w:val="none" w:sz="0" w:space="0" w:color="auto"/>
                    <w:left w:val="none" w:sz="0" w:space="0" w:color="auto"/>
                    <w:bottom w:val="none" w:sz="0" w:space="0" w:color="auto"/>
                    <w:right w:val="none" w:sz="0" w:space="0" w:color="auto"/>
                  </w:divBdr>
                </w:div>
                <w:div w:id="2080786098">
                  <w:marLeft w:val="0"/>
                  <w:marRight w:val="0"/>
                  <w:marTop w:val="0"/>
                  <w:marBottom w:val="0"/>
                  <w:divBdr>
                    <w:top w:val="none" w:sz="0" w:space="0" w:color="auto"/>
                    <w:left w:val="none" w:sz="0" w:space="0" w:color="auto"/>
                    <w:bottom w:val="none" w:sz="0" w:space="0" w:color="auto"/>
                    <w:right w:val="none" w:sz="0" w:space="0" w:color="auto"/>
                  </w:divBdr>
                </w:div>
                <w:div w:id="2081247067">
                  <w:marLeft w:val="0"/>
                  <w:marRight w:val="0"/>
                  <w:marTop w:val="0"/>
                  <w:marBottom w:val="0"/>
                  <w:divBdr>
                    <w:top w:val="none" w:sz="0" w:space="0" w:color="auto"/>
                    <w:left w:val="none" w:sz="0" w:space="0" w:color="auto"/>
                    <w:bottom w:val="none" w:sz="0" w:space="0" w:color="auto"/>
                    <w:right w:val="none" w:sz="0" w:space="0" w:color="auto"/>
                  </w:divBdr>
                </w:div>
                <w:div w:id="2081366993">
                  <w:marLeft w:val="0"/>
                  <w:marRight w:val="0"/>
                  <w:marTop w:val="0"/>
                  <w:marBottom w:val="0"/>
                  <w:divBdr>
                    <w:top w:val="none" w:sz="0" w:space="0" w:color="auto"/>
                    <w:left w:val="none" w:sz="0" w:space="0" w:color="auto"/>
                    <w:bottom w:val="none" w:sz="0" w:space="0" w:color="auto"/>
                    <w:right w:val="none" w:sz="0" w:space="0" w:color="auto"/>
                  </w:divBdr>
                </w:div>
                <w:div w:id="2082360269">
                  <w:marLeft w:val="0"/>
                  <w:marRight w:val="0"/>
                  <w:marTop w:val="0"/>
                  <w:marBottom w:val="0"/>
                  <w:divBdr>
                    <w:top w:val="none" w:sz="0" w:space="0" w:color="auto"/>
                    <w:left w:val="none" w:sz="0" w:space="0" w:color="auto"/>
                    <w:bottom w:val="none" w:sz="0" w:space="0" w:color="auto"/>
                    <w:right w:val="none" w:sz="0" w:space="0" w:color="auto"/>
                  </w:divBdr>
                </w:div>
                <w:div w:id="2082750880">
                  <w:marLeft w:val="0"/>
                  <w:marRight w:val="0"/>
                  <w:marTop w:val="0"/>
                  <w:marBottom w:val="0"/>
                  <w:divBdr>
                    <w:top w:val="none" w:sz="0" w:space="0" w:color="auto"/>
                    <w:left w:val="none" w:sz="0" w:space="0" w:color="auto"/>
                    <w:bottom w:val="none" w:sz="0" w:space="0" w:color="auto"/>
                    <w:right w:val="none" w:sz="0" w:space="0" w:color="auto"/>
                  </w:divBdr>
                </w:div>
                <w:div w:id="2082825088">
                  <w:marLeft w:val="0"/>
                  <w:marRight w:val="0"/>
                  <w:marTop w:val="0"/>
                  <w:marBottom w:val="0"/>
                  <w:divBdr>
                    <w:top w:val="none" w:sz="0" w:space="0" w:color="auto"/>
                    <w:left w:val="none" w:sz="0" w:space="0" w:color="auto"/>
                    <w:bottom w:val="none" w:sz="0" w:space="0" w:color="auto"/>
                    <w:right w:val="none" w:sz="0" w:space="0" w:color="auto"/>
                  </w:divBdr>
                </w:div>
                <w:div w:id="2083137764">
                  <w:marLeft w:val="0"/>
                  <w:marRight w:val="0"/>
                  <w:marTop w:val="0"/>
                  <w:marBottom w:val="0"/>
                  <w:divBdr>
                    <w:top w:val="none" w:sz="0" w:space="0" w:color="auto"/>
                    <w:left w:val="none" w:sz="0" w:space="0" w:color="auto"/>
                    <w:bottom w:val="none" w:sz="0" w:space="0" w:color="auto"/>
                    <w:right w:val="none" w:sz="0" w:space="0" w:color="auto"/>
                  </w:divBdr>
                </w:div>
                <w:div w:id="2085687109">
                  <w:marLeft w:val="0"/>
                  <w:marRight w:val="0"/>
                  <w:marTop w:val="0"/>
                  <w:marBottom w:val="0"/>
                  <w:divBdr>
                    <w:top w:val="none" w:sz="0" w:space="0" w:color="auto"/>
                    <w:left w:val="none" w:sz="0" w:space="0" w:color="auto"/>
                    <w:bottom w:val="none" w:sz="0" w:space="0" w:color="auto"/>
                    <w:right w:val="none" w:sz="0" w:space="0" w:color="auto"/>
                  </w:divBdr>
                </w:div>
                <w:div w:id="2086760937">
                  <w:marLeft w:val="0"/>
                  <w:marRight w:val="0"/>
                  <w:marTop w:val="0"/>
                  <w:marBottom w:val="0"/>
                  <w:divBdr>
                    <w:top w:val="none" w:sz="0" w:space="0" w:color="auto"/>
                    <w:left w:val="none" w:sz="0" w:space="0" w:color="auto"/>
                    <w:bottom w:val="none" w:sz="0" w:space="0" w:color="auto"/>
                    <w:right w:val="none" w:sz="0" w:space="0" w:color="auto"/>
                  </w:divBdr>
                </w:div>
                <w:div w:id="2086947070">
                  <w:marLeft w:val="0"/>
                  <w:marRight w:val="0"/>
                  <w:marTop w:val="0"/>
                  <w:marBottom w:val="0"/>
                  <w:divBdr>
                    <w:top w:val="none" w:sz="0" w:space="0" w:color="auto"/>
                    <w:left w:val="none" w:sz="0" w:space="0" w:color="auto"/>
                    <w:bottom w:val="none" w:sz="0" w:space="0" w:color="auto"/>
                    <w:right w:val="none" w:sz="0" w:space="0" w:color="auto"/>
                  </w:divBdr>
                </w:div>
                <w:div w:id="2087878162">
                  <w:marLeft w:val="0"/>
                  <w:marRight w:val="0"/>
                  <w:marTop w:val="0"/>
                  <w:marBottom w:val="0"/>
                  <w:divBdr>
                    <w:top w:val="none" w:sz="0" w:space="0" w:color="auto"/>
                    <w:left w:val="none" w:sz="0" w:space="0" w:color="auto"/>
                    <w:bottom w:val="none" w:sz="0" w:space="0" w:color="auto"/>
                    <w:right w:val="none" w:sz="0" w:space="0" w:color="auto"/>
                  </w:divBdr>
                </w:div>
                <w:div w:id="2088188282">
                  <w:marLeft w:val="0"/>
                  <w:marRight w:val="0"/>
                  <w:marTop w:val="0"/>
                  <w:marBottom w:val="0"/>
                  <w:divBdr>
                    <w:top w:val="none" w:sz="0" w:space="0" w:color="auto"/>
                    <w:left w:val="none" w:sz="0" w:space="0" w:color="auto"/>
                    <w:bottom w:val="none" w:sz="0" w:space="0" w:color="auto"/>
                    <w:right w:val="none" w:sz="0" w:space="0" w:color="auto"/>
                  </w:divBdr>
                </w:div>
                <w:div w:id="2088378122">
                  <w:marLeft w:val="0"/>
                  <w:marRight w:val="0"/>
                  <w:marTop w:val="0"/>
                  <w:marBottom w:val="0"/>
                  <w:divBdr>
                    <w:top w:val="none" w:sz="0" w:space="0" w:color="auto"/>
                    <w:left w:val="none" w:sz="0" w:space="0" w:color="auto"/>
                    <w:bottom w:val="none" w:sz="0" w:space="0" w:color="auto"/>
                    <w:right w:val="none" w:sz="0" w:space="0" w:color="auto"/>
                  </w:divBdr>
                </w:div>
                <w:div w:id="2089189279">
                  <w:marLeft w:val="0"/>
                  <w:marRight w:val="0"/>
                  <w:marTop w:val="0"/>
                  <w:marBottom w:val="0"/>
                  <w:divBdr>
                    <w:top w:val="none" w:sz="0" w:space="0" w:color="auto"/>
                    <w:left w:val="none" w:sz="0" w:space="0" w:color="auto"/>
                    <w:bottom w:val="none" w:sz="0" w:space="0" w:color="auto"/>
                    <w:right w:val="none" w:sz="0" w:space="0" w:color="auto"/>
                  </w:divBdr>
                </w:div>
                <w:div w:id="2089376904">
                  <w:marLeft w:val="0"/>
                  <w:marRight w:val="0"/>
                  <w:marTop w:val="0"/>
                  <w:marBottom w:val="0"/>
                  <w:divBdr>
                    <w:top w:val="none" w:sz="0" w:space="0" w:color="auto"/>
                    <w:left w:val="none" w:sz="0" w:space="0" w:color="auto"/>
                    <w:bottom w:val="none" w:sz="0" w:space="0" w:color="auto"/>
                    <w:right w:val="none" w:sz="0" w:space="0" w:color="auto"/>
                  </w:divBdr>
                </w:div>
                <w:div w:id="2089493328">
                  <w:marLeft w:val="0"/>
                  <w:marRight w:val="0"/>
                  <w:marTop w:val="0"/>
                  <w:marBottom w:val="0"/>
                  <w:divBdr>
                    <w:top w:val="none" w:sz="0" w:space="0" w:color="auto"/>
                    <w:left w:val="none" w:sz="0" w:space="0" w:color="auto"/>
                    <w:bottom w:val="none" w:sz="0" w:space="0" w:color="auto"/>
                    <w:right w:val="none" w:sz="0" w:space="0" w:color="auto"/>
                  </w:divBdr>
                </w:div>
                <w:div w:id="2091199619">
                  <w:marLeft w:val="0"/>
                  <w:marRight w:val="0"/>
                  <w:marTop w:val="0"/>
                  <w:marBottom w:val="0"/>
                  <w:divBdr>
                    <w:top w:val="none" w:sz="0" w:space="0" w:color="auto"/>
                    <w:left w:val="none" w:sz="0" w:space="0" w:color="auto"/>
                    <w:bottom w:val="none" w:sz="0" w:space="0" w:color="auto"/>
                    <w:right w:val="none" w:sz="0" w:space="0" w:color="auto"/>
                  </w:divBdr>
                </w:div>
                <w:div w:id="2091392462">
                  <w:marLeft w:val="0"/>
                  <w:marRight w:val="0"/>
                  <w:marTop w:val="0"/>
                  <w:marBottom w:val="0"/>
                  <w:divBdr>
                    <w:top w:val="none" w:sz="0" w:space="0" w:color="auto"/>
                    <w:left w:val="none" w:sz="0" w:space="0" w:color="auto"/>
                    <w:bottom w:val="none" w:sz="0" w:space="0" w:color="auto"/>
                    <w:right w:val="none" w:sz="0" w:space="0" w:color="auto"/>
                  </w:divBdr>
                </w:div>
                <w:div w:id="2092118830">
                  <w:marLeft w:val="0"/>
                  <w:marRight w:val="0"/>
                  <w:marTop w:val="0"/>
                  <w:marBottom w:val="0"/>
                  <w:divBdr>
                    <w:top w:val="none" w:sz="0" w:space="0" w:color="auto"/>
                    <w:left w:val="none" w:sz="0" w:space="0" w:color="auto"/>
                    <w:bottom w:val="none" w:sz="0" w:space="0" w:color="auto"/>
                    <w:right w:val="none" w:sz="0" w:space="0" w:color="auto"/>
                  </w:divBdr>
                </w:div>
                <w:div w:id="2092267479">
                  <w:marLeft w:val="0"/>
                  <w:marRight w:val="0"/>
                  <w:marTop w:val="0"/>
                  <w:marBottom w:val="0"/>
                  <w:divBdr>
                    <w:top w:val="none" w:sz="0" w:space="0" w:color="auto"/>
                    <w:left w:val="none" w:sz="0" w:space="0" w:color="auto"/>
                    <w:bottom w:val="none" w:sz="0" w:space="0" w:color="auto"/>
                    <w:right w:val="none" w:sz="0" w:space="0" w:color="auto"/>
                  </w:divBdr>
                </w:div>
                <w:div w:id="2092307625">
                  <w:marLeft w:val="0"/>
                  <w:marRight w:val="0"/>
                  <w:marTop w:val="0"/>
                  <w:marBottom w:val="0"/>
                  <w:divBdr>
                    <w:top w:val="none" w:sz="0" w:space="0" w:color="auto"/>
                    <w:left w:val="none" w:sz="0" w:space="0" w:color="auto"/>
                    <w:bottom w:val="none" w:sz="0" w:space="0" w:color="auto"/>
                    <w:right w:val="none" w:sz="0" w:space="0" w:color="auto"/>
                  </w:divBdr>
                </w:div>
                <w:div w:id="2092658607">
                  <w:marLeft w:val="0"/>
                  <w:marRight w:val="0"/>
                  <w:marTop w:val="0"/>
                  <w:marBottom w:val="0"/>
                  <w:divBdr>
                    <w:top w:val="none" w:sz="0" w:space="0" w:color="auto"/>
                    <w:left w:val="none" w:sz="0" w:space="0" w:color="auto"/>
                    <w:bottom w:val="none" w:sz="0" w:space="0" w:color="auto"/>
                    <w:right w:val="none" w:sz="0" w:space="0" w:color="auto"/>
                  </w:divBdr>
                </w:div>
                <w:div w:id="2093156933">
                  <w:marLeft w:val="0"/>
                  <w:marRight w:val="0"/>
                  <w:marTop w:val="0"/>
                  <w:marBottom w:val="0"/>
                  <w:divBdr>
                    <w:top w:val="none" w:sz="0" w:space="0" w:color="auto"/>
                    <w:left w:val="none" w:sz="0" w:space="0" w:color="auto"/>
                    <w:bottom w:val="none" w:sz="0" w:space="0" w:color="auto"/>
                    <w:right w:val="none" w:sz="0" w:space="0" w:color="auto"/>
                  </w:divBdr>
                </w:div>
                <w:div w:id="2094858870">
                  <w:marLeft w:val="0"/>
                  <w:marRight w:val="0"/>
                  <w:marTop w:val="0"/>
                  <w:marBottom w:val="0"/>
                  <w:divBdr>
                    <w:top w:val="none" w:sz="0" w:space="0" w:color="auto"/>
                    <w:left w:val="none" w:sz="0" w:space="0" w:color="auto"/>
                    <w:bottom w:val="none" w:sz="0" w:space="0" w:color="auto"/>
                    <w:right w:val="none" w:sz="0" w:space="0" w:color="auto"/>
                  </w:divBdr>
                </w:div>
                <w:div w:id="2095005572">
                  <w:marLeft w:val="0"/>
                  <w:marRight w:val="0"/>
                  <w:marTop w:val="0"/>
                  <w:marBottom w:val="0"/>
                  <w:divBdr>
                    <w:top w:val="none" w:sz="0" w:space="0" w:color="auto"/>
                    <w:left w:val="none" w:sz="0" w:space="0" w:color="auto"/>
                    <w:bottom w:val="none" w:sz="0" w:space="0" w:color="auto"/>
                    <w:right w:val="none" w:sz="0" w:space="0" w:color="auto"/>
                  </w:divBdr>
                </w:div>
                <w:div w:id="2095592979">
                  <w:marLeft w:val="0"/>
                  <w:marRight w:val="0"/>
                  <w:marTop w:val="0"/>
                  <w:marBottom w:val="0"/>
                  <w:divBdr>
                    <w:top w:val="none" w:sz="0" w:space="0" w:color="auto"/>
                    <w:left w:val="none" w:sz="0" w:space="0" w:color="auto"/>
                    <w:bottom w:val="none" w:sz="0" w:space="0" w:color="auto"/>
                    <w:right w:val="none" w:sz="0" w:space="0" w:color="auto"/>
                  </w:divBdr>
                </w:div>
                <w:div w:id="2095855800">
                  <w:marLeft w:val="0"/>
                  <w:marRight w:val="0"/>
                  <w:marTop w:val="0"/>
                  <w:marBottom w:val="0"/>
                  <w:divBdr>
                    <w:top w:val="none" w:sz="0" w:space="0" w:color="auto"/>
                    <w:left w:val="none" w:sz="0" w:space="0" w:color="auto"/>
                    <w:bottom w:val="none" w:sz="0" w:space="0" w:color="auto"/>
                    <w:right w:val="none" w:sz="0" w:space="0" w:color="auto"/>
                  </w:divBdr>
                </w:div>
                <w:div w:id="2097827481">
                  <w:marLeft w:val="0"/>
                  <w:marRight w:val="0"/>
                  <w:marTop w:val="0"/>
                  <w:marBottom w:val="0"/>
                  <w:divBdr>
                    <w:top w:val="none" w:sz="0" w:space="0" w:color="auto"/>
                    <w:left w:val="none" w:sz="0" w:space="0" w:color="auto"/>
                    <w:bottom w:val="none" w:sz="0" w:space="0" w:color="auto"/>
                    <w:right w:val="none" w:sz="0" w:space="0" w:color="auto"/>
                  </w:divBdr>
                </w:div>
                <w:div w:id="2097944056">
                  <w:marLeft w:val="0"/>
                  <w:marRight w:val="0"/>
                  <w:marTop w:val="0"/>
                  <w:marBottom w:val="0"/>
                  <w:divBdr>
                    <w:top w:val="none" w:sz="0" w:space="0" w:color="auto"/>
                    <w:left w:val="none" w:sz="0" w:space="0" w:color="auto"/>
                    <w:bottom w:val="none" w:sz="0" w:space="0" w:color="auto"/>
                    <w:right w:val="none" w:sz="0" w:space="0" w:color="auto"/>
                  </w:divBdr>
                </w:div>
                <w:div w:id="2098165516">
                  <w:marLeft w:val="0"/>
                  <w:marRight w:val="0"/>
                  <w:marTop w:val="0"/>
                  <w:marBottom w:val="0"/>
                  <w:divBdr>
                    <w:top w:val="none" w:sz="0" w:space="0" w:color="auto"/>
                    <w:left w:val="none" w:sz="0" w:space="0" w:color="auto"/>
                    <w:bottom w:val="none" w:sz="0" w:space="0" w:color="auto"/>
                    <w:right w:val="none" w:sz="0" w:space="0" w:color="auto"/>
                  </w:divBdr>
                </w:div>
                <w:div w:id="2098284310">
                  <w:marLeft w:val="0"/>
                  <w:marRight w:val="0"/>
                  <w:marTop w:val="0"/>
                  <w:marBottom w:val="0"/>
                  <w:divBdr>
                    <w:top w:val="none" w:sz="0" w:space="0" w:color="auto"/>
                    <w:left w:val="none" w:sz="0" w:space="0" w:color="auto"/>
                    <w:bottom w:val="none" w:sz="0" w:space="0" w:color="auto"/>
                    <w:right w:val="none" w:sz="0" w:space="0" w:color="auto"/>
                  </w:divBdr>
                </w:div>
                <w:div w:id="2099907512">
                  <w:marLeft w:val="0"/>
                  <w:marRight w:val="0"/>
                  <w:marTop w:val="0"/>
                  <w:marBottom w:val="0"/>
                  <w:divBdr>
                    <w:top w:val="none" w:sz="0" w:space="0" w:color="auto"/>
                    <w:left w:val="none" w:sz="0" w:space="0" w:color="auto"/>
                    <w:bottom w:val="none" w:sz="0" w:space="0" w:color="auto"/>
                    <w:right w:val="none" w:sz="0" w:space="0" w:color="auto"/>
                  </w:divBdr>
                </w:div>
                <w:div w:id="2099936753">
                  <w:marLeft w:val="0"/>
                  <w:marRight w:val="0"/>
                  <w:marTop w:val="0"/>
                  <w:marBottom w:val="0"/>
                  <w:divBdr>
                    <w:top w:val="none" w:sz="0" w:space="0" w:color="auto"/>
                    <w:left w:val="none" w:sz="0" w:space="0" w:color="auto"/>
                    <w:bottom w:val="none" w:sz="0" w:space="0" w:color="auto"/>
                    <w:right w:val="none" w:sz="0" w:space="0" w:color="auto"/>
                  </w:divBdr>
                </w:div>
                <w:div w:id="2099979561">
                  <w:marLeft w:val="0"/>
                  <w:marRight w:val="0"/>
                  <w:marTop w:val="0"/>
                  <w:marBottom w:val="0"/>
                  <w:divBdr>
                    <w:top w:val="none" w:sz="0" w:space="0" w:color="auto"/>
                    <w:left w:val="none" w:sz="0" w:space="0" w:color="auto"/>
                    <w:bottom w:val="none" w:sz="0" w:space="0" w:color="auto"/>
                    <w:right w:val="none" w:sz="0" w:space="0" w:color="auto"/>
                  </w:divBdr>
                </w:div>
                <w:div w:id="2100902112">
                  <w:marLeft w:val="0"/>
                  <w:marRight w:val="0"/>
                  <w:marTop w:val="0"/>
                  <w:marBottom w:val="0"/>
                  <w:divBdr>
                    <w:top w:val="none" w:sz="0" w:space="0" w:color="auto"/>
                    <w:left w:val="none" w:sz="0" w:space="0" w:color="auto"/>
                    <w:bottom w:val="none" w:sz="0" w:space="0" w:color="auto"/>
                    <w:right w:val="none" w:sz="0" w:space="0" w:color="auto"/>
                  </w:divBdr>
                </w:div>
                <w:div w:id="2100910094">
                  <w:marLeft w:val="0"/>
                  <w:marRight w:val="0"/>
                  <w:marTop w:val="0"/>
                  <w:marBottom w:val="0"/>
                  <w:divBdr>
                    <w:top w:val="none" w:sz="0" w:space="0" w:color="auto"/>
                    <w:left w:val="none" w:sz="0" w:space="0" w:color="auto"/>
                    <w:bottom w:val="none" w:sz="0" w:space="0" w:color="auto"/>
                    <w:right w:val="none" w:sz="0" w:space="0" w:color="auto"/>
                  </w:divBdr>
                </w:div>
                <w:div w:id="2101103626">
                  <w:marLeft w:val="0"/>
                  <w:marRight w:val="0"/>
                  <w:marTop w:val="0"/>
                  <w:marBottom w:val="0"/>
                  <w:divBdr>
                    <w:top w:val="none" w:sz="0" w:space="0" w:color="auto"/>
                    <w:left w:val="none" w:sz="0" w:space="0" w:color="auto"/>
                    <w:bottom w:val="none" w:sz="0" w:space="0" w:color="auto"/>
                    <w:right w:val="none" w:sz="0" w:space="0" w:color="auto"/>
                  </w:divBdr>
                </w:div>
                <w:div w:id="2101631783">
                  <w:marLeft w:val="0"/>
                  <w:marRight w:val="0"/>
                  <w:marTop w:val="0"/>
                  <w:marBottom w:val="0"/>
                  <w:divBdr>
                    <w:top w:val="none" w:sz="0" w:space="0" w:color="auto"/>
                    <w:left w:val="none" w:sz="0" w:space="0" w:color="auto"/>
                    <w:bottom w:val="none" w:sz="0" w:space="0" w:color="auto"/>
                    <w:right w:val="none" w:sz="0" w:space="0" w:color="auto"/>
                  </w:divBdr>
                </w:div>
                <w:div w:id="2101834123">
                  <w:marLeft w:val="0"/>
                  <w:marRight w:val="0"/>
                  <w:marTop w:val="0"/>
                  <w:marBottom w:val="0"/>
                  <w:divBdr>
                    <w:top w:val="none" w:sz="0" w:space="0" w:color="auto"/>
                    <w:left w:val="none" w:sz="0" w:space="0" w:color="auto"/>
                    <w:bottom w:val="none" w:sz="0" w:space="0" w:color="auto"/>
                    <w:right w:val="none" w:sz="0" w:space="0" w:color="auto"/>
                  </w:divBdr>
                </w:div>
                <w:div w:id="2102137407">
                  <w:marLeft w:val="0"/>
                  <w:marRight w:val="0"/>
                  <w:marTop w:val="0"/>
                  <w:marBottom w:val="0"/>
                  <w:divBdr>
                    <w:top w:val="none" w:sz="0" w:space="0" w:color="auto"/>
                    <w:left w:val="none" w:sz="0" w:space="0" w:color="auto"/>
                    <w:bottom w:val="none" w:sz="0" w:space="0" w:color="auto"/>
                    <w:right w:val="none" w:sz="0" w:space="0" w:color="auto"/>
                  </w:divBdr>
                </w:div>
                <w:div w:id="2102869649">
                  <w:marLeft w:val="0"/>
                  <w:marRight w:val="0"/>
                  <w:marTop w:val="0"/>
                  <w:marBottom w:val="0"/>
                  <w:divBdr>
                    <w:top w:val="none" w:sz="0" w:space="0" w:color="auto"/>
                    <w:left w:val="none" w:sz="0" w:space="0" w:color="auto"/>
                    <w:bottom w:val="none" w:sz="0" w:space="0" w:color="auto"/>
                    <w:right w:val="none" w:sz="0" w:space="0" w:color="auto"/>
                  </w:divBdr>
                </w:div>
                <w:div w:id="2103409551">
                  <w:marLeft w:val="0"/>
                  <w:marRight w:val="0"/>
                  <w:marTop w:val="0"/>
                  <w:marBottom w:val="0"/>
                  <w:divBdr>
                    <w:top w:val="none" w:sz="0" w:space="0" w:color="auto"/>
                    <w:left w:val="none" w:sz="0" w:space="0" w:color="auto"/>
                    <w:bottom w:val="none" w:sz="0" w:space="0" w:color="auto"/>
                    <w:right w:val="none" w:sz="0" w:space="0" w:color="auto"/>
                  </w:divBdr>
                </w:div>
                <w:div w:id="2103531795">
                  <w:marLeft w:val="0"/>
                  <w:marRight w:val="0"/>
                  <w:marTop w:val="0"/>
                  <w:marBottom w:val="0"/>
                  <w:divBdr>
                    <w:top w:val="none" w:sz="0" w:space="0" w:color="auto"/>
                    <w:left w:val="none" w:sz="0" w:space="0" w:color="auto"/>
                    <w:bottom w:val="none" w:sz="0" w:space="0" w:color="auto"/>
                    <w:right w:val="none" w:sz="0" w:space="0" w:color="auto"/>
                  </w:divBdr>
                </w:div>
                <w:div w:id="2104761394">
                  <w:marLeft w:val="0"/>
                  <w:marRight w:val="0"/>
                  <w:marTop w:val="0"/>
                  <w:marBottom w:val="0"/>
                  <w:divBdr>
                    <w:top w:val="none" w:sz="0" w:space="0" w:color="auto"/>
                    <w:left w:val="none" w:sz="0" w:space="0" w:color="auto"/>
                    <w:bottom w:val="none" w:sz="0" w:space="0" w:color="auto"/>
                    <w:right w:val="none" w:sz="0" w:space="0" w:color="auto"/>
                  </w:divBdr>
                </w:div>
                <w:div w:id="2105223652">
                  <w:marLeft w:val="0"/>
                  <w:marRight w:val="0"/>
                  <w:marTop w:val="0"/>
                  <w:marBottom w:val="0"/>
                  <w:divBdr>
                    <w:top w:val="none" w:sz="0" w:space="0" w:color="auto"/>
                    <w:left w:val="none" w:sz="0" w:space="0" w:color="auto"/>
                    <w:bottom w:val="none" w:sz="0" w:space="0" w:color="auto"/>
                    <w:right w:val="none" w:sz="0" w:space="0" w:color="auto"/>
                  </w:divBdr>
                </w:div>
                <w:div w:id="2105345991">
                  <w:marLeft w:val="0"/>
                  <w:marRight w:val="0"/>
                  <w:marTop w:val="0"/>
                  <w:marBottom w:val="0"/>
                  <w:divBdr>
                    <w:top w:val="none" w:sz="0" w:space="0" w:color="auto"/>
                    <w:left w:val="none" w:sz="0" w:space="0" w:color="auto"/>
                    <w:bottom w:val="none" w:sz="0" w:space="0" w:color="auto"/>
                    <w:right w:val="none" w:sz="0" w:space="0" w:color="auto"/>
                  </w:divBdr>
                </w:div>
                <w:div w:id="2105685096">
                  <w:marLeft w:val="0"/>
                  <w:marRight w:val="0"/>
                  <w:marTop w:val="0"/>
                  <w:marBottom w:val="0"/>
                  <w:divBdr>
                    <w:top w:val="none" w:sz="0" w:space="0" w:color="auto"/>
                    <w:left w:val="none" w:sz="0" w:space="0" w:color="auto"/>
                    <w:bottom w:val="none" w:sz="0" w:space="0" w:color="auto"/>
                    <w:right w:val="none" w:sz="0" w:space="0" w:color="auto"/>
                  </w:divBdr>
                </w:div>
                <w:div w:id="2106074613">
                  <w:marLeft w:val="0"/>
                  <w:marRight w:val="0"/>
                  <w:marTop w:val="0"/>
                  <w:marBottom w:val="0"/>
                  <w:divBdr>
                    <w:top w:val="none" w:sz="0" w:space="0" w:color="auto"/>
                    <w:left w:val="none" w:sz="0" w:space="0" w:color="auto"/>
                    <w:bottom w:val="none" w:sz="0" w:space="0" w:color="auto"/>
                    <w:right w:val="none" w:sz="0" w:space="0" w:color="auto"/>
                  </w:divBdr>
                </w:div>
                <w:div w:id="2106997104">
                  <w:marLeft w:val="0"/>
                  <w:marRight w:val="0"/>
                  <w:marTop w:val="0"/>
                  <w:marBottom w:val="0"/>
                  <w:divBdr>
                    <w:top w:val="none" w:sz="0" w:space="0" w:color="auto"/>
                    <w:left w:val="none" w:sz="0" w:space="0" w:color="auto"/>
                    <w:bottom w:val="none" w:sz="0" w:space="0" w:color="auto"/>
                    <w:right w:val="none" w:sz="0" w:space="0" w:color="auto"/>
                  </w:divBdr>
                </w:div>
                <w:div w:id="2107075651">
                  <w:marLeft w:val="0"/>
                  <w:marRight w:val="0"/>
                  <w:marTop w:val="0"/>
                  <w:marBottom w:val="0"/>
                  <w:divBdr>
                    <w:top w:val="none" w:sz="0" w:space="0" w:color="auto"/>
                    <w:left w:val="none" w:sz="0" w:space="0" w:color="auto"/>
                    <w:bottom w:val="none" w:sz="0" w:space="0" w:color="auto"/>
                    <w:right w:val="none" w:sz="0" w:space="0" w:color="auto"/>
                  </w:divBdr>
                </w:div>
                <w:div w:id="2107145408">
                  <w:marLeft w:val="0"/>
                  <w:marRight w:val="0"/>
                  <w:marTop w:val="0"/>
                  <w:marBottom w:val="0"/>
                  <w:divBdr>
                    <w:top w:val="none" w:sz="0" w:space="0" w:color="auto"/>
                    <w:left w:val="none" w:sz="0" w:space="0" w:color="auto"/>
                    <w:bottom w:val="none" w:sz="0" w:space="0" w:color="auto"/>
                    <w:right w:val="none" w:sz="0" w:space="0" w:color="auto"/>
                  </w:divBdr>
                </w:div>
                <w:div w:id="2107800942">
                  <w:marLeft w:val="0"/>
                  <w:marRight w:val="0"/>
                  <w:marTop w:val="0"/>
                  <w:marBottom w:val="0"/>
                  <w:divBdr>
                    <w:top w:val="none" w:sz="0" w:space="0" w:color="auto"/>
                    <w:left w:val="none" w:sz="0" w:space="0" w:color="auto"/>
                    <w:bottom w:val="none" w:sz="0" w:space="0" w:color="auto"/>
                    <w:right w:val="none" w:sz="0" w:space="0" w:color="auto"/>
                  </w:divBdr>
                </w:div>
                <w:div w:id="2107801233">
                  <w:marLeft w:val="0"/>
                  <w:marRight w:val="0"/>
                  <w:marTop w:val="0"/>
                  <w:marBottom w:val="0"/>
                  <w:divBdr>
                    <w:top w:val="none" w:sz="0" w:space="0" w:color="auto"/>
                    <w:left w:val="none" w:sz="0" w:space="0" w:color="auto"/>
                    <w:bottom w:val="none" w:sz="0" w:space="0" w:color="auto"/>
                    <w:right w:val="none" w:sz="0" w:space="0" w:color="auto"/>
                  </w:divBdr>
                </w:div>
                <w:div w:id="2108621297">
                  <w:marLeft w:val="0"/>
                  <w:marRight w:val="0"/>
                  <w:marTop w:val="0"/>
                  <w:marBottom w:val="0"/>
                  <w:divBdr>
                    <w:top w:val="none" w:sz="0" w:space="0" w:color="auto"/>
                    <w:left w:val="none" w:sz="0" w:space="0" w:color="auto"/>
                    <w:bottom w:val="none" w:sz="0" w:space="0" w:color="auto"/>
                    <w:right w:val="none" w:sz="0" w:space="0" w:color="auto"/>
                  </w:divBdr>
                </w:div>
                <w:div w:id="2108888433">
                  <w:marLeft w:val="0"/>
                  <w:marRight w:val="0"/>
                  <w:marTop w:val="0"/>
                  <w:marBottom w:val="0"/>
                  <w:divBdr>
                    <w:top w:val="none" w:sz="0" w:space="0" w:color="auto"/>
                    <w:left w:val="none" w:sz="0" w:space="0" w:color="auto"/>
                    <w:bottom w:val="none" w:sz="0" w:space="0" w:color="auto"/>
                    <w:right w:val="none" w:sz="0" w:space="0" w:color="auto"/>
                  </w:divBdr>
                </w:div>
                <w:div w:id="2109037336">
                  <w:marLeft w:val="0"/>
                  <w:marRight w:val="0"/>
                  <w:marTop w:val="0"/>
                  <w:marBottom w:val="0"/>
                  <w:divBdr>
                    <w:top w:val="none" w:sz="0" w:space="0" w:color="auto"/>
                    <w:left w:val="none" w:sz="0" w:space="0" w:color="auto"/>
                    <w:bottom w:val="none" w:sz="0" w:space="0" w:color="auto"/>
                    <w:right w:val="none" w:sz="0" w:space="0" w:color="auto"/>
                  </w:divBdr>
                </w:div>
                <w:div w:id="2109307535">
                  <w:marLeft w:val="0"/>
                  <w:marRight w:val="0"/>
                  <w:marTop w:val="0"/>
                  <w:marBottom w:val="0"/>
                  <w:divBdr>
                    <w:top w:val="none" w:sz="0" w:space="0" w:color="auto"/>
                    <w:left w:val="none" w:sz="0" w:space="0" w:color="auto"/>
                    <w:bottom w:val="none" w:sz="0" w:space="0" w:color="auto"/>
                    <w:right w:val="none" w:sz="0" w:space="0" w:color="auto"/>
                  </w:divBdr>
                </w:div>
                <w:div w:id="2109501301">
                  <w:marLeft w:val="0"/>
                  <w:marRight w:val="0"/>
                  <w:marTop w:val="0"/>
                  <w:marBottom w:val="0"/>
                  <w:divBdr>
                    <w:top w:val="none" w:sz="0" w:space="0" w:color="auto"/>
                    <w:left w:val="none" w:sz="0" w:space="0" w:color="auto"/>
                    <w:bottom w:val="none" w:sz="0" w:space="0" w:color="auto"/>
                    <w:right w:val="none" w:sz="0" w:space="0" w:color="auto"/>
                  </w:divBdr>
                </w:div>
                <w:div w:id="2109692981">
                  <w:marLeft w:val="0"/>
                  <w:marRight w:val="0"/>
                  <w:marTop w:val="0"/>
                  <w:marBottom w:val="0"/>
                  <w:divBdr>
                    <w:top w:val="none" w:sz="0" w:space="0" w:color="auto"/>
                    <w:left w:val="none" w:sz="0" w:space="0" w:color="auto"/>
                    <w:bottom w:val="none" w:sz="0" w:space="0" w:color="auto"/>
                    <w:right w:val="none" w:sz="0" w:space="0" w:color="auto"/>
                  </w:divBdr>
                </w:div>
                <w:div w:id="2110655179">
                  <w:marLeft w:val="0"/>
                  <w:marRight w:val="0"/>
                  <w:marTop w:val="0"/>
                  <w:marBottom w:val="0"/>
                  <w:divBdr>
                    <w:top w:val="none" w:sz="0" w:space="0" w:color="auto"/>
                    <w:left w:val="none" w:sz="0" w:space="0" w:color="auto"/>
                    <w:bottom w:val="none" w:sz="0" w:space="0" w:color="auto"/>
                    <w:right w:val="none" w:sz="0" w:space="0" w:color="auto"/>
                  </w:divBdr>
                </w:div>
                <w:div w:id="2111926926">
                  <w:marLeft w:val="0"/>
                  <w:marRight w:val="0"/>
                  <w:marTop w:val="0"/>
                  <w:marBottom w:val="0"/>
                  <w:divBdr>
                    <w:top w:val="none" w:sz="0" w:space="0" w:color="auto"/>
                    <w:left w:val="none" w:sz="0" w:space="0" w:color="auto"/>
                    <w:bottom w:val="none" w:sz="0" w:space="0" w:color="auto"/>
                    <w:right w:val="none" w:sz="0" w:space="0" w:color="auto"/>
                  </w:divBdr>
                </w:div>
                <w:div w:id="2113163059">
                  <w:marLeft w:val="0"/>
                  <w:marRight w:val="0"/>
                  <w:marTop w:val="0"/>
                  <w:marBottom w:val="0"/>
                  <w:divBdr>
                    <w:top w:val="none" w:sz="0" w:space="0" w:color="auto"/>
                    <w:left w:val="none" w:sz="0" w:space="0" w:color="auto"/>
                    <w:bottom w:val="none" w:sz="0" w:space="0" w:color="auto"/>
                    <w:right w:val="none" w:sz="0" w:space="0" w:color="auto"/>
                  </w:divBdr>
                </w:div>
                <w:div w:id="2113477521">
                  <w:marLeft w:val="0"/>
                  <w:marRight w:val="0"/>
                  <w:marTop w:val="0"/>
                  <w:marBottom w:val="0"/>
                  <w:divBdr>
                    <w:top w:val="none" w:sz="0" w:space="0" w:color="auto"/>
                    <w:left w:val="none" w:sz="0" w:space="0" w:color="auto"/>
                    <w:bottom w:val="none" w:sz="0" w:space="0" w:color="auto"/>
                    <w:right w:val="none" w:sz="0" w:space="0" w:color="auto"/>
                  </w:divBdr>
                </w:div>
                <w:div w:id="2114012242">
                  <w:marLeft w:val="0"/>
                  <w:marRight w:val="0"/>
                  <w:marTop w:val="0"/>
                  <w:marBottom w:val="0"/>
                  <w:divBdr>
                    <w:top w:val="none" w:sz="0" w:space="0" w:color="auto"/>
                    <w:left w:val="none" w:sz="0" w:space="0" w:color="auto"/>
                    <w:bottom w:val="none" w:sz="0" w:space="0" w:color="auto"/>
                    <w:right w:val="none" w:sz="0" w:space="0" w:color="auto"/>
                  </w:divBdr>
                </w:div>
                <w:div w:id="2114207323">
                  <w:marLeft w:val="0"/>
                  <w:marRight w:val="0"/>
                  <w:marTop w:val="0"/>
                  <w:marBottom w:val="0"/>
                  <w:divBdr>
                    <w:top w:val="none" w:sz="0" w:space="0" w:color="auto"/>
                    <w:left w:val="none" w:sz="0" w:space="0" w:color="auto"/>
                    <w:bottom w:val="none" w:sz="0" w:space="0" w:color="auto"/>
                    <w:right w:val="none" w:sz="0" w:space="0" w:color="auto"/>
                  </w:divBdr>
                </w:div>
                <w:div w:id="2114549532">
                  <w:marLeft w:val="0"/>
                  <w:marRight w:val="0"/>
                  <w:marTop w:val="0"/>
                  <w:marBottom w:val="0"/>
                  <w:divBdr>
                    <w:top w:val="none" w:sz="0" w:space="0" w:color="auto"/>
                    <w:left w:val="none" w:sz="0" w:space="0" w:color="auto"/>
                    <w:bottom w:val="none" w:sz="0" w:space="0" w:color="auto"/>
                    <w:right w:val="none" w:sz="0" w:space="0" w:color="auto"/>
                  </w:divBdr>
                </w:div>
                <w:div w:id="2114861061">
                  <w:marLeft w:val="0"/>
                  <w:marRight w:val="0"/>
                  <w:marTop w:val="0"/>
                  <w:marBottom w:val="0"/>
                  <w:divBdr>
                    <w:top w:val="none" w:sz="0" w:space="0" w:color="auto"/>
                    <w:left w:val="none" w:sz="0" w:space="0" w:color="auto"/>
                    <w:bottom w:val="none" w:sz="0" w:space="0" w:color="auto"/>
                    <w:right w:val="none" w:sz="0" w:space="0" w:color="auto"/>
                  </w:divBdr>
                </w:div>
                <w:div w:id="2114938753">
                  <w:marLeft w:val="0"/>
                  <w:marRight w:val="0"/>
                  <w:marTop w:val="0"/>
                  <w:marBottom w:val="0"/>
                  <w:divBdr>
                    <w:top w:val="none" w:sz="0" w:space="0" w:color="auto"/>
                    <w:left w:val="none" w:sz="0" w:space="0" w:color="auto"/>
                    <w:bottom w:val="none" w:sz="0" w:space="0" w:color="auto"/>
                    <w:right w:val="none" w:sz="0" w:space="0" w:color="auto"/>
                  </w:divBdr>
                </w:div>
                <w:div w:id="2115131728">
                  <w:marLeft w:val="0"/>
                  <w:marRight w:val="0"/>
                  <w:marTop w:val="0"/>
                  <w:marBottom w:val="0"/>
                  <w:divBdr>
                    <w:top w:val="none" w:sz="0" w:space="0" w:color="auto"/>
                    <w:left w:val="none" w:sz="0" w:space="0" w:color="auto"/>
                    <w:bottom w:val="none" w:sz="0" w:space="0" w:color="auto"/>
                    <w:right w:val="none" w:sz="0" w:space="0" w:color="auto"/>
                  </w:divBdr>
                </w:div>
                <w:div w:id="2115400596">
                  <w:marLeft w:val="0"/>
                  <w:marRight w:val="0"/>
                  <w:marTop w:val="0"/>
                  <w:marBottom w:val="0"/>
                  <w:divBdr>
                    <w:top w:val="none" w:sz="0" w:space="0" w:color="auto"/>
                    <w:left w:val="none" w:sz="0" w:space="0" w:color="auto"/>
                    <w:bottom w:val="none" w:sz="0" w:space="0" w:color="auto"/>
                    <w:right w:val="none" w:sz="0" w:space="0" w:color="auto"/>
                  </w:divBdr>
                </w:div>
                <w:div w:id="2117822261">
                  <w:marLeft w:val="0"/>
                  <w:marRight w:val="0"/>
                  <w:marTop w:val="0"/>
                  <w:marBottom w:val="0"/>
                  <w:divBdr>
                    <w:top w:val="none" w:sz="0" w:space="0" w:color="auto"/>
                    <w:left w:val="none" w:sz="0" w:space="0" w:color="auto"/>
                    <w:bottom w:val="none" w:sz="0" w:space="0" w:color="auto"/>
                    <w:right w:val="none" w:sz="0" w:space="0" w:color="auto"/>
                  </w:divBdr>
                </w:div>
                <w:div w:id="2117868985">
                  <w:marLeft w:val="0"/>
                  <w:marRight w:val="0"/>
                  <w:marTop w:val="0"/>
                  <w:marBottom w:val="0"/>
                  <w:divBdr>
                    <w:top w:val="none" w:sz="0" w:space="0" w:color="auto"/>
                    <w:left w:val="none" w:sz="0" w:space="0" w:color="auto"/>
                    <w:bottom w:val="none" w:sz="0" w:space="0" w:color="auto"/>
                    <w:right w:val="none" w:sz="0" w:space="0" w:color="auto"/>
                  </w:divBdr>
                </w:div>
                <w:div w:id="2118522457">
                  <w:marLeft w:val="0"/>
                  <w:marRight w:val="0"/>
                  <w:marTop w:val="0"/>
                  <w:marBottom w:val="0"/>
                  <w:divBdr>
                    <w:top w:val="none" w:sz="0" w:space="0" w:color="auto"/>
                    <w:left w:val="none" w:sz="0" w:space="0" w:color="auto"/>
                    <w:bottom w:val="none" w:sz="0" w:space="0" w:color="auto"/>
                    <w:right w:val="none" w:sz="0" w:space="0" w:color="auto"/>
                  </w:divBdr>
                </w:div>
                <w:div w:id="2120098325">
                  <w:marLeft w:val="0"/>
                  <w:marRight w:val="0"/>
                  <w:marTop w:val="0"/>
                  <w:marBottom w:val="0"/>
                  <w:divBdr>
                    <w:top w:val="none" w:sz="0" w:space="0" w:color="auto"/>
                    <w:left w:val="none" w:sz="0" w:space="0" w:color="auto"/>
                    <w:bottom w:val="none" w:sz="0" w:space="0" w:color="auto"/>
                    <w:right w:val="none" w:sz="0" w:space="0" w:color="auto"/>
                  </w:divBdr>
                </w:div>
                <w:div w:id="2120176839">
                  <w:marLeft w:val="0"/>
                  <w:marRight w:val="0"/>
                  <w:marTop w:val="0"/>
                  <w:marBottom w:val="0"/>
                  <w:divBdr>
                    <w:top w:val="none" w:sz="0" w:space="0" w:color="auto"/>
                    <w:left w:val="none" w:sz="0" w:space="0" w:color="auto"/>
                    <w:bottom w:val="none" w:sz="0" w:space="0" w:color="auto"/>
                    <w:right w:val="none" w:sz="0" w:space="0" w:color="auto"/>
                  </w:divBdr>
                </w:div>
                <w:div w:id="2121096766">
                  <w:marLeft w:val="0"/>
                  <w:marRight w:val="0"/>
                  <w:marTop w:val="0"/>
                  <w:marBottom w:val="0"/>
                  <w:divBdr>
                    <w:top w:val="none" w:sz="0" w:space="0" w:color="auto"/>
                    <w:left w:val="none" w:sz="0" w:space="0" w:color="auto"/>
                    <w:bottom w:val="none" w:sz="0" w:space="0" w:color="auto"/>
                    <w:right w:val="none" w:sz="0" w:space="0" w:color="auto"/>
                  </w:divBdr>
                </w:div>
                <w:div w:id="2123453580">
                  <w:marLeft w:val="0"/>
                  <w:marRight w:val="0"/>
                  <w:marTop w:val="0"/>
                  <w:marBottom w:val="0"/>
                  <w:divBdr>
                    <w:top w:val="none" w:sz="0" w:space="0" w:color="auto"/>
                    <w:left w:val="none" w:sz="0" w:space="0" w:color="auto"/>
                    <w:bottom w:val="none" w:sz="0" w:space="0" w:color="auto"/>
                    <w:right w:val="none" w:sz="0" w:space="0" w:color="auto"/>
                  </w:divBdr>
                </w:div>
                <w:div w:id="2123524222">
                  <w:marLeft w:val="0"/>
                  <w:marRight w:val="0"/>
                  <w:marTop w:val="0"/>
                  <w:marBottom w:val="0"/>
                  <w:divBdr>
                    <w:top w:val="none" w:sz="0" w:space="0" w:color="auto"/>
                    <w:left w:val="none" w:sz="0" w:space="0" w:color="auto"/>
                    <w:bottom w:val="none" w:sz="0" w:space="0" w:color="auto"/>
                    <w:right w:val="none" w:sz="0" w:space="0" w:color="auto"/>
                  </w:divBdr>
                </w:div>
                <w:div w:id="2123573539">
                  <w:marLeft w:val="0"/>
                  <w:marRight w:val="0"/>
                  <w:marTop w:val="0"/>
                  <w:marBottom w:val="0"/>
                  <w:divBdr>
                    <w:top w:val="none" w:sz="0" w:space="0" w:color="auto"/>
                    <w:left w:val="none" w:sz="0" w:space="0" w:color="auto"/>
                    <w:bottom w:val="none" w:sz="0" w:space="0" w:color="auto"/>
                    <w:right w:val="none" w:sz="0" w:space="0" w:color="auto"/>
                  </w:divBdr>
                </w:div>
                <w:div w:id="2125073105">
                  <w:marLeft w:val="0"/>
                  <w:marRight w:val="0"/>
                  <w:marTop w:val="0"/>
                  <w:marBottom w:val="0"/>
                  <w:divBdr>
                    <w:top w:val="none" w:sz="0" w:space="0" w:color="auto"/>
                    <w:left w:val="none" w:sz="0" w:space="0" w:color="auto"/>
                    <w:bottom w:val="none" w:sz="0" w:space="0" w:color="auto"/>
                    <w:right w:val="none" w:sz="0" w:space="0" w:color="auto"/>
                  </w:divBdr>
                </w:div>
                <w:div w:id="2125147537">
                  <w:marLeft w:val="0"/>
                  <w:marRight w:val="0"/>
                  <w:marTop w:val="0"/>
                  <w:marBottom w:val="0"/>
                  <w:divBdr>
                    <w:top w:val="none" w:sz="0" w:space="0" w:color="auto"/>
                    <w:left w:val="none" w:sz="0" w:space="0" w:color="auto"/>
                    <w:bottom w:val="none" w:sz="0" w:space="0" w:color="auto"/>
                    <w:right w:val="none" w:sz="0" w:space="0" w:color="auto"/>
                  </w:divBdr>
                </w:div>
                <w:div w:id="2125226905">
                  <w:marLeft w:val="0"/>
                  <w:marRight w:val="0"/>
                  <w:marTop w:val="0"/>
                  <w:marBottom w:val="0"/>
                  <w:divBdr>
                    <w:top w:val="none" w:sz="0" w:space="0" w:color="auto"/>
                    <w:left w:val="none" w:sz="0" w:space="0" w:color="auto"/>
                    <w:bottom w:val="none" w:sz="0" w:space="0" w:color="auto"/>
                    <w:right w:val="none" w:sz="0" w:space="0" w:color="auto"/>
                  </w:divBdr>
                </w:div>
                <w:div w:id="2125886211">
                  <w:marLeft w:val="0"/>
                  <w:marRight w:val="0"/>
                  <w:marTop w:val="0"/>
                  <w:marBottom w:val="0"/>
                  <w:divBdr>
                    <w:top w:val="none" w:sz="0" w:space="0" w:color="auto"/>
                    <w:left w:val="none" w:sz="0" w:space="0" w:color="auto"/>
                    <w:bottom w:val="none" w:sz="0" w:space="0" w:color="auto"/>
                    <w:right w:val="none" w:sz="0" w:space="0" w:color="auto"/>
                  </w:divBdr>
                </w:div>
                <w:div w:id="2128307675">
                  <w:marLeft w:val="0"/>
                  <w:marRight w:val="0"/>
                  <w:marTop w:val="0"/>
                  <w:marBottom w:val="0"/>
                  <w:divBdr>
                    <w:top w:val="none" w:sz="0" w:space="0" w:color="auto"/>
                    <w:left w:val="none" w:sz="0" w:space="0" w:color="auto"/>
                    <w:bottom w:val="none" w:sz="0" w:space="0" w:color="auto"/>
                    <w:right w:val="none" w:sz="0" w:space="0" w:color="auto"/>
                  </w:divBdr>
                </w:div>
                <w:div w:id="2129154209">
                  <w:marLeft w:val="0"/>
                  <w:marRight w:val="0"/>
                  <w:marTop w:val="0"/>
                  <w:marBottom w:val="0"/>
                  <w:divBdr>
                    <w:top w:val="none" w:sz="0" w:space="0" w:color="auto"/>
                    <w:left w:val="none" w:sz="0" w:space="0" w:color="auto"/>
                    <w:bottom w:val="none" w:sz="0" w:space="0" w:color="auto"/>
                    <w:right w:val="none" w:sz="0" w:space="0" w:color="auto"/>
                  </w:divBdr>
                </w:div>
                <w:div w:id="2129465016">
                  <w:marLeft w:val="0"/>
                  <w:marRight w:val="0"/>
                  <w:marTop w:val="0"/>
                  <w:marBottom w:val="0"/>
                  <w:divBdr>
                    <w:top w:val="none" w:sz="0" w:space="0" w:color="auto"/>
                    <w:left w:val="none" w:sz="0" w:space="0" w:color="auto"/>
                    <w:bottom w:val="none" w:sz="0" w:space="0" w:color="auto"/>
                    <w:right w:val="none" w:sz="0" w:space="0" w:color="auto"/>
                  </w:divBdr>
                </w:div>
                <w:div w:id="2130005307">
                  <w:marLeft w:val="0"/>
                  <w:marRight w:val="0"/>
                  <w:marTop w:val="0"/>
                  <w:marBottom w:val="0"/>
                  <w:divBdr>
                    <w:top w:val="none" w:sz="0" w:space="0" w:color="auto"/>
                    <w:left w:val="none" w:sz="0" w:space="0" w:color="auto"/>
                    <w:bottom w:val="none" w:sz="0" w:space="0" w:color="auto"/>
                    <w:right w:val="none" w:sz="0" w:space="0" w:color="auto"/>
                  </w:divBdr>
                </w:div>
                <w:div w:id="2130932730">
                  <w:marLeft w:val="0"/>
                  <w:marRight w:val="0"/>
                  <w:marTop w:val="0"/>
                  <w:marBottom w:val="0"/>
                  <w:divBdr>
                    <w:top w:val="none" w:sz="0" w:space="0" w:color="auto"/>
                    <w:left w:val="none" w:sz="0" w:space="0" w:color="auto"/>
                    <w:bottom w:val="none" w:sz="0" w:space="0" w:color="auto"/>
                    <w:right w:val="none" w:sz="0" w:space="0" w:color="auto"/>
                  </w:divBdr>
                </w:div>
                <w:div w:id="2131898924">
                  <w:marLeft w:val="0"/>
                  <w:marRight w:val="0"/>
                  <w:marTop w:val="0"/>
                  <w:marBottom w:val="0"/>
                  <w:divBdr>
                    <w:top w:val="none" w:sz="0" w:space="0" w:color="auto"/>
                    <w:left w:val="none" w:sz="0" w:space="0" w:color="auto"/>
                    <w:bottom w:val="none" w:sz="0" w:space="0" w:color="auto"/>
                    <w:right w:val="none" w:sz="0" w:space="0" w:color="auto"/>
                  </w:divBdr>
                </w:div>
                <w:div w:id="2132170257">
                  <w:marLeft w:val="0"/>
                  <w:marRight w:val="0"/>
                  <w:marTop w:val="0"/>
                  <w:marBottom w:val="0"/>
                  <w:divBdr>
                    <w:top w:val="none" w:sz="0" w:space="0" w:color="auto"/>
                    <w:left w:val="none" w:sz="0" w:space="0" w:color="auto"/>
                    <w:bottom w:val="none" w:sz="0" w:space="0" w:color="auto"/>
                    <w:right w:val="none" w:sz="0" w:space="0" w:color="auto"/>
                  </w:divBdr>
                </w:div>
                <w:div w:id="2133395861">
                  <w:marLeft w:val="0"/>
                  <w:marRight w:val="0"/>
                  <w:marTop w:val="0"/>
                  <w:marBottom w:val="0"/>
                  <w:divBdr>
                    <w:top w:val="none" w:sz="0" w:space="0" w:color="auto"/>
                    <w:left w:val="none" w:sz="0" w:space="0" w:color="auto"/>
                    <w:bottom w:val="none" w:sz="0" w:space="0" w:color="auto"/>
                    <w:right w:val="none" w:sz="0" w:space="0" w:color="auto"/>
                  </w:divBdr>
                </w:div>
                <w:div w:id="2133937529">
                  <w:marLeft w:val="0"/>
                  <w:marRight w:val="0"/>
                  <w:marTop w:val="0"/>
                  <w:marBottom w:val="0"/>
                  <w:divBdr>
                    <w:top w:val="none" w:sz="0" w:space="0" w:color="auto"/>
                    <w:left w:val="none" w:sz="0" w:space="0" w:color="auto"/>
                    <w:bottom w:val="none" w:sz="0" w:space="0" w:color="auto"/>
                    <w:right w:val="none" w:sz="0" w:space="0" w:color="auto"/>
                  </w:divBdr>
                </w:div>
                <w:div w:id="2134055857">
                  <w:marLeft w:val="0"/>
                  <w:marRight w:val="0"/>
                  <w:marTop w:val="0"/>
                  <w:marBottom w:val="0"/>
                  <w:divBdr>
                    <w:top w:val="none" w:sz="0" w:space="0" w:color="auto"/>
                    <w:left w:val="none" w:sz="0" w:space="0" w:color="auto"/>
                    <w:bottom w:val="none" w:sz="0" w:space="0" w:color="auto"/>
                    <w:right w:val="none" w:sz="0" w:space="0" w:color="auto"/>
                  </w:divBdr>
                </w:div>
                <w:div w:id="2134129894">
                  <w:marLeft w:val="0"/>
                  <w:marRight w:val="0"/>
                  <w:marTop w:val="0"/>
                  <w:marBottom w:val="0"/>
                  <w:divBdr>
                    <w:top w:val="none" w:sz="0" w:space="0" w:color="auto"/>
                    <w:left w:val="none" w:sz="0" w:space="0" w:color="auto"/>
                    <w:bottom w:val="none" w:sz="0" w:space="0" w:color="auto"/>
                    <w:right w:val="none" w:sz="0" w:space="0" w:color="auto"/>
                  </w:divBdr>
                </w:div>
                <w:div w:id="2134403847">
                  <w:marLeft w:val="0"/>
                  <w:marRight w:val="0"/>
                  <w:marTop w:val="0"/>
                  <w:marBottom w:val="0"/>
                  <w:divBdr>
                    <w:top w:val="none" w:sz="0" w:space="0" w:color="auto"/>
                    <w:left w:val="none" w:sz="0" w:space="0" w:color="auto"/>
                    <w:bottom w:val="none" w:sz="0" w:space="0" w:color="auto"/>
                    <w:right w:val="none" w:sz="0" w:space="0" w:color="auto"/>
                  </w:divBdr>
                </w:div>
                <w:div w:id="2134640634">
                  <w:marLeft w:val="0"/>
                  <w:marRight w:val="0"/>
                  <w:marTop w:val="0"/>
                  <w:marBottom w:val="0"/>
                  <w:divBdr>
                    <w:top w:val="none" w:sz="0" w:space="0" w:color="auto"/>
                    <w:left w:val="none" w:sz="0" w:space="0" w:color="auto"/>
                    <w:bottom w:val="none" w:sz="0" w:space="0" w:color="auto"/>
                    <w:right w:val="none" w:sz="0" w:space="0" w:color="auto"/>
                  </w:divBdr>
                </w:div>
                <w:div w:id="2134665113">
                  <w:marLeft w:val="0"/>
                  <w:marRight w:val="0"/>
                  <w:marTop w:val="0"/>
                  <w:marBottom w:val="0"/>
                  <w:divBdr>
                    <w:top w:val="none" w:sz="0" w:space="0" w:color="auto"/>
                    <w:left w:val="none" w:sz="0" w:space="0" w:color="auto"/>
                    <w:bottom w:val="none" w:sz="0" w:space="0" w:color="auto"/>
                    <w:right w:val="none" w:sz="0" w:space="0" w:color="auto"/>
                  </w:divBdr>
                </w:div>
                <w:div w:id="2135168964">
                  <w:marLeft w:val="0"/>
                  <w:marRight w:val="0"/>
                  <w:marTop w:val="0"/>
                  <w:marBottom w:val="0"/>
                  <w:divBdr>
                    <w:top w:val="none" w:sz="0" w:space="0" w:color="auto"/>
                    <w:left w:val="none" w:sz="0" w:space="0" w:color="auto"/>
                    <w:bottom w:val="none" w:sz="0" w:space="0" w:color="auto"/>
                    <w:right w:val="none" w:sz="0" w:space="0" w:color="auto"/>
                  </w:divBdr>
                </w:div>
                <w:div w:id="2135366714">
                  <w:marLeft w:val="0"/>
                  <w:marRight w:val="0"/>
                  <w:marTop w:val="0"/>
                  <w:marBottom w:val="0"/>
                  <w:divBdr>
                    <w:top w:val="none" w:sz="0" w:space="0" w:color="auto"/>
                    <w:left w:val="none" w:sz="0" w:space="0" w:color="auto"/>
                    <w:bottom w:val="none" w:sz="0" w:space="0" w:color="auto"/>
                    <w:right w:val="none" w:sz="0" w:space="0" w:color="auto"/>
                  </w:divBdr>
                </w:div>
                <w:div w:id="2135560694">
                  <w:marLeft w:val="0"/>
                  <w:marRight w:val="0"/>
                  <w:marTop w:val="0"/>
                  <w:marBottom w:val="0"/>
                  <w:divBdr>
                    <w:top w:val="none" w:sz="0" w:space="0" w:color="auto"/>
                    <w:left w:val="none" w:sz="0" w:space="0" w:color="auto"/>
                    <w:bottom w:val="none" w:sz="0" w:space="0" w:color="auto"/>
                    <w:right w:val="none" w:sz="0" w:space="0" w:color="auto"/>
                  </w:divBdr>
                </w:div>
                <w:div w:id="2135824183">
                  <w:marLeft w:val="0"/>
                  <w:marRight w:val="0"/>
                  <w:marTop w:val="0"/>
                  <w:marBottom w:val="0"/>
                  <w:divBdr>
                    <w:top w:val="none" w:sz="0" w:space="0" w:color="auto"/>
                    <w:left w:val="none" w:sz="0" w:space="0" w:color="auto"/>
                    <w:bottom w:val="none" w:sz="0" w:space="0" w:color="auto"/>
                    <w:right w:val="none" w:sz="0" w:space="0" w:color="auto"/>
                  </w:divBdr>
                </w:div>
                <w:div w:id="2136211972">
                  <w:marLeft w:val="0"/>
                  <w:marRight w:val="0"/>
                  <w:marTop w:val="0"/>
                  <w:marBottom w:val="0"/>
                  <w:divBdr>
                    <w:top w:val="none" w:sz="0" w:space="0" w:color="auto"/>
                    <w:left w:val="none" w:sz="0" w:space="0" w:color="auto"/>
                    <w:bottom w:val="none" w:sz="0" w:space="0" w:color="auto"/>
                    <w:right w:val="none" w:sz="0" w:space="0" w:color="auto"/>
                  </w:divBdr>
                </w:div>
                <w:div w:id="2137940390">
                  <w:marLeft w:val="0"/>
                  <w:marRight w:val="0"/>
                  <w:marTop w:val="0"/>
                  <w:marBottom w:val="0"/>
                  <w:divBdr>
                    <w:top w:val="none" w:sz="0" w:space="0" w:color="auto"/>
                    <w:left w:val="none" w:sz="0" w:space="0" w:color="auto"/>
                    <w:bottom w:val="none" w:sz="0" w:space="0" w:color="auto"/>
                    <w:right w:val="none" w:sz="0" w:space="0" w:color="auto"/>
                  </w:divBdr>
                </w:div>
                <w:div w:id="2139491898">
                  <w:marLeft w:val="0"/>
                  <w:marRight w:val="0"/>
                  <w:marTop w:val="0"/>
                  <w:marBottom w:val="0"/>
                  <w:divBdr>
                    <w:top w:val="none" w:sz="0" w:space="0" w:color="auto"/>
                    <w:left w:val="none" w:sz="0" w:space="0" w:color="auto"/>
                    <w:bottom w:val="none" w:sz="0" w:space="0" w:color="auto"/>
                    <w:right w:val="none" w:sz="0" w:space="0" w:color="auto"/>
                  </w:divBdr>
                </w:div>
                <w:div w:id="2140226079">
                  <w:marLeft w:val="0"/>
                  <w:marRight w:val="0"/>
                  <w:marTop w:val="0"/>
                  <w:marBottom w:val="0"/>
                  <w:divBdr>
                    <w:top w:val="none" w:sz="0" w:space="0" w:color="auto"/>
                    <w:left w:val="none" w:sz="0" w:space="0" w:color="auto"/>
                    <w:bottom w:val="none" w:sz="0" w:space="0" w:color="auto"/>
                    <w:right w:val="none" w:sz="0" w:space="0" w:color="auto"/>
                  </w:divBdr>
                </w:div>
                <w:div w:id="2141876012">
                  <w:marLeft w:val="0"/>
                  <w:marRight w:val="0"/>
                  <w:marTop w:val="0"/>
                  <w:marBottom w:val="0"/>
                  <w:divBdr>
                    <w:top w:val="none" w:sz="0" w:space="0" w:color="auto"/>
                    <w:left w:val="none" w:sz="0" w:space="0" w:color="auto"/>
                    <w:bottom w:val="none" w:sz="0" w:space="0" w:color="auto"/>
                    <w:right w:val="none" w:sz="0" w:space="0" w:color="auto"/>
                  </w:divBdr>
                </w:div>
                <w:div w:id="2142454400">
                  <w:marLeft w:val="0"/>
                  <w:marRight w:val="0"/>
                  <w:marTop w:val="0"/>
                  <w:marBottom w:val="0"/>
                  <w:divBdr>
                    <w:top w:val="none" w:sz="0" w:space="0" w:color="auto"/>
                    <w:left w:val="none" w:sz="0" w:space="0" w:color="auto"/>
                    <w:bottom w:val="none" w:sz="0" w:space="0" w:color="auto"/>
                    <w:right w:val="none" w:sz="0" w:space="0" w:color="auto"/>
                  </w:divBdr>
                </w:div>
                <w:div w:id="2143112902">
                  <w:marLeft w:val="0"/>
                  <w:marRight w:val="0"/>
                  <w:marTop w:val="0"/>
                  <w:marBottom w:val="0"/>
                  <w:divBdr>
                    <w:top w:val="none" w:sz="0" w:space="0" w:color="auto"/>
                    <w:left w:val="none" w:sz="0" w:space="0" w:color="auto"/>
                    <w:bottom w:val="none" w:sz="0" w:space="0" w:color="auto"/>
                    <w:right w:val="none" w:sz="0" w:space="0" w:color="auto"/>
                  </w:divBdr>
                </w:div>
                <w:div w:id="2143843757">
                  <w:marLeft w:val="0"/>
                  <w:marRight w:val="0"/>
                  <w:marTop w:val="0"/>
                  <w:marBottom w:val="0"/>
                  <w:divBdr>
                    <w:top w:val="none" w:sz="0" w:space="0" w:color="auto"/>
                    <w:left w:val="none" w:sz="0" w:space="0" w:color="auto"/>
                    <w:bottom w:val="none" w:sz="0" w:space="0" w:color="auto"/>
                    <w:right w:val="none" w:sz="0" w:space="0" w:color="auto"/>
                  </w:divBdr>
                </w:div>
                <w:div w:id="2144034324">
                  <w:marLeft w:val="0"/>
                  <w:marRight w:val="0"/>
                  <w:marTop w:val="0"/>
                  <w:marBottom w:val="0"/>
                  <w:divBdr>
                    <w:top w:val="none" w:sz="0" w:space="0" w:color="auto"/>
                    <w:left w:val="none" w:sz="0" w:space="0" w:color="auto"/>
                    <w:bottom w:val="none" w:sz="0" w:space="0" w:color="auto"/>
                    <w:right w:val="none" w:sz="0" w:space="0" w:color="auto"/>
                  </w:divBdr>
                </w:div>
                <w:div w:id="2144231974">
                  <w:marLeft w:val="0"/>
                  <w:marRight w:val="0"/>
                  <w:marTop w:val="0"/>
                  <w:marBottom w:val="0"/>
                  <w:divBdr>
                    <w:top w:val="none" w:sz="0" w:space="0" w:color="auto"/>
                    <w:left w:val="none" w:sz="0" w:space="0" w:color="auto"/>
                    <w:bottom w:val="none" w:sz="0" w:space="0" w:color="auto"/>
                    <w:right w:val="none" w:sz="0" w:space="0" w:color="auto"/>
                  </w:divBdr>
                </w:div>
                <w:div w:id="2144737591">
                  <w:marLeft w:val="0"/>
                  <w:marRight w:val="0"/>
                  <w:marTop w:val="0"/>
                  <w:marBottom w:val="0"/>
                  <w:divBdr>
                    <w:top w:val="none" w:sz="0" w:space="0" w:color="auto"/>
                    <w:left w:val="none" w:sz="0" w:space="0" w:color="auto"/>
                    <w:bottom w:val="none" w:sz="0" w:space="0" w:color="auto"/>
                    <w:right w:val="none" w:sz="0" w:space="0" w:color="auto"/>
                  </w:divBdr>
                </w:div>
                <w:div w:id="2145275556">
                  <w:marLeft w:val="0"/>
                  <w:marRight w:val="0"/>
                  <w:marTop w:val="0"/>
                  <w:marBottom w:val="0"/>
                  <w:divBdr>
                    <w:top w:val="none" w:sz="0" w:space="0" w:color="auto"/>
                    <w:left w:val="none" w:sz="0" w:space="0" w:color="auto"/>
                    <w:bottom w:val="none" w:sz="0" w:space="0" w:color="auto"/>
                    <w:right w:val="none" w:sz="0" w:space="0" w:color="auto"/>
                  </w:divBdr>
                </w:div>
                <w:div w:id="2147117515">
                  <w:marLeft w:val="0"/>
                  <w:marRight w:val="0"/>
                  <w:marTop w:val="0"/>
                  <w:marBottom w:val="0"/>
                  <w:divBdr>
                    <w:top w:val="none" w:sz="0" w:space="0" w:color="auto"/>
                    <w:left w:val="none" w:sz="0" w:space="0" w:color="auto"/>
                    <w:bottom w:val="none" w:sz="0" w:space="0" w:color="auto"/>
                    <w:right w:val="none" w:sz="0" w:space="0" w:color="auto"/>
                  </w:divBdr>
                </w:div>
              </w:divsChild>
            </w:div>
            <w:div w:id="1187712865">
              <w:marLeft w:val="0"/>
              <w:marRight w:val="0"/>
              <w:marTop w:val="0"/>
              <w:marBottom w:val="0"/>
              <w:divBdr>
                <w:top w:val="none" w:sz="0" w:space="0" w:color="auto"/>
                <w:left w:val="none" w:sz="0" w:space="0" w:color="auto"/>
                <w:bottom w:val="none" w:sz="0" w:space="0" w:color="auto"/>
                <w:right w:val="none" w:sz="0" w:space="0" w:color="auto"/>
              </w:divBdr>
            </w:div>
            <w:div w:id="1188640860">
              <w:marLeft w:val="0"/>
              <w:marRight w:val="0"/>
              <w:marTop w:val="0"/>
              <w:marBottom w:val="0"/>
              <w:divBdr>
                <w:top w:val="none" w:sz="0" w:space="0" w:color="auto"/>
                <w:left w:val="none" w:sz="0" w:space="0" w:color="auto"/>
                <w:bottom w:val="none" w:sz="0" w:space="0" w:color="auto"/>
                <w:right w:val="none" w:sz="0" w:space="0" w:color="auto"/>
              </w:divBdr>
            </w:div>
            <w:div w:id="1190221900">
              <w:marLeft w:val="0"/>
              <w:marRight w:val="0"/>
              <w:marTop w:val="0"/>
              <w:marBottom w:val="0"/>
              <w:divBdr>
                <w:top w:val="none" w:sz="0" w:space="0" w:color="auto"/>
                <w:left w:val="none" w:sz="0" w:space="0" w:color="auto"/>
                <w:bottom w:val="none" w:sz="0" w:space="0" w:color="auto"/>
                <w:right w:val="none" w:sz="0" w:space="0" w:color="auto"/>
              </w:divBdr>
            </w:div>
            <w:div w:id="1191140077">
              <w:marLeft w:val="0"/>
              <w:marRight w:val="0"/>
              <w:marTop w:val="0"/>
              <w:marBottom w:val="0"/>
              <w:divBdr>
                <w:top w:val="none" w:sz="0" w:space="0" w:color="auto"/>
                <w:left w:val="none" w:sz="0" w:space="0" w:color="auto"/>
                <w:bottom w:val="none" w:sz="0" w:space="0" w:color="auto"/>
                <w:right w:val="none" w:sz="0" w:space="0" w:color="auto"/>
              </w:divBdr>
            </w:div>
            <w:div w:id="1191334175">
              <w:marLeft w:val="0"/>
              <w:marRight w:val="0"/>
              <w:marTop w:val="0"/>
              <w:marBottom w:val="0"/>
              <w:divBdr>
                <w:top w:val="none" w:sz="0" w:space="0" w:color="auto"/>
                <w:left w:val="none" w:sz="0" w:space="0" w:color="auto"/>
                <w:bottom w:val="none" w:sz="0" w:space="0" w:color="auto"/>
                <w:right w:val="none" w:sz="0" w:space="0" w:color="auto"/>
              </w:divBdr>
            </w:div>
            <w:div w:id="1194884638">
              <w:marLeft w:val="0"/>
              <w:marRight w:val="0"/>
              <w:marTop w:val="0"/>
              <w:marBottom w:val="0"/>
              <w:divBdr>
                <w:top w:val="none" w:sz="0" w:space="0" w:color="auto"/>
                <w:left w:val="none" w:sz="0" w:space="0" w:color="auto"/>
                <w:bottom w:val="none" w:sz="0" w:space="0" w:color="auto"/>
                <w:right w:val="none" w:sz="0" w:space="0" w:color="auto"/>
              </w:divBdr>
            </w:div>
            <w:div w:id="1197694146">
              <w:marLeft w:val="0"/>
              <w:marRight w:val="0"/>
              <w:marTop w:val="0"/>
              <w:marBottom w:val="0"/>
              <w:divBdr>
                <w:top w:val="none" w:sz="0" w:space="0" w:color="auto"/>
                <w:left w:val="none" w:sz="0" w:space="0" w:color="auto"/>
                <w:bottom w:val="none" w:sz="0" w:space="0" w:color="auto"/>
                <w:right w:val="none" w:sz="0" w:space="0" w:color="auto"/>
              </w:divBdr>
            </w:div>
            <w:div w:id="1200125096">
              <w:marLeft w:val="0"/>
              <w:marRight w:val="0"/>
              <w:marTop w:val="0"/>
              <w:marBottom w:val="0"/>
              <w:divBdr>
                <w:top w:val="none" w:sz="0" w:space="0" w:color="auto"/>
                <w:left w:val="none" w:sz="0" w:space="0" w:color="auto"/>
                <w:bottom w:val="none" w:sz="0" w:space="0" w:color="auto"/>
                <w:right w:val="none" w:sz="0" w:space="0" w:color="auto"/>
              </w:divBdr>
            </w:div>
            <w:div w:id="1200628256">
              <w:marLeft w:val="0"/>
              <w:marRight w:val="0"/>
              <w:marTop w:val="0"/>
              <w:marBottom w:val="0"/>
              <w:divBdr>
                <w:top w:val="none" w:sz="0" w:space="0" w:color="auto"/>
                <w:left w:val="none" w:sz="0" w:space="0" w:color="auto"/>
                <w:bottom w:val="none" w:sz="0" w:space="0" w:color="auto"/>
                <w:right w:val="none" w:sz="0" w:space="0" w:color="auto"/>
              </w:divBdr>
            </w:div>
            <w:div w:id="1202595964">
              <w:marLeft w:val="0"/>
              <w:marRight w:val="0"/>
              <w:marTop w:val="0"/>
              <w:marBottom w:val="0"/>
              <w:divBdr>
                <w:top w:val="none" w:sz="0" w:space="0" w:color="auto"/>
                <w:left w:val="none" w:sz="0" w:space="0" w:color="auto"/>
                <w:bottom w:val="none" w:sz="0" w:space="0" w:color="auto"/>
                <w:right w:val="none" w:sz="0" w:space="0" w:color="auto"/>
              </w:divBdr>
            </w:div>
            <w:div w:id="1204101398">
              <w:marLeft w:val="0"/>
              <w:marRight w:val="0"/>
              <w:marTop w:val="0"/>
              <w:marBottom w:val="0"/>
              <w:divBdr>
                <w:top w:val="none" w:sz="0" w:space="0" w:color="auto"/>
                <w:left w:val="none" w:sz="0" w:space="0" w:color="auto"/>
                <w:bottom w:val="none" w:sz="0" w:space="0" w:color="auto"/>
                <w:right w:val="none" w:sz="0" w:space="0" w:color="auto"/>
              </w:divBdr>
            </w:div>
            <w:div w:id="1204291451">
              <w:marLeft w:val="0"/>
              <w:marRight w:val="0"/>
              <w:marTop w:val="0"/>
              <w:marBottom w:val="0"/>
              <w:divBdr>
                <w:top w:val="none" w:sz="0" w:space="0" w:color="auto"/>
                <w:left w:val="none" w:sz="0" w:space="0" w:color="auto"/>
                <w:bottom w:val="none" w:sz="0" w:space="0" w:color="auto"/>
                <w:right w:val="none" w:sz="0" w:space="0" w:color="auto"/>
              </w:divBdr>
            </w:div>
            <w:div w:id="1204559883">
              <w:marLeft w:val="0"/>
              <w:marRight w:val="0"/>
              <w:marTop w:val="0"/>
              <w:marBottom w:val="0"/>
              <w:divBdr>
                <w:top w:val="none" w:sz="0" w:space="0" w:color="auto"/>
                <w:left w:val="none" w:sz="0" w:space="0" w:color="auto"/>
                <w:bottom w:val="none" w:sz="0" w:space="0" w:color="auto"/>
                <w:right w:val="none" w:sz="0" w:space="0" w:color="auto"/>
              </w:divBdr>
            </w:div>
            <w:div w:id="1204634296">
              <w:marLeft w:val="0"/>
              <w:marRight w:val="0"/>
              <w:marTop w:val="0"/>
              <w:marBottom w:val="0"/>
              <w:divBdr>
                <w:top w:val="none" w:sz="0" w:space="0" w:color="auto"/>
                <w:left w:val="none" w:sz="0" w:space="0" w:color="auto"/>
                <w:bottom w:val="none" w:sz="0" w:space="0" w:color="auto"/>
                <w:right w:val="none" w:sz="0" w:space="0" w:color="auto"/>
              </w:divBdr>
            </w:div>
            <w:div w:id="1205949532">
              <w:marLeft w:val="0"/>
              <w:marRight w:val="0"/>
              <w:marTop w:val="0"/>
              <w:marBottom w:val="0"/>
              <w:divBdr>
                <w:top w:val="none" w:sz="0" w:space="0" w:color="auto"/>
                <w:left w:val="none" w:sz="0" w:space="0" w:color="auto"/>
                <w:bottom w:val="none" w:sz="0" w:space="0" w:color="auto"/>
                <w:right w:val="none" w:sz="0" w:space="0" w:color="auto"/>
              </w:divBdr>
            </w:div>
            <w:div w:id="1207596702">
              <w:marLeft w:val="0"/>
              <w:marRight w:val="0"/>
              <w:marTop w:val="0"/>
              <w:marBottom w:val="0"/>
              <w:divBdr>
                <w:top w:val="none" w:sz="0" w:space="0" w:color="auto"/>
                <w:left w:val="none" w:sz="0" w:space="0" w:color="auto"/>
                <w:bottom w:val="none" w:sz="0" w:space="0" w:color="auto"/>
                <w:right w:val="none" w:sz="0" w:space="0" w:color="auto"/>
              </w:divBdr>
            </w:div>
            <w:div w:id="1209299477">
              <w:marLeft w:val="0"/>
              <w:marRight w:val="0"/>
              <w:marTop w:val="0"/>
              <w:marBottom w:val="0"/>
              <w:divBdr>
                <w:top w:val="none" w:sz="0" w:space="0" w:color="auto"/>
                <w:left w:val="none" w:sz="0" w:space="0" w:color="auto"/>
                <w:bottom w:val="none" w:sz="0" w:space="0" w:color="auto"/>
                <w:right w:val="none" w:sz="0" w:space="0" w:color="auto"/>
              </w:divBdr>
            </w:div>
            <w:div w:id="1210142626">
              <w:marLeft w:val="0"/>
              <w:marRight w:val="0"/>
              <w:marTop w:val="0"/>
              <w:marBottom w:val="0"/>
              <w:divBdr>
                <w:top w:val="none" w:sz="0" w:space="0" w:color="auto"/>
                <w:left w:val="none" w:sz="0" w:space="0" w:color="auto"/>
                <w:bottom w:val="none" w:sz="0" w:space="0" w:color="auto"/>
                <w:right w:val="none" w:sz="0" w:space="0" w:color="auto"/>
              </w:divBdr>
            </w:div>
            <w:div w:id="1210847051">
              <w:marLeft w:val="0"/>
              <w:marRight w:val="0"/>
              <w:marTop w:val="0"/>
              <w:marBottom w:val="0"/>
              <w:divBdr>
                <w:top w:val="none" w:sz="0" w:space="0" w:color="auto"/>
                <w:left w:val="none" w:sz="0" w:space="0" w:color="auto"/>
                <w:bottom w:val="none" w:sz="0" w:space="0" w:color="auto"/>
                <w:right w:val="none" w:sz="0" w:space="0" w:color="auto"/>
              </w:divBdr>
            </w:div>
            <w:div w:id="1213686684">
              <w:marLeft w:val="0"/>
              <w:marRight w:val="0"/>
              <w:marTop w:val="0"/>
              <w:marBottom w:val="0"/>
              <w:divBdr>
                <w:top w:val="none" w:sz="0" w:space="0" w:color="auto"/>
                <w:left w:val="none" w:sz="0" w:space="0" w:color="auto"/>
                <w:bottom w:val="none" w:sz="0" w:space="0" w:color="auto"/>
                <w:right w:val="none" w:sz="0" w:space="0" w:color="auto"/>
              </w:divBdr>
            </w:div>
            <w:div w:id="1214004205">
              <w:marLeft w:val="0"/>
              <w:marRight w:val="0"/>
              <w:marTop w:val="0"/>
              <w:marBottom w:val="0"/>
              <w:divBdr>
                <w:top w:val="none" w:sz="0" w:space="0" w:color="auto"/>
                <w:left w:val="none" w:sz="0" w:space="0" w:color="auto"/>
                <w:bottom w:val="none" w:sz="0" w:space="0" w:color="auto"/>
                <w:right w:val="none" w:sz="0" w:space="0" w:color="auto"/>
              </w:divBdr>
            </w:div>
            <w:div w:id="1214318184">
              <w:marLeft w:val="0"/>
              <w:marRight w:val="0"/>
              <w:marTop w:val="0"/>
              <w:marBottom w:val="0"/>
              <w:divBdr>
                <w:top w:val="none" w:sz="0" w:space="0" w:color="auto"/>
                <w:left w:val="none" w:sz="0" w:space="0" w:color="auto"/>
                <w:bottom w:val="none" w:sz="0" w:space="0" w:color="auto"/>
                <w:right w:val="none" w:sz="0" w:space="0" w:color="auto"/>
              </w:divBdr>
            </w:div>
            <w:div w:id="1214343141">
              <w:marLeft w:val="0"/>
              <w:marRight w:val="0"/>
              <w:marTop w:val="0"/>
              <w:marBottom w:val="0"/>
              <w:divBdr>
                <w:top w:val="none" w:sz="0" w:space="0" w:color="auto"/>
                <w:left w:val="none" w:sz="0" w:space="0" w:color="auto"/>
                <w:bottom w:val="none" w:sz="0" w:space="0" w:color="auto"/>
                <w:right w:val="none" w:sz="0" w:space="0" w:color="auto"/>
              </w:divBdr>
            </w:div>
            <w:div w:id="1214388475">
              <w:marLeft w:val="0"/>
              <w:marRight w:val="0"/>
              <w:marTop w:val="0"/>
              <w:marBottom w:val="0"/>
              <w:divBdr>
                <w:top w:val="none" w:sz="0" w:space="0" w:color="auto"/>
                <w:left w:val="none" w:sz="0" w:space="0" w:color="auto"/>
                <w:bottom w:val="none" w:sz="0" w:space="0" w:color="auto"/>
                <w:right w:val="none" w:sz="0" w:space="0" w:color="auto"/>
              </w:divBdr>
            </w:div>
            <w:div w:id="1215121677">
              <w:marLeft w:val="0"/>
              <w:marRight w:val="0"/>
              <w:marTop w:val="0"/>
              <w:marBottom w:val="0"/>
              <w:divBdr>
                <w:top w:val="none" w:sz="0" w:space="0" w:color="auto"/>
                <w:left w:val="none" w:sz="0" w:space="0" w:color="auto"/>
                <w:bottom w:val="none" w:sz="0" w:space="0" w:color="auto"/>
                <w:right w:val="none" w:sz="0" w:space="0" w:color="auto"/>
              </w:divBdr>
            </w:div>
            <w:div w:id="1215388480">
              <w:marLeft w:val="0"/>
              <w:marRight w:val="0"/>
              <w:marTop w:val="0"/>
              <w:marBottom w:val="0"/>
              <w:divBdr>
                <w:top w:val="none" w:sz="0" w:space="0" w:color="auto"/>
                <w:left w:val="none" w:sz="0" w:space="0" w:color="auto"/>
                <w:bottom w:val="none" w:sz="0" w:space="0" w:color="auto"/>
                <w:right w:val="none" w:sz="0" w:space="0" w:color="auto"/>
              </w:divBdr>
            </w:div>
            <w:div w:id="1215973167">
              <w:marLeft w:val="0"/>
              <w:marRight w:val="0"/>
              <w:marTop w:val="0"/>
              <w:marBottom w:val="0"/>
              <w:divBdr>
                <w:top w:val="none" w:sz="0" w:space="0" w:color="auto"/>
                <w:left w:val="none" w:sz="0" w:space="0" w:color="auto"/>
                <w:bottom w:val="none" w:sz="0" w:space="0" w:color="auto"/>
                <w:right w:val="none" w:sz="0" w:space="0" w:color="auto"/>
              </w:divBdr>
            </w:div>
            <w:div w:id="1216624534">
              <w:marLeft w:val="0"/>
              <w:marRight w:val="0"/>
              <w:marTop w:val="0"/>
              <w:marBottom w:val="0"/>
              <w:divBdr>
                <w:top w:val="none" w:sz="0" w:space="0" w:color="auto"/>
                <w:left w:val="none" w:sz="0" w:space="0" w:color="auto"/>
                <w:bottom w:val="none" w:sz="0" w:space="0" w:color="auto"/>
                <w:right w:val="none" w:sz="0" w:space="0" w:color="auto"/>
              </w:divBdr>
            </w:div>
            <w:div w:id="1219979125">
              <w:marLeft w:val="0"/>
              <w:marRight w:val="0"/>
              <w:marTop w:val="0"/>
              <w:marBottom w:val="0"/>
              <w:divBdr>
                <w:top w:val="none" w:sz="0" w:space="0" w:color="auto"/>
                <w:left w:val="none" w:sz="0" w:space="0" w:color="auto"/>
                <w:bottom w:val="none" w:sz="0" w:space="0" w:color="auto"/>
                <w:right w:val="none" w:sz="0" w:space="0" w:color="auto"/>
              </w:divBdr>
            </w:div>
            <w:div w:id="1220048494">
              <w:marLeft w:val="0"/>
              <w:marRight w:val="0"/>
              <w:marTop w:val="0"/>
              <w:marBottom w:val="0"/>
              <w:divBdr>
                <w:top w:val="none" w:sz="0" w:space="0" w:color="auto"/>
                <w:left w:val="none" w:sz="0" w:space="0" w:color="auto"/>
                <w:bottom w:val="none" w:sz="0" w:space="0" w:color="auto"/>
                <w:right w:val="none" w:sz="0" w:space="0" w:color="auto"/>
              </w:divBdr>
            </w:div>
            <w:div w:id="1220242342">
              <w:marLeft w:val="0"/>
              <w:marRight w:val="0"/>
              <w:marTop w:val="0"/>
              <w:marBottom w:val="0"/>
              <w:divBdr>
                <w:top w:val="none" w:sz="0" w:space="0" w:color="auto"/>
                <w:left w:val="none" w:sz="0" w:space="0" w:color="auto"/>
                <w:bottom w:val="none" w:sz="0" w:space="0" w:color="auto"/>
                <w:right w:val="none" w:sz="0" w:space="0" w:color="auto"/>
              </w:divBdr>
            </w:div>
            <w:div w:id="1220242719">
              <w:marLeft w:val="0"/>
              <w:marRight w:val="0"/>
              <w:marTop w:val="0"/>
              <w:marBottom w:val="0"/>
              <w:divBdr>
                <w:top w:val="none" w:sz="0" w:space="0" w:color="auto"/>
                <w:left w:val="none" w:sz="0" w:space="0" w:color="auto"/>
                <w:bottom w:val="none" w:sz="0" w:space="0" w:color="auto"/>
                <w:right w:val="none" w:sz="0" w:space="0" w:color="auto"/>
              </w:divBdr>
            </w:div>
            <w:div w:id="1220827783">
              <w:marLeft w:val="0"/>
              <w:marRight w:val="0"/>
              <w:marTop w:val="0"/>
              <w:marBottom w:val="0"/>
              <w:divBdr>
                <w:top w:val="none" w:sz="0" w:space="0" w:color="auto"/>
                <w:left w:val="none" w:sz="0" w:space="0" w:color="auto"/>
                <w:bottom w:val="none" w:sz="0" w:space="0" w:color="auto"/>
                <w:right w:val="none" w:sz="0" w:space="0" w:color="auto"/>
              </w:divBdr>
            </w:div>
            <w:div w:id="1222323681">
              <w:marLeft w:val="0"/>
              <w:marRight w:val="0"/>
              <w:marTop w:val="0"/>
              <w:marBottom w:val="0"/>
              <w:divBdr>
                <w:top w:val="none" w:sz="0" w:space="0" w:color="auto"/>
                <w:left w:val="none" w:sz="0" w:space="0" w:color="auto"/>
                <w:bottom w:val="none" w:sz="0" w:space="0" w:color="auto"/>
                <w:right w:val="none" w:sz="0" w:space="0" w:color="auto"/>
              </w:divBdr>
            </w:div>
            <w:div w:id="1222904743">
              <w:marLeft w:val="0"/>
              <w:marRight w:val="0"/>
              <w:marTop w:val="0"/>
              <w:marBottom w:val="0"/>
              <w:divBdr>
                <w:top w:val="none" w:sz="0" w:space="0" w:color="auto"/>
                <w:left w:val="none" w:sz="0" w:space="0" w:color="auto"/>
                <w:bottom w:val="none" w:sz="0" w:space="0" w:color="auto"/>
                <w:right w:val="none" w:sz="0" w:space="0" w:color="auto"/>
              </w:divBdr>
            </w:div>
            <w:div w:id="1223105372">
              <w:marLeft w:val="0"/>
              <w:marRight w:val="0"/>
              <w:marTop w:val="0"/>
              <w:marBottom w:val="0"/>
              <w:divBdr>
                <w:top w:val="none" w:sz="0" w:space="0" w:color="auto"/>
                <w:left w:val="none" w:sz="0" w:space="0" w:color="auto"/>
                <w:bottom w:val="none" w:sz="0" w:space="0" w:color="auto"/>
                <w:right w:val="none" w:sz="0" w:space="0" w:color="auto"/>
              </w:divBdr>
            </w:div>
            <w:div w:id="1223523386">
              <w:marLeft w:val="0"/>
              <w:marRight w:val="0"/>
              <w:marTop w:val="0"/>
              <w:marBottom w:val="0"/>
              <w:divBdr>
                <w:top w:val="none" w:sz="0" w:space="0" w:color="auto"/>
                <w:left w:val="none" w:sz="0" w:space="0" w:color="auto"/>
                <w:bottom w:val="none" w:sz="0" w:space="0" w:color="auto"/>
                <w:right w:val="none" w:sz="0" w:space="0" w:color="auto"/>
              </w:divBdr>
            </w:div>
            <w:div w:id="1225144599">
              <w:marLeft w:val="0"/>
              <w:marRight w:val="0"/>
              <w:marTop w:val="0"/>
              <w:marBottom w:val="0"/>
              <w:divBdr>
                <w:top w:val="none" w:sz="0" w:space="0" w:color="auto"/>
                <w:left w:val="none" w:sz="0" w:space="0" w:color="auto"/>
                <w:bottom w:val="none" w:sz="0" w:space="0" w:color="auto"/>
                <w:right w:val="none" w:sz="0" w:space="0" w:color="auto"/>
              </w:divBdr>
            </w:div>
            <w:div w:id="1226911210">
              <w:marLeft w:val="0"/>
              <w:marRight w:val="0"/>
              <w:marTop w:val="0"/>
              <w:marBottom w:val="0"/>
              <w:divBdr>
                <w:top w:val="none" w:sz="0" w:space="0" w:color="auto"/>
                <w:left w:val="none" w:sz="0" w:space="0" w:color="auto"/>
                <w:bottom w:val="none" w:sz="0" w:space="0" w:color="auto"/>
                <w:right w:val="none" w:sz="0" w:space="0" w:color="auto"/>
              </w:divBdr>
            </w:div>
            <w:div w:id="1228302391">
              <w:marLeft w:val="0"/>
              <w:marRight w:val="0"/>
              <w:marTop w:val="0"/>
              <w:marBottom w:val="0"/>
              <w:divBdr>
                <w:top w:val="none" w:sz="0" w:space="0" w:color="auto"/>
                <w:left w:val="none" w:sz="0" w:space="0" w:color="auto"/>
                <w:bottom w:val="none" w:sz="0" w:space="0" w:color="auto"/>
                <w:right w:val="none" w:sz="0" w:space="0" w:color="auto"/>
              </w:divBdr>
            </w:div>
            <w:div w:id="1229733446">
              <w:marLeft w:val="0"/>
              <w:marRight w:val="0"/>
              <w:marTop w:val="0"/>
              <w:marBottom w:val="0"/>
              <w:divBdr>
                <w:top w:val="none" w:sz="0" w:space="0" w:color="auto"/>
                <w:left w:val="none" w:sz="0" w:space="0" w:color="auto"/>
                <w:bottom w:val="none" w:sz="0" w:space="0" w:color="auto"/>
                <w:right w:val="none" w:sz="0" w:space="0" w:color="auto"/>
              </w:divBdr>
            </w:div>
            <w:div w:id="1230533169">
              <w:marLeft w:val="0"/>
              <w:marRight w:val="0"/>
              <w:marTop w:val="0"/>
              <w:marBottom w:val="0"/>
              <w:divBdr>
                <w:top w:val="none" w:sz="0" w:space="0" w:color="auto"/>
                <w:left w:val="none" w:sz="0" w:space="0" w:color="auto"/>
                <w:bottom w:val="none" w:sz="0" w:space="0" w:color="auto"/>
                <w:right w:val="none" w:sz="0" w:space="0" w:color="auto"/>
              </w:divBdr>
            </w:div>
            <w:div w:id="1230726039">
              <w:marLeft w:val="0"/>
              <w:marRight w:val="0"/>
              <w:marTop w:val="0"/>
              <w:marBottom w:val="0"/>
              <w:divBdr>
                <w:top w:val="none" w:sz="0" w:space="0" w:color="auto"/>
                <w:left w:val="none" w:sz="0" w:space="0" w:color="auto"/>
                <w:bottom w:val="none" w:sz="0" w:space="0" w:color="auto"/>
                <w:right w:val="none" w:sz="0" w:space="0" w:color="auto"/>
              </w:divBdr>
            </w:div>
            <w:div w:id="1230968988">
              <w:marLeft w:val="0"/>
              <w:marRight w:val="0"/>
              <w:marTop w:val="0"/>
              <w:marBottom w:val="0"/>
              <w:divBdr>
                <w:top w:val="none" w:sz="0" w:space="0" w:color="auto"/>
                <w:left w:val="none" w:sz="0" w:space="0" w:color="auto"/>
                <w:bottom w:val="none" w:sz="0" w:space="0" w:color="auto"/>
                <w:right w:val="none" w:sz="0" w:space="0" w:color="auto"/>
              </w:divBdr>
            </w:div>
            <w:div w:id="1231888646">
              <w:marLeft w:val="0"/>
              <w:marRight w:val="0"/>
              <w:marTop w:val="0"/>
              <w:marBottom w:val="0"/>
              <w:divBdr>
                <w:top w:val="none" w:sz="0" w:space="0" w:color="auto"/>
                <w:left w:val="none" w:sz="0" w:space="0" w:color="auto"/>
                <w:bottom w:val="none" w:sz="0" w:space="0" w:color="auto"/>
                <w:right w:val="none" w:sz="0" w:space="0" w:color="auto"/>
              </w:divBdr>
            </w:div>
            <w:div w:id="1232040209">
              <w:marLeft w:val="0"/>
              <w:marRight w:val="0"/>
              <w:marTop w:val="0"/>
              <w:marBottom w:val="0"/>
              <w:divBdr>
                <w:top w:val="none" w:sz="0" w:space="0" w:color="auto"/>
                <w:left w:val="none" w:sz="0" w:space="0" w:color="auto"/>
                <w:bottom w:val="none" w:sz="0" w:space="0" w:color="auto"/>
                <w:right w:val="none" w:sz="0" w:space="0" w:color="auto"/>
              </w:divBdr>
            </w:div>
            <w:div w:id="1232236382">
              <w:marLeft w:val="0"/>
              <w:marRight w:val="0"/>
              <w:marTop w:val="0"/>
              <w:marBottom w:val="0"/>
              <w:divBdr>
                <w:top w:val="none" w:sz="0" w:space="0" w:color="auto"/>
                <w:left w:val="none" w:sz="0" w:space="0" w:color="auto"/>
                <w:bottom w:val="none" w:sz="0" w:space="0" w:color="auto"/>
                <w:right w:val="none" w:sz="0" w:space="0" w:color="auto"/>
              </w:divBdr>
            </w:div>
            <w:div w:id="1237477776">
              <w:marLeft w:val="0"/>
              <w:marRight w:val="0"/>
              <w:marTop w:val="0"/>
              <w:marBottom w:val="0"/>
              <w:divBdr>
                <w:top w:val="none" w:sz="0" w:space="0" w:color="auto"/>
                <w:left w:val="none" w:sz="0" w:space="0" w:color="auto"/>
                <w:bottom w:val="none" w:sz="0" w:space="0" w:color="auto"/>
                <w:right w:val="none" w:sz="0" w:space="0" w:color="auto"/>
              </w:divBdr>
            </w:div>
            <w:div w:id="1238398071">
              <w:marLeft w:val="0"/>
              <w:marRight w:val="0"/>
              <w:marTop w:val="0"/>
              <w:marBottom w:val="0"/>
              <w:divBdr>
                <w:top w:val="none" w:sz="0" w:space="0" w:color="auto"/>
                <w:left w:val="none" w:sz="0" w:space="0" w:color="auto"/>
                <w:bottom w:val="none" w:sz="0" w:space="0" w:color="auto"/>
                <w:right w:val="none" w:sz="0" w:space="0" w:color="auto"/>
              </w:divBdr>
            </w:div>
            <w:div w:id="1239091827">
              <w:marLeft w:val="0"/>
              <w:marRight w:val="0"/>
              <w:marTop w:val="0"/>
              <w:marBottom w:val="0"/>
              <w:divBdr>
                <w:top w:val="none" w:sz="0" w:space="0" w:color="auto"/>
                <w:left w:val="none" w:sz="0" w:space="0" w:color="auto"/>
                <w:bottom w:val="none" w:sz="0" w:space="0" w:color="auto"/>
                <w:right w:val="none" w:sz="0" w:space="0" w:color="auto"/>
              </w:divBdr>
            </w:div>
            <w:div w:id="1240214916">
              <w:marLeft w:val="0"/>
              <w:marRight w:val="0"/>
              <w:marTop w:val="0"/>
              <w:marBottom w:val="0"/>
              <w:divBdr>
                <w:top w:val="none" w:sz="0" w:space="0" w:color="auto"/>
                <w:left w:val="none" w:sz="0" w:space="0" w:color="auto"/>
                <w:bottom w:val="none" w:sz="0" w:space="0" w:color="auto"/>
                <w:right w:val="none" w:sz="0" w:space="0" w:color="auto"/>
              </w:divBdr>
            </w:div>
            <w:div w:id="1240603668">
              <w:marLeft w:val="0"/>
              <w:marRight w:val="0"/>
              <w:marTop w:val="0"/>
              <w:marBottom w:val="0"/>
              <w:divBdr>
                <w:top w:val="none" w:sz="0" w:space="0" w:color="auto"/>
                <w:left w:val="none" w:sz="0" w:space="0" w:color="auto"/>
                <w:bottom w:val="none" w:sz="0" w:space="0" w:color="auto"/>
                <w:right w:val="none" w:sz="0" w:space="0" w:color="auto"/>
              </w:divBdr>
            </w:div>
            <w:div w:id="1241021020">
              <w:marLeft w:val="0"/>
              <w:marRight w:val="0"/>
              <w:marTop w:val="0"/>
              <w:marBottom w:val="0"/>
              <w:divBdr>
                <w:top w:val="none" w:sz="0" w:space="0" w:color="auto"/>
                <w:left w:val="none" w:sz="0" w:space="0" w:color="auto"/>
                <w:bottom w:val="none" w:sz="0" w:space="0" w:color="auto"/>
                <w:right w:val="none" w:sz="0" w:space="0" w:color="auto"/>
              </w:divBdr>
            </w:div>
            <w:div w:id="1241864983">
              <w:marLeft w:val="0"/>
              <w:marRight w:val="0"/>
              <w:marTop w:val="0"/>
              <w:marBottom w:val="0"/>
              <w:divBdr>
                <w:top w:val="none" w:sz="0" w:space="0" w:color="auto"/>
                <w:left w:val="none" w:sz="0" w:space="0" w:color="auto"/>
                <w:bottom w:val="none" w:sz="0" w:space="0" w:color="auto"/>
                <w:right w:val="none" w:sz="0" w:space="0" w:color="auto"/>
              </w:divBdr>
            </w:div>
            <w:div w:id="1242135565">
              <w:marLeft w:val="0"/>
              <w:marRight w:val="0"/>
              <w:marTop w:val="0"/>
              <w:marBottom w:val="0"/>
              <w:divBdr>
                <w:top w:val="none" w:sz="0" w:space="0" w:color="auto"/>
                <w:left w:val="none" w:sz="0" w:space="0" w:color="auto"/>
                <w:bottom w:val="none" w:sz="0" w:space="0" w:color="auto"/>
                <w:right w:val="none" w:sz="0" w:space="0" w:color="auto"/>
              </w:divBdr>
            </w:div>
            <w:div w:id="1242830866">
              <w:marLeft w:val="0"/>
              <w:marRight w:val="0"/>
              <w:marTop w:val="0"/>
              <w:marBottom w:val="0"/>
              <w:divBdr>
                <w:top w:val="none" w:sz="0" w:space="0" w:color="auto"/>
                <w:left w:val="none" w:sz="0" w:space="0" w:color="auto"/>
                <w:bottom w:val="none" w:sz="0" w:space="0" w:color="auto"/>
                <w:right w:val="none" w:sz="0" w:space="0" w:color="auto"/>
              </w:divBdr>
            </w:div>
            <w:div w:id="1242835933">
              <w:marLeft w:val="0"/>
              <w:marRight w:val="0"/>
              <w:marTop w:val="0"/>
              <w:marBottom w:val="0"/>
              <w:divBdr>
                <w:top w:val="none" w:sz="0" w:space="0" w:color="auto"/>
                <w:left w:val="none" w:sz="0" w:space="0" w:color="auto"/>
                <w:bottom w:val="none" w:sz="0" w:space="0" w:color="auto"/>
                <w:right w:val="none" w:sz="0" w:space="0" w:color="auto"/>
              </w:divBdr>
            </w:div>
            <w:div w:id="1243181456">
              <w:marLeft w:val="0"/>
              <w:marRight w:val="0"/>
              <w:marTop w:val="0"/>
              <w:marBottom w:val="0"/>
              <w:divBdr>
                <w:top w:val="none" w:sz="0" w:space="0" w:color="auto"/>
                <w:left w:val="none" w:sz="0" w:space="0" w:color="auto"/>
                <w:bottom w:val="none" w:sz="0" w:space="0" w:color="auto"/>
                <w:right w:val="none" w:sz="0" w:space="0" w:color="auto"/>
              </w:divBdr>
            </w:div>
            <w:div w:id="1243876679">
              <w:marLeft w:val="0"/>
              <w:marRight w:val="0"/>
              <w:marTop w:val="0"/>
              <w:marBottom w:val="0"/>
              <w:divBdr>
                <w:top w:val="none" w:sz="0" w:space="0" w:color="auto"/>
                <w:left w:val="none" w:sz="0" w:space="0" w:color="auto"/>
                <w:bottom w:val="none" w:sz="0" w:space="0" w:color="auto"/>
                <w:right w:val="none" w:sz="0" w:space="0" w:color="auto"/>
              </w:divBdr>
            </w:div>
            <w:div w:id="1244147704">
              <w:marLeft w:val="0"/>
              <w:marRight w:val="0"/>
              <w:marTop w:val="0"/>
              <w:marBottom w:val="0"/>
              <w:divBdr>
                <w:top w:val="none" w:sz="0" w:space="0" w:color="auto"/>
                <w:left w:val="none" w:sz="0" w:space="0" w:color="auto"/>
                <w:bottom w:val="none" w:sz="0" w:space="0" w:color="auto"/>
                <w:right w:val="none" w:sz="0" w:space="0" w:color="auto"/>
              </w:divBdr>
            </w:div>
            <w:div w:id="1244220097">
              <w:marLeft w:val="0"/>
              <w:marRight w:val="0"/>
              <w:marTop w:val="0"/>
              <w:marBottom w:val="0"/>
              <w:divBdr>
                <w:top w:val="none" w:sz="0" w:space="0" w:color="auto"/>
                <w:left w:val="none" w:sz="0" w:space="0" w:color="auto"/>
                <w:bottom w:val="none" w:sz="0" w:space="0" w:color="auto"/>
                <w:right w:val="none" w:sz="0" w:space="0" w:color="auto"/>
              </w:divBdr>
            </w:div>
            <w:div w:id="1245069377">
              <w:marLeft w:val="0"/>
              <w:marRight w:val="0"/>
              <w:marTop w:val="0"/>
              <w:marBottom w:val="0"/>
              <w:divBdr>
                <w:top w:val="none" w:sz="0" w:space="0" w:color="auto"/>
                <w:left w:val="none" w:sz="0" w:space="0" w:color="auto"/>
                <w:bottom w:val="none" w:sz="0" w:space="0" w:color="auto"/>
                <w:right w:val="none" w:sz="0" w:space="0" w:color="auto"/>
              </w:divBdr>
            </w:div>
            <w:div w:id="1245341338">
              <w:marLeft w:val="0"/>
              <w:marRight w:val="0"/>
              <w:marTop w:val="0"/>
              <w:marBottom w:val="0"/>
              <w:divBdr>
                <w:top w:val="none" w:sz="0" w:space="0" w:color="auto"/>
                <w:left w:val="none" w:sz="0" w:space="0" w:color="auto"/>
                <w:bottom w:val="none" w:sz="0" w:space="0" w:color="auto"/>
                <w:right w:val="none" w:sz="0" w:space="0" w:color="auto"/>
              </w:divBdr>
            </w:div>
            <w:div w:id="1245451207">
              <w:marLeft w:val="0"/>
              <w:marRight w:val="0"/>
              <w:marTop w:val="0"/>
              <w:marBottom w:val="0"/>
              <w:divBdr>
                <w:top w:val="none" w:sz="0" w:space="0" w:color="auto"/>
                <w:left w:val="none" w:sz="0" w:space="0" w:color="auto"/>
                <w:bottom w:val="none" w:sz="0" w:space="0" w:color="auto"/>
                <w:right w:val="none" w:sz="0" w:space="0" w:color="auto"/>
              </w:divBdr>
            </w:div>
            <w:div w:id="1246962023">
              <w:marLeft w:val="0"/>
              <w:marRight w:val="0"/>
              <w:marTop w:val="0"/>
              <w:marBottom w:val="0"/>
              <w:divBdr>
                <w:top w:val="none" w:sz="0" w:space="0" w:color="auto"/>
                <w:left w:val="none" w:sz="0" w:space="0" w:color="auto"/>
                <w:bottom w:val="none" w:sz="0" w:space="0" w:color="auto"/>
                <w:right w:val="none" w:sz="0" w:space="0" w:color="auto"/>
              </w:divBdr>
            </w:div>
            <w:div w:id="1248231071">
              <w:marLeft w:val="0"/>
              <w:marRight w:val="0"/>
              <w:marTop w:val="0"/>
              <w:marBottom w:val="0"/>
              <w:divBdr>
                <w:top w:val="none" w:sz="0" w:space="0" w:color="auto"/>
                <w:left w:val="none" w:sz="0" w:space="0" w:color="auto"/>
                <w:bottom w:val="none" w:sz="0" w:space="0" w:color="auto"/>
                <w:right w:val="none" w:sz="0" w:space="0" w:color="auto"/>
              </w:divBdr>
            </w:div>
            <w:div w:id="1249192038">
              <w:marLeft w:val="0"/>
              <w:marRight w:val="0"/>
              <w:marTop w:val="0"/>
              <w:marBottom w:val="0"/>
              <w:divBdr>
                <w:top w:val="none" w:sz="0" w:space="0" w:color="auto"/>
                <w:left w:val="none" w:sz="0" w:space="0" w:color="auto"/>
                <w:bottom w:val="none" w:sz="0" w:space="0" w:color="auto"/>
                <w:right w:val="none" w:sz="0" w:space="0" w:color="auto"/>
              </w:divBdr>
            </w:div>
            <w:div w:id="1251550294">
              <w:marLeft w:val="0"/>
              <w:marRight w:val="0"/>
              <w:marTop w:val="0"/>
              <w:marBottom w:val="0"/>
              <w:divBdr>
                <w:top w:val="none" w:sz="0" w:space="0" w:color="auto"/>
                <w:left w:val="none" w:sz="0" w:space="0" w:color="auto"/>
                <w:bottom w:val="none" w:sz="0" w:space="0" w:color="auto"/>
                <w:right w:val="none" w:sz="0" w:space="0" w:color="auto"/>
              </w:divBdr>
            </w:div>
            <w:div w:id="1252350358">
              <w:marLeft w:val="0"/>
              <w:marRight w:val="0"/>
              <w:marTop w:val="0"/>
              <w:marBottom w:val="0"/>
              <w:divBdr>
                <w:top w:val="none" w:sz="0" w:space="0" w:color="auto"/>
                <w:left w:val="none" w:sz="0" w:space="0" w:color="auto"/>
                <w:bottom w:val="none" w:sz="0" w:space="0" w:color="auto"/>
                <w:right w:val="none" w:sz="0" w:space="0" w:color="auto"/>
              </w:divBdr>
            </w:div>
            <w:div w:id="1253516363">
              <w:marLeft w:val="0"/>
              <w:marRight w:val="0"/>
              <w:marTop w:val="0"/>
              <w:marBottom w:val="0"/>
              <w:divBdr>
                <w:top w:val="none" w:sz="0" w:space="0" w:color="auto"/>
                <w:left w:val="none" w:sz="0" w:space="0" w:color="auto"/>
                <w:bottom w:val="none" w:sz="0" w:space="0" w:color="auto"/>
                <w:right w:val="none" w:sz="0" w:space="0" w:color="auto"/>
              </w:divBdr>
            </w:div>
            <w:div w:id="1253973381">
              <w:marLeft w:val="0"/>
              <w:marRight w:val="0"/>
              <w:marTop w:val="0"/>
              <w:marBottom w:val="0"/>
              <w:divBdr>
                <w:top w:val="none" w:sz="0" w:space="0" w:color="auto"/>
                <w:left w:val="none" w:sz="0" w:space="0" w:color="auto"/>
                <w:bottom w:val="none" w:sz="0" w:space="0" w:color="auto"/>
                <w:right w:val="none" w:sz="0" w:space="0" w:color="auto"/>
              </w:divBdr>
            </w:div>
            <w:div w:id="1254586839">
              <w:marLeft w:val="0"/>
              <w:marRight w:val="0"/>
              <w:marTop w:val="0"/>
              <w:marBottom w:val="0"/>
              <w:divBdr>
                <w:top w:val="none" w:sz="0" w:space="0" w:color="auto"/>
                <w:left w:val="none" w:sz="0" w:space="0" w:color="auto"/>
                <w:bottom w:val="none" w:sz="0" w:space="0" w:color="auto"/>
                <w:right w:val="none" w:sz="0" w:space="0" w:color="auto"/>
              </w:divBdr>
            </w:div>
            <w:div w:id="1257012335">
              <w:marLeft w:val="0"/>
              <w:marRight w:val="0"/>
              <w:marTop w:val="0"/>
              <w:marBottom w:val="0"/>
              <w:divBdr>
                <w:top w:val="none" w:sz="0" w:space="0" w:color="auto"/>
                <w:left w:val="none" w:sz="0" w:space="0" w:color="auto"/>
                <w:bottom w:val="none" w:sz="0" w:space="0" w:color="auto"/>
                <w:right w:val="none" w:sz="0" w:space="0" w:color="auto"/>
              </w:divBdr>
            </w:div>
            <w:div w:id="1257985713">
              <w:marLeft w:val="0"/>
              <w:marRight w:val="0"/>
              <w:marTop w:val="0"/>
              <w:marBottom w:val="0"/>
              <w:divBdr>
                <w:top w:val="none" w:sz="0" w:space="0" w:color="auto"/>
                <w:left w:val="none" w:sz="0" w:space="0" w:color="auto"/>
                <w:bottom w:val="none" w:sz="0" w:space="0" w:color="auto"/>
                <w:right w:val="none" w:sz="0" w:space="0" w:color="auto"/>
              </w:divBdr>
            </w:div>
            <w:div w:id="1259409537">
              <w:marLeft w:val="0"/>
              <w:marRight w:val="0"/>
              <w:marTop w:val="0"/>
              <w:marBottom w:val="0"/>
              <w:divBdr>
                <w:top w:val="none" w:sz="0" w:space="0" w:color="auto"/>
                <w:left w:val="none" w:sz="0" w:space="0" w:color="auto"/>
                <w:bottom w:val="none" w:sz="0" w:space="0" w:color="auto"/>
                <w:right w:val="none" w:sz="0" w:space="0" w:color="auto"/>
              </w:divBdr>
            </w:div>
            <w:div w:id="1259604203">
              <w:marLeft w:val="0"/>
              <w:marRight w:val="0"/>
              <w:marTop w:val="0"/>
              <w:marBottom w:val="0"/>
              <w:divBdr>
                <w:top w:val="none" w:sz="0" w:space="0" w:color="auto"/>
                <w:left w:val="none" w:sz="0" w:space="0" w:color="auto"/>
                <w:bottom w:val="none" w:sz="0" w:space="0" w:color="auto"/>
                <w:right w:val="none" w:sz="0" w:space="0" w:color="auto"/>
              </w:divBdr>
            </w:div>
            <w:div w:id="1260068194">
              <w:marLeft w:val="0"/>
              <w:marRight w:val="0"/>
              <w:marTop w:val="0"/>
              <w:marBottom w:val="0"/>
              <w:divBdr>
                <w:top w:val="none" w:sz="0" w:space="0" w:color="auto"/>
                <w:left w:val="none" w:sz="0" w:space="0" w:color="auto"/>
                <w:bottom w:val="none" w:sz="0" w:space="0" w:color="auto"/>
                <w:right w:val="none" w:sz="0" w:space="0" w:color="auto"/>
              </w:divBdr>
            </w:div>
            <w:div w:id="1260527868">
              <w:marLeft w:val="0"/>
              <w:marRight w:val="0"/>
              <w:marTop w:val="0"/>
              <w:marBottom w:val="0"/>
              <w:divBdr>
                <w:top w:val="none" w:sz="0" w:space="0" w:color="auto"/>
                <w:left w:val="none" w:sz="0" w:space="0" w:color="auto"/>
                <w:bottom w:val="none" w:sz="0" w:space="0" w:color="auto"/>
                <w:right w:val="none" w:sz="0" w:space="0" w:color="auto"/>
              </w:divBdr>
            </w:div>
            <w:div w:id="1261373217">
              <w:marLeft w:val="0"/>
              <w:marRight w:val="0"/>
              <w:marTop w:val="0"/>
              <w:marBottom w:val="0"/>
              <w:divBdr>
                <w:top w:val="none" w:sz="0" w:space="0" w:color="auto"/>
                <w:left w:val="none" w:sz="0" w:space="0" w:color="auto"/>
                <w:bottom w:val="none" w:sz="0" w:space="0" w:color="auto"/>
                <w:right w:val="none" w:sz="0" w:space="0" w:color="auto"/>
              </w:divBdr>
            </w:div>
            <w:div w:id="1261572729">
              <w:marLeft w:val="0"/>
              <w:marRight w:val="0"/>
              <w:marTop w:val="0"/>
              <w:marBottom w:val="0"/>
              <w:divBdr>
                <w:top w:val="none" w:sz="0" w:space="0" w:color="auto"/>
                <w:left w:val="none" w:sz="0" w:space="0" w:color="auto"/>
                <w:bottom w:val="none" w:sz="0" w:space="0" w:color="auto"/>
                <w:right w:val="none" w:sz="0" w:space="0" w:color="auto"/>
              </w:divBdr>
            </w:div>
            <w:div w:id="1262176493">
              <w:marLeft w:val="0"/>
              <w:marRight w:val="0"/>
              <w:marTop w:val="0"/>
              <w:marBottom w:val="0"/>
              <w:divBdr>
                <w:top w:val="none" w:sz="0" w:space="0" w:color="auto"/>
                <w:left w:val="none" w:sz="0" w:space="0" w:color="auto"/>
                <w:bottom w:val="none" w:sz="0" w:space="0" w:color="auto"/>
                <w:right w:val="none" w:sz="0" w:space="0" w:color="auto"/>
              </w:divBdr>
            </w:div>
            <w:div w:id="1263345575">
              <w:marLeft w:val="0"/>
              <w:marRight w:val="0"/>
              <w:marTop w:val="0"/>
              <w:marBottom w:val="0"/>
              <w:divBdr>
                <w:top w:val="none" w:sz="0" w:space="0" w:color="auto"/>
                <w:left w:val="none" w:sz="0" w:space="0" w:color="auto"/>
                <w:bottom w:val="none" w:sz="0" w:space="0" w:color="auto"/>
                <w:right w:val="none" w:sz="0" w:space="0" w:color="auto"/>
              </w:divBdr>
            </w:div>
            <w:div w:id="1263535991">
              <w:marLeft w:val="0"/>
              <w:marRight w:val="0"/>
              <w:marTop w:val="0"/>
              <w:marBottom w:val="0"/>
              <w:divBdr>
                <w:top w:val="none" w:sz="0" w:space="0" w:color="auto"/>
                <w:left w:val="none" w:sz="0" w:space="0" w:color="auto"/>
                <w:bottom w:val="none" w:sz="0" w:space="0" w:color="auto"/>
                <w:right w:val="none" w:sz="0" w:space="0" w:color="auto"/>
              </w:divBdr>
            </w:div>
            <w:div w:id="1263799019">
              <w:marLeft w:val="0"/>
              <w:marRight w:val="0"/>
              <w:marTop w:val="0"/>
              <w:marBottom w:val="0"/>
              <w:divBdr>
                <w:top w:val="none" w:sz="0" w:space="0" w:color="auto"/>
                <w:left w:val="none" w:sz="0" w:space="0" w:color="auto"/>
                <w:bottom w:val="none" w:sz="0" w:space="0" w:color="auto"/>
                <w:right w:val="none" w:sz="0" w:space="0" w:color="auto"/>
              </w:divBdr>
            </w:div>
            <w:div w:id="1263804456">
              <w:marLeft w:val="0"/>
              <w:marRight w:val="0"/>
              <w:marTop w:val="0"/>
              <w:marBottom w:val="0"/>
              <w:divBdr>
                <w:top w:val="none" w:sz="0" w:space="0" w:color="auto"/>
                <w:left w:val="none" w:sz="0" w:space="0" w:color="auto"/>
                <w:bottom w:val="none" w:sz="0" w:space="0" w:color="auto"/>
                <w:right w:val="none" w:sz="0" w:space="0" w:color="auto"/>
              </w:divBdr>
            </w:div>
            <w:div w:id="1266621662">
              <w:marLeft w:val="0"/>
              <w:marRight w:val="0"/>
              <w:marTop w:val="0"/>
              <w:marBottom w:val="0"/>
              <w:divBdr>
                <w:top w:val="none" w:sz="0" w:space="0" w:color="auto"/>
                <w:left w:val="none" w:sz="0" w:space="0" w:color="auto"/>
                <w:bottom w:val="none" w:sz="0" w:space="0" w:color="auto"/>
                <w:right w:val="none" w:sz="0" w:space="0" w:color="auto"/>
              </w:divBdr>
            </w:div>
            <w:div w:id="1267345674">
              <w:marLeft w:val="0"/>
              <w:marRight w:val="0"/>
              <w:marTop w:val="0"/>
              <w:marBottom w:val="0"/>
              <w:divBdr>
                <w:top w:val="none" w:sz="0" w:space="0" w:color="auto"/>
                <w:left w:val="none" w:sz="0" w:space="0" w:color="auto"/>
                <w:bottom w:val="none" w:sz="0" w:space="0" w:color="auto"/>
                <w:right w:val="none" w:sz="0" w:space="0" w:color="auto"/>
              </w:divBdr>
            </w:div>
            <w:div w:id="1268007744">
              <w:marLeft w:val="0"/>
              <w:marRight w:val="0"/>
              <w:marTop w:val="0"/>
              <w:marBottom w:val="0"/>
              <w:divBdr>
                <w:top w:val="none" w:sz="0" w:space="0" w:color="auto"/>
                <w:left w:val="none" w:sz="0" w:space="0" w:color="auto"/>
                <w:bottom w:val="none" w:sz="0" w:space="0" w:color="auto"/>
                <w:right w:val="none" w:sz="0" w:space="0" w:color="auto"/>
              </w:divBdr>
            </w:div>
            <w:div w:id="1268466565">
              <w:marLeft w:val="0"/>
              <w:marRight w:val="0"/>
              <w:marTop w:val="0"/>
              <w:marBottom w:val="0"/>
              <w:divBdr>
                <w:top w:val="none" w:sz="0" w:space="0" w:color="auto"/>
                <w:left w:val="none" w:sz="0" w:space="0" w:color="auto"/>
                <w:bottom w:val="none" w:sz="0" w:space="0" w:color="auto"/>
                <w:right w:val="none" w:sz="0" w:space="0" w:color="auto"/>
              </w:divBdr>
            </w:div>
            <w:div w:id="1269239508">
              <w:marLeft w:val="0"/>
              <w:marRight w:val="0"/>
              <w:marTop w:val="0"/>
              <w:marBottom w:val="0"/>
              <w:divBdr>
                <w:top w:val="none" w:sz="0" w:space="0" w:color="auto"/>
                <w:left w:val="none" w:sz="0" w:space="0" w:color="auto"/>
                <w:bottom w:val="none" w:sz="0" w:space="0" w:color="auto"/>
                <w:right w:val="none" w:sz="0" w:space="0" w:color="auto"/>
              </w:divBdr>
            </w:div>
            <w:div w:id="1271166300">
              <w:marLeft w:val="0"/>
              <w:marRight w:val="0"/>
              <w:marTop w:val="0"/>
              <w:marBottom w:val="0"/>
              <w:divBdr>
                <w:top w:val="none" w:sz="0" w:space="0" w:color="auto"/>
                <w:left w:val="none" w:sz="0" w:space="0" w:color="auto"/>
                <w:bottom w:val="none" w:sz="0" w:space="0" w:color="auto"/>
                <w:right w:val="none" w:sz="0" w:space="0" w:color="auto"/>
              </w:divBdr>
            </w:div>
            <w:div w:id="1272859480">
              <w:marLeft w:val="0"/>
              <w:marRight w:val="0"/>
              <w:marTop w:val="0"/>
              <w:marBottom w:val="0"/>
              <w:divBdr>
                <w:top w:val="none" w:sz="0" w:space="0" w:color="auto"/>
                <w:left w:val="none" w:sz="0" w:space="0" w:color="auto"/>
                <w:bottom w:val="none" w:sz="0" w:space="0" w:color="auto"/>
                <w:right w:val="none" w:sz="0" w:space="0" w:color="auto"/>
              </w:divBdr>
            </w:div>
            <w:div w:id="1272972962">
              <w:marLeft w:val="0"/>
              <w:marRight w:val="0"/>
              <w:marTop w:val="0"/>
              <w:marBottom w:val="0"/>
              <w:divBdr>
                <w:top w:val="none" w:sz="0" w:space="0" w:color="auto"/>
                <w:left w:val="none" w:sz="0" w:space="0" w:color="auto"/>
                <w:bottom w:val="none" w:sz="0" w:space="0" w:color="auto"/>
                <w:right w:val="none" w:sz="0" w:space="0" w:color="auto"/>
              </w:divBdr>
            </w:div>
            <w:div w:id="1273392079">
              <w:marLeft w:val="0"/>
              <w:marRight w:val="0"/>
              <w:marTop w:val="0"/>
              <w:marBottom w:val="0"/>
              <w:divBdr>
                <w:top w:val="none" w:sz="0" w:space="0" w:color="auto"/>
                <w:left w:val="none" w:sz="0" w:space="0" w:color="auto"/>
                <w:bottom w:val="none" w:sz="0" w:space="0" w:color="auto"/>
                <w:right w:val="none" w:sz="0" w:space="0" w:color="auto"/>
              </w:divBdr>
            </w:div>
            <w:div w:id="1273854281">
              <w:marLeft w:val="0"/>
              <w:marRight w:val="0"/>
              <w:marTop w:val="0"/>
              <w:marBottom w:val="0"/>
              <w:divBdr>
                <w:top w:val="none" w:sz="0" w:space="0" w:color="auto"/>
                <w:left w:val="none" w:sz="0" w:space="0" w:color="auto"/>
                <w:bottom w:val="none" w:sz="0" w:space="0" w:color="auto"/>
                <w:right w:val="none" w:sz="0" w:space="0" w:color="auto"/>
              </w:divBdr>
            </w:div>
            <w:div w:id="1274745865">
              <w:marLeft w:val="0"/>
              <w:marRight w:val="0"/>
              <w:marTop w:val="0"/>
              <w:marBottom w:val="0"/>
              <w:divBdr>
                <w:top w:val="none" w:sz="0" w:space="0" w:color="auto"/>
                <w:left w:val="none" w:sz="0" w:space="0" w:color="auto"/>
                <w:bottom w:val="none" w:sz="0" w:space="0" w:color="auto"/>
                <w:right w:val="none" w:sz="0" w:space="0" w:color="auto"/>
              </w:divBdr>
            </w:div>
            <w:div w:id="1275136287">
              <w:marLeft w:val="0"/>
              <w:marRight w:val="0"/>
              <w:marTop w:val="0"/>
              <w:marBottom w:val="0"/>
              <w:divBdr>
                <w:top w:val="none" w:sz="0" w:space="0" w:color="auto"/>
                <w:left w:val="none" w:sz="0" w:space="0" w:color="auto"/>
                <w:bottom w:val="none" w:sz="0" w:space="0" w:color="auto"/>
                <w:right w:val="none" w:sz="0" w:space="0" w:color="auto"/>
              </w:divBdr>
            </w:div>
            <w:div w:id="1275869027">
              <w:marLeft w:val="0"/>
              <w:marRight w:val="0"/>
              <w:marTop w:val="0"/>
              <w:marBottom w:val="0"/>
              <w:divBdr>
                <w:top w:val="none" w:sz="0" w:space="0" w:color="auto"/>
                <w:left w:val="none" w:sz="0" w:space="0" w:color="auto"/>
                <w:bottom w:val="none" w:sz="0" w:space="0" w:color="auto"/>
                <w:right w:val="none" w:sz="0" w:space="0" w:color="auto"/>
              </w:divBdr>
            </w:div>
            <w:div w:id="1276475457">
              <w:marLeft w:val="0"/>
              <w:marRight w:val="0"/>
              <w:marTop w:val="0"/>
              <w:marBottom w:val="0"/>
              <w:divBdr>
                <w:top w:val="none" w:sz="0" w:space="0" w:color="auto"/>
                <w:left w:val="none" w:sz="0" w:space="0" w:color="auto"/>
                <w:bottom w:val="none" w:sz="0" w:space="0" w:color="auto"/>
                <w:right w:val="none" w:sz="0" w:space="0" w:color="auto"/>
              </w:divBdr>
            </w:div>
            <w:div w:id="1277368152">
              <w:marLeft w:val="0"/>
              <w:marRight w:val="0"/>
              <w:marTop w:val="0"/>
              <w:marBottom w:val="0"/>
              <w:divBdr>
                <w:top w:val="none" w:sz="0" w:space="0" w:color="auto"/>
                <w:left w:val="none" w:sz="0" w:space="0" w:color="auto"/>
                <w:bottom w:val="none" w:sz="0" w:space="0" w:color="auto"/>
                <w:right w:val="none" w:sz="0" w:space="0" w:color="auto"/>
              </w:divBdr>
            </w:div>
            <w:div w:id="1279027629">
              <w:marLeft w:val="0"/>
              <w:marRight w:val="0"/>
              <w:marTop w:val="0"/>
              <w:marBottom w:val="0"/>
              <w:divBdr>
                <w:top w:val="none" w:sz="0" w:space="0" w:color="auto"/>
                <w:left w:val="none" w:sz="0" w:space="0" w:color="auto"/>
                <w:bottom w:val="none" w:sz="0" w:space="0" w:color="auto"/>
                <w:right w:val="none" w:sz="0" w:space="0" w:color="auto"/>
              </w:divBdr>
            </w:div>
            <w:div w:id="1279142702">
              <w:marLeft w:val="0"/>
              <w:marRight w:val="0"/>
              <w:marTop w:val="0"/>
              <w:marBottom w:val="0"/>
              <w:divBdr>
                <w:top w:val="none" w:sz="0" w:space="0" w:color="auto"/>
                <w:left w:val="none" w:sz="0" w:space="0" w:color="auto"/>
                <w:bottom w:val="none" w:sz="0" w:space="0" w:color="auto"/>
                <w:right w:val="none" w:sz="0" w:space="0" w:color="auto"/>
              </w:divBdr>
            </w:div>
            <w:div w:id="1279486582">
              <w:marLeft w:val="0"/>
              <w:marRight w:val="0"/>
              <w:marTop w:val="0"/>
              <w:marBottom w:val="0"/>
              <w:divBdr>
                <w:top w:val="none" w:sz="0" w:space="0" w:color="auto"/>
                <w:left w:val="none" w:sz="0" w:space="0" w:color="auto"/>
                <w:bottom w:val="none" w:sz="0" w:space="0" w:color="auto"/>
                <w:right w:val="none" w:sz="0" w:space="0" w:color="auto"/>
              </w:divBdr>
            </w:div>
            <w:div w:id="1281377387">
              <w:marLeft w:val="0"/>
              <w:marRight w:val="0"/>
              <w:marTop w:val="0"/>
              <w:marBottom w:val="0"/>
              <w:divBdr>
                <w:top w:val="none" w:sz="0" w:space="0" w:color="auto"/>
                <w:left w:val="none" w:sz="0" w:space="0" w:color="auto"/>
                <w:bottom w:val="none" w:sz="0" w:space="0" w:color="auto"/>
                <w:right w:val="none" w:sz="0" w:space="0" w:color="auto"/>
              </w:divBdr>
            </w:div>
            <w:div w:id="1282227596">
              <w:marLeft w:val="0"/>
              <w:marRight w:val="0"/>
              <w:marTop w:val="0"/>
              <w:marBottom w:val="0"/>
              <w:divBdr>
                <w:top w:val="none" w:sz="0" w:space="0" w:color="auto"/>
                <w:left w:val="none" w:sz="0" w:space="0" w:color="auto"/>
                <w:bottom w:val="none" w:sz="0" w:space="0" w:color="auto"/>
                <w:right w:val="none" w:sz="0" w:space="0" w:color="auto"/>
              </w:divBdr>
            </w:div>
            <w:div w:id="1283880682">
              <w:marLeft w:val="0"/>
              <w:marRight w:val="0"/>
              <w:marTop w:val="0"/>
              <w:marBottom w:val="0"/>
              <w:divBdr>
                <w:top w:val="none" w:sz="0" w:space="0" w:color="auto"/>
                <w:left w:val="none" w:sz="0" w:space="0" w:color="auto"/>
                <w:bottom w:val="none" w:sz="0" w:space="0" w:color="auto"/>
                <w:right w:val="none" w:sz="0" w:space="0" w:color="auto"/>
              </w:divBdr>
            </w:div>
            <w:div w:id="1284271038">
              <w:marLeft w:val="0"/>
              <w:marRight w:val="0"/>
              <w:marTop w:val="0"/>
              <w:marBottom w:val="0"/>
              <w:divBdr>
                <w:top w:val="none" w:sz="0" w:space="0" w:color="auto"/>
                <w:left w:val="none" w:sz="0" w:space="0" w:color="auto"/>
                <w:bottom w:val="none" w:sz="0" w:space="0" w:color="auto"/>
                <w:right w:val="none" w:sz="0" w:space="0" w:color="auto"/>
              </w:divBdr>
            </w:div>
            <w:div w:id="1284844294">
              <w:marLeft w:val="0"/>
              <w:marRight w:val="0"/>
              <w:marTop w:val="0"/>
              <w:marBottom w:val="0"/>
              <w:divBdr>
                <w:top w:val="none" w:sz="0" w:space="0" w:color="auto"/>
                <w:left w:val="none" w:sz="0" w:space="0" w:color="auto"/>
                <w:bottom w:val="none" w:sz="0" w:space="0" w:color="auto"/>
                <w:right w:val="none" w:sz="0" w:space="0" w:color="auto"/>
              </w:divBdr>
            </w:div>
            <w:div w:id="1285236370">
              <w:marLeft w:val="0"/>
              <w:marRight w:val="0"/>
              <w:marTop w:val="0"/>
              <w:marBottom w:val="0"/>
              <w:divBdr>
                <w:top w:val="none" w:sz="0" w:space="0" w:color="auto"/>
                <w:left w:val="none" w:sz="0" w:space="0" w:color="auto"/>
                <w:bottom w:val="none" w:sz="0" w:space="0" w:color="auto"/>
                <w:right w:val="none" w:sz="0" w:space="0" w:color="auto"/>
              </w:divBdr>
            </w:div>
            <w:div w:id="1285503854">
              <w:marLeft w:val="0"/>
              <w:marRight w:val="0"/>
              <w:marTop w:val="0"/>
              <w:marBottom w:val="0"/>
              <w:divBdr>
                <w:top w:val="none" w:sz="0" w:space="0" w:color="auto"/>
                <w:left w:val="none" w:sz="0" w:space="0" w:color="auto"/>
                <w:bottom w:val="none" w:sz="0" w:space="0" w:color="auto"/>
                <w:right w:val="none" w:sz="0" w:space="0" w:color="auto"/>
              </w:divBdr>
            </w:div>
            <w:div w:id="1285698151">
              <w:marLeft w:val="0"/>
              <w:marRight w:val="0"/>
              <w:marTop w:val="0"/>
              <w:marBottom w:val="0"/>
              <w:divBdr>
                <w:top w:val="none" w:sz="0" w:space="0" w:color="auto"/>
                <w:left w:val="none" w:sz="0" w:space="0" w:color="auto"/>
                <w:bottom w:val="none" w:sz="0" w:space="0" w:color="auto"/>
                <w:right w:val="none" w:sz="0" w:space="0" w:color="auto"/>
              </w:divBdr>
            </w:div>
            <w:div w:id="1286154771">
              <w:marLeft w:val="0"/>
              <w:marRight w:val="0"/>
              <w:marTop w:val="0"/>
              <w:marBottom w:val="0"/>
              <w:divBdr>
                <w:top w:val="none" w:sz="0" w:space="0" w:color="auto"/>
                <w:left w:val="none" w:sz="0" w:space="0" w:color="auto"/>
                <w:bottom w:val="none" w:sz="0" w:space="0" w:color="auto"/>
                <w:right w:val="none" w:sz="0" w:space="0" w:color="auto"/>
              </w:divBdr>
            </w:div>
            <w:div w:id="1286737042">
              <w:marLeft w:val="0"/>
              <w:marRight w:val="0"/>
              <w:marTop w:val="0"/>
              <w:marBottom w:val="0"/>
              <w:divBdr>
                <w:top w:val="none" w:sz="0" w:space="0" w:color="auto"/>
                <w:left w:val="none" w:sz="0" w:space="0" w:color="auto"/>
                <w:bottom w:val="none" w:sz="0" w:space="0" w:color="auto"/>
                <w:right w:val="none" w:sz="0" w:space="0" w:color="auto"/>
              </w:divBdr>
            </w:div>
            <w:div w:id="1288663481">
              <w:marLeft w:val="0"/>
              <w:marRight w:val="0"/>
              <w:marTop w:val="0"/>
              <w:marBottom w:val="0"/>
              <w:divBdr>
                <w:top w:val="none" w:sz="0" w:space="0" w:color="auto"/>
                <w:left w:val="none" w:sz="0" w:space="0" w:color="auto"/>
                <w:bottom w:val="none" w:sz="0" w:space="0" w:color="auto"/>
                <w:right w:val="none" w:sz="0" w:space="0" w:color="auto"/>
              </w:divBdr>
            </w:div>
            <w:div w:id="1289626179">
              <w:marLeft w:val="0"/>
              <w:marRight w:val="0"/>
              <w:marTop w:val="0"/>
              <w:marBottom w:val="0"/>
              <w:divBdr>
                <w:top w:val="none" w:sz="0" w:space="0" w:color="auto"/>
                <w:left w:val="none" w:sz="0" w:space="0" w:color="auto"/>
                <w:bottom w:val="none" w:sz="0" w:space="0" w:color="auto"/>
                <w:right w:val="none" w:sz="0" w:space="0" w:color="auto"/>
              </w:divBdr>
            </w:div>
            <w:div w:id="1290740700">
              <w:marLeft w:val="0"/>
              <w:marRight w:val="0"/>
              <w:marTop w:val="0"/>
              <w:marBottom w:val="0"/>
              <w:divBdr>
                <w:top w:val="none" w:sz="0" w:space="0" w:color="auto"/>
                <w:left w:val="none" w:sz="0" w:space="0" w:color="auto"/>
                <w:bottom w:val="none" w:sz="0" w:space="0" w:color="auto"/>
                <w:right w:val="none" w:sz="0" w:space="0" w:color="auto"/>
              </w:divBdr>
            </w:div>
            <w:div w:id="1294216521">
              <w:marLeft w:val="0"/>
              <w:marRight w:val="0"/>
              <w:marTop w:val="0"/>
              <w:marBottom w:val="0"/>
              <w:divBdr>
                <w:top w:val="none" w:sz="0" w:space="0" w:color="auto"/>
                <w:left w:val="none" w:sz="0" w:space="0" w:color="auto"/>
                <w:bottom w:val="none" w:sz="0" w:space="0" w:color="auto"/>
                <w:right w:val="none" w:sz="0" w:space="0" w:color="auto"/>
              </w:divBdr>
            </w:div>
            <w:div w:id="1294825379">
              <w:marLeft w:val="0"/>
              <w:marRight w:val="0"/>
              <w:marTop w:val="0"/>
              <w:marBottom w:val="0"/>
              <w:divBdr>
                <w:top w:val="none" w:sz="0" w:space="0" w:color="auto"/>
                <w:left w:val="none" w:sz="0" w:space="0" w:color="auto"/>
                <w:bottom w:val="none" w:sz="0" w:space="0" w:color="auto"/>
                <w:right w:val="none" w:sz="0" w:space="0" w:color="auto"/>
              </w:divBdr>
            </w:div>
            <w:div w:id="1298413195">
              <w:marLeft w:val="0"/>
              <w:marRight w:val="0"/>
              <w:marTop w:val="0"/>
              <w:marBottom w:val="0"/>
              <w:divBdr>
                <w:top w:val="none" w:sz="0" w:space="0" w:color="auto"/>
                <w:left w:val="none" w:sz="0" w:space="0" w:color="auto"/>
                <w:bottom w:val="none" w:sz="0" w:space="0" w:color="auto"/>
                <w:right w:val="none" w:sz="0" w:space="0" w:color="auto"/>
              </w:divBdr>
            </w:div>
            <w:div w:id="1298604429">
              <w:marLeft w:val="0"/>
              <w:marRight w:val="0"/>
              <w:marTop w:val="0"/>
              <w:marBottom w:val="0"/>
              <w:divBdr>
                <w:top w:val="none" w:sz="0" w:space="0" w:color="auto"/>
                <w:left w:val="none" w:sz="0" w:space="0" w:color="auto"/>
                <w:bottom w:val="none" w:sz="0" w:space="0" w:color="auto"/>
                <w:right w:val="none" w:sz="0" w:space="0" w:color="auto"/>
              </w:divBdr>
            </w:div>
            <w:div w:id="1298611668">
              <w:marLeft w:val="0"/>
              <w:marRight w:val="0"/>
              <w:marTop w:val="0"/>
              <w:marBottom w:val="0"/>
              <w:divBdr>
                <w:top w:val="none" w:sz="0" w:space="0" w:color="auto"/>
                <w:left w:val="none" w:sz="0" w:space="0" w:color="auto"/>
                <w:bottom w:val="none" w:sz="0" w:space="0" w:color="auto"/>
                <w:right w:val="none" w:sz="0" w:space="0" w:color="auto"/>
              </w:divBdr>
            </w:div>
            <w:div w:id="1298612425">
              <w:marLeft w:val="0"/>
              <w:marRight w:val="0"/>
              <w:marTop w:val="0"/>
              <w:marBottom w:val="0"/>
              <w:divBdr>
                <w:top w:val="none" w:sz="0" w:space="0" w:color="auto"/>
                <w:left w:val="none" w:sz="0" w:space="0" w:color="auto"/>
                <w:bottom w:val="none" w:sz="0" w:space="0" w:color="auto"/>
                <w:right w:val="none" w:sz="0" w:space="0" w:color="auto"/>
              </w:divBdr>
            </w:div>
            <w:div w:id="1299803091">
              <w:marLeft w:val="0"/>
              <w:marRight w:val="0"/>
              <w:marTop w:val="0"/>
              <w:marBottom w:val="0"/>
              <w:divBdr>
                <w:top w:val="none" w:sz="0" w:space="0" w:color="auto"/>
                <w:left w:val="none" w:sz="0" w:space="0" w:color="auto"/>
                <w:bottom w:val="none" w:sz="0" w:space="0" w:color="auto"/>
                <w:right w:val="none" w:sz="0" w:space="0" w:color="auto"/>
              </w:divBdr>
            </w:div>
            <w:div w:id="1303315855">
              <w:marLeft w:val="0"/>
              <w:marRight w:val="0"/>
              <w:marTop w:val="0"/>
              <w:marBottom w:val="0"/>
              <w:divBdr>
                <w:top w:val="none" w:sz="0" w:space="0" w:color="auto"/>
                <w:left w:val="none" w:sz="0" w:space="0" w:color="auto"/>
                <w:bottom w:val="none" w:sz="0" w:space="0" w:color="auto"/>
                <w:right w:val="none" w:sz="0" w:space="0" w:color="auto"/>
              </w:divBdr>
            </w:div>
            <w:div w:id="1303652726">
              <w:marLeft w:val="0"/>
              <w:marRight w:val="0"/>
              <w:marTop w:val="0"/>
              <w:marBottom w:val="0"/>
              <w:divBdr>
                <w:top w:val="none" w:sz="0" w:space="0" w:color="auto"/>
                <w:left w:val="none" w:sz="0" w:space="0" w:color="auto"/>
                <w:bottom w:val="none" w:sz="0" w:space="0" w:color="auto"/>
                <w:right w:val="none" w:sz="0" w:space="0" w:color="auto"/>
              </w:divBdr>
            </w:div>
            <w:div w:id="1304116573">
              <w:marLeft w:val="0"/>
              <w:marRight w:val="0"/>
              <w:marTop w:val="0"/>
              <w:marBottom w:val="0"/>
              <w:divBdr>
                <w:top w:val="none" w:sz="0" w:space="0" w:color="auto"/>
                <w:left w:val="none" w:sz="0" w:space="0" w:color="auto"/>
                <w:bottom w:val="none" w:sz="0" w:space="0" w:color="auto"/>
                <w:right w:val="none" w:sz="0" w:space="0" w:color="auto"/>
              </w:divBdr>
            </w:div>
            <w:div w:id="1304509621">
              <w:marLeft w:val="0"/>
              <w:marRight w:val="0"/>
              <w:marTop w:val="0"/>
              <w:marBottom w:val="0"/>
              <w:divBdr>
                <w:top w:val="none" w:sz="0" w:space="0" w:color="auto"/>
                <w:left w:val="none" w:sz="0" w:space="0" w:color="auto"/>
                <w:bottom w:val="none" w:sz="0" w:space="0" w:color="auto"/>
                <w:right w:val="none" w:sz="0" w:space="0" w:color="auto"/>
              </w:divBdr>
            </w:div>
            <w:div w:id="1304963971">
              <w:marLeft w:val="0"/>
              <w:marRight w:val="0"/>
              <w:marTop w:val="0"/>
              <w:marBottom w:val="0"/>
              <w:divBdr>
                <w:top w:val="none" w:sz="0" w:space="0" w:color="auto"/>
                <w:left w:val="none" w:sz="0" w:space="0" w:color="auto"/>
                <w:bottom w:val="none" w:sz="0" w:space="0" w:color="auto"/>
                <w:right w:val="none" w:sz="0" w:space="0" w:color="auto"/>
              </w:divBdr>
            </w:div>
            <w:div w:id="1305967261">
              <w:marLeft w:val="0"/>
              <w:marRight w:val="0"/>
              <w:marTop w:val="0"/>
              <w:marBottom w:val="0"/>
              <w:divBdr>
                <w:top w:val="none" w:sz="0" w:space="0" w:color="auto"/>
                <w:left w:val="none" w:sz="0" w:space="0" w:color="auto"/>
                <w:bottom w:val="none" w:sz="0" w:space="0" w:color="auto"/>
                <w:right w:val="none" w:sz="0" w:space="0" w:color="auto"/>
              </w:divBdr>
            </w:div>
            <w:div w:id="1306012838">
              <w:marLeft w:val="0"/>
              <w:marRight w:val="0"/>
              <w:marTop w:val="0"/>
              <w:marBottom w:val="0"/>
              <w:divBdr>
                <w:top w:val="none" w:sz="0" w:space="0" w:color="auto"/>
                <w:left w:val="none" w:sz="0" w:space="0" w:color="auto"/>
                <w:bottom w:val="none" w:sz="0" w:space="0" w:color="auto"/>
                <w:right w:val="none" w:sz="0" w:space="0" w:color="auto"/>
              </w:divBdr>
            </w:div>
            <w:div w:id="1306081431">
              <w:marLeft w:val="0"/>
              <w:marRight w:val="0"/>
              <w:marTop w:val="0"/>
              <w:marBottom w:val="0"/>
              <w:divBdr>
                <w:top w:val="none" w:sz="0" w:space="0" w:color="auto"/>
                <w:left w:val="none" w:sz="0" w:space="0" w:color="auto"/>
                <w:bottom w:val="none" w:sz="0" w:space="0" w:color="auto"/>
                <w:right w:val="none" w:sz="0" w:space="0" w:color="auto"/>
              </w:divBdr>
            </w:div>
            <w:div w:id="1307130257">
              <w:marLeft w:val="0"/>
              <w:marRight w:val="0"/>
              <w:marTop w:val="0"/>
              <w:marBottom w:val="0"/>
              <w:divBdr>
                <w:top w:val="none" w:sz="0" w:space="0" w:color="auto"/>
                <w:left w:val="none" w:sz="0" w:space="0" w:color="auto"/>
                <w:bottom w:val="none" w:sz="0" w:space="0" w:color="auto"/>
                <w:right w:val="none" w:sz="0" w:space="0" w:color="auto"/>
              </w:divBdr>
            </w:div>
            <w:div w:id="1307397624">
              <w:marLeft w:val="0"/>
              <w:marRight w:val="0"/>
              <w:marTop w:val="0"/>
              <w:marBottom w:val="0"/>
              <w:divBdr>
                <w:top w:val="none" w:sz="0" w:space="0" w:color="auto"/>
                <w:left w:val="none" w:sz="0" w:space="0" w:color="auto"/>
                <w:bottom w:val="none" w:sz="0" w:space="0" w:color="auto"/>
                <w:right w:val="none" w:sz="0" w:space="0" w:color="auto"/>
              </w:divBdr>
            </w:div>
            <w:div w:id="1307661592">
              <w:marLeft w:val="0"/>
              <w:marRight w:val="0"/>
              <w:marTop w:val="0"/>
              <w:marBottom w:val="0"/>
              <w:divBdr>
                <w:top w:val="none" w:sz="0" w:space="0" w:color="auto"/>
                <w:left w:val="none" w:sz="0" w:space="0" w:color="auto"/>
                <w:bottom w:val="none" w:sz="0" w:space="0" w:color="auto"/>
                <w:right w:val="none" w:sz="0" w:space="0" w:color="auto"/>
              </w:divBdr>
            </w:div>
            <w:div w:id="1307972196">
              <w:marLeft w:val="0"/>
              <w:marRight w:val="0"/>
              <w:marTop w:val="0"/>
              <w:marBottom w:val="0"/>
              <w:divBdr>
                <w:top w:val="none" w:sz="0" w:space="0" w:color="auto"/>
                <w:left w:val="none" w:sz="0" w:space="0" w:color="auto"/>
                <w:bottom w:val="none" w:sz="0" w:space="0" w:color="auto"/>
                <w:right w:val="none" w:sz="0" w:space="0" w:color="auto"/>
              </w:divBdr>
            </w:div>
            <w:div w:id="1307976143">
              <w:marLeft w:val="0"/>
              <w:marRight w:val="0"/>
              <w:marTop w:val="0"/>
              <w:marBottom w:val="0"/>
              <w:divBdr>
                <w:top w:val="none" w:sz="0" w:space="0" w:color="auto"/>
                <w:left w:val="none" w:sz="0" w:space="0" w:color="auto"/>
                <w:bottom w:val="none" w:sz="0" w:space="0" w:color="auto"/>
                <w:right w:val="none" w:sz="0" w:space="0" w:color="auto"/>
              </w:divBdr>
            </w:div>
            <w:div w:id="1308169602">
              <w:marLeft w:val="0"/>
              <w:marRight w:val="0"/>
              <w:marTop w:val="0"/>
              <w:marBottom w:val="0"/>
              <w:divBdr>
                <w:top w:val="none" w:sz="0" w:space="0" w:color="auto"/>
                <w:left w:val="none" w:sz="0" w:space="0" w:color="auto"/>
                <w:bottom w:val="none" w:sz="0" w:space="0" w:color="auto"/>
                <w:right w:val="none" w:sz="0" w:space="0" w:color="auto"/>
              </w:divBdr>
            </w:div>
            <w:div w:id="1308433382">
              <w:marLeft w:val="0"/>
              <w:marRight w:val="0"/>
              <w:marTop w:val="0"/>
              <w:marBottom w:val="0"/>
              <w:divBdr>
                <w:top w:val="none" w:sz="0" w:space="0" w:color="auto"/>
                <w:left w:val="none" w:sz="0" w:space="0" w:color="auto"/>
                <w:bottom w:val="none" w:sz="0" w:space="0" w:color="auto"/>
                <w:right w:val="none" w:sz="0" w:space="0" w:color="auto"/>
              </w:divBdr>
            </w:div>
            <w:div w:id="1309096698">
              <w:marLeft w:val="0"/>
              <w:marRight w:val="0"/>
              <w:marTop w:val="0"/>
              <w:marBottom w:val="0"/>
              <w:divBdr>
                <w:top w:val="none" w:sz="0" w:space="0" w:color="auto"/>
                <w:left w:val="none" w:sz="0" w:space="0" w:color="auto"/>
                <w:bottom w:val="none" w:sz="0" w:space="0" w:color="auto"/>
                <w:right w:val="none" w:sz="0" w:space="0" w:color="auto"/>
              </w:divBdr>
            </w:div>
            <w:div w:id="1309239179">
              <w:marLeft w:val="0"/>
              <w:marRight w:val="0"/>
              <w:marTop w:val="0"/>
              <w:marBottom w:val="0"/>
              <w:divBdr>
                <w:top w:val="none" w:sz="0" w:space="0" w:color="auto"/>
                <w:left w:val="none" w:sz="0" w:space="0" w:color="auto"/>
                <w:bottom w:val="none" w:sz="0" w:space="0" w:color="auto"/>
                <w:right w:val="none" w:sz="0" w:space="0" w:color="auto"/>
              </w:divBdr>
            </w:div>
            <w:div w:id="1309480362">
              <w:marLeft w:val="0"/>
              <w:marRight w:val="0"/>
              <w:marTop w:val="0"/>
              <w:marBottom w:val="0"/>
              <w:divBdr>
                <w:top w:val="none" w:sz="0" w:space="0" w:color="auto"/>
                <w:left w:val="none" w:sz="0" w:space="0" w:color="auto"/>
                <w:bottom w:val="none" w:sz="0" w:space="0" w:color="auto"/>
                <w:right w:val="none" w:sz="0" w:space="0" w:color="auto"/>
              </w:divBdr>
            </w:div>
            <w:div w:id="1310355932">
              <w:marLeft w:val="0"/>
              <w:marRight w:val="0"/>
              <w:marTop w:val="0"/>
              <w:marBottom w:val="0"/>
              <w:divBdr>
                <w:top w:val="none" w:sz="0" w:space="0" w:color="auto"/>
                <w:left w:val="none" w:sz="0" w:space="0" w:color="auto"/>
                <w:bottom w:val="none" w:sz="0" w:space="0" w:color="auto"/>
                <w:right w:val="none" w:sz="0" w:space="0" w:color="auto"/>
              </w:divBdr>
            </w:div>
            <w:div w:id="1310671091">
              <w:marLeft w:val="0"/>
              <w:marRight w:val="0"/>
              <w:marTop w:val="0"/>
              <w:marBottom w:val="0"/>
              <w:divBdr>
                <w:top w:val="none" w:sz="0" w:space="0" w:color="auto"/>
                <w:left w:val="none" w:sz="0" w:space="0" w:color="auto"/>
                <w:bottom w:val="none" w:sz="0" w:space="0" w:color="auto"/>
                <w:right w:val="none" w:sz="0" w:space="0" w:color="auto"/>
              </w:divBdr>
            </w:div>
            <w:div w:id="1310868448">
              <w:marLeft w:val="0"/>
              <w:marRight w:val="0"/>
              <w:marTop w:val="0"/>
              <w:marBottom w:val="0"/>
              <w:divBdr>
                <w:top w:val="none" w:sz="0" w:space="0" w:color="auto"/>
                <w:left w:val="none" w:sz="0" w:space="0" w:color="auto"/>
                <w:bottom w:val="none" w:sz="0" w:space="0" w:color="auto"/>
                <w:right w:val="none" w:sz="0" w:space="0" w:color="auto"/>
              </w:divBdr>
            </w:div>
            <w:div w:id="1311641776">
              <w:marLeft w:val="0"/>
              <w:marRight w:val="0"/>
              <w:marTop w:val="0"/>
              <w:marBottom w:val="0"/>
              <w:divBdr>
                <w:top w:val="none" w:sz="0" w:space="0" w:color="auto"/>
                <w:left w:val="none" w:sz="0" w:space="0" w:color="auto"/>
                <w:bottom w:val="none" w:sz="0" w:space="0" w:color="auto"/>
                <w:right w:val="none" w:sz="0" w:space="0" w:color="auto"/>
              </w:divBdr>
            </w:div>
            <w:div w:id="1311981420">
              <w:marLeft w:val="0"/>
              <w:marRight w:val="0"/>
              <w:marTop w:val="0"/>
              <w:marBottom w:val="0"/>
              <w:divBdr>
                <w:top w:val="none" w:sz="0" w:space="0" w:color="auto"/>
                <w:left w:val="none" w:sz="0" w:space="0" w:color="auto"/>
                <w:bottom w:val="none" w:sz="0" w:space="0" w:color="auto"/>
                <w:right w:val="none" w:sz="0" w:space="0" w:color="auto"/>
              </w:divBdr>
            </w:div>
            <w:div w:id="1313096994">
              <w:marLeft w:val="0"/>
              <w:marRight w:val="0"/>
              <w:marTop w:val="0"/>
              <w:marBottom w:val="0"/>
              <w:divBdr>
                <w:top w:val="none" w:sz="0" w:space="0" w:color="auto"/>
                <w:left w:val="none" w:sz="0" w:space="0" w:color="auto"/>
                <w:bottom w:val="none" w:sz="0" w:space="0" w:color="auto"/>
                <w:right w:val="none" w:sz="0" w:space="0" w:color="auto"/>
              </w:divBdr>
            </w:div>
            <w:div w:id="1313287654">
              <w:marLeft w:val="0"/>
              <w:marRight w:val="0"/>
              <w:marTop w:val="0"/>
              <w:marBottom w:val="0"/>
              <w:divBdr>
                <w:top w:val="none" w:sz="0" w:space="0" w:color="auto"/>
                <w:left w:val="none" w:sz="0" w:space="0" w:color="auto"/>
                <w:bottom w:val="none" w:sz="0" w:space="0" w:color="auto"/>
                <w:right w:val="none" w:sz="0" w:space="0" w:color="auto"/>
              </w:divBdr>
            </w:div>
            <w:div w:id="1313368905">
              <w:marLeft w:val="0"/>
              <w:marRight w:val="0"/>
              <w:marTop w:val="0"/>
              <w:marBottom w:val="0"/>
              <w:divBdr>
                <w:top w:val="none" w:sz="0" w:space="0" w:color="auto"/>
                <w:left w:val="none" w:sz="0" w:space="0" w:color="auto"/>
                <w:bottom w:val="none" w:sz="0" w:space="0" w:color="auto"/>
                <w:right w:val="none" w:sz="0" w:space="0" w:color="auto"/>
              </w:divBdr>
            </w:div>
            <w:div w:id="1314531860">
              <w:marLeft w:val="0"/>
              <w:marRight w:val="0"/>
              <w:marTop w:val="0"/>
              <w:marBottom w:val="0"/>
              <w:divBdr>
                <w:top w:val="none" w:sz="0" w:space="0" w:color="auto"/>
                <w:left w:val="none" w:sz="0" w:space="0" w:color="auto"/>
                <w:bottom w:val="none" w:sz="0" w:space="0" w:color="auto"/>
                <w:right w:val="none" w:sz="0" w:space="0" w:color="auto"/>
              </w:divBdr>
            </w:div>
            <w:div w:id="1315262750">
              <w:marLeft w:val="0"/>
              <w:marRight w:val="0"/>
              <w:marTop w:val="0"/>
              <w:marBottom w:val="0"/>
              <w:divBdr>
                <w:top w:val="none" w:sz="0" w:space="0" w:color="auto"/>
                <w:left w:val="none" w:sz="0" w:space="0" w:color="auto"/>
                <w:bottom w:val="none" w:sz="0" w:space="0" w:color="auto"/>
                <w:right w:val="none" w:sz="0" w:space="0" w:color="auto"/>
              </w:divBdr>
            </w:div>
            <w:div w:id="1316228231">
              <w:marLeft w:val="0"/>
              <w:marRight w:val="0"/>
              <w:marTop w:val="0"/>
              <w:marBottom w:val="0"/>
              <w:divBdr>
                <w:top w:val="none" w:sz="0" w:space="0" w:color="auto"/>
                <w:left w:val="none" w:sz="0" w:space="0" w:color="auto"/>
                <w:bottom w:val="none" w:sz="0" w:space="0" w:color="auto"/>
                <w:right w:val="none" w:sz="0" w:space="0" w:color="auto"/>
              </w:divBdr>
            </w:div>
            <w:div w:id="1316446700">
              <w:marLeft w:val="0"/>
              <w:marRight w:val="0"/>
              <w:marTop w:val="0"/>
              <w:marBottom w:val="0"/>
              <w:divBdr>
                <w:top w:val="none" w:sz="0" w:space="0" w:color="auto"/>
                <w:left w:val="none" w:sz="0" w:space="0" w:color="auto"/>
                <w:bottom w:val="none" w:sz="0" w:space="0" w:color="auto"/>
                <w:right w:val="none" w:sz="0" w:space="0" w:color="auto"/>
              </w:divBdr>
            </w:div>
            <w:div w:id="1317025779">
              <w:marLeft w:val="0"/>
              <w:marRight w:val="0"/>
              <w:marTop w:val="0"/>
              <w:marBottom w:val="0"/>
              <w:divBdr>
                <w:top w:val="none" w:sz="0" w:space="0" w:color="auto"/>
                <w:left w:val="none" w:sz="0" w:space="0" w:color="auto"/>
                <w:bottom w:val="none" w:sz="0" w:space="0" w:color="auto"/>
                <w:right w:val="none" w:sz="0" w:space="0" w:color="auto"/>
              </w:divBdr>
            </w:div>
            <w:div w:id="1317487948">
              <w:marLeft w:val="0"/>
              <w:marRight w:val="0"/>
              <w:marTop w:val="0"/>
              <w:marBottom w:val="0"/>
              <w:divBdr>
                <w:top w:val="none" w:sz="0" w:space="0" w:color="auto"/>
                <w:left w:val="none" w:sz="0" w:space="0" w:color="auto"/>
                <w:bottom w:val="none" w:sz="0" w:space="0" w:color="auto"/>
                <w:right w:val="none" w:sz="0" w:space="0" w:color="auto"/>
              </w:divBdr>
            </w:div>
            <w:div w:id="1317756446">
              <w:marLeft w:val="0"/>
              <w:marRight w:val="0"/>
              <w:marTop w:val="0"/>
              <w:marBottom w:val="0"/>
              <w:divBdr>
                <w:top w:val="none" w:sz="0" w:space="0" w:color="auto"/>
                <w:left w:val="none" w:sz="0" w:space="0" w:color="auto"/>
                <w:bottom w:val="none" w:sz="0" w:space="0" w:color="auto"/>
                <w:right w:val="none" w:sz="0" w:space="0" w:color="auto"/>
              </w:divBdr>
            </w:div>
            <w:div w:id="1318077086">
              <w:marLeft w:val="0"/>
              <w:marRight w:val="0"/>
              <w:marTop w:val="0"/>
              <w:marBottom w:val="0"/>
              <w:divBdr>
                <w:top w:val="none" w:sz="0" w:space="0" w:color="auto"/>
                <w:left w:val="none" w:sz="0" w:space="0" w:color="auto"/>
                <w:bottom w:val="none" w:sz="0" w:space="0" w:color="auto"/>
                <w:right w:val="none" w:sz="0" w:space="0" w:color="auto"/>
              </w:divBdr>
            </w:div>
            <w:div w:id="1319307844">
              <w:marLeft w:val="0"/>
              <w:marRight w:val="0"/>
              <w:marTop w:val="0"/>
              <w:marBottom w:val="0"/>
              <w:divBdr>
                <w:top w:val="none" w:sz="0" w:space="0" w:color="auto"/>
                <w:left w:val="none" w:sz="0" w:space="0" w:color="auto"/>
                <w:bottom w:val="none" w:sz="0" w:space="0" w:color="auto"/>
                <w:right w:val="none" w:sz="0" w:space="0" w:color="auto"/>
              </w:divBdr>
            </w:div>
            <w:div w:id="1319849382">
              <w:marLeft w:val="0"/>
              <w:marRight w:val="0"/>
              <w:marTop w:val="0"/>
              <w:marBottom w:val="0"/>
              <w:divBdr>
                <w:top w:val="none" w:sz="0" w:space="0" w:color="auto"/>
                <w:left w:val="none" w:sz="0" w:space="0" w:color="auto"/>
                <w:bottom w:val="none" w:sz="0" w:space="0" w:color="auto"/>
                <w:right w:val="none" w:sz="0" w:space="0" w:color="auto"/>
              </w:divBdr>
            </w:div>
            <w:div w:id="1319966493">
              <w:marLeft w:val="0"/>
              <w:marRight w:val="0"/>
              <w:marTop w:val="0"/>
              <w:marBottom w:val="0"/>
              <w:divBdr>
                <w:top w:val="none" w:sz="0" w:space="0" w:color="auto"/>
                <w:left w:val="none" w:sz="0" w:space="0" w:color="auto"/>
                <w:bottom w:val="none" w:sz="0" w:space="0" w:color="auto"/>
                <w:right w:val="none" w:sz="0" w:space="0" w:color="auto"/>
              </w:divBdr>
            </w:div>
            <w:div w:id="1320309825">
              <w:marLeft w:val="0"/>
              <w:marRight w:val="0"/>
              <w:marTop w:val="0"/>
              <w:marBottom w:val="0"/>
              <w:divBdr>
                <w:top w:val="none" w:sz="0" w:space="0" w:color="auto"/>
                <w:left w:val="none" w:sz="0" w:space="0" w:color="auto"/>
                <w:bottom w:val="none" w:sz="0" w:space="0" w:color="auto"/>
                <w:right w:val="none" w:sz="0" w:space="0" w:color="auto"/>
              </w:divBdr>
            </w:div>
            <w:div w:id="1321344567">
              <w:marLeft w:val="0"/>
              <w:marRight w:val="0"/>
              <w:marTop w:val="0"/>
              <w:marBottom w:val="0"/>
              <w:divBdr>
                <w:top w:val="none" w:sz="0" w:space="0" w:color="auto"/>
                <w:left w:val="none" w:sz="0" w:space="0" w:color="auto"/>
                <w:bottom w:val="none" w:sz="0" w:space="0" w:color="auto"/>
                <w:right w:val="none" w:sz="0" w:space="0" w:color="auto"/>
              </w:divBdr>
            </w:div>
            <w:div w:id="1321933244">
              <w:marLeft w:val="0"/>
              <w:marRight w:val="0"/>
              <w:marTop w:val="0"/>
              <w:marBottom w:val="0"/>
              <w:divBdr>
                <w:top w:val="none" w:sz="0" w:space="0" w:color="auto"/>
                <w:left w:val="none" w:sz="0" w:space="0" w:color="auto"/>
                <w:bottom w:val="none" w:sz="0" w:space="0" w:color="auto"/>
                <w:right w:val="none" w:sz="0" w:space="0" w:color="auto"/>
              </w:divBdr>
            </w:div>
            <w:div w:id="1322125103">
              <w:marLeft w:val="0"/>
              <w:marRight w:val="0"/>
              <w:marTop w:val="0"/>
              <w:marBottom w:val="0"/>
              <w:divBdr>
                <w:top w:val="none" w:sz="0" w:space="0" w:color="auto"/>
                <w:left w:val="none" w:sz="0" w:space="0" w:color="auto"/>
                <w:bottom w:val="none" w:sz="0" w:space="0" w:color="auto"/>
                <w:right w:val="none" w:sz="0" w:space="0" w:color="auto"/>
              </w:divBdr>
            </w:div>
            <w:div w:id="1323238746">
              <w:marLeft w:val="0"/>
              <w:marRight w:val="0"/>
              <w:marTop w:val="0"/>
              <w:marBottom w:val="0"/>
              <w:divBdr>
                <w:top w:val="none" w:sz="0" w:space="0" w:color="auto"/>
                <w:left w:val="none" w:sz="0" w:space="0" w:color="auto"/>
                <w:bottom w:val="none" w:sz="0" w:space="0" w:color="auto"/>
                <w:right w:val="none" w:sz="0" w:space="0" w:color="auto"/>
              </w:divBdr>
            </w:div>
            <w:div w:id="1323465905">
              <w:marLeft w:val="0"/>
              <w:marRight w:val="0"/>
              <w:marTop w:val="0"/>
              <w:marBottom w:val="0"/>
              <w:divBdr>
                <w:top w:val="none" w:sz="0" w:space="0" w:color="auto"/>
                <w:left w:val="none" w:sz="0" w:space="0" w:color="auto"/>
                <w:bottom w:val="none" w:sz="0" w:space="0" w:color="auto"/>
                <w:right w:val="none" w:sz="0" w:space="0" w:color="auto"/>
              </w:divBdr>
            </w:div>
            <w:div w:id="1325280610">
              <w:marLeft w:val="0"/>
              <w:marRight w:val="0"/>
              <w:marTop w:val="0"/>
              <w:marBottom w:val="0"/>
              <w:divBdr>
                <w:top w:val="none" w:sz="0" w:space="0" w:color="auto"/>
                <w:left w:val="none" w:sz="0" w:space="0" w:color="auto"/>
                <w:bottom w:val="none" w:sz="0" w:space="0" w:color="auto"/>
                <w:right w:val="none" w:sz="0" w:space="0" w:color="auto"/>
              </w:divBdr>
            </w:div>
            <w:div w:id="1325280924">
              <w:marLeft w:val="0"/>
              <w:marRight w:val="0"/>
              <w:marTop w:val="0"/>
              <w:marBottom w:val="0"/>
              <w:divBdr>
                <w:top w:val="none" w:sz="0" w:space="0" w:color="auto"/>
                <w:left w:val="none" w:sz="0" w:space="0" w:color="auto"/>
                <w:bottom w:val="none" w:sz="0" w:space="0" w:color="auto"/>
                <w:right w:val="none" w:sz="0" w:space="0" w:color="auto"/>
              </w:divBdr>
            </w:div>
            <w:div w:id="1325668994">
              <w:marLeft w:val="0"/>
              <w:marRight w:val="0"/>
              <w:marTop w:val="0"/>
              <w:marBottom w:val="0"/>
              <w:divBdr>
                <w:top w:val="none" w:sz="0" w:space="0" w:color="auto"/>
                <w:left w:val="none" w:sz="0" w:space="0" w:color="auto"/>
                <w:bottom w:val="none" w:sz="0" w:space="0" w:color="auto"/>
                <w:right w:val="none" w:sz="0" w:space="0" w:color="auto"/>
              </w:divBdr>
            </w:div>
            <w:div w:id="1326468774">
              <w:marLeft w:val="0"/>
              <w:marRight w:val="0"/>
              <w:marTop w:val="0"/>
              <w:marBottom w:val="0"/>
              <w:divBdr>
                <w:top w:val="none" w:sz="0" w:space="0" w:color="auto"/>
                <w:left w:val="none" w:sz="0" w:space="0" w:color="auto"/>
                <w:bottom w:val="none" w:sz="0" w:space="0" w:color="auto"/>
                <w:right w:val="none" w:sz="0" w:space="0" w:color="auto"/>
              </w:divBdr>
            </w:div>
            <w:div w:id="1326474539">
              <w:marLeft w:val="0"/>
              <w:marRight w:val="0"/>
              <w:marTop w:val="0"/>
              <w:marBottom w:val="0"/>
              <w:divBdr>
                <w:top w:val="none" w:sz="0" w:space="0" w:color="auto"/>
                <w:left w:val="none" w:sz="0" w:space="0" w:color="auto"/>
                <w:bottom w:val="none" w:sz="0" w:space="0" w:color="auto"/>
                <w:right w:val="none" w:sz="0" w:space="0" w:color="auto"/>
              </w:divBdr>
            </w:div>
            <w:div w:id="1326743054">
              <w:marLeft w:val="0"/>
              <w:marRight w:val="0"/>
              <w:marTop w:val="0"/>
              <w:marBottom w:val="0"/>
              <w:divBdr>
                <w:top w:val="none" w:sz="0" w:space="0" w:color="auto"/>
                <w:left w:val="none" w:sz="0" w:space="0" w:color="auto"/>
                <w:bottom w:val="none" w:sz="0" w:space="0" w:color="auto"/>
                <w:right w:val="none" w:sz="0" w:space="0" w:color="auto"/>
              </w:divBdr>
            </w:div>
            <w:div w:id="1327054831">
              <w:marLeft w:val="0"/>
              <w:marRight w:val="0"/>
              <w:marTop w:val="0"/>
              <w:marBottom w:val="0"/>
              <w:divBdr>
                <w:top w:val="none" w:sz="0" w:space="0" w:color="auto"/>
                <w:left w:val="none" w:sz="0" w:space="0" w:color="auto"/>
                <w:bottom w:val="none" w:sz="0" w:space="0" w:color="auto"/>
                <w:right w:val="none" w:sz="0" w:space="0" w:color="auto"/>
              </w:divBdr>
            </w:div>
            <w:div w:id="1327787076">
              <w:marLeft w:val="0"/>
              <w:marRight w:val="0"/>
              <w:marTop w:val="0"/>
              <w:marBottom w:val="0"/>
              <w:divBdr>
                <w:top w:val="none" w:sz="0" w:space="0" w:color="auto"/>
                <w:left w:val="none" w:sz="0" w:space="0" w:color="auto"/>
                <w:bottom w:val="none" w:sz="0" w:space="0" w:color="auto"/>
                <w:right w:val="none" w:sz="0" w:space="0" w:color="auto"/>
              </w:divBdr>
            </w:div>
            <w:div w:id="1329865097">
              <w:marLeft w:val="0"/>
              <w:marRight w:val="0"/>
              <w:marTop w:val="0"/>
              <w:marBottom w:val="0"/>
              <w:divBdr>
                <w:top w:val="none" w:sz="0" w:space="0" w:color="auto"/>
                <w:left w:val="none" w:sz="0" w:space="0" w:color="auto"/>
                <w:bottom w:val="none" w:sz="0" w:space="0" w:color="auto"/>
                <w:right w:val="none" w:sz="0" w:space="0" w:color="auto"/>
              </w:divBdr>
            </w:div>
            <w:div w:id="1330330025">
              <w:marLeft w:val="0"/>
              <w:marRight w:val="0"/>
              <w:marTop w:val="0"/>
              <w:marBottom w:val="0"/>
              <w:divBdr>
                <w:top w:val="none" w:sz="0" w:space="0" w:color="auto"/>
                <w:left w:val="none" w:sz="0" w:space="0" w:color="auto"/>
                <w:bottom w:val="none" w:sz="0" w:space="0" w:color="auto"/>
                <w:right w:val="none" w:sz="0" w:space="0" w:color="auto"/>
              </w:divBdr>
            </w:div>
            <w:div w:id="1332366600">
              <w:marLeft w:val="0"/>
              <w:marRight w:val="0"/>
              <w:marTop w:val="0"/>
              <w:marBottom w:val="0"/>
              <w:divBdr>
                <w:top w:val="none" w:sz="0" w:space="0" w:color="auto"/>
                <w:left w:val="none" w:sz="0" w:space="0" w:color="auto"/>
                <w:bottom w:val="none" w:sz="0" w:space="0" w:color="auto"/>
                <w:right w:val="none" w:sz="0" w:space="0" w:color="auto"/>
              </w:divBdr>
            </w:div>
            <w:div w:id="1333336937">
              <w:marLeft w:val="0"/>
              <w:marRight w:val="0"/>
              <w:marTop w:val="0"/>
              <w:marBottom w:val="0"/>
              <w:divBdr>
                <w:top w:val="none" w:sz="0" w:space="0" w:color="auto"/>
                <w:left w:val="none" w:sz="0" w:space="0" w:color="auto"/>
                <w:bottom w:val="none" w:sz="0" w:space="0" w:color="auto"/>
                <w:right w:val="none" w:sz="0" w:space="0" w:color="auto"/>
              </w:divBdr>
            </w:div>
            <w:div w:id="1333337289">
              <w:marLeft w:val="0"/>
              <w:marRight w:val="0"/>
              <w:marTop w:val="0"/>
              <w:marBottom w:val="0"/>
              <w:divBdr>
                <w:top w:val="none" w:sz="0" w:space="0" w:color="auto"/>
                <w:left w:val="none" w:sz="0" w:space="0" w:color="auto"/>
                <w:bottom w:val="none" w:sz="0" w:space="0" w:color="auto"/>
                <w:right w:val="none" w:sz="0" w:space="0" w:color="auto"/>
              </w:divBdr>
            </w:div>
            <w:div w:id="1333339119">
              <w:marLeft w:val="0"/>
              <w:marRight w:val="0"/>
              <w:marTop w:val="0"/>
              <w:marBottom w:val="0"/>
              <w:divBdr>
                <w:top w:val="none" w:sz="0" w:space="0" w:color="auto"/>
                <w:left w:val="none" w:sz="0" w:space="0" w:color="auto"/>
                <w:bottom w:val="none" w:sz="0" w:space="0" w:color="auto"/>
                <w:right w:val="none" w:sz="0" w:space="0" w:color="auto"/>
              </w:divBdr>
            </w:div>
            <w:div w:id="1333607252">
              <w:marLeft w:val="0"/>
              <w:marRight w:val="0"/>
              <w:marTop w:val="0"/>
              <w:marBottom w:val="0"/>
              <w:divBdr>
                <w:top w:val="none" w:sz="0" w:space="0" w:color="auto"/>
                <w:left w:val="none" w:sz="0" w:space="0" w:color="auto"/>
                <w:bottom w:val="none" w:sz="0" w:space="0" w:color="auto"/>
                <w:right w:val="none" w:sz="0" w:space="0" w:color="auto"/>
              </w:divBdr>
            </w:div>
            <w:div w:id="1334265230">
              <w:marLeft w:val="0"/>
              <w:marRight w:val="0"/>
              <w:marTop w:val="0"/>
              <w:marBottom w:val="0"/>
              <w:divBdr>
                <w:top w:val="none" w:sz="0" w:space="0" w:color="auto"/>
                <w:left w:val="none" w:sz="0" w:space="0" w:color="auto"/>
                <w:bottom w:val="none" w:sz="0" w:space="0" w:color="auto"/>
                <w:right w:val="none" w:sz="0" w:space="0" w:color="auto"/>
              </w:divBdr>
            </w:div>
            <w:div w:id="1334456691">
              <w:marLeft w:val="0"/>
              <w:marRight w:val="0"/>
              <w:marTop w:val="0"/>
              <w:marBottom w:val="0"/>
              <w:divBdr>
                <w:top w:val="none" w:sz="0" w:space="0" w:color="auto"/>
                <w:left w:val="none" w:sz="0" w:space="0" w:color="auto"/>
                <w:bottom w:val="none" w:sz="0" w:space="0" w:color="auto"/>
                <w:right w:val="none" w:sz="0" w:space="0" w:color="auto"/>
              </w:divBdr>
            </w:div>
            <w:div w:id="1335306370">
              <w:marLeft w:val="0"/>
              <w:marRight w:val="0"/>
              <w:marTop w:val="0"/>
              <w:marBottom w:val="0"/>
              <w:divBdr>
                <w:top w:val="none" w:sz="0" w:space="0" w:color="auto"/>
                <w:left w:val="none" w:sz="0" w:space="0" w:color="auto"/>
                <w:bottom w:val="none" w:sz="0" w:space="0" w:color="auto"/>
                <w:right w:val="none" w:sz="0" w:space="0" w:color="auto"/>
              </w:divBdr>
            </w:div>
            <w:div w:id="1336303659">
              <w:marLeft w:val="0"/>
              <w:marRight w:val="0"/>
              <w:marTop w:val="0"/>
              <w:marBottom w:val="0"/>
              <w:divBdr>
                <w:top w:val="none" w:sz="0" w:space="0" w:color="auto"/>
                <w:left w:val="none" w:sz="0" w:space="0" w:color="auto"/>
                <w:bottom w:val="none" w:sz="0" w:space="0" w:color="auto"/>
                <w:right w:val="none" w:sz="0" w:space="0" w:color="auto"/>
              </w:divBdr>
            </w:div>
            <w:div w:id="1336760759">
              <w:marLeft w:val="0"/>
              <w:marRight w:val="0"/>
              <w:marTop w:val="0"/>
              <w:marBottom w:val="0"/>
              <w:divBdr>
                <w:top w:val="none" w:sz="0" w:space="0" w:color="auto"/>
                <w:left w:val="none" w:sz="0" w:space="0" w:color="auto"/>
                <w:bottom w:val="none" w:sz="0" w:space="0" w:color="auto"/>
                <w:right w:val="none" w:sz="0" w:space="0" w:color="auto"/>
              </w:divBdr>
            </w:div>
            <w:div w:id="1337608008">
              <w:marLeft w:val="0"/>
              <w:marRight w:val="0"/>
              <w:marTop w:val="0"/>
              <w:marBottom w:val="0"/>
              <w:divBdr>
                <w:top w:val="none" w:sz="0" w:space="0" w:color="auto"/>
                <w:left w:val="none" w:sz="0" w:space="0" w:color="auto"/>
                <w:bottom w:val="none" w:sz="0" w:space="0" w:color="auto"/>
                <w:right w:val="none" w:sz="0" w:space="0" w:color="auto"/>
              </w:divBdr>
            </w:div>
            <w:div w:id="1340112714">
              <w:marLeft w:val="0"/>
              <w:marRight w:val="0"/>
              <w:marTop w:val="0"/>
              <w:marBottom w:val="0"/>
              <w:divBdr>
                <w:top w:val="none" w:sz="0" w:space="0" w:color="auto"/>
                <w:left w:val="none" w:sz="0" w:space="0" w:color="auto"/>
                <w:bottom w:val="none" w:sz="0" w:space="0" w:color="auto"/>
                <w:right w:val="none" w:sz="0" w:space="0" w:color="auto"/>
              </w:divBdr>
            </w:div>
            <w:div w:id="1340427994">
              <w:marLeft w:val="0"/>
              <w:marRight w:val="0"/>
              <w:marTop w:val="0"/>
              <w:marBottom w:val="0"/>
              <w:divBdr>
                <w:top w:val="none" w:sz="0" w:space="0" w:color="auto"/>
                <w:left w:val="none" w:sz="0" w:space="0" w:color="auto"/>
                <w:bottom w:val="none" w:sz="0" w:space="0" w:color="auto"/>
                <w:right w:val="none" w:sz="0" w:space="0" w:color="auto"/>
              </w:divBdr>
            </w:div>
            <w:div w:id="1341546338">
              <w:marLeft w:val="0"/>
              <w:marRight w:val="0"/>
              <w:marTop w:val="0"/>
              <w:marBottom w:val="0"/>
              <w:divBdr>
                <w:top w:val="none" w:sz="0" w:space="0" w:color="auto"/>
                <w:left w:val="none" w:sz="0" w:space="0" w:color="auto"/>
                <w:bottom w:val="none" w:sz="0" w:space="0" w:color="auto"/>
                <w:right w:val="none" w:sz="0" w:space="0" w:color="auto"/>
              </w:divBdr>
            </w:div>
            <w:div w:id="1341615612">
              <w:marLeft w:val="0"/>
              <w:marRight w:val="0"/>
              <w:marTop w:val="0"/>
              <w:marBottom w:val="0"/>
              <w:divBdr>
                <w:top w:val="none" w:sz="0" w:space="0" w:color="auto"/>
                <w:left w:val="none" w:sz="0" w:space="0" w:color="auto"/>
                <w:bottom w:val="none" w:sz="0" w:space="0" w:color="auto"/>
                <w:right w:val="none" w:sz="0" w:space="0" w:color="auto"/>
              </w:divBdr>
            </w:div>
            <w:div w:id="1341617255">
              <w:marLeft w:val="0"/>
              <w:marRight w:val="0"/>
              <w:marTop w:val="0"/>
              <w:marBottom w:val="0"/>
              <w:divBdr>
                <w:top w:val="none" w:sz="0" w:space="0" w:color="auto"/>
                <w:left w:val="none" w:sz="0" w:space="0" w:color="auto"/>
                <w:bottom w:val="none" w:sz="0" w:space="0" w:color="auto"/>
                <w:right w:val="none" w:sz="0" w:space="0" w:color="auto"/>
              </w:divBdr>
            </w:div>
            <w:div w:id="1341854883">
              <w:marLeft w:val="0"/>
              <w:marRight w:val="0"/>
              <w:marTop w:val="0"/>
              <w:marBottom w:val="0"/>
              <w:divBdr>
                <w:top w:val="none" w:sz="0" w:space="0" w:color="auto"/>
                <w:left w:val="none" w:sz="0" w:space="0" w:color="auto"/>
                <w:bottom w:val="none" w:sz="0" w:space="0" w:color="auto"/>
                <w:right w:val="none" w:sz="0" w:space="0" w:color="auto"/>
              </w:divBdr>
            </w:div>
            <w:div w:id="1342388646">
              <w:marLeft w:val="0"/>
              <w:marRight w:val="0"/>
              <w:marTop w:val="0"/>
              <w:marBottom w:val="0"/>
              <w:divBdr>
                <w:top w:val="none" w:sz="0" w:space="0" w:color="auto"/>
                <w:left w:val="none" w:sz="0" w:space="0" w:color="auto"/>
                <w:bottom w:val="none" w:sz="0" w:space="0" w:color="auto"/>
                <w:right w:val="none" w:sz="0" w:space="0" w:color="auto"/>
              </w:divBdr>
            </w:div>
            <w:div w:id="1342968280">
              <w:marLeft w:val="0"/>
              <w:marRight w:val="0"/>
              <w:marTop w:val="0"/>
              <w:marBottom w:val="0"/>
              <w:divBdr>
                <w:top w:val="none" w:sz="0" w:space="0" w:color="auto"/>
                <w:left w:val="none" w:sz="0" w:space="0" w:color="auto"/>
                <w:bottom w:val="none" w:sz="0" w:space="0" w:color="auto"/>
                <w:right w:val="none" w:sz="0" w:space="0" w:color="auto"/>
              </w:divBdr>
            </w:div>
            <w:div w:id="1346787552">
              <w:marLeft w:val="0"/>
              <w:marRight w:val="0"/>
              <w:marTop w:val="0"/>
              <w:marBottom w:val="0"/>
              <w:divBdr>
                <w:top w:val="none" w:sz="0" w:space="0" w:color="auto"/>
                <w:left w:val="none" w:sz="0" w:space="0" w:color="auto"/>
                <w:bottom w:val="none" w:sz="0" w:space="0" w:color="auto"/>
                <w:right w:val="none" w:sz="0" w:space="0" w:color="auto"/>
              </w:divBdr>
            </w:div>
            <w:div w:id="1347056561">
              <w:marLeft w:val="0"/>
              <w:marRight w:val="0"/>
              <w:marTop w:val="0"/>
              <w:marBottom w:val="0"/>
              <w:divBdr>
                <w:top w:val="none" w:sz="0" w:space="0" w:color="auto"/>
                <w:left w:val="none" w:sz="0" w:space="0" w:color="auto"/>
                <w:bottom w:val="none" w:sz="0" w:space="0" w:color="auto"/>
                <w:right w:val="none" w:sz="0" w:space="0" w:color="auto"/>
              </w:divBdr>
            </w:div>
            <w:div w:id="1348023883">
              <w:marLeft w:val="0"/>
              <w:marRight w:val="0"/>
              <w:marTop w:val="0"/>
              <w:marBottom w:val="0"/>
              <w:divBdr>
                <w:top w:val="none" w:sz="0" w:space="0" w:color="auto"/>
                <w:left w:val="none" w:sz="0" w:space="0" w:color="auto"/>
                <w:bottom w:val="none" w:sz="0" w:space="0" w:color="auto"/>
                <w:right w:val="none" w:sz="0" w:space="0" w:color="auto"/>
              </w:divBdr>
            </w:div>
            <w:div w:id="1349134361">
              <w:marLeft w:val="0"/>
              <w:marRight w:val="0"/>
              <w:marTop w:val="0"/>
              <w:marBottom w:val="0"/>
              <w:divBdr>
                <w:top w:val="none" w:sz="0" w:space="0" w:color="auto"/>
                <w:left w:val="none" w:sz="0" w:space="0" w:color="auto"/>
                <w:bottom w:val="none" w:sz="0" w:space="0" w:color="auto"/>
                <w:right w:val="none" w:sz="0" w:space="0" w:color="auto"/>
              </w:divBdr>
            </w:div>
            <w:div w:id="1349406792">
              <w:marLeft w:val="0"/>
              <w:marRight w:val="0"/>
              <w:marTop w:val="0"/>
              <w:marBottom w:val="0"/>
              <w:divBdr>
                <w:top w:val="none" w:sz="0" w:space="0" w:color="auto"/>
                <w:left w:val="none" w:sz="0" w:space="0" w:color="auto"/>
                <w:bottom w:val="none" w:sz="0" w:space="0" w:color="auto"/>
                <w:right w:val="none" w:sz="0" w:space="0" w:color="auto"/>
              </w:divBdr>
            </w:div>
            <w:div w:id="1351419399">
              <w:marLeft w:val="0"/>
              <w:marRight w:val="0"/>
              <w:marTop w:val="0"/>
              <w:marBottom w:val="0"/>
              <w:divBdr>
                <w:top w:val="none" w:sz="0" w:space="0" w:color="auto"/>
                <w:left w:val="none" w:sz="0" w:space="0" w:color="auto"/>
                <w:bottom w:val="none" w:sz="0" w:space="0" w:color="auto"/>
                <w:right w:val="none" w:sz="0" w:space="0" w:color="auto"/>
              </w:divBdr>
            </w:div>
            <w:div w:id="1352951157">
              <w:marLeft w:val="0"/>
              <w:marRight w:val="0"/>
              <w:marTop w:val="0"/>
              <w:marBottom w:val="0"/>
              <w:divBdr>
                <w:top w:val="none" w:sz="0" w:space="0" w:color="auto"/>
                <w:left w:val="none" w:sz="0" w:space="0" w:color="auto"/>
                <w:bottom w:val="none" w:sz="0" w:space="0" w:color="auto"/>
                <w:right w:val="none" w:sz="0" w:space="0" w:color="auto"/>
              </w:divBdr>
            </w:div>
            <w:div w:id="1353604164">
              <w:marLeft w:val="0"/>
              <w:marRight w:val="0"/>
              <w:marTop w:val="0"/>
              <w:marBottom w:val="0"/>
              <w:divBdr>
                <w:top w:val="none" w:sz="0" w:space="0" w:color="auto"/>
                <w:left w:val="none" w:sz="0" w:space="0" w:color="auto"/>
                <w:bottom w:val="none" w:sz="0" w:space="0" w:color="auto"/>
                <w:right w:val="none" w:sz="0" w:space="0" w:color="auto"/>
              </w:divBdr>
            </w:div>
            <w:div w:id="1354644654">
              <w:marLeft w:val="0"/>
              <w:marRight w:val="0"/>
              <w:marTop w:val="0"/>
              <w:marBottom w:val="0"/>
              <w:divBdr>
                <w:top w:val="none" w:sz="0" w:space="0" w:color="auto"/>
                <w:left w:val="none" w:sz="0" w:space="0" w:color="auto"/>
                <w:bottom w:val="none" w:sz="0" w:space="0" w:color="auto"/>
                <w:right w:val="none" w:sz="0" w:space="0" w:color="auto"/>
              </w:divBdr>
            </w:div>
            <w:div w:id="1355765313">
              <w:marLeft w:val="0"/>
              <w:marRight w:val="0"/>
              <w:marTop w:val="0"/>
              <w:marBottom w:val="0"/>
              <w:divBdr>
                <w:top w:val="none" w:sz="0" w:space="0" w:color="auto"/>
                <w:left w:val="none" w:sz="0" w:space="0" w:color="auto"/>
                <w:bottom w:val="none" w:sz="0" w:space="0" w:color="auto"/>
                <w:right w:val="none" w:sz="0" w:space="0" w:color="auto"/>
              </w:divBdr>
            </w:div>
            <w:div w:id="1356737942">
              <w:marLeft w:val="0"/>
              <w:marRight w:val="0"/>
              <w:marTop w:val="0"/>
              <w:marBottom w:val="0"/>
              <w:divBdr>
                <w:top w:val="none" w:sz="0" w:space="0" w:color="auto"/>
                <w:left w:val="none" w:sz="0" w:space="0" w:color="auto"/>
                <w:bottom w:val="none" w:sz="0" w:space="0" w:color="auto"/>
                <w:right w:val="none" w:sz="0" w:space="0" w:color="auto"/>
              </w:divBdr>
            </w:div>
            <w:div w:id="1356806168">
              <w:marLeft w:val="0"/>
              <w:marRight w:val="0"/>
              <w:marTop w:val="0"/>
              <w:marBottom w:val="0"/>
              <w:divBdr>
                <w:top w:val="none" w:sz="0" w:space="0" w:color="auto"/>
                <w:left w:val="none" w:sz="0" w:space="0" w:color="auto"/>
                <w:bottom w:val="none" w:sz="0" w:space="0" w:color="auto"/>
                <w:right w:val="none" w:sz="0" w:space="0" w:color="auto"/>
              </w:divBdr>
            </w:div>
            <w:div w:id="1357390364">
              <w:marLeft w:val="0"/>
              <w:marRight w:val="0"/>
              <w:marTop w:val="0"/>
              <w:marBottom w:val="0"/>
              <w:divBdr>
                <w:top w:val="none" w:sz="0" w:space="0" w:color="auto"/>
                <w:left w:val="none" w:sz="0" w:space="0" w:color="auto"/>
                <w:bottom w:val="none" w:sz="0" w:space="0" w:color="auto"/>
                <w:right w:val="none" w:sz="0" w:space="0" w:color="auto"/>
              </w:divBdr>
            </w:div>
            <w:div w:id="1357658449">
              <w:marLeft w:val="0"/>
              <w:marRight w:val="0"/>
              <w:marTop w:val="0"/>
              <w:marBottom w:val="0"/>
              <w:divBdr>
                <w:top w:val="none" w:sz="0" w:space="0" w:color="auto"/>
                <w:left w:val="none" w:sz="0" w:space="0" w:color="auto"/>
                <w:bottom w:val="none" w:sz="0" w:space="0" w:color="auto"/>
                <w:right w:val="none" w:sz="0" w:space="0" w:color="auto"/>
              </w:divBdr>
            </w:div>
            <w:div w:id="1357999952">
              <w:marLeft w:val="0"/>
              <w:marRight w:val="0"/>
              <w:marTop w:val="0"/>
              <w:marBottom w:val="0"/>
              <w:divBdr>
                <w:top w:val="none" w:sz="0" w:space="0" w:color="auto"/>
                <w:left w:val="none" w:sz="0" w:space="0" w:color="auto"/>
                <w:bottom w:val="none" w:sz="0" w:space="0" w:color="auto"/>
                <w:right w:val="none" w:sz="0" w:space="0" w:color="auto"/>
              </w:divBdr>
            </w:div>
            <w:div w:id="1358042373">
              <w:marLeft w:val="0"/>
              <w:marRight w:val="0"/>
              <w:marTop w:val="0"/>
              <w:marBottom w:val="0"/>
              <w:divBdr>
                <w:top w:val="none" w:sz="0" w:space="0" w:color="auto"/>
                <w:left w:val="none" w:sz="0" w:space="0" w:color="auto"/>
                <w:bottom w:val="none" w:sz="0" w:space="0" w:color="auto"/>
                <w:right w:val="none" w:sz="0" w:space="0" w:color="auto"/>
              </w:divBdr>
            </w:div>
            <w:div w:id="1358652000">
              <w:marLeft w:val="0"/>
              <w:marRight w:val="0"/>
              <w:marTop w:val="0"/>
              <w:marBottom w:val="0"/>
              <w:divBdr>
                <w:top w:val="none" w:sz="0" w:space="0" w:color="auto"/>
                <w:left w:val="none" w:sz="0" w:space="0" w:color="auto"/>
                <w:bottom w:val="none" w:sz="0" w:space="0" w:color="auto"/>
                <w:right w:val="none" w:sz="0" w:space="0" w:color="auto"/>
              </w:divBdr>
            </w:div>
            <w:div w:id="1359509496">
              <w:marLeft w:val="0"/>
              <w:marRight w:val="0"/>
              <w:marTop w:val="0"/>
              <w:marBottom w:val="0"/>
              <w:divBdr>
                <w:top w:val="none" w:sz="0" w:space="0" w:color="auto"/>
                <w:left w:val="none" w:sz="0" w:space="0" w:color="auto"/>
                <w:bottom w:val="none" w:sz="0" w:space="0" w:color="auto"/>
                <w:right w:val="none" w:sz="0" w:space="0" w:color="auto"/>
              </w:divBdr>
            </w:div>
            <w:div w:id="1360084851">
              <w:marLeft w:val="0"/>
              <w:marRight w:val="0"/>
              <w:marTop w:val="0"/>
              <w:marBottom w:val="0"/>
              <w:divBdr>
                <w:top w:val="none" w:sz="0" w:space="0" w:color="auto"/>
                <w:left w:val="none" w:sz="0" w:space="0" w:color="auto"/>
                <w:bottom w:val="none" w:sz="0" w:space="0" w:color="auto"/>
                <w:right w:val="none" w:sz="0" w:space="0" w:color="auto"/>
              </w:divBdr>
            </w:div>
            <w:div w:id="1360201296">
              <w:marLeft w:val="0"/>
              <w:marRight w:val="0"/>
              <w:marTop w:val="0"/>
              <w:marBottom w:val="0"/>
              <w:divBdr>
                <w:top w:val="none" w:sz="0" w:space="0" w:color="auto"/>
                <w:left w:val="none" w:sz="0" w:space="0" w:color="auto"/>
                <w:bottom w:val="none" w:sz="0" w:space="0" w:color="auto"/>
                <w:right w:val="none" w:sz="0" w:space="0" w:color="auto"/>
              </w:divBdr>
            </w:div>
            <w:div w:id="1360354955">
              <w:marLeft w:val="0"/>
              <w:marRight w:val="0"/>
              <w:marTop w:val="0"/>
              <w:marBottom w:val="0"/>
              <w:divBdr>
                <w:top w:val="none" w:sz="0" w:space="0" w:color="auto"/>
                <w:left w:val="none" w:sz="0" w:space="0" w:color="auto"/>
                <w:bottom w:val="none" w:sz="0" w:space="0" w:color="auto"/>
                <w:right w:val="none" w:sz="0" w:space="0" w:color="auto"/>
              </w:divBdr>
            </w:div>
            <w:div w:id="1360476285">
              <w:marLeft w:val="0"/>
              <w:marRight w:val="0"/>
              <w:marTop w:val="0"/>
              <w:marBottom w:val="0"/>
              <w:divBdr>
                <w:top w:val="none" w:sz="0" w:space="0" w:color="auto"/>
                <w:left w:val="none" w:sz="0" w:space="0" w:color="auto"/>
                <w:bottom w:val="none" w:sz="0" w:space="0" w:color="auto"/>
                <w:right w:val="none" w:sz="0" w:space="0" w:color="auto"/>
              </w:divBdr>
            </w:div>
            <w:div w:id="1360935378">
              <w:marLeft w:val="0"/>
              <w:marRight w:val="0"/>
              <w:marTop w:val="0"/>
              <w:marBottom w:val="0"/>
              <w:divBdr>
                <w:top w:val="none" w:sz="0" w:space="0" w:color="auto"/>
                <w:left w:val="none" w:sz="0" w:space="0" w:color="auto"/>
                <w:bottom w:val="none" w:sz="0" w:space="0" w:color="auto"/>
                <w:right w:val="none" w:sz="0" w:space="0" w:color="auto"/>
              </w:divBdr>
            </w:div>
            <w:div w:id="1361322973">
              <w:marLeft w:val="0"/>
              <w:marRight w:val="0"/>
              <w:marTop w:val="0"/>
              <w:marBottom w:val="0"/>
              <w:divBdr>
                <w:top w:val="none" w:sz="0" w:space="0" w:color="auto"/>
                <w:left w:val="none" w:sz="0" w:space="0" w:color="auto"/>
                <w:bottom w:val="none" w:sz="0" w:space="0" w:color="auto"/>
                <w:right w:val="none" w:sz="0" w:space="0" w:color="auto"/>
              </w:divBdr>
            </w:div>
            <w:div w:id="1361930990">
              <w:marLeft w:val="0"/>
              <w:marRight w:val="0"/>
              <w:marTop w:val="0"/>
              <w:marBottom w:val="0"/>
              <w:divBdr>
                <w:top w:val="none" w:sz="0" w:space="0" w:color="auto"/>
                <w:left w:val="none" w:sz="0" w:space="0" w:color="auto"/>
                <w:bottom w:val="none" w:sz="0" w:space="0" w:color="auto"/>
                <w:right w:val="none" w:sz="0" w:space="0" w:color="auto"/>
              </w:divBdr>
            </w:div>
            <w:div w:id="1362196703">
              <w:marLeft w:val="0"/>
              <w:marRight w:val="0"/>
              <w:marTop w:val="0"/>
              <w:marBottom w:val="0"/>
              <w:divBdr>
                <w:top w:val="none" w:sz="0" w:space="0" w:color="auto"/>
                <w:left w:val="none" w:sz="0" w:space="0" w:color="auto"/>
                <w:bottom w:val="none" w:sz="0" w:space="0" w:color="auto"/>
                <w:right w:val="none" w:sz="0" w:space="0" w:color="auto"/>
              </w:divBdr>
            </w:div>
            <w:div w:id="1362245038">
              <w:marLeft w:val="0"/>
              <w:marRight w:val="0"/>
              <w:marTop w:val="0"/>
              <w:marBottom w:val="0"/>
              <w:divBdr>
                <w:top w:val="none" w:sz="0" w:space="0" w:color="auto"/>
                <w:left w:val="none" w:sz="0" w:space="0" w:color="auto"/>
                <w:bottom w:val="none" w:sz="0" w:space="0" w:color="auto"/>
                <w:right w:val="none" w:sz="0" w:space="0" w:color="auto"/>
              </w:divBdr>
            </w:div>
            <w:div w:id="1362780806">
              <w:marLeft w:val="0"/>
              <w:marRight w:val="0"/>
              <w:marTop w:val="0"/>
              <w:marBottom w:val="0"/>
              <w:divBdr>
                <w:top w:val="none" w:sz="0" w:space="0" w:color="auto"/>
                <w:left w:val="none" w:sz="0" w:space="0" w:color="auto"/>
                <w:bottom w:val="none" w:sz="0" w:space="0" w:color="auto"/>
                <w:right w:val="none" w:sz="0" w:space="0" w:color="auto"/>
              </w:divBdr>
            </w:div>
            <w:div w:id="1363282295">
              <w:marLeft w:val="0"/>
              <w:marRight w:val="0"/>
              <w:marTop w:val="0"/>
              <w:marBottom w:val="0"/>
              <w:divBdr>
                <w:top w:val="none" w:sz="0" w:space="0" w:color="auto"/>
                <w:left w:val="none" w:sz="0" w:space="0" w:color="auto"/>
                <w:bottom w:val="none" w:sz="0" w:space="0" w:color="auto"/>
                <w:right w:val="none" w:sz="0" w:space="0" w:color="auto"/>
              </w:divBdr>
            </w:div>
            <w:div w:id="1364792632">
              <w:marLeft w:val="0"/>
              <w:marRight w:val="0"/>
              <w:marTop w:val="0"/>
              <w:marBottom w:val="0"/>
              <w:divBdr>
                <w:top w:val="none" w:sz="0" w:space="0" w:color="auto"/>
                <w:left w:val="none" w:sz="0" w:space="0" w:color="auto"/>
                <w:bottom w:val="none" w:sz="0" w:space="0" w:color="auto"/>
                <w:right w:val="none" w:sz="0" w:space="0" w:color="auto"/>
              </w:divBdr>
            </w:div>
            <w:div w:id="1365518946">
              <w:marLeft w:val="0"/>
              <w:marRight w:val="0"/>
              <w:marTop w:val="0"/>
              <w:marBottom w:val="0"/>
              <w:divBdr>
                <w:top w:val="none" w:sz="0" w:space="0" w:color="auto"/>
                <w:left w:val="none" w:sz="0" w:space="0" w:color="auto"/>
                <w:bottom w:val="none" w:sz="0" w:space="0" w:color="auto"/>
                <w:right w:val="none" w:sz="0" w:space="0" w:color="auto"/>
              </w:divBdr>
            </w:div>
            <w:div w:id="1365596593">
              <w:marLeft w:val="0"/>
              <w:marRight w:val="0"/>
              <w:marTop w:val="0"/>
              <w:marBottom w:val="0"/>
              <w:divBdr>
                <w:top w:val="none" w:sz="0" w:space="0" w:color="auto"/>
                <w:left w:val="none" w:sz="0" w:space="0" w:color="auto"/>
                <w:bottom w:val="none" w:sz="0" w:space="0" w:color="auto"/>
                <w:right w:val="none" w:sz="0" w:space="0" w:color="auto"/>
              </w:divBdr>
            </w:div>
            <w:div w:id="1365714179">
              <w:marLeft w:val="0"/>
              <w:marRight w:val="0"/>
              <w:marTop w:val="0"/>
              <w:marBottom w:val="0"/>
              <w:divBdr>
                <w:top w:val="none" w:sz="0" w:space="0" w:color="auto"/>
                <w:left w:val="none" w:sz="0" w:space="0" w:color="auto"/>
                <w:bottom w:val="none" w:sz="0" w:space="0" w:color="auto"/>
                <w:right w:val="none" w:sz="0" w:space="0" w:color="auto"/>
              </w:divBdr>
            </w:div>
            <w:div w:id="1366449065">
              <w:marLeft w:val="0"/>
              <w:marRight w:val="0"/>
              <w:marTop w:val="0"/>
              <w:marBottom w:val="0"/>
              <w:divBdr>
                <w:top w:val="none" w:sz="0" w:space="0" w:color="auto"/>
                <w:left w:val="none" w:sz="0" w:space="0" w:color="auto"/>
                <w:bottom w:val="none" w:sz="0" w:space="0" w:color="auto"/>
                <w:right w:val="none" w:sz="0" w:space="0" w:color="auto"/>
              </w:divBdr>
            </w:div>
            <w:div w:id="1366518912">
              <w:marLeft w:val="0"/>
              <w:marRight w:val="0"/>
              <w:marTop w:val="0"/>
              <w:marBottom w:val="0"/>
              <w:divBdr>
                <w:top w:val="none" w:sz="0" w:space="0" w:color="auto"/>
                <w:left w:val="none" w:sz="0" w:space="0" w:color="auto"/>
                <w:bottom w:val="none" w:sz="0" w:space="0" w:color="auto"/>
                <w:right w:val="none" w:sz="0" w:space="0" w:color="auto"/>
              </w:divBdr>
            </w:div>
            <w:div w:id="1366565575">
              <w:marLeft w:val="0"/>
              <w:marRight w:val="0"/>
              <w:marTop w:val="0"/>
              <w:marBottom w:val="0"/>
              <w:divBdr>
                <w:top w:val="none" w:sz="0" w:space="0" w:color="auto"/>
                <w:left w:val="none" w:sz="0" w:space="0" w:color="auto"/>
                <w:bottom w:val="none" w:sz="0" w:space="0" w:color="auto"/>
                <w:right w:val="none" w:sz="0" w:space="0" w:color="auto"/>
              </w:divBdr>
            </w:div>
            <w:div w:id="1367216582">
              <w:marLeft w:val="0"/>
              <w:marRight w:val="0"/>
              <w:marTop w:val="0"/>
              <w:marBottom w:val="0"/>
              <w:divBdr>
                <w:top w:val="none" w:sz="0" w:space="0" w:color="auto"/>
                <w:left w:val="none" w:sz="0" w:space="0" w:color="auto"/>
                <w:bottom w:val="none" w:sz="0" w:space="0" w:color="auto"/>
                <w:right w:val="none" w:sz="0" w:space="0" w:color="auto"/>
              </w:divBdr>
            </w:div>
            <w:div w:id="1370229048">
              <w:marLeft w:val="0"/>
              <w:marRight w:val="0"/>
              <w:marTop w:val="0"/>
              <w:marBottom w:val="0"/>
              <w:divBdr>
                <w:top w:val="none" w:sz="0" w:space="0" w:color="auto"/>
                <w:left w:val="none" w:sz="0" w:space="0" w:color="auto"/>
                <w:bottom w:val="none" w:sz="0" w:space="0" w:color="auto"/>
                <w:right w:val="none" w:sz="0" w:space="0" w:color="auto"/>
              </w:divBdr>
            </w:div>
            <w:div w:id="1370642301">
              <w:marLeft w:val="0"/>
              <w:marRight w:val="0"/>
              <w:marTop w:val="0"/>
              <w:marBottom w:val="0"/>
              <w:divBdr>
                <w:top w:val="none" w:sz="0" w:space="0" w:color="auto"/>
                <w:left w:val="none" w:sz="0" w:space="0" w:color="auto"/>
                <w:bottom w:val="none" w:sz="0" w:space="0" w:color="auto"/>
                <w:right w:val="none" w:sz="0" w:space="0" w:color="auto"/>
              </w:divBdr>
            </w:div>
            <w:div w:id="1371496981">
              <w:marLeft w:val="0"/>
              <w:marRight w:val="0"/>
              <w:marTop w:val="0"/>
              <w:marBottom w:val="0"/>
              <w:divBdr>
                <w:top w:val="none" w:sz="0" w:space="0" w:color="auto"/>
                <w:left w:val="none" w:sz="0" w:space="0" w:color="auto"/>
                <w:bottom w:val="none" w:sz="0" w:space="0" w:color="auto"/>
                <w:right w:val="none" w:sz="0" w:space="0" w:color="auto"/>
              </w:divBdr>
            </w:div>
            <w:div w:id="1372539538">
              <w:marLeft w:val="0"/>
              <w:marRight w:val="0"/>
              <w:marTop w:val="0"/>
              <w:marBottom w:val="0"/>
              <w:divBdr>
                <w:top w:val="none" w:sz="0" w:space="0" w:color="auto"/>
                <w:left w:val="none" w:sz="0" w:space="0" w:color="auto"/>
                <w:bottom w:val="none" w:sz="0" w:space="0" w:color="auto"/>
                <w:right w:val="none" w:sz="0" w:space="0" w:color="auto"/>
              </w:divBdr>
            </w:div>
            <w:div w:id="1372730556">
              <w:marLeft w:val="0"/>
              <w:marRight w:val="0"/>
              <w:marTop w:val="0"/>
              <w:marBottom w:val="0"/>
              <w:divBdr>
                <w:top w:val="none" w:sz="0" w:space="0" w:color="auto"/>
                <w:left w:val="none" w:sz="0" w:space="0" w:color="auto"/>
                <w:bottom w:val="none" w:sz="0" w:space="0" w:color="auto"/>
                <w:right w:val="none" w:sz="0" w:space="0" w:color="auto"/>
              </w:divBdr>
            </w:div>
            <w:div w:id="1372799542">
              <w:marLeft w:val="0"/>
              <w:marRight w:val="0"/>
              <w:marTop w:val="0"/>
              <w:marBottom w:val="0"/>
              <w:divBdr>
                <w:top w:val="none" w:sz="0" w:space="0" w:color="auto"/>
                <w:left w:val="none" w:sz="0" w:space="0" w:color="auto"/>
                <w:bottom w:val="none" w:sz="0" w:space="0" w:color="auto"/>
                <w:right w:val="none" w:sz="0" w:space="0" w:color="auto"/>
              </w:divBdr>
            </w:div>
            <w:div w:id="1374421932">
              <w:marLeft w:val="0"/>
              <w:marRight w:val="0"/>
              <w:marTop w:val="0"/>
              <w:marBottom w:val="0"/>
              <w:divBdr>
                <w:top w:val="none" w:sz="0" w:space="0" w:color="auto"/>
                <w:left w:val="none" w:sz="0" w:space="0" w:color="auto"/>
                <w:bottom w:val="none" w:sz="0" w:space="0" w:color="auto"/>
                <w:right w:val="none" w:sz="0" w:space="0" w:color="auto"/>
              </w:divBdr>
            </w:div>
            <w:div w:id="1378358282">
              <w:marLeft w:val="0"/>
              <w:marRight w:val="0"/>
              <w:marTop w:val="0"/>
              <w:marBottom w:val="0"/>
              <w:divBdr>
                <w:top w:val="none" w:sz="0" w:space="0" w:color="auto"/>
                <w:left w:val="none" w:sz="0" w:space="0" w:color="auto"/>
                <w:bottom w:val="none" w:sz="0" w:space="0" w:color="auto"/>
                <w:right w:val="none" w:sz="0" w:space="0" w:color="auto"/>
              </w:divBdr>
            </w:div>
            <w:div w:id="1382094953">
              <w:marLeft w:val="0"/>
              <w:marRight w:val="0"/>
              <w:marTop w:val="0"/>
              <w:marBottom w:val="0"/>
              <w:divBdr>
                <w:top w:val="none" w:sz="0" w:space="0" w:color="auto"/>
                <w:left w:val="none" w:sz="0" w:space="0" w:color="auto"/>
                <w:bottom w:val="none" w:sz="0" w:space="0" w:color="auto"/>
                <w:right w:val="none" w:sz="0" w:space="0" w:color="auto"/>
              </w:divBdr>
            </w:div>
            <w:div w:id="1383485988">
              <w:marLeft w:val="0"/>
              <w:marRight w:val="0"/>
              <w:marTop w:val="0"/>
              <w:marBottom w:val="0"/>
              <w:divBdr>
                <w:top w:val="none" w:sz="0" w:space="0" w:color="auto"/>
                <w:left w:val="none" w:sz="0" w:space="0" w:color="auto"/>
                <w:bottom w:val="none" w:sz="0" w:space="0" w:color="auto"/>
                <w:right w:val="none" w:sz="0" w:space="0" w:color="auto"/>
              </w:divBdr>
            </w:div>
            <w:div w:id="1383753577">
              <w:marLeft w:val="0"/>
              <w:marRight w:val="0"/>
              <w:marTop w:val="0"/>
              <w:marBottom w:val="0"/>
              <w:divBdr>
                <w:top w:val="none" w:sz="0" w:space="0" w:color="auto"/>
                <w:left w:val="none" w:sz="0" w:space="0" w:color="auto"/>
                <w:bottom w:val="none" w:sz="0" w:space="0" w:color="auto"/>
                <w:right w:val="none" w:sz="0" w:space="0" w:color="auto"/>
              </w:divBdr>
            </w:div>
            <w:div w:id="1384403878">
              <w:marLeft w:val="0"/>
              <w:marRight w:val="0"/>
              <w:marTop w:val="0"/>
              <w:marBottom w:val="0"/>
              <w:divBdr>
                <w:top w:val="none" w:sz="0" w:space="0" w:color="auto"/>
                <w:left w:val="none" w:sz="0" w:space="0" w:color="auto"/>
                <w:bottom w:val="none" w:sz="0" w:space="0" w:color="auto"/>
                <w:right w:val="none" w:sz="0" w:space="0" w:color="auto"/>
              </w:divBdr>
              <w:divsChild>
                <w:div w:id="95370770">
                  <w:marLeft w:val="0"/>
                  <w:marRight w:val="0"/>
                  <w:marTop w:val="0"/>
                  <w:marBottom w:val="0"/>
                  <w:divBdr>
                    <w:top w:val="none" w:sz="0" w:space="0" w:color="auto"/>
                    <w:left w:val="none" w:sz="0" w:space="0" w:color="auto"/>
                    <w:bottom w:val="none" w:sz="0" w:space="0" w:color="auto"/>
                    <w:right w:val="none" w:sz="0" w:space="0" w:color="auto"/>
                  </w:divBdr>
                </w:div>
                <w:div w:id="366805298">
                  <w:marLeft w:val="0"/>
                  <w:marRight w:val="0"/>
                  <w:marTop w:val="0"/>
                  <w:marBottom w:val="0"/>
                  <w:divBdr>
                    <w:top w:val="none" w:sz="0" w:space="0" w:color="auto"/>
                    <w:left w:val="none" w:sz="0" w:space="0" w:color="auto"/>
                    <w:bottom w:val="none" w:sz="0" w:space="0" w:color="auto"/>
                    <w:right w:val="none" w:sz="0" w:space="0" w:color="auto"/>
                  </w:divBdr>
                </w:div>
                <w:div w:id="1100299808">
                  <w:marLeft w:val="0"/>
                  <w:marRight w:val="0"/>
                  <w:marTop w:val="0"/>
                  <w:marBottom w:val="0"/>
                  <w:divBdr>
                    <w:top w:val="none" w:sz="0" w:space="0" w:color="auto"/>
                    <w:left w:val="none" w:sz="0" w:space="0" w:color="auto"/>
                    <w:bottom w:val="none" w:sz="0" w:space="0" w:color="auto"/>
                    <w:right w:val="none" w:sz="0" w:space="0" w:color="auto"/>
                  </w:divBdr>
                </w:div>
                <w:div w:id="1636443154">
                  <w:marLeft w:val="0"/>
                  <w:marRight w:val="0"/>
                  <w:marTop w:val="0"/>
                  <w:marBottom w:val="0"/>
                  <w:divBdr>
                    <w:top w:val="none" w:sz="0" w:space="0" w:color="auto"/>
                    <w:left w:val="none" w:sz="0" w:space="0" w:color="auto"/>
                    <w:bottom w:val="none" w:sz="0" w:space="0" w:color="auto"/>
                    <w:right w:val="none" w:sz="0" w:space="0" w:color="auto"/>
                  </w:divBdr>
                </w:div>
                <w:div w:id="1813520631">
                  <w:marLeft w:val="0"/>
                  <w:marRight w:val="0"/>
                  <w:marTop w:val="0"/>
                  <w:marBottom w:val="0"/>
                  <w:divBdr>
                    <w:top w:val="none" w:sz="0" w:space="0" w:color="auto"/>
                    <w:left w:val="none" w:sz="0" w:space="0" w:color="auto"/>
                    <w:bottom w:val="none" w:sz="0" w:space="0" w:color="auto"/>
                    <w:right w:val="none" w:sz="0" w:space="0" w:color="auto"/>
                  </w:divBdr>
                </w:div>
                <w:div w:id="2033725867">
                  <w:marLeft w:val="0"/>
                  <w:marRight w:val="0"/>
                  <w:marTop w:val="0"/>
                  <w:marBottom w:val="0"/>
                  <w:divBdr>
                    <w:top w:val="none" w:sz="0" w:space="0" w:color="auto"/>
                    <w:left w:val="none" w:sz="0" w:space="0" w:color="auto"/>
                    <w:bottom w:val="none" w:sz="0" w:space="0" w:color="auto"/>
                    <w:right w:val="none" w:sz="0" w:space="0" w:color="auto"/>
                  </w:divBdr>
                </w:div>
              </w:divsChild>
            </w:div>
            <w:div w:id="1385374471">
              <w:marLeft w:val="0"/>
              <w:marRight w:val="0"/>
              <w:marTop w:val="0"/>
              <w:marBottom w:val="0"/>
              <w:divBdr>
                <w:top w:val="none" w:sz="0" w:space="0" w:color="auto"/>
                <w:left w:val="none" w:sz="0" w:space="0" w:color="auto"/>
                <w:bottom w:val="none" w:sz="0" w:space="0" w:color="auto"/>
                <w:right w:val="none" w:sz="0" w:space="0" w:color="auto"/>
              </w:divBdr>
            </w:div>
            <w:div w:id="1385836330">
              <w:marLeft w:val="0"/>
              <w:marRight w:val="0"/>
              <w:marTop w:val="0"/>
              <w:marBottom w:val="0"/>
              <w:divBdr>
                <w:top w:val="none" w:sz="0" w:space="0" w:color="auto"/>
                <w:left w:val="none" w:sz="0" w:space="0" w:color="auto"/>
                <w:bottom w:val="none" w:sz="0" w:space="0" w:color="auto"/>
                <w:right w:val="none" w:sz="0" w:space="0" w:color="auto"/>
              </w:divBdr>
            </w:div>
            <w:div w:id="1387069999">
              <w:marLeft w:val="0"/>
              <w:marRight w:val="0"/>
              <w:marTop w:val="0"/>
              <w:marBottom w:val="0"/>
              <w:divBdr>
                <w:top w:val="none" w:sz="0" w:space="0" w:color="auto"/>
                <w:left w:val="none" w:sz="0" w:space="0" w:color="auto"/>
                <w:bottom w:val="none" w:sz="0" w:space="0" w:color="auto"/>
                <w:right w:val="none" w:sz="0" w:space="0" w:color="auto"/>
              </w:divBdr>
            </w:div>
            <w:div w:id="1388457995">
              <w:marLeft w:val="0"/>
              <w:marRight w:val="0"/>
              <w:marTop w:val="0"/>
              <w:marBottom w:val="0"/>
              <w:divBdr>
                <w:top w:val="none" w:sz="0" w:space="0" w:color="auto"/>
                <w:left w:val="none" w:sz="0" w:space="0" w:color="auto"/>
                <w:bottom w:val="none" w:sz="0" w:space="0" w:color="auto"/>
                <w:right w:val="none" w:sz="0" w:space="0" w:color="auto"/>
              </w:divBdr>
            </w:div>
            <w:div w:id="1389692111">
              <w:marLeft w:val="0"/>
              <w:marRight w:val="0"/>
              <w:marTop w:val="0"/>
              <w:marBottom w:val="0"/>
              <w:divBdr>
                <w:top w:val="none" w:sz="0" w:space="0" w:color="auto"/>
                <w:left w:val="none" w:sz="0" w:space="0" w:color="auto"/>
                <w:bottom w:val="none" w:sz="0" w:space="0" w:color="auto"/>
                <w:right w:val="none" w:sz="0" w:space="0" w:color="auto"/>
              </w:divBdr>
            </w:div>
            <w:div w:id="1389768087">
              <w:marLeft w:val="0"/>
              <w:marRight w:val="0"/>
              <w:marTop w:val="0"/>
              <w:marBottom w:val="0"/>
              <w:divBdr>
                <w:top w:val="none" w:sz="0" w:space="0" w:color="auto"/>
                <w:left w:val="none" w:sz="0" w:space="0" w:color="auto"/>
                <w:bottom w:val="none" w:sz="0" w:space="0" w:color="auto"/>
                <w:right w:val="none" w:sz="0" w:space="0" w:color="auto"/>
              </w:divBdr>
            </w:div>
            <w:div w:id="1390567110">
              <w:marLeft w:val="0"/>
              <w:marRight w:val="0"/>
              <w:marTop w:val="0"/>
              <w:marBottom w:val="0"/>
              <w:divBdr>
                <w:top w:val="none" w:sz="0" w:space="0" w:color="auto"/>
                <w:left w:val="none" w:sz="0" w:space="0" w:color="auto"/>
                <w:bottom w:val="none" w:sz="0" w:space="0" w:color="auto"/>
                <w:right w:val="none" w:sz="0" w:space="0" w:color="auto"/>
              </w:divBdr>
            </w:div>
            <w:div w:id="1392997712">
              <w:marLeft w:val="0"/>
              <w:marRight w:val="0"/>
              <w:marTop w:val="0"/>
              <w:marBottom w:val="0"/>
              <w:divBdr>
                <w:top w:val="none" w:sz="0" w:space="0" w:color="auto"/>
                <w:left w:val="none" w:sz="0" w:space="0" w:color="auto"/>
                <w:bottom w:val="none" w:sz="0" w:space="0" w:color="auto"/>
                <w:right w:val="none" w:sz="0" w:space="0" w:color="auto"/>
              </w:divBdr>
            </w:div>
            <w:div w:id="1393846585">
              <w:marLeft w:val="0"/>
              <w:marRight w:val="0"/>
              <w:marTop w:val="0"/>
              <w:marBottom w:val="0"/>
              <w:divBdr>
                <w:top w:val="none" w:sz="0" w:space="0" w:color="auto"/>
                <w:left w:val="none" w:sz="0" w:space="0" w:color="auto"/>
                <w:bottom w:val="none" w:sz="0" w:space="0" w:color="auto"/>
                <w:right w:val="none" w:sz="0" w:space="0" w:color="auto"/>
              </w:divBdr>
            </w:div>
            <w:div w:id="1394544875">
              <w:marLeft w:val="0"/>
              <w:marRight w:val="0"/>
              <w:marTop w:val="0"/>
              <w:marBottom w:val="0"/>
              <w:divBdr>
                <w:top w:val="none" w:sz="0" w:space="0" w:color="auto"/>
                <w:left w:val="none" w:sz="0" w:space="0" w:color="auto"/>
                <w:bottom w:val="none" w:sz="0" w:space="0" w:color="auto"/>
                <w:right w:val="none" w:sz="0" w:space="0" w:color="auto"/>
              </w:divBdr>
            </w:div>
            <w:div w:id="1395734958">
              <w:marLeft w:val="0"/>
              <w:marRight w:val="0"/>
              <w:marTop w:val="0"/>
              <w:marBottom w:val="0"/>
              <w:divBdr>
                <w:top w:val="none" w:sz="0" w:space="0" w:color="auto"/>
                <w:left w:val="none" w:sz="0" w:space="0" w:color="auto"/>
                <w:bottom w:val="none" w:sz="0" w:space="0" w:color="auto"/>
                <w:right w:val="none" w:sz="0" w:space="0" w:color="auto"/>
              </w:divBdr>
            </w:div>
            <w:div w:id="1396582645">
              <w:marLeft w:val="0"/>
              <w:marRight w:val="0"/>
              <w:marTop w:val="0"/>
              <w:marBottom w:val="0"/>
              <w:divBdr>
                <w:top w:val="none" w:sz="0" w:space="0" w:color="auto"/>
                <w:left w:val="none" w:sz="0" w:space="0" w:color="auto"/>
                <w:bottom w:val="none" w:sz="0" w:space="0" w:color="auto"/>
                <w:right w:val="none" w:sz="0" w:space="0" w:color="auto"/>
              </w:divBdr>
            </w:div>
            <w:div w:id="1397557263">
              <w:marLeft w:val="0"/>
              <w:marRight w:val="0"/>
              <w:marTop w:val="0"/>
              <w:marBottom w:val="0"/>
              <w:divBdr>
                <w:top w:val="none" w:sz="0" w:space="0" w:color="auto"/>
                <w:left w:val="none" w:sz="0" w:space="0" w:color="auto"/>
                <w:bottom w:val="none" w:sz="0" w:space="0" w:color="auto"/>
                <w:right w:val="none" w:sz="0" w:space="0" w:color="auto"/>
              </w:divBdr>
            </w:div>
            <w:div w:id="1397819451">
              <w:marLeft w:val="0"/>
              <w:marRight w:val="0"/>
              <w:marTop w:val="0"/>
              <w:marBottom w:val="0"/>
              <w:divBdr>
                <w:top w:val="none" w:sz="0" w:space="0" w:color="auto"/>
                <w:left w:val="none" w:sz="0" w:space="0" w:color="auto"/>
                <w:bottom w:val="none" w:sz="0" w:space="0" w:color="auto"/>
                <w:right w:val="none" w:sz="0" w:space="0" w:color="auto"/>
              </w:divBdr>
            </w:div>
            <w:div w:id="1398043369">
              <w:marLeft w:val="0"/>
              <w:marRight w:val="0"/>
              <w:marTop w:val="0"/>
              <w:marBottom w:val="0"/>
              <w:divBdr>
                <w:top w:val="none" w:sz="0" w:space="0" w:color="auto"/>
                <w:left w:val="none" w:sz="0" w:space="0" w:color="auto"/>
                <w:bottom w:val="none" w:sz="0" w:space="0" w:color="auto"/>
                <w:right w:val="none" w:sz="0" w:space="0" w:color="auto"/>
              </w:divBdr>
            </w:div>
            <w:div w:id="1398937327">
              <w:marLeft w:val="0"/>
              <w:marRight w:val="0"/>
              <w:marTop w:val="0"/>
              <w:marBottom w:val="0"/>
              <w:divBdr>
                <w:top w:val="none" w:sz="0" w:space="0" w:color="auto"/>
                <w:left w:val="none" w:sz="0" w:space="0" w:color="auto"/>
                <w:bottom w:val="none" w:sz="0" w:space="0" w:color="auto"/>
                <w:right w:val="none" w:sz="0" w:space="0" w:color="auto"/>
              </w:divBdr>
            </w:div>
            <w:div w:id="1399090510">
              <w:marLeft w:val="0"/>
              <w:marRight w:val="0"/>
              <w:marTop w:val="0"/>
              <w:marBottom w:val="0"/>
              <w:divBdr>
                <w:top w:val="none" w:sz="0" w:space="0" w:color="auto"/>
                <w:left w:val="none" w:sz="0" w:space="0" w:color="auto"/>
                <w:bottom w:val="none" w:sz="0" w:space="0" w:color="auto"/>
                <w:right w:val="none" w:sz="0" w:space="0" w:color="auto"/>
              </w:divBdr>
            </w:div>
            <w:div w:id="1402215732">
              <w:marLeft w:val="0"/>
              <w:marRight w:val="0"/>
              <w:marTop w:val="0"/>
              <w:marBottom w:val="0"/>
              <w:divBdr>
                <w:top w:val="none" w:sz="0" w:space="0" w:color="auto"/>
                <w:left w:val="none" w:sz="0" w:space="0" w:color="auto"/>
                <w:bottom w:val="none" w:sz="0" w:space="0" w:color="auto"/>
                <w:right w:val="none" w:sz="0" w:space="0" w:color="auto"/>
              </w:divBdr>
            </w:div>
            <w:div w:id="1402750025">
              <w:marLeft w:val="0"/>
              <w:marRight w:val="0"/>
              <w:marTop w:val="0"/>
              <w:marBottom w:val="0"/>
              <w:divBdr>
                <w:top w:val="none" w:sz="0" w:space="0" w:color="auto"/>
                <w:left w:val="none" w:sz="0" w:space="0" w:color="auto"/>
                <w:bottom w:val="none" w:sz="0" w:space="0" w:color="auto"/>
                <w:right w:val="none" w:sz="0" w:space="0" w:color="auto"/>
              </w:divBdr>
            </w:div>
            <w:div w:id="1403333135">
              <w:marLeft w:val="0"/>
              <w:marRight w:val="0"/>
              <w:marTop w:val="0"/>
              <w:marBottom w:val="0"/>
              <w:divBdr>
                <w:top w:val="none" w:sz="0" w:space="0" w:color="auto"/>
                <w:left w:val="none" w:sz="0" w:space="0" w:color="auto"/>
                <w:bottom w:val="none" w:sz="0" w:space="0" w:color="auto"/>
                <w:right w:val="none" w:sz="0" w:space="0" w:color="auto"/>
              </w:divBdr>
            </w:div>
            <w:div w:id="1404986179">
              <w:marLeft w:val="0"/>
              <w:marRight w:val="0"/>
              <w:marTop w:val="0"/>
              <w:marBottom w:val="0"/>
              <w:divBdr>
                <w:top w:val="none" w:sz="0" w:space="0" w:color="auto"/>
                <w:left w:val="none" w:sz="0" w:space="0" w:color="auto"/>
                <w:bottom w:val="none" w:sz="0" w:space="0" w:color="auto"/>
                <w:right w:val="none" w:sz="0" w:space="0" w:color="auto"/>
              </w:divBdr>
            </w:div>
            <w:div w:id="1406413416">
              <w:marLeft w:val="0"/>
              <w:marRight w:val="0"/>
              <w:marTop w:val="0"/>
              <w:marBottom w:val="0"/>
              <w:divBdr>
                <w:top w:val="none" w:sz="0" w:space="0" w:color="auto"/>
                <w:left w:val="none" w:sz="0" w:space="0" w:color="auto"/>
                <w:bottom w:val="none" w:sz="0" w:space="0" w:color="auto"/>
                <w:right w:val="none" w:sz="0" w:space="0" w:color="auto"/>
              </w:divBdr>
            </w:div>
            <w:div w:id="1408183387">
              <w:marLeft w:val="0"/>
              <w:marRight w:val="0"/>
              <w:marTop w:val="0"/>
              <w:marBottom w:val="0"/>
              <w:divBdr>
                <w:top w:val="none" w:sz="0" w:space="0" w:color="auto"/>
                <w:left w:val="none" w:sz="0" w:space="0" w:color="auto"/>
                <w:bottom w:val="none" w:sz="0" w:space="0" w:color="auto"/>
                <w:right w:val="none" w:sz="0" w:space="0" w:color="auto"/>
              </w:divBdr>
            </w:div>
            <w:div w:id="1409114478">
              <w:marLeft w:val="0"/>
              <w:marRight w:val="0"/>
              <w:marTop w:val="0"/>
              <w:marBottom w:val="0"/>
              <w:divBdr>
                <w:top w:val="none" w:sz="0" w:space="0" w:color="auto"/>
                <w:left w:val="none" w:sz="0" w:space="0" w:color="auto"/>
                <w:bottom w:val="none" w:sz="0" w:space="0" w:color="auto"/>
                <w:right w:val="none" w:sz="0" w:space="0" w:color="auto"/>
              </w:divBdr>
            </w:div>
            <w:div w:id="1413089319">
              <w:marLeft w:val="0"/>
              <w:marRight w:val="0"/>
              <w:marTop w:val="0"/>
              <w:marBottom w:val="0"/>
              <w:divBdr>
                <w:top w:val="none" w:sz="0" w:space="0" w:color="auto"/>
                <w:left w:val="none" w:sz="0" w:space="0" w:color="auto"/>
                <w:bottom w:val="none" w:sz="0" w:space="0" w:color="auto"/>
                <w:right w:val="none" w:sz="0" w:space="0" w:color="auto"/>
              </w:divBdr>
            </w:div>
            <w:div w:id="1414005650">
              <w:marLeft w:val="0"/>
              <w:marRight w:val="0"/>
              <w:marTop w:val="0"/>
              <w:marBottom w:val="0"/>
              <w:divBdr>
                <w:top w:val="none" w:sz="0" w:space="0" w:color="auto"/>
                <w:left w:val="none" w:sz="0" w:space="0" w:color="auto"/>
                <w:bottom w:val="none" w:sz="0" w:space="0" w:color="auto"/>
                <w:right w:val="none" w:sz="0" w:space="0" w:color="auto"/>
              </w:divBdr>
            </w:div>
            <w:div w:id="1414744154">
              <w:marLeft w:val="0"/>
              <w:marRight w:val="0"/>
              <w:marTop w:val="0"/>
              <w:marBottom w:val="0"/>
              <w:divBdr>
                <w:top w:val="none" w:sz="0" w:space="0" w:color="auto"/>
                <w:left w:val="none" w:sz="0" w:space="0" w:color="auto"/>
                <w:bottom w:val="none" w:sz="0" w:space="0" w:color="auto"/>
                <w:right w:val="none" w:sz="0" w:space="0" w:color="auto"/>
              </w:divBdr>
            </w:div>
            <w:div w:id="1414859801">
              <w:marLeft w:val="0"/>
              <w:marRight w:val="0"/>
              <w:marTop w:val="0"/>
              <w:marBottom w:val="0"/>
              <w:divBdr>
                <w:top w:val="none" w:sz="0" w:space="0" w:color="auto"/>
                <w:left w:val="none" w:sz="0" w:space="0" w:color="auto"/>
                <w:bottom w:val="none" w:sz="0" w:space="0" w:color="auto"/>
                <w:right w:val="none" w:sz="0" w:space="0" w:color="auto"/>
              </w:divBdr>
            </w:div>
            <w:div w:id="1415394634">
              <w:marLeft w:val="0"/>
              <w:marRight w:val="0"/>
              <w:marTop w:val="0"/>
              <w:marBottom w:val="0"/>
              <w:divBdr>
                <w:top w:val="none" w:sz="0" w:space="0" w:color="auto"/>
                <w:left w:val="none" w:sz="0" w:space="0" w:color="auto"/>
                <w:bottom w:val="none" w:sz="0" w:space="0" w:color="auto"/>
                <w:right w:val="none" w:sz="0" w:space="0" w:color="auto"/>
              </w:divBdr>
            </w:div>
            <w:div w:id="1416703264">
              <w:marLeft w:val="0"/>
              <w:marRight w:val="0"/>
              <w:marTop w:val="0"/>
              <w:marBottom w:val="0"/>
              <w:divBdr>
                <w:top w:val="none" w:sz="0" w:space="0" w:color="auto"/>
                <w:left w:val="none" w:sz="0" w:space="0" w:color="auto"/>
                <w:bottom w:val="none" w:sz="0" w:space="0" w:color="auto"/>
                <w:right w:val="none" w:sz="0" w:space="0" w:color="auto"/>
              </w:divBdr>
            </w:div>
            <w:div w:id="1420981436">
              <w:marLeft w:val="0"/>
              <w:marRight w:val="0"/>
              <w:marTop w:val="0"/>
              <w:marBottom w:val="0"/>
              <w:divBdr>
                <w:top w:val="none" w:sz="0" w:space="0" w:color="auto"/>
                <w:left w:val="none" w:sz="0" w:space="0" w:color="auto"/>
                <w:bottom w:val="none" w:sz="0" w:space="0" w:color="auto"/>
                <w:right w:val="none" w:sz="0" w:space="0" w:color="auto"/>
              </w:divBdr>
            </w:div>
            <w:div w:id="1422020814">
              <w:marLeft w:val="0"/>
              <w:marRight w:val="0"/>
              <w:marTop w:val="0"/>
              <w:marBottom w:val="0"/>
              <w:divBdr>
                <w:top w:val="none" w:sz="0" w:space="0" w:color="auto"/>
                <w:left w:val="none" w:sz="0" w:space="0" w:color="auto"/>
                <w:bottom w:val="none" w:sz="0" w:space="0" w:color="auto"/>
                <w:right w:val="none" w:sz="0" w:space="0" w:color="auto"/>
              </w:divBdr>
            </w:div>
            <w:div w:id="1422411246">
              <w:marLeft w:val="0"/>
              <w:marRight w:val="0"/>
              <w:marTop w:val="0"/>
              <w:marBottom w:val="0"/>
              <w:divBdr>
                <w:top w:val="none" w:sz="0" w:space="0" w:color="auto"/>
                <w:left w:val="none" w:sz="0" w:space="0" w:color="auto"/>
                <w:bottom w:val="none" w:sz="0" w:space="0" w:color="auto"/>
                <w:right w:val="none" w:sz="0" w:space="0" w:color="auto"/>
              </w:divBdr>
            </w:div>
            <w:div w:id="1423259986">
              <w:marLeft w:val="0"/>
              <w:marRight w:val="0"/>
              <w:marTop w:val="0"/>
              <w:marBottom w:val="0"/>
              <w:divBdr>
                <w:top w:val="none" w:sz="0" w:space="0" w:color="auto"/>
                <w:left w:val="none" w:sz="0" w:space="0" w:color="auto"/>
                <w:bottom w:val="none" w:sz="0" w:space="0" w:color="auto"/>
                <w:right w:val="none" w:sz="0" w:space="0" w:color="auto"/>
              </w:divBdr>
            </w:div>
            <w:div w:id="1426461611">
              <w:marLeft w:val="0"/>
              <w:marRight w:val="0"/>
              <w:marTop w:val="0"/>
              <w:marBottom w:val="0"/>
              <w:divBdr>
                <w:top w:val="none" w:sz="0" w:space="0" w:color="auto"/>
                <w:left w:val="none" w:sz="0" w:space="0" w:color="auto"/>
                <w:bottom w:val="none" w:sz="0" w:space="0" w:color="auto"/>
                <w:right w:val="none" w:sz="0" w:space="0" w:color="auto"/>
              </w:divBdr>
            </w:div>
            <w:div w:id="1426728220">
              <w:marLeft w:val="0"/>
              <w:marRight w:val="0"/>
              <w:marTop w:val="0"/>
              <w:marBottom w:val="0"/>
              <w:divBdr>
                <w:top w:val="none" w:sz="0" w:space="0" w:color="auto"/>
                <w:left w:val="none" w:sz="0" w:space="0" w:color="auto"/>
                <w:bottom w:val="none" w:sz="0" w:space="0" w:color="auto"/>
                <w:right w:val="none" w:sz="0" w:space="0" w:color="auto"/>
              </w:divBdr>
            </w:div>
            <w:div w:id="1427143638">
              <w:marLeft w:val="0"/>
              <w:marRight w:val="0"/>
              <w:marTop w:val="0"/>
              <w:marBottom w:val="0"/>
              <w:divBdr>
                <w:top w:val="none" w:sz="0" w:space="0" w:color="auto"/>
                <w:left w:val="none" w:sz="0" w:space="0" w:color="auto"/>
                <w:bottom w:val="none" w:sz="0" w:space="0" w:color="auto"/>
                <w:right w:val="none" w:sz="0" w:space="0" w:color="auto"/>
              </w:divBdr>
            </w:div>
            <w:div w:id="1428577538">
              <w:marLeft w:val="0"/>
              <w:marRight w:val="0"/>
              <w:marTop w:val="0"/>
              <w:marBottom w:val="0"/>
              <w:divBdr>
                <w:top w:val="none" w:sz="0" w:space="0" w:color="auto"/>
                <w:left w:val="none" w:sz="0" w:space="0" w:color="auto"/>
                <w:bottom w:val="none" w:sz="0" w:space="0" w:color="auto"/>
                <w:right w:val="none" w:sz="0" w:space="0" w:color="auto"/>
              </w:divBdr>
            </w:div>
            <w:div w:id="1428622842">
              <w:marLeft w:val="0"/>
              <w:marRight w:val="0"/>
              <w:marTop w:val="0"/>
              <w:marBottom w:val="0"/>
              <w:divBdr>
                <w:top w:val="none" w:sz="0" w:space="0" w:color="auto"/>
                <w:left w:val="none" w:sz="0" w:space="0" w:color="auto"/>
                <w:bottom w:val="none" w:sz="0" w:space="0" w:color="auto"/>
                <w:right w:val="none" w:sz="0" w:space="0" w:color="auto"/>
              </w:divBdr>
            </w:div>
            <w:div w:id="1429695557">
              <w:marLeft w:val="0"/>
              <w:marRight w:val="0"/>
              <w:marTop w:val="0"/>
              <w:marBottom w:val="0"/>
              <w:divBdr>
                <w:top w:val="none" w:sz="0" w:space="0" w:color="auto"/>
                <w:left w:val="none" w:sz="0" w:space="0" w:color="auto"/>
                <w:bottom w:val="none" w:sz="0" w:space="0" w:color="auto"/>
                <w:right w:val="none" w:sz="0" w:space="0" w:color="auto"/>
              </w:divBdr>
            </w:div>
            <w:div w:id="1429739272">
              <w:marLeft w:val="0"/>
              <w:marRight w:val="0"/>
              <w:marTop w:val="0"/>
              <w:marBottom w:val="0"/>
              <w:divBdr>
                <w:top w:val="none" w:sz="0" w:space="0" w:color="auto"/>
                <w:left w:val="none" w:sz="0" w:space="0" w:color="auto"/>
                <w:bottom w:val="none" w:sz="0" w:space="0" w:color="auto"/>
                <w:right w:val="none" w:sz="0" w:space="0" w:color="auto"/>
              </w:divBdr>
            </w:div>
            <w:div w:id="1430735925">
              <w:marLeft w:val="0"/>
              <w:marRight w:val="0"/>
              <w:marTop w:val="0"/>
              <w:marBottom w:val="0"/>
              <w:divBdr>
                <w:top w:val="none" w:sz="0" w:space="0" w:color="auto"/>
                <w:left w:val="none" w:sz="0" w:space="0" w:color="auto"/>
                <w:bottom w:val="none" w:sz="0" w:space="0" w:color="auto"/>
                <w:right w:val="none" w:sz="0" w:space="0" w:color="auto"/>
              </w:divBdr>
            </w:div>
            <w:div w:id="1432386805">
              <w:marLeft w:val="0"/>
              <w:marRight w:val="0"/>
              <w:marTop w:val="0"/>
              <w:marBottom w:val="0"/>
              <w:divBdr>
                <w:top w:val="none" w:sz="0" w:space="0" w:color="auto"/>
                <w:left w:val="none" w:sz="0" w:space="0" w:color="auto"/>
                <w:bottom w:val="none" w:sz="0" w:space="0" w:color="auto"/>
                <w:right w:val="none" w:sz="0" w:space="0" w:color="auto"/>
              </w:divBdr>
            </w:div>
            <w:div w:id="1434786621">
              <w:marLeft w:val="0"/>
              <w:marRight w:val="0"/>
              <w:marTop w:val="0"/>
              <w:marBottom w:val="0"/>
              <w:divBdr>
                <w:top w:val="none" w:sz="0" w:space="0" w:color="auto"/>
                <w:left w:val="none" w:sz="0" w:space="0" w:color="auto"/>
                <w:bottom w:val="none" w:sz="0" w:space="0" w:color="auto"/>
                <w:right w:val="none" w:sz="0" w:space="0" w:color="auto"/>
              </w:divBdr>
            </w:div>
            <w:div w:id="1435710520">
              <w:marLeft w:val="0"/>
              <w:marRight w:val="0"/>
              <w:marTop w:val="0"/>
              <w:marBottom w:val="0"/>
              <w:divBdr>
                <w:top w:val="none" w:sz="0" w:space="0" w:color="auto"/>
                <w:left w:val="none" w:sz="0" w:space="0" w:color="auto"/>
                <w:bottom w:val="none" w:sz="0" w:space="0" w:color="auto"/>
                <w:right w:val="none" w:sz="0" w:space="0" w:color="auto"/>
              </w:divBdr>
            </w:div>
            <w:div w:id="1436361260">
              <w:marLeft w:val="0"/>
              <w:marRight w:val="0"/>
              <w:marTop w:val="0"/>
              <w:marBottom w:val="0"/>
              <w:divBdr>
                <w:top w:val="none" w:sz="0" w:space="0" w:color="auto"/>
                <w:left w:val="none" w:sz="0" w:space="0" w:color="auto"/>
                <w:bottom w:val="none" w:sz="0" w:space="0" w:color="auto"/>
                <w:right w:val="none" w:sz="0" w:space="0" w:color="auto"/>
              </w:divBdr>
            </w:div>
            <w:div w:id="1436439593">
              <w:marLeft w:val="0"/>
              <w:marRight w:val="0"/>
              <w:marTop w:val="0"/>
              <w:marBottom w:val="0"/>
              <w:divBdr>
                <w:top w:val="none" w:sz="0" w:space="0" w:color="auto"/>
                <w:left w:val="none" w:sz="0" w:space="0" w:color="auto"/>
                <w:bottom w:val="none" w:sz="0" w:space="0" w:color="auto"/>
                <w:right w:val="none" w:sz="0" w:space="0" w:color="auto"/>
              </w:divBdr>
            </w:div>
            <w:div w:id="1436710688">
              <w:marLeft w:val="0"/>
              <w:marRight w:val="0"/>
              <w:marTop w:val="0"/>
              <w:marBottom w:val="0"/>
              <w:divBdr>
                <w:top w:val="none" w:sz="0" w:space="0" w:color="auto"/>
                <w:left w:val="none" w:sz="0" w:space="0" w:color="auto"/>
                <w:bottom w:val="none" w:sz="0" w:space="0" w:color="auto"/>
                <w:right w:val="none" w:sz="0" w:space="0" w:color="auto"/>
              </w:divBdr>
            </w:div>
            <w:div w:id="1436747992">
              <w:marLeft w:val="0"/>
              <w:marRight w:val="0"/>
              <w:marTop w:val="0"/>
              <w:marBottom w:val="0"/>
              <w:divBdr>
                <w:top w:val="none" w:sz="0" w:space="0" w:color="auto"/>
                <w:left w:val="none" w:sz="0" w:space="0" w:color="auto"/>
                <w:bottom w:val="none" w:sz="0" w:space="0" w:color="auto"/>
                <w:right w:val="none" w:sz="0" w:space="0" w:color="auto"/>
              </w:divBdr>
            </w:div>
            <w:div w:id="1437212314">
              <w:marLeft w:val="0"/>
              <w:marRight w:val="0"/>
              <w:marTop w:val="0"/>
              <w:marBottom w:val="0"/>
              <w:divBdr>
                <w:top w:val="none" w:sz="0" w:space="0" w:color="auto"/>
                <w:left w:val="none" w:sz="0" w:space="0" w:color="auto"/>
                <w:bottom w:val="none" w:sz="0" w:space="0" w:color="auto"/>
                <w:right w:val="none" w:sz="0" w:space="0" w:color="auto"/>
              </w:divBdr>
            </w:div>
            <w:div w:id="1438601108">
              <w:marLeft w:val="0"/>
              <w:marRight w:val="0"/>
              <w:marTop w:val="0"/>
              <w:marBottom w:val="0"/>
              <w:divBdr>
                <w:top w:val="none" w:sz="0" w:space="0" w:color="auto"/>
                <w:left w:val="none" w:sz="0" w:space="0" w:color="auto"/>
                <w:bottom w:val="none" w:sz="0" w:space="0" w:color="auto"/>
                <w:right w:val="none" w:sz="0" w:space="0" w:color="auto"/>
              </w:divBdr>
            </w:div>
            <w:div w:id="1438988096">
              <w:marLeft w:val="0"/>
              <w:marRight w:val="0"/>
              <w:marTop w:val="0"/>
              <w:marBottom w:val="0"/>
              <w:divBdr>
                <w:top w:val="none" w:sz="0" w:space="0" w:color="auto"/>
                <w:left w:val="none" w:sz="0" w:space="0" w:color="auto"/>
                <w:bottom w:val="none" w:sz="0" w:space="0" w:color="auto"/>
                <w:right w:val="none" w:sz="0" w:space="0" w:color="auto"/>
              </w:divBdr>
            </w:div>
            <w:div w:id="1439832486">
              <w:marLeft w:val="0"/>
              <w:marRight w:val="0"/>
              <w:marTop w:val="0"/>
              <w:marBottom w:val="0"/>
              <w:divBdr>
                <w:top w:val="none" w:sz="0" w:space="0" w:color="auto"/>
                <w:left w:val="none" w:sz="0" w:space="0" w:color="auto"/>
                <w:bottom w:val="none" w:sz="0" w:space="0" w:color="auto"/>
                <w:right w:val="none" w:sz="0" w:space="0" w:color="auto"/>
              </w:divBdr>
            </w:div>
            <w:div w:id="1440023409">
              <w:marLeft w:val="0"/>
              <w:marRight w:val="0"/>
              <w:marTop w:val="0"/>
              <w:marBottom w:val="0"/>
              <w:divBdr>
                <w:top w:val="none" w:sz="0" w:space="0" w:color="auto"/>
                <w:left w:val="none" w:sz="0" w:space="0" w:color="auto"/>
                <w:bottom w:val="none" w:sz="0" w:space="0" w:color="auto"/>
                <w:right w:val="none" w:sz="0" w:space="0" w:color="auto"/>
              </w:divBdr>
            </w:div>
            <w:div w:id="1440643520">
              <w:marLeft w:val="0"/>
              <w:marRight w:val="0"/>
              <w:marTop w:val="0"/>
              <w:marBottom w:val="0"/>
              <w:divBdr>
                <w:top w:val="none" w:sz="0" w:space="0" w:color="auto"/>
                <w:left w:val="none" w:sz="0" w:space="0" w:color="auto"/>
                <w:bottom w:val="none" w:sz="0" w:space="0" w:color="auto"/>
                <w:right w:val="none" w:sz="0" w:space="0" w:color="auto"/>
              </w:divBdr>
            </w:div>
            <w:div w:id="1441990600">
              <w:marLeft w:val="0"/>
              <w:marRight w:val="0"/>
              <w:marTop w:val="0"/>
              <w:marBottom w:val="0"/>
              <w:divBdr>
                <w:top w:val="none" w:sz="0" w:space="0" w:color="auto"/>
                <w:left w:val="none" w:sz="0" w:space="0" w:color="auto"/>
                <w:bottom w:val="none" w:sz="0" w:space="0" w:color="auto"/>
                <w:right w:val="none" w:sz="0" w:space="0" w:color="auto"/>
              </w:divBdr>
            </w:div>
            <w:div w:id="1443112620">
              <w:marLeft w:val="0"/>
              <w:marRight w:val="0"/>
              <w:marTop w:val="0"/>
              <w:marBottom w:val="0"/>
              <w:divBdr>
                <w:top w:val="none" w:sz="0" w:space="0" w:color="auto"/>
                <w:left w:val="none" w:sz="0" w:space="0" w:color="auto"/>
                <w:bottom w:val="none" w:sz="0" w:space="0" w:color="auto"/>
                <w:right w:val="none" w:sz="0" w:space="0" w:color="auto"/>
              </w:divBdr>
            </w:div>
            <w:div w:id="1445348181">
              <w:marLeft w:val="0"/>
              <w:marRight w:val="0"/>
              <w:marTop w:val="0"/>
              <w:marBottom w:val="0"/>
              <w:divBdr>
                <w:top w:val="none" w:sz="0" w:space="0" w:color="auto"/>
                <w:left w:val="none" w:sz="0" w:space="0" w:color="auto"/>
                <w:bottom w:val="none" w:sz="0" w:space="0" w:color="auto"/>
                <w:right w:val="none" w:sz="0" w:space="0" w:color="auto"/>
              </w:divBdr>
            </w:div>
            <w:div w:id="1445417037">
              <w:marLeft w:val="0"/>
              <w:marRight w:val="0"/>
              <w:marTop w:val="0"/>
              <w:marBottom w:val="0"/>
              <w:divBdr>
                <w:top w:val="none" w:sz="0" w:space="0" w:color="auto"/>
                <w:left w:val="none" w:sz="0" w:space="0" w:color="auto"/>
                <w:bottom w:val="none" w:sz="0" w:space="0" w:color="auto"/>
                <w:right w:val="none" w:sz="0" w:space="0" w:color="auto"/>
              </w:divBdr>
            </w:div>
            <w:div w:id="1445419114">
              <w:marLeft w:val="0"/>
              <w:marRight w:val="0"/>
              <w:marTop w:val="0"/>
              <w:marBottom w:val="0"/>
              <w:divBdr>
                <w:top w:val="none" w:sz="0" w:space="0" w:color="auto"/>
                <w:left w:val="none" w:sz="0" w:space="0" w:color="auto"/>
                <w:bottom w:val="none" w:sz="0" w:space="0" w:color="auto"/>
                <w:right w:val="none" w:sz="0" w:space="0" w:color="auto"/>
              </w:divBdr>
            </w:div>
            <w:div w:id="1447656728">
              <w:marLeft w:val="0"/>
              <w:marRight w:val="0"/>
              <w:marTop w:val="0"/>
              <w:marBottom w:val="0"/>
              <w:divBdr>
                <w:top w:val="none" w:sz="0" w:space="0" w:color="auto"/>
                <w:left w:val="none" w:sz="0" w:space="0" w:color="auto"/>
                <w:bottom w:val="none" w:sz="0" w:space="0" w:color="auto"/>
                <w:right w:val="none" w:sz="0" w:space="0" w:color="auto"/>
              </w:divBdr>
            </w:div>
            <w:div w:id="1447694935">
              <w:marLeft w:val="0"/>
              <w:marRight w:val="0"/>
              <w:marTop w:val="0"/>
              <w:marBottom w:val="0"/>
              <w:divBdr>
                <w:top w:val="none" w:sz="0" w:space="0" w:color="auto"/>
                <w:left w:val="none" w:sz="0" w:space="0" w:color="auto"/>
                <w:bottom w:val="none" w:sz="0" w:space="0" w:color="auto"/>
                <w:right w:val="none" w:sz="0" w:space="0" w:color="auto"/>
              </w:divBdr>
            </w:div>
            <w:div w:id="1448619639">
              <w:marLeft w:val="0"/>
              <w:marRight w:val="0"/>
              <w:marTop w:val="0"/>
              <w:marBottom w:val="0"/>
              <w:divBdr>
                <w:top w:val="none" w:sz="0" w:space="0" w:color="auto"/>
                <w:left w:val="none" w:sz="0" w:space="0" w:color="auto"/>
                <w:bottom w:val="none" w:sz="0" w:space="0" w:color="auto"/>
                <w:right w:val="none" w:sz="0" w:space="0" w:color="auto"/>
              </w:divBdr>
            </w:div>
            <w:div w:id="1448695553">
              <w:marLeft w:val="0"/>
              <w:marRight w:val="0"/>
              <w:marTop w:val="0"/>
              <w:marBottom w:val="0"/>
              <w:divBdr>
                <w:top w:val="none" w:sz="0" w:space="0" w:color="auto"/>
                <w:left w:val="none" w:sz="0" w:space="0" w:color="auto"/>
                <w:bottom w:val="none" w:sz="0" w:space="0" w:color="auto"/>
                <w:right w:val="none" w:sz="0" w:space="0" w:color="auto"/>
              </w:divBdr>
            </w:div>
            <w:div w:id="1449011840">
              <w:marLeft w:val="0"/>
              <w:marRight w:val="0"/>
              <w:marTop w:val="0"/>
              <w:marBottom w:val="0"/>
              <w:divBdr>
                <w:top w:val="none" w:sz="0" w:space="0" w:color="auto"/>
                <w:left w:val="none" w:sz="0" w:space="0" w:color="auto"/>
                <w:bottom w:val="none" w:sz="0" w:space="0" w:color="auto"/>
                <w:right w:val="none" w:sz="0" w:space="0" w:color="auto"/>
              </w:divBdr>
            </w:div>
            <w:div w:id="1449474165">
              <w:marLeft w:val="0"/>
              <w:marRight w:val="0"/>
              <w:marTop w:val="0"/>
              <w:marBottom w:val="0"/>
              <w:divBdr>
                <w:top w:val="none" w:sz="0" w:space="0" w:color="auto"/>
                <w:left w:val="none" w:sz="0" w:space="0" w:color="auto"/>
                <w:bottom w:val="none" w:sz="0" w:space="0" w:color="auto"/>
                <w:right w:val="none" w:sz="0" w:space="0" w:color="auto"/>
              </w:divBdr>
            </w:div>
            <w:div w:id="1450928896">
              <w:marLeft w:val="0"/>
              <w:marRight w:val="0"/>
              <w:marTop w:val="0"/>
              <w:marBottom w:val="0"/>
              <w:divBdr>
                <w:top w:val="none" w:sz="0" w:space="0" w:color="auto"/>
                <w:left w:val="none" w:sz="0" w:space="0" w:color="auto"/>
                <w:bottom w:val="none" w:sz="0" w:space="0" w:color="auto"/>
                <w:right w:val="none" w:sz="0" w:space="0" w:color="auto"/>
              </w:divBdr>
            </w:div>
            <w:div w:id="1452824137">
              <w:marLeft w:val="0"/>
              <w:marRight w:val="0"/>
              <w:marTop w:val="0"/>
              <w:marBottom w:val="0"/>
              <w:divBdr>
                <w:top w:val="none" w:sz="0" w:space="0" w:color="auto"/>
                <w:left w:val="none" w:sz="0" w:space="0" w:color="auto"/>
                <w:bottom w:val="none" w:sz="0" w:space="0" w:color="auto"/>
                <w:right w:val="none" w:sz="0" w:space="0" w:color="auto"/>
              </w:divBdr>
            </w:div>
            <w:div w:id="1453358266">
              <w:marLeft w:val="0"/>
              <w:marRight w:val="0"/>
              <w:marTop w:val="0"/>
              <w:marBottom w:val="0"/>
              <w:divBdr>
                <w:top w:val="none" w:sz="0" w:space="0" w:color="auto"/>
                <w:left w:val="none" w:sz="0" w:space="0" w:color="auto"/>
                <w:bottom w:val="none" w:sz="0" w:space="0" w:color="auto"/>
                <w:right w:val="none" w:sz="0" w:space="0" w:color="auto"/>
              </w:divBdr>
            </w:div>
            <w:div w:id="1453867101">
              <w:marLeft w:val="0"/>
              <w:marRight w:val="0"/>
              <w:marTop w:val="0"/>
              <w:marBottom w:val="0"/>
              <w:divBdr>
                <w:top w:val="none" w:sz="0" w:space="0" w:color="auto"/>
                <w:left w:val="none" w:sz="0" w:space="0" w:color="auto"/>
                <w:bottom w:val="none" w:sz="0" w:space="0" w:color="auto"/>
                <w:right w:val="none" w:sz="0" w:space="0" w:color="auto"/>
              </w:divBdr>
            </w:div>
            <w:div w:id="1455706945">
              <w:marLeft w:val="0"/>
              <w:marRight w:val="0"/>
              <w:marTop w:val="0"/>
              <w:marBottom w:val="0"/>
              <w:divBdr>
                <w:top w:val="none" w:sz="0" w:space="0" w:color="auto"/>
                <w:left w:val="none" w:sz="0" w:space="0" w:color="auto"/>
                <w:bottom w:val="none" w:sz="0" w:space="0" w:color="auto"/>
                <w:right w:val="none" w:sz="0" w:space="0" w:color="auto"/>
              </w:divBdr>
            </w:div>
            <w:div w:id="1455909233">
              <w:marLeft w:val="0"/>
              <w:marRight w:val="0"/>
              <w:marTop w:val="0"/>
              <w:marBottom w:val="0"/>
              <w:divBdr>
                <w:top w:val="none" w:sz="0" w:space="0" w:color="auto"/>
                <w:left w:val="none" w:sz="0" w:space="0" w:color="auto"/>
                <w:bottom w:val="none" w:sz="0" w:space="0" w:color="auto"/>
                <w:right w:val="none" w:sz="0" w:space="0" w:color="auto"/>
              </w:divBdr>
            </w:div>
            <w:div w:id="1456635074">
              <w:marLeft w:val="0"/>
              <w:marRight w:val="0"/>
              <w:marTop w:val="0"/>
              <w:marBottom w:val="0"/>
              <w:divBdr>
                <w:top w:val="none" w:sz="0" w:space="0" w:color="auto"/>
                <w:left w:val="none" w:sz="0" w:space="0" w:color="auto"/>
                <w:bottom w:val="none" w:sz="0" w:space="0" w:color="auto"/>
                <w:right w:val="none" w:sz="0" w:space="0" w:color="auto"/>
              </w:divBdr>
            </w:div>
            <w:div w:id="1459177365">
              <w:marLeft w:val="0"/>
              <w:marRight w:val="0"/>
              <w:marTop w:val="0"/>
              <w:marBottom w:val="0"/>
              <w:divBdr>
                <w:top w:val="none" w:sz="0" w:space="0" w:color="auto"/>
                <w:left w:val="none" w:sz="0" w:space="0" w:color="auto"/>
                <w:bottom w:val="none" w:sz="0" w:space="0" w:color="auto"/>
                <w:right w:val="none" w:sz="0" w:space="0" w:color="auto"/>
              </w:divBdr>
            </w:div>
            <w:div w:id="1459228550">
              <w:marLeft w:val="0"/>
              <w:marRight w:val="0"/>
              <w:marTop w:val="0"/>
              <w:marBottom w:val="0"/>
              <w:divBdr>
                <w:top w:val="none" w:sz="0" w:space="0" w:color="auto"/>
                <w:left w:val="none" w:sz="0" w:space="0" w:color="auto"/>
                <w:bottom w:val="none" w:sz="0" w:space="0" w:color="auto"/>
                <w:right w:val="none" w:sz="0" w:space="0" w:color="auto"/>
              </w:divBdr>
            </w:div>
            <w:div w:id="1460338694">
              <w:marLeft w:val="0"/>
              <w:marRight w:val="0"/>
              <w:marTop w:val="0"/>
              <w:marBottom w:val="0"/>
              <w:divBdr>
                <w:top w:val="none" w:sz="0" w:space="0" w:color="auto"/>
                <w:left w:val="none" w:sz="0" w:space="0" w:color="auto"/>
                <w:bottom w:val="none" w:sz="0" w:space="0" w:color="auto"/>
                <w:right w:val="none" w:sz="0" w:space="0" w:color="auto"/>
              </w:divBdr>
            </w:div>
            <w:div w:id="1460879428">
              <w:marLeft w:val="0"/>
              <w:marRight w:val="0"/>
              <w:marTop w:val="0"/>
              <w:marBottom w:val="0"/>
              <w:divBdr>
                <w:top w:val="none" w:sz="0" w:space="0" w:color="auto"/>
                <w:left w:val="none" w:sz="0" w:space="0" w:color="auto"/>
                <w:bottom w:val="none" w:sz="0" w:space="0" w:color="auto"/>
                <w:right w:val="none" w:sz="0" w:space="0" w:color="auto"/>
              </w:divBdr>
            </w:div>
            <w:div w:id="1462648577">
              <w:marLeft w:val="0"/>
              <w:marRight w:val="0"/>
              <w:marTop w:val="0"/>
              <w:marBottom w:val="0"/>
              <w:divBdr>
                <w:top w:val="none" w:sz="0" w:space="0" w:color="auto"/>
                <w:left w:val="none" w:sz="0" w:space="0" w:color="auto"/>
                <w:bottom w:val="none" w:sz="0" w:space="0" w:color="auto"/>
                <w:right w:val="none" w:sz="0" w:space="0" w:color="auto"/>
              </w:divBdr>
            </w:div>
            <w:div w:id="1463618394">
              <w:marLeft w:val="0"/>
              <w:marRight w:val="0"/>
              <w:marTop w:val="0"/>
              <w:marBottom w:val="0"/>
              <w:divBdr>
                <w:top w:val="none" w:sz="0" w:space="0" w:color="auto"/>
                <w:left w:val="none" w:sz="0" w:space="0" w:color="auto"/>
                <w:bottom w:val="none" w:sz="0" w:space="0" w:color="auto"/>
                <w:right w:val="none" w:sz="0" w:space="0" w:color="auto"/>
              </w:divBdr>
            </w:div>
            <w:div w:id="1464545439">
              <w:marLeft w:val="0"/>
              <w:marRight w:val="0"/>
              <w:marTop w:val="0"/>
              <w:marBottom w:val="0"/>
              <w:divBdr>
                <w:top w:val="none" w:sz="0" w:space="0" w:color="auto"/>
                <w:left w:val="none" w:sz="0" w:space="0" w:color="auto"/>
                <w:bottom w:val="none" w:sz="0" w:space="0" w:color="auto"/>
                <w:right w:val="none" w:sz="0" w:space="0" w:color="auto"/>
              </w:divBdr>
            </w:div>
            <w:div w:id="1464730213">
              <w:marLeft w:val="0"/>
              <w:marRight w:val="0"/>
              <w:marTop w:val="0"/>
              <w:marBottom w:val="0"/>
              <w:divBdr>
                <w:top w:val="none" w:sz="0" w:space="0" w:color="auto"/>
                <w:left w:val="none" w:sz="0" w:space="0" w:color="auto"/>
                <w:bottom w:val="none" w:sz="0" w:space="0" w:color="auto"/>
                <w:right w:val="none" w:sz="0" w:space="0" w:color="auto"/>
              </w:divBdr>
            </w:div>
            <w:div w:id="1465344573">
              <w:marLeft w:val="0"/>
              <w:marRight w:val="0"/>
              <w:marTop w:val="0"/>
              <w:marBottom w:val="0"/>
              <w:divBdr>
                <w:top w:val="none" w:sz="0" w:space="0" w:color="auto"/>
                <w:left w:val="none" w:sz="0" w:space="0" w:color="auto"/>
                <w:bottom w:val="none" w:sz="0" w:space="0" w:color="auto"/>
                <w:right w:val="none" w:sz="0" w:space="0" w:color="auto"/>
              </w:divBdr>
            </w:div>
            <w:div w:id="1466849756">
              <w:marLeft w:val="0"/>
              <w:marRight w:val="0"/>
              <w:marTop w:val="0"/>
              <w:marBottom w:val="0"/>
              <w:divBdr>
                <w:top w:val="none" w:sz="0" w:space="0" w:color="auto"/>
                <w:left w:val="none" w:sz="0" w:space="0" w:color="auto"/>
                <w:bottom w:val="none" w:sz="0" w:space="0" w:color="auto"/>
                <w:right w:val="none" w:sz="0" w:space="0" w:color="auto"/>
              </w:divBdr>
            </w:div>
            <w:div w:id="1468087786">
              <w:marLeft w:val="0"/>
              <w:marRight w:val="0"/>
              <w:marTop w:val="0"/>
              <w:marBottom w:val="0"/>
              <w:divBdr>
                <w:top w:val="none" w:sz="0" w:space="0" w:color="auto"/>
                <w:left w:val="none" w:sz="0" w:space="0" w:color="auto"/>
                <w:bottom w:val="none" w:sz="0" w:space="0" w:color="auto"/>
                <w:right w:val="none" w:sz="0" w:space="0" w:color="auto"/>
              </w:divBdr>
            </w:div>
            <w:div w:id="1468738657">
              <w:marLeft w:val="0"/>
              <w:marRight w:val="0"/>
              <w:marTop w:val="0"/>
              <w:marBottom w:val="0"/>
              <w:divBdr>
                <w:top w:val="none" w:sz="0" w:space="0" w:color="auto"/>
                <w:left w:val="none" w:sz="0" w:space="0" w:color="auto"/>
                <w:bottom w:val="none" w:sz="0" w:space="0" w:color="auto"/>
                <w:right w:val="none" w:sz="0" w:space="0" w:color="auto"/>
              </w:divBdr>
            </w:div>
            <w:div w:id="1469545159">
              <w:marLeft w:val="0"/>
              <w:marRight w:val="0"/>
              <w:marTop w:val="0"/>
              <w:marBottom w:val="0"/>
              <w:divBdr>
                <w:top w:val="none" w:sz="0" w:space="0" w:color="auto"/>
                <w:left w:val="none" w:sz="0" w:space="0" w:color="auto"/>
                <w:bottom w:val="none" w:sz="0" w:space="0" w:color="auto"/>
                <w:right w:val="none" w:sz="0" w:space="0" w:color="auto"/>
              </w:divBdr>
            </w:div>
            <w:div w:id="1469779993">
              <w:marLeft w:val="0"/>
              <w:marRight w:val="0"/>
              <w:marTop w:val="0"/>
              <w:marBottom w:val="0"/>
              <w:divBdr>
                <w:top w:val="none" w:sz="0" w:space="0" w:color="auto"/>
                <w:left w:val="none" w:sz="0" w:space="0" w:color="auto"/>
                <w:bottom w:val="none" w:sz="0" w:space="0" w:color="auto"/>
                <w:right w:val="none" w:sz="0" w:space="0" w:color="auto"/>
              </w:divBdr>
            </w:div>
            <w:div w:id="1471440830">
              <w:marLeft w:val="0"/>
              <w:marRight w:val="0"/>
              <w:marTop w:val="0"/>
              <w:marBottom w:val="0"/>
              <w:divBdr>
                <w:top w:val="none" w:sz="0" w:space="0" w:color="auto"/>
                <w:left w:val="none" w:sz="0" w:space="0" w:color="auto"/>
                <w:bottom w:val="none" w:sz="0" w:space="0" w:color="auto"/>
                <w:right w:val="none" w:sz="0" w:space="0" w:color="auto"/>
              </w:divBdr>
            </w:div>
            <w:div w:id="1471827412">
              <w:marLeft w:val="0"/>
              <w:marRight w:val="0"/>
              <w:marTop w:val="0"/>
              <w:marBottom w:val="0"/>
              <w:divBdr>
                <w:top w:val="none" w:sz="0" w:space="0" w:color="auto"/>
                <w:left w:val="none" w:sz="0" w:space="0" w:color="auto"/>
                <w:bottom w:val="none" w:sz="0" w:space="0" w:color="auto"/>
                <w:right w:val="none" w:sz="0" w:space="0" w:color="auto"/>
              </w:divBdr>
            </w:div>
            <w:div w:id="1473253804">
              <w:marLeft w:val="0"/>
              <w:marRight w:val="0"/>
              <w:marTop w:val="0"/>
              <w:marBottom w:val="0"/>
              <w:divBdr>
                <w:top w:val="none" w:sz="0" w:space="0" w:color="auto"/>
                <w:left w:val="none" w:sz="0" w:space="0" w:color="auto"/>
                <w:bottom w:val="none" w:sz="0" w:space="0" w:color="auto"/>
                <w:right w:val="none" w:sz="0" w:space="0" w:color="auto"/>
              </w:divBdr>
            </w:div>
            <w:div w:id="1473670333">
              <w:marLeft w:val="0"/>
              <w:marRight w:val="0"/>
              <w:marTop w:val="0"/>
              <w:marBottom w:val="0"/>
              <w:divBdr>
                <w:top w:val="none" w:sz="0" w:space="0" w:color="auto"/>
                <w:left w:val="none" w:sz="0" w:space="0" w:color="auto"/>
                <w:bottom w:val="none" w:sz="0" w:space="0" w:color="auto"/>
                <w:right w:val="none" w:sz="0" w:space="0" w:color="auto"/>
              </w:divBdr>
            </w:div>
            <w:div w:id="1474130553">
              <w:marLeft w:val="0"/>
              <w:marRight w:val="0"/>
              <w:marTop w:val="0"/>
              <w:marBottom w:val="0"/>
              <w:divBdr>
                <w:top w:val="none" w:sz="0" w:space="0" w:color="auto"/>
                <w:left w:val="none" w:sz="0" w:space="0" w:color="auto"/>
                <w:bottom w:val="none" w:sz="0" w:space="0" w:color="auto"/>
                <w:right w:val="none" w:sz="0" w:space="0" w:color="auto"/>
              </w:divBdr>
            </w:div>
            <w:div w:id="1475562161">
              <w:marLeft w:val="0"/>
              <w:marRight w:val="0"/>
              <w:marTop w:val="0"/>
              <w:marBottom w:val="0"/>
              <w:divBdr>
                <w:top w:val="none" w:sz="0" w:space="0" w:color="auto"/>
                <w:left w:val="none" w:sz="0" w:space="0" w:color="auto"/>
                <w:bottom w:val="none" w:sz="0" w:space="0" w:color="auto"/>
                <w:right w:val="none" w:sz="0" w:space="0" w:color="auto"/>
              </w:divBdr>
            </w:div>
            <w:div w:id="1475758375">
              <w:marLeft w:val="0"/>
              <w:marRight w:val="0"/>
              <w:marTop w:val="0"/>
              <w:marBottom w:val="0"/>
              <w:divBdr>
                <w:top w:val="none" w:sz="0" w:space="0" w:color="auto"/>
                <w:left w:val="none" w:sz="0" w:space="0" w:color="auto"/>
                <w:bottom w:val="none" w:sz="0" w:space="0" w:color="auto"/>
                <w:right w:val="none" w:sz="0" w:space="0" w:color="auto"/>
              </w:divBdr>
            </w:div>
            <w:div w:id="1476409799">
              <w:marLeft w:val="0"/>
              <w:marRight w:val="0"/>
              <w:marTop w:val="0"/>
              <w:marBottom w:val="0"/>
              <w:divBdr>
                <w:top w:val="none" w:sz="0" w:space="0" w:color="auto"/>
                <w:left w:val="none" w:sz="0" w:space="0" w:color="auto"/>
                <w:bottom w:val="none" w:sz="0" w:space="0" w:color="auto"/>
                <w:right w:val="none" w:sz="0" w:space="0" w:color="auto"/>
              </w:divBdr>
            </w:div>
            <w:div w:id="1478523280">
              <w:marLeft w:val="0"/>
              <w:marRight w:val="0"/>
              <w:marTop w:val="0"/>
              <w:marBottom w:val="0"/>
              <w:divBdr>
                <w:top w:val="none" w:sz="0" w:space="0" w:color="auto"/>
                <w:left w:val="none" w:sz="0" w:space="0" w:color="auto"/>
                <w:bottom w:val="none" w:sz="0" w:space="0" w:color="auto"/>
                <w:right w:val="none" w:sz="0" w:space="0" w:color="auto"/>
              </w:divBdr>
            </w:div>
            <w:div w:id="1478567706">
              <w:marLeft w:val="0"/>
              <w:marRight w:val="0"/>
              <w:marTop w:val="0"/>
              <w:marBottom w:val="0"/>
              <w:divBdr>
                <w:top w:val="none" w:sz="0" w:space="0" w:color="auto"/>
                <w:left w:val="none" w:sz="0" w:space="0" w:color="auto"/>
                <w:bottom w:val="none" w:sz="0" w:space="0" w:color="auto"/>
                <w:right w:val="none" w:sz="0" w:space="0" w:color="auto"/>
              </w:divBdr>
            </w:div>
            <w:div w:id="1478572006">
              <w:marLeft w:val="0"/>
              <w:marRight w:val="0"/>
              <w:marTop w:val="0"/>
              <w:marBottom w:val="0"/>
              <w:divBdr>
                <w:top w:val="none" w:sz="0" w:space="0" w:color="auto"/>
                <w:left w:val="none" w:sz="0" w:space="0" w:color="auto"/>
                <w:bottom w:val="none" w:sz="0" w:space="0" w:color="auto"/>
                <w:right w:val="none" w:sz="0" w:space="0" w:color="auto"/>
              </w:divBdr>
            </w:div>
            <w:div w:id="1479224377">
              <w:marLeft w:val="0"/>
              <w:marRight w:val="0"/>
              <w:marTop w:val="0"/>
              <w:marBottom w:val="0"/>
              <w:divBdr>
                <w:top w:val="none" w:sz="0" w:space="0" w:color="auto"/>
                <w:left w:val="none" w:sz="0" w:space="0" w:color="auto"/>
                <w:bottom w:val="none" w:sz="0" w:space="0" w:color="auto"/>
                <w:right w:val="none" w:sz="0" w:space="0" w:color="auto"/>
              </w:divBdr>
            </w:div>
            <w:div w:id="1479299132">
              <w:marLeft w:val="0"/>
              <w:marRight w:val="0"/>
              <w:marTop w:val="0"/>
              <w:marBottom w:val="0"/>
              <w:divBdr>
                <w:top w:val="none" w:sz="0" w:space="0" w:color="auto"/>
                <w:left w:val="none" w:sz="0" w:space="0" w:color="auto"/>
                <w:bottom w:val="none" w:sz="0" w:space="0" w:color="auto"/>
                <w:right w:val="none" w:sz="0" w:space="0" w:color="auto"/>
              </w:divBdr>
            </w:div>
            <w:div w:id="1479685839">
              <w:marLeft w:val="0"/>
              <w:marRight w:val="0"/>
              <w:marTop w:val="0"/>
              <w:marBottom w:val="0"/>
              <w:divBdr>
                <w:top w:val="none" w:sz="0" w:space="0" w:color="auto"/>
                <w:left w:val="none" w:sz="0" w:space="0" w:color="auto"/>
                <w:bottom w:val="none" w:sz="0" w:space="0" w:color="auto"/>
                <w:right w:val="none" w:sz="0" w:space="0" w:color="auto"/>
              </w:divBdr>
            </w:div>
            <w:div w:id="1480147956">
              <w:marLeft w:val="0"/>
              <w:marRight w:val="0"/>
              <w:marTop w:val="0"/>
              <w:marBottom w:val="0"/>
              <w:divBdr>
                <w:top w:val="none" w:sz="0" w:space="0" w:color="auto"/>
                <w:left w:val="none" w:sz="0" w:space="0" w:color="auto"/>
                <w:bottom w:val="none" w:sz="0" w:space="0" w:color="auto"/>
                <w:right w:val="none" w:sz="0" w:space="0" w:color="auto"/>
              </w:divBdr>
            </w:div>
            <w:div w:id="1481073832">
              <w:marLeft w:val="0"/>
              <w:marRight w:val="0"/>
              <w:marTop w:val="0"/>
              <w:marBottom w:val="0"/>
              <w:divBdr>
                <w:top w:val="none" w:sz="0" w:space="0" w:color="auto"/>
                <w:left w:val="none" w:sz="0" w:space="0" w:color="auto"/>
                <w:bottom w:val="none" w:sz="0" w:space="0" w:color="auto"/>
                <w:right w:val="none" w:sz="0" w:space="0" w:color="auto"/>
              </w:divBdr>
            </w:div>
            <w:div w:id="1482190465">
              <w:marLeft w:val="0"/>
              <w:marRight w:val="0"/>
              <w:marTop w:val="0"/>
              <w:marBottom w:val="0"/>
              <w:divBdr>
                <w:top w:val="none" w:sz="0" w:space="0" w:color="auto"/>
                <w:left w:val="none" w:sz="0" w:space="0" w:color="auto"/>
                <w:bottom w:val="none" w:sz="0" w:space="0" w:color="auto"/>
                <w:right w:val="none" w:sz="0" w:space="0" w:color="auto"/>
              </w:divBdr>
            </w:div>
            <w:div w:id="1483620226">
              <w:marLeft w:val="0"/>
              <w:marRight w:val="0"/>
              <w:marTop w:val="0"/>
              <w:marBottom w:val="0"/>
              <w:divBdr>
                <w:top w:val="none" w:sz="0" w:space="0" w:color="auto"/>
                <w:left w:val="none" w:sz="0" w:space="0" w:color="auto"/>
                <w:bottom w:val="none" w:sz="0" w:space="0" w:color="auto"/>
                <w:right w:val="none" w:sz="0" w:space="0" w:color="auto"/>
              </w:divBdr>
            </w:div>
            <w:div w:id="1484010942">
              <w:marLeft w:val="0"/>
              <w:marRight w:val="0"/>
              <w:marTop w:val="0"/>
              <w:marBottom w:val="0"/>
              <w:divBdr>
                <w:top w:val="none" w:sz="0" w:space="0" w:color="auto"/>
                <w:left w:val="none" w:sz="0" w:space="0" w:color="auto"/>
                <w:bottom w:val="none" w:sz="0" w:space="0" w:color="auto"/>
                <w:right w:val="none" w:sz="0" w:space="0" w:color="auto"/>
              </w:divBdr>
            </w:div>
            <w:div w:id="1484276963">
              <w:marLeft w:val="0"/>
              <w:marRight w:val="0"/>
              <w:marTop w:val="0"/>
              <w:marBottom w:val="0"/>
              <w:divBdr>
                <w:top w:val="none" w:sz="0" w:space="0" w:color="auto"/>
                <w:left w:val="none" w:sz="0" w:space="0" w:color="auto"/>
                <w:bottom w:val="none" w:sz="0" w:space="0" w:color="auto"/>
                <w:right w:val="none" w:sz="0" w:space="0" w:color="auto"/>
              </w:divBdr>
            </w:div>
            <w:div w:id="1484346354">
              <w:marLeft w:val="0"/>
              <w:marRight w:val="0"/>
              <w:marTop w:val="0"/>
              <w:marBottom w:val="0"/>
              <w:divBdr>
                <w:top w:val="none" w:sz="0" w:space="0" w:color="auto"/>
                <w:left w:val="none" w:sz="0" w:space="0" w:color="auto"/>
                <w:bottom w:val="none" w:sz="0" w:space="0" w:color="auto"/>
                <w:right w:val="none" w:sz="0" w:space="0" w:color="auto"/>
              </w:divBdr>
            </w:div>
            <w:div w:id="1484540829">
              <w:marLeft w:val="0"/>
              <w:marRight w:val="0"/>
              <w:marTop w:val="0"/>
              <w:marBottom w:val="0"/>
              <w:divBdr>
                <w:top w:val="none" w:sz="0" w:space="0" w:color="auto"/>
                <w:left w:val="none" w:sz="0" w:space="0" w:color="auto"/>
                <w:bottom w:val="none" w:sz="0" w:space="0" w:color="auto"/>
                <w:right w:val="none" w:sz="0" w:space="0" w:color="auto"/>
              </w:divBdr>
            </w:div>
            <w:div w:id="1485123526">
              <w:marLeft w:val="0"/>
              <w:marRight w:val="0"/>
              <w:marTop w:val="0"/>
              <w:marBottom w:val="0"/>
              <w:divBdr>
                <w:top w:val="none" w:sz="0" w:space="0" w:color="auto"/>
                <w:left w:val="none" w:sz="0" w:space="0" w:color="auto"/>
                <w:bottom w:val="none" w:sz="0" w:space="0" w:color="auto"/>
                <w:right w:val="none" w:sz="0" w:space="0" w:color="auto"/>
              </w:divBdr>
            </w:div>
            <w:div w:id="1485899598">
              <w:marLeft w:val="0"/>
              <w:marRight w:val="0"/>
              <w:marTop w:val="0"/>
              <w:marBottom w:val="0"/>
              <w:divBdr>
                <w:top w:val="none" w:sz="0" w:space="0" w:color="auto"/>
                <w:left w:val="none" w:sz="0" w:space="0" w:color="auto"/>
                <w:bottom w:val="none" w:sz="0" w:space="0" w:color="auto"/>
                <w:right w:val="none" w:sz="0" w:space="0" w:color="auto"/>
              </w:divBdr>
            </w:div>
            <w:div w:id="1486165363">
              <w:marLeft w:val="0"/>
              <w:marRight w:val="0"/>
              <w:marTop w:val="0"/>
              <w:marBottom w:val="0"/>
              <w:divBdr>
                <w:top w:val="none" w:sz="0" w:space="0" w:color="auto"/>
                <w:left w:val="none" w:sz="0" w:space="0" w:color="auto"/>
                <w:bottom w:val="none" w:sz="0" w:space="0" w:color="auto"/>
                <w:right w:val="none" w:sz="0" w:space="0" w:color="auto"/>
              </w:divBdr>
            </w:div>
            <w:div w:id="1486697725">
              <w:marLeft w:val="0"/>
              <w:marRight w:val="0"/>
              <w:marTop w:val="0"/>
              <w:marBottom w:val="0"/>
              <w:divBdr>
                <w:top w:val="none" w:sz="0" w:space="0" w:color="auto"/>
                <w:left w:val="none" w:sz="0" w:space="0" w:color="auto"/>
                <w:bottom w:val="none" w:sz="0" w:space="0" w:color="auto"/>
                <w:right w:val="none" w:sz="0" w:space="0" w:color="auto"/>
              </w:divBdr>
            </w:div>
            <w:div w:id="1487699179">
              <w:marLeft w:val="0"/>
              <w:marRight w:val="0"/>
              <w:marTop w:val="0"/>
              <w:marBottom w:val="0"/>
              <w:divBdr>
                <w:top w:val="none" w:sz="0" w:space="0" w:color="auto"/>
                <w:left w:val="none" w:sz="0" w:space="0" w:color="auto"/>
                <w:bottom w:val="none" w:sz="0" w:space="0" w:color="auto"/>
                <w:right w:val="none" w:sz="0" w:space="0" w:color="auto"/>
              </w:divBdr>
            </w:div>
            <w:div w:id="1488132054">
              <w:marLeft w:val="0"/>
              <w:marRight w:val="0"/>
              <w:marTop w:val="0"/>
              <w:marBottom w:val="0"/>
              <w:divBdr>
                <w:top w:val="none" w:sz="0" w:space="0" w:color="auto"/>
                <w:left w:val="none" w:sz="0" w:space="0" w:color="auto"/>
                <w:bottom w:val="none" w:sz="0" w:space="0" w:color="auto"/>
                <w:right w:val="none" w:sz="0" w:space="0" w:color="auto"/>
              </w:divBdr>
            </w:div>
            <w:div w:id="1489445109">
              <w:marLeft w:val="0"/>
              <w:marRight w:val="0"/>
              <w:marTop w:val="0"/>
              <w:marBottom w:val="0"/>
              <w:divBdr>
                <w:top w:val="none" w:sz="0" w:space="0" w:color="auto"/>
                <w:left w:val="none" w:sz="0" w:space="0" w:color="auto"/>
                <w:bottom w:val="none" w:sz="0" w:space="0" w:color="auto"/>
                <w:right w:val="none" w:sz="0" w:space="0" w:color="auto"/>
              </w:divBdr>
            </w:div>
            <w:div w:id="1490242983">
              <w:marLeft w:val="0"/>
              <w:marRight w:val="0"/>
              <w:marTop w:val="0"/>
              <w:marBottom w:val="0"/>
              <w:divBdr>
                <w:top w:val="none" w:sz="0" w:space="0" w:color="auto"/>
                <w:left w:val="none" w:sz="0" w:space="0" w:color="auto"/>
                <w:bottom w:val="none" w:sz="0" w:space="0" w:color="auto"/>
                <w:right w:val="none" w:sz="0" w:space="0" w:color="auto"/>
              </w:divBdr>
            </w:div>
            <w:div w:id="1491560590">
              <w:marLeft w:val="0"/>
              <w:marRight w:val="0"/>
              <w:marTop w:val="0"/>
              <w:marBottom w:val="0"/>
              <w:divBdr>
                <w:top w:val="none" w:sz="0" w:space="0" w:color="auto"/>
                <w:left w:val="none" w:sz="0" w:space="0" w:color="auto"/>
                <w:bottom w:val="none" w:sz="0" w:space="0" w:color="auto"/>
                <w:right w:val="none" w:sz="0" w:space="0" w:color="auto"/>
              </w:divBdr>
            </w:div>
            <w:div w:id="1492017577">
              <w:marLeft w:val="0"/>
              <w:marRight w:val="0"/>
              <w:marTop w:val="0"/>
              <w:marBottom w:val="0"/>
              <w:divBdr>
                <w:top w:val="none" w:sz="0" w:space="0" w:color="auto"/>
                <w:left w:val="none" w:sz="0" w:space="0" w:color="auto"/>
                <w:bottom w:val="none" w:sz="0" w:space="0" w:color="auto"/>
                <w:right w:val="none" w:sz="0" w:space="0" w:color="auto"/>
              </w:divBdr>
            </w:div>
            <w:div w:id="1492059638">
              <w:marLeft w:val="0"/>
              <w:marRight w:val="0"/>
              <w:marTop w:val="0"/>
              <w:marBottom w:val="0"/>
              <w:divBdr>
                <w:top w:val="none" w:sz="0" w:space="0" w:color="auto"/>
                <w:left w:val="none" w:sz="0" w:space="0" w:color="auto"/>
                <w:bottom w:val="none" w:sz="0" w:space="0" w:color="auto"/>
                <w:right w:val="none" w:sz="0" w:space="0" w:color="auto"/>
              </w:divBdr>
            </w:div>
            <w:div w:id="1493369303">
              <w:marLeft w:val="0"/>
              <w:marRight w:val="0"/>
              <w:marTop w:val="0"/>
              <w:marBottom w:val="0"/>
              <w:divBdr>
                <w:top w:val="none" w:sz="0" w:space="0" w:color="auto"/>
                <w:left w:val="none" w:sz="0" w:space="0" w:color="auto"/>
                <w:bottom w:val="none" w:sz="0" w:space="0" w:color="auto"/>
                <w:right w:val="none" w:sz="0" w:space="0" w:color="auto"/>
              </w:divBdr>
            </w:div>
            <w:div w:id="1496646260">
              <w:marLeft w:val="0"/>
              <w:marRight w:val="0"/>
              <w:marTop w:val="0"/>
              <w:marBottom w:val="0"/>
              <w:divBdr>
                <w:top w:val="none" w:sz="0" w:space="0" w:color="auto"/>
                <w:left w:val="none" w:sz="0" w:space="0" w:color="auto"/>
                <w:bottom w:val="none" w:sz="0" w:space="0" w:color="auto"/>
                <w:right w:val="none" w:sz="0" w:space="0" w:color="auto"/>
              </w:divBdr>
            </w:div>
            <w:div w:id="1498036828">
              <w:marLeft w:val="0"/>
              <w:marRight w:val="0"/>
              <w:marTop w:val="0"/>
              <w:marBottom w:val="0"/>
              <w:divBdr>
                <w:top w:val="none" w:sz="0" w:space="0" w:color="auto"/>
                <w:left w:val="none" w:sz="0" w:space="0" w:color="auto"/>
                <w:bottom w:val="none" w:sz="0" w:space="0" w:color="auto"/>
                <w:right w:val="none" w:sz="0" w:space="0" w:color="auto"/>
              </w:divBdr>
            </w:div>
            <w:div w:id="1498110666">
              <w:marLeft w:val="0"/>
              <w:marRight w:val="0"/>
              <w:marTop w:val="0"/>
              <w:marBottom w:val="0"/>
              <w:divBdr>
                <w:top w:val="none" w:sz="0" w:space="0" w:color="auto"/>
                <w:left w:val="none" w:sz="0" w:space="0" w:color="auto"/>
                <w:bottom w:val="none" w:sz="0" w:space="0" w:color="auto"/>
                <w:right w:val="none" w:sz="0" w:space="0" w:color="auto"/>
              </w:divBdr>
            </w:div>
            <w:div w:id="1498810084">
              <w:marLeft w:val="0"/>
              <w:marRight w:val="0"/>
              <w:marTop w:val="0"/>
              <w:marBottom w:val="0"/>
              <w:divBdr>
                <w:top w:val="none" w:sz="0" w:space="0" w:color="auto"/>
                <w:left w:val="none" w:sz="0" w:space="0" w:color="auto"/>
                <w:bottom w:val="none" w:sz="0" w:space="0" w:color="auto"/>
                <w:right w:val="none" w:sz="0" w:space="0" w:color="auto"/>
              </w:divBdr>
            </w:div>
            <w:div w:id="1500075527">
              <w:marLeft w:val="0"/>
              <w:marRight w:val="0"/>
              <w:marTop w:val="0"/>
              <w:marBottom w:val="0"/>
              <w:divBdr>
                <w:top w:val="none" w:sz="0" w:space="0" w:color="auto"/>
                <w:left w:val="none" w:sz="0" w:space="0" w:color="auto"/>
                <w:bottom w:val="none" w:sz="0" w:space="0" w:color="auto"/>
                <w:right w:val="none" w:sz="0" w:space="0" w:color="auto"/>
              </w:divBdr>
            </w:div>
            <w:div w:id="1500727604">
              <w:marLeft w:val="0"/>
              <w:marRight w:val="0"/>
              <w:marTop w:val="0"/>
              <w:marBottom w:val="0"/>
              <w:divBdr>
                <w:top w:val="none" w:sz="0" w:space="0" w:color="auto"/>
                <w:left w:val="none" w:sz="0" w:space="0" w:color="auto"/>
                <w:bottom w:val="none" w:sz="0" w:space="0" w:color="auto"/>
                <w:right w:val="none" w:sz="0" w:space="0" w:color="auto"/>
              </w:divBdr>
            </w:div>
            <w:div w:id="1502744429">
              <w:marLeft w:val="0"/>
              <w:marRight w:val="0"/>
              <w:marTop w:val="0"/>
              <w:marBottom w:val="0"/>
              <w:divBdr>
                <w:top w:val="none" w:sz="0" w:space="0" w:color="auto"/>
                <w:left w:val="none" w:sz="0" w:space="0" w:color="auto"/>
                <w:bottom w:val="none" w:sz="0" w:space="0" w:color="auto"/>
                <w:right w:val="none" w:sz="0" w:space="0" w:color="auto"/>
              </w:divBdr>
            </w:div>
            <w:div w:id="1504123075">
              <w:marLeft w:val="0"/>
              <w:marRight w:val="0"/>
              <w:marTop w:val="0"/>
              <w:marBottom w:val="0"/>
              <w:divBdr>
                <w:top w:val="none" w:sz="0" w:space="0" w:color="auto"/>
                <w:left w:val="none" w:sz="0" w:space="0" w:color="auto"/>
                <w:bottom w:val="none" w:sz="0" w:space="0" w:color="auto"/>
                <w:right w:val="none" w:sz="0" w:space="0" w:color="auto"/>
              </w:divBdr>
            </w:div>
            <w:div w:id="1504541705">
              <w:marLeft w:val="0"/>
              <w:marRight w:val="0"/>
              <w:marTop w:val="0"/>
              <w:marBottom w:val="0"/>
              <w:divBdr>
                <w:top w:val="none" w:sz="0" w:space="0" w:color="auto"/>
                <w:left w:val="none" w:sz="0" w:space="0" w:color="auto"/>
                <w:bottom w:val="none" w:sz="0" w:space="0" w:color="auto"/>
                <w:right w:val="none" w:sz="0" w:space="0" w:color="auto"/>
              </w:divBdr>
            </w:div>
            <w:div w:id="1506165330">
              <w:marLeft w:val="0"/>
              <w:marRight w:val="0"/>
              <w:marTop w:val="0"/>
              <w:marBottom w:val="0"/>
              <w:divBdr>
                <w:top w:val="none" w:sz="0" w:space="0" w:color="auto"/>
                <w:left w:val="none" w:sz="0" w:space="0" w:color="auto"/>
                <w:bottom w:val="none" w:sz="0" w:space="0" w:color="auto"/>
                <w:right w:val="none" w:sz="0" w:space="0" w:color="auto"/>
              </w:divBdr>
            </w:div>
            <w:div w:id="1506238213">
              <w:marLeft w:val="0"/>
              <w:marRight w:val="0"/>
              <w:marTop w:val="0"/>
              <w:marBottom w:val="0"/>
              <w:divBdr>
                <w:top w:val="none" w:sz="0" w:space="0" w:color="auto"/>
                <w:left w:val="none" w:sz="0" w:space="0" w:color="auto"/>
                <w:bottom w:val="none" w:sz="0" w:space="0" w:color="auto"/>
                <w:right w:val="none" w:sz="0" w:space="0" w:color="auto"/>
              </w:divBdr>
            </w:div>
            <w:div w:id="1508134651">
              <w:marLeft w:val="0"/>
              <w:marRight w:val="0"/>
              <w:marTop w:val="0"/>
              <w:marBottom w:val="0"/>
              <w:divBdr>
                <w:top w:val="none" w:sz="0" w:space="0" w:color="auto"/>
                <w:left w:val="none" w:sz="0" w:space="0" w:color="auto"/>
                <w:bottom w:val="none" w:sz="0" w:space="0" w:color="auto"/>
                <w:right w:val="none" w:sz="0" w:space="0" w:color="auto"/>
              </w:divBdr>
            </w:div>
            <w:div w:id="1508909276">
              <w:marLeft w:val="0"/>
              <w:marRight w:val="0"/>
              <w:marTop w:val="0"/>
              <w:marBottom w:val="0"/>
              <w:divBdr>
                <w:top w:val="none" w:sz="0" w:space="0" w:color="auto"/>
                <w:left w:val="none" w:sz="0" w:space="0" w:color="auto"/>
                <w:bottom w:val="none" w:sz="0" w:space="0" w:color="auto"/>
                <w:right w:val="none" w:sz="0" w:space="0" w:color="auto"/>
              </w:divBdr>
            </w:div>
            <w:div w:id="1510290970">
              <w:marLeft w:val="0"/>
              <w:marRight w:val="0"/>
              <w:marTop w:val="0"/>
              <w:marBottom w:val="0"/>
              <w:divBdr>
                <w:top w:val="none" w:sz="0" w:space="0" w:color="auto"/>
                <w:left w:val="none" w:sz="0" w:space="0" w:color="auto"/>
                <w:bottom w:val="none" w:sz="0" w:space="0" w:color="auto"/>
                <w:right w:val="none" w:sz="0" w:space="0" w:color="auto"/>
              </w:divBdr>
            </w:div>
            <w:div w:id="1510825514">
              <w:marLeft w:val="0"/>
              <w:marRight w:val="0"/>
              <w:marTop w:val="0"/>
              <w:marBottom w:val="0"/>
              <w:divBdr>
                <w:top w:val="none" w:sz="0" w:space="0" w:color="auto"/>
                <w:left w:val="none" w:sz="0" w:space="0" w:color="auto"/>
                <w:bottom w:val="none" w:sz="0" w:space="0" w:color="auto"/>
                <w:right w:val="none" w:sz="0" w:space="0" w:color="auto"/>
              </w:divBdr>
            </w:div>
            <w:div w:id="1511871534">
              <w:marLeft w:val="0"/>
              <w:marRight w:val="0"/>
              <w:marTop w:val="0"/>
              <w:marBottom w:val="0"/>
              <w:divBdr>
                <w:top w:val="none" w:sz="0" w:space="0" w:color="auto"/>
                <w:left w:val="none" w:sz="0" w:space="0" w:color="auto"/>
                <w:bottom w:val="none" w:sz="0" w:space="0" w:color="auto"/>
                <w:right w:val="none" w:sz="0" w:space="0" w:color="auto"/>
              </w:divBdr>
            </w:div>
            <w:div w:id="1511986106">
              <w:marLeft w:val="0"/>
              <w:marRight w:val="0"/>
              <w:marTop w:val="0"/>
              <w:marBottom w:val="0"/>
              <w:divBdr>
                <w:top w:val="none" w:sz="0" w:space="0" w:color="auto"/>
                <w:left w:val="none" w:sz="0" w:space="0" w:color="auto"/>
                <w:bottom w:val="none" w:sz="0" w:space="0" w:color="auto"/>
                <w:right w:val="none" w:sz="0" w:space="0" w:color="auto"/>
              </w:divBdr>
            </w:div>
            <w:div w:id="1512258356">
              <w:marLeft w:val="0"/>
              <w:marRight w:val="0"/>
              <w:marTop w:val="0"/>
              <w:marBottom w:val="0"/>
              <w:divBdr>
                <w:top w:val="none" w:sz="0" w:space="0" w:color="auto"/>
                <w:left w:val="none" w:sz="0" w:space="0" w:color="auto"/>
                <w:bottom w:val="none" w:sz="0" w:space="0" w:color="auto"/>
                <w:right w:val="none" w:sz="0" w:space="0" w:color="auto"/>
              </w:divBdr>
            </w:div>
            <w:div w:id="1512528533">
              <w:marLeft w:val="0"/>
              <w:marRight w:val="0"/>
              <w:marTop w:val="0"/>
              <w:marBottom w:val="0"/>
              <w:divBdr>
                <w:top w:val="none" w:sz="0" w:space="0" w:color="auto"/>
                <w:left w:val="none" w:sz="0" w:space="0" w:color="auto"/>
                <w:bottom w:val="none" w:sz="0" w:space="0" w:color="auto"/>
                <w:right w:val="none" w:sz="0" w:space="0" w:color="auto"/>
              </w:divBdr>
            </w:div>
            <w:div w:id="1514804341">
              <w:marLeft w:val="0"/>
              <w:marRight w:val="0"/>
              <w:marTop w:val="0"/>
              <w:marBottom w:val="0"/>
              <w:divBdr>
                <w:top w:val="none" w:sz="0" w:space="0" w:color="auto"/>
                <w:left w:val="none" w:sz="0" w:space="0" w:color="auto"/>
                <w:bottom w:val="none" w:sz="0" w:space="0" w:color="auto"/>
                <w:right w:val="none" w:sz="0" w:space="0" w:color="auto"/>
              </w:divBdr>
            </w:div>
            <w:div w:id="1516530128">
              <w:marLeft w:val="0"/>
              <w:marRight w:val="0"/>
              <w:marTop w:val="0"/>
              <w:marBottom w:val="0"/>
              <w:divBdr>
                <w:top w:val="none" w:sz="0" w:space="0" w:color="auto"/>
                <w:left w:val="none" w:sz="0" w:space="0" w:color="auto"/>
                <w:bottom w:val="none" w:sz="0" w:space="0" w:color="auto"/>
                <w:right w:val="none" w:sz="0" w:space="0" w:color="auto"/>
              </w:divBdr>
            </w:div>
            <w:div w:id="1517694162">
              <w:marLeft w:val="0"/>
              <w:marRight w:val="0"/>
              <w:marTop w:val="0"/>
              <w:marBottom w:val="0"/>
              <w:divBdr>
                <w:top w:val="none" w:sz="0" w:space="0" w:color="auto"/>
                <w:left w:val="none" w:sz="0" w:space="0" w:color="auto"/>
                <w:bottom w:val="none" w:sz="0" w:space="0" w:color="auto"/>
                <w:right w:val="none" w:sz="0" w:space="0" w:color="auto"/>
              </w:divBdr>
            </w:div>
            <w:div w:id="1520781237">
              <w:marLeft w:val="0"/>
              <w:marRight w:val="0"/>
              <w:marTop w:val="0"/>
              <w:marBottom w:val="0"/>
              <w:divBdr>
                <w:top w:val="none" w:sz="0" w:space="0" w:color="auto"/>
                <w:left w:val="none" w:sz="0" w:space="0" w:color="auto"/>
                <w:bottom w:val="none" w:sz="0" w:space="0" w:color="auto"/>
                <w:right w:val="none" w:sz="0" w:space="0" w:color="auto"/>
              </w:divBdr>
            </w:div>
            <w:div w:id="1522351287">
              <w:marLeft w:val="0"/>
              <w:marRight w:val="0"/>
              <w:marTop w:val="0"/>
              <w:marBottom w:val="0"/>
              <w:divBdr>
                <w:top w:val="none" w:sz="0" w:space="0" w:color="auto"/>
                <w:left w:val="none" w:sz="0" w:space="0" w:color="auto"/>
                <w:bottom w:val="none" w:sz="0" w:space="0" w:color="auto"/>
                <w:right w:val="none" w:sz="0" w:space="0" w:color="auto"/>
              </w:divBdr>
            </w:div>
            <w:div w:id="1525895936">
              <w:marLeft w:val="0"/>
              <w:marRight w:val="0"/>
              <w:marTop w:val="0"/>
              <w:marBottom w:val="0"/>
              <w:divBdr>
                <w:top w:val="none" w:sz="0" w:space="0" w:color="auto"/>
                <w:left w:val="none" w:sz="0" w:space="0" w:color="auto"/>
                <w:bottom w:val="none" w:sz="0" w:space="0" w:color="auto"/>
                <w:right w:val="none" w:sz="0" w:space="0" w:color="auto"/>
              </w:divBdr>
            </w:div>
            <w:div w:id="1526863701">
              <w:marLeft w:val="0"/>
              <w:marRight w:val="0"/>
              <w:marTop w:val="0"/>
              <w:marBottom w:val="0"/>
              <w:divBdr>
                <w:top w:val="none" w:sz="0" w:space="0" w:color="auto"/>
                <w:left w:val="none" w:sz="0" w:space="0" w:color="auto"/>
                <w:bottom w:val="none" w:sz="0" w:space="0" w:color="auto"/>
                <w:right w:val="none" w:sz="0" w:space="0" w:color="auto"/>
              </w:divBdr>
            </w:div>
            <w:div w:id="1530753767">
              <w:marLeft w:val="0"/>
              <w:marRight w:val="0"/>
              <w:marTop w:val="0"/>
              <w:marBottom w:val="0"/>
              <w:divBdr>
                <w:top w:val="none" w:sz="0" w:space="0" w:color="auto"/>
                <w:left w:val="none" w:sz="0" w:space="0" w:color="auto"/>
                <w:bottom w:val="none" w:sz="0" w:space="0" w:color="auto"/>
                <w:right w:val="none" w:sz="0" w:space="0" w:color="auto"/>
              </w:divBdr>
            </w:div>
            <w:div w:id="1530949042">
              <w:marLeft w:val="0"/>
              <w:marRight w:val="0"/>
              <w:marTop w:val="0"/>
              <w:marBottom w:val="0"/>
              <w:divBdr>
                <w:top w:val="none" w:sz="0" w:space="0" w:color="auto"/>
                <w:left w:val="none" w:sz="0" w:space="0" w:color="auto"/>
                <w:bottom w:val="none" w:sz="0" w:space="0" w:color="auto"/>
                <w:right w:val="none" w:sz="0" w:space="0" w:color="auto"/>
              </w:divBdr>
            </w:div>
            <w:div w:id="1531409661">
              <w:marLeft w:val="0"/>
              <w:marRight w:val="0"/>
              <w:marTop w:val="0"/>
              <w:marBottom w:val="0"/>
              <w:divBdr>
                <w:top w:val="none" w:sz="0" w:space="0" w:color="auto"/>
                <w:left w:val="none" w:sz="0" w:space="0" w:color="auto"/>
                <w:bottom w:val="none" w:sz="0" w:space="0" w:color="auto"/>
                <w:right w:val="none" w:sz="0" w:space="0" w:color="auto"/>
              </w:divBdr>
            </w:div>
            <w:div w:id="1531797657">
              <w:marLeft w:val="0"/>
              <w:marRight w:val="0"/>
              <w:marTop w:val="0"/>
              <w:marBottom w:val="0"/>
              <w:divBdr>
                <w:top w:val="none" w:sz="0" w:space="0" w:color="auto"/>
                <w:left w:val="none" w:sz="0" w:space="0" w:color="auto"/>
                <w:bottom w:val="none" w:sz="0" w:space="0" w:color="auto"/>
                <w:right w:val="none" w:sz="0" w:space="0" w:color="auto"/>
              </w:divBdr>
            </w:div>
            <w:div w:id="1532107837">
              <w:marLeft w:val="0"/>
              <w:marRight w:val="0"/>
              <w:marTop w:val="0"/>
              <w:marBottom w:val="0"/>
              <w:divBdr>
                <w:top w:val="none" w:sz="0" w:space="0" w:color="auto"/>
                <w:left w:val="none" w:sz="0" w:space="0" w:color="auto"/>
                <w:bottom w:val="none" w:sz="0" w:space="0" w:color="auto"/>
                <w:right w:val="none" w:sz="0" w:space="0" w:color="auto"/>
              </w:divBdr>
            </w:div>
            <w:div w:id="1533112727">
              <w:marLeft w:val="0"/>
              <w:marRight w:val="0"/>
              <w:marTop w:val="0"/>
              <w:marBottom w:val="0"/>
              <w:divBdr>
                <w:top w:val="none" w:sz="0" w:space="0" w:color="auto"/>
                <w:left w:val="none" w:sz="0" w:space="0" w:color="auto"/>
                <w:bottom w:val="none" w:sz="0" w:space="0" w:color="auto"/>
                <w:right w:val="none" w:sz="0" w:space="0" w:color="auto"/>
              </w:divBdr>
            </w:div>
            <w:div w:id="1533423978">
              <w:marLeft w:val="0"/>
              <w:marRight w:val="0"/>
              <w:marTop w:val="0"/>
              <w:marBottom w:val="0"/>
              <w:divBdr>
                <w:top w:val="none" w:sz="0" w:space="0" w:color="auto"/>
                <w:left w:val="none" w:sz="0" w:space="0" w:color="auto"/>
                <w:bottom w:val="none" w:sz="0" w:space="0" w:color="auto"/>
                <w:right w:val="none" w:sz="0" w:space="0" w:color="auto"/>
              </w:divBdr>
            </w:div>
            <w:div w:id="1534340513">
              <w:marLeft w:val="0"/>
              <w:marRight w:val="0"/>
              <w:marTop w:val="0"/>
              <w:marBottom w:val="0"/>
              <w:divBdr>
                <w:top w:val="none" w:sz="0" w:space="0" w:color="auto"/>
                <w:left w:val="none" w:sz="0" w:space="0" w:color="auto"/>
                <w:bottom w:val="none" w:sz="0" w:space="0" w:color="auto"/>
                <w:right w:val="none" w:sz="0" w:space="0" w:color="auto"/>
              </w:divBdr>
            </w:div>
            <w:div w:id="1535724966">
              <w:marLeft w:val="0"/>
              <w:marRight w:val="0"/>
              <w:marTop w:val="0"/>
              <w:marBottom w:val="0"/>
              <w:divBdr>
                <w:top w:val="none" w:sz="0" w:space="0" w:color="auto"/>
                <w:left w:val="none" w:sz="0" w:space="0" w:color="auto"/>
                <w:bottom w:val="none" w:sz="0" w:space="0" w:color="auto"/>
                <w:right w:val="none" w:sz="0" w:space="0" w:color="auto"/>
              </w:divBdr>
            </w:div>
            <w:div w:id="1537736920">
              <w:marLeft w:val="0"/>
              <w:marRight w:val="0"/>
              <w:marTop w:val="0"/>
              <w:marBottom w:val="0"/>
              <w:divBdr>
                <w:top w:val="none" w:sz="0" w:space="0" w:color="auto"/>
                <w:left w:val="none" w:sz="0" w:space="0" w:color="auto"/>
                <w:bottom w:val="none" w:sz="0" w:space="0" w:color="auto"/>
                <w:right w:val="none" w:sz="0" w:space="0" w:color="auto"/>
              </w:divBdr>
            </w:div>
            <w:div w:id="1538351687">
              <w:marLeft w:val="0"/>
              <w:marRight w:val="0"/>
              <w:marTop w:val="0"/>
              <w:marBottom w:val="0"/>
              <w:divBdr>
                <w:top w:val="none" w:sz="0" w:space="0" w:color="auto"/>
                <w:left w:val="none" w:sz="0" w:space="0" w:color="auto"/>
                <w:bottom w:val="none" w:sz="0" w:space="0" w:color="auto"/>
                <w:right w:val="none" w:sz="0" w:space="0" w:color="auto"/>
              </w:divBdr>
            </w:div>
            <w:div w:id="1539582507">
              <w:marLeft w:val="0"/>
              <w:marRight w:val="0"/>
              <w:marTop w:val="0"/>
              <w:marBottom w:val="0"/>
              <w:divBdr>
                <w:top w:val="none" w:sz="0" w:space="0" w:color="auto"/>
                <w:left w:val="none" w:sz="0" w:space="0" w:color="auto"/>
                <w:bottom w:val="none" w:sz="0" w:space="0" w:color="auto"/>
                <w:right w:val="none" w:sz="0" w:space="0" w:color="auto"/>
              </w:divBdr>
            </w:div>
            <w:div w:id="1540051520">
              <w:marLeft w:val="0"/>
              <w:marRight w:val="0"/>
              <w:marTop w:val="0"/>
              <w:marBottom w:val="0"/>
              <w:divBdr>
                <w:top w:val="none" w:sz="0" w:space="0" w:color="auto"/>
                <w:left w:val="none" w:sz="0" w:space="0" w:color="auto"/>
                <w:bottom w:val="none" w:sz="0" w:space="0" w:color="auto"/>
                <w:right w:val="none" w:sz="0" w:space="0" w:color="auto"/>
              </w:divBdr>
            </w:div>
            <w:div w:id="1540169281">
              <w:marLeft w:val="0"/>
              <w:marRight w:val="0"/>
              <w:marTop w:val="0"/>
              <w:marBottom w:val="0"/>
              <w:divBdr>
                <w:top w:val="none" w:sz="0" w:space="0" w:color="auto"/>
                <w:left w:val="none" w:sz="0" w:space="0" w:color="auto"/>
                <w:bottom w:val="none" w:sz="0" w:space="0" w:color="auto"/>
                <w:right w:val="none" w:sz="0" w:space="0" w:color="auto"/>
              </w:divBdr>
            </w:div>
            <w:div w:id="1540705407">
              <w:marLeft w:val="0"/>
              <w:marRight w:val="0"/>
              <w:marTop w:val="0"/>
              <w:marBottom w:val="0"/>
              <w:divBdr>
                <w:top w:val="none" w:sz="0" w:space="0" w:color="auto"/>
                <w:left w:val="none" w:sz="0" w:space="0" w:color="auto"/>
                <w:bottom w:val="none" w:sz="0" w:space="0" w:color="auto"/>
                <w:right w:val="none" w:sz="0" w:space="0" w:color="auto"/>
              </w:divBdr>
            </w:div>
            <w:div w:id="1540896235">
              <w:marLeft w:val="0"/>
              <w:marRight w:val="0"/>
              <w:marTop w:val="0"/>
              <w:marBottom w:val="0"/>
              <w:divBdr>
                <w:top w:val="none" w:sz="0" w:space="0" w:color="auto"/>
                <w:left w:val="none" w:sz="0" w:space="0" w:color="auto"/>
                <w:bottom w:val="none" w:sz="0" w:space="0" w:color="auto"/>
                <w:right w:val="none" w:sz="0" w:space="0" w:color="auto"/>
              </w:divBdr>
            </w:div>
            <w:div w:id="1543976802">
              <w:marLeft w:val="0"/>
              <w:marRight w:val="0"/>
              <w:marTop w:val="0"/>
              <w:marBottom w:val="0"/>
              <w:divBdr>
                <w:top w:val="none" w:sz="0" w:space="0" w:color="auto"/>
                <w:left w:val="none" w:sz="0" w:space="0" w:color="auto"/>
                <w:bottom w:val="none" w:sz="0" w:space="0" w:color="auto"/>
                <w:right w:val="none" w:sz="0" w:space="0" w:color="auto"/>
              </w:divBdr>
            </w:div>
            <w:div w:id="1544903786">
              <w:marLeft w:val="0"/>
              <w:marRight w:val="0"/>
              <w:marTop w:val="0"/>
              <w:marBottom w:val="0"/>
              <w:divBdr>
                <w:top w:val="none" w:sz="0" w:space="0" w:color="auto"/>
                <w:left w:val="none" w:sz="0" w:space="0" w:color="auto"/>
                <w:bottom w:val="none" w:sz="0" w:space="0" w:color="auto"/>
                <w:right w:val="none" w:sz="0" w:space="0" w:color="auto"/>
              </w:divBdr>
            </w:div>
            <w:div w:id="1545212485">
              <w:marLeft w:val="0"/>
              <w:marRight w:val="0"/>
              <w:marTop w:val="0"/>
              <w:marBottom w:val="0"/>
              <w:divBdr>
                <w:top w:val="none" w:sz="0" w:space="0" w:color="auto"/>
                <w:left w:val="none" w:sz="0" w:space="0" w:color="auto"/>
                <w:bottom w:val="none" w:sz="0" w:space="0" w:color="auto"/>
                <w:right w:val="none" w:sz="0" w:space="0" w:color="auto"/>
              </w:divBdr>
            </w:div>
            <w:div w:id="1545631187">
              <w:marLeft w:val="0"/>
              <w:marRight w:val="0"/>
              <w:marTop w:val="0"/>
              <w:marBottom w:val="0"/>
              <w:divBdr>
                <w:top w:val="none" w:sz="0" w:space="0" w:color="auto"/>
                <w:left w:val="none" w:sz="0" w:space="0" w:color="auto"/>
                <w:bottom w:val="none" w:sz="0" w:space="0" w:color="auto"/>
                <w:right w:val="none" w:sz="0" w:space="0" w:color="auto"/>
              </w:divBdr>
            </w:div>
            <w:div w:id="1545871039">
              <w:marLeft w:val="0"/>
              <w:marRight w:val="0"/>
              <w:marTop w:val="0"/>
              <w:marBottom w:val="0"/>
              <w:divBdr>
                <w:top w:val="none" w:sz="0" w:space="0" w:color="auto"/>
                <w:left w:val="none" w:sz="0" w:space="0" w:color="auto"/>
                <w:bottom w:val="none" w:sz="0" w:space="0" w:color="auto"/>
                <w:right w:val="none" w:sz="0" w:space="0" w:color="auto"/>
              </w:divBdr>
            </w:div>
            <w:div w:id="1546528573">
              <w:marLeft w:val="0"/>
              <w:marRight w:val="0"/>
              <w:marTop w:val="0"/>
              <w:marBottom w:val="0"/>
              <w:divBdr>
                <w:top w:val="none" w:sz="0" w:space="0" w:color="auto"/>
                <w:left w:val="none" w:sz="0" w:space="0" w:color="auto"/>
                <w:bottom w:val="none" w:sz="0" w:space="0" w:color="auto"/>
                <w:right w:val="none" w:sz="0" w:space="0" w:color="auto"/>
              </w:divBdr>
            </w:div>
            <w:div w:id="1546715680">
              <w:marLeft w:val="0"/>
              <w:marRight w:val="0"/>
              <w:marTop w:val="0"/>
              <w:marBottom w:val="0"/>
              <w:divBdr>
                <w:top w:val="none" w:sz="0" w:space="0" w:color="auto"/>
                <w:left w:val="none" w:sz="0" w:space="0" w:color="auto"/>
                <w:bottom w:val="none" w:sz="0" w:space="0" w:color="auto"/>
                <w:right w:val="none" w:sz="0" w:space="0" w:color="auto"/>
              </w:divBdr>
            </w:div>
            <w:div w:id="1546989119">
              <w:marLeft w:val="0"/>
              <w:marRight w:val="0"/>
              <w:marTop w:val="0"/>
              <w:marBottom w:val="0"/>
              <w:divBdr>
                <w:top w:val="none" w:sz="0" w:space="0" w:color="auto"/>
                <w:left w:val="none" w:sz="0" w:space="0" w:color="auto"/>
                <w:bottom w:val="none" w:sz="0" w:space="0" w:color="auto"/>
                <w:right w:val="none" w:sz="0" w:space="0" w:color="auto"/>
              </w:divBdr>
            </w:div>
            <w:div w:id="1548832235">
              <w:marLeft w:val="0"/>
              <w:marRight w:val="0"/>
              <w:marTop w:val="0"/>
              <w:marBottom w:val="0"/>
              <w:divBdr>
                <w:top w:val="none" w:sz="0" w:space="0" w:color="auto"/>
                <w:left w:val="none" w:sz="0" w:space="0" w:color="auto"/>
                <w:bottom w:val="none" w:sz="0" w:space="0" w:color="auto"/>
                <w:right w:val="none" w:sz="0" w:space="0" w:color="auto"/>
              </w:divBdr>
            </w:div>
            <w:div w:id="1549534609">
              <w:marLeft w:val="0"/>
              <w:marRight w:val="0"/>
              <w:marTop w:val="0"/>
              <w:marBottom w:val="0"/>
              <w:divBdr>
                <w:top w:val="none" w:sz="0" w:space="0" w:color="auto"/>
                <w:left w:val="none" w:sz="0" w:space="0" w:color="auto"/>
                <w:bottom w:val="none" w:sz="0" w:space="0" w:color="auto"/>
                <w:right w:val="none" w:sz="0" w:space="0" w:color="auto"/>
              </w:divBdr>
            </w:div>
            <w:div w:id="1549995219">
              <w:marLeft w:val="0"/>
              <w:marRight w:val="0"/>
              <w:marTop w:val="0"/>
              <w:marBottom w:val="0"/>
              <w:divBdr>
                <w:top w:val="none" w:sz="0" w:space="0" w:color="auto"/>
                <w:left w:val="none" w:sz="0" w:space="0" w:color="auto"/>
                <w:bottom w:val="none" w:sz="0" w:space="0" w:color="auto"/>
                <w:right w:val="none" w:sz="0" w:space="0" w:color="auto"/>
              </w:divBdr>
            </w:div>
            <w:div w:id="1550262510">
              <w:marLeft w:val="0"/>
              <w:marRight w:val="0"/>
              <w:marTop w:val="0"/>
              <w:marBottom w:val="0"/>
              <w:divBdr>
                <w:top w:val="none" w:sz="0" w:space="0" w:color="auto"/>
                <w:left w:val="none" w:sz="0" w:space="0" w:color="auto"/>
                <w:bottom w:val="none" w:sz="0" w:space="0" w:color="auto"/>
                <w:right w:val="none" w:sz="0" w:space="0" w:color="auto"/>
              </w:divBdr>
            </w:div>
            <w:div w:id="1553346776">
              <w:marLeft w:val="0"/>
              <w:marRight w:val="0"/>
              <w:marTop w:val="0"/>
              <w:marBottom w:val="0"/>
              <w:divBdr>
                <w:top w:val="none" w:sz="0" w:space="0" w:color="auto"/>
                <w:left w:val="none" w:sz="0" w:space="0" w:color="auto"/>
                <w:bottom w:val="none" w:sz="0" w:space="0" w:color="auto"/>
                <w:right w:val="none" w:sz="0" w:space="0" w:color="auto"/>
              </w:divBdr>
            </w:div>
            <w:div w:id="1553730389">
              <w:marLeft w:val="0"/>
              <w:marRight w:val="0"/>
              <w:marTop w:val="0"/>
              <w:marBottom w:val="0"/>
              <w:divBdr>
                <w:top w:val="none" w:sz="0" w:space="0" w:color="auto"/>
                <w:left w:val="none" w:sz="0" w:space="0" w:color="auto"/>
                <w:bottom w:val="none" w:sz="0" w:space="0" w:color="auto"/>
                <w:right w:val="none" w:sz="0" w:space="0" w:color="auto"/>
              </w:divBdr>
            </w:div>
            <w:div w:id="1554467190">
              <w:marLeft w:val="0"/>
              <w:marRight w:val="0"/>
              <w:marTop w:val="0"/>
              <w:marBottom w:val="0"/>
              <w:divBdr>
                <w:top w:val="none" w:sz="0" w:space="0" w:color="auto"/>
                <w:left w:val="none" w:sz="0" w:space="0" w:color="auto"/>
                <w:bottom w:val="none" w:sz="0" w:space="0" w:color="auto"/>
                <w:right w:val="none" w:sz="0" w:space="0" w:color="auto"/>
              </w:divBdr>
            </w:div>
            <w:div w:id="1554538574">
              <w:marLeft w:val="0"/>
              <w:marRight w:val="0"/>
              <w:marTop w:val="0"/>
              <w:marBottom w:val="0"/>
              <w:divBdr>
                <w:top w:val="none" w:sz="0" w:space="0" w:color="auto"/>
                <w:left w:val="none" w:sz="0" w:space="0" w:color="auto"/>
                <w:bottom w:val="none" w:sz="0" w:space="0" w:color="auto"/>
                <w:right w:val="none" w:sz="0" w:space="0" w:color="auto"/>
              </w:divBdr>
            </w:div>
            <w:div w:id="1554808354">
              <w:marLeft w:val="0"/>
              <w:marRight w:val="0"/>
              <w:marTop w:val="0"/>
              <w:marBottom w:val="0"/>
              <w:divBdr>
                <w:top w:val="none" w:sz="0" w:space="0" w:color="auto"/>
                <w:left w:val="none" w:sz="0" w:space="0" w:color="auto"/>
                <w:bottom w:val="none" w:sz="0" w:space="0" w:color="auto"/>
                <w:right w:val="none" w:sz="0" w:space="0" w:color="auto"/>
              </w:divBdr>
            </w:div>
            <w:div w:id="1555578742">
              <w:marLeft w:val="0"/>
              <w:marRight w:val="0"/>
              <w:marTop w:val="0"/>
              <w:marBottom w:val="0"/>
              <w:divBdr>
                <w:top w:val="none" w:sz="0" w:space="0" w:color="auto"/>
                <w:left w:val="none" w:sz="0" w:space="0" w:color="auto"/>
                <w:bottom w:val="none" w:sz="0" w:space="0" w:color="auto"/>
                <w:right w:val="none" w:sz="0" w:space="0" w:color="auto"/>
              </w:divBdr>
            </w:div>
            <w:div w:id="1555580662">
              <w:marLeft w:val="0"/>
              <w:marRight w:val="0"/>
              <w:marTop w:val="0"/>
              <w:marBottom w:val="0"/>
              <w:divBdr>
                <w:top w:val="none" w:sz="0" w:space="0" w:color="auto"/>
                <w:left w:val="none" w:sz="0" w:space="0" w:color="auto"/>
                <w:bottom w:val="none" w:sz="0" w:space="0" w:color="auto"/>
                <w:right w:val="none" w:sz="0" w:space="0" w:color="auto"/>
              </w:divBdr>
            </w:div>
            <w:div w:id="1558198541">
              <w:marLeft w:val="0"/>
              <w:marRight w:val="0"/>
              <w:marTop w:val="0"/>
              <w:marBottom w:val="0"/>
              <w:divBdr>
                <w:top w:val="none" w:sz="0" w:space="0" w:color="auto"/>
                <w:left w:val="none" w:sz="0" w:space="0" w:color="auto"/>
                <w:bottom w:val="none" w:sz="0" w:space="0" w:color="auto"/>
                <w:right w:val="none" w:sz="0" w:space="0" w:color="auto"/>
              </w:divBdr>
            </w:div>
            <w:div w:id="1560240943">
              <w:marLeft w:val="0"/>
              <w:marRight w:val="0"/>
              <w:marTop w:val="0"/>
              <w:marBottom w:val="0"/>
              <w:divBdr>
                <w:top w:val="none" w:sz="0" w:space="0" w:color="auto"/>
                <w:left w:val="none" w:sz="0" w:space="0" w:color="auto"/>
                <w:bottom w:val="none" w:sz="0" w:space="0" w:color="auto"/>
                <w:right w:val="none" w:sz="0" w:space="0" w:color="auto"/>
              </w:divBdr>
            </w:div>
            <w:div w:id="1562014623">
              <w:marLeft w:val="0"/>
              <w:marRight w:val="0"/>
              <w:marTop w:val="0"/>
              <w:marBottom w:val="0"/>
              <w:divBdr>
                <w:top w:val="none" w:sz="0" w:space="0" w:color="auto"/>
                <w:left w:val="none" w:sz="0" w:space="0" w:color="auto"/>
                <w:bottom w:val="none" w:sz="0" w:space="0" w:color="auto"/>
                <w:right w:val="none" w:sz="0" w:space="0" w:color="auto"/>
              </w:divBdr>
            </w:div>
            <w:div w:id="1562015984">
              <w:marLeft w:val="0"/>
              <w:marRight w:val="0"/>
              <w:marTop w:val="0"/>
              <w:marBottom w:val="0"/>
              <w:divBdr>
                <w:top w:val="none" w:sz="0" w:space="0" w:color="auto"/>
                <w:left w:val="none" w:sz="0" w:space="0" w:color="auto"/>
                <w:bottom w:val="none" w:sz="0" w:space="0" w:color="auto"/>
                <w:right w:val="none" w:sz="0" w:space="0" w:color="auto"/>
              </w:divBdr>
            </w:div>
            <w:div w:id="1562715391">
              <w:marLeft w:val="0"/>
              <w:marRight w:val="0"/>
              <w:marTop w:val="0"/>
              <w:marBottom w:val="0"/>
              <w:divBdr>
                <w:top w:val="none" w:sz="0" w:space="0" w:color="auto"/>
                <w:left w:val="none" w:sz="0" w:space="0" w:color="auto"/>
                <w:bottom w:val="none" w:sz="0" w:space="0" w:color="auto"/>
                <w:right w:val="none" w:sz="0" w:space="0" w:color="auto"/>
              </w:divBdr>
            </w:div>
            <w:div w:id="1564019514">
              <w:marLeft w:val="0"/>
              <w:marRight w:val="0"/>
              <w:marTop w:val="0"/>
              <w:marBottom w:val="0"/>
              <w:divBdr>
                <w:top w:val="none" w:sz="0" w:space="0" w:color="auto"/>
                <w:left w:val="none" w:sz="0" w:space="0" w:color="auto"/>
                <w:bottom w:val="none" w:sz="0" w:space="0" w:color="auto"/>
                <w:right w:val="none" w:sz="0" w:space="0" w:color="auto"/>
              </w:divBdr>
            </w:div>
            <w:div w:id="1564020633">
              <w:marLeft w:val="0"/>
              <w:marRight w:val="0"/>
              <w:marTop w:val="0"/>
              <w:marBottom w:val="0"/>
              <w:divBdr>
                <w:top w:val="none" w:sz="0" w:space="0" w:color="auto"/>
                <w:left w:val="none" w:sz="0" w:space="0" w:color="auto"/>
                <w:bottom w:val="none" w:sz="0" w:space="0" w:color="auto"/>
                <w:right w:val="none" w:sz="0" w:space="0" w:color="auto"/>
              </w:divBdr>
            </w:div>
            <w:div w:id="1565526244">
              <w:marLeft w:val="0"/>
              <w:marRight w:val="0"/>
              <w:marTop w:val="0"/>
              <w:marBottom w:val="0"/>
              <w:divBdr>
                <w:top w:val="none" w:sz="0" w:space="0" w:color="auto"/>
                <w:left w:val="none" w:sz="0" w:space="0" w:color="auto"/>
                <w:bottom w:val="none" w:sz="0" w:space="0" w:color="auto"/>
                <w:right w:val="none" w:sz="0" w:space="0" w:color="auto"/>
              </w:divBdr>
            </w:div>
            <w:div w:id="1566454344">
              <w:marLeft w:val="0"/>
              <w:marRight w:val="0"/>
              <w:marTop w:val="0"/>
              <w:marBottom w:val="0"/>
              <w:divBdr>
                <w:top w:val="none" w:sz="0" w:space="0" w:color="auto"/>
                <w:left w:val="none" w:sz="0" w:space="0" w:color="auto"/>
                <w:bottom w:val="none" w:sz="0" w:space="0" w:color="auto"/>
                <w:right w:val="none" w:sz="0" w:space="0" w:color="auto"/>
              </w:divBdr>
            </w:div>
            <w:div w:id="1566524396">
              <w:marLeft w:val="0"/>
              <w:marRight w:val="0"/>
              <w:marTop w:val="0"/>
              <w:marBottom w:val="0"/>
              <w:divBdr>
                <w:top w:val="none" w:sz="0" w:space="0" w:color="auto"/>
                <w:left w:val="none" w:sz="0" w:space="0" w:color="auto"/>
                <w:bottom w:val="none" w:sz="0" w:space="0" w:color="auto"/>
                <w:right w:val="none" w:sz="0" w:space="0" w:color="auto"/>
              </w:divBdr>
            </w:div>
            <w:div w:id="1566723066">
              <w:marLeft w:val="0"/>
              <w:marRight w:val="0"/>
              <w:marTop w:val="0"/>
              <w:marBottom w:val="0"/>
              <w:divBdr>
                <w:top w:val="none" w:sz="0" w:space="0" w:color="auto"/>
                <w:left w:val="none" w:sz="0" w:space="0" w:color="auto"/>
                <w:bottom w:val="none" w:sz="0" w:space="0" w:color="auto"/>
                <w:right w:val="none" w:sz="0" w:space="0" w:color="auto"/>
              </w:divBdr>
            </w:div>
            <w:div w:id="1566723801">
              <w:marLeft w:val="0"/>
              <w:marRight w:val="0"/>
              <w:marTop w:val="0"/>
              <w:marBottom w:val="0"/>
              <w:divBdr>
                <w:top w:val="none" w:sz="0" w:space="0" w:color="auto"/>
                <w:left w:val="none" w:sz="0" w:space="0" w:color="auto"/>
                <w:bottom w:val="none" w:sz="0" w:space="0" w:color="auto"/>
                <w:right w:val="none" w:sz="0" w:space="0" w:color="auto"/>
              </w:divBdr>
            </w:div>
            <w:div w:id="1567690373">
              <w:marLeft w:val="0"/>
              <w:marRight w:val="0"/>
              <w:marTop w:val="0"/>
              <w:marBottom w:val="0"/>
              <w:divBdr>
                <w:top w:val="none" w:sz="0" w:space="0" w:color="auto"/>
                <w:left w:val="none" w:sz="0" w:space="0" w:color="auto"/>
                <w:bottom w:val="none" w:sz="0" w:space="0" w:color="auto"/>
                <w:right w:val="none" w:sz="0" w:space="0" w:color="auto"/>
              </w:divBdr>
            </w:div>
            <w:div w:id="1569151536">
              <w:marLeft w:val="0"/>
              <w:marRight w:val="0"/>
              <w:marTop w:val="0"/>
              <w:marBottom w:val="0"/>
              <w:divBdr>
                <w:top w:val="none" w:sz="0" w:space="0" w:color="auto"/>
                <w:left w:val="none" w:sz="0" w:space="0" w:color="auto"/>
                <w:bottom w:val="none" w:sz="0" w:space="0" w:color="auto"/>
                <w:right w:val="none" w:sz="0" w:space="0" w:color="auto"/>
              </w:divBdr>
            </w:div>
            <w:div w:id="1569999586">
              <w:marLeft w:val="0"/>
              <w:marRight w:val="0"/>
              <w:marTop w:val="0"/>
              <w:marBottom w:val="0"/>
              <w:divBdr>
                <w:top w:val="none" w:sz="0" w:space="0" w:color="auto"/>
                <w:left w:val="none" w:sz="0" w:space="0" w:color="auto"/>
                <w:bottom w:val="none" w:sz="0" w:space="0" w:color="auto"/>
                <w:right w:val="none" w:sz="0" w:space="0" w:color="auto"/>
              </w:divBdr>
            </w:div>
            <w:div w:id="1570916376">
              <w:marLeft w:val="0"/>
              <w:marRight w:val="0"/>
              <w:marTop w:val="0"/>
              <w:marBottom w:val="0"/>
              <w:divBdr>
                <w:top w:val="none" w:sz="0" w:space="0" w:color="auto"/>
                <w:left w:val="none" w:sz="0" w:space="0" w:color="auto"/>
                <w:bottom w:val="none" w:sz="0" w:space="0" w:color="auto"/>
                <w:right w:val="none" w:sz="0" w:space="0" w:color="auto"/>
              </w:divBdr>
            </w:div>
            <w:div w:id="1573005234">
              <w:marLeft w:val="0"/>
              <w:marRight w:val="0"/>
              <w:marTop w:val="0"/>
              <w:marBottom w:val="0"/>
              <w:divBdr>
                <w:top w:val="none" w:sz="0" w:space="0" w:color="auto"/>
                <w:left w:val="none" w:sz="0" w:space="0" w:color="auto"/>
                <w:bottom w:val="none" w:sz="0" w:space="0" w:color="auto"/>
                <w:right w:val="none" w:sz="0" w:space="0" w:color="auto"/>
              </w:divBdr>
            </w:div>
            <w:div w:id="1573080860">
              <w:marLeft w:val="0"/>
              <w:marRight w:val="0"/>
              <w:marTop w:val="0"/>
              <w:marBottom w:val="0"/>
              <w:divBdr>
                <w:top w:val="none" w:sz="0" w:space="0" w:color="auto"/>
                <w:left w:val="none" w:sz="0" w:space="0" w:color="auto"/>
                <w:bottom w:val="none" w:sz="0" w:space="0" w:color="auto"/>
                <w:right w:val="none" w:sz="0" w:space="0" w:color="auto"/>
              </w:divBdr>
            </w:div>
            <w:div w:id="1573806919">
              <w:marLeft w:val="0"/>
              <w:marRight w:val="0"/>
              <w:marTop w:val="0"/>
              <w:marBottom w:val="0"/>
              <w:divBdr>
                <w:top w:val="none" w:sz="0" w:space="0" w:color="auto"/>
                <w:left w:val="none" w:sz="0" w:space="0" w:color="auto"/>
                <w:bottom w:val="none" w:sz="0" w:space="0" w:color="auto"/>
                <w:right w:val="none" w:sz="0" w:space="0" w:color="auto"/>
              </w:divBdr>
            </w:div>
            <w:div w:id="1574118077">
              <w:marLeft w:val="0"/>
              <w:marRight w:val="0"/>
              <w:marTop w:val="0"/>
              <w:marBottom w:val="0"/>
              <w:divBdr>
                <w:top w:val="none" w:sz="0" w:space="0" w:color="auto"/>
                <w:left w:val="none" w:sz="0" w:space="0" w:color="auto"/>
                <w:bottom w:val="none" w:sz="0" w:space="0" w:color="auto"/>
                <w:right w:val="none" w:sz="0" w:space="0" w:color="auto"/>
              </w:divBdr>
            </w:div>
            <w:div w:id="1574199240">
              <w:marLeft w:val="0"/>
              <w:marRight w:val="0"/>
              <w:marTop w:val="0"/>
              <w:marBottom w:val="0"/>
              <w:divBdr>
                <w:top w:val="none" w:sz="0" w:space="0" w:color="auto"/>
                <w:left w:val="none" w:sz="0" w:space="0" w:color="auto"/>
                <w:bottom w:val="none" w:sz="0" w:space="0" w:color="auto"/>
                <w:right w:val="none" w:sz="0" w:space="0" w:color="auto"/>
              </w:divBdr>
            </w:div>
            <w:div w:id="1575508595">
              <w:marLeft w:val="0"/>
              <w:marRight w:val="0"/>
              <w:marTop w:val="0"/>
              <w:marBottom w:val="0"/>
              <w:divBdr>
                <w:top w:val="none" w:sz="0" w:space="0" w:color="auto"/>
                <w:left w:val="none" w:sz="0" w:space="0" w:color="auto"/>
                <w:bottom w:val="none" w:sz="0" w:space="0" w:color="auto"/>
                <w:right w:val="none" w:sz="0" w:space="0" w:color="auto"/>
              </w:divBdr>
            </w:div>
            <w:div w:id="1576430894">
              <w:marLeft w:val="0"/>
              <w:marRight w:val="0"/>
              <w:marTop w:val="0"/>
              <w:marBottom w:val="0"/>
              <w:divBdr>
                <w:top w:val="none" w:sz="0" w:space="0" w:color="auto"/>
                <w:left w:val="none" w:sz="0" w:space="0" w:color="auto"/>
                <w:bottom w:val="none" w:sz="0" w:space="0" w:color="auto"/>
                <w:right w:val="none" w:sz="0" w:space="0" w:color="auto"/>
              </w:divBdr>
            </w:div>
            <w:div w:id="1577131826">
              <w:marLeft w:val="0"/>
              <w:marRight w:val="0"/>
              <w:marTop w:val="0"/>
              <w:marBottom w:val="0"/>
              <w:divBdr>
                <w:top w:val="none" w:sz="0" w:space="0" w:color="auto"/>
                <w:left w:val="none" w:sz="0" w:space="0" w:color="auto"/>
                <w:bottom w:val="none" w:sz="0" w:space="0" w:color="auto"/>
                <w:right w:val="none" w:sz="0" w:space="0" w:color="auto"/>
              </w:divBdr>
            </w:div>
            <w:div w:id="1577664486">
              <w:marLeft w:val="0"/>
              <w:marRight w:val="0"/>
              <w:marTop w:val="0"/>
              <w:marBottom w:val="0"/>
              <w:divBdr>
                <w:top w:val="none" w:sz="0" w:space="0" w:color="auto"/>
                <w:left w:val="none" w:sz="0" w:space="0" w:color="auto"/>
                <w:bottom w:val="none" w:sz="0" w:space="0" w:color="auto"/>
                <w:right w:val="none" w:sz="0" w:space="0" w:color="auto"/>
              </w:divBdr>
            </w:div>
            <w:div w:id="1578638344">
              <w:marLeft w:val="0"/>
              <w:marRight w:val="0"/>
              <w:marTop w:val="0"/>
              <w:marBottom w:val="0"/>
              <w:divBdr>
                <w:top w:val="none" w:sz="0" w:space="0" w:color="auto"/>
                <w:left w:val="none" w:sz="0" w:space="0" w:color="auto"/>
                <w:bottom w:val="none" w:sz="0" w:space="0" w:color="auto"/>
                <w:right w:val="none" w:sz="0" w:space="0" w:color="auto"/>
              </w:divBdr>
            </w:div>
            <w:div w:id="1578905662">
              <w:marLeft w:val="0"/>
              <w:marRight w:val="0"/>
              <w:marTop w:val="0"/>
              <w:marBottom w:val="0"/>
              <w:divBdr>
                <w:top w:val="none" w:sz="0" w:space="0" w:color="auto"/>
                <w:left w:val="none" w:sz="0" w:space="0" w:color="auto"/>
                <w:bottom w:val="none" w:sz="0" w:space="0" w:color="auto"/>
                <w:right w:val="none" w:sz="0" w:space="0" w:color="auto"/>
              </w:divBdr>
            </w:div>
            <w:div w:id="1580166041">
              <w:marLeft w:val="0"/>
              <w:marRight w:val="0"/>
              <w:marTop w:val="0"/>
              <w:marBottom w:val="0"/>
              <w:divBdr>
                <w:top w:val="none" w:sz="0" w:space="0" w:color="auto"/>
                <w:left w:val="none" w:sz="0" w:space="0" w:color="auto"/>
                <w:bottom w:val="none" w:sz="0" w:space="0" w:color="auto"/>
                <w:right w:val="none" w:sz="0" w:space="0" w:color="auto"/>
              </w:divBdr>
            </w:div>
            <w:div w:id="1580556839">
              <w:marLeft w:val="0"/>
              <w:marRight w:val="0"/>
              <w:marTop w:val="0"/>
              <w:marBottom w:val="0"/>
              <w:divBdr>
                <w:top w:val="none" w:sz="0" w:space="0" w:color="auto"/>
                <w:left w:val="none" w:sz="0" w:space="0" w:color="auto"/>
                <w:bottom w:val="none" w:sz="0" w:space="0" w:color="auto"/>
                <w:right w:val="none" w:sz="0" w:space="0" w:color="auto"/>
              </w:divBdr>
            </w:div>
            <w:div w:id="1584798807">
              <w:marLeft w:val="0"/>
              <w:marRight w:val="0"/>
              <w:marTop w:val="0"/>
              <w:marBottom w:val="0"/>
              <w:divBdr>
                <w:top w:val="none" w:sz="0" w:space="0" w:color="auto"/>
                <w:left w:val="none" w:sz="0" w:space="0" w:color="auto"/>
                <w:bottom w:val="none" w:sz="0" w:space="0" w:color="auto"/>
                <w:right w:val="none" w:sz="0" w:space="0" w:color="auto"/>
              </w:divBdr>
            </w:div>
            <w:div w:id="1584945869">
              <w:marLeft w:val="0"/>
              <w:marRight w:val="0"/>
              <w:marTop w:val="0"/>
              <w:marBottom w:val="0"/>
              <w:divBdr>
                <w:top w:val="none" w:sz="0" w:space="0" w:color="auto"/>
                <w:left w:val="none" w:sz="0" w:space="0" w:color="auto"/>
                <w:bottom w:val="none" w:sz="0" w:space="0" w:color="auto"/>
                <w:right w:val="none" w:sz="0" w:space="0" w:color="auto"/>
              </w:divBdr>
            </w:div>
            <w:div w:id="1584989192">
              <w:marLeft w:val="0"/>
              <w:marRight w:val="0"/>
              <w:marTop w:val="0"/>
              <w:marBottom w:val="0"/>
              <w:divBdr>
                <w:top w:val="none" w:sz="0" w:space="0" w:color="auto"/>
                <w:left w:val="none" w:sz="0" w:space="0" w:color="auto"/>
                <w:bottom w:val="none" w:sz="0" w:space="0" w:color="auto"/>
                <w:right w:val="none" w:sz="0" w:space="0" w:color="auto"/>
              </w:divBdr>
            </w:div>
            <w:div w:id="1587493853">
              <w:marLeft w:val="0"/>
              <w:marRight w:val="0"/>
              <w:marTop w:val="0"/>
              <w:marBottom w:val="0"/>
              <w:divBdr>
                <w:top w:val="none" w:sz="0" w:space="0" w:color="auto"/>
                <w:left w:val="none" w:sz="0" w:space="0" w:color="auto"/>
                <w:bottom w:val="none" w:sz="0" w:space="0" w:color="auto"/>
                <w:right w:val="none" w:sz="0" w:space="0" w:color="auto"/>
              </w:divBdr>
            </w:div>
            <w:div w:id="1588346896">
              <w:marLeft w:val="0"/>
              <w:marRight w:val="0"/>
              <w:marTop w:val="0"/>
              <w:marBottom w:val="0"/>
              <w:divBdr>
                <w:top w:val="none" w:sz="0" w:space="0" w:color="auto"/>
                <w:left w:val="none" w:sz="0" w:space="0" w:color="auto"/>
                <w:bottom w:val="none" w:sz="0" w:space="0" w:color="auto"/>
                <w:right w:val="none" w:sz="0" w:space="0" w:color="auto"/>
              </w:divBdr>
            </w:div>
            <w:div w:id="1588923864">
              <w:marLeft w:val="0"/>
              <w:marRight w:val="0"/>
              <w:marTop w:val="0"/>
              <w:marBottom w:val="0"/>
              <w:divBdr>
                <w:top w:val="none" w:sz="0" w:space="0" w:color="auto"/>
                <w:left w:val="none" w:sz="0" w:space="0" w:color="auto"/>
                <w:bottom w:val="none" w:sz="0" w:space="0" w:color="auto"/>
                <w:right w:val="none" w:sz="0" w:space="0" w:color="auto"/>
              </w:divBdr>
            </w:div>
            <w:div w:id="1589117442">
              <w:marLeft w:val="0"/>
              <w:marRight w:val="0"/>
              <w:marTop w:val="0"/>
              <w:marBottom w:val="0"/>
              <w:divBdr>
                <w:top w:val="none" w:sz="0" w:space="0" w:color="auto"/>
                <w:left w:val="none" w:sz="0" w:space="0" w:color="auto"/>
                <w:bottom w:val="none" w:sz="0" w:space="0" w:color="auto"/>
                <w:right w:val="none" w:sz="0" w:space="0" w:color="auto"/>
              </w:divBdr>
            </w:div>
            <w:div w:id="1589149511">
              <w:marLeft w:val="0"/>
              <w:marRight w:val="0"/>
              <w:marTop w:val="0"/>
              <w:marBottom w:val="0"/>
              <w:divBdr>
                <w:top w:val="none" w:sz="0" w:space="0" w:color="auto"/>
                <w:left w:val="none" w:sz="0" w:space="0" w:color="auto"/>
                <w:bottom w:val="none" w:sz="0" w:space="0" w:color="auto"/>
                <w:right w:val="none" w:sz="0" w:space="0" w:color="auto"/>
              </w:divBdr>
            </w:div>
            <w:div w:id="1589344217">
              <w:marLeft w:val="0"/>
              <w:marRight w:val="0"/>
              <w:marTop w:val="0"/>
              <w:marBottom w:val="0"/>
              <w:divBdr>
                <w:top w:val="none" w:sz="0" w:space="0" w:color="auto"/>
                <w:left w:val="none" w:sz="0" w:space="0" w:color="auto"/>
                <w:bottom w:val="none" w:sz="0" w:space="0" w:color="auto"/>
                <w:right w:val="none" w:sz="0" w:space="0" w:color="auto"/>
              </w:divBdr>
            </w:div>
            <w:div w:id="1590307820">
              <w:marLeft w:val="0"/>
              <w:marRight w:val="0"/>
              <w:marTop w:val="0"/>
              <w:marBottom w:val="0"/>
              <w:divBdr>
                <w:top w:val="none" w:sz="0" w:space="0" w:color="auto"/>
                <w:left w:val="none" w:sz="0" w:space="0" w:color="auto"/>
                <w:bottom w:val="none" w:sz="0" w:space="0" w:color="auto"/>
                <w:right w:val="none" w:sz="0" w:space="0" w:color="auto"/>
              </w:divBdr>
            </w:div>
            <w:div w:id="1590693330">
              <w:marLeft w:val="0"/>
              <w:marRight w:val="0"/>
              <w:marTop w:val="0"/>
              <w:marBottom w:val="0"/>
              <w:divBdr>
                <w:top w:val="none" w:sz="0" w:space="0" w:color="auto"/>
                <w:left w:val="none" w:sz="0" w:space="0" w:color="auto"/>
                <w:bottom w:val="none" w:sz="0" w:space="0" w:color="auto"/>
                <w:right w:val="none" w:sz="0" w:space="0" w:color="auto"/>
              </w:divBdr>
            </w:div>
            <w:div w:id="1590700715">
              <w:marLeft w:val="0"/>
              <w:marRight w:val="0"/>
              <w:marTop w:val="0"/>
              <w:marBottom w:val="0"/>
              <w:divBdr>
                <w:top w:val="none" w:sz="0" w:space="0" w:color="auto"/>
                <w:left w:val="none" w:sz="0" w:space="0" w:color="auto"/>
                <w:bottom w:val="none" w:sz="0" w:space="0" w:color="auto"/>
                <w:right w:val="none" w:sz="0" w:space="0" w:color="auto"/>
              </w:divBdr>
            </w:div>
            <w:div w:id="1593389156">
              <w:marLeft w:val="0"/>
              <w:marRight w:val="0"/>
              <w:marTop w:val="0"/>
              <w:marBottom w:val="0"/>
              <w:divBdr>
                <w:top w:val="none" w:sz="0" w:space="0" w:color="auto"/>
                <w:left w:val="none" w:sz="0" w:space="0" w:color="auto"/>
                <w:bottom w:val="none" w:sz="0" w:space="0" w:color="auto"/>
                <w:right w:val="none" w:sz="0" w:space="0" w:color="auto"/>
              </w:divBdr>
            </w:div>
            <w:div w:id="1593665380">
              <w:marLeft w:val="0"/>
              <w:marRight w:val="0"/>
              <w:marTop w:val="0"/>
              <w:marBottom w:val="0"/>
              <w:divBdr>
                <w:top w:val="none" w:sz="0" w:space="0" w:color="auto"/>
                <w:left w:val="none" w:sz="0" w:space="0" w:color="auto"/>
                <w:bottom w:val="none" w:sz="0" w:space="0" w:color="auto"/>
                <w:right w:val="none" w:sz="0" w:space="0" w:color="auto"/>
              </w:divBdr>
            </w:div>
            <w:div w:id="1593970648">
              <w:marLeft w:val="0"/>
              <w:marRight w:val="0"/>
              <w:marTop w:val="0"/>
              <w:marBottom w:val="0"/>
              <w:divBdr>
                <w:top w:val="none" w:sz="0" w:space="0" w:color="auto"/>
                <w:left w:val="none" w:sz="0" w:space="0" w:color="auto"/>
                <w:bottom w:val="none" w:sz="0" w:space="0" w:color="auto"/>
                <w:right w:val="none" w:sz="0" w:space="0" w:color="auto"/>
              </w:divBdr>
            </w:div>
            <w:div w:id="1595166394">
              <w:marLeft w:val="0"/>
              <w:marRight w:val="0"/>
              <w:marTop w:val="0"/>
              <w:marBottom w:val="0"/>
              <w:divBdr>
                <w:top w:val="none" w:sz="0" w:space="0" w:color="auto"/>
                <w:left w:val="none" w:sz="0" w:space="0" w:color="auto"/>
                <w:bottom w:val="none" w:sz="0" w:space="0" w:color="auto"/>
                <w:right w:val="none" w:sz="0" w:space="0" w:color="auto"/>
              </w:divBdr>
            </w:div>
            <w:div w:id="1595170105">
              <w:marLeft w:val="0"/>
              <w:marRight w:val="0"/>
              <w:marTop w:val="0"/>
              <w:marBottom w:val="0"/>
              <w:divBdr>
                <w:top w:val="none" w:sz="0" w:space="0" w:color="auto"/>
                <w:left w:val="none" w:sz="0" w:space="0" w:color="auto"/>
                <w:bottom w:val="none" w:sz="0" w:space="0" w:color="auto"/>
                <w:right w:val="none" w:sz="0" w:space="0" w:color="auto"/>
              </w:divBdr>
            </w:div>
            <w:div w:id="1597707936">
              <w:marLeft w:val="0"/>
              <w:marRight w:val="0"/>
              <w:marTop w:val="0"/>
              <w:marBottom w:val="0"/>
              <w:divBdr>
                <w:top w:val="none" w:sz="0" w:space="0" w:color="auto"/>
                <w:left w:val="none" w:sz="0" w:space="0" w:color="auto"/>
                <w:bottom w:val="none" w:sz="0" w:space="0" w:color="auto"/>
                <w:right w:val="none" w:sz="0" w:space="0" w:color="auto"/>
              </w:divBdr>
            </w:div>
            <w:div w:id="1601059927">
              <w:marLeft w:val="0"/>
              <w:marRight w:val="0"/>
              <w:marTop w:val="0"/>
              <w:marBottom w:val="0"/>
              <w:divBdr>
                <w:top w:val="none" w:sz="0" w:space="0" w:color="auto"/>
                <w:left w:val="none" w:sz="0" w:space="0" w:color="auto"/>
                <w:bottom w:val="none" w:sz="0" w:space="0" w:color="auto"/>
                <w:right w:val="none" w:sz="0" w:space="0" w:color="auto"/>
              </w:divBdr>
            </w:div>
            <w:div w:id="1601642284">
              <w:marLeft w:val="0"/>
              <w:marRight w:val="0"/>
              <w:marTop w:val="0"/>
              <w:marBottom w:val="0"/>
              <w:divBdr>
                <w:top w:val="none" w:sz="0" w:space="0" w:color="auto"/>
                <w:left w:val="none" w:sz="0" w:space="0" w:color="auto"/>
                <w:bottom w:val="none" w:sz="0" w:space="0" w:color="auto"/>
                <w:right w:val="none" w:sz="0" w:space="0" w:color="auto"/>
              </w:divBdr>
            </w:div>
            <w:div w:id="1601837555">
              <w:marLeft w:val="0"/>
              <w:marRight w:val="0"/>
              <w:marTop w:val="0"/>
              <w:marBottom w:val="0"/>
              <w:divBdr>
                <w:top w:val="none" w:sz="0" w:space="0" w:color="auto"/>
                <w:left w:val="none" w:sz="0" w:space="0" w:color="auto"/>
                <w:bottom w:val="none" w:sz="0" w:space="0" w:color="auto"/>
                <w:right w:val="none" w:sz="0" w:space="0" w:color="auto"/>
              </w:divBdr>
            </w:div>
            <w:div w:id="1602058288">
              <w:marLeft w:val="0"/>
              <w:marRight w:val="0"/>
              <w:marTop w:val="0"/>
              <w:marBottom w:val="0"/>
              <w:divBdr>
                <w:top w:val="none" w:sz="0" w:space="0" w:color="auto"/>
                <w:left w:val="none" w:sz="0" w:space="0" w:color="auto"/>
                <w:bottom w:val="none" w:sz="0" w:space="0" w:color="auto"/>
                <w:right w:val="none" w:sz="0" w:space="0" w:color="auto"/>
              </w:divBdr>
            </w:div>
            <w:div w:id="1603955103">
              <w:marLeft w:val="0"/>
              <w:marRight w:val="0"/>
              <w:marTop w:val="0"/>
              <w:marBottom w:val="0"/>
              <w:divBdr>
                <w:top w:val="none" w:sz="0" w:space="0" w:color="auto"/>
                <w:left w:val="none" w:sz="0" w:space="0" w:color="auto"/>
                <w:bottom w:val="none" w:sz="0" w:space="0" w:color="auto"/>
                <w:right w:val="none" w:sz="0" w:space="0" w:color="auto"/>
              </w:divBdr>
            </w:div>
            <w:div w:id="1604876107">
              <w:marLeft w:val="0"/>
              <w:marRight w:val="0"/>
              <w:marTop w:val="0"/>
              <w:marBottom w:val="0"/>
              <w:divBdr>
                <w:top w:val="none" w:sz="0" w:space="0" w:color="auto"/>
                <w:left w:val="none" w:sz="0" w:space="0" w:color="auto"/>
                <w:bottom w:val="none" w:sz="0" w:space="0" w:color="auto"/>
                <w:right w:val="none" w:sz="0" w:space="0" w:color="auto"/>
              </w:divBdr>
            </w:div>
            <w:div w:id="1605115259">
              <w:marLeft w:val="0"/>
              <w:marRight w:val="0"/>
              <w:marTop w:val="0"/>
              <w:marBottom w:val="0"/>
              <w:divBdr>
                <w:top w:val="none" w:sz="0" w:space="0" w:color="auto"/>
                <w:left w:val="none" w:sz="0" w:space="0" w:color="auto"/>
                <w:bottom w:val="none" w:sz="0" w:space="0" w:color="auto"/>
                <w:right w:val="none" w:sz="0" w:space="0" w:color="auto"/>
              </w:divBdr>
            </w:div>
            <w:div w:id="1606304449">
              <w:marLeft w:val="0"/>
              <w:marRight w:val="0"/>
              <w:marTop w:val="0"/>
              <w:marBottom w:val="0"/>
              <w:divBdr>
                <w:top w:val="none" w:sz="0" w:space="0" w:color="auto"/>
                <w:left w:val="none" w:sz="0" w:space="0" w:color="auto"/>
                <w:bottom w:val="none" w:sz="0" w:space="0" w:color="auto"/>
                <w:right w:val="none" w:sz="0" w:space="0" w:color="auto"/>
              </w:divBdr>
            </w:div>
            <w:div w:id="1607034029">
              <w:marLeft w:val="0"/>
              <w:marRight w:val="0"/>
              <w:marTop w:val="0"/>
              <w:marBottom w:val="0"/>
              <w:divBdr>
                <w:top w:val="none" w:sz="0" w:space="0" w:color="auto"/>
                <w:left w:val="none" w:sz="0" w:space="0" w:color="auto"/>
                <w:bottom w:val="none" w:sz="0" w:space="0" w:color="auto"/>
                <w:right w:val="none" w:sz="0" w:space="0" w:color="auto"/>
              </w:divBdr>
            </w:div>
            <w:div w:id="1608463851">
              <w:marLeft w:val="0"/>
              <w:marRight w:val="0"/>
              <w:marTop w:val="0"/>
              <w:marBottom w:val="0"/>
              <w:divBdr>
                <w:top w:val="none" w:sz="0" w:space="0" w:color="auto"/>
                <w:left w:val="none" w:sz="0" w:space="0" w:color="auto"/>
                <w:bottom w:val="none" w:sz="0" w:space="0" w:color="auto"/>
                <w:right w:val="none" w:sz="0" w:space="0" w:color="auto"/>
              </w:divBdr>
            </w:div>
            <w:div w:id="1609894236">
              <w:marLeft w:val="0"/>
              <w:marRight w:val="0"/>
              <w:marTop w:val="0"/>
              <w:marBottom w:val="0"/>
              <w:divBdr>
                <w:top w:val="none" w:sz="0" w:space="0" w:color="auto"/>
                <w:left w:val="none" w:sz="0" w:space="0" w:color="auto"/>
                <w:bottom w:val="none" w:sz="0" w:space="0" w:color="auto"/>
                <w:right w:val="none" w:sz="0" w:space="0" w:color="auto"/>
              </w:divBdr>
            </w:div>
            <w:div w:id="1609970295">
              <w:marLeft w:val="0"/>
              <w:marRight w:val="0"/>
              <w:marTop w:val="0"/>
              <w:marBottom w:val="0"/>
              <w:divBdr>
                <w:top w:val="none" w:sz="0" w:space="0" w:color="auto"/>
                <w:left w:val="none" w:sz="0" w:space="0" w:color="auto"/>
                <w:bottom w:val="none" w:sz="0" w:space="0" w:color="auto"/>
                <w:right w:val="none" w:sz="0" w:space="0" w:color="auto"/>
              </w:divBdr>
            </w:div>
            <w:div w:id="1610964857">
              <w:marLeft w:val="0"/>
              <w:marRight w:val="0"/>
              <w:marTop w:val="0"/>
              <w:marBottom w:val="0"/>
              <w:divBdr>
                <w:top w:val="none" w:sz="0" w:space="0" w:color="auto"/>
                <w:left w:val="none" w:sz="0" w:space="0" w:color="auto"/>
                <w:bottom w:val="none" w:sz="0" w:space="0" w:color="auto"/>
                <w:right w:val="none" w:sz="0" w:space="0" w:color="auto"/>
              </w:divBdr>
            </w:div>
            <w:div w:id="1611159640">
              <w:marLeft w:val="0"/>
              <w:marRight w:val="0"/>
              <w:marTop w:val="0"/>
              <w:marBottom w:val="0"/>
              <w:divBdr>
                <w:top w:val="none" w:sz="0" w:space="0" w:color="auto"/>
                <w:left w:val="none" w:sz="0" w:space="0" w:color="auto"/>
                <w:bottom w:val="none" w:sz="0" w:space="0" w:color="auto"/>
                <w:right w:val="none" w:sz="0" w:space="0" w:color="auto"/>
              </w:divBdr>
            </w:div>
            <w:div w:id="1612935410">
              <w:marLeft w:val="0"/>
              <w:marRight w:val="0"/>
              <w:marTop w:val="0"/>
              <w:marBottom w:val="0"/>
              <w:divBdr>
                <w:top w:val="none" w:sz="0" w:space="0" w:color="auto"/>
                <w:left w:val="none" w:sz="0" w:space="0" w:color="auto"/>
                <w:bottom w:val="none" w:sz="0" w:space="0" w:color="auto"/>
                <w:right w:val="none" w:sz="0" w:space="0" w:color="auto"/>
              </w:divBdr>
            </w:div>
            <w:div w:id="1612975455">
              <w:marLeft w:val="0"/>
              <w:marRight w:val="0"/>
              <w:marTop w:val="0"/>
              <w:marBottom w:val="0"/>
              <w:divBdr>
                <w:top w:val="none" w:sz="0" w:space="0" w:color="auto"/>
                <w:left w:val="none" w:sz="0" w:space="0" w:color="auto"/>
                <w:bottom w:val="none" w:sz="0" w:space="0" w:color="auto"/>
                <w:right w:val="none" w:sz="0" w:space="0" w:color="auto"/>
              </w:divBdr>
            </w:div>
            <w:div w:id="1614170451">
              <w:marLeft w:val="0"/>
              <w:marRight w:val="0"/>
              <w:marTop w:val="0"/>
              <w:marBottom w:val="0"/>
              <w:divBdr>
                <w:top w:val="none" w:sz="0" w:space="0" w:color="auto"/>
                <w:left w:val="none" w:sz="0" w:space="0" w:color="auto"/>
                <w:bottom w:val="none" w:sz="0" w:space="0" w:color="auto"/>
                <w:right w:val="none" w:sz="0" w:space="0" w:color="auto"/>
              </w:divBdr>
            </w:div>
            <w:div w:id="1614555779">
              <w:marLeft w:val="0"/>
              <w:marRight w:val="0"/>
              <w:marTop w:val="0"/>
              <w:marBottom w:val="0"/>
              <w:divBdr>
                <w:top w:val="none" w:sz="0" w:space="0" w:color="auto"/>
                <w:left w:val="none" w:sz="0" w:space="0" w:color="auto"/>
                <w:bottom w:val="none" w:sz="0" w:space="0" w:color="auto"/>
                <w:right w:val="none" w:sz="0" w:space="0" w:color="auto"/>
              </w:divBdr>
            </w:div>
            <w:div w:id="1616793215">
              <w:marLeft w:val="0"/>
              <w:marRight w:val="0"/>
              <w:marTop w:val="0"/>
              <w:marBottom w:val="0"/>
              <w:divBdr>
                <w:top w:val="none" w:sz="0" w:space="0" w:color="auto"/>
                <w:left w:val="none" w:sz="0" w:space="0" w:color="auto"/>
                <w:bottom w:val="none" w:sz="0" w:space="0" w:color="auto"/>
                <w:right w:val="none" w:sz="0" w:space="0" w:color="auto"/>
              </w:divBdr>
            </w:div>
            <w:div w:id="1617515779">
              <w:marLeft w:val="0"/>
              <w:marRight w:val="0"/>
              <w:marTop w:val="0"/>
              <w:marBottom w:val="0"/>
              <w:divBdr>
                <w:top w:val="none" w:sz="0" w:space="0" w:color="auto"/>
                <w:left w:val="none" w:sz="0" w:space="0" w:color="auto"/>
                <w:bottom w:val="none" w:sz="0" w:space="0" w:color="auto"/>
                <w:right w:val="none" w:sz="0" w:space="0" w:color="auto"/>
              </w:divBdr>
            </w:div>
            <w:div w:id="1617788564">
              <w:marLeft w:val="0"/>
              <w:marRight w:val="0"/>
              <w:marTop w:val="0"/>
              <w:marBottom w:val="0"/>
              <w:divBdr>
                <w:top w:val="none" w:sz="0" w:space="0" w:color="auto"/>
                <w:left w:val="none" w:sz="0" w:space="0" w:color="auto"/>
                <w:bottom w:val="none" w:sz="0" w:space="0" w:color="auto"/>
                <w:right w:val="none" w:sz="0" w:space="0" w:color="auto"/>
              </w:divBdr>
            </w:div>
            <w:div w:id="1619294045">
              <w:marLeft w:val="0"/>
              <w:marRight w:val="0"/>
              <w:marTop w:val="0"/>
              <w:marBottom w:val="0"/>
              <w:divBdr>
                <w:top w:val="none" w:sz="0" w:space="0" w:color="auto"/>
                <w:left w:val="none" w:sz="0" w:space="0" w:color="auto"/>
                <w:bottom w:val="none" w:sz="0" w:space="0" w:color="auto"/>
                <w:right w:val="none" w:sz="0" w:space="0" w:color="auto"/>
              </w:divBdr>
            </w:div>
            <w:div w:id="1621104857">
              <w:marLeft w:val="0"/>
              <w:marRight w:val="0"/>
              <w:marTop w:val="0"/>
              <w:marBottom w:val="0"/>
              <w:divBdr>
                <w:top w:val="none" w:sz="0" w:space="0" w:color="auto"/>
                <w:left w:val="none" w:sz="0" w:space="0" w:color="auto"/>
                <w:bottom w:val="none" w:sz="0" w:space="0" w:color="auto"/>
                <w:right w:val="none" w:sz="0" w:space="0" w:color="auto"/>
              </w:divBdr>
            </w:div>
            <w:div w:id="1622999183">
              <w:marLeft w:val="0"/>
              <w:marRight w:val="0"/>
              <w:marTop w:val="0"/>
              <w:marBottom w:val="0"/>
              <w:divBdr>
                <w:top w:val="none" w:sz="0" w:space="0" w:color="auto"/>
                <w:left w:val="none" w:sz="0" w:space="0" w:color="auto"/>
                <w:bottom w:val="none" w:sz="0" w:space="0" w:color="auto"/>
                <w:right w:val="none" w:sz="0" w:space="0" w:color="auto"/>
              </w:divBdr>
            </w:div>
            <w:div w:id="1623606840">
              <w:marLeft w:val="0"/>
              <w:marRight w:val="0"/>
              <w:marTop w:val="0"/>
              <w:marBottom w:val="0"/>
              <w:divBdr>
                <w:top w:val="none" w:sz="0" w:space="0" w:color="auto"/>
                <w:left w:val="none" w:sz="0" w:space="0" w:color="auto"/>
                <w:bottom w:val="none" w:sz="0" w:space="0" w:color="auto"/>
                <w:right w:val="none" w:sz="0" w:space="0" w:color="auto"/>
              </w:divBdr>
            </w:div>
            <w:div w:id="1624848470">
              <w:marLeft w:val="0"/>
              <w:marRight w:val="0"/>
              <w:marTop w:val="0"/>
              <w:marBottom w:val="0"/>
              <w:divBdr>
                <w:top w:val="none" w:sz="0" w:space="0" w:color="auto"/>
                <w:left w:val="none" w:sz="0" w:space="0" w:color="auto"/>
                <w:bottom w:val="none" w:sz="0" w:space="0" w:color="auto"/>
                <w:right w:val="none" w:sz="0" w:space="0" w:color="auto"/>
              </w:divBdr>
            </w:div>
            <w:div w:id="1625766904">
              <w:marLeft w:val="0"/>
              <w:marRight w:val="0"/>
              <w:marTop w:val="0"/>
              <w:marBottom w:val="0"/>
              <w:divBdr>
                <w:top w:val="none" w:sz="0" w:space="0" w:color="auto"/>
                <w:left w:val="none" w:sz="0" w:space="0" w:color="auto"/>
                <w:bottom w:val="none" w:sz="0" w:space="0" w:color="auto"/>
                <w:right w:val="none" w:sz="0" w:space="0" w:color="auto"/>
              </w:divBdr>
            </w:div>
            <w:div w:id="1626497554">
              <w:marLeft w:val="0"/>
              <w:marRight w:val="0"/>
              <w:marTop w:val="0"/>
              <w:marBottom w:val="0"/>
              <w:divBdr>
                <w:top w:val="none" w:sz="0" w:space="0" w:color="auto"/>
                <w:left w:val="none" w:sz="0" w:space="0" w:color="auto"/>
                <w:bottom w:val="none" w:sz="0" w:space="0" w:color="auto"/>
                <w:right w:val="none" w:sz="0" w:space="0" w:color="auto"/>
              </w:divBdr>
              <w:divsChild>
                <w:div w:id="36853493">
                  <w:marLeft w:val="0"/>
                  <w:marRight w:val="0"/>
                  <w:marTop w:val="0"/>
                  <w:marBottom w:val="0"/>
                  <w:divBdr>
                    <w:top w:val="none" w:sz="0" w:space="0" w:color="auto"/>
                    <w:left w:val="none" w:sz="0" w:space="0" w:color="auto"/>
                    <w:bottom w:val="none" w:sz="0" w:space="0" w:color="auto"/>
                    <w:right w:val="none" w:sz="0" w:space="0" w:color="auto"/>
                  </w:divBdr>
                </w:div>
                <w:div w:id="77214305">
                  <w:marLeft w:val="0"/>
                  <w:marRight w:val="0"/>
                  <w:marTop w:val="0"/>
                  <w:marBottom w:val="0"/>
                  <w:divBdr>
                    <w:top w:val="none" w:sz="0" w:space="0" w:color="auto"/>
                    <w:left w:val="none" w:sz="0" w:space="0" w:color="auto"/>
                    <w:bottom w:val="none" w:sz="0" w:space="0" w:color="auto"/>
                    <w:right w:val="none" w:sz="0" w:space="0" w:color="auto"/>
                  </w:divBdr>
                </w:div>
                <w:div w:id="183329119">
                  <w:marLeft w:val="0"/>
                  <w:marRight w:val="0"/>
                  <w:marTop w:val="0"/>
                  <w:marBottom w:val="0"/>
                  <w:divBdr>
                    <w:top w:val="none" w:sz="0" w:space="0" w:color="auto"/>
                    <w:left w:val="none" w:sz="0" w:space="0" w:color="auto"/>
                    <w:bottom w:val="none" w:sz="0" w:space="0" w:color="auto"/>
                    <w:right w:val="none" w:sz="0" w:space="0" w:color="auto"/>
                  </w:divBdr>
                </w:div>
                <w:div w:id="370111924">
                  <w:marLeft w:val="0"/>
                  <w:marRight w:val="0"/>
                  <w:marTop w:val="0"/>
                  <w:marBottom w:val="0"/>
                  <w:divBdr>
                    <w:top w:val="none" w:sz="0" w:space="0" w:color="auto"/>
                    <w:left w:val="none" w:sz="0" w:space="0" w:color="auto"/>
                    <w:bottom w:val="none" w:sz="0" w:space="0" w:color="auto"/>
                    <w:right w:val="none" w:sz="0" w:space="0" w:color="auto"/>
                  </w:divBdr>
                </w:div>
                <w:div w:id="376852699">
                  <w:marLeft w:val="0"/>
                  <w:marRight w:val="0"/>
                  <w:marTop w:val="0"/>
                  <w:marBottom w:val="0"/>
                  <w:divBdr>
                    <w:top w:val="none" w:sz="0" w:space="0" w:color="auto"/>
                    <w:left w:val="none" w:sz="0" w:space="0" w:color="auto"/>
                    <w:bottom w:val="none" w:sz="0" w:space="0" w:color="auto"/>
                    <w:right w:val="none" w:sz="0" w:space="0" w:color="auto"/>
                  </w:divBdr>
                </w:div>
                <w:div w:id="449905030">
                  <w:marLeft w:val="0"/>
                  <w:marRight w:val="0"/>
                  <w:marTop w:val="0"/>
                  <w:marBottom w:val="0"/>
                  <w:divBdr>
                    <w:top w:val="none" w:sz="0" w:space="0" w:color="auto"/>
                    <w:left w:val="none" w:sz="0" w:space="0" w:color="auto"/>
                    <w:bottom w:val="none" w:sz="0" w:space="0" w:color="auto"/>
                    <w:right w:val="none" w:sz="0" w:space="0" w:color="auto"/>
                  </w:divBdr>
                </w:div>
                <w:div w:id="509150385">
                  <w:marLeft w:val="0"/>
                  <w:marRight w:val="0"/>
                  <w:marTop w:val="0"/>
                  <w:marBottom w:val="0"/>
                  <w:divBdr>
                    <w:top w:val="none" w:sz="0" w:space="0" w:color="auto"/>
                    <w:left w:val="none" w:sz="0" w:space="0" w:color="auto"/>
                    <w:bottom w:val="none" w:sz="0" w:space="0" w:color="auto"/>
                    <w:right w:val="none" w:sz="0" w:space="0" w:color="auto"/>
                  </w:divBdr>
                </w:div>
                <w:div w:id="520825356">
                  <w:marLeft w:val="0"/>
                  <w:marRight w:val="0"/>
                  <w:marTop w:val="0"/>
                  <w:marBottom w:val="0"/>
                  <w:divBdr>
                    <w:top w:val="none" w:sz="0" w:space="0" w:color="auto"/>
                    <w:left w:val="none" w:sz="0" w:space="0" w:color="auto"/>
                    <w:bottom w:val="none" w:sz="0" w:space="0" w:color="auto"/>
                    <w:right w:val="none" w:sz="0" w:space="0" w:color="auto"/>
                  </w:divBdr>
                </w:div>
                <w:div w:id="693579059">
                  <w:marLeft w:val="0"/>
                  <w:marRight w:val="0"/>
                  <w:marTop w:val="0"/>
                  <w:marBottom w:val="0"/>
                  <w:divBdr>
                    <w:top w:val="none" w:sz="0" w:space="0" w:color="auto"/>
                    <w:left w:val="none" w:sz="0" w:space="0" w:color="auto"/>
                    <w:bottom w:val="none" w:sz="0" w:space="0" w:color="auto"/>
                    <w:right w:val="none" w:sz="0" w:space="0" w:color="auto"/>
                  </w:divBdr>
                </w:div>
                <w:div w:id="737437068">
                  <w:marLeft w:val="0"/>
                  <w:marRight w:val="0"/>
                  <w:marTop w:val="0"/>
                  <w:marBottom w:val="0"/>
                  <w:divBdr>
                    <w:top w:val="none" w:sz="0" w:space="0" w:color="auto"/>
                    <w:left w:val="none" w:sz="0" w:space="0" w:color="auto"/>
                    <w:bottom w:val="none" w:sz="0" w:space="0" w:color="auto"/>
                    <w:right w:val="none" w:sz="0" w:space="0" w:color="auto"/>
                  </w:divBdr>
                </w:div>
                <w:div w:id="1282759964">
                  <w:marLeft w:val="0"/>
                  <w:marRight w:val="0"/>
                  <w:marTop w:val="0"/>
                  <w:marBottom w:val="0"/>
                  <w:divBdr>
                    <w:top w:val="none" w:sz="0" w:space="0" w:color="auto"/>
                    <w:left w:val="none" w:sz="0" w:space="0" w:color="auto"/>
                    <w:bottom w:val="none" w:sz="0" w:space="0" w:color="auto"/>
                    <w:right w:val="none" w:sz="0" w:space="0" w:color="auto"/>
                  </w:divBdr>
                </w:div>
                <w:div w:id="1292243461">
                  <w:marLeft w:val="0"/>
                  <w:marRight w:val="0"/>
                  <w:marTop w:val="0"/>
                  <w:marBottom w:val="0"/>
                  <w:divBdr>
                    <w:top w:val="none" w:sz="0" w:space="0" w:color="auto"/>
                    <w:left w:val="none" w:sz="0" w:space="0" w:color="auto"/>
                    <w:bottom w:val="none" w:sz="0" w:space="0" w:color="auto"/>
                    <w:right w:val="none" w:sz="0" w:space="0" w:color="auto"/>
                  </w:divBdr>
                </w:div>
                <w:div w:id="1400207589">
                  <w:marLeft w:val="0"/>
                  <w:marRight w:val="0"/>
                  <w:marTop w:val="0"/>
                  <w:marBottom w:val="0"/>
                  <w:divBdr>
                    <w:top w:val="none" w:sz="0" w:space="0" w:color="auto"/>
                    <w:left w:val="none" w:sz="0" w:space="0" w:color="auto"/>
                    <w:bottom w:val="none" w:sz="0" w:space="0" w:color="auto"/>
                    <w:right w:val="none" w:sz="0" w:space="0" w:color="auto"/>
                  </w:divBdr>
                </w:div>
                <w:div w:id="2019117987">
                  <w:marLeft w:val="0"/>
                  <w:marRight w:val="0"/>
                  <w:marTop w:val="0"/>
                  <w:marBottom w:val="0"/>
                  <w:divBdr>
                    <w:top w:val="none" w:sz="0" w:space="0" w:color="auto"/>
                    <w:left w:val="none" w:sz="0" w:space="0" w:color="auto"/>
                    <w:bottom w:val="none" w:sz="0" w:space="0" w:color="auto"/>
                    <w:right w:val="none" w:sz="0" w:space="0" w:color="auto"/>
                  </w:divBdr>
                </w:div>
              </w:divsChild>
            </w:div>
            <w:div w:id="1626885956">
              <w:marLeft w:val="0"/>
              <w:marRight w:val="0"/>
              <w:marTop w:val="0"/>
              <w:marBottom w:val="0"/>
              <w:divBdr>
                <w:top w:val="none" w:sz="0" w:space="0" w:color="auto"/>
                <w:left w:val="none" w:sz="0" w:space="0" w:color="auto"/>
                <w:bottom w:val="none" w:sz="0" w:space="0" w:color="auto"/>
                <w:right w:val="none" w:sz="0" w:space="0" w:color="auto"/>
              </w:divBdr>
            </w:div>
            <w:div w:id="1627541712">
              <w:marLeft w:val="0"/>
              <w:marRight w:val="0"/>
              <w:marTop w:val="0"/>
              <w:marBottom w:val="0"/>
              <w:divBdr>
                <w:top w:val="none" w:sz="0" w:space="0" w:color="auto"/>
                <w:left w:val="none" w:sz="0" w:space="0" w:color="auto"/>
                <w:bottom w:val="none" w:sz="0" w:space="0" w:color="auto"/>
                <w:right w:val="none" w:sz="0" w:space="0" w:color="auto"/>
              </w:divBdr>
            </w:div>
            <w:div w:id="1629554426">
              <w:marLeft w:val="0"/>
              <w:marRight w:val="0"/>
              <w:marTop w:val="0"/>
              <w:marBottom w:val="0"/>
              <w:divBdr>
                <w:top w:val="none" w:sz="0" w:space="0" w:color="auto"/>
                <w:left w:val="none" w:sz="0" w:space="0" w:color="auto"/>
                <w:bottom w:val="none" w:sz="0" w:space="0" w:color="auto"/>
                <w:right w:val="none" w:sz="0" w:space="0" w:color="auto"/>
              </w:divBdr>
            </w:div>
            <w:div w:id="1629697762">
              <w:marLeft w:val="0"/>
              <w:marRight w:val="0"/>
              <w:marTop w:val="0"/>
              <w:marBottom w:val="0"/>
              <w:divBdr>
                <w:top w:val="none" w:sz="0" w:space="0" w:color="auto"/>
                <w:left w:val="none" w:sz="0" w:space="0" w:color="auto"/>
                <w:bottom w:val="none" w:sz="0" w:space="0" w:color="auto"/>
                <w:right w:val="none" w:sz="0" w:space="0" w:color="auto"/>
              </w:divBdr>
            </w:div>
            <w:div w:id="1631354526">
              <w:marLeft w:val="0"/>
              <w:marRight w:val="0"/>
              <w:marTop w:val="0"/>
              <w:marBottom w:val="0"/>
              <w:divBdr>
                <w:top w:val="none" w:sz="0" w:space="0" w:color="auto"/>
                <w:left w:val="none" w:sz="0" w:space="0" w:color="auto"/>
                <w:bottom w:val="none" w:sz="0" w:space="0" w:color="auto"/>
                <w:right w:val="none" w:sz="0" w:space="0" w:color="auto"/>
              </w:divBdr>
            </w:div>
            <w:div w:id="1631747546">
              <w:marLeft w:val="0"/>
              <w:marRight w:val="0"/>
              <w:marTop w:val="0"/>
              <w:marBottom w:val="0"/>
              <w:divBdr>
                <w:top w:val="none" w:sz="0" w:space="0" w:color="auto"/>
                <w:left w:val="none" w:sz="0" w:space="0" w:color="auto"/>
                <w:bottom w:val="none" w:sz="0" w:space="0" w:color="auto"/>
                <w:right w:val="none" w:sz="0" w:space="0" w:color="auto"/>
              </w:divBdr>
            </w:div>
            <w:div w:id="1632050137">
              <w:marLeft w:val="0"/>
              <w:marRight w:val="0"/>
              <w:marTop w:val="0"/>
              <w:marBottom w:val="0"/>
              <w:divBdr>
                <w:top w:val="none" w:sz="0" w:space="0" w:color="auto"/>
                <w:left w:val="none" w:sz="0" w:space="0" w:color="auto"/>
                <w:bottom w:val="none" w:sz="0" w:space="0" w:color="auto"/>
                <w:right w:val="none" w:sz="0" w:space="0" w:color="auto"/>
              </w:divBdr>
            </w:div>
            <w:div w:id="1632247683">
              <w:marLeft w:val="0"/>
              <w:marRight w:val="0"/>
              <w:marTop w:val="0"/>
              <w:marBottom w:val="0"/>
              <w:divBdr>
                <w:top w:val="none" w:sz="0" w:space="0" w:color="auto"/>
                <w:left w:val="none" w:sz="0" w:space="0" w:color="auto"/>
                <w:bottom w:val="none" w:sz="0" w:space="0" w:color="auto"/>
                <w:right w:val="none" w:sz="0" w:space="0" w:color="auto"/>
              </w:divBdr>
            </w:div>
            <w:div w:id="1632440713">
              <w:marLeft w:val="0"/>
              <w:marRight w:val="0"/>
              <w:marTop w:val="0"/>
              <w:marBottom w:val="0"/>
              <w:divBdr>
                <w:top w:val="none" w:sz="0" w:space="0" w:color="auto"/>
                <w:left w:val="none" w:sz="0" w:space="0" w:color="auto"/>
                <w:bottom w:val="none" w:sz="0" w:space="0" w:color="auto"/>
                <w:right w:val="none" w:sz="0" w:space="0" w:color="auto"/>
              </w:divBdr>
            </w:div>
            <w:div w:id="1633705802">
              <w:marLeft w:val="0"/>
              <w:marRight w:val="0"/>
              <w:marTop w:val="0"/>
              <w:marBottom w:val="0"/>
              <w:divBdr>
                <w:top w:val="none" w:sz="0" w:space="0" w:color="auto"/>
                <w:left w:val="none" w:sz="0" w:space="0" w:color="auto"/>
                <w:bottom w:val="none" w:sz="0" w:space="0" w:color="auto"/>
                <w:right w:val="none" w:sz="0" w:space="0" w:color="auto"/>
              </w:divBdr>
            </w:div>
            <w:div w:id="1634556896">
              <w:marLeft w:val="0"/>
              <w:marRight w:val="0"/>
              <w:marTop w:val="0"/>
              <w:marBottom w:val="0"/>
              <w:divBdr>
                <w:top w:val="none" w:sz="0" w:space="0" w:color="auto"/>
                <w:left w:val="none" w:sz="0" w:space="0" w:color="auto"/>
                <w:bottom w:val="none" w:sz="0" w:space="0" w:color="auto"/>
                <w:right w:val="none" w:sz="0" w:space="0" w:color="auto"/>
              </w:divBdr>
            </w:div>
            <w:div w:id="1634752536">
              <w:marLeft w:val="0"/>
              <w:marRight w:val="0"/>
              <w:marTop w:val="0"/>
              <w:marBottom w:val="0"/>
              <w:divBdr>
                <w:top w:val="none" w:sz="0" w:space="0" w:color="auto"/>
                <w:left w:val="none" w:sz="0" w:space="0" w:color="auto"/>
                <w:bottom w:val="none" w:sz="0" w:space="0" w:color="auto"/>
                <w:right w:val="none" w:sz="0" w:space="0" w:color="auto"/>
              </w:divBdr>
            </w:div>
            <w:div w:id="1636525604">
              <w:marLeft w:val="0"/>
              <w:marRight w:val="0"/>
              <w:marTop w:val="0"/>
              <w:marBottom w:val="0"/>
              <w:divBdr>
                <w:top w:val="none" w:sz="0" w:space="0" w:color="auto"/>
                <w:left w:val="none" w:sz="0" w:space="0" w:color="auto"/>
                <w:bottom w:val="none" w:sz="0" w:space="0" w:color="auto"/>
                <w:right w:val="none" w:sz="0" w:space="0" w:color="auto"/>
              </w:divBdr>
            </w:div>
            <w:div w:id="1637836097">
              <w:marLeft w:val="0"/>
              <w:marRight w:val="0"/>
              <w:marTop w:val="0"/>
              <w:marBottom w:val="0"/>
              <w:divBdr>
                <w:top w:val="none" w:sz="0" w:space="0" w:color="auto"/>
                <w:left w:val="none" w:sz="0" w:space="0" w:color="auto"/>
                <w:bottom w:val="none" w:sz="0" w:space="0" w:color="auto"/>
                <w:right w:val="none" w:sz="0" w:space="0" w:color="auto"/>
              </w:divBdr>
            </w:div>
            <w:div w:id="1638291523">
              <w:marLeft w:val="0"/>
              <w:marRight w:val="0"/>
              <w:marTop w:val="0"/>
              <w:marBottom w:val="0"/>
              <w:divBdr>
                <w:top w:val="none" w:sz="0" w:space="0" w:color="auto"/>
                <w:left w:val="none" w:sz="0" w:space="0" w:color="auto"/>
                <w:bottom w:val="none" w:sz="0" w:space="0" w:color="auto"/>
                <w:right w:val="none" w:sz="0" w:space="0" w:color="auto"/>
              </w:divBdr>
            </w:div>
            <w:div w:id="1639140751">
              <w:marLeft w:val="0"/>
              <w:marRight w:val="0"/>
              <w:marTop w:val="0"/>
              <w:marBottom w:val="0"/>
              <w:divBdr>
                <w:top w:val="none" w:sz="0" w:space="0" w:color="auto"/>
                <w:left w:val="none" w:sz="0" w:space="0" w:color="auto"/>
                <w:bottom w:val="none" w:sz="0" w:space="0" w:color="auto"/>
                <w:right w:val="none" w:sz="0" w:space="0" w:color="auto"/>
              </w:divBdr>
            </w:div>
            <w:div w:id="1640185915">
              <w:marLeft w:val="0"/>
              <w:marRight w:val="0"/>
              <w:marTop w:val="0"/>
              <w:marBottom w:val="0"/>
              <w:divBdr>
                <w:top w:val="none" w:sz="0" w:space="0" w:color="auto"/>
                <w:left w:val="none" w:sz="0" w:space="0" w:color="auto"/>
                <w:bottom w:val="none" w:sz="0" w:space="0" w:color="auto"/>
                <w:right w:val="none" w:sz="0" w:space="0" w:color="auto"/>
              </w:divBdr>
            </w:div>
            <w:div w:id="1640722208">
              <w:marLeft w:val="0"/>
              <w:marRight w:val="0"/>
              <w:marTop w:val="0"/>
              <w:marBottom w:val="0"/>
              <w:divBdr>
                <w:top w:val="none" w:sz="0" w:space="0" w:color="auto"/>
                <w:left w:val="none" w:sz="0" w:space="0" w:color="auto"/>
                <w:bottom w:val="none" w:sz="0" w:space="0" w:color="auto"/>
                <w:right w:val="none" w:sz="0" w:space="0" w:color="auto"/>
              </w:divBdr>
            </w:div>
            <w:div w:id="1642075261">
              <w:marLeft w:val="0"/>
              <w:marRight w:val="0"/>
              <w:marTop w:val="0"/>
              <w:marBottom w:val="0"/>
              <w:divBdr>
                <w:top w:val="none" w:sz="0" w:space="0" w:color="auto"/>
                <w:left w:val="none" w:sz="0" w:space="0" w:color="auto"/>
                <w:bottom w:val="none" w:sz="0" w:space="0" w:color="auto"/>
                <w:right w:val="none" w:sz="0" w:space="0" w:color="auto"/>
              </w:divBdr>
            </w:div>
            <w:div w:id="1643852944">
              <w:marLeft w:val="0"/>
              <w:marRight w:val="0"/>
              <w:marTop w:val="0"/>
              <w:marBottom w:val="0"/>
              <w:divBdr>
                <w:top w:val="none" w:sz="0" w:space="0" w:color="auto"/>
                <w:left w:val="none" w:sz="0" w:space="0" w:color="auto"/>
                <w:bottom w:val="none" w:sz="0" w:space="0" w:color="auto"/>
                <w:right w:val="none" w:sz="0" w:space="0" w:color="auto"/>
              </w:divBdr>
            </w:div>
            <w:div w:id="1645042693">
              <w:marLeft w:val="0"/>
              <w:marRight w:val="0"/>
              <w:marTop w:val="0"/>
              <w:marBottom w:val="0"/>
              <w:divBdr>
                <w:top w:val="none" w:sz="0" w:space="0" w:color="auto"/>
                <w:left w:val="none" w:sz="0" w:space="0" w:color="auto"/>
                <w:bottom w:val="none" w:sz="0" w:space="0" w:color="auto"/>
                <w:right w:val="none" w:sz="0" w:space="0" w:color="auto"/>
              </w:divBdr>
            </w:div>
            <w:div w:id="1646740266">
              <w:marLeft w:val="0"/>
              <w:marRight w:val="0"/>
              <w:marTop w:val="0"/>
              <w:marBottom w:val="0"/>
              <w:divBdr>
                <w:top w:val="none" w:sz="0" w:space="0" w:color="auto"/>
                <w:left w:val="none" w:sz="0" w:space="0" w:color="auto"/>
                <w:bottom w:val="none" w:sz="0" w:space="0" w:color="auto"/>
                <w:right w:val="none" w:sz="0" w:space="0" w:color="auto"/>
              </w:divBdr>
            </w:div>
            <w:div w:id="1647125955">
              <w:marLeft w:val="0"/>
              <w:marRight w:val="0"/>
              <w:marTop w:val="0"/>
              <w:marBottom w:val="0"/>
              <w:divBdr>
                <w:top w:val="none" w:sz="0" w:space="0" w:color="auto"/>
                <w:left w:val="none" w:sz="0" w:space="0" w:color="auto"/>
                <w:bottom w:val="none" w:sz="0" w:space="0" w:color="auto"/>
                <w:right w:val="none" w:sz="0" w:space="0" w:color="auto"/>
              </w:divBdr>
            </w:div>
            <w:div w:id="1647277264">
              <w:marLeft w:val="0"/>
              <w:marRight w:val="0"/>
              <w:marTop w:val="0"/>
              <w:marBottom w:val="0"/>
              <w:divBdr>
                <w:top w:val="none" w:sz="0" w:space="0" w:color="auto"/>
                <w:left w:val="none" w:sz="0" w:space="0" w:color="auto"/>
                <w:bottom w:val="none" w:sz="0" w:space="0" w:color="auto"/>
                <w:right w:val="none" w:sz="0" w:space="0" w:color="auto"/>
              </w:divBdr>
            </w:div>
            <w:div w:id="1647658457">
              <w:marLeft w:val="0"/>
              <w:marRight w:val="0"/>
              <w:marTop w:val="0"/>
              <w:marBottom w:val="0"/>
              <w:divBdr>
                <w:top w:val="none" w:sz="0" w:space="0" w:color="auto"/>
                <w:left w:val="none" w:sz="0" w:space="0" w:color="auto"/>
                <w:bottom w:val="none" w:sz="0" w:space="0" w:color="auto"/>
                <w:right w:val="none" w:sz="0" w:space="0" w:color="auto"/>
              </w:divBdr>
            </w:div>
            <w:div w:id="1648048592">
              <w:marLeft w:val="0"/>
              <w:marRight w:val="0"/>
              <w:marTop w:val="0"/>
              <w:marBottom w:val="0"/>
              <w:divBdr>
                <w:top w:val="none" w:sz="0" w:space="0" w:color="auto"/>
                <w:left w:val="none" w:sz="0" w:space="0" w:color="auto"/>
                <w:bottom w:val="none" w:sz="0" w:space="0" w:color="auto"/>
                <w:right w:val="none" w:sz="0" w:space="0" w:color="auto"/>
              </w:divBdr>
            </w:div>
            <w:div w:id="1648319708">
              <w:marLeft w:val="0"/>
              <w:marRight w:val="0"/>
              <w:marTop w:val="0"/>
              <w:marBottom w:val="0"/>
              <w:divBdr>
                <w:top w:val="none" w:sz="0" w:space="0" w:color="auto"/>
                <w:left w:val="none" w:sz="0" w:space="0" w:color="auto"/>
                <w:bottom w:val="none" w:sz="0" w:space="0" w:color="auto"/>
                <w:right w:val="none" w:sz="0" w:space="0" w:color="auto"/>
              </w:divBdr>
            </w:div>
            <w:div w:id="1648508673">
              <w:marLeft w:val="0"/>
              <w:marRight w:val="0"/>
              <w:marTop w:val="0"/>
              <w:marBottom w:val="0"/>
              <w:divBdr>
                <w:top w:val="none" w:sz="0" w:space="0" w:color="auto"/>
                <w:left w:val="none" w:sz="0" w:space="0" w:color="auto"/>
                <w:bottom w:val="none" w:sz="0" w:space="0" w:color="auto"/>
                <w:right w:val="none" w:sz="0" w:space="0" w:color="auto"/>
              </w:divBdr>
            </w:div>
            <w:div w:id="1648780131">
              <w:marLeft w:val="0"/>
              <w:marRight w:val="0"/>
              <w:marTop w:val="0"/>
              <w:marBottom w:val="0"/>
              <w:divBdr>
                <w:top w:val="none" w:sz="0" w:space="0" w:color="auto"/>
                <w:left w:val="none" w:sz="0" w:space="0" w:color="auto"/>
                <w:bottom w:val="none" w:sz="0" w:space="0" w:color="auto"/>
                <w:right w:val="none" w:sz="0" w:space="0" w:color="auto"/>
              </w:divBdr>
            </w:div>
            <w:div w:id="1648897708">
              <w:marLeft w:val="0"/>
              <w:marRight w:val="0"/>
              <w:marTop w:val="0"/>
              <w:marBottom w:val="0"/>
              <w:divBdr>
                <w:top w:val="none" w:sz="0" w:space="0" w:color="auto"/>
                <w:left w:val="none" w:sz="0" w:space="0" w:color="auto"/>
                <w:bottom w:val="none" w:sz="0" w:space="0" w:color="auto"/>
                <w:right w:val="none" w:sz="0" w:space="0" w:color="auto"/>
              </w:divBdr>
            </w:div>
            <w:div w:id="1649359332">
              <w:marLeft w:val="0"/>
              <w:marRight w:val="0"/>
              <w:marTop w:val="0"/>
              <w:marBottom w:val="0"/>
              <w:divBdr>
                <w:top w:val="none" w:sz="0" w:space="0" w:color="auto"/>
                <w:left w:val="none" w:sz="0" w:space="0" w:color="auto"/>
                <w:bottom w:val="none" w:sz="0" w:space="0" w:color="auto"/>
                <w:right w:val="none" w:sz="0" w:space="0" w:color="auto"/>
              </w:divBdr>
            </w:div>
            <w:div w:id="1650209771">
              <w:marLeft w:val="0"/>
              <w:marRight w:val="0"/>
              <w:marTop w:val="0"/>
              <w:marBottom w:val="0"/>
              <w:divBdr>
                <w:top w:val="none" w:sz="0" w:space="0" w:color="auto"/>
                <w:left w:val="none" w:sz="0" w:space="0" w:color="auto"/>
                <w:bottom w:val="none" w:sz="0" w:space="0" w:color="auto"/>
                <w:right w:val="none" w:sz="0" w:space="0" w:color="auto"/>
              </w:divBdr>
            </w:div>
            <w:div w:id="1650790890">
              <w:marLeft w:val="0"/>
              <w:marRight w:val="0"/>
              <w:marTop w:val="0"/>
              <w:marBottom w:val="0"/>
              <w:divBdr>
                <w:top w:val="none" w:sz="0" w:space="0" w:color="auto"/>
                <w:left w:val="none" w:sz="0" w:space="0" w:color="auto"/>
                <w:bottom w:val="none" w:sz="0" w:space="0" w:color="auto"/>
                <w:right w:val="none" w:sz="0" w:space="0" w:color="auto"/>
              </w:divBdr>
            </w:div>
            <w:div w:id="1651518682">
              <w:marLeft w:val="0"/>
              <w:marRight w:val="0"/>
              <w:marTop w:val="0"/>
              <w:marBottom w:val="0"/>
              <w:divBdr>
                <w:top w:val="none" w:sz="0" w:space="0" w:color="auto"/>
                <w:left w:val="none" w:sz="0" w:space="0" w:color="auto"/>
                <w:bottom w:val="none" w:sz="0" w:space="0" w:color="auto"/>
                <w:right w:val="none" w:sz="0" w:space="0" w:color="auto"/>
              </w:divBdr>
            </w:div>
            <w:div w:id="1652901354">
              <w:marLeft w:val="0"/>
              <w:marRight w:val="0"/>
              <w:marTop w:val="0"/>
              <w:marBottom w:val="0"/>
              <w:divBdr>
                <w:top w:val="none" w:sz="0" w:space="0" w:color="auto"/>
                <w:left w:val="none" w:sz="0" w:space="0" w:color="auto"/>
                <w:bottom w:val="none" w:sz="0" w:space="0" w:color="auto"/>
                <w:right w:val="none" w:sz="0" w:space="0" w:color="auto"/>
              </w:divBdr>
            </w:div>
            <w:div w:id="1654943297">
              <w:marLeft w:val="0"/>
              <w:marRight w:val="0"/>
              <w:marTop w:val="0"/>
              <w:marBottom w:val="0"/>
              <w:divBdr>
                <w:top w:val="none" w:sz="0" w:space="0" w:color="auto"/>
                <w:left w:val="none" w:sz="0" w:space="0" w:color="auto"/>
                <w:bottom w:val="none" w:sz="0" w:space="0" w:color="auto"/>
                <w:right w:val="none" w:sz="0" w:space="0" w:color="auto"/>
              </w:divBdr>
            </w:div>
            <w:div w:id="1655135808">
              <w:marLeft w:val="0"/>
              <w:marRight w:val="0"/>
              <w:marTop w:val="0"/>
              <w:marBottom w:val="0"/>
              <w:divBdr>
                <w:top w:val="none" w:sz="0" w:space="0" w:color="auto"/>
                <w:left w:val="none" w:sz="0" w:space="0" w:color="auto"/>
                <w:bottom w:val="none" w:sz="0" w:space="0" w:color="auto"/>
                <w:right w:val="none" w:sz="0" w:space="0" w:color="auto"/>
              </w:divBdr>
            </w:div>
            <w:div w:id="1655406069">
              <w:marLeft w:val="0"/>
              <w:marRight w:val="0"/>
              <w:marTop w:val="0"/>
              <w:marBottom w:val="0"/>
              <w:divBdr>
                <w:top w:val="none" w:sz="0" w:space="0" w:color="auto"/>
                <w:left w:val="none" w:sz="0" w:space="0" w:color="auto"/>
                <w:bottom w:val="none" w:sz="0" w:space="0" w:color="auto"/>
                <w:right w:val="none" w:sz="0" w:space="0" w:color="auto"/>
              </w:divBdr>
            </w:div>
            <w:div w:id="1656228408">
              <w:marLeft w:val="0"/>
              <w:marRight w:val="0"/>
              <w:marTop w:val="0"/>
              <w:marBottom w:val="0"/>
              <w:divBdr>
                <w:top w:val="none" w:sz="0" w:space="0" w:color="auto"/>
                <w:left w:val="none" w:sz="0" w:space="0" w:color="auto"/>
                <w:bottom w:val="none" w:sz="0" w:space="0" w:color="auto"/>
                <w:right w:val="none" w:sz="0" w:space="0" w:color="auto"/>
              </w:divBdr>
            </w:div>
            <w:div w:id="1658262686">
              <w:marLeft w:val="0"/>
              <w:marRight w:val="0"/>
              <w:marTop w:val="0"/>
              <w:marBottom w:val="0"/>
              <w:divBdr>
                <w:top w:val="none" w:sz="0" w:space="0" w:color="auto"/>
                <w:left w:val="none" w:sz="0" w:space="0" w:color="auto"/>
                <w:bottom w:val="none" w:sz="0" w:space="0" w:color="auto"/>
                <w:right w:val="none" w:sz="0" w:space="0" w:color="auto"/>
              </w:divBdr>
            </w:div>
            <w:div w:id="1658681539">
              <w:marLeft w:val="0"/>
              <w:marRight w:val="0"/>
              <w:marTop w:val="0"/>
              <w:marBottom w:val="0"/>
              <w:divBdr>
                <w:top w:val="none" w:sz="0" w:space="0" w:color="auto"/>
                <w:left w:val="none" w:sz="0" w:space="0" w:color="auto"/>
                <w:bottom w:val="none" w:sz="0" w:space="0" w:color="auto"/>
                <w:right w:val="none" w:sz="0" w:space="0" w:color="auto"/>
              </w:divBdr>
            </w:div>
            <w:div w:id="1658683128">
              <w:marLeft w:val="0"/>
              <w:marRight w:val="0"/>
              <w:marTop w:val="0"/>
              <w:marBottom w:val="0"/>
              <w:divBdr>
                <w:top w:val="none" w:sz="0" w:space="0" w:color="auto"/>
                <w:left w:val="none" w:sz="0" w:space="0" w:color="auto"/>
                <w:bottom w:val="none" w:sz="0" w:space="0" w:color="auto"/>
                <w:right w:val="none" w:sz="0" w:space="0" w:color="auto"/>
              </w:divBdr>
            </w:div>
            <w:div w:id="1658729780">
              <w:marLeft w:val="0"/>
              <w:marRight w:val="0"/>
              <w:marTop w:val="0"/>
              <w:marBottom w:val="0"/>
              <w:divBdr>
                <w:top w:val="none" w:sz="0" w:space="0" w:color="auto"/>
                <w:left w:val="none" w:sz="0" w:space="0" w:color="auto"/>
                <w:bottom w:val="none" w:sz="0" w:space="0" w:color="auto"/>
                <w:right w:val="none" w:sz="0" w:space="0" w:color="auto"/>
              </w:divBdr>
            </w:div>
            <w:div w:id="1659306214">
              <w:marLeft w:val="0"/>
              <w:marRight w:val="0"/>
              <w:marTop w:val="0"/>
              <w:marBottom w:val="0"/>
              <w:divBdr>
                <w:top w:val="none" w:sz="0" w:space="0" w:color="auto"/>
                <w:left w:val="none" w:sz="0" w:space="0" w:color="auto"/>
                <w:bottom w:val="none" w:sz="0" w:space="0" w:color="auto"/>
                <w:right w:val="none" w:sz="0" w:space="0" w:color="auto"/>
              </w:divBdr>
            </w:div>
            <w:div w:id="1660770853">
              <w:marLeft w:val="0"/>
              <w:marRight w:val="0"/>
              <w:marTop w:val="0"/>
              <w:marBottom w:val="0"/>
              <w:divBdr>
                <w:top w:val="none" w:sz="0" w:space="0" w:color="auto"/>
                <w:left w:val="none" w:sz="0" w:space="0" w:color="auto"/>
                <w:bottom w:val="none" w:sz="0" w:space="0" w:color="auto"/>
                <w:right w:val="none" w:sz="0" w:space="0" w:color="auto"/>
              </w:divBdr>
            </w:div>
            <w:div w:id="1660772312">
              <w:marLeft w:val="0"/>
              <w:marRight w:val="0"/>
              <w:marTop w:val="0"/>
              <w:marBottom w:val="0"/>
              <w:divBdr>
                <w:top w:val="none" w:sz="0" w:space="0" w:color="auto"/>
                <w:left w:val="none" w:sz="0" w:space="0" w:color="auto"/>
                <w:bottom w:val="none" w:sz="0" w:space="0" w:color="auto"/>
                <w:right w:val="none" w:sz="0" w:space="0" w:color="auto"/>
              </w:divBdr>
            </w:div>
            <w:div w:id="1661227708">
              <w:marLeft w:val="0"/>
              <w:marRight w:val="0"/>
              <w:marTop w:val="0"/>
              <w:marBottom w:val="0"/>
              <w:divBdr>
                <w:top w:val="none" w:sz="0" w:space="0" w:color="auto"/>
                <w:left w:val="none" w:sz="0" w:space="0" w:color="auto"/>
                <w:bottom w:val="none" w:sz="0" w:space="0" w:color="auto"/>
                <w:right w:val="none" w:sz="0" w:space="0" w:color="auto"/>
              </w:divBdr>
            </w:div>
            <w:div w:id="1663197206">
              <w:marLeft w:val="0"/>
              <w:marRight w:val="0"/>
              <w:marTop w:val="0"/>
              <w:marBottom w:val="0"/>
              <w:divBdr>
                <w:top w:val="none" w:sz="0" w:space="0" w:color="auto"/>
                <w:left w:val="none" w:sz="0" w:space="0" w:color="auto"/>
                <w:bottom w:val="none" w:sz="0" w:space="0" w:color="auto"/>
                <w:right w:val="none" w:sz="0" w:space="0" w:color="auto"/>
              </w:divBdr>
            </w:div>
            <w:div w:id="1664118595">
              <w:marLeft w:val="0"/>
              <w:marRight w:val="0"/>
              <w:marTop w:val="0"/>
              <w:marBottom w:val="0"/>
              <w:divBdr>
                <w:top w:val="none" w:sz="0" w:space="0" w:color="auto"/>
                <w:left w:val="none" w:sz="0" w:space="0" w:color="auto"/>
                <w:bottom w:val="none" w:sz="0" w:space="0" w:color="auto"/>
                <w:right w:val="none" w:sz="0" w:space="0" w:color="auto"/>
              </w:divBdr>
            </w:div>
            <w:div w:id="1664814162">
              <w:marLeft w:val="0"/>
              <w:marRight w:val="0"/>
              <w:marTop w:val="0"/>
              <w:marBottom w:val="0"/>
              <w:divBdr>
                <w:top w:val="none" w:sz="0" w:space="0" w:color="auto"/>
                <w:left w:val="none" w:sz="0" w:space="0" w:color="auto"/>
                <w:bottom w:val="none" w:sz="0" w:space="0" w:color="auto"/>
                <w:right w:val="none" w:sz="0" w:space="0" w:color="auto"/>
              </w:divBdr>
            </w:div>
            <w:div w:id="1666126009">
              <w:marLeft w:val="0"/>
              <w:marRight w:val="0"/>
              <w:marTop w:val="0"/>
              <w:marBottom w:val="0"/>
              <w:divBdr>
                <w:top w:val="none" w:sz="0" w:space="0" w:color="auto"/>
                <w:left w:val="none" w:sz="0" w:space="0" w:color="auto"/>
                <w:bottom w:val="none" w:sz="0" w:space="0" w:color="auto"/>
                <w:right w:val="none" w:sz="0" w:space="0" w:color="auto"/>
              </w:divBdr>
            </w:div>
            <w:div w:id="1667248148">
              <w:marLeft w:val="0"/>
              <w:marRight w:val="0"/>
              <w:marTop w:val="0"/>
              <w:marBottom w:val="0"/>
              <w:divBdr>
                <w:top w:val="none" w:sz="0" w:space="0" w:color="auto"/>
                <w:left w:val="none" w:sz="0" w:space="0" w:color="auto"/>
                <w:bottom w:val="none" w:sz="0" w:space="0" w:color="auto"/>
                <w:right w:val="none" w:sz="0" w:space="0" w:color="auto"/>
              </w:divBdr>
            </w:div>
            <w:div w:id="1668709426">
              <w:marLeft w:val="0"/>
              <w:marRight w:val="0"/>
              <w:marTop w:val="0"/>
              <w:marBottom w:val="0"/>
              <w:divBdr>
                <w:top w:val="none" w:sz="0" w:space="0" w:color="auto"/>
                <w:left w:val="none" w:sz="0" w:space="0" w:color="auto"/>
                <w:bottom w:val="none" w:sz="0" w:space="0" w:color="auto"/>
                <w:right w:val="none" w:sz="0" w:space="0" w:color="auto"/>
              </w:divBdr>
            </w:div>
            <w:div w:id="1670130418">
              <w:marLeft w:val="0"/>
              <w:marRight w:val="0"/>
              <w:marTop w:val="0"/>
              <w:marBottom w:val="0"/>
              <w:divBdr>
                <w:top w:val="none" w:sz="0" w:space="0" w:color="auto"/>
                <w:left w:val="none" w:sz="0" w:space="0" w:color="auto"/>
                <w:bottom w:val="none" w:sz="0" w:space="0" w:color="auto"/>
                <w:right w:val="none" w:sz="0" w:space="0" w:color="auto"/>
              </w:divBdr>
            </w:div>
            <w:div w:id="1671299896">
              <w:marLeft w:val="0"/>
              <w:marRight w:val="0"/>
              <w:marTop w:val="0"/>
              <w:marBottom w:val="0"/>
              <w:divBdr>
                <w:top w:val="none" w:sz="0" w:space="0" w:color="auto"/>
                <w:left w:val="none" w:sz="0" w:space="0" w:color="auto"/>
                <w:bottom w:val="none" w:sz="0" w:space="0" w:color="auto"/>
                <w:right w:val="none" w:sz="0" w:space="0" w:color="auto"/>
              </w:divBdr>
            </w:div>
            <w:div w:id="1673677686">
              <w:marLeft w:val="0"/>
              <w:marRight w:val="0"/>
              <w:marTop w:val="0"/>
              <w:marBottom w:val="0"/>
              <w:divBdr>
                <w:top w:val="none" w:sz="0" w:space="0" w:color="auto"/>
                <w:left w:val="none" w:sz="0" w:space="0" w:color="auto"/>
                <w:bottom w:val="none" w:sz="0" w:space="0" w:color="auto"/>
                <w:right w:val="none" w:sz="0" w:space="0" w:color="auto"/>
              </w:divBdr>
            </w:div>
            <w:div w:id="1675572362">
              <w:marLeft w:val="0"/>
              <w:marRight w:val="0"/>
              <w:marTop w:val="0"/>
              <w:marBottom w:val="0"/>
              <w:divBdr>
                <w:top w:val="none" w:sz="0" w:space="0" w:color="auto"/>
                <w:left w:val="none" w:sz="0" w:space="0" w:color="auto"/>
                <w:bottom w:val="none" w:sz="0" w:space="0" w:color="auto"/>
                <w:right w:val="none" w:sz="0" w:space="0" w:color="auto"/>
              </w:divBdr>
            </w:div>
            <w:div w:id="1676804123">
              <w:marLeft w:val="0"/>
              <w:marRight w:val="0"/>
              <w:marTop w:val="0"/>
              <w:marBottom w:val="0"/>
              <w:divBdr>
                <w:top w:val="none" w:sz="0" w:space="0" w:color="auto"/>
                <w:left w:val="none" w:sz="0" w:space="0" w:color="auto"/>
                <w:bottom w:val="none" w:sz="0" w:space="0" w:color="auto"/>
                <w:right w:val="none" w:sz="0" w:space="0" w:color="auto"/>
              </w:divBdr>
            </w:div>
            <w:div w:id="1677800691">
              <w:marLeft w:val="0"/>
              <w:marRight w:val="0"/>
              <w:marTop w:val="0"/>
              <w:marBottom w:val="0"/>
              <w:divBdr>
                <w:top w:val="none" w:sz="0" w:space="0" w:color="auto"/>
                <w:left w:val="none" w:sz="0" w:space="0" w:color="auto"/>
                <w:bottom w:val="none" w:sz="0" w:space="0" w:color="auto"/>
                <w:right w:val="none" w:sz="0" w:space="0" w:color="auto"/>
              </w:divBdr>
            </w:div>
            <w:div w:id="1678532128">
              <w:marLeft w:val="0"/>
              <w:marRight w:val="0"/>
              <w:marTop w:val="0"/>
              <w:marBottom w:val="0"/>
              <w:divBdr>
                <w:top w:val="none" w:sz="0" w:space="0" w:color="auto"/>
                <w:left w:val="none" w:sz="0" w:space="0" w:color="auto"/>
                <w:bottom w:val="none" w:sz="0" w:space="0" w:color="auto"/>
                <w:right w:val="none" w:sz="0" w:space="0" w:color="auto"/>
              </w:divBdr>
            </w:div>
            <w:div w:id="1679692068">
              <w:marLeft w:val="0"/>
              <w:marRight w:val="0"/>
              <w:marTop w:val="0"/>
              <w:marBottom w:val="0"/>
              <w:divBdr>
                <w:top w:val="none" w:sz="0" w:space="0" w:color="auto"/>
                <w:left w:val="none" w:sz="0" w:space="0" w:color="auto"/>
                <w:bottom w:val="none" w:sz="0" w:space="0" w:color="auto"/>
                <w:right w:val="none" w:sz="0" w:space="0" w:color="auto"/>
              </w:divBdr>
            </w:div>
            <w:div w:id="1680739013">
              <w:marLeft w:val="0"/>
              <w:marRight w:val="0"/>
              <w:marTop w:val="0"/>
              <w:marBottom w:val="0"/>
              <w:divBdr>
                <w:top w:val="none" w:sz="0" w:space="0" w:color="auto"/>
                <w:left w:val="none" w:sz="0" w:space="0" w:color="auto"/>
                <w:bottom w:val="none" w:sz="0" w:space="0" w:color="auto"/>
                <w:right w:val="none" w:sz="0" w:space="0" w:color="auto"/>
              </w:divBdr>
            </w:div>
            <w:div w:id="1681543522">
              <w:marLeft w:val="0"/>
              <w:marRight w:val="0"/>
              <w:marTop w:val="0"/>
              <w:marBottom w:val="0"/>
              <w:divBdr>
                <w:top w:val="none" w:sz="0" w:space="0" w:color="auto"/>
                <w:left w:val="none" w:sz="0" w:space="0" w:color="auto"/>
                <w:bottom w:val="none" w:sz="0" w:space="0" w:color="auto"/>
                <w:right w:val="none" w:sz="0" w:space="0" w:color="auto"/>
              </w:divBdr>
            </w:div>
            <w:div w:id="1683623116">
              <w:marLeft w:val="0"/>
              <w:marRight w:val="0"/>
              <w:marTop w:val="0"/>
              <w:marBottom w:val="0"/>
              <w:divBdr>
                <w:top w:val="none" w:sz="0" w:space="0" w:color="auto"/>
                <w:left w:val="none" w:sz="0" w:space="0" w:color="auto"/>
                <w:bottom w:val="none" w:sz="0" w:space="0" w:color="auto"/>
                <w:right w:val="none" w:sz="0" w:space="0" w:color="auto"/>
              </w:divBdr>
            </w:div>
            <w:div w:id="1684354619">
              <w:marLeft w:val="0"/>
              <w:marRight w:val="0"/>
              <w:marTop w:val="0"/>
              <w:marBottom w:val="0"/>
              <w:divBdr>
                <w:top w:val="none" w:sz="0" w:space="0" w:color="auto"/>
                <w:left w:val="none" w:sz="0" w:space="0" w:color="auto"/>
                <w:bottom w:val="none" w:sz="0" w:space="0" w:color="auto"/>
                <w:right w:val="none" w:sz="0" w:space="0" w:color="auto"/>
              </w:divBdr>
            </w:div>
            <w:div w:id="1684627972">
              <w:marLeft w:val="0"/>
              <w:marRight w:val="0"/>
              <w:marTop w:val="0"/>
              <w:marBottom w:val="0"/>
              <w:divBdr>
                <w:top w:val="none" w:sz="0" w:space="0" w:color="auto"/>
                <w:left w:val="none" w:sz="0" w:space="0" w:color="auto"/>
                <w:bottom w:val="none" w:sz="0" w:space="0" w:color="auto"/>
                <w:right w:val="none" w:sz="0" w:space="0" w:color="auto"/>
              </w:divBdr>
            </w:div>
            <w:div w:id="1685009887">
              <w:marLeft w:val="0"/>
              <w:marRight w:val="0"/>
              <w:marTop w:val="0"/>
              <w:marBottom w:val="0"/>
              <w:divBdr>
                <w:top w:val="none" w:sz="0" w:space="0" w:color="auto"/>
                <w:left w:val="none" w:sz="0" w:space="0" w:color="auto"/>
                <w:bottom w:val="none" w:sz="0" w:space="0" w:color="auto"/>
                <w:right w:val="none" w:sz="0" w:space="0" w:color="auto"/>
              </w:divBdr>
            </w:div>
            <w:div w:id="1687518698">
              <w:marLeft w:val="0"/>
              <w:marRight w:val="0"/>
              <w:marTop w:val="0"/>
              <w:marBottom w:val="0"/>
              <w:divBdr>
                <w:top w:val="none" w:sz="0" w:space="0" w:color="auto"/>
                <w:left w:val="none" w:sz="0" w:space="0" w:color="auto"/>
                <w:bottom w:val="none" w:sz="0" w:space="0" w:color="auto"/>
                <w:right w:val="none" w:sz="0" w:space="0" w:color="auto"/>
              </w:divBdr>
            </w:div>
            <w:div w:id="1687757054">
              <w:marLeft w:val="0"/>
              <w:marRight w:val="0"/>
              <w:marTop w:val="0"/>
              <w:marBottom w:val="0"/>
              <w:divBdr>
                <w:top w:val="none" w:sz="0" w:space="0" w:color="auto"/>
                <w:left w:val="none" w:sz="0" w:space="0" w:color="auto"/>
                <w:bottom w:val="none" w:sz="0" w:space="0" w:color="auto"/>
                <w:right w:val="none" w:sz="0" w:space="0" w:color="auto"/>
              </w:divBdr>
            </w:div>
            <w:div w:id="1688632750">
              <w:marLeft w:val="0"/>
              <w:marRight w:val="0"/>
              <w:marTop w:val="0"/>
              <w:marBottom w:val="0"/>
              <w:divBdr>
                <w:top w:val="none" w:sz="0" w:space="0" w:color="auto"/>
                <w:left w:val="none" w:sz="0" w:space="0" w:color="auto"/>
                <w:bottom w:val="none" w:sz="0" w:space="0" w:color="auto"/>
                <w:right w:val="none" w:sz="0" w:space="0" w:color="auto"/>
              </w:divBdr>
            </w:div>
            <w:div w:id="1688940810">
              <w:marLeft w:val="0"/>
              <w:marRight w:val="0"/>
              <w:marTop w:val="0"/>
              <w:marBottom w:val="0"/>
              <w:divBdr>
                <w:top w:val="none" w:sz="0" w:space="0" w:color="auto"/>
                <w:left w:val="none" w:sz="0" w:space="0" w:color="auto"/>
                <w:bottom w:val="none" w:sz="0" w:space="0" w:color="auto"/>
                <w:right w:val="none" w:sz="0" w:space="0" w:color="auto"/>
              </w:divBdr>
            </w:div>
            <w:div w:id="1689061416">
              <w:marLeft w:val="0"/>
              <w:marRight w:val="0"/>
              <w:marTop w:val="0"/>
              <w:marBottom w:val="0"/>
              <w:divBdr>
                <w:top w:val="none" w:sz="0" w:space="0" w:color="auto"/>
                <w:left w:val="none" w:sz="0" w:space="0" w:color="auto"/>
                <w:bottom w:val="none" w:sz="0" w:space="0" w:color="auto"/>
                <w:right w:val="none" w:sz="0" w:space="0" w:color="auto"/>
              </w:divBdr>
            </w:div>
            <w:div w:id="1689062299">
              <w:marLeft w:val="0"/>
              <w:marRight w:val="0"/>
              <w:marTop w:val="0"/>
              <w:marBottom w:val="0"/>
              <w:divBdr>
                <w:top w:val="none" w:sz="0" w:space="0" w:color="auto"/>
                <w:left w:val="none" w:sz="0" w:space="0" w:color="auto"/>
                <w:bottom w:val="none" w:sz="0" w:space="0" w:color="auto"/>
                <w:right w:val="none" w:sz="0" w:space="0" w:color="auto"/>
              </w:divBdr>
            </w:div>
            <w:div w:id="1690522567">
              <w:marLeft w:val="0"/>
              <w:marRight w:val="0"/>
              <w:marTop w:val="0"/>
              <w:marBottom w:val="0"/>
              <w:divBdr>
                <w:top w:val="none" w:sz="0" w:space="0" w:color="auto"/>
                <w:left w:val="none" w:sz="0" w:space="0" w:color="auto"/>
                <w:bottom w:val="none" w:sz="0" w:space="0" w:color="auto"/>
                <w:right w:val="none" w:sz="0" w:space="0" w:color="auto"/>
              </w:divBdr>
            </w:div>
            <w:div w:id="1692486311">
              <w:marLeft w:val="0"/>
              <w:marRight w:val="0"/>
              <w:marTop w:val="0"/>
              <w:marBottom w:val="0"/>
              <w:divBdr>
                <w:top w:val="none" w:sz="0" w:space="0" w:color="auto"/>
                <w:left w:val="none" w:sz="0" w:space="0" w:color="auto"/>
                <w:bottom w:val="none" w:sz="0" w:space="0" w:color="auto"/>
                <w:right w:val="none" w:sz="0" w:space="0" w:color="auto"/>
              </w:divBdr>
            </w:div>
            <w:div w:id="1692563870">
              <w:marLeft w:val="0"/>
              <w:marRight w:val="0"/>
              <w:marTop w:val="0"/>
              <w:marBottom w:val="0"/>
              <w:divBdr>
                <w:top w:val="none" w:sz="0" w:space="0" w:color="auto"/>
                <w:left w:val="none" w:sz="0" w:space="0" w:color="auto"/>
                <w:bottom w:val="none" w:sz="0" w:space="0" w:color="auto"/>
                <w:right w:val="none" w:sz="0" w:space="0" w:color="auto"/>
              </w:divBdr>
            </w:div>
            <w:div w:id="1693801611">
              <w:marLeft w:val="0"/>
              <w:marRight w:val="0"/>
              <w:marTop w:val="0"/>
              <w:marBottom w:val="0"/>
              <w:divBdr>
                <w:top w:val="none" w:sz="0" w:space="0" w:color="auto"/>
                <w:left w:val="none" w:sz="0" w:space="0" w:color="auto"/>
                <w:bottom w:val="none" w:sz="0" w:space="0" w:color="auto"/>
                <w:right w:val="none" w:sz="0" w:space="0" w:color="auto"/>
              </w:divBdr>
            </w:div>
            <w:div w:id="1697458957">
              <w:marLeft w:val="0"/>
              <w:marRight w:val="0"/>
              <w:marTop w:val="0"/>
              <w:marBottom w:val="0"/>
              <w:divBdr>
                <w:top w:val="none" w:sz="0" w:space="0" w:color="auto"/>
                <w:left w:val="none" w:sz="0" w:space="0" w:color="auto"/>
                <w:bottom w:val="none" w:sz="0" w:space="0" w:color="auto"/>
                <w:right w:val="none" w:sz="0" w:space="0" w:color="auto"/>
              </w:divBdr>
            </w:div>
            <w:div w:id="1698775033">
              <w:marLeft w:val="0"/>
              <w:marRight w:val="0"/>
              <w:marTop w:val="0"/>
              <w:marBottom w:val="0"/>
              <w:divBdr>
                <w:top w:val="none" w:sz="0" w:space="0" w:color="auto"/>
                <w:left w:val="none" w:sz="0" w:space="0" w:color="auto"/>
                <w:bottom w:val="none" w:sz="0" w:space="0" w:color="auto"/>
                <w:right w:val="none" w:sz="0" w:space="0" w:color="auto"/>
              </w:divBdr>
            </w:div>
            <w:div w:id="1700427990">
              <w:marLeft w:val="0"/>
              <w:marRight w:val="0"/>
              <w:marTop w:val="0"/>
              <w:marBottom w:val="0"/>
              <w:divBdr>
                <w:top w:val="none" w:sz="0" w:space="0" w:color="auto"/>
                <w:left w:val="none" w:sz="0" w:space="0" w:color="auto"/>
                <w:bottom w:val="none" w:sz="0" w:space="0" w:color="auto"/>
                <w:right w:val="none" w:sz="0" w:space="0" w:color="auto"/>
              </w:divBdr>
            </w:div>
            <w:div w:id="1700473288">
              <w:marLeft w:val="0"/>
              <w:marRight w:val="0"/>
              <w:marTop w:val="0"/>
              <w:marBottom w:val="0"/>
              <w:divBdr>
                <w:top w:val="none" w:sz="0" w:space="0" w:color="auto"/>
                <w:left w:val="none" w:sz="0" w:space="0" w:color="auto"/>
                <w:bottom w:val="none" w:sz="0" w:space="0" w:color="auto"/>
                <w:right w:val="none" w:sz="0" w:space="0" w:color="auto"/>
              </w:divBdr>
            </w:div>
            <w:div w:id="1700740624">
              <w:marLeft w:val="0"/>
              <w:marRight w:val="0"/>
              <w:marTop w:val="0"/>
              <w:marBottom w:val="0"/>
              <w:divBdr>
                <w:top w:val="none" w:sz="0" w:space="0" w:color="auto"/>
                <w:left w:val="none" w:sz="0" w:space="0" w:color="auto"/>
                <w:bottom w:val="none" w:sz="0" w:space="0" w:color="auto"/>
                <w:right w:val="none" w:sz="0" w:space="0" w:color="auto"/>
              </w:divBdr>
            </w:div>
            <w:div w:id="1702585326">
              <w:marLeft w:val="0"/>
              <w:marRight w:val="0"/>
              <w:marTop w:val="0"/>
              <w:marBottom w:val="0"/>
              <w:divBdr>
                <w:top w:val="none" w:sz="0" w:space="0" w:color="auto"/>
                <w:left w:val="none" w:sz="0" w:space="0" w:color="auto"/>
                <w:bottom w:val="none" w:sz="0" w:space="0" w:color="auto"/>
                <w:right w:val="none" w:sz="0" w:space="0" w:color="auto"/>
              </w:divBdr>
            </w:div>
            <w:div w:id="1702634411">
              <w:marLeft w:val="0"/>
              <w:marRight w:val="0"/>
              <w:marTop w:val="0"/>
              <w:marBottom w:val="0"/>
              <w:divBdr>
                <w:top w:val="none" w:sz="0" w:space="0" w:color="auto"/>
                <w:left w:val="none" w:sz="0" w:space="0" w:color="auto"/>
                <w:bottom w:val="none" w:sz="0" w:space="0" w:color="auto"/>
                <w:right w:val="none" w:sz="0" w:space="0" w:color="auto"/>
              </w:divBdr>
            </w:div>
            <w:div w:id="1703819583">
              <w:marLeft w:val="0"/>
              <w:marRight w:val="0"/>
              <w:marTop w:val="0"/>
              <w:marBottom w:val="0"/>
              <w:divBdr>
                <w:top w:val="none" w:sz="0" w:space="0" w:color="auto"/>
                <w:left w:val="none" w:sz="0" w:space="0" w:color="auto"/>
                <w:bottom w:val="none" w:sz="0" w:space="0" w:color="auto"/>
                <w:right w:val="none" w:sz="0" w:space="0" w:color="auto"/>
              </w:divBdr>
            </w:div>
            <w:div w:id="1704480831">
              <w:marLeft w:val="0"/>
              <w:marRight w:val="0"/>
              <w:marTop w:val="0"/>
              <w:marBottom w:val="0"/>
              <w:divBdr>
                <w:top w:val="none" w:sz="0" w:space="0" w:color="auto"/>
                <w:left w:val="none" w:sz="0" w:space="0" w:color="auto"/>
                <w:bottom w:val="none" w:sz="0" w:space="0" w:color="auto"/>
                <w:right w:val="none" w:sz="0" w:space="0" w:color="auto"/>
              </w:divBdr>
            </w:div>
            <w:div w:id="1704788818">
              <w:marLeft w:val="0"/>
              <w:marRight w:val="0"/>
              <w:marTop w:val="0"/>
              <w:marBottom w:val="0"/>
              <w:divBdr>
                <w:top w:val="none" w:sz="0" w:space="0" w:color="auto"/>
                <w:left w:val="none" w:sz="0" w:space="0" w:color="auto"/>
                <w:bottom w:val="none" w:sz="0" w:space="0" w:color="auto"/>
                <w:right w:val="none" w:sz="0" w:space="0" w:color="auto"/>
              </w:divBdr>
            </w:div>
            <w:div w:id="1704792813">
              <w:marLeft w:val="0"/>
              <w:marRight w:val="0"/>
              <w:marTop w:val="0"/>
              <w:marBottom w:val="0"/>
              <w:divBdr>
                <w:top w:val="none" w:sz="0" w:space="0" w:color="auto"/>
                <w:left w:val="none" w:sz="0" w:space="0" w:color="auto"/>
                <w:bottom w:val="none" w:sz="0" w:space="0" w:color="auto"/>
                <w:right w:val="none" w:sz="0" w:space="0" w:color="auto"/>
              </w:divBdr>
            </w:div>
            <w:div w:id="1705447691">
              <w:marLeft w:val="0"/>
              <w:marRight w:val="0"/>
              <w:marTop w:val="0"/>
              <w:marBottom w:val="0"/>
              <w:divBdr>
                <w:top w:val="none" w:sz="0" w:space="0" w:color="auto"/>
                <w:left w:val="none" w:sz="0" w:space="0" w:color="auto"/>
                <w:bottom w:val="none" w:sz="0" w:space="0" w:color="auto"/>
                <w:right w:val="none" w:sz="0" w:space="0" w:color="auto"/>
              </w:divBdr>
            </w:div>
            <w:div w:id="1705448335">
              <w:marLeft w:val="0"/>
              <w:marRight w:val="0"/>
              <w:marTop w:val="0"/>
              <w:marBottom w:val="0"/>
              <w:divBdr>
                <w:top w:val="none" w:sz="0" w:space="0" w:color="auto"/>
                <w:left w:val="none" w:sz="0" w:space="0" w:color="auto"/>
                <w:bottom w:val="none" w:sz="0" w:space="0" w:color="auto"/>
                <w:right w:val="none" w:sz="0" w:space="0" w:color="auto"/>
              </w:divBdr>
            </w:div>
            <w:div w:id="1706910102">
              <w:marLeft w:val="0"/>
              <w:marRight w:val="0"/>
              <w:marTop w:val="0"/>
              <w:marBottom w:val="0"/>
              <w:divBdr>
                <w:top w:val="none" w:sz="0" w:space="0" w:color="auto"/>
                <w:left w:val="none" w:sz="0" w:space="0" w:color="auto"/>
                <w:bottom w:val="none" w:sz="0" w:space="0" w:color="auto"/>
                <w:right w:val="none" w:sz="0" w:space="0" w:color="auto"/>
              </w:divBdr>
            </w:div>
            <w:div w:id="1707179150">
              <w:marLeft w:val="0"/>
              <w:marRight w:val="0"/>
              <w:marTop w:val="0"/>
              <w:marBottom w:val="0"/>
              <w:divBdr>
                <w:top w:val="none" w:sz="0" w:space="0" w:color="auto"/>
                <w:left w:val="none" w:sz="0" w:space="0" w:color="auto"/>
                <w:bottom w:val="none" w:sz="0" w:space="0" w:color="auto"/>
                <w:right w:val="none" w:sz="0" w:space="0" w:color="auto"/>
              </w:divBdr>
            </w:div>
            <w:div w:id="1710297094">
              <w:marLeft w:val="0"/>
              <w:marRight w:val="0"/>
              <w:marTop w:val="0"/>
              <w:marBottom w:val="0"/>
              <w:divBdr>
                <w:top w:val="none" w:sz="0" w:space="0" w:color="auto"/>
                <w:left w:val="none" w:sz="0" w:space="0" w:color="auto"/>
                <w:bottom w:val="none" w:sz="0" w:space="0" w:color="auto"/>
                <w:right w:val="none" w:sz="0" w:space="0" w:color="auto"/>
              </w:divBdr>
            </w:div>
            <w:div w:id="1710911862">
              <w:marLeft w:val="0"/>
              <w:marRight w:val="0"/>
              <w:marTop w:val="0"/>
              <w:marBottom w:val="0"/>
              <w:divBdr>
                <w:top w:val="none" w:sz="0" w:space="0" w:color="auto"/>
                <w:left w:val="none" w:sz="0" w:space="0" w:color="auto"/>
                <w:bottom w:val="none" w:sz="0" w:space="0" w:color="auto"/>
                <w:right w:val="none" w:sz="0" w:space="0" w:color="auto"/>
              </w:divBdr>
            </w:div>
            <w:div w:id="1710951782">
              <w:marLeft w:val="0"/>
              <w:marRight w:val="0"/>
              <w:marTop w:val="0"/>
              <w:marBottom w:val="0"/>
              <w:divBdr>
                <w:top w:val="none" w:sz="0" w:space="0" w:color="auto"/>
                <w:left w:val="none" w:sz="0" w:space="0" w:color="auto"/>
                <w:bottom w:val="none" w:sz="0" w:space="0" w:color="auto"/>
                <w:right w:val="none" w:sz="0" w:space="0" w:color="auto"/>
              </w:divBdr>
            </w:div>
            <w:div w:id="1711566295">
              <w:marLeft w:val="0"/>
              <w:marRight w:val="0"/>
              <w:marTop w:val="0"/>
              <w:marBottom w:val="0"/>
              <w:divBdr>
                <w:top w:val="none" w:sz="0" w:space="0" w:color="auto"/>
                <w:left w:val="none" w:sz="0" w:space="0" w:color="auto"/>
                <w:bottom w:val="none" w:sz="0" w:space="0" w:color="auto"/>
                <w:right w:val="none" w:sz="0" w:space="0" w:color="auto"/>
              </w:divBdr>
            </w:div>
            <w:div w:id="1712532430">
              <w:marLeft w:val="0"/>
              <w:marRight w:val="0"/>
              <w:marTop w:val="0"/>
              <w:marBottom w:val="0"/>
              <w:divBdr>
                <w:top w:val="none" w:sz="0" w:space="0" w:color="auto"/>
                <w:left w:val="none" w:sz="0" w:space="0" w:color="auto"/>
                <w:bottom w:val="none" w:sz="0" w:space="0" w:color="auto"/>
                <w:right w:val="none" w:sz="0" w:space="0" w:color="auto"/>
              </w:divBdr>
            </w:div>
            <w:div w:id="1713266566">
              <w:marLeft w:val="0"/>
              <w:marRight w:val="0"/>
              <w:marTop w:val="0"/>
              <w:marBottom w:val="0"/>
              <w:divBdr>
                <w:top w:val="none" w:sz="0" w:space="0" w:color="auto"/>
                <w:left w:val="none" w:sz="0" w:space="0" w:color="auto"/>
                <w:bottom w:val="none" w:sz="0" w:space="0" w:color="auto"/>
                <w:right w:val="none" w:sz="0" w:space="0" w:color="auto"/>
              </w:divBdr>
            </w:div>
            <w:div w:id="1713648471">
              <w:marLeft w:val="0"/>
              <w:marRight w:val="0"/>
              <w:marTop w:val="0"/>
              <w:marBottom w:val="0"/>
              <w:divBdr>
                <w:top w:val="none" w:sz="0" w:space="0" w:color="auto"/>
                <w:left w:val="none" w:sz="0" w:space="0" w:color="auto"/>
                <w:bottom w:val="none" w:sz="0" w:space="0" w:color="auto"/>
                <w:right w:val="none" w:sz="0" w:space="0" w:color="auto"/>
              </w:divBdr>
            </w:div>
            <w:div w:id="1714377688">
              <w:marLeft w:val="0"/>
              <w:marRight w:val="0"/>
              <w:marTop w:val="0"/>
              <w:marBottom w:val="0"/>
              <w:divBdr>
                <w:top w:val="none" w:sz="0" w:space="0" w:color="auto"/>
                <w:left w:val="none" w:sz="0" w:space="0" w:color="auto"/>
                <w:bottom w:val="none" w:sz="0" w:space="0" w:color="auto"/>
                <w:right w:val="none" w:sz="0" w:space="0" w:color="auto"/>
              </w:divBdr>
            </w:div>
            <w:div w:id="1716467852">
              <w:marLeft w:val="0"/>
              <w:marRight w:val="0"/>
              <w:marTop w:val="0"/>
              <w:marBottom w:val="0"/>
              <w:divBdr>
                <w:top w:val="none" w:sz="0" w:space="0" w:color="auto"/>
                <w:left w:val="none" w:sz="0" w:space="0" w:color="auto"/>
                <w:bottom w:val="none" w:sz="0" w:space="0" w:color="auto"/>
                <w:right w:val="none" w:sz="0" w:space="0" w:color="auto"/>
              </w:divBdr>
            </w:div>
            <w:div w:id="1716657881">
              <w:marLeft w:val="0"/>
              <w:marRight w:val="0"/>
              <w:marTop w:val="0"/>
              <w:marBottom w:val="0"/>
              <w:divBdr>
                <w:top w:val="none" w:sz="0" w:space="0" w:color="auto"/>
                <w:left w:val="none" w:sz="0" w:space="0" w:color="auto"/>
                <w:bottom w:val="none" w:sz="0" w:space="0" w:color="auto"/>
                <w:right w:val="none" w:sz="0" w:space="0" w:color="auto"/>
              </w:divBdr>
            </w:div>
            <w:div w:id="1717462237">
              <w:marLeft w:val="0"/>
              <w:marRight w:val="0"/>
              <w:marTop w:val="0"/>
              <w:marBottom w:val="0"/>
              <w:divBdr>
                <w:top w:val="none" w:sz="0" w:space="0" w:color="auto"/>
                <w:left w:val="none" w:sz="0" w:space="0" w:color="auto"/>
                <w:bottom w:val="none" w:sz="0" w:space="0" w:color="auto"/>
                <w:right w:val="none" w:sz="0" w:space="0" w:color="auto"/>
              </w:divBdr>
            </w:div>
            <w:div w:id="1718045022">
              <w:marLeft w:val="0"/>
              <w:marRight w:val="0"/>
              <w:marTop w:val="0"/>
              <w:marBottom w:val="0"/>
              <w:divBdr>
                <w:top w:val="none" w:sz="0" w:space="0" w:color="auto"/>
                <w:left w:val="none" w:sz="0" w:space="0" w:color="auto"/>
                <w:bottom w:val="none" w:sz="0" w:space="0" w:color="auto"/>
                <w:right w:val="none" w:sz="0" w:space="0" w:color="auto"/>
              </w:divBdr>
            </w:div>
            <w:div w:id="1718311505">
              <w:marLeft w:val="0"/>
              <w:marRight w:val="0"/>
              <w:marTop w:val="0"/>
              <w:marBottom w:val="0"/>
              <w:divBdr>
                <w:top w:val="none" w:sz="0" w:space="0" w:color="auto"/>
                <w:left w:val="none" w:sz="0" w:space="0" w:color="auto"/>
                <w:bottom w:val="none" w:sz="0" w:space="0" w:color="auto"/>
                <w:right w:val="none" w:sz="0" w:space="0" w:color="auto"/>
              </w:divBdr>
            </w:div>
            <w:div w:id="1718893711">
              <w:marLeft w:val="0"/>
              <w:marRight w:val="0"/>
              <w:marTop w:val="0"/>
              <w:marBottom w:val="0"/>
              <w:divBdr>
                <w:top w:val="none" w:sz="0" w:space="0" w:color="auto"/>
                <w:left w:val="none" w:sz="0" w:space="0" w:color="auto"/>
                <w:bottom w:val="none" w:sz="0" w:space="0" w:color="auto"/>
                <w:right w:val="none" w:sz="0" w:space="0" w:color="auto"/>
              </w:divBdr>
            </w:div>
            <w:div w:id="1719041283">
              <w:marLeft w:val="0"/>
              <w:marRight w:val="0"/>
              <w:marTop w:val="0"/>
              <w:marBottom w:val="0"/>
              <w:divBdr>
                <w:top w:val="none" w:sz="0" w:space="0" w:color="auto"/>
                <w:left w:val="none" w:sz="0" w:space="0" w:color="auto"/>
                <w:bottom w:val="none" w:sz="0" w:space="0" w:color="auto"/>
                <w:right w:val="none" w:sz="0" w:space="0" w:color="auto"/>
              </w:divBdr>
            </w:div>
            <w:div w:id="1720518924">
              <w:marLeft w:val="0"/>
              <w:marRight w:val="0"/>
              <w:marTop w:val="0"/>
              <w:marBottom w:val="0"/>
              <w:divBdr>
                <w:top w:val="none" w:sz="0" w:space="0" w:color="auto"/>
                <w:left w:val="none" w:sz="0" w:space="0" w:color="auto"/>
                <w:bottom w:val="none" w:sz="0" w:space="0" w:color="auto"/>
                <w:right w:val="none" w:sz="0" w:space="0" w:color="auto"/>
              </w:divBdr>
            </w:div>
            <w:div w:id="1720546473">
              <w:marLeft w:val="0"/>
              <w:marRight w:val="0"/>
              <w:marTop w:val="0"/>
              <w:marBottom w:val="0"/>
              <w:divBdr>
                <w:top w:val="none" w:sz="0" w:space="0" w:color="auto"/>
                <w:left w:val="none" w:sz="0" w:space="0" w:color="auto"/>
                <w:bottom w:val="none" w:sz="0" w:space="0" w:color="auto"/>
                <w:right w:val="none" w:sz="0" w:space="0" w:color="auto"/>
              </w:divBdr>
            </w:div>
            <w:div w:id="1723409026">
              <w:marLeft w:val="0"/>
              <w:marRight w:val="0"/>
              <w:marTop w:val="0"/>
              <w:marBottom w:val="0"/>
              <w:divBdr>
                <w:top w:val="none" w:sz="0" w:space="0" w:color="auto"/>
                <w:left w:val="none" w:sz="0" w:space="0" w:color="auto"/>
                <w:bottom w:val="none" w:sz="0" w:space="0" w:color="auto"/>
                <w:right w:val="none" w:sz="0" w:space="0" w:color="auto"/>
              </w:divBdr>
            </w:div>
            <w:div w:id="1725520668">
              <w:marLeft w:val="0"/>
              <w:marRight w:val="0"/>
              <w:marTop w:val="0"/>
              <w:marBottom w:val="0"/>
              <w:divBdr>
                <w:top w:val="none" w:sz="0" w:space="0" w:color="auto"/>
                <w:left w:val="none" w:sz="0" w:space="0" w:color="auto"/>
                <w:bottom w:val="none" w:sz="0" w:space="0" w:color="auto"/>
                <w:right w:val="none" w:sz="0" w:space="0" w:color="auto"/>
              </w:divBdr>
            </w:div>
            <w:div w:id="1725912414">
              <w:marLeft w:val="0"/>
              <w:marRight w:val="0"/>
              <w:marTop w:val="0"/>
              <w:marBottom w:val="0"/>
              <w:divBdr>
                <w:top w:val="none" w:sz="0" w:space="0" w:color="auto"/>
                <w:left w:val="none" w:sz="0" w:space="0" w:color="auto"/>
                <w:bottom w:val="none" w:sz="0" w:space="0" w:color="auto"/>
                <w:right w:val="none" w:sz="0" w:space="0" w:color="auto"/>
              </w:divBdr>
            </w:div>
            <w:div w:id="1727147642">
              <w:marLeft w:val="0"/>
              <w:marRight w:val="0"/>
              <w:marTop w:val="0"/>
              <w:marBottom w:val="0"/>
              <w:divBdr>
                <w:top w:val="none" w:sz="0" w:space="0" w:color="auto"/>
                <w:left w:val="none" w:sz="0" w:space="0" w:color="auto"/>
                <w:bottom w:val="none" w:sz="0" w:space="0" w:color="auto"/>
                <w:right w:val="none" w:sz="0" w:space="0" w:color="auto"/>
              </w:divBdr>
            </w:div>
            <w:div w:id="1727994154">
              <w:marLeft w:val="0"/>
              <w:marRight w:val="0"/>
              <w:marTop w:val="0"/>
              <w:marBottom w:val="0"/>
              <w:divBdr>
                <w:top w:val="none" w:sz="0" w:space="0" w:color="auto"/>
                <w:left w:val="none" w:sz="0" w:space="0" w:color="auto"/>
                <w:bottom w:val="none" w:sz="0" w:space="0" w:color="auto"/>
                <w:right w:val="none" w:sz="0" w:space="0" w:color="auto"/>
              </w:divBdr>
            </w:div>
            <w:div w:id="1728726904">
              <w:marLeft w:val="0"/>
              <w:marRight w:val="0"/>
              <w:marTop w:val="0"/>
              <w:marBottom w:val="0"/>
              <w:divBdr>
                <w:top w:val="none" w:sz="0" w:space="0" w:color="auto"/>
                <w:left w:val="none" w:sz="0" w:space="0" w:color="auto"/>
                <w:bottom w:val="none" w:sz="0" w:space="0" w:color="auto"/>
                <w:right w:val="none" w:sz="0" w:space="0" w:color="auto"/>
              </w:divBdr>
            </w:div>
            <w:div w:id="1730113125">
              <w:marLeft w:val="0"/>
              <w:marRight w:val="0"/>
              <w:marTop w:val="0"/>
              <w:marBottom w:val="0"/>
              <w:divBdr>
                <w:top w:val="none" w:sz="0" w:space="0" w:color="auto"/>
                <w:left w:val="none" w:sz="0" w:space="0" w:color="auto"/>
                <w:bottom w:val="none" w:sz="0" w:space="0" w:color="auto"/>
                <w:right w:val="none" w:sz="0" w:space="0" w:color="auto"/>
              </w:divBdr>
            </w:div>
            <w:div w:id="1731070447">
              <w:marLeft w:val="0"/>
              <w:marRight w:val="0"/>
              <w:marTop w:val="0"/>
              <w:marBottom w:val="0"/>
              <w:divBdr>
                <w:top w:val="none" w:sz="0" w:space="0" w:color="auto"/>
                <w:left w:val="none" w:sz="0" w:space="0" w:color="auto"/>
                <w:bottom w:val="none" w:sz="0" w:space="0" w:color="auto"/>
                <w:right w:val="none" w:sz="0" w:space="0" w:color="auto"/>
              </w:divBdr>
            </w:div>
            <w:div w:id="1731493163">
              <w:marLeft w:val="0"/>
              <w:marRight w:val="0"/>
              <w:marTop w:val="0"/>
              <w:marBottom w:val="0"/>
              <w:divBdr>
                <w:top w:val="none" w:sz="0" w:space="0" w:color="auto"/>
                <w:left w:val="none" w:sz="0" w:space="0" w:color="auto"/>
                <w:bottom w:val="none" w:sz="0" w:space="0" w:color="auto"/>
                <w:right w:val="none" w:sz="0" w:space="0" w:color="auto"/>
              </w:divBdr>
            </w:div>
            <w:div w:id="1733502385">
              <w:marLeft w:val="0"/>
              <w:marRight w:val="0"/>
              <w:marTop w:val="0"/>
              <w:marBottom w:val="0"/>
              <w:divBdr>
                <w:top w:val="none" w:sz="0" w:space="0" w:color="auto"/>
                <w:left w:val="none" w:sz="0" w:space="0" w:color="auto"/>
                <w:bottom w:val="none" w:sz="0" w:space="0" w:color="auto"/>
                <w:right w:val="none" w:sz="0" w:space="0" w:color="auto"/>
              </w:divBdr>
            </w:div>
            <w:div w:id="1733692864">
              <w:marLeft w:val="0"/>
              <w:marRight w:val="0"/>
              <w:marTop w:val="0"/>
              <w:marBottom w:val="0"/>
              <w:divBdr>
                <w:top w:val="none" w:sz="0" w:space="0" w:color="auto"/>
                <w:left w:val="none" w:sz="0" w:space="0" w:color="auto"/>
                <w:bottom w:val="none" w:sz="0" w:space="0" w:color="auto"/>
                <w:right w:val="none" w:sz="0" w:space="0" w:color="auto"/>
              </w:divBdr>
            </w:div>
            <w:div w:id="1733698325">
              <w:marLeft w:val="0"/>
              <w:marRight w:val="0"/>
              <w:marTop w:val="0"/>
              <w:marBottom w:val="0"/>
              <w:divBdr>
                <w:top w:val="none" w:sz="0" w:space="0" w:color="auto"/>
                <w:left w:val="none" w:sz="0" w:space="0" w:color="auto"/>
                <w:bottom w:val="none" w:sz="0" w:space="0" w:color="auto"/>
                <w:right w:val="none" w:sz="0" w:space="0" w:color="auto"/>
              </w:divBdr>
            </w:div>
            <w:div w:id="1734084998">
              <w:marLeft w:val="0"/>
              <w:marRight w:val="0"/>
              <w:marTop w:val="0"/>
              <w:marBottom w:val="0"/>
              <w:divBdr>
                <w:top w:val="none" w:sz="0" w:space="0" w:color="auto"/>
                <w:left w:val="none" w:sz="0" w:space="0" w:color="auto"/>
                <w:bottom w:val="none" w:sz="0" w:space="0" w:color="auto"/>
                <w:right w:val="none" w:sz="0" w:space="0" w:color="auto"/>
              </w:divBdr>
            </w:div>
            <w:div w:id="1736925806">
              <w:marLeft w:val="0"/>
              <w:marRight w:val="0"/>
              <w:marTop w:val="0"/>
              <w:marBottom w:val="0"/>
              <w:divBdr>
                <w:top w:val="none" w:sz="0" w:space="0" w:color="auto"/>
                <w:left w:val="none" w:sz="0" w:space="0" w:color="auto"/>
                <w:bottom w:val="none" w:sz="0" w:space="0" w:color="auto"/>
                <w:right w:val="none" w:sz="0" w:space="0" w:color="auto"/>
              </w:divBdr>
            </w:div>
            <w:div w:id="1737124997">
              <w:marLeft w:val="0"/>
              <w:marRight w:val="0"/>
              <w:marTop w:val="0"/>
              <w:marBottom w:val="0"/>
              <w:divBdr>
                <w:top w:val="none" w:sz="0" w:space="0" w:color="auto"/>
                <w:left w:val="none" w:sz="0" w:space="0" w:color="auto"/>
                <w:bottom w:val="none" w:sz="0" w:space="0" w:color="auto"/>
                <w:right w:val="none" w:sz="0" w:space="0" w:color="auto"/>
              </w:divBdr>
            </w:div>
            <w:div w:id="1737317295">
              <w:marLeft w:val="0"/>
              <w:marRight w:val="0"/>
              <w:marTop w:val="0"/>
              <w:marBottom w:val="0"/>
              <w:divBdr>
                <w:top w:val="none" w:sz="0" w:space="0" w:color="auto"/>
                <w:left w:val="none" w:sz="0" w:space="0" w:color="auto"/>
                <w:bottom w:val="none" w:sz="0" w:space="0" w:color="auto"/>
                <w:right w:val="none" w:sz="0" w:space="0" w:color="auto"/>
              </w:divBdr>
            </w:div>
            <w:div w:id="1739017885">
              <w:marLeft w:val="0"/>
              <w:marRight w:val="0"/>
              <w:marTop w:val="0"/>
              <w:marBottom w:val="0"/>
              <w:divBdr>
                <w:top w:val="none" w:sz="0" w:space="0" w:color="auto"/>
                <w:left w:val="none" w:sz="0" w:space="0" w:color="auto"/>
                <w:bottom w:val="none" w:sz="0" w:space="0" w:color="auto"/>
                <w:right w:val="none" w:sz="0" w:space="0" w:color="auto"/>
              </w:divBdr>
            </w:div>
            <w:div w:id="1739134365">
              <w:marLeft w:val="0"/>
              <w:marRight w:val="0"/>
              <w:marTop w:val="0"/>
              <w:marBottom w:val="0"/>
              <w:divBdr>
                <w:top w:val="none" w:sz="0" w:space="0" w:color="auto"/>
                <w:left w:val="none" w:sz="0" w:space="0" w:color="auto"/>
                <w:bottom w:val="none" w:sz="0" w:space="0" w:color="auto"/>
                <w:right w:val="none" w:sz="0" w:space="0" w:color="auto"/>
              </w:divBdr>
            </w:div>
            <w:div w:id="1741250916">
              <w:marLeft w:val="0"/>
              <w:marRight w:val="0"/>
              <w:marTop w:val="0"/>
              <w:marBottom w:val="0"/>
              <w:divBdr>
                <w:top w:val="none" w:sz="0" w:space="0" w:color="auto"/>
                <w:left w:val="none" w:sz="0" w:space="0" w:color="auto"/>
                <w:bottom w:val="none" w:sz="0" w:space="0" w:color="auto"/>
                <w:right w:val="none" w:sz="0" w:space="0" w:color="auto"/>
              </w:divBdr>
            </w:div>
            <w:div w:id="1742479792">
              <w:marLeft w:val="0"/>
              <w:marRight w:val="0"/>
              <w:marTop w:val="0"/>
              <w:marBottom w:val="0"/>
              <w:divBdr>
                <w:top w:val="none" w:sz="0" w:space="0" w:color="auto"/>
                <w:left w:val="none" w:sz="0" w:space="0" w:color="auto"/>
                <w:bottom w:val="none" w:sz="0" w:space="0" w:color="auto"/>
                <w:right w:val="none" w:sz="0" w:space="0" w:color="auto"/>
              </w:divBdr>
            </w:div>
            <w:div w:id="1744372877">
              <w:marLeft w:val="0"/>
              <w:marRight w:val="0"/>
              <w:marTop w:val="0"/>
              <w:marBottom w:val="0"/>
              <w:divBdr>
                <w:top w:val="none" w:sz="0" w:space="0" w:color="auto"/>
                <w:left w:val="none" w:sz="0" w:space="0" w:color="auto"/>
                <w:bottom w:val="none" w:sz="0" w:space="0" w:color="auto"/>
                <w:right w:val="none" w:sz="0" w:space="0" w:color="auto"/>
              </w:divBdr>
            </w:div>
            <w:div w:id="1745370347">
              <w:marLeft w:val="0"/>
              <w:marRight w:val="0"/>
              <w:marTop w:val="0"/>
              <w:marBottom w:val="0"/>
              <w:divBdr>
                <w:top w:val="none" w:sz="0" w:space="0" w:color="auto"/>
                <w:left w:val="none" w:sz="0" w:space="0" w:color="auto"/>
                <w:bottom w:val="none" w:sz="0" w:space="0" w:color="auto"/>
                <w:right w:val="none" w:sz="0" w:space="0" w:color="auto"/>
              </w:divBdr>
            </w:div>
            <w:div w:id="1746151341">
              <w:marLeft w:val="0"/>
              <w:marRight w:val="0"/>
              <w:marTop w:val="0"/>
              <w:marBottom w:val="0"/>
              <w:divBdr>
                <w:top w:val="none" w:sz="0" w:space="0" w:color="auto"/>
                <w:left w:val="none" w:sz="0" w:space="0" w:color="auto"/>
                <w:bottom w:val="none" w:sz="0" w:space="0" w:color="auto"/>
                <w:right w:val="none" w:sz="0" w:space="0" w:color="auto"/>
              </w:divBdr>
            </w:div>
            <w:div w:id="1748265923">
              <w:marLeft w:val="0"/>
              <w:marRight w:val="0"/>
              <w:marTop w:val="0"/>
              <w:marBottom w:val="0"/>
              <w:divBdr>
                <w:top w:val="none" w:sz="0" w:space="0" w:color="auto"/>
                <w:left w:val="none" w:sz="0" w:space="0" w:color="auto"/>
                <w:bottom w:val="none" w:sz="0" w:space="0" w:color="auto"/>
                <w:right w:val="none" w:sz="0" w:space="0" w:color="auto"/>
              </w:divBdr>
            </w:div>
            <w:div w:id="1748334695">
              <w:marLeft w:val="0"/>
              <w:marRight w:val="0"/>
              <w:marTop w:val="0"/>
              <w:marBottom w:val="0"/>
              <w:divBdr>
                <w:top w:val="none" w:sz="0" w:space="0" w:color="auto"/>
                <w:left w:val="none" w:sz="0" w:space="0" w:color="auto"/>
                <w:bottom w:val="none" w:sz="0" w:space="0" w:color="auto"/>
                <w:right w:val="none" w:sz="0" w:space="0" w:color="auto"/>
              </w:divBdr>
            </w:div>
            <w:div w:id="1749111563">
              <w:marLeft w:val="0"/>
              <w:marRight w:val="0"/>
              <w:marTop w:val="0"/>
              <w:marBottom w:val="0"/>
              <w:divBdr>
                <w:top w:val="none" w:sz="0" w:space="0" w:color="auto"/>
                <w:left w:val="none" w:sz="0" w:space="0" w:color="auto"/>
                <w:bottom w:val="none" w:sz="0" w:space="0" w:color="auto"/>
                <w:right w:val="none" w:sz="0" w:space="0" w:color="auto"/>
              </w:divBdr>
            </w:div>
            <w:div w:id="1750155235">
              <w:marLeft w:val="0"/>
              <w:marRight w:val="0"/>
              <w:marTop w:val="0"/>
              <w:marBottom w:val="0"/>
              <w:divBdr>
                <w:top w:val="none" w:sz="0" w:space="0" w:color="auto"/>
                <w:left w:val="none" w:sz="0" w:space="0" w:color="auto"/>
                <w:bottom w:val="none" w:sz="0" w:space="0" w:color="auto"/>
                <w:right w:val="none" w:sz="0" w:space="0" w:color="auto"/>
              </w:divBdr>
            </w:div>
            <w:div w:id="1750813336">
              <w:marLeft w:val="0"/>
              <w:marRight w:val="0"/>
              <w:marTop w:val="0"/>
              <w:marBottom w:val="0"/>
              <w:divBdr>
                <w:top w:val="none" w:sz="0" w:space="0" w:color="auto"/>
                <w:left w:val="none" w:sz="0" w:space="0" w:color="auto"/>
                <w:bottom w:val="none" w:sz="0" w:space="0" w:color="auto"/>
                <w:right w:val="none" w:sz="0" w:space="0" w:color="auto"/>
              </w:divBdr>
            </w:div>
            <w:div w:id="1751460065">
              <w:marLeft w:val="0"/>
              <w:marRight w:val="0"/>
              <w:marTop w:val="0"/>
              <w:marBottom w:val="0"/>
              <w:divBdr>
                <w:top w:val="none" w:sz="0" w:space="0" w:color="auto"/>
                <w:left w:val="none" w:sz="0" w:space="0" w:color="auto"/>
                <w:bottom w:val="none" w:sz="0" w:space="0" w:color="auto"/>
                <w:right w:val="none" w:sz="0" w:space="0" w:color="auto"/>
              </w:divBdr>
            </w:div>
            <w:div w:id="1752501435">
              <w:marLeft w:val="0"/>
              <w:marRight w:val="0"/>
              <w:marTop w:val="0"/>
              <w:marBottom w:val="0"/>
              <w:divBdr>
                <w:top w:val="none" w:sz="0" w:space="0" w:color="auto"/>
                <w:left w:val="none" w:sz="0" w:space="0" w:color="auto"/>
                <w:bottom w:val="none" w:sz="0" w:space="0" w:color="auto"/>
                <w:right w:val="none" w:sz="0" w:space="0" w:color="auto"/>
              </w:divBdr>
            </w:div>
            <w:div w:id="1752701062">
              <w:marLeft w:val="0"/>
              <w:marRight w:val="0"/>
              <w:marTop w:val="0"/>
              <w:marBottom w:val="0"/>
              <w:divBdr>
                <w:top w:val="none" w:sz="0" w:space="0" w:color="auto"/>
                <w:left w:val="none" w:sz="0" w:space="0" w:color="auto"/>
                <w:bottom w:val="none" w:sz="0" w:space="0" w:color="auto"/>
                <w:right w:val="none" w:sz="0" w:space="0" w:color="auto"/>
              </w:divBdr>
            </w:div>
            <w:div w:id="1753627819">
              <w:marLeft w:val="0"/>
              <w:marRight w:val="0"/>
              <w:marTop w:val="0"/>
              <w:marBottom w:val="0"/>
              <w:divBdr>
                <w:top w:val="none" w:sz="0" w:space="0" w:color="auto"/>
                <w:left w:val="none" w:sz="0" w:space="0" w:color="auto"/>
                <w:bottom w:val="none" w:sz="0" w:space="0" w:color="auto"/>
                <w:right w:val="none" w:sz="0" w:space="0" w:color="auto"/>
              </w:divBdr>
            </w:div>
            <w:div w:id="1754818707">
              <w:marLeft w:val="0"/>
              <w:marRight w:val="0"/>
              <w:marTop w:val="0"/>
              <w:marBottom w:val="0"/>
              <w:divBdr>
                <w:top w:val="none" w:sz="0" w:space="0" w:color="auto"/>
                <w:left w:val="none" w:sz="0" w:space="0" w:color="auto"/>
                <w:bottom w:val="none" w:sz="0" w:space="0" w:color="auto"/>
                <w:right w:val="none" w:sz="0" w:space="0" w:color="auto"/>
              </w:divBdr>
            </w:div>
            <w:div w:id="1755736000">
              <w:marLeft w:val="0"/>
              <w:marRight w:val="0"/>
              <w:marTop w:val="0"/>
              <w:marBottom w:val="0"/>
              <w:divBdr>
                <w:top w:val="none" w:sz="0" w:space="0" w:color="auto"/>
                <w:left w:val="none" w:sz="0" w:space="0" w:color="auto"/>
                <w:bottom w:val="none" w:sz="0" w:space="0" w:color="auto"/>
                <w:right w:val="none" w:sz="0" w:space="0" w:color="auto"/>
              </w:divBdr>
            </w:div>
            <w:div w:id="1756392896">
              <w:marLeft w:val="0"/>
              <w:marRight w:val="0"/>
              <w:marTop w:val="0"/>
              <w:marBottom w:val="0"/>
              <w:divBdr>
                <w:top w:val="none" w:sz="0" w:space="0" w:color="auto"/>
                <w:left w:val="none" w:sz="0" w:space="0" w:color="auto"/>
                <w:bottom w:val="none" w:sz="0" w:space="0" w:color="auto"/>
                <w:right w:val="none" w:sz="0" w:space="0" w:color="auto"/>
              </w:divBdr>
            </w:div>
            <w:div w:id="1756781993">
              <w:marLeft w:val="0"/>
              <w:marRight w:val="0"/>
              <w:marTop w:val="0"/>
              <w:marBottom w:val="0"/>
              <w:divBdr>
                <w:top w:val="none" w:sz="0" w:space="0" w:color="auto"/>
                <w:left w:val="none" w:sz="0" w:space="0" w:color="auto"/>
                <w:bottom w:val="none" w:sz="0" w:space="0" w:color="auto"/>
                <w:right w:val="none" w:sz="0" w:space="0" w:color="auto"/>
              </w:divBdr>
            </w:div>
            <w:div w:id="1757480656">
              <w:marLeft w:val="0"/>
              <w:marRight w:val="0"/>
              <w:marTop w:val="0"/>
              <w:marBottom w:val="0"/>
              <w:divBdr>
                <w:top w:val="none" w:sz="0" w:space="0" w:color="auto"/>
                <w:left w:val="none" w:sz="0" w:space="0" w:color="auto"/>
                <w:bottom w:val="none" w:sz="0" w:space="0" w:color="auto"/>
                <w:right w:val="none" w:sz="0" w:space="0" w:color="auto"/>
              </w:divBdr>
            </w:div>
            <w:div w:id="1760443788">
              <w:marLeft w:val="0"/>
              <w:marRight w:val="0"/>
              <w:marTop w:val="0"/>
              <w:marBottom w:val="0"/>
              <w:divBdr>
                <w:top w:val="none" w:sz="0" w:space="0" w:color="auto"/>
                <w:left w:val="none" w:sz="0" w:space="0" w:color="auto"/>
                <w:bottom w:val="none" w:sz="0" w:space="0" w:color="auto"/>
                <w:right w:val="none" w:sz="0" w:space="0" w:color="auto"/>
              </w:divBdr>
            </w:div>
            <w:div w:id="1760523349">
              <w:marLeft w:val="0"/>
              <w:marRight w:val="0"/>
              <w:marTop w:val="0"/>
              <w:marBottom w:val="0"/>
              <w:divBdr>
                <w:top w:val="none" w:sz="0" w:space="0" w:color="auto"/>
                <w:left w:val="none" w:sz="0" w:space="0" w:color="auto"/>
                <w:bottom w:val="none" w:sz="0" w:space="0" w:color="auto"/>
                <w:right w:val="none" w:sz="0" w:space="0" w:color="auto"/>
              </w:divBdr>
            </w:div>
            <w:div w:id="1760717244">
              <w:marLeft w:val="0"/>
              <w:marRight w:val="0"/>
              <w:marTop w:val="0"/>
              <w:marBottom w:val="0"/>
              <w:divBdr>
                <w:top w:val="none" w:sz="0" w:space="0" w:color="auto"/>
                <w:left w:val="none" w:sz="0" w:space="0" w:color="auto"/>
                <w:bottom w:val="none" w:sz="0" w:space="0" w:color="auto"/>
                <w:right w:val="none" w:sz="0" w:space="0" w:color="auto"/>
              </w:divBdr>
            </w:div>
            <w:div w:id="1764107538">
              <w:marLeft w:val="0"/>
              <w:marRight w:val="0"/>
              <w:marTop w:val="0"/>
              <w:marBottom w:val="0"/>
              <w:divBdr>
                <w:top w:val="none" w:sz="0" w:space="0" w:color="auto"/>
                <w:left w:val="none" w:sz="0" w:space="0" w:color="auto"/>
                <w:bottom w:val="none" w:sz="0" w:space="0" w:color="auto"/>
                <w:right w:val="none" w:sz="0" w:space="0" w:color="auto"/>
              </w:divBdr>
            </w:div>
            <w:div w:id="1764259644">
              <w:marLeft w:val="0"/>
              <w:marRight w:val="0"/>
              <w:marTop w:val="0"/>
              <w:marBottom w:val="0"/>
              <w:divBdr>
                <w:top w:val="none" w:sz="0" w:space="0" w:color="auto"/>
                <w:left w:val="none" w:sz="0" w:space="0" w:color="auto"/>
                <w:bottom w:val="none" w:sz="0" w:space="0" w:color="auto"/>
                <w:right w:val="none" w:sz="0" w:space="0" w:color="auto"/>
              </w:divBdr>
            </w:div>
            <w:div w:id="1764498469">
              <w:marLeft w:val="0"/>
              <w:marRight w:val="0"/>
              <w:marTop w:val="0"/>
              <w:marBottom w:val="0"/>
              <w:divBdr>
                <w:top w:val="none" w:sz="0" w:space="0" w:color="auto"/>
                <w:left w:val="none" w:sz="0" w:space="0" w:color="auto"/>
                <w:bottom w:val="none" w:sz="0" w:space="0" w:color="auto"/>
                <w:right w:val="none" w:sz="0" w:space="0" w:color="auto"/>
              </w:divBdr>
            </w:div>
            <w:div w:id="1767193891">
              <w:marLeft w:val="0"/>
              <w:marRight w:val="0"/>
              <w:marTop w:val="0"/>
              <w:marBottom w:val="0"/>
              <w:divBdr>
                <w:top w:val="none" w:sz="0" w:space="0" w:color="auto"/>
                <w:left w:val="none" w:sz="0" w:space="0" w:color="auto"/>
                <w:bottom w:val="none" w:sz="0" w:space="0" w:color="auto"/>
                <w:right w:val="none" w:sz="0" w:space="0" w:color="auto"/>
              </w:divBdr>
            </w:div>
            <w:div w:id="1767262371">
              <w:marLeft w:val="0"/>
              <w:marRight w:val="0"/>
              <w:marTop w:val="0"/>
              <w:marBottom w:val="0"/>
              <w:divBdr>
                <w:top w:val="none" w:sz="0" w:space="0" w:color="auto"/>
                <w:left w:val="none" w:sz="0" w:space="0" w:color="auto"/>
                <w:bottom w:val="none" w:sz="0" w:space="0" w:color="auto"/>
                <w:right w:val="none" w:sz="0" w:space="0" w:color="auto"/>
              </w:divBdr>
            </w:div>
            <w:div w:id="1767310779">
              <w:marLeft w:val="0"/>
              <w:marRight w:val="0"/>
              <w:marTop w:val="0"/>
              <w:marBottom w:val="0"/>
              <w:divBdr>
                <w:top w:val="none" w:sz="0" w:space="0" w:color="auto"/>
                <w:left w:val="none" w:sz="0" w:space="0" w:color="auto"/>
                <w:bottom w:val="none" w:sz="0" w:space="0" w:color="auto"/>
                <w:right w:val="none" w:sz="0" w:space="0" w:color="auto"/>
              </w:divBdr>
            </w:div>
            <w:div w:id="1768454595">
              <w:marLeft w:val="0"/>
              <w:marRight w:val="0"/>
              <w:marTop w:val="0"/>
              <w:marBottom w:val="0"/>
              <w:divBdr>
                <w:top w:val="none" w:sz="0" w:space="0" w:color="auto"/>
                <w:left w:val="none" w:sz="0" w:space="0" w:color="auto"/>
                <w:bottom w:val="none" w:sz="0" w:space="0" w:color="auto"/>
                <w:right w:val="none" w:sz="0" w:space="0" w:color="auto"/>
              </w:divBdr>
            </w:div>
            <w:div w:id="1769349243">
              <w:marLeft w:val="0"/>
              <w:marRight w:val="0"/>
              <w:marTop w:val="0"/>
              <w:marBottom w:val="0"/>
              <w:divBdr>
                <w:top w:val="none" w:sz="0" w:space="0" w:color="auto"/>
                <w:left w:val="none" w:sz="0" w:space="0" w:color="auto"/>
                <w:bottom w:val="none" w:sz="0" w:space="0" w:color="auto"/>
                <w:right w:val="none" w:sz="0" w:space="0" w:color="auto"/>
              </w:divBdr>
            </w:div>
            <w:div w:id="1769538982">
              <w:marLeft w:val="0"/>
              <w:marRight w:val="0"/>
              <w:marTop w:val="0"/>
              <w:marBottom w:val="0"/>
              <w:divBdr>
                <w:top w:val="none" w:sz="0" w:space="0" w:color="auto"/>
                <w:left w:val="none" w:sz="0" w:space="0" w:color="auto"/>
                <w:bottom w:val="none" w:sz="0" w:space="0" w:color="auto"/>
                <w:right w:val="none" w:sz="0" w:space="0" w:color="auto"/>
              </w:divBdr>
            </w:div>
            <w:div w:id="1769546764">
              <w:marLeft w:val="0"/>
              <w:marRight w:val="0"/>
              <w:marTop w:val="0"/>
              <w:marBottom w:val="0"/>
              <w:divBdr>
                <w:top w:val="none" w:sz="0" w:space="0" w:color="auto"/>
                <w:left w:val="none" w:sz="0" w:space="0" w:color="auto"/>
                <w:bottom w:val="none" w:sz="0" w:space="0" w:color="auto"/>
                <w:right w:val="none" w:sz="0" w:space="0" w:color="auto"/>
              </w:divBdr>
            </w:div>
            <w:div w:id="1770655703">
              <w:marLeft w:val="0"/>
              <w:marRight w:val="0"/>
              <w:marTop w:val="0"/>
              <w:marBottom w:val="0"/>
              <w:divBdr>
                <w:top w:val="none" w:sz="0" w:space="0" w:color="auto"/>
                <w:left w:val="none" w:sz="0" w:space="0" w:color="auto"/>
                <w:bottom w:val="none" w:sz="0" w:space="0" w:color="auto"/>
                <w:right w:val="none" w:sz="0" w:space="0" w:color="auto"/>
              </w:divBdr>
            </w:div>
            <w:div w:id="1770813036">
              <w:marLeft w:val="0"/>
              <w:marRight w:val="0"/>
              <w:marTop w:val="0"/>
              <w:marBottom w:val="0"/>
              <w:divBdr>
                <w:top w:val="none" w:sz="0" w:space="0" w:color="auto"/>
                <w:left w:val="none" w:sz="0" w:space="0" w:color="auto"/>
                <w:bottom w:val="none" w:sz="0" w:space="0" w:color="auto"/>
                <w:right w:val="none" w:sz="0" w:space="0" w:color="auto"/>
              </w:divBdr>
            </w:div>
            <w:div w:id="1771077214">
              <w:marLeft w:val="0"/>
              <w:marRight w:val="0"/>
              <w:marTop w:val="0"/>
              <w:marBottom w:val="0"/>
              <w:divBdr>
                <w:top w:val="none" w:sz="0" w:space="0" w:color="auto"/>
                <w:left w:val="none" w:sz="0" w:space="0" w:color="auto"/>
                <w:bottom w:val="none" w:sz="0" w:space="0" w:color="auto"/>
                <w:right w:val="none" w:sz="0" w:space="0" w:color="auto"/>
              </w:divBdr>
            </w:div>
            <w:div w:id="1771123415">
              <w:marLeft w:val="0"/>
              <w:marRight w:val="0"/>
              <w:marTop w:val="0"/>
              <w:marBottom w:val="0"/>
              <w:divBdr>
                <w:top w:val="none" w:sz="0" w:space="0" w:color="auto"/>
                <w:left w:val="none" w:sz="0" w:space="0" w:color="auto"/>
                <w:bottom w:val="none" w:sz="0" w:space="0" w:color="auto"/>
                <w:right w:val="none" w:sz="0" w:space="0" w:color="auto"/>
              </w:divBdr>
            </w:div>
            <w:div w:id="1771125979">
              <w:marLeft w:val="0"/>
              <w:marRight w:val="0"/>
              <w:marTop w:val="0"/>
              <w:marBottom w:val="0"/>
              <w:divBdr>
                <w:top w:val="none" w:sz="0" w:space="0" w:color="auto"/>
                <w:left w:val="none" w:sz="0" w:space="0" w:color="auto"/>
                <w:bottom w:val="none" w:sz="0" w:space="0" w:color="auto"/>
                <w:right w:val="none" w:sz="0" w:space="0" w:color="auto"/>
              </w:divBdr>
            </w:div>
            <w:div w:id="1771386023">
              <w:marLeft w:val="0"/>
              <w:marRight w:val="0"/>
              <w:marTop w:val="0"/>
              <w:marBottom w:val="0"/>
              <w:divBdr>
                <w:top w:val="none" w:sz="0" w:space="0" w:color="auto"/>
                <w:left w:val="none" w:sz="0" w:space="0" w:color="auto"/>
                <w:bottom w:val="none" w:sz="0" w:space="0" w:color="auto"/>
                <w:right w:val="none" w:sz="0" w:space="0" w:color="auto"/>
              </w:divBdr>
            </w:div>
            <w:div w:id="1771391246">
              <w:marLeft w:val="0"/>
              <w:marRight w:val="0"/>
              <w:marTop w:val="0"/>
              <w:marBottom w:val="0"/>
              <w:divBdr>
                <w:top w:val="none" w:sz="0" w:space="0" w:color="auto"/>
                <w:left w:val="none" w:sz="0" w:space="0" w:color="auto"/>
                <w:bottom w:val="none" w:sz="0" w:space="0" w:color="auto"/>
                <w:right w:val="none" w:sz="0" w:space="0" w:color="auto"/>
              </w:divBdr>
            </w:div>
            <w:div w:id="1771898145">
              <w:marLeft w:val="0"/>
              <w:marRight w:val="0"/>
              <w:marTop w:val="0"/>
              <w:marBottom w:val="0"/>
              <w:divBdr>
                <w:top w:val="none" w:sz="0" w:space="0" w:color="auto"/>
                <w:left w:val="none" w:sz="0" w:space="0" w:color="auto"/>
                <w:bottom w:val="none" w:sz="0" w:space="0" w:color="auto"/>
                <w:right w:val="none" w:sz="0" w:space="0" w:color="auto"/>
              </w:divBdr>
            </w:div>
            <w:div w:id="1772312081">
              <w:marLeft w:val="0"/>
              <w:marRight w:val="0"/>
              <w:marTop w:val="0"/>
              <w:marBottom w:val="0"/>
              <w:divBdr>
                <w:top w:val="none" w:sz="0" w:space="0" w:color="auto"/>
                <w:left w:val="none" w:sz="0" w:space="0" w:color="auto"/>
                <w:bottom w:val="none" w:sz="0" w:space="0" w:color="auto"/>
                <w:right w:val="none" w:sz="0" w:space="0" w:color="auto"/>
              </w:divBdr>
            </w:div>
            <w:div w:id="1772969309">
              <w:marLeft w:val="0"/>
              <w:marRight w:val="0"/>
              <w:marTop w:val="0"/>
              <w:marBottom w:val="0"/>
              <w:divBdr>
                <w:top w:val="none" w:sz="0" w:space="0" w:color="auto"/>
                <w:left w:val="none" w:sz="0" w:space="0" w:color="auto"/>
                <w:bottom w:val="none" w:sz="0" w:space="0" w:color="auto"/>
                <w:right w:val="none" w:sz="0" w:space="0" w:color="auto"/>
              </w:divBdr>
            </w:div>
            <w:div w:id="1775124530">
              <w:marLeft w:val="0"/>
              <w:marRight w:val="0"/>
              <w:marTop w:val="0"/>
              <w:marBottom w:val="0"/>
              <w:divBdr>
                <w:top w:val="none" w:sz="0" w:space="0" w:color="auto"/>
                <w:left w:val="none" w:sz="0" w:space="0" w:color="auto"/>
                <w:bottom w:val="none" w:sz="0" w:space="0" w:color="auto"/>
                <w:right w:val="none" w:sz="0" w:space="0" w:color="auto"/>
              </w:divBdr>
            </w:div>
            <w:div w:id="1776096268">
              <w:marLeft w:val="0"/>
              <w:marRight w:val="0"/>
              <w:marTop w:val="0"/>
              <w:marBottom w:val="0"/>
              <w:divBdr>
                <w:top w:val="none" w:sz="0" w:space="0" w:color="auto"/>
                <w:left w:val="none" w:sz="0" w:space="0" w:color="auto"/>
                <w:bottom w:val="none" w:sz="0" w:space="0" w:color="auto"/>
                <w:right w:val="none" w:sz="0" w:space="0" w:color="auto"/>
              </w:divBdr>
            </w:div>
            <w:div w:id="1776633530">
              <w:marLeft w:val="0"/>
              <w:marRight w:val="0"/>
              <w:marTop w:val="0"/>
              <w:marBottom w:val="0"/>
              <w:divBdr>
                <w:top w:val="none" w:sz="0" w:space="0" w:color="auto"/>
                <w:left w:val="none" w:sz="0" w:space="0" w:color="auto"/>
                <w:bottom w:val="none" w:sz="0" w:space="0" w:color="auto"/>
                <w:right w:val="none" w:sz="0" w:space="0" w:color="auto"/>
              </w:divBdr>
            </w:div>
            <w:div w:id="1778864039">
              <w:marLeft w:val="0"/>
              <w:marRight w:val="0"/>
              <w:marTop w:val="0"/>
              <w:marBottom w:val="0"/>
              <w:divBdr>
                <w:top w:val="none" w:sz="0" w:space="0" w:color="auto"/>
                <w:left w:val="none" w:sz="0" w:space="0" w:color="auto"/>
                <w:bottom w:val="none" w:sz="0" w:space="0" w:color="auto"/>
                <w:right w:val="none" w:sz="0" w:space="0" w:color="auto"/>
              </w:divBdr>
            </w:div>
            <w:div w:id="1781220152">
              <w:marLeft w:val="0"/>
              <w:marRight w:val="0"/>
              <w:marTop w:val="0"/>
              <w:marBottom w:val="0"/>
              <w:divBdr>
                <w:top w:val="none" w:sz="0" w:space="0" w:color="auto"/>
                <w:left w:val="none" w:sz="0" w:space="0" w:color="auto"/>
                <w:bottom w:val="none" w:sz="0" w:space="0" w:color="auto"/>
                <w:right w:val="none" w:sz="0" w:space="0" w:color="auto"/>
              </w:divBdr>
            </w:div>
            <w:div w:id="1782608022">
              <w:marLeft w:val="0"/>
              <w:marRight w:val="0"/>
              <w:marTop w:val="0"/>
              <w:marBottom w:val="0"/>
              <w:divBdr>
                <w:top w:val="none" w:sz="0" w:space="0" w:color="auto"/>
                <w:left w:val="none" w:sz="0" w:space="0" w:color="auto"/>
                <w:bottom w:val="none" w:sz="0" w:space="0" w:color="auto"/>
                <w:right w:val="none" w:sz="0" w:space="0" w:color="auto"/>
              </w:divBdr>
            </w:div>
            <w:div w:id="1785424070">
              <w:marLeft w:val="0"/>
              <w:marRight w:val="0"/>
              <w:marTop w:val="0"/>
              <w:marBottom w:val="0"/>
              <w:divBdr>
                <w:top w:val="none" w:sz="0" w:space="0" w:color="auto"/>
                <w:left w:val="none" w:sz="0" w:space="0" w:color="auto"/>
                <w:bottom w:val="none" w:sz="0" w:space="0" w:color="auto"/>
                <w:right w:val="none" w:sz="0" w:space="0" w:color="auto"/>
              </w:divBdr>
            </w:div>
            <w:div w:id="1785617972">
              <w:marLeft w:val="0"/>
              <w:marRight w:val="0"/>
              <w:marTop w:val="0"/>
              <w:marBottom w:val="0"/>
              <w:divBdr>
                <w:top w:val="none" w:sz="0" w:space="0" w:color="auto"/>
                <w:left w:val="none" w:sz="0" w:space="0" w:color="auto"/>
                <w:bottom w:val="none" w:sz="0" w:space="0" w:color="auto"/>
                <w:right w:val="none" w:sz="0" w:space="0" w:color="auto"/>
              </w:divBdr>
            </w:div>
            <w:div w:id="1786995020">
              <w:marLeft w:val="0"/>
              <w:marRight w:val="0"/>
              <w:marTop w:val="0"/>
              <w:marBottom w:val="0"/>
              <w:divBdr>
                <w:top w:val="none" w:sz="0" w:space="0" w:color="auto"/>
                <w:left w:val="none" w:sz="0" w:space="0" w:color="auto"/>
                <w:bottom w:val="none" w:sz="0" w:space="0" w:color="auto"/>
                <w:right w:val="none" w:sz="0" w:space="0" w:color="auto"/>
              </w:divBdr>
            </w:div>
            <w:div w:id="1787574287">
              <w:marLeft w:val="0"/>
              <w:marRight w:val="0"/>
              <w:marTop w:val="0"/>
              <w:marBottom w:val="0"/>
              <w:divBdr>
                <w:top w:val="none" w:sz="0" w:space="0" w:color="auto"/>
                <w:left w:val="none" w:sz="0" w:space="0" w:color="auto"/>
                <w:bottom w:val="none" w:sz="0" w:space="0" w:color="auto"/>
                <w:right w:val="none" w:sz="0" w:space="0" w:color="auto"/>
              </w:divBdr>
            </w:div>
            <w:div w:id="1788113727">
              <w:marLeft w:val="0"/>
              <w:marRight w:val="0"/>
              <w:marTop w:val="0"/>
              <w:marBottom w:val="0"/>
              <w:divBdr>
                <w:top w:val="none" w:sz="0" w:space="0" w:color="auto"/>
                <w:left w:val="none" w:sz="0" w:space="0" w:color="auto"/>
                <w:bottom w:val="none" w:sz="0" w:space="0" w:color="auto"/>
                <w:right w:val="none" w:sz="0" w:space="0" w:color="auto"/>
              </w:divBdr>
            </w:div>
            <w:div w:id="1788232919">
              <w:marLeft w:val="0"/>
              <w:marRight w:val="0"/>
              <w:marTop w:val="0"/>
              <w:marBottom w:val="0"/>
              <w:divBdr>
                <w:top w:val="none" w:sz="0" w:space="0" w:color="auto"/>
                <w:left w:val="none" w:sz="0" w:space="0" w:color="auto"/>
                <w:bottom w:val="none" w:sz="0" w:space="0" w:color="auto"/>
                <w:right w:val="none" w:sz="0" w:space="0" w:color="auto"/>
              </w:divBdr>
            </w:div>
            <w:div w:id="1788425125">
              <w:marLeft w:val="0"/>
              <w:marRight w:val="0"/>
              <w:marTop w:val="0"/>
              <w:marBottom w:val="0"/>
              <w:divBdr>
                <w:top w:val="none" w:sz="0" w:space="0" w:color="auto"/>
                <w:left w:val="none" w:sz="0" w:space="0" w:color="auto"/>
                <w:bottom w:val="none" w:sz="0" w:space="0" w:color="auto"/>
                <w:right w:val="none" w:sz="0" w:space="0" w:color="auto"/>
              </w:divBdr>
            </w:div>
            <w:div w:id="1788501727">
              <w:marLeft w:val="0"/>
              <w:marRight w:val="0"/>
              <w:marTop w:val="0"/>
              <w:marBottom w:val="0"/>
              <w:divBdr>
                <w:top w:val="none" w:sz="0" w:space="0" w:color="auto"/>
                <w:left w:val="none" w:sz="0" w:space="0" w:color="auto"/>
                <w:bottom w:val="none" w:sz="0" w:space="0" w:color="auto"/>
                <w:right w:val="none" w:sz="0" w:space="0" w:color="auto"/>
              </w:divBdr>
            </w:div>
            <w:div w:id="1789548029">
              <w:marLeft w:val="0"/>
              <w:marRight w:val="0"/>
              <w:marTop w:val="0"/>
              <w:marBottom w:val="0"/>
              <w:divBdr>
                <w:top w:val="none" w:sz="0" w:space="0" w:color="auto"/>
                <w:left w:val="none" w:sz="0" w:space="0" w:color="auto"/>
                <w:bottom w:val="none" w:sz="0" w:space="0" w:color="auto"/>
                <w:right w:val="none" w:sz="0" w:space="0" w:color="auto"/>
              </w:divBdr>
            </w:div>
            <w:div w:id="1790124711">
              <w:marLeft w:val="0"/>
              <w:marRight w:val="0"/>
              <w:marTop w:val="0"/>
              <w:marBottom w:val="0"/>
              <w:divBdr>
                <w:top w:val="none" w:sz="0" w:space="0" w:color="auto"/>
                <w:left w:val="none" w:sz="0" w:space="0" w:color="auto"/>
                <w:bottom w:val="none" w:sz="0" w:space="0" w:color="auto"/>
                <w:right w:val="none" w:sz="0" w:space="0" w:color="auto"/>
              </w:divBdr>
            </w:div>
            <w:div w:id="1790465325">
              <w:marLeft w:val="0"/>
              <w:marRight w:val="0"/>
              <w:marTop w:val="0"/>
              <w:marBottom w:val="0"/>
              <w:divBdr>
                <w:top w:val="none" w:sz="0" w:space="0" w:color="auto"/>
                <w:left w:val="none" w:sz="0" w:space="0" w:color="auto"/>
                <w:bottom w:val="none" w:sz="0" w:space="0" w:color="auto"/>
                <w:right w:val="none" w:sz="0" w:space="0" w:color="auto"/>
              </w:divBdr>
            </w:div>
            <w:div w:id="1790976044">
              <w:marLeft w:val="0"/>
              <w:marRight w:val="0"/>
              <w:marTop w:val="0"/>
              <w:marBottom w:val="0"/>
              <w:divBdr>
                <w:top w:val="none" w:sz="0" w:space="0" w:color="auto"/>
                <w:left w:val="none" w:sz="0" w:space="0" w:color="auto"/>
                <w:bottom w:val="none" w:sz="0" w:space="0" w:color="auto"/>
                <w:right w:val="none" w:sz="0" w:space="0" w:color="auto"/>
              </w:divBdr>
            </w:div>
            <w:div w:id="1791127229">
              <w:marLeft w:val="0"/>
              <w:marRight w:val="0"/>
              <w:marTop w:val="0"/>
              <w:marBottom w:val="0"/>
              <w:divBdr>
                <w:top w:val="none" w:sz="0" w:space="0" w:color="auto"/>
                <w:left w:val="none" w:sz="0" w:space="0" w:color="auto"/>
                <w:bottom w:val="none" w:sz="0" w:space="0" w:color="auto"/>
                <w:right w:val="none" w:sz="0" w:space="0" w:color="auto"/>
              </w:divBdr>
            </w:div>
            <w:div w:id="1791628056">
              <w:marLeft w:val="0"/>
              <w:marRight w:val="0"/>
              <w:marTop w:val="0"/>
              <w:marBottom w:val="0"/>
              <w:divBdr>
                <w:top w:val="none" w:sz="0" w:space="0" w:color="auto"/>
                <w:left w:val="none" w:sz="0" w:space="0" w:color="auto"/>
                <w:bottom w:val="none" w:sz="0" w:space="0" w:color="auto"/>
                <w:right w:val="none" w:sz="0" w:space="0" w:color="auto"/>
              </w:divBdr>
            </w:div>
            <w:div w:id="1792507441">
              <w:marLeft w:val="0"/>
              <w:marRight w:val="0"/>
              <w:marTop w:val="0"/>
              <w:marBottom w:val="0"/>
              <w:divBdr>
                <w:top w:val="none" w:sz="0" w:space="0" w:color="auto"/>
                <w:left w:val="none" w:sz="0" w:space="0" w:color="auto"/>
                <w:bottom w:val="none" w:sz="0" w:space="0" w:color="auto"/>
                <w:right w:val="none" w:sz="0" w:space="0" w:color="auto"/>
              </w:divBdr>
            </w:div>
            <w:div w:id="1793286453">
              <w:marLeft w:val="0"/>
              <w:marRight w:val="0"/>
              <w:marTop w:val="0"/>
              <w:marBottom w:val="0"/>
              <w:divBdr>
                <w:top w:val="none" w:sz="0" w:space="0" w:color="auto"/>
                <w:left w:val="none" w:sz="0" w:space="0" w:color="auto"/>
                <w:bottom w:val="none" w:sz="0" w:space="0" w:color="auto"/>
                <w:right w:val="none" w:sz="0" w:space="0" w:color="auto"/>
              </w:divBdr>
            </w:div>
            <w:div w:id="1793935082">
              <w:marLeft w:val="0"/>
              <w:marRight w:val="0"/>
              <w:marTop w:val="0"/>
              <w:marBottom w:val="0"/>
              <w:divBdr>
                <w:top w:val="none" w:sz="0" w:space="0" w:color="auto"/>
                <w:left w:val="none" w:sz="0" w:space="0" w:color="auto"/>
                <w:bottom w:val="none" w:sz="0" w:space="0" w:color="auto"/>
                <w:right w:val="none" w:sz="0" w:space="0" w:color="auto"/>
              </w:divBdr>
            </w:div>
            <w:div w:id="1794981968">
              <w:marLeft w:val="0"/>
              <w:marRight w:val="0"/>
              <w:marTop w:val="0"/>
              <w:marBottom w:val="0"/>
              <w:divBdr>
                <w:top w:val="none" w:sz="0" w:space="0" w:color="auto"/>
                <w:left w:val="none" w:sz="0" w:space="0" w:color="auto"/>
                <w:bottom w:val="none" w:sz="0" w:space="0" w:color="auto"/>
                <w:right w:val="none" w:sz="0" w:space="0" w:color="auto"/>
              </w:divBdr>
            </w:div>
            <w:div w:id="1795056532">
              <w:marLeft w:val="0"/>
              <w:marRight w:val="0"/>
              <w:marTop w:val="0"/>
              <w:marBottom w:val="0"/>
              <w:divBdr>
                <w:top w:val="none" w:sz="0" w:space="0" w:color="auto"/>
                <w:left w:val="none" w:sz="0" w:space="0" w:color="auto"/>
                <w:bottom w:val="none" w:sz="0" w:space="0" w:color="auto"/>
                <w:right w:val="none" w:sz="0" w:space="0" w:color="auto"/>
              </w:divBdr>
            </w:div>
            <w:div w:id="1795563338">
              <w:marLeft w:val="0"/>
              <w:marRight w:val="0"/>
              <w:marTop w:val="0"/>
              <w:marBottom w:val="0"/>
              <w:divBdr>
                <w:top w:val="none" w:sz="0" w:space="0" w:color="auto"/>
                <w:left w:val="none" w:sz="0" w:space="0" w:color="auto"/>
                <w:bottom w:val="none" w:sz="0" w:space="0" w:color="auto"/>
                <w:right w:val="none" w:sz="0" w:space="0" w:color="auto"/>
              </w:divBdr>
            </w:div>
            <w:div w:id="1797722068">
              <w:marLeft w:val="0"/>
              <w:marRight w:val="0"/>
              <w:marTop w:val="0"/>
              <w:marBottom w:val="0"/>
              <w:divBdr>
                <w:top w:val="none" w:sz="0" w:space="0" w:color="auto"/>
                <w:left w:val="none" w:sz="0" w:space="0" w:color="auto"/>
                <w:bottom w:val="none" w:sz="0" w:space="0" w:color="auto"/>
                <w:right w:val="none" w:sz="0" w:space="0" w:color="auto"/>
              </w:divBdr>
            </w:div>
            <w:div w:id="1798136306">
              <w:marLeft w:val="0"/>
              <w:marRight w:val="0"/>
              <w:marTop w:val="0"/>
              <w:marBottom w:val="0"/>
              <w:divBdr>
                <w:top w:val="none" w:sz="0" w:space="0" w:color="auto"/>
                <w:left w:val="none" w:sz="0" w:space="0" w:color="auto"/>
                <w:bottom w:val="none" w:sz="0" w:space="0" w:color="auto"/>
                <w:right w:val="none" w:sz="0" w:space="0" w:color="auto"/>
              </w:divBdr>
            </w:div>
            <w:div w:id="1798253146">
              <w:marLeft w:val="0"/>
              <w:marRight w:val="0"/>
              <w:marTop w:val="0"/>
              <w:marBottom w:val="0"/>
              <w:divBdr>
                <w:top w:val="none" w:sz="0" w:space="0" w:color="auto"/>
                <w:left w:val="none" w:sz="0" w:space="0" w:color="auto"/>
                <w:bottom w:val="none" w:sz="0" w:space="0" w:color="auto"/>
                <w:right w:val="none" w:sz="0" w:space="0" w:color="auto"/>
              </w:divBdr>
            </w:div>
            <w:div w:id="1799100535">
              <w:marLeft w:val="0"/>
              <w:marRight w:val="0"/>
              <w:marTop w:val="0"/>
              <w:marBottom w:val="0"/>
              <w:divBdr>
                <w:top w:val="none" w:sz="0" w:space="0" w:color="auto"/>
                <w:left w:val="none" w:sz="0" w:space="0" w:color="auto"/>
                <w:bottom w:val="none" w:sz="0" w:space="0" w:color="auto"/>
                <w:right w:val="none" w:sz="0" w:space="0" w:color="auto"/>
              </w:divBdr>
            </w:div>
            <w:div w:id="1799645947">
              <w:marLeft w:val="0"/>
              <w:marRight w:val="0"/>
              <w:marTop w:val="0"/>
              <w:marBottom w:val="0"/>
              <w:divBdr>
                <w:top w:val="none" w:sz="0" w:space="0" w:color="auto"/>
                <w:left w:val="none" w:sz="0" w:space="0" w:color="auto"/>
                <w:bottom w:val="none" w:sz="0" w:space="0" w:color="auto"/>
                <w:right w:val="none" w:sz="0" w:space="0" w:color="auto"/>
              </w:divBdr>
            </w:div>
            <w:div w:id="1799760262">
              <w:marLeft w:val="0"/>
              <w:marRight w:val="0"/>
              <w:marTop w:val="0"/>
              <w:marBottom w:val="0"/>
              <w:divBdr>
                <w:top w:val="none" w:sz="0" w:space="0" w:color="auto"/>
                <w:left w:val="none" w:sz="0" w:space="0" w:color="auto"/>
                <w:bottom w:val="none" w:sz="0" w:space="0" w:color="auto"/>
                <w:right w:val="none" w:sz="0" w:space="0" w:color="auto"/>
              </w:divBdr>
            </w:div>
            <w:div w:id="1799831257">
              <w:marLeft w:val="0"/>
              <w:marRight w:val="0"/>
              <w:marTop w:val="0"/>
              <w:marBottom w:val="0"/>
              <w:divBdr>
                <w:top w:val="none" w:sz="0" w:space="0" w:color="auto"/>
                <w:left w:val="none" w:sz="0" w:space="0" w:color="auto"/>
                <w:bottom w:val="none" w:sz="0" w:space="0" w:color="auto"/>
                <w:right w:val="none" w:sz="0" w:space="0" w:color="auto"/>
              </w:divBdr>
            </w:div>
            <w:div w:id="1800538231">
              <w:marLeft w:val="0"/>
              <w:marRight w:val="0"/>
              <w:marTop w:val="0"/>
              <w:marBottom w:val="0"/>
              <w:divBdr>
                <w:top w:val="none" w:sz="0" w:space="0" w:color="auto"/>
                <w:left w:val="none" w:sz="0" w:space="0" w:color="auto"/>
                <w:bottom w:val="none" w:sz="0" w:space="0" w:color="auto"/>
                <w:right w:val="none" w:sz="0" w:space="0" w:color="auto"/>
              </w:divBdr>
            </w:div>
            <w:div w:id="1800683334">
              <w:marLeft w:val="0"/>
              <w:marRight w:val="0"/>
              <w:marTop w:val="0"/>
              <w:marBottom w:val="0"/>
              <w:divBdr>
                <w:top w:val="none" w:sz="0" w:space="0" w:color="auto"/>
                <w:left w:val="none" w:sz="0" w:space="0" w:color="auto"/>
                <w:bottom w:val="none" w:sz="0" w:space="0" w:color="auto"/>
                <w:right w:val="none" w:sz="0" w:space="0" w:color="auto"/>
              </w:divBdr>
            </w:div>
            <w:div w:id="1800956640">
              <w:marLeft w:val="0"/>
              <w:marRight w:val="0"/>
              <w:marTop w:val="0"/>
              <w:marBottom w:val="0"/>
              <w:divBdr>
                <w:top w:val="none" w:sz="0" w:space="0" w:color="auto"/>
                <w:left w:val="none" w:sz="0" w:space="0" w:color="auto"/>
                <w:bottom w:val="none" w:sz="0" w:space="0" w:color="auto"/>
                <w:right w:val="none" w:sz="0" w:space="0" w:color="auto"/>
              </w:divBdr>
            </w:div>
            <w:div w:id="1802187421">
              <w:marLeft w:val="0"/>
              <w:marRight w:val="0"/>
              <w:marTop w:val="0"/>
              <w:marBottom w:val="0"/>
              <w:divBdr>
                <w:top w:val="none" w:sz="0" w:space="0" w:color="auto"/>
                <w:left w:val="none" w:sz="0" w:space="0" w:color="auto"/>
                <w:bottom w:val="none" w:sz="0" w:space="0" w:color="auto"/>
                <w:right w:val="none" w:sz="0" w:space="0" w:color="auto"/>
              </w:divBdr>
            </w:div>
            <w:div w:id="1803381568">
              <w:marLeft w:val="0"/>
              <w:marRight w:val="0"/>
              <w:marTop w:val="0"/>
              <w:marBottom w:val="0"/>
              <w:divBdr>
                <w:top w:val="none" w:sz="0" w:space="0" w:color="auto"/>
                <w:left w:val="none" w:sz="0" w:space="0" w:color="auto"/>
                <w:bottom w:val="none" w:sz="0" w:space="0" w:color="auto"/>
                <w:right w:val="none" w:sz="0" w:space="0" w:color="auto"/>
              </w:divBdr>
            </w:div>
            <w:div w:id="1803696981">
              <w:marLeft w:val="0"/>
              <w:marRight w:val="0"/>
              <w:marTop w:val="0"/>
              <w:marBottom w:val="0"/>
              <w:divBdr>
                <w:top w:val="none" w:sz="0" w:space="0" w:color="auto"/>
                <w:left w:val="none" w:sz="0" w:space="0" w:color="auto"/>
                <w:bottom w:val="none" w:sz="0" w:space="0" w:color="auto"/>
                <w:right w:val="none" w:sz="0" w:space="0" w:color="auto"/>
              </w:divBdr>
            </w:div>
            <w:div w:id="1804032763">
              <w:marLeft w:val="0"/>
              <w:marRight w:val="0"/>
              <w:marTop w:val="0"/>
              <w:marBottom w:val="0"/>
              <w:divBdr>
                <w:top w:val="none" w:sz="0" w:space="0" w:color="auto"/>
                <w:left w:val="none" w:sz="0" w:space="0" w:color="auto"/>
                <w:bottom w:val="none" w:sz="0" w:space="0" w:color="auto"/>
                <w:right w:val="none" w:sz="0" w:space="0" w:color="auto"/>
              </w:divBdr>
            </w:div>
            <w:div w:id="1805002836">
              <w:marLeft w:val="0"/>
              <w:marRight w:val="0"/>
              <w:marTop w:val="0"/>
              <w:marBottom w:val="0"/>
              <w:divBdr>
                <w:top w:val="none" w:sz="0" w:space="0" w:color="auto"/>
                <w:left w:val="none" w:sz="0" w:space="0" w:color="auto"/>
                <w:bottom w:val="none" w:sz="0" w:space="0" w:color="auto"/>
                <w:right w:val="none" w:sz="0" w:space="0" w:color="auto"/>
              </w:divBdr>
            </w:div>
            <w:div w:id="1805536782">
              <w:marLeft w:val="0"/>
              <w:marRight w:val="0"/>
              <w:marTop w:val="0"/>
              <w:marBottom w:val="0"/>
              <w:divBdr>
                <w:top w:val="none" w:sz="0" w:space="0" w:color="auto"/>
                <w:left w:val="none" w:sz="0" w:space="0" w:color="auto"/>
                <w:bottom w:val="none" w:sz="0" w:space="0" w:color="auto"/>
                <w:right w:val="none" w:sz="0" w:space="0" w:color="auto"/>
              </w:divBdr>
            </w:div>
            <w:div w:id="1805661511">
              <w:marLeft w:val="0"/>
              <w:marRight w:val="0"/>
              <w:marTop w:val="0"/>
              <w:marBottom w:val="0"/>
              <w:divBdr>
                <w:top w:val="none" w:sz="0" w:space="0" w:color="auto"/>
                <w:left w:val="none" w:sz="0" w:space="0" w:color="auto"/>
                <w:bottom w:val="none" w:sz="0" w:space="0" w:color="auto"/>
                <w:right w:val="none" w:sz="0" w:space="0" w:color="auto"/>
              </w:divBdr>
            </w:div>
            <w:div w:id="1806043262">
              <w:marLeft w:val="0"/>
              <w:marRight w:val="0"/>
              <w:marTop w:val="0"/>
              <w:marBottom w:val="0"/>
              <w:divBdr>
                <w:top w:val="none" w:sz="0" w:space="0" w:color="auto"/>
                <w:left w:val="none" w:sz="0" w:space="0" w:color="auto"/>
                <w:bottom w:val="none" w:sz="0" w:space="0" w:color="auto"/>
                <w:right w:val="none" w:sz="0" w:space="0" w:color="auto"/>
              </w:divBdr>
            </w:div>
            <w:div w:id="1806392276">
              <w:marLeft w:val="0"/>
              <w:marRight w:val="0"/>
              <w:marTop w:val="0"/>
              <w:marBottom w:val="0"/>
              <w:divBdr>
                <w:top w:val="none" w:sz="0" w:space="0" w:color="auto"/>
                <w:left w:val="none" w:sz="0" w:space="0" w:color="auto"/>
                <w:bottom w:val="none" w:sz="0" w:space="0" w:color="auto"/>
                <w:right w:val="none" w:sz="0" w:space="0" w:color="auto"/>
              </w:divBdr>
            </w:div>
            <w:div w:id="1806896785">
              <w:marLeft w:val="0"/>
              <w:marRight w:val="0"/>
              <w:marTop w:val="0"/>
              <w:marBottom w:val="0"/>
              <w:divBdr>
                <w:top w:val="none" w:sz="0" w:space="0" w:color="auto"/>
                <w:left w:val="none" w:sz="0" w:space="0" w:color="auto"/>
                <w:bottom w:val="none" w:sz="0" w:space="0" w:color="auto"/>
                <w:right w:val="none" w:sz="0" w:space="0" w:color="auto"/>
              </w:divBdr>
            </w:div>
            <w:div w:id="1806923295">
              <w:marLeft w:val="0"/>
              <w:marRight w:val="0"/>
              <w:marTop w:val="0"/>
              <w:marBottom w:val="0"/>
              <w:divBdr>
                <w:top w:val="none" w:sz="0" w:space="0" w:color="auto"/>
                <w:left w:val="none" w:sz="0" w:space="0" w:color="auto"/>
                <w:bottom w:val="none" w:sz="0" w:space="0" w:color="auto"/>
                <w:right w:val="none" w:sz="0" w:space="0" w:color="auto"/>
              </w:divBdr>
            </w:div>
            <w:div w:id="1807505452">
              <w:marLeft w:val="0"/>
              <w:marRight w:val="0"/>
              <w:marTop w:val="0"/>
              <w:marBottom w:val="0"/>
              <w:divBdr>
                <w:top w:val="none" w:sz="0" w:space="0" w:color="auto"/>
                <w:left w:val="none" w:sz="0" w:space="0" w:color="auto"/>
                <w:bottom w:val="none" w:sz="0" w:space="0" w:color="auto"/>
                <w:right w:val="none" w:sz="0" w:space="0" w:color="auto"/>
              </w:divBdr>
            </w:div>
            <w:div w:id="1808008015">
              <w:marLeft w:val="0"/>
              <w:marRight w:val="0"/>
              <w:marTop w:val="0"/>
              <w:marBottom w:val="0"/>
              <w:divBdr>
                <w:top w:val="none" w:sz="0" w:space="0" w:color="auto"/>
                <w:left w:val="none" w:sz="0" w:space="0" w:color="auto"/>
                <w:bottom w:val="none" w:sz="0" w:space="0" w:color="auto"/>
                <w:right w:val="none" w:sz="0" w:space="0" w:color="auto"/>
              </w:divBdr>
            </w:div>
            <w:div w:id="1808667784">
              <w:marLeft w:val="0"/>
              <w:marRight w:val="0"/>
              <w:marTop w:val="0"/>
              <w:marBottom w:val="0"/>
              <w:divBdr>
                <w:top w:val="none" w:sz="0" w:space="0" w:color="auto"/>
                <w:left w:val="none" w:sz="0" w:space="0" w:color="auto"/>
                <w:bottom w:val="none" w:sz="0" w:space="0" w:color="auto"/>
                <w:right w:val="none" w:sz="0" w:space="0" w:color="auto"/>
              </w:divBdr>
            </w:div>
            <w:div w:id="1809205890">
              <w:marLeft w:val="0"/>
              <w:marRight w:val="0"/>
              <w:marTop w:val="0"/>
              <w:marBottom w:val="0"/>
              <w:divBdr>
                <w:top w:val="none" w:sz="0" w:space="0" w:color="auto"/>
                <w:left w:val="none" w:sz="0" w:space="0" w:color="auto"/>
                <w:bottom w:val="none" w:sz="0" w:space="0" w:color="auto"/>
                <w:right w:val="none" w:sz="0" w:space="0" w:color="auto"/>
              </w:divBdr>
            </w:div>
            <w:div w:id="1809321335">
              <w:marLeft w:val="0"/>
              <w:marRight w:val="0"/>
              <w:marTop w:val="0"/>
              <w:marBottom w:val="0"/>
              <w:divBdr>
                <w:top w:val="none" w:sz="0" w:space="0" w:color="auto"/>
                <w:left w:val="none" w:sz="0" w:space="0" w:color="auto"/>
                <w:bottom w:val="none" w:sz="0" w:space="0" w:color="auto"/>
                <w:right w:val="none" w:sz="0" w:space="0" w:color="auto"/>
              </w:divBdr>
            </w:div>
            <w:div w:id="1809396443">
              <w:marLeft w:val="0"/>
              <w:marRight w:val="0"/>
              <w:marTop w:val="0"/>
              <w:marBottom w:val="0"/>
              <w:divBdr>
                <w:top w:val="none" w:sz="0" w:space="0" w:color="auto"/>
                <w:left w:val="none" w:sz="0" w:space="0" w:color="auto"/>
                <w:bottom w:val="none" w:sz="0" w:space="0" w:color="auto"/>
                <w:right w:val="none" w:sz="0" w:space="0" w:color="auto"/>
              </w:divBdr>
            </w:div>
            <w:div w:id="1809854763">
              <w:marLeft w:val="0"/>
              <w:marRight w:val="0"/>
              <w:marTop w:val="0"/>
              <w:marBottom w:val="0"/>
              <w:divBdr>
                <w:top w:val="none" w:sz="0" w:space="0" w:color="auto"/>
                <w:left w:val="none" w:sz="0" w:space="0" w:color="auto"/>
                <w:bottom w:val="none" w:sz="0" w:space="0" w:color="auto"/>
                <w:right w:val="none" w:sz="0" w:space="0" w:color="auto"/>
              </w:divBdr>
            </w:div>
            <w:div w:id="1809935613">
              <w:marLeft w:val="0"/>
              <w:marRight w:val="0"/>
              <w:marTop w:val="0"/>
              <w:marBottom w:val="0"/>
              <w:divBdr>
                <w:top w:val="none" w:sz="0" w:space="0" w:color="auto"/>
                <w:left w:val="none" w:sz="0" w:space="0" w:color="auto"/>
                <w:bottom w:val="none" w:sz="0" w:space="0" w:color="auto"/>
                <w:right w:val="none" w:sz="0" w:space="0" w:color="auto"/>
              </w:divBdr>
            </w:div>
            <w:div w:id="1810856252">
              <w:marLeft w:val="0"/>
              <w:marRight w:val="0"/>
              <w:marTop w:val="0"/>
              <w:marBottom w:val="0"/>
              <w:divBdr>
                <w:top w:val="none" w:sz="0" w:space="0" w:color="auto"/>
                <w:left w:val="none" w:sz="0" w:space="0" w:color="auto"/>
                <w:bottom w:val="none" w:sz="0" w:space="0" w:color="auto"/>
                <w:right w:val="none" w:sz="0" w:space="0" w:color="auto"/>
              </w:divBdr>
            </w:div>
            <w:div w:id="1811052099">
              <w:marLeft w:val="0"/>
              <w:marRight w:val="0"/>
              <w:marTop w:val="0"/>
              <w:marBottom w:val="0"/>
              <w:divBdr>
                <w:top w:val="none" w:sz="0" w:space="0" w:color="auto"/>
                <w:left w:val="none" w:sz="0" w:space="0" w:color="auto"/>
                <w:bottom w:val="none" w:sz="0" w:space="0" w:color="auto"/>
                <w:right w:val="none" w:sz="0" w:space="0" w:color="auto"/>
              </w:divBdr>
            </w:div>
            <w:div w:id="1811554820">
              <w:marLeft w:val="0"/>
              <w:marRight w:val="0"/>
              <w:marTop w:val="0"/>
              <w:marBottom w:val="0"/>
              <w:divBdr>
                <w:top w:val="none" w:sz="0" w:space="0" w:color="auto"/>
                <w:left w:val="none" w:sz="0" w:space="0" w:color="auto"/>
                <w:bottom w:val="none" w:sz="0" w:space="0" w:color="auto"/>
                <w:right w:val="none" w:sz="0" w:space="0" w:color="auto"/>
              </w:divBdr>
            </w:div>
            <w:div w:id="1811677705">
              <w:marLeft w:val="0"/>
              <w:marRight w:val="0"/>
              <w:marTop w:val="0"/>
              <w:marBottom w:val="0"/>
              <w:divBdr>
                <w:top w:val="none" w:sz="0" w:space="0" w:color="auto"/>
                <w:left w:val="none" w:sz="0" w:space="0" w:color="auto"/>
                <w:bottom w:val="none" w:sz="0" w:space="0" w:color="auto"/>
                <w:right w:val="none" w:sz="0" w:space="0" w:color="auto"/>
              </w:divBdr>
            </w:div>
            <w:div w:id="1812282952">
              <w:marLeft w:val="0"/>
              <w:marRight w:val="0"/>
              <w:marTop w:val="0"/>
              <w:marBottom w:val="0"/>
              <w:divBdr>
                <w:top w:val="none" w:sz="0" w:space="0" w:color="auto"/>
                <w:left w:val="none" w:sz="0" w:space="0" w:color="auto"/>
                <w:bottom w:val="none" w:sz="0" w:space="0" w:color="auto"/>
                <w:right w:val="none" w:sz="0" w:space="0" w:color="auto"/>
              </w:divBdr>
            </w:div>
            <w:div w:id="1814370991">
              <w:marLeft w:val="0"/>
              <w:marRight w:val="0"/>
              <w:marTop w:val="0"/>
              <w:marBottom w:val="0"/>
              <w:divBdr>
                <w:top w:val="none" w:sz="0" w:space="0" w:color="auto"/>
                <w:left w:val="none" w:sz="0" w:space="0" w:color="auto"/>
                <w:bottom w:val="none" w:sz="0" w:space="0" w:color="auto"/>
                <w:right w:val="none" w:sz="0" w:space="0" w:color="auto"/>
              </w:divBdr>
            </w:div>
            <w:div w:id="1815484031">
              <w:marLeft w:val="0"/>
              <w:marRight w:val="0"/>
              <w:marTop w:val="0"/>
              <w:marBottom w:val="0"/>
              <w:divBdr>
                <w:top w:val="none" w:sz="0" w:space="0" w:color="auto"/>
                <w:left w:val="none" w:sz="0" w:space="0" w:color="auto"/>
                <w:bottom w:val="none" w:sz="0" w:space="0" w:color="auto"/>
                <w:right w:val="none" w:sz="0" w:space="0" w:color="auto"/>
              </w:divBdr>
            </w:div>
            <w:div w:id="1816414222">
              <w:marLeft w:val="0"/>
              <w:marRight w:val="0"/>
              <w:marTop w:val="0"/>
              <w:marBottom w:val="0"/>
              <w:divBdr>
                <w:top w:val="none" w:sz="0" w:space="0" w:color="auto"/>
                <w:left w:val="none" w:sz="0" w:space="0" w:color="auto"/>
                <w:bottom w:val="none" w:sz="0" w:space="0" w:color="auto"/>
                <w:right w:val="none" w:sz="0" w:space="0" w:color="auto"/>
              </w:divBdr>
            </w:div>
            <w:div w:id="1816802456">
              <w:marLeft w:val="0"/>
              <w:marRight w:val="0"/>
              <w:marTop w:val="0"/>
              <w:marBottom w:val="0"/>
              <w:divBdr>
                <w:top w:val="none" w:sz="0" w:space="0" w:color="auto"/>
                <w:left w:val="none" w:sz="0" w:space="0" w:color="auto"/>
                <w:bottom w:val="none" w:sz="0" w:space="0" w:color="auto"/>
                <w:right w:val="none" w:sz="0" w:space="0" w:color="auto"/>
              </w:divBdr>
            </w:div>
            <w:div w:id="1817643664">
              <w:marLeft w:val="0"/>
              <w:marRight w:val="0"/>
              <w:marTop w:val="0"/>
              <w:marBottom w:val="0"/>
              <w:divBdr>
                <w:top w:val="none" w:sz="0" w:space="0" w:color="auto"/>
                <w:left w:val="none" w:sz="0" w:space="0" w:color="auto"/>
                <w:bottom w:val="none" w:sz="0" w:space="0" w:color="auto"/>
                <w:right w:val="none" w:sz="0" w:space="0" w:color="auto"/>
              </w:divBdr>
            </w:div>
            <w:div w:id="1818109543">
              <w:marLeft w:val="0"/>
              <w:marRight w:val="0"/>
              <w:marTop w:val="0"/>
              <w:marBottom w:val="0"/>
              <w:divBdr>
                <w:top w:val="none" w:sz="0" w:space="0" w:color="auto"/>
                <w:left w:val="none" w:sz="0" w:space="0" w:color="auto"/>
                <w:bottom w:val="none" w:sz="0" w:space="0" w:color="auto"/>
                <w:right w:val="none" w:sz="0" w:space="0" w:color="auto"/>
              </w:divBdr>
            </w:div>
            <w:div w:id="1818185247">
              <w:marLeft w:val="0"/>
              <w:marRight w:val="0"/>
              <w:marTop w:val="0"/>
              <w:marBottom w:val="0"/>
              <w:divBdr>
                <w:top w:val="none" w:sz="0" w:space="0" w:color="auto"/>
                <w:left w:val="none" w:sz="0" w:space="0" w:color="auto"/>
                <w:bottom w:val="none" w:sz="0" w:space="0" w:color="auto"/>
                <w:right w:val="none" w:sz="0" w:space="0" w:color="auto"/>
              </w:divBdr>
            </w:div>
            <w:div w:id="1819227805">
              <w:marLeft w:val="0"/>
              <w:marRight w:val="0"/>
              <w:marTop w:val="0"/>
              <w:marBottom w:val="0"/>
              <w:divBdr>
                <w:top w:val="none" w:sz="0" w:space="0" w:color="auto"/>
                <w:left w:val="none" w:sz="0" w:space="0" w:color="auto"/>
                <w:bottom w:val="none" w:sz="0" w:space="0" w:color="auto"/>
                <w:right w:val="none" w:sz="0" w:space="0" w:color="auto"/>
              </w:divBdr>
            </w:div>
            <w:div w:id="1820806025">
              <w:marLeft w:val="0"/>
              <w:marRight w:val="0"/>
              <w:marTop w:val="0"/>
              <w:marBottom w:val="0"/>
              <w:divBdr>
                <w:top w:val="none" w:sz="0" w:space="0" w:color="auto"/>
                <w:left w:val="none" w:sz="0" w:space="0" w:color="auto"/>
                <w:bottom w:val="none" w:sz="0" w:space="0" w:color="auto"/>
                <w:right w:val="none" w:sz="0" w:space="0" w:color="auto"/>
              </w:divBdr>
            </w:div>
            <w:div w:id="1821070481">
              <w:marLeft w:val="0"/>
              <w:marRight w:val="0"/>
              <w:marTop w:val="0"/>
              <w:marBottom w:val="0"/>
              <w:divBdr>
                <w:top w:val="none" w:sz="0" w:space="0" w:color="auto"/>
                <w:left w:val="none" w:sz="0" w:space="0" w:color="auto"/>
                <w:bottom w:val="none" w:sz="0" w:space="0" w:color="auto"/>
                <w:right w:val="none" w:sz="0" w:space="0" w:color="auto"/>
              </w:divBdr>
            </w:div>
            <w:div w:id="1821337128">
              <w:marLeft w:val="0"/>
              <w:marRight w:val="0"/>
              <w:marTop w:val="0"/>
              <w:marBottom w:val="0"/>
              <w:divBdr>
                <w:top w:val="none" w:sz="0" w:space="0" w:color="auto"/>
                <w:left w:val="none" w:sz="0" w:space="0" w:color="auto"/>
                <w:bottom w:val="none" w:sz="0" w:space="0" w:color="auto"/>
                <w:right w:val="none" w:sz="0" w:space="0" w:color="auto"/>
              </w:divBdr>
            </w:div>
            <w:div w:id="1821576661">
              <w:marLeft w:val="0"/>
              <w:marRight w:val="0"/>
              <w:marTop w:val="0"/>
              <w:marBottom w:val="0"/>
              <w:divBdr>
                <w:top w:val="none" w:sz="0" w:space="0" w:color="auto"/>
                <w:left w:val="none" w:sz="0" w:space="0" w:color="auto"/>
                <w:bottom w:val="none" w:sz="0" w:space="0" w:color="auto"/>
                <w:right w:val="none" w:sz="0" w:space="0" w:color="auto"/>
              </w:divBdr>
            </w:div>
            <w:div w:id="1821842278">
              <w:marLeft w:val="0"/>
              <w:marRight w:val="0"/>
              <w:marTop w:val="0"/>
              <w:marBottom w:val="0"/>
              <w:divBdr>
                <w:top w:val="none" w:sz="0" w:space="0" w:color="auto"/>
                <w:left w:val="none" w:sz="0" w:space="0" w:color="auto"/>
                <w:bottom w:val="none" w:sz="0" w:space="0" w:color="auto"/>
                <w:right w:val="none" w:sz="0" w:space="0" w:color="auto"/>
              </w:divBdr>
            </w:div>
            <w:div w:id="1821922258">
              <w:marLeft w:val="0"/>
              <w:marRight w:val="0"/>
              <w:marTop w:val="0"/>
              <w:marBottom w:val="0"/>
              <w:divBdr>
                <w:top w:val="none" w:sz="0" w:space="0" w:color="auto"/>
                <w:left w:val="none" w:sz="0" w:space="0" w:color="auto"/>
                <w:bottom w:val="none" w:sz="0" w:space="0" w:color="auto"/>
                <w:right w:val="none" w:sz="0" w:space="0" w:color="auto"/>
              </w:divBdr>
            </w:div>
            <w:div w:id="1823429686">
              <w:marLeft w:val="0"/>
              <w:marRight w:val="0"/>
              <w:marTop w:val="0"/>
              <w:marBottom w:val="0"/>
              <w:divBdr>
                <w:top w:val="none" w:sz="0" w:space="0" w:color="auto"/>
                <w:left w:val="none" w:sz="0" w:space="0" w:color="auto"/>
                <w:bottom w:val="none" w:sz="0" w:space="0" w:color="auto"/>
                <w:right w:val="none" w:sz="0" w:space="0" w:color="auto"/>
              </w:divBdr>
            </w:div>
            <w:div w:id="1824812321">
              <w:marLeft w:val="0"/>
              <w:marRight w:val="0"/>
              <w:marTop w:val="0"/>
              <w:marBottom w:val="0"/>
              <w:divBdr>
                <w:top w:val="none" w:sz="0" w:space="0" w:color="auto"/>
                <w:left w:val="none" w:sz="0" w:space="0" w:color="auto"/>
                <w:bottom w:val="none" w:sz="0" w:space="0" w:color="auto"/>
                <w:right w:val="none" w:sz="0" w:space="0" w:color="auto"/>
              </w:divBdr>
            </w:div>
            <w:div w:id="1825008348">
              <w:marLeft w:val="0"/>
              <w:marRight w:val="0"/>
              <w:marTop w:val="0"/>
              <w:marBottom w:val="0"/>
              <w:divBdr>
                <w:top w:val="none" w:sz="0" w:space="0" w:color="auto"/>
                <w:left w:val="none" w:sz="0" w:space="0" w:color="auto"/>
                <w:bottom w:val="none" w:sz="0" w:space="0" w:color="auto"/>
                <w:right w:val="none" w:sz="0" w:space="0" w:color="auto"/>
              </w:divBdr>
            </w:div>
            <w:div w:id="1825313280">
              <w:marLeft w:val="0"/>
              <w:marRight w:val="0"/>
              <w:marTop w:val="0"/>
              <w:marBottom w:val="0"/>
              <w:divBdr>
                <w:top w:val="none" w:sz="0" w:space="0" w:color="auto"/>
                <w:left w:val="none" w:sz="0" w:space="0" w:color="auto"/>
                <w:bottom w:val="none" w:sz="0" w:space="0" w:color="auto"/>
                <w:right w:val="none" w:sz="0" w:space="0" w:color="auto"/>
              </w:divBdr>
            </w:div>
            <w:div w:id="1825392901">
              <w:marLeft w:val="0"/>
              <w:marRight w:val="0"/>
              <w:marTop w:val="0"/>
              <w:marBottom w:val="0"/>
              <w:divBdr>
                <w:top w:val="none" w:sz="0" w:space="0" w:color="auto"/>
                <w:left w:val="none" w:sz="0" w:space="0" w:color="auto"/>
                <w:bottom w:val="none" w:sz="0" w:space="0" w:color="auto"/>
                <w:right w:val="none" w:sz="0" w:space="0" w:color="auto"/>
              </w:divBdr>
            </w:div>
            <w:div w:id="1826241038">
              <w:marLeft w:val="0"/>
              <w:marRight w:val="0"/>
              <w:marTop w:val="0"/>
              <w:marBottom w:val="0"/>
              <w:divBdr>
                <w:top w:val="none" w:sz="0" w:space="0" w:color="auto"/>
                <w:left w:val="none" w:sz="0" w:space="0" w:color="auto"/>
                <w:bottom w:val="none" w:sz="0" w:space="0" w:color="auto"/>
                <w:right w:val="none" w:sz="0" w:space="0" w:color="auto"/>
              </w:divBdr>
            </w:div>
            <w:div w:id="1826243137">
              <w:marLeft w:val="0"/>
              <w:marRight w:val="0"/>
              <w:marTop w:val="0"/>
              <w:marBottom w:val="0"/>
              <w:divBdr>
                <w:top w:val="none" w:sz="0" w:space="0" w:color="auto"/>
                <w:left w:val="none" w:sz="0" w:space="0" w:color="auto"/>
                <w:bottom w:val="none" w:sz="0" w:space="0" w:color="auto"/>
                <w:right w:val="none" w:sz="0" w:space="0" w:color="auto"/>
              </w:divBdr>
            </w:div>
            <w:div w:id="1827083817">
              <w:marLeft w:val="0"/>
              <w:marRight w:val="0"/>
              <w:marTop w:val="0"/>
              <w:marBottom w:val="0"/>
              <w:divBdr>
                <w:top w:val="none" w:sz="0" w:space="0" w:color="auto"/>
                <w:left w:val="none" w:sz="0" w:space="0" w:color="auto"/>
                <w:bottom w:val="none" w:sz="0" w:space="0" w:color="auto"/>
                <w:right w:val="none" w:sz="0" w:space="0" w:color="auto"/>
              </w:divBdr>
            </w:div>
            <w:div w:id="1828285239">
              <w:marLeft w:val="0"/>
              <w:marRight w:val="0"/>
              <w:marTop w:val="0"/>
              <w:marBottom w:val="0"/>
              <w:divBdr>
                <w:top w:val="none" w:sz="0" w:space="0" w:color="auto"/>
                <w:left w:val="none" w:sz="0" w:space="0" w:color="auto"/>
                <w:bottom w:val="none" w:sz="0" w:space="0" w:color="auto"/>
                <w:right w:val="none" w:sz="0" w:space="0" w:color="auto"/>
              </w:divBdr>
            </w:div>
            <w:div w:id="1828595987">
              <w:marLeft w:val="0"/>
              <w:marRight w:val="0"/>
              <w:marTop w:val="0"/>
              <w:marBottom w:val="0"/>
              <w:divBdr>
                <w:top w:val="none" w:sz="0" w:space="0" w:color="auto"/>
                <w:left w:val="none" w:sz="0" w:space="0" w:color="auto"/>
                <w:bottom w:val="none" w:sz="0" w:space="0" w:color="auto"/>
                <w:right w:val="none" w:sz="0" w:space="0" w:color="auto"/>
              </w:divBdr>
            </w:div>
            <w:div w:id="1828665486">
              <w:marLeft w:val="0"/>
              <w:marRight w:val="0"/>
              <w:marTop w:val="0"/>
              <w:marBottom w:val="0"/>
              <w:divBdr>
                <w:top w:val="none" w:sz="0" w:space="0" w:color="auto"/>
                <w:left w:val="none" w:sz="0" w:space="0" w:color="auto"/>
                <w:bottom w:val="none" w:sz="0" w:space="0" w:color="auto"/>
                <w:right w:val="none" w:sz="0" w:space="0" w:color="auto"/>
              </w:divBdr>
            </w:div>
            <w:div w:id="1831098793">
              <w:marLeft w:val="0"/>
              <w:marRight w:val="0"/>
              <w:marTop w:val="0"/>
              <w:marBottom w:val="0"/>
              <w:divBdr>
                <w:top w:val="none" w:sz="0" w:space="0" w:color="auto"/>
                <w:left w:val="none" w:sz="0" w:space="0" w:color="auto"/>
                <w:bottom w:val="none" w:sz="0" w:space="0" w:color="auto"/>
                <w:right w:val="none" w:sz="0" w:space="0" w:color="auto"/>
              </w:divBdr>
            </w:div>
            <w:div w:id="1831554214">
              <w:marLeft w:val="0"/>
              <w:marRight w:val="0"/>
              <w:marTop w:val="0"/>
              <w:marBottom w:val="0"/>
              <w:divBdr>
                <w:top w:val="none" w:sz="0" w:space="0" w:color="auto"/>
                <w:left w:val="none" w:sz="0" w:space="0" w:color="auto"/>
                <w:bottom w:val="none" w:sz="0" w:space="0" w:color="auto"/>
                <w:right w:val="none" w:sz="0" w:space="0" w:color="auto"/>
              </w:divBdr>
            </w:div>
            <w:div w:id="1832217420">
              <w:marLeft w:val="0"/>
              <w:marRight w:val="0"/>
              <w:marTop w:val="0"/>
              <w:marBottom w:val="0"/>
              <w:divBdr>
                <w:top w:val="none" w:sz="0" w:space="0" w:color="auto"/>
                <w:left w:val="none" w:sz="0" w:space="0" w:color="auto"/>
                <w:bottom w:val="none" w:sz="0" w:space="0" w:color="auto"/>
                <w:right w:val="none" w:sz="0" w:space="0" w:color="auto"/>
              </w:divBdr>
            </w:div>
            <w:div w:id="1833179739">
              <w:marLeft w:val="0"/>
              <w:marRight w:val="0"/>
              <w:marTop w:val="0"/>
              <w:marBottom w:val="0"/>
              <w:divBdr>
                <w:top w:val="none" w:sz="0" w:space="0" w:color="auto"/>
                <w:left w:val="none" w:sz="0" w:space="0" w:color="auto"/>
                <w:bottom w:val="none" w:sz="0" w:space="0" w:color="auto"/>
                <w:right w:val="none" w:sz="0" w:space="0" w:color="auto"/>
              </w:divBdr>
            </w:div>
            <w:div w:id="1833598316">
              <w:marLeft w:val="0"/>
              <w:marRight w:val="0"/>
              <w:marTop w:val="0"/>
              <w:marBottom w:val="0"/>
              <w:divBdr>
                <w:top w:val="none" w:sz="0" w:space="0" w:color="auto"/>
                <w:left w:val="none" w:sz="0" w:space="0" w:color="auto"/>
                <w:bottom w:val="none" w:sz="0" w:space="0" w:color="auto"/>
                <w:right w:val="none" w:sz="0" w:space="0" w:color="auto"/>
              </w:divBdr>
            </w:div>
            <w:div w:id="1833908560">
              <w:marLeft w:val="0"/>
              <w:marRight w:val="0"/>
              <w:marTop w:val="0"/>
              <w:marBottom w:val="0"/>
              <w:divBdr>
                <w:top w:val="none" w:sz="0" w:space="0" w:color="auto"/>
                <w:left w:val="none" w:sz="0" w:space="0" w:color="auto"/>
                <w:bottom w:val="none" w:sz="0" w:space="0" w:color="auto"/>
                <w:right w:val="none" w:sz="0" w:space="0" w:color="auto"/>
              </w:divBdr>
            </w:div>
            <w:div w:id="1834879542">
              <w:marLeft w:val="0"/>
              <w:marRight w:val="0"/>
              <w:marTop w:val="0"/>
              <w:marBottom w:val="0"/>
              <w:divBdr>
                <w:top w:val="none" w:sz="0" w:space="0" w:color="auto"/>
                <w:left w:val="none" w:sz="0" w:space="0" w:color="auto"/>
                <w:bottom w:val="none" w:sz="0" w:space="0" w:color="auto"/>
                <w:right w:val="none" w:sz="0" w:space="0" w:color="auto"/>
              </w:divBdr>
            </w:div>
            <w:div w:id="1835142769">
              <w:marLeft w:val="0"/>
              <w:marRight w:val="0"/>
              <w:marTop w:val="0"/>
              <w:marBottom w:val="0"/>
              <w:divBdr>
                <w:top w:val="none" w:sz="0" w:space="0" w:color="auto"/>
                <w:left w:val="none" w:sz="0" w:space="0" w:color="auto"/>
                <w:bottom w:val="none" w:sz="0" w:space="0" w:color="auto"/>
                <w:right w:val="none" w:sz="0" w:space="0" w:color="auto"/>
              </w:divBdr>
            </w:div>
            <w:div w:id="1835686954">
              <w:marLeft w:val="0"/>
              <w:marRight w:val="0"/>
              <w:marTop w:val="0"/>
              <w:marBottom w:val="0"/>
              <w:divBdr>
                <w:top w:val="none" w:sz="0" w:space="0" w:color="auto"/>
                <w:left w:val="none" w:sz="0" w:space="0" w:color="auto"/>
                <w:bottom w:val="none" w:sz="0" w:space="0" w:color="auto"/>
                <w:right w:val="none" w:sz="0" w:space="0" w:color="auto"/>
              </w:divBdr>
            </w:div>
            <w:div w:id="1836415445">
              <w:marLeft w:val="0"/>
              <w:marRight w:val="0"/>
              <w:marTop w:val="0"/>
              <w:marBottom w:val="0"/>
              <w:divBdr>
                <w:top w:val="none" w:sz="0" w:space="0" w:color="auto"/>
                <w:left w:val="none" w:sz="0" w:space="0" w:color="auto"/>
                <w:bottom w:val="none" w:sz="0" w:space="0" w:color="auto"/>
                <w:right w:val="none" w:sz="0" w:space="0" w:color="auto"/>
              </w:divBdr>
            </w:div>
            <w:div w:id="1836454668">
              <w:marLeft w:val="0"/>
              <w:marRight w:val="0"/>
              <w:marTop w:val="0"/>
              <w:marBottom w:val="0"/>
              <w:divBdr>
                <w:top w:val="none" w:sz="0" w:space="0" w:color="auto"/>
                <w:left w:val="none" w:sz="0" w:space="0" w:color="auto"/>
                <w:bottom w:val="none" w:sz="0" w:space="0" w:color="auto"/>
                <w:right w:val="none" w:sz="0" w:space="0" w:color="auto"/>
              </w:divBdr>
            </w:div>
            <w:div w:id="1837067380">
              <w:marLeft w:val="0"/>
              <w:marRight w:val="0"/>
              <w:marTop w:val="0"/>
              <w:marBottom w:val="0"/>
              <w:divBdr>
                <w:top w:val="none" w:sz="0" w:space="0" w:color="auto"/>
                <w:left w:val="none" w:sz="0" w:space="0" w:color="auto"/>
                <w:bottom w:val="none" w:sz="0" w:space="0" w:color="auto"/>
                <w:right w:val="none" w:sz="0" w:space="0" w:color="auto"/>
              </w:divBdr>
            </w:div>
            <w:div w:id="1837113251">
              <w:marLeft w:val="0"/>
              <w:marRight w:val="0"/>
              <w:marTop w:val="0"/>
              <w:marBottom w:val="0"/>
              <w:divBdr>
                <w:top w:val="none" w:sz="0" w:space="0" w:color="auto"/>
                <w:left w:val="none" w:sz="0" w:space="0" w:color="auto"/>
                <w:bottom w:val="none" w:sz="0" w:space="0" w:color="auto"/>
                <w:right w:val="none" w:sz="0" w:space="0" w:color="auto"/>
              </w:divBdr>
            </w:div>
            <w:div w:id="1839420068">
              <w:marLeft w:val="0"/>
              <w:marRight w:val="0"/>
              <w:marTop w:val="0"/>
              <w:marBottom w:val="0"/>
              <w:divBdr>
                <w:top w:val="none" w:sz="0" w:space="0" w:color="auto"/>
                <w:left w:val="none" w:sz="0" w:space="0" w:color="auto"/>
                <w:bottom w:val="none" w:sz="0" w:space="0" w:color="auto"/>
                <w:right w:val="none" w:sz="0" w:space="0" w:color="auto"/>
              </w:divBdr>
            </w:div>
            <w:div w:id="1840071598">
              <w:marLeft w:val="0"/>
              <w:marRight w:val="0"/>
              <w:marTop w:val="0"/>
              <w:marBottom w:val="0"/>
              <w:divBdr>
                <w:top w:val="none" w:sz="0" w:space="0" w:color="auto"/>
                <w:left w:val="none" w:sz="0" w:space="0" w:color="auto"/>
                <w:bottom w:val="none" w:sz="0" w:space="0" w:color="auto"/>
                <w:right w:val="none" w:sz="0" w:space="0" w:color="auto"/>
              </w:divBdr>
            </w:div>
            <w:div w:id="1840584837">
              <w:marLeft w:val="0"/>
              <w:marRight w:val="0"/>
              <w:marTop w:val="0"/>
              <w:marBottom w:val="0"/>
              <w:divBdr>
                <w:top w:val="none" w:sz="0" w:space="0" w:color="auto"/>
                <w:left w:val="none" w:sz="0" w:space="0" w:color="auto"/>
                <w:bottom w:val="none" w:sz="0" w:space="0" w:color="auto"/>
                <w:right w:val="none" w:sz="0" w:space="0" w:color="auto"/>
              </w:divBdr>
            </w:div>
            <w:div w:id="1840803280">
              <w:marLeft w:val="0"/>
              <w:marRight w:val="0"/>
              <w:marTop w:val="0"/>
              <w:marBottom w:val="0"/>
              <w:divBdr>
                <w:top w:val="none" w:sz="0" w:space="0" w:color="auto"/>
                <w:left w:val="none" w:sz="0" w:space="0" w:color="auto"/>
                <w:bottom w:val="none" w:sz="0" w:space="0" w:color="auto"/>
                <w:right w:val="none" w:sz="0" w:space="0" w:color="auto"/>
              </w:divBdr>
            </w:div>
            <w:div w:id="1841460297">
              <w:marLeft w:val="0"/>
              <w:marRight w:val="0"/>
              <w:marTop w:val="0"/>
              <w:marBottom w:val="0"/>
              <w:divBdr>
                <w:top w:val="none" w:sz="0" w:space="0" w:color="auto"/>
                <w:left w:val="none" w:sz="0" w:space="0" w:color="auto"/>
                <w:bottom w:val="none" w:sz="0" w:space="0" w:color="auto"/>
                <w:right w:val="none" w:sz="0" w:space="0" w:color="auto"/>
              </w:divBdr>
            </w:div>
            <w:div w:id="1841508793">
              <w:marLeft w:val="0"/>
              <w:marRight w:val="0"/>
              <w:marTop w:val="0"/>
              <w:marBottom w:val="0"/>
              <w:divBdr>
                <w:top w:val="none" w:sz="0" w:space="0" w:color="auto"/>
                <w:left w:val="none" w:sz="0" w:space="0" w:color="auto"/>
                <w:bottom w:val="none" w:sz="0" w:space="0" w:color="auto"/>
                <w:right w:val="none" w:sz="0" w:space="0" w:color="auto"/>
              </w:divBdr>
            </w:div>
            <w:div w:id="1843465644">
              <w:marLeft w:val="0"/>
              <w:marRight w:val="0"/>
              <w:marTop w:val="0"/>
              <w:marBottom w:val="0"/>
              <w:divBdr>
                <w:top w:val="none" w:sz="0" w:space="0" w:color="auto"/>
                <w:left w:val="none" w:sz="0" w:space="0" w:color="auto"/>
                <w:bottom w:val="none" w:sz="0" w:space="0" w:color="auto"/>
                <w:right w:val="none" w:sz="0" w:space="0" w:color="auto"/>
              </w:divBdr>
            </w:div>
            <w:div w:id="1845127191">
              <w:marLeft w:val="0"/>
              <w:marRight w:val="0"/>
              <w:marTop w:val="0"/>
              <w:marBottom w:val="0"/>
              <w:divBdr>
                <w:top w:val="none" w:sz="0" w:space="0" w:color="auto"/>
                <w:left w:val="none" w:sz="0" w:space="0" w:color="auto"/>
                <w:bottom w:val="none" w:sz="0" w:space="0" w:color="auto"/>
                <w:right w:val="none" w:sz="0" w:space="0" w:color="auto"/>
              </w:divBdr>
            </w:div>
            <w:div w:id="1845244193">
              <w:marLeft w:val="0"/>
              <w:marRight w:val="0"/>
              <w:marTop w:val="0"/>
              <w:marBottom w:val="0"/>
              <w:divBdr>
                <w:top w:val="none" w:sz="0" w:space="0" w:color="auto"/>
                <w:left w:val="none" w:sz="0" w:space="0" w:color="auto"/>
                <w:bottom w:val="none" w:sz="0" w:space="0" w:color="auto"/>
                <w:right w:val="none" w:sz="0" w:space="0" w:color="auto"/>
              </w:divBdr>
            </w:div>
            <w:div w:id="1845632513">
              <w:marLeft w:val="0"/>
              <w:marRight w:val="0"/>
              <w:marTop w:val="0"/>
              <w:marBottom w:val="0"/>
              <w:divBdr>
                <w:top w:val="none" w:sz="0" w:space="0" w:color="auto"/>
                <w:left w:val="none" w:sz="0" w:space="0" w:color="auto"/>
                <w:bottom w:val="none" w:sz="0" w:space="0" w:color="auto"/>
                <w:right w:val="none" w:sz="0" w:space="0" w:color="auto"/>
              </w:divBdr>
            </w:div>
            <w:div w:id="1845974781">
              <w:marLeft w:val="0"/>
              <w:marRight w:val="0"/>
              <w:marTop w:val="0"/>
              <w:marBottom w:val="0"/>
              <w:divBdr>
                <w:top w:val="none" w:sz="0" w:space="0" w:color="auto"/>
                <w:left w:val="none" w:sz="0" w:space="0" w:color="auto"/>
                <w:bottom w:val="none" w:sz="0" w:space="0" w:color="auto"/>
                <w:right w:val="none" w:sz="0" w:space="0" w:color="auto"/>
              </w:divBdr>
            </w:div>
            <w:div w:id="1846165599">
              <w:marLeft w:val="0"/>
              <w:marRight w:val="0"/>
              <w:marTop w:val="0"/>
              <w:marBottom w:val="0"/>
              <w:divBdr>
                <w:top w:val="none" w:sz="0" w:space="0" w:color="auto"/>
                <w:left w:val="none" w:sz="0" w:space="0" w:color="auto"/>
                <w:bottom w:val="none" w:sz="0" w:space="0" w:color="auto"/>
                <w:right w:val="none" w:sz="0" w:space="0" w:color="auto"/>
              </w:divBdr>
            </w:div>
            <w:div w:id="1847942127">
              <w:marLeft w:val="0"/>
              <w:marRight w:val="0"/>
              <w:marTop w:val="0"/>
              <w:marBottom w:val="0"/>
              <w:divBdr>
                <w:top w:val="none" w:sz="0" w:space="0" w:color="auto"/>
                <w:left w:val="none" w:sz="0" w:space="0" w:color="auto"/>
                <w:bottom w:val="none" w:sz="0" w:space="0" w:color="auto"/>
                <w:right w:val="none" w:sz="0" w:space="0" w:color="auto"/>
              </w:divBdr>
            </w:div>
            <w:div w:id="1848860064">
              <w:marLeft w:val="0"/>
              <w:marRight w:val="0"/>
              <w:marTop w:val="0"/>
              <w:marBottom w:val="0"/>
              <w:divBdr>
                <w:top w:val="none" w:sz="0" w:space="0" w:color="auto"/>
                <w:left w:val="none" w:sz="0" w:space="0" w:color="auto"/>
                <w:bottom w:val="none" w:sz="0" w:space="0" w:color="auto"/>
                <w:right w:val="none" w:sz="0" w:space="0" w:color="auto"/>
              </w:divBdr>
            </w:div>
            <w:div w:id="1850098164">
              <w:marLeft w:val="0"/>
              <w:marRight w:val="0"/>
              <w:marTop w:val="0"/>
              <w:marBottom w:val="0"/>
              <w:divBdr>
                <w:top w:val="none" w:sz="0" w:space="0" w:color="auto"/>
                <w:left w:val="none" w:sz="0" w:space="0" w:color="auto"/>
                <w:bottom w:val="none" w:sz="0" w:space="0" w:color="auto"/>
                <w:right w:val="none" w:sz="0" w:space="0" w:color="auto"/>
              </w:divBdr>
            </w:div>
            <w:div w:id="1851288477">
              <w:marLeft w:val="0"/>
              <w:marRight w:val="0"/>
              <w:marTop w:val="0"/>
              <w:marBottom w:val="0"/>
              <w:divBdr>
                <w:top w:val="none" w:sz="0" w:space="0" w:color="auto"/>
                <w:left w:val="none" w:sz="0" w:space="0" w:color="auto"/>
                <w:bottom w:val="none" w:sz="0" w:space="0" w:color="auto"/>
                <w:right w:val="none" w:sz="0" w:space="0" w:color="auto"/>
              </w:divBdr>
            </w:div>
            <w:div w:id="1851916435">
              <w:marLeft w:val="0"/>
              <w:marRight w:val="0"/>
              <w:marTop w:val="0"/>
              <w:marBottom w:val="0"/>
              <w:divBdr>
                <w:top w:val="none" w:sz="0" w:space="0" w:color="auto"/>
                <w:left w:val="none" w:sz="0" w:space="0" w:color="auto"/>
                <w:bottom w:val="none" w:sz="0" w:space="0" w:color="auto"/>
                <w:right w:val="none" w:sz="0" w:space="0" w:color="auto"/>
              </w:divBdr>
            </w:div>
            <w:div w:id="1854034028">
              <w:marLeft w:val="0"/>
              <w:marRight w:val="0"/>
              <w:marTop w:val="0"/>
              <w:marBottom w:val="0"/>
              <w:divBdr>
                <w:top w:val="none" w:sz="0" w:space="0" w:color="auto"/>
                <w:left w:val="none" w:sz="0" w:space="0" w:color="auto"/>
                <w:bottom w:val="none" w:sz="0" w:space="0" w:color="auto"/>
                <w:right w:val="none" w:sz="0" w:space="0" w:color="auto"/>
              </w:divBdr>
            </w:div>
            <w:div w:id="1855263820">
              <w:marLeft w:val="0"/>
              <w:marRight w:val="0"/>
              <w:marTop w:val="0"/>
              <w:marBottom w:val="0"/>
              <w:divBdr>
                <w:top w:val="none" w:sz="0" w:space="0" w:color="auto"/>
                <w:left w:val="none" w:sz="0" w:space="0" w:color="auto"/>
                <w:bottom w:val="none" w:sz="0" w:space="0" w:color="auto"/>
                <w:right w:val="none" w:sz="0" w:space="0" w:color="auto"/>
              </w:divBdr>
            </w:div>
            <w:div w:id="1856528947">
              <w:marLeft w:val="0"/>
              <w:marRight w:val="0"/>
              <w:marTop w:val="0"/>
              <w:marBottom w:val="0"/>
              <w:divBdr>
                <w:top w:val="none" w:sz="0" w:space="0" w:color="auto"/>
                <w:left w:val="none" w:sz="0" w:space="0" w:color="auto"/>
                <w:bottom w:val="none" w:sz="0" w:space="0" w:color="auto"/>
                <w:right w:val="none" w:sz="0" w:space="0" w:color="auto"/>
              </w:divBdr>
            </w:div>
            <w:div w:id="1857840636">
              <w:marLeft w:val="0"/>
              <w:marRight w:val="0"/>
              <w:marTop w:val="0"/>
              <w:marBottom w:val="0"/>
              <w:divBdr>
                <w:top w:val="none" w:sz="0" w:space="0" w:color="auto"/>
                <w:left w:val="none" w:sz="0" w:space="0" w:color="auto"/>
                <w:bottom w:val="none" w:sz="0" w:space="0" w:color="auto"/>
                <w:right w:val="none" w:sz="0" w:space="0" w:color="auto"/>
              </w:divBdr>
            </w:div>
            <w:div w:id="1858150992">
              <w:marLeft w:val="0"/>
              <w:marRight w:val="0"/>
              <w:marTop w:val="0"/>
              <w:marBottom w:val="0"/>
              <w:divBdr>
                <w:top w:val="none" w:sz="0" w:space="0" w:color="auto"/>
                <w:left w:val="none" w:sz="0" w:space="0" w:color="auto"/>
                <w:bottom w:val="none" w:sz="0" w:space="0" w:color="auto"/>
                <w:right w:val="none" w:sz="0" w:space="0" w:color="auto"/>
              </w:divBdr>
            </w:div>
            <w:div w:id="1858957294">
              <w:marLeft w:val="0"/>
              <w:marRight w:val="0"/>
              <w:marTop w:val="0"/>
              <w:marBottom w:val="0"/>
              <w:divBdr>
                <w:top w:val="none" w:sz="0" w:space="0" w:color="auto"/>
                <w:left w:val="none" w:sz="0" w:space="0" w:color="auto"/>
                <w:bottom w:val="none" w:sz="0" w:space="0" w:color="auto"/>
                <w:right w:val="none" w:sz="0" w:space="0" w:color="auto"/>
              </w:divBdr>
            </w:div>
            <w:div w:id="1859003661">
              <w:marLeft w:val="0"/>
              <w:marRight w:val="0"/>
              <w:marTop w:val="0"/>
              <w:marBottom w:val="0"/>
              <w:divBdr>
                <w:top w:val="none" w:sz="0" w:space="0" w:color="auto"/>
                <w:left w:val="none" w:sz="0" w:space="0" w:color="auto"/>
                <w:bottom w:val="none" w:sz="0" w:space="0" w:color="auto"/>
                <w:right w:val="none" w:sz="0" w:space="0" w:color="auto"/>
              </w:divBdr>
            </w:div>
            <w:div w:id="1860385569">
              <w:marLeft w:val="0"/>
              <w:marRight w:val="0"/>
              <w:marTop w:val="0"/>
              <w:marBottom w:val="0"/>
              <w:divBdr>
                <w:top w:val="none" w:sz="0" w:space="0" w:color="auto"/>
                <w:left w:val="none" w:sz="0" w:space="0" w:color="auto"/>
                <w:bottom w:val="none" w:sz="0" w:space="0" w:color="auto"/>
                <w:right w:val="none" w:sz="0" w:space="0" w:color="auto"/>
              </w:divBdr>
            </w:div>
            <w:div w:id="1861814268">
              <w:marLeft w:val="0"/>
              <w:marRight w:val="0"/>
              <w:marTop w:val="0"/>
              <w:marBottom w:val="0"/>
              <w:divBdr>
                <w:top w:val="none" w:sz="0" w:space="0" w:color="auto"/>
                <w:left w:val="none" w:sz="0" w:space="0" w:color="auto"/>
                <w:bottom w:val="none" w:sz="0" w:space="0" w:color="auto"/>
                <w:right w:val="none" w:sz="0" w:space="0" w:color="auto"/>
              </w:divBdr>
            </w:div>
            <w:div w:id="1864250297">
              <w:marLeft w:val="0"/>
              <w:marRight w:val="0"/>
              <w:marTop w:val="0"/>
              <w:marBottom w:val="0"/>
              <w:divBdr>
                <w:top w:val="none" w:sz="0" w:space="0" w:color="auto"/>
                <w:left w:val="none" w:sz="0" w:space="0" w:color="auto"/>
                <w:bottom w:val="none" w:sz="0" w:space="0" w:color="auto"/>
                <w:right w:val="none" w:sz="0" w:space="0" w:color="auto"/>
              </w:divBdr>
            </w:div>
            <w:div w:id="1866170190">
              <w:marLeft w:val="0"/>
              <w:marRight w:val="0"/>
              <w:marTop w:val="0"/>
              <w:marBottom w:val="0"/>
              <w:divBdr>
                <w:top w:val="none" w:sz="0" w:space="0" w:color="auto"/>
                <w:left w:val="none" w:sz="0" w:space="0" w:color="auto"/>
                <w:bottom w:val="none" w:sz="0" w:space="0" w:color="auto"/>
                <w:right w:val="none" w:sz="0" w:space="0" w:color="auto"/>
              </w:divBdr>
            </w:div>
            <w:div w:id="1866599969">
              <w:marLeft w:val="0"/>
              <w:marRight w:val="0"/>
              <w:marTop w:val="0"/>
              <w:marBottom w:val="0"/>
              <w:divBdr>
                <w:top w:val="none" w:sz="0" w:space="0" w:color="auto"/>
                <w:left w:val="none" w:sz="0" w:space="0" w:color="auto"/>
                <w:bottom w:val="none" w:sz="0" w:space="0" w:color="auto"/>
                <w:right w:val="none" w:sz="0" w:space="0" w:color="auto"/>
              </w:divBdr>
            </w:div>
            <w:div w:id="1866748895">
              <w:marLeft w:val="0"/>
              <w:marRight w:val="0"/>
              <w:marTop w:val="0"/>
              <w:marBottom w:val="0"/>
              <w:divBdr>
                <w:top w:val="none" w:sz="0" w:space="0" w:color="auto"/>
                <w:left w:val="none" w:sz="0" w:space="0" w:color="auto"/>
                <w:bottom w:val="none" w:sz="0" w:space="0" w:color="auto"/>
                <w:right w:val="none" w:sz="0" w:space="0" w:color="auto"/>
              </w:divBdr>
            </w:div>
            <w:div w:id="1867598732">
              <w:marLeft w:val="0"/>
              <w:marRight w:val="0"/>
              <w:marTop w:val="0"/>
              <w:marBottom w:val="0"/>
              <w:divBdr>
                <w:top w:val="none" w:sz="0" w:space="0" w:color="auto"/>
                <w:left w:val="none" w:sz="0" w:space="0" w:color="auto"/>
                <w:bottom w:val="none" w:sz="0" w:space="0" w:color="auto"/>
                <w:right w:val="none" w:sz="0" w:space="0" w:color="auto"/>
              </w:divBdr>
            </w:div>
            <w:div w:id="1868373583">
              <w:marLeft w:val="0"/>
              <w:marRight w:val="0"/>
              <w:marTop w:val="0"/>
              <w:marBottom w:val="0"/>
              <w:divBdr>
                <w:top w:val="none" w:sz="0" w:space="0" w:color="auto"/>
                <w:left w:val="none" w:sz="0" w:space="0" w:color="auto"/>
                <w:bottom w:val="none" w:sz="0" w:space="0" w:color="auto"/>
                <w:right w:val="none" w:sz="0" w:space="0" w:color="auto"/>
              </w:divBdr>
            </w:div>
            <w:div w:id="1868566338">
              <w:marLeft w:val="0"/>
              <w:marRight w:val="0"/>
              <w:marTop w:val="0"/>
              <w:marBottom w:val="0"/>
              <w:divBdr>
                <w:top w:val="none" w:sz="0" w:space="0" w:color="auto"/>
                <w:left w:val="none" w:sz="0" w:space="0" w:color="auto"/>
                <w:bottom w:val="none" w:sz="0" w:space="0" w:color="auto"/>
                <w:right w:val="none" w:sz="0" w:space="0" w:color="auto"/>
              </w:divBdr>
            </w:div>
            <w:div w:id="1868906786">
              <w:marLeft w:val="0"/>
              <w:marRight w:val="0"/>
              <w:marTop w:val="0"/>
              <w:marBottom w:val="0"/>
              <w:divBdr>
                <w:top w:val="none" w:sz="0" w:space="0" w:color="auto"/>
                <w:left w:val="none" w:sz="0" w:space="0" w:color="auto"/>
                <w:bottom w:val="none" w:sz="0" w:space="0" w:color="auto"/>
                <w:right w:val="none" w:sz="0" w:space="0" w:color="auto"/>
              </w:divBdr>
            </w:div>
            <w:div w:id="1868910014">
              <w:marLeft w:val="0"/>
              <w:marRight w:val="0"/>
              <w:marTop w:val="0"/>
              <w:marBottom w:val="0"/>
              <w:divBdr>
                <w:top w:val="none" w:sz="0" w:space="0" w:color="auto"/>
                <w:left w:val="none" w:sz="0" w:space="0" w:color="auto"/>
                <w:bottom w:val="none" w:sz="0" w:space="0" w:color="auto"/>
                <w:right w:val="none" w:sz="0" w:space="0" w:color="auto"/>
              </w:divBdr>
            </w:div>
            <w:div w:id="1870218189">
              <w:marLeft w:val="0"/>
              <w:marRight w:val="0"/>
              <w:marTop w:val="0"/>
              <w:marBottom w:val="0"/>
              <w:divBdr>
                <w:top w:val="none" w:sz="0" w:space="0" w:color="auto"/>
                <w:left w:val="none" w:sz="0" w:space="0" w:color="auto"/>
                <w:bottom w:val="none" w:sz="0" w:space="0" w:color="auto"/>
                <w:right w:val="none" w:sz="0" w:space="0" w:color="auto"/>
              </w:divBdr>
            </w:div>
            <w:div w:id="1870340151">
              <w:marLeft w:val="0"/>
              <w:marRight w:val="0"/>
              <w:marTop w:val="0"/>
              <w:marBottom w:val="0"/>
              <w:divBdr>
                <w:top w:val="none" w:sz="0" w:space="0" w:color="auto"/>
                <w:left w:val="none" w:sz="0" w:space="0" w:color="auto"/>
                <w:bottom w:val="none" w:sz="0" w:space="0" w:color="auto"/>
                <w:right w:val="none" w:sz="0" w:space="0" w:color="auto"/>
              </w:divBdr>
            </w:div>
            <w:div w:id="1870947692">
              <w:marLeft w:val="0"/>
              <w:marRight w:val="0"/>
              <w:marTop w:val="0"/>
              <w:marBottom w:val="0"/>
              <w:divBdr>
                <w:top w:val="none" w:sz="0" w:space="0" w:color="auto"/>
                <w:left w:val="none" w:sz="0" w:space="0" w:color="auto"/>
                <w:bottom w:val="none" w:sz="0" w:space="0" w:color="auto"/>
                <w:right w:val="none" w:sz="0" w:space="0" w:color="auto"/>
              </w:divBdr>
            </w:div>
            <w:div w:id="1871795949">
              <w:marLeft w:val="0"/>
              <w:marRight w:val="0"/>
              <w:marTop w:val="0"/>
              <w:marBottom w:val="0"/>
              <w:divBdr>
                <w:top w:val="none" w:sz="0" w:space="0" w:color="auto"/>
                <w:left w:val="none" w:sz="0" w:space="0" w:color="auto"/>
                <w:bottom w:val="none" w:sz="0" w:space="0" w:color="auto"/>
                <w:right w:val="none" w:sz="0" w:space="0" w:color="auto"/>
              </w:divBdr>
            </w:div>
            <w:div w:id="1873221826">
              <w:marLeft w:val="0"/>
              <w:marRight w:val="0"/>
              <w:marTop w:val="0"/>
              <w:marBottom w:val="0"/>
              <w:divBdr>
                <w:top w:val="none" w:sz="0" w:space="0" w:color="auto"/>
                <w:left w:val="none" w:sz="0" w:space="0" w:color="auto"/>
                <w:bottom w:val="none" w:sz="0" w:space="0" w:color="auto"/>
                <w:right w:val="none" w:sz="0" w:space="0" w:color="auto"/>
              </w:divBdr>
            </w:div>
            <w:div w:id="1873423670">
              <w:marLeft w:val="0"/>
              <w:marRight w:val="0"/>
              <w:marTop w:val="0"/>
              <w:marBottom w:val="0"/>
              <w:divBdr>
                <w:top w:val="none" w:sz="0" w:space="0" w:color="auto"/>
                <w:left w:val="none" w:sz="0" w:space="0" w:color="auto"/>
                <w:bottom w:val="none" w:sz="0" w:space="0" w:color="auto"/>
                <w:right w:val="none" w:sz="0" w:space="0" w:color="auto"/>
              </w:divBdr>
            </w:div>
            <w:div w:id="1875383243">
              <w:marLeft w:val="0"/>
              <w:marRight w:val="0"/>
              <w:marTop w:val="0"/>
              <w:marBottom w:val="0"/>
              <w:divBdr>
                <w:top w:val="none" w:sz="0" w:space="0" w:color="auto"/>
                <w:left w:val="none" w:sz="0" w:space="0" w:color="auto"/>
                <w:bottom w:val="none" w:sz="0" w:space="0" w:color="auto"/>
                <w:right w:val="none" w:sz="0" w:space="0" w:color="auto"/>
              </w:divBdr>
            </w:div>
            <w:div w:id="1878204406">
              <w:marLeft w:val="0"/>
              <w:marRight w:val="0"/>
              <w:marTop w:val="0"/>
              <w:marBottom w:val="0"/>
              <w:divBdr>
                <w:top w:val="none" w:sz="0" w:space="0" w:color="auto"/>
                <w:left w:val="none" w:sz="0" w:space="0" w:color="auto"/>
                <w:bottom w:val="none" w:sz="0" w:space="0" w:color="auto"/>
                <w:right w:val="none" w:sz="0" w:space="0" w:color="auto"/>
              </w:divBdr>
            </w:div>
            <w:div w:id="1879201701">
              <w:marLeft w:val="0"/>
              <w:marRight w:val="0"/>
              <w:marTop w:val="0"/>
              <w:marBottom w:val="0"/>
              <w:divBdr>
                <w:top w:val="none" w:sz="0" w:space="0" w:color="auto"/>
                <w:left w:val="none" w:sz="0" w:space="0" w:color="auto"/>
                <w:bottom w:val="none" w:sz="0" w:space="0" w:color="auto"/>
                <w:right w:val="none" w:sz="0" w:space="0" w:color="auto"/>
              </w:divBdr>
            </w:div>
            <w:div w:id="1880046244">
              <w:marLeft w:val="0"/>
              <w:marRight w:val="0"/>
              <w:marTop w:val="0"/>
              <w:marBottom w:val="0"/>
              <w:divBdr>
                <w:top w:val="none" w:sz="0" w:space="0" w:color="auto"/>
                <w:left w:val="none" w:sz="0" w:space="0" w:color="auto"/>
                <w:bottom w:val="none" w:sz="0" w:space="0" w:color="auto"/>
                <w:right w:val="none" w:sz="0" w:space="0" w:color="auto"/>
              </w:divBdr>
            </w:div>
            <w:div w:id="1880237040">
              <w:marLeft w:val="0"/>
              <w:marRight w:val="0"/>
              <w:marTop w:val="0"/>
              <w:marBottom w:val="0"/>
              <w:divBdr>
                <w:top w:val="none" w:sz="0" w:space="0" w:color="auto"/>
                <w:left w:val="none" w:sz="0" w:space="0" w:color="auto"/>
                <w:bottom w:val="none" w:sz="0" w:space="0" w:color="auto"/>
                <w:right w:val="none" w:sz="0" w:space="0" w:color="auto"/>
              </w:divBdr>
            </w:div>
            <w:div w:id="1881281413">
              <w:marLeft w:val="0"/>
              <w:marRight w:val="0"/>
              <w:marTop w:val="0"/>
              <w:marBottom w:val="0"/>
              <w:divBdr>
                <w:top w:val="none" w:sz="0" w:space="0" w:color="auto"/>
                <w:left w:val="none" w:sz="0" w:space="0" w:color="auto"/>
                <w:bottom w:val="none" w:sz="0" w:space="0" w:color="auto"/>
                <w:right w:val="none" w:sz="0" w:space="0" w:color="auto"/>
              </w:divBdr>
            </w:div>
            <w:div w:id="1882011213">
              <w:marLeft w:val="0"/>
              <w:marRight w:val="0"/>
              <w:marTop w:val="0"/>
              <w:marBottom w:val="0"/>
              <w:divBdr>
                <w:top w:val="none" w:sz="0" w:space="0" w:color="auto"/>
                <w:left w:val="none" w:sz="0" w:space="0" w:color="auto"/>
                <w:bottom w:val="none" w:sz="0" w:space="0" w:color="auto"/>
                <w:right w:val="none" w:sz="0" w:space="0" w:color="auto"/>
              </w:divBdr>
            </w:div>
            <w:div w:id="1883012476">
              <w:marLeft w:val="0"/>
              <w:marRight w:val="0"/>
              <w:marTop w:val="0"/>
              <w:marBottom w:val="0"/>
              <w:divBdr>
                <w:top w:val="none" w:sz="0" w:space="0" w:color="auto"/>
                <w:left w:val="none" w:sz="0" w:space="0" w:color="auto"/>
                <w:bottom w:val="none" w:sz="0" w:space="0" w:color="auto"/>
                <w:right w:val="none" w:sz="0" w:space="0" w:color="auto"/>
              </w:divBdr>
            </w:div>
            <w:div w:id="1883400397">
              <w:marLeft w:val="0"/>
              <w:marRight w:val="0"/>
              <w:marTop w:val="0"/>
              <w:marBottom w:val="0"/>
              <w:divBdr>
                <w:top w:val="none" w:sz="0" w:space="0" w:color="auto"/>
                <w:left w:val="none" w:sz="0" w:space="0" w:color="auto"/>
                <w:bottom w:val="none" w:sz="0" w:space="0" w:color="auto"/>
                <w:right w:val="none" w:sz="0" w:space="0" w:color="auto"/>
              </w:divBdr>
            </w:div>
            <w:div w:id="1883977636">
              <w:marLeft w:val="0"/>
              <w:marRight w:val="0"/>
              <w:marTop w:val="0"/>
              <w:marBottom w:val="0"/>
              <w:divBdr>
                <w:top w:val="none" w:sz="0" w:space="0" w:color="auto"/>
                <w:left w:val="none" w:sz="0" w:space="0" w:color="auto"/>
                <w:bottom w:val="none" w:sz="0" w:space="0" w:color="auto"/>
                <w:right w:val="none" w:sz="0" w:space="0" w:color="auto"/>
              </w:divBdr>
            </w:div>
            <w:div w:id="1885823301">
              <w:marLeft w:val="0"/>
              <w:marRight w:val="0"/>
              <w:marTop w:val="0"/>
              <w:marBottom w:val="0"/>
              <w:divBdr>
                <w:top w:val="none" w:sz="0" w:space="0" w:color="auto"/>
                <w:left w:val="none" w:sz="0" w:space="0" w:color="auto"/>
                <w:bottom w:val="none" w:sz="0" w:space="0" w:color="auto"/>
                <w:right w:val="none" w:sz="0" w:space="0" w:color="auto"/>
              </w:divBdr>
            </w:div>
            <w:div w:id="1886212157">
              <w:marLeft w:val="0"/>
              <w:marRight w:val="0"/>
              <w:marTop w:val="0"/>
              <w:marBottom w:val="0"/>
              <w:divBdr>
                <w:top w:val="none" w:sz="0" w:space="0" w:color="auto"/>
                <w:left w:val="none" w:sz="0" w:space="0" w:color="auto"/>
                <w:bottom w:val="none" w:sz="0" w:space="0" w:color="auto"/>
                <w:right w:val="none" w:sz="0" w:space="0" w:color="auto"/>
              </w:divBdr>
            </w:div>
            <w:div w:id="1886868474">
              <w:marLeft w:val="0"/>
              <w:marRight w:val="0"/>
              <w:marTop w:val="0"/>
              <w:marBottom w:val="0"/>
              <w:divBdr>
                <w:top w:val="none" w:sz="0" w:space="0" w:color="auto"/>
                <w:left w:val="none" w:sz="0" w:space="0" w:color="auto"/>
                <w:bottom w:val="none" w:sz="0" w:space="0" w:color="auto"/>
                <w:right w:val="none" w:sz="0" w:space="0" w:color="auto"/>
              </w:divBdr>
            </w:div>
            <w:div w:id="1888449943">
              <w:marLeft w:val="0"/>
              <w:marRight w:val="0"/>
              <w:marTop w:val="0"/>
              <w:marBottom w:val="0"/>
              <w:divBdr>
                <w:top w:val="none" w:sz="0" w:space="0" w:color="auto"/>
                <w:left w:val="none" w:sz="0" w:space="0" w:color="auto"/>
                <w:bottom w:val="none" w:sz="0" w:space="0" w:color="auto"/>
                <w:right w:val="none" w:sz="0" w:space="0" w:color="auto"/>
              </w:divBdr>
            </w:div>
            <w:div w:id="1889610952">
              <w:marLeft w:val="0"/>
              <w:marRight w:val="0"/>
              <w:marTop w:val="0"/>
              <w:marBottom w:val="0"/>
              <w:divBdr>
                <w:top w:val="none" w:sz="0" w:space="0" w:color="auto"/>
                <w:left w:val="none" w:sz="0" w:space="0" w:color="auto"/>
                <w:bottom w:val="none" w:sz="0" w:space="0" w:color="auto"/>
                <w:right w:val="none" w:sz="0" w:space="0" w:color="auto"/>
              </w:divBdr>
            </w:div>
            <w:div w:id="1890261545">
              <w:marLeft w:val="0"/>
              <w:marRight w:val="0"/>
              <w:marTop w:val="0"/>
              <w:marBottom w:val="0"/>
              <w:divBdr>
                <w:top w:val="none" w:sz="0" w:space="0" w:color="auto"/>
                <w:left w:val="none" w:sz="0" w:space="0" w:color="auto"/>
                <w:bottom w:val="none" w:sz="0" w:space="0" w:color="auto"/>
                <w:right w:val="none" w:sz="0" w:space="0" w:color="auto"/>
              </w:divBdr>
            </w:div>
            <w:div w:id="1890795889">
              <w:marLeft w:val="0"/>
              <w:marRight w:val="0"/>
              <w:marTop w:val="0"/>
              <w:marBottom w:val="0"/>
              <w:divBdr>
                <w:top w:val="none" w:sz="0" w:space="0" w:color="auto"/>
                <w:left w:val="none" w:sz="0" w:space="0" w:color="auto"/>
                <w:bottom w:val="none" w:sz="0" w:space="0" w:color="auto"/>
                <w:right w:val="none" w:sz="0" w:space="0" w:color="auto"/>
              </w:divBdr>
            </w:div>
            <w:div w:id="1890804247">
              <w:marLeft w:val="0"/>
              <w:marRight w:val="0"/>
              <w:marTop w:val="0"/>
              <w:marBottom w:val="0"/>
              <w:divBdr>
                <w:top w:val="none" w:sz="0" w:space="0" w:color="auto"/>
                <w:left w:val="none" w:sz="0" w:space="0" w:color="auto"/>
                <w:bottom w:val="none" w:sz="0" w:space="0" w:color="auto"/>
                <w:right w:val="none" w:sz="0" w:space="0" w:color="auto"/>
              </w:divBdr>
            </w:div>
            <w:div w:id="1891454199">
              <w:marLeft w:val="0"/>
              <w:marRight w:val="0"/>
              <w:marTop w:val="0"/>
              <w:marBottom w:val="0"/>
              <w:divBdr>
                <w:top w:val="none" w:sz="0" w:space="0" w:color="auto"/>
                <w:left w:val="none" w:sz="0" w:space="0" w:color="auto"/>
                <w:bottom w:val="none" w:sz="0" w:space="0" w:color="auto"/>
                <w:right w:val="none" w:sz="0" w:space="0" w:color="auto"/>
              </w:divBdr>
            </w:div>
            <w:div w:id="1891570923">
              <w:marLeft w:val="0"/>
              <w:marRight w:val="0"/>
              <w:marTop w:val="0"/>
              <w:marBottom w:val="0"/>
              <w:divBdr>
                <w:top w:val="none" w:sz="0" w:space="0" w:color="auto"/>
                <w:left w:val="none" w:sz="0" w:space="0" w:color="auto"/>
                <w:bottom w:val="none" w:sz="0" w:space="0" w:color="auto"/>
                <w:right w:val="none" w:sz="0" w:space="0" w:color="auto"/>
              </w:divBdr>
            </w:div>
            <w:div w:id="1892307278">
              <w:marLeft w:val="0"/>
              <w:marRight w:val="0"/>
              <w:marTop w:val="0"/>
              <w:marBottom w:val="0"/>
              <w:divBdr>
                <w:top w:val="none" w:sz="0" w:space="0" w:color="auto"/>
                <w:left w:val="none" w:sz="0" w:space="0" w:color="auto"/>
                <w:bottom w:val="none" w:sz="0" w:space="0" w:color="auto"/>
                <w:right w:val="none" w:sz="0" w:space="0" w:color="auto"/>
              </w:divBdr>
            </w:div>
            <w:div w:id="1892838505">
              <w:marLeft w:val="0"/>
              <w:marRight w:val="0"/>
              <w:marTop w:val="0"/>
              <w:marBottom w:val="0"/>
              <w:divBdr>
                <w:top w:val="none" w:sz="0" w:space="0" w:color="auto"/>
                <w:left w:val="none" w:sz="0" w:space="0" w:color="auto"/>
                <w:bottom w:val="none" w:sz="0" w:space="0" w:color="auto"/>
                <w:right w:val="none" w:sz="0" w:space="0" w:color="auto"/>
              </w:divBdr>
            </w:div>
            <w:div w:id="1893421941">
              <w:marLeft w:val="0"/>
              <w:marRight w:val="0"/>
              <w:marTop w:val="0"/>
              <w:marBottom w:val="0"/>
              <w:divBdr>
                <w:top w:val="none" w:sz="0" w:space="0" w:color="auto"/>
                <w:left w:val="none" w:sz="0" w:space="0" w:color="auto"/>
                <w:bottom w:val="none" w:sz="0" w:space="0" w:color="auto"/>
                <w:right w:val="none" w:sz="0" w:space="0" w:color="auto"/>
              </w:divBdr>
            </w:div>
            <w:div w:id="1893498776">
              <w:marLeft w:val="0"/>
              <w:marRight w:val="0"/>
              <w:marTop w:val="0"/>
              <w:marBottom w:val="0"/>
              <w:divBdr>
                <w:top w:val="none" w:sz="0" w:space="0" w:color="auto"/>
                <w:left w:val="none" w:sz="0" w:space="0" w:color="auto"/>
                <w:bottom w:val="none" w:sz="0" w:space="0" w:color="auto"/>
                <w:right w:val="none" w:sz="0" w:space="0" w:color="auto"/>
              </w:divBdr>
            </w:div>
            <w:div w:id="1894079197">
              <w:marLeft w:val="0"/>
              <w:marRight w:val="0"/>
              <w:marTop w:val="0"/>
              <w:marBottom w:val="0"/>
              <w:divBdr>
                <w:top w:val="none" w:sz="0" w:space="0" w:color="auto"/>
                <w:left w:val="none" w:sz="0" w:space="0" w:color="auto"/>
                <w:bottom w:val="none" w:sz="0" w:space="0" w:color="auto"/>
                <w:right w:val="none" w:sz="0" w:space="0" w:color="auto"/>
              </w:divBdr>
            </w:div>
            <w:div w:id="1894923743">
              <w:marLeft w:val="0"/>
              <w:marRight w:val="0"/>
              <w:marTop w:val="0"/>
              <w:marBottom w:val="0"/>
              <w:divBdr>
                <w:top w:val="none" w:sz="0" w:space="0" w:color="auto"/>
                <w:left w:val="none" w:sz="0" w:space="0" w:color="auto"/>
                <w:bottom w:val="none" w:sz="0" w:space="0" w:color="auto"/>
                <w:right w:val="none" w:sz="0" w:space="0" w:color="auto"/>
              </w:divBdr>
            </w:div>
            <w:div w:id="1895702200">
              <w:marLeft w:val="0"/>
              <w:marRight w:val="0"/>
              <w:marTop w:val="0"/>
              <w:marBottom w:val="0"/>
              <w:divBdr>
                <w:top w:val="none" w:sz="0" w:space="0" w:color="auto"/>
                <w:left w:val="none" w:sz="0" w:space="0" w:color="auto"/>
                <w:bottom w:val="none" w:sz="0" w:space="0" w:color="auto"/>
                <w:right w:val="none" w:sz="0" w:space="0" w:color="auto"/>
              </w:divBdr>
            </w:div>
            <w:div w:id="1896702423">
              <w:marLeft w:val="0"/>
              <w:marRight w:val="0"/>
              <w:marTop w:val="0"/>
              <w:marBottom w:val="0"/>
              <w:divBdr>
                <w:top w:val="none" w:sz="0" w:space="0" w:color="auto"/>
                <w:left w:val="none" w:sz="0" w:space="0" w:color="auto"/>
                <w:bottom w:val="none" w:sz="0" w:space="0" w:color="auto"/>
                <w:right w:val="none" w:sz="0" w:space="0" w:color="auto"/>
              </w:divBdr>
            </w:div>
            <w:div w:id="1897233889">
              <w:marLeft w:val="0"/>
              <w:marRight w:val="0"/>
              <w:marTop w:val="0"/>
              <w:marBottom w:val="0"/>
              <w:divBdr>
                <w:top w:val="none" w:sz="0" w:space="0" w:color="auto"/>
                <w:left w:val="none" w:sz="0" w:space="0" w:color="auto"/>
                <w:bottom w:val="none" w:sz="0" w:space="0" w:color="auto"/>
                <w:right w:val="none" w:sz="0" w:space="0" w:color="auto"/>
              </w:divBdr>
            </w:div>
            <w:div w:id="1898055613">
              <w:marLeft w:val="0"/>
              <w:marRight w:val="0"/>
              <w:marTop w:val="0"/>
              <w:marBottom w:val="0"/>
              <w:divBdr>
                <w:top w:val="none" w:sz="0" w:space="0" w:color="auto"/>
                <w:left w:val="none" w:sz="0" w:space="0" w:color="auto"/>
                <w:bottom w:val="none" w:sz="0" w:space="0" w:color="auto"/>
                <w:right w:val="none" w:sz="0" w:space="0" w:color="auto"/>
              </w:divBdr>
            </w:div>
            <w:div w:id="1901207033">
              <w:marLeft w:val="0"/>
              <w:marRight w:val="0"/>
              <w:marTop w:val="0"/>
              <w:marBottom w:val="0"/>
              <w:divBdr>
                <w:top w:val="none" w:sz="0" w:space="0" w:color="auto"/>
                <w:left w:val="none" w:sz="0" w:space="0" w:color="auto"/>
                <w:bottom w:val="none" w:sz="0" w:space="0" w:color="auto"/>
                <w:right w:val="none" w:sz="0" w:space="0" w:color="auto"/>
              </w:divBdr>
            </w:div>
            <w:div w:id="1901598688">
              <w:marLeft w:val="0"/>
              <w:marRight w:val="0"/>
              <w:marTop w:val="0"/>
              <w:marBottom w:val="0"/>
              <w:divBdr>
                <w:top w:val="none" w:sz="0" w:space="0" w:color="auto"/>
                <w:left w:val="none" w:sz="0" w:space="0" w:color="auto"/>
                <w:bottom w:val="none" w:sz="0" w:space="0" w:color="auto"/>
                <w:right w:val="none" w:sz="0" w:space="0" w:color="auto"/>
              </w:divBdr>
            </w:div>
            <w:div w:id="1902251649">
              <w:marLeft w:val="0"/>
              <w:marRight w:val="0"/>
              <w:marTop w:val="0"/>
              <w:marBottom w:val="0"/>
              <w:divBdr>
                <w:top w:val="none" w:sz="0" w:space="0" w:color="auto"/>
                <w:left w:val="none" w:sz="0" w:space="0" w:color="auto"/>
                <w:bottom w:val="none" w:sz="0" w:space="0" w:color="auto"/>
                <w:right w:val="none" w:sz="0" w:space="0" w:color="auto"/>
              </w:divBdr>
            </w:div>
            <w:div w:id="1902792302">
              <w:marLeft w:val="0"/>
              <w:marRight w:val="0"/>
              <w:marTop w:val="0"/>
              <w:marBottom w:val="0"/>
              <w:divBdr>
                <w:top w:val="none" w:sz="0" w:space="0" w:color="auto"/>
                <w:left w:val="none" w:sz="0" w:space="0" w:color="auto"/>
                <w:bottom w:val="none" w:sz="0" w:space="0" w:color="auto"/>
                <w:right w:val="none" w:sz="0" w:space="0" w:color="auto"/>
              </w:divBdr>
            </w:div>
            <w:div w:id="1903444617">
              <w:marLeft w:val="0"/>
              <w:marRight w:val="0"/>
              <w:marTop w:val="0"/>
              <w:marBottom w:val="0"/>
              <w:divBdr>
                <w:top w:val="none" w:sz="0" w:space="0" w:color="auto"/>
                <w:left w:val="none" w:sz="0" w:space="0" w:color="auto"/>
                <w:bottom w:val="none" w:sz="0" w:space="0" w:color="auto"/>
                <w:right w:val="none" w:sz="0" w:space="0" w:color="auto"/>
              </w:divBdr>
            </w:div>
            <w:div w:id="1903904654">
              <w:marLeft w:val="0"/>
              <w:marRight w:val="0"/>
              <w:marTop w:val="0"/>
              <w:marBottom w:val="0"/>
              <w:divBdr>
                <w:top w:val="none" w:sz="0" w:space="0" w:color="auto"/>
                <w:left w:val="none" w:sz="0" w:space="0" w:color="auto"/>
                <w:bottom w:val="none" w:sz="0" w:space="0" w:color="auto"/>
                <w:right w:val="none" w:sz="0" w:space="0" w:color="auto"/>
              </w:divBdr>
            </w:div>
            <w:div w:id="1907372441">
              <w:marLeft w:val="0"/>
              <w:marRight w:val="0"/>
              <w:marTop w:val="0"/>
              <w:marBottom w:val="0"/>
              <w:divBdr>
                <w:top w:val="none" w:sz="0" w:space="0" w:color="auto"/>
                <w:left w:val="none" w:sz="0" w:space="0" w:color="auto"/>
                <w:bottom w:val="none" w:sz="0" w:space="0" w:color="auto"/>
                <w:right w:val="none" w:sz="0" w:space="0" w:color="auto"/>
              </w:divBdr>
            </w:div>
            <w:div w:id="1907373270">
              <w:marLeft w:val="0"/>
              <w:marRight w:val="0"/>
              <w:marTop w:val="0"/>
              <w:marBottom w:val="0"/>
              <w:divBdr>
                <w:top w:val="none" w:sz="0" w:space="0" w:color="auto"/>
                <w:left w:val="none" w:sz="0" w:space="0" w:color="auto"/>
                <w:bottom w:val="none" w:sz="0" w:space="0" w:color="auto"/>
                <w:right w:val="none" w:sz="0" w:space="0" w:color="auto"/>
              </w:divBdr>
            </w:div>
            <w:div w:id="1907446540">
              <w:marLeft w:val="0"/>
              <w:marRight w:val="0"/>
              <w:marTop w:val="0"/>
              <w:marBottom w:val="0"/>
              <w:divBdr>
                <w:top w:val="none" w:sz="0" w:space="0" w:color="auto"/>
                <w:left w:val="none" w:sz="0" w:space="0" w:color="auto"/>
                <w:bottom w:val="none" w:sz="0" w:space="0" w:color="auto"/>
                <w:right w:val="none" w:sz="0" w:space="0" w:color="auto"/>
              </w:divBdr>
            </w:div>
            <w:div w:id="1908226866">
              <w:marLeft w:val="0"/>
              <w:marRight w:val="0"/>
              <w:marTop w:val="0"/>
              <w:marBottom w:val="0"/>
              <w:divBdr>
                <w:top w:val="none" w:sz="0" w:space="0" w:color="auto"/>
                <w:left w:val="none" w:sz="0" w:space="0" w:color="auto"/>
                <w:bottom w:val="none" w:sz="0" w:space="0" w:color="auto"/>
                <w:right w:val="none" w:sz="0" w:space="0" w:color="auto"/>
              </w:divBdr>
            </w:div>
            <w:div w:id="1910846253">
              <w:marLeft w:val="0"/>
              <w:marRight w:val="0"/>
              <w:marTop w:val="0"/>
              <w:marBottom w:val="0"/>
              <w:divBdr>
                <w:top w:val="none" w:sz="0" w:space="0" w:color="auto"/>
                <w:left w:val="none" w:sz="0" w:space="0" w:color="auto"/>
                <w:bottom w:val="none" w:sz="0" w:space="0" w:color="auto"/>
                <w:right w:val="none" w:sz="0" w:space="0" w:color="auto"/>
              </w:divBdr>
            </w:div>
            <w:div w:id="1912617552">
              <w:marLeft w:val="0"/>
              <w:marRight w:val="0"/>
              <w:marTop w:val="0"/>
              <w:marBottom w:val="0"/>
              <w:divBdr>
                <w:top w:val="none" w:sz="0" w:space="0" w:color="auto"/>
                <w:left w:val="none" w:sz="0" w:space="0" w:color="auto"/>
                <w:bottom w:val="none" w:sz="0" w:space="0" w:color="auto"/>
                <w:right w:val="none" w:sz="0" w:space="0" w:color="auto"/>
              </w:divBdr>
            </w:div>
            <w:div w:id="1912734470">
              <w:marLeft w:val="0"/>
              <w:marRight w:val="0"/>
              <w:marTop w:val="0"/>
              <w:marBottom w:val="0"/>
              <w:divBdr>
                <w:top w:val="none" w:sz="0" w:space="0" w:color="auto"/>
                <w:left w:val="none" w:sz="0" w:space="0" w:color="auto"/>
                <w:bottom w:val="none" w:sz="0" w:space="0" w:color="auto"/>
                <w:right w:val="none" w:sz="0" w:space="0" w:color="auto"/>
              </w:divBdr>
            </w:div>
            <w:div w:id="1912813538">
              <w:marLeft w:val="0"/>
              <w:marRight w:val="0"/>
              <w:marTop w:val="0"/>
              <w:marBottom w:val="0"/>
              <w:divBdr>
                <w:top w:val="none" w:sz="0" w:space="0" w:color="auto"/>
                <w:left w:val="none" w:sz="0" w:space="0" w:color="auto"/>
                <w:bottom w:val="none" w:sz="0" w:space="0" w:color="auto"/>
                <w:right w:val="none" w:sz="0" w:space="0" w:color="auto"/>
              </w:divBdr>
            </w:div>
            <w:div w:id="1912961141">
              <w:marLeft w:val="0"/>
              <w:marRight w:val="0"/>
              <w:marTop w:val="0"/>
              <w:marBottom w:val="0"/>
              <w:divBdr>
                <w:top w:val="none" w:sz="0" w:space="0" w:color="auto"/>
                <w:left w:val="none" w:sz="0" w:space="0" w:color="auto"/>
                <w:bottom w:val="none" w:sz="0" w:space="0" w:color="auto"/>
                <w:right w:val="none" w:sz="0" w:space="0" w:color="auto"/>
              </w:divBdr>
            </w:div>
            <w:div w:id="1913159062">
              <w:marLeft w:val="0"/>
              <w:marRight w:val="0"/>
              <w:marTop w:val="0"/>
              <w:marBottom w:val="0"/>
              <w:divBdr>
                <w:top w:val="none" w:sz="0" w:space="0" w:color="auto"/>
                <w:left w:val="none" w:sz="0" w:space="0" w:color="auto"/>
                <w:bottom w:val="none" w:sz="0" w:space="0" w:color="auto"/>
                <w:right w:val="none" w:sz="0" w:space="0" w:color="auto"/>
              </w:divBdr>
            </w:div>
            <w:div w:id="1914119479">
              <w:marLeft w:val="0"/>
              <w:marRight w:val="0"/>
              <w:marTop w:val="0"/>
              <w:marBottom w:val="0"/>
              <w:divBdr>
                <w:top w:val="none" w:sz="0" w:space="0" w:color="auto"/>
                <w:left w:val="none" w:sz="0" w:space="0" w:color="auto"/>
                <w:bottom w:val="none" w:sz="0" w:space="0" w:color="auto"/>
                <w:right w:val="none" w:sz="0" w:space="0" w:color="auto"/>
              </w:divBdr>
            </w:div>
            <w:div w:id="1914657675">
              <w:marLeft w:val="0"/>
              <w:marRight w:val="0"/>
              <w:marTop w:val="0"/>
              <w:marBottom w:val="0"/>
              <w:divBdr>
                <w:top w:val="none" w:sz="0" w:space="0" w:color="auto"/>
                <w:left w:val="none" w:sz="0" w:space="0" w:color="auto"/>
                <w:bottom w:val="none" w:sz="0" w:space="0" w:color="auto"/>
                <w:right w:val="none" w:sz="0" w:space="0" w:color="auto"/>
              </w:divBdr>
            </w:div>
            <w:div w:id="1918174383">
              <w:marLeft w:val="0"/>
              <w:marRight w:val="0"/>
              <w:marTop w:val="0"/>
              <w:marBottom w:val="0"/>
              <w:divBdr>
                <w:top w:val="none" w:sz="0" w:space="0" w:color="auto"/>
                <w:left w:val="none" w:sz="0" w:space="0" w:color="auto"/>
                <w:bottom w:val="none" w:sz="0" w:space="0" w:color="auto"/>
                <w:right w:val="none" w:sz="0" w:space="0" w:color="auto"/>
              </w:divBdr>
            </w:div>
            <w:div w:id="1918979317">
              <w:marLeft w:val="0"/>
              <w:marRight w:val="0"/>
              <w:marTop w:val="0"/>
              <w:marBottom w:val="0"/>
              <w:divBdr>
                <w:top w:val="none" w:sz="0" w:space="0" w:color="auto"/>
                <w:left w:val="none" w:sz="0" w:space="0" w:color="auto"/>
                <w:bottom w:val="none" w:sz="0" w:space="0" w:color="auto"/>
                <w:right w:val="none" w:sz="0" w:space="0" w:color="auto"/>
              </w:divBdr>
            </w:div>
            <w:div w:id="1919748851">
              <w:marLeft w:val="0"/>
              <w:marRight w:val="0"/>
              <w:marTop w:val="0"/>
              <w:marBottom w:val="0"/>
              <w:divBdr>
                <w:top w:val="none" w:sz="0" w:space="0" w:color="auto"/>
                <w:left w:val="none" w:sz="0" w:space="0" w:color="auto"/>
                <w:bottom w:val="none" w:sz="0" w:space="0" w:color="auto"/>
                <w:right w:val="none" w:sz="0" w:space="0" w:color="auto"/>
              </w:divBdr>
            </w:div>
            <w:div w:id="1920171550">
              <w:marLeft w:val="0"/>
              <w:marRight w:val="0"/>
              <w:marTop w:val="0"/>
              <w:marBottom w:val="0"/>
              <w:divBdr>
                <w:top w:val="none" w:sz="0" w:space="0" w:color="auto"/>
                <w:left w:val="none" w:sz="0" w:space="0" w:color="auto"/>
                <w:bottom w:val="none" w:sz="0" w:space="0" w:color="auto"/>
                <w:right w:val="none" w:sz="0" w:space="0" w:color="auto"/>
              </w:divBdr>
            </w:div>
            <w:div w:id="1922637782">
              <w:marLeft w:val="0"/>
              <w:marRight w:val="0"/>
              <w:marTop w:val="0"/>
              <w:marBottom w:val="0"/>
              <w:divBdr>
                <w:top w:val="none" w:sz="0" w:space="0" w:color="auto"/>
                <w:left w:val="none" w:sz="0" w:space="0" w:color="auto"/>
                <w:bottom w:val="none" w:sz="0" w:space="0" w:color="auto"/>
                <w:right w:val="none" w:sz="0" w:space="0" w:color="auto"/>
              </w:divBdr>
            </w:div>
            <w:div w:id="1922983834">
              <w:marLeft w:val="0"/>
              <w:marRight w:val="0"/>
              <w:marTop w:val="0"/>
              <w:marBottom w:val="0"/>
              <w:divBdr>
                <w:top w:val="none" w:sz="0" w:space="0" w:color="auto"/>
                <w:left w:val="none" w:sz="0" w:space="0" w:color="auto"/>
                <w:bottom w:val="none" w:sz="0" w:space="0" w:color="auto"/>
                <w:right w:val="none" w:sz="0" w:space="0" w:color="auto"/>
              </w:divBdr>
            </w:div>
            <w:div w:id="1923179888">
              <w:marLeft w:val="0"/>
              <w:marRight w:val="0"/>
              <w:marTop w:val="0"/>
              <w:marBottom w:val="0"/>
              <w:divBdr>
                <w:top w:val="none" w:sz="0" w:space="0" w:color="auto"/>
                <w:left w:val="none" w:sz="0" w:space="0" w:color="auto"/>
                <w:bottom w:val="none" w:sz="0" w:space="0" w:color="auto"/>
                <w:right w:val="none" w:sz="0" w:space="0" w:color="auto"/>
              </w:divBdr>
            </w:div>
            <w:div w:id="1923563791">
              <w:marLeft w:val="0"/>
              <w:marRight w:val="0"/>
              <w:marTop w:val="0"/>
              <w:marBottom w:val="0"/>
              <w:divBdr>
                <w:top w:val="none" w:sz="0" w:space="0" w:color="auto"/>
                <w:left w:val="none" w:sz="0" w:space="0" w:color="auto"/>
                <w:bottom w:val="none" w:sz="0" w:space="0" w:color="auto"/>
                <w:right w:val="none" w:sz="0" w:space="0" w:color="auto"/>
              </w:divBdr>
            </w:div>
            <w:div w:id="1924605592">
              <w:marLeft w:val="0"/>
              <w:marRight w:val="0"/>
              <w:marTop w:val="0"/>
              <w:marBottom w:val="0"/>
              <w:divBdr>
                <w:top w:val="none" w:sz="0" w:space="0" w:color="auto"/>
                <w:left w:val="none" w:sz="0" w:space="0" w:color="auto"/>
                <w:bottom w:val="none" w:sz="0" w:space="0" w:color="auto"/>
                <w:right w:val="none" w:sz="0" w:space="0" w:color="auto"/>
              </w:divBdr>
            </w:div>
            <w:div w:id="1924605977">
              <w:marLeft w:val="0"/>
              <w:marRight w:val="0"/>
              <w:marTop w:val="0"/>
              <w:marBottom w:val="0"/>
              <w:divBdr>
                <w:top w:val="none" w:sz="0" w:space="0" w:color="auto"/>
                <w:left w:val="none" w:sz="0" w:space="0" w:color="auto"/>
                <w:bottom w:val="none" w:sz="0" w:space="0" w:color="auto"/>
                <w:right w:val="none" w:sz="0" w:space="0" w:color="auto"/>
              </w:divBdr>
            </w:div>
            <w:div w:id="1926570567">
              <w:marLeft w:val="0"/>
              <w:marRight w:val="0"/>
              <w:marTop w:val="0"/>
              <w:marBottom w:val="0"/>
              <w:divBdr>
                <w:top w:val="none" w:sz="0" w:space="0" w:color="auto"/>
                <w:left w:val="none" w:sz="0" w:space="0" w:color="auto"/>
                <w:bottom w:val="none" w:sz="0" w:space="0" w:color="auto"/>
                <w:right w:val="none" w:sz="0" w:space="0" w:color="auto"/>
              </w:divBdr>
            </w:div>
            <w:div w:id="1926917116">
              <w:marLeft w:val="0"/>
              <w:marRight w:val="0"/>
              <w:marTop w:val="0"/>
              <w:marBottom w:val="0"/>
              <w:divBdr>
                <w:top w:val="none" w:sz="0" w:space="0" w:color="auto"/>
                <w:left w:val="none" w:sz="0" w:space="0" w:color="auto"/>
                <w:bottom w:val="none" w:sz="0" w:space="0" w:color="auto"/>
                <w:right w:val="none" w:sz="0" w:space="0" w:color="auto"/>
              </w:divBdr>
            </w:div>
            <w:div w:id="1927109637">
              <w:marLeft w:val="0"/>
              <w:marRight w:val="0"/>
              <w:marTop w:val="0"/>
              <w:marBottom w:val="0"/>
              <w:divBdr>
                <w:top w:val="none" w:sz="0" w:space="0" w:color="auto"/>
                <w:left w:val="none" w:sz="0" w:space="0" w:color="auto"/>
                <w:bottom w:val="none" w:sz="0" w:space="0" w:color="auto"/>
                <w:right w:val="none" w:sz="0" w:space="0" w:color="auto"/>
              </w:divBdr>
            </w:div>
            <w:div w:id="1927689563">
              <w:marLeft w:val="0"/>
              <w:marRight w:val="0"/>
              <w:marTop w:val="0"/>
              <w:marBottom w:val="0"/>
              <w:divBdr>
                <w:top w:val="none" w:sz="0" w:space="0" w:color="auto"/>
                <w:left w:val="none" w:sz="0" w:space="0" w:color="auto"/>
                <w:bottom w:val="none" w:sz="0" w:space="0" w:color="auto"/>
                <w:right w:val="none" w:sz="0" w:space="0" w:color="auto"/>
              </w:divBdr>
            </w:div>
            <w:div w:id="1927835212">
              <w:marLeft w:val="0"/>
              <w:marRight w:val="0"/>
              <w:marTop w:val="0"/>
              <w:marBottom w:val="0"/>
              <w:divBdr>
                <w:top w:val="none" w:sz="0" w:space="0" w:color="auto"/>
                <w:left w:val="none" w:sz="0" w:space="0" w:color="auto"/>
                <w:bottom w:val="none" w:sz="0" w:space="0" w:color="auto"/>
                <w:right w:val="none" w:sz="0" w:space="0" w:color="auto"/>
              </w:divBdr>
            </w:div>
            <w:div w:id="1929535344">
              <w:marLeft w:val="0"/>
              <w:marRight w:val="0"/>
              <w:marTop w:val="0"/>
              <w:marBottom w:val="0"/>
              <w:divBdr>
                <w:top w:val="none" w:sz="0" w:space="0" w:color="auto"/>
                <w:left w:val="none" w:sz="0" w:space="0" w:color="auto"/>
                <w:bottom w:val="none" w:sz="0" w:space="0" w:color="auto"/>
                <w:right w:val="none" w:sz="0" w:space="0" w:color="auto"/>
              </w:divBdr>
            </w:div>
            <w:div w:id="1931889216">
              <w:marLeft w:val="0"/>
              <w:marRight w:val="0"/>
              <w:marTop w:val="0"/>
              <w:marBottom w:val="0"/>
              <w:divBdr>
                <w:top w:val="none" w:sz="0" w:space="0" w:color="auto"/>
                <w:left w:val="none" w:sz="0" w:space="0" w:color="auto"/>
                <w:bottom w:val="none" w:sz="0" w:space="0" w:color="auto"/>
                <w:right w:val="none" w:sz="0" w:space="0" w:color="auto"/>
              </w:divBdr>
            </w:div>
            <w:div w:id="1932275718">
              <w:marLeft w:val="0"/>
              <w:marRight w:val="0"/>
              <w:marTop w:val="0"/>
              <w:marBottom w:val="0"/>
              <w:divBdr>
                <w:top w:val="none" w:sz="0" w:space="0" w:color="auto"/>
                <w:left w:val="none" w:sz="0" w:space="0" w:color="auto"/>
                <w:bottom w:val="none" w:sz="0" w:space="0" w:color="auto"/>
                <w:right w:val="none" w:sz="0" w:space="0" w:color="auto"/>
              </w:divBdr>
            </w:div>
            <w:div w:id="1932815023">
              <w:marLeft w:val="0"/>
              <w:marRight w:val="0"/>
              <w:marTop w:val="0"/>
              <w:marBottom w:val="0"/>
              <w:divBdr>
                <w:top w:val="none" w:sz="0" w:space="0" w:color="auto"/>
                <w:left w:val="none" w:sz="0" w:space="0" w:color="auto"/>
                <w:bottom w:val="none" w:sz="0" w:space="0" w:color="auto"/>
                <w:right w:val="none" w:sz="0" w:space="0" w:color="auto"/>
              </w:divBdr>
            </w:div>
            <w:div w:id="1937404404">
              <w:marLeft w:val="0"/>
              <w:marRight w:val="0"/>
              <w:marTop w:val="0"/>
              <w:marBottom w:val="0"/>
              <w:divBdr>
                <w:top w:val="none" w:sz="0" w:space="0" w:color="auto"/>
                <w:left w:val="none" w:sz="0" w:space="0" w:color="auto"/>
                <w:bottom w:val="none" w:sz="0" w:space="0" w:color="auto"/>
                <w:right w:val="none" w:sz="0" w:space="0" w:color="auto"/>
              </w:divBdr>
            </w:div>
            <w:div w:id="1938176251">
              <w:marLeft w:val="0"/>
              <w:marRight w:val="0"/>
              <w:marTop w:val="0"/>
              <w:marBottom w:val="0"/>
              <w:divBdr>
                <w:top w:val="none" w:sz="0" w:space="0" w:color="auto"/>
                <w:left w:val="none" w:sz="0" w:space="0" w:color="auto"/>
                <w:bottom w:val="none" w:sz="0" w:space="0" w:color="auto"/>
                <w:right w:val="none" w:sz="0" w:space="0" w:color="auto"/>
              </w:divBdr>
            </w:div>
            <w:div w:id="1939361487">
              <w:marLeft w:val="0"/>
              <w:marRight w:val="0"/>
              <w:marTop w:val="0"/>
              <w:marBottom w:val="0"/>
              <w:divBdr>
                <w:top w:val="none" w:sz="0" w:space="0" w:color="auto"/>
                <w:left w:val="none" w:sz="0" w:space="0" w:color="auto"/>
                <w:bottom w:val="none" w:sz="0" w:space="0" w:color="auto"/>
                <w:right w:val="none" w:sz="0" w:space="0" w:color="auto"/>
              </w:divBdr>
            </w:div>
            <w:div w:id="1942180317">
              <w:marLeft w:val="0"/>
              <w:marRight w:val="0"/>
              <w:marTop w:val="0"/>
              <w:marBottom w:val="0"/>
              <w:divBdr>
                <w:top w:val="none" w:sz="0" w:space="0" w:color="auto"/>
                <w:left w:val="none" w:sz="0" w:space="0" w:color="auto"/>
                <w:bottom w:val="none" w:sz="0" w:space="0" w:color="auto"/>
                <w:right w:val="none" w:sz="0" w:space="0" w:color="auto"/>
              </w:divBdr>
            </w:div>
            <w:div w:id="1944608434">
              <w:marLeft w:val="0"/>
              <w:marRight w:val="0"/>
              <w:marTop w:val="0"/>
              <w:marBottom w:val="0"/>
              <w:divBdr>
                <w:top w:val="none" w:sz="0" w:space="0" w:color="auto"/>
                <w:left w:val="none" w:sz="0" w:space="0" w:color="auto"/>
                <w:bottom w:val="none" w:sz="0" w:space="0" w:color="auto"/>
                <w:right w:val="none" w:sz="0" w:space="0" w:color="auto"/>
              </w:divBdr>
            </w:div>
            <w:div w:id="1944612023">
              <w:marLeft w:val="0"/>
              <w:marRight w:val="0"/>
              <w:marTop w:val="0"/>
              <w:marBottom w:val="0"/>
              <w:divBdr>
                <w:top w:val="none" w:sz="0" w:space="0" w:color="auto"/>
                <w:left w:val="none" w:sz="0" w:space="0" w:color="auto"/>
                <w:bottom w:val="none" w:sz="0" w:space="0" w:color="auto"/>
                <w:right w:val="none" w:sz="0" w:space="0" w:color="auto"/>
              </w:divBdr>
            </w:div>
            <w:div w:id="1944650965">
              <w:marLeft w:val="0"/>
              <w:marRight w:val="0"/>
              <w:marTop w:val="0"/>
              <w:marBottom w:val="0"/>
              <w:divBdr>
                <w:top w:val="none" w:sz="0" w:space="0" w:color="auto"/>
                <w:left w:val="none" w:sz="0" w:space="0" w:color="auto"/>
                <w:bottom w:val="none" w:sz="0" w:space="0" w:color="auto"/>
                <w:right w:val="none" w:sz="0" w:space="0" w:color="auto"/>
              </w:divBdr>
            </w:div>
            <w:div w:id="1945452624">
              <w:marLeft w:val="0"/>
              <w:marRight w:val="0"/>
              <w:marTop w:val="0"/>
              <w:marBottom w:val="0"/>
              <w:divBdr>
                <w:top w:val="none" w:sz="0" w:space="0" w:color="auto"/>
                <w:left w:val="none" w:sz="0" w:space="0" w:color="auto"/>
                <w:bottom w:val="none" w:sz="0" w:space="0" w:color="auto"/>
                <w:right w:val="none" w:sz="0" w:space="0" w:color="auto"/>
              </w:divBdr>
            </w:div>
            <w:div w:id="1946569572">
              <w:marLeft w:val="0"/>
              <w:marRight w:val="0"/>
              <w:marTop w:val="0"/>
              <w:marBottom w:val="0"/>
              <w:divBdr>
                <w:top w:val="none" w:sz="0" w:space="0" w:color="auto"/>
                <w:left w:val="none" w:sz="0" w:space="0" w:color="auto"/>
                <w:bottom w:val="none" w:sz="0" w:space="0" w:color="auto"/>
                <w:right w:val="none" w:sz="0" w:space="0" w:color="auto"/>
              </w:divBdr>
            </w:div>
            <w:div w:id="1946763804">
              <w:marLeft w:val="0"/>
              <w:marRight w:val="0"/>
              <w:marTop w:val="0"/>
              <w:marBottom w:val="0"/>
              <w:divBdr>
                <w:top w:val="none" w:sz="0" w:space="0" w:color="auto"/>
                <w:left w:val="none" w:sz="0" w:space="0" w:color="auto"/>
                <w:bottom w:val="none" w:sz="0" w:space="0" w:color="auto"/>
                <w:right w:val="none" w:sz="0" w:space="0" w:color="auto"/>
              </w:divBdr>
            </w:div>
            <w:div w:id="1946884389">
              <w:marLeft w:val="0"/>
              <w:marRight w:val="0"/>
              <w:marTop w:val="0"/>
              <w:marBottom w:val="0"/>
              <w:divBdr>
                <w:top w:val="none" w:sz="0" w:space="0" w:color="auto"/>
                <w:left w:val="none" w:sz="0" w:space="0" w:color="auto"/>
                <w:bottom w:val="none" w:sz="0" w:space="0" w:color="auto"/>
                <w:right w:val="none" w:sz="0" w:space="0" w:color="auto"/>
              </w:divBdr>
            </w:div>
            <w:div w:id="1947343333">
              <w:marLeft w:val="0"/>
              <w:marRight w:val="0"/>
              <w:marTop w:val="0"/>
              <w:marBottom w:val="0"/>
              <w:divBdr>
                <w:top w:val="none" w:sz="0" w:space="0" w:color="auto"/>
                <w:left w:val="none" w:sz="0" w:space="0" w:color="auto"/>
                <w:bottom w:val="none" w:sz="0" w:space="0" w:color="auto"/>
                <w:right w:val="none" w:sz="0" w:space="0" w:color="auto"/>
              </w:divBdr>
            </w:div>
            <w:div w:id="1948662172">
              <w:marLeft w:val="0"/>
              <w:marRight w:val="0"/>
              <w:marTop w:val="0"/>
              <w:marBottom w:val="0"/>
              <w:divBdr>
                <w:top w:val="none" w:sz="0" w:space="0" w:color="auto"/>
                <w:left w:val="none" w:sz="0" w:space="0" w:color="auto"/>
                <w:bottom w:val="none" w:sz="0" w:space="0" w:color="auto"/>
                <w:right w:val="none" w:sz="0" w:space="0" w:color="auto"/>
              </w:divBdr>
            </w:div>
            <w:div w:id="1949048099">
              <w:marLeft w:val="0"/>
              <w:marRight w:val="0"/>
              <w:marTop w:val="0"/>
              <w:marBottom w:val="0"/>
              <w:divBdr>
                <w:top w:val="none" w:sz="0" w:space="0" w:color="auto"/>
                <w:left w:val="none" w:sz="0" w:space="0" w:color="auto"/>
                <w:bottom w:val="none" w:sz="0" w:space="0" w:color="auto"/>
                <w:right w:val="none" w:sz="0" w:space="0" w:color="auto"/>
              </w:divBdr>
            </w:div>
            <w:div w:id="1949315377">
              <w:marLeft w:val="0"/>
              <w:marRight w:val="0"/>
              <w:marTop w:val="0"/>
              <w:marBottom w:val="0"/>
              <w:divBdr>
                <w:top w:val="none" w:sz="0" w:space="0" w:color="auto"/>
                <w:left w:val="none" w:sz="0" w:space="0" w:color="auto"/>
                <w:bottom w:val="none" w:sz="0" w:space="0" w:color="auto"/>
                <w:right w:val="none" w:sz="0" w:space="0" w:color="auto"/>
              </w:divBdr>
            </w:div>
            <w:div w:id="1950815697">
              <w:marLeft w:val="0"/>
              <w:marRight w:val="0"/>
              <w:marTop w:val="0"/>
              <w:marBottom w:val="0"/>
              <w:divBdr>
                <w:top w:val="none" w:sz="0" w:space="0" w:color="auto"/>
                <w:left w:val="none" w:sz="0" w:space="0" w:color="auto"/>
                <w:bottom w:val="none" w:sz="0" w:space="0" w:color="auto"/>
                <w:right w:val="none" w:sz="0" w:space="0" w:color="auto"/>
              </w:divBdr>
            </w:div>
            <w:div w:id="1951087976">
              <w:marLeft w:val="0"/>
              <w:marRight w:val="0"/>
              <w:marTop w:val="0"/>
              <w:marBottom w:val="0"/>
              <w:divBdr>
                <w:top w:val="none" w:sz="0" w:space="0" w:color="auto"/>
                <w:left w:val="none" w:sz="0" w:space="0" w:color="auto"/>
                <w:bottom w:val="none" w:sz="0" w:space="0" w:color="auto"/>
                <w:right w:val="none" w:sz="0" w:space="0" w:color="auto"/>
              </w:divBdr>
            </w:div>
            <w:div w:id="1951432683">
              <w:marLeft w:val="0"/>
              <w:marRight w:val="0"/>
              <w:marTop w:val="0"/>
              <w:marBottom w:val="0"/>
              <w:divBdr>
                <w:top w:val="none" w:sz="0" w:space="0" w:color="auto"/>
                <w:left w:val="none" w:sz="0" w:space="0" w:color="auto"/>
                <w:bottom w:val="none" w:sz="0" w:space="0" w:color="auto"/>
                <w:right w:val="none" w:sz="0" w:space="0" w:color="auto"/>
              </w:divBdr>
            </w:div>
            <w:div w:id="1953590550">
              <w:marLeft w:val="0"/>
              <w:marRight w:val="0"/>
              <w:marTop w:val="0"/>
              <w:marBottom w:val="0"/>
              <w:divBdr>
                <w:top w:val="none" w:sz="0" w:space="0" w:color="auto"/>
                <w:left w:val="none" w:sz="0" w:space="0" w:color="auto"/>
                <w:bottom w:val="none" w:sz="0" w:space="0" w:color="auto"/>
                <w:right w:val="none" w:sz="0" w:space="0" w:color="auto"/>
              </w:divBdr>
            </w:div>
            <w:div w:id="1954940011">
              <w:marLeft w:val="0"/>
              <w:marRight w:val="0"/>
              <w:marTop w:val="0"/>
              <w:marBottom w:val="0"/>
              <w:divBdr>
                <w:top w:val="none" w:sz="0" w:space="0" w:color="auto"/>
                <w:left w:val="none" w:sz="0" w:space="0" w:color="auto"/>
                <w:bottom w:val="none" w:sz="0" w:space="0" w:color="auto"/>
                <w:right w:val="none" w:sz="0" w:space="0" w:color="auto"/>
              </w:divBdr>
            </w:div>
            <w:div w:id="1959099453">
              <w:marLeft w:val="0"/>
              <w:marRight w:val="0"/>
              <w:marTop w:val="0"/>
              <w:marBottom w:val="0"/>
              <w:divBdr>
                <w:top w:val="none" w:sz="0" w:space="0" w:color="auto"/>
                <w:left w:val="none" w:sz="0" w:space="0" w:color="auto"/>
                <w:bottom w:val="none" w:sz="0" w:space="0" w:color="auto"/>
                <w:right w:val="none" w:sz="0" w:space="0" w:color="auto"/>
              </w:divBdr>
            </w:div>
            <w:div w:id="1960646778">
              <w:marLeft w:val="0"/>
              <w:marRight w:val="0"/>
              <w:marTop w:val="0"/>
              <w:marBottom w:val="0"/>
              <w:divBdr>
                <w:top w:val="none" w:sz="0" w:space="0" w:color="auto"/>
                <w:left w:val="none" w:sz="0" w:space="0" w:color="auto"/>
                <w:bottom w:val="none" w:sz="0" w:space="0" w:color="auto"/>
                <w:right w:val="none" w:sz="0" w:space="0" w:color="auto"/>
              </w:divBdr>
            </w:div>
            <w:div w:id="1960916413">
              <w:marLeft w:val="0"/>
              <w:marRight w:val="0"/>
              <w:marTop w:val="0"/>
              <w:marBottom w:val="0"/>
              <w:divBdr>
                <w:top w:val="none" w:sz="0" w:space="0" w:color="auto"/>
                <w:left w:val="none" w:sz="0" w:space="0" w:color="auto"/>
                <w:bottom w:val="none" w:sz="0" w:space="0" w:color="auto"/>
                <w:right w:val="none" w:sz="0" w:space="0" w:color="auto"/>
              </w:divBdr>
            </w:div>
            <w:div w:id="1961061391">
              <w:marLeft w:val="0"/>
              <w:marRight w:val="0"/>
              <w:marTop w:val="0"/>
              <w:marBottom w:val="0"/>
              <w:divBdr>
                <w:top w:val="none" w:sz="0" w:space="0" w:color="auto"/>
                <w:left w:val="none" w:sz="0" w:space="0" w:color="auto"/>
                <w:bottom w:val="none" w:sz="0" w:space="0" w:color="auto"/>
                <w:right w:val="none" w:sz="0" w:space="0" w:color="auto"/>
              </w:divBdr>
            </w:div>
            <w:div w:id="1961257668">
              <w:marLeft w:val="0"/>
              <w:marRight w:val="0"/>
              <w:marTop w:val="0"/>
              <w:marBottom w:val="0"/>
              <w:divBdr>
                <w:top w:val="none" w:sz="0" w:space="0" w:color="auto"/>
                <w:left w:val="none" w:sz="0" w:space="0" w:color="auto"/>
                <w:bottom w:val="none" w:sz="0" w:space="0" w:color="auto"/>
                <w:right w:val="none" w:sz="0" w:space="0" w:color="auto"/>
              </w:divBdr>
            </w:div>
            <w:div w:id="1962228709">
              <w:marLeft w:val="0"/>
              <w:marRight w:val="0"/>
              <w:marTop w:val="0"/>
              <w:marBottom w:val="0"/>
              <w:divBdr>
                <w:top w:val="none" w:sz="0" w:space="0" w:color="auto"/>
                <w:left w:val="none" w:sz="0" w:space="0" w:color="auto"/>
                <w:bottom w:val="none" w:sz="0" w:space="0" w:color="auto"/>
                <w:right w:val="none" w:sz="0" w:space="0" w:color="auto"/>
              </w:divBdr>
            </w:div>
            <w:div w:id="1963225284">
              <w:marLeft w:val="0"/>
              <w:marRight w:val="0"/>
              <w:marTop w:val="0"/>
              <w:marBottom w:val="0"/>
              <w:divBdr>
                <w:top w:val="none" w:sz="0" w:space="0" w:color="auto"/>
                <w:left w:val="none" w:sz="0" w:space="0" w:color="auto"/>
                <w:bottom w:val="none" w:sz="0" w:space="0" w:color="auto"/>
                <w:right w:val="none" w:sz="0" w:space="0" w:color="auto"/>
              </w:divBdr>
            </w:div>
            <w:div w:id="1963337482">
              <w:marLeft w:val="0"/>
              <w:marRight w:val="0"/>
              <w:marTop w:val="0"/>
              <w:marBottom w:val="0"/>
              <w:divBdr>
                <w:top w:val="none" w:sz="0" w:space="0" w:color="auto"/>
                <w:left w:val="none" w:sz="0" w:space="0" w:color="auto"/>
                <w:bottom w:val="none" w:sz="0" w:space="0" w:color="auto"/>
                <w:right w:val="none" w:sz="0" w:space="0" w:color="auto"/>
              </w:divBdr>
            </w:div>
            <w:div w:id="1964265980">
              <w:marLeft w:val="0"/>
              <w:marRight w:val="0"/>
              <w:marTop w:val="0"/>
              <w:marBottom w:val="0"/>
              <w:divBdr>
                <w:top w:val="none" w:sz="0" w:space="0" w:color="auto"/>
                <w:left w:val="none" w:sz="0" w:space="0" w:color="auto"/>
                <w:bottom w:val="none" w:sz="0" w:space="0" w:color="auto"/>
                <w:right w:val="none" w:sz="0" w:space="0" w:color="auto"/>
              </w:divBdr>
            </w:div>
            <w:div w:id="1964539079">
              <w:marLeft w:val="0"/>
              <w:marRight w:val="0"/>
              <w:marTop w:val="0"/>
              <w:marBottom w:val="0"/>
              <w:divBdr>
                <w:top w:val="none" w:sz="0" w:space="0" w:color="auto"/>
                <w:left w:val="none" w:sz="0" w:space="0" w:color="auto"/>
                <w:bottom w:val="none" w:sz="0" w:space="0" w:color="auto"/>
                <w:right w:val="none" w:sz="0" w:space="0" w:color="auto"/>
              </w:divBdr>
            </w:div>
            <w:div w:id="1965236554">
              <w:marLeft w:val="0"/>
              <w:marRight w:val="0"/>
              <w:marTop w:val="0"/>
              <w:marBottom w:val="0"/>
              <w:divBdr>
                <w:top w:val="none" w:sz="0" w:space="0" w:color="auto"/>
                <w:left w:val="none" w:sz="0" w:space="0" w:color="auto"/>
                <w:bottom w:val="none" w:sz="0" w:space="0" w:color="auto"/>
                <w:right w:val="none" w:sz="0" w:space="0" w:color="auto"/>
              </w:divBdr>
            </w:div>
            <w:div w:id="1966739100">
              <w:marLeft w:val="0"/>
              <w:marRight w:val="0"/>
              <w:marTop w:val="0"/>
              <w:marBottom w:val="0"/>
              <w:divBdr>
                <w:top w:val="none" w:sz="0" w:space="0" w:color="auto"/>
                <w:left w:val="none" w:sz="0" w:space="0" w:color="auto"/>
                <w:bottom w:val="none" w:sz="0" w:space="0" w:color="auto"/>
                <w:right w:val="none" w:sz="0" w:space="0" w:color="auto"/>
              </w:divBdr>
            </w:div>
            <w:div w:id="1968316203">
              <w:marLeft w:val="0"/>
              <w:marRight w:val="0"/>
              <w:marTop w:val="0"/>
              <w:marBottom w:val="0"/>
              <w:divBdr>
                <w:top w:val="none" w:sz="0" w:space="0" w:color="auto"/>
                <w:left w:val="none" w:sz="0" w:space="0" w:color="auto"/>
                <w:bottom w:val="none" w:sz="0" w:space="0" w:color="auto"/>
                <w:right w:val="none" w:sz="0" w:space="0" w:color="auto"/>
              </w:divBdr>
            </w:div>
            <w:div w:id="1970626639">
              <w:marLeft w:val="0"/>
              <w:marRight w:val="0"/>
              <w:marTop w:val="0"/>
              <w:marBottom w:val="0"/>
              <w:divBdr>
                <w:top w:val="none" w:sz="0" w:space="0" w:color="auto"/>
                <w:left w:val="none" w:sz="0" w:space="0" w:color="auto"/>
                <w:bottom w:val="none" w:sz="0" w:space="0" w:color="auto"/>
                <w:right w:val="none" w:sz="0" w:space="0" w:color="auto"/>
              </w:divBdr>
            </w:div>
            <w:div w:id="1971127464">
              <w:marLeft w:val="0"/>
              <w:marRight w:val="0"/>
              <w:marTop w:val="0"/>
              <w:marBottom w:val="0"/>
              <w:divBdr>
                <w:top w:val="none" w:sz="0" w:space="0" w:color="auto"/>
                <w:left w:val="none" w:sz="0" w:space="0" w:color="auto"/>
                <w:bottom w:val="none" w:sz="0" w:space="0" w:color="auto"/>
                <w:right w:val="none" w:sz="0" w:space="0" w:color="auto"/>
              </w:divBdr>
            </w:div>
            <w:div w:id="1972324130">
              <w:marLeft w:val="0"/>
              <w:marRight w:val="0"/>
              <w:marTop w:val="0"/>
              <w:marBottom w:val="0"/>
              <w:divBdr>
                <w:top w:val="none" w:sz="0" w:space="0" w:color="auto"/>
                <w:left w:val="none" w:sz="0" w:space="0" w:color="auto"/>
                <w:bottom w:val="none" w:sz="0" w:space="0" w:color="auto"/>
                <w:right w:val="none" w:sz="0" w:space="0" w:color="auto"/>
              </w:divBdr>
            </w:div>
            <w:div w:id="1972781063">
              <w:marLeft w:val="0"/>
              <w:marRight w:val="0"/>
              <w:marTop w:val="0"/>
              <w:marBottom w:val="0"/>
              <w:divBdr>
                <w:top w:val="none" w:sz="0" w:space="0" w:color="auto"/>
                <w:left w:val="none" w:sz="0" w:space="0" w:color="auto"/>
                <w:bottom w:val="none" w:sz="0" w:space="0" w:color="auto"/>
                <w:right w:val="none" w:sz="0" w:space="0" w:color="auto"/>
              </w:divBdr>
            </w:div>
            <w:div w:id="1972861157">
              <w:marLeft w:val="0"/>
              <w:marRight w:val="0"/>
              <w:marTop w:val="0"/>
              <w:marBottom w:val="0"/>
              <w:divBdr>
                <w:top w:val="none" w:sz="0" w:space="0" w:color="auto"/>
                <w:left w:val="none" w:sz="0" w:space="0" w:color="auto"/>
                <w:bottom w:val="none" w:sz="0" w:space="0" w:color="auto"/>
                <w:right w:val="none" w:sz="0" w:space="0" w:color="auto"/>
              </w:divBdr>
            </w:div>
            <w:div w:id="1973317945">
              <w:marLeft w:val="0"/>
              <w:marRight w:val="0"/>
              <w:marTop w:val="0"/>
              <w:marBottom w:val="0"/>
              <w:divBdr>
                <w:top w:val="none" w:sz="0" w:space="0" w:color="auto"/>
                <w:left w:val="none" w:sz="0" w:space="0" w:color="auto"/>
                <w:bottom w:val="none" w:sz="0" w:space="0" w:color="auto"/>
                <w:right w:val="none" w:sz="0" w:space="0" w:color="auto"/>
              </w:divBdr>
            </w:div>
            <w:div w:id="1973706828">
              <w:marLeft w:val="0"/>
              <w:marRight w:val="0"/>
              <w:marTop w:val="0"/>
              <w:marBottom w:val="0"/>
              <w:divBdr>
                <w:top w:val="none" w:sz="0" w:space="0" w:color="auto"/>
                <w:left w:val="none" w:sz="0" w:space="0" w:color="auto"/>
                <w:bottom w:val="none" w:sz="0" w:space="0" w:color="auto"/>
                <w:right w:val="none" w:sz="0" w:space="0" w:color="auto"/>
              </w:divBdr>
            </w:div>
            <w:div w:id="1973752669">
              <w:marLeft w:val="0"/>
              <w:marRight w:val="0"/>
              <w:marTop w:val="0"/>
              <w:marBottom w:val="0"/>
              <w:divBdr>
                <w:top w:val="none" w:sz="0" w:space="0" w:color="auto"/>
                <w:left w:val="none" w:sz="0" w:space="0" w:color="auto"/>
                <w:bottom w:val="none" w:sz="0" w:space="0" w:color="auto"/>
                <w:right w:val="none" w:sz="0" w:space="0" w:color="auto"/>
              </w:divBdr>
            </w:div>
            <w:div w:id="1973826256">
              <w:marLeft w:val="0"/>
              <w:marRight w:val="0"/>
              <w:marTop w:val="0"/>
              <w:marBottom w:val="0"/>
              <w:divBdr>
                <w:top w:val="none" w:sz="0" w:space="0" w:color="auto"/>
                <w:left w:val="none" w:sz="0" w:space="0" w:color="auto"/>
                <w:bottom w:val="none" w:sz="0" w:space="0" w:color="auto"/>
                <w:right w:val="none" w:sz="0" w:space="0" w:color="auto"/>
              </w:divBdr>
            </w:div>
            <w:div w:id="1973944436">
              <w:marLeft w:val="0"/>
              <w:marRight w:val="0"/>
              <w:marTop w:val="0"/>
              <w:marBottom w:val="0"/>
              <w:divBdr>
                <w:top w:val="none" w:sz="0" w:space="0" w:color="auto"/>
                <w:left w:val="none" w:sz="0" w:space="0" w:color="auto"/>
                <w:bottom w:val="none" w:sz="0" w:space="0" w:color="auto"/>
                <w:right w:val="none" w:sz="0" w:space="0" w:color="auto"/>
              </w:divBdr>
            </w:div>
            <w:div w:id="1974365210">
              <w:marLeft w:val="0"/>
              <w:marRight w:val="0"/>
              <w:marTop w:val="0"/>
              <w:marBottom w:val="0"/>
              <w:divBdr>
                <w:top w:val="none" w:sz="0" w:space="0" w:color="auto"/>
                <w:left w:val="none" w:sz="0" w:space="0" w:color="auto"/>
                <w:bottom w:val="none" w:sz="0" w:space="0" w:color="auto"/>
                <w:right w:val="none" w:sz="0" w:space="0" w:color="auto"/>
              </w:divBdr>
            </w:div>
            <w:div w:id="1975286867">
              <w:marLeft w:val="0"/>
              <w:marRight w:val="0"/>
              <w:marTop w:val="0"/>
              <w:marBottom w:val="0"/>
              <w:divBdr>
                <w:top w:val="none" w:sz="0" w:space="0" w:color="auto"/>
                <w:left w:val="none" w:sz="0" w:space="0" w:color="auto"/>
                <w:bottom w:val="none" w:sz="0" w:space="0" w:color="auto"/>
                <w:right w:val="none" w:sz="0" w:space="0" w:color="auto"/>
              </w:divBdr>
            </w:div>
            <w:div w:id="1976791680">
              <w:marLeft w:val="0"/>
              <w:marRight w:val="0"/>
              <w:marTop w:val="0"/>
              <w:marBottom w:val="0"/>
              <w:divBdr>
                <w:top w:val="none" w:sz="0" w:space="0" w:color="auto"/>
                <w:left w:val="none" w:sz="0" w:space="0" w:color="auto"/>
                <w:bottom w:val="none" w:sz="0" w:space="0" w:color="auto"/>
                <w:right w:val="none" w:sz="0" w:space="0" w:color="auto"/>
              </w:divBdr>
            </w:div>
            <w:div w:id="1979991275">
              <w:marLeft w:val="0"/>
              <w:marRight w:val="0"/>
              <w:marTop w:val="0"/>
              <w:marBottom w:val="0"/>
              <w:divBdr>
                <w:top w:val="none" w:sz="0" w:space="0" w:color="auto"/>
                <w:left w:val="none" w:sz="0" w:space="0" w:color="auto"/>
                <w:bottom w:val="none" w:sz="0" w:space="0" w:color="auto"/>
                <w:right w:val="none" w:sz="0" w:space="0" w:color="auto"/>
              </w:divBdr>
            </w:div>
            <w:div w:id="1982465654">
              <w:marLeft w:val="0"/>
              <w:marRight w:val="0"/>
              <w:marTop w:val="0"/>
              <w:marBottom w:val="0"/>
              <w:divBdr>
                <w:top w:val="none" w:sz="0" w:space="0" w:color="auto"/>
                <w:left w:val="none" w:sz="0" w:space="0" w:color="auto"/>
                <w:bottom w:val="none" w:sz="0" w:space="0" w:color="auto"/>
                <w:right w:val="none" w:sz="0" w:space="0" w:color="auto"/>
              </w:divBdr>
            </w:div>
            <w:div w:id="1983658385">
              <w:marLeft w:val="0"/>
              <w:marRight w:val="0"/>
              <w:marTop w:val="0"/>
              <w:marBottom w:val="0"/>
              <w:divBdr>
                <w:top w:val="none" w:sz="0" w:space="0" w:color="auto"/>
                <w:left w:val="none" w:sz="0" w:space="0" w:color="auto"/>
                <w:bottom w:val="none" w:sz="0" w:space="0" w:color="auto"/>
                <w:right w:val="none" w:sz="0" w:space="0" w:color="auto"/>
              </w:divBdr>
            </w:div>
            <w:div w:id="1984189559">
              <w:marLeft w:val="0"/>
              <w:marRight w:val="0"/>
              <w:marTop w:val="0"/>
              <w:marBottom w:val="0"/>
              <w:divBdr>
                <w:top w:val="none" w:sz="0" w:space="0" w:color="auto"/>
                <w:left w:val="none" w:sz="0" w:space="0" w:color="auto"/>
                <w:bottom w:val="none" w:sz="0" w:space="0" w:color="auto"/>
                <w:right w:val="none" w:sz="0" w:space="0" w:color="auto"/>
              </w:divBdr>
            </w:div>
            <w:div w:id="1984314898">
              <w:marLeft w:val="0"/>
              <w:marRight w:val="0"/>
              <w:marTop w:val="0"/>
              <w:marBottom w:val="0"/>
              <w:divBdr>
                <w:top w:val="none" w:sz="0" w:space="0" w:color="auto"/>
                <w:left w:val="none" w:sz="0" w:space="0" w:color="auto"/>
                <w:bottom w:val="none" w:sz="0" w:space="0" w:color="auto"/>
                <w:right w:val="none" w:sz="0" w:space="0" w:color="auto"/>
              </w:divBdr>
            </w:div>
            <w:div w:id="1984844533">
              <w:marLeft w:val="0"/>
              <w:marRight w:val="0"/>
              <w:marTop w:val="0"/>
              <w:marBottom w:val="0"/>
              <w:divBdr>
                <w:top w:val="none" w:sz="0" w:space="0" w:color="auto"/>
                <w:left w:val="none" w:sz="0" w:space="0" w:color="auto"/>
                <w:bottom w:val="none" w:sz="0" w:space="0" w:color="auto"/>
                <w:right w:val="none" w:sz="0" w:space="0" w:color="auto"/>
              </w:divBdr>
            </w:div>
            <w:div w:id="1986231598">
              <w:marLeft w:val="0"/>
              <w:marRight w:val="0"/>
              <w:marTop w:val="0"/>
              <w:marBottom w:val="0"/>
              <w:divBdr>
                <w:top w:val="none" w:sz="0" w:space="0" w:color="auto"/>
                <w:left w:val="none" w:sz="0" w:space="0" w:color="auto"/>
                <w:bottom w:val="none" w:sz="0" w:space="0" w:color="auto"/>
                <w:right w:val="none" w:sz="0" w:space="0" w:color="auto"/>
              </w:divBdr>
            </w:div>
            <w:div w:id="1986884488">
              <w:marLeft w:val="0"/>
              <w:marRight w:val="0"/>
              <w:marTop w:val="0"/>
              <w:marBottom w:val="0"/>
              <w:divBdr>
                <w:top w:val="none" w:sz="0" w:space="0" w:color="auto"/>
                <w:left w:val="none" w:sz="0" w:space="0" w:color="auto"/>
                <w:bottom w:val="none" w:sz="0" w:space="0" w:color="auto"/>
                <w:right w:val="none" w:sz="0" w:space="0" w:color="auto"/>
              </w:divBdr>
            </w:div>
            <w:div w:id="1987860461">
              <w:marLeft w:val="0"/>
              <w:marRight w:val="0"/>
              <w:marTop w:val="0"/>
              <w:marBottom w:val="0"/>
              <w:divBdr>
                <w:top w:val="none" w:sz="0" w:space="0" w:color="auto"/>
                <w:left w:val="none" w:sz="0" w:space="0" w:color="auto"/>
                <w:bottom w:val="none" w:sz="0" w:space="0" w:color="auto"/>
                <w:right w:val="none" w:sz="0" w:space="0" w:color="auto"/>
              </w:divBdr>
            </w:div>
            <w:div w:id="1987972064">
              <w:marLeft w:val="0"/>
              <w:marRight w:val="0"/>
              <w:marTop w:val="0"/>
              <w:marBottom w:val="0"/>
              <w:divBdr>
                <w:top w:val="none" w:sz="0" w:space="0" w:color="auto"/>
                <w:left w:val="none" w:sz="0" w:space="0" w:color="auto"/>
                <w:bottom w:val="none" w:sz="0" w:space="0" w:color="auto"/>
                <w:right w:val="none" w:sz="0" w:space="0" w:color="auto"/>
              </w:divBdr>
            </w:div>
            <w:div w:id="1988439630">
              <w:marLeft w:val="0"/>
              <w:marRight w:val="0"/>
              <w:marTop w:val="0"/>
              <w:marBottom w:val="0"/>
              <w:divBdr>
                <w:top w:val="none" w:sz="0" w:space="0" w:color="auto"/>
                <w:left w:val="none" w:sz="0" w:space="0" w:color="auto"/>
                <w:bottom w:val="none" w:sz="0" w:space="0" w:color="auto"/>
                <w:right w:val="none" w:sz="0" w:space="0" w:color="auto"/>
              </w:divBdr>
            </w:div>
            <w:div w:id="1988823921">
              <w:marLeft w:val="0"/>
              <w:marRight w:val="0"/>
              <w:marTop w:val="0"/>
              <w:marBottom w:val="0"/>
              <w:divBdr>
                <w:top w:val="none" w:sz="0" w:space="0" w:color="auto"/>
                <w:left w:val="none" w:sz="0" w:space="0" w:color="auto"/>
                <w:bottom w:val="none" w:sz="0" w:space="0" w:color="auto"/>
                <w:right w:val="none" w:sz="0" w:space="0" w:color="auto"/>
              </w:divBdr>
            </w:div>
            <w:div w:id="1990936564">
              <w:marLeft w:val="0"/>
              <w:marRight w:val="0"/>
              <w:marTop w:val="0"/>
              <w:marBottom w:val="0"/>
              <w:divBdr>
                <w:top w:val="none" w:sz="0" w:space="0" w:color="auto"/>
                <w:left w:val="none" w:sz="0" w:space="0" w:color="auto"/>
                <w:bottom w:val="none" w:sz="0" w:space="0" w:color="auto"/>
                <w:right w:val="none" w:sz="0" w:space="0" w:color="auto"/>
              </w:divBdr>
            </w:div>
            <w:div w:id="1992906066">
              <w:marLeft w:val="0"/>
              <w:marRight w:val="0"/>
              <w:marTop w:val="0"/>
              <w:marBottom w:val="0"/>
              <w:divBdr>
                <w:top w:val="none" w:sz="0" w:space="0" w:color="auto"/>
                <w:left w:val="none" w:sz="0" w:space="0" w:color="auto"/>
                <w:bottom w:val="none" w:sz="0" w:space="0" w:color="auto"/>
                <w:right w:val="none" w:sz="0" w:space="0" w:color="auto"/>
              </w:divBdr>
            </w:div>
            <w:div w:id="1993101439">
              <w:marLeft w:val="0"/>
              <w:marRight w:val="0"/>
              <w:marTop w:val="0"/>
              <w:marBottom w:val="0"/>
              <w:divBdr>
                <w:top w:val="none" w:sz="0" w:space="0" w:color="auto"/>
                <w:left w:val="none" w:sz="0" w:space="0" w:color="auto"/>
                <w:bottom w:val="none" w:sz="0" w:space="0" w:color="auto"/>
                <w:right w:val="none" w:sz="0" w:space="0" w:color="auto"/>
              </w:divBdr>
            </w:div>
            <w:div w:id="1993363951">
              <w:marLeft w:val="0"/>
              <w:marRight w:val="0"/>
              <w:marTop w:val="0"/>
              <w:marBottom w:val="0"/>
              <w:divBdr>
                <w:top w:val="none" w:sz="0" w:space="0" w:color="auto"/>
                <w:left w:val="none" w:sz="0" w:space="0" w:color="auto"/>
                <w:bottom w:val="none" w:sz="0" w:space="0" w:color="auto"/>
                <w:right w:val="none" w:sz="0" w:space="0" w:color="auto"/>
              </w:divBdr>
            </w:div>
            <w:div w:id="1993560573">
              <w:marLeft w:val="0"/>
              <w:marRight w:val="0"/>
              <w:marTop w:val="0"/>
              <w:marBottom w:val="0"/>
              <w:divBdr>
                <w:top w:val="none" w:sz="0" w:space="0" w:color="auto"/>
                <w:left w:val="none" w:sz="0" w:space="0" w:color="auto"/>
                <w:bottom w:val="none" w:sz="0" w:space="0" w:color="auto"/>
                <w:right w:val="none" w:sz="0" w:space="0" w:color="auto"/>
              </w:divBdr>
            </w:div>
            <w:div w:id="1994142713">
              <w:marLeft w:val="0"/>
              <w:marRight w:val="0"/>
              <w:marTop w:val="0"/>
              <w:marBottom w:val="0"/>
              <w:divBdr>
                <w:top w:val="none" w:sz="0" w:space="0" w:color="auto"/>
                <w:left w:val="none" w:sz="0" w:space="0" w:color="auto"/>
                <w:bottom w:val="none" w:sz="0" w:space="0" w:color="auto"/>
                <w:right w:val="none" w:sz="0" w:space="0" w:color="auto"/>
              </w:divBdr>
            </w:div>
            <w:div w:id="1994291174">
              <w:marLeft w:val="0"/>
              <w:marRight w:val="0"/>
              <w:marTop w:val="0"/>
              <w:marBottom w:val="0"/>
              <w:divBdr>
                <w:top w:val="none" w:sz="0" w:space="0" w:color="auto"/>
                <w:left w:val="none" w:sz="0" w:space="0" w:color="auto"/>
                <w:bottom w:val="none" w:sz="0" w:space="0" w:color="auto"/>
                <w:right w:val="none" w:sz="0" w:space="0" w:color="auto"/>
              </w:divBdr>
            </w:div>
            <w:div w:id="1994678380">
              <w:marLeft w:val="0"/>
              <w:marRight w:val="0"/>
              <w:marTop w:val="0"/>
              <w:marBottom w:val="0"/>
              <w:divBdr>
                <w:top w:val="none" w:sz="0" w:space="0" w:color="auto"/>
                <w:left w:val="none" w:sz="0" w:space="0" w:color="auto"/>
                <w:bottom w:val="none" w:sz="0" w:space="0" w:color="auto"/>
                <w:right w:val="none" w:sz="0" w:space="0" w:color="auto"/>
              </w:divBdr>
            </w:div>
            <w:div w:id="1996184383">
              <w:marLeft w:val="0"/>
              <w:marRight w:val="0"/>
              <w:marTop w:val="0"/>
              <w:marBottom w:val="0"/>
              <w:divBdr>
                <w:top w:val="none" w:sz="0" w:space="0" w:color="auto"/>
                <w:left w:val="none" w:sz="0" w:space="0" w:color="auto"/>
                <w:bottom w:val="none" w:sz="0" w:space="0" w:color="auto"/>
                <w:right w:val="none" w:sz="0" w:space="0" w:color="auto"/>
              </w:divBdr>
              <w:divsChild>
                <w:div w:id="12151284">
                  <w:marLeft w:val="0"/>
                  <w:marRight w:val="0"/>
                  <w:marTop w:val="0"/>
                  <w:marBottom w:val="0"/>
                  <w:divBdr>
                    <w:top w:val="none" w:sz="0" w:space="0" w:color="auto"/>
                    <w:left w:val="none" w:sz="0" w:space="0" w:color="auto"/>
                    <w:bottom w:val="none" w:sz="0" w:space="0" w:color="auto"/>
                    <w:right w:val="none" w:sz="0" w:space="0" w:color="auto"/>
                  </w:divBdr>
                </w:div>
                <w:div w:id="1594977467">
                  <w:marLeft w:val="0"/>
                  <w:marRight w:val="0"/>
                  <w:marTop w:val="0"/>
                  <w:marBottom w:val="0"/>
                  <w:divBdr>
                    <w:top w:val="none" w:sz="0" w:space="0" w:color="auto"/>
                    <w:left w:val="none" w:sz="0" w:space="0" w:color="auto"/>
                    <w:bottom w:val="none" w:sz="0" w:space="0" w:color="auto"/>
                    <w:right w:val="none" w:sz="0" w:space="0" w:color="auto"/>
                  </w:divBdr>
                </w:div>
                <w:div w:id="1705519637">
                  <w:marLeft w:val="0"/>
                  <w:marRight w:val="0"/>
                  <w:marTop w:val="0"/>
                  <w:marBottom w:val="0"/>
                  <w:divBdr>
                    <w:top w:val="none" w:sz="0" w:space="0" w:color="auto"/>
                    <w:left w:val="none" w:sz="0" w:space="0" w:color="auto"/>
                    <w:bottom w:val="none" w:sz="0" w:space="0" w:color="auto"/>
                    <w:right w:val="none" w:sz="0" w:space="0" w:color="auto"/>
                  </w:divBdr>
                </w:div>
                <w:div w:id="1826973733">
                  <w:marLeft w:val="0"/>
                  <w:marRight w:val="0"/>
                  <w:marTop w:val="0"/>
                  <w:marBottom w:val="0"/>
                  <w:divBdr>
                    <w:top w:val="none" w:sz="0" w:space="0" w:color="auto"/>
                    <w:left w:val="none" w:sz="0" w:space="0" w:color="auto"/>
                    <w:bottom w:val="none" w:sz="0" w:space="0" w:color="auto"/>
                    <w:right w:val="none" w:sz="0" w:space="0" w:color="auto"/>
                  </w:divBdr>
                </w:div>
              </w:divsChild>
            </w:div>
            <w:div w:id="1996572248">
              <w:marLeft w:val="0"/>
              <w:marRight w:val="0"/>
              <w:marTop w:val="0"/>
              <w:marBottom w:val="0"/>
              <w:divBdr>
                <w:top w:val="none" w:sz="0" w:space="0" w:color="auto"/>
                <w:left w:val="none" w:sz="0" w:space="0" w:color="auto"/>
                <w:bottom w:val="none" w:sz="0" w:space="0" w:color="auto"/>
                <w:right w:val="none" w:sz="0" w:space="0" w:color="auto"/>
              </w:divBdr>
            </w:div>
            <w:div w:id="1997103006">
              <w:marLeft w:val="0"/>
              <w:marRight w:val="0"/>
              <w:marTop w:val="0"/>
              <w:marBottom w:val="0"/>
              <w:divBdr>
                <w:top w:val="none" w:sz="0" w:space="0" w:color="auto"/>
                <w:left w:val="none" w:sz="0" w:space="0" w:color="auto"/>
                <w:bottom w:val="none" w:sz="0" w:space="0" w:color="auto"/>
                <w:right w:val="none" w:sz="0" w:space="0" w:color="auto"/>
              </w:divBdr>
            </w:div>
            <w:div w:id="1997494893">
              <w:marLeft w:val="0"/>
              <w:marRight w:val="0"/>
              <w:marTop w:val="0"/>
              <w:marBottom w:val="0"/>
              <w:divBdr>
                <w:top w:val="none" w:sz="0" w:space="0" w:color="auto"/>
                <w:left w:val="none" w:sz="0" w:space="0" w:color="auto"/>
                <w:bottom w:val="none" w:sz="0" w:space="0" w:color="auto"/>
                <w:right w:val="none" w:sz="0" w:space="0" w:color="auto"/>
              </w:divBdr>
            </w:div>
            <w:div w:id="1998344421">
              <w:marLeft w:val="0"/>
              <w:marRight w:val="0"/>
              <w:marTop w:val="0"/>
              <w:marBottom w:val="0"/>
              <w:divBdr>
                <w:top w:val="none" w:sz="0" w:space="0" w:color="auto"/>
                <w:left w:val="none" w:sz="0" w:space="0" w:color="auto"/>
                <w:bottom w:val="none" w:sz="0" w:space="0" w:color="auto"/>
                <w:right w:val="none" w:sz="0" w:space="0" w:color="auto"/>
              </w:divBdr>
            </w:div>
            <w:div w:id="1999110403">
              <w:marLeft w:val="0"/>
              <w:marRight w:val="0"/>
              <w:marTop w:val="0"/>
              <w:marBottom w:val="0"/>
              <w:divBdr>
                <w:top w:val="none" w:sz="0" w:space="0" w:color="auto"/>
                <w:left w:val="none" w:sz="0" w:space="0" w:color="auto"/>
                <w:bottom w:val="none" w:sz="0" w:space="0" w:color="auto"/>
                <w:right w:val="none" w:sz="0" w:space="0" w:color="auto"/>
              </w:divBdr>
            </w:div>
            <w:div w:id="1999527746">
              <w:marLeft w:val="0"/>
              <w:marRight w:val="0"/>
              <w:marTop w:val="0"/>
              <w:marBottom w:val="0"/>
              <w:divBdr>
                <w:top w:val="none" w:sz="0" w:space="0" w:color="auto"/>
                <w:left w:val="none" w:sz="0" w:space="0" w:color="auto"/>
                <w:bottom w:val="none" w:sz="0" w:space="0" w:color="auto"/>
                <w:right w:val="none" w:sz="0" w:space="0" w:color="auto"/>
              </w:divBdr>
            </w:div>
            <w:div w:id="1999918781">
              <w:marLeft w:val="0"/>
              <w:marRight w:val="0"/>
              <w:marTop w:val="0"/>
              <w:marBottom w:val="0"/>
              <w:divBdr>
                <w:top w:val="none" w:sz="0" w:space="0" w:color="auto"/>
                <w:left w:val="none" w:sz="0" w:space="0" w:color="auto"/>
                <w:bottom w:val="none" w:sz="0" w:space="0" w:color="auto"/>
                <w:right w:val="none" w:sz="0" w:space="0" w:color="auto"/>
              </w:divBdr>
            </w:div>
            <w:div w:id="2000500848">
              <w:marLeft w:val="0"/>
              <w:marRight w:val="0"/>
              <w:marTop w:val="0"/>
              <w:marBottom w:val="0"/>
              <w:divBdr>
                <w:top w:val="none" w:sz="0" w:space="0" w:color="auto"/>
                <w:left w:val="none" w:sz="0" w:space="0" w:color="auto"/>
                <w:bottom w:val="none" w:sz="0" w:space="0" w:color="auto"/>
                <w:right w:val="none" w:sz="0" w:space="0" w:color="auto"/>
              </w:divBdr>
            </w:div>
            <w:div w:id="2000573204">
              <w:marLeft w:val="0"/>
              <w:marRight w:val="0"/>
              <w:marTop w:val="0"/>
              <w:marBottom w:val="0"/>
              <w:divBdr>
                <w:top w:val="none" w:sz="0" w:space="0" w:color="auto"/>
                <w:left w:val="none" w:sz="0" w:space="0" w:color="auto"/>
                <w:bottom w:val="none" w:sz="0" w:space="0" w:color="auto"/>
                <w:right w:val="none" w:sz="0" w:space="0" w:color="auto"/>
              </w:divBdr>
            </w:div>
            <w:div w:id="2000771031">
              <w:marLeft w:val="0"/>
              <w:marRight w:val="0"/>
              <w:marTop w:val="0"/>
              <w:marBottom w:val="0"/>
              <w:divBdr>
                <w:top w:val="none" w:sz="0" w:space="0" w:color="auto"/>
                <w:left w:val="none" w:sz="0" w:space="0" w:color="auto"/>
                <w:bottom w:val="none" w:sz="0" w:space="0" w:color="auto"/>
                <w:right w:val="none" w:sz="0" w:space="0" w:color="auto"/>
              </w:divBdr>
              <w:divsChild>
                <w:div w:id="532113982">
                  <w:marLeft w:val="0"/>
                  <w:marRight w:val="0"/>
                  <w:marTop w:val="0"/>
                  <w:marBottom w:val="0"/>
                  <w:divBdr>
                    <w:top w:val="none" w:sz="0" w:space="0" w:color="auto"/>
                    <w:left w:val="none" w:sz="0" w:space="0" w:color="auto"/>
                    <w:bottom w:val="none" w:sz="0" w:space="0" w:color="auto"/>
                    <w:right w:val="none" w:sz="0" w:space="0" w:color="auto"/>
                  </w:divBdr>
                </w:div>
                <w:div w:id="557857832">
                  <w:marLeft w:val="0"/>
                  <w:marRight w:val="0"/>
                  <w:marTop w:val="0"/>
                  <w:marBottom w:val="0"/>
                  <w:divBdr>
                    <w:top w:val="none" w:sz="0" w:space="0" w:color="auto"/>
                    <w:left w:val="none" w:sz="0" w:space="0" w:color="auto"/>
                    <w:bottom w:val="none" w:sz="0" w:space="0" w:color="auto"/>
                    <w:right w:val="none" w:sz="0" w:space="0" w:color="auto"/>
                  </w:divBdr>
                </w:div>
                <w:div w:id="901870714">
                  <w:marLeft w:val="0"/>
                  <w:marRight w:val="0"/>
                  <w:marTop w:val="0"/>
                  <w:marBottom w:val="0"/>
                  <w:divBdr>
                    <w:top w:val="none" w:sz="0" w:space="0" w:color="auto"/>
                    <w:left w:val="none" w:sz="0" w:space="0" w:color="auto"/>
                    <w:bottom w:val="none" w:sz="0" w:space="0" w:color="auto"/>
                    <w:right w:val="none" w:sz="0" w:space="0" w:color="auto"/>
                  </w:divBdr>
                </w:div>
                <w:div w:id="1243838220">
                  <w:marLeft w:val="0"/>
                  <w:marRight w:val="0"/>
                  <w:marTop w:val="0"/>
                  <w:marBottom w:val="0"/>
                  <w:divBdr>
                    <w:top w:val="none" w:sz="0" w:space="0" w:color="auto"/>
                    <w:left w:val="none" w:sz="0" w:space="0" w:color="auto"/>
                    <w:bottom w:val="none" w:sz="0" w:space="0" w:color="auto"/>
                    <w:right w:val="none" w:sz="0" w:space="0" w:color="auto"/>
                  </w:divBdr>
                </w:div>
                <w:div w:id="1293442206">
                  <w:marLeft w:val="0"/>
                  <w:marRight w:val="0"/>
                  <w:marTop w:val="0"/>
                  <w:marBottom w:val="0"/>
                  <w:divBdr>
                    <w:top w:val="none" w:sz="0" w:space="0" w:color="auto"/>
                    <w:left w:val="none" w:sz="0" w:space="0" w:color="auto"/>
                    <w:bottom w:val="none" w:sz="0" w:space="0" w:color="auto"/>
                    <w:right w:val="none" w:sz="0" w:space="0" w:color="auto"/>
                  </w:divBdr>
                </w:div>
                <w:div w:id="1333490591">
                  <w:marLeft w:val="0"/>
                  <w:marRight w:val="0"/>
                  <w:marTop w:val="0"/>
                  <w:marBottom w:val="0"/>
                  <w:divBdr>
                    <w:top w:val="none" w:sz="0" w:space="0" w:color="auto"/>
                    <w:left w:val="none" w:sz="0" w:space="0" w:color="auto"/>
                    <w:bottom w:val="none" w:sz="0" w:space="0" w:color="auto"/>
                    <w:right w:val="none" w:sz="0" w:space="0" w:color="auto"/>
                  </w:divBdr>
                </w:div>
                <w:div w:id="1803648114">
                  <w:marLeft w:val="0"/>
                  <w:marRight w:val="0"/>
                  <w:marTop w:val="0"/>
                  <w:marBottom w:val="0"/>
                  <w:divBdr>
                    <w:top w:val="none" w:sz="0" w:space="0" w:color="auto"/>
                    <w:left w:val="none" w:sz="0" w:space="0" w:color="auto"/>
                    <w:bottom w:val="none" w:sz="0" w:space="0" w:color="auto"/>
                    <w:right w:val="none" w:sz="0" w:space="0" w:color="auto"/>
                  </w:divBdr>
                </w:div>
                <w:div w:id="1804227112">
                  <w:marLeft w:val="0"/>
                  <w:marRight w:val="0"/>
                  <w:marTop w:val="0"/>
                  <w:marBottom w:val="0"/>
                  <w:divBdr>
                    <w:top w:val="none" w:sz="0" w:space="0" w:color="auto"/>
                    <w:left w:val="none" w:sz="0" w:space="0" w:color="auto"/>
                    <w:bottom w:val="none" w:sz="0" w:space="0" w:color="auto"/>
                    <w:right w:val="none" w:sz="0" w:space="0" w:color="auto"/>
                  </w:divBdr>
                </w:div>
              </w:divsChild>
            </w:div>
            <w:div w:id="2001080492">
              <w:marLeft w:val="0"/>
              <w:marRight w:val="0"/>
              <w:marTop w:val="0"/>
              <w:marBottom w:val="0"/>
              <w:divBdr>
                <w:top w:val="none" w:sz="0" w:space="0" w:color="auto"/>
                <w:left w:val="none" w:sz="0" w:space="0" w:color="auto"/>
                <w:bottom w:val="none" w:sz="0" w:space="0" w:color="auto"/>
                <w:right w:val="none" w:sz="0" w:space="0" w:color="auto"/>
              </w:divBdr>
            </w:div>
            <w:div w:id="2001687693">
              <w:marLeft w:val="0"/>
              <w:marRight w:val="0"/>
              <w:marTop w:val="0"/>
              <w:marBottom w:val="0"/>
              <w:divBdr>
                <w:top w:val="none" w:sz="0" w:space="0" w:color="auto"/>
                <w:left w:val="none" w:sz="0" w:space="0" w:color="auto"/>
                <w:bottom w:val="none" w:sz="0" w:space="0" w:color="auto"/>
                <w:right w:val="none" w:sz="0" w:space="0" w:color="auto"/>
              </w:divBdr>
            </w:div>
            <w:div w:id="2001888821">
              <w:marLeft w:val="0"/>
              <w:marRight w:val="0"/>
              <w:marTop w:val="0"/>
              <w:marBottom w:val="0"/>
              <w:divBdr>
                <w:top w:val="none" w:sz="0" w:space="0" w:color="auto"/>
                <w:left w:val="none" w:sz="0" w:space="0" w:color="auto"/>
                <w:bottom w:val="none" w:sz="0" w:space="0" w:color="auto"/>
                <w:right w:val="none" w:sz="0" w:space="0" w:color="auto"/>
              </w:divBdr>
            </w:div>
            <w:div w:id="2004117092">
              <w:marLeft w:val="0"/>
              <w:marRight w:val="0"/>
              <w:marTop w:val="0"/>
              <w:marBottom w:val="0"/>
              <w:divBdr>
                <w:top w:val="none" w:sz="0" w:space="0" w:color="auto"/>
                <w:left w:val="none" w:sz="0" w:space="0" w:color="auto"/>
                <w:bottom w:val="none" w:sz="0" w:space="0" w:color="auto"/>
                <w:right w:val="none" w:sz="0" w:space="0" w:color="auto"/>
              </w:divBdr>
            </w:div>
            <w:div w:id="2004627835">
              <w:marLeft w:val="0"/>
              <w:marRight w:val="0"/>
              <w:marTop w:val="0"/>
              <w:marBottom w:val="0"/>
              <w:divBdr>
                <w:top w:val="none" w:sz="0" w:space="0" w:color="auto"/>
                <w:left w:val="none" w:sz="0" w:space="0" w:color="auto"/>
                <w:bottom w:val="none" w:sz="0" w:space="0" w:color="auto"/>
                <w:right w:val="none" w:sz="0" w:space="0" w:color="auto"/>
              </w:divBdr>
            </w:div>
            <w:div w:id="2004821558">
              <w:marLeft w:val="0"/>
              <w:marRight w:val="0"/>
              <w:marTop w:val="0"/>
              <w:marBottom w:val="0"/>
              <w:divBdr>
                <w:top w:val="none" w:sz="0" w:space="0" w:color="auto"/>
                <w:left w:val="none" w:sz="0" w:space="0" w:color="auto"/>
                <w:bottom w:val="none" w:sz="0" w:space="0" w:color="auto"/>
                <w:right w:val="none" w:sz="0" w:space="0" w:color="auto"/>
              </w:divBdr>
            </w:div>
            <w:div w:id="2004964690">
              <w:marLeft w:val="0"/>
              <w:marRight w:val="0"/>
              <w:marTop w:val="0"/>
              <w:marBottom w:val="0"/>
              <w:divBdr>
                <w:top w:val="none" w:sz="0" w:space="0" w:color="auto"/>
                <w:left w:val="none" w:sz="0" w:space="0" w:color="auto"/>
                <w:bottom w:val="none" w:sz="0" w:space="0" w:color="auto"/>
                <w:right w:val="none" w:sz="0" w:space="0" w:color="auto"/>
              </w:divBdr>
            </w:div>
            <w:div w:id="2005039744">
              <w:marLeft w:val="0"/>
              <w:marRight w:val="0"/>
              <w:marTop w:val="0"/>
              <w:marBottom w:val="0"/>
              <w:divBdr>
                <w:top w:val="none" w:sz="0" w:space="0" w:color="auto"/>
                <w:left w:val="none" w:sz="0" w:space="0" w:color="auto"/>
                <w:bottom w:val="none" w:sz="0" w:space="0" w:color="auto"/>
                <w:right w:val="none" w:sz="0" w:space="0" w:color="auto"/>
              </w:divBdr>
            </w:div>
            <w:div w:id="2005426463">
              <w:marLeft w:val="0"/>
              <w:marRight w:val="0"/>
              <w:marTop w:val="0"/>
              <w:marBottom w:val="0"/>
              <w:divBdr>
                <w:top w:val="none" w:sz="0" w:space="0" w:color="auto"/>
                <w:left w:val="none" w:sz="0" w:space="0" w:color="auto"/>
                <w:bottom w:val="none" w:sz="0" w:space="0" w:color="auto"/>
                <w:right w:val="none" w:sz="0" w:space="0" w:color="auto"/>
              </w:divBdr>
            </w:div>
            <w:div w:id="2006273869">
              <w:marLeft w:val="0"/>
              <w:marRight w:val="0"/>
              <w:marTop w:val="0"/>
              <w:marBottom w:val="0"/>
              <w:divBdr>
                <w:top w:val="none" w:sz="0" w:space="0" w:color="auto"/>
                <w:left w:val="none" w:sz="0" w:space="0" w:color="auto"/>
                <w:bottom w:val="none" w:sz="0" w:space="0" w:color="auto"/>
                <w:right w:val="none" w:sz="0" w:space="0" w:color="auto"/>
              </w:divBdr>
            </w:div>
            <w:div w:id="2006975315">
              <w:marLeft w:val="0"/>
              <w:marRight w:val="0"/>
              <w:marTop w:val="0"/>
              <w:marBottom w:val="0"/>
              <w:divBdr>
                <w:top w:val="none" w:sz="0" w:space="0" w:color="auto"/>
                <w:left w:val="none" w:sz="0" w:space="0" w:color="auto"/>
                <w:bottom w:val="none" w:sz="0" w:space="0" w:color="auto"/>
                <w:right w:val="none" w:sz="0" w:space="0" w:color="auto"/>
              </w:divBdr>
            </w:div>
            <w:div w:id="2008242370">
              <w:marLeft w:val="0"/>
              <w:marRight w:val="0"/>
              <w:marTop w:val="0"/>
              <w:marBottom w:val="0"/>
              <w:divBdr>
                <w:top w:val="none" w:sz="0" w:space="0" w:color="auto"/>
                <w:left w:val="none" w:sz="0" w:space="0" w:color="auto"/>
                <w:bottom w:val="none" w:sz="0" w:space="0" w:color="auto"/>
                <w:right w:val="none" w:sz="0" w:space="0" w:color="auto"/>
              </w:divBdr>
            </w:div>
            <w:div w:id="2009752538">
              <w:marLeft w:val="0"/>
              <w:marRight w:val="0"/>
              <w:marTop w:val="0"/>
              <w:marBottom w:val="0"/>
              <w:divBdr>
                <w:top w:val="none" w:sz="0" w:space="0" w:color="auto"/>
                <w:left w:val="none" w:sz="0" w:space="0" w:color="auto"/>
                <w:bottom w:val="none" w:sz="0" w:space="0" w:color="auto"/>
                <w:right w:val="none" w:sz="0" w:space="0" w:color="auto"/>
              </w:divBdr>
            </w:div>
            <w:div w:id="2010786335">
              <w:marLeft w:val="0"/>
              <w:marRight w:val="0"/>
              <w:marTop w:val="0"/>
              <w:marBottom w:val="0"/>
              <w:divBdr>
                <w:top w:val="none" w:sz="0" w:space="0" w:color="auto"/>
                <w:left w:val="none" w:sz="0" w:space="0" w:color="auto"/>
                <w:bottom w:val="none" w:sz="0" w:space="0" w:color="auto"/>
                <w:right w:val="none" w:sz="0" w:space="0" w:color="auto"/>
              </w:divBdr>
            </w:div>
            <w:div w:id="2010867767">
              <w:marLeft w:val="0"/>
              <w:marRight w:val="0"/>
              <w:marTop w:val="0"/>
              <w:marBottom w:val="0"/>
              <w:divBdr>
                <w:top w:val="none" w:sz="0" w:space="0" w:color="auto"/>
                <w:left w:val="none" w:sz="0" w:space="0" w:color="auto"/>
                <w:bottom w:val="none" w:sz="0" w:space="0" w:color="auto"/>
                <w:right w:val="none" w:sz="0" w:space="0" w:color="auto"/>
              </w:divBdr>
            </w:div>
            <w:div w:id="2011908539">
              <w:marLeft w:val="0"/>
              <w:marRight w:val="0"/>
              <w:marTop w:val="0"/>
              <w:marBottom w:val="0"/>
              <w:divBdr>
                <w:top w:val="none" w:sz="0" w:space="0" w:color="auto"/>
                <w:left w:val="none" w:sz="0" w:space="0" w:color="auto"/>
                <w:bottom w:val="none" w:sz="0" w:space="0" w:color="auto"/>
                <w:right w:val="none" w:sz="0" w:space="0" w:color="auto"/>
              </w:divBdr>
            </w:div>
            <w:div w:id="2013146190">
              <w:marLeft w:val="0"/>
              <w:marRight w:val="0"/>
              <w:marTop w:val="0"/>
              <w:marBottom w:val="0"/>
              <w:divBdr>
                <w:top w:val="none" w:sz="0" w:space="0" w:color="auto"/>
                <w:left w:val="none" w:sz="0" w:space="0" w:color="auto"/>
                <w:bottom w:val="none" w:sz="0" w:space="0" w:color="auto"/>
                <w:right w:val="none" w:sz="0" w:space="0" w:color="auto"/>
              </w:divBdr>
            </w:div>
            <w:div w:id="2013485876">
              <w:marLeft w:val="0"/>
              <w:marRight w:val="0"/>
              <w:marTop w:val="0"/>
              <w:marBottom w:val="0"/>
              <w:divBdr>
                <w:top w:val="none" w:sz="0" w:space="0" w:color="auto"/>
                <w:left w:val="none" w:sz="0" w:space="0" w:color="auto"/>
                <w:bottom w:val="none" w:sz="0" w:space="0" w:color="auto"/>
                <w:right w:val="none" w:sz="0" w:space="0" w:color="auto"/>
              </w:divBdr>
            </w:div>
            <w:div w:id="2013871275">
              <w:marLeft w:val="0"/>
              <w:marRight w:val="0"/>
              <w:marTop w:val="0"/>
              <w:marBottom w:val="0"/>
              <w:divBdr>
                <w:top w:val="none" w:sz="0" w:space="0" w:color="auto"/>
                <w:left w:val="none" w:sz="0" w:space="0" w:color="auto"/>
                <w:bottom w:val="none" w:sz="0" w:space="0" w:color="auto"/>
                <w:right w:val="none" w:sz="0" w:space="0" w:color="auto"/>
              </w:divBdr>
            </w:div>
            <w:div w:id="2014063467">
              <w:marLeft w:val="0"/>
              <w:marRight w:val="0"/>
              <w:marTop w:val="0"/>
              <w:marBottom w:val="0"/>
              <w:divBdr>
                <w:top w:val="none" w:sz="0" w:space="0" w:color="auto"/>
                <w:left w:val="none" w:sz="0" w:space="0" w:color="auto"/>
                <w:bottom w:val="none" w:sz="0" w:space="0" w:color="auto"/>
                <w:right w:val="none" w:sz="0" w:space="0" w:color="auto"/>
              </w:divBdr>
            </w:div>
            <w:div w:id="2015917185">
              <w:marLeft w:val="0"/>
              <w:marRight w:val="0"/>
              <w:marTop w:val="0"/>
              <w:marBottom w:val="0"/>
              <w:divBdr>
                <w:top w:val="none" w:sz="0" w:space="0" w:color="auto"/>
                <w:left w:val="none" w:sz="0" w:space="0" w:color="auto"/>
                <w:bottom w:val="none" w:sz="0" w:space="0" w:color="auto"/>
                <w:right w:val="none" w:sz="0" w:space="0" w:color="auto"/>
              </w:divBdr>
            </w:div>
            <w:div w:id="2016347671">
              <w:marLeft w:val="0"/>
              <w:marRight w:val="0"/>
              <w:marTop w:val="0"/>
              <w:marBottom w:val="0"/>
              <w:divBdr>
                <w:top w:val="none" w:sz="0" w:space="0" w:color="auto"/>
                <w:left w:val="none" w:sz="0" w:space="0" w:color="auto"/>
                <w:bottom w:val="none" w:sz="0" w:space="0" w:color="auto"/>
                <w:right w:val="none" w:sz="0" w:space="0" w:color="auto"/>
              </w:divBdr>
            </w:div>
            <w:div w:id="2016613902">
              <w:marLeft w:val="0"/>
              <w:marRight w:val="0"/>
              <w:marTop w:val="0"/>
              <w:marBottom w:val="0"/>
              <w:divBdr>
                <w:top w:val="none" w:sz="0" w:space="0" w:color="auto"/>
                <w:left w:val="none" w:sz="0" w:space="0" w:color="auto"/>
                <w:bottom w:val="none" w:sz="0" w:space="0" w:color="auto"/>
                <w:right w:val="none" w:sz="0" w:space="0" w:color="auto"/>
              </w:divBdr>
            </w:div>
            <w:div w:id="2016616686">
              <w:marLeft w:val="0"/>
              <w:marRight w:val="0"/>
              <w:marTop w:val="0"/>
              <w:marBottom w:val="0"/>
              <w:divBdr>
                <w:top w:val="none" w:sz="0" w:space="0" w:color="auto"/>
                <w:left w:val="none" w:sz="0" w:space="0" w:color="auto"/>
                <w:bottom w:val="none" w:sz="0" w:space="0" w:color="auto"/>
                <w:right w:val="none" w:sz="0" w:space="0" w:color="auto"/>
              </w:divBdr>
            </w:div>
            <w:div w:id="2016762385">
              <w:marLeft w:val="0"/>
              <w:marRight w:val="0"/>
              <w:marTop w:val="0"/>
              <w:marBottom w:val="0"/>
              <w:divBdr>
                <w:top w:val="none" w:sz="0" w:space="0" w:color="auto"/>
                <w:left w:val="none" w:sz="0" w:space="0" w:color="auto"/>
                <w:bottom w:val="none" w:sz="0" w:space="0" w:color="auto"/>
                <w:right w:val="none" w:sz="0" w:space="0" w:color="auto"/>
              </w:divBdr>
            </w:div>
            <w:div w:id="2017689369">
              <w:marLeft w:val="0"/>
              <w:marRight w:val="0"/>
              <w:marTop w:val="0"/>
              <w:marBottom w:val="0"/>
              <w:divBdr>
                <w:top w:val="none" w:sz="0" w:space="0" w:color="auto"/>
                <w:left w:val="none" w:sz="0" w:space="0" w:color="auto"/>
                <w:bottom w:val="none" w:sz="0" w:space="0" w:color="auto"/>
                <w:right w:val="none" w:sz="0" w:space="0" w:color="auto"/>
              </w:divBdr>
            </w:div>
            <w:div w:id="2018461463">
              <w:marLeft w:val="0"/>
              <w:marRight w:val="0"/>
              <w:marTop w:val="0"/>
              <w:marBottom w:val="0"/>
              <w:divBdr>
                <w:top w:val="none" w:sz="0" w:space="0" w:color="auto"/>
                <w:left w:val="none" w:sz="0" w:space="0" w:color="auto"/>
                <w:bottom w:val="none" w:sz="0" w:space="0" w:color="auto"/>
                <w:right w:val="none" w:sz="0" w:space="0" w:color="auto"/>
              </w:divBdr>
            </w:div>
            <w:div w:id="2018774828">
              <w:marLeft w:val="0"/>
              <w:marRight w:val="0"/>
              <w:marTop w:val="0"/>
              <w:marBottom w:val="0"/>
              <w:divBdr>
                <w:top w:val="none" w:sz="0" w:space="0" w:color="auto"/>
                <w:left w:val="none" w:sz="0" w:space="0" w:color="auto"/>
                <w:bottom w:val="none" w:sz="0" w:space="0" w:color="auto"/>
                <w:right w:val="none" w:sz="0" w:space="0" w:color="auto"/>
              </w:divBdr>
            </w:div>
            <w:div w:id="2019313229">
              <w:marLeft w:val="0"/>
              <w:marRight w:val="0"/>
              <w:marTop w:val="0"/>
              <w:marBottom w:val="0"/>
              <w:divBdr>
                <w:top w:val="none" w:sz="0" w:space="0" w:color="auto"/>
                <w:left w:val="none" w:sz="0" w:space="0" w:color="auto"/>
                <w:bottom w:val="none" w:sz="0" w:space="0" w:color="auto"/>
                <w:right w:val="none" w:sz="0" w:space="0" w:color="auto"/>
              </w:divBdr>
            </w:div>
            <w:div w:id="2019388253">
              <w:marLeft w:val="0"/>
              <w:marRight w:val="0"/>
              <w:marTop w:val="0"/>
              <w:marBottom w:val="0"/>
              <w:divBdr>
                <w:top w:val="none" w:sz="0" w:space="0" w:color="auto"/>
                <w:left w:val="none" w:sz="0" w:space="0" w:color="auto"/>
                <w:bottom w:val="none" w:sz="0" w:space="0" w:color="auto"/>
                <w:right w:val="none" w:sz="0" w:space="0" w:color="auto"/>
              </w:divBdr>
            </w:div>
            <w:div w:id="2020157949">
              <w:marLeft w:val="0"/>
              <w:marRight w:val="0"/>
              <w:marTop w:val="0"/>
              <w:marBottom w:val="0"/>
              <w:divBdr>
                <w:top w:val="none" w:sz="0" w:space="0" w:color="auto"/>
                <w:left w:val="none" w:sz="0" w:space="0" w:color="auto"/>
                <w:bottom w:val="none" w:sz="0" w:space="0" w:color="auto"/>
                <w:right w:val="none" w:sz="0" w:space="0" w:color="auto"/>
              </w:divBdr>
            </w:div>
            <w:div w:id="2022395174">
              <w:marLeft w:val="0"/>
              <w:marRight w:val="0"/>
              <w:marTop w:val="0"/>
              <w:marBottom w:val="0"/>
              <w:divBdr>
                <w:top w:val="none" w:sz="0" w:space="0" w:color="auto"/>
                <w:left w:val="none" w:sz="0" w:space="0" w:color="auto"/>
                <w:bottom w:val="none" w:sz="0" w:space="0" w:color="auto"/>
                <w:right w:val="none" w:sz="0" w:space="0" w:color="auto"/>
              </w:divBdr>
            </w:div>
            <w:div w:id="2022925491">
              <w:marLeft w:val="0"/>
              <w:marRight w:val="0"/>
              <w:marTop w:val="0"/>
              <w:marBottom w:val="0"/>
              <w:divBdr>
                <w:top w:val="none" w:sz="0" w:space="0" w:color="auto"/>
                <w:left w:val="none" w:sz="0" w:space="0" w:color="auto"/>
                <w:bottom w:val="none" w:sz="0" w:space="0" w:color="auto"/>
                <w:right w:val="none" w:sz="0" w:space="0" w:color="auto"/>
              </w:divBdr>
            </w:div>
            <w:div w:id="2025159483">
              <w:marLeft w:val="0"/>
              <w:marRight w:val="0"/>
              <w:marTop w:val="0"/>
              <w:marBottom w:val="0"/>
              <w:divBdr>
                <w:top w:val="none" w:sz="0" w:space="0" w:color="auto"/>
                <w:left w:val="none" w:sz="0" w:space="0" w:color="auto"/>
                <w:bottom w:val="none" w:sz="0" w:space="0" w:color="auto"/>
                <w:right w:val="none" w:sz="0" w:space="0" w:color="auto"/>
              </w:divBdr>
            </w:div>
            <w:div w:id="2026243395">
              <w:marLeft w:val="0"/>
              <w:marRight w:val="0"/>
              <w:marTop w:val="0"/>
              <w:marBottom w:val="0"/>
              <w:divBdr>
                <w:top w:val="none" w:sz="0" w:space="0" w:color="auto"/>
                <w:left w:val="none" w:sz="0" w:space="0" w:color="auto"/>
                <w:bottom w:val="none" w:sz="0" w:space="0" w:color="auto"/>
                <w:right w:val="none" w:sz="0" w:space="0" w:color="auto"/>
              </w:divBdr>
            </w:div>
            <w:div w:id="2026714373">
              <w:marLeft w:val="0"/>
              <w:marRight w:val="0"/>
              <w:marTop w:val="0"/>
              <w:marBottom w:val="0"/>
              <w:divBdr>
                <w:top w:val="none" w:sz="0" w:space="0" w:color="auto"/>
                <w:left w:val="none" w:sz="0" w:space="0" w:color="auto"/>
                <w:bottom w:val="none" w:sz="0" w:space="0" w:color="auto"/>
                <w:right w:val="none" w:sz="0" w:space="0" w:color="auto"/>
              </w:divBdr>
            </w:div>
            <w:div w:id="2028091917">
              <w:marLeft w:val="0"/>
              <w:marRight w:val="0"/>
              <w:marTop w:val="0"/>
              <w:marBottom w:val="0"/>
              <w:divBdr>
                <w:top w:val="none" w:sz="0" w:space="0" w:color="auto"/>
                <w:left w:val="none" w:sz="0" w:space="0" w:color="auto"/>
                <w:bottom w:val="none" w:sz="0" w:space="0" w:color="auto"/>
                <w:right w:val="none" w:sz="0" w:space="0" w:color="auto"/>
              </w:divBdr>
            </w:div>
            <w:div w:id="2029259666">
              <w:marLeft w:val="0"/>
              <w:marRight w:val="0"/>
              <w:marTop w:val="0"/>
              <w:marBottom w:val="0"/>
              <w:divBdr>
                <w:top w:val="none" w:sz="0" w:space="0" w:color="auto"/>
                <w:left w:val="none" w:sz="0" w:space="0" w:color="auto"/>
                <w:bottom w:val="none" w:sz="0" w:space="0" w:color="auto"/>
                <w:right w:val="none" w:sz="0" w:space="0" w:color="auto"/>
              </w:divBdr>
            </w:div>
            <w:div w:id="2030060060">
              <w:marLeft w:val="0"/>
              <w:marRight w:val="0"/>
              <w:marTop w:val="0"/>
              <w:marBottom w:val="0"/>
              <w:divBdr>
                <w:top w:val="none" w:sz="0" w:space="0" w:color="auto"/>
                <w:left w:val="none" w:sz="0" w:space="0" w:color="auto"/>
                <w:bottom w:val="none" w:sz="0" w:space="0" w:color="auto"/>
                <w:right w:val="none" w:sz="0" w:space="0" w:color="auto"/>
              </w:divBdr>
            </w:div>
            <w:div w:id="2030251940">
              <w:marLeft w:val="0"/>
              <w:marRight w:val="0"/>
              <w:marTop w:val="0"/>
              <w:marBottom w:val="0"/>
              <w:divBdr>
                <w:top w:val="none" w:sz="0" w:space="0" w:color="auto"/>
                <w:left w:val="none" w:sz="0" w:space="0" w:color="auto"/>
                <w:bottom w:val="none" w:sz="0" w:space="0" w:color="auto"/>
                <w:right w:val="none" w:sz="0" w:space="0" w:color="auto"/>
              </w:divBdr>
            </w:div>
            <w:div w:id="2030520672">
              <w:marLeft w:val="0"/>
              <w:marRight w:val="0"/>
              <w:marTop w:val="0"/>
              <w:marBottom w:val="0"/>
              <w:divBdr>
                <w:top w:val="none" w:sz="0" w:space="0" w:color="auto"/>
                <w:left w:val="none" w:sz="0" w:space="0" w:color="auto"/>
                <w:bottom w:val="none" w:sz="0" w:space="0" w:color="auto"/>
                <w:right w:val="none" w:sz="0" w:space="0" w:color="auto"/>
              </w:divBdr>
            </w:div>
            <w:div w:id="2031449512">
              <w:marLeft w:val="0"/>
              <w:marRight w:val="0"/>
              <w:marTop w:val="0"/>
              <w:marBottom w:val="0"/>
              <w:divBdr>
                <w:top w:val="none" w:sz="0" w:space="0" w:color="auto"/>
                <w:left w:val="none" w:sz="0" w:space="0" w:color="auto"/>
                <w:bottom w:val="none" w:sz="0" w:space="0" w:color="auto"/>
                <w:right w:val="none" w:sz="0" w:space="0" w:color="auto"/>
              </w:divBdr>
            </w:div>
            <w:div w:id="2031638006">
              <w:marLeft w:val="0"/>
              <w:marRight w:val="0"/>
              <w:marTop w:val="0"/>
              <w:marBottom w:val="0"/>
              <w:divBdr>
                <w:top w:val="none" w:sz="0" w:space="0" w:color="auto"/>
                <w:left w:val="none" w:sz="0" w:space="0" w:color="auto"/>
                <w:bottom w:val="none" w:sz="0" w:space="0" w:color="auto"/>
                <w:right w:val="none" w:sz="0" w:space="0" w:color="auto"/>
              </w:divBdr>
            </w:div>
            <w:div w:id="2032562567">
              <w:marLeft w:val="0"/>
              <w:marRight w:val="0"/>
              <w:marTop w:val="0"/>
              <w:marBottom w:val="0"/>
              <w:divBdr>
                <w:top w:val="none" w:sz="0" w:space="0" w:color="auto"/>
                <w:left w:val="none" w:sz="0" w:space="0" w:color="auto"/>
                <w:bottom w:val="none" w:sz="0" w:space="0" w:color="auto"/>
                <w:right w:val="none" w:sz="0" w:space="0" w:color="auto"/>
              </w:divBdr>
            </w:div>
            <w:div w:id="2033529933">
              <w:marLeft w:val="0"/>
              <w:marRight w:val="0"/>
              <w:marTop w:val="0"/>
              <w:marBottom w:val="0"/>
              <w:divBdr>
                <w:top w:val="none" w:sz="0" w:space="0" w:color="auto"/>
                <w:left w:val="none" w:sz="0" w:space="0" w:color="auto"/>
                <w:bottom w:val="none" w:sz="0" w:space="0" w:color="auto"/>
                <w:right w:val="none" w:sz="0" w:space="0" w:color="auto"/>
              </w:divBdr>
            </w:div>
            <w:div w:id="2034915215">
              <w:marLeft w:val="0"/>
              <w:marRight w:val="0"/>
              <w:marTop w:val="0"/>
              <w:marBottom w:val="0"/>
              <w:divBdr>
                <w:top w:val="none" w:sz="0" w:space="0" w:color="auto"/>
                <w:left w:val="none" w:sz="0" w:space="0" w:color="auto"/>
                <w:bottom w:val="none" w:sz="0" w:space="0" w:color="auto"/>
                <w:right w:val="none" w:sz="0" w:space="0" w:color="auto"/>
              </w:divBdr>
            </w:div>
            <w:div w:id="2035960540">
              <w:marLeft w:val="0"/>
              <w:marRight w:val="0"/>
              <w:marTop w:val="0"/>
              <w:marBottom w:val="0"/>
              <w:divBdr>
                <w:top w:val="none" w:sz="0" w:space="0" w:color="auto"/>
                <w:left w:val="none" w:sz="0" w:space="0" w:color="auto"/>
                <w:bottom w:val="none" w:sz="0" w:space="0" w:color="auto"/>
                <w:right w:val="none" w:sz="0" w:space="0" w:color="auto"/>
              </w:divBdr>
            </w:div>
            <w:div w:id="2036491438">
              <w:marLeft w:val="0"/>
              <w:marRight w:val="0"/>
              <w:marTop w:val="0"/>
              <w:marBottom w:val="0"/>
              <w:divBdr>
                <w:top w:val="none" w:sz="0" w:space="0" w:color="auto"/>
                <w:left w:val="none" w:sz="0" w:space="0" w:color="auto"/>
                <w:bottom w:val="none" w:sz="0" w:space="0" w:color="auto"/>
                <w:right w:val="none" w:sz="0" w:space="0" w:color="auto"/>
              </w:divBdr>
            </w:div>
            <w:div w:id="2037121702">
              <w:marLeft w:val="0"/>
              <w:marRight w:val="0"/>
              <w:marTop w:val="0"/>
              <w:marBottom w:val="0"/>
              <w:divBdr>
                <w:top w:val="none" w:sz="0" w:space="0" w:color="auto"/>
                <w:left w:val="none" w:sz="0" w:space="0" w:color="auto"/>
                <w:bottom w:val="none" w:sz="0" w:space="0" w:color="auto"/>
                <w:right w:val="none" w:sz="0" w:space="0" w:color="auto"/>
              </w:divBdr>
            </w:div>
            <w:div w:id="2040813388">
              <w:marLeft w:val="0"/>
              <w:marRight w:val="0"/>
              <w:marTop w:val="0"/>
              <w:marBottom w:val="0"/>
              <w:divBdr>
                <w:top w:val="none" w:sz="0" w:space="0" w:color="auto"/>
                <w:left w:val="none" w:sz="0" w:space="0" w:color="auto"/>
                <w:bottom w:val="none" w:sz="0" w:space="0" w:color="auto"/>
                <w:right w:val="none" w:sz="0" w:space="0" w:color="auto"/>
              </w:divBdr>
            </w:div>
            <w:div w:id="2041855513">
              <w:marLeft w:val="0"/>
              <w:marRight w:val="0"/>
              <w:marTop w:val="0"/>
              <w:marBottom w:val="0"/>
              <w:divBdr>
                <w:top w:val="none" w:sz="0" w:space="0" w:color="auto"/>
                <w:left w:val="none" w:sz="0" w:space="0" w:color="auto"/>
                <w:bottom w:val="none" w:sz="0" w:space="0" w:color="auto"/>
                <w:right w:val="none" w:sz="0" w:space="0" w:color="auto"/>
              </w:divBdr>
            </w:div>
            <w:div w:id="2042127819">
              <w:marLeft w:val="0"/>
              <w:marRight w:val="0"/>
              <w:marTop w:val="0"/>
              <w:marBottom w:val="0"/>
              <w:divBdr>
                <w:top w:val="none" w:sz="0" w:space="0" w:color="auto"/>
                <w:left w:val="none" w:sz="0" w:space="0" w:color="auto"/>
                <w:bottom w:val="none" w:sz="0" w:space="0" w:color="auto"/>
                <w:right w:val="none" w:sz="0" w:space="0" w:color="auto"/>
              </w:divBdr>
            </w:div>
            <w:div w:id="2042244158">
              <w:marLeft w:val="0"/>
              <w:marRight w:val="0"/>
              <w:marTop w:val="0"/>
              <w:marBottom w:val="0"/>
              <w:divBdr>
                <w:top w:val="none" w:sz="0" w:space="0" w:color="auto"/>
                <w:left w:val="none" w:sz="0" w:space="0" w:color="auto"/>
                <w:bottom w:val="none" w:sz="0" w:space="0" w:color="auto"/>
                <w:right w:val="none" w:sz="0" w:space="0" w:color="auto"/>
              </w:divBdr>
            </w:div>
            <w:div w:id="2042895280">
              <w:marLeft w:val="0"/>
              <w:marRight w:val="0"/>
              <w:marTop w:val="0"/>
              <w:marBottom w:val="0"/>
              <w:divBdr>
                <w:top w:val="none" w:sz="0" w:space="0" w:color="auto"/>
                <w:left w:val="none" w:sz="0" w:space="0" w:color="auto"/>
                <w:bottom w:val="none" w:sz="0" w:space="0" w:color="auto"/>
                <w:right w:val="none" w:sz="0" w:space="0" w:color="auto"/>
              </w:divBdr>
            </w:div>
            <w:div w:id="2043893915">
              <w:marLeft w:val="0"/>
              <w:marRight w:val="0"/>
              <w:marTop w:val="0"/>
              <w:marBottom w:val="0"/>
              <w:divBdr>
                <w:top w:val="none" w:sz="0" w:space="0" w:color="auto"/>
                <w:left w:val="none" w:sz="0" w:space="0" w:color="auto"/>
                <w:bottom w:val="none" w:sz="0" w:space="0" w:color="auto"/>
                <w:right w:val="none" w:sz="0" w:space="0" w:color="auto"/>
              </w:divBdr>
            </w:div>
            <w:div w:id="2046977769">
              <w:marLeft w:val="0"/>
              <w:marRight w:val="0"/>
              <w:marTop w:val="0"/>
              <w:marBottom w:val="0"/>
              <w:divBdr>
                <w:top w:val="none" w:sz="0" w:space="0" w:color="auto"/>
                <w:left w:val="none" w:sz="0" w:space="0" w:color="auto"/>
                <w:bottom w:val="none" w:sz="0" w:space="0" w:color="auto"/>
                <w:right w:val="none" w:sz="0" w:space="0" w:color="auto"/>
              </w:divBdr>
            </w:div>
            <w:div w:id="2048023056">
              <w:marLeft w:val="0"/>
              <w:marRight w:val="0"/>
              <w:marTop w:val="0"/>
              <w:marBottom w:val="0"/>
              <w:divBdr>
                <w:top w:val="none" w:sz="0" w:space="0" w:color="auto"/>
                <w:left w:val="none" w:sz="0" w:space="0" w:color="auto"/>
                <w:bottom w:val="none" w:sz="0" w:space="0" w:color="auto"/>
                <w:right w:val="none" w:sz="0" w:space="0" w:color="auto"/>
              </w:divBdr>
            </w:div>
            <w:div w:id="2048530149">
              <w:marLeft w:val="0"/>
              <w:marRight w:val="0"/>
              <w:marTop w:val="0"/>
              <w:marBottom w:val="0"/>
              <w:divBdr>
                <w:top w:val="none" w:sz="0" w:space="0" w:color="auto"/>
                <w:left w:val="none" w:sz="0" w:space="0" w:color="auto"/>
                <w:bottom w:val="none" w:sz="0" w:space="0" w:color="auto"/>
                <w:right w:val="none" w:sz="0" w:space="0" w:color="auto"/>
              </w:divBdr>
            </w:div>
            <w:div w:id="2048679815">
              <w:marLeft w:val="0"/>
              <w:marRight w:val="0"/>
              <w:marTop w:val="0"/>
              <w:marBottom w:val="0"/>
              <w:divBdr>
                <w:top w:val="none" w:sz="0" w:space="0" w:color="auto"/>
                <w:left w:val="none" w:sz="0" w:space="0" w:color="auto"/>
                <w:bottom w:val="none" w:sz="0" w:space="0" w:color="auto"/>
                <w:right w:val="none" w:sz="0" w:space="0" w:color="auto"/>
              </w:divBdr>
            </w:div>
            <w:div w:id="2048749675">
              <w:marLeft w:val="0"/>
              <w:marRight w:val="0"/>
              <w:marTop w:val="0"/>
              <w:marBottom w:val="0"/>
              <w:divBdr>
                <w:top w:val="none" w:sz="0" w:space="0" w:color="auto"/>
                <w:left w:val="none" w:sz="0" w:space="0" w:color="auto"/>
                <w:bottom w:val="none" w:sz="0" w:space="0" w:color="auto"/>
                <w:right w:val="none" w:sz="0" w:space="0" w:color="auto"/>
              </w:divBdr>
            </w:div>
            <w:div w:id="2050110413">
              <w:marLeft w:val="0"/>
              <w:marRight w:val="0"/>
              <w:marTop w:val="0"/>
              <w:marBottom w:val="0"/>
              <w:divBdr>
                <w:top w:val="none" w:sz="0" w:space="0" w:color="auto"/>
                <w:left w:val="none" w:sz="0" w:space="0" w:color="auto"/>
                <w:bottom w:val="none" w:sz="0" w:space="0" w:color="auto"/>
                <w:right w:val="none" w:sz="0" w:space="0" w:color="auto"/>
              </w:divBdr>
            </w:div>
            <w:div w:id="2051419418">
              <w:marLeft w:val="0"/>
              <w:marRight w:val="0"/>
              <w:marTop w:val="0"/>
              <w:marBottom w:val="0"/>
              <w:divBdr>
                <w:top w:val="none" w:sz="0" w:space="0" w:color="auto"/>
                <w:left w:val="none" w:sz="0" w:space="0" w:color="auto"/>
                <w:bottom w:val="none" w:sz="0" w:space="0" w:color="auto"/>
                <w:right w:val="none" w:sz="0" w:space="0" w:color="auto"/>
              </w:divBdr>
            </w:div>
            <w:div w:id="2052262179">
              <w:marLeft w:val="0"/>
              <w:marRight w:val="0"/>
              <w:marTop w:val="0"/>
              <w:marBottom w:val="0"/>
              <w:divBdr>
                <w:top w:val="none" w:sz="0" w:space="0" w:color="auto"/>
                <w:left w:val="none" w:sz="0" w:space="0" w:color="auto"/>
                <w:bottom w:val="none" w:sz="0" w:space="0" w:color="auto"/>
                <w:right w:val="none" w:sz="0" w:space="0" w:color="auto"/>
              </w:divBdr>
            </w:div>
            <w:div w:id="2053573172">
              <w:marLeft w:val="0"/>
              <w:marRight w:val="0"/>
              <w:marTop w:val="0"/>
              <w:marBottom w:val="0"/>
              <w:divBdr>
                <w:top w:val="none" w:sz="0" w:space="0" w:color="auto"/>
                <w:left w:val="none" w:sz="0" w:space="0" w:color="auto"/>
                <w:bottom w:val="none" w:sz="0" w:space="0" w:color="auto"/>
                <w:right w:val="none" w:sz="0" w:space="0" w:color="auto"/>
              </w:divBdr>
            </w:div>
            <w:div w:id="2053921764">
              <w:marLeft w:val="0"/>
              <w:marRight w:val="0"/>
              <w:marTop w:val="0"/>
              <w:marBottom w:val="0"/>
              <w:divBdr>
                <w:top w:val="none" w:sz="0" w:space="0" w:color="auto"/>
                <w:left w:val="none" w:sz="0" w:space="0" w:color="auto"/>
                <w:bottom w:val="none" w:sz="0" w:space="0" w:color="auto"/>
                <w:right w:val="none" w:sz="0" w:space="0" w:color="auto"/>
              </w:divBdr>
            </w:div>
            <w:div w:id="2054231456">
              <w:marLeft w:val="0"/>
              <w:marRight w:val="0"/>
              <w:marTop w:val="0"/>
              <w:marBottom w:val="0"/>
              <w:divBdr>
                <w:top w:val="none" w:sz="0" w:space="0" w:color="auto"/>
                <w:left w:val="none" w:sz="0" w:space="0" w:color="auto"/>
                <w:bottom w:val="none" w:sz="0" w:space="0" w:color="auto"/>
                <w:right w:val="none" w:sz="0" w:space="0" w:color="auto"/>
              </w:divBdr>
            </w:div>
            <w:div w:id="2054304698">
              <w:marLeft w:val="0"/>
              <w:marRight w:val="0"/>
              <w:marTop w:val="0"/>
              <w:marBottom w:val="0"/>
              <w:divBdr>
                <w:top w:val="none" w:sz="0" w:space="0" w:color="auto"/>
                <w:left w:val="none" w:sz="0" w:space="0" w:color="auto"/>
                <w:bottom w:val="none" w:sz="0" w:space="0" w:color="auto"/>
                <w:right w:val="none" w:sz="0" w:space="0" w:color="auto"/>
              </w:divBdr>
            </w:div>
            <w:div w:id="2054571144">
              <w:marLeft w:val="0"/>
              <w:marRight w:val="0"/>
              <w:marTop w:val="0"/>
              <w:marBottom w:val="0"/>
              <w:divBdr>
                <w:top w:val="none" w:sz="0" w:space="0" w:color="auto"/>
                <w:left w:val="none" w:sz="0" w:space="0" w:color="auto"/>
                <w:bottom w:val="none" w:sz="0" w:space="0" w:color="auto"/>
                <w:right w:val="none" w:sz="0" w:space="0" w:color="auto"/>
              </w:divBdr>
            </w:div>
            <w:div w:id="2055693773">
              <w:marLeft w:val="0"/>
              <w:marRight w:val="0"/>
              <w:marTop w:val="0"/>
              <w:marBottom w:val="0"/>
              <w:divBdr>
                <w:top w:val="none" w:sz="0" w:space="0" w:color="auto"/>
                <w:left w:val="none" w:sz="0" w:space="0" w:color="auto"/>
                <w:bottom w:val="none" w:sz="0" w:space="0" w:color="auto"/>
                <w:right w:val="none" w:sz="0" w:space="0" w:color="auto"/>
              </w:divBdr>
            </w:div>
            <w:div w:id="2055763470">
              <w:marLeft w:val="0"/>
              <w:marRight w:val="0"/>
              <w:marTop w:val="0"/>
              <w:marBottom w:val="0"/>
              <w:divBdr>
                <w:top w:val="none" w:sz="0" w:space="0" w:color="auto"/>
                <w:left w:val="none" w:sz="0" w:space="0" w:color="auto"/>
                <w:bottom w:val="none" w:sz="0" w:space="0" w:color="auto"/>
                <w:right w:val="none" w:sz="0" w:space="0" w:color="auto"/>
              </w:divBdr>
            </w:div>
            <w:div w:id="2056657414">
              <w:marLeft w:val="0"/>
              <w:marRight w:val="0"/>
              <w:marTop w:val="0"/>
              <w:marBottom w:val="0"/>
              <w:divBdr>
                <w:top w:val="none" w:sz="0" w:space="0" w:color="auto"/>
                <w:left w:val="none" w:sz="0" w:space="0" w:color="auto"/>
                <w:bottom w:val="none" w:sz="0" w:space="0" w:color="auto"/>
                <w:right w:val="none" w:sz="0" w:space="0" w:color="auto"/>
              </w:divBdr>
            </w:div>
            <w:div w:id="2057118250">
              <w:marLeft w:val="0"/>
              <w:marRight w:val="0"/>
              <w:marTop w:val="0"/>
              <w:marBottom w:val="0"/>
              <w:divBdr>
                <w:top w:val="none" w:sz="0" w:space="0" w:color="auto"/>
                <w:left w:val="none" w:sz="0" w:space="0" w:color="auto"/>
                <w:bottom w:val="none" w:sz="0" w:space="0" w:color="auto"/>
                <w:right w:val="none" w:sz="0" w:space="0" w:color="auto"/>
              </w:divBdr>
            </w:div>
            <w:div w:id="2057731822">
              <w:marLeft w:val="0"/>
              <w:marRight w:val="0"/>
              <w:marTop w:val="0"/>
              <w:marBottom w:val="0"/>
              <w:divBdr>
                <w:top w:val="none" w:sz="0" w:space="0" w:color="auto"/>
                <w:left w:val="none" w:sz="0" w:space="0" w:color="auto"/>
                <w:bottom w:val="none" w:sz="0" w:space="0" w:color="auto"/>
                <w:right w:val="none" w:sz="0" w:space="0" w:color="auto"/>
              </w:divBdr>
            </w:div>
            <w:div w:id="2058044731">
              <w:marLeft w:val="0"/>
              <w:marRight w:val="0"/>
              <w:marTop w:val="0"/>
              <w:marBottom w:val="0"/>
              <w:divBdr>
                <w:top w:val="none" w:sz="0" w:space="0" w:color="auto"/>
                <w:left w:val="none" w:sz="0" w:space="0" w:color="auto"/>
                <w:bottom w:val="none" w:sz="0" w:space="0" w:color="auto"/>
                <w:right w:val="none" w:sz="0" w:space="0" w:color="auto"/>
              </w:divBdr>
            </w:div>
            <w:div w:id="2058240146">
              <w:marLeft w:val="0"/>
              <w:marRight w:val="0"/>
              <w:marTop w:val="0"/>
              <w:marBottom w:val="0"/>
              <w:divBdr>
                <w:top w:val="none" w:sz="0" w:space="0" w:color="auto"/>
                <w:left w:val="none" w:sz="0" w:space="0" w:color="auto"/>
                <w:bottom w:val="none" w:sz="0" w:space="0" w:color="auto"/>
                <w:right w:val="none" w:sz="0" w:space="0" w:color="auto"/>
              </w:divBdr>
            </w:div>
            <w:div w:id="2058776234">
              <w:marLeft w:val="0"/>
              <w:marRight w:val="0"/>
              <w:marTop w:val="0"/>
              <w:marBottom w:val="0"/>
              <w:divBdr>
                <w:top w:val="none" w:sz="0" w:space="0" w:color="auto"/>
                <w:left w:val="none" w:sz="0" w:space="0" w:color="auto"/>
                <w:bottom w:val="none" w:sz="0" w:space="0" w:color="auto"/>
                <w:right w:val="none" w:sz="0" w:space="0" w:color="auto"/>
              </w:divBdr>
            </w:div>
            <w:div w:id="2060087830">
              <w:marLeft w:val="0"/>
              <w:marRight w:val="0"/>
              <w:marTop w:val="0"/>
              <w:marBottom w:val="0"/>
              <w:divBdr>
                <w:top w:val="none" w:sz="0" w:space="0" w:color="auto"/>
                <w:left w:val="none" w:sz="0" w:space="0" w:color="auto"/>
                <w:bottom w:val="none" w:sz="0" w:space="0" w:color="auto"/>
                <w:right w:val="none" w:sz="0" w:space="0" w:color="auto"/>
              </w:divBdr>
            </w:div>
            <w:div w:id="2060475689">
              <w:marLeft w:val="0"/>
              <w:marRight w:val="0"/>
              <w:marTop w:val="0"/>
              <w:marBottom w:val="0"/>
              <w:divBdr>
                <w:top w:val="none" w:sz="0" w:space="0" w:color="auto"/>
                <w:left w:val="none" w:sz="0" w:space="0" w:color="auto"/>
                <w:bottom w:val="none" w:sz="0" w:space="0" w:color="auto"/>
                <w:right w:val="none" w:sz="0" w:space="0" w:color="auto"/>
              </w:divBdr>
            </w:div>
            <w:div w:id="2060859511">
              <w:marLeft w:val="0"/>
              <w:marRight w:val="0"/>
              <w:marTop w:val="0"/>
              <w:marBottom w:val="0"/>
              <w:divBdr>
                <w:top w:val="none" w:sz="0" w:space="0" w:color="auto"/>
                <w:left w:val="none" w:sz="0" w:space="0" w:color="auto"/>
                <w:bottom w:val="none" w:sz="0" w:space="0" w:color="auto"/>
                <w:right w:val="none" w:sz="0" w:space="0" w:color="auto"/>
              </w:divBdr>
            </w:div>
            <w:div w:id="2061636658">
              <w:marLeft w:val="0"/>
              <w:marRight w:val="0"/>
              <w:marTop w:val="0"/>
              <w:marBottom w:val="0"/>
              <w:divBdr>
                <w:top w:val="none" w:sz="0" w:space="0" w:color="auto"/>
                <w:left w:val="none" w:sz="0" w:space="0" w:color="auto"/>
                <w:bottom w:val="none" w:sz="0" w:space="0" w:color="auto"/>
                <w:right w:val="none" w:sz="0" w:space="0" w:color="auto"/>
              </w:divBdr>
            </w:div>
            <w:div w:id="2062702541">
              <w:marLeft w:val="0"/>
              <w:marRight w:val="0"/>
              <w:marTop w:val="0"/>
              <w:marBottom w:val="0"/>
              <w:divBdr>
                <w:top w:val="none" w:sz="0" w:space="0" w:color="auto"/>
                <w:left w:val="none" w:sz="0" w:space="0" w:color="auto"/>
                <w:bottom w:val="none" w:sz="0" w:space="0" w:color="auto"/>
                <w:right w:val="none" w:sz="0" w:space="0" w:color="auto"/>
              </w:divBdr>
            </w:div>
            <w:div w:id="2062748619">
              <w:marLeft w:val="0"/>
              <w:marRight w:val="0"/>
              <w:marTop w:val="0"/>
              <w:marBottom w:val="0"/>
              <w:divBdr>
                <w:top w:val="none" w:sz="0" w:space="0" w:color="auto"/>
                <w:left w:val="none" w:sz="0" w:space="0" w:color="auto"/>
                <w:bottom w:val="none" w:sz="0" w:space="0" w:color="auto"/>
                <w:right w:val="none" w:sz="0" w:space="0" w:color="auto"/>
              </w:divBdr>
            </w:div>
            <w:div w:id="2065249537">
              <w:marLeft w:val="0"/>
              <w:marRight w:val="0"/>
              <w:marTop w:val="0"/>
              <w:marBottom w:val="0"/>
              <w:divBdr>
                <w:top w:val="none" w:sz="0" w:space="0" w:color="auto"/>
                <w:left w:val="none" w:sz="0" w:space="0" w:color="auto"/>
                <w:bottom w:val="none" w:sz="0" w:space="0" w:color="auto"/>
                <w:right w:val="none" w:sz="0" w:space="0" w:color="auto"/>
              </w:divBdr>
            </w:div>
            <w:div w:id="2065251941">
              <w:marLeft w:val="0"/>
              <w:marRight w:val="0"/>
              <w:marTop w:val="0"/>
              <w:marBottom w:val="0"/>
              <w:divBdr>
                <w:top w:val="none" w:sz="0" w:space="0" w:color="auto"/>
                <w:left w:val="none" w:sz="0" w:space="0" w:color="auto"/>
                <w:bottom w:val="none" w:sz="0" w:space="0" w:color="auto"/>
                <w:right w:val="none" w:sz="0" w:space="0" w:color="auto"/>
              </w:divBdr>
            </w:div>
            <w:div w:id="2065713008">
              <w:marLeft w:val="0"/>
              <w:marRight w:val="0"/>
              <w:marTop w:val="0"/>
              <w:marBottom w:val="0"/>
              <w:divBdr>
                <w:top w:val="none" w:sz="0" w:space="0" w:color="auto"/>
                <w:left w:val="none" w:sz="0" w:space="0" w:color="auto"/>
                <w:bottom w:val="none" w:sz="0" w:space="0" w:color="auto"/>
                <w:right w:val="none" w:sz="0" w:space="0" w:color="auto"/>
              </w:divBdr>
            </w:div>
            <w:div w:id="2065789520">
              <w:marLeft w:val="0"/>
              <w:marRight w:val="0"/>
              <w:marTop w:val="0"/>
              <w:marBottom w:val="0"/>
              <w:divBdr>
                <w:top w:val="none" w:sz="0" w:space="0" w:color="auto"/>
                <w:left w:val="none" w:sz="0" w:space="0" w:color="auto"/>
                <w:bottom w:val="none" w:sz="0" w:space="0" w:color="auto"/>
                <w:right w:val="none" w:sz="0" w:space="0" w:color="auto"/>
              </w:divBdr>
            </w:div>
            <w:div w:id="2067601729">
              <w:marLeft w:val="0"/>
              <w:marRight w:val="0"/>
              <w:marTop w:val="0"/>
              <w:marBottom w:val="0"/>
              <w:divBdr>
                <w:top w:val="none" w:sz="0" w:space="0" w:color="auto"/>
                <w:left w:val="none" w:sz="0" w:space="0" w:color="auto"/>
                <w:bottom w:val="none" w:sz="0" w:space="0" w:color="auto"/>
                <w:right w:val="none" w:sz="0" w:space="0" w:color="auto"/>
              </w:divBdr>
            </w:div>
            <w:div w:id="2068258360">
              <w:marLeft w:val="0"/>
              <w:marRight w:val="0"/>
              <w:marTop w:val="0"/>
              <w:marBottom w:val="0"/>
              <w:divBdr>
                <w:top w:val="none" w:sz="0" w:space="0" w:color="auto"/>
                <w:left w:val="none" w:sz="0" w:space="0" w:color="auto"/>
                <w:bottom w:val="none" w:sz="0" w:space="0" w:color="auto"/>
                <w:right w:val="none" w:sz="0" w:space="0" w:color="auto"/>
              </w:divBdr>
            </w:div>
            <w:div w:id="2070496901">
              <w:marLeft w:val="0"/>
              <w:marRight w:val="0"/>
              <w:marTop w:val="0"/>
              <w:marBottom w:val="0"/>
              <w:divBdr>
                <w:top w:val="none" w:sz="0" w:space="0" w:color="auto"/>
                <w:left w:val="none" w:sz="0" w:space="0" w:color="auto"/>
                <w:bottom w:val="none" w:sz="0" w:space="0" w:color="auto"/>
                <w:right w:val="none" w:sz="0" w:space="0" w:color="auto"/>
              </w:divBdr>
            </w:div>
            <w:div w:id="2070683802">
              <w:marLeft w:val="0"/>
              <w:marRight w:val="0"/>
              <w:marTop w:val="0"/>
              <w:marBottom w:val="0"/>
              <w:divBdr>
                <w:top w:val="none" w:sz="0" w:space="0" w:color="auto"/>
                <w:left w:val="none" w:sz="0" w:space="0" w:color="auto"/>
                <w:bottom w:val="none" w:sz="0" w:space="0" w:color="auto"/>
                <w:right w:val="none" w:sz="0" w:space="0" w:color="auto"/>
              </w:divBdr>
            </w:div>
            <w:div w:id="2071729943">
              <w:marLeft w:val="0"/>
              <w:marRight w:val="0"/>
              <w:marTop w:val="0"/>
              <w:marBottom w:val="0"/>
              <w:divBdr>
                <w:top w:val="none" w:sz="0" w:space="0" w:color="auto"/>
                <w:left w:val="none" w:sz="0" w:space="0" w:color="auto"/>
                <w:bottom w:val="none" w:sz="0" w:space="0" w:color="auto"/>
                <w:right w:val="none" w:sz="0" w:space="0" w:color="auto"/>
              </w:divBdr>
            </w:div>
            <w:div w:id="2072456819">
              <w:marLeft w:val="0"/>
              <w:marRight w:val="0"/>
              <w:marTop w:val="0"/>
              <w:marBottom w:val="0"/>
              <w:divBdr>
                <w:top w:val="none" w:sz="0" w:space="0" w:color="auto"/>
                <w:left w:val="none" w:sz="0" w:space="0" w:color="auto"/>
                <w:bottom w:val="none" w:sz="0" w:space="0" w:color="auto"/>
                <w:right w:val="none" w:sz="0" w:space="0" w:color="auto"/>
              </w:divBdr>
            </w:div>
            <w:div w:id="2074311612">
              <w:marLeft w:val="0"/>
              <w:marRight w:val="0"/>
              <w:marTop w:val="0"/>
              <w:marBottom w:val="0"/>
              <w:divBdr>
                <w:top w:val="none" w:sz="0" w:space="0" w:color="auto"/>
                <w:left w:val="none" w:sz="0" w:space="0" w:color="auto"/>
                <w:bottom w:val="none" w:sz="0" w:space="0" w:color="auto"/>
                <w:right w:val="none" w:sz="0" w:space="0" w:color="auto"/>
              </w:divBdr>
            </w:div>
            <w:div w:id="2077825190">
              <w:marLeft w:val="0"/>
              <w:marRight w:val="0"/>
              <w:marTop w:val="0"/>
              <w:marBottom w:val="0"/>
              <w:divBdr>
                <w:top w:val="none" w:sz="0" w:space="0" w:color="auto"/>
                <w:left w:val="none" w:sz="0" w:space="0" w:color="auto"/>
                <w:bottom w:val="none" w:sz="0" w:space="0" w:color="auto"/>
                <w:right w:val="none" w:sz="0" w:space="0" w:color="auto"/>
              </w:divBdr>
            </w:div>
            <w:div w:id="2080053477">
              <w:marLeft w:val="0"/>
              <w:marRight w:val="0"/>
              <w:marTop w:val="0"/>
              <w:marBottom w:val="0"/>
              <w:divBdr>
                <w:top w:val="none" w:sz="0" w:space="0" w:color="auto"/>
                <w:left w:val="none" w:sz="0" w:space="0" w:color="auto"/>
                <w:bottom w:val="none" w:sz="0" w:space="0" w:color="auto"/>
                <w:right w:val="none" w:sz="0" w:space="0" w:color="auto"/>
              </w:divBdr>
            </w:div>
            <w:div w:id="2080127402">
              <w:marLeft w:val="0"/>
              <w:marRight w:val="0"/>
              <w:marTop w:val="0"/>
              <w:marBottom w:val="0"/>
              <w:divBdr>
                <w:top w:val="none" w:sz="0" w:space="0" w:color="auto"/>
                <w:left w:val="none" w:sz="0" w:space="0" w:color="auto"/>
                <w:bottom w:val="none" w:sz="0" w:space="0" w:color="auto"/>
                <w:right w:val="none" w:sz="0" w:space="0" w:color="auto"/>
              </w:divBdr>
            </w:div>
            <w:div w:id="2080664846">
              <w:marLeft w:val="0"/>
              <w:marRight w:val="0"/>
              <w:marTop w:val="0"/>
              <w:marBottom w:val="0"/>
              <w:divBdr>
                <w:top w:val="none" w:sz="0" w:space="0" w:color="auto"/>
                <w:left w:val="none" w:sz="0" w:space="0" w:color="auto"/>
                <w:bottom w:val="none" w:sz="0" w:space="0" w:color="auto"/>
                <w:right w:val="none" w:sz="0" w:space="0" w:color="auto"/>
              </w:divBdr>
            </w:div>
            <w:div w:id="2080710886">
              <w:marLeft w:val="0"/>
              <w:marRight w:val="0"/>
              <w:marTop w:val="0"/>
              <w:marBottom w:val="0"/>
              <w:divBdr>
                <w:top w:val="none" w:sz="0" w:space="0" w:color="auto"/>
                <w:left w:val="none" w:sz="0" w:space="0" w:color="auto"/>
                <w:bottom w:val="none" w:sz="0" w:space="0" w:color="auto"/>
                <w:right w:val="none" w:sz="0" w:space="0" w:color="auto"/>
              </w:divBdr>
            </w:div>
            <w:div w:id="2081366937">
              <w:marLeft w:val="0"/>
              <w:marRight w:val="0"/>
              <w:marTop w:val="0"/>
              <w:marBottom w:val="0"/>
              <w:divBdr>
                <w:top w:val="none" w:sz="0" w:space="0" w:color="auto"/>
                <w:left w:val="none" w:sz="0" w:space="0" w:color="auto"/>
                <w:bottom w:val="none" w:sz="0" w:space="0" w:color="auto"/>
                <w:right w:val="none" w:sz="0" w:space="0" w:color="auto"/>
              </w:divBdr>
            </w:div>
            <w:div w:id="2081443042">
              <w:marLeft w:val="0"/>
              <w:marRight w:val="0"/>
              <w:marTop w:val="0"/>
              <w:marBottom w:val="0"/>
              <w:divBdr>
                <w:top w:val="none" w:sz="0" w:space="0" w:color="auto"/>
                <w:left w:val="none" w:sz="0" w:space="0" w:color="auto"/>
                <w:bottom w:val="none" w:sz="0" w:space="0" w:color="auto"/>
                <w:right w:val="none" w:sz="0" w:space="0" w:color="auto"/>
              </w:divBdr>
            </w:div>
            <w:div w:id="2082016883">
              <w:marLeft w:val="0"/>
              <w:marRight w:val="0"/>
              <w:marTop w:val="0"/>
              <w:marBottom w:val="0"/>
              <w:divBdr>
                <w:top w:val="none" w:sz="0" w:space="0" w:color="auto"/>
                <w:left w:val="none" w:sz="0" w:space="0" w:color="auto"/>
                <w:bottom w:val="none" w:sz="0" w:space="0" w:color="auto"/>
                <w:right w:val="none" w:sz="0" w:space="0" w:color="auto"/>
              </w:divBdr>
            </w:div>
            <w:div w:id="2083215870">
              <w:marLeft w:val="0"/>
              <w:marRight w:val="0"/>
              <w:marTop w:val="0"/>
              <w:marBottom w:val="0"/>
              <w:divBdr>
                <w:top w:val="none" w:sz="0" w:space="0" w:color="auto"/>
                <w:left w:val="none" w:sz="0" w:space="0" w:color="auto"/>
                <w:bottom w:val="none" w:sz="0" w:space="0" w:color="auto"/>
                <w:right w:val="none" w:sz="0" w:space="0" w:color="auto"/>
              </w:divBdr>
            </w:div>
            <w:div w:id="2083287060">
              <w:marLeft w:val="0"/>
              <w:marRight w:val="0"/>
              <w:marTop w:val="0"/>
              <w:marBottom w:val="0"/>
              <w:divBdr>
                <w:top w:val="none" w:sz="0" w:space="0" w:color="auto"/>
                <w:left w:val="none" w:sz="0" w:space="0" w:color="auto"/>
                <w:bottom w:val="none" w:sz="0" w:space="0" w:color="auto"/>
                <w:right w:val="none" w:sz="0" w:space="0" w:color="auto"/>
              </w:divBdr>
            </w:div>
            <w:div w:id="2083410031">
              <w:marLeft w:val="0"/>
              <w:marRight w:val="0"/>
              <w:marTop w:val="0"/>
              <w:marBottom w:val="0"/>
              <w:divBdr>
                <w:top w:val="none" w:sz="0" w:space="0" w:color="auto"/>
                <w:left w:val="none" w:sz="0" w:space="0" w:color="auto"/>
                <w:bottom w:val="none" w:sz="0" w:space="0" w:color="auto"/>
                <w:right w:val="none" w:sz="0" w:space="0" w:color="auto"/>
              </w:divBdr>
            </w:div>
            <w:div w:id="2084253585">
              <w:marLeft w:val="0"/>
              <w:marRight w:val="0"/>
              <w:marTop w:val="0"/>
              <w:marBottom w:val="0"/>
              <w:divBdr>
                <w:top w:val="none" w:sz="0" w:space="0" w:color="auto"/>
                <w:left w:val="none" w:sz="0" w:space="0" w:color="auto"/>
                <w:bottom w:val="none" w:sz="0" w:space="0" w:color="auto"/>
                <w:right w:val="none" w:sz="0" w:space="0" w:color="auto"/>
              </w:divBdr>
            </w:div>
            <w:div w:id="2084255481">
              <w:marLeft w:val="0"/>
              <w:marRight w:val="0"/>
              <w:marTop w:val="0"/>
              <w:marBottom w:val="0"/>
              <w:divBdr>
                <w:top w:val="none" w:sz="0" w:space="0" w:color="auto"/>
                <w:left w:val="none" w:sz="0" w:space="0" w:color="auto"/>
                <w:bottom w:val="none" w:sz="0" w:space="0" w:color="auto"/>
                <w:right w:val="none" w:sz="0" w:space="0" w:color="auto"/>
              </w:divBdr>
            </w:div>
            <w:div w:id="2085177376">
              <w:marLeft w:val="0"/>
              <w:marRight w:val="0"/>
              <w:marTop w:val="0"/>
              <w:marBottom w:val="0"/>
              <w:divBdr>
                <w:top w:val="none" w:sz="0" w:space="0" w:color="auto"/>
                <w:left w:val="none" w:sz="0" w:space="0" w:color="auto"/>
                <w:bottom w:val="none" w:sz="0" w:space="0" w:color="auto"/>
                <w:right w:val="none" w:sz="0" w:space="0" w:color="auto"/>
              </w:divBdr>
            </w:div>
            <w:div w:id="2085370783">
              <w:marLeft w:val="0"/>
              <w:marRight w:val="0"/>
              <w:marTop w:val="0"/>
              <w:marBottom w:val="0"/>
              <w:divBdr>
                <w:top w:val="none" w:sz="0" w:space="0" w:color="auto"/>
                <w:left w:val="none" w:sz="0" w:space="0" w:color="auto"/>
                <w:bottom w:val="none" w:sz="0" w:space="0" w:color="auto"/>
                <w:right w:val="none" w:sz="0" w:space="0" w:color="auto"/>
              </w:divBdr>
            </w:div>
            <w:div w:id="2086292622">
              <w:marLeft w:val="0"/>
              <w:marRight w:val="0"/>
              <w:marTop w:val="0"/>
              <w:marBottom w:val="0"/>
              <w:divBdr>
                <w:top w:val="none" w:sz="0" w:space="0" w:color="auto"/>
                <w:left w:val="none" w:sz="0" w:space="0" w:color="auto"/>
                <w:bottom w:val="none" w:sz="0" w:space="0" w:color="auto"/>
                <w:right w:val="none" w:sz="0" w:space="0" w:color="auto"/>
              </w:divBdr>
            </w:div>
            <w:div w:id="2089574082">
              <w:marLeft w:val="0"/>
              <w:marRight w:val="0"/>
              <w:marTop w:val="0"/>
              <w:marBottom w:val="0"/>
              <w:divBdr>
                <w:top w:val="none" w:sz="0" w:space="0" w:color="auto"/>
                <w:left w:val="none" w:sz="0" w:space="0" w:color="auto"/>
                <w:bottom w:val="none" w:sz="0" w:space="0" w:color="auto"/>
                <w:right w:val="none" w:sz="0" w:space="0" w:color="auto"/>
              </w:divBdr>
            </w:div>
            <w:div w:id="2091003334">
              <w:marLeft w:val="0"/>
              <w:marRight w:val="0"/>
              <w:marTop w:val="0"/>
              <w:marBottom w:val="0"/>
              <w:divBdr>
                <w:top w:val="none" w:sz="0" w:space="0" w:color="auto"/>
                <w:left w:val="none" w:sz="0" w:space="0" w:color="auto"/>
                <w:bottom w:val="none" w:sz="0" w:space="0" w:color="auto"/>
                <w:right w:val="none" w:sz="0" w:space="0" w:color="auto"/>
              </w:divBdr>
            </w:div>
            <w:div w:id="2091460406">
              <w:marLeft w:val="0"/>
              <w:marRight w:val="0"/>
              <w:marTop w:val="0"/>
              <w:marBottom w:val="0"/>
              <w:divBdr>
                <w:top w:val="none" w:sz="0" w:space="0" w:color="auto"/>
                <w:left w:val="none" w:sz="0" w:space="0" w:color="auto"/>
                <w:bottom w:val="none" w:sz="0" w:space="0" w:color="auto"/>
                <w:right w:val="none" w:sz="0" w:space="0" w:color="auto"/>
              </w:divBdr>
            </w:div>
            <w:div w:id="2091582628">
              <w:marLeft w:val="0"/>
              <w:marRight w:val="0"/>
              <w:marTop w:val="0"/>
              <w:marBottom w:val="0"/>
              <w:divBdr>
                <w:top w:val="none" w:sz="0" w:space="0" w:color="auto"/>
                <w:left w:val="none" w:sz="0" w:space="0" w:color="auto"/>
                <w:bottom w:val="none" w:sz="0" w:space="0" w:color="auto"/>
                <w:right w:val="none" w:sz="0" w:space="0" w:color="auto"/>
              </w:divBdr>
            </w:div>
            <w:div w:id="2093309289">
              <w:marLeft w:val="0"/>
              <w:marRight w:val="0"/>
              <w:marTop w:val="0"/>
              <w:marBottom w:val="0"/>
              <w:divBdr>
                <w:top w:val="none" w:sz="0" w:space="0" w:color="auto"/>
                <w:left w:val="none" w:sz="0" w:space="0" w:color="auto"/>
                <w:bottom w:val="none" w:sz="0" w:space="0" w:color="auto"/>
                <w:right w:val="none" w:sz="0" w:space="0" w:color="auto"/>
              </w:divBdr>
            </w:div>
            <w:div w:id="2093694205">
              <w:marLeft w:val="0"/>
              <w:marRight w:val="0"/>
              <w:marTop w:val="0"/>
              <w:marBottom w:val="0"/>
              <w:divBdr>
                <w:top w:val="none" w:sz="0" w:space="0" w:color="auto"/>
                <w:left w:val="none" w:sz="0" w:space="0" w:color="auto"/>
                <w:bottom w:val="none" w:sz="0" w:space="0" w:color="auto"/>
                <w:right w:val="none" w:sz="0" w:space="0" w:color="auto"/>
              </w:divBdr>
            </w:div>
            <w:div w:id="2094812560">
              <w:marLeft w:val="0"/>
              <w:marRight w:val="0"/>
              <w:marTop w:val="0"/>
              <w:marBottom w:val="0"/>
              <w:divBdr>
                <w:top w:val="none" w:sz="0" w:space="0" w:color="auto"/>
                <w:left w:val="none" w:sz="0" w:space="0" w:color="auto"/>
                <w:bottom w:val="none" w:sz="0" w:space="0" w:color="auto"/>
                <w:right w:val="none" w:sz="0" w:space="0" w:color="auto"/>
              </w:divBdr>
            </w:div>
            <w:div w:id="2094815485">
              <w:marLeft w:val="0"/>
              <w:marRight w:val="0"/>
              <w:marTop w:val="0"/>
              <w:marBottom w:val="0"/>
              <w:divBdr>
                <w:top w:val="none" w:sz="0" w:space="0" w:color="auto"/>
                <w:left w:val="none" w:sz="0" w:space="0" w:color="auto"/>
                <w:bottom w:val="none" w:sz="0" w:space="0" w:color="auto"/>
                <w:right w:val="none" w:sz="0" w:space="0" w:color="auto"/>
              </w:divBdr>
            </w:div>
            <w:div w:id="2095004613">
              <w:marLeft w:val="0"/>
              <w:marRight w:val="0"/>
              <w:marTop w:val="0"/>
              <w:marBottom w:val="0"/>
              <w:divBdr>
                <w:top w:val="none" w:sz="0" w:space="0" w:color="auto"/>
                <w:left w:val="none" w:sz="0" w:space="0" w:color="auto"/>
                <w:bottom w:val="none" w:sz="0" w:space="0" w:color="auto"/>
                <w:right w:val="none" w:sz="0" w:space="0" w:color="auto"/>
              </w:divBdr>
            </w:div>
            <w:div w:id="2095543201">
              <w:marLeft w:val="0"/>
              <w:marRight w:val="0"/>
              <w:marTop w:val="0"/>
              <w:marBottom w:val="0"/>
              <w:divBdr>
                <w:top w:val="none" w:sz="0" w:space="0" w:color="auto"/>
                <w:left w:val="none" w:sz="0" w:space="0" w:color="auto"/>
                <w:bottom w:val="none" w:sz="0" w:space="0" w:color="auto"/>
                <w:right w:val="none" w:sz="0" w:space="0" w:color="auto"/>
              </w:divBdr>
            </w:div>
            <w:div w:id="2095668076">
              <w:marLeft w:val="0"/>
              <w:marRight w:val="0"/>
              <w:marTop w:val="0"/>
              <w:marBottom w:val="0"/>
              <w:divBdr>
                <w:top w:val="none" w:sz="0" w:space="0" w:color="auto"/>
                <w:left w:val="none" w:sz="0" w:space="0" w:color="auto"/>
                <w:bottom w:val="none" w:sz="0" w:space="0" w:color="auto"/>
                <w:right w:val="none" w:sz="0" w:space="0" w:color="auto"/>
              </w:divBdr>
            </w:div>
            <w:div w:id="2097700168">
              <w:marLeft w:val="0"/>
              <w:marRight w:val="0"/>
              <w:marTop w:val="0"/>
              <w:marBottom w:val="0"/>
              <w:divBdr>
                <w:top w:val="none" w:sz="0" w:space="0" w:color="auto"/>
                <w:left w:val="none" w:sz="0" w:space="0" w:color="auto"/>
                <w:bottom w:val="none" w:sz="0" w:space="0" w:color="auto"/>
                <w:right w:val="none" w:sz="0" w:space="0" w:color="auto"/>
              </w:divBdr>
            </w:div>
            <w:div w:id="2098750176">
              <w:marLeft w:val="0"/>
              <w:marRight w:val="0"/>
              <w:marTop w:val="0"/>
              <w:marBottom w:val="0"/>
              <w:divBdr>
                <w:top w:val="none" w:sz="0" w:space="0" w:color="auto"/>
                <w:left w:val="none" w:sz="0" w:space="0" w:color="auto"/>
                <w:bottom w:val="none" w:sz="0" w:space="0" w:color="auto"/>
                <w:right w:val="none" w:sz="0" w:space="0" w:color="auto"/>
              </w:divBdr>
            </w:div>
            <w:div w:id="2099406832">
              <w:marLeft w:val="0"/>
              <w:marRight w:val="0"/>
              <w:marTop w:val="0"/>
              <w:marBottom w:val="0"/>
              <w:divBdr>
                <w:top w:val="none" w:sz="0" w:space="0" w:color="auto"/>
                <w:left w:val="none" w:sz="0" w:space="0" w:color="auto"/>
                <w:bottom w:val="none" w:sz="0" w:space="0" w:color="auto"/>
                <w:right w:val="none" w:sz="0" w:space="0" w:color="auto"/>
              </w:divBdr>
            </w:div>
            <w:div w:id="2100517401">
              <w:marLeft w:val="0"/>
              <w:marRight w:val="0"/>
              <w:marTop w:val="0"/>
              <w:marBottom w:val="0"/>
              <w:divBdr>
                <w:top w:val="none" w:sz="0" w:space="0" w:color="auto"/>
                <w:left w:val="none" w:sz="0" w:space="0" w:color="auto"/>
                <w:bottom w:val="none" w:sz="0" w:space="0" w:color="auto"/>
                <w:right w:val="none" w:sz="0" w:space="0" w:color="auto"/>
              </w:divBdr>
              <w:divsChild>
                <w:div w:id="18430593">
                  <w:marLeft w:val="0"/>
                  <w:marRight w:val="0"/>
                  <w:marTop w:val="0"/>
                  <w:marBottom w:val="0"/>
                  <w:divBdr>
                    <w:top w:val="none" w:sz="0" w:space="0" w:color="auto"/>
                    <w:left w:val="none" w:sz="0" w:space="0" w:color="auto"/>
                    <w:bottom w:val="none" w:sz="0" w:space="0" w:color="auto"/>
                    <w:right w:val="none" w:sz="0" w:space="0" w:color="auto"/>
                  </w:divBdr>
                </w:div>
                <w:div w:id="610824380">
                  <w:marLeft w:val="0"/>
                  <w:marRight w:val="0"/>
                  <w:marTop w:val="0"/>
                  <w:marBottom w:val="0"/>
                  <w:divBdr>
                    <w:top w:val="none" w:sz="0" w:space="0" w:color="auto"/>
                    <w:left w:val="none" w:sz="0" w:space="0" w:color="auto"/>
                    <w:bottom w:val="none" w:sz="0" w:space="0" w:color="auto"/>
                    <w:right w:val="none" w:sz="0" w:space="0" w:color="auto"/>
                  </w:divBdr>
                </w:div>
                <w:div w:id="778722429">
                  <w:marLeft w:val="0"/>
                  <w:marRight w:val="0"/>
                  <w:marTop w:val="0"/>
                  <w:marBottom w:val="0"/>
                  <w:divBdr>
                    <w:top w:val="none" w:sz="0" w:space="0" w:color="auto"/>
                    <w:left w:val="none" w:sz="0" w:space="0" w:color="auto"/>
                    <w:bottom w:val="none" w:sz="0" w:space="0" w:color="auto"/>
                    <w:right w:val="none" w:sz="0" w:space="0" w:color="auto"/>
                  </w:divBdr>
                </w:div>
                <w:div w:id="1001010329">
                  <w:marLeft w:val="0"/>
                  <w:marRight w:val="0"/>
                  <w:marTop w:val="0"/>
                  <w:marBottom w:val="0"/>
                  <w:divBdr>
                    <w:top w:val="none" w:sz="0" w:space="0" w:color="auto"/>
                    <w:left w:val="none" w:sz="0" w:space="0" w:color="auto"/>
                    <w:bottom w:val="none" w:sz="0" w:space="0" w:color="auto"/>
                    <w:right w:val="none" w:sz="0" w:space="0" w:color="auto"/>
                  </w:divBdr>
                </w:div>
                <w:div w:id="1032459014">
                  <w:marLeft w:val="0"/>
                  <w:marRight w:val="0"/>
                  <w:marTop w:val="0"/>
                  <w:marBottom w:val="0"/>
                  <w:divBdr>
                    <w:top w:val="none" w:sz="0" w:space="0" w:color="auto"/>
                    <w:left w:val="none" w:sz="0" w:space="0" w:color="auto"/>
                    <w:bottom w:val="none" w:sz="0" w:space="0" w:color="auto"/>
                    <w:right w:val="none" w:sz="0" w:space="0" w:color="auto"/>
                  </w:divBdr>
                </w:div>
                <w:div w:id="1154376632">
                  <w:marLeft w:val="0"/>
                  <w:marRight w:val="0"/>
                  <w:marTop w:val="0"/>
                  <w:marBottom w:val="0"/>
                  <w:divBdr>
                    <w:top w:val="none" w:sz="0" w:space="0" w:color="auto"/>
                    <w:left w:val="none" w:sz="0" w:space="0" w:color="auto"/>
                    <w:bottom w:val="none" w:sz="0" w:space="0" w:color="auto"/>
                    <w:right w:val="none" w:sz="0" w:space="0" w:color="auto"/>
                  </w:divBdr>
                </w:div>
                <w:div w:id="1226915804">
                  <w:marLeft w:val="0"/>
                  <w:marRight w:val="0"/>
                  <w:marTop w:val="0"/>
                  <w:marBottom w:val="0"/>
                  <w:divBdr>
                    <w:top w:val="none" w:sz="0" w:space="0" w:color="auto"/>
                    <w:left w:val="none" w:sz="0" w:space="0" w:color="auto"/>
                    <w:bottom w:val="none" w:sz="0" w:space="0" w:color="auto"/>
                    <w:right w:val="none" w:sz="0" w:space="0" w:color="auto"/>
                  </w:divBdr>
                </w:div>
                <w:div w:id="1285963518">
                  <w:marLeft w:val="0"/>
                  <w:marRight w:val="0"/>
                  <w:marTop w:val="0"/>
                  <w:marBottom w:val="0"/>
                  <w:divBdr>
                    <w:top w:val="none" w:sz="0" w:space="0" w:color="auto"/>
                    <w:left w:val="none" w:sz="0" w:space="0" w:color="auto"/>
                    <w:bottom w:val="none" w:sz="0" w:space="0" w:color="auto"/>
                    <w:right w:val="none" w:sz="0" w:space="0" w:color="auto"/>
                  </w:divBdr>
                </w:div>
                <w:div w:id="1583875509">
                  <w:marLeft w:val="0"/>
                  <w:marRight w:val="0"/>
                  <w:marTop w:val="0"/>
                  <w:marBottom w:val="0"/>
                  <w:divBdr>
                    <w:top w:val="none" w:sz="0" w:space="0" w:color="auto"/>
                    <w:left w:val="none" w:sz="0" w:space="0" w:color="auto"/>
                    <w:bottom w:val="none" w:sz="0" w:space="0" w:color="auto"/>
                    <w:right w:val="none" w:sz="0" w:space="0" w:color="auto"/>
                  </w:divBdr>
                </w:div>
                <w:div w:id="1596205362">
                  <w:marLeft w:val="0"/>
                  <w:marRight w:val="0"/>
                  <w:marTop w:val="0"/>
                  <w:marBottom w:val="0"/>
                  <w:divBdr>
                    <w:top w:val="none" w:sz="0" w:space="0" w:color="auto"/>
                    <w:left w:val="none" w:sz="0" w:space="0" w:color="auto"/>
                    <w:bottom w:val="none" w:sz="0" w:space="0" w:color="auto"/>
                    <w:right w:val="none" w:sz="0" w:space="0" w:color="auto"/>
                  </w:divBdr>
                </w:div>
                <w:div w:id="1770738371">
                  <w:marLeft w:val="0"/>
                  <w:marRight w:val="0"/>
                  <w:marTop w:val="0"/>
                  <w:marBottom w:val="0"/>
                  <w:divBdr>
                    <w:top w:val="none" w:sz="0" w:space="0" w:color="auto"/>
                    <w:left w:val="none" w:sz="0" w:space="0" w:color="auto"/>
                    <w:bottom w:val="none" w:sz="0" w:space="0" w:color="auto"/>
                    <w:right w:val="none" w:sz="0" w:space="0" w:color="auto"/>
                  </w:divBdr>
                </w:div>
                <w:div w:id="2041976849">
                  <w:marLeft w:val="0"/>
                  <w:marRight w:val="0"/>
                  <w:marTop w:val="0"/>
                  <w:marBottom w:val="0"/>
                  <w:divBdr>
                    <w:top w:val="none" w:sz="0" w:space="0" w:color="auto"/>
                    <w:left w:val="none" w:sz="0" w:space="0" w:color="auto"/>
                    <w:bottom w:val="none" w:sz="0" w:space="0" w:color="auto"/>
                    <w:right w:val="none" w:sz="0" w:space="0" w:color="auto"/>
                  </w:divBdr>
                </w:div>
                <w:div w:id="2138523401">
                  <w:marLeft w:val="0"/>
                  <w:marRight w:val="0"/>
                  <w:marTop w:val="0"/>
                  <w:marBottom w:val="0"/>
                  <w:divBdr>
                    <w:top w:val="none" w:sz="0" w:space="0" w:color="auto"/>
                    <w:left w:val="none" w:sz="0" w:space="0" w:color="auto"/>
                    <w:bottom w:val="none" w:sz="0" w:space="0" w:color="auto"/>
                    <w:right w:val="none" w:sz="0" w:space="0" w:color="auto"/>
                  </w:divBdr>
                </w:div>
                <w:div w:id="2139178728">
                  <w:marLeft w:val="0"/>
                  <w:marRight w:val="0"/>
                  <w:marTop w:val="0"/>
                  <w:marBottom w:val="0"/>
                  <w:divBdr>
                    <w:top w:val="none" w:sz="0" w:space="0" w:color="auto"/>
                    <w:left w:val="none" w:sz="0" w:space="0" w:color="auto"/>
                    <w:bottom w:val="none" w:sz="0" w:space="0" w:color="auto"/>
                    <w:right w:val="none" w:sz="0" w:space="0" w:color="auto"/>
                  </w:divBdr>
                </w:div>
              </w:divsChild>
            </w:div>
            <w:div w:id="2101946592">
              <w:marLeft w:val="0"/>
              <w:marRight w:val="0"/>
              <w:marTop w:val="0"/>
              <w:marBottom w:val="0"/>
              <w:divBdr>
                <w:top w:val="none" w:sz="0" w:space="0" w:color="auto"/>
                <w:left w:val="none" w:sz="0" w:space="0" w:color="auto"/>
                <w:bottom w:val="none" w:sz="0" w:space="0" w:color="auto"/>
                <w:right w:val="none" w:sz="0" w:space="0" w:color="auto"/>
              </w:divBdr>
            </w:div>
            <w:div w:id="2104260659">
              <w:marLeft w:val="0"/>
              <w:marRight w:val="0"/>
              <w:marTop w:val="0"/>
              <w:marBottom w:val="0"/>
              <w:divBdr>
                <w:top w:val="none" w:sz="0" w:space="0" w:color="auto"/>
                <w:left w:val="none" w:sz="0" w:space="0" w:color="auto"/>
                <w:bottom w:val="none" w:sz="0" w:space="0" w:color="auto"/>
                <w:right w:val="none" w:sz="0" w:space="0" w:color="auto"/>
              </w:divBdr>
            </w:div>
            <w:div w:id="2104447389">
              <w:marLeft w:val="0"/>
              <w:marRight w:val="0"/>
              <w:marTop w:val="0"/>
              <w:marBottom w:val="0"/>
              <w:divBdr>
                <w:top w:val="none" w:sz="0" w:space="0" w:color="auto"/>
                <w:left w:val="none" w:sz="0" w:space="0" w:color="auto"/>
                <w:bottom w:val="none" w:sz="0" w:space="0" w:color="auto"/>
                <w:right w:val="none" w:sz="0" w:space="0" w:color="auto"/>
              </w:divBdr>
            </w:div>
            <w:div w:id="2104761250">
              <w:marLeft w:val="0"/>
              <w:marRight w:val="0"/>
              <w:marTop w:val="0"/>
              <w:marBottom w:val="0"/>
              <w:divBdr>
                <w:top w:val="none" w:sz="0" w:space="0" w:color="auto"/>
                <w:left w:val="none" w:sz="0" w:space="0" w:color="auto"/>
                <w:bottom w:val="none" w:sz="0" w:space="0" w:color="auto"/>
                <w:right w:val="none" w:sz="0" w:space="0" w:color="auto"/>
              </w:divBdr>
            </w:div>
            <w:div w:id="2105881048">
              <w:marLeft w:val="0"/>
              <w:marRight w:val="0"/>
              <w:marTop w:val="0"/>
              <w:marBottom w:val="0"/>
              <w:divBdr>
                <w:top w:val="none" w:sz="0" w:space="0" w:color="auto"/>
                <w:left w:val="none" w:sz="0" w:space="0" w:color="auto"/>
                <w:bottom w:val="none" w:sz="0" w:space="0" w:color="auto"/>
                <w:right w:val="none" w:sz="0" w:space="0" w:color="auto"/>
              </w:divBdr>
            </w:div>
            <w:div w:id="2106687463">
              <w:marLeft w:val="0"/>
              <w:marRight w:val="0"/>
              <w:marTop w:val="0"/>
              <w:marBottom w:val="0"/>
              <w:divBdr>
                <w:top w:val="none" w:sz="0" w:space="0" w:color="auto"/>
                <w:left w:val="none" w:sz="0" w:space="0" w:color="auto"/>
                <w:bottom w:val="none" w:sz="0" w:space="0" w:color="auto"/>
                <w:right w:val="none" w:sz="0" w:space="0" w:color="auto"/>
              </w:divBdr>
            </w:div>
            <w:div w:id="2109108312">
              <w:marLeft w:val="0"/>
              <w:marRight w:val="0"/>
              <w:marTop w:val="0"/>
              <w:marBottom w:val="0"/>
              <w:divBdr>
                <w:top w:val="none" w:sz="0" w:space="0" w:color="auto"/>
                <w:left w:val="none" w:sz="0" w:space="0" w:color="auto"/>
                <w:bottom w:val="none" w:sz="0" w:space="0" w:color="auto"/>
                <w:right w:val="none" w:sz="0" w:space="0" w:color="auto"/>
              </w:divBdr>
            </w:div>
            <w:div w:id="2109497701">
              <w:marLeft w:val="0"/>
              <w:marRight w:val="0"/>
              <w:marTop w:val="0"/>
              <w:marBottom w:val="0"/>
              <w:divBdr>
                <w:top w:val="none" w:sz="0" w:space="0" w:color="auto"/>
                <w:left w:val="none" w:sz="0" w:space="0" w:color="auto"/>
                <w:bottom w:val="none" w:sz="0" w:space="0" w:color="auto"/>
                <w:right w:val="none" w:sz="0" w:space="0" w:color="auto"/>
              </w:divBdr>
            </w:div>
            <w:div w:id="2110420034">
              <w:marLeft w:val="0"/>
              <w:marRight w:val="0"/>
              <w:marTop w:val="0"/>
              <w:marBottom w:val="0"/>
              <w:divBdr>
                <w:top w:val="none" w:sz="0" w:space="0" w:color="auto"/>
                <w:left w:val="none" w:sz="0" w:space="0" w:color="auto"/>
                <w:bottom w:val="none" w:sz="0" w:space="0" w:color="auto"/>
                <w:right w:val="none" w:sz="0" w:space="0" w:color="auto"/>
              </w:divBdr>
            </w:div>
            <w:div w:id="2111730410">
              <w:marLeft w:val="0"/>
              <w:marRight w:val="0"/>
              <w:marTop w:val="0"/>
              <w:marBottom w:val="0"/>
              <w:divBdr>
                <w:top w:val="none" w:sz="0" w:space="0" w:color="auto"/>
                <w:left w:val="none" w:sz="0" w:space="0" w:color="auto"/>
                <w:bottom w:val="none" w:sz="0" w:space="0" w:color="auto"/>
                <w:right w:val="none" w:sz="0" w:space="0" w:color="auto"/>
              </w:divBdr>
            </w:div>
            <w:div w:id="2111973295">
              <w:marLeft w:val="0"/>
              <w:marRight w:val="0"/>
              <w:marTop w:val="0"/>
              <w:marBottom w:val="0"/>
              <w:divBdr>
                <w:top w:val="none" w:sz="0" w:space="0" w:color="auto"/>
                <w:left w:val="none" w:sz="0" w:space="0" w:color="auto"/>
                <w:bottom w:val="none" w:sz="0" w:space="0" w:color="auto"/>
                <w:right w:val="none" w:sz="0" w:space="0" w:color="auto"/>
              </w:divBdr>
            </w:div>
            <w:div w:id="2112166532">
              <w:marLeft w:val="0"/>
              <w:marRight w:val="0"/>
              <w:marTop w:val="0"/>
              <w:marBottom w:val="0"/>
              <w:divBdr>
                <w:top w:val="none" w:sz="0" w:space="0" w:color="auto"/>
                <w:left w:val="none" w:sz="0" w:space="0" w:color="auto"/>
                <w:bottom w:val="none" w:sz="0" w:space="0" w:color="auto"/>
                <w:right w:val="none" w:sz="0" w:space="0" w:color="auto"/>
              </w:divBdr>
            </w:div>
            <w:div w:id="2113553790">
              <w:marLeft w:val="0"/>
              <w:marRight w:val="0"/>
              <w:marTop w:val="0"/>
              <w:marBottom w:val="0"/>
              <w:divBdr>
                <w:top w:val="none" w:sz="0" w:space="0" w:color="auto"/>
                <w:left w:val="none" w:sz="0" w:space="0" w:color="auto"/>
                <w:bottom w:val="none" w:sz="0" w:space="0" w:color="auto"/>
                <w:right w:val="none" w:sz="0" w:space="0" w:color="auto"/>
              </w:divBdr>
            </w:div>
            <w:div w:id="2114202534">
              <w:marLeft w:val="0"/>
              <w:marRight w:val="0"/>
              <w:marTop w:val="0"/>
              <w:marBottom w:val="0"/>
              <w:divBdr>
                <w:top w:val="none" w:sz="0" w:space="0" w:color="auto"/>
                <w:left w:val="none" w:sz="0" w:space="0" w:color="auto"/>
                <w:bottom w:val="none" w:sz="0" w:space="0" w:color="auto"/>
                <w:right w:val="none" w:sz="0" w:space="0" w:color="auto"/>
              </w:divBdr>
            </w:div>
            <w:div w:id="2114207302">
              <w:marLeft w:val="0"/>
              <w:marRight w:val="0"/>
              <w:marTop w:val="0"/>
              <w:marBottom w:val="0"/>
              <w:divBdr>
                <w:top w:val="none" w:sz="0" w:space="0" w:color="auto"/>
                <w:left w:val="none" w:sz="0" w:space="0" w:color="auto"/>
                <w:bottom w:val="none" w:sz="0" w:space="0" w:color="auto"/>
                <w:right w:val="none" w:sz="0" w:space="0" w:color="auto"/>
              </w:divBdr>
            </w:div>
            <w:div w:id="2114399712">
              <w:marLeft w:val="0"/>
              <w:marRight w:val="0"/>
              <w:marTop w:val="0"/>
              <w:marBottom w:val="0"/>
              <w:divBdr>
                <w:top w:val="none" w:sz="0" w:space="0" w:color="auto"/>
                <w:left w:val="none" w:sz="0" w:space="0" w:color="auto"/>
                <w:bottom w:val="none" w:sz="0" w:space="0" w:color="auto"/>
                <w:right w:val="none" w:sz="0" w:space="0" w:color="auto"/>
              </w:divBdr>
            </w:div>
            <w:div w:id="2115980467">
              <w:marLeft w:val="0"/>
              <w:marRight w:val="0"/>
              <w:marTop w:val="0"/>
              <w:marBottom w:val="0"/>
              <w:divBdr>
                <w:top w:val="none" w:sz="0" w:space="0" w:color="auto"/>
                <w:left w:val="none" w:sz="0" w:space="0" w:color="auto"/>
                <w:bottom w:val="none" w:sz="0" w:space="0" w:color="auto"/>
                <w:right w:val="none" w:sz="0" w:space="0" w:color="auto"/>
              </w:divBdr>
            </w:div>
            <w:div w:id="2117021099">
              <w:marLeft w:val="0"/>
              <w:marRight w:val="0"/>
              <w:marTop w:val="0"/>
              <w:marBottom w:val="0"/>
              <w:divBdr>
                <w:top w:val="none" w:sz="0" w:space="0" w:color="auto"/>
                <w:left w:val="none" w:sz="0" w:space="0" w:color="auto"/>
                <w:bottom w:val="none" w:sz="0" w:space="0" w:color="auto"/>
                <w:right w:val="none" w:sz="0" w:space="0" w:color="auto"/>
              </w:divBdr>
            </w:div>
            <w:div w:id="2117753534">
              <w:marLeft w:val="0"/>
              <w:marRight w:val="0"/>
              <w:marTop w:val="0"/>
              <w:marBottom w:val="0"/>
              <w:divBdr>
                <w:top w:val="none" w:sz="0" w:space="0" w:color="auto"/>
                <w:left w:val="none" w:sz="0" w:space="0" w:color="auto"/>
                <w:bottom w:val="none" w:sz="0" w:space="0" w:color="auto"/>
                <w:right w:val="none" w:sz="0" w:space="0" w:color="auto"/>
              </w:divBdr>
            </w:div>
            <w:div w:id="2118330365">
              <w:marLeft w:val="0"/>
              <w:marRight w:val="0"/>
              <w:marTop w:val="0"/>
              <w:marBottom w:val="0"/>
              <w:divBdr>
                <w:top w:val="none" w:sz="0" w:space="0" w:color="auto"/>
                <w:left w:val="none" w:sz="0" w:space="0" w:color="auto"/>
                <w:bottom w:val="none" w:sz="0" w:space="0" w:color="auto"/>
                <w:right w:val="none" w:sz="0" w:space="0" w:color="auto"/>
              </w:divBdr>
            </w:div>
            <w:div w:id="2118594342">
              <w:marLeft w:val="0"/>
              <w:marRight w:val="0"/>
              <w:marTop w:val="0"/>
              <w:marBottom w:val="0"/>
              <w:divBdr>
                <w:top w:val="none" w:sz="0" w:space="0" w:color="auto"/>
                <w:left w:val="none" w:sz="0" w:space="0" w:color="auto"/>
                <w:bottom w:val="none" w:sz="0" w:space="0" w:color="auto"/>
                <w:right w:val="none" w:sz="0" w:space="0" w:color="auto"/>
              </w:divBdr>
            </w:div>
            <w:div w:id="2118676885">
              <w:marLeft w:val="0"/>
              <w:marRight w:val="0"/>
              <w:marTop w:val="0"/>
              <w:marBottom w:val="0"/>
              <w:divBdr>
                <w:top w:val="none" w:sz="0" w:space="0" w:color="auto"/>
                <w:left w:val="none" w:sz="0" w:space="0" w:color="auto"/>
                <w:bottom w:val="none" w:sz="0" w:space="0" w:color="auto"/>
                <w:right w:val="none" w:sz="0" w:space="0" w:color="auto"/>
              </w:divBdr>
            </w:div>
            <w:div w:id="2119061290">
              <w:marLeft w:val="0"/>
              <w:marRight w:val="0"/>
              <w:marTop w:val="0"/>
              <w:marBottom w:val="0"/>
              <w:divBdr>
                <w:top w:val="none" w:sz="0" w:space="0" w:color="auto"/>
                <w:left w:val="none" w:sz="0" w:space="0" w:color="auto"/>
                <w:bottom w:val="none" w:sz="0" w:space="0" w:color="auto"/>
                <w:right w:val="none" w:sz="0" w:space="0" w:color="auto"/>
              </w:divBdr>
            </w:div>
            <w:div w:id="2119718335">
              <w:marLeft w:val="0"/>
              <w:marRight w:val="0"/>
              <w:marTop w:val="0"/>
              <w:marBottom w:val="0"/>
              <w:divBdr>
                <w:top w:val="none" w:sz="0" w:space="0" w:color="auto"/>
                <w:left w:val="none" w:sz="0" w:space="0" w:color="auto"/>
                <w:bottom w:val="none" w:sz="0" w:space="0" w:color="auto"/>
                <w:right w:val="none" w:sz="0" w:space="0" w:color="auto"/>
              </w:divBdr>
            </w:div>
            <w:div w:id="2120370467">
              <w:marLeft w:val="0"/>
              <w:marRight w:val="0"/>
              <w:marTop w:val="0"/>
              <w:marBottom w:val="0"/>
              <w:divBdr>
                <w:top w:val="none" w:sz="0" w:space="0" w:color="auto"/>
                <w:left w:val="none" w:sz="0" w:space="0" w:color="auto"/>
                <w:bottom w:val="none" w:sz="0" w:space="0" w:color="auto"/>
                <w:right w:val="none" w:sz="0" w:space="0" w:color="auto"/>
              </w:divBdr>
            </w:div>
            <w:div w:id="2120443067">
              <w:marLeft w:val="0"/>
              <w:marRight w:val="0"/>
              <w:marTop w:val="0"/>
              <w:marBottom w:val="0"/>
              <w:divBdr>
                <w:top w:val="none" w:sz="0" w:space="0" w:color="auto"/>
                <w:left w:val="none" w:sz="0" w:space="0" w:color="auto"/>
                <w:bottom w:val="none" w:sz="0" w:space="0" w:color="auto"/>
                <w:right w:val="none" w:sz="0" w:space="0" w:color="auto"/>
              </w:divBdr>
            </w:div>
            <w:div w:id="2120644181">
              <w:marLeft w:val="0"/>
              <w:marRight w:val="0"/>
              <w:marTop w:val="0"/>
              <w:marBottom w:val="0"/>
              <w:divBdr>
                <w:top w:val="none" w:sz="0" w:space="0" w:color="auto"/>
                <w:left w:val="none" w:sz="0" w:space="0" w:color="auto"/>
                <w:bottom w:val="none" w:sz="0" w:space="0" w:color="auto"/>
                <w:right w:val="none" w:sz="0" w:space="0" w:color="auto"/>
              </w:divBdr>
            </w:div>
            <w:div w:id="2122213790">
              <w:marLeft w:val="0"/>
              <w:marRight w:val="0"/>
              <w:marTop w:val="0"/>
              <w:marBottom w:val="0"/>
              <w:divBdr>
                <w:top w:val="none" w:sz="0" w:space="0" w:color="auto"/>
                <w:left w:val="none" w:sz="0" w:space="0" w:color="auto"/>
                <w:bottom w:val="none" w:sz="0" w:space="0" w:color="auto"/>
                <w:right w:val="none" w:sz="0" w:space="0" w:color="auto"/>
              </w:divBdr>
            </w:div>
            <w:div w:id="2125616288">
              <w:marLeft w:val="0"/>
              <w:marRight w:val="0"/>
              <w:marTop w:val="0"/>
              <w:marBottom w:val="0"/>
              <w:divBdr>
                <w:top w:val="none" w:sz="0" w:space="0" w:color="auto"/>
                <w:left w:val="none" w:sz="0" w:space="0" w:color="auto"/>
                <w:bottom w:val="none" w:sz="0" w:space="0" w:color="auto"/>
                <w:right w:val="none" w:sz="0" w:space="0" w:color="auto"/>
              </w:divBdr>
            </w:div>
            <w:div w:id="2125731182">
              <w:marLeft w:val="0"/>
              <w:marRight w:val="0"/>
              <w:marTop w:val="0"/>
              <w:marBottom w:val="0"/>
              <w:divBdr>
                <w:top w:val="none" w:sz="0" w:space="0" w:color="auto"/>
                <w:left w:val="none" w:sz="0" w:space="0" w:color="auto"/>
                <w:bottom w:val="none" w:sz="0" w:space="0" w:color="auto"/>
                <w:right w:val="none" w:sz="0" w:space="0" w:color="auto"/>
              </w:divBdr>
            </w:div>
            <w:div w:id="2126389962">
              <w:marLeft w:val="0"/>
              <w:marRight w:val="0"/>
              <w:marTop w:val="0"/>
              <w:marBottom w:val="0"/>
              <w:divBdr>
                <w:top w:val="none" w:sz="0" w:space="0" w:color="auto"/>
                <w:left w:val="none" w:sz="0" w:space="0" w:color="auto"/>
                <w:bottom w:val="none" w:sz="0" w:space="0" w:color="auto"/>
                <w:right w:val="none" w:sz="0" w:space="0" w:color="auto"/>
              </w:divBdr>
            </w:div>
            <w:div w:id="2128307853">
              <w:marLeft w:val="0"/>
              <w:marRight w:val="0"/>
              <w:marTop w:val="0"/>
              <w:marBottom w:val="0"/>
              <w:divBdr>
                <w:top w:val="none" w:sz="0" w:space="0" w:color="auto"/>
                <w:left w:val="none" w:sz="0" w:space="0" w:color="auto"/>
                <w:bottom w:val="none" w:sz="0" w:space="0" w:color="auto"/>
                <w:right w:val="none" w:sz="0" w:space="0" w:color="auto"/>
              </w:divBdr>
            </w:div>
            <w:div w:id="2128498287">
              <w:marLeft w:val="0"/>
              <w:marRight w:val="0"/>
              <w:marTop w:val="0"/>
              <w:marBottom w:val="0"/>
              <w:divBdr>
                <w:top w:val="none" w:sz="0" w:space="0" w:color="auto"/>
                <w:left w:val="none" w:sz="0" w:space="0" w:color="auto"/>
                <w:bottom w:val="none" w:sz="0" w:space="0" w:color="auto"/>
                <w:right w:val="none" w:sz="0" w:space="0" w:color="auto"/>
              </w:divBdr>
            </w:div>
            <w:div w:id="2131166423">
              <w:marLeft w:val="0"/>
              <w:marRight w:val="0"/>
              <w:marTop w:val="0"/>
              <w:marBottom w:val="0"/>
              <w:divBdr>
                <w:top w:val="none" w:sz="0" w:space="0" w:color="auto"/>
                <w:left w:val="none" w:sz="0" w:space="0" w:color="auto"/>
                <w:bottom w:val="none" w:sz="0" w:space="0" w:color="auto"/>
                <w:right w:val="none" w:sz="0" w:space="0" w:color="auto"/>
              </w:divBdr>
            </w:div>
            <w:div w:id="2132086184">
              <w:marLeft w:val="0"/>
              <w:marRight w:val="0"/>
              <w:marTop w:val="0"/>
              <w:marBottom w:val="0"/>
              <w:divBdr>
                <w:top w:val="none" w:sz="0" w:space="0" w:color="auto"/>
                <w:left w:val="none" w:sz="0" w:space="0" w:color="auto"/>
                <w:bottom w:val="none" w:sz="0" w:space="0" w:color="auto"/>
                <w:right w:val="none" w:sz="0" w:space="0" w:color="auto"/>
              </w:divBdr>
            </w:div>
            <w:div w:id="2132505141">
              <w:marLeft w:val="0"/>
              <w:marRight w:val="0"/>
              <w:marTop w:val="0"/>
              <w:marBottom w:val="0"/>
              <w:divBdr>
                <w:top w:val="none" w:sz="0" w:space="0" w:color="auto"/>
                <w:left w:val="none" w:sz="0" w:space="0" w:color="auto"/>
                <w:bottom w:val="none" w:sz="0" w:space="0" w:color="auto"/>
                <w:right w:val="none" w:sz="0" w:space="0" w:color="auto"/>
              </w:divBdr>
            </w:div>
            <w:div w:id="2132898411">
              <w:marLeft w:val="0"/>
              <w:marRight w:val="0"/>
              <w:marTop w:val="0"/>
              <w:marBottom w:val="0"/>
              <w:divBdr>
                <w:top w:val="none" w:sz="0" w:space="0" w:color="auto"/>
                <w:left w:val="none" w:sz="0" w:space="0" w:color="auto"/>
                <w:bottom w:val="none" w:sz="0" w:space="0" w:color="auto"/>
                <w:right w:val="none" w:sz="0" w:space="0" w:color="auto"/>
              </w:divBdr>
            </w:div>
            <w:div w:id="2134204740">
              <w:marLeft w:val="0"/>
              <w:marRight w:val="0"/>
              <w:marTop w:val="0"/>
              <w:marBottom w:val="0"/>
              <w:divBdr>
                <w:top w:val="none" w:sz="0" w:space="0" w:color="auto"/>
                <w:left w:val="none" w:sz="0" w:space="0" w:color="auto"/>
                <w:bottom w:val="none" w:sz="0" w:space="0" w:color="auto"/>
                <w:right w:val="none" w:sz="0" w:space="0" w:color="auto"/>
              </w:divBdr>
            </w:div>
            <w:div w:id="2135630785">
              <w:marLeft w:val="0"/>
              <w:marRight w:val="0"/>
              <w:marTop w:val="0"/>
              <w:marBottom w:val="0"/>
              <w:divBdr>
                <w:top w:val="none" w:sz="0" w:space="0" w:color="auto"/>
                <w:left w:val="none" w:sz="0" w:space="0" w:color="auto"/>
                <w:bottom w:val="none" w:sz="0" w:space="0" w:color="auto"/>
                <w:right w:val="none" w:sz="0" w:space="0" w:color="auto"/>
              </w:divBdr>
            </w:div>
            <w:div w:id="2136870989">
              <w:marLeft w:val="0"/>
              <w:marRight w:val="0"/>
              <w:marTop w:val="0"/>
              <w:marBottom w:val="0"/>
              <w:divBdr>
                <w:top w:val="none" w:sz="0" w:space="0" w:color="auto"/>
                <w:left w:val="none" w:sz="0" w:space="0" w:color="auto"/>
                <w:bottom w:val="none" w:sz="0" w:space="0" w:color="auto"/>
                <w:right w:val="none" w:sz="0" w:space="0" w:color="auto"/>
              </w:divBdr>
            </w:div>
            <w:div w:id="2137406724">
              <w:marLeft w:val="0"/>
              <w:marRight w:val="0"/>
              <w:marTop w:val="0"/>
              <w:marBottom w:val="0"/>
              <w:divBdr>
                <w:top w:val="none" w:sz="0" w:space="0" w:color="auto"/>
                <w:left w:val="none" w:sz="0" w:space="0" w:color="auto"/>
                <w:bottom w:val="none" w:sz="0" w:space="0" w:color="auto"/>
                <w:right w:val="none" w:sz="0" w:space="0" w:color="auto"/>
              </w:divBdr>
            </w:div>
            <w:div w:id="2138257455">
              <w:marLeft w:val="0"/>
              <w:marRight w:val="0"/>
              <w:marTop w:val="0"/>
              <w:marBottom w:val="0"/>
              <w:divBdr>
                <w:top w:val="none" w:sz="0" w:space="0" w:color="auto"/>
                <w:left w:val="none" w:sz="0" w:space="0" w:color="auto"/>
                <w:bottom w:val="none" w:sz="0" w:space="0" w:color="auto"/>
                <w:right w:val="none" w:sz="0" w:space="0" w:color="auto"/>
              </w:divBdr>
              <w:divsChild>
                <w:div w:id="524290817">
                  <w:marLeft w:val="0"/>
                  <w:marRight w:val="0"/>
                  <w:marTop w:val="0"/>
                  <w:marBottom w:val="0"/>
                  <w:divBdr>
                    <w:top w:val="none" w:sz="0" w:space="0" w:color="auto"/>
                    <w:left w:val="none" w:sz="0" w:space="0" w:color="auto"/>
                    <w:bottom w:val="none" w:sz="0" w:space="0" w:color="auto"/>
                    <w:right w:val="none" w:sz="0" w:space="0" w:color="auto"/>
                  </w:divBdr>
                </w:div>
                <w:div w:id="581645484">
                  <w:marLeft w:val="0"/>
                  <w:marRight w:val="0"/>
                  <w:marTop w:val="0"/>
                  <w:marBottom w:val="0"/>
                  <w:divBdr>
                    <w:top w:val="none" w:sz="0" w:space="0" w:color="auto"/>
                    <w:left w:val="none" w:sz="0" w:space="0" w:color="auto"/>
                    <w:bottom w:val="none" w:sz="0" w:space="0" w:color="auto"/>
                    <w:right w:val="none" w:sz="0" w:space="0" w:color="auto"/>
                  </w:divBdr>
                </w:div>
                <w:div w:id="840775002">
                  <w:marLeft w:val="0"/>
                  <w:marRight w:val="0"/>
                  <w:marTop w:val="0"/>
                  <w:marBottom w:val="0"/>
                  <w:divBdr>
                    <w:top w:val="none" w:sz="0" w:space="0" w:color="auto"/>
                    <w:left w:val="none" w:sz="0" w:space="0" w:color="auto"/>
                    <w:bottom w:val="none" w:sz="0" w:space="0" w:color="auto"/>
                    <w:right w:val="none" w:sz="0" w:space="0" w:color="auto"/>
                  </w:divBdr>
                </w:div>
                <w:div w:id="1021781150">
                  <w:marLeft w:val="0"/>
                  <w:marRight w:val="0"/>
                  <w:marTop w:val="0"/>
                  <w:marBottom w:val="0"/>
                  <w:divBdr>
                    <w:top w:val="none" w:sz="0" w:space="0" w:color="auto"/>
                    <w:left w:val="none" w:sz="0" w:space="0" w:color="auto"/>
                    <w:bottom w:val="none" w:sz="0" w:space="0" w:color="auto"/>
                    <w:right w:val="none" w:sz="0" w:space="0" w:color="auto"/>
                  </w:divBdr>
                </w:div>
                <w:div w:id="1092311897">
                  <w:marLeft w:val="0"/>
                  <w:marRight w:val="0"/>
                  <w:marTop w:val="0"/>
                  <w:marBottom w:val="0"/>
                  <w:divBdr>
                    <w:top w:val="none" w:sz="0" w:space="0" w:color="auto"/>
                    <w:left w:val="none" w:sz="0" w:space="0" w:color="auto"/>
                    <w:bottom w:val="none" w:sz="0" w:space="0" w:color="auto"/>
                    <w:right w:val="none" w:sz="0" w:space="0" w:color="auto"/>
                  </w:divBdr>
                </w:div>
                <w:div w:id="1237982363">
                  <w:marLeft w:val="0"/>
                  <w:marRight w:val="0"/>
                  <w:marTop w:val="0"/>
                  <w:marBottom w:val="0"/>
                  <w:divBdr>
                    <w:top w:val="none" w:sz="0" w:space="0" w:color="auto"/>
                    <w:left w:val="none" w:sz="0" w:space="0" w:color="auto"/>
                    <w:bottom w:val="none" w:sz="0" w:space="0" w:color="auto"/>
                    <w:right w:val="none" w:sz="0" w:space="0" w:color="auto"/>
                  </w:divBdr>
                </w:div>
                <w:div w:id="1279529061">
                  <w:marLeft w:val="0"/>
                  <w:marRight w:val="0"/>
                  <w:marTop w:val="0"/>
                  <w:marBottom w:val="0"/>
                  <w:divBdr>
                    <w:top w:val="none" w:sz="0" w:space="0" w:color="auto"/>
                    <w:left w:val="none" w:sz="0" w:space="0" w:color="auto"/>
                    <w:bottom w:val="none" w:sz="0" w:space="0" w:color="auto"/>
                    <w:right w:val="none" w:sz="0" w:space="0" w:color="auto"/>
                  </w:divBdr>
                </w:div>
                <w:div w:id="1645810991">
                  <w:marLeft w:val="0"/>
                  <w:marRight w:val="0"/>
                  <w:marTop w:val="0"/>
                  <w:marBottom w:val="0"/>
                  <w:divBdr>
                    <w:top w:val="none" w:sz="0" w:space="0" w:color="auto"/>
                    <w:left w:val="none" w:sz="0" w:space="0" w:color="auto"/>
                    <w:bottom w:val="none" w:sz="0" w:space="0" w:color="auto"/>
                    <w:right w:val="none" w:sz="0" w:space="0" w:color="auto"/>
                  </w:divBdr>
                </w:div>
                <w:div w:id="1797723921">
                  <w:marLeft w:val="0"/>
                  <w:marRight w:val="0"/>
                  <w:marTop w:val="0"/>
                  <w:marBottom w:val="0"/>
                  <w:divBdr>
                    <w:top w:val="none" w:sz="0" w:space="0" w:color="auto"/>
                    <w:left w:val="none" w:sz="0" w:space="0" w:color="auto"/>
                    <w:bottom w:val="none" w:sz="0" w:space="0" w:color="auto"/>
                    <w:right w:val="none" w:sz="0" w:space="0" w:color="auto"/>
                  </w:divBdr>
                </w:div>
                <w:div w:id="2034725643">
                  <w:marLeft w:val="0"/>
                  <w:marRight w:val="0"/>
                  <w:marTop w:val="0"/>
                  <w:marBottom w:val="0"/>
                  <w:divBdr>
                    <w:top w:val="none" w:sz="0" w:space="0" w:color="auto"/>
                    <w:left w:val="none" w:sz="0" w:space="0" w:color="auto"/>
                    <w:bottom w:val="none" w:sz="0" w:space="0" w:color="auto"/>
                    <w:right w:val="none" w:sz="0" w:space="0" w:color="auto"/>
                  </w:divBdr>
                </w:div>
                <w:div w:id="2064213024">
                  <w:marLeft w:val="0"/>
                  <w:marRight w:val="0"/>
                  <w:marTop w:val="0"/>
                  <w:marBottom w:val="0"/>
                  <w:divBdr>
                    <w:top w:val="none" w:sz="0" w:space="0" w:color="auto"/>
                    <w:left w:val="none" w:sz="0" w:space="0" w:color="auto"/>
                    <w:bottom w:val="none" w:sz="0" w:space="0" w:color="auto"/>
                    <w:right w:val="none" w:sz="0" w:space="0" w:color="auto"/>
                  </w:divBdr>
                </w:div>
                <w:div w:id="2067138678">
                  <w:marLeft w:val="0"/>
                  <w:marRight w:val="0"/>
                  <w:marTop w:val="0"/>
                  <w:marBottom w:val="0"/>
                  <w:divBdr>
                    <w:top w:val="none" w:sz="0" w:space="0" w:color="auto"/>
                    <w:left w:val="none" w:sz="0" w:space="0" w:color="auto"/>
                    <w:bottom w:val="none" w:sz="0" w:space="0" w:color="auto"/>
                    <w:right w:val="none" w:sz="0" w:space="0" w:color="auto"/>
                  </w:divBdr>
                </w:div>
              </w:divsChild>
            </w:div>
            <w:div w:id="2138327786">
              <w:marLeft w:val="0"/>
              <w:marRight w:val="0"/>
              <w:marTop w:val="0"/>
              <w:marBottom w:val="0"/>
              <w:divBdr>
                <w:top w:val="none" w:sz="0" w:space="0" w:color="auto"/>
                <w:left w:val="none" w:sz="0" w:space="0" w:color="auto"/>
                <w:bottom w:val="none" w:sz="0" w:space="0" w:color="auto"/>
                <w:right w:val="none" w:sz="0" w:space="0" w:color="auto"/>
              </w:divBdr>
            </w:div>
            <w:div w:id="2139571300">
              <w:marLeft w:val="0"/>
              <w:marRight w:val="0"/>
              <w:marTop w:val="0"/>
              <w:marBottom w:val="0"/>
              <w:divBdr>
                <w:top w:val="none" w:sz="0" w:space="0" w:color="auto"/>
                <w:left w:val="none" w:sz="0" w:space="0" w:color="auto"/>
                <w:bottom w:val="none" w:sz="0" w:space="0" w:color="auto"/>
                <w:right w:val="none" w:sz="0" w:space="0" w:color="auto"/>
              </w:divBdr>
            </w:div>
            <w:div w:id="2140099372">
              <w:marLeft w:val="0"/>
              <w:marRight w:val="0"/>
              <w:marTop w:val="0"/>
              <w:marBottom w:val="0"/>
              <w:divBdr>
                <w:top w:val="none" w:sz="0" w:space="0" w:color="auto"/>
                <w:left w:val="none" w:sz="0" w:space="0" w:color="auto"/>
                <w:bottom w:val="none" w:sz="0" w:space="0" w:color="auto"/>
                <w:right w:val="none" w:sz="0" w:space="0" w:color="auto"/>
              </w:divBdr>
            </w:div>
            <w:div w:id="2143115965">
              <w:marLeft w:val="0"/>
              <w:marRight w:val="0"/>
              <w:marTop w:val="0"/>
              <w:marBottom w:val="0"/>
              <w:divBdr>
                <w:top w:val="none" w:sz="0" w:space="0" w:color="auto"/>
                <w:left w:val="none" w:sz="0" w:space="0" w:color="auto"/>
                <w:bottom w:val="none" w:sz="0" w:space="0" w:color="auto"/>
                <w:right w:val="none" w:sz="0" w:space="0" w:color="auto"/>
              </w:divBdr>
            </w:div>
            <w:div w:id="2143302044">
              <w:marLeft w:val="0"/>
              <w:marRight w:val="0"/>
              <w:marTop w:val="0"/>
              <w:marBottom w:val="0"/>
              <w:divBdr>
                <w:top w:val="none" w:sz="0" w:space="0" w:color="auto"/>
                <w:left w:val="none" w:sz="0" w:space="0" w:color="auto"/>
                <w:bottom w:val="none" w:sz="0" w:space="0" w:color="auto"/>
                <w:right w:val="none" w:sz="0" w:space="0" w:color="auto"/>
              </w:divBdr>
            </w:div>
            <w:div w:id="2144732162">
              <w:marLeft w:val="0"/>
              <w:marRight w:val="0"/>
              <w:marTop w:val="0"/>
              <w:marBottom w:val="0"/>
              <w:divBdr>
                <w:top w:val="none" w:sz="0" w:space="0" w:color="auto"/>
                <w:left w:val="none" w:sz="0" w:space="0" w:color="auto"/>
                <w:bottom w:val="none" w:sz="0" w:space="0" w:color="auto"/>
                <w:right w:val="none" w:sz="0" w:space="0" w:color="auto"/>
              </w:divBdr>
            </w:div>
            <w:div w:id="2146120258">
              <w:marLeft w:val="0"/>
              <w:marRight w:val="0"/>
              <w:marTop w:val="0"/>
              <w:marBottom w:val="0"/>
              <w:divBdr>
                <w:top w:val="none" w:sz="0" w:space="0" w:color="auto"/>
                <w:left w:val="none" w:sz="0" w:space="0" w:color="auto"/>
                <w:bottom w:val="none" w:sz="0" w:space="0" w:color="auto"/>
                <w:right w:val="none" w:sz="0" w:space="0" w:color="auto"/>
              </w:divBdr>
            </w:div>
            <w:div w:id="2146701389">
              <w:marLeft w:val="0"/>
              <w:marRight w:val="0"/>
              <w:marTop w:val="0"/>
              <w:marBottom w:val="0"/>
              <w:divBdr>
                <w:top w:val="none" w:sz="0" w:space="0" w:color="auto"/>
                <w:left w:val="none" w:sz="0" w:space="0" w:color="auto"/>
                <w:bottom w:val="none" w:sz="0" w:space="0" w:color="auto"/>
                <w:right w:val="none" w:sz="0" w:space="0" w:color="auto"/>
              </w:divBdr>
            </w:div>
            <w:div w:id="2146727420">
              <w:marLeft w:val="0"/>
              <w:marRight w:val="0"/>
              <w:marTop w:val="0"/>
              <w:marBottom w:val="0"/>
              <w:divBdr>
                <w:top w:val="none" w:sz="0" w:space="0" w:color="auto"/>
                <w:left w:val="none" w:sz="0" w:space="0" w:color="auto"/>
                <w:bottom w:val="none" w:sz="0" w:space="0" w:color="auto"/>
                <w:right w:val="none" w:sz="0" w:space="0" w:color="auto"/>
              </w:divBdr>
            </w:div>
            <w:div w:id="214712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70585">
      <w:bodyDiv w:val="1"/>
      <w:marLeft w:val="0"/>
      <w:marRight w:val="0"/>
      <w:marTop w:val="0"/>
      <w:marBottom w:val="0"/>
      <w:divBdr>
        <w:top w:val="none" w:sz="0" w:space="0" w:color="auto"/>
        <w:left w:val="none" w:sz="0" w:space="0" w:color="auto"/>
        <w:bottom w:val="none" w:sz="0" w:space="0" w:color="auto"/>
        <w:right w:val="none" w:sz="0" w:space="0" w:color="auto"/>
      </w:divBdr>
      <w:divsChild>
        <w:div w:id="122576079">
          <w:marLeft w:val="0"/>
          <w:marRight w:val="0"/>
          <w:marTop w:val="0"/>
          <w:marBottom w:val="0"/>
          <w:divBdr>
            <w:top w:val="none" w:sz="0" w:space="0" w:color="auto"/>
            <w:left w:val="none" w:sz="0" w:space="0" w:color="auto"/>
            <w:bottom w:val="none" w:sz="0" w:space="0" w:color="auto"/>
            <w:right w:val="none" w:sz="0" w:space="0" w:color="auto"/>
          </w:divBdr>
          <w:divsChild>
            <w:div w:id="214322236">
              <w:marLeft w:val="0"/>
              <w:marRight w:val="0"/>
              <w:marTop w:val="0"/>
              <w:marBottom w:val="0"/>
              <w:divBdr>
                <w:top w:val="none" w:sz="0" w:space="0" w:color="auto"/>
                <w:left w:val="none" w:sz="0" w:space="0" w:color="auto"/>
                <w:bottom w:val="none" w:sz="0" w:space="0" w:color="auto"/>
                <w:right w:val="none" w:sz="0" w:space="0" w:color="auto"/>
              </w:divBdr>
            </w:div>
            <w:div w:id="308637964">
              <w:marLeft w:val="0"/>
              <w:marRight w:val="0"/>
              <w:marTop w:val="0"/>
              <w:marBottom w:val="0"/>
              <w:divBdr>
                <w:top w:val="none" w:sz="0" w:space="0" w:color="auto"/>
                <w:left w:val="none" w:sz="0" w:space="0" w:color="auto"/>
                <w:bottom w:val="none" w:sz="0" w:space="0" w:color="auto"/>
                <w:right w:val="none" w:sz="0" w:space="0" w:color="auto"/>
              </w:divBdr>
            </w:div>
            <w:div w:id="545995505">
              <w:marLeft w:val="0"/>
              <w:marRight w:val="0"/>
              <w:marTop w:val="0"/>
              <w:marBottom w:val="0"/>
              <w:divBdr>
                <w:top w:val="none" w:sz="0" w:space="0" w:color="auto"/>
                <w:left w:val="none" w:sz="0" w:space="0" w:color="auto"/>
                <w:bottom w:val="none" w:sz="0" w:space="0" w:color="auto"/>
                <w:right w:val="none" w:sz="0" w:space="0" w:color="auto"/>
              </w:divBdr>
            </w:div>
            <w:div w:id="589200035">
              <w:marLeft w:val="0"/>
              <w:marRight w:val="0"/>
              <w:marTop w:val="0"/>
              <w:marBottom w:val="0"/>
              <w:divBdr>
                <w:top w:val="none" w:sz="0" w:space="0" w:color="auto"/>
                <w:left w:val="none" w:sz="0" w:space="0" w:color="auto"/>
                <w:bottom w:val="none" w:sz="0" w:space="0" w:color="auto"/>
                <w:right w:val="none" w:sz="0" w:space="0" w:color="auto"/>
              </w:divBdr>
            </w:div>
            <w:div w:id="742609252">
              <w:marLeft w:val="0"/>
              <w:marRight w:val="0"/>
              <w:marTop w:val="0"/>
              <w:marBottom w:val="0"/>
              <w:divBdr>
                <w:top w:val="none" w:sz="0" w:space="0" w:color="auto"/>
                <w:left w:val="none" w:sz="0" w:space="0" w:color="auto"/>
                <w:bottom w:val="none" w:sz="0" w:space="0" w:color="auto"/>
                <w:right w:val="none" w:sz="0" w:space="0" w:color="auto"/>
              </w:divBdr>
            </w:div>
            <w:div w:id="1076047666">
              <w:marLeft w:val="0"/>
              <w:marRight w:val="0"/>
              <w:marTop w:val="0"/>
              <w:marBottom w:val="0"/>
              <w:divBdr>
                <w:top w:val="none" w:sz="0" w:space="0" w:color="auto"/>
                <w:left w:val="none" w:sz="0" w:space="0" w:color="auto"/>
                <w:bottom w:val="none" w:sz="0" w:space="0" w:color="auto"/>
                <w:right w:val="none" w:sz="0" w:space="0" w:color="auto"/>
              </w:divBdr>
            </w:div>
            <w:div w:id="1083528324">
              <w:marLeft w:val="0"/>
              <w:marRight w:val="0"/>
              <w:marTop w:val="0"/>
              <w:marBottom w:val="0"/>
              <w:divBdr>
                <w:top w:val="none" w:sz="0" w:space="0" w:color="auto"/>
                <w:left w:val="none" w:sz="0" w:space="0" w:color="auto"/>
                <w:bottom w:val="none" w:sz="0" w:space="0" w:color="auto"/>
                <w:right w:val="none" w:sz="0" w:space="0" w:color="auto"/>
              </w:divBdr>
            </w:div>
            <w:div w:id="1292323007">
              <w:marLeft w:val="0"/>
              <w:marRight w:val="0"/>
              <w:marTop w:val="0"/>
              <w:marBottom w:val="0"/>
              <w:divBdr>
                <w:top w:val="none" w:sz="0" w:space="0" w:color="auto"/>
                <w:left w:val="none" w:sz="0" w:space="0" w:color="auto"/>
                <w:bottom w:val="none" w:sz="0" w:space="0" w:color="auto"/>
                <w:right w:val="none" w:sz="0" w:space="0" w:color="auto"/>
              </w:divBdr>
            </w:div>
            <w:div w:id="1466967094">
              <w:marLeft w:val="0"/>
              <w:marRight w:val="0"/>
              <w:marTop w:val="0"/>
              <w:marBottom w:val="0"/>
              <w:divBdr>
                <w:top w:val="none" w:sz="0" w:space="0" w:color="auto"/>
                <w:left w:val="none" w:sz="0" w:space="0" w:color="auto"/>
                <w:bottom w:val="none" w:sz="0" w:space="0" w:color="auto"/>
                <w:right w:val="none" w:sz="0" w:space="0" w:color="auto"/>
              </w:divBdr>
            </w:div>
            <w:div w:id="1887835645">
              <w:marLeft w:val="0"/>
              <w:marRight w:val="0"/>
              <w:marTop w:val="0"/>
              <w:marBottom w:val="0"/>
              <w:divBdr>
                <w:top w:val="none" w:sz="0" w:space="0" w:color="auto"/>
                <w:left w:val="none" w:sz="0" w:space="0" w:color="auto"/>
                <w:bottom w:val="none" w:sz="0" w:space="0" w:color="auto"/>
                <w:right w:val="none" w:sz="0" w:space="0" w:color="auto"/>
              </w:divBdr>
            </w:div>
            <w:div w:id="1916737839">
              <w:marLeft w:val="0"/>
              <w:marRight w:val="0"/>
              <w:marTop w:val="0"/>
              <w:marBottom w:val="0"/>
              <w:divBdr>
                <w:top w:val="none" w:sz="0" w:space="0" w:color="auto"/>
                <w:left w:val="none" w:sz="0" w:space="0" w:color="auto"/>
                <w:bottom w:val="none" w:sz="0" w:space="0" w:color="auto"/>
                <w:right w:val="none" w:sz="0" w:space="0" w:color="auto"/>
              </w:divBdr>
            </w:div>
            <w:div w:id="2038774555">
              <w:marLeft w:val="0"/>
              <w:marRight w:val="0"/>
              <w:marTop w:val="0"/>
              <w:marBottom w:val="0"/>
              <w:divBdr>
                <w:top w:val="none" w:sz="0" w:space="0" w:color="auto"/>
                <w:left w:val="none" w:sz="0" w:space="0" w:color="auto"/>
                <w:bottom w:val="none" w:sz="0" w:space="0" w:color="auto"/>
                <w:right w:val="none" w:sz="0" w:space="0" w:color="auto"/>
              </w:divBdr>
            </w:div>
          </w:divsChild>
        </w:div>
        <w:div w:id="348722130">
          <w:marLeft w:val="0"/>
          <w:marRight w:val="0"/>
          <w:marTop w:val="0"/>
          <w:marBottom w:val="0"/>
          <w:divBdr>
            <w:top w:val="none" w:sz="0" w:space="0" w:color="auto"/>
            <w:left w:val="none" w:sz="0" w:space="0" w:color="auto"/>
            <w:bottom w:val="none" w:sz="0" w:space="0" w:color="auto"/>
            <w:right w:val="none" w:sz="0" w:space="0" w:color="auto"/>
          </w:divBdr>
          <w:divsChild>
            <w:div w:id="1715541741">
              <w:marLeft w:val="0"/>
              <w:marRight w:val="0"/>
              <w:marTop w:val="0"/>
              <w:marBottom w:val="0"/>
              <w:divBdr>
                <w:top w:val="none" w:sz="0" w:space="0" w:color="auto"/>
                <w:left w:val="none" w:sz="0" w:space="0" w:color="auto"/>
                <w:bottom w:val="none" w:sz="0" w:space="0" w:color="auto"/>
                <w:right w:val="none" w:sz="0" w:space="0" w:color="auto"/>
              </w:divBdr>
            </w:div>
          </w:divsChild>
        </w:div>
        <w:div w:id="352388856">
          <w:marLeft w:val="0"/>
          <w:marRight w:val="0"/>
          <w:marTop w:val="0"/>
          <w:marBottom w:val="0"/>
          <w:divBdr>
            <w:top w:val="none" w:sz="0" w:space="0" w:color="auto"/>
            <w:left w:val="none" w:sz="0" w:space="0" w:color="auto"/>
            <w:bottom w:val="none" w:sz="0" w:space="0" w:color="auto"/>
            <w:right w:val="none" w:sz="0" w:space="0" w:color="auto"/>
          </w:divBdr>
          <w:divsChild>
            <w:div w:id="5984898">
              <w:marLeft w:val="0"/>
              <w:marRight w:val="0"/>
              <w:marTop w:val="0"/>
              <w:marBottom w:val="0"/>
              <w:divBdr>
                <w:top w:val="none" w:sz="0" w:space="0" w:color="auto"/>
                <w:left w:val="none" w:sz="0" w:space="0" w:color="auto"/>
                <w:bottom w:val="none" w:sz="0" w:space="0" w:color="auto"/>
                <w:right w:val="none" w:sz="0" w:space="0" w:color="auto"/>
              </w:divBdr>
            </w:div>
            <w:div w:id="84542602">
              <w:marLeft w:val="0"/>
              <w:marRight w:val="0"/>
              <w:marTop w:val="0"/>
              <w:marBottom w:val="0"/>
              <w:divBdr>
                <w:top w:val="none" w:sz="0" w:space="0" w:color="auto"/>
                <w:left w:val="none" w:sz="0" w:space="0" w:color="auto"/>
                <w:bottom w:val="none" w:sz="0" w:space="0" w:color="auto"/>
                <w:right w:val="none" w:sz="0" w:space="0" w:color="auto"/>
              </w:divBdr>
            </w:div>
            <w:div w:id="149251460">
              <w:marLeft w:val="0"/>
              <w:marRight w:val="0"/>
              <w:marTop w:val="0"/>
              <w:marBottom w:val="0"/>
              <w:divBdr>
                <w:top w:val="none" w:sz="0" w:space="0" w:color="auto"/>
                <w:left w:val="none" w:sz="0" w:space="0" w:color="auto"/>
                <w:bottom w:val="none" w:sz="0" w:space="0" w:color="auto"/>
                <w:right w:val="none" w:sz="0" w:space="0" w:color="auto"/>
              </w:divBdr>
            </w:div>
            <w:div w:id="198130764">
              <w:marLeft w:val="0"/>
              <w:marRight w:val="0"/>
              <w:marTop w:val="0"/>
              <w:marBottom w:val="0"/>
              <w:divBdr>
                <w:top w:val="none" w:sz="0" w:space="0" w:color="auto"/>
                <w:left w:val="none" w:sz="0" w:space="0" w:color="auto"/>
                <w:bottom w:val="none" w:sz="0" w:space="0" w:color="auto"/>
                <w:right w:val="none" w:sz="0" w:space="0" w:color="auto"/>
              </w:divBdr>
            </w:div>
            <w:div w:id="213321495">
              <w:marLeft w:val="0"/>
              <w:marRight w:val="0"/>
              <w:marTop w:val="0"/>
              <w:marBottom w:val="0"/>
              <w:divBdr>
                <w:top w:val="none" w:sz="0" w:space="0" w:color="auto"/>
                <w:left w:val="none" w:sz="0" w:space="0" w:color="auto"/>
                <w:bottom w:val="none" w:sz="0" w:space="0" w:color="auto"/>
                <w:right w:val="none" w:sz="0" w:space="0" w:color="auto"/>
              </w:divBdr>
            </w:div>
            <w:div w:id="229079893">
              <w:marLeft w:val="0"/>
              <w:marRight w:val="0"/>
              <w:marTop w:val="0"/>
              <w:marBottom w:val="0"/>
              <w:divBdr>
                <w:top w:val="none" w:sz="0" w:space="0" w:color="auto"/>
                <w:left w:val="none" w:sz="0" w:space="0" w:color="auto"/>
                <w:bottom w:val="none" w:sz="0" w:space="0" w:color="auto"/>
                <w:right w:val="none" w:sz="0" w:space="0" w:color="auto"/>
              </w:divBdr>
            </w:div>
            <w:div w:id="253369034">
              <w:marLeft w:val="0"/>
              <w:marRight w:val="0"/>
              <w:marTop w:val="0"/>
              <w:marBottom w:val="0"/>
              <w:divBdr>
                <w:top w:val="none" w:sz="0" w:space="0" w:color="auto"/>
                <w:left w:val="none" w:sz="0" w:space="0" w:color="auto"/>
                <w:bottom w:val="none" w:sz="0" w:space="0" w:color="auto"/>
                <w:right w:val="none" w:sz="0" w:space="0" w:color="auto"/>
              </w:divBdr>
            </w:div>
            <w:div w:id="295335025">
              <w:marLeft w:val="0"/>
              <w:marRight w:val="0"/>
              <w:marTop w:val="0"/>
              <w:marBottom w:val="0"/>
              <w:divBdr>
                <w:top w:val="none" w:sz="0" w:space="0" w:color="auto"/>
                <w:left w:val="none" w:sz="0" w:space="0" w:color="auto"/>
                <w:bottom w:val="none" w:sz="0" w:space="0" w:color="auto"/>
                <w:right w:val="none" w:sz="0" w:space="0" w:color="auto"/>
              </w:divBdr>
            </w:div>
            <w:div w:id="306057355">
              <w:marLeft w:val="0"/>
              <w:marRight w:val="0"/>
              <w:marTop w:val="0"/>
              <w:marBottom w:val="0"/>
              <w:divBdr>
                <w:top w:val="none" w:sz="0" w:space="0" w:color="auto"/>
                <w:left w:val="none" w:sz="0" w:space="0" w:color="auto"/>
                <w:bottom w:val="none" w:sz="0" w:space="0" w:color="auto"/>
                <w:right w:val="none" w:sz="0" w:space="0" w:color="auto"/>
              </w:divBdr>
            </w:div>
            <w:div w:id="314264548">
              <w:marLeft w:val="0"/>
              <w:marRight w:val="0"/>
              <w:marTop w:val="0"/>
              <w:marBottom w:val="0"/>
              <w:divBdr>
                <w:top w:val="none" w:sz="0" w:space="0" w:color="auto"/>
                <w:left w:val="none" w:sz="0" w:space="0" w:color="auto"/>
                <w:bottom w:val="none" w:sz="0" w:space="0" w:color="auto"/>
                <w:right w:val="none" w:sz="0" w:space="0" w:color="auto"/>
              </w:divBdr>
            </w:div>
            <w:div w:id="314333074">
              <w:marLeft w:val="0"/>
              <w:marRight w:val="0"/>
              <w:marTop w:val="0"/>
              <w:marBottom w:val="0"/>
              <w:divBdr>
                <w:top w:val="none" w:sz="0" w:space="0" w:color="auto"/>
                <w:left w:val="none" w:sz="0" w:space="0" w:color="auto"/>
                <w:bottom w:val="none" w:sz="0" w:space="0" w:color="auto"/>
                <w:right w:val="none" w:sz="0" w:space="0" w:color="auto"/>
              </w:divBdr>
            </w:div>
            <w:div w:id="352923791">
              <w:marLeft w:val="0"/>
              <w:marRight w:val="0"/>
              <w:marTop w:val="0"/>
              <w:marBottom w:val="0"/>
              <w:divBdr>
                <w:top w:val="none" w:sz="0" w:space="0" w:color="auto"/>
                <w:left w:val="none" w:sz="0" w:space="0" w:color="auto"/>
                <w:bottom w:val="none" w:sz="0" w:space="0" w:color="auto"/>
                <w:right w:val="none" w:sz="0" w:space="0" w:color="auto"/>
              </w:divBdr>
            </w:div>
            <w:div w:id="365907642">
              <w:marLeft w:val="0"/>
              <w:marRight w:val="0"/>
              <w:marTop w:val="0"/>
              <w:marBottom w:val="0"/>
              <w:divBdr>
                <w:top w:val="none" w:sz="0" w:space="0" w:color="auto"/>
                <w:left w:val="none" w:sz="0" w:space="0" w:color="auto"/>
                <w:bottom w:val="none" w:sz="0" w:space="0" w:color="auto"/>
                <w:right w:val="none" w:sz="0" w:space="0" w:color="auto"/>
              </w:divBdr>
            </w:div>
            <w:div w:id="367343565">
              <w:marLeft w:val="0"/>
              <w:marRight w:val="0"/>
              <w:marTop w:val="0"/>
              <w:marBottom w:val="0"/>
              <w:divBdr>
                <w:top w:val="none" w:sz="0" w:space="0" w:color="auto"/>
                <w:left w:val="none" w:sz="0" w:space="0" w:color="auto"/>
                <w:bottom w:val="none" w:sz="0" w:space="0" w:color="auto"/>
                <w:right w:val="none" w:sz="0" w:space="0" w:color="auto"/>
              </w:divBdr>
            </w:div>
            <w:div w:id="389155571">
              <w:marLeft w:val="0"/>
              <w:marRight w:val="0"/>
              <w:marTop w:val="0"/>
              <w:marBottom w:val="0"/>
              <w:divBdr>
                <w:top w:val="none" w:sz="0" w:space="0" w:color="auto"/>
                <w:left w:val="none" w:sz="0" w:space="0" w:color="auto"/>
                <w:bottom w:val="none" w:sz="0" w:space="0" w:color="auto"/>
                <w:right w:val="none" w:sz="0" w:space="0" w:color="auto"/>
              </w:divBdr>
            </w:div>
            <w:div w:id="401951268">
              <w:marLeft w:val="0"/>
              <w:marRight w:val="0"/>
              <w:marTop w:val="0"/>
              <w:marBottom w:val="0"/>
              <w:divBdr>
                <w:top w:val="none" w:sz="0" w:space="0" w:color="auto"/>
                <w:left w:val="none" w:sz="0" w:space="0" w:color="auto"/>
                <w:bottom w:val="none" w:sz="0" w:space="0" w:color="auto"/>
                <w:right w:val="none" w:sz="0" w:space="0" w:color="auto"/>
              </w:divBdr>
            </w:div>
            <w:div w:id="435951260">
              <w:marLeft w:val="0"/>
              <w:marRight w:val="0"/>
              <w:marTop w:val="0"/>
              <w:marBottom w:val="0"/>
              <w:divBdr>
                <w:top w:val="none" w:sz="0" w:space="0" w:color="auto"/>
                <w:left w:val="none" w:sz="0" w:space="0" w:color="auto"/>
                <w:bottom w:val="none" w:sz="0" w:space="0" w:color="auto"/>
                <w:right w:val="none" w:sz="0" w:space="0" w:color="auto"/>
              </w:divBdr>
            </w:div>
            <w:div w:id="510603425">
              <w:marLeft w:val="0"/>
              <w:marRight w:val="0"/>
              <w:marTop w:val="0"/>
              <w:marBottom w:val="0"/>
              <w:divBdr>
                <w:top w:val="none" w:sz="0" w:space="0" w:color="auto"/>
                <w:left w:val="none" w:sz="0" w:space="0" w:color="auto"/>
                <w:bottom w:val="none" w:sz="0" w:space="0" w:color="auto"/>
                <w:right w:val="none" w:sz="0" w:space="0" w:color="auto"/>
              </w:divBdr>
            </w:div>
            <w:div w:id="518740185">
              <w:marLeft w:val="0"/>
              <w:marRight w:val="0"/>
              <w:marTop w:val="0"/>
              <w:marBottom w:val="0"/>
              <w:divBdr>
                <w:top w:val="none" w:sz="0" w:space="0" w:color="auto"/>
                <w:left w:val="none" w:sz="0" w:space="0" w:color="auto"/>
                <w:bottom w:val="none" w:sz="0" w:space="0" w:color="auto"/>
                <w:right w:val="none" w:sz="0" w:space="0" w:color="auto"/>
              </w:divBdr>
            </w:div>
            <w:div w:id="524097157">
              <w:marLeft w:val="0"/>
              <w:marRight w:val="0"/>
              <w:marTop w:val="0"/>
              <w:marBottom w:val="0"/>
              <w:divBdr>
                <w:top w:val="none" w:sz="0" w:space="0" w:color="auto"/>
                <w:left w:val="none" w:sz="0" w:space="0" w:color="auto"/>
                <w:bottom w:val="none" w:sz="0" w:space="0" w:color="auto"/>
                <w:right w:val="none" w:sz="0" w:space="0" w:color="auto"/>
              </w:divBdr>
            </w:div>
            <w:div w:id="528030186">
              <w:marLeft w:val="0"/>
              <w:marRight w:val="0"/>
              <w:marTop w:val="0"/>
              <w:marBottom w:val="0"/>
              <w:divBdr>
                <w:top w:val="none" w:sz="0" w:space="0" w:color="auto"/>
                <w:left w:val="none" w:sz="0" w:space="0" w:color="auto"/>
                <w:bottom w:val="none" w:sz="0" w:space="0" w:color="auto"/>
                <w:right w:val="none" w:sz="0" w:space="0" w:color="auto"/>
              </w:divBdr>
            </w:div>
            <w:div w:id="528373718">
              <w:marLeft w:val="0"/>
              <w:marRight w:val="0"/>
              <w:marTop w:val="0"/>
              <w:marBottom w:val="0"/>
              <w:divBdr>
                <w:top w:val="none" w:sz="0" w:space="0" w:color="auto"/>
                <w:left w:val="none" w:sz="0" w:space="0" w:color="auto"/>
                <w:bottom w:val="none" w:sz="0" w:space="0" w:color="auto"/>
                <w:right w:val="none" w:sz="0" w:space="0" w:color="auto"/>
              </w:divBdr>
            </w:div>
            <w:div w:id="543760897">
              <w:marLeft w:val="0"/>
              <w:marRight w:val="0"/>
              <w:marTop w:val="0"/>
              <w:marBottom w:val="0"/>
              <w:divBdr>
                <w:top w:val="none" w:sz="0" w:space="0" w:color="auto"/>
                <w:left w:val="none" w:sz="0" w:space="0" w:color="auto"/>
                <w:bottom w:val="none" w:sz="0" w:space="0" w:color="auto"/>
                <w:right w:val="none" w:sz="0" w:space="0" w:color="auto"/>
              </w:divBdr>
            </w:div>
            <w:div w:id="568460277">
              <w:marLeft w:val="0"/>
              <w:marRight w:val="0"/>
              <w:marTop w:val="0"/>
              <w:marBottom w:val="0"/>
              <w:divBdr>
                <w:top w:val="none" w:sz="0" w:space="0" w:color="auto"/>
                <w:left w:val="none" w:sz="0" w:space="0" w:color="auto"/>
                <w:bottom w:val="none" w:sz="0" w:space="0" w:color="auto"/>
                <w:right w:val="none" w:sz="0" w:space="0" w:color="auto"/>
              </w:divBdr>
            </w:div>
            <w:div w:id="585577077">
              <w:marLeft w:val="0"/>
              <w:marRight w:val="0"/>
              <w:marTop w:val="0"/>
              <w:marBottom w:val="0"/>
              <w:divBdr>
                <w:top w:val="none" w:sz="0" w:space="0" w:color="auto"/>
                <w:left w:val="none" w:sz="0" w:space="0" w:color="auto"/>
                <w:bottom w:val="none" w:sz="0" w:space="0" w:color="auto"/>
                <w:right w:val="none" w:sz="0" w:space="0" w:color="auto"/>
              </w:divBdr>
            </w:div>
            <w:div w:id="593365799">
              <w:marLeft w:val="0"/>
              <w:marRight w:val="0"/>
              <w:marTop w:val="0"/>
              <w:marBottom w:val="0"/>
              <w:divBdr>
                <w:top w:val="none" w:sz="0" w:space="0" w:color="auto"/>
                <w:left w:val="none" w:sz="0" w:space="0" w:color="auto"/>
                <w:bottom w:val="none" w:sz="0" w:space="0" w:color="auto"/>
                <w:right w:val="none" w:sz="0" w:space="0" w:color="auto"/>
              </w:divBdr>
            </w:div>
            <w:div w:id="620184596">
              <w:marLeft w:val="0"/>
              <w:marRight w:val="0"/>
              <w:marTop w:val="0"/>
              <w:marBottom w:val="0"/>
              <w:divBdr>
                <w:top w:val="none" w:sz="0" w:space="0" w:color="auto"/>
                <w:left w:val="none" w:sz="0" w:space="0" w:color="auto"/>
                <w:bottom w:val="none" w:sz="0" w:space="0" w:color="auto"/>
                <w:right w:val="none" w:sz="0" w:space="0" w:color="auto"/>
              </w:divBdr>
            </w:div>
            <w:div w:id="661351537">
              <w:marLeft w:val="0"/>
              <w:marRight w:val="0"/>
              <w:marTop w:val="0"/>
              <w:marBottom w:val="0"/>
              <w:divBdr>
                <w:top w:val="none" w:sz="0" w:space="0" w:color="auto"/>
                <w:left w:val="none" w:sz="0" w:space="0" w:color="auto"/>
                <w:bottom w:val="none" w:sz="0" w:space="0" w:color="auto"/>
                <w:right w:val="none" w:sz="0" w:space="0" w:color="auto"/>
              </w:divBdr>
            </w:div>
            <w:div w:id="680357630">
              <w:marLeft w:val="0"/>
              <w:marRight w:val="0"/>
              <w:marTop w:val="0"/>
              <w:marBottom w:val="0"/>
              <w:divBdr>
                <w:top w:val="none" w:sz="0" w:space="0" w:color="auto"/>
                <w:left w:val="none" w:sz="0" w:space="0" w:color="auto"/>
                <w:bottom w:val="none" w:sz="0" w:space="0" w:color="auto"/>
                <w:right w:val="none" w:sz="0" w:space="0" w:color="auto"/>
              </w:divBdr>
            </w:div>
            <w:div w:id="688533183">
              <w:marLeft w:val="0"/>
              <w:marRight w:val="0"/>
              <w:marTop w:val="0"/>
              <w:marBottom w:val="0"/>
              <w:divBdr>
                <w:top w:val="none" w:sz="0" w:space="0" w:color="auto"/>
                <w:left w:val="none" w:sz="0" w:space="0" w:color="auto"/>
                <w:bottom w:val="none" w:sz="0" w:space="0" w:color="auto"/>
                <w:right w:val="none" w:sz="0" w:space="0" w:color="auto"/>
              </w:divBdr>
            </w:div>
            <w:div w:id="700209190">
              <w:marLeft w:val="0"/>
              <w:marRight w:val="0"/>
              <w:marTop w:val="0"/>
              <w:marBottom w:val="0"/>
              <w:divBdr>
                <w:top w:val="none" w:sz="0" w:space="0" w:color="auto"/>
                <w:left w:val="none" w:sz="0" w:space="0" w:color="auto"/>
                <w:bottom w:val="none" w:sz="0" w:space="0" w:color="auto"/>
                <w:right w:val="none" w:sz="0" w:space="0" w:color="auto"/>
              </w:divBdr>
            </w:div>
            <w:div w:id="701055651">
              <w:marLeft w:val="0"/>
              <w:marRight w:val="0"/>
              <w:marTop w:val="0"/>
              <w:marBottom w:val="0"/>
              <w:divBdr>
                <w:top w:val="none" w:sz="0" w:space="0" w:color="auto"/>
                <w:left w:val="none" w:sz="0" w:space="0" w:color="auto"/>
                <w:bottom w:val="none" w:sz="0" w:space="0" w:color="auto"/>
                <w:right w:val="none" w:sz="0" w:space="0" w:color="auto"/>
              </w:divBdr>
            </w:div>
            <w:div w:id="737704269">
              <w:marLeft w:val="0"/>
              <w:marRight w:val="0"/>
              <w:marTop w:val="0"/>
              <w:marBottom w:val="0"/>
              <w:divBdr>
                <w:top w:val="none" w:sz="0" w:space="0" w:color="auto"/>
                <w:left w:val="none" w:sz="0" w:space="0" w:color="auto"/>
                <w:bottom w:val="none" w:sz="0" w:space="0" w:color="auto"/>
                <w:right w:val="none" w:sz="0" w:space="0" w:color="auto"/>
              </w:divBdr>
            </w:div>
            <w:div w:id="768163137">
              <w:marLeft w:val="0"/>
              <w:marRight w:val="0"/>
              <w:marTop w:val="0"/>
              <w:marBottom w:val="0"/>
              <w:divBdr>
                <w:top w:val="none" w:sz="0" w:space="0" w:color="auto"/>
                <w:left w:val="none" w:sz="0" w:space="0" w:color="auto"/>
                <w:bottom w:val="none" w:sz="0" w:space="0" w:color="auto"/>
                <w:right w:val="none" w:sz="0" w:space="0" w:color="auto"/>
              </w:divBdr>
            </w:div>
            <w:div w:id="817189249">
              <w:marLeft w:val="0"/>
              <w:marRight w:val="0"/>
              <w:marTop w:val="0"/>
              <w:marBottom w:val="0"/>
              <w:divBdr>
                <w:top w:val="none" w:sz="0" w:space="0" w:color="auto"/>
                <w:left w:val="none" w:sz="0" w:space="0" w:color="auto"/>
                <w:bottom w:val="none" w:sz="0" w:space="0" w:color="auto"/>
                <w:right w:val="none" w:sz="0" w:space="0" w:color="auto"/>
              </w:divBdr>
            </w:div>
            <w:div w:id="826702677">
              <w:marLeft w:val="0"/>
              <w:marRight w:val="0"/>
              <w:marTop w:val="0"/>
              <w:marBottom w:val="0"/>
              <w:divBdr>
                <w:top w:val="none" w:sz="0" w:space="0" w:color="auto"/>
                <w:left w:val="none" w:sz="0" w:space="0" w:color="auto"/>
                <w:bottom w:val="none" w:sz="0" w:space="0" w:color="auto"/>
                <w:right w:val="none" w:sz="0" w:space="0" w:color="auto"/>
              </w:divBdr>
            </w:div>
            <w:div w:id="844243929">
              <w:marLeft w:val="0"/>
              <w:marRight w:val="0"/>
              <w:marTop w:val="0"/>
              <w:marBottom w:val="0"/>
              <w:divBdr>
                <w:top w:val="none" w:sz="0" w:space="0" w:color="auto"/>
                <w:left w:val="none" w:sz="0" w:space="0" w:color="auto"/>
                <w:bottom w:val="none" w:sz="0" w:space="0" w:color="auto"/>
                <w:right w:val="none" w:sz="0" w:space="0" w:color="auto"/>
              </w:divBdr>
            </w:div>
            <w:div w:id="893005121">
              <w:marLeft w:val="0"/>
              <w:marRight w:val="0"/>
              <w:marTop w:val="0"/>
              <w:marBottom w:val="0"/>
              <w:divBdr>
                <w:top w:val="none" w:sz="0" w:space="0" w:color="auto"/>
                <w:left w:val="none" w:sz="0" w:space="0" w:color="auto"/>
                <w:bottom w:val="none" w:sz="0" w:space="0" w:color="auto"/>
                <w:right w:val="none" w:sz="0" w:space="0" w:color="auto"/>
              </w:divBdr>
            </w:div>
            <w:div w:id="930436291">
              <w:marLeft w:val="0"/>
              <w:marRight w:val="0"/>
              <w:marTop w:val="0"/>
              <w:marBottom w:val="0"/>
              <w:divBdr>
                <w:top w:val="none" w:sz="0" w:space="0" w:color="auto"/>
                <w:left w:val="none" w:sz="0" w:space="0" w:color="auto"/>
                <w:bottom w:val="none" w:sz="0" w:space="0" w:color="auto"/>
                <w:right w:val="none" w:sz="0" w:space="0" w:color="auto"/>
              </w:divBdr>
            </w:div>
            <w:div w:id="949049451">
              <w:marLeft w:val="0"/>
              <w:marRight w:val="0"/>
              <w:marTop w:val="0"/>
              <w:marBottom w:val="0"/>
              <w:divBdr>
                <w:top w:val="none" w:sz="0" w:space="0" w:color="auto"/>
                <w:left w:val="none" w:sz="0" w:space="0" w:color="auto"/>
                <w:bottom w:val="none" w:sz="0" w:space="0" w:color="auto"/>
                <w:right w:val="none" w:sz="0" w:space="0" w:color="auto"/>
              </w:divBdr>
            </w:div>
            <w:div w:id="977880529">
              <w:marLeft w:val="0"/>
              <w:marRight w:val="0"/>
              <w:marTop w:val="0"/>
              <w:marBottom w:val="0"/>
              <w:divBdr>
                <w:top w:val="none" w:sz="0" w:space="0" w:color="auto"/>
                <w:left w:val="none" w:sz="0" w:space="0" w:color="auto"/>
                <w:bottom w:val="none" w:sz="0" w:space="0" w:color="auto"/>
                <w:right w:val="none" w:sz="0" w:space="0" w:color="auto"/>
              </w:divBdr>
            </w:div>
            <w:div w:id="988748710">
              <w:marLeft w:val="0"/>
              <w:marRight w:val="0"/>
              <w:marTop w:val="0"/>
              <w:marBottom w:val="0"/>
              <w:divBdr>
                <w:top w:val="none" w:sz="0" w:space="0" w:color="auto"/>
                <w:left w:val="none" w:sz="0" w:space="0" w:color="auto"/>
                <w:bottom w:val="none" w:sz="0" w:space="0" w:color="auto"/>
                <w:right w:val="none" w:sz="0" w:space="0" w:color="auto"/>
              </w:divBdr>
            </w:div>
            <w:div w:id="1023172441">
              <w:marLeft w:val="0"/>
              <w:marRight w:val="0"/>
              <w:marTop w:val="0"/>
              <w:marBottom w:val="0"/>
              <w:divBdr>
                <w:top w:val="none" w:sz="0" w:space="0" w:color="auto"/>
                <w:left w:val="none" w:sz="0" w:space="0" w:color="auto"/>
                <w:bottom w:val="none" w:sz="0" w:space="0" w:color="auto"/>
                <w:right w:val="none" w:sz="0" w:space="0" w:color="auto"/>
              </w:divBdr>
            </w:div>
            <w:div w:id="1042560294">
              <w:marLeft w:val="0"/>
              <w:marRight w:val="0"/>
              <w:marTop w:val="0"/>
              <w:marBottom w:val="0"/>
              <w:divBdr>
                <w:top w:val="none" w:sz="0" w:space="0" w:color="auto"/>
                <w:left w:val="none" w:sz="0" w:space="0" w:color="auto"/>
                <w:bottom w:val="none" w:sz="0" w:space="0" w:color="auto"/>
                <w:right w:val="none" w:sz="0" w:space="0" w:color="auto"/>
              </w:divBdr>
            </w:div>
            <w:div w:id="1065296282">
              <w:marLeft w:val="0"/>
              <w:marRight w:val="0"/>
              <w:marTop w:val="0"/>
              <w:marBottom w:val="0"/>
              <w:divBdr>
                <w:top w:val="none" w:sz="0" w:space="0" w:color="auto"/>
                <w:left w:val="none" w:sz="0" w:space="0" w:color="auto"/>
                <w:bottom w:val="none" w:sz="0" w:space="0" w:color="auto"/>
                <w:right w:val="none" w:sz="0" w:space="0" w:color="auto"/>
              </w:divBdr>
            </w:div>
            <w:div w:id="1083184070">
              <w:marLeft w:val="0"/>
              <w:marRight w:val="0"/>
              <w:marTop w:val="0"/>
              <w:marBottom w:val="0"/>
              <w:divBdr>
                <w:top w:val="none" w:sz="0" w:space="0" w:color="auto"/>
                <w:left w:val="none" w:sz="0" w:space="0" w:color="auto"/>
                <w:bottom w:val="none" w:sz="0" w:space="0" w:color="auto"/>
                <w:right w:val="none" w:sz="0" w:space="0" w:color="auto"/>
              </w:divBdr>
            </w:div>
            <w:div w:id="1096637614">
              <w:marLeft w:val="0"/>
              <w:marRight w:val="0"/>
              <w:marTop w:val="0"/>
              <w:marBottom w:val="0"/>
              <w:divBdr>
                <w:top w:val="none" w:sz="0" w:space="0" w:color="auto"/>
                <w:left w:val="none" w:sz="0" w:space="0" w:color="auto"/>
                <w:bottom w:val="none" w:sz="0" w:space="0" w:color="auto"/>
                <w:right w:val="none" w:sz="0" w:space="0" w:color="auto"/>
              </w:divBdr>
            </w:div>
            <w:div w:id="1116362927">
              <w:marLeft w:val="0"/>
              <w:marRight w:val="0"/>
              <w:marTop w:val="0"/>
              <w:marBottom w:val="0"/>
              <w:divBdr>
                <w:top w:val="none" w:sz="0" w:space="0" w:color="auto"/>
                <w:left w:val="none" w:sz="0" w:space="0" w:color="auto"/>
                <w:bottom w:val="none" w:sz="0" w:space="0" w:color="auto"/>
                <w:right w:val="none" w:sz="0" w:space="0" w:color="auto"/>
              </w:divBdr>
            </w:div>
            <w:div w:id="1138453024">
              <w:marLeft w:val="0"/>
              <w:marRight w:val="0"/>
              <w:marTop w:val="0"/>
              <w:marBottom w:val="0"/>
              <w:divBdr>
                <w:top w:val="none" w:sz="0" w:space="0" w:color="auto"/>
                <w:left w:val="none" w:sz="0" w:space="0" w:color="auto"/>
                <w:bottom w:val="none" w:sz="0" w:space="0" w:color="auto"/>
                <w:right w:val="none" w:sz="0" w:space="0" w:color="auto"/>
              </w:divBdr>
            </w:div>
            <w:div w:id="1146892002">
              <w:marLeft w:val="0"/>
              <w:marRight w:val="0"/>
              <w:marTop w:val="0"/>
              <w:marBottom w:val="0"/>
              <w:divBdr>
                <w:top w:val="none" w:sz="0" w:space="0" w:color="auto"/>
                <w:left w:val="none" w:sz="0" w:space="0" w:color="auto"/>
                <w:bottom w:val="none" w:sz="0" w:space="0" w:color="auto"/>
                <w:right w:val="none" w:sz="0" w:space="0" w:color="auto"/>
              </w:divBdr>
            </w:div>
            <w:div w:id="1170566032">
              <w:marLeft w:val="0"/>
              <w:marRight w:val="0"/>
              <w:marTop w:val="0"/>
              <w:marBottom w:val="0"/>
              <w:divBdr>
                <w:top w:val="none" w:sz="0" w:space="0" w:color="auto"/>
                <w:left w:val="none" w:sz="0" w:space="0" w:color="auto"/>
                <w:bottom w:val="none" w:sz="0" w:space="0" w:color="auto"/>
                <w:right w:val="none" w:sz="0" w:space="0" w:color="auto"/>
              </w:divBdr>
            </w:div>
            <w:div w:id="1223521048">
              <w:marLeft w:val="0"/>
              <w:marRight w:val="0"/>
              <w:marTop w:val="0"/>
              <w:marBottom w:val="0"/>
              <w:divBdr>
                <w:top w:val="none" w:sz="0" w:space="0" w:color="auto"/>
                <w:left w:val="none" w:sz="0" w:space="0" w:color="auto"/>
                <w:bottom w:val="none" w:sz="0" w:space="0" w:color="auto"/>
                <w:right w:val="none" w:sz="0" w:space="0" w:color="auto"/>
              </w:divBdr>
            </w:div>
            <w:div w:id="1239511941">
              <w:marLeft w:val="0"/>
              <w:marRight w:val="0"/>
              <w:marTop w:val="0"/>
              <w:marBottom w:val="0"/>
              <w:divBdr>
                <w:top w:val="none" w:sz="0" w:space="0" w:color="auto"/>
                <w:left w:val="none" w:sz="0" w:space="0" w:color="auto"/>
                <w:bottom w:val="none" w:sz="0" w:space="0" w:color="auto"/>
                <w:right w:val="none" w:sz="0" w:space="0" w:color="auto"/>
              </w:divBdr>
            </w:div>
            <w:div w:id="1301964037">
              <w:marLeft w:val="0"/>
              <w:marRight w:val="0"/>
              <w:marTop w:val="0"/>
              <w:marBottom w:val="0"/>
              <w:divBdr>
                <w:top w:val="none" w:sz="0" w:space="0" w:color="auto"/>
                <w:left w:val="none" w:sz="0" w:space="0" w:color="auto"/>
                <w:bottom w:val="none" w:sz="0" w:space="0" w:color="auto"/>
                <w:right w:val="none" w:sz="0" w:space="0" w:color="auto"/>
              </w:divBdr>
            </w:div>
            <w:div w:id="1317222241">
              <w:marLeft w:val="0"/>
              <w:marRight w:val="0"/>
              <w:marTop w:val="0"/>
              <w:marBottom w:val="0"/>
              <w:divBdr>
                <w:top w:val="none" w:sz="0" w:space="0" w:color="auto"/>
                <w:left w:val="none" w:sz="0" w:space="0" w:color="auto"/>
                <w:bottom w:val="none" w:sz="0" w:space="0" w:color="auto"/>
                <w:right w:val="none" w:sz="0" w:space="0" w:color="auto"/>
              </w:divBdr>
            </w:div>
            <w:div w:id="1318805615">
              <w:marLeft w:val="0"/>
              <w:marRight w:val="0"/>
              <w:marTop w:val="0"/>
              <w:marBottom w:val="0"/>
              <w:divBdr>
                <w:top w:val="none" w:sz="0" w:space="0" w:color="auto"/>
                <w:left w:val="none" w:sz="0" w:space="0" w:color="auto"/>
                <w:bottom w:val="none" w:sz="0" w:space="0" w:color="auto"/>
                <w:right w:val="none" w:sz="0" w:space="0" w:color="auto"/>
              </w:divBdr>
            </w:div>
            <w:div w:id="1329288187">
              <w:marLeft w:val="0"/>
              <w:marRight w:val="0"/>
              <w:marTop w:val="0"/>
              <w:marBottom w:val="0"/>
              <w:divBdr>
                <w:top w:val="none" w:sz="0" w:space="0" w:color="auto"/>
                <w:left w:val="none" w:sz="0" w:space="0" w:color="auto"/>
                <w:bottom w:val="none" w:sz="0" w:space="0" w:color="auto"/>
                <w:right w:val="none" w:sz="0" w:space="0" w:color="auto"/>
              </w:divBdr>
            </w:div>
            <w:div w:id="1344475203">
              <w:marLeft w:val="0"/>
              <w:marRight w:val="0"/>
              <w:marTop w:val="0"/>
              <w:marBottom w:val="0"/>
              <w:divBdr>
                <w:top w:val="none" w:sz="0" w:space="0" w:color="auto"/>
                <w:left w:val="none" w:sz="0" w:space="0" w:color="auto"/>
                <w:bottom w:val="none" w:sz="0" w:space="0" w:color="auto"/>
                <w:right w:val="none" w:sz="0" w:space="0" w:color="auto"/>
              </w:divBdr>
            </w:div>
            <w:div w:id="1427847399">
              <w:marLeft w:val="0"/>
              <w:marRight w:val="0"/>
              <w:marTop w:val="0"/>
              <w:marBottom w:val="0"/>
              <w:divBdr>
                <w:top w:val="none" w:sz="0" w:space="0" w:color="auto"/>
                <w:left w:val="none" w:sz="0" w:space="0" w:color="auto"/>
                <w:bottom w:val="none" w:sz="0" w:space="0" w:color="auto"/>
                <w:right w:val="none" w:sz="0" w:space="0" w:color="auto"/>
              </w:divBdr>
            </w:div>
            <w:div w:id="1430001708">
              <w:marLeft w:val="0"/>
              <w:marRight w:val="0"/>
              <w:marTop w:val="0"/>
              <w:marBottom w:val="0"/>
              <w:divBdr>
                <w:top w:val="none" w:sz="0" w:space="0" w:color="auto"/>
                <w:left w:val="none" w:sz="0" w:space="0" w:color="auto"/>
                <w:bottom w:val="none" w:sz="0" w:space="0" w:color="auto"/>
                <w:right w:val="none" w:sz="0" w:space="0" w:color="auto"/>
              </w:divBdr>
            </w:div>
            <w:div w:id="1450081828">
              <w:marLeft w:val="0"/>
              <w:marRight w:val="0"/>
              <w:marTop w:val="0"/>
              <w:marBottom w:val="0"/>
              <w:divBdr>
                <w:top w:val="none" w:sz="0" w:space="0" w:color="auto"/>
                <w:left w:val="none" w:sz="0" w:space="0" w:color="auto"/>
                <w:bottom w:val="none" w:sz="0" w:space="0" w:color="auto"/>
                <w:right w:val="none" w:sz="0" w:space="0" w:color="auto"/>
              </w:divBdr>
            </w:div>
            <w:div w:id="1468206926">
              <w:marLeft w:val="0"/>
              <w:marRight w:val="0"/>
              <w:marTop w:val="480"/>
              <w:marBottom w:val="0"/>
              <w:divBdr>
                <w:top w:val="single" w:sz="6" w:space="0" w:color="auto"/>
                <w:left w:val="single" w:sz="6" w:space="0" w:color="auto"/>
                <w:bottom w:val="single" w:sz="6" w:space="0" w:color="auto"/>
                <w:right w:val="single" w:sz="6" w:space="0" w:color="auto"/>
              </w:divBdr>
            </w:div>
            <w:div w:id="1494757518">
              <w:marLeft w:val="0"/>
              <w:marRight w:val="0"/>
              <w:marTop w:val="0"/>
              <w:marBottom w:val="0"/>
              <w:divBdr>
                <w:top w:val="none" w:sz="0" w:space="0" w:color="auto"/>
                <w:left w:val="none" w:sz="0" w:space="0" w:color="auto"/>
                <w:bottom w:val="none" w:sz="0" w:space="0" w:color="auto"/>
                <w:right w:val="none" w:sz="0" w:space="0" w:color="auto"/>
              </w:divBdr>
            </w:div>
            <w:div w:id="1514681671">
              <w:marLeft w:val="0"/>
              <w:marRight w:val="0"/>
              <w:marTop w:val="0"/>
              <w:marBottom w:val="0"/>
              <w:divBdr>
                <w:top w:val="none" w:sz="0" w:space="0" w:color="auto"/>
                <w:left w:val="none" w:sz="0" w:space="0" w:color="auto"/>
                <w:bottom w:val="none" w:sz="0" w:space="0" w:color="auto"/>
                <w:right w:val="none" w:sz="0" w:space="0" w:color="auto"/>
              </w:divBdr>
            </w:div>
            <w:div w:id="1517619656">
              <w:marLeft w:val="0"/>
              <w:marRight w:val="0"/>
              <w:marTop w:val="0"/>
              <w:marBottom w:val="0"/>
              <w:divBdr>
                <w:top w:val="none" w:sz="0" w:space="0" w:color="auto"/>
                <w:left w:val="none" w:sz="0" w:space="0" w:color="auto"/>
                <w:bottom w:val="none" w:sz="0" w:space="0" w:color="auto"/>
                <w:right w:val="none" w:sz="0" w:space="0" w:color="auto"/>
              </w:divBdr>
            </w:div>
            <w:div w:id="1524518514">
              <w:marLeft w:val="0"/>
              <w:marRight w:val="0"/>
              <w:marTop w:val="0"/>
              <w:marBottom w:val="0"/>
              <w:divBdr>
                <w:top w:val="none" w:sz="0" w:space="0" w:color="auto"/>
                <w:left w:val="none" w:sz="0" w:space="0" w:color="auto"/>
                <w:bottom w:val="none" w:sz="0" w:space="0" w:color="auto"/>
                <w:right w:val="none" w:sz="0" w:space="0" w:color="auto"/>
              </w:divBdr>
            </w:div>
            <w:div w:id="1572151941">
              <w:marLeft w:val="0"/>
              <w:marRight w:val="0"/>
              <w:marTop w:val="0"/>
              <w:marBottom w:val="0"/>
              <w:divBdr>
                <w:top w:val="none" w:sz="0" w:space="0" w:color="auto"/>
                <w:left w:val="none" w:sz="0" w:space="0" w:color="auto"/>
                <w:bottom w:val="none" w:sz="0" w:space="0" w:color="auto"/>
                <w:right w:val="none" w:sz="0" w:space="0" w:color="auto"/>
              </w:divBdr>
            </w:div>
            <w:div w:id="1588071094">
              <w:marLeft w:val="0"/>
              <w:marRight w:val="0"/>
              <w:marTop w:val="0"/>
              <w:marBottom w:val="0"/>
              <w:divBdr>
                <w:top w:val="none" w:sz="0" w:space="0" w:color="auto"/>
                <w:left w:val="none" w:sz="0" w:space="0" w:color="auto"/>
                <w:bottom w:val="none" w:sz="0" w:space="0" w:color="auto"/>
                <w:right w:val="none" w:sz="0" w:space="0" w:color="auto"/>
              </w:divBdr>
            </w:div>
            <w:div w:id="1593660337">
              <w:marLeft w:val="0"/>
              <w:marRight w:val="0"/>
              <w:marTop w:val="0"/>
              <w:marBottom w:val="0"/>
              <w:divBdr>
                <w:top w:val="none" w:sz="0" w:space="0" w:color="auto"/>
                <w:left w:val="none" w:sz="0" w:space="0" w:color="auto"/>
                <w:bottom w:val="none" w:sz="0" w:space="0" w:color="auto"/>
                <w:right w:val="none" w:sz="0" w:space="0" w:color="auto"/>
              </w:divBdr>
            </w:div>
            <w:div w:id="1608584810">
              <w:marLeft w:val="0"/>
              <w:marRight w:val="0"/>
              <w:marTop w:val="0"/>
              <w:marBottom w:val="0"/>
              <w:divBdr>
                <w:top w:val="none" w:sz="0" w:space="0" w:color="auto"/>
                <w:left w:val="none" w:sz="0" w:space="0" w:color="auto"/>
                <w:bottom w:val="none" w:sz="0" w:space="0" w:color="auto"/>
                <w:right w:val="none" w:sz="0" w:space="0" w:color="auto"/>
              </w:divBdr>
            </w:div>
            <w:div w:id="1617442981">
              <w:marLeft w:val="0"/>
              <w:marRight w:val="0"/>
              <w:marTop w:val="0"/>
              <w:marBottom w:val="0"/>
              <w:divBdr>
                <w:top w:val="none" w:sz="0" w:space="0" w:color="auto"/>
                <w:left w:val="none" w:sz="0" w:space="0" w:color="auto"/>
                <w:bottom w:val="none" w:sz="0" w:space="0" w:color="auto"/>
                <w:right w:val="none" w:sz="0" w:space="0" w:color="auto"/>
              </w:divBdr>
            </w:div>
            <w:div w:id="1753314777">
              <w:marLeft w:val="0"/>
              <w:marRight w:val="0"/>
              <w:marTop w:val="0"/>
              <w:marBottom w:val="0"/>
              <w:divBdr>
                <w:top w:val="none" w:sz="0" w:space="0" w:color="auto"/>
                <w:left w:val="none" w:sz="0" w:space="0" w:color="auto"/>
                <w:bottom w:val="none" w:sz="0" w:space="0" w:color="auto"/>
                <w:right w:val="none" w:sz="0" w:space="0" w:color="auto"/>
              </w:divBdr>
            </w:div>
            <w:div w:id="1753694039">
              <w:marLeft w:val="0"/>
              <w:marRight w:val="0"/>
              <w:marTop w:val="0"/>
              <w:marBottom w:val="0"/>
              <w:divBdr>
                <w:top w:val="none" w:sz="0" w:space="0" w:color="auto"/>
                <w:left w:val="none" w:sz="0" w:space="0" w:color="auto"/>
                <w:bottom w:val="none" w:sz="0" w:space="0" w:color="auto"/>
                <w:right w:val="none" w:sz="0" w:space="0" w:color="auto"/>
              </w:divBdr>
            </w:div>
            <w:div w:id="1790196570">
              <w:marLeft w:val="0"/>
              <w:marRight w:val="0"/>
              <w:marTop w:val="0"/>
              <w:marBottom w:val="0"/>
              <w:divBdr>
                <w:top w:val="none" w:sz="0" w:space="0" w:color="auto"/>
                <w:left w:val="none" w:sz="0" w:space="0" w:color="auto"/>
                <w:bottom w:val="none" w:sz="0" w:space="0" w:color="auto"/>
                <w:right w:val="none" w:sz="0" w:space="0" w:color="auto"/>
              </w:divBdr>
            </w:div>
            <w:div w:id="1822574053">
              <w:marLeft w:val="0"/>
              <w:marRight w:val="0"/>
              <w:marTop w:val="0"/>
              <w:marBottom w:val="0"/>
              <w:divBdr>
                <w:top w:val="none" w:sz="0" w:space="0" w:color="auto"/>
                <w:left w:val="none" w:sz="0" w:space="0" w:color="auto"/>
                <w:bottom w:val="none" w:sz="0" w:space="0" w:color="auto"/>
                <w:right w:val="none" w:sz="0" w:space="0" w:color="auto"/>
              </w:divBdr>
            </w:div>
            <w:div w:id="1826117453">
              <w:marLeft w:val="0"/>
              <w:marRight w:val="0"/>
              <w:marTop w:val="0"/>
              <w:marBottom w:val="0"/>
              <w:divBdr>
                <w:top w:val="none" w:sz="0" w:space="0" w:color="auto"/>
                <w:left w:val="none" w:sz="0" w:space="0" w:color="auto"/>
                <w:bottom w:val="none" w:sz="0" w:space="0" w:color="auto"/>
                <w:right w:val="none" w:sz="0" w:space="0" w:color="auto"/>
              </w:divBdr>
            </w:div>
            <w:div w:id="1832332326">
              <w:marLeft w:val="0"/>
              <w:marRight w:val="0"/>
              <w:marTop w:val="0"/>
              <w:marBottom w:val="0"/>
              <w:divBdr>
                <w:top w:val="none" w:sz="0" w:space="0" w:color="auto"/>
                <w:left w:val="none" w:sz="0" w:space="0" w:color="auto"/>
                <w:bottom w:val="none" w:sz="0" w:space="0" w:color="auto"/>
                <w:right w:val="none" w:sz="0" w:space="0" w:color="auto"/>
              </w:divBdr>
            </w:div>
            <w:div w:id="1858427250">
              <w:marLeft w:val="0"/>
              <w:marRight w:val="0"/>
              <w:marTop w:val="0"/>
              <w:marBottom w:val="0"/>
              <w:divBdr>
                <w:top w:val="none" w:sz="0" w:space="0" w:color="auto"/>
                <w:left w:val="none" w:sz="0" w:space="0" w:color="auto"/>
                <w:bottom w:val="none" w:sz="0" w:space="0" w:color="auto"/>
                <w:right w:val="none" w:sz="0" w:space="0" w:color="auto"/>
              </w:divBdr>
            </w:div>
            <w:div w:id="1929381547">
              <w:marLeft w:val="0"/>
              <w:marRight w:val="0"/>
              <w:marTop w:val="0"/>
              <w:marBottom w:val="0"/>
              <w:divBdr>
                <w:top w:val="none" w:sz="0" w:space="0" w:color="auto"/>
                <w:left w:val="none" w:sz="0" w:space="0" w:color="auto"/>
                <w:bottom w:val="none" w:sz="0" w:space="0" w:color="auto"/>
                <w:right w:val="none" w:sz="0" w:space="0" w:color="auto"/>
              </w:divBdr>
            </w:div>
            <w:div w:id="1951551079">
              <w:marLeft w:val="0"/>
              <w:marRight w:val="0"/>
              <w:marTop w:val="0"/>
              <w:marBottom w:val="0"/>
              <w:divBdr>
                <w:top w:val="none" w:sz="0" w:space="0" w:color="auto"/>
                <w:left w:val="none" w:sz="0" w:space="0" w:color="auto"/>
                <w:bottom w:val="none" w:sz="0" w:space="0" w:color="auto"/>
                <w:right w:val="none" w:sz="0" w:space="0" w:color="auto"/>
              </w:divBdr>
            </w:div>
            <w:div w:id="1969899041">
              <w:marLeft w:val="0"/>
              <w:marRight w:val="0"/>
              <w:marTop w:val="0"/>
              <w:marBottom w:val="0"/>
              <w:divBdr>
                <w:top w:val="none" w:sz="0" w:space="0" w:color="auto"/>
                <w:left w:val="none" w:sz="0" w:space="0" w:color="auto"/>
                <w:bottom w:val="none" w:sz="0" w:space="0" w:color="auto"/>
                <w:right w:val="none" w:sz="0" w:space="0" w:color="auto"/>
              </w:divBdr>
            </w:div>
            <w:div w:id="2028945958">
              <w:marLeft w:val="0"/>
              <w:marRight w:val="0"/>
              <w:marTop w:val="0"/>
              <w:marBottom w:val="0"/>
              <w:divBdr>
                <w:top w:val="none" w:sz="0" w:space="0" w:color="auto"/>
                <w:left w:val="none" w:sz="0" w:space="0" w:color="auto"/>
                <w:bottom w:val="none" w:sz="0" w:space="0" w:color="auto"/>
                <w:right w:val="none" w:sz="0" w:space="0" w:color="auto"/>
              </w:divBdr>
            </w:div>
            <w:div w:id="2044287627">
              <w:marLeft w:val="0"/>
              <w:marRight w:val="0"/>
              <w:marTop w:val="0"/>
              <w:marBottom w:val="0"/>
              <w:divBdr>
                <w:top w:val="none" w:sz="0" w:space="0" w:color="auto"/>
                <w:left w:val="none" w:sz="0" w:space="0" w:color="auto"/>
                <w:bottom w:val="none" w:sz="0" w:space="0" w:color="auto"/>
                <w:right w:val="none" w:sz="0" w:space="0" w:color="auto"/>
              </w:divBdr>
            </w:div>
            <w:div w:id="2057392485">
              <w:marLeft w:val="0"/>
              <w:marRight w:val="0"/>
              <w:marTop w:val="0"/>
              <w:marBottom w:val="0"/>
              <w:divBdr>
                <w:top w:val="none" w:sz="0" w:space="0" w:color="auto"/>
                <w:left w:val="none" w:sz="0" w:space="0" w:color="auto"/>
                <w:bottom w:val="none" w:sz="0" w:space="0" w:color="auto"/>
                <w:right w:val="none" w:sz="0" w:space="0" w:color="auto"/>
              </w:divBdr>
            </w:div>
            <w:div w:id="2086563140">
              <w:marLeft w:val="0"/>
              <w:marRight w:val="0"/>
              <w:marTop w:val="0"/>
              <w:marBottom w:val="0"/>
              <w:divBdr>
                <w:top w:val="none" w:sz="0" w:space="0" w:color="auto"/>
                <w:left w:val="none" w:sz="0" w:space="0" w:color="auto"/>
                <w:bottom w:val="none" w:sz="0" w:space="0" w:color="auto"/>
                <w:right w:val="none" w:sz="0" w:space="0" w:color="auto"/>
              </w:divBdr>
            </w:div>
            <w:div w:id="2089956440">
              <w:marLeft w:val="0"/>
              <w:marRight w:val="0"/>
              <w:marTop w:val="0"/>
              <w:marBottom w:val="0"/>
              <w:divBdr>
                <w:top w:val="none" w:sz="0" w:space="0" w:color="auto"/>
                <w:left w:val="none" w:sz="0" w:space="0" w:color="auto"/>
                <w:bottom w:val="none" w:sz="0" w:space="0" w:color="auto"/>
                <w:right w:val="none" w:sz="0" w:space="0" w:color="auto"/>
              </w:divBdr>
            </w:div>
            <w:div w:id="2126843542">
              <w:marLeft w:val="0"/>
              <w:marRight w:val="0"/>
              <w:marTop w:val="0"/>
              <w:marBottom w:val="0"/>
              <w:divBdr>
                <w:top w:val="none" w:sz="0" w:space="0" w:color="auto"/>
                <w:left w:val="none" w:sz="0" w:space="0" w:color="auto"/>
                <w:bottom w:val="none" w:sz="0" w:space="0" w:color="auto"/>
                <w:right w:val="none" w:sz="0" w:space="0" w:color="auto"/>
              </w:divBdr>
            </w:div>
            <w:div w:id="2127576579">
              <w:marLeft w:val="0"/>
              <w:marRight w:val="0"/>
              <w:marTop w:val="0"/>
              <w:marBottom w:val="0"/>
              <w:divBdr>
                <w:top w:val="none" w:sz="0" w:space="0" w:color="auto"/>
                <w:left w:val="none" w:sz="0" w:space="0" w:color="auto"/>
                <w:bottom w:val="none" w:sz="0" w:space="0" w:color="auto"/>
                <w:right w:val="none" w:sz="0" w:space="0" w:color="auto"/>
              </w:divBdr>
            </w:div>
          </w:divsChild>
        </w:div>
        <w:div w:id="511460455">
          <w:marLeft w:val="0"/>
          <w:marRight w:val="0"/>
          <w:marTop w:val="0"/>
          <w:marBottom w:val="0"/>
          <w:divBdr>
            <w:top w:val="none" w:sz="0" w:space="0" w:color="auto"/>
            <w:left w:val="none" w:sz="0" w:space="0" w:color="auto"/>
            <w:bottom w:val="none" w:sz="0" w:space="0" w:color="auto"/>
            <w:right w:val="none" w:sz="0" w:space="0" w:color="auto"/>
          </w:divBdr>
          <w:divsChild>
            <w:div w:id="395746">
              <w:marLeft w:val="0"/>
              <w:marRight w:val="0"/>
              <w:marTop w:val="0"/>
              <w:marBottom w:val="0"/>
              <w:divBdr>
                <w:top w:val="none" w:sz="0" w:space="0" w:color="auto"/>
                <w:left w:val="none" w:sz="0" w:space="0" w:color="auto"/>
                <w:bottom w:val="none" w:sz="0" w:space="0" w:color="auto"/>
                <w:right w:val="none" w:sz="0" w:space="0" w:color="auto"/>
              </w:divBdr>
            </w:div>
            <w:div w:id="4552386">
              <w:marLeft w:val="0"/>
              <w:marRight w:val="0"/>
              <w:marTop w:val="0"/>
              <w:marBottom w:val="0"/>
              <w:divBdr>
                <w:top w:val="none" w:sz="0" w:space="0" w:color="auto"/>
                <w:left w:val="none" w:sz="0" w:space="0" w:color="auto"/>
                <w:bottom w:val="none" w:sz="0" w:space="0" w:color="auto"/>
                <w:right w:val="none" w:sz="0" w:space="0" w:color="auto"/>
              </w:divBdr>
            </w:div>
            <w:div w:id="5712816">
              <w:marLeft w:val="0"/>
              <w:marRight w:val="0"/>
              <w:marTop w:val="0"/>
              <w:marBottom w:val="0"/>
              <w:divBdr>
                <w:top w:val="none" w:sz="0" w:space="0" w:color="auto"/>
                <w:left w:val="none" w:sz="0" w:space="0" w:color="auto"/>
                <w:bottom w:val="none" w:sz="0" w:space="0" w:color="auto"/>
                <w:right w:val="none" w:sz="0" w:space="0" w:color="auto"/>
              </w:divBdr>
            </w:div>
            <w:div w:id="7801114">
              <w:marLeft w:val="0"/>
              <w:marRight w:val="0"/>
              <w:marTop w:val="0"/>
              <w:marBottom w:val="0"/>
              <w:divBdr>
                <w:top w:val="none" w:sz="0" w:space="0" w:color="auto"/>
                <w:left w:val="none" w:sz="0" w:space="0" w:color="auto"/>
                <w:bottom w:val="none" w:sz="0" w:space="0" w:color="auto"/>
                <w:right w:val="none" w:sz="0" w:space="0" w:color="auto"/>
              </w:divBdr>
            </w:div>
            <w:div w:id="8600977">
              <w:marLeft w:val="0"/>
              <w:marRight w:val="0"/>
              <w:marTop w:val="0"/>
              <w:marBottom w:val="0"/>
              <w:divBdr>
                <w:top w:val="none" w:sz="0" w:space="0" w:color="auto"/>
                <w:left w:val="none" w:sz="0" w:space="0" w:color="auto"/>
                <w:bottom w:val="none" w:sz="0" w:space="0" w:color="auto"/>
                <w:right w:val="none" w:sz="0" w:space="0" w:color="auto"/>
              </w:divBdr>
            </w:div>
            <w:div w:id="10303928">
              <w:marLeft w:val="0"/>
              <w:marRight w:val="0"/>
              <w:marTop w:val="0"/>
              <w:marBottom w:val="0"/>
              <w:divBdr>
                <w:top w:val="none" w:sz="0" w:space="0" w:color="auto"/>
                <w:left w:val="none" w:sz="0" w:space="0" w:color="auto"/>
                <w:bottom w:val="none" w:sz="0" w:space="0" w:color="auto"/>
                <w:right w:val="none" w:sz="0" w:space="0" w:color="auto"/>
              </w:divBdr>
            </w:div>
            <w:div w:id="13582726">
              <w:marLeft w:val="0"/>
              <w:marRight w:val="0"/>
              <w:marTop w:val="0"/>
              <w:marBottom w:val="0"/>
              <w:divBdr>
                <w:top w:val="none" w:sz="0" w:space="0" w:color="auto"/>
                <w:left w:val="none" w:sz="0" w:space="0" w:color="auto"/>
                <w:bottom w:val="none" w:sz="0" w:space="0" w:color="auto"/>
                <w:right w:val="none" w:sz="0" w:space="0" w:color="auto"/>
              </w:divBdr>
            </w:div>
            <w:div w:id="14382232">
              <w:marLeft w:val="0"/>
              <w:marRight w:val="0"/>
              <w:marTop w:val="0"/>
              <w:marBottom w:val="0"/>
              <w:divBdr>
                <w:top w:val="none" w:sz="0" w:space="0" w:color="auto"/>
                <w:left w:val="none" w:sz="0" w:space="0" w:color="auto"/>
                <w:bottom w:val="none" w:sz="0" w:space="0" w:color="auto"/>
                <w:right w:val="none" w:sz="0" w:space="0" w:color="auto"/>
              </w:divBdr>
            </w:div>
            <w:div w:id="14812434">
              <w:marLeft w:val="0"/>
              <w:marRight w:val="0"/>
              <w:marTop w:val="0"/>
              <w:marBottom w:val="0"/>
              <w:divBdr>
                <w:top w:val="none" w:sz="0" w:space="0" w:color="auto"/>
                <w:left w:val="none" w:sz="0" w:space="0" w:color="auto"/>
                <w:bottom w:val="none" w:sz="0" w:space="0" w:color="auto"/>
                <w:right w:val="none" w:sz="0" w:space="0" w:color="auto"/>
              </w:divBdr>
            </w:div>
            <w:div w:id="16658143">
              <w:marLeft w:val="0"/>
              <w:marRight w:val="0"/>
              <w:marTop w:val="0"/>
              <w:marBottom w:val="0"/>
              <w:divBdr>
                <w:top w:val="none" w:sz="0" w:space="0" w:color="auto"/>
                <w:left w:val="none" w:sz="0" w:space="0" w:color="auto"/>
                <w:bottom w:val="none" w:sz="0" w:space="0" w:color="auto"/>
                <w:right w:val="none" w:sz="0" w:space="0" w:color="auto"/>
              </w:divBdr>
            </w:div>
            <w:div w:id="18625115">
              <w:marLeft w:val="0"/>
              <w:marRight w:val="0"/>
              <w:marTop w:val="0"/>
              <w:marBottom w:val="0"/>
              <w:divBdr>
                <w:top w:val="none" w:sz="0" w:space="0" w:color="auto"/>
                <w:left w:val="none" w:sz="0" w:space="0" w:color="auto"/>
                <w:bottom w:val="none" w:sz="0" w:space="0" w:color="auto"/>
                <w:right w:val="none" w:sz="0" w:space="0" w:color="auto"/>
              </w:divBdr>
            </w:div>
            <w:div w:id="19740697">
              <w:marLeft w:val="0"/>
              <w:marRight w:val="0"/>
              <w:marTop w:val="0"/>
              <w:marBottom w:val="0"/>
              <w:divBdr>
                <w:top w:val="none" w:sz="0" w:space="0" w:color="auto"/>
                <w:left w:val="none" w:sz="0" w:space="0" w:color="auto"/>
                <w:bottom w:val="none" w:sz="0" w:space="0" w:color="auto"/>
                <w:right w:val="none" w:sz="0" w:space="0" w:color="auto"/>
              </w:divBdr>
            </w:div>
            <w:div w:id="22367121">
              <w:marLeft w:val="0"/>
              <w:marRight w:val="0"/>
              <w:marTop w:val="0"/>
              <w:marBottom w:val="0"/>
              <w:divBdr>
                <w:top w:val="none" w:sz="0" w:space="0" w:color="auto"/>
                <w:left w:val="none" w:sz="0" w:space="0" w:color="auto"/>
                <w:bottom w:val="none" w:sz="0" w:space="0" w:color="auto"/>
                <w:right w:val="none" w:sz="0" w:space="0" w:color="auto"/>
              </w:divBdr>
            </w:div>
            <w:div w:id="25522529">
              <w:marLeft w:val="0"/>
              <w:marRight w:val="0"/>
              <w:marTop w:val="0"/>
              <w:marBottom w:val="0"/>
              <w:divBdr>
                <w:top w:val="none" w:sz="0" w:space="0" w:color="auto"/>
                <w:left w:val="none" w:sz="0" w:space="0" w:color="auto"/>
                <w:bottom w:val="none" w:sz="0" w:space="0" w:color="auto"/>
                <w:right w:val="none" w:sz="0" w:space="0" w:color="auto"/>
              </w:divBdr>
            </w:div>
            <w:div w:id="29644850">
              <w:marLeft w:val="0"/>
              <w:marRight w:val="0"/>
              <w:marTop w:val="0"/>
              <w:marBottom w:val="0"/>
              <w:divBdr>
                <w:top w:val="none" w:sz="0" w:space="0" w:color="auto"/>
                <w:left w:val="none" w:sz="0" w:space="0" w:color="auto"/>
                <w:bottom w:val="none" w:sz="0" w:space="0" w:color="auto"/>
                <w:right w:val="none" w:sz="0" w:space="0" w:color="auto"/>
              </w:divBdr>
            </w:div>
            <w:div w:id="37828757">
              <w:marLeft w:val="0"/>
              <w:marRight w:val="0"/>
              <w:marTop w:val="0"/>
              <w:marBottom w:val="0"/>
              <w:divBdr>
                <w:top w:val="none" w:sz="0" w:space="0" w:color="auto"/>
                <w:left w:val="none" w:sz="0" w:space="0" w:color="auto"/>
                <w:bottom w:val="none" w:sz="0" w:space="0" w:color="auto"/>
                <w:right w:val="none" w:sz="0" w:space="0" w:color="auto"/>
              </w:divBdr>
            </w:div>
            <w:div w:id="45378638">
              <w:marLeft w:val="0"/>
              <w:marRight w:val="0"/>
              <w:marTop w:val="0"/>
              <w:marBottom w:val="0"/>
              <w:divBdr>
                <w:top w:val="none" w:sz="0" w:space="0" w:color="auto"/>
                <w:left w:val="none" w:sz="0" w:space="0" w:color="auto"/>
                <w:bottom w:val="none" w:sz="0" w:space="0" w:color="auto"/>
                <w:right w:val="none" w:sz="0" w:space="0" w:color="auto"/>
              </w:divBdr>
            </w:div>
            <w:div w:id="45615749">
              <w:marLeft w:val="0"/>
              <w:marRight w:val="0"/>
              <w:marTop w:val="0"/>
              <w:marBottom w:val="0"/>
              <w:divBdr>
                <w:top w:val="none" w:sz="0" w:space="0" w:color="auto"/>
                <w:left w:val="none" w:sz="0" w:space="0" w:color="auto"/>
                <w:bottom w:val="none" w:sz="0" w:space="0" w:color="auto"/>
                <w:right w:val="none" w:sz="0" w:space="0" w:color="auto"/>
              </w:divBdr>
            </w:div>
            <w:div w:id="48504024">
              <w:marLeft w:val="0"/>
              <w:marRight w:val="0"/>
              <w:marTop w:val="0"/>
              <w:marBottom w:val="0"/>
              <w:divBdr>
                <w:top w:val="none" w:sz="0" w:space="0" w:color="auto"/>
                <w:left w:val="none" w:sz="0" w:space="0" w:color="auto"/>
                <w:bottom w:val="none" w:sz="0" w:space="0" w:color="auto"/>
                <w:right w:val="none" w:sz="0" w:space="0" w:color="auto"/>
              </w:divBdr>
            </w:div>
            <w:div w:id="52195635">
              <w:marLeft w:val="0"/>
              <w:marRight w:val="0"/>
              <w:marTop w:val="0"/>
              <w:marBottom w:val="0"/>
              <w:divBdr>
                <w:top w:val="none" w:sz="0" w:space="0" w:color="auto"/>
                <w:left w:val="none" w:sz="0" w:space="0" w:color="auto"/>
                <w:bottom w:val="none" w:sz="0" w:space="0" w:color="auto"/>
                <w:right w:val="none" w:sz="0" w:space="0" w:color="auto"/>
              </w:divBdr>
            </w:div>
            <w:div w:id="52313303">
              <w:marLeft w:val="0"/>
              <w:marRight w:val="0"/>
              <w:marTop w:val="0"/>
              <w:marBottom w:val="0"/>
              <w:divBdr>
                <w:top w:val="none" w:sz="0" w:space="0" w:color="auto"/>
                <w:left w:val="none" w:sz="0" w:space="0" w:color="auto"/>
                <w:bottom w:val="none" w:sz="0" w:space="0" w:color="auto"/>
                <w:right w:val="none" w:sz="0" w:space="0" w:color="auto"/>
              </w:divBdr>
            </w:div>
            <w:div w:id="52779203">
              <w:marLeft w:val="0"/>
              <w:marRight w:val="0"/>
              <w:marTop w:val="0"/>
              <w:marBottom w:val="0"/>
              <w:divBdr>
                <w:top w:val="none" w:sz="0" w:space="0" w:color="auto"/>
                <w:left w:val="none" w:sz="0" w:space="0" w:color="auto"/>
                <w:bottom w:val="none" w:sz="0" w:space="0" w:color="auto"/>
                <w:right w:val="none" w:sz="0" w:space="0" w:color="auto"/>
              </w:divBdr>
            </w:div>
            <w:div w:id="52971241">
              <w:marLeft w:val="0"/>
              <w:marRight w:val="0"/>
              <w:marTop w:val="0"/>
              <w:marBottom w:val="0"/>
              <w:divBdr>
                <w:top w:val="none" w:sz="0" w:space="0" w:color="auto"/>
                <w:left w:val="none" w:sz="0" w:space="0" w:color="auto"/>
                <w:bottom w:val="none" w:sz="0" w:space="0" w:color="auto"/>
                <w:right w:val="none" w:sz="0" w:space="0" w:color="auto"/>
              </w:divBdr>
              <w:divsChild>
                <w:div w:id="132186311">
                  <w:marLeft w:val="0"/>
                  <w:marRight w:val="0"/>
                  <w:marTop w:val="0"/>
                  <w:marBottom w:val="0"/>
                  <w:divBdr>
                    <w:top w:val="none" w:sz="0" w:space="0" w:color="auto"/>
                    <w:left w:val="none" w:sz="0" w:space="0" w:color="auto"/>
                    <w:bottom w:val="none" w:sz="0" w:space="0" w:color="auto"/>
                    <w:right w:val="none" w:sz="0" w:space="0" w:color="auto"/>
                  </w:divBdr>
                </w:div>
                <w:div w:id="205724218">
                  <w:marLeft w:val="0"/>
                  <w:marRight w:val="0"/>
                  <w:marTop w:val="0"/>
                  <w:marBottom w:val="0"/>
                  <w:divBdr>
                    <w:top w:val="none" w:sz="0" w:space="0" w:color="auto"/>
                    <w:left w:val="none" w:sz="0" w:space="0" w:color="auto"/>
                    <w:bottom w:val="none" w:sz="0" w:space="0" w:color="auto"/>
                    <w:right w:val="none" w:sz="0" w:space="0" w:color="auto"/>
                  </w:divBdr>
                </w:div>
                <w:div w:id="425230322">
                  <w:marLeft w:val="0"/>
                  <w:marRight w:val="0"/>
                  <w:marTop w:val="0"/>
                  <w:marBottom w:val="0"/>
                  <w:divBdr>
                    <w:top w:val="none" w:sz="0" w:space="0" w:color="auto"/>
                    <w:left w:val="none" w:sz="0" w:space="0" w:color="auto"/>
                    <w:bottom w:val="none" w:sz="0" w:space="0" w:color="auto"/>
                    <w:right w:val="none" w:sz="0" w:space="0" w:color="auto"/>
                  </w:divBdr>
                </w:div>
                <w:div w:id="425923859">
                  <w:marLeft w:val="0"/>
                  <w:marRight w:val="0"/>
                  <w:marTop w:val="0"/>
                  <w:marBottom w:val="0"/>
                  <w:divBdr>
                    <w:top w:val="none" w:sz="0" w:space="0" w:color="auto"/>
                    <w:left w:val="none" w:sz="0" w:space="0" w:color="auto"/>
                    <w:bottom w:val="none" w:sz="0" w:space="0" w:color="auto"/>
                    <w:right w:val="none" w:sz="0" w:space="0" w:color="auto"/>
                  </w:divBdr>
                </w:div>
                <w:div w:id="915866390">
                  <w:marLeft w:val="0"/>
                  <w:marRight w:val="0"/>
                  <w:marTop w:val="0"/>
                  <w:marBottom w:val="0"/>
                  <w:divBdr>
                    <w:top w:val="none" w:sz="0" w:space="0" w:color="auto"/>
                    <w:left w:val="none" w:sz="0" w:space="0" w:color="auto"/>
                    <w:bottom w:val="none" w:sz="0" w:space="0" w:color="auto"/>
                    <w:right w:val="none" w:sz="0" w:space="0" w:color="auto"/>
                  </w:divBdr>
                </w:div>
                <w:div w:id="946346914">
                  <w:marLeft w:val="0"/>
                  <w:marRight w:val="0"/>
                  <w:marTop w:val="0"/>
                  <w:marBottom w:val="0"/>
                  <w:divBdr>
                    <w:top w:val="none" w:sz="0" w:space="0" w:color="auto"/>
                    <w:left w:val="none" w:sz="0" w:space="0" w:color="auto"/>
                    <w:bottom w:val="none" w:sz="0" w:space="0" w:color="auto"/>
                    <w:right w:val="none" w:sz="0" w:space="0" w:color="auto"/>
                  </w:divBdr>
                </w:div>
                <w:div w:id="1176459354">
                  <w:marLeft w:val="0"/>
                  <w:marRight w:val="0"/>
                  <w:marTop w:val="0"/>
                  <w:marBottom w:val="0"/>
                  <w:divBdr>
                    <w:top w:val="none" w:sz="0" w:space="0" w:color="auto"/>
                    <w:left w:val="none" w:sz="0" w:space="0" w:color="auto"/>
                    <w:bottom w:val="none" w:sz="0" w:space="0" w:color="auto"/>
                    <w:right w:val="none" w:sz="0" w:space="0" w:color="auto"/>
                  </w:divBdr>
                </w:div>
                <w:div w:id="1272590776">
                  <w:marLeft w:val="0"/>
                  <w:marRight w:val="0"/>
                  <w:marTop w:val="0"/>
                  <w:marBottom w:val="0"/>
                  <w:divBdr>
                    <w:top w:val="none" w:sz="0" w:space="0" w:color="auto"/>
                    <w:left w:val="none" w:sz="0" w:space="0" w:color="auto"/>
                    <w:bottom w:val="none" w:sz="0" w:space="0" w:color="auto"/>
                    <w:right w:val="none" w:sz="0" w:space="0" w:color="auto"/>
                  </w:divBdr>
                </w:div>
                <w:div w:id="1274094476">
                  <w:marLeft w:val="0"/>
                  <w:marRight w:val="0"/>
                  <w:marTop w:val="0"/>
                  <w:marBottom w:val="0"/>
                  <w:divBdr>
                    <w:top w:val="none" w:sz="0" w:space="0" w:color="auto"/>
                    <w:left w:val="none" w:sz="0" w:space="0" w:color="auto"/>
                    <w:bottom w:val="none" w:sz="0" w:space="0" w:color="auto"/>
                    <w:right w:val="none" w:sz="0" w:space="0" w:color="auto"/>
                  </w:divBdr>
                </w:div>
                <w:div w:id="1275942083">
                  <w:marLeft w:val="0"/>
                  <w:marRight w:val="0"/>
                  <w:marTop w:val="0"/>
                  <w:marBottom w:val="0"/>
                  <w:divBdr>
                    <w:top w:val="none" w:sz="0" w:space="0" w:color="auto"/>
                    <w:left w:val="none" w:sz="0" w:space="0" w:color="auto"/>
                    <w:bottom w:val="none" w:sz="0" w:space="0" w:color="auto"/>
                    <w:right w:val="none" w:sz="0" w:space="0" w:color="auto"/>
                  </w:divBdr>
                </w:div>
                <w:div w:id="1289122326">
                  <w:marLeft w:val="0"/>
                  <w:marRight w:val="0"/>
                  <w:marTop w:val="0"/>
                  <w:marBottom w:val="0"/>
                  <w:divBdr>
                    <w:top w:val="none" w:sz="0" w:space="0" w:color="auto"/>
                    <w:left w:val="none" w:sz="0" w:space="0" w:color="auto"/>
                    <w:bottom w:val="none" w:sz="0" w:space="0" w:color="auto"/>
                    <w:right w:val="none" w:sz="0" w:space="0" w:color="auto"/>
                  </w:divBdr>
                </w:div>
                <w:div w:id="1538084646">
                  <w:marLeft w:val="0"/>
                  <w:marRight w:val="0"/>
                  <w:marTop w:val="0"/>
                  <w:marBottom w:val="0"/>
                  <w:divBdr>
                    <w:top w:val="none" w:sz="0" w:space="0" w:color="auto"/>
                    <w:left w:val="none" w:sz="0" w:space="0" w:color="auto"/>
                    <w:bottom w:val="none" w:sz="0" w:space="0" w:color="auto"/>
                    <w:right w:val="none" w:sz="0" w:space="0" w:color="auto"/>
                  </w:divBdr>
                </w:div>
                <w:div w:id="1566720295">
                  <w:marLeft w:val="0"/>
                  <w:marRight w:val="0"/>
                  <w:marTop w:val="0"/>
                  <w:marBottom w:val="0"/>
                  <w:divBdr>
                    <w:top w:val="none" w:sz="0" w:space="0" w:color="auto"/>
                    <w:left w:val="none" w:sz="0" w:space="0" w:color="auto"/>
                    <w:bottom w:val="none" w:sz="0" w:space="0" w:color="auto"/>
                    <w:right w:val="none" w:sz="0" w:space="0" w:color="auto"/>
                  </w:divBdr>
                </w:div>
                <w:div w:id="1622421480">
                  <w:marLeft w:val="0"/>
                  <w:marRight w:val="0"/>
                  <w:marTop w:val="0"/>
                  <w:marBottom w:val="0"/>
                  <w:divBdr>
                    <w:top w:val="none" w:sz="0" w:space="0" w:color="auto"/>
                    <w:left w:val="none" w:sz="0" w:space="0" w:color="auto"/>
                    <w:bottom w:val="none" w:sz="0" w:space="0" w:color="auto"/>
                    <w:right w:val="none" w:sz="0" w:space="0" w:color="auto"/>
                  </w:divBdr>
                </w:div>
                <w:div w:id="1925341209">
                  <w:marLeft w:val="0"/>
                  <w:marRight w:val="0"/>
                  <w:marTop w:val="0"/>
                  <w:marBottom w:val="0"/>
                  <w:divBdr>
                    <w:top w:val="none" w:sz="0" w:space="0" w:color="auto"/>
                    <w:left w:val="none" w:sz="0" w:space="0" w:color="auto"/>
                    <w:bottom w:val="none" w:sz="0" w:space="0" w:color="auto"/>
                    <w:right w:val="none" w:sz="0" w:space="0" w:color="auto"/>
                  </w:divBdr>
                </w:div>
                <w:div w:id="1964534116">
                  <w:marLeft w:val="0"/>
                  <w:marRight w:val="0"/>
                  <w:marTop w:val="0"/>
                  <w:marBottom w:val="0"/>
                  <w:divBdr>
                    <w:top w:val="none" w:sz="0" w:space="0" w:color="auto"/>
                    <w:left w:val="none" w:sz="0" w:space="0" w:color="auto"/>
                    <w:bottom w:val="none" w:sz="0" w:space="0" w:color="auto"/>
                    <w:right w:val="none" w:sz="0" w:space="0" w:color="auto"/>
                  </w:divBdr>
                </w:div>
                <w:div w:id="1987516449">
                  <w:marLeft w:val="0"/>
                  <w:marRight w:val="0"/>
                  <w:marTop w:val="0"/>
                  <w:marBottom w:val="0"/>
                  <w:divBdr>
                    <w:top w:val="none" w:sz="0" w:space="0" w:color="auto"/>
                    <w:left w:val="none" w:sz="0" w:space="0" w:color="auto"/>
                    <w:bottom w:val="none" w:sz="0" w:space="0" w:color="auto"/>
                    <w:right w:val="none" w:sz="0" w:space="0" w:color="auto"/>
                  </w:divBdr>
                </w:div>
                <w:div w:id="1993096236">
                  <w:marLeft w:val="0"/>
                  <w:marRight w:val="0"/>
                  <w:marTop w:val="0"/>
                  <w:marBottom w:val="0"/>
                  <w:divBdr>
                    <w:top w:val="none" w:sz="0" w:space="0" w:color="auto"/>
                    <w:left w:val="none" w:sz="0" w:space="0" w:color="auto"/>
                    <w:bottom w:val="none" w:sz="0" w:space="0" w:color="auto"/>
                    <w:right w:val="none" w:sz="0" w:space="0" w:color="auto"/>
                  </w:divBdr>
                </w:div>
                <w:div w:id="2026058725">
                  <w:marLeft w:val="0"/>
                  <w:marRight w:val="0"/>
                  <w:marTop w:val="0"/>
                  <w:marBottom w:val="0"/>
                  <w:divBdr>
                    <w:top w:val="none" w:sz="0" w:space="0" w:color="auto"/>
                    <w:left w:val="none" w:sz="0" w:space="0" w:color="auto"/>
                    <w:bottom w:val="none" w:sz="0" w:space="0" w:color="auto"/>
                    <w:right w:val="none" w:sz="0" w:space="0" w:color="auto"/>
                  </w:divBdr>
                </w:div>
              </w:divsChild>
            </w:div>
            <w:div w:id="53704714">
              <w:marLeft w:val="0"/>
              <w:marRight w:val="0"/>
              <w:marTop w:val="0"/>
              <w:marBottom w:val="0"/>
              <w:divBdr>
                <w:top w:val="none" w:sz="0" w:space="0" w:color="auto"/>
                <w:left w:val="none" w:sz="0" w:space="0" w:color="auto"/>
                <w:bottom w:val="none" w:sz="0" w:space="0" w:color="auto"/>
                <w:right w:val="none" w:sz="0" w:space="0" w:color="auto"/>
              </w:divBdr>
            </w:div>
            <w:div w:id="54088892">
              <w:marLeft w:val="0"/>
              <w:marRight w:val="0"/>
              <w:marTop w:val="0"/>
              <w:marBottom w:val="0"/>
              <w:divBdr>
                <w:top w:val="none" w:sz="0" w:space="0" w:color="auto"/>
                <w:left w:val="none" w:sz="0" w:space="0" w:color="auto"/>
                <w:bottom w:val="none" w:sz="0" w:space="0" w:color="auto"/>
                <w:right w:val="none" w:sz="0" w:space="0" w:color="auto"/>
              </w:divBdr>
            </w:div>
            <w:div w:id="59595937">
              <w:marLeft w:val="0"/>
              <w:marRight w:val="0"/>
              <w:marTop w:val="0"/>
              <w:marBottom w:val="0"/>
              <w:divBdr>
                <w:top w:val="none" w:sz="0" w:space="0" w:color="auto"/>
                <w:left w:val="none" w:sz="0" w:space="0" w:color="auto"/>
                <w:bottom w:val="none" w:sz="0" w:space="0" w:color="auto"/>
                <w:right w:val="none" w:sz="0" w:space="0" w:color="auto"/>
              </w:divBdr>
            </w:div>
            <w:div w:id="61223164">
              <w:marLeft w:val="0"/>
              <w:marRight w:val="0"/>
              <w:marTop w:val="0"/>
              <w:marBottom w:val="0"/>
              <w:divBdr>
                <w:top w:val="none" w:sz="0" w:space="0" w:color="auto"/>
                <w:left w:val="none" w:sz="0" w:space="0" w:color="auto"/>
                <w:bottom w:val="none" w:sz="0" w:space="0" w:color="auto"/>
                <w:right w:val="none" w:sz="0" w:space="0" w:color="auto"/>
              </w:divBdr>
            </w:div>
            <w:div w:id="61684615">
              <w:marLeft w:val="0"/>
              <w:marRight w:val="0"/>
              <w:marTop w:val="0"/>
              <w:marBottom w:val="0"/>
              <w:divBdr>
                <w:top w:val="none" w:sz="0" w:space="0" w:color="auto"/>
                <w:left w:val="none" w:sz="0" w:space="0" w:color="auto"/>
                <w:bottom w:val="none" w:sz="0" w:space="0" w:color="auto"/>
                <w:right w:val="none" w:sz="0" w:space="0" w:color="auto"/>
              </w:divBdr>
            </w:div>
            <w:div w:id="66268245">
              <w:marLeft w:val="0"/>
              <w:marRight w:val="0"/>
              <w:marTop w:val="0"/>
              <w:marBottom w:val="0"/>
              <w:divBdr>
                <w:top w:val="none" w:sz="0" w:space="0" w:color="auto"/>
                <w:left w:val="none" w:sz="0" w:space="0" w:color="auto"/>
                <w:bottom w:val="none" w:sz="0" w:space="0" w:color="auto"/>
                <w:right w:val="none" w:sz="0" w:space="0" w:color="auto"/>
              </w:divBdr>
            </w:div>
            <w:div w:id="67074927">
              <w:marLeft w:val="0"/>
              <w:marRight w:val="0"/>
              <w:marTop w:val="0"/>
              <w:marBottom w:val="0"/>
              <w:divBdr>
                <w:top w:val="none" w:sz="0" w:space="0" w:color="auto"/>
                <w:left w:val="none" w:sz="0" w:space="0" w:color="auto"/>
                <w:bottom w:val="none" w:sz="0" w:space="0" w:color="auto"/>
                <w:right w:val="none" w:sz="0" w:space="0" w:color="auto"/>
              </w:divBdr>
              <w:divsChild>
                <w:div w:id="418142699">
                  <w:marLeft w:val="0"/>
                  <w:marRight w:val="0"/>
                  <w:marTop w:val="0"/>
                  <w:marBottom w:val="0"/>
                  <w:divBdr>
                    <w:top w:val="none" w:sz="0" w:space="0" w:color="auto"/>
                    <w:left w:val="none" w:sz="0" w:space="0" w:color="auto"/>
                    <w:bottom w:val="none" w:sz="0" w:space="0" w:color="auto"/>
                    <w:right w:val="none" w:sz="0" w:space="0" w:color="auto"/>
                  </w:divBdr>
                </w:div>
                <w:div w:id="818301102">
                  <w:marLeft w:val="0"/>
                  <w:marRight w:val="0"/>
                  <w:marTop w:val="0"/>
                  <w:marBottom w:val="0"/>
                  <w:divBdr>
                    <w:top w:val="none" w:sz="0" w:space="0" w:color="auto"/>
                    <w:left w:val="none" w:sz="0" w:space="0" w:color="auto"/>
                    <w:bottom w:val="none" w:sz="0" w:space="0" w:color="auto"/>
                    <w:right w:val="none" w:sz="0" w:space="0" w:color="auto"/>
                  </w:divBdr>
                </w:div>
                <w:div w:id="1710256185">
                  <w:marLeft w:val="0"/>
                  <w:marRight w:val="0"/>
                  <w:marTop w:val="0"/>
                  <w:marBottom w:val="0"/>
                  <w:divBdr>
                    <w:top w:val="none" w:sz="0" w:space="0" w:color="auto"/>
                    <w:left w:val="none" w:sz="0" w:space="0" w:color="auto"/>
                    <w:bottom w:val="none" w:sz="0" w:space="0" w:color="auto"/>
                    <w:right w:val="none" w:sz="0" w:space="0" w:color="auto"/>
                  </w:divBdr>
                </w:div>
              </w:divsChild>
            </w:div>
            <w:div w:id="70545611">
              <w:marLeft w:val="0"/>
              <w:marRight w:val="0"/>
              <w:marTop w:val="0"/>
              <w:marBottom w:val="0"/>
              <w:divBdr>
                <w:top w:val="none" w:sz="0" w:space="0" w:color="auto"/>
                <w:left w:val="none" w:sz="0" w:space="0" w:color="auto"/>
                <w:bottom w:val="none" w:sz="0" w:space="0" w:color="auto"/>
                <w:right w:val="none" w:sz="0" w:space="0" w:color="auto"/>
              </w:divBdr>
            </w:div>
            <w:div w:id="73473800">
              <w:marLeft w:val="0"/>
              <w:marRight w:val="0"/>
              <w:marTop w:val="0"/>
              <w:marBottom w:val="0"/>
              <w:divBdr>
                <w:top w:val="none" w:sz="0" w:space="0" w:color="auto"/>
                <w:left w:val="none" w:sz="0" w:space="0" w:color="auto"/>
                <w:bottom w:val="none" w:sz="0" w:space="0" w:color="auto"/>
                <w:right w:val="none" w:sz="0" w:space="0" w:color="auto"/>
              </w:divBdr>
            </w:div>
            <w:div w:id="76679267">
              <w:marLeft w:val="0"/>
              <w:marRight w:val="0"/>
              <w:marTop w:val="0"/>
              <w:marBottom w:val="0"/>
              <w:divBdr>
                <w:top w:val="none" w:sz="0" w:space="0" w:color="auto"/>
                <w:left w:val="none" w:sz="0" w:space="0" w:color="auto"/>
                <w:bottom w:val="none" w:sz="0" w:space="0" w:color="auto"/>
                <w:right w:val="none" w:sz="0" w:space="0" w:color="auto"/>
              </w:divBdr>
            </w:div>
            <w:div w:id="76829209">
              <w:marLeft w:val="0"/>
              <w:marRight w:val="0"/>
              <w:marTop w:val="0"/>
              <w:marBottom w:val="0"/>
              <w:divBdr>
                <w:top w:val="none" w:sz="0" w:space="0" w:color="auto"/>
                <w:left w:val="none" w:sz="0" w:space="0" w:color="auto"/>
                <w:bottom w:val="none" w:sz="0" w:space="0" w:color="auto"/>
                <w:right w:val="none" w:sz="0" w:space="0" w:color="auto"/>
              </w:divBdr>
            </w:div>
            <w:div w:id="76900278">
              <w:marLeft w:val="0"/>
              <w:marRight w:val="0"/>
              <w:marTop w:val="0"/>
              <w:marBottom w:val="0"/>
              <w:divBdr>
                <w:top w:val="none" w:sz="0" w:space="0" w:color="auto"/>
                <w:left w:val="none" w:sz="0" w:space="0" w:color="auto"/>
                <w:bottom w:val="none" w:sz="0" w:space="0" w:color="auto"/>
                <w:right w:val="none" w:sz="0" w:space="0" w:color="auto"/>
              </w:divBdr>
            </w:div>
            <w:div w:id="79909448">
              <w:marLeft w:val="0"/>
              <w:marRight w:val="0"/>
              <w:marTop w:val="0"/>
              <w:marBottom w:val="0"/>
              <w:divBdr>
                <w:top w:val="none" w:sz="0" w:space="0" w:color="auto"/>
                <w:left w:val="none" w:sz="0" w:space="0" w:color="auto"/>
                <w:bottom w:val="none" w:sz="0" w:space="0" w:color="auto"/>
                <w:right w:val="none" w:sz="0" w:space="0" w:color="auto"/>
              </w:divBdr>
            </w:div>
            <w:div w:id="79957812">
              <w:marLeft w:val="0"/>
              <w:marRight w:val="0"/>
              <w:marTop w:val="0"/>
              <w:marBottom w:val="0"/>
              <w:divBdr>
                <w:top w:val="none" w:sz="0" w:space="0" w:color="auto"/>
                <w:left w:val="none" w:sz="0" w:space="0" w:color="auto"/>
                <w:bottom w:val="none" w:sz="0" w:space="0" w:color="auto"/>
                <w:right w:val="none" w:sz="0" w:space="0" w:color="auto"/>
              </w:divBdr>
            </w:div>
            <w:div w:id="80951345">
              <w:marLeft w:val="0"/>
              <w:marRight w:val="0"/>
              <w:marTop w:val="0"/>
              <w:marBottom w:val="0"/>
              <w:divBdr>
                <w:top w:val="none" w:sz="0" w:space="0" w:color="auto"/>
                <w:left w:val="none" w:sz="0" w:space="0" w:color="auto"/>
                <w:bottom w:val="none" w:sz="0" w:space="0" w:color="auto"/>
                <w:right w:val="none" w:sz="0" w:space="0" w:color="auto"/>
              </w:divBdr>
            </w:div>
            <w:div w:id="83499340">
              <w:marLeft w:val="0"/>
              <w:marRight w:val="0"/>
              <w:marTop w:val="0"/>
              <w:marBottom w:val="0"/>
              <w:divBdr>
                <w:top w:val="none" w:sz="0" w:space="0" w:color="auto"/>
                <w:left w:val="none" w:sz="0" w:space="0" w:color="auto"/>
                <w:bottom w:val="none" w:sz="0" w:space="0" w:color="auto"/>
                <w:right w:val="none" w:sz="0" w:space="0" w:color="auto"/>
              </w:divBdr>
            </w:div>
            <w:div w:id="83650363">
              <w:marLeft w:val="0"/>
              <w:marRight w:val="0"/>
              <w:marTop w:val="0"/>
              <w:marBottom w:val="0"/>
              <w:divBdr>
                <w:top w:val="none" w:sz="0" w:space="0" w:color="auto"/>
                <w:left w:val="none" w:sz="0" w:space="0" w:color="auto"/>
                <w:bottom w:val="none" w:sz="0" w:space="0" w:color="auto"/>
                <w:right w:val="none" w:sz="0" w:space="0" w:color="auto"/>
              </w:divBdr>
            </w:div>
            <w:div w:id="84885228">
              <w:marLeft w:val="0"/>
              <w:marRight w:val="0"/>
              <w:marTop w:val="0"/>
              <w:marBottom w:val="0"/>
              <w:divBdr>
                <w:top w:val="none" w:sz="0" w:space="0" w:color="auto"/>
                <w:left w:val="none" w:sz="0" w:space="0" w:color="auto"/>
                <w:bottom w:val="none" w:sz="0" w:space="0" w:color="auto"/>
                <w:right w:val="none" w:sz="0" w:space="0" w:color="auto"/>
              </w:divBdr>
            </w:div>
            <w:div w:id="85928640">
              <w:marLeft w:val="0"/>
              <w:marRight w:val="0"/>
              <w:marTop w:val="0"/>
              <w:marBottom w:val="0"/>
              <w:divBdr>
                <w:top w:val="none" w:sz="0" w:space="0" w:color="auto"/>
                <w:left w:val="none" w:sz="0" w:space="0" w:color="auto"/>
                <w:bottom w:val="none" w:sz="0" w:space="0" w:color="auto"/>
                <w:right w:val="none" w:sz="0" w:space="0" w:color="auto"/>
              </w:divBdr>
            </w:div>
            <w:div w:id="86536870">
              <w:marLeft w:val="0"/>
              <w:marRight w:val="0"/>
              <w:marTop w:val="0"/>
              <w:marBottom w:val="0"/>
              <w:divBdr>
                <w:top w:val="none" w:sz="0" w:space="0" w:color="auto"/>
                <w:left w:val="none" w:sz="0" w:space="0" w:color="auto"/>
                <w:bottom w:val="none" w:sz="0" w:space="0" w:color="auto"/>
                <w:right w:val="none" w:sz="0" w:space="0" w:color="auto"/>
              </w:divBdr>
            </w:div>
            <w:div w:id="87699947">
              <w:marLeft w:val="0"/>
              <w:marRight w:val="0"/>
              <w:marTop w:val="0"/>
              <w:marBottom w:val="0"/>
              <w:divBdr>
                <w:top w:val="none" w:sz="0" w:space="0" w:color="auto"/>
                <w:left w:val="none" w:sz="0" w:space="0" w:color="auto"/>
                <w:bottom w:val="none" w:sz="0" w:space="0" w:color="auto"/>
                <w:right w:val="none" w:sz="0" w:space="0" w:color="auto"/>
              </w:divBdr>
            </w:div>
            <w:div w:id="89204184">
              <w:marLeft w:val="0"/>
              <w:marRight w:val="0"/>
              <w:marTop w:val="0"/>
              <w:marBottom w:val="0"/>
              <w:divBdr>
                <w:top w:val="none" w:sz="0" w:space="0" w:color="auto"/>
                <w:left w:val="none" w:sz="0" w:space="0" w:color="auto"/>
                <w:bottom w:val="none" w:sz="0" w:space="0" w:color="auto"/>
                <w:right w:val="none" w:sz="0" w:space="0" w:color="auto"/>
              </w:divBdr>
            </w:div>
            <w:div w:id="89276396">
              <w:marLeft w:val="0"/>
              <w:marRight w:val="0"/>
              <w:marTop w:val="0"/>
              <w:marBottom w:val="0"/>
              <w:divBdr>
                <w:top w:val="none" w:sz="0" w:space="0" w:color="auto"/>
                <w:left w:val="none" w:sz="0" w:space="0" w:color="auto"/>
                <w:bottom w:val="none" w:sz="0" w:space="0" w:color="auto"/>
                <w:right w:val="none" w:sz="0" w:space="0" w:color="auto"/>
              </w:divBdr>
            </w:div>
            <w:div w:id="89787241">
              <w:marLeft w:val="0"/>
              <w:marRight w:val="0"/>
              <w:marTop w:val="0"/>
              <w:marBottom w:val="0"/>
              <w:divBdr>
                <w:top w:val="none" w:sz="0" w:space="0" w:color="auto"/>
                <w:left w:val="none" w:sz="0" w:space="0" w:color="auto"/>
                <w:bottom w:val="none" w:sz="0" w:space="0" w:color="auto"/>
                <w:right w:val="none" w:sz="0" w:space="0" w:color="auto"/>
              </w:divBdr>
            </w:div>
            <w:div w:id="94136442">
              <w:marLeft w:val="0"/>
              <w:marRight w:val="0"/>
              <w:marTop w:val="0"/>
              <w:marBottom w:val="0"/>
              <w:divBdr>
                <w:top w:val="none" w:sz="0" w:space="0" w:color="auto"/>
                <w:left w:val="none" w:sz="0" w:space="0" w:color="auto"/>
                <w:bottom w:val="none" w:sz="0" w:space="0" w:color="auto"/>
                <w:right w:val="none" w:sz="0" w:space="0" w:color="auto"/>
              </w:divBdr>
            </w:div>
            <w:div w:id="94906734">
              <w:marLeft w:val="0"/>
              <w:marRight w:val="0"/>
              <w:marTop w:val="0"/>
              <w:marBottom w:val="0"/>
              <w:divBdr>
                <w:top w:val="none" w:sz="0" w:space="0" w:color="auto"/>
                <w:left w:val="none" w:sz="0" w:space="0" w:color="auto"/>
                <w:bottom w:val="none" w:sz="0" w:space="0" w:color="auto"/>
                <w:right w:val="none" w:sz="0" w:space="0" w:color="auto"/>
              </w:divBdr>
            </w:div>
            <w:div w:id="94910062">
              <w:marLeft w:val="0"/>
              <w:marRight w:val="0"/>
              <w:marTop w:val="0"/>
              <w:marBottom w:val="0"/>
              <w:divBdr>
                <w:top w:val="none" w:sz="0" w:space="0" w:color="auto"/>
                <w:left w:val="none" w:sz="0" w:space="0" w:color="auto"/>
                <w:bottom w:val="none" w:sz="0" w:space="0" w:color="auto"/>
                <w:right w:val="none" w:sz="0" w:space="0" w:color="auto"/>
              </w:divBdr>
            </w:div>
            <w:div w:id="101077314">
              <w:marLeft w:val="0"/>
              <w:marRight w:val="0"/>
              <w:marTop w:val="0"/>
              <w:marBottom w:val="0"/>
              <w:divBdr>
                <w:top w:val="none" w:sz="0" w:space="0" w:color="auto"/>
                <w:left w:val="none" w:sz="0" w:space="0" w:color="auto"/>
                <w:bottom w:val="none" w:sz="0" w:space="0" w:color="auto"/>
                <w:right w:val="none" w:sz="0" w:space="0" w:color="auto"/>
              </w:divBdr>
            </w:div>
            <w:div w:id="104228500">
              <w:marLeft w:val="0"/>
              <w:marRight w:val="0"/>
              <w:marTop w:val="0"/>
              <w:marBottom w:val="0"/>
              <w:divBdr>
                <w:top w:val="none" w:sz="0" w:space="0" w:color="auto"/>
                <w:left w:val="none" w:sz="0" w:space="0" w:color="auto"/>
                <w:bottom w:val="none" w:sz="0" w:space="0" w:color="auto"/>
                <w:right w:val="none" w:sz="0" w:space="0" w:color="auto"/>
              </w:divBdr>
            </w:div>
            <w:div w:id="104539471">
              <w:marLeft w:val="0"/>
              <w:marRight w:val="0"/>
              <w:marTop w:val="0"/>
              <w:marBottom w:val="0"/>
              <w:divBdr>
                <w:top w:val="none" w:sz="0" w:space="0" w:color="auto"/>
                <w:left w:val="none" w:sz="0" w:space="0" w:color="auto"/>
                <w:bottom w:val="none" w:sz="0" w:space="0" w:color="auto"/>
                <w:right w:val="none" w:sz="0" w:space="0" w:color="auto"/>
              </w:divBdr>
            </w:div>
            <w:div w:id="107897857">
              <w:marLeft w:val="0"/>
              <w:marRight w:val="0"/>
              <w:marTop w:val="0"/>
              <w:marBottom w:val="0"/>
              <w:divBdr>
                <w:top w:val="none" w:sz="0" w:space="0" w:color="auto"/>
                <w:left w:val="none" w:sz="0" w:space="0" w:color="auto"/>
                <w:bottom w:val="none" w:sz="0" w:space="0" w:color="auto"/>
                <w:right w:val="none" w:sz="0" w:space="0" w:color="auto"/>
              </w:divBdr>
            </w:div>
            <w:div w:id="108547833">
              <w:marLeft w:val="0"/>
              <w:marRight w:val="0"/>
              <w:marTop w:val="0"/>
              <w:marBottom w:val="0"/>
              <w:divBdr>
                <w:top w:val="none" w:sz="0" w:space="0" w:color="auto"/>
                <w:left w:val="none" w:sz="0" w:space="0" w:color="auto"/>
                <w:bottom w:val="none" w:sz="0" w:space="0" w:color="auto"/>
                <w:right w:val="none" w:sz="0" w:space="0" w:color="auto"/>
              </w:divBdr>
            </w:div>
            <w:div w:id="110170723">
              <w:marLeft w:val="0"/>
              <w:marRight w:val="0"/>
              <w:marTop w:val="0"/>
              <w:marBottom w:val="0"/>
              <w:divBdr>
                <w:top w:val="none" w:sz="0" w:space="0" w:color="auto"/>
                <w:left w:val="none" w:sz="0" w:space="0" w:color="auto"/>
                <w:bottom w:val="none" w:sz="0" w:space="0" w:color="auto"/>
                <w:right w:val="none" w:sz="0" w:space="0" w:color="auto"/>
              </w:divBdr>
            </w:div>
            <w:div w:id="111948882">
              <w:marLeft w:val="0"/>
              <w:marRight w:val="0"/>
              <w:marTop w:val="0"/>
              <w:marBottom w:val="0"/>
              <w:divBdr>
                <w:top w:val="none" w:sz="0" w:space="0" w:color="auto"/>
                <w:left w:val="none" w:sz="0" w:space="0" w:color="auto"/>
                <w:bottom w:val="none" w:sz="0" w:space="0" w:color="auto"/>
                <w:right w:val="none" w:sz="0" w:space="0" w:color="auto"/>
              </w:divBdr>
            </w:div>
            <w:div w:id="112212446">
              <w:marLeft w:val="0"/>
              <w:marRight w:val="0"/>
              <w:marTop w:val="0"/>
              <w:marBottom w:val="0"/>
              <w:divBdr>
                <w:top w:val="none" w:sz="0" w:space="0" w:color="auto"/>
                <w:left w:val="none" w:sz="0" w:space="0" w:color="auto"/>
                <w:bottom w:val="none" w:sz="0" w:space="0" w:color="auto"/>
                <w:right w:val="none" w:sz="0" w:space="0" w:color="auto"/>
              </w:divBdr>
            </w:div>
            <w:div w:id="113402949">
              <w:marLeft w:val="0"/>
              <w:marRight w:val="0"/>
              <w:marTop w:val="0"/>
              <w:marBottom w:val="0"/>
              <w:divBdr>
                <w:top w:val="none" w:sz="0" w:space="0" w:color="auto"/>
                <w:left w:val="none" w:sz="0" w:space="0" w:color="auto"/>
                <w:bottom w:val="none" w:sz="0" w:space="0" w:color="auto"/>
                <w:right w:val="none" w:sz="0" w:space="0" w:color="auto"/>
              </w:divBdr>
            </w:div>
            <w:div w:id="113405523">
              <w:marLeft w:val="0"/>
              <w:marRight w:val="0"/>
              <w:marTop w:val="0"/>
              <w:marBottom w:val="0"/>
              <w:divBdr>
                <w:top w:val="none" w:sz="0" w:space="0" w:color="auto"/>
                <w:left w:val="none" w:sz="0" w:space="0" w:color="auto"/>
                <w:bottom w:val="none" w:sz="0" w:space="0" w:color="auto"/>
                <w:right w:val="none" w:sz="0" w:space="0" w:color="auto"/>
              </w:divBdr>
            </w:div>
            <w:div w:id="115218310">
              <w:marLeft w:val="0"/>
              <w:marRight w:val="0"/>
              <w:marTop w:val="0"/>
              <w:marBottom w:val="0"/>
              <w:divBdr>
                <w:top w:val="none" w:sz="0" w:space="0" w:color="auto"/>
                <w:left w:val="none" w:sz="0" w:space="0" w:color="auto"/>
                <w:bottom w:val="none" w:sz="0" w:space="0" w:color="auto"/>
                <w:right w:val="none" w:sz="0" w:space="0" w:color="auto"/>
              </w:divBdr>
            </w:div>
            <w:div w:id="115494395">
              <w:marLeft w:val="0"/>
              <w:marRight w:val="0"/>
              <w:marTop w:val="0"/>
              <w:marBottom w:val="0"/>
              <w:divBdr>
                <w:top w:val="none" w:sz="0" w:space="0" w:color="auto"/>
                <w:left w:val="none" w:sz="0" w:space="0" w:color="auto"/>
                <w:bottom w:val="none" w:sz="0" w:space="0" w:color="auto"/>
                <w:right w:val="none" w:sz="0" w:space="0" w:color="auto"/>
              </w:divBdr>
            </w:div>
            <w:div w:id="115952797">
              <w:marLeft w:val="0"/>
              <w:marRight w:val="0"/>
              <w:marTop w:val="0"/>
              <w:marBottom w:val="0"/>
              <w:divBdr>
                <w:top w:val="none" w:sz="0" w:space="0" w:color="auto"/>
                <w:left w:val="none" w:sz="0" w:space="0" w:color="auto"/>
                <w:bottom w:val="none" w:sz="0" w:space="0" w:color="auto"/>
                <w:right w:val="none" w:sz="0" w:space="0" w:color="auto"/>
              </w:divBdr>
            </w:div>
            <w:div w:id="117839192">
              <w:marLeft w:val="0"/>
              <w:marRight w:val="0"/>
              <w:marTop w:val="0"/>
              <w:marBottom w:val="0"/>
              <w:divBdr>
                <w:top w:val="none" w:sz="0" w:space="0" w:color="auto"/>
                <w:left w:val="none" w:sz="0" w:space="0" w:color="auto"/>
                <w:bottom w:val="none" w:sz="0" w:space="0" w:color="auto"/>
                <w:right w:val="none" w:sz="0" w:space="0" w:color="auto"/>
              </w:divBdr>
            </w:div>
            <w:div w:id="121731367">
              <w:marLeft w:val="0"/>
              <w:marRight w:val="0"/>
              <w:marTop w:val="0"/>
              <w:marBottom w:val="0"/>
              <w:divBdr>
                <w:top w:val="none" w:sz="0" w:space="0" w:color="auto"/>
                <w:left w:val="none" w:sz="0" w:space="0" w:color="auto"/>
                <w:bottom w:val="none" w:sz="0" w:space="0" w:color="auto"/>
                <w:right w:val="none" w:sz="0" w:space="0" w:color="auto"/>
              </w:divBdr>
            </w:div>
            <w:div w:id="124007345">
              <w:marLeft w:val="0"/>
              <w:marRight w:val="0"/>
              <w:marTop w:val="0"/>
              <w:marBottom w:val="0"/>
              <w:divBdr>
                <w:top w:val="none" w:sz="0" w:space="0" w:color="auto"/>
                <w:left w:val="none" w:sz="0" w:space="0" w:color="auto"/>
                <w:bottom w:val="none" w:sz="0" w:space="0" w:color="auto"/>
                <w:right w:val="none" w:sz="0" w:space="0" w:color="auto"/>
              </w:divBdr>
            </w:div>
            <w:div w:id="126709291">
              <w:marLeft w:val="0"/>
              <w:marRight w:val="0"/>
              <w:marTop w:val="0"/>
              <w:marBottom w:val="0"/>
              <w:divBdr>
                <w:top w:val="none" w:sz="0" w:space="0" w:color="auto"/>
                <w:left w:val="none" w:sz="0" w:space="0" w:color="auto"/>
                <w:bottom w:val="none" w:sz="0" w:space="0" w:color="auto"/>
                <w:right w:val="none" w:sz="0" w:space="0" w:color="auto"/>
              </w:divBdr>
            </w:div>
            <w:div w:id="129254267">
              <w:marLeft w:val="0"/>
              <w:marRight w:val="0"/>
              <w:marTop w:val="0"/>
              <w:marBottom w:val="0"/>
              <w:divBdr>
                <w:top w:val="none" w:sz="0" w:space="0" w:color="auto"/>
                <w:left w:val="none" w:sz="0" w:space="0" w:color="auto"/>
                <w:bottom w:val="none" w:sz="0" w:space="0" w:color="auto"/>
                <w:right w:val="none" w:sz="0" w:space="0" w:color="auto"/>
              </w:divBdr>
            </w:div>
            <w:div w:id="132143047">
              <w:marLeft w:val="0"/>
              <w:marRight w:val="0"/>
              <w:marTop w:val="0"/>
              <w:marBottom w:val="0"/>
              <w:divBdr>
                <w:top w:val="none" w:sz="0" w:space="0" w:color="auto"/>
                <w:left w:val="none" w:sz="0" w:space="0" w:color="auto"/>
                <w:bottom w:val="none" w:sz="0" w:space="0" w:color="auto"/>
                <w:right w:val="none" w:sz="0" w:space="0" w:color="auto"/>
              </w:divBdr>
            </w:div>
            <w:div w:id="136462546">
              <w:marLeft w:val="0"/>
              <w:marRight w:val="0"/>
              <w:marTop w:val="0"/>
              <w:marBottom w:val="0"/>
              <w:divBdr>
                <w:top w:val="none" w:sz="0" w:space="0" w:color="auto"/>
                <w:left w:val="none" w:sz="0" w:space="0" w:color="auto"/>
                <w:bottom w:val="none" w:sz="0" w:space="0" w:color="auto"/>
                <w:right w:val="none" w:sz="0" w:space="0" w:color="auto"/>
              </w:divBdr>
            </w:div>
            <w:div w:id="137186114">
              <w:marLeft w:val="0"/>
              <w:marRight w:val="0"/>
              <w:marTop w:val="0"/>
              <w:marBottom w:val="0"/>
              <w:divBdr>
                <w:top w:val="none" w:sz="0" w:space="0" w:color="auto"/>
                <w:left w:val="none" w:sz="0" w:space="0" w:color="auto"/>
                <w:bottom w:val="none" w:sz="0" w:space="0" w:color="auto"/>
                <w:right w:val="none" w:sz="0" w:space="0" w:color="auto"/>
              </w:divBdr>
            </w:div>
            <w:div w:id="137694894">
              <w:marLeft w:val="0"/>
              <w:marRight w:val="0"/>
              <w:marTop w:val="0"/>
              <w:marBottom w:val="0"/>
              <w:divBdr>
                <w:top w:val="none" w:sz="0" w:space="0" w:color="auto"/>
                <w:left w:val="none" w:sz="0" w:space="0" w:color="auto"/>
                <w:bottom w:val="none" w:sz="0" w:space="0" w:color="auto"/>
                <w:right w:val="none" w:sz="0" w:space="0" w:color="auto"/>
              </w:divBdr>
            </w:div>
            <w:div w:id="139620652">
              <w:marLeft w:val="0"/>
              <w:marRight w:val="0"/>
              <w:marTop w:val="0"/>
              <w:marBottom w:val="0"/>
              <w:divBdr>
                <w:top w:val="none" w:sz="0" w:space="0" w:color="auto"/>
                <w:left w:val="none" w:sz="0" w:space="0" w:color="auto"/>
                <w:bottom w:val="none" w:sz="0" w:space="0" w:color="auto"/>
                <w:right w:val="none" w:sz="0" w:space="0" w:color="auto"/>
              </w:divBdr>
            </w:div>
            <w:div w:id="141165123">
              <w:marLeft w:val="0"/>
              <w:marRight w:val="0"/>
              <w:marTop w:val="0"/>
              <w:marBottom w:val="0"/>
              <w:divBdr>
                <w:top w:val="none" w:sz="0" w:space="0" w:color="auto"/>
                <w:left w:val="none" w:sz="0" w:space="0" w:color="auto"/>
                <w:bottom w:val="none" w:sz="0" w:space="0" w:color="auto"/>
                <w:right w:val="none" w:sz="0" w:space="0" w:color="auto"/>
              </w:divBdr>
            </w:div>
            <w:div w:id="142434324">
              <w:marLeft w:val="0"/>
              <w:marRight w:val="0"/>
              <w:marTop w:val="0"/>
              <w:marBottom w:val="0"/>
              <w:divBdr>
                <w:top w:val="none" w:sz="0" w:space="0" w:color="auto"/>
                <w:left w:val="none" w:sz="0" w:space="0" w:color="auto"/>
                <w:bottom w:val="none" w:sz="0" w:space="0" w:color="auto"/>
                <w:right w:val="none" w:sz="0" w:space="0" w:color="auto"/>
              </w:divBdr>
              <w:divsChild>
                <w:div w:id="49615688">
                  <w:marLeft w:val="0"/>
                  <w:marRight w:val="0"/>
                  <w:marTop w:val="0"/>
                  <w:marBottom w:val="0"/>
                  <w:divBdr>
                    <w:top w:val="none" w:sz="0" w:space="0" w:color="auto"/>
                    <w:left w:val="none" w:sz="0" w:space="0" w:color="auto"/>
                    <w:bottom w:val="none" w:sz="0" w:space="0" w:color="auto"/>
                    <w:right w:val="none" w:sz="0" w:space="0" w:color="auto"/>
                  </w:divBdr>
                </w:div>
                <w:div w:id="139689277">
                  <w:marLeft w:val="0"/>
                  <w:marRight w:val="0"/>
                  <w:marTop w:val="0"/>
                  <w:marBottom w:val="0"/>
                  <w:divBdr>
                    <w:top w:val="none" w:sz="0" w:space="0" w:color="auto"/>
                    <w:left w:val="none" w:sz="0" w:space="0" w:color="auto"/>
                    <w:bottom w:val="none" w:sz="0" w:space="0" w:color="auto"/>
                    <w:right w:val="none" w:sz="0" w:space="0" w:color="auto"/>
                  </w:divBdr>
                </w:div>
                <w:div w:id="167210933">
                  <w:marLeft w:val="0"/>
                  <w:marRight w:val="0"/>
                  <w:marTop w:val="0"/>
                  <w:marBottom w:val="0"/>
                  <w:divBdr>
                    <w:top w:val="none" w:sz="0" w:space="0" w:color="auto"/>
                    <w:left w:val="none" w:sz="0" w:space="0" w:color="auto"/>
                    <w:bottom w:val="none" w:sz="0" w:space="0" w:color="auto"/>
                    <w:right w:val="none" w:sz="0" w:space="0" w:color="auto"/>
                  </w:divBdr>
                </w:div>
                <w:div w:id="298150740">
                  <w:marLeft w:val="0"/>
                  <w:marRight w:val="0"/>
                  <w:marTop w:val="0"/>
                  <w:marBottom w:val="0"/>
                  <w:divBdr>
                    <w:top w:val="none" w:sz="0" w:space="0" w:color="auto"/>
                    <w:left w:val="none" w:sz="0" w:space="0" w:color="auto"/>
                    <w:bottom w:val="none" w:sz="0" w:space="0" w:color="auto"/>
                    <w:right w:val="none" w:sz="0" w:space="0" w:color="auto"/>
                  </w:divBdr>
                </w:div>
                <w:div w:id="338431674">
                  <w:marLeft w:val="0"/>
                  <w:marRight w:val="0"/>
                  <w:marTop w:val="0"/>
                  <w:marBottom w:val="0"/>
                  <w:divBdr>
                    <w:top w:val="none" w:sz="0" w:space="0" w:color="auto"/>
                    <w:left w:val="none" w:sz="0" w:space="0" w:color="auto"/>
                    <w:bottom w:val="none" w:sz="0" w:space="0" w:color="auto"/>
                    <w:right w:val="none" w:sz="0" w:space="0" w:color="auto"/>
                  </w:divBdr>
                </w:div>
                <w:div w:id="492598976">
                  <w:marLeft w:val="0"/>
                  <w:marRight w:val="0"/>
                  <w:marTop w:val="0"/>
                  <w:marBottom w:val="0"/>
                  <w:divBdr>
                    <w:top w:val="none" w:sz="0" w:space="0" w:color="auto"/>
                    <w:left w:val="none" w:sz="0" w:space="0" w:color="auto"/>
                    <w:bottom w:val="none" w:sz="0" w:space="0" w:color="auto"/>
                    <w:right w:val="none" w:sz="0" w:space="0" w:color="auto"/>
                  </w:divBdr>
                </w:div>
                <w:div w:id="537937628">
                  <w:marLeft w:val="0"/>
                  <w:marRight w:val="0"/>
                  <w:marTop w:val="0"/>
                  <w:marBottom w:val="0"/>
                  <w:divBdr>
                    <w:top w:val="none" w:sz="0" w:space="0" w:color="auto"/>
                    <w:left w:val="none" w:sz="0" w:space="0" w:color="auto"/>
                    <w:bottom w:val="none" w:sz="0" w:space="0" w:color="auto"/>
                    <w:right w:val="none" w:sz="0" w:space="0" w:color="auto"/>
                  </w:divBdr>
                </w:div>
                <w:div w:id="717167854">
                  <w:marLeft w:val="0"/>
                  <w:marRight w:val="0"/>
                  <w:marTop w:val="0"/>
                  <w:marBottom w:val="0"/>
                  <w:divBdr>
                    <w:top w:val="none" w:sz="0" w:space="0" w:color="auto"/>
                    <w:left w:val="none" w:sz="0" w:space="0" w:color="auto"/>
                    <w:bottom w:val="none" w:sz="0" w:space="0" w:color="auto"/>
                    <w:right w:val="none" w:sz="0" w:space="0" w:color="auto"/>
                  </w:divBdr>
                </w:div>
                <w:div w:id="726296979">
                  <w:marLeft w:val="0"/>
                  <w:marRight w:val="0"/>
                  <w:marTop w:val="0"/>
                  <w:marBottom w:val="0"/>
                  <w:divBdr>
                    <w:top w:val="none" w:sz="0" w:space="0" w:color="auto"/>
                    <w:left w:val="none" w:sz="0" w:space="0" w:color="auto"/>
                    <w:bottom w:val="none" w:sz="0" w:space="0" w:color="auto"/>
                    <w:right w:val="none" w:sz="0" w:space="0" w:color="auto"/>
                  </w:divBdr>
                </w:div>
                <w:div w:id="794565609">
                  <w:marLeft w:val="0"/>
                  <w:marRight w:val="0"/>
                  <w:marTop w:val="0"/>
                  <w:marBottom w:val="0"/>
                  <w:divBdr>
                    <w:top w:val="none" w:sz="0" w:space="0" w:color="auto"/>
                    <w:left w:val="none" w:sz="0" w:space="0" w:color="auto"/>
                    <w:bottom w:val="none" w:sz="0" w:space="0" w:color="auto"/>
                    <w:right w:val="none" w:sz="0" w:space="0" w:color="auto"/>
                  </w:divBdr>
                </w:div>
                <w:div w:id="996687271">
                  <w:marLeft w:val="0"/>
                  <w:marRight w:val="0"/>
                  <w:marTop w:val="0"/>
                  <w:marBottom w:val="0"/>
                  <w:divBdr>
                    <w:top w:val="none" w:sz="0" w:space="0" w:color="auto"/>
                    <w:left w:val="none" w:sz="0" w:space="0" w:color="auto"/>
                    <w:bottom w:val="none" w:sz="0" w:space="0" w:color="auto"/>
                    <w:right w:val="none" w:sz="0" w:space="0" w:color="auto"/>
                  </w:divBdr>
                </w:div>
                <w:div w:id="1248346860">
                  <w:marLeft w:val="0"/>
                  <w:marRight w:val="0"/>
                  <w:marTop w:val="0"/>
                  <w:marBottom w:val="0"/>
                  <w:divBdr>
                    <w:top w:val="none" w:sz="0" w:space="0" w:color="auto"/>
                    <w:left w:val="none" w:sz="0" w:space="0" w:color="auto"/>
                    <w:bottom w:val="none" w:sz="0" w:space="0" w:color="auto"/>
                    <w:right w:val="none" w:sz="0" w:space="0" w:color="auto"/>
                  </w:divBdr>
                </w:div>
                <w:div w:id="1333412361">
                  <w:marLeft w:val="0"/>
                  <w:marRight w:val="0"/>
                  <w:marTop w:val="0"/>
                  <w:marBottom w:val="0"/>
                  <w:divBdr>
                    <w:top w:val="none" w:sz="0" w:space="0" w:color="auto"/>
                    <w:left w:val="none" w:sz="0" w:space="0" w:color="auto"/>
                    <w:bottom w:val="none" w:sz="0" w:space="0" w:color="auto"/>
                    <w:right w:val="none" w:sz="0" w:space="0" w:color="auto"/>
                  </w:divBdr>
                </w:div>
                <w:div w:id="1388533865">
                  <w:marLeft w:val="0"/>
                  <w:marRight w:val="0"/>
                  <w:marTop w:val="0"/>
                  <w:marBottom w:val="0"/>
                  <w:divBdr>
                    <w:top w:val="none" w:sz="0" w:space="0" w:color="auto"/>
                    <w:left w:val="none" w:sz="0" w:space="0" w:color="auto"/>
                    <w:bottom w:val="none" w:sz="0" w:space="0" w:color="auto"/>
                    <w:right w:val="none" w:sz="0" w:space="0" w:color="auto"/>
                  </w:divBdr>
                </w:div>
                <w:div w:id="1575512699">
                  <w:marLeft w:val="0"/>
                  <w:marRight w:val="0"/>
                  <w:marTop w:val="0"/>
                  <w:marBottom w:val="0"/>
                  <w:divBdr>
                    <w:top w:val="none" w:sz="0" w:space="0" w:color="auto"/>
                    <w:left w:val="none" w:sz="0" w:space="0" w:color="auto"/>
                    <w:bottom w:val="none" w:sz="0" w:space="0" w:color="auto"/>
                    <w:right w:val="none" w:sz="0" w:space="0" w:color="auto"/>
                  </w:divBdr>
                </w:div>
                <w:div w:id="1622569959">
                  <w:marLeft w:val="0"/>
                  <w:marRight w:val="0"/>
                  <w:marTop w:val="0"/>
                  <w:marBottom w:val="0"/>
                  <w:divBdr>
                    <w:top w:val="none" w:sz="0" w:space="0" w:color="auto"/>
                    <w:left w:val="none" w:sz="0" w:space="0" w:color="auto"/>
                    <w:bottom w:val="none" w:sz="0" w:space="0" w:color="auto"/>
                    <w:right w:val="none" w:sz="0" w:space="0" w:color="auto"/>
                  </w:divBdr>
                </w:div>
                <w:div w:id="1825392870">
                  <w:marLeft w:val="0"/>
                  <w:marRight w:val="0"/>
                  <w:marTop w:val="0"/>
                  <w:marBottom w:val="0"/>
                  <w:divBdr>
                    <w:top w:val="none" w:sz="0" w:space="0" w:color="auto"/>
                    <w:left w:val="none" w:sz="0" w:space="0" w:color="auto"/>
                    <w:bottom w:val="none" w:sz="0" w:space="0" w:color="auto"/>
                    <w:right w:val="none" w:sz="0" w:space="0" w:color="auto"/>
                  </w:divBdr>
                </w:div>
                <w:div w:id="1901091807">
                  <w:marLeft w:val="0"/>
                  <w:marRight w:val="0"/>
                  <w:marTop w:val="0"/>
                  <w:marBottom w:val="0"/>
                  <w:divBdr>
                    <w:top w:val="none" w:sz="0" w:space="0" w:color="auto"/>
                    <w:left w:val="none" w:sz="0" w:space="0" w:color="auto"/>
                    <w:bottom w:val="none" w:sz="0" w:space="0" w:color="auto"/>
                    <w:right w:val="none" w:sz="0" w:space="0" w:color="auto"/>
                  </w:divBdr>
                </w:div>
              </w:divsChild>
            </w:div>
            <w:div w:id="143477174">
              <w:marLeft w:val="0"/>
              <w:marRight w:val="0"/>
              <w:marTop w:val="0"/>
              <w:marBottom w:val="0"/>
              <w:divBdr>
                <w:top w:val="none" w:sz="0" w:space="0" w:color="auto"/>
                <w:left w:val="none" w:sz="0" w:space="0" w:color="auto"/>
                <w:bottom w:val="none" w:sz="0" w:space="0" w:color="auto"/>
                <w:right w:val="none" w:sz="0" w:space="0" w:color="auto"/>
              </w:divBdr>
            </w:div>
            <w:div w:id="144124491">
              <w:marLeft w:val="0"/>
              <w:marRight w:val="0"/>
              <w:marTop w:val="0"/>
              <w:marBottom w:val="0"/>
              <w:divBdr>
                <w:top w:val="none" w:sz="0" w:space="0" w:color="auto"/>
                <w:left w:val="none" w:sz="0" w:space="0" w:color="auto"/>
                <w:bottom w:val="none" w:sz="0" w:space="0" w:color="auto"/>
                <w:right w:val="none" w:sz="0" w:space="0" w:color="auto"/>
              </w:divBdr>
            </w:div>
            <w:div w:id="144467534">
              <w:marLeft w:val="0"/>
              <w:marRight w:val="0"/>
              <w:marTop w:val="0"/>
              <w:marBottom w:val="0"/>
              <w:divBdr>
                <w:top w:val="none" w:sz="0" w:space="0" w:color="auto"/>
                <w:left w:val="none" w:sz="0" w:space="0" w:color="auto"/>
                <w:bottom w:val="none" w:sz="0" w:space="0" w:color="auto"/>
                <w:right w:val="none" w:sz="0" w:space="0" w:color="auto"/>
              </w:divBdr>
            </w:div>
            <w:div w:id="144980523">
              <w:marLeft w:val="0"/>
              <w:marRight w:val="0"/>
              <w:marTop w:val="360"/>
              <w:marBottom w:val="0"/>
              <w:divBdr>
                <w:top w:val="single" w:sz="6" w:space="0" w:color="auto"/>
                <w:left w:val="single" w:sz="6" w:space="0" w:color="auto"/>
                <w:bottom w:val="single" w:sz="6" w:space="0" w:color="auto"/>
                <w:right w:val="single" w:sz="6" w:space="0" w:color="auto"/>
              </w:divBdr>
            </w:div>
            <w:div w:id="147523351">
              <w:marLeft w:val="0"/>
              <w:marRight w:val="0"/>
              <w:marTop w:val="0"/>
              <w:marBottom w:val="0"/>
              <w:divBdr>
                <w:top w:val="none" w:sz="0" w:space="0" w:color="auto"/>
                <w:left w:val="none" w:sz="0" w:space="0" w:color="auto"/>
                <w:bottom w:val="none" w:sz="0" w:space="0" w:color="auto"/>
                <w:right w:val="none" w:sz="0" w:space="0" w:color="auto"/>
              </w:divBdr>
            </w:div>
            <w:div w:id="148135399">
              <w:marLeft w:val="0"/>
              <w:marRight w:val="0"/>
              <w:marTop w:val="0"/>
              <w:marBottom w:val="0"/>
              <w:divBdr>
                <w:top w:val="none" w:sz="0" w:space="0" w:color="auto"/>
                <w:left w:val="none" w:sz="0" w:space="0" w:color="auto"/>
                <w:bottom w:val="none" w:sz="0" w:space="0" w:color="auto"/>
                <w:right w:val="none" w:sz="0" w:space="0" w:color="auto"/>
              </w:divBdr>
            </w:div>
            <w:div w:id="149098404">
              <w:marLeft w:val="0"/>
              <w:marRight w:val="0"/>
              <w:marTop w:val="0"/>
              <w:marBottom w:val="0"/>
              <w:divBdr>
                <w:top w:val="none" w:sz="0" w:space="0" w:color="auto"/>
                <w:left w:val="none" w:sz="0" w:space="0" w:color="auto"/>
                <w:bottom w:val="none" w:sz="0" w:space="0" w:color="auto"/>
                <w:right w:val="none" w:sz="0" w:space="0" w:color="auto"/>
              </w:divBdr>
            </w:div>
            <w:div w:id="153881248">
              <w:marLeft w:val="0"/>
              <w:marRight w:val="0"/>
              <w:marTop w:val="0"/>
              <w:marBottom w:val="0"/>
              <w:divBdr>
                <w:top w:val="none" w:sz="0" w:space="0" w:color="auto"/>
                <w:left w:val="none" w:sz="0" w:space="0" w:color="auto"/>
                <w:bottom w:val="none" w:sz="0" w:space="0" w:color="auto"/>
                <w:right w:val="none" w:sz="0" w:space="0" w:color="auto"/>
              </w:divBdr>
            </w:div>
            <w:div w:id="155146755">
              <w:marLeft w:val="0"/>
              <w:marRight w:val="0"/>
              <w:marTop w:val="0"/>
              <w:marBottom w:val="0"/>
              <w:divBdr>
                <w:top w:val="none" w:sz="0" w:space="0" w:color="auto"/>
                <w:left w:val="none" w:sz="0" w:space="0" w:color="auto"/>
                <w:bottom w:val="none" w:sz="0" w:space="0" w:color="auto"/>
                <w:right w:val="none" w:sz="0" w:space="0" w:color="auto"/>
              </w:divBdr>
            </w:div>
            <w:div w:id="155732317">
              <w:marLeft w:val="0"/>
              <w:marRight w:val="0"/>
              <w:marTop w:val="0"/>
              <w:marBottom w:val="0"/>
              <w:divBdr>
                <w:top w:val="none" w:sz="0" w:space="0" w:color="auto"/>
                <w:left w:val="none" w:sz="0" w:space="0" w:color="auto"/>
                <w:bottom w:val="none" w:sz="0" w:space="0" w:color="auto"/>
                <w:right w:val="none" w:sz="0" w:space="0" w:color="auto"/>
              </w:divBdr>
            </w:div>
            <w:div w:id="161623221">
              <w:marLeft w:val="0"/>
              <w:marRight w:val="0"/>
              <w:marTop w:val="0"/>
              <w:marBottom w:val="0"/>
              <w:divBdr>
                <w:top w:val="none" w:sz="0" w:space="0" w:color="auto"/>
                <w:left w:val="none" w:sz="0" w:space="0" w:color="auto"/>
                <w:bottom w:val="none" w:sz="0" w:space="0" w:color="auto"/>
                <w:right w:val="none" w:sz="0" w:space="0" w:color="auto"/>
              </w:divBdr>
            </w:div>
            <w:div w:id="161893068">
              <w:marLeft w:val="0"/>
              <w:marRight w:val="0"/>
              <w:marTop w:val="0"/>
              <w:marBottom w:val="0"/>
              <w:divBdr>
                <w:top w:val="none" w:sz="0" w:space="0" w:color="auto"/>
                <w:left w:val="none" w:sz="0" w:space="0" w:color="auto"/>
                <w:bottom w:val="none" w:sz="0" w:space="0" w:color="auto"/>
                <w:right w:val="none" w:sz="0" w:space="0" w:color="auto"/>
              </w:divBdr>
            </w:div>
            <w:div w:id="162204506">
              <w:marLeft w:val="0"/>
              <w:marRight w:val="0"/>
              <w:marTop w:val="0"/>
              <w:marBottom w:val="0"/>
              <w:divBdr>
                <w:top w:val="none" w:sz="0" w:space="0" w:color="auto"/>
                <w:left w:val="none" w:sz="0" w:space="0" w:color="auto"/>
                <w:bottom w:val="none" w:sz="0" w:space="0" w:color="auto"/>
                <w:right w:val="none" w:sz="0" w:space="0" w:color="auto"/>
              </w:divBdr>
            </w:div>
            <w:div w:id="163323479">
              <w:marLeft w:val="0"/>
              <w:marRight w:val="0"/>
              <w:marTop w:val="0"/>
              <w:marBottom w:val="0"/>
              <w:divBdr>
                <w:top w:val="none" w:sz="0" w:space="0" w:color="auto"/>
                <w:left w:val="none" w:sz="0" w:space="0" w:color="auto"/>
                <w:bottom w:val="none" w:sz="0" w:space="0" w:color="auto"/>
                <w:right w:val="none" w:sz="0" w:space="0" w:color="auto"/>
              </w:divBdr>
            </w:div>
            <w:div w:id="165287879">
              <w:marLeft w:val="0"/>
              <w:marRight w:val="0"/>
              <w:marTop w:val="0"/>
              <w:marBottom w:val="0"/>
              <w:divBdr>
                <w:top w:val="none" w:sz="0" w:space="0" w:color="auto"/>
                <w:left w:val="none" w:sz="0" w:space="0" w:color="auto"/>
                <w:bottom w:val="none" w:sz="0" w:space="0" w:color="auto"/>
                <w:right w:val="none" w:sz="0" w:space="0" w:color="auto"/>
              </w:divBdr>
            </w:div>
            <w:div w:id="166285274">
              <w:marLeft w:val="0"/>
              <w:marRight w:val="0"/>
              <w:marTop w:val="0"/>
              <w:marBottom w:val="0"/>
              <w:divBdr>
                <w:top w:val="none" w:sz="0" w:space="0" w:color="auto"/>
                <w:left w:val="none" w:sz="0" w:space="0" w:color="auto"/>
                <w:bottom w:val="none" w:sz="0" w:space="0" w:color="auto"/>
                <w:right w:val="none" w:sz="0" w:space="0" w:color="auto"/>
              </w:divBdr>
            </w:div>
            <w:div w:id="168328196">
              <w:marLeft w:val="0"/>
              <w:marRight w:val="0"/>
              <w:marTop w:val="0"/>
              <w:marBottom w:val="0"/>
              <w:divBdr>
                <w:top w:val="none" w:sz="0" w:space="0" w:color="auto"/>
                <w:left w:val="none" w:sz="0" w:space="0" w:color="auto"/>
                <w:bottom w:val="none" w:sz="0" w:space="0" w:color="auto"/>
                <w:right w:val="none" w:sz="0" w:space="0" w:color="auto"/>
              </w:divBdr>
            </w:div>
            <w:div w:id="169413932">
              <w:marLeft w:val="0"/>
              <w:marRight w:val="0"/>
              <w:marTop w:val="0"/>
              <w:marBottom w:val="0"/>
              <w:divBdr>
                <w:top w:val="none" w:sz="0" w:space="0" w:color="auto"/>
                <w:left w:val="none" w:sz="0" w:space="0" w:color="auto"/>
                <w:bottom w:val="none" w:sz="0" w:space="0" w:color="auto"/>
                <w:right w:val="none" w:sz="0" w:space="0" w:color="auto"/>
              </w:divBdr>
            </w:div>
            <w:div w:id="169876305">
              <w:marLeft w:val="0"/>
              <w:marRight w:val="0"/>
              <w:marTop w:val="0"/>
              <w:marBottom w:val="0"/>
              <w:divBdr>
                <w:top w:val="none" w:sz="0" w:space="0" w:color="auto"/>
                <w:left w:val="none" w:sz="0" w:space="0" w:color="auto"/>
                <w:bottom w:val="none" w:sz="0" w:space="0" w:color="auto"/>
                <w:right w:val="none" w:sz="0" w:space="0" w:color="auto"/>
              </w:divBdr>
            </w:div>
            <w:div w:id="170607826">
              <w:marLeft w:val="0"/>
              <w:marRight w:val="0"/>
              <w:marTop w:val="0"/>
              <w:marBottom w:val="0"/>
              <w:divBdr>
                <w:top w:val="none" w:sz="0" w:space="0" w:color="auto"/>
                <w:left w:val="none" w:sz="0" w:space="0" w:color="auto"/>
                <w:bottom w:val="none" w:sz="0" w:space="0" w:color="auto"/>
                <w:right w:val="none" w:sz="0" w:space="0" w:color="auto"/>
              </w:divBdr>
            </w:div>
            <w:div w:id="175078378">
              <w:marLeft w:val="0"/>
              <w:marRight w:val="0"/>
              <w:marTop w:val="0"/>
              <w:marBottom w:val="0"/>
              <w:divBdr>
                <w:top w:val="none" w:sz="0" w:space="0" w:color="auto"/>
                <w:left w:val="none" w:sz="0" w:space="0" w:color="auto"/>
                <w:bottom w:val="none" w:sz="0" w:space="0" w:color="auto"/>
                <w:right w:val="none" w:sz="0" w:space="0" w:color="auto"/>
              </w:divBdr>
            </w:div>
            <w:div w:id="175996892">
              <w:marLeft w:val="0"/>
              <w:marRight w:val="0"/>
              <w:marTop w:val="0"/>
              <w:marBottom w:val="0"/>
              <w:divBdr>
                <w:top w:val="none" w:sz="0" w:space="0" w:color="auto"/>
                <w:left w:val="none" w:sz="0" w:space="0" w:color="auto"/>
                <w:bottom w:val="none" w:sz="0" w:space="0" w:color="auto"/>
                <w:right w:val="none" w:sz="0" w:space="0" w:color="auto"/>
              </w:divBdr>
            </w:div>
            <w:div w:id="177887437">
              <w:marLeft w:val="0"/>
              <w:marRight w:val="0"/>
              <w:marTop w:val="0"/>
              <w:marBottom w:val="0"/>
              <w:divBdr>
                <w:top w:val="none" w:sz="0" w:space="0" w:color="auto"/>
                <w:left w:val="none" w:sz="0" w:space="0" w:color="auto"/>
                <w:bottom w:val="none" w:sz="0" w:space="0" w:color="auto"/>
                <w:right w:val="none" w:sz="0" w:space="0" w:color="auto"/>
              </w:divBdr>
            </w:div>
            <w:div w:id="178475820">
              <w:marLeft w:val="0"/>
              <w:marRight w:val="0"/>
              <w:marTop w:val="0"/>
              <w:marBottom w:val="0"/>
              <w:divBdr>
                <w:top w:val="none" w:sz="0" w:space="0" w:color="auto"/>
                <w:left w:val="none" w:sz="0" w:space="0" w:color="auto"/>
                <w:bottom w:val="none" w:sz="0" w:space="0" w:color="auto"/>
                <w:right w:val="none" w:sz="0" w:space="0" w:color="auto"/>
              </w:divBdr>
            </w:div>
            <w:div w:id="178664497">
              <w:marLeft w:val="0"/>
              <w:marRight w:val="0"/>
              <w:marTop w:val="0"/>
              <w:marBottom w:val="0"/>
              <w:divBdr>
                <w:top w:val="none" w:sz="0" w:space="0" w:color="auto"/>
                <w:left w:val="none" w:sz="0" w:space="0" w:color="auto"/>
                <w:bottom w:val="none" w:sz="0" w:space="0" w:color="auto"/>
                <w:right w:val="none" w:sz="0" w:space="0" w:color="auto"/>
              </w:divBdr>
            </w:div>
            <w:div w:id="179048179">
              <w:marLeft w:val="0"/>
              <w:marRight w:val="0"/>
              <w:marTop w:val="0"/>
              <w:marBottom w:val="0"/>
              <w:divBdr>
                <w:top w:val="none" w:sz="0" w:space="0" w:color="auto"/>
                <w:left w:val="none" w:sz="0" w:space="0" w:color="auto"/>
                <w:bottom w:val="none" w:sz="0" w:space="0" w:color="auto"/>
                <w:right w:val="none" w:sz="0" w:space="0" w:color="auto"/>
              </w:divBdr>
            </w:div>
            <w:div w:id="183522947">
              <w:marLeft w:val="0"/>
              <w:marRight w:val="0"/>
              <w:marTop w:val="0"/>
              <w:marBottom w:val="0"/>
              <w:divBdr>
                <w:top w:val="none" w:sz="0" w:space="0" w:color="auto"/>
                <w:left w:val="none" w:sz="0" w:space="0" w:color="auto"/>
                <w:bottom w:val="none" w:sz="0" w:space="0" w:color="auto"/>
                <w:right w:val="none" w:sz="0" w:space="0" w:color="auto"/>
              </w:divBdr>
            </w:div>
            <w:div w:id="184711731">
              <w:marLeft w:val="0"/>
              <w:marRight w:val="0"/>
              <w:marTop w:val="0"/>
              <w:marBottom w:val="0"/>
              <w:divBdr>
                <w:top w:val="none" w:sz="0" w:space="0" w:color="auto"/>
                <w:left w:val="none" w:sz="0" w:space="0" w:color="auto"/>
                <w:bottom w:val="none" w:sz="0" w:space="0" w:color="auto"/>
                <w:right w:val="none" w:sz="0" w:space="0" w:color="auto"/>
              </w:divBdr>
            </w:div>
            <w:div w:id="184828412">
              <w:marLeft w:val="0"/>
              <w:marRight w:val="0"/>
              <w:marTop w:val="0"/>
              <w:marBottom w:val="0"/>
              <w:divBdr>
                <w:top w:val="none" w:sz="0" w:space="0" w:color="auto"/>
                <w:left w:val="none" w:sz="0" w:space="0" w:color="auto"/>
                <w:bottom w:val="none" w:sz="0" w:space="0" w:color="auto"/>
                <w:right w:val="none" w:sz="0" w:space="0" w:color="auto"/>
              </w:divBdr>
            </w:div>
            <w:div w:id="185680763">
              <w:marLeft w:val="0"/>
              <w:marRight w:val="0"/>
              <w:marTop w:val="0"/>
              <w:marBottom w:val="0"/>
              <w:divBdr>
                <w:top w:val="none" w:sz="0" w:space="0" w:color="auto"/>
                <w:left w:val="none" w:sz="0" w:space="0" w:color="auto"/>
                <w:bottom w:val="none" w:sz="0" w:space="0" w:color="auto"/>
                <w:right w:val="none" w:sz="0" w:space="0" w:color="auto"/>
              </w:divBdr>
            </w:div>
            <w:div w:id="186214208">
              <w:marLeft w:val="0"/>
              <w:marRight w:val="0"/>
              <w:marTop w:val="0"/>
              <w:marBottom w:val="0"/>
              <w:divBdr>
                <w:top w:val="none" w:sz="0" w:space="0" w:color="auto"/>
                <w:left w:val="none" w:sz="0" w:space="0" w:color="auto"/>
                <w:bottom w:val="none" w:sz="0" w:space="0" w:color="auto"/>
                <w:right w:val="none" w:sz="0" w:space="0" w:color="auto"/>
              </w:divBdr>
            </w:div>
            <w:div w:id="186909327">
              <w:marLeft w:val="0"/>
              <w:marRight w:val="0"/>
              <w:marTop w:val="0"/>
              <w:marBottom w:val="0"/>
              <w:divBdr>
                <w:top w:val="none" w:sz="0" w:space="0" w:color="auto"/>
                <w:left w:val="none" w:sz="0" w:space="0" w:color="auto"/>
                <w:bottom w:val="none" w:sz="0" w:space="0" w:color="auto"/>
                <w:right w:val="none" w:sz="0" w:space="0" w:color="auto"/>
              </w:divBdr>
            </w:div>
            <w:div w:id="188687181">
              <w:marLeft w:val="0"/>
              <w:marRight w:val="0"/>
              <w:marTop w:val="0"/>
              <w:marBottom w:val="0"/>
              <w:divBdr>
                <w:top w:val="none" w:sz="0" w:space="0" w:color="auto"/>
                <w:left w:val="none" w:sz="0" w:space="0" w:color="auto"/>
                <w:bottom w:val="none" w:sz="0" w:space="0" w:color="auto"/>
                <w:right w:val="none" w:sz="0" w:space="0" w:color="auto"/>
              </w:divBdr>
            </w:div>
            <w:div w:id="189225851">
              <w:marLeft w:val="0"/>
              <w:marRight w:val="0"/>
              <w:marTop w:val="0"/>
              <w:marBottom w:val="0"/>
              <w:divBdr>
                <w:top w:val="none" w:sz="0" w:space="0" w:color="auto"/>
                <w:left w:val="none" w:sz="0" w:space="0" w:color="auto"/>
                <w:bottom w:val="none" w:sz="0" w:space="0" w:color="auto"/>
                <w:right w:val="none" w:sz="0" w:space="0" w:color="auto"/>
              </w:divBdr>
            </w:div>
            <w:div w:id="190919635">
              <w:marLeft w:val="0"/>
              <w:marRight w:val="0"/>
              <w:marTop w:val="0"/>
              <w:marBottom w:val="0"/>
              <w:divBdr>
                <w:top w:val="none" w:sz="0" w:space="0" w:color="auto"/>
                <w:left w:val="none" w:sz="0" w:space="0" w:color="auto"/>
                <w:bottom w:val="none" w:sz="0" w:space="0" w:color="auto"/>
                <w:right w:val="none" w:sz="0" w:space="0" w:color="auto"/>
              </w:divBdr>
            </w:div>
            <w:div w:id="192037310">
              <w:marLeft w:val="0"/>
              <w:marRight w:val="0"/>
              <w:marTop w:val="0"/>
              <w:marBottom w:val="0"/>
              <w:divBdr>
                <w:top w:val="none" w:sz="0" w:space="0" w:color="auto"/>
                <w:left w:val="none" w:sz="0" w:space="0" w:color="auto"/>
                <w:bottom w:val="none" w:sz="0" w:space="0" w:color="auto"/>
                <w:right w:val="none" w:sz="0" w:space="0" w:color="auto"/>
              </w:divBdr>
            </w:div>
            <w:div w:id="192504520">
              <w:marLeft w:val="0"/>
              <w:marRight w:val="0"/>
              <w:marTop w:val="0"/>
              <w:marBottom w:val="0"/>
              <w:divBdr>
                <w:top w:val="none" w:sz="0" w:space="0" w:color="auto"/>
                <w:left w:val="none" w:sz="0" w:space="0" w:color="auto"/>
                <w:bottom w:val="none" w:sz="0" w:space="0" w:color="auto"/>
                <w:right w:val="none" w:sz="0" w:space="0" w:color="auto"/>
              </w:divBdr>
            </w:div>
            <w:div w:id="194120657">
              <w:marLeft w:val="0"/>
              <w:marRight w:val="0"/>
              <w:marTop w:val="0"/>
              <w:marBottom w:val="0"/>
              <w:divBdr>
                <w:top w:val="none" w:sz="0" w:space="0" w:color="auto"/>
                <w:left w:val="none" w:sz="0" w:space="0" w:color="auto"/>
                <w:bottom w:val="none" w:sz="0" w:space="0" w:color="auto"/>
                <w:right w:val="none" w:sz="0" w:space="0" w:color="auto"/>
              </w:divBdr>
            </w:div>
            <w:div w:id="194346173">
              <w:marLeft w:val="0"/>
              <w:marRight w:val="0"/>
              <w:marTop w:val="0"/>
              <w:marBottom w:val="0"/>
              <w:divBdr>
                <w:top w:val="none" w:sz="0" w:space="0" w:color="auto"/>
                <w:left w:val="none" w:sz="0" w:space="0" w:color="auto"/>
                <w:bottom w:val="none" w:sz="0" w:space="0" w:color="auto"/>
                <w:right w:val="none" w:sz="0" w:space="0" w:color="auto"/>
              </w:divBdr>
            </w:div>
            <w:div w:id="194513010">
              <w:marLeft w:val="0"/>
              <w:marRight w:val="0"/>
              <w:marTop w:val="360"/>
              <w:marBottom w:val="0"/>
              <w:divBdr>
                <w:top w:val="single" w:sz="6" w:space="0" w:color="auto"/>
                <w:left w:val="single" w:sz="6" w:space="0" w:color="auto"/>
                <w:bottom w:val="single" w:sz="6" w:space="0" w:color="auto"/>
                <w:right w:val="single" w:sz="6" w:space="0" w:color="auto"/>
              </w:divBdr>
            </w:div>
            <w:div w:id="195506698">
              <w:marLeft w:val="0"/>
              <w:marRight w:val="0"/>
              <w:marTop w:val="0"/>
              <w:marBottom w:val="0"/>
              <w:divBdr>
                <w:top w:val="none" w:sz="0" w:space="0" w:color="auto"/>
                <w:left w:val="none" w:sz="0" w:space="0" w:color="auto"/>
                <w:bottom w:val="none" w:sz="0" w:space="0" w:color="auto"/>
                <w:right w:val="none" w:sz="0" w:space="0" w:color="auto"/>
              </w:divBdr>
            </w:div>
            <w:div w:id="195654287">
              <w:marLeft w:val="0"/>
              <w:marRight w:val="0"/>
              <w:marTop w:val="0"/>
              <w:marBottom w:val="0"/>
              <w:divBdr>
                <w:top w:val="none" w:sz="0" w:space="0" w:color="auto"/>
                <w:left w:val="none" w:sz="0" w:space="0" w:color="auto"/>
                <w:bottom w:val="none" w:sz="0" w:space="0" w:color="auto"/>
                <w:right w:val="none" w:sz="0" w:space="0" w:color="auto"/>
              </w:divBdr>
            </w:div>
            <w:div w:id="198519472">
              <w:marLeft w:val="0"/>
              <w:marRight w:val="0"/>
              <w:marTop w:val="0"/>
              <w:marBottom w:val="0"/>
              <w:divBdr>
                <w:top w:val="none" w:sz="0" w:space="0" w:color="auto"/>
                <w:left w:val="none" w:sz="0" w:space="0" w:color="auto"/>
                <w:bottom w:val="none" w:sz="0" w:space="0" w:color="auto"/>
                <w:right w:val="none" w:sz="0" w:space="0" w:color="auto"/>
              </w:divBdr>
            </w:div>
            <w:div w:id="199822442">
              <w:marLeft w:val="0"/>
              <w:marRight w:val="0"/>
              <w:marTop w:val="360"/>
              <w:marBottom w:val="0"/>
              <w:divBdr>
                <w:top w:val="single" w:sz="6" w:space="0" w:color="auto"/>
                <w:left w:val="single" w:sz="6" w:space="0" w:color="auto"/>
                <w:bottom w:val="single" w:sz="6" w:space="0" w:color="auto"/>
                <w:right w:val="single" w:sz="6" w:space="0" w:color="auto"/>
              </w:divBdr>
            </w:div>
            <w:div w:id="200090252">
              <w:marLeft w:val="0"/>
              <w:marRight w:val="0"/>
              <w:marTop w:val="0"/>
              <w:marBottom w:val="0"/>
              <w:divBdr>
                <w:top w:val="none" w:sz="0" w:space="0" w:color="auto"/>
                <w:left w:val="none" w:sz="0" w:space="0" w:color="auto"/>
                <w:bottom w:val="none" w:sz="0" w:space="0" w:color="auto"/>
                <w:right w:val="none" w:sz="0" w:space="0" w:color="auto"/>
              </w:divBdr>
            </w:div>
            <w:div w:id="201214642">
              <w:marLeft w:val="0"/>
              <w:marRight w:val="0"/>
              <w:marTop w:val="0"/>
              <w:marBottom w:val="0"/>
              <w:divBdr>
                <w:top w:val="none" w:sz="0" w:space="0" w:color="auto"/>
                <w:left w:val="none" w:sz="0" w:space="0" w:color="auto"/>
                <w:bottom w:val="none" w:sz="0" w:space="0" w:color="auto"/>
                <w:right w:val="none" w:sz="0" w:space="0" w:color="auto"/>
              </w:divBdr>
            </w:div>
            <w:div w:id="205140692">
              <w:marLeft w:val="0"/>
              <w:marRight w:val="0"/>
              <w:marTop w:val="0"/>
              <w:marBottom w:val="0"/>
              <w:divBdr>
                <w:top w:val="none" w:sz="0" w:space="0" w:color="auto"/>
                <w:left w:val="none" w:sz="0" w:space="0" w:color="auto"/>
                <w:bottom w:val="none" w:sz="0" w:space="0" w:color="auto"/>
                <w:right w:val="none" w:sz="0" w:space="0" w:color="auto"/>
              </w:divBdr>
            </w:div>
            <w:div w:id="207112958">
              <w:marLeft w:val="0"/>
              <w:marRight w:val="0"/>
              <w:marTop w:val="0"/>
              <w:marBottom w:val="0"/>
              <w:divBdr>
                <w:top w:val="none" w:sz="0" w:space="0" w:color="auto"/>
                <w:left w:val="none" w:sz="0" w:space="0" w:color="auto"/>
                <w:bottom w:val="none" w:sz="0" w:space="0" w:color="auto"/>
                <w:right w:val="none" w:sz="0" w:space="0" w:color="auto"/>
              </w:divBdr>
            </w:div>
            <w:div w:id="207500641">
              <w:marLeft w:val="0"/>
              <w:marRight w:val="0"/>
              <w:marTop w:val="0"/>
              <w:marBottom w:val="0"/>
              <w:divBdr>
                <w:top w:val="none" w:sz="0" w:space="0" w:color="auto"/>
                <w:left w:val="none" w:sz="0" w:space="0" w:color="auto"/>
                <w:bottom w:val="none" w:sz="0" w:space="0" w:color="auto"/>
                <w:right w:val="none" w:sz="0" w:space="0" w:color="auto"/>
              </w:divBdr>
            </w:div>
            <w:div w:id="207650798">
              <w:marLeft w:val="0"/>
              <w:marRight w:val="0"/>
              <w:marTop w:val="0"/>
              <w:marBottom w:val="0"/>
              <w:divBdr>
                <w:top w:val="none" w:sz="0" w:space="0" w:color="auto"/>
                <w:left w:val="none" w:sz="0" w:space="0" w:color="auto"/>
                <w:bottom w:val="none" w:sz="0" w:space="0" w:color="auto"/>
                <w:right w:val="none" w:sz="0" w:space="0" w:color="auto"/>
              </w:divBdr>
            </w:div>
            <w:div w:id="209154792">
              <w:marLeft w:val="0"/>
              <w:marRight w:val="0"/>
              <w:marTop w:val="0"/>
              <w:marBottom w:val="0"/>
              <w:divBdr>
                <w:top w:val="none" w:sz="0" w:space="0" w:color="auto"/>
                <w:left w:val="none" w:sz="0" w:space="0" w:color="auto"/>
                <w:bottom w:val="none" w:sz="0" w:space="0" w:color="auto"/>
                <w:right w:val="none" w:sz="0" w:space="0" w:color="auto"/>
              </w:divBdr>
            </w:div>
            <w:div w:id="210117294">
              <w:marLeft w:val="0"/>
              <w:marRight w:val="0"/>
              <w:marTop w:val="0"/>
              <w:marBottom w:val="0"/>
              <w:divBdr>
                <w:top w:val="none" w:sz="0" w:space="0" w:color="auto"/>
                <w:left w:val="none" w:sz="0" w:space="0" w:color="auto"/>
                <w:bottom w:val="none" w:sz="0" w:space="0" w:color="auto"/>
                <w:right w:val="none" w:sz="0" w:space="0" w:color="auto"/>
              </w:divBdr>
            </w:div>
            <w:div w:id="210652007">
              <w:marLeft w:val="0"/>
              <w:marRight w:val="0"/>
              <w:marTop w:val="0"/>
              <w:marBottom w:val="0"/>
              <w:divBdr>
                <w:top w:val="none" w:sz="0" w:space="0" w:color="auto"/>
                <w:left w:val="none" w:sz="0" w:space="0" w:color="auto"/>
                <w:bottom w:val="none" w:sz="0" w:space="0" w:color="auto"/>
                <w:right w:val="none" w:sz="0" w:space="0" w:color="auto"/>
              </w:divBdr>
            </w:div>
            <w:div w:id="212160209">
              <w:marLeft w:val="0"/>
              <w:marRight w:val="0"/>
              <w:marTop w:val="0"/>
              <w:marBottom w:val="0"/>
              <w:divBdr>
                <w:top w:val="none" w:sz="0" w:space="0" w:color="auto"/>
                <w:left w:val="none" w:sz="0" w:space="0" w:color="auto"/>
                <w:bottom w:val="none" w:sz="0" w:space="0" w:color="auto"/>
                <w:right w:val="none" w:sz="0" w:space="0" w:color="auto"/>
              </w:divBdr>
            </w:div>
            <w:div w:id="214513320">
              <w:marLeft w:val="0"/>
              <w:marRight w:val="0"/>
              <w:marTop w:val="0"/>
              <w:marBottom w:val="0"/>
              <w:divBdr>
                <w:top w:val="none" w:sz="0" w:space="0" w:color="auto"/>
                <w:left w:val="none" w:sz="0" w:space="0" w:color="auto"/>
                <w:bottom w:val="none" w:sz="0" w:space="0" w:color="auto"/>
                <w:right w:val="none" w:sz="0" w:space="0" w:color="auto"/>
              </w:divBdr>
            </w:div>
            <w:div w:id="217327369">
              <w:marLeft w:val="0"/>
              <w:marRight w:val="0"/>
              <w:marTop w:val="0"/>
              <w:marBottom w:val="0"/>
              <w:divBdr>
                <w:top w:val="none" w:sz="0" w:space="0" w:color="auto"/>
                <w:left w:val="none" w:sz="0" w:space="0" w:color="auto"/>
                <w:bottom w:val="none" w:sz="0" w:space="0" w:color="auto"/>
                <w:right w:val="none" w:sz="0" w:space="0" w:color="auto"/>
              </w:divBdr>
            </w:div>
            <w:div w:id="220092980">
              <w:marLeft w:val="0"/>
              <w:marRight w:val="0"/>
              <w:marTop w:val="0"/>
              <w:marBottom w:val="0"/>
              <w:divBdr>
                <w:top w:val="none" w:sz="0" w:space="0" w:color="auto"/>
                <w:left w:val="none" w:sz="0" w:space="0" w:color="auto"/>
                <w:bottom w:val="none" w:sz="0" w:space="0" w:color="auto"/>
                <w:right w:val="none" w:sz="0" w:space="0" w:color="auto"/>
              </w:divBdr>
            </w:div>
            <w:div w:id="220290188">
              <w:marLeft w:val="0"/>
              <w:marRight w:val="0"/>
              <w:marTop w:val="0"/>
              <w:marBottom w:val="0"/>
              <w:divBdr>
                <w:top w:val="none" w:sz="0" w:space="0" w:color="auto"/>
                <w:left w:val="none" w:sz="0" w:space="0" w:color="auto"/>
                <w:bottom w:val="none" w:sz="0" w:space="0" w:color="auto"/>
                <w:right w:val="none" w:sz="0" w:space="0" w:color="auto"/>
              </w:divBdr>
            </w:div>
            <w:div w:id="222059424">
              <w:marLeft w:val="0"/>
              <w:marRight w:val="0"/>
              <w:marTop w:val="0"/>
              <w:marBottom w:val="0"/>
              <w:divBdr>
                <w:top w:val="none" w:sz="0" w:space="0" w:color="auto"/>
                <w:left w:val="none" w:sz="0" w:space="0" w:color="auto"/>
                <w:bottom w:val="none" w:sz="0" w:space="0" w:color="auto"/>
                <w:right w:val="none" w:sz="0" w:space="0" w:color="auto"/>
              </w:divBdr>
            </w:div>
            <w:div w:id="225190666">
              <w:marLeft w:val="0"/>
              <w:marRight w:val="0"/>
              <w:marTop w:val="0"/>
              <w:marBottom w:val="0"/>
              <w:divBdr>
                <w:top w:val="none" w:sz="0" w:space="0" w:color="auto"/>
                <w:left w:val="none" w:sz="0" w:space="0" w:color="auto"/>
                <w:bottom w:val="none" w:sz="0" w:space="0" w:color="auto"/>
                <w:right w:val="none" w:sz="0" w:space="0" w:color="auto"/>
              </w:divBdr>
            </w:div>
            <w:div w:id="226455929">
              <w:marLeft w:val="0"/>
              <w:marRight w:val="0"/>
              <w:marTop w:val="0"/>
              <w:marBottom w:val="0"/>
              <w:divBdr>
                <w:top w:val="none" w:sz="0" w:space="0" w:color="auto"/>
                <w:left w:val="none" w:sz="0" w:space="0" w:color="auto"/>
                <w:bottom w:val="none" w:sz="0" w:space="0" w:color="auto"/>
                <w:right w:val="none" w:sz="0" w:space="0" w:color="auto"/>
              </w:divBdr>
            </w:div>
            <w:div w:id="227348194">
              <w:marLeft w:val="0"/>
              <w:marRight w:val="0"/>
              <w:marTop w:val="0"/>
              <w:marBottom w:val="0"/>
              <w:divBdr>
                <w:top w:val="none" w:sz="0" w:space="0" w:color="auto"/>
                <w:left w:val="none" w:sz="0" w:space="0" w:color="auto"/>
                <w:bottom w:val="none" w:sz="0" w:space="0" w:color="auto"/>
                <w:right w:val="none" w:sz="0" w:space="0" w:color="auto"/>
              </w:divBdr>
            </w:div>
            <w:div w:id="227422990">
              <w:marLeft w:val="0"/>
              <w:marRight w:val="0"/>
              <w:marTop w:val="0"/>
              <w:marBottom w:val="0"/>
              <w:divBdr>
                <w:top w:val="none" w:sz="0" w:space="0" w:color="auto"/>
                <w:left w:val="none" w:sz="0" w:space="0" w:color="auto"/>
                <w:bottom w:val="none" w:sz="0" w:space="0" w:color="auto"/>
                <w:right w:val="none" w:sz="0" w:space="0" w:color="auto"/>
              </w:divBdr>
            </w:div>
            <w:div w:id="227807164">
              <w:marLeft w:val="0"/>
              <w:marRight w:val="0"/>
              <w:marTop w:val="0"/>
              <w:marBottom w:val="0"/>
              <w:divBdr>
                <w:top w:val="none" w:sz="0" w:space="0" w:color="auto"/>
                <w:left w:val="none" w:sz="0" w:space="0" w:color="auto"/>
                <w:bottom w:val="none" w:sz="0" w:space="0" w:color="auto"/>
                <w:right w:val="none" w:sz="0" w:space="0" w:color="auto"/>
              </w:divBdr>
            </w:div>
            <w:div w:id="227961712">
              <w:marLeft w:val="0"/>
              <w:marRight w:val="0"/>
              <w:marTop w:val="0"/>
              <w:marBottom w:val="0"/>
              <w:divBdr>
                <w:top w:val="none" w:sz="0" w:space="0" w:color="auto"/>
                <w:left w:val="none" w:sz="0" w:space="0" w:color="auto"/>
                <w:bottom w:val="none" w:sz="0" w:space="0" w:color="auto"/>
                <w:right w:val="none" w:sz="0" w:space="0" w:color="auto"/>
              </w:divBdr>
            </w:div>
            <w:div w:id="231307077">
              <w:marLeft w:val="0"/>
              <w:marRight w:val="0"/>
              <w:marTop w:val="0"/>
              <w:marBottom w:val="0"/>
              <w:divBdr>
                <w:top w:val="none" w:sz="0" w:space="0" w:color="auto"/>
                <w:left w:val="none" w:sz="0" w:space="0" w:color="auto"/>
                <w:bottom w:val="none" w:sz="0" w:space="0" w:color="auto"/>
                <w:right w:val="none" w:sz="0" w:space="0" w:color="auto"/>
              </w:divBdr>
            </w:div>
            <w:div w:id="232859546">
              <w:marLeft w:val="0"/>
              <w:marRight w:val="0"/>
              <w:marTop w:val="0"/>
              <w:marBottom w:val="0"/>
              <w:divBdr>
                <w:top w:val="none" w:sz="0" w:space="0" w:color="auto"/>
                <w:left w:val="none" w:sz="0" w:space="0" w:color="auto"/>
                <w:bottom w:val="none" w:sz="0" w:space="0" w:color="auto"/>
                <w:right w:val="none" w:sz="0" w:space="0" w:color="auto"/>
              </w:divBdr>
            </w:div>
            <w:div w:id="233004970">
              <w:marLeft w:val="0"/>
              <w:marRight w:val="0"/>
              <w:marTop w:val="0"/>
              <w:marBottom w:val="0"/>
              <w:divBdr>
                <w:top w:val="none" w:sz="0" w:space="0" w:color="auto"/>
                <w:left w:val="none" w:sz="0" w:space="0" w:color="auto"/>
                <w:bottom w:val="none" w:sz="0" w:space="0" w:color="auto"/>
                <w:right w:val="none" w:sz="0" w:space="0" w:color="auto"/>
              </w:divBdr>
            </w:div>
            <w:div w:id="234559723">
              <w:marLeft w:val="0"/>
              <w:marRight w:val="0"/>
              <w:marTop w:val="0"/>
              <w:marBottom w:val="0"/>
              <w:divBdr>
                <w:top w:val="none" w:sz="0" w:space="0" w:color="auto"/>
                <w:left w:val="none" w:sz="0" w:space="0" w:color="auto"/>
                <w:bottom w:val="none" w:sz="0" w:space="0" w:color="auto"/>
                <w:right w:val="none" w:sz="0" w:space="0" w:color="auto"/>
              </w:divBdr>
            </w:div>
            <w:div w:id="237446113">
              <w:marLeft w:val="0"/>
              <w:marRight w:val="0"/>
              <w:marTop w:val="0"/>
              <w:marBottom w:val="0"/>
              <w:divBdr>
                <w:top w:val="none" w:sz="0" w:space="0" w:color="auto"/>
                <w:left w:val="none" w:sz="0" w:space="0" w:color="auto"/>
                <w:bottom w:val="none" w:sz="0" w:space="0" w:color="auto"/>
                <w:right w:val="none" w:sz="0" w:space="0" w:color="auto"/>
              </w:divBdr>
            </w:div>
            <w:div w:id="242838617">
              <w:marLeft w:val="0"/>
              <w:marRight w:val="0"/>
              <w:marTop w:val="0"/>
              <w:marBottom w:val="0"/>
              <w:divBdr>
                <w:top w:val="none" w:sz="0" w:space="0" w:color="auto"/>
                <w:left w:val="none" w:sz="0" w:space="0" w:color="auto"/>
                <w:bottom w:val="none" w:sz="0" w:space="0" w:color="auto"/>
                <w:right w:val="none" w:sz="0" w:space="0" w:color="auto"/>
              </w:divBdr>
            </w:div>
            <w:div w:id="244346837">
              <w:marLeft w:val="0"/>
              <w:marRight w:val="0"/>
              <w:marTop w:val="0"/>
              <w:marBottom w:val="0"/>
              <w:divBdr>
                <w:top w:val="none" w:sz="0" w:space="0" w:color="auto"/>
                <w:left w:val="none" w:sz="0" w:space="0" w:color="auto"/>
                <w:bottom w:val="none" w:sz="0" w:space="0" w:color="auto"/>
                <w:right w:val="none" w:sz="0" w:space="0" w:color="auto"/>
              </w:divBdr>
            </w:div>
            <w:div w:id="245847771">
              <w:marLeft w:val="0"/>
              <w:marRight w:val="0"/>
              <w:marTop w:val="0"/>
              <w:marBottom w:val="0"/>
              <w:divBdr>
                <w:top w:val="none" w:sz="0" w:space="0" w:color="auto"/>
                <w:left w:val="none" w:sz="0" w:space="0" w:color="auto"/>
                <w:bottom w:val="none" w:sz="0" w:space="0" w:color="auto"/>
                <w:right w:val="none" w:sz="0" w:space="0" w:color="auto"/>
              </w:divBdr>
            </w:div>
            <w:div w:id="247156299">
              <w:marLeft w:val="0"/>
              <w:marRight w:val="0"/>
              <w:marTop w:val="0"/>
              <w:marBottom w:val="0"/>
              <w:divBdr>
                <w:top w:val="none" w:sz="0" w:space="0" w:color="auto"/>
                <w:left w:val="none" w:sz="0" w:space="0" w:color="auto"/>
                <w:bottom w:val="none" w:sz="0" w:space="0" w:color="auto"/>
                <w:right w:val="none" w:sz="0" w:space="0" w:color="auto"/>
              </w:divBdr>
            </w:div>
            <w:div w:id="249973287">
              <w:marLeft w:val="0"/>
              <w:marRight w:val="0"/>
              <w:marTop w:val="0"/>
              <w:marBottom w:val="0"/>
              <w:divBdr>
                <w:top w:val="none" w:sz="0" w:space="0" w:color="auto"/>
                <w:left w:val="none" w:sz="0" w:space="0" w:color="auto"/>
                <w:bottom w:val="none" w:sz="0" w:space="0" w:color="auto"/>
                <w:right w:val="none" w:sz="0" w:space="0" w:color="auto"/>
              </w:divBdr>
            </w:div>
            <w:div w:id="251470109">
              <w:marLeft w:val="0"/>
              <w:marRight w:val="0"/>
              <w:marTop w:val="0"/>
              <w:marBottom w:val="0"/>
              <w:divBdr>
                <w:top w:val="none" w:sz="0" w:space="0" w:color="auto"/>
                <w:left w:val="none" w:sz="0" w:space="0" w:color="auto"/>
                <w:bottom w:val="none" w:sz="0" w:space="0" w:color="auto"/>
                <w:right w:val="none" w:sz="0" w:space="0" w:color="auto"/>
              </w:divBdr>
            </w:div>
            <w:div w:id="251746627">
              <w:marLeft w:val="0"/>
              <w:marRight w:val="0"/>
              <w:marTop w:val="0"/>
              <w:marBottom w:val="0"/>
              <w:divBdr>
                <w:top w:val="none" w:sz="0" w:space="0" w:color="auto"/>
                <w:left w:val="none" w:sz="0" w:space="0" w:color="auto"/>
                <w:bottom w:val="none" w:sz="0" w:space="0" w:color="auto"/>
                <w:right w:val="none" w:sz="0" w:space="0" w:color="auto"/>
              </w:divBdr>
            </w:div>
            <w:div w:id="255335677">
              <w:marLeft w:val="0"/>
              <w:marRight w:val="0"/>
              <w:marTop w:val="0"/>
              <w:marBottom w:val="0"/>
              <w:divBdr>
                <w:top w:val="none" w:sz="0" w:space="0" w:color="auto"/>
                <w:left w:val="none" w:sz="0" w:space="0" w:color="auto"/>
                <w:bottom w:val="none" w:sz="0" w:space="0" w:color="auto"/>
                <w:right w:val="none" w:sz="0" w:space="0" w:color="auto"/>
              </w:divBdr>
            </w:div>
            <w:div w:id="255602831">
              <w:marLeft w:val="0"/>
              <w:marRight w:val="0"/>
              <w:marTop w:val="0"/>
              <w:marBottom w:val="0"/>
              <w:divBdr>
                <w:top w:val="none" w:sz="0" w:space="0" w:color="auto"/>
                <w:left w:val="none" w:sz="0" w:space="0" w:color="auto"/>
                <w:bottom w:val="none" w:sz="0" w:space="0" w:color="auto"/>
                <w:right w:val="none" w:sz="0" w:space="0" w:color="auto"/>
              </w:divBdr>
            </w:div>
            <w:div w:id="256329311">
              <w:marLeft w:val="0"/>
              <w:marRight w:val="0"/>
              <w:marTop w:val="0"/>
              <w:marBottom w:val="0"/>
              <w:divBdr>
                <w:top w:val="none" w:sz="0" w:space="0" w:color="auto"/>
                <w:left w:val="none" w:sz="0" w:space="0" w:color="auto"/>
                <w:bottom w:val="none" w:sz="0" w:space="0" w:color="auto"/>
                <w:right w:val="none" w:sz="0" w:space="0" w:color="auto"/>
              </w:divBdr>
            </w:div>
            <w:div w:id="256788316">
              <w:marLeft w:val="0"/>
              <w:marRight w:val="0"/>
              <w:marTop w:val="0"/>
              <w:marBottom w:val="0"/>
              <w:divBdr>
                <w:top w:val="none" w:sz="0" w:space="0" w:color="auto"/>
                <w:left w:val="none" w:sz="0" w:space="0" w:color="auto"/>
                <w:bottom w:val="none" w:sz="0" w:space="0" w:color="auto"/>
                <w:right w:val="none" w:sz="0" w:space="0" w:color="auto"/>
              </w:divBdr>
            </w:div>
            <w:div w:id="258415158">
              <w:marLeft w:val="0"/>
              <w:marRight w:val="0"/>
              <w:marTop w:val="0"/>
              <w:marBottom w:val="0"/>
              <w:divBdr>
                <w:top w:val="none" w:sz="0" w:space="0" w:color="auto"/>
                <w:left w:val="none" w:sz="0" w:space="0" w:color="auto"/>
                <w:bottom w:val="none" w:sz="0" w:space="0" w:color="auto"/>
                <w:right w:val="none" w:sz="0" w:space="0" w:color="auto"/>
              </w:divBdr>
            </w:div>
            <w:div w:id="261574624">
              <w:marLeft w:val="0"/>
              <w:marRight w:val="0"/>
              <w:marTop w:val="0"/>
              <w:marBottom w:val="0"/>
              <w:divBdr>
                <w:top w:val="none" w:sz="0" w:space="0" w:color="auto"/>
                <w:left w:val="none" w:sz="0" w:space="0" w:color="auto"/>
                <w:bottom w:val="none" w:sz="0" w:space="0" w:color="auto"/>
                <w:right w:val="none" w:sz="0" w:space="0" w:color="auto"/>
              </w:divBdr>
            </w:div>
            <w:div w:id="262300959">
              <w:marLeft w:val="0"/>
              <w:marRight w:val="0"/>
              <w:marTop w:val="0"/>
              <w:marBottom w:val="0"/>
              <w:divBdr>
                <w:top w:val="none" w:sz="0" w:space="0" w:color="auto"/>
                <w:left w:val="none" w:sz="0" w:space="0" w:color="auto"/>
                <w:bottom w:val="none" w:sz="0" w:space="0" w:color="auto"/>
                <w:right w:val="none" w:sz="0" w:space="0" w:color="auto"/>
              </w:divBdr>
            </w:div>
            <w:div w:id="262418109">
              <w:marLeft w:val="0"/>
              <w:marRight w:val="0"/>
              <w:marTop w:val="0"/>
              <w:marBottom w:val="0"/>
              <w:divBdr>
                <w:top w:val="none" w:sz="0" w:space="0" w:color="auto"/>
                <w:left w:val="none" w:sz="0" w:space="0" w:color="auto"/>
                <w:bottom w:val="none" w:sz="0" w:space="0" w:color="auto"/>
                <w:right w:val="none" w:sz="0" w:space="0" w:color="auto"/>
              </w:divBdr>
            </w:div>
            <w:div w:id="262810448">
              <w:marLeft w:val="0"/>
              <w:marRight w:val="0"/>
              <w:marTop w:val="0"/>
              <w:marBottom w:val="0"/>
              <w:divBdr>
                <w:top w:val="none" w:sz="0" w:space="0" w:color="auto"/>
                <w:left w:val="none" w:sz="0" w:space="0" w:color="auto"/>
                <w:bottom w:val="none" w:sz="0" w:space="0" w:color="auto"/>
                <w:right w:val="none" w:sz="0" w:space="0" w:color="auto"/>
              </w:divBdr>
            </w:div>
            <w:div w:id="266084449">
              <w:marLeft w:val="0"/>
              <w:marRight w:val="0"/>
              <w:marTop w:val="0"/>
              <w:marBottom w:val="0"/>
              <w:divBdr>
                <w:top w:val="none" w:sz="0" w:space="0" w:color="auto"/>
                <w:left w:val="none" w:sz="0" w:space="0" w:color="auto"/>
                <w:bottom w:val="none" w:sz="0" w:space="0" w:color="auto"/>
                <w:right w:val="none" w:sz="0" w:space="0" w:color="auto"/>
              </w:divBdr>
            </w:div>
            <w:div w:id="266474510">
              <w:marLeft w:val="0"/>
              <w:marRight w:val="0"/>
              <w:marTop w:val="0"/>
              <w:marBottom w:val="0"/>
              <w:divBdr>
                <w:top w:val="none" w:sz="0" w:space="0" w:color="auto"/>
                <w:left w:val="none" w:sz="0" w:space="0" w:color="auto"/>
                <w:bottom w:val="none" w:sz="0" w:space="0" w:color="auto"/>
                <w:right w:val="none" w:sz="0" w:space="0" w:color="auto"/>
              </w:divBdr>
            </w:div>
            <w:div w:id="269166821">
              <w:marLeft w:val="0"/>
              <w:marRight w:val="0"/>
              <w:marTop w:val="360"/>
              <w:marBottom w:val="0"/>
              <w:divBdr>
                <w:top w:val="single" w:sz="6" w:space="0" w:color="auto"/>
                <w:left w:val="single" w:sz="6" w:space="0" w:color="auto"/>
                <w:bottom w:val="single" w:sz="6" w:space="0" w:color="auto"/>
                <w:right w:val="single" w:sz="6" w:space="0" w:color="auto"/>
              </w:divBdr>
            </w:div>
            <w:div w:id="274097559">
              <w:marLeft w:val="0"/>
              <w:marRight w:val="0"/>
              <w:marTop w:val="0"/>
              <w:marBottom w:val="0"/>
              <w:divBdr>
                <w:top w:val="none" w:sz="0" w:space="0" w:color="auto"/>
                <w:left w:val="none" w:sz="0" w:space="0" w:color="auto"/>
                <w:bottom w:val="none" w:sz="0" w:space="0" w:color="auto"/>
                <w:right w:val="none" w:sz="0" w:space="0" w:color="auto"/>
              </w:divBdr>
            </w:div>
            <w:div w:id="275212515">
              <w:marLeft w:val="0"/>
              <w:marRight w:val="0"/>
              <w:marTop w:val="0"/>
              <w:marBottom w:val="0"/>
              <w:divBdr>
                <w:top w:val="none" w:sz="0" w:space="0" w:color="auto"/>
                <w:left w:val="none" w:sz="0" w:space="0" w:color="auto"/>
                <w:bottom w:val="none" w:sz="0" w:space="0" w:color="auto"/>
                <w:right w:val="none" w:sz="0" w:space="0" w:color="auto"/>
              </w:divBdr>
            </w:div>
            <w:div w:id="275869049">
              <w:marLeft w:val="0"/>
              <w:marRight w:val="0"/>
              <w:marTop w:val="0"/>
              <w:marBottom w:val="0"/>
              <w:divBdr>
                <w:top w:val="none" w:sz="0" w:space="0" w:color="auto"/>
                <w:left w:val="none" w:sz="0" w:space="0" w:color="auto"/>
                <w:bottom w:val="none" w:sz="0" w:space="0" w:color="auto"/>
                <w:right w:val="none" w:sz="0" w:space="0" w:color="auto"/>
              </w:divBdr>
            </w:div>
            <w:div w:id="276180301">
              <w:marLeft w:val="0"/>
              <w:marRight w:val="0"/>
              <w:marTop w:val="0"/>
              <w:marBottom w:val="0"/>
              <w:divBdr>
                <w:top w:val="none" w:sz="0" w:space="0" w:color="auto"/>
                <w:left w:val="none" w:sz="0" w:space="0" w:color="auto"/>
                <w:bottom w:val="none" w:sz="0" w:space="0" w:color="auto"/>
                <w:right w:val="none" w:sz="0" w:space="0" w:color="auto"/>
              </w:divBdr>
            </w:div>
            <w:div w:id="279461700">
              <w:marLeft w:val="0"/>
              <w:marRight w:val="0"/>
              <w:marTop w:val="0"/>
              <w:marBottom w:val="0"/>
              <w:divBdr>
                <w:top w:val="none" w:sz="0" w:space="0" w:color="auto"/>
                <w:left w:val="none" w:sz="0" w:space="0" w:color="auto"/>
                <w:bottom w:val="none" w:sz="0" w:space="0" w:color="auto"/>
                <w:right w:val="none" w:sz="0" w:space="0" w:color="auto"/>
              </w:divBdr>
            </w:div>
            <w:div w:id="281037970">
              <w:marLeft w:val="0"/>
              <w:marRight w:val="0"/>
              <w:marTop w:val="0"/>
              <w:marBottom w:val="0"/>
              <w:divBdr>
                <w:top w:val="none" w:sz="0" w:space="0" w:color="auto"/>
                <w:left w:val="none" w:sz="0" w:space="0" w:color="auto"/>
                <w:bottom w:val="none" w:sz="0" w:space="0" w:color="auto"/>
                <w:right w:val="none" w:sz="0" w:space="0" w:color="auto"/>
              </w:divBdr>
            </w:div>
            <w:div w:id="281496783">
              <w:marLeft w:val="0"/>
              <w:marRight w:val="0"/>
              <w:marTop w:val="0"/>
              <w:marBottom w:val="0"/>
              <w:divBdr>
                <w:top w:val="none" w:sz="0" w:space="0" w:color="auto"/>
                <w:left w:val="none" w:sz="0" w:space="0" w:color="auto"/>
                <w:bottom w:val="none" w:sz="0" w:space="0" w:color="auto"/>
                <w:right w:val="none" w:sz="0" w:space="0" w:color="auto"/>
              </w:divBdr>
            </w:div>
            <w:div w:id="282733111">
              <w:marLeft w:val="0"/>
              <w:marRight w:val="0"/>
              <w:marTop w:val="0"/>
              <w:marBottom w:val="0"/>
              <w:divBdr>
                <w:top w:val="none" w:sz="0" w:space="0" w:color="auto"/>
                <w:left w:val="none" w:sz="0" w:space="0" w:color="auto"/>
                <w:bottom w:val="none" w:sz="0" w:space="0" w:color="auto"/>
                <w:right w:val="none" w:sz="0" w:space="0" w:color="auto"/>
              </w:divBdr>
            </w:div>
            <w:div w:id="282736113">
              <w:marLeft w:val="0"/>
              <w:marRight w:val="0"/>
              <w:marTop w:val="0"/>
              <w:marBottom w:val="0"/>
              <w:divBdr>
                <w:top w:val="none" w:sz="0" w:space="0" w:color="auto"/>
                <w:left w:val="none" w:sz="0" w:space="0" w:color="auto"/>
                <w:bottom w:val="none" w:sz="0" w:space="0" w:color="auto"/>
                <w:right w:val="none" w:sz="0" w:space="0" w:color="auto"/>
              </w:divBdr>
            </w:div>
            <w:div w:id="290985204">
              <w:marLeft w:val="0"/>
              <w:marRight w:val="0"/>
              <w:marTop w:val="0"/>
              <w:marBottom w:val="0"/>
              <w:divBdr>
                <w:top w:val="none" w:sz="0" w:space="0" w:color="auto"/>
                <w:left w:val="none" w:sz="0" w:space="0" w:color="auto"/>
                <w:bottom w:val="none" w:sz="0" w:space="0" w:color="auto"/>
                <w:right w:val="none" w:sz="0" w:space="0" w:color="auto"/>
              </w:divBdr>
            </w:div>
            <w:div w:id="292293182">
              <w:marLeft w:val="0"/>
              <w:marRight w:val="0"/>
              <w:marTop w:val="0"/>
              <w:marBottom w:val="0"/>
              <w:divBdr>
                <w:top w:val="none" w:sz="0" w:space="0" w:color="auto"/>
                <w:left w:val="none" w:sz="0" w:space="0" w:color="auto"/>
                <w:bottom w:val="none" w:sz="0" w:space="0" w:color="auto"/>
                <w:right w:val="none" w:sz="0" w:space="0" w:color="auto"/>
              </w:divBdr>
            </w:div>
            <w:div w:id="292642586">
              <w:marLeft w:val="0"/>
              <w:marRight w:val="0"/>
              <w:marTop w:val="0"/>
              <w:marBottom w:val="0"/>
              <w:divBdr>
                <w:top w:val="none" w:sz="0" w:space="0" w:color="auto"/>
                <w:left w:val="none" w:sz="0" w:space="0" w:color="auto"/>
                <w:bottom w:val="none" w:sz="0" w:space="0" w:color="auto"/>
                <w:right w:val="none" w:sz="0" w:space="0" w:color="auto"/>
              </w:divBdr>
            </w:div>
            <w:div w:id="295376212">
              <w:marLeft w:val="0"/>
              <w:marRight w:val="0"/>
              <w:marTop w:val="0"/>
              <w:marBottom w:val="0"/>
              <w:divBdr>
                <w:top w:val="none" w:sz="0" w:space="0" w:color="auto"/>
                <w:left w:val="none" w:sz="0" w:space="0" w:color="auto"/>
                <w:bottom w:val="none" w:sz="0" w:space="0" w:color="auto"/>
                <w:right w:val="none" w:sz="0" w:space="0" w:color="auto"/>
              </w:divBdr>
            </w:div>
            <w:div w:id="295992275">
              <w:marLeft w:val="0"/>
              <w:marRight w:val="0"/>
              <w:marTop w:val="0"/>
              <w:marBottom w:val="0"/>
              <w:divBdr>
                <w:top w:val="none" w:sz="0" w:space="0" w:color="auto"/>
                <w:left w:val="none" w:sz="0" w:space="0" w:color="auto"/>
                <w:bottom w:val="none" w:sz="0" w:space="0" w:color="auto"/>
                <w:right w:val="none" w:sz="0" w:space="0" w:color="auto"/>
              </w:divBdr>
            </w:div>
            <w:div w:id="296494189">
              <w:marLeft w:val="0"/>
              <w:marRight w:val="0"/>
              <w:marTop w:val="0"/>
              <w:marBottom w:val="0"/>
              <w:divBdr>
                <w:top w:val="none" w:sz="0" w:space="0" w:color="auto"/>
                <w:left w:val="none" w:sz="0" w:space="0" w:color="auto"/>
                <w:bottom w:val="none" w:sz="0" w:space="0" w:color="auto"/>
                <w:right w:val="none" w:sz="0" w:space="0" w:color="auto"/>
              </w:divBdr>
            </w:div>
            <w:div w:id="299116683">
              <w:marLeft w:val="0"/>
              <w:marRight w:val="0"/>
              <w:marTop w:val="0"/>
              <w:marBottom w:val="0"/>
              <w:divBdr>
                <w:top w:val="none" w:sz="0" w:space="0" w:color="auto"/>
                <w:left w:val="none" w:sz="0" w:space="0" w:color="auto"/>
                <w:bottom w:val="none" w:sz="0" w:space="0" w:color="auto"/>
                <w:right w:val="none" w:sz="0" w:space="0" w:color="auto"/>
              </w:divBdr>
            </w:div>
            <w:div w:id="302123426">
              <w:marLeft w:val="0"/>
              <w:marRight w:val="0"/>
              <w:marTop w:val="0"/>
              <w:marBottom w:val="0"/>
              <w:divBdr>
                <w:top w:val="none" w:sz="0" w:space="0" w:color="auto"/>
                <w:left w:val="none" w:sz="0" w:space="0" w:color="auto"/>
                <w:bottom w:val="none" w:sz="0" w:space="0" w:color="auto"/>
                <w:right w:val="none" w:sz="0" w:space="0" w:color="auto"/>
              </w:divBdr>
            </w:div>
            <w:div w:id="304894298">
              <w:marLeft w:val="0"/>
              <w:marRight w:val="0"/>
              <w:marTop w:val="0"/>
              <w:marBottom w:val="0"/>
              <w:divBdr>
                <w:top w:val="none" w:sz="0" w:space="0" w:color="auto"/>
                <w:left w:val="none" w:sz="0" w:space="0" w:color="auto"/>
                <w:bottom w:val="none" w:sz="0" w:space="0" w:color="auto"/>
                <w:right w:val="none" w:sz="0" w:space="0" w:color="auto"/>
              </w:divBdr>
            </w:div>
            <w:div w:id="305548137">
              <w:marLeft w:val="0"/>
              <w:marRight w:val="0"/>
              <w:marTop w:val="0"/>
              <w:marBottom w:val="0"/>
              <w:divBdr>
                <w:top w:val="none" w:sz="0" w:space="0" w:color="auto"/>
                <w:left w:val="none" w:sz="0" w:space="0" w:color="auto"/>
                <w:bottom w:val="none" w:sz="0" w:space="0" w:color="auto"/>
                <w:right w:val="none" w:sz="0" w:space="0" w:color="auto"/>
              </w:divBdr>
            </w:div>
            <w:div w:id="306053877">
              <w:marLeft w:val="0"/>
              <w:marRight w:val="0"/>
              <w:marTop w:val="0"/>
              <w:marBottom w:val="0"/>
              <w:divBdr>
                <w:top w:val="none" w:sz="0" w:space="0" w:color="auto"/>
                <w:left w:val="none" w:sz="0" w:space="0" w:color="auto"/>
                <w:bottom w:val="none" w:sz="0" w:space="0" w:color="auto"/>
                <w:right w:val="none" w:sz="0" w:space="0" w:color="auto"/>
              </w:divBdr>
            </w:div>
            <w:div w:id="307368493">
              <w:marLeft w:val="0"/>
              <w:marRight w:val="0"/>
              <w:marTop w:val="0"/>
              <w:marBottom w:val="0"/>
              <w:divBdr>
                <w:top w:val="none" w:sz="0" w:space="0" w:color="auto"/>
                <w:left w:val="none" w:sz="0" w:space="0" w:color="auto"/>
                <w:bottom w:val="none" w:sz="0" w:space="0" w:color="auto"/>
                <w:right w:val="none" w:sz="0" w:space="0" w:color="auto"/>
              </w:divBdr>
            </w:div>
            <w:div w:id="308095291">
              <w:marLeft w:val="0"/>
              <w:marRight w:val="0"/>
              <w:marTop w:val="0"/>
              <w:marBottom w:val="0"/>
              <w:divBdr>
                <w:top w:val="none" w:sz="0" w:space="0" w:color="auto"/>
                <w:left w:val="none" w:sz="0" w:space="0" w:color="auto"/>
                <w:bottom w:val="none" w:sz="0" w:space="0" w:color="auto"/>
                <w:right w:val="none" w:sz="0" w:space="0" w:color="auto"/>
              </w:divBdr>
            </w:div>
            <w:div w:id="308367703">
              <w:marLeft w:val="0"/>
              <w:marRight w:val="0"/>
              <w:marTop w:val="0"/>
              <w:marBottom w:val="0"/>
              <w:divBdr>
                <w:top w:val="none" w:sz="0" w:space="0" w:color="auto"/>
                <w:left w:val="none" w:sz="0" w:space="0" w:color="auto"/>
                <w:bottom w:val="none" w:sz="0" w:space="0" w:color="auto"/>
                <w:right w:val="none" w:sz="0" w:space="0" w:color="auto"/>
              </w:divBdr>
            </w:div>
            <w:div w:id="309748112">
              <w:marLeft w:val="0"/>
              <w:marRight w:val="0"/>
              <w:marTop w:val="0"/>
              <w:marBottom w:val="0"/>
              <w:divBdr>
                <w:top w:val="none" w:sz="0" w:space="0" w:color="auto"/>
                <w:left w:val="none" w:sz="0" w:space="0" w:color="auto"/>
                <w:bottom w:val="none" w:sz="0" w:space="0" w:color="auto"/>
                <w:right w:val="none" w:sz="0" w:space="0" w:color="auto"/>
              </w:divBdr>
            </w:div>
            <w:div w:id="312224822">
              <w:marLeft w:val="0"/>
              <w:marRight w:val="0"/>
              <w:marTop w:val="0"/>
              <w:marBottom w:val="0"/>
              <w:divBdr>
                <w:top w:val="none" w:sz="0" w:space="0" w:color="auto"/>
                <w:left w:val="none" w:sz="0" w:space="0" w:color="auto"/>
                <w:bottom w:val="none" w:sz="0" w:space="0" w:color="auto"/>
                <w:right w:val="none" w:sz="0" w:space="0" w:color="auto"/>
              </w:divBdr>
            </w:div>
            <w:div w:id="317224200">
              <w:marLeft w:val="0"/>
              <w:marRight w:val="0"/>
              <w:marTop w:val="0"/>
              <w:marBottom w:val="0"/>
              <w:divBdr>
                <w:top w:val="none" w:sz="0" w:space="0" w:color="auto"/>
                <w:left w:val="none" w:sz="0" w:space="0" w:color="auto"/>
                <w:bottom w:val="none" w:sz="0" w:space="0" w:color="auto"/>
                <w:right w:val="none" w:sz="0" w:space="0" w:color="auto"/>
              </w:divBdr>
            </w:div>
            <w:div w:id="319309244">
              <w:marLeft w:val="0"/>
              <w:marRight w:val="0"/>
              <w:marTop w:val="0"/>
              <w:marBottom w:val="0"/>
              <w:divBdr>
                <w:top w:val="none" w:sz="0" w:space="0" w:color="auto"/>
                <w:left w:val="none" w:sz="0" w:space="0" w:color="auto"/>
                <w:bottom w:val="none" w:sz="0" w:space="0" w:color="auto"/>
                <w:right w:val="none" w:sz="0" w:space="0" w:color="auto"/>
              </w:divBdr>
            </w:div>
            <w:div w:id="328018239">
              <w:marLeft w:val="0"/>
              <w:marRight w:val="0"/>
              <w:marTop w:val="0"/>
              <w:marBottom w:val="0"/>
              <w:divBdr>
                <w:top w:val="none" w:sz="0" w:space="0" w:color="auto"/>
                <w:left w:val="none" w:sz="0" w:space="0" w:color="auto"/>
                <w:bottom w:val="none" w:sz="0" w:space="0" w:color="auto"/>
                <w:right w:val="none" w:sz="0" w:space="0" w:color="auto"/>
              </w:divBdr>
            </w:div>
            <w:div w:id="329870093">
              <w:marLeft w:val="0"/>
              <w:marRight w:val="0"/>
              <w:marTop w:val="0"/>
              <w:marBottom w:val="0"/>
              <w:divBdr>
                <w:top w:val="none" w:sz="0" w:space="0" w:color="auto"/>
                <w:left w:val="none" w:sz="0" w:space="0" w:color="auto"/>
                <w:bottom w:val="none" w:sz="0" w:space="0" w:color="auto"/>
                <w:right w:val="none" w:sz="0" w:space="0" w:color="auto"/>
              </w:divBdr>
            </w:div>
            <w:div w:id="331644624">
              <w:marLeft w:val="0"/>
              <w:marRight w:val="0"/>
              <w:marTop w:val="0"/>
              <w:marBottom w:val="0"/>
              <w:divBdr>
                <w:top w:val="none" w:sz="0" w:space="0" w:color="auto"/>
                <w:left w:val="none" w:sz="0" w:space="0" w:color="auto"/>
                <w:bottom w:val="none" w:sz="0" w:space="0" w:color="auto"/>
                <w:right w:val="none" w:sz="0" w:space="0" w:color="auto"/>
              </w:divBdr>
            </w:div>
            <w:div w:id="334694869">
              <w:marLeft w:val="0"/>
              <w:marRight w:val="0"/>
              <w:marTop w:val="0"/>
              <w:marBottom w:val="0"/>
              <w:divBdr>
                <w:top w:val="none" w:sz="0" w:space="0" w:color="auto"/>
                <w:left w:val="none" w:sz="0" w:space="0" w:color="auto"/>
                <w:bottom w:val="none" w:sz="0" w:space="0" w:color="auto"/>
                <w:right w:val="none" w:sz="0" w:space="0" w:color="auto"/>
              </w:divBdr>
              <w:divsChild>
                <w:div w:id="32703083">
                  <w:marLeft w:val="0"/>
                  <w:marRight w:val="0"/>
                  <w:marTop w:val="0"/>
                  <w:marBottom w:val="0"/>
                  <w:divBdr>
                    <w:top w:val="none" w:sz="0" w:space="0" w:color="auto"/>
                    <w:left w:val="none" w:sz="0" w:space="0" w:color="auto"/>
                    <w:bottom w:val="none" w:sz="0" w:space="0" w:color="auto"/>
                    <w:right w:val="none" w:sz="0" w:space="0" w:color="auto"/>
                  </w:divBdr>
                </w:div>
                <w:div w:id="168371362">
                  <w:marLeft w:val="0"/>
                  <w:marRight w:val="0"/>
                  <w:marTop w:val="0"/>
                  <w:marBottom w:val="0"/>
                  <w:divBdr>
                    <w:top w:val="none" w:sz="0" w:space="0" w:color="auto"/>
                    <w:left w:val="none" w:sz="0" w:space="0" w:color="auto"/>
                    <w:bottom w:val="none" w:sz="0" w:space="0" w:color="auto"/>
                    <w:right w:val="none" w:sz="0" w:space="0" w:color="auto"/>
                  </w:divBdr>
                </w:div>
                <w:div w:id="868105832">
                  <w:marLeft w:val="0"/>
                  <w:marRight w:val="0"/>
                  <w:marTop w:val="0"/>
                  <w:marBottom w:val="0"/>
                  <w:divBdr>
                    <w:top w:val="none" w:sz="0" w:space="0" w:color="auto"/>
                    <w:left w:val="none" w:sz="0" w:space="0" w:color="auto"/>
                    <w:bottom w:val="none" w:sz="0" w:space="0" w:color="auto"/>
                    <w:right w:val="none" w:sz="0" w:space="0" w:color="auto"/>
                  </w:divBdr>
                </w:div>
                <w:div w:id="943879779">
                  <w:marLeft w:val="0"/>
                  <w:marRight w:val="0"/>
                  <w:marTop w:val="0"/>
                  <w:marBottom w:val="0"/>
                  <w:divBdr>
                    <w:top w:val="none" w:sz="0" w:space="0" w:color="auto"/>
                    <w:left w:val="none" w:sz="0" w:space="0" w:color="auto"/>
                    <w:bottom w:val="none" w:sz="0" w:space="0" w:color="auto"/>
                    <w:right w:val="none" w:sz="0" w:space="0" w:color="auto"/>
                  </w:divBdr>
                </w:div>
                <w:div w:id="1143741482">
                  <w:marLeft w:val="0"/>
                  <w:marRight w:val="0"/>
                  <w:marTop w:val="0"/>
                  <w:marBottom w:val="0"/>
                  <w:divBdr>
                    <w:top w:val="none" w:sz="0" w:space="0" w:color="auto"/>
                    <w:left w:val="none" w:sz="0" w:space="0" w:color="auto"/>
                    <w:bottom w:val="none" w:sz="0" w:space="0" w:color="auto"/>
                    <w:right w:val="none" w:sz="0" w:space="0" w:color="auto"/>
                  </w:divBdr>
                </w:div>
                <w:div w:id="1336376513">
                  <w:marLeft w:val="0"/>
                  <w:marRight w:val="0"/>
                  <w:marTop w:val="0"/>
                  <w:marBottom w:val="0"/>
                  <w:divBdr>
                    <w:top w:val="none" w:sz="0" w:space="0" w:color="auto"/>
                    <w:left w:val="none" w:sz="0" w:space="0" w:color="auto"/>
                    <w:bottom w:val="none" w:sz="0" w:space="0" w:color="auto"/>
                    <w:right w:val="none" w:sz="0" w:space="0" w:color="auto"/>
                  </w:divBdr>
                </w:div>
                <w:div w:id="1583755775">
                  <w:marLeft w:val="0"/>
                  <w:marRight w:val="0"/>
                  <w:marTop w:val="0"/>
                  <w:marBottom w:val="0"/>
                  <w:divBdr>
                    <w:top w:val="none" w:sz="0" w:space="0" w:color="auto"/>
                    <w:left w:val="none" w:sz="0" w:space="0" w:color="auto"/>
                    <w:bottom w:val="none" w:sz="0" w:space="0" w:color="auto"/>
                    <w:right w:val="none" w:sz="0" w:space="0" w:color="auto"/>
                  </w:divBdr>
                </w:div>
              </w:divsChild>
            </w:div>
            <w:div w:id="334697155">
              <w:marLeft w:val="0"/>
              <w:marRight w:val="0"/>
              <w:marTop w:val="0"/>
              <w:marBottom w:val="0"/>
              <w:divBdr>
                <w:top w:val="none" w:sz="0" w:space="0" w:color="auto"/>
                <w:left w:val="none" w:sz="0" w:space="0" w:color="auto"/>
                <w:bottom w:val="none" w:sz="0" w:space="0" w:color="auto"/>
                <w:right w:val="none" w:sz="0" w:space="0" w:color="auto"/>
              </w:divBdr>
            </w:div>
            <w:div w:id="336150201">
              <w:marLeft w:val="0"/>
              <w:marRight w:val="0"/>
              <w:marTop w:val="0"/>
              <w:marBottom w:val="0"/>
              <w:divBdr>
                <w:top w:val="none" w:sz="0" w:space="0" w:color="auto"/>
                <w:left w:val="none" w:sz="0" w:space="0" w:color="auto"/>
                <w:bottom w:val="none" w:sz="0" w:space="0" w:color="auto"/>
                <w:right w:val="none" w:sz="0" w:space="0" w:color="auto"/>
              </w:divBdr>
            </w:div>
            <w:div w:id="337081154">
              <w:marLeft w:val="0"/>
              <w:marRight w:val="0"/>
              <w:marTop w:val="0"/>
              <w:marBottom w:val="0"/>
              <w:divBdr>
                <w:top w:val="none" w:sz="0" w:space="0" w:color="auto"/>
                <w:left w:val="none" w:sz="0" w:space="0" w:color="auto"/>
                <w:bottom w:val="none" w:sz="0" w:space="0" w:color="auto"/>
                <w:right w:val="none" w:sz="0" w:space="0" w:color="auto"/>
              </w:divBdr>
            </w:div>
            <w:div w:id="337736373">
              <w:marLeft w:val="0"/>
              <w:marRight w:val="0"/>
              <w:marTop w:val="0"/>
              <w:marBottom w:val="0"/>
              <w:divBdr>
                <w:top w:val="none" w:sz="0" w:space="0" w:color="auto"/>
                <w:left w:val="none" w:sz="0" w:space="0" w:color="auto"/>
                <w:bottom w:val="none" w:sz="0" w:space="0" w:color="auto"/>
                <w:right w:val="none" w:sz="0" w:space="0" w:color="auto"/>
              </w:divBdr>
            </w:div>
            <w:div w:id="339548723">
              <w:marLeft w:val="0"/>
              <w:marRight w:val="0"/>
              <w:marTop w:val="0"/>
              <w:marBottom w:val="0"/>
              <w:divBdr>
                <w:top w:val="none" w:sz="0" w:space="0" w:color="auto"/>
                <w:left w:val="none" w:sz="0" w:space="0" w:color="auto"/>
                <w:bottom w:val="none" w:sz="0" w:space="0" w:color="auto"/>
                <w:right w:val="none" w:sz="0" w:space="0" w:color="auto"/>
              </w:divBdr>
            </w:div>
            <w:div w:id="340664701">
              <w:marLeft w:val="0"/>
              <w:marRight w:val="0"/>
              <w:marTop w:val="0"/>
              <w:marBottom w:val="0"/>
              <w:divBdr>
                <w:top w:val="none" w:sz="0" w:space="0" w:color="auto"/>
                <w:left w:val="none" w:sz="0" w:space="0" w:color="auto"/>
                <w:bottom w:val="none" w:sz="0" w:space="0" w:color="auto"/>
                <w:right w:val="none" w:sz="0" w:space="0" w:color="auto"/>
              </w:divBdr>
            </w:div>
            <w:div w:id="341518618">
              <w:marLeft w:val="0"/>
              <w:marRight w:val="0"/>
              <w:marTop w:val="0"/>
              <w:marBottom w:val="0"/>
              <w:divBdr>
                <w:top w:val="none" w:sz="0" w:space="0" w:color="auto"/>
                <w:left w:val="none" w:sz="0" w:space="0" w:color="auto"/>
                <w:bottom w:val="none" w:sz="0" w:space="0" w:color="auto"/>
                <w:right w:val="none" w:sz="0" w:space="0" w:color="auto"/>
              </w:divBdr>
            </w:div>
            <w:div w:id="346249073">
              <w:marLeft w:val="0"/>
              <w:marRight w:val="0"/>
              <w:marTop w:val="0"/>
              <w:marBottom w:val="0"/>
              <w:divBdr>
                <w:top w:val="none" w:sz="0" w:space="0" w:color="auto"/>
                <w:left w:val="none" w:sz="0" w:space="0" w:color="auto"/>
                <w:bottom w:val="none" w:sz="0" w:space="0" w:color="auto"/>
                <w:right w:val="none" w:sz="0" w:space="0" w:color="auto"/>
              </w:divBdr>
            </w:div>
            <w:div w:id="346299827">
              <w:marLeft w:val="0"/>
              <w:marRight w:val="0"/>
              <w:marTop w:val="0"/>
              <w:marBottom w:val="0"/>
              <w:divBdr>
                <w:top w:val="none" w:sz="0" w:space="0" w:color="auto"/>
                <w:left w:val="none" w:sz="0" w:space="0" w:color="auto"/>
                <w:bottom w:val="none" w:sz="0" w:space="0" w:color="auto"/>
                <w:right w:val="none" w:sz="0" w:space="0" w:color="auto"/>
              </w:divBdr>
            </w:div>
            <w:div w:id="347567583">
              <w:marLeft w:val="0"/>
              <w:marRight w:val="0"/>
              <w:marTop w:val="0"/>
              <w:marBottom w:val="0"/>
              <w:divBdr>
                <w:top w:val="none" w:sz="0" w:space="0" w:color="auto"/>
                <w:left w:val="none" w:sz="0" w:space="0" w:color="auto"/>
                <w:bottom w:val="none" w:sz="0" w:space="0" w:color="auto"/>
                <w:right w:val="none" w:sz="0" w:space="0" w:color="auto"/>
              </w:divBdr>
            </w:div>
            <w:div w:id="348873858">
              <w:marLeft w:val="0"/>
              <w:marRight w:val="0"/>
              <w:marTop w:val="0"/>
              <w:marBottom w:val="0"/>
              <w:divBdr>
                <w:top w:val="none" w:sz="0" w:space="0" w:color="auto"/>
                <w:left w:val="none" w:sz="0" w:space="0" w:color="auto"/>
                <w:bottom w:val="none" w:sz="0" w:space="0" w:color="auto"/>
                <w:right w:val="none" w:sz="0" w:space="0" w:color="auto"/>
              </w:divBdr>
            </w:div>
            <w:div w:id="349333172">
              <w:marLeft w:val="0"/>
              <w:marRight w:val="0"/>
              <w:marTop w:val="0"/>
              <w:marBottom w:val="0"/>
              <w:divBdr>
                <w:top w:val="none" w:sz="0" w:space="0" w:color="auto"/>
                <w:left w:val="none" w:sz="0" w:space="0" w:color="auto"/>
                <w:bottom w:val="none" w:sz="0" w:space="0" w:color="auto"/>
                <w:right w:val="none" w:sz="0" w:space="0" w:color="auto"/>
              </w:divBdr>
            </w:div>
            <w:div w:id="349723614">
              <w:marLeft w:val="0"/>
              <w:marRight w:val="0"/>
              <w:marTop w:val="0"/>
              <w:marBottom w:val="0"/>
              <w:divBdr>
                <w:top w:val="none" w:sz="0" w:space="0" w:color="auto"/>
                <w:left w:val="none" w:sz="0" w:space="0" w:color="auto"/>
                <w:bottom w:val="none" w:sz="0" w:space="0" w:color="auto"/>
                <w:right w:val="none" w:sz="0" w:space="0" w:color="auto"/>
              </w:divBdr>
            </w:div>
            <w:div w:id="353775800">
              <w:marLeft w:val="0"/>
              <w:marRight w:val="0"/>
              <w:marTop w:val="0"/>
              <w:marBottom w:val="0"/>
              <w:divBdr>
                <w:top w:val="none" w:sz="0" w:space="0" w:color="auto"/>
                <w:left w:val="none" w:sz="0" w:space="0" w:color="auto"/>
                <w:bottom w:val="none" w:sz="0" w:space="0" w:color="auto"/>
                <w:right w:val="none" w:sz="0" w:space="0" w:color="auto"/>
              </w:divBdr>
            </w:div>
            <w:div w:id="354697132">
              <w:marLeft w:val="0"/>
              <w:marRight w:val="0"/>
              <w:marTop w:val="0"/>
              <w:marBottom w:val="0"/>
              <w:divBdr>
                <w:top w:val="none" w:sz="0" w:space="0" w:color="auto"/>
                <w:left w:val="none" w:sz="0" w:space="0" w:color="auto"/>
                <w:bottom w:val="none" w:sz="0" w:space="0" w:color="auto"/>
                <w:right w:val="none" w:sz="0" w:space="0" w:color="auto"/>
              </w:divBdr>
            </w:div>
            <w:div w:id="356124901">
              <w:marLeft w:val="0"/>
              <w:marRight w:val="0"/>
              <w:marTop w:val="0"/>
              <w:marBottom w:val="0"/>
              <w:divBdr>
                <w:top w:val="none" w:sz="0" w:space="0" w:color="auto"/>
                <w:left w:val="none" w:sz="0" w:space="0" w:color="auto"/>
                <w:bottom w:val="none" w:sz="0" w:space="0" w:color="auto"/>
                <w:right w:val="none" w:sz="0" w:space="0" w:color="auto"/>
              </w:divBdr>
            </w:div>
            <w:div w:id="359477690">
              <w:marLeft w:val="0"/>
              <w:marRight w:val="0"/>
              <w:marTop w:val="0"/>
              <w:marBottom w:val="0"/>
              <w:divBdr>
                <w:top w:val="none" w:sz="0" w:space="0" w:color="auto"/>
                <w:left w:val="none" w:sz="0" w:space="0" w:color="auto"/>
                <w:bottom w:val="none" w:sz="0" w:space="0" w:color="auto"/>
                <w:right w:val="none" w:sz="0" w:space="0" w:color="auto"/>
              </w:divBdr>
            </w:div>
            <w:div w:id="359622619">
              <w:marLeft w:val="0"/>
              <w:marRight w:val="0"/>
              <w:marTop w:val="0"/>
              <w:marBottom w:val="0"/>
              <w:divBdr>
                <w:top w:val="none" w:sz="0" w:space="0" w:color="auto"/>
                <w:left w:val="none" w:sz="0" w:space="0" w:color="auto"/>
                <w:bottom w:val="none" w:sz="0" w:space="0" w:color="auto"/>
                <w:right w:val="none" w:sz="0" w:space="0" w:color="auto"/>
              </w:divBdr>
            </w:div>
            <w:div w:id="363289059">
              <w:marLeft w:val="0"/>
              <w:marRight w:val="0"/>
              <w:marTop w:val="0"/>
              <w:marBottom w:val="0"/>
              <w:divBdr>
                <w:top w:val="none" w:sz="0" w:space="0" w:color="auto"/>
                <w:left w:val="none" w:sz="0" w:space="0" w:color="auto"/>
                <w:bottom w:val="none" w:sz="0" w:space="0" w:color="auto"/>
                <w:right w:val="none" w:sz="0" w:space="0" w:color="auto"/>
              </w:divBdr>
            </w:div>
            <w:div w:id="364404662">
              <w:marLeft w:val="0"/>
              <w:marRight w:val="0"/>
              <w:marTop w:val="0"/>
              <w:marBottom w:val="0"/>
              <w:divBdr>
                <w:top w:val="none" w:sz="0" w:space="0" w:color="auto"/>
                <w:left w:val="none" w:sz="0" w:space="0" w:color="auto"/>
                <w:bottom w:val="none" w:sz="0" w:space="0" w:color="auto"/>
                <w:right w:val="none" w:sz="0" w:space="0" w:color="auto"/>
              </w:divBdr>
            </w:div>
            <w:div w:id="365639908">
              <w:marLeft w:val="0"/>
              <w:marRight w:val="0"/>
              <w:marTop w:val="0"/>
              <w:marBottom w:val="0"/>
              <w:divBdr>
                <w:top w:val="none" w:sz="0" w:space="0" w:color="auto"/>
                <w:left w:val="none" w:sz="0" w:space="0" w:color="auto"/>
                <w:bottom w:val="none" w:sz="0" w:space="0" w:color="auto"/>
                <w:right w:val="none" w:sz="0" w:space="0" w:color="auto"/>
              </w:divBdr>
            </w:div>
            <w:div w:id="367609815">
              <w:marLeft w:val="0"/>
              <w:marRight w:val="0"/>
              <w:marTop w:val="0"/>
              <w:marBottom w:val="0"/>
              <w:divBdr>
                <w:top w:val="none" w:sz="0" w:space="0" w:color="auto"/>
                <w:left w:val="none" w:sz="0" w:space="0" w:color="auto"/>
                <w:bottom w:val="none" w:sz="0" w:space="0" w:color="auto"/>
                <w:right w:val="none" w:sz="0" w:space="0" w:color="auto"/>
              </w:divBdr>
            </w:div>
            <w:div w:id="369837889">
              <w:marLeft w:val="0"/>
              <w:marRight w:val="0"/>
              <w:marTop w:val="0"/>
              <w:marBottom w:val="0"/>
              <w:divBdr>
                <w:top w:val="none" w:sz="0" w:space="0" w:color="auto"/>
                <w:left w:val="none" w:sz="0" w:space="0" w:color="auto"/>
                <w:bottom w:val="none" w:sz="0" w:space="0" w:color="auto"/>
                <w:right w:val="none" w:sz="0" w:space="0" w:color="auto"/>
              </w:divBdr>
            </w:div>
            <w:div w:id="370082657">
              <w:marLeft w:val="0"/>
              <w:marRight w:val="0"/>
              <w:marTop w:val="0"/>
              <w:marBottom w:val="0"/>
              <w:divBdr>
                <w:top w:val="none" w:sz="0" w:space="0" w:color="auto"/>
                <w:left w:val="none" w:sz="0" w:space="0" w:color="auto"/>
                <w:bottom w:val="none" w:sz="0" w:space="0" w:color="auto"/>
                <w:right w:val="none" w:sz="0" w:space="0" w:color="auto"/>
              </w:divBdr>
            </w:div>
            <w:div w:id="372539182">
              <w:marLeft w:val="0"/>
              <w:marRight w:val="0"/>
              <w:marTop w:val="0"/>
              <w:marBottom w:val="0"/>
              <w:divBdr>
                <w:top w:val="none" w:sz="0" w:space="0" w:color="auto"/>
                <w:left w:val="none" w:sz="0" w:space="0" w:color="auto"/>
                <w:bottom w:val="none" w:sz="0" w:space="0" w:color="auto"/>
                <w:right w:val="none" w:sz="0" w:space="0" w:color="auto"/>
              </w:divBdr>
            </w:div>
            <w:div w:id="375201194">
              <w:marLeft w:val="0"/>
              <w:marRight w:val="0"/>
              <w:marTop w:val="0"/>
              <w:marBottom w:val="0"/>
              <w:divBdr>
                <w:top w:val="none" w:sz="0" w:space="0" w:color="auto"/>
                <w:left w:val="none" w:sz="0" w:space="0" w:color="auto"/>
                <w:bottom w:val="none" w:sz="0" w:space="0" w:color="auto"/>
                <w:right w:val="none" w:sz="0" w:space="0" w:color="auto"/>
              </w:divBdr>
            </w:div>
            <w:div w:id="377629727">
              <w:marLeft w:val="0"/>
              <w:marRight w:val="0"/>
              <w:marTop w:val="0"/>
              <w:marBottom w:val="0"/>
              <w:divBdr>
                <w:top w:val="none" w:sz="0" w:space="0" w:color="auto"/>
                <w:left w:val="none" w:sz="0" w:space="0" w:color="auto"/>
                <w:bottom w:val="none" w:sz="0" w:space="0" w:color="auto"/>
                <w:right w:val="none" w:sz="0" w:space="0" w:color="auto"/>
              </w:divBdr>
            </w:div>
            <w:div w:id="378012605">
              <w:marLeft w:val="0"/>
              <w:marRight w:val="0"/>
              <w:marTop w:val="0"/>
              <w:marBottom w:val="0"/>
              <w:divBdr>
                <w:top w:val="none" w:sz="0" w:space="0" w:color="auto"/>
                <w:left w:val="none" w:sz="0" w:space="0" w:color="auto"/>
                <w:bottom w:val="none" w:sz="0" w:space="0" w:color="auto"/>
                <w:right w:val="none" w:sz="0" w:space="0" w:color="auto"/>
              </w:divBdr>
              <w:divsChild>
                <w:div w:id="85005540">
                  <w:marLeft w:val="0"/>
                  <w:marRight w:val="0"/>
                  <w:marTop w:val="0"/>
                  <w:marBottom w:val="0"/>
                  <w:divBdr>
                    <w:top w:val="none" w:sz="0" w:space="0" w:color="auto"/>
                    <w:left w:val="none" w:sz="0" w:space="0" w:color="auto"/>
                    <w:bottom w:val="none" w:sz="0" w:space="0" w:color="auto"/>
                    <w:right w:val="none" w:sz="0" w:space="0" w:color="auto"/>
                  </w:divBdr>
                </w:div>
                <w:div w:id="102191690">
                  <w:marLeft w:val="0"/>
                  <w:marRight w:val="0"/>
                  <w:marTop w:val="0"/>
                  <w:marBottom w:val="0"/>
                  <w:divBdr>
                    <w:top w:val="none" w:sz="0" w:space="0" w:color="auto"/>
                    <w:left w:val="none" w:sz="0" w:space="0" w:color="auto"/>
                    <w:bottom w:val="none" w:sz="0" w:space="0" w:color="auto"/>
                    <w:right w:val="none" w:sz="0" w:space="0" w:color="auto"/>
                  </w:divBdr>
                </w:div>
                <w:div w:id="185868305">
                  <w:marLeft w:val="0"/>
                  <w:marRight w:val="0"/>
                  <w:marTop w:val="0"/>
                  <w:marBottom w:val="0"/>
                  <w:divBdr>
                    <w:top w:val="none" w:sz="0" w:space="0" w:color="auto"/>
                    <w:left w:val="none" w:sz="0" w:space="0" w:color="auto"/>
                    <w:bottom w:val="none" w:sz="0" w:space="0" w:color="auto"/>
                    <w:right w:val="none" w:sz="0" w:space="0" w:color="auto"/>
                  </w:divBdr>
                </w:div>
                <w:div w:id="191458702">
                  <w:marLeft w:val="0"/>
                  <w:marRight w:val="0"/>
                  <w:marTop w:val="0"/>
                  <w:marBottom w:val="0"/>
                  <w:divBdr>
                    <w:top w:val="none" w:sz="0" w:space="0" w:color="auto"/>
                    <w:left w:val="none" w:sz="0" w:space="0" w:color="auto"/>
                    <w:bottom w:val="none" w:sz="0" w:space="0" w:color="auto"/>
                    <w:right w:val="none" w:sz="0" w:space="0" w:color="auto"/>
                  </w:divBdr>
                </w:div>
                <w:div w:id="221526815">
                  <w:marLeft w:val="0"/>
                  <w:marRight w:val="0"/>
                  <w:marTop w:val="0"/>
                  <w:marBottom w:val="0"/>
                  <w:divBdr>
                    <w:top w:val="none" w:sz="0" w:space="0" w:color="auto"/>
                    <w:left w:val="none" w:sz="0" w:space="0" w:color="auto"/>
                    <w:bottom w:val="none" w:sz="0" w:space="0" w:color="auto"/>
                    <w:right w:val="none" w:sz="0" w:space="0" w:color="auto"/>
                  </w:divBdr>
                </w:div>
                <w:div w:id="308629425">
                  <w:marLeft w:val="0"/>
                  <w:marRight w:val="0"/>
                  <w:marTop w:val="0"/>
                  <w:marBottom w:val="0"/>
                  <w:divBdr>
                    <w:top w:val="none" w:sz="0" w:space="0" w:color="auto"/>
                    <w:left w:val="none" w:sz="0" w:space="0" w:color="auto"/>
                    <w:bottom w:val="none" w:sz="0" w:space="0" w:color="auto"/>
                    <w:right w:val="none" w:sz="0" w:space="0" w:color="auto"/>
                  </w:divBdr>
                </w:div>
                <w:div w:id="318925750">
                  <w:marLeft w:val="0"/>
                  <w:marRight w:val="0"/>
                  <w:marTop w:val="0"/>
                  <w:marBottom w:val="0"/>
                  <w:divBdr>
                    <w:top w:val="none" w:sz="0" w:space="0" w:color="auto"/>
                    <w:left w:val="none" w:sz="0" w:space="0" w:color="auto"/>
                    <w:bottom w:val="none" w:sz="0" w:space="0" w:color="auto"/>
                    <w:right w:val="none" w:sz="0" w:space="0" w:color="auto"/>
                  </w:divBdr>
                </w:div>
                <w:div w:id="334185891">
                  <w:marLeft w:val="0"/>
                  <w:marRight w:val="0"/>
                  <w:marTop w:val="0"/>
                  <w:marBottom w:val="0"/>
                  <w:divBdr>
                    <w:top w:val="none" w:sz="0" w:space="0" w:color="auto"/>
                    <w:left w:val="none" w:sz="0" w:space="0" w:color="auto"/>
                    <w:bottom w:val="none" w:sz="0" w:space="0" w:color="auto"/>
                    <w:right w:val="none" w:sz="0" w:space="0" w:color="auto"/>
                  </w:divBdr>
                </w:div>
                <w:div w:id="411315221">
                  <w:marLeft w:val="0"/>
                  <w:marRight w:val="0"/>
                  <w:marTop w:val="0"/>
                  <w:marBottom w:val="0"/>
                  <w:divBdr>
                    <w:top w:val="none" w:sz="0" w:space="0" w:color="auto"/>
                    <w:left w:val="none" w:sz="0" w:space="0" w:color="auto"/>
                    <w:bottom w:val="none" w:sz="0" w:space="0" w:color="auto"/>
                    <w:right w:val="none" w:sz="0" w:space="0" w:color="auto"/>
                  </w:divBdr>
                </w:div>
                <w:div w:id="502823876">
                  <w:marLeft w:val="0"/>
                  <w:marRight w:val="0"/>
                  <w:marTop w:val="0"/>
                  <w:marBottom w:val="0"/>
                  <w:divBdr>
                    <w:top w:val="none" w:sz="0" w:space="0" w:color="auto"/>
                    <w:left w:val="none" w:sz="0" w:space="0" w:color="auto"/>
                    <w:bottom w:val="none" w:sz="0" w:space="0" w:color="auto"/>
                    <w:right w:val="none" w:sz="0" w:space="0" w:color="auto"/>
                  </w:divBdr>
                </w:div>
                <w:div w:id="521289024">
                  <w:marLeft w:val="0"/>
                  <w:marRight w:val="0"/>
                  <w:marTop w:val="0"/>
                  <w:marBottom w:val="0"/>
                  <w:divBdr>
                    <w:top w:val="none" w:sz="0" w:space="0" w:color="auto"/>
                    <w:left w:val="none" w:sz="0" w:space="0" w:color="auto"/>
                    <w:bottom w:val="none" w:sz="0" w:space="0" w:color="auto"/>
                    <w:right w:val="none" w:sz="0" w:space="0" w:color="auto"/>
                  </w:divBdr>
                </w:div>
                <w:div w:id="540290565">
                  <w:marLeft w:val="0"/>
                  <w:marRight w:val="0"/>
                  <w:marTop w:val="0"/>
                  <w:marBottom w:val="0"/>
                  <w:divBdr>
                    <w:top w:val="none" w:sz="0" w:space="0" w:color="auto"/>
                    <w:left w:val="none" w:sz="0" w:space="0" w:color="auto"/>
                    <w:bottom w:val="none" w:sz="0" w:space="0" w:color="auto"/>
                    <w:right w:val="none" w:sz="0" w:space="0" w:color="auto"/>
                  </w:divBdr>
                </w:div>
                <w:div w:id="754663980">
                  <w:marLeft w:val="0"/>
                  <w:marRight w:val="0"/>
                  <w:marTop w:val="0"/>
                  <w:marBottom w:val="0"/>
                  <w:divBdr>
                    <w:top w:val="none" w:sz="0" w:space="0" w:color="auto"/>
                    <w:left w:val="none" w:sz="0" w:space="0" w:color="auto"/>
                    <w:bottom w:val="none" w:sz="0" w:space="0" w:color="auto"/>
                    <w:right w:val="none" w:sz="0" w:space="0" w:color="auto"/>
                  </w:divBdr>
                </w:div>
                <w:div w:id="792872489">
                  <w:marLeft w:val="0"/>
                  <w:marRight w:val="0"/>
                  <w:marTop w:val="0"/>
                  <w:marBottom w:val="0"/>
                  <w:divBdr>
                    <w:top w:val="none" w:sz="0" w:space="0" w:color="auto"/>
                    <w:left w:val="none" w:sz="0" w:space="0" w:color="auto"/>
                    <w:bottom w:val="none" w:sz="0" w:space="0" w:color="auto"/>
                    <w:right w:val="none" w:sz="0" w:space="0" w:color="auto"/>
                  </w:divBdr>
                </w:div>
                <w:div w:id="801575239">
                  <w:marLeft w:val="0"/>
                  <w:marRight w:val="0"/>
                  <w:marTop w:val="0"/>
                  <w:marBottom w:val="0"/>
                  <w:divBdr>
                    <w:top w:val="none" w:sz="0" w:space="0" w:color="auto"/>
                    <w:left w:val="none" w:sz="0" w:space="0" w:color="auto"/>
                    <w:bottom w:val="none" w:sz="0" w:space="0" w:color="auto"/>
                    <w:right w:val="none" w:sz="0" w:space="0" w:color="auto"/>
                  </w:divBdr>
                </w:div>
                <w:div w:id="962151091">
                  <w:marLeft w:val="0"/>
                  <w:marRight w:val="0"/>
                  <w:marTop w:val="0"/>
                  <w:marBottom w:val="0"/>
                  <w:divBdr>
                    <w:top w:val="none" w:sz="0" w:space="0" w:color="auto"/>
                    <w:left w:val="none" w:sz="0" w:space="0" w:color="auto"/>
                    <w:bottom w:val="none" w:sz="0" w:space="0" w:color="auto"/>
                    <w:right w:val="none" w:sz="0" w:space="0" w:color="auto"/>
                  </w:divBdr>
                </w:div>
                <w:div w:id="969438777">
                  <w:marLeft w:val="0"/>
                  <w:marRight w:val="0"/>
                  <w:marTop w:val="0"/>
                  <w:marBottom w:val="0"/>
                  <w:divBdr>
                    <w:top w:val="none" w:sz="0" w:space="0" w:color="auto"/>
                    <w:left w:val="none" w:sz="0" w:space="0" w:color="auto"/>
                    <w:bottom w:val="none" w:sz="0" w:space="0" w:color="auto"/>
                    <w:right w:val="none" w:sz="0" w:space="0" w:color="auto"/>
                  </w:divBdr>
                </w:div>
                <w:div w:id="1010909509">
                  <w:marLeft w:val="0"/>
                  <w:marRight w:val="0"/>
                  <w:marTop w:val="0"/>
                  <w:marBottom w:val="0"/>
                  <w:divBdr>
                    <w:top w:val="none" w:sz="0" w:space="0" w:color="auto"/>
                    <w:left w:val="none" w:sz="0" w:space="0" w:color="auto"/>
                    <w:bottom w:val="none" w:sz="0" w:space="0" w:color="auto"/>
                    <w:right w:val="none" w:sz="0" w:space="0" w:color="auto"/>
                  </w:divBdr>
                </w:div>
                <w:div w:id="1016887895">
                  <w:marLeft w:val="0"/>
                  <w:marRight w:val="0"/>
                  <w:marTop w:val="0"/>
                  <w:marBottom w:val="0"/>
                  <w:divBdr>
                    <w:top w:val="none" w:sz="0" w:space="0" w:color="auto"/>
                    <w:left w:val="none" w:sz="0" w:space="0" w:color="auto"/>
                    <w:bottom w:val="none" w:sz="0" w:space="0" w:color="auto"/>
                    <w:right w:val="none" w:sz="0" w:space="0" w:color="auto"/>
                  </w:divBdr>
                </w:div>
                <w:div w:id="1077745991">
                  <w:marLeft w:val="0"/>
                  <w:marRight w:val="0"/>
                  <w:marTop w:val="0"/>
                  <w:marBottom w:val="0"/>
                  <w:divBdr>
                    <w:top w:val="none" w:sz="0" w:space="0" w:color="auto"/>
                    <w:left w:val="none" w:sz="0" w:space="0" w:color="auto"/>
                    <w:bottom w:val="none" w:sz="0" w:space="0" w:color="auto"/>
                    <w:right w:val="none" w:sz="0" w:space="0" w:color="auto"/>
                  </w:divBdr>
                </w:div>
                <w:div w:id="1114714493">
                  <w:marLeft w:val="0"/>
                  <w:marRight w:val="0"/>
                  <w:marTop w:val="0"/>
                  <w:marBottom w:val="0"/>
                  <w:divBdr>
                    <w:top w:val="none" w:sz="0" w:space="0" w:color="auto"/>
                    <w:left w:val="none" w:sz="0" w:space="0" w:color="auto"/>
                    <w:bottom w:val="none" w:sz="0" w:space="0" w:color="auto"/>
                    <w:right w:val="none" w:sz="0" w:space="0" w:color="auto"/>
                  </w:divBdr>
                </w:div>
                <w:div w:id="1121415176">
                  <w:marLeft w:val="0"/>
                  <w:marRight w:val="0"/>
                  <w:marTop w:val="0"/>
                  <w:marBottom w:val="0"/>
                  <w:divBdr>
                    <w:top w:val="none" w:sz="0" w:space="0" w:color="auto"/>
                    <w:left w:val="none" w:sz="0" w:space="0" w:color="auto"/>
                    <w:bottom w:val="none" w:sz="0" w:space="0" w:color="auto"/>
                    <w:right w:val="none" w:sz="0" w:space="0" w:color="auto"/>
                  </w:divBdr>
                </w:div>
                <w:div w:id="1253902066">
                  <w:marLeft w:val="0"/>
                  <w:marRight w:val="0"/>
                  <w:marTop w:val="0"/>
                  <w:marBottom w:val="0"/>
                  <w:divBdr>
                    <w:top w:val="none" w:sz="0" w:space="0" w:color="auto"/>
                    <w:left w:val="none" w:sz="0" w:space="0" w:color="auto"/>
                    <w:bottom w:val="none" w:sz="0" w:space="0" w:color="auto"/>
                    <w:right w:val="none" w:sz="0" w:space="0" w:color="auto"/>
                  </w:divBdr>
                </w:div>
                <w:div w:id="1345017649">
                  <w:marLeft w:val="0"/>
                  <w:marRight w:val="0"/>
                  <w:marTop w:val="0"/>
                  <w:marBottom w:val="0"/>
                  <w:divBdr>
                    <w:top w:val="none" w:sz="0" w:space="0" w:color="auto"/>
                    <w:left w:val="none" w:sz="0" w:space="0" w:color="auto"/>
                    <w:bottom w:val="none" w:sz="0" w:space="0" w:color="auto"/>
                    <w:right w:val="none" w:sz="0" w:space="0" w:color="auto"/>
                  </w:divBdr>
                </w:div>
                <w:div w:id="1556117268">
                  <w:marLeft w:val="0"/>
                  <w:marRight w:val="0"/>
                  <w:marTop w:val="0"/>
                  <w:marBottom w:val="0"/>
                  <w:divBdr>
                    <w:top w:val="none" w:sz="0" w:space="0" w:color="auto"/>
                    <w:left w:val="none" w:sz="0" w:space="0" w:color="auto"/>
                    <w:bottom w:val="none" w:sz="0" w:space="0" w:color="auto"/>
                    <w:right w:val="none" w:sz="0" w:space="0" w:color="auto"/>
                  </w:divBdr>
                </w:div>
                <w:div w:id="1675377746">
                  <w:marLeft w:val="0"/>
                  <w:marRight w:val="0"/>
                  <w:marTop w:val="0"/>
                  <w:marBottom w:val="0"/>
                  <w:divBdr>
                    <w:top w:val="none" w:sz="0" w:space="0" w:color="auto"/>
                    <w:left w:val="none" w:sz="0" w:space="0" w:color="auto"/>
                    <w:bottom w:val="none" w:sz="0" w:space="0" w:color="auto"/>
                    <w:right w:val="none" w:sz="0" w:space="0" w:color="auto"/>
                  </w:divBdr>
                </w:div>
                <w:div w:id="1788814676">
                  <w:marLeft w:val="0"/>
                  <w:marRight w:val="0"/>
                  <w:marTop w:val="0"/>
                  <w:marBottom w:val="0"/>
                  <w:divBdr>
                    <w:top w:val="none" w:sz="0" w:space="0" w:color="auto"/>
                    <w:left w:val="none" w:sz="0" w:space="0" w:color="auto"/>
                    <w:bottom w:val="none" w:sz="0" w:space="0" w:color="auto"/>
                    <w:right w:val="none" w:sz="0" w:space="0" w:color="auto"/>
                  </w:divBdr>
                </w:div>
                <w:div w:id="2038385045">
                  <w:marLeft w:val="0"/>
                  <w:marRight w:val="0"/>
                  <w:marTop w:val="0"/>
                  <w:marBottom w:val="0"/>
                  <w:divBdr>
                    <w:top w:val="none" w:sz="0" w:space="0" w:color="auto"/>
                    <w:left w:val="none" w:sz="0" w:space="0" w:color="auto"/>
                    <w:bottom w:val="none" w:sz="0" w:space="0" w:color="auto"/>
                    <w:right w:val="none" w:sz="0" w:space="0" w:color="auto"/>
                  </w:divBdr>
                </w:div>
                <w:div w:id="2048291239">
                  <w:marLeft w:val="0"/>
                  <w:marRight w:val="0"/>
                  <w:marTop w:val="0"/>
                  <w:marBottom w:val="0"/>
                  <w:divBdr>
                    <w:top w:val="none" w:sz="0" w:space="0" w:color="auto"/>
                    <w:left w:val="none" w:sz="0" w:space="0" w:color="auto"/>
                    <w:bottom w:val="none" w:sz="0" w:space="0" w:color="auto"/>
                    <w:right w:val="none" w:sz="0" w:space="0" w:color="auto"/>
                  </w:divBdr>
                </w:div>
                <w:div w:id="2138837137">
                  <w:marLeft w:val="0"/>
                  <w:marRight w:val="0"/>
                  <w:marTop w:val="0"/>
                  <w:marBottom w:val="0"/>
                  <w:divBdr>
                    <w:top w:val="none" w:sz="0" w:space="0" w:color="auto"/>
                    <w:left w:val="none" w:sz="0" w:space="0" w:color="auto"/>
                    <w:bottom w:val="none" w:sz="0" w:space="0" w:color="auto"/>
                    <w:right w:val="none" w:sz="0" w:space="0" w:color="auto"/>
                  </w:divBdr>
                </w:div>
              </w:divsChild>
            </w:div>
            <w:div w:id="378358690">
              <w:marLeft w:val="0"/>
              <w:marRight w:val="0"/>
              <w:marTop w:val="0"/>
              <w:marBottom w:val="0"/>
              <w:divBdr>
                <w:top w:val="none" w:sz="0" w:space="0" w:color="auto"/>
                <w:left w:val="none" w:sz="0" w:space="0" w:color="auto"/>
                <w:bottom w:val="none" w:sz="0" w:space="0" w:color="auto"/>
                <w:right w:val="none" w:sz="0" w:space="0" w:color="auto"/>
              </w:divBdr>
            </w:div>
            <w:div w:id="378479607">
              <w:marLeft w:val="0"/>
              <w:marRight w:val="0"/>
              <w:marTop w:val="0"/>
              <w:marBottom w:val="0"/>
              <w:divBdr>
                <w:top w:val="none" w:sz="0" w:space="0" w:color="auto"/>
                <w:left w:val="none" w:sz="0" w:space="0" w:color="auto"/>
                <w:bottom w:val="none" w:sz="0" w:space="0" w:color="auto"/>
                <w:right w:val="none" w:sz="0" w:space="0" w:color="auto"/>
              </w:divBdr>
            </w:div>
            <w:div w:id="379405610">
              <w:marLeft w:val="0"/>
              <w:marRight w:val="0"/>
              <w:marTop w:val="0"/>
              <w:marBottom w:val="0"/>
              <w:divBdr>
                <w:top w:val="none" w:sz="0" w:space="0" w:color="auto"/>
                <w:left w:val="none" w:sz="0" w:space="0" w:color="auto"/>
                <w:bottom w:val="none" w:sz="0" w:space="0" w:color="auto"/>
                <w:right w:val="none" w:sz="0" w:space="0" w:color="auto"/>
              </w:divBdr>
            </w:div>
            <w:div w:id="379742471">
              <w:marLeft w:val="0"/>
              <w:marRight w:val="0"/>
              <w:marTop w:val="0"/>
              <w:marBottom w:val="0"/>
              <w:divBdr>
                <w:top w:val="none" w:sz="0" w:space="0" w:color="auto"/>
                <w:left w:val="none" w:sz="0" w:space="0" w:color="auto"/>
                <w:bottom w:val="none" w:sz="0" w:space="0" w:color="auto"/>
                <w:right w:val="none" w:sz="0" w:space="0" w:color="auto"/>
              </w:divBdr>
            </w:div>
            <w:div w:id="383986098">
              <w:marLeft w:val="0"/>
              <w:marRight w:val="0"/>
              <w:marTop w:val="0"/>
              <w:marBottom w:val="0"/>
              <w:divBdr>
                <w:top w:val="none" w:sz="0" w:space="0" w:color="auto"/>
                <w:left w:val="none" w:sz="0" w:space="0" w:color="auto"/>
                <w:bottom w:val="none" w:sz="0" w:space="0" w:color="auto"/>
                <w:right w:val="none" w:sz="0" w:space="0" w:color="auto"/>
              </w:divBdr>
            </w:div>
            <w:div w:id="384110084">
              <w:marLeft w:val="0"/>
              <w:marRight w:val="0"/>
              <w:marTop w:val="0"/>
              <w:marBottom w:val="0"/>
              <w:divBdr>
                <w:top w:val="none" w:sz="0" w:space="0" w:color="auto"/>
                <w:left w:val="none" w:sz="0" w:space="0" w:color="auto"/>
                <w:bottom w:val="none" w:sz="0" w:space="0" w:color="auto"/>
                <w:right w:val="none" w:sz="0" w:space="0" w:color="auto"/>
              </w:divBdr>
            </w:div>
            <w:div w:id="386150727">
              <w:marLeft w:val="0"/>
              <w:marRight w:val="0"/>
              <w:marTop w:val="0"/>
              <w:marBottom w:val="0"/>
              <w:divBdr>
                <w:top w:val="none" w:sz="0" w:space="0" w:color="auto"/>
                <w:left w:val="none" w:sz="0" w:space="0" w:color="auto"/>
                <w:bottom w:val="none" w:sz="0" w:space="0" w:color="auto"/>
                <w:right w:val="none" w:sz="0" w:space="0" w:color="auto"/>
              </w:divBdr>
            </w:div>
            <w:div w:id="386533329">
              <w:marLeft w:val="0"/>
              <w:marRight w:val="0"/>
              <w:marTop w:val="0"/>
              <w:marBottom w:val="0"/>
              <w:divBdr>
                <w:top w:val="none" w:sz="0" w:space="0" w:color="auto"/>
                <w:left w:val="none" w:sz="0" w:space="0" w:color="auto"/>
                <w:bottom w:val="none" w:sz="0" w:space="0" w:color="auto"/>
                <w:right w:val="none" w:sz="0" w:space="0" w:color="auto"/>
              </w:divBdr>
            </w:div>
            <w:div w:id="387148189">
              <w:marLeft w:val="0"/>
              <w:marRight w:val="0"/>
              <w:marTop w:val="0"/>
              <w:marBottom w:val="0"/>
              <w:divBdr>
                <w:top w:val="none" w:sz="0" w:space="0" w:color="auto"/>
                <w:left w:val="none" w:sz="0" w:space="0" w:color="auto"/>
                <w:bottom w:val="none" w:sz="0" w:space="0" w:color="auto"/>
                <w:right w:val="none" w:sz="0" w:space="0" w:color="auto"/>
              </w:divBdr>
            </w:div>
            <w:div w:id="387842766">
              <w:marLeft w:val="0"/>
              <w:marRight w:val="0"/>
              <w:marTop w:val="0"/>
              <w:marBottom w:val="0"/>
              <w:divBdr>
                <w:top w:val="none" w:sz="0" w:space="0" w:color="auto"/>
                <w:left w:val="none" w:sz="0" w:space="0" w:color="auto"/>
                <w:bottom w:val="none" w:sz="0" w:space="0" w:color="auto"/>
                <w:right w:val="none" w:sz="0" w:space="0" w:color="auto"/>
              </w:divBdr>
            </w:div>
            <w:div w:id="388918937">
              <w:marLeft w:val="0"/>
              <w:marRight w:val="0"/>
              <w:marTop w:val="0"/>
              <w:marBottom w:val="0"/>
              <w:divBdr>
                <w:top w:val="none" w:sz="0" w:space="0" w:color="auto"/>
                <w:left w:val="none" w:sz="0" w:space="0" w:color="auto"/>
                <w:bottom w:val="none" w:sz="0" w:space="0" w:color="auto"/>
                <w:right w:val="none" w:sz="0" w:space="0" w:color="auto"/>
              </w:divBdr>
            </w:div>
            <w:div w:id="390546482">
              <w:marLeft w:val="0"/>
              <w:marRight w:val="0"/>
              <w:marTop w:val="0"/>
              <w:marBottom w:val="0"/>
              <w:divBdr>
                <w:top w:val="none" w:sz="0" w:space="0" w:color="auto"/>
                <w:left w:val="none" w:sz="0" w:space="0" w:color="auto"/>
                <w:bottom w:val="none" w:sz="0" w:space="0" w:color="auto"/>
                <w:right w:val="none" w:sz="0" w:space="0" w:color="auto"/>
              </w:divBdr>
            </w:div>
            <w:div w:id="391004074">
              <w:marLeft w:val="0"/>
              <w:marRight w:val="0"/>
              <w:marTop w:val="0"/>
              <w:marBottom w:val="0"/>
              <w:divBdr>
                <w:top w:val="none" w:sz="0" w:space="0" w:color="auto"/>
                <w:left w:val="none" w:sz="0" w:space="0" w:color="auto"/>
                <w:bottom w:val="none" w:sz="0" w:space="0" w:color="auto"/>
                <w:right w:val="none" w:sz="0" w:space="0" w:color="auto"/>
              </w:divBdr>
            </w:div>
            <w:div w:id="391075931">
              <w:marLeft w:val="0"/>
              <w:marRight w:val="0"/>
              <w:marTop w:val="0"/>
              <w:marBottom w:val="0"/>
              <w:divBdr>
                <w:top w:val="none" w:sz="0" w:space="0" w:color="auto"/>
                <w:left w:val="none" w:sz="0" w:space="0" w:color="auto"/>
                <w:bottom w:val="none" w:sz="0" w:space="0" w:color="auto"/>
                <w:right w:val="none" w:sz="0" w:space="0" w:color="auto"/>
              </w:divBdr>
            </w:div>
            <w:div w:id="391779945">
              <w:marLeft w:val="0"/>
              <w:marRight w:val="0"/>
              <w:marTop w:val="0"/>
              <w:marBottom w:val="0"/>
              <w:divBdr>
                <w:top w:val="none" w:sz="0" w:space="0" w:color="auto"/>
                <w:left w:val="none" w:sz="0" w:space="0" w:color="auto"/>
                <w:bottom w:val="none" w:sz="0" w:space="0" w:color="auto"/>
                <w:right w:val="none" w:sz="0" w:space="0" w:color="auto"/>
              </w:divBdr>
            </w:div>
            <w:div w:id="395325628">
              <w:marLeft w:val="0"/>
              <w:marRight w:val="0"/>
              <w:marTop w:val="0"/>
              <w:marBottom w:val="0"/>
              <w:divBdr>
                <w:top w:val="none" w:sz="0" w:space="0" w:color="auto"/>
                <w:left w:val="none" w:sz="0" w:space="0" w:color="auto"/>
                <w:bottom w:val="none" w:sz="0" w:space="0" w:color="auto"/>
                <w:right w:val="none" w:sz="0" w:space="0" w:color="auto"/>
              </w:divBdr>
            </w:div>
            <w:div w:id="395663853">
              <w:marLeft w:val="0"/>
              <w:marRight w:val="0"/>
              <w:marTop w:val="0"/>
              <w:marBottom w:val="0"/>
              <w:divBdr>
                <w:top w:val="none" w:sz="0" w:space="0" w:color="auto"/>
                <w:left w:val="none" w:sz="0" w:space="0" w:color="auto"/>
                <w:bottom w:val="none" w:sz="0" w:space="0" w:color="auto"/>
                <w:right w:val="none" w:sz="0" w:space="0" w:color="auto"/>
              </w:divBdr>
            </w:div>
            <w:div w:id="399905545">
              <w:marLeft w:val="0"/>
              <w:marRight w:val="0"/>
              <w:marTop w:val="0"/>
              <w:marBottom w:val="0"/>
              <w:divBdr>
                <w:top w:val="none" w:sz="0" w:space="0" w:color="auto"/>
                <w:left w:val="none" w:sz="0" w:space="0" w:color="auto"/>
                <w:bottom w:val="none" w:sz="0" w:space="0" w:color="auto"/>
                <w:right w:val="none" w:sz="0" w:space="0" w:color="auto"/>
              </w:divBdr>
            </w:div>
            <w:div w:id="400449241">
              <w:marLeft w:val="0"/>
              <w:marRight w:val="0"/>
              <w:marTop w:val="0"/>
              <w:marBottom w:val="0"/>
              <w:divBdr>
                <w:top w:val="none" w:sz="0" w:space="0" w:color="auto"/>
                <w:left w:val="none" w:sz="0" w:space="0" w:color="auto"/>
                <w:bottom w:val="none" w:sz="0" w:space="0" w:color="auto"/>
                <w:right w:val="none" w:sz="0" w:space="0" w:color="auto"/>
              </w:divBdr>
            </w:div>
            <w:div w:id="400643564">
              <w:marLeft w:val="0"/>
              <w:marRight w:val="0"/>
              <w:marTop w:val="0"/>
              <w:marBottom w:val="0"/>
              <w:divBdr>
                <w:top w:val="none" w:sz="0" w:space="0" w:color="auto"/>
                <w:left w:val="none" w:sz="0" w:space="0" w:color="auto"/>
                <w:bottom w:val="none" w:sz="0" w:space="0" w:color="auto"/>
                <w:right w:val="none" w:sz="0" w:space="0" w:color="auto"/>
              </w:divBdr>
            </w:div>
            <w:div w:id="406656650">
              <w:marLeft w:val="0"/>
              <w:marRight w:val="0"/>
              <w:marTop w:val="0"/>
              <w:marBottom w:val="0"/>
              <w:divBdr>
                <w:top w:val="none" w:sz="0" w:space="0" w:color="auto"/>
                <w:left w:val="none" w:sz="0" w:space="0" w:color="auto"/>
                <w:bottom w:val="none" w:sz="0" w:space="0" w:color="auto"/>
                <w:right w:val="none" w:sz="0" w:space="0" w:color="auto"/>
              </w:divBdr>
            </w:div>
            <w:div w:id="409619505">
              <w:marLeft w:val="0"/>
              <w:marRight w:val="0"/>
              <w:marTop w:val="0"/>
              <w:marBottom w:val="0"/>
              <w:divBdr>
                <w:top w:val="none" w:sz="0" w:space="0" w:color="auto"/>
                <w:left w:val="none" w:sz="0" w:space="0" w:color="auto"/>
                <w:bottom w:val="none" w:sz="0" w:space="0" w:color="auto"/>
                <w:right w:val="none" w:sz="0" w:space="0" w:color="auto"/>
              </w:divBdr>
            </w:div>
            <w:div w:id="411852904">
              <w:marLeft w:val="0"/>
              <w:marRight w:val="0"/>
              <w:marTop w:val="0"/>
              <w:marBottom w:val="0"/>
              <w:divBdr>
                <w:top w:val="none" w:sz="0" w:space="0" w:color="auto"/>
                <w:left w:val="none" w:sz="0" w:space="0" w:color="auto"/>
                <w:bottom w:val="none" w:sz="0" w:space="0" w:color="auto"/>
                <w:right w:val="none" w:sz="0" w:space="0" w:color="auto"/>
              </w:divBdr>
            </w:div>
            <w:div w:id="417486878">
              <w:marLeft w:val="0"/>
              <w:marRight w:val="0"/>
              <w:marTop w:val="0"/>
              <w:marBottom w:val="0"/>
              <w:divBdr>
                <w:top w:val="none" w:sz="0" w:space="0" w:color="auto"/>
                <w:left w:val="none" w:sz="0" w:space="0" w:color="auto"/>
                <w:bottom w:val="none" w:sz="0" w:space="0" w:color="auto"/>
                <w:right w:val="none" w:sz="0" w:space="0" w:color="auto"/>
              </w:divBdr>
            </w:div>
            <w:div w:id="418672602">
              <w:marLeft w:val="0"/>
              <w:marRight w:val="0"/>
              <w:marTop w:val="0"/>
              <w:marBottom w:val="0"/>
              <w:divBdr>
                <w:top w:val="none" w:sz="0" w:space="0" w:color="auto"/>
                <w:left w:val="none" w:sz="0" w:space="0" w:color="auto"/>
                <w:bottom w:val="none" w:sz="0" w:space="0" w:color="auto"/>
                <w:right w:val="none" w:sz="0" w:space="0" w:color="auto"/>
              </w:divBdr>
            </w:div>
            <w:div w:id="419108053">
              <w:marLeft w:val="0"/>
              <w:marRight w:val="0"/>
              <w:marTop w:val="0"/>
              <w:marBottom w:val="0"/>
              <w:divBdr>
                <w:top w:val="none" w:sz="0" w:space="0" w:color="auto"/>
                <w:left w:val="none" w:sz="0" w:space="0" w:color="auto"/>
                <w:bottom w:val="none" w:sz="0" w:space="0" w:color="auto"/>
                <w:right w:val="none" w:sz="0" w:space="0" w:color="auto"/>
              </w:divBdr>
            </w:div>
            <w:div w:id="419717709">
              <w:marLeft w:val="0"/>
              <w:marRight w:val="0"/>
              <w:marTop w:val="0"/>
              <w:marBottom w:val="0"/>
              <w:divBdr>
                <w:top w:val="none" w:sz="0" w:space="0" w:color="auto"/>
                <w:left w:val="none" w:sz="0" w:space="0" w:color="auto"/>
                <w:bottom w:val="none" w:sz="0" w:space="0" w:color="auto"/>
                <w:right w:val="none" w:sz="0" w:space="0" w:color="auto"/>
              </w:divBdr>
            </w:div>
            <w:div w:id="422459465">
              <w:marLeft w:val="0"/>
              <w:marRight w:val="0"/>
              <w:marTop w:val="0"/>
              <w:marBottom w:val="0"/>
              <w:divBdr>
                <w:top w:val="none" w:sz="0" w:space="0" w:color="auto"/>
                <w:left w:val="none" w:sz="0" w:space="0" w:color="auto"/>
                <w:bottom w:val="none" w:sz="0" w:space="0" w:color="auto"/>
                <w:right w:val="none" w:sz="0" w:space="0" w:color="auto"/>
              </w:divBdr>
            </w:div>
            <w:div w:id="423455152">
              <w:marLeft w:val="0"/>
              <w:marRight w:val="0"/>
              <w:marTop w:val="0"/>
              <w:marBottom w:val="0"/>
              <w:divBdr>
                <w:top w:val="none" w:sz="0" w:space="0" w:color="auto"/>
                <w:left w:val="none" w:sz="0" w:space="0" w:color="auto"/>
                <w:bottom w:val="none" w:sz="0" w:space="0" w:color="auto"/>
                <w:right w:val="none" w:sz="0" w:space="0" w:color="auto"/>
              </w:divBdr>
            </w:div>
            <w:div w:id="424695135">
              <w:marLeft w:val="0"/>
              <w:marRight w:val="0"/>
              <w:marTop w:val="0"/>
              <w:marBottom w:val="0"/>
              <w:divBdr>
                <w:top w:val="none" w:sz="0" w:space="0" w:color="auto"/>
                <w:left w:val="none" w:sz="0" w:space="0" w:color="auto"/>
                <w:bottom w:val="none" w:sz="0" w:space="0" w:color="auto"/>
                <w:right w:val="none" w:sz="0" w:space="0" w:color="auto"/>
              </w:divBdr>
            </w:div>
            <w:div w:id="425198161">
              <w:marLeft w:val="0"/>
              <w:marRight w:val="0"/>
              <w:marTop w:val="0"/>
              <w:marBottom w:val="0"/>
              <w:divBdr>
                <w:top w:val="none" w:sz="0" w:space="0" w:color="auto"/>
                <w:left w:val="none" w:sz="0" w:space="0" w:color="auto"/>
                <w:bottom w:val="none" w:sz="0" w:space="0" w:color="auto"/>
                <w:right w:val="none" w:sz="0" w:space="0" w:color="auto"/>
              </w:divBdr>
            </w:div>
            <w:div w:id="426772200">
              <w:marLeft w:val="0"/>
              <w:marRight w:val="0"/>
              <w:marTop w:val="0"/>
              <w:marBottom w:val="0"/>
              <w:divBdr>
                <w:top w:val="none" w:sz="0" w:space="0" w:color="auto"/>
                <w:left w:val="none" w:sz="0" w:space="0" w:color="auto"/>
                <w:bottom w:val="none" w:sz="0" w:space="0" w:color="auto"/>
                <w:right w:val="none" w:sz="0" w:space="0" w:color="auto"/>
              </w:divBdr>
            </w:div>
            <w:div w:id="427778406">
              <w:marLeft w:val="0"/>
              <w:marRight w:val="0"/>
              <w:marTop w:val="0"/>
              <w:marBottom w:val="0"/>
              <w:divBdr>
                <w:top w:val="none" w:sz="0" w:space="0" w:color="auto"/>
                <w:left w:val="none" w:sz="0" w:space="0" w:color="auto"/>
                <w:bottom w:val="none" w:sz="0" w:space="0" w:color="auto"/>
                <w:right w:val="none" w:sz="0" w:space="0" w:color="auto"/>
              </w:divBdr>
            </w:div>
            <w:div w:id="427888865">
              <w:marLeft w:val="0"/>
              <w:marRight w:val="0"/>
              <w:marTop w:val="0"/>
              <w:marBottom w:val="0"/>
              <w:divBdr>
                <w:top w:val="none" w:sz="0" w:space="0" w:color="auto"/>
                <w:left w:val="none" w:sz="0" w:space="0" w:color="auto"/>
                <w:bottom w:val="none" w:sz="0" w:space="0" w:color="auto"/>
                <w:right w:val="none" w:sz="0" w:space="0" w:color="auto"/>
              </w:divBdr>
            </w:div>
            <w:div w:id="430510285">
              <w:marLeft w:val="0"/>
              <w:marRight w:val="0"/>
              <w:marTop w:val="0"/>
              <w:marBottom w:val="0"/>
              <w:divBdr>
                <w:top w:val="none" w:sz="0" w:space="0" w:color="auto"/>
                <w:left w:val="none" w:sz="0" w:space="0" w:color="auto"/>
                <w:bottom w:val="none" w:sz="0" w:space="0" w:color="auto"/>
                <w:right w:val="none" w:sz="0" w:space="0" w:color="auto"/>
              </w:divBdr>
              <w:divsChild>
                <w:div w:id="1046879580">
                  <w:marLeft w:val="0"/>
                  <w:marRight w:val="0"/>
                  <w:marTop w:val="0"/>
                  <w:marBottom w:val="0"/>
                  <w:divBdr>
                    <w:top w:val="none" w:sz="0" w:space="0" w:color="auto"/>
                    <w:left w:val="none" w:sz="0" w:space="0" w:color="auto"/>
                    <w:bottom w:val="none" w:sz="0" w:space="0" w:color="auto"/>
                    <w:right w:val="none" w:sz="0" w:space="0" w:color="auto"/>
                  </w:divBdr>
                </w:div>
                <w:div w:id="1228153691">
                  <w:marLeft w:val="0"/>
                  <w:marRight w:val="0"/>
                  <w:marTop w:val="0"/>
                  <w:marBottom w:val="0"/>
                  <w:divBdr>
                    <w:top w:val="none" w:sz="0" w:space="0" w:color="auto"/>
                    <w:left w:val="none" w:sz="0" w:space="0" w:color="auto"/>
                    <w:bottom w:val="none" w:sz="0" w:space="0" w:color="auto"/>
                    <w:right w:val="none" w:sz="0" w:space="0" w:color="auto"/>
                  </w:divBdr>
                </w:div>
                <w:div w:id="1815564018">
                  <w:marLeft w:val="0"/>
                  <w:marRight w:val="0"/>
                  <w:marTop w:val="0"/>
                  <w:marBottom w:val="0"/>
                  <w:divBdr>
                    <w:top w:val="none" w:sz="0" w:space="0" w:color="auto"/>
                    <w:left w:val="none" w:sz="0" w:space="0" w:color="auto"/>
                    <w:bottom w:val="none" w:sz="0" w:space="0" w:color="auto"/>
                    <w:right w:val="none" w:sz="0" w:space="0" w:color="auto"/>
                  </w:divBdr>
                </w:div>
              </w:divsChild>
            </w:div>
            <w:div w:id="431555714">
              <w:marLeft w:val="0"/>
              <w:marRight w:val="0"/>
              <w:marTop w:val="0"/>
              <w:marBottom w:val="0"/>
              <w:divBdr>
                <w:top w:val="none" w:sz="0" w:space="0" w:color="auto"/>
                <w:left w:val="none" w:sz="0" w:space="0" w:color="auto"/>
                <w:bottom w:val="none" w:sz="0" w:space="0" w:color="auto"/>
                <w:right w:val="none" w:sz="0" w:space="0" w:color="auto"/>
              </w:divBdr>
            </w:div>
            <w:div w:id="432744690">
              <w:marLeft w:val="0"/>
              <w:marRight w:val="0"/>
              <w:marTop w:val="0"/>
              <w:marBottom w:val="0"/>
              <w:divBdr>
                <w:top w:val="none" w:sz="0" w:space="0" w:color="auto"/>
                <w:left w:val="none" w:sz="0" w:space="0" w:color="auto"/>
                <w:bottom w:val="none" w:sz="0" w:space="0" w:color="auto"/>
                <w:right w:val="none" w:sz="0" w:space="0" w:color="auto"/>
              </w:divBdr>
            </w:div>
            <w:div w:id="433094430">
              <w:marLeft w:val="0"/>
              <w:marRight w:val="0"/>
              <w:marTop w:val="0"/>
              <w:marBottom w:val="0"/>
              <w:divBdr>
                <w:top w:val="none" w:sz="0" w:space="0" w:color="auto"/>
                <w:left w:val="none" w:sz="0" w:space="0" w:color="auto"/>
                <w:bottom w:val="none" w:sz="0" w:space="0" w:color="auto"/>
                <w:right w:val="none" w:sz="0" w:space="0" w:color="auto"/>
              </w:divBdr>
            </w:div>
            <w:div w:id="433744007">
              <w:marLeft w:val="0"/>
              <w:marRight w:val="0"/>
              <w:marTop w:val="0"/>
              <w:marBottom w:val="0"/>
              <w:divBdr>
                <w:top w:val="none" w:sz="0" w:space="0" w:color="auto"/>
                <w:left w:val="none" w:sz="0" w:space="0" w:color="auto"/>
                <w:bottom w:val="none" w:sz="0" w:space="0" w:color="auto"/>
                <w:right w:val="none" w:sz="0" w:space="0" w:color="auto"/>
              </w:divBdr>
            </w:div>
            <w:div w:id="434404266">
              <w:marLeft w:val="0"/>
              <w:marRight w:val="0"/>
              <w:marTop w:val="0"/>
              <w:marBottom w:val="0"/>
              <w:divBdr>
                <w:top w:val="none" w:sz="0" w:space="0" w:color="auto"/>
                <w:left w:val="none" w:sz="0" w:space="0" w:color="auto"/>
                <w:bottom w:val="none" w:sz="0" w:space="0" w:color="auto"/>
                <w:right w:val="none" w:sz="0" w:space="0" w:color="auto"/>
              </w:divBdr>
            </w:div>
            <w:div w:id="438257382">
              <w:marLeft w:val="0"/>
              <w:marRight w:val="0"/>
              <w:marTop w:val="0"/>
              <w:marBottom w:val="0"/>
              <w:divBdr>
                <w:top w:val="none" w:sz="0" w:space="0" w:color="auto"/>
                <w:left w:val="none" w:sz="0" w:space="0" w:color="auto"/>
                <w:bottom w:val="none" w:sz="0" w:space="0" w:color="auto"/>
                <w:right w:val="none" w:sz="0" w:space="0" w:color="auto"/>
              </w:divBdr>
            </w:div>
            <w:div w:id="439422007">
              <w:marLeft w:val="0"/>
              <w:marRight w:val="0"/>
              <w:marTop w:val="0"/>
              <w:marBottom w:val="0"/>
              <w:divBdr>
                <w:top w:val="none" w:sz="0" w:space="0" w:color="auto"/>
                <w:left w:val="none" w:sz="0" w:space="0" w:color="auto"/>
                <w:bottom w:val="none" w:sz="0" w:space="0" w:color="auto"/>
                <w:right w:val="none" w:sz="0" w:space="0" w:color="auto"/>
              </w:divBdr>
            </w:div>
            <w:div w:id="439880883">
              <w:marLeft w:val="0"/>
              <w:marRight w:val="0"/>
              <w:marTop w:val="0"/>
              <w:marBottom w:val="0"/>
              <w:divBdr>
                <w:top w:val="none" w:sz="0" w:space="0" w:color="auto"/>
                <w:left w:val="none" w:sz="0" w:space="0" w:color="auto"/>
                <w:bottom w:val="none" w:sz="0" w:space="0" w:color="auto"/>
                <w:right w:val="none" w:sz="0" w:space="0" w:color="auto"/>
              </w:divBdr>
            </w:div>
            <w:div w:id="442577150">
              <w:marLeft w:val="0"/>
              <w:marRight w:val="0"/>
              <w:marTop w:val="0"/>
              <w:marBottom w:val="0"/>
              <w:divBdr>
                <w:top w:val="none" w:sz="0" w:space="0" w:color="auto"/>
                <w:left w:val="none" w:sz="0" w:space="0" w:color="auto"/>
                <w:bottom w:val="none" w:sz="0" w:space="0" w:color="auto"/>
                <w:right w:val="none" w:sz="0" w:space="0" w:color="auto"/>
              </w:divBdr>
            </w:div>
            <w:div w:id="445663864">
              <w:marLeft w:val="0"/>
              <w:marRight w:val="0"/>
              <w:marTop w:val="0"/>
              <w:marBottom w:val="0"/>
              <w:divBdr>
                <w:top w:val="none" w:sz="0" w:space="0" w:color="auto"/>
                <w:left w:val="none" w:sz="0" w:space="0" w:color="auto"/>
                <w:bottom w:val="none" w:sz="0" w:space="0" w:color="auto"/>
                <w:right w:val="none" w:sz="0" w:space="0" w:color="auto"/>
              </w:divBdr>
            </w:div>
            <w:div w:id="447235636">
              <w:marLeft w:val="0"/>
              <w:marRight w:val="0"/>
              <w:marTop w:val="0"/>
              <w:marBottom w:val="0"/>
              <w:divBdr>
                <w:top w:val="none" w:sz="0" w:space="0" w:color="auto"/>
                <w:left w:val="none" w:sz="0" w:space="0" w:color="auto"/>
                <w:bottom w:val="none" w:sz="0" w:space="0" w:color="auto"/>
                <w:right w:val="none" w:sz="0" w:space="0" w:color="auto"/>
              </w:divBdr>
            </w:div>
            <w:div w:id="448353180">
              <w:marLeft w:val="0"/>
              <w:marRight w:val="0"/>
              <w:marTop w:val="0"/>
              <w:marBottom w:val="0"/>
              <w:divBdr>
                <w:top w:val="none" w:sz="0" w:space="0" w:color="auto"/>
                <w:left w:val="none" w:sz="0" w:space="0" w:color="auto"/>
                <w:bottom w:val="none" w:sz="0" w:space="0" w:color="auto"/>
                <w:right w:val="none" w:sz="0" w:space="0" w:color="auto"/>
              </w:divBdr>
            </w:div>
            <w:div w:id="449473804">
              <w:marLeft w:val="0"/>
              <w:marRight w:val="0"/>
              <w:marTop w:val="0"/>
              <w:marBottom w:val="0"/>
              <w:divBdr>
                <w:top w:val="none" w:sz="0" w:space="0" w:color="auto"/>
                <w:left w:val="none" w:sz="0" w:space="0" w:color="auto"/>
                <w:bottom w:val="none" w:sz="0" w:space="0" w:color="auto"/>
                <w:right w:val="none" w:sz="0" w:space="0" w:color="auto"/>
              </w:divBdr>
            </w:div>
            <w:div w:id="451486625">
              <w:marLeft w:val="0"/>
              <w:marRight w:val="0"/>
              <w:marTop w:val="0"/>
              <w:marBottom w:val="0"/>
              <w:divBdr>
                <w:top w:val="none" w:sz="0" w:space="0" w:color="auto"/>
                <w:left w:val="none" w:sz="0" w:space="0" w:color="auto"/>
                <w:bottom w:val="none" w:sz="0" w:space="0" w:color="auto"/>
                <w:right w:val="none" w:sz="0" w:space="0" w:color="auto"/>
              </w:divBdr>
            </w:div>
            <w:div w:id="454182507">
              <w:marLeft w:val="0"/>
              <w:marRight w:val="0"/>
              <w:marTop w:val="0"/>
              <w:marBottom w:val="0"/>
              <w:divBdr>
                <w:top w:val="none" w:sz="0" w:space="0" w:color="auto"/>
                <w:left w:val="none" w:sz="0" w:space="0" w:color="auto"/>
                <w:bottom w:val="none" w:sz="0" w:space="0" w:color="auto"/>
                <w:right w:val="none" w:sz="0" w:space="0" w:color="auto"/>
              </w:divBdr>
            </w:div>
            <w:div w:id="454451373">
              <w:marLeft w:val="0"/>
              <w:marRight w:val="0"/>
              <w:marTop w:val="0"/>
              <w:marBottom w:val="0"/>
              <w:divBdr>
                <w:top w:val="none" w:sz="0" w:space="0" w:color="auto"/>
                <w:left w:val="none" w:sz="0" w:space="0" w:color="auto"/>
                <w:bottom w:val="none" w:sz="0" w:space="0" w:color="auto"/>
                <w:right w:val="none" w:sz="0" w:space="0" w:color="auto"/>
              </w:divBdr>
            </w:div>
            <w:div w:id="454909013">
              <w:marLeft w:val="0"/>
              <w:marRight w:val="0"/>
              <w:marTop w:val="0"/>
              <w:marBottom w:val="0"/>
              <w:divBdr>
                <w:top w:val="none" w:sz="0" w:space="0" w:color="auto"/>
                <w:left w:val="none" w:sz="0" w:space="0" w:color="auto"/>
                <w:bottom w:val="none" w:sz="0" w:space="0" w:color="auto"/>
                <w:right w:val="none" w:sz="0" w:space="0" w:color="auto"/>
              </w:divBdr>
            </w:div>
            <w:div w:id="464784678">
              <w:marLeft w:val="0"/>
              <w:marRight w:val="0"/>
              <w:marTop w:val="0"/>
              <w:marBottom w:val="0"/>
              <w:divBdr>
                <w:top w:val="none" w:sz="0" w:space="0" w:color="auto"/>
                <w:left w:val="none" w:sz="0" w:space="0" w:color="auto"/>
                <w:bottom w:val="none" w:sz="0" w:space="0" w:color="auto"/>
                <w:right w:val="none" w:sz="0" w:space="0" w:color="auto"/>
              </w:divBdr>
            </w:div>
            <w:div w:id="465467802">
              <w:marLeft w:val="0"/>
              <w:marRight w:val="0"/>
              <w:marTop w:val="0"/>
              <w:marBottom w:val="0"/>
              <w:divBdr>
                <w:top w:val="none" w:sz="0" w:space="0" w:color="auto"/>
                <w:left w:val="none" w:sz="0" w:space="0" w:color="auto"/>
                <w:bottom w:val="none" w:sz="0" w:space="0" w:color="auto"/>
                <w:right w:val="none" w:sz="0" w:space="0" w:color="auto"/>
              </w:divBdr>
            </w:div>
            <w:div w:id="466047867">
              <w:marLeft w:val="0"/>
              <w:marRight w:val="0"/>
              <w:marTop w:val="0"/>
              <w:marBottom w:val="0"/>
              <w:divBdr>
                <w:top w:val="none" w:sz="0" w:space="0" w:color="auto"/>
                <w:left w:val="none" w:sz="0" w:space="0" w:color="auto"/>
                <w:bottom w:val="none" w:sz="0" w:space="0" w:color="auto"/>
                <w:right w:val="none" w:sz="0" w:space="0" w:color="auto"/>
              </w:divBdr>
            </w:div>
            <w:div w:id="466165805">
              <w:marLeft w:val="0"/>
              <w:marRight w:val="0"/>
              <w:marTop w:val="0"/>
              <w:marBottom w:val="0"/>
              <w:divBdr>
                <w:top w:val="none" w:sz="0" w:space="0" w:color="auto"/>
                <w:left w:val="none" w:sz="0" w:space="0" w:color="auto"/>
                <w:bottom w:val="none" w:sz="0" w:space="0" w:color="auto"/>
                <w:right w:val="none" w:sz="0" w:space="0" w:color="auto"/>
              </w:divBdr>
            </w:div>
            <w:div w:id="466317968">
              <w:marLeft w:val="0"/>
              <w:marRight w:val="0"/>
              <w:marTop w:val="360"/>
              <w:marBottom w:val="0"/>
              <w:divBdr>
                <w:top w:val="single" w:sz="6" w:space="0" w:color="auto"/>
                <w:left w:val="single" w:sz="6" w:space="0" w:color="auto"/>
                <w:bottom w:val="single" w:sz="6" w:space="0" w:color="auto"/>
                <w:right w:val="single" w:sz="6" w:space="0" w:color="auto"/>
              </w:divBdr>
            </w:div>
            <w:div w:id="467430825">
              <w:marLeft w:val="0"/>
              <w:marRight w:val="0"/>
              <w:marTop w:val="0"/>
              <w:marBottom w:val="0"/>
              <w:divBdr>
                <w:top w:val="none" w:sz="0" w:space="0" w:color="auto"/>
                <w:left w:val="none" w:sz="0" w:space="0" w:color="auto"/>
                <w:bottom w:val="none" w:sz="0" w:space="0" w:color="auto"/>
                <w:right w:val="none" w:sz="0" w:space="0" w:color="auto"/>
              </w:divBdr>
            </w:div>
            <w:div w:id="470904795">
              <w:marLeft w:val="0"/>
              <w:marRight w:val="0"/>
              <w:marTop w:val="0"/>
              <w:marBottom w:val="0"/>
              <w:divBdr>
                <w:top w:val="none" w:sz="0" w:space="0" w:color="auto"/>
                <w:left w:val="none" w:sz="0" w:space="0" w:color="auto"/>
                <w:bottom w:val="none" w:sz="0" w:space="0" w:color="auto"/>
                <w:right w:val="none" w:sz="0" w:space="0" w:color="auto"/>
              </w:divBdr>
              <w:divsChild>
                <w:div w:id="491067621">
                  <w:marLeft w:val="0"/>
                  <w:marRight w:val="0"/>
                  <w:marTop w:val="0"/>
                  <w:marBottom w:val="0"/>
                  <w:divBdr>
                    <w:top w:val="none" w:sz="0" w:space="0" w:color="auto"/>
                    <w:left w:val="none" w:sz="0" w:space="0" w:color="auto"/>
                    <w:bottom w:val="none" w:sz="0" w:space="0" w:color="auto"/>
                    <w:right w:val="none" w:sz="0" w:space="0" w:color="auto"/>
                  </w:divBdr>
                </w:div>
                <w:div w:id="1874417106">
                  <w:marLeft w:val="0"/>
                  <w:marRight w:val="0"/>
                  <w:marTop w:val="0"/>
                  <w:marBottom w:val="0"/>
                  <w:divBdr>
                    <w:top w:val="none" w:sz="0" w:space="0" w:color="auto"/>
                    <w:left w:val="none" w:sz="0" w:space="0" w:color="auto"/>
                    <w:bottom w:val="none" w:sz="0" w:space="0" w:color="auto"/>
                    <w:right w:val="none" w:sz="0" w:space="0" w:color="auto"/>
                  </w:divBdr>
                </w:div>
                <w:div w:id="2002543143">
                  <w:marLeft w:val="0"/>
                  <w:marRight w:val="0"/>
                  <w:marTop w:val="0"/>
                  <w:marBottom w:val="0"/>
                  <w:divBdr>
                    <w:top w:val="none" w:sz="0" w:space="0" w:color="auto"/>
                    <w:left w:val="none" w:sz="0" w:space="0" w:color="auto"/>
                    <w:bottom w:val="none" w:sz="0" w:space="0" w:color="auto"/>
                    <w:right w:val="none" w:sz="0" w:space="0" w:color="auto"/>
                  </w:divBdr>
                </w:div>
                <w:div w:id="2075734659">
                  <w:marLeft w:val="0"/>
                  <w:marRight w:val="0"/>
                  <w:marTop w:val="0"/>
                  <w:marBottom w:val="0"/>
                  <w:divBdr>
                    <w:top w:val="none" w:sz="0" w:space="0" w:color="auto"/>
                    <w:left w:val="none" w:sz="0" w:space="0" w:color="auto"/>
                    <w:bottom w:val="none" w:sz="0" w:space="0" w:color="auto"/>
                    <w:right w:val="none" w:sz="0" w:space="0" w:color="auto"/>
                  </w:divBdr>
                </w:div>
              </w:divsChild>
            </w:div>
            <w:div w:id="474025482">
              <w:marLeft w:val="0"/>
              <w:marRight w:val="0"/>
              <w:marTop w:val="0"/>
              <w:marBottom w:val="0"/>
              <w:divBdr>
                <w:top w:val="none" w:sz="0" w:space="0" w:color="auto"/>
                <w:left w:val="none" w:sz="0" w:space="0" w:color="auto"/>
                <w:bottom w:val="none" w:sz="0" w:space="0" w:color="auto"/>
                <w:right w:val="none" w:sz="0" w:space="0" w:color="auto"/>
              </w:divBdr>
            </w:div>
            <w:div w:id="474878173">
              <w:marLeft w:val="0"/>
              <w:marRight w:val="0"/>
              <w:marTop w:val="0"/>
              <w:marBottom w:val="0"/>
              <w:divBdr>
                <w:top w:val="none" w:sz="0" w:space="0" w:color="auto"/>
                <w:left w:val="none" w:sz="0" w:space="0" w:color="auto"/>
                <w:bottom w:val="none" w:sz="0" w:space="0" w:color="auto"/>
                <w:right w:val="none" w:sz="0" w:space="0" w:color="auto"/>
              </w:divBdr>
            </w:div>
            <w:div w:id="475495487">
              <w:marLeft w:val="0"/>
              <w:marRight w:val="0"/>
              <w:marTop w:val="0"/>
              <w:marBottom w:val="0"/>
              <w:divBdr>
                <w:top w:val="none" w:sz="0" w:space="0" w:color="auto"/>
                <w:left w:val="none" w:sz="0" w:space="0" w:color="auto"/>
                <w:bottom w:val="none" w:sz="0" w:space="0" w:color="auto"/>
                <w:right w:val="none" w:sz="0" w:space="0" w:color="auto"/>
              </w:divBdr>
            </w:div>
            <w:div w:id="477457945">
              <w:marLeft w:val="0"/>
              <w:marRight w:val="0"/>
              <w:marTop w:val="0"/>
              <w:marBottom w:val="0"/>
              <w:divBdr>
                <w:top w:val="none" w:sz="0" w:space="0" w:color="auto"/>
                <w:left w:val="none" w:sz="0" w:space="0" w:color="auto"/>
                <w:bottom w:val="none" w:sz="0" w:space="0" w:color="auto"/>
                <w:right w:val="none" w:sz="0" w:space="0" w:color="auto"/>
              </w:divBdr>
            </w:div>
            <w:div w:id="478225534">
              <w:marLeft w:val="0"/>
              <w:marRight w:val="0"/>
              <w:marTop w:val="0"/>
              <w:marBottom w:val="0"/>
              <w:divBdr>
                <w:top w:val="none" w:sz="0" w:space="0" w:color="auto"/>
                <w:left w:val="none" w:sz="0" w:space="0" w:color="auto"/>
                <w:bottom w:val="none" w:sz="0" w:space="0" w:color="auto"/>
                <w:right w:val="none" w:sz="0" w:space="0" w:color="auto"/>
              </w:divBdr>
            </w:div>
            <w:div w:id="479925648">
              <w:marLeft w:val="0"/>
              <w:marRight w:val="0"/>
              <w:marTop w:val="0"/>
              <w:marBottom w:val="0"/>
              <w:divBdr>
                <w:top w:val="none" w:sz="0" w:space="0" w:color="auto"/>
                <w:left w:val="none" w:sz="0" w:space="0" w:color="auto"/>
                <w:bottom w:val="none" w:sz="0" w:space="0" w:color="auto"/>
                <w:right w:val="none" w:sz="0" w:space="0" w:color="auto"/>
              </w:divBdr>
            </w:div>
            <w:div w:id="480120962">
              <w:marLeft w:val="0"/>
              <w:marRight w:val="0"/>
              <w:marTop w:val="0"/>
              <w:marBottom w:val="0"/>
              <w:divBdr>
                <w:top w:val="none" w:sz="0" w:space="0" w:color="auto"/>
                <w:left w:val="none" w:sz="0" w:space="0" w:color="auto"/>
                <w:bottom w:val="none" w:sz="0" w:space="0" w:color="auto"/>
                <w:right w:val="none" w:sz="0" w:space="0" w:color="auto"/>
              </w:divBdr>
            </w:div>
            <w:div w:id="481585475">
              <w:marLeft w:val="0"/>
              <w:marRight w:val="0"/>
              <w:marTop w:val="0"/>
              <w:marBottom w:val="0"/>
              <w:divBdr>
                <w:top w:val="none" w:sz="0" w:space="0" w:color="auto"/>
                <w:left w:val="none" w:sz="0" w:space="0" w:color="auto"/>
                <w:bottom w:val="none" w:sz="0" w:space="0" w:color="auto"/>
                <w:right w:val="none" w:sz="0" w:space="0" w:color="auto"/>
              </w:divBdr>
            </w:div>
            <w:div w:id="482236600">
              <w:marLeft w:val="0"/>
              <w:marRight w:val="0"/>
              <w:marTop w:val="0"/>
              <w:marBottom w:val="0"/>
              <w:divBdr>
                <w:top w:val="none" w:sz="0" w:space="0" w:color="auto"/>
                <w:left w:val="none" w:sz="0" w:space="0" w:color="auto"/>
                <w:bottom w:val="none" w:sz="0" w:space="0" w:color="auto"/>
                <w:right w:val="none" w:sz="0" w:space="0" w:color="auto"/>
              </w:divBdr>
            </w:div>
            <w:div w:id="484933145">
              <w:marLeft w:val="0"/>
              <w:marRight w:val="0"/>
              <w:marTop w:val="0"/>
              <w:marBottom w:val="0"/>
              <w:divBdr>
                <w:top w:val="none" w:sz="0" w:space="0" w:color="auto"/>
                <w:left w:val="none" w:sz="0" w:space="0" w:color="auto"/>
                <w:bottom w:val="none" w:sz="0" w:space="0" w:color="auto"/>
                <w:right w:val="none" w:sz="0" w:space="0" w:color="auto"/>
              </w:divBdr>
            </w:div>
            <w:div w:id="485125945">
              <w:marLeft w:val="0"/>
              <w:marRight w:val="0"/>
              <w:marTop w:val="0"/>
              <w:marBottom w:val="0"/>
              <w:divBdr>
                <w:top w:val="none" w:sz="0" w:space="0" w:color="auto"/>
                <w:left w:val="none" w:sz="0" w:space="0" w:color="auto"/>
                <w:bottom w:val="none" w:sz="0" w:space="0" w:color="auto"/>
                <w:right w:val="none" w:sz="0" w:space="0" w:color="auto"/>
              </w:divBdr>
            </w:div>
            <w:div w:id="488599631">
              <w:marLeft w:val="0"/>
              <w:marRight w:val="0"/>
              <w:marTop w:val="0"/>
              <w:marBottom w:val="0"/>
              <w:divBdr>
                <w:top w:val="none" w:sz="0" w:space="0" w:color="auto"/>
                <w:left w:val="none" w:sz="0" w:space="0" w:color="auto"/>
                <w:bottom w:val="none" w:sz="0" w:space="0" w:color="auto"/>
                <w:right w:val="none" w:sz="0" w:space="0" w:color="auto"/>
              </w:divBdr>
            </w:div>
            <w:div w:id="489061657">
              <w:marLeft w:val="0"/>
              <w:marRight w:val="0"/>
              <w:marTop w:val="0"/>
              <w:marBottom w:val="0"/>
              <w:divBdr>
                <w:top w:val="none" w:sz="0" w:space="0" w:color="auto"/>
                <w:left w:val="none" w:sz="0" w:space="0" w:color="auto"/>
                <w:bottom w:val="none" w:sz="0" w:space="0" w:color="auto"/>
                <w:right w:val="none" w:sz="0" w:space="0" w:color="auto"/>
              </w:divBdr>
            </w:div>
            <w:div w:id="492186557">
              <w:marLeft w:val="0"/>
              <w:marRight w:val="0"/>
              <w:marTop w:val="0"/>
              <w:marBottom w:val="0"/>
              <w:divBdr>
                <w:top w:val="none" w:sz="0" w:space="0" w:color="auto"/>
                <w:left w:val="none" w:sz="0" w:space="0" w:color="auto"/>
                <w:bottom w:val="none" w:sz="0" w:space="0" w:color="auto"/>
                <w:right w:val="none" w:sz="0" w:space="0" w:color="auto"/>
              </w:divBdr>
            </w:div>
            <w:div w:id="492717437">
              <w:marLeft w:val="0"/>
              <w:marRight w:val="0"/>
              <w:marTop w:val="0"/>
              <w:marBottom w:val="0"/>
              <w:divBdr>
                <w:top w:val="none" w:sz="0" w:space="0" w:color="auto"/>
                <w:left w:val="none" w:sz="0" w:space="0" w:color="auto"/>
                <w:bottom w:val="none" w:sz="0" w:space="0" w:color="auto"/>
                <w:right w:val="none" w:sz="0" w:space="0" w:color="auto"/>
              </w:divBdr>
            </w:div>
            <w:div w:id="492987348">
              <w:marLeft w:val="0"/>
              <w:marRight w:val="0"/>
              <w:marTop w:val="0"/>
              <w:marBottom w:val="0"/>
              <w:divBdr>
                <w:top w:val="none" w:sz="0" w:space="0" w:color="auto"/>
                <w:left w:val="none" w:sz="0" w:space="0" w:color="auto"/>
                <w:bottom w:val="none" w:sz="0" w:space="0" w:color="auto"/>
                <w:right w:val="none" w:sz="0" w:space="0" w:color="auto"/>
              </w:divBdr>
              <w:divsChild>
                <w:div w:id="35551711">
                  <w:marLeft w:val="0"/>
                  <w:marRight w:val="0"/>
                  <w:marTop w:val="0"/>
                  <w:marBottom w:val="0"/>
                  <w:divBdr>
                    <w:top w:val="none" w:sz="0" w:space="0" w:color="auto"/>
                    <w:left w:val="none" w:sz="0" w:space="0" w:color="auto"/>
                    <w:bottom w:val="none" w:sz="0" w:space="0" w:color="auto"/>
                    <w:right w:val="none" w:sz="0" w:space="0" w:color="auto"/>
                  </w:divBdr>
                </w:div>
                <w:div w:id="121000569">
                  <w:marLeft w:val="0"/>
                  <w:marRight w:val="0"/>
                  <w:marTop w:val="0"/>
                  <w:marBottom w:val="0"/>
                  <w:divBdr>
                    <w:top w:val="none" w:sz="0" w:space="0" w:color="auto"/>
                    <w:left w:val="none" w:sz="0" w:space="0" w:color="auto"/>
                    <w:bottom w:val="none" w:sz="0" w:space="0" w:color="auto"/>
                    <w:right w:val="none" w:sz="0" w:space="0" w:color="auto"/>
                  </w:divBdr>
                </w:div>
                <w:div w:id="2066175943">
                  <w:marLeft w:val="0"/>
                  <w:marRight w:val="0"/>
                  <w:marTop w:val="0"/>
                  <w:marBottom w:val="0"/>
                  <w:divBdr>
                    <w:top w:val="none" w:sz="0" w:space="0" w:color="auto"/>
                    <w:left w:val="none" w:sz="0" w:space="0" w:color="auto"/>
                    <w:bottom w:val="none" w:sz="0" w:space="0" w:color="auto"/>
                    <w:right w:val="none" w:sz="0" w:space="0" w:color="auto"/>
                  </w:divBdr>
                </w:div>
                <w:div w:id="2081904111">
                  <w:marLeft w:val="0"/>
                  <w:marRight w:val="0"/>
                  <w:marTop w:val="0"/>
                  <w:marBottom w:val="0"/>
                  <w:divBdr>
                    <w:top w:val="none" w:sz="0" w:space="0" w:color="auto"/>
                    <w:left w:val="none" w:sz="0" w:space="0" w:color="auto"/>
                    <w:bottom w:val="none" w:sz="0" w:space="0" w:color="auto"/>
                    <w:right w:val="none" w:sz="0" w:space="0" w:color="auto"/>
                  </w:divBdr>
                </w:div>
              </w:divsChild>
            </w:div>
            <w:div w:id="493910845">
              <w:marLeft w:val="0"/>
              <w:marRight w:val="0"/>
              <w:marTop w:val="0"/>
              <w:marBottom w:val="0"/>
              <w:divBdr>
                <w:top w:val="none" w:sz="0" w:space="0" w:color="auto"/>
                <w:left w:val="none" w:sz="0" w:space="0" w:color="auto"/>
                <w:bottom w:val="none" w:sz="0" w:space="0" w:color="auto"/>
                <w:right w:val="none" w:sz="0" w:space="0" w:color="auto"/>
              </w:divBdr>
            </w:div>
            <w:div w:id="495343471">
              <w:marLeft w:val="0"/>
              <w:marRight w:val="0"/>
              <w:marTop w:val="0"/>
              <w:marBottom w:val="0"/>
              <w:divBdr>
                <w:top w:val="none" w:sz="0" w:space="0" w:color="auto"/>
                <w:left w:val="none" w:sz="0" w:space="0" w:color="auto"/>
                <w:bottom w:val="none" w:sz="0" w:space="0" w:color="auto"/>
                <w:right w:val="none" w:sz="0" w:space="0" w:color="auto"/>
              </w:divBdr>
            </w:div>
            <w:div w:id="496921635">
              <w:marLeft w:val="0"/>
              <w:marRight w:val="0"/>
              <w:marTop w:val="0"/>
              <w:marBottom w:val="0"/>
              <w:divBdr>
                <w:top w:val="none" w:sz="0" w:space="0" w:color="auto"/>
                <w:left w:val="none" w:sz="0" w:space="0" w:color="auto"/>
                <w:bottom w:val="none" w:sz="0" w:space="0" w:color="auto"/>
                <w:right w:val="none" w:sz="0" w:space="0" w:color="auto"/>
              </w:divBdr>
            </w:div>
            <w:div w:id="499933568">
              <w:marLeft w:val="0"/>
              <w:marRight w:val="0"/>
              <w:marTop w:val="0"/>
              <w:marBottom w:val="0"/>
              <w:divBdr>
                <w:top w:val="none" w:sz="0" w:space="0" w:color="auto"/>
                <w:left w:val="none" w:sz="0" w:space="0" w:color="auto"/>
                <w:bottom w:val="none" w:sz="0" w:space="0" w:color="auto"/>
                <w:right w:val="none" w:sz="0" w:space="0" w:color="auto"/>
              </w:divBdr>
            </w:div>
            <w:div w:id="502087905">
              <w:marLeft w:val="0"/>
              <w:marRight w:val="0"/>
              <w:marTop w:val="0"/>
              <w:marBottom w:val="0"/>
              <w:divBdr>
                <w:top w:val="none" w:sz="0" w:space="0" w:color="auto"/>
                <w:left w:val="none" w:sz="0" w:space="0" w:color="auto"/>
                <w:bottom w:val="none" w:sz="0" w:space="0" w:color="auto"/>
                <w:right w:val="none" w:sz="0" w:space="0" w:color="auto"/>
              </w:divBdr>
            </w:div>
            <w:div w:id="502277963">
              <w:marLeft w:val="0"/>
              <w:marRight w:val="0"/>
              <w:marTop w:val="0"/>
              <w:marBottom w:val="0"/>
              <w:divBdr>
                <w:top w:val="none" w:sz="0" w:space="0" w:color="auto"/>
                <w:left w:val="none" w:sz="0" w:space="0" w:color="auto"/>
                <w:bottom w:val="none" w:sz="0" w:space="0" w:color="auto"/>
                <w:right w:val="none" w:sz="0" w:space="0" w:color="auto"/>
              </w:divBdr>
            </w:div>
            <w:div w:id="503907243">
              <w:marLeft w:val="0"/>
              <w:marRight w:val="0"/>
              <w:marTop w:val="0"/>
              <w:marBottom w:val="0"/>
              <w:divBdr>
                <w:top w:val="none" w:sz="0" w:space="0" w:color="auto"/>
                <w:left w:val="none" w:sz="0" w:space="0" w:color="auto"/>
                <w:bottom w:val="none" w:sz="0" w:space="0" w:color="auto"/>
                <w:right w:val="none" w:sz="0" w:space="0" w:color="auto"/>
              </w:divBdr>
            </w:div>
            <w:div w:id="504516011">
              <w:marLeft w:val="0"/>
              <w:marRight w:val="0"/>
              <w:marTop w:val="0"/>
              <w:marBottom w:val="0"/>
              <w:divBdr>
                <w:top w:val="none" w:sz="0" w:space="0" w:color="auto"/>
                <w:left w:val="none" w:sz="0" w:space="0" w:color="auto"/>
                <w:bottom w:val="none" w:sz="0" w:space="0" w:color="auto"/>
                <w:right w:val="none" w:sz="0" w:space="0" w:color="auto"/>
              </w:divBdr>
            </w:div>
            <w:div w:id="506095322">
              <w:marLeft w:val="0"/>
              <w:marRight w:val="0"/>
              <w:marTop w:val="0"/>
              <w:marBottom w:val="0"/>
              <w:divBdr>
                <w:top w:val="none" w:sz="0" w:space="0" w:color="auto"/>
                <w:left w:val="none" w:sz="0" w:space="0" w:color="auto"/>
                <w:bottom w:val="none" w:sz="0" w:space="0" w:color="auto"/>
                <w:right w:val="none" w:sz="0" w:space="0" w:color="auto"/>
              </w:divBdr>
              <w:divsChild>
                <w:div w:id="17658617">
                  <w:marLeft w:val="0"/>
                  <w:marRight w:val="0"/>
                  <w:marTop w:val="0"/>
                  <w:marBottom w:val="0"/>
                  <w:divBdr>
                    <w:top w:val="none" w:sz="0" w:space="0" w:color="auto"/>
                    <w:left w:val="none" w:sz="0" w:space="0" w:color="auto"/>
                    <w:bottom w:val="none" w:sz="0" w:space="0" w:color="auto"/>
                    <w:right w:val="none" w:sz="0" w:space="0" w:color="auto"/>
                  </w:divBdr>
                </w:div>
                <w:div w:id="56756041">
                  <w:marLeft w:val="0"/>
                  <w:marRight w:val="0"/>
                  <w:marTop w:val="0"/>
                  <w:marBottom w:val="0"/>
                  <w:divBdr>
                    <w:top w:val="none" w:sz="0" w:space="0" w:color="auto"/>
                    <w:left w:val="none" w:sz="0" w:space="0" w:color="auto"/>
                    <w:bottom w:val="none" w:sz="0" w:space="0" w:color="auto"/>
                    <w:right w:val="none" w:sz="0" w:space="0" w:color="auto"/>
                  </w:divBdr>
                </w:div>
                <w:div w:id="69473178">
                  <w:marLeft w:val="0"/>
                  <w:marRight w:val="0"/>
                  <w:marTop w:val="0"/>
                  <w:marBottom w:val="0"/>
                  <w:divBdr>
                    <w:top w:val="none" w:sz="0" w:space="0" w:color="auto"/>
                    <w:left w:val="none" w:sz="0" w:space="0" w:color="auto"/>
                    <w:bottom w:val="none" w:sz="0" w:space="0" w:color="auto"/>
                    <w:right w:val="none" w:sz="0" w:space="0" w:color="auto"/>
                  </w:divBdr>
                </w:div>
                <w:div w:id="663166490">
                  <w:marLeft w:val="0"/>
                  <w:marRight w:val="0"/>
                  <w:marTop w:val="0"/>
                  <w:marBottom w:val="0"/>
                  <w:divBdr>
                    <w:top w:val="none" w:sz="0" w:space="0" w:color="auto"/>
                    <w:left w:val="none" w:sz="0" w:space="0" w:color="auto"/>
                    <w:bottom w:val="none" w:sz="0" w:space="0" w:color="auto"/>
                    <w:right w:val="none" w:sz="0" w:space="0" w:color="auto"/>
                  </w:divBdr>
                </w:div>
                <w:div w:id="729959799">
                  <w:marLeft w:val="0"/>
                  <w:marRight w:val="0"/>
                  <w:marTop w:val="0"/>
                  <w:marBottom w:val="0"/>
                  <w:divBdr>
                    <w:top w:val="none" w:sz="0" w:space="0" w:color="auto"/>
                    <w:left w:val="none" w:sz="0" w:space="0" w:color="auto"/>
                    <w:bottom w:val="none" w:sz="0" w:space="0" w:color="auto"/>
                    <w:right w:val="none" w:sz="0" w:space="0" w:color="auto"/>
                  </w:divBdr>
                </w:div>
                <w:div w:id="782266177">
                  <w:marLeft w:val="0"/>
                  <w:marRight w:val="0"/>
                  <w:marTop w:val="0"/>
                  <w:marBottom w:val="0"/>
                  <w:divBdr>
                    <w:top w:val="none" w:sz="0" w:space="0" w:color="auto"/>
                    <w:left w:val="none" w:sz="0" w:space="0" w:color="auto"/>
                    <w:bottom w:val="none" w:sz="0" w:space="0" w:color="auto"/>
                    <w:right w:val="none" w:sz="0" w:space="0" w:color="auto"/>
                  </w:divBdr>
                </w:div>
                <w:div w:id="860510319">
                  <w:marLeft w:val="0"/>
                  <w:marRight w:val="0"/>
                  <w:marTop w:val="0"/>
                  <w:marBottom w:val="0"/>
                  <w:divBdr>
                    <w:top w:val="none" w:sz="0" w:space="0" w:color="auto"/>
                    <w:left w:val="none" w:sz="0" w:space="0" w:color="auto"/>
                    <w:bottom w:val="none" w:sz="0" w:space="0" w:color="auto"/>
                    <w:right w:val="none" w:sz="0" w:space="0" w:color="auto"/>
                  </w:divBdr>
                </w:div>
                <w:div w:id="1775200945">
                  <w:marLeft w:val="0"/>
                  <w:marRight w:val="0"/>
                  <w:marTop w:val="0"/>
                  <w:marBottom w:val="0"/>
                  <w:divBdr>
                    <w:top w:val="none" w:sz="0" w:space="0" w:color="auto"/>
                    <w:left w:val="none" w:sz="0" w:space="0" w:color="auto"/>
                    <w:bottom w:val="none" w:sz="0" w:space="0" w:color="auto"/>
                    <w:right w:val="none" w:sz="0" w:space="0" w:color="auto"/>
                  </w:divBdr>
                </w:div>
                <w:div w:id="1949047279">
                  <w:marLeft w:val="0"/>
                  <w:marRight w:val="0"/>
                  <w:marTop w:val="0"/>
                  <w:marBottom w:val="0"/>
                  <w:divBdr>
                    <w:top w:val="none" w:sz="0" w:space="0" w:color="auto"/>
                    <w:left w:val="none" w:sz="0" w:space="0" w:color="auto"/>
                    <w:bottom w:val="none" w:sz="0" w:space="0" w:color="auto"/>
                    <w:right w:val="none" w:sz="0" w:space="0" w:color="auto"/>
                  </w:divBdr>
                </w:div>
                <w:div w:id="2067560187">
                  <w:marLeft w:val="0"/>
                  <w:marRight w:val="0"/>
                  <w:marTop w:val="0"/>
                  <w:marBottom w:val="0"/>
                  <w:divBdr>
                    <w:top w:val="none" w:sz="0" w:space="0" w:color="auto"/>
                    <w:left w:val="none" w:sz="0" w:space="0" w:color="auto"/>
                    <w:bottom w:val="none" w:sz="0" w:space="0" w:color="auto"/>
                    <w:right w:val="none" w:sz="0" w:space="0" w:color="auto"/>
                  </w:divBdr>
                </w:div>
              </w:divsChild>
            </w:div>
            <w:div w:id="511723608">
              <w:marLeft w:val="0"/>
              <w:marRight w:val="0"/>
              <w:marTop w:val="0"/>
              <w:marBottom w:val="0"/>
              <w:divBdr>
                <w:top w:val="none" w:sz="0" w:space="0" w:color="auto"/>
                <w:left w:val="none" w:sz="0" w:space="0" w:color="auto"/>
                <w:bottom w:val="none" w:sz="0" w:space="0" w:color="auto"/>
                <w:right w:val="none" w:sz="0" w:space="0" w:color="auto"/>
              </w:divBdr>
            </w:div>
            <w:div w:id="512184333">
              <w:marLeft w:val="0"/>
              <w:marRight w:val="0"/>
              <w:marTop w:val="0"/>
              <w:marBottom w:val="0"/>
              <w:divBdr>
                <w:top w:val="none" w:sz="0" w:space="0" w:color="auto"/>
                <w:left w:val="none" w:sz="0" w:space="0" w:color="auto"/>
                <w:bottom w:val="none" w:sz="0" w:space="0" w:color="auto"/>
                <w:right w:val="none" w:sz="0" w:space="0" w:color="auto"/>
              </w:divBdr>
            </w:div>
            <w:div w:id="513885412">
              <w:marLeft w:val="0"/>
              <w:marRight w:val="0"/>
              <w:marTop w:val="0"/>
              <w:marBottom w:val="0"/>
              <w:divBdr>
                <w:top w:val="none" w:sz="0" w:space="0" w:color="auto"/>
                <w:left w:val="none" w:sz="0" w:space="0" w:color="auto"/>
                <w:bottom w:val="none" w:sz="0" w:space="0" w:color="auto"/>
                <w:right w:val="none" w:sz="0" w:space="0" w:color="auto"/>
              </w:divBdr>
            </w:div>
            <w:div w:id="514270499">
              <w:marLeft w:val="0"/>
              <w:marRight w:val="0"/>
              <w:marTop w:val="0"/>
              <w:marBottom w:val="0"/>
              <w:divBdr>
                <w:top w:val="none" w:sz="0" w:space="0" w:color="auto"/>
                <w:left w:val="none" w:sz="0" w:space="0" w:color="auto"/>
                <w:bottom w:val="none" w:sz="0" w:space="0" w:color="auto"/>
                <w:right w:val="none" w:sz="0" w:space="0" w:color="auto"/>
              </w:divBdr>
            </w:div>
            <w:div w:id="514424019">
              <w:marLeft w:val="0"/>
              <w:marRight w:val="0"/>
              <w:marTop w:val="0"/>
              <w:marBottom w:val="0"/>
              <w:divBdr>
                <w:top w:val="none" w:sz="0" w:space="0" w:color="auto"/>
                <w:left w:val="none" w:sz="0" w:space="0" w:color="auto"/>
                <w:bottom w:val="none" w:sz="0" w:space="0" w:color="auto"/>
                <w:right w:val="none" w:sz="0" w:space="0" w:color="auto"/>
              </w:divBdr>
            </w:div>
            <w:div w:id="514999991">
              <w:marLeft w:val="0"/>
              <w:marRight w:val="0"/>
              <w:marTop w:val="0"/>
              <w:marBottom w:val="0"/>
              <w:divBdr>
                <w:top w:val="none" w:sz="0" w:space="0" w:color="auto"/>
                <w:left w:val="none" w:sz="0" w:space="0" w:color="auto"/>
                <w:bottom w:val="none" w:sz="0" w:space="0" w:color="auto"/>
                <w:right w:val="none" w:sz="0" w:space="0" w:color="auto"/>
              </w:divBdr>
            </w:div>
            <w:div w:id="515120278">
              <w:marLeft w:val="0"/>
              <w:marRight w:val="0"/>
              <w:marTop w:val="0"/>
              <w:marBottom w:val="0"/>
              <w:divBdr>
                <w:top w:val="none" w:sz="0" w:space="0" w:color="auto"/>
                <w:left w:val="none" w:sz="0" w:space="0" w:color="auto"/>
                <w:bottom w:val="none" w:sz="0" w:space="0" w:color="auto"/>
                <w:right w:val="none" w:sz="0" w:space="0" w:color="auto"/>
              </w:divBdr>
            </w:div>
            <w:div w:id="518399840">
              <w:marLeft w:val="0"/>
              <w:marRight w:val="0"/>
              <w:marTop w:val="0"/>
              <w:marBottom w:val="0"/>
              <w:divBdr>
                <w:top w:val="none" w:sz="0" w:space="0" w:color="auto"/>
                <w:left w:val="none" w:sz="0" w:space="0" w:color="auto"/>
                <w:bottom w:val="none" w:sz="0" w:space="0" w:color="auto"/>
                <w:right w:val="none" w:sz="0" w:space="0" w:color="auto"/>
              </w:divBdr>
            </w:div>
            <w:div w:id="520749151">
              <w:marLeft w:val="0"/>
              <w:marRight w:val="0"/>
              <w:marTop w:val="0"/>
              <w:marBottom w:val="0"/>
              <w:divBdr>
                <w:top w:val="none" w:sz="0" w:space="0" w:color="auto"/>
                <w:left w:val="none" w:sz="0" w:space="0" w:color="auto"/>
                <w:bottom w:val="none" w:sz="0" w:space="0" w:color="auto"/>
                <w:right w:val="none" w:sz="0" w:space="0" w:color="auto"/>
              </w:divBdr>
            </w:div>
            <w:div w:id="520818037">
              <w:marLeft w:val="0"/>
              <w:marRight w:val="0"/>
              <w:marTop w:val="0"/>
              <w:marBottom w:val="0"/>
              <w:divBdr>
                <w:top w:val="none" w:sz="0" w:space="0" w:color="auto"/>
                <w:left w:val="none" w:sz="0" w:space="0" w:color="auto"/>
                <w:bottom w:val="none" w:sz="0" w:space="0" w:color="auto"/>
                <w:right w:val="none" w:sz="0" w:space="0" w:color="auto"/>
              </w:divBdr>
            </w:div>
            <w:div w:id="521167490">
              <w:marLeft w:val="0"/>
              <w:marRight w:val="0"/>
              <w:marTop w:val="0"/>
              <w:marBottom w:val="0"/>
              <w:divBdr>
                <w:top w:val="none" w:sz="0" w:space="0" w:color="auto"/>
                <w:left w:val="none" w:sz="0" w:space="0" w:color="auto"/>
                <w:bottom w:val="none" w:sz="0" w:space="0" w:color="auto"/>
                <w:right w:val="none" w:sz="0" w:space="0" w:color="auto"/>
              </w:divBdr>
            </w:div>
            <w:div w:id="522135424">
              <w:marLeft w:val="0"/>
              <w:marRight w:val="0"/>
              <w:marTop w:val="0"/>
              <w:marBottom w:val="0"/>
              <w:divBdr>
                <w:top w:val="none" w:sz="0" w:space="0" w:color="auto"/>
                <w:left w:val="none" w:sz="0" w:space="0" w:color="auto"/>
                <w:bottom w:val="none" w:sz="0" w:space="0" w:color="auto"/>
                <w:right w:val="none" w:sz="0" w:space="0" w:color="auto"/>
              </w:divBdr>
            </w:div>
            <w:div w:id="522792357">
              <w:marLeft w:val="0"/>
              <w:marRight w:val="0"/>
              <w:marTop w:val="0"/>
              <w:marBottom w:val="0"/>
              <w:divBdr>
                <w:top w:val="none" w:sz="0" w:space="0" w:color="auto"/>
                <w:left w:val="none" w:sz="0" w:space="0" w:color="auto"/>
                <w:bottom w:val="none" w:sz="0" w:space="0" w:color="auto"/>
                <w:right w:val="none" w:sz="0" w:space="0" w:color="auto"/>
              </w:divBdr>
            </w:div>
            <w:div w:id="524251337">
              <w:marLeft w:val="0"/>
              <w:marRight w:val="0"/>
              <w:marTop w:val="0"/>
              <w:marBottom w:val="0"/>
              <w:divBdr>
                <w:top w:val="none" w:sz="0" w:space="0" w:color="auto"/>
                <w:left w:val="none" w:sz="0" w:space="0" w:color="auto"/>
                <w:bottom w:val="none" w:sz="0" w:space="0" w:color="auto"/>
                <w:right w:val="none" w:sz="0" w:space="0" w:color="auto"/>
              </w:divBdr>
            </w:div>
            <w:div w:id="524952113">
              <w:marLeft w:val="0"/>
              <w:marRight w:val="0"/>
              <w:marTop w:val="0"/>
              <w:marBottom w:val="0"/>
              <w:divBdr>
                <w:top w:val="none" w:sz="0" w:space="0" w:color="auto"/>
                <w:left w:val="none" w:sz="0" w:space="0" w:color="auto"/>
                <w:bottom w:val="none" w:sz="0" w:space="0" w:color="auto"/>
                <w:right w:val="none" w:sz="0" w:space="0" w:color="auto"/>
              </w:divBdr>
            </w:div>
            <w:div w:id="525799825">
              <w:marLeft w:val="0"/>
              <w:marRight w:val="0"/>
              <w:marTop w:val="0"/>
              <w:marBottom w:val="0"/>
              <w:divBdr>
                <w:top w:val="none" w:sz="0" w:space="0" w:color="auto"/>
                <w:left w:val="none" w:sz="0" w:space="0" w:color="auto"/>
                <w:bottom w:val="none" w:sz="0" w:space="0" w:color="auto"/>
                <w:right w:val="none" w:sz="0" w:space="0" w:color="auto"/>
              </w:divBdr>
            </w:div>
            <w:div w:id="526604192">
              <w:marLeft w:val="0"/>
              <w:marRight w:val="0"/>
              <w:marTop w:val="0"/>
              <w:marBottom w:val="0"/>
              <w:divBdr>
                <w:top w:val="none" w:sz="0" w:space="0" w:color="auto"/>
                <w:left w:val="none" w:sz="0" w:space="0" w:color="auto"/>
                <w:bottom w:val="none" w:sz="0" w:space="0" w:color="auto"/>
                <w:right w:val="none" w:sz="0" w:space="0" w:color="auto"/>
              </w:divBdr>
            </w:div>
            <w:div w:id="527648451">
              <w:marLeft w:val="0"/>
              <w:marRight w:val="0"/>
              <w:marTop w:val="0"/>
              <w:marBottom w:val="0"/>
              <w:divBdr>
                <w:top w:val="none" w:sz="0" w:space="0" w:color="auto"/>
                <w:left w:val="none" w:sz="0" w:space="0" w:color="auto"/>
                <w:bottom w:val="none" w:sz="0" w:space="0" w:color="auto"/>
                <w:right w:val="none" w:sz="0" w:space="0" w:color="auto"/>
              </w:divBdr>
            </w:div>
            <w:div w:id="527984724">
              <w:marLeft w:val="0"/>
              <w:marRight w:val="0"/>
              <w:marTop w:val="0"/>
              <w:marBottom w:val="0"/>
              <w:divBdr>
                <w:top w:val="none" w:sz="0" w:space="0" w:color="auto"/>
                <w:left w:val="none" w:sz="0" w:space="0" w:color="auto"/>
                <w:bottom w:val="none" w:sz="0" w:space="0" w:color="auto"/>
                <w:right w:val="none" w:sz="0" w:space="0" w:color="auto"/>
              </w:divBdr>
            </w:div>
            <w:div w:id="529297486">
              <w:marLeft w:val="0"/>
              <w:marRight w:val="0"/>
              <w:marTop w:val="0"/>
              <w:marBottom w:val="0"/>
              <w:divBdr>
                <w:top w:val="none" w:sz="0" w:space="0" w:color="auto"/>
                <w:left w:val="none" w:sz="0" w:space="0" w:color="auto"/>
                <w:bottom w:val="none" w:sz="0" w:space="0" w:color="auto"/>
                <w:right w:val="none" w:sz="0" w:space="0" w:color="auto"/>
              </w:divBdr>
            </w:div>
            <w:div w:id="530610668">
              <w:marLeft w:val="0"/>
              <w:marRight w:val="0"/>
              <w:marTop w:val="0"/>
              <w:marBottom w:val="0"/>
              <w:divBdr>
                <w:top w:val="none" w:sz="0" w:space="0" w:color="auto"/>
                <w:left w:val="none" w:sz="0" w:space="0" w:color="auto"/>
                <w:bottom w:val="none" w:sz="0" w:space="0" w:color="auto"/>
                <w:right w:val="none" w:sz="0" w:space="0" w:color="auto"/>
              </w:divBdr>
            </w:div>
            <w:div w:id="531261903">
              <w:marLeft w:val="0"/>
              <w:marRight w:val="0"/>
              <w:marTop w:val="0"/>
              <w:marBottom w:val="0"/>
              <w:divBdr>
                <w:top w:val="none" w:sz="0" w:space="0" w:color="auto"/>
                <w:left w:val="none" w:sz="0" w:space="0" w:color="auto"/>
                <w:bottom w:val="none" w:sz="0" w:space="0" w:color="auto"/>
                <w:right w:val="none" w:sz="0" w:space="0" w:color="auto"/>
              </w:divBdr>
            </w:div>
            <w:div w:id="533075610">
              <w:marLeft w:val="0"/>
              <w:marRight w:val="0"/>
              <w:marTop w:val="0"/>
              <w:marBottom w:val="0"/>
              <w:divBdr>
                <w:top w:val="none" w:sz="0" w:space="0" w:color="auto"/>
                <w:left w:val="none" w:sz="0" w:space="0" w:color="auto"/>
                <w:bottom w:val="none" w:sz="0" w:space="0" w:color="auto"/>
                <w:right w:val="none" w:sz="0" w:space="0" w:color="auto"/>
              </w:divBdr>
            </w:div>
            <w:div w:id="534731564">
              <w:marLeft w:val="0"/>
              <w:marRight w:val="0"/>
              <w:marTop w:val="0"/>
              <w:marBottom w:val="0"/>
              <w:divBdr>
                <w:top w:val="none" w:sz="0" w:space="0" w:color="auto"/>
                <w:left w:val="none" w:sz="0" w:space="0" w:color="auto"/>
                <w:bottom w:val="none" w:sz="0" w:space="0" w:color="auto"/>
                <w:right w:val="none" w:sz="0" w:space="0" w:color="auto"/>
              </w:divBdr>
            </w:div>
            <w:div w:id="534781268">
              <w:marLeft w:val="0"/>
              <w:marRight w:val="0"/>
              <w:marTop w:val="0"/>
              <w:marBottom w:val="0"/>
              <w:divBdr>
                <w:top w:val="none" w:sz="0" w:space="0" w:color="auto"/>
                <w:left w:val="none" w:sz="0" w:space="0" w:color="auto"/>
                <w:bottom w:val="none" w:sz="0" w:space="0" w:color="auto"/>
                <w:right w:val="none" w:sz="0" w:space="0" w:color="auto"/>
              </w:divBdr>
            </w:div>
            <w:div w:id="537935191">
              <w:marLeft w:val="0"/>
              <w:marRight w:val="0"/>
              <w:marTop w:val="0"/>
              <w:marBottom w:val="0"/>
              <w:divBdr>
                <w:top w:val="none" w:sz="0" w:space="0" w:color="auto"/>
                <w:left w:val="none" w:sz="0" w:space="0" w:color="auto"/>
                <w:bottom w:val="none" w:sz="0" w:space="0" w:color="auto"/>
                <w:right w:val="none" w:sz="0" w:space="0" w:color="auto"/>
              </w:divBdr>
            </w:div>
            <w:div w:id="540020943">
              <w:marLeft w:val="0"/>
              <w:marRight w:val="0"/>
              <w:marTop w:val="0"/>
              <w:marBottom w:val="0"/>
              <w:divBdr>
                <w:top w:val="none" w:sz="0" w:space="0" w:color="auto"/>
                <w:left w:val="none" w:sz="0" w:space="0" w:color="auto"/>
                <w:bottom w:val="none" w:sz="0" w:space="0" w:color="auto"/>
                <w:right w:val="none" w:sz="0" w:space="0" w:color="auto"/>
              </w:divBdr>
            </w:div>
            <w:div w:id="540283227">
              <w:marLeft w:val="0"/>
              <w:marRight w:val="0"/>
              <w:marTop w:val="0"/>
              <w:marBottom w:val="0"/>
              <w:divBdr>
                <w:top w:val="none" w:sz="0" w:space="0" w:color="auto"/>
                <w:left w:val="none" w:sz="0" w:space="0" w:color="auto"/>
                <w:bottom w:val="none" w:sz="0" w:space="0" w:color="auto"/>
                <w:right w:val="none" w:sz="0" w:space="0" w:color="auto"/>
              </w:divBdr>
            </w:div>
            <w:div w:id="540870852">
              <w:marLeft w:val="0"/>
              <w:marRight w:val="0"/>
              <w:marTop w:val="0"/>
              <w:marBottom w:val="0"/>
              <w:divBdr>
                <w:top w:val="none" w:sz="0" w:space="0" w:color="auto"/>
                <w:left w:val="none" w:sz="0" w:space="0" w:color="auto"/>
                <w:bottom w:val="none" w:sz="0" w:space="0" w:color="auto"/>
                <w:right w:val="none" w:sz="0" w:space="0" w:color="auto"/>
              </w:divBdr>
            </w:div>
            <w:div w:id="541013613">
              <w:marLeft w:val="0"/>
              <w:marRight w:val="0"/>
              <w:marTop w:val="0"/>
              <w:marBottom w:val="0"/>
              <w:divBdr>
                <w:top w:val="none" w:sz="0" w:space="0" w:color="auto"/>
                <w:left w:val="none" w:sz="0" w:space="0" w:color="auto"/>
                <w:bottom w:val="none" w:sz="0" w:space="0" w:color="auto"/>
                <w:right w:val="none" w:sz="0" w:space="0" w:color="auto"/>
              </w:divBdr>
            </w:div>
            <w:div w:id="543716314">
              <w:marLeft w:val="0"/>
              <w:marRight w:val="0"/>
              <w:marTop w:val="0"/>
              <w:marBottom w:val="0"/>
              <w:divBdr>
                <w:top w:val="none" w:sz="0" w:space="0" w:color="auto"/>
                <w:left w:val="none" w:sz="0" w:space="0" w:color="auto"/>
                <w:bottom w:val="none" w:sz="0" w:space="0" w:color="auto"/>
                <w:right w:val="none" w:sz="0" w:space="0" w:color="auto"/>
              </w:divBdr>
            </w:div>
            <w:div w:id="545071526">
              <w:marLeft w:val="0"/>
              <w:marRight w:val="0"/>
              <w:marTop w:val="0"/>
              <w:marBottom w:val="0"/>
              <w:divBdr>
                <w:top w:val="none" w:sz="0" w:space="0" w:color="auto"/>
                <w:left w:val="none" w:sz="0" w:space="0" w:color="auto"/>
                <w:bottom w:val="none" w:sz="0" w:space="0" w:color="auto"/>
                <w:right w:val="none" w:sz="0" w:space="0" w:color="auto"/>
              </w:divBdr>
            </w:div>
            <w:div w:id="547453879">
              <w:marLeft w:val="0"/>
              <w:marRight w:val="0"/>
              <w:marTop w:val="0"/>
              <w:marBottom w:val="0"/>
              <w:divBdr>
                <w:top w:val="none" w:sz="0" w:space="0" w:color="auto"/>
                <w:left w:val="none" w:sz="0" w:space="0" w:color="auto"/>
                <w:bottom w:val="none" w:sz="0" w:space="0" w:color="auto"/>
                <w:right w:val="none" w:sz="0" w:space="0" w:color="auto"/>
              </w:divBdr>
            </w:div>
            <w:div w:id="548297273">
              <w:marLeft w:val="0"/>
              <w:marRight w:val="0"/>
              <w:marTop w:val="0"/>
              <w:marBottom w:val="0"/>
              <w:divBdr>
                <w:top w:val="none" w:sz="0" w:space="0" w:color="auto"/>
                <w:left w:val="none" w:sz="0" w:space="0" w:color="auto"/>
                <w:bottom w:val="none" w:sz="0" w:space="0" w:color="auto"/>
                <w:right w:val="none" w:sz="0" w:space="0" w:color="auto"/>
              </w:divBdr>
            </w:div>
            <w:div w:id="548498464">
              <w:marLeft w:val="0"/>
              <w:marRight w:val="0"/>
              <w:marTop w:val="0"/>
              <w:marBottom w:val="0"/>
              <w:divBdr>
                <w:top w:val="none" w:sz="0" w:space="0" w:color="auto"/>
                <w:left w:val="none" w:sz="0" w:space="0" w:color="auto"/>
                <w:bottom w:val="none" w:sz="0" w:space="0" w:color="auto"/>
                <w:right w:val="none" w:sz="0" w:space="0" w:color="auto"/>
              </w:divBdr>
            </w:div>
            <w:div w:id="550195329">
              <w:marLeft w:val="0"/>
              <w:marRight w:val="0"/>
              <w:marTop w:val="0"/>
              <w:marBottom w:val="0"/>
              <w:divBdr>
                <w:top w:val="none" w:sz="0" w:space="0" w:color="auto"/>
                <w:left w:val="none" w:sz="0" w:space="0" w:color="auto"/>
                <w:bottom w:val="none" w:sz="0" w:space="0" w:color="auto"/>
                <w:right w:val="none" w:sz="0" w:space="0" w:color="auto"/>
              </w:divBdr>
            </w:div>
            <w:div w:id="551234212">
              <w:marLeft w:val="0"/>
              <w:marRight w:val="0"/>
              <w:marTop w:val="0"/>
              <w:marBottom w:val="0"/>
              <w:divBdr>
                <w:top w:val="none" w:sz="0" w:space="0" w:color="auto"/>
                <w:left w:val="none" w:sz="0" w:space="0" w:color="auto"/>
                <w:bottom w:val="none" w:sz="0" w:space="0" w:color="auto"/>
                <w:right w:val="none" w:sz="0" w:space="0" w:color="auto"/>
              </w:divBdr>
            </w:div>
            <w:div w:id="552472480">
              <w:marLeft w:val="0"/>
              <w:marRight w:val="0"/>
              <w:marTop w:val="0"/>
              <w:marBottom w:val="0"/>
              <w:divBdr>
                <w:top w:val="none" w:sz="0" w:space="0" w:color="auto"/>
                <w:left w:val="none" w:sz="0" w:space="0" w:color="auto"/>
                <w:bottom w:val="none" w:sz="0" w:space="0" w:color="auto"/>
                <w:right w:val="none" w:sz="0" w:space="0" w:color="auto"/>
              </w:divBdr>
            </w:div>
            <w:div w:id="556162844">
              <w:marLeft w:val="0"/>
              <w:marRight w:val="0"/>
              <w:marTop w:val="0"/>
              <w:marBottom w:val="0"/>
              <w:divBdr>
                <w:top w:val="none" w:sz="0" w:space="0" w:color="auto"/>
                <w:left w:val="none" w:sz="0" w:space="0" w:color="auto"/>
                <w:bottom w:val="none" w:sz="0" w:space="0" w:color="auto"/>
                <w:right w:val="none" w:sz="0" w:space="0" w:color="auto"/>
              </w:divBdr>
            </w:div>
            <w:div w:id="558713650">
              <w:marLeft w:val="0"/>
              <w:marRight w:val="0"/>
              <w:marTop w:val="0"/>
              <w:marBottom w:val="0"/>
              <w:divBdr>
                <w:top w:val="none" w:sz="0" w:space="0" w:color="auto"/>
                <w:left w:val="none" w:sz="0" w:space="0" w:color="auto"/>
                <w:bottom w:val="none" w:sz="0" w:space="0" w:color="auto"/>
                <w:right w:val="none" w:sz="0" w:space="0" w:color="auto"/>
              </w:divBdr>
            </w:div>
            <w:div w:id="560798615">
              <w:marLeft w:val="0"/>
              <w:marRight w:val="0"/>
              <w:marTop w:val="0"/>
              <w:marBottom w:val="0"/>
              <w:divBdr>
                <w:top w:val="none" w:sz="0" w:space="0" w:color="auto"/>
                <w:left w:val="none" w:sz="0" w:space="0" w:color="auto"/>
                <w:bottom w:val="none" w:sz="0" w:space="0" w:color="auto"/>
                <w:right w:val="none" w:sz="0" w:space="0" w:color="auto"/>
              </w:divBdr>
            </w:div>
            <w:div w:id="561257520">
              <w:marLeft w:val="0"/>
              <w:marRight w:val="0"/>
              <w:marTop w:val="0"/>
              <w:marBottom w:val="0"/>
              <w:divBdr>
                <w:top w:val="none" w:sz="0" w:space="0" w:color="auto"/>
                <w:left w:val="none" w:sz="0" w:space="0" w:color="auto"/>
                <w:bottom w:val="none" w:sz="0" w:space="0" w:color="auto"/>
                <w:right w:val="none" w:sz="0" w:space="0" w:color="auto"/>
              </w:divBdr>
            </w:div>
            <w:div w:id="562444650">
              <w:marLeft w:val="0"/>
              <w:marRight w:val="0"/>
              <w:marTop w:val="0"/>
              <w:marBottom w:val="0"/>
              <w:divBdr>
                <w:top w:val="none" w:sz="0" w:space="0" w:color="auto"/>
                <w:left w:val="none" w:sz="0" w:space="0" w:color="auto"/>
                <w:bottom w:val="none" w:sz="0" w:space="0" w:color="auto"/>
                <w:right w:val="none" w:sz="0" w:space="0" w:color="auto"/>
              </w:divBdr>
              <w:divsChild>
                <w:div w:id="26104050">
                  <w:marLeft w:val="0"/>
                  <w:marRight w:val="0"/>
                  <w:marTop w:val="0"/>
                  <w:marBottom w:val="0"/>
                  <w:divBdr>
                    <w:top w:val="none" w:sz="0" w:space="0" w:color="auto"/>
                    <w:left w:val="none" w:sz="0" w:space="0" w:color="auto"/>
                    <w:bottom w:val="none" w:sz="0" w:space="0" w:color="auto"/>
                    <w:right w:val="none" w:sz="0" w:space="0" w:color="auto"/>
                  </w:divBdr>
                </w:div>
                <w:div w:id="244458022">
                  <w:marLeft w:val="0"/>
                  <w:marRight w:val="0"/>
                  <w:marTop w:val="0"/>
                  <w:marBottom w:val="0"/>
                  <w:divBdr>
                    <w:top w:val="none" w:sz="0" w:space="0" w:color="auto"/>
                    <w:left w:val="none" w:sz="0" w:space="0" w:color="auto"/>
                    <w:bottom w:val="none" w:sz="0" w:space="0" w:color="auto"/>
                    <w:right w:val="none" w:sz="0" w:space="0" w:color="auto"/>
                  </w:divBdr>
                </w:div>
                <w:div w:id="247423712">
                  <w:marLeft w:val="0"/>
                  <w:marRight w:val="0"/>
                  <w:marTop w:val="0"/>
                  <w:marBottom w:val="0"/>
                  <w:divBdr>
                    <w:top w:val="none" w:sz="0" w:space="0" w:color="auto"/>
                    <w:left w:val="none" w:sz="0" w:space="0" w:color="auto"/>
                    <w:bottom w:val="none" w:sz="0" w:space="0" w:color="auto"/>
                    <w:right w:val="none" w:sz="0" w:space="0" w:color="auto"/>
                  </w:divBdr>
                </w:div>
                <w:div w:id="768933968">
                  <w:marLeft w:val="0"/>
                  <w:marRight w:val="0"/>
                  <w:marTop w:val="0"/>
                  <w:marBottom w:val="0"/>
                  <w:divBdr>
                    <w:top w:val="none" w:sz="0" w:space="0" w:color="auto"/>
                    <w:left w:val="none" w:sz="0" w:space="0" w:color="auto"/>
                    <w:bottom w:val="none" w:sz="0" w:space="0" w:color="auto"/>
                    <w:right w:val="none" w:sz="0" w:space="0" w:color="auto"/>
                  </w:divBdr>
                </w:div>
                <w:div w:id="1022515964">
                  <w:marLeft w:val="0"/>
                  <w:marRight w:val="0"/>
                  <w:marTop w:val="0"/>
                  <w:marBottom w:val="0"/>
                  <w:divBdr>
                    <w:top w:val="none" w:sz="0" w:space="0" w:color="auto"/>
                    <w:left w:val="none" w:sz="0" w:space="0" w:color="auto"/>
                    <w:bottom w:val="none" w:sz="0" w:space="0" w:color="auto"/>
                    <w:right w:val="none" w:sz="0" w:space="0" w:color="auto"/>
                  </w:divBdr>
                </w:div>
                <w:div w:id="1187404364">
                  <w:marLeft w:val="0"/>
                  <w:marRight w:val="0"/>
                  <w:marTop w:val="0"/>
                  <w:marBottom w:val="0"/>
                  <w:divBdr>
                    <w:top w:val="none" w:sz="0" w:space="0" w:color="auto"/>
                    <w:left w:val="none" w:sz="0" w:space="0" w:color="auto"/>
                    <w:bottom w:val="none" w:sz="0" w:space="0" w:color="auto"/>
                    <w:right w:val="none" w:sz="0" w:space="0" w:color="auto"/>
                  </w:divBdr>
                </w:div>
                <w:div w:id="1221089493">
                  <w:marLeft w:val="0"/>
                  <w:marRight w:val="0"/>
                  <w:marTop w:val="0"/>
                  <w:marBottom w:val="0"/>
                  <w:divBdr>
                    <w:top w:val="none" w:sz="0" w:space="0" w:color="auto"/>
                    <w:left w:val="none" w:sz="0" w:space="0" w:color="auto"/>
                    <w:bottom w:val="none" w:sz="0" w:space="0" w:color="auto"/>
                    <w:right w:val="none" w:sz="0" w:space="0" w:color="auto"/>
                  </w:divBdr>
                </w:div>
                <w:div w:id="1470703418">
                  <w:marLeft w:val="0"/>
                  <w:marRight w:val="0"/>
                  <w:marTop w:val="0"/>
                  <w:marBottom w:val="0"/>
                  <w:divBdr>
                    <w:top w:val="none" w:sz="0" w:space="0" w:color="auto"/>
                    <w:left w:val="none" w:sz="0" w:space="0" w:color="auto"/>
                    <w:bottom w:val="none" w:sz="0" w:space="0" w:color="auto"/>
                    <w:right w:val="none" w:sz="0" w:space="0" w:color="auto"/>
                  </w:divBdr>
                </w:div>
                <w:div w:id="1644695705">
                  <w:marLeft w:val="0"/>
                  <w:marRight w:val="0"/>
                  <w:marTop w:val="0"/>
                  <w:marBottom w:val="0"/>
                  <w:divBdr>
                    <w:top w:val="none" w:sz="0" w:space="0" w:color="auto"/>
                    <w:left w:val="none" w:sz="0" w:space="0" w:color="auto"/>
                    <w:bottom w:val="none" w:sz="0" w:space="0" w:color="auto"/>
                    <w:right w:val="none" w:sz="0" w:space="0" w:color="auto"/>
                  </w:divBdr>
                </w:div>
                <w:div w:id="1644891896">
                  <w:marLeft w:val="0"/>
                  <w:marRight w:val="0"/>
                  <w:marTop w:val="0"/>
                  <w:marBottom w:val="0"/>
                  <w:divBdr>
                    <w:top w:val="none" w:sz="0" w:space="0" w:color="auto"/>
                    <w:left w:val="none" w:sz="0" w:space="0" w:color="auto"/>
                    <w:bottom w:val="none" w:sz="0" w:space="0" w:color="auto"/>
                    <w:right w:val="none" w:sz="0" w:space="0" w:color="auto"/>
                  </w:divBdr>
                </w:div>
                <w:div w:id="1706177418">
                  <w:marLeft w:val="0"/>
                  <w:marRight w:val="0"/>
                  <w:marTop w:val="0"/>
                  <w:marBottom w:val="0"/>
                  <w:divBdr>
                    <w:top w:val="none" w:sz="0" w:space="0" w:color="auto"/>
                    <w:left w:val="none" w:sz="0" w:space="0" w:color="auto"/>
                    <w:bottom w:val="none" w:sz="0" w:space="0" w:color="auto"/>
                    <w:right w:val="none" w:sz="0" w:space="0" w:color="auto"/>
                  </w:divBdr>
                </w:div>
              </w:divsChild>
            </w:div>
            <w:div w:id="564724055">
              <w:marLeft w:val="0"/>
              <w:marRight w:val="0"/>
              <w:marTop w:val="0"/>
              <w:marBottom w:val="0"/>
              <w:divBdr>
                <w:top w:val="none" w:sz="0" w:space="0" w:color="auto"/>
                <w:left w:val="none" w:sz="0" w:space="0" w:color="auto"/>
                <w:bottom w:val="none" w:sz="0" w:space="0" w:color="auto"/>
                <w:right w:val="none" w:sz="0" w:space="0" w:color="auto"/>
              </w:divBdr>
            </w:div>
            <w:div w:id="565184645">
              <w:marLeft w:val="0"/>
              <w:marRight w:val="0"/>
              <w:marTop w:val="0"/>
              <w:marBottom w:val="0"/>
              <w:divBdr>
                <w:top w:val="none" w:sz="0" w:space="0" w:color="auto"/>
                <w:left w:val="none" w:sz="0" w:space="0" w:color="auto"/>
                <w:bottom w:val="none" w:sz="0" w:space="0" w:color="auto"/>
                <w:right w:val="none" w:sz="0" w:space="0" w:color="auto"/>
              </w:divBdr>
            </w:div>
            <w:div w:id="565920149">
              <w:marLeft w:val="0"/>
              <w:marRight w:val="0"/>
              <w:marTop w:val="0"/>
              <w:marBottom w:val="0"/>
              <w:divBdr>
                <w:top w:val="none" w:sz="0" w:space="0" w:color="auto"/>
                <w:left w:val="none" w:sz="0" w:space="0" w:color="auto"/>
                <w:bottom w:val="none" w:sz="0" w:space="0" w:color="auto"/>
                <w:right w:val="none" w:sz="0" w:space="0" w:color="auto"/>
              </w:divBdr>
            </w:div>
            <w:div w:id="566963333">
              <w:marLeft w:val="0"/>
              <w:marRight w:val="0"/>
              <w:marTop w:val="0"/>
              <w:marBottom w:val="0"/>
              <w:divBdr>
                <w:top w:val="none" w:sz="0" w:space="0" w:color="auto"/>
                <w:left w:val="none" w:sz="0" w:space="0" w:color="auto"/>
                <w:bottom w:val="none" w:sz="0" w:space="0" w:color="auto"/>
                <w:right w:val="none" w:sz="0" w:space="0" w:color="auto"/>
              </w:divBdr>
            </w:div>
            <w:div w:id="567309002">
              <w:marLeft w:val="0"/>
              <w:marRight w:val="0"/>
              <w:marTop w:val="0"/>
              <w:marBottom w:val="0"/>
              <w:divBdr>
                <w:top w:val="none" w:sz="0" w:space="0" w:color="auto"/>
                <w:left w:val="none" w:sz="0" w:space="0" w:color="auto"/>
                <w:bottom w:val="none" w:sz="0" w:space="0" w:color="auto"/>
                <w:right w:val="none" w:sz="0" w:space="0" w:color="auto"/>
              </w:divBdr>
            </w:div>
            <w:div w:id="567964275">
              <w:marLeft w:val="0"/>
              <w:marRight w:val="0"/>
              <w:marTop w:val="0"/>
              <w:marBottom w:val="0"/>
              <w:divBdr>
                <w:top w:val="none" w:sz="0" w:space="0" w:color="auto"/>
                <w:left w:val="none" w:sz="0" w:space="0" w:color="auto"/>
                <w:bottom w:val="none" w:sz="0" w:space="0" w:color="auto"/>
                <w:right w:val="none" w:sz="0" w:space="0" w:color="auto"/>
              </w:divBdr>
            </w:div>
            <w:div w:id="568199248">
              <w:marLeft w:val="0"/>
              <w:marRight w:val="0"/>
              <w:marTop w:val="0"/>
              <w:marBottom w:val="0"/>
              <w:divBdr>
                <w:top w:val="none" w:sz="0" w:space="0" w:color="auto"/>
                <w:left w:val="none" w:sz="0" w:space="0" w:color="auto"/>
                <w:bottom w:val="none" w:sz="0" w:space="0" w:color="auto"/>
                <w:right w:val="none" w:sz="0" w:space="0" w:color="auto"/>
              </w:divBdr>
            </w:div>
            <w:div w:id="570577385">
              <w:marLeft w:val="0"/>
              <w:marRight w:val="0"/>
              <w:marTop w:val="0"/>
              <w:marBottom w:val="0"/>
              <w:divBdr>
                <w:top w:val="none" w:sz="0" w:space="0" w:color="auto"/>
                <w:left w:val="none" w:sz="0" w:space="0" w:color="auto"/>
                <w:bottom w:val="none" w:sz="0" w:space="0" w:color="auto"/>
                <w:right w:val="none" w:sz="0" w:space="0" w:color="auto"/>
              </w:divBdr>
            </w:div>
            <w:div w:id="571156185">
              <w:marLeft w:val="0"/>
              <w:marRight w:val="0"/>
              <w:marTop w:val="0"/>
              <w:marBottom w:val="0"/>
              <w:divBdr>
                <w:top w:val="none" w:sz="0" w:space="0" w:color="auto"/>
                <w:left w:val="none" w:sz="0" w:space="0" w:color="auto"/>
                <w:bottom w:val="none" w:sz="0" w:space="0" w:color="auto"/>
                <w:right w:val="none" w:sz="0" w:space="0" w:color="auto"/>
              </w:divBdr>
            </w:div>
            <w:div w:id="572742707">
              <w:marLeft w:val="0"/>
              <w:marRight w:val="0"/>
              <w:marTop w:val="0"/>
              <w:marBottom w:val="0"/>
              <w:divBdr>
                <w:top w:val="none" w:sz="0" w:space="0" w:color="auto"/>
                <w:left w:val="none" w:sz="0" w:space="0" w:color="auto"/>
                <w:bottom w:val="none" w:sz="0" w:space="0" w:color="auto"/>
                <w:right w:val="none" w:sz="0" w:space="0" w:color="auto"/>
              </w:divBdr>
            </w:div>
            <w:div w:id="573245027">
              <w:marLeft w:val="0"/>
              <w:marRight w:val="0"/>
              <w:marTop w:val="0"/>
              <w:marBottom w:val="0"/>
              <w:divBdr>
                <w:top w:val="none" w:sz="0" w:space="0" w:color="auto"/>
                <w:left w:val="none" w:sz="0" w:space="0" w:color="auto"/>
                <w:bottom w:val="none" w:sz="0" w:space="0" w:color="auto"/>
                <w:right w:val="none" w:sz="0" w:space="0" w:color="auto"/>
              </w:divBdr>
            </w:div>
            <w:div w:id="575213523">
              <w:marLeft w:val="0"/>
              <w:marRight w:val="0"/>
              <w:marTop w:val="0"/>
              <w:marBottom w:val="0"/>
              <w:divBdr>
                <w:top w:val="none" w:sz="0" w:space="0" w:color="auto"/>
                <w:left w:val="none" w:sz="0" w:space="0" w:color="auto"/>
                <w:bottom w:val="none" w:sz="0" w:space="0" w:color="auto"/>
                <w:right w:val="none" w:sz="0" w:space="0" w:color="auto"/>
              </w:divBdr>
            </w:div>
            <w:div w:id="576205151">
              <w:marLeft w:val="0"/>
              <w:marRight w:val="0"/>
              <w:marTop w:val="0"/>
              <w:marBottom w:val="0"/>
              <w:divBdr>
                <w:top w:val="none" w:sz="0" w:space="0" w:color="auto"/>
                <w:left w:val="none" w:sz="0" w:space="0" w:color="auto"/>
                <w:bottom w:val="none" w:sz="0" w:space="0" w:color="auto"/>
                <w:right w:val="none" w:sz="0" w:space="0" w:color="auto"/>
              </w:divBdr>
            </w:div>
            <w:div w:id="576599197">
              <w:marLeft w:val="0"/>
              <w:marRight w:val="0"/>
              <w:marTop w:val="0"/>
              <w:marBottom w:val="0"/>
              <w:divBdr>
                <w:top w:val="none" w:sz="0" w:space="0" w:color="auto"/>
                <w:left w:val="none" w:sz="0" w:space="0" w:color="auto"/>
                <w:bottom w:val="none" w:sz="0" w:space="0" w:color="auto"/>
                <w:right w:val="none" w:sz="0" w:space="0" w:color="auto"/>
              </w:divBdr>
            </w:div>
            <w:div w:id="577137615">
              <w:marLeft w:val="0"/>
              <w:marRight w:val="0"/>
              <w:marTop w:val="0"/>
              <w:marBottom w:val="0"/>
              <w:divBdr>
                <w:top w:val="none" w:sz="0" w:space="0" w:color="auto"/>
                <w:left w:val="none" w:sz="0" w:space="0" w:color="auto"/>
                <w:bottom w:val="none" w:sz="0" w:space="0" w:color="auto"/>
                <w:right w:val="none" w:sz="0" w:space="0" w:color="auto"/>
              </w:divBdr>
            </w:div>
            <w:div w:id="578638122">
              <w:marLeft w:val="0"/>
              <w:marRight w:val="0"/>
              <w:marTop w:val="0"/>
              <w:marBottom w:val="0"/>
              <w:divBdr>
                <w:top w:val="none" w:sz="0" w:space="0" w:color="auto"/>
                <w:left w:val="none" w:sz="0" w:space="0" w:color="auto"/>
                <w:bottom w:val="none" w:sz="0" w:space="0" w:color="auto"/>
                <w:right w:val="none" w:sz="0" w:space="0" w:color="auto"/>
              </w:divBdr>
            </w:div>
            <w:div w:id="579293451">
              <w:marLeft w:val="0"/>
              <w:marRight w:val="0"/>
              <w:marTop w:val="0"/>
              <w:marBottom w:val="0"/>
              <w:divBdr>
                <w:top w:val="none" w:sz="0" w:space="0" w:color="auto"/>
                <w:left w:val="none" w:sz="0" w:space="0" w:color="auto"/>
                <w:bottom w:val="none" w:sz="0" w:space="0" w:color="auto"/>
                <w:right w:val="none" w:sz="0" w:space="0" w:color="auto"/>
              </w:divBdr>
            </w:div>
            <w:div w:id="579680244">
              <w:marLeft w:val="0"/>
              <w:marRight w:val="0"/>
              <w:marTop w:val="0"/>
              <w:marBottom w:val="0"/>
              <w:divBdr>
                <w:top w:val="none" w:sz="0" w:space="0" w:color="auto"/>
                <w:left w:val="none" w:sz="0" w:space="0" w:color="auto"/>
                <w:bottom w:val="none" w:sz="0" w:space="0" w:color="auto"/>
                <w:right w:val="none" w:sz="0" w:space="0" w:color="auto"/>
              </w:divBdr>
            </w:div>
            <w:div w:id="579759068">
              <w:marLeft w:val="0"/>
              <w:marRight w:val="0"/>
              <w:marTop w:val="0"/>
              <w:marBottom w:val="0"/>
              <w:divBdr>
                <w:top w:val="none" w:sz="0" w:space="0" w:color="auto"/>
                <w:left w:val="none" w:sz="0" w:space="0" w:color="auto"/>
                <w:bottom w:val="none" w:sz="0" w:space="0" w:color="auto"/>
                <w:right w:val="none" w:sz="0" w:space="0" w:color="auto"/>
              </w:divBdr>
            </w:div>
            <w:div w:id="583341283">
              <w:marLeft w:val="0"/>
              <w:marRight w:val="0"/>
              <w:marTop w:val="0"/>
              <w:marBottom w:val="0"/>
              <w:divBdr>
                <w:top w:val="none" w:sz="0" w:space="0" w:color="auto"/>
                <w:left w:val="none" w:sz="0" w:space="0" w:color="auto"/>
                <w:bottom w:val="none" w:sz="0" w:space="0" w:color="auto"/>
                <w:right w:val="none" w:sz="0" w:space="0" w:color="auto"/>
              </w:divBdr>
            </w:div>
            <w:div w:id="583493423">
              <w:marLeft w:val="0"/>
              <w:marRight w:val="0"/>
              <w:marTop w:val="0"/>
              <w:marBottom w:val="0"/>
              <w:divBdr>
                <w:top w:val="none" w:sz="0" w:space="0" w:color="auto"/>
                <w:left w:val="none" w:sz="0" w:space="0" w:color="auto"/>
                <w:bottom w:val="none" w:sz="0" w:space="0" w:color="auto"/>
                <w:right w:val="none" w:sz="0" w:space="0" w:color="auto"/>
              </w:divBdr>
            </w:div>
            <w:div w:id="583996719">
              <w:marLeft w:val="0"/>
              <w:marRight w:val="0"/>
              <w:marTop w:val="0"/>
              <w:marBottom w:val="0"/>
              <w:divBdr>
                <w:top w:val="none" w:sz="0" w:space="0" w:color="auto"/>
                <w:left w:val="none" w:sz="0" w:space="0" w:color="auto"/>
                <w:bottom w:val="none" w:sz="0" w:space="0" w:color="auto"/>
                <w:right w:val="none" w:sz="0" w:space="0" w:color="auto"/>
              </w:divBdr>
            </w:div>
            <w:div w:id="585308972">
              <w:marLeft w:val="0"/>
              <w:marRight w:val="0"/>
              <w:marTop w:val="0"/>
              <w:marBottom w:val="0"/>
              <w:divBdr>
                <w:top w:val="none" w:sz="0" w:space="0" w:color="auto"/>
                <w:left w:val="none" w:sz="0" w:space="0" w:color="auto"/>
                <w:bottom w:val="none" w:sz="0" w:space="0" w:color="auto"/>
                <w:right w:val="none" w:sz="0" w:space="0" w:color="auto"/>
              </w:divBdr>
            </w:div>
            <w:div w:id="585842794">
              <w:marLeft w:val="0"/>
              <w:marRight w:val="0"/>
              <w:marTop w:val="0"/>
              <w:marBottom w:val="0"/>
              <w:divBdr>
                <w:top w:val="none" w:sz="0" w:space="0" w:color="auto"/>
                <w:left w:val="none" w:sz="0" w:space="0" w:color="auto"/>
                <w:bottom w:val="none" w:sz="0" w:space="0" w:color="auto"/>
                <w:right w:val="none" w:sz="0" w:space="0" w:color="auto"/>
              </w:divBdr>
            </w:div>
            <w:div w:id="592976849">
              <w:marLeft w:val="0"/>
              <w:marRight w:val="0"/>
              <w:marTop w:val="0"/>
              <w:marBottom w:val="0"/>
              <w:divBdr>
                <w:top w:val="none" w:sz="0" w:space="0" w:color="auto"/>
                <w:left w:val="none" w:sz="0" w:space="0" w:color="auto"/>
                <w:bottom w:val="none" w:sz="0" w:space="0" w:color="auto"/>
                <w:right w:val="none" w:sz="0" w:space="0" w:color="auto"/>
              </w:divBdr>
            </w:div>
            <w:div w:id="592980143">
              <w:marLeft w:val="0"/>
              <w:marRight w:val="0"/>
              <w:marTop w:val="0"/>
              <w:marBottom w:val="0"/>
              <w:divBdr>
                <w:top w:val="none" w:sz="0" w:space="0" w:color="auto"/>
                <w:left w:val="none" w:sz="0" w:space="0" w:color="auto"/>
                <w:bottom w:val="none" w:sz="0" w:space="0" w:color="auto"/>
                <w:right w:val="none" w:sz="0" w:space="0" w:color="auto"/>
              </w:divBdr>
            </w:div>
            <w:div w:id="593977726">
              <w:marLeft w:val="0"/>
              <w:marRight w:val="0"/>
              <w:marTop w:val="0"/>
              <w:marBottom w:val="0"/>
              <w:divBdr>
                <w:top w:val="none" w:sz="0" w:space="0" w:color="auto"/>
                <w:left w:val="none" w:sz="0" w:space="0" w:color="auto"/>
                <w:bottom w:val="none" w:sz="0" w:space="0" w:color="auto"/>
                <w:right w:val="none" w:sz="0" w:space="0" w:color="auto"/>
              </w:divBdr>
            </w:div>
            <w:div w:id="595750928">
              <w:marLeft w:val="0"/>
              <w:marRight w:val="0"/>
              <w:marTop w:val="0"/>
              <w:marBottom w:val="0"/>
              <w:divBdr>
                <w:top w:val="none" w:sz="0" w:space="0" w:color="auto"/>
                <w:left w:val="none" w:sz="0" w:space="0" w:color="auto"/>
                <w:bottom w:val="none" w:sz="0" w:space="0" w:color="auto"/>
                <w:right w:val="none" w:sz="0" w:space="0" w:color="auto"/>
              </w:divBdr>
            </w:div>
            <w:div w:id="596448813">
              <w:marLeft w:val="0"/>
              <w:marRight w:val="0"/>
              <w:marTop w:val="0"/>
              <w:marBottom w:val="0"/>
              <w:divBdr>
                <w:top w:val="none" w:sz="0" w:space="0" w:color="auto"/>
                <w:left w:val="none" w:sz="0" w:space="0" w:color="auto"/>
                <w:bottom w:val="none" w:sz="0" w:space="0" w:color="auto"/>
                <w:right w:val="none" w:sz="0" w:space="0" w:color="auto"/>
              </w:divBdr>
            </w:div>
            <w:div w:id="597175721">
              <w:marLeft w:val="0"/>
              <w:marRight w:val="0"/>
              <w:marTop w:val="0"/>
              <w:marBottom w:val="0"/>
              <w:divBdr>
                <w:top w:val="none" w:sz="0" w:space="0" w:color="auto"/>
                <w:left w:val="none" w:sz="0" w:space="0" w:color="auto"/>
                <w:bottom w:val="none" w:sz="0" w:space="0" w:color="auto"/>
                <w:right w:val="none" w:sz="0" w:space="0" w:color="auto"/>
              </w:divBdr>
            </w:div>
            <w:div w:id="597719677">
              <w:marLeft w:val="0"/>
              <w:marRight w:val="0"/>
              <w:marTop w:val="0"/>
              <w:marBottom w:val="0"/>
              <w:divBdr>
                <w:top w:val="none" w:sz="0" w:space="0" w:color="auto"/>
                <w:left w:val="none" w:sz="0" w:space="0" w:color="auto"/>
                <w:bottom w:val="none" w:sz="0" w:space="0" w:color="auto"/>
                <w:right w:val="none" w:sz="0" w:space="0" w:color="auto"/>
              </w:divBdr>
            </w:div>
            <w:div w:id="598870905">
              <w:marLeft w:val="0"/>
              <w:marRight w:val="0"/>
              <w:marTop w:val="0"/>
              <w:marBottom w:val="0"/>
              <w:divBdr>
                <w:top w:val="none" w:sz="0" w:space="0" w:color="auto"/>
                <w:left w:val="none" w:sz="0" w:space="0" w:color="auto"/>
                <w:bottom w:val="none" w:sz="0" w:space="0" w:color="auto"/>
                <w:right w:val="none" w:sz="0" w:space="0" w:color="auto"/>
              </w:divBdr>
            </w:div>
            <w:div w:id="601956484">
              <w:marLeft w:val="0"/>
              <w:marRight w:val="0"/>
              <w:marTop w:val="0"/>
              <w:marBottom w:val="0"/>
              <w:divBdr>
                <w:top w:val="none" w:sz="0" w:space="0" w:color="auto"/>
                <w:left w:val="none" w:sz="0" w:space="0" w:color="auto"/>
                <w:bottom w:val="none" w:sz="0" w:space="0" w:color="auto"/>
                <w:right w:val="none" w:sz="0" w:space="0" w:color="auto"/>
              </w:divBdr>
            </w:div>
            <w:div w:id="604656838">
              <w:marLeft w:val="0"/>
              <w:marRight w:val="0"/>
              <w:marTop w:val="0"/>
              <w:marBottom w:val="0"/>
              <w:divBdr>
                <w:top w:val="none" w:sz="0" w:space="0" w:color="auto"/>
                <w:left w:val="none" w:sz="0" w:space="0" w:color="auto"/>
                <w:bottom w:val="none" w:sz="0" w:space="0" w:color="auto"/>
                <w:right w:val="none" w:sz="0" w:space="0" w:color="auto"/>
              </w:divBdr>
            </w:div>
            <w:div w:id="604731662">
              <w:marLeft w:val="0"/>
              <w:marRight w:val="0"/>
              <w:marTop w:val="0"/>
              <w:marBottom w:val="0"/>
              <w:divBdr>
                <w:top w:val="none" w:sz="0" w:space="0" w:color="auto"/>
                <w:left w:val="none" w:sz="0" w:space="0" w:color="auto"/>
                <w:bottom w:val="none" w:sz="0" w:space="0" w:color="auto"/>
                <w:right w:val="none" w:sz="0" w:space="0" w:color="auto"/>
              </w:divBdr>
            </w:div>
            <w:div w:id="604919548">
              <w:marLeft w:val="0"/>
              <w:marRight w:val="0"/>
              <w:marTop w:val="0"/>
              <w:marBottom w:val="0"/>
              <w:divBdr>
                <w:top w:val="none" w:sz="0" w:space="0" w:color="auto"/>
                <w:left w:val="none" w:sz="0" w:space="0" w:color="auto"/>
                <w:bottom w:val="none" w:sz="0" w:space="0" w:color="auto"/>
                <w:right w:val="none" w:sz="0" w:space="0" w:color="auto"/>
              </w:divBdr>
            </w:div>
            <w:div w:id="605314371">
              <w:marLeft w:val="0"/>
              <w:marRight w:val="0"/>
              <w:marTop w:val="0"/>
              <w:marBottom w:val="0"/>
              <w:divBdr>
                <w:top w:val="none" w:sz="0" w:space="0" w:color="auto"/>
                <w:left w:val="none" w:sz="0" w:space="0" w:color="auto"/>
                <w:bottom w:val="none" w:sz="0" w:space="0" w:color="auto"/>
                <w:right w:val="none" w:sz="0" w:space="0" w:color="auto"/>
              </w:divBdr>
            </w:div>
            <w:div w:id="606038770">
              <w:marLeft w:val="0"/>
              <w:marRight w:val="0"/>
              <w:marTop w:val="0"/>
              <w:marBottom w:val="0"/>
              <w:divBdr>
                <w:top w:val="none" w:sz="0" w:space="0" w:color="auto"/>
                <w:left w:val="none" w:sz="0" w:space="0" w:color="auto"/>
                <w:bottom w:val="none" w:sz="0" w:space="0" w:color="auto"/>
                <w:right w:val="none" w:sz="0" w:space="0" w:color="auto"/>
              </w:divBdr>
            </w:div>
            <w:div w:id="609514103">
              <w:marLeft w:val="0"/>
              <w:marRight w:val="0"/>
              <w:marTop w:val="0"/>
              <w:marBottom w:val="0"/>
              <w:divBdr>
                <w:top w:val="none" w:sz="0" w:space="0" w:color="auto"/>
                <w:left w:val="none" w:sz="0" w:space="0" w:color="auto"/>
                <w:bottom w:val="none" w:sz="0" w:space="0" w:color="auto"/>
                <w:right w:val="none" w:sz="0" w:space="0" w:color="auto"/>
              </w:divBdr>
            </w:div>
            <w:div w:id="610626674">
              <w:marLeft w:val="0"/>
              <w:marRight w:val="0"/>
              <w:marTop w:val="360"/>
              <w:marBottom w:val="0"/>
              <w:divBdr>
                <w:top w:val="single" w:sz="6" w:space="0" w:color="auto"/>
                <w:left w:val="single" w:sz="6" w:space="0" w:color="auto"/>
                <w:bottom w:val="single" w:sz="6" w:space="0" w:color="auto"/>
                <w:right w:val="single" w:sz="6" w:space="0" w:color="auto"/>
              </w:divBdr>
            </w:div>
            <w:div w:id="612175525">
              <w:marLeft w:val="0"/>
              <w:marRight w:val="0"/>
              <w:marTop w:val="0"/>
              <w:marBottom w:val="0"/>
              <w:divBdr>
                <w:top w:val="none" w:sz="0" w:space="0" w:color="auto"/>
                <w:left w:val="none" w:sz="0" w:space="0" w:color="auto"/>
                <w:bottom w:val="none" w:sz="0" w:space="0" w:color="auto"/>
                <w:right w:val="none" w:sz="0" w:space="0" w:color="auto"/>
              </w:divBdr>
            </w:div>
            <w:div w:id="612589455">
              <w:marLeft w:val="0"/>
              <w:marRight w:val="0"/>
              <w:marTop w:val="0"/>
              <w:marBottom w:val="0"/>
              <w:divBdr>
                <w:top w:val="none" w:sz="0" w:space="0" w:color="auto"/>
                <w:left w:val="none" w:sz="0" w:space="0" w:color="auto"/>
                <w:bottom w:val="none" w:sz="0" w:space="0" w:color="auto"/>
                <w:right w:val="none" w:sz="0" w:space="0" w:color="auto"/>
              </w:divBdr>
            </w:div>
            <w:div w:id="613366743">
              <w:marLeft w:val="0"/>
              <w:marRight w:val="0"/>
              <w:marTop w:val="0"/>
              <w:marBottom w:val="0"/>
              <w:divBdr>
                <w:top w:val="none" w:sz="0" w:space="0" w:color="auto"/>
                <w:left w:val="none" w:sz="0" w:space="0" w:color="auto"/>
                <w:bottom w:val="none" w:sz="0" w:space="0" w:color="auto"/>
                <w:right w:val="none" w:sz="0" w:space="0" w:color="auto"/>
              </w:divBdr>
            </w:div>
            <w:div w:id="613705870">
              <w:marLeft w:val="0"/>
              <w:marRight w:val="0"/>
              <w:marTop w:val="0"/>
              <w:marBottom w:val="0"/>
              <w:divBdr>
                <w:top w:val="none" w:sz="0" w:space="0" w:color="auto"/>
                <w:left w:val="none" w:sz="0" w:space="0" w:color="auto"/>
                <w:bottom w:val="none" w:sz="0" w:space="0" w:color="auto"/>
                <w:right w:val="none" w:sz="0" w:space="0" w:color="auto"/>
              </w:divBdr>
            </w:div>
            <w:div w:id="615142022">
              <w:marLeft w:val="0"/>
              <w:marRight w:val="0"/>
              <w:marTop w:val="0"/>
              <w:marBottom w:val="0"/>
              <w:divBdr>
                <w:top w:val="none" w:sz="0" w:space="0" w:color="auto"/>
                <w:left w:val="none" w:sz="0" w:space="0" w:color="auto"/>
                <w:bottom w:val="none" w:sz="0" w:space="0" w:color="auto"/>
                <w:right w:val="none" w:sz="0" w:space="0" w:color="auto"/>
              </w:divBdr>
            </w:div>
            <w:div w:id="615865015">
              <w:marLeft w:val="0"/>
              <w:marRight w:val="0"/>
              <w:marTop w:val="0"/>
              <w:marBottom w:val="0"/>
              <w:divBdr>
                <w:top w:val="none" w:sz="0" w:space="0" w:color="auto"/>
                <w:left w:val="none" w:sz="0" w:space="0" w:color="auto"/>
                <w:bottom w:val="none" w:sz="0" w:space="0" w:color="auto"/>
                <w:right w:val="none" w:sz="0" w:space="0" w:color="auto"/>
              </w:divBdr>
            </w:div>
            <w:div w:id="617026972">
              <w:marLeft w:val="0"/>
              <w:marRight w:val="0"/>
              <w:marTop w:val="0"/>
              <w:marBottom w:val="0"/>
              <w:divBdr>
                <w:top w:val="none" w:sz="0" w:space="0" w:color="auto"/>
                <w:left w:val="none" w:sz="0" w:space="0" w:color="auto"/>
                <w:bottom w:val="none" w:sz="0" w:space="0" w:color="auto"/>
                <w:right w:val="none" w:sz="0" w:space="0" w:color="auto"/>
              </w:divBdr>
            </w:div>
            <w:div w:id="619069783">
              <w:marLeft w:val="0"/>
              <w:marRight w:val="0"/>
              <w:marTop w:val="0"/>
              <w:marBottom w:val="0"/>
              <w:divBdr>
                <w:top w:val="none" w:sz="0" w:space="0" w:color="auto"/>
                <w:left w:val="none" w:sz="0" w:space="0" w:color="auto"/>
                <w:bottom w:val="none" w:sz="0" w:space="0" w:color="auto"/>
                <w:right w:val="none" w:sz="0" w:space="0" w:color="auto"/>
              </w:divBdr>
            </w:div>
            <w:div w:id="620377325">
              <w:marLeft w:val="0"/>
              <w:marRight w:val="0"/>
              <w:marTop w:val="0"/>
              <w:marBottom w:val="0"/>
              <w:divBdr>
                <w:top w:val="none" w:sz="0" w:space="0" w:color="auto"/>
                <w:left w:val="none" w:sz="0" w:space="0" w:color="auto"/>
                <w:bottom w:val="none" w:sz="0" w:space="0" w:color="auto"/>
                <w:right w:val="none" w:sz="0" w:space="0" w:color="auto"/>
              </w:divBdr>
            </w:div>
            <w:div w:id="620380142">
              <w:marLeft w:val="0"/>
              <w:marRight w:val="0"/>
              <w:marTop w:val="0"/>
              <w:marBottom w:val="0"/>
              <w:divBdr>
                <w:top w:val="none" w:sz="0" w:space="0" w:color="auto"/>
                <w:left w:val="none" w:sz="0" w:space="0" w:color="auto"/>
                <w:bottom w:val="none" w:sz="0" w:space="0" w:color="auto"/>
                <w:right w:val="none" w:sz="0" w:space="0" w:color="auto"/>
              </w:divBdr>
            </w:div>
            <w:div w:id="621233768">
              <w:marLeft w:val="0"/>
              <w:marRight w:val="0"/>
              <w:marTop w:val="0"/>
              <w:marBottom w:val="0"/>
              <w:divBdr>
                <w:top w:val="none" w:sz="0" w:space="0" w:color="auto"/>
                <w:left w:val="none" w:sz="0" w:space="0" w:color="auto"/>
                <w:bottom w:val="none" w:sz="0" w:space="0" w:color="auto"/>
                <w:right w:val="none" w:sz="0" w:space="0" w:color="auto"/>
              </w:divBdr>
            </w:div>
            <w:div w:id="622808768">
              <w:marLeft w:val="0"/>
              <w:marRight w:val="0"/>
              <w:marTop w:val="0"/>
              <w:marBottom w:val="0"/>
              <w:divBdr>
                <w:top w:val="none" w:sz="0" w:space="0" w:color="auto"/>
                <w:left w:val="none" w:sz="0" w:space="0" w:color="auto"/>
                <w:bottom w:val="none" w:sz="0" w:space="0" w:color="auto"/>
                <w:right w:val="none" w:sz="0" w:space="0" w:color="auto"/>
              </w:divBdr>
            </w:div>
            <w:div w:id="624510569">
              <w:marLeft w:val="0"/>
              <w:marRight w:val="0"/>
              <w:marTop w:val="0"/>
              <w:marBottom w:val="0"/>
              <w:divBdr>
                <w:top w:val="none" w:sz="0" w:space="0" w:color="auto"/>
                <w:left w:val="none" w:sz="0" w:space="0" w:color="auto"/>
                <w:bottom w:val="none" w:sz="0" w:space="0" w:color="auto"/>
                <w:right w:val="none" w:sz="0" w:space="0" w:color="auto"/>
              </w:divBdr>
            </w:div>
            <w:div w:id="628583789">
              <w:marLeft w:val="0"/>
              <w:marRight w:val="0"/>
              <w:marTop w:val="0"/>
              <w:marBottom w:val="0"/>
              <w:divBdr>
                <w:top w:val="none" w:sz="0" w:space="0" w:color="auto"/>
                <w:left w:val="none" w:sz="0" w:space="0" w:color="auto"/>
                <w:bottom w:val="none" w:sz="0" w:space="0" w:color="auto"/>
                <w:right w:val="none" w:sz="0" w:space="0" w:color="auto"/>
              </w:divBdr>
            </w:div>
            <w:div w:id="628587073">
              <w:marLeft w:val="0"/>
              <w:marRight w:val="0"/>
              <w:marTop w:val="0"/>
              <w:marBottom w:val="0"/>
              <w:divBdr>
                <w:top w:val="none" w:sz="0" w:space="0" w:color="auto"/>
                <w:left w:val="none" w:sz="0" w:space="0" w:color="auto"/>
                <w:bottom w:val="none" w:sz="0" w:space="0" w:color="auto"/>
                <w:right w:val="none" w:sz="0" w:space="0" w:color="auto"/>
              </w:divBdr>
            </w:div>
            <w:div w:id="630793281">
              <w:marLeft w:val="0"/>
              <w:marRight w:val="0"/>
              <w:marTop w:val="0"/>
              <w:marBottom w:val="0"/>
              <w:divBdr>
                <w:top w:val="none" w:sz="0" w:space="0" w:color="auto"/>
                <w:left w:val="none" w:sz="0" w:space="0" w:color="auto"/>
                <w:bottom w:val="none" w:sz="0" w:space="0" w:color="auto"/>
                <w:right w:val="none" w:sz="0" w:space="0" w:color="auto"/>
              </w:divBdr>
            </w:div>
            <w:div w:id="631133325">
              <w:marLeft w:val="0"/>
              <w:marRight w:val="0"/>
              <w:marTop w:val="0"/>
              <w:marBottom w:val="0"/>
              <w:divBdr>
                <w:top w:val="none" w:sz="0" w:space="0" w:color="auto"/>
                <w:left w:val="none" w:sz="0" w:space="0" w:color="auto"/>
                <w:bottom w:val="none" w:sz="0" w:space="0" w:color="auto"/>
                <w:right w:val="none" w:sz="0" w:space="0" w:color="auto"/>
              </w:divBdr>
            </w:div>
            <w:div w:id="633221703">
              <w:marLeft w:val="0"/>
              <w:marRight w:val="0"/>
              <w:marTop w:val="0"/>
              <w:marBottom w:val="0"/>
              <w:divBdr>
                <w:top w:val="none" w:sz="0" w:space="0" w:color="auto"/>
                <w:left w:val="none" w:sz="0" w:space="0" w:color="auto"/>
                <w:bottom w:val="none" w:sz="0" w:space="0" w:color="auto"/>
                <w:right w:val="none" w:sz="0" w:space="0" w:color="auto"/>
              </w:divBdr>
            </w:div>
            <w:div w:id="636764724">
              <w:marLeft w:val="0"/>
              <w:marRight w:val="0"/>
              <w:marTop w:val="0"/>
              <w:marBottom w:val="0"/>
              <w:divBdr>
                <w:top w:val="none" w:sz="0" w:space="0" w:color="auto"/>
                <w:left w:val="none" w:sz="0" w:space="0" w:color="auto"/>
                <w:bottom w:val="none" w:sz="0" w:space="0" w:color="auto"/>
                <w:right w:val="none" w:sz="0" w:space="0" w:color="auto"/>
              </w:divBdr>
            </w:div>
            <w:div w:id="637304567">
              <w:marLeft w:val="0"/>
              <w:marRight w:val="0"/>
              <w:marTop w:val="0"/>
              <w:marBottom w:val="0"/>
              <w:divBdr>
                <w:top w:val="none" w:sz="0" w:space="0" w:color="auto"/>
                <w:left w:val="none" w:sz="0" w:space="0" w:color="auto"/>
                <w:bottom w:val="none" w:sz="0" w:space="0" w:color="auto"/>
                <w:right w:val="none" w:sz="0" w:space="0" w:color="auto"/>
              </w:divBdr>
            </w:div>
            <w:div w:id="638460930">
              <w:marLeft w:val="0"/>
              <w:marRight w:val="0"/>
              <w:marTop w:val="0"/>
              <w:marBottom w:val="0"/>
              <w:divBdr>
                <w:top w:val="none" w:sz="0" w:space="0" w:color="auto"/>
                <w:left w:val="none" w:sz="0" w:space="0" w:color="auto"/>
                <w:bottom w:val="none" w:sz="0" w:space="0" w:color="auto"/>
                <w:right w:val="none" w:sz="0" w:space="0" w:color="auto"/>
              </w:divBdr>
            </w:div>
            <w:div w:id="639266862">
              <w:marLeft w:val="0"/>
              <w:marRight w:val="0"/>
              <w:marTop w:val="0"/>
              <w:marBottom w:val="0"/>
              <w:divBdr>
                <w:top w:val="none" w:sz="0" w:space="0" w:color="auto"/>
                <w:left w:val="none" w:sz="0" w:space="0" w:color="auto"/>
                <w:bottom w:val="none" w:sz="0" w:space="0" w:color="auto"/>
                <w:right w:val="none" w:sz="0" w:space="0" w:color="auto"/>
              </w:divBdr>
            </w:div>
            <w:div w:id="639919839">
              <w:marLeft w:val="0"/>
              <w:marRight w:val="0"/>
              <w:marTop w:val="0"/>
              <w:marBottom w:val="0"/>
              <w:divBdr>
                <w:top w:val="none" w:sz="0" w:space="0" w:color="auto"/>
                <w:left w:val="none" w:sz="0" w:space="0" w:color="auto"/>
                <w:bottom w:val="none" w:sz="0" w:space="0" w:color="auto"/>
                <w:right w:val="none" w:sz="0" w:space="0" w:color="auto"/>
              </w:divBdr>
            </w:div>
            <w:div w:id="640501601">
              <w:marLeft w:val="0"/>
              <w:marRight w:val="0"/>
              <w:marTop w:val="0"/>
              <w:marBottom w:val="0"/>
              <w:divBdr>
                <w:top w:val="none" w:sz="0" w:space="0" w:color="auto"/>
                <w:left w:val="none" w:sz="0" w:space="0" w:color="auto"/>
                <w:bottom w:val="none" w:sz="0" w:space="0" w:color="auto"/>
                <w:right w:val="none" w:sz="0" w:space="0" w:color="auto"/>
              </w:divBdr>
            </w:div>
            <w:div w:id="641036247">
              <w:marLeft w:val="0"/>
              <w:marRight w:val="0"/>
              <w:marTop w:val="0"/>
              <w:marBottom w:val="0"/>
              <w:divBdr>
                <w:top w:val="none" w:sz="0" w:space="0" w:color="auto"/>
                <w:left w:val="none" w:sz="0" w:space="0" w:color="auto"/>
                <w:bottom w:val="none" w:sz="0" w:space="0" w:color="auto"/>
                <w:right w:val="none" w:sz="0" w:space="0" w:color="auto"/>
              </w:divBdr>
            </w:div>
            <w:div w:id="641426989">
              <w:marLeft w:val="0"/>
              <w:marRight w:val="0"/>
              <w:marTop w:val="0"/>
              <w:marBottom w:val="0"/>
              <w:divBdr>
                <w:top w:val="none" w:sz="0" w:space="0" w:color="auto"/>
                <w:left w:val="none" w:sz="0" w:space="0" w:color="auto"/>
                <w:bottom w:val="none" w:sz="0" w:space="0" w:color="auto"/>
                <w:right w:val="none" w:sz="0" w:space="0" w:color="auto"/>
              </w:divBdr>
            </w:div>
            <w:div w:id="641468598">
              <w:marLeft w:val="0"/>
              <w:marRight w:val="0"/>
              <w:marTop w:val="0"/>
              <w:marBottom w:val="0"/>
              <w:divBdr>
                <w:top w:val="none" w:sz="0" w:space="0" w:color="auto"/>
                <w:left w:val="none" w:sz="0" w:space="0" w:color="auto"/>
                <w:bottom w:val="none" w:sz="0" w:space="0" w:color="auto"/>
                <w:right w:val="none" w:sz="0" w:space="0" w:color="auto"/>
              </w:divBdr>
            </w:div>
            <w:div w:id="642272290">
              <w:marLeft w:val="0"/>
              <w:marRight w:val="0"/>
              <w:marTop w:val="0"/>
              <w:marBottom w:val="0"/>
              <w:divBdr>
                <w:top w:val="none" w:sz="0" w:space="0" w:color="auto"/>
                <w:left w:val="none" w:sz="0" w:space="0" w:color="auto"/>
                <w:bottom w:val="none" w:sz="0" w:space="0" w:color="auto"/>
                <w:right w:val="none" w:sz="0" w:space="0" w:color="auto"/>
              </w:divBdr>
            </w:div>
            <w:div w:id="642932874">
              <w:marLeft w:val="0"/>
              <w:marRight w:val="0"/>
              <w:marTop w:val="0"/>
              <w:marBottom w:val="0"/>
              <w:divBdr>
                <w:top w:val="none" w:sz="0" w:space="0" w:color="auto"/>
                <w:left w:val="none" w:sz="0" w:space="0" w:color="auto"/>
                <w:bottom w:val="none" w:sz="0" w:space="0" w:color="auto"/>
                <w:right w:val="none" w:sz="0" w:space="0" w:color="auto"/>
              </w:divBdr>
            </w:div>
            <w:div w:id="643311435">
              <w:marLeft w:val="0"/>
              <w:marRight w:val="0"/>
              <w:marTop w:val="0"/>
              <w:marBottom w:val="0"/>
              <w:divBdr>
                <w:top w:val="none" w:sz="0" w:space="0" w:color="auto"/>
                <w:left w:val="none" w:sz="0" w:space="0" w:color="auto"/>
                <w:bottom w:val="none" w:sz="0" w:space="0" w:color="auto"/>
                <w:right w:val="none" w:sz="0" w:space="0" w:color="auto"/>
              </w:divBdr>
            </w:div>
            <w:div w:id="645937641">
              <w:marLeft w:val="0"/>
              <w:marRight w:val="0"/>
              <w:marTop w:val="0"/>
              <w:marBottom w:val="0"/>
              <w:divBdr>
                <w:top w:val="none" w:sz="0" w:space="0" w:color="auto"/>
                <w:left w:val="none" w:sz="0" w:space="0" w:color="auto"/>
                <w:bottom w:val="none" w:sz="0" w:space="0" w:color="auto"/>
                <w:right w:val="none" w:sz="0" w:space="0" w:color="auto"/>
              </w:divBdr>
            </w:div>
            <w:div w:id="648442540">
              <w:marLeft w:val="0"/>
              <w:marRight w:val="0"/>
              <w:marTop w:val="0"/>
              <w:marBottom w:val="0"/>
              <w:divBdr>
                <w:top w:val="none" w:sz="0" w:space="0" w:color="auto"/>
                <w:left w:val="none" w:sz="0" w:space="0" w:color="auto"/>
                <w:bottom w:val="none" w:sz="0" w:space="0" w:color="auto"/>
                <w:right w:val="none" w:sz="0" w:space="0" w:color="auto"/>
              </w:divBdr>
            </w:div>
            <w:div w:id="650865025">
              <w:marLeft w:val="0"/>
              <w:marRight w:val="0"/>
              <w:marTop w:val="0"/>
              <w:marBottom w:val="0"/>
              <w:divBdr>
                <w:top w:val="none" w:sz="0" w:space="0" w:color="auto"/>
                <w:left w:val="none" w:sz="0" w:space="0" w:color="auto"/>
                <w:bottom w:val="none" w:sz="0" w:space="0" w:color="auto"/>
                <w:right w:val="none" w:sz="0" w:space="0" w:color="auto"/>
              </w:divBdr>
            </w:div>
            <w:div w:id="651756383">
              <w:marLeft w:val="0"/>
              <w:marRight w:val="0"/>
              <w:marTop w:val="0"/>
              <w:marBottom w:val="0"/>
              <w:divBdr>
                <w:top w:val="none" w:sz="0" w:space="0" w:color="auto"/>
                <w:left w:val="none" w:sz="0" w:space="0" w:color="auto"/>
                <w:bottom w:val="none" w:sz="0" w:space="0" w:color="auto"/>
                <w:right w:val="none" w:sz="0" w:space="0" w:color="auto"/>
              </w:divBdr>
            </w:div>
            <w:div w:id="651787367">
              <w:marLeft w:val="0"/>
              <w:marRight w:val="0"/>
              <w:marTop w:val="0"/>
              <w:marBottom w:val="0"/>
              <w:divBdr>
                <w:top w:val="none" w:sz="0" w:space="0" w:color="auto"/>
                <w:left w:val="none" w:sz="0" w:space="0" w:color="auto"/>
                <w:bottom w:val="none" w:sz="0" w:space="0" w:color="auto"/>
                <w:right w:val="none" w:sz="0" w:space="0" w:color="auto"/>
              </w:divBdr>
            </w:div>
            <w:div w:id="652027103">
              <w:marLeft w:val="0"/>
              <w:marRight w:val="0"/>
              <w:marTop w:val="0"/>
              <w:marBottom w:val="0"/>
              <w:divBdr>
                <w:top w:val="none" w:sz="0" w:space="0" w:color="auto"/>
                <w:left w:val="none" w:sz="0" w:space="0" w:color="auto"/>
                <w:bottom w:val="none" w:sz="0" w:space="0" w:color="auto"/>
                <w:right w:val="none" w:sz="0" w:space="0" w:color="auto"/>
              </w:divBdr>
            </w:div>
            <w:div w:id="652416508">
              <w:marLeft w:val="0"/>
              <w:marRight w:val="0"/>
              <w:marTop w:val="0"/>
              <w:marBottom w:val="0"/>
              <w:divBdr>
                <w:top w:val="none" w:sz="0" w:space="0" w:color="auto"/>
                <w:left w:val="none" w:sz="0" w:space="0" w:color="auto"/>
                <w:bottom w:val="none" w:sz="0" w:space="0" w:color="auto"/>
                <w:right w:val="none" w:sz="0" w:space="0" w:color="auto"/>
              </w:divBdr>
            </w:div>
            <w:div w:id="656105651">
              <w:marLeft w:val="0"/>
              <w:marRight w:val="0"/>
              <w:marTop w:val="0"/>
              <w:marBottom w:val="0"/>
              <w:divBdr>
                <w:top w:val="none" w:sz="0" w:space="0" w:color="auto"/>
                <w:left w:val="none" w:sz="0" w:space="0" w:color="auto"/>
                <w:bottom w:val="none" w:sz="0" w:space="0" w:color="auto"/>
                <w:right w:val="none" w:sz="0" w:space="0" w:color="auto"/>
              </w:divBdr>
            </w:div>
            <w:div w:id="657732874">
              <w:marLeft w:val="0"/>
              <w:marRight w:val="0"/>
              <w:marTop w:val="0"/>
              <w:marBottom w:val="0"/>
              <w:divBdr>
                <w:top w:val="none" w:sz="0" w:space="0" w:color="auto"/>
                <w:left w:val="none" w:sz="0" w:space="0" w:color="auto"/>
                <w:bottom w:val="none" w:sz="0" w:space="0" w:color="auto"/>
                <w:right w:val="none" w:sz="0" w:space="0" w:color="auto"/>
              </w:divBdr>
            </w:div>
            <w:div w:id="660354899">
              <w:marLeft w:val="0"/>
              <w:marRight w:val="0"/>
              <w:marTop w:val="0"/>
              <w:marBottom w:val="0"/>
              <w:divBdr>
                <w:top w:val="none" w:sz="0" w:space="0" w:color="auto"/>
                <w:left w:val="none" w:sz="0" w:space="0" w:color="auto"/>
                <w:bottom w:val="none" w:sz="0" w:space="0" w:color="auto"/>
                <w:right w:val="none" w:sz="0" w:space="0" w:color="auto"/>
              </w:divBdr>
            </w:div>
            <w:div w:id="662246062">
              <w:marLeft w:val="0"/>
              <w:marRight w:val="0"/>
              <w:marTop w:val="0"/>
              <w:marBottom w:val="0"/>
              <w:divBdr>
                <w:top w:val="none" w:sz="0" w:space="0" w:color="auto"/>
                <w:left w:val="none" w:sz="0" w:space="0" w:color="auto"/>
                <w:bottom w:val="none" w:sz="0" w:space="0" w:color="auto"/>
                <w:right w:val="none" w:sz="0" w:space="0" w:color="auto"/>
              </w:divBdr>
            </w:div>
            <w:div w:id="663437262">
              <w:marLeft w:val="0"/>
              <w:marRight w:val="0"/>
              <w:marTop w:val="0"/>
              <w:marBottom w:val="0"/>
              <w:divBdr>
                <w:top w:val="none" w:sz="0" w:space="0" w:color="auto"/>
                <w:left w:val="none" w:sz="0" w:space="0" w:color="auto"/>
                <w:bottom w:val="none" w:sz="0" w:space="0" w:color="auto"/>
                <w:right w:val="none" w:sz="0" w:space="0" w:color="auto"/>
              </w:divBdr>
            </w:div>
            <w:div w:id="663508677">
              <w:marLeft w:val="0"/>
              <w:marRight w:val="0"/>
              <w:marTop w:val="0"/>
              <w:marBottom w:val="0"/>
              <w:divBdr>
                <w:top w:val="none" w:sz="0" w:space="0" w:color="auto"/>
                <w:left w:val="none" w:sz="0" w:space="0" w:color="auto"/>
                <w:bottom w:val="none" w:sz="0" w:space="0" w:color="auto"/>
                <w:right w:val="none" w:sz="0" w:space="0" w:color="auto"/>
              </w:divBdr>
            </w:div>
            <w:div w:id="664432343">
              <w:marLeft w:val="0"/>
              <w:marRight w:val="0"/>
              <w:marTop w:val="0"/>
              <w:marBottom w:val="0"/>
              <w:divBdr>
                <w:top w:val="none" w:sz="0" w:space="0" w:color="auto"/>
                <w:left w:val="none" w:sz="0" w:space="0" w:color="auto"/>
                <w:bottom w:val="none" w:sz="0" w:space="0" w:color="auto"/>
                <w:right w:val="none" w:sz="0" w:space="0" w:color="auto"/>
              </w:divBdr>
            </w:div>
            <w:div w:id="667555810">
              <w:marLeft w:val="0"/>
              <w:marRight w:val="0"/>
              <w:marTop w:val="0"/>
              <w:marBottom w:val="0"/>
              <w:divBdr>
                <w:top w:val="none" w:sz="0" w:space="0" w:color="auto"/>
                <w:left w:val="none" w:sz="0" w:space="0" w:color="auto"/>
                <w:bottom w:val="none" w:sz="0" w:space="0" w:color="auto"/>
                <w:right w:val="none" w:sz="0" w:space="0" w:color="auto"/>
              </w:divBdr>
            </w:div>
            <w:div w:id="669674715">
              <w:marLeft w:val="0"/>
              <w:marRight w:val="0"/>
              <w:marTop w:val="0"/>
              <w:marBottom w:val="0"/>
              <w:divBdr>
                <w:top w:val="none" w:sz="0" w:space="0" w:color="auto"/>
                <w:left w:val="none" w:sz="0" w:space="0" w:color="auto"/>
                <w:bottom w:val="none" w:sz="0" w:space="0" w:color="auto"/>
                <w:right w:val="none" w:sz="0" w:space="0" w:color="auto"/>
              </w:divBdr>
            </w:div>
            <w:div w:id="672685116">
              <w:marLeft w:val="0"/>
              <w:marRight w:val="0"/>
              <w:marTop w:val="0"/>
              <w:marBottom w:val="0"/>
              <w:divBdr>
                <w:top w:val="none" w:sz="0" w:space="0" w:color="auto"/>
                <w:left w:val="none" w:sz="0" w:space="0" w:color="auto"/>
                <w:bottom w:val="none" w:sz="0" w:space="0" w:color="auto"/>
                <w:right w:val="none" w:sz="0" w:space="0" w:color="auto"/>
              </w:divBdr>
            </w:div>
            <w:div w:id="673188715">
              <w:marLeft w:val="0"/>
              <w:marRight w:val="0"/>
              <w:marTop w:val="0"/>
              <w:marBottom w:val="0"/>
              <w:divBdr>
                <w:top w:val="none" w:sz="0" w:space="0" w:color="auto"/>
                <w:left w:val="none" w:sz="0" w:space="0" w:color="auto"/>
                <w:bottom w:val="none" w:sz="0" w:space="0" w:color="auto"/>
                <w:right w:val="none" w:sz="0" w:space="0" w:color="auto"/>
              </w:divBdr>
            </w:div>
            <w:div w:id="673457464">
              <w:marLeft w:val="0"/>
              <w:marRight w:val="0"/>
              <w:marTop w:val="0"/>
              <w:marBottom w:val="0"/>
              <w:divBdr>
                <w:top w:val="none" w:sz="0" w:space="0" w:color="auto"/>
                <w:left w:val="none" w:sz="0" w:space="0" w:color="auto"/>
                <w:bottom w:val="none" w:sz="0" w:space="0" w:color="auto"/>
                <w:right w:val="none" w:sz="0" w:space="0" w:color="auto"/>
              </w:divBdr>
            </w:div>
            <w:div w:id="677924173">
              <w:marLeft w:val="0"/>
              <w:marRight w:val="0"/>
              <w:marTop w:val="0"/>
              <w:marBottom w:val="0"/>
              <w:divBdr>
                <w:top w:val="none" w:sz="0" w:space="0" w:color="auto"/>
                <w:left w:val="none" w:sz="0" w:space="0" w:color="auto"/>
                <w:bottom w:val="none" w:sz="0" w:space="0" w:color="auto"/>
                <w:right w:val="none" w:sz="0" w:space="0" w:color="auto"/>
              </w:divBdr>
            </w:div>
            <w:div w:id="678429329">
              <w:marLeft w:val="0"/>
              <w:marRight w:val="0"/>
              <w:marTop w:val="0"/>
              <w:marBottom w:val="0"/>
              <w:divBdr>
                <w:top w:val="none" w:sz="0" w:space="0" w:color="auto"/>
                <w:left w:val="none" w:sz="0" w:space="0" w:color="auto"/>
                <w:bottom w:val="none" w:sz="0" w:space="0" w:color="auto"/>
                <w:right w:val="none" w:sz="0" w:space="0" w:color="auto"/>
              </w:divBdr>
            </w:div>
            <w:div w:id="678704353">
              <w:marLeft w:val="0"/>
              <w:marRight w:val="0"/>
              <w:marTop w:val="0"/>
              <w:marBottom w:val="0"/>
              <w:divBdr>
                <w:top w:val="none" w:sz="0" w:space="0" w:color="auto"/>
                <w:left w:val="none" w:sz="0" w:space="0" w:color="auto"/>
                <w:bottom w:val="none" w:sz="0" w:space="0" w:color="auto"/>
                <w:right w:val="none" w:sz="0" w:space="0" w:color="auto"/>
              </w:divBdr>
            </w:div>
            <w:div w:id="682173077">
              <w:marLeft w:val="0"/>
              <w:marRight w:val="0"/>
              <w:marTop w:val="0"/>
              <w:marBottom w:val="0"/>
              <w:divBdr>
                <w:top w:val="none" w:sz="0" w:space="0" w:color="auto"/>
                <w:left w:val="none" w:sz="0" w:space="0" w:color="auto"/>
                <w:bottom w:val="none" w:sz="0" w:space="0" w:color="auto"/>
                <w:right w:val="none" w:sz="0" w:space="0" w:color="auto"/>
              </w:divBdr>
            </w:div>
            <w:div w:id="684093864">
              <w:marLeft w:val="0"/>
              <w:marRight w:val="0"/>
              <w:marTop w:val="0"/>
              <w:marBottom w:val="0"/>
              <w:divBdr>
                <w:top w:val="none" w:sz="0" w:space="0" w:color="auto"/>
                <w:left w:val="none" w:sz="0" w:space="0" w:color="auto"/>
                <w:bottom w:val="none" w:sz="0" w:space="0" w:color="auto"/>
                <w:right w:val="none" w:sz="0" w:space="0" w:color="auto"/>
              </w:divBdr>
            </w:div>
            <w:div w:id="686372630">
              <w:marLeft w:val="0"/>
              <w:marRight w:val="0"/>
              <w:marTop w:val="0"/>
              <w:marBottom w:val="0"/>
              <w:divBdr>
                <w:top w:val="none" w:sz="0" w:space="0" w:color="auto"/>
                <w:left w:val="none" w:sz="0" w:space="0" w:color="auto"/>
                <w:bottom w:val="none" w:sz="0" w:space="0" w:color="auto"/>
                <w:right w:val="none" w:sz="0" w:space="0" w:color="auto"/>
              </w:divBdr>
            </w:div>
            <w:div w:id="686441548">
              <w:marLeft w:val="0"/>
              <w:marRight w:val="0"/>
              <w:marTop w:val="0"/>
              <w:marBottom w:val="0"/>
              <w:divBdr>
                <w:top w:val="none" w:sz="0" w:space="0" w:color="auto"/>
                <w:left w:val="none" w:sz="0" w:space="0" w:color="auto"/>
                <w:bottom w:val="none" w:sz="0" w:space="0" w:color="auto"/>
                <w:right w:val="none" w:sz="0" w:space="0" w:color="auto"/>
              </w:divBdr>
            </w:div>
            <w:div w:id="686641112">
              <w:marLeft w:val="0"/>
              <w:marRight w:val="0"/>
              <w:marTop w:val="0"/>
              <w:marBottom w:val="0"/>
              <w:divBdr>
                <w:top w:val="none" w:sz="0" w:space="0" w:color="auto"/>
                <w:left w:val="none" w:sz="0" w:space="0" w:color="auto"/>
                <w:bottom w:val="none" w:sz="0" w:space="0" w:color="auto"/>
                <w:right w:val="none" w:sz="0" w:space="0" w:color="auto"/>
              </w:divBdr>
            </w:div>
            <w:div w:id="687758460">
              <w:marLeft w:val="0"/>
              <w:marRight w:val="0"/>
              <w:marTop w:val="0"/>
              <w:marBottom w:val="0"/>
              <w:divBdr>
                <w:top w:val="none" w:sz="0" w:space="0" w:color="auto"/>
                <w:left w:val="none" w:sz="0" w:space="0" w:color="auto"/>
                <w:bottom w:val="none" w:sz="0" w:space="0" w:color="auto"/>
                <w:right w:val="none" w:sz="0" w:space="0" w:color="auto"/>
              </w:divBdr>
            </w:div>
            <w:div w:id="688414809">
              <w:marLeft w:val="0"/>
              <w:marRight w:val="0"/>
              <w:marTop w:val="0"/>
              <w:marBottom w:val="0"/>
              <w:divBdr>
                <w:top w:val="none" w:sz="0" w:space="0" w:color="auto"/>
                <w:left w:val="none" w:sz="0" w:space="0" w:color="auto"/>
                <w:bottom w:val="none" w:sz="0" w:space="0" w:color="auto"/>
                <w:right w:val="none" w:sz="0" w:space="0" w:color="auto"/>
              </w:divBdr>
            </w:div>
            <w:div w:id="688415790">
              <w:marLeft w:val="0"/>
              <w:marRight w:val="0"/>
              <w:marTop w:val="0"/>
              <w:marBottom w:val="0"/>
              <w:divBdr>
                <w:top w:val="none" w:sz="0" w:space="0" w:color="auto"/>
                <w:left w:val="none" w:sz="0" w:space="0" w:color="auto"/>
                <w:bottom w:val="none" w:sz="0" w:space="0" w:color="auto"/>
                <w:right w:val="none" w:sz="0" w:space="0" w:color="auto"/>
              </w:divBdr>
            </w:div>
            <w:div w:id="690300450">
              <w:marLeft w:val="0"/>
              <w:marRight w:val="0"/>
              <w:marTop w:val="0"/>
              <w:marBottom w:val="0"/>
              <w:divBdr>
                <w:top w:val="none" w:sz="0" w:space="0" w:color="auto"/>
                <w:left w:val="none" w:sz="0" w:space="0" w:color="auto"/>
                <w:bottom w:val="none" w:sz="0" w:space="0" w:color="auto"/>
                <w:right w:val="none" w:sz="0" w:space="0" w:color="auto"/>
              </w:divBdr>
            </w:div>
            <w:div w:id="691148604">
              <w:marLeft w:val="0"/>
              <w:marRight w:val="0"/>
              <w:marTop w:val="0"/>
              <w:marBottom w:val="0"/>
              <w:divBdr>
                <w:top w:val="none" w:sz="0" w:space="0" w:color="auto"/>
                <w:left w:val="none" w:sz="0" w:space="0" w:color="auto"/>
                <w:bottom w:val="none" w:sz="0" w:space="0" w:color="auto"/>
                <w:right w:val="none" w:sz="0" w:space="0" w:color="auto"/>
              </w:divBdr>
            </w:div>
            <w:div w:id="691229992">
              <w:marLeft w:val="0"/>
              <w:marRight w:val="0"/>
              <w:marTop w:val="0"/>
              <w:marBottom w:val="0"/>
              <w:divBdr>
                <w:top w:val="none" w:sz="0" w:space="0" w:color="auto"/>
                <w:left w:val="none" w:sz="0" w:space="0" w:color="auto"/>
                <w:bottom w:val="none" w:sz="0" w:space="0" w:color="auto"/>
                <w:right w:val="none" w:sz="0" w:space="0" w:color="auto"/>
              </w:divBdr>
            </w:div>
            <w:div w:id="691301405">
              <w:marLeft w:val="0"/>
              <w:marRight w:val="0"/>
              <w:marTop w:val="0"/>
              <w:marBottom w:val="0"/>
              <w:divBdr>
                <w:top w:val="none" w:sz="0" w:space="0" w:color="auto"/>
                <w:left w:val="none" w:sz="0" w:space="0" w:color="auto"/>
                <w:bottom w:val="none" w:sz="0" w:space="0" w:color="auto"/>
                <w:right w:val="none" w:sz="0" w:space="0" w:color="auto"/>
              </w:divBdr>
            </w:div>
            <w:div w:id="692077380">
              <w:marLeft w:val="0"/>
              <w:marRight w:val="0"/>
              <w:marTop w:val="0"/>
              <w:marBottom w:val="0"/>
              <w:divBdr>
                <w:top w:val="none" w:sz="0" w:space="0" w:color="auto"/>
                <w:left w:val="none" w:sz="0" w:space="0" w:color="auto"/>
                <w:bottom w:val="none" w:sz="0" w:space="0" w:color="auto"/>
                <w:right w:val="none" w:sz="0" w:space="0" w:color="auto"/>
              </w:divBdr>
            </w:div>
            <w:div w:id="693767331">
              <w:marLeft w:val="0"/>
              <w:marRight w:val="0"/>
              <w:marTop w:val="0"/>
              <w:marBottom w:val="0"/>
              <w:divBdr>
                <w:top w:val="none" w:sz="0" w:space="0" w:color="auto"/>
                <w:left w:val="none" w:sz="0" w:space="0" w:color="auto"/>
                <w:bottom w:val="none" w:sz="0" w:space="0" w:color="auto"/>
                <w:right w:val="none" w:sz="0" w:space="0" w:color="auto"/>
              </w:divBdr>
            </w:div>
            <w:div w:id="696004395">
              <w:marLeft w:val="0"/>
              <w:marRight w:val="0"/>
              <w:marTop w:val="0"/>
              <w:marBottom w:val="0"/>
              <w:divBdr>
                <w:top w:val="none" w:sz="0" w:space="0" w:color="auto"/>
                <w:left w:val="none" w:sz="0" w:space="0" w:color="auto"/>
                <w:bottom w:val="none" w:sz="0" w:space="0" w:color="auto"/>
                <w:right w:val="none" w:sz="0" w:space="0" w:color="auto"/>
              </w:divBdr>
            </w:div>
            <w:div w:id="696345652">
              <w:marLeft w:val="0"/>
              <w:marRight w:val="0"/>
              <w:marTop w:val="0"/>
              <w:marBottom w:val="0"/>
              <w:divBdr>
                <w:top w:val="none" w:sz="0" w:space="0" w:color="auto"/>
                <w:left w:val="none" w:sz="0" w:space="0" w:color="auto"/>
                <w:bottom w:val="none" w:sz="0" w:space="0" w:color="auto"/>
                <w:right w:val="none" w:sz="0" w:space="0" w:color="auto"/>
              </w:divBdr>
            </w:div>
            <w:div w:id="697005799">
              <w:marLeft w:val="0"/>
              <w:marRight w:val="0"/>
              <w:marTop w:val="0"/>
              <w:marBottom w:val="0"/>
              <w:divBdr>
                <w:top w:val="none" w:sz="0" w:space="0" w:color="auto"/>
                <w:left w:val="none" w:sz="0" w:space="0" w:color="auto"/>
                <w:bottom w:val="none" w:sz="0" w:space="0" w:color="auto"/>
                <w:right w:val="none" w:sz="0" w:space="0" w:color="auto"/>
              </w:divBdr>
            </w:div>
            <w:div w:id="698550688">
              <w:marLeft w:val="0"/>
              <w:marRight w:val="0"/>
              <w:marTop w:val="0"/>
              <w:marBottom w:val="0"/>
              <w:divBdr>
                <w:top w:val="none" w:sz="0" w:space="0" w:color="auto"/>
                <w:left w:val="none" w:sz="0" w:space="0" w:color="auto"/>
                <w:bottom w:val="none" w:sz="0" w:space="0" w:color="auto"/>
                <w:right w:val="none" w:sz="0" w:space="0" w:color="auto"/>
              </w:divBdr>
            </w:div>
            <w:div w:id="699358949">
              <w:marLeft w:val="0"/>
              <w:marRight w:val="0"/>
              <w:marTop w:val="0"/>
              <w:marBottom w:val="0"/>
              <w:divBdr>
                <w:top w:val="none" w:sz="0" w:space="0" w:color="auto"/>
                <w:left w:val="none" w:sz="0" w:space="0" w:color="auto"/>
                <w:bottom w:val="none" w:sz="0" w:space="0" w:color="auto"/>
                <w:right w:val="none" w:sz="0" w:space="0" w:color="auto"/>
              </w:divBdr>
            </w:div>
            <w:div w:id="700478788">
              <w:marLeft w:val="0"/>
              <w:marRight w:val="0"/>
              <w:marTop w:val="0"/>
              <w:marBottom w:val="0"/>
              <w:divBdr>
                <w:top w:val="none" w:sz="0" w:space="0" w:color="auto"/>
                <w:left w:val="none" w:sz="0" w:space="0" w:color="auto"/>
                <w:bottom w:val="none" w:sz="0" w:space="0" w:color="auto"/>
                <w:right w:val="none" w:sz="0" w:space="0" w:color="auto"/>
              </w:divBdr>
            </w:div>
            <w:div w:id="701243461">
              <w:marLeft w:val="0"/>
              <w:marRight w:val="0"/>
              <w:marTop w:val="0"/>
              <w:marBottom w:val="0"/>
              <w:divBdr>
                <w:top w:val="none" w:sz="0" w:space="0" w:color="auto"/>
                <w:left w:val="none" w:sz="0" w:space="0" w:color="auto"/>
                <w:bottom w:val="none" w:sz="0" w:space="0" w:color="auto"/>
                <w:right w:val="none" w:sz="0" w:space="0" w:color="auto"/>
              </w:divBdr>
            </w:div>
            <w:div w:id="704209126">
              <w:marLeft w:val="0"/>
              <w:marRight w:val="0"/>
              <w:marTop w:val="0"/>
              <w:marBottom w:val="0"/>
              <w:divBdr>
                <w:top w:val="none" w:sz="0" w:space="0" w:color="auto"/>
                <w:left w:val="none" w:sz="0" w:space="0" w:color="auto"/>
                <w:bottom w:val="none" w:sz="0" w:space="0" w:color="auto"/>
                <w:right w:val="none" w:sz="0" w:space="0" w:color="auto"/>
              </w:divBdr>
            </w:div>
            <w:div w:id="706298565">
              <w:marLeft w:val="0"/>
              <w:marRight w:val="0"/>
              <w:marTop w:val="0"/>
              <w:marBottom w:val="0"/>
              <w:divBdr>
                <w:top w:val="none" w:sz="0" w:space="0" w:color="auto"/>
                <w:left w:val="none" w:sz="0" w:space="0" w:color="auto"/>
                <w:bottom w:val="none" w:sz="0" w:space="0" w:color="auto"/>
                <w:right w:val="none" w:sz="0" w:space="0" w:color="auto"/>
              </w:divBdr>
            </w:div>
            <w:div w:id="707145114">
              <w:marLeft w:val="0"/>
              <w:marRight w:val="0"/>
              <w:marTop w:val="0"/>
              <w:marBottom w:val="0"/>
              <w:divBdr>
                <w:top w:val="none" w:sz="0" w:space="0" w:color="auto"/>
                <w:left w:val="none" w:sz="0" w:space="0" w:color="auto"/>
                <w:bottom w:val="none" w:sz="0" w:space="0" w:color="auto"/>
                <w:right w:val="none" w:sz="0" w:space="0" w:color="auto"/>
              </w:divBdr>
            </w:div>
            <w:div w:id="708645608">
              <w:marLeft w:val="0"/>
              <w:marRight w:val="0"/>
              <w:marTop w:val="0"/>
              <w:marBottom w:val="0"/>
              <w:divBdr>
                <w:top w:val="none" w:sz="0" w:space="0" w:color="auto"/>
                <w:left w:val="none" w:sz="0" w:space="0" w:color="auto"/>
                <w:bottom w:val="none" w:sz="0" w:space="0" w:color="auto"/>
                <w:right w:val="none" w:sz="0" w:space="0" w:color="auto"/>
              </w:divBdr>
            </w:div>
            <w:div w:id="710767404">
              <w:marLeft w:val="0"/>
              <w:marRight w:val="0"/>
              <w:marTop w:val="0"/>
              <w:marBottom w:val="0"/>
              <w:divBdr>
                <w:top w:val="none" w:sz="0" w:space="0" w:color="auto"/>
                <w:left w:val="none" w:sz="0" w:space="0" w:color="auto"/>
                <w:bottom w:val="none" w:sz="0" w:space="0" w:color="auto"/>
                <w:right w:val="none" w:sz="0" w:space="0" w:color="auto"/>
              </w:divBdr>
            </w:div>
            <w:div w:id="711536664">
              <w:marLeft w:val="0"/>
              <w:marRight w:val="0"/>
              <w:marTop w:val="0"/>
              <w:marBottom w:val="0"/>
              <w:divBdr>
                <w:top w:val="none" w:sz="0" w:space="0" w:color="auto"/>
                <w:left w:val="none" w:sz="0" w:space="0" w:color="auto"/>
                <w:bottom w:val="none" w:sz="0" w:space="0" w:color="auto"/>
                <w:right w:val="none" w:sz="0" w:space="0" w:color="auto"/>
              </w:divBdr>
            </w:div>
            <w:div w:id="711926531">
              <w:marLeft w:val="0"/>
              <w:marRight w:val="0"/>
              <w:marTop w:val="0"/>
              <w:marBottom w:val="0"/>
              <w:divBdr>
                <w:top w:val="none" w:sz="0" w:space="0" w:color="auto"/>
                <w:left w:val="none" w:sz="0" w:space="0" w:color="auto"/>
                <w:bottom w:val="none" w:sz="0" w:space="0" w:color="auto"/>
                <w:right w:val="none" w:sz="0" w:space="0" w:color="auto"/>
              </w:divBdr>
            </w:div>
            <w:div w:id="712313299">
              <w:marLeft w:val="0"/>
              <w:marRight w:val="0"/>
              <w:marTop w:val="0"/>
              <w:marBottom w:val="0"/>
              <w:divBdr>
                <w:top w:val="none" w:sz="0" w:space="0" w:color="auto"/>
                <w:left w:val="none" w:sz="0" w:space="0" w:color="auto"/>
                <w:bottom w:val="none" w:sz="0" w:space="0" w:color="auto"/>
                <w:right w:val="none" w:sz="0" w:space="0" w:color="auto"/>
              </w:divBdr>
            </w:div>
            <w:div w:id="712341409">
              <w:marLeft w:val="0"/>
              <w:marRight w:val="0"/>
              <w:marTop w:val="0"/>
              <w:marBottom w:val="0"/>
              <w:divBdr>
                <w:top w:val="none" w:sz="0" w:space="0" w:color="auto"/>
                <w:left w:val="none" w:sz="0" w:space="0" w:color="auto"/>
                <w:bottom w:val="none" w:sz="0" w:space="0" w:color="auto"/>
                <w:right w:val="none" w:sz="0" w:space="0" w:color="auto"/>
              </w:divBdr>
            </w:div>
            <w:div w:id="713579391">
              <w:marLeft w:val="0"/>
              <w:marRight w:val="0"/>
              <w:marTop w:val="0"/>
              <w:marBottom w:val="0"/>
              <w:divBdr>
                <w:top w:val="none" w:sz="0" w:space="0" w:color="auto"/>
                <w:left w:val="none" w:sz="0" w:space="0" w:color="auto"/>
                <w:bottom w:val="none" w:sz="0" w:space="0" w:color="auto"/>
                <w:right w:val="none" w:sz="0" w:space="0" w:color="auto"/>
              </w:divBdr>
            </w:div>
            <w:div w:id="713847400">
              <w:marLeft w:val="0"/>
              <w:marRight w:val="0"/>
              <w:marTop w:val="0"/>
              <w:marBottom w:val="0"/>
              <w:divBdr>
                <w:top w:val="none" w:sz="0" w:space="0" w:color="auto"/>
                <w:left w:val="none" w:sz="0" w:space="0" w:color="auto"/>
                <w:bottom w:val="none" w:sz="0" w:space="0" w:color="auto"/>
                <w:right w:val="none" w:sz="0" w:space="0" w:color="auto"/>
              </w:divBdr>
            </w:div>
            <w:div w:id="714622805">
              <w:marLeft w:val="0"/>
              <w:marRight w:val="0"/>
              <w:marTop w:val="0"/>
              <w:marBottom w:val="0"/>
              <w:divBdr>
                <w:top w:val="none" w:sz="0" w:space="0" w:color="auto"/>
                <w:left w:val="none" w:sz="0" w:space="0" w:color="auto"/>
                <w:bottom w:val="none" w:sz="0" w:space="0" w:color="auto"/>
                <w:right w:val="none" w:sz="0" w:space="0" w:color="auto"/>
              </w:divBdr>
            </w:div>
            <w:div w:id="717902221">
              <w:marLeft w:val="0"/>
              <w:marRight w:val="0"/>
              <w:marTop w:val="0"/>
              <w:marBottom w:val="0"/>
              <w:divBdr>
                <w:top w:val="none" w:sz="0" w:space="0" w:color="auto"/>
                <w:left w:val="none" w:sz="0" w:space="0" w:color="auto"/>
                <w:bottom w:val="none" w:sz="0" w:space="0" w:color="auto"/>
                <w:right w:val="none" w:sz="0" w:space="0" w:color="auto"/>
              </w:divBdr>
            </w:div>
            <w:div w:id="718553492">
              <w:marLeft w:val="0"/>
              <w:marRight w:val="0"/>
              <w:marTop w:val="0"/>
              <w:marBottom w:val="0"/>
              <w:divBdr>
                <w:top w:val="none" w:sz="0" w:space="0" w:color="auto"/>
                <w:left w:val="none" w:sz="0" w:space="0" w:color="auto"/>
                <w:bottom w:val="none" w:sz="0" w:space="0" w:color="auto"/>
                <w:right w:val="none" w:sz="0" w:space="0" w:color="auto"/>
              </w:divBdr>
            </w:div>
            <w:div w:id="719405981">
              <w:marLeft w:val="0"/>
              <w:marRight w:val="0"/>
              <w:marTop w:val="0"/>
              <w:marBottom w:val="0"/>
              <w:divBdr>
                <w:top w:val="none" w:sz="0" w:space="0" w:color="auto"/>
                <w:left w:val="none" w:sz="0" w:space="0" w:color="auto"/>
                <w:bottom w:val="none" w:sz="0" w:space="0" w:color="auto"/>
                <w:right w:val="none" w:sz="0" w:space="0" w:color="auto"/>
              </w:divBdr>
            </w:div>
            <w:div w:id="721171751">
              <w:marLeft w:val="0"/>
              <w:marRight w:val="0"/>
              <w:marTop w:val="0"/>
              <w:marBottom w:val="0"/>
              <w:divBdr>
                <w:top w:val="none" w:sz="0" w:space="0" w:color="auto"/>
                <w:left w:val="none" w:sz="0" w:space="0" w:color="auto"/>
                <w:bottom w:val="none" w:sz="0" w:space="0" w:color="auto"/>
                <w:right w:val="none" w:sz="0" w:space="0" w:color="auto"/>
              </w:divBdr>
            </w:div>
            <w:div w:id="722213717">
              <w:marLeft w:val="0"/>
              <w:marRight w:val="0"/>
              <w:marTop w:val="0"/>
              <w:marBottom w:val="0"/>
              <w:divBdr>
                <w:top w:val="none" w:sz="0" w:space="0" w:color="auto"/>
                <w:left w:val="none" w:sz="0" w:space="0" w:color="auto"/>
                <w:bottom w:val="none" w:sz="0" w:space="0" w:color="auto"/>
                <w:right w:val="none" w:sz="0" w:space="0" w:color="auto"/>
              </w:divBdr>
            </w:div>
            <w:div w:id="726684347">
              <w:marLeft w:val="0"/>
              <w:marRight w:val="0"/>
              <w:marTop w:val="0"/>
              <w:marBottom w:val="0"/>
              <w:divBdr>
                <w:top w:val="none" w:sz="0" w:space="0" w:color="auto"/>
                <w:left w:val="none" w:sz="0" w:space="0" w:color="auto"/>
                <w:bottom w:val="none" w:sz="0" w:space="0" w:color="auto"/>
                <w:right w:val="none" w:sz="0" w:space="0" w:color="auto"/>
              </w:divBdr>
            </w:div>
            <w:div w:id="726999725">
              <w:marLeft w:val="0"/>
              <w:marRight w:val="0"/>
              <w:marTop w:val="0"/>
              <w:marBottom w:val="0"/>
              <w:divBdr>
                <w:top w:val="none" w:sz="0" w:space="0" w:color="auto"/>
                <w:left w:val="none" w:sz="0" w:space="0" w:color="auto"/>
                <w:bottom w:val="none" w:sz="0" w:space="0" w:color="auto"/>
                <w:right w:val="none" w:sz="0" w:space="0" w:color="auto"/>
              </w:divBdr>
            </w:div>
            <w:div w:id="729038390">
              <w:marLeft w:val="0"/>
              <w:marRight w:val="0"/>
              <w:marTop w:val="0"/>
              <w:marBottom w:val="0"/>
              <w:divBdr>
                <w:top w:val="none" w:sz="0" w:space="0" w:color="auto"/>
                <w:left w:val="none" w:sz="0" w:space="0" w:color="auto"/>
                <w:bottom w:val="none" w:sz="0" w:space="0" w:color="auto"/>
                <w:right w:val="none" w:sz="0" w:space="0" w:color="auto"/>
              </w:divBdr>
            </w:div>
            <w:div w:id="729304788">
              <w:marLeft w:val="0"/>
              <w:marRight w:val="0"/>
              <w:marTop w:val="0"/>
              <w:marBottom w:val="0"/>
              <w:divBdr>
                <w:top w:val="none" w:sz="0" w:space="0" w:color="auto"/>
                <w:left w:val="none" w:sz="0" w:space="0" w:color="auto"/>
                <w:bottom w:val="none" w:sz="0" w:space="0" w:color="auto"/>
                <w:right w:val="none" w:sz="0" w:space="0" w:color="auto"/>
              </w:divBdr>
            </w:div>
            <w:div w:id="730081824">
              <w:marLeft w:val="0"/>
              <w:marRight w:val="0"/>
              <w:marTop w:val="0"/>
              <w:marBottom w:val="0"/>
              <w:divBdr>
                <w:top w:val="none" w:sz="0" w:space="0" w:color="auto"/>
                <w:left w:val="none" w:sz="0" w:space="0" w:color="auto"/>
                <w:bottom w:val="none" w:sz="0" w:space="0" w:color="auto"/>
                <w:right w:val="none" w:sz="0" w:space="0" w:color="auto"/>
              </w:divBdr>
            </w:div>
            <w:div w:id="733511359">
              <w:marLeft w:val="0"/>
              <w:marRight w:val="0"/>
              <w:marTop w:val="0"/>
              <w:marBottom w:val="0"/>
              <w:divBdr>
                <w:top w:val="none" w:sz="0" w:space="0" w:color="auto"/>
                <w:left w:val="none" w:sz="0" w:space="0" w:color="auto"/>
                <w:bottom w:val="none" w:sz="0" w:space="0" w:color="auto"/>
                <w:right w:val="none" w:sz="0" w:space="0" w:color="auto"/>
              </w:divBdr>
            </w:div>
            <w:div w:id="733746088">
              <w:marLeft w:val="0"/>
              <w:marRight w:val="0"/>
              <w:marTop w:val="0"/>
              <w:marBottom w:val="0"/>
              <w:divBdr>
                <w:top w:val="none" w:sz="0" w:space="0" w:color="auto"/>
                <w:left w:val="none" w:sz="0" w:space="0" w:color="auto"/>
                <w:bottom w:val="none" w:sz="0" w:space="0" w:color="auto"/>
                <w:right w:val="none" w:sz="0" w:space="0" w:color="auto"/>
              </w:divBdr>
            </w:div>
            <w:div w:id="737827874">
              <w:marLeft w:val="0"/>
              <w:marRight w:val="0"/>
              <w:marTop w:val="0"/>
              <w:marBottom w:val="0"/>
              <w:divBdr>
                <w:top w:val="none" w:sz="0" w:space="0" w:color="auto"/>
                <w:left w:val="none" w:sz="0" w:space="0" w:color="auto"/>
                <w:bottom w:val="none" w:sz="0" w:space="0" w:color="auto"/>
                <w:right w:val="none" w:sz="0" w:space="0" w:color="auto"/>
              </w:divBdr>
            </w:div>
            <w:div w:id="738865065">
              <w:marLeft w:val="0"/>
              <w:marRight w:val="0"/>
              <w:marTop w:val="0"/>
              <w:marBottom w:val="0"/>
              <w:divBdr>
                <w:top w:val="none" w:sz="0" w:space="0" w:color="auto"/>
                <w:left w:val="none" w:sz="0" w:space="0" w:color="auto"/>
                <w:bottom w:val="none" w:sz="0" w:space="0" w:color="auto"/>
                <w:right w:val="none" w:sz="0" w:space="0" w:color="auto"/>
              </w:divBdr>
            </w:div>
            <w:div w:id="742024837">
              <w:marLeft w:val="0"/>
              <w:marRight w:val="0"/>
              <w:marTop w:val="0"/>
              <w:marBottom w:val="0"/>
              <w:divBdr>
                <w:top w:val="none" w:sz="0" w:space="0" w:color="auto"/>
                <w:left w:val="none" w:sz="0" w:space="0" w:color="auto"/>
                <w:bottom w:val="none" w:sz="0" w:space="0" w:color="auto"/>
                <w:right w:val="none" w:sz="0" w:space="0" w:color="auto"/>
              </w:divBdr>
            </w:div>
            <w:div w:id="743912597">
              <w:marLeft w:val="0"/>
              <w:marRight w:val="0"/>
              <w:marTop w:val="0"/>
              <w:marBottom w:val="0"/>
              <w:divBdr>
                <w:top w:val="none" w:sz="0" w:space="0" w:color="auto"/>
                <w:left w:val="none" w:sz="0" w:space="0" w:color="auto"/>
                <w:bottom w:val="none" w:sz="0" w:space="0" w:color="auto"/>
                <w:right w:val="none" w:sz="0" w:space="0" w:color="auto"/>
              </w:divBdr>
            </w:div>
            <w:div w:id="747577509">
              <w:marLeft w:val="0"/>
              <w:marRight w:val="0"/>
              <w:marTop w:val="0"/>
              <w:marBottom w:val="0"/>
              <w:divBdr>
                <w:top w:val="none" w:sz="0" w:space="0" w:color="auto"/>
                <w:left w:val="none" w:sz="0" w:space="0" w:color="auto"/>
                <w:bottom w:val="none" w:sz="0" w:space="0" w:color="auto"/>
                <w:right w:val="none" w:sz="0" w:space="0" w:color="auto"/>
              </w:divBdr>
            </w:div>
            <w:div w:id="747923225">
              <w:marLeft w:val="0"/>
              <w:marRight w:val="0"/>
              <w:marTop w:val="0"/>
              <w:marBottom w:val="0"/>
              <w:divBdr>
                <w:top w:val="none" w:sz="0" w:space="0" w:color="auto"/>
                <w:left w:val="none" w:sz="0" w:space="0" w:color="auto"/>
                <w:bottom w:val="none" w:sz="0" w:space="0" w:color="auto"/>
                <w:right w:val="none" w:sz="0" w:space="0" w:color="auto"/>
              </w:divBdr>
            </w:div>
            <w:div w:id="749280062">
              <w:marLeft w:val="0"/>
              <w:marRight w:val="0"/>
              <w:marTop w:val="0"/>
              <w:marBottom w:val="0"/>
              <w:divBdr>
                <w:top w:val="none" w:sz="0" w:space="0" w:color="auto"/>
                <w:left w:val="none" w:sz="0" w:space="0" w:color="auto"/>
                <w:bottom w:val="none" w:sz="0" w:space="0" w:color="auto"/>
                <w:right w:val="none" w:sz="0" w:space="0" w:color="auto"/>
              </w:divBdr>
            </w:div>
            <w:div w:id="750347198">
              <w:marLeft w:val="0"/>
              <w:marRight w:val="0"/>
              <w:marTop w:val="0"/>
              <w:marBottom w:val="0"/>
              <w:divBdr>
                <w:top w:val="none" w:sz="0" w:space="0" w:color="auto"/>
                <w:left w:val="none" w:sz="0" w:space="0" w:color="auto"/>
                <w:bottom w:val="none" w:sz="0" w:space="0" w:color="auto"/>
                <w:right w:val="none" w:sz="0" w:space="0" w:color="auto"/>
              </w:divBdr>
            </w:div>
            <w:div w:id="754671904">
              <w:marLeft w:val="0"/>
              <w:marRight w:val="0"/>
              <w:marTop w:val="0"/>
              <w:marBottom w:val="0"/>
              <w:divBdr>
                <w:top w:val="none" w:sz="0" w:space="0" w:color="auto"/>
                <w:left w:val="none" w:sz="0" w:space="0" w:color="auto"/>
                <w:bottom w:val="none" w:sz="0" w:space="0" w:color="auto"/>
                <w:right w:val="none" w:sz="0" w:space="0" w:color="auto"/>
              </w:divBdr>
            </w:div>
            <w:div w:id="755323200">
              <w:marLeft w:val="0"/>
              <w:marRight w:val="0"/>
              <w:marTop w:val="0"/>
              <w:marBottom w:val="0"/>
              <w:divBdr>
                <w:top w:val="none" w:sz="0" w:space="0" w:color="auto"/>
                <w:left w:val="none" w:sz="0" w:space="0" w:color="auto"/>
                <w:bottom w:val="none" w:sz="0" w:space="0" w:color="auto"/>
                <w:right w:val="none" w:sz="0" w:space="0" w:color="auto"/>
              </w:divBdr>
            </w:div>
            <w:div w:id="756443802">
              <w:marLeft w:val="0"/>
              <w:marRight w:val="0"/>
              <w:marTop w:val="0"/>
              <w:marBottom w:val="0"/>
              <w:divBdr>
                <w:top w:val="none" w:sz="0" w:space="0" w:color="auto"/>
                <w:left w:val="none" w:sz="0" w:space="0" w:color="auto"/>
                <w:bottom w:val="none" w:sz="0" w:space="0" w:color="auto"/>
                <w:right w:val="none" w:sz="0" w:space="0" w:color="auto"/>
              </w:divBdr>
            </w:div>
            <w:div w:id="756484772">
              <w:marLeft w:val="0"/>
              <w:marRight w:val="0"/>
              <w:marTop w:val="0"/>
              <w:marBottom w:val="0"/>
              <w:divBdr>
                <w:top w:val="none" w:sz="0" w:space="0" w:color="auto"/>
                <w:left w:val="none" w:sz="0" w:space="0" w:color="auto"/>
                <w:bottom w:val="none" w:sz="0" w:space="0" w:color="auto"/>
                <w:right w:val="none" w:sz="0" w:space="0" w:color="auto"/>
              </w:divBdr>
            </w:div>
            <w:div w:id="757411191">
              <w:marLeft w:val="0"/>
              <w:marRight w:val="0"/>
              <w:marTop w:val="0"/>
              <w:marBottom w:val="0"/>
              <w:divBdr>
                <w:top w:val="none" w:sz="0" w:space="0" w:color="auto"/>
                <w:left w:val="none" w:sz="0" w:space="0" w:color="auto"/>
                <w:bottom w:val="none" w:sz="0" w:space="0" w:color="auto"/>
                <w:right w:val="none" w:sz="0" w:space="0" w:color="auto"/>
              </w:divBdr>
            </w:div>
            <w:div w:id="758529472">
              <w:marLeft w:val="0"/>
              <w:marRight w:val="0"/>
              <w:marTop w:val="0"/>
              <w:marBottom w:val="0"/>
              <w:divBdr>
                <w:top w:val="none" w:sz="0" w:space="0" w:color="auto"/>
                <w:left w:val="none" w:sz="0" w:space="0" w:color="auto"/>
                <w:bottom w:val="none" w:sz="0" w:space="0" w:color="auto"/>
                <w:right w:val="none" w:sz="0" w:space="0" w:color="auto"/>
              </w:divBdr>
            </w:div>
            <w:div w:id="759763446">
              <w:marLeft w:val="0"/>
              <w:marRight w:val="0"/>
              <w:marTop w:val="0"/>
              <w:marBottom w:val="0"/>
              <w:divBdr>
                <w:top w:val="none" w:sz="0" w:space="0" w:color="auto"/>
                <w:left w:val="none" w:sz="0" w:space="0" w:color="auto"/>
                <w:bottom w:val="none" w:sz="0" w:space="0" w:color="auto"/>
                <w:right w:val="none" w:sz="0" w:space="0" w:color="auto"/>
              </w:divBdr>
            </w:div>
            <w:div w:id="759837512">
              <w:marLeft w:val="0"/>
              <w:marRight w:val="0"/>
              <w:marTop w:val="0"/>
              <w:marBottom w:val="0"/>
              <w:divBdr>
                <w:top w:val="none" w:sz="0" w:space="0" w:color="auto"/>
                <w:left w:val="none" w:sz="0" w:space="0" w:color="auto"/>
                <w:bottom w:val="none" w:sz="0" w:space="0" w:color="auto"/>
                <w:right w:val="none" w:sz="0" w:space="0" w:color="auto"/>
              </w:divBdr>
            </w:div>
            <w:div w:id="760874553">
              <w:marLeft w:val="0"/>
              <w:marRight w:val="0"/>
              <w:marTop w:val="0"/>
              <w:marBottom w:val="0"/>
              <w:divBdr>
                <w:top w:val="none" w:sz="0" w:space="0" w:color="auto"/>
                <w:left w:val="none" w:sz="0" w:space="0" w:color="auto"/>
                <w:bottom w:val="none" w:sz="0" w:space="0" w:color="auto"/>
                <w:right w:val="none" w:sz="0" w:space="0" w:color="auto"/>
              </w:divBdr>
            </w:div>
            <w:div w:id="763233902">
              <w:marLeft w:val="0"/>
              <w:marRight w:val="0"/>
              <w:marTop w:val="0"/>
              <w:marBottom w:val="0"/>
              <w:divBdr>
                <w:top w:val="none" w:sz="0" w:space="0" w:color="auto"/>
                <w:left w:val="none" w:sz="0" w:space="0" w:color="auto"/>
                <w:bottom w:val="none" w:sz="0" w:space="0" w:color="auto"/>
                <w:right w:val="none" w:sz="0" w:space="0" w:color="auto"/>
              </w:divBdr>
            </w:div>
            <w:div w:id="766342244">
              <w:marLeft w:val="0"/>
              <w:marRight w:val="0"/>
              <w:marTop w:val="0"/>
              <w:marBottom w:val="0"/>
              <w:divBdr>
                <w:top w:val="none" w:sz="0" w:space="0" w:color="auto"/>
                <w:left w:val="none" w:sz="0" w:space="0" w:color="auto"/>
                <w:bottom w:val="none" w:sz="0" w:space="0" w:color="auto"/>
                <w:right w:val="none" w:sz="0" w:space="0" w:color="auto"/>
              </w:divBdr>
            </w:div>
            <w:div w:id="767194277">
              <w:marLeft w:val="0"/>
              <w:marRight w:val="0"/>
              <w:marTop w:val="0"/>
              <w:marBottom w:val="0"/>
              <w:divBdr>
                <w:top w:val="none" w:sz="0" w:space="0" w:color="auto"/>
                <w:left w:val="none" w:sz="0" w:space="0" w:color="auto"/>
                <w:bottom w:val="none" w:sz="0" w:space="0" w:color="auto"/>
                <w:right w:val="none" w:sz="0" w:space="0" w:color="auto"/>
              </w:divBdr>
            </w:div>
            <w:div w:id="774515326">
              <w:marLeft w:val="0"/>
              <w:marRight w:val="0"/>
              <w:marTop w:val="0"/>
              <w:marBottom w:val="0"/>
              <w:divBdr>
                <w:top w:val="none" w:sz="0" w:space="0" w:color="auto"/>
                <w:left w:val="none" w:sz="0" w:space="0" w:color="auto"/>
                <w:bottom w:val="none" w:sz="0" w:space="0" w:color="auto"/>
                <w:right w:val="none" w:sz="0" w:space="0" w:color="auto"/>
              </w:divBdr>
            </w:div>
            <w:div w:id="776874443">
              <w:marLeft w:val="0"/>
              <w:marRight w:val="0"/>
              <w:marTop w:val="0"/>
              <w:marBottom w:val="0"/>
              <w:divBdr>
                <w:top w:val="none" w:sz="0" w:space="0" w:color="auto"/>
                <w:left w:val="none" w:sz="0" w:space="0" w:color="auto"/>
                <w:bottom w:val="none" w:sz="0" w:space="0" w:color="auto"/>
                <w:right w:val="none" w:sz="0" w:space="0" w:color="auto"/>
              </w:divBdr>
            </w:div>
            <w:div w:id="782459445">
              <w:marLeft w:val="0"/>
              <w:marRight w:val="0"/>
              <w:marTop w:val="0"/>
              <w:marBottom w:val="0"/>
              <w:divBdr>
                <w:top w:val="none" w:sz="0" w:space="0" w:color="auto"/>
                <w:left w:val="none" w:sz="0" w:space="0" w:color="auto"/>
                <w:bottom w:val="none" w:sz="0" w:space="0" w:color="auto"/>
                <w:right w:val="none" w:sz="0" w:space="0" w:color="auto"/>
              </w:divBdr>
            </w:div>
            <w:div w:id="783502279">
              <w:marLeft w:val="0"/>
              <w:marRight w:val="0"/>
              <w:marTop w:val="0"/>
              <w:marBottom w:val="0"/>
              <w:divBdr>
                <w:top w:val="none" w:sz="0" w:space="0" w:color="auto"/>
                <w:left w:val="none" w:sz="0" w:space="0" w:color="auto"/>
                <w:bottom w:val="none" w:sz="0" w:space="0" w:color="auto"/>
                <w:right w:val="none" w:sz="0" w:space="0" w:color="auto"/>
              </w:divBdr>
            </w:div>
            <w:div w:id="783580469">
              <w:marLeft w:val="0"/>
              <w:marRight w:val="0"/>
              <w:marTop w:val="0"/>
              <w:marBottom w:val="0"/>
              <w:divBdr>
                <w:top w:val="none" w:sz="0" w:space="0" w:color="auto"/>
                <w:left w:val="none" w:sz="0" w:space="0" w:color="auto"/>
                <w:bottom w:val="none" w:sz="0" w:space="0" w:color="auto"/>
                <w:right w:val="none" w:sz="0" w:space="0" w:color="auto"/>
              </w:divBdr>
            </w:div>
            <w:div w:id="783693359">
              <w:marLeft w:val="0"/>
              <w:marRight w:val="0"/>
              <w:marTop w:val="0"/>
              <w:marBottom w:val="0"/>
              <w:divBdr>
                <w:top w:val="none" w:sz="0" w:space="0" w:color="auto"/>
                <w:left w:val="none" w:sz="0" w:space="0" w:color="auto"/>
                <w:bottom w:val="none" w:sz="0" w:space="0" w:color="auto"/>
                <w:right w:val="none" w:sz="0" w:space="0" w:color="auto"/>
              </w:divBdr>
            </w:div>
            <w:div w:id="785122338">
              <w:marLeft w:val="0"/>
              <w:marRight w:val="0"/>
              <w:marTop w:val="0"/>
              <w:marBottom w:val="0"/>
              <w:divBdr>
                <w:top w:val="none" w:sz="0" w:space="0" w:color="auto"/>
                <w:left w:val="none" w:sz="0" w:space="0" w:color="auto"/>
                <w:bottom w:val="none" w:sz="0" w:space="0" w:color="auto"/>
                <w:right w:val="none" w:sz="0" w:space="0" w:color="auto"/>
              </w:divBdr>
            </w:div>
            <w:div w:id="788281253">
              <w:marLeft w:val="0"/>
              <w:marRight w:val="0"/>
              <w:marTop w:val="0"/>
              <w:marBottom w:val="0"/>
              <w:divBdr>
                <w:top w:val="none" w:sz="0" w:space="0" w:color="auto"/>
                <w:left w:val="none" w:sz="0" w:space="0" w:color="auto"/>
                <w:bottom w:val="none" w:sz="0" w:space="0" w:color="auto"/>
                <w:right w:val="none" w:sz="0" w:space="0" w:color="auto"/>
              </w:divBdr>
            </w:div>
            <w:div w:id="789861923">
              <w:marLeft w:val="0"/>
              <w:marRight w:val="0"/>
              <w:marTop w:val="0"/>
              <w:marBottom w:val="0"/>
              <w:divBdr>
                <w:top w:val="none" w:sz="0" w:space="0" w:color="auto"/>
                <w:left w:val="none" w:sz="0" w:space="0" w:color="auto"/>
                <w:bottom w:val="none" w:sz="0" w:space="0" w:color="auto"/>
                <w:right w:val="none" w:sz="0" w:space="0" w:color="auto"/>
              </w:divBdr>
            </w:div>
            <w:div w:id="793447503">
              <w:marLeft w:val="0"/>
              <w:marRight w:val="0"/>
              <w:marTop w:val="0"/>
              <w:marBottom w:val="0"/>
              <w:divBdr>
                <w:top w:val="none" w:sz="0" w:space="0" w:color="auto"/>
                <w:left w:val="none" w:sz="0" w:space="0" w:color="auto"/>
                <w:bottom w:val="none" w:sz="0" w:space="0" w:color="auto"/>
                <w:right w:val="none" w:sz="0" w:space="0" w:color="auto"/>
              </w:divBdr>
            </w:div>
            <w:div w:id="793600763">
              <w:marLeft w:val="0"/>
              <w:marRight w:val="0"/>
              <w:marTop w:val="0"/>
              <w:marBottom w:val="0"/>
              <w:divBdr>
                <w:top w:val="none" w:sz="0" w:space="0" w:color="auto"/>
                <w:left w:val="none" w:sz="0" w:space="0" w:color="auto"/>
                <w:bottom w:val="none" w:sz="0" w:space="0" w:color="auto"/>
                <w:right w:val="none" w:sz="0" w:space="0" w:color="auto"/>
              </w:divBdr>
            </w:div>
            <w:div w:id="794250629">
              <w:marLeft w:val="0"/>
              <w:marRight w:val="0"/>
              <w:marTop w:val="0"/>
              <w:marBottom w:val="0"/>
              <w:divBdr>
                <w:top w:val="none" w:sz="0" w:space="0" w:color="auto"/>
                <w:left w:val="none" w:sz="0" w:space="0" w:color="auto"/>
                <w:bottom w:val="none" w:sz="0" w:space="0" w:color="auto"/>
                <w:right w:val="none" w:sz="0" w:space="0" w:color="auto"/>
              </w:divBdr>
            </w:div>
            <w:div w:id="794787172">
              <w:marLeft w:val="0"/>
              <w:marRight w:val="0"/>
              <w:marTop w:val="0"/>
              <w:marBottom w:val="0"/>
              <w:divBdr>
                <w:top w:val="none" w:sz="0" w:space="0" w:color="auto"/>
                <w:left w:val="none" w:sz="0" w:space="0" w:color="auto"/>
                <w:bottom w:val="none" w:sz="0" w:space="0" w:color="auto"/>
                <w:right w:val="none" w:sz="0" w:space="0" w:color="auto"/>
              </w:divBdr>
            </w:div>
            <w:div w:id="795295710">
              <w:marLeft w:val="0"/>
              <w:marRight w:val="0"/>
              <w:marTop w:val="0"/>
              <w:marBottom w:val="0"/>
              <w:divBdr>
                <w:top w:val="none" w:sz="0" w:space="0" w:color="auto"/>
                <w:left w:val="none" w:sz="0" w:space="0" w:color="auto"/>
                <w:bottom w:val="none" w:sz="0" w:space="0" w:color="auto"/>
                <w:right w:val="none" w:sz="0" w:space="0" w:color="auto"/>
              </w:divBdr>
            </w:div>
            <w:div w:id="797266138">
              <w:marLeft w:val="0"/>
              <w:marRight w:val="0"/>
              <w:marTop w:val="0"/>
              <w:marBottom w:val="0"/>
              <w:divBdr>
                <w:top w:val="none" w:sz="0" w:space="0" w:color="auto"/>
                <w:left w:val="none" w:sz="0" w:space="0" w:color="auto"/>
                <w:bottom w:val="none" w:sz="0" w:space="0" w:color="auto"/>
                <w:right w:val="none" w:sz="0" w:space="0" w:color="auto"/>
              </w:divBdr>
            </w:div>
            <w:div w:id="799803196">
              <w:marLeft w:val="0"/>
              <w:marRight w:val="0"/>
              <w:marTop w:val="0"/>
              <w:marBottom w:val="0"/>
              <w:divBdr>
                <w:top w:val="none" w:sz="0" w:space="0" w:color="auto"/>
                <w:left w:val="none" w:sz="0" w:space="0" w:color="auto"/>
                <w:bottom w:val="none" w:sz="0" w:space="0" w:color="auto"/>
                <w:right w:val="none" w:sz="0" w:space="0" w:color="auto"/>
              </w:divBdr>
            </w:div>
            <w:div w:id="802044822">
              <w:marLeft w:val="0"/>
              <w:marRight w:val="0"/>
              <w:marTop w:val="0"/>
              <w:marBottom w:val="0"/>
              <w:divBdr>
                <w:top w:val="none" w:sz="0" w:space="0" w:color="auto"/>
                <w:left w:val="none" w:sz="0" w:space="0" w:color="auto"/>
                <w:bottom w:val="none" w:sz="0" w:space="0" w:color="auto"/>
                <w:right w:val="none" w:sz="0" w:space="0" w:color="auto"/>
              </w:divBdr>
            </w:div>
            <w:div w:id="802427905">
              <w:marLeft w:val="0"/>
              <w:marRight w:val="0"/>
              <w:marTop w:val="0"/>
              <w:marBottom w:val="0"/>
              <w:divBdr>
                <w:top w:val="none" w:sz="0" w:space="0" w:color="auto"/>
                <w:left w:val="none" w:sz="0" w:space="0" w:color="auto"/>
                <w:bottom w:val="none" w:sz="0" w:space="0" w:color="auto"/>
                <w:right w:val="none" w:sz="0" w:space="0" w:color="auto"/>
              </w:divBdr>
              <w:divsChild>
                <w:div w:id="20207247">
                  <w:marLeft w:val="0"/>
                  <w:marRight w:val="0"/>
                  <w:marTop w:val="0"/>
                  <w:marBottom w:val="0"/>
                  <w:divBdr>
                    <w:top w:val="none" w:sz="0" w:space="0" w:color="auto"/>
                    <w:left w:val="none" w:sz="0" w:space="0" w:color="auto"/>
                    <w:bottom w:val="none" w:sz="0" w:space="0" w:color="auto"/>
                    <w:right w:val="none" w:sz="0" w:space="0" w:color="auto"/>
                  </w:divBdr>
                </w:div>
                <w:div w:id="32316530">
                  <w:marLeft w:val="0"/>
                  <w:marRight w:val="0"/>
                  <w:marTop w:val="0"/>
                  <w:marBottom w:val="0"/>
                  <w:divBdr>
                    <w:top w:val="none" w:sz="0" w:space="0" w:color="auto"/>
                    <w:left w:val="none" w:sz="0" w:space="0" w:color="auto"/>
                    <w:bottom w:val="none" w:sz="0" w:space="0" w:color="auto"/>
                    <w:right w:val="none" w:sz="0" w:space="0" w:color="auto"/>
                  </w:divBdr>
                </w:div>
                <w:div w:id="72943158">
                  <w:marLeft w:val="0"/>
                  <w:marRight w:val="0"/>
                  <w:marTop w:val="0"/>
                  <w:marBottom w:val="0"/>
                  <w:divBdr>
                    <w:top w:val="none" w:sz="0" w:space="0" w:color="auto"/>
                    <w:left w:val="none" w:sz="0" w:space="0" w:color="auto"/>
                    <w:bottom w:val="none" w:sz="0" w:space="0" w:color="auto"/>
                    <w:right w:val="none" w:sz="0" w:space="0" w:color="auto"/>
                  </w:divBdr>
                </w:div>
                <w:div w:id="147983814">
                  <w:marLeft w:val="0"/>
                  <w:marRight w:val="0"/>
                  <w:marTop w:val="0"/>
                  <w:marBottom w:val="0"/>
                  <w:divBdr>
                    <w:top w:val="none" w:sz="0" w:space="0" w:color="auto"/>
                    <w:left w:val="none" w:sz="0" w:space="0" w:color="auto"/>
                    <w:bottom w:val="none" w:sz="0" w:space="0" w:color="auto"/>
                    <w:right w:val="none" w:sz="0" w:space="0" w:color="auto"/>
                  </w:divBdr>
                </w:div>
                <w:div w:id="181285008">
                  <w:marLeft w:val="0"/>
                  <w:marRight w:val="0"/>
                  <w:marTop w:val="0"/>
                  <w:marBottom w:val="0"/>
                  <w:divBdr>
                    <w:top w:val="none" w:sz="0" w:space="0" w:color="auto"/>
                    <w:left w:val="none" w:sz="0" w:space="0" w:color="auto"/>
                    <w:bottom w:val="none" w:sz="0" w:space="0" w:color="auto"/>
                    <w:right w:val="none" w:sz="0" w:space="0" w:color="auto"/>
                  </w:divBdr>
                </w:div>
                <w:div w:id="194586596">
                  <w:marLeft w:val="0"/>
                  <w:marRight w:val="0"/>
                  <w:marTop w:val="0"/>
                  <w:marBottom w:val="0"/>
                  <w:divBdr>
                    <w:top w:val="none" w:sz="0" w:space="0" w:color="auto"/>
                    <w:left w:val="none" w:sz="0" w:space="0" w:color="auto"/>
                    <w:bottom w:val="none" w:sz="0" w:space="0" w:color="auto"/>
                    <w:right w:val="none" w:sz="0" w:space="0" w:color="auto"/>
                  </w:divBdr>
                </w:div>
                <w:div w:id="236090968">
                  <w:marLeft w:val="0"/>
                  <w:marRight w:val="0"/>
                  <w:marTop w:val="0"/>
                  <w:marBottom w:val="0"/>
                  <w:divBdr>
                    <w:top w:val="none" w:sz="0" w:space="0" w:color="auto"/>
                    <w:left w:val="none" w:sz="0" w:space="0" w:color="auto"/>
                    <w:bottom w:val="none" w:sz="0" w:space="0" w:color="auto"/>
                    <w:right w:val="none" w:sz="0" w:space="0" w:color="auto"/>
                  </w:divBdr>
                </w:div>
                <w:div w:id="298538374">
                  <w:marLeft w:val="0"/>
                  <w:marRight w:val="0"/>
                  <w:marTop w:val="0"/>
                  <w:marBottom w:val="0"/>
                  <w:divBdr>
                    <w:top w:val="none" w:sz="0" w:space="0" w:color="auto"/>
                    <w:left w:val="none" w:sz="0" w:space="0" w:color="auto"/>
                    <w:bottom w:val="none" w:sz="0" w:space="0" w:color="auto"/>
                    <w:right w:val="none" w:sz="0" w:space="0" w:color="auto"/>
                  </w:divBdr>
                </w:div>
                <w:div w:id="368065685">
                  <w:marLeft w:val="0"/>
                  <w:marRight w:val="0"/>
                  <w:marTop w:val="0"/>
                  <w:marBottom w:val="0"/>
                  <w:divBdr>
                    <w:top w:val="none" w:sz="0" w:space="0" w:color="auto"/>
                    <w:left w:val="none" w:sz="0" w:space="0" w:color="auto"/>
                    <w:bottom w:val="none" w:sz="0" w:space="0" w:color="auto"/>
                    <w:right w:val="none" w:sz="0" w:space="0" w:color="auto"/>
                  </w:divBdr>
                </w:div>
                <w:div w:id="382797201">
                  <w:marLeft w:val="0"/>
                  <w:marRight w:val="0"/>
                  <w:marTop w:val="0"/>
                  <w:marBottom w:val="0"/>
                  <w:divBdr>
                    <w:top w:val="none" w:sz="0" w:space="0" w:color="auto"/>
                    <w:left w:val="none" w:sz="0" w:space="0" w:color="auto"/>
                    <w:bottom w:val="none" w:sz="0" w:space="0" w:color="auto"/>
                    <w:right w:val="none" w:sz="0" w:space="0" w:color="auto"/>
                  </w:divBdr>
                </w:div>
                <w:div w:id="383798426">
                  <w:marLeft w:val="0"/>
                  <w:marRight w:val="0"/>
                  <w:marTop w:val="0"/>
                  <w:marBottom w:val="0"/>
                  <w:divBdr>
                    <w:top w:val="none" w:sz="0" w:space="0" w:color="auto"/>
                    <w:left w:val="none" w:sz="0" w:space="0" w:color="auto"/>
                    <w:bottom w:val="none" w:sz="0" w:space="0" w:color="auto"/>
                    <w:right w:val="none" w:sz="0" w:space="0" w:color="auto"/>
                  </w:divBdr>
                </w:div>
                <w:div w:id="395013844">
                  <w:marLeft w:val="0"/>
                  <w:marRight w:val="0"/>
                  <w:marTop w:val="0"/>
                  <w:marBottom w:val="0"/>
                  <w:divBdr>
                    <w:top w:val="none" w:sz="0" w:space="0" w:color="auto"/>
                    <w:left w:val="none" w:sz="0" w:space="0" w:color="auto"/>
                    <w:bottom w:val="none" w:sz="0" w:space="0" w:color="auto"/>
                    <w:right w:val="none" w:sz="0" w:space="0" w:color="auto"/>
                  </w:divBdr>
                </w:div>
                <w:div w:id="452291977">
                  <w:marLeft w:val="0"/>
                  <w:marRight w:val="0"/>
                  <w:marTop w:val="0"/>
                  <w:marBottom w:val="0"/>
                  <w:divBdr>
                    <w:top w:val="none" w:sz="0" w:space="0" w:color="auto"/>
                    <w:left w:val="none" w:sz="0" w:space="0" w:color="auto"/>
                    <w:bottom w:val="none" w:sz="0" w:space="0" w:color="auto"/>
                    <w:right w:val="none" w:sz="0" w:space="0" w:color="auto"/>
                  </w:divBdr>
                </w:div>
                <w:div w:id="560405324">
                  <w:marLeft w:val="0"/>
                  <w:marRight w:val="0"/>
                  <w:marTop w:val="0"/>
                  <w:marBottom w:val="0"/>
                  <w:divBdr>
                    <w:top w:val="none" w:sz="0" w:space="0" w:color="auto"/>
                    <w:left w:val="none" w:sz="0" w:space="0" w:color="auto"/>
                    <w:bottom w:val="none" w:sz="0" w:space="0" w:color="auto"/>
                    <w:right w:val="none" w:sz="0" w:space="0" w:color="auto"/>
                  </w:divBdr>
                </w:div>
                <w:div w:id="624850842">
                  <w:marLeft w:val="0"/>
                  <w:marRight w:val="0"/>
                  <w:marTop w:val="0"/>
                  <w:marBottom w:val="0"/>
                  <w:divBdr>
                    <w:top w:val="none" w:sz="0" w:space="0" w:color="auto"/>
                    <w:left w:val="none" w:sz="0" w:space="0" w:color="auto"/>
                    <w:bottom w:val="none" w:sz="0" w:space="0" w:color="auto"/>
                    <w:right w:val="none" w:sz="0" w:space="0" w:color="auto"/>
                  </w:divBdr>
                </w:div>
                <w:div w:id="653949863">
                  <w:marLeft w:val="0"/>
                  <w:marRight w:val="0"/>
                  <w:marTop w:val="0"/>
                  <w:marBottom w:val="0"/>
                  <w:divBdr>
                    <w:top w:val="none" w:sz="0" w:space="0" w:color="auto"/>
                    <w:left w:val="none" w:sz="0" w:space="0" w:color="auto"/>
                    <w:bottom w:val="none" w:sz="0" w:space="0" w:color="auto"/>
                    <w:right w:val="none" w:sz="0" w:space="0" w:color="auto"/>
                  </w:divBdr>
                </w:div>
                <w:div w:id="656685837">
                  <w:marLeft w:val="0"/>
                  <w:marRight w:val="0"/>
                  <w:marTop w:val="0"/>
                  <w:marBottom w:val="0"/>
                  <w:divBdr>
                    <w:top w:val="none" w:sz="0" w:space="0" w:color="auto"/>
                    <w:left w:val="none" w:sz="0" w:space="0" w:color="auto"/>
                    <w:bottom w:val="none" w:sz="0" w:space="0" w:color="auto"/>
                    <w:right w:val="none" w:sz="0" w:space="0" w:color="auto"/>
                  </w:divBdr>
                </w:div>
                <w:div w:id="665550346">
                  <w:marLeft w:val="0"/>
                  <w:marRight w:val="0"/>
                  <w:marTop w:val="0"/>
                  <w:marBottom w:val="0"/>
                  <w:divBdr>
                    <w:top w:val="none" w:sz="0" w:space="0" w:color="auto"/>
                    <w:left w:val="none" w:sz="0" w:space="0" w:color="auto"/>
                    <w:bottom w:val="none" w:sz="0" w:space="0" w:color="auto"/>
                    <w:right w:val="none" w:sz="0" w:space="0" w:color="auto"/>
                  </w:divBdr>
                </w:div>
                <w:div w:id="666446420">
                  <w:marLeft w:val="0"/>
                  <w:marRight w:val="0"/>
                  <w:marTop w:val="0"/>
                  <w:marBottom w:val="0"/>
                  <w:divBdr>
                    <w:top w:val="none" w:sz="0" w:space="0" w:color="auto"/>
                    <w:left w:val="none" w:sz="0" w:space="0" w:color="auto"/>
                    <w:bottom w:val="none" w:sz="0" w:space="0" w:color="auto"/>
                    <w:right w:val="none" w:sz="0" w:space="0" w:color="auto"/>
                  </w:divBdr>
                </w:div>
                <w:div w:id="671839584">
                  <w:marLeft w:val="0"/>
                  <w:marRight w:val="0"/>
                  <w:marTop w:val="0"/>
                  <w:marBottom w:val="0"/>
                  <w:divBdr>
                    <w:top w:val="none" w:sz="0" w:space="0" w:color="auto"/>
                    <w:left w:val="none" w:sz="0" w:space="0" w:color="auto"/>
                    <w:bottom w:val="none" w:sz="0" w:space="0" w:color="auto"/>
                    <w:right w:val="none" w:sz="0" w:space="0" w:color="auto"/>
                  </w:divBdr>
                </w:div>
                <w:div w:id="678695549">
                  <w:marLeft w:val="0"/>
                  <w:marRight w:val="0"/>
                  <w:marTop w:val="0"/>
                  <w:marBottom w:val="0"/>
                  <w:divBdr>
                    <w:top w:val="none" w:sz="0" w:space="0" w:color="auto"/>
                    <w:left w:val="none" w:sz="0" w:space="0" w:color="auto"/>
                    <w:bottom w:val="none" w:sz="0" w:space="0" w:color="auto"/>
                    <w:right w:val="none" w:sz="0" w:space="0" w:color="auto"/>
                  </w:divBdr>
                </w:div>
                <w:div w:id="681929096">
                  <w:marLeft w:val="0"/>
                  <w:marRight w:val="0"/>
                  <w:marTop w:val="0"/>
                  <w:marBottom w:val="0"/>
                  <w:divBdr>
                    <w:top w:val="none" w:sz="0" w:space="0" w:color="auto"/>
                    <w:left w:val="none" w:sz="0" w:space="0" w:color="auto"/>
                    <w:bottom w:val="none" w:sz="0" w:space="0" w:color="auto"/>
                    <w:right w:val="none" w:sz="0" w:space="0" w:color="auto"/>
                  </w:divBdr>
                </w:div>
                <w:div w:id="700786679">
                  <w:marLeft w:val="0"/>
                  <w:marRight w:val="0"/>
                  <w:marTop w:val="0"/>
                  <w:marBottom w:val="0"/>
                  <w:divBdr>
                    <w:top w:val="none" w:sz="0" w:space="0" w:color="auto"/>
                    <w:left w:val="none" w:sz="0" w:space="0" w:color="auto"/>
                    <w:bottom w:val="none" w:sz="0" w:space="0" w:color="auto"/>
                    <w:right w:val="none" w:sz="0" w:space="0" w:color="auto"/>
                  </w:divBdr>
                </w:div>
                <w:div w:id="718866345">
                  <w:marLeft w:val="0"/>
                  <w:marRight w:val="0"/>
                  <w:marTop w:val="0"/>
                  <w:marBottom w:val="0"/>
                  <w:divBdr>
                    <w:top w:val="none" w:sz="0" w:space="0" w:color="auto"/>
                    <w:left w:val="none" w:sz="0" w:space="0" w:color="auto"/>
                    <w:bottom w:val="none" w:sz="0" w:space="0" w:color="auto"/>
                    <w:right w:val="none" w:sz="0" w:space="0" w:color="auto"/>
                  </w:divBdr>
                </w:div>
                <w:div w:id="726152944">
                  <w:marLeft w:val="0"/>
                  <w:marRight w:val="0"/>
                  <w:marTop w:val="0"/>
                  <w:marBottom w:val="0"/>
                  <w:divBdr>
                    <w:top w:val="none" w:sz="0" w:space="0" w:color="auto"/>
                    <w:left w:val="none" w:sz="0" w:space="0" w:color="auto"/>
                    <w:bottom w:val="none" w:sz="0" w:space="0" w:color="auto"/>
                    <w:right w:val="none" w:sz="0" w:space="0" w:color="auto"/>
                  </w:divBdr>
                </w:div>
                <w:div w:id="754476266">
                  <w:marLeft w:val="0"/>
                  <w:marRight w:val="0"/>
                  <w:marTop w:val="0"/>
                  <w:marBottom w:val="0"/>
                  <w:divBdr>
                    <w:top w:val="none" w:sz="0" w:space="0" w:color="auto"/>
                    <w:left w:val="none" w:sz="0" w:space="0" w:color="auto"/>
                    <w:bottom w:val="none" w:sz="0" w:space="0" w:color="auto"/>
                    <w:right w:val="none" w:sz="0" w:space="0" w:color="auto"/>
                  </w:divBdr>
                </w:div>
                <w:div w:id="754670376">
                  <w:marLeft w:val="0"/>
                  <w:marRight w:val="0"/>
                  <w:marTop w:val="0"/>
                  <w:marBottom w:val="0"/>
                  <w:divBdr>
                    <w:top w:val="none" w:sz="0" w:space="0" w:color="auto"/>
                    <w:left w:val="none" w:sz="0" w:space="0" w:color="auto"/>
                    <w:bottom w:val="none" w:sz="0" w:space="0" w:color="auto"/>
                    <w:right w:val="none" w:sz="0" w:space="0" w:color="auto"/>
                  </w:divBdr>
                </w:div>
                <w:div w:id="777407639">
                  <w:marLeft w:val="0"/>
                  <w:marRight w:val="0"/>
                  <w:marTop w:val="0"/>
                  <w:marBottom w:val="0"/>
                  <w:divBdr>
                    <w:top w:val="none" w:sz="0" w:space="0" w:color="auto"/>
                    <w:left w:val="none" w:sz="0" w:space="0" w:color="auto"/>
                    <w:bottom w:val="none" w:sz="0" w:space="0" w:color="auto"/>
                    <w:right w:val="none" w:sz="0" w:space="0" w:color="auto"/>
                  </w:divBdr>
                </w:div>
                <w:div w:id="788934779">
                  <w:marLeft w:val="0"/>
                  <w:marRight w:val="0"/>
                  <w:marTop w:val="0"/>
                  <w:marBottom w:val="0"/>
                  <w:divBdr>
                    <w:top w:val="none" w:sz="0" w:space="0" w:color="auto"/>
                    <w:left w:val="none" w:sz="0" w:space="0" w:color="auto"/>
                    <w:bottom w:val="none" w:sz="0" w:space="0" w:color="auto"/>
                    <w:right w:val="none" w:sz="0" w:space="0" w:color="auto"/>
                  </w:divBdr>
                </w:div>
                <w:div w:id="802816817">
                  <w:marLeft w:val="0"/>
                  <w:marRight w:val="0"/>
                  <w:marTop w:val="0"/>
                  <w:marBottom w:val="0"/>
                  <w:divBdr>
                    <w:top w:val="none" w:sz="0" w:space="0" w:color="auto"/>
                    <w:left w:val="none" w:sz="0" w:space="0" w:color="auto"/>
                    <w:bottom w:val="none" w:sz="0" w:space="0" w:color="auto"/>
                    <w:right w:val="none" w:sz="0" w:space="0" w:color="auto"/>
                  </w:divBdr>
                </w:div>
                <w:div w:id="805272462">
                  <w:marLeft w:val="0"/>
                  <w:marRight w:val="0"/>
                  <w:marTop w:val="0"/>
                  <w:marBottom w:val="0"/>
                  <w:divBdr>
                    <w:top w:val="none" w:sz="0" w:space="0" w:color="auto"/>
                    <w:left w:val="none" w:sz="0" w:space="0" w:color="auto"/>
                    <w:bottom w:val="none" w:sz="0" w:space="0" w:color="auto"/>
                    <w:right w:val="none" w:sz="0" w:space="0" w:color="auto"/>
                  </w:divBdr>
                </w:div>
                <w:div w:id="834996926">
                  <w:marLeft w:val="0"/>
                  <w:marRight w:val="0"/>
                  <w:marTop w:val="0"/>
                  <w:marBottom w:val="0"/>
                  <w:divBdr>
                    <w:top w:val="none" w:sz="0" w:space="0" w:color="auto"/>
                    <w:left w:val="none" w:sz="0" w:space="0" w:color="auto"/>
                    <w:bottom w:val="none" w:sz="0" w:space="0" w:color="auto"/>
                    <w:right w:val="none" w:sz="0" w:space="0" w:color="auto"/>
                  </w:divBdr>
                </w:div>
                <w:div w:id="846821561">
                  <w:marLeft w:val="0"/>
                  <w:marRight w:val="0"/>
                  <w:marTop w:val="0"/>
                  <w:marBottom w:val="0"/>
                  <w:divBdr>
                    <w:top w:val="none" w:sz="0" w:space="0" w:color="auto"/>
                    <w:left w:val="none" w:sz="0" w:space="0" w:color="auto"/>
                    <w:bottom w:val="none" w:sz="0" w:space="0" w:color="auto"/>
                    <w:right w:val="none" w:sz="0" w:space="0" w:color="auto"/>
                  </w:divBdr>
                </w:div>
                <w:div w:id="875582914">
                  <w:marLeft w:val="0"/>
                  <w:marRight w:val="0"/>
                  <w:marTop w:val="0"/>
                  <w:marBottom w:val="0"/>
                  <w:divBdr>
                    <w:top w:val="none" w:sz="0" w:space="0" w:color="auto"/>
                    <w:left w:val="none" w:sz="0" w:space="0" w:color="auto"/>
                    <w:bottom w:val="none" w:sz="0" w:space="0" w:color="auto"/>
                    <w:right w:val="none" w:sz="0" w:space="0" w:color="auto"/>
                  </w:divBdr>
                </w:div>
                <w:div w:id="902641636">
                  <w:marLeft w:val="0"/>
                  <w:marRight w:val="0"/>
                  <w:marTop w:val="0"/>
                  <w:marBottom w:val="0"/>
                  <w:divBdr>
                    <w:top w:val="none" w:sz="0" w:space="0" w:color="auto"/>
                    <w:left w:val="none" w:sz="0" w:space="0" w:color="auto"/>
                    <w:bottom w:val="none" w:sz="0" w:space="0" w:color="auto"/>
                    <w:right w:val="none" w:sz="0" w:space="0" w:color="auto"/>
                  </w:divBdr>
                </w:div>
                <w:div w:id="956830793">
                  <w:marLeft w:val="0"/>
                  <w:marRight w:val="0"/>
                  <w:marTop w:val="0"/>
                  <w:marBottom w:val="0"/>
                  <w:divBdr>
                    <w:top w:val="none" w:sz="0" w:space="0" w:color="auto"/>
                    <w:left w:val="none" w:sz="0" w:space="0" w:color="auto"/>
                    <w:bottom w:val="none" w:sz="0" w:space="0" w:color="auto"/>
                    <w:right w:val="none" w:sz="0" w:space="0" w:color="auto"/>
                  </w:divBdr>
                </w:div>
                <w:div w:id="958954930">
                  <w:marLeft w:val="0"/>
                  <w:marRight w:val="0"/>
                  <w:marTop w:val="0"/>
                  <w:marBottom w:val="0"/>
                  <w:divBdr>
                    <w:top w:val="none" w:sz="0" w:space="0" w:color="auto"/>
                    <w:left w:val="none" w:sz="0" w:space="0" w:color="auto"/>
                    <w:bottom w:val="none" w:sz="0" w:space="0" w:color="auto"/>
                    <w:right w:val="none" w:sz="0" w:space="0" w:color="auto"/>
                  </w:divBdr>
                </w:div>
                <w:div w:id="991717660">
                  <w:marLeft w:val="0"/>
                  <w:marRight w:val="0"/>
                  <w:marTop w:val="0"/>
                  <w:marBottom w:val="0"/>
                  <w:divBdr>
                    <w:top w:val="none" w:sz="0" w:space="0" w:color="auto"/>
                    <w:left w:val="none" w:sz="0" w:space="0" w:color="auto"/>
                    <w:bottom w:val="none" w:sz="0" w:space="0" w:color="auto"/>
                    <w:right w:val="none" w:sz="0" w:space="0" w:color="auto"/>
                  </w:divBdr>
                </w:div>
                <w:div w:id="1010765878">
                  <w:marLeft w:val="0"/>
                  <w:marRight w:val="0"/>
                  <w:marTop w:val="0"/>
                  <w:marBottom w:val="0"/>
                  <w:divBdr>
                    <w:top w:val="none" w:sz="0" w:space="0" w:color="auto"/>
                    <w:left w:val="none" w:sz="0" w:space="0" w:color="auto"/>
                    <w:bottom w:val="none" w:sz="0" w:space="0" w:color="auto"/>
                    <w:right w:val="none" w:sz="0" w:space="0" w:color="auto"/>
                  </w:divBdr>
                </w:div>
                <w:div w:id="1050770003">
                  <w:marLeft w:val="0"/>
                  <w:marRight w:val="0"/>
                  <w:marTop w:val="0"/>
                  <w:marBottom w:val="0"/>
                  <w:divBdr>
                    <w:top w:val="none" w:sz="0" w:space="0" w:color="auto"/>
                    <w:left w:val="none" w:sz="0" w:space="0" w:color="auto"/>
                    <w:bottom w:val="none" w:sz="0" w:space="0" w:color="auto"/>
                    <w:right w:val="none" w:sz="0" w:space="0" w:color="auto"/>
                  </w:divBdr>
                </w:div>
                <w:div w:id="1063066143">
                  <w:marLeft w:val="0"/>
                  <w:marRight w:val="0"/>
                  <w:marTop w:val="0"/>
                  <w:marBottom w:val="0"/>
                  <w:divBdr>
                    <w:top w:val="none" w:sz="0" w:space="0" w:color="auto"/>
                    <w:left w:val="none" w:sz="0" w:space="0" w:color="auto"/>
                    <w:bottom w:val="none" w:sz="0" w:space="0" w:color="auto"/>
                    <w:right w:val="none" w:sz="0" w:space="0" w:color="auto"/>
                  </w:divBdr>
                </w:div>
                <w:div w:id="1088885273">
                  <w:marLeft w:val="0"/>
                  <w:marRight w:val="0"/>
                  <w:marTop w:val="0"/>
                  <w:marBottom w:val="0"/>
                  <w:divBdr>
                    <w:top w:val="none" w:sz="0" w:space="0" w:color="auto"/>
                    <w:left w:val="none" w:sz="0" w:space="0" w:color="auto"/>
                    <w:bottom w:val="none" w:sz="0" w:space="0" w:color="auto"/>
                    <w:right w:val="none" w:sz="0" w:space="0" w:color="auto"/>
                  </w:divBdr>
                </w:div>
                <w:div w:id="1102412163">
                  <w:marLeft w:val="0"/>
                  <w:marRight w:val="0"/>
                  <w:marTop w:val="0"/>
                  <w:marBottom w:val="0"/>
                  <w:divBdr>
                    <w:top w:val="none" w:sz="0" w:space="0" w:color="auto"/>
                    <w:left w:val="none" w:sz="0" w:space="0" w:color="auto"/>
                    <w:bottom w:val="none" w:sz="0" w:space="0" w:color="auto"/>
                    <w:right w:val="none" w:sz="0" w:space="0" w:color="auto"/>
                  </w:divBdr>
                </w:div>
                <w:div w:id="1106925122">
                  <w:marLeft w:val="0"/>
                  <w:marRight w:val="0"/>
                  <w:marTop w:val="0"/>
                  <w:marBottom w:val="0"/>
                  <w:divBdr>
                    <w:top w:val="none" w:sz="0" w:space="0" w:color="auto"/>
                    <w:left w:val="none" w:sz="0" w:space="0" w:color="auto"/>
                    <w:bottom w:val="none" w:sz="0" w:space="0" w:color="auto"/>
                    <w:right w:val="none" w:sz="0" w:space="0" w:color="auto"/>
                  </w:divBdr>
                </w:div>
                <w:div w:id="1131166458">
                  <w:marLeft w:val="0"/>
                  <w:marRight w:val="0"/>
                  <w:marTop w:val="0"/>
                  <w:marBottom w:val="0"/>
                  <w:divBdr>
                    <w:top w:val="none" w:sz="0" w:space="0" w:color="auto"/>
                    <w:left w:val="none" w:sz="0" w:space="0" w:color="auto"/>
                    <w:bottom w:val="none" w:sz="0" w:space="0" w:color="auto"/>
                    <w:right w:val="none" w:sz="0" w:space="0" w:color="auto"/>
                  </w:divBdr>
                </w:div>
                <w:div w:id="1136683619">
                  <w:marLeft w:val="0"/>
                  <w:marRight w:val="0"/>
                  <w:marTop w:val="0"/>
                  <w:marBottom w:val="0"/>
                  <w:divBdr>
                    <w:top w:val="none" w:sz="0" w:space="0" w:color="auto"/>
                    <w:left w:val="none" w:sz="0" w:space="0" w:color="auto"/>
                    <w:bottom w:val="none" w:sz="0" w:space="0" w:color="auto"/>
                    <w:right w:val="none" w:sz="0" w:space="0" w:color="auto"/>
                  </w:divBdr>
                </w:div>
                <w:div w:id="1197963032">
                  <w:marLeft w:val="0"/>
                  <w:marRight w:val="0"/>
                  <w:marTop w:val="0"/>
                  <w:marBottom w:val="0"/>
                  <w:divBdr>
                    <w:top w:val="none" w:sz="0" w:space="0" w:color="auto"/>
                    <w:left w:val="none" w:sz="0" w:space="0" w:color="auto"/>
                    <w:bottom w:val="none" w:sz="0" w:space="0" w:color="auto"/>
                    <w:right w:val="none" w:sz="0" w:space="0" w:color="auto"/>
                  </w:divBdr>
                </w:div>
                <w:div w:id="1200895564">
                  <w:marLeft w:val="0"/>
                  <w:marRight w:val="0"/>
                  <w:marTop w:val="0"/>
                  <w:marBottom w:val="0"/>
                  <w:divBdr>
                    <w:top w:val="none" w:sz="0" w:space="0" w:color="auto"/>
                    <w:left w:val="none" w:sz="0" w:space="0" w:color="auto"/>
                    <w:bottom w:val="none" w:sz="0" w:space="0" w:color="auto"/>
                    <w:right w:val="none" w:sz="0" w:space="0" w:color="auto"/>
                  </w:divBdr>
                </w:div>
                <w:div w:id="1200976669">
                  <w:marLeft w:val="0"/>
                  <w:marRight w:val="0"/>
                  <w:marTop w:val="0"/>
                  <w:marBottom w:val="0"/>
                  <w:divBdr>
                    <w:top w:val="none" w:sz="0" w:space="0" w:color="auto"/>
                    <w:left w:val="none" w:sz="0" w:space="0" w:color="auto"/>
                    <w:bottom w:val="none" w:sz="0" w:space="0" w:color="auto"/>
                    <w:right w:val="none" w:sz="0" w:space="0" w:color="auto"/>
                  </w:divBdr>
                </w:div>
                <w:div w:id="1283538154">
                  <w:marLeft w:val="0"/>
                  <w:marRight w:val="0"/>
                  <w:marTop w:val="0"/>
                  <w:marBottom w:val="0"/>
                  <w:divBdr>
                    <w:top w:val="none" w:sz="0" w:space="0" w:color="auto"/>
                    <w:left w:val="none" w:sz="0" w:space="0" w:color="auto"/>
                    <w:bottom w:val="none" w:sz="0" w:space="0" w:color="auto"/>
                    <w:right w:val="none" w:sz="0" w:space="0" w:color="auto"/>
                  </w:divBdr>
                </w:div>
                <w:div w:id="1286086914">
                  <w:marLeft w:val="0"/>
                  <w:marRight w:val="0"/>
                  <w:marTop w:val="0"/>
                  <w:marBottom w:val="0"/>
                  <w:divBdr>
                    <w:top w:val="none" w:sz="0" w:space="0" w:color="auto"/>
                    <w:left w:val="none" w:sz="0" w:space="0" w:color="auto"/>
                    <w:bottom w:val="none" w:sz="0" w:space="0" w:color="auto"/>
                    <w:right w:val="none" w:sz="0" w:space="0" w:color="auto"/>
                  </w:divBdr>
                </w:div>
                <w:div w:id="1295526940">
                  <w:marLeft w:val="0"/>
                  <w:marRight w:val="0"/>
                  <w:marTop w:val="0"/>
                  <w:marBottom w:val="0"/>
                  <w:divBdr>
                    <w:top w:val="none" w:sz="0" w:space="0" w:color="auto"/>
                    <w:left w:val="none" w:sz="0" w:space="0" w:color="auto"/>
                    <w:bottom w:val="none" w:sz="0" w:space="0" w:color="auto"/>
                    <w:right w:val="none" w:sz="0" w:space="0" w:color="auto"/>
                  </w:divBdr>
                </w:div>
                <w:div w:id="1337533861">
                  <w:marLeft w:val="0"/>
                  <w:marRight w:val="0"/>
                  <w:marTop w:val="0"/>
                  <w:marBottom w:val="0"/>
                  <w:divBdr>
                    <w:top w:val="none" w:sz="0" w:space="0" w:color="auto"/>
                    <w:left w:val="none" w:sz="0" w:space="0" w:color="auto"/>
                    <w:bottom w:val="none" w:sz="0" w:space="0" w:color="auto"/>
                    <w:right w:val="none" w:sz="0" w:space="0" w:color="auto"/>
                  </w:divBdr>
                </w:div>
                <w:div w:id="1370838946">
                  <w:marLeft w:val="0"/>
                  <w:marRight w:val="0"/>
                  <w:marTop w:val="0"/>
                  <w:marBottom w:val="0"/>
                  <w:divBdr>
                    <w:top w:val="none" w:sz="0" w:space="0" w:color="auto"/>
                    <w:left w:val="none" w:sz="0" w:space="0" w:color="auto"/>
                    <w:bottom w:val="none" w:sz="0" w:space="0" w:color="auto"/>
                    <w:right w:val="none" w:sz="0" w:space="0" w:color="auto"/>
                  </w:divBdr>
                </w:div>
                <w:div w:id="1400135840">
                  <w:marLeft w:val="0"/>
                  <w:marRight w:val="0"/>
                  <w:marTop w:val="0"/>
                  <w:marBottom w:val="0"/>
                  <w:divBdr>
                    <w:top w:val="none" w:sz="0" w:space="0" w:color="auto"/>
                    <w:left w:val="none" w:sz="0" w:space="0" w:color="auto"/>
                    <w:bottom w:val="none" w:sz="0" w:space="0" w:color="auto"/>
                    <w:right w:val="none" w:sz="0" w:space="0" w:color="auto"/>
                  </w:divBdr>
                </w:div>
                <w:div w:id="1401051813">
                  <w:marLeft w:val="0"/>
                  <w:marRight w:val="0"/>
                  <w:marTop w:val="0"/>
                  <w:marBottom w:val="0"/>
                  <w:divBdr>
                    <w:top w:val="none" w:sz="0" w:space="0" w:color="auto"/>
                    <w:left w:val="none" w:sz="0" w:space="0" w:color="auto"/>
                    <w:bottom w:val="none" w:sz="0" w:space="0" w:color="auto"/>
                    <w:right w:val="none" w:sz="0" w:space="0" w:color="auto"/>
                  </w:divBdr>
                </w:div>
                <w:div w:id="1410424527">
                  <w:marLeft w:val="0"/>
                  <w:marRight w:val="0"/>
                  <w:marTop w:val="0"/>
                  <w:marBottom w:val="0"/>
                  <w:divBdr>
                    <w:top w:val="none" w:sz="0" w:space="0" w:color="auto"/>
                    <w:left w:val="none" w:sz="0" w:space="0" w:color="auto"/>
                    <w:bottom w:val="none" w:sz="0" w:space="0" w:color="auto"/>
                    <w:right w:val="none" w:sz="0" w:space="0" w:color="auto"/>
                  </w:divBdr>
                </w:div>
                <w:div w:id="1411736625">
                  <w:marLeft w:val="0"/>
                  <w:marRight w:val="0"/>
                  <w:marTop w:val="0"/>
                  <w:marBottom w:val="0"/>
                  <w:divBdr>
                    <w:top w:val="none" w:sz="0" w:space="0" w:color="auto"/>
                    <w:left w:val="none" w:sz="0" w:space="0" w:color="auto"/>
                    <w:bottom w:val="none" w:sz="0" w:space="0" w:color="auto"/>
                    <w:right w:val="none" w:sz="0" w:space="0" w:color="auto"/>
                  </w:divBdr>
                </w:div>
                <w:div w:id="1412042404">
                  <w:marLeft w:val="0"/>
                  <w:marRight w:val="0"/>
                  <w:marTop w:val="0"/>
                  <w:marBottom w:val="0"/>
                  <w:divBdr>
                    <w:top w:val="none" w:sz="0" w:space="0" w:color="auto"/>
                    <w:left w:val="none" w:sz="0" w:space="0" w:color="auto"/>
                    <w:bottom w:val="none" w:sz="0" w:space="0" w:color="auto"/>
                    <w:right w:val="none" w:sz="0" w:space="0" w:color="auto"/>
                  </w:divBdr>
                </w:div>
                <w:div w:id="1433282522">
                  <w:marLeft w:val="0"/>
                  <w:marRight w:val="0"/>
                  <w:marTop w:val="0"/>
                  <w:marBottom w:val="0"/>
                  <w:divBdr>
                    <w:top w:val="none" w:sz="0" w:space="0" w:color="auto"/>
                    <w:left w:val="none" w:sz="0" w:space="0" w:color="auto"/>
                    <w:bottom w:val="none" w:sz="0" w:space="0" w:color="auto"/>
                    <w:right w:val="none" w:sz="0" w:space="0" w:color="auto"/>
                  </w:divBdr>
                </w:div>
                <w:div w:id="1464809213">
                  <w:marLeft w:val="0"/>
                  <w:marRight w:val="0"/>
                  <w:marTop w:val="0"/>
                  <w:marBottom w:val="0"/>
                  <w:divBdr>
                    <w:top w:val="none" w:sz="0" w:space="0" w:color="auto"/>
                    <w:left w:val="none" w:sz="0" w:space="0" w:color="auto"/>
                    <w:bottom w:val="none" w:sz="0" w:space="0" w:color="auto"/>
                    <w:right w:val="none" w:sz="0" w:space="0" w:color="auto"/>
                  </w:divBdr>
                </w:div>
                <w:div w:id="1475676463">
                  <w:marLeft w:val="0"/>
                  <w:marRight w:val="0"/>
                  <w:marTop w:val="0"/>
                  <w:marBottom w:val="0"/>
                  <w:divBdr>
                    <w:top w:val="none" w:sz="0" w:space="0" w:color="auto"/>
                    <w:left w:val="none" w:sz="0" w:space="0" w:color="auto"/>
                    <w:bottom w:val="none" w:sz="0" w:space="0" w:color="auto"/>
                    <w:right w:val="none" w:sz="0" w:space="0" w:color="auto"/>
                  </w:divBdr>
                </w:div>
                <w:div w:id="1506434067">
                  <w:marLeft w:val="0"/>
                  <w:marRight w:val="0"/>
                  <w:marTop w:val="0"/>
                  <w:marBottom w:val="0"/>
                  <w:divBdr>
                    <w:top w:val="none" w:sz="0" w:space="0" w:color="auto"/>
                    <w:left w:val="none" w:sz="0" w:space="0" w:color="auto"/>
                    <w:bottom w:val="none" w:sz="0" w:space="0" w:color="auto"/>
                    <w:right w:val="none" w:sz="0" w:space="0" w:color="auto"/>
                  </w:divBdr>
                </w:div>
                <w:div w:id="1598637835">
                  <w:marLeft w:val="0"/>
                  <w:marRight w:val="0"/>
                  <w:marTop w:val="0"/>
                  <w:marBottom w:val="0"/>
                  <w:divBdr>
                    <w:top w:val="none" w:sz="0" w:space="0" w:color="auto"/>
                    <w:left w:val="none" w:sz="0" w:space="0" w:color="auto"/>
                    <w:bottom w:val="none" w:sz="0" w:space="0" w:color="auto"/>
                    <w:right w:val="none" w:sz="0" w:space="0" w:color="auto"/>
                  </w:divBdr>
                </w:div>
                <w:div w:id="1600986392">
                  <w:marLeft w:val="0"/>
                  <w:marRight w:val="0"/>
                  <w:marTop w:val="0"/>
                  <w:marBottom w:val="0"/>
                  <w:divBdr>
                    <w:top w:val="none" w:sz="0" w:space="0" w:color="auto"/>
                    <w:left w:val="none" w:sz="0" w:space="0" w:color="auto"/>
                    <w:bottom w:val="none" w:sz="0" w:space="0" w:color="auto"/>
                    <w:right w:val="none" w:sz="0" w:space="0" w:color="auto"/>
                  </w:divBdr>
                </w:div>
                <w:div w:id="1608469320">
                  <w:marLeft w:val="0"/>
                  <w:marRight w:val="0"/>
                  <w:marTop w:val="0"/>
                  <w:marBottom w:val="0"/>
                  <w:divBdr>
                    <w:top w:val="none" w:sz="0" w:space="0" w:color="auto"/>
                    <w:left w:val="none" w:sz="0" w:space="0" w:color="auto"/>
                    <w:bottom w:val="none" w:sz="0" w:space="0" w:color="auto"/>
                    <w:right w:val="none" w:sz="0" w:space="0" w:color="auto"/>
                  </w:divBdr>
                </w:div>
                <w:div w:id="1611932455">
                  <w:marLeft w:val="0"/>
                  <w:marRight w:val="0"/>
                  <w:marTop w:val="0"/>
                  <w:marBottom w:val="0"/>
                  <w:divBdr>
                    <w:top w:val="none" w:sz="0" w:space="0" w:color="auto"/>
                    <w:left w:val="none" w:sz="0" w:space="0" w:color="auto"/>
                    <w:bottom w:val="none" w:sz="0" w:space="0" w:color="auto"/>
                    <w:right w:val="none" w:sz="0" w:space="0" w:color="auto"/>
                  </w:divBdr>
                </w:div>
                <w:div w:id="1621689324">
                  <w:marLeft w:val="0"/>
                  <w:marRight w:val="0"/>
                  <w:marTop w:val="0"/>
                  <w:marBottom w:val="0"/>
                  <w:divBdr>
                    <w:top w:val="none" w:sz="0" w:space="0" w:color="auto"/>
                    <w:left w:val="none" w:sz="0" w:space="0" w:color="auto"/>
                    <w:bottom w:val="none" w:sz="0" w:space="0" w:color="auto"/>
                    <w:right w:val="none" w:sz="0" w:space="0" w:color="auto"/>
                  </w:divBdr>
                </w:div>
                <w:div w:id="1664817805">
                  <w:marLeft w:val="0"/>
                  <w:marRight w:val="0"/>
                  <w:marTop w:val="0"/>
                  <w:marBottom w:val="0"/>
                  <w:divBdr>
                    <w:top w:val="none" w:sz="0" w:space="0" w:color="auto"/>
                    <w:left w:val="none" w:sz="0" w:space="0" w:color="auto"/>
                    <w:bottom w:val="none" w:sz="0" w:space="0" w:color="auto"/>
                    <w:right w:val="none" w:sz="0" w:space="0" w:color="auto"/>
                  </w:divBdr>
                </w:div>
                <w:div w:id="1694646009">
                  <w:marLeft w:val="0"/>
                  <w:marRight w:val="0"/>
                  <w:marTop w:val="0"/>
                  <w:marBottom w:val="0"/>
                  <w:divBdr>
                    <w:top w:val="none" w:sz="0" w:space="0" w:color="auto"/>
                    <w:left w:val="none" w:sz="0" w:space="0" w:color="auto"/>
                    <w:bottom w:val="none" w:sz="0" w:space="0" w:color="auto"/>
                    <w:right w:val="none" w:sz="0" w:space="0" w:color="auto"/>
                  </w:divBdr>
                </w:div>
                <w:div w:id="1719354264">
                  <w:marLeft w:val="0"/>
                  <w:marRight w:val="0"/>
                  <w:marTop w:val="0"/>
                  <w:marBottom w:val="0"/>
                  <w:divBdr>
                    <w:top w:val="none" w:sz="0" w:space="0" w:color="auto"/>
                    <w:left w:val="none" w:sz="0" w:space="0" w:color="auto"/>
                    <w:bottom w:val="none" w:sz="0" w:space="0" w:color="auto"/>
                    <w:right w:val="none" w:sz="0" w:space="0" w:color="auto"/>
                  </w:divBdr>
                </w:div>
                <w:div w:id="1782530515">
                  <w:marLeft w:val="0"/>
                  <w:marRight w:val="0"/>
                  <w:marTop w:val="0"/>
                  <w:marBottom w:val="0"/>
                  <w:divBdr>
                    <w:top w:val="none" w:sz="0" w:space="0" w:color="auto"/>
                    <w:left w:val="none" w:sz="0" w:space="0" w:color="auto"/>
                    <w:bottom w:val="none" w:sz="0" w:space="0" w:color="auto"/>
                    <w:right w:val="none" w:sz="0" w:space="0" w:color="auto"/>
                  </w:divBdr>
                </w:div>
                <w:div w:id="1825510449">
                  <w:marLeft w:val="0"/>
                  <w:marRight w:val="0"/>
                  <w:marTop w:val="0"/>
                  <w:marBottom w:val="0"/>
                  <w:divBdr>
                    <w:top w:val="none" w:sz="0" w:space="0" w:color="auto"/>
                    <w:left w:val="none" w:sz="0" w:space="0" w:color="auto"/>
                    <w:bottom w:val="none" w:sz="0" w:space="0" w:color="auto"/>
                    <w:right w:val="none" w:sz="0" w:space="0" w:color="auto"/>
                  </w:divBdr>
                </w:div>
                <w:div w:id="1827352559">
                  <w:marLeft w:val="0"/>
                  <w:marRight w:val="0"/>
                  <w:marTop w:val="0"/>
                  <w:marBottom w:val="0"/>
                  <w:divBdr>
                    <w:top w:val="none" w:sz="0" w:space="0" w:color="auto"/>
                    <w:left w:val="none" w:sz="0" w:space="0" w:color="auto"/>
                    <w:bottom w:val="none" w:sz="0" w:space="0" w:color="auto"/>
                    <w:right w:val="none" w:sz="0" w:space="0" w:color="auto"/>
                  </w:divBdr>
                </w:div>
                <w:div w:id="1854488395">
                  <w:marLeft w:val="0"/>
                  <w:marRight w:val="0"/>
                  <w:marTop w:val="0"/>
                  <w:marBottom w:val="0"/>
                  <w:divBdr>
                    <w:top w:val="none" w:sz="0" w:space="0" w:color="auto"/>
                    <w:left w:val="none" w:sz="0" w:space="0" w:color="auto"/>
                    <w:bottom w:val="none" w:sz="0" w:space="0" w:color="auto"/>
                    <w:right w:val="none" w:sz="0" w:space="0" w:color="auto"/>
                  </w:divBdr>
                </w:div>
                <w:div w:id="1925603943">
                  <w:marLeft w:val="0"/>
                  <w:marRight w:val="0"/>
                  <w:marTop w:val="0"/>
                  <w:marBottom w:val="0"/>
                  <w:divBdr>
                    <w:top w:val="none" w:sz="0" w:space="0" w:color="auto"/>
                    <w:left w:val="none" w:sz="0" w:space="0" w:color="auto"/>
                    <w:bottom w:val="none" w:sz="0" w:space="0" w:color="auto"/>
                    <w:right w:val="none" w:sz="0" w:space="0" w:color="auto"/>
                  </w:divBdr>
                </w:div>
                <w:div w:id="1938323833">
                  <w:marLeft w:val="0"/>
                  <w:marRight w:val="0"/>
                  <w:marTop w:val="0"/>
                  <w:marBottom w:val="0"/>
                  <w:divBdr>
                    <w:top w:val="none" w:sz="0" w:space="0" w:color="auto"/>
                    <w:left w:val="none" w:sz="0" w:space="0" w:color="auto"/>
                    <w:bottom w:val="none" w:sz="0" w:space="0" w:color="auto"/>
                    <w:right w:val="none" w:sz="0" w:space="0" w:color="auto"/>
                  </w:divBdr>
                </w:div>
                <w:div w:id="2002273947">
                  <w:marLeft w:val="0"/>
                  <w:marRight w:val="0"/>
                  <w:marTop w:val="0"/>
                  <w:marBottom w:val="0"/>
                  <w:divBdr>
                    <w:top w:val="none" w:sz="0" w:space="0" w:color="auto"/>
                    <w:left w:val="none" w:sz="0" w:space="0" w:color="auto"/>
                    <w:bottom w:val="none" w:sz="0" w:space="0" w:color="auto"/>
                    <w:right w:val="none" w:sz="0" w:space="0" w:color="auto"/>
                  </w:divBdr>
                </w:div>
                <w:div w:id="2003123869">
                  <w:marLeft w:val="0"/>
                  <w:marRight w:val="0"/>
                  <w:marTop w:val="0"/>
                  <w:marBottom w:val="0"/>
                  <w:divBdr>
                    <w:top w:val="none" w:sz="0" w:space="0" w:color="auto"/>
                    <w:left w:val="none" w:sz="0" w:space="0" w:color="auto"/>
                    <w:bottom w:val="none" w:sz="0" w:space="0" w:color="auto"/>
                    <w:right w:val="none" w:sz="0" w:space="0" w:color="auto"/>
                  </w:divBdr>
                </w:div>
                <w:div w:id="2012103086">
                  <w:marLeft w:val="0"/>
                  <w:marRight w:val="0"/>
                  <w:marTop w:val="0"/>
                  <w:marBottom w:val="0"/>
                  <w:divBdr>
                    <w:top w:val="none" w:sz="0" w:space="0" w:color="auto"/>
                    <w:left w:val="none" w:sz="0" w:space="0" w:color="auto"/>
                    <w:bottom w:val="none" w:sz="0" w:space="0" w:color="auto"/>
                    <w:right w:val="none" w:sz="0" w:space="0" w:color="auto"/>
                  </w:divBdr>
                </w:div>
                <w:div w:id="2021616389">
                  <w:marLeft w:val="0"/>
                  <w:marRight w:val="0"/>
                  <w:marTop w:val="0"/>
                  <w:marBottom w:val="0"/>
                  <w:divBdr>
                    <w:top w:val="none" w:sz="0" w:space="0" w:color="auto"/>
                    <w:left w:val="none" w:sz="0" w:space="0" w:color="auto"/>
                    <w:bottom w:val="none" w:sz="0" w:space="0" w:color="auto"/>
                    <w:right w:val="none" w:sz="0" w:space="0" w:color="auto"/>
                  </w:divBdr>
                </w:div>
                <w:div w:id="2022779496">
                  <w:marLeft w:val="0"/>
                  <w:marRight w:val="0"/>
                  <w:marTop w:val="0"/>
                  <w:marBottom w:val="0"/>
                  <w:divBdr>
                    <w:top w:val="none" w:sz="0" w:space="0" w:color="auto"/>
                    <w:left w:val="none" w:sz="0" w:space="0" w:color="auto"/>
                    <w:bottom w:val="none" w:sz="0" w:space="0" w:color="auto"/>
                    <w:right w:val="none" w:sz="0" w:space="0" w:color="auto"/>
                  </w:divBdr>
                </w:div>
                <w:div w:id="2022850675">
                  <w:marLeft w:val="0"/>
                  <w:marRight w:val="0"/>
                  <w:marTop w:val="0"/>
                  <w:marBottom w:val="0"/>
                  <w:divBdr>
                    <w:top w:val="none" w:sz="0" w:space="0" w:color="auto"/>
                    <w:left w:val="none" w:sz="0" w:space="0" w:color="auto"/>
                    <w:bottom w:val="none" w:sz="0" w:space="0" w:color="auto"/>
                    <w:right w:val="none" w:sz="0" w:space="0" w:color="auto"/>
                  </w:divBdr>
                </w:div>
                <w:div w:id="2049643074">
                  <w:marLeft w:val="0"/>
                  <w:marRight w:val="0"/>
                  <w:marTop w:val="0"/>
                  <w:marBottom w:val="0"/>
                  <w:divBdr>
                    <w:top w:val="none" w:sz="0" w:space="0" w:color="auto"/>
                    <w:left w:val="none" w:sz="0" w:space="0" w:color="auto"/>
                    <w:bottom w:val="none" w:sz="0" w:space="0" w:color="auto"/>
                    <w:right w:val="none" w:sz="0" w:space="0" w:color="auto"/>
                  </w:divBdr>
                </w:div>
                <w:div w:id="2057585156">
                  <w:marLeft w:val="0"/>
                  <w:marRight w:val="0"/>
                  <w:marTop w:val="0"/>
                  <w:marBottom w:val="0"/>
                  <w:divBdr>
                    <w:top w:val="none" w:sz="0" w:space="0" w:color="auto"/>
                    <w:left w:val="none" w:sz="0" w:space="0" w:color="auto"/>
                    <w:bottom w:val="none" w:sz="0" w:space="0" w:color="auto"/>
                    <w:right w:val="none" w:sz="0" w:space="0" w:color="auto"/>
                  </w:divBdr>
                </w:div>
                <w:div w:id="2094082258">
                  <w:marLeft w:val="0"/>
                  <w:marRight w:val="0"/>
                  <w:marTop w:val="0"/>
                  <w:marBottom w:val="0"/>
                  <w:divBdr>
                    <w:top w:val="none" w:sz="0" w:space="0" w:color="auto"/>
                    <w:left w:val="none" w:sz="0" w:space="0" w:color="auto"/>
                    <w:bottom w:val="none" w:sz="0" w:space="0" w:color="auto"/>
                    <w:right w:val="none" w:sz="0" w:space="0" w:color="auto"/>
                  </w:divBdr>
                </w:div>
                <w:div w:id="2108189291">
                  <w:marLeft w:val="0"/>
                  <w:marRight w:val="0"/>
                  <w:marTop w:val="0"/>
                  <w:marBottom w:val="0"/>
                  <w:divBdr>
                    <w:top w:val="none" w:sz="0" w:space="0" w:color="auto"/>
                    <w:left w:val="none" w:sz="0" w:space="0" w:color="auto"/>
                    <w:bottom w:val="none" w:sz="0" w:space="0" w:color="auto"/>
                    <w:right w:val="none" w:sz="0" w:space="0" w:color="auto"/>
                  </w:divBdr>
                </w:div>
                <w:div w:id="2108456692">
                  <w:marLeft w:val="0"/>
                  <w:marRight w:val="0"/>
                  <w:marTop w:val="0"/>
                  <w:marBottom w:val="0"/>
                  <w:divBdr>
                    <w:top w:val="none" w:sz="0" w:space="0" w:color="auto"/>
                    <w:left w:val="none" w:sz="0" w:space="0" w:color="auto"/>
                    <w:bottom w:val="none" w:sz="0" w:space="0" w:color="auto"/>
                    <w:right w:val="none" w:sz="0" w:space="0" w:color="auto"/>
                  </w:divBdr>
                </w:div>
                <w:div w:id="2135561939">
                  <w:marLeft w:val="0"/>
                  <w:marRight w:val="0"/>
                  <w:marTop w:val="0"/>
                  <w:marBottom w:val="0"/>
                  <w:divBdr>
                    <w:top w:val="none" w:sz="0" w:space="0" w:color="auto"/>
                    <w:left w:val="none" w:sz="0" w:space="0" w:color="auto"/>
                    <w:bottom w:val="none" w:sz="0" w:space="0" w:color="auto"/>
                    <w:right w:val="none" w:sz="0" w:space="0" w:color="auto"/>
                  </w:divBdr>
                </w:div>
                <w:div w:id="2138404286">
                  <w:marLeft w:val="0"/>
                  <w:marRight w:val="0"/>
                  <w:marTop w:val="0"/>
                  <w:marBottom w:val="0"/>
                  <w:divBdr>
                    <w:top w:val="none" w:sz="0" w:space="0" w:color="auto"/>
                    <w:left w:val="none" w:sz="0" w:space="0" w:color="auto"/>
                    <w:bottom w:val="none" w:sz="0" w:space="0" w:color="auto"/>
                    <w:right w:val="none" w:sz="0" w:space="0" w:color="auto"/>
                  </w:divBdr>
                </w:div>
              </w:divsChild>
            </w:div>
            <w:div w:id="802888286">
              <w:marLeft w:val="0"/>
              <w:marRight w:val="0"/>
              <w:marTop w:val="0"/>
              <w:marBottom w:val="0"/>
              <w:divBdr>
                <w:top w:val="none" w:sz="0" w:space="0" w:color="auto"/>
                <w:left w:val="none" w:sz="0" w:space="0" w:color="auto"/>
                <w:bottom w:val="none" w:sz="0" w:space="0" w:color="auto"/>
                <w:right w:val="none" w:sz="0" w:space="0" w:color="auto"/>
              </w:divBdr>
            </w:div>
            <w:div w:id="803278137">
              <w:marLeft w:val="0"/>
              <w:marRight w:val="0"/>
              <w:marTop w:val="0"/>
              <w:marBottom w:val="0"/>
              <w:divBdr>
                <w:top w:val="none" w:sz="0" w:space="0" w:color="auto"/>
                <w:left w:val="none" w:sz="0" w:space="0" w:color="auto"/>
                <w:bottom w:val="none" w:sz="0" w:space="0" w:color="auto"/>
                <w:right w:val="none" w:sz="0" w:space="0" w:color="auto"/>
              </w:divBdr>
            </w:div>
            <w:div w:id="807865046">
              <w:marLeft w:val="0"/>
              <w:marRight w:val="0"/>
              <w:marTop w:val="0"/>
              <w:marBottom w:val="0"/>
              <w:divBdr>
                <w:top w:val="none" w:sz="0" w:space="0" w:color="auto"/>
                <w:left w:val="none" w:sz="0" w:space="0" w:color="auto"/>
                <w:bottom w:val="none" w:sz="0" w:space="0" w:color="auto"/>
                <w:right w:val="none" w:sz="0" w:space="0" w:color="auto"/>
              </w:divBdr>
            </w:div>
            <w:div w:id="808983488">
              <w:marLeft w:val="0"/>
              <w:marRight w:val="0"/>
              <w:marTop w:val="0"/>
              <w:marBottom w:val="0"/>
              <w:divBdr>
                <w:top w:val="none" w:sz="0" w:space="0" w:color="auto"/>
                <w:left w:val="none" w:sz="0" w:space="0" w:color="auto"/>
                <w:bottom w:val="none" w:sz="0" w:space="0" w:color="auto"/>
                <w:right w:val="none" w:sz="0" w:space="0" w:color="auto"/>
              </w:divBdr>
            </w:div>
            <w:div w:id="809371746">
              <w:marLeft w:val="0"/>
              <w:marRight w:val="0"/>
              <w:marTop w:val="0"/>
              <w:marBottom w:val="0"/>
              <w:divBdr>
                <w:top w:val="none" w:sz="0" w:space="0" w:color="auto"/>
                <w:left w:val="none" w:sz="0" w:space="0" w:color="auto"/>
                <w:bottom w:val="none" w:sz="0" w:space="0" w:color="auto"/>
                <w:right w:val="none" w:sz="0" w:space="0" w:color="auto"/>
              </w:divBdr>
            </w:div>
            <w:div w:id="810441929">
              <w:marLeft w:val="0"/>
              <w:marRight w:val="0"/>
              <w:marTop w:val="0"/>
              <w:marBottom w:val="0"/>
              <w:divBdr>
                <w:top w:val="none" w:sz="0" w:space="0" w:color="auto"/>
                <w:left w:val="none" w:sz="0" w:space="0" w:color="auto"/>
                <w:bottom w:val="none" w:sz="0" w:space="0" w:color="auto"/>
                <w:right w:val="none" w:sz="0" w:space="0" w:color="auto"/>
              </w:divBdr>
            </w:div>
            <w:div w:id="814570097">
              <w:marLeft w:val="0"/>
              <w:marRight w:val="0"/>
              <w:marTop w:val="0"/>
              <w:marBottom w:val="0"/>
              <w:divBdr>
                <w:top w:val="none" w:sz="0" w:space="0" w:color="auto"/>
                <w:left w:val="none" w:sz="0" w:space="0" w:color="auto"/>
                <w:bottom w:val="none" w:sz="0" w:space="0" w:color="auto"/>
                <w:right w:val="none" w:sz="0" w:space="0" w:color="auto"/>
              </w:divBdr>
            </w:div>
            <w:div w:id="816335037">
              <w:marLeft w:val="0"/>
              <w:marRight w:val="0"/>
              <w:marTop w:val="0"/>
              <w:marBottom w:val="0"/>
              <w:divBdr>
                <w:top w:val="none" w:sz="0" w:space="0" w:color="auto"/>
                <w:left w:val="none" w:sz="0" w:space="0" w:color="auto"/>
                <w:bottom w:val="none" w:sz="0" w:space="0" w:color="auto"/>
                <w:right w:val="none" w:sz="0" w:space="0" w:color="auto"/>
              </w:divBdr>
            </w:div>
            <w:div w:id="816537626">
              <w:marLeft w:val="0"/>
              <w:marRight w:val="0"/>
              <w:marTop w:val="0"/>
              <w:marBottom w:val="0"/>
              <w:divBdr>
                <w:top w:val="none" w:sz="0" w:space="0" w:color="auto"/>
                <w:left w:val="none" w:sz="0" w:space="0" w:color="auto"/>
                <w:bottom w:val="none" w:sz="0" w:space="0" w:color="auto"/>
                <w:right w:val="none" w:sz="0" w:space="0" w:color="auto"/>
              </w:divBdr>
            </w:div>
            <w:div w:id="818763546">
              <w:marLeft w:val="0"/>
              <w:marRight w:val="0"/>
              <w:marTop w:val="0"/>
              <w:marBottom w:val="0"/>
              <w:divBdr>
                <w:top w:val="none" w:sz="0" w:space="0" w:color="auto"/>
                <w:left w:val="none" w:sz="0" w:space="0" w:color="auto"/>
                <w:bottom w:val="none" w:sz="0" w:space="0" w:color="auto"/>
                <w:right w:val="none" w:sz="0" w:space="0" w:color="auto"/>
              </w:divBdr>
            </w:div>
            <w:div w:id="819732669">
              <w:marLeft w:val="0"/>
              <w:marRight w:val="0"/>
              <w:marTop w:val="0"/>
              <w:marBottom w:val="0"/>
              <w:divBdr>
                <w:top w:val="none" w:sz="0" w:space="0" w:color="auto"/>
                <w:left w:val="none" w:sz="0" w:space="0" w:color="auto"/>
                <w:bottom w:val="none" w:sz="0" w:space="0" w:color="auto"/>
                <w:right w:val="none" w:sz="0" w:space="0" w:color="auto"/>
              </w:divBdr>
            </w:div>
            <w:div w:id="821048338">
              <w:marLeft w:val="0"/>
              <w:marRight w:val="0"/>
              <w:marTop w:val="0"/>
              <w:marBottom w:val="0"/>
              <w:divBdr>
                <w:top w:val="none" w:sz="0" w:space="0" w:color="auto"/>
                <w:left w:val="none" w:sz="0" w:space="0" w:color="auto"/>
                <w:bottom w:val="none" w:sz="0" w:space="0" w:color="auto"/>
                <w:right w:val="none" w:sz="0" w:space="0" w:color="auto"/>
              </w:divBdr>
            </w:div>
            <w:div w:id="821193661">
              <w:marLeft w:val="0"/>
              <w:marRight w:val="0"/>
              <w:marTop w:val="0"/>
              <w:marBottom w:val="0"/>
              <w:divBdr>
                <w:top w:val="none" w:sz="0" w:space="0" w:color="auto"/>
                <w:left w:val="none" w:sz="0" w:space="0" w:color="auto"/>
                <w:bottom w:val="none" w:sz="0" w:space="0" w:color="auto"/>
                <w:right w:val="none" w:sz="0" w:space="0" w:color="auto"/>
              </w:divBdr>
            </w:div>
            <w:div w:id="822280601">
              <w:marLeft w:val="0"/>
              <w:marRight w:val="0"/>
              <w:marTop w:val="0"/>
              <w:marBottom w:val="0"/>
              <w:divBdr>
                <w:top w:val="none" w:sz="0" w:space="0" w:color="auto"/>
                <w:left w:val="none" w:sz="0" w:space="0" w:color="auto"/>
                <w:bottom w:val="none" w:sz="0" w:space="0" w:color="auto"/>
                <w:right w:val="none" w:sz="0" w:space="0" w:color="auto"/>
              </w:divBdr>
            </w:div>
            <w:div w:id="822963013">
              <w:marLeft w:val="0"/>
              <w:marRight w:val="0"/>
              <w:marTop w:val="0"/>
              <w:marBottom w:val="0"/>
              <w:divBdr>
                <w:top w:val="none" w:sz="0" w:space="0" w:color="auto"/>
                <w:left w:val="none" w:sz="0" w:space="0" w:color="auto"/>
                <w:bottom w:val="none" w:sz="0" w:space="0" w:color="auto"/>
                <w:right w:val="none" w:sz="0" w:space="0" w:color="auto"/>
              </w:divBdr>
            </w:div>
            <w:div w:id="824007897">
              <w:marLeft w:val="0"/>
              <w:marRight w:val="0"/>
              <w:marTop w:val="0"/>
              <w:marBottom w:val="0"/>
              <w:divBdr>
                <w:top w:val="none" w:sz="0" w:space="0" w:color="auto"/>
                <w:left w:val="none" w:sz="0" w:space="0" w:color="auto"/>
                <w:bottom w:val="none" w:sz="0" w:space="0" w:color="auto"/>
                <w:right w:val="none" w:sz="0" w:space="0" w:color="auto"/>
              </w:divBdr>
            </w:div>
            <w:div w:id="825169229">
              <w:marLeft w:val="0"/>
              <w:marRight w:val="0"/>
              <w:marTop w:val="0"/>
              <w:marBottom w:val="0"/>
              <w:divBdr>
                <w:top w:val="none" w:sz="0" w:space="0" w:color="auto"/>
                <w:left w:val="none" w:sz="0" w:space="0" w:color="auto"/>
                <w:bottom w:val="none" w:sz="0" w:space="0" w:color="auto"/>
                <w:right w:val="none" w:sz="0" w:space="0" w:color="auto"/>
              </w:divBdr>
            </w:div>
            <w:div w:id="826168800">
              <w:marLeft w:val="0"/>
              <w:marRight w:val="0"/>
              <w:marTop w:val="0"/>
              <w:marBottom w:val="0"/>
              <w:divBdr>
                <w:top w:val="none" w:sz="0" w:space="0" w:color="auto"/>
                <w:left w:val="none" w:sz="0" w:space="0" w:color="auto"/>
                <w:bottom w:val="none" w:sz="0" w:space="0" w:color="auto"/>
                <w:right w:val="none" w:sz="0" w:space="0" w:color="auto"/>
              </w:divBdr>
            </w:div>
            <w:div w:id="828138299">
              <w:marLeft w:val="0"/>
              <w:marRight w:val="0"/>
              <w:marTop w:val="0"/>
              <w:marBottom w:val="0"/>
              <w:divBdr>
                <w:top w:val="none" w:sz="0" w:space="0" w:color="auto"/>
                <w:left w:val="none" w:sz="0" w:space="0" w:color="auto"/>
                <w:bottom w:val="none" w:sz="0" w:space="0" w:color="auto"/>
                <w:right w:val="none" w:sz="0" w:space="0" w:color="auto"/>
              </w:divBdr>
            </w:div>
            <w:div w:id="829250376">
              <w:marLeft w:val="0"/>
              <w:marRight w:val="0"/>
              <w:marTop w:val="0"/>
              <w:marBottom w:val="0"/>
              <w:divBdr>
                <w:top w:val="none" w:sz="0" w:space="0" w:color="auto"/>
                <w:left w:val="none" w:sz="0" w:space="0" w:color="auto"/>
                <w:bottom w:val="none" w:sz="0" w:space="0" w:color="auto"/>
                <w:right w:val="none" w:sz="0" w:space="0" w:color="auto"/>
              </w:divBdr>
            </w:div>
            <w:div w:id="829440979">
              <w:marLeft w:val="0"/>
              <w:marRight w:val="0"/>
              <w:marTop w:val="0"/>
              <w:marBottom w:val="0"/>
              <w:divBdr>
                <w:top w:val="none" w:sz="0" w:space="0" w:color="auto"/>
                <w:left w:val="none" w:sz="0" w:space="0" w:color="auto"/>
                <w:bottom w:val="none" w:sz="0" w:space="0" w:color="auto"/>
                <w:right w:val="none" w:sz="0" w:space="0" w:color="auto"/>
              </w:divBdr>
            </w:div>
            <w:div w:id="832992829">
              <w:marLeft w:val="0"/>
              <w:marRight w:val="0"/>
              <w:marTop w:val="0"/>
              <w:marBottom w:val="0"/>
              <w:divBdr>
                <w:top w:val="none" w:sz="0" w:space="0" w:color="auto"/>
                <w:left w:val="none" w:sz="0" w:space="0" w:color="auto"/>
                <w:bottom w:val="none" w:sz="0" w:space="0" w:color="auto"/>
                <w:right w:val="none" w:sz="0" w:space="0" w:color="auto"/>
              </w:divBdr>
            </w:div>
            <w:div w:id="833910480">
              <w:marLeft w:val="0"/>
              <w:marRight w:val="0"/>
              <w:marTop w:val="0"/>
              <w:marBottom w:val="0"/>
              <w:divBdr>
                <w:top w:val="none" w:sz="0" w:space="0" w:color="auto"/>
                <w:left w:val="none" w:sz="0" w:space="0" w:color="auto"/>
                <w:bottom w:val="none" w:sz="0" w:space="0" w:color="auto"/>
                <w:right w:val="none" w:sz="0" w:space="0" w:color="auto"/>
              </w:divBdr>
            </w:div>
            <w:div w:id="834104330">
              <w:marLeft w:val="0"/>
              <w:marRight w:val="0"/>
              <w:marTop w:val="0"/>
              <w:marBottom w:val="0"/>
              <w:divBdr>
                <w:top w:val="none" w:sz="0" w:space="0" w:color="auto"/>
                <w:left w:val="none" w:sz="0" w:space="0" w:color="auto"/>
                <w:bottom w:val="none" w:sz="0" w:space="0" w:color="auto"/>
                <w:right w:val="none" w:sz="0" w:space="0" w:color="auto"/>
              </w:divBdr>
            </w:div>
            <w:div w:id="836310300">
              <w:marLeft w:val="0"/>
              <w:marRight w:val="0"/>
              <w:marTop w:val="0"/>
              <w:marBottom w:val="0"/>
              <w:divBdr>
                <w:top w:val="none" w:sz="0" w:space="0" w:color="auto"/>
                <w:left w:val="none" w:sz="0" w:space="0" w:color="auto"/>
                <w:bottom w:val="none" w:sz="0" w:space="0" w:color="auto"/>
                <w:right w:val="none" w:sz="0" w:space="0" w:color="auto"/>
              </w:divBdr>
            </w:div>
            <w:div w:id="837958818">
              <w:marLeft w:val="0"/>
              <w:marRight w:val="0"/>
              <w:marTop w:val="0"/>
              <w:marBottom w:val="0"/>
              <w:divBdr>
                <w:top w:val="none" w:sz="0" w:space="0" w:color="auto"/>
                <w:left w:val="none" w:sz="0" w:space="0" w:color="auto"/>
                <w:bottom w:val="none" w:sz="0" w:space="0" w:color="auto"/>
                <w:right w:val="none" w:sz="0" w:space="0" w:color="auto"/>
              </w:divBdr>
            </w:div>
            <w:div w:id="838929806">
              <w:marLeft w:val="0"/>
              <w:marRight w:val="0"/>
              <w:marTop w:val="0"/>
              <w:marBottom w:val="0"/>
              <w:divBdr>
                <w:top w:val="none" w:sz="0" w:space="0" w:color="auto"/>
                <w:left w:val="none" w:sz="0" w:space="0" w:color="auto"/>
                <w:bottom w:val="none" w:sz="0" w:space="0" w:color="auto"/>
                <w:right w:val="none" w:sz="0" w:space="0" w:color="auto"/>
              </w:divBdr>
            </w:div>
            <w:div w:id="839852542">
              <w:marLeft w:val="0"/>
              <w:marRight w:val="0"/>
              <w:marTop w:val="0"/>
              <w:marBottom w:val="0"/>
              <w:divBdr>
                <w:top w:val="none" w:sz="0" w:space="0" w:color="auto"/>
                <w:left w:val="none" w:sz="0" w:space="0" w:color="auto"/>
                <w:bottom w:val="none" w:sz="0" w:space="0" w:color="auto"/>
                <w:right w:val="none" w:sz="0" w:space="0" w:color="auto"/>
              </w:divBdr>
            </w:div>
            <w:div w:id="844519827">
              <w:marLeft w:val="0"/>
              <w:marRight w:val="0"/>
              <w:marTop w:val="0"/>
              <w:marBottom w:val="0"/>
              <w:divBdr>
                <w:top w:val="none" w:sz="0" w:space="0" w:color="auto"/>
                <w:left w:val="none" w:sz="0" w:space="0" w:color="auto"/>
                <w:bottom w:val="none" w:sz="0" w:space="0" w:color="auto"/>
                <w:right w:val="none" w:sz="0" w:space="0" w:color="auto"/>
              </w:divBdr>
            </w:div>
            <w:div w:id="847133248">
              <w:marLeft w:val="0"/>
              <w:marRight w:val="0"/>
              <w:marTop w:val="0"/>
              <w:marBottom w:val="0"/>
              <w:divBdr>
                <w:top w:val="none" w:sz="0" w:space="0" w:color="auto"/>
                <w:left w:val="none" w:sz="0" w:space="0" w:color="auto"/>
                <w:bottom w:val="none" w:sz="0" w:space="0" w:color="auto"/>
                <w:right w:val="none" w:sz="0" w:space="0" w:color="auto"/>
              </w:divBdr>
            </w:div>
            <w:div w:id="850727393">
              <w:marLeft w:val="0"/>
              <w:marRight w:val="0"/>
              <w:marTop w:val="0"/>
              <w:marBottom w:val="0"/>
              <w:divBdr>
                <w:top w:val="none" w:sz="0" w:space="0" w:color="auto"/>
                <w:left w:val="none" w:sz="0" w:space="0" w:color="auto"/>
                <w:bottom w:val="none" w:sz="0" w:space="0" w:color="auto"/>
                <w:right w:val="none" w:sz="0" w:space="0" w:color="auto"/>
              </w:divBdr>
            </w:div>
            <w:div w:id="851266459">
              <w:marLeft w:val="0"/>
              <w:marRight w:val="0"/>
              <w:marTop w:val="0"/>
              <w:marBottom w:val="0"/>
              <w:divBdr>
                <w:top w:val="none" w:sz="0" w:space="0" w:color="auto"/>
                <w:left w:val="none" w:sz="0" w:space="0" w:color="auto"/>
                <w:bottom w:val="none" w:sz="0" w:space="0" w:color="auto"/>
                <w:right w:val="none" w:sz="0" w:space="0" w:color="auto"/>
              </w:divBdr>
            </w:div>
            <w:div w:id="854270226">
              <w:marLeft w:val="0"/>
              <w:marRight w:val="0"/>
              <w:marTop w:val="0"/>
              <w:marBottom w:val="0"/>
              <w:divBdr>
                <w:top w:val="none" w:sz="0" w:space="0" w:color="auto"/>
                <w:left w:val="none" w:sz="0" w:space="0" w:color="auto"/>
                <w:bottom w:val="none" w:sz="0" w:space="0" w:color="auto"/>
                <w:right w:val="none" w:sz="0" w:space="0" w:color="auto"/>
              </w:divBdr>
            </w:div>
            <w:div w:id="854877758">
              <w:marLeft w:val="0"/>
              <w:marRight w:val="0"/>
              <w:marTop w:val="0"/>
              <w:marBottom w:val="0"/>
              <w:divBdr>
                <w:top w:val="none" w:sz="0" w:space="0" w:color="auto"/>
                <w:left w:val="none" w:sz="0" w:space="0" w:color="auto"/>
                <w:bottom w:val="none" w:sz="0" w:space="0" w:color="auto"/>
                <w:right w:val="none" w:sz="0" w:space="0" w:color="auto"/>
              </w:divBdr>
            </w:div>
            <w:div w:id="855195872">
              <w:marLeft w:val="0"/>
              <w:marRight w:val="0"/>
              <w:marTop w:val="0"/>
              <w:marBottom w:val="0"/>
              <w:divBdr>
                <w:top w:val="none" w:sz="0" w:space="0" w:color="auto"/>
                <w:left w:val="none" w:sz="0" w:space="0" w:color="auto"/>
                <w:bottom w:val="none" w:sz="0" w:space="0" w:color="auto"/>
                <w:right w:val="none" w:sz="0" w:space="0" w:color="auto"/>
              </w:divBdr>
            </w:div>
            <w:div w:id="855464671">
              <w:marLeft w:val="0"/>
              <w:marRight w:val="0"/>
              <w:marTop w:val="0"/>
              <w:marBottom w:val="0"/>
              <w:divBdr>
                <w:top w:val="none" w:sz="0" w:space="0" w:color="auto"/>
                <w:left w:val="none" w:sz="0" w:space="0" w:color="auto"/>
                <w:bottom w:val="none" w:sz="0" w:space="0" w:color="auto"/>
                <w:right w:val="none" w:sz="0" w:space="0" w:color="auto"/>
              </w:divBdr>
            </w:div>
            <w:div w:id="858395366">
              <w:marLeft w:val="0"/>
              <w:marRight w:val="0"/>
              <w:marTop w:val="0"/>
              <w:marBottom w:val="0"/>
              <w:divBdr>
                <w:top w:val="none" w:sz="0" w:space="0" w:color="auto"/>
                <w:left w:val="none" w:sz="0" w:space="0" w:color="auto"/>
                <w:bottom w:val="none" w:sz="0" w:space="0" w:color="auto"/>
                <w:right w:val="none" w:sz="0" w:space="0" w:color="auto"/>
              </w:divBdr>
            </w:div>
            <w:div w:id="859005385">
              <w:marLeft w:val="0"/>
              <w:marRight w:val="0"/>
              <w:marTop w:val="0"/>
              <w:marBottom w:val="0"/>
              <w:divBdr>
                <w:top w:val="none" w:sz="0" w:space="0" w:color="auto"/>
                <w:left w:val="none" w:sz="0" w:space="0" w:color="auto"/>
                <w:bottom w:val="none" w:sz="0" w:space="0" w:color="auto"/>
                <w:right w:val="none" w:sz="0" w:space="0" w:color="auto"/>
              </w:divBdr>
            </w:div>
            <w:div w:id="859051806">
              <w:marLeft w:val="0"/>
              <w:marRight w:val="0"/>
              <w:marTop w:val="0"/>
              <w:marBottom w:val="0"/>
              <w:divBdr>
                <w:top w:val="none" w:sz="0" w:space="0" w:color="auto"/>
                <w:left w:val="none" w:sz="0" w:space="0" w:color="auto"/>
                <w:bottom w:val="none" w:sz="0" w:space="0" w:color="auto"/>
                <w:right w:val="none" w:sz="0" w:space="0" w:color="auto"/>
              </w:divBdr>
            </w:div>
            <w:div w:id="860434909">
              <w:marLeft w:val="0"/>
              <w:marRight w:val="0"/>
              <w:marTop w:val="0"/>
              <w:marBottom w:val="0"/>
              <w:divBdr>
                <w:top w:val="none" w:sz="0" w:space="0" w:color="auto"/>
                <w:left w:val="none" w:sz="0" w:space="0" w:color="auto"/>
                <w:bottom w:val="none" w:sz="0" w:space="0" w:color="auto"/>
                <w:right w:val="none" w:sz="0" w:space="0" w:color="auto"/>
              </w:divBdr>
            </w:div>
            <w:div w:id="862789454">
              <w:marLeft w:val="0"/>
              <w:marRight w:val="0"/>
              <w:marTop w:val="0"/>
              <w:marBottom w:val="0"/>
              <w:divBdr>
                <w:top w:val="none" w:sz="0" w:space="0" w:color="auto"/>
                <w:left w:val="none" w:sz="0" w:space="0" w:color="auto"/>
                <w:bottom w:val="none" w:sz="0" w:space="0" w:color="auto"/>
                <w:right w:val="none" w:sz="0" w:space="0" w:color="auto"/>
              </w:divBdr>
            </w:div>
            <w:div w:id="864096779">
              <w:marLeft w:val="0"/>
              <w:marRight w:val="0"/>
              <w:marTop w:val="0"/>
              <w:marBottom w:val="0"/>
              <w:divBdr>
                <w:top w:val="none" w:sz="0" w:space="0" w:color="auto"/>
                <w:left w:val="none" w:sz="0" w:space="0" w:color="auto"/>
                <w:bottom w:val="none" w:sz="0" w:space="0" w:color="auto"/>
                <w:right w:val="none" w:sz="0" w:space="0" w:color="auto"/>
              </w:divBdr>
            </w:div>
            <w:div w:id="867183164">
              <w:marLeft w:val="0"/>
              <w:marRight w:val="0"/>
              <w:marTop w:val="0"/>
              <w:marBottom w:val="0"/>
              <w:divBdr>
                <w:top w:val="none" w:sz="0" w:space="0" w:color="auto"/>
                <w:left w:val="none" w:sz="0" w:space="0" w:color="auto"/>
                <w:bottom w:val="none" w:sz="0" w:space="0" w:color="auto"/>
                <w:right w:val="none" w:sz="0" w:space="0" w:color="auto"/>
              </w:divBdr>
            </w:div>
            <w:div w:id="867525324">
              <w:marLeft w:val="0"/>
              <w:marRight w:val="0"/>
              <w:marTop w:val="0"/>
              <w:marBottom w:val="0"/>
              <w:divBdr>
                <w:top w:val="none" w:sz="0" w:space="0" w:color="auto"/>
                <w:left w:val="none" w:sz="0" w:space="0" w:color="auto"/>
                <w:bottom w:val="none" w:sz="0" w:space="0" w:color="auto"/>
                <w:right w:val="none" w:sz="0" w:space="0" w:color="auto"/>
              </w:divBdr>
            </w:div>
            <w:div w:id="868488242">
              <w:marLeft w:val="0"/>
              <w:marRight w:val="0"/>
              <w:marTop w:val="0"/>
              <w:marBottom w:val="0"/>
              <w:divBdr>
                <w:top w:val="none" w:sz="0" w:space="0" w:color="auto"/>
                <w:left w:val="none" w:sz="0" w:space="0" w:color="auto"/>
                <w:bottom w:val="none" w:sz="0" w:space="0" w:color="auto"/>
                <w:right w:val="none" w:sz="0" w:space="0" w:color="auto"/>
              </w:divBdr>
            </w:div>
            <w:div w:id="870187185">
              <w:marLeft w:val="0"/>
              <w:marRight w:val="0"/>
              <w:marTop w:val="0"/>
              <w:marBottom w:val="0"/>
              <w:divBdr>
                <w:top w:val="none" w:sz="0" w:space="0" w:color="auto"/>
                <w:left w:val="none" w:sz="0" w:space="0" w:color="auto"/>
                <w:bottom w:val="none" w:sz="0" w:space="0" w:color="auto"/>
                <w:right w:val="none" w:sz="0" w:space="0" w:color="auto"/>
              </w:divBdr>
            </w:div>
            <w:div w:id="871068595">
              <w:marLeft w:val="0"/>
              <w:marRight w:val="0"/>
              <w:marTop w:val="0"/>
              <w:marBottom w:val="0"/>
              <w:divBdr>
                <w:top w:val="none" w:sz="0" w:space="0" w:color="auto"/>
                <w:left w:val="none" w:sz="0" w:space="0" w:color="auto"/>
                <w:bottom w:val="none" w:sz="0" w:space="0" w:color="auto"/>
                <w:right w:val="none" w:sz="0" w:space="0" w:color="auto"/>
              </w:divBdr>
              <w:divsChild>
                <w:div w:id="45687307">
                  <w:marLeft w:val="0"/>
                  <w:marRight w:val="0"/>
                  <w:marTop w:val="0"/>
                  <w:marBottom w:val="0"/>
                  <w:divBdr>
                    <w:top w:val="none" w:sz="0" w:space="0" w:color="auto"/>
                    <w:left w:val="none" w:sz="0" w:space="0" w:color="auto"/>
                    <w:bottom w:val="none" w:sz="0" w:space="0" w:color="auto"/>
                    <w:right w:val="none" w:sz="0" w:space="0" w:color="auto"/>
                  </w:divBdr>
                </w:div>
                <w:div w:id="48771314">
                  <w:marLeft w:val="0"/>
                  <w:marRight w:val="0"/>
                  <w:marTop w:val="0"/>
                  <w:marBottom w:val="0"/>
                  <w:divBdr>
                    <w:top w:val="none" w:sz="0" w:space="0" w:color="auto"/>
                    <w:left w:val="none" w:sz="0" w:space="0" w:color="auto"/>
                    <w:bottom w:val="none" w:sz="0" w:space="0" w:color="auto"/>
                    <w:right w:val="none" w:sz="0" w:space="0" w:color="auto"/>
                  </w:divBdr>
                </w:div>
                <w:div w:id="74515615">
                  <w:marLeft w:val="0"/>
                  <w:marRight w:val="0"/>
                  <w:marTop w:val="0"/>
                  <w:marBottom w:val="0"/>
                  <w:divBdr>
                    <w:top w:val="none" w:sz="0" w:space="0" w:color="auto"/>
                    <w:left w:val="none" w:sz="0" w:space="0" w:color="auto"/>
                    <w:bottom w:val="none" w:sz="0" w:space="0" w:color="auto"/>
                    <w:right w:val="none" w:sz="0" w:space="0" w:color="auto"/>
                  </w:divBdr>
                </w:div>
                <w:div w:id="290135051">
                  <w:marLeft w:val="0"/>
                  <w:marRight w:val="0"/>
                  <w:marTop w:val="0"/>
                  <w:marBottom w:val="0"/>
                  <w:divBdr>
                    <w:top w:val="none" w:sz="0" w:space="0" w:color="auto"/>
                    <w:left w:val="none" w:sz="0" w:space="0" w:color="auto"/>
                    <w:bottom w:val="none" w:sz="0" w:space="0" w:color="auto"/>
                    <w:right w:val="none" w:sz="0" w:space="0" w:color="auto"/>
                  </w:divBdr>
                </w:div>
                <w:div w:id="301689650">
                  <w:marLeft w:val="0"/>
                  <w:marRight w:val="0"/>
                  <w:marTop w:val="0"/>
                  <w:marBottom w:val="0"/>
                  <w:divBdr>
                    <w:top w:val="none" w:sz="0" w:space="0" w:color="auto"/>
                    <w:left w:val="none" w:sz="0" w:space="0" w:color="auto"/>
                    <w:bottom w:val="none" w:sz="0" w:space="0" w:color="auto"/>
                    <w:right w:val="none" w:sz="0" w:space="0" w:color="auto"/>
                  </w:divBdr>
                </w:div>
                <w:div w:id="328756867">
                  <w:marLeft w:val="0"/>
                  <w:marRight w:val="0"/>
                  <w:marTop w:val="0"/>
                  <w:marBottom w:val="0"/>
                  <w:divBdr>
                    <w:top w:val="none" w:sz="0" w:space="0" w:color="auto"/>
                    <w:left w:val="none" w:sz="0" w:space="0" w:color="auto"/>
                    <w:bottom w:val="none" w:sz="0" w:space="0" w:color="auto"/>
                    <w:right w:val="none" w:sz="0" w:space="0" w:color="auto"/>
                  </w:divBdr>
                </w:div>
                <w:div w:id="336271340">
                  <w:marLeft w:val="0"/>
                  <w:marRight w:val="0"/>
                  <w:marTop w:val="0"/>
                  <w:marBottom w:val="0"/>
                  <w:divBdr>
                    <w:top w:val="none" w:sz="0" w:space="0" w:color="auto"/>
                    <w:left w:val="none" w:sz="0" w:space="0" w:color="auto"/>
                    <w:bottom w:val="none" w:sz="0" w:space="0" w:color="auto"/>
                    <w:right w:val="none" w:sz="0" w:space="0" w:color="auto"/>
                  </w:divBdr>
                </w:div>
                <w:div w:id="452947051">
                  <w:marLeft w:val="0"/>
                  <w:marRight w:val="0"/>
                  <w:marTop w:val="0"/>
                  <w:marBottom w:val="0"/>
                  <w:divBdr>
                    <w:top w:val="none" w:sz="0" w:space="0" w:color="auto"/>
                    <w:left w:val="none" w:sz="0" w:space="0" w:color="auto"/>
                    <w:bottom w:val="none" w:sz="0" w:space="0" w:color="auto"/>
                    <w:right w:val="none" w:sz="0" w:space="0" w:color="auto"/>
                  </w:divBdr>
                </w:div>
                <w:div w:id="457644470">
                  <w:marLeft w:val="0"/>
                  <w:marRight w:val="0"/>
                  <w:marTop w:val="0"/>
                  <w:marBottom w:val="0"/>
                  <w:divBdr>
                    <w:top w:val="none" w:sz="0" w:space="0" w:color="auto"/>
                    <w:left w:val="none" w:sz="0" w:space="0" w:color="auto"/>
                    <w:bottom w:val="none" w:sz="0" w:space="0" w:color="auto"/>
                    <w:right w:val="none" w:sz="0" w:space="0" w:color="auto"/>
                  </w:divBdr>
                </w:div>
                <w:div w:id="465122399">
                  <w:marLeft w:val="0"/>
                  <w:marRight w:val="0"/>
                  <w:marTop w:val="0"/>
                  <w:marBottom w:val="0"/>
                  <w:divBdr>
                    <w:top w:val="none" w:sz="0" w:space="0" w:color="auto"/>
                    <w:left w:val="none" w:sz="0" w:space="0" w:color="auto"/>
                    <w:bottom w:val="none" w:sz="0" w:space="0" w:color="auto"/>
                    <w:right w:val="none" w:sz="0" w:space="0" w:color="auto"/>
                  </w:divBdr>
                </w:div>
                <w:div w:id="494995239">
                  <w:marLeft w:val="0"/>
                  <w:marRight w:val="0"/>
                  <w:marTop w:val="0"/>
                  <w:marBottom w:val="0"/>
                  <w:divBdr>
                    <w:top w:val="none" w:sz="0" w:space="0" w:color="auto"/>
                    <w:left w:val="none" w:sz="0" w:space="0" w:color="auto"/>
                    <w:bottom w:val="none" w:sz="0" w:space="0" w:color="auto"/>
                    <w:right w:val="none" w:sz="0" w:space="0" w:color="auto"/>
                  </w:divBdr>
                </w:div>
                <w:div w:id="500582927">
                  <w:marLeft w:val="0"/>
                  <w:marRight w:val="0"/>
                  <w:marTop w:val="0"/>
                  <w:marBottom w:val="0"/>
                  <w:divBdr>
                    <w:top w:val="none" w:sz="0" w:space="0" w:color="auto"/>
                    <w:left w:val="none" w:sz="0" w:space="0" w:color="auto"/>
                    <w:bottom w:val="none" w:sz="0" w:space="0" w:color="auto"/>
                    <w:right w:val="none" w:sz="0" w:space="0" w:color="auto"/>
                  </w:divBdr>
                </w:div>
                <w:div w:id="536553788">
                  <w:marLeft w:val="0"/>
                  <w:marRight w:val="0"/>
                  <w:marTop w:val="0"/>
                  <w:marBottom w:val="0"/>
                  <w:divBdr>
                    <w:top w:val="none" w:sz="0" w:space="0" w:color="auto"/>
                    <w:left w:val="none" w:sz="0" w:space="0" w:color="auto"/>
                    <w:bottom w:val="none" w:sz="0" w:space="0" w:color="auto"/>
                    <w:right w:val="none" w:sz="0" w:space="0" w:color="auto"/>
                  </w:divBdr>
                </w:div>
                <w:div w:id="550727991">
                  <w:marLeft w:val="0"/>
                  <w:marRight w:val="0"/>
                  <w:marTop w:val="0"/>
                  <w:marBottom w:val="0"/>
                  <w:divBdr>
                    <w:top w:val="none" w:sz="0" w:space="0" w:color="auto"/>
                    <w:left w:val="none" w:sz="0" w:space="0" w:color="auto"/>
                    <w:bottom w:val="none" w:sz="0" w:space="0" w:color="auto"/>
                    <w:right w:val="none" w:sz="0" w:space="0" w:color="auto"/>
                  </w:divBdr>
                </w:div>
                <w:div w:id="555047807">
                  <w:marLeft w:val="0"/>
                  <w:marRight w:val="0"/>
                  <w:marTop w:val="0"/>
                  <w:marBottom w:val="0"/>
                  <w:divBdr>
                    <w:top w:val="none" w:sz="0" w:space="0" w:color="auto"/>
                    <w:left w:val="none" w:sz="0" w:space="0" w:color="auto"/>
                    <w:bottom w:val="none" w:sz="0" w:space="0" w:color="auto"/>
                    <w:right w:val="none" w:sz="0" w:space="0" w:color="auto"/>
                  </w:divBdr>
                </w:div>
                <w:div w:id="557397996">
                  <w:marLeft w:val="0"/>
                  <w:marRight w:val="0"/>
                  <w:marTop w:val="0"/>
                  <w:marBottom w:val="0"/>
                  <w:divBdr>
                    <w:top w:val="none" w:sz="0" w:space="0" w:color="auto"/>
                    <w:left w:val="none" w:sz="0" w:space="0" w:color="auto"/>
                    <w:bottom w:val="none" w:sz="0" w:space="0" w:color="auto"/>
                    <w:right w:val="none" w:sz="0" w:space="0" w:color="auto"/>
                  </w:divBdr>
                </w:div>
                <w:div w:id="604115824">
                  <w:marLeft w:val="0"/>
                  <w:marRight w:val="0"/>
                  <w:marTop w:val="0"/>
                  <w:marBottom w:val="0"/>
                  <w:divBdr>
                    <w:top w:val="none" w:sz="0" w:space="0" w:color="auto"/>
                    <w:left w:val="none" w:sz="0" w:space="0" w:color="auto"/>
                    <w:bottom w:val="none" w:sz="0" w:space="0" w:color="auto"/>
                    <w:right w:val="none" w:sz="0" w:space="0" w:color="auto"/>
                  </w:divBdr>
                </w:div>
                <w:div w:id="620920673">
                  <w:marLeft w:val="0"/>
                  <w:marRight w:val="0"/>
                  <w:marTop w:val="0"/>
                  <w:marBottom w:val="0"/>
                  <w:divBdr>
                    <w:top w:val="none" w:sz="0" w:space="0" w:color="auto"/>
                    <w:left w:val="none" w:sz="0" w:space="0" w:color="auto"/>
                    <w:bottom w:val="none" w:sz="0" w:space="0" w:color="auto"/>
                    <w:right w:val="none" w:sz="0" w:space="0" w:color="auto"/>
                  </w:divBdr>
                </w:div>
                <w:div w:id="710308577">
                  <w:marLeft w:val="0"/>
                  <w:marRight w:val="0"/>
                  <w:marTop w:val="0"/>
                  <w:marBottom w:val="0"/>
                  <w:divBdr>
                    <w:top w:val="none" w:sz="0" w:space="0" w:color="auto"/>
                    <w:left w:val="none" w:sz="0" w:space="0" w:color="auto"/>
                    <w:bottom w:val="none" w:sz="0" w:space="0" w:color="auto"/>
                    <w:right w:val="none" w:sz="0" w:space="0" w:color="auto"/>
                  </w:divBdr>
                </w:div>
                <w:div w:id="747389128">
                  <w:marLeft w:val="0"/>
                  <w:marRight w:val="0"/>
                  <w:marTop w:val="0"/>
                  <w:marBottom w:val="0"/>
                  <w:divBdr>
                    <w:top w:val="none" w:sz="0" w:space="0" w:color="auto"/>
                    <w:left w:val="none" w:sz="0" w:space="0" w:color="auto"/>
                    <w:bottom w:val="none" w:sz="0" w:space="0" w:color="auto"/>
                    <w:right w:val="none" w:sz="0" w:space="0" w:color="auto"/>
                  </w:divBdr>
                </w:div>
                <w:div w:id="767505298">
                  <w:marLeft w:val="0"/>
                  <w:marRight w:val="0"/>
                  <w:marTop w:val="0"/>
                  <w:marBottom w:val="0"/>
                  <w:divBdr>
                    <w:top w:val="none" w:sz="0" w:space="0" w:color="auto"/>
                    <w:left w:val="none" w:sz="0" w:space="0" w:color="auto"/>
                    <w:bottom w:val="none" w:sz="0" w:space="0" w:color="auto"/>
                    <w:right w:val="none" w:sz="0" w:space="0" w:color="auto"/>
                  </w:divBdr>
                </w:div>
                <w:div w:id="839586256">
                  <w:marLeft w:val="0"/>
                  <w:marRight w:val="0"/>
                  <w:marTop w:val="0"/>
                  <w:marBottom w:val="0"/>
                  <w:divBdr>
                    <w:top w:val="none" w:sz="0" w:space="0" w:color="auto"/>
                    <w:left w:val="none" w:sz="0" w:space="0" w:color="auto"/>
                    <w:bottom w:val="none" w:sz="0" w:space="0" w:color="auto"/>
                    <w:right w:val="none" w:sz="0" w:space="0" w:color="auto"/>
                  </w:divBdr>
                </w:div>
                <w:div w:id="843202286">
                  <w:marLeft w:val="0"/>
                  <w:marRight w:val="0"/>
                  <w:marTop w:val="0"/>
                  <w:marBottom w:val="0"/>
                  <w:divBdr>
                    <w:top w:val="none" w:sz="0" w:space="0" w:color="auto"/>
                    <w:left w:val="none" w:sz="0" w:space="0" w:color="auto"/>
                    <w:bottom w:val="none" w:sz="0" w:space="0" w:color="auto"/>
                    <w:right w:val="none" w:sz="0" w:space="0" w:color="auto"/>
                  </w:divBdr>
                </w:div>
                <w:div w:id="851915060">
                  <w:marLeft w:val="0"/>
                  <w:marRight w:val="0"/>
                  <w:marTop w:val="0"/>
                  <w:marBottom w:val="0"/>
                  <w:divBdr>
                    <w:top w:val="none" w:sz="0" w:space="0" w:color="auto"/>
                    <w:left w:val="none" w:sz="0" w:space="0" w:color="auto"/>
                    <w:bottom w:val="none" w:sz="0" w:space="0" w:color="auto"/>
                    <w:right w:val="none" w:sz="0" w:space="0" w:color="auto"/>
                  </w:divBdr>
                </w:div>
                <w:div w:id="914360747">
                  <w:marLeft w:val="0"/>
                  <w:marRight w:val="0"/>
                  <w:marTop w:val="0"/>
                  <w:marBottom w:val="0"/>
                  <w:divBdr>
                    <w:top w:val="none" w:sz="0" w:space="0" w:color="auto"/>
                    <w:left w:val="none" w:sz="0" w:space="0" w:color="auto"/>
                    <w:bottom w:val="none" w:sz="0" w:space="0" w:color="auto"/>
                    <w:right w:val="none" w:sz="0" w:space="0" w:color="auto"/>
                  </w:divBdr>
                </w:div>
                <w:div w:id="931814459">
                  <w:marLeft w:val="0"/>
                  <w:marRight w:val="0"/>
                  <w:marTop w:val="0"/>
                  <w:marBottom w:val="0"/>
                  <w:divBdr>
                    <w:top w:val="none" w:sz="0" w:space="0" w:color="auto"/>
                    <w:left w:val="none" w:sz="0" w:space="0" w:color="auto"/>
                    <w:bottom w:val="none" w:sz="0" w:space="0" w:color="auto"/>
                    <w:right w:val="none" w:sz="0" w:space="0" w:color="auto"/>
                  </w:divBdr>
                </w:div>
                <w:div w:id="931931130">
                  <w:marLeft w:val="0"/>
                  <w:marRight w:val="0"/>
                  <w:marTop w:val="0"/>
                  <w:marBottom w:val="0"/>
                  <w:divBdr>
                    <w:top w:val="none" w:sz="0" w:space="0" w:color="auto"/>
                    <w:left w:val="none" w:sz="0" w:space="0" w:color="auto"/>
                    <w:bottom w:val="none" w:sz="0" w:space="0" w:color="auto"/>
                    <w:right w:val="none" w:sz="0" w:space="0" w:color="auto"/>
                  </w:divBdr>
                </w:div>
                <w:div w:id="935750748">
                  <w:marLeft w:val="0"/>
                  <w:marRight w:val="0"/>
                  <w:marTop w:val="0"/>
                  <w:marBottom w:val="0"/>
                  <w:divBdr>
                    <w:top w:val="none" w:sz="0" w:space="0" w:color="auto"/>
                    <w:left w:val="none" w:sz="0" w:space="0" w:color="auto"/>
                    <w:bottom w:val="none" w:sz="0" w:space="0" w:color="auto"/>
                    <w:right w:val="none" w:sz="0" w:space="0" w:color="auto"/>
                  </w:divBdr>
                </w:div>
                <w:div w:id="943996098">
                  <w:marLeft w:val="0"/>
                  <w:marRight w:val="0"/>
                  <w:marTop w:val="0"/>
                  <w:marBottom w:val="0"/>
                  <w:divBdr>
                    <w:top w:val="none" w:sz="0" w:space="0" w:color="auto"/>
                    <w:left w:val="none" w:sz="0" w:space="0" w:color="auto"/>
                    <w:bottom w:val="none" w:sz="0" w:space="0" w:color="auto"/>
                    <w:right w:val="none" w:sz="0" w:space="0" w:color="auto"/>
                  </w:divBdr>
                </w:div>
                <w:div w:id="961960644">
                  <w:marLeft w:val="0"/>
                  <w:marRight w:val="0"/>
                  <w:marTop w:val="0"/>
                  <w:marBottom w:val="0"/>
                  <w:divBdr>
                    <w:top w:val="none" w:sz="0" w:space="0" w:color="auto"/>
                    <w:left w:val="none" w:sz="0" w:space="0" w:color="auto"/>
                    <w:bottom w:val="none" w:sz="0" w:space="0" w:color="auto"/>
                    <w:right w:val="none" w:sz="0" w:space="0" w:color="auto"/>
                  </w:divBdr>
                </w:div>
                <w:div w:id="981039330">
                  <w:marLeft w:val="0"/>
                  <w:marRight w:val="0"/>
                  <w:marTop w:val="0"/>
                  <w:marBottom w:val="0"/>
                  <w:divBdr>
                    <w:top w:val="none" w:sz="0" w:space="0" w:color="auto"/>
                    <w:left w:val="none" w:sz="0" w:space="0" w:color="auto"/>
                    <w:bottom w:val="none" w:sz="0" w:space="0" w:color="auto"/>
                    <w:right w:val="none" w:sz="0" w:space="0" w:color="auto"/>
                  </w:divBdr>
                </w:div>
                <w:div w:id="1016275423">
                  <w:marLeft w:val="0"/>
                  <w:marRight w:val="0"/>
                  <w:marTop w:val="0"/>
                  <w:marBottom w:val="0"/>
                  <w:divBdr>
                    <w:top w:val="none" w:sz="0" w:space="0" w:color="auto"/>
                    <w:left w:val="none" w:sz="0" w:space="0" w:color="auto"/>
                    <w:bottom w:val="none" w:sz="0" w:space="0" w:color="auto"/>
                    <w:right w:val="none" w:sz="0" w:space="0" w:color="auto"/>
                  </w:divBdr>
                </w:div>
                <w:div w:id="1018658640">
                  <w:marLeft w:val="0"/>
                  <w:marRight w:val="0"/>
                  <w:marTop w:val="0"/>
                  <w:marBottom w:val="0"/>
                  <w:divBdr>
                    <w:top w:val="none" w:sz="0" w:space="0" w:color="auto"/>
                    <w:left w:val="none" w:sz="0" w:space="0" w:color="auto"/>
                    <w:bottom w:val="none" w:sz="0" w:space="0" w:color="auto"/>
                    <w:right w:val="none" w:sz="0" w:space="0" w:color="auto"/>
                  </w:divBdr>
                </w:div>
                <w:div w:id="1035037391">
                  <w:marLeft w:val="0"/>
                  <w:marRight w:val="0"/>
                  <w:marTop w:val="0"/>
                  <w:marBottom w:val="0"/>
                  <w:divBdr>
                    <w:top w:val="none" w:sz="0" w:space="0" w:color="auto"/>
                    <w:left w:val="none" w:sz="0" w:space="0" w:color="auto"/>
                    <w:bottom w:val="none" w:sz="0" w:space="0" w:color="auto"/>
                    <w:right w:val="none" w:sz="0" w:space="0" w:color="auto"/>
                  </w:divBdr>
                </w:div>
                <w:div w:id="1087267681">
                  <w:marLeft w:val="0"/>
                  <w:marRight w:val="0"/>
                  <w:marTop w:val="0"/>
                  <w:marBottom w:val="0"/>
                  <w:divBdr>
                    <w:top w:val="none" w:sz="0" w:space="0" w:color="auto"/>
                    <w:left w:val="none" w:sz="0" w:space="0" w:color="auto"/>
                    <w:bottom w:val="none" w:sz="0" w:space="0" w:color="auto"/>
                    <w:right w:val="none" w:sz="0" w:space="0" w:color="auto"/>
                  </w:divBdr>
                </w:div>
                <w:div w:id="1102264298">
                  <w:marLeft w:val="0"/>
                  <w:marRight w:val="0"/>
                  <w:marTop w:val="0"/>
                  <w:marBottom w:val="0"/>
                  <w:divBdr>
                    <w:top w:val="none" w:sz="0" w:space="0" w:color="auto"/>
                    <w:left w:val="none" w:sz="0" w:space="0" w:color="auto"/>
                    <w:bottom w:val="none" w:sz="0" w:space="0" w:color="auto"/>
                    <w:right w:val="none" w:sz="0" w:space="0" w:color="auto"/>
                  </w:divBdr>
                </w:div>
                <w:div w:id="1107577424">
                  <w:marLeft w:val="0"/>
                  <w:marRight w:val="0"/>
                  <w:marTop w:val="0"/>
                  <w:marBottom w:val="0"/>
                  <w:divBdr>
                    <w:top w:val="none" w:sz="0" w:space="0" w:color="auto"/>
                    <w:left w:val="none" w:sz="0" w:space="0" w:color="auto"/>
                    <w:bottom w:val="none" w:sz="0" w:space="0" w:color="auto"/>
                    <w:right w:val="none" w:sz="0" w:space="0" w:color="auto"/>
                  </w:divBdr>
                </w:div>
                <w:div w:id="1115442629">
                  <w:marLeft w:val="0"/>
                  <w:marRight w:val="0"/>
                  <w:marTop w:val="0"/>
                  <w:marBottom w:val="0"/>
                  <w:divBdr>
                    <w:top w:val="none" w:sz="0" w:space="0" w:color="auto"/>
                    <w:left w:val="none" w:sz="0" w:space="0" w:color="auto"/>
                    <w:bottom w:val="none" w:sz="0" w:space="0" w:color="auto"/>
                    <w:right w:val="none" w:sz="0" w:space="0" w:color="auto"/>
                  </w:divBdr>
                </w:div>
                <w:div w:id="1130368574">
                  <w:marLeft w:val="0"/>
                  <w:marRight w:val="0"/>
                  <w:marTop w:val="0"/>
                  <w:marBottom w:val="0"/>
                  <w:divBdr>
                    <w:top w:val="none" w:sz="0" w:space="0" w:color="auto"/>
                    <w:left w:val="none" w:sz="0" w:space="0" w:color="auto"/>
                    <w:bottom w:val="none" w:sz="0" w:space="0" w:color="auto"/>
                    <w:right w:val="none" w:sz="0" w:space="0" w:color="auto"/>
                  </w:divBdr>
                </w:div>
                <w:div w:id="1154834981">
                  <w:marLeft w:val="0"/>
                  <w:marRight w:val="0"/>
                  <w:marTop w:val="0"/>
                  <w:marBottom w:val="0"/>
                  <w:divBdr>
                    <w:top w:val="none" w:sz="0" w:space="0" w:color="auto"/>
                    <w:left w:val="none" w:sz="0" w:space="0" w:color="auto"/>
                    <w:bottom w:val="none" w:sz="0" w:space="0" w:color="auto"/>
                    <w:right w:val="none" w:sz="0" w:space="0" w:color="auto"/>
                  </w:divBdr>
                </w:div>
                <w:div w:id="1226451296">
                  <w:marLeft w:val="0"/>
                  <w:marRight w:val="0"/>
                  <w:marTop w:val="0"/>
                  <w:marBottom w:val="0"/>
                  <w:divBdr>
                    <w:top w:val="none" w:sz="0" w:space="0" w:color="auto"/>
                    <w:left w:val="none" w:sz="0" w:space="0" w:color="auto"/>
                    <w:bottom w:val="none" w:sz="0" w:space="0" w:color="auto"/>
                    <w:right w:val="none" w:sz="0" w:space="0" w:color="auto"/>
                  </w:divBdr>
                </w:div>
                <w:div w:id="1311207814">
                  <w:marLeft w:val="0"/>
                  <w:marRight w:val="0"/>
                  <w:marTop w:val="0"/>
                  <w:marBottom w:val="0"/>
                  <w:divBdr>
                    <w:top w:val="none" w:sz="0" w:space="0" w:color="auto"/>
                    <w:left w:val="none" w:sz="0" w:space="0" w:color="auto"/>
                    <w:bottom w:val="none" w:sz="0" w:space="0" w:color="auto"/>
                    <w:right w:val="none" w:sz="0" w:space="0" w:color="auto"/>
                  </w:divBdr>
                </w:div>
                <w:div w:id="1394112872">
                  <w:marLeft w:val="0"/>
                  <w:marRight w:val="0"/>
                  <w:marTop w:val="0"/>
                  <w:marBottom w:val="0"/>
                  <w:divBdr>
                    <w:top w:val="none" w:sz="0" w:space="0" w:color="auto"/>
                    <w:left w:val="none" w:sz="0" w:space="0" w:color="auto"/>
                    <w:bottom w:val="none" w:sz="0" w:space="0" w:color="auto"/>
                    <w:right w:val="none" w:sz="0" w:space="0" w:color="auto"/>
                  </w:divBdr>
                </w:div>
                <w:div w:id="1394430910">
                  <w:marLeft w:val="0"/>
                  <w:marRight w:val="0"/>
                  <w:marTop w:val="0"/>
                  <w:marBottom w:val="0"/>
                  <w:divBdr>
                    <w:top w:val="none" w:sz="0" w:space="0" w:color="auto"/>
                    <w:left w:val="none" w:sz="0" w:space="0" w:color="auto"/>
                    <w:bottom w:val="none" w:sz="0" w:space="0" w:color="auto"/>
                    <w:right w:val="none" w:sz="0" w:space="0" w:color="auto"/>
                  </w:divBdr>
                </w:div>
                <w:div w:id="1394701011">
                  <w:marLeft w:val="0"/>
                  <w:marRight w:val="0"/>
                  <w:marTop w:val="0"/>
                  <w:marBottom w:val="0"/>
                  <w:divBdr>
                    <w:top w:val="none" w:sz="0" w:space="0" w:color="auto"/>
                    <w:left w:val="none" w:sz="0" w:space="0" w:color="auto"/>
                    <w:bottom w:val="none" w:sz="0" w:space="0" w:color="auto"/>
                    <w:right w:val="none" w:sz="0" w:space="0" w:color="auto"/>
                  </w:divBdr>
                </w:div>
                <w:div w:id="1396853154">
                  <w:marLeft w:val="0"/>
                  <w:marRight w:val="0"/>
                  <w:marTop w:val="0"/>
                  <w:marBottom w:val="0"/>
                  <w:divBdr>
                    <w:top w:val="none" w:sz="0" w:space="0" w:color="auto"/>
                    <w:left w:val="none" w:sz="0" w:space="0" w:color="auto"/>
                    <w:bottom w:val="none" w:sz="0" w:space="0" w:color="auto"/>
                    <w:right w:val="none" w:sz="0" w:space="0" w:color="auto"/>
                  </w:divBdr>
                </w:div>
                <w:div w:id="1397901473">
                  <w:marLeft w:val="0"/>
                  <w:marRight w:val="0"/>
                  <w:marTop w:val="0"/>
                  <w:marBottom w:val="0"/>
                  <w:divBdr>
                    <w:top w:val="none" w:sz="0" w:space="0" w:color="auto"/>
                    <w:left w:val="none" w:sz="0" w:space="0" w:color="auto"/>
                    <w:bottom w:val="none" w:sz="0" w:space="0" w:color="auto"/>
                    <w:right w:val="none" w:sz="0" w:space="0" w:color="auto"/>
                  </w:divBdr>
                </w:div>
                <w:div w:id="1404181168">
                  <w:marLeft w:val="0"/>
                  <w:marRight w:val="0"/>
                  <w:marTop w:val="0"/>
                  <w:marBottom w:val="0"/>
                  <w:divBdr>
                    <w:top w:val="none" w:sz="0" w:space="0" w:color="auto"/>
                    <w:left w:val="none" w:sz="0" w:space="0" w:color="auto"/>
                    <w:bottom w:val="none" w:sz="0" w:space="0" w:color="auto"/>
                    <w:right w:val="none" w:sz="0" w:space="0" w:color="auto"/>
                  </w:divBdr>
                </w:div>
                <w:div w:id="1465999461">
                  <w:marLeft w:val="0"/>
                  <w:marRight w:val="0"/>
                  <w:marTop w:val="0"/>
                  <w:marBottom w:val="0"/>
                  <w:divBdr>
                    <w:top w:val="none" w:sz="0" w:space="0" w:color="auto"/>
                    <w:left w:val="none" w:sz="0" w:space="0" w:color="auto"/>
                    <w:bottom w:val="none" w:sz="0" w:space="0" w:color="auto"/>
                    <w:right w:val="none" w:sz="0" w:space="0" w:color="auto"/>
                  </w:divBdr>
                </w:div>
                <w:div w:id="1493641332">
                  <w:marLeft w:val="0"/>
                  <w:marRight w:val="0"/>
                  <w:marTop w:val="0"/>
                  <w:marBottom w:val="0"/>
                  <w:divBdr>
                    <w:top w:val="none" w:sz="0" w:space="0" w:color="auto"/>
                    <w:left w:val="none" w:sz="0" w:space="0" w:color="auto"/>
                    <w:bottom w:val="none" w:sz="0" w:space="0" w:color="auto"/>
                    <w:right w:val="none" w:sz="0" w:space="0" w:color="auto"/>
                  </w:divBdr>
                </w:div>
                <w:div w:id="1504129204">
                  <w:marLeft w:val="0"/>
                  <w:marRight w:val="0"/>
                  <w:marTop w:val="0"/>
                  <w:marBottom w:val="0"/>
                  <w:divBdr>
                    <w:top w:val="none" w:sz="0" w:space="0" w:color="auto"/>
                    <w:left w:val="none" w:sz="0" w:space="0" w:color="auto"/>
                    <w:bottom w:val="none" w:sz="0" w:space="0" w:color="auto"/>
                    <w:right w:val="none" w:sz="0" w:space="0" w:color="auto"/>
                  </w:divBdr>
                </w:div>
                <w:div w:id="1536769927">
                  <w:marLeft w:val="0"/>
                  <w:marRight w:val="0"/>
                  <w:marTop w:val="0"/>
                  <w:marBottom w:val="0"/>
                  <w:divBdr>
                    <w:top w:val="none" w:sz="0" w:space="0" w:color="auto"/>
                    <w:left w:val="none" w:sz="0" w:space="0" w:color="auto"/>
                    <w:bottom w:val="none" w:sz="0" w:space="0" w:color="auto"/>
                    <w:right w:val="none" w:sz="0" w:space="0" w:color="auto"/>
                  </w:divBdr>
                </w:div>
                <w:div w:id="1581207126">
                  <w:marLeft w:val="0"/>
                  <w:marRight w:val="0"/>
                  <w:marTop w:val="0"/>
                  <w:marBottom w:val="0"/>
                  <w:divBdr>
                    <w:top w:val="none" w:sz="0" w:space="0" w:color="auto"/>
                    <w:left w:val="none" w:sz="0" w:space="0" w:color="auto"/>
                    <w:bottom w:val="none" w:sz="0" w:space="0" w:color="auto"/>
                    <w:right w:val="none" w:sz="0" w:space="0" w:color="auto"/>
                  </w:divBdr>
                </w:div>
                <w:div w:id="1603760678">
                  <w:marLeft w:val="0"/>
                  <w:marRight w:val="0"/>
                  <w:marTop w:val="0"/>
                  <w:marBottom w:val="0"/>
                  <w:divBdr>
                    <w:top w:val="none" w:sz="0" w:space="0" w:color="auto"/>
                    <w:left w:val="none" w:sz="0" w:space="0" w:color="auto"/>
                    <w:bottom w:val="none" w:sz="0" w:space="0" w:color="auto"/>
                    <w:right w:val="none" w:sz="0" w:space="0" w:color="auto"/>
                  </w:divBdr>
                </w:div>
                <w:div w:id="1662614881">
                  <w:marLeft w:val="0"/>
                  <w:marRight w:val="0"/>
                  <w:marTop w:val="0"/>
                  <w:marBottom w:val="0"/>
                  <w:divBdr>
                    <w:top w:val="none" w:sz="0" w:space="0" w:color="auto"/>
                    <w:left w:val="none" w:sz="0" w:space="0" w:color="auto"/>
                    <w:bottom w:val="none" w:sz="0" w:space="0" w:color="auto"/>
                    <w:right w:val="none" w:sz="0" w:space="0" w:color="auto"/>
                  </w:divBdr>
                </w:div>
                <w:div w:id="1694575945">
                  <w:marLeft w:val="0"/>
                  <w:marRight w:val="0"/>
                  <w:marTop w:val="0"/>
                  <w:marBottom w:val="0"/>
                  <w:divBdr>
                    <w:top w:val="none" w:sz="0" w:space="0" w:color="auto"/>
                    <w:left w:val="none" w:sz="0" w:space="0" w:color="auto"/>
                    <w:bottom w:val="none" w:sz="0" w:space="0" w:color="auto"/>
                    <w:right w:val="none" w:sz="0" w:space="0" w:color="auto"/>
                  </w:divBdr>
                </w:div>
                <w:div w:id="1699550113">
                  <w:marLeft w:val="0"/>
                  <w:marRight w:val="0"/>
                  <w:marTop w:val="0"/>
                  <w:marBottom w:val="0"/>
                  <w:divBdr>
                    <w:top w:val="none" w:sz="0" w:space="0" w:color="auto"/>
                    <w:left w:val="none" w:sz="0" w:space="0" w:color="auto"/>
                    <w:bottom w:val="none" w:sz="0" w:space="0" w:color="auto"/>
                    <w:right w:val="none" w:sz="0" w:space="0" w:color="auto"/>
                  </w:divBdr>
                </w:div>
                <w:div w:id="1716201549">
                  <w:marLeft w:val="0"/>
                  <w:marRight w:val="0"/>
                  <w:marTop w:val="0"/>
                  <w:marBottom w:val="0"/>
                  <w:divBdr>
                    <w:top w:val="none" w:sz="0" w:space="0" w:color="auto"/>
                    <w:left w:val="none" w:sz="0" w:space="0" w:color="auto"/>
                    <w:bottom w:val="none" w:sz="0" w:space="0" w:color="auto"/>
                    <w:right w:val="none" w:sz="0" w:space="0" w:color="auto"/>
                  </w:divBdr>
                </w:div>
                <w:div w:id="1726031057">
                  <w:marLeft w:val="0"/>
                  <w:marRight w:val="0"/>
                  <w:marTop w:val="0"/>
                  <w:marBottom w:val="0"/>
                  <w:divBdr>
                    <w:top w:val="none" w:sz="0" w:space="0" w:color="auto"/>
                    <w:left w:val="none" w:sz="0" w:space="0" w:color="auto"/>
                    <w:bottom w:val="none" w:sz="0" w:space="0" w:color="auto"/>
                    <w:right w:val="none" w:sz="0" w:space="0" w:color="auto"/>
                  </w:divBdr>
                </w:div>
                <w:div w:id="1751779106">
                  <w:marLeft w:val="0"/>
                  <w:marRight w:val="0"/>
                  <w:marTop w:val="0"/>
                  <w:marBottom w:val="0"/>
                  <w:divBdr>
                    <w:top w:val="none" w:sz="0" w:space="0" w:color="auto"/>
                    <w:left w:val="none" w:sz="0" w:space="0" w:color="auto"/>
                    <w:bottom w:val="none" w:sz="0" w:space="0" w:color="auto"/>
                    <w:right w:val="none" w:sz="0" w:space="0" w:color="auto"/>
                  </w:divBdr>
                </w:div>
                <w:div w:id="1820225310">
                  <w:marLeft w:val="0"/>
                  <w:marRight w:val="0"/>
                  <w:marTop w:val="0"/>
                  <w:marBottom w:val="0"/>
                  <w:divBdr>
                    <w:top w:val="none" w:sz="0" w:space="0" w:color="auto"/>
                    <w:left w:val="none" w:sz="0" w:space="0" w:color="auto"/>
                    <w:bottom w:val="none" w:sz="0" w:space="0" w:color="auto"/>
                    <w:right w:val="none" w:sz="0" w:space="0" w:color="auto"/>
                  </w:divBdr>
                </w:div>
                <w:div w:id="1832872338">
                  <w:marLeft w:val="0"/>
                  <w:marRight w:val="0"/>
                  <w:marTop w:val="0"/>
                  <w:marBottom w:val="0"/>
                  <w:divBdr>
                    <w:top w:val="none" w:sz="0" w:space="0" w:color="auto"/>
                    <w:left w:val="none" w:sz="0" w:space="0" w:color="auto"/>
                    <w:bottom w:val="none" w:sz="0" w:space="0" w:color="auto"/>
                    <w:right w:val="none" w:sz="0" w:space="0" w:color="auto"/>
                  </w:divBdr>
                </w:div>
                <w:div w:id="1837452519">
                  <w:marLeft w:val="0"/>
                  <w:marRight w:val="0"/>
                  <w:marTop w:val="0"/>
                  <w:marBottom w:val="0"/>
                  <w:divBdr>
                    <w:top w:val="none" w:sz="0" w:space="0" w:color="auto"/>
                    <w:left w:val="none" w:sz="0" w:space="0" w:color="auto"/>
                    <w:bottom w:val="none" w:sz="0" w:space="0" w:color="auto"/>
                    <w:right w:val="none" w:sz="0" w:space="0" w:color="auto"/>
                  </w:divBdr>
                </w:div>
                <w:div w:id="1841894178">
                  <w:marLeft w:val="0"/>
                  <w:marRight w:val="0"/>
                  <w:marTop w:val="0"/>
                  <w:marBottom w:val="0"/>
                  <w:divBdr>
                    <w:top w:val="none" w:sz="0" w:space="0" w:color="auto"/>
                    <w:left w:val="none" w:sz="0" w:space="0" w:color="auto"/>
                    <w:bottom w:val="none" w:sz="0" w:space="0" w:color="auto"/>
                    <w:right w:val="none" w:sz="0" w:space="0" w:color="auto"/>
                  </w:divBdr>
                </w:div>
                <w:div w:id="1845049934">
                  <w:marLeft w:val="0"/>
                  <w:marRight w:val="0"/>
                  <w:marTop w:val="0"/>
                  <w:marBottom w:val="0"/>
                  <w:divBdr>
                    <w:top w:val="none" w:sz="0" w:space="0" w:color="auto"/>
                    <w:left w:val="none" w:sz="0" w:space="0" w:color="auto"/>
                    <w:bottom w:val="none" w:sz="0" w:space="0" w:color="auto"/>
                    <w:right w:val="none" w:sz="0" w:space="0" w:color="auto"/>
                  </w:divBdr>
                </w:div>
                <w:div w:id="1870727693">
                  <w:marLeft w:val="0"/>
                  <w:marRight w:val="0"/>
                  <w:marTop w:val="0"/>
                  <w:marBottom w:val="0"/>
                  <w:divBdr>
                    <w:top w:val="none" w:sz="0" w:space="0" w:color="auto"/>
                    <w:left w:val="none" w:sz="0" w:space="0" w:color="auto"/>
                    <w:bottom w:val="none" w:sz="0" w:space="0" w:color="auto"/>
                    <w:right w:val="none" w:sz="0" w:space="0" w:color="auto"/>
                  </w:divBdr>
                </w:div>
                <w:div w:id="1881554965">
                  <w:marLeft w:val="0"/>
                  <w:marRight w:val="0"/>
                  <w:marTop w:val="0"/>
                  <w:marBottom w:val="0"/>
                  <w:divBdr>
                    <w:top w:val="none" w:sz="0" w:space="0" w:color="auto"/>
                    <w:left w:val="none" w:sz="0" w:space="0" w:color="auto"/>
                    <w:bottom w:val="none" w:sz="0" w:space="0" w:color="auto"/>
                    <w:right w:val="none" w:sz="0" w:space="0" w:color="auto"/>
                  </w:divBdr>
                </w:div>
                <w:div w:id="1906985292">
                  <w:marLeft w:val="0"/>
                  <w:marRight w:val="0"/>
                  <w:marTop w:val="0"/>
                  <w:marBottom w:val="0"/>
                  <w:divBdr>
                    <w:top w:val="none" w:sz="0" w:space="0" w:color="auto"/>
                    <w:left w:val="none" w:sz="0" w:space="0" w:color="auto"/>
                    <w:bottom w:val="none" w:sz="0" w:space="0" w:color="auto"/>
                    <w:right w:val="none" w:sz="0" w:space="0" w:color="auto"/>
                  </w:divBdr>
                </w:div>
                <w:div w:id="1944799310">
                  <w:marLeft w:val="0"/>
                  <w:marRight w:val="0"/>
                  <w:marTop w:val="0"/>
                  <w:marBottom w:val="0"/>
                  <w:divBdr>
                    <w:top w:val="none" w:sz="0" w:space="0" w:color="auto"/>
                    <w:left w:val="none" w:sz="0" w:space="0" w:color="auto"/>
                    <w:bottom w:val="none" w:sz="0" w:space="0" w:color="auto"/>
                    <w:right w:val="none" w:sz="0" w:space="0" w:color="auto"/>
                  </w:divBdr>
                </w:div>
                <w:div w:id="1969971755">
                  <w:marLeft w:val="0"/>
                  <w:marRight w:val="0"/>
                  <w:marTop w:val="0"/>
                  <w:marBottom w:val="0"/>
                  <w:divBdr>
                    <w:top w:val="none" w:sz="0" w:space="0" w:color="auto"/>
                    <w:left w:val="none" w:sz="0" w:space="0" w:color="auto"/>
                    <w:bottom w:val="none" w:sz="0" w:space="0" w:color="auto"/>
                    <w:right w:val="none" w:sz="0" w:space="0" w:color="auto"/>
                  </w:divBdr>
                </w:div>
                <w:div w:id="1971586892">
                  <w:marLeft w:val="0"/>
                  <w:marRight w:val="0"/>
                  <w:marTop w:val="0"/>
                  <w:marBottom w:val="0"/>
                  <w:divBdr>
                    <w:top w:val="none" w:sz="0" w:space="0" w:color="auto"/>
                    <w:left w:val="none" w:sz="0" w:space="0" w:color="auto"/>
                    <w:bottom w:val="none" w:sz="0" w:space="0" w:color="auto"/>
                    <w:right w:val="none" w:sz="0" w:space="0" w:color="auto"/>
                  </w:divBdr>
                </w:div>
                <w:div w:id="2041858534">
                  <w:marLeft w:val="0"/>
                  <w:marRight w:val="0"/>
                  <w:marTop w:val="0"/>
                  <w:marBottom w:val="0"/>
                  <w:divBdr>
                    <w:top w:val="none" w:sz="0" w:space="0" w:color="auto"/>
                    <w:left w:val="none" w:sz="0" w:space="0" w:color="auto"/>
                    <w:bottom w:val="none" w:sz="0" w:space="0" w:color="auto"/>
                    <w:right w:val="none" w:sz="0" w:space="0" w:color="auto"/>
                  </w:divBdr>
                </w:div>
                <w:div w:id="2074693899">
                  <w:marLeft w:val="0"/>
                  <w:marRight w:val="0"/>
                  <w:marTop w:val="0"/>
                  <w:marBottom w:val="0"/>
                  <w:divBdr>
                    <w:top w:val="none" w:sz="0" w:space="0" w:color="auto"/>
                    <w:left w:val="none" w:sz="0" w:space="0" w:color="auto"/>
                    <w:bottom w:val="none" w:sz="0" w:space="0" w:color="auto"/>
                    <w:right w:val="none" w:sz="0" w:space="0" w:color="auto"/>
                  </w:divBdr>
                </w:div>
                <w:div w:id="2087452816">
                  <w:marLeft w:val="0"/>
                  <w:marRight w:val="0"/>
                  <w:marTop w:val="0"/>
                  <w:marBottom w:val="0"/>
                  <w:divBdr>
                    <w:top w:val="none" w:sz="0" w:space="0" w:color="auto"/>
                    <w:left w:val="none" w:sz="0" w:space="0" w:color="auto"/>
                    <w:bottom w:val="none" w:sz="0" w:space="0" w:color="auto"/>
                    <w:right w:val="none" w:sz="0" w:space="0" w:color="auto"/>
                  </w:divBdr>
                </w:div>
                <w:div w:id="2115204563">
                  <w:marLeft w:val="0"/>
                  <w:marRight w:val="0"/>
                  <w:marTop w:val="0"/>
                  <w:marBottom w:val="0"/>
                  <w:divBdr>
                    <w:top w:val="none" w:sz="0" w:space="0" w:color="auto"/>
                    <w:left w:val="none" w:sz="0" w:space="0" w:color="auto"/>
                    <w:bottom w:val="none" w:sz="0" w:space="0" w:color="auto"/>
                    <w:right w:val="none" w:sz="0" w:space="0" w:color="auto"/>
                  </w:divBdr>
                </w:div>
                <w:div w:id="2129468892">
                  <w:marLeft w:val="0"/>
                  <w:marRight w:val="0"/>
                  <w:marTop w:val="0"/>
                  <w:marBottom w:val="0"/>
                  <w:divBdr>
                    <w:top w:val="none" w:sz="0" w:space="0" w:color="auto"/>
                    <w:left w:val="none" w:sz="0" w:space="0" w:color="auto"/>
                    <w:bottom w:val="none" w:sz="0" w:space="0" w:color="auto"/>
                    <w:right w:val="none" w:sz="0" w:space="0" w:color="auto"/>
                  </w:divBdr>
                </w:div>
                <w:div w:id="2141461413">
                  <w:marLeft w:val="0"/>
                  <w:marRight w:val="0"/>
                  <w:marTop w:val="0"/>
                  <w:marBottom w:val="0"/>
                  <w:divBdr>
                    <w:top w:val="none" w:sz="0" w:space="0" w:color="auto"/>
                    <w:left w:val="none" w:sz="0" w:space="0" w:color="auto"/>
                    <w:bottom w:val="none" w:sz="0" w:space="0" w:color="auto"/>
                    <w:right w:val="none" w:sz="0" w:space="0" w:color="auto"/>
                  </w:divBdr>
                </w:div>
              </w:divsChild>
            </w:div>
            <w:div w:id="872495034">
              <w:marLeft w:val="0"/>
              <w:marRight w:val="0"/>
              <w:marTop w:val="0"/>
              <w:marBottom w:val="0"/>
              <w:divBdr>
                <w:top w:val="none" w:sz="0" w:space="0" w:color="auto"/>
                <w:left w:val="none" w:sz="0" w:space="0" w:color="auto"/>
                <w:bottom w:val="none" w:sz="0" w:space="0" w:color="auto"/>
                <w:right w:val="none" w:sz="0" w:space="0" w:color="auto"/>
              </w:divBdr>
            </w:div>
            <w:div w:id="872772336">
              <w:marLeft w:val="0"/>
              <w:marRight w:val="0"/>
              <w:marTop w:val="0"/>
              <w:marBottom w:val="0"/>
              <w:divBdr>
                <w:top w:val="none" w:sz="0" w:space="0" w:color="auto"/>
                <w:left w:val="none" w:sz="0" w:space="0" w:color="auto"/>
                <w:bottom w:val="none" w:sz="0" w:space="0" w:color="auto"/>
                <w:right w:val="none" w:sz="0" w:space="0" w:color="auto"/>
              </w:divBdr>
            </w:div>
            <w:div w:id="873152815">
              <w:marLeft w:val="0"/>
              <w:marRight w:val="0"/>
              <w:marTop w:val="0"/>
              <w:marBottom w:val="0"/>
              <w:divBdr>
                <w:top w:val="none" w:sz="0" w:space="0" w:color="auto"/>
                <w:left w:val="none" w:sz="0" w:space="0" w:color="auto"/>
                <w:bottom w:val="none" w:sz="0" w:space="0" w:color="auto"/>
                <w:right w:val="none" w:sz="0" w:space="0" w:color="auto"/>
              </w:divBdr>
            </w:div>
            <w:div w:id="873889229">
              <w:marLeft w:val="0"/>
              <w:marRight w:val="0"/>
              <w:marTop w:val="0"/>
              <w:marBottom w:val="0"/>
              <w:divBdr>
                <w:top w:val="none" w:sz="0" w:space="0" w:color="auto"/>
                <w:left w:val="none" w:sz="0" w:space="0" w:color="auto"/>
                <w:bottom w:val="none" w:sz="0" w:space="0" w:color="auto"/>
                <w:right w:val="none" w:sz="0" w:space="0" w:color="auto"/>
              </w:divBdr>
            </w:div>
            <w:div w:id="874542426">
              <w:marLeft w:val="0"/>
              <w:marRight w:val="0"/>
              <w:marTop w:val="0"/>
              <w:marBottom w:val="0"/>
              <w:divBdr>
                <w:top w:val="none" w:sz="0" w:space="0" w:color="auto"/>
                <w:left w:val="none" w:sz="0" w:space="0" w:color="auto"/>
                <w:bottom w:val="none" w:sz="0" w:space="0" w:color="auto"/>
                <w:right w:val="none" w:sz="0" w:space="0" w:color="auto"/>
              </w:divBdr>
            </w:div>
            <w:div w:id="878853848">
              <w:marLeft w:val="0"/>
              <w:marRight w:val="0"/>
              <w:marTop w:val="0"/>
              <w:marBottom w:val="0"/>
              <w:divBdr>
                <w:top w:val="none" w:sz="0" w:space="0" w:color="auto"/>
                <w:left w:val="none" w:sz="0" w:space="0" w:color="auto"/>
                <w:bottom w:val="none" w:sz="0" w:space="0" w:color="auto"/>
                <w:right w:val="none" w:sz="0" w:space="0" w:color="auto"/>
              </w:divBdr>
            </w:div>
            <w:div w:id="884492131">
              <w:marLeft w:val="0"/>
              <w:marRight w:val="0"/>
              <w:marTop w:val="0"/>
              <w:marBottom w:val="0"/>
              <w:divBdr>
                <w:top w:val="none" w:sz="0" w:space="0" w:color="auto"/>
                <w:left w:val="none" w:sz="0" w:space="0" w:color="auto"/>
                <w:bottom w:val="none" w:sz="0" w:space="0" w:color="auto"/>
                <w:right w:val="none" w:sz="0" w:space="0" w:color="auto"/>
              </w:divBdr>
            </w:div>
            <w:div w:id="884875679">
              <w:marLeft w:val="0"/>
              <w:marRight w:val="0"/>
              <w:marTop w:val="0"/>
              <w:marBottom w:val="0"/>
              <w:divBdr>
                <w:top w:val="none" w:sz="0" w:space="0" w:color="auto"/>
                <w:left w:val="none" w:sz="0" w:space="0" w:color="auto"/>
                <w:bottom w:val="none" w:sz="0" w:space="0" w:color="auto"/>
                <w:right w:val="none" w:sz="0" w:space="0" w:color="auto"/>
              </w:divBdr>
            </w:div>
            <w:div w:id="884877487">
              <w:marLeft w:val="0"/>
              <w:marRight w:val="0"/>
              <w:marTop w:val="0"/>
              <w:marBottom w:val="0"/>
              <w:divBdr>
                <w:top w:val="none" w:sz="0" w:space="0" w:color="auto"/>
                <w:left w:val="none" w:sz="0" w:space="0" w:color="auto"/>
                <w:bottom w:val="none" w:sz="0" w:space="0" w:color="auto"/>
                <w:right w:val="none" w:sz="0" w:space="0" w:color="auto"/>
              </w:divBdr>
            </w:div>
            <w:div w:id="885679870">
              <w:marLeft w:val="0"/>
              <w:marRight w:val="0"/>
              <w:marTop w:val="0"/>
              <w:marBottom w:val="0"/>
              <w:divBdr>
                <w:top w:val="none" w:sz="0" w:space="0" w:color="auto"/>
                <w:left w:val="none" w:sz="0" w:space="0" w:color="auto"/>
                <w:bottom w:val="none" w:sz="0" w:space="0" w:color="auto"/>
                <w:right w:val="none" w:sz="0" w:space="0" w:color="auto"/>
              </w:divBdr>
            </w:div>
            <w:div w:id="885683589">
              <w:marLeft w:val="0"/>
              <w:marRight w:val="0"/>
              <w:marTop w:val="0"/>
              <w:marBottom w:val="0"/>
              <w:divBdr>
                <w:top w:val="none" w:sz="0" w:space="0" w:color="auto"/>
                <w:left w:val="none" w:sz="0" w:space="0" w:color="auto"/>
                <w:bottom w:val="none" w:sz="0" w:space="0" w:color="auto"/>
                <w:right w:val="none" w:sz="0" w:space="0" w:color="auto"/>
              </w:divBdr>
            </w:div>
            <w:div w:id="886063602">
              <w:marLeft w:val="0"/>
              <w:marRight w:val="0"/>
              <w:marTop w:val="0"/>
              <w:marBottom w:val="0"/>
              <w:divBdr>
                <w:top w:val="none" w:sz="0" w:space="0" w:color="auto"/>
                <w:left w:val="none" w:sz="0" w:space="0" w:color="auto"/>
                <w:bottom w:val="none" w:sz="0" w:space="0" w:color="auto"/>
                <w:right w:val="none" w:sz="0" w:space="0" w:color="auto"/>
              </w:divBdr>
            </w:div>
            <w:div w:id="892890592">
              <w:marLeft w:val="0"/>
              <w:marRight w:val="0"/>
              <w:marTop w:val="0"/>
              <w:marBottom w:val="0"/>
              <w:divBdr>
                <w:top w:val="none" w:sz="0" w:space="0" w:color="auto"/>
                <w:left w:val="none" w:sz="0" w:space="0" w:color="auto"/>
                <w:bottom w:val="none" w:sz="0" w:space="0" w:color="auto"/>
                <w:right w:val="none" w:sz="0" w:space="0" w:color="auto"/>
              </w:divBdr>
            </w:div>
            <w:div w:id="895363071">
              <w:marLeft w:val="0"/>
              <w:marRight w:val="0"/>
              <w:marTop w:val="0"/>
              <w:marBottom w:val="0"/>
              <w:divBdr>
                <w:top w:val="none" w:sz="0" w:space="0" w:color="auto"/>
                <w:left w:val="none" w:sz="0" w:space="0" w:color="auto"/>
                <w:bottom w:val="none" w:sz="0" w:space="0" w:color="auto"/>
                <w:right w:val="none" w:sz="0" w:space="0" w:color="auto"/>
              </w:divBdr>
            </w:div>
            <w:div w:id="895508700">
              <w:marLeft w:val="0"/>
              <w:marRight w:val="0"/>
              <w:marTop w:val="0"/>
              <w:marBottom w:val="0"/>
              <w:divBdr>
                <w:top w:val="none" w:sz="0" w:space="0" w:color="auto"/>
                <w:left w:val="none" w:sz="0" w:space="0" w:color="auto"/>
                <w:bottom w:val="none" w:sz="0" w:space="0" w:color="auto"/>
                <w:right w:val="none" w:sz="0" w:space="0" w:color="auto"/>
              </w:divBdr>
            </w:div>
            <w:div w:id="897132049">
              <w:marLeft w:val="0"/>
              <w:marRight w:val="0"/>
              <w:marTop w:val="0"/>
              <w:marBottom w:val="0"/>
              <w:divBdr>
                <w:top w:val="none" w:sz="0" w:space="0" w:color="auto"/>
                <w:left w:val="none" w:sz="0" w:space="0" w:color="auto"/>
                <w:bottom w:val="none" w:sz="0" w:space="0" w:color="auto"/>
                <w:right w:val="none" w:sz="0" w:space="0" w:color="auto"/>
              </w:divBdr>
            </w:div>
            <w:div w:id="900093223">
              <w:marLeft w:val="0"/>
              <w:marRight w:val="0"/>
              <w:marTop w:val="0"/>
              <w:marBottom w:val="0"/>
              <w:divBdr>
                <w:top w:val="none" w:sz="0" w:space="0" w:color="auto"/>
                <w:left w:val="none" w:sz="0" w:space="0" w:color="auto"/>
                <w:bottom w:val="none" w:sz="0" w:space="0" w:color="auto"/>
                <w:right w:val="none" w:sz="0" w:space="0" w:color="auto"/>
              </w:divBdr>
            </w:div>
            <w:div w:id="900604798">
              <w:marLeft w:val="0"/>
              <w:marRight w:val="0"/>
              <w:marTop w:val="0"/>
              <w:marBottom w:val="0"/>
              <w:divBdr>
                <w:top w:val="none" w:sz="0" w:space="0" w:color="auto"/>
                <w:left w:val="none" w:sz="0" w:space="0" w:color="auto"/>
                <w:bottom w:val="none" w:sz="0" w:space="0" w:color="auto"/>
                <w:right w:val="none" w:sz="0" w:space="0" w:color="auto"/>
              </w:divBdr>
            </w:div>
            <w:div w:id="901064094">
              <w:marLeft w:val="0"/>
              <w:marRight w:val="0"/>
              <w:marTop w:val="0"/>
              <w:marBottom w:val="0"/>
              <w:divBdr>
                <w:top w:val="none" w:sz="0" w:space="0" w:color="auto"/>
                <w:left w:val="none" w:sz="0" w:space="0" w:color="auto"/>
                <w:bottom w:val="none" w:sz="0" w:space="0" w:color="auto"/>
                <w:right w:val="none" w:sz="0" w:space="0" w:color="auto"/>
              </w:divBdr>
            </w:div>
            <w:div w:id="902325886">
              <w:marLeft w:val="0"/>
              <w:marRight w:val="0"/>
              <w:marTop w:val="0"/>
              <w:marBottom w:val="0"/>
              <w:divBdr>
                <w:top w:val="none" w:sz="0" w:space="0" w:color="auto"/>
                <w:left w:val="none" w:sz="0" w:space="0" w:color="auto"/>
                <w:bottom w:val="none" w:sz="0" w:space="0" w:color="auto"/>
                <w:right w:val="none" w:sz="0" w:space="0" w:color="auto"/>
              </w:divBdr>
            </w:div>
            <w:div w:id="902721379">
              <w:marLeft w:val="0"/>
              <w:marRight w:val="0"/>
              <w:marTop w:val="0"/>
              <w:marBottom w:val="0"/>
              <w:divBdr>
                <w:top w:val="none" w:sz="0" w:space="0" w:color="auto"/>
                <w:left w:val="none" w:sz="0" w:space="0" w:color="auto"/>
                <w:bottom w:val="none" w:sz="0" w:space="0" w:color="auto"/>
                <w:right w:val="none" w:sz="0" w:space="0" w:color="auto"/>
              </w:divBdr>
            </w:div>
            <w:div w:id="902761767">
              <w:marLeft w:val="0"/>
              <w:marRight w:val="0"/>
              <w:marTop w:val="0"/>
              <w:marBottom w:val="0"/>
              <w:divBdr>
                <w:top w:val="none" w:sz="0" w:space="0" w:color="auto"/>
                <w:left w:val="none" w:sz="0" w:space="0" w:color="auto"/>
                <w:bottom w:val="none" w:sz="0" w:space="0" w:color="auto"/>
                <w:right w:val="none" w:sz="0" w:space="0" w:color="auto"/>
              </w:divBdr>
            </w:div>
            <w:div w:id="903831475">
              <w:marLeft w:val="0"/>
              <w:marRight w:val="0"/>
              <w:marTop w:val="0"/>
              <w:marBottom w:val="0"/>
              <w:divBdr>
                <w:top w:val="none" w:sz="0" w:space="0" w:color="auto"/>
                <w:left w:val="none" w:sz="0" w:space="0" w:color="auto"/>
                <w:bottom w:val="none" w:sz="0" w:space="0" w:color="auto"/>
                <w:right w:val="none" w:sz="0" w:space="0" w:color="auto"/>
              </w:divBdr>
            </w:div>
            <w:div w:id="904145778">
              <w:marLeft w:val="0"/>
              <w:marRight w:val="0"/>
              <w:marTop w:val="0"/>
              <w:marBottom w:val="0"/>
              <w:divBdr>
                <w:top w:val="none" w:sz="0" w:space="0" w:color="auto"/>
                <w:left w:val="none" w:sz="0" w:space="0" w:color="auto"/>
                <w:bottom w:val="none" w:sz="0" w:space="0" w:color="auto"/>
                <w:right w:val="none" w:sz="0" w:space="0" w:color="auto"/>
              </w:divBdr>
            </w:div>
            <w:div w:id="909074759">
              <w:marLeft w:val="0"/>
              <w:marRight w:val="0"/>
              <w:marTop w:val="0"/>
              <w:marBottom w:val="0"/>
              <w:divBdr>
                <w:top w:val="none" w:sz="0" w:space="0" w:color="auto"/>
                <w:left w:val="none" w:sz="0" w:space="0" w:color="auto"/>
                <w:bottom w:val="none" w:sz="0" w:space="0" w:color="auto"/>
                <w:right w:val="none" w:sz="0" w:space="0" w:color="auto"/>
              </w:divBdr>
            </w:div>
            <w:div w:id="909340353">
              <w:marLeft w:val="0"/>
              <w:marRight w:val="0"/>
              <w:marTop w:val="0"/>
              <w:marBottom w:val="0"/>
              <w:divBdr>
                <w:top w:val="none" w:sz="0" w:space="0" w:color="auto"/>
                <w:left w:val="none" w:sz="0" w:space="0" w:color="auto"/>
                <w:bottom w:val="none" w:sz="0" w:space="0" w:color="auto"/>
                <w:right w:val="none" w:sz="0" w:space="0" w:color="auto"/>
              </w:divBdr>
            </w:div>
            <w:div w:id="909458707">
              <w:marLeft w:val="0"/>
              <w:marRight w:val="0"/>
              <w:marTop w:val="0"/>
              <w:marBottom w:val="0"/>
              <w:divBdr>
                <w:top w:val="none" w:sz="0" w:space="0" w:color="auto"/>
                <w:left w:val="none" w:sz="0" w:space="0" w:color="auto"/>
                <w:bottom w:val="none" w:sz="0" w:space="0" w:color="auto"/>
                <w:right w:val="none" w:sz="0" w:space="0" w:color="auto"/>
              </w:divBdr>
            </w:div>
            <w:div w:id="909928080">
              <w:marLeft w:val="0"/>
              <w:marRight w:val="0"/>
              <w:marTop w:val="0"/>
              <w:marBottom w:val="0"/>
              <w:divBdr>
                <w:top w:val="none" w:sz="0" w:space="0" w:color="auto"/>
                <w:left w:val="none" w:sz="0" w:space="0" w:color="auto"/>
                <w:bottom w:val="none" w:sz="0" w:space="0" w:color="auto"/>
                <w:right w:val="none" w:sz="0" w:space="0" w:color="auto"/>
              </w:divBdr>
            </w:div>
            <w:div w:id="910389582">
              <w:marLeft w:val="0"/>
              <w:marRight w:val="0"/>
              <w:marTop w:val="0"/>
              <w:marBottom w:val="0"/>
              <w:divBdr>
                <w:top w:val="none" w:sz="0" w:space="0" w:color="auto"/>
                <w:left w:val="none" w:sz="0" w:space="0" w:color="auto"/>
                <w:bottom w:val="none" w:sz="0" w:space="0" w:color="auto"/>
                <w:right w:val="none" w:sz="0" w:space="0" w:color="auto"/>
              </w:divBdr>
            </w:div>
            <w:div w:id="912664928">
              <w:marLeft w:val="0"/>
              <w:marRight w:val="0"/>
              <w:marTop w:val="0"/>
              <w:marBottom w:val="0"/>
              <w:divBdr>
                <w:top w:val="none" w:sz="0" w:space="0" w:color="auto"/>
                <w:left w:val="none" w:sz="0" w:space="0" w:color="auto"/>
                <w:bottom w:val="none" w:sz="0" w:space="0" w:color="auto"/>
                <w:right w:val="none" w:sz="0" w:space="0" w:color="auto"/>
              </w:divBdr>
            </w:div>
            <w:div w:id="915935900">
              <w:marLeft w:val="0"/>
              <w:marRight w:val="0"/>
              <w:marTop w:val="0"/>
              <w:marBottom w:val="0"/>
              <w:divBdr>
                <w:top w:val="none" w:sz="0" w:space="0" w:color="auto"/>
                <w:left w:val="none" w:sz="0" w:space="0" w:color="auto"/>
                <w:bottom w:val="none" w:sz="0" w:space="0" w:color="auto"/>
                <w:right w:val="none" w:sz="0" w:space="0" w:color="auto"/>
              </w:divBdr>
            </w:div>
            <w:div w:id="918177415">
              <w:marLeft w:val="0"/>
              <w:marRight w:val="0"/>
              <w:marTop w:val="0"/>
              <w:marBottom w:val="0"/>
              <w:divBdr>
                <w:top w:val="none" w:sz="0" w:space="0" w:color="auto"/>
                <w:left w:val="none" w:sz="0" w:space="0" w:color="auto"/>
                <w:bottom w:val="none" w:sz="0" w:space="0" w:color="auto"/>
                <w:right w:val="none" w:sz="0" w:space="0" w:color="auto"/>
              </w:divBdr>
            </w:div>
            <w:div w:id="919873121">
              <w:marLeft w:val="0"/>
              <w:marRight w:val="0"/>
              <w:marTop w:val="0"/>
              <w:marBottom w:val="0"/>
              <w:divBdr>
                <w:top w:val="none" w:sz="0" w:space="0" w:color="auto"/>
                <w:left w:val="none" w:sz="0" w:space="0" w:color="auto"/>
                <w:bottom w:val="none" w:sz="0" w:space="0" w:color="auto"/>
                <w:right w:val="none" w:sz="0" w:space="0" w:color="auto"/>
              </w:divBdr>
            </w:div>
            <w:div w:id="920143817">
              <w:marLeft w:val="0"/>
              <w:marRight w:val="0"/>
              <w:marTop w:val="0"/>
              <w:marBottom w:val="0"/>
              <w:divBdr>
                <w:top w:val="none" w:sz="0" w:space="0" w:color="auto"/>
                <w:left w:val="none" w:sz="0" w:space="0" w:color="auto"/>
                <w:bottom w:val="none" w:sz="0" w:space="0" w:color="auto"/>
                <w:right w:val="none" w:sz="0" w:space="0" w:color="auto"/>
              </w:divBdr>
            </w:div>
            <w:div w:id="920530943">
              <w:marLeft w:val="0"/>
              <w:marRight w:val="0"/>
              <w:marTop w:val="0"/>
              <w:marBottom w:val="0"/>
              <w:divBdr>
                <w:top w:val="none" w:sz="0" w:space="0" w:color="auto"/>
                <w:left w:val="none" w:sz="0" w:space="0" w:color="auto"/>
                <w:bottom w:val="none" w:sz="0" w:space="0" w:color="auto"/>
                <w:right w:val="none" w:sz="0" w:space="0" w:color="auto"/>
              </w:divBdr>
            </w:div>
            <w:div w:id="920531141">
              <w:marLeft w:val="0"/>
              <w:marRight w:val="0"/>
              <w:marTop w:val="0"/>
              <w:marBottom w:val="0"/>
              <w:divBdr>
                <w:top w:val="none" w:sz="0" w:space="0" w:color="auto"/>
                <w:left w:val="none" w:sz="0" w:space="0" w:color="auto"/>
                <w:bottom w:val="none" w:sz="0" w:space="0" w:color="auto"/>
                <w:right w:val="none" w:sz="0" w:space="0" w:color="auto"/>
              </w:divBdr>
            </w:div>
            <w:div w:id="920794058">
              <w:marLeft w:val="0"/>
              <w:marRight w:val="0"/>
              <w:marTop w:val="360"/>
              <w:marBottom w:val="0"/>
              <w:divBdr>
                <w:top w:val="single" w:sz="6" w:space="0" w:color="auto"/>
                <w:left w:val="single" w:sz="6" w:space="0" w:color="auto"/>
                <w:bottom w:val="single" w:sz="6" w:space="0" w:color="auto"/>
                <w:right w:val="single" w:sz="6" w:space="0" w:color="auto"/>
              </w:divBdr>
            </w:div>
            <w:div w:id="922447922">
              <w:marLeft w:val="0"/>
              <w:marRight w:val="0"/>
              <w:marTop w:val="0"/>
              <w:marBottom w:val="0"/>
              <w:divBdr>
                <w:top w:val="none" w:sz="0" w:space="0" w:color="auto"/>
                <w:left w:val="none" w:sz="0" w:space="0" w:color="auto"/>
                <w:bottom w:val="none" w:sz="0" w:space="0" w:color="auto"/>
                <w:right w:val="none" w:sz="0" w:space="0" w:color="auto"/>
              </w:divBdr>
            </w:div>
            <w:div w:id="924919952">
              <w:marLeft w:val="0"/>
              <w:marRight w:val="0"/>
              <w:marTop w:val="0"/>
              <w:marBottom w:val="0"/>
              <w:divBdr>
                <w:top w:val="none" w:sz="0" w:space="0" w:color="auto"/>
                <w:left w:val="none" w:sz="0" w:space="0" w:color="auto"/>
                <w:bottom w:val="none" w:sz="0" w:space="0" w:color="auto"/>
                <w:right w:val="none" w:sz="0" w:space="0" w:color="auto"/>
              </w:divBdr>
            </w:div>
            <w:div w:id="930044261">
              <w:marLeft w:val="0"/>
              <w:marRight w:val="0"/>
              <w:marTop w:val="0"/>
              <w:marBottom w:val="0"/>
              <w:divBdr>
                <w:top w:val="none" w:sz="0" w:space="0" w:color="auto"/>
                <w:left w:val="none" w:sz="0" w:space="0" w:color="auto"/>
                <w:bottom w:val="none" w:sz="0" w:space="0" w:color="auto"/>
                <w:right w:val="none" w:sz="0" w:space="0" w:color="auto"/>
              </w:divBdr>
            </w:div>
            <w:div w:id="930626544">
              <w:marLeft w:val="0"/>
              <w:marRight w:val="0"/>
              <w:marTop w:val="0"/>
              <w:marBottom w:val="0"/>
              <w:divBdr>
                <w:top w:val="none" w:sz="0" w:space="0" w:color="auto"/>
                <w:left w:val="none" w:sz="0" w:space="0" w:color="auto"/>
                <w:bottom w:val="none" w:sz="0" w:space="0" w:color="auto"/>
                <w:right w:val="none" w:sz="0" w:space="0" w:color="auto"/>
              </w:divBdr>
            </w:div>
            <w:div w:id="932860592">
              <w:marLeft w:val="0"/>
              <w:marRight w:val="0"/>
              <w:marTop w:val="0"/>
              <w:marBottom w:val="0"/>
              <w:divBdr>
                <w:top w:val="none" w:sz="0" w:space="0" w:color="auto"/>
                <w:left w:val="none" w:sz="0" w:space="0" w:color="auto"/>
                <w:bottom w:val="none" w:sz="0" w:space="0" w:color="auto"/>
                <w:right w:val="none" w:sz="0" w:space="0" w:color="auto"/>
              </w:divBdr>
            </w:div>
            <w:div w:id="933131983">
              <w:marLeft w:val="0"/>
              <w:marRight w:val="0"/>
              <w:marTop w:val="0"/>
              <w:marBottom w:val="0"/>
              <w:divBdr>
                <w:top w:val="none" w:sz="0" w:space="0" w:color="auto"/>
                <w:left w:val="none" w:sz="0" w:space="0" w:color="auto"/>
                <w:bottom w:val="none" w:sz="0" w:space="0" w:color="auto"/>
                <w:right w:val="none" w:sz="0" w:space="0" w:color="auto"/>
              </w:divBdr>
            </w:div>
            <w:div w:id="935096207">
              <w:marLeft w:val="0"/>
              <w:marRight w:val="0"/>
              <w:marTop w:val="0"/>
              <w:marBottom w:val="0"/>
              <w:divBdr>
                <w:top w:val="none" w:sz="0" w:space="0" w:color="auto"/>
                <w:left w:val="none" w:sz="0" w:space="0" w:color="auto"/>
                <w:bottom w:val="none" w:sz="0" w:space="0" w:color="auto"/>
                <w:right w:val="none" w:sz="0" w:space="0" w:color="auto"/>
              </w:divBdr>
            </w:div>
            <w:div w:id="937173322">
              <w:marLeft w:val="0"/>
              <w:marRight w:val="0"/>
              <w:marTop w:val="0"/>
              <w:marBottom w:val="0"/>
              <w:divBdr>
                <w:top w:val="none" w:sz="0" w:space="0" w:color="auto"/>
                <w:left w:val="none" w:sz="0" w:space="0" w:color="auto"/>
                <w:bottom w:val="none" w:sz="0" w:space="0" w:color="auto"/>
                <w:right w:val="none" w:sz="0" w:space="0" w:color="auto"/>
              </w:divBdr>
              <w:divsChild>
                <w:div w:id="20018108">
                  <w:marLeft w:val="0"/>
                  <w:marRight w:val="0"/>
                  <w:marTop w:val="0"/>
                  <w:marBottom w:val="0"/>
                  <w:divBdr>
                    <w:top w:val="none" w:sz="0" w:space="0" w:color="auto"/>
                    <w:left w:val="none" w:sz="0" w:space="0" w:color="auto"/>
                    <w:bottom w:val="none" w:sz="0" w:space="0" w:color="auto"/>
                    <w:right w:val="none" w:sz="0" w:space="0" w:color="auto"/>
                  </w:divBdr>
                </w:div>
                <w:div w:id="367605201">
                  <w:marLeft w:val="0"/>
                  <w:marRight w:val="0"/>
                  <w:marTop w:val="0"/>
                  <w:marBottom w:val="0"/>
                  <w:divBdr>
                    <w:top w:val="none" w:sz="0" w:space="0" w:color="auto"/>
                    <w:left w:val="none" w:sz="0" w:space="0" w:color="auto"/>
                    <w:bottom w:val="none" w:sz="0" w:space="0" w:color="auto"/>
                    <w:right w:val="none" w:sz="0" w:space="0" w:color="auto"/>
                  </w:divBdr>
                </w:div>
                <w:div w:id="571279662">
                  <w:marLeft w:val="0"/>
                  <w:marRight w:val="0"/>
                  <w:marTop w:val="0"/>
                  <w:marBottom w:val="0"/>
                  <w:divBdr>
                    <w:top w:val="none" w:sz="0" w:space="0" w:color="auto"/>
                    <w:left w:val="none" w:sz="0" w:space="0" w:color="auto"/>
                    <w:bottom w:val="none" w:sz="0" w:space="0" w:color="auto"/>
                    <w:right w:val="none" w:sz="0" w:space="0" w:color="auto"/>
                  </w:divBdr>
                </w:div>
                <w:div w:id="784495080">
                  <w:marLeft w:val="0"/>
                  <w:marRight w:val="0"/>
                  <w:marTop w:val="0"/>
                  <w:marBottom w:val="0"/>
                  <w:divBdr>
                    <w:top w:val="none" w:sz="0" w:space="0" w:color="auto"/>
                    <w:left w:val="none" w:sz="0" w:space="0" w:color="auto"/>
                    <w:bottom w:val="none" w:sz="0" w:space="0" w:color="auto"/>
                    <w:right w:val="none" w:sz="0" w:space="0" w:color="auto"/>
                  </w:divBdr>
                </w:div>
                <w:div w:id="797718532">
                  <w:marLeft w:val="0"/>
                  <w:marRight w:val="0"/>
                  <w:marTop w:val="0"/>
                  <w:marBottom w:val="0"/>
                  <w:divBdr>
                    <w:top w:val="none" w:sz="0" w:space="0" w:color="auto"/>
                    <w:left w:val="none" w:sz="0" w:space="0" w:color="auto"/>
                    <w:bottom w:val="none" w:sz="0" w:space="0" w:color="auto"/>
                    <w:right w:val="none" w:sz="0" w:space="0" w:color="auto"/>
                  </w:divBdr>
                </w:div>
                <w:div w:id="960574898">
                  <w:marLeft w:val="0"/>
                  <w:marRight w:val="0"/>
                  <w:marTop w:val="0"/>
                  <w:marBottom w:val="0"/>
                  <w:divBdr>
                    <w:top w:val="none" w:sz="0" w:space="0" w:color="auto"/>
                    <w:left w:val="none" w:sz="0" w:space="0" w:color="auto"/>
                    <w:bottom w:val="none" w:sz="0" w:space="0" w:color="auto"/>
                    <w:right w:val="none" w:sz="0" w:space="0" w:color="auto"/>
                  </w:divBdr>
                </w:div>
                <w:div w:id="1712339985">
                  <w:marLeft w:val="0"/>
                  <w:marRight w:val="0"/>
                  <w:marTop w:val="0"/>
                  <w:marBottom w:val="0"/>
                  <w:divBdr>
                    <w:top w:val="none" w:sz="0" w:space="0" w:color="auto"/>
                    <w:left w:val="none" w:sz="0" w:space="0" w:color="auto"/>
                    <w:bottom w:val="none" w:sz="0" w:space="0" w:color="auto"/>
                    <w:right w:val="none" w:sz="0" w:space="0" w:color="auto"/>
                  </w:divBdr>
                </w:div>
                <w:div w:id="1788231474">
                  <w:marLeft w:val="0"/>
                  <w:marRight w:val="0"/>
                  <w:marTop w:val="0"/>
                  <w:marBottom w:val="0"/>
                  <w:divBdr>
                    <w:top w:val="none" w:sz="0" w:space="0" w:color="auto"/>
                    <w:left w:val="none" w:sz="0" w:space="0" w:color="auto"/>
                    <w:bottom w:val="none" w:sz="0" w:space="0" w:color="auto"/>
                    <w:right w:val="none" w:sz="0" w:space="0" w:color="auto"/>
                  </w:divBdr>
                </w:div>
                <w:div w:id="1828353771">
                  <w:marLeft w:val="0"/>
                  <w:marRight w:val="0"/>
                  <w:marTop w:val="0"/>
                  <w:marBottom w:val="0"/>
                  <w:divBdr>
                    <w:top w:val="none" w:sz="0" w:space="0" w:color="auto"/>
                    <w:left w:val="none" w:sz="0" w:space="0" w:color="auto"/>
                    <w:bottom w:val="none" w:sz="0" w:space="0" w:color="auto"/>
                    <w:right w:val="none" w:sz="0" w:space="0" w:color="auto"/>
                  </w:divBdr>
                </w:div>
                <w:div w:id="1958676183">
                  <w:marLeft w:val="0"/>
                  <w:marRight w:val="0"/>
                  <w:marTop w:val="0"/>
                  <w:marBottom w:val="0"/>
                  <w:divBdr>
                    <w:top w:val="none" w:sz="0" w:space="0" w:color="auto"/>
                    <w:left w:val="none" w:sz="0" w:space="0" w:color="auto"/>
                    <w:bottom w:val="none" w:sz="0" w:space="0" w:color="auto"/>
                    <w:right w:val="none" w:sz="0" w:space="0" w:color="auto"/>
                  </w:divBdr>
                </w:div>
                <w:div w:id="2021734685">
                  <w:marLeft w:val="0"/>
                  <w:marRight w:val="0"/>
                  <w:marTop w:val="0"/>
                  <w:marBottom w:val="0"/>
                  <w:divBdr>
                    <w:top w:val="none" w:sz="0" w:space="0" w:color="auto"/>
                    <w:left w:val="none" w:sz="0" w:space="0" w:color="auto"/>
                    <w:bottom w:val="none" w:sz="0" w:space="0" w:color="auto"/>
                    <w:right w:val="none" w:sz="0" w:space="0" w:color="auto"/>
                  </w:divBdr>
                </w:div>
                <w:div w:id="2071805249">
                  <w:marLeft w:val="0"/>
                  <w:marRight w:val="0"/>
                  <w:marTop w:val="0"/>
                  <w:marBottom w:val="0"/>
                  <w:divBdr>
                    <w:top w:val="none" w:sz="0" w:space="0" w:color="auto"/>
                    <w:left w:val="none" w:sz="0" w:space="0" w:color="auto"/>
                    <w:bottom w:val="none" w:sz="0" w:space="0" w:color="auto"/>
                    <w:right w:val="none" w:sz="0" w:space="0" w:color="auto"/>
                  </w:divBdr>
                </w:div>
              </w:divsChild>
            </w:div>
            <w:div w:id="938828395">
              <w:marLeft w:val="0"/>
              <w:marRight w:val="0"/>
              <w:marTop w:val="0"/>
              <w:marBottom w:val="0"/>
              <w:divBdr>
                <w:top w:val="none" w:sz="0" w:space="0" w:color="auto"/>
                <w:left w:val="none" w:sz="0" w:space="0" w:color="auto"/>
                <w:bottom w:val="none" w:sz="0" w:space="0" w:color="auto"/>
                <w:right w:val="none" w:sz="0" w:space="0" w:color="auto"/>
              </w:divBdr>
            </w:div>
            <w:div w:id="939678609">
              <w:marLeft w:val="0"/>
              <w:marRight w:val="0"/>
              <w:marTop w:val="0"/>
              <w:marBottom w:val="0"/>
              <w:divBdr>
                <w:top w:val="none" w:sz="0" w:space="0" w:color="auto"/>
                <w:left w:val="none" w:sz="0" w:space="0" w:color="auto"/>
                <w:bottom w:val="none" w:sz="0" w:space="0" w:color="auto"/>
                <w:right w:val="none" w:sz="0" w:space="0" w:color="auto"/>
              </w:divBdr>
            </w:div>
            <w:div w:id="941767745">
              <w:marLeft w:val="0"/>
              <w:marRight w:val="0"/>
              <w:marTop w:val="0"/>
              <w:marBottom w:val="0"/>
              <w:divBdr>
                <w:top w:val="none" w:sz="0" w:space="0" w:color="auto"/>
                <w:left w:val="none" w:sz="0" w:space="0" w:color="auto"/>
                <w:bottom w:val="none" w:sz="0" w:space="0" w:color="auto"/>
                <w:right w:val="none" w:sz="0" w:space="0" w:color="auto"/>
              </w:divBdr>
            </w:div>
            <w:div w:id="942150779">
              <w:marLeft w:val="0"/>
              <w:marRight w:val="0"/>
              <w:marTop w:val="0"/>
              <w:marBottom w:val="0"/>
              <w:divBdr>
                <w:top w:val="none" w:sz="0" w:space="0" w:color="auto"/>
                <w:left w:val="none" w:sz="0" w:space="0" w:color="auto"/>
                <w:bottom w:val="none" w:sz="0" w:space="0" w:color="auto"/>
                <w:right w:val="none" w:sz="0" w:space="0" w:color="auto"/>
              </w:divBdr>
            </w:div>
            <w:div w:id="943801547">
              <w:marLeft w:val="0"/>
              <w:marRight w:val="0"/>
              <w:marTop w:val="0"/>
              <w:marBottom w:val="0"/>
              <w:divBdr>
                <w:top w:val="none" w:sz="0" w:space="0" w:color="auto"/>
                <w:left w:val="none" w:sz="0" w:space="0" w:color="auto"/>
                <w:bottom w:val="none" w:sz="0" w:space="0" w:color="auto"/>
                <w:right w:val="none" w:sz="0" w:space="0" w:color="auto"/>
              </w:divBdr>
            </w:div>
            <w:div w:id="943802955">
              <w:marLeft w:val="0"/>
              <w:marRight w:val="0"/>
              <w:marTop w:val="0"/>
              <w:marBottom w:val="0"/>
              <w:divBdr>
                <w:top w:val="none" w:sz="0" w:space="0" w:color="auto"/>
                <w:left w:val="none" w:sz="0" w:space="0" w:color="auto"/>
                <w:bottom w:val="none" w:sz="0" w:space="0" w:color="auto"/>
                <w:right w:val="none" w:sz="0" w:space="0" w:color="auto"/>
              </w:divBdr>
            </w:div>
            <w:div w:id="945189888">
              <w:marLeft w:val="0"/>
              <w:marRight w:val="0"/>
              <w:marTop w:val="0"/>
              <w:marBottom w:val="0"/>
              <w:divBdr>
                <w:top w:val="none" w:sz="0" w:space="0" w:color="auto"/>
                <w:left w:val="none" w:sz="0" w:space="0" w:color="auto"/>
                <w:bottom w:val="none" w:sz="0" w:space="0" w:color="auto"/>
                <w:right w:val="none" w:sz="0" w:space="0" w:color="auto"/>
              </w:divBdr>
            </w:div>
            <w:div w:id="946228974">
              <w:marLeft w:val="0"/>
              <w:marRight w:val="0"/>
              <w:marTop w:val="0"/>
              <w:marBottom w:val="0"/>
              <w:divBdr>
                <w:top w:val="none" w:sz="0" w:space="0" w:color="auto"/>
                <w:left w:val="none" w:sz="0" w:space="0" w:color="auto"/>
                <w:bottom w:val="none" w:sz="0" w:space="0" w:color="auto"/>
                <w:right w:val="none" w:sz="0" w:space="0" w:color="auto"/>
              </w:divBdr>
            </w:div>
            <w:div w:id="947347977">
              <w:marLeft w:val="0"/>
              <w:marRight w:val="0"/>
              <w:marTop w:val="0"/>
              <w:marBottom w:val="0"/>
              <w:divBdr>
                <w:top w:val="none" w:sz="0" w:space="0" w:color="auto"/>
                <w:left w:val="none" w:sz="0" w:space="0" w:color="auto"/>
                <w:bottom w:val="none" w:sz="0" w:space="0" w:color="auto"/>
                <w:right w:val="none" w:sz="0" w:space="0" w:color="auto"/>
              </w:divBdr>
            </w:div>
            <w:div w:id="947391061">
              <w:marLeft w:val="0"/>
              <w:marRight w:val="0"/>
              <w:marTop w:val="0"/>
              <w:marBottom w:val="0"/>
              <w:divBdr>
                <w:top w:val="none" w:sz="0" w:space="0" w:color="auto"/>
                <w:left w:val="none" w:sz="0" w:space="0" w:color="auto"/>
                <w:bottom w:val="none" w:sz="0" w:space="0" w:color="auto"/>
                <w:right w:val="none" w:sz="0" w:space="0" w:color="auto"/>
              </w:divBdr>
            </w:div>
            <w:div w:id="949359617">
              <w:marLeft w:val="0"/>
              <w:marRight w:val="0"/>
              <w:marTop w:val="0"/>
              <w:marBottom w:val="0"/>
              <w:divBdr>
                <w:top w:val="none" w:sz="0" w:space="0" w:color="auto"/>
                <w:left w:val="none" w:sz="0" w:space="0" w:color="auto"/>
                <w:bottom w:val="none" w:sz="0" w:space="0" w:color="auto"/>
                <w:right w:val="none" w:sz="0" w:space="0" w:color="auto"/>
              </w:divBdr>
            </w:div>
            <w:div w:id="955260574">
              <w:marLeft w:val="0"/>
              <w:marRight w:val="0"/>
              <w:marTop w:val="0"/>
              <w:marBottom w:val="0"/>
              <w:divBdr>
                <w:top w:val="none" w:sz="0" w:space="0" w:color="auto"/>
                <w:left w:val="none" w:sz="0" w:space="0" w:color="auto"/>
                <w:bottom w:val="none" w:sz="0" w:space="0" w:color="auto"/>
                <w:right w:val="none" w:sz="0" w:space="0" w:color="auto"/>
              </w:divBdr>
            </w:div>
            <w:div w:id="955405909">
              <w:marLeft w:val="0"/>
              <w:marRight w:val="0"/>
              <w:marTop w:val="0"/>
              <w:marBottom w:val="0"/>
              <w:divBdr>
                <w:top w:val="none" w:sz="0" w:space="0" w:color="auto"/>
                <w:left w:val="none" w:sz="0" w:space="0" w:color="auto"/>
                <w:bottom w:val="none" w:sz="0" w:space="0" w:color="auto"/>
                <w:right w:val="none" w:sz="0" w:space="0" w:color="auto"/>
              </w:divBdr>
            </w:div>
            <w:div w:id="956571622">
              <w:marLeft w:val="0"/>
              <w:marRight w:val="0"/>
              <w:marTop w:val="0"/>
              <w:marBottom w:val="0"/>
              <w:divBdr>
                <w:top w:val="none" w:sz="0" w:space="0" w:color="auto"/>
                <w:left w:val="none" w:sz="0" w:space="0" w:color="auto"/>
                <w:bottom w:val="none" w:sz="0" w:space="0" w:color="auto"/>
                <w:right w:val="none" w:sz="0" w:space="0" w:color="auto"/>
              </w:divBdr>
            </w:div>
            <w:div w:id="958410466">
              <w:marLeft w:val="0"/>
              <w:marRight w:val="0"/>
              <w:marTop w:val="0"/>
              <w:marBottom w:val="0"/>
              <w:divBdr>
                <w:top w:val="none" w:sz="0" w:space="0" w:color="auto"/>
                <w:left w:val="none" w:sz="0" w:space="0" w:color="auto"/>
                <w:bottom w:val="none" w:sz="0" w:space="0" w:color="auto"/>
                <w:right w:val="none" w:sz="0" w:space="0" w:color="auto"/>
              </w:divBdr>
            </w:div>
            <w:div w:id="960839201">
              <w:marLeft w:val="0"/>
              <w:marRight w:val="0"/>
              <w:marTop w:val="0"/>
              <w:marBottom w:val="0"/>
              <w:divBdr>
                <w:top w:val="none" w:sz="0" w:space="0" w:color="auto"/>
                <w:left w:val="none" w:sz="0" w:space="0" w:color="auto"/>
                <w:bottom w:val="none" w:sz="0" w:space="0" w:color="auto"/>
                <w:right w:val="none" w:sz="0" w:space="0" w:color="auto"/>
              </w:divBdr>
            </w:div>
            <w:div w:id="962544376">
              <w:marLeft w:val="0"/>
              <w:marRight w:val="0"/>
              <w:marTop w:val="0"/>
              <w:marBottom w:val="0"/>
              <w:divBdr>
                <w:top w:val="none" w:sz="0" w:space="0" w:color="auto"/>
                <w:left w:val="none" w:sz="0" w:space="0" w:color="auto"/>
                <w:bottom w:val="none" w:sz="0" w:space="0" w:color="auto"/>
                <w:right w:val="none" w:sz="0" w:space="0" w:color="auto"/>
              </w:divBdr>
            </w:div>
            <w:div w:id="963198514">
              <w:marLeft w:val="0"/>
              <w:marRight w:val="0"/>
              <w:marTop w:val="0"/>
              <w:marBottom w:val="0"/>
              <w:divBdr>
                <w:top w:val="none" w:sz="0" w:space="0" w:color="auto"/>
                <w:left w:val="none" w:sz="0" w:space="0" w:color="auto"/>
                <w:bottom w:val="none" w:sz="0" w:space="0" w:color="auto"/>
                <w:right w:val="none" w:sz="0" w:space="0" w:color="auto"/>
              </w:divBdr>
            </w:div>
            <w:div w:id="963971986">
              <w:marLeft w:val="0"/>
              <w:marRight w:val="0"/>
              <w:marTop w:val="0"/>
              <w:marBottom w:val="0"/>
              <w:divBdr>
                <w:top w:val="none" w:sz="0" w:space="0" w:color="auto"/>
                <w:left w:val="none" w:sz="0" w:space="0" w:color="auto"/>
                <w:bottom w:val="none" w:sz="0" w:space="0" w:color="auto"/>
                <w:right w:val="none" w:sz="0" w:space="0" w:color="auto"/>
              </w:divBdr>
            </w:div>
            <w:div w:id="964968365">
              <w:marLeft w:val="0"/>
              <w:marRight w:val="0"/>
              <w:marTop w:val="0"/>
              <w:marBottom w:val="0"/>
              <w:divBdr>
                <w:top w:val="none" w:sz="0" w:space="0" w:color="auto"/>
                <w:left w:val="none" w:sz="0" w:space="0" w:color="auto"/>
                <w:bottom w:val="none" w:sz="0" w:space="0" w:color="auto"/>
                <w:right w:val="none" w:sz="0" w:space="0" w:color="auto"/>
              </w:divBdr>
            </w:div>
            <w:div w:id="968320274">
              <w:marLeft w:val="0"/>
              <w:marRight w:val="0"/>
              <w:marTop w:val="0"/>
              <w:marBottom w:val="0"/>
              <w:divBdr>
                <w:top w:val="none" w:sz="0" w:space="0" w:color="auto"/>
                <w:left w:val="none" w:sz="0" w:space="0" w:color="auto"/>
                <w:bottom w:val="none" w:sz="0" w:space="0" w:color="auto"/>
                <w:right w:val="none" w:sz="0" w:space="0" w:color="auto"/>
              </w:divBdr>
            </w:div>
            <w:div w:id="971012675">
              <w:marLeft w:val="0"/>
              <w:marRight w:val="0"/>
              <w:marTop w:val="0"/>
              <w:marBottom w:val="0"/>
              <w:divBdr>
                <w:top w:val="none" w:sz="0" w:space="0" w:color="auto"/>
                <w:left w:val="none" w:sz="0" w:space="0" w:color="auto"/>
                <w:bottom w:val="none" w:sz="0" w:space="0" w:color="auto"/>
                <w:right w:val="none" w:sz="0" w:space="0" w:color="auto"/>
              </w:divBdr>
            </w:div>
            <w:div w:id="974215367">
              <w:marLeft w:val="0"/>
              <w:marRight w:val="0"/>
              <w:marTop w:val="0"/>
              <w:marBottom w:val="0"/>
              <w:divBdr>
                <w:top w:val="none" w:sz="0" w:space="0" w:color="auto"/>
                <w:left w:val="none" w:sz="0" w:space="0" w:color="auto"/>
                <w:bottom w:val="none" w:sz="0" w:space="0" w:color="auto"/>
                <w:right w:val="none" w:sz="0" w:space="0" w:color="auto"/>
              </w:divBdr>
            </w:div>
            <w:div w:id="975569675">
              <w:marLeft w:val="0"/>
              <w:marRight w:val="0"/>
              <w:marTop w:val="0"/>
              <w:marBottom w:val="0"/>
              <w:divBdr>
                <w:top w:val="none" w:sz="0" w:space="0" w:color="auto"/>
                <w:left w:val="none" w:sz="0" w:space="0" w:color="auto"/>
                <w:bottom w:val="none" w:sz="0" w:space="0" w:color="auto"/>
                <w:right w:val="none" w:sz="0" w:space="0" w:color="auto"/>
              </w:divBdr>
            </w:div>
            <w:div w:id="980118818">
              <w:marLeft w:val="0"/>
              <w:marRight w:val="0"/>
              <w:marTop w:val="0"/>
              <w:marBottom w:val="0"/>
              <w:divBdr>
                <w:top w:val="none" w:sz="0" w:space="0" w:color="auto"/>
                <w:left w:val="none" w:sz="0" w:space="0" w:color="auto"/>
                <w:bottom w:val="none" w:sz="0" w:space="0" w:color="auto"/>
                <w:right w:val="none" w:sz="0" w:space="0" w:color="auto"/>
              </w:divBdr>
            </w:div>
            <w:div w:id="980425617">
              <w:marLeft w:val="0"/>
              <w:marRight w:val="0"/>
              <w:marTop w:val="0"/>
              <w:marBottom w:val="0"/>
              <w:divBdr>
                <w:top w:val="none" w:sz="0" w:space="0" w:color="auto"/>
                <w:left w:val="none" w:sz="0" w:space="0" w:color="auto"/>
                <w:bottom w:val="none" w:sz="0" w:space="0" w:color="auto"/>
                <w:right w:val="none" w:sz="0" w:space="0" w:color="auto"/>
              </w:divBdr>
            </w:div>
            <w:div w:id="981228862">
              <w:marLeft w:val="0"/>
              <w:marRight w:val="0"/>
              <w:marTop w:val="0"/>
              <w:marBottom w:val="0"/>
              <w:divBdr>
                <w:top w:val="none" w:sz="0" w:space="0" w:color="auto"/>
                <w:left w:val="none" w:sz="0" w:space="0" w:color="auto"/>
                <w:bottom w:val="none" w:sz="0" w:space="0" w:color="auto"/>
                <w:right w:val="none" w:sz="0" w:space="0" w:color="auto"/>
              </w:divBdr>
            </w:div>
            <w:div w:id="981539470">
              <w:marLeft w:val="0"/>
              <w:marRight w:val="0"/>
              <w:marTop w:val="0"/>
              <w:marBottom w:val="0"/>
              <w:divBdr>
                <w:top w:val="none" w:sz="0" w:space="0" w:color="auto"/>
                <w:left w:val="none" w:sz="0" w:space="0" w:color="auto"/>
                <w:bottom w:val="none" w:sz="0" w:space="0" w:color="auto"/>
                <w:right w:val="none" w:sz="0" w:space="0" w:color="auto"/>
              </w:divBdr>
            </w:div>
            <w:div w:id="981693393">
              <w:marLeft w:val="0"/>
              <w:marRight w:val="0"/>
              <w:marTop w:val="0"/>
              <w:marBottom w:val="0"/>
              <w:divBdr>
                <w:top w:val="none" w:sz="0" w:space="0" w:color="auto"/>
                <w:left w:val="none" w:sz="0" w:space="0" w:color="auto"/>
                <w:bottom w:val="none" w:sz="0" w:space="0" w:color="auto"/>
                <w:right w:val="none" w:sz="0" w:space="0" w:color="auto"/>
              </w:divBdr>
            </w:div>
            <w:div w:id="981809430">
              <w:marLeft w:val="0"/>
              <w:marRight w:val="0"/>
              <w:marTop w:val="0"/>
              <w:marBottom w:val="0"/>
              <w:divBdr>
                <w:top w:val="none" w:sz="0" w:space="0" w:color="auto"/>
                <w:left w:val="none" w:sz="0" w:space="0" w:color="auto"/>
                <w:bottom w:val="none" w:sz="0" w:space="0" w:color="auto"/>
                <w:right w:val="none" w:sz="0" w:space="0" w:color="auto"/>
              </w:divBdr>
            </w:div>
            <w:div w:id="982664544">
              <w:marLeft w:val="0"/>
              <w:marRight w:val="0"/>
              <w:marTop w:val="0"/>
              <w:marBottom w:val="0"/>
              <w:divBdr>
                <w:top w:val="none" w:sz="0" w:space="0" w:color="auto"/>
                <w:left w:val="none" w:sz="0" w:space="0" w:color="auto"/>
                <w:bottom w:val="none" w:sz="0" w:space="0" w:color="auto"/>
                <w:right w:val="none" w:sz="0" w:space="0" w:color="auto"/>
              </w:divBdr>
            </w:div>
            <w:div w:id="984509780">
              <w:marLeft w:val="0"/>
              <w:marRight w:val="0"/>
              <w:marTop w:val="0"/>
              <w:marBottom w:val="0"/>
              <w:divBdr>
                <w:top w:val="none" w:sz="0" w:space="0" w:color="auto"/>
                <w:left w:val="none" w:sz="0" w:space="0" w:color="auto"/>
                <w:bottom w:val="none" w:sz="0" w:space="0" w:color="auto"/>
                <w:right w:val="none" w:sz="0" w:space="0" w:color="auto"/>
              </w:divBdr>
            </w:div>
            <w:div w:id="985282997">
              <w:marLeft w:val="0"/>
              <w:marRight w:val="0"/>
              <w:marTop w:val="0"/>
              <w:marBottom w:val="0"/>
              <w:divBdr>
                <w:top w:val="none" w:sz="0" w:space="0" w:color="auto"/>
                <w:left w:val="none" w:sz="0" w:space="0" w:color="auto"/>
                <w:bottom w:val="none" w:sz="0" w:space="0" w:color="auto"/>
                <w:right w:val="none" w:sz="0" w:space="0" w:color="auto"/>
              </w:divBdr>
            </w:div>
            <w:div w:id="987200813">
              <w:marLeft w:val="0"/>
              <w:marRight w:val="0"/>
              <w:marTop w:val="0"/>
              <w:marBottom w:val="0"/>
              <w:divBdr>
                <w:top w:val="none" w:sz="0" w:space="0" w:color="auto"/>
                <w:left w:val="none" w:sz="0" w:space="0" w:color="auto"/>
                <w:bottom w:val="none" w:sz="0" w:space="0" w:color="auto"/>
                <w:right w:val="none" w:sz="0" w:space="0" w:color="auto"/>
              </w:divBdr>
            </w:div>
            <w:div w:id="988443372">
              <w:marLeft w:val="0"/>
              <w:marRight w:val="0"/>
              <w:marTop w:val="0"/>
              <w:marBottom w:val="0"/>
              <w:divBdr>
                <w:top w:val="none" w:sz="0" w:space="0" w:color="auto"/>
                <w:left w:val="none" w:sz="0" w:space="0" w:color="auto"/>
                <w:bottom w:val="none" w:sz="0" w:space="0" w:color="auto"/>
                <w:right w:val="none" w:sz="0" w:space="0" w:color="auto"/>
              </w:divBdr>
            </w:div>
            <w:div w:id="988704450">
              <w:marLeft w:val="0"/>
              <w:marRight w:val="0"/>
              <w:marTop w:val="0"/>
              <w:marBottom w:val="0"/>
              <w:divBdr>
                <w:top w:val="none" w:sz="0" w:space="0" w:color="auto"/>
                <w:left w:val="none" w:sz="0" w:space="0" w:color="auto"/>
                <w:bottom w:val="none" w:sz="0" w:space="0" w:color="auto"/>
                <w:right w:val="none" w:sz="0" w:space="0" w:color="auto"/>
              </w:divBdr>
            </w:div>
            <w:div w:id="988707390">
              <w:marLeft w:val="0"/>
              <w:marRight w:val="0"/>
              <w:marTop w:val="0"/>
              <w:marBottom w:val="0"/>
              <w:divBdr>
                <w:top w:val="none" w:sz="0" w:space="0" w:color="auto"/>
                <w:left w:val="none" w:sz="0" w:space="0" w:color="auto"/>
                <w:bottom w:val="none" w:sz="0" w:space="0" w:color="auto"/>
                <w:right w:val="none" w:sz="0" w:space="0" w:color="auto"/>
              </w:divBdr>
            </w:div>
            <w:div w:id="990017056">
              <w:marLeft w:val="0"/>
              <w:marRight w:val="0"/>
              <w:marTop w:val="0"/>
              <w:marBottom w:val="0"/>
              <w:divBdr>
                <w:top w:val="none" w:sz="0" w:space="0" w:color="auto"/>
                <w:left w:val="none" w:sz="0" w:space="0" w:color="auto"/>
                <w:bottom w:val="none" w:sz="0" w:space="0" w:color="auto"/>
                <w:right w:val="none" w:sz="0" w:space="0" w:color="auto"/>
              </w:divBdr>
            </w:div>
            <w:div w:id="991757565">
              <w:marLeft w:val="0"/>
              <w:marRight w:val="0"/>
              <w:marTop w:val="0"/>
              <w:marBottom w:val="0"/>
              <w:divBdr>
                <w:top w:val="none" w:sz="0" w:space="0" w:color="auto"/>
                <w:left w:val="none" w:sz="0" w:space="0" w:color="auto"/>
                <w:bottom w:val="none" w:sz="0" w:space="0" w:color="auto"/>
                <w:right w:val="none" w:sz="0" w:space="0" w:color="auto"/>
              </w:divBdr>
            </w:div>
            <w:div w:id="992879845">
              <w:marLeft w:val="0"/>
              <w:marRight w:val="0"/>
              <w:marTop w:val="0"/>
              <w:marBottom w:val="0"/>
              <w:divBdr>
                <w:top w:val="none" w:sz="0" w:space="0" w:color="auto"/>
                <w:left w:val="none" w:sz="0" w:space="0" w:color="auto"/>
                <w:bottom w:val="none" w:sz="0" w:space="0" w:color="auto"/>
                <w:right w:val="none" w:sz="0" w:space="0" w:color="auto"/>
              </w:divBdr>
            </w:div>
            <w:div w:id="993293779">
              <w:marLeft w:val="0"/>
              <w:marRight w:val="0"/>
              <w:marTop w:val="0"/>
              <w:marBottom w:val="0"/>
              <w:divBdr>
                <w:top w:val="none" w:sz="0" w:space="0" w:color="auto"/>
                <w:left w:val="none" w:sz="0" w:space="0" w:color="auto"/>
                <w:bottom w:val="none" w:sz="0" w:space="0" w:color="auto"/>
                <w:right w:val="none" w:sz="0" w:space="0" w:color="auto"/>
              </w:divBdr>
            </w:div>
            <w:div w:id="993951163">
              <w:marLeft w:val="0"/>
              <w:marRight w:val="0"/>
              <w:marTop w:val="0"/>
              <w:marBottom w:val="0"/>
              <w:divBdr>
                <w:top w:val="none" w:sz="0" w:space="0" w:color="auto"/>
                <w:left w:val="none" w:sz="0" w:space="0" w:color="auto"/>
                <w:bottom w:val="none" w:sz="0" w:space="0" w:color="auto"/>
                <w:right w:val="none" w:sz="0" w:space="0" w:color="auto"/>
              </w:divBdr>
            </w:div>
            <w:div w:id="996304858">
              <w:marLeft w:val="0"/>
              <w:marRight w:val="0"/>
              <w:marTop w:val="0"/>
              <w:marBottom w:val="0"/>
              <w:divBdr>
                <w:top w:val="none" w:sz="0" w:space="0" w:color="auto"/>
                <w:left w:val="none" w:sz="0" w:space="0" w:color="auto"/>
                <w:bottom w:val="none" w:sz="0" w:space="0" w:color="auto"/>
                <w:right w:val="none" w:sz="0" w:space="0" w:color="auto"/>
              </w:divBdr>
            </w:div>
            <w:div w:id="996610039">
              <w:marLeft w:val="0"/>
              <w:marRight w:val="0"/>
              <w:marTop w:val="0"/>
              <w:marBottom w:val="0"/>
              <w:divBdr>
                <w:top w:val="none" w:sz="0" w:space="0" w:color="auto"/>
                <w:left w:val="none" w:sz="0" w:space="0" w:color="auto"/>
                <w:bottom w:val="none" w:sz="0" w:space="0" w:color="auto"/>
                <w:right w:val="none" w:sz="0" w:space="0" w:color="auto"/>
              </w:divBdr>
            </w:div>
            <w:div w:id="997534668">
              <w:marLeft w:val="0"/>
              <w:marRight w:val="0"/>
              <w:marTop w:val="0"/>
              <w:marBottom w:val="0"/>
              <w:divBdr>
                <w:top w:val="none" w:sz="0" w:space="0" w:color="auto"/>
                <w:left w:val="none" w:sz="0" w:space="0" w:color="auto"/>
                <w:bottom w:val="none" w:sz="0" w:space="0" w:color="auto"/>
                <w:right w:val="none" w:sz="0" w:space="0" w:color="auto"/>
              </w:divBdr>
            </w:div>
            <w:div w:id="997728418">
              <w:marLeft w:val="0"/>
              <w:marRight w:val="0"/>
              <w:marTop w:val="0"/>
              <w:marBottom w:val="0"/>
              <w:divBdr>
                <w:top w:val="none" w:sz="0" w:space="0" w:color="auto"/>
                <w:left w:val="none" w:sz="0" w:space="0" w:color="auto"/>
                <w:bottom w:val="none" w:sz="0" w:space="0" w:color="auto"/>
                <w:right w:val="none" w:sz="0" w:space="0" w:color="auto"/>
              </w:divBdr>
            </w:div>
            <w:div w:id="998388196">
              <w:marLeft w:val="0"/>
              <w:marRight w:val="0"/>
              <w:marTop w:val="0"/>
              <w:marBottom w:val="0"/>
              <w:divBdr>
                <w:top w:val="none" w:sz="0" w:space="0" w:color="auto"/>
                <w:left w:val="none" w:sz="0" w:space="0" w:color="auto"/>
                <w:bottom w:val="none" w:sz="0" w:space="0" w:color="auto"/>
                <w:right w:val="none" w:sz="0" w:space="0" w:color="auto"/>
              </w:divBdr>
            </w:div>
            <w:div w:id="999693127">
              <w:marLeft w:val="0"/>
              <w:marRight w:val="0"/>
              <w:marTop w:val="0"/>
              <w:marBottom w:val="0"/>
              <w:divBdr>
                <w:top w:val="none" w:sz="0" w:space="0" w:color="auto"/>
                <w:left w:val="none" w:sz="0" w:space="0" w:color="auto"/>
                <w:bottom w:val="none" w:sz="0" w:space="0" w:color="auto"/>
                <w:right w:val="none" w:sz="0" w:space="0" w:color="auto"/>
              </w:divBdr>
            </w:div>
            <w:div w:id="1000353303">
              <w:marLeft w:val="0"/>
              <w:marRight w:val="0"/>
              <w:marTop w:val="0"/>
              <w:marBottom w:val="0"/>
              <w:divBdr>
                <w:top w:val="none" w:sz="0" w:space="0" w:color="auto"/>
                <w:left w:val="none" w:sz="0" w:space="0" w:color="auto"/>
                <w:bottom w:val="none" w:sz="0" w:space="0" w:color="auto"/>
                <w:right w:val="none" w:sz="0" w:space="0" w:color="auto"/>
              </w:divBdr>
            </w:div>
            <w:div w:id="1001084842">
              <w:marLeft w:val="0"/>
              <w:marRight w:val="0"/>
              <w:marTop w:val="0"/>
              <w:marBottom w:val="0"/>
              <w:divBdr>
                <w:top w:val="none" w:sz="0" w:space="0" w:color="auto"/>
                <w:left w:val="none" w:sz="0" w:space="0" w:color="auto"/>
                <w:bottom w:val="none" w:sz="0" w:space="0" w:color="auto"/>
                <w:right w:val="none" w:sz="0" w:space="0" w:color="auto"/>
              </w:divBdr>
            </w:div>
            <w:div w:id="1001935614">
              <w:marLeft w:val="0"/>
              <w:marRight w:val="0"/>
              <w:marTop w:val="0"/>
              <w:marBottom w:val="0"/>
              <w:divBdr>
                <w:top w:val="none" w:sz="0" w:space="0" w:color="auto"/>
                <w:left w:val="none" w:sz="0" w:space="0" w:color="auto"/>
                <w:bottom w:val="none" w:sz="0" w:space="0" w:color="auto"/>
                <w:right w:val="none" w:sz="0" w:space="0" w:color="auto"/>
              </w:divBdr>
            </w:div>
            <w:div w:id="1002665319">
              <w:marLeft w:val="0"/>
              <w:marRight w:val="0"/>
              <w:marTop w:val="0"/>
              <w:marBottom w:val="0"/>
              <w:divBdr>
                <w:top w:val="none" w:sz="0" w:space="0" w:color="auto"/>
                <w:left w:val="none" w:sz="0" w:space="0" w:color="auto"/>
                <w:bottom w:val="none" w:sz="0" w:space="0" w:color="auto"/>
                <w:right w:val="none" w:sz="0" w:space="0" w:color="auto"/>
              </w:divBdr>
            </w:div>
            <w:div w:id="1004236808">
              <w:marLeft w:val="0"/>
              <w:marRight w:val="0"/>
              <w:marTop w:val="0"/>
              <w:marBottom w:val="0"/>
              <w:divBdr>
                <w:top w:val="none" w:sz="0" w:space="0" w:color="auto"/>
                <w:left w:val="none" w:sz="0" w:space="0" w:color="auto"/>
                <w:bottom w:val="none" w:sz="0" w:space="0" w:color="auto"/>
                <w:right w:val="none" w:sz="0" w:space="0" w:color="auto"/>
              </w:divBdr>
            </w:div>
            <w:div w:id="1004359458">
              <w:marLeft w:val="0"/>
              <w:marRight w:val="0"/>
              <w:marTop w:val="0"/>
              <w:marBottom w:val="0"/>
              <w:divBdr>
                <w:top w:val="none" w:sz="0" w:space="0" w:color="auto"/>
                <w:left w:val="none" w:sz="0" w:space="0" w:color="auto"/>
                <w:bottom w:val="none" w:sz="0" w:space="0" w:color="auto"/>
                <w:right w:val="none" w:sz="0" w:space="0" w:color="auto"/>
              </w:divBdr>
            </w:div>
            <w:div w:id="1004405259">
              <w:marLeft w:val="0"/>
              <w:marRight w:val="0"/>
              <w:marTop w:val="0"/>
              <w:marBottom w:val="0"/>
              <w:divBdr>
                <w:top w:val="none" w:sz="0" w:space="0" w:color="auto"/>
                <w:left w:val="none" w:sz="0" w:space="0" w:color="auto"/>
                <w:bottom w:val="none" w:sz="0" w:space="0" w:color="auto"/>
                <w:right w:val="none" w:sz="0" w:space="0" w:color="auto"/>
              </w:divBdr>
            </w:div>
            <w:div w:id="1005211644">
              <w:marLeft w:val="0"/>
              <w:marRight w:val="0"/>
              <w:marTop w:val="0"/>
              <w:marBottom w:val="0"/>
              <w:divBdr>
                <w:top w:val="none" w:sz="0" w:space="0" w:color="auto"/>
                <w:left w:val="none" w:sz="0" w:space="0" w:color="auto"/>
                <w:bottom w:val="none" w:sz="0" w:space="0" w:color="auto"/>
                <w:right w:val="none" w:sz="0" w:space="0" w:color="auto"/>
              </w:divBdr>
            </w:div>
            <w:div w:id="1005279673">
              <w:marLeft w:val="0"/>
              <w:marRight w:val="0"/>
              <w:marTop w:val="0"/>
              <w:marBottom w:val="0"/>
              <w:divBdr>
                <w:top w:val="none" w:sz="0" w:space="0" w:color="auto"/>
                <w:left w:val="none" w:sz="0" w:space="0" w:color="auto"/>
                <w:bottom w:val="none" w:sz="0" w:space="0" w:color="auto"/>
                <w:right w:val="none" w:sz="0" w:space="0" w:color="auto"/>
              </w:divBdr>
            </w:div>
            <w:div w:id="1005522925">
              <w:marLeft w:val="0"/>
              <w:marRight w:val="0"/>
              <w:marTop w:val="0"/>
              <w:marBottom w:val="0"/>
              <w:divBdr>
                <w:top w:val="none" w:sz="0" w:space="0" w:color="auto"/>
                <w:left w:val="none" w:sz="0" w:space="0" w:color="auto"/>
                <w:bottom w:val="none" w:sz="0" w:space="0" w:color="auto"/>
                <w:right w:val="none" w:sz="0" w:space="0" w:color="auto"/>
              </w:divBdr>
            </w:div>
            <w:div w:id="1006206804">
              <w:marLeft w:val="0"/>
              <w:marRight w:val="0"/>
              <w:marTop w:val="0"/>
              <w:marBottom w:val="0"/>
              <w:divBdr>
                <w:top w:val="none" w:sz="0" w:space="0" w:color="auto"/>
                <w:left w:val="none" w:sz="0" w:space="0" w:color="auto"/>
                <w:bottom w:val="none" w:sz="0" w:space="0" w:color="auto"/>
                <w:right w:val="none" w:sz="0" w:space="0" w:color="auto"/>
              </w:divBdr>
            </w:div>
            <w:div w:id="1006981197">
              <w:marLeft w:val="0"/>
              <w:marRight w:val="0"/>
              <w:marTop w:val="0"/>
              <w:marBottom w:val="0"/>
              <w:divBdr>
                <w:top w:val="none" w:sz="0" w:space="0" w:color="auto"/>
                <w:left w:val="none" w:sz="0" w:space="0" w:color="auto"/>
                <w:bottom w:val="none" w:sz="0" w:space="0" w:color="auto"/>
                <w:right w:val="none" w:sz="0" w:space="0" w:color="auto"/>
              </w:divBdr>
            </w:div>
            <w:div w:id="1007251767">
              <w:marLeft w:val="0"/>
              <w:marRight w:val="0"/>
              <w:marTop w:val="0"/>
              <w:marBottom w:val="0"/>
              <w:divBdr>
                <w:top w:val="none" w:sz="0" w:space="0" w:color="auto"/>
                <w:left w:val="none" w:sz="0" w:space="0" w:color="auto"/>
                <w:bottom w:val="none" w:sz="0" w:space="0" w:color="auto"/>
                <w:right w:val="none" w:sz="0" w:space="0" w:color="auto"/>
              </w:divBdr>
            </w:div>
            <w:div w:id="1009140991">
              <w:marLeft w:val="0"/>
              <w:marRight w:val="0"/>
              <w:marTop w:val="0"/>
              <w:marBottom w:val="0"/>
              <w:divBdr>
                <w:top w:val="none" w:sz="0" w:space="0" w:color="auto"/>
                <w:left w:val="none" w:sz="0" w:space="0" w:color="auto"/>
                <w:bottom w:val="none" w:sz="0" w:space="0" w:color="auto"/>
                <w:right w:val="none" w:sz="0" w:space="0" w:color="auto"/>
              </w:divBdr>
            </w:div>
            <w:div w:id="1009211424">
              <w:marLeft w:val="0"/>
              <w:marRight w:val="0"/>
              <w:marTop w:val="0"/>
              <w:marBottom w:val="0"/>
              <w:divBdr>
                <w:top w:val="none" w:sz="0" w:space="0" w:color="auto"/>
                <w:left w:val="none" w:sz="0" w:space="0" w:color="auto"/>
                <w:bottom w:val="none" w:sz="0" w:space="0" w:color="auto"/>
                <w:right w:val="none" w:sz="0" w:space="0" w:color="auto"/>
              </w:divBdr>
            </w:div>
            <w:div w:id="1010984714">
              <w:marLeft w:val="0"/>
              <w:marRight w:val="0"/>
              <w:marTop w:val="0"/>
              <w:marBottom w:val="0"/>
              <w:divBdr>
                <w:top w:val="none" w:sz="0" w:space="0" w:color="auto"/>
                <w:left w:val="none" w:sz="0" w:space="0" w:color="auto"/>
                <w:bottom w:val="none" w:sz="0" w:space="0" w:color="auto"/>
                <w:right w:val="none" w:sz="0" w:space="0" w:color="auto"/>
              </w:divBdr>
            </w:div>
            <w:div w:id="1014576610">
              <w:marLeft w:val="0"/>
              <w:marRight w:val="0"/>
              <w:marTop w:val="0"/>
              <w:marBottom w:val="0"/>
              <w:divBdr>
                <w:top w:val="none" w:sz="0" w:space="0" w:color="auto"/>
                <w:left w:val="none" w:sz="0" w:space="0" w:color="auto"/>
                <w:bottom w:val="none" w:sz="0" w:space="0" w:color="auto"/>
                <w:right w:val="none" w:sz="0" w:space="0" w:color="auto"/>
              </w:divBdr>
            </w:div>
            <w:div w:id="1015965126">
              <w:marLeft w:val="0"/>
              <w:marRight w:val="0"/>
              <w:marTop w:val="0"/>
              <w:marBottom w:val="0"/>
              <w:divBdr>
                <w:top w:val="none" w:sz="0" w:space="0" w:color="auto"/>
                <w:left w:val="none" w:sz="0" w:space="0" w:color="auto"/>
                <w:bottom w:val="none" w:sz="0" w:space="0" w:color="auto"/>
                <w:right w:val="none" w:sz="0" w:space="0" w:color="auto"/>
              </w:divBdr>
            </w:div>
            <w:div w:id="1016733832">
              <w:marLeft w:val="0"/>
              <w:marRight w:val="0"/>
              <w:marTop w:val="0"/>
              <w:marBottom w:val="0"/>
              <w:divBdr>
                <w:top w:val="none" w:sz="0" w:space="0" w:color="auto"/>
                <w:left w:val="none" w:sz="0" w:space="0" w:color="auto"/>
                <w:bottom w:val="none" w:sz="0" w:space="0" w:color="auto"/>
                <w:right w:val="none" w:sz="0" w:space="0" w:color="auto"/>
              </w:divBdr>
            </w:div>
            <w:div w:id="1017005681">
              <w:marLeft w:val="0"/>
              <w:marRight w:val="0"/>
              <w:marTop w:val="0"/>
              <w:marBottom w:val="0"/>
              <w:divBdr>
                <w:top w:val="none" w:sz="0" w:space="0" w:color="auto"/>
                <w:left w:val="none" w:sz="0" w:space="0" w:color="auto"/>
                <w:bottom w:val="none" w:sz="0" w:space="0" w:color="auto"/>
                <w:right w:val="none" w:sz="0" w:space="0" w:color="auto"/>
              </w:divBdr>
            </w:div>
            <w:div w:id="1017343002">
              <w:marLeft w:val="0"/>
              <w:marRight w:val="0"/>
              <w:marTop w:val="0"/>
              <w:marBottom w:val="0"/>
              <w:divBdr>
                <w:top w:val="none" w:sz="0" w:space="0" w:color="auto"/>
                <w:left w:val="none" w:sz="0" w:space="0" w:color="auto"/>
                <w:bottom w:val="none" w:sz="0" w:space="0" w:color="auto"/>
                <w:right w:val="none" w:sz="0" w:space="0" w:color="auto"/>
              </w:divBdr>
            </w:div>
            <w:div w:id="1017854061">
              <w:marLeft w:val="0"/>
              <w:marRight w:val="0"/>
              <w:marTop w:val="0"/>
              <w:marBottom w:val="0"/>
              <w:divBdr>
                <w:top w:val="none" w:sz="0" w:space="0" w:color="auto"/>
                <w:left w:val="none" w:sz="0" w:space="0" w:color="auto"/>
                <w:bottom w:val="none" w:sz="0" w:space="0" w:color="auto"/>
                <w:right w:val="none" w:sz="0" w:space="0" w:color="auto"/>
              </w:divBdr>
            </w:div>
            <w:div w:id="1018123458">
              <w:marLeft w:val="0"/>
              <w:marRight w:val="0"/>
              <w:marTop w:val="0"/>
              <w:marBottom w:val="0"/>
              <w:divBdr>
                <w:top w:val="none" w:sz="0" w:space="0" w:color="auto"/>
                <w:left w:val="none" w:sz="0" w:space="0" w:color="auto"/>
                <w:bottom w:val="none" w:sz="0" w:space="0" w:color="auto"/>
                <w:right w:val="none" w:sz="0" w:space="0" w:color="auto"/>
              </w:divBdr>
            </w:div>
            <w:div w:id="1018626276">
              <w:marLeft w:val="0"/>
              <w:marRight w:val="0"/>
              <w:marTop w:val="0"/>
              <w:marBottom w:val="0"/>
              <w:divBdr>
                <w:top w:val="none" w:sz="0" w:space="0" w:color="auto"/>
                <w:left w:val="none" w:sz="0" w:space="0" w:color="auto"/>
                <w:bottom w:val="none" w:sz="0" w:space="0" w:color="auto"/>
                <w:right w:val="none" w:sz="0" w:space="0" w:color="auto"/>
              </w:divBdr>
            </w:div>
            <w:div w:id="1020205946">
              <w:marLeft w:val="0"/>
              <w:marRight w:val="0"/>
              <w:marTop w:val="0"/>
              <w:marBottom w:val="0"/>
              <w:divBdr>
                <w:top w:val="none" w:sz="0" w:space="0" w:color="auto"/>
                <w:left w:val="none" w:sz="0" w:space="0" w:color="auto"/>
                <w:bottom w:val="none" w:sz="0" w:space="0" w:color="auto"/>
                <w:right w:val="none" w:sz="0" w:space="0" w:color="auto"/>
              </w:divBdr>
            </w:div>
            <w:div w:id="1022053141">
              <w:marLeft w:val="0"/>
              <w:marRight w:val="0"/>
              <w:marTop w:val="0"/>
              <w:marBottom w:val="0"/>
              <w:divBdr>
                <w:top w:val="none" w:sz="0" w:space="0" w:color="auto"/>
                <w:left w:val="none" w:sz="0" w:space="0" w:color="auto"/>
                <w:bottom w:val="none" w:sz="0" w:space="0" w:color="auto"/>
                <w:right w:val="none" w:sz="0" w:space="0" w:color="auto"/>
              </w:divBdr>
            </w:div>
            <w:div w:id="1022785866">
              <w:marLeft w:val="0"/>
              <w:marRight w:val="0"/>
              <w:marTop w:val="0"/>
              <w:marBottom w:val="0"/>
              <w:divBdr>
                <w:top w:val="none" w:sz="0" w:space="0" w:color="auto"/>
                <w:left w:val="none" w:sz="0" w:space="0" w:color="auto"/>
                <w:bottom w:val="none" w:sz="0" w:space="0" w:color="auto"/>
                <w:right w:val="none" w:sz="0" w:space="0" w:color="auto"/>
              </w:divBdr>
            </w:div>
            <w:div w:id="1022979846">
              <w:marLeft w:val="0"/>
              <w:marRight w:val="0"/>
              <w:marTop w:val="0"/>
              <w:marBottom w:val="0"/>
              <w:divBdr>
                <w:top w:val="none" w:sz="0" w:space="0" w:color="auto"/>
                <w:left w:val="none" w:sz="0" w:space="0" w:color="auto"/>
                <w:bottom w:val="none" w:sz="0" w:space="0" w:color="auto"/>
                <w:right w:val="none" w:sz="0" w:space="0" w:color="auto"/>
              </w:divBdr>
            </w:div>
            <w:div w:id="1025330892">
              <w:marLeft w:val="0"/>
              <w:marRight w:val="0"/>
              <w:marTop w:val="0"/>
              <w:marBottom w:val="0"/>
              <w:divBdr>
                <w:top w:val="none" w:sz="0" w:space="0" w:color="auto"/>
                <w:left w:val="none" w:sz="0" w:space="0" w:color="auto"/>
                <w:bottom w:val="none" w:sz="0" w:space="0" w:color="auto"/>
                <w:right w:val="none" w:sz="0" w:space="0" w:color="auto"/>
              </w:divBdr>
            </w:div>
            <w:div w:id="1025668945">
              <w:marLeft w:val="0"/>
              <w:marRight w:val="0"/>
              <w:marTop w:val="0"/>
              <w:marBottom w:val="0"/>
              <w:divBdr>
                <w:top w:val="none" w:sz="0" w:space="0" w:color="auto"/>
                <w:left w:val="none" w:sz="0" w:space="0" w:color="auto"/>
                <w:bottom w:val="none" w:sz="0" w:space="0" w:color="auto"/>
                <w:right w:val="none" w:sz="0" w:space="0" w:color="auto"/>
              </w:divBdr>
            </w:div>
            <w:div w:id="1027363920">
              <w:marLeft w:val="0"/>
              <w:marRight w:val="0"/>
              <w:marTop w:val="0"/>
              <w:marBottom w:val="0"/>
              <w:divBdr>
                <w:top w:val="none" w:sz="0" w:space="0" w:color="auto"/>
                <w:left w:val="none" w:sz="0" w:space="0" w:color="auto"/>
                <w:bottom w:val="none" w:sz="0" w:space="0" w:color="auto"/>
                <w:right w:val="none" w:sz="0" w:space="0" w:color="auto"/>
              </w:divBdr>
            </w:div>
            <w:div w:id="1029062191">
              <w:marLeft w:val="0"/>
              <w:marRight w:val="0"/>
              <w:marTop w:val="0"/>
              <w:marBottom w:val="0"/>
              <w:divBdr>
                <w:top w:val="none" w:sz="0" w:space="0" w:color="auto"/>
                <w:left w:val="none" w:sz="0" w:space="0" w:color="auto"/>
                <w:bottom w:val="none" w:sz="0" w:space="0" w:color="auto"/>
                <w:right w:val="none" w:sz="0" w:space="0" w:color="auto"/>
              </w:divBdr>
            </w:div>
            <w:div w:id="1029574027">
              <w:marLeft w:val="0"/>
              <w:marRight w:val="0"/>
              <w:marTop w:val="0"/>
              <w:marBottom w:val="0"/>
              <w:divBdr>
                <w:top w:val="none" w:sz="0" w:space="0" w:color="auto"/>
                <w:left w:val="none" w:sz="0" w:space="0" w:color="auto"/>
                <w:bottom w:val="none" w:sz="0" w:space="0" w:color="auto"/>
                <w:right w:val="none" w:sz="0" w:space="0" w:color="auto"/>
              </w:divBdr>
            </w:div>
            <w:div w:id="1029643086">
              <w:marLeft w:val="0"/>
              <w:marRight w:val="0"/>
              <w:marTop w:val="0"/>
              <w:marBottom w:val="0"/>
              <w:divBdr>
                <w:top w:val="none" w:sz="0" w:space="0" w:color="auto"/>
                <w:left w:val="none" w:sz="0" w:space="0" w:color="auto"/>
                <w:bottom w:val="none" w:sz="0" w:space="0" w:color="auto"/>
                <w:right w:val="none" w:sz="0" w:space="0" w:color="auto"/>
              </w:divBdr>
            </w:div>
            <w:div w:id="1030881876">
              <w:marLeft w:val="0"/>
              <w:marRight w:val="0"/>
              <w:marTop w:val="0"/>
              <w:marBottom w:val="0"/>
              <w:divBdr>
                <w:top w:val="none" w:sz="0" w:space="0" w:color="auto"/>
                <w:left w:val="none" w:sz="0" w:space="0" w:color="auto"/>
                <w:bottom w:val="none" w:sz="0" w:space="0" w:color="auto"/>
                <w:right w:val="none" w:sz="0" w:space="0" w:color="auto"/>
              </w:divBdr>
            </w:div>
            <w:div w:id="1031956226">
              <w:marLeft w:val="0"/>
              <w:marRight w:val="0"/>
              <w:marTop w:val="0"/>
              <w:marBottom w:val="0"/>
              <w:divBdr>
                <w:top w:val="none" w:sz="0" w:space="0" w:color="auto"/>
                <w:left w:val="none" w:sz="0" w:space="0" w:color="auto"/>
                <w:bottom w:val="none" w:sz="0" w:space="0" w:color="auto"/>
                <w:right w:val="none" w:sz="0" w:space="0" w:color="auto"/>
              </w:divBdr>
            </w:div>
            <w:div w:id="1033074441">
              <w:marLeft w:val="0"/>
              <w:marRight w:val="0"/>
              <w:marTop w:val="0"/>
              <w:marBottom w:val="0"/>
              <w:divBdr>
                <w:top w:val="none" w:sz="0" w:space="0" w:color="auto"/>
                <w:left w:val="none" w:sz="0" w:space="0" w:color="auto"/>
                <w:bottom w:val="none" w:sz="0" w:space="0" w:color="auto"/>
                <w:right w:val="none" w:sz="0" w:space="0" w:color="auto"/>
              </w:divBdr>
            </w:div>
            <w:div w:id="1033772338">
              <w:marLeft w:val="0"/>
              <w:marRight w:val="0"/>
              <w:marTop w:val="0"/>
              <w:marBottom w:val="0"/>
              <w:divBdr>
                <w:top w:val="none" w:sz="0" w:space="0" w:color="auto"/>
                <w:left w:val="none" w:sz="0" w:space="0" w:color="auto"/>
                <w:bottom w:val="none" w:sz="0" w:space="0" w:color="auto"/>
                <w:right w:val="none" w:sz="0" w:space="0" w:color="auto"/>
              </w:divBdr>
            </w:div>
            <w:div w:id="1035152264">
              <w:marLeft w:val="0"/>
              <w:marRight w:val="0"/>
              <w:marTop w:val="0"/>
              <w:marBottom w:val="0"/>
              <w:divBdr>
                <w:top w:val="none" w:sz="0" w:space="0" w:color="auto"/>
                <w:left w:val="none" w:sz="0" w:space="0" w:color="auto"/>
                <w:bottom w:val="none" w:sz="0" w:space="0" w:color="auto"/>
                <w:right w:val="none" w:sz="0" w:space="0" w:color="auto"/>
              </w:divBdr>
            </w:div>
            <w:div w:id="1035931146">
              <w:marLeft w:val="0"/>
              <w:marRight w:val="0"/>
              <w:marTop w:val="0"/>
              <w:marBottom w:val="0"/>
              <w:divBdr>
                <w:top w:val="none" w:sz="0" w:space="0" w:color="auto"/>
                <w:left w:val="none" w:sz="0" w:space="0" w:color="auto"/>
                <w:bottom w:val="none" w:sz="0" w:space="0" w:color="auto"/>
                <w:right w:val="none" w:sz="0" w:space="0" w:color="auto"/>
              </w:divBdr>
            </w:div>
            <w:div w:id="1036079514">
              <w:marLeft w:val="0"/>
              <w:marRight w:val="0"/>
              <w:marTop w:val="0"/>
              <w:marBottom w:val="0"/>
              <w:divBdr>
                <w:top w:val="none" w:sz="0" w:space="0" w:color="auto"/>
                <w:left w:val="none" w:sz="0" w:space="0" w:color="auto"/>
                <w:bottom w:val="none" w:sz="0" w:space="0" w:color="auto"/>
                <w:right w:val="none" w:sz="0" w:space="0" w:color="auto"/>
              </w:divBdr>
            </w:div>
            <w:div w:id="1036582974">
              <w:marLeft w:val="0"/>
              <w:marRight w:val="0"/>
              <w:marTop w:val="0"/>
              <w:marBottom w:val="0"/>
              <w:divBdr>
                <w:top w:val="none" w:sz="0" w:space="0" w:color="auto"/>
                <w:left w:val="none" w:sz="0" w:space="0" w:color="auto"/>
                <w:bottom w:val="none" w:sz="0" w:space="0" w:color="auto"/>
                <w:right w:val="none" w:sz="0" w:space="0" w:color="auto"/>
              </w:divBdr>
            </w:div>
            <w:div w:id="1037782305">
              <w:marLeft w:val="0"/>
              <w:marRight w:val="0"/>
              <w:marTop w:val="0"/>
              <w:marBottom w:val="0"/>
              <w:divBdr>
                <w:top w:val="none" w:sz="0" w:space="0" w:color="auto"/>
                <w:left w:val="none" w:sz="0" w:space="0" w:color="auto"/>
                <w:bottom w:val="none" w:sz="0" w:space="0" w:color="auto"/>
                <w:right w:val="none" w:sz="0" w:space="0" w:color="auto"/>
              </w:divBdr>
            </w:div>
            <w:div w:id="1038163734">
              <w:marLeft w:val="0"/>
              <w:marRight w:val="0"/>
              <w:marTop w:val="0"/>
              <w:marBottom w:val="0"/>
              <w:divBdr>
                <w:top w:val="none" w:sz="0" w:space="0" w:color="auto"/>
                <w:left w:val="none" w:sz="0" w:space="0" w:color="auto"/>
                <w:bottom w:val="none" w:sz="0" w:space="0" w:color="auto"/>
                <w:right w:val="none" w:sz="0" w:space="0" w:color="auto"/>
              </w:divBdr>
            </w:div>
            <w:div w:id="1039740795">
              <w:marLeft w:val="0"/>
              <w:marRight w:val="0"/>
              <w:marTop w:val="0"/>
              <w:marBottom w:val="0"/>
              <w:divBdr>
                <w:top w:val="none" w:sz="0" w:space="0" w:color="auto"/>
                <w:left w:val="none" w:sz="0" w:space="0" w:color="auto"/>
                <w:bottom w:val="none" w:sz="0" w:space="0" w:color="auto"/>
                <w:right w:val="none" w:sz="0" w:space="0" w:color="auto"/>
              </w:divBdr>
            </w:div>
            <w:div w:id="1039818342">
              <w:marLeft w:val="0"/>
              <w:marRight w:val="0"/>
              <w:marTop w:val="0"/>
              <w:marBottom w:val="0"/>
              <w:divBdr>
                <w:top w:val="none" w:sz="0" w:space="0" w:color="auto"/>
                <w:left w:val="none" w:sz="0" w:space="0" w:color="auto"/>
                <w:bottom w:val="none" w:sz="0" w:space="0" w:color="auto"/>
                <w:right w:val="none" w:sz="0" w:space="0" w:color="auto"/>
              </w:divBdr>
            </w:div>
            <w:div w:id="1042634698">
              <w:marLeft w:val="0"/>
              <w:marRight w:val="0"/>
              <w:marTop w:val="0"/>
              <w:marBottom w:val="0"/>
              <w:divBdr>
                <w:top w:val="none" w:sz="0" w:space="0" w:color="auto"/>
                <w:left w:val="none" w:sz="0" w:space="0" w:color="auto"/>
                <w:bottom w:val="none" w:sz="0" w:space="0" w:color="auto"/>
                <w:right w:val="none" w:sz="0" w:space="0" w:color="auto"/>
              </w:divBdr>
            </w:div>
            <w:div w:id="1047611447">
              <w:marLeft w:val="0"/>
              <w:marRight w:val="0"/>
              <w:marTop w:val="0"/>
              <w:marBottom w:val="0"/>
              <w:divBdr>
                <w:top w:val="none" w:sz="0" w:space="0" w:color="auto"/>
                <w:left w:val="none" w:sz="0" w:space="0" w:color="auto"/>
                <w:bottom w:val="none" w:sz="0" w:space="0" w:color="auto"/>
                <w:right w:val="none" w:sz="0" w:space="0" w:color="auto"/>
              </w:divBdr>
              <w:divsChild>
                <w:div w:id="1103111562">
                  <w:marLeft w:val="0"/>
                  <w:marRight w:val="0"/>
                  <w:marTop w:val="0"/>
                  <w:marBottom w:val="0"/>
                  <w:divBdr>
                    <w:top w:val="none" w:sz="0" w:space="0" w:color="auto"/>
                    <w:left w:val="none" w:sz="0" w:space="0" w:color="auto"/>
                    <w:bottom w:val="none" w:sz="0" w:space="0" w:color="auto"/>
                    <w:right w:val="none" w:sz="0" w:space="0" w:color="auto"/>
                  </w:divBdr>
                </w:div>
                <w:div w:id="1606234554">
                  <w:marLeft w:val="0"/>
                  <w:marRight w:val="0"/>
                  <w:marTop w:val="0"/>
                  <w:marBottom w:val="0"/>
                  <w:divBdr>
                    <w:top w:val="none" w:sz="0" w:space="0" w:color="auto"/>
                    <w:left w:val="none" w:sz="0" w:space="0" w:color="auto"/>
                    <w:bottom w:val="none" w:sz="0" w:space="0" w:color="auto"/>
                    <w:right w:val="none" w:sz="0" w:space="0" w:color="auto"/>
                  </w:divBdr>
                </w:div>
                <w:div w:id="1762094611">
                  <w:marLeft w:val="0"/>
                  <w:marRight w:val="0"/>
                  <w:marTop w:val="0"/>
                  <w:marBottom w:val="0"/>
                  <w:divBdr>
                    <w:top w:val="none" w:sz="0" w:space="0" w:color="auto"/>
                    <w:left w:val="none" w:sz="0" w:space="0" w:color="auto"/>
                    <w:bottom w:val="none" w:sz="0" w:space="0" w:color="auto"/>
                    <w:right w:val="none" w:sz="0" w:space="0" w:color="auto"/>
                  </w:divBdr>
                </w:div>
                <w:div w:id="1839534614">
                  <w:marLeft w:val="0"/>
                  <w:marRight w:val="0"/>
                  <w:marTop w:val="0"/>
                  <w:marBottom w:val="0"/>
                  <w:divBdr>
                    <w:top w:val="none" w:sz="0" w:space="0" w:color="auto"/>
                    <w:left w:val="none" w:sz="0" w:space="0" w:color="auto"/>
                    <w:bottom w:val="none" w:sz="0" w:space="0" w:color="auto"/>
                    <w:right w:val="none" w:sz="0" w:space="0" w:color="auto"/>
                  </w:divBdr>
                </w:div>
              </w:divsChild>
            </w:div>
            <w:div w:id="1047874069">
              <w:marLeft w:val="0"/>
              <w:marRight w:val="0"/>
              <w:marTop w:val="0"/>
              <w:marBottom w:val="0"/>
              <w:divBdr>
                <w:top w:val="none" w:sz="0" w:space="0" w:color="auto"/>
                <w:left w:val="none" w:sz="0" w:space="0" w:color="auto"/>
                <w:bottom w:val="none" w:sz="0" w:space="0" w:color="auto"/>
                <w:right w:val="none" w:sz="0" w:space="0" w:color="auto"/>
              </w:divBdr>
            </w:div>
            <w:div w:id="1048459741">
              <w:marLeft w:val="0"/>
              <w:marRight w:val="0"/>
              <w:marTop w:val="0"/>
              <w:marBottom w:val="0"/>
              <w:divBdr>
                <w:top w:val="none" w:sz="0" w:space="0" w:color="auto"/>
                <w:left w:val="none" w:sz="0" w:space="0" w:color="auto"/>
                <w:bottom w:val="none" w:sz="0" w:space="0" w:color="auto"/>
                <w:right w:val="none" w:sz="0" w:space="0" w:color="auto"/>
              </w:divBdr>
            </w:div>
            <w:div w:id="1049111724">
              <w:marLeft w:val="0"/>
              <w:marRight w:val="0"/>
              <w:marTop w:val="0"/>
              <w:marBottom w:val="0"/>
              <w:divBdr>
                <w:top w:val="none" w:sz="0" w:space="0" w:color="auto"/>
                <w:left w:val="none" w:sz="0" w:space="0" w:color="auto"/>
                <w:bottom w:val="none" w:sz="0" w:space="0" w:color="auto"/>
                <w:right w:val="none" w:sz="0" w:space="0" w:color="auto"/>
              </w:divBdr>
            </w:div>
            <w:div w:id="1049767786">
              <w:marLeft w:val="0"/>
              <w:marRight w:val="0"/>
              <w:marTop w:val="0"/>
              <w:marBottom w:val="0"/>
              <w:divBdr>
                <w:top w:val="none" w:sz="0" w:space="0" w:color="auto"/>
                <w:left w:val="none" w:sz="0" w:space="0" w:color="auto"/>
                <w:bottom w:val="none" w:sz="0" w:space="0" w:color="auto"/>
                <w:right w:val="none" w:sz="0" w:space="0" w:color="auto"/>
              </w:divBdr>
            </w:div>
            <w:div w:id="1050030982">
              <w:marLeft w:val="0"/>
              <w:marRight w:val="0"/>
              <w:marTop w:val="0"/>
              <w:marBottom w:val="0"/>
              <w:divBdr>
                <w:top w:val="none" w:sz="0" w:space="0" w:color="auto"/>
                <w:left w:val="none" w:sz="0" w:space="0" w:color="auto"/>
                <w:bottom w:val="none" w:sz="0" w:space="0" w:color="auto"/>
                <w:right w:val="none" w:sz="0" w:space="0" w:color="auto"/>
              </w:divBdr>
            </w:div>
            <w:div w:id="1051809981">
              <w:marLeft w:val="0"/>
              <w:marRight w:val="0"/>
              <w:marTop w:val="0"/>
              <w:marBottom w:val="0"/>
              <w:divBdr>
                <w:top w:val="none" w:sz="0" w:space="0" w:color="auto"/>
                <w:left w:val="none" w:sz="0" w:space="0" w:color="auto"/>
                <w:bottom w:val="none" w:sz="0" w:space="0" w:color="auto"/>
                <w:right w:val="none" w:sz="0" w:space="0" w:color="auto"/>
              </w:divBdr>
            </w:div>
            <w:div w:id="1052004471">
              <w:marLeft w:val="0"/>
              <w:marRight w:val="0"/>
              <w:marTop w:val="0"/>
              <w:marBottom w:val="0"/>
              <w:divBdr>
                <w:top w:val="none" w:sz="0" w:space="0" w:color="auto"/>
                <w:left w:val="none" w:sz="0" w:space="0" w:color="auto"/>
                <w:bottom w:val="none" w:sz="0" w:space="0" w:color="auto"/>
                <w:right w:val="none" w:sz="0" w:space="0" w:color="auto"/>
              </w:divBdr>
            </w:div>
            <w:div w:id="1052463362">
              <w:marLeft w:val="0"/>
              <w:marRight w:val="0"/>
              <w:marTop w:val="0"/>
              <w:marBottom w:val="0"/>
              <w:divBdr>
                <w:top w:val="none" w:sz="0" w:space="0" w:color="auto"/>
                <w:left w:val="none" w:sz="0" w:space="0" w:color="auto"/>
                <w:bottom w:val="none" w:sz="0" w:space="0" w:color="auto"/>
                <w:right w:val="none" w:sz="0" w:space="0" w:color="auto"/>
              </w:divBdr>
            </w:div>
            <w:div w:id="1054086661">
              <w:marLeft w:val="0"/>
              <w:marRight w:val="0"/>
              <w:marTop w:val="0"/>
              <w:marBottom w:val="0"/>
              <w:divBdr>
                <w:top w:val="none" w:sz="0" w:space="0" w:color="auto"/>
                <w:left w:val="none" w:sz="0" w:space="0" w:color="auto"/>
                <w:bottom w:val="none" w:sz="0" w:space="0" w:color="auto"/>
                <w:right w:val="none" w:sz="0" w:space="0" w:color="auto"/>
              </w:divBdr>
            </w:div>
            <w:div w:id="1055351911">
              <w:marLeft w:val="0"/>
              <w:marRight w:val="0"/>
              <w:marTop w:val="0"/>
              <w:marBottom w:val="0"/>
              <w:divBdr>
                <w:top w:val="none" w:sz="0" w:space="0" w:color="auto"/>
                <w:left w:val="none" w:sz="0" w:space="0" w:color="auto"/>
                <w:bottom w:val="none" w:sz="0" w:space="0" w:color="auto"/>
                <w:right w:val="none" w:sz="0" w:space="0" w:color="auto"/>
              </w:divBdr>
            </w:div>
            <w:div w:id="1058355159">
              <w:marLeft w:val="0"/>
              <w:marRight w:val="0"/>
              <w:marTop w:val="0"/>
              <w:marBottom w:val="0"/>
              <w:divBdr>
                <w:top w:val="none" w:sz="0" w:space="0" w:color="auto"/>
                <w:left w:val="none" w:sz="0" w:space="0" w:color="auto"/>
                <w:bottom w:val="none" w:sz="0" w:space="0" w:color="auto"/>
                <w:right w:val="none" w:sz="0" w:space="0" w:color="auto"/>
              </w:divBdr>
            </w:div>
            <w:div w:id="1062679709">
              <w:marLeft w:val="0"/>
              <w:marRight w:val="0"/>
              <w:marTop w:val="0"/>
              <w:marBottom w:val="0"/>
              <w:divBdr>
                <w:top w:val="none" w:sz="0" w:space="0" w:color="auto"/>
                <w:left w:val="none" w:sz="0" w:space="0" w:color="auto"/>
                <w:bottom w:val="none" w:sz="0" w:space="0" w:color="auto"/>
                <w:right w:val="none" w:sz="0" w:space="0" w:color="auto"/>
              </w:divBdr>
            </w:div>
            <w:div w:id="1062829372">
              <w:marLeft w:val="0"/>
              <w:marRight w:val="0"/>
              <w:marTop w:val="0"/>
              <w:marBottom w:val="0"/>
              <w:divBdr>
                <w:top w:val="none" w:sz="0" w:space="0" w:color="auto"/>
                <w:left w:val="none" w:sz="0" w:space="0" w:color="auto"/>
                <w:bottom w:val="none" w:sz="0" w:space="0" w:color="auto"/>
                <w:right w:val="none" w:sz="0" w:space="0" w:color="auto"/>
              </w:divBdr>
            </w:div>
            <w:div w:id="1063288713">
              <w:marLeft w:val="0"/>
              <w:marRight w:val="0"/>
              <w:marTop w:val="0"/>
              <w:marBottom w:val="0"/>
              <w:divBdr>
                <w:top w:val="none" w:sz="0" w:space="0" w:color="auto"/>
                <w:left w:val="none" w:sz="0" w:space="0" w:color="auto"/>
                <w:bottom w:val="none" w:sz="0" w:space="0" w:color="auto"/>
                <w:right w:val="none" w:sz="0" w:space="0" w:color="auto"/>
              </w:divBdr>
            </w:div>
            <w:div w:id="1064328026">
              <w:marLeft w:val="0"/>
              <w:marRight w:val="0"/>
              <w:marTop w:val="0"/>
              <w:marBottom w:val="0"/>
              <w:divBdr>
                <w:top w:val="none" w:sz="0" w:space="0" w:color="auto"/>
                <w:left w:val="none" w:sz="0" w:space="0" w:color="auto"/>
                <w:bottom w:val="none" w:sz="0" w:space="0" w:color="auto"/>
                <w:right w:val="none" w:sz="0" w:space="0" w:color="auto"/>
              </w:divBdr>
            </w:div>
            <w:div w:id="1065372725">
              <w:marLeft w:val="0"/>
              <w:marRight w:val="0"/>
              <w:marTop w:val="0"/>
              <w:marBottom w:val="0"/>
              <w:divBdr>
                <w:top w:val="none" w:sz="0" w:space="0" w:color="auto"/>
                <w:left w:val="none" w:sz="0" w:space="0" w:color="auto"/>
                <w:bottom w:val="none" w:sz="0" w:space="0" w:color="auto"/>
                <w:right w:val="none" w:sz="0" w:space="0" w:color="auto"/>
              </w:divBdr>
            </w:div>
            <w:div w:id="1068531100">
              <w:marLeft w:val="0"/>
              <w:marRight w:val="0"/>
              <w:marTop w:val="0"/>
              <w:marBottom w:val="0"/>
              <w:divBdr>
                <w:top w:val="none" w:sz="0" w:space="0" w:color="auto"/>
                <w:left w:val="none" w:sz="0" w:space="0" w:color="auto"/>
                <w:bottom w:val="none" w:sz="0" w:space="0" w:color="auto"/>
                <w:right w:val="none" w:sz="0" w:space="0" w:color="auto"/>
              </w:divBdr>
            </w:div>
            <w:div w:id="1070423305">
              <w:marLeft w:val="0"/>
              <w:marRight w:val="0"/>
              <w:marTop w:val="0"/>
              <w:marBottom w:val="0"/>
              <w:divBdr>
                <w:top w:val="none" w:sz="0" w:space="0" w:color="auto"/>
                <w:left w:val="none" w:sz="0" w:space="0" w:color="auto"/>
                <w:bottom w:val="none" w:sz="0" w:space="0" w:color="auto"/>
                <w:right w:val="none" w:sz="0" w:space="0" w:color="auto"/>
              </w:divBdr>
            </w:div>
            <w:div w:id="1070619675">
              <w:marLeft w:val="0"/>
              <w:marRight w:val="0"/>
              <w:marTop w:val="0"/>
              <w:marBottom w:val="0"/>
              <w:divBdr>
                <w:top w:val="none" w:sz="0" w:space="0" w:color="auto"/>
                <w:left w:val="none" w:sz="0" w:space="0" w:color="auto"/>
                <w:bottom w:val="none" w:sz="0" w:space="0" w:color="auto"/>
                <w:right w:val="none" w:sz="0" w:space="0" w:color="auto"/>
              </w:divBdr>
            </w:div>
            <w:div w:id="1071319096">
              <w:marLeft w:val="0"/>
              <w:marRight w:val="0"/>
              <w:marTop w:val="0"/>
              <w:marBottom w:val="0"/>
              <w:divBdr>
                <w:top w:val="none" w:sz="0" w:space="0" w:color="auto"/>
                <w:left w:val="none" w:sz="0" w:space="0" w:color="auto"/>
                <w:bottom w:val="none" w:sz="0" w:space="0" w:color="auto"/>
                <w:right w:val="none" w:sz="0" w:space="0" w:color="auto"/>
              </w:divBdr>
            </w:div>
            <w:div w:id="1071392971">
              <w:marLeft w:val="0"/>
              <w:marRight w:val="0"/>
              <w:marTop w:val="0"/>
              <w:marBottom w:val="0"/>
              <w:divBdr>
                <w:top w:val="none" w:sz="0" w:space="0" w:color="auto"/>
                <w:left w:val="none" w:sz="0" w:space="0" w:color="auto"/>
                <w:bottom w:val="none" w:sz="0" w:space="0" w:color="auto"/>
                <w:right w:val="none" w:sz="0" w:space="0" w:color="auto"/>
              </w:divBdr>
            </w:div>
            <w:div w:id="1072391350">
              <w:marLeft w:val="0"/>
              <w:marRight w:val="0"/>
              <w:marTop w:val="0"/>
              <w:marBottom w:val="0"/>
              <w:divBdr>
                <w:top w:val="none" w:sz="0" w:space="0" w:color="auto"/>
                <w:left w:val="none" w:sz="0" w:space="0" w:color="auto"/>
                <w:bottom w:val="none" w:sz="0" w:space="0" w:color="auto"/>
                <w:right w:val="none" w:sz="0" w:space="0" w:color="auto"/>
              </w:divBdr>
            </w:div>
            <w:div w:id="1073309349">
              <w:marLeft w:val="0"/>
              <w:marRight w:val="0"/>
              <w:marTop w:val="0"/>
              <w:marBottom w:val="0"/>
              <w:divBdr>
                <w:top w:val="none" w:sz="0" w:space="0" w:color="auto"/>
                <w:left w:val="none" w:sz="0" w:space="0" w:color="auto"/>
                <w:bottom w:val="none" w:sz="0" w:space="0" w:color="auto"/>
                <w:right w:val="none" w:sz="0" w:space="0" w:color="auto"/>
              </w:divBdr>
              <w:divsChild>
                <w:div w:id="1039665558">
                  <w:marLeft w:val="0"/>
                  <w:marRight w:val="0"/>
                  <w:marTop w:val="0"/>
                  <w:marBottom w:val="0"/>
                  <w:divBdr>
                    <w:top w:val="none" w:sz="0" w:space="0" w:color="auto"/>
                    <w:left w:val="none" w:sz="0" w:space="0" w:color="auto"/>
                    <w:bottom w:val="none" w:sz="0" w:space="0" w:color="auto"/>
                    <w:right w:val="none" w:sz="0" w:space="0" w:color="auto"/>
                  </w:divBdr>
                </w:div>
                <w:div w:id="1040520889">
                  <w:marLeft w:val="0"/>
                  <w:marRight w:val="0"/>
                  <w:marTop w:val="0"/>
                  <w:marBottom w:val="0"/>
                  <w:divBdr>
                    <w:top w:val="none" w:sz="0" w:space="0" w:color="auto"/>
                    <w:left w:val="none" w:sz="0" w:space="0" w:color="auto"/>
                    <w:bottom w:val="none" w:sz="0" w:space="0" w:color="auto"/>
                    <w:right w:val="none" w:sz="0" w:space="0" w:color="auto"/>
                  </w:divBdr>
                </w:div>
                <w:div w:id="1481462639">
                  <w:marLeft w:val="0"/>
                  <w:marRight w:val="0"/>
                  <w:marTop w:val="0"/>
                  <w:marBottom w:val="0"/>
                  <w:divBdr>
                    <w:top w:val="none" w:sz="0" w:space="0" w:color="auto"/>
                    <w:left w:val="none" w:sz="0" w:space="0" w:color="auto"/>
                    <w:bottom w:val="none" w:sz="0" w:space="0" w:color="auto"/>
                    <w:right w:val="none" w:sz="0" w:space="0" w:color="auto"/>
                  </w:divBdr>
                </w:div>
                <w:div w:id="2139376820">
                  <w:marLeft w:val="0"/>
                  <w:marRight w:val="0"/>
                  <w:marTop w:val="0"/>
                  <w:marBottom w:val="0"/>
                  <w:divBdr>
                    <w:top w:val="none" w:sz="0" w:space="0" w:color="auto"/>
                    <w:left w:val="none" w:sz="0" w:space="0" w:color="auto"/>
                    <w:bottom w:val="none" w:sz="0" w:space="0" w:color="auto"/>
                    <w:right w:val="none" w:sz="0" w:space="0" w:color="auto"/>
                  </w:divBdr>
                </w:div>
              </w:divsChild>
            </w:div>
            <w:div w:id="1075052830">
              <w:marLeft w:val="0"/>
              <w:marRight w:val="0"/>
              <w:marTop w:val="0"/>
              <w:marBottom w:val="0"/>
              <w:divBdr>
                <w:top w:val="none" w:sz="0" w:space="0" w:color="auto"/>
                <w:left w:val="none" w:sz="0" w:space="0" w:color="auto"/>
                <w:bottom w:val="none" w:sz="0" w:space="0" w:color="auto"/>
                <w:right w:val="none" w:sz="0" w:space="0" w:color="auto"/>
              </w:divBdr>
            </w:div>
            <w:div w:id="1075199534">
              <w:marLeft w:val="0"/>
              <w:marRight w:val="0"/>
              <w:marTop w:val="0"/>
              <w:marBottom w:val="0"/>
              <w:divBdr>
                <w:top w:val="none" w:sz="0" w:space="0" w:color="auto"/>
                <w:left w:val="none" w:sz="0" w:space="0" w:color="auto"/>
                <w:bottom w:val="none" w:sz="0" w:space="0" w:color="auto"/>
                <w:right w:val="none" w:sz="0" w:space="0" w:color="auto"/>
              </w:divBdr>
            </w:div>
            <w:div w:id="1075277417">
              <w:marLeft w:val="0"/>
              <w:marRight w:val="0"/>
              <w:marTop w:val="0"/>
              <w:marBottom w:val="0"/>
              <w:divBdr>
                <w:top w:val="none" w:sz="0" w:space="0" w:color="auto"/>
                <w:left w:val="none" w:sz="0" w:space="0" w:color="auto"/>
                <w:bottom w:val="none" w:sz="0" w:space="0" w:color="auto"/>
                <w:right w:val="none" w:sz="0" w:space="0" w:color="auto"/>
              </w:divBdr>
            </w:div>
            <w:div w:id="1076561008">
              <w:marLeft w:val="0"/>
              <w:marRight w:val="0"/>
              <w:marTop w:val="0"/>
              <w:marBottom w:val="0"/>
              <w:divBdr>
                <w:top w:val="none" w:sz="0" w:space="0" w:color="auto"/>
                <w:left w:val="none" w:sz="0" w:space="0" w:color="auto"/>
                <w:bottom w:val="none" w:sz="0" w:space="0" w:color="auto"/>
                <w:right w:val="none" w:sz="0" w:space="0" w:color="auto"/>
              </w:divBdr>
            </w:div>
            <w:div w:id="1076826437">
              <w:marLeft w:val="0"/>
              <w:marRight w:val="0"/>
              <w:marTop w:val="0"/>
              <w:marBottom w:val="0"/>
              <w:divBdr>
                <w:top w:val="none" w:sz="0" w:space="0" w:color="auto"/>
                <w:left w:val="none" w:sz="0" w:space="0" w:color="auto"/>
                <w:bottom w:val="none" w:sz="0" w:space="0" w:color="auto"/>
                <w:right w:val="none" w:sz="0" w:space="0" w:color="auto"/>
              </w:divBdr>
            </w:div>
            <w:div w:id="1079402753">
              <w:marLeft w:val="0"/>
              <w:marRight w:val="0"/>
              <w:marTop w:val="0"/>
              <w:marBottom w:val="0"/>
              <w:divBdr>
                <w:top w:val="none" w:sz="0" w:space="0" w:color="auto"/>
                <w:left w:val="none" w:sz="0" w:space="0" w:color="auto"/>
                <w:bottom w:val="none" w:sz="0" w:space="0" w:color="auto"/>
                <w:right w:val="none" w:sz="0" w:space="0" w:color="auto"/>
              </w:divBdr>
            </w:div>
            <w:div w:id="1079643967">
              <w:marLeft w:val="0"/>
              <w:marRight w:val="0"/>
              <w:marTop w:val="0"/>
              <w:marBottom w:val="0"/>
              <w:divBdr>
                <w:top w:val="none" w:sz="0" w:space="0" w:color="auto"/>
                <w:left w:val="none" w:sz="0" w:space="0" w:color="auto"/>
                <w:bottom w:val="none" w:sz="0" w:space="0" w:color="auto"/>
                <w:right w:val="none" w:sz="0" w:space="0" w:color="auto"/>
              </w:divBdr>
            </w:div>
            <w:div w:id="1080324650">
              <w:marLeft w:val="0"/>
              <w:marRight w:val="0"/>
              <w:marTop w:val="0"/>
              <w:marBottom w:val="0"/>
              <w:divBdr>
                <w:top w:val="none" w:sz="0" w:space="0" w:color="auto"/>
                <w:left w:val="none" w:sz="0" w:space="0" w:color="auto"/>
                <w:bottom w:val="none" w:sz="0" w:space="0" w:color="auto"/>
                <w:right w:val="none" w:sz="0" w:space="0" w:color="auto"/>
              </w:divBdr>
            </w:div>
            <w:div w:id="1081293509">
              <w:marLeft w:val="0"/>
              <w:marRight w:val="0"/>
              <w:marTop w:val="0"/>
              <w:marBottom w:val="0"/>
              <w:divBdr>
                <w:top w:val="none" w:sz="0" w:space="0" w:color="auto"/>
                <w:left w:val="none" w:sz="0" w:space="0" w:color="auto"/>
                <w:bottom w:val="none" w:sz="0" w:space="0" w:color="auto"/>
                <w:right w:val="none" w:sz="0" w:space="0" w:color="auto"/>
              </w:divBdr>
            </w:div>
            <w:div w:id="1084107189">
              <w:marLeft w:val="0"/>
              <w:marRight w:val="0"/>
              <w:marTop w:val="0"/>
              <w:marBottom w:val="0"/>
              <w:divBdr>
                <w:top w:val="none" w:sz="0" w:space="0" w:color="auto"/>
                <w:left w:val="none" w:sz="0" w:space="0" w:color="auto"/>
                <w:bottom w:val="none" w:sz="0" w:space="0" w:color="auto"/>
                <w:right w:val="none" w:sz="0" w:space="0" w:color="auto"/>
              </w:divBdr>
            </w:div>
            <w:div w:id="1086078863">
              <w:marLeft w:val="0"/>
              <w:marRight w:val="0"/>
              <w:marTop w:val="0"/>
              <w:marBottom w:val="0"/>
              <w:divBdr>
                <w:top w:val="none" w:sz="0" w:space="0" w:color="auto"/>
                <w:left w:val="none" w:sz="0" w:space="0" w:color="auto"/>
                <w:bottom w:val="none" w:sz="0" w:space="0" w:color="auto"/>
                <w:right w:val="none" w:sz="0" w:space="0" w:color="auto"/>
              </w:divBdr>
            </w:div>
            <w:div w:id="1086876400">
              <w:marLeft w:val="0"/>
              <w:marRight w:val="0"/>
              <w:marTop w:val="0"/>
              <w:marBottom w:val="0"/>
              <w:divBdr>
                <w:top w:val="none" w:sz="0" w:space="0" w:color="auto"/>
                <w:left w:val="none" w:sz="0" w:space="0" w:color="auto"/>
                <w:bottom w:val="none" w:sz="0" w:space="0" w:color="auto"/>
                <w:right w:val="none" w:sz="0" w:space="0" w:color="auto"/>
              </w:divBdr>
            </w:div>
            <w:div w:id="1089883273">
              <w:marLeft w:val="0"/>
              <w:marRight w:val="0"/>
              <w:marTop w:val="0"/>
              <w:marBottom w:val="0"/>
              <w:divBdr>
                <w:top w:val="none" w:sz="0" w:space="0" w:color="auto"/>
                <w:left w:val="none" w:sz="0" w:space="0" w:color="auto"/>
                <w:bottom w:val="none" w:sz="0" w:space="0" w:color="auto"/>
                <w:right w:val="none" w:sz="0" w:space="0" w:color="auto"/>
              </w:divBdr>
            </w:div>
            <w:div w:id="1092435389">
              <w:marLeft w:val="0"/>
              <w:marRight w:val="0"/>
              <w:marTop w:val="0"/>
              <w:marBottom w:val="0"/>
              <w:divBdr>
                <w:top w:val="none" w:sz="0" w:space="0" w:color="auto"/>
                <w:left w:val="none" w:sz="0" w:space="0" w:color="auto"/>
                <w:bottom w:val="none" w:sz="0" w:space="0" w:color="auto"/>
                <w:right w:val="none" w:sz="0" w:space="0" w:color="auto"/>
              </w:divBdr>
            </w:div>
            <w:div w:id="1093747138">
              <w:marLeft w:val="0"/>
              <w:marRight w:val="0"/>
              <w:marTop w:val="0"/>
              <w:marBottom w:val="0"/>
              <w:divBdr>
                <w:top w:val="none" w:sz="0" w:space="0" w:color="auto"/>
                <w:left w:val="none" w:sz="0" w:space="0" w:color="auto"/>
                <w:bottom w:val="none" w:sz="0" w:space="0" w:color="auto"/>
                <w:right w:val="none" w:sz="0" w:space="0" w:color="auto"/>
              </w:divBdr>
            </w:div>
            <w:div w:id="1095857155">
              <w:marLeft w:val="0"/>
              <w:marRight w:val="0"/>
              <w:marTop w:val="0"/>
              <w:marBottom w:val="0"/>
              <w:divBdr>
                <w:top w:val="none" w:sz="0" w:space="0" w:color="auto"/>
                <w:left w:val="none" w:sz="0" w:space="0" w:color="auto"/>
                <w:bottom w:val="none" w:sz="0" w:space="0" w:color="auto"/>
                <w:right w:val="none" w:sz="0" w:space="0" w:color="auto"/>
              </w:divBdr>
            </w:div>
            <w:div w:id="1098600437">
              <w:marLeft w:val="0"/>
              <w:marRight w:val="0"/>
              <w:marTop w:val="0"/>
              <w:marBottom w:val="0"/>
              <w:divBdr>
                <w:top w:val="none" w:sz="0" w:space="0" w:color="auto"/>
                <w:left w:val="none" w:sz="0" w:space="0" w:color="auto"/>
                <w:bottom w:val="none" w:sz="0" w:space="0" w:color="auto"/>
                <w:right w:val="none" w:sz="0" w:space="0" w:color="auto"/>
              </w:divBdr>
            </w:div>
            <w:div w:id="1100416170">
              <w:marLeft w:val="0"/>
              <w:marRight w:val="0"/>
              <w:marTop w:val="0"/>
              <w:marBottom w:val="0"/>
              <w:divBdr>
                <w:top w:val="none" w:sz="0" w:space="0" w:color="auto"/>
                <w:left w:val="none" w:sz="0" w:space="0" w:color="auto"/>
                <w:bottom w:val="none" w:sz="0" w:space="0" w:color="auto"/>
                <w:right w:val="none" w:sz="0" w:space="0" w:color="auto"/>
              </w:divBdr>
            </w:div>
            <w:div w:id="1105927307">
              <w:marLeft w:val="0"/>
              <w:marRight w:val="0"/>
              <w:marTop w:val="0"/>
              <w:marBottom w:val="0"/>
              <w:divBdr>
                <w:top w:val="none" w:sz="0" w:space="0" w:color="auto"/>
                <w:left w:val="none" w:sz="0" w:space="0" w:color="auto"/>
                <w:bottom w:val="none" w:sz="0" w:space="0" w:color="auto"/>
                <w:right w:val="none" w:sz="0" w:space="0" w:color="auto"/>
              </w:divBdr>
            </w:div>
            <w:div w:id="1106849297">
              <w:marLeft w:val="0"/>
              <w:marRight w:val="0"/>
              <w:marTop w:val="0"/>
              <w:marBottom w:val="0"/>
              <w:divBdr>
                <w:top w:val="none" w:sz="0" w:space="0" w:color="auto"/>
                <w:left w:val="none" w:sz="0" w:space="0" w:color="auto"/>
                <w:bottom w:val="none" w:sz="0" w:space="0" w:color="auto"/>
                <w:right w:val="none" w:sz="0" w:space="0" w:color="auto"/>
              </w:divBdr>
            </w:div>
            <w:div w:id="1109397061">
              <w:marLeft w:val="0"/>
              <w:marRight w:val="0"/>
              <w:marTop w:val="0"/>
              <w:marBottom w:val="0"/>
              <w:divBdr>
                <w:top w:val="none" w:sz="0" w:space="0" w:color="auto"/>
                <w:left w:val="none" w:sz="0" w:space="0" w:color="auto"/>
                <w:bottom w:val="none" w:sz="0" w:space="0" w:color="auto"/>
                <w:right w:val="none" w:sz="0" w:space="0" w:color="auto"/>
              </w:divBdr>
            </w:div>
            <w:div w:id="1109856047">
              <w:marLeft w:val="0"/>
              <w:marRight w:val="0"/>
              <w:marTop w:val="0"/>
              <w:marBottom w:val="0"/>
              <w:divBdr>
                <w:top w:val="none" w:sz="0" w:space="0" w:color="auto"/>
                <w:left w:val="none" w:sz="0" w:space="0" w:color="auto"/>
                <w:bottom w:val="none" w:sz="0" w:space="0" w:color="auto"/>
                <w:right w:val="none" w:sz="0" w:space="0" w:color="auto"/>
              </w:divBdr>
            </w:div>
            <w:div w:id="1111440388">
              <w:marLeft w:val="0"/>
              <w:marRight w:val="0"/>
              <w:marTop w:val="0"/>
              <w:marBottom w:val="0"/>
              <w:divBdr>
                <w:top w:val="none" w:sz="0" w:space="0" w:color="auto"/>
                <w:left w:val="none" w:sz="0" w:space="0" w:color="auto"/>
                <w:bottom w:val="none" w:sz="0" w:space="0" w:color="auto"/>
                <w:right w:val="none" w:sz="0" w:space="0" w:color="auto"/>
              </w:divBdr>
            </w:div>
            <w:div w:id="1111707754">
              <w:marLeft w:val="0"/>
              <w:marRight w:val="0"/>
              <w:marTop w:val="0"/>
              <w:marBottom w:val="0"/>
              <w:divBdr>
                <w:top w:val="none" w:sz="0" w:space="0" w:color="auto"/>
                <w:left w:val="none" w:sz="0" w:space="0" w:color="auto"/>
                <w:bottom w:val="none" w:sz="0" w:space="0" w:color="auto"/>
                <w:right w:val="none" w:sz="0" w:space="0" w:color="auto"/>
              </w:divBdr>
            </w:div>
            <w:div w:id="1112165713">
              <w:marLeft w:val="0"/>
              <w:marRight w:val="0"/>
              <w:marTop w:val="0"/>
              <w:marBottom w:val="0"/>
              <w:divBdr>
                <w:top w:val="none" w:sz="0" w:space="0" w:color="auto"/>
                <w:left w:val="none" w:sz="0" w:space="0" w:color="auto"/>
                <w:bottom w:val="none" w:sz="0" w:space="0" w:color="auto"/>
                <w:right w:val="none" w:sz="0" w:space="0" w:color="auto"/>
              </w:divBdr>
            </w:div>
            <w:div w:id="1115296025">
              <w:marLeft w:val="0"/>
              <w:marRight w:val="0"/>
              <w:marTop w:val="0"/>
              <w:marBottom w:val="0"/>
              <w:divBdr>
                <w:top w:val="none" w:sz="0" w:space="0" w:color="auto"/>
                <w:left w:val="none" w:sz="0" w:space="0" w:color="auto"/>
                <w:bottom w:val="none" w:sz="0" w:space="0" w:color="auto"/>
                <w:right w:val="none" w:sz="0" w:space="0" w:color="auto"/>
              </w:divBdr>
            </w:div>
            <w:div w:id="1116289393">
              <w:marLeft w:val="0"/>
              <w:marRight w:val="0"/>
              <w:marTop w:val="0"/>
              <w:marBottom w:val="0"/>
              <w:divBdr>
                <w:top w:val="none" w:sz="0" w:space="0" w:color="auto"/>
                <w:left w:val="none" w:sz="0" w:space="0" w:color="auto"/>
                <w:bottom w:val="none" w:sz="0" w:space="0" w:color="auto"/>
                <w:right w:val="none" w:sz="0" w:space="0" w:color="auto"/>
              </w:divBdr>
            </w:div>
            <w:div w:id="1120688754">
              <w:marLeft w:val="0"/>
              <w:marRight w:val="0"/>
              <w:marTop w:val="0"/>
              <w:marBottom w:val="0"/>
              <w:divBdr>
                <w:top w:val="none" w:sz="0" w:space="0" w:color="auto"/>
                <w:left w:val="none" w:sz="0" w:space="0" w:color="auto"/>
                <w:bottom w:val="none" w:sz="0" w:space="0" w:color="auto"/>
                <w:right w:val="none" w:sz="0" w:space="0" w:color="auto"/>
              </w:divBdr>
            </w:div>
            <w:div w:id="1127893580">
              <w:marLeft w:val="0"/>
              <w:marRight w:val="0"/>
              <w:marTop w:val="0"/>
              <w:marBottom w:val="0"/>
              <w:divBdr>
                <w:top w:val="none" w:sz="0" w:space="0" w:color="auto"/>
                <w:left w:val="none" w:sz="0" w:space="0" w:color="auto"/>
                <w:bottom w:val="none" w:sz="0" w:space="0" w:color="auto"/>
                <w:right w:val="none" w:sz="0" w:space="0" w:color="auto"/>
              </w:divBdr>
            </w:div>
            <w:div w:id="1130441738">
              <w:marLeft w:val="0"/>
              <w:marRight w:val="0"/>
              <w:marTop w:val="0"/>
              <w:marBottom w:val="0"/>
              <w:divBdr>
                <w:top w:val="none" w:sz="0" w:space="0" w:color="auto"/>
                <w:left w:val="none" w:sz="0" w:space="0" w:color="auto"/>
                <w:bottom w:val="none" w:sz="0" w:space="0" w:color="auto"/>
                <w:right w:val="none" w:sz="0" w:space="0" w:color="auto"/>
              </w:divBdr>
            </w:div>
            <w:div w:id="1132867066">
              <w:marLeft w:val="0"/>
              <w:marRight w:val="0"/>
              <w:marTop w:val="0"/>
              <w:marBottom w:val="0"/>
              <w:divBdr>
                <w:top w:val="none" w:sz="0" w:space="0" w:color="auto"/>
                <w:left w:val="none" w:sz="0" w:space="0" w:color="auto"/>
                <w:bottom w:val="none" w:sz="0" w:space="0" w:color="auto"/>
                <w:right w:val="none" w:sz="0" w:space="0" w:color="auto"/>
              </w:divBdr>
            </w:div>
            <w:div w:id="1136339526">
              <w:marLeft w:val="0"/>
              <w:marRight w:val="0"/>
              <w:marTop w:val="0"/>
              <w:marBottom w:val="0"/>
              <w:divBdr>
                <w:top w:val="none" w:sz="0" w:space="0" w:color="auto"/>
                <w:left w:val="none" w:sz="0" w:space="0" w:color="auto"/>
                <w:bottom w:val="none" w:sz="0" w:space="0" w:color="auto"/>
                <w:right w:val="none" w:sz="0" w:space="0" w:color="auto"/>
              </w:divBdr>
            </w:div>
            <w:div w:id="1139802812">
              <w:marLeft w:val="0"/>
              <w:marRight w:val="0"/>
              <w:marTop w:val="0"/>
              <w:marBottom w:val="0"/>
              <w:divBdr>
                <w:top w:val="none" w:sz="0" w:space="0" w:color="auto"/>
                <w:left w:val="none" w:sz="0" w:space="0" w:color="auto"/>
                <w:bottom w:val="none" w:sz="0" w:space="0" w:color="auto"/>
                <w:right w:val="none" w:sz="0" w:space="0" w:color="auto"/>
              </w:divBdr>
            </w:div>
            <w:div w:id="1141775370">
              <w:marLeft w:val="0"/>
              <w:marRight w:val="0"/>
              <w:marTop w:val="0"/>
              <w:marBottom w:val="0"/>
              <w:divBdr>
                <w:top w:val="none" w:sz="0" w:space="0" w:color="auto"/>
                <w:left w:val="none" w:sz="0" w:space="0" w:color="auto"/>
                <w:bottom w:val="none" w:sz="0" w:space="0" w:color="auto"/>
                <w:right w:val="none" w:sz="0" w:space="0" w:color="auto"/>
              </w:divBdr>
            </w:div>
            <w:div w:id="1143890341">
              <w:marLeft w:val="0"/>
              <w:marRight w:val="0"/>
              <w:marTop w:val="0"/>
              <w:marBottom w:val="0"/>
              <w:divBdr>
                <w:top w:val="none" w:sz="0" w:space="0" w:color="auto"/>
                <w:left w:val="none" w:sz="0" w:space="0" w:color="auto"/>
                <w:bottom w:val="none" w:sz="0" w:space="0" w:color="auto"/>
                <w:right w:val="none" w:sz="0" w:space="0" w:color="auto"/>
              </w:divBdr>
            </w:div>
            <w:div w:id="1144008659">
              <w:marLeft w:val="0"/>
              <w:marRight w:val="0"/>
              <w:marTop w:val="0"/>
              <w:marBottom w:val="0"/>
              <w:divBdr>
                <w:top w:val="none" w:sz="0" w:space="0" w:color="auto"/>
                <w:left w:val="none" w:sz="0" w:space="0" w:color="auto"/>
                <w:bottom w:val="none" w:sz="0" w:space="0" w:color="auto"/>
                <w:right w:val="none" w:sz="0" w:space="0" w:color="auto"/>
              </w:divBdr>
            </w:div>
            <w:div w:id="1146825161">
              <w:marLeft w:val="0"/>
              <w:marRight w:val="0"/>
              <w:marTop w:val="0"/>
              <w:marBottom w:val="0"/>
              <w:divBdr>
                <w:top w:val="none" w:sz="0" w:space="0" w:color="auto"/>
                <w:left w:val="none" w:sz="0" w:space="0" w:color="auto"/>
                <w:bottom w:val="none" w:sz="0" w:space="0" w:color="auto"/>
                <w:right w:val="none" w:sz="0" w:space="0" w:color="auto"/>
              </w:divBdr>
            </w:div>
            <w:div w:id="1148782756">
              <w:marLeft w:val="0"/>
              <w:marRight w:val="0"/>
              <w:marTop w:val="0"/>
              <w:marBottom w:val="0"/>
              <w:divBdr>
                <w:top w:val="none" w:sz="0" w:space="0" w:color="auto"/>
                <w:left w:val="none" w:sz="0" w:space="0" w:color="auto"/>
                <w:bottom w:val="none" w:sz="0" w:space="0" w:color="auto"/>
                <w:right w:val="none" w:sz="0" w:space="0" w:color="auto"/>
              </w:divBdr>
            </w:div>
            <w:div w:id="1149899668">
              <w:marLeft w:val="0"/>
              <w:marRight w:val="0"/>
              <w:marTop w:val="0"/>
              <w:marBottom w:val="0"/>
              <w:divBdr>
                <w:top w:val="none" w:sz="0" w:space="0" w:color="auto"/>
                <w:left w:val="none" w:sz="0" w:space="0" w:color="auto"/>
                <w:bottom w:val="none" w:sz="0" w:space="0" w:color="auto"/>
                <w:right w:val="none" w:sz="0" w:space="0" w:color="auto"/>
              </w:divBdr>
            </w:div>
            <w:div w:id="1150370251">
              <w:marLeft w:val="0"/>
              <w:marRight w:val="0"/>
              <w:marTop w:val="0"/>
              <w:marBottom w:val="0"/>
              <w:divBdr>
                <w:top w:val="none" w:sz="0" w:space="0" w:color="auto"/>
                <w:left w:val="none" w:sz="0" w:space="0" w:color="auto"/>
                <w:bottom w:val="none" w:sz="0" w:space="0" w:color="auto"/>
                <w:right w:val="none" w:sz="0" w:space="0" w:color="auto"/>
              </w:divBdr>
            </w:div>
            <w:div w:id="1151287012">
              <w:marLeft w:val="0"/>
              <w:marRight w:val="0"/>
              <w:marTop w:val="0"/>
              <w:marBottom w:val="0"/>
              <w:divBdr>
                <w:top w:val="none" w:sz="0" w:space="0" w:color="auto"/>
                <w:left w:val="none" w:sz="0" w:space="0" w:color="auto"/>
                <w:bottom w:val="none" w:sz="0" w:space="0" w:color="auto"/>
                <w:right w:val="none" w:sz="0" w:space="0" w:color="auto"/>
              </w:divBdr>
            </w:div>
            <w:div w:id="1152520637">
              <w:marLeft w:val="0"/>
              <w:marRight w:val="0"/>
              <w:marTop w:val="0"/>
              <w:marBottom w:val="0"/>
              <w:divBdr>
                <w:top w:val="none" w:sz="0" w:space="0" w:color="auto"/>
                <w:left w:val="none" w:sz="0" w:space="0" w:color="auto"/>
                <w:bottom w:val="none" w:sz="0" w:space="0" w:color="auto"/>
                <w:right w:val="none" w:sz="0" w:space="0" w:color="auto"/>
              </w:divBdr>
            </w:div>
            <w:div w:id="1152713808">
              <w:marLeft w:val="0"/>
              <w:marRight w:val="0"/>
              <w:marTop w:val="0"/>
              <w:marBottom w:val="0"/>
              <w:divBdr>
                <w:top w:val="none" w:sz="0" w:space="0" w:color="auto"/>
                <w:left w:val="none" w:sz="0" w:space="0" w:color="auto"/>
                <w:bottom w:val="none" w:sz="0" w:space="0" w:color="auto"/>
                <w:right w:val="none" w:sz="0" w:space="0" w:color="auto"/>
              </w:divBdr>
            </w:div>
            <w:div w:id="1154680420">
              <w:marLeft w:val="0"/>
              <w:marRight w:val="0"/>
              <w:marTop w:val="0"/>
              <w:marBottom w:val="0"/>
              <w:divBdr>
                <w:top w:val="none" w:sz="0" w:space="0" w:color="auto"/>
                <w:left w:val="none" w:sz="0" w:space="0" w:color="auto"/>
                <w:bottom w:val="none" w:sz="0" w:space="0" w:color="auto"/>
                <w:right w:val="none" w:sz="0" w:space="0" w:color="auto"/>
              </w:divBdr>
            </w:div>
            <w:div w:id="1154689117">
              <w:marLeft w:val="0"/>
              <w:marRight w:val="0"/>
              <w:marTop w:val="0"/>
              <w:marBottom w:val="0"/>
              <w:divBdr>
                <w:top w:val="none" w:sz="0" w:space="0" w:color="auto"/>
                <w:left w:val="none" w:sz="0" w:space="0" w:color="auto"/>
                <w:bottom w:val="none" w:sz="0" w:space="0" w:color="auto"/>
                <w:right w:val="none" w:sz="0" w:space="0" w:color="auto"/>
              </w:divBdr>
            </w:div>
            <w:div w:id="1155297992">
              <w:marLeft w:val="0"/>
              <w:marRight w:val="0"/>
              <w:marTop w:val="0"/>
              <w:marBottom w:val="0"/>
              <w:divBdr>
                <w:top w:val="none" w:sz="0" w:space="0" w:color="auto"/>
                <w:left w:val="none" w:sz="0" w:space="0" w:color="auto"/>
                <w:bottom w:val="none" w:sz="0" w:space="0" w:color="auto"/>
                <w:right w:val="none" w:sz="0" w:space="0" w:color="auto"/>
              </w:divBdr>
            </w:div>
            <w:div w:id="1156067502">
              <w:marLeft w:val="0"/>
              <w:marRight w:val="0"/>
              <w:marTop w:val="0"/>
              <w:marBottom w:val="0"/>
              <w:divBdr>
                <w:top w:val="none" w:sz="0" w:space="0" w:color="auto"/>
                <w:left w:val="none" w:sz="0" w:space="0" w:color="auto"/>
                <w:bottom w:val="none" w:sz="0" w:space="0" w:color="auto"/>
                <w:right w:val="none" w:sz="0" w:space="0" w:color="auto"/>
              </w:divBdr>
            </w:div>
            <w:div w:id="1156263634">
              <w:marLeft w:val="0"/>
              <w:marRight w:val="0"/>
              <w:marTop w:val="0"/>
              <w:marBottom w:val="0"/>
              <w:divBdr>
                <w:top w:val="none" w:sz="0" w:space="0" w:color="auto"/>
                <w:left w:val="none" w:sz="0" w:space="0" w:color="auto"/>
                <w:bottom w:val="none" w:sz="0" w:space="0" w:color="auto"/>
                <w:right w:val="none" w:sz="0" w:space="0" w:color="auto"/>
              </w:divBdr>
            </w:div>
            <w:div w:id="1156989215">
              <w:marLeft w:val="0"/>
              <w:marRight w:val="0"/>
              <w:marTop w:val="0"/>
              <w:marBottom w:val="0"/>
              <w:divBdr>
                <w:top w:val="none" w:sz="0" w:space="0" w:color="auto"/>
                <w:left w:val="none" w:sz="0" w:space="0" w:color="auto"/>
                <w:bottom w:val="none" w:sz="0" w:space="0" w:color="auto"/>
                <w:right w:val="none" w:sz="0" w:space="0" w:color="auto"/>
              </w:divBdr>
            </w:div>
            <w:div w:id="1158615883">
              <w:marLeft w:val="0"/>
              <w:marRight w:val="0"/>
              <w:marTop w:val="0"/>
              <w:marBottom w:val="0"/>
              <w:divBdr>
                <w:top w:val="none" w:sz="0" w:space="0" w:color="auto"/>
                <w:left w:val="none" w:sz="0" w:space="0" w:color="auto"/>
                <w:bottom w:val="none" w:sz="0" w:space="0" w:color="auto"/>
                <w:right w:val="none" w:sz="0" w:space="0" w:color="auto"/>
              </w:divBdr>
            </w:div>
            <w:div w:id="1161848920">
              <w:marLeft w:val="0"/>
              <w:marRight w:val="0"/>
              <w:marTop w:val="0"/>
              <w:marBottom w:val="0"/>
              <w:divBdr>
                <w:top w:val="none" w:sz="0" w:space="0" w:color="auto"/>
                <w:left w:val="none" w:sz="0" w:space="0" w:color="auto"/>
                <w:bottom w:val="none" w:sz="0" w:space="0" w:color="auto"/>
                <w:right w:val="none" w:sz="0" w:space="0" w:color="auto"/>
              </w:divBdr>
            </w:div>
            <w:div w:id="1163854169">
              <w:marLeft w:val="0"/>
              <w:marRight w:val="0"/>
              <w:marTop w:val="0"/>
              <w:marBottom w:val="0"/>
              <w:divBdr>
                <w:top w:val="none" w:sz="0" w:space="0" w:color="auto"/>
                <w:left w:val="none" w:sz="0" w:space="0" w:color="auto"/>
                <w:bottom w:val="none" w:sz="0" w:space="0" w:color="auto"/>
                <w:right w:val="none" w:sz="0" w:space="0" w:color="auto"/>
              </w:divBdr>
            </w:div>
            <w:div w:id="1164080837">
              <w:marLeft w:val="0"/>
              <w:marRight w:val="0"/>
              <w:marTop w:val="0"/>
              <w:marBottom w:val="0"/>
              <w:divBdr>
                <w:top w:val="none" w:sz="0" w:space="0" w:color="auto"/>
                <w:left w:val="none" w:sz="0" w:space="0" w:color="auto"/>
                <w:bottom w:val="none" w:sz="0" w:space="0" w:color="auto"/>
                <w:right w:val="none" w:sz="0" w:space="0" w:color="auto"/>
              </w:divBdr>
            </w:div>
            <w:div w:id="1167479988">
              <w:marLeft w:val="0"/>
              <w:marRight w:val="0"/>
              <w:marTop w:val="0"/>
              <w:marBottom w:val="0"/>
              <w:divBdr>
                <w:top w:val="none" w:sz="0" w:space="0" w:color="auto"/>
                <w:left w:val="none" w:sz="0" w:space="0" w:color="auto"/>
                <w:bottom w:val="none" w:sz="0" w:space="0" w:color="auto"/>
                <w:right w:val="none" w:sz="0" w:space="0" w:color="auto"/>
              </w:divBdr>
            </w:div>
            <w:div w:id="1167791766">
              <w:marLeft w:val="0"/>
              <w:marRight w:val="0"/>
              <w:marTop w:val="0"/>
              <w:marBottom w:val="0"/>
              <w:divBdr>
                <w:top w:val="none" w:sz="0" w:space="0" w:color="auto"/>
                <w:left w:val="none" w:sz="0" w:space="0" w:color="auto"/>
                <w:bottom w:val="none" w:sz="0" w:space="0" w:color="auto"/>
                <w:right w:val="none" w:sz="0" w:space="0" w:color="auto"/>
              </w:divBdr>
            </w:div>
            <w:div w:id="1168521826">
              <w:marLeft w:val="0"/>
              <w:marRight w:val="0"/>
              <w:marTop w:val="0"/>
              <w:marBottom w:val="0"/>
              <w:divBdr>
                <w:top w:val="none" w:sz="0" w:space="0" w:color="auto"/>
                <w:left w:val="none" w:sz="0" w:space="0" w:color="auto"/>
                <w:bottom w:val="none" w:sz="0" w:space="0" w:color="auto"/>
                <w:right w:val="none" w:sz="0" w:space="0" w:color="auto"/>
              </w:divBdr>
            </w:div>
            <w:div w:id="1170678377">
              <w:marLeft w:val="0"/>
              <w:marRight w:val="0"/>
              <w:marTop w:val="0"/>
              <w:marBottom w:val="0"/>
              <w:divBdr>
                <w:top w:val="none" w:sz="0" w:space="0" w:color="auto"/>
                <w:left w:val="none" w:sz="0" w:space="0" w:color="auto"/>
                <w:bottom w:val="none" w:sz="0" w:space="0" w:color="auto"/>
                <w:right w:val="none" w:sz="0" w:space="0" w:color="auto"/>
              </w:divBdr>
            </w:div>
            <w:div w:id="1175027110">
              <w:marLeft w:val="0"/>
              <w:marRight w:val="0"/>
              <w:marTop w:val="0"/>
              <w:marBottom w:val="0"/>
              <w:divBdr>
                <w:top w:val="none" w:sz="0" w:space="0" w:color="auto"/>
                <w:left w:val="none" w:sz="0" w:space="0" w:color="auto"/>
                <w:bottom w:val="none" w:sz="0" w:space="0" w:color="auto"/>
                <w:right w:val="none" w:sz="0" w:space="0" w:color="auto"/>
              </w:divBdr>
            </w:div>
            <w:div w:id="1176504350">
              <w:marLeft w:val="0"/>
              <w:marRight w:val="0"/>
              <w:marTop w:val="0"/>
              <w:marBottom w:val="0"/>
              <w:divBdr>
                <w:top w:val="none" w:sz="0" w:space="0" w:color="auto"/>
                <w:left w:val="none" w:sz="0" w:space="0" w:color="auto"/>
                <w:bottom w:val="none" w:sz="0" w:space="0" w:color="auto"/>
                <w:right w:val="none" w:sz="0" w:space="0" w:color="auto"/>
              </w:divBdr>
            </w:div>
            <w:div w:id="1176962583">
              <w:marLeft w:val="0"/>
              <w:marRight w:val="0"/>
              <w:marTop w:val="0"/>
              <w:marBottom w:val="0"/>
              <w:divBdr>
                <w:top w:val="none" w:sz="0" w:space="0" w:color="auto"/>
                <w:left w:val="none" w:sz="0" w:space="0" w:color="auto"/>
                <w:bottom w:val="none" w:sz="0" w:space="0" w:color="auto"/>
                <w:right w:val="none" w:sz="0" w:space="0" w:color="auto"/>
              </w:divBdr>
            </w:div>
            <w:div w:id="1177236822">
              <w:marLeft w:val="0"/>
              <w:marRight w:val="0"/>
              <w:marTop w:val="0"/>
              <w:marBottom w:val="0"/>
              <w:divBdr>
                <w:top w:val="none" w:sz="0" w:space="0" w:color="auto"/>
                <w:left w:val="none" w:sz="0" w:space="0" w:color="auto"/>
                <w:bottom w:val="none" w:sz="0" w:space="0" w:color="auto"/>
                <w:right w:val="none" w:sz="0" w:space="0" w:color="auto"/>
              </w:divBdr>
            </w:div>
            <w:div w:id="1180583414">
              <w:marLeft w:val="0"/>
              <w:marRight w:val="0"/>
              <w:marTop w:val="0"/>
              <w:marBottom w:val="0"/>
              <w:divBdr>
                <w:top w:val="none" w:sz="0" w:space="0" w:color="auto"/>
                <w:left w:val="none" w:sz="0" w:space="0" w:color="auto"/>
                <w:bottom w:val="none" w:sz="0" w:space="0" w:color="auto"/>
                <w:right w:val="none" w:sz="0" w:space="0" w:color="auto"/>
              </w:divBdr>
            </w:div>
            <w:div w:id="1180697226">
              <w:marLeft w:val="0"/>
              <w:marRight w:val="0"/>
              <w:marTop w:val="0"/>
              <w:marBottom w:val="0"/>
              <w:divBdr>
                <w:top w:val="none" w:sz="0" w:space="0" w:color="auto"/>
                <w:left w:val="none" w:sz="0" w:space="0" w:color="auto"/>
                <w:bottom w:val="none" w:sz="0" w:space="0" w:color="auto"/>
                <w:right w:val="none" w:sz="0" w:space="0" w:color="auto"/>
              </w:divBdr>
            </w:div>
            <w:div w:id="1182744747">
              <w:marLeft w:val="0"/>
              <w:marRight w:val="0"/>
              <w:marTop w:val="0"/>
              <w:marBottom w:val="0"/>
              <w:divBdr>
                <w:top w:val="none" w:sz="0" w:space="0" w:color="auto"/>
                <w:left w:val="none" w:sz="0" w:space="0" w:color="auto"/>
                <w:bottom w:val="none" w:sz="0" w:space="0" w:color="auto"/>
                <w:right w:val="none" w:sz="0" w:space="0" w:color="auto"/>
              </w:divBdr>
            </w:div>
            <w:div w:id="1184976122">
              <w:marLeft w:val="0"/>
              <w:marRight w:val="0"/>
              <w:marTop w:val="0"/>
              <w:marBottom w:val="0"/>
              <w:divBdr>
                <w:top w:val="none" w:sz="0" w:space="0" w:color="auto"/>
                <w:left w:val="none" w:sz="0" w:space="0" w:color="auto"/>
                <w:bottom w:val="none" w:sz="0" w:space="0" w:color="auto"/>
                <w:right w:val="none" w:sz="0" w:space="0" w:color="auto"/>
              </w:divBdr>
            </w:div>
            <w:div w:id="1188446684">
              <w:marLeft w:val="0"/>
              <w:marRight w:val="0"/>
              <w:marTop w:val="0"/>
              <w:marBottom w:val="0"/>
              <w:divBdr>
                <w:top w:val="none" w:sz="0" w:space="0" w:color="auto"/>
                <w:left w:val="none" w:sz="0" w:space="0" w:color="auto"/>
                <w:bottom w:val="none" w:sz="0" w:space="0" w:color="auto"/>
                <w:right w:val="none" w:sz="0" w:space="0" w:color="auto"/>
              </w:divBdr>
            </w:div>
            <w:div w:id="1189216544">
              <w:marLeft w:val="0"/>
              <w:marRight w:val="0"/>
              <w:marTop w:val="0"/>
              <w:marBottom w:val="0"/>
              <w:divBdr>
                <w:top w:val="none" w:sz="0" w:space="0" w:color="auto"/>
                <w:left w:val="none" w:sz="0" w:space="0" w:color="auto"/>
                <w:bottom w:val="none" w:sz="0" w:space="0" w:color="auto"/>
                <w:right w:val="none" w:sz="0" w:space="0" w:color="auto"/>
              </w:divBdr>
            </w:div>
            <w:div w:id="1189834242">
              <w:marLeft w:val="0"/>
              <w:marRight w:val="0"/>
              <w:marTop w:val="0"/>
              <w:marBottom w:val="0"/>
              <w:divBdr>
                <w:top w:val="none" w:sz="0" w:space="0" w:color="auto"/>
                <w:left w:val="none" w:sz="0" w:space="0" w:color="auto"/>
                <w:bottom w:val="none" w:sz="0" w:space="0" w:color="auto"/>
                <w:right w:val="none" w:sz="0" w:space="0" w:color="auto"/>
              </w:divBdr>
            </w:div>
            <w:div w:id="1190991305">
              <w:marLeft w:val="0"/>
              <w:marRight w:val="0"/>
              <w:marTop w:val="0"/>
              <w:marBottom w:val="0"/>
              <w:divBdr>
                <w:top w:val="none" w:sz="0" w:space="0" w:color="auto"/>
                <w:left w:val="none" w:sz="0" w:space="0" w:color="auto"/>
                <w:bottom w:val="none" w:sz="0" w:space="0" w:color="auto"/>
                <w:right w:val="none" w:sz="0" w:space="0" w:color="auto"/>
              </w:divBdr>
            </w:div>
            <w:div w:id="1191409434">
              <w:marLeft w:val="0"/>
              <w:marRight w:val="0"/>
              <w:marTop w:val="360"/>
              <w:marBottom w:val="0"/>
              <w:divBdr>
                <w:top w:val="single" w:sz="6" w:space="0" w:color="auto"/>
                <w:left w:val="single" w:sz="6" w:space="0" w:color="auto"/>
                <w:bottom w:val="single" w:sz="6" w:space="0" w:color="auto"/>
                <w:right w:val="single" w:sz="6" w:space="0" w:color="auto"/>
              </w:divBdr>
            </w:div>
            <w:div w:id="1192374234">
              <w:marLeft w:val="0"/>
              <w:marRight w:val="0"/>
              <w:marTop w:val="0"/>
              <w:marBottom w:val="0"/>
              <w:divBdr>
                <w:top w:val="none" w:sz="0" w:space="0" w:color="auto"/>
                <w:left w:val="none" w:sz="0" w:space="0" w:color="auto"/>
                <w:bottom w:val="none" w:sz="0" w:space="0" w:color="auto"/>
                <w:right w:val="none" w:sz="0" w:space="0" w:color="auto"/>
              </w:divBdr>
            </w:div>
            <w:div w:id="1193304020">
              <w:marLeft w:val="0"/>
              <w:marRight w:val="0"/>
              <w:marTop w:val="0"/>
              <w:marBottom w:val="0"/>
              <w:divBdr>
                <w:top w:val="none" w:sz="0" w:space="0" w:color="auto"/>
                <w:left w:val="none" w:sz="0" w:space="0" w:color="auto"/>
                <w:bottom w:val="none" w:sz="0" w:space="0" w:color="auto"/>
                <w:right w:val="none" w:sz="0" w:space="0" w:color="auto"/>
              </w:divBdr>
            </w:div>
            <w:div w:id="1193616246">
              <w:marLeft w:val="0"/>
              <w:marRight w:val="0"/>
              <w:marTop w:val="0"/>
              <w:marBottom w:val="0"/>
              <w:divBdr>
                <w:top w:val="none" w:sz="0" w:space="0" w:color="auto"/>
                <w:left w:val="none" w:sz="0" w:space="0" w:color="auto"/>
                <w:bottom w:val="none" w:sz="0" w:space="0" w:color="auto"/>
                <w:right w:val="none" w:sz="0" w:space="0" w:color="auto"/>
              </w:divBdr>
            </w:div>
            <w:div w:id="1196038625">
              <w:marLeft w:val="0"/>
              <w:marRight w:val="0"/>
              <w:marTop w:val="0"/>
              <w:marBottom w:val="0"/>
              <w:divBdr>
                <w:top w:val="none" w:sz="0" w:space="0" w:color="auto"/>
                <w:left w:val="none" w:sz="0" w:space="0" w:color="auto"/>
                <w:bottom w:val="none" w:sz="0" w:space="0" w:color="auto"/>
                <w:right w:val="none" w:sz="0" w:space="0" w:color="auto"/>
              </w:divBdr>
            </w:div>
            <w:div w:id="1197308016">
              <w:marLeft w:val="0"/>
              <w:marRight w:val="0"/>
              <w:marTop w:val="0"/>
              <w:marBottom w:val="0"/>
              <w:divBdr>
                <w:top w:val="none" w:sz="0" w:space="0" w:color="auto"/>
                <w:left w:val="none" w:sz="0" w:space="0" w:color="auto"/>
                <w:bottom w:val="none" w:sz="0" w:space="0" w:color="auto"/>
                <w:right w:val="none" w:sz="0" w:space="0" w:color="auto"/>
              </w:divBdr>
            </w:div>
            <w:div w:id="1197767511">
              <w:marLeft w:val="0"/>
              <w:marRight w:val="0"/>
              <w:marTop w:val="360"/>
              <w:marBottom w:val="0"/>
              <w:divBdr>
                <w:top w:val="single" w:sz="6" w:space="0" w:color="auto"/>
                <w:left w:val="single" w:sz="6" w:space="0" w:color="auto"/>
                <w:bottom w:val="single" w:sz="6" w:space="0" w:color="auto"/>
                <w:right w:val="single" w:sz="6" w:space="0" w:color="auto"/>
              </w:divBdr>
            </w:div>
            <w:div w:id="1200359813">
              <w:marLeft w:val="0"/>
              <w:marRight w:val="0"/>
              <w:marTop w:val="0"/>
              <w:marBottom w:val="0"/>
              <w:divBdr>
                <w:top w:val="none" w:sz="0" w:space="0" w:color="auto"/>
                <w:left w:val="none" w:sz="0" w:space="0" w:color="auto"/>
                <w:bottom w:val="none" w:sz="0" w:space="0" w:color="auto"/>
                <w:right w:val="none" w:sz="0" w:space="0" w:color="auto"/>
              </w:divBdr>
            </w:div>
            <w:div w:id="1202132238">
              <w:marLeft w:val="0"/>
              <w:marRight w:val="0"/>
              <w:marTop w:val="0"/>
              <w:marBottom w:val="0"/>
              <w:divBdr>
                <w:top w:val="none" w:sz="0" w:space="0" w:color="auto"/>
                <w:left w:val="none" w:sz="0" w:space="0" w:color="auto"/>
                <w:bottom w:val="none" w:sz="0" w:space="0" w:color="auto"/>
                <w:right w:val="none" w:sz="0" w:space="0" w:color="auto"/>
              </w:divBdr>
            </w:div>
            <w:div w:id="1203051716">
              <w:marLeft w:val="0"/>
              <w:marRight w:val="0"/>
              <w:marTop w:val="0"/>
              <w:marBottom w:val="0"/>
              <w:divBdr>
                <w:top w:val="none" w:sz="0" w:space="0" w:color="auto"/>
                <w:left w:val="none" w:sz="0" w:space="0" w:color="auto"/>
                <w:bottom w:val="none" w:sz="0" w:space="0" w:color="auto"/>
                <w:right w:val="none" w:sz="0" w:space="0" w:color="auto"/>
              </w:divBdr>
            </w:div>
            <w:div w:id="1211041421">
              <w:marLeft w:val="0"/>
              <w:marRight w:val="0"/>
              <w:marTop w:val="0"/>
              <w:marBottom w:val="0"/>
              <w:divBdr>
                <w:top w:val="none" w:sz="0" w:space="0" w:color="auto"/>
                <w:left w:val="none" w:sz="0" w:space="0" w:color="auto"/>
                <w:bottom w:val="none" w:sz="0" w:space="0" w:color="auto"/>
                <w:right w:val="none" w:sz="0" w:space="0" w:color="auto"/>
              </w:divBdr>
            </w:div>
            <w:div w:id="1211111863">
              <w:marLeft w:val="0"/>
              <w:marRight w:val="0"/>
              <w:marTop w:val="0"/>
              <w:marBottom w:val="0"/>
              <w:divBdr>
                <w:top w:val="none" w:sz="0" w:space="0" w:color="auto"/>
                <w:left w:val="none" w:sz="0" w:space="0" w:color="auto"/>
                <w:bottom w:val="none" w:sz="0" w:space="0" w:color="auto"/>
                <w:right w:val="none" w:sz="0" w:space="0" w:color="auto"/>
              </w:divBdr>
            </w:div>
            <w:div w:id="1214654878">
              <w:marLeft w:val="0"/>
              <w:marRight w:val="0"/>
              <w:marTop w:val="0"/>
              <w:marBottom w:val="0"/>
              <w:divBdr>
                <w:top w:val="none" w:sz="0" w:space="0" w:color="auto"/>
                <w:left w:val="none" w:sz="0" w:space="0" w:color="auto"/>
                <w:bottom w:val="none" w:sz="0" w:space="0" w:color="auto"/>
                <w:right w:val="none" w:sz="0" w:space="0" w:color="auto"/>
              </w:divBdr>
            </w:div>
            <w:div w:id="1215314858">
              <w:marLeft w:val="0"/>
              <w:marRight w:val="0"/>
              <w:marTop w:val="0"/>
              <w:marBottom w:val="0"/>
              <w:divBdr>
                <w:top w:val="none" w:sz="0" w:space="0" w:color="auto"/>
                <w:left w:val="none" w:sz="0" w:space="0" w:color="auto"/>
                <w:bottom w:val="none" w:sz="0" w:space="0" w:color="auto"/>
                <w:right w:val="none" w:sz="0" w:space="0" w:color="auto"/>
              </w:divBdr>
            </w:div>
            <w:div w:id="1215659351">
              <w:marLeft w:val="0"/>
              <w:marRight w:val="0"/>
              <w:marTop w:val="0"/>
              <w:marBottom w:val="0"/>
              <w:divBdr>
                <w:top w:val="none" w:sz="0" w:space="0" w:color="auto"/>
                <w:left w:val="none" w:sz="0" w:space="0" w:color="auto"/>
                <w:bottom w:val="none" w:sz="0" w:space="0" w:color="auto"/>
                <w:right w:val="none" w:sz="0" w:space="0" w:color="auto"/>
              </w:divBdr>
            </w:div>
            <w:div w:id="1218933193">
              <w:marLeft w:val="0"/>
              <w:marRight w:val="0"/>
              <w:marTop w:val="0"/>
              <w:marBottom w:val="0"/>
              <w:divBdr>
                <w:top w:val="none" w:sz="0" w:space="0" w:color="auto"/>
                <w:left w:val="none" w:sz="0" w:space="0" w:color="auto"/>
                <w:bottom w:val="none" w:sz="0" w:space="0" w:color="auto"/>
                <w:right w:val="none" w:sz="0" w:space="0" w:color="auto"/>
              </w:divBdr>
            </w:div>
            <w:div w:id="1220480162">
              <w:marLeft w:val="0"/>
              <w:marRight w:val="0"/>
              <w:marTop w:val="0"/>
              <w:marBottom w:val="0"/>
              <w:divBdr>
                <w:top w:val="none" w:sz="0" w:space="0" w:color="auto"/>
                <w:left w:val="none" w:sz="0" w:space="0" w:color="auto"/>
                <w:bottom w:val="none" w:sz="0" w:space="0" w:color="auto"/>
                <w:right w:val="none" w:sz="0" w:space="0" w:color="auto"/>
              </w:divBdr>
            </w:div>
            <w:div w:id="1221021821">
              <w:marLeft w:val="0"/>
              <w:marRight w:val="0"/>
              <w:marTop w:val="0"/>
              <w:marBottom w:val="0"/>
              <w:divBdr>
                <w:top w:val="none" w:sz="0" w:space="0" w:color="auto"/>
                <w:left w:val="none" w:sz="0" w:space="0" w:color="auto"/>
                <w:bottom w:val="none" w:sz="0" w:space="0" w:color="auto"/>
                <w:right w:val="none" w:sz="0" w:space="0" w:color="auto"/>
              </w:divBdr>
            </w:div>
            <w:div w:id="1222789827">
              <w:marLeft w:val="0"/>
              <w:marRight w:val="0"/>
              <w:marTop w:val="0"/>
              <w:marBottom w:val="0"/>
              <w:divBdr>
                <w:top w:val="none" w:sz="0" w:space="0" w:color="auto"/>
                <w:left w:val="none" w:sz="0" w:space="0" w:color="auto"/>
                <w:bottom w:val="none" w:sz="0" w:space="0" w:color="auto"/>
                <w:right w:val="none" w:sz="0" w:space="0" w:color="auto"/>
              </w:divBdr>
            </w:div>
            <w:div w:id="1222902896">
              <w:marLeft w:val="0"/>
              <w:marRight w:val="0"/>
              <w:marTop w:val="0"/>
              <w:marBottom w:val="0"/>
              <w:divBdr>
                <w:top w:val="none" w:sz="0" w:space="0" w:color="auto"/>
                <w:left w:val="none" w:sz="0" w:space="0" w:color="auto"/>
                <w:bottom w:val="none" w:sz="0" w:space="0" w:color="auto"/>
                <w:right w:val="none" w:sz="0" w:space="0" w:color="auto"/>
              </w:divBdr>
            </w:div>
            <w:div w:id="1223174586">
              <w:marLeft w:val="0"/>
              <w:marRight w:val="0"/>
              <w:marTop w:val="0"/>
              <w:marBottom w:val="0"/>
              <w:divBdr>
                <w:top w:val="none" w:sz="0" w:space="0" w:color="auto"/>
                <w:left w:val="none" w:sz="0" w:space="0" w:color="auto"/>
                <w:bottom w:val="none" w:sz="0" w:space="0" w:color="auto"/>
                <w:right w:val="none" w:sz="0" w:space="0" w:color="auto"/>
              </w:divBdr>
            </w:div>
            <w:div w:id="1223709669">
              <w:marLeft w:val="0"/>
              <w:marRight w:val="0"/>
              <w:marTop w:val="0"/>
              <w:marBottom w:val="0"/>
              <w:divBdr>
                <w:top w:val="none" w:sz="0" w:space="0" w:color="auto"/>
                <w:left w:val="none" w:sz="0" w:space="0" w:color="auto"/>
                <w:bottom w:val="none" w:sz="0" w:space="0" w:color="auto"/>
                <w:right w:val="none" w:sz="0" w:space="0" w:color="auto"/>
              </w:divBdr>
            </w:div>
            <w:div w:id="1225720844">
              <w:marLeft w:val="0"/>
              <w:marRight w:val="0"/>
              <w:marTop w:val="0"/>
              <w:marBottom w:val="0"/>
              <w:divBdr>
                <w:top w:val="none" w:sz="0" w:space="0" w:color="auto"/>
                <w:left w:val="none" w:sz="0" w:space="0" w:color="auto"/>
                <w:bottom w:val="none" w:sz="0" w:space="0" w:color="auto"/>
                <w:right w:val="none" w:sz="0" w:space="0" w:color="auto"/>
              </w:divBdr>
            </w:div>
            <w:div w:id="1227495597">
              <w:marLeft w:val="0"/>
              <w:marRight w:val="0"/>
              <w:marTop w:val="0"/>
              <w:marBottom w:val="0"/>
              <w:divBdr>
                <w:top w:val="none" w:sz="0" w:space="0" w:color="auto"/>
                <w:left w:val="none" w:sz="0" w:space="0" w:color="auto"/>
                <w:bottom w:val="none" w:sz="0" w:space="0" w:color="auto"/>
                <w:right w:val="none" w:sz="0" w:space="0" w:color="auto"/>
              </w:divBdr>
            </w:div>
            <w:div w:id="1228107579">
              <w:marLeft w:val="0"/>
              <w:marRight w:val="0"/>
              <w:marTop w:val="0"/>
              <w:marBottom w:val="0"/>
              <w:divBdr>
                <w:top w:val="none" w:sz="0" w:space="0" w:color="auto"/>
                <w:left w:val="none" w:sz="0" w:space="0" w:color="auto"/>
                <w:bottom w:val="none" w:sz="0" w:space="0" w:color="auto"/>
                <w:right w:val="none" w:sz="0" w:space="0" w:color="auto"/>
              </w:divBdr>
            </w:div>
            <w:div w:id="1229615267">
              <w:marLeft w:val="0"/>
              <w:marRight w:val="0"/>
              <w:marTop w:val="0"/>
              <w:marBottom w:val="0"/>
              <w:divBdr>
                <w:top w:val="none" w:sz="0" w:space="0" w:color="auto"/>
                <w:left w:val="none" w:sz="0" w:space="0" w:color="auto"/>
                <w:bottom w:val="none" w:sz="0" w:space="0" w:color="auto"/>
                <w:right w:val="none" w:sz="0" w:space="0" w:color="auto"/>
              </w:divBdr>
            </w:div>
            <w:div w:id="1231648042">
              <w:marLeft w:val="0"/>
              <w:marRight w:val="0"/>
              <w:marTop w:val="0"/>
              <w:marBottom w:val="0"/>
              <w:divBdr>
                <w:top w:val="none" w:sz="0" w:space="0" w:color="auto"/>
                <w:left w:val="none" w:sz="0" w:space="0" w:color="auto"/>
                <w:bottom w:val="none" w:sz="0" w:space="0" w:color="auto"/>
                <w:right w:val="none" w:sz="0" w:space="0" w:color="auto"/>
              </w:divBdr>
            </w:div>
            <w:div w:id="1232737583">
              <w:marLeft w:val="0"/>
              <w:marRight w:val="0"/>
              <w:marTop w:val="0"/>
              <w:marBottom w:val="0"/>
              <w:divBdr>
                <w:top w:val="none" w:sz="0" w:space="0" w:color="auto"/>
                <w:left w:val="none" w:sz="0" w:space="0" w:color="auto"/>
                <w:bottom w:val="none" w:sz="0" w:space="0" w:color="auto"/>
                <w:right w:val="none" w:sz="0" w:space="0" w:color="auto"/>
              </w:divBdr>
            </w:div>
            <w:div w:id="1233127210">
              <w:marLeft w:val="0"/>
              <w:marRight w:val="0"/>
              <w:marTop w:val="0"/>
              <w:marBottom w:val="0"/>
              <w:divBdr>
                <w:top w:val="none" w:sz="0" w:space="0" w:color="auto"/>
                <w:left w:val="none" w:sz="0" w:space="0" w:color="auto"/>
                <w:bottom w:val="none" w:sz="0" w:space="0" w:color="auto"/>
                <w:right w:val="none" w:sz="0" w:space="0" w:color="auto"/>
              </w:divBdr>
            </w:div>
            <w:div w:id="1236402980">
              <w:marLeft w:val="0"/>
              <w:marRight w:val="0"/>
              <w:marTop w:val="0"/>
              <w:marBottom w:val="0"/>
              <w:divBdr>
                <w:top w:val="none" w:sz="0" w:space="0" w:color="auto"/>
                <w:left w:val="none" w:sz="0" w:space="0" w:color="auto"/>
                <w:bottom w:val="none" w:sz="0" w:space="0" w:color="auto"/>
                <w:right w:val="none" w:sz="0" w:space="0" w:color="auto"/>
              </w:divBdr>
            </w:div>
            <w:div w:id="1238785735">
              <w:marLeft w:val="0"/>
              <w:marRight w:val="0"/>
              <w:marTop w:val="0"/>
              <w:marBottom w:val="0"/>
              <w:divBdr>
                <w:top w:val="none" w:sz="0" w:space="0" w:color="auto"/>
                <w:left w:val="none" w:sz="0" w:space="0" w:color="auto"/>
                <w:bottom w:val="none" w:sz="0" w:space="0" w:color="auto"/>
                <w:right w:val="none" w:sz="0" w:space="0" w:color="auto"/>
              </w:divBdr>
            </w:div>
            <w:div w:id="1244222970">
              <w:marLeft w:val="0"/>
              <w:marRight w:val="0"/>
              <w:marTop w:val="0"/>
              <w:marBottom w:val="0"/>
              <w:divBdr>
                <w:top w:val="none" w:sz="0" w:space="0" w:color="auto"/>
                <w:left w:val="none" w:sz="0" w:space="0" w:color="auto"/>
                <w:bottom w:val="none" w:sz="0" w:space="0" w:color="auto"/>
                <w:right w:val="none" w:sz="0" w:space="0" w:color="auto"/>
              </w:divBdr>
            </w:div>
            <w:div w:id="1245603663">
              <w:marLeft w:val="0"/>
              <w:marRight w:val="0"/>
              <w:marTop w:val="0"/>
              <w:marBottom w:val="0"/>
              <w:divBdr>
                <w:top w:val="none" w:sz="0" w:space="0" w:color="auto"/>
                <w:left w:val="none" w:sz="0" w:space="0" w:color="auto"/>
                <w:bottom w:val="none" w:sz="0" w:space="0" w:color="auto"/>
                <w:right w:val="none" w:sz="0" w:space="0" w:color="auto"/>
              </w:divBdr>
            </w:div>
            <w:div w:id="1247378214">
              <w:marLeft w:val="0"/>
              <w:marRight w:val="0"/>
              <w:marTop w:val="0"/>
              <w:marBottom w:val="0"/>
              <w:divBdr>
                <w:top w:val="none" w:sz="0" w:space="0" w:color="auto"/>
                <w:left w:val="none" w:sz="0" w:space="0" w:color="auto"/>
                <w:bottom w:val="none" w:sz="0" w:space="0" w:color="auto"/>
                <w:right w:val="none" w:sz="0" w:space="0" w:color="auto"/>
              </w:divBdr>
            </w:div>
            <w:div w:id="1248340650">
              <w:marLeft w:val="0"/>
              <w:marRight w:val="0"/>
              <w:marTop w:val="0"/>
              <w:marBottom w:val="0"/>
              <w:divBdr>
                <w:top w:val="none" w:sz="0" w:space="0" w:color="auto"/>
                <w:left w:val="none" w:sz="0" w:space="0" w:color="auto"/>
                <w:bottom w:val="none" w:sz="0" w:space="0" w:color="auto"/>
                <w:right w:val="none" w:sz="0" w:space="0" w:color="auto"/>
              </w:divBdr>
            </w:div>
            <w:div w:id="1249731514">
              <w:marLeft w:val="0"/>
              <w:marRight w:val="0"/>
              <w:marTop w:val="0"/>
              <w:marBottom w:val="0"/>
              <w:divBdr>
                <w:top w:val="none" w:sz="0" w:space="0" w:color="auto"/>
                <w:left w:val="none" w:sz="0" w:space="0" w:color="auto"/>
                <w:bottom w:val="none" w:sz="0" w:space="0" w:color="auto"/>
                <w:right w:val="none" w:sz="0" w:space="0" w:color="auto"/>
              </w:divBdr>
            </w:div>
            <w:div w:id="1250389786">
              <w:marLeft w:val="0"/>
              <w:marRight w:val="0"/>
              <w:marTop w:val="0"/>
              <w:marBottom w:val="0"/>
              <w:divBdr>
                <w:top w:val="none" w:sz="0" w:space="0" w:color="auto"/>
                <w:left w:val="none" w:sz="0" w:space="0" w:color="auto"/>
                <w:bottom w:val="none" w:sz="0" w:space="0" w:color="auto"/>
                <w:right w:val="none" w:sz="0" w:space="0" w:color="auto"/>
              </w:divBdr>
            </w:div>
            <w:div w:id="1251425787">
              <w:marLeft w:val="0"/>
              <w:marRight w:val="0"/>
              <w:marTop w:val="0"/>
              <w:marBottom w:val="0"/>
              <w:divBdr>
                <w:top w:val="none" w:sz="0" w:space="0" w:color="auto"/>
                <w:left w:val="none" w:sz="0" w:space="0" w:color="auto"/>
                <w:bottom w:val="none" w:sz="0" w:space="0" w:color="auto"/>
                <w:right w:val="none" w:sz="0" w:space="0" w:color="auto"/>
              </w:divBdr>
            </w:div>
            <w:div w:id="1251740856">
              <w:marLeft w:val="0"/>
              <w:marRight w:val="0"/>
              <w:marTop w:val="0"/>
              <w:marBottom w:val="0"/>
              <w:divBdr>
                <w:top w:val="none" w:sz="0" w:space="0" w:color="auto"/>
                <w:left w:val="none" w:sz="0" w:space="0" w:color="auto"/>
                <w:bottom w:val="none" w:sz="0" w:space="0" w:color="auto"/>
                <w:right w:val="none" w:sz="0" w:space="0" w:color="auto"/>
              </w:divBdr>
            </w:div>
            <w:div w:id="1253777587">
              <w:marLeft w:val="0"/>
              <w:marRight w:val="0"/>
              <w:marTop w:val="0"/>
              <w:marBottom w:val="0"/>
              <w:divBdr>
                <w:top w:val="none" w:sz="0" w:space="0" w:color="auto"/>
                <w:left w:val="none" w:sz="0" w:space="0" w:color="auto"/>
                <w:bottom w:val="none" w:sz="0" w:space="0" w:color="auto"/>
                <w:right w:val="none" w:sz="0" w:space="0" w:color="auto"/>
              </w:divBdr>
            </w:div>
            <w:div w:id="1256279148">
              <w:marLeft w:val="0"/>
              <w:marRight w:val="0"/>
              <w:marTop w:val="0"/>
              <w:marBottom w:val="0"/>
              <w:divBdr>
                <w:top w:val="none" w:sz="0" w:space="0" w:color="auto"/>
                <w:left w:val="none" w:sz="0" w:space="0" w:color="auto"/>
                <w:bottom w:val="none" w:sz="0" w:space="0" w:color="auto"/>
                <w:right w:val="none" w:sz="0" w:space="0" w:color="auto"/>
              </w:divBdr>
            </w:div>
            <w:div w:id="1259868677">
              <w:marLeft w:val="0"/>
              <w:marRight w:val="0"/>
              <w:marTop w:val="0"/>
              <w:marBottom w:val="0"/>
              <w:divBdr>
                <w:top w:val="none" w:sz="0" w:space="0" w:color="auto"/>
                <w:left w:val="none" w:sz="0" w:space="0" w:color="auto"/>
                <w:bottom w:val="none" w:sz="0" w:space="0" w:color="auto"/>
                <w:right w:val="none" w:sz="0" w:space="0" w:color="auto"/>
              </w:divBdr>
            </w:div>
            <w:div w:id="1266112039">
              <w:marLeft w:val="0"/>
              <w:marRight w:val="0"/>
              <w:marTop w:val="0"/>
              <w:marBottom w:val="0"/>
              <w:divBdr>
                <w:top w:val="none" w:sz="0" w:space="0" w:color="auto"/>
                <w:left w:val="none" w:sz="0" w:space="0" w:color="auto"/>
                <w:bottom w:val="none" w:sz="0" w:space="0" w:color="auto"/>
                <w:right w:val="none" w:sz="0" w:space="0" w:color="auto"/>
              </w:divBdr>
            </w:div>
            <w:div w:id="1266960389">
              <w:marLeft w:val="0"/>
              <w:marRight w:val="0"/>
              <w:marTop w:val="0"/>
              <w:marBottom w:val="0"/>
              <w:divBdr>
                <w:top w:val="none" w:sz="0" w:space="0" w:color="auto"/>
                <w:left w:val="none" w:sz="0" w:space="0" w:color="auto"/>
                <w:bottom w:val="none" w:sz="0" w:space="0" w:color="auto"/>
                <w:right w:val="none" w:sz="0" w:space="0" w:color="auto"/>
              </w:divBdr>
            </w:div>
            <w:div w:id="1268151438">
              <w:marLeft w:val="0"/>
              <w:marRight w:val="0"/>
              <w:marTop w:val="0"/>
              <w:marBottom w:val="0"/>
              <w:divBdr>
                <w:top w:val="none" w:sz="0" w:space="0" w:color="auto"/>
                <w:left w:val="none" w:sz="0" w:space="0" w:color="auto"/>
                <w:bottom w:val="none" w:sz="0" w:space="0" w:color="auto"/>
                <w:right w:val="none" w:sz="0" w:space="0" w:color="auto"/>
              </w:divBdr>
            </w:div>
            <w:div w:id="1268931159">
              <w:marLeft w:val="0"/>
              <w:marRight w:val="0"/>
              <w:marTop w:val="0"/>
              <w:marBottom w:val="0"/>
              <w:divBdr>
                <w:top w:val="none" w:sz="0" w:space="0" w:color="auto"/>
                <w:left w:val="none" w:sz="0" w:space="0" w:color="auto"/>
                <w:bottom w:val="none" w:sz="0" w:space="0" w:color="auto"/>
                <w:right w:val="none" w:sz="0" w:space="0" w:color="auto"/>
              </w:divBdr>
            </w:div>
            <w:div w:id="1270309736">
              <w:marLeft w:val="0"/>
              <w:marRight w:val="0"/>
              <w:marTop w:val="0"/>
              <w:marBottom w:val="0"/>
              <w:divBdr>
                <w:top w:val="none" w:sz="0" w:space="0" w:color="auto"/>
                <w:left w:val="none" w:sz="0" w:space="0" w:color="auto"/>
                <w:bottom w:val="none" w:sz="0" w:space="0" w:color="auto"/>
                <w:right w:val="none" w:sz="0" w:space="0" w:color="auto"/>
              </w:divBdr>
            </w:div>
            <w:div w:id="1272323119">
              <w:marLeft w:val="0"/>
              <w:marRight w:val="0"/>
              <w:marTop w:val="360"/>
              <w:marBottom w:val="0"/>
              <w:divBdr>
                <w:top w:val="single" w:sz="6" w:space="0" w:color="auto"/>
                <w:left w:val="single" w:sz="6" w:space="0" w:color="auto"/>
                <w:bottom w:val="single" w:sz="6" w:space="0" w:color="auto"/>
                <w:right w:val="single" w:sz="6" w:space="0" w:color="auto"/>
              </w:divBdr>
            </w:div>
            <w:div w:id="1277057900">
              <w:marLeft w:val="0"/>
              <w:marRight w:val="0"/>
              <w:marTop w:val="0"/>
              <w:marBottom w:val="0"/>
              <w:divBdr>
                <w:top w:val="none" w:sz="0" w:space="0" w:color="auto"/>
                <w:left w:val="none" w:sz="0" w:space="0" w:color="auto"/>
                <w:bottom w:val="none" w:sz="0" w:space="0" w:color="auto"/>
                <w:right w:val="none" w:sz="0" w:space="0" w:color="auto"/>
              </w:divBdr>
            </w:div>
            <w:div w:id="1277253340">
              <w:marLeft w:val="0"/>
              <w:marRight w:val="0"/>
              <w:marTop w:val="0"/>
              <w:marBottom w:val="0"/>
              <w:divBdr>
                <w:top w:val="none" w:sz="0" w:space="0" w:color="auto"/>
                <w:left w:val="none" w:sz="0" w:space="0" w:color="auto"/>
                <w:bottom w:val="none" w:sz="0" w:space="0" w:color="auto"/>
                <w:right w:val="none" w:sz="0" w:space="0" w:color="auto"/>
              </w:divBdr>
            </w:div>
            <w:div w:id="1280529170">
              <w:marLeft w:val="0"/>
              <w:marRight w:val="0"/>
              <w:marTop w:val="0"/>
              <w:marBottom w:val="0"/>
              <w:divBdr>
                <w:top w:val="none" w:sz="0" w:space="0" w:color="auto"/>
                <w:left w:val="none" w:sz="0" w:space="0" w:color="auto"/>
                <w:bottom w:val="none" w:sz="0" w:space="0" w:color="auto"/>
                <w:right w:val="none" w:sz="0" w:space="0" w:color="auto"/>
              </w:divBdr>
            </w:div>
            <w:div w:id="1281185050">
              <w:marLeft w:val="0"/>
              <w:marRight w:val="0"/>
              <w:marTop w:val="0"/>
              <w:marBottom w:val="0"/>
              <w:divBdr>
                <w:top w:val="none" w:sz="0" w:space="0" w:color="auto"/>
                <w:left w:val="none" w:sz="0" w:space="0" w:color="auto"/>
                <w:bottom w:val="none" w:sz="0" w:space="0" w:color="auto"/>
                <w:right w:val="none" w:sz="0" w:space="0" w:color="auto"/>
              </w:divBdr>
            </w:div>
            <w:div w:id="1281650179">
              <w:marLeft w:val="0"/>
              <w:marRight w:val="0"/>
              <w:marTop w:val="0"/>
              <w:marBottom w:val="0"/>
              <w:divBdr>
                <w:top w:val="none" w:sz="0" w:space="0" w:color="auto"/>
                <w:left w:val="none" w:sz="0" w:space="0" w:color="auto"/>
                <w:bottom w:val="none" w:sz="0" w:space="0" w:color="auto"/>
                <w:right w:val="none" w:sz="0" w:space="0" w:color="auto"/>
              </w:divBdr>
            </w:div>
            <w:div w:id="1282422292">
              <w:marLeft w:val="0"/>
              <w:marRight w:val="0"/>
              <w:marTop w:val="0"/>
              <w:marBottom w:val="0"/>
              <w:divBdr>
                <w:top w:val="none" w:sz="0" w:space="0" w:color="auto"/>
                <w:left w:val="none" w:sz="0" w:space="0" w:color="auto"/>
                <w:bottom w:val="none" w:sz="0" w:space="0" w:color="auto"/>
                <w:right w:val="none" w:sz="0" w:space="0" w:color="auto"/>
              </w:divBdr>
            </w:div>
            <w:div w:id="1282566793">
              <w:marLeft w:val="0"/>
              <w:marRight w:val="0"/>
              <w:marTop w:val="0"/>
              <w:marBottom w:val="0"/>
              <w:divBdr>
                <w:top w:val="none" w:sz="0" w:space="0" w:color="auto"/>
                <w:left w:val="none" w:sz="0" w:space="0" w:color="auto"/>
                <w:bottom w:val="none" w:sz="0" w:space="0" w:color="auto"/>
                <w:right w:val="none" w:sz="0" w:space="0" w:color="auto"/>
              </w:divBdr>
            </w:div>
            <w:div w:id="1284579782">
              <w:marLeft w:val="0"/>
              <w:marRight w:val="0"/>
              <w:marTop w:val="0"/>
              <w:marBottom w:val="0"/>
              <w:divBdr>
                <w:top w:val="none" w:sz="0" w:space="0" w:color="auto"/>
                <w:left w:val="none" w:sz="0" w:space="0" w:color="auto"/>
                <w:bottom w:val="none" w:sz="0" w:space="0" w:color="auto"/>
                <w:right w:val="none" w:sz="0" w:space="0" w:color="auto"/>
              </w:divBdr>
            </w:div>
            <w:div w:id="1287274517">
              <w:marLeft w:val="0"/>
              <w:marRight w:val="0"/>
              <w:marTop w:val="0"/>
              <w:marBottom w:val="0"/>
              <w:divBdr>
                <w:top w:val="none" w:sz="0" w:space="0" w:color="auto"/>
                <w:left w:val="none" w:sz="0" w:space="0" w:color="auto"/>
                <w:bottom w:val="none" w:sz="0" w:space="0" w:color="auto"/>
                <w:right w:val="none" w:sz="0" w:space="0" w:color="auto"/>
              </w:divBdr>
            </w:div>
            <w:div w:id="1288508286">
              <w:marLeft w:val="0"/>
              <w:marRight w:val="0"/>
              <w:marTop w:val="0"/>
              <w:marBottom w:val="0"/>
              <w:divBdr>
                <w:top w:val="none" w:sz="0" w:space="0" w:color="auto"/>
                <w:left w:val="none" w:sz="0" w:space="0" w:color="auto"/>
                <w:bottom w:val="none" w:sz="0" w:space="0" w:color="auto"/>
                <w:right w:val="none" w:sz="0" w:space="0" w:color="auto"/>
              </w:divBdr>
            </w:div>
            <w:div w:id="1290624879">
              <w:marLeft w:val="0"/>
              <w:marRight w:val="0"/>
              <w:marTop w:val="0"/>
              <w:marBottom w:val="0"/>
              <w:divBdr>
                <w:top w:val="none" w:sz="0" w:space="0" w:color="auto"/>
                <w:left w:val="none" w:sz="0" w:space="0" w:color="auto"/>
                <w:bottom w:val="none" w:sz="0" w:space="0" w:color="auto"/>
                <w:right w:val="none" w:sz="0" w:space="0" w:color="auto"/>
              </w:divBdr>
            </w:div>
            <w:div w:id="1290816452">
              <w:marLeft w:val="0"/>
              <w:marRight w:val="0"/>
              <w:marTop w:val="0"/>
              <w:marBottom w:val="0"/>
              <w:divBdr>
                <w:top w:val="none" w:sz="0" w:space="0" w:color="auto"/>
                <w:left w:val="none" w:sz="0" w:space="0" w:color="auto"/>
                <w:bottom w:val="none" w:sz="0" w:space="0" w:color="auto"/>
                <w:right w:val="none" w:sz="0" w:space="0" w:color="auto"/>
              </w:divBdr>
            </w:div>
            <w:div w:id="1294217996">
              <w:marLeft w:val="0"/>
              <w:marRight w:val="0"/>
              <w:marTop w:val="0"/>
              <w:marBottom w:val="0"/>
              <w:divBdr>
                <w:top w:val="none" w:sz="0" w:space="0" w:color="auto"/>
                <w:left w:val="none" w:sz="0" w:space="0" w:color="auto"/>
                <w:bottom w:val="none" w:sz="0" w:space="0" w:color="auto"/>
                <w:right w:val="none" w:sz="0" w:space="0" w:color="auto"/>
              </w:divBdr>
            </w:div>
            <w:div w:id="1298803532">
              <w:marLeft w:val="0"/>
              <w:marRight w:val="0"/>
              <w:marTop w:val="0"/>
              <w:marBottom w:val="0"/>
              <w:divBdr>
                <w:top w:val="none" w:sz="0" w:space="0" w:color="auto"/>
                <w:left w:val="none" w:sz="0" w:space="0" w:color="auto"/>
                <w:bottom w:val="none" w:sz="0" w:space="0" w:color="auto"/>
                <w:right w:val="none" w:sz="0" w:space="0" w:color="auto"/>
              </w:divBdr>
              <w:divsChild>
                <w:div w:id="2126011">
                  <w:marLeft w:val="0"/>
                  <w:marRight w:val="0"/>
                  <w:marTop w:val="0"/>
                  <w:marBottom w:val="0"/>
                  <w:divBdr>
                    <w:top w:val="none" w:sz="0" w:space="0" w:color="auto"/>
                    <w:left w:val="none" w:sz="0" w:space="0" w:color="auto"/>
                    <w:bottom w:val="none" w:sz="0" w:space="0" w:color="auto"/>
                    <w:right w:val="none" w:sz="0" w:space="0" w:color="auto"/>
                  </w:divBdr>
                </w:div>
                <w:div w:id="9375204">
                  <w:marLeft w:val="0"/>
                  <w:marRight w:val="0"/>
                  <w:marTop w:val="0"/>
                  <w:marBottom w:val="0"/>
                  <w:divBdr>
                    <w:top w:val="none" w:sz="0" w:space="0" w:color="auto"/>
                    <w:left w:val="none" w:sz="0" w:space="0" w:color="auto"/>
                    <w:bottom w:val="none" w:sz="0" w:space="0" w:color="auto"/>
                    <w:right w:val="none" w:sz="0" w:space="0" w:color="auto"/>
                  </w:divBdr>
                </w:div>
                <w:div w:id="12802378">
                  <w:marLeft w:val="0"/>
                  <w:marRight w:val="0"/>
                  <w:marTop w:val="0"/>
                  <w:marBottom w:val="0"/>
                  <w:divBdr>
                    <w:top w:val="none" w:sz="0" w:space="0" w:color="auto"/>
                    <w:left w:val="none" w:sz="0" w:space="0" w:color="auto"/>
                    <w:bottom w:val="none" w:sz="0" w:space="0" w:color="auto"/>
                    <w:right w:val="none" w:sz="0" w:space="0" w:color="auto"/>
                  </w:divBdr>
                </w:div>
                <w:div w:id="14237771">
                  <w:marLeft w:val="0"/>
                  <w:marRight w:val="0"/>
                  <w:marTop w:val="0"/>
                  <w:marBottom w:val="0"/>
                  <w:divBdr>
                    <w:top w:val="none" w:sz="0" w:space="0" w:color="auto"/>
                    <w:left w:val="none" w:sz="0" w:space="0" w:color="auto"/>
                    <w:bottom w:val="none" w:sz="0" w:space="0" w:color="auto"/>
                    <w:right w:val="none" w:sz="0" w:space="0" w:color="auto"/>
                  </w:divBdr>
                </w:div>
                <w:div w:id="15884127">
                  <w:marLeft w:val="0"/>
                  <w:marRight w:val="0"/>
                  <w:marTop w:val="0"/>
                  <w:marBottom w:val="0"/>
                  <w:divBdr>
                    <w:top w:val="none" w:sz="0" w:space="0" w:color="auto"/>
                    <w:left w:val="none" w:sz="0" w:space="0" w:color="auto"/>
                    <w:bottom w:val="none" w:sz="0" w:space="0" w:color="auto"/>
                    <w:right w:val="none" w:sz="0" w:space="0" w:color="auto"/>
                  </w:divBdr>
                </w:div>
                <w:div w:id="18506253">
                  <w:marLeft w:val="0"/>
                  <w:marRight w:val="0"/>
                  <w:marTop w:val="0"/>
                  <w:marBottom w:val="0"/>
                  <w:divBdr>
                    <w:top w:val="none" w:sz="0" w:space="0" w:color="auto"/>
                    <w:left w:val="none" w:sz="0" w:space="0" w:color="auto"/>
                    <w:bottom w:val="none" w:sz="0" w:space="0" w:color="auto"/>
                    <w:right w:val="none" w:sz="0" w:space="0" w:color="auto"/>
                  </w:divBdr>
                </w:div>
                <w:div w:id="20403341">
                  <w:marLeft w:val="0"/>
                  <w:marRight w:val="0"/>
                  <w:marTop w:val="0"/>
                  <w:marBottom w:val="0"/>
                  <w:divBdr>
                    <w:top w:val="none" w:sz="0" w:space="0" w:color="auto"/>
                    <w:left w:val="none" w:sz="0" w:space="0" w:color="auto"/>
                    <w:bottom w:val="none" w:sz="0" w:space="0" w:color="auto"/>
                    <w:right w:val="none" w:sz="0" w:space="0" w:color="auto"/>
                  </w:divBdr>
                </w:div>
                <w:div w:id="21514859">
                  <w:marLeft w:val="0"/>
                  <w:marRight w:val="0"/>
                  <w:marTop w:val="0"/>
                  <w:marBottom w:val="0"/>
                  <w:divBdr>
                    <w:top w:val="none" w:sz="0" w:space="0" w:color="auto"/>
                    <w:left w:val="none" w:sz="0" w:space="0" w:color="auto"/>
                    <w:bottom w:val="none" w:sz="0" w:space="0" w:color="auto"/>
                    <w:right w:val="none" w:sz="0" w:space="0" w:color="auto"/>
                  </w:divBdr>
                </w:div>
                <w:div w:id="21633455">
                  <w:marLeft w:val="0"/>
                  <w:marRight w:val="0"/>
                  <w:marTop w:val="0"/>
                  <w:marBottom w:val="0"/>
                  <w:divBdr>
                    <w:top w:val="none" w:sz="0" w:space="0" w:color="auto"/>
                    <w:left w:val="none" w:sz="0" w:space="0" w:color="auto"/>
                    <w:bottom w:val="none" w:sz="0" w:space="0" w:color="auto"/>
                    <w:right w:val="none" w:sz="0" w:space="0" w:color="auto"/>
                  </w:divBdr>
                </w:div>
                <w:div w:id="24332932">
                  <w:marLeft w:val="0"/>
                  <w:marRight w:val="0"/>
                  <w:marTop w:val="0"/>
                  <w:marBottom w:val="0"/>
                  <w:divBdr>
                    <w:top w:val="none" w:sz="0" w:space="0" w:color="auto"/>
                    <w:left w:val="none" w:sz="0" w:space="0" w:color="auto"/>
                    <w:bottom w:val="none" w:sz="0" w:space="0" w:color="auto"/>
                    <w:right w:val="none" w:sz="0" w:space="0" w:color="auto"/>
                  </w:divBdr>
                </w:div>
                <w:div w:id="25326958">
                  <w:marLeft w:val="0"/>
                  <w:marRight w:val="0"/>
                  <w:marTop w:val="0"/>
                  <w:marBottom w:val="0"/>
                  <w:divBdr>
                    <w:top w:val="none" w:sz="0" w:space="0" w:color="auto"/>
                    <w:left w:val="none" w:sz="0" w:space="0" w:color="auto"/>
                    <w:bottom w:val="none" w:sz="0" w:space="0" w:color="auto"/>
                    <w:right w:val="none" w:sz="0" w:space="0" w:color="auto"/>
                  </w:divBdr>
                </w:div>
                <w:div w:id="27685014">
                  <w:marLeft w:val="0"/>
                  <w:marRight w:val="0"/>
                  <w:marTop w:val="0"/>
                  <w:marBottom w:val="0"/>
                  <w:divBdr>
                    <w:top w:val="none" w:sz="0" w:space="0" w:color="auto"/>
                    <w:left w:val="none" w:sz="0" w:space="0" w:color="auto"/>
                    <w:bottom w:val="none" w:sz="0" w:space="0" w:color="auto"/>
                    <w:right w:val="none" w:sz="0" w:space="0" w:color="auto"/>
                  </w:divBdr>
                </w:div>
                <w:div w:id="29963803">
                  <w:marLeft w:val="0"/>
                  <w:marRight w:val="0"/>
                  <w:marTop w:val="0"/>
                  <w:marBottom w:val="0"/>
                  <w:divBdr>
                    <w:top w:val="none" w:sz="0" w:space="0" w:color="auto"/>
                    <w:left w:val="none" w:sz="0" w:space="0" w:color="auto"/>
                    <w:bottom w:val="none" w:sz="0" w:space="0" w:color="auto"/>
                    <w:right w:val="none" w:sz="0" w:space="0" w:color="auto"/>
                  </w:divBdr>
                </w:div>
                <w:div w:id="30418947">
                  <w:marLeft w:val="0"/>
                  <w:marRight w:val="0"/>
                  <w:marTop w:val="0"/>
                  <w:marBottom w:val="0"/>
                  <w:divBdr>
                    <w:top w:val="none" w:sz="0" w:space="0" w:color="auto"/>
                    <w:left w:val="none" w:sz="0" w:space="0" w:color="auto"/>
                    <w:bottom w:val="none" w:sz="0" w:space="0" w:color="auto"/>
                    <w:right w:val="none" w:sz="0" w:space="0" w:color="auto"/>
                  </w:divBdr>
                </w:div>
                <w:div w:id="32536170">
                  <w:marLeft w:val="0"/>
                  <w:marRight w:val="0"/>
                  <w:marTop w:val="0"/>
                  <w:marBottom w:val="0"/>
                  <w:divBdr>
                    <w:top w:val="none" w:sz="0" w:space="0" w:color="auto"/>
                    <w:left w:val="none" w:sz="0" w:space="0" w:color="auto"/>
                    <w:bottom w:val="none" w:sz="0" w:space="0" w:color="auto"/>
                    <w:right w:val="none" w:sz="0" w:space="0" w:color="auto"/>
                  </w:divBdr>
                </w:div>
                <w:div w:id="32537681">
                  <w:marLeft w:val="0"/>
                  <w:marRight w:val="0"/>
                  <w:marTop w:val="0"/>
                  <w:marBottom w:val="0"/>
                  <w:divBdr>
                    <w:top w:val="none" w:sz="0" w:space="0" w:color="auto"/>
                    <w:left w:val="none" w:sz="0" w:space="0" w:color="auto"/>
                    <w:bottom w:val="none" w:sz="0" w:space="0" w:color="auto"/>
                    <w:right w:val="none" w:sz="0" w:space="0" w:color="auto"/>
                  </w:divBdr>
                </w:div>
                <w:div w:id="34548806">
                  <w:marLeft w:val="0"/>
                  <w:marRight w:val="0"/>
                  <w:marTop w:val="0"/>
                  <w:marBottom w:val="0"/>
                  <w:divBdr>
                    <w:top w:val="none" w:sz="0" w:space="0" w:color="auto"/>
                    <w:left w:val="none" w:sz="0" w:space="0" w:color="auto"/>
                    <w:bottom w:val="none" w:sz="0" w:space="0" w:color="auto"/>
                    <w:right w:val="none" w:sz="0" w:space="0" w:color="auto"/>
                  </w:divBdr>
                </w:div>
                <w:div w:id="37436529">
                  <w:marLeft w:val="0"/>
                  <w:marRight w:val="0"/>
                  <w:marTop w:val="0"/>
                  <w:marBottom w:val="0"/>
                  <w:divBdr>
                    <w:top w:val="none" w:sz="0" w:space="0" w:color="auto"/>
                    <w:left w:val="none" w:sz="0" w:space="0" w:color="auto"/>
                    <w:bottom w:val="none" w:sz="0" w:space="0" w:color="auto"/>
                    <w:right w:val="none" w:sz="0" w:space="0" w:color="auto"/>
                  </w:divBdr>
                </w:div>
                <w:div w:id="38825467">
                  <w:marLeft w:val="0"/>
                  <w:marRight w:val="0"/>
                  <w:marTop w:val="0"/>
                  <w:marBottom w:val="0"/>
                  <w:divBdr>
                    <w:top w:val="none" w:sz="0" w:space="0" w:color="auto"/>
                    <w:left w:val="none" w:sz="0" w:space="0" w:color="auto"/>
                    <w:bottom w:val="none" w:sz="0" w:space="0" w:color="auto"/>
                    <w:right w:val="none" w:sz="0" w:space="0" w:color="auto"/>
                  </w:divBdr>
                </w:div>
                <w:div w:id="39479871">
                  <w:marLeft w:val="0"/>
                  <w:marRight w:val="0"/>
                  <w:marTop w:val="0"/>
                  <w:marBottom w:val="0"/>
                  <w:divBdr>
                    <w:top w:val="none" w:sz="0" w:space="0" w:color="auto"/>
                    <w:left w:val="none" w:sz="0" w:space="0" w:color="auto"/>
                    <w:bottom w:val="none" w:sz="0" w:space="0" w:color="auto"/>
                    <w:right w:val="none" w:sz="0" w:space="0" w:color="auto"/>
                  </w:divBdr>
                </w:div>
                <w:div w:id="41297998">
                  <w:marLeft w:val="0"/>
                  <w:marRight w:val="0"/>
                  <w:marTop w:val="0"/>
                  <w:marBottom w:val="0"/>
                  <w:divBdr>
                    <w:top w:val="none" w:sz="0" w:space="0" w:color="auto"/>
                    <w:left w:val="none" w:sz="0" w:space="0" w:color="auto"/>
                    <w:bottom w:val="none" w:sz="0" w:space="0" w:color="auto"/>
                    <w:right w:val="none" w:sz="0" w:space="0" w:color="auto"/>
                  </w:divBdr>
                </w:div>
                <w:div w:id="43525195">
                  <w:marLeft w:val="0"/>
                  <w:marRight w:val="0"/>
                  <w:marTop w:val="0"/>
                  <w:marBottom w:val="0"/>
                  <w:divBdr>
                    <w:top w:val="none" w:sz="0" w:space="0" w:color="auto"/>
                    <w:left w:val="none" w:sz="0" w:space="0" w:color="auto"/>
                    <w:bottom w:val="none" w:sz="0" w:space="0" w:color="auto"/>
                    <w:right w:val="none" w:sz="0" w:space="0" w:color="auto"/>
                  </w:divBdr>
                </w:div>
                <w:div w:id="43868014">
                  <w:marLeft w:val="0"/>
                  <w:marRight w:val="0"/>
                  <w:marTop w:val="0"/>
                  <w:marBottom w:val="0"/>
                  <w:divBdr>
                    <w:top w:val="none" w:sz="0" w:space="0" w:color="auto"/>
                    <w:left w:val="none" w:sz="0" w:space="0" w:color="auto"/>
                    <w:bottom w:val="none" w:sz="0" w:space="0" w:color="auto"/>
                    <w:right w:val="none" w:sz="0" w:space="0" w:color="auto"/>
                  </w:divBdr>
                </w:div>
                <w:div w:id="44918507">
                  <w:marLeft w:val="0"/>
                  <w:marRight w:val="0"/>
                  <w:marTop w:val="0"/>
                  <w:marBottom w:val="0"/>
                  <w:divBdr>
                    <w:top w:val="none" w:sz="0" w:space="0" w:color="auto"/>
                    <w:left w:val="none" w:sz="0" w:space="0" w:color="auto"/>
                    <w:bottom w:val="none" w:sz="0" w:space="0" w:color="auto"/>
                    <w:right w:val="none" w:sz="0" w:space="0" w:color="auto"/>
                  </w:divBdr>
                </w:div>
                <w:div w:id="46732050">
                  <w:marLeft w:val="0"/>
                  <w:marRight w:val="0"/>
                  <w:marTop w:val="0"/>
                  <w:marBottom w:val="0"/>
                  <w:divBdr>
                    <w:top w:val="none" w:sz="0" w:space="0" w:color="auto"/>
                    <w:left w:val="none" w:sz="0" w:space="0" w:color="auto"/>
                    <w:bottom w:val="none" w:sz="0" w:space="0" w:color="auto"/>
                    <w:right w:val="none" w:sz="0" w:space="0" w:color="auto"/>
                  </w:divBdr>
                </w:div>
                <w:div w:id="46925879">
                  <w:marLeft w:val="0"/>
                  <w:marRight w:val="0"/>
                  <w:marTop w:val="0"/>
                  <w:marBottom w:val="0"/>
                  <w:divBdr>
                    <w:top w:val="none" w:sz="0" w:space="0" w:color="auto"/>
                    <w:left w:val="none" w:sz="0" w:space="0" w:color="auto"/>
                    <w:bottom w:val="none" w:sz="0" w:space="0" w:color="auto"/>
                    <w:right w:val="none" w:sz="0" w:space="0" w:color="auto"/>
                  </w:divBdr>
                </w:div>
                <w:div w:id="48308483">
                  <w:marLeft w:val="0"/>
                  <w:marRight w:val="0"/>
                  <w:marTop w:val="0"/>
                  <w:marBottom w:val="0"/>
                  <w:divBdr>
                    <w:top w:val="none" w:sz="0" w:space="0" w:color="auto"/>
                    <w:left w:val="none" w:sz="0" w:space="0" w:color="auto"/>
                    <w:bottom w:val="none" w:sz="0" w:space="0" w:color="auto"/>
                    <w:right w:val="none" w:sz="0" w:space="0" w:color="auto"/>
                  </w:divBdr>
                </w:div>
                <w:div w:id="48462236">
                  <w:marLeft w:val="0"/>
                  <w:marRight w:val="0"/>
                  <w:marTop w:val="0"/>
                  <w:marBottom w:val="0"/>
                  <w:divBdr>
                    <w:top w:val="none" w:sz="0" w:space="0" w:color="auto"/>
                    <w:left w:val="none" w:sz="0" w:space="0" w:color="auto"/>
                    <w:bottom w:val="none" w:sz="0" w:space="0" w:color="auto"/>
                    <w:right w:val="none" w:sz="0" w:space="0" w:color="auto"/>
                  </w:divBdr>
                </w:div>
                <w:div w:id="52507626">
                  <w:marLeft w:val="0"/>
                  <w:marRight w:val="0"/>
                  <w:marTop w:val="0"/>
                  <w:marBottom w:val="0"/>
                  <w:divBdr>
                    <w:top w:val="none" w:sz="0" w:space="0" w:color="auto"/>
                    <w:left w:val="none" w:sz="0" w:space="0" w:color="auto"/>
                    <w:bottom w:val="none" w:sz="0" w:space="0" w:color="auto"/>
                    <w:right w:val="none" w:sz="0" w:space="0" w:color="auto"/>
                  </w:divBdr>
                </w:div>
                <w:div w:id="56169313">
                  <w:marLeft w:val="0"/>
                  <w:marRight w:val="0"/>
                  <w:marTop w:val="0"/>
                  <w:marBottom w:val="0"/>
                  <w:divBdr>
                    <w:top w:val="none" w:sz="0" w:space="0" w:color="auto"/>
                    <w:left w:val="none" w:sz="0" w:space="0" w:color="auto"/>
                    <w:bottom w:val="none" w:sz="0" w:space="0" w:color="auto"/>
                    <w:right w:val="none" w:sz="0" w:space="0" w:color="auto"/>
                  </w:divBdr>
                </w:div>
                <w:div w:id="56249524">
                  <w:marLeft w:val="0"/>
                  <w:marRight w:val="0"/>
                  <w:marTop w:val="0"/>
                  <w:marBottom w:val="0"/>
                  <w:divBdr>
                    <w:top w:val="none" w:sz="0" w:space="0" w:color="auto"/>
                    <w:left w:val="none" w:sz="0" w:space="0" w:color="auto"/>
                    <w:bottom w:val="none" w:sz="0" w:space="0" w:color="auto"/>
                    <w:right w:val="none" w:sz="0" w:space="0" w:color="auto"/>
                  </w:divBdr>
                </w:div>
                <w:div w:id="57094954">
                  <w:marLeft w:val="0"/>
                  <w:marRight w:val="0"/>
                  <w:marTop w:val="0"/>
                  <w:marBottom w:val="0"/>
                  <w:divBdr>
                    <w:top w:val="none" w:sz="0" w:space="0" w:color="auto"/>
                    <w:left w:val="none" w:sz="0" w:space="0" w:color="auto"/>
                    <w:bottom w:val="none" w:sz="0" w:space="0" w:color="auto"/>
                    <w:right w:val="none" w:sz="0" w:space="0" w:color="auto"/>
                  </w:divBdr>
                </w:div>
                <w:div w:id="63065335">
                  <w:marLeft w:val="0"/>
                  <w:marRight w:val="0"/>
                  <w:marTop w:val="0"/>
                  <w:marBottom w:val="0"/>
                  <w:divBdr>
                    <w:top w:val="none" w:sz="0" w:space="0" w:color="auto"/>
                    <w:left w:val="none" w:sz="0" w:space="0" w:color="auto"/>
                    <w:bottom w:val="none" w:sz="0" w:space="0" w:color="auto"/>
                    <w:right w:val="none" w:sz="0" w:space="0" w:color="auto"/>
                  </w:divBdr>
                </w:div>
                <w:div w:id="63844482">
                  <w:marLeft w:val="0"/>
                  <w:marRight w:val="0"/>
                  <w:marTop w:val="0"/>
                  <w:marBottom w:val="0"/>
                  <w:divBdr>
                    <w:top w:val="none" w:sz="0" w:space="0" w:color="auto"/>
                    <w:left w:val="none" w:sz="0" w:space="0" w:color="auto"/>
                    <w:bottom w:val="none" w:sz="0" w:space="0" w:color="auto"/>
                    <w:right w:val="none" w:sz="0" w:space="0" w:color="auto"/>
                  </w:divBdr>
                </w:div>
                <w:div w:id="64228848">
                  <w:marLeft w:val="0"/>
                  <w:marRight w:val="0"/>
                  <w:marTop w:val="0"/>
                  <w:marBottom w:val="0"/>
                  <w:divBdr>
                    <w:top w:val="none" w:sz="0" w:space="0" w:color="auto"/>
                    <w:left w:val="none" w:sz="0" w:space="0" w:color="auto"/>
                    <w:bottom w:val="none" w:sz="0" w:space="0" w:color="auto"/>
                    <w:right w:val="none" w:sz="0" w:space="0" w:color="auto"/>
                  </w:divBdr>
                </w:div>
                <w:div w:id="65996333">
                  <w:marLeft w:val="0"/>
                  <w:marRight w:val="0"/>
                  <w:marTop w:val="0"/>
                  <w:marBottom w:val="0"/>
                  <w:divBdr>
                    <w:top w:val="none" w:sz="0" w:space="0" w:color="auto"/>
                    <w:left w:val="none" w:sz="0" w:space="0" w:color="auto"/>
                    <w:bottom w:val="none" w:sz="0" w:space="0" w:color="auto"/>
                    <w:right w:val="none" w:sz="0" w:space="0" w:color="auto"/>
                  </w:divBdr>
                </w:div>
                <w:div w:id="67004029">
                  <w:marLeft w:val="0"/>
                  <w:marRight w:val="0"/>
                  <w:marTop w:val="0"/>
                  <w:marBottom w:val="0"/>
                  <w:divBdr>
                    <w:top w:val="none" w:sz="0" w:space="0" w:color="auto"/>
                    <w:left w:val="none" w:sz="0" w:space="0" w:color="auto"/>
                    <w:bottom w:val="none" w:sz="0" w:space="0" w:color="auto"/>
                    <w:right w:val="none" w:sz="0" w:space="0" w:color="auto"/>
                  </w:divBdr>
                </w:div>
                <w:div w:id="68498988">
                  <w:marLeft w:val="0"/>
                  <w:marRight w:val="0"/>
                  <w:marTop w:val="0"/>
                  <w:marBottom w:val="0"/>
                  <w:divBdr>
                    <w:top w:val="none" w:sz="0" w:space="0" w:color="auto"/>
                    <w:left w:val="none" w:sz="0" w:space="0" w:color="auto"/>
                    <w:bottom w:val="none" w:sz="0" w:space="0" w:color="auto"/>
                    <w:right w:val="none" w:sz="0" w:space="0" w:color="auto"/>
                  </w:divBdr>
                </w:div>
                <w:div w:id="70083051">
                  <w:marLeft w:val="0"/>
                  <w:marRight w:val="0"/>
                  <w:marTop w:val="0"/>
                  <w:marBottom w:val="0"/>
                  <w:divBdr>
                    <w:top w:val="none" w:sz="0" w:space="0" w:color="auto"/>
                    <w:left w:val="none" w:sz="0" w:space="0" w:color="auto"/>
                    <w:bottom w:val="none" w:sz="0" w:space="0" w:color="auto"/>
                    <w:right w:val="none" w:sz="0" w:space="0" w:color="auto"/>
                  </w:divBdr>
                </w:div>
                <w:div w:id="72625431">
                  <w:marLeft w:val="0"/>
                  <w:marRight w:val="0"/>
                  <w:marTop w:val="0"/>
                  <w:marBottom w:val="0"/>
                  <w:divBdr>
                    <w:top w:val="none" w:sz="0" w:space="0" w:color="auto"/>
                    <w:left w:val="none" w:sz="0" w:space="0" w:color="auto"/>
                    <w:bottom w:val="none" w:sz="0" w:space="0" w:color="auto"/>
                    <w:right w:val="none" w:sz="0" w:space="0" w:color="auto"/>
                  </w:divBdr>
                </w:div>
                <w:div w:id="76631892">
                  <w:marLeft w:val="0"/>
                  <w:marRight w:val="0"/>
                  <w:marTop w:val="0"/>
                  <w:marBottom w:val="0"/>
                  <w:divBdr>
                    <w:top w:val="none" w:sz="0" w:space="0" w:color="auto"/>
                    <w:left w:val="none" w:sz="0" w:space="0" w:color="auto"/>
                    <w:bottom w:val="none" w:sz="0" w:space="0" w:color="auto"/>
                    <w:right w:val="none" w:sz="0" w:space="0" w:color="auto"/>
                  </w:divBdr>
                </w:div>
                <w:div w:id="79526773">
                  <w:marLeft w:val="0"/>
                  <w:marRight w:val="0"/>
                  <w:marTop w:val="0"/>
                  <w:marBottom w:val="0"/>
                  <w:divBdr>
                    <w:top w:val="none" w:sz="0" w:space="0" w:color="auto"/>
                    <w:left w:val="none" w:sz="0" w:space="0" w:color="auto"/>
                    <w:bottom w:val="none" w:sz="0" w:space="0" w:color="auto"/>
                    <w:right w:val="none" w:sz="0" w:space="0" w:color="auto"/>
                  </w:divBdr>
                </w:div>
                <w:div w:id="82190326">
                  <w:marLeft w:val="0"/>
                  <w:marRight w:val="0"/>
                  <w:marTop w:val="0"/>
                  <w:marBottom w:val="0"/>
                  <w:divBdr>
                    <w:top w:val="none" w:sz="0" w:space="0" w:color="auto"/>
                    <w:left w:val="none" w:sz="0" w:space="0" w:color="auto"/>
                    <w:bottom w:val="none" w:sz="0" w:space="0" w:color="auto"/>
                    <w:right w:val="none" w:sz="0" w:space="0" w:color="auto"/>
                  </w:divBdr>
                </w:div>
                <w:div w:id="86121912">
                  <w:marLeft w:val="0"/>
                  <w:marRight w:val="0"/>
                  <w:marTop w:val="0"/>
                  <w:marBottom w:val="0"/>
                  <w:divBdr>
                    <w:top w:val="none" w:sz="0" w:space="0" w:color="auto"/>
                    <w:left w:val="none" w:sz="0" w:space="0" w:color="auto"/>
                    <w:bottom w:val="none" w:sz="0" w:space="0" w:color="auto"/>
                    <w:right w:val="none" w:sz="0" w:space="0" w:color="auto"/>
                  </w:divBdr>
                </w:div>
                <w:div w:id="87166629">
                  <w:marLeft w:val="0"/>
                  <w:marRight w:val="0"/>
                  <w:marTop w:val="0"/>
                  <w:marBottom w:val="0"/>
                  <w:divBdr>
                    <w:top w:val="none" w:sz="0" w:space="0" w:color="auto"/>
                    <w:left w:val="none" w:sz="0" w:space="0" w:color="auto"/>
                    <w:bottom w:val="none" w:sz="0" w:space="0" w:color="auto"/>
                    <w:right w:val="none" w:sz="0" w:space="0" w:color="auto"/>
                  </w:divBdr>
                </w:div>
                <w:div w:id="88813175">
                  <w:marLeft w:val="0"/>
                  <w:marRight w:val="0"/>
                  <w:marTop w:val="0"/>
                  <w:marBottom w:val="0"/>
                  <w:divBdr>
                    <w:top w:val="none" w:sz="0" w:space="0" w:color="auto"/>
                    <w:left w:val="none" w:sz="0" w:space="0" w:color="auto"/>
                    <w:bottom w:val="none" w:sz="0" w:space="0" w:color="auto"/>
                    <w:right w:val="none" w:sz="0" w:space="0" w:color="auto"/>
                  </w:divBdr>
                </w:div>
                <w:div w:id="90784521">
                  <w:marLeft w:val="0"/>
                  <w:marRight w:val="0"/>
                  <w:marTop w:val="0"/>
                  <w:marBottom w:val="0"/>
                  <w:divBdr>
                    <w:top w:val="none" w:sz="0" w:space="0" w:color="auto"/>
                    <w:left w:val="none" w:sz="0" w:space="0" w:color="auto"/>
                    <w:bottom w:val="none" w:sz="0" w:space="0" w:color="auto"/>
                    <w:right w:val="none" w:sz="0" w:space="0" w:color="auto"/>
                  </w:divBdr>
                </w:div>
                <w:div w:id="92867837">
                  <w:marLeft w:val="0"/>
                  <w:marRight w:val="0"/>
                  <w:marTop w:val="0"/>
                  <w:marBottom w:val="0"/>
                  <w:divBdr>
                    <w:top w:val="none" w:sz="0" w:space="0" w:color="auto"/>
                    <w:left w:val="none" w:sz="0" w:space="0" w:color="auto"/>
                    <w:bottom w:val="none" w:sz="0" w:space="0" w:color="auto"/>
                    <w:right w:val="none" w:sz="0" w:space="0" w:color="auto"/>
                  </w:divBdr>
                </w:div>
                <w:div w:id="93481593">
                  <w:marLeft w:val="0"/>
                  <w:marRight w:val="0"/>
                  <w:marTop w:val="0"/>
                  <w:marBottom w:val="0"/>
                  <w:divBdr>
                    <w:top w:val="none" w:sz="0" w:space="0" w:color="auto"/>
                    <w:left w:val="none" w:sz="0" w:space="0" w:color="auto"/>
                    <w:bottom w:val="none" w:sz="0" w:space="0" w:color="auto"/>
                    <w:right w:val="none" w:sz="0" w:space="0" w:color="auto"/>
                  </w:divBdr>
                </w:div>
                <w:div w:id="93483178">
                  <w:marLeft w:val="0"/>
                  <w:marRight w:val="0"/>
                  <w:marTop w:val="0"/>
                  <w:marBottom w:val="0"/>
                  <w:divBdr>
                    <w:top w:val="none" w:sz="0" w:space="0" w:color="auto"/>
                    <w:left w:val="none" w:sz="0" w:space="0" w:color="auto"/>
                    <w:bottom w:val="none" w:sz="0" w:space="0" w:color="auto"/>
                    <w:right w:val="none" w:sz="0" w:space="0" w:color="auto"/>
                  </w:divBdr>
                </w:div>
                <w:div w:id="95181277">
                  <w:marLeft w:val="0"/>
                  <w:marRight w:val="0"/>
                  <w:marTop w:val="0"/>
                  <w:marBottom w:val="0"/>
                  <w:divBdr>
                    <w:top w:val="none" w:sz="0" w:space="0" w:color="auto"/>
                    <w:left w:val="none" w:sz="0" w:space="0" w:color="auto"/>
                    <w:bottom w:val="none" w:sz="0" w:space="0" w:color="auto"/>
                    <w:right w:val="none" w:sz="0" w:space="0" w:color="auto"/>
                  </w:divBdr>
                </w:div>
                <w:div w:id="96946288">
                  <w:marLeft w:val="0"/>
                  <w:marRight w:val="0"/>
                  <w:marTop w:val="0"/>
                  <w:marBottom w:val="0"/>
                  <w:divBdr>
                    <w:top w:val="none" w:sz="0" w:space="0" w:color="auto"/>
                    <w:left w:val="none" w:sz="0" w:space="0" w:color="auto"/>
                    <w:bottom w:val="none" w:sz="0" w:space="0" w:color="auto"/>
                    <w:right w:val="none" w:sz="0" w:space="0" w:color="auto"/>
                  </w:divBdr>
                </w:div>
                <w:div w:id="99187573">
                  <w:marLeft w:val="0"/>
                  <w:marRight w:val="0"/>
                  <w:marTop w:val="0"/>
                  <w:marBottom w:val="0"/>
                  <w:divBdr>
                    <w:top w:val="none" w:sz="0" w:space="0" w:color="auto"/>
                    <w:left w:val="none" w:sz="0" w:space="0" w:color="auto"/>
                    <w:bottom w:val="none" w:sz="0" w:space="0" w:color="auto"/>
                    <w:right w:val="none" w:sz="0" w:space="0" w:color="auto"/>
                  </w:divBdr>
                </w:div>
                <w:div w:id="100035163">
                  <w:marLeft w:val="0"/>
                  <w:marRight w:val="0"/>
                  <w:marTop w:val="0"/>
                  <w:marBottom w:val="0"/>
                  <w:divBdr>
                    <w:top w:val="none" w:sz="0" w:space="0" w:color="auto"/>
                    <w:left w:val="none" w:sz="0" w:space="0" w:color="auto"/>
                    <w:bottom w:val="none" w:sz="0" w:space="0" w:color="auto"/>
                    <w:right w:val="none" w:sz="0" w:space="0" w:color="auto"/>
                  </w:divBdr>
                </w:div>
                <w:div w:id="101457893">
                  <w:marLeft w:val="0"/>
                  <w:marRight w:val="0"/>
                  <w:marTop w:val="0"/>
                  <w:marBottom w:val="0"/>
                  <w:divBdr>
                    <w:top w:val="none" w:sz="0" w:space="0" w:color="auto"/>
                    <w:left w:val="none" w:sz="0" w:space="0" w:color="auto"/>
                    <w:bottom w:val="none" w:sz="0" w:space="0" w:color="auto"/>
                    <w:right w:val="none" w:sz="0" w:space="0" w:color="auto"/>
                  </w:divBdr>
                </w:div>
                <w:div w:id="102044168">
                  <w:marLeft w:val="0"/>
                  <w:marRight w:val="0"/>
                  <w:marTop w:val="0"/>
                  <w:marBottom w:val="0"/>
                  <w:divBdr>
                    <w:top w:val="none" w:sz="0" w:space="0" w:color="auto"/>
                    <w:left w:val="none" w:sz="0" w:space="0" w:color="auto"/>
                    <w:bottom w:val="none" w:sz="0" w:space="0" w:color="auto"/>
                    <w:right w:val="none" w:sz="0" w:space="0" w:color="auto"/>
                  </w:divBdr>
                </w:div>
                <w:div w:id="103234927">
                  <w:marLeft w:val="0"/>
                  <w:marRight w:val="0"/>
                  <w:marTop w:val="0"/>
                  <w:marBottom w:val="0"/>
                  <w:divBdr>
                    <w:top w:val="none" w:sz="0" w:space="0" w:color="auto"/>
                    <w:left w:val="none" w:sz="0" w:space="0" w:color="auto"/>
                    <w:bottom w:val="none" w:sz="0" w:space="0" w:color="auto"/>
                    <w:right w:val="none" w:sz="0" w:space="0" w:color="auto"/>
                  </w:divBdr>
                </w:div>
                <w:div w:id="105318894">
                  <w:marLeft w:val="0"/>
                  <w:marRight w:val="0"/>
                  <w:marTop w:val="0"/>
                  <w:marBottom w:val="0"/>
                  <w:divBdr>
                    <w:top w:val="none" w:sz="0" w:space="0" w:color="auto"/>
                    <w:left w:val="none" w:sz="0" w:space="0" w:color="auto"/>
                    <w:bottom w:val="none" w:sz="0" w:space="0" w:color="auto"/>
                    <w:right w:val="none" w:sz="0" w:space="0" w:color="auto"/>
                  </w:divBdr>
                </w:div>
                <w:div w:id="106778286">
                  <w:marLeft w:val="0"/>
                  <w:marRight w:val="0"/>
                  <w:marTop w:val="0"/>
                  <w:marBottom w:val="0"/>
                  <w:divBdr>
                    <w:top w:val="none" w:sz="0" w:space="0" w:color="auto"/>
                    <w:left w:val="none" w:sz="0" w:space="0" w:color="auto"/>
                    <w:bottom w:val="none" w:sz="0" w:space="0" w:color="auto"/>
                    <w:right w:val="none" w:sz="0" w:space="0" w:color="auto"/>
                  </w:divBdr>
                </w:div>
                <w:div w:id="109402009">
                  <w:marLeft w:val="0"/>
                  <w:marRight w:val="0"/>
                  <w:marTop w:val="0"/>
                  <w:marBottom w:val="0"/>
                  <w:divBdr>
                    <w:top w:val="none" w:sz="0" w:space="0" w:color="auto"/>
                    <w:left w:val="none" w:sz="0" w:space="0" w:color="auto"/>
                    <w:bottom w:val="none" w:sz="0" w:space="0" w:color="auto"/>
                    <w:right w:val="none" w:sz="0" w:space="0" w:color="auto"/>
                  </w:divBdr>
                </w:div>
                <w:div w:id="112094387">
                  <w:marLeft w:val="0"/>
                  <w:marRight w:val="0"/>
                  <w:marTop w:val="0"/>
                  <w:marBottom w:val="0"/>
                  <w:divBdr>
                    <w:top w:val="none" w:sz="0" w:space="0" w:color="auto"/>
                    <w:left w:val="none" w:sz="0" w:space="0" w:color="auto"/>
                    <w:bottom w:val="none" w:sz="0" w:space="0" w:color="auto"/>
                    <w:right w:val="none" w:sz="0" w:space="0" w:color="auto"/>
                  </w:divBdr>
                </w:div>
                <w:div w:id="114569423">
                  <w:marLeft w:val="0"/>
                  <w:marRight w:val="0"/>
                  <w:marTop w:val="0"/>
                  <w:marBottom w:val="0"/>
                  <w:divBdr>
                    <w:top w:val="none" w:sz="0" w:space="0" w:color="auto"/>
                    <w:left w:val="none" w:sz="0" w:space="0" w:color="auto"/>
                    <w:bottom w:val="none" w:sz="0" w:space="0" w:color="auto"/>
                    <w:right w:val="none" w:sz="0" w:space="0" w:color="auto"/>
                  </w:divBdr>
                </w:div>
                <w:div w:id="118301335">
                  <w:marLeft w:val="0"/>
                  <w:marRight w:val="0"/>
                  <w:marTop w:val="0"/>
                  <w:marBottom w:val="0"/>
                  <w:divBdr>
                    <w:top w:val="none" w:sz="0" w:space="0" w:color="auto"/>
                    <w:left w:val="none" w:sz="0" w:space="0" w:color="auto"/>
                    <w:bottom w:val="none" w:sz="0" w:space="0" w:color="auto"/>
                    <w:right w:val="none" w:sz="0" w:space="0" w:color="auto"/>
                  </w:divBdr>
                </w:div>
                <w:div w:id="118912660">
                  <w:marLeft w:val="0"/>
                  <w:marRight w:val="0"/>
                  <w:marTop w:val="0"/>
                  <w:marBottom w:val="0"/>
                  <w:divBdr>
                    <w:top w:val="none" w:sz="0" w:space="0" w:color="auto"/>
                    <w:left w:val="none" w:sz="0" w:space="0" w:color="auto"/>
                    <w:bottom w:val="none" w:sz="0" w:space="0" w:color="auto"/>
                    <w:right w:val="none" w:sz="0" w:space="0" w:color="auto"/>
                  </w:divBdr>
                </w:div>
                <w:div w:id="120654148">
                  <w:marLeft w:val="0"/>
                  <w:marRight w:val="0"/>
                  <w:marTop w:val="0"/>
                  <w:marBottom w:val="0"/>
                  <w:divBdr>
                    <w:top w:val="none" w:sz="0" w:space="0" w:color="auto"/>
                    <w:left w:val="none" w:sz="0" w:space="0" w:color="auto"/>
                    <w:bottom w:val="none" w:sz="0" w:space="0" w:color="auto"/>
                    <w:right w:val="none" w:sz="0" w:space="0" w:color="auto"/>
                  </w:divBdr>
                </w:div>
                <w:div w:id="121005583">
                  <w:marLeft w:val="0"/>
                  <w:marRight w:val="0"/>
                  <w:marTop w:val="0"/>
                  <w:marBottom w:val="0"/>
                  <w:divBdr>
                    <w:top w:val="none" w:sz="0" w:space="0" w:color="auto"/>
                    <w:left w:val="none" w:sz="0" w:space="0" w:color="auto"/>
                    <w:bottom w:val="none" w:sz="0" w:space="0" w:color="auto"/>
                    <w:right w:val="none" w:sz="0" w:space="0" w:color="auto"/>
                  </w:divBdr>
                </w:div>
                <w:div w:id="123238113">
                  <w:marLeft w:val="0"/>
                  <w:marRight w:val="0"/>
                  <w:marTop w:val="0"/>
                  <w:marBottom w:val="0"/>
                  <w:divBdr>
                    <w:top w:val="none" w:sz="0" w:space="0" w:color="auto"/>
                    <w:left w:val="none" w:sz="0" w:space="0" w:color="auto"/>
                    <w:bottom w:val="none" w:sz="0" w:space="0" w:color="auto"/>
                    <w:right w:val="none" w:sz="0" w:space="0" w:color="auto"/>
                  </w:divBdr>
                </w:div>
                <w:div w:id="125466957">
                  <w:marLeft w:val="0"/>
                  <w:marRight w:val="0"/>
                  <w:marTop w:val="0"/>
                  <w:marBottom w:val="0"/>
                  <w:divBdr>
                    <w:top w:val="none" w:sz="0" w:space="0" w:color="auto"/>
                    <w:left w:val="none" w:sz="0" w:space="0" w:color="auto"/>
                    <w:bottom w:val="none" w:sz="0" w:space="0" w:color="auto"/>
                    <w:right w:val="none" w:sz="0" w:space="0" w:color="auto"/>
                  </w:divBdr>
                </w:div>
                <w:div w:id="128668769">
                  <w:marLeft w:val="0"/>
                  <w:marRight w:val="0"/>
                  <w:marTop w:val="0"/>
                  <w:marBottom w:val="0"/>
                  <w:divBdr>
                    <w:top w:val="none" w:sz="0" w:space="0" w:color="auto"/>
                    <w:left w:val="none" w:sz="0" w:space="0" w:color="auto"/>
                    <w:bottom w:val="none" w:sz="0" w:space="0" w:color="auto"/>
                    <w:right w:val="none" w:sz="0" w:space="0" w:color="auto"/>
                  </w:divBdr>
                </w:div>
                <w:div w:id="130942996">
                  <w:marLeft w:val="0"/>
                  <w:marRight w:val="0"/>
                  <w:marTop w:val="0"/>
                  <w:marBottom w:val="0"/>
                  <w:divBdr>
                    <w:top w:val="none" w:sz="0" w:space="0" w:color="auto"/>
                    <w:left w:val="none" w:sz="0" w:space="0" w:color="auto"/>
                    <w:bottom w:val="none" w:sz="0" w:space="0" w:color="auto"/>
                    <w:right w:val="none" w:sz="0" w:space="0" w:color="auto"/>
                  </w:divBdr>
                </w:div>
                <w:div w:id="133642613">
                  <w:marLeft w:val="0"/>
                  <w:marRight w:val="0"/>
                  <w:marTop w:val="0"/>
                  <w:marBottom w:val="0"/>
                  <w:divBdr>
                    <w:top w:val="none" w:sz="0" w:space="0" w:color="auto"/>
                    <w:left w:val="none" w:sz="0" w:space="0" w:color="auto"/>
                    <w:bottom w:val="none" w:sz="0" w:space="0" w:color="auto"/>
                    <w:right w:val="none" w:sz="0" w:space="0" w:color="auto"/>
                  </w:divBdr>
                </w:div>
                <w:div w:id="135731312">
                  <w:marLeft w:val="0"/>
                  <w:marRight w:val="0"/>
                  <w:marTop w:val="0"/>
                  <w:marBottom w:val="0"/>
                  <w:divBdr>
                    <w:top w:val="none" w:sz="0" w:space="0" w:color="auto"/>
                    <w:left w:val="none" w:sz="0" w:space="0" w:color="auto"/>
                    <w:bottom w:val="none" w:sz="0" w:space="0" w:color="auto"/>
                    <w:right w:val="none" w:sz="0" w:space="0" w:color="auto"/>
                  </w:divBdr>
                </w:div>
                <w:div w:id="136190016">
                  <w:marLeft w:val="0"/>
                  <w:marRight w:val="0"/>
                  <w:marTop w:val="0"/>
                  <w:marBottom w:val="0"/>
                  <w:divBdr>
                    <w:top w:val="none" w:sz="0" w:space="0" w:color="auto"/>
                    <w:left w:val="none" w:sz="0" w:space="0" w:color="auto"/>
                    <w:bottom w:val="none" w:sz="0" w:space="0" w:color="auto"/>
                    <w:right w:val="none" w:sz="0" w:space="0" w:color="auto"/>
                  </w:divBdr>
                </w:div>
                <w:div w:id="136537470">
                  <w:marLeft w:val="0"/>
                  <w:marRight w:val="0"/>
                  <w:marTop w:val="0"/>
                  <w:marBottom w:val="0"/>
                  <w:divBdr>
                    <w:top w:val="none" w:sz="0" w:space="0" w:color="auto"/>
                    <w:left w:val="none" w:sz="0" w:space="0" w:color="auto"/>
                    <w:bottom w:val="none" w:sz="0" w:space="0" w:color="auto"/>
                    <w:right w:val="none" w:sz="0" w:space="0" w:color="auto"/>
                  </w:divBdr>
                </w:div>
                <w:div w:id="137036617">
                  <w:marLeft w:val="0"/>
                  <w:marRight w:val="0"/>
                  <w:marTop w:val="0"/>
                  <w:marBottom w:val="0"/>
                  <w:divBdr>
                    <w:top w:val="none" w:sz="0" w:space="0" w:color="auto"/>
                    <w:left w:val="none" w:sz="0" w:space="0" w:color="auto"/>
                    <w:bottom w:val="none" w:sz="0" w:space="0" w:color="auto"/>
                    <w:right w:val="none" w:sz="0" w:space="0" w:color="auto"/>
                  </w:divBdr>
                </w:div>
                <w:div w:id="137115138">
                  <w:marLeft w:val="0"/>
                  <w:marRight w:val="0"/>
                  <w:marTop w:val="0"/>
                  <w:marBottom w:val="0"/>
                  <w:divBdr>
                    <w:top w:val="none" w:sz="0" w:space="0" w:color="auto"/>
                    <w:left w:val="none" w:sz="0" w:space="0" w:color="auto"/>
                    <w:bottom w:val="none" w:sz="0" w:space="0" w:color="auto"/>
                    <w:right w:val="none" w:sz="0" w:space="0" w:color="auto"/>
                  </w:divBdr>
                </w:div>
                <w:div w:id="141123827">
                  <w:marLeft w:val="0"/>
                  <w:marRight w:val="0"/>
                  <w:marTop w:val="0"/>
                  <w:marBottom w:val="0"/>
                  <w:divBdr>
                    <w:top w:val="none" w:sz="0" w:space="0" w:color="auto"/>
                    <w:left w:val="none" w:sz="0" w:space="0" w:color="auto"/>
                    <w:bottom w:val="none" w:sz="0" w:space="0" w:color="auto"/>
                    <w:right w:val="none" w:sz="0" w:space="0" w:color="auto"/>
                  </w:divBdr>
                </w:div>
                <w:div w:id="142888605">
                  <w:marLeft w:val="0"/>
                  <w:marRight w:val="0"/>
                  <w:marTop w:val="0"/>
                  <w:marBottom w:val="0"/>
                  <w:divBdr>
                    <w:top w:val="none" w:sz="0" w:space="0" w:color="auto"/>
                    <w:left w:val="none" w:sz="0" w:space="0" w:color="auto"/>
                    <w:bottom w:val="none" w:sz="0" w:space="0" w:color="auto"/>
                    <w:right w:val="none" w:sz="0" w:space="0" w:color="auto"/>
                  </w:divBdr>
                </w:div>
                <w:div w:id="143740456">
                  <w:marLeft w:val="0"/>
                  <w:marRight w:val="0"/>
                  <w:marTop w:val="0"/>
                  <w:marBottom w:val="0"/>
                  <w:divBdr>
                    <w:top w:val="none" w:sz="0" w:space="0" w:color="auto"/>
                    <w:left w:val="none" w:sz="0" w:space="0" w:color="auto"/>
                    <w:bottom w:val="none" w:sz="0" w:space="0" w:color="auto"/>
                    <w:right w:val="none" w:sz="0" w:space="0" w:color="auto"/>
                  </w:divBdr>
                </w:div>
                <w:div w:id="145173211">
                  <w:marLeft w:val="0"/>
                  <w:marRight w:val="0"/>
                  <w:marTop w:val="0"/>
                  <w:marBottom w:val="0"/>
                  <w:divBdr>
                    <w:top w:val="none" w:sz="0" w:space="0" w:color="auto"/>
                    <w:left w:val="none" w:sz="0" w:space="0" w:color="auto"/>
                    <w:bottom w:val="none" w:sz="0" w:space="0" w:color="auto"/>
                    <w:right w:val="none" w:sz="0" w:space="0" w:color="auto"/>
                  </w:divBdr>
                </w:div>
                <w:div w:id="147795979">
                  <w:marLeft w:val="0"/>
                  <w:marRight w:val="0"/>
                  <w:marTop w:val="0"/>
                  <w:marBottom w:val="0"/>
                  <w:divBdr>
                    <w:top w:val="none" w:sz="0" w:space="0" w:color="auto"/>
                    <w:left w:val="none" w:sz="0" w:space="0" w:color="auto"/>
                    <w:bottom w:val="none" w:sz="0" w:space="0" w:color="auto"/>
                    <w:right w:val="none" w:sz="0" w:space="0" w:color="auto"/>
                  </w:divBdr>
                </w:div>
                <w:div w:id="148058578">
                  <w:marLeft w:val="0"/>
                  <w:marRight w:val="0"/>
                  <w:marTop w:val="0"/>
                  <w:marBottom w:val="0"/>
                  <w:divBdr>
                    <w:top w:val="none" w:sz="0" w:space="0" w:color="auto"/>
                    <w:left w:val="none" w:sz="0" w:space="0" w:color="auto"/>
                    <w:bottom w:val="none" w:sz="0" w:space="0" w:color="auto"/>
                    <w:right w:val="none" w:sz="0" w:space="0" w:color="auto"/>
                  </w:divBdr>
                </w:div>
                <w:div w:id="151261308">
                  <w:marLeft w:val="0"/>
                  <w:marRight w:val="0"/>
                  <w:marTop w:val="0"/>
                  <w:marBottom w:val="0"/>
                  <w:divBdr>
                    <w:top w:val="none" w:sz="0" w:space="0" w:color="auto"/>
                    <w:left w:val="none" w:sz="0" w:space="0" w:color="auto"/>
                    <w:bottom w:val="none" w:sz="0" w:space="0" w:color="auto"/>
                    <w:right w:val="none" w:sz="0" w:space="0" w:color="auto"/>
                  </w:divBdr>
                </w:div>
                <w:div w:id="152792916">
                  <w:marLeft w:val="0"/>
                  <w:marRight w:val="0"/>
                  <w:marTop w:val="0"/>
                  <w:marBottom w:val="0"/>
                  <w:divBdr>
                    <w:top w:val="none" w:sz="0" w:space="0" w:color="auto"/>
                    <w:left w:val="none" w:sz="0" w:space="0" w:color="auto"/>
                    <w:bottom w:val="none" w:sz="0" w:space="0" w:color="auto"/>
                    <w:right w:val="none" w:sz="0" w:space="0" w:color="auto"/>
                  </w:divBdr>
                </w:div>
                <w:div w:id="154226840">
                  <w:marLeft w:val="0"/>
                  <w:marRight w:val="0"/>
                  <w:marTop w:val="0"/>
                  <w:marBottom w:val="0"/>
                  <w:divBdr>
                    <w:top w:val="none" w:sz="0" w:space="0" w:color="auto"/>
                    <w:left w:val="none" w:sz="0" w:space="0" w:color="auto"/>
                    <w:bottom w:val="none" w:sz="0" w:space="0" w:color="auto"/>
                    <w:right w:val="none" w:sz="0" w:space="0" w:color="auto"/>
                  </w:divBdr>
                </w:div>
                <w:div w:id="154810518">
                  <w:marLeft w:val="0"/>
                  <w:marRight w:val="0"/>
                  <w:marTop w:val="0"/>
                  <w:marBottom w:val="0"/>
                  <w:divBdr>
                    <w:top w:val="none" w:sz="0" w:space="0" w:color="auto"/>
                    <w:left w:val="none" w:sz="0" w:space="0" w:color="auto"/>
                    <w:bottom w:val="none" w:sz="0" w:space="0" w:color="auto"/>
                    <w:right w:val="none" w:sz="0" w:space="0" w:color="auto"/>
                  </w:divBdr>
                </w:div>
                <w:div w:id="155147011">
                  <w:marLeft w:val="0"/>
                  <w:marRight w:val="0"/>
                  <w:marTop w:val="0"/>
                  <w:marBottom w:val="0"/>
                  <w:divBdr>
                    <w:top w:val="none" w:sz="0" w:space="0" w:color="auto"/>
                    <w:left w:val="none" w:sz="0" w:space="0" w:color="auto"/>
                    <w:bottom w:val="none" w:sz="0" w:space="0" w:color="auto"/>
                    <w:right w:val="none" w:sz="0" w:space="0" w:color="auto"/>
                  </w:divBdr>
                </w:div>
                <w:div w:id="161313100">
                  <w:marLeft w:val="0"/>
                  <w:marRight w:val="0"/>
                  <w:marTop w:val="0"/>
                  <w:marBottom w:val="0"/>
                  <w:divBdr>
                    <w:top w:val="none" w:sz="0" w:space="0" w:color="auto"/>
                    <w:left w:val="none" w:sz="0" w:space="0" w:color="auto"/>
                    <w:bottom w:val="none" w:sz="0" w:space="0" w:color="auto"/>
                    <w:right w:val="none" w:sz="0" w:space="0" w:color="auto"/>
                  </w:divBdr>
                </w:div>
                <w:div w:id="163253200">
                  <w:marLeft w:val="0"/>
                  <w:marRight w:val="0"/>
                  <w:marTop w:val="0"/>
                  <w:marBottom w:val="0"/>
                  <w:divBdr>
                    <w:top w:val="none" w:sz="0" w:space="0" w:color="auto"/>
                    <w:left w:val="none" w:sz="0" w:space="0" w:color="auto"/>
                    <w:bottom w:val="none" w:sz="0" w:space="0" w:color="auto"/>
                    <w:right w:val="none" w:sz="0" w:space="0" w:color="auto"/>
                  </w:divBdr>
                </w:div>
                <w:div w:id="163514565">
                  <w:marLeft w:val="0"/>
                  <w:marRight w:val="0"/>
                  <w:marTop w:val="0"/>
                  <w:marBottom w:val="0"/>
                  <w:divBdr>
                    <w:top w:val="none" w:sz="0" w:space="0" w:color="auto"/>
                    <w:left w:val="none" w:sz="0" w:space="0" w:color="auto"/>
                    <w:bottom w:val="none" w:sz="0" w:space="0" w:color="auto"/>
                    <w:right w:val="none" w:sz="0" w:space="0" w:color="auto"/>
                  </w:divBdr>
                </w:div>
                <w:div w:id="163935340">
                  <w:marLeft w:val="0"/>
                  <w:marRight w:val="0"/>
                  <w:marTop w:val="0"/>
                  <w:marBottom w:val="0"/>
                  <w:divBdr>
                    <w:top w:val="none" w:sz="0" w:space="0" w:color="auto"/>
                    <w:left w:val="none" w:sz="0" w:space="0" w:color="auto"/>
                    <w:bottom w:val="none" w:sz="0" w:space="0" w:color="auto"/>
                    <w:right w:val="none" w:sz="0" w:space="0" w:color="auto"/>
                  </w:divBdr>
                </w:div>
                <w:div w:id="165705792">
                  <w:marLeft w:val="0"/>
                  <w:marRight w:val="0"/>
                  <w:marTop w:val="0"/>
                  <w:marBottom w:val="0"/>
                  <w:divBdr>
                    <w:top w:val="none" w:sz="0" w:space="0" w:color="auto"/>
                    <w:left w:val="none" w:sz="0" w:space="0" w:color="auto"/>
                    <w:bottom w:val="none" w:sz="0" w:space="0" w:color="auto"/>
                    <w:right w:val="none" w:sz="0" w:space="0" w:color="auto"/>
                  </w:divBdr>
                </w:div>
                <w:div w:id="166099290">
                  <w:marLeft w:val="0"/>
                  <w:marRight w:val="0"/>
                  <w:marTop w:val="0"/>
                  <w:marBottom w:val="0"/>
                  <w:divBdr>
                    <w:top w:val="none" w:sz="0" w:space="0" w:color="auto"/>
                    <w:left w:val="none" w:sz="0" w:space="0" w:color="auto"/>
                    <w:bottom w:val="none" w:sz="0" w:space="0" w:color="auto"/>
                    <w:right w:val="none" w:sz="0" w:space="0" w:color="auto"/>
                  </w:divBdr>
                </w:div>
                <w:div w:id="170216902">
                  <w:marLeft w:val="0"/>
                  <w:marRight w:val="0"/>
                  <w:marTop w:val="0"/>
                  <w:marBottom w:val="0"/>
                  <w:divBdr>
                    <w:top w:val="none" w:sz="0" w:space="0" w:color="auto"/>
                    <w:left w:val="none" w:sz="0" w:space="0" w:color="auto"/>
                    <w:bottom w:val="none" w:sz="0" w:space="0" w:color="auto"/>
                    <w:right w:val="none" w:sz="0" w:space="0" w:color="auto"/>
                  </w:divBdr>
                </w:div>
                <w:div w:id="170609103">
                  <w:marLeft w:val="0"/>
                  <w:marRight w:val="0"/>
                  <w:marTop w:val="0"/>
                  <w:marBottom w:val="0"/>
                  <w:divBdr>
                    <w:top w:val="none" w:sz="0" w:space="0" w:color="auto"/>
                    <w:left w:val="none" w:sz="0" w:space="0" w:color="auto"/>
                    <w:bottom w:val="none" w:sz="0" w:space="0" w:color="auto"/>
                    <w:right w:val="none" w:sz="0" w:space="0" w:color="auto"/>
                  </w:divBdr>
                </w:div>
                <w:div w:id="175659135">
                  <w:marLeft w:val="0"/>
                  <w:marRight w:val="0"/>
                  <w:marTop w:val="0"/>
                  <w:marBottom w:val="0"/>
                  <w:divBdr>
                    <w:top w:val="none" w:sz="0" w:space="0" w:color="auto"/>
                    <w:left w:val="none" w:sz="0" w:space="0" w:color="auto"/>
                    <w:bottom w:val="none" w:sz="0" w:space="0" w:color="auto"/>
                    <w:right w:val="none" w:sz="0" w:space="0" w:color="auto"/>
                  </w:divBdr>
                </w:div>
                <w:div w:id="180900752">
                  <w:marLeft w:val="0"/>
                  <w:marRight w:val="0"/>
                  <w:marTop w:val="0"/>
                  <w:marBottom w:val="0"/>
                  <w:divBdr>
                    <w:top w:val="none" w:sz="0" w:space="0" w:color="auto"/>
                    <w:left w:val="none" w:sz="0" w:space="0" w:color="auto"/>
                    <w:bottom w:val="none" w:sz="0" w:space="0" w:color="auto"/>
                    <w:right w:val="none" w:sz="0" w:space="0" w:color="auto"/>
                  </w:divBdr>
                </w:div>
                <w:div w:id="184561965">
                  <w:marLeft w:val="0"/>
                  <w:marRight w:val="0"/>
                  <w:marTop w:val="0"/>
                  <w:marBottom w:val="0"/>
                  <w:divBdr>
                    <w:top w:val="none" w:sz="0" w:space="0" w:color="auto"/>
                    <w:left w:val="none" w:sz="0" w:space="0" w:color="auto"/>
                    <w:bottom w:val="none" w:sz="0" w:space="0" w:color="auto"/>
                    <w:right w:val="none" w:sz="0" w:space="0" w:color="auto"/>
                  </w:divBdr>
                </w:div>
                <w:div w:id="186481128">
                  <w:marLeft w:val="0"/>
                  <w:marRight w:val="0"/>
                  <w:marTop w:val="0"/>
                  <w:marBottom w:val="0"/>
                  <w:divBdr>
                    <w:top w:val="none" w:sz="0" w:space="0" w:color="auto"/>
                    <w:left w:val="none" w:sz="0" w:space="0" w:color="auto"/>
                    <w:bottom w:val="none" w:sz="0" w:space="0" w:color="auto"/>
                    <w:right w:val="none" w:sz="0" w:space="0" w:color="auto"/>
                  </w:divBdr>
                </w:div>
                <w:div w:id="189300158">
                  <w:marLeft w:val="0"/>
                  <w:marRight w:val="0"/>
                  <w:marTop w:val="0"/>
                  <w:marBottom w:val="0"/>
                  <w:divBdr>
                    <w:top w:val="none" w:sz="0" w:space="0" w:color="auto"/>
                    <w:left w:val="none" w:sz="0" w:space="0" w:color="auto"/>
                    <w:bottom w:val="none" w:sz="0" w:space="0" w:color="auto"/>
                    <w:right w:val="none" w:sz="0" w:space="0" w:color="auto"/>
                  </w:divBdr>
                </w:div>
                <w:div w:id="191304722">
                  <w:marLeft w:val="0"/>
                  <w:marRight w:val="0"/>
                  <w:marTop w:val="0"/>
                  <w:marBottom w:val="0"/>
                  <w:divBdr>
                    <w:top w:val="none" w:sz="0" w:space="0" w:color="auto"/>
                    <w:left w:val="none" w:sz="0" w:space="0" w:color="auto"/>
                    <w:bottom w:val="none" w:sz="0" w:space="0" w:color="auto"/>
                    <w:right w:val="none" w:sz="0" w:space="0" w:color="auto"/>
                  </w:divBdr>
                </w:div>
                <w:div w:id="191498804">
                  <w:marLeft w:val="0"/>
                  <w:marRight w:val="0"/>
                  <w:marTop w:val="0"/>
                  <w:marBottom w:val="0"/>
                  <w:divBdr>
                    <w:top w:val="none" w:sz="0" w:space="0" w:color="auto"/>
                    <w:left w:val="none" w:sz="0" w:space="0" w:color="auto"/>
                    <w:bottom w:val="none" w:sz="0" w:space="0" w:color="auto"/>
                    <w:right w:val="none" w:sz="0" w:space="0" w:color="auto"/>
                  </w:divBdr>
                </w:div>
                <w:div w:id="192302510">
                  <w:marLeft w:val="0"/>
                  <w:marRight w:val="0"/>
                  <w:marTop w:val="0"/>
                  <w:marBottom w:val="0"/>
                  <w:divBdr>
                    <w:top w:val="none" w:sz="0" w:space="0" w:color="auto"/>
                    <w:left w:val="none" w:sz="0" w:space="0" w:color="auto"/>
                    <w:bottom w:val="none" w:sz="0" w:space="0" w:color="auto"/>
                    <w:right w:val="none" w:sz="0" w:space="0" w:color="auto"/>
                  </w:divBdr>
                </w:div>
                <w:div w:id="194580445">
                  <w:marLeft w:val="0"/>
                  <w:marRight w:val="0"/>
                  <w:marTop w:val="0"/>
                  <w:marBottom w:val="0"/>
                  <w:divBdr>
                    <w:top w:val="none" w:sz="0" w:space="0" w:color="auto"/>
                    <w:left w:val="none" w:sz="0" w:space="0" w:color="auto"/>
                    <w:bottom w:val="none" w:sz="0" w:space="0" w:color="auto"/>
                    <w:right w:val="none" w:sz="0" w:space="0" w:color="auto"/>
                  </w:divBdr>
                </w:div>
                <w:div w:id="195773707">
                  <w:marLeft w:val="0"/>
                  <w:marRight w:val="0"/>
                  <w:marTop w:val="0"/>
                  <w:marBottom w:val="0"/>
                  <w:divBdr>
                    <w:top w:val="none" w:sz="0" w:space="0" w:color="auto"/>
                    <w:left w:val="none" w:sz="0" w:space="0" w:color="auto"/>
                    <w:bottom w:val="none" w:sz="0" w:space="0" w:color="auto"/>
                    <w:right w:val="none" w:sz="0" w:space="0" w:color="auto"/>
                  </w:divBdr>
                </w:div>
                <w:div w:id="198058377">
                  <w:marLeft w:val="0"/>
                  <w:marRight w:val="0"/>
                  <w:marTop w:val="0"/>
                  <w:marBottom w:val="0"/>
                  <w:divBdr>
                    <w:top w:val="none" w:sz="0" w:space="0" w:color="auto"/>
                    <w:left w:val="none" w:sz="0" w:space="0" w:color="auto"/>
                    <w:bottom w:val="none" w:sz="0" w:space="0" w:color="auto"/>
                    <w:right w:val="none" w:sz="0" w:space="0" w:color="auto"/>
                  </w:divBdr>
                </w:div>
                <w:div w:id="201939161">
                  <w:marLeft w:val="0"/>
                  <w:marRight w:val="0"/>
                  <w:marTop w:val="0"/>
                  <w:marBottom w:val="0"/>
                  <w:divBdr>
                    <w:top w:val="none" w:sz="0" w:space="0" w:color="auto"/>
                    <w:left w:val="none" w:sz="0" w:space="0" w:color="auto"/>
                    <w:bottom w:val="none" w:sz="0" w:space="0" w:color="auto"/>
                    <w:right w:val="none" w:sz="0" w:space="0" w:color="auto"/>
                  </w:divBdr>
                </w:div>
                <w:div w:id="203300664">
                  <w:marLeft w:val="0"/>
                  <w:marRight w:val="0"/>
                  <w:marTop w:val="0"/>
                  <w:marBottom w:val="0"/>
                  <w:divBdr>
                    <w:top w:val="none" w:sz="0" w:space="0" w:color="auto"/>
                    <w:left w:val="none" w:sz="0" w:space="0" w:color="auto"/>
                    <w:bottom w:val="none" w:sz="0" w:space="0" w:color="auto"/>
                    <w:right w:val="none" w:sz="0" w:space="0" w:color="auto"/>
                  </w:divBdr>
                </w:div>
                <w:div w:id="205534429">
                  <w:marLeft w:val="0"/>
                  <w:marRight w:val="0"/>
                  <w:marTop w:val="0"/>
                  <w:marBottom w:val="0"/>
                  <w:divBdr>
                    <w:top w:val="none" w:sz="0" w:space="0" w:color="auto"/>
                    <w:left w:val="none" w:sz="0" w:space="0" w:color="auto"/>
                    <w:bottom w:val="none" w:sz="0" w:space="0" w:color="auto"/>
                    <w:right w:val="none" w:sz="0" w:space="0" w:color="auto"/>
                  </w:divBdr>
                </w:div>
                <w:div w:id="206139179">
                  <w:marLeft w:val="0"/>
                  <w:marRight w:val="0"/>
                  <w:marTop w:val="0"/>
                  <w:marBottom w:val="0"/>
                  <w:divBdr>
                    <w:top w:val="none" w:sz="0" w:space="0" w:color="auto"/>
                    <w:left w:val="none" w:sz="0" w:space="0" w:color="auto"/>
                    <w:bottom w:val="none" w:sz="0" w:space="0" w:color="auto"/>
                    <w:right w:val="none" w:sz="0" w:space="0" w:color="auto"/>
                  </w:divBdr>
                </w:div>
                <w:div w:id="207424610">
                  <w:marLeft w:val="0"/>
                  <w:marRight w:val="0"/>
                  <w:marTop w:val="0"/>
                  <w:marBottom w:val="0"/>
                  <w:divBdr>
                    <w:top w:val="none" w:sz="0" w:space="0" w:color="auto"/>
                    <w:left w:val="none" w:sz="0" w:space="0" w:color="auto"/>
                    <w:bottom w:val="none" w:sz="0" w:space="0" w:color="auto"/>
                    <w:right w:val="none" w:sz="0" w:space="0" w:color="auto"/>
                  </w:divBdr>
                </w:div>
                <w:div w:id="207881552">
                  <w:marLeft w:val="0"/>
                  <w:marRight w:val="0"/>
                  <w:marTop w:val="0"/>
                  <w:marBottom w:val="0"/>
                  <w:divBdr>
                    <w:top w:val="none" w:sz="0" w:space="0" w:color="auto"/>
                    <w:left w:val="none" w:sz="0" w:space="0" w:color="auto"/>
                    <w:bottom w:val="none" w:sz="0" w:space="0" w:color="auto"/>
                    <w:right w:val="none" w:sz="0" w:space="0" w:color="auto"/>
                  </w:divBdr>
                </w:div>
                <w:div w:id="208030461">
                  <w:marLeft w:val="0"/>
                  <w:marRight w:val="0"/>
                  <w:marTop w:val="0"/>
                  <w:marBottom w:val="0"/>
                  <w:divBdr>
                    <w:top w:val="none" w:sz="0" w:space="0" w:color="auto"/>
                    <w:left w:val="none" w:sz="0" w:space="0" w:color="auto"/>
                    <w:bottom w:val="none" w:sz="0" w:space="0" w:color="auto"/>
                    <w:right w:val="none" w:sz="0" w:space="0" w:color="auto"/>
                  </w:divBdr>
                </w:div>
                <w:div w:id="210507394">
                  <w:marLeft w:val="0"/>
                  <w:marRight w:val="0"/>
                  <w:marTop w:val="0"/>
                  <w:marBottom w:val="0"/>
                  <w:divBdr>
                    <w:top w:val="none" w:sz="0" w:space="0" w:color="auto"/>
                    <w:left w:val="none" w:sz="0" w:space="0" w:color="auto"/>
                    <w:bottom w:val="none" w:sz="0" w:space="0" w:color="auto"/>
                    <w:right w:val="none" w:sz="0" w:space="0" w:color="auto"/>
                  </w:divBdr>
                </w:div>
                <w:div w:id="212884218">
                  <w:marLeft w:val="0"/>
                  <w:marRight w:val="0"/>
                  <w:marTop w:val="0"/>
                  <w:marBottom w:val="0"/>
                  <w:divBdr>
                    <w:top w:val="none" w:sz="0" w:space="0" w:color="auto"/>
                    <w:left w:val="none" w:sz="0" w:space="0" w:color="auto"/>
                    <w:bottom w:val="none" w:sz="0" w:space="0" w:color="auto"/>
                    <w:right w:val="none" w:sz="0" w:space="0" w:color="auto"/>
                  </w:divBdr>
                </w:div>
                <w:div w:id="219173087">
                  <w:marLeft w:val="0"/>
                  <w:marRight w:val="0"/>
                  <w:marTop w:val="0"/>
                  <w:marBottom w:val="0"/>
                  <w:divBdr>
                    <w:top w:val="none" w:sz="0" w:space="0" w:color="auto"/>
                    <w:left w:val="none" w:sz="0" w:space="0" w:color="auto"/>
                    <w:bottom w:val="none" w:sz="0" w:space="0" w:color="auto"/>
                    <w:right w:val="none" w:sz="0" w:space="0" w:color="auto"/>
                  </w:divBdr>
                </w:div>
                <w:div w:id="219631052">
                  <w:marLeft w:val="0"/>
                  <w:marRight w:val="0"/>
                  <w:marTop w:val="0"/>
                  <w:marBottom w:val="0"/>
                  <w:divBdr>
                    <w:top w:val="none" w:sz="0" w:space="0" w:color="auto"/>
                    <w:left w:val="none" w:sz="0" w:space="0" w:color="auto"/>
                    <w:bottom w:val="none" w:sz="0" w:space="0" w:color="auto"/>
                    <w:right w:val="none" w:sz="0" w:space="0" w:color="auto"/>
                  </w:divBdr>
                </w:div>
                <w:div w:id="223565112">
                  <w:marLeft w:val="0"/>
                  <w:marRight w:val="0"/>
                  <w:marTop w:val="0"/>
                  <w:marBottom w:val="0"/>
                  <w:divBdr>
                    <w:top w:val="none" w:sz="0" w:space="0" w:color="auto"/>
                    <w:left w:val="none" w:sz="0" w:space="0" w:color="auto"/>
                    <w:bottom w:val="none" w:sz="0" w:space="0" w:color="auto"/>
                    <w:right w:val="none" w:sz="0" w:space="0" w:color="auto"/>
                  </w:divBdr>
                </w:div>
                <w:div w:id="224144202">
                  <w:marLeft w:val="0"/>
                  <w:marRight w:val="0"/>
                  <w:marTop w:val="0"/>
                  <w:marBottom w:val="0"/>
                  <w:divBdr>
                    <w:top w:val="none" w:sz="0" w:space="0" w:color="auto"/>
                    <w:left w:val="none" w:sz="0" w:space="0" w:color="auto"/>
                    <w:bottom w:val="none" w:sz="0" w:space="0" w:color="auto"/>
                    <w:right w:val="none" w:sz="0" w:space="0" w:color="auto"/>
                  </w:divBdr>
                </w:div>
                <w:div w:id="227763025">
                  <w:marLeft w:val="0"/>
                  <w:marRight w:val="0"/>
                  <w:marTop w:val="0"/>
                  <w:marBottom w:val="0"/>
                  <w:divBdr>
                    <w:top w:val="none" w:sz="0" w:space="0" w:color="auto"/>
                    <w:left w:val="none" w:sz="0" w:space="0" w:color="auto"/>
                    <w:bottom w:val="none" w:sz="0" w:space="0" w:color="auto"/>
                    <w:right w:val="none" w:sz="0" w:space="0" w:color="auto"/>
                  </w:divBdr>
                </w:div>
                <w:div w:id="231621014">
                  <w:marLeft w:val="0"/>
                  <w:marRight w:val="0"/>
                  <w:marTop w:val="0"/>
                  <w:marBottom w:val="0"/>
                  <w:divBdr>
                    <w:top w:val="none" w:sz="0" w:space="0" w:color="auto"/>
                    <w:left w:val="none" w:sz="0" w:space="0" w:color="auto"/>
                    <w:bottom w:val="none" w:sz="0" w:space="0" w:color="auto"/>
                    <w:right w:val="none" w:sz="0" w:space="0" w:color="auto"/>
                  </w:divBdr>
                </w:div>
                <w:div w:id="234437964">
                  <w:marLeft w:val="0"/>
                  <w:marRight w:val="0"/>
                  <w:marTop w:val="0"/>
                  <w:marBottom w:val="0"/>
                  <w:divBdr>
                    <w:top w:val="none" w:sz="0" w:space="0" w:color="auto"/>
                    <w:left w:val="none" w:sz="0" w:space="0" w:color="auto"/>
                    <w:bottom w:val="none" w:sz="0" w:space="0" w:color="auto"/>
                    <w:right w:val="none" w:sz="0" w:space="0" w:color="auto"/>
                  </w:divBdr>
                </w:div>
                <w:div w:id="234626882">
                  <w:marLeft w:val="0"/>
                  <w:marRight w:val="0"/>
                  <w:marTop w:val="0"/>
                  <w:marBottom w:val="0"/>
                  <w:divBdr>
                    <w:top w:val="none" w:sz="0" w:space="0" w:color="auto"/>
                    <w:left w:val="none" w:sz="0" w:space="0" w:color="auto"/>
                    <w:bottom w:val="none" w:sz="0" w:space="0" w:color="auto"/>
                    <w:right w:val="none" w:sz="0" w:space="0" w:color="auto"/>
                  </w:divBdr>
                </w:div>
                <w:div w:id="237985099">
                  <w:marLeft w:val="0"/>
                  <w:marRight w:val="0"/>
                  <w:marTop w:val="0"/>
                  <w:marBottom w:val="0"/>
                  <w:divBdr>
                    <w:top w:val="none" w:sz="0" w:space="0" w:color="auto"/>
                    <w:left w:val="none" w:sz="0" w:space="0" w:color="auto"/>
                    <w:bottom w:val="none" w:sz="0" w:space="0" w:color="auto"/>
                    <w:right w:val="none" w:sz="0" w:space="0" w:color="auto"/>
                  </w:divBdr>
                </w:div>
                <w:div w:id="238372266">
                  <w:marLeft w:val="0"/>
                  <w:marRight w:val="0"/>
                  <w:marTop w:val="0"/>
                  <w:marBottom w:val="0"/>
                  <w:divBdr>
                    <w:top w:val="none" w:sz="0" w:space="0" w:color="auto"/>
                    <w:left w:val="none" w:sz="0" w:space="0" w:color="auto"/>
                    <w:bottom w:val="none" w:sz="0" w:space="0" w:color="auto"/>
                    <w:right w:val="none" w:sz="0" w:space="0" w:color="auto"/>
                  </w:divBdr>
                </w:div>
                <w:div w:id="239293677">
                  <w:marLeft w:val="0"/>
                  <w:marRight w:val="0"/>
                  <w:marTop w:val="0"/>
                  <w:marBottom w:val="0"/>
                  <w:divBdr>
                    <w:top w:val="none" w:sz="0" w:space="0" w:color="auto"/>
                    <w:left w:val="none" w:sz="0" w:space="0" w:color="auto"/>
                    <w:bottom w:val="none" w:sz="0" w:space="0" w:color="auto"/>
                    <w:right w:val="none" w:sz="0" w:space="0" w:color="auto"/>
                  </w:divBdr>
                </w:div>
                <w:div w:id="239680652">
                  <w:marLeft w:val="0"/>
                  <w:marRight w:val="0"/>
                  <w:marTop w:val="0"/>
                  <w:marBottom w:val="0"/>
                  <w:divBdr>
                    <w:top w:val="none" w:sz="0" w:space="0" w:color="auto"/>
                    <w:left w:val="none" w:sz="0" w:space="0" w:color="auto"/>
                    <w:bottom w:val="none" w:sz="0" w:space="0" w:color="auto"/>
                    <w:right w:val="none" w:sz="0" w:space="0" w:color="auto"/>
                  </w:divBdr>
                </w:div>
                <w:div w:id="240992407">
                  <w:marLeft w:val="0"/>
                  <w:marRight w:val="0"/>
                  <w:marTop w:val="0"/>
                  <w:marBottom w:val="0"/>
                  <w:divBdr>
                    <w:top w:val="none" w:sz="0" w:space="0" w:color="auto"/>
                    <w:left w:val="none" w:sz="0" w:space="0" w:color="auto"/>
                    <w:bottom w:val="none" w:sz="0" w:space="0" w:color="auto"/>
                    <w:right w:val="none" w:sz="0" w:space="0" w:color="auto"/>
                  </w:divBdr>
                </w:div>
                <w:div w:id="251860184">
                  <w:marLeft w:val="0"/>
                  <w:marRight w:val="0"/>
                  <w:marTop w:val="0"/>
                  <w:marBottom w:val="0"/>
                  <w:divBdr>
                    <w:top w:val="none" w:sz="0" w:space="0" w:color="auto"/>
                    <w:left w:val="none" w:sz="0" w:space="0" w:color="auto"/>
                    <w:bottom w:val="none" w:sz="0" w:space="0" w:color="auto"/>
                    <w:right w:val="none" w:sz="0" w:space="0" w:color="auto"/>
                  </w:divBdr>
                </w:div>
                <w:div w:id="252859767">
                  <w:marLeft w:val="0"/>
                  <w:marRight w:val="0"/>
                  <w:marTop w:val="0"/>
                  <w:marBottom w:val="0"/>
                  <w:divBdr>
                    <w:top w:val="none" w:sz="0" w:space="0" w:color="auto"/>
                    <w:left w:val="none" w:sz="0" w:space="0" w:color="auto"/>
                    <w:bottom w:val="none" w:sz="0" w:space="0" w:color="auto"/>
                    <w:right w:val="none" w:sz="0" w:space="0" w:color="auto"/>
                  </w:divBdr>
                </w:div>
                <w:div w:id="258803177">
                  <w:marLeft w:val="0"/>
                  <w:marRight w:val="0"/>
                  <w:marTop w:val="0"/>
                  <w:marBottom w:val="0"/>
                  <w:divBdr>
                    <w:top w:val="none" w:sz="0" w:space="0" w:color="auto"/>
                    <w:left w:val="none" w:sz="0" w:space="0" w:color="auto"/>
                    <w:bottom w:val="none" w:sz="0" w:space="0" w:color="auto"/>
                    <w:right w:val="none" w:sz="0" w:space="0" w:color="auto"/>
                  </w:divBdr>
                </w:div>
                <w:div w:id="260721806">
                  <w:marLeft w:val="0"/>
                  <w:marRight w:val="0"/>
                  <w:marTop w:val="0"/>
                  <w:marBottom w:val="0"/>
                  <w:divBdr>
                    <w:top w:val="none" w:sz="0" w:space="0" w:color="auto"/>
                    <w:left w:val="none" w:sz="0" w:space="0" w:color="auto"/>
                    <w:bottom w:val="none" w:sz="0" w:space="0" w:color="auto"/>
                    <w:right w:val="none" w:sz="0" w:space="0" w:color="auto"/>
                  </w:divBdr>
                </w:div>
                <w:div w:id="261305593">
                  <w:marLeft w:val="0"/>
                  <w:marRight w:val="0"/>
                  <w:marTop w:val="0"/>
                  <w:marBottom w:val="0"/>
                  <w:divBdr>
                    <w:top w:val="none" w:sz="0" w:space="0" w:color="auto"/>
                    <w:left w:val="none" w:sz="0" w:space="0" w:color="auto"/>
                    <w:bottom w:val="none" w:sz="0" w:space="0" w:color="auto"/>
                    <w:right w:val="none" w:sz="0" w:space="0" w:color="auto"/>
                  </w:divBdr>
                </w:div>
                <w:div w:id="262567016">
                  <w:marLeft w:val="0"/>
                  <w:marRight w:val="0"/>
                  <w:marTop w:val="0"/>
                  <w:marBottom w:val="0"/>
                  <w:divBdr>
                    <w:top w:val="none" w:sz="0" w:space="0" w:color="auto"/>
                    <w:left w:val="none" w:sz="0" w:space="0" w:color="auto"/>
                    <w:bottom w:val="none" w:sz="0" w:space="0" w:color="auto"/>
                    <w:right w:val="none" w:sz="0" w:space="0" w:color="auto"/>
                  </w:divBdr>
                </w:div>
                <w:div w:id="263342196">
                  <w:marLeft w:val="0"/>
                  <w:marRight w:val="0"/>
                  <w:marTop w:val="0"/>
                  <w:marBottom w:val="0"/>
                  <w:divBdr>
                    <w:top w:val="none" w:sz="0" w:space="0" w:color="auto"/>
                    <w:left w:val="none" w:sz="0" w:space="0" w:color="auto"/>
                    <w:bottom w:val="none" w:sz="0" w:space="0" w:color="auto"/>
                    <w:right w:val="none" w:sz="0" w:space="0" w:color="auto"/>
                  </w:divBdr>
                </w:div>
                <w:div w:id="263344337">
                  <w:marLeft w:val="0"/>
                  <w:marRight w:val="0"/>
                  <w:marTop w:val="0"/>
                  <w:marBottom w:val="0"/>
                  <w:divBdr>
                    <w:top w:val="none" w:sz="0" w:space="0" w:color="auto"/>
                    <w:left w:val="none" w:sz="0" w:space="0" w:color="auto"/>
                    <w:bottom w:val="none" w:sz="0" w:space="0" w:color="auto"/>
                    <w:right w:val="none" w:sz="0" w:space="0" w:color="auto"/>
                  </w:divBdr>
                </w:div>
                <w:div w:id="274484330">
                  <w:marLeft w:val="0"/>
                  <w:marRight w:val="0"/>
                  <w:marTop w:val="0"/>
                  <w:marBottom w:val="0"/>
                  <w:divBdr>
                    <w:top w:val="none" w:sz="0" w:space="0" w:color="auto"/>
                    <w:left w:val="none" w:sz="0" w:space="0" w:color="auto"/>
                    <w:bottom w:val="none" w:sz="0" w:space="0" w:color="auto"/>
                    <w:right w:val="none" w:sz="0" w:space="0" w:color="auto"/>
                  </w:divBdr>
                </w:div>
                <w:div w:id="274755677">
                  <w:marLeft w:val="0"/>
                  <w:marRight w:val="0"/>
                  <w:marTop w:val="0"/>
                  <w:marBottom w:val="0"/>
                  <w:divBdr>
                    <w:top w:val="none" w:sz="0" w:space="0" w:color="auto"/>
                    <w:left w:val="none" w:sz="0" w:space="0" w:color="auto"/>
                    <w:bottom w:val="none" w:sz="0" w:space="0" w:color="auto"/>
                    <w:right w:val="none" w:sz="0" w:space="0" w:color="auto"/>
                  </w:divBdr>
                </w:div>
                <w:div w:id="278608905">
                  <w:marLeft w:val="0"/>
                  <w:marRight w:val="0"/>
                  <w:marTop w:val="0"/>
                  <w:marBottom w:val="0"/>
                  <w:divBdr>
                    <w:top w:val="none" w:sz="0" w:space="0" w:color="auto"/>
                    <w:left w:val="none" w:sz="0" w:space="0" w:color="auto"/>
                    <w:bottom w:val="none" w:sz="0" w:space="0" w:color="auto"/>
                    <w:right w:val="none" w:sz="0" w:space="0" w:color="auto"/>
                  </w:divBdr>
                </w:div>
                <w:div w:id="279652751">
                  <w:marLeft w:val="0"/>
                  <w:marRight w:val="0"/>
                  <w:marTop w:val="0"/>
                  <w:marBottom w:val="0"/>
                  <w:divBdr>
                    <w:top w:val="none" w:sz="0" w:space="0" w:color="auto"/>
                    <w:left w:val="none" w:sz="0" w:space="0" w:color="auto"/>
                    <w:bottom w:val="none" w:sz="0" w:space="0" w:color="auto"/>
                    <w:right w:val="none" w:sz="0" w:space="0" w:color="auto"/>
                  </w:divBdr>
                </w:div>
                <w:div w:id="280301726">
                  <w:marLeft w:val="0"/>
                  <w:marRight w:val="0"/>
                  <w:marTop w:val="0"/>
                  <w:marBottom w:val="0"/>
                  <w:divBdr>
                    <w:top w:val="none" w:sz="0" w:space="0" w:color="auto"/>
                    <w:left w:val="none" w:sz="0" w:space="0" w:color="auto"/>
                    <w:bottom w:val="none" w:sz="0" w:space="0" w:color="auto"/>
                    <w:right w:val="none" w:sz="0" w:space="0" w:color="auto"/>
                  </w:divBdr>
                </w:div>
                <w:div w:id="282426141">
                  <w:marLeft w:val="0"/>
                  <w:marRight w:val="0"/>
                  <w:marTop w:val="0"/>
                  <w:marBottom w:val="0"/>
                  <w:divBdr>
                    <w:top w:val="none" w:sz="0" w:space="0" w:color="auto"/>
                    <w:left w:val="none" w:sz="0" w:space="0" w:color="auto"/>
                    <w:bottom w:val="none" w:sz="0" w:space="0" w:color="auto"/>
                    <w:right w:val="none" w:sz="0" w:space="0" w:color="auto"/>
                  </w:divBdr>
                </w:div>
                <w:div w:id="284434202">
                  <w:marLeft w:val="0"/>
                  <w:marRight w:val="0"/>
                  <w:marTop w:val="0"/>
                  <w:marBottom w:val="0"/>
                  <w:divBdr>
                    <w:top w:val="none" w:sz="0" w:space="0" w:color="auto"/>
                    <w:left w:val="none" w:sz="0" w:space="0" w:color="auto"/>
                    <w:bottom w:val="none" w:sz="0" w:space="0" w:color="auto"/>
                    <w:right w:val="none" w:sz="0" w:space="0" w:color="auto"/>
                  </w:divBdr>
                </w:div>
                <w:div w:id="286743300">
                  <w:marLeft w:val="0"/>
                  <w:marRight w:val="0"/>
                  <w:marTop w:val="0"/>
                  <w:marBottom w:val="0"/>
                  <w:divBdr>
                    <w:top w:val="none" w:sz="0" w:space="0" w:color="auto"/>
                    <w:left w:val="none" w:sz="0" w:space="0" w:color="auto"/>
                    <w:bottom w:val="none" w:sz="0" w:space="0" w:color="auto"/>
                    <w:right w:val="none" w:sz="0" w:space="0" w:color="auto"/>
                  </w:divBdr>
                </w:div>
                <w:div w:id="287978519">
                  <w:marLeft w:val="0"/>
                  <w:marRight w:val="0"/>
                  <w:marTop w:val="0"/>
                  <w:marBottom w:val="0"/>
                  <w:divBdr>
                    <w:top w:val="none" w:sz="0" w:space="0" w:color="auto"/>
                    <w:left w:val="none" w:sz="0" w:space="0" w:color="auto"/>
                    <w:bottom w:val="none" w:sz="0" w:space="0" w:color="auto"/>
                    <w:right w:val="none" w:sz="0" w:space="0" w:color="auto"/>
                  </w:divBdr>
                </w:div>
                <w:div w:id="288895446">
                  <w:marLeft w:val="0"/>
                  <w:marRight w:val="0"/>
                  <w:marTop w:val="0"/>
                  <w:marBottom w:val="0"/>
                  <w:divBdr>
                    <w:top w:val="none" w:sz="0" w:space="0" w:color="auto"/>
                    <w:left w:val="none" w:sz="0" w:space="0" w:color="auto"/>
                    <w:bottom w:val="none" w:sz="0" w:space="0" w:color="auto"/>
                    <w:right w:val="none" w:sz="0" w:space="0" w:color="auto"/>
                  </w:divBdr>
                </w:div>
                <w:div w:id="289291652">
                  <w:marLeft w:val="0"/>
                  <w:marRight w:val="0"/>
                  <w:marTop w:val="0"/>
                  <w:marBottom w:val="0"/>
                  <w:divBdr>
                    <w:top w:val="none" w:sz="0" w:space="0" w:color="auto"/>
                    <w:left w:val="none" w:sz="0" w:space="0" w:color="auto"/>
                    <w:bottom w:val="none" w:sz="0" w:space="0" w:color="auto"/>
                    <w:right w:val="none" w:sz="0" w:space="0" w:color="auto"/>
                  </w:divBdr>
                </w:div>
                <w:div w:id="289433141">
                  <w:marLeft w:val="0"/>
                  <w:marRight w:val="0"/>
                  <w:marTop w:val="0"/>
                  <w:marBottom w:val="0"/>
                  <w:divBdr>
                    <w:top w:val="none" w:sz="0" w:space="0" w:color="auto"/>
                    <w:left w:val="none" w:sz="0" w:space="0" w:color="auto"/>
                    <w:bottom w:val="none" w:sz="0" w:space="0" w:color="auto"/>
                    <w:right w:val="none" w:sz="0" w:space="0" w:color="auto"/>
                  </w:divBdr>
                </w:div>
                <w:div w:id="293682477">
                  <w:marLeft w:val="0"/>
                  <w:marRight w:val="0"/>
                  <w:marTop w:val="0"/>
                  <w:marBottom w:val="0"/>
                  <w:divBdr>
                    <w:top w:val="none" w:sz="0" w:space="0" w:color="auto"/>
                    <w:left w:val="none" w:sz="0" w:space="0" w:color="auto"/>
                    <w:bottom w:val="none" w:sz="0" w:space="0" w:color="auto"/>
                    <w:right w:val="none" w:sz="0" w:space="0" w:color="auto"/>
                  </w:divBdr>
                </w:div>
                <w:div w:id="294526856">
                  <w:marLeft w:val="0"/>
                  <w:marRight w:val="0"/>
                  <w:marTop w:val="0"/>
                  <w:marBottom w:val="0"/>
                  <w:divBdr>
                    <w:top w:val="none" w:sz="0" w:space="0" w:color="auto"/>
                    <w:left w:val="none" w:sz="0" w:space="0" w:color="auto"/>
                    <w:bottom w:val="none" w:sz="0" w:space="0" w:color="auto"/>
                    <w:right w:val="none" w:sz="0" w:space="0" w:color="auto"/>
                  </w:divBdr>
                </w:div>
                <w:div w:id="296179627">
                  <w:marLeft w:val="0"/>
                  <w:marRight w:val="0"/>
                  <w:marTop w:val="0"/>
                  <w:marBottom w:val="0"/>
                  <w:divBdr>
                    <w:top w:val="none" w:sz="0" w:space="0" w:color="auto"/>
                    <w:left w:val="none" w:sz="0" w:space="0" w:color="auto"/>
                    <w:bottom w:val="none" w:sz="0" w:space="0" w:color="auto"/>
                    <w:right w:val="none" w:sz="0" w:space="0" w:color="auto"/>
                  </w:divBdr>
                </w:div>
                <w:div w:id="297154162">
                  <w:marLeft w:val="0"/>
                  <w:marRight w:val="0"/>
                  <w:marTop w:val="0"/>
                  <w:marBottom w:val="0"/>
                  <w:divBdr>
                    <w:top w:val="none" w:sz="0" w:space="0" w:color="auto"/>
                    <w:left w:val="none" w:sz="0" w:space="0" w:color="auto"/>
                    <w:bottom w:val="none" w:sz="0" w:space="0" w:color="auto"/>
                    <w:right w:val="none" w:sz="0" w:space="0" w:color="auto"/>
                  </w:divBdr>
                </w:div>
                <w:div w:id="299002136">
                  <w:marLeft w:val="0"/>
                  <w:marRight w:val="0"/>
                  <w:marTop w:val="0"/>
                  <w:marBottom w:val="0"/>
                  <w:divBdr>
                    <w:top w:val="none" w:sz="0" w:space="0" w:color="auto"/>
                    <w:left w:val="none" w:sz="0" w:space="0" w:color="auto"/>
                    <w:bottom w:val="none" w:sz="0" w:space="0" w:color="auto"/>
                    <w:right w:val="none" w:sz="0" w:space="0" w:color="auto"/>
                  </w:divBdr>
                </w:div>
                <w:div w:id="300967409">
                  <w:marLeft w:val="0"/>
                  <w:marRight w:val="0"/>
                  <w:marTop w:val="0"/>
                  <w:marBottom w:val="0"/>
                  <w:divBdr>
                    <w:top w:val="none" w:sz="0" w:space="0" w:color="auto"/>
                    <w:left w:val="none" w:sz="0" w:space="0" w:color="auto"/>
                    <w:bottom w:val="none" w:sz="0" w:space="0" w:color="auto"/>
                    <w:right w:val="none" w:sz="0" w:space="0" w:color="auto"/>
                  </w:divBdr>
                </w:div>
                <w:div w:id="302664894">
                  <w:marLeft w:val="0"/>
                  <w:marRight w:val="0"/>
                  <w:marTop w:val="0"/>
                  <w:marBottom w:val="0"/>
                  <w:divBdr>
                    <w:top w:val="none" w:sz="0" w:space="0" w:color="auto"/>
                    <w:left w:val="none" w:sz="0" w:space="0" w:color="auto"/>
                    <w:bottom w:val="none" w:sz="0" w:space="0" w:color="auto"/>
                    <w:right w:val="none" w:sz="0" w:space="0" w:color="auto"/>
                  </w:divBdr>
                </w:div>
                <w:div w:id="303891217">
                  <w:marLeft w:val="0"/>
                  <w:marRight w:val="0"/>
                  <w:marTop w:val="0"/>
                  <w:marBottom w:val="0"/>
                  <w:divBdr>
                    <w:top w:val="none" w:sz="0" w:space="0" w:color="auto"/>
                    <w:left w:val="none" w:sz="0" w:space="0" w:color="auto"/>
                    <w:bottom w:val="none" w:sz="0" w:space="0" w:color="auto"/>
                    <w:right w:val="none" w:sz="0" w:space="0" w:color="auto"/>
                  </w:divBdr>
                </w:div>
                <w:div w:id="308483722">
                  <w:marLeft w:val="0"/>
                  <w:marRight w:val="0"/>
                  <w:marTop w:val="0"/>
                  <w:marBottom w:val="0"/>
                  <w:divBdr>
                    <w:top w:val="none" w:sz="0" w:space="0" w:color="auto"/>
                    <w:left w:val="none" w:sz="0" w:space="0" w:color="auto"/>
                    <w:bottom w:val="none" w:sz="0" w:space="0" w:color="auto"/>
                    <w:right w:val="none" w:sz="0" w:space="0" w:color="auto"/>
                  </w:divBdr>
                </w:div>
                <w:div w:id="310673095">
                  <w:marLeft w:val="0"/>
                  <w:marRight w:val="0"/>
                  <w:marTop w:val="0"/>
                  <w:marBottom w:val="0"/>
                  <w:divBdr>
                    <w:top w:val="none" w:sz="0" w:space="0" w:color="auto"/>
                    <w:left w:val="none" w:sz="0" w:space="0" w:color="auto"/>
                    <w:bottom w:val="none" w:sz="0" w:space="0" w:color="auto"/>
                    <w:right w:val="none" w:sz="0" w:space="0" w:color="auto"/>
                  </w:divBdr>
                </w:div>
                <w:div w:id="315770525">
                  <w:marLeft w:val="0"/>
                  <w:marRight w:val="0"/>
                  <w:marTop w:val="0"/>
                  <w:marBottom w:val="0"/>
                  <w:divBdr>
                    <w:top w:val="none" w:sz="0" w:space="0" w:color="auto"/>
                    <w:left w:val="none" w:sz="0" w:space="0" w:color="auto"/>
                    <w:bottom w:val="none" w:sz="0" w:space="0" w:color="auto"/>
                    <w:right w:val="none" w:sz="0" w:space="0" w:color="auto"/>
                  </w:divBdr>
                </w:div>
                <w:div w:id="316612137">
                  <w:marLeft w:val="0"/>
                  <w:marRight w:val="0"/>
                  <w:marTop w:val="0"/>
                  <w:marBottom w:val="0"/>
                  <w:divBdr>
                    <w:top w:val="none" w:sz="0" w:space="0" w:color="auto"/>
                    <w:left w:val="none" w:sz="0" w:space="0" w:color="auto"/>
                    <w:bottom w:val="none" w:sz="0" w:space="0" w:color="auto"/>
                    <w:right w:val="none" w:sz="0" w:space="0" w:color="auto"/>
                  </w:divBdr>
                </w:div>
                <w:div w:id="317923132">
                  <w:marLeft w:val="0"/>
                  <w:marRight w:val="0"/>
                  <w:marTop w:val="0"/>
                  <w:marBottom w:val="0"/>
                  <w:divBdr>
                    <w:top w:val="none" w:sz="0" w:space="0" w:color="auto"/>
                    <w:left w:val="none" w:sz="0" w:space="0" w:color="auto"/>
                    <w:bottom w:val="none" w:sz="0" w:space="0" w:color="auto"/>
                    <w:right w:val="none" w:sz="0" w:space="0" w:color="auto"/>
                  </w:divBdr>
                </w:div>
                <w:div w:id="319384519">
                  <w:marLeft w:val="0"/>
                  <w:marRight w:val="0"/>
                  <w:marTop w:val="0"/>
                  <w:marBottom w:val="0"/>
                  <w:divBdr>
                    <w:top w:val="none" w:sz="0" w:space="0" w:color="auto"/>
                    <w:left w:val="none" w:sz="0" w:space="0" w:color="auto"/>
                    <w:bottom w:val="none" w:sz="0" w:space="0" w:color="auto"/>
                    <w:right w:val="none" w:sz="0" w:space="0" w:color="auto"/>
                  </w:divBdr>
                </w:div>
                <w:div w:id="320089200">
                  <w:marLeft w:val="0"/>
                  <w:marRight w:val="0"/>
                  <w:marTop w:val="0"/>
                  <w:marBottom w:val="0"/>
                  <w:divBdr>
                    <w:top w:val="none" w:sz="0" w:space="0" w:color="auto"/>
                    <w:left w:val="none" w:sz="0" w:space="0" w:color="auto"/>
                    <w:bottom w:val="none" w:sz="0" w:space="0" w:color="auto"/>
                    <w:right w:val="none" w:sz="0" w:space="0" w:color="auto"/>
                  </w:divBdr>
                </w:div>
                <w:div w:id="321544117">
                  <w:marLeft w:val="0"/>
                  <w:marRight w:val="0"/>
                  <w:marTop w:val="0"/>
                  <w:marBottom w:val="0"/>
                  <w:divBdr>
                    <w:top w:val="none" w:sz="0" w:space="0" w:color="auto"/>
                    <w:left w:val="none" w:sz="0" w:space="0" w:color="auto"/>
                    <w:bottom w:val="none" w:sz="0" w:space="0" w:color="auto"/>
                    <w:right w:val="none" w:sz="0" w:space="0" w:color="auto"/>
                  </w:divBdr>
                </w:div>
                <w:div w:id="323438311">
                  <w:marLeft w:val="0"/>
                  <w:marRight w:val="0"/>
                  <w:marTop w:val="0"/>
                  <w:marBottom w:val="0"/>
                  <w:divBdr>
                    <w:top w:val="none" w:sz="0" w:space="0" w:color="auto"/>
                    <w:left w:val="none" w:sz="0" w:space="0" w:color="auto"/>
                    <w:bottom w:val="none" w:sz="0" w:space="0" w:color="auto"/>
                    <w:right w:val="none" w:sz="0" w:space="0" w:color="auto"/>
                  </w:divBdr>
                </w:div>
                <w:div w:id="324406258">
                  <w:marLeft w:val="0"/>
                  <w:marRight w:val="0"/>
                  <w:marTop w:val="0"/>
                  <w:marBottom w:val="0"/>
                  <w:divBdr>
                    <w:top w:val="none" w:sz="0" w:space="0" w:color="auto"/>
                    <w:left w:val="none" w:sz="0" w:space="0" w:color="auto"/>
                    <w:bottom w:val="none" w:sz="0" w:space="0" w:color="auto"/>
                    <w:right w:val="none" w:sz="0" w:space="0" w:color="auto"/>
                  </w:divBdr>
                </w:div>
                <w:div w:id="325018975">
                  <w:marLeft w:val="0"/>
                  <w:marRight w:val="0"/>
                  <w:marTop w:val="0"/>
                  <w:marBottom w:val="0"/>
                  <w:divBdr>
                    <w:top w:val="none" w:sz="0" w:space="0" w:color="auto"/>
                    <w:left w:val="none" w:sz="0" w:space="0" w:color="auto"/>
                    <w:bottom w:val="none" w:sz="0" w:space="0" w:color="auto"/>
                    <w:right w:val="none" w:sz="0" w:space="0" w:color="auto"/>
                  </w:divBdr>
                </w:div>
                <w:div w:id="326712979">
                  <w:marLeft w:val="0"/>
                  <w:marRight w:val="0"/>
                  <w:marTop w:val="0"/>
                  <w:marBottom w:val="0"/>
                  <w:divBdr>
                    <w:top w:val="none" w:sz="0" w:space="0" w:color="auto"/>
                    <w:left w:val="none" w:sz="0" w:space="0" w:color="auto"/>
                    <w:bottom w:val="none" w:sz="0" w:space="0" w:color="auto"/>
                    <w:right w:val="none" w:sz="0" w:space="0" w:color="auto"/>
                  </w:divBdr>
                </w:div>
                <w:div w:id="326908294">
                  <w:marLeft w:val="0"/>
                  <w:marRight w:val="0"/>
                  <w:marTop w:val="0"/>
                  <w:marBottom w:val="0"/>
                  <w:divBdr>
                    <w:top w:val="none" w:sz="0" w:space="0" w:color="auto"/>
                    <w:left w:val="none" w:sz="0" w:space="0" w:color="auto"/>
                    <w:bottom w:val="none" w:sz="0" w:space="0" w:color="auto"/>
                    <w:right w:val="none" w:sz="0" w:space="0" w:color="auto"/>
                  </w:divBdr>
                </w:div>
                <w:div w:id="330331135">
                  <w:marLeft w:val="0"/>
                  <w:marRight w:val="0"/>
                  <w:marTop w:val="0"/>
                  <w:marBottom w:val="0"/>
                  <w:divBdr>
                    <w:top w:val="none" w:sz="0" w:space="0" w:color="auto"/>
                    <w:left w:val="none" w:sz="0" w:space="0" w:color="auto"/>
                    <w:bottom w:val="none" w:sz="0" w:space="0" w:color="auto"/>
                    <w:right w:val="none" w:sz="0" w:space="0" w:color="auto"/>
                  </w:divBdr>
                </w:div>
                <w:div w:id="334310263">
                  <w:marLeft w:val="0"/>
                  <w:marRight w:val="0"/>
                  <w:marTop w:val="0"/>
                  <w:marBottom w:val="0"/>
                  <w:divBdr>
                    <w:top w:val="none" w:sz="0" w:space="0" w:color="auto"/>
                    <w:left w:val="none" w:sz="0" w:space="0" w:color="auto"/>
                    <w:bottom w:val="none" w:sz="0" w:space="0" w:color="auto"/>
                    <w:right w:val="none" w:sz="0" w:space="0" w:color="auto"/>
                  </w:divBdr>
                </w:div>
                <w:div w:id="334847542">
                  <w:marLeft w:val="0"/>
                  <w:marRight w:val="0"/>
                  <w:marTop w:val="0"/>
                  <w:marBottom w:val="0"/>
                  <w:divBdr>
                    <w:top w:val="none" w:sz="0" w:space="0" w:color="auto"/>
                    <w:left w:val="none" w:sz="0" w:space="0" w:color="auto"/>
                    <w:bottom w:val="none" w:sz="0" w:space="0" w:color="auto"/>
                    <w:right w:val="none" w:sz="0" w:space="0" w:color="auto"/>
                  </w:divBdr>
                </w:div>
                <w:div w:id="337199251">
                  <w:marLeft w:val="0"/>
                  <w:marRight w:val="0"/>
                  <w:marTop w:val="0"/>
                  <w:marBottom w:val="0"/>
                  <w:divBdr>
                    <w:top w:val="none" w:sz="0" w:space="0" w:color="auto"/>
                    <w:left w:val="none" w:sz="0" w:space="0" w:color="auto"/>
                    <w:bottom w:val="none" w:sz="0" w:space="0" w:color="auto"/>
                    <w:right w:val="none" w:sz="0" w:space="0" w:color="auto"/>
                  </w:divBdr>
                </w:div>
                <w:div w:id="344670696">
                  <w:marLeft w:val="0"/>
                  <w:marRight w:val="0"/>
                  <w:marTop w:val="0"/>
                  <w:marBottom w:val="0"/>
                  <w:divBdr>
                    <w:top w:val="none" w:sz="0" w:space="0" w:color="auto"/>
                    <w:left w:val="none" w:sz="0" w:space="0" w:color="auto"/>
                    <w:bottom w:val="none" w:sz="0" w:space="0" w:color="auto"/>
                    <w:right w:val="none" w:sz="0" w:space="0" w:color="auto"/>
                  </w:divBdr>
                </w:div>
                <w:div w:id="344790006">
                  <w:marLeft w:val="0"/>
                  <w:marRight w:val="0"/>
                  <w:marTop w:val="0"/>
                  <w:marBottom w:val="0"/>
                  <w:divBdr>
                    <w:top w:val="none" w:sz="0" w:space="0" w:color="auto"/>
                    <w:left w:val="none" w:sz="0" w:space="0" w:color="auto"/>
                    <w:bottom w:val="none" w:sz="0" w:space="0" w:color="auto"/>
                    <w:right w:val="none" w:sz="0" w:space="0" w:color="auto"/>
                  </w:divBdr>
                </w:div>
                <w:div w:id="345987373">
                  <w:marLeft w:val="0"/>
                  <w:marRight w:val="0"/>
                  <w:marTop w:val="0"/>
                  <w:marBottom w:val="0"/>
                  <w:divBdr>
                    <w:top w:val="none" w:sz="0" w:space="0" w:color="auto"/>
                    <w:left w:val="none" w:sz="0" w:space="0" w:color="auto"/>
                    <w:bottom w:val="none" w:sz="0" w:space="0" w:color="auto"/>
                    <w:right w:val="none" w:sz="0" w:space="0" w:color="auto"/>
                  </w:divBdr>
                </w:div>
                <w:div w:id="348919367">
                  <w:marLeft w:val="0"/>
                  <w:marRight w:val="0"/>
                  <w:marTop w:val="0"/>
                  <w:marBottom w:val="0"/>
                  <w:divBdr>
                    <w:top w:val="none" w:sz="0" w:space="0" w:color="auto"/>
                    <w:left w:val="none" w:sz="0" w:space="0" w:color="auto"/>
                    <w:bottom w:val="none" w:sz="0" w:space="0" w:color="auto"/>
                    <w:right w:val="none" w:sz="0" w:space="0" w:color="auto"/>
                  </w:divBdr>
                </w:div>
                <w:div w:id="349531480">
                  <w:marLeft w:val="0"/>
                  <w:marRight w:val="0"/>
                  <w:marTop w:val="0"/>
                  <w:marBottom w:val="0"/>
                  <w:divBdr>
                    <w:top w:val="none" w:sz="0" w:space="0" w:color="auto"/>
                    <w:left w:val="none" w:sz="0" w:space="0" w:color="auto"/>
                    <w:bottom w:val="none" w:sz="0" w:space="0" w:color="auto"/>
                    <w:right w:val="none" w:sz="0" w:space="0" w:color="auto"/>
                  </w:divBdr>
                </w:div>
                <w:div w:id="352191113">
                  <w:marLeft w:val="0"/>
                  <w:marRight w:val="0"/>
                  <w:marTop w:val="0"/>
                  <w:marBottom w:val="0"/>
                  <w:divBdr>
                    <w:top w:val="none" w:sz="0" w:space="0" w:color="auto"/>
                    <w:left w:val="none" w:sz="0" w:space="0" w:color="auto"/>
                    <w:bottom w:val="none" w:sz="0" w:space="0" w:color="auto"/>
                    <w:right w:val="none" w:sz="0" w:space="0" w:color="auto"/>
                  </w:divBdr>
                </w:div>
                <w:div w:id="352266550">
                  <w:marLeft w:val="0"/>
                  <w:marRight w:val="0"/>
                  <w:marTop w:val="0"/>
                  <w:marBottom w:val="0"/>
                  <w:divBdr>
                    <w:top w:val="none" w:sz="0" w:space="0" w:color="auto"/>
                    <w:left w:val="none" w:sz="0" w:space="0" w:color="auto"/>
                    <w:bottom w:val="none" w:sz="0" w:space="0" w:color="auto"/>
                    <w:right w:val="none" w:sz="0" w:space="0" w:color="auto"/>
                  </w:divBdr>
                </w:div>
                <w:div w:id="354354514">
                  <w:marLeft w:val="0"/>
                  <w:marRight w:val="0"/>
                  <w:marTop w:val="0"/>
                  <w:marBottom w:val="0"/>
                  <w:divBdr>
                    <w:top w:val="none" w:sz="0" w:space="0" w:color="auto"/>
                    <w:left w:val="none" w:sz="0" w:space="0" w:color="auto"/>
                    <w:bottom w:val="none" w:sz="0" w:space="0" w:color="auto"/>
                    <w:right w:val="none" w:sz="0" w:space="0" w:color="auto"/>
                  </w:divBdr>
                </w:div>
                <w:div w:id="355469832">
                  <w:marLeft w:val="0"/>
                  <w:marRight w:val="0"/>
                  <w:marTop w:val="0"/>
                  <w:marBottom w:val="0"/>
                  <w:divBdr>
                    <w:top w:val="none" w:sz="0" w:space="0" w:color="auto"/>
                    <w:left w:val="none" w:sz="0" w:space="0" w:color="auto"/>
                    <w:bottom w:val="none" w:sz="0" w:space="0" w:color="auto"/>
                    <w:right w:val="none" w:sz="0" w:space="0" w:color="auto"/>
                  </w:divBdr>
                </w:div>
                <w:div w:id="361130571">
                  <w:marLeft w:val="0"/>
                  <w:marRight w:val="0"/>
                  <w:marTop w:val="0"/>
                  <w:marBottom w:val="0"/>
                  <w:divBdr>
                    <w:top w:val="none" w:sz="0" w:space="0" w:color="auto"/>
                    <w:left w:val="none" w:sz="0" w:space="0" w:color="auto"/>
                    <w:bottom w:val="none" w:sz="0" w:space="0" w:color="auto"/>
                    <w:right w:val="none" w:sz="0" w:space="0" w:color="auto"/>
                  </w:divBdr>
                </w:div>
                <w:div w:id="362364599">
                  <w:marLeft w:val="0"/>
                  <w:marRight w:val="0"/>
                  <w:marTop w:val="0"/>
                  <w:marBottom w:val="0"/>
                  <w:divBdr>
                    <w:top w:val="none" w:sz="0" w:space="0" w:color="auto"/>
                    <w:left w:val="none" w:sz="0" w:space="0" w:color="auto"/>
                    <w:bottom w:val="none" w:sz="0" w:space="0" w:color="auto"/>
                    <w:right w:val="none" w:sz="0" w:space="0" w:color="auto"/>
                  </w:divBdr>
                </w:div>
                <w:div w:id="362705448">
                  <w:marLeft w:val="0"/>
                  <w:marRight w:val="0"/>
                  <w:marTop w:val="0"/>
                  <w:marBottom w:val="0"/>
                  <w:divBdr>
                    <w:top w:val="none" w:sz="0" w:space="0" w:color="auto"/>
                    <w:left w:val="none" w:sz="0" w:space="0" w:color="auto"/>
                    <w:bottom w:val="none" w:sz="0" w:space="0" w:color="auto"/>
                    <w:right w:val="none" w:sz="0" w:space="0" w:color="auto"/>
                  </w:divBdr>
                </w:div>
                <w:div w:id="362832397">
                  <w:marLeft w:val="0"/>
                  <w:marRight w:val="0"/>
                  <w:marTop w:val="0"/>
                  <w:marBottom w:val="0"/>
                  <w:divBdr>
                    <w:top w:val="none" w:sz="0" w:space="0" w:color="auto"/>
                    <w:left w:val="none" w:sz="0" w:space="0" w:color="auto"/>
                    <w:bottom w:val="none" w:sz="0" w:space="0" w:color="auto"/>
                    <w:right w:val="none" w:sz="0" w:space="0" w:color="auto"/>
                  </w:divBdr>
                </w:div>
                <w:div w:id="363873907">
                  <w:marLeft w:val="0"/>
                  <w:marRight w:val="0"/>
                  <w:marTop w:val="0"/>
                  <w:marBottom w:val="0"/>
                  <w:divBdr>
                    <w:top w:val="none" w:sz="0" w:space="0" w:color="auto"/>
                    <w:left w:val="none" w:sz="0" w:space="0" w:color="auto"/>
                    <w:bottom w:val="none" w:sz="0" w:space="0" w:color="auto"/>
                    <w:right w:val="none" w:sz="0" w:space="0" w:color="auto"/>
                  </w:divBdr>
                </w:div>
                <w:div w:id="365105089">
                  <w:marLeft w:val="0"/>
                  <w:marRight w:val="0"/>
                  <w:marTop w:val="0"/>
                  <w:marBottom w:val="0"/>
                  <w:divBdr>
                    <w:top w:val="none" w:sz="0" w:space="0" w:color="auto"/>
                    <w:left w:val="none" w:sz="0" w:space="0" w:color="auto"/>
                    <w:bottom w:val="none" w:sz="0" w:space="0" w:color="auto"/>
                    <w:right w:val="none" w:sz="0" w:space="0" w:color="auto"/>
                  </w:divBdr>
                </w:div>
                <w:div w:id="367728309">
                  <w:marLeft w:val="0"/>
                  <w:marRight w:val="0"/>
                  <w:marTop w:val="0"/>
                  <w:marBottom w:val="0"/>
                  <w:divBdr>
                    <w:top w:val="none" w:sz="0" w:space="0" w:color="auto"/>
                    <w:left w:val="none" w:sz="0" w:space="0" w:color="auto"/>
                    <w:bottom w:val="none" w:sz="0" w:space="0" w:color="auto"/>
                    <w:right w:val="none" w:sz="0" w:space="0" w:color="auto"/>
                  </w:divBdr>
                </w:div>
                <w:div w:id="367878421">
                  <w:marLeft w:val="0"/>
                  <w:marRight w:val="0"/>
                  <w:marTop w:val="0"/>
                  <w:marBottom w:val="0"/>
                  <w:divBdr>
                    <w:top w:val="none" w:sz="0" w:space="0" w:color="auto"/>
                    <w:left w:val="none" w:sz="0" w:space="0" w:color="auto"/>
                    <w:bottom w:val="none" w:sz="0" w:space="0" w:color="auto"/>
                    <w:right w:val="none" w:sz="0" w:space="0" w:color="auto"/>
                  </w:divBdr>
                </w:div>
                <w:div w:id="367993580">
                  <w:marLeft w:val="0"/>
                  <w:marRight w:val="0"/>
                  <w:marTop w:val="0"/>
                  <w:marBottom w:val="0"/>
                  <w:divBdr>
                    <w:top w:val="none" w:sz="0" w:space="0" w:color="auto"/>
                    <w:left w:val="none" w:sz="0" w:space="0" w:color="auto"/>
                    <w:bottom w:val="none" w:sz="0" w:space="0" w:color="auto"/>
                    <w:right w:val="none" w:sz="0" w:space="0" w:color="auto"/>
                  </w:divBdr>
                </w:div>
                <w:div w:id="369691963">
                  <w:marLeft w:val="0"/>
                  <w:marRight w:val="0"/>
                  <w:marTop w:val="0"/>
                  <w:marBottom w:val="0"/>
                  <w:divBdr>
                    <w:top w:val="none" w:sz="0" w:space="0" w:color="auto"/>
                    <w:left w:val="none" w:sz="0" w:space="0" w:color="auto"/>
                    <w:bottom w:val="none" w:sz="0" w:space="0" w:color="auto"/>
                    <w:right w:val="none" w:sz="0" w:space="0" w:color="auto"/>
                  </w:divBdr>
                </w:div>
                <w:div w:id="370151225">
                  <w:marLeft w:val="0"/>
                  <w:marRight w:val="0"/>
                  <w:marTop w:val="0"/>
                  <w:marBottom w:val="0"/>
                  <w:divBdr>
                    <w:top w:val="none" w:sz="0" w:space="0" w:color="auto"/>
                    <w:left w:val="none" w:sz="0" w:space="0" w:color="auto"/>
                    <w:bottom w:val="none" w:sz="0" w:space="0" w:color="auto"/>
                    <w:right w:val="none" w:sz="0" w:space="0" w:color="auto"/>
                  </w:divBdr>
                </w:div>
                <w:div w:id="370421820">
                  <w:marLeft w:val="0"/>
                  <w:marRight w:val="0"/>
                  <w:marTop w:val="0"/>
                  <w:marBottom w:val="0"/>
                  <w:divBdr>
                    <w:top w:val="none" w:sz="0" w:space="0" w:color="auto"/>
                    <w:left w:val="none" w:sz="0" w:space="0" w:color="auto"/>
                    <w:bottom w:val="none" w:sz="0" w:space="0" w:color="auto"/>
                    <w:right w:val="none" w:sz="0" w:space="0" w:color="auto"/>
                  </w:divBdr>
                </w:div>
                <w:div w:id="373315368">
                  <w:marLeft w:val="0"/>
                  <w:marRight w:val="0"/>
                  <w:marTop w:val="0"/>
                  <w:marBottom w:val="0"/>
                  <w:divBdr>
                    <w:top w:val="none" w:sz="0" w:space="0" w:color="auto"/>
                    <w:left w:val="none" w:sz="0" w:space="0" w:color="auto"/>
                    <w:bottom w:val="none" w:sz="0" w:space="0" w:color="auto"/>
                    <w:right w:val="none" w:sz="0" w:space="0" w:color="auto"/>
                  </w:divBdr>
                </w:div>
                <w:div w:id="373504703">
                  <w:marLeft w:val="0"/>
                  <w:marRight w:val="0"/>
                  <w:marTop w:val="0"/>
                  <w:marBottom w:val="0"/>
                  <w:divBdr>
                    <w:top w:val="none" w:sz="0" w:space="0" w:color="auto"/>
                    <w:left w:val="none" w:sz="0" w:space="0" w:color="auto"/>
                    <w:bottom w:val="none" w:sz="0" w:space="0" w:color="auto"/>
                    <w:right w:val="none" w:sz="0" w:space="0" w:color="auto"/>
                  </w:divBdr>
                </w:div>
                <w:div w:id="380061287">
                  <w:marLeft w:val="0"/>
                  <w:marRight w:val="0"/>
                  <w:marTop w:val="0"/>
                  <w:marBottom w:val="0"/>
                  <w:divBdr>
                    <w:top w:val="none" w:sz="0" w:space="0" w:color="auto"/>
                    <w:left w:val="none" w:sz="0" w:space="0" w:color="auto"/>
                    <w:bottom w:val="none" w:sz="0" w:space="0" w:color="auto"/>
                    <w:right w:val="none" w:sz="0" w:space="0" w:color="auto"/>
                  </w:divBdr>
                </w:div>
                <w:div w:id="380373456">
                  <w:marLeft w:val="0"/>
                  <w:marRight w:val="0"/>
                  <w:marTop w:val="0"/>
                  <w:marBottom w:val="0"/>
                  <w:divBdr>
                    <w:top w:val="none" w:sz="0" w:space="0" w:color="auto"/>
                    <w:left w:val="none" w:sz="0" w:space="0" w:color="auto"/>
                    <w:bottom w:val="none" w:sz="0" w:space="0" w:color="auto"/>
                    <w:right w:val="none" w:sz="0" w:space="0" w:color="auto"/>
                  </w:divBdr>
                </w:div>
                <w:div w:id="381446653">
                  <w:marLeft w:val="0"/>
                  <w:marRight w:val="0"/>
                  <w:marTop w:val="0"/>
                  <w:marBottom w:val="0"/>
                  <w:divBdr>
                    <w:top w:val="none" w:sz="0" w:space="0" w:color="auto"/>
                    <w:left w:val="none" w:sz="0" w:space="0" w:color="auto"/>
                    <w:bottom w:val="none" w:sz="0" w:space="0" w:color="auto"/>
                    <w:right w:val="none" w:sz="0" w:space="0" w:color="auto"/>
                  </w:divBdr>
                </w:div>
                <w:div w:id="381952569">
                  <w:marLeft w:val="0"/>
                  <w:marRight w:val="0"/>
                  <w:marTop w:val="0"/>
                  <w:marBottom w:val="0"/>
                  <w:divBdr>
                    <w:top w:val="none" w:sz="0" w:space="0" w:color="auto"/>
                    <w:left w:val="none" w:sz="0" w:space="0" w:color="auto"/>
                    <w:bottom w:val="none" w:sz="0" w:space="0" w:color="auto"/>
                    <w:right w:val="none" w:sz="0" w:space="0" w:color="auto"/>
                  </w:divBdr>
                </w:div>
                <w:div w:id="384331208">
                  <w:marLeft w:val="0"/>
                  <w:marRight w:val="0"/>
                  <w:marTop w:val="0"/>
                  <w:marBottom w:val="0"/>
                  <w:divBdr>
                    <w:top w:val="none" w:sz="0" w:space="0" w:color="auto"/>
                    <w:left w:val="none" w:sz="0" w:space="0" w:color="auto"/>
                    <w:bottom w:val="none" w:sz="0" w:space="0" w:color="auto"/>
                    <w:right w:val="none" w:sz="0" w:space="0" w:color="auto"/>
                  </w:divBdr>
                </w:div>
                <w:div w:id="385183005">
                  <w:marLeft w:val="0"/>
                  <w:marRight w:val="0"/>
                  <w:marTop w:val="0"/>
                  <w:marBottom w:val="0"/>
                  <w:divBdr>
                    <w:top w:val="none" w:sz="0" w:space="0" w:color="auto"/>
                    <w:left w:val="none" w:sz="0" w:space="0" w:color="auto"/>
                    <w:bottom w:val="none" w:sz="0" w:space="0" w:color="auto"/>
                    <w:right w:val="none" w:sz="0" w:space="0" w:color="auto"/>
                  </w:divBdr>
                </w:div>
                <w:div w:id="385565498">
                  <w:marLeft w:val="0"/>
                  <w:marRight w:val="0"/>
                  <w:marTop w:val="0"/>
                  <w:marBottom w:val="0"/>
                  <w:divBdr>
                    <w:top w:val="none" w:sz="0" w:space="0" w:color="auto"/>
                    <w:left w:val="none" w:sz="0" w:space="0" w:color="auto"/>
                    <w:bottom w:val="none" w:sz="0" w:space="0" w:color="auto"/>
                    <w:right w:val="none" w:sz="0" w:space="0" w:color="auto"/>
                  </w:divBdr>
                </w:div>
                <w:div w:id="389504514">
                  <w:marLeft w:val="0"/>
                  <w:marRight w:val="0"/>
                  <w:marTop w:val="0"/>
                  <w:marBottom w:val="0"/>
                  <w:divBdr>
                    <w:top w:val="none" w:sz="0" w:space="0" w:color="auto"/>
                    <w:left w:val="none" w:sz="0" w:space="0" w:color="auto"/>
                    <w:bottom w:val="none" w:sz="0" w:space="0" w:color="auto"/>
                    <w:right w:val="none" w:sz="0" w:space="0" w:color="auto"/>
                  </w:divBdr>
                </w:div>
                <w:div w:id="389840234">
                  <w:marLeft w:val="0"/>
                  <w:marRight w:val="0"/>
                  <w:marTop w:val="0"/>
                  <w:marBottom w:val="0"/>
                  <w:divBdr>
                    <w:top w:val="none" w:sz="0" w:space="0" w:color="auto"/>
                    <w:left w:val="none" w:sz="0" w:space="0" w:color="auto"/>
                    <w:bottom w:val="none" w:sz="0" w:space="0" w:color="auto"/>
                    <w:right w:val="none" w:sz="0" w:space="0" w:color="auto"/>
                  </w:divBdr>
                </w:div>
                <w:div w:id="392433499">
                  <w:marLeft w:val="0"/>
                  <w:marRight w:val="0"/>
                  <w:marTop w:val="0"/>
                  <w:marBottom w:val="0"/>
                  <w:divBdr>
                    <w:top w:val="none" w:sz="0" w:space="0" w:color="auto"/>
                    <w:left w:val="none" w:sz="0" w:space="0" w:color="auto"/>
                    <w:bottom w:val="none" w:sz="0" w:space="0" w:color="auto"/>
                    <w:right w:val="none" w:sz="0" w:space="0" w:color="auto"/>
                  </w:divBdr>
                </w:div>
                <w:div w:id="395252053">
                  <w:marLeft w:val="0"/>
                  <w:marRight w:val="0"/>
                  <w:marTop w:val="0"/>
                  <w:marBottom w:val="0"/>
                  <w:divBdr>
                    <w:top w:val="none" w:sz="0" w:space="0" w:color="auto"/>
                    <w:left w:val="none" w:sz="0" w:space="0" w:color="auto"/>
                    <w:bottom w:val="none" w:sz="0" w:space="0" w:color="auto"/>
                    <w:right w:val="none" w:sz="0" w:space="0" w:color="auto"/>
                  </w:divBdr>
                </w:div>
                <w:div w:id="395864041">
                  <w:marLeft w:val="0"/>
                  <w:marRight w:val="0"/>
                  <w:marTop w:val="0"/>
                  <w:marBottom w:val="0"/>
                  <w:divBdr>
                    <w:top w:val="none" w:sz="0" w:space="0" w:color="auto"/>
                    <w:left w:val="none" w:sz="0" w:space="0" w:color="auto"/>
                    <w:bottom w:val="none" w:sz="0" w:space="0" w:color="auto"/>
                    <w:right w:val="none" w:sz="0" w:space="0" w:color="auto"/>
                  </w:divBdr>
                </w:div>
                <w:div w:id="396902109">
                  <w:marLeft w:val="0"/>
                  <w:marRight w:val="0"/>
                  <w:marTop w:val="0"/>
                  <w:marBottom w:val="0"/>
                  <w:divBdr>
                    <w:top w:val="none" w:sz="0" w:space="0" w:color="auto"/>
                    <w:left w:val="none" w:sz="0" w:space="0" w:color="auto"/>
                    <w:bottom w:val="none" w:sz="0" w:space="0" w:color="auto"/>
                    <w:right w:val="none" w:sz="0" w:space="0" w:color="auto"/>
                  </w:divBdr>
                </w:div>
                <w:div w:id="397751125">
                  <w:marLeft w:val="0"/>
                  <w:marRight w:val="0"/>
                  <w:marTop w:val="0"/>
                  <w:marBottom w:val="0"/>
                  <w:divBdr>
                    <w:top w:val="none" w:sz="0" w:space="0" w:color="auto"/>
                    <w:left w:val="none" w:sz="0" w:space="0" w:color="auto"/>
                    <w:bottom w:val="none" w:sz="0" w:space="0" w:color="auto"/>
                    <w:right w:val="none" w:sz="0" w:space="0" w:color="auto"/>
                  </w:divBdr>
                </w:div>
                <w:div w:id="400637427">
                  <w:marLeft w:val="0"/>
                  <w:marRight w:val="0"/>
                  <w:marTop w:val="0"/>
                  <w:marBottom w:val="0"/>
                  <w:divBdr>
                    <w:top w:val="none" w:sz="0" w:space="0" w:color="auto"/>
                    <w:left w:val="none" w:sz="0" w:space="0" w:color="auto"/>
                    <w:bottom w:val="none" w:sz="0" w:space="0" w:color="auto"/>
                    <w:right w:val="none" w:sz="0" w:space="0" w:color="auto"/>
                  </w:divBdr>
                </w:div>
                <w:div w:id="401953638">
                  <w:marLeft w:val="0"/>
                  <w:marRight w:val="0"/>
                  <w:marTop w:val="0"/>
                  <w:marBottom w:val="0"/>
                  <w:divBdr>
                    <w:top w:val="none" w:sz="0" w:space="0" w:color="auto"/>
                    <w:left w:val="none" w:sz="0" w:space="0" w:color="auto"/>
                    <w:bottom w:val="none" w:sz="0" w:space="0" w:color="auto"/>
                    <w:right w:val="none" w:sz="0" w:space="0" w:color="auto"/>
                  </w:divBdr>
                </w:div>
                <w:div w:id="402947037">
                  <w:marLeft w:val="0"/>
                  <w:marRight w:val="0"/>
                  <w:marTop w:val="0"/>
                  <w:marBottom w:val="0"/>
                  <w:divBdr>
                    <w:top w:val="none" w:sz="0" w:space="0" w:color="auto"/>
                    <w:left w:val="none" w:sz="0" w:space="0" w:color="auto"/>
                    <w:bottom w:val="none" w:sz="0" w:space="0" w:color="auto"/>
                    <w:right w:val="none" w:sz="0" w:space="0" w:color="auto"/>
                  </w:divBdr>
                </w:div>
                <w:div w:id="404306053">
                  <w:marLeft w:val="0"/>
                  <w:marRight w:val="0"/>
                  <w:marTop w:val="0"/>
                  <w:marBottom w:val="0"/>
                  <w:divBdr>
                    <w:top w:val="none" w:sz="0" w:space="0" w:color="auto"/>
                    <w:left w:val="none" w:sz="0" w:space="0" w:color="auto"/>
                    <w:bottom w:val="none" w:sz="0" w:space="0" w:color="auto"/>
                    <w:right w:val="none" w:sz="0" w:space="0" w:color="auto"/>
                  </w:divBdr>
                </w:div>
                <w:div w:id="404576271">
                  <w:marLeft w:val="0"/>
                  <w:marRight w:val="0"/>
                  <w:marTop w:val="0"/>
                  <w:marBottom w:val="0"/>
                  <w:divBdr>
                    <w:top w:val="none" w:sz="0" w:space="0" w:color="auto"/>
                    <w:left w:val="none" w:sz="0" w:space="0" w:color="auto"/>
                    <w:bottom w:val="none" w:sz="0" w:space="0" w:color="auto"/>
                    <w:right w:val="none" w:sz="0" w:space="0" w:color="auto"/>
                  </w:divBdr>
                </w:div>
                <w:div w:id="404689977">
                  <w:marLeft w:val="0"/>
                  <w:marRight w:val="0"/>
                  <w:marTop w:val="0"/>
                  <w:marBottom w:val="0"/>
                  <w:divBdr>
                    <w:top w:val="none" w:sz="0" w:space="0" w:color="auto"/>
                    <w:left w:val="none" w:sz="0" w:space="0" w:color="auto"/>
                    <w:bottom w:val="none" w:sz="0" w:space="0" w:color="auto"/>
                    <w:right w:val="none" w:sz="0" w:space="0" w:color="auto"/>
                  </w:divBdr>
                </w:div>
                <w:div w:id="405304395">
                  <w:marLeft w:val="0"/>
                  <w:marRight w:val="0"/>
                  <w:marTop w:val="0"/>
                  <w:marBottom w:val="0"/>
                  <w:divBdr>
                    <w:top w:val="none" w:sz="0" w:space="0" w:color="auto"/>
                    <w:left w:val="none" w:sz="0" w:space="0" w:color="auto"/>
                    <w:bottom w:val="none" w:sz="0" w:space="0" w:color="auto"/>
                    <w:right w:val="none" w:sz="0" w:space="0" w:color="auto"/>
                  </w:divBdr>
                </w:div>
                <w:div w:id="406850134">
                  <w:marLeft w:val="0"/>
                  <w:marRight w:val="0"/>
                  <w:marTop w:val="0"/>
                  <w:marBottom w:val="0"/>
                  <w:divBdr>
                    <w:top w:val="none" w:sz="0" w:space="0" w:color="auto"/>
                    <w:left w:val="none" w:sz="0" w:space="0" w:color="auto"/>
                    <w:bottom w:val="none" w:sz="0" w:space="0" w:color="auto"/>
                    <w:right w:val="none" w:sz="0" w:space="0" w:color="auto"/>
                  </w:divBdr>
                </w:div>
                <w:div w:id="407727657">
                  <w:marLeft w:val="0"/>
                  <w:marRight w:val="0"/>
                  <w:marTop w:val="0"/>
                  <w:marBottom w:val="0"/>
                  <w:divBdr>
                    <w:top w:val="none" w:sz="0" w:space="0" w:color="auto"/>
                    <w:left w:val="none" w:sz="0" w:space="0" w:color="auto"/>
                    <w:bottom w:val="none" w:sz="0" w:space="0" w:color="auto"/>
                    <w:right w:val="none" w:sz="0" w:space="0" w:color="auto"/>
                  </w:divBdr>
                </w:div>
                <w:div w:id="410470241">
                  <w:marLeft w:val="0"/>
                  <w:marRight w:val="0"/>
                  <w:marTop w:val="0"/>
                  <w:marBottom w:val="0"/>
                  <w:divBdr>
                    <w:top w:val="none" w:sz="0" w:space="0" w:color="auto"/>
                    <w:left w:val="none" w:sz="0" w:space="0" w:color="auto"/>
                    <w:bottom w:val="none" w:sz="0" w:space="0" w:color="auto"/>
                    <w:right w:val="none" w:sz="0" w:space="0" w:color="auto"/>
                  </w:divBdr>
                </w:div>
                <w:div w:id="410590262">
                  <w:marLeft w:val="0"/>
                  <w:marRight w:val="0"/>
                  <w:marTop w:val="0"/>
                  <w:marBottom w:val="0"/>
                  <w:divBdr>
                    <w:top w:val="none" w:sz="0" w:space="0" w:color="auto"/>
                    <w:left w:val="none" w:sz="0" w:space="0" w:color="auto"/>
                    <w:bottom w:val="none" w:sz="0" w:space="0" w:color="auto"/>
                    <w:right w:val="none" w:sz="0" w:space="0" w:color="auto"/>
                  </w:divBdr>
                </w:div>
                <w:div w:id="411975236">
                  <w:marLeft w:val="0"/>
                  <w:marRight w:val="0"/>
                  <w:marTop w:val="0"/>
                  <w:marBottom w:val="0"/>
                  <w:divBdr>
                    <w:top w:val="none" w:sz="0" w:space="0" w:color="auto"/>
                    <w:left w:val="none" w:sz="0" w:space="0" w:color="auto"/>
                    <w:bottom w:val="none" w:sz="0" w:space="0" w:color="auto"/>
                    <w:right w:val="none" w:sz="0" w:space="0" w:color="auto"/>
                  </w:divBdr>
                </w:div>
                <w:div w:id="412046370">
                  <w:marLeft w:val="0"/>
                  <w:marRight w:val="0"/>
                  <w:marTop w:val="0"/>
                  <w:marBottom w:val="0"/>
                  <w:divBdr>
                    <w:top w:val="none" w:sz="0" w:space="0" w:color="auto"/>
                    <w:left w:val="none" w:sz="0" w:space="0" w:color="auto"/>
                    <w:bottom w:val="none" w:sz="0" w:space="0" w:color="auto"/>
                    <w:right w:val="none" w:sz="0" w:space="0" w:color="auto"/>
                  </w:divBdr>
                </w:div>
                <w:div w:id="413355215">
                  <w:marLeft w:val="0"/>
                  <w:marRight w:val="0"/>
                  <w:marTop w:val="0"/>
                  <w:marBottom w:val="0"/>
                  <w:divBdr>
                    <w:top w:val="none" w:sz="0" w:space="0" w:color="auto"/>
                    <w:left w:val="none" w:sz="0" w:space="0" w:color="auto"/>
                    <w:bottom w:val="none" w:sz="0" w:space="0" w:color="auto"/>
                    <w:right w:val="none" w:sz="0" w:space="0" w:color="auto"/>
                  </w:divBdr>
                </w:div>
                <w:div w:id="418868216">
                  <w:marLeft w:val="0"/>
                  <w:marRight w:val="0"/>
                  <w:marTop w:val="0"/>
                  <w:marBottom w:val="0"/>
                  <w:divBdr>
                    <w:top w:val="none" w:sz="0" w:space="0" w:color="auto"/>
                    <w:left w:val="none" w:sz="0" w:space="0" w:color="auto"/>
                    <w:bottom w:val="none" w:sz="0" w:space="0" w:color="auto"/>
                    <w:right w:val="none" w:sz="0" w:space="0" w:color="auto"/>
                  </w:divBdr>
                </w:div>
                <w:div w:id="419378908">
                  <w:marLeft w:val="0"/>
                  <w:marRight w:val="0"/>
                  <w:marTop w:val="0"/>
                  <w:marBottom w:val="0"/>
                  <w:divBdr>
                    <w:top w:val="none" w:sz="0" w:space="0" w:color="auto"/>
                    <w:left w:val="none" w:sz="0" w:space="0" w:color="auto"/>
                    <w:bottom w:val="none" w:sz="0" w:space="0" w:color="auto"/>
                    <w:right w:val="none" w:sz="0" w:space="0" w:color="auto"/>
                  </w:divBdr>
                </w:div>
                <w:div w:id="422386328">
                  <w:marLeft w:val="0"/>
                  <w:marRight w:val="0"/>
                  <w:marTop w:val="0"/>
                  <w:marBottom w:val="0"/>
                  <w:divBdr>
                    <w:top w:val="none" w:sz="0" w:space="0" w:color="auto"/>
                    <w:left w:val="none" w:sz="0" w:space="0" w:color="auto"/>
                    <w:bottom w:val="none" w:sz="0" w:space="0" w:color="auto"/>
                    <w:right w:val="none" w:sz="0" w:space="0" w:color="auto"/>
                  </w:divBdr>
                </w:div>
                <w:div w:id="425463651">
                  <w:marLeft w:val="0"/>
                  <w:marRight w:val="0"/>
                  <w:marTop w:val="0"/>
                  <w:marBottom w:val="0"/>
                  <w:divBdr>
                    <w:top w:val="none" w:sz="0" w:space="0" w:color="auto"/>
                    <w:left w:val="none" w:sz="0" w:space="0" w:color="auto"/>
                    <w:bottom w:val="none" w:sz="0" w:space="0" w:color="auto"/>
                    <w:right w:val="none" w:sz="0" w:space="0" w:color="auto"/>
                  </w:divBdr>
                </w:div>
                <w:div w:id="426967744">
                  <w:marLeft w:val="0"/>
                  <w:marRight w:val="0"/>
                  <w:marTop w:val="0"/>
                  <w:marBottom w:val="0"/>
                  <w:divBdr>
                    <w:top w:val="none" w:sz="0" w:space="0" w:color="auto"/>
                    <w:left w:val="none" w:sz="0" w:space="0" w:color="auto"/>
                    <w:bottom w:val="none" w:sz="0" w:space="0" w:color="auto"/>
                    <w:right w:val="none" w:sz="0" w:space="0" w:color="auto"/>
                  </w:divBdr>
                </w:div>
                <w:div w:id="427652366">
                  <w:marLeft w:val="0"/>
                  <w:marRight w:val="0"/>
                  <w:marTop w:val="0"/>
                  <w:marBottom w:val="0"/>
                  <w:divBdr>
                    <w:top w:val="none" w:sz="0" w:space="0" w:color="auto"/>
                    <w:left w:val="none" w:sz="0" w:space="0" w:color="auto"/>
                    <w:bottom w:val="none" w:sz="0" w:space="0" w:color="auto"/>
                    <w:right w:val="none" w:sz="0" w:space="0" w:color="auto"/>
                  </w:divBdr>
                </w:div>
                <w:div w:id="428236584">
                  <w:marLeft w:val="0"/>
                  <w:marRight w:val="0"/>
                  <w:marTop w:val="0"/>
                  <w:marBottom w:val="0"/>
                  <w:divBdr>
                    <w:top w:val="none" w:sz="0" w:space="0" w:color="auto"/>
                    <w:left w:val="none" w:sz="0" w:space="0" w:color="auto"/>
                    <w:bottom w:val="none" w:sz="0" w:space="0" w:color="auto"/>
                    <w:right w:val="none" w:sz="0" w:space="0" w:color="auto"/>
                  </w:divBdr>
                </w:div>
                <w:div w:id="430707961">
                  <w:marLeft w:val="0"/>
                  <w:marRight w:val="0"/>
                  <w:marTop w:val="0"/>
                  <w:marBottom w:val="0"/>
                  <w:divBdr>
                    <w:top w:val="none" w:sz="0" w:space="0" w:color="auto"/>
                    <w:left w:val="none" w:sz="0" w:space="0" w:color="auto"/>
                    <w:bottom w:val="none" w:sz="0" w:space="0" w:color="auto"/>
                    <w:right w:val="none" w:sz="0" w:space="0" w:color="auto"/>
                  </w:divBdr>
                </w:div>
                <w:div w:id="433210141">
                  <w:marLeft w:val="0"/>
                  <w:marRight w:val="0"/>
                  <w:marTop w:val="0"/>
                  <w:marBottom w:val="0"/>
                  <w:divBdr>
                    <w:top w:val="none" w:sz="0" w:space="0" w:color="auto"/>
                    <w:left w:val="none" w:sz="0" w:space="0" w:color="auto"/>
                    <w:bottom w:val="none" w:sz="0" w:space="0" w:color="auto"/>
                    <w:right w:val="none" w:sz="0" w:space="0" w:color="auto"/>
                  </w:divBdr>
                </w:div>
                <w:div w:id="434402624">
                  <w:marLeft w:val="0"/>
                  <w:marRight w:val="0"/>
                  <w:marTop w:val="0"/>
                  <w:marBottom w:val="0"/>
                  <w:divBdr>
                    <w:top w:val="none" w:sz="0" w:space="0" w:color="auto"/>
                    <w:left w:val="none" w:sz="0" w:space="0" w:color="auto"/>
                    <w:bottom w:val="none" w:sz="0" w:space="0" w:color="auto"/>
                    <w:right w:val="none" w:sz="0" w:space="0" w:color="auto"/>
                  </w:divBdr>
                </w:div>
                <w:div w:id="436172634">
                  <w:marLeft w:val="0"/>
                  <w:marRight w:val="0"/>
                  <w:marTop w:val="0"/>
                  <w:marBottom w:val="0"/>
                  <w:divBdr>
                    <w:top w:val="none" w:sz="0" w:space="0" w:color="auto"/>
                    <w:left w:val="none" w:sz="0" w:space="0" w:color="auto"/>
                    <w:bottom w:val="none" w:sz="0" w:space="0" w:color="auto"/>
                    <w:right w:val="none" w:sz="0" w:space="0" w:color="auto"/>
                  </w:divBdr>
                </w:div>
                <w:div w:id="437062389">
                  <w:marLeft w:val="0"/>
                  <w:marRight w:val="0"/>
                  <w:marTop w:val="0"/>
                  <w:marBottom w:val="0"/>
                  <w:divBdr>
                    <w:top w:val="none" w:sz="0" w:space="0" w:color="auto"/>
                    <w:left w:val="none" w:sz="0" w:space="0" w:color="auto"/>
                    <w:bottom w:val="none" w:sz="0" w:space="0" w:color="auto"/>
                    <w:right w:val="none" w:sz="0" w:space="0" w:color="auto"/>
                  </w:divBdr>
                </w:div>
                <w:div w:id="437606574">
                  <w:marLeft w:val="0"/>
                  <w:marRight w:val="0"/>
                  <w:marTop w:val="0"/>
                  <w:marBottom w:val="0"/>
                  <w:divBdr>
                    <w:top w:val="none" w:sz="0" w:space="0" w:color="auto"/>
                    <w:left w:val="none" w:sz="0" w:space="0" w:color="auto"/>
                    <w:bottom w:val="none" w:sz="0" w:space="0" w:color="auto"/>
                    <w:right w:val="none" w:sz="0" w:space="0" w:color="auto"/>
                  </w:divBdr>
                </w:div>
                <w:div w:id="439953980">
                  <w:marLeft w:val="0"/>
                  <w:marRight w:val="0"/>
                  <w:marTop w:val="0"/>
                  <w:marBottom w:val="0"/>
                  <w:divBdr>
                    <w:top w:val="none" w:sz="0" w:space="0" w:color="auto"/>
                    <w:left w:val="none" w:sz="0" w:space="0" w:color="auto"/>
                    <w:bottom w:val="none" w:sz="0" w:space="0" w:color="auto"/>
                    <w:right w:val="none" w:sz="0" w:space="0" w:color="auto"/>
                  </w:divBdr>
                </w:div>
                <w:div w:id="442920442">
                  <w:marLeft w:val="0"/>
                  <w:marRight w:val="0"/>
                  <w:marTop w:val="0"/>
                  <w:marBottom w:val="0"/>
                  <w:divBdr>
                    <w:top w:val="none" w:sz="0" w:space="0" w:color="auto"/>
                    <w:left w:val="none" w:sz="0" w:space="0" w:color="auto"/>
                    <w:bottom w:val="none" w:sz="0" w:space="0" w:color="auto"/>
                    <w:right w:val="none" w:sz="0" w:space="0" w:color="auto"/>
                  </w:divBdr>
                </w:div>
                <w:div w:id="444889447">
                  <w:marLeft w:val="0"/>
                  <w:marRight w:val="0"/>
                  <w:marTop w:val="0"/>
                  <w:marBottom w:val="0"/>
                  <w:divBdr>
                    <w:top w:val="none" w:sz="0" w:space="0" w:color="auto"/>
                    <w:left w:val="none" w:sz="0" w:space="0" w:color="auto"/>
                    <w:bottom w:val="none" w:sz="0" w:space="0" w:color="auto"/>
                    <w:right w:val="none" w:sz="0" w:space="0" w:color="auto"/>
                  </w:divBdr>
                </w:div>
                <w:div w:id="445270732">
                  <w:marLeft w:val="0"/>
                  <w:marRight w:val="0"/>
                  <w:marTop w:val="0"/>
                  <w:marBottom w:val="0"/>
                  <w:divBdr>
                    <w:top w:val="none" w:sz="0" w:space="0" w:color="auto"/>
                    <w:left w:val="none" w:sz="0" w:space="0" w:color="auto"/>
                    <w:bottom w:val="none" w:sz="0" w:space="0" w:color="auto"/>
                    <w:right w:val="none" w:sz="0" w:space="0" w:color="auto"/>
                  </w:divBdr>
                </w:div>
                <w:div w:id="446504602">
                  <w:marLeft w:val="0"/>
                  <w:marRight w:val="0"/>
                  <w:marTop w:val="0"/>
                  <w:marBottom w:val="0"/>
                  <w:divBdr>
                    <w:top w:val="none" w:sz="0" w:space="0" w:color="auto"/>
                    <w:left w:val="none" w:sz="0" w:space="0" w:color="auto"/>
                    <w:bottom w:val="none" w:sz="0" w:space="0" w:color="auto"/>
                    <w:right w:val="none" w:sz="0" w:space="0" w:color="auto"/>
                  </w:divBdr>
                </w:div>
                <w:div w:id="448546599">
                  <w:marLeft w:val="0"/>
                  <w:marRight w:val="0"/>
                  <w:marTop w:val="0"/>
                  <w:marBottom w:val="0"/>
                  <w:divBdr>
                    <w:top w:val="none" w:sz="0" w:space="0" w:color="auto"/>
                    <w:left w:val="none" w:sz="0" w:space="0" w:color="auto"/>
                    <w:bottom w:val="none" w:sz="0" w:space="0" w:color="auto"/>
                    <w:right w:val="none" w:sz="0" w:space="0" w:color="auto"/>
                  </w:divBdr>
                </w:div>
                <w:div w:id="449857461">
                  <w:marLeft w:val="0"/>
                  <w:marRight w:val="0"/>
                  <w:marTop w:val="0"/>
                  <w:marBottom w:val="0"/>
                  <w:divBdr>
                    <w:top w:val="none" w:sz="0" w:space="0" w:color="auto"/>
                    <w:left w:val="none" w:sz="0" w:space="0" w:color="auto"/>
                    <w:bottom w:val="none" w:sz="0" w:space="0" w:color="auto"/>
                    <w:right w:val="none" w:sz="0" w:space="0" w:color="auto"/>
                  </w:divBdr>
                </w:div>
                <w:div w:id="450246141">
                  <w:marLeft w:val="0"/>
                  <w:marRight w:val="0"/>
                  <w:marTop w:val="0"/>
                  <w:marBottom w:val="0"/>
                  <w:divBdr>
                    <w:top w:val="none" w:sz="0" w:space="0" w:color="auto"/>
                    <w:left w:val="none" w:sz="0" w:space="0" w:color="auto"/>
                    <w:bottom w:val="none" w:sz="0" w:space="0" w:color="auto"/>
                    <w:right w:val="none" w:sz="0" w:space="0" w:color="auto"/>
                  </w:divBdr>
                </w:div>
                <w:div w:id="453184368">
                  <w:marLeft w:val="0"/>
                  <w:marRight w:val="0"/>
                  <w:marTop w:val="0"/>
                  <w:marBottom w:val="0"/>
                  <w:divBdr>
                    <w:top w:val="none" w:sz="0" w:space="0" w:color="auto"/>
                    <w:left w:val="none" w:sz="0" w:space="0" w:color="auto"/>
                    <w:bottom w:val="none" w:sz="0" w:space="0" w:color="auto"/>
                    <w:right w:val="none" w:sz="0" w:space="0" w:color="auto"/>
                  </w:divBdr>
                </w:div>
                <w:div w:id="453869298">
                  <w:marLeft w:val="0"/>
                  <w:marRight w:val="0"/>
                  <w:marTop w:val="0"/>
                  <w:marBottom w:val="0"/>
                  <w:divBdr>
                    <w:top w:val="none" w:sz="0" w:space="0" w:color="auto"/>
                    <w:left w:val="none" w:sz="0" w:space="0" w:color="auto"/>
                    <w:bottom w:val="none" w:sz="0" w:space="0" w:color="auto"/>
                    <w:right w:val="none" w:sz="0" w:space="0" w:color="auto"/>
                  </w:divBdr>
                </w:div>
                <w:div w:id="456685125">
                  <w:marLeft w:val="0"/>
                  <w:marRight w:val="0"/>
                  <w:marTop w:val="0"/>
                  <w:marBottom w:val="0"/>
                  <w:divBdr>
                    <w:top w:val="none" w:sz="0" w:space="0" w:color="auto"/>
                    <w:left w:val="none" w:sz="0" w:space="0" w:color="auto"/>
                    <w:bottom w:val="none" w:sz="0" w:space="0" w:color="auto"/>
                    <w:right w:val="none" w:sz="0" w:space="0" w:color="auto"/>
                  </w:divBdr>
                </w:div>
                <w:div w:id="457573332">
                  <w:marLeft w:val="0"/>
                  <w:marRight w:val="0"/>
                  <w:marTop w:val="0"/>
                  <w:marBottom w:val="0"/>
                  <w:divBdr>
                    <w:top w:val="none" w:sz="0" w:space="0" w:color="auto"/>
                    <w:left w:val="none" w:sz="0" w:space="0" w:color="auto"/>
                    <w:bottom w:val="none" w:sz="0" w:space="0" w:color="auto"/>
                    <w:right w:val="none" w:sz="0" w:space="0" w:color="auto"/>
                  </w:divBdr>
                </w:div>
                <w:div w:id="457801474">
                  <w:marLeft w:val="0"/>
                  <w:marRight w:val="0"/>
                  <w:marTop w:val="0"/>
                  <w:marBottom w:val="0"/>
                  <w:divBdr>
                    <w:top w:val="none" w:sz="0" w:space="0" w:color="auto"/>
                    <w:left w:val="none" w:sz="0" w:space="0" w:color="auto"/>
                    <w:bottom w:val="none" w:sz="0" w:space="0" w:color="auto"/>
                    <w:right w:val="none" w:sz="0" w:space="0" w:color="auto"/>
                  </w:divBdr>
                </w:div>
                <w:div w:id="462844447">
                  <w:marLeft w:val="0"/>
                  <w:marRight w:val="0"/>
                  <w:marTop w:val="0"/>
                  <w:marBottom w:val="0"/>
                  <w:divBdr>
                    <w:top w:val="none" w:sz="0" w:space="0" w:color="auto"/>
                    <w:left w:val="none" w:sz="0" w:space="0" w:color="auto"/>
                    <w:bottom w:val="none" w:sz="0" w:space="0" w:color="auto"/>
                    <w:right w:val="none" w:sz="0" w:space="0" w:color="auto"/>
                  </w:divBdr>
                </w:div>
                <w:div w:id="463740246">
                  <w:marLeft w:val="0"/>
                  <w:marRight w:val="0"/>
                  <w:marTop w:val="0"/>
                  <w:marBottom w:val="0"/>
                  <w:divBdr>
                    <w:top w:val="none" w:sz="0" w:space="0" w:color="auto"/>
                    <w:left w:val="none" w:sz="0" w:space="0" w:color="auto"/>
                    <w:bottom w:val="none" w:sz="0" w:space="0" w:color="auto"/>
                    <w:right w:val="none" w:sz="0" w:space="0" w:color="auto"/>
                  </w:divBdr>
                </w:div>
                <w:div w:id="466553544">
                  <w:marLeft w:val="0"/>
                  <w:marRight w:val="0"/>
                  <w:marTop w:val="0"/>
                  <w:marBottom w:val="0"/>
                  <w:divBdr>
                    <w:top w:val="none" w:sz="0" w:space="0" w:color="auto"/>
                    <w:left w:val="none" w:sz="0" w:space="0" w:color="auto"/>
                    <w:bottom w:val="none" w:sz="0" w:space="0" w:color="auto"/>
                    <w:right w:val="none" w:sz="0" w:space="0" w:color="auto"/>
                  </w:divBdr>
                </w:div>
                <w:div w:id="470947452">
                  <w:marLeft w:val="0"/>
                  <w:marRight w:val="0"/>
                  <w:marTop w:val="0"/>
                  <w:marBottom w:val="0"/>
                  <w:divBdr>
                    <w:top w:val="none" w:sz="0" w:space="0" w:color="auto"/>
                    <w:left w:val="none" w:sz="0" w:space="0" w:color="auto"/>
                    <w:bottom w:val="none" w:sz="0" w:space="0" w:color="auto"/>
                    <w:right w:val="none" w:sz="0" w:space="0" w:color="auto"/>
                  </w:divBdr>
                </w:div>
                <w:div w:id="471479815">
                  <w:marLeft w:val="0"/>
                  <w:marRight w:val="0"/>
                  <w:marTop w:val="0"/>
                  <w:marBottom w:val="0"/>
                  <w:divBdr>
                    <w:top w:val="none" w:sz="0" w:space="0" w:color="auto"/>
                    <w:left w:val="none" w:sz="0" w:space="0" w:color="auto"/>
                    <w:bottom w:val="none" w:sz="0" w:space="0" w:color="auto"/>
                    <w:right w:val="none" w:sz="0" w:space="0" w:color="auto"/>
                  </w:divBdr>
                </w:div>
                <w:div w:id="475100389">
                  <w:marLeft w:val="0"/>
                  <w:marRight w:val="0"/>
                  <w:marTop w:val="0"/>
                  <w:marBottom w:val="0"/>
                  <w:divBdr>
                    <w:top w:val="none" w:sz="0" w:space="0" w:color="auto"/>
                    <w:left w:val="none" w:sz="0" w:space="0" w:color="auto"/>
                    <w:bottom w:val="none" w:sz="0" w:space="0" w:color="auto"/>
                    <w:right w:val="none" w:sz="0" w:space="0" w:color="auto"/>
                  </w:divBdr>
                </w:div>
                <w:div w:id="477846852">
                  <w:marLeft w:val="0"/>
                  <w:marRight w:val="0"/>
                  <w:marTop w:val="0"/>
                  <w:marBottom w:val="0"/>
                  <w:divBdr>
                    <w:top w:val="none" w:sz="0" w:space="0" w:color="auto"/>
                    <w:left w:val="none" w:sz="0" w:space="0" w:color="auto"/>
                    <w:bottom w:val="none" w:sz="0" w:space="0" w:color="auto"/>
                    <w:right w:val="none" w:sz="0" w:space="0" w:color="auto"/>
                  </w:divBdr>
                </w:div>
                <w:div w:id="479926909">
                  <w:marLeft w:val="0"/>
                  <w:marRight w:val="0"/>
                  <w:marTop w:val="0"/>
                  <w:marBottom w:val="0"/>
                  <w:divBdr>
                    <w:top w:val="none" w:sz="0" w:space="0" w:color="auto"/>
                    <w:left w:val="none" w:sz="0" w:space="0" w:color="auto"/>
                    <w:bottom w:val="none" w:sz="0" w:space="0" w:color="auto"/>
                    <w:right w:val="none" w:sz="0" w:space="0" w:color="auto"/>
                  </w:divBdr>
                </w:div>
                <w:div w:id="480731445">
                  <w:marLeft w:val="0"/>
                  <w:marRight w:val="0"/>
                  <w:marTop w:val="0"/>
                  <w:marBottom w:val="0"/>
                  <w:divBdr>
                    <w:top w:val="none" w:sz="0" w:space="0" w:color="auto"/>
                    <w:left w:val="none" w:sz="0" w:space="0" w:color="auto"/>
                    <w:bottom w:val="none" w:sz="0" w:space="0" w:color="auto"/>
                    <w:right w:val="none" w:sz="0" w:space="0" w:color="auto"/>
                  </w:divBdr>
                </w:div>
                <w:div w:id="481116275">
                  <w:marLeft w:val="0"/>
                  <w:marRight w:val="0"/>
                  <w:marTop w:val="0"/>
                  <w:marBottom w:val="0"/>
                  <w:divBdr>
                    <w:top w:val="none" w:sz="0" w:space="0" w:color="auto"/>
                    <w:left w:val="none" w:sz="0" w:space="0" w:color="auto"/>
                    <w:bottom w:val="none" w:sz="0" w:space="0" w:color="auto"/>
                    <w:right w:val="none" w:sz="0" w:space="0" w:color="auto"/>
                  </w:divBdr>
                </w:div>
                <w:div w:id="481580503">
                  <w:marLeft w:val="0"/>
                  <w:marRight w:val="0"/>
                  <w:marTop w:val="0"/>
                  <w:marBottom w:val="0"/>
                  <w:divBdr>
                    <w:top w:val="none" w:sz="0" w:space="0" w:color="auto"/>
                    <w:left w:val="none" w:sz="0" w:space="0" w:color="auto"/>
                    <w:bottom w:val="none" w:sz="0" w:space="0" w:color="auto"/>
                    <w:right w:val="none" w:sz="0" w:space="0" w:color="auto"/>
                  </w:divBdr>
                </w:div>
                <w:div w:id="490561133">
                  <w:marLeft w:val="0"/>
                  <w:marRight w:val="0"/>
                  <w:marTop w:val="0"/>
                  <w:marBottom w:val="0"/>
                  <w:divBdr>
                    <w:top w:val="none" w:sz="0" w:space="0" w:color="auto"/>
                    <w:left w:val="none" w:sz="0" w:space="0" w:color="auto"/>
                    <w:bottom w:val="none" w:sz="0" w:space="0" w:color="auto"/>
                    <w:right w:val="none" w:sz="0" w:space="0" w:color="auto"/>
                  </w:divBdr>
                </w:div>
                <w:div w:id="491221204">
                  <w:marLeft w:val="0"/>
                  <w:marRight w:val="0"/>
                  <w:marTop w:val="0"/>
                  <w:marBottom w:val="0"/>
                  <w:divBdr>
                    <w:top w:val="none" w:sz="0" w:space="0" w:color="auto"/>
                    <w:left w:val="none" w:sz="0" w:space="0" w:color="auto"/>
                    <w:bottom w:val="none" w:sz="0" w:space="0" w:color="auto"/>
                    <w:right w:val="none" w:sz="0" w:space="0" w:color="auto"/>
                  </w:divBdr>
                </w:div>
                <w:div w:id="494220684">
                  <w:marLeft w:val="0"/>
                  <w:marRight w:val="0"/>
                  <w:marTop w:val="0"/>
                  <w:marBottom w:val="0"/>
                  <w:divBdr>
                    <w:top w:val="none" w:sz="0" w:space="0" w:color="auto"/>
                    <w:left w:val="none" w:sz="0" w:space="0" w:color="auto"/>
                    <w:bottom w:val="none" w:sz="0" w:space="0" w:color="auto"/>
                    <w:right w:val="none" w:sz="0" w:space="0" w:color="auto"/>
                  </w:divBdr>
                </w:div>
                <w:div w:id="494615721">
                  <w:marLeft w:val="0"/>
                  <w:marRight w:val="0"/>
                  <w:marTop w:val="0"/>
                  <w:marBottom w:val="0"/>
                  <w:divBdr>
                    <w:top w:val="none" w:sz="0" w:space="0" w:color="auto"/>
                    <w:left w:val="none" w:sz="0" w:space="0" w:color="auto"/>
                    <w:bottom w:val="none" w:sz="0" w:space="0" w:color="auto"/>
                    <w:right w:val="none" w:sz="0" w:space="0" w:color="auto"/>
                  </w:divBdr>
                </w:div>
                <w:div w:id="496654989">
                  <w:marLeft w:val="0"/>
                  <w:marRight w:val="0"/>
                  <w:marTop w:val="0"/>
                  <w:marBottom w:val="0"/>
                  <w:divBdr>
                    <w:top w:val="none" w:sz="0" w:space="0" w:color="auto"/>
                    <w:left w:val="none" w:sz="0" w:space="0" w:color="auto"/>
                    <w:bottom w:val="none" w:sz="0" w:space="0" w:color="auto"/>
                    <w:right w:val="none" w:sz="0" w:space="0" w:color="auto"/>
                  </w:divBdr>
                </w:div>
                <w:div w:id="498346290">
                  <w:marLeft w:val="0"/>
                  <w:marRight w:val="0"/>
                  <w:marTop w:val="0"/>
                  <w:marBottom w:val="0"/>
                  <w:divBdr>
                    <w:top w:val="none" w:sz="0" w:space="0" w:color="auto"/>
                    <w:left w:val="none" w:sz="0" w:space="0" w:color="auto"/>
                    <w:bottom w:val="none" w:sz="0" w:space="0" w:color="auto"/>
                    <w:right w:val="none" w:sz="0" w:space="0" w:color="auto"/>
                  </w:divBdr>
                </w:div>
                <w:div w:id="502819330">
                  <w:marLeft w:val="0"/>
                  <w:marRight w:val="0"/>
                  <w:marTop w:val="0"/>
                  <w:marBottom w:val="0"/>
                  <w:divBdr>
                    <w:top w:val="none" w:sz="0" w:space="0" w:color="auto"/>
                    <w:left w:val="none" w:sz="0" w:space="0" w:color="auto"/>
                    <w:bottom w:val="none" w:sz="0" w:space="0" w:color="auto"/>
                    <w:right w:val="none" w:sz="0" w:space="0" w:color="auto"/>
                  </w:divBdr>
                </w:div>
                <w:div w:id="505705188">
                  <w:marLeft w:val="0"/>
                  <w:marRight w:val="0"/>
                  <w:marTop w:val="0"/>
                  <w:marBottom w:val="0"/>
                  <w:divBdr>
                    <w:top w:val="none" w:sz="0" w:space="0" w:color="auto"/>
                    <w:left w:val="none" w:sz="0" w:space="0" w:color="auto"/>
                    <w:bottom w:val="none" w:sz="0" w:space="0" w:color="auto"/>
                    <w:right w:val="none" w:sz="0" w:space="0" w:color="auto"/>
                  </w:divBdr>
                </w:div>
                <w:div w:id="506409162">
                  <w:marLeft w:val="0"/>
                  <w:marRight w:val="0"/>
                  <w:marTop w:val="0"/>
                  <w:marBottom w:val="0"/>
                  <w:divBdr>
                    <w:top w:val="none" w:sz="0" w:space="0" w:color="auto"/>
                    <w:left w:val="none" w:sz="0" w:space="0" w:color="auto"/>
                    <w:bottom w:val="none" w:sz="0" w:space="0" w:color="auto"/>
                    <w:right w:val="none" w:sz="0" w:space="0" w:color="auto"/>
                  </w:divBdr>
                </w:div>
                <w:div w:id="506603401">
                  <w:marLeft w:val="0"/>
                  <w:marRight w:val="0"/>
                  <w:marTop w:val="0"/>
                  <w:marBottom w:val="0"/>
                  <w:divBdr>
                    <w:top w:val="none" w:sz="0" w:space="0" w:color="auto"/>
                    <w:left w:val="none" w:sz="0" w:space="0" w:color="auto"/>
                    <w:bottom w:val="none" w:sz="0" w:space="0" w:color="auto"/>
                    <w:right w:val="none" w:sz="0" w:space="0" w:color="auto"/>
                  </w:divBdr>
                </w:div>
                <w:div w:id="509755607">
                  <w:marLeft w:val="0"/>
                  <w:marRight w:val="0"/>
                  <w:marTop w:val="0"/>
                  <w:marBottom w:val="0"/>
                  <w:divBdr>
                    <w:top w:val="none" w:sz="0" w:space="0" w:color="auto"/>
                    <w:left w:val="none" w:sz="0" w:space="0" w:color="auto"/>
                    <w:bottom w:val="none" w:sz="0" w:space="0" w:color="auto"/>
                    <w:right w:val="none" w:sz="0" w:space="0" w:color="auto"/>
                  </w:divBdr>
                </w:div>
                <w:div w:id="512576376">
                  <w:marLeft w:val="0"/>
                  <w:marRight w:val="0"/>
                  <w:marTop w:val="0"/>
                  <w:marBottom w:val="0"/>
                  <w:divBdr>
                    <w:top w:val="none" w:sz="0" w:space="0" w:color="auto"/>
                    <w:left w:val="none" w:sz="0" w:space="0" w:color="auto"/>
                    <w:bottom w:val="none" w:sz="0" w:space="0" w:color="auto"/>
                    <w:right w:val="none" w:sz="0" w:space="0" w:color="auto"/>
                  </w:divBdr>
                </w:div>
                <w:div w:id="516503664">
                  <w:marLeft w:val="0"/>
                  <w:marRight w:val="0"/>
                  <w:marTop w:val="0"/>
                  <w:marBottom w:val="0"/>
                  <w:divBdr>
                    <w:top w:val="none" w:sz="0" w:space="0" w:color="auto"/>
                    <w:left w:val="none" w:sz="0" w:space="0" w:color="auto"/>
                    <w:bottom w:val="none" w:sz="0" w:space="0" w:color="auto"/>
                    <w:right w:val="none" w:sz="0" w:space="0" w:color="auto"/>
                  </w:divBdr>
                </w:div>
                <w:div w:id="522207347">
                  <w:marLeft w:val="0"/>
                  <w:marRight w:val="0"/>
                  <w:marTop w:val="0"/>
                  <w:marBottom w:val="0"/>
                  <w:divBdr>
                    <w:top w:val="none" w:sz="0" w:space="0" w:color="auto"/>
                    <w:left w:val="none" w:sz="0" w:space="0" w:color="auto"/>
                    <w:bottom w:val="none" w:sz="0" w:space="0" w:color="auto"/>
                    <w:right w:val="none" w:sz="0" w:space="0" w:color="auto"/>
                  </w:divBdr>
                </w:div>
                <w:div w:id="522282162">
                  <w:marLeft w:val="0"/>
                  <w:marRight w:val="0"/>
                  <w:marTop w:val="0"/>
                  <w:marBottom w:val="0"/>
                  <w:divBdr>
                    <w:top w:val="none" w:sz="0" w:space="0" w:color="auto"/>
                    <w:left w:val="none" w:sz="0" w:space="0" w:color="auto"/>
                    <w:bottom w:val="none" w:sz="0" w:space="0" w:color="auto"/>
                    <w:right w:val="none" w:sz="0" w:space="0" w:color="auto"/>
                  </w:divBdr>
                </w:div>
                <w:div w:id="522672676">
                  <w:marLeft w:val="0"/>
                  <w:marRight w:val="0"/>
                  <w:marTop w:val="0"/>
                  <w:marBottom w:val="0"/>
                  <w:divBdr>
                    <w:top w:val="none" w:sz="0" w:space="0" w:color="auto"/>
                    <w:left w:val="none" w:sz="0" w:space="0" w:color="auto"/>
                    <w:bottom w:val="none" w:sz="0" w:space="0" w:color="auto"/>
                    <w:right w:val="none" w:sz="0" w:space="0" w:color="auto"/>
                  </w:divBdr>
                </w:div>
                <w:div w:id="523136050">
                  <w:marLeft w:val="0"/>
                  <w:marRight w:val="0"/>
                  <w:marTop w:val="0"/>
                  <w:marBottom w:val="0"/>
                  <w:divBdr>
                    <w:top w:val="none" w:sz="0" w:space="0" w:color="auto"/>
                    <w:left w:val="none" w:sz="0" w:space="0" w:color="auto"/>
                    <w:bottom w:val="none" w:sz="0" w:space="0" w:color="auto"/>
                    <w:right w:val="none" w:sz="0" w:space="0" w:color="auto"/>
                  </w:divBdr>
                </w:div>
                <w:div w:id="523402684">
                  <w:marLeft w:val="0"/>
                  <w:marRight w:val="0"/>
                  <w:marTop w:val="0"/>
                  <w:marBottom w:val="0"/>
                  <w:divBdr>
                    <w:top w:val="none" w:sz="0" w:space="0" w:color="auto"/>
                    <w:left w:val="none" w:sz="0" w:space="0" w:color="auto"/>
                    <w:bottom w:val="none" w:sz="0" w:space="0" w:color="auto"/>
                    <w:right w:val="none" w:sz="0" w:space="0" w:color="auto"/>
                  </w:divBdr>
                </w:div>
                <w:div w:id="530415553">
                  <w:marLeft w:val="0"/>
                  <w:marRight w:val="0"/>
                  <w:marTop w:val="0"/>
                  <w:marBottom w:val="0"/>
                  <w:divBdr>
                    <w:top w:val="none" w:sz="0" w:space="0" w:color="auto"/>
                    <w:left w:val="none" w:sz="0" w:space="0" w:color="auto"/>
                    <w:bottom w:val="none" w:sz="0" w:space="0" w:color="auto"/>
                    <w:right w:val="none" w:sz="0" w:space="0" w:color="auto"/>
                  </w:divBdr>
                </w:div>
                <w:div w:id="531962386">
                  <w:marLeft w:val="0"/>
                  <w:marRight w:val="0"/>
                  <w:marTop w:val="0"/>
                  <w:marBottom w:val="0"/>
                  <w:divBdr>
                    <w:top w:val="none" w:sz="0" w:space="0" w:color="auto"/>
                    <w:left w:val="none" w:sz="0" w:space="0" w:color="auto"/>
                    <w:bottom w:val="none" w:sz="0" w:space="0" w:color="auto"/>
                    <w:right w:val="none" w:sz="0" w:space="0" w:color="auto"/>
                  </w:divBdr>
                </w:div>
                <w:div w:id="533735617">
                  <w:marLeft w:val="0"/>
                  <w:marRight w:val="0"/>
                  <w:marTop w:val="0"/>
                  <w:marBottom w:val="0"/>
                  <w:divBdr>
                    <w:top w:val="none" w:sz="0" w:space="0" w:color="auto"/>
                    <w:left w:val="none" w:sz="0" w:space="0" w:color="auto"/>
                    <w:bottom w:val="none" w:sz="0" w:space="0" w:color="auto"/>
                    <w:right w:val="none" w:sz="0" w:space="0" w:color="auto"/>
                  </w:divBdr>
                </w:div>
                <w:div w:id="534579876">
                  <w:marLeft w:val="0"/>
                  <w:marRight w:val="0"/>
                  <w:marTop w:val="0"/>
                  <w:marBottom w:val="0"/>
                  <w:divBdr>
                    <w:top w:val="none" w:sz="0" w:space="0" w:color="auto"/>
                    <w:left w:val="none" w:sz="0" w:space="0" w:color="auto"/>
                    <w:bottom w:val="none" w:sz="0" w:space="0" w:color="auto"/>
                    <w:right w:val="none" w:sz="0" w:space="0" w:color="auto"/>
                  </w:divBdr>
                </w:div>
                <w:div w:id="534999957">
                  <w:marLeft w:val="0"/>
                  <w:marRight w:val="0"/>
                  <w:marTop w:val="0"/>
                  <w:marBottom w:val="0"/>
                  <w:divBdr>
                    <w:top w:val="none" w:sz="0" w:space="0" w:color="auto"/>
                    <w:left w:val="none" w:sz="0" w:space="0" w:color="auto"/>
                    <w:bottom w:val="none" w:sz="0" w:space="0" w:color="auto"/>
                    <w:right w:val="none" w:sz="0" w:space="0" w:color="auto"/>
                  </w:divBdr>
                </w:div>
                <w:div w:id="535393352">
                  <w:marLeft w:val="0"/>
                  <w:marRight w:val="0"/>
                  <w:marTop w:val="0"/>
                  <w:marBottom w:val="0"/>
                  <w:divBdr>
                    <w:top w:val="none" w:sz="0" w:space="0" w:color="auto"/>
                    <w:left w:val="none" w:sz="0" w:space="0" w:color="auto"/>
                    <w:bottom w:val="none" w:sz="0" w:space="0" w:color="auto"/>
                    <w:right w:val="none" w:sz="0" w:space="0" w:color="auto"/>
                  </w:divBdr>
                </w:div>
                <w:div w:id="538129303">
                  <w:marLeft w:val="0"/>
                  <w:marRight w:val="0"/>
                  <w:marTop w:val="0"/>
                  <w:marBottom w:val="0"/>
                  <w:divBdr>
                    <w:top w:val="none" w:sz="0" w:space="0" w:color="auto"/>
                    <w:left w:val="none" w:sz="0" w:space="0" w:color="auto"/>
                    <w:bottom w:val="none" w:sz="0" w:space="0" w:color="auto"/>
                    <w:right w:val="none" w:sz="0" w:space="0" w:color="auto"/>
                  </w:divBdr>
                </w:div>
                <w:div w:id="539051808">
                  <w:marLeft w:val="0"/>
                  <w:marRight w:val="0"/>
                  <w:marTop w:val="0"/>
                  <w:marBottom w:val="0"/>
                  <w:divBdr>
                    <w:top w:val="none" w:sz="0" w:space="0" w:color="auto"/>
                    <w:left w:val="none" w:sz="0" w:space="0" w:color="auto"/>
                    <w:bottom w:val="none" w:sz="0" w:space="0" w:color="auto"/>
                    <w:right w:val="none" w:sz="0" w:space="0" w:color="auto"/>
                  </w:divBdr>
                </w:div>
                <w:div w:id="541409772">
                  <w:marLeft w:val="0"/>
                  <w:marRight w:val="0"/>
                  <w:marTop w:val="0"/>
                  <w:marBottom w:val="0"/>
                  <w:divBdr>
                    <w:top w:val="none" w:sz="0" w:space="0" w:color="auto"/>
                    <w:left w:val="none" w:sz="0" w:space="0" w:color="auto"/>
                    <w:bottom w:val="none" w:sz="0" w:space="0" w:color="auto"/>
                    <w:right w:val="none" w:sz="0" w:space="0" w:color="auto"/>
                  </w:divBdr>
                </w:div>
                <w:div w:id="543180025">
                  <w:marLeft w:val="0"/>
                  <w:marRight w:val="0"/>
                  <w:marTop w:val="0"/>
                  <w:marBottom w:val="0"/>
                  <w:divBdr>
                    <w:top w:val="none" w:sz="0" w:space="0" w:color="auto"/>
                    <w:left w:val="none" w:sz="0" w:space="0" w:color="auto"/>
                    <w:bottom w:val="none" w:sz="0" w:space="0" w:color="auto"/>
                    <w:right w:val="none" w:sz="0" w:space="0" w:color="auto"/>
                  </w:divBdr>
                </w:div>
                <w:div w:id="544759231">
                  <w:marLeft w:val="0"/>
                  <w:marRight w:val="0"/>
                  <w:marTop w:val="0"/>
                  <w:marBottom w:val="0"/>
                  <w:divBdr>
                    <w:top w:val="none" w:sz="0" w:space="0" w:color="auto"/>
                    <w:left w:val="none" w:sz="0" w:space="0" w:color="auto"/>
                    <w:bottom w:val="none" w:sz="0" w:space="0" w:color="auto"/>
                    <w:right w:val="none" w:sz="0" w:space="0" w:color="auto"/>
                  </w:divBdr>
                </w:div>
                <w:div w:id="549464741">
                  <w:marLeft w:val="0"/>
                  <w:marRight w:val="0"/>
                  <w:marTop w:val="0"/>
                  <w:marBottom w:val="0"/>
                  <w:divBdr>
                    <w:top w:val="none" w:sz="0" w:space="0" w:color="auto"/>
                    <w:left w:val="none" w:sz="0" w:space="0" w:color="auto"/>
                    <w:bottom w:val="none" w:sz="0" w:space="0" w:color="auto"/>
                    <w:right w:val="none" w:sz="0" w:space="0" w:color="auto"/>
                  </w:divBdr>
                </w:div>
                <w:div w:id="551120553">
                  <w:marLeft w:val="0"/>
                  <w:marRight w:val="0"/>
                  <w:marTop w:val="0"/>
                  <w:marBottom w:val="0"/>
                  <w:divBdr>
                    <w:top w:val="none" w:sz="0" w:space="0" w:color="auto"/>
                    <w:left w:val="none" w:sz="0" w:space="0" w:color="auto"/>
                    <w:bottom w:val="none" w:sz="0" w:space="0" w:color="auto"/>
                    <w:right w:val="none" w:sz="0" w:space="0" w:color="auto"/>
                  </w:divBdr>
                </w:div>
                <w:div w:id="556212239">
                  <w:marLeft w:val="0"/>
                  <w:marRight w:val="0"/>
                  <w:marTop w:val="0"/>
                  <w:marBottom w:val="0"/>
                  <w:divBdr>
                    <w:top w:val="none" w:sz="0" w:space="0" w:color="auto"/>
                    <w:left w:val="none" w:sz="0" w:space="0" w:color="auto"/>
                    <w:bottom w:val="none" w:sz="0" w:space="0" w:color="auto"/>
                    <w:right w:val="none" w:sz="0" w:space="0" w:color="auto"/>
                  </w:divBdr>
                </w:div>
                <w:div w:id="558588045">
                  <w:marLeft w:val="0"/>
                  <w:marRight w:val="0"/>
                  <w:marTop w:val="0"/>
                  <w:marBottom w:val="0"/>
                  <w:divBdr>
                    <w:top w:val="none" w:sz="0" w:space="0" w:color="auto"/>
                    <w:left w:val="none" w:sz="0" w:space="0" w:color="auto"/>
                    <w:bottom w:val="none" w:sz="0" w:space="0" w:color="auto"/>
                    <w:right w:val="none" w:sz="0" w:space="0" w:color="auto"/>
                  </w:divBdr>
                </w:div>
                <w:div w:id="560019101">
                  <w:marLeft w:val="0"/>
                  <w:marRight w:val="0"/>
                  <w:marTop w:val="0"/>
                  <w:marBottom w:val="0"/>
                  <w:divBdr>
                    <w:top w:val="none" w:sz="0" w:space="0" w:color="auto"/>
                    <w:left w:val="none" w:sz="0" w:space="0" w:color="auto"/>
                    <w:bottom w:val="none" w:sz="0" w:space="0" w:color="auto"/>
                    <w:right w:val="none" w:sz="0" w:space="0" w:color="auto"/>
                  </w:divBdr>
                </w:div>
                <w:div w:id="560991305">
                  <w:marLeft w:val="0"/>
                  <w:marRight w:val="0"/>
                  <w:marTop w:val="0"/>
                  <w:marBottom w:val="0"/>
                  <w:divBdr>
                    <w:top w:val="none" w:sz="0" w:space="0" w:color="auto"/>
                    <w:left w:val="none" w:sz="0" w:space="0" w:color="auto"/>
                    <w:bottom w:val="none" w:sz="0" w:space="0" w:color="auto"/>
                    <w:right w:val="none" w:sz="0" w:space="0" w:color="auto"/>
                  </w:divBdr>
                </w:div>
                <w:div w:id="571039846">
                  <w:marLeft w:val="0"/>
                  <w:marRight w:val="0"/>
                  <w:marTop w:val="0"/>
                  <w:marBottom w:val="0"/>
                  <w:divBdr>
                    <w:top w:val="none" w:sz="0" w:space="0" w:color="auto"/>
                    <w:left w:val="none" w:sz="0" w:space="0" w:color="auto"/>
                    <w:bottom w:val="none" w:sz="0" w:space="0" w:color="auto"/>
                    <w:right w:val="none" w:sz="0" w:space="0" w:color="auto"/>
                  </w:divBdr>
                </w:div>
                <w:div w:id="576092593">
                  <w:marLeft w:val="0"/>
                  <w:marRight w:val="0"/>
                  <w:marTop w:val="0"/>
                  <w:marBottom w:val="0"/>
                  <w:divBdr>
                    <w:top w:val="none" w:sz="0" w:space="0" w:color="auto"/>
                    <w:left w:val="none" w:sz="0" w:space="0" w:color="auto"/>
                    <w:bottom w:val="none" w:sz="0" w:space="0" w:color="auto"/>
                    <w:right w:val="none" w:sz="0" w:space="0" w:color="auto"/>
                  </w:divBdr>
                </w:div>
                <w:div w:id="576784962">
                  <w:marLeft w:val="0"/>
                  <w:marRight w:val="0"/>
                  <w:marTop w:val="0"/>
                  <w:marBottom w:val="0"/>
                  <w:divBdr>
                    <w:top w:val="none" w:sz="0" w:space="0" w:color="auto"/>
                    <w:left w:val="none" w:sz="0" w:space="0" w:color="auto"/>
                    <w:bottom w:val="none" w:sz="0" w:space="0" w:color="auto"/>
                    <w:right w:val="none" w:sz="0" w:space="0" w:color="auto"/>
                  </w:divBdr>
                </w:div>
                <w:div w:id="579829487">
                  <w:marLeft w:val="0"/>
                  <w:marRight w:val="0"/>
                  <w:marTop w:val="0"/>
                  <w:marBottom w:val="0"/>
                  <w:divBdr>
                    <w:top w:val="none" w:sz="0" w:space="0" w:color="auto"/>
                    <w:left w:val="none" w:sz="0" w:space="0" w:color="auto"/>
                    <w:bottom w:val="none" w:sz="0" w:space="0" w:color="auto"/>
                    <w:right w:val="none" w:sz="0" w:space="0" w:color="auto"/>
                  </w:divBdr>
                </w:div>
                <w:div w:id="580722550">
                  <w:marLeft w:val="0"/>
                  <w:marRight w:val="0"/>
                  <w:marTop w:val="0"/>
                  <w:marBottom w:val="0"/>
                  <w:divBdr>
                    <w:top w:val="none" w:sz="0" w:space="0" w:color="auto"/>
                    <w:left w:val="none" w:sz="0" w:space="0" w:color="auto"/>
                    <w:bottom w:val="none" w:sz="0" w:space="0" w:color="auto"/>
                    <w:right w:val="none" w:sz="0" w:space="0" w:color="auto"/>
                  </w:divBdr>
                </w:div>
                <w:div w:id="580797055">
                  <w:marLeft w:val="0"/>
                  <w:marRight w:val="0"/>
                  <w:marTop w:val="0"/>
                  <w:marBottom w:val="0"/>
                  <w:divBdr>
                    <w:top w:val="none" w:sz="0" w:space="0" w:color="auto"/>
                    <w:left w:val="none" w:sz="0" w:space="0" w:color="auto"/>
                    <w:bottom w:val="none" w:sz="0" w:space="0" w:color="auto"/>
                    <w:right w:val="none" w:sz="0" w:space="0" w:color="auto"/>
                  </w:divBdr>
                </w:div>
                <w:div w:id="582838975">
                  <w:marLeft w:val="0"/>
                  <w:marRight w:val="0"/>
                  <w:marTop w:val="0"/>
                  <w:marBottom w:val="0"/>
                  <w:divBdr>
                    <w:top w:val="none" w:sz="0" w:space="0" w:color="auto"/>
                    <w:left w:val="none" w:sz="0" w:space="0" w:color="auto"/>
                    <w:bottom w:val="none" w:sz="0" w:space="0" w:color="auto"/>
                    <w:right w:val="none" w:sz="0" w:space="0" w:color="auto"/>
                  </w:divBdr>
                </w:div>
                <w:div w:id="586427479">
                  <w:marLeft w:val="0"/>
                  <w:marRight w:val="0"/>
                  <w:marTop w:val="0"/>
                  <w:marBottom w:val="0"/>
                  <w:divBdr>
                    <w:top w:val="none" w:sz="0" w:space="0" w:color="auto"/>
                    <w:left w:val="none" w:sz="0" w:space="0" w:color="auto"/>
                    <w:bottom w:val="none" w:sz="0" w:space="0" w:color="auto"/>
                    <w:right w:val="none" w:sz="0" w:space="0" w:color="auto"/>
                  </w:divBdr>
                </w:div>
                <w:div w:id="588392752">
                  <w:marLeft w:val="0"/>
                  <w:marRight w:val="0"/>
                  <w:marTop w:val="0"/>
                  <w:marBottom w:val="0"/>
                  <w:divBdr>
                    <w:top w:val="none" w:sz="0" w:space="0" w:color="auto"/>
                    <w:left w:val="none" w:sz="0" w:space="0" w:color="auto"/>
                    <w:bottom w:val="none" w:sz="0" w:space="0" w:color="auto"/>
                    <w:right w:val="none" w:sz="0" w:space="0" w:color="auto"/>
                  </w:divBdr>
                </w:div>
                <w:div w:id="593516701">
                  <w:marLeft w:val="0"/>
                  <w:marRight w:val="0"/>
                  <w:marTop w:val="0"/>
                  <w:marBottom w:val="0"/>
                  <w:divBdr>
                    <w:top w:val="none" w:sz="0" w:space="0" w:color="auto"/>
                    <w:left w:val="none" w:sz="0" w:space="0" w:color="auto"/>
                    <w:bottom w:val="none" w:sz="0" w:space="0" w:color="auto"/>
                    <w:right w:val="none" w:sz="0" w:space="0" w:color="auto"/>
                  </w:divBdr>
                </w:div>
                <w:div w:id="596905209">
                  <w:marLeft w:val="0"/>
                  <w:marRight w:val="0"/>
                  <w:marTop w:val="0"/>
                  <w:marBottom w:val="0"/>
                  <w:divBdr>
                    <w:top w:val="none" w:sz="0" w:space="0" w:color="auto"/>
                    <w:left w:val="none" w:sz="0" w:space="0" w:color="auto"/>
                    <w:bottom w:val="none" w:sz="0" w:space="0" w:color="auto"/>
                    <w:right w:val="none" w:sz="0" w:space="0" w:color="auto"/>
                  </w:divBdr>
                </w:div>
                <w:div w:id="597639396">
                  <w:marLeft w:val="0"/>
                  <w:marRight w:val="0"/>
                  <w:marTop w:val="0"/>
                  <w:marBottom w:val="0"/>
                  <w:divBdr>
                    <w:top w:val="none" w:sz="0" w:space="0" w:color="auto"/>
                    <w:left w:val="none" w:sz="0" w:space="0" w:color="auto"/>
                    <w:bottom w:val="none" w:sz="0" w:space="0" w:color="auto"/>
                    <w:right w:val="none" w:sz="0" w:space="0" w:color="auto"/>
                  </w:divBdr>
                </w:div>
                <w:div w:id="599803840">
                  <w:marLeft w:val="0"/>
                  <w:marRight w:val="0"/>
                  <w:marTop w:val="0"/>
                  <w:marBottom w:val="0"/>
                  <w:divBdr>
                    <w:top w:val="none" w:sz="0" w:space="0" w:color="auto"/>
                    <w:left w:val="none" w:sz="0" w:space="0" w:color="auto"/>
                    <w:bottom w:val="none" w:sz="0" w:space="0" w:color="auto"/>
                    <w:right w:val="none" w:sz="0" w:space="0" w:color="auto"/>
                  </w:divBdr>
                </w:div>
                <w:div w:id="602349418">
                  <w:marLeft w:val="0"/>
                  <w:marRight w:val="0"/>
                  <w:marTop w:val="0"/>
                  <w:marBottom w:val="0"/>
                  <w:divBdr>
                    <w:top w:val="none" w:sz="0" w:space="0" w:color="auto"/>
                    <w:left w:val="none" w:sz="0" w:space="0" w:color="auto"/>
                    <w:bottom w:val="none" w:sz="0" w:space="0" w:color="auto"/>
                    <w:right w:val="none" w:sz="0" w:space="0" w:color="auto"/>
                  </w:divBdr>
                </w:div>
                <w:div w:id="603922794">
                  <w:marLeft w:val="0"/>
                  <w:marRight w:val="0"/>
                  <w:marTop w:val="0"/>
                  <w:marBottom w:val="0"/>
                  <w:divBdr>
                    <w:top w:val="none" w:sz="0" w:space="0" w:color="auto"/>
                    <w:left w:val="none" w:sz="0" w:space="0" w:color="auto"/>
                    <w:bottom w:val="none" w:sz="0" w:space="0" w:color="auto"/>
                    <w:right w:val="none" w:sz="0" w:space="0" w:color="auto"/>
                  </w:divBdr>
                </w:div>
                <w:div w:id="604775831">
                  <w:marLeft w:val="0"/>
                  <w:marRight w:val="0"/>
                  <w:marTop w:val="0"/>
                  <w:marBottom w:val="0"/>
                  <w:divBdr>
                    <w:top w:val="none" w:sz="0" w:space="0" w:color="auto"/>
                    <w:left w:val="none" w:sz="0" w:space="0" w:color="auto"/>
                    <w:bottom w:val="none" w:sz="0" w:space="0" w:color="auto"/>
                    <w:right w:val="none" w:sz="0" w:space="0" w:color="auto"/>
                  </w:divBdr>
                </w:div>
                <w:div w:id="606084154">
                  <w:marLeft w:val="0"/>
                  <w:marRight w:val="0"/>
                  <w:marTop w:val="0"/>
                  <w:marBottom w:val="0"/>
                  <w:divBdr>
                    <w:top w:val="none" w:sz="0" w:space="0" w:color="auto"/>
                    <w:left w:val="none" w:sz="0" w:space="0" w:color="auto"/>
                    <w:bottom w:val="none" w:sz="0" w:space="0" w:color="auto"/>
                    <w:right w:val="none" w:sz="0" w:space="0" w:color="auto"/>
                  </w:divBdr>
                </w:div>
                <w:div w:id="609824758">
                  <w:marLeft w:val="0"/>
                  <w:marRight w:val="0"/>
                  <w:marTop w:val="0"/>
                  <w:marBottom w:val="0"/>
                  <w:divBdr>
                    <w:top w:val="none" w:sz="0" w:space="0" w:color="auto"/>
                    <w:left w:val="none" w:sz="0" w:space="0" w:color="auto"/>
                    <w:bottom w:val="none" w:sz="0" w:space="0" w:color="auto"/>
                    <w:right w:val="none" w:sz="0" w:space="0" w:color="auto"/>
                  </w:divBdr>
                </w:div>
                <w:div w:id="610279749">
                  <w:marLeft w:val="0"/>
                  <w:marRight w:val="0"/>
                  <w:marTop w:val="0"/>
                  <w:marBottom w:val="0"/>
                  <w:divBdr>
                    <w:top w:val="none" w:sz="0" w:space="0" w:color="auto"/>
                    <w:left w:val="none" w:sz="0" w:space="0" w:color="auto"/>
                    <w:bottom w:val="none" w:sz="0" w:space="0" w:color="auto"/>
                    <w:right w:val="none" w:sz="0" w:space="0" w:color="auto"/>
                  </w:divBdr>
                </w:div>
                <w:div w:id="611593937">
                  <w:marLeft w:val="0"/>
                  <w:marRight w:val="0"/>
                  <w:marTop w:val="0"/>
                  <w:marBottom w:val="0"/>
                  <w:divBdr>
                    <w:top w:val="none" w:sz="0" w:space="0" w:color="auto"/>
                    <w:left w:val="none" w:sz="0" w:space="0" w:color="auto"/>
                    <w:bottom w:val="none" w:sz="0" w:space="0" w:color="auto"/>
                    <w:right w:val="none" w:sz="0" w:space="0" w:color="auto"/>
                  </w:divBdr>
                </w:div>
                <w:div w:id="613368749">
                  <w:marLeft w:val="0"/>
                  <w:marRight w:val="0"/>
                  <w:marTop w:val="0"/>
                  <w:marBottom w:val="0"/>
                  <w:divBdr>
                    <w:top w:val="none" w:sz="0" w:space="0" w:color="auto"/>
                    <w:left w:val="none" w:sz="0" w:space="0" w:color="auto"/>
                    <w:bottom w:val="none" w:sz="0" w:space="0" w:color="auto"/>
                    <w:right w:val="none" w:sz="0" w:space="0" w:color="auto"/>
                  </w:divBdr>
                </w:div>
                <w:div w:id="615252305">
                  <w:marLeft w:val="0"/>
                  <w:marRight w:val="0"/>
                  <w:marTop w:val="0"/>
                  <w:marBottom w:val="0"/>
                  <w:divBdr>
                    <w:top w:val="none" w:sz="0" w:space="0" w:color="auto"/>
                    <w:left w:val="none" w:sz="0" w:space="0" w:color="auto"/>
                    <w:bottom w:val="none" w:sz="0" w:space="0" w:color="auto"/>
                    <w:right w:val="none" w:sz="0" w:space="0" w:color="auto"/>
                  </w:divBdr>
                </w:div>
                <w:div w:id="617025479">
                  <w:marLeft w:val="0"/>
                  <w:marRight w:val="0"/>
                  <w:marTop w:val="0"/>
                  <w:marBottom w:val="0"/>
                  <w:divBdr>
                    <w:top w:val="none" w:sz="0" w:space="0" w:color="auto"/>
                    <w:left w:val="none" w:sz="0" w:space="0" w:color="auto"/>
                    <w:bottom w:val="none" w:sz="0" w:space="0" w:color="auto"/>
                    <w:right w:val="none" w:sz="0" w:space="0" w:color="auto"/>
                  </w:divBdr>
                </w:div>
                <w:div w:id="618220350">
                  <w:marLeft w:val="0"/>
                  <w:marRight w:val="0"/>
                  <w:marTop w:val="0"/>
                  <w:marBottom w:val="0"/>
                  <w:divBdr>
                    <w:top w:val="none" w:sz="0" w:space="0" w:color="auto"/>
                    <w:left w:val="none" w:sz="0" w:space="0" w:color="auto"/>
                    <w:bottom w:val="none" w:sz="0" w:space="0" w:color="auto"/>
                    <w:right w:val="none" w:sz="0" w:space="0" w:color="auto"/>
                  </w:divBdr>
                </w:div>
                <w:div w:id="618296686">
                  <w:marLeft w:val="0"/>
                  <w:marRight w:val="0"/>
                  <w:marTop w:val="0"/>
                  <w:marBottom w:val="0"/>
                  <w:divBdr>
                    <w:top w:val="none" w:sz="0" w:space="0" w:color="auto"/>
                    <w:left w:val="none" w:sz="0" w:space="0" w:color="auto"/>
                    <w:bottom w:val="none" w:sz="0" w:space="0" w:color="auto"/>
                    <w:right w:val="none" w:sz="0" w:space="0" w:color="auto"/>
                  </w:divBdr>
                </w:div>
                <w:div w:id="619725601">
                  <w:marLeft w:val="0"/>
                  <w:marRight w:val="0"/>
                  <w:marTop w:val="0"/>
                  <w:marBottom w:val="0"/>
                  <w:divBdr>
                    <w:top w:val="none" w:sz="0" w:space="0" w:color="auto"/>
                    <w:left w:val="none" w:sz="0" w:space="0" w:color="auto"/>
                    <w:bottom w:val="none" w:sz="0" w:space="0" w:color="auto"/>
                    <w:right w:val="none" w:sz="0" w:space="0" w:color="auto"/>
                  </w:divBdr>
                </w:div>
                <w:div w:id="620459514">
                  <w:marLeft w:val="0"/>
                  <w:marRight w:val="0"/>
                  <w:marTop w:val="0"/>
                  <w:marBottom w:val="0"/>
                  <w:divBdr>
                    <w:top w:val="none" w:sz="0" w:space="0" w:color="auto"/>
                    <w:left w:val="none" w:sz="0" w:space="0" w:color="auto"/>
                    <w:bottom w:val="none" w:sz="0" w:space="0" w:color="auto"/>
                    <w:right w:val="none" w:sz="0" w:space="0" w:color="auto"/>
                  </w:divBdr>
                </w:div>
                <w:div w:id="623386815">
                  <w:marLeft w:val="0"/>
                  <w:marRight w:val="0"/>
                  <w:marTop w:val="0"/>
                  <w:marBottom w:val="0"/>
                  <w:divBdr>
                    <w:top w:val="none" w:sz="0" w:space="0" w:color="auto"/>
                    <w:left w:val="none" w:sz="0" w:space="0" w:color="auto"/>
                    <w:bottom w:val="none" w:sz="0" w:space="0" w:color="auto"/>
                    <w:right w:val="none" w:sz="0" w:space="0" w:color="auto"/>
                  </w:divBdr>
                </w:div>
                <w:div w:id="623970062">
                  <w:marLeft w:val="0"/>
                  <w:marRight w:val="0"/>
                  <w:marTop w:val="0"/>
                  <w:marBottom w:val="0"/>
                  <w:divBdr>
                    <w:top w:val="none" w:sz="0" w:space="0" w:color="auto"/>
                    <w:left w:val="none" w:sz="0" w:space="0" w:color="auto"/>
                    <w:bottom w:val="none" w:sz="0" w:space="0" w:color="auto"/>
                    <w:right w:val="none" w:sz="0" w:space="0" w:color="auto"/>
                  </w:divBdr>
                </w:div>
                <w:div w:id="625427087">
                  <w:marLeft w:val="0"/>
                  <w:marRight w:val="0"/>
                  <w:marTop w:val="0"/>
                  <w:marBottom w:val="0"/>
                  <w:divBdr>
                    <w:top w:val="none" w:sz="0" w:space="0" w:color="auto"/>
                    <w:left w:val="none" w:sz="0" w:space="0" w:color="auto"/>
                    <w:bottom w:val="none" w:sz="0" w:space="0" w:color="auto"/>
                    <w:right w:val="none" w:sz="0" w:space="0" w:color="auto"/>
                  </w:divBdr>
                </w:div>
                <w:div w:id="626085441">
                  <w:marLeft w:val="0"/>
                  <w:marRight w:val="0"/>
                  <w:marTop w:val="0"/>
                  <w:marBottom w:val="0"/>
                  <w:divBdr>
                    <w:top w:val="none" w:sz="0" w:space="0" w:color="auto"/>
                    <w:left w:val="none" w:sz="0" w:space="0" w:color="auto"/>
                    <w:bottom w:val="none" w:sz="0" w:space="0" w:color="auto"/>
                    <w:right w:val="none" w:sz="0" w:space="0" w:color="auto"/>
                  </w:divBdr>
                </w:div>
                <w:div w:id="626549726">
                  <w:marLeft w:val="0"/>
                  <w:marRight w:val="0"/>
                  <w:marTop w:val="0"/>
                  <w:marBottom w:val="0"/>
                  <w:divBdr>
                    <w:top w:val="none" w:sz="0" w:space="0" w:color="auto"/>
                    <w:left w:val="none" w:sz="0" w:space="0" w:color="auto"/>
                    <w:bottom w:val="none" w:sz="0" w:space="0" w:color="auto"/>
                    <w:right w:val="none" w:sz="0" w:space="0" w:color="auto"/>
                  </w:divBdr>
                </w:div>
                <w:div w:id="627321224">
                  <w:marLeft w:val="0"/>
                  <w:marRight w:val="0"/>
                  <w:marTop w:val="0"/>
                  <w:marBottom w:val="0"/>
                  <w:divBdr>
                    <w:top w:val="none" w:sz="0" w:space="0" w:color="auto"/>
                    <w:left w:val="none" w:sz="0" w:space="0" w:color="auto"/>
                    <w:bottom w:val="none" w:sz="0" w:space="0" w:color="auto"/>
                    <w:right w:val="none" w:sz="0" w:space="0" w:color="auto"/>
                  </w:divBdr>
                </w:div>
                <w:div w:id="634916738">
                  <w:marLeft w:val="0"/>
                  <w:marRight w:val="0"/>
                  <w:marTop w:val="0"/>
                  <w:marBottom w:val="0"/>
                  <w:divBdr>
                    <w:top w:val="none" w:sz="0" w:space="0" w:color="auto"/>
                    <w:left w:val="none" w:sz="0" w:space="0" w:color="auto"/>
                    <w:bottom w:val="none" w:sz="0" w:space="0" w:color="auto"/>
                    <w:right w:val="none" w:sz="0" w:space="0" w:color="auto"/>
                  </w:divBdr>
                </w:div>
                <w:div w:id="635531839">
                  <w:marLeft w:val="0"/>
                  <w:marRight w:val="0"/>
                  <w:marTop w:val="0"/>
                  <w:marBottom w:val="0"/>
                  <w:divBdr>
                    <w:top w:val="none" w:sz="0" w:space="0" w:color="auto"/>
                    <w:left w:val="none" w:sz="0" w:space="0" w:color="auto"/>
                    <w:bottom w:val="none" w:sz="0" w:space="0" w:color="auto"/>
                    <w:right w:val="none" w:sz="0" w:space="0" w:color="auto"/>
                  </w:divBdr>
                </w:div>
                <w:div w:id="638152313">
                  <w:marLeft w:val="0"/>
                  <w:marRight w:val="0"/>
                  <w:marTop w:val="0"/>
                  <w:marBottom w:val="0"/>
                  <w:divBdr>
                    <w:top w:val="none" w:sz="0" w:space="0" w:color="auto"/>
                    <w:left w:val="none" w:sz="0" w:space="0" w:color="auto"/>
                    <w:bottom w:val="none" w:sz="0" w:space="0" w:color="auto"/>
                    <w:right w:val="none" w:sz="0" w:space="0" w:color="auto"/>
                  </w:divBdr>
                </w:div>
                <w:div w:id="639042135">
                  <w:marLeft w:val="0"/>
                  <w:marRight w:val="0"/>
                  <w:marTop w:val="0"/>
                  <w:marBottom w:val="0"/>
                  <w:divBdr>
                    <w:top w:val="none" w:sz="0" w:space="0" w:color="auto"/>
                    <w:left w:val="none" w:sz="0" w:space="0" w:color="auto"/>
                    <w:bottom w:val="none" w:sz="0" w:space="0" w:color="auto"/>
                    <w:right w:val="none" w:sz="0" w:space="0" w:color="auto"/>
                  </w:divBdr>
                </w:div>
                <w:div w:id="640306229">
                  <w:marLeft w:val="0"/>
                  <w:marRight w:val="0"/>
                  <w:marTop w:val="0"/>
                  <w:marBottom w:val="0"/>
                  <w:divBdr>
                    <w:top w:val="none" w:sz="0" w:space="0" w:color="auto"/>
                    <w:left w:val="none" w:sz="0" w:space="0" w:color="auto"/>
                    <w:bottom w:val="none" w:sz="0" w:space="0" w:color="auto"/>
                    <w:right w:val="none" w:sz="0" w:space="0" w:color="auto"/>
                  </w:divBdr>
                </w:div>
                <w:div w:id="641235934">
                  <w:marLeft w:val="0"/>
                  <w:marRight w:val="0"/>
                  <w:marTop w:val="0"/>
                  <w:marBottom w:val="0"/>
                  <w:divBdr>
                    <w:top w:val="none" w:sz="0" w:space="0" w:color="auto"/>
                    <w:left w:val="none" w:sz="0" w:space="0" w:color="auto"/>
                    <w:bottom w:val="none" w:sz="0" w:space="0" w:color="auto"/>
                    <w:right w:val="none" w:sz="0" w:space="0" w:color="auto"/>
                  </w:divBdr>
                </w:div>
                <w:div w:id="642780040">
                  <w:marLeft w:val="0"/>
                  <w:marRight w:val="0"/>
                  <w:marTop w:val="0"/>
                  <w:marBottom w:val="0"/>
                  <w:divBdr>
                    <w:top w:val="none" w:sz="0" w:space="0" w:color="auto"/>
                    <w:left w:val="none" w:sz="0" w:space="0" w:color="auto"/>
                    <w:bottom w:val="none" w:sz="0" w:space="0" w:color="auto"/>
                    <w:right w:val="none" w:sz="0" w:space="0" w:color="auto"/>
                  </w:divBdr>
                </w:div>
                <w:div w:id="649479052">
                  <w:marLeft w:val="0"/>
                  <w:marRight w:val="0"/>
                  <w:marTop w:val="0"/>
                  <w:marBottom w:val="0"/>
                  <w:divBdr>
                    <w:top w:val="none" w:sz="0" w:space="0" w:color="auto"/>
                    <w:left w:val="none" w:sz="0" w:space="0" w:color="auto"/>
                    <w:bottom w:val="none" w:sz="0" w:space="0" w:color="auto"/>
                    <w:right w:val="none" w:sz="0" w:space="0" w:color="auto"/>
                  </w:divBdr>
                </w:div>
                <w:div w:id="650597565">
                  <w:marLeft w:val="0"/>
                  <w:marRight w:val="0"/>
                  <w:marTop w:val="0"/>
                  <w:marBottom w:val="0"/>
                  <w:divBdr>
                    <w:top w:val="none" w:sz="0" w:space="0" w:color="auto"/>
                    <w:left w:val="none" w:sz="0" w:space="0" w:color="auto"/>
                    <w:bottom w:val="none" w:sz="0" w:space="0" w:color="auto"/>
                    <w:right w:val="none" w:sz="0" w:space="0" w:color="auto"/>
                  </w:divBdr>
                </w:div>
                <w:div w:id="652954213">
                  <w:marLeft w:val="0"/>
                  <w:marRight w:val="0"/>
                  <w:marTop w:val="0"/>
                  <w:marBottom w:val="0"/>
                  <w:divBdr>
                    <w:top w:val="none" w:sz="0" w:space="0" w:color="auto"/>
                    <w:left w:val="none" w:sz="0" w:space="0" w:color="auto"/>
                    <w:bottom w:val="none" w:sz="0" w:space="0" w:color="auto"/>
                    <w:right w:val="none" w:sz="0" w:space="0" w:color="auto"/>
                  </w:divBdr>
                </w:div>
                <w:div w:id="658188658">
                  <w:marLeft w:val="0"/>
                  <w:marRight w:val="0"/>
                  <w:marTop w:val="0"/>
                  <w:marBottom w:val="0"/>
                  <w:divBdr>
                    <w:top w:val="none" w:sz="0" w:space="0" w:color="auto"/>
                    <w:left w:val="none" w:sz="0" w:space="0" w:color="auto"/>
                    <w:bottom w:val="none" w:sz="0" w:space="0" w:color="auto"/>
                    <w:right w:val="none" w:sz="0" w:space="0" w:color="auto"/>
                  </w:divBdr>
                </w:div>
                <w:div w:id="661741531">
                  <w:marLeft w:val="0"/>
                  <w:marRight w:val="0"/>
                  <w:marTop w:val="0"/>
                  <w:marBottom w:val="0"/>
                  <w:divBdr>
                    <w:top w:val="none" w:sz="0" w:space="0" w:color="auto"/>
                    <w:left w:val="none" w:sz="0" w:space="0" w:color="auto"/>
                    <w:bottom w:val="none" w:sz="0" w:space="0" w:color="auto"/>
                    <w:right w:val="none" w:sz="0" w:space="0" w:color="auto"/>
                  </w:divBdr>
                </w:div>
                <w:div w:id="663826483">
                  <w:marLeft w:val="0"/>
                  <w:marRight w:val="0"/>
                  <w:marTop w:val="0"/>
                  <w:marBottom w:val="0"/>
                  <w:divBdr>
                    <w:top w:val="none" w:sz="0" w:space="0" w:color="auto"/>
                    <w:left w:val="none" w:sz="0" w:space="0" w:color="auto"/>
                    <w:bottom w:val="none" w:sz="0" w:space="0" w:color="auto"/>
                    <w:right w:val="none" w:sz="0" w:space="0" w:color="auto"/>
                  </w:divBdr>
                </w:div>
                <w:div w:id="664825103">
                  <w:marLeft w:val="0"/>
                  <w:marRight w:val="0"/>
                  <w:marTop w:val="0"/>
                  <w:marBottom w:val="0"/>
                  <w:divBdr>
                    <w:top w:val="none" w:sz="0" w:space="0" w:color="auto"/>
                    <w:left w:val="none" w:sz="0" w:space="0" w:color="auto"/>
                    <w:bottom w:val="none" w:sz="0" w:space="0" w:color="auto"/>
                    <w:right w:val="none" w:sz="0" w:space="0" w:color="auto"/>
                  </w:divBdr>
                </w:div>
                <w:div w:id="666442588">
                  <w:marLeft w:val="0"/>
                  <w:marRight w:val="0"/>
                  <w:marTop w:val="0"/>
                  <w:marBottom w:val="0"/>
                  <w:divBdr>
                    <w:top w:val="none" w:sz="0" w:space="0" w:color="auto"/>
                    <w:left w:val="none" w:sz="0" w:space="0" w:color="auto"/>
                    <w:bottom w:val="none" w:sz="0" w:space="0" w:color="auto"/>
                    <w:right w:val="none" w:sz="0" w:space="0" w:color="auto"/>
                  </w:divBdr>
                </w:div>
                <w:div w:id="666633875">
                  <w:marLeft w:val="0"/>
                  <w:marRight w:val="0"/>
                  <w:marTop w:val="0"/>
                  <w:marBottom w:val="0"/>
                  <w:divBdr>
                    <w:top w:val="none" w:sz="0" w:space="0" w:color="auto"/>
                    <w:left w:val="none" w:sz="0" w:space="0" w:color="auto"/>
                    <w:bottom w:val="none" w:sz="0" w:space="0" w:color="auto"/>
                    <w:right w:val="none" w:sz="0" w:space="0" w:color="auto"/>
                  </w:divBdr>
                </w:div>
                <w:div w:id="667640030">
                  <w:marLeft w:val="0"/>
                  <w:marRight w:val="0"/>
                  <w:marTop w:val="0"/>
                  <w:marBottom w:val="0"/>
                  <w:divBdr>
                    <w:top w:val="none" w:sz="0" w:space="0" w:color="auto"/>
                    <w:left w:val="none" w:sz="0" w:space="0" w:color="auto"/>
                    <w:bottom w:val="none" w:sz="0" w:space="0" w:color="auto"/>
                    <w:right w:val="none" w:sz="0" w:space="0" w:color="auto"/>
                  </w:divBdr>
                </w:div>
                <w:div w:id="675962067">
                  <w:marLeft w:val="0"/>
                  <w:marRight w:val="0"/>
                  <w:marTop w:val="0"/>
                  <w:marBottom w:val="0"/>
                  <w:divBdr>
                    <w:top w:val="none" w:sz="0" w:space="0" w:color="auto"/>
                    <w:left w:val="none" w:sz="0" w:space="0" w:color="auto"/>
                    <w:bottom w:val="none" w:sz="0" w:space="0" w:color="auto"/>
                    <w:right w:val="none" w:sz="0" w:space="0" w:color="auto"/>
                  </w:divBdr>
                </w:div>
                <w:div w:id="678386057">
                  <w:marLeft w:val="0"/>
                  <w:marRight w:val="0"/>
                  <w:marTop w:val="0"/>
                  <w:marBottom w:val="0"/>
                  <w:divBdr>
                    <w:top w:val="none" w:sz="0" w:space="0" w:color="auto"/>
                    <w:left w:val="none" w:sz="0" w:space="0" w:color="auto"/>
                    <w:bottom w:val="none" w:sz="0" w:space="0" w:color="auto"/>
                    <w:right w:val="none" w:sz="0" w:space="0" w:color="auto"/>
                  </w:divBdr>
                </w:div>
                <w:div w:id="681277224">
                  <w:marLeft w:val="0"/>
                  <w:marRight w:val="0"/>
                  <w:marTop w:val="0"/>
                  <w:marBottom w:val="0"/>
                  <w:divBdr>
                    <w:top w:val="none" w:sz="0" w:space="0" w:color="auto"/>
                    <w:left w:val="none" w:sz="0" w:space="0" w:color="auto"/>
                    <w:bottom w:val="none" w:sz="0" w:space="0" w:color="auto"/>
                    <w:right w:val="none" w:sz="0" w:space="0" w:color="auto"/>
                  </w:divBdr>
                </w:div>
                <w:div w:id="684869994">
                  <w:marLeft w:val="0"/>
                  <w:marRight w:val="0"/>
                  <w:marTop w:val="0"/>
                  <w:marBottom w:val="0"/>
                  <w:divBdr>
                    <w:top w:val="none" w:sz="0" w:space="0" w:color="auto"/>
                    <w:left w:val="none" w:sz="0" w:space="0" w:color="auto"/>
                    <w:bottom w:val="none" w:sz="0" w:space="0" w:color="auto"/>
                    <w:right w:val="none" w:sz="0" w:space="0" w:color="auto"/>
                  </w:divBdr>
                </w:div>
                <w:div w:id="686951044">
                  <w:marLeft w:val="0"/>
                  <w:marRight w:val="0"/>
                  <w:marTop w:val="0"/>
                  <w:marBottom w:val="0"/>
                  <w:divBdr>
                    <w:top w:val="none" w:sz="0" w:space="0" w:color="auto"/>
                    <w:left w:val="none" w:sz="0" w:space="0" w:color="auto"/>
                    <w:bottom w:val="none" w:sz="0" w:space="0" w:color="auto"/>
                    <w:right w:val="none" w:sz="0" w:space="0" w:color="auto"/>
                  </w:divBdr>
                </w:div>
                <w:div w:id="688414402">
                  <w:marLeft w:val="0"/>
                  <w:marRight w:val="0"/>
                  <w:marTop w:val="0"/>
                  <w:marBottom w:val="0"/>
                  <w:divBdr>
                    <w:top w:val="none" w:sz="0" w:space="0" w:color="auto"/>
                    <w:left w:val="none" w:sz="0" w:space="0" w:color="auto"/>
                    <w:bottom w:val="none" w:sz="0" w:space="0" w:color="auto"/>
                    <w:right w:val="none" w:sz="0" w:space="0" w:color="auto"/>
                  </w:divBdr>
                </w:div>
                <w:div w:id="688726348">
                  <w:marLeft w:val="0"/>
                  <w:marRight w:val="0"/>
                  <w:marTop w:val="0"/>
                  <w:marBottom w:val="0"/>
                  <w:divBdr>
                    <w:top w:val="none" w:sz="0" w:space="0" w:color="auto"/>
                    <w:left w:val="none" w:sz="0" w:space="0" w:color="auto"/>
                    <w:bottom w:val="none" w:sz="0" w:space="0" w:color="auto"/>
                    <w:right w:val="none" w:sz="0" w:space="0" w:color="auto"/>
                  </w:divBdr>
                </w:div>
                <w:div w:id="692263012">
                  <w:marLeft w:val="0"/>
                  <w:marRight w:val="0"/>
                  <w:marTop w:val="0"/>
                  <w:marBottom w:val="0"/>
                  <w:divBdr>
                    <w:top w:val="none" w:sz="0" w:space="0" w:color="auto"/>
                    <w:left w:val="none" w:sz="0" w:space="0" w:color="auto"/>
                    <w:bottom w:val="none" w:sz="0" w:space="0" w:color="auto"/>
                    <w:right w:val="none" w:sz="0" w:space="0" w:color="auto"/>
                  </w:divBdr>
                </w:div>
                <w:div w:id="693576883">
                  <w:marLeft w:val="0"/>
                  <w:marRight w:val="0"/>
                  <w:marTop w:val="0"/>
                  <w:marBottom w:val="0"/>
                  <w:divBdr>
                    <w:top w:val="none" w:sz="0" w:space="0" w:color="auto"/>
                    <w:left w:val="none" w:sz="0" w:space="0" w:color="auto"/>
                    <w:bottom w:val="none" w:sz="0" w:space="0" w:color="auto"/>
                    <w:right w:val="none" w:sz="0" w:space="0" w:color="auto"/>
                  </w:divBdr>
                </w:div>
                <w:div w:id="694042827">
                  <w:marLeft w:val="0"/>
                  <w:marRight w:val="0"/>
                  <w:marTop w:val="0"/>
                  <w:marBottom w:val="0"/>
                  <w:divBdr>
                    <w:top w:val="none" w:sz="0" w:space="0" w:color="auto"/>
                    <w:left w:val="none" w:sz="0" w:space="0" w:color="auto"/>
                    <w:bottom w:val="none" w:sz="0" w:space="0" w:color="auto"/>
                    <w:right w:val="none" w:sz="0" w:space="0" w:color="auto"/>
                  </w:divBdr>
                </w:div>
                <w:div w:id="694766666">
                  <w:marLeft w:val="0"/>
                  <w:marRight w:val="0"/>
                  <w:marTop w:val="0"/>
                  <w:marBottom w:val="0"/>
                  <w:divBdr>
                    <w:top w:val="none" w:sz="0" w:space="0" w:color="auto"/>
                    <w:left w:val="none" w:sz="0" w:space="0" w:color="auto"/>
                    <w:bottom w:val="none" w:sz="0" w:space="0" w:color="auto"/>
                    <w:right w:val="none" w:sz="0" w:space="0" w:color="auto"/>
                  </w:divBdr>
                </w:div>
                <w:div w:id="696010214">
                  <w:marLeft w:val="0"/>
                  <w:marRight w:val="0"/>
                  <w:marTop w:val="0"/>
                  <w:marBottom w:val="0"/>
                  <w:divBdr>
                    <w:top w:val="none" w:sz="0" w:space="0" w:color="auto"/>
                    <w:left w:val="none" w:sz="0" w:space="0" w:color="auto"/>
                    <w:bottom w:val="none" w:sz="0" w:space="0" w:color="auto"/>
                    <w:right w:val="none" w:sz="0" w:space="0" w:color="auto"/>
                  </w:divBdr>
                </w:div>
                <w:div w:id="696278274">
                  <w:marLeft w:val="0"/>
                  <w:marRight w:val="0"/>
                  <w:marTop w:val="0"/>
                  <w:marBottom w:val="0"/>
                  <w:divBdr>
                    <w:top w:val="none" w:sz="0" w:space="0" w:color="auto"/>
                    <w:left w:val="none" w:sz="0" w:space="0" w:color="auto"/>
                    <w:bottom w:val="none" w:sz="0" w:space="0" w:color="auto"/>
                    <w:right w:val="none" w:sz="0" w:space="0" w:color="auto"/>
                  </w:divBdr>
                </w:div>
                <w:div w:id="698239677">
                  <w:marLeft w:val="0"/>
                  <w:marRight w:val="0"/>
                  <w:marTop w:val="0"/>
                  <w:marBottom w:val="0"/>
                  <w:divBdr>
                    <w:top w:val="none" w:sz="0" w:space="0" w:color="auto"/>
                    <w:left w:val="none" w:sz="0" w:space="0" w:color="auto"/>
                    <w:bottom w:val="none" w:sz="0" w:space="0" w:color="auto"/>
                    <w:right w:val="none" w:sz="0" w:space="0" w:color="auto"/>
                  </w:divBdr>
                </w:div>
                <w:div w:id="700789678">
                  <w:marLeft w:val="0"/>
                  <w:marRight w:val="0"/>
                  <w:marTop w:val="0"/>
                  <w:marBottom w:val="0"/>
                  <w:divBdr>
                    <w:top w:val="none" w:sz="0" w:space="0" w:color="auto"/>
                    <w:left w:val="none" w:sz="0" w:space="0" w:color="auto"/>
                    <w:bottom w:val="none" w:sz="0" w:space="0" w:color="auto"/>
                    <w:right w:val="none" w:sz="0" w:space="0" w:color="auto"/>
                  </w:divBdr>
                </w:div>
                <w:div w:id="701711447">
                  <w:marLeft w:val="0"/>
                  <w:marRight w:val="0"/>
                  <w:marTop w:val="0"/>
                  <w:marBottom w:val="0"/>
                  <w:divBdr>
                    <w:top w:val="none" w:sz="0" w:space="0" w:color="auto"/>
                    <w:left w:val="none" w:sz="0" w:space="0" w:color="auto"/>
                    <w:bottom w:val="none" w:sz="0" w:space="0" w:color="auto"/>
                    <w:right w:val="none" w:sz="0" w:space="0" w:color="auto"/>
                  </w:divBdr>
                </w:div>
                <w:div w:id="706178856">
                  <w:marLeft w:val="0"/>
                  <w:marRight w:val="0"/>
                  <w:marTop w:val="0"/>
                  <w:marBottom w:val="0"/>
                  <w:divBdr>
                    <w:top w:val="none" w:sz="0" w:space="0" w:color="auto"/>
                    <w:left w:val="none" w:sz="0" w:space="0" w:color="auto"/>
                    <w:bottom w:val="none" w:sz="0" w:space="0" w:color="auto"/>
                    <w:right w:val="none" w:sz="0" w:space="0" w:color="auto"/>
                  </w:divBdr>
                </w:div>
                <w:div w:id="707030161">
                  <w:marLeft w:val="0"/>
                  <w:marRight w:val="0"/>
                  <w:marTop w:val="0"/>
                  <w:marBottom w:val="0"/>
                  <w:divBdr>
                    <w:top w:val="none" w:sz="0" w:space="0" w:color="auto"/>
                    <w:left w:val="none" w:sz="0" w:space="0" w:color="auto"/>
                    <w:bottom w:val="none" w:sz="0" w:space="0" w:color="auto"/>
                    <w:right w:val="none" w:sz="0" w:space="0" w:color="auto"/>
                  </w:divBdr>
                </w:div>
                <w:div w:id="707802313">
                  <w:marLeft w:val="0"/>
                  <w:marRight w:val="0"/>
                  <w:marTop w:val="0"/>
                  <w:marBottom w:val="0"/>
                  <w:divBdr>
                    <w:top w:val="none" w:sz="0" w:space="0" w:color="auto"/>
                    <w:left w:val="none" w:sz="0" w:space="0" w:color="auto"/>
                    <w:bottom w:val="none" w:sz="0" w:space="0" w:color="auto"/>
                    <w:right w:val="none" w:sz="0" w:space="0" w:color="auto"/>
                  </w:divBdr>
                </w:div>
                <w:div w:id="708265018">
                  <w:marLeft w:val="0"/>
                  <w:marRight w:val="0"/>
                  <w:marTop w:val="0"/>
                  <w:marBottom w:val="0"/>
                  <w:divBdr>
                    <w:top w:val="none" w:sz="0" w:space="0" w:color="auto"/>
                    <w:left w:val="none" w:sz="0" w:space="0" w:color="auto"/>
                    <w:bottom w:val="none" w:sz="0" w:space="0" w:color="auto"/>
                    <w:right w:val="none" w:sz="0" w:space="0" w:color="auto"/>
                  </w:divBdr>
                </w:div>
                <w:div w:id="708575877">
                  <w:marLeft w:val="0"/>
                  <w:marRight w:val="0"/>
                  <w:marTop w:val="0"/>
                  <w:marBottom w:val="0"/>
                  <w:divBdr>
                    <w:top w:val="none" w:sz="0" w:space="0" w:color="auto"/>
                    <w:left w:val="none" w:sz="0" w:space="0" w:color="auto"/>
                    <w:bottom w:val="none" w:sz="0" w:space="0" w:color="auto"/>
                    <w:right w:val="none" w:sz="0" w:space="0" w:color="auto"/>
                  </w:divBdr>
                </w:div>
                <w:div w:id="712191839">
                  <w:marLeft w:val="0"/>
                  <w:marRight w:val="0"/>
                  <w:marTop w:val="0"/>
                  <w:marBottom w:val="0"/>
                  <w:divBdr>
                    <w:top w:val="none" w:sz="0" w:space="0" w:color="auto"/>
                    <w:left w:val="none" w:sz="0" w:space="0" w:color="auto"/>
                    <w:bottom w:val="none" w:sz="0" w:space="0" w:color="auto"/>
                    <w:right w:val="none" w:sz="0" w:space="0" w:color="auto"/>
                  </w:divBdr>
                </w:div>
                <w:div w:id="712968434">
                  <w:marLeft w:val="0"/>
                  <w:marRight w:val="0"/>
                  <w:marTop w:val="0"/>
                  <w:marBottom w:val="0"/>
                  <w:divBdr>
                    <w:top w:val="none" w:sz="0" w:space="0" w:color="auto"/>
                    <w:left w:val="none" w:sz="0" w:space="0" w:color="auto"/>
                    <w:bottom w:val="none" w:sz="0" w:space="0" w:color="auto"/>
                    <w:right w:val="none" w:sz="0" w:space="0" w:color="auto"/>
                  </w:divBdr>
                </w:div>
                <w:div w:id="714425015">
                  <w:marLeft w:val="0"/>
                  <w:marRight w:val="0"/>
                  <w:marTop w:val="0"/>
                  <w:marBottom w:val="0"/>
                  <w:divBdr>
                    <w:top w:val="none" w:sz="0" w:space="0" w:color="auto"/>
                    <w:left w:val="none" w:sz="0" w:space="0" w:color="auto"/>
                    <w:bottom w:val="none" w:sz="0" w:space="0" w:color="auto"/>
                    <w:right w:val="none" w:sz="0" w:space="0" w:color="auto"/>
                  </w:divBdr>
                </w:div>
                <w:div w:id="714963112">
                  <w:marLeft w:val="0"/>
                  <w:marRight w:val="0"/>
                  <w:marTop w:val="0"/>
                  <w:marBottom w:val="0"/>
                  <w:divBdr>
                    <w:top w:val="none" w:sz="0" w:space="0" w:color="auto"/>
                    <w:left w:val="none" w:sz="0" w:space="0" w:color="auto"/>
                    <w:bottom w:val="none" w:sz="0" w:space="0" w:color="auto"/>
                    <w:right w:val="none" w:sz="0" w:space="0" w:color="auto"/>
                  </w:divBdr>
                </w:div>
                <w:div w:id="715085690">
                  <w:marLeft w:val="0"/>
                  <w:marRight w:val="0"/>
                  <w:marTop w:val="0"/>
                  <w:marBottom w:val="0"/>
                  <w:divBdr>
                    <w:top w:val="none" w:sz="0" w:space="0" w:color="auto"/>
                    <w:left w:val="none" w:sz="0" w:space="0" w:color="auto"/>
                    <w:bottom w:val="none" w:sz="0" w:space="0" w:color="auto"/>
                    <w:right w:val="none" w:sz="0" w:space="0" w:color="auto"/>
                  </w:divBdr>
                </w:div>
                <w:div w:id="715087013">
                  <w:marLeft w:val="0"/>
                  <w:marRight w:val="0"/>
                  <w:marTop w:val="0"/>
                  <w:marBottom w:val="0"/>
                  <w:divBdr>
                    <w:top w:val="none" w:sz="0" w:space="0" w:color="auto"/>
                    <w:left w:val="none" w:sz="0" w:space="0" w:color="auto"/>
                    <w:bottom w:val="none" w:sz="0" w:space="0" w:color="auto"/>
                    <w:right w:val="none" w:sz="0" w:space="0" w:color="auto"/>
                  </w:divBdr>
                </w:div>
                <w:div w:id="716978245">
                  <w:marLeft w:val="0"/>
                  <w:marRight w:val="0"/>
                  <w:marTop w:val="0"/>
                  <w:marBottom w:val="0"/>
                  <w:divBdr>
                    <w:top w:val="none" w:sz="0" w:space="0" w:color="auto"/>
                    <w:left w:val="none" w:sz="0" w:space="0" w:color="auto"/>
                    <w:bottom w:val="none" w:sz="0" w:space="0" w:color="auto"/>
                    <w:right w:val="none" w:sz="0" w:space="0" w:color="auto"/>
                  </w:divBdr>
                </w:div>
                <w:div w:id="717165010">
                  <w:marLeft w:val="0"/>
                  <w:marRight w:val="0"/>
                  <w:marTop w:val="0"/>
                  <w:marBottom w:val="0"/>
                  <w:divBdr>
                    <w:top w:val="none" w:sz="0" w:space="0" w:color="auto"/>
                    <w:left w:val="none" w:sz="0" w:space="0" w:color="auto"/>
                    <w:bottom w:val="none" w:sz="0" w:space="0" w:color="auto"/>
                    <w:right w:val="none" w:sz="0" w:space="0" w:color="auto"/>
                  </w:divBdr>
                </w:div>
                <w:div w:id="717246050">
                  <w:marLeft w:val="0"/>
                  <w:marRight w:val="0"/>
                  <w:marTop w:val="0"/>
                  <w:marBottom w:val="0"/>
                  <w:divBdr>
                    <w:top w:val="none" w:sz="0" w:space="0" w:color="auto"/>
                    <w:left w:val="none" w:sz="0" w:space="0" w:color="auto"/>
                    <w:bottom w:val="none" w:sz="0" w:space="0" w:color="auto"/>
                    <w:right w:val="none" w:sz="0" w:space="0" w:color="auto"/>
                  </w:divBdr>
                </w:div>
                <w:div w:id="717585440">
                  <w:marLeft w:val="0"/>
                  <w:marRight w:val="0"/>
                  <w:marTop w:val="0"/>
                  <w:marBottom w:val="0"/>
                  <w:divBdr>
                    <w:top w:val="none" w:sz="0" w:space="0" w:color="auto"/>
                    <w:left w:val="none" w:sz="0" w:space="0" w:color="auto"/>
                    <w:bottom w:val="none" w:sz="0" w:space="0" w:color="auto"/>
                    <w:right w:val="none" w:sz="0" w:space="0" w:color="auto"/>
                  </w:divBdr>
                </w:div>
                <w:div w:id="718673123">
                  <w:marLeft w:val="0"/>
                  <w:marRight w:val="0"/>
                  <w:marTop w:val="0"/>
                  <w:marBottom w:val="0"/>
                  <w:divBdr>
                    <w:top w:val="none" w:sz="0" w:space="0" w:color="auto"/>
                    <w:left w:val="none" w:sz="0" w:space="0" w:color="auto"/>
                    <w:bottom w:val="none" w:sz="0" w:space="0" w:color="auto"/>
                    <w:right w:val="none" w:sz="0" w:space="0" w:color="auto"/>
                  </w:divBdr>
                </w:div>
                <w:div w:id="724570509">
                  <w:marLeft w:val="0"/>
                  <w:marRight w:val="0"/>
                  <w:marTop w:val="0"/>
                  <w:marBottom w:val="0"/>
                  <w:divBdr>
                    <w:top w:val="none" w:sz="0" w:space="0" w:color="auto"/>
                    <w:left w:val="none" w:sz="0" w:space="0" w:color="auto"/>
                    <w:bottom w:val="none" w:sz="0" w:space="0" w:color="auto"/>
                    <w:right w:val="none" w:sz="0" w:space="0" w:color="auto"/>
                  </w:divBdr>
                </w:div>
                <w:div w:id="726227213">
                  <w:marLeft w:val="0"/>
                  <w:marRight w:val="0"/>
                  <w:marTop w:val="0"/>
                  <w:marBottom w:val="0"/>
                  <w:divBdr>
                    <w:top w:val="none" w:sz="0" w:space="0" w:color="auto"/>
                    <w:left w:val="none" w:sz="0" w:space="0" w:color="auto"/>
                    <w:bottom w:val="none" w:sz="0" w:space="0" w:color="auto"/>
                    <w:right w:val="none" w:sz="0" w:space="0" w:color="auto"/>
                  </w:divBdr>
                </w:div>
                <w:div w:id="728577129">
                  <w:marLeft w:val="0"/>
                  <w:marRight w:val="0"/>
                  <w:marTop w:val="0"/>
                  <w:marBottom w:val="0"/>
                  <w:divBdr>
                    <w:top w:val="none" w:sz="0" w:space="0" w:color="auto"/>
                    <w:left w:val="none" w:sz="0" w:space="0" w:color="auto"/>
                    <w:bottom w:val="none" w:sz="0" w:space="0" w:color="auto"/>
                    <w:right w:val="none" w:sz="0" w:space="0" w:color="auto"/>
                  </w:divBdr>
                </w:div>
                <w:div w:id="729622056">
                  <w:marLeft w:val="0"/>
                  <w:marRight w:val="0"/>
                  <w:marTop w:val="0"/>
                  <w:marBottom w:val="0"/>
                  <w:divBdr>
                    <w:top w:val="none" w:sz="0" w:space="0" w:color="auto"/>
                    <w:left w:val="none" w:sz="0" w:space="0" w:color="auto"/>
                    <w:bottom w:val="none" w:sz="0" w:space="0" w:color="auto"/>
                    <w:right w:val="none" w:sz="0" w:space="0" w:color="auto"/>
                  </w:divBdr>
                </w:div>
                <w:div w:id="729809261">
                  <w:marLeft w:val="0"/>
                  <w:marRight w:val="0"/>
                  <w:marTop w:val="0"/>
                  <w:marBottom w:val="0"/>
                  <w:divBdr>
                    <w:top w:val="none" w:sz="0" w:space="0" w:color="auto"/>
                    <w:left w:val="none" w:sz="0" w:space="0" w:color="auto"/>
                    <w:bottom w:val="none" w:sz="0" w:space="0" w:color="auto"/>
                    <w:right w:val="none" w:sz="0" w:space="0" w:color="auto"/>
                  </w:divBdr>
                </w:div>
                <w:div w:id="729961162">
                  <w:marLeft w:val="0"/>
                  <w:marRight w:val="0"/>
                  <w:marTop w:val="0"/>
                  <w:marBottom w:val="0"/>
                  <w:divBdr>
                    <w:top w:val="none" w:sz="0" w:space="0" w:color="auto"/>
                    <w:left w:val="none" w:sz="0" w:space="0" w:color="auto"/>
                    <w:bottom w:val="none" w:sz="0" w:space="0" w:color="auto"/>
                    <w:right w:val="none" w:sz="0" w:space="0" w:color="auto"/>
                  </w:divBdr>
                </w:div>
                <w:div w:id="734820790">
                  <w:marLeft w:val="0"/>
                  <w:marRight w:val="0"/>
                  <w:marTop w:val="0"/>
                  <w:marBottom w:val="0"/>
                  <w:divBdr>
                    <w:top w:val="none" w:sz="0" w:space="0" w:color="auto"/>
                    <w:left w:val="none" w:sz="0" w:space="0" w:color="auto"/>
                    <w:bottom w:val="none" w:sz="0" w:space="0" w:color="auto"/>
                    <w:right w:val="none" w:sz="0" w:space="0" w:color="auto"/>
                  </w:divBdr>
                </w:div>
                <w:div w:id="735662468">
                  <w:marLeft w:val="0"/>
                  <w:marRight w:val="0"/>
                  <w:marTop w:val="0"/>
                  <w:marBottom w:val="0"/>
                  <w:divBdr>
                    <w:top w:val="none" w:sz="0" w:space="0" w:color="auto"/>
                    <w:left w:val="none" w:sz="0" w:space="0" w:color="auto"/>
                    <w:bottom w:val="none" w:sz="0" w:space="0" w:color="auto"/>
                    <w:right w:val="none" w:sz="0" w:space="0" w:color="auto"/>
                  </w:divBdr>
                </w:div>
                <w:div w:id="739253508">
                  <w:marLeft w:val="0"/>
                  <w:marRight w:val="0"/>
                  <w:marTop w:val="0"/>
                  <w:marBottom w:val="0"/>
                  <w:divBdr>
                    <w:top w:val="none" w:sz="0" w:space="0" w:color="auto"/>
                    <w:left w:val="none" w:sz="0" w:space="0" w:color="auto"/>
                    <w:bottom w:val="none" w:sz="0" w:space="0" w:color="auto"/>
                    <w:right w:val="none" w:sz="0" w:space="0" w:color="auto"/>
                  </w:divBdr>
                </w:div>
                <w:div w:id="739329132">
                  <w:marLeft w:val="0"/>
                  <w:marRight w:val="0"/>
                  <w:marTop w:val="0"/>
                  <w:marBottom w:val="0"/>
                  <w:divBdr>
                    <w:top w:val="none" w:sz="0" w:space="0" w:color="auto"/>
                    <w:left w:val="none" w:sz="0" w:space="0" w:color="auto"/>
                    <w:bottom w:val="none" w:sz="0" w:space="0" w:color="auto"/>
                    <w:right w:val="none" w:sz="0" w:space="0" w:color="auto"/>
                  </w:divBdr>
                </w:div>
                <w:div w:id="740635598">
                  <w:marLeft w:val="0"/>
                  <w:marRight w:val="0"/>
                  <w:marTop w:val="0"/>
                  <w:marBottom w:val="0"/>
                  <w:divBdr>
                    <w:top w:val="none" w:sz="0" w:space="0" w:color="auto"/>
                    <w:left w:val="none" w:sz="0" w:space="0" w:color="auto"/>
                    <w:bottom w:val="none" w:sz="0" w:space="0" w:color="auto"/>
                    <w:right w:val="none" w:sz="0" w:space="0" w:color="auto"/>
                  </w:divBdr>
                </w:div>
                <w:div w:id="746416640">
                  <w:marLeft w:val="0"/>
                  <w:marRight w:val="0"/>
                  <w:marTop w:val="0"/>
                  <w:marBottom w:val="0"/>
                  <w:divBdr>
                    <w:top w:val="none" w:sz="0" w:space="0" w:color="auto"/>
                    <w:left w:val="none" w:sz="0" w:space="0" w:color="auto"/>
                    <w:bottom w:val="none" w:sz="0" w:space="0" w:color="auto"/>
                    <w:right w:val="none" w:sz="0" w:space="0" w:color="auto"/>
                  </w:divBdr>
                </w:div>
                <w:div w:id="747963317">
                  <w:marLeft w:val="0"/>
                  <w:marRight w:val="0"/>
                  <w:marTop w:val="0"/>
                  <w:marBottom w:val="0"/>
                  <w:divBdr>
                    <w:top w:val="none" w:sz="0" w:space="0" w:color="auto"/>
                    <w:left w:val="none" w:sz="0" w:space="0" w:color="auto"/>
                    <w:bottom w:val="none" w:sz="0" w:space="0" w:color="auto"/>
                    <w:right w:val="none" w:sz="0" w:space="0" w:color="auto"/>
                  </w:divBdr>
                </w:div>
                <w:div w:id="749623721">
                  <w:marLeft w:val="0"/>
                  <w:marRight w:val="0"/>
                  <w:marTop w:val="0"/>
                  <w:marBottom w:val="0"/>
                  <w:divBdr>
                    <w:top w:val="none" w:sz="0" w:space="0" w:color="auto"/>
                    <w:left w:val="none" w:sz="0" w:space="0" w:color="auto"/>
                    <w:bottom w:val="none" w:sz="0" w:space="0" w:color="auto"/>
                    <w:right w:val="none" w:sz="0" w:space="0" w:color="auto"/>
                  </w:divBdr>
                </w:div>
                <w:div w:id="750272108">
                  <w:marLeft w:val="0"/>
                  <w:marRight w:val="0"/>
                  <w:marTop w:val="0"/>
                  <w:marBottom w:val="0"/>
                  <w:divBdr>
                    <w:top w:val="none" w:sz="0" w:space="0" w:color="auto"/>
                    <w:left w:val="none" w:sz="0" w:space="0" w:color="auto"/>
                    <w:bottom w:val="none" w:sz="0" w:space="0" w:color="auto"/>
                    <w:right w:val="none" w:sz="0" w:space="0" w:color="auto"/>
                  </w:divBdr>
                </w:div>
                <w:div w:id="751896680">
                  <w:marLeft w:val="0"/>
                  <w:marRight w:val="0"/>
                  <w:marTop w:val="0"/>
                  <w:marBottom w:val="0"/>
                  <w:divBdr>
                    <w:top w:val="none" w:sz="0" w:space="0" w:color="auto"/>
                    <w:left w:val="none" w:sz="0" w:space="0" w:color="auto"/>
                    <w:bottom w:val="none" w:sz="0" w:space="0" w:color="auto"/>
                    <w:right w:val="none" w:sz="0" w:space="0" w:color="auto"/>
                  </w:divBdr>
                </w:div>
                <w:div w:id="753863692">
                  <w:marLeft w:val="0"/>
                  <w:marRight w:val="0"/>
                  <w:marTop w:val="0"/>
                  <w:marBottom w:val="0"/>
                  <w:divBdr>
                    <w:top w:val="none" w:sz="0" w:space="0" w:color="auto"/>
                    <w:left w:val="none" w:sz="0" w:space="0" w:color="auto"/>
                    <w:bottom w:val="none" w:sz="0" w:space="0" w:color="auto"/>
                    <w:right w:val="none" w:sz="0" w:space="0" w:color="auto"/>
                  </w:divBdr>
                </w:div>
                <w:div w:id="758720381">
                  <w:marLeft w:val="0"/>
                  <w:marRight w:val="0"/>
                  <w:marTop w:val="0"/>
                  <w:marBottom w:val="0"/>
                  <w:divBdr>
                    <w:top w:val="none" w:sz="0" w:space="0" w:color="auto"/>
                    <w:left w:val="none" w:sz="0" w:space="0" w:color="auto"/>
                    <w:bottom w:val="none" w:sz="0" w:space="0" w:color="auto"/>
                    <w:right w:val="none" w:sz="0" w:space="0" w:color="auto"/>
                  </w:divBdr>
                </w:div>
                <w:div w:id="765003631">
                  <w:marLeft w:val="0"/>
                  <w:marRight w:val="0"/>
                  <w:marTop w:val="0"/>
                  <w:marBottom w:val="0"/>
                  <w:divBdr>
                    <w:top w:val="none" w:sz="0" w:space="0" w:color="auto"/>
                    <w:left w:val="none" w:sz="0" w:space="0" w:color="auto"/>
                    <w:bottom w:val="none" w:sz="0" w:space="0" w:color="auto"/>
                    <w:right w:val="none" w:sz="0" w:space="0" w:color="auto"/>
                  </w:divBdr>
                </w:div>
                <w:div w:id="766314479">
                  <w:marLeft w:val="0"/>
                  <w:marRight w:val="0"/>
                  <w:marTop w:val="0"/>
                  <w:marBottom w:val="0"/>
                  <w:divBdr>
                    <w:top w:val="none" w:sz="0" w:space="0" w:color="auto"/>
                    <w:left w:val="none" w:sz="0" w:space="0" w:color="auto"/>
                    <w:bottom w:val="none" w:sz="0" w:space="0" w:color="auto"/>
                    <w:right w:val="none" w:sz="0" w:space="0" w:color="auto"/>
                  </w:divBdr>
                </w:div>
                <w:div w:id="766391043">
                  <w:marLeft w:val="0"/>
                  <w:marRight w:val="0"/>
                  <w:marTop w:val="0"/>
                  <w:marBottom w:val="0"/>
                  <w:divBdr>
                    <w:top w:val="none" w:sz="0" w:space="0" w:color="auto"/>
                    <w:left w:val="none" w:sz="0" w:space="0" w:color="auto"/>
                    <w:bottom w:val="none" w:sz="0" w:space="0" w:color="auto"/>
                    <w:right w:val="none" w:sz="0" w:space="0" w:color="auto"/>
                  </w:divBdr>
                </w:div>
                <w:div w:id="766661549">
                  <w:marLeft w:val="0"/>
                  <w:marRight w:val="0"/>
                  <w:marTop w:val="0"/>
                  <w:marBottom w:val="0"/>
                  <w:divBdr>
                    <w:top w:val="none" w:sz="0" w:space="0" w:color="auto"/>
                    <w:left w:val="none" w:sz="0" w:space="0" w:color="auto"/>
                    <w:bottom w:val="none" w:sz="0" w:space="0" w:color="auto"/>
                    <w:right w:val="none" w:sz="0" w:space="0" w:color="auto"/>
                  </w:divBdr>
                </w:div>
                <w:div w:id="766969035">
                  <w:marLeft w:val="0"/>
                  <w:marRight w:val="0"/>
                  <w:marTop w:val="0"/>
                  <w:marBottom w:val="0"/>
                  <w:divBdr>
                    <w:top w:val="none" w:sz="0" w:space="0" w:color="auto"/>
                    <w:left w:val="none" w:sz="0" w:space="0" w:color="auto"/>
                    <w:bottom w:val="none" w:sz="0" w:space="0" w:color="auto"/>
                    <w:right w:val="none" w:sz="0" w:space="0" w:color="auto"/>
                  </w:divBdr>
                </w:div>
                <w:div w:id="767851422">
                  <w:marLeft w:val="0"/>
                  <w:marRight w:val="0"/>
                  <w:marTop w:val="0"/>
                  <w:marBottom w:val="0"/>
                  <w:divBdr>
                    <w:top w:val="none" w:sz="0" w:space="0" w:color="auto"/>
                    <w:left w:val="none" w:sz="0" w:space="0" w:color="auto"/>
                    <w:bottom w:val="none" w:sz="0" w:space="0" w:color="auto"/>
                    <w:right w:val="none" w:sz="0" w:space="0" w:color="auto"/>
                  </w:divBdr>
                </w:div>
                <w:div w:id="768740000">
                  <w:marLeft w:val="0"/>
                  <w:marRight w:val="0"/>
                  <w:marTop w:val="0"/>
                  <w:marBottom w:val="0"/>
                  <w:divBdr>
                    <w:top w:val="none" w:sz="0" w:space="0" w:color="auto"/>
                    <w:left w:val="none" w:sz="0" w:space="0" w:color="auto"/>
                    <w:bottom w:val="none" w:sz="0" w:space="0" w:color="auto"/>
                    <w:right w:val="none" w:sz="0" w:space="0" w:color="auto"/>
                  </w:divBdr>
                </w:div>
                <w:div w:id="772284532">
                  <w:marLeft w:val="0"/>
                  <w:marRight w:val="0"/>
                  <w:marTop w:val="0"/>
                  <w:marBottom w:val="0"/>
                  <w:divBdr>
                    <w:top w:val="none" w:sz="0" w:space="0" w:color="auto"/>
                    <w:left w:val="none" w:sz="0" w:space="0" w:color="auto"/>
                    <w:bottom w:val="none" w:sz="0" w:space="0" w:color="auto"/>
                    <w:right w:val="none" w:sz="0" w:space="0" w:color="auto"/>
                  </w:divBdr>
                </w:div>
                <w:div w:id="775759172">
                  <w:marLeft w:val="0"/>
                  <w:marRight w:val="0"/>
                  <w:marTop w:val="0"/>
                  <w:marBottom w:val="0"/>
                  <w:divBdr>
                    <w:top w:val="none" w:sz="0" w:space="0" w:color="auto"/>
                    <w:left w:val="none" w:sz="0" w:space="0" w:color="auto"/>
                    <w:bottom w:val="none" w:sz="0" w:space="0" w:color="auto"/>
                    <w:right w:val="none" w:sz="0" w:space="0" w:color="auto"/>
                  </w:divBdr>
                </w:div>
                <w:div w:id="775905189">
                  <w:marLeft w:val="0"/>
                  <w:marRight w:val="0"/>
                  <w:marTop w:val="0"/>
                  <w:marBottom w:val="0"/>
                  <w:divBdr>
                    <w:top w:val="none" w:sz="0" w:space="0" w:color="auto"/>
                    <w:left w:val="none" w:sz="0" w:space="0" w:color="auto"/>
                    <w:bottom w:val="none" w:sz="0" w:space="0" w:color="auto"/>
                    <w:right w:val="none" w:sz="0" w:space="0" w:color="auto"/>
                  </w:divBdr>
                </w:div>
                <w:div w:id="776944228">
                  <w:marLeft w:val="0"/>
                  <w:marRight w:val="0"/>
                  <w:marTop w:val="0"/>
                  <w:marBottom w:val="0"/>
                  <w:divBdr>
                    <w:top w:val="none" w:sz="0" w:space="0" w:color="auto"/>
                    <w:left w:val="none" w:sz="0" w:space="0" w:color="auto"/>
                    <w:bottom w:val="none" w:sz="0" w:space="0" w:color="auto"/>
                    <w:right w:val="none" w:sz="0" w:space="0" w:color="auto"/>
                  </w:divBdr>
                </w:div>
                <w:div w:id="778839129">
                  <w:marLeft w:val="0"/>
                  <w:marRight w:val="0"/>
                  <w:marTop w:val="0"/>
                  <w:marBottom w:val="0"/>
                  <w:divBdr>
                    <w:top w:val="none" w:sz="0" w:space="0" w:color="auto"/>
                    <w:left w:val="none" w:sz="0" w:space="0" w:color="auto"/>
                    <w:bottom w:val="none" w:sz="0" w:space="0" w:color="auto"/>
                    <w:right w:val="none" w:sz="0" w:space="0" w:color="auto"/>
                  </w:divBdr>
                </w:div>
                <w:div w:id="782841099">
                  <w:marLeft w:val="0"/>
                  <w:marRight w:val="0"/>
                  <w:marTop w:val="0"/>
                  <w:marBottom w:val="0"/>
                  <w:divBdr>
                    <w:top w:val="none" w:sz="0" w:space="0" w:color="auto"/>
                    <w:left w:val="none" w:sz="0" w:space="0" w:color="auto"/>
                    <w:bottom w:val="none" w:sz="0" w:space="0" w:color="auto"/>
                    <w:right w:val="none" w:sz="0" w:space="0" w:color="auto"/>
                  </w:divBdr>
                </w:div>
                <w:div w:id="783623461">
                  <w:marLeft w:val="0"/>
                  <w:marRight w:val="0"/>
                  <w:marTop w:val="0"/>
                  <w:marBottom w:val="0"/>
                  <w:divBdr>
                    <w:top w:val="none" w:sz="0" w:space="0" w:color="auto"/>
                    <w:left w:val="none" w:sz="0" w:space="0" w:color="auto"/>
                    <w:bottom w:val="none" w:sz="0" w:space="0" w:color="auto"/>
                    <w:right w:val="none" w:sz="0" w:space="0" w:color="auto"/>
                  </w:divBdr>
                </w:div>
                <w:div w:id="789782240">
                  <w:marLeft w:val="0"/>
                  <w:marRight w:val="0"/>
                  <w:marTop w:val="0"/>
                  <w:marBottom w:val="0"/>
                  <w:divBdr>
                    <w:top w:val="none" w:sz="0" w:space="0" w:color="auto"/>
                    <w:left w:val="none" w:sz="0" w:space="0" w:color="auto"/>
                    <w:bottom w:val="none" w:sz="0" w:space="0" w:color="auto"/>
                    <w:right w:val="none" w:sz="0" w:space="0" w:color="auto"/>
                  </w:divBdr>
                </w:div>
                <w:div w:id="789978396">
                  <w:marLeft w:val="0"/>
                  <w:marRight w:val="0"/>
                  <w:marTop w:val="0"/>
                  <w:marBottom w:val="0"/>
                  <w:divBdr>
                    <w:top w:val="none" w:sz="0" w:space="0" w:color="auto"/>
                    <w:left w:val="none" w:sz="0" w:space="0" w:color="auto"/>
                    <w:bottom w:val="none" w:sz="0" w:space="0" w:color="auto"/>
                    <w:right w:val="none" w:sz="0" w:space="0" w:color="auto"/>
                  </w:divBdr>
                </w:div>
                <w:div w:id="790169781">
                  <w:marLeft w:val="0"/>
                  <w:marRight w:val="0"/>
                  <w:marTop w:val="0"/>
                  <w:marBottom w:val="0"/>
                  <w:divBdr>
                    <w:top w:val="none" w:sz="0" w:space="0" w:color="auto"/>
                    <w:left w:val="none" w:sz="0" w:space="0" w:color="auto"/>
                    <w:bottom w:val="none" w:sz="0" w:space="0" w:color="auto"/>
                    <w:right w:val="none" w:sz="0" w:space="0" w:color="auto"/>
                  </w:divBdr>
                </w:div>
                <w:div w:id="790251320">
                  <w:marLeft w:val="0"/>
                  <w:marRight w:val="0"/>
                  <w:marTop w:val="0"/>
                  <w:marBottom w:val="0"/>
                  <w:divBdr>
                    <w:top w:val="none" w:sz="0" w:space="0" w:color="auto"/>
                    <w:left w:val="none" w:sz="0" w:space="0" w:color="auto"/>
                    <w:bottom w:val="none" w:sz="0" w:space="0" w:color="auto"/>
                    <w:right w:val="none" w:sz="0" w:space="0" w:color="auto"/>
                  </w:divBdr>
                </w:div>
                <w:div w:id="791242810">
                  <w:marLeft w:val="0"/>
                  <w:marRight w:val="0"/>
                  <w:marTop w:val="0"/>
                  <w:marBottom w:val="0"/>
                  <w:divBdr>
                    <w:top w:val="none" w:sz="0" w:space="0" w:color="auto"/>
                    <w:left w:val="none" w:sz="0" w:space="0" w:color="auto"/>
                    <w:bottom w:val="none" w:sz="0" w:space="0" w:color="auto"/>
                    <w:right w:val="none" w:sz="0" w:space="0" w:color="auto"/>
                  </w:divBdr>
                </w:div>
                <w:div w:id="791436462">
                  <w:marLeft w:val="0"/>
                  <w:marRight w:val="0"/>
                  <w:marTop w:val="0"/>
                  <w:marBottom w:val="0"/>
                  <w:divBdr>
                    <w:top w:val="none" w:sz="0" w:space="0" w:color="auto"/>
                    <w:left w:val="none" w:sz="0" w:space="0" w:color="auto"/>
                    <w:bottom w:val="none" w:sz="0" w:space="0" w:color="auto"/>
                    <w:right w:val="none" w:sz="0" w:space="0" w:color="auto"/>
                  </w:divBdr>
                </w:div>
                <w:div w:id="791559827">
                  <w:marLeft w:val="0"/>
                  <w:marRight w:val="0"/>
                  <w:marTop w:val="0"/>
                  <w:marBottom w:val="0"/>
                  <w:divBdr>
                    <w:top w:val="none" w:sz="0" w:space="0" w:color="auto"/>
                    <w:left w:val="none" w:sz="0" w:space="0" w:color="auto"/>
                    <w:bottom w:val="none" w:sz="0" w:space="0" w:color="auto"/>
                    <w:right w:val="none" w:sz="0" w:space="0" w:color="auto"/>
                  </w:divBdr>
                </w:div>
                <w:div w:id="793326245">
                  <w:marLeft w:val="0"/>
                  <w:marRight w:val="0"/>
                  <w:marTop w:val="0"/>
                  <w:marBottom w:val="0"/>
                  <w:divBdr>
                    <w:top w:val="none" w:sz="0" w:space="0" w:color="auto"/>
                    <w:left w:val="none" w:sz="0" w:space="0" w:color="auto"/>
                    <w:bottom w:val="none" w:sz="0" w:space="0" w:color="auto"/>
                    <w:right w:val="none" w:sz="0" w:space="0" w:color="auto"/>
                  </w:divBdr>
                </w:div>
                <w:div w:id="794450306">
                  <w:marLeft w:val="0"/>
                  <w:marRight w:val="0"/>
                  <w:marTop w:val="0"/>
                  <w:marBottom w:val="0"/>
                  <w:divBdr>
                    <w:top w:val="none" w:sz="0" w:space="0" w:color="auto"/>
                    <w:left w:val="none" w:sz="0" w:space="0" w:color="auto"/>
                    <w:bottom w:val="none" w:sz="0" w:space="0" w:color="auto"/>
                    <w:right w:val="none" w:sz="0" w:space="0" w:color="auto"/>
                  </w:divBdr>
                </w:div>
                <w:div w:id="794911148">
                  <w:marLeft w:val="0"/>
                  <w:marRight w:val="0"/>
                  <w:marTop w:val="0"/>
                  <w:marBottom w:val="0"/>
                  <w:divBdr>
                    <w:top w:val="none" w:sz="0" w:space="0" w:color="auto"/>
                    <w:left w:val="none" w:sz="0" w:space="0" w:color="auto"/>
                    <w:bottom w:val="none" w:sz="0" w:space="0" w:color="auto"/>
                    <w:right w:val="none" w:sz="0" w:space="0" w:color="auto"/>
                  </w:divBdr>
                </w:div>
                <w:div w:id="796991116">
                  <w:marLeft w:val="0"/>
                  <w:marRight w:val="0"/>
                  <w:marTop w:val="0"/>
                  <w:marBottom w:val="0"/>
                  <w:divBdr>
                    <w:top w:val="none" w:sz="0" w:space="0" w:color="auto"/>
                    <w:left w:val="none" w:sz="0" w:space="0" w:color="auto"/>
                    <w:bottom w:val="none" w:sz="0" w:space="0" w:color="auto"/>
                    <w:right w:val="none" w:sz="0" w:space="0" w:color="auto"/>
                  </w:divBdr>
                </w:div>
                <w:div w:id="798839671">
                  <w:marLeft w:val="0"/>
                  <w:marRight w:val="0"/>
                  <w:marTop w:val="0"/>
                  <w:marBottom w:val="0"/>
                  <w:divBdr>
                    <w:top w:val="none" w:sz="0" w:space="0" w:color="auto"/>
                    <w:left w:val="none" w:sz="0" w:space="0" w:color="auto"/>
                    <w:bottom w:val="none" w:sz="0" w:space="0" w:color="auto"/>
                    <w:right w:val="none" w:sz="0" w:space="0" w:color="auto"/>
                  </w:divBdr>
                </w:div>
                <w:div w:id="801389534">
                  <w:marLeft w:val="0"/>
                  <w:marRight w:val="0"/>
                  <w:marTop w:val="0"/>
                  <w:marBottom w:val="0"/>
                  <w:divBdr>
                    <w:top w:val="none" w:sz="0" w:space="0" w:color="auto"/>
                    <w:left w:val="none" w:sz="0" w:space="0" w:color="auto"/>
                    <w:bottom w:val="none" w:sz="0" w:space="0" w:color="auto"/>
                    <w:right w:val="none" w:sz="0" w:space="0" w:color="auto"/>
                  </w:divBdr>
                </w:div>
                <w:div w:id="801654466">
                  <w:marLeft w:val="0"/>
                  <w:marRight w:val="0"/>
                  <w:marTop w:val="0"/>
                  <w:marBottom w:val="0"/>
                  <w:divBdr>
                    <w:top w:val="none" w:sz="0" w:space="0" w:color="auto"/>
                    <w:left w:val="none" w:sz="0" w:space="0" w:color="auto"/>
                    <w:bottom w:val="none" w:sz="0" w:space="0" w:color="auto"/>
                    <w:right w:val="none" w:sz="0" w:space="0" w:color="auto"/>
                  </w:divBdr>
                </w:div>
                <w:div w:id="802238388">
                  <w:marLeft w:val="0"/>
                  <w:marRight w:val="0"/>
                  <w:marTop w:val="0"/>
                  <w:marBottom w:val="0"/>
                  <w:divBdr>
                    <w:top w:val="none" w:sz="0" w:space="0" w:color="auto"/>
                    <w:left w:val="none" w:sz="0" w:space="0" w:color="auto"/>
                    <w:bottom w:val="none" w:sz="0" w:space="0" w:color="auto"/>
                    <w:right w:val="none" w:sz="0" w:space="0" w:color="auto"/>
                  </w:divBdr>
                </w:div>
                <w:div w:id="803961202">
                  <w:marLeft w:val="0"/>
                  <w:marRight w:val="0"/>
                  <w:marTop w:val="0"/>
                  <w:marBottom w:val="0"/>
                  <w:divBdr>
                    <w:top w:val="none" w:sz="0" w:space="0" w:color="auto"/>
                    <w:left w:val="none" w:sz="0" w:space="0" w:color="auto"/>
                    <w:bottom w:val="none" w:sz="0" w:space="0" w:color="auto"/>
                    <w:right w:val="none" w:sz="0" w:space="0" w:color="auto"/>
                  </w:divBdr>
                </w:div>
                <w:div w:id="805927549">
                  <w:marLeft w:val="0"/>
                  <w:marRight w:val="0"/>
                  <w:marTop w:val="0"/>
                  <w:marBottom w:val="0"/>
                  <w:divBdr>
                    <w:top w:val="none" w:sz="0" w:space="0" w:color="auto"/>
                    <w:left w:val="none" w:sz="0" w:space="0" w:color="auto"/>
                    <w:bottom w:val="none" w:sz="0" w:space="0" w:color="auto"/>
                    <w:right w:val="none" w:sz="0" w:space="0" w:color="auto"/>
                  </w:divBdr>
                </w:div>
                <w:div w:id="813572170">
                  <w:marLeft w:val="0"/>
                  <w:marRight w:val="0"/>
                  <w:marTop w:val="0"/>
                  <w:marBottom w:val="0"/>
                  <w:divBdr>
                    <w:top w:val="none" w:sz="0" w:space="0" w:color="auto"/>
                    <w:left w:val="none" w:sz="0" w:space="0" w:color="auto"/>
                    <w:bottom w:val="none" w:sz="0" w:space="0" w:color="auto"/>
                    <w:right w:val="none" w:sz="0" w:space="0" w:color="auto"/>
                  </w:divBdr>
                </w:div>
                <w:div w:id="814294869">
                  <w:marLeft w:val="0"/>
                  <w:marRight w:val="0"/>
                  <w:marTop w:val="0"/>
                  <w:marBottom w:val="0"/>
                  <w:divBdr>
                    <w:top w:val="none" w:sz="0" w:space="0" w:color="auto"/>
                    <w:left w:val="none" w:sz="0" w:space="0" w:color="auto"/>
                    <w:bottom w:val="none" w:sz="0" w:space="0" w:color="auto"/>
                    <w:right w:val="none" w:sz="0" w:space="0" w:color="auto"/>
                  </w:divBdr>
                </w:div>
                <w:div w:id="816144359">
                  <w:marLeft w:val="0"/>
                  <w:marRight w:val="0"/>
                  <w:marTop w:val="0"/>
                  <w:marBottom w:val="0"/>
                  <w:divBdr>
                    <w:top w:val="none" w:sz="0" w:space="0" w:color="auto"/>
                    <w:left w:val="none" w:sz="0" w:space="0" w:color="auto"/>
                    <w:bottom w:val="none" w:sz="0" w:space="0" w:color="auto"/>
                    <w:right w:val="none" w:sz="0" w:space="0" w:color="auto"/>
                  </w:divBdr>
                </w:div>
                <w:div w:id="816266050">
                  <w:marLeft w:val="0"/>
                  <w:marRight w:val="0"/>
                  <w:marTop w:val="0"/>
                  <w:marBottom w:val="0"/>
                  <w:divBdr>
                    <w:top w:val="none" w:sz="0" w:space="0" w:color="auto"/>
                    <w:left w:val="none" w:sz="0" w:space="0" w:color="auto"/>
                    <w:bottom w:val="none" w:sz="0" w:space="0" w:color="auto"/>
                    <w:right w:val="none" w:sz="0" w:space="0" w:color="auto"/>
                  </w:divBdr>
                </w:div>
                <w:div w:id="816846570">
                  <w:marLeft w:val="0"/>
                  <w:marRight w:val="0"/>
                  <w:marTop w:val="0"/>
                  <w:marBottom w:val="0"/>
                  <w:divBdr>
                    <w:top w:val="none" w:sz="0" w:space="0" w:color="auto"/>
                    <w:left w:val="none" w:sz="0" w:space="0" w:color="auto"/>
                    <w:bottom w:val="none" w:sz="0" w:space="0" w:color="auto"/>
                    <w:right w:val="none" w:sz="0" w:space="0" w:color="auto"/>
                  </w:divBdr>
                </w:div>
                <w:div w:id="819074907">
                  <w:marLeft w:val="0"/>
                  <w:marRight w:val="0"/>
                  <w:marTop w:val="0"/>
                  <w:marBottom w:val="0"/>
                  <w:divBdr>
                    <w:top w:val="none" w:sz="0" w:space="0" w:color="auto"/>
                    <w:left w:val="none" w:sz="0" w:space="0" w:color="auto"/>
                    <w:bottom w:val="none" w:sz="0" w:space="0" w:color="auto"/>
                    <w:right w:val="none" w:sz="0" w:space="0" w:color="auto"/>
                  </w:divBdr>
                </w:div>
                <w:div w:id="819083200">
                  <w:marLeft w:val="0"/>
                  <w:marRight w:val="0"/>
                  <w:marTop w:val="0"/>
                  <w:marBottom w:val="0"/>
                  <w:divBdr>
                    <w:top w:val="none" w:sz="0" w:space="0" w:color="auto"/>
                    <w:left w:val="none" w:sz="0" w:space="0" w:color="auto"/>
                    <w:bottom w:val="none" w:sz="0" w:space="0" w:color="auto"/>
                    <w:right w:val="none" w:sz="0" w:space="0" w:color="auto"/>
                  </w:divBdr>
                </w:div>
                <w:div w:id="819462523">
                  <w:marLeft w:val="0"/>
                  <w:marRight w:val="0"/>
                  <w:marTop w:val="0"/>
                  <w:marBottom w:val="0"/>
                  <w:divBdr>
                    <w:top w:val="none" w:sz="0" w:space="0" w:color="auto"/>
                    <w:left w:val="none" w:sz="0" w:space="0" w:color="auto"/>
                    <w:bottom w:val="none" w:sz="0" w:space="0" w:color="auto"/>
                    <w:right w:val="none" w:sz="0" w:space="0" w:color="auto"/>
                  </w:divBdr>
                </w:div>
                <w:div w:id="820384335">
                  <w:marLeft w:val="0"/>
                  <w:marRight w:val="0"/>
                  <w:marTop w:val="0"/>
                  <w:marBottom w:val="0"/>
                  <w:divBdr>
                    <w:top w:val="none" w:sz="0" w:space="0" w:color="auto"/>
                    <w:left w:val="none" w:sz="0" w:space="0" w:color="auto"/>
                    <w:bottom w:val="none" w:sz="0" w:space="0" w:color="auto"/>
                    <w:right w:val="none" w:sz="0" w:space="0" w:color="auto"/>
                  </w:divBdr>
                </w:div>
                <w:div w:id="821196540">
                  <w:marLeft w:val="0"/>
                  <w:marRight w:val="0"/>
                  <w:marTop w:val="0"/>
                  <w:marBottom w:val="0"/>
                  <w:divBdr>
                    <w:top w:val="none" w:sz="0" w:space="0" w:color="auto"/>
                    <w:left w:val="none" w:sz="0" w:space="0" w:color="auto"/>
                    <w:bottom w:val="none" w:sz="0" w:space="0" w:color="auto"/>
                    <w:right w:val="none" w:sz="0" w:space="0" w:color="auto"/>
                  </w:divBdr>
                </w:div>
                <w:div w:id="823741884">
                  <w:marLeft w:val="0"/>
                  <w:marRight w:val="0"/>
                  <w:marTop w:val="0"/>
                  <w:marBottom w:val="0"/>
                  <w:divBdr>
                    <w:top w:val="none" w:sz="0" w:space="0" w:color="auto"/>
                    <w:left w:val="none" w:sz="0" w:space="0" w:color="auto"/>
                    <w:bottom w:val="none" w:sz="0" w:space="0" w:color="auto"/>
                    <w:right w:val="none" w:sz="0" w:space="0" w:color="auto"/>
                  </w:divBdr>
                </w:div>
                <w:div w:id="825365756">
                  <w:marLeft w:val="0"/>
                  <w:marRight w:val="0"/>
                  <w:marTop w:val="0"/>
                  <w:marBottom w:val="0"/>
                  <w:divBdr>
                    <w:top w:val="none" w:sz="0" w:space="0" w:color="auto"/>
                    <w:left w:val="none" w:sz="0" w:space="0" w:color="auto"/>
                    <w:bottom w:val="none" w:sz="0" w:space="0" w:color="auto"/>
                    <w:right w:val="none" w:sz="0" w:space="0" w:color="auto"/>
                  </w:divBdr>
                </w:div>
                <w:div w:id="829104879">
                  <w:marLeft w:val="0"/>
                  <w:marRight w:val="0"/>
                  <w:marTop w:val="0"/>
                  <w:marBottom w:val="0"/>
                  <w:divBdr>
                    <w:top w:val="none" w:sz="0" w:space="0" w:color="auto"/>
                    <w:left w:val="none" w:sz="0" w:space="0" w:color="auto"/>
                    <w:bottom w:val="none" w:sz="0" w:space="0" w:color="auto"/>
                    <w:right w:val="none" w:sz="0" w:space="0" w:color="auto"/>
                  </w:divBdr>
                </w:div>
                <w:div w:id="829444514">
                  <w:marLeft w:val="0"/>
                  <w:marRight w:val="0"/>
                  <w:marTop w:val="0"/>
                  <w:marBottom w:val="0"/>
                  <w:divBdr>
                    <w:top w:val="none" w:sz="0" w:space="0" w:color="auto"/>
                    <w:left w:val="none" w:sz="0" w:space="0" w:color="auto"/>
                    <w:bottom w:val="none" w:sz="0" w:space="0" w:color="auto"/>
                    <w:right w:val="none" w:sz="0" w:space="0" w:color="auto"/>
                  </w:divBdr>
                </w:div>
                <w:div w:id="829759728">
                  <w:marLeft w:val="0"/>
                  <w:marRight w:val="0"/>
                  <w:marTop w:val="0"/>
                  <w:marBottom w:val="0"/>
                  <w:divBdr>
                    <w:top w:val="none" w:sz="0" w:space="0" w:color="auto"/>
                    <w:left w:val="none" w:sz="0" w:space="0" w:color="auto"/>
                    <w:bottom w:val="none" w:sz="0" w:space="0" w:color="auto"/>
                    <w:right w:val="none" w:sz="0" w:space="0" w:color="auto"/>
                  </w:divBdr>
                </w:div>
                <w:div w:id="829833230">
                  <w:marLeft w:val="0"/>
                  <w:marRight w:val="0"/>
                  <w:marTop w:val="0"/>
                  <w:marBottom w:val="0"/>
                  <w:divBdr>
                    <w:top w:val="none" w:sz="0" w:space="0" w:color="auto"/>
                    <w:left w:val="none" w:sz="0" w:space="0" w:color="auto"/>
                    <w:bottom w:val="none" w:sz="0" w:space="0" w:color="auto"/>
                    <w:right w:val="none" w:sz="0" w:space="0" w:color="auto"/>
                  </w:divBdr>
                </w:div>
                <w:div w:id="829834630">
                  <w:marLeft w:val="0"/>
                  <w:marRight w:val="0"/>
                  <w:marTop w:val="0"/>
                  <w:marBottom w:val="0"/>
                  <w:divBdr>
                    <w:top w:val="none" w:sz="0" w:space="0" w:color="auto"/>
                    <w:left w:val="none" w:sz="0" w:space="0" w:color="auto"/>
                    <w:bottom w:val="none" w:sz="0" w:space="0" w:color="auto"/>
                    <w:right w:val="none" w:sz="0" w:space="0" w:color="auto"/>
                  </w:divBdr>
                </w:div>
                <w:div w:id="830414607">
                  <w:marLeft w:val="0"/>
                  <w:marRight w:val="0"/>
                  <w:marTop w:val="0"/>
                  <w:marBottom w:val="0"/>
                  <w:divBdr>
                    <w:top w:val="none" w:sz="0" w:space="0" w:color="auto"/>
                    <w:left w:val="none" w:sz="0" w:space="0" w:color="auto"/>
                    <w:bottom w:val="none" w:sz="0" w:space="0" w:color="auto"/>
                    <w:right w:val="none" w:sz="0" w:space="0" w:color="auto"/>
                  </w:divBdr>
                </w:div>
                <w:div w:id="830874276">
                  <w:marLeft w:val="0"/>
                  <w:marRight w:val="0"/>
                  <w:marTop w:val="0"/>
                  <w:marBottom w:val="0"/>
                  <w:divBdr>
                    <w:top w:val="none" w:sz="0" w:space="0" w:color="auto"/>
                    <w:left w:val="none" w:sz="0" w:space="0" w:color="auto"/>
                    <w:bottom w:val="none" w:sz="0" w:space="0" w:color="auto"/>
                    <w:right w:val="none" w:sz="0" w:space="0" w:color="auto"/>
                  </w:divBdr>
                </w:div>
                <w:div w:id="830949881">
                  <w:marLeft w:val="0"/>
                  <w:marRight w:val="0"/>
                  <w:marTop w:val="0"/>
                  <w:marBottom w:val="0"/>
                  <w:divBdr>
                    <w:top w:val="none" w:sz="0" w:space="0" w:color="auto"/>
                    <w:left w:val="none" w:sz="0" w:space="0" w:color="auto"/>
                    <w:bottom w:val="none" w:sz="0" w:space="0" w:color="auto"/>
                    <w:right w:val="none" w:sz="0" w:space="0" w:color="auto"/>
                  </w:divBdr>
                </w:div>
                <w:div w:id="835996613">
                  <w:marLeft w:val="0"/>
                  <w:marRight w:val="0"/>
                  <w:marTop w:val="0"/>
                  <w:marBottom w:val="0"/>
                  <w:divBdr>
                    <w:top w:val="none" w:sz="0" w:space="0" w:color="auto"/>
                    <w:left w:val="none" w:sz="0" w:space="0" w:color="auto"/>
                    <w:bottom w:val="none" w:sz="0" w:space="0" w:color="auto"/>
                    <w:right w:val="none" w:sz="0" w:space="0" w:color="auto"/>
                  </w:divBdr>
                </w:div>
                <w:div w:id="837303505">
                  <w:marLeft w:val="0"/>
                  <w:marRight w:val="0"/>
                  <w:marTop w:val="0"/>
                  <w:marBottom w:val="0"/>
                  <w:divBdr>
                    <w:top w:val="none" w:sz="0" w:space="0" w:color="auto"/>
                    <w:left w:val="none" w:sz="0" w:space="0" w:color="auto"/>
                    <w:bottom w:val="none" w:sz="0" w:space="0" w:color="auto"/>
                    <w:right w:val="none" w:sz="0" w:space="0" w:color="auto"/>
                  </w:divBdr>
                </w:div>
                <w:div w:id="839391505">
                  <w:marLeft w:val="0"/>
                  <w:marRight w:val="0"/>
                  <w:marTop w:val="0"/>
                  <w:marBottom w:val="0"/>
                  <w:divBdr>
                    <w:top w:val="none" w:sz="0" w:space="0" w:color="auto"/>
                    <w:left w:val="none" w:sz="0" w:space="0" w:color="auto"/>
                    <w:bottom w:val="none" w:sz="0" w:space="0" w:color="auto"/>
                    <w:right w:val="none" w:sz="0" w:space="0" w:color="auto"/>
                  </w:divBdr>
                </w:div>
                <w:div w:id="841967104">
                  <w:marLeft w:val="0"/>
                  <w:marRight w:val="0"/>
                  <w:marTop w:val="0"/>
                  <w:marBottom w:val="0"/>
                  <w:divBdr>
                    <w:top w:val="none" w:sz="0" w:space="0" w:color="auto"/>
                    <w:left w:val="none" w:sz="0" w:space="0" w:color="auto"/>
                    <w:bottom w:val="none" w:sz="0" w:space="0" w:color="auto"/>
                    <w:right w:val="none" w:sz="0" w:space="0" w:color="auto"/>
                  </w:divBdr>
                </w:div>
                <w:div w:id="842822792">
                  <w:marLeft w:val="0"/>
                  <w:marRight w:val="0"/>
                  <w:marTop w:val="0"/>
                  <w:marBottom w:val="0"/>
                  <w:divBdr>
                    <w:top w:val="none" w:sz="0" w:space="0" w:color="auto"/>
                    <w:left w:val="none" w:sz="0" w:space="0" w:color="auto"/>
                    <w:bottom w:val="none" w:sz="0" w:space="0" w:color="auto"/>
                    <w:right w:val="none" w:sz="0" w:space="0" w:color="auto"/>
                  </w:divBdr>
                </w:div>
                <w:div w:id="846989539">
                  <w:marLeft w:val="0"/>
                  <w:marRight w:val="0"/>
                  <w:marTop w:val="0"/>
                  <w:marBottom w:val="0"/>
                  <w:divBdr>
                    <w:top w:val="none" w:sz="0" w:space="0" w:color="auto"/>
                    <w:left w:val="none" w:sz="0" w:space="0" w:color="auto"/>
                    <w:bottom w:val="none" w:sz="0" w:space="0" w:color="auto"/>
                    <w:right w:val="none" w:sz="0" w:space="0" w:color="auto"/>
                  </w:divBdr>
                </w:div>
                <w:div w:id="848718029">
                  <w:marLeft w:val="0"/>
                  <w:marRight w:val="0"/>
                  <w:marTop w:val="0"/>
                  <w:marBottom w:val="0"/>
                  <w:divBdr>
                    <w:top w:val="none" w:sz="0" w:space="0" w:color="auto"/>
                    <w:left w:val="none" w:sz="0" w:space="0" w:color="auto"/>
                    <w:bottom w:val="none" w:sz="0" w:space="0" w:color="auto"/>
                    <w:right w:val="none" w:sz="0" w:space="0" w:color="auto"/>
                  </w:divBdr>
                </w:div>
                <w:div w:id="852457118">
                  <w:marLeft w:val="0"/>
                  <w:marRight w:val="0"/>
                  <w:marTop w:val="0"/>
                  <w:marBottom w:val="0"/>
                  <w:divBdr>
                    <w:top w:val="none" w:sz="0" w:space="0" w:color="auto"/>
                    <w:left w:val="none" w:sz="0" w:space="0" w:color="auto"/>
                    <w:bottom w:val="none" w:sz="0" w:space="0" w:color="auto"/>
                    <w:right w:val="none" w:sz="0" w:space="0" w:color="auto"/>
                  </w:divBdr>
                </w:div>
                <w:div w:id="860895434">
                  <w:marLeft w:val="0"/>
                  <w:marRight w:val="0"/>
                  <w:marTop w:val="0"/>
                  <w:marBottom w:val="0"/>
                  <w:divBdr>
                    <w:top w:val="none" w:sz="0" w:space="0" w:color="auto"/>
                    <w:left w:val="none" w:sz="0" w:space="0" w:color="auto"/>
                    <w:bottom w:val="none" w:sz="0" w:space="0" w:color="auto"/>
                    <w:right w:val="none" w:sz="0" w:space="0" w:color="auto"/>
                  </w:divBdr>
                </w:div>
                <w:div w:id="861892783">
                  <w:marLeft w:val="0"/>
                  <w:marRight w:val="0"/>
                  <w:marTop w:val="0"/>
                  <w:marBottom w:val="0"/>
                  <w:divBdr>
                    <w:top w:val="none" w:sz="0" w:space="0" w:color="auto"/>
                    <w:left w:val="none" w:sz="0" w:space="0" w:color="auto"/>
                    <w:bottom w:val="none" w:sz="0" w:space="0" w:color="auto"/>
                    <w:right w:val="none" w:sz="0" w:space="0" w:color="auto"/>
                  </w:divBdr>
                </w:div>
                <w:div w:id="864637569">
                  <w:marLeft w:val="0"/>
                  <w:marRight w:val="0"/>
                  <w:marTop w:val="0"/>
                  <w:marBottom w:val="0"/>
                  <w:divBdr>
                    <w:top w:val="none" w:sz="0" w:space="0" w:color="auto"/>
                    <w:left w:val="none" w:sz="0" w:space="0" w:color="auto"/>
                    <w:bottom w:val="none" w:sz="0" w:space="0" w:color="auto"/>
                    <w:right w:val="none" w:sz="0" w:space="0" w:color="auto"/>
                  </w:divBdr>
                </w:div>
                <w:div w:id="866142195">
                  <w:marLeft w:val="0"/>
                  <w:marRight w:val="0"/>
                  <w:marTop w:val="0"/>
                  <w:marBottom w:val="0"/>
                  <w:divBdr>
                    <w:top w:val="none" w:sz="0" w:space="0" w:color="auto"/>
                    <w:left w:val="none" w:sz="0" w:space="0" w:color="auto"/>
                    <w:bottom w:val="none" w:sz="0" w:space="0" w:color="auto"/>
                    <w:right w:val="none" w:sz="0" w:space="0" w:color="auto"/>
                  </w:divBdr>
                </w:div>
                <w:div w:id="866987108">
                  <w:marLeft w:val="0"/>
                  <w:marRight w:val="0"/>
                  <w:marTop w:val="0"/>
                  <w:marBottom w:val="0"/>
                  <w:divBdr>
                    <w:top w:val="none" w:sz="0" w:space="0" w:color="auto"/>
                    <w:left w:val="none" w:sz="0" w:space="0" w:color="auto"/>
                    <w:bottom w:val="none" w:sz="0" w:space="0" w:color="auto"/>
                    <w:right w:val="none" w:sz="0" w:space="0" w:color="auto"/>
                  </w:divBdr>
                </w:div>
                <w:div w:id="867067403">
                  <w:marLeft w:val="0"/>
                  <w:marRight w:val="0"/>
                  <w:marTop w:val="0"/>
                  <w:marBottom w:val="0"/>
                  <w:divBdr>
                    <w:top w:val="none" w:sz="0" w:space="0" w:color="auto"/>
                    <w:left w:val="none" w:sz="0" w:space="0" w:color="auto"/>
                    <w:bottom w:val="none" w:sz="0" w:space="0" w:color="auto"/>
                    <w:right w:val="none" w:sz="0" w:space="0" w:color="auto"/>
                  </w:divBdr>
                </w:div>
                <w:div w:id="870533211">
                  <w:marLeft w:val="0"/>
                  <w:marRight w:val="0"/>
                  <w:marTop w:val="0"/>
                  <w:marBottom w:val="0"/>
                  <w:divBdr>
                    <w:top w:val="none" w:sz="0" w:space="0" w:color="auto"/>
                    <w:left w:val="none" w:sz="0" w:space="0" w:color="auto"/>
                    <w:bottom w:val="none" w:sz="0" w:space="0" w:color="auto"/>
                    <w:right w:val="none" w:sz="0" w:space="0" w:color="auto"/>
                  </w:divBdr>
                </w:div>
                <w:div w:id="872033056">
                  <w:marLeft w:val="0"/>
                  <w:marRight w:val="0"/>
                  <w:marTop w:val="0"/>
                  <w:marBottom w:val="0"/>
                  <w:divBdr>
                    <w:top w:val="none" w:sz="0" w:space="0" w:color="auto"/>
                    <w:left w:val="none" w:sz="0" w:space="0" w:color="auto"/>
                    <w:bottom w:val="none" w:sz="0" w:space="0" w:color="auto"/>
                    <w:right w:val="none" w:sz="0" w:space="0" w:color="auto"/>
                  </w:divBdr>
                </w:div>
                <w:div w:id="876160077">
                  <w:marLeft w:val="0"/>
                  <w:marRight w:val="0"/>
                  <w:marTop w:val="0"/>
                  <w:marBottom w:val="0"/>
                  <w:divBdr>
                    <w:top w:val="none" w:sz="0" w:space="0" w:color="auto"/>
                    <w:left w:val="none" w:sz="0" w:space="0" w:color="auto"/>
                    <w:bottom w:val="none" w:sz="0" w:space="0" w:color="auto"/>
                    <w:right w:val="none" w:sz="0" w:space="0" w:color="auto"/>
                  </w:divBdr>
                </w:div>
                <w:div w:id="877669947">
                  <w:marLeft w:val="0"/>
                  <w:marRight w:val="0"/>
                  <w:marTop w:val="0"/>
                  <w:marBottom w:val="0"/>
                  <w:divBdr>
                    <w:top w:val="none" w:sz="0" w:space="0" w:color="auto"/>
                    <w:left w:val="none" w:sz="0" w:space="0" w:color="auto"/>
                    <w:bottom w:val="none" w:sz="0" w:space="0" w:color="auto"/>
                    <w:right w:val="none" w:sz="0" w:space="0" w:color="auto"/>
                  </w:divBdr>
                </w:div>
                <w:div w:id="879628302">
                  <w:marLeft w:val="0"/>
                  <w:marRight w:val="0"/>
                  <w:marTop w:val="0"/>
                  <w:marBottom w:val="0"/>
                  <w:divBdr>
                    <w:top w:val="none" w:sz="0" w:space="0" w:color="auto"/>
                    <w:left w:val="none" w:sz="0" w:space="0" w:color="auto"/>
                    <w:bottom w:val="none" w:sz="0" w:space="0" w:color="auto"/>
                    <w:right w:val="none" w:sz="0" w:space="0" w:color="auto"/>
                  </w:divBdr>
                </w:div>
                <w:div w:id="879703841">
                  <w:marLeft w:val="0"/>
                  <w:marRight w:val="0"/>
                  <w:marTop w:val="0"/>
                  <w:marBottom w:val="0"/>
                  <w:divBdr>
                    <w:top w:val="none" w:sz="0" w:space="0" w:color="auto"/>
                    <w:left w:val="none" w:sz="0" w:space="0" w:color="auto"/>
                    <w:bottom w:val="none" w:sz="0" w:space="0" w:color="auto"/>
                    <w:right w:val="none" w:sz="0" w:space="0" w:color="auto"/>
                  </w:divBdr>
                </w:div>
                <w:div w:id="881945347">
                  <w:marLeft w:val="0"/>
                  <w:marRight w:val="0"/>
                  <w:marTop w:val="0"/>
                  <w:marBottom w:val="0"/>
                  <w:divBdr>
                    <w:top w:val="none" w:sz="0" w:space="0" w:color="auto"/>
                    <w:left w:val="none" w:sz="0" w:space="0" w:color="auto"/>
                    <w:bottom w:val="none" w:sz="0" w:space="0" w:color="auto"/>
                    <w:right w:val="none" w:sz="0" w:space="0" w:color="auto"/>
                  </w:divBdr>
                </w:div>
                <w:div w:id="883445762">
                  <w:marLeft w:val="0"/>
                  <w:marRight w:val="0"/>
                  <w:marTop w:val="0"/>
                  <w:marBottom w:val="0"/>
                  <w:divBdr>
                    <w:top w:val="none" w:sz="0" w:space="0" w:color="auto"/>
                    <w:left w:val="none" w:sz="0" w:space="0" w:color="auto"/>
                    <w:bottom w:val="none" w:sz="0" w:space="0" w:color="auto"/>
                    <w:right w:val="none" w:sz="0" w:space="0" w:color="auto"/>
                  </w:divBdr>
                </w:div>
                <w:div w:id="884875974">
                  <w:marLeft w:val="0"/>
                  <w:marRight w:val="0"/>
                  <w:marTop w:val="0"/>
                  <w:marBottom w:val="0"/>
                  <w:divBdr>
                    <w:top w:val="none" w:sz="0" w:space="0" w:color="auto"/>
                    <w:left w:val="none" w:sz="0" w:space="0" w:color="auto"/>
                    <w:bottom w:val="none" w:sz="0" w:space="0" w:color="auto"/>
                    <w:right w:val="none" w:sz="0" w:space="0" w:color="auto"/>
                  </w:divBdr>
                </w:div>
                <w:div w:id="885990451">
                  <w:marLeft w:val="0"/>
                  <w:marRight w:val="0"/>
                  <w:marTop w:val="0"/>
                  <w:marBottom w:val="0"/>
                  <w:divBdr>
                    <w:top w:val="none" w:sz="0" w:space="0" w:color="auto"/>
                    <w:left w:val="none" w:sz="0" w:space="0" w:color="auto"/>
                    <w:bottom w:val="none" w:sz="0" w:space="0" w:color="auto"/>
                    <w:right w:val="none" w:sz="0" w:space="0" w:color="auto"/>
                  </w:divBdr>
                </w:div>
                <w:div w:id="887838682">
                  <w:marLeft w:val="0"/>
                  <w:marRight w:val="0"/>
                  <w:marTop w:val="0"/>
                  <w:marBottom w:val="0"/>
                  <w:divBdr>
                    <w:top w:val="none" w:sz="0" w:space="0" w:color="auto"/>
                    <w:left w:val="none" w:sz="0" w:space="0" w:color="auto"/>
                    <w:bottom w:val="none" w:sz="0" w:space="0" w:color="auto"/>
                    <w:right w:val="none" w:sz="0" w:space="0" w:color="auto"/>
                  </w:divBdr>
                </w:div>
                <w:div w:id="889540048">
                  <w:marLeft w:val="0"/>
                  <w:marRight w:val="0"/>
                  <w:marTop w:val="0"/>
                  <w:marBottom w:val="0"/>
                  <w:divBdr>
                    <w:top w:val="none" w:sz="0" w:space="0" w:color="auto"/>
                    <w:left w:val="none" w:sz="0" w:space="0" w:color="auto"/>
                    <w:bottom w:val="none" w:sz="0" w:space="0" w:color="auto"/>
                    <w:right w:val="none" w:sz="0" w:space="0" w:color="auto"/>
                  </w:divBdr>
                </w:div>
                <w:div w:id="889608268">
                  <w:marLeft w:val="0"/>
                  <w:marRight w:val="0"/>
                  <w:marTop w:val="0"/>
                  <w:marBottom w:val="0"/>
                  <w:divBdr>
                    <w:top w:val="none" w:sz="0" w:space="0" w:color="auto"/>
                    <w:left w:val="none" w:sz="0" w:space="0" w:color="auto"/>
                    <w:bottom w:val="none" w:sz="0" w:space="0" w:color="auto"/>
                    <w:right w:val="none" w:sz="0" w:space="0" w:color="auto"/>
                  </w:divBdr>
                </w:div>
                <w:div w:id="890532520">
                  <w:marLeft w:val="0"/>
                  <w:marRight w:val="0"/>
                  <w:marTop w:val="0"/>
                  <w:marBottom w:val="0"/>
                  <w:divBdr>
                    <w:top w:val="none" w:sz="0" w:space="0" w:color="auto"/>
                    <w:left w:val="none" w:sz="0" w:space="0" w:color="auto"/>
                    <w:bottom w:val="none" w:sz="0" w:space="0" w:color="auto"/>
                    <w:right w:val="none" w:sz="0" w:space="0" w:color="auto"/>
                  </w:divBdr>
                </w:div>
                <w:div w:id="892040166">
                  <w:marLeft w:val="0"/>
                  <w:marRight w:val="0"/>
                  <w:marTop w:val="0"/>
                  <w:marBottom w:val="0"/>
                  <w:divBdr>
                    <w:top w:val="none" w:sz="0" w:space="0" w:color="auto"/>
                    <w:left w:val="none" w:sz="0" w:space="0" w:color="auto"/>
                    <w:bottom w:val="none" w:sz="0" w:space="0" w:color="auto"/>
                    <w:right w:val="none" w:sz="0" w:space="0" w:color="auto"/>
                  </w:divBdr>
                </w:div>
                <w:div w:id="892618346">
                  <w:marLeft w:val="0"/>
                  <w:marRight w:val="0"/>
                  <w:marTop w:val="0"/>
                  <w:marBottom w:val="0"/>
                  <w:divBdr>
                    <w:top w:val="none" w:sz="0" w:space="0" w:color="auto"/>
                    <w:left w:val="none" w:sz="0" w:space="0" w:color="auto"/>
                    <w:bottom w:val="none" w:sz="0" w:space="0" w:color="auto"/>
                    <w:right w:val="none" w:sz="0" w:space="0" w:color="auto"/>
                  </w:divBdr>
                </w:div>
                <w:div w:id="893660039">
                  <w:marLeft w:val="0"/>
                  <w:marRight w:val="0"/>
                  <w:marTop w:val="0"/>
                  <w:marBottom w:val="0"/>
                  <w:divBdr>
                    <w:top w:val="none" w:sz="0" w:space="0" w:color="auto"/>
                    <w:left w:val="none" w:sz="0" w:space="0" w:color="auto"/>
                    <w:bottom w:val="none" w:sz="0" w:space="0" w:color="auto"/>
                    <w:right w:val="none" w:sz="0" w:space="0" w:color="auto"/>
                  </w:divBdr>
                </w:div>
                <w:div w:id="897975519">
                  <w:marLeft w:val="0"/>
                  <w:marRight w:val="0"/>
                  <w:marTop w:val="0"/>
                  <w:marBottom w:val="0"/>
                  <w:divBdr>
                    <w:top w:val="none" w:sz="0" w:space="0" w:color="auto"/>
                    <w:left w:val="none" w:sz="0" w:space="0" w:color="auto"/>
                    <w:bottom w:val="none" w:sz="0" w:space="0" w:color="auto"/>
                    <w:right w:val="none" w:sz="0" w:space="0" w:color="auto"/>
                  </w:divBdr>
                </w:div>
                <w:div w:id="898128500">
                  <w:marLeft w:val="0"/>
                  <w:marRight w:val="0"/>
                  <w:marTop w:val="0"/>
                  <w:marBottom w:val="0"/>
                  <w:divBdr>
                    <w:top w:val="none" w:sz="0" w:space="0" w:color="auto"/>
                    <w:left w:val="none" w:sz="0" w:space="0" w:color="auto"/>
                    <w:bottom w:val="none" w:sz="0" w:space="0" w:color="auto"/>
                    <w:right w:val="none" w:sz="0" w:space="0" w:color="auto"/>
                  </w:divBdr>
                </w:div>
                <w:div w:id="898321659">
                  <w:marLeft w:val="0"/>
                  <w:marRight w:val="0"/>
                  <w:marTop w:val="0"/>
                  <w:marBottom w:val="0"/>
                  <w:divBdr>
                    <w:top w:val="none" w:sz="0" w:space="0" w:color="auto"/>
                    <w:left w:val="none" w:sz="0" w:space="0" w:color="auto"/>
                    <w:bottom w:val="none" w:sz="0" w:space="0" w:color="auto"/>
                    <w:right w:val="none" w:sz="0" w:space="0" w:color="auto"/>
                  </w:divBdr>
                </w:div>
                <w:div w:id="899747256">
                  <w:marLeft w:val="0"/>
                  <w:marRight w:val="0"/>
                  <w:marTop w:val="0"/>
                  <w:marBottom w:val="0"/>
                  <w:divBdr>
                    <w:top w:val="none" w:sz="0" w:space="0" w:color="auto"/>
                    <w:left w:val="none" w:sz="0" w:space="0" w:color="auto"/>
                    <w:bottom w:val="none" w:sz="0" w:space="0" w:color="auto"/>
                    <w:right w:val="none" w:sz="0" w:space="0" w:color="auto"/>
                  </w:divBdr>
                </w:div>
                <w:div w:id="900597393">
                  <w:marLeft w:val="0"/>
                  <w:marRight w:val="0"/>
                  <w:marTop w:val="0"/>
                  <w:marBottom w:val="0"/>
                  <w:divBdr>
                    <w:top w:val="none" w:sz="0" w:space="0" w:color="auto"/>
                    <w:left w:val="none" w:sz="0" w:space="0" w:color="auto"/>
                    <w:bottom w:val="none" w:sz="0" w:space="0" w:color="auto"/>
                    <w:right w:val="none" w:sz="0" w:space="0" w:color="auto"/>
                  </w:divBdr>
                </w:div>
                <w:div w:id="902445064">
                  <w:marLeft w:val="0"/>
                  <w:marRight w:val="0"/>
                  <w:marTop w:val="0"/>
                  <w:marBottom w:val="0"/>
                  <w:divBdr>
                    <w:top w:val="none" w:sz="0" w:space="0" w:color="auto"/>
                    <w:left w:val="none" w:sz="0" w:space="0" w:color="auto"/>
                    <w:bottom w:val="none" w:sz="0" w:space="0" w:color="auto"/>
                    <w:right w:val="none" w:sz="0" w:space="0" w:color="auto"/>
                  </w:divBdr>
                </w:div>
                <w:div w:id="903177290">
                  <w:marLeft w:val="0"/>
                  <w:marRight w:val="0"/>
                  <w:marTop w:val="0"/>
                  <w:marBottom w:val="0"/>
                  <w:divBdr>
                    <w:top w:val="none" w:sz="0" w:space="0" w:color="auto"/>
                    <w:left w:val="none" w:sz="0" w:space="0" w:color="auto"/>
                    <w:bottom w:val="none" w:sz="0" w:space="0" w:color="auto"/>
                    <w:right w:val="none" w:sz="0" w:space="0" w:color="auto"/>
                  </w:divBdr>
                </w:div>
                <w:div w:id="904025926">
                  <w:marLeft w:val="0"/>
                  <w:marRight w:val="0"/>
                  <w:marTop w:val="0"/>
                  <w:marBottom w:val="0"/>
                  <w:divBdr>
                    <w:top w:val="none" w:sz="0" w:space="0" w:color="auto"/>
                    <w:left w:val="none" w:sz="0" w:space="0" w:color="auto"/>
                    <w:bottom w:val="none" w:sz="0" w:space="0" w:color="auto"/>
                    <w:right w:val="none" w:sz="0" w:space="0" w:color="auto"/>
                  </w:divBdr>
                </w:div>
                <w:div w:id="909002659">
                  <w:marLeft w:val="0"/>
                  <w:marRight w:val="0"/>
                  <w:marTop w:val="0"/>
                  <w:marBottom w:val="0"/>
                  <w:divBdr>
                    <w:top w:val="none" w:sz="0" w:space="0" w:color="auto"/>
                    <w:left w:val="none" w:sz="0" w:space="0" w:color="auto"/>
                    <w:bottom w:val="none" w:sz="0" w:space="0" w:color="auto"/>
                    <w:right w:val="none" w:sz="0" w:space="0" w:color="auto"/>
                  </w:divBdr>
                </w:div>
                <w:div w:id="912200159">
                  <w:marLeft w:val="0"/>
                  <w:marRight w:val="0"/>
                  <w:marTop w:val="0"/>
                  <w:marBottom w:val="0"/>
                  <w:divBdr>
                    <w:top w:val="none" w:sz="0" w:space="0" w:color="auto"/>
                    <w:left w:val="none" w:sz="0" w:space="0" w:color="auto"/>
                    <w:bottom w:val="none" w:sz="0" w:space="0" w:color="auto"/>
                    <w:right w:val="none" w:sz="0" w:space="0" w:color="auto"/>
                  </w:divBdr>
                </w:div>
                <w:div w:id="918245975">
                  <w:marLeft w:val="0"/>
                  <w:marRight w:val="0"/>
                  <w:marTop w:val="0"/>
                  <w:marBottom w:val="0"/>
                  <w:divBdr>
                    <w:top w:val="none" w:sz="0" w:space="0" w:color="auto"/>
                    <w:left w:val="none" w:sz="0" w:space="0" w:color="auto"/>
                    <w:bottom w:val="none" w:sz="0" w:space="0" w:color="auto"/>
                    <w:right w:val="none" w:sz="0" w:space="0" w:color="auto"/>
                  </w:divBdr>
                </w:div>
                <w:div w:id="919633163">
                  <w:marLeft w:val="0"/>
                  <w:marRight w:val="0"/>
                  <w:marTop w:val="0"/>
                  <w:marBottom w:val="0"/>
                  <w:divBdr>
                    <w:top w:val="none" w:sz="0" w:space="0" w:color="auto"/>
                    <w:left w:val="none" w:sz="0" w:space="0" w:color="auto"/>
                    <w:bottom w:val="none" w:sz="0" w:space="0" w:color="auto"/>
                    <w:right w:val="none" w:sz="0" w:space="0" w:color="auto"/>
                  </w:divBdr>
                </w:div>
                <w:div w:id="920336088">
                  <w:marLeft w:val="0"/>
                  <w:marRight w:val="0"/>
                  <w:marTop w:val="0"/>
                  <w:marBottom w:val="0"/>
                  <w:divBdr>
                    <w:top w:val="none" w:sz="0" w:space="0" w:color="auto"/>
                    <w:left w:val="none" w:sz="0" w:space="0" w:color="auto"/>
                    <w:bottom w:val="none" w:sz="0" w:space="0" w:color="auto"/>
                    <w:right w:val="none" w:sz="0" w:space="0" w:color="auto"/>
                  </w:divBdr>
                </w:div>
                <w:div w:id="922034859">
                  <w:marLeft w:val="0"/>
                  <w:marRight w:val="0"/>
                  <w:marTop w:val="0"/>
                  <w:marBottom w:val="0"/>
                  <w:divBdr>
                    <w:top w:val="none" w:sz="0" w:space="0" w:color="auto"/>
                    <w:left w:val="none" w:sz="0" w:space="0" w:color="auto"/>
                    <w:bottom w:val="none" w:sz="0" w:space="0" w:color="auto"/>
                    <w:right w:val="none" w:sz="0" w:space="0" w:color="auto"/>
                  </w:divBdr>
                </w:div>
                <w:div w:id="922105201">
                  <w:marLeft w:val="0"/>
                  <w:marRight w:val="0"/>
                  <w:marTop w:val="0"/>
                  <w:marBottom w:val="0"/>
                  <w:divBdr>
                    <w:top w:val="none" w:sz="0" w:space="0" w:color="auto"/>
                    <w:left w:val="none" w:sz="0" w:space="0" w:color="auto"/>
                    <w:bottom w:val="none" w:sz="0" w:space="0" w:color="auto"/>
                    <w:right w:val="none" w:sz="0" w:space="0" w:color="auto"/>
                  </w:divBdr>
                </w:div>
                <w:div w:id="923219075">
                  <w:marLeft w:val="0"/>
                  <w:marRight w:val="0"/>
                  <w:marTop w:val="0"/>
                  <w:marBottom w:val="0"/>
                  <w:divBdr>
                    <w:top w:val="none" w:sz="0" w:space="0" w:color="auto"/>
                    <w:left w:val="none" w:sz="0" w:space="0" w:color="auto"/>
                    <w:bottom w:val="none" w:sz="0" w:space="0" w:color="auto"/>
                    <w:right w:val="none" w:sz="0" w:space="0" w:color="auto"/>
                  </w:divBdr>
                </w:div>
                <w:div w:id="925457985">
                  <w:marLeft w:val="0"/>
                  <w:marRight w:val="0"/>
                  <w:marTop w:val="0"/>
                  <w:marBottom w:val="0"/>
                  <w:divBdr>
                    <w:top w:val="none" w:sz="0" w:space="0" w:color="auto"/>
                    <w:left w:val="none" w:sz="0" w:space="0" w:color="auto"/>
                    <w:bottom w:val="none" w:sz="0" w:space="0" w:color="auto"/>
                    <w:right w:val="none" w:sz="0" w:space="0" w:color="auto"/>
                  </w:divBdr>
                </w:div>
                <w:div w:id="925576481">
                  <w:marLeft w:val="0"/>
                  <w:marRight w:val="0"/>
                  <w:marTop w:val="0"/>
                  <w:marBottom w:val="0"/>
                  <w:divBdr>
                    <w:top w:val="none" w:sz="0" w:space="0" w:color="auto"/>
                    <w:left w:val="none" w:sz="0" w:space="0" w:color="auto"/>
                    <w:bottom w:val="none" w:sz="0" w:space="0" w:color="auto"/>
                    <w:right w:val="none" w:sz="0" w:space="0" w:color="auto"/>
                  </w:divBdr>
                </w:div>
                <w:div w:id="927082968">
                  <w:marLeft w:val="0"/>
                  <w:marRight w:val="0"/>
                  <w:marTop w:val="0"/>
                  <w:marBottom w:val="0"/>
                  <w:divBdr>
                    <w:top w:val="none" w:sz="0" w:space="0" w:color="auto"/>
                    <w:left w:val="none" w:sz="0" w:space="0" w:color="auto"/>
                    <w:bottom w:val="none" w:sz="0" w:space="0" w:color="auto"/>
                    <w:right w:val="none" w:sz="0" w:space="0" w:color="auto"/>
                  </w:divBdr>
                </w:div>
                <w:div w:id="927882538">
                  <w:marLeft w:val="0"/>
                  <w:marRight w:val="0"/>
                  <w:marTop w:val="0"/>
                  <w:marBottom w:val="0"/>
                  <w:divBdr>
                    <w:top w:val="none" w:sz="0" w:space="0" w:color="auto"/>
                    <w:left w:val="none" w:sz="0" w:space="0" w:color="auto"/>
                    <w:bottom w:val="none" w:sz="0" w:space="0" w:color="auto"/>
                    <w:right w:val="none" w:sz="0" w:space="0" w:color="auto"/>
                  </w:divBdr>
                </w:div>
                <w:div w:id="928201779">
                  <w:marLeft w:val="0"/>
                  <w:marRight w:val="0"/>
                  <w:marTop w:val="0"/>
                  <w:marBottom w:val="0"/>
                  <w:divBdr>
                    <w:top w:val="none" w:sz="0" w:space="0" w:color="auto"/>
                    <w:left w:val="none" w:sz="0" w:space="0" w:color="auto"/>
                    <w:bottom w:val="none" w:sz="0" w:space="0" w:color="auto"/>
                    <w:right w:val="none" w:sz="0" w:space="0" w:color="auto"/>
                  </w:divBdr>
                </w:div>
                <w:div w:id="937755488">
                  <w:marLeft w:val="0"/>
                  <w:marRight w:val="0"/>
                  <w:marTop w:val="0"/>
                  <w:marBottom w:val="0"/>
                  <w:divBdr>
                    <w:top w:val="none" w:sz="0" w:space="0" w:color="auto"/>
                    <w:left w:val="none" w:sz="0" w:space="0" w:color="auto"/>
                    <w:bottom w:val="none" w:sz="0" w:space="0" w:color="auto"/>
                    <w:right w:val="none" w:sz="0" w:space="0" w:color="auto"/>
                  </w:divBdr>
                </w:div>
                <w:div w:id="939030027">
                  <w:marLeft w:val="0"/>
                  <w:marRight w:val="0"/>
                  <w:marTop w:val="0"/>
                  <w:marBottom w:val="0"/>
                  <w:divBdr>
                    <w:top w:val="none" w:sz="0" w:space="0" w:color="auto"/>
                    <w:left w:val="none" w:sz="0" w:space="0" w:color="auto"/>
                    <w:bottom w:val="none" w:sz="0" w:space="0" w:color="auto"/>
                    <w:right w:val="none" w:sz="0" w:space="0" w:color="auto"/>
                  </w:divBdr>
                </w:div>
                <w:div w:id="939217069">
                  <w:marLeft w:val="0"/>
                  <w:marRight w:val="0"/>
                  <w:marTop w:val="0"/>
                  <w:marBottom w:val="0"/>
                  <w:divBdr>
                    <w:top w:val="none" w:sz="0" w:space="0" w:color="auto"/>
                    <w:left w:val="none" w:sz="0" w:space="0" w:color="auto"/>
                    <w:bottom w:val="none" w:sz="0" w:space="0" w:color="auto"/>
                    <w:right w:val="none" w:sz="0" w:space="0" w:color="auto"/>
                  </w:divBdr>
                </w:div>
                <w:div w:id="943150078">
                  <w:marLeft w:val="0"/>
                  <w:marRight w:val="0"/>
                  <w:marTop w:val="0"/>
                  <w:marBottom w:val="0"/>
                  <w:divBdr>
                    <w:top w:val="none" w:sz="0" w:space="0" w:color="auto"/>
                    <w:left w:val="none" w:sz="0" w:space="0" w:color="auto"/>
                    <w:bottom w:val="none" w:sz="0" w:space="0" w:color="auto"/>
                    <w:right w:val="none" w:sz="0" w:space="0" w:color="auto"/>
                  </w:divBdr>
                </w:div>
                <w:div w:id="943805649">
                  <w:marLeft w:val="0"/>
                  <w:marRight w:val="0"/>
                  <w:marTop w:val="0"/>
                  <w:marBottom w:val="0"/>
                  <w:divBdr>
                    <w:top w:val="none" w:sz="0" w:space="0" w:color="auto"/>
                    <w:left w:val="none" w:sz="0" w:space="0" w:color="auto"/>
                    <w:bottom w:val="none" w:sz="0" w:space="0" w:color="auto"/>
                    <w:right w:val="none" w:sz="0" w:space="0" w:color="auto"/>
                  </w:divBdr>
                </w:div>
                <w:div w:id="945766543">
                  <w:marLeft w:val="0"/>
                  <w:marRight w:val="0"/>
                  <w:marTop w:val="0"/>
                  <w:marBottom w:val="0"/>
                  <w:divBdr>
                    <w:top w:val="none" w:sz="0" w:space="0" w:color="auto"/>
                    <w:left w:val="none" w:sz="0" w:space="0" w:color="auto"/>
                    <w:bottom w:val="none" w:sz="0" w:space="0" w:color="auto"/>
                    <w:right w:val="none" w:sz="0" w:space="0" w:color="auto"/>
                  </w:divBdr>
                </w:div>
                <w:div w:id="945774554">
                  <w:marLeft w:val="0"/>
                  <w:marRight w:val="0"/>
                  <w:marTop w:val="0"/>
                  <w:marBottom w:val="0"/>
                  <w:divBdr>
                    <w:top w:val="none" w:sz="0" w:space="0" w:color="auto"/>
                    <w:left w:val="none" w:sz="0" w:space="0" w:color="auto"/>
                    <w:bottom w:val="none" w:sz="0" w:space="0" w:color="auto"/>
                    <w:right w:val="none" w:sz="0" w:space="0" w:color="auto"/>
                  </w:divBdr>
                </w:div>
                <w:div w:id="951941304">
                  <w:marLeft w:val="0"/>
                  <w:marRight w:val="0"/>
                  <w:marTop w:val="0"/>
                  <w:marBottom w:val="0"/>
                  <w:divBdr>
                    <w:top w:val="none" w:sz="0" w:space="0" w:color="auto"/>
                    <w:left w:val="none" w:sz="0" w:space="0" w:color="auto"/>
                    <w:bottom w:val="none" w:sz="0" w:space="0" w:color="auto"/>
                    <w:right w:val="none" w:sz="0" w:space="0" w:color="auto"/>
                  </w:divBdr>
                </w:div>
                <w:div w:id="955911884">
                  <w:marLeft w:val="0"/>
                  <w:marRight w:val="0"/>
                  <w:marTop w:val="0"/>
                  <w:marBottom w:val="0"/>
                  <w:divBdr>
                    <w:top w:val="none" w:sz="0" w:space="0" w:color="auto"/>
                    <w:left w:val="none" w:sz="0" w:space="0" w:color="auto"/>
                    <w:bottom w:val="none" w:sz="0" w:space="0" w:color="auto"/>
                    <w:right w:val="none" w:sz="0" w:space="0" w:color="auto"/>
                  </w:divBdr>
                </w:div>
                <w:div w:id="962539519">
                  <w:marLeft w:val="0"/>
                  <w:marRight w:val="0"/>
                  <w:marTop w:val="0"/>
                  <w:marBottom w:val="0"/>
                  <w:divBdr>
                    <w:top w:val="none" w:sz="0" w:space="0" w:color="auto"/>
                    <w:left w:val="none" w:sz="0" w:space="0" w:color="auto"/>
                    <w:bottom w:val="none" w:sz="0" w:space="0" w:color="auto"/>
                    <w:right w:val="none" w:sz="0" w:space="0" w:color="auto"/>
                  </w:divBdr>
                </w:div>
                <w:div w:id="962541496">
                  <w:marLeft w:val="0"/>
                  <w:marRight w:val="0"/>
                  <w:marTop w:val="0"/>
                  <w:marBottom w:val="0"/>
                  <w:divBdr>
                    <w:top w:val="none" w:sz="0" w:space="0" w:color="auto"/>
                    <w:left w:val="none" w:sz="0" w:space="0" w:color="auto"/>
                    <w:bottom w:val="none" w:sz="0" w:space="0" w:color="auto"/>
                    <w:right w:val="none" w:sz="0" w:space="0" w:color="auto"/>
                  </w:divBdr>
                </w:div>
                <w:div w:id="965234281">
                  <w:marLeft w:val="0"/>
                  <w:marRight w:val="0"/>
                  <w:marTop w:val="0"/>
                  <w:marBottom w:val="0"/>
                  <w:divBdr>
                    <w:top w:val="none" w:sz="0" w:space="0" w:color="auto"/>
                    <w:left w:val="none" w:sz="0" w:space="0" w:color="auto"/>
                    <w:bottom w:val="none" w:sz="0" w:space="0" w:color="auto"/>
                    <w:right w:val="none" w:sz="0" w:space="0" w:color="auto"/>
                  </w:divBdr>
                </w:div>
                <w:div w:id="966665588">
                  <w:marLeft w:val="0"/>
                  <w:marRight w:val="0"/>
                  <w:marTop w:val="0"/>
                  <w:marBottom w:val="0"/>
                  <w:divBdr>
                    <w:top w:val="none" w:sz="0" w:space="0" w:color="auto"/>
                    <w:left w:val="none" w:sz="0" w:space="0" w:color="auto"/>
                    <w:bottom w:val="none" w:sz="0" w:space="0" w:color="auto"/>
                    <w:right w:val="none" w:sz="0" w:space="0" w:color="auto"/>
                  </w:divBdr>
                </w:div>
                <w:div w:id="968783260">
                  <w:marLeft w:val="0"/>
                  <w:marRight w:val="0"/>
                  <w:marTop w:val="0"/>
                  <w:marBottom w:val="0"/>
                  <w:divBdr>
                    <w:top w:val="none" w:sz="0" w:space="0" w:color="auto"/>
                    <w:left w:val="none" w:sz="0" w:space="0" w:color="auto"/>
                    <w:bottom w:val="none" w:sz="0" w:space="0" w:color="auto"/>
                    <w:right w:val="none" w:sz="0" w:space="0" w:color="auto"/>
                  </w:divBdr>
                </w:div>
                <w:div w:id="970672778">
                  <w:marLeft w:val="0"/>
                  <w:marRight w:val="0"/>
                  <w:marTop w:val="0"/>
                  <w:marBottom w:val="0"/>
                  <w:divBdr>
                    <w:top w:val="none" w:sz="0" w:space="0" w:color="auto"/>
                    <w:left w:val="none" w:sz="0" w:space="0" w:color="auto"/>
                    <w:bottom w:val="none" w:sz="0" w:space="0" w:color="auto"/>
                    <w:right w:val="none" w:sz="0" w:space="0" w:color="auto"/>
                  </w:divBdr>
                </w:div>
                <w:div w:id="972563069">
                  <w:marLeft w:val="0"/>
                  <w:marRight w:val="0"/>
                  <w:marTop w:val="0"/>
                  <w:marBottom w:val="0"/>
                  <w:divBdr>
                    <w:top w:val="none" w:sz="0" w:space="0" w:color="auto"/>
                    <w:left w:val="none" w:sz="0" w:space="0" w:color="auto"/>
                    <w:bottom w:val="none" w:sz="0" w:space="0" w:color="auto"/>
                    <w:right w:val="none" w:sz="0" w:space="0" w:color="auto"/>
                  </w:divBdr>
                </w:div>
                <w:div w:id="974603172">
                  <w:marLeft w:val="0"/>
                  <w:marRight w:val="0"/>
                  <w:marTop w:val="0"/>
                  <w:marBottom w:val="0"/>
                  <w:divBdr>
                    <w:top w:val="none" w:sz="0" w:space="0" w:color="auto"/>
                    <w:left w:val="none" w:sz="0" w:space="0" w:color="auto"/>
                    <w:bottom w:val="none" w:sz="0" w:space="0" w:color="auto"/>
                    <w:right w:val="none" w:sz="0" w:space="0" w:color="auto"/>
                  </w:divBdr>
                </w:div>
                <w:div w:id="978266782">
                  <w:marLeft w:val="0"/>
                  <w:marRight w:val="0"/>
                  <w:marTop w:val="0"/>
                  <w:marBottom w:val="0"/>
                  <w:divBdr>
                    <w:top w:val="none" w:sz="0" w:space="0" w:color="auto"/>
                    <w:left w:val="none" w:sz="0" w:space="0" w:color="auto"/>
                    <w:bottom w:val="none" w:sz="0" w:space="0" w:color="auto"/>
                    <w:right w:val="none" w:sz="0" w:space="0" w:color="auto"/>
                  </w:divBdr>
                </w:div>
                <w:div w:id="979067553">
                  <w:marLeft w:val="0"/>
                  <w:marRight w:val="0"/>
                  <w:marTop w:val="0"/>
                  <w:marBottom w:val="0"/>
                  <w:divBdr>
                    <w:top w:val="none" w:sz="0" w:space="0" w:color="auto"/>
                    <w:left w:val="none" w:sz="0" w:space="0" w:color="auto"/>
                    <w:bottom w:val="none" w:sz="0" w:space="0" w:color="auto"/>
                    <w:right w:val="none" w:sz="0" w:space="0" w:color="auto"/>
                  </w:divBdr>
                </w:div>
                <w:div w:id="979073735">
                  <w:marLeft w:val="0"/>
                  <w:marRight w:val="0"/>
                  <w:marTop w:val="0"/>
                  <w:marBottom w:val="0"/>
                  <w:divBdr>
                    <w:top w:val="none" w:sz="0" w:space="0" w:color="auto"/>
                    <w:left w:val="none" w:sz="0" w:space="0" w:color="auto"/>
                    <w:bottom w:val="none" w:sz="0" w:space="0" w:color="auto"/>
                    <w:right w:val="none" w:sz="0" w:space="0" w:color="auto"/>
                  </w:divBdr>
                </w:div>
                <w:div w:id="981885163">
                  <w:marLeft w:val="0"/>
                  <w:marRight w:val="0"/>
                  <w:marTop w:val="0"/>
                  <w:marBottom w:val="0"/>
                  <w:divBdr>
                    <w:top w:val="none" w:sz="0" w:space="0" w:color="auto"/>
                    <w:left w:val="none" w:sz="0" w:space="0" w:color="auto"/>
                    <w:bottom w:val="none" w:sz="0" w:space="0" w:color="auto"/>
                    <w:right w:val="none" w:sz="0" w:space="0" w:color="auto"/>
                  </w:divBdr>
                </w:div>
                <w:div w:id="985206188">
                  <w:marLeft w:val="0"/>
                  <w:marRight w:val="0"/>
                  <w:marTop w:val="0"/>
                  <w:marBottom w:val="0"/>
                  <w:divBdr>
                    <w:top w:val="none" w:sz="0" w:space="0" w:color="auto"/>
                    <w:left w:val="none" w:sz="0" w:space="0" w:color="auto"/>
                    <w:bottom w:val="none" w:sz="0" w:space="0" w:color="auto"/>
                    <w:right w:val="none" w:sz="0" w:space="0" w:color="auto"/>
                  </w:divBdr>
                </w:div>
                <w:div w:id="985429155">
                  <w:marLeft w:val="0"/>
                  <w:marRight w:val="0"/>
                  <w:marTop w:val="0"/>
                  <w:marBottom w:val="0"/>
                  <w:divBdr>
                    <w:top w:val="none" w:sz="0" w:space="0" w:color="auto"/>
                    <w:left w:val="none" w:sz="0" w:space="0" w:color="auto"/>
                    <w:bottom w:val="none" w:sz="0" w:space="0" w:color="auto"/>
                    <w:right w:val="none" w:sz="0" w:space="0" w:color="auto"/>
                  </w:divBdr>
                </w:div>
                <w:div w:id="986009748">
                  <w:marLeft w:val="0"/>
                  <w:marRight w:val="0"/>
                  <w:marTop w:val="0"/>
                  <w:marBottom w:val="0"/>
                  <w:divBdr>
                    <w:top w:val="none" w:sz="0" w:space="0" w:color="auto"/>
                    <w:left w:val="none" w:sz="0" w:space="0" w:color="auto"/>
                    <w:bottom w:val="none" w:sz="0" w:space="0" w:color="auto"/>
                    <w:right w:val="none" w:sz="0" w:space="0" w:color="auto"/>
                  </w:divBdr>
                </w:div>
                <w:div w:id="986711307">
                  <w:marLeft w:val="0"/>
                  <w:marRight w:val="0"/>
                  <w:marTop w:val="0"/>
                  <w:marBottom w:val="0"/>
                  <w:divBdr>
                    <w:top w:val="none" w:sz="0" w:space="0" w:color="auto"/>
                    <w:left w:val="none" w:sz="0" w:space="0" w:color="auto"/>
                    <w:bottom w:val="none" w:sz="0" w:space="0" w:color="auto"/>
                    <w:right w:val="none" w:sz="0" w:space="0" w:color="auto"/>
                  </w:divBdr>
                </w:div>
                <w:div w:id="987630820">
                  <w:marLeft w:val="0"/>
                  <w:marRight w:val="0"/>
                  <w:marTop w:val="0"/>
                  <w:marBottom w:val="0"/>
                  <w:divBdr>
                    <w:top w:val="none" w:sz="0" w:space="0" w:color="auto"/>
                    <w:left w:val="none" w:sz="0" w:space="0" w:color="auto"/>
                    <w:bottom w:val="none" w:sz="0" w:space="0" w:color="auto"/>
                    <w:right w:val="none" w:sz="0" w:space="0" w:color="auto"/>
                  </w:divBdr>
                </w:div>
                <w:div w:id="991831921">
                  <w:marLeft w:val="0"/>
                  <w:marRight w:val="0"/>
                  <w:marTop w:val="0"/>
                  <w:marBottom w:val="0"/>
                  <w:divBdr>
                    <w:top w:val="none" w:sz="0" w:space="0" w:color="auto"/>
                    <w:left w:val="none" w:sz="0" w:space="0" w:color="auto"/>
                    <w:bottom w:val="none" w:sz="0" w:space="0" w:color="auto"/>
                    <w:right w:val="none" w:sz="0" w:space="0" w:color="auto"/>
                  </w:divBdr>
                </w:div>
                <w:div w:id="992024841">
                  <w:marLeft w:val="0"/>
                  <w:marRight w:val="0"/>
                  <w:marTop w:val="0"/>
                  <w:marBottom w:val="0"/>
                  <w:divBdr>
                    <w:top w:val="none" w:sz="0" w:space="0" w:color="auto"/>
                    <w:left w:val="none" w:sz="0" w:space="0" w:color="auto"/>
                    <w:bottom w:val="none" w:sz="0" w:space="0" w:color="auto"/>
                    <w:right w:val="none" w:sz="0" w:space="0" w:color="auto"/>
                  </w:divBdr>
                </w:div>
                <w:div w:id="992639202">
                  <w:marLeft w:val="0"/>
                  <w:marRight w:val="0"/>
                  <w:marTop w:val="0"/>
                  <w:marBottom w:val="0"/>
                  <w:divBdr>
                    <w:top w:val="none" w:sz="0" w:space="0" w:color="auto"/>
                    <w:left w:val="none" w:sz="0" w:space="0" w:color="auto"/>
                    <w:bottom w:val="none" w:sz="0" w:space="0" w:color="auto"/>
                    <w:right w:val="none" w:sz="0" w:space="0" w:color="auto"/>
                  </w:divBdr>
                </w:div>
                <w:div w:id="994918761">
                  <w:marLeft w:val="0"/>
                  <w:marRight w:val="0"/>
                  <w:marTop w:val="0"/>
                  <w:marBottom w:val="0"/>
                  <w:divBdr>
                    <w:top w:val="none" w:sz="0" w:space="0" w:color="auto"/>
                    <w:left w:val="none" w:sz="0" w:space="0" w:color="auto"/>
                    <w:bottom w:val="none" w:sz="0" w:space="0" w:color="auto"/>
                    <w:right w:val="none" w:sz="0" w:space="0" w:color="auto"/>
                  </w:divBdr>
                </w:div>
                <w:div w:id="995762118">
                  <w:marLeft w:val="0"/>
                  <w:marRight w:val="0"/>
                  <w:marTop w:val="0"/>
                  <w:marBottom w:val="0"/>
                  <w:divBdr>
                    <w:top w:val="none" w:sz="0" w:space="0" w:color="auto"/>
                    <w:left w:val="none" w:sz="0" w:space="0" w:color="auto"/>
                    <w:bottom w:val="none" w:sz="0" w:space="0" w:color="auto"/>
                    <w:right w:val="none" w:sz="0" w:space="0" w:color="auto"/>
                  </w:divBdr>
                </w:div>
                <w:div w:id="996030393">
                  <w:marLeft w:val="0"/>
                  <w:marRight w:val="0"/>
                  <w:marTop w:val="0"/>
                  <w:marBottom w:val="0"/>
                  <w:divBdr>
                    <w:top w:val="none" w:sz="0" w:space="0" w:color="auto"/>
                    <w:left w:val="none" w:sz="0" w:space="0" w:color="auto"/>
                    <w:bottom w:val="none" w:sz="0" w:space="0" w:color="auto"/>
                    <w:right w:val="none" w:sz="0" w:space="0" w:color="auto"/>
                  </w:divBdr>
                </w:div>
                <w:div w:id="996155256">
                  <w:marLeft w:val="0"/>
                  <w:marRight w:val="0"/>
                  <w:marTop w:val="0"/>
                  <w:marBottom w:val="0"/>
                  <w:divBdr>
                    <w:top w:val="none" w:sz="0" w:space="0" w:color="auto"/>
                    <w:left w:val="none" w:sz="0" w:space="0" w:color="auto"/>
                    <w:bottom w:val="none" w:sz="0" w:space="0" w:color="auto"/>
                    <w:right w:val="none" w:sz="0" w:space="0" w:color="auto"/>
                  </w:divBdr>
                </w:div>
                <w:div w:id="996879649">
                  <w:marLeft w:val="0"/>
                  <w:marRight w:val="0"/>
                  <w:marTop w:val="0"/>
                  <w:marBottom w:val="0"/>
                  <w:divBdr>
                    <w:top w:val="none" w:sz="0" w:space="0" w:color="auto"/>
                    <w:left w:val="none" w:sz="0" w:space="0" w:color="auto"/>
                    <w:bottom w:val="none" w:sz="0" w:space="0" w:color="auto"/>
                    <w:right w:val="none" w:sz="0" w:space="0" w:color="auto"/>
                  </w:divBdr>
                </w:div>
                <w:div w:id="1001738489">
                  <w:marLeft w:val="0"/>
                  <w:marRight w:val="0"/>
                  <w:marTop w:val="0"/>
                  <w:marBottom w:val="0"/>
                  <w:divBdr>
                    <w:top w:val="none" w:sz="0" w:space="0" w:color="auto"/>
                    <w:left w:val="none" w:sz="0" w:space="0" w:color="auto"/>
                    <w:bottom w:val="none" w:sz="0" w:space="0" w:color="auto"/>
                    <w:right w:val="none" w:sz="0" w:space="0" w:color="auto"/>
                  </w:divBdr>
                </w:div>
                <w:div w:id="1002705790">
                  <w:marLeft w:val="0"/>
                  <w:marRight w:val="0"/>
                  <w:marTop w:val="0"/>
                  <w:marBottom w:val="0"/>
                  <w:divBdr>
                    <w:top w:val="none" w:sz="0" w:space="0" w:color="auto"/>
                    <w:left w:val="none" w:sz="0" w:space="0" w:color="auto"/>
                    <w:bottom w:val="none" w:sz="0" w:space="0" w:color="auto"/>
                    <w:right w:val="none" w:sz="0" w:space="0" w:color="auto"/>
                  </w:divBdr>
                </w:div>
                <w:div w:id="1003320424">
                  <w:marLeft w:val="0"/>
                  <w:marRight w:val="0"/>
                  <w:marTop w:val="0"/>
                  <w:marBottom w:val="0"/>
                  <w:divBdr>
                    <w:top w:val="none" w:sz="0" w:space="0" w:color="auto"/>
                    <w:left w:val="none" w:sz="0" w:space="0" w:color="auto"/>
                    <w:bottom w:val="none" w:sz="0" w:space="0" w:color="auto"/>
                    <w:right w:val="none" w:sz="0" w:space="0" w:color="auto"/>
                  </w:divBdr>
                </w:div>
                <w:div w:id="1005089954">
                  <w:marLeft w:val="0"/>
                  <w:marRight w:val="0"/>
                  <w:marTop w:val="0"/>
                  <w:marBottom w:val="0"/>
                  <w:divBdr>
                    <w:top w:val="none" w:sz="0" w:space="0" w:color="auto"/>
                    <w:left w:val="none" w:sz="0" w:space="0" w:color="auto"/>
                    <w:bottom w:val="none" w:sz="0" w:space="0" w:color="auto"/>
                    <w:right w:val="none" w:sz="0" w:space="0" w:color="auto"/>
                  </w:divBdr>
                </w:div>
                <w:div w:id="1005933822">
                  <w:marLeft w:val="0"/>
                  <w:marRight w:val="0"/>
                  <w:marTop w:val="0"/>
                  <w:marBottom w:val="0"/>
                  <w:divBdr>
                    <w:top w:val="none" w:sz="0" w:space="0" w:color="auto"/>
                    <w:left w:val="none" w:sz="0" w:space="0" w:color="auto"/>
                    <w:bottom w:val="none" w:sz="0" w:space="0" w:color="auto"/>
                    <w:right w:val="none" w:sz="0" w:space="0" w:color="auto"/>
                  </w:divBdr>
                </w:div>
                <w:div w:id="1006637823">
                  <w:marLeft w:val="0"/>
                  <w:marRight w:val="0"/>
                  <w:marTop w:val="0"/>
                  <w:marBottom w:val="0"/>
                  <w:divBdr>
                    <w:top w:val="none" w:sz="0" w:space="0" w:color="auto"/>
                    <w:left w:val="none" w:sz="0" w:space="0" w:color="auto"/>
                    <w:bottom w:val="none" w:sz="0" w:space="0" w:color="auto"/>
                    <w:right w:val="none" w:sz="0" w:space="0" w:color="auto"/>
                  </w:divBdr>
                </w:div>
                <w:div w:id="1006788944">
                  <w:marLeft w:val="0"/>
                  <w:marRight w:val="0"/>
                  <w:marTop w:val="0"/>
                  <w:marBottom w:val="0"/>
                  <w:divBdr>
                    <w:top w:val="none" w:sz="0" w:space="0" w:color="auto"/>
                    <w:left w:val="none" w:sz="0" w:space="0" w:color="auto"/>
                    <w:bottom w:val="none" w:sz="0" w:space="0" w:color="auto"/>
                    <w:right w:val="none" w:sz="0" w:space="0" w:color="auto"/>
                  </w:divBdr>
                </w:div>
                <w:div w:id="1008601093">
                  <w:marLeft w:val="0"/>
                  <w:marRight w:val="0"/>
                  <w:marTop w:val="0"/>
                  <w:marBottom w:val="0"/>
                  <w:divBdr>
                    <w:top w:val="none" w:sz="0" w:space="0" w:color="auto"/>
                    <w:left w:val="none" w:sz="0" w:space="0" w:color="auto"/>
                    <w:bottom w:val="none" w:sz="0" w:space="0" w:color="auto"/>
                    <w:right w:val="none" w:sz="0" w:space="0" w:color="auto"/>
                  </w:divBdr>
                </w:div>
                <w:div w:id="1010446990">
                  <w:marLeft w:val="0"/>
                  <w:marRight w:val="0"/>
                  <w:marTop w:val="0"/>
                  <w:marBottom w:val="0"/>
                  <w:divBdr>
                    <w:top w:val="none" w:sz="0" w:space="0" w:color="auto"/>
                    <w:left w:val="none" w:sz="0" w:space="0" w:color="auto"/>
                    <w:bottom w:val="none" w:sz="0" w:space="0" w:color="auto"/>
                    <w:right w:val="none" w:sz="0" w:space="0" w:color="auto"/>
                  </w:divBdr>
                </w:div>
                <w:div w:id="1015039395">
                  <w:marLeft w:val="0"/>
                  <w:marRight w:val="0"/>
                  <w:marTop w:val="0"/>
                  <w:marBottom w:val="0"/>
                  <w:divBdr>
                    <w:top w:val="none" w:sz="0" w:space="0" w:color="auto"/>
                    <w:left w:val="none" w:sz="0" w:space="0" w:color="auto"/>
                    <w:bottom w:val="none" w:sz="0" w:space="0" w:color="auto"/>
                    <w:right w:val="none" w:sz="0" w:space="0" w:color="auto"/>
                  </w:divBdr>
                </w:div>
                <w:div w:id="1015300773">
                  <w:marLeft w:val="0"/>
                  <w:marRight w:val="0"/>
                  <w:marTop w:val="0"/>
                  <w:marBottom w:val="0"/>
                  <w:divBdr>
                    <w:top w:val="none" w:sz="0" w:space="0" w:color="auto"/>
                    <w:left w:val="none" w:sz="0" w:space="0" w:color="auto"/>
                    <w:bottom w:val="none" w:sz="0" w:space="0" w:color="auto"/>
                    <w:right w:val="none" w:sz="0" w:space="0" w:color="auto"/>
                  </w:divBdr>
                </w:div>
                <w:div w:id="1015351398">
                  <w:marLeft w:val="0"/>
                  <w:marRight w:val="0"/>
                  <w:marTop w:val="0"/>
                  <w:marBottom w:val="0"/>
                  <w:divBdr>
                    <w:top w:val="none" w:sz="0" w:space="0" w:color="auto"/>
                    <w:left w:val="none" w:sz="0" w:space="0" w:color="auto"/>
                    <w:bottom w:val="none" w:sz="0" w:space="0" w:color="auto"/>
                    <w:right w:val="none" w:sz="0" w:space="0" w:color="auto"/>
                  </w:divBdr>
                </w:div>
                <w:div w:id="1015960300">
                  <w:marLeft w:val="0"/>
                  <w:marRight w:val="0"/>
                  <w:marTop w:val="0"/>
                  <w:marBottom w:val="0"/>
                  <w:divBdr>
                    <w:top w:val="none" w:sz="0" w:space="0" w:color="auto"/>
                    <w:left w:val="none" w:sz="0" w:space="0" w:color="auto"/>
                    <w:bottom w:val="none" w:sz="0" w:space="0" w:color="auto"/>
                    <w:right w:val="none" w:sz="0" w:space="0" w:color="auto"/>
                  </w:divBdr>
                </w:div>
                <w:div w:id="1016004925">
                  <w:marLeft w:val="0"/>
                  <w:marRight w:val="0"/>
                  <w:marTop w:val="0"/>
                  <w:marBottom w:val="0"/>
                  <w:divBdr>
                    <w:top w:val="none" w:sz="0" w:space="0" w:color="auto"/>
                    <w:left w:val="none" w:sz="0" w:space="0" w:color="auto"/>
                    <w:bottom w:val="none" w:sz="0" w:space="0" w:color="auto"/>
                    <w:right w:val="none" w:sz="0" w:space="0" w:color="auto"/>
                  </w:divBdr>
                </w:div>
                <w:div w:id="1016075561">
                  <w:marLeft w:val="0"/>
                  <w:marRight w:val="0"/>
                  <w:marTop w:val="0"/>
                  <w:marBottom w:val="0"/>
                  <w:divBdr>
                    <w:top w:val="none" w:sz="0" w:space="0" w:color="auto"/>
                    <w:left w:val="none" w:sz="0" w:space="0" w:color="auto"/>
                    <w:bottom w:val="none" w:sz="0" w:space="0" w:color="auto"/>
                    <w:right w:val="none" w:sz="0" w:space="0" w:color="auto"/>
                  </w:divBdr>
                </w:div>
                <w:div w:id="1017119349">
                  <w:marLeft w:val="0"/>
                  <w:marRight w:val="0"/>
                  <w:marTop w:val="0"/>
                  <w:marBottom w:val="0"/>
                  <w:divBdr>
                    <w:top w:val="none" w:sz="0" w:space="0" w:color="auto"/>
                    <w:left w:val="none" w:sz="0" w:space="0" w:color="auto"/>
                    <w:bottom w:val="none" w:sz="0" w:space="0" w:color="auto"/>
                    <w:right w:val="none" w:sz="0" w:space="0" w:color="auto"/>
                  </w:divBdr>
                </w:div>
                <w:div w:id="1019508112">
                  <w:marLeft w:val="0"/>
                  <w:marRight w:val="0"/>
                  <w:marTop w:val="0"/>
                  <w:marBottom w:val="0"/>
                  <w:divBdr>
                    <w:top w:val="none" w:sz="0" w:space="0" w:color="auto"/>
                    <w:left w:val="none" w:sz="0" w:space="0" w:color="auto"/>
                    <w:bottom w:val="none" w:sz="0" w:space="0" w:color="auto"/>
                    <w:right w:val="none" w:sz="0" w:space="0" w:color="auto"/>
                  </w:divBdr>
                </w:div>
                <w:div w:id="1020425516">
                  <w:marLeft w:val="0"/>
                  <w:marRight w:val="0"/>
                  <w:marTop w:val="0"/>
                  <w:marBottom w:val="0"/>
                  <w:divBdr>
                    <w:top w:val="none" w:sz="0" w:space="0" w:color="auto"/>
                    <w:left w:val="none" w:sz="0" w:space="0" w:color="auto"/>
                    <w:bottom w:val="none" w:sz="0" w:space="0" w:color="auto"/>
                    <w:right w:val="none" w:sz="0" w:space="0" w:color="auto"/>
                  </w:divBdr>
                </w:div>
                <w:div w:id="1021709387">
                  <w:marLeft w:val="0"/>
                  <w:marRight w:val="0"/>
                  <w:marTop w:val="0"/>
                  <w:marBottom w:val="0"/>
                  <w:divBdr>
                    <w:top w:val="none" w:sz="0" w:space="0" w:color="auto"/>
                    <w:left w:val="none" w:sz="0" w:space="0" w:color="auto"/>
                    <w:bottom w:val="none" w:sz="0" w:space="0" w:color="auto"/>
                    <w:right w:val="none" w:sz="0" w:space="0" w:color="auto"/>
                  </w:divBdr>
                </w:div>
                <w:div w:id="1022706109">
                  <w:marLeft w:val="0"/>
                  <w:marRight w:val="0"/>
                  <w:marTop w:val="0"/>
                  <w:marBottom w:val="0"/>
                  <w:divBdr>
                    <w:top w:val="none" w:sz="0" w:space="0" w:color="auto"/>
                    <w:left w:val="none" w:sz="0" w:space="0" w:color="auto"/>
                    <w:bottom w:val="none" w:sz="0" w:space="0" w:color="auto"/>
                    <w:right w:val="none" w:sz="0" w:space="0" w:color="auto"/>
                  </w:divBdr>
                </w:div>
                <w:div w:id="1022978551">
                  <w:marLeft w:val="0"/>
                  <w:marRight w:val="0"/>
                  <w:marTop w:val="0"/>
                  <w:marBottom w:val="0"/>
                  <w:divBdr>
                    <w:top w:val="none" w:sz="0" w:space="0" w:color="auto"/>
                    <w:left w:val="none" w:sz="0" w:space="0" w:color="auto"/>
                    <w:bottom w:val="none" w:sz="0" w:space="0" w:color="auto"/>
                    <w:right w:val="none" w:sz="0" w:space="0" w:color="auto"/>
                  </w:divBdr>
                </w:div>
                <w:div w:id="1025133284">
                  <w:marLeft w:val="0"/>
                  <w:marRight w:val="0"/>
                  <w:marTop w:val="0"/>
                  <w:marBottom w:val="0"/>
                  <w:divBdr>
                    <w:top w:val="none" w:sz="0" w:space="0" w:color="auto"/>
                    <w:left w:val="none" w:sz="0" w:space="0" w:color="auto"/>
                    <w:bottom w:val="none" w:sz="0" w:space="0" w:color="auto"/>
                    <w:right w:val="none" w:sz="0" w:space="0" w:color="auto"/>
                  </w:divBdr>
                </w:div>
                <w:div w:id="1025327885">
                  <w:marLeft w:val="0"/>
                  <w:marRight w:val="0"/>
                  <w:marTop w:val="0"/>
                  <w:marBottom w:val="0"/>
                  <w:divBdr>
                    <w:top w:val="none" w:sz="0" w:space="0" w:color="auto"/>
                    <w:left w:val="none" w:sz="0" w:space="0" w:color="auto"/>
                    <w:bottom w:val="none" w:sz="0" w:space="0" w:color="auto"/>
                    <w:right w:val="none" w:sz="0" w:space="0" w:color="auto"/>
                  </w:divBdr>
                </w:div>
                <w:div w:id="1025594146">
                  <w:marLeft w:val="0"/>
                  <w:marRight w:val="0"/>
                  <w:marTop w:val="0"/>
                  <w:marBottom w:val="0"/>
                  <w:divBdr>
                    <w:top w:val="none" w:sz="0" w:space="0" w:color="auto"/>
                    <w:left w:val="none" w:sz="0" w:space="0" w:color="auto"/>
                    <w:bottom w:val="none" w:sz="0" w:space="0" w:color="auto"/>
                    <w:right w:val="none" w:sz="0" w:space="0" w:color="auto"/>
                  </w:divBdr>
                </w:div>
                <w:div w:id="1025715182">
                  <w:marLeft w:val="0"/>
                  <w:marRight w:val="0"/>
                  <w:marTop w:val="0"/>
                  <w:marBottom w:val="0"/>
                  <w:divBdr>
                    <w:top w:val="none" w:sz="0" w:space="0" w:color="auto"/>
                    <w:left w:val="none" w:sz="0" w:space="0" w:color="auto"/>
                    <w:bottom w:val="none" w:sz="0" w:space="0" w:color="auto"/>
                    <w:right w:val="none" w:sz="0" w:space="0" w:color="auto"/>
                  </w:divBdr>
                </w:div>
                <w:div w:id="1026372247">
                  <w:marLeft w:val="0"/>
                  <w:marRight w:val="0"/>
                  <w:marTop w:val="0"/>
                  <w:marBottom w:val="0"/>
                  <w:divBdr>
                    <w:top w:val="none" w:sz="0" w:space="0" w:color="auto"/>
                    <w:left w:val="none" w:sz="0" w:space="0" w:color="auto"/>
                    <w:bottom w:val="none" w:sz="0" w:space="0" w:color="auto"/>
                    <w:right w:val="none" w:sz="0" w:space="0" w:color="auto"/>
                  </w:divBdr>
                </w:div>
                <w:div w:id="1026981885">
                  <w:marLeft w:val="0"/>
                  <w:marRight w:val="0"/>
                  <w:marTop w:val="0"/>
                  <w:marBottom w:val="0"/>
                  <w:divBdr>
                    <w:top w:val="none" w:sz="0" w:space="0" w:color="auto"/>
                    <w:left w:val="none" w:sz="0" w:space="0" w:color="auto"/>
                    <w:bottom w:val="none" w:sz="0" w:space="0" w:color="auto"/>
                    <w:right w:val="none" w:sz="0" w:space="0" w:color="auto"/>
                  </w:divBdr>
                </w:div>
                <w:div w:id="1032267476">
                  <w:marLeft w:val="0"/>
                  <w:marRight w:val="0"/>
                  <w:marTop w:val="0"/>
                  <w:marBottom w:val="0"/>
                  <w:divBdr>
                    <w:top w:val="none" w:sz="0" w:space="0" w:color="auto"/>
                    <w:left w:val="none" w:sz="0" w:space="0" w:color="auto"/>
                    <w:bottom w:val="none" w:sz="0" w:space="0" w:color="auto"/>
                    <w:right w:val="none" w:sz="0" w:space="0" w:color="auto"/>
                  </w:divBdr>
                </w:div>
                <w:div w:id="1034235303">
                  <w:marLeft w:val="0"/>
                  <w:marRight w:val="0"/>
                  <w:marTop w:val="0"/>
                  <w:marBottom w:val="0"/>
                  <w:divBdr>
                    <w:top w:val="none" w:sz="0" w:space="0" w:color="auto"/>
                    <w:left w:val="none" w:sz="0" w:space="0" w:color="auto"/>
                    <w:bottom w:val="none" w:sz="0" w:space="0" w:color="auto"/>
                    <w:right w:val="none" w:sz="0" w:space="0" w:color="auto"/>
                  </w:divBdr>
                </w:div>
                <w:div w:id="1037194181">
                  <w:marLeft w:val="0"/>
                  <w:marRight w:val="0"/>
                  <w:marTop w:val="0"/>
                  <w:marBottom w:val="0"/>
                  <w:divBdr>
                    <w:top w:val="none" w:sz="0" w:space="0" w:color="auto"/>
                    <w:left w:val="none" w:sz="0" w:space="0" w:color="auto"/>
                    <w:bottom w:val="none" w:sz="0" w:space="0" w:color="auto"/>
                    <w:right w:val="none" w:sz="0" w:space="0" w:color="auto"/>
                  </w:divBdr>
                </w:div>
                <w:div w:id="1038622591">
                  <w:marLeft w:val="0"/>
                  <w:marRight w:val="0"/>
                  <w:marTop w:val="0"/>
                  <w:marBottom w:val="0"/>
                  <w:divBdr>
                    <w:top w:val="none" w:sz="0" w:space="0" w:color="auto"/>
                    <w:left w:val="none" w:sz="0" w:space="0" w:color="auto"/>
                    <w:bottom w:val="none" w:sz="0" w:space="0" w:color="auto"/>
                    <w:right w:val="none" w:sz="0" w:space="0" w:color="auto"/>
                  </w:divBdr>
                </w:div>
                <w:div w:id="1039891707">
                  <w:marLeft w:val="0"/>
                  <w:marRight w:val="0"/>
                  <w:marTop w:val="0"/>
                  <w:marBottom w:val="0"/>
                  <w:divBdr>
                    <w:top w:val="none" w:sz="0" w:space="0" w:color="auto"/>
                    <w:left w:val="none" w:sz="0" w:space="0" w:color="auto"/>
                    <w:bottom w:val="none" w:sz="0" w:space="0" w:color="auto"/>
                    <w:right w:val="none" w:sz="0" w:space="0" w:color="auto"/>
                  </w:divBdr>
                </w:div>
                <w:div w:id="1044210493">
                  <w:marLeft w:val="0"/>
                  <w:marRight w:val="0"/>
                  <w:marTop w:val="0"/>
                  <w:marBottom w:val="0"/>
                  <w:divBdr>
                    <w:top w:val="none" w:sz="0" w:space="0" w:color="auto"/>
                    <w:left w:val="none" w:sz="0" w:space="0" w:color="auto"/>
                    <w:bottom w:val="none" w:sz="0" w:space="0" w:color="auto"/>
                    <w:right w:val="none" w:sz="0" w:space="0" w:color="auto"/>
                  </w:divBdr>
                </w:div>
                <w:div w:id="1046222391">
                  <w:marLeft w:val="0"/>
                  <w:marRight w:val="0"/>
                  <w:marTop w:val="0"/>
                  <w:marBottom w:val="0"/>
                  <w:divBdr>
                    <w:top w:val="none" w:sz="0" w:space="0" w:color="auto"/>
                    <w:left w:val="none" w:sz="0" w:space="0" w:color="auto"/>
                    <w:bottom w:val="none" w:sz="0" w:space="0" w:color="auto"/>
                    <w:right w:val="none" w:sz="0" w:space="0" w:color="auto"/>
                  </w:divBdr>
                </w:div>
                <w:div w:id="1046760164">
                  <w:marLeft w:val="0"/>
                  <w:marRight w:val="0"/>
                  <w:marTop w:val="0"/>
                  <w:marBottom w:val="0"/>
                  <w:divBdr>
                    <w:top w:val="none" w:sz="0" w:space="0" w:color="auto"/>
                    <w:left w:val="none" w:sz="0" w:space="0" w:color="auto"/>
                    <w:bottom w:val="none" w:sz="0" w:space="0" w:color="auto"/>
                    <w:right w:val="none" w:sz="0" w:space="0" w:color="auto"/>
                  </w:divBdr>
                </w:div>
                <w:div w:id="1048797275">
                  <w:marLeft w:val="0"/>
                  <w:marRight w:val="0"/>
                  <w:marTop w:val="0"/>
                  <w:marBottom w:val="0"/>
                  <w:divBdr>
                    <w:top w:val="none" w:sz="0" w:space="0" w:color="auto"/>
                    <w:left w:val="none" w:sz="0" w:space="0" w:color="auto"/>
                    <w:bottom w:val="none" w:sz="0" w:space="0" w:color="auto"/>
                    <w:right w:val="none" w:sz="0" w:space="0" w:color="auto"/>
                  </w:divBdr>
                </w:div>
                <w:div w:id="1049302105">
                  <w:marLeft w:val="0"/>
                  <w:marRight w:val="0"/>
                  <w:marTop w:val="0"/>
                  <w:marBottom w:val="0"/>
                  <w:divBdr>
                    <w:top w:val="none" w:sz="0" w:space="0" w:color="auto"/>
                    <w:left w:val="none" w:sz="0" w:space="0" w:color="auto"/>
                    <w:bottom w:val="none" w:sz="0" w:space="0" w:color="auto"/>
                    <w:right w:val="none" w:sz="0" w:space="0" w:color="auto"/>
                  </w:divBdr>
                </w:div>
                <w:div w:id="1050961516">
                  <w:marLeft w:val="0"/>
                  <w:marRight w:val="0"/>
                  <w:marTop w:val="0"/>
                  <w:marBottom w:val="0"/>
                  <w:divBdr>
                    <w:top w:val="none" w:sz="0" w:space="0" w:color="auto"/>
                    <w:left w:val="none" w:sz="0" w:space="0" w:color="auto"/>
                    <w:bottom w:val="none" w:sz="0" w:space="0" w:color="auto"/>
                    <w:right w:val="none" w:sz="0" w:space="0" w:color="auto"/>
                  </w:divBdr>
                </w:div>
                <w:div w:id="1056398419">
                  <w:marLeft w:val="0"/>
                  <w:marRight w:val="0"/>
                  <w:marTop w:val="0"/>
                  <w:marBottom w:val="0"/>
                  <w:divBdr>
                    <w:top w:val="none" w:sz="0" w:space="0" w:color="auto"/>
                    <w:left w:val="none" w:sz="0" w:space="0" w:color="auto"/>
                    <w:bottom w:val="none" w:sz="0" w:space="0" w:color="auto"/>
                    <w:right w:val="none" w:sz="0" w:space="0" w:color="auto"/>
                  </w:divBdr>
                </w:div>
                <w:div w:id="1057363942">
                  <w:marLeft w:val="0"/>
                  <w:marRight w:val="0"/>
                  <w:marTop w:val="0"/>
                  <w:marBottom w:val="0"/>
                  <w:divBdr>
                    <w:top w:val="none" w:sz="0" w:space="0" w:color="auto"/>
                    <w:left w:val="none" w:sz="0" w:space="0" w:color="auto"/>
                    <w:bottom w:val="none" w:sz="0" w:space="0" w:color="auto"/>
                    <w:right w:val="none" w:sz="0" w:space="0" w:color="auto"/>
                  </w:divBdr>
                </w:div>
                <w:div w:id="1057776131">
                  <w:marLeft w:val="0"/>
                  <w:marRight w:val="0"/>
                  <w:marTop w:val="0"/>
                  <w:marBottom w:val="0"/>
                  <w:divBdr>
                    <w:top w:val="none" w:sz="0" w:space="0" w:color="auto"/>
                    <w:left w:val="none" w:sz="0" w:space="0" w:color="auto"/>
                    <w:bottom w:val="none" w:sz="0" w:space="0" w:color="auto"/>
                    <w:right w:val="none" w:sz="0" w:space="0" w:color="auto"/>
                  </w:divBdr>
                </w:div>
                <w:div w:id="1060403863">
                  <w:marLeft w:val="0"/>
                  <w:marRight w:val="0"/>
                  <w:marTop w:val="0"/>
                  <w:marBottom w:val="0"/>
                  <w:divBdr>
                    <w:top w:val="none" w:sz="0" w:space="0" w:color="auto"/>
                    <w:left w:val="none" w:sz="0" w:space="0" w:color="auto"/>
                    <w:bottom w:val="none" w:sz="0" w:space="0" w:color="auto"/>
                    <w:right w:val="none" w:sz="0" w:space="0" w:color="auto"/>
                  </w:divBdr>
                </w:div>
                <w:div w:id="1060516184">
                  <w:marLeft w:val="0"/>
                  <w:marRight w:val="0"/>
                  <w:marTop w:val="0"/>
                  <w:marBottom w:val="0"/>
                  <w:divBdr>
                    <w:top w:val="none" w:sz="0" w:space="0" w:color="auto"/>
                    <w:left w:val="none" w:sz="0" w:space="0" w:color="auto"/>
                    <w:bottom w:val="none" w:sz="0" w:space="0" w:color="auto"/>
                    <w:right w:val="none" w:sz="0" w:space="0" w:color="auto"/>
                  </w:divBdr>
                </w:div>
                <w:div w:id="1060785370">
                  <w:marLeft w:val="0"/>
                  <w:marRight w:val="0"/>
                  <w:marTop w:val="0"/>
                  <w:marBottom w:val="0"/>
                  <w:divBdr>
                    <w:top w:val="none" w:sz="0" w:space="0" w:color="auto"/>
                    <w:left w:val="none" w:sz="0" w:space="0" w:color="auto"/>
                    <w:bottom w:val="none" w:sz="0" w:space="0" w:color="auto"/>
                    <w:right w:val="none" w:sz="0" w:space="0" w:color="auto"/>
                  </w:divBdr>
                </w:div>
                <w:div w:id="1062371104">
                  <w:marLeft w:val="0"/>
                  <w:marRight w:val="0"/>
                  <w:marTop w:val="0"/>
                  <w:marBottom w:val="0"/>
                  <w:divBdr>
                    <w:top w:val="none" w:sz="0" w:space="0" w:color="auto"/>
                    <w:left w:val="none" w:sz="0" w:space="0" w:color="auto"/>
                    <w:bottom w:val="none" w:sz="0" w:space="0" w:color="auto"/>
                    <w:right w:val="none" w:sz="0" w:space="0" w:color="auto"/>
                  </w:divBdr>
                </w:div>
                <w:div w:id="1064912726">
                  <w:marLeft w:val="0"/>
                  <w:marRight w:val="0"/>
                  <w:marTop w:val="0"/>
                  <w:marBottom w:val="0"/>
                  <w:divBdr>
                    <w:top w:val="none" w:sz="0" w:space="0" w:color="auto"/>
                    <w:left w:val="none" w:sz="0" w:space="0" w:color="auto"/>
                    <w:bottom w:val="none" w:sz="0" w:space="0" w:color="auto"/>
                    <w:right w:val="none" w:sz="0" w:space="0" w:color="auto"/>
                  </w:divBdr>
                </w:div>
                <w:div w:id="1065369676">
                  <w:marLeft w:val="0"/>
                  <w:marRight w:val="0"/>
                  <w:marTop w:val="0"/>
                  <w:marBottom w:val="0"/>
                  <w:divBdr>
                    <w:top w:val="none" w:sz="0" w:space="0" w:color="auto"/>
                    <w:left w:val="none" w:sz="0" w:space="0" w:color="auto"/>
                    <w:bottom w:val="none" w:sz="0" w:space="0" w:color="auto"/>
                    <w:right w:val="none" w:sz="0" w:space="0" w:color="auto"/>
                  </w:divBdr>
                </w:div>
                <w:div w:id="1065494431">
                  <w:marLeft w:val="0"/>
                  <w:marRight w:val="0"/>
                  <w:marTop w:val="0"/>
                  <w:marBottom w:val="0"/>
                  <w:divBdr>
                    <w:top w:val="none" w:sz="0" w:space="0" w:color="auto"/>
                    <w:left w:val="none" w:sz="0" w:space="0" w:color="auto"/>
                    <w:bottom w:val="none" w:sz="0" w:space="0" w:color="auto"/>
                    <w:right w:val="none" w:sz="0" w:space="0" w:color="auto"/>
                  </w:divBdr>
                </w:div>
                <w:div w:id="1066030512">
                  <w:marLeft w:val="0"/>
                  <w:marRight w:val="0"/>
                  <w:marTop w:val="0"/>
                  <w:marBottom w:val="0"/>
                  <w:divBdr>
                    <w:top w:val="none" w:sz="0" w:space="0" w:color="auto"/>
                    <w:left w:val="none" w:sz="0" w:space="0" w:color="auto"/>
                    <w:bottom w:val="none" w:sz="0" w:space="0" w:color="auto"/>
                    <w:right w:val="none" w:sz="0" w:space="0" w:color="auto"/>
                  </w:divBdr>
                </w:div>
                <w:div w:id="1067074113">
                  <w:marLeft w:val="0"/>
                  <w:marRight w:val="0"/>
                  <w:marTop w:val="0"/>
                  <w:marBottom w:val="0"/>
                  <w:divBdr>
                    <w:top w:val="none" w:sz="0" w:space="0" w:color="auto"/>
                    <w:left w:val="none" w:sz="0" w:space="0" w:color="auto"/>
                    <w:bottom w:val="none" w:sz="0" w:space="0" w:color="auto"/>
                    <w:right w:val="none" w:sz="0" w:space="0" w:color="auto"/>
                  </w:divBdr>
                </w:div>
                <w:div w:id="1067266982">
                  <w:marLeft w:val="0"/>
                  <w:marRight w:val="0"/>
                  <w:marTop w:val="0"/>
                  <w:marBottom w:val="0"/>
                  <w:divBdr>
                    <w:top w:val="none" w:sz="0" w:space="0" w:color="auto"/>
                    <w:left w:val="none" w:sz="0" w:space="0" w:color="auto"/>
                    <w:bottom w:val="none" w:sz="0" w:space="0" w:color="auto"/>
                    <w:right w:val="none" w:sz="0" w:space="0" w:color="auto"/>
                  </w:divBdr>
                </w:div>
                <w:div w:id="1068578651">
                  <w:marLeft w:val="0"/>
                  <w:marRight w:val="0"/>
                  <w:marTop w:val="0"/>
                  <w:marBottom w:val="0"/>
                  <w:divBdr>
                    <w:top w:val="none" w:sz="0" w:space="0" w:color="auto"/>
                    <w:left w:val="none" w:sz="0" w:space="0" w:color="auto"/>
                    <w:bottom w:val="none" w:sz="0" w:space="0" w:color="auto"/>
                    <w:right w:val="none" w:sz="0" w:space="0" w:color="auto"/>
                  </w:divBdr>
                </w:div>
                <w:div w:id="1070232181">
                  <w:marLeft w:val="0"/>
                  <w:marRight w:val="0"/>
                  <w:marTop w:val="0"/>
                  <w:marBottom w:val="0"/>
                  <w:divBdr>
                    <w:top w:val="none" w:sz="0" w:space="0" w:color="auto"/>
                    <w:left w:val="none" w:sz="0" w:space="0" w:color="auto"/>
                    <w:bottom w:val="none" w:sz="0" w:space="0" w:color="auto"/>
                    <w:right w:val="none" w:sz="0" w:space="0" w:color="auto"/>
                  </w:divBdr>
                </w:div>
                <w:div w:id="1074667806">
                  <w:marLeft w:val="0"/>
                  <w:marRight w:val="0"/>
                  <w:marTop w:val="0"/>
                  <w:marBottom w:val="0"/>
                  <w:divBdr>
                    <w:top w:val="none" w:sz="0" w:space="0" w:color="auto"/>
                    <w:left w:val="none" w:sz="0" w:space="0" w:color="auto"/>
                    <w:bottom w:val="none" w:sz="0" w:space="0" w:color="auto"/>
                    <w:right w:val="none" w:sz="0" w:space="0" w:color="auto"/>
                  </w:divBdr>
                </w:div>
                <w:div w:id="1080832580">
                  <w:marLeft w:val="0"/>
                  <w:marRight w:val="0"/>
                  <w:marTop w:val="0"/>
                  <w:marBottom w:val="0"/>
                  <w:divBdr>
                    <w:top w:val="none" w:sz="0" w:space="0" w:color="auto"/>
                    <w:left w:val="none" w:sz="0" w:space="0" w:color="auto"/>
                    <w:bottom w:val="none" w:sz="0" w:space="0" w:color="auto"/>
                    <w:right w:val="none" w:sz="0" w:space="0" w:color="auto"/>
                  </w:divBdr>
                </w:div>
                <w:div w:id="1083986378">
                  <w:marLeft w:val="0"/>
                  <w:marRight w:val="0"/>
                  <w:marTop w:val="0"/>
                  <w:marBottom w:val="0"/>
                  <w:divBdr>
                    <w:top w:val="none" w:sz="0" w:space="0" w:color="auto"/>
                    <w:left w:val="none" w:sz="0" w:space="0" w:color="auto"/>
                    <w:bottom w:val="none" w:sz="0" w:space="0" w:color="auto"/>
                    <w:right w:val="none" w:sz="0" w:space="0" w:color="auto"/>
                  </w:divBdr>
                </w:div>
                <w:div w:id="1084297813">
                  <w:marLeft w:val="0"/>
                  <w:marRight w:val="0"/>
                  <w:marTop w:val="0"/>
                  <w:marBottom w:val="0"/>
                  <w:divBdr>
                    <w:top w:val="none" w:sz="0" w:space="0" w:color="auto"/>
                    <w:left w:val="none" w:sz="0" w:space="0" w:color="auto"/>
                    <w:bottom w:val="none" w:sz="0" w:space="0" w:color="auto"/>
                    <w:right w:val="none" w:sz="0" w:space="0" w:color="auto"/>
                  </w:divBdr>
                </w:div>
                <w:div w:id="1086001308">
                  <w:marLeft w:val="0"/>
                  <w:marRight w:val="0"/>
                  <w:marTop w:val="0"/>
                  <w:marBottom w:val="0"/>
                  <w:divBdr>
                    <w:top w:val="none" w:sz="0" w:space="0" w:color="auto"/>
                    <w:left w:val="none" w:sz="0" w:space="0" w:color="auto"/>
                    <w:bottom w:val="none" w:sz="0" w:space="0" w:color="auto"/>
                    <w:right w:val="none" w:sz="0" w:space="0" w:color="auto"/>
                  </w:divBdr>
                </w:div>
                <w:div w:id="1087339622">
                  <w:marLeft w:val="0"/>
                  <w:marRight w:val="0"/>
                  <w:marTop w:val="0"/>
                  <w:marBottom w:val="0"/>
                  <w:divBdr>
                    <w:top w:val="none" w:sz="0" w:space="0" w:color="auto"/>
                    <w:left w:val="none" w:sz="0" w:space="0" w:color="auto"/>
                    <w:bottom w:val="none" w:sz="0" w:space="0" w:color="auto"/>
                    <w:right w:val="none" w:sz="0" w:space="0" w:color="auto"/>
                  </w:divBdr>
                </w:div>
                <w:div w:id="1087658276">
                  <w:marLeft w:val="0"/>
                  <w:marRight w:val="0"/>
                  <w:marTop w:val="0"/>
                  <w:marBottom w:val="0"/>
                  <w:divBdr>
                    <w:top w:val="none" w:sz="0" w:space="0" w:color="auto"/>
                    <w:left w:val="none" w:sz="0" w:space="0" w:color="auto"/>
                    <w:bottom w:val="none" w:sz="0" w:space="0" w:color="auto"/>
                    <w:right w:val="none" w:sz="0" w:space="0" w:color="auto"/>
                  </w:divBdr>
                </w:div>
                <w:div w:id="1088229388">
                  <w:marLeft w:val="0"/>
                  <w:marRight w:val="0"/>
                  <w:marTop w:val="0"/>
                  <w:marBottom w:val="0"/>
                  <w:divBdr>
                    <w:top w:val="none" w:sz="0" w:space="0" w:color="auto"/>
                    <w:left w:val="none" w:sz="0" w:space="0" w:color="auto"/>
                    <w:bottom w:val="none" w:sz="0" w:space="0" w:color="auto"/>
                    <w:right w:val="none" w:sz="0" w:space="0" w:color="auto"/>
                  </w:divBdr>
                </w:div>
                <w:div w:id="1089078323">
                  <w:marLeft w:val="0"/>
                  <w:marRight w:val="0"/>
                  <w:marTop w:val="0"/>
                  <w:marBottom w:val="0"/>
                  <w:divBdr>
                    <w:top w:val="none" w:sz="0" w:space="0" w:color="auto"/>
                    <w:left w:val="none" w:sz="0" w:space="0" w:color="auto"/>
                    <w:bottom w:val="none" w:sz="0" w:space="0" w:color="auto"/>
                    <w:right w:val="none" w:sz="0" w:space="0" w:color="auto"/>
                  </w:divBdr>
                </w:div>
                <w:div w:id="1091509916">
                  <w:marLeft w:val="0"/>
                  <w:marRight w:val="0"/>
                  <w:marTop w:val="0"/>
                  <w:marBottom w:val="0"/>
                  <w:divBdr>
                    <w:top w:val="none" w:sz="0" w:space="0" w:color="auto"/>
                    <w:left w:val="none" w:sz="0" w:space="0" w:color="auto"/>
                    <w:bottom w:val="none" w:sz="0" w:space="0" w:color="auto"/>
                    <w:right w:val="none" w:sz="0" w:space="0" w:color="auto"/>
                  </w:divBdr>
                </w:div>
                <w:div w:id="1091706990">
                  <w:marLeft w:val="0"/>
                  <w:marRight w:val="0"/>
                  <w:marTop w:val="0"/>
                  <w:marBottom w:val="0"/>
                  <w:divBdr>
                    <w:top w:val="none" w:sz="0" w:space="0" w:color="auto"/>
                    <w:left w:val="none" w:sz="0" w:space="0" w:color="auto"/>
                    <w:bottom w:val="none" w:sz="0" w:space="0" w:color="auto"/>
                    <w:right w:val="none" w:sz="0" w:space="0" w:color="auto"/>
                  </w:divBdr>
                </w:div>
                <w:div w:id="1091775719">
                  <w:marLeft w:val="0"/>
                  <w:marRight w:val="0"/>
                  <w:marTop w:val="0"/>
                  <w:marBottom w:val="0"/>
                  <w:divBdr>
                    <w:top w:val="none" w:sz="0" w:space="0" w:color="auto"/>
                    <w:left w:val="none" w:sz="0" w:space="0" w:color="auto"/>
                    <w:bottom w:val="none" w:sz="0" w:space="0" w:color="auto"/>
                    <w:right w:val="none" w:sz="0" w:space="0" w:color="auto"/>
                  </w:divBdr>
                </w:div>
                <w:div w:id="1094589623">
                  <w:marLeft w:val="0"/>
                  <w:marRight w:val="0"/>
                  <w:marTop w:val="0"/>
                  <w:marBottom w:val="0"/>
                  <w:divBdr>
                    <w:top w:val="none" w:sz="0" w:space="0" w:color="auto"/>
                    <w:left w:val="none" w:sz="0" w:space="0" w:color="auto"/>
                    <w:bottom w:val="none" w:sz="0" w:space="0" w:color="auto"/>
                    <w:right w:val="none" w:sz="0" w:space="0" w:color="auto"/>
                  </w:divBdr>
                </w:div>
                <w:div w:id="1097138217">
                  <w:marLeft w:val="0"/>
                  <w:marRight w:val="0"/>
                  <w:marTop w:val="0"/>
                  <w:marBottom w:val="0"/>
                  <w:divBdr>
                    <w:top w:val="none" w:sz="0" w:space="0" w:color="auto"/>
                    <w:left w:val="none" w:sz="0" w:space="0" w:color="auto"/>
                    <w:bottom w:val="none" w:sz="0" w:space="0" w:color="auto"/>
                    <w:right w:val="none" w:sz="0" w:space="0" w:color="auto"/>
                  </w:divBdr>
                </w:div>
                <w:div w:id="1098133775">
                  <w:marLeft w:val="0"/>
                  <w:marRight w:val="0"/>
                  <w:marTop w:val="0"/>
                  <w:marBottom w:val="0"/>
                  <w:divBdr>
                    <w:top w:val="none" w:sz="0" w:space="0" w:color="auto"/>
                    <w:left w:val="none" w:sz="0" w:space="0" w:color="auto"/>
                    <w:bottom w:val="none" w:sz="0" w:space="0" w:color="auto"/>
                    <w:right w:val="none" w:sz="0" w:space="0" w:color="auto"/>
                  </w:divBdr>
                </w:div>
                <w:div w:id="1099331011">
                  <w:marLeft w:val="0"/>
                  <w:marRight w:val="0"/>
                  <w:marTop w:val="0"/>
                  <w:marBottom w:val="0"/>
                  <w:divBdr>
                    <w:top w:val="none" w:sz="0" w:space="0" w:color="auto"/>
                    <w:left w:val="none" w:sz="0" w:space="0" w:color="auto"/>
                    <w:bottom w:val="none" w:sz="0" w:space="0" w:color="auto"/>
                    <w:right w:val="none" w:sz="0" w:space="0" w:color="auto"/>
                  </w:divBdr>
                </w:div>
                <w:div w:id="1101099945">
                  <w:marLeft w:val="0"/>
                  <w:marRight w:val="0"/>
                  <w:marTop w:val="0"/>
                  <w:marBottom w:val="0"/>
                  <w:divBdr>
                    <w:top w:val="none" w:sz="0" w:space="0" w:color="auto"/>
                    <w:left w:val="none" w:sz="0" w:space="0" w:color="auto"/>
                    <w:bottom w:val="none" w:sz="0" w:space="0" w:color="auto"/>
                    <w:right w:val="none" w:sz="0" w:space="0" w:color="auto"/>
                  </w:divBdr>
                </w:div>
                <w:div w:id="1102069417">
                  <w:marLeft w:val="0"/>
                  <w:marRight w:val="0"/>
                  <w:marTop w:val="0"/>
                  <w:marBottom w:val="0"/>
                  <w:divBdr>
                    <w:top w:val="none" w:sz="0" w:space="0" w:color="auto"/>
                    <w:left w:val="none" w:sz="0" w:space="0" w:color="auto"/>
                    <w:bottom w:val="none" w:sz="0" w:space="0" w:color="auto"/>
                    <w:right w:val="none" w:sz="0" w:space="0" w:color="auto"/>
                  </w:divBdr>
                </w:div>
                <w:div w:id="1107235797">
                  <w:marLeft w:val="0"/>
                  <w:marRight w:val="0"/>
                  <w:marTop w:val="0"/>
                  <w:marBottom w:val="0"/>
                  <w:divBdr>
                    <w:top w:val="none" w:sz="0" w:space="0" w:color="auto"/>
                    <w:left w:val="none" w:sz="0" w:space="0" w:color="auto"/>
                    <w:bottom w:val="none" w:sz="0" w:space="0" w:color="auto"/>
                    <w:right w:val="none" w:sz="0" w:space="0" w:color="auto"/>
                  </w:divBdr>
                </w:div>
                <w:div w:id="1109474004">
                  <w:marLeft w:val="0"/>
                  <w:marRight w:val="0"/>
                  <w:marTop w:val="0"/>
                  <w:marBottom w:val="0"/>
                  <w:divBdr>
                    <w:top w:val="none" w:sz="0" w:space="0" w:color="auto"/>
                    <w:left w:val="none" w:sz="0" w:space="0" w:color="auto"/>
                    <w:bottom w:val="none" w:sz="0" w:space="0" w:color="auto"/>
                    <w:right w:val="none" w:sz="0" w:space="0" w:color="auto"/>
                  </w:divBdr>
                </w:div>
                <w:div w:id="1110011282">
                  <w:marLeft w:val="0"/>
                  <w:marRight w:val="0"/>
                  <w:marTop w:val="0"/>
                  <w:marBottom w:val="0"/>
                  <w:divBdr>
                    <w:top w:val="none" w:sz="0" w:space="0" w:color="auto"/>
                    <w:left w:val="none" w:sz="0" w:space="0" w:color="auto"/>
                    <w:bottom w:val="none" w:sz="0" w:space="0" w:color="auto"/>
                    <w:right w:val="none" w:sz="0" w:space="0" w:color="auto"/>
                  </w:divBdr>
                </w:div>
                <w:div w:id="1111515795">
                  <w:marLeft w:val="0"/>
                  <w:marRight w:val="0"/>
                  <w:marTop w:val="0"/>
                  <w:marBottom w:val="0"/>
                  <w:divBdr>
                    <w:top w:val="none" w:sz="0" w:space="0" w:color="auto"/>
                    <w:left w:val="none" w:sz="0" w:space="0" w:color="auto"/>
                    <w:bottom w:val="none" w:sz="0" w:space="0" w:color="auto"/>
                    <w:right w:val="none" w:sz="0" w:space="0" w:color="auto"/>
                  </w:divBdr>
                </w:div>
                <w:div w:id="1112289304">
                  <w:marLeft w:val="0"/>
                  <w:marRight w:val="0"/>
                  <w:marTop w:val="0"/>
                  <w:marBottom w:val="0"/>
                  <w:divBdr>
                    <w:top w:val="none" w:sz="0" w:space="0" w:color="auto"/>
                    <w:left w:val="none" w:sz="0" w:space="0" w:color="auto"/>
                    <w:bottom w:val="none" w:sz="0" w:space="0" w:color="auto"/>
                    <w:right w:val="none" w:sz="0" w:space="0" w:color="auto"/>
                  </w:divBdr>
                </w:div>
                <w:div w:id="1115252406">
                  <w:marLeft w:val="0"/>
                  <w:marRight w:val="0"/>
                  <w:marTop w:val="0"/>
                  <w:marBottom w:val="0"/>
                  <w:divBdr>
                    <w:top w:val="none" w:sz="0" w:space="0" w:color="auto"/>
                    <w:left w:val="none" w:sz="0" w:space="0" w:color="auto"/>
                    <w:bottom w:val="none" w:sz="0" w:space="0" w:color="auto"/>
                    <w:right w:val="none" w:sz="0" w:space="0" w:color="auto"/>
                  </w:divBdr>
                </w:div>
                <w:div w:id="1116288726">
                  <w:marLeft w:val="0"/>
                  <w:marRight w:val="0"/>
                  <w:marTop w:val="0"/>
                  <w:marBottom w:val="0"/>
                  <w:divBdr>
                    <w:top w:val="none" w:sz="0" w:space="0" w:color="auto"/>
                    <w:left w:val="none" w:sz="0" w:space="0" w:color="auto"/>
                    <w:bottom w:val="none" w:sz="0" w:space="0" w:color="auto"/>
                    <w:right w:val="none" w:sz="0" w:space="0" w:color="auto"/>
                  </w:divBdr>
                </w:div>
                <w:div w:id="1116557972">
                  <w:marLeft w:val="0"/>
                  <w:marRight w:val="0"/>
                  <w:marTop w:val="0"/>
                  <w:marBottom w:val="0"/>
                  <w:divBdr>
                    <w:top w:val="none" w:sz="0" w:space="0" w:color="auto"/>
                    <w:left w:val="none" w:sz="0" w:space="0" w:color="auto"/>
                    <w:bottom w:val="none" w:sz="0" w:space="0" w:color="auto"/>
                    <w:right w:val="none" w:sz="0" w:space="0" w:color="auto"/>
                  </w:divBdr>
                </w:div>
                <w:div w:id="1119881642">
                  <w:marLeft w:val="0"/>
                  <w:marRight w:val="0"/>
                  <w:marTop w:val="0"/>
                  <w:marBottom w:val="0"/>
                  <w:divBdr>
                    <w:top w:val="none" w:sz="0" w:space="0" w:color="auto"/>
                    <w:left w:val="none" w:sz="0" w:space="0" w:color="auto"/>
                    <w:bottom w:val="none" w:sz="0" w:space="0" w:color="auto"/>
                    <w:right w:val="none" w:sz="0" w:space="0" w:color="auto"/>
                  </w:divBdr>
                </w:div>
                <w:div w:id="1120802372">
                  <w:marLeft w:val="0"/>
                  <w:marRight w:val="0"/>
                  <w:marTop w:val="0"/>
                  <w:marBottom w:val="0"/>
                  <w:divBdr>
                    <w:top w:val="none" w:sz="0" w:space="0" w:color="auto"/>
                    <w:left w:val="none" w:sz="0" w:space="0" w:color="auto"/>
                    <w:bottom w:val="none" w:sz="0" w:space="0" w:color="auto"/>
                    <w:right w:val="none" w:sz="0" w:space="0" w:color="auto"/>
                  </w:divBdr>
                </w:div>
                <w:div w:id="1123378898">
                  <w:marLeft w:val="0"/>
                  <w:marRight w:val="0"/>
                  <w:marTop w:val="0"/>
                  <w:marBottom w:val="0"/>
                  <w:divBdr>
                    <w:top w:val="none" w:sz="0" w:space="0" w:color="auto"/>
                    <w:left w:val="none" w:sz="0" w:space="0" w:color="auto"/>
                    <w:bottom w:val="none" w:sz="0" w:space="0" w:color="auto"/>
                    <w:right w:val="none" w:sz="0" w:space="0" w:color="auto"/>
                  </w:divBdr>
                </w:div>
                <w:div w:id="1123770781">
                  <w:marLeft w:val="0"/>
                  <w:marRight w:val="0"/>
                  <w:marTop w:val="0"/>
                  <w:marBottom w:val="0"/>
                  <w:divBdr>
                    <w:top w:val="none" w:sz="0" w:space="0" w:color="auto"/>
                    <w:left w:val="none" w:sz="0" w:space="0" w:color="auto"/>
                    <w:bottom w:val="none" w:sz="0" w:space="0" w:color="auto"/>
                    <w:right w:val="none" w:sz="0" w:space="0" w:color="auto"/>
                  </w:divBdr>
                </w:div>
                <w:div w:id="1124732006">
                  <w:marLeft w:val="0"/>
                  <w:marRight w:val="0"/>
                  <w:marTop w:val="0"/>
                  <w:marBottom w:val="0"/>
                  <w:divBdr>
                    <w:top w:val="none" w:sz="0" w:space="0" w:color="auto"/>
                    <w:left w:val="none" w:sz="0" w:space="0" w:color="auto"/>
                    <w:bottom w:val="none" w:sz="0" w:space="0" w:color="auto"/>
                    <w:right w:val="none" w:sz="0" w:space="0" w:color="auto"/>
                  </w:divBdr>
                </w:div>
                <w:div w:id="1125199426">
                  <w:marLeft w:val="0"/>
                  <w:marRight w:val="0"/>
                  <w:marTop w:val="0"/>
                  <w:marBottom w:val="0"/>
                  <w:divBdr>
                    <w:top w:val="none" w:sz="0" w:space="0" w:color="auto"/>
                    <w:left w:val="none" w:sz="0" w:space="0" w:color="auto"/>
                    <w:bottom w:val="none" w:sz="0" w:space="0" w:color="auto"/>
                    <w:right w:val="none" w:sz="0" w:space="0" w:color="auto"/>
                  </w:divBdr>
                </w:div>
                <w:div w:id="1126391692">
                  <w:marLeft w:val="0"/>
                  <w:marRight w:val="0"/>
                  <w:marTop w:val="0"/>
                  <w:marBottom w:val="0"/>
                  <w:divBdr>
                    <w:top w:val="none" w:sz="0" w:space="0" w:color="auto"/>
                    <w:left w:val="none" w:sz="0" w:space="0" w:color="auto"/>
                    <w:bottom w:val="none" w:sz="0" w:space="0" w:color="auto"/>
                    <w:right w:val="none" w:sz="0" w:space="0" w:color="auto"/>
                  </w:divBdr>
                </w:div>
                <w:div w:id="1127160195">
                  <w:marLeft w:val="0"/>
                  <w:marRight w:val="0"/>
                  <w:marTop w:val="0"/>
                  <w:marBottom w:val="0"/>
                  <w:divBdr>
                    <w:top w:val="none" w:sz="0" w:space="0" w:color="auto"/>
                    <w:left w:val="none" w:sz="0" w:space="0" w:color="auto"/>
                    <w:bottom w:val="none" w:sz="0" w:space="0" w:color="auto"/>
                    <w:right w:val="none" w:sz="0" w:space="0" w:color="auto"/>
                  </w:divBdr>
                </w:div>
                <w:div w:id="1127775229">
                  <w:marLeft w:val="0"/>
                  <w:marRight w:val="0"/>
                  <w:marTop w:val="0"/>
                  <w:marBottom w:val="0"/>
                  <w:divBdr>
                    <w:top w:val="none" w:sz="0" w:space="0" w:color="auto"/>
                    <w:left w:val="none" w:sz="0" w:space="0" w:color="auto"/>
                    <w:bottom w:val="none" w:sz="0" w:space="0" w:color="auto"/>
                    <w:right w:val="none" w:sz="0" w:space="0" w:color="auto"/>
                  </w:divBdr>
                </w:div>
                <w:div w:id="1128476795">
                  <w:marLeft w:val="0"/>
                  <w:marRight w:val="0"/>
                  <w:marTop w:val="0"/>
                  <w:marBottom w:val="0"/>
                  <w:divBdr>
                    <w:top w:val="none" w:sz="0" w:space="0" w:color="auto"/>
                    <w:left w:val="none" w:sz="0" w:space="0" w:color="auto"/>
                    <w:bottom w:val="none" w:sz="0" w:space="0" w:color="auto"/>
                    <w:right w:val="none" w:sz="0" w:space="0" w:color="auto"/>
                  </w:divBdr>
                </w:div>
                <w:div w:id="1128819561">
                  <w:marLeft w:val="0"/>
                  <w:marRight w:val="0"/>
                  <w:marTop w:val="0"/>
                  <w:marBottom w:val="0"/>
                  <w:divBdr>
                    <w:top w:val="none" w:sz="0" w:space="0" w:color="auto"/>
                    <w:left w:val="none" w:sz="0" w:space="0" w:color="auto"/>
                    <w:bottom w:val="none" w:sz="0" w:space="0" w:color="auto"/>
                    <w:right w:val="none" w:sz="0" w:space="0" w:color="auto"/>
                  </w:divBdr>
                </w:div>
                <w:div w:id="1129278542">
                  <w:marLeft w:val="0"/>
                  <w:marRight w:val="0"/>
                  <w:marTop w:val="0"/>
                  <w:marBottom w:val="0"/>
                  <w:divBdr>
                    <w:top w:val="none" w:sz="0" w:space="0" w:color="auto"/>
                    <w:left w:val="none" w:sz="0" w:space="0" w:color="auto"/>
                    <w:bottom w:val="none" w:sz="0" w:space="0" w:color="auto"/>
                    <w:right w:val="none" w:sz="0" w:space="0" w:color="auto"/>
                  </w:divBdr>
                </w:div>
                <w:div w:id="1129515129">
                  <w:marLeft w:val="0"/>
                  <w:marRight w:val="0"/>
                  <w:marTop w:val="0"/>
                  <w:marBottom w:val="0"/>
                  <w:divBdr>
                    <w:top w:val="none" w:sz="0" w:space="0" w:color="auto"/>
                    <w:left w:val="none" w:sz="0" w:space="0" w:color="auto"/>
                    <w:bottom w:val="none" w:sz="0" w:space="0" w:color="auto"/>
                    <w:right w:val="none" w:sz="0" w:space="0" w:color="auto"/>
                  </w:divBdr>
                </w:div>
                <w:div w:id="1132670365">
                  <w:marLeft w:val="0"/>
                  <w:marRight w:val="0"/>
                  <w:marTop w:val="0"/>
                  <w:marBottom w:val="0"/>
                  <w:divBdr>
                    <w:top w:val="none" w:sz="0" w:space="0" w:color="auto"/>
                    <w:left w:val="none" w:sz="0" w:space="0" w:color="auto"/>
                    <w:bottom w:val="none" w:sz="0" w:space="0" w:color="auto"/>
                    <w:right w:val="none" w:sz="0" w:space="0" w:color="auto"/>
                  </w:divBdr>
                </w:div>
                <w:div w:id="1133137714">
                  <w:marLeft w:val="0"/>
                  <w:marRight w:val="0"/>
                  <w:marTop w:val="0"/>
                  <w:marBottom w:val="0"/>
                  <w:divBdr>
                    <w:top w:val="none" w:sz="0" w:space="0" w:color="auto"/>
                    <w:left w:val="none" w:sz="0" w:space="0" w:color="auto"/>
                    <w:bottom w:val="none" w:sz="0" w:space="0" w:color="auto"/>
                    <w:right w:val="none" w:sz="0" w:space="0" w:color="auto"/>
                  </w:divBdr>
                </w:div>
                <w:div w:id="1133206637">
                  <w:marLeft w:val="0"/>
                  <w:marRight w:val="0"/>
                  <w:marTop w:val="0"/>
                  <w:marBottom w:val="0"/>
                  <w:divBdr>
                    <w:top w:val="none" w:sz="0" w:space="0" w:color="auto"/>
                    <w:left w:val="none" w:sz="0" w:space="0" w:color="auto"/>
                    <w:bottom w:val="none" w:sz="0" w:space="0" w:color="auto"/>
                    <w:right w:val="none" w:sz="0" w:space="0" w:color="auto"/>
                  </w:divBdr>
                </w:div>
                <w:div w:id="1135753776">
                  <w:marLeft w:val="0"/>
                  <w:marRight w:val="0"/>
                  <w:marTop w:val="0"/>
                  <w:marBottom w:val="0"/>
                  <w:divBdr>
                    <w:top w:val="none" w:sz="0" w:space="0" w:color="auto"/>
                    <w:left w:val="none" w:sz="0" w:space="0" w:color="auto"/>
                    <w:bottom w:val="none" w:sz="0" w:space="0" w:color="auto"/>
                    <w:right w:val="none" w:sz="0" w:space="0" w:color="auto"/>
                  </w:divBdr>
                </w:div>
                <w:div w:id="1137383093">
                  <w:marLeft w:val="0"/>
                  <w:marRight w:val="0"/>
                  <w:marTop w:val="0"/>
                  <w:marBottom w:val="0"/>
                  <w:divBdr>
                    <w:top w:val="none" w:sz="0" w:space="0" w:color="auto"/>
                    <w:left w:val="none" w:sz="0" w:space="0" w:color="auto"/>
                    <w:bottom w:val="none" w:sz="0" w:space="0" w:color="auto"/>
                    <w:right w:val="none" w:sz="0" w:space="0" w:color="auto"/>
                  </w:divBdr>
                </w:div>
                <w:div w:id="1140226321">
                  <w:marLeft w:val="0"/>
                  <w:marRight w:val="0"/>
                  <w:marTop w:val="0"/>
                  <w:marBottom w:val="0"/>
                  <w:divBdr>
                    <w:top w:val="none" w:sz="0" w:space="0" w:color="auto"/>
                    <w:left w:val="none" w:sz="0" w:space="0" w:color="auto"/>
                    <w:bottom w:val="none" w:sz="0" w:space="0" w:color="auto"/>
                    <w:right w:val="none" w:sz="0" w:space="0" w:color="auto"/>
                  </w:divBdr>
                </w:div>
                <w:div w:id="1141078812">
                  <w:marLeft w:val="0"/>
                  <w:marRight w:val="0"/>
                  <w:marTop w:val="0"/>
                  <w:marBottom w:val="0"/>
                  <w:divBdr>
                    <w:top w:val="none" w:sz="0" w:space="0" w:color="auto"/>
                    <w:left w:val="none" w:sz="0" w:space="0" w:color="auto"/>
                    <w:bottom w:val="none" w:sz="0" w:space="0" w:color="auto"/>
                    <w:right w:val="none" w:sz="0" w:space="0" w:color="auto"/>
                  </w:divBdr>
                </w:div>
                <w:div w:id="1146238010">
                  <w:marLeft w:val="0"/>
                  <w:marRight w:val="0"/>
                  <w:marTop w:val="0"/>
                  <w:marBottom w:val="0"/>
                  <w:divBdr>
                    <w:top w:val="none" w:sz="0" w:space="0" w:color="auto"/>
                    <w:left w:val="none" w:sz="0" w:space="0" w:color="auto"/>
                    <w:bottom w:val="none" w:sz="0" w:space="0" w:color="auto"/>
                    <w:right w:val="none" w:sz="0" w:space="0" w:color="auto"/>
                  </w:divBdr>
                </w:div>
                <w:div w:id="1150295055">
                  <w:marLeft w:val="0"/>
                  <w:marRight w:val="0"/>
                  <w:marTop w:val="0"/>
                  <w:marBottom w:val="0"/>
                  <w:divBdr>
                    <w:top w:val="none" w:sz="0" w:space="0" w:color="auto"/>
                    <w:left w:val="none" w:sz="0" w:space="0" w:color="auto"/>
                    <w:bottom w:val="none" w:sz="0" w:space="0" w:color="auto"/>
                    <w:right w:val="none" w:sz="0" w:space="0" w:color="auto"/>
                  </w:divBdr>
                </w:div>
                <w:div w:id="1153106863">
                  <w:marLeft w:val="0"/>
                  <w:marRight w:val="0"/>
                  <w:marTop w:val="0"/>
                  <w:marBottom w:val="0"/>
                  <w:divBdr>
                    <w:top w:val="none" w:sz="0" w:space="0" w:color="auto"/>
                    <w:left w:val="none" w:sz="0" w:space="0" w:color="auto"/>
                    <w:bottom w:val="none" w:sz="0" w:space="0" w:color="auto"/>
                    <w:right w:val="none" w:sz="0" w:space="0" w:color="auto"/>
                  </w:divBdr>
                </w:div>
                <w:div w:id="1155336156">
                  <w:marLeft w:val="0"/>
                  <w:marRight w:val="0"/>
                  <w:marTop w:val="0"/>
                  <w:marBottom w:val="0"/>
                  <w:divBdr>
                    <w:top w:val="none" w:sz="0" w:space="0" w:color="auto"/>
                    <w:left w:val="none" w:sz="0" w:space="0" w:color="auto"/>
                    <w:bottom w:val="none" w:sz="0" w:space="0" w:color="auto"/>
                    <w:right w:val="none" w:sz="0" w:space="0" w:color="auto"/>
                  </w:divBdr>
                </w:div>
                <w:div w:id="1155535591">
                  <w:marLeft w:val="0"/>
                  <w:marRight w:val="0"/>
                  <w:marTop w:val="0"/>
                  <w:marBottom w:val="0"/>
                  <w:divBdr>
                    <w:top w:val="none" w:sz="0" w:space="0" w:color="auto"/>
                    <w:left w:val="none" w:sz="0" w:space="0" w:color="auto"/>
                    <w:bottom w:val="none" w:sz="0" w:space="0" w:color="auto"/>
                    <w:right w:val="none" w:sz="0" w:space="0" w:color="auto"/>
                  </w:divBdr>
                </w:div>
                <w:div w:id="1156530249">
                  <w:marLeft w:val="0"/>
                  <w:marRight w:val="0"/>
                  <w:marTop w:val="0"/>
                  <w:marBottom w:val="0"/>
                  <w:divBdr>
                    <w:top w:val="none" w:sz="0" w:space="0" w:color="auto"/>
                    <w:left w:val="none" w:sz="0" w:space="0" w:color="auto"/>
                    <w:bottom w:val="none" w:sz="0" w:space="0" w:color="auto"/>
                    <w:right w:val="none" w:sz="0" w:space="0" w:color="auto"/>
                  </w:divBdr>
                </w:div>
                <w:div w:id="1156531820">
                  <w:marLeft w:val="0"/>
                  <w:marRight w:val="0"/>
                  <w:marTop w:val="0"/>
                  <w:marBottom w:val="0"/>
                  <w:divBdr>
                    <w:top w:val="none" w:sz="0" w:space="0" w:color="auto"/>
                    <w:left w:val="none" w:sz="0" w:space="0" w:color="auto"/>
                    <w:bottom w:val="none" w:sz="0" w:space="0" w:color="auto"/>
                    <w:right w:val="none" w:sz="0" w:space="0" w:color="auto"/>
                  </w:divBdr>
                </w:div>
                <w:div w:id="1158880012">
                  <w:marLeft w:val="0"/>
                  <w:marRight w:val="0"/>
                  <w:marTop w:val="0"/>
                  <w:marBottom w:val="0"/>
                  <w:divBdr>
                    <w:top w:val="none" w:sz="0" w:space="0" w:color="auto"/>
                    <w:left w:val="none" w:sz="0" w:space="0" w:color="auto"/>
                    <w:bottom w:val="none" w:sz="0" w:space="0" w:color="auto"/>
                    <w:right w:val="none" w:sz="0" w:space="0" w:color="auto"/>
                  </w:divBdr>
                </w:div>
                <w:div w:id="1159346795">
                  <w:marLeft w:val="0"/>
                  <w:marRight w:val="0"/>
                  <w:marTop w:val="0"/>
                  <w:marBottom w:val="0"/>
                  <w:divBdr>
                    <w:top w:val="none" w:sz="0" w:space="0" w:color="auto"/>
                    <w:left w:val="none" w:sz="0" w:space="0" w:color="auto"/>
                    <w:bottom w:val="none" w:sz="0" w:space="0" w:color="auto"/>
                    <w:right w:val="none" w:sz="0" w:space="0" w:color="auto"/>
                  </w:divBdr>
                </w:div>
                <w:div w:id="1159811320">
                  <w:marLeft w:val="0"/>
                  <w:marRight w:val="0"/>
                  <w:marTop w:val="0"/>
                  <w:marBottom w:val="0"/>
                  <w:divBdr>
                    <w:top w:val="none" w:sz="0" w:space="0" w:color="auto"/>
                    <w:left w:val="none" w:sz="0" w:space="0" w:color="auto"/>
                    <w:bottom w:val="none" w:sz="0" w:space="0" w:color="auto"/>
                    <w:right w:val="none" w:sz="0" w:space="0" w:color="auto"/>
                  </w:divBdr>
                </w:div>
                <w:div w:id="1160732552">
                  <w:marLeft w:val="0"/>
                  <w:marRight w:val="0"/>
                  <w:marTop w:val="0"/>
                  <w:marBottom w:val="0"/>
                  <w:divBdr>
                    <w:top w:val="none" w:sz="0" w:space="0" w:color="auto"/>
                    <w:left w:val="none" w:sz="0" w:space="0" w:color="auto"/>
                    <w:bottom w:val="none" w:sz="0" w:space="0" w:color="auto"/>
                    <w:right w:val="none" w:sz="0" w:space="0" w:color="auto"/>
                  </w:divBdr>
                </w:div>
                <w:div w:id="1162425748">
                  <w:marLeft w:val="0"/>
                  <w:marRight w:val="0"/>
                  <w:marTop w:val="0"/>
                  <w:marBottom w:val="0"/>
                  <w:divBdr>
                    <w:top w:val="none" w:sz="0" w:space="0" w:color="auto"/>
                    <w:left w:val="none" w:sz="0" w:space="0" w:color="auto"/>
                    <w:bottom w:val="none" w:sz="0" w:space="0" w:color="auto"/>
                    <w:right w:val="none" w:sz="0" w:space="0" w:color="auto"/>
                  </w:divBdr>
                </w:div>
                <w:div w:id="1164322086">
                  <w:marLeft w:val="0"/>
                  <w:marRight w:val="0"/>
                  <w:marTop w:val="0"/>
                  <w:marBottom w:val="0"/>
                  <w:divBdr>
                    <w:top w:val="none" w:sz="0" w:space="0" w:color="auto"/>
                    <w:left w:val="none" w:sz="0" w:space="0" w:color="auto"/>
                    <w:bottom w:val="none" w:sz="0" w:space="0" w:color="auto"/>
                    <w:right w:val="none" w:sz="0" w:space="0" w:color="auto"/>
                  </w:divBdr>
                </w:div>
                <w:div w:id="1166626785">
                  <w:marLeft w:val="0"/>
                  <w:marRight w:val="0"/>
                  <w:marTop w:val="0"/>
                  <w:marBottom w:val="0"/>
                  <w:divBdr>
                    <w:top w:val="none" w:sz="0" w:space="0" w:color="auto"/>
                    <w:left w:val="none" w:sz="0" w:space="0" w:color="auto"/>
                    <w:bottom w:val="none" w:sz="0" w:space="0" w:color="auto"/>
                    <w:right w:val="none" w:sz="0" w:space="0" w:color="auto"/>
                  </w:divBdr>
                </w:div>
                <w:div w:id="1168129822">
                  <w:marLeft w:val="0"/>
                  <w:marRight w:val="0"/>
                  <w:marTop w:val="0"/>
                  <w:marBottom w:val="0"/>
                  <w:divBdr>
                    <w:top w:val="none" w:sz="0" w:space="0" w:color="auto"/>
                    <w:left w:val="none" w:sz="0" w:space="0" w:color="auto"/>
                    <w:bottom w:val="none" w:sz="0" w:space="0" w:color="auto"/>
                    <w:right w:val="none" w:sz="0" w:space="0" w:color="auto"/>
                  </w:divBdr>
                </w:div>
                <w:div w:id="1169371278">
                  <w:marLeft w:val="0"/>
                  <w:marRight w:val="0"/>
                  <w:marTop w:val="0"/>
                  <w:marBottom w:val="0"/>
                  <w:divBdr>
                    <w:top w:val="none" w:sz="0" w:space="0" w:color="auto"/>
                    <w:left w:val="none" w:sz="0" w:space="0" w:color="auto"/>
                    <w:bottom w:val="none" w:sz="0" w:space="0" w:color="auto"/>
                    <w:right w:val="none" w:sz="0" w:space="0" w:color="auto"/>
                  </w:divBdr>
                </w:div>
                <w:div w:id="1170557078">
                  <w:marLeft w:val="0"/>
                  <w:marRight w:val="0"/>
                  <w:marTop w:val="0"/>
                  <w:marBottom w:val="0"/>
                  <w:divBdr>
                    <w:top w:val="none" w:sz="0" w:space="0" w:color="auto"/>
                    <w:left w:val="none" w:sz="0" w:space="0" w:color="auto"/>
                    <w:bottom w:val="none" w:sz="0" w:space="0" w:color="auto"/>
                    <w:right w:val="none" w:sz="0" w:space="0" w:color="auto"/>
                  </w:divBdr>
                </w:div>
                <w:div w:id="1173256569">
                  <w:marLeft w:val="0"/>
                  <w:marRight w:val="0"/>
                  <w:marTop w:val="0"/>
                  <w:marBottom w:val="0"/>
                  <w:divBdr>
                    <w:top w:val="none" w:sz="0" w:space="0" w:color="auto"/>
                    <w:left w:val="none" w:sz="0" w:space="0" w:color="auto"/>
                    <w:bottom w:val="none" w:sz="0" w:space="0" w:color="auto"/>
                    <w:right w:val="none" w:sz="0" w:space="0" w:color="auto"/>
                  </w:divBdr>
                </w:div>
                <w:div w:id="1177306857">
                  <w:marLeft w:val="0"/>
                  <w:marRight w:val="0"/>
                  <w:marTop w:val="0"/>
                  <w:marBottom w:val="0"/>
                  <w:divBdr>
                    <w:top w:val="none" w:sz="0" w:space="0" w:color="auto"/>
                    <w:left w:val="none" w:sz="0" w:space="0" w:color="auto"/>
                    <w:bottom w:val="none" w:sz="0" w:space="0" w:color="auto"/>
                    <w:right w:val="none" w:sz="0" w:space="0" w:color="auto"/>
                  </w:divBdr>
                </w:div>
                <w:div w:id="1178350893">
                  <w:marLeft w:val="0"/>
                  <w:marRight w:val="0"/>
                  <w:marTop w:val="0"/>
                  <w:marBottom w:val="0"/>
                  <w:divBdr>
                    <w:top w:val="none" w:sz="0" w:space="0" w:color="auto"/>
                    <w:left w:val="none" w:sz="0" w:space="0" w:color="auto"/>
                    <w:bottom w:val="none" w:sz="0" w:space="0" w:color="auto"/>
                    <w:right w:val="none" w:sz="0" w:space="0" w:color="auto"/>
                  </w:divBdr>
                </w:div>
                <w:div w:id="1180968692">
                  <w:marLeft w:val="0"/>
                  <w:marRight w:val="0"/>
                  <w:marTop w:val="0"/>
                  <w:marBottom w:val="0"/>
                  <w:divBdr>
                    <w:top w:val="none" w:sz="0" w:space="0" w:color="auto"/>
                    <w:left w:val="none" w:sz="0" w:space="0" w:color="auto"/>
                    <w:bottom w:val="none" w:sz="0" w:space="0" w:color="auto"/>
                    <w:right w:val="none" w:sz="0" w:space="0" w:color="auto"/>
                  </w:divBdr>
                </w:div>
                <w:div w:id="1182014751">
                  <w:marLeft w:val="0"/>
                  <w:marRight w:val="0"/>
                  <w:marTop w:val="0"/>
                  <w:marBottom w:val="0"/>
                  <w:divBdr>
                    <w:top w:val="none" w:sz="0" w:space="0" w:color="auto"/>
                    <w:left w:val="none" w:sz="0" w:space="0" w:color="auto"/>
                    <w:bottom w:val="none" w:sz="0" w:space="0" w:color="auto"/>
                    <w:right w:val="none" w:sz="0" w:space="0" w:color="auto"/>
                  </w:divBdr>
                </w:div>
                <w:div w:id="1182277335">
                  <w:marLeft w:val="0"/>
                  <w:marRight w:val="0"/>
                  <w:marTop w:val="0"/>
                  <w:marBottom w:val="0"/>
                  <w:divBdr>
                    <w:top w:val="none" w:sz="0" w:space="0" w:color="auto"/>
                    <w:left w:val="none" w:sz="0" w:space="0" w:color="auto"/>
                    <w:bottom w:val="none" w:sz="0" w:space="0" w:color="auto"/>
                    <w:right w:val="none" w:sz="0" w:space="0" w:color="auto"/>
                  </w:divBdr>
                </w:div>
                <w:div w:id="1182477772">
                  <w:marLeft w:val="0"/>
                  <w:marRight w:val="0"/>
                  <w:marTop w:val="0"/>
                  <w:marBottom w:val="0"/>
                  <w:divBdr>
                    <w:top w:val="none" w:sz="0" w:space="0" w:color="auto"/>
                    <w:left w:val="none" w:sz="0" w:space="0" w:color="auto"/>
                    <w:bottom w:val="none" w:sz="0" w:space="0" w:color="auto"/>
                    <w:right w:val="none" w:sz="0" w:space="0" w:color="auto"/>
                  </w:divBdr>
                </w:div>
                <w:div w:id="1188180911">
                  <w:marLeft w:val="0"/>
                  <w:marRight w:val="0"/>
                  <w:marTop w:val="0"/>
                  <w:marBottom w:val="0"/>
                  <w:divBdr>
                    <w:top w:val="none" w:sz="0" w:space="0" w:color="auto"/>
                    <w:left w:val="none" w:sz="0" w:space="0" w:color="auto"/>
                    <w:bottom w:val="none" w:sz="0" w:space="0" w:color="auto"/>
                    <w:right w:val="none" w:sz="0" w:space="0" w:color="auto"/>
                  </w:divBdr>
                </w:div>
                <w:div w:id="1189414854">
                  <w:marLeft w:val="0"/>
                  <w:marRight w:val="0"/>
                  <w:marTop w:val="0"/>
                  <w:marBottom w:val="0"/>
                  <w:divBdr>
                    <w:top w:val="none" w:sz="0" w:space="0" w:color="auto"/>
                    <w:left w:val="none" w:sz="0" w:space="0" w:color="auto"/>
                    <w:bottom w:val="none" w:sz="0" w:space="0" w:color="auto"/>
                    <w:right w:val="none" w:sz="0" w:space="0" w:color="auto"/>
                  </w:divBdr>
                </w:div>
                <w:div w:id="1191912298">
                  <w:marLeft w:val="0"/>
                  <w:marRight w:val="0"/>
                  <w:marTop w:val="0"/>
                  <w:marBottom w:val="0"/>
                  <w:divBdr>
                    <w:top w:val="none" w:sz="0" w:space="0" w:color="auto"/>
                    <w:left w:val="none" w:sz="0" w:space="0" w:color="auto"/>
                    <w:bottom w:val="none" w:sz="0" w:space="0" w:color="auto"/>
                    <w:right w:val="none" w:sz="0" w:space="0" w:color="auto"/>
                  </w:divBdr>
                </w:div>
                <w:div w:id="1199201823">
                  <w:marLeft w:val="0"/>
                  <w:marRight w:val="0"/>
                  <w:marTop w:val="0"/>
                  <w:marBottom w:val="0"/>
                  <w:divBdr>
                    <w:top w:val="none" w:sz="0" w:space="0" w:color="auto"/>
                    <w:left w:val="none" w:sz="0" w:space="0" w:color="auto"/>
                    <w:bottom w:val="none" w:sz="0" w:space="0" w:color="auto"/>
                    <w:right w:val="none" w:sz="0" w:space="0" w:color="auto"/>
                  </w:divBdr>
                </w:div>
                <w:div w:id="1201632541">
                  <w:marLeft w:val="0"/>
                  <w:marRight w:val="0"/>
                  <w:marTop w:val="0"/>
                  <w:marBottom w:val="0"/>
                  <w:divBdr>
                    <w:top w:val="none" w:sz="0" w:space="0" w:color="auto"/>
                    <w:left w:val="none" w:sz="0" w:space="0" w:color="auto"/>
                    <w:bottom w:val="none" w:sz="0" w:space="0" w:color="auto"/>
                    <w:right w:val="none" w:sz="0" w:space="0" w:color="auto"/>
                  </w:divBdr>
                </w:div>
                <w:div w:id="1203054519">
                  <w:marLeft w:val="0"/>
                  <w:marRight w:val="0"/>
                  <w:marTop w:val="0"/>
                  <w:marBottom w:val="0"/>
                  <w:divBdr>
                    <w:top w:val="none" w:sz="0" w:space="0" w:color="auto"/>
                    <w:left w:val="none" w:sz="0" w:space="0" w:color="auto"/>
                    <w:bottom w:val="none" w:sz="0" w:space="0" w:color="auto"/>
                    <w:right w:val="none" w:sz="0" w:space="0" w:color="auto"/>
                  </w:divBdr>
                </w:div>
                <w:div w:id="1203447084">
                  <w:marLeft w:val="0"/>
                  <w:marRight w:val="0"/>
                  <w:marTop w:val="0"/>
                  <w:marBottom w:val="0"/>
                  <w:divBdr>
                    <w:top w:val="none" w:sz="0" w:space="0" w:color="auto"/>
                    <w:left w:val="none" w:sz="0" w:space="0" w:color="auto"/>
                    <w:bottom w:val="none" w:sz="0" w:space="0" w:color="auto"/>
                    <w:right w:val="none" w:sz="0" w:space="0" w:color="auto"/>
                  </w:divBdr>
                </w:div>
                <w:div w:id="1205412334">
                  <w:marLeft w:val="0"/>
                  <w:marRight w:val="0"/>
                  <w:marTop w:val="0"/>
                  <w:marBottom w:val="0"/>
                  <w:divBdr>
                    <w:top w:val="none" w:sz="0" w:space="0" w:color="auto"/>
                    <w:left w:val="none" w:sz="0" w:space="0" w:color="auto"/>
                    <w:bottom w:val="none" w:sz="0" w:space="0" w:color="auto"/>
                    <w:right w:val="none" w:sz="0" w:space="0" w:color="auto"/>
                  </w:divBdr>
                </w:div>
                <w:div w:id="1205631526">
                  <w:marLeft w:val="0"/>
                  <w:marRight w:val="0"/>
                  <w:marTop w:val="0"/>
                  <w:marBottom w:val="0"/>
                  <w:divBdr>
                    <w:top w:val="none" w:sz="0" w:space="0" w:color="auto"/>
                    <w:left w:val="none" w:sz="0" w:space="0" w:color="auto"/>
                    <w:bottom w:val="none" w:sz="0" w:space="0" w:color="auto"/>
                    <w:right w:val="none" w:sz="0" w:space="0" w:color="auto"/>
                  </w:divBdr>
                </w:div>
                <w:div w:id="1206330446">
                  <w:marLeft w:val="0"/>
                  <w:marRight w:val="0"/>
                  <w:marTop w:val="0"/>
                  <w:marBottom w:val="0"/>
                  <w:divBdr>
                    <w:top w:val="none" w:sz="0" w:space="0" w:color="auto"/>
                    <w:left w:val="none" w:sz="0" w:space="0" w:color="auto"/>
                    <w:bottom w:val="none" w:sz="0" w:space="0" w:color="auto"/>
                    <w:right w:val="none" w:sz="0" w:space="0" w:color="auto"/>
                  </w:divBdr>
                </w:div>
                <w:div w:id="1211960498">
                  <w:marLeft w:val="0"/>
                  <w:marRight w:val="0"/>
                  <w:marTop w:val="0"/>
                  <w:marBottom w:val="0"/>
                  <w:divBdr>
                    <w:top w:val="none" w:sz="0" w:space="0" w:color="auto"/>
                    <w:left w:val="none" w:sz="0" w:space="0" w:color="auto"/>
                    <w:bottom w:val="none" w:sz="0" w:space="0" w:color="auto"/>
                    <w:right w:val="none" w:sz="0" w:space="0" w:color="auto"/>
                  </w:divBdr>
                </w:div>
                <w:div w:id="1212573394">
                  <w:marLeft w:val="0"/>
                  <w:marRight w:val="0"/>
                  <w:marTop w:val="0"/>
                  <w:marBottom w:val="0"/>
                  <w:divBdr>
                    <w:top w:val="none" w:sz="0" w:space="0" w:color="auto"/>
                    <w:left w:val="none" w:sz="0" w:space="0" w:color="auto"/>
                    <w:bottom w:val="none" w:sz="0" w:space="0" w:color="auto"/>
                    <w:right w:val="none" w:sz="0" w:space="0" w:color="auto"/>
                  </w:divBdr>
                </w:div>
                <w:div w:id="1212574951">
                  <w:marLeft w:val="0"/>
                  <w:marRight w:val="0"/>
                  <w:marTop w:val="0"/>
                  <w:marBottom w:val="0"/>
                  <w:divBdr>
                    <w:top w:val="none" w:sz="0" w:space="0" w:color="auto"/>
                    <w:left w:val="none" w:sz="0" w:space="0" w:color="auto"/>
                    <w:bottom w:val="none" w:sz="0" w:space="0" w:color="auto"/>
                    <w:right w:val="none" w:sz="0" w:space="0" w:color="auto"/>
                  </w:divBdr>
                </w:div>
                <w:div w:id="1214081378">
                  <w:marLeft w:val="0"/>
                  <w:marRight w:val="0"/>
                  <w:marTop w:val="0"/>
                  <w:marBottom w:val="0"/>
                  <w:divBdr>
                    <w:top w:val="none" w:sz="0" w:space="0" w:color="auto"/>
                    <w:left w:val="none" w:sz="0" w:space="0" w:color="auto"/>
                    <w:bottom w:val="none" w:sz="0" w:space="0" w:color="auto"/>
                    <w:right w:val="none" w:sz="0" w:space="0" w:color="auto"/>
                  </w:divBdr>
                </w:div>
                <w:div w:id="1214460015">
                  <w:marLeft w:val="0"/>
                  <w:marRight w:val="0"/>
                  <w:marTop w:val="0"/>
                  <w:marBottom w:val="0"/>
                  <w:divBdr>
                    <w:top w:val="none" w:sz="0" w:space="0" w:color="auto"/>
                    <w:left w:val="none" w:sz="0" w:space="0" w:color="auto"/>
                    <w:bottom w:val="none" w:sz="0" w:space="0" w:color="auto"/>
                    <w:right w:val="none" w:sz="0" w:space="0" w:color="auto"/>
                  </w:divBdr>
                </w:div>
                <w:div w:id="1214579487">
                  <w:marLeft w:val="0"/>
                  <w:marRight w:val="0"/>
                  <w:marTop w:val="0"/>
                  <w:marBottom w:val="0"/>
                  <w:divBdr>
                    <w:top w:val="none" w:sz="0" w:space="0" w:color="auto"/>
                    <w:left w:val="none" w:sz="0" w:space="0" w:color="auto"/>
                    <w:bottom w:val="none" w:sz="0" w:space="0" w:color="auto"/>
                    <w:right w:val="none" w:sz="0" w:space="0" w:color="auto"/>
                  </w:divBdr>
                </w:div>
                <w:div w:id="1216086964">
                  <w:marLeft w:val="0"/>
                  <w:marRight w:val="0"/>
                  <w:marTop w:val="0"/>
                  <w:marBottom w:val="0"/>
                  <w:divBdr>
                    <w:top w:val="none" w:sz="0" w:space="0" w:color="auto"/>
                    <w:left w:val="none" w:sz="0" w:space="0" w:color="auto"/>
                    <w:bottom w:val="none" w:sz="0" w:space="0" w:color="auto"/>
                    <w:right w:val="none" w:sz="0" w:space="0" w:color="auto"/>
                  </w:divBdr>
                </w:div>
                <w:div w:id="1216235281">
                  <w:marLeft w:val="0"/>
                  <w:marRight w:val="0"/>
                  <w:marTop w:val="0"/>
                  <w:marBottom w:val="0"/>
                  <w:divBdr>
                    <w:top w:val="none" w:sz="0" w:space="0" w:color="auto"/>
                    <w:left w:val="none" w:sz="0" w:space="0" w:color="auto"/>
                    <w:bottom w:val="none" w:sz="0" w:space="0" w:color="auto"/>
                    <w:right w:val="none" w:sz="0" w:space="0" w:color="auto"/>
                  </w:divBdr>
                </w:div>
                <w:div w:id="1217812133">
                  <w:marLeft w:val="0"/>
                  <w:marRight w:val="0"/>
                  <w:marTop w:val="0"/>
                  <w:marBottom w:val="0"/>
                  <w:divBdr>
                    <w:top w:val="none" w:sz="0" w:space="0" w:color="auto"/>
                    <w:left w:val="none" w:sz="0" w:space="0" w:color="auto"/>
                    <w:bottom w:val="none" w:sz="0" w:space="0" w:color="auto"/>
                    <w:right w:val="none" w:sz="0" w:space="0" w:color="auto"/>
                  </w:divBdr>
                </w:div>
                <w:div w:id="1222979086">
                  <w:marLeft w:val="0"/>
                  <w:marRight w:val="0"/>
                  <w:marTop w:val="0"/>
                  <w:marBottom w:val="0"/>
                  <w:divBdr>
                    <w:top w:val="none" w:sz="0" w:space="0" w:color="auto"/>
                    <w:left w:val="none" w:sz="0" w:space="0" w:color="auto"/>
                    <w:bottom w:val="none" w:sz="0" w:space="0" w:color="auto"/>
                    <w:right w:val="none" w:sz="0" w:space="0" w:color="auto"/>
                  </w:divBdr>
                </w:div>
                <w:div w:id="1224638434">
                  <w:marLeft w:val="0"/>
                  <w:marRight w:val="0"/>
                  <w:marTop w:val="0"/>
                  <w:marBottom w:val="0"/>
                  <w:divBdr>
                    <w:top w:val="none" w:sz="0" w:space="0" w:color="auto"/>
                    <w:left w:val="none" w:sz="0" w:space="0" w:color="auto"/>
                    <w:bottom w:val="none" w:sz="0" w:space="0" w:color="auto"/>
                    <w:right w:val="none" w:sz="0" w:space="0" w:color="auto"/>
                  </w:divBdr>
                </w:div>
                <w:div w:id="1234779789">
                  <w:marLeft w:val="0"/>
                  <w:marRight w:val="0"/>
                  <w:marTop w:val="0"/>
                  <w:marBottom w:val="0"/>
                  <w:divBdr>
                    <w:top w:val="none" w:sz="0" w:space="0" w:color="auto"/>
                    <w:left w:val="none" w:sz="0" w:space="0" w:color="auto"/>
                    <w:bottom w:val="none" w:sz="0" w:space="0" w:color="auto"/>
                    <w:right w:val="none" w:sz="0" w:space="0" w:color="auto"/>
                  </w:divBdr>
                </w:div>
                <w:div w:id="1234972835">
                  <w:marLeft w:val="0"/>
                  <w:marRight w:val="0"/>
                  <w:marTop w:val="0"/>
                  <w:marBottom w:val="0"/>
                  <w:divBdr>
                    <w:top w:val="none" w:sz="0" w:space="0" w:color="auto"/>
                    <w:left w:val="none" w:sz="0" w:space="0" w:color="auto"/>
                    <w:bottom w:val="none" w:sz="0" w:space="0" w:color="auto"/>
                    <w:right w:val="none" w:sz="0" w:space="0" w:color="auto"/>
                  </w:divBdr>
                </w:div>
                <w:div w:id="1235165137">
                  <w:marLeft w:val="0"/>
                  <w:marRight w:val="0"/>
                  <w:marTop w:val="0"/>
                  <w:marBottom w:val="0"/>
                  <w:divBdr>
                    <w:top w:val="none" w:sz="0" w:space="0" w:color="auto"/>
                    <w:left w:val="none" w:sz="0" w:space="0" w:color="auto"/>
                    <w:bottom w:val="none" w:sz="0" w:space="0" w:color="auto"/>
                    <w:right w:val="none" w:sz="0" w:space="0" w:color="auto"/>
                  </w:divBdr>
                </w:div>
                <w:div w:id="1235967103">
                  <w:marLeft w:val="0"/>
                  <w:marRight w:val="0"/>
                  <w:marTop w:val="0"/>
                  <w:marBottom w:val="0"/>
                  <w:divBdr>
                    <w:top w:val="none" w:sz="0" w:space="0" w:color="auto"/>
                    <w:left w:val="none" w:sz="0" w:space="0" w:color="auto"/>
                    <w:bottom w:val="none" w:sz="0" w:space="0" w:color="auto"/>
                    <w:right w:val="none" w:sz="0" w:space="0" w:color="auto"/>
                  </w:divBdr>
                </w:div>
                <w:div w:id="1236625564">
                  <w:marLeft w:val="0"/>
                  <w:marRight w:val="0"/>
                  <w:marTop w:val="0"/>
                  <w:marBottom w:val="0"/>
                  <w:divBdr>
                    <w:top w:val="none" w:sz="0" w:space="0" w:color="auto"/>
                    <w:left w:val="none" w:sz="0" w:space="0" w:color="auto"/>
                    <w:bottom w:val="none" w:sz="0" w:space="0" w:color="auto"/>
                    <w:right w:val="none" w:sz="0" w:space="0" w:color="auto"/>
                  </w:divBdr>
                </w:div>
                <w:div w:id="1239635702">
                  <w:marLeft w:val="0"/>
                  <w:marRight w:val="0"/>
                  <w:marTop w:val="0"/>
                  <w:marBottom w:val="0"/>
                  <w:divBdr>
                    <w:top w:val="none" w:sz="0" w:space="0" w:color="auto"/>
                    <w:left w:val="none" w:sz="0" w:space="0" w:color="auto"/>
                    <w:bottom w:val="none" w:sz="0" w:space="0" w:color="auto"/>
                    <w:right w:val="none" w:sz="0" w:space="0" w:color="auto"/>
                  </w:divBdr>
                </w:div>
                <w:div w:id="1241331340">
                  <w:marLeft w:val="0"/>
                  <w:marRight w:val="0"/>
                  <w:marTop w:val="0"/>
                  <w:marBottom w:val="0"/>
                  <w:divBdr>
                    <w:top w:val="none" w:sz="0" w:space="0" w:color="auto"/>
                    <w:left w:val="none" w:sz="0" w:space="0" w:color="auto"/>
                    <w:bottom w:val="none" w:sz="0" w:space="0" w:color="auto"/>
                    <w:right w:val="none" w:sz="0" w:space="0" w:color="auto"/>
                  </w:divBdr>
                </w:div>
                <w:div w:id="1241528438">
                  <w:marLeft w:val="0"/>
                  <w:marRight w:val="0"/>
                  <w:marTop w:val="0"/>
                  <w:marBottom w:val="0"/>
                  <w:divBdr>
                    <w:top w:val="none" w:sz="0" w:space="0" w:color="auto"/>
                    <w:left w:val="none" w:sz="0" w:space="0" w:color="auto"/>
                    <w:bottom w:val="none" w:sz="0" w:space="0" w:color="auto"/>
                    <w:right w:val="none" w:sz="0" w:space="0" w:color="auto"/>
                  </w:divBdr>
                </w:div>
                <w:div w:id="1242641839">
                  <w:marLeft w:val="0"/>
                  <w:marRight w:val="0"/>
                  <w:marTop w:val="0"/>
                  <w:marBottom w:val="0"/>
                  <w:divBdr>
                    <w:top w:val="none" w:sz="0" w:space="0" w:color="auto"/>
                    <w:left w:val="none" w:sz="0" w:space="0" w:color="auto"/>
                    <w:bottom w:val="none" w:sz="0" w:space="0" w:color="auto"/>
                    <w:right w:val="none" w:sz="0" w:space="0" w:color="auto"/>
                  </w:divBdr>
                </w:div>
                <w:div w:id="1242720113">
                  <w:marLeft w:val="0"/>
                  <w:marRight w:val="0"/>
                  <w:marTop w:val="0"/>
                  <w:marBottom w:val="0"/>
                  <w:divBdr>
                    <w:top w:val="none" w:sz="0" w:space="0" w:color="auto"/>
                    <w:left w:val="none" w:sz="0" w:space="0" w:color="auto"/>
                    <w:bottom w:val="none" w:sz="0" w:space="0" w:color="auto"/>
                    <w:right w:val="none" w:sz="0" w:space="0" w:color="auto"/>
                  </w:divBdr>
                </w:div>
                <w:div w:id="1245341861">
                  <w:marLeft w:val="0"/>
                  <w:marRight w:val="0"/>
                  <w:marTop w:val="0"/>
                  <w:marBottom w:val="0"/>
                  <w:divBdr>
                    <w:top w:val="none" w:sz="0" w:space="0" w:color="auto"/>
                    <w:left w:val="none" w:sz="0" w:space="0" w:color="auto"/>
                    <w:bottom w:val="none" w:sz="0" w:space="0" w:color="auto"/>
                    <w:right w:val="none" w:sz="0" w:space="0" w:color="auto"/>
                  </w:divBdr>
                </w:div>
                <w:div w:id="1246692151">
                  <w:marLeft w:val="0"/>
                  <w:marRight w:val="0"/>
                  <w:marTop w:val="0"/>
                  <w:marBottom w:val="0"/>
                  <w:divBdr>
                    <w:top w:val="none" w:sz="0" w:space="0" w:color="auto"/>
                    <w:left w:val="none" w:sz="0" w:space="0" w:color="auto"/>
                    <w:bottom w:val="none" w:sz="0" w:space="0" w:color="auto"/>
                    <w:right w:val="none" w:sz="0" w:space="0" w:color="auto"/>
                  </w:divBdr>
                </w:div>
                <w:div w:id="1247571717">
                  <w:marLeft w:val="0"/>
                  <w:marRight w:val="0"/>
                  <w:marTop w:val="0"/>
                  <w:marBottom w:val="0"/>
                  <w:divBdr>
                    <w:top w:val="none" w:sz="0" w:space="0" w:color="auto"/>
                    <w:left w:val="none" w:sz="0" w:space="0" w:color="auto"/>
                    <w:bottom w:val="none" w:sz="0" w:space="0" w:color="auto"/>
                    <w:right w:val="none" w:sz="0" w:space="0" w:color="auto"/>
                  </w:divBdr>
                </w:div>
                <w:div w:id="1252354035">
                  <w:marLeft w:val="0"/>
                  <w:marRight w:val="0"/>
                  <w:marTop w:val="0"/>
                  <w:marBottom w:val="0"/>
                  <w:divBdr>
                    <w:top w:val="none" w:sz="0" w:space="0" w:color="auto"/>
                    <w:left w:val="none" w:sz="0" w:space="0" w:color="auto"/>
                    <w:bottom w:val="none" w:sz="0" w:space="0" w:color="auto"/>
                    <w:right w:val="none" w:sz="0" w:space="0" w:color="auto"/>
                  </w:divBdr>
                </w:div>
                <w:div w:id="1252931945">
                  <w:marLeft w:val="0"/>
                  <w:marRight w:val="0"/>
                  <w:marTop w:val="0"/>
                  <w:marBottom w:val="0"/>
                  <w:divBdr>
                    <w:top w:val="none" w:sz="0" w:space="0" w:color="auto"/>
                    <w:left w:val="none" w:sz="0" w:space="0" w:color="auto"/>
                    <w:bottom w:val="none" w:sz="0" w:space="0" w:color="auto"/>
                    <w:right w:val="none" w:sz="0" w:space="0" w:color="auto"/>
                  </w:divBdr>
                </w:div>
                <w:div w:id="1254582089">
                  <w:marLeft w:val="0"/>
                  <w:marRight w:val="0"/>
                  <w:marTop w:val="0"/>
                  <w:marBottom w:val="0"/>
                  <w:divBdr>
                    <w:top w:val="none" w:sz="0" w:space="0" w:color="auto"/>
                    <w:left w:val="none" w:sz="0" w:space="0" w:color="auto"/>
                    <w:bottom w:val="none" w:sz="0" w:space="0" w:color="auto"/>
                    <w:right w:val="none" w:sz="0" w:space="0" w:color="auto"/>
                  </w:divBdr>
                </w:div>
                <w:div w:id="1257131708">
                  <w:marLeft w:val="0"/>
                  <w:marRight w:val="0"/>
                  <w:marTop w:val="0"/>
                  <w:marBottom w:val="0"/>
                  <w:divBdr>
                    <w:top w:val="none" w:sz="0" w:space="0" w:color="auto"/>
                    <w:left w:val="none" w:sz="0" w:space="0" w:color="auto"/>
                    <w:bottom w:val="none" w:sz="0" w:space="0" w:color="auto"/>
                    <w:right w:val="none" w:sz="0" w:space="0" w:color="auto"/>
                  </w:divBdr>
                </w:div>
                <w:div w:id="1258951706">
                  <w:marLeft w:val="0"/>
                  <w:marRight w:val="0"/>
                  <w:marTop w:val="0"/>
                  <w:marBottom w:val="0"/>
                  <w:divBdr>
                    <w:top w:val="none" w:sz="0" w:space="0" w:color="auto"/>
                    <w:left w:val="none" w:sz="0" w:space="0" w:color="auto"/>
                    <w:bottom w:val="none" w:sz="0" w:space="0" w:color="auto"/>
                    <w:right w:val="none" w:sz="0" w:space="0" w:color="auto"/>
                  </w:divBdr>
                </w:div>
                <w:div w:id="1259799595">
                  <w:marLeft w:val="0"/>
                  <w:marRight w:val="0"/>
                  <w:marTop w:val="0"/>
                  <w:marBottom w:val="0"/>
                  <w:divBdr>
                    <w:top w:val="none" w:sz="0" w:space="0" w:color="auto"/>
                    <w:left w:val="none" w:sz="0" w:space="0" w:color="auto"/>
                    <w:bottom w:val="none" w:sz="0" w:space="0" w:color="auto"/>
                    <w:right w:val="none" w:sz="0" w:space="0" w:color="auto"/>
                  </w:divBdr>
                </w:div>
                <w:div w:id="1263689458">
                  <w:marLeft w:val="0"/>
                  <w:marRight w:val="0"/>
                  <w:marTop w:val="0"/>
                  <w:marBottom w:val="0"/>
                  <w:divBdr>
                    <w:top w:val="none" w:sz="0" w:space="0" w:color="auto"/>
                    <w:left w:val="none" w:sz="0" w:space="0" w:color="auto"/>
                    <w:bottom w:val="none" w:sz="0" w:space="0" w:color="auto"/>
                    <w:right w:val="none" w:sz="0" w:space="0" w:color="auto"/>
                  </w:divBdr>
                </w:div>
                <w:div w:id="1263993911">
                  <w:marLeft w:val="0"/>
                  <w:marRight w:val="0"/>
                  <w:marTop w:val="0"/>
                  <w:marBottom w:val="0"/>
                  <w:divBdr>
                    <w:top w:val="none" w:sz="0" w:space="0" w:color="auto"/>
                    <w:left w:val="none" w:sz="0" w:space="0" w:color="auto"/>
                    <w:bottom w:val="none" w:sz="0" w:space="0" w:color="auto"/>
                    <w:right w:val="none" w:sz="0" w:space="0" w:color="auto"/>
                  </w:divBdr>
                </w:div>
                <w:div w:id="1264387329">
                  <w:marLeft w:val="0"/>
                  <w:marRight w:val="0"/>
                  <w:marTop w:val="0"/>
                  <w:marBottom w:val="0"/>
                  <w:divBdr>
                    <w:top w:val="none" w:sz="0" w:space="0" w:color="auto"/>
                    <w:left w:val="none" w:sz="0" w:space="0" w:color="auto"/>
                    <w:bottom w:val="none" w:sz="0" w:space="0" w:color="auto"/>
                    <w:right w:val="none" w:sz="0" w:space="0" w:color="auto"/>
                  </w:divBdr>
                </w:div>
                <w:div w:id="1265193693">
                  <w:marLeft w:val="0"/>
                  <w:marRight w:val="0"/>
                  <w:marTop w:val="0"/>
                  <w:marBottom w:val="0"/>
                  <w:divBdr>
                    <w:top w:val="none" w:sz="0" w:space="0" w:color="auto"/>
                    <w:left w:val="none" w:sz="0" w:space="0" w:color="auto"/>
                    <w:bottom w:val="none" w:sz="0" w:space="0" w:color="auto"/>
                    <w:right w:val="none" w:sz="0" w:space="0" w:color="auto"/>
                  </w:divBdr>
                </w:div>
                <w:div w:id="1267691887">
                  <w:marLeft w:val="0"/>
                  <w:marRight w:val="0"/>
                  <w:marTop w:val="0"/>
                  <w:marBottom w:val="0"/>
                  <w:divBdr>
                    <w:top w:val="none" w:sz="0" w:space="0" w:color="auto"/>
                    <w:left w:val="none" w:sz="0" w:space="0" w:color="auto"/>
                    <w:bottom w:val="none" w:sz="0" w:space="0" w:color="auto"/>
                    <w:right w:val="none" w:sz="0" w:space="0" w:color="auto"/>
                  </w:divBdr>
                </w:div>
                <w:div w:id="1268586199">
                  <w:marLeft w:val="0"/>
                  <w:marRight w:val="0"/>
                  <w:marTop w:val="0"/>
                  <w:marBottom w:val="0"/>
                  <w:divBdr>
                    <w:top w:val="none" w:sz="0" w:space="0" w:color="auto"/>
                    <w:left w:val="none" w:sz="0" w:space="0" w:color="auto"/>
                    <w:bottom w:val="none" w:sz="0" w:space="0" w:color="auto"/>
                    <w:right w:val="none" w:sz="0" w:space="0" w:color="auto"/>
                  </w:divBdr>
                </w:div>
                <w:div w:id="1269005571">
                  <w:marLeft w:val="0"/>
                  <w:marRight w:val="0"/>
                  <w:marTop w:val="0"/>
                  <w:marBottom w:val="0"/>
                  <w:divBdr>
                    <w:top w:val="none" w:sz="0" w:space="0" w:color="auto"/>
                    <w:left w:val="none" w:sz="0" w:space="0" w:color="auto"/>
                    <w:bottom w:val="none" w:sz="0" w:space="0" w:color="auto"/>
                    <w:right w:val="none" w:sz="0" w:space="0" w:color="auto"/>
                  </w:divBdr>
                </w:div>
                <w:div w:id="1269506762">
                  <w:marLeft w:val="0"/>
                  <w:marRight w:val="0"/>
                  <w:marTop w:val="0"/>
                  <w:marBottom w:val="0"/>
                  <w:divBdr>
                    <w:top w:val="none" w:sz="0" w:space="0" w:color="auto"/>
                    <w:left w:val="none" w:sz="0" w:space="0" w:color="auto"/>
                    <w:bottom w:val="none" w:sz="0" w:space="0" w:color="auto"/>
                    <w:right w:val="none" w:sz="0" w:space="0" w:color="auto"/>
                  </w:divBdr>
                </w:div>
                <w:div w:id="1278482833">
                  <w:marLeft w:val="0"/>
                  <w:marRight w:val="0"/>
                  <w:marTop w:val="0"/>
                  <w:marBottom w:val="0"/>
                  <w:divBdr>
                    <w:top w:val="none" w:sz="0" w:space="0" w:color="auto"/>
                    <w:left w:val="none" w:sz="0" w:space="0" w:color="auto"/>
                    <w:bottom w:val="none" w:sz="0" w:space="0" w:color="auto"/>
                    <w:right w:val="none" w:sz="0" w:space="0" w:color="auto"/>
                  </w:divBdr>
                </w:div>
                <w:div w:id="1278638281">
                  <w:marLeft w:val="0"/>
                  <w:marRight w:val="0"/>
                  <w:marTop w:val="0"/>
                  <w:marBottom w:val="0"/>
                  <w:divBdr>
                    <w:top w:val="none" w:sz="0" w:space="0" w:color="auto"/>
                    <w:left w:val="none" w:sz="0" w:space="0" w:color="auto"/>
                    <w:bottom w:val="none" w:sz="0" w:space="0" w:color="auto"/>
                    <w:right w:val="none" w:sz="0" w:space="0" w:color="auto"/>
                  </w:divBdr>
                </w:div>
                <w:div w:id="1278752700">
                  <w:marLeft w:val="0"/>
                  <w:marRight w:val="0"/>
                  <w:marTop w:val="0"/>
                  <w:marBottom w:val="0"/>
                  <w:divBdr>
                    <w:top w:val="none" w:sz="0" w:space="0" w:color="auto"/>
                    <w:left w:val="none" w:sz="0" w:space="0" w:color="auto"/>
                    <w:bottom w:val="none" w:sz="0" w:space="0" w:color="auto"/>
                    <w:right w:val="none" w:sz="0" w:space="0" w:color="auto"/>
                  </w:divBdr>
                </w:div>
                <w:div w:id="1279095469">
                  <w:marLeft w:val="0"/>
                  <w:marRight w:val="0"/>
                  <w:marTop w:val="0"/>
                  <w:marBottom w:val="0"/>
                  <w:divBdr>
                    <w:top w:val="none" w:sz="0" w:space="0" w:color="auto"/>
                    <w:left w:val="none" w:sz="0" w:space="0" w:color="auto"/>
                    <w:bottom w:val="none" w:sz="0" w:space="0" w:color="auto"/>
                    <w:right w:val="none" w:sz="0" w:space="0" w:color="auto"/>
                  </w:divBdr>
                </w:div>
                <w:div w:id="1279263071">
                  <w:marLeft w:val="0"/>
                  <w:marRight w:val="0"/>
                  <w:marTop w:val="0"/>
                  <w:marBottom w:val="0"/>
                  <w:divBdr>
                    <w:top w:val="none" w:sz="0" w:space="0" w:color="auto"/>
                    <w:left w:val="none" w:sz="0" w:space="0" w:color="auto"/>
                    <w:bottom w:val="none" w:sz="0" w:space="0" w:color="auto"/>
                    <w:right w:val="none" w:sz="0" w:space="0" w:color="auto"/>
                  </w:divBdr>
                </w:div>
                <w:div w:id="1285505154">
                  <w:marLeft w:val="0"/>
                  <w:marRight w:val="0"/>
                  <w:marTop w:val="0"/>
                  <w:marBottom w:val="0"/>
                  <w:divBdr>
                    <w:top w:val="none" w:sz="0" w:space="0" w:color="auto"/>
                    <w:left w:val="none" w:sz="0" w:space="0" w:color="auto"/>
                    <w:bottom w:val="none" w:sz="0" w:space="0" w:color="auto"/>
                    <w:right w:val="none" w:sz="0" w:space="0" w:color="auto"/>
                  </w:divBdr>
                </w:div>
                <w:div w:id="1287394991">
                  <w:marLeft w:val="0"/>
                  <w:marRight w:val="0"/>
                  <w:marTop w:val="0"/>
                  <w:marBottom w:val="0"/>
                  <w:divBdr>
                    <w:top w:val="none" w:sz="0" w:space="0" w:color="auto"/>
                    <w:left w:val="none" w:sz="0" w:space="0" w:color="auto"/>
                    <w:bottom w:val="none" w:sz="0" w:space="0" w:color="auto"/>
                    <w:right w:val="none" w:sz="0" w:space="0" w:color="auto"/>
                  </w:divBdr>
                </w:div>
                <w:div w:id="1291278923">
                  <w:marLeft w:val="0"/>
                  <w:marRight w:val="0"/>
                  <w:marTop w:val="0"/>
                  <w:marBottom w:val="0"/>
                  <w:divBdr>
                    <w:top w:val="none" w:sz="0" w:space="0" w:color="auto"/>
                    <w:left w:val="none" w:sz="0" w:space="0" w:color="auto"/>
                    <w:bottom w:val="none" w:sz="0" w:space="0" w:color="auto"/>
                    <w:right w:val="none" w:sz="0" w:space="0" w:color="auto"/>
                  </w:divBdr>
                </w:div>
                <w:div w:id="1293289283">
                  <w:marLeft w:val="0"/>
                  <w:marRight w:val="0"/>
                  <w:marTop w:val="0"/>
                  <w:marBottom w:val="0"/>
                  <w:divBdr>
                    <w:top w:val="none" w:sz="0" w:space="0" w:color="auto"/>
                    <w:left w:val="none" w:sz="0" w:space="0" w:color="auto"/>
                    <w:bottom w:val="none" w:sz="0" w:space="0" w:color="auto"/>
                    <w:right w:val="none" w:sz="0" w:space="0" w:color="auto"/>
                  </w:divBdr>
                </w:div>
                <w:div w:id="1294869036">
                  <w:marLeft w:val="0"/>
                  <w:marRight w:val="0"/>
                  <w:marTop w:val="0"/>
                  <w:marBottom w:val="0"/>
                  <w:divBdr>
                    <w:top w:val="none" w:sz="0" w:space="0" w:color="auto"/>
                    <w:left w:val="none" w:sz="0" w:space="0" w:color="auto"/>
                    <w:bottom w:val="none" w:sz="0" w:space="0" w:color="auto"/>
                    <w:right w:val="none" w:sz="0" w:space="0" w:color="auto"/>
                  </w:divBdr>
                </w:div>
                <w:div w:id="1297836135">
                  <w:marLeft w:val="0"/>
                  <w:marRight w:val="0"/>
                  <w:marTop w:val="0"/>
                  <w:marBottom w:val="0"/>
                  <w:divBdr>
                    <w:top w:val="none" w:sz="0" w:space="0" w:color="auto"/>
                    <w:left w:val="none" w:sz="0" w:space="0" w:color="auto"/>
                    <w:bottom w:val="none" w:sz="0" w:space="0" w:color="auto"/>
                    <w:right w:val="none" w:sz="0" w:space="0" w:color="auto"/>
                  </w:divBdr>
                </w:div>
                <w:div w:id="1302613934">
                  <w:marLeft w:val="0"/>
                  <w:marRight w:val="0"/>
                  <w:marTop w:val="0"/>
                  <w:marBottom w:val="0"/>
                  <w:divBdr>
                    <w:top w:val="none" w:sz="0" w:space="0" w:color="auto"/>
                    <w:left w:val="none" w:sz="0" w:space="0" w:color="auto"/>
                    <w:bottom w:val="none" w:sz="0" w:space="0" w:color="auto"/>
                    <w:right w:val="none" w:sz="0" w:space="0" w:color="auto"/>
                  </w:divBdr>
                </w:div>
                <w:div w:id="1303654816">
                  <w:marLeft w:val="0"/>
                  <w:marRight w:val="0"/>
                  <w:marTop w:val="0"/>
                  <w:marBottom w:val="0"/>
                  <w:divBdr>
                    <w:top w:val="none" w:sz="0" w:space="0" w:color="auto"/>
                    <w:left w:val="none" w:sz="0" w:space="0" w:color="auto"/>
                    <w:bottom w:val="none" w:sz="0" w:space="0" w:color="auto"/>
                    <w:right w:val="none" w:sz="0" w:space="0" w:color="auto"/>
                  </w:divBdr>
                </w:div>
                <w:div w:id="1304193030">
                  <w:marLeft w:val="0"/>
                  <w:marRight w:val="0"/>
                  <w:marTop w:val="0"/>
                  <w:marBottom w:val="0"/>
                  <w:divBdr>
                    <w:top w:val="none" w:sz="0" w:space="0" w:color="auto"/>
                    <w:left w:val="none" w:sz="0" w:space="0" w:color="auto"/>
                    <w:bottom w:val="none" w:sz="0" w:space="0" w:color="auto"/>
                    <w:right w:val="none" w:sz="0" w:space="0" w:color="auto"/>
                  </w:divBdr>
                </w:div>
                <w:div w:id="1306425026">
                  <w:marLeft w:val="0"/>
                  <w:marRight w:val="0"/>
                  <w:marTop w:val="0"/>
                  <w:marBottom w:val="0"/>
                  <w:divBdr>
                    <w:top w:val="none" w:sz="0" w:space="0" w:color="auto"/>
                    <w:left w:val="none" w:sz="0" w:space="0" w:color="auto"/>
                    <w:bottom w:val="none" w:sz="0" w:space="0" w:color="auto"/>
                    <w:right w:val="none" w:sz="0" w:space="0" w:color="auto"/>
                  </w:divBdr>
                </w:div>
                <w:div w:id="1308053739">
                  <w:marLeft w:val="0"/>
                  <w:marRight w:val="0"/>
                  <w:marTop w:val="0"/>
                  <w:marBottom w:val="0"/>
                  <w:divBdr>
                    <w:top w:val="none" w:sz="0" w:space="0" w:color="auto"/>
                    <w:left w:val="none" w:sz="0" w:space="0" w:color="auto"/>
                    <w:bottom w:val="none" w:sz="0" w:space="0" w:color="auto"/>
                    <w:right w:val="none" w:sz="0" w:space="0" w:color="auto"/>
                  </w:divBdr>
                </w:div>
                <w:div w:id="1308124488">
                  <w:marLeft w:val="0"/>
                  <w:marRight w:val="0"/>
                  <w:marTop w:val="0"/>
                  <w:marBottom w:val="0"/>
                  <w:divBdr>
                    <w:top w:val="none" w:sz="0" w:space="0" w:color="auto"/>
                    <w:left w:val="none" w:sz="0" w:space="0" w:color="auto"/>
                    <w:bottom w:val="none" w:sz="0" w:space="0" w:color="auto"/>
                    <w:right w:val="none" w:sz="0" w:space="0" w:color="auto"/>
                  </w:divBdr>
                </w:div>
                <w:div w:id="1315526070">
                  <w:marLeft w:val="0"/>
                  <w:marRight w:val="0"/>
                  <w:marTop w:val="0"/>
                  <w:marBottom w:val="0"/>
                  <w:divBdr>
                    <w:top w:val="none" w:sz="0" w:space="0" w:color="auto"/>
                    <w:left w:val="none" w:sz="0" w:space="0" w:color="auto"/>
                    <w:bottom w:val="none" w:sz="0" w:space="0" w:color="auto"/>
                    <w:right w:val="none" w:sz="0" w:space="0" w:color="auto"/>
                  </w:divBdr>
                </w:div>
                <w:div w:id="1328438290">
                  <w:marLeft w:val="0"/>
                  <w:marRight w:val="0"/>
                  <w:marTop w:val="0"/>
                  <w:marBottom w:val="0"/>
                  <w:divBdr>
                    <w:top w:val="none" w:sz="0" w:space="0" w:color="auto"/>
                    <w:left w:val="none" w:sz="0" w:space="0" w:color="auto"/>
                    <w:bottom w:val="none" w:sz="0" w:space="0" w:color="auto"/>
                    <w:right w:val="none" w:sz="0" w:space="0" w:color="auto"/>
                  </w:divBdr>
                </w:div>
                <w:div w:id="1328903960">
                  <w:marLeft w:val="0"/>
                  <w:marRight w:val="0"/>
                  <w:marTop w:val="0"/>
                  <w:marBottom w:val="0"/>
                  <w:divBdr>
                    <w:top w:val="none" w:sz="0" w:space="0" w:color="auto"/>
                    <w:left w:val="none" w:sz="0" w:space="0" w:color="auto"/>
                    <w:bottom w:val="none" w:sz="0" w:space="0" w:color="auto"/>
                    <w:right w:val="none" w:sz="0" w:space="0" w:color="auto"/>
                  </w:divBdr>
                </w:div>
                <w:div w:id="1333099904">
                  <w:marLeft w:val="0"/>
                  <w:marRight w:val="0"/>
                  <w:marTop w:val="0"/>
                  <w:marBottom w:val="0"/>
                  <w:divBdr>
                    <w:top w:val="none" w:sz="0" w:space="0" w:color="auto"/>
                    <w:left w:val="none" w:sz="0" w:space="0" w:color="auto"/>
                    <w:bottom w:val="none" w:sz="0" w:space="0" w:color="auto"/>
                    <w:right w:val="none" w:sz="0" w:space="0" w:color="auto"/>
                  </w:divBdr>
                </w:div>
                <w:div w:id="1334140195">
                  <w:marLeft w:val="0"/>
                  <w:marRight w:val="0"/>
                  <w:marTop w:val="0"/>
                  <w:marBottom w:val="0"/>
                  <w:divBdr>
                    <w:top w:val="none" w:sz="0" w:space="0" w:color="auto"/>
                    <w:left w:val="none" w:sz="0" w:space="0" w:color="auto"/>
                    <w:bottom w:val="none" w:sz="0" w:space="0" w:color="auto"/>
                    <w:right w:val="none" w:sz="0" w:space="0" w:color="auto"/>
                  </w:divBdr>
                </w:div>
                <w:div w:id="1335690353">
                  <w:marLeft w:val="0"/>
                  <w:marRight w:val="0"/>
                  <w:marTop w:val="0"/>
                  <w:marBottom w:val="0"/>
                  <w:divBdr>
                    <w:top w:val="none" w:sz="0" w:space="0" w:color="auto"/>
                    <w:left w:val="none" w:sz="0" w:space="0" w:color="auto"/>
                    <w:bottom w:val="none" w:sz="0" w:space="0" w:color="auto"/>
                    <w:right w:val="none" w:sz="0" w:space="0" w:color="auto"/>
                  </w:divBdr>
                </w:div>
                <w:div w:id="1336151390">
                  <w:marLeft w:val="0"/>
                  <w:marRight w:val="0"/>
                  <w:marTop w:val="0"/>
                  <w:marBottom w:val="0"/>
                  <w:divBdr>
                    <w:top w:val="none" w:sz="0" w:space="0" w:color="auto"/>
                    <w:left w:val="none" w:sz="0" w:space="0" w:color="auto"/>
                    <w:bottom w:val="none" w:sz="0" w:space="0" w:color="auto"/>
                    <w:right w:val="none" w:sz="0" w:space="0" w:color="auto"/>
                  </w:divBdr>
                </w:div>
                <w:div w:id="1338844607">
                  <w:marLeft w:val="0"/>
                  <w:marRight w:val="0"/>
                  <w:marTop w:val="0"/>
                  <w:marBottom w:val="0"/>
                  <w:divBdr>
                    <w:top w:val="none" w:sz="0" w:space="0" w:color="auto"/>
                    <w:left w:val="none" w:sz="0" w:space="0" w:color="auto"/>
                    <w:bottom w:val="none" w:sz="0" w:space="0" w:color="auto"/>
                    <w:right w:val="none" w:sz="0" w:space="0" w:color="auto"/>
                  </w:divBdr>
                </w:div>
                <w:div w:id="1339771109">
                  <w:marLeft w:val="0"/>
                  <w:marRight w:val="0"/>
                  <w:marTop w:val="0"/>
                  <w:marBottom w:val="0"/>
                  <w:divBdr>
                    <w:top w:val="none" w:sz="0" w:space="0" w:color="auto"/>
                    <w:left w:val="none" w:sz="0" w:space="0" w:color="auto"/>
                    <w:bottom w:val="none" w:sz="0" w:space="0" w:color="auto"/>
                    <w:right w:val="none" w:sz="0" w:space="0" w:color="auto"/>
                  </w:divBdr>
                </w:div>
                <w:div w:id="1341591449">
                  <w:marLeft w:val="0"/>
                  <w:marRight w:val="0"/>
                  <w:marTop w:val="0"/>
                  <w:marBottom w:val="0"/>
                  <w:divBdr>
                    <w:top w:val="none" w:sz="0" w:space="0" w:color="auto"/>
                    <w:left w:val="none" w:sz="0" w:space="0" w:color="auto"/>
                    <w:bottom w:val="none" w:sz="0" w:space="0" w:color="auto"/>
                    <w:right w:val="none" w:sz="0" w:space="0" w:color="auto"/>
                  </w:divBdr>
                </w:div>
                <w:div w:id="1341860154">
                  <w:marLeft w:val="0"/>
                  <w:marRight w:val="0"/>
                  <w:marTop w:val="0"/>
                  <w:marBottom w:val="0"/>
                  <w:divBdr>
                    <w:top w:val="none" w:sz="0" w:space="0" w:color="auto"/>
                    <w:left w:val="none" w:sz="0" w:space="0" w:color="auto"/>
                    <w:bottom w:val="none" w:sz="0" w:space="0" w:color="auto"/>
                    <w:right w:val="none" w:sz="0" w:space="0" w:color="auto"/>
                  </w:divBdr>
                </w:div>
                <w:div w:id="1345128613">
                  <w:marLeft w:val="0"/>
                  <w:marRight w:val="0"/>
                  <w:marTop w:val="0"/>
                  <w:marBottom w:val="0"/>
                  <w:divBdr>
                    <w:top w:val="none" w:sz="0" w:space="0" w:color="auto"/>
                    <w:left w:val="none" w:sz="0" w:space="0" w:color="auto"/>
                    <w:bottom w:val="none" w:sz="0" w:space="0" w:color="auto"/>
                    <w:right w:val="none" w:sz="0" w:space="0" w:color="auto"/>
                  </w:divBdr>
                </w:div>
                <w:div w:id="1345938718">
                  <w:marLeft w:val="0"/>
                  <w:marRight w:val="0"/>
                  <w:marTop w:val="0"/>
                  <w:marBottom w:val="0"/>
                  <w:divBdr>
                    <w:top w:val="none" w:sz="0" w:space="0" w:color="auto"/>
                    <w:left w:val="none" w:sz="0" w:space="0" w:color="auto"/>
                    <w:bottom w:val="none" w:sz="0" w:space="0" w:color="auto"/>
                    <w:right w:val="none" w:sz="0" w:space="0" w:color="auto"/>
                  </w:divBdr>
                </w:div>
                <w:div w:id="1346595170">
                  <w:marLeft w:val="0"/>
                  <w:marRight w:val="0"/>
                  <w:marTop w:val="0"/>
                  <w:marBottom w:val="0"/>
                  <w:divBdr>
                    <w:top w:val="none" w:sz="0" w:space="0" w:color="auto"/>
                    <w:left w:val="none" w:sz="0" w:space="0" w:color="auto"/>
                    <w:bottom w:val="none" w:sz="0" w:space="0" w:color="auto"/>
                    <w:right w:val="none" w:sz="0" w:space="0" w:color="auto"/>
                  </w:divBdr>
                </w:div>
                <w:div w:id="1347755013">
                  <w:marLeft w:val="0"/>
                  <w:marRight w:val="0"/>
                  <w:marTop w:val="0"/>
                  <w:marBottom w:val="0"/>
                  <w:divBdr>
                    <w:top w:val="none" w:sz="0" w:space="0" w:color="auto"/>
                    <w:left w:val="none" w:sz="0" w:space="0" w:color="auto"/>
                    <w:bottom w:val="none" w:sz="0" w:space="0" w:color="auto"/>
                    <w:right w:val="none" w:sz="0" w:space="0" w:color="auto"/>
                  </w:divBdr>
                </w:div>
                <w:div w:id="1349479932">
                  <w:marLeft w:val="0"/>
                  <w:marRight w:val="0"/>
                  <w:marTop w:val="0"/>
                  <w:marBottom w:val="0"/>
                  <w:divBdr>
                    <w:top w:val="none" w:sz="0" w:space="0" w:color="auto"/>
                    <w:left w:val="none" w:sz="0" w:space="0" w:color="auto"/>
                    <w:bottom w:val="none" w:sz="0" w:space="0" w:color="auto"/>
                    <w:right w:val="none" w:sz="0" w:space="0" w:color="auto"/>
                  </w:divBdr>
                </w:div>
                <w:div w:id="1350327156">
                  <w:marLeft w:val="0"/>
                  <w:marRight w:val="0"/>
                  <w:marTop w:val="0"/>
                  <w:marBottom w:val="0"/>
                  <w:divBdr>
                    <w:top w:val="none" w:sz="0" w:space="0" w:color="auto"/>
                    <w:left w:val="none" w:sz="0" w:space="0" w:color="auto"/>
                    <w:bottom w:val="none" w:sz="0" w:space="0" w:color="auto"/>
                    <w:right w:val="none" w:sz="0" w:space="0" w:color="auto"/>
                  </w:divBdr>
                </w:div>
                <w:div w:id="1350638815">
                  <w:marLeft w:val="0"/>
                  <w:marRight w:val="0"/>
                  <w:marTop w:val="0"/>
                  <w:marBottom w:val="0"/>
                  <w:divBdr>
                    <w:top w:val="none" w:sz="0" w:space="0" w:color="auto"/>
                    <w:left w:val="none" w:sz="0" w:space="0" w:color="auto"/>
                    <w:bottom w:val="none" w:sz="0" w:space="0" w:color="auto"/>
                    <w:right w:val="none" w:sz="0" w:space="0" w:color="auto"/>
                  </w:divBdr>
                </w:div>
                <w:div w:id="1356418216">
                  <w:marLeft w:val="0"/>
                  <w:marRight w:val="0"/>
                  <w:marTop w:val="0"/>
                  <w:marBottom w:val="0"/>
                  <w:divBdr>
                    <w:top w:val="none" w:sz="0" w:space="0" w:color="auto"/>
                    <w:left w:val="none" w:sz="0" w:space="0" w:color="auto"/>
                    <w:bottom w:val="none" w:sz="0" w:space="0" w:color="auto"/>
                    <w:right w:val="none" w:sz="0" w:space="0" w:color="auto"/>
                  </w:divBdr>
                </w:div>
                <w:div w:id="1357073515">
                  <w:marLeft w:val="0"/>
                  <w:marRight w:val="0"/>
                  <w:marTop w:val="0"/>
                  <w:marBottom w:val="0"/>
                  <w:divBdr>
                    <w:top w:val="none" w:sz="0" w:space="0" w:color="auto"/>
                    <w:left w:val="none" w:sz="0" w:space="0" w:color="auto"/>
                    <w:bottom w:val="none" w:sz="0" w:space="0" w:color="auto"/>
                    <w:right w:val="none" w:sz="0" w:space="0" w:color="auto"/>
                  </w:divBdr>
                </w:div>
                <w:div w:id="1358122719">
                  <w:marLeft w:val="0"/>
                  <w:marRight w:val="0"/>
                  <w:marTop w:val="0"/>
                  <w:marBottom w:val="0"/>
                  <w:divBdr>
                    <w:top w:val="none" w:sz="0" w:space="0" w:color="auto"/>
                    <w:left w:val="none" w:sz="0" w:space="0" w:color="auto"/>
                    <w:bottom w:val="none" w:sz="0" w:space="0" w:color="auto"/>
                    <w:right w:val="none" w:sz="0" w:space="0" w:color="auto"/>
                  </w:divBdr>
                </w:div>
                <w:div w:id="1361203968">
                  <w:marLeft w:val="0"/>
                  <w:marRight w:val="0"/>
                  <w:marTop w:val="0"/>
                  <w:marBottom w:val="0"/>
                  <w:divBdr>
                    <w:top w:val="none" w:sz="0" w:space="0" w:color="auto"/>
                    <w:left w:val="none" w:sz="0" w:space="0" w:color="auto"/>
                    <w:bottom w:val="none" w:sz="0" w:space="0" w:color="auto"/>
                    <w:right w:val="none" w:sz="0" w:space="0" w:color="auto"/>
                  </w:divBdr>
                </w:div>
                <w:div w:id="1361399128">
                  <w:marLeft w:val="0"/>
                  <w:marRight w:val="0"/>
                  <w:marTop w:val="0"/>
                  <w:marBottom w:val="0"/>
                  <w:divBdr>
                    <w:top w:val="none" w:sz="0" w:space="0" w:color="auto"/>
                    <w:left w:val="none" w:sz="0" w:space="0" w:color="auto"/>
                    <w:bottom w:val="none" w:sz="0" w:space="0" w:color="auto"/>
                    <w:right w:val="none" w:sz="0" w:space="0" w:color="auto"/>
                  </w:divBdr>
                </w:div>
                <w:div w:id="1361786495">
                  <w:marLeft w:val="0"/>
                  <w:marRight w:val="0"/>
                  <w:marTop w:val="0"/>
                  <w:marBottom w:val="0"/>
                  <w:divBdr>
                    <w:top w:val="none" w:sz="0" w:space="0" w:color="auto"/>
                    <w:left w:val="none" w:sz="0" w:space="0" w:color="auto"/>
                    <w:bottom w:val="none" w:sz="0" w:space="0" w:color="auto"/>
                    <w:right w:val="none" w:sz="0" w:space="0" w:color="auto"/>
                  </w:divBdr>
                </w:div>
                <w:div w:id="1362171731">
                  <w:marLeft w:val="0"/>
                  <w:marRight w:val="0"/>
                  <w:marTop w:val="0"/>
                  <w:marBottom w:val="0"/>
                  <w:divBdr>
                    <w:top w:val="none" w:sz="0" w:space="0" w:color="auto"/>
                    <w:left w:val="none" w:sz="0" w:space="0" w:color="auto"/>
                    <w:bottom w:val="none" w:sz="0" w:space="0" w:color="auto"/>
                    <w:right w:val="none" w:sz="0" w:space="0" w:color="auto"/>
                  </w:divBdr>
                </w:div>
                <w:div w:id="1363941497">
                  <w:marLeft w:val="0"/>
                  <w:marRight w:val="0"/>
                  <w:marTop w:val="0"/>
                  <w:marBottom w:val="0"/>
                  <w:divBdr>
                    <w:top w:val="none" w:sz="0" w:space="0" w:color="auto"/>
                    <w:left w:val="none" w:sz="0" w:space="0" w:color="auto"/>
                    <w:bottom w:val="none" w:sz="0" w:space="0" w:color="auto"/>
                    <w:right w:val="none" w:sz="0" w:space="0" w:color="auto"/>
                  </w:divBdr>
                </w:div>
                <w:div w:id="1366296869">
                  <w:marLeft w:val="0"/>
                  <w:marRight w:val="0"/>
                  <w:marTop w:val="0"/>
                  <w:marBottom w:val="0"/>
                  <w:divBdr>
                    <w:top w:val="none" w:sz="0" w:space="0" w:color="auto"/>
                    <w:left w:val="none" w:sz="0" w:space="0" w:color="auto"/>
                    <w:bottom w:val="none" w:sz="0" w:space="0" w:color="auto"/>
                    <w:right w:val="none" w:sz="0" w:space="0" w:color="auto"/>
                  </w:divBdr>
                </w:div>
                <w:div w:id="1366784652">
                  <w:marLeft w:val="0"/>
                  <w:marRight w:val="0"/>
                  <w:marTop w:val="0"/>
                  <w:marBottom w:val="0"/>
                  <w:divBdr>
                    <w:top w:val="none" w:sz="0" w:space="0" w:color="auto"/>
                    <w:left w:val="none" w:sz="0" w:space="0" w:color="auto"/>
                    <w:bottom w:val="none" w:sz="0" w:space="0" w:color="auto"/>
                    <w:right w:val="none" w:sz="0" w:space="0" w:color="auto"/>
                  </w:divBdr>
                </w:div>
                <w:div w:id="1369066339">
                  <w:marLeft w:val="0"/>
                  <w:marRight w:val="0"/>
                  <w:marTop w:val="0"/>
                  <w:marBottom w:val="0"/>
                  <w:divBdr>
                    <w:top w:val="none" w:sz="0" w:space="0" w:color="auto"/>
                    <w:left w:val="none" w:sz="0" w:space="0" w:color="auto"/>
                    <w:bottom w:val="none" w:sz="0" w:space="0" w:color="auto"/>
                    <w:right w:val="none" w:sz="0" w:space="0" w:color="auto"/>
                  </w:divBdr>
                </w:div>
                <w:div w:id="1369259941">
                  <w:marLeft w:val="0"/>
                  <w:marRight w:val="0"/>
                  <w:marTop w:val="0"/>
                  <w:marBottom w:val="0"/>
                  <w:divBdr>
                    <w:top w:val="none" w:sz="0" w:space="0" w:color="auto"/>
                    <w:left w:val="none" w:sz="0" w:space="0" w:color="auto"/>
                    <w:bottom w:val="none" w:sz="0" w:space="0" w:color="auto"/>
                    <w:right w:val="none" w:sz="0" w:space="0" w:color="auto"/>
                  </w:divBdr>
                </w:div>
                <w:div w:id="1369450705">
                  <w:marLeft w:val="0"/>
                  <w:marRight w:val="0"/>
                  <w:marTop w:val="0"/>
                  <w:marBottom w:val="0"/>
                  <w:divBdr>
                    <w:top w:val="none" w:sz="0" w:space="0" w:color="auto"/>
                    <w:left w:val="none" w:sz="0" w:space="0" w:color="auto"/>
                    <w:bottom w:val="none" w:sz="0" w:space="0" w:color="auto"/>
                    <w:right w:val="none" w:sz="0" w:space="0" w:color="auto"/>
                  </w:divBdr>
                </w:div>
                <w:div w:id="1369719916">
                  <w:marLeft w:val="0"/>
                  <w:marRight w:val="0"/>
                  <w:marTop w:val="0"/>
                  <w:marBottom w:val="0"/>
                  <w:divBdr>
                    <w:top w:val="none" w:sz="0" w:space="0" w:color="auto"/>
                    <w:left w:val="none" w:sz="0" w:space="0" w:color="auto"/>
                    <w:bottom w:val="none" w:sz="0" w:space="0" w:color="auto"/>
                    <w:right w:val="none" w:sz="0" w:space="0" w:color="auto"/>
                  </w:divBdr>
                </w:div>
                <w:div w:id="1369985538">
                  <w:marLeft w:val="0"/>
                  <w:marRight w:val="0"/>
                  <w:marTop w:val="0"/>
                  <w:marBottom w:val="0"/>
                  <w:divBdr>
                    <w:top w:val="none" w:sz="0" w:space="0" w:color="auto"/>
                    <w:left w:val="none" w:sz="0" w:space="0" w:color="auto"/>
                    <w:bottom w:val="none" w:sz="0" w:space="0" w:color="auto"/>
                    <w:right w:val="none" w:sz="0" w:space="0" w:color="auto"/>
                  </w:divBdr>
                </w:div>
                <w:div w:id="1370639888">
                  <w:marLeft w:val="0"/>
                  <w:marRight w:val="0"/>
                  <w:marTop w:val="0"/>
                  <w:marBottom w:val="0"/>
                  <w:divBdr>
                    <w:top w:val="none" w:sz="0" w:space="0" w:color="auto"/>
                    <w:left w:val="none" w:sz="0" w:space="0" w:color="auto"/>
                    <w:bottom w:val="none" w:sz="0" w:space="0" w:color="auto"/>
                    <w:right w:val="none" w:sz="0" w:space="0" w:color="auto"/>
                  </w:divBdr>
                </w:div>
                <w:div w:id="1371764820">
                  <w:marLeft w:val="0"/>
                  <w:marRight w:val="0"/>
                  <w:marTop w:val="0"/>
                  <w:marBottom w:val="0"/>
                  <w:divBdr>
                    <w:top w:val="none" w:sz="0" w:space="0" w:color="auto"/>
                    <w:left w:val="none" w:sz="0" w:space="0" w:color="auto"/>
                    <w:bottom w:val="none" w:sz="0" w:space="0" w:color="auto"/>
                    <w:right w:val="none" w:sz="0" w:space="0" w:color="auto"/>
                  </w:divBdr>
                </w:div>
                <w:div w:id="1373503835">
                  <w:marLeft w:val="0"/>
                  <w:marRight w:val="0"/>
                  <w:marTop w:val="0"/>
                  <w:marBottom w:val="0"/>
                  <w:divBdr>
                    <w:top w:val="none" w:sz="0" w:space="0" w:color="auto"/>
                    <w:left w:val="none" w:sz="0" w:space="0" w:color="auto"/>
                    <w:bottom w:val="none" w:sz="0" w:space="0" w:color="auto"/>
                    <w:right w:val="none" w:sz="0" w:space="0" w:color="auto"/>
                  </w:divBdr>
                </w:div>
                <w:div w:id="1373772031">
                  <w:marLeft w:val="0"/>
                  <w:marRight w:val="0"/>
                  <w:marTop w:val="0"/>
                  <w:marBottom w:val="0"/>
                  <w:divBdr>
                    <w:top w:val="none" w:sz="0" w:space="0" w:color="auto"/>
                    <w:left w:val="none" w:sz="0" w:space="0" w:color="auto"/>
                    <w:bottom w:val="none" w:sz="0" w:space="0" w:color="auto"/>
                    <w:right w:val="none" w:sz="0" w:space="0" w:color="auto"/>
                  </w:divBdr>
                </w:div>
                <w:div w:id="1375540581">
                  <w:marLeft w:val="0"/>
                  <w:marRight w:val="0"/>
                  <w:marTop w:val="0"/>
                  <w:marBottom w:val="0"/>
                  <w:divBdr>
                    <w:top w:val="none" w:sz="0" w:space="0" w:color="auto"/>
                    <w:left w:val="none" w:sz="0" w:space="0" w:color="auto"/>
                    <w:bottom w:val="none" w:sz="0" w:space="0" w:color="auto"/>
                    <w:right w:val="none" w:sz="0" w:space="0" w:color="auto"/>
                  </w:divBdr>
                </w:div>
                <w:div w:id="1377894786">
                  <w:marLeft w:val="0"/>
                  <w:marRight w:val="0"/>
                  <w:marTop w:val="0"/>
                  <w:marBottom w:val="0"/>
                  <w:divBdr>
                    <w:top w:val="none" w:sz="0" w:space="0" w:color="auto"/>
                    <w:left w:val="none" w:sz="0" w:space="0" w:color="auto"/>
                    <w:bottom w:val="none" w:sz="0" w:space="0" w:color="auto"/>
                    <w:right w:val="none" w:sz="0" w:space="0" w:color="auto"/>
                  </w:divBdr>
                </w:div>
                <w:div w:id="1380590967">
                  <w:marLeft w:val="0"/>
                  <w:marRight w:val="0"/>
                  <w:marTop w:val="0"/>
                  <w:marBottom w:val="0"/>
                  <w:divBdr>
                    <w:top w:val="none" w:sz="0" w:space="0" w:color="auto"/>
                    <w:left w:val="none" w:sz="0" w:space="0" w:color="auto"/>
                    <w:bottom w:val="none" w:sz="0" w:space="0" w:color="auto"/>
                    <w:right w:val="none" w:sz="0" w:space="0" w:color="auto"/>
                  </w:divBdr>
                </w:div>
                <w:div w:id="1380931717">
                  <w:marLeft w:val="0"/>
                  <w:marRight w:val="0"/>
                  <w:marTop w:val="0"/>
                  <w:marBottom w:val="0"/>
                  <w:divBdr>
                    <w:top w:val="none" w:sz="0" w:space="0" w:color="auto"/>
                    <w:left w:val="none" w:sz="0" w:space="0" w:color="auto"/>
                    <w:bottom w:val="none" w:sz="0" w:space="0" w:color="auto"/>
                    <w:right w:val="none" w:sz="0" w:space="0" w:color="auto"/>
                  </w:divBdr>
                </w:div>
                <w:div w:id="1382250992">
                  <w:marLeft w:val="0"/>
                  <w:marRight w:val="0"/>
                  <w:marTop w:val="0"/>
                  <w:marBottom w:val="0"/>
                  <w:divBdr>
                    <w:top w:val="none" w:sz="0" w:space="0" w:color="auto"/>
                    <w:left w:val="none" w:sz="0" w:space="0" w:color="auto"/>
                    <w:bottom w:val="none" w:sz="0" w:space="0" w:color="auto"/>
                    <w:right w:val="none" w:sz="0" w:space="0" w:color="auto"/>
                  </w:divBdr>
                </w:div>
                <w:div w:id="1383823159">
                  <w:marLeft w:val="0"/>
                  <w:marRight w:val="0"/>
                  <w:marTop w:val="0"/>
                  <w:marBottom w:val="0"/>
                  <w:divBdr>
                    <w:top w:val="none" w:sz="0" w:space="0" w:color="auto"/>
                    <w:left w:val="none" w:sz="0" w:space="0" w:color="auto"/>
                    <w:bottom w:val="none" w:sz="0" w:space="0" w:color="auto"/>
                    <w:right w:val="none" w:sz="0" w:space="0" w:color="auto"/>
                  </w:divBdr>
                </w:div>
                <w:div w:id="1384674145">
                  <w:marLeft w:val="0"/>
                  <w:marRight w:val="0"/>
                  <w:marTop w:val="0"/>
                  <w:marBottom w:val="0"/>
                  <w:divBdr>
                    <w:top w:val="none" w:sz="0" w:space="0" w:color="auto"/>
                    <w:left w:val="none" w:sz="0" w:space="0" w:color="auto"/>
                    <w:bottom w:val="none" w:sz="0" w:space="0" w:color="auto"/>
                    <w:right w:val="none" w:sz="0" w:space="0" w:color="auto"/>
                  </w:divBdr>
                </w:div>
                <w:div w:id="1386106585">
                  <w:marLeft w:val="0"/>
                  <w:marRight w:val="0"/>
                  <w:marTop w:val="0"/>
                  <w:marBottom w:val="0"/>
                  <w:divBdr>
                    <w:top w:val="none" w:sz="0" w:space="0" w:color="auto"/>
                    <w:left w:val="none" w:sz="0" w:space="0" w:color="auto"/>
                    <w:bottom w:val="none" w:sz="0" w:space="0" w:color="auto"/>
                    <w:right w:val="none" w:sz="0" w:space="0" w:color="auto"/>
                  </w:divBdr>
                </w:div>
                <w:div w:id="1386876947">
                  <w:marLeft w:val="0"/>
                  <w:marRight w:val="0"/>
                  <w:marTop w:val="0"/>
                  <w:marBottom w:val="0"/>
                  <w:divBdr>
                    <w:top w:val="none" w:sz="0" w:space="0" w:color="auto"/>
                    <w:left w:val="none" w:sz="0" w:space="0" w:color="auto"/>
                    <w:bottom w:val="none" w:sz="0" w:space="0" w:color="auto"/>
                    <w:right w:val="none" w:sz="0" w:space="0" w:color="auto"/>
                  </w:divBdr>
                </w:div>
                <w:div w:id="1388332798">
                  <w:marLeft w:val="0"/>
                  <w:marRight w:val="0"/>
                  <w:marTop w:val="0"/>
                  <w:marBottom w:val="0"/>
                  <w:divBdr>
                    <w:top w:val="none" w:sz="0" w:space="0" w:color="auto"/>
                    <w:left w:val="none" w:sz="0" w:space="0" w:color="auto"/>
                    <w:bottom w:val="none" w:sz="0" w:space="0" w:color="auto"/>
                    <w:right w:val="none" w:sz="0" w:space="0" w:color="auto"/>
                  </w:divBdr>
                </w:div>
                <w:div w:id="1389650466">
                  <w:marLeft w:val="0"/>
                  <w:marRight w:val="0"/>
                  <w:marTop w:val="0"/>
                  <w:marBottom w:val="0"/>
                  <w:divBdr>
                    <w:top w:val="none" w:sz="0" w:space="0" w:color="auto"/>
                    <w:left w:val="none" w:sz="0" w:space="0" w:color="auto"/>
                    <w:bottom w:val="none" w:sz="0" w:space="0" w:color="auto"/>
                    <w:right w:val="none" w:sz="0" w:space="0" w:color="auto"/>
                  </w:divBdr>
                </w:div>
                <w:div w:id="1390303267">
                  <w:marLeft w:val="0"/>
                  <w:marRight w:val="0"/>
                  <w:marTop w:val="0"/>
                  <w:marBottom w:val="0"/>
                  <w:divBdr>
                    <w:top w:val="none" w:sz="0" w:space="0" w:color="auto"/>
                    <w:left w:val="none" w:sz="0" w:space="0" w:color="auto"/>
                    <w:bottom w:val="none" w:sz="0" w:space="0" w:color="auto"/>
                    <w:right w:val="none" w:sz="0" w:space="0" w:color="auto"/>
                  </w:divBdr>
                </w:div>
                <w:div w:id="1391270823">
                  <w:marLeft w:val="0"/>
                  <w:marRight w:val="0"/>
                  <w:marTop w:val="0"/>
                  <w:marBottom w:val="0"/>
                  <w:divBdr>
                    <w:top w:val="none" w:sz="0" w:space="0" w:color="auto"/>
                    <w:left w:val="none" w:sz="0" w:space="0" w:color="auto"/>
                    <w:bottom w:val="none" w:sz="0" w:space="0" w:color="auto"/>
                    <w:right w:val="none" w:sz="0" w:space="0" w:color="auto"/>
                  </w:divBdr>
                </w:div>
                <w:div w:id="1391729544">
                  <w:marLeft w:val="0"/>
                  <w:marRight w:val="0"/>
                  <w:marTop w:val="0"/>
                  <w:marBottom w:val="0"/>
                  <w:divBdr>
                    <w:top w:val="none" w:sz="0" w:space="0" w:color="auto"/>
                    <w:left w:val="none" w:sz="0" w:space="0" w:color="auto"/>
                    <w:bottom w:val="none" w:sz="0" w:space="0" w:color="auto"/>
                    <w:right w:val="none" w:sz="0" w:space="0" w:color="auto"/>
                  </w:divBdr>
                </w:div>
                <w:div w:id="1394622106">
                  <w:marLeft w:val="0"/>
                  <w:marRight w:val="0"/>
                  <w:marTop w:val="0"/>
                  <w:marBottom w:val="0"/>
                  <w:divBdr>
                    <w:top w:val="none" w:sz="0" w:space="0" w:color="auto"/>
                    <w:left w:val="none" w:sz="0" w:space="0" w:color="auto"/>
                    <w:bottom w:val="none" w:sz="0" w:space="0" w:color="auto"/>
                    <w:right w:val="none" w:sz="0" w:space="0" w:color="auto"/>
                  </w:divBdr>
                </w:div>
                <w:div w:id="1394697743">
                  <w:marLeft w:val="0"/>
                  <w:marRight w:val="0"/>
                  <w:marTop w:val="0"/>
                  <w:marBottom w:val="0"/>
                  <w:divBdr>
                    <w:top w:val="none" w:sz="0" w:space="0" w:color="auto"/>
                    <w:left w:val="none" w:sz="0" w:space="0" w:color="auto"/>
                    <w:bottom w:val="none" w:sz="0" w:space="0" w:color="auto"/>
                    <w:right w:val="none" w:sz="0" w:space="0" w:color="auto"/>
                  </w:divBdr>
                </w:div>
                <w:div w:id="1400638387">
                  <w:marLeft w:val="0"/>
                  <w:marRight w:val="0"/>
                  <w:marTop w:val="0"/>
                  <w:marBottom w:val="0"/>
                  <w:divBdr>
                    <w:top w:val="none" w:sz="0" w:space="0" w:color="auto"/>
                    <w:left w:val="none" w:sz="0" w:space="0" w:color="auto"/>
                    <w:bottom w:val="none" w:sz="0" w:space="0" w:color="auto"/>
                    <w:right w:val="none" w:sz="0" w:space="0" w:color="auto"/>
                  </w:divBdr>
                </w:div>
                <w:div w:id="1400857572">
                  <w:marLeft w:val="0"/>
                  <w:marRight w:val="0"/>
                  <w:marTop w:val="0"/>
                  <w:marBottom w:val="0"/>
                  <w:divBdr>
                    <w:top w:val="none" w:sz="0" w:space="0" w:color="auto"/>
                    <w:left w:val="none" w:sz="0" w:space="0" w:color="auto"/>
                    <w:bottom w:val="none" w:sz="0" w:space="0" w:color="auto"/>
                    <w:right w:val="none" w:sz="0" w:space="0" w:color="auto"/>
                  </w:divBdr>
                </w:div>
                <w:div w:id="1403485495">
                  <w:marLeft w:val="0"/>
                  <w:marRight w:val="0"/>
                  <w:marTop w:val="0"/>
                  <w:marBottom w:val="0"/>
                  <w:divBdr>
                    <w:top w:val="none" w:sz="0" w:space="0" w:color="auto"/>
                    <w:left w:val="none" w:sz="0" w:space="0" w:color="auto"/>
                    <w:bottom w:val="none" w:sz="0" w:space="0" w:color="auto"/>
                    <w:right w:val="none" w:sz="0" w:space="0" w:color="auto"/>
                  </w:divBdr>
                </w:div>
                <w:div w:id="1404447149">
                  <w:marLeft w:val="0"/>
                  <w:marRight w:val="0"/>
                  <w:marTop w:val="0"/>
                  <w:marBottom w:val="0"/>
                  <w:divBdr>
                    <w:top w:val="none" w:sz="0" w:space="0" w:color="auto"/>
                    <w:left w:val="none" w:sz="0" w:space="0" w:color="auto"/>
                    <w:bottom w:val="none" w:sz="0" w:space="0" w:color="auto"/>
                    <w:right w:val="none" w:sz="0" w:space="0" w:color="auto"/>
                  </w:divBdr>
                </w:div>
                <w:div w:id="1409035612">
                  <w:marLeft w:val="0"/>
                  <w:marRight w:val="0"/>
                  <w:marTop w:val="0"/>
                  <w:marBottom w:val="0"/>
                  <w:divBdr>
                    <w:top w:val="none" w:sz="0" w:space="0" w:color="auto"/>
                    <w:left w:val="none" w:sz="0" w:space="0" w:color="auto"/>
                    <w:bottom w:val="none" w:sz="0" w:space="0" w:color="auto"/>
                    <w:right w:val="none" w:sz="0" w:space="0" w:color="auto"/>
                  </w:divBdr>
                </w:div>
                <w:div w:id="1415514129">
                  <w:marLeft w:val="0"/>
                  <w:marRight w:val="0"/>
                  <w:marTop w:val="0"/>
                  <w:marBottom w:val="0"/>
                  <w:divBdr>
                    <w:top w:val="none" w:sz="0" w:space="0" w:color="auto"/>
                    <w:left w:val="none" w:sz="0" w:space="0" w:color="auto"/>
                    <w:bottom w:val="none" w:sz="0" w:space="0" w:color="auto"/>
                    <w:right w:val="none" w:sz="0" w:space="0" w:color="auto"/>
                  </w:divBdr>
                </w:div>
                <w:div w:id="1417938193">
                  <w:marLeft w:val="0"/>
                  <w:marRight w:val="0"/>
                  <w:marTop w:val="0"/>
                  <w:marBottom w:val="0"/>
                  <w:divBdr>
                    <w:top w:val="none" w:sz="0" w:space="0" w:color="auto"/>
                    <w:left w:val="none" w:sz="0" w:space="0" w:color="auto"/>
                    <w:bottom w:val="none" w:sz="0" w:space="0" w:color="auto"/>
                    <w:right w:val="none" w:sz="0" w:space="0" w:color="auto"/>
                  </w:divBdr>
                </w:div>
                <w:div w:id="1421298410">
                  <w:marLeft w:val="0"/>
                  <w:marRight w:val="0"/>
                  <w:marTop w:val="0"/>
                  <w:marBottom w:val="0"/>
                  <w:divBdr>
                    <w:top w:val="none" w:sz="0" w:space="0" w:color="auto"/>
                    <w:left w:val="none" w:sz="0" w:space="0" w:color="auto"/>
                    <w:bottom w:val="none" w:sz="0" w:space="0" w:color="auto"/>
                    <w:right w:val="none" w:sz="0" w:space="0" w:color="auto"/>
                  </w:divBdr>
                </w:div>
                <w:div w:id="1421413349">
                  <w:marLeft w:val="0"/>
                  <w:marRight w:val="0"/>
                  <w:marTop w:val="0"/>
                  <w:marBottom w:val="0"/>
                  <w:divBdr>
                    <w:top w:val="none" w:sz="0" w:space="0" w:color="auto"/>
                    <w:left w:val="none" w:sz="0" w:space="0" w:color="auto"/>
                    <w:bottom w:val="none" w:sz="0" w:space="0" w:color="auto"/>
                    <w:right w:val="none" w:sz="0" w:space="0" w:color="auto"/>
                  </w:divBdr>
                </w:div>
                <w:div w:id="1422143740">
                  <w:marLeft w:val="0"/>
                  <w:marRight w:val="0"/>
                  <w:marTop w:val="0"/>
                  <w:marBottom w:val="0"/>
                  <w:divBdr>
                    <w:top w:val="none" w:sz="0" w:space="0" w:color="auto"/>
                    <w:left w:val="none" w:sz="0" w:space="0" w:color="auto"/>
                    <w:bottom w:val="none" w:sz="0" w:space="0" w:color="auto"/>
                    <w:right w:val="none" w:sz="0" w:space="0" w:color="auto"/>
                  </w:divBdr>
                </w:div>
                <w:div w:id="1422336052">
                  <w:marLeft w:val="0"/>
                  <w:marRight w:val="0"/>
                  <w:marTop w:val="0"/>
                  <w:marBottom w:val="0"/>
                  <w:divBdr>
                    <w:top w:val="none" w:sz="0" w:space="0" w:color="auto"/>
                    <w:left w:val="none" w:sz="0" w:space="0" w:color="auto"/>
                    <w:bottom w:val="none" w:sz="0" w:space="0" w:color="auto"/>
                    <w:right w:val="none" w:sz="0" w:space="0" w:color="auto"/>
                  </w:divBdr>
                </w:div>
                <w:div w:id="1422793266">
                  <w:marLeft w:val="0"/>
                  <w:marRight w:val="0"/>
                  <w:marTop w:val="0"/>
                  <w:marBottom w:val="0"/>
                  <w:divBdr>
                    <w:top w:val="none" w:sz="0" w:space="0" w:color="auto"/>
                    <w:left w:val="none" w:sz="0" w:space="0" w:color="auto"/>
                    <w:bottom w:val="none" w:sz="0" w:space="0" w:color="auto"/>
                    <w:right w:val="none" w:sz="0" w:space="0" w:color="auto"/>
                  </w:divBdr>
                </w:div>
                <w:div w:id="1423407733">
                  <w:marLeft w:val="0"/>
                  <w:marRight w:val="0"/>
                  <w:marTop w:val="0"/>
                  <w:marBottom w:val="0"/>
                  <w:divBdr>
                    <w:top w:val="none" w:sz="0" w:space="0" w:color="auto"/>
                    <w:left w:val="none" w:sz="0" w:space="0" w:color="auto"/>
                    <w:bottom w:val="none" w:sz="0" w:space="0" w:color="auto"/>
                    <w:right w:val="none" w:sz="0" w:space="0" w:color="auto"/>
                  </w:divBdr>
                </w:div>
                <w:div w:id="1431662899">
                  <w:marLeft w:val="0"/>
                  <w:marRight w:val="0"/>
                  <w:marTop w:val="0"/>
                  <w:marBottom w:val="0"/>
                  <w:divBdr>
                    <w:top w:val="none" w:sz="0" w:space="0" w:color="auto"/>
                    <w:left w:val="none" w:sz="0" w:space="0" w:color="auto"/>
                    <w:bottom w:val="none" w:sz="0" w:space="0" w:color="auto"/>
                    <w:right w:val="none" w:sz="0" w:space="0" w:color="auto"/>
                  </w:divBdr>
                </w:div>
                <w:div w:id="1431702729">
                  <w:marLeft w:val="0"/>
                  <w:marRight w:val="0"/>
                  <w:marTop w:val="0"/>
                  <w:marBottom w:val="0"/>
                  <w:divBdr>
                    <w:top w:val="none" w:sz="0" w:space="0" w:color="auto"/>
                    <w:left w:val="none" w:sz="0" w:space="0" w:color="auto"/>
                    <w:bottom w:val="none" w:sz="0" w:space="0" w:color="auto"/>
                    <w:right w:val="none" w:sz="0" w:space="0" w:color="auto"/>
                  </w:divBdr>
                </w:div>
                <w:div w:id="1435902395">
                  <w:marLeft w:val="0"/>
                  <w:marRight w:val="0"/>
                  <w:marTop w:val="0"/>
                  <w:marBottom w:val="0"/>
                  <w:divBdr>
                    <w:top w:val="none" w:sz="0" w:space="0" w:color="auto"/>
                    <w:left w:val="none" w:sz="0" w:space="0" w:color="auto"/>
                    <w:bottom w:val="none" w:sz="0" w:space="0" w:color="auto"/>
                    <w:right w:val="none" w:sz="0" w:space="0" w:color="auto"/>
                  </w:divBdr>
                </w:div>
                <w:div w:id="1436949350">
                  <w:marLeft w:val="0"/>
                  <w:marRight w:val="0"/>
                  <w:marTop w:val="0"/>
                  <w:marBottom w:val="0"/>
                  <w:divBdr>
                    <w:top w:val="none" w:sz="0" w:space="0" w:color="auto"/>
                    <w:left w:val="none" w:sz="0" w:space="0" w:color="auto"/>
                    <w:bottom w:val="none" w:sz="0" w:space="0" w:color="auto"/>
                    <w:right w:val="none" w:sz="0" w:space="0" w:color="auto"/>
                  </w:divBdr>
                </w:div>
                <w:div w:id="1437214026">
                  <w:marLeft w:val="0"/>
                  <w:marRight w:val="0"/>
                  <w:marTop w:val="0"/>
                  <w:marBottom w:val="0"/>
                  <w:divBdr>
                    <w:top w:val="none" w:sz="0" w:space="0" w:color="auto"/>
                    <w:left w:val="none" w:sz="0" w:space="0" w:color="auto"/>
                    <w:bottom w:val="none" w:sz="0" w:space="0" w:color="auto"/>
                    <w:right w:val="none" w:sz="0" w:space="0" w:color="auto"/>
                  </w:divBdr>
                </w:div>
                <w:div w:id="1437947132">
                  <w:marLeft w:val="0"/>
                  <w:marRight w:val="0"/>
                  <w:marTop w:val="0"/>
                  <w:marBottom w:val="0"/>
                  <w:divBdr>
                    <w:top w:val="none" w:sz="0" w:space="0" w:color="auto"/>
                    <w:left w:val="none" w:sz="0" w:space="0" w:color="auto"/>
                    <w:bottom w:val="none" w:sz="0" w:space="0" w:color="auto"/>
                    <w:right w:val="none" w:sz="0" w:space="0" w:color="auto"/>
                  </w:divBdr>
                </w:div>
                <w:div w:id="1439569974">
                  <w:marLeft w:val="0"/>
                  <w:marRight w:val="0"/>
                  <w:marTop w:val="0"/>
                  <w:marBottom w:val="0"/>
                  <w:divBdr>
                    <w:top w:val="none" w:sz="0" w:space="0" w:color="auto"/>
                    <w:left w:val="none" w:sz="0" w:space="0" w:color="auto"/>
                    <w:bottom w:val="none" w:sz="0" w:space="0" w:color="auto"/>
                    <w:right w:val="none" w:sz="0" w:space="0" w:color="auto"/>
                  </w:divBdr>
                </w:div>
                <w:div w:id="1439908780">
                  <w:marLeft w:val="0"/>
                  <w:marRight w:val="0"/>
                  <w:marTop w:val="0"/>
                  <w:marBottom w:val="0"/>
                  <w:divBdr>
                    <w:top w:val="none" w:sz="0" w:space="0" w:color="auto"/>
                    <w:left w:val="none" w:sz="0" w:space="0" w:color="auto"/>
                    <w:bottom w:val="none" w:sz="0" w:space="0" w:color="auto"/>
                    <w:right w:val="none" w:sz="0" w:space="0" w:color="auto"/>
                  </w:divBdr>
                </w:div>
                <w:div w:id="1440874748">
                  <w:marLeft w:val="0"/>
                  <w:marRight w:val="0"/>
                  <w:marTop w:val="0"/>
                  <w:marBottom w:val="0"/>
                  <w:divBdr>
                    <w:top w:val="none" w:sz="0" w:space="0" w:color="auto"/>
                    <w:left w:val="none" w:sz="0" w:space="0" w:color="auto"/>
                    <w:bottom w:val="none" w:sz="0" w:space="0" w:color="auto"/>
                    <w:right w:val="none" w:sz="0" w:space="0" w:color="auto"/>
                  </w:divBdr>
                </w:div>
                <w:div w:id="1442870410">
                  <w:marLeft w:val="0"/>
                  <w:marRight w:val="0"/>
                  <w:marTop w:val="0"/>
                  <w:marBottom w:val="0"/>
                  <w:divBdr>
                    <w:top w:val="none" w:sz="0" w:space="0" w:color="auto"/>
                    <w:left w:val="none" w:sz="0" w:space="0" w:color="auto"/>
                    <w:bottom w:val="none" w:sz="0" w:space="0" w:color="auto"/>
                    <w:right w:val="none" w:sz="0" w:space="0" w:color="auto"/>
                  </w:divBdr>
                </w:div>
                <w:div w:id="1444376438">
                  <w:marLeft w:val="0"/>
                  <w:marRight w:val="0"/>
                  <w:marTop w:val="0"/>
                  <w:marBottom w:val="0"/>
                  <w:divBdr>
                    <w:top w:val="none" w:sz="0" w:space="0" w:color="auto"/>
                    <w:left w:val="none" w:sz="0" w:space="0" w:color="auto"/>
                    <w:bottom w:val="none" w:sz="0" w:space="0" w:color="auto"/>
                    <w:right w:val="none" w:sz="0" w:space="0" w:color="auto"/>
                  </w:divBdr>
                </w:div>
                <w:div w:id="1448506247">
                  <w:marLeft w:val="0"/>
                  <w:marRight w:val="0"/>
                  <w:marTop w:val="0"/>
                  <w:marBottom w:val="0"/>
                  <w:divBdr>
                    <w:top w:val="none" w:sz="0" w:space="0" w:color="auto"/>
                    <w:left w:val="none" w:sz="0" w:space="0" w:color="auto"/>
                    <w:bottom w:val="none" w:sz="0" w:space="0" w:color="auto"/>
                    <w:right w:val="none" w:sz="0" w:space="0" w:color="auto"/>
                  </w:divBdr>
                </w:div>
                <w:div w:id="1451245249">
                  <w:marLeft w:val="0"/>
                  <w:marRight w:val="0"/>
                  <w:marTop w:val="0"/>
                  <w:marBottom w:val="0"/>
                  <w:divBdr>
                    <w:top w:val="none" w:sz="0" w:space="0" w:color="auto"/>
                    <w:left w:val="none" w:sz="0" w:space="0" w:color="auto"/>
                    <w:bottom w:val="none" w:sz="0" w:space="0" w:color="auto"/>
                    <w:right w:val="none" w:sz="0" w:space="0" w:color="auto"/>
                  </w:divBdr>
                </w:div>
                <w:div w:id="1452938948">
                  <w:marLeft w:val="0"/>
                  <w:marRight w:val="0"/>
                  <w:marTop w:val="0"/>
                  <w:marBottom w:val="0"/>
                  <w:divBdr>
                    <w:top w:val="none" w:sz="0" w:space="0" w:color="auto"/>
                    <w:left w:val="none" w:sz="0" w:space="0" w:color="auto"/>
                    <w:bottom w:val="none" w:sz="0" w:space="0" w:color="auto"/>
                    <w:right w:val="none" w:sz="0" w:space="0" w:color="auto"/>
                  </w:divBdr>
                </w:div>
                <w:div w:id="1454255018">
                  <w:marLeft w:val="0"/>
                  <w:marRight w:val="0"/>
                  <w:marTop w:val="0"/>
                  <w:marBottom w:val="0"/>
                  <w:divBdr>
                    <w:top w:val="none" w:sz="0" w:space="0" w:color="auto"/>
                    <w:left w:val="none" w:sz="0" w:space="0" w:color="auto"/>
                    <w:bottom w:val="none" w:sz="0" w:space="0" w:color="auto"/>
                    <w:right w:val="none" w:sz="0" w:space="0" w:color="auto"/>
                  </w:divBdr>
                </w:div>
                <w:div w:id="1455442765">
                  <w:marLeft w:val="0"/>
                  <w:marRight w:val="0"/>
                  <w:marTop w:val="0"/>
                  <w:marBottom w:val="0"/>
                  <w:divBdr>
                    <w:top w:val="none" w:sz="0" w:space="0" w:color="auto"/>
                    <w:left w:val="none" w:sz="0" w:space="0" w:color="auto"/>
                    <w:bottom w:val="none" w:sz="0" w:space="0" w:color="auto"/>
                    <w:right w:val="none" w:sz="0" w:space="0" w:color="auto"/>
                  </w:divBdr>
                </w:div>
                <w:div w:id="1456675005">
                  <w:marLeft w:val="0"/>
                  <w:marRight w:val="0"/>
                  <w:marTop w:val="0"/>
                  <w:marBottom w:val="0"/>
                  <w:divBdr>
                    <w:top w:val="none" w:sz="0" w:space="0" w:color="auto"/>
                    <w:left w:val="none" w:sz="0" w:space="0" w:color="auto"/>
                    <w:bottom w:val="none" w:sz="0" w:space="0" w:color="auto"/>
                    <w:right w:val="none" w:sz="0" w:space="0" w:color="auto"/>
                  </w:divBdr>
                </w:div>
                <w:div w:id="1457941352">
                  <w:marLeft w:val="0"/>
                  <w:marRight w:val="0"/>
                  <w:marTop w:val="0"/>
                  <w:marBottom w:val="0"/>
                  <w:divBdr>
                    <w:top w:val="none" w:sz="0" w:space="0" w:color="auto"/>
                    <w:left w:val="none" w:sz="0" w:space="0" w:color="auto"/>
                    <w:bottom w:val="none" w:sz="0" w:space="0" w:color="auto"/>
                    <w:right w:val="none" w:sz="0" w:space="0" w:color="auto"/>
                  </w:divBdr>
                </w:div>
                <w:div w:id="1458840284">
                  <w:marLeft w:val="0"/>
                  <w:marRight w:val="0"/>
                  <w:marTop w:val="0"/>
                  <w:marBottom w:val="0"/>
                  <w:divBdr>
                    <w:top w:val="none" w:sz="0" w:space="0" w:color="auto"/>
                    <w:left w:val="none" w:sz="0" w:space="0" w:color="auto"/>
                    <w:bottom w:val="none" w:sz="0" w:space="0" w:color="auto"/>
                    <w:right w:val="none" w:sz="0" w:space="0" w:color="auto"/>
                  </w:divBdr>
                </w:div>
                <w:div w:id="1460227019">
                  <w:marLeft w:val="0"/>
                  <w:marRight w:val="0"/>
                  <w:marTop w:val="0"/>
                  <w:marBottom w:val="0"/>
                  <w:divBdr>
                    <w:top w:val="none" w:sz="0" w:space="0" w:color="auto"/>
                    <w:left w:val="none" w:sz="0" w:space="0" w:color="auto"/>
                    <w:bottom w:val="none" w:sz="0" w:space="0" w:color="auto"/>
                    <w:right w:val="none" w:sz="0" w:space="0" w:color="auto"/>
                  </w:divBdr>
                </w:div>
                <w:div w:id="1460418357">
                  <w:marLeft w:val="0"/>
                  <w:marRight w:val="0"/>
                  <w:marTop w:val="0"/>
                  <w:marBottom w:val="0"/>
                  <w:divBdr>
                    <w:top w:val="none" w:sz="0" w:space="0" w:color="auto"/>
                    <w:left w:val="none" w:sz="0" w:space="0" w:color="auto"/>
                    <w:bottom w:val="none" w:sz="0" w:space="0" w:color="auto"/>
                    <w:right w:val="none" w:sz="0" w:space="0" w:color="auto"/>
                  </w:divBdr>
                </w:div>
                <w:div w:id="1461260757">
                  <w:marLeft w:val="0"/>
                  <w:marRight w:val="0"/>
                  <w:marTop w:val="0"/>
                  <w:marBottom w:val="0"/>
                  <w:divBdr>
                    <w:top w:val="none" w:sz="0" w:space="0" w:color="auto"/>
                    <w:left w:val="none" w:sz="0" w:space="0" w:color="auto"/>
                    <w:bottom w:val="none" w:sz="0" w:space="0" w:color="auto"/>
                    <w:right w:val="none" w:sz="0" w:space="0" w:color="auto"/>
                  </w:divBdr>
                </w:div>
                <w:div w:id="1462069210">
                  <w:marLeft w:val="0"/>
                  <w:marRight w:val="0"/>
                  <w:marTop w:val="0"/>
                  <w:marBottom w:val="0"/>
                  <w:divBdr>
                    <w:top w:val="none" w:sz="0" w:space="0" w:color="auto"/>
                    <w:left w:val="none" w:sz="0" w:space="0" w:color="auto"/>
                    <w:bottom w:val="none" w:sz="0" w:space="0" w:color="auto"/>
                    <w:right w:val="none" w:sz="0" w:space="0" w:color="auto"/>
                  </w:divBdr>
                </w:div>
                <w:div w:id="1463965483">
                  <w:marLeft w:val="0"/>
                  <w:marRight w:val="0"/>
                  <w:marTop w:val="0"/>
                  <w:marBottom w:val="0"/>
                  <w:divBdr>
                    <w:top w:val="none" w:sz="0" w:space="0" w:color="auto"/>
                    <w:left w:val="none" w:sz="0" w:space="0" w:color="auto"/>
                    <w:bottom w:val="none" w:sz="0" w:space="0" w:color="auto"/>
                    <w:right w:val="none" w:sz="0" w:space="0" w:color="auto"/>
                  </w:divBdr>
                </w:div>
                <w:div w:id="1472017707">
                  <w:marLeft w:val="0"/>
                  <w:marRight w:val="0"/>
                  <w:marTop w:val="0"/>
                  <w:marBottom w:val="0"/>
                  <w:divBdr>
                    <w:top w:val="none" w:sz="0" w:space="0" w:color="auto"/>
                    <w:left w:val="none" w:sz="0" w:space="0" w:color="auto"/>
                    <w:bottom w:val="none" w:sz="0" w:space="0" w:color="auto"/>
                    <w:right w:val="none" w:sz="0" w:space="0" w:color="auto"/>
                  </w:divBdr>
                </w:div>
                <w:div w:id="1475297829">
                  <w:marLeft w:val="0"/>
                  <w:marRight w:val="0"/>
                  <w:marTop w:val="0"/>
                  <w:marBottom w:val="0"/>
                  <w:divBdr>
                    <w:top w:val="none" w:sz="0" w:space="0" w:color="auto"/>
                    <w:left w:val="none" w:sz="0" w:space="0" w:color="auto"/>
                    <w:bottom w:val="none" w:sz="0" w:space="0" w:color="auto"/>
                    <w:right w:val="none" w:sz="0" w:space="0" w:color="auto"/>
                  </w:divBdr>
                </w:div>
                <w:div w:id="1476558451">
                  <w:marLeft w:val="0"/>
                  <w:marRight w:val="0"/>
                  <w:marTop w:val="0"/>
                  <w:marBottom w:val="0"/>
                  <w:divBdr>
                    <w:top w:val="none" w:sz="0" w:space="0" w:color="auto"/>
                    <w:left w:val="none" w:sz="0" w:space="0" w:color="auto"/>
                    <w:bottom w:val="none" w:sz="0" w:space="0" w:color="auto"/>
                    <w:right w:val="none" w:sz="0" w:space="0" w:color="auto"/>
                  </w:divBdr>
                </w:div>
                <w:div w:id="1480920717">
                  <w:marLeft w:val="0"/>
                  <w:marRight w:val="0"/>
                  <w:marTop w:val="0"/>
                  <w:marBottom w:val="0"/>
                  <w:divBdr>
                    <w:top w:val="none" w:sz="0" w:space="0" w:color="auto"/>
                    <w:left w:val="none" w:sz="0" w:space="0" w:color="auto"/>
                    <w:bottom w:val="none" w:sz="0" w:space="0" w:color="auto"/>
                    <w:right w:val="none" w:sz="0" w:space="0" w:color="auto"/>
                  </w:divBdr>
                </w:div>
                <w:div w:id="1481925388">
                  <w:marLeft w:val="0"/>
                  <w:marRight w:val="0"/>
                  <w:marTop w:val="0"/>
                  <w:marBottom w:val="0"/>
                  <w:divBdr>
                    <w:top w:val="none" w:sz="0" w:space="0" w:color="auto"/>
                    <w:left w:val="none" w:sz="0" w:space="0" w:color="auto"/>
                    <w:bottom w:val="none" w:sz="0" w:space="0" w:color="auto"/>
                    <w:right w:val="none" w:sz="0" w:space="0" w:color="auto"/>
                  </w:divBdr>
                </w:div>
                <w:div w:id="1482623374">
                  <w:marLeft w:val="0"/>
                  <w:marRight w:val="0"/>
                  <w:marTop w:val="0"/>
                  <w:marBottom w:val="0"/>
                  <w:divBdr>
                    <w:top w:val="none" w:sz="0" w:space="0" w:color="auto"/>
                    <w:left w:val="none" w:sz="0" w:space="0" w:color="auto"/>
                    <w:bottom w:val="none" w:sz="0" w:space="0" w:color="auto"/>
                    <w:right w:val="none" w:sz="0" w:space="0" w:color="auto"/>
                  </w:divBdr>
                </w:div>
                <w:div w:id="1485076994">
                  <w:marLeft w:val="0"/>
                  <w:marRight w:val="0"/>
                  <w:marTop w:val="0"/>
                  <w:marBottom w:val="0"/>
                  <w:divBdr>
                    <w:top w:val="none" w:sz="0" w:space="0" w:color="auto"/>
                    <w:left w:val="none" w:sz="0" w:space="0" w:color="auto"/>
                    <w:bottom w:val="none" w:sz="0" w:space="0" w:color="auto"/>
                    <w:right w:val="none" w:sz="0" w:space="0" w:color="auto"/>
                  </w:divBdr>
                </w:div>
                <w:div w:id="1485898293">
                  <w:marLeft w:val="0"/>
                  <w:marRight w:val="0"/>
                  <w:marTop w:val="0"/>
                  <w:marBottom w:val="0"/>
                  <w:divBdr>
                    <w:top w:val="none" w:sz="0" w:space="0" w:color="auto"/>
                    <w:left w:val="none" w:sz="0" w:space="0" w:color="auto"/>
                    <w:bottom w:val="none" w:sz="0" w:space="0" w:color="auto"/>
                    <w:right w:val="none" w:sz="0" w:space="0" w:color="auto"/>
                  </w:divBdr>
                </w:div>
                <w:div w:id="1491604113">
                  <w:marLeft w:val="0"/>
                  <w:marRight w:val="0"/>
                  <w:marTop w:val="0"/>
                  <w:marBottom w:val="0"/>
                  <w:divBdr>
                    <w:top w:val="none" w:sz="0" w:space="0" w:color="auto"/>
                    <w:left w:val="none" w:sz="0" w:space="0" w:color="auto"/>
                    <w:bottom w:val="none" w:sz="0" w:space="0" w:color="auto"/>
                    <w:right w:val="none" w:sz="0" w:space="0" w:color="auto"/>
                  </w:divBdr>
                </w:div>
                <w:div w:id="1493136493">
                  <w:marLeft w:val="0"/>
                  <w:marRight w:val="0"/>
                  <w:marTop w:val="0"/>
                  <w:marBottom w:val="0"/>
                  <w:divBdr>
                    <w:top w:val="none" w:sz="0" w:space="0" w:color="auto"/>
                    <w:left w:val="none" w:sz="0" w:space="0" w:color="auto"/>
                    <w:bottom w:val="none" w:sz="0" w:space="0" w:color="auto"/>
                    <w:right w:val="none" w:sz="0" w:space="0" w:color="auto"/>
                  </w:divBdr>
                </w:div>
                <w:div w:id="1493986005">
                  <w:marLeft w:val="0"/>
                  <w:marRight w:val="0"/>
                  <w:marTop w:val="0"/>
                  <w:marBottom w:val="0"/>
                  <w:divBdr>
                    <w:top w:val="none" w:sz="0" w:space="0" w:color="auto"/>
                    <w:left w:val="none" w:sz="0" w:space="0" w:color="auto"/>
                    <w:bottom w:val="none" w:sz="0" w:space="0" w:color="auto"/>
                    <w:right w:val="none" w:sz="0" w:space="0" w:color="auto"/>
                  </w:divBdr>
                </w:div>
                <w:div w:id="1496536432">
                  <w:marLeft w:val="0"/>
                  <w:marRight w:val="0"/>
                  <w:marTop w:val="0"/>
                  <w:marBottom w:val="0"/>
                  <w:divBdr>
                    <w:top w:val="none" w:sz="0" w:space="0" w:color="auto"/>
                    <w:left w:val="none" w:sz="0" w:space="0" w:color="auto"/>
                    <w:bottom w:val="none" w:sz="0" w:space="0" w:color="auto"/>
                    <w:right w:val="none" w:sz="0" w:space="0" w:color="auto"/>
                  </w:divBdr>
                </w:div>
                <w:div w:id="1500073778">
                  <w:marLeft w:val="0"/>
                  <w:marRight w:val="0"/>
                  <w:marTop w:val="0"/>
                  <w:marBottom w:val="0"/>
                  <w:divBdr>
                    <w:top w:val="none" w:sz="0" w:space="0" w:color="auto"/>
                    <w:left w:val="none" w:sz="0" w:space="0" w:color="auto"/>
                    <w:bottom w:val="none" w:sz="0" w:space="0" w:color="auto"/>
                    <w:right w:val="none" w:sz="0" w:space="0" w:color="auto"/>
                  </w:divBdr>
                </w:div>
                <w:div w:id="1500467168">
                  <w:marLeft w:val="0"/>
                  <w:marRight w:val="0"/>
                  <w:marTop w:val="0"/>
                  <w:marBottom w:val="0"/>
                  <w:divBdr>
                    <w:top w:val="none" w:sz="0" w:space="0" w:color="auto"/>
                    <w:left w:val="none" w:sz="0" w:space="0" w:color="auto"/>
                    <w:bottom w:val="none" w:sz="0" w:space="0" w:color="auto"/>
                    <w:right w:val="none" w:sz="0" w:space="0" w:color="auto"/>
                  </w:divBdr>
                </w:div>
                <w:div w:id="1503861147">
                  <w:marLeft w:val="0"/>
                  <w:marRight w:val="0"/>
                  <w:marTop w:val="0"/>
                  <w:marBottom w:val="0"/>
                  <w:divBdr>
                    <w:top w:val="none" w:sz="0" w:space="0" w:color="auto"/>
                    <w:left w:val="none" w:sz="0" w:space="0" w:color="auto"/>
                    <w:bottom w:val="none" w:sz="0" w:space="0" w:color="auto"/>
                    <w:right w:val="none" w:sz="0" w:space="0" w:color="auto"/>
                  </w:divBdr>
                </w:div>
                <w:div w:id="1508911046">
                  <w:marLeft w:val="0"/>
                  <w:marRight w:val="0"/>
                  <w:marTop w:val="0"/>
                  <w:marBottom w:val="0"/>
                  <w:divBdr>
                    <w:top w:val="none" w:sz="0" w:space="0" w:color="auto"/>
                    <w:left w:val="none" w:sz="0" w:space="0" w:color="auto"/>
                    <w:bottom w:val="none" w:sz="0" w:space="0" w:color="auto"/>
                    <w:right w:val="none" w:sz="0" w:space="0" w:color="auto"/>
                  </w:divBdr>
                </w:div>
                <w:div w:id="1512064336">
                  <w:marLeft w:val="0"/>
                  <w:marRight w:val="0"/>
                  <w:marTop w:val="0"/>
                  <w:marBottom w:val="0"/>
                  <w:divBdr>
                    <w:top w:val="none" w:sz="0" w:space="0" w:color="auto"/>
                    <w:left w:val="none" w:sz="0" w:space="0" w:color="auto"/>
                    <w:bottom w:val="none" w:sz="0" w:space="0" w:color="auto"/>
                    <w:right w:val="none" w:sz="0" w:space="0" w:color="auto"/>
                  </w:divBdr>
                </w:div>
                <w:div w:id="1517188800">
                  <w:marLeft w:val="0"/>
                  <w:marRight w:val="0"/>
                  <w:marTop w:val="0"/>
                  <w:marBottom w:val="0"/>
                  <w:divBdr>
                    <w:top w:val="none" w:sz="0" w:space="0" w:color="auto"/>
                    <w:left w:val="none" w:sz="0" w:space="0" w:color="auto"/>
                    <w:bottom w:val="none" w:sz="0" w:space="0" w:color="auto"/>
                    <w:right w:val="none" w:sz="0" w:space="0" w:color="auto"/>
                  </w:divBdr>
                </w:div>
                <w:div w:id="1518233144">
                  <w:marLeft w:val="0"/>
                  <w:marRight w:val="0"/>
                  <w:marTop w:val="0"/>
                  <w:marBottom w:val="0"/>
                  <w:divBdr>
                    <w:top w:val="none" w:sz="0" w:space="0" w:color="auto"/>
                    <w:left w:val="none" w:sz="0" w:space="0" w:color="auto"/>
                    <w:bottom w:val="none" w:sz="0" w:space="0" w:color="auto"/>
                    <w:right w:val="none" w:sz="0" w:space="0" w:color="auto"/>
                  </w:divBdr>
                </w:div>
                <w:div w:id="1520702837">
                  <w:marLeft w:val="0"/>
                  <w:marRight w:val="0"/>
                  <w:marTop w:val="0"/>
                  <w:marBottom w:val="0"/>
                  <w:divBdr>
                    <w:top w:val="none" w:sz="0" w:space="0" w:color="auto"/>
                    <w:left w:val="none" w:sz="0" w:space="0" w:color="auto"/>
                    <w:bottom w:val="none" w:sz="0" w:space="0" w:color="auto"/>
                    <w:right w:val="none" w:sz="0" w:space="0" w:color="auto"/>
                  </w:divBdr>
                </w:div>
                <w:div w:id="1523468143">
                  <w:marLeft w:val="0"/>
                  <w:marRight w:val="0"/>
                  <w:marTop w:val="0"/>
                  <w:marBottom w:val="0"/>
                  <w:divBdr>
                    <w:top w:val="none" w:sz="0" w:space="0" w:color="auto"/>
                    <w:left w:val="none" w:sz="0" w:space="0" w:color="auto"/>
                    <w:bottom w:val="none" w:sz="0" w:space="0" w:color="auto"/>
                    <w:right w:val="none" w:sz="0" w:space="0" w:color="auto"/>
                  </w:divBdr>
                </w:div>
                <w:div w:id="1523981458">
                  <w:marLeft w:val="0"/>
                  <w:marRight w:val="0"/>
                  <w:marTop w:val="0"/>
                  <w:marBottom w:val="0"/>
                  <w:divBdr>
                    <w:top w:val="none" w:sz="0" w:space="0" w:color="auto"/>
                    <w:left w:val="none" w:sz="0" w:space="0" w:color="auto"/>
                    <w:bottom w:val="none" w:sz="0" w:space="0" w:color="auto"/>
                    <w:right w:val="none" w:sz="0" w:space="0" w:color="auto"/>
                  </w:divBdr>
                </w:div>
                <w:div w:id="1524786946">
                  <w:marLeft w:val="0"/>
                  <w:marRight w:val="0"/>
                  <w:marTop w:val="0"/>
                  <w:marBottom w:val="0"/>
                  <w:divBdr>
                    <w:top w:val="none" w:sz="0" w:space="0" w:color="auto"/>
                    <w:left w:val="none" w:sz="0" w:space="0" w:color="auto"/>
                    <w:bottom w:val="none" w:sz="0" w:space="0" w:color="auto"/>
                    <w:right w:val="none" w:sz="0" w:space="0" w:color="auto"/>
                  </w:divBdr>
                </w:div>
                <w:div w:id="1528062300">
                  <w:marLeft w:val="0"/>
                  <w:marRight w:val="0"/>
                  <w:marTop w:val="0"/>
                  <w:marBottom w:val="0"/>
                  <w:divBdr>
                    <w:top w:val="none" w:sz="0" w:space="0" w:color="auto"/>
                    <w:left w:val="none" w:sz="0" w:space="0" w:color="auto"/>
                    <w:bottom w:val="none" w:sz="0" w:space="0" w:color="auto"/>
                    <w:right w:val="none" w:sz="0" w:space="0" w:color="auto"/>
                  </w:divBdr>
                </w:div>
                <w:div w:id="1531839092">
                  <w:marLeft w:val="0"/>
                  <w:marRight w:val="0"/>
                  <w:marTop w:val="0"/>
                  <w:marBottom w:val="0"/>
                  <w:divBdr>
                    <w:top w:val="none" w:sz="0" w:space="0" w:color="auto"/>
                    <w:left w:val="none" w:sz="0" w:space="0" w:color="auto"/>
                    <w:bottom w:val="none" w:sz="0" w:space="0" w:color="auto"/>
                    <w:right w:val="none" w:sz="0" w:space="0" w:color="auto"/>
                  </w:divBdr>
                </w:div>
                <w:div w:id="1532911423">
                  <w:marLeft w:val="0"/>
                  <w:marRight w:val="0"/>
                  <w:marTop w:val="0"/>
                  <w:marBottom w:val="0"/>
                  <w:divBdr>
                    <w:top w:val="none" w:sz="0" w:space="0" w:color="auto"/>
                    <w:left w:val="none" w:sz="0" w:space="0" w:color="auto"/>
                    <w:bottom w:val="none" w:sz="0" w:space="0" w:color="auto"/>
                    <w:right w:val="none" w:sz="0" w:space="0" w:color="auto"/>
                  </w:divBdr>
                </w:div>
                <w:div w:id="1533765122">
                  <w:marLeft w:val="0"/>
                  <w:marRight w:val="0"/>
                  <w:marTop w:val="0"/>
                  <w:marBottom w:val="0"/>
                  <w:divBdr>
                    <w:top w:val="none" w:sz="0" w:space="0" w:color="auto"/>
                    <w:left w:val="none" w:sz="0" w:space="0" w:color="auto"/>
                    <w:bottom w:val="none" w:sz="0" w:space="0" w:color="auto"/>
                    <w:right w:val="none" w:sz="0" w:space="0" w:color="auto"/>
                  </w:divBdr>
                </w:div>
                <w:div w:id="1535852488">
                  <w:marLeft w:val="0"/>
                  <w:marRight w:val="0"/>
                  <w:marTop w:val="0"/>
                  <w:marBottom w:val="0"/>
                  <w:divBdr>
                    <w:top w:val="none" w:sz="0" w:space="0" w:color="auto"/>
                    <w:left w:val="none" w:sz="0" w:space="0" w:color="auto"/>
                    <w:bottom w:val="none" w:sz="0" w:space="0" w:color="auto"/>
                    <w:right w:val="none" w:sz="0" w:space="0" w:color="auto"/>
                  </w:divBdr>
                </w:div>
                <w:div w:id="1538271404">
                  <w:marLeft w:val="0"/>
                  <w:marRight w:val="0"/>
                  <w:marTop w:val="0"/>
                  <w:marBottom w:val="0"/>
                  <w:divBdr>
                    <w:top w:val="none" w:sz="0" w:space="0" w:color="auto"/>
                    <w:left w:val="none" w:sz="0" w:space="0" w:color="auto"/>
                    <w:bottom w:val="none" w:sz="0" w:space="0" w:color="auto"/>
                    <w:right w:val="none" w:sz="0" w:space="0" w:color="auto"/>
                  </w:divBdr>
                </w:div>
                <w:div w:id="1539928029">
                  <w:marLeft w:val="0"/>
                  <w:marRight w:val="0"/>
                  <w:marTop w:val="0"/>
                  <w:marBottom w:val="0"/>
                  <w:divBdr>
                    <w:top w:val="none" w:sz="0" w:space="0" w:color="auto"/>
                    <w:left w:val="none" w:sz="0" w:space="0" w:color="auto"/>
                    <w:bottom w:val="none" w:sz="0" w:space="0" w:color="auto"/>
                    <w:right w:val="none" w:sz="0" w:space="0" w:color="auto"/>
                  </w:divBdr>
                </w:div>
                <w:div w:id="1540360934">
                  <w:marLeft w:val="0"/>
                  <w:marRight w:val="0"/>
                  <w:marTop w:val="0"/>
                  <w:marBottom w:val="0"/>
                  <w:divBdr>
                    <w:top w:val="none" w:sz="0" w:space="0" w:color="auto"/>
                    <w:left w:val="none" w:sz="0" w:space="0" w:color="auto"/>
                    <w:bottom w:val="none" w:sz="0" w:space="0" w:color="auto"/>
                    <w:right w:val="none" w:sz="0" w:space="0" w:color="auto"/>
                  </w:divBdr>
                </w:div>
                <w:div w:id="1540777638">
                  <w:marLeft w:val="0"/>
                  <w:marRight w:val="0"/>
                  <w:marTop w:val="0"/>
                  <w:marBottom w:val="0"/>
                  <w:divBdr>
                    <w:top w:val="none" w:sz="0" w:space="0" w:color="auto"/>
                    <w:left w:val="none" w:sz="0" w:space="0" w:color="auto"/>
                    <w:bottom w:val="none" w:sz="0" w:space="0" w:color="auto"/>
                    <w:right w:val="none" w:sz="0" w:space="0" w:color="auto"/>
                  </w:divBdr>
                </w:div>
                <w:div w:id="1542863144">
                  <w:marLeft w:val="0"/>
                  <w:marRight w:val="0"/>
                  <w:marTop w:val="0"/>
                  <w:marBottom w:val="0"/>
                  <w:divBdr>
                    <w:top w:val="none" w:sz="0" w:space="0" w:color="auto"/>
                    <w:left w:val="none" w:sz="0" w:space="0" w:color="auto"/>
                    <w:bottom w:val="none" w:sz="0" w:space="0" w:color="auto"/>
                    <w:right w:val="none" w:sz="0" w:space="0" w:color="auto"/>
                  </w:divBdr>
                </w:div>
                <w:div w:id="1543470951">
                  <w:marLeft w:val="0"/>
                  <w:marRight w:val="0"/>
                  <w:marTop w:val="0"/>
                  <w:marBottom w:val="0"/>
                  <w:divBdr>
                    <w:top w:val="none" w:sz="0" w:space="0" w:color="auto"/>
                    <w:left w:val="none" w:sz="0" w:space="0" w:color="auto"/>
                    <w:bottom w:val="none" w:sz="0" w:space="0" w:color="auto"/>
                    <w:right w:val="none" w:sz="0" w:space="0" w:color="auto"/>
                  </w:divBdr>
                </w:div>
                <w:div w:id="1544976393">
                  <w:marLeft w:val="0"/>
                  <w:marRight w:val="0"/>
                  <w:marTop w:val="0"/>
                  <w:marBottom w:val="0"/>
                  <w:divBdr>
                    <w:top w:val="none" w:sz="0" w:space="0" w:color="auto"/>
                    <w:left w:val="none" w:sz="0" w:space="0" w:color="auto"/>
                    <w:bottom w:val="none" w:sz="0" w:space="0" w:color="auto"/>
                    <w:right w:val="none" w:sz="0" w:space="0" w:color="auto"/>
                  </w:divBdr>
                </w:div>
                <w:div w:id="1549105336">
                  <w:marLeft w:val="0"/>
                  <w:marRight w:val="0"/>
                  <w:marTop w:val="0"/>
                  <w:marBottom w:val="0"/>
                  <w:divBdr>
                    <w:top w:val="none" w:sz="0" w:space="0" w:color="auto"/>
                    <w:left w:val="none" w:sz="0" w:space="0" w:color="auto"/>
                    <w:bottom w:val="none" w:sz="0" w:space="0" w:color="auto"/>
                    <w:right w:val="none" w:sz="0" w:space="0" w:color="auto"/>
                  </w:divBdr>
                </w:div>
                <w:div w:id="1549292819">
                  <w:marLeft w:val="0"/>
                  <w:marRight w:val="0"/>
                  <w:marTop w:val="0"/>
                  <w:marBottom w:val="0"/>
                  <w:divBdr>
                    <w:top w:val="none" w:sz="0" w:space="0" w:color="auto"/>
                    <w:left w:val="none" w:sz="0" w:space="0" w:color="auto"/>
                    <w:bottom w:val="none" w:sz="0" w:space="0" w:color="auto"/>
                    <w:right w:val="none" w:sz="0" w:space="0" w:color="auto"/>
                  </w:divBdr>
                </w:div>
                <w:div w:id="1550458374">
                  <w:marLeft w:val="0"/>
                  <w:marRight w:val="0"/>
                  <w:marTop w:val="0"/>
                  <w:marBottom w:val="0"/>
                  <w:divBdr>
                    <w:top w:val="none" w:sz="0" w:space="0" w:color="auto"/>
                    <w:left w:val="none" w:sz="0" w:space="0" w:color="auto"/>
                    <w:bottom w:val="none" w:sz="0" w:space="0" w:color="auto"/>
                    <w:right w:val="none" w:sz="0" w:space="0" w:color="auto"/>
                  </w:divBdr>
                </w:div>
                <w:div w:id="1554535438">
                  <w:marLeft w:val="0"/>
                  <w:marRight w:val="0"/>
                  <w:marTop w:val="0"/>
                  <w:marBottom w:val="0"/>
                  <w:divBdr>
                    <w:top w:val="none" w:sz="0" w:space="0" w:color="auto"/>
                    <w:left w:val="none" w:sz="0" w:space="0" w:color="auto"/>
                    <w:bottom w:val="none" w:sz="0" w:space="0" w:color="auto"/>
                    <w:right w:val="none" w:sz="0" w:space="0" w:color="auto"/>
                  </w:divBdr>
                </w:div>
                <w:div w:id="1555892986">
                  <w:marLeft w:val="0"/>
                  <w:marRight w:val="0"/>
                  <w:marTop w:val="0"/>
                  <w:marBottom w:val="0"/>
                  <w:divBdr>
                    <w:top w:val="none" w:sz="0" w:space="0" w:color="auto"/>
                    <w:left w:val="none" w:sz="0" w:space="0" w:color="auto"/>
                    <w:bottom w:val="none" w:sz="0" w:space="0" w:color="auto"/>
                    <w:right w:val="none" w:sz="0" w:space="0" w:color="auto"/>
                  </w:divBdr>
                </w:div>
                <w:div w:id="1557936273">
                  <w:marLeft w:val="0"/>
                  <w:marRight w:val="0"/>
                  <w:marTop w:val="0"/>
                  <w:marBottom w:val="0"/>
                  <w:divBdr>
                    <w:top w:val="none" w:sz="0" w:space="0" w:color="auto"/>
                    <w:left w:val="none" w:sz="0" w:space="0" w:color="auto"/>
                    <w:bottom w:val="none" w:sz="0" w:space="0" w:color="auto"/>
                    <w:right w:val="none" w:sz="0" w:space="0" w:color="auto"/>
                  </w:divBdr>
                </w:div>
                <w:div w:id="1566601108">
                  <w:marLeft w:val="0"/>
                  <w:marRight w:val="0"/>
                  <w:marTop w:val="0"/>
                  <w:marBottom w:val="0"/>
                  <w:divBdr>
                    <w:top w:val="none" w:sz="0" w:space="0" w:color="auto"/>
                    <w:left w:val="none" w:sz="0" w:space="0" w:color="auto"/>
                    <w:bottom w:val="none" w:sz="0" w:space="0" w:color="auto"/>
                    <w:right w:val="none" w:sz="0" w:space="0" w:color="auto"/>
                  </w:divBdr>
                </w:div>
                <w:div w:id="1573344968">
                  <w:marLeft w:val="0"/>
                  <w:marRight w:val="0"/>
                  <w:marTop w:val="0"/>
                  <w:marBottom w:val="0"/>
                  <w:divBdr>
                    <w:top w:val="none" w:sz="0" w:space="0" w:color="auto"/>
                    <w:left w:val="none" w:sz="0" w:space="0" w:color="auto"/>
                    <w:bottom w:val="none" w:sz="0" w:space="0" w:color="auto"/>
                    <w:right w:val="none" w:sz="0" w:space="0" w:color="auto"/>
                  </w:divBdr>
                </w:div>
                <w:div w:id="1573933545">
                  <w:marLeft w:val="0"/>
                  <w:marRight w:val="0"/>
                  <w:marTop w:val="0"/>
                  <w:marBottom w:val="0"/>
                  <w:divBdr>
                    <w:top w:val="none" w:sz="0" w:space="0" w:color="auto"/>
                    <w:left w:val="none" w:sz="0" w:space="0" w:color="auto"/>
                    <w:bottom w:val="none" w:sz="0" w:space="0" w:color="auto"/>
                    <w:right w:val="none" w:sz="0" w:space="0" w:color="auto"/>
                  </w:divBdr>
                </w:div>
                <w:div w:id="1574927050">
                  <w:marLeft w:val="0"/>
                  <w:marRight w:val="0"/>
                  <w:marTop w:val="0"/>
                  <w:marBottom w:val="0"/>
                  <w:divBdr>
                    <w:top w:val="none" w:sz="0" w:space="0" w:color="auto"/>
                    <w:left w:val="none" w:sz="0" w:space="0" w:color="auto"/>
                    <w:bottom w:val="none" w:sz="0" w:space="0" w:color="auto"/>
                    <w:right w:val="none" w:sz="0" w:space="0" w:color="auto"/>
                  </w:divBdr>
                </w:div>
                <w:div w:id="1576554611">
                  <w:marLeft w:val="0"/>
                  <w:marRight w:val="0"/>
                  <w:marTop w:val="0"/>
                  <w:marBottom w:val="0"/>
                  <w:divBdr>
                    <w:top w:val="none" w:sz="0" w:space="0" w:color="auto"/>
                    <w:left w:val="none" w:sz="0" w:space="0" w:color="auto"/>
                    <w:bottom w:val="none" w:sz="0" w:space="0" w:color="auto"/>
                    <w:right w:val="none" w:sz="0" w:space="0" w:color="auto"/>
                  </w:divBdr>
                </w:div>
                <w:div w:id="1578174921">
                  <w:marLeft w:val="0"/>
                  <w:marRight w:val="0"/>
                  <w:marTop w:val="0"/>
                  <w:marBottom w:val="0"/>
                  <w:divBdr>
                    <w:top w:val="none" w:sz="0" w:space="0" w:color="auto"/>
                    <w:left w:val="none" w:sz="0" w:space="0" w:color="auto"/>
                    <w:bottom w:val="none" w:sz="0" w:space="0" w:color="auto"/>
                    <w:right w:val="none" w:sz="0" w:space="0" w:color="auto"/>
                  </w:divBdr>
                </w:div>
                <w:div w:id="1581138777">
                  <w:marLeft w:val="0"/>
                  <w:marRight w:val="0"/>
                  <w:marTop w:val="0"/>
                  <w:marBottom w:val="0"/>
                  <w:divBdr>
                    <w:top w:val="none" w:sz="0" w:space="0" w:color="auto"/>
                    <w:left w:val="none" w:sz="0" w:space="0" w:color="auto"/>
                    <w:bottom w:val="none" w:sz="0" w:space="0" w:color="auto"/>
                    <w:right w:val="none" w:sz="0" w:space="0" w:color="auto"/>
                  </w:divBdr>
                </w:div>
                <w:div w:id="1581528112">
                  <w:marLeft w:val="0"/>
                  <w:marRight w:val="0"/>
                  <w:marTop w:val="0"/>
                  <w:marBottom w:val="0"/>
                  <w:divBdr>
                    <w:top w:val="none" w:sz="0" w:space="0" w:color="auto"/>
                    <w:left w:val="none" w:sz="0" w:space="0" w:color="auto"/>
                    <w:bottom w:val="none" w:sz="0" w:space="0" w:color="auto"/>
                    <w:right w:val="none" w:sz="0" w:space="0" w:color="auto"/>
                  </w:divBdr>
                </w:div>
                <w:div w:id="1584023207">
                  <w:marLeft w:val="0"/>
                  <w:marRight w:val="0"/>
                  <w:marTop w:val="0"/>
                  <w:marBottom w:val="0"/>
                  <w:divBdr>
                    <w:top w:val="none" w:sz="0" w:space="0" w:color="auto"/>
                    <w:left w:val="none" w:sz="0" w:space="0" w:color="auto"/>
                    <w:bottom w:val="none" w:sz="0" w:space="0" w:color="auto"/>
                    <w:right w:val="none" w:sz="0" w:space="0" w:color="auto"/>
                  </w:divBdr>
                </w:div>
                <w:div w:id="1584609999">
                  <w:marLeft w:val="0"/>
                  <w:marRight w:val="0"/>
                  <w:marTop w:val="0"/>
                  <w:marBottom w:val="0"/>
                  <w:divBdr>
                    <w:top w:val="none" w:sz="0" w:space="0" w:color="auto"/>
                    <w:left w:val="none" w:sz="0" w:space="0" w:color="auto"/>
                    <w:bottom w:val="none" w:sz="0" w:space="0" w:color="auto"/>
                    <w:right w:val="none" w:sz="0" w:space="0" w:color="auto"/>
                  </w:divBdr>
                </w:div>
                <w:div w:id="1585842495">
                  <w:marLeft w:val="0"/>
                  <w:marRight w:val="0"/>
                  <w:marTop w:val="0"/>
                  <w:marBottom w:val="0"/>
                  <w:divBdr>
                    <w:top w:val="none" w:sz="0" w:space="0" w:color="auto"/>
                    <w:left w:val="none" w:sz="0" w:space="0" w:color="auto"/>
                    <w:bottom w:val="none" w:sz="0" w:space="0" w:color="auto"/>
                    <w:right w:val="none" w:sz="0" w:space="0" w:color="auto"/>
                  </w:divBdr>
                </w:div>
                <w:div w:id="1587762027">
                  <w:marLeft w:val="0"/>
                  <w:marRight w:val="0"/>
                  <w:marTop w:val="0"/>
                  <w:marBottom w:val="0"/>
                  <w:divBdr>
                    <w:top w:val="none" w:sz="0" w:space="0" w:color="auto"/>
                    <w:left w:val="none" w:sz="0" w:space="0" w:color="auto"/>
                    <w:bottom w:val="none" w:sz="0" w:space="0" w:color="auto"/>
                    <w:right w:val="none" w:sz="0" w:space="0" w:color="auto"/>
                  </w:divBdr>
                </w:div>
                <w:div w:id="1588003043">
                  <w:marLeft w:val="0"/>
                  <w:marRight w:val="0"/>
                  <w:marTop w:val="0"/>
                  <w:marBottom w:val="0"/>
                  <w:divBdr>
                    <w:top w:val="none" w:sz="0" w:space="0" w:color="auto"/>
                    <w:left w:val="none" w:sz="0" w:space="0" w:color="auto"/>
                    <w:bottom w:val="none" w:sz="0" w:space="0" w:color="auto"/>
                    <w:right w:val="none" w:sz="0" w:space="0" w:color="auto"/>
                  </w:divBdr>
                </w:div>
                <w:div w:id="1589314906">
                  <w:marLeft w:val="0"/>
                  <w:marRight w:val="0"/>
                  <w:marTop w:val="0"/>
                  <w:marBottom w:val="0"/>
                  <w:divBdr>
                    <w:top w:val="none" w:sz="0" w:space="0" w:color="auto"/>
                    <w:left w:val="none" w:sz="0" w:space="0" w:color="auto"/>
                    <w:bottom w:val="none" w:sz="0" w:space="0" w:color="auto"/>
                    <w:right w:val="none" w:sz="0" w:space="0" w:color="auto"/>
                  </w:divBdr>
                </w:div>
                <w:div w:id="1590236341">
                  <w:marLeft w:val="0"/>
                  <w:marRight w:val="0"/>
                  <w:marTop w:val="0"/>
                  <w:marBottom w:val="0"/>
                  <w:divBdr>
                    <w:top w:val="none" w:sz="0" w:space="0" w:color="auto"/>
                    <w:left w:val="none" w:sz="0" w:space="0" w:color="auto"/>
                    <w:bottom w:val="none" w:sz="0" w:space="0" w:color="auto"/>
                    <w:right w:val="none" w:sz="0" w:space="0" w:color="auto"/>
                  </w:divBdr>
                </w:div>
                <w:div w:id="1592011564">
                  <w:marLeft w:val="0"/>
                  <w:marRight w:val="0"/>
                  <w:marTop w:val="0"/>
                  <w:marBottom w:val="0"/>
                  <w:divBdr>
                    <w:top w:val="none" w:sz="0" w:space="0" w:color="auto"/>
                    <w:left w:val="none" w:sz="0" w:space="0" w:color="auto"/>
                    <w:bottom w:val="none" w:sz="0" w:space="0" w:color="auto"/>
                    <w:right w:val="none" w:sz="0" w:space="0" w:color="auto"/>
                  </w:divBdr>
                </w:div>
                <w:div w:id="1593509785">
                  <w:marLeft w:val="0"/>
                  <w:marRight w:val="0"/>
                  <w:marTop w:val="0"/>
                  <w:marBottom w:val="0"/>
                  <w:divBdr>
                    <w:top w:val="none" w:sz="0" w:space="0" w:color="auto"/>
                    <w:left w:val="none" w:sz="0" w:space="0" w:color="auto"/>
                    <w:bottom w:val="none" w:sz="0" w:space="0" w:color="auto"/>
                    <w:right w:val="none" w:sz="0" w:space="0" w:color="auto"/>
                  </w:divBdr>
                </w:div>
                <w:div w:id="1594122169">
                  <w:marLeft w:val="0"/>
                  <w:marRight w:val="0"/>
                  <w:marTop w:val="0"/>
                  <w:marBottom w:val="0"/>
                  <w:divBdr>
                    <w:top w:val="none" w:sz="0" w:space="0" w:color="auto"/>
                    <w:left w:val="none" w:sz="0" w:space="0" w:color="auto"/>
                    <w:bottom w:val="none" w:sz="0" w:space="0" w:color="auto"/>
                    <w:right w:val="none" w:sz="0" w:space="0" w:color="auto"/>
                  </w:divBdr>
                </w:div>
                <w:div w:id="1595162304">
                  <w:marLeft w:val="0"/>
                  <w:marRight w:val="0"/>
                  <w:marTop w:val="0"/>
                  <w:marBottom w:val="0"/>
                  <w:divBdr>
                    <w:top w:val="none" w:sz="0" w:space="0" w:color="auto"/>
                    <w:left w:val="none" w:sz="0" w:space="0" w:color="auto"/>
                    <w:bottom w:val="none" w:sz="0" w:space="0" w:color="auto"/>
                    <w:right w:val="none" w:sz="0" w:space="0" w:color="auto"/>
                  </w:divBdr>
                </w:div>
                <w:div w:id="1595238022">
                  <w:marLeft w:val="0"/>
                  <w:marRight w:val="0"/>
                  <w:marTop w:val="0"/>
                  <w:marBottom w:val="0"/>
                  <w:divBdr>
                    <w:top w:val="none" w:sz="0" w:space="0" w:color="auto"/>
                    <w:left w:val="none" w:sz="0" w:space="0" w:color="auto"/>
                    <w:bottom w:val="none" w:sz="0" w:space="0" w:color="auto"/>
                    <w:right w:val="none" w:sz="0" w:space="0" w:color="auto"/>
                  </w:divBdr>
                </w:div>
                <w:div w:id="1595241603">
                  <w:marLeft w:val="0"/>
                  <w:marRight w:val="0"/>
                  <w:marTop w:val="0"/>
                  <w:marBottom w:val="0"/>
                  <w:divBdr>
                    <w:top w:val="none" w:sz="0" w:space="0" w:color="auto"/>
                    <w:left w:val="none" w:sz="0" w:space="0" w:color="auto"/>
                    <w:bottom w:val="none" w:sz="0" w:space="0" w:color="auto"/>
                    <w:right w:val="none" w:sz="0" w:space="0" w:color="auto"/>
                  </w:divBdr>
                </w:div>
                <w:div w:id="1596093876">
                  <w:marLeft w:val="0"/>
                  <w:marRight w:val="0"/>
                  <w:marTop w:val="0"/>
                  <w:marBottom w:val="0"/>
                  <w:divBdr>
                    <w:top w:val="none" w:sz="0" w:space="0" w:color="auto"/>
                    <w:left w:val="none" w:sz="0" w:space="0" w:color="auto"/>
                    <w:bottom w:val="none" w:sz="0" w:space="0" w:color="auto"/>
                    <w:right w:val="none" w:sz="0" w:space="0" w:color="auto"/>
                  </w:divBdr>
                </w:div>
                <w:div w:id="1596135099">
                  <w:marLeft w:val="0"/>
                  <w:marRight w:val="0"/>
                  <w:marTop w:val="0"/>
                  <w:marBottom w:val="0"/>
                  <w:divBdr>
                    <w:top w:val="none" w:sz="0" w:space="0" w:color="auto"/>
                    <w:left w:val="none" w:sz="0" w:space="0" w:color="auto"/>
                    <w:bottom w:val="none" w:sz="0" w:space="0" w:color="auto"/>
                    <w:right w:val="none" w:sz="0" w:space="0" w:color="auto"/>
                  </w:divBdr>
                </w:div>
                <w:div w:id="1597245364">
                  <w:marLeft w:val="0"/>
                  <w:marRight w:val="0"/>
                  <w:marTop w:val="0"/>
                  <w:marBottom w:val="0"/>
                  <w:divBdr>
                    <w:top w:val="none" w:sz="0" w:space="0" w:color="auto"/>
                    <w:left w:val="none" w:sz="0" w:space="0" w:color="auto"/>
                    <w:bottom w:val="none" w:sz="0" w:space="0" w:color="auto"/>
                    <w:right w:val="none" w:sz="0" w:space="0" w:color="auto"/>
                  </w:divBdr>
                </w:div>
                <w:div w:id="1598246569">
                  <w:marLeft w:val="0"/>
                  <w:marRight w:val="0"/>
                  <w:marTop w:val="0"/>
                  <w:marBottom w:val="0"/>
                  <w:divBdr>
                    <w:top w:val="none" w:sz="0" w:space="0" w:color="auto"/>
                    <w:left w:val="none" w:sz="0" w:space="0" w:color="auto"/>
                    <w:bottom w:val="none" w:sz="0" w:space="0" w:color="auto"/>
                    <w:right w:val="none" w:sz="0" w:space="0" w:color="auto"/>
                  </w:divBdr>
                </w:div>
                <w:div w:id="1598827628">
                  <w:marLeft w:val="0"/>
                  <w:marRight w:val="0"/>
                  <w:marTop w:val="0"/>
                  <w:marBottom w:val="0"/>
                  <w:divBdr>
                    <w:top w:val="none" w:sz="0" w:space="0" w:color="auto"/>
                    <w:left w:val="none" w:sz="0" w:space="0" w:color="auto"/>
                    <w:bottom w:val="none" w:sz="0" w:space="0" w:color="auto"/>
                    <w:right w:val="none" w:sz="0" w:space="0" w:color="auto"/>
                  </w:divBdr>
                </w:div>
                <w:div w:id="1605109819">
                  <w:marLeft w:val="0"/>
                  <w:marRight w:val="0"/>
                  <w:marTop w:val="0"/>
                  <w:marBottom w:val="0"/>
                  <w:divBdr>
                    <w:top w:val="none" w:sz="0" w:space="0" w:color="auto"/>
                    <w:left w:val="none" w:sz="0" w:space="0" w:color="auto"/>
                    <w:bottom w:val="none" w:sz="0" w:space="0" w:color="auto"/>
                    <w:right w:val="none" w:sz="0" w:space="0" w:color="auto"/>
                  </w:divBdr>
                </w:div>
                <w:div w:id="1605965305">
                  <w:marLeft w:val="0"/>
                  <w:marRight w:val="0"/>
                  <w:marTop w:val="0"/>
                  <w:marBottom w:val="0"/>
                  <w:divBdr>
                    <w:top w:val="none" w:sz="0" w:space="0" w:color="auto"/>
                    <w:left w:val="none" w:sz="0" w:space="0" w:color="auto"/>
                    <w:bottom w:val="none" w:sz="0" w:space="0" w:color="auto"/>
                    <w:right w:val="none" w:sz="0" w:space="0" w:color="auto"/>
                  </w:divBdr>
                </w:div>
                <w:div w:id="1606841156">
                  <w:marLeft w:val="0"/>
                  <w:marRight w:val="0"/>
                  <w:marTop w:val="0"/>
                  <w:marBottom w:val="0"/>
                  <w:divBdr>
                    <w:top w:val="none" w:sz="0" w:space="0" w:color="auto"/>
                    <w:left w:val="none" w:sz="0" w:space="0" w:color="auto"/>
                    <w:bottom w:val="none" w:sz="0" w:space="0" w:color="auto"/>
                    <w:right w:val="none" w:sz="0" w:space="0" w:color="auto"/>
                  </w:divBdr>
                </w:div>
                <w:div w:id="1608350462">
                  <w:marLeft w:val="0"/>
                  <w:marRight w:val="0"/>
                  <w:marTop w:val="0"/>
                  <w:marBottom w:val="0"/>
                  <w:divBdr>
                    <w:top w:val="none" w:sz="0" w:space="0" w:color="auto"/>
                    <w:left w:val="none" w:sz="0" w:space="0" w:color="auto"/>
                    <w:bottom w:val="none" w:sz="0" w:space="0" w:color="auto"/>
                    <w:right w:val="none" w:sz="0" w:space="0" w:color="auto"/>
                  </w:divBdr>
                </w:div>
                <w:div w:id="1611278283">
                  <w:marLeft w:val="0"/>
                  <w:marRight w:val="0"/>
                  <w:marTop w:val="0"/>
                  <w:marBottom w:val="0"/>
                  <w:divBdr>
                    <w:top w:val="none" w:sz="0" w:space="0" w:color="auto"/>
                    <w:left w:val="none" w:sz="0" w:space="0" w:color="auto"/>
                    <w:bottom w:val="none" w:sz="0" w:space="0" w:color="auto"/>
                    <w:right w:val="none" w:sz="0" w:space="0" w:color="auto"/>
                  </w:divBdr>
                </w:div>
                <w:div w:id="1612855795">
                  <w:marLeft w:val="0"/>
                  <w:marRight w:val="0"/>
                  <w:marTop w:val="0"/>
                  <w:marBottom w:val="0"/>
                  <w:divBdr>
                    <w:top w:val="none" w:sz="0" w:space="0" w:color="auto"/>
                    <w:left w:val="none" w:sz="0" w:space="0" w:color="auto"/>
                    <w:bottom w:val="none" w:sz="0" w:space="0" w:color="auto"/>
                    <w:right w:val="none" w:sz="0" w:space="0" w:color="auto"/>
                  </w:divBdr>
                </w:div>
                <w:div w:id="1617516034">
                  <w:marLeft w:val="0"/>
                  <w:marRight w:val="0"/>
                  <w:marTop w:val="0"/>
                  <w:marBottom w:val="0"/>
                  <w:divBdr>
                    <w:top w:val="none" w:sz="0" w:space="0" w:color="auto"/>
                    <w:left w:val="none" w:sz="0" w:space="0" w:color="auto"/>
                    <w:bottom w:val="none" w:sz="0" w:space="0" w:color="auto"/>
                    <w:right w:val="none" w:sz="0" w:space="0" w:color="auto"/>
                  </w:divBdr>
                </w:div>
                <w:div w:id="1619949768">
                  <w:marLeft w:val="0"/>
                  <w:marRight w:val="0"/>
                  <w:marTop w:val="0"/>
                  <w:marBottom w:val="0"/>
                  <w:divBdr>
                    <w:top w:val="none" w:sz="0" w:space="0" w:color="auto"/>
                    <w:left w:val="none" w:sz="0" w:space="0" w:color="auto"/>
                    <w:bottom w:val="none" w:sz="0" w:space="0" w:color="auto"/>
                    <w:right w:val="none" w:sz="0" w:space="0" w:color="auto"/>
                  </w:divBdr>
                </w:div>
                <w:div w:id="1620143335">
                  <w:marLeft w:val="0"/>
                  <w:marRight w:val="0"/>
                  <w:marTop w:val="0"/>
                  <w:marBottom w:val="0"/>
                  <w:divBdr>
                    <w:top w:val="none" w:sz="0" w:space="0" w:color="auto"/>
                    <w:left w:val="none" w:sz="0" w:space="0" w:color="auto"/>
                    <w:bottom w:val="none" w:sz="0" w:space="0" w:color="auto"/>
                    <w:right w:val="none" w:sz="0" w:space="0" w:color="auto"/>
                  </w:divBdr>
                </w:div>
                <w:div w:id="1624386696">
                  <w:marLeft w:val="0"/>
                  <w:marRight w:val="0"/>
                  <w:marTop w:val="0"/>
                  <w:marBottom w:val="0"/>
                  <w:divBdr>
                    <w:top w:val="none" w:sz="0" w:space="0" w:color="auto"/>
                    <w:left w:val="none" w:sz="0" w:space="0" w:color="auto"/>
                    <w:bottom w:val="none" w:sz="0" w:space="0" w:color="auto"/>
                    <w:right w:val="none" w:sz="0" w:space="0" w:color="auto"/>
                  </w:divBdr>
                </w:div>
                <w:div w:id="1625303630">
                  <w:marLeft w:val="0"/>
                  <w:marRight w:val="0"/>
                  <w:marTop w:val="0"/>
                  <w:marBottom w:val="0"/>
                  <w:divBdr>
                    <w:top w:val="none" w:sz="0" w:space="0" w:color="auto"/>
                    <w:left w:val="none" w:sz="0" w:space="0" w:color="auto"/>
                    <w:bottom w:val="none" w:sz="0" w:space="0" w:color="auto"/>
                    <w:right w:val="none" w:sz="0" w:space="0" w:color="auto"/>
                  </w:divBdr>
                </w:div>
                <w:div w:id="1627076883">
                  <w:marLeft w:val="0"/>
                  <w:marRight w:val="0"/>
                  <w:marTop w:val="0"/>
                  <w:marBottom w:val="0"/>
                  <w:divBdr>
                    <w:top w:val="none" w:sz="0" w:space="0" w:color="auto"/>
                    <w:left w:val="none" w:sz="0" w:space="0" w:color="auto"/>
                    <w:bottom w:val="none" w:sz="0" w:space="0" w:color="auto"/>
                    <w:right w:val="none" w:sz="0" w:space="0" w:color="auto"/>
                  </w:divBdr>
                </w:div>
                <w:div w:id="1627934152">
                  <w:marLeft w:val="0"/>
                  <w:marRight w:val="0"/>
                  <w:marTop w:val="0"/>
                  <w:marBottom w:val="0"/>
                  <w:divBdr>
                    <w:top w:val="none" w:sz="0" w:space="0" w:color="auto"/>
                    <w:left w:val="none" w:sz="0" w:space="0" w:color="auto"/>
                    <w:bottom w:val="none" w:sz="0" w:space="0" w:color="auto"/>
                    <w:right w:val="none" w:sz="0" w:space="0" w:color="auto"/>
                  </w:divBdr>
                </w:div>
                <w:div w:id="1628007043">
                  <w:marLeft w:val="0"/>
                  <w:marRight w:val="0"/>
                  <w:marTop w:val="0"/>
                  <w:marBottom w:val="0"/>
                  <w:divBdr>
                    <w:top w:val="none" w:sz="0" w:space="0" w:color="auto"/>
                    <w:left w:val="none" w:sz="0" w:space="0" w:color="auto"/>
                    <w:bottom w:val="none" w:sz="0" w:space="0" w:color="auto"/>
                    <w:right w:val="none" w:sz="0" w:space="0" w:color="auto"/>
                  </w:divBdr>
                </w:div>
                <w:div w:id="1630359410">
                  <w:marLeft w:val="0"/>
                  <w:marRight w:val="0"/>
                  <w:marTop w:val="0"/>
                  <w:marBottom w:val="0"/>
                  <w:divBdr>
                    <w:top w:val="none" w:sz="0" w:space="0" w:color="auto"/>
                    <w:left w:val="none" w:sz="0" w:space="0" w:color="auto"/>
                    <w:bottom w:val="none" w:sz="0" w:space="0" w:color="auto"/>
                    <w:right w:val="none" w:sz="0" w:space="0" w:color="auto"/>
                  </w:divBdr>
                </w:div>
                <w:div w:id="1632401246">
                  <w:marLeft w:val="0"/>
                  <w:marRight w:val="0"/>
                  <w:marTop w:val="0"/>
                  <w:marBottom w:val="0"/>
                  <w:divBdr>
                    <w:top w:val="none" w:sz="0" w:space="0" w:color="auto"/>
                    <w:left w:val="none" w:sz="0" w:space="0" w:color="auto"/>
                    <w:bottom w:val="none" w:sz="0" w:space="0" w:color="auto"/>
                    <w:right w:val="none" w:sz="0" w:space="0" w:color="auto"/>
                  </w:divBdr>
                </w:div>
                <w:div w:id="1634170943">
                  <w:marLeft w:val="0"/>
                  <w:marRight w:val="0"/>
                  <w:marTop w:val="0"/>
                  <w:marBottom w:val="0"/>
                  <w:divBdr>
                    <w:top w:val="none" w:sz="0" w:space="0" w:color="auto"/>
                    <w:left w:val="none" w:sz="0" w:space="0" w:color="auto"/>
                    <w:bottom w:val="none" w:sz="0" w:space="0" w:color="auto"/>
                    <w:right w:val="none" w:sz="0" w:space="0" w:color="auto"/>
                  </w:divBdr>
                </w:div>
                <w:div w:id="1634676413">
                  <w:marLeft w:val="0"/>
                  <w:marRight w:val="0"/>
                  <w:marTop w:val="0"/>
                  <w:marBottom w:val="0"/>
                  <w:divBdr>
                    <w:top w:val="none" w:sz="0" w:space="0" w:color="auto"/>
                    <w:left w:val="none" w:sz="0" w:space="0" w:color="auto"/>
                    <w:bottom w:val="none" w:sz="0" w:space="0" w:color="auto"/>
                    <w:right w:val="none" w:sz="0" w:space="0" w:color="auto"/>
                  </w:divBdr>
                </w:div>
                <w:div w:id="1635863905">
                  <w:marLeft w:val="0"/>
                  <w:marRight w:val="0"/>
                  <w:marTop w:val="0"/>
                  <w:marBottom w:val="0"/>
                  <w:divBdr>
                    <w:top w:val="none" w:sz="0" w:space="0" w:color="auto"/>
                    <w:left w:val="none" w:sz="0" w:space="0" w:color="auto"/>
                    <w:bottom w:val="none" w:sz="0" w:space="0" w:color="auto"/>
                    <w:right w:val="none" w:sz="0" w:space="0" w:color="auto"/>
                  </w:divBdr>
                </w:div>
                <w:div w:id="1638028610">
                  <w:marLeft w:val="0"/>
                  <w:marRight w:val="0"/>
                  <w:marTop w:val="0"/>
                  <w:marBottom w:val="0"/>
                  <w:divBdr>
                    <w:top w:val="none" w:sz="0" w:space="0" w:color="auto"/>
                    <w:left w:val="none" w:sz="0" w:space="0" w:color="auto"/>
                    <w:bottom w:val="none" w:sz="0" w:space="0" w:color="auto"/>
                    <w:right w:val="none" w:sz="0" w:space="0" w:color="auto"/>
                  </w:divBdr>
                </w:div>
                <w:div w:id="1638490989">
                  <w:marLeft w:val="0"/>
                  <w:marRight w:val="0"/>
                  <w:marTop w:val="0"/>
                  <w:marBottom w:val="0"/>
                  <w:divBdr>
                    <w:top w:val="none" w:sz="0" w:space="0" w:color="auto"/>
                    <w:left w:val="none" w:sz="0" w:space="0" w:color="auto"/>
                    <w:bottom w:val="none" w:sz="0" w:space="0" w:color="auto"/>
                    <w:right w:val="none" w:sz="0" w:space="0" w:color="auto"/>
                  </w:divBdr>
                </w:div>
                <w:div w:id="1639452713">
                  <w:marLeft w:val="0"/>
                  <w:marRight w:val="0"/>
                  <w:marTop w:val="0"/>
                  <w:marBottom w:val="0"/>
                  <w:divBdr>
                    <w:top w:val="none" w:sz="0" w:space="0" w:color="auto"/>
                    <w:left w:val="none" w:sz="0" w:space="0" w:color="auto"/>
                    <w:bottom w:val="none" w:sz="0" w:space="0" w:color="auto"/>
                    <w:right w:val="none" w:sz="0" w:space="0" w:color="auto"/>
                  </w:divBdr>
                </w:div>
                <w:div w:id="1640378296">
                  <w:marLeft w:val="0"/>
                  <w:marRight w:val="0"/>
                  <w:marTop w:val="0"/>
                  <w:marBottom w:val="0"/>
                  <w:divBdr>
                    <w:top w:val="none" w:sz="0" w:space="0" w:color="auto"/>
                    <w:left w:val="none" w:sz="0" w:space="0" w:color="auto"/>
                    <w:bottom w:val="none" w:sz="0" w:space="0" w:color="auto"/>
                    <w:right w:val="none" w:sz="0" w:space="0" w:color="auto"/>
                  </w:divBdr>
                </w:div>
                <w:div w:id="1641766196">
                  <w:marLeft w:val="0"/>
                  <w:marRight w:val="0"/>
                  <w:marTop w:val="0"/>
                  <w:marBottom w:val="0"/>
                  <w:divBdr>
                    <w:top w:val="none" w:sz="0" w:space="0" w:color="auto"/>
                    <w:left w:val="none" w:sz="0" w:space="0" w:color="auto"/>
                    <w:bottom w:val="none" w:sz="0" w:space="0" w:color="auto"/>
                    <w:right w:val="none" w:sz="0" w:space="0" w:color="auto"/>
                  </w:divBdr>
                </w:div>
                <w:div w:id="1642343182">
                  <w:marLeft w:val="0"/>
                  <w:marRight w:val="0"/>
                  <w:marTop w:val="0"/>
                  <w:marBottom w:val="0"/>
                  <w:divBdr>
                    <w:top w:val="none" w:sz="0" w:space="0" w:color="auto"/>
                    <w:left w:val="none" w:sz="0" w:space="0" w:color="auto"/>
                    <w:bottom w:val="none" w:sz="0" w:space="0" w:color="auto"/>
                    <w:right w:val="none" w:sz="0" w:space="0" w:color="auto"/>
                  </w:divBdr>
                </w:div>
                <w:div w:id="1643347654">
                  <w:marLeft w:val="0"/>
                  <w:marRight w:val="0"/>
                  <w:marTop w:val="0"/>
                  <w:marBottom w:val="0"/>
                  <w:divBdr>
                    <w:top w:val="none" w:sz="0" w:space="0" w:color="auto"/>
                    <w:left w:val="none" w:sz="0" w:space="0" w:color="auto"/>
                    <w:bottom w:val="none" w:sz="0" w:space="0" w:color="auto"/>
                    <w:right w:val="none" w:sz="0" w:space="0" w:color="auto"/>
                  </w:divBdr>
                </w:div>
                <w:div w:id="1647390069">
                  <w:marLeft w:val="0"/>
                  <w:marRight w:val="0"/>
                  <w:marTop w:val="0"/>
                  <w:marBottom w:val="0"/>
                  <w:divBdr>
                    <w:top w:val="none" w:sz="0" w:space="0" w:color="auto"/>
                    <w:left w:val="none" w:sz="0" w:space="0" w:color="auto"/>
                    <w:bottom w:val="none" w:sz="0" w:space="0" w:color="auto"/>
                    <w:right w:val="none" w:sz="0" w:space="0" w:color="auto"/>
                  </w:divBdr>
                </w:div>
                <w:div w:id="1648589192">
                  <w:marLeft w:val="0"/>
                  <w:marRight w:val="0"/>
                  <w:marTop w:val="0"/>
                  <w:marBottom w:val="0"/>
                  <w:divBdr>
                    <w:top w:val="none" w:sz="0" w:space="0" w:color="auto"/>
                    <w:left w:val="none" w:sz="0" w:space="0" w:color="auto"/>
                    <w:bottom w:val="none" w:sz="0" w:space="0" w:color="auto"/>
                    <w:right w:val="none" w:sz="0" w:space="0" w:color="auto"/>
                  </w:divBdr>
                </w:div>
                <w:div w:id="1648779395">
                  <w:marLeft w:val="0"/>
                  <w:marRight w:val="0"/>
                  <w:marTop w:val="0"/>
                  <w:marBottom w:val="0"/>
                  <w:divBdr>
                    <w:top w:val="none" w:sz="0" w:space="0" w:color="auto"/>
                    <w:left w:val="none" w:sz="0" w:space="0" w:color="auto"/>
                    <w:bottom w:val="none" w:sz="0" w:space="0" w:color="auto"/>
                    <w:right w:val="none" w:sz="0" w:space="0" w:color="auto"/>
                  </w:divBdr>
                </w:div>
                <w:div w:id="1648896554">
                  <w:marLeft w:val="0"/>
                  <w:marRight w:val="0"/>
                  <w:marTop w:val="0"/>
                  <w:marBottom w:val="0"/>
                  <w:divBdr>
                    <w:top w:val="none" w:sz="0" w:space="0" w:color="auto"/>
                    <w:left w:val="none" w:sz="0" w:space="0" w:color="auto"/>
                    <w:bottom w:val="none" w:sz="0" w:space="0" w:color="auto"/>
                    <w:right w:val="none" w:sz="0" w:space="0" w:color="auto"/>
                  </w:divBdr>
                </w:div>
                <w:div w:id="1649673904">
                  <w:marLeft w:val="0"/>
                  <w:marRight w:val="0"/>
                  <w:marTop w:val="0"/>
                  <w:marBottom w:val="0"/>
                  <w:divBdr>
                    <w:top w:val="none" w:sz="0" w:space="0" w:color="auto"/>
                    <w:left w:val="none" w:sz="0" w:space="0" w:color="auto"/>
                    <w:bottom w:val="none" w:sz="0" w:space="0" w:color="auto"/>
                    <w:right w:val="none" w:sz="0" w:space="0" w:color="auto"/>
                  </w:divBdr>
                </w:div>
                <w:div w:id="1652252957">
                  <w:marLeft w:val="0"/>
                  <w:marRight w:val="0"/>
                  <w:marTop w:val="0"/>
                  <w:marBottom w:val="0"/>
                  <w:divBdr>
                    <w:top w:val="none" w:sz="0" w:space="0" w:color="auto"/>
                    <w:left w:val="none" w:sz="0" w:space="0" w:color="auto"/>
                    <w:bottom w:val="none" w:sz="0" w:space="0" w:color="auto"/>
                    <w:right w:val="none" w:sz="0" w:space="0" w:color="auto"/>
                  </w:divBdr>
                </w:div>
                <w:div w:id="1654598675">
                  <w:marLeft w:val="0"/>
                  <w:marRight w:val="0"/>
                  <w:marTop w:val="0"/>
                  <w:marBottom w:val="0"/>
                  <w:divBdr>
                    <w:top w:val="none" w:sz="0" w:space="0" w:color="auto"/>
                    <w:left w:val="none" w:sz="0" w:space="0" w:color="auto"/>
                    <w:bottom w:val="none" w:sz="0" w:space="0" w:color="auto"/>
                    <w:right w:val="none" w:sz="0" w:space="0" w:color="auto"/>
                  </w:divBdr>
                </w:div>
                <w:div w:id="1659460223">
                  <w:marLeft w:val="0"/>
                  <w:marRight w:val="0"/>
                  <w:marTop w:val="0"/>
                  <w:marBottom w:val="0"/>
                  <w:divBdr>
                    <w:top w:val="none" w:sz="0" w:space="0" w:color="auto"/>
                    <w:left w:val="none" w:sz="0" w:space="0" w:color="auto"/>
                    <w:bottom w:val="none" w:sz="0" w:space="0" w:color="auto"/>
                    <w:right w:val="none" w:sz="0" w:space="0" w:color="auto"/>
                  </w:divBdr>
                </w:div>
                <w:div w:id="1661620070">
                  <w:marLeft w:val="0"/>
                  <w:marRight w:val="0"/>
                  <w:marTop w:val="0"/>
                  <w:marBottom w:val="0"/>
                  <w:divBdr>
                    <w:top w:val="none" w:sz="0" w:space="0" w:color="auto"/>
                    <w:left w:val="none" w:sz="0" w:space="0" w:color="auto"/>
                    <w:bottom w:val="none" w:sz="0" w:space="0" w:color="auto"/>
                    <w:right w:val="none" w:sz="0" w:space="0" w:color="auto"/>
                  </w:divBdr>
                </w:div>
                <w:div w:id="1666517007">
                  <w:marLeft w:val="0"/>
                  <w:marRight w:val="0"/>
                  <w:marTop w:val="0"/>
                  <w:marBottom w:val="0"/>
                  <w:divBdr>
                    <w:top w:val="none" w:sz="0" w:space="0" w:color="auto"/>
                    <w:left w:val="none" w:sz="0" w:space="0" w:color="auto"/>
                    <w:bottom w:val="none" w:sz="0" w:space="0" w:color="auto"/>
                    <w:right w:val="none" w:sz="0" w:space="0" w:color="auto"/>
                  </w:divBdr>
                </w:div>
                <w:div w:id="1668633508">
                  <w:marLeft w:val="0"/>
                  <w:marRight w:val="0"/>
                  <w:marTop w:val="0"/>
                  <w:marBottom w:val="0"/>
                  <w:divBdr>
                    <w:top w:val="none" w:sz="0" w:space="0" w:color="auto"/>
                    <w:left w:val="none" w:sz="0" w:space="0" w:color="auto"/>
                    <w:bottom w:val="none" w:sz="0" w:space="0" w:color="auto"/>
                    <w:right w:val="none" w:sz="0" w:space="0" w:color="auto"/>
                  </w:divBdr>
                </w:div>
                <w:div w:id="1670862107">
                  <w:marLeft w:val="0"/>
                  <w:marRight w:val="0"/>
                  <w:marTop w:val="0"/>
                  <w:marBottom w:val="0"/>
                  <w:divBdr>
                    <w:top w:val="none" w:sz="0" w:space="0" w:color="auto"/>
                    <w:left w:val="none" w:sz="0" w:space="0" w:color="auto"/>
                    <w:bottom w:val="none" w:sz="0" w:space="0" w:color="auto"/>
                    <w:right w:val="none" w:sz="0" w:space="0" w:color="auto"/>
                  </w:divBdr>
                </w:div>
                <w:div w:id="1671179360">
                  <w:marLeft w:val="0"/>
                  <w:marRight w:val="0"/>
                  <w:marTop w:val="0"/>
                  <w:marBottom w:val="0"/>
                  <w:divBdr>
                    <w:top w:val="none" w:sz="0" w:space="0" w:color="auto"/>
                    <w:left w:val="none" w:sz="0" w:space="0" w:color="auto"/>
                    <w:bottom w:val="none" w:sz="0" w:space="0" w:color="auto"/>
                    <w:right w:val="none" w:sz="0" w:space="0" w:color="auto"/>
                  </w:divBdr>
                </w:div>
                <w:div w:id="1675254795">
                  <w:marLeft w:val="0"/>
                  <w:marRight w:val="0"/>
                  <w:marTop w:val="0"/>
                  <w:marBottom w:val="0"/>
                  <w:divBdr>
                    <w:top w:val="none" w:sz="0" w:space="0" w:color="auto"/>
                    <w:left w:val="none" w:sz="0" w:space="0" w:color="auto"/>
                    <w:bottom w:val="none" w:sz="0" w:space="0" w:color="auto"/>
                    <w:right w:val="none" w:sz="0" w:space="0" w:color="auto"/>
                  </w:divBdr>
                </w:div>
                <w:div w:id="1675952865">
                  <w:marLeft w:val="0"/>
                  <w:marRight w:val="0"/>
                  <w:marTop w:val="0"/>
                  <w:marBottom w:val="0"/>
                  <w:divBdr>
                    <w:top w:val="none" w:sz="0" w:space="0" w:color="auto"/>
                    <w:left w:val="none" w:sz="0" w:space="0" w:color="auto"/>
                    <w:bottom w:val="none" w:sz="0" w:space="0" w:color="auto"/>
                    <w:right w:val="none" w:sz="0" w:space="0" w:color="auto"/>
                  </w:divBdr>
                </w:div>
                <w:div w:id="1676107551">
                  <w:marLeft w:val="0"/>
                  <w:marRight w:val="0"/>
                  <w:marTop w:val="0"/>
                  <w:marBottom w:val="0"/>
                  <w:divBdr>
                    <w:top w:val="none" w:sz="0" w:space="0" w:color="auto"/>
                    <w:left w:val="none" w:sz="0" w:space="0" w:color="auto"/>
                    <w:bottom w:val="none" w:sz="0" w:space="0" w:color="auto"/>
                    <w:right w:val="none" w:sz="0" w:space="0" w:color="auto"/>
                  </w:divBdr>
                </w:div>
                <w:div w:id="1677342698">
                  <w:marLeft w:val="0"/>
                  <w:marRight w:val="0"/>
                  <w:marTop w:val="0"/>
                  <w:marBottom w:val="0"/>
                  <w:divBdr>
                    <w:top w:val="none" w:sz="0" w:space="0" w:color="auto"/>
                    <w:left w:val="none" w:sz="0" w:space="0" w:color="auto"/>
                    <w:bottom w:val="none" w:sz="0" w:space="0" w:color="auto"/>
                    <w:right w:val="none" w:sz="0" w:space="0" w:color="auto"/>
                  </w:divBdr>
                </w:div>
                <w:div w:id="1684630927">
                  <w:marLeft w:val="0"/>
                  <w:marRight w:val="0"/>
                  <w:marTop w:val="0"/>
                  <w:marBottom w:val="0"/>
                  <w:divBdr>
                    <w:top w:val="none" w:sz="0" w:space="0" w:color="auto"/>
                    <w:left w:val="none" w:sz="0" w:space="0" w:color="auto"/>
                    <w:bottom w:val="none" w:sz="0" w:space="0" w:color="auto"/>
                    <w:right w:val="none" w:sz="0" w:space="0" w:color="auto"/>
                  </w:divBdr>
                </w:div>
                <w:div w:id="1688604719">
                  <w:marLeft w:val="0"/>
                  <w:marRight w:val="0"/>
                  <w:marTop w:val="0"/>
                  <w:marBottom w:val="0"/>
                  <w:divBdr>
                    <w:top w:val="none" w:sz="0" w:space="0" w:color="auto"/>
                    <w:left w:val="none" w:sz="0" w:space="0" w:color="auto"/>
                    <w:bottom w:val="none" w:sz="0" w:space="0" w:color="auto"/>
                    <w:right w:val="none" w:sz="0" w:space="0" w:color="auto"/>
                  </w:divBdr>
                </w:div>
                <w:div w:id="1695032297">
                  <w:marLeft w:val="0"/>
                  <w:marRight w:val="0"/>
                  <w:marTop w:val="0"/>
                  <w:marBottom w:val="0"/>
                  <w:divBdr>
                    <w:top w:val="none" w:sz="0" w:space="0" w:color="auto"/>
                    <w:left w:val="none" w:sz="0" w:space="0" w:color="auto"/>
                    <w:bottom w:val="none" w:sz="0" w:space="0" w:color="auto"/>
                    <w:right w:val="none" w:sz="0" w:space="0" w:color="auto"/>
                  </w:divBdr>
                </w:div>
                <w:div w:id="1699819318">
                  <w:marLeft w:val="0"/>
                  <w:marRight w:val="0"/>
                  <w:marTop w:val="0"/>
                  <w:marBottom w:val="0"/>
                  <w:divBdr>
                    <w:top w:val="none" w:sz="0" w:space="0" w:color="auto"/>
                    <w:left w:val="none" w:sz="0" w:space="0" w:color="auto"/>
                    <w:bottom w:val="none" w:sz="0" w:space="0" w:color="auto"/>
                    <w:right w:val="none" w:sz="0" w:space="0" w:color="auto"/>
                  </w:divBdr>
                </w:div>
                <w:div w:id="1701274052">
                  <w:marLeft w:val="0"/>
                  <w:marRight w:val="0"/>
                  <w:marTop w:val="0"/>
                  <w:marBottom w:val="0"/>
                  <w:divBdr>
                    <w:top w:val="none" w:sz="0" w:space="0" w:color="auto"/>
                    <w:left w:val="none" w:sz="0" w:space="0" w:color="auto"/>
                    <w:bottom w:val="none" w:sz="0" w:space="0" w:color="auto"/>
                    <w:right w:val="none" w:sz="0" w:space="0" w:color="auto"/>
                  </w:divBdr>
                </w:div>
                <w:div w:id="1706172383">
                  <w:marLeft w:val="0"/>
                  <w:marRight w:val="0"/>
                  <w:marTop w:val="0"/>
                  <w:marBottom w:val="0"/>
                  <w:divBdr>
                    <w:top w:val="none" w:sz="0" w:space="0" w:color="auto"/>
                    <w:left w:val="none" w:sz="0" w:space="0" w:color="auto"/>
                    <w:bottom w:val="none" w:sz="0" w:space="0" w:color="auto"/>
                    <w:right w:val="none" w:sz="0" w:space="0" w:color="auto"/>
                  </w:divBdr>
                </w:div>
                <w:div w:id="1714579260">
                  <w:marLeft w:val="0"/>
                  <w:marRight w:val="0"/>
                  <w:marTop w:val="0"/>
                  <w:marBottom w:val="0"/>
                  <w:divBdr>
                    <w:top w:val="none" w:sz="0" w:space="0" w:color="auto"/>
                    <w:left w:val="none" w:sz="0" w:space="0" w:color="auto"/>
                    <w:bottom w:val="none" w:sz="0" w:space="0" w:color="auto"/>
                    <w:right w:val="none" w:sz="0" w:space="0" w:color="auto"/>
                  </w:divBdr>
                </w:div>
                <w:div w:id="1714764764">
                  <w:marLeft w:val="0"/>
                  <w:marRight w:val="0"/>
                  <w:marTop w:val="0"/>
                  <w:marBottom w:val="0"/>
                  <w:divBdr>
                    <w:top w:val="none" w:sz="0" w:space="0" w:color="auto"/>
                    <w:left w:val="none" w:sz="0" w:space="0" w:color="auto"/>
                    <w:bottom w:val="none" w:sz="0" w:space="0" w:color="auto"/>
                    <w:right w:val="none" w:sz="0" w:space="0" w:color="auto"/>
                  </w:divBdr>
                </w:div>
                <w:div w:id="1714965343">
                  <w:marLeft w:val="0"/>
                  <w:marRight w:val="0"/>
                  <w:marTop w:val="0"/>
                  <w:marBottom w:val="0"/>
                  <w:divBdr>
                    <w:top w:val="none" w:sz="0" w:space="0" w:color="auto"/>
                    <w:left w:val="none" w:sz="0" w:space="0" w:color="auto"/>
                    <w:bottom w:val="none" w:sz="0" w:space="0" w:color="auto"/>
                    <w:right w:val="none" w:sz="0" w:space="0" w:color="auto"/>
                  </w:divBdr>
                </w:div>
                <w:div w:id="1718312047">
                  <w:marLeft w:val="0"/>
                  <w:marRight w:val="0"/>
                  <w:marTop w:val="0"/>
                  <w:marBottom w:val="0"/>
                  <w:divBdr>
                    <w:top w:val="none" w:sz="0" w:space="0" w:color="auto"/>
                    <w:left w:val="none" w:sz="0" w:space="0" w:color="auto"/>
                    <w:bottom w:val="none" w:sz="0" w:space="0" w:color="auto"/>
                    <w:right w:val="none" w:sz="0" w:space="0" w:color="auto"/>
                  </w:divBdr>
                </w:div>
                <w:div w:id="1719233837">
                  <w:marLeft w:val="0"/>
                  <w:marRight w:val="0"/>
                  <w:marTop w:val="0"/>
                  <w:marBottom w:val="0"/>
                  <w:divBdr>
                    <w:top w:val="none" w:sz="0" w:space="0" w:color="auto"/>
                    <w:left w:val="none" w:sz="0" w:space="0" w:color="auto"/>
                    <w:bottom w:val="none" w:sz="0" w:space="0" w:color="auto"/>
                    <w:right w:val="none" w:sz="0" w:space="0" w:color="auto"/>
                  </w:divBdr>
                </w:div>
                <w:div w:id="1719549282">
                  <w:marLeft w:val="0"/>
                  <w:marRight w:val="0"/>
                  <w:marTop w:val="0"/>
                  <w:marBottom w:val="0"/>
                  <w:divBdr>
                    <w:top w:val="none" w:sz="0" w:space="0" w:color="auto"/>
                    <w:left w:val="none" w:sz="0" w:space="0" w:color="auto"/>
                    <w:bottom w:val="none" w:sz="0" w:space="0" w:color="auto"/>
                    <w:right w:val="none" w:sz="0" w:space="0" w:color="auto"/>
                  </w:divBdr>
                </w:div>
                <w:div w:id="1719551875">
                  <w:marLeft w:val="0"/>
                  <w:marRight w:val="0"/>
                  <w:marTop w:val="0"/>
                  <w:marBottom w:val="0"/>
                  <w:divBdr>
                    <w:top w:val="none" w:sz="0" w:space="0" w:color="auto"/>
                    <w:left w:val="none" w:sz="0" w:space="0" w:color="auto"/>
                    <w:bottom w:val="none" w:sz="0" w:space="0" w:color="auto"/>
                    <w:right w:val="none" w:sz="0" w:space="0" w:color="auto"/>
                  </w:divBdr>
                </w:div>
                <w:div w:id="1719745739">
                  <w:marLeft w:val="0"/>
                  <w:marRight w:val="0"/>
                  <w:marTop w:val="0"/>
                  <w:marBottom w:val="0"/>
                  <w:divBdr>
                    <w:top w:val="none" w:sz="0" w:space="0" w:color="auto"/>
                    <w:left w:val="none" w:sz="0" w:space="0" w:color="auto"/>
                    <w:bottom w:val="none" w:sz="0" w:space="0" w:color="auto"/>
                    <w:right w:val="none" w:sz="0" w:space="0" w:color="auto"/>
                  </w:divBdr>
                </w:div>
                <w:div w:id="1720981137">
                  <w:marLeft w:val="0"/>
                  <w:marRight w:val="0"/>
                  <w:marTop w:val="0"/>
                  <w:marBottom w:val="0"/>
                  <w:divBdr>
                    <w:top w:val="none" w:sz="0" w:space="0" w:color="auto"/>
                    <w:left w:val="none" w:sz="0" w:space="0" w:color="auto"/>
                    <w:bottom w:val="none" w:sz="0" w:space="0" w:color="auto"/>
                    <w:right w:val="none" w:sz="0" w:space="0" w:color="auto"/>
                  </w:divBdr>
                </w:div>
                <w:div w:id="1724255028">
                  <w:marLeft w:val="0"/>
                  <w:marRight w:val="0"/>
                  <w:marTop w:val="0"/>
                  <w:marBottom w:val="0"/>
                  <w:divBdr>
                    <w:top w:val="none" w:sz="0" w:space="0" w:color="auto"/>
                    <w:left w:val="none" w:sz="0" w:space="0" w:color="auto"/>
                    <w:bottom w:val="none" w:sz="0" w:space="0" w:color="auto"/>
                    <w:right w:val="none" w:sz="0" w:space="0" w:color="auto"/>
                  </w:divBdr>
                </w:div>
                <w:div w:id="1725565075">
                  <w:marLeft w:val="0"/>
                  <w:marRight w:val="0"/>
                  <w:marTop w:val="0"/>
                  <w:marBottom w:val="0"/>
                  <w:divBdr>
                    <w:top w:val="none" w:sz="0" w:space="0" w:color="auto"/>
                    <w:left w:val="none" w:sz="0" w:space="0" w:color="auto"/>
                    <w:bottom w:val="none" w:sz="0" w:space="0" w:color="auto"/>
                    <w:right w:val="none" w:sz="0" w:space="0" w:color="auto"/>
                  </w:divBdr>
                </w:div>
                <w:div w:id="1725711718">
                  <w:marLeft w:val="0"/>
                  <w:marRight w:val="0"/>
                  <w:marTop w:val="0"/>
                  <w:marBottom w:val="0"/>
                  <w:divBdr>
                    <w:top w:val="none" w:sz="0" w:space="0" w:color="auto"/>
                    <w:left w:val="none" w:sz="0" w:space="0" w:color="auto"/>
                    <w:bottom w:val="none" w:sz="0" w:space="0" w:color="auto"/>
                    <w:right w:val="none" w:sz="0" w:space="0" w:color="auto"/>
                  </w:divBdr>
                </w:div>
                <w:div w:id="1726642283">
                  <w:marLeft w:val="0"/>
                  <w:marRight w:val="0"/>
                  <w:marTop w:val="0"/>
                  <w:marBottom w:val="0"/>
                  <w:divBdr>
                    <w:top w:val="none" w:sz="0" w:space="0" w:color="auto"/>
                    <w:left w:val="none" w:sz="0" w:space="0" w:color="auto"/>
                    <w:bottom w:val="none" w:sz="0" w:space="0" w:color="auto"/>
                    <w:right w:val="none" w:sz="0" w:space="0" w:color="auto"/>
                  </w:divBdr>
                </w:div>
                <w:div w:id="1727071580">
                  <w:marLeft w:val="0"/>
                  <w:marRight w:val="0"/>
                  <w:marTop w:val="0"/>
                  <w:marBottom w:val="0"/>
                  <w:divBdr>
                    <w:top w:val="none" w:sz="0" w:space="0" w:color="auto"/>
                    <w:left w:val="none" w:sz="0" w:space="0" w:color="auto"/>
                    <w:bottom w:val="none" w:sz="0" w:space="0" w:color="auto"/>
                    <w:right w:val="none" w:sz="0" w:space="0" w:color="auto"/>
                  </w:divBdr>
                </w:div>
                <w:div w:id="1727296254">
                  <w:marLeft w:val="0"/>
                  <w:marRight w:val="0"/>
                  <w:marTop w:val="0"/>
                  <w:marBottom w:val="0"/>
                  <w:divBdr>
                    <w:top w:val="none" w:sz="0" w:space="0" w:color="auto"/>
                    <w:left w:val="none" w:sz="0" w:space="0" w:color="auto"/>
                    <w:bottom w:val="none" w:sz="0" w:space="0" w:color="auto"/>
                    <w:right w:val="none" w:sz="0" w:space="0" w:color="auto"/>
                  </w:divBdr>
                </w:div>
                <w:div w:id="1729650946">
                  <w:marLeft w:val="0"/>
                  <w:marRight w:val="0"/>
                  <w:marTop w:val="0"/>
                  <w:marBottom w:val="0"/>
                  <w:divBdr>
                    <w:top w:val="none" w:sz="0" w:space="0" w:color="auto"/>
                    <w:left w:val="none" w:sz="0" w:space="0" w:color="auto"/>
                    <w:bottom w:val="none" w:sz="0" w:space="0" w:color="auto"/>
                    <w:right w:val="none" w:sz="0" w:space="0" w:color="auto"/>
                  </w:divBdr>
                </w:div>
                <w:div w:id="1730497457">
                  <w:marLeft w:val="0"/>
                  <w:marRight w:val="0"/>
                  <w:marTop w:val="0"/>
                  <w:marBottom w:val="0"/>
                  <w:divBdr>
                    <w:top w:val="none" w:sz="0" w:space="0" w:color="auto"/>
                    <w:left w:val="none" w:sz="0" w:space="0" w:color="auto"/>
                    <w:bottom w:val="none" w:sz="0" w:space="0" w:color="auto"/>
                    <w:right w:val="none" w:sz="0" w:space="0" w:color="auto"/>
                  </w:divBdr>
                </w:div>
                <w:div w:id="1731728000">
                  <w:marLeft w:val="0"/>
                  <w:marRight w:val="0"/>
                  <w:marTop w:val="0"/>
                  <w:marBottom w:val="0"/>
                  <w:divBdr>
                    <w:top w:val="none" w:sz="0" w:space="0" w:color="auto"/>
                    <w:left w:val="none" w:sz="0" w:space="0" w:color="auto"/>
                    <w:bottom w:val="none" w:sz="0" w:space="0" w:color="auto"/>
                    <w:right w:val="none" w:sz="0" w:space="0" w:color="auto"/>
                  </w:divBdr>
                </w:div>
                <w:div w:id="1732145313">
                  <w:marLeft w:val="0"/>
                  <w:marRight w:val="0"/>
                  <w:marTop w:val="0"/>
                  <w:marBottom w:val="0"/>
                  <w:divBdr>
                    <w:top w:val="none" w:sz="0" w:space="0" w:color="auto"/>
                    <w:left w:val="none" w:sz="0" w:space="0" w:color="auto"/>
                    <w:bottom w:val="none" w:sz="0" w:space="0" w:color="auto"/>
                    <w:right w:val="none" w:sz="0" w:space="0" w:color="auto"/>
                  </w:divBdr>
                </w:div>
                <w:div w:id="1732460154">
                  <w:marLeft w:val="0"/>
                  <w:marRight w:val="0"/>
                  <w:marTop w:val="0"/>
                  <w:marBottom w:val="0"/>
                  <w:divBdr>
                    <w:top w:val="none" w:sz="0" w:space="0" w:color="auto"/>
                    <w:left w:val="none" w:sz="0" w:space="0" w:color="auto"/>
                    <w:bottom w:val="none" w:sz="0" w:space="0" w:color="auto"/>
                    <w:right w:val="none" w:sz="0" w:space="0" w:color="auto"/>
                  </w:divBdr>
                </w:div>
                <w:div w:id="1739741201">
                  <w:marLeft w:val="0"/>
                  <w:marRight w:val="0"/>
                  <w:marTop w:val="0"/>
                  <w:marBottom w:val="0"/>
                  <w:divBdr>
                    <w:top w:val="none" w:sz="0" w:space="0" w:color="auto"/>
                    <w:left w:val="none" w:sz="0" w:space="0" w:color="auto"/>
                    <w:bottom w:val="none" w:sz="0" w:space="0" w:color="auto"/>
                    <w:right w:val="none" w:sz="0" w:space="0" w:color="auto"/>
                  </w:divBdr>
                </w:div>
                <w:div w:id="1745756617">
                  <w:marLeft w:val="0"/>
                  <w:marRight w:val="0"/>
                  <w:marTop w:val="0"/>
                  <w:marBottom w:val="0"/>
                  <w:divBdr>
                    <w:top w:val="none" w:sz="0" w:space="0" w:color="auto"/>
                    <w:left w:val="none" w:sz="0" w:space="0" w:color="auto"/>
                    <w:bottom w:val="none" w:sz="0" w:space="0" w:color="auto"/>
                    <w:right w:val="none" w:sz="0" w:space="0" w:color="auto"/>
                  </w:divBdr>
                </w:div>
                <w:div w:id="1751460898">
                  <w:marLeft w:val="0"/>
                  <w:marRight w:val="0"/>
                  <w:marTop w:val="0"/>
                  <w:marBottom w:val="0"/>
                  <w:divBdr>
                    <w:top w:val="none" w:sz="0" w:space="0" w:color="auto"/>
                    <w:left w:val="none" w:sz="0" w:space="0" w:color="auto"/>
                    <w:bottom w:val="none" w:sz="0" w:space="0" w:color="auto"/>
                    <w:right w:val="none" w:sz="0" w:space="0" w:color="auto"/>
                  </w:divBdr>
                </w:div>
                <w:div w:id="1758944747">
                  <w:marLeft w:val="0"/>
                  <w:marRight w:val="0"/>
                  <w:marTop w:val="0"/>
                  <w:marBottom w:val="0"/>
                  <w:divBdr>
                    <w:top w:val="none" w:sz="0" w:space="0" w:color="auto"/>
                    <w:left w:val="none" w:sz="0" w:space="0" w:color="auto"/>
                    <w:bottom w:val="none" w:sz="0" w:space="0" w:color="auto"/>
                    <w:right w:val="none" w:sz="0" w:space="0" w:color="auto"/>
                  </w:divBdr>
                </w:div>
                <w:div w:id="1759787765">
                  <w:marLeft w:val="0"/>
                  <w:marRight w:val="0"/>
                  <w:marTop w:val="0"/>
                  <w:marBottom w:val="0"/>
                  <w:divBdr>
                    <w:top w:val="none" w:sz="0" w:space="0" w:color="auto"/>
                    <w:left w:val="none" w:sz="0" w:space="0" w:color="auto"/>
                    <w:bottom w:val="none" w:sz="0" w:space="0" w:color="auto"/>
                    <w:right w:val="none" w:sz="0" w:space="0" w:color="auto"/>
                  </w:divBdr>
                </w:div>
                <w:div w:id="1761171074">
                  <w:marLeft w:val="0"/>
                  <w:marRight w:val="0"/>
                  <w:marTop w:val="0"/>
                  <w:marBottom w:val="0"/>
                  <w:divBdr>
                    <w:top w:val="none" w:sz="0" w:space="0" w:color="auto"/>
                    <w:left w:val="none" w:sz="0" w:space="0" w:color="auto"/>
                    <w:bottom w:val="none" w:sz="0" w:space="0" w:color="auto"/>
                    <w:right w:val="none" w:sz="0" w:space="0" w:color="auto"/>
                  </w:divBdr>
                </w:div>
                <w:div w:id="1763409204">
                  <w:marLeft w:val="0"/>
                  <w:marRight w:val="0"/>
                  <w:marTop w:val="0"/>
                  <w:marBottom w:val="0"/>
                  <w:divBdr>
                    <w:top w:val="none" w:sz="0" w:space="0" w:color="auto"/>
                    <w:left w:val="none" w:sz="0" w:space="0" w:color="auto"/>
                    <w:bottom w:val="none" w:sz="0" w:space="0" w:color="auto"/>
                    <w:right w:val="none" w:sz="0" w:space="0" w:color="auto"/>
                  </w:divBdr>
                </w:div>
                <w:div w:id="1766070681">
                  <w:marLeft w:val="0"/>
                  <w:marRight w:val="0"/>
                  <w:marTop w:val="0"/>
                  <w:marBottom w:val="0"/>
                  <w:divBdr>
                    <w:top w:val="none" w:sz="0" w:space="0" w:color="auto"/>
                    <w:left w:val="none" w:sz="0" w:space="0" w:color="auto"/>
                    <w:bottom w:val="none" w:sz="0" w:space="0" w:color="auto"/>
                    <w:right w:val="none" w:sz="0" w:space="0" w:color="auto"/>
                  </w:divBdr>
                </w:div>
                <w:div w:id="1767533602">
                  <w:marLeft w:val="0"/>
                  <w:marRight w:val="0"/>
                  <w:marTop w:val="0"/>
                  <w:marBottom w:val="0"/>
                  <w:divBdr>
                    <w:top w:val="none" w:sz="0" w:space="0" w:color="auto"/>
                    <w:left w:val="none" w:sz="0" w:space="0" w:color="auto"/>
                    <w:bottom w:val="none" w:sz="0" w:space="0" w:color="auto"/>
                    <w:right w:val="none" w:sz="0" w:space="0" w:color="auto"/>
                  </w:divBdr>
                </w:div>
                <w:div w:id="1768768406">
                  <w:marLeft w:val="0"/>
                  <w:marRight w:val="0"/>
                  <w:marTop w:val="0"/>
                  <w:marBottom w:val="0"/>
                  <w:divBdr>
                    <w:top w:val="none" w:sz="0" w:space="0" w:color="auto"/>
                    <w:left w:val="none" w:sz="0" w:space="0" w:color="auto"/>
                    <w:bottom w:val="none" w:sz="0" w:space="0" w:color="auto"/>
                    <w:right w:val="none" w:sz="0" w:space="0" w:color="auto"/>
                  </w:divBdr>
                </w:div>
                <w:div w:id="1769427375">
                  <w:marLeft w:val="0"/>
                  <w:marRight w:val="0"/>
                  <w:marTop w:val="0"/>
                  <w:marBottom w:val="0"/>
                  <w:divBdr>
                    <w:top w:val="none" w:sz="0" w:space="0" w:color="auto"/>
                    <w:left w:val="none" w:sz="0" w:space="0" w:color="auto"/>
                    <w:bottom w:val="none" w:sz="0" w:space="0" w:color="auto"/>
                    <w:right w:val="none" w:sz="0" w:space="0" w:color="auto"/>
                  </w:divBdr>
                </w:div>
                <w:div w:id="1769544579">
                  <w:marLeft w:val="0"/>
                  <w:marRight w:val="0"/>
                  <w:marTop w:val="0"/>
                  <w:marBottom w:val="0"/>
                  <w:divBdr>
                    <w:top w:val="none" w:sz="0" w:space="0" w:color="auto"/>
                    <w:left w:val="none" w:sz="0" w:space="0" w:color="auto"/>
                    <w:bottom w:val="none" w:sz="0" w:space="0" w:color="auto"/>
                    <w:right w:val="none" w:sz="0" w:space="0" w:color="auto"/>
                  </w:divBdr>
                </w:div>
                <w:div w:id="1774859855">
                  <w:marLeft w:val="0"/>
                  <w:marRight w:val="0"/>
                  <w:marTop w:val="0"/>
                  <w:marBottom w:val="0"/>
                  <w:divBdr>
                    <w:top w:val="none" w:sz="0" w:space="0" w:color="auto"/>
                    <w:left w:val="none" w:sz="0" w:space="0" w:color="auto"/>
                    <w:bottom w:val="none" w:sz="0" w:space="0" w:color="auto"/>
                    <w:right w:val="none" w:sz="0" w:space="0" w:color="auto"/>
                  </w:divBdr>
                </w:div>
                <w:div w:id="1775784049">
                  <w:marLeft w:val="0"/>
                  <w:marRight w:val="0"/>
                  <w:marTop w:val="0"/>
                  <w:marBottom w:val="0"/>
                  <w:divBdr>
                    <w:top w:val="none" w:sz="0" w:space="0" w:color="auto"/>
                    <w:left w:val="none" w:sz="0" w:space="0" w:color="auto"/>
                    <w:bottom w:val="none" w:sz="0" w:space="0" w:color="auto"/>
                    <w:right w:val="none" w:sz="0" w:space="0" w:color="auto"/>
                  </w:divBdr>
                </w:div>
                <w:div w:id="1776825440">
                  <w:marLeft w:val="0"/>
                  <w:marRight w:val="0"/>
                  <w:marTop w:val="0"/>
                  <w:marBottom w:val="0"/>
                  <w:divBdr>
                    <w:top w:val="none" w:sz="0" w:space="0" w:color="auto"/>
                    <w:left w:val="none" w:sz="0" w:space="0" w:color="auto"/>
                    <w:bottom w:val="none" w:sz="0" w:space="0" w:color="auto"/>
                    <w:right w:val="none" w:sz="0" w:space="0" w:color="auto"/>
                  </w:divBdr>
                </w:div>
                <w:div w:id="1777599650">
                  <w:marLeft w:val="0"/>
                  <w:marRight w:val="0"/>
                  <w:marTop w:val="0"/>
                  <w:marBottom w:val="0"/>
                  <w:divBdr>
                    <w:top w:val="none" w:sz="0" w:space="0" w:color="auto"/>
                    <w:left w:val="none" w:sz="0" w:space="0" w:color="auto"/>
                    <w:bottom w:val="none" w:sz="0" w:space="0" w:color="auto"/>
                    <w:right w:val="none" w:sz="0" w:space="0" w:color="auto"/>
                  </w:divBdr>
                </w:div>
                <w:div w:id="1781146516">
                  <w:marLeft w:val="0"/>
                  <w:marRight w:val="0"/>
                  <w:marTop w:val="0"/>
                  <w:marBottom w:val="0"/>
                  <w:divBdr>
                    <w:top w:val="none" w:sz="0" w:space="0" w:color="auto"/>
                    <w:left w:val="none" w:sz="0" w:space="0" w:color="auto"/>
                    <w:bottom w:val="none" w:sz="0" w:space="0" w:color="auto"/>
                    <w:right w:val="none" w:sz="0" w:space="0" w:color="auto"/>
                  </w:divBdr>
                </w:div>
                <w:div w:id="1781874405">
                  <w:marLeft w:val="0"/>
                  <w:marRight w:val="0"/>
                  <w:marTop w:val="0"/>
                  <w:marBottom w:val="0"/>
                  <w:divBdr>
                    <w:top w:val="none" w:sz="0" w:space="0" w:color="auto"/>
                    <w:left w:val="none" w:sz="0" w:space="0" w:color="auto"/>
                    <w:bottom w:val="none" w:sz="0" w:space="0" w:color="auto"/>
                    <w:right w:val="none" w:sz="0" w:space="0" w:color="auto"/>
                  </w:divBdr>
                </w:div>
                <w:div w:id="1783038735">
                  <w:marLeft w:val="0"/>
                  <w:marRight w:val="0"/>
                  <w:marTop w:val="0"/>
                  <w:marBottom w:val="0"/>
                  <w:divBdr>
                    <w:top w:val="none" w:sz="0" w:space="0" w:color="auto"/>
                    <w:left w:val="none" w:sz="0" w:space="0" w:color="auto"/>
                    <w:bottom w:val="none" w:sz="0" w:space="0" w:color="auto"/>
                    <w:right w:val="none" w:sz="0" w:space="0" w:color="auto"/>
                  </w:divBdr>
                </w:div>
                <w:div w:id="1783721772">
                  <w:marLeft w:val="0"/>
                  <w:marRight w:val="0"/>
                  <w:marTop w:val="0"/>
                  <w:marBottom w:val="0"/>
                  <w:divBdr>
                    <w:top w:val="none" w:sz="0" w:space="0" w:color="auto"/>
                    <w:left w:val="none" w:sz="0" w:space="0" w:color="auto"/>
                    <w:bottom w:val="none" w:sz="0" w:space="0" w:color="auto"/>
                    <w:right w:val="none" w:sz="0" w:space="0" w:color="auto"/>
                  </w:divBdr>
                </w:div>
                <w:div w:id="1783913194">
                  <w:marLeft w:val="0"/>
                  <w:marRight w:val="0"/>
                  <w:marTop w:val="0"/>
                  <w:marBottom w:val="0"/>
                  <w:divBdr>
                    <w:top w:val="none" w:sz="0" w:space="0" w:color="auto"/>
                    <w:left w:val="none" w:sz="0" w:space="0" w:color="auto"/>
                    <w:bottom w:val="none" w:sz="0" w:space="0" w:color="auto"/>
                    <w:right w:val="none" w:sz="0" w:space="0" w:color="auto"/>
                  </w:divBdr>
                </w:div>
                <w:div w:id="1785418610">
                  <w:marLeft w:val="0"/>
                  <w:marRight w:val="0"/>
                  <w:marTop w:val="0"/>
                  <w:marBottom w:val="0"/>
                  <w:divBdr>
                    <w:top w:val="none" w:sz="0" w:space="0" w:color="auto"/>
                    <w:left w:val="none" w:sz="0" w:space="0" w:color="auto"/>
                    <w:bottom w:val="none" w:sz="0" w:space="0" w:color="auto"/>
                    <w:right w:val="none" w:sz="0" w:space="0" w:color="auto"/>
                  </w:divBdr>
                </w:div>
                <w:div w:id="1791239203">
                  <w:marLeft w:val="0"/>
                  <w:marRight w:val="0"/>
                  <w:marTop w:val="0"/>
                  <w:marBottom w:val="0"/>
                  <w:divBdr>
                    <w:top w:val="none" w:sz="0" w:space="0" w:color="auto"/>
                    <w:left w:val="none" w:sz="0" w:space="0" w:color="auto"/>
                    <w:bottom w:val="none" w:sz="0" w:space="0" w:color="auto"/>
                    <w:right w:val="none" w:sz="0" w:space="0" w:color="auto"/>
                  </w:divBdr>
                </w:div>
                <w:div w:id="1794133448">
                  <w:marLeft w:val="0"/>
                  <w:marRight w:val="0"/>
                  <w:marTop w:val="0"/>
                  <w:marBottom w:val="0"/>
                  <w:divBdr>
                    <w:top w:val="none" w:sz="0" w:space="0" w:color="auto"/>
                    <w:left w:val="none" w:sz="0" w:space="0" w:color="auto"/>
                    <w:bottom w:val="none" w:sz="0" w:space="0" w:color="auto"/>
                    <w:right w:val="none" w:sz="0" w:space="0" w:color="auto"/>
                  </w:divBdr>
                </w:div>
                <w:div w:id="1794784858">
                  <w:marLeft w:val="0"/>
                  <w:marRight w:val="0"/>
                  <w:marTop w:val="0"/>
                  <w:marBottom w:val="0"/>
                  <w:divBdr>
                    <w:top w:val="none" w:sz="0" w:space="0" w:color="auto"/>
                    <w:left w:val="none" w:sz="0" w:space="0" w:color="auto"/>
                    <w:bottom w:val="none" w:sz="0" w:space="0" w:color="auto"/>
                    <w:right w:val="none" w:sz="0" w:space="0" w:color="auto"/>
                  </w:divBdr>
                </w:div>
                <w:div w:id="1796680394">
                  <w:marLeft w:val="0"/>
                  <w:marRight w:val="0"/>
                  <w:marTop w:val="0"/>
                  <w:marBottom w:val="0"/>
                  <w:divBdr>
                    <w:top w:val="none" w:sz="0" w:space="0" w:color="auto"/>
                    <w:left w:val="none" w:sz="0" w:space="0" w:color="auto"/>
                    <w:bottom w:val="none" w:sz="0" w:space="0" w:color="auto"/>
                    <w:right w:val="none" w:sz="0" w:space="0" w:color="auto"/>
                  </w:divBdr>
                </w:div>
                <w:div w:id="1796873522">
                  <w:marLeft w:val="0"/>
                  <w:marRight w:val="0"/>
                  <w:marTop w:val="0"/>
                  <w:marBottom w:val="0"/>
                  <w:divBdr>
                    <w:top w:val="none" w:sz="0" w:space="0" w:color="auto"/>
                    <w:left w:val="none" w:sz="0" w:space="0" w:color="auto"/>
                    <w:bottom w:val="none" w:sz="0" w:space="0" w:color="auto"/>
                    <w:right w:val="none" w:sz="0" w:space="0" w:color="auto"/>
                  </w:divBdr>
                </w:div>
                <w:div w:id="1801000037">
                  <w:marLeft w:val="0"/>
                  <w:marRight w:val="0"/>
                  <w:marTop w:val="0"/>
                  <w:marBottom w:val="0"/>
                  <w:divBdr>
                    <w:top w:val="none" w:sz="0" w:space="0" w:color="auto"/>
                    <w:left w:val="none" w:sz="0" w:space="0" w:color="auto"/>
                    <w:bottom w:val="none" w:sz="0" w:space="0" w:color="auto"/>
                    <w:right w:val="none" w:sz="0" w:space="0" w:color="auto"/>
                  </w:divBdr>
                </w:div>
                <w:div w:id="1801414234">
                  <w:marLeft w:val="0"/>
                  <w:marRight w:val="0"/>
                  <w:marTop w:val="0"/>
                  <w:marBottom w:val="0"/>
                  <w:divBdr>
                    <w:top w:val="none" w:sz="0" w:space="0" w:color="auto"/>
                    <w:left w:val="none" w:sz="0" w:space="0" w:color="auto"/>
                    <w:bottom w:val="none" w:sz="0" w:space="0" w:color="auto"/>
                    <w:right w:val="none" w:sz="0" w:space="0" w:color="auto"/>
                  </w:divBdr>
                </w:div>
                <w:div w:id="1802842090">
                  <w:marLeft w:val="0"/>
                  <w:marRight w:val="0"/>
                  <w:marTop w:val="0"/>
                  <w:marBottom w:val="0"/>
                  <w:divBdr>
                    <w:top w:val="none" w:sz="0" w:space="0" w:color="auto"/>
                    <w:left w:val="none" w:sz="0" w:space="0" w:color="auto"/>
                    <w:bottom w:val="none" w:sz="0" w:space="0" w:color="auto"/>
                    <w:right w:val="none" w:sz="0" w:space="0" w:color="auto"/>
                  </w:divBdr>
                </w:div>
                <w:div w:id="1805851234">
                  <w:marLeft w:val="0"/>
                  <w:marRight w:val="0"/>
                  <w:marTop w:val="0"/>
                  <w:marBottom w:val="0"/>
                  <w:divBdr>
                    <w:top w:val="none" w:sz="0" w:space="0" w:color="auto"/>
                    <w:left w:val="none" w:sz="0" w:space="0" w:color="auto"/>
                    <w:bottom w:val="none" w:sz="0" w:space="0" w:color="auto"/>
                    <w:right w:val="none" w:sz="0" w:space="0" w:color="auto"/>
                  </w:divBdr>
                </w:div>
                <w:div w:id="1810781944">
                  <w:marLeft w:val="0"/>
                  <w:marRight w:val="0"/>
                  <w:marTop w:val="0"/>
                  <w:marBottom w:val="0"/>
                  <w:divBdr>
                    <w:top w:val="none" w:sz="0" w:space="0" w:color="auto"/>
                    <w:left w:val="none" w:sz="0" w:space="0" w:color="auto"/>
                    <w:bottom w:val="none" w:sz="0" w:space="0" w:color="auto"/>
                    <w:right w:val="none" w:sz="0" w:space="0" w:color="auto"/>
                  </w:divBdr>
                </w:div>
                <w:div w:id="1812942384">
                  <w:marLeft w:val="0"/>
                  <w:marRight w:val="0"/>
                  <w:marTop w:val="0"/>
                  <w:marBottom w:val="0"/>
                  <w:divBdr>
                    <w:top w:val="none" w:sz="0" w:space="0" w:color="auto"/>
                    <w:left w:val="none" w:sz="0" w:space="0" w:color="auto"/>
                    <w:bottom w:val="none" w:sz="0" w:space="0" w:color="auto"/>
                    <w:right w:val="none" w:sz="0" w:space="0" w:color="auto"/>
                  </w:divBdr>
                </w:div>
                <w:div w:id="1812943153">
                  <w:marLeft w:val="0"/>
                  <w:marRight w:val="0"/>
                  <w:marTop w:val="0"/>
                  <w:marBottom w:val="0"/>
                  <w:divBdr>
                    <w:top w:val="none" w:sz="0" w:space="0" w:color="auto"/>
                    <w:left w:val="none" w:sz="0" w:space="0" w:color="auto"/>
                    <w:bottom w:val="none" w:sz="0" w:space="0" w:color="auto"/>
                    <w:right w:val="none" w:sz="0" w:space="0" w:color="auto"/>
                  </w:divBdr>
                </w:div>
                <w:div w:id="1813906327">
                  <w:marLeft w:val="0"/>
                  <w:marRight w:val="0"/>
                  <w:marTop w:val="0"/>
                  <w:marBottom w:val="0"/>
                  <w:divBdr>
                    <w:top w:val="none" w:sz="0" w:space="0" w:color="auto"/>
                    <w:left w:val="none" w:sz="0" w:space="0" w:color="auto"/>
                    <w:bottom w:val="none" w:sz="0" w:space="0" w:color="auto"/>
                    <w:right w:val="none" w:sz="0" w:space="0" w:color="auto"/>
                  </w:divBdr>
                </w:div>
                <w:div w:id="1815174820">
                  <w:marLeft w:val="0"/>
                  <w:marRight w:val="0"/>
                  <w:marTop w:val="0"/>
                  <w:marBottom w:val="0"/>
                  <w:divBdr>
                    <w:top w:val="none" w:sz="0" w:space="0" w:color="auto"/>
                    <w:left w:val="none" w:sz="0" w:space="0" w:color="auto"/>
                    <w:bottom w:val="none" w:sz="0" w:space="0" w:color="auto"/>
                    <w:right w:val="none" w:sz="0" w:space="0" w:color="auto"/>
                  </w:divBdr>
                </w:div>
                <w:div w:id="1816411746">
                  <w:marLeft w:val="0"/>
                  <w:marRight w:val="0"/>
                  <w:marTop w:val="0"/>
                  <w:marBottom w:val="0"/>
                  <w:divBdr>
                    <w:top w:val="none" w:sz="0" w:space="0" w:color="auto"/>
                    <w:left w:val="none" w:sz="0" w:space="0" w:color="auto"/>
                    <w:bottom w:val="none" w:sz="0" w:space="0" w:color="auto"/>
                    <w:right w:val="none" w:sz="0" w:space="0" w:color="auto"/>
                  </w:divBdr>
                </w:div>
                <w:div w:id="1817985450">
                  <w:marLeft w:val="0"/>
                  <w:marRight w:val="0"/>
                  <w:marTop w:val="0"/>
                  <w:marBottom w:val="0"/>
                  <w:divBdr>
                    <w:top w:val="none" w:sz="0" w:space="0" w:color="auto"/>
                    <w:left w:val="none" w:sz="0" w:space="0" w:color="auto"/>
                    <w:bottom w:val="none" w:sz="0" w:space="0" w:color="auto"/>
                    <w:right w:val="none" w:sz="0" w:space="0" w:color="auto"/>
                  </w:divBdr>
                </w:div>
                <w:div w:id="1819027874">
                  <w:marLeft w:val="0"/>
                  <w:marRight w:val="0"/>
                  <w:marTop w:val="0"/>
                  <w:marBottom w:val="0"/>
                  <w:divBdr>
                    <w:top w:val="none" w:sz="0" w:space="0" w:color="auto"/>
                    <w:left w:val="none" w:sz="0" w:space="0" w:color="auto"/>
                    <w:bottom w:val="none" w:sz="0" w:space="0" w:color="auto"/>
                    <w:right w:val="none" w:sz="0" w:space="0" w:color="auto"/>
                  </w:divBdr>
                </w:div>
                <w:div w:id="1819177960">
                  <w:marLeft w:val="0"/>
                  <w:marRight w:val="0"/>
                  <w:marTop w:val="0"/>
                  <w:marBottom w:val="0"/>
                  <w:divBdr>
                    <w:top w:val="none" w:sz="0" w:space="0" w:color="auto"/>
                    <w:left w:val="none" w:sz="0" w:space="0" w:color="auto"/>
                    <w:bottom w:val="none" w:sz="0" w:space="0" w:color="auto"/>
                    <w:right w:val="none" w:sz="0" w:space="0" w:color="auto"/>
                  </w:divBdr>
                </w:div>
                <w:div w:id="1821386083">
                  <w:marLeft w:val="0"/>
                  <w:marRight w:val="0"/>
                  <w:marTop w:val="0"/>
                  <w:marBottom w:val="0"/>
                  <w:divBdr>
                    <w:top w:val="none" w:sz="0" w:space="0" w:color="auto"/>
                    <w:left w:val="none" w:sz="0" w:space="0" w:color="auto"/>
                    <w:bottom w:val="none" w:sz="0" w:space="0" w:color="auto"/>
                    <w:right w:val="none" w:sz="0" w:space="0" w:color="auto"/>
                  </w:divBdr>
                </w:div>
                <w:div w:id="1821732534">
                  <w:marLeft w:val="0"/>
                  <w:marRight w:val="0"/>
                  <w:marTop w:val="0"/>
                  <w:marBottom w:val="0"/>
                  <w:divBdr>
                    <w:top w:val="none" w:sz="0" w:space="0" w:color="auto"/>
                    <w:left w:val="none" w:sz="0" w:space="0" w:color="auto"/>
                    <w:bottom w:val="none" w:sz="0" w:space="0" w:color="auto"/>
                    <w:right w:val="none" w:sz="0" w:space="0" w:color="auto"/>
                  </w:divBdr>
                </w:div>
                <w:div w:id="1822039983">
                  <w:marLeft w:val="0"/>
                  <w:marRight w:val="0"/>
                  <w:marTop w:val="0"/>
                  <w:marBottom w:val="0"/>
                  <w:divBdr>
                    <w:top w:val="none" w:sz="0" w:space="0" w:color="auto"/>
                    <w:left w:val="none" w:sz="0" w:space="0" w:color="auto"/>
                    <w:bottom w:val="none" w:sz="0" w:space="0" w:color="auto"/>
                    <w:right w:val="none" w:sz="0" w:space="0" w:color="auto"/>
                  </w:divBdr>
                </w:div>
                <w:div w:id="1823888210">
                  <w:marLeft w:val="0"/>
                  <w:marRight w:val="0"/>
                  <w:marTop w:val="0"/>
                  <w:marBottom w:val="0"/>
                  <w:divBdr>
                    <w:top w:val="none" w:sz="0" w:space="0" w:color="auto"/>
                    <w:left w:val="none" w:sz="0" w:space="0" w:color="auto"/>
                    <w:bottom w:val="none" w:sz="0" w:space="0" w:color="auto"/>
                    <w:right w:val="none" w:sz="0" w:space="0" w:color="auto"/>
                  </w:divBdr>
                </w:div>
                <w:div w:id="1826046854">
                  <w:marLeft w:val="0"/>
                  <w:marRight w:val="0"/>
                  <w:marTop w:val="0"/>
                  <w:marBottom w:val="0"/>
                  <w:divBdr>
                    <w:top w:val="none" w:sz="0" w:space="0" w:color="auto"/>
                    <w:left w:val="none" w:sz="0" w:space="0" w:color="auto"/>
                    <w:bottom w:val="none" w:sz="0" w:space="0" w:color="auto"/>
                    <w:right w:val="none" w:sz="0" w:space="0" w:color="auto"/>
                  </w:divBdr>
                </w:div>
                <w:div w:id="1831019375">
                  <w:marLeft w:val="0"/>
                  <w:marRight w:val="0"/>
                  <w:marTop w:val="0"/>
                  <w:marBottom w:val="0"/>
                  <w:divBdr>
                    <w:top w:val="none" w:sz="0" w:space="0" w:color="auto"/>
                    <w:left w:val="none" w:sz="0" w:space="0" w:color="auto"/>
                    <w:bottom w:val="none" w:sz="0" w:space="0" w:color="auto"/>
                    <w:right w:val="none" w:sz="0" w:space="0" w:color="auto"/>
                  </w:divBdr>
                </w:div>
                <w:div w:id="1831166211">
                  <w:marLeft w:val="0"/>
                  <w:marRight w:val="0"/>
                  <w:marTop w:val="0"/>
                  <w:marBottom w:val="0"/>
                  <w:divBdr>
                    <w:top w:val="none" w:sz="0" w:space="0" w:color="auto"/>
                    <w:left w:val="none" w:sz="0" w:space="0" w:color="auto"/>
                    <w:bottom w:val="none" w:sz="0" w:space="0" w:color="auto"/>
                    <w:right w:val="none" w:sz="0" w:space="0" w:color="auto"/>
                  </w:divBdr>
                </w:div>
                <w:div w:id="1837186768">
                  <w:marLeft w:val="0"/>
                  <w:marRight w:val="0"/>
                  <w:marTop w:val="0"/>
                  <w:marBottom w:val="0"/>
                  <w:divBdr>
                    <w:top w:val="none" w:sz="0" w:space="0" w:color="auto"/>
                    <w:left w:val="none" w:sz="0" w:space="0" w:color="auto"/>
                    <w:bottom w:val="none" w:sz="0" w:space="0" w:color="auto"/>
                    <w:right w:val="none" w:sz="0" w:space="0" w:color="auto"/>
                  </w:divBdr>
                </w:div>
                <w:div w:id="1842816805">
                  <w:marLeft w:val="0"/>
                  <w:marRight w:val="0"/>
                  <w:marTop w:val="0"/>
                  <w:marBottom w:val="0"/>
                  <w:divBdr>
                    <w:top w:val="none" w:sz="0" w:space="0" w:color="auto"/>
                    <w:left w:val="none" w:sz="0" w:space="0" w:color="auto"/>
                    <w:bottom w:val="none" w:sz="0" w:space="0" w:color="auto"/>
                    <w:right w:val="none" w:sz="0" w:space="0" w:color="auto"/>
                  </w:divBdr>
                </w:div>
                <w:div w:id="1844970782">
                  <w:marLeft w:val="0"/>
                  <w:marRight w:val="0"/>
                  <w:marTop w:val="0"/>
                  <w:marBottom w:val="0"/>
                  <w:divBdr>
                    <w:top w:val="none" w:sz="0" w:space="0" w:color="auto"/>
                    <w:left w:val="none" w:sz="0" w:space="0" w:color="auto"/>
                    <w:bottom w:val="none" w:sz="0" w:space="0" w:color="auto"/>
                    <w:right w:val="none" w:sz="0" w:space="0" w:color="auto"/>
                  </w:divBdr>
                </w:div>
                <w:div w:id="1846043944">
                  <w:marLeft w:val="0"/>
                  <w:marRight w:val="0"/>
                  <w:marTop w:val="0"/>
                  <w:marBottom w:val="0"/>
                  <w:divBdr>
                    <w:top w:val="none" w:sz="0" w:space="0" w:color="auto"/>
                    <w:left w:val="none" w:sz="0" w:space="0" w:color="auto"/>
                    <w:bottom w:val="none" w:sz="0" w:space="0" w:color="auto"/>
                    <w:right w:val="none" w:sz="0" w:space="0" w:color="auto"/>
                  </w:divBdr>
                </w:div>
                <w:div w:id="1849368136">
                  <w:marLeft w:val="0"/>
                  <w:marRight w:val="0"/>
                  <w:marTop w:val="0"/>
                  <w:marBottom w:val="0"/>
                  <w:divBdr>
                    <w:top w:val="none" w:sz="0" w:space="0" w:color="auto"/>
                    <w:left w:val="none" w:sz="0" w:space="0" w:color="auto"/>
                    <w:bottom w:val="none" w:sz="0" w:space="0" w:color="auto"/>
                    <w:right w:val="none" w:sz="0" w:space="0" w:color="auto"/>
                  </w:divBdr>
                </w:div>
                <w:div w:id="1851330861">
                  <w:marLeft w:val="0"/>
                  <w:marRight w:val="0"/>
                  <w:marTop w:val="0"/>
                  <w:marBottom w:val="0"/>
                  <w:divBdr>
                    <w:top w:val="none" w:sz="0" w:space="0" w:color="auto"/>
                    <w:left w:val="none" w:sz="0" w:space="0" w:color="auto"/>
                    <w:bottom w:val="none" w:sz="0" w:space="0" w:color="auto"/>
                    <w:right w:val="none" w:sz="0" w:space="0" w:color="auto"/>
                  </w:divBdr>
                </w:div>
                <w:div w:id="1852835251">
                  <w:marLeft w:val="0"/>
                  <w:marRight w:val="0"/>
                  <w:marTop w:val="0"/>
                  <w:marBottom w:val="0"/>
                  <w:divBdr>
                    <w:top w:val="none" w:sz="0" w:space="0" w:color="auto"/>
                    <w:left w:val="none" w:sz="0" w:space="0" w:color="auto"/>
                    <w:bottom w:val="none" w:sz="0" w:space="0" w:color="auto"/>
                    <w:right w:val="none" w:sz="0" w:space="0" w:color="auto"/>
                  </w:divBdr>
                </w:div>
                <w:div w:id="1854026633">
                  <w:marLeft w:val="0"/>
                  <w:marRight w:val="0"/>
                  <w:marTop w:val="0"/>
                  <w:marBottom w:val="0"/>
                  <w:divBdr>
                    <w:top w:val="none" w:sz="0" w:space="0" w:color="auto"/>
                    <w:left w:val="none" w:sz="0" w:space="0" w:color="auto"/>
                    <w:bottom w:val="none" w:sz="0" w:space="0" w:color="auto"/>
                    <w:right w:val="none" w:sz="0" w:space="0" w:color="auto"/>
                  </w:divBdr>
                </w:div>
                <w:div w:id="1855415571">
                  <w:marLeft w:val="0"/>
                  <w:marRight w:val="0"/>
                  <w:marTop w:val="0"/>
                  <w:marBottom w:val="0"/>
                  <w:divBdr>
                    <w:top w:val="none" w:sz="0" w:space="0" w:color="auto"/>
                    <w:left w:val="none" w:sz="0" w:space="0" w:color="auto"/>
                    <w:bottom w:val="none" w:sz="0" w:space="0" w:color="auto"/>
                    <w:right w:val="none" w:sz="0" w:space="0" w:color="auto"/>
                  </w:divBdr>
                </w:div>
                <w:div w:id="1856575251">
                  <w:marLeft w:val="0"/>
                  <w:marRight w:val="0"/>
                  <w:marTop w:val="0"/>
                  <w:marBottom w:val="0"/>
                  <w:divBdr>
                    <w:top w:val="none" w:sz="0" w:space="0" w:color="auto"/>
                    <w:left w:val="none" w:sz="0" w:space="0" w:color="auto"/>
                    <w:bottom w:val="none" w:sz="0" w:space="0" w:color="auto"/>
                    <w:right w:val="none" w:sz="0" w:space="0" w:color="auto"/>
                  </w:divBdr>
                </w:div>
                <w:div w:id="1861819157">
                  <w:marLeft w:val="0"/>
                  <w:marRight w:val="0"/>
                  <w:marTop w:val="0"/>
                  <w:marBottom w:val="0"/>
                  <w:divBdr>
                    <w:top w:val="none" w:sz="0" w:space="0" w:color="auto"/>
                    <w:left w:val="none" w:sz="0" w:space="0" w:color="auto"/>
                    <w:bottom w:val="none" w:sz="0" w:space="0" w:color="auto"/>
                    <w:right w:val="none" w:sz="0" w:space="0" w:color="auto"/>
                  </w:divBdr>
                </w:div>
                <w:div w:id="1862158073">
                  <w:marLeft w:val="0"/>
                  <w:marRight w:val="0"/>
                  <w:marTop w:val="0"/>
                  <w:marBottom w:val="0"/>
                  <w:divBdr>
                    <w:top w:val="none" w:sz="0" w:space="0" w:color="auto"/>
                    <w:left w:val="none" w:sz="0" w:space="0" w:color="auto"/>
                    <w:bottom w:val="none" w:sz="0" w:space="0" w:color="auto"/>
                    <w:right w:val="none" w:sz="0" w:space="0" w:color="auto"/>
                  </w:divBdr>
                </w:div>
                <w:div w:id="1864707753">
                  <w:marLeft w:val="0"/>
                  <w:marRight w:val="0"/>
                  <w:marTop w:val="0"/>
                  <w:marBottom w:val="0"/>
                  <w:divBdr>
                    <w:top w:val="none" w:sz="0" w:space="0" w:color="auto"/>
                    <w:left w:val="none" w:sz="0" w:space="0" w:color="auto"/>
                    <w:bottom w:val="none" w:sz="0" w:space="0" w:color="auto"/>
                    <w:right w:val="none" w:sz="0" w:space="0" w:color="auto"/>
                  </w:divBdr>
                </w:div>
                <w:div w:id="1865973722">
                  <w:marLeft w:val="0"/>
                  <w:marRight w:val="0"/>
                  <w:marTop w:val="0"/>
                  <w:marBottom w:val="0"/>
                  <w:divBdr>
                    <w:top w:val="none" w:sz="0" w:space="0" w:color="auto"/>
                    <w:left w:val="none" w:sz="0" w:space="0" w:color="auto"/>
                    <w:bottom w:val="none" w:sz="0" w:space="0" w:color="auto"/>
                    <w:right w:val="none" w:sz="0" w:space="0" w:color="auto"/>
                  </w:divBdr>
                </w:div>
                <w:div w:id="1866946663">
                  <w:marLeft w:val="0"/>
                  <w:marRight w:val="0"/>
                  <w:marTop w:val="0"/>
                  <w:marBottom w:val="0"/>
                  <w:divBdr>
                    <w:top w:val="none" w:sz="0" w:space="0" w:color="auto"/>
                    <w:left w:val="none" w:sz="0" w:space="0" w:color="auto"/>
                    <w:bottom w:val="none" w:sz="0" w:space="0" w:color="auto"/>
                    <w:right w:val="none" w:sz="0" w:space="0" w:color="auto"/>
                  </w:divBdr>
                </w:div>
                <w:div w:id="1867521052">
                  <w:marLeft w:val="0"/>
                  <w:marRight w:val="0"/>
                  <w:marTop w:val="0"/>
                  <w:marBottom w:val="0"/>
                  <w:divBdr>
                    <w:top w:val="none" w:sz="0" w:space="0" w:color="auto"/>
                    <w:left w:val="none" w:sz="0" w:space="0" w:color="auto"/>
                    <w:bottom w:val="none" w:sz="0" w:space="0" w:color="auto"/>
                    <w:right w:val="none" w:sz="0" w:space="0" w:color="auto"/>
                  </w:divBdr>
                </w:div>
                <w:div w:id="1867600654">
                  <w:marLeft w:val="0"/>
                  <w:marRight w:val="0"/>
                  <w:marTop w:val="0"/>
                  <w:marBottom w:val="0"/>
                  <w:divBdr>
                    <w:top w:val="none" w:sz="0" w:space="0" w:color="auto"/>
                    <w:left w:val="none" w:sz="0" w:space="0" w:color="auto"/>
                    <w:bottom w:val="none" w:sz="0" w:space="0" w:color="auto"/>
                    <w:right w:val="none" w:sz="0" w:space="0" w:color="auto"/>
                  </w:divBdr>
                </w:div>
                <w:div w:id="1868983303">
                  <w:marLeft w:val="0"/>
                  <w:marRight w:val="0"/>
                  <w:marTop w:val="0"/>
                  <w:marBottom w:val="0"/>
                  <w:divBdr>
                    <w:top w:val="none" w:sz="0" w:space="0" w:color="auto"/>
                    <w:left w:val="none" w:sz="0" w:space="0" w:color="auto"/>
                    <w:bottom w:val="none" w:sz="0" w:space="0" w:color="auto"/>
                    <w:right w:val="none" w:sz="0" w:space="0" w:color="auto"/>
                  </w:divBdr>
                </w:div>
                <w:div w:id="1873957445">
                  <w:marLeft w:val="0"/>
                  <w:marRight w:val="0"/>
                  <w:marTop w:val="0"/>
                  <w:marBottom w:val="0"/>
                  <w:divBdr>
                    <w:top w:val="none" w:sz="0" w:space="0" w:color="auto"/>
                    <w:left w:val="none" w:sz="0" w:space="0" w:color="auto"/>
                    <w:bottom w:val="none" w:sz="0" w:space="0" w:color="auto"/>
                    <w:right w:val="none" w:sz="0" w:space="0" w:color="auto"/>
                  </w:divBdr>
                </w:div>
                <w:div w:id="1875801757">
                  <w:marLeft w:val="0"/>
                  <w:marRight w:val="0"/>
                  <w:marTop w:val="0"/>
                  <w:marBottom w:val="0"/>
                  <w:divBdr>
                    <w:top w:val="none" w:sz="0" w:space="0" w:color="auto"/>
                    <w:left w:val="none" w:sz="0" w:space="0" w:color="auto"/>
                    <w:bottom w:val="none" w:sz="0" w:space="0" w:color="auto"/>
                    <w:right w:val="none" w:sz="0" w:space="0" w:color="auto"/>
                  </w:divBdr>
                </w:div>
                <w:div w:id="1879271636">
                  <w:marLeft w:val="0"/>
                  <w:marRight w:val="0"/>
                  <w:marTop w:val="0"/>
                  <w:marBottom w:val="0"/>
                  <w:divBdr>
                    <w:top w:val="none" w:sz="0" w:space="0" w:color="auto"/>
                    <w:left w:val="none" w:sz="0" w:space="0" w:color="auto"/>
                    <w:bottom w:val="none" w:sz="0" w:space="0" w:color="auto"/>
                    <w:right w:val="none" w:sz="0" w:space="0" w:color="auto"/>
                  </w:divBdr>
                </w:div>
                <w:div w:id="1881353797">
                  <w:marLeft w:val="0"/>
                  <w:marRight w:val="0"/>
                  <w:marTop w:val="0"/>
                  <w:marBottom w:val="0"/>
                  <w:divBdr>
                    <w:top w:val="none" w:sz="0" w:space="0" w:color="auto"/>
                    <w:left w:val="none" w:sz="0" w:space="0" w:color="auto"/>
                    <w:bottom w:val="none" w:sz="0" w:space="0" w:color="auto"/>
                    <w:right w:val="none" w:sz="0" w:space="0" w:color="auto"/>
                  </w:divBdr>
                </w:div>
                <w:div w:id="1881821008">
                  <w:marLeft w:val="0"/>
                  <w:marRight w:val="0"/>
                  <w:marTop w:val="0"/>
                  <w:marBottom w:val="0"/>
                  <w:divBdr>
                    <w:top w:val="none" w:sz="0" w:space="0" w:color="auto"/>
                    <w:left w:val="none" w:sz="0" w:space="0" w:color="auto"/>
                    <w:bottom w:val="none" w:sz="0" w:space="0" w:color="auto"/>
                    <w:right w:val="none" w:sz="0" w:space="0" w:color="auto"/>
                  </w:divBdr>
                </w:div>
                <w:div w:id="1882669248">
                  <w:marLeft w:val="0"/>
                  <w:marRight w:val="0"/>
                  <w:marTop w:val="0"/>
                  <w:marBottom w:val="0"/>
                  <w:divBdr>
                    <w:top w:val="none" w:sz="0" w:space="0" w:color="auto"/>
                    <w:left w:val="none" w:sz="0" w:space="0" w:color="auto"/>
                    <w:bottom w:val="none" w:sz="0" w:space="0" w:color="auto"/>
                    <w:right w:val="none" w:sz="0" w:space="0" w:color="auto"/>
                  </w:divBdr>
                </w:div>
                <w:div w:id="1883518897">
                  <w:marLeft w:val="0"/>
                  <w:marRight w:val="0"/>
                  <w:marTop w:val="0"/>
                  <w:marBottom w:val="0"/>
                  <w:divBdr>
                    <w:top w:val="none" w:sz="0" w:space="0" w:color="auto"/>
                    <w:left w:val="none" w:sz="0" w:space="0" w:color="auto"/>
                    <w:bottom w:val="none" w:sz="0" w:space="0" w:color="auto"/>
                    <w:right w:val="none" w:sz="0" w:space="0" w:color="auto"/>
                  </w:divBdr>
                </w:div>
                <w:div w:id="1883789773">
                  <w:marLeft w:val="0"/>
                  <w:marRight w:val="0"/>
                  <w:marTop w:val="0"/>
                  <w:marBottom w:val="0"/>
                  <w:divBdr>
                    <w:top w:val="none" w:sz="0" w:space="0" w:color="auto"/>
                    <w:left w:val="none" w:sz="0" w:space="0" w:color="auto"/>
                    <w:bottom w:val="none" w:sz="0" w:space="0" w:color="auto"/>
                    <w:right w:val="none" w:sz="0" w:space="0" w:color="auto"/>
                  </w:divBdr>
                </w:div>
                <w:div w:id="1884444077">
                  <w:marLeft w:val="0"/>
                  <w:marRight w:val="0"/>
                  <w:marTop w:val="0"/>
                  <w:marBottom w:val="0"/>
                  <w:divBdr>
                    <w:top w:val="none" w:sz="0" w:space="0" w:color="auto"/>
                    <w:left w:val="none" w:sz="0" w:space="0" w:color="auto"/>
                    <w:bottom w:val="none" w:sz="0" w:space="0" w:color="auto"/>
                    <w:right w:val="none" w:sz="0" w:space="0" w:color="auto"/>
                  </w:divBdr>
                </w:div>
                <w:div w:id="1884519131">
                  <w:marLeft w:val="0"/>
                  <w:marRight w:val="0"/>
                  <w:marTop w:val="0"/>
                  <w:marBottom w:val="0"/>
                  <w:divBdr>
                    <w:top w:val="none" w:sz="0" w:space="0" w:color="auto"/>
                    <w:left w:val="none" w:sz="0" w:space="0" w:color="auto"/>
                    <w:bottom w:val="none" w:sz="0" w:space="0" w:color="auto"/>
                    <w:right w:val="none" w:sz="0" w:space="0" w:color="auto"/>
                  </w:divBdr>
                </w:div>
                <w:div w:id="1885629766">
                  <w:marLeft w:val="0"/>
                  <w:marRight w:val="0"/>
                  <w:marTop w:val="0"/>
                  <w:marBottom w:val="0"/>
                  <w:divBdr>
                    <w:top w:val="none" w:sz="0" w:space="0" w:color="auto"/>
                    <w:left w:val="none" w:sz="0" w:space="0" w:color="auto"/>
                    <w:bottom w:val="none" w:sz="0" w:space="0" w:color="auto"/>
                    <w:right w:val="none" w:sz="0" w:space="0" w:color="auto"/>
                  </w:divBdr>
                </w:div>
                <w:div w:id="1886796022">
                  <w:marLeft w:val="0"/>
                  <w:marRight w:val="0"/>
                  <w:marTop w:val="0"/>
                  <w:marBottom w:val="0"/>
                  <w:divBdr>
                    <w:top w:val="none" w:sz="0" w:space="0" w:color="auto"/>
                    <w:left w:val="none" w:sz="0" w:space="0" w:color="auto"/>
                    <w:bottom w:val="none" w:sz="0" w:space="0" w:color="auto"/>
                    <w:right w:val="none" w:sz="0" w:space="0" w:color="auto"/>
                  </w:divBdr>
                </w:div>
                <w:div w:id="1887714611">
                  <w:marLeft w:val="0"/>
                  <w:marRight w:val="0"/>
                  <w:marTop w:val="0"/>
                  <w:marBottom w:val="0"/>
                  <w:divBdr>
                    <w:top w:val="none" w:sz="0" w:space="0" w:color="auto"/>
                    <w:left w:val="none" w:sz="0" w:space="0" w:color="auto"/>
                    <w:bottom w:val="none" w:sz="0" w:space="0" w:color="auto"/>
                    <w:right w:val="none" w:sz="0" w:space="0" w:color="auto"/>
                  </w:divBdr>
                </w:div>
                <w:div w:id="1887914158">
                  <w:marLeft w:val="0"/>
                  <w:marRight w:val="0"/>
                  <w:marTop w:val="0"/>
                  <w:marBottom w:val="0"/>
                  <w:divBdr>
                    <w:top w:val="none" w:sz="0" w:space="0" w:color="auto"/>
                    <w:left w:val="none" w:sz="0" w:space="0" w:color="auto"/>
                    <w:bottom w:val="none" w:sz="0" w:space="0" w:color="auto"/>
                    <w:right w:val="none" w:sz="0" w:space="0" w:color="auto"/>
                  </w:divBdr>
                </w:div>
                <w:div w:id="1888956963">
                  <w:marLeft w:val="0"/>
                  <w:marRight w:val="0"/>
                  <w:marTop w:val="0"/>
                  <w:marBottom w:val="0"/>
                  <w:divBdr>
                    <w:top w:val="none" w:sz="0" w:space="0" w:color="auto"/>
                    <w:left w:val="none" w:sz="0" w:space="0" w:color="auto"/>
                    <w:bottom w:val="none" w:sz="0" w:space="0" w:color="auto"/>
                    <w:right w:val="none" w:sz="0" w:space="0" w:color="auto"/>
                  </w:divBdr>
                </w:div>
                <w:div w:id="1889296252">
                  <w:marLeft w:val="0"/>
                  <w:marRight w:val="0"/>
                  <w:marTop w:val="0"/>
                  <w:marBottom w:val="0"/>
                  <w:divBdr>
                    <w:top w:val="none" w:sz="0" w:space="0" w:color="auto"/>
                    <w:left w:val="none" w:sz="0" w:space="0" w:color="auto"/>
                    <w:bottom w:val="none" w:sz="0" w:space="0" w:color="auto"/>
                    <w:right w:val="none" w:sz="0" w:space="0" w:color="auto"/>
                  </w:divBdr>
                </w:div>
                <w:div w:id="1891959150">
                  <w:marLeft w:val="0"/>
                  <w:marRight w:val="0"/>
                  <w:marTop w:val="0"/>
                  <w:marBottom w:val="0"/>
                  <w:divBdr>
                    <w:top w:val="none" w:sz="0" w:space="0" w:color="auto"/>
                    <w:left w:val="none" w:sz="0" w:space="0" w:color="auto"/>
                    <w:bottom w:val="none" w:sz="0" w:space="0" w:color="auto"/>
                    <w:right w:val="none" w:sz="0" w:space="0" w:color="auto"/>
                  </w:divBdr>
                </w:div>
                <w:div w:id="1894652985">
                  <w:marLeft w:val="0"/>
                  <w:marRight w:val="0"/>
                  <w:marTop w:val="0"/>
                  <w:marBottom w:val="0"/>
                  <w:divBdr>
                    <w:top w:val="none" w:sz="0" w:space="0" w:color="auto"/>
                    <w:left w:val="none" w:sz="0" w:space="0" w:color="auto"/>
                    <w:bottom w:val="none" w:sz="0" w:space="0" w:color="auto"/>
                    <w:right w:val="none" w:sz="0" w:space="0" w:color="auto"/>
                  </w:divBdr>
                </w:div>
                <w:div w:id="1907448215">
                  <w:marLeft w:val="0"/>
                  <w:marRight w:val="0"/>
                  <w:marTop w:val="0"/>
                  <w:marBottom w:val="0"/>
                  <w:divBdr>
                    <w:top w:val="none" w:sz="0" w:space="0" w:color="auto"/>
                    <w:left w:val="none" w:sz="0" w:space="0" w:color="auto"/>
                    <w:bottom w:val="none" w:sz="0" w:space="0" w:color="auto"/>
                    <w:right w:val="none" w:sz="0" w:space="0" w:color="auto"/>
                  </w:divBdr>
                </w:div>
                <w:div w:id="1908571117">
                  <w:marLeft w:val="0"/>
                  <w:marRight w:val="0"/>
                  <w:marTop w:val="0"/>
                  <w:marBottom w:val="0"/>
                  <w:divBdr>
                    <w:top w:val="none" w:sz="0" w:space="0" w:color="auto"/>
                    <w:left w:val="none" w:sz="0" w:space="0" w:color="auto"/>
                    <w:bottom w:val="none" w:sz="0" w:space="0" w:color="auto"/>
                    <w:right w:val="none" w:sz="0" w:space="0" w:color="auto"/>
                  </w:divBdr>
                </w:div>
                <w:div w:id="1910383884">
                  <w:marLeft w:val="0"/>
                  <w:marRight w:val="0"/>
                  <w:marTop w:val="0"/>
                  <w:marBottom w:val="0"/>
                  <w:divBdr>
                    <w:top w:val="none" w:sz="0" w:space="0" w:color="auto"/>
                    <w:left w:val="none" w:sz="0" w:space="0" w:color="auto"/>
                    <w:bottom w:val="none" w:sz="0" w:space="0" w:color="auto"/>
                    <w:right w:val="none" w:sz="0" w:space="0" w:color="auto"/>
                  </w:divBdr>
                </w:div>
                <w:div w:id="1911966467">
                  <w:marLeft w:val="0"/>
                  <w:marRight w:val="0"/>
                  <w:marTop w:val="0"/>
                  <w:marBottom w:val="0"/>
                  <w:divBdr>
                    <w:top w:val="none" w:sz="0" w:space="0" w:color="auto"/>
                    <w:left w:val="none" w:sz="0" w:space="0" w:color="auto"/>
                    <w:bottom w:val="none" w:sz="0" w:space="0" w:color="auto"/>
                    <w:right w:val="none" w:sz="0" w:space="0" w:color="auto"/>
                  </w:divBdr>
                </w:div>
                <w:div w:id="1912956966">
                  <w:marLeft w:val="0"/>
                  <w:marRight w:val="0"/>
                  <w:marTop w:val="0"/>
                  <w:marBottom w:val="0"/>
                  <w:divBdr>
                    <w:top w:val="none" w:sz="0" w:space="0" w:color="auto"/>
                    <w:left w:val="none" w:sz="0" w:space="0" w:color="auto"/>
                    <w:bottom w:val="none" w:sz="0" w:space="0" w:color="auto"/>
                    <w:right w:val="none" w:sz="0" w:space="0" w:color="auto"/>
                  </w:divBdr>
                </w:div>
                <w:div w:id="1913077585">
                  <w:marLeft w:val="0"/>
                  <w:marRight w:val="0"/>
                  <w:marTop w:val="0"/>
                  <w:marBottom w:val="0"/>
                  <w:divBdr>
                    <w:top w:val="none" w:sz="0" w:space="0" w:color="auto"/>
                    <w:left w:val="none" w:sz="0" w:space="0" w:color="auto"/>
                    <w:bottom w:val="none" w:sz="0" w:space="0" w:color="auto"/>
                    <w:right w:val="none" w:sz="0" w:space="0" w:color="auto"/>
                  </w:divBdr>
                </w:div>
                <w:div w:id="1916353049">
                  <w:marLeft w:val="0"/>
                  <w:marRight w:val="0"/>
                  <w:marTop w:val="0"/>
                  <w:marBottom w:val="0"/>
                  <w:divBdr>
                    <w:top w:val="none" w:sz="0" w:space="0" w:color="auto"/>
                    <w:left w:val="none" w:sz="0" w:space="0" w:color="auto"/>
                    <w:bottom w:val="none" w:sz="0" w:space="0" w:color="auto"/>
                    <w:right w:val="none" w:sz="0" w:space="0" w:color="auto"/>
                  </w:divBdr>
                </w:div>
                <w:div w:id="1916434159">
                  <w:marLeft w:val="0"/>
                  <w:marRight w:val="0"/>
                  <w:marTop w:val="0"/>
                  <w:marBottom w:val="0"/>
                  <w:divBdr>
                    <w:top w:val="none" w:sz="0" w:space="0" w:color="auto"/>
                    <w:left w:val="none" w:sz="0" w:space="0" w:color="auto"/>
                    <w:bottom w:val="none" w:sz="0" w:space="0" w:color="auto"/>
                    <w:right w:val="none" w:sz="0" w:space="0" w:color="auto"/>
                  </w:divBdr>
                </w:div>
                <w:div w:id="1918704711">
                  <w:marLeft w:val="0"/>
                  <w:marRight w:val="0"/>
                  <w:marTop w:val="0"/>
                  <w:marBottom w:val="0"/>
                  <w:divBdr>
                    <w:top w:val="none" w:sz="0" w:space="0" w:color="auto"/>
                    <w:left w:val="none" w:sz="0" w:space="0" w:color="auto"/>
                    <w:bottom w:val="none" w:sz="0" w:space="0" w:color="auto"/>
                    <w:right w:val="none" w:sz="0" w:space="0" w:color="auto"/>
                  </w:divBdr>
                </w:div>
                <w:div w:id="1923370835">
                  <w:marLeft w:val="0"/>
                  <w:marRight w:val="0"/>
                  <w:marTop w:val="0"/>
                  <w:marBottom w:val="0"/>
                  <w:divBdr>
                    <w:top w:val="none" w:sz="0" w:space="0" w:color="auto"/>
                    <w:left w:val="none" w:sz="0" w:space="0" w:color="auto"/>
                    <w:bottom w:val="none" w:sz="0" w:space="0" w:color="auto"/>
                    <w:right w:val="none" w:sz="0" w:space="0" w:color="auto"/>
                  </w:divBdr>
                </w:div>
                <w:div w:id="1924560722">
                  <w:marLeft w:val="0"/>
                  <w:marRight w:val="0"/>
                  <w:marTop w:val="0"/>
                  <w:marBottom w:val="0"/>
                  <w:divBdr>
                    <w:top w:val="none" w:sz="0" w:space="0" w:color="auto"/>
                    <w:left w:val="none" w:sz="0" w:space="0" w:color="auto"/>
                    <w:bottom w:val="none" w:sz="0" w:space="0" w:color="auto"/>
                    <w:right w:val="none" w:sz="0" w:space="0" w:color="auto"/>
                  </w:divBdr>
                </w:div>
                <w:div w:id="1924728147">
                  <w:marLeft w:val="0"/>
                  <w:marRight w:val="0"/>
                  <w:marTop w:val="0"/>
                  <w:marBottom w:val="0"/>
                  <w:divBdr>
                    <w:top w:val="none" w:sz="0" w:space="0" w:color="auto"/>
                    <w:left w:val="none" w:sz="0" w:space="0" w:color="auto"/>
                    <w:bottom w:val="none" w:sz="0" w:space="0" w:color="auto"/>
                    <w:right w:val="none" w:sz="0" w:space="0" w:color="auto"/>
                  </w:divBdr>
                </w:div>
                <w:div w:id="1925187263">
                  <w:marLeft w:val="0"/>
                  <w:marRight w:val="0"/>
                  <w:marTop w:val="0"/>
                  <w:marBottom w:val="0"/>
                  <w:divBdr>
                    <w:top w:val="none" w:sz="0" w:space="0" w:color="auto"/>
                    <w:left w:val="none" w:sz="0" w:space="0" w:color="auto"/>
                    <w:bottom w:val="none" w:sz="0" w:space="0" w:color="auto"/>
                    <w:right w:val="none" w:sz="0" w:space="0" w:color="auto"/>
                  </w:divBdr>
                </w:div>
                <w:div w:id="1926568867">
                  <w:marLeft w:val="0"/>
                  <w:marRight w:val="0"/>
                  <w:marTop w:val="0"/>
                  <w:marBottom w:val="0"/>
                  <w:divBdr>
                    <w:top w:val="none" w:sz="0" w:space="0" w:color="auto"/>
                    <w:left w:val="none" w:sz="0" w:space="0" w:color="auto"/>
                    <w:bottom w:val="none" w:sz="0" w:space="0" w:color="auto"/>
                    <w:right w:val="none" w:sz="0" w:space="0" w:color="auto"/>
                  </w:divBdr>
                </w:div>
                <w:div w:id="1930776075">
                  <w:marLeft w:val="0"/>
                  <w:marRight w:val="0"/>
                  <w:marTop w:val="0"/>
                  <w:marBottom w:val="0"/>
                  <w:divBdr>
                    <w:top w:val="none" w:sz="0" w:space="0" w:color="auto"/>
                    <w:left w:val="none" w:sz="0" w:space="0" w:color="auto"/>
                    <w:bottom w:val="none" w:sz="0" w:space="0" w:color="auto"/>
                    <w:right w:val="none" w:sz="0" w:space="0" w:color="auto"/>
                  </w:divBdr>
                </w:div>
                <w:div w:id="1933277770">
                  <w:marLeft w:val="0"/>
                  <w:marRight w:val="0"/>
                  <w:marTop w:val="0"/>
                  <w:marBottom w:val="0"/>
                  <w:divBdr>
                    <w:top w:val="none" w:sz="0" w:space="0" w:color="auto"/>
                    <w:left w:val="none" w:sz="0" w:space="0" w:color="auto"/>
                    <w:bottom w:val="none" w:sz="0" w:space="0" w:color="auto"/>
                    <w:right w:val="none" w:sz="0" w:space="0" w:color="auto"/>
                  </w:divBdr>
                </w:div>
                <w:div w:id="1934892659">
                  <w:marLeft w:val="0"/>
                  <w:marRight w:val="0"/>
                  <w:marTop w:val="0"/>
                  <w:marBottom w:val="0"/>
                  <w:divBdr>
                    <w:top w:val="none" w:sz="0" w:space="0" w:color="auto"/>
                    <w:left w:val="none" w:sz="0" w:space="0" w:color="auto"/>
                    <w:bottom w:val="none" w:sz="0" w:space="0" w:color="auto"/>
                    <w:right w:val="none" w:sz="0" w:space="0" w:color="auto"/>
                  </w:divBdr>
                </w:div>
                <w:div w:id="1935630883">
                  <w:marLeft w:val="0"/>
                  <w:marRight w:val="0"/>
                  <w:marTop w:val="0"/>
                  <w:marBottom w:val="0"/>
                  <w:divBdr>
                    <w:top w:val="none" w:sz="0" w:space="0" w:color="auto"/>
                    <w:left w:val="none" w:sz="0" w:space="0" w:color="auto"/>
                    <w:bottom w:val="none" w:sz="0" w:space="0" w:color="auto"/>
                    <w:right w:val="none" w:sz="0" w:space="0" w:color="auto"/>
                  </w:divBdr>
                </w:div>
                <w:div w:id="1935742703">
                  <w:marLeft w:val="0"/>
                  <w:marRight w:val="0"/>
                  <w:marTop w:val="0"/>
                  <w:marBottom w:val="0"/>
                  <w:divBdr>
                    <w:top w:val="none" w:sz="0" w:space="0" w:color="auto"/>
                    <w:left w:val="none" w:sz="0" w:space="0" w:color="auto"/>
                    <w:bottom w:val="none" w:sz="0" w:space="0" w:color="auto"/>
                    <w:right w:val="none" w:sz="0" w:space="0" w:color="auto"/>
                  </w:divBdr>
                </w:div>
                <w:div w:id="1935818940">
                  <w:marLeft w:val="0"/>
                  <w:marRight w:val="0"/>
                  <w:marTop w:val="0"/>
                  <w:marBottom w:val="0"/>
                  <w:divBdr>
                    <w:top w:val="none" w:sz="0" w:space="0" w:color="auto"/>
                    <w:left w:val="none" w:sz="0" w:space="0" w:color="auto"/>
                    <w:bottom w:val="none" w:sz="0" w:space="0" w:color="auto"/>
                    <w:right w:val="none" w:sz="0" w:space="0" w:color="auto"/>
                  </w:divBdr>
                </w:div>
                <w:div w:id="1936670219">
                  <w:marLeft w:val="0"/>
                  <w:marRight w:val="0"/>
                  <w:marTop w:val="0"/>
                  <w:marBottom w:val="0"/>
                  <w:divBdr>
                    <w:top w:val="none" w:sz="0" w:space="0" w:color="auto"/>
                    <w:left w:val="none" w:sz="0" w:space="0" w:color="auto"/>
                    <w:bottom w:val="none" w:sz="0" w:space="0" w:color="auto"/>
                    <w:right w:val="none" w:sz="0" w:space="0" w:color="auto"/>
                  </w:divBdr>
                </w:div>
                <w:div w:id="1938756329">
                  <w:marLeft w:val="0"/>
                  <w:marRight w:val="0"/>
                  <w:marTop w:val="0"/>
                  <w:marBottom w:val="0"/>
                  <w:divBdr>
                    <w:top w:val="none" w:sz="0" w:space="0" w:color="auto"/>
                    <w:left w:val="none" w:sz="0" w:space="0" w:color="auto"/>
                    <w:bottom w:val="none" w:sz="0" w:space="0" w:color="auto"/>
                    <w:right w:val="none" w:sz="0" w:space="0" w:color="auto"/>
                  </w:divBdr>
                </w:div>
                <w:div w:id="1939410407">
                  <w:marLeft w:val="0"/>
                  <w:marRight w:val="0"/>
                  <w:marTop w:val="0"/>
                  <w:marBottom w:val="0"/>
                  <w:divBdr>
                    <w:top w:val="none" w:sz="0" w:space="0" w:color="auto"/>
                    <w:left w:val="none" w:sz="0" w:space="0" w:color="auto"/>
                    <w:bottom w:val="none" w:sz="0" w:space="0" w:color="auto"/>
                    <w:right w:val="none" w:sz="0" w:space="0" w:color="auto"/>
                  </w:divBdr>
                </w:div>
                <w:div w:id="1943343794">
                  <w:marLeft w:val="0"/>
                  <w:marRight w:val="0"/>
                  <w:marTop w:val="0"/>
                  <w:marBottom w:val="0"/>
                  <w:divBdr>
                    <w:top w:val="none" w:sz="0" w:space="0" w:color="auto"/>
                    <w:left w:val="none" w:sz="0" w:space="0" w:color="auto"/>
                    <w:bottom w:val="none" w:sz="0" w:space="0" w:color="auto"/>
                    <w:right w:val="none" w:sz="0" w:space="0" w:color="auto"/>
                  </w:divBdr>
                </w:div>
                <w:div w:id="1945117150">
                  <w:marLeft w:val="0"/>
                  <w:marRight w:val="0"/>
                  <w:marTop w:val="0"/>
                  <w:marBottom w:val="0"/>
                  <w:divBdr>
                    <w:top w:val="none" w:sz="0" w:space="0" w:color="auto"/>
                    <w:left w:val="none" w:sz="0" w:space="0" w:color="auto"/>
                    <w:bottom w:val="none" w:sz="0" w:space="0" w:color="auto"/>
                    <w:right w:val="none" w:sz="0" w:space="0" w:color="auto"/>
                  </w:divBdr>
                </w:div>
                <w:div w:id="1946375656">
                  <w:marLeft w:val="0"/>
                  <w:marRight w:val="0"/>
                  <w:marTop w:val="0"/>
                  <w:marBottom w:val="0"/>
                  <w:divBdr>
                    <w:top w:val="none" w:sz="0" w:space="0" w:color="auto"/>
                    <w:left w:val="none" w:sz="0" w:space="0" w:color="auto"/>
                    <w:bottom w:val="none" w:sz="0" w:space="0" w:color="auto"/>
                    <w:right w:val="none" w:sz="0" w:space="0" w:color="auto"/>
                  </w:divBdr>
                </w:div>
                <w:div w:id="1951355205">
                  <w:marLeft w:val="0"/>
                  <w:marRight w:val="0"/>
                  <w:marTop w:val="0"/>
                  <w:marBottom w:val="0"/>
                  <w:divBdr>
                    <w:top w:val="none" w:sz="0" w:space="0" w:color="auto"/>
                    <w:left w:val="none" w:sz="0" w:space="0" w:color="auto"/>
                    <w:bottom w:val="none" w:sz="0" w:space="0" w:color="auto"/>
                    <w:right w:val="none" w:sz="0" w:space="0" w:color="auto"/>
                  </w:divBdr>
                </w:div>
                <w:div w:id="1953629048">
                  <w:marLeft w:val="0"/>
                  <w:marRight w:val="0"/>
                  <w:marTop w:val="0"/>
                  <w:marBottom w:val="0"/>
                  <w:divBdr>
                    <w:top w:val="none" w:sz="0" w:space="0" w:color="auto"/>
                    <w:left w:val="none" w:sz="0" w:space="0" w:color="auto"/>
                    <w:bottom w:val="none" w:sz="0" w:space="0" w:color="auto"/>
                    <w:right w:val="none" w:sz="0" w:space="0" w:color="auto"/>
                  </w:divBdr>
                </w:div>
                <w:div w:id="1954751942">
                  <w:marLeft w:val="0"/>
                  <w:marRight w:val="0"/>
                  <w:marTop w:val="0"/>
                  <w:marBottom w:val="0"/>
                  <w:divBdr>
                    <w:top w:val="none" w:sz="0" w:space="0" w:color="auto"/>
                    <w:left w:val="none" w:sz="0" w:space="0" w:color="auto"/>
                    <w:bottom w:val="none" w:sz="0" w:space="0" w:color="auto"/>
                    <w:right w:val="none" w:sz="0" w:space="0" w:color="auto"/>
                  </w:divBdr>
                </w:div>
                <w:div w:id="1954942762">
                  <w:marLeft w:val="0"/>
                  <w:marRight w:val="0"/>
                  <w:marTop w:val="0"/>
                  <w:marBottom w:val="0"/>
                  <w:divBdr>
                    <w:top w:val="none" w:sz="0" w:space="0" w:color="auto"/>
                    <w:left w:val="none" w:sz="0" w:space="0" w:color="auto"/>
                    <w:bottom w:val="none" w:sz="0" w:space="0" w:color="auto"/>
                    <w:right w:val="none" w:sz="0" w:space="0" w:color="auto"/>
                  </w:divBdr>
                </w:div>
                <w:div w:id="1956475939">
                  <w:marLeft w:val="0"/>
                  <w:marRight w:val="0"/>
                  <w:marTop w:val="0"/>
                  <w:marBottom w:val="0"/>
                  <w:divBdr>
                    <w:top w:val="none" w:sz="0" w:space="0" w:color="auto"/>
                    <w:left w:val="none" w:sz="0" w:space="0" w:color="auto"/>
                    <w:bottom w:val="none" w:sz="0" w:space="0" w:color="auto"/>
                    <w:right w:val="none" w:sz="0" w:space="0" w:color="auto"/>
                  </w:divBdr>
                </w:div>
                <w:div w:id="1958558159">
                  <w:marLeft w:val="0"/>
                  <w:marRight w:val="0"/>
                  <w:marTop w:val="0"/>
                  <w:marBottom w:val="0"/>
                  <w:divBdr>
                    <w:top w:val="none" w:sz="0" w:space="0" w:color="auto"/>
                    <w:left w:val="none" w:sz="0" w:space="0" w:color="auto"/>
                    <w:bottom w:val="none" w:sz="0" w:space="0" w:color="auto"/>
                    <w:right w:val="none" w:sz="0" w:space="0" w:color="auto"/>
                  </w:divBdr>
                </w:div>
                <w:div w:id="1960456516">
                  <w:marLeft w:val="0"/>
                  <w:marRight w:val="0"/>
                  <w:marTop w:val="0"/>
                  <w:marBottom w:val="0"/>
                  <w:divBdr>
                    <w:top w:val="none" w:sz="0" w:space="0" w:color="auto"/>
                    <w:left w:val="none" w:sz="0" w:space="0" w:color="auto"/>
                    <w:bottom w:val="none" w:sz="0" w:space="0" w:color="auto"/>
                    <w:right w:val="none" w:sz="0" w:space="0" w:color="auto"/>
                  </w:divBdr>
                </w:div>
                <w:div w:id="1960992100">
                  <w:marLeft w:val="0"/>
                  <w:marRight w:val="0"/>
                  <w:marTop w:val="0"/>
                  <w:marBottom w:val="0"/>
                  <w:divBdr>
                    <w:top w:val="none" w:sz="0" w:space="0" w:color="auto"/>
                    <w:left w:val="none" w:sz="0" w:space="0" w:color="auto"/>
                    <w:bottom w:val="none" w:sz="0" w:space="0" w:color="auto"/>
                    <w:right w:val="none" w:sz="0" w:space="0" w:color="auto"/>
                  </w:divBdr>
                </w:div>
                <w:div w:id="1965424740">
                  <w:marLeft w:val="0"/>
                  <w:marRight w:val="0"/>
                  <w:marTop w:val="0"/>
                  <w:marBottom w:val="0"/>
                  <w:divBdr>
                    <w:top w:val="none" w:sz="0" w:space="0" w:color="auto"/>
                    <w:left w:val="none" w:sz="0" w:space="0" w:color="auto"/>
                    <w:bottom w:val="none" w:sz="0" w:space="0" w:color="auto"/>
                    <w:right w:val="none" w:sz="0" w:space="0" w:color="auto"/>
                  </w:divBdr>
                </w:div>
                <w:div w:id="1965578593">
                  <w:marLeft w:val="0"/>
                  <w:marRight w:val="0"/>
                  <w:marTop w:val="0"/>
                  <w:marBottom w:val="0"/>
                  <w:divBdr>
                    <w:top w:val="none" w:sz="0" w:space="0" w:color="auto"/>
                    <w:left w:val="none" w:sz="0" w:space="0" w:color="auto"/>
                    <w:bottom w:val="none" w:sz="0" w:space="0" w:color="auto"/>
                    <w:right w:val="none" w:sz="0" w:space="0" w:color="auto"/>
                  </w:divBdr>
                </w:div>
                <w:div w:id="1966346451">
                  <w:marLeft w:val="0"/>
                  <w:marRight w:val="0"/>
                  <w:marTop w:val="0"/>
                  <w:marBottom w:val="0"/>
                  <w:divBdr>
                    <w:top w:val="none" w:sz="0" w:space="0" w:color="auto"/>
                    <w:left w:val="none" w:sz="0" w:space="0" w:color="auto"/>
                    <w:bottom w:val="none" w:sz="0" w:space="0" w:color="auto"/>
                    <w:right w:val="none" w:sz="0" w:space="0" w:color="auto"/>
                  </w:divBdr>
                </w:div>
                <w:div w:id="1966353564">
                  <w:marLeft w:val="0"/>
                  <w:marRight w:val="0"/>
                  <w:marTop w:val="0"/>
                  <w:marBottom w:val="0"/>
                  <w:divBdr>
                    <w:top w:val="none" w:sz="0" w:space="0" w:color="auto"/>
                    <w:left w:val="none" w:sz="0" w:space="0" w:color="auto"/>
                    <w:bottom w:val="none" w:sz="0" w:space="0" w:color="auto"/>
                    <w:right w:val="none" w:sz="0" w:space="0" w:color="auto"/>
                  </w:divBdr>
                </w:div>
                <w:div w:id="1967542249">
                  <w:marLeft w:val="0"/>
                  <w:marRight w:val="0"/>
                  <w:marTop w:val="0"/>
                  <w:marBottom w:val="0"/>
                  <w:divBdr>
                    <w:top w:val="none" w:sz="0" w:space="0" w:color="auto"/>
                    <w:left w:val="none" w:sz="0" w:space="0" w:color="auto"/>
                    <w:bottom w:val="none" w:sz="0" w:space="0" w:color="auto"/>
                    <w:right w:val="none" w:sz="0" w:space="0" w:color="auto"/>
                  </w:divBdr>
                </w:div>
                <w:div w:id="1970742932">
                  <w:marLeft w:val="0"/>
                  <w:marRight w:val="0"/>
                  <w:marTop w:val="0"/>
                  <w:marBottom w:val="0"/>
                  <w:divBdr>
                    <w:top w:val="none" w:sz="0" w:space="0" w:color="auto"/>
                    <w:left w:val="none" w:sz="0" w:space="0" w:color="auto"/>
                    <w:bottom w:val="none" w:sz="0" w:space="0" w:color="auto"/>
                    <w:right w:val="none" w:sz="0" w:space="0" w:color="auto"/>
                  </w:divBdr>
                </w:div>
                <w:div w:id="1974289150">
                  <w:marLeft w:val="0"/>
                  <w:marRight w:val="0"/>
                  <w:marTop w:val="0"/>
                  <w:marBottom w:val="0"/>
                  <w:divBdr>
                    <w:top w:val="none" w:sz="0" w:space="0" w:color="auto"/>
                    <w:left w:val="none" w:sz="0" w:space="0" w:color="auto"/>
                    <w:bottom w:val="none" w:sz="0" w:space="0" w:color="auto"/>
                    <w:right w:val="none" w:sz="0" w:space="0" w:color="auto"/>
                  </w:divBdr>
                </w:div>
                <w:div w:id="1975521444">
                  <w:marLeft w:val="0"/>
                  <w:marRight w:val="0"/>
                  <w:marTop w:val="0"/>
                  <w:marBottom w:val="0"/>
                  <w:divBdr>
                    <w:top w:val="none" w:sz="0" w:space="0" w:color="auto"/>
                    <w:left w:val="none" w:sz="0" w:space="0" w:color="auto"/>
                    <w:bottom w:val="none" w:sz="0" w:space="0" w:color="auto"/>
                    <w:right w:val="none" w:sz="0" w:space="0" w:color="auto"/>
                  </w:divBdr>
                </w:div>
                <w:div w:id="1975603103">
                  <w:marLeft w:val="0"/>
                  <w:marRight w:val="0"/>
                  <w:marTop w:val="0"/>
                  <w:marBottom w:val="0"/>
                  <w:divBdr>
                    <w:top w:val="none" w:sz="0" w:space="0" w:color="auto"/>
                    <w:left w:val="none" w:sz="0" w:space="0" w:color="auto"/>
                    <w:bottom w:val="none" w:sz="0" w:space="0" w:color="auto"/>
                    <w:right w:val="none" w:sz="0" w:space="0" w:color="auto"/>
                  </w:divBdr>
                </w:div>
                <w:div w:id="1978292721">
                  <w:marLeft w:val="0"/>
                  <w:marRight w:val="0"/>
                  <w:marTop w:val="0"/>
                  <w:marBottom w:val="0"/>
                  <w:divBdr>
                    <w:top w:val="none" w:sz="0" w:space="0" w:color="auto"/>
                    <w:left w:val="none" w:sz="0" w:space="0" w:color="auto"/>
                    <w:bottom w:val="none" w:sz="0" w:space="0" w:color="auto"/>
                    <w:right w:val="none" w:sz="0" w:space="0" w:color="auto"/>
                  </w:divBdr>
                </w:div>
                <w:div w:id="1982423102">
                  <w:marLeft w:val="0"/>
                  <w:marRight w:val="0"/>
                  <w:marTop w:val="0"/>
                  <w:marBottom w:val="0"/>
                  <w:divBdr>
                    <w:top w:val="none" w:sz="0" w:space="0" w:color="auto"/>
                    <w:left w:val="none" w:sz="0" w:space="0" w:color="auto"/>
                    <w:bottom w:val="none" w:sz="0" w:space="0" w:color="auto"/>
                    <w:right w:val="none" w:sz="0" w:space="0" w:color="auto"/>
                  </w:divBdr>
                </w:div>
                <w:div w:id="1983070876">
                  <w:marLeft w:val="0"/>
                  <w:marRight w:val="0"/>
                  <w:marTop w:val="0"/>
                  <w:marBottom w:val="0"/>
                  <w:divBdr>
                    <w:top w:val="none" w:sz="0" w:space="0" w:color="auto"/>
                    <w:left w:val="none" w:sz="0" w:space="0" w:color="auto"/>
                    <w:bottom w:val="none" w:sz="0" w:space="0" w:color="auto"/>
                    <w:right w:val="none" w:sz="0" w:space="0" w:color="auto"/>
                  </w:divBdr>
                </w:div>
                <w:div w:id="1983579047">
                  <w:marLeft w:val="0"/>
                  <w:marRight w:val="0"/>
                  <w:marTop w:val="0"/>
                  <w:marBottom w:val="0"/>
                  <w:divBdr>
                    <w:top w:val="none" w:sz="0" w:space="0" w:color="auto"/>
                    <w:left w:val="none" w:sz="0" w:space="0" w:color="auto"/>
                    <w:bottom w:val="none" w:sz="0" w:space="0" w:color="auto"/>
                    <w:right w:val="none" w:sz="0" w:space="0" w:color="auto"/>
                  </w:divBdr>
                </w:div>
                <w:div w:id="1984965085">
                  <w:marLeft w:val="0"/>
                  <w:marRight w:val="0"/>
                  <w:marTop w:val="0"/>
                  <w:marBottom w:val="0"/>
                  <w:divBdr>
                    <w:top w:val="none" w:sz="0" w:space="0" w:color="auto"/>
                    <w:left w:val="none" w:sz="0" w:space="0" w:color="auto"/>
                    <w:bottom w:val="none" w:sz="0" w:space="0" w:color="auto"/>
                    <w:right w:val="none" w:sz="0" w:space="0" w:color="auto"/>
                  </w:divBdr>
                </w:div>
                <w:div w:id="1987775538">
                  <w:marLeft w:val="0"/>
                  <w:marRight w:val="0"/>
                  <w:marTop w:val="0"/>
                  <w:marBottom w:val="0"/>
                  <w:divBdr>
                    <w:top w:val="none" w:sz="0" w:space="0" w:color="auto"/>
                    <w:left w:val="none" w:sz="0" w:space="0" w:color="auto"/>
                    <w:bottom w:val="none" w:sz="0" w:space="0" w:color="auto"/>
                    <w:right w:val="none" w:sz="0" w:space="0" w:color="auto"/>
                  </w:divBdr>
                </w:div>
                <w:div w:id="1991523333">
                  <w:marLeft w:val="0"/>
                  <w:marRight w:val="0"/>
                  <w:marTop w:val="0"/>
                  <w:marBottom w:val="0"/>
                  <w:divBdr>
                    <w:top w:val="none" w:sz="0" w:space="0" w:color="auto"/>
                    <w:left w:val="none" w:sz="0" w:space="0" w:color="auto"/>
                    <w:bottom w:val="none" w:sz="0" w:space="0" w:color="auto"/>
                    <w:right w:val="none" w:sz="0" w:space="0" w:color="auto"/>
                  </w:divBdr>
                </w:div>
                <w:div w:id="1992561859">
                  <w:marLeft w:val="0"/>
                  <w:marRight w:val="0"/>
                  <w:marTop w:val="0"/>
                  <w:marBottom w:val="0"/>
                  <w:divBdr>
                    <w:top w:val="none" w:sz="0" w:space="0" w:color="auto"/>
                    <w:left w:val="none" w:sz="0" w:space="0" w:color="auto"/>
                    <w:bottom w:val="none" w:sz="0" w:space="0" w:color="auto"/>
                    <w:right w:val="none" w:sz="0" w:space="0" w:color="auto"/>
                  </w:divBdr>
                </w:div>
                <w:div w:id="1993295486">
                  <w:marLeft w:val="0"/>
                  <w:marRight w:val="0"/>
                  <w:marTop w:val="0"/>
                  <w:marBottom w:val="0"/>
                  <w:divBdr>
                    <w:top w:val="none" w:sz="0" w:space="0" w:color="auto"/>
                    <w:left w:val="none" w:sz="0" w:space="0" w:color="auto"/>
                    <w:bottom w:val="none" w:sz="0" w:space="0" w:color="auto"/>
                    <w:right w:val="none" w:sz="0" w:space="0" w:color="auto"/>
                  </w:divBdr>
                </w:div>
                <w:div w:id="1993633307">
                  <w:marLeft w:val="0"/>
                  <w:marRight w:val="0"/>
                  <w:marTop w:val="0"/>
                  <w:marBottom w:val="0"/>
                  <w:divBdr>
                    <w:top w:val="none" w:sz="0" w:space="0" w:color="auto"/>
                    <w:left w:val="none" w:sz="0" w:space="0" w:color="auto"/>
                    <w:bottom w:val="none" w:sz="0" w:space="0" w:color="auto"/>
                    <w:right w:val="none" w:sz="0" w:space="0" w:color="auto"/>
                  </w:divBdr>
                </w:div>
                <w:div w:id="1994523444">
                  <w:marLeft w:val="0"/>
                  <w:marRight w:val="0"/>
                  <w:marTop w:val="0"/>
                  <w:marBottom w:val="0"/>
                  <w:divBdr>
                    <w:top w:val="none" w:sz="0" w:space="0" w:color="auto"/>
                    <w:left w:val="none" w:sz="0" w:space="0" w:color="auto"/>
                    <w:bottom w:val="none" w:sz="0" w:space="0" w:color="auto"/>
                    <w:right w:val="none" w:sz="0" w:space="0" w:color="auto"/>
                  </w:divBdr>
                </w:div>
                <w:div w:id="1994798322">
                  <w:marLeft w:val="0"/>
                  <w:marRight w:val="0"/>
                  <w:marTop w:val="0"/>
                  <w:marBottom w:val="0"/>
                  <w:divBdr>
                    <w:top w:val="none" w:sz="0" w:space="0" w:color="auto"/>
                    <w:left w:val="none" w:sz="0" w:space="0" w:color="auto"/>
                    <w:bottom w:val="none" w:sz="0" w:space="0" w:color="auto"/>
                    <w:right w:val="none" w:sz="0" w:space="0" w:color="auto"/>
                  </w:divBdr>
                </w:div>
                <w:div w:id="1996883506">
                  <w:marLeft w:val="0"/>
                  <w:marRight w:val="0"/>
                  <w:marTop w:val="0"/>
                  <w:marBottom w:val="0"/>
                  <w:divBdr>
                    <w:top w:val="none" w:sz="0" w:space="0" w:color="auto"/>
                    <w:left w:val="none" w:sz="0" w:space="0" w:color="auto"/>
                    <w:bottom w:val="none" w:sz="0" w:space="0" w:color="auto"/>
                    <w:right w:val="none" w:sz="0" w:space="0" w:color="auto"/>
                  </w:divBdr>
                </w:div>
                <w:div w:id="1999308268">
                  <w:marLeft w:val="0"/>
                  <w:marRight w:val="0"/>
                  <w:marTop w:val="0"/>
                  <w:marBottom w:val="0"/>
                  <w:divBdr>
                    <w:top w:val="none" w:sz="0" w:space="0" w:color="auto"/>
                    <w:left w:val="none" w:sz="0" w:space="0" w:color="auto"/>
                    <w:bottom w:val="none" w:sz="0" w:space="0" w:color="auto"/>
                    <w:right w:val="none" w:sz="0" w:space="0" w:color="auto"/>
                  </w:divBdr>
                </w:div>
                <w:div w:id="2001232583">
                  <w:marLeft w:val="0"/>
                  <w:marRight w:val="0"/>
                  <w:marTop w:val="0"/>
                  <w:marBottom w:val="0"/>
                  <w:divBdr>
                    <w:top w:val="none" w:sz="0" w:space="0" w:color="auto"/>
                    <w:left w:val="none" w:sz="0" w:space="0" w:color="auto"/>
                    <w:bottom w:val="none" w:sz="0" w:space="0" w:color="auto"/>
                    <w:right w:val="none" w:sz="0" w:space="0" w:color="auto"/>
                  </w:divBdr>
                </w:div>
                <w:div w:id="2001420382">
                  <w:marLeft w:val="0"/>
                  <w:marRight w:val="0"/>
                  <w:marTop w:val="0"/>
                  <w:marBottom w:val="0"/>
                  <w:divBdr>
                    <w:top w:val="none" w:sz="0" w:space="0" w:color="auto"/>
                    <w:left w:val="none" w:sz="0" w:space="0" w:color="auto"/>
                    <w:bottom w:val="none" w:sz="0" w:space="0" w:color="auto"/>
                    <w:right w:val="none" w:sz="0" w:space="0" w:color="auto"/>
                  </w:divBdr>
                </w:div>
                <w:div w:id="2005668927">
                  <w:marLeft w:val="0"/>
                  <w:marRight w:val="0"/>
                  <w:marTop w:val="0"/>
                  <w:marBottom w:val="0"/>
                  <w:divBdr>
                    <w:top w:val="none" w:sz="0" w:space="0" w:color="auto"/>
                    <w:left w:val="none" w:sz="0" w:space="0" w:color="auto"/>
                    <w:bottom w:val="none" w:sz="0" w:space="0" w:color="auto"/>
                    <w:right w:val="none" w:sz="0" w:space="0" w:color="auto"/>
                  </w:divBdr>
                </w:div>
                <w:div w:id="2006735841">
                  <w:marLeft w:val="0"/>
                  <w:marRight w:val="0"/>
                  <w:marTop w:val="0"/>
                  <w:marBottom w:val="0"/>
                  <w:divBdr>
                    <w:top w:val="none" w:sz="0" w:space="0" w:color="auto"/>
                    <w:left w:val="none" w:sz="0" w:space="0" w:color="auto"/>
                    <w:bottom w:val="none" w:sz="0" w:space="0" w:color="auto"/>
                    <w:right w:val="none" w:sz="0" w:space="0" w:color="auto"/>
                  </w:divBdr>
                </w:div>
                <w:div w:id="2010516491">
                  <w:marLeft w:val="0"/>
                  <w:marRight w:val="0"/>
                  <w:marTop w:val="0"/>
                  <w:marBottom w:val="0"/>
                  <w:divBdr>
                    <w:top w:val="none" w:sz="0" w:space="0" w:color="auto"/>
                    <w:left w:val="none" w:sz="0" w:space="0" w:color="auto"/>
                    <w:bottom w:val="none" w:sz="0" w:space="0" w:color="auto"/>
                    <w:right w:val="none" w:sz="0" w:space="0" w:color="auto"/>
                  </w:divBdr>
                </w:div>
                <w:div w:id="2010718901">
                  <w:marLeft w:val="0"/>
                  <w:marRight w:val="0"/>
                  <w:marTop w:val="0"/>
                  <w:marBottom w:val="0"/>
                  <w:divBdr>
                    <w:top w:val="none" w:sz="0" w:space="0" w:color="auto"/>
                    <w:left w:val="none" w:sz="0" w:space="0" w:color="auto"/>
                    <w:bottom w:val="none" w:sz="0" w:space="0" w:color="auto"/>
                    <w:right w:val="none" w:sz="0" w:space="0" w:color="auto"/>
                  </w:divBdr>
                </w:div>
                <w:div w:id="2013023048">
                  <w:marLeft w:val="0"/>
                  <w:marRight w:val="0"/>
                  <w:marTop w:val="0"/>
                  <w:marBottom w:val="0"/>
                  <w:divBdr>
                    <w:top w:val="none" w:sz="0" w:space="0" w:color="auto"/>
                    <w:left w:val="none" w:sz="0" w:space="0" w:color="auto"/>
                    <w:bottom w:val="none" w:sz="0" w:space="0" w:color="auto"/>
                    <w:right w:val="none" w:sz="0" w:space="0" w:color="auto"/>
                  </w:divBdr>
                </w:div>
                <w:div w:id="2015912518">
                  <w:marLeft w:val="0"/>
                  <w:marRight w:val="0"/>
                  <w:marTop w:val="0"/>
                  <w:marBottom w:val="0"/>
                  <w:divBdr>
                    <w:top w:val="none" w:sz="0" w:space="0" w:color="auto"/>
                    <w:left w:val="none" w:sz="0" w:space="0" w:color="auto"/>
                    <w:bottom w:val="none" w:sz="0" w:space="0" w:color="auto"/>
                    <w:right w:val="none" w:sz="0" w:space="0" w:color="auto"/>
                  </w:divBdr>
                </w:div>
                <w:div w:id="2016954729">
                  <w:marLeft w:val="0"/>
                  <w:marRight w:val="0"/>
                  <w:marTop w:val="0"/>
                  <w:marBottom w:val="0"/>
                  <w:divBdr>
                    <w:top w:val="none" w:sz="0" w:space="0" w:color="auto"/>
                    <w:left w:val="none" w:sz="0" w:space="0" w:color="auto"/>
                    <w:bottom w:val="none" w:sz="0" w:space="0" w:color="auto"/>
                    <w:right w:val="none" w:sz="0" w:space="0" w:color="auto"/>
                  </w:divBdr>
                </w:div>
                <w:div w:id="2019503778">
                  <w:marLeft w:val="0"/>
                  <w:marRight w:val="0"/>
                  <w:marTop w:val="0"/>
                  <w:marBottom w:val="0"/>
                  <w:divBdr>
                    <w:top w:val="none" w:sz="0" w:space="0" w:color="auto"/>
                    <w:left w:val="none" w:sz="0" w:space="0" w:color="auto"/>
                    <w:bottom w:val="none" w:sz="0" w:space="0" w:color="auto"/>
                    <w:right w:val="none" w:sz="0" w:space="0" w:color="auto"/>
                  </w:divBdr>
                </w:div>
                <w:div w:id="2020765638">
                  <w:marLeft w:val="0"/>
                  <w:marRight w:val="0"/>
                  <w:marTop w:val="0"/>
                  <w:marBottom w:val="0"/>
                  <w:divBdr>
                    <w:top w:val="none" w:sz="0" w:space="0" w:color="auto"/>
                    <w:left w:val="none" w:sz="0" w:space="0" w:color="auto"/>
                    <w:bottom w:val="none" w:sz="0" w:space="0" w:color="auto"/>
                    <w:right w:val="none" w:sz="0" w:space="0" w:color="auto"/>
                  </w:divBdr>
                </w:div>
                <w:div w:id="2022661689">
                  <w:marLeft w:val="0"/>
                  <w:marRight w:val="0"/>
                  <w:marTop w:val="0"/>
                  <w:marBottom w:val="0"/>
                  <w:divBdr>
                    <w:top w:val="none" w:sz="0" w:space="0" w:color="auto"/>
                    <w:left w:val="none" w:sz="0" w:space="0" w:color="auto"/>
                    <w:bottom w:val="none" w:sz="0" w:space="0" w:color="auto"/>
                    <w:right w:val="none" w:sz="0" w:space="0" w:color="auto"/>
                  </w:divBdr>
                </w:div>
                <w:div w:id="2025088507">
                  <w:marLeft w:val="0"/>
                  <w:marRight w:val="0"/>
                  <w:marTop w:val="0"/>
                  <w:marBottom w:val="0"/>
                  <w:divBdr>
                    <w:top w:val="none" w:sz="0" w:space="0" w:color="auto"/>
                    <w:left w:val="none" w:sz="0" w:space="0" w:color="auto"/>
                    <w:bottom w:val="none" w:sz="0" w:space="0" w:color="auto"/>
                    <w:right w:val="none" w:sz="0" w:space="0" w:color="auto"/>
                  </w:divBdr>
                </w:div>
                <w:div w:id="2026320732">
                  <w:marLeft w:val="0"/>
                  <w:marRight w:val="0"/>
                  <w:marTop w:val="0"/>
                  <w:marBottom w:val="0"/>
                  <w:divBdr>
                    <w:top w:val="none" w:sz="0" w:space="0" w:color="auto"/>
                    <w:left w:val="none" w:sz="0" w:space="0" w:color="auto"/>
                    <w:bottom w:val="none" w:sz="0" w:space="0" w:color="auto"/>
                    <w:right w:val="none" w:sz="0" w:space="0" w:color="auto"/>
                  </w:divBdr>
                </w:div>
                <w:div w:id="2027171705">
                  <w:marLeft w:val="0"/>
                  <w:marRight w:val="0"/>
                  <w:marTop w:val="0"/>
                  <w:marBottom w:val="0"/>
                  <w:divBdr>
                    <w:top w:val="none" w:sz="0" w:space="0" w:color="auto"/>
                    <w:left w:val="none" w:sz="0" w:space="0" w:color="auto"/>
                    <w:bottom w:val="none" w:sz="0" w:space="0" w:color="auto"/>
                    <w:right w:val="none" w:sz="0" w:space="0" w:color="auto"/>
                  </w:divBdr>
                </w:div>
                <w:div w:id="2032757004">
                  <w:marLeft w:val="0"/>
                  <w:marRight w:val="0"/>
                  <w:marTop w:val="0"/>
                  <w:marBottom w:val="0"/>
                  <w:divBdr>
                    <w:top w:val="none" w:sz="0" w:space="0" w:color="auto"/>
                    <w:left w:val="none" w:sz="0" w:space="0" w:color="auto"/>
                    <w:bottom w:val="none" w:sz="0" w:space="0" w:color="auto"/>
                    <w:right w:val="none" w:sz="0" w:space="0" w:color="auto"/>
                  </w:divBdr>
                </w:div>
                <w:div w:id="2033647779">
                  <w:marLeft w:val="0"/>
                  <w:marRight w:val="0"/>
                  <w:marTop w:val="0"/>
                  <w:marBottom w:val="0"/>
                  <w:divBdr>
                    <w:top w:val="none" w:sz="0" w:space="0" w:color="auto"/>
                    <w:left w:val="none" w:sz="0" w:space="0" w:color="auto"/>
                    <w:bottom w:val="none" w:sz="0" w:space="0" w:color="auto"/>
                    <w:right w:val="none" w:sz="0" w:space="0" w:color="auto"/>
                  </w:divBdr>
                </w:div>
                <w:div w:id="2034988832">
                  <w:marLeft w:val="0"/>
                  <w:marRight w:val="0"/>
                  <w:marTop w:val="0"/>
                  <w:marBottom w:val="0"/>
                  <w:divBdr>
                    <w:top w:val="none" w:sz="0" w:space="0" w:color="auto"/>
                    <w:left w:val="none" w:sz="0" w:space="0" w:color="auto"/>
                    <w:bottom w:val="none" w:sz="0" w:space="0" w:color="auto"/>
                    <w:right w:val="none" w:sz="0" w:space="0" w:color="auto"/>
                  </w:divBdr>
                </w:div>
                <w:div w:id="2037269519">
                  <w:marLeft w:val="0"/>
                  <w:marRight w:val="0"/>
                  <w:marTop w:val="0"/>
                  <w:marBottom w:val="0"/>
                  <w:divBdr>
                    <w:top w:val="none" w:sz="0" w:space="0" w:color="auto"/>
                    <w:left w:val="none" w:sz="0" w:space="0" w:color="auto"/>
                    <w:bottom w:val="none" w:sz="0" w:space="0" w:color="auto"/>
                    <w:right w:val="none" w:sz="0" w:space="0" w:color="auto"/>
                  </w:divBdr>
                </w:div>
                <w:div w:id="2040355481">
                  <w:marLeft w:val="0"/>
                  <w:marRight w:val="0"/>
                  <w:marTop w:val="0"/>
                  <w:marBottom w:val="0"/>
                  <w:divBdr>
                    <w:top w:val="none" w:sz="0" w:space="0" w:color="auto"/>
                    <w:left w:val="none" w:sz="0" w:space="0" w:color="auto"/>
                    <w:bottom w:val="none" w:sz="0" w:space="0" w:color="auto"/>
                    <w:right w:val="none" w:sz="0" w:space="0" w:color="auto"/>
                  </w:divBdr>
                </w:div>
                <w:div w:id="2044941658">
                  <w:marLeft w:val="0"/>
                  <w:marRight w:val="0"/>
                  <w:marTop w:val="0"/>
                  <w:marBottom w:val="0"/>
                  <w:divBdr>
                    <w:top w:val="none" w:sz="0" w:space="0" w:color="auto"/>
                    <w:left w:val="none" w:sz="0" w:space="0" w:color="auto"/>
                    <w:bottom w:val="none" w:sz="0" w:space="0" w:color="auto"/>
                    <w:right w:val="none" w:sz="0" w:space="0" w:color="auto"/>
                  </w:divBdr>
                </w:div>
                <w:div w:id="2048531465">
                  <w:marLeft w:val="0"/>
                  <w:marRight w:val="0"/>
                  <w:marTop w:val="0"/>
                  <w:marBottom w:val="0"/>
                  <w:divBdr>
                    <w:top w:val="none" w:sz="0" w:space="0" w:color="auto"/>
                    <w:left w:val="none" w:sz="0" w:space="0" w:color="auto"/>
                    <w:bottom w:val="none" w:sz="0" w:space="0" w:color="auto"/>
                    <w:right w:val="none" w:sz="0" w:space="0" w:color="auto"/>
                  </w:divBdr>
                </w:div>
                <w:div w:id="2051373657">
                  <w:marLeft w:val="0"/>
                  <w:marRight w:val="0"/>
                  <w:marTop w:val="0"/>
                  <w:marBottom w:val="0"/>
                  <w:divBdr>
                    <w:top w:val="none" w:sz="0" w:space="0" w:color="auto"/>
                    <w:left w:val="none" w:sz="0" w:space="0" w:color="auto"/>
                    <w:bottom w:val="none" w:sz="0" w:space="0" w:color="auto"/>
                    <w:right w:val="none" w:sz="0" w:space="0" w:color="auto"/>
                  </w:divBdr>
                </w:div>
                <w:div w:id="2051806482">
                  <w:marLeft w:val="0"/>
                  <w:marRight w:val="0"/>
                  <w:marTop w:val="0"/>
                  <w:marBottom w:val="0"/>
                  <w:divBdr>
                    <w:top w:val="none" w:sz="0" w:space="0" w:color="auto"/>
                    <w:left w:val="none" w:sz="0" w:space="0" w:color="auto"/>
                    <w:bottom w:val="none" w:sz="0" w:space="0" w:color="auto"/>
                    <w:right w:val="none" w:sz="0" w:space="0" w:color="auto"/>
                  </w:divBdr>
                </w:div>
                <w:div w:id="2052722931">
                  <w:marLeft w:val="0"/>
                  <w:marRight w:val="0"/>
                  <w:marTop w:val="0"/>
                  <w:marBottom w:val="0"/>
                  <w:divBdr>
                    <w:top w:val="none" w:sz="0" w:space="0" w:color="auto"/>
                    <w:left w:val="none" w:sz="0" w:space="0" w:color="auto"/>
                    <w:bottom w:val="none" w:sz="0" w:space="0" w:color="auto"/>
                    <w:right w:val="none" w:sz="0" w:space="0" w:color="auto"/>
                  </w:divBdr>
                </w:div>
                <w:div w:id="2056082263">
                  <w:marLeft w:val="0"/>
                  <w:marRight w:val="0"/>
                  <w:marTop w:val="0"/>
                  <w:marBottom w:val="0"/>
                  <w:divBdr>
                    <w:top w:val="none" w:sz="0" w:space="0" w:color="auto"/>
                    <w:left w:val="none" w:sz="0" w:space="0" w:color="auto"/>
                    <w:bottom w:val="none" w:sz="0" w:space="0" w:color="auto"/>
                    <w:right w:val="none" w:sz="0" w:space="0" w:color="auto"/>
                  </w:divBdr>
                </w:div>
                <w:div w:id="2058161663">
                  <w:marLeft w:val="0"/>
                  <w:marRight w:val="0"/>
                  <w:marTop w:val="0"/>
                  <w:marBottom w:val="0"/>
                  <w:divBdr>
                    <w:top w:val="none" w:sz="0" w:space="0" w:color="auto"/>
                    <w:left w:val="none" w:sz="0" w:space="0" w:color="auto"/>
                    <w:bottom w:val="none" w:sz="0" w:space="0" w:color="auto"/>
                    <w:right w:val="none" w:sz="0" w:space="0" w:color="auto"/>
                  </w:divBdr>
                </w:div>
                <w:div w:id="2061634045">
                  <w:marLeft w:val="0"/>
                  <w:marRight w:val="0"/>
                  <w:marTop w:val="0"/>
                  <w:marBottom w:val="0"/>
                  <w:divBdr>
                    <w:top w:val="none" w:sz="0" w:space="0" w:color="auto"/>
                    <w:left w:val="none" w:sz="0" w:space="0" w:color="auto"/>
                    <w:bottom w:val="none" w:sz="0" w:space="0" w:color="auto"/>
                    <w:right w:val="none" w:sz="0" w:space="0" w:color="auto"/>
                  </w:divBdr>
                </w:div>
                <w:div w:id="2061637163">
                  <w:marLeft w:val="0"/>
                  <w:marRight w:val="0"/>
                  <w:marTop w:val="0"/>
                  <w:marBottom w:val="0"/>
                  <w:divBdr>
                    <w:top w:val="none" w:sz="0" w:space="0" w:color="auto"/>
                    <w:left w:val="none" w:sz="0" w:space="0" w:color="auto"/>
                    <w:bottom w:val="none" w:sz="0" w:space="0" w:color="auto"/>
                    <w:right w:val="none" w:sz="0" w:space="0" w:color="auto"/>
                  </w:divBdr>
                </w:div>
                <w:div w:id="2062560918">
                  <w:marLeft w:val="0"/>
                  <w:marRight w:val="0"/>
                  <w:marTop w:val="0"/>
                  <w:marBottom w:val="0"/>
                  <w:divBdr>
                    <w:top w:val="none" w:sz="0" w:space="0" w:color="auto"/>
                    <w:left w:val="none" w:sz="0" w:space="0" w:color="auto"/>
                    <w:bottom w:val="none" w:sz="0" w:space="0" w:color="auto"/>
                    <w:right w:val="none" w:sz="0" w:space="0" w:color="auto"/>
                  </w:divBdr>
                </w:div>
                <w:div w:id="2062827806">
                  <w:marLeft w:val="0"/>
                  <w:marRight w:val="0"/>
                  <w:marTop w:val="0"/>
                  <w:marBottom w:val="0"/>
                  <w:divBdr>
                    <w:top w:val="none" w:sz="0" w:space="0" w:color="auto"/>
                    <w:left w:val="none" w:sz="0" w:space="0" w:color="auto"/>
                    <w:bottom w:val="none" w:sz="0" w:space="0" w:color="auto"/>
                    <w:right w:val="none" w:sz="0" w:space="0" w:color="auto"/>
                  </w:divBdr>
                </w:div>
                <w:div w:id="2064285457">
                  <w:marLeft w:val="0"/>
                  <w:marRight w:val="0"/>
                  <w:marTop w:val="0"/>
                  <w:marBottom w:val="0"/>
                  <w:divBdr>
                    <w:top w:val="none" w:sz="0" w:space="0" w:color="auto"/>
                    <w:left w:val="none" w:sz="0" w:space="0" w:color="auto"/>
                    <w:bottom w:val="none" w:sz="0" w:space="0" w:color="auto"/>
                    <w:right w:val="none" w:sz="0" w:space="0" w:color="auto"/>
                  </w:divBdr>
                </w:div>
                <w:div w:id="2068676221">
                  <w:marLeft w:val="0"/>
                  <w:marRight w:val="0"/>
                  <w:marTop w:val="0"/>
                  <w:marBottom w:val="0"/>
                  <w:divBdr>
                    <w:top w:val="none" w:sz="0" w:space="0" w:color="auto"/>
                    <w:left w:val="none" w:sz="0" w:space="0" w:color="auto"/>
                    <w:bottom w:val="none" w:sz="0" w:space="0" w:color="auto"/>
                    <w:right w:val="none" w:sz="0" w:space="0" w:color="auto"/>
                  </w:divBdr>
                </w:div>
                <w:div w:id="2074428718">
                  <w:marLeft w:val="0"/>
                  <w:marRight w:val="0"/>
                  <w:marTop w:val="0"/>
                  <w:marBottom w:val="0"/>
                  <w:divBdr>
                    <w:top w:val="none" w:sz="0" w:space="0" w:color="auto"/>
                    <w:left w:val="none" w:sz="0" w:space="0" w:color="auto"/>
                    <w:bottom w:val="none" w:sz="0" w:space="0" w:color="auto"/>
                    <w:right w:val="none" w:sz="0" w:space="0" w:color="auto"/>
                  </w:divBdr>
                </w:div>
                <w:div w:id="2078286939">
                  <w:marLeft w:val="0"/>
                  <w:marRight w:val="0"/>
                  <w:marTop w:val="0"/>
                  <w:marBottom w:val="0"/>
                  <w:divBdr>
                    <w:top w:val="none" w:sz="0" w:space="0" w:color="auto"/>
                    <w:left w:val="none" w:sz="0" w:space="0" w:color="auto"/>
                    <w:bottom w:val="none" w:sz="0" w:space="0" w:color="auto"/>
                    <w:right w:val="none" w:sz="0" w:space="0" w:color="auto"/>
                  </w:divBdr>
                </w:div>
                <w:div w:id="2080983850">
                  <w:marLeft w:val="0"/>
                  <w:marRight w:val="0"/>
                  <w:marTop w:val="0"/>
                  <w:marBottom w:val="0"/>
                  <w:divBdr>
                    <w:top w:val="none" w:sz="0" w:space="0" w:color="auto"/>
                    <w:left w:val="none" w:sz="0" w:space="0" w:color="auto"/>
                    <w:bottom w:val="none" w:sz="0" w:space="0" w:color="auto"/>
                    <w:right w:val="none" w:sz="0" w:space="0" w:color="auto"/>
                  </w:divBdr>
                </w:div>
                <w:div w:id="2081246098">
                  <w:marLeft w:val="0"/>
                  <w:marRight w:val="0"/>
                  <w:marTop w:val="0"/>
                  <w:marBottom w:val="0"/>
                  <w:divBdr>
                    <w:top w:val="none" w:sz="0" w:space="0" w:color="auto"/>
                    <w:left w:val="none" w:sz="0" w:space="0" w:color="auto"/>
                    <w:bottom w:val="none" w:sz="0" w:space="0" w:color="auto"/>
                    <w:right w:val="none" w:sz="0" w:space="0" w:color="auto"/>
                  </w:divBdr>
                </w:div>
                <w:div w:id="2081708440">
                  <w:marLeft w:val="0"/>
                  <w:marRight w:val="0"/>
                  <w:marTop w:val="0"/>
                  <w:marBottom w:val="0"/>
                  <w:divBdr>
                    <w:top w:val="none" w:sz="0" w:space="0" w:color="auto"/>
                    <w:left w:val="none" w:sz="0" w:space="0" w:color="auto"/>
                    <w:bottom w:val="none" w:sz="0" w:space="0" w:color="auto"/>
                    <w:right w:val="none" w:sz="0" w:space="0" w:color="auto"/>
                  </w:divBdr>
                </w:div>
                <w:div w:id="2083093868">
                  <w:marLeft w:val="0"/>
                  <w:marRight w:val="0"/>
                  <w:marTop w:val="0"/>
                  <w:marBottom w:val="0"/>
                  <w:divBdr>
                    <w:top w:val="none" w:sz="0" w:space="0" w:color="auto"/>
                    <w:left w:val="none" w:sz="0" w:space="0" w:color="auto"/>
                    <w:bottom w:val="none" w:sz="0" w:space="0" w:color="auto"/>
                    <w:right w:val="none" w:sz="0" w:space="0" w:color="auto"/>
                  </w:divBdr>
                </w:div>
                <w:div w:id="2087264931">
                  <w:marLeft w:val="0"/>
                  <w:marRight w:val="0"/>
                  <w:marTop w:val="0"/>
                  <w:marBottom w:val="0"/>
                  <w:divBdr>
                    <w:top w:val="none" w:sz="0" w:space="0" w:color="auto"/>
                    <w:left w:val="none" w:sz="0" w:space="0" w:color="auto"/>
                    <w:bottom w:val="none" w:sz="0" w:space="0" w:color="auto"/>
                    <w:right w:val="none" w:sz="0" w:space="0" w:color="auto"/>
                  </w:divBdr>
                </w:div>
                <w:div w:id="2092464057">
                  <w:marLeft w:val="0"/>
                  <w:marRight w:val="0"/>
                  <w:marTop w:val="0"/>
                  <w:marBottom w:val="0"/>
                  <w:divBdr>
                    <w:top w:val="none" w:sz="0" w:space="0" w:color="auto"/>
                    <w:left w:val="none" w:sz="0" w:space="0" w:color="auto"/>
                    <w:bottom w:val="none" w:sz="0" w:space="0" w:color="auto"/>
                    <w:right w:val="none" w:sz="0" w:space="0" w:color="auto"/>
                  </w:divBdr>
                </w:div>
                <w:div w:id="2094743474">
                  <w:marLeft w:val="0"/>
                  <w:marRight w:val="0"/>
                  <w:marTop w:val="0"/>
                  <w:marBottom w:val="0"/>
                  <w:divBdr>
                    <w:top w:val="none" w:sz="0" w:space="0" w:color="auto"/>
                    <w:left w:val="none" w:sz="0" w:space="0" w:color="auto"/>
                    <w:bottom w:val="none" w:sz="0" w:space="0" w:color="auto"/>
                    <w:right w:val="none" w:sz="0" w:space="0" w:color="auto"/>
                  </w:divBdr>
                </w:div>
                <w:div w:id="2102094175">
                  <w:marLeft w:val="0"/>
                  <w:marRight w:val="0"/>
                  <w:marTop w:val="0"/>
                  <w:marBottom w:val="0"/>
                  <w:divBdr>
                    <w:top w:val="none" w:sz="0" w:space="0" w:color="auto"/>
                    <w:left w:val="none" w:sz="0" w:space="0" w:color="auto"/>
                    <w:bottom w:val="none" w:sz="0" w:space="0" w:color="auto"/>
                    <w:right w:val="none" w:sz="0" w:space="0" w:color="auto"/>
                  </w:divBdr>
                </w:div>
                <w:div w:id="2106345774">
                  <w:marLeft w:val="0"/>
                  <w:marRight w:val="0"/>
                  <w:marTop w:val="0"/>
                  <w:marBottom w:val="0"/>
                  <w:divBdr>
                    <w:top w:val="none" w:sz="0" w:space="0" w:color="auto"/>
                    <w:left w:val="none" w:sz="0" w:space="0" w:color="auto"/>
                    <w:bottom w:val="none" w:sz="0" w:space="0" w:color="auto"/>
                    <w:right w:val="none" w:sz="0" w:space="0" w:color="auto"/>
                  </w:divBdr>
                </w:div>
                <w:div w:id="2106682330">
                  <w:marLeft w:val="0"/>
                  <w:marRight w:val="0"/>
                  <w:marTop w:val="0"/>
                  <w:marBottom w:val="0"/>
                  <w:divBdr>
                    <w:top w:val="none" w:sz="0" w:space="0" w:color="auto"/>
                    <w:left w:val="none" w:sz="0" w:space="0" w:color="auto"/>
                    <w:bottom w:val="none" w:sz="0" w:space="0" w:color="auto"/>
                    <w:right w:val="none" w:sz="0" w:space="0" w:color="auto"/>
                  </w:divBdr>
                </w:div>
                <w:div w:id="2107143115">
                  <w:marLeft w:val="0"/>
                  <w:marRight w:val="0"/>
                  <w:marTop w:val="0"/>
                  <w:marBottom w:val="0"/>
                  <w:divBdr>
                    <w:top w:val="none" w:sz="0" w:space="0" w:color="auto"/>
                    <w:left w:val="none" w:sz="0" w:space="0" w:color="auto"/>
                    <w:bottom w:val="none" w:sz="0" w:space="0" w:color="auto"/>
                    <w:right w:val="none" w:sz="0" w:space="0" w:color="auto"/>
                  </w:divBdr>
                </w:div>
                <w:div w:id="2108764567">
                  <w:marLeft w:val="0"/>
                  <w:marRight w:val="0"/>
                  <w:marTop w:val="0"/>
                  <w:marBottom w:val="0"/>
                  <w:divBdr>
                    <w:top w:val="none" w:sz="0" w:space="0" w:color="auto"/>
                    <w:left w:val="none" w:sz="0" w:space="0" w:color="auto"/>
                    <w:bottom w:val="none" w:sz="0" w:space="0" w:color="auto"/>
                    <w:right w:val="none" w:sz="0" w:space="0" w:color="auto"/>
                  </w:divBdr>
                </w:div>
                <w:div w:id="2110345483">
                  <w:marLeft w:val="0"/>
                  <w:marRight w:val="0"/>
                  <w:marTop w:val="0"/>
                  <w:marBottom w:val="0"/>
                  <w:divBdr>
                    <w:top w:val="none" w:sz="0" w:space="0" w:color="auto"/>
                    <w:left w:val="none" w:sz="0" w:space="0" w:color="auto"/>
                    <w:bottom w:val="none" w:sz="0" w:space="0" w:color="auto"/>
                    <w:right w:val="none" w:sz="0" w:space="0" w:color="auto"/>
                  </w:divBdr>
                </w:div>
                <w:div w:id="2111315536">
                  <w:marLeft w:val="0"/>
                  <w:marRight w:val="0"/>
                  <w:marTop w:val="0"/>
                  <w:marBottom w:val="0"/>
                  <w:divBdr>
                    <w:top w:val="none" w:sz="0" w:space="0" w:color="auto"/>
                    <w:left w:val="none" w:sz="0" w:space="0" w:color="auto"/>
                    <w:bottom w:val="none" w:sz="0" w:space="0" w:color="auto"/>
                    <w:right w:val="none" w:sz="0" w:space="0" w:color="auto"/>
                  </w:divBdr>
                </w:div>
                <w:div w:id="2112436496">
                  <w:marLeft w:val="0"/>
                  <w:marRight w:val="0"/>
                  <w:marTop w:val="0"/>
                  <w:marBottom w:val="0"/>
                  <w:divBdr>
                    <w:top w:val="none" w:sz="0" w:space="0" w:color="auto"/>
                    <w:left w:val="none" w:sz="0" w:space="0" w:color="auto"/>
                    <w:bottom w:val="none" w:sz="0" w:space="0" w:color="auto"/>
                    <w:right w:val="none" w:sz="0" w:space="0" w:color="auto"/>
                  </w:divBdr>
                </w:div>
                <w:div w:id="2118477272">
                  <w:marLeft w:val="0"/>
                  <w:marRight w:val="0"/>
                  <w:marTop w:val="0"/>
                  <w:marBottom w:val="0"/>
                  <w:divBdr>
                    <w:top w:val="none" w:sz="0" w:space="0" w:color="auto"/>
                    <w:left w:val="none" w:sz="0" w:space="0" w:color="auto"/>
                    <w:bottom w:val="none" w:sz="0" w:space="0" w:color="auto"/>
                    <w:right w:val="none" w:sz="0" w:space="0" w:color="auto"/>
                  </w:divBdr>
                </w:div>
                <w:div w:id="2121297937">
                  <w:marLeft w:val="0"/>
                  <w:marRight w:val="0"/>
                  <w:marTop w:val="0"/>
                  <w:marBottom w:val="0"/>
                  <w:divBdr>
                    <w:top w:val="none" w:sz="0" w:space="0" w:color="auto"/>
                    <w:left w:val="none" w:sz="0" w:space="0" w:color="auto"/>
                    <w:bottom w:val="none" w:sz="0" w:space="0" w:color="auto"/>
                    <w:right w:val="none" w:sz="0" w:space="0" w:color="auto"/>
                  </w:divBdr>
                </w:div>
                <w:div w:id="2121367298">
                  <w:marLeft w:val="0"/>
                  <w:marRight w:val="0"/>
                  <w:marTop w:val="0"/>
                  <w:marBottom w:val="0"/>
                  <w:divBdr>
                    <w:top w:val="none" w:sz="0" w:space="0" w:color="auto"/>
                    <w:left w:val="none" w:sz="0" w:space="0" w:color="auto"/>
                    <w:bottom w:val="none" w:sz="0" w:space="0" w:color="auto"/>
                    <w:right w:val="none" w:sz="0" w:space="0" w:color="auto"/>
                  </w:divBdr>
                </w:div>
                <w:div w:id="2124572352">
                  <w:marLeft w:val="0"/>
                  <w:marRight w:val="0"/>
                  <w:marTop w:val="0"/>
                  <w:marBottom w:val="0"/>
                  <w:divBdr>
                    <w:top w:val="none" w:sz="0" w:space="0" w:color="auto"/>
                    <w:left w:val="none" w:sz="0" w:space="0" w:color="auto"/>
                    <w:bottom w:val="none" w:sz="0" w:space="0" w:color="auto"/>
                    <w:right w:val="none" w:sz="0" w:space="0" w:color="auto"/>
                  </w:divBdr>
                </w:div>
                <w:div w:id="2128886675">
                  <w:marLeft w:val="0"/>
                  <w:marRight w:val="0"/>
                  <w:marTop w:val="0"/>
                  <w:marBottom w:val="0"/>
                  <w:divBdr>
                    <w:top w:val="none" w:sz="0" w:space="0" w:color="auto"/>
                    <w:left w:val="none" w:sz="0" w:space="0" w:color="auto"/>
                    <w:bottom w:val="none" w:sz="0" w:space="0" w:color="auto"/>
                    <w:right w:val="none" w:sz="0" w:space="0" w:color="auto"/>
                  </w:divBdr>
                </w:div>
                <w:div w:id="2130774706">
                  <w:marLeft w:val="0"/>
                  <w:marRight w:val="0"/>
                  <w:marTop w:val="0"/>
                  <w:marBottom w:val="0"/>
                  <w:divBdr>
                    <w:top w:val="none" w:sz="0" w:space="0" w:color="auto"/>
                    <w:left w:val="none" w:sz="0" w:space="0" w:color="auto"/>
                    <w:bottom w:val="none" w:sz="0" w:space="0" w:color="auto"/>
                    <w:right w:val="none" w:sz="0" w:space="0" w:color="auto"/>
                  </w:divBdr>
                </w:div>
                <w:div w:id="2139713995">
                  <w:marLeft w:val="0"/>
                  <w:marRight w:val="0"/>
                  <w:marTop w:val="0"/>
                  <w:marBottom w:val="0"/>
                  <w:divBdr>
                    <w:top w:val="none" w:sz="0" w:space="0" w:color="auto"/>
                    <w:left w:val="none" w:sz="0" w:space="0" w:color="auto"/>
                    <w:bottom w:val="none" w:sz="0" w:space="0" w:color="auto"/>
                    <w:right w:val="none" w:sz="0" w:space="0" w:color="auto"/>
                  </w:divBdr>
                </w:div>
                <w:div w:id="2140805701">
                  <w:marLeft w:val="0"/>
                  <w:marRight w:val="0"/>
                  <w:marTop w:val="0"/>
                  <w:marBottom w:val="0"/>
                  <w:divBdr>
                    <w:top w:val="none" w:sz="0" w:space="0" w:color="auto"/>
                    <w:left w:val="none" w:sz="0" w:space="0" w:color="auto"/>
                    <w:bottom w:val="none" w:sz="0" w:space="0" w:color="auto"/>
                    <w:right w:val="none" w:sz="0" w:space="0" w:color="auto"/>
                  </w:divBdr>
                </w:div>
                <w:div w:id="2145199178">
                  <w:marLeft w:val="0"/>
                  <w:marRight w:val="0"/>
                  <w:marTop w:val="0"/>
                  <w:marBottom w:val="0"/>
                  <w:divBdr>
                    <w:top w:val="none" w:sz="0" w:space="0" w:color="auto"/>
                    <w:left w:val="none" w:sz="0" w:space="0" w:color="auto"/>
                    <w:bottom w:val="none" w:sz="0" w:space="0" w:color="auto"/>
                    <w:right w:val="none" w:sz="0" w:space="0" w:color="auto"/>
                  </w:divBdr>
                </w:div>
                <w:div w:id="2145655823">
                  <w:marLeft w:val="0"/>
                  <w:marRight w:val="0"/>
                  <w:marTop w:val="0"/>
                  <w:marBottom w:val="0"/>
                  <w:divBdr>
                    <w:top w:val="none" w:sz="0" w:space="0" w:color="auto"/>
                    <w:left w:val="none" w:sz="0" w:space="0" w:color="auto"/>
                    <w:bottom w:val="none" w:sz="0" w:space="0" w:color="auto"/>
                    <w:right w:val="none" w:sz="0" w:space="0" w:color="auto"/>
                  </w:divBdr>
                </w:div>
                <w:div w:id="2146926242">
                  <w:marLeft w:val="0"/>
                  <w:marRight w:val="0"/>
                  <w:marTop w:val="0"/>
                  <w:marBottom w:val="0"/>
                  <w:divBdr>
                    <w:top w:val="none" w:sz="0" w:space="0" w:color="auto"/>
                    <w:left w:val="none" w:sz="0" w:space="0" w:color="auto"/>
                    <w:bottom w:val="none" w:sz="0" w:space="0" w:color="auto"/>
                    <w:right w:val="none" w:sz="0" w:space="0" w:color="auto"/>
                  </w:divBdr>
                </w:div>
              </w:divsChild>
            </w:div>
            <w:div w:id="1298879773">
              <w:marLeft w:val="0"/>
              <w:marRight w:val="0"/>
              <w:marTop w:val="0"/>
              <w:marBottom w:val="0"/>
              <w:divBdr>
                <w:top w:val="none" w:sz="0" w:space="0" w:color="auto"/>
                <w:left w:val="none" w:sz="0" w:space="0" w:color="auto"/>
                <w:bottom w:val="none" w:sz="0" w:space="0" w:color="auto"/>
                <w:right w:val="none" w:sz="0" w:space="0" w:color="auto"/>
              </w:divBdr>
            </w:div>
            <w:div w:id="1299337111">
              <w:marLeft w:val="0"/>
              <w:marRight w:val="0"/>
              <w:marTop w:val="0"/>
              <w:marBottom w:val="0"/>
              <w:divBdr>
                <w:top w:val="none" w:sz="0" w:space="0" w:color="auto"/>
                <w:left w:val="none" w:sz="0" w:space="0" w:color="auto"/>
                <w:bottom w:val="none" w:sz="0" w:space="0" w:color="auto"/>
                <w:right w:val="none" w:sz="0" w:space="0" w:color="auto"/>
              </w:divBdr>
            </w:div>
            <w:div w:id="1304190401">
              <w:marLeft w:val="0"/>
              <w:marRight w:val="0"/>
              <w:marTop w:val="0"/>
              <w:marBottom w:val="0"/>
              <w:divBdr>
                <w:top w:val="none" w:sz="0" w:space="0" w:color="auto"/>
                <w:left w:val="none" w:sz="0" w:space="0" w:color="auto"/>
                <w:bottom w:val="none" w:sz="0" w:space="0" w:color="auto"/>
                <w:right w:val="none" w:sz="0" w:space="0" w:color="auto"/>
              </w:divBdr>
            </w:div>
            <w:div w:id="1305432524">
              <w:marLeft w:val="0"/>
              <w:marRight w:val="0"/>
              <w:marTop w:val="0"/>
              <w:marBottom w:val="0"/>
              <w:divBdr>
                <w:top w:val="none" w:sz="0" w:space="0" w:color="auto"/>
                <w:left w:val="none" w:sz="0" w:space="0" w:color="auto"/>
                <w:bottom w:val="none" w:sz="0" w:space="0" w:color="auto"/>
                <w:right w:val="none" w:sz="0" w:space="0" w:color="auto"/>
              </w:divBdr>
            </w:div>
            <w:div w:id="1305968505">
              <w:marLeft w:val="0"/>
              <w:marRight w:val="0"/>
              <w:marTop w:val="0"/>
              <w:marBottom w:val="0"/>
              <w:divBdr>
                <w:top w:val="none" w:sz="0" w:space="0" w:color="auto"/>
                <w:left w:val="none" w:sz="0" w:space="0" w:color="auto"/>
                <w:bottom w:val="none" w:sz="0" w:space="0" w:color="auto"/>
                <w:right w:val="none" w:sz="0" w:space="0" w:color="auto"/>
              </w:divBdr>
            </w:div>
            <w:div w:id="1307273831">
              <w:marLeft w:val="0"/>
              <w:marRight w:val="0"/>
              <w:marTop w:val="0"/>
              <w:marBottom w:val="0"/>
              <w:divBdr>
                <w:top w:val="none" w:sz="0" w:space="0" w:color="auto"/>
                <w:left w:val="none" w:sz="0" w:space="0" w:color="auto"/>
                <w:bottom w:val="none" w:sz="0" w:space="0" w:color="auto"/>
                <w:right w:val="none" w:sz="0" w:space="0" w:color="auto"/>
              </w:divBdr>
            </w:div>
            <w:div w:id="1309703883">
              <w:marLeft w:val="0"/>
              <w:marRight w:val="0"/>
              <w:marTop w:val="0"/>
              <w:marBottom w:val="0"/>
              <w:divBdr>
                <w:top w:val="none" w:sz="0" w:space="0" w:color="auto"/>
                <w:left w:val="none" w:sz="0" w:space="0" w:color="auto"/>
                <w:bottom w:val="none" w:sz="0" w:space="0" w:color="auto"/>
                <w:right w:val="none" w:sz="0" w:space="0" w:color="auto"/>
              </w:divBdr>
            </w:div>
            <w:div w:id="1309868323">
              <w:marLeft w:val="0"/>
              <w:marRight w:val="0"/>
              <w:marTop w:val="0"/>
              <w:marBottom w:val="0"/>
              <w:divBdr>
                <w:top w:val="none" w:sz="0" w:space="0" w:color="auto"/>
                <w:left w:val="none" w:sz="0" w:space="0" w:color="auto"/>
                <w:bottom w:val="none" w:sz="0" w:space="0" w:color="auto"/>
                <w:right w:val="none" w:sz="0" w:space="0" w:color="auto"/>
              </w:divBdr>
            </w:div>
            <w:div w:id="1311058999">
              <w:marLeft w:val="0"/>
              <w:marRight w:val="0"/>
              <w:marTop w:val="0"/>
              <w:marBottom w:val="0"/>
              <w:divBdr>
                <w:top w:val="none" w:sz="0" w:space="0" w:color="auto"/>
                <w:left w:val="none" w:sz="0" w:space="0" w:color="auto"/>
                <w:bottom w:val="none" w:sz="0" w:space="0" w:color="auto"/>
                <w:right w:val="none" w:sz="0" w:space="0" w:color="auto"/>
              </w:divBdr>
            </w:div>
            <w:div w:id="1314523746">
              <w:marLeft w:val="0"/>
              <w:marRight w:val="0"/>
              <w:marTop w:val="0"/>
              <w:marBottom w:val="0"/>
              <w:divBdr>
                <w:top w:val="none" w:sz="0" w:space="0" w:color="auto"/>
                <w:left w:val="none" w:sz="0" w:space="0" w:color="auto"/>
                <w:bottom w:val="none" w:sz="0" w:space="0" w:color="auto"/>
                <w:right w:val="none" w:sz="0" w:space="0" w:color="auto"/>
              </w:divBdr>
            </w:div>
            <w:div w:id="1315522987">
              <w:marLeft w:val="0"/>
              <w:marRight w:val="0"/>
              <w:marTop w:val="0"/>
              <w:marBottom w:val="0"/>
              <w:divBdr>
                <w:top w:val="none" w:sz="0" w:space="0" w:color="auto"/>
                <w:left w:val="none" w:sz="0" w:space="0" w:color="auto"/>
                <w:bottom w:val="none" w:sz="0" w:space="0" w:color="auto"/>
                <w:right w:val="none" w:sz="0" w:space="0" w:color="auto"/>
              </w:divBdr>
            </w:div>
            <w:div w:id="1318802998">
              <w:marLeft w:val="0"/>
              <w:marRight w:val="0"/>
              <w:marTop w:val="0"/>
              <w:marBottom w:val="0"/>
              <w:divBdr>
                <w:top w:val="none" w:sz="0" w:space="0" w:color="auto"/>
                <w:left w:val="none" w:sz="0" w:space="0" w:color="auto"/>
                <w:bottom w:val="none" w:sz="0" w:space="0" w:color="auto"/>
                <w:right w:val="none" w:sz="0" w:space="0" w:color="auto"/>
              </w:divBdr>
            </w:div>
            <w:div w:id="1319844196">
              <w:marLeft w:val="0"/>
              <w:marRight w:val="0"/>
              <w:marTop w:val="0"/>
              <w:marBottom w:val="0"/>
              <w:divBdr>
                <w:top w:val="none" w:sz="0" w:space="0" w:color="auto"/>
                <w:left w:val="none" w:sz="0" w:space="0" w:color="auto"/>
                <w:bottom w:val="none" w:sz="0" w:space="0" w:color="auto"/>
                <w:right w:val="none" w:sz="0" w:space="0" w:color="auto"/>
              </w:divBdr>
            </w:div>
            <w:div w:id="1320227916">
              <w:marLeft w:val="0"/>
              <w:marRight w:val="0"/>
              <w:marTop w:val="0"/>
              <w:marBottom w:val="0"/>
              <w:divBdr>
                <w:top w:val="none" w:sz="0" w:space="0" w:color="auto"/>
                <w:left w:val="none" w:sz="0" w:space="0" w:color="auto"/>
                <w:bottom w:val="none" w:sz="0" w:space="0" w:color="auto"/>
                <w:right w:val="none" w:sz="0" w:space="0" w:color="auto"/>
              </w:divBdr>
            </w:div>
            <w:div w:id="1322737273">
              <w:marLeft w:val="0"/>
              <w:marRight w:val="0"/>
              <w:marTop w:val="0"/>
              <w:marBottom w:val="0"/>
              <w:divBdr>
                <w:top w:val="none" w:sz="0" w:space="0" w:color="auto"/>
                <w:left w:val="none" w:sz="0" w:space="0" w:color="auto"/>
                <w:bottom w:val="none" w:sz="0" w:space="0" w:color="auto"/>
                <w:right w:val="none" w:sz="0" w:space="0" w:color="auto"/>
              </w:divBdr>
            </w:div>
            <w:div w:id="1323199394">
              <w:marLeft w:val="0"/>
              <w:marRight w:val="0"/>
              <w:marTop w:val="0"/>
              <w:marBottom w:val="0"/>
              <w:divBdr>
                <w:top w:val="none" w:sz="0" w:space="0" w:color="auto"/>
                <w:left w:val="none" w:sz="0" w:space="0" w:color="auto"/>
                <w:bottom w:val="none" w:sz="0" w:space="0" w:color="auto"/>
                <w:right w:val="none" w:sz="0" w:space="0" w:color="auto"/>
              </w:divBdr>
            </w:div>
            <w:div w:id="1326008299">
              <w:marLeft w:val="0"/>
              <w:marRight w:val="0"/>
              <w:marTop w:val="0"/>
              <w:marBottom w:val="0"/>
              <w:divBdr>
                <w:top w:val="none" w:sz="0" w:space="0" w:color="auto"/>
                <w:left w:val="none" w:sz="0" w:space="0" w:color="auto"/>
                <w:bottom w:val="none" w:sz="0" w:space="0" w:color="auto"/>
                <w:right w:val="none" w:sz="0" w:space="0" w:color="auto"/>
              </w:divBdr>
            </w:div>
            <w:div w:id="1326205065">
              <w:marLeft w:val="0"/>
              <w:marRight w:val="0"/>
              <w:marTop w:val="0"/>
              <w:marBottom w:val="0"/>
              <w:divBdr>
                <w:top w:val="none" w:sz="0" w:space="0" w:color="auto"/>
                <w:left w:val="none" w:sz="0" w:space="0" w:color="auto"/>
                <w:bottom w:val="none" w:sz="0" w:space="0" w:color="auto"/>
                <w:right w:val="none" w:sz="0" w:space="0" w:color="auto"/>
              </w:divBdr>
            </w:div>
            <w:div w:id="1331102169">
              <w:marLeft w:val="0"/>
              <w:marRight w:val="0"/>
              <w:marTop w:val="360"/>
              <w:marBottom w:val="0"/>
              <w:divBdr>
                <w:top w:val="single" w:sz="6" w:space="0" w:color="auto"/>
                <w:left w:val="single" w:sz="6" w:space="0" w:color="auto"/>
                <w:bottom w:val="single" w:sz="6" w:space="0" w:color="auto"/>
                <w:right w:val="single" w:sz="6" w:space="0" w:color="auto"/>
              </w:divBdr>
            </w:div>
            <w:div w:id="1331980415">
              <w:marLeft w:val="0"/>
              <w:marRight w:val="0"/>
              <w:marTop w:val="0"/>
              <w:marBottom w:val="0"/>
              <w:divBdr>
                <w:top w:val="none" w:sz="0" w:space="0" w:color="auto"/>
                <w:left w:val="none" w:sz="0" w:space="0" w:color="auto"/>
                <w:bottom w:val="none" w:sz="0" w:space="0" w:color="auto"/>
                <w:right w:val="none" w:sz="0" w:space="0" w:color="auto"/>
              </w:divBdr>
            </w:div>
            <w:div w:id="1333607987">
              <w:marLeft w:val="0"/>
              <w:marRight w:val="0"/>
              <w:marTop w:val="0"/>
              <w:marBottom w:val="0"/>
              <w:divBdr>
                <w:top w:val="none" w:sz="0" w:space="0" w:color="auto"/>
                <w:left w:val="none" w:sz="0" w:space="0" w:color="auto"/>
                <w:bottom w:val="none" w:sz="0" w:space="0" w:color="auto"/>
                <w:right w:val="none" w:sz="0" w:space="0" w:color="auto"/>
              </w:divBdr>
            </w:div>
            <w:div w:id="1334727558">
              <w:marLeft w:val="0"/>
              <w:marRight w:val="0"/>
              <w:marTop w:val="0"/>
              <w:marBottom w:val="0"/>
              <w:divBdr>
                <w:top w:val="none" w:sz="0" w:space="0" w:color="auto"/>
                <w:left w:val="none" w:sz="0" w:space="0" w:color="auto"/>
                <w:bottom w:val="none" w:sz="0" w:space="0" w:color="auto"/>
                <w:right w:val="none" w:sz="0" w:space="0" w:color="auto"/>
              </w:divBdr>
            </w:div>
            <w:div w:id="1334844383">
              <w:marLeft w:val="0"/>
              <w:marRight w:val="0"/>
              <w:marTop w:val="0"/>
              <w:marBottom w:val="0"/>
              <w:divBdr>
                <w:top w:val="none" w:sz="0" w:space="0" w:color="auto"/>
                <w:left w:val="none" w:sz="0" w:space="0" w:color="auto"/>
                <w:bottom w:val="none" w:sz="0" w:space="0" w:color="auto"/>
                <w:right w:val="none" w:sz="0" w:space="0" w:color="auto"/>
              </w:divBdr>
            </w:div>
            <w:div w:id="1336108126">
              <w:marLeft w:val="0"/>
              <w:marRight w:val="0"/>
              <w:marTop w:val="0"/>
              <w:marBottom w:val="0"/>
              <w:divBdr>
                <w:top w:val="none" w:sz="0" w:space="0" w:color="auto"/>
                <w:left w:val="none" w:sz="0" w:space="0" w:color="auto"/>
                <w:bottom w:val="none" w:sz="0" w:space="0" w:color="auto"/>
                <w:right w:val="none" w:sz="0" w:space="0" w:color="auto"/>
              </w:divBdr>
            </w:div>
            <w:div w:id="1336149908">
              <w:marLeft w:val="0"/>
              <w:marRight w:val="0"/>
              <w:marTop w:val="0"/>
              <w:marBottom w:val="0"/>
              <w:divBdr>
                <w:top w:val="none" w:sz="0" w:space="0" w:color="auto"/>
                <w:left w:val="none" w:sz="0" w:space="0" w:color="auto"/>
                <w:bottom w:val="none" w:sz="0" w:space="0" w:color="auto"/>
                <w:right w:val="none" w:sz="0" w:space="0" w:color="auto"/>
              </w:divBdr>
            </w:div>
            <w:div w:id="1338114890">
              <w:marLeft w:val="0"/>
              <w:marRight w:val="0"/>
              <w:marTop w:val="0"/>
              <w:marBottom w:val="0"/>
              <w:divBdr>
                <w:top w:val="none" w:sz="0" w:space="0" w:color="auto"/>
                <w:left w:val="none" w:sz="0" w:space="0" w:color="auto"/>
                <w:bottom w:val="none" w:sz="0" w:space="0" w:color="auto"/>
                <w:right w:val="none" w:sz="0" w:space="0" w:color="auto"/>
              </w:divBdr>
            </w:div>
            <w:div w:id="1340308040">
              <w:marLeft w:val="0"/>
              <w:marRight w:val="0"/>
              <w:marTop w:val="0"/>
              <w:marBottom w:val="0"/>
              <w:divBdr>
                <w:top w:val="none" w:sz="0" w:space="0" w:color="auto"/>
                <w:left w:val="none" w:sz="0" w:space="0" w:color="auto"/>
                <w:bottom w:val="none" w:sz="0" w:space="0" w:color="auto"/>
                <w:right w:val="none" w:sz="0" w:space="0" w:color="auto"/>
              </w:divBdr>
            </w:div>
            <w:div w:id="1340548786">
              <w:marLeft w:val="0"/>
              <w:marRight w:val="0"/>
              <w:marTop w:val="0"/>
              <w:marBottom w:val="0"/>
              <w:divBdr>
                <w:top w:val="none" w:sz="0" w:space="0" w:color="auto"/>
                <w:left w:val="none" w:sz="0" w:space="0" w:color="auto"/>
                <w:bottom w:val="none" w:sz="0" w:space="0" w:color="auto"/>
                <w:right w:val="none" w:sz="0" w:space="0" w:color="auto"/>
              </w:divBdr>
            </w:div>
            <w:div w:id="1340964715">
              <w:marLeft w:val="0"/>
              <w:marRight w:val="0"/>
              <w:marTop w:val="0"/>
              <w:marBottom w:val="0"/>
              <w:divBdr>
                <w:top w:val="none" w:sz="0" w:space="0" w:color="auto"/>
                <w:left w:val="none" w:sz="0" w:space="0" w:color="auto"/>
                <w:bottom w:val="none" w:sz="0" w:space="0" w:color="auto"/>
                <w:right w:val="none" w:sz="0" w:space="0" w:color="auto"/>
              </w:divBdr>
            </w:div>
            <w:div w:id="1341157725">
              <w:marLeft w:val="0"/>
              <w:marRight w:val="0"/>
              <w:marTop w:val="0"/>
              <w:marBottom w:val="0"/>
              <w:divBdr>
                <w:top w:val="none" w:sz="0" w:space="0" w:color="auto"/>
                <w:left w:val="none" w:sz="0" w:space="0" w:color="auto"/>
                <w:bottom w:val="none" w:sz="0" w:space="0" w:color="auto"/>
                <w:right w:val="none" w:sz="0" w:space="0" w:color="auto"/>
              </w:divBdr>
            </w:div>
            <w:div w:id="1345520791">
              <w:marLeft w:val="0"/>
              <w:marRight w:val="0"/>
              <w:marTop w:val="0"/>
              <w:marBottom w:val="0"/>
              <w:divBdr>
                <w:top w:val="none" w:sz="0" w:space="0" w:color="auto"/>
                <w:left w:val="none" w:sz="0" w:space="0" w:color="auto"/>
                <w:bottom w:val="none" w:sz="0" w:space="0" w:color="auto"/>
                <w:right w:val="none" w:sz="0" w:space="0" w:color="auto"/>
              </w:divBdr>
            </w:div>
            <w:div w:id="1346900870">
              <w:marLeft w:val="0"/>
              <w:marRight w:val="0"/>
              <w:marTop w:val="0"/>
              <w:marBottom w:val="0"/>
              <w:divBdr>
                <w:top w:val="none" w:sz="0" w:space="0" w:color="auto"/>
                <w:left w:val="none" w:sz="0" w:space="0" w:color="auto"/>
                <w:bottom w:val="none" w:sz="0" w:space="0" w:color="auto"/>
                <w:right w:val="none" w:sz="0" w:space="0" w:color="auto"/>
              </w:divBdr>
            </w:div>
            <w:div w:id="1350058767">
              <w:marLeft w:val="0"/>
              <w:marRight w:val="0"/>
              <w:marTop w:val="0"/>
              <w:marBottom w:val="0"/>
              <w:divBdr>
                <w:top w:val="none" w:sz="0" w:space="0" w:color="auto"/>
                <w:left w:val="none" w:sz="0" w:space="0" w:color="auto"/>
                <w:bottom w:val="none" w:sz="0" w:space="0" w:color="auto"/>
                <w:right w:val="none" w:sz="0" w:space="0" w:color="auto"/>
              </w:divBdr>
            </w:div>
            <w:div w:id="1352026536">
              <w:marLeft w:val="0"/>
              <w:marRight w:val="0"/>
              <w:marTop w:val="0"/>
              <w:marBottom w:val="0"/>
              <w:divBdr>
                <w:top w:val="none" w:sz="0" w:space="0" w:color="auto"/>
                <w:left w:val="none" w:sz="0" w:space="0" w:color="auto"/>
                <w:bottom w:val="none" w:sz="0" w:space="0" w:color="auto"/>
                <w:right w:val="none" w:sz="0" w:space="0" w:color="auto"/>
              </w:divBdr>
            </w:div>
            <w:div w:id="1352148388">
              <w:marLeft w:val="0"/>
              <w:marRight w:val="0"/>
              <w:marTop w:val="0"/>
              <w:marBottom w:val="0"/>
              <w:divBdr>
                <w:top w:val="none" w:sz="0" w:space="0" w:color="auto"/>
                <w:left w:val="none" w:sz="0" w:space="0" w:color="auto"/>
                <w:bottom w:val="none" w:sz="0" w:space="0" w:color="auto"/>
                <w:right w:val="none" w:sz="0" w:space="0" w:color="auto"/>
              </w:divBdr>
            </w:div>
            <w:div w:id="1352801494">
              <w:marLeft w:val="0"/>
              <w:marRight w:val="0"/>
              <w:marTop w:val="0"/>
              <w:marBottom w:val="0"/>
              <w:divBdr>
                <w:top w:val="none" w:sz="0" w:space="0" w:color="auto"/>
                <w:left w:val="none" w:sz="0" w:space="0" w:color="auto"/>
                <w:bottom w:val="none" w:sz="0" w:space="0" w:color="auto"/>
                <w:right w:val="none" w:sz="0" w:space="0" w:color="auto"/>
              </w:divBdr>
            </w:div>
            <w:div w:id="1361395556">
              <w:marLeft w:val="0"/>
              <w:marRight w:val="0"/>
              <w:marTop w:val="0"/>
              <w:marBottom w:val="0"/>
              <w:divBdr>
                <w:top w:val="none" w:sz="0" w:space="0" w:color="auto"/>
                <w:left w:val="none" w:sz="0" w:space="0" w:color="auto"/>
                <w:bottom w:val="none" w:sz="0" w:space="0" w:color="auto"/>
                <w:right w:val="none" w:sz="0" w:space="0" w:color="auto"/>
              </w:divBdr>
            </w:div>
            <w:div w:id="1361777691">
              <w:marLeft w:val="0"/>
              <w:marRight w:val="0"/>
              <w:marTop w:val="0"/>
              <w:marBottom w:val="0"/>
              <w:divBdr>
                <w:top w:val="none" w:sz="0" w:space="0" w:color="auto"/>
                <w:left w:val="none" w:sz="0" w:space="0" w:color="auto"/>
                <w:bottom w:val="none" w:sz="0" w:space="0" w:color="auto"/>
                <w:right w:val="none" w:sz="0" w:space="0" w:color="auto"/>
              </w:divBdr>
            </w:div>
            <w:div w:id="1370762178">
              <w:marLeft w:val="0"/>
              <w:marRight w:val="0"/>
              <w:marTop w:val="0"/>
              <w:marBottom w:val="0"/>
              <w:divBdr>
                <w:top w:val="none" w:sz="0" w:space="0" w:color="auto"/>
                <w:left w:val="none" w:sz="0" w:space="0" w:color="auto"/>
                <w:bottom w:val="none" w:sz="0" w:space="0" w:color="auto"/>
                <w:right w:val="none" w:sz="0" w:space="0" w:color="auto"/>
              </w:divBdr>
            </w:div>
            <w:div w:id="1372412558">
              <w:marLeft w:val="0"/>
              <w:marRight w:val="0"/>
              <w:marTop w:val="0"/>
              <w:marBottom w:val="0"/>
              <w:divBdr>
                <w:top w:val="none" w:sz="0" w:space="0" w:color="auto"/>
                <w:left w:val="none" w:sz="0" w:space="0" w:color="auto"/>
                <w:bottom w:val="none" w:sz="0" w:space="0" w:color="auto"/>
                <w:right w:val="none" w:sz="0" w:space="0" w:color="auto"/>
              </w:divBdr>
            </w:div>
            <w:div w:id="1372653681">
              <w:marLeft w:val="0"/>
              <w:marRight w:val="0"/>
              <w:marTop w:val="0"/>
              <w:marBottom w:val="0"/>
              <w:divBdr>
                <w:top w:val="none" w:sz="0" w:space="0" w:color="auto"/>
                <w:left w:val="none" w:sz="0" w:space="0" w:color="auto"/>
                <w:bottom w:val="none" w:sz="0" w:space="0" w:color="auto"/>
                <w:right w:val="none" w:sz="0" w:space="0" w:color="auto"/>
              </w:divBdr>
            </w:div>
            <w:div w:id="1373454785">
              <w:marLeft w:val="0"/>
              <w:marRight w:val="0"/>
              <w:marTop w:val="0"/>
              <w:marBottom w:val="0"/>
              <w:divBdr>
                <w:top w:val="none" w:sz="0" w:space="0" w:color="auto"/>
                <w:left w:val="none" w:sz="0" w:space="0" w:color="auto"/>
                <w:bottom w:val="none" w:sz="0" w:space="0" w:color="auto"/>
                <w:right w:val="none" w:sz="0" w:space="0" w:color="auto"/>
              </w:divBdr>
            </w:div>
            <w:div w:id="1373651871">
              <w:marLeft w:val="0"/>
              <w:marRight w:val="0"/>
              <w:marTop w:val="0"/>
              <w:marBottom w:val="0"/>
              <w:divBdr>
                <w:top w:val="none" w:sz="0" w:space="0" w:color="auto"/>
                <w:left w:val="none" w:sz="0" w:space="0" w:color="auto"/>
                <w:bottom w:val="none" w:sz="0" w:space="0" w:color="auto"/>
                <w:right w:val="none" w:sz="0" w:space="0" w:color="auto"/>
              </w:divBdr>
            </w:div>
            <w:div w:id="1378892904">
              <w:marLeft w:val="0"/>
              <w:marRight w:val="0"/>
              <w:marTop w:val="0"/>
              <w:marBottom w:val="0"/>
              <w:divBdr>
                <w:top w:val="none" w:sz="0" w:space="0" w:color="auto"/>
                <w:left w:val="none" w:sz="0" w:space="0" w:color="auto"/>
                <w:bottom w:val="none" w:sz="0" w:space="0" w:color="auto"/>
                <w:right w:val="none" w:sz="0" w:space="0" w:color="auto"/>
              </w:divBdr>
            </w:div>
            <w:div w:id="1380471262">
              <w:marLeft w:val="0"/>
              <w:marRight w:val="0"/>
              <w:marTop w:val="0"/>
              <w:marBottom w:val="0"/>
              <w:divBdr>
                <w:top w:val="none" w:sz="0" w:space="0" w:color="auto"/>
                <w:left w:val="none" w:sz="0" w:space="0" w:color="auto"/>
                <w:bottom w:val="none" w:sz="0" w:space="0" w:color="auto"/>
                <w:right w:val="none" w:sz="0" w:space="0" w:color="auto"/>
              </w:divBdr>
            </w:div>
            <w:div w:id="1380546032">
              <w:marLeft w:val="0"/>
              <w:marRight w:val="0"/>
              <w:marTop w:val="0"/>
              <w:marBottom w:val="0"/>
              <w:divBdr>
                <w:top w:val="none" w:sz="0" w:space="0" w:color="auto"/>
                <w:left w:val="none" w:sz="0" w:space="0" w:color="auto"/>
                <w:bottom w:val="none" w:sz="0" w:space="0" w:color="auto"/>
                <w:right w:val="none" w:sz="0" w:space="0" w:color="auto"/>
              </w:divBdr>
            </w:div>
            <w:div w:id="1380737674">
              <w:marLeft w:val="0"/>
              <w:marRight w:val="0"/>
              <w:marTop w:val="0"/>
              <w:marBottom w:val="0"/>
              <w:divBdr>
                <w:top w:val="none" w:sz="0" w:space="0" w:color="auto"/>
                <w:left w:val="none" w:sz="0" w:space="0" w:color="auto"/>
                <w:bottom w:val="none" w:sz="0" w:space="0" w:color="auto"/>
                <w:right w:val="none" w:sz="0" w:space="0" w:color="auto"/>
              </w:divBdr>
            </w:div>
            <w:div w:id="1381320559">
              <w:marLeft w:val="0"/>
              <w:marRight w:val="0"/>
              <w:marTop w:val="0"/>
              <w:marBottom w:val="0"/>
              <w:divBdr>
                <w:top w:val="none" w:sz="0" w:space="0" w:color="auto"/>
                <w:left w:val="none" w:sz="0" w:space="0" w:color="auto"/>
                <w:bottom w:val="none" w:sz="0" w:space="0" w:color="auto"/>
                <w:right w:val="none" w:sz="0" w:space="0" w:color="auto"/>
              </w:divBdr>
            </w:div>
            <w:div w:id="1381635326">
              <w:marLeft w:val="0"/>
              <w:marRight w:val="0"/>
              <w:marTop w:val="0"/>
              <w:marBottom w:val="0"/>
              <w:divBdr>
                <w:top w:val="none" w:sz="0" w:space="0" w:color="auto"/>
                <w:left w:val="none" w:sz="0" w:space="0" w:color="auto"/>
                <w:bottom w:val="none" w:sz="0" w:space="0" w:color="auto"/>
                <w:right w:val="none" w:sz="0" w:space="0" w:color="auto"/>
              </w:divBdr>
            </w:div>
            <w:div w:id="1382948852">
              <w:marLeft w:val="0"/>
              <w:marRight w:val="0"/>
              <w:marTop w:val="0"/>
              <w:marBottom w:val="0"/>
              <w:divBdr>
                <w:top w:val="none" w:sz="0" w:space="0" w:color="auto"/>
                <w:left w:val="none" w:sz="0" w:space="0" w:color="auto"/>
                <w:bottom w:val="none" w:sz="0" w:space="0" w:color="auto"/>
                <w:right w:val="none" w:sz="0" w:space="0" w:color="auto"/>
              </w:divBdr>
            </w:div>
            <w:div w:id="1384645371">
              <w:marLeft w:val="0"/>
              <w:marRight w:val="0"/>
              <w:marTop w:val="0"/>
              <w:marBottom w:val="0"/>
              <w:divBdr>
                <w:top w:val="none" w:sz="0" w:space="0" w:color="auto"/>
                <w:left w:val="none" w:sz="0" w:space="0" w:color="auto"/>
                <w:bottom w:val="none" w:sz="0" w:space="0" w:color="auto"/>
                <w:right w:val="none" w:sz="0" w:space="0" w:color="auto"/>
              </w:divBdr>
            </w:div>
            <w:div w:id="1384789531">
              <w:marLeft w:val="0"/>
              <w:marRight w:val="0"/>
              <w:marTop w:val="0"/>
              <w:marBottom w:val="0"/>
              <w:divBdr>
                <w:top w:val="none" w:sz="0" w:space="0" w:color="auto"/>
                <w:left w:val="none" w:sz="0" w:space="0" w:color="auto"/>
                <w:bottom w:val="none" w:sz="0" w:space="0" w:color="auto"/>
                <w:right w:val="none" w:sz="0" w:space="0" w:color="auto"/>
              </w:divBdr>
            </w:div>
            <w:div w:id="1385251866">
              <w:marLeft w:val="0"/>
              <w:marRight w:val="0"/>
              <w:marTop w:val="0"/>
              <w:marBottom w:val="0"/>
              <w:divBdr>
                <w:top w:val="none" w:sz="0" w:space="0" w:color="auto"/>
                <w:left w:val="none" w:sz="0" w:space="0" w:color="auto"/>
                <w:bottom w:val="none" w:sz="0" w:space="0" w:color="auto"/>
                <w:right w:val="none" w:sz="0" w:space="0" w:color="auto"/>
              </w:divBdr>
            </w:div>
            <w:div w:id="1386635807">
              <w:marLeft w:val="0"/>
              <w:marRight w:val="0"/>
              <w:marTop w:val="0"/>
              <w:marBottom w:val="0"/>
              <w:divBdr>
                <w:top w:val="none" w:sz="0" w:space="0" w:color="auto"/>
                <w:left w:val="none" w:sz="0" w:space="0" w:color="auto"/>
                <w:bottom w:val="none" w:sz="0" w:space="0" w:color="auto"/>
                <w:right w:val="none" w:sz="0" w:space="0" w:color="auto"/>
              </w:divBdr>
            </w:div>
            <w:div w:id="1388065886">
              <w:marLeft w:val="0"/>
              <w:marRight w:val="0"/>
              <w:marTop w:val="0"/>
              <w:marBottom w:val="0"/>
              <w:divBdr>
                <w:top w:val="none" w:sz="0" w:space="0" w:color="auto"/>
                <w:left w:val="none" w:sz="0" w:space="0" w:color="auto"/>
                <w:bottom w:val="none" w:sz="0" w:space="0" w:color="auto"/>
                <w:right w:val="none" w:sz="0" w:space="0" w:color="auto"/>
              </w:divBdr>
            </w:div>
            <w:div w:id="1389112968">
              <w:marLeft w:val="0"/>
              <w:marRight w:val="0"/>
              <w:marTop w:val="0"/>
              <w:marBottom w:val="0"/>
              <w:divBdr>
                <w:top w:val="none" w:sz="0" w:space="0" w:color="auto"/>
                <w:left w:val="none" w:sz="0" w:space="0" w:color="auto"/>
                <w:bottom w:val="none" w:sz="0" w:space="0" w:color="auto"/>
                <w:right w:val="none" w:sz="0" w:space="0" w:color="auto"/>
              </w:divBdr>
            </w:div>
            <w:div w:id="1390767689">
              <w:marLeft w:val="0"/>
              <w:marRight w:val="0"/>
              <w:marTop w:val="0"/>
              <w:marBottom w:val="0"/>
              <w:divBdr>
                <w:top w:val="none" w:sz="0" w:space="0" w:color="auto"/>
                <w:left w:val="none" w:sz="0" w:space="0" w:color="auto"/>
                <w:bottom w:val="none" w:sz="0" w:space="0" w:color="auto"/>
                <w:right w:val="none" w:sz="0" w:space="0" w:color="auto"/>
              </w:divBdr>
            </w:div>
            <w:div w:id="1391803645">
              <w:marLeft w:val="0"/>
              <w:marRight w:val="0"/>
              <w:marTop w:val="0"/>
              <w:marBottom w:val="0"/>
              <w:divBdr>
                <w:top w:val="none" w:sz="0" w:space="0" w:color="auto"/>
                <w:left w:val="none" w:sz="0" w:space="0" w:color="auto"/>
                <w:bottom w:val="none" w:sz="0" w:space="0" w:color="auto"/>
                <w:right w:val="none" w:sz="0" w:space="0" w:color="auto"/>
              </w:divBdr>
            </w:div>
            <w:div w:id="1392995735">
              <w:marLeft w:val="0"/>
              <w:marRight w:val="0"/>
              <w:marTop w:val="0"/>
              <w:marBottom w:val="0"/>
              <w:divBdr>
                <w:top w:val="none" w:sz="0" w:space="0" w:color="auto"/>
                <w:left w:val="none" w:sz="0" w:space="0" w:color="auto"/>
                <w:bottom w:val="none" w:sz="0" w:space="0" w:color="auto"/>
                <w:right w:val="none" w:sz="0" w:space="0" w:color="auto"/>
              </w:divBdr>
            </w:div>
            <w:div w:id="1393117576">
              <w:marLeft w:val="0"/>
              <w:marRight w:val="0"/>
              <w:marTop w:val="0"/>
              <w:marBottom w:val="0"/>
              <w:divBdr>
                <w:top w:val="none" w:sz="0" w:space="0" w:color="auto"/>
                <w:left w:val="none" w:sz="0" w:space="0" w:color="auto"/>
                <w:bottom w:val="none" w:sz="0" w:space="0" w:color="auto"/>
                <w:right w:val="none" w:sz="0" w:space="0" w:color="auto"/>
              </w:divBdr>
            </w:div>
            <w:div w:id="1393770971">
              <w:marLeft w:val="0"/>
              <w:marRight w:val="0"/>
              <w:marTop w:val="0"/>
              <w:marBottom w:val="0"/>
              <w:divBdr>
                <w:top w:val="none" w:sz="0" w:space="0" w:color="auto"/>
                <w:left w:val="none" w:sz="0" w:space="0" w:color="auto"/>
                <w:bottom w:val="none" w:sz="0" w:space="0" w:color="auto"/>
                <w:right w:val="none" w:sz="0" w:space="0" w:color="auto"/>
              </w:divBdr>
            </w:div>
            <w:div w:id="1399091275">
              <w:marLeft w:val="0"/>
              <w:marRight w:val="0"/>
              <w:marTop w:val="0"/>
              <w:marBottom w:val="0"/>
              <w:divBdr>
                <w:top w:val="none" w:sz="0" w:space="0" w:color="auto"/>
                <w:left w:val="none" w:sz="0" w:space="0" w:color="auto"/>
                <w:bottom w:val="none" w:sz="0" w:space="0" w:color="auto"/>
                <w:right w:val="none" w:sz="0" w:space="0" w:color="auto"/>
              </w:divBdr>
            </w:div>
            <w:div w:id="1399471666">
              <w:marLeft w:val="0"/>
              <w:marRight w:val="0"/>
              <w:marTop w:val="0"/>
              <w:marBottom w:val="0"/>
              <w:divBdr>
                <w:top w:val="none" w:sz="0" w:space="0" w:color="auto"/>
                <w:left w:val="none" w:sz="0" w:space="0" w:color="auto"/>
                <w:bottom w:val="none" w:sz="0" w:space="0" w:color="auto"/>
                <w:right w:val="none" w:sz="0" w:space="0" w:color="auto"/>
              </w:divBdr>
            </w:div>
            <w:div w:id="1400177030">
              <w:marLeft w:val="0"/>
              <w:marRight w:val="0"/>
              <w:marTop w:val="0"/>
              <w:marBottom w:val="0"/>
              <w:divBdr>
                <w:top w:val="none" w:sz="0" w:space="0" w:color="auto"/>
                <w:left w:val="none" w:sz="0" w:space="0" w:color="auto"/>
                <w:bottom w:val="none" w:sz="0" w:space="0" w:color="auto"/>
                <w:right w:val="none" w:sz="0" w:space="0" w:color="auto"/>
              </w:divBdr>
            </w:div>
            <w:div w:id="1400324437">
              <w:marLeft w:val="0"/>
              <w:marRight w:val="0"/>
              <w:marTop w:val="0"/>
              <w:marBottom w:val="0"/>
              <w:divBdr>
                <w:top w:val="none" w:sz="0" w:space="0" w:color="auto"/>
                <w:left w:val="none" w:sz="0" w:space="0" w:color="auto"/>
                <w:bottom w:val="none" w:sz="0" w:space="0" w:color="auto"/>
                <w:right w:val="none" w:sz="0" w:space="0" w:color="auto"/>
              </w:divBdr>
            </w:div>
            <w:div w:id="1400709813">
              <w:marLeft w:val="0"/>
              <w:marRight w:val="0"/>
              <w:marTop w:val="0"/>
              <w:marBottom w:val="0"/>
              <w:divBdr>
                <w:top w:val="none" w:sz="0" w:space="0" w:color="auto"/>
                <w:left w:val="none" w:sz="0" w:space="0" w:color="auto"/>
                <w:bottom w:val="none" w:sz="0" w:space="0" w:color="auto"/>
                <w:right w:val="none" w:sz="0" w:space="0" w:color="auto"/>
              </w:divBdr>
            </w:div>
            <w:div w:id="1401095816">
              <w:marLeft w:val="0"/>
              <w:marRight w:val="0"/>
              <w:marTop w:val="0"/>
              <w:marBottom w:val="0"/>
              <w:divBdr>
                <w:top w:val="none" w:sz="0" w:space="0" w:color="auto"/>
                <w:left w:val="none" w:sz="0" w:space="0" w:color="auto"/>
                <w:bottom w:val="none" w:sz="0" w:space="0" w:color="auto"/>
                <w:right w:val="none" w:sz="0" w:space="0" w:color="auto"/>
              </w:divBdr>
            </w:div>
            <w:div w:id="1403137370">
              <w:marLeft w:val="0"/>
              <w:marRight w:val="0"/>
              <w:marTop w:val="0"/>
              <w:marBottom w:val="0"/>
              <w:divBdr>
                <w:top w:val="none" w:sz="0" w:space="0" w:color="auto"/>
                <w:left w:val="none" w:sz="0" w:space="0" w:color="auto"/>
                <w:bottom w:val="none" w:sz="0" w:space="0" w:color="auto"/>
                <w:right w:val="none" w:sz="0" w:space="0" w:color="auto"/>
              </w:divBdr>
            </w:div>
            <w:div w:id="1403137623">
              <w:marLeft w:val="0"/>
              <w:marRight w:val="0"/>
              <w:marTop w:val="0"/>
              <w:marBottom w:val="0"/>
              <w:divBdr>
                <w:top w:val="none" w:sz="0" w:space="0" w:color="auto"/>
                <w:left w:val="none" w:sz="0" w:space="0" w:color="auto"/>
                <w:bottom w:val="none" w:sz="0" w:space="0" w:color="auto"/>
                <w:right w:val="none" w:sz="0" w:space="0" w:color="auto"/>
              </w:divBdr>
            </w:div>
            <w:div w:id="1403210898">
              <w:marLeft w:val="0"/>
              <w:marRight w:val="0"/>
              <w:marTop w:val="0"/>
              <w:marBottom w:val="0"/>
              <w:divBdr>
                <w:top w:val="none" w:sz="0" w:space="0" w:color="auto"/>
                <w:left w:val="none" w:sz="0" w:space="0" w:color="auto"/>
                <w:bottom w:val="none" w:sz="0" w:space="0" w:color="auto"/>
                <w:right w:val="none" w:sz="0" w:space="0" w:color="auto"/>
              </w:divBdr>
            </w:div>
            <w:div w:id="1404719883">
              <w:marLeft w:val="0"/>
              <w:marRight w:val="0"/>
              <w:marTop w:val="0"/>
              <w:marBottom w:val="0"/>
              <w:divBdr>
                <w:top w:val="none" w:sz="0" w:space="0" w:color="auto"/>
                <w:left w:val="none" w:sz="0" w:space="0" w:color="auto"/>
                <w:bottom w:val="none" w:sz="0" w:space="0" w:color="auto"/>
                <w:right w:val="none" w:sz="0" w:space="0" w:color="auto"/>
              </w:divBdr>
            </w:div>
            <w:div w:id="1405252309">
              <w:marLeft w:val="0"/>
              <w:marRight w:val="0"/>
              <w:marTop w:val="0"/>
              <w:marBottom w:val="0"/>
              <w:divBdr>
                <w:top w:val="none" w:sz="0" w:space="0" w:color="auto"/>
                <w:left w:val="none" w:sz="0" w:space="0" w:color="auto"/>
                <w:bottom w:val="none" w:sz="0" w:space="0" w:color="auto"/>
                <w:right w:val="none" w:sz="0" w:space="0" w:color="auto"/>
              </w:divBdr>
            </w:div>
            <w:div w:id="1406101235">
              <w:marLeft w:val="0"/>
              <w:marRight w:val="0"/>
              <w:marTop w:val="0"/>
              <w:marBottom w:val="0"/>
              <w:divBdr>
                <w:top w:val="none" w:sz="0" w:space="0" w:color="auto"/>
                <w:left w:val="none" w:sz="0" w:space="0" w:color="auto"/>
                <w:bottom w:val="none" w:sz="0" w:space="0" w:color="auto"/>
                <w:right w:val="none" w:sz="0" w:space="0" w:color="auto"/>
              </w:divBdr>
            </w:div>
            <w:div w:id="1406565571">
              <w:marLeft w:val="0"/>
              <w:marRight w:val="0"/>
              <w:marTop w:val="0"/>
              <w:marBottom w:val="0"/>
              <w:divBdr>
                <w:top w:val="none" w:sz="0" w:space="0" w:color="auto"/>
                <w:left w:val="none" w:sz="0" w:space="0" w:color="auto"/>
                <w:bottom w:val="none" w:sz="0" w:space="0" w:color="auto"/>
                <w:right w:val="none" w:sz="0" w:space="0" w:color="auto"/>
              </w:divBdr>
            </w:div>
            <w:div w:id="1410076021">
              <w:marLeft w:val="0"/>
              <w:marRight w:val="0"/>
              <w:marTop w:val="0"/>
              <w:marBottom w:val="0"/>
              <w:divBdr>
                <w:top w:val="none" w:sz="0" w:space="0" w:color="auto"/>
                <w:left w:val="none" w:sz="0" w:space="0" w:color="auto"/>
                <w:bottom w:val="none" w:sz="0" w:space="0" w:color="auto"/>
                <w:right w:val="none" w:sz="0" w:space="0" w:color="auto"/>
              </w:divBdr>
            </w:div>
            <w:div w:id="1410806941">
              <w:marLeft w:val="0"/>
              <w:marRight w:val="0"/>
              <w:marTop w:val="0"/>
              <w:marBottom w:val="0"/>
              <w:divBdr>
                <w:top w:val="none" w:sz="0" w:space="0" w:color="auto"/>
                <w:left w:val="none" w:sz="0" w:space="0" w:color="auto"/>
                <w:bottom w:val="none" w:sz="0" w:space="0" w:color="auto"/>
                <w:right w:val="none" w:sz="0" w:space="0" w:color="auto"/>
              </w:divBdr>
            </w:div>
            <w:div w:id="1412315836">
              <w:marLeft w:val="0"/>
              <w:marRight w:val="0"/>
              <w:marTop w:val="0"/>
              <w:marBottom w:val="0"/>
              <w:divBdr>
                <w:top w:val="none" w:sz="0" w:space="0" w:color="auto"/>
                <w:left w:val="none" w:sz="0" w:space="0" w:color="auto"/>
                <w:bottom w:val="none" w:sz="0" w:space="0" w:color="auto"/>
                <w:right w:val="none" w:sz="0" w:space="0" w:color="auto"/>
              </w:divBdr>
            </w:div>
            <w:div w:id="1415278219">
              <w:marLeft w:val="0"/>
              <w:marRight w:val="0"/>
              <w:marTop w:val="0"/>
              <w:marBottom w:val="0"/>
              <w:divBdr>
                <w:top w:val="none" w:sz="0" w:space="0" w:color="auto"/>
                <w:left w:val="none" w:sz="0" w:space="0" w:color="auto"/>
                <w:bottom w:val="none" w:sz="0" w:space="0" w:color="auto"/>
                <w:right w:val="none" w:sz="0" w:space="0" w:color="auto"/>
              </w:divBdr>
            </w:div>
            <w:div w:id="1415937998">
              <w:marLeft w:val="0"/>
              <w:marRight w:val="0"/>
              <w:marTop w:val="0"/>
              <w:marBottom w:val="0"/>
              <w:divBdr>
                <w:top w:val="none" w:sz="0" w:space="0" w:color="auto"/>
                <w:left w:val="none" w:sz="0" w:space="0" w:color="auto"/>
                <w:bottom w:val="none" w:sz="0" w:space="0" w:color="auto"/>
                <w:right w:val="none" w:sz="0" w:space="0" w:color="auto"/>
              </w:divBdr>
            </w:div>
            <w:div w:id="1416823889">
              <w:marLeft w:val="0"/>
              <w:marRight w:val="0"/>
              <w:marTop w:val="0"/>
              <w:marBottom w:val="0"/>
              <w:divBdr>
                <w:top w:val="none" w:sz="0" w:space="0" w:color="auto"/>
                <w:left w:val="none" w:sz="0" w:space="0" w:color="auto"/>
                <w:bottom w:val="none" w:sz="0" w:space="0" w:color="auto"/>
                <w:right w:val="none" w:sz="0" w:space="0" w:color="auto"/>
              </w:divBdr>
            </w:div>
            <w:div w:id="1418212296">
              <w:marLeft w:val="0"/>
              <w:marRight w:val="0"/>
              <w:marTop w:val="360"/>
              <w:marBottom w:val="0"/>
              <w:divBdr>
                <w:top w:val="single" w:sz="6" w:space="0" w:color="auto"/>
                <w:left w:val="single" w:sz="6" w:space="0" w:color="auto"/>
                <w:bottom w:val="single" w:sz="6" w:space="0" w:color="auto"/>
                <w:right w:val="single" w:sz="6" w:space="0" w:color="auto"/>
              </w:divBdr>
            </w:div>
            <w:div w:id="1419205466">
              <w:marLeft w:val="0"/>
              <w:marRight w:val="0"/>
              <w:marTop w:val="0"/>
              <w:marBottom w:val="0"/>
              <w:divBdr>
                <w:top w:val="none" w:sz="0" w:space="0" w:color="auto"/>
                <w:left w:val="none" w:sz="0" w:space="0" w:color="auto"/>
                <w:bottom w:val="none" w:sz="0" w:space="0" w:color="auto"/>
                <w:right w:val="none" w:sz="0" w:space="0" w:color="auto"/>
              </w:divBdr>
            </w:div>
            <w:div w:id="1419668243">
              <w:marLeft w:val="0"/>
              <w:marRight w:val="0"/>
              <w:marTop w:val="0"/>
              <w:marBottom w:val="0"/>
              <w:divBdr>
                <w:top w:val="none" w:sz="0" w:space="0" w:color="auto"/>
                <w:left w:val="none" w:sz="0" w:space="0" w:color="auto"/>
                <w:bottom w:val="none" w:sz="0" w:space="0" w:color="auto"/>
                <w:right w:val="none" w:sz="0" w:space="0" w:color="auto"/>
              </w:divBdr>
            </w:div>
            <w:div w:id="1421951335">
              <w:marLeft w:val="0"/>
              <w:marRight w:val="0"/>
              <w:marTop w:val="0"/>
              <w:marBottom w:val="0"/>
              <w:divBdr>
                <w:top w:val="none" w:sz="0" w:space="0" w:color="auto"/>
                <w:left w:val="none" w:sz="0" w:space="0" w:color="auto"/>
                <w:bottom w:val="none" w:sz="0" w:space="0" w:color="auto"/>
                <w:right w:val="none" w:sz="0" w:space="0" w:color="auto"/>
              </w:divBdr>
            </w:div>
            <w:div w:id="1423330457">
              <w:marLeft w:val="0"/>
              <w:marRight w:val="0"/>
              <w:marTop w:val="0"/>
              <w:marBottom w:val="0"/>
              <w:divBdr>
                <w:top w:val="none" w:sz="0" w:space="0" w:color="auto"/>
                <w:left w:val="none" w:sz="0" w:space="0" w:color="auto"/>
                <w:bottom w:val="none" w:sz="0" w:space="0" w:color="auto"/>
                <w:right w:val="none" w:sz="0" w:space="0" w:color="auto"/>
              </w:divBdr>
            </w:div>
            <w:div w:id="1424061344">
              <w:marLeft w:val="0"/>
              <w:marRight w:val="0"/>
              <w:marTop w:val="0"/>
              <w:marBottom w:val="0"/>
              <w:divBdr>
                <w:top w:val="none" w:sz="0" w:space="0" w:color="auto"/>
                <w:left w:val="none" w:sz="0" w:space="0" w:color="auto"/>
                <w:bottom w:val="none" w:sz="0" w:space="0" w:color="auto"/>
                <w:right w:val="none" w:sz="0" w:space="0" w:color="auto"/>
              </w:divBdr>
            </w:div>
            <w:div w:id="1427267412">
              <w:marLeft w:val="0"/>
              <w:marRight w:val="0"/>
              <w:marTop w:val="0"/>
              <w:marBottom w:val="0"/>
              <w:divBdr>
                <w:top w:val="none" w:sz="0" w:space="0" w:color="auto"/>
                <w:left w:val="none" w:sz="0" w:space="0" w:color="auto"/>
                <w:bottom w:val="none" w:sz="0" w:space="0" w:color="auto"/>
                <w:right w:val="none" w:sz="0" w:space="0" w:color="auto"/>
              </w:divBdr>
            </w:div>
            <w:div w:id="1428843485">
              <w:marLeft w:val="0"/>
              <w:marRight w:val="0"/>
              <w:marTop w:val="0"/>
              <w:marBottom w:val="0"/>
              <w:divBdr>
                <w:top w:val="none" w:sz="0" w:space="0" w:color="auto"/>
                <w:left w:val="none" w:sz="0" w:space="0" w:color="auto"/>
                <w:bottom w:val="none" w:sz="0" w:space="0" w:color="auto"/>
                <w:right w:val="none" w:sz="0" w:space="0" w:color="auto"/>
              </w:divBdr>
            </w:div>
            <w:div w:id="1429152904">
              <w:marLeft w:val="0"/>
              <w:marRight w:val="0"/>
              <w:marTop w:val="0"/>
              <w:marBottom w:val="0"/>
              <w:divBdr>
                <w:top w:val="none" w:sz="0" w:space="0" w:color="auto"/>
                <w:left w:val="none" w:sz="0" w:space="0" w:color="auto"/>
                <w:bottom w:val="none" w:sz="0" w:space="0" w:color="auto"/>
                <w:right w:val="none" w:sz="0" w:space="0" w:color="auto"/>
              </w:divBdr>
            </w:div>
            <w:div w:id="1430808037">
              <w:marLeft w:val="0"/>
              <w:marRight w:val="0"/>
              <w:marTop w:val="0"/>
              <w:marBottom w:val="0"/>
              <w:divBdr>
                <w:top w:val="none" w:sz="0" w:space="0" w:color="auto"/>
                <w:left w:val="none" w:sz="0" w:space="0" w:color="auto"/>
                <w:bottom w:val="none" w:sz="0" w:space="0" w:color="auto"/>
                <w:right w:val="none" w:sz="0" w:space="0" w:color="auto"/>
              </w:divBdr>
            </w:div>
            <w:div w:id="1432774344">
              <w:marLeft w:val="0"/>
              <w:marRight w:val="0"/>
              <w:marTop w:val="0"/>
              <w:marBottom w:val="0"/>
              <w:divBdr>
                <w:top w:val="none" w:sz="0" w:space="0" w:color="auto"/>
                <w:left w:val="none" w:sz="0" w:space="0" w:color="auto"/>
                <w:bottom w:val="none" w:sz="0" w:space="0" w:color="auto"/>
                <w:right w:val="none" w:sz="0" w:space="0" w:color="auto"/>
              </w:divBdr>
            </w:div>
            <w:div w:id="1433547948">
              <w:marLeft w:val="0"/>
              <w:marRight w:val="0"/>
              <w:marTop w:val="0"/>
              <w:marBottom w:val="0"/>
              <w:divBdr>
                <w:top w:val="none" w:sz="0" w:space="0" w:color="auto"/>
                <w:left w:val="none" w:sz="0" w:space="0" w:color="auto"/>
                <w:bottom w:val="none" w:sz="0" w:space="0" w:color="auto"/>
                <w:right w:val="none" w:sz="0" w:space="0" w:color="auto"/>
              </w:divBdr>
            </w:div>
            <w:div w:id="1434202409">
              <w:marLeft w:val="0"/>
              <w:marRight w:val="0"/>
              <w:marTop w:val="0"/>
              <w:marBottom w:val="0"/>
              <w:divBdr>
                <w:top w:val="none" w:sz="0" w:space="0" w:color="auto"/>
                <w:left w:val="none" w:sz="0" w:space="0" w:color="auto"/>
                <w:bottom w:val="none" w:sz="0" w:space="0" w:color="auto"/>
                <w:right w:val="none" w:sz="0" w:space="0" w:color="auto"/>
              </w:divBdr>
            </w:div>
            <w:div w:id="1434353299">
              <w:marLeft w:val="0"/>
              <w:marRight w:val="0"/>
              <w:marTop w:val="0"/>
              <w:marBottom w:val="0"/>
              <w:divBdr>
                <w:top w:val="none" w:sz="0" w:space="0" w:color="auto"/>
                <w:left w:val="none" w:sz="0" w:space="0" w:color="auto"/>
                <w:bottom w:val="none" w:sz="0" w:space="0" w:color="auto"/>
                <w:right w:val="none" w:sz="0" w:space="0" w:color="auto"/>
              </w:divBdr>
            </w:div>
            <w:div w:id="1435326501">
              <w:marLeft w:val="0"/>
              <w:marRight w:val="0"/>
              <w:marTop w:val="0"/>
              <w:marBottom w:val="0"/>
              <w:divBdr>
                <w:top w:val="none" w:sz="0" w:space="0" w:color="auto"/>
                <w:left w:val="none" w:sz="0" w:space="0" w:color="auto"/>
                <w:bottom w:val="none" w:sz="0" w:space="0" w:color="auto"/>
                <w:right w:val="none" w:sz="0" w:space="0" w:color="auto"/>
              </w:divBdr>
            </w:div>
            <w:div w:id="1435978224">
              <w:marLeft w:val="0"/>
              <w:marRight w:val="0"/>
              <w:marTop w:val="0"/>
              <w:marBottom w:val="0"/>
              <w:divBdr>
                <w:top w:val="none" w:sz="0" w:space="0" w:color="auto"/>
                <w:left w:val="none" w:sz="0" w:space="0" w:color="auto"/>
                <w:bottom w:val="none" w:sz="0" w:space="0" w:color="auto"/>
                <w:right w:val="none" w:sz="0" w:space="0" w:color="auto"/>
              </w:divBdr>
            </w:div>
            <w:div w:id="1436289520">
              <w:marLeft w:val="0"/>
              <w:marRight w:val="0"/>
              <w:marTop w:val="360"/>
              <w:marBottom w:val="0"/>
              <w:divBdr>
                <w:top w:val="single" w:sz="6" w:space="0" w:color="auto"/>
                <w:left w:val="single" w:sz="6" w:space="0" w:color="auto"/>
                <w:bottom w:val="single" w:sz="6" w:space="0" w:color="auto"/>
                <w:right w:val="single" w:sz="6" w:space="0" w:color="auto"/>
              </w:divBdr>
            </w:div>
            <w:div w:id="1438451865">
              <w:marLeft w:val="0"/>
              <w:marRight w:val="0"/>
              <w:marTop w:val="0"/>
              <w:marBottom w:val="0"/>
              <w:divBdr>
                <w:top w:val="none" w:sz="0" w:space="0" w:color="auto"/>
                <w:left w:val="none" w:sz="0" w:space="0" w:color="auto"/>
                <w:bottom w:val="none" w:sz="0" w:space="0" w:color="auto"/>
                <w:right w:val="none" w:sz="0" w:space="0" w:color="auto"/>
              </w:divBdr>
            </w:div>
            <w:div w:id="1439369057">
              <w:marLeft w:val="0"/>
              <w:marRight w:val="0"/>
              <w:marTop w:val="0"/>
              <w:marBottom w:val="0"/>
              <w:divBdr>
                <w:top w:val="none" w:sz="0" w:space="0" w:color="auto"/>
                <w:left w:val="none" w:sz="0" w:space="0" w:color="auto"/>
                <w:bottom w:val="none" w:sz="0" w:space="0" w:color="auto"/>
                <w:right w:val="none" w:sz="0" w:space="0" w:color="auto"/>
              </w:divBdr>
            </w:div>
            <w:div w:id="1439443896">
              <w:marLeft w:val="0"/>
              <w:marRight w:val="0"/>
              <w:marTop w:val="0"/>
              <w:marBottom w:val="0"/>
              <w:divBdr>
                <w:top w:val="none" w:sz="0" w:space="0" w:color="auto"/>
                <w:left w:val="none" w:sz="0" w:space="0" w:color="auto"/>
                <w:bottom w:val="none" w:sz="0" w:space="0" w:color="auto"/>
                <w:right w:val="none" w:sz="0" w:space="0" w:color="auto"/>
              </w:divBdr>
            </w:div>
            <w:div w:id="1441611422">
              <w:marLeft w:val="0"/>
              <w:marRight w:val="0"/>
              <w:marTop w:val="0"/>
              <w:marBottom w:val="0"/>
              <w:divBdr>
                <w:top w:val="none" w:sz="0" w:space="0" w:color="auto"/>
                <w:left w:val="none" w:sz="0" w:space="0" w:color="auto"/>
                <w:bottom w:val="none" w:sz="0" w:space="0" w:color="auto"/>
                <w:right w:val="none" w:sz="0" w:space="0" w:color="auto"/>
              </w:divBdr>
            </w:div>
            <w:div w:id="1443767667">
              <w:marLeft w:val="0"/>
              <w:marRight w:val="0"/>
              <w:marTop w:val="0"/>
              <w:marBottom w:val="0"/>
              <w:divBdr>
                <w:top w:val="none" w:sz="0" w:space="0" w:color="auto"/>
                <w:left w:val="none" w:sz="0" w:space="0" w:color="auto"/>
                <w:bottom w:val="none" w:sz="0" w:space="0" w:color="auto"/>
                <w:right w:val="none" w:sz="0" w:space="0" w:color="auto"/>
              </w:divBdr>
            </w:div>
            <w:div w:id="1444107791">
              <w:marLeft w:val="0"/>
              <w:marRight w:val="0"/>
              <w:marTop w:val="0"/>
              <w:marBottom w:val="0"/>
              <w:divBdr>
                <w:top w:val="none" w:sz="0" w:space="0" w:color="auto"/>
                <w:left w:val="none" w:sz="0" w:space="0" w:color="auto"/>
                <w:bottom w:val="none" w:sz="0" w:space="0" w:color="auto"/>
                <w:right w:val="none" w:sz="0" w:space="0" w:color="auto"/>
              </w:divBdr>
            </w:div>
            <w:div w:id="1449357000">
              <w:marLeft w:val="0"/>
              <w:marRight w:val="0"/>
              <w:marTop w:val="0"/>
              <w:marBottom w:val="0"/>
              <w:divBdr>
                <w:top w:val="none" w:sz="0" w:space="0" w:color="auto"/>
                <w:left w:val="none" w:sz="0" w:space="0" w:color="auto"/>
                <w:bottom w:val="none" w:sz="0" w:space="0" w:color="auto"/>
                <w:right w:val="none" w:sz="0" w:space="0" w:color="auto"/>
              </w:divBdr>
            </w:div>
            <w:div w:id="1449541095">
              <w:marLeft w:val="0"/>
              <w:marRight w:val="0"/>
              <w:marTop w:val="0"/>
              <w:marBottom w:val="0"/>
              <w:divBdr>
                <w:top w:val="none" w:sz="0" w:space="0" w:color="auto"/>
                <w:left w:val="none" w:sz="0" w:space="0" w:color="auto"/>
                <w:bottom w:val="none" w:sz="0" w:space="0" w:color="auto"/>
                <w:right w:val="none" w:sz="0" w:space="0" w:color="auto"/>
              </w:divBdr>
            </w:div>
            <w:div w:id="1450052343">
              <w:marLeft w:val="0"/>
              <w:marRight w:val="0"/>
              <w:marTop w:val="0"/>
              <w:marBottom w:val="0"/>
              <w:divBdr>
                <w:top w:val="none" w:sz="0" w:space="0" w:color="auto"/>
                <w:left w:val="none" w:sz="0" w:space="0" w:color="auto"/>
                <w:bottom w:val="none" w:sz="0" w:space="0" w:color="auto"/>
                <w:right w:val="none" w:sz="0" w:space="0" w:color="auto"/>
              </w:divBdr>
            </w:div>
            <w:div w:id="1452552666">
              <w:marLeft w:val="0"/>
              <w:marRight w:val="0"/>
              <w:marTop w:val="0"/>
              <w:marBottom w:val="0"/>
              <w:divBdr>
                <w:top w:val="none" w:sz="0" w:space="0" w:color="auto"/>
                <w:left w:val="none" w:sz="0" w:space="0" w:color="auto"/>
                <w:bottom w:val="none" w:sz="0" w:space="0" w:color="auto"/>
                <w:right w:val="none" w:sz="0" w:space="0" w:color="auto"/>
              </w:divBdr>
            </w:div>
            <w:div w:id="1453473610">
              <w:marLeft w:val="0"/>
              <w:marRight w:val="0"/>
              <w:marTop w:val="0"/>
              <w:marBottom w:val="0"/>
              <w:divBdr>
                <w:top w:val="none" w:sz="0" w:space="0" w:color="auto"/>
                <w:left w:val="none" w:sz="0" w:space="0" w:color="auto"/>
                <w:bottom w:val="none" w:sz="0" w:space="0" w:color="auto"/>
                <w:right w:val="none" w:sz="0" w:space="0" w:color="auto"/>
              </w:divBdr>
            </w:div>
            <w:div w:id="1455368351">
              <w:marLeft w:val="0"/>
              <w:marRight w:val="0"/>
              <w:marTop w:val="0"/>
              <w:marBottom w:val="0"/>
              <w:divBdr>
                <w:top w:val="none" w:sz="0" w:space="0" w:color="auto"/>
                <w:left w:val="none" w:sz="0" w:space="0" w:color="auto"/>
                <w:bottom w:val="none" w:sz="0" w:space="0" w:color="auto"/>
                <w:right w:val="none" w:sz="0" w:space="0" w:color="auto"/>
              </w:divBdr>
            </w:div>
            <w:div w:id="1465393764">
              <w:marLeft w:val="0"/>
              <w:marRight w:val="0"/>
              <w:marTop w:val="0"/>
              <w:marBottom w:val="0"/>
              <w:divBdr>
                <w:top w:val="none" w:sz="0" w:space="0" w:color="auto"/>
                <w:left w:val="none" w:sz="0" w:space="0" w:color="auto"/>
                <w:bottom w:val="none" w:sz="0" w:space="0" w:color="auto"/>
                <w:right w:val="none" w:sz="0" w:space="0" w:color="auto"/>
              </w:divBdr>
            </w:div>
            <w:div w:id="1467505192">
              <w:marLeft w:val="0"/>
              <w:marRight w:val="0"/>
              <w:marTop w:val="0"/>
              <w:marBottom w:val="0"/>
              <w:divBdr>
                <w:top w:val="none" w:sz="0" w:space="0" w:color="auto"/>
                <w:left w:val="none" w:sz="0" w:space="0" w:color="auto"/>
                <w:bottom w:val="none" w:sz="0" w:space="0" w:color="auto"/>
                <w:right w:val="none" w:sz="0" w:space="0" w:color="auto"/>
              </w:divBdr>
            </w:div>
            <w:div w:id="1471747415">
              <w:marLeft w:val="0"/>
              <w:marRight w:val="0"/>
              <w:marTop w:val="0"/>
              <w:marBottom w:val="0"/>
              <w:divBdr>
                <w:top w:val="none" w:sz="0" w:space="0" w:color="auto"/>
                <w:left w:val="none" w:sz="0" w:space="0" w:color="auto"/>
                <w:bottom w:val="none" w:sz="0" w:space="0" w:color="auto"/>
                <w:right w:val="none" w:sz="0" w:space="0" w:color="auto"/>
              </w:divBdr>
            </w:div>
            <w:div w:id="1472135395">
              <w:marLeft w:val="0"/>
              <w:marRight w:val="0"/>
              <w:marTop w:val="0"/>
              <w:marBottom w:val="0"/>
              <w:divBdr>
                <w:top w:val="none" w:sz="0" w:space="0" w:color="auto"/>
                <w:left w:val="none" w:sz="0" w:space="0" w:color="auto"/>
                <w:bottom w:val="none" w:sz="0" w:space="0" w:color="auto"/>
                <w:right w:val="none" w:sz="0" w:space="0" w:color="auto"/>
              </w:divBdr>
            </w:div>
            <w:div w:id="1472291138">
              <w:marLeft w:val="0"/>
              <w:marRight w:val="0"/>
              <w:marTop w:val="0"/>
              <w:marBottom w:val="0"/>
              <w:divBdr>
                <w:top w:val="none" w:sz="0" w:space="0" w:color="auto"/>
                <w:left w:val="none" w:sz="0" w:space="0" w:color="auto"/>
                <w:bottom w:val="none" w:sz="0" w:space="0" w:color="auto"/>
                <w:right w:val="none" w:sz="0" w:space="0" w:color="auto"/>
              </w:divBdr>
            </w:div>
            <w:div w:id="1474908219">
              <w:marLeft w:val="0"/>
              <w:marRight w:val="0"/>
              <w:marTop w:val="0"/>
              <w:marBottom w:val="0"/>
              <w:divBdr>
                <w:top w:val="none" w:sz="0" w:space="0" w:color="auto"/>
                <w:left w:val="none" w:sz="0" w:space="0" w:color="auto"/>
                <w:bottom w:val="none" w:sz="0" w:space="0" w:color="auto"/>
                <w:right w:val="none" w:sz="0" w:space="0" w:color="auto"/>
              </w:divBdr>
            </w:div>
            <w:div w:id="1474980702">
              <w:marLeft w:val="0"/>
              <w:marRight w:val="0"/>
              <w:marTop w:val="0"/>
              <w:marBottom w:val="0"/>
              <w:divBdr>
                <w:top w:val="none" w:sz="0" w:space="0" w:color="auto"/>
                <w:left w:val="none" w:sz="0" w:space="0" w:color="auto"/>
                <w:bottom w:val="none" w:sz="0" w:space="0" w:color="auto"/>
                <w:right w:val="none" w:sz="0" w:space="0" w:color="auto"/>
              </w:divBdr>
            </w:div>
            <w:div w:id="1478255016">
              <w:marLeft w:val="0"/>
              <w:marRight w:val="0"/>
              <w:marTop w:val="0"/>
              <w:marBottom w:val="0"/>
              <w:divBdr>
                <w:top w:val="none" w:sz="0" w:space="0" w:color="auto"/>
                <w:left w:val="none" w:sz="0" w:space="0" w:color="auto"/>
                <w:bottom w:val="none" w:sz="0" w:space="0" w:color="auto"/>
                <w:right w:val="none" w:sz="0" w:space="0" w:color="auto"/>
              </w:divBdr>
            </w:div>
            <w:div w:id="1478767698">
              <w:marLeft w:val="0"/>
              <w:marRight w:val="0"/>
              <w:marTop w:val="0"/>
              <w:marBottom w:val="0"/>
              <w:divBdr>
                <w:top w:val="none" w:sz="0" w:space="0" w:color="auto"/>
                <w:left w:val="none" w:sz="0" w:space="0" w:color="auto"/>
                <w:bottom w:val="none" w:sz="0" w:space="0" w:color="auto"/>
                <w:right w:val="none" w:sz="0" w:space="0" w:color="auto"/>
              </w:divBdr>
            </w:div>
            <w:div w:id="1486359752">
              <w:marLeft w:val="0"/>
              <w:marRight w:val="0"/>
              <w:marTop w:val="0"/>
              <w:marBottom w:val="0"/>
              <w:divBdr>
                <w:top w:val="none" w:sz="0" w:space="0" w:color="auto"/>
                <w:left w:val="none" w:sz="0" w:space="0" w:color="auto"/>
                <w:bottom w:val="none" w:sz="0" w:space="0" w:color="auto"/>
                <w:right w:val="none" w:sz="0" w:space="0" w:color="auto"/>
              </w:divBdr>
            </w:div>
            <w:div w:id="1488285948">
              <w:marLeft w:val="0"/>
              <w:marRight w:val="0"/>
              <w:marTop w:val="0"/>
              <w:marBottom w:val="0"/>
              <w:divBdr>
                <w:top w:val="none" w:sz="0" w:space="0" w:color="auto"/>
                <w:left w:val="none" w:sz="0" w:space="0" w:color="auto"/>
                <w:bottom w:val="none" w:sz="0" w:space="0" w:color="auto"/>
                <w:right w:val="none" w:sz="0" w:space="0" w:color="auto"/>
              </w:divBdr>
            </w:div>
            <w:div w:id="1489859560">
              <w:marLeft w:val="0"/>
              <w:marRight w:val="0"/>
              <w:marTop w:val="0"/>
              <w:marBottom w:val="0"/>
              <w:divBdr>
                <w:top w:val="none" w:sz="0" w:space="0" w:color="auto"/>
                <w:left w:val="none" w:sz="0" w:space="0" w:color="auto"/>
                <w:bottom w:val="none" w:sz="0" w:space="0" w:color="auto"/>
                <w:right w:val="none" w:sz="0" w:space="0" w:color="auto"/>
              </w:divBdr>
            </w:div>
            <w:div w:id="1497451398">
              <w:marLeft w:val="0"/>
              <w:marRight w:val="0"/>
              <w:marTop w:val="0"/>
              <w:marBottom w:val="0"/>
              <w:divBdr>
                <w:top w:val="none" w:sz="0" w:space="0" w:color="auto"/>
                <w:left w:val="none" w:sz="0" w:space="0" w:color="auto"/>
                <w:bottom w:val="none" w:sz="0" w:space="0" w:color="auto"/>
                <w:right w:val="none" w:sz="0" w:space="0" w:color="auto"/>
              </w:divBdr>
            </w:div>
            <w:div w:id="1503542884">
              <w:marLeft w:val="0"/>
              <w:marRight w:val="0"/>
              <w:marTop w:val="0"/>
              <w:marBottom w:val="0"/>
              <w:divBdr>
                <w:top w:val="none" w:sz="0" w:space="0" w:color="auto"/>
                <w:left w:val="none" w:sz="0" w:space="0" w:color="auto"/>
                <w:bottom w:val="none" w:sz="0" w:space="0" w:color="auto"/>
                <w:right w:val="none" w:sz="0" w:space="0" w:color="auto"/>
              </w:divBdr>
            </w:div>
            <w:div w:id="1503617329">
              <w:marLeft w:val="0"/>
              <w:marRight w:val="0"/>
              <w:marTop w:val="0"/>
              <w:marBottom w:val="0"/>
              <w:divBdr>
                <w:top w:val="none" w:sz="0" w:space="0" w:color="auto"/>
                <w:left w:val="none" w:sz="0" w:space="0" w:color="auto"/>
                <w:bottom w:val="none" w:sz="0" w:space="0" w:color="auto"/>
                <w:right w:val="none" w:sz="0" w:space="0" w:color="auto"/>
              </w:divBdr>
            </w:div>
            <w:div w:id="1503621588">
              <w:marLeft w:val="0"/>
              <w:marRight w:val="0"/>
              <w:marTop w:val="0"/>
              <w:marBottom w:val="0"/>
              <w:divBdr>
                <w:top w:val="none" w:sz="0" w:space="0" w:color="auto"/>
                <w:left w:val="none" w:sz="0" w:space="0" w:color="auto"/>
                <w:bottom w:val="none" w:sz="0" w:space="0" w:color="auto"/>
                <w:right w:val="none" w:sz="0" w:space="0" w:color="auto"/>
              </w:divBdr>
            </w:div>
            <w:div w:id="1503817926">
              <w:marLeft w:val="0"/>
              <w:marRight w:val="0"/>
              <w:marTop w:val="0"/>
              <w:marBottom w:val="0"/>
              <w:divBdr>
                <w:top w:val="none" w:sz="0" w:space="0" w:color="auto"/>
                <w:left w:val="none" w:sz="0" w:space="0" w:color="auto"/>
                <w:bottom w:val="none" w:sz="0" w:space="0" w:color="auto"/>
                <w:right w:val="none" w:sz="0" w:space="0" w:color="auto"/>
              </w:divBdr>
            </w:div>
            <w:div w:id="1504316021">
              <w:marLeft w:val="0"/>
              <w:marRight w:val="0"/>
              <w:marTop w:val="0"/>
              <w:marBottom w:val="0"/>
              <w:divBdr>
                <w:top w:val="none" w:sz="0" w:space="0" w:color="auto"/>
                <w:left w:val="none" w:sz="0" w:space="0" w:color="auto"/>
                <w:bottom w:val="none" w:sz="0" w:space="0" w:color="auto"/>
                <w:right w:val="none" w:sz="0" w:space="0" w:color="auto"/>
              </w:divBdr>
            </w:div>
            <w:div w:id="1507137605">
              <w:marLeft w:val="0"/>
              <w:marRight w:val="0"/>
              <w:marTop w:val="0"/>
              <w:marBottom w:val="0"/>
              <w:divBdr>
                <w:top w:val="none" w:sz="0" w:space="0" w:color="auto"/>
                <w:left w:val="none" w:sz="0" w:space="0" w:color="auto"/>
                <w:bottom w:val="none" w:sz="0" w:space="0" w:color="auto"/>
                <w:right w:val="none" w:sz="0" w:space="0" w:color="auto"/>
              </w:divBdr>
            </w:div>
            <w:div w:id="1508246486">
              <w:marLeft w:val="0"/>
              <w:marRight w:val="0"/>
              <w:marTop w:val="0"/>
              <w:marBottom w:val="0"/>
              <w:divBdr>
                <w:top w:val="none" w:sz="0" w:space="0" w:color="auto"/>
                <w:left w:val="none" w:sz="0" w:space="0" w:color="auto"/>
                <w:bottom w:val="none" w:sz="0" w:space="0" w:color="auto"/>
                <w:right w:val="none" w:sz="0" w:space="0" w:color="auto"/>
              </w:divBdr>
            </w:div>
            <w:div w:id="1511486141">
              <w:marLeft w:val="0"/>
              <w:marRight w:val="0"/>
              <w:marTop w:val="360"/>
              <w:marBottom w:val="0"/>
              <w:divBdr>
                <w:top w:val="single" w:sz="6" w:space="0" w:color="auto"/>
                <w:left w:val="single" w:sz="6" w:space="0" w:color="auto"/>
                <w:bottom w:val="single" w:sz="6" w:space="0" w:color="auto"/>
                <w:right w:val="single" w:sz="6" w:space="0" w:color="auto"/>
              </w:divBdr>
            </w:div>
            <w:div w:id="1511795933">
              <w:marLeft w:val="0"/>
              <w:marRight w:val="0"/>
              <w:marTop w:val="0"/>
              <w:marBottom w:val="0"/>
              <w:divBdr>
                <w:top w:val="none" w:sz="0" w:space="0" w:color="auto"/>
                <w:left w:val="none" w:sz="0" w:space="0" w:color="auto"/>
                <w:bottom w:val="none" w:sz="0" w:space="0" w:color="auto"/>
                <w:right w:val="none" w:sz="0" w:space="0" w:color="auto"/>
              </w:divBdr>
            </w:div>
            <w:div w:id="1517385235">
              <w:marLeft w:val="0"/>
              <w:marRight w:val="0"/>
              <w:marTop w:val="0"/>
              <w:marBottom w:val="0"/>
              <w:divBdr>
                <w:top w:val="none" w:sz="0" w:space="0" w:color="auto"/>
                <w:left w:val="none" w:sz="0" w:space="0" w:color="auto"/>
                <w:bottom w:val="none" w:sz="0" w:space="0" w:color="auto"/>
                <w:right w:val="none" w:sz="0" w:space="0" w:color="auto"/>
              </w:divBdr>
            </w:div>
            <w:div w:id="1517695276">
              <w:marLeft w:val="0"/>
              <w:marRight w:val="0"/>
              <w:marTop w:val="0"/>
              <w:marBottom w:val="0"/>
              <w:divBdr>
                <w:top w:val="none" w:sz="0" w:space="0" w:color="auto"/>
                <w:left w:val="none" w:sz="0" w:space="0" w:color="auto"/>
                <w:bottom w:val="none" w:sz="0" w:space="0" w:color="auto"/>
                <w:right w:val="none" w:sz="0" w:space="0" w:color="auto"/>
              </w:divBdr>
            </w:div>
            <w:div w:id="1517959630">
              <w:marLeft w:val="0"/>
              <w:marRight w:val="0"/>
              <w:marTop w:val="0"/>
              <w:marBottom w:val="0"/>
              <w:divBdr>
                <w:top w:val="none" w:sz="0" w:space="0" w:color="auto"/>
                <w:left w:val="none" w:sz="0" w:space="0" w:color="auto"/>
                <w:bottom w:val="none" w:sz="0" w:space="0" w:color="auto"/>
                <w:right w:val="none" w:sz="0" w:space="0" w:color="auto"/>
              </w:divBdr>
            </w:div>
            <w:div w:id="1518076704">
              <w:marLeft w:val="0"/>
              <w:marRight w:val="0"/>
              <w:marTop w:val="0"/>
              <w:marBottom w:val="0"/>
              <w:divBdr>
                <w:top w:val="none" w:sz="0" w:space="0" w:color="auto"/>
                <w:left w:val="none" w:sz="0" w:space="0" w:color="auto"/>
                <w:bottom w:val="none" w:sz="0" w:space="0" w:color="auto"/>
                <w:right w:val="none" w:sz="0" w:space="0" w:color="auto"/>
              </w:divBdr>
            </w:div>
            <w:div w:id="1518352483">
              <w:marLeft w:val="0"/>
              <w:marRight w:val="0"/>
              <w:marTop w:val="0"/>
              <w:marBottom w:val="0"/>
              <w:divBdr>
                <w:top w:val="none" w:sz="0" w:space="0" w:color="auto"/>
                <w:left w:val="none" w:sz="0" w:space="0" w:color="auto"/>
                <w:bottom w:val="none" w:sz="0" w:space="0" w:color="auto"/>
                <w:right w:val="none" w:sz="0" w:space="0" w:color="auto"/>
              </w:divBdr>
            </w:div>
            <w:div w:id="1520970281">
              <w:marLeft w:val="0"/>
              <w:marRight w:val="0"/>
              <w:marTop w:val="0"/>
              <w:marBottom w:val="0"/>
              <w:divBdr>
                <w:top w:val="none" w:sz="0" w:space="0" w:color="auto"/>
                <w:left w:val="none" w:sz="0" w:space="0" w:color="auto"/>
                <w:bottom w:val="none" w:sz="0" w:space="0" w:color="auto"/>
                <w:right w:val="none" w:sz="0" w:space="0" w:color="auto"/>
              </w:divBdr>
            </w:div>
            <w:div w:id="1521045810">
              <w:marLeft w:val="0"/>
              <w:marRight w:val="0"/>
              <w:marTop w:val="0"/>
              <w:marBottom w:val="0"/>
              <w:divBdr>
                <w:top w:val="none" w:sz="0" w:space="0" w:color="auto"/>
                <w:left w:val="none" w:sz="0" w:space="0" w:color="auto"/>
                <w:bottom w:val="none" w:sz="0" w:space="0" w:color="auto"/>
                <w:right w:val="none" w:sz="0" w:space="0" w:color="auto"/>
              </w:divBdr>
            </w:div>
            <w:div w:id="1521314138">
              <w:marLeft w:val="0"/>
              <w:marRight w:val="0"/>
              <w:marTop w:val="0"/>
              <w:marBottom w:val="0"/>
              <w:divBdr>
                <w:top w:val="none" w:sz="0" w:space="0" w:color="auto"/>
                <w:left w:val="none" w:sz="0" w:space="0" w:color="auto"/>
                <w:bottom w:val="none" w:sz="0" w:space="0" w:color="auto"/>
                <w:right w:val="none" w:sz="0" w:space="0" w:color="auto"/>
              </w:divBdr>
            </w:div>
            <w:div w:id="1522009053">
              <w:marLeft w:val="0"/>
              <w:marRight w:val="0"/>
              <w:marTop w:val="0"/>
              <w:marBottom w:val="0"/>
              <w:divBdr>
                <w:top w:val="none" w:sz="0" w:space="0" w:color="auto"/>
                <w:left w:val="none" w:sz="0" w:space="0" w:color="auto"/>
                <w:bottom w:val="none" w:sz="0" w:space="0" w:color="auto"/>
                <w:right w:val="none" w:sz="0" w:space="0" w:color="auto"/>
              </w:divBdr>
            </w:div>
            <w:div w:id="1522280354">
              <w:marLeft w:val="0"/>
              <w:marRight w:val="0"/>
              <w:marTop w:val="0"/>
              <w:marBottom w:val="0"/>
              <w:divBdr>
                <w:top w:val="none" w:sz="0" w:space="0" w:color="auto"/>
                <w:left w:val="none" w:sz="0" w:space="0" w:color="auto"/>
                <w:bottom w:val="none" w:sz="0" w:space="0" w:color="auto"/>
                <w:right w:val="none" w:sz="0" w:space="0" w:color="auto"/>
              </w:divBdr>
            </w:div>
            <w:div w:id="1524049869">
              <w:marLeft w:val="0"/>
              <w:marRight w:val="0"/>
              <w:marTop w:val="0"/>
              <w:marBottom w:val="0"/>
              <w:divBdr>
                <w:top w:val="none" w:sz="0" w:space="0" w:color="auto"/>
                <w:left w:val="none" w:sz="0" w:space="0" w:color="auto"/>
                <w:bottom w:val="none" w:sz="0" w:space="0" w:color="auto"/>
                <w:right w:val="none" w:sz="0" w:space="0" w:color="auto"/>
              </w:divBdr>
            </w:div>
            <w:div w:id="1524125347">
              <w:marLeft w:val="0"/>
              <w:marRight w:val="0"/>
              <w:marTop w:val="0"/>
              <w:marBottom w:val="0"/>
              <w:divBdr>
                <w:top w:val="none" w:sz="0" w:space="0" w:color="auto"/>
                <w:left w:val="none" w:sz="0" w:space="0" w:color="auto"/>
                <w:bottom w:val="none" w:sz="0" w:space="0" w:color="auto"/>
                <w:right w:val="none" w:sz="0" w:space="0" w:color="auto"/>
              </w:divBdr>
            </w:div>
            <w:div w:id="1525287013">
              <w:marLeft w:val="0"/>
              <w:marRight w:val="0"/>
              <w:marTop w:val="0"/>
              <w:marBottom w:val="0"/>
              <w:divBdr>
                <w:top w:val="none" w:sz="0" w:space="0" w:color="auto"/>
                <w:left w:val="none" w:sz="0" w:space="0" w:color="auto"/>
                <w:bottom w:val="none" w:sz="0" w:space="0" w:color="auto"/>
                <w:right w:val="none" w:sz="0" w:space="0" w:color="auto"/>
              </w:divBdr>
            </w:div>
            <w:div w:id="1526479694">
              <w:marLeft w:val="0"/>
              <w:marRight w:val="0"/>
              <w:marTop w:val="0"/>
              <w:marBottom w:val="0"/>
              <w:divBdr>
                <w:top w:val="none" w:sz="0" w:space="0" w:color="auto"/>
                <w:left w:val="none" w:sz="0" w:space="0" w:color="auto"/>
                <w:bottom w:val="none" w:sz="0" w:space="0" w:color="auto"/>
                <w:right w:val="none" w:sz="0" w:space="0" w:color="auto"/>
              </w:divBdr>
            </w:div>
            <w:div w:id="1526943619">
              <w:marLeft w:val="0"/>
              <w:marRight w:val="0"/>
              <w:marTop w:val="0"/>
              <w:marBottom w:val="0"/>
              <w:divBdr>
                <w:top w:val="none" w:sz="0" w:space="0" w:color="auto"/>
                <w:left w:val="none" w:sz="0" w:space="0" w:color="auto"/>
                <w:bottom w:val="none" w:sz="0" w:space="0" w:color="auto"/>
                <w:right w:val="none" w:sz="0" w:space="0" w:color="auto"/>
              </w:divBdr>
            </w:div>
            <w:div w:id="1527599111">
              <w:marLeft w:val="0"/>
              <w:marRight w:val="0"/>
              <w:marTop w:val="0"/>
              <w:marBottom w:val="0"/>
              <w:divBdr>
                <w:top w:val="none" w:sz="0" w:space="0" w:color="auto"/>
                <w:left w:val="none" w:sz="0" w:space="0" w:color="auto"/>
                <w:bottom w:val="none" w:sz="0" w:space="0" w:color="auto"/>
                <w:right w:val="none" w:sz="0" w:space="0" w:color="auto"/>
              </w:divBdr>
            </w:div>
            <w:div w:id="1530485756">
              <w:marLeft w:val="0"/>
              <w:marRight w:val="0"/>
              <w:marTop w:val="0"/>
              <w:marBottom w:val="0"/>
              <w:divBdr>
                <w:top w:val="none" w:sz="0" w:space="0" w:color="auto"/>
                <w:left w:val="none" w:sz="0" w:space="0" w:color="auto"/>
                <w:bottom w:val="none" w:sz="0" w:space="0" w:color="auto"/>
                <w:right w:val="none" w:sz="0" w:space="0" w:color="auto"/>
              </w:divBdr>
            </w:div>
            <w:div w:id="1531456480">
              <w:marLeft w:val="0"/>
              <w:marRight w:val="0"/>
              <w:marTop w:val="0"/>
              <w:marBottom w:val="0"/>
              <w:divBdr>
                <w:top w:val="none" w:sz="0" w:space="0" w:color="auto"/>
                <w:left w:val="none" w:sz="0" w:space="0" w:color="auto"/>
                <w:bottom w:val="none" w:sz="0" w:space="0" w:color="auto"/>
                <w:right w:val="none" w:sz="0" w:space="0" w:color="auto"/>
              </w:divBdr>
            </w:div>
            <w:div w:id="1531869887">
              <w:marLeft w:val="0"/>
              <w:marRight w:val="0"/>
              <w:marTop w:val="0"/>
              <w:marBottom w:val="0"/>
              <w:divBdr>
                <w:top w:val="none" w:sz="0" w:space="0" w:color="auto"/>
                <w:left w:val="none" w:sz="0" w:space="0" w:color="auto"/>
                <w:bottom w:val="none" w:sz="0" w:space="0" w:color="auto"/>
                <w:right w:val="none" w:sz="0" w:space="0" w:color="auto"/>
              </w:divBdr>
            </w:div>
            <w:div w:id="1533377381">
              <w:marLeft w:val="0"/>
              <w:marRight w:val="0"/>
              <w:marTop w:val="0"/>
              <w:marBottom w:val="0"/>
              <w:divBdr>
                <w:top w:val="none" w:sz="0" w:space="0" w:color="auto"/>
                <w:left w:val="none" w:sz="0" w:space="0" w:color="auto"/>
                <w:bottom w:val="none" w:sz="0" w:space="0" w:color="auto"/>
                <w:right w:val="none" w:sz="0" w:space="0" w:color="auto"/>
              </w:divBdr>
            </w:div>
            <w:div w:id="1533499373">
              <w:marLeft w:val="0"/>
              <w:marRight w:val="0"/>
              <w:marTop w:val="0"/>
              <w:marBottom w:val="0"/>
              <w:divBdr>
                <w:top w:val="none" w:sz="0" w:space="0" w:color="auto"/>
                <w:left w:val="none" w:sz="0" w:space="0" w:color="auto"/>
                <w:bottom w:val="none" w:sz="0" w:space="0" w:color="auto"/>
                <w:right w:val="none" w:sz="0" w:space="0" w:color="auto"/>
              </w:divBdr>
            </w:div>
            <w:div w:id="1534268546">
              <w:marLeft w:val="0"/>
              <w:marRight w:val="0"/>
              <w:marTop w:val="0"/>
              <w:marBottom w:val="0"/>
              <w:divBdr>
                <w:top w:val="none" w:sz="0" w:space="0" w:color="auto"/>
                <w:left w:val="none" w:sz="0" w:space="0" w:color="auto"/>
                <w:bottom w:val="none" w:sz="0" w:space="0" w:color="auto"/>
                <w:right w:val="none" w:sz="0" w:space="0" w:color="auto"/>
              </w:divBdr>
            </w:div>
            <w:div w:id="1536387072">
              <w:marLeft w:val="0"/>
              <w:marRight w:val="0"/>
              <w:marTop w:val="0"/>
              <w:marBottom w:val="0"/>
              <w:divBdr>
                <w:top w:val="none" w:sz="0" w:space="0" w:color="auto"/>
                <w:left w:val="none" w:sz="0" w:space="0" w:color="auto"/>
                <w:bottom w:val="none" w:sz="0" w:space="0" w:color="auto"/>
                <w:right w:val="none" w:sz="0" w:space="0" w:color="auto"/>
              </w:divBdr>
            </w:div>
            <w:div w:id="1538658368">
              <w:marLeft w:val="0"/>
              <w:marRight w:val="0"/>
              <w:marTop w:val="0"/>
              <w:marBottom w:val="0"/>
              <w:divBdr>
                <w:top w:val="none" w:sz="0" w:space="0" w:color="auto"/>
                <w:left w:val="none" w:sz="0" w:space="0" w:color="auto"/>
                <w:bottom w:val="none" w:sz="0" w:space="0" w:color="auto"/>
                <w:right w:val="none" w:sz="0" w:space="0" w:color="auto"/>
              </w:divBdr>
            </w:div>
            <w:div w:id="1540777189">
              <w:marLeft w:val="0"/>
              <w:marRight w:val="0"/>
              <w:marTop w:val="0"/>
              <w:marBottom w:val="0"/>
              <w:divBdr>
                <w:top w:val="none" w:sz="0" w:space="0" w:color="auto"/>
                <w:left w:val="none" w:sz="0" w:space="0" w:color="auto"/>
                <w:bottom w:val="none" w:sz="0" w:space="0" w:color="auto"/>
                <w:right w:val="none" w:sz="0" w:space="0" w:color="auto"/>
              </w:divBdr>
            </w:div>
            <w:div w:id="1540900961">
              <w:marLeft w:val="0"/>
              <w:marRight w:val="0"/>
              <w:marTop w:val="0"/>
              <w:marBottom w:val="0"/>
              <w:divBdr>
                <w:top w:val="none" w:sz="0" w:space="0" w:color="auto"/>
                <w:left w:val="none" w:sz="0" w:space="0" w:color="auto"/>
                <w:bottom w:val="none" w:sz="0" w:space="0" w:color="auto"/>
                <w:right w:val="none" w:sz="0" w:space="0" w:color="auto"/>
              </w:divBdr>
            </w:div>
            <w:div w:id="1541556092">
              <w:marLeft w:val="0"/>
              <w:marRight w:val="0"/>
              <w:marTop w:val="0"/>
              <w:marBottom w:val="0"/>
              <w:divBdr>
                <w:top w:val="none" w:sz="0" w:space="0" w:color="auto"/>
                <w:left w:val="none" w:sz="0" w:space="0" w:color="auto"/>
                <w:bottom w:val="none" w:sz="0" w:space="0" w:color="auto"/>
                <w:right w:val="none" w:sz="0" w:space="0" w:color="auto"/>
              </w:divBdr>
            </w:div>
            <w:div w:id="1542472882">
              <w:marLeft w:val="0"/>
              <w:marRight w:val="0"/>
              <w:marTop w:val="0"/>
              <w:marBottom w:val="0"/>
              <w:divBdr>
                <w:top w:val="none" w:sz="0" w:space="0" w:color="auto"/>
                <w:left w:val="none" w:sz="0" w:space="0" w:color="auto"/>
                <w:bottom w:val="none" w:sz="0" w:space="0" w:color="auto"/>
                <w:right w:val="none" w:sz="0" w:space="0" w:color="auto"/>
              </w:divBdr>
            </w:div>
            <w:div w:id="1543781653">
              <w:marLeft w:val="0"/>
              <w:marRight w:val="0"/>
              <w:marTop w:val="0"/>
              <w:marBottom w:val="0"/>
              <w:divBdr>
                <w:top w:val="none" w:sz="0" w:space="0" w:color="auto"/>
                <w:left w:val="none" w:sz="0" w:space="0" w:color="auto"/>
                <w:bottom w:val="none" w:sz="0" w:space="0" w:color="auto"/>
                <w:right w:val="none" w:sz="0" w:space="0" w:color="auto"/>
              </w:divBdr>
            </w:div>
            <w:div w:id="1547179740">
              <w:marLeft w:val="0"/>
              <w:marRight w:val="0"/>
              <w:marTop w:val="0"/>
              <w:marBottom w:val="0"/>
              <w:divBdr>
                <w:top w:val="none" w:sz="0" w:space="0" w:color="auto"/>
                <w:left w:val="none" w:sz="0" w:space="0" w:color="auto"/>
                <w:bottom w:val="none" w:sz="0" w:space="0" w:color="auto"/>
                <w:right w:val="none" w:sz="0" w:space="0" w:color="auto"/>
              </w:divBdr>
            </w:div>
            <w:div w:id="1548180868">
              <w:marLeft w:val="0"/>
              <w:marRight w:val="0"/>
              <w:marTop w:val="0"/>
              <w:marBottom w:val="0"/>
              <w:divBdr>
                <w:top w:val="none" w:sz="0" w:space="0" w:color="auto"/>
                <w:left w:val="none" w:sz="0" w:space="0" w:color="auto"/>
                <w:bottom w:val="none" w:sz="0" w:space="0" w:color="auto"/>
                <w:right w:val="none" w:sz="0" w:space="0" w:color="auto"/>
              </w:divBdr>
            </w:div>
            <w:div w:id="1549804778">
              <w:marLeft w:val="0"/>
              <w:marRight w:val="0"/>
              <w:marTop w:val="0"/>
              <w:marBottom w:val="0"/>
              <w:divBdr>
                <w:top w:val="none" w:sz="0" w:space="0" w:color="auto"/>
                <w:left w:val="none" w:sz="0" w:space="0" w:color="auto"/>
                <w:bottom w:val="none" w:sz="0" w:space="0" w:color="auto"/>
                <w:right w:val="none" w:sz="0" w:space="0" w:color="auto"/>
              </w:divBdr>
            </w:div>
            <w:div w:id="1552158911">
              <w:marLeft w:val="0"/>
              <w:marRight w:val="0"/>
              <w:marTop w:val="0"/>
              <w:marBottom w:val="0"/>
              <w:divBdr>
                <w:top w:val="none" w:sz="0" w:space="0" w:color="auto"/>
                <w:left w:val="none" w:sz="0" w:space="0" w:color="auto"/>
                <w:bottom w:val="none" w:sz="0" w:space="0" w:color="auto"/>
                <w:right w:val="none" w:sz="0" w:space="0" w:color="auto"/>
              </w:divBdr>
            </w:div>
            <w:div w:id="1552691113">
              <w:marLeft w:val="0"/>
              <w:marRight w:val="0"/>
              <w:marTop w:val="0"/>
              <w:marBottom w:val="0"/>
              <w:divBdr>
                <w:top w:val="none" w:sz="0" w:space="0" w:color="auto"/>
                <w:left w:val="none" w:sz="0" w:space="0" w:color="auto"/>
                <w:bottom w:val="none" w:sz="0" w:space="0" w:color="auto"/>
                <w:right w:val="none" w:sz="0" w:space="0" w:color="auto"/>
              </w:divBdr>
            </w:div>
            <w:div w:id="1552813371">
              <w:marLeft w:val="0"/>
              <w:marRight w:val="0"/>
              <w:marTop w:val="0"/>
              <w:marBottom w:val="0"/>
              <w:divBdr>
                <w:top w:val="none" w:sz="0" w:space="0" w:color="auto"/>
                <w:left w:val="none" w:sz="0" w:space="0" w:color="auto"/>
                <w:bottom w:val="none" w:sz="0" w:space="0" w:color="auto"/>
                <w:right w:val="none" w:sz="0" w:space="0" w:color="auto"/>
              </w:divBdr>
            </w:div>
            <w:div w:id="1555581321">
              <w:marLeft w:val="0"/>
              <w:marRight w:val="0"/>
              <w:marTop w:val="0"/>
              <w:marBottom w:val="0"/>
              <w:divBdr>
                <w:top w:val="none" w:sz="0" w:space="0" w:color="auto"/>
                <w:left w:val="none" w:sz="0" w:space="0" w:color="auto"/>
                <w:bottom w:val="none" w:sz="0" w:space="0" w:color="auto"/>
                <w:right w:val="none" w:sz="0" w:space="0" w:color="auto"/>
              </w:divBdr>
            </w:div>
            <w:div w:id="1558936336">
              <w:marLeft w:val="0"/>
              <w:marRight w:val="0"/>
              <w:marTop w:val="0"/>
              <w:marBottom w:val="0"/>
              <w:divBdr>
                <w:top w:val="none" w:sz="0" w:space="0" w:color="auto"/>
                <w:left w:val="none" w:sz="0" w:space="0" w:color="auto"/>
                <w:bottom w:val="none" w:sz="0" w:space="0" w:color="auto"/>
                <w:right w:val="none" w:sz="0" w:space="0" w:color="auto"/>
              </w:divBdr>
            </w:div>
            <w:div w:id="1559392533">
              <w:marLeft w:val="0"/>
              <w:marRight w:val="0"/>
              <w:marTop w:val="0"/>
              <w:marBottom w:val="0"/>
              <w:divBdr>
                <w:top w:val="none" w:sz="0" w:space="0" w:color="auto"/>
                <w:left w:val="none" w:sz="0" w:space="0" w:color="auto"/>
                <w:bottom w:val="none" w:sz="0" w:space="0" w:color="auto"/>
                <w:right w:val="none" w:sz="0" w:space="0" w:color="auto"/>
              </w:divBdr>
            </w:div>
            <w:div w:id="1559895373">
              <w:marLeft w:val="0"/>
              <w:marRight w:val="0"/>
              <w:marTop w:val="0"/>
              <w:marBottom w:val="0"/>
              <w:divBdr>
                <w:top w:val="none" w:sz="0" w:space="0" w:color="auto"/>
                <w:left w:val="none" w:sz="0" w:space="0" w:color="auto"/>
                <w:bottom w:val="none" w:sz="0" w:space="0" w:color="auto"/>
                <w:right w:val="none" w:sz="0" w:space="0" w:color="auto"/>
              </w:divBdr>
            </w:div>
            <w:div w:id="1561091092">
              <w:marLeft w:val="0"/>
              <w:marRight w:val="0"/>
              <w:marTop w:val="0"/>
              <w:marBottom w:val="0"/>
              <w:divBdr>
                <w:top w:val="none" w:sz="0" w:space="0" w:color="auto"/>
                <w:left w:val="none" w:sz="0" w:space="0" w:color="auto"/>
                <w:bottom w:val="none" w:sz="0" w:space="0" w:color="auto"/>
                <w:right w:val="none" w:sz="0" w:space="0" w:color="auto"/>
              </w:divBdr>
            </w:div>
            <w:div w:id="1568493322">
              <w:marLeft w:val="0"/>
              <w:marRight w:val="0"/>
              <w:marTop w:val="0"/>
              <w:marBottom w:val="0"/>
              <w:divBdr>
                <w:top w:val="none" w:sz="0" w:space="0" w:color="auto"/>
                <w:left w:val="none" w:sz="0" w:space="0" w:color="auto"/>
                <w:bottom w:val="none" w:sz="0" w:space="0" w:color="auto"/>
                <w:right w:val="none" w:sz="0" w:space="0" w:color="auto"/>
              </w:divBdr>
            </w:div>
            <w:div w:id="1568877884">
              <w:marLeft w:val="0"/>
              <w:marRight w:val="0"/>
              <w:marTop w:val="0"/>
              <w:marBottom w:val="0"/>
              <w:divBdr>
                <w:top w:val="none" w:sz="0" w:space="0" w:color="auto"/>
                <w:left w:val="none" w:sz="0" w:space="0" w:color="auto"/>
                <w:bottom w:val="none" w:sz="0" w:space="0" w:color="auto"/>
                <w:right w:val="none" w:sz="0" w:space="0" w:color="auto"/>
              </w:divBdr>
            </w:div>
            <w:div w:id="1569807521">
              <w:marLeft w:val="0"/>
              <w:marRight w:val="0"/>
              <w:marTop w:val="0"/>
              <w:marBottom w:val="0"/>
              <w:divBdr>
                <w:top w:val="none" w:sz="0" w:space="0" w:color="auto"/>
                <w:left w:val="none" w:sz="0" w:space="0" w:color="auto"/>
                <w:bottom w:val="none" w:sz="0" w:space="0" w:color="auto"/>
                <w:right w:val="none" w:sz="0" w:space="0" w:color="auto"/>
              </w:divBdr>
            </w:div>
            <w:div w:id="1570843367">
              <w:marLeft w:val="0"/>
              <w:marRight w:val="0"/>
              <w:marTop w:val="0"/>
              <w:marBottom w:val="0"/>
              <w:divBdr>
                <w:top w:val="none" w:sz="0" w:space="0" w:color="auto"/>
                <w:left w:val="none" w:sz="0" w:space="0" w:color="auto"/>
                <w:bottom w:val="none" w:sz="0" w:space="0" w:color="auto"/>
                <w:right w:val="none" w:sz="0" w:space="0" w:color="auto"/>
              </w:divBdr>
            </w:div>
            <w:div w:id="1571380030">
              <w:marLeft w:val="0"/>
              <w:marRight w:val="0"/>
              <w:marTop w:val="0"/>
              <w:marBottom w:val="0"/>
              <w:divBdr>
                <w:top w:val="none" w:sz="0" w:space="0" w:color="auto"/>
                <w:left w:val="none" w:sz="0" w:space="0" w:color="auto"/>
                <w:bottom w:val="none" w:sz="0" w:space="0" w:color="auto"/>
                <w:right w:val="none" w:sz="0" w:space="0" w:color="auto"/>
              </w:divBdr>
            </w:div>
            <w:div w:id="1573539451">
              <w:marLeft w:val="0"/>
              <w:marRight w:val="0"/>
              <w:marTop w:val="0"/>
              <w:marBottom w:val="0"/>
              <w:divBdr>
                <w:top w:val="none" w:sz="0" w:space="0" w:color="auto"/>
                <w:left w:val="none" w:sz="0" w:space="0" w:color="auto"/>
                <w:bottom w:val="none" w:sz="0" w:space="0" w:color="auto"/>
                <w:right w:val="none" w:sz="0" w:space="0" w:color="auto"/>
              </w:divBdr>
            </w:div>
            <w:div w:id="1573616395">
              <w:marLeft w:val="0"/>
              <w:marRight w:val="0"/>
              <w:marTop w:val="0"/>
              <w:marBottom w:val="0"/>
              <w:divBdr>
                <w:top w:val="none" w:sz="0" w:space="0" w:color="auto"/>
                <w:left w:val="none" w:sz="0" w:space="0" w:color="auto"/>
                <w:bottom w:val="none" w:sz="0" w:space="0" w:color="auto"/>
                <w:right w:val="none" w:sz="0" w:space="0" w:color="auto"/>
              </w:divBdr>
            </w:div>
            <w:div w:id="1575161557">
              <w:marLeft w:val="0"/>
              <w:marRight w:val="0"/>
              <w:marTop w:val="0"/>
              <w:marBottom w:val="0"/>
              <w:divBdr>
                <w:top w:val="none" w:sz="0" w:space="0" w:color="auto"/>
                <w:left w:val="none" w:sz="0" w:space="0" w:color="auto"/>
                <w:bottom w:val="none" w:sz="0" w:space="0" w:color="auto"/>
                <w:right w:val="none" w:sz="0" w:space="0" w:color="auto"/>
              </w:divBdr>
            </w:div>
            <w:div w:id="1575580031">
              <w:marLeft w:val="0"/>
              <w:marRight w:val="0"/>
              <w:marTop w:val="0"/>
              <w:marBottom w:val="0"/>
              <w:divBdr>
                <w:top w:val="none" w:sz="0" w:space="0" w:color="auto"/>
                <w:left w:val="none" w:sz="0" w:space="0" w:color="auto"/>
                <w:bottom w:val="none" w:sz="0" w:space="0" w:color="auto"/>
                <w:right w:val="none" w:sz="0" w:space="0" w:color="auto"/>
              </w:divBdr>
            </w:div>
            <w:div w:id="1581207434">
              <w:marLeft w:val="0"/>
              <w:marRight w:val="0"/>
              <w:marTop w:val="0"/>
              <w:marBottom w:val="0"/>
              <w:divBdr>
                <w:top w:val="none" w:sz="0" w:space="0" w:color="auto"/>
                <w:left w:val="none" w:sz="0" w:space="0" w:color="auto"/>
                <w:bottom w:val="none" w:sz="0" w:space="0" w:color="auto"/>
                <w:right w:val="none" w:sz="0" w:space="0" w:color="auto"/>
              </w:divBdr>
            </w:div>
            <w:div w:id="1583828397">
              <w:marLeft w:val="0"/>
              <w:marRight w:val="0"/>
              <w:marTop w:val="0"/>
              <w:marBottom w:val="0"/>
              <w:divBdr>
                <w:top w:val="none" w:sz="0" w:space="0" w:color="auto"/>
                <w:left w:val="none" w:sz="0" w:space="0" w:color="auto"/>
                <w:bottom w:val="none" w:sz="0" w:space="0" w:color="auto"/>
                <w:right w:val="none" w:sz="0" w:space="0" w:color="auto"/>
              </w:divBdr>
            </w:div>
            <w:div w:id="1584415174">
              <w:marLeft w:val="0"/>
              <w:marRight w:val="0"/>
              <w:marTop w:val="0"/>
              <w:marBottom w:val="0"/>
              <w:divBdr>
                <w:top w:val="none" w:sz="0" w:space="0" w:color="auto"/>
                <w:left w:val="none" w:sz="0" w:space="0" w:color="auto"/>
                <w:bottom w:val="none" w:sz="0" w:space="0" w:color="auto"/>
                <w:right w:val="none" w:sz="0" w:space="0" w:color="auto"/>
              </w:divBdr>
            </w:div>
            <w:div w:id="1586836710">
              <w:marLeft w:val="0"/>
              <w:marRight w:val="0"/>
              <w:marTop w:val="0"/>
              <w:marBottom w:val="0"/>
              <w:divBdr>
                <w:top w:val="none" w:sz="0" w:space="0" w:color="auto"/>
                <w:left w:val="none" w:sz="0" w:space="0" w:color="auto"/>
                <w:bottom w:val="none" w:sz="0" w:space="0" w:color="auto"/>
                <w:right w:val="none" w:sz="0" w:space="0" w:color="auto"/>
              </w:divBdr>
            </w:div>
            <w:div w:id="1589263804">
              <w:marLeft w:val="0"/>
              <w:marRight w:val="0"/>
              <w:marTop w:val="0"/>
              <w:marBottom w:val="0"/>
              <w:divBdr>
                <w:top w:val="none" w:sz="0" w:space="0" w:color="auto"/>
                <w:left w:val="none" w:sz="0" w:space="0" w:color="auto"/>
                <w:bottom w:val="none" w:sz="0" w:space="0" w:color="auto"/>
                <w:right w:val="none" w:sz="0" w:space="0" w:color="auto"/>
              </w:divBdr>
            </w:div>
            <w:div w:id="1591542835">
              <w:marLeft w:val="0"/>
              <w:marRight w:val="0"/>
              <w:marTop w:val="0"/>
              <w:marBottom w:val="0"/>
              <w:divBdr>
                <w:top w:val="none" w:sz="0" w:space="0" w:color="auto"/>
                <w:left w:val="none" w:sz="0" w:space="0" w:color="auto"/>
                <w:bottom w:val="none" w:sz="0" w:space="0" w:color="auto"/>
                <w:right w:val="none" w:sz="0" w:space="0" w:color="auto"/>
              </w:divBdr>
            </w:div>
            <w:div w:id="1596790885">
              <w:marLeft w:val="0"/>
              <w:marRight w:val="0"/>
              <w:marTop w:val="0"/>
              <w:marBottom w:val="0"/>
              <w:divBdr>
                <w:top w:val="none" w:sz="0" w:space="0" w:color="auto"/>
                <w:left w:val="none" w:sz="0" w:space="0" w:color="auto"/>
                <w:bottom w:val="none" w:sz="0" w:space="0" w:color="auto"/>
                <w:right w:val="none" w:sz="0" w:space="0" w:color="auto"/>
              </w:divBdr>
            </w:div>
            <w:div w:id="1597471535">
              <w:marLeft w:val="0"/>
              <w:marRight w:val="0"/>
              <w:marTop w:val="0"/>
              <w:marBottom w:val="0"/>
              <w:divBdr>
                <w:top w:val="none" w:sz="0" w:space="0" w:color="auto"/>
                <w:left w:val="none" w:sz="0" w:space="0" w:color="auto"/>
                <w:bottom w:val="none" w:sz="0" w:space="0" w:color="auto"/>
                <w:right w:val="none" w:sz="0" w:space="0" w:color="auto"/>
              </w:divBdr>
            </w:div>
            <w:div w:id="1597858810">
              <w:marLeft w:val="0"/>
              <w:marRight w:val="0"/>
              <w:marTop w:val="0"/>
              <w:marBottom w:val="0"/>
              <w:divBdr>
                <w:top w:val="none" w:sz="0" w:space="0" w:color="auto"/>
                <w:left w:val="none" w:sz="0" w:space="0" w:color="auto"/>
                <w:bottom w:val="none" w:sz="0" w:space="0" w:color="auto"/>
                <w:right w:val="none" w:sz="0" w:space="0" w:color="auto"/>
              </w:divBdr>
            </w:div>
            <w:div w:id="1599750197">
              <w:marLeft w:val="0"/>
              <w:marRight w:val="0"/>
              <w:marTop w:val="0"/>
              <w:marBottom w:val="0"/>
              <w:divBdr>
                <w:top w:val="none" w:sz="0" w:space="0" w:color="auto"/>
                <w:left w:val="none" w:sz="0" w:space="0" w:color="auto"/>
                <w:bottom w:val="none" w:sz="0" w:space="0" w:color="auto"/>
                <w:right w:val="none" w:sz="0" w:space="0" w:color="auto"/>
              </w:divBdr>
            </w:div>
            <w:div w:id="1600799391">
              <w:marLeft w:val="0"/>
              <w:marRight w:val="0"/>
              <w:marTop w:val="0"/>
              <w:marBottom w:val="0"/>
              <w:divBdr>
                <w:top w:val="none" w:sz="0" w:space="0" w:color="auto"/>
                <w:left w:val="none" w:sz="0" w:space="0" w:color="auto"/>
                <w:bottom w:val="none" w:sz="0" w:space="0" w:color="auto"/>
                <w:right w:val="none" w:sz="0" w:space="0" w:color="auto"/>
              </w:divBdr>
            </w:div>
            <w:div w:id="1601454605">
              <w:marLeft w:val="0"/>
              <w:marRight w:val="0"/>
              <w:marTop w:val="0"/>
              <w:marBottom w:val="0"/>
              <w:divBdr>
                <w:top w:val="none" w:sz="0" w:space="0" w:color="auto"/>
                <w:left w:val="none" w:sz="0" w:space="0" w:color="auto"/>
                <w:bottom w:val="none" w:sz="0" w:space="0" w:color="auto"/>
                <w:right w:val="none" w:sz="0" w:space="0" w:color="auto"/>
              </w:divBdr>
            </w:div>
            <w:div w:id="1602184807">
              <w:marLeft w:val="0"/>
              <w:marRight w:val="0"/>
              <w:marTop w:val="0"/>
              <w:marBottom w:val="0"/>
              <w:divBdr>
                <w:top w:val="none" w:sz="0" w:space="0" w:color="auto"/>
                <w:left w:val="none" w:sz="0" w:space="0" w:color="auto"/>
                <w:bottom w:val="none" w:sz="0" w:space="0" w:color="auto"/>
                <w:right w:val="none" w:sz="0" w:space="0" w:color="auto"/>
              </w:divBdr>
            </w:div>
            <w:div w:id="1602688547">
              <w:marLeft w:val="0"/>
              <w:marRight w:val="0"/>
              <w:marTop w:val="0"/>
              <w:marBottom w:val="0"/>
              <w:divBdr>
                <w:top w:val="none" w:sz="0" w:space="0" w:color="auto"/>
                <w:left w:val="none" w:sz="0" w:space="0" w:color="auto"/>
                <w:bottom w:val="none" w:sz="0" w:space="0" w:color="auto"/>
                <w:right w:val="none" w:sz="0" w:space="0" w:color="auto"/>
              </w:divBdr>
            </w:div>
            <w:div w:id="1605187649">
              <w:marLeft w:val="0"/>
              <w:marRight w:val="0"/>
              <w:marTop w:val="0"/>
              <w:marBottom w:val="0"/>
              <w:divBdr>
                <w:top w:val="none" w:sz="0" w:space="0" w:color="auto"/>
                <w:left w:val="none" w:sz="0" w:space="0" w:color="auto"/>
                <w:bottom w:val="none" w:sz="0" w:space="0" w:color="auto"/>
                <w:right w:val="none" w:sz="0" w:space="0" w:color="auto"/>
              </w:divBdr>
            </w:div>
            <w:div w:id="1610775705">
              <w:marLeft w:val="0"/>
              <w:marRight w:val="0"/>
              <w:marTop w:val="0"/>
              <w:marBottom w:val="0"/>
              <w:divBdr>
                <w:top w:val="none" w:sz="0" w:space="0" w:color="auto"/>
                <w:left w:val="none" w:sz="0" w:space="0" w:color="auto"/>
                <w:bottom w:val="none" w:sz="0" w:space="0" w:color="auto"/>
                <w:right w:val="none" w:sz="0" w:space="0" w:color="auto"/>
              </w:divBdr>
            </w:div>
            <w:div w:id="1611618952">
              <w:marLeft w:val="0"/>
              <w:marRight w:val="0"/>
              <w:marTop w:val="0"/>
              <w:marBottom w:val="0"/>
              <w:divBdr>
                <w:top w:val="none" w:sz="0" w:space="0" w:color="auto"/>
                <w:left w:val="none" w:sz="0" w:space="0" w:color="auto"/>
                <w:bottom w:val="none" w:sz="0" w:space="0" w:color="auto"/>
                <w:right w:val="none" w:sz="0" w:space="0" w:color="auto"/>
              </w:divBdr>
            </w:div>
            <w:div w:id="1611814605">
              <w:marLeft w:val="0"/>
              <w:marRight w:val="0"/>
              <w:marTop w:val="0"/>
              <w:marBottom w:val="0"/>
              <w:divBdr>
                <w:top w:val="none" w:sz="0" w:space="0" w:color="auto"/>
                <w:left w:val="none" w:sz="0" w:space="0" w:color="auto"/>
                <w:bottom w:val="none" w:sz="0" w:space="0" w:color="auto"/>
                <w:right w:val="none" w:sz="0" w:space="0" w:color="auto"/>
              </w:divBdr>
            </w:div>
            <w:div w:id="1612785467">
              <w:marLeft w:val="0"/>
              <w:marRight w:val="0"/>
              <w:marTop w:val="0"/>
              <w:marBottom w:val="0"/>
              <w:divBdr>
                <w:top w:val="none" w:sz="0" w:space="0" w:color="auto"/>
                <w:left w:val="none" w:sz="0" w:space="0" w:color="auto"/>
                <w:bottom w:val="none" w:sz="0" w:space="0" w:color="auto"/>
                <w:right w:val="none" w:sz="0" w:space="0" w:color="auto"/>
              </w:divBdr>
            </w:div>
            <w:div w:id="1614898124">
              <w:marLeft w:val="0"/>
              <w:marRight w:val="0"/>
              <w:marTop w:val="0"/>
              <w:marBottom w:val="0"/>
              <w:divBdr>
                <w:top w:val="none" w:sz="0" w:space="0" w:color="auto"/>
                <w:left w:val="none" w:sz="0" w:space="0" w:color="auto"/>
                <w:bottom w:val="none" w:sz="0" w:space="0" w:color="auto"/>
                <w:right w:val="none" w:sz="0" w:space="0" w:color="auto"/>
              </w:divBdr>
            </w:div>
            <w:div w:id="1619333141">
              <w:marLeft w:val="0"/>
              <w:marRight w:val="0"/>
              <w:marTop w:val="0"/>
              <w:marBottom w:val="0"/>
              <w:divBdr>
                <w:top w:val="none" w:sz="0" w:space="0" w:color="auto"/>
                <w:left w:val="none" w:sz="0" w:space="0" w:color="auto"/>
                <w:bottom w:val="none" w:sz="0" w:space="0" w:color="auto"/>
                <w:right w:val="none" w:sz="0" w:space="0" w:color="auto"/>
              </w:divBdr>
            </w:div>
            <w:div w:id="1620070369">
              <w:marLeft w:val="0"/>
              <w:marRight w:val="0"/>
              <w:marTop w:val="0"/>
              <w:marBottom w:val="0"/>
              <w:divBdr>
                <w:top w:val="none" w:sz="0" w:space="0" w:color="auto"/>
                <w:left w:val="none" w:sz="0" w:space="0" w:color="auto"/>
                <w:bottom w:val="none" w:sz="0" w:space="0" w:color="auto"/>
                <w:right w:val="none" w:sz="0" w:space="0" w:color="auto"/>
              </w:divBdr>
            </w:div>
            <w:div w:id="1620406050">
              <w:marLeft w:val="0"/>
              <w:marRight w:val="0"/>
              <w:marTop w:val="0"/>
              <w:marBottom w:val="0"/>
              <w:divBdr>
                <w:top w:val="none" w:sz="0" w:space="0" w:color="auto"/>
                <w:left w:val="none" w:sz="0" w:space="0" w:color="auto"/>
                <w:bottom w:val="none" w:sz="0" w:space="0" w:color="auto"/>
                <w:right w:val="none" w:sz="0" w:space="0" w:color="auto"/>
              </w:divBdr>
            </w:div>
            <w:div w:id="1622691156">
              <w:marLeft w:val="0"/>
              <w:marRight w:val="0"/>
              <w:marTop w:val="0"/>
              <w:marBottom w:val="0"/>
              <w:divBdr>
                <w:top w:val="none" w:sz="0" w:space="0" w:color="auto"/>
                <w:left w:val="none" w:sz="0" w:space="0" w:color="auto"/>
                <w:bottom w:val="none" w:sz="0" w:space="0" w:color="auto"/>
                <w:right w:val="none" w:sz="0" w:space="0" w:color="auto"/>
              </w:divBdr>
            </w:div>
            <w:div w:id="1626235397">
              <w:marLeft w:val="0"/>
              <w:marRight w:val="0"/>
              <w:marTop w:val="0"/>
              <w:marBottom w:val="0"/>
              <w:divBdr>
                <w:top w:val="none" w:sz="0" w:space="0" w:color="auto"/>
                <w:left w:val="none" w:sz="0" w:space="0" w:color="auto"/>
                <w:bottom w:val="none" w:sz="0" w:space="0" w:color="auto"/>
                <w:right w:val="none" w:sz="0" w:space="0" w:color="auto"/>
              </w:divBdr>
            </w:div>
            <w:div w:id="1632324051">
              <w:marLeft w:val="0"/>
              <w:marRight w:val="0"/>
              <w:marTop w:val="0"/>
              <w:marBottom w:val="0"/>
              <w:divBdr>
                <w:top w:val="none" w:sz="0" w:space="0" w:color="auto"/>
                <w:left w:val="none" w:sz="0" w:space="0" w:color="auto"/>
                <w:bottom w:val="none" w:sz="0" w:space="0" w:color="auto"/>
                <w:right w:val="none" w:sz="0" w:space="0" w:color="auto"/>
              </w:divBdr>
            </w:div>
            <w:div w:id="1633905012">
              <w:marLeft w:val="0"/>
              <w:marRight w:val="0"/>
              <w:marTop w:val="0"/>
              <w:marBottom w:val="0"/>
              <w:divBdr>
                <w:top w:val="none" w:sz="0" w:space="0" w:color="auto"/>
                <w:left w:val="none" w:sz="0" w:space="0" w:color="auto"/>
                <w:bottom w:val="none" w:sz="0" w:space="0" w:color="auto"/>
                <w:right w:val="none" w:sz="0" w:space="0" w:color="auto"/>
              </w:divBdr>
            </w:div>
            <w:div w:id="1636374451">
              <w:marLeft w:val="0"/>
              <w:marRight w:val="0"/>
              <w:marTop w:val="0"/>
              <w:marBottom w:val="0"/>
              <w:divBdr>
                <w:top w:val="none" w:sz="0" w:space="0" w:color="auto"/>
                <w:left w:val="none" w:sz="0" w:space="0" w:color="auto"/>
                <w:bottom w:val="none" w:sz="0" w:space="0" w:color="auto"/>
                <w:right w:val="none" w:sz="0" w:space="0" w:color="auto"/>
              </w:divBdr>
            </w:div>
            <w:div w:id="1638340470">
              <w:marLeft w:val="0"/>
              <w:marRight w:val="0"/>
              <w:marTop w:val="0"/>
              <w:marBottom w:val="0"/>
              <w:divBdr>
                <w:top w:val="none" w:sz="0" w:space="0" w:color="auto"/>
                <w:left w:val="none" w:sz="0" w:space="0" w:color="auto"/>
                <w:bottom w:val="none" w:sz="0" w:space="0" w:color="auto"/>
                <w:right w:val="none" w:sz="0" w:space="0" w:color="auto"/>
              </w:divBdr>
            </w:div>
            <w:div w:id="1638998404">
              <w:marLeft w:val="0"/>
              <w:marRight w:val="0"/>
              <w:marTop w:val="0"/>
              <w:marBottom w:val="0"/>
              <w:divBdr>
                <w:top w:val="none" w:sz="0" w:space="0" w:color="auto"/>
                <w:left w:val="none" w:sz="0" w:space="0" w:color="auto"/>
                <w:bottom w:val="none" w:sz="0" w:space="0" w:color="auto"/>
                <w:right w:val="none" w:sz="0" w:space="0" w:color="auto"/>
              </w:divBdr>
            </w:div>
            <w:div w:id="1641375563">
              <w:marLeft w:val="0"/>
              <w:marRight w:val="0"/>
              <w:marTop w:val="0"/>
              <w:marBottom w:val="0"/>
              <w:divBdr>
                <w:top w:val="none" w:sz="0" w:space="0" w:color="auto"/>
                <w:left w:val="none" w:sz="0" w:space="0" w:color="auto"/>
                <w:bottom w:val="none" w:sz="0" w:space="0" w:color="auto"/>
                <w:right w:val="none" w:sz="0" w:space="0" w:color="auto"/>
              </w:divBdr>
            </w:div>
            <w:div w:id="1641764642">
              <w:marLeft w:val="0"/>
              <w:marRight w:val="0"/>
              <w:marTop w:val="0"/>
              <w:marBottom w:val="0"/>
              <w:divBdr>
                <w:top w:val="none" w:sz="0" w:space="0" w:color="auto"/>
                <w:left w:val="none" w:sz="0" w:space="0" w:color="auto"/>
                <w:bottom w:val="none" w:sz="0" w:space="0" w:color="auto"/>
                <w:right w:val="none" w:sz="0" w:space="0" w:color="auto"/>
              </w:divBdr>
            </w:div>
            <w:div w:id="1642340619">
              <w:marLeft w:val="0"/>
              <w:marRight w:val="0"/>
              <w:marTop w:val="0"/>
              <w:marBottom w:val="0"/>
              <w:divBdr>
                <w:top w:val="none" w:sz="0" w:space="0" w:color="auto"/>
                <w:left w:val="none" w:sz="0" w:space="0" w:color="auto"/>
                <w:bottom w:val="none" w:sz="0" w:space="0" w:color="auto"/>
                <w:right w:val="none" w:sz="0" w:space="0" w:color="auto"/>
              </w:divBdr>
            </w:div>
            <w:div w:id="1642345584">
              <w:marLeft w:val="0"/>
              <w:marRight w:val="0"/>
              <w:marTop w:val="0"/>
              <w:marBottom w:val="0"/>
              <w:divBdr>
                <w:top w:val="none" w:sz="0" w:space="0" w:color="auto"/>
                <w:left w:val="none" w:sz="0" w:space="0" w:color="auto"/>
                <w:bottom w:val="none" w:sz="0" w:space="0" w:color="auto"/>
                <w:right w:val="none" w:sz="0" w:space="0" w:color="auto"/>
              </w:divBdr>
            </w:div>
            <w:div w:id="1642535866">
              <w:marLeft w:val="0"/>
              <w:marRight w:val="0"/>
              <w:marTop w:val="0"/>
              <w:marBottom w:val="0"/>
              <w:divBdr>
                <w:top w:val="none" w:sz="0" w:space="0" w:color="auto"/>
                <w:left w:val="none" w:sz="0" w:space="0" w:color="auto"/>
                <w:bottom w:val="none" w:sz="0" w:space="0" w:color="auto"/>
                <w:right w:val="none" w:sz="0" w:space="0" w:color="auto"/>
              </w:divBdr>
            </w:div>
            <w:div w:id="1642729708">
              <w:marLeft w:val="0"/>
              <w:marRight w:val="0"/>
              <w:marTop w:val="0"/>
              <w:marBottom w:val="0"/>
              <w:divBdr>
                <w:top w:val="none" w:sz="0" w:space="0" w:color="auto"/>
                <w:left w:val="none" w:sz="0" w:space="0" w:color="auto"/>
                <w:bottom w:val="none" w:sz="0" w:space="0" w:color="auto"/>
                <w:right w:val="none" w:sz="0" w:space="0" w:color="auto"/>
              </w:divBdr>
            </w:div>
            <w:div w:id="1643345587">
              <w:marLeft w:val="0"/>
              <w:marRight w:val="0"/>
              <w:marTop w:val="0"/>
              <w:marBottom w:val="0"/>
              <w:divBdr>
                <w:top w:val="none" w:sz="0" w:space="0" w:color="auto"/>
                <w:left w:val="none" w:sz="0" w:space="0" w:color="auto"/>
                <w:bottom w:val="none" w:sz="0" w:space="0" w:color="auto"/>
                <w:right w:val="none" w:sz="0" w:space="0" w:color="auto"/>
              </w:divBdr>
            </w:div>
            <w:div w:id="1643609813">
              <w:marLeft w:val="0"/>
              <w:marRight w:val="0"/>
              <w:marTop w:val="0"/>
              <w:marBottom w:val="0"/>
              <w:divBdr>
                <w:top w:val="none" w:sz="0" w:space="0" w:color="auto"/>
                <w:left w:val="none" w:sz="0" w:space="0" w:color="auto"/>
                <w:bottom w:val="none" w:sz="0" w:space="0" w:color="auto"/>
                <w:right w:val="none" w:sz="0" w:space="0" w:color="auto"/>
              </w:divBdr>
            </w:div>
            <w:div w:id="1648508843">
              <w:marLeft w:val="0"/>
              <w:marRight w:val="0"/>
              <w:marTop w:val="0"/>
              <w:marBottom w:val="0"/>
              <w:divBdr>
                <w:top w:val="none" w:sz="0" w:space="0" w:color="auto"/>
                <w:left w:val="none" w:sz="0" w:space="0" w:color="auto"/>
                <w:bottom w:val="none" w:sz="0" w:space="0" w:color="auto"/>
                <w:right w:val="none" w:sz="0" w:space="0" w:color="auto"/>
              </w:divBdr>
            </w:div>
            <w:div w:id="1648822674">
              <w:marLeft w:val="0"/>
              <w:marRight w:val="0"/>
              <w:marTop w:val="0"/>
              <w:marBottom w:val="0"/>
              <w:divBdr>
                <w:top w:val="none" w:sz="0" w:space="0" w:color="auto"/>
                <w:left w:val="none" w:sz="0" w:space="0" w:color="auto"/>
                <w:bottom w:val="none" w:sz="0" w:space="0" w:color="auto"/>
                <w:right w:val="none" w:sz="0" w:space="0" w:color="auto"/>
              </w:divBdr>
            </w:div>
            <w:div w:id="1649245241">
              <w:marLeft w:val="0"/>
              <w:marRight w:val="0"/>
              <w:marTop w:val="0"/>
              <w:marBottom w:val="0"/>
              <w:divBdr>
                <w:top w:val="none" w:sz="0" w:space="0" w:color="auto"/>
                <w:left w:val="none" w:sz="0" w:space="0" w:color="auto"/>
                <w:bottom w:val="none" w:sz="0" w:space="0" w:color="auto"/>
                <w:right w:val="none" w:sz="0" w:space="0" w:color="auto"/>
              </w:divBdr>
            </w:div>
            <w:div w:id="1650280572">
              <w:marLeft w:val="0"/>
              <w:marRight w:val="0"/>
              <w:marTop w:val="0"/>
              <w:marBottom w:val="0"/>
              <w:divBdr>
                <w:top w:val="none" w:sz="0" w:space="0" w:color="auto"/>
                <w:left w:val="none" w:sz="0" w:space="0" w:color="auto"/>
                <w:bottom w:val="none" w:sz="0" w:space="0" w:color="auto"/>
                <w:right w:val="none" w:sz="0" w:space="0" w:color="auto"/>
              </w:divBdr>
            </w:div>
            <w:div w:id="1650789616">
              <w:marLeft w:val="0"/>
              <w:marRight w:val="0"/>
              <w:marTop w:val="0"/>
              <w:marBottom w:val="0"/>
              <w:divBdr>
                <w:top w:val="none" w:sz="0" w:space="0" w:color="auto"/>
                <w:left w:val="none" w:sz="0" w:space="0" w:color="auto"/>
                <w:bottom w:val="none" w:sz="0" w:space="0" w:color="auto"/>
                <w:right w:val="none" w:sz="0" w:space="0" w:color="auto"/>
              </w:divBdr>
            </w:div>
            <w:div w:id="1652638598">
              <w:marLeft w:val="0"/>
              <w:marRight w:val="0"/>
              <w:marTop w:val="0"/>
              <w:marBottom w:val="0"/>
              <w:divBdr>
                <w:top w:val="none" w:sz="0" w:space="0" w:color="auto"/>
                <w:left w:val="none" w:sz="0" w:space="0" w:color="auto"/>
                <w:bottom w:val="none" w:sz="0" w:space="0" w:color="auto"/>
                <w:right w:val="none" w:sz="0" w:space="0" w:color="auto"/>
              </w:divBdr>
            </w:div>
            <w:div w:id="1652753563">
              <w:marLeft w:val="0"/>
              <w:marRight w:val="0"/>
              <w:marTop w:val="0"/>
              <w:marBottom w:val="0"/>
              <w:divBdr>
                <w:top w:val="none" w:sz="0" w:space="0" w:color="auto"/>
                <w:left w:val="none" w:sz="0" w:space="0" w:color="auto"/>
                <w:bottom w:val="none" w:sz="0" w:space="0" w:color="auto"/>
                <w:right w:val="none" w:sz="0" w:space="0" w:color="auto"/>
              </w:divBdr>
            </w:div>
            <w:div w:id="1653021135">
              <w:marLeft w:val="0"/>
              <w:marRight w:val="0"/>
              <w:marTop w:val="0"/>
              <w:marBottom w:val="0"/>
              <w:divBdr>
                <w:top w:val="none" w:sz="0" w:space="0" w:color="auto"/>
                <w:left w:val="none" w:sz="0" w:space="0" w:color="auto"/>
                <w:bottom w:val="none" w:sz="0" w:space="0" w:color="auto"/>
                <w:right w:val="none" w:sz="0" w:space="0" w:color="auto"/>
              </w:divBdr>
            </w:div>
            <w:div w:id="1654337637">
              <w:marLeft w:val="0"/>
              <w:marRight w:val="0"/>
              <w:marTop w:val="0"/>
              <w:marBottom w:val="0"/>
              <w:divBdr>
                <w:top w:val="none" w:sz="0" w:space="0" w:color="auto"/>
                <w:left w:val="none" w:sz="0" w:space="0" w:color="auto"/>
                <w:bottom w:val="none" w:sz="0" w:space="0" w:color="auto"/>
                <w:right w:val="none" w:sz="0" w:space="0" w:color="auto"/>
              </w:divBdr>
            </w:div>
            <w:div w:id="1655255505">
              <w:marLeft w:val="0"/>
              <w:marRight w:val="0"/>
              <w:marTop w:val="0"/>
              <w:marBottom w:val="0"/>
              <w:divBdr>
                <w:top w:val="none" w:sz="0" w:space="0" w:color="auto"/>
                <w:left w:val="none" w:sz="0" w:space="0" w:color="auto"/>
                <w:bottom w:val="none" w:sz="0" w:space="0" w:color="auto"/>
                <w:right w:val="none" w:sz="0" w:space="0" w:color="auto"/>
              </w:divBdr>
            </w:div>
            <w:div w:id="1657106583">
              <w:marLeft w:val="0"/>
              <w:marRight w:val="0"/>
              <w:marTop w:val="0"/>
              <w:marBottom w:val="0"/>
              <w:divBdr>
                <w:top w:val="none" w:sz="0" w:space="0" w:color="auto"/>
                <w:left w:val="none" w:sz="0" w:space="0" w:color="auto"/>
                <w:bottom w:val="none" w:sz="0" w:space="0" w:color="auto"/>
                <w:right w:val="none" w:sz="0" w:space="0" w:color="auto"/>
              </w:divBdr>
            </w:div>
            <w:div w:id="1657144743">
              <w:marLeft w:val="0"/>
              <w:marRight w:val="0"/>
              <w:marTop w:val="0"/>
              <w:marBottom w:val="0"/>
              <w:divBdr>
                <w:top w:val="none" w:sz="0" w:space="0" w:color="auto"/>
                <w:left w:val="none" w:sz="0" w:space="0" w:color="auto"/>
                <w:bottom w:val="none" w:sz="0" w:space="0" w:color="auto"/>
                <w:right w:val="none" w:sz="0" w:space="0" w:color="auto"/>
              </w:divBdr>
            </w:div>
            <w:div w:id="1661349869">
              <w:marLeft w:val="0"/>
              <w:marRight w:val="0"/>
              <w:marTop w:val="0"/>
              <w:marBottom w:val="0"/>
              <w:divBdr>
                <w:top w:val="none" w:sz="0" w:space="0" w:color="auto"/>
                <w:left w:val="none" w:sz="0" w:space="0" w:color="auto"/>
                <w:bottom w:val="none" w:sz="0" w:space="0" w:color="auto"/>
                <w:right w:val="none" w:sz="0" w:space="0" w:color="auto"/>
              </w:divBdr>
            </w:div>
            <w:div w:id="1661808911">
              <w:marLeft w:val="0"/>
              <w:marRight w:val="0"/>
              <w:marTop w:val="0"/>
              <w:marBottom w:val="0"/>
              <w:divBdr>
                <w:top w:val="none" w:sz="0" w:space="0" w:color="auto"/>
                <w:left w:val="none" w:sz="0" w:space="0" w:color="auto"/>
                <w:bottom w:val="none" w:sz="0" w:space="0" w:color="auto"/>
                <w:right w:val="none" w:sz="0" w:space="0" w:color="auto"/>
              </w:divBdr>
            </w:div>
            <w:div w:id="1662082997">
              <w:marLeft w:val="0"/>
              <w:marRight w:val="0"/>
              <w:marTop w:val="0"/>
              <w:marBottom w:val="0"/>
              <w:divBdr>
                <w:top w:val="none" w:sz="0" w:space="0" w:color="auto"/>
                <w:left w:val="none" w:sz="0" w:space="0" w:color="auto"/>
                <w:bottom w:val="none" w:sz="0" w:space="0" w:color="auto"/>
                <w:right w:val="none" w:sz="0" w:space="0" w:color="auto"/>
              </w:divBdr>
            </w:div>
            <w:div w:id="1662149643">
              <w:marLeft w:val="0"/>
              <w:marRight w:val="0"/>
              <w:marTop w:val="0"/>
              <w:marBottom w:val="0"/>
              <w:divBdr>
                <w:top w:val="none" w:sz="0" w:space="0" w:color="auto"/>
                <w:left w:val="none" w:sz="0" w:space="0" w:color="auto"/>
                <w:bottom w:val="none" w:sz="0" w:space="0" w:color="auto"/>
                <w:right w:val="none" w:sz="0" w:space="0" w:color="auto"/>
              </w:divBdr>
            </w:div>
            <w:div w:id="1662469149">
              <w:marLeft w:val="0"/>
              <w:marRight w:val="0"/>
              <w:marTop w:val="0"/>
              <w:marBottom w:val="0"/>
              <w:divBdr>
                <w:top w:val="none" w:sz="0" w:space="0" w:color="auto"/>
                <w:left w:val="none" w:sz="0" w:space="0" w:color="auto"/>
                <w:bottom w:val="none" w:sz="0" w:space="0" w:color="auto"/>
                <w:right w:val="none" w:sz="0" w:space="0" w:color="auto"/>
              </w:divBdr>
            </w:div>
            <w:div w:id="1662544741">
              <w:marLeft w:val="0"/>
              <w:marRight w:val="0"/>
              <w:marTop w:val="0"/>
              <w:marBottom w:val="0"/>
              <w:divBdr>
                <w:top w:val="none" w:sz="0" w:space="0" w:color="auto"/>
                <w:left w:val="none" w:sz="0" w:space="0" w:color="auto"/>
                <w:bottom w:val="none" w:sz="0" w:space="0" w:color="auto"/>
                <w:right w:val="none" w:sz="0" w:space="0" w:color="auto"/>
              </w:divBdr>
            </w:div>
            <w:div w:id="1662586446">
              <w:marLeft w:val="0"/>
              <w:marRight w:val="0"/>
              <w:marTop w:val="0"/>
              <w:marBottom w:val="0"/>
              <w:divBdr>
                <w:top w:val="none" w:sz="0" w:space="0" w:color="auto"/>
                <w:left w:val="none" w:sz="0" w:space="0" w:color="auto"/>
                <w:bottom w:val="none" w:sz="0" w:space="0" w:color="auto"/>
                <w:right w:val="none" w:sz="0" w:space="0" w:color="auto"/>
              </w:divBdr>
            </w:div>
            <w:div w:id="1662999872">
              <w:marLeft w:val="0"/>
              <w:marRight w:val="0"/>
              <w:marTop w:val="0"/>
              <w:marBottom w:val="0"/>
              <w:divBdr>
                <w:top w:val="none" w:sz="0" w:space="0" w:color="auto"/>
                <w:left w:val="none" w:sz="0" w:space="0" w:color="auto"/>
                <w:bottom w:val="none" w:sz="0" w:space="0" w:color="auto"/>
                <w:right w:val="none" w:sz="0" w:space="0" w:color="auto"/>
              </w:divBdr>
            </w:div>
            <w:div w:id="1663503799">
              <w:marLeft w:val="0"/>
              <w:marRight w:val="0"/>
              <w:marTop w:val="0"/>
              <w:marBottom w:val="0"/>
              <w:divBdr>
                <w:top w:val="none" w:sz="0" w:space="0" w:color="auto"/>
                <w:left w:val="none" w:sz="0" w:space="0" w:color="auto"/>
                <w:bottom w:val="none" w:sz="0" w:space="0" w:color="auto"/>
                <w:right w:val="none" w:sz="0" w:space="0" w:color="auto"/>
              </w:divBdr>
            </w:div>
            <w:div w:id="1666663769">
              <w:marLeft w:val="0"/>
              <w:marRight w:val="0"/>
              <w:marTop w:val="0"/>
              <w:marBottom w:val="0"/>
              <w:divBdr>
                <w:top w:val="none" w:sz="0" w:space="0" w:color="auto"/>
                <w:left w:val="none" w:sz="0" w:space="0" w:color="auto"/>
                <w:bottom w:val="none" w:sz="0" w:space="0" w:color="auto"/>
                <w:right w:val="none" w:sz="0" w:space="0" w:color="auto"/>
              </w:divBdr>
            </w:div>
            <w:div w:id="1666862225">
              <w:marLeft w:val="0"/>
              <w:marRight w:val="0"/>
              <w:marTop w:val="0"/>
              <w:marBottom w:val="0"/>
              <w:divBdr>
                <w:top w:val="none" w:sz="0" w:space="0" w:color="auto"/>
                <w:left w:val="none" w:sz="0" w:space="0" w:color="auto"/>
                <w:bottom w:val="none" w:sz="0" w:space="0" w:color="auto"/>
                <w:right w:val="none" w:sz="0" w:space="0" w:color="auto"/>
              </w:divBdr>
            </w:div>
            <w:div w:id="1667317377">
              <w:marLeft w:val="0"/>
              <w:marRight w:val="0"/>
              <w:marTop w:val="0"/>
              <w:marBottom w:val="0"/>
              <w:divBdr>
                <w:top w:val="none" w:sz="0" w:space="0" w:color="auto"/>
                <w:left w:val="none" w:sz="0" w:space="0" w:color="auto"/>
                <w:bottom w:val="none" w:sz="0" w:space="0" w:color="auto"/>
                <w:right w:val="none" w:sz="0" w:space="0" w:color="auto"/>
              </w:divBdr>
            </w:div>
            <w:div w:id="1671709601">
              <w:marLeft w:val="0"/>
              <w:marRight w:val="0"/>
              <w:marTop w:val="0"/>
              <w:marBottom w:val="0"/>
              <w:divBdr>
                <w:top w:val="none" w:sz="0" w:space="0" w:color="auto"/>
                <w:left w:val="none" w:sz="0" w:space="0" w:color="auto"/>
                <w:bottom w:val="none" w:sz="0" w:space="0" w:color="auto"/>
                <w:right w:val="none" w:sz="0" w:space="0" w:color="auto"/>
              </w:divBdr>
            </w:div>
            <w:div w:id="1673296470">
              <w:marLeft w:val="0"/>
              <w:marRight w:val="0"/>
              <w:marTop w:val="0"/>
              <w:marBottom w:val="0"/>
              <w:divBdr>
                <w:top w:val="none" w:sz="0" w:space="0" w:color="auto"/>
                <w:left w:val="none" w:sz="0" w:space="0" w:color="auto"/>
                <w:bottom w:val="none" w:sz="0" w:space="0" w:color="auto"/>
                <w:right w:val="none" w:sz="0" w:space="0" w:color="auto"/>
              </w:divBdr>
            </w:div>
            <w:div w:id="1673411079">
              <w:marLeft w:val="0"/>
              <w:marRight w:val="0"/>
              <w:marTop w:val="0"/>
              <w:marBottom w:val="0"/>
              <w:divBdr>
                <w:top w:val="none" w:sz="0" w:space="0" w:color="auto"/>
                <w:left w:val="none" w:sz="0" w:space="0" w:color="auto"/>
                <w:bottom w:val="none" w:sz="0" w:space="0" w:color="auto"/>
                <w:right w:val="none" w:sz="0" w:space="0" w:color="auto"/>
              </w:divBdr>
            </w:div>
            <w:div w:id="1673608271">
              <w:marLeft w:val="0"/>
              <w:marRight w:val="0"/>
              <w:marTop w:val="0"/>
              <w:marBottom w:val="0"/>
              <w:divBdr>
                <w:top w:val="none" w:sz="0" w:space="0" w:color="auto"/>
                <w:left w:val="none" w:sz="0" w:space="0" w:color="auto"/>
                <w:bottom w:val="none" w:sz="0" w:space="0" w:color="auto"/>
                <w:right w:val="none" w:sz="0" w:space="0" w:color="auto"/>
              </w:divBdr>
            </w:div>
            <w:div w:id="1673684791">
              <w:marLeft w:val="0"/>
              <w:marRight w:val="0"/>
              <w:marTop w:val="0"/>
              <w:marBottom w:val="0"/>
              <w:divBdr>
                <w:top w:val="none" w:sz="0" w:space="0" w:color="auto"/>
                <w:left w:val="none" w:sz="0" w:space="0" w:color="auto"/>
                <w:bottom w:val="none" w:sz="0" w:space="0" w:color="auto"/>
                <w:right w:val="none" w:sz="0" w:space="0" w:color="auto"/>
              </w:divBdr>
            </w:div>
            <w:div w:id="1676107959">
              <w:marLeft w:val="0"/>
              <w:marRight w:val="0"/>
              <w:marTop w:val="0"/>
              <w:marBottom w:val="0"/>
              <w:divBdr>
                <w:top w:val="none" w:sz="0" w:space="0" w:color="auto"/>
                <w:left w:val="none" w:sz="0" w:space="0" w:color="auto"/>
                <w:bottom w:val="none" w:sz="0" w:space="0" w:color="auto"/>
                <w:right w:val="none" w:sz="0" w:space="0" w:color="auto"/>
              </w:divBdr>
            </w:div>
            <w:div w:id="1676178855">
              <w:marLeft w:val="0"/>
              <w:marRight w:val="0"/>
              <w:marTop w:val="0"/>
              <w:marBottom w:val="0"/>
              <w:divBdr>
                <w:top w:val="none" w:sz="0" w:space="0" w:color="auto"/>
                <w:left w:val="none" w:sz="0" w:space="0" w:color="auto"/>
                <w:bottom w:val="none" w:sz="0" w:space="0" w:color="auto"/>
                <w:right w:val="none" w:sz="0" w:space="0" w:color="auto"/>
              </w:divBdr>
              <w:divsChild>
                <w:div w:id="54862186">
                  <w:marLeft w:val="0"/>
                  <w:marRight w:val="0"/>
                  <w:marTop w:val="0"/>
                  <w:marBottom w:val="0"/>
                  <w:divBdr>
                    <w:top w:val="none" w:sz="0" w:space="0" w:color="auto"/>
                    <w:left w:val="none" w:sz="0" w:space="0" w:color="auto"/>
                    <w:bottom w:val="none" w:sz="0" w:space="0" w:color="auto"/>
                    <w:right w:val="none" w:sz="0" w:space="0" w:color="auto"/>
                  </w:divBdr>
                </w:div>
                <w:div w:id="168571465">
                  <w:marLeft w:val="0"/>
                  <w:marRight w:val="0"/>
                  <w:marTop w:val="0"/>
                  <w:marBottom w:val="0"/>
                  <w:divBdr>
                    <w:top w:val="none" w:sz="0" w:space="0" w:color="auto"/>
                    <w:left w:val="none" w:sz="0" w:space="0" w:color="auto"/>
                    <w:bottom w:val="none" w:sz="0" w:space="0" w:color="auto"/>
                    <w:right w:val="none" w:sz="0" w:space="0" w:color="auto"/>
                  </w:divBdr>
                </w:div>
                <w:div w:id="996962138">
                  <w:marLeft w:val="0"/>
                  <w:marRight w:val="0"/>
                  <w:marTop w:val="0"/>
                  <w:marBottom w:val="0"/>
                  <w:divBdr>
                    <w:top w:val="none" w:sz="0" w:space="0" w:color="auto"/>
                    <w:left w:val="none" w:sz="0" w:space="0" w:color="auto"/>
                    <w:bottom w:val="none" w:sz="0" w:space="0" w:color="auto"/>
                    <w:right w:val="none" w:sz="0" w:space="0" w:color="auto"/>
                  </w:divBdr>
                </w:div>
                <w:div w:id="1638602106">
                  <w:marLeft w:val="0"/>
                  <w:marRight w:val="0"/>
                  <w:marTop w:val="0"/>
                  <w:marBottom w:val="0"/>
                  <w:divBdr>
                    <w:top w:val="none" w:sz="0" w:space="0" w:color="auto"/>
                    <w:left w:val="none" w:sz="0" w:space="0" w:color="auto"/>
                    <w:bottom w:val="none" w:sz="0" w:space="0" w:color="auto"/>
                    <w:right w:val="none" w:sz="0" w:space="0" w:color="auto"/>
                  </w:divBdr>
                </w:div>
              </w:divsChild>
            </w:div>
            <w:div w:id="1676885349">
              <w:marLeft w:val="0"/>
              <w:marRight w:val="0"/>
              <w:marTop w:val="0"/>
              <w:marBottom w:val="0"/>
              <w:divBdr>
                <w:top w:val="none" w:sz="0" w:space="0" w:color="auto"/>
                <w:left w:val="none" w:sz="0" w:space="0" w:color="auto"/>
                <w:bottom w:val="none" w:sz="0" w:space="0" w:color="auto"/>
                <w:right w:val="none" w:sz="0" w:space="0" w:color="auto"/>
              </w:divBdr>
            </w:div>
            <w:div w:id="1677147842">
              <w:marLeft w:val="0"/>
              <w:marRight w:val="0"/>
              <w:marTop w:val="0"/>
              <w:marBottom w:val="0"/>
              <w:divBdr>
                <w:top w:val="none" w:sz="0" w:space="0" w:color="auto"/>
                <w:left w:val="none" w:sz="0" w:space="0" w:color="auto"/>
                <w:bottom w:val="none" w:sz="0" w:space="0" w:color="auto"/>
                <w:right w:val="none" w:sz="0" w:space="0" w:color="auto"/>
              </w:divBdr>
            </w:div>
            <w:div w:id="1677658224">
              <w:marLeft w:val="0"/>
              <w:marRight w:val="0"/>
              <w:marTop w:val="0"/>
              <w:marBottom w:val="0"/>
              <w:divBdr>
                <w:top w:val="none" w:sz="0" w:space="0" w:color="auto"/>
                <w:left w:val="none" w:sz="0" w:space="0" w:color="auto"/>
                <w:bottom w:val="none" w:sz="0" w:space="0" w:color="auto"/>
                <w:right w:val="none" w:sz="0" w:space="0" w:color="auto"/>
              </w:divBdr>
            </w:div>
            <w:div w:id="1678115178">
              <w:marLeft w:val="0"/>
              <w:marRight w:val="0"/>
              <w:marTop w:val="0"/>
              <w:marBottom w:val="0"/>
              <w:divBdr>
                <w:top w:val="none" w:sz="0" w:space="0" w:color="auto"/>
                <w:left w:val="none" w:sz="0" w:space="0" w:color="auto"/>
                <w:bottom w:val="none" w:sz="0" w:space="0" w:color="auto"/>
                <w:right w:val="none" w:sz="0" w:space="0" w:color="auto"/>
              </w:divBdr>
            </w:div>
            <w:div w:id="1678268991">
              <w:marLeft w:val="0"/>
              <w:marRight w:val="0"/>
              <w:marTop w:val="0"/>
              <w:marBottom w:val="0"/>
              <w:divBdr>
                <w:top w:val="none" w:sz="0" w:space="0" w:color="auto"/>
                <w:left w:val="none" w:sz="0" w:space="0" w:color="auto"/>
                <w:bottom w:val="none" w:sz="0" w:space="0" w:color="auto"/>
                <w:right w:val="none" w:sz="0" w:space="0" w:color="auto"/>
              </w:divBdr>
            </w:div>
            <w:div w:id="1680034803">
              <w:marLeft w:val="0"/>
              <w:marRight w:val="0"/>
              <w:marTop w:val="0"/>
              <w:marBottom w:val="0"/>
              <w:divBdr>
                <w:top w:val="none" w:sz="0" w:space="0" w:color="auto"/>
                <w:left w:val="none" w:sz="0" w:space="0" w:color="auto"/>
                <w:bottom w:val="none" w:sz="0" w:space="0" w:color="auto"/>
                <w:right w:val="none" w:sz="0" w:space="0" w:color="auto"/>
              </w:divBdr>
            </w:div>
            <w:div w:id="1682275308">
              <w:marLeft w:val="0"/>
              <w:marRight w:val="0"/>
              <w:marTop w:val="0"/>
              <w:marBottom w:val="0"/>
              <w:divBdr>
                <w:top w:val="none" w:sz="0" w:space="0" w:color="auto"/>
                <w:left w:val="none" w:sz="0" w:space="0" w:color="auto"/>
                <w:bottom w:val="none" w:sz="0" w:space="0" w:color="auto"/>
                <w:right w:val="none" w:sz="0" w:space="0" w:color="auto"/>
              </w:divBdr>
            </w:div>
            <w:div w:id="1682471833">
              <w:marLeft w:val="0"/>
              <w:marRight w:val="0"/>
              <w:marTop w:val="0"/>
              <w:marBottom w:val="0"/>
              <w:divBdr>
                <w:top w:val="none" w:sz="0" w:space="0" w:color="auto"/>
                <w:left w:val="none" w:sz="0" w:space="0" w:color="auto"/>
                <w:bottom w:val="none" w:sz="0" w:space="0" w:color="auto"/>
                <w:right w:val="none" w:sz="0" w:space="0" w:color="auto"/>
              </w:divBdr>
            </w:div>
            <w:div w:id="1682704866">
              <w:marLeft w:val="0"/>
              <w:marRight w:val="0"/>
              <w:marTop w:val="0"/>
              <w:marBottom w:val="0"/>
              <w:divBdr>
                <w:top w:val="none" w:sz="0" w:space="0" w:color="auto"/>
                <w:left w:val="none" w:sz="0" w:space="0" w:color="auto"/>
                <w:bottom w:val="none" w:sz="0" w:space="0" w:color="auto"/>
                <w:right w:val="none" w:sz="0" w:space="0" w:color="auto"/>
              </w:divBdr>
            </w:div>
            <w:div w:id="1683626680">
              <w:marLeft w:val="0"/>
              <w:marRight w:val="0"/>
              <w:marTop w:val="0"/>
              <w:marBottom w:val="0"/>
              <w:divBdr>
                <w:top w:val="none" w:sz="0" w:space="0" w:color="auto"/>
                <w:left w:val="none" w:sz="0" w:space="0" w:color="auto"/>
                <w:bottom w:val="none" w:sz="0" w:space="0" w:color="auto"/>
                <w:right w:val="none" w:sz="0" w:space="0" w:color="auto"/>
              </w:divBdr>
            </w:div>
            <w:div w:id="1684818851">
              <w:marLeft w:val="0"/>
              <w:marRight w:val="0"/>
              <w:marTop w:val="0"/>
              <w:marBottom w:val="0"/>
              <w:divBdr>
                <w:top w:val="none" w:sz="0" w:space="0" w:color="auto"/>
                <w:left w:val="none" w:sz="0" w:space="0" w:color="auto"/>
                <w:bottom w:val="none" w:sz="0" w:space="0" w:color="auto"/>
                <w:right w:val="none" w:sz="0" w:space="0" w:color="auto"/>
              </w:divBdr>
            </w:div>
            <w:div w:id="1685280956">
              <w:marLeft w:val="0"/>
              <w:marRight w:val="0"/>
              <w:marTop w:val="0"/>
              <w:marBottom w:val="0"/>
              <w:divBdr>
                <w:top w:val="none" w:sz="0" w:space="0" w:color="auto"/>
                <w:left w:val="none" w:sz="0" w:space="0" w:color="auto"/>
                <w:bottom w:val="none" w:sz="0" w:space="0" w:color="auto"/>
                <w:right w:val="none" w:sz="0" w:space="0" w:color="auto"/>
              </w:divBdr>
            </w:div>
            <w:div w:id="1687631335">
              <w:marLeft w:val="0"/>
              <w:marRight w:val="0"/>
              <w:marTop w:val="0"/>
              <w:marBottom w:val="0"/>
              <w:divBdr>
                <w:top w:val="none" w:sz="0" w:space="0" w:color="auto"/>
                <w:left w:val="none" w:sz="0" w:space="0" w:color="auto"/>
                <w:bottom w:val="none" w:sz="0" w:space="0" w:color="auto"/>
                <w:right w:val="none" w:sz="0" w:space="0" w:color="auto"/>
              </w:divBdr>
            </w:div>
            <w:div w:id="1688097783">
              <w:marLeft w:val="0"/>
              <w:marRight w:val="0"/>
              <w:marTop w:val="0"/>
              <w:marBottom w:val="0"/>
              <w:divBdr>
                <w:top w:val="none" w:sz="0" w:space="0" w:color="auto"/>
                <w:left w:val="none" w:sz="0" w:space="0" w:color="auto"/>
                <w:bottom w:val="none" w:sz="0" w:space="0" w:color="auto"/>
                <w:right w:val="none" w:sz="0" w:space="0" w:color="auto"/>
              </w:divBdr>
            </w:div>
            <w:div w:id="1689596337">
              <w:marLeft w:val="0"/>
              <w:marRight w:val="0"/>
              <w:marTop w:val="0"/>
              <w:marBottom w:val="0"/>
              <w:divBdr>
                <w:top w:val="none" w:sz="0" w:space="0" w:color="auto"/>
                <w:left w:val="none" w:sz="0" w:space="0" w:color="auto"/>
                <w:bottom w:val="none" w:sz="0" w:space="0" w:color="auto"/>
                <w:right w:val="none" w:sz="0" w:space="0" w:color="auto"/>
              </w:divBdr>
            </w:div>
            <w:div w:id="1690402156">
              <w:marLeft w:val="0"/>
              <w:marRight w:val="0"/>
              <w:marTop w:val="0"/>
              <w:marBottom w:val="0"/>
              <w:divBdr>
                <w:top w:val="none" w:sz="0" w:space="0" w:color="auto"/>
                <w:left w:val="none" w:sz="0" w:space="0" w:color="auto"/>
                <w:bottom w:val="none" w:sz="0" w:space="0" w:color="auto"/>
                <w:right w:val="none" w:sz="0" w:space="0" w:color="auto"/>
              </w:divBdr>
            </w:div>
            <w:div w:id="1691105740">
              <w:marLeft w:val="0"/>
              <w:marRight w:val="0"/>
              <w:marTop w:val="0"/>
              <w:marBottom w:val="0"/>
              <w:divBdr>
                <w:top w:val="none" w:sz="0" w:space="0" w:color="auto"/>
                <w:left w:val="none" w:sz="0" w:space="0" w:color="auto"/>
                <w:bottom w:val="none" w:sz="0" w:space="0" w:color="auto"/>
                <w:right w:val="none" w:sz="0" w:space="0" w:color="auto"/>
              </w:divBdr>
            </w:div>
            <w:div w:id="1692877595">
              <w:marLeft w:val="0"/>
              <w:marRight w:val="0"/>
              <w:marTop w:val="0"/>
              <w:marBottom w:val="0"/>
              <w:divBdr>
                <w:top w:val="none" w:sz="0" w:space="0" w:color="auto"/>
                <w:left w:val="none" w:sz="0" w:space="0" w:color="auto"/>
                <w:bottom w:val="none" w:sz="0" w:space="0" w:color="auto"/>
                <w:right w:val="none" w:sz="0" w:space="0" w:color="auto"/>
              </w:divBdr>
            </w:div>
            <w:div w:id="1693459051">
              <w:marLeft w:val="0"/>
              <w:marRight w:val="0"/>
              <w:marTop w:val="0"/>
              <w:marBottom w:val="0"/>
              <w:divBdr>
                <w:top w:val="none" w:sz="0" w:space="0" w:color="auto"/>
                <w:left w:val="none" w:sz="0" w:space="0" w:color="auto"/>
                <w:bottom w:val="none" w:sz="0" w:space="0" w:color="auto"/>
                <w:right w:val="none" w:sz="0" w:space="0" w:color="auto"/>
              </w:divBdr>
            </w:div>
            <w:div w:id="1694183373">
              <w:marLeft w:val="0"/>
              <w:marRight w:val="0"/>
              <w:marTop w:val="0"/>
              <w:marBottom w:val="0"/>
              <w:divBdr>
                <w:top w:val="none" w:sz="0" w:space="0" w:color="auto"/>
                <w:left w:val="none" w:sz="0" w:space="0" w:color="auto"/>
                <w:bottom w:val="none" w:sz="0" w:space="0" w:color="auto"/>
                <w:right w:val="none" w:sz="0" w:space="0" w:color="auto"/>
              </w:divBdr>
            </w:div>
            <w:div w:id="1696692877">
              <w:marLeft w:val="0"/>
              <w:marRight w:val="0"/>
              <w:marTop w:val="0"/>
              <w:marBottom w:val="0"/>
              <w:divBdr>
                <w:top w:val="none" w:sz="0" w:space="0" w:color="auto"/>
                <w:left w:val="none" w:sz="0" w:space="0" w:color="auto"/>
                <w:bottom w:val="none" w:sz="0" w:space="0" w:color="auto"/>
                <w:right w:val="none" w:sz="0" w:space="0" w:color="auto"/>
              </w:divBdr>
            </w:div>
            <w:div w:id="1697272158">
              <w:marLeft w:val="0"/>
              <w:marRight w:val="0"/>
              <w:marTop w:val="0"/>
              <w:marBottom w:val="0"/>
              <w:divBdr>
                <w:top w:val="none" w:sz="0" w:space="0" w:color="auto"/>
                <w:left w:val="none" w:sz="0" w:space="0" w:color="auto"/>
                <w:bottom w:val="none" w:sz="0" w:space="0" w:color="auto"/>
                <w:right w:val="none" w:sz="0" w:space="0" w:color="auto"/>
              </w:divBdr>
            </w:div>
            <w:div w:id="1697343808">
              <w:marLeft w:val="0"/>
              <w:marRight w:val="0"/>
              <w:marTop w:val="0"/>
              <w:marBottom w:val="0"/>
              <w:divBdr>
                <w:top w:val="none" w:sz="0" w:space="0" w:color="auto"/>
                <w:left w:val="none" w:sz="0" w:space="0" w:color="auto"/>
                <w:bottom w:val="none" w:sz="0" w:space="0" w:color="auto"/>
                <w:right w:val="none" w:sz="0" w:space="0" w:color="auto"/>
              </w:divBdr>
            </w:div>
            <w:div w:id="1699891273">
              <w:marLeft w:val="0"/>
              <w:marRight w:val="0"/>
              <w:marTop w:val="0"/>
              <w:marBottom w:val="0"/>
              <w:divBdr>
                <w:top w:val="none" w:sz="0" w:space="0" w:color="auto"/>
                <w:left w:val="none" w:sz="0" w:space="0" w:color="auto"/>
                <w:bottom w:val="none" w:sz="0" w:space="0" w:color="auto"/>
                <w:right w:val="none" w:sz="0" w:space="0" w:color="auto"/>
              </w:divBdr>
            </w:div>
            <w:div w:id="1699966283">
              <w:marLeft w:val="0"/>
              <w:marRight w:val="0"/>
              <w:marTop w:val="0"/>
              <w:marBottom w:val="0"/>
              <w:divBdr>
                <w:top w:val="none" w:sz="0" w:space="0" w:color="auto"/>
                <w:left w:val="none" w:sz="0" w:space="0" w:color="auto"/>
                <w:bottom w:val="none" w:sz="0" w:space="0" w:color="auto"/>
                <w:right w:val="none" w:sz="0" w:space="0" w:color="auto"/>
              </w:divBdr>
            </w:div>
            <w:div w:id="1702702909">
              <w:marLeft w:val="0"/>
              <w:marRight w:val="0"/>
              <w:marTop w:val="0"/>
              <w:marBottom w:val="0"/>
              <w:divBdr>
                <w:top w:val="none" w:sz="0" w:space="0" w:color="auto"/>
                <w:left w:val="none" w:sz="0" w:space="0" w:color="auto"/>
                <w:bottom w:val="none" w:sz="0" w:space="0" w:color="auto"/>
                <w:right w:val="none" w:sz="0" w:space="0" w:color="auto"/>
              </w:divBdr>
            </w:div>
            <w:div w:id="1702903213">
              <w:marLeft w:val="0"/>
              <w:marRight w:val="0"/>
              <w:marTop w:val="0"/>
              <w:marBottom w:val="0"/>
              <w:divBdr>
                <w:top w:val="none" w:sz="0" w:space="0" w:color="auto"/>
                <w:left w:val="none" w:sz="0" w:space="0" w:color="auto"/>
                <w:bottom w:val="none" w:sz="0" w:space="0" w:color="auto"/>
                <w:right w:val="none" w:sz="0" w:space="0" w:color="auto"/>
              </w:divBdr>
            </w:div>
            <w:div w:id="1705980464">
              <w:marLeft w:val="0"/>
              <w:marRight w:val="0"/>
              <w:marTop w:val="0"/>
              <w:marBottom w:val="0"/>
              <w:divBdr>
                <w:top w:val="none" w:sz="0" w:space="0" w:color="auto"/>
                <w:left w:val="none" w:sz="0" w:space="0" w:color="auto"/>
                <w:bottom w:val="none" w:sz="0" w:space="0" w:color="auto"/>
                <w:right w:val="none" w:sz="0" w:space="0" w:color="auto"/>
              </w:divBdr>
            </w:div>
            <w:div w:id="1707369857">
              <w:marLeft w:val="0"/>
              <w:marRight w:val="0"/>
              <w:marTop w:val="0"/>
              <w:marBottom w:val="0"/>
              <w:divBdr>
                <w:top w:val="none" w:sz="0" w:space="0" w:color="auto"/>
                <w:left w:val="none" w:sz="0" w:space="0" w:color="auto"/>
                <w:bottom w:val="none" w:sz="0" w:space="0" w:color="auto"/>
                <w:right w:val="none" w:sz="0" w:space="0" w:color="auto"/>
              </w:divBdr>
            </w:div>
            <w:div w:id="1712222674">
              <w:marLeft w:val="0"/>
              <w:marRight w:val="0"/>
              <w:marTop w:val="0"/>
              <w:marBottom w:val="0"/>
              <w:divBdr>
                <w:top w:val="none" w:sz="0" w:space="0" w:color="auto"/>
                <w:left w:val="none" w:sz="0" w:space="0" w:color="auto"/>
                <w:bottom w:val="none" w:sz="0" w:space="0" w:color="auto"/>
                <w:right w:val="none" w:sz="0" w:space="0" w:color="auto"/>
              </w:divBdr>
            </w:div>
            <w:div w:id="1712725313">
              <w:marLeft w:val="0"/>
              <w:marRight w:val="0"/>
              <w:marTop w:val="0"/>
              <w:marBottom w:val="0"/>
              <w:divBdr>
                <w:top w:val="none" w:sz="0" w:space="0" w:color="auto"/>
                <w:left w:val="none" w:sz="0" w:space="0" w:color="auto"/>
                <w:bottom w:val="none" w:sz="0" w:space="0" w:color="auto"/>
                <w:right w:val="none" w:sz="0" w:space="0" w:color="auto"/>
              </w:divBdr>
            </w:div>
            <w:div w:id="1714426542">
              <w:marLeft w:val="0"/>
              <w:marRight w:val="0"/>
              <w:marTop w:val="0"/>
              <w:marBottom w:val="0"/>
              <w:divBdr>
                <w:top w:val="none" w:sz="0" w:space="0" w:color="auto"/>
                <w:left w:val="none" w:sz="0" w:space="0" w:color="auto"/>
                <w:bottom w:val="none" w:sz="0" w:space="0" w:color="auto"/>
                <w:right w:val="none" w:sz="0" w:space="0" w:color="auto"/>
              </w:divBdr>
            </w:div>
            <w:div w:id="1716344798">
              <w:marLeft w:val="0"/>
              <w:marRight w:val="0"/>
              <w:marTop w:val="0"/>
              <w:marBottom w:val="0"/>
              <w:divBdr>
                <w:top w:val="none" w:sz="0" w:space="0" w:color="auto"/>
                <w:left w:val="none" w:sz="0" w:space="0" w:color="auto"/>
                <w:bottom w:val="none" w:sz="0" w:space="0" w:color="auto"/>
                <w:right w:val="none" w:sz="0" w:space="0" w:color="auto"/>
              </w:divBdr>
            </w:div>
            <w:div w:id="1717586122">
              <w:marLeft w:val="0"/>
              <w:marRight w:val="0"/>
              <w:marTop w:val="0"/>
              <w:marBottom w:val="0"/>
              <w:divBdr>
                <w:top w:val="none" w:sz="0" w:space="0" w:color="auto"/>
                <w:left w:val="none" w:sz="0" w:space="0" w:color="auto"/>
                <w:bottom w:val="none" w:sz="0" w:space="0" w:color="auto"/>
                <w:right w:val="none" w:sz="0" w:space="0" w:color="auto"/>
              </w:divBdr>
            </w:div>
            <w:div w:id="1722485608">
              <w:marLeft w:val="0"/>
              <w:marRight w:val="0"/>
              <w:marTop w:val="0"/>
              <w:marBottom w:val="0"/>
              <w:divBdr>
                <w:top w:val="none" w:sz="0" w:space="0" w:color="auto"/>
                <w:left w:val="none" w:sz="0" w:space="0" w:color="auto"/>
                <w:bottom w:val="none" w:sz="0" w:space="0" w:color="auto"/>
                <w:right w:val="none" w:sz="0" w:space="0" w:color="auto"/>
              </w:divBdr>
            </w:div>
            <w:div w:id="1722896524">
              <w:marLeft w:val="0"/>
              <w:marRight w:val="0"/>
              <w:marTop w:val="0"/>
              <w:marBottom w:val="0"/>
              <w:divBdr>
                <w:top w:val="none" w:sz="0" w:space="0" w:color="auto"/>
                <w:left w:val="none" w:sz="0" w:space="0" w:color="auto"/>
                <w:bottom w:val="none" w:sz="0" w:space="0" w:color="auto"/>
                <w:right w:val="none" w:sz="0" w:space="0" w:color="auto"/>
              </w:divBdr>
            </w:div>
            <w:div w:id="1723361792">
              <w:marLeft w:val="0"/>
              <w:marRight w:val="0"/>
              <w:marTop w:val="0"/>
              <w:marBottom w:val="0"/>
              <w:divBdr>
                <w:top w:val="none" w:sz="0" w:space="0" w:color="auto"/>
                <w:left w:val="none" w:sz="0" w:space="0" w:color="auto"/>
                <w:bottom w:val="none" w:sz="0" w:space="0" w:color="auto"/>
                <w:right w:val="none" w:sz="0" w:space="0" w:color="auto"/>
              </w:divBdr>
            </w:div>
            <w:div w:id="1723555606">
              <w:marLeft w:val="0"/>
              <w:marRight w:val="0"/>
              <w:marTop w:val="0"/>
              <w:marBottom w:val="0"/>
              <w:divBdr>
                <w:top w:val="none" w:sz="0" w:space="0" w:color="auto"/>
                <w:left w:val="none" w:sz="0" w:space="0" w:color="auto"/>
                <w:bottom w:val="none" w:sz="0" w:space="0" w:color="auto"/>
                <w:right w:val="none" w:sz="0" w:space="0" w:color="auto"/>
              </w:divBdr>
            </w:div>
            <w:div w:id="1724792354">
              <w:marLeft w:val="0"/>
              <w:marRight w:val="0"/>
              <w:marTop w:val="0"/>
              <w:marBottom w:val="0"/>
              <w:divBdr>
                <w:top w:val="none" w:sz="0" w:space="0" w:color="auto"/>
                <w:left w:val="none" w:sz="0" w:space="0" w:color="auto"/>
                <w:bottom w:val="none" w:sz="0" w:space="0" w:color="auto"/>
                <w:right w:val="none" w:sz="0" w:space="0" w:color="auto"/>
              </w:divBdr>
            </w:div>
            <w:div w:id="1725178621">
              <w:marLeft w:val="0"/>
              <w:marRight w:val="0"/>
              <w:marTop w:val="0"/>
              <w:marBottom w:val="0"/>
              <w:divBdr>
                <w:top w:val="none" w:sz="0" w:space="0" w:color="auto"/>
                <w:left w:val="none" w:sz="0" w:space="0" w:color="auto"/>
                <w:bottom w:val="none" w:sz="0" w:space="0" w:color="auto"/>
                <w:right w:val="none" w:sz="0" w:space="0" w:color="auto"/>
              </w:divBdr>
            </w:div>
            <w:div w:id="1725325497">
              <w:marLeft w:val="0"/>
              <w:marRight w:val="0"/>
              <w:marTop w:val="0"/>
              <w:marBottom w:val="0"/>
              <w:divBdr>
                <w:top w:val="none" w:sz="0" w:space="0" w:color="auto"/>
                <w:left w:val="none" w:sz="0" w:space="0" w:color="auto"/>
                <w:bottom w:val="none" w:sz="0" w:space="0" w:color="auto"/>
                <w:right w:val="none" w:sz="0" w:space="0" w:color="auto"/>
              </w:divBdr>
            </w:div>
            <w:div w:id="1725595384">
              <w:marLeft w:val="0"/>
              <w:marRight w:val="0"/>
              <w:marTop w:val="0"/>
              <w:marBottom w:val="0"/>
              <w:divBdr>
                <w:top w:val="none" w:sz="0" w:space="0" w:color="auto"/>
                <w:left w:val="none" w:sz="0" w:space="0" w:color="auto"/>
                <w:bottom w:val="none" w:sz="0" w:space="0" w:color="auto"/>
                <w:right w:val="none" w:sz="0" w:space="0" w:color="auto"/>
              </w:divBdr>
            </w:div>
            <w:div w:id="1726902943">
              <w:marLeft w:val="0"/>
              <w:marRight w:val="0"/>
              <w:marTop w:val="0"/>
              <w:marBottom w:val="0"/>
              <w:divBdr>
                <w:top w:val="none" w:sz="0" w:space="0" w:color="auto"/>
                <w:left w:val="none" w:sz="0" w:space="0" w:color="auto"/>
                <w:bottom w:val="none" w:sz="0" w:space="0" w:color="auto"/>
                <w:right w:val="none" w:sz="0" w:space="0" w:color="auto"/>
              </w:divBdr>
            </w:div>
            <w:div w:id="1727216543">
              <w:marLeft w:val="0"/>
              <w:marRight w:val="0"/>
              <w:marTop w:val="0"/>
              <w:marBottom w:val="0"/>
              <w:divBdr>
                <w:top w:val="none" w:sz="0" w:space="0" w:color="auto"/>
                <w:left w:val="none" w:sz="0" w:space="0" w:color="auto"/>
                <w:bottom w:val="none" w:sz="0" w:space="0" w:color="auto"/>
                <w:right w:val="none" w:sz="0" w:space="0" w:color="auto"/>
              </w:divBdr>
            </w:div>
            <w:div w:id="1727298178">
              <w:marLeft w:val="0"/>
              <w:marRight w:val="0"/>
              <w:marTop w:val="0"/>
              <w:marBottom w:val="0"/>
              <w:divBdr>
                <w:top w:val="none" w:sz="0" w:space="0" w:color="auto"/>
                <w:left w:val="none" w:sz="0" w:space="0" w:color="auto"/>
                <w:bottom w:val="none" w:sz="0" w:space="0" w:color="auto"/>
                <w:right w:val="none" w:sz="0" w:space="0" w:color="auto"/>
              </w:divBdr>
            </w:div>
            <w:div w:id="1729112458">
              <w:marLeft w:val="0"/>
              <w:marRight w:val="0"/>
              <w:marTop w:val="0"/>
              <w:marBottom w:val="0"/>
              <w:divBdr>
                <w:top w:val="none" w:sz="0" w:space="0" w:color="auto"/>
                <w:left w:val="none" w:sz="0" w:space="0" w:color="auto"/>
                <w:bottom w:val="none" w:sz="0" w:space="0" w:color="auto"/>
                <w:right w:val="none" w:sz="0" w:space="0" w:color="auto"/>
              </w:divBdr>
            </w:div>
            <w:div w:id="1730108925">
              <w:marLeft w:val="0"/>
              <w:marRight w:val="0"/>
              <w:marTop w:val="0"/>
              <w:marBottom w:val="0"/>
              <w:divBdr>
                <w:top w:val="none" w:sz="0" w:space="0" w:color="auto"/>
                <w:left w:val="none" w:sz="0" w:space="0" w:color="auto"/>
                <w:bottom w:val="none" w:sz="0" w:space="0" w:color="auto"/>
                <w:right w:val="none" w:sz="0" w:space="0" w:color="auto"/>
              </w:divBdr>
            </w:div>
            <w:div w:id="1730882518">
              <w:marLeft w:val="0"/>
              <w:marRight w:val="0"/>
              <w:marTop w:val="0"/>
              <w:marBottom w:val="0"/>
              <w:divBdr>
                <w:top w:val="none" w:sz="0" w:space="0" w:color="auto"/>
                <w:left w:val="none" w:sz="0" w:space="0" w:color="auto"/>
                <w:bottom w:val="none" w:sz="0" w:space="0" w:color="auto"/>
                <w:right w:val="none" w:sz="0" w:space="0" w:color="auto"/>
              </w:divBdr>
            </w:div>
            <w:div w:id="1732389583">
              <w:marLeft w:val="0"/>
              <w:marRight w:val="0"/>
              <w:marTop w:val="0"/>
              <w:marBottom w:val="0"/>
              <w:divBdr>
                <w:top w:val="none" w:sz="0" w:space="0" w:color="auto"/>
                <w:left w:val="none" w:sz="0" w:space="0" w:color="auto"/>
                <w:bottom w:val="none" w:sz="0" w:space="0" w:color="auto"/>
                <w:right w:val="none" w:sz="0" w:space="0" w:color="auto"/>
              </w:divBdr>
            </w:div>
            <w:div w:id="1733112513">
              <w:marLeft w:val="0"/>
              <w:marRight w:val="0"/>
              <w:marTop w:val="0"/>
              <w:marBottom w:val="0"/>
              <w:divBdr>
                <w:top w:val="none" w:sz="0" w:space="0" w:color="auto"/>
                <w:left w:val="none" w:sz="0" w:space="0" w:color="auto"/>
                <w:bottom w:val="none" w:sz="0" w:space="0" w:color="auto"/>
                <w:right w:val="none" w:sz="0" w:space="0" w:color="auto"/>
              </w:divBdr>
            </w:div>
            <w:div w:id="1735541365">
              <w:marLeft w:val="0"/>
              <w:marRight w:val="0"/>
              <w:marTop w:val="0"/>
              <w:marBottom w:val="0"/>
              <w:divBdr>
                <w:top w:val="none" w:sz="0" w:space="0" w:color="auto"/>
                <w:left w:val="none" w:sz="0" w:space="0" w:color="auto"/>
                <w:bottom w:val="none" w:sz="0" w:space="0" w:color="auto"/>
                <w:right w:val="none" w:sz="0" w:space="0" w:color="auto"/>
              </w:divBdr>
            </w:div>
            <w:div w:id="1737313010">
              <w:marLeft w:val="0"/>
              <w:marRight w:val="0"/>
              <w:marTop w:val="0"/>
              <w:marBottom w:val="0"/>
              <w:divBdr>
                <w:top w:val="none" w:sz="0" w:space="0" w:color="auto"/>
                <w:left w:val="none" w:sz="0" w:space="0" w:color="auto"/>
                <w:bottom w:val="none" w:sz="0" w:space="0" w:color="auto"/>
                <w:right w:val="none" w:sz="0" w:space="0" w:color="auto"/>
              </w:divBdr>
            </w:div>
            <w:div w:id="1743673938">
              <w:marLeft w:val="0"/>
              <w:marRight w:val="0"/>
              <w:marTop w:val="0"/>
              <w:marBottom w:val="0"/>
              <w:divBdr>
                <w:top w:val="none" w:sz="0" w:space="0" w:color="auto"/>
                <w:left w:val="none" w:sz="0" w:space="0" w:color="auto"/>
                <w:bottom w:val="none" w:sz="0" w:space="0" w:color="auto"/>
                <w:right w:val="none" w:sz="0" w:space="0" w:color="auto"/>
              </w:divBdr>
            </w:div>
            <w:div w:id="1743871634">
              <w:marLeft w:val="0"/>
              <w:marRight w:val="0"/>
              <w:marTop w:val="0"/>
              <w:marBottom w:val="0"/>
              <w:divBdr>
                <w:top w:val="none" w:sz="0" w:space="0" w:color="auto"/>
                <w:left w:val="none" w:sz="0" w:space="0" w:color="auto"/>
                <w:bottom w:val="none" w:sz="0" w:space="0" w:color="auto"/>
                <w:right w:val="none" w:sz="0" w:space="0" w:color="auto"/>
              </w:divBdr>
            </w:div>
            <w:div w:id="1744984937">
              <w:marLeft w:val="0"/>
              <w:marRight w:val="0"/>
              <w:marTop w:val="0"/>
              <w:marBottom w:val="0"/>
              <w:divBdr>
                <w:top w:val="none" w:sz="0" w:space="0" w:color="auto"/>
                <w:left w:val="none" w:sz="0" w:space="0" w:color="auto"/>
                <w:bottom w:val="none" w:sz="0" w:space="0" w:color="auto"/>
                <w:right w:val="none" w:sz="0" w:space="0" w:color="auto"/>
              </w:divBdr>
            </w:div>
            <w:div w:id="1745445308">
              <w:marLeft w:val="0"/>
              <w:marRight w:val="0"/>
              <w:marTop w:val="0"/>
              <w:marBottom w:val="0"/>
              <w:divBdr>
                <w:top w:val="none" w:sz="0" w:space="0" w:color="auto"/>
                <w:left w:val="none" w:sz="0" w:space="0" w:color="auto"/>
                <w:bottom w:val="none" w:sz="0" w:space="0" w:color="auto"/>
                <w:right w:val="none" w:sz="0" w:space="0" w:color="auto"/>
              </w:divBdr>
            </w:div>
            <w:div w:id="1745494470">
              <w:marLeft w:val="0"/>
              <w:marRight w:val="0"/>
              <w:marTop w:val="0"/>
              <w:marBottom w:val="0"/>
              <w:divBdr>
                <w:top w:val="none" w:sz="0" w:space="0" w:color="auto"/>
                <w:left w:val="none" w:sz="0" w:space="0" w:color="auto"/>
                <w:bottom w:val="none" w:sz="0" w:space="0" w:color="auto"/>
                <w:right w:val="none" w:sz="0" w:space="0" w:color="auto"/>
              </w:divBdr>
            </w:div>
            <w:div w:id="1745762645">
              <w:marLeft w:val="0"/>
              <w:marRight w:val="0"/>
              <w:marTop w:val="0"/>
              <w:marBottom w:val="0"/>
              <w:divBdr>
                <w:top w:val="none" w:sz="0" w:space="0" w:color="auto"/>
                <w:left w:val="none" w:sz="0" w:space="0" w:color="auto"/>
                <w:bottom w:val="none" w:sz="0" w:space="0" w:color="auto"/>
                <w:right w:val="none" w:sz="0" w:space="0" w:color="auto"/>
              </w:divBdr>
            </w:div>
            <w:div w:id="1746032425">
              <w:marLeft w:val="0"/>
              <w:marRight w:val="0"/>
              <w:marTop w:val="0"/>
              <w:marBottom w:val="0"/>
              <w:divBdr>
                <w:top w:val="none" w:sz="0" w:space="0" w:color="auto"/>
                <w:left w:val="none" w:sz="0" w:space="0" w:color="auto"/>
                <w:bottom w:val="none" w:sz="0" w:space="0" w:color="auto"/>
                <w:right w:val="none" w:sz="0" w:space="0" w:color="auto"/>
              </w:divBdr>
            </w:div>
            <w:div w:id="1747610259">
              <w:marLeft w:val="0"/>
              <w:marRight w:val="0"/>
              <w:marTop w:val="0"/>
              <w:marBottom w:val="0"/>
              <w:divBdr>
                <w:top w:val="none" w:sz="0" w:space="0" w:color="auto"/>
                <w:left w:val="none" w:sz="0" w:space="0" w:color="auto"/>
                <w:bottom w:val="none" w:sz="0" w:space="0" w:color="auto"/>
                <w:right w:val="none" w:sz="0" w:space="0" w:color="auto"/>
              </w:divBdr>
            </w:div>
            <w:div w:id="1752383779">
              <w:marLeft w:val="0"/>
              <w:marRight w:val="0"/>
              <w:marTop w:val="0"/>
              <w:marBottom w:val="0"/>
              <w:divBdr>
                <w:top w:val="none" w:sz="0" w:space="0" w:color="auto"/>
                <w:left w:val="none" w:sz="0" w:space="0" w:color="auto"/>
                <w:bottom w:val="none" w:sz="0" w:space="0" w:color="auto"/>
                <w:right w:val="none" w:sz="0" w:space="0" w:color="auto"/>
              </w:divBdr>
            </w:div>
            <w:div w:id="1752923659">
              <w:marLeft w:val="0"/>
              <w:marRight w:val="0"/>
              <w:marTop w:val="0"/>
              <w:marBottom w:val="0"/>
              <w:divBdr>
                <w:top w:val="none" w:sz="0" w:space="0" w:color="auto"/>
                <w:left w:val="none" w:sz="0" w:space="0" w:color="auto"/>
                <w:bottom w:val="none" w:sz="0" w:space="0" w:color="auto"/>
                <w:right w:val="none" w:sz="0" w:space="0" w:color="auto"/>
              </w:divBdr>
            </w:div>
            <w:div w:id="1753505855">
              <w:marLeft w:val="0"/>
              <w:marRight w:val="0"/>
              <w:marTop w:val="0"/>
              <w:marBottom w:val="0"/>
              <w:divBdr>
                <w:top w:val="none" w:sz="0" w:space="0" w:color="auto"/>
                <w:left w:val="none" w:sz="0" w:space="0" w:color="auto"/>
                <w:bottom w:val="none" w:sz="0" w:space="0" w:color="auto"/>
                <w:right w:val="none" w:sz="0" w:space="0" w:color="auto"/>
              </w:divBdr>
            </w:div>
            <w:div w:id="1753775950">
              <w:marLeft w:val="0"/>
              <w:marRight w:val="0"/>
              <w:marTop w:val="0"/>
              <w:marBottom w:val="0"/>
              <w:divBdr>
                <w:top w:val="none" w:sz="0" w:space="0" w:color="auto"/>
                <w:left w:val="none" w:sz="0" w:space="0" w:color="auto"/>
                <w:bottom w:val="none" w:sz="0" w:space="0" w:color="auto"/>
                <w:right w:val="none" w:sz="0" w:space="0" w:color="auto"/>
              </w:divBdr>
            </w:div>
            <w:div w:id="1756516730">
              <w:marLeft w:val="0"/>
              <w:marRight w:val="0"/>
              <w:marTop w:val="0"/>
              <w:marBottom w:val="0"/>
              <w:divBdr>
                <w:top w:val="none" w:sz="0" w:space="0" w:color="auto"/>
                <w:left w:val="none" w:sz="0" w:space="0" w:color="auto"/>
                <w:bottom w:val="none" w:sz="0" w:space="0" w:color="auto"/>
                <w:right w:val="none" w:sz="0" w:space="0" w:color="auto"/>
              </w:divBdr>
            </w:div>
            <w:div w:id="1756902407">
              <w:marLeft w:val="0"/>
              <w:marRight w:val="0"/>
              <w:marTop w:val="0"/>
              <w:marBottom w:val="0"/>
              <w:divBdr>
                <w:top w:val="none" w:sz="0" w:space="0" w:color="auto"/>
                <w:left w:val="none" w:sz="0" w:space="0" w:color="auto"/>
                <w:bottom w:val="none" w:sz="0" w:space="0" w:color="auto"/>
                <w:right w:val="none" w:sz="0" w:space="0" w:color="auto"/>
              </w:divBdr>
            </w:div>
            <w:div w:id="1760130219">
              <w:marLeft w:val="0"/>
              <w:marRight w:val="0"/>
              <w:marTop w:val="0"/>
              <w:marBottom w:val="0"/>
              <w:divBdr>
                <w:top w:val="none" w:sz="0" w:space="0" w:color="auto"/>
                <w:left w:val="none" w:sz="0" w:space="0" w:color="auto"/>
                <w:bottom w:val="none" w:sz="0" w:space="0" w:color="auto"/>
                <w:right w:val="none" w:sz="0" w:space="0" w:color="auto"/>
              </w:divBdr>
            </w:div>
            <w:div w:id="1763914282">
              <w:marLeft w:val="0"/>
              <w:marRight w:val="0"/>
              <w:marTop w:val="0"/>
              <w:marBottom w:val="0"/>
              <w:divBdr>
                <w:top w:val="none" w:sz="0" w:space="0" w:color="auto"/>
                <w:left w:val="none" w:sz="0" w:space="0" w:color="auto"/>
                <w:bottom w:val="none" w:sz="0" w:space="0" w:color="auto"/>
                <w:right w:val="none" w:sz="0" w:space="0" w:color="auto"/>
              </w:divBdr>
            </w:div>
            <w:div w:id="1765565577">
              <w:marLeft w:val="0"/>
              <w:marRight w:val="0"/>
              <w:marTop w:val="0"/>
              <w:marBottom w:val="0"/>
              <w:divBdr>
                <w:top w:val="none" w:sz="0" w:space="0" w:color="auto"/>
                <w:left w:val="none" w:sz="0" w:space="0" w:color="auto"/>
                <w:bottom w:val="none" w:sz="0" w:space="0" w:color="auto"/>
                <w:right w:val="none" w:sz="0" w:space="0" w:color="auto"/>
              </w:divBdr>
            </w:div>
            <w:div w:id="1766732362">
              <w:marLeft w:val="0"/>
              <w:marRight w:val="0"/>
              <w:marTop w:val="0"/>
              <w:marBottom w:val="0"/>
              <w:divBdr>
                <w:top w:val="none" w:sz="0" w:space="0" w:color="auto"/>
                <w:left w:val="none" w:sz="0" w:space="0" w:color="auto"/>
                <w:bottom w:val="none" w:sz="0" w:space="0" w:color="auto"/>
                <w:right w:val="none" w:sz="0" w:space="0" w:color="auto"/>
              </w:divBdr>
            </w:div>
            <w:div w:id="1768310065">
              <w:marLeft w:val="0"/>
              <w:marRight w:val="0"/>
              <w:marTop w:val="0"/>
              <w:marBottom w:val="0"/>
              <w:divBdr>
                <w:top w:val="none" w:sz="0" w:space="0" w:color="auto"/>
                <w:left w:val="none" w:sz="0" w:space="0" w:color="auto"/>
                <w:bottom w:val="none" w:sz="0" w:space="0" w:color="auto"/>
                <w:right w:val="none" w:sz="0" w:space="0" w:color="auto"/>
              </w:divBdr>
            </w:div>
            <w:div w:id="1770471561">
              <w:marLeft w:val="0"/>
              <w:marRight w:val="0"/>
              <w:marTop w:val="0"/>
              <w:marBottom w:val="0"/>
              <w:divBdr>
                <w:top w:val="none" w:sz="0" w:space="0" w:color="auto"/>
                <w:left w:val="none" w:sz="0" w:space="0" w:color="auto"/>
                <w:bottom w:val="none" w:sz="0" w:space="0" w:color="auto"/>
                <w:right w:val="none" w:sz="0" w:space="0" w:color="auto"/>
              </w:divBdr>
            </w:div>
            <w:div w:id="1770540607">
              <w:marLeft w:val="0"/>
              <w:marRight w:val="0"/>
              <w:marTop w:val="0"/>
              <w:marBottom w:val="0"/>
              <w:divBdr>
                <w:top w:val="none" w:sz="0" w:space="0" w:color="auto"/>
                <w:left w:val="none" w:sz="0" w:space="0" w:color="auto"/>
                <w:bottom w:val="none" w:sz="0" w:space="0" w:color="auto"/>
                <w:right w:val="none" w:sz="0" w:space="0" w:color="auto"/>
              </w:divBdr>
            </w:div>
            <w:div w:id="1772047999">
              <w:marLeft w:val="0"/>
              <w:marRight w:val="0"/>
              <w:marTop w:val="0"/>
              <w:marBottom w:val="0"/>
              <w:divBdr>
                <w:top w:val="none" w:sz="0" w:space="0" w:color="auto"/>
                <w:left w:val="none" w:sz="0" w:space="0" w:color="auto"/>
                <w:bottom w:val="none" w:sz="0" w:space="0" w:color="auto"/>
                <w:right w:val="none" w:sz="0" w:space="0" w:color="auto"/>
              </w:divBdr>
            </w:div>
            <w:div w:id="1772433479">
              <w:marLeft w:val="0"/>
              <w:marRight w:val="0"/>
              <w:marTop w:val="0"/>
              <w:marBottom w:val="0"/>
              <w:divBdr>
                <w:top w:val="none" w:sz="0" w:space="0" w:color="auto"/>
                <w:left w:val="none" w:sz="0" w:space="0" w:color="auto"/>
                <w:bottom w:val="none" w:sz="0" w:space="0" w:color="auto"/>
                <w:right w:val="none" w:sz="0" w:space="0" w:color="auto"/>
              </w:divBdr>
            </w:div>
            <w:div w:id="1772622469">
              <w:marLeft w:val="0"/>
              <w:marRight w:val="0"/>
              <w:marTop w:val="0"/>
              <w:marBottom w:val="0"/>
              <w:divBdr>
                <w:top w:val="none" w:sz="0" w:space="0" w:color="auto"/>
                <w:left w:val="none" w:sz="0" w:space="0" w:color="auto"/>
                <w:bottom w:val="none" w:sz="0" w:space="0" w:color="auto"/>
                <w:right w:val="none" w:sz="0" w:space="0" w:color="auto"/>
              </w:divBdr>
            </w:div>
            <w:div w:id="1773162762">
              <w:marLeft w:val="0"/>
              <w:marRight w:val="0"/>
              <w:marTop w:val="0"/>
              <w:marBottom w:val="0"/>
              <w:divBdr>
                <w:top w:val="none" w:sz="0" w:space="0" w:color="auto"/>
                <w:left w:val="none" w:sz="0" w:space="0" w:color="auto"/>
                <w:bottom w:val="none" w:sz="0" w:space="0" w:color="auto"/>
                <w:right w:val="none" w:sz="0" w:space="0" w:color="auto"/>
              </w:divBdr>
            </w:div>
            <w:div w:id="1775973781">
              <w:marLeft w:val="0"/>
              <w:marRight w:val="0"/>
              <w:marTop w:val="0"/>
              <w:marBottom w:val="0"/>
              <w:divBdr>
                <w:top w:val="none" w:sz="0" w:space="0" w:color="auto"/>
                <w:left w:val="none" w:sz="0" w:space="0" w:color="auto"/>
                <w:bottom w:val="none" w:sz="0" w:space="0" w:color="auto"/>
                <w:right w:val="none" w:sz="0" w:space="0" w:color="auto"/>
              </w:divBdr>
            </w:div>
            <w:div w:id="1777675319">
              <w:marLeft w:val="0"/>
              <w:marRight w:val="0"/>
              <w:marTop w:val="0"/>
              <w:marBottom w:val="0"/>
              <w:divBdr>
                <w:top w:val="none" w:sz="0" w:space="0" w:color="auto"/>
                <w:left w:val="none" w:sz="0" w:space="0" w:color="auto"/>
                <w:bottom w:val="none" w:sz="0" w:space="0" w:color="auto"/>
                <w:right w:val="none" w:sz="0" w:space="0" w:color="auto"/>
              </w:divBdr>
            </w:div>
            <w:div w:id="1778794584">
              <w:marLeft w:val="0"/>
              <w:marRight w:val="0"/>
              <w:marTop w:val="0"/>
              <w:marBottom w:val="0"/>
              <w:divBdr>
                <w:top w:val="none" w:sz="0" w:space="0" w:color="auto"/>
                <w:left w:val="none" w:sz="0" w:space="0" w:color="auto"/>
                <w:bottom w:val="none" w:sz="0" w:space="0" w:color="auto"/>
                <w:right w:val="none" w:sz="0" w:space="0" w:color="auto"/>
              </w:divBdr>
            </w:div>
            <w:div w:id="1779793591">
              <w:marLeft w:val="0"/>
              <w:marRight w:val="0"/>
              <w:marTop w:val="0"/>
              <w:marBottom w:val="0"/>
              <w:divBdr>
                <w:top w:val="none" w:sz="0" w:space="0" w:color="auto"/>
                <w:left w:val="none" w:sz="0" w:space="0" w:color="auto"/>
                <w:bottom w:val="none" w:sz="0" w:space="0" w:color="auto"/>
                <w:right w:val="none" w:sz="0" w:space="0" w:color="auto"/>
              </w:divBdr>
            </w:div>
            <w:div w:id="1780491586">
              <w:marLeft w:val="0"/>
              <w:marRight w:val="0"/>
              <w:marTop w:val="0"/>
              <w:marBottom w:val="0"/>
              <w:divBdr>
                <w:top w:val="none" w:sz="0" w:space="0" w:color="auto"/>
                <w:left w:val="none" w:sz="0" w:space="0" w:color="auto"/>
                <w:bottom w:val="none" w:sz="0" w:space="0" w:color="auto"/>
                <w:right w:val="none" w:sz="0" w:space="0" w:color="auto"/>
              </w:divBdr>
            </w:div>
            <w:div w:id="1781605023">
              <w:marLeft w:val="0"/>
              <w:marRight w:val="0"/>
              <w:marTop w:val="0"/>
              <w:marBottom w:val="0"/>
              <w:divBdr>
                <w:top w:val="none" w:sz="0" w:space="0" w:color="auto"/>
                <w:left w:val="none" w:sz="0" w:space="0" w:color="auto"/>
                <w:bottom w:val="none" w:sz="0" w:space="0" w:color="auto"/>
                <w:right w:val="none" w:sz="0" w:space="0" w:color="auto"/>
              </w:divBdr>
            </w:div>
            <w:div w:id="1784959149">
              <w:marLeft w:val="0"/>
              <w:marRight w:val="0"/>
              <w:marTop w:val="0"/>
              <w:marBottom w:val="0"/>
              <w:divBdr>
                <w:top w:val="none" w:sz="0" w:space="0" w:color="auto"/>
                <w:left w:val="none" w:sz="0" w:space="0" w:color="auto"/>
                <w:bottom w:val="none" w:sz="0" w:space="0" w:color="auto"/>
                <w:right w:val="none" w:sz="0" w:space="0" w:color="auto"/>
              </w:divBdr>
            </w:div>
            <w:div w:id="1786195938">
              <w:marLeft w:val="0"/>
              <w:marRight w:val="0"/>
              <w:marTop w:val="0"/>
              <w:marBottom w:val="0"/>
              <w:divBdr>
                <w:top w:val="none" w:sz="0" w:space="0" w:color="auto"/>
                <w:left w:val="none" w:sz="0" w:space="0" w:color="auto"/>
                <w:bottom w:val="none" w:sz="0" w:space="0" w:color="auto"/>
                <w:right w:val="none" w:sz="0" w:space="0" w:color="auto"/>
              </w:divBdr>
            </w:div>
            <w:div w:id="1787038892">
              <w:marLeft w:val="0"/>
              <w:marRight w:val="0"/>
              <w:marTop w:val="0"/>
              <w:marBottom w:val="0"/>
              <w:divBdr>
                <w:top w:val="none" w:sz="0" w:space="0" w:color="auto"/>
                <w:left w:val="none" w:sz="0" w:space="0" w:color="auto"/>
                <w:bottom w:val="none" w:sz="0" w:space="0" w:color="auto"/>
                <w:right w:val="none" w:sz="0" w:space="0" w:color="auto"/>
              </w:divBdr>
            </w:div>
            <w:div w:id="1788306632">
              <w:marLeft w:val="0"/>
              <w:marRight w:val="0"/>
              <w:marTop w:val="0"/>
              <w:marBottom w:val="0"/>
              <w:divBdr>
                <w:top w:val="none" w:sz="0" w:space="0" w:color="auto"/>
                <w:left w:val="none" w:sz="0" w:space="0" w:color="auto"/>
                <w:bottom w:val="none" w:sz="0" w:space="0" w:color="auto"/>
                <w:right w:val="none" w:sz="0" w:space="0" w:color="auto"/>
              </w:divBdr>
            </w:div>
            <w:div w:id="1790934612">
              <w:marLeft w:val="0"/>
              <w:marRight w:val="0"/>
              <w:marTop w:val="0"/>
              <w:marBottom w:val="0"/>
              <w:divBdr>
                <w:top w:val="none" w:sz="0" w:space="0" w:color="auto"/>
                <w:left w:val="none" w:sz="0" w:space="0" w:color="auto"/>
                <w:bottom w:val="none" w:sz="0" w:space="0" w:color="auto"/>
                <w:right w:val="none" w:sz="0" w:space="0" w:color="auto"/>
              </w:divBdr>
            </w:div>
            <w:div w:id="1792047250">
              <w:marLeft w:val="0"/>
              <w:marRight w:val="0"/>
              <w:marTop w:val="0"/>
              <w:marBottom w:val="0"/>
              <w:divBdr>
                <w:top w:val="none" w:sz="0" w:space="0" w:color="auto"/>
                <w:left w:val="none" w:sz="0" w:space="0" w:color="auto"/>
                <w:bottom w:val="none" w:sz="0" w:space="0" w:color="auto"/>
                <w:right w:val="none" w:sz="0" w:space="0" w:color="auto"/>
              </w:divBdr>
            </w:div>
            <w:div w:id="1792743953">
              <w:marLeft w:val="0"/>
              <w:marRight w:val="0"/>
              <w:marTop w:val="0"/>
              <w:marBottom w:val="0"/>
              <w:divBdr>
                <w:top w:val="none" w:sz="0" w:space="0" w:color="auto"/>
                <w:left w:val="none" w:sz="0" w:space="0" w:color="auto"/>
                <w:bottom w:val="none" w:sz="0" w:space="0" w:color="auto"/>
                <w:right w:val="none" w:sz="0" w:space="0" w:color="auto"/>
              </w:divBdr>
            </w:div>
            <w:div w:id="1794596296">
              <w:marLeft w:val="0"/>
              <w:marRight w:val="0"/>
              <w:marTop w:val="0"/>
              <w:marBottom w:val="0"/>
              <w:divBdr>
                <w:top w:val="none" w:sz="0" w:space="0" w:color="auto"/>
                <w:left w:val="none" w:sz="0" w:space="0" w:color="auto"/>
                <w:bottom w:val="none" w:sz="0" w:space="0" w:color="auto"/>
                <w:right w:val="none" w:sz="0" w:space="0" w:color="auto"/>
              </w:divBdr>
            </w:div>
            <w:div w:id="1795708947">
              <w:marLeft w:val="0"/>
              <w:marRight w:val="0"/>
              <w:marTop w:val="0"/>
              <w:marBottom w:val="0"/>
              <w:divBdr>
                <w:top w:val="none" w:sz="0" w:space="0" w:color="auto"/>
                <w:left w:val="none" w:sz="0" w:space="0" w:color="auto"/>
                <w:bottom w:val="none" w:sz="0" w:space="0" w:color="auto"/>
                <w:right w:val="none" w:sz="0" w:space="0" w:color="auto"/>
              </w:divBdr>
            </w:div>
            <w:div w:id="1797990455">
              <w:marLeft w:val="0"/>
              <w:marRight w:val="0"/>
              <w:marTop w:val="0"/>
              <w:marBottom w:val="0"/>
              <w:divBdr>
                <w:top w:val="none" w:sz="0" w:space="0" w:color="auto"/>
                <w:left w:val="none" w:sz="0" w:space="0" w:color="auto"/>
                <w:bottom w:val="none" w:sz="0" w:space="0" w:color="auto"/>
                <w:right w:val="none" w:sz="0" w:space="0" w:color="auto"/>
              </w:divBdr>
            </w:div>
            <w:div w:id="1798721092">
              <w:marLeft w:val="0"/>
              <w:marRight w:val="0"/>
              <w:marTop w:val="0"/>
              <w:marBottom w:val="0"/>
              <w:divBdr>
                <w:top w:val="none" w:sz="0" w:space="0" w:color="auto"/>
                <w:left w:val="none" w:sz="0" w:space="0" w:color="auto"/>
                <w:bottom w:val="none" w:sz="0" w:space="0" w:color="auto"/>
                <w:right w:val="none" w:sz="0" w:space="0" w:color="auto"/>
              </w:divBdr>
            </w:div>
            <w:div w:id="1801876366">
              <w:marLeft w:val="0"/>
              <w:marRight w:val="0"/>
              <w:marTop w:val="0"/>
              <w:marBottom w:val="0"/>
              <w:divBdr>
                <w:top w:val="none" w:sz="0" w:space="0" w:color="auto"/>
                <w:left w:val="none" w:sz="0" w:space="0" w:color="auto"/>
                <w:bottom w:val="none" w:sz="0" w:space="0" w:color="auto"/>
                <w:right w:val="none" w:sz="0" w:space="0" w:color="auto"/>
              </w:divBdr>
            </w:div>
            <w:div w:id="1803034574">
              <w:marLeft w:val="0"/>
              <w:marRight w:val="0"/>
              <w:marTop w:val="0"/>
              <w:marBottom w:val="0"/>
              <w:divBdr>
                <w:top w:val="none" w:sz="0" w:space="0" w:color="auto"/>
                <w:left w:val="none" w:sz="0" w:space="0" w:color="auto"/>
                <w:bottom w:val="none" w:sz="0" w:space="0" w:color="auto"/>
                <w:right w:val="none" w:sz="0" w:space="0" w:color="auto"/>
              </w:divBdr>
            </w:div>
            <w:div w:id="1803035351">
              <w:marLeft w:val="0"/>
              <w:marRight w:val="0"/>
              <w:marTop w:val="0"/>
              <w:marBottom w:val="0"/>
              <w:divBdr>
                <w:top w:val="none" w:sz="0" w:space="0" w:color="auto"/>
                <w:left w:val="none" w:sz="0" w:space="0" w:color="auto"/>
                <w:bottom w:val="none" w:sz="0" w:space="0" w:color="auto"/>
                <w:right w:val="none" w:sz="0" w:space="0" w:color="auto"/>
              </w:divBdr>
            </w:div>
            <w:div w:id="1804303992">
              <w:marLeft w:val="0"/>
              <w:marRight w:val="0"/>
              <w:marTop w:val="0"/>
              <w:marBottom w:val="0"/>
              <w:divBdr>
                <w:top w:val="none" w:sz="0" w:space="0" w:color="auto"/>
                <w:left w:val="none" w:sz="0" w:space="0" w:color="auto"/>
                <w:bottom w:val="none" w:sz="0" w:space="0" w:color="auto"/>
                <w:right w:val="none" w:sz="0" w:space="0" w:color="auto"/>
              </w:divBdr>
            </w:div>
            <w:div w:id="1806697274">
              <w:marLeft w:val="0"/>
              <w:marRight w:val="0"/>
              <w:marTop w:val="0"/>
              <w:marBottom w:val="0"/>
              <w:divBdr>
                <w:top w:val="none" w:sz="0" w:space="0" w:color="auto"/>
                <w:left w:val="none" w:sz="0" w:space="0" w:color="auto"/>
                <w:bottom w:val="none" w:sz="0" w:space="0" w:color="auto"/>
                <w:right w:val="none" w:sz="0" w:space="0" w:color="auto"/>
              </w:divBdr>
            </w:div>
            <w:div w:id="1806847618">
              <w:marLeft w:val="0"/>
              <w:marRight w:val="0"/>
              <w:marTop w:val="0"/>
              <w:marBottom w:val="0"/>
              <w:divBdr>
                <w:top w:val="none" w:sz="0" w:space="0" w:color="auto"/>
                <w:left w:val="none" w:sz="0" w:space="0" w:color="auto"/>
                <w:bottom w:val="none" w:sz="0" w:space="0" w:color="auto"/>
                <w:right w:val="none" w:sz="0" w:space="0" w:color="auto"/>
              </w:divBdr>
            </w:div>
            <w:div w:id="1808549330">
              <w:marLeft w:val="0"/>
              <w:marRight w:val="0"/>
              <w:marTop w:val="0"/>
              <w:marBottom w:val="0"/>
              <w:divBdr>
                <w:top w:val="none" w:sz="0" w:space="0" w:color="auto"/>
                <w:left w:val="none" w:sz="0" w:space="0" w:color="auto"/>
                <w:bottom w:val="none" w:sz="0" w:space="0" w:color="auto"/>
                <w:right w:val="none" w:sz="0" w:space="0" w:color="auto"/>
              </w:divBdr>
            </w:div>
            <w:div w:id="1811824396">
              <w:marLeft w:val="0"/>
              <w:marRight w:val="0"/>
              <w:marTop w:val="0"/>
              <w:marBottom w:val="0"/>
              <w:divBdr>
                <w:top w:val="none" w:sz="0" w:space="0" w:color="auto"/>
                <w:left w:val="none" w:sz="0" w:space="0" w:color="auto"/>
                <w:bottom w:val="none" w:sz="0" w:space="0" w:color="auto"/>
                <w:right w:val="none" w:sz="0" w:space="0" w:color="auto"/>
              </w:divBdr>
            </w:div>
            <w:div w:id="1813450542">
              <w:marLeft w:val="0"/>
              <w:marRight w:val="0"/>
              <w:marTop w:val="0"/>
              <w:marBottom w:val="0"/>
              <w:divBdr>
                <w:top w:val="none" w:sz="0" w:space="0" w:color="auto"/>
                <w:left w:val="none" w:sz="0" w:space="0" w:color="auto"/>
                <w:bottom w:val="none" w:sz="0" w:space="0" w:color="auto"/>
                <w:right w:val="none" w:sz="0" w:space="0" w:color="auto"/>
              </w:divBdr>
            </w:div>
            <w:div w:id="1822965461">
              <w:marLeft w:val="0"/>
              <w:marRight w:val="0"/>
              <w:marTop w:val="0"/>
              <w:marBottom w:val="0"/>
              <w:divBdr>
                <w:top w:val="none" w:sz="0" w:space="0" w:color="auto"/>
                <w:left w:val="none" w:sz="0" w:space="0" w:color="auto"/>
                <w:bottom w:val="none" w:sz="0" w:space="0" w:color="auto"/>
                <w:right w:val="none" w:sz="0" w:space="0" w:color="auto"/>
              </w:divBdr>
            </w:div>
            <w:div w:id="1824077658">
              <w:marLeft w:val="0"/>
              <w:marRight w:val="0"/>
              <w:marTop w:val="0"/>
              <w:marBottom w:val="0"/>
              <w:divBdr>
                <w:top w:val="none" w:sz="0" w:space="0" w:color="auto"/>
                <w:left w:val="none" w:sz="0" w:space="0" w:color="auto"/>
                <w:bottom w:val="none" w:sz="0" w:space="0" w:color="auto"/>
                <w:right w:val="none" w:sz="0" w:space="0" w:color="auto"/>
              </w:divBdr>
            </w:div>
            <w:div w:id="1824198468">
              <w:marLeft w:val="0"/>
              <w:marRight w:val="0"/>
              <w:marTop w:val="0"/>
              <w:marBottom w:val="0"/>
              <w:divBdr>
                <w:top w:val="none" w:sz="0" w:space="0" w:color="auto"/>
                <w:left w:val="none" w:sz="0" w:space="0" w:color="auto"/>
                <w:bottom w:val="none" w:sz="0" w:space="0" w:color="auto"/>
                <w:right w:val="none" w:sz="0" w:space="0" w:color="auto"/>
              </w:divBdr>
            </w:div>
            <w:div w:id="1824658828">
              <w:marLeft w:val="0"/>
              <w:marRight w:val="0"/>
              <w:marTop w:val="0"/>
              <w:marBottom w:val="0"/>
              <w:divBdr>
                <w:top w:val="none" w:sz="0" w:space="0" w:color="auto"/>
                <w:left w:val="none" w:sz="0" w:space="0" w:color="auto"/>
                <w:bottom w:val="none" w:sz="0" w:space="0" w:color="auto"/>
                <w:right w:val="none" w:sz="0" w:space="0" w:color="auto"/>
              </w:divBdr>
            </w:div>
            <w:div w:id="1825272942">
              <w:marLeft w:val="0"/>
              <w:marRight w:val="0"/>
              <w:marTop w:val="0"/>
              <w:marBottom w:val="0"/>
              <w:divBdr>
                <w:top w:val="none" w:sz="0" w:space="0" w:color="auto"/>
                <w:left w:val="none" w:sz="0" w:space="0" w:color="auto"/>
                <w:bottom w:val="none" w:sz="0" w:space="0" w:color="auto"/>
                <w:right w:val="none" w:sz="0" w:space="0" w:color="auto"/>
              </w:divBdr>
            </w:div>
            <w:div w:id="1825273094">
              <w:marLeft w:val="0"/>
              <w:marRight w:val="0"/>
              <w:marTop w:val="0"/>
              <w:marBottom w:val="0"/>
              <w:divBdr>
                <w:top w:val="none" w:sz="0" w:space="0" w:color="auto"/>
                <w:left w:val="none" w:sz="0" w:space="0" w:color="auto"/>
                <w:bottom w:val="none" w:sz="0" w:space="0" w:color="auto"/>
                <w:right w:val="none" w:sz="0" w:space="0" w:color="auto"/>
              </w:divBdr>
            </w:div>
            <w:div w:id="1826164732">
              <w:marLeft w:val="0"/>
              <w:marRight w:val="0"/>
              <w:marTop w:val="0"/>
              <w:marBottom w:val="0"/>
              <w:divBdr>
                <w:top w:val="none" w:sz="0" w:space="0" w:color="auto"/>
                <w:left w:val="none" w:sz="0" w:space="0" w:color="auto"/>
                <w:bottom w:val="none" w:sz="0" w:space="0" w:color="auto"/>
                <w:right w:val="none" w:sz="0" w:space="0" w:color="auto"/>
              </w:divBdr>
            </w:div>
            <w:div w:id="1826582385">
              <w:marLeft w:val="0"/>
              <w:marRight w:val="0"/>
              <w:marTop w:val="0"/>
              <w:marBottom w:val="0"/>
              <w:divBdr>
                <w:top w:val="none" w:sz="0" w:space="0" w:color="auto"/>
                <w:left w:val="none" w:sz="0" w:space="0" w:color="auto"/>
                <w:bottom w:val="none" w:sz="0" w:space="0" w:color="auto"/>
                <w:right w:val="none" w:sz="0" w:space="0" w:color="auto"/>
              </w:divBdr>
            </w:div>
            <w:div w:id="1828352390">
              <w:marLeft w:val="0"/>
              <w:marRight w:val="0"/>
              <w:marTop w:val="0"/>
              <w:marBottom w:val="0"/>
              <w:divBdr>
                <w:top w:val="none" w:sz="0" w:space="0" w:color="auto"/>
                <w:left w:val="none" w:sz="0" w:space="0" w:color="auto"/>
                <w:bottom w:val="none" w:sz="0" w:space="0" w:color="auto"/>
                <w:right w:val="none" w:sz="0" w:space="0" w:color="auto"/>
              </w:divBdr>
            </w:div>
            <w:div w:id="1829008692">
              <w:marLeft w:val="0"/>
              <w:marRight w:val="0"/>
              <w:marTop w:val="0"/>
              <w:marBottom w:val="0"/>
              <w:divBdr>
                <w:top w:val="none" w:sz="0" w:space="0" w:color="auto"/>
                <w:left w:val="none" w:sz="0" w:space="0" w:color="auto"/>
                <w:bottom w:val="none" w:sz="0" w:space="0" w:color="auto"/>
                <w:right w:val="none" w:sz="0" w:space="0" w:color="auto"/>
              </w:divBdr>
            </w:div>
            <w:div w:id="1831478354">
              <w:marLeft w:val="0"/>
              <w:marRight w:val="0"/>
              <w:marTop w:val="0"/>
              <w:marBottom w:val="0"/>
              <w:divBdr>
                <w:top w:val="none" w:sz="0" w:space="0" w:color="auto"/>
                <w:left w:val="none" w:sz="0" w:space="0" w:color="auto"/>
                <w:bottom w:val="none" w:sz="0" w:space="0" w:color="auto"/>
                <w:right w:val="none" w:sz="0" w:space="0" w:color="auto"/>
              </w:divBdr>
            </w:div>
            <w:div w:id="1835336095">
              <w:marLeft w:val="0"/>
              <w:marRight w:val="0"/>
              <w:marTop w:val="0"/>
              <w:marBottom w:val="0"/>
              <w:divBdr>
                <w:top w:val="none" w:sz="0" w:space="0" w:color="auto"/>
                <w:left w:val="none" w:sz="0" w:space="0" w:color="auto"/>
                <w:bottom w:val="none" w:sz="0" w:space="0" w:color="auto"/>
                <w:right w:val="none" w:sz="0" w:space="0" w:color="auto"/>
              </w:divBdr>
            </w:div>
            <w:div w:id="1835605832">
              <w:marLeft w:val="0"/>
              <w:marRight w:val="0"/>
              <w:marTop w:val="0"/>
              <w:marBottom w:val="0"/>
              <w:divBdr>
                <w:top w:val="none" w:sz="0" w:space="0" w:color="auto"/>
                <w:left w:val="none" w:sz="0" w:space="0" w:color="auto"/>
                <w:bottom w:val="none" w:sz="0" w:space="0" w:color="auto"/>
                <w:right w:val="none" w:sz="0" w:space="0" w:color="auto"/>
              </w:divBdr>
            </w:div>
            <w:div w:id="1835685009">
              <w:marLeft w:val="0"/>
              <w:marRight w:val="0"/>
              <w:marTop w:val="0"/>
              <w:marBottom w:val="0"/>
              <w:divBdr>
                <w:top w:val="none" w:sz="0" w:space="0" w:color="auto"/>
                <w:left w:val="none" w:sz="0" w:space="0" w:color="auto"/>
                <w:bottom w:val="none" w:sz="0" w:space="0" w:color="auto"/>
                <w:right w:val="none" w:sz="0" w:space="0" w:color="auto"/>
              </w:divBdr>
            </w:div>
            <w:div w:id="1836800460">
              <w:marLeft w:val="0"/>
              <w:marRight w:val="0"/>
              <w:marTop w:val="0"/>
              <w:marBottom w:val="0"/>
              <w:divBdr>
                <w:top w:val="none" w:sz="0" w:space="0" w:color="auto"/>
                <w:left w:val="none" w:sz="0" w:space="0" w:color="auto"/>
                <w:bottom w:val="none" w:sz="0" w:space="0" w:color="auto"/>
                <w:right w:val="none" w:sz="0" w:space="0" w:color="auto"/>
              </w:divBdr>
            </w:div>
            <w:div w:id="1843620047">
              <w:marLeft w:val="0"/>
              <w:marRight w:val="0"/>
              <w:marTop w:val="0"/>
              <w:marBottom w:val="0"/>
              <w:divBdr>
                <w:top w:val="none" w:sz="0" w:space="0" w:color="auto"/>
                <w:left w:val="none" w:sz="0" w:space="0" w:color="auto"/>
                <w:bottom w:val="none" w:sz="0" w:space="0" w:color="auto"/>
                <w:right w:val="none" w:sz="0" w:space="0" w:color="auto"/>
              </w:divBdr>
            </w:div>
            <w:div w:id="1844778812">
              <w:marLeft w:val="0"/>
              <w:marRight w:val="0"/>
              <w:marTop w:val="0"/>
              <w:marBottom w:val="0"/>
              <w:divBdr>
                <w:top w:val="none" w:sz="0" w:space="0" w:color="auto"/>
                <w:left w:val="none" w:sz="0" w:space="0" w:color="auto"/>
                <w:bottom w:val="none" w:sz="0" w:space="0" w:color="auto"/>
                <w:right w:val="none" w:sz="0" w:space="0" w:color="auto"/>
              </w:divBdr>
            </w:div>
            <w:div w:id="1846168199">
              <w:marLeft w:val="0"/>
              <w:marRight w:val="0"/>
              <w:marTop w:val="0"/>
              <w:marBottom w:val="0"/>
              <w:divBdr>
                <w:top w:val="none" w:sz="0" w:space="0" w:color="auto"/>
                <w:left w:val="none" w:sz="0" w:space="0" w:color="auto"/>
                <w:bottom w:val="none" w:sz="0" w:space="0" w:color="auto"/>
                <w:right w:val="none" w:sz="0" w:space="0" w:color="auto"/>
              </w:divBdr>
            </w:div>
            <w:div w:id="1846437399">
              <w:marLeft w:val="0"/>
              <w:marRight w:val="0"/>
              <w:marTop w:val="0"/>
              <w:marBottom w:val="0"/>
              <w:divBdr>
                <w:top w:val="none" w:sz="0" w:space="0" w:color="auto"/>
                <w:left w:val="none" w:sz="0" w:space="0" w:color="auto"/>
                <w:bottom w:val="none" w:sz="0" w:space="0" w:color="auto"/>
                <w:right w:val="none" w:sz="0" w:space="0" w:color="auto"/>
              </w:divBdr>
            </w:div>
            <w:div w:id="1849324824">
              <w:marLeft w:val="0"/>
              <w:marRight w:val="0"/>
              <w:marTop w:val="0"/>
              <w:marBottom w:val="0"/>
              <w:divBdr>
                <w:top w:val="none" w:sz="0" w:space="0" w:color="auto"/>
                <w:left w:val="none" w:sz="0" w:space="0" w:color="auto"/>
                <w:bottom w:val="none" w:sz="0" w:space="0" w:color="auto"/>
                <w:right w:val="none" w:sz="0" w:space="0" w:color="auto"/>
              </w:divBdr>
            </w:div>
            <w:div w:id="1849906737">
              <w:marLeft w:val="0"/>
              <w:marRight w:val="0"/>
              <w:marTop w:val="0"/>
              <w:marBottom w:val="0"/>
              <w:divBdr>
                <w:top w:val="none" w:sz="0" w:space="0" w:color="auto"/>
                <w:left w:val="none" w:sz="0" w:space="0" w:color="auto"/>
                <w:bottom w:val="none" w:sz="0" w:space="0" w:color="auto"/>
                <w:right w:val="none" w:sz="0" w:space="0" w:color="auto"/>
              </w:divBdr>
            </w:div>
            <w:div w:id="1850021260">
              <w:marLeft w:val="0"/>
              <w:marRight w:val="0"/>
              <w:marTop w:val="0"/>
              <w:marBottom w:val="0"/>
              <w:divBdr>
                <w:top w:val="none" w:sz="0" w:space="0" w:color="auto"/>
                <w:left w:val="none" w:sz="0" w:space="0" w:color="auto"/>
                <w:bottom w:val="none" w:sz="0" w:space="0" w:color="auto"/>
                <w:right w:val="none" w:sz="0" w:space="0" w:color="auto"/>
              </w:divBdr>
            </w:div>
            <w:div w:id="1850951721">
              <w:marLeft w:val="0"/>
              <w:marRight w:val="0"/>
              <w:marTop w:val="0"/>
              <w:marBottom w:val="0"/>
              <w:divBdr>
                <w:top w:val="none" w:sz="0" w:space="0" w:color="auto"/>
                <w:left w:val="none" w:sz="0" w:space="0" w:color="auto"/>
                <w:bottom w:val="none" w:sz="0" w:space="0" w:color="auto"/>
                <w:right w:val="none" w:sz="0" w:space="0" w:color="auto"/>
              </w:divBdr>
            </w:div>
            <w:div w:id="1851602337">
              <w:marLeft w:val="0"/>
              <w:marRight w:val="0"/>
              <w:marTop w:val="0"/>
              <w:marBottom w:val="0"/>
              <w:divBdr>
                <w:top w:val="none" w:sz="0" w:space="0" w:color="auto"/>
                <w:left w:val="none" w:sz="0" w:space="0" w:color="auto"/>
                <w:bottom w:val="none" w:sz="0" w:space="0" w:color="auto"/>
                <w:right w:val="none" w:sz="0" w:space="0" w:color="auto"/>
              </w:divBdr>
            </w:div>
            <w:div w:id="1854875753">
              <w:marLeft w:val="0"/>
              <w:marRight w:val="0"/>
              <w:marTop w:val="0"/>
              <w:marBottom w:val="0"/>
              <w:divBdr>
                <w:top w:val="none" w:sz="0" w:space="0" w:color="auto"/>
                <w:left w:val="none" w:sz="0" w:space="0" w:color="auto"/>
                <w:bottom w:val="none" w:sz="0" w:space="0" w:color="auto"/>
                <w:right w:val="none" w:sz="0" w:space="0" w:color="auto"/>
              </w:divBdr>
            </w:div>
            <w:div w:id="1856071212">
              <w:marLeft w:val="0"/>
              <w:marRight w:val="0"/>
              <w:marTop w:val="0"/>
              <w:marBottom w:val="0"/>
              <w:divBdr>
                <w:top w:val="none" w:sz="0" w:space="0" w:color="auto"/>
                <w:left w:val="none" w:sz="0" w:space="0" w:color="auto"/>
                <w:bottom w:val="none" w:sz="0" w:space="0" w:color="auto"/>
                <w:right w:val="none" w:sz="0" w:space="0" w:color="auto"/>
              </w:divBdr>
            </w:div>
            <w:div w:id="1856914884">
              <w:marLeft w:val="0"/>
              <w:marRight w:val="0"/>
              <w:marTop w:val="0"/>
              <w:marBottom w:val="0"/>
              <w:divBdr>
                <w:top w:val="none" w:sz="0" w:space="0" w:color="auto"/>
                <w:left w:val="none" w:sz="0" w:space="0" w:color="auto"/>
                <w:bottom w:val="none" w:sz="0" w:space="0" w:color="auto"/>
                <w:right w:val="none" w:sz="0" w:space="0" w:color="auto"/>
              </w:divBdr>
            </w:div>
            <w:div w:id="1861237211">
              <w:marLeft w:val="0"/>
              <w:marRight w:val="0"/>
              <w:marTop w:val="0"/>
              <w:marBottom w:val="0"/>
              <w:divBdr>
                <w:top w:val="none" w:sz="0" w:space="0" w:color="auto"/>
                <w:left w:val="none" w:sz="0" w:space="0" w:color="auto"/>
                <w:bottom w:val="none" w:sz="0" w:space="0" w:color="auto"/>
                <w:right w:val="none" w:sz="0" w:space="0" w:color="auto"/>
              </w:divBdr>
            </w:div>
            <w:div w:id="1861356091">
              <w:marLeft w:val="0"/>
              <w:marRight w:val="0"/>
              <w:marTop w:val="0"/>
              <w:marBottom w:val="0"/>
              <w:divBdr>
                <w:top w:val="none" w:sz="0" w:space="0" w:color="auto"/>
                <w:left w:val="none" w:sz="0" w:space="0" w:color="auto"/>
                <w:bottom w:val="none" w:sz="0" w:space="0" w:color="auto"/>
                <w:right w:val="none" w:sz="0" w:space="0" w:color="auto"/>
              </w:divBdr>
              <w:divsChild>
                <w:div w:id="9644839">
                  <w:marLeft w:val="0"/>
                  <w:marRight w:val="0"/>
                  <w:marTop w:val="0"/>
                  <w:marBottom w:val="0"/>
                  <w:divBdr>
                    <w:top w:val="none" w:sz="0" w:space="0" w:color="auto"/>
                    <w:left w:val="none" w:sz="0" w:space="0" w:color="auto"/>
                    <w:bottom w:val="none" w:sz="0" w:space="0" w:color="auto"/>
                    <w:right w:val="none" w:sz="0" w:space="0" w:color="auto"/>
                  </w:divBdr>
                </w:div>
                <w:div w:id="10031791">
                  <w:marLeft w:val="0"/>
                  <w:marRight w:val="0"/>
                  <w:marTop w:val="0"/>
                  <w:marBottom w:val="0"/>
                  <w:divBdr>
                    <w:top w:val="none" w:sz="0" w:space="0" w:color="auto"/>
                    <w:left w:val="none" w:sz="0" w:space="0" w:color="auto"/>
                    <w:bottom w:val="none" w:sz="0" w:space="0" w:color="auto"/>
                    <w:right w:val="none" w:sz="0" w:space="0" w:color="auto"/>
                  </w:divBdr>
                </w:div>
                <w:div w:id="92939270">
                  <w:marLeft w:val="0"/>
                  <w:marRight w:val="0"/>
                  <w:marTop w:val="0"/>
                  <w:marBottom w:val="0"/>
                  <w:divBdr>
                    <w:top w:val="none" w:sz="0" w:space="0" w:color="auto"/>
                    <w:left w:val="none" w:sz="0" w:space="0" w:color="auto"/>
                    <w:bottom w:val="none" w:sz="0" w:space="0" w:color="auto"/>
                    <w:right w:val="none" w:sz="0" w:space="0" w:color="auto"/>
                  </w:divBdr>
                </w:div>
                <w:div w:id="118305784">
                  <w:marLeft w:val="0"/>
                  <w:marRight w:val="0"/>
                  <w:marTop w:val="0"/>
                  <w:marBottom w:val="0"/>
                  <w:divBdr>
                    <w:top w:val="none" w:sz="0" w:space="0" w:color="auto"/>
                    <w:left w:val="none" w:sz="0" w:space="0" w:color="auto"/>
                    <w:bottom w:val="none" w:sz="0" w:space="0" w:color="auto"/>
                    <w:right w:val="none" w:sz="0" w:space="0" w:color="auto"/>
                  </w:divBdr>
                </w:div>
                <w:div w:id="166791858">
                  <w:marLeft w:val="0"/>
                  <w:marRight w:val="0"/>
                  <w:marTop w:val="0"/>
                  <w:marBottom w:val="0"/>
                  <w:divBdr>
                    <w:top w:val="none" w:sz="0" w:space="0" w:color="auto"/>
                    <w:left w:val="none" w:sz="0" w:space="0" w:color="auto"/>
                    <w:bottom w:val="none" w:sz="0" w:space="0" w:color="auto"/>
                    <w:right w:val="none" w:sz="0" w:space="0" w:color="auto"/>
                  </w:divBdr>
                </w:div>
                <w:div w:id="194850851">
                  <w:marLeft w:val="0"/>
                  <w:marRight w:val="0"/>
                  <w:marTop w:val="0"/>
                  <w:marBottom w:val="0"/>
                  <w:divBdr>
                    <w:top w:val="none" w:sz="0" w:space="0" w:color="auto"/>
                    <w:left w:val="none" w:sz="0" w:space="0" w:color="auto"/>
                    <w:bottom w:val="none" w:sz="0" w:space="0" w:color="auto"/>
                    <w:right w:val="none" w:sz="0" w:space="0" w:color="auto"/>
                  </w:divBdr>
                </w:div>
                <w:div w:id="270358615">
                  <w:marLeft w:val="0"/>
                  <w:marRight w:val="0"/>
                  <w:marTop w:val="0"/>
                  <w:marBottom w:val="0"/>
                  <w:divBdr>
                    <w:top w:val="none" w:sz="0" w:space="0" w:color="auto"/>
                    <w:left w:val="none" w:sz="0" w:space="0" w:color="auto"/>
                    <w:bottom w:val="none" w:sz="0" w:space="0" w:color="auto"/>
                    <w:right w:val="none" w:sz="0" w:space="0" w:color="auto"/>
                  </w:divBdr>
                </w:div>
                <w:div w:id="288559914">
                  <w:marLeft w:val="0"/>
                  <w:marRight w:val="0"/>
                  <w:marTop w:val="0"/>
                  <w:marBottom w:val="0"/>
                  <w:divBdr>
                    <w:top w:val="none" w:sz="0" w:space="0" w:color="auto"/>
                    <w:left w:val="none" w:sz="0" w:space="0" w:color="auto"/>
                    <w:bottom w:val="none" w:sz="0" w:space="0" w:color="auto"/>
                    <w:right w:val="none" w:sz="0" w:space="0" w:color="auto"/>
                  </w:divBdr>
                </w:div>
                <w:div w:id="300236159">
                  <w:marLeft w:val="0"/>
                  <w:marRight w:val="0"/>
                  <w:marTop w:val="0"/>
                  <w:marBottom w:val="0"/>
                  <w:divBdr>
                    <w:top w:val="none" w:sz="0" w:space="0" w:color="auto"/>
                    <w:left w:val="none" w:sz="0" w:space="0" w:color="auto"/>
                    <w:bottom w:val="none" w:sz="0" w:space="0" w:color="auto"/>
                    <w:right w:val="none" w:sz="0" w:space="0" w:color="auto"/>
                  </w:divBdr>
                </w:div>
                <w:div w:id="336733571">
                  <w:marLeft w:val="0"/>
                  <w:marRight w:val="0"/>
                  <w:marTop w:val="0"/>
                  <w:marBottom w:val="0"/>
                  <w:divBdr>
                    <w:top w:val="none" w:sz="0" w:space="0" w:color="auto"/>
                    <w:left w:val="none" w:sz="0" w:space="0" w:color="auto"/>
                    <w:bottom w:val="none" w:sz="0" w:space="0" w:color="auto"/>
                    <w:right w:val="none" w:sz="0" w:space="0" w:color="auto"/>
                  </w:divBdr>
                </w:div>
                <w:div w:id="342781070">
                  <w:marLeft w:val="0"/>
                  <w:marRight w:val="0"/>
                  <w:marTop w:val="0"/>
                  <w:marBottom w:val="0"/>
                  <w:divBdr>
                    <w:top w:val="none" w:sz="0" w:space="0" w:color="auto"/>
                    <w:left w:val="none" w:sz="0" w:space="0" w:color="auto"/>
                    <w:bottom w:val="none" w:sz="0" w:space="0" w:color="auto"/>
                    <w:right w:val="none" w:sz="0" w:space="0" w:color="auto"/>
                  </w:divBdr>
                </w:div>
                <w:div w:id="432020732">
                  <w:marLeft w:val="0"/>
                  <w:marRight w:val="0"/>
                  <w:marTop w:val="0"/>
                  <w:marBottom w:val="0"/>
                  <w:divBdr>
                    <w:top w:val="none" w:sz="0" w:space="0" w:color="auto"/>
                    <w:left w:val="none" w:sz="0" w:space="0" w:color="auto"/>
                    <w:bottom w:val="none" w:sz="0" w:space="0" w:color="auto"/>
                    <w:right w:val="none" w:sz="0" w:space="0" w:color="auto"/>
                  </w:divBdr>
                </w:div>
                <w:div w:id="489059052">
                  <w:marLeft w:val="0"/>
                  <w:marRight w:val="0"/>
                  <w:marTop w:val="0"/>
                  <w:marBottom w:val="0"/>
                  <w:divBdr>
                    <w:top w:val="none" w:sz="0" w:space="0" w:color="auto"/>
                    <w:left w:val="none" w:sz="0" w:space="0" w:color="auto"/>
                    <w:bottom w:val="none" w:sz="0" w:space="0" w:color="auto"/>
                    <w:right w:val="none" w:sz="0" w:space="0" w:color="auto"/>
                  </w:divBdr>
                </w:div>
                <w:div w:id="595290538">
                  <w:marLeft w:val="0"/>
                  <w:marRight w:val="0"/>
                  <w:marTop w:val="0"/>
                  <w:marBottom w:val="0"/>
                  <w:divBdr>
                    <w:top w:val="none" w:sz="0" w:space="0" w:color="auto"/>
                    <w:left w:val="none" w:sz="0" w:space="0" w:color="auto"/>
                    <w:bottom w:val="none" w:sz="0" w:space="0" w:color="auto"/>
                    <w:right w:val="none" w:sz="0" w:space="0" w:color="auto"/>
                  </w:divBdr>
                </w:div>
                <w:div w:id="595595191">
                  <w:marLeft w:val="0"/>
                  <w:marRight w:val="0"/>
                  <w:marTop w:val="0"/>
                  <w:marBottom w:val="0"/>
                  <w:divBdr>
                    <w:top w:val="none" w:sz="0" w:space="0" w:color="auto"/>
                    <w:left w:val="none" w:sz="0" w:space="0" w:color="auto"/>
                    <w:bottom w:val="none" w:sz="0" w:space="0" w:color="auto"/>
                    <w:right w:val="none" w:sz="0" w:space="0" w:color="auto"/>
                  </w:divBdr>
                </w:div>
                <w:div w:id="630325252">
                  <w:marLeft w:val="0"/>
                  <w:marRight w:val="0"/>
                  <w:marTop w:val="0"/>
                  <w:marBottom w:val="0"/>
                  <w:divBdr>
                    <w:top w:val="none" w:sz="0" w:space="0" w:color="auto"/>
                    <w:left w:val="none" w:sz="0" w:space="0" w:color="auto"/>
                    <w:bottom w:val="none" w:sz="0" w:space="0" w:color="auto"/>
                    <w:right w:val="none" w:sz="0" w:space="0" w:color="auto"/>
                  </w:divBdr>
                </w:div>
                <w:div w:id="641352861">
                  <w:marLeft w:val="0"/>
                  <w:marRight w:val="0"/>
                  <w:marTop w:val="0"/>
                  <w:marBottom w:val="0"/>
                  <w:divBdr>
                    <w:top w:val="none" w:sz="0" w:space="0" w:color="auto"/>
                    <w:left w:val="none" w:sz="0" w:space="0" w:color="auto"/>
                    <w:bottom w:val="none" w:sz="0" w:space="0" w:color="auto"/>
                    <w:right w:val="none" w:sz="0" w:space="0" w:color="auto"/>
                  </w:divBdr>
                </w:div>
                <w:div w:id="649484009">
                  <w:marLeft w:val="0"/>
                  <w:marRight w:val="0"/>
                  <w:marTop w:val="0"/>
                  <w:marBottom w:val="0"/>
                  <w:divBdr>
                    <w:top w:val="none" w:sz="0" w:space="0" w:color="auto"/>
                    <w:left w:val="none" w:sz="0" w:space="0" w:color="auto"/>
                    <w:bottom w:val="none" w:sz="0" w:space="0" w:color="auto"/>
                    <w:right w:val="none" w:sz="0" w:space="0" w:color="auto"/>
                  </w:divBdr>
                </w:div>
                <w:div w:id="673413500">
                  <w:marLeft w:val="0"/>
                  <w:marRight w:val="0"/>
                  <w:marTop w:val="0"/>
                  <w:marBottom w:val="0"/>
                  <w:divBdr>
                    <w:top w:val="none" w:sz="0" w:space="0" w:color="auto"/>
                    <w:left w:val="none" w:sz="0" w:space="0" w:color="auto"/>
                    <w:bottom w:val="none" w:sz="0" w:space="0" w:color="auto"/>
                    <w:right w:val="none" w:sz="0" w:space="0" w:color="auto"/>
                  </w:divBdr>
                </w:div>
                <w:div w:id="690447575">
                  <w:marLeft w:val="0"/>
                  <w:marRight w:val="0"/>
                  <w:marTop w:val="0"/>
                  <w:marBottom w:val="0"/>
                  <w:divBdr>
                    <w:top w:val="none" w:sz="0" w:space="0" w:color="auto"/>
                    <w:left w:val="none" w:sz="0" w:space="0" w:color="auto"/>
                    <w:bottom w:val="none" w:sz="0" w:space="0" w:color="auto"/>
                    <w:right w:val="none" w:sz="0" w:space="0" w:color="auto"/>
                  </w:divBdr>
                </w:div>
                <w:div w:id="727846615">
                  <w:marLeft w:val="0"/>
                  <w:marRight w:val="0"/>
                  <w:marTop w:val="0"/>
                  <w:marBottom w:val="0"/>
                  <w:divBdr>
                    <w:top w:val="none" w:sz="0" w:space="0" w:color="auto"/>
                    <w:left w:val="none" w:sz="0" w:space="0" w:color="auto"/>
                    <w:bottom w:val="none" w:sz="0" w:space="0" w:color="auto"/>
                    <w:right w:val="none" w:sz="0" w:space="0" w:color="auto"/>
                  </w:divBdr>
                </w:div>
                <w:div w:id="859243200">
                  <w:marLeft w:val="0"/>
                  <w:marRight w:val="0"/>
                  <w:marTop w:val="0"/>
                  <w:marBottom w:val="0"/>
                  <w:divBdr>
                    <w:top w:val="none" w:sz="0" w:space="0" w:color="auto"/>
                    <w:left w:val="none" w:sz="0" w:space="0" w:color="auto"/>
                    <w:bottom w:val="none" w:sz="0" w:space="0" w:color="auto"/>
                    <w:right w:val="none" w:sz="0" w:space="0" w:color="auto"/>
                  </w:divBdr>
                </w:div>
                <w:div w:id="860126092">
                  <w:marLeft w:val="0"/>
                  <w:marRight w:val="0"/>
                  <w:marTop w:val="0"/>
                  <w:marBottom w:val="0"/>
                  <w:divBdr>
                    <w:top w:val="none" w:sz="0" w:space="0" w:color="auto"/>
                    <w:left w:val="none" w:sz="0" w:space="0" w:color="auto"/>
                    <w:bottom w:val="none" w:sz="0" w:space="0" w:color="auto"/>
                    <w:right w:val="none" w:sz="0" w:space="0" w:color="auto"/>
                  </w:divBdr>
                </w:div>
                <w:div w:id="880944087">
                  <w:marLeft w:val="0"/>
                  <w:marRight w:val="0"/>
                  <w:marTop w:val="0"/>
                  <w:marBottom w:val="0"/>
                  <w:divBdr>
                    <w:top w:val="none" w:sz="0" w:space="0" w:color="auto"/>
                    <w:left w:val="none" w:sz="0" w:space="0" w:color="auto"/>
                    <w:bottom w:val="none" w:sz="0" w:space="0" w:color="auto"/>
                    <w:right w:val="none" w:sz="0" w:space="0" w:color="auto"/>
                  </w:divBdr>
                </w:div>
                <w:div w:id="924416642">
                  <w:marLeft w:val="0"/>
                  <w:marRight w:val="0"/>
                  <w:marTop w:val="0"/>
                  <w:marBottom w:val="0"/>
                  <w:divBdr>
                    <w:top w:val="none" w:sz="0" w:space="0" w:color="auto"/>
                    <w:left w:val="none" w:sz="0" w:space="0" w:color="auto"/>
                    <w:bottom w:val="none" w:sz="0" w:space="0" w:color="auto"/>
                    <w:right w:val="none" w:sz="0" w:space="0" w:color="auto"/>
                  </w:divBdr>
                </w:div>
                <w:div w:id="946038313">
                  <w:marLeft w:val="0"/>
                  <w:marRight w:val="0"/>
                  <w:marTop w:val="0"/>
                  <w:marBottom w:val="0"/>
                  <w:divBdr>
                    <w:top w:val="none" w:sz="0" w:space="0" w:color="auto"/>
                    <w:left w:val="none" w:sz="0" w:space="0" w:color="auto"/>
                    <w:bottom w:val="none" w:sz="0" w:space="0" w:color="auto"/>
                    <w:right w:val="none" w:sz="0" w:space="0" w:color="auto"/>
                  </w:divBdr>
                </w:div>
                <w:div w:id="1023746108">
                  <w:marLeft w:val="0"/>
                  <w:marRight w:val="0"/>
                  <w:marTop w:val="0"/>
                  <w:marBottom w:val="0"/>
                  <w:divBdr>
                    <w:top w:val="none" w:sz="0" w:space="0" w:color="auto"/>
                    <w:left w:val="none" w:sz="0" w:space="0" w:color="auto"/>
                    <w:bottom w:val="none" w:sz="0" w:space="0" w:color="auto"/>
                    <w:right w:val="none" w:sz="0" w:space="0" w:color="auto"/>
                  </w:divBdr>
                </w:div>
                <w:div w:id="1126972841">
                  <w:marLeft w:val="0"/>
                  <w:marRight w:val="0"/>
                  <w:marTop w:val="0"/>
                  <w:marBottom w:val="0"/>
                  <w:divBdr>
                    <w:top w:val="none" w:sz="0" w:space="0" w:color="auto"/>
                    <w:left w:val="none" w:sz="0" w:space="0" w:color="auto"/>
                    <w:bottom w:val="none" w:sz="0" w:space="0" w:color="auto"/>
                    <w:right w:val="none" w:sz="0" w:space="0" w:color="auto"/>
                  </w:divBdr>
                </w:div>
                <w:div w:id="1132402397">
                  <w:marLeft w:val="0"/>
                  <w:marRight w:val="0"/>
                  <w:marTop w:val="0"/>
                  <w:marBottom w:val="0"/>
                  <w:divBdr>
                    <w:top w:val="none" w:sz="0" w:space="0" w:color="auto"/>
                    <w:left w:val="none" w:sz="0" w:space="0" w:color="auto"/>
                    <w:bottom w:val="none" w:sz="0" w:space="0" w:color="auto"/>
                    <w:right w:val="none" w:sz="0" w:space="0" w:color="auto"/>
                  </w:divBdr>
                </w:div>
                <w:div w:id="1148740906">
                  <w:marLeft w:val="0"/>
                  <w:marRight w:val="0"/>
                  <w:marTop w:val="0"/>
                  <w:marBottom w:val="0"/>
                  <w:divBdr>
                    <w:top w:val="none" w:sz="0" w:space="0" w:color="auto"/>
                    <w:left w:val="none" w:sz="0" w:space="0" w:color="auto"/>
                    <w:bottom w:val="none" w:sz="0" w:space="0" w:color="auto"/>
                    <w:right w:val="none" w:sz="0" w:space="0" w:color="auto"/>
                  </w:divBdr>
                </w:div>
                <w:div w:id="1192839721">
                  <w:marLeft w:val="0"/>
                  <w:marRight w:val="0"/>
                  <w:marTop w:val="0"/>
                  <w:marBottom w:val="0"/>
                  <w:divBdr>
                    <w:top w:val="none" w:sz="0" w:space="0" w:color="auto"/>
                    <w:left w:val="none" w:sz="0" w:space="0" w:color="auto"/>
                    <w:bottom w:val="none" w:sz="0" w:space="0" w:color="auto"/>
                    <w:right w:val="none" w:sz="0" w:space="0" w:color="auto"/>
                  </w:divBdr>
                </w:div>
                <w:div w:id="1257518721">
                  <w:marLeft w:val="0"/>
                  <w:marRight w:val="0"/>
                  <w:marTop w:val="0"/>
                  <w:marBottom w:val="0"/>
                  <w:divBdr>
                    <w:top w:val="none" w:sz="0" w:space="0" w:color="auto"/>
                    <w:left w:val="none" w:sz="0" w:space="0" w:color="auto"/>
                    <w:bottom w:val="none" w:sz="0" w:space="0" w:color="auto"/>
                    <w:right w:val="none" w:sz="0" w:space="0" w:color="auto"/>
                  </w:divBdr>
                </w:div>
                <w:div w:id="1295285603">
                  <w:marLeft w:val="0"/>
                  <w:marRight w:val="0"/>
                  <w:marTop w:val="0"/>
                  <w:marBottom w:val="0"/>
                  <w:divBdr>
                    <w:top w:val="none" w:sz="0" w:space="0" w:color="auto"/>
                    <w:left w:val="none" w:sz="0" w:space="0" w:color="auto"/>
                    <w:bottom w:val="none" w:sz="0" w:space="0" w:color="auto"/>
                    <w:right w:val="none" w:sz="0" w:space="0" w:color="auto"/>
                  </w:divBdr>
                </w:div>
                <w:div w:id="1310748580">
                  <w:marLeft w:val="0"/>
                  <w:marRight w:val="0"/>
                  <w:marTop w:val="0"/>
                  <w:marBottom w:val="0"/>
                  <w:divBdr>
                    <w:top w:val="none" w:sz="0" w:space="0" w:color="auto"/>
                    <w:left w:val="none" w:sz="0" w:space="0" w:color="auto"/>
                    <w:bottom w:val="none" w:sz="0" w:space="0" w:color="auto"/>
                    <w:right w:val="none" w:sz="0" w:space="0" w:color="auto"/>
                  </w:divBdr>
                </w:div>
                <w:div w:id="1376661676">
                  <w:marLeft w:val="0"/>
                  <w:marRight w:val="0"/>
                  <w:marTop w:val="0"/>
                  <w:marBottom w:val="0"/>
                  <w:divBdr>
                    <w:top w:val="none" w:sz="0" w:space="0" w:color="auto"/>
                    <w:left w:val="none" w:sz="0" w:space="0" w:color="auto"/>
                    <w:bottom w:val="none" w:sz="0" w:space="0" w:color="auto"/>
                    <w:right w:val="none" w:sz="0" w:space="0" w:color="auto"/>
                  </w:divBdr>
                </w:div>
                <w:div w:id="1384057898">
                  <w:marLeft w:val="0"/>
                  <w:marRight w:val="0"/>
                  <w:marTop w:val="0"/>
                  <w:marBottom w:val="0"/>
                  <w:divBdr>
                    <w:top w:val="none" w:sz="0" w:space="0" w:color="auto"/>
                    <w:left w:val="none" w:sz="0" w:space="0" w:color="auto"/>
                    <w:bottom w:val="none" w:sz="0" w:space="0" w:color="auto"/>
                    <w:right w:val="none" w:sz="0" w:space="0" w:color="auto"/>
                  </w:divBdr>
                </w:div>
                <w:div w:id="1398895767">
                  <w:marLeft w:val="0"/>
                  <w:marRight w:val="0"/>
                  <w:marTop w:val="0"/>
                  <w:marBottom w:val="0"/>
                  <w:divBdr>
                    <w:top w:val="none" w:sz="0" w:space="0" w:color="auto"/>
                    <w:left w:val="none" w:sz="0" w:space="0" w:color="auto"/>
                    <w:bottom w:val="none" w:sz="0" w:space="0" w:color="auto"/>
                    <w:right w:val="none" w:sz="0" w:space="0" w:color="auto"/>
                  </w:divBdr>
                </w:div>
                <w:div w:id="1409498148">
                  <w:marLeft w:val="0"/>
                  <w:marRight w:val="0"/>
                  <w:marTop w:val="0"/>
                  <w:marBottom w:val="0"/>
                  <w:divBdr>
                    <w:top w:val="none" w:sz="0" w:space="0" w:color="auto"/>
                    <w:left w:val="none" w:sz="0" w:space="0" w:color="auto"/>
                    <w:bottom w:val="none" w:sz="0" w:space="0" w:color="auto"/>
                    <w:right w:val="none" w:sz="0" w:space="0" w:color="auto"/>
                  </w:divBdr>
                </w:div>
                <w:div w:id="1453593051">
                  <w:marLeft w:val="0"/>
                  <w:marRight w:val="0"/>
                  <w:marTop w:val="0"/>
                  <w:marBottom w:val="0"/>
                  <w:divBdr>
                    <w:top w:val="none" w:sz="0" w:space="0" w:color="auto"/>
                    <w:left w:val="none" w:sz="0" w:space="0" w:color="auto"/>
                    <w:bottom w:val="none" w:sz="0" w:space="0" w:color="auto"/>
                    <w:right w:val="none" w:sz="0" w:space="0" w:color="auto"/>
                  </w:divBdr>
                </w:div>
                <w:div w:id="1477334073">
                  <w:marLeft w:val="0"/>
                  <w:marRight w:val="0"/>
                  <w:marTop w:val="0"/>
                  <w:marBottom w:val="0"/>
                  <w:divBdr>
                    <w:top w:val="none" w:sz="0" w:space="0" w:color="auto"/>
                    <w:left w:val="none" w:sz="0" w:space="0" w:color="auto"/>
                    <w:bottom w:val="none" w:sz="0" w:space="0" w:color="auto"/>
                    <w:right w:val="none" w:sz="0" w:space="0" w:color="auto"/>
                  </w:divBdr>
                </w:div>
                <w:div w:id="1494876352">
                  <w:marLeft w:val="0"/>
                  <w:marRight w:val="0"/>
                  <w:marTop w:val="0"/>
                  <w:marBottom w:val="0"/>
                  <w:divBdr>
                    <w:top w:val="none" w:sz="0" w:space="0" w:color="auto"/>
                    <w:left w:val="none" w:sz="0" w:space="0" w:color="auto"/>
                    <w:bottom w:val="none" w:sz="0" w:space="0" w:color="auto"/>
                    <w:right w:val="none" w:sz="0" w:space="0" w:color="auto"/>
                  </w:divBdr>
                </w:div>
                <w:div w:id="1508206105">
                  <w:marLeft w:val="0"/>
                  <w:marRight w:val="0"/>
                  <w:marTop w:val="0"/>
                  <w:marBottom w:val="0"/>
                  <w:divBdr>
                    <w:top w:val="none" w:sz="0" w:space="0" w:color="auto"/>
                    <w:left w:val="none" w:sz="0" w:space="0" w:color="auto"/>
                    <w:bottom w:val="none" w:sz="0" w:space="0" w:color="auto"/>
                    <w:right w:val="none" w:sz="0" w:space="0" w:color="auto"/>
                  </w:divBdr>
                </w:div>
                <w:div w:id="1525246044">
                  <w:marLeft w:val="0"/>
                  <w:marRight w:val="0"/>
                  <w:marTop w:val="0"/>
                  <w:marBottom w:val="0"/>
                  <w:divBdr>
                    <w:top w:val="none" w:sz="0" w:space="0" w:color="auto"/>
                    <w:left w:val="none" w:sz="0" w:space="0" w:color="auto"/>
                    <w:bottom w:val="none" w:sz="0" w:space="0" w:color="auto"/>
                    <w:right w:val="none" w:sz="0" w:space="0" w:color="auto"/>
                  </w:divBdr>
                </w:div>
                <w:div w:id="1598755111">
                  <w:marLeft w:val="0"/>
                  <w:marRight w:val="0"/>
                  <w:marTop w:val="0"/>
                  <w:marBottom w:val="0"/>
                  <w:divBdr>
                    <w:top w:val="none" w:sz="0" w:space="0" w:color="auto"/>
                    <w:left w:val="none" w:sz="0" w:space="0" w:color="auto"/>
                    <w:bottom w:val="none" w:sz="0" w:space="0" w:color="auto"/>
                    <w:right w:val="none" w:sz="0" w:space="0" w:color="auto"/>
                  </w:divBdr>
                </w:div>
                <w:div w:id="1607811095">
                  <w:marLeft w:val="0"/>
                  <w:marRight w:val="0"/>
                  <w:marTop w:val="0"/>
                  <w:marBottom w:val="0"/>
                  <w:divBdr>
                    <w:top w:val="none" w:sz="0" w:space="0" w:color="auto"/>
                    <w:left w:val="none" w:sz="0" w:space="0" w:color="auto"/>
                    <w:bottom w:val="none" w:sz="0" w:space="0" w:color="auto"/>
                    <w:right w:val="none" w:sz="0" w:space="0" w:color="auto"/>
                  </w:divBdr>
                </w:div>
                <w:div w:id="1638143097">
                  <w:marLeft w:val="0"/>
                  <w:marRight w:val="0"/>
                  <w:marTop w:val="0"/>
                  <w:marBottom w:val="0"/>
                  <w:divBdr>
                    <w:top w:val="none" w:sz="0" w:space="0" w:color="auto"/>
                    <w:left w:val="none" w:sz="0" w:space="0" w:color="auto"/>
                    <w:bottom w:val="none" w:sz="0" w:space="0" w:color="auto"/>
                    <w:right w:val="none" w:sz="0" w:space="0" w:color="auto"/>
                  </w:divBdr>
                </w:div>
                <w:div w:id="1641156328">
                  <w:marLeft w:val="0"/>
                  <w:marRight w:val="0"/>
                  <w:marTop w:val="0"/>
                  <w:marBottom w:val="0"/>
                  <w:divBdr>
                    <w:top w:val="none" w:sz="0" w:space="0" w:color="auto"/>
                    <w:left w:val="none" w:sz="0" w:space="0" w:color="auto"/>
                    <w:bottom w:val="none" w:sz="0" w:space="0" w:color="auto"/>
                    <w:right w:val="none" w:sz="0" w:space="0" w:color="auto"/>
                  </w:divBdr>
                </w:div>
                <w:div w:id="1854227157">
                  <w:marLeft w:val="0"/>
                  <w:marRight w:val="0"/>
                  <w:marTop w:val="0"/>
                  <w:marBottom w:val="0"/>
                  <w:divBdr>
                    <w:top w:val="none" w:sz="0" w:space="0" w:color="auto"/>
                    <w:left w:val="none" w:sz="0" w:space="0" w:color="auto"/>
                    <w:bottom w:val="none" w:sz="0" w:space="0" w:color="auto"/>
                    <w:right w:val="none" w:sz="0" w:space="0" w:color="auto"/>
                  </w:divBdr>
                </w:div>
                <w:div w:id="1908227506">
                  <w:marLeft w:val="0"/>
                  <w:marRight w:val="0"/>
                  <w:marTop w:val="0"/>
                  <w:marBottom w:val="0"/>
                  <w:divBdr>
                    <w:top w:val="none" w:sz="0" w:space="0" w:color="auto"/>
                    <w:left w:val="none" w:sz="0" w:space="0" w:color="auto"/>
                    <w:bottom w:val="none" w:sz="0" w:space="0" w:color="auto"/>
                    <w:right w:val="none" w:sz="0" w:space="0" w:color="auto"/>
                  </w:divBdr>
                </w:div>
                <w:div w:id="1977293505">
                  <w:marLeft w:val="0"/>
                  <w:marRight w:val="0"/>
                  <w:marTop w:val="0"/>
                  <w:marBottom w:val="0"/>
                  <w:divBdr>
                    <w:top w:val="none" w:sz="0" w:space="0" w:color="auto"/>
                    <w:left w:val="none" w:sz="0" w:space="0" w:color="auto"/>
                    <w:bottom w:val="none" w:sz="0" w:space="0" w:color="auto"/>
                    <w:right w:val="none" w:sz="0" w:space="0" w:color="auto"/>
                  </w:divBdr>
                </w:div>
                <w:div w:id="2033652231">
                  <w:marLeft w:val="0"/>
                  <w:marRight w:val="0"/>
                  <w:marTop w:val="0"/>
                  <w:marBottom w:val="0"/>
                  <w:divBdr>
                    <w:top w:val="none" w:sz="0" w:space="0" w:color="auto"/>
                    <w:left w:val="none" w:sz="0" w:space="0" w:color="auto"/>
                    <w:bottom w:val="none" w:sz="0" w:space="0" w:color="auto"/>
                    <w:right w:val="none" w:sz="0" w:space="0" w:color="auto"/>
                  </w:divBdr>
                </w:div>
                <w:div w:id="2075083057">
                  <w:marLeft w:val="0"/>
                  <w:marRight w:val="0"/>
                  <w:marTop w:val="0"/>
                  <w:marBottom w:val="0"/>
                  <w:divBdr>
                    <w:top w:val="none" w:sz="0" w:space="0" w:color="auto"/>
                    <w:left w:val="none" w:sz="0" w:space="0" w:color="auto"/>
                    <w:bottom w:val="none" w:sz="0" w:space="0" w:color="auto"/>
                    <w:right w:val="none" w:sz="0" w:space="0" w:color="auto"/>
                  </w:divBdr>
                </w:div>
                <w:div w:id="2084985979">
                  <w:marLeft w:val="0"/>
                  <w:marRight w:val="0"/>
                  <w:marTop w:val="0"/>
                  <w:marBottom w:val="0"/>
                  <w:divBdr>
                    <w:top w:val="none" w:sz="0" w:space="0" w:color="auto"/>
                    <w:left w:val="none" w:sz="0" w:space="0" w:color="auto"/>
                    <w:bottom w:val="none" w:sz="0" w:space="0" w:color="auto"/>
                    <w:right w:val="none" w:sz="0" w:space="0" w:color="auto"/>
                  </w:divBdr>
                </w:div>
                <w:div w:id="2119518313">
                  <w:marLeft w:val="0"/>
                  <w:marRight w:val="0"/>
                  <w:marTop w:val="0"/>
                  <w:marBottom w:val="0"/>
                  <w:divBdr>
                    <w:top w:val="none" w:sz="0" w:space="0" w:color="auto"/>
                    <w:left w:val="none" w:sz="0" w:space="0" w:color="auto"/>
                    <w:bottom w:val="none" w:sz="0" w:space="0" w:color="auto"/>
                    <w:right w:val="none" w:sz="0" w:space="0" w:color="auto"/>
                  </w:divBdr>
                </w:div>
                <w:div w:id="2132899507">
                  <w:marLeft w:val="0"/>
                  <w:marRight w:val="0"/>
                  <w:marTop w:val="0"/>
                  <w:marBottom w:val="0"/>
                  <w:divBdr>
                    <w:top w:val="none" w:sz="0" w:space="0" w:color="auto"/>
                    <w:left w:val="none" w:sz="0" w:space="0" w:color="auto"/>
                    <w:bottom w:val="none" w:sz="0" w:space="0" w:color="auto"/>
                    <w:right w:val="none" w:sz="0" w:space="0" w:color="auto"/>
                  </w:divBdr>
                </w:div>
              </w:divsChild>
            </w:div>
            <w:div w:id="1861696331">
              <w:marLeft w:val="0"/>
              <w:marRight w:val="0"/>
              <w:marTop w:val="0"/>
              <w:marBottom w:val="0"/>
              <w:divBdr>
                <w:top w:val="none" w:sz="0" w:space="0" w:color="auto"/>
                <w:left w:val="none" w:sz="0" w:space="0" w:color="auto"/>
                <w:bottom w:val="none" w:sz="0" w:space="0" w:color="auto"/>
                <w:right w:val="none" w:sz="0" w:space="0" w:color="auto"/>
              </w:divBdr>
            </w:div>
            <w:div w:id="1862472609">
              <w:marLeft w:val="0"/>
              <w:marRight w:val="0"/>
              <w:marTop w:val="0"/>
              <w:marBottom w:val="0"/>
              <w:divBdr>
                <w:top w:val="none" w:sz="0" w:space="0" w:color="auto"/>
                <w:left w:val="none" w:sz="0" w:space="0" w:color="auto"/>
                <w:bottom w:val="none" w:sz="0" w:space="0" w:color="auto"/>
                <w:right w:val="none" w:sz="0" w:space="0" w:color="auto"/>
              </w:divBdr>
            </w:div>
            <w:div w:id="1864780301">
              <w:marLeft w:val="0"/>
              <w:marRight w:val="0"/>
              <w:marTop w:val="0"/>
              <w:marBottom w:val="0"/>
              <w:divBdr>
                <w:top w:val="none" w:sz="0" w:space="0" w:color="auto"/>
                <w:left w:val="none" w:sz="0" w:space="0" w:color="auto"/>
                <w:bottom w:val="none" w:sz="0" w:space="0" w:color="auto"/>
                <w:right w:val="none" w:sz="0" w:space="0" w:color="auto"/>
              </w:divBdr>
            </w:div>
            <w:div w:id="1871727130">
              <w:marLeft w:val="0"/>
              <w:marRight w:val="0"/>
              <w:marTop w:val="0"/>
              <w:marBottom w:val="0"/>
              <w:divBdr>
                <w:top w:val="none" w:sz="0" w:space="0" w:color="auto"/>
                <w:left w:val="none" w:sz="0" w:space="0" w:color="auto"/>
                <w:bottom w:val="none" w:sz="0" w:space="0" w:color="auto"/>
                <w:right w:val="none" w:sz="0" w:space="0" w:color="auto"/>
              </w:divBdr>
            </w:div>
            <w:div w:id="1871793262">
              <w:marLeft w:val="0"/>
              <w:marRight w:val="0"/>
              <w:marTop w:val="0"/>
              <w:marBottom w:val="0"/>
              <w:divBdr>
                <w:top w:val="none" w:sz="0" w:space="0" w:color="auto"/>
                <w:left w:val="none" w:sz="0" w:space="0" w:color="auto"/>
                <w:bottom w:val="none" w:sz="0" w:space="0" w:color="auto"/>
                <w:right w:val="none" w:sz="0" w:space="0" w:color="auto"/>
              </w:divBdr>
            </w:div>
            <w:div w:id="1871869256">
              <w:marLeft w:val="0"/>
              <w:marRight w:val="0"/>
              <w:marTop w:val="0"/>
              <w:marBottom w:val="0"/>
              <w:divBdr>
                <w:top w:val="none" w:sz="0" w:space="0" w:color="auto"/>
                <w:left w:val="none" w:sz="0" w:space="0" w:color="auto"/>
                <w:bottom w:val="none" w:sz="0" w:space="0" w:color="auto"/>
                <w:right w:val="none" w:sz="0" w:space="0" w:color="auto"/>
              </w:divBdr>
            </w:div>
            <w:div w:id="1876188310">
              <w:marLeft w:val="0"/>
              <w:marRight w:val="0"/>
              <w:marTop w:val="0"/>
              <w:marBottom w:val="0"/>
              <w:divBdr>
                <w:top w:val="none" w:sz="0" w:space="0" w:color="auto"/>
                <w:left w:val="none" w:sz="0" w:space="0" w:color="auto"/>
                <w:bottom w:val="none" w:sz="0" w:space="0" w:color="auto"/>
                <w:right w:val="none" w:sz="0" w:space="0" w:color="auto"/>
              </w:divBdr>
            </w:div>
            <w:div w:id="1878394069">
              <w:marLeft w:val="0"/>
              <w:marRight w:val="0"/>
              <w:marTop w:val="0"/>
              <w:marBottom w:val="0"/>
              <w:divBdr>
                <w:top w:val="none" w:sz="0" w:space="0" w:color="auto"/>
                <w:left w:val="none" w:sz="0" w:space="0" w:color="auto"/>
                <w:bottom w:val="none" w:sz="0" w:space="0" w:color="auto"/>
                <w:right w:val="none" w:sz="0" w:space="0" w:color="auto"/>
              </w:divBdr>
            </w:div>
            <w:div w:id="1878810152">
              <w:marLeft w:val="0"/>
              <w:marRight w:val="0"/>
              <w:marTop w:val="0"/>
              <w:marBottom w:val="0"/>
              <w:divBdr>
                <w:top w:val="none" w:sz="0" w:space="0" w:color="auto"/>
                <w:left w:val="none" w:sz="0" w:space="0" w:color="auto"/>
                <w:bottom w:val="none" w:sz="0" w:space="0" w:color="auto"/>
                <w:right w:val="none" w:sz="0" w:space="0" w:color="auto"/>
              </w:divBdr>
            </w:div>
            <w:div w:id="1879389851">
              <w:marLeft w:val="0"/>
              <w:marRight w:val="0"/>
              <w:marTop w:val="0"/>
              <w:marBottom w:val="0"/>
              <w:divBdr>
                <w:top w:val="none" w:sz="0" w:space="0" w:color="auto"/>
                <w:left w:val="none" w:sz="0" w:space="0" w:color="auto"/>
                <w:bottom w:val="none" w:sz="0" w:space="0" w:color="auto"/>
                <w:right w:val="none" w:sz="0" w:space="0" w:color="auto"/>
              </w:divBdr>
            </w:div>
            <w:div w:id="1881697930">
              <w:marLeft w:val="0"/>
              <w:marRight w:val="0"/>
              <w:marTop w:val="0"/>
              <w:marBottom w:val="0"/>
              <w:divBdr>
                <w:top w:val="none" w:sz="0" w:space="0" w:color="auto"/>
                <w:left w:val="none" w:sz="0" w:space="0" w:color="auto"/>
                <w:bottom w:val="none" w:sz="0" w:space="0" w:color="auto"/>
                <w:right w:val="none" w:sz="0" w:space="0" w:color="auto"/>
              </w:divBdr>
            </w:div>
            <w:div w:id="1882278128">
              <w:marLeft w:val="0"/>
              <w:marRight w:val="0"/>
              <w:marTop w:val="0"/>
              <w:marBottom w:val="0"/>
              <w:divBdr>
                <w:top w:val="none" w:sz="0" w:space="0" w:color="auto"/>
                <w:left w:val="none" w:sz="0" w:space="0" w:color="auto"/>
                <w:bottom w:val="none" w:sz="0" w:space="0" w:color="auto"/>
                <w:right w:val="none" w:sz="0" w:space="0" w:color="auto"/>
              </w:divBdr>
            </w:div>
            <w:div w:id="1882327279">
              <w:marLeft w:val="0"/>
              <w:marRight w:val="0"/>
              <w:marTop w:val="0"/>
              <w:marBottom w:val="0"/>
              <w:divBdr>
                <w:top w:val="none" w:sz="0" w:space="0" w:color="auto"/>
                <w:left w:val="none" w:sz="0" w:space="0" w:color="auto"/>
                <w:bottom w:val="none" w:sz="0" w:space="0" w:color="auto"/>
                <w:right w:val="none" w:sz="0" w:space="0" w:color="auto"/>
              </w:divBdr>
            </w:div>
            <w:div w:id="1882590612">
              <w:marLeft w:val="0"/>
              <w:marRight w:val="0"/>
              <w:marTop w:val="0"/>
              <w:marBottom w:val="0"/>
              <w:divBdr>
                <w:top w:val="none" w:sz="0" w:space="0" w:color="auto"/>
                <w:left w:val="none" w:sz="0" w:space="0" w:color="auto"/>
                <w:bottom w:val="none" w:sz="0" w:space="0" w:color="auto"/>
                <w:right w:val="none" w:sz="0" w:space="0" w:color="auto"/>
              </w:divBdr>
            </w:div>
            <w:div w:id="1883205173">
              <w:marLeft w:val="0"/>
              <w:marRight w:val="0"/>
              <w:marTop w:val="360"/>
              <w:marBottom w:val="0"/>
              <w:divBdr>
                <w:top w:val="single" w:sz="6" w:space="0" w:color="auto"/>
                <w:left w:val="single" w:sz="6" w:space="0" w:color="auto"/>
                <w:bottom w:val="single" w:sz="6" w:space="0" w:color="auto"/>
                <w:right w:val="single" w:sz="6" w:space="0" w:color="auto"/>
              </w:divBdr>
            </w:div>
            <w:div w:id="1885025800">
              <w:marLeft w:val="0"/>
              <w:marRight w:val="0"/>
              <w:marTop w:val="360"/>
              <w:marBottom w:val="0"/>
              <w:divBdr>
                <w:top w:val="single" w:sz="6" w:space="0" w:color="auto"/>
                <w:left w:val="single" w:sz="6" w:space="0" w:color="auto"/>
                <w:bottom w:val="single" w:sz="6" w:space="0" w:color="auto"/>
                <w:right w:val="single" w:sz="6" w:space="0" w:color="auto"/>
              </w:divBdr>
            </w:div>
            <w:div w:id="1885753014">
              <w:marLeft w:val="0"/>
              <w:marRight w:val="0"/>
              <w:marTop w:val="0"/>
              <w:marBottom w:val="0"/>
              <w:divBdr>
                <w:top w:val="none" w:sz="0" w:space="0" w:color="auto"/>
                <w:left w:val="none" w:sz="0" w:space="0" w:color="auto"/>
                <w:bottom w:val="none" w:sz="0" w:space="0" w:color="auto"/>
                <w:right w:val="none" w:sz="0" w:space="0" w:color="auto"/>
              </w:divBdr>
            </w:div>
            <w:div w:id="1886092255">
              <w:marLeft w:val="0"/>
              <w:marRight w:val="0"/>
              <w:marTop w:val="0"/>
              <w:marBottom w:val="0"/>
              <w:divBdr>
                <w:top w:val="none" w:sz="0" w:space="0" w:color="auto"/>
                <w:left w:val="none" w:sz="0" w:space="0" w:color="auto"/>
                <w:bottom w:val="none" w:sz="0" w:space="0" w:color="auto"/>
                <w:right w:val="none" w:sz="0" w:space="0" w:color="auto"/>
              </w:divBdr>
            </w:div>
            <w:div w:id="1886332380">
              <w:marLeft w:val="0"/>
              <w:marRight w:val="0"/>
              <w:marTop w:val="0"/>
              <w:marBottom w:val="0"/>
              <w:divBdr>
                <w:top w:val="none" w:sz="0" w:space="0" w:color="auto"/>
                <w:left w:val="none" w:sz="0" w:space="0" w:color="auto"/>
                <w:bottom w:val="none" w:sz="0" w:space="0" w:color="auto"/>
                <w:right w:val="none" w:sz="0" w:space="0" w:color="auto"/>
              </w:divBdr>
            </w:div>
            <w:div w:id="1886915112">
              <w:marLeft w:val="0"/>
              <w:marRight w:val="0"/>
              <w:marTop w:val="0"/>
              <w:marBottom w:val="0"/>
              <w:divBdr>
                <w:top w:val="none" w:sz="0" w:space="0" w:color="auto"/>
                <w:left w:val="none" w:sz="0" w:space="0" w:color="auto"/>
                <w:bottom w:val="none" w:sz="0" w:space="0" w:color="auto"/>
                <w:right w:val="none" w:sz="0" w:space="0" w:color="auto"/>
              </w:divBdr>
            </w:div>
            <w:div w:id="1887789824">
              <w:marLeft w:val="0"/>
              <w:marRight w:val="0"/>
              <w:marTop w:val="0"/>
              <w:marBottom w:val="0"/>
              <w:divBdr>
                <w:top w:val="none" w:sz="0" w:space="0" w:color="auto"/>
                <w:left w:val="none" w:sz="0" w:space="0" w:color="auto"/>
                <w:bottom w:val="none" w:sz="0" w:space="0" w:color="auto"/>
                <w:right w:val="none" w:sz="0" w:space="0" w:color="auto"/>
              </w:divBdr>
            </w:div>
            <w:div w:id="1888488295">
              <w:marLeft w:val="0"/>
              <w:marRight w:val="0"/>
              <w:marTop w:val="360"/>
              <w:marBottom w:val="0"/>
              <w:divBdr>
                <w:top w:val="single" w:sz="6" w:space="0" w:color="auto"/>
                <w:left w:val="single" w:sz="6" w:space="0" w:color="auto"/>
                <w:bottom w:val="single" w:sz="6" w:space="0" w:color="auto"/>
                <w:right w:val="single" w:sz="6" w:space="0" w:color="auto"/>
              </w:divBdr>
            </w:div>
            <w:div w:id="1893612751">
              <w:marLeft w:val="0"/>
              <w:marRight w:val="0"/>
              <w:marTop w:val="0"/>
              <w:marBottom w:val="0"/>
              <w:divBdr>
                <w:top w:val="none" w:sz="0" w:space="0" w:color="auto"/>
                <w:left w:val="none" w:sz="0" w:space="0" w:color="auto"/>
                <w:bottom w:val="none" w:sz="0" w:space="0" w:color="auto"/>
                <w:right w:val="none" w:sz="0" w:space="0" w:color="auto"/>
              </w:divBdr>
            </w:div>
            <w:div w:id="1898541517">
              <w:marLeft w:val="0"/>
              <w:marRight w:val="0"/>
              <w:marTop w:val="0"/>
              <w:marBottom w:val="0"/>
              <w:divBdr>
                <w:top w:val="none" w:sz="0" w:space="0" w:color="auto"/>
                <w:left w:val="none" w:sz="0" w:space="0" w:color="auto"/>
                <w:bottom w:val="none" w:sz="0" w:space="0" w:color="auto"/>
                <w:right w:val="none" w:sz="0" w:space="0" w:color="auto"/>
              </w:divBdr>
            </w:div>
            <w:div w:id="1898936975">
              <w:marLeft w:val="0"/>
              <w:marRight w:val="0"/>
              <w:marTop w:val="0"/>
              <w:marBottom w:val="0"/>
              <w:divBdr>
                <w:top w:val="none" w:sz="0" w:space="0" w:color="auto"/>
                <w:left w:val="none" w:sz="0" w:space="0" w:color="auto"/>
                <w:bottom w:val="none" w:sz="0" w:space="0" w:color="auto"/>
                <w:right w:val="none" w:sz="0" w:space="0" w:color="auto"/>
              </w:divBdr>
            </w:div>
            <w:div w:id="1900052005">
              <w:marLeft w:val="0"/>
              <w:marRight w:val="0"/>
              <w:marTop w:val="0"/>
              <w:marBottom w:val="0"/>
              <w:divBdr>
                <w:top w:val="none" w:sz="0" w:space="0" w:color="auto"/>
                <w:left w:val="none" w:sz="0" w:space="0" w:color="auto"/>
                <w:bottom w:val="none" w:sz="0" w:space="0" w:color="auto"/>
                <w:right w:val="none" w:sz="0" w:space="0" w:color="auto"/>
              </w:divBdr>
            </w:div>
            <w:div w:id="1900171842">
              <w:marLeft w:val="0"/>
              <w:marRight w:val="0"/>
              <w:marTop w:val="0"/>
              <w:marBottom w:val="0"/>
              <w:divBdr>
                <w:top w:val="none" w:sz="0" w:space="0" w:color="auto"/>
                <w:left w:val="none" w:sz="0" w:space="0" w:color="auto"/>
                <w:bottom w:val="none" w:sz="0" w:space="0" w:color="auto"/>
                <w:right w:val="none" w:sz="0" w:space="0" w:color="auto"/>
              </w:divBdr>
            </w:div>
            <w:div w:id="1901625278">
              <w:marLeft w:val="0"/>
              <w:marRight w:val="0"/>
              <w:marTop w:val="0"/>
              <w:marBottom w:val="0"/>
              <w:divBdr>
                <w:top w:val="none" w:sz="0" w:space="0" w:color="auto"/>
                <w:left w:val="none" w:sz="0" w:space="0" w:color="auto"/>
                <w:bottom w:val="none" w:sz="0" w:space="0" w:color="auto"/>
                <w:right w:val="none" w:sz="0" w:space="0" w:color="auto"/>
              </w:divBdr>
            </w:div>
            <w:div w:id="1901792020">
              <w:marLeft w:val="0"/>
              <w:marRight w:val="0"/>
              <w:marTop w:val="0"/>
              <w:marBottom w:val="0"/>
              <w:divBdr>
                <w:top w:val="none" w:sz="0" w:space="0" w:color="auto"/>
                <w:left w:val="none" w:sz="0" w:space="0" w:color="auto"/>
                <w:bottom w:val="none" w:sz="0" w:space="0" w:color="auto"/>
                <w:right w:val="none" w:sz="0" w:space="0" w:color="auto"/>
              </w:divBdr>
            </w:div>
            <w:div w:id="1902597238">
              <w:marLeft w:val="0"/>
              <w:marRight w:val="0"/>
              <w:marTop w:val="0"/>
              <w:marBottom w:val="0"/>
              <w:divBdr>
                <w:top w:val="none" w:sz="0" w:space="0" w:color="auto"/>
                <w:left w:val="none" w:sz="0" w:space="0" w:color="auto"/>
                <w:bottom w:val="none" w:sz="0" w:space="0" w:color="auto"/>
                <w:right w:val="none" w:sz="0" w:space="0" w:color="auto"/>
              </w:divBdr>
            </w:div>
            <w:div w:id="1904751654">
              <w:marLeft w:val="0"/>
              <w:marRight w:val="0"/>
              <w:marTop w:val="0"/>
              <w:marBottom w:val="0"/>
              <w:divBdr>
                <w:top w:val="none" w:sz="0" w:space="0" w:color="auto"/>
                <w:left w:val="none" w:sz="0" w:space="0" w:color="auto"/>
                <w:bottom w:val="none" w:sz="0" w:space="0" w:color="auto"/>
                <w:right w:val="none" w:sz="0" w:space="0" w:color="auto"/>
              </w:divBdr>
            </w:div>
            <w:div w:id="1905406516">
              <w:marLeft w:val="0"/>
              <w:marRight w:val="0"/>
              <w:marTop w:val="0"/>
              <w:marBottom w:val="0"/>
              <w:divBdr>
                <w:top w:val="none" w:sz="0" w:space="0" w:color="auto"/>
                <w:left w:val="none" w:sz="0" w:space="0" w:color="auto"/>
                <w:bottom w:val="none" w:sz="0" w:space="0" w:color="auto"/>
                <w:right w:val="none" w:sz="0" w:space="0" w:color="auto"/>
              </w:divBdr>
            </w:div>
            <w:div w:id="1905600399">
              <w:marLeft w:val="0"/>
              <w:marRight w:val="0"/>
              <w:marTop w:val="0"/>
              <w:marBottom w:val="0"/>
              <w:divBdr>
                <w:top w:val="none" w:sz="0" w:space="0" w:color="auto"/>
                <w:left w:val="none" w:sz="0" w:space="0" w:color="auto"/>
                <w:bottom w:val="none" w:sz="0" w:space="0" w:color="auto"/>
                <w:right w:val="none" w:sz="0" w:space="0" w:color="auto"/>
              </w:divBdr>
            </w:div>
            <w:div w:id="1908031076">
              <w:marLeft w:val="0"/>
              <w:marRight w:val="0"/>
              <w:marTop w:val="0"/>
              <w:marBottom w:val="0"/>
              <w:divBdr>
                <w:top w:val="none" w:sz="0" w:space="0" w:color="auto"/>
                <w:left w:val="none" w:sz="0" w:space="0" w:color="auto"/>
                <w:bottom w:val="none" w:sz="0" w:space="0" w:color="auto"/>
                <w:right w:val="none" w:sz="0" w:space="0" w:color="auto"/>
              </w:divBdr>
            </w:div>
            <w:div w:id="1908152720">
              <w:marLeft w:val="0"/>
              <w:marRight w:val="0"/>
              <w:marTop w:val="0"/>
              <w:marBottom w:val="0"/>
              <w:divBdr>
                <w:top w:val="none" w:sz="0" w:space="0" w:color="auto"/>
                <w:left w:val="none" w:sz="0" w:space="0" w:color="auto"/>
                <w:bottom w:val="none" w:sz="0" w:space="0" w:color="auto"/>
                <w:right w:val="none" w:sz="0" w:space="0" w:color="auto"/>
              </w:divBdr>
            </w:div>
            <w:div w:id="1910382641">
              <w:marLeft w:val="0"/>
              <w:marRight w:val="0"/>
              <w:marTop w:val="0"/>
              <w:marBottom w:val="0"/>
              <w:divBdr>
                <w:top w:val="none" w:sz="0" w:space="0" w:color="auto"/>
                <w:left w:val="none" w:sz="0" w:space="0" w:color="auto"/>
                <w:bottom w:val="none" w:sz="0" w:space="0" w:color="auto"/>
                <w:right w:val="none" w:sz="0" w:space="0" w:color="auto"/>
              </w:divBdr>
            </w:div>
            <w:div w:id="1912471554">
              <w:marLeft w:val="0"/>
              <w:marRight w:val="0"/>
              <w:marTop w:val="0"/>
              <w:marBottom w:val="0"/>
              <w:divBdr>
                <w:top w:val="none" w:sz="0" w:space="0" w:color="auto"/>
                <w:left w:val="none" w:sz="0" w:space="0" w:color="auto"/>
                <w:bottom w:val="none" w:sz="0" w:space="0" w:color="auto"/>
                <w:right w:val="none" w:sz="0" w:space="0" w:color="auto"/>
              </w:divBdr>
            </w:div>
            <w:div w:id="1913466482">
              <w:marLeft w:val="0"/>
              <w:marRight w:val="0"/>
              <w:marTop w:val="0"/>
              <w:marBottom w:val="0"/>
              <w:divBdr>
                <w:top w:val="none" w:sz="0" w:space="0" w:color="auto"/>
                <w:left w:val="none" w:sz="0" w:space="0" w:color="auto"/>
                <w:bottom w:val="none" w:sz="0" w:space="0" w:color="auto"/>
                <w:right w:val="none" w:sz="0" w:space="0" w:color="auto"/>
              </w:divBdr>
            </w:div>
            <w:div w:id="1916157913">
              <w:marLeft w:val="0"/>
              <w:marRight w:val="0"/>
              <w:marTop w:val="0"/>
              <w:marBottom w:val="0"/>
              <w:divBdr>
                <w:top w:val="none" w:sz="0" w:space="0" w:color="auto"/>
                <w:left w:val="none" w:sz="0" w:space="0" w:color="auto"/>
                <w:bottom w:val="none" w:sz="0" w:space="0" w:color="auto"/>
                <w:right w:val="none" w:sz="0" w:space="0" w:color="auto"/>
              </w:divBdr>
            </w:div>
            <w:div w:id="1917128316">
              <w:marLeft w:val="0"/>
              <w:marRight w:val="0"/>
              <w:marTop w:val="0"/>
              <w:marBottom w:val="0"/>
              <w:divBdr>
                <w:top w:val="none" w:sz="0" w:space="0" w:color="auto"/>
                <w:left w:val="none" w:sz="0" w:space="0" w:color="auto"/>
                <w:bottom w:val="none" w:sz="0" w:space="0" w:color="auto"/>
                <w:right w:val="none" w:sz="0" w:space="0" w:color="auto"/>
              </w:divBdr>
            </w:div>
            <w:div w:id="1919288546">
              <w:marLeft w:val="0"/>
              <w:marRight w:val="0"/>
              <w:marTop w:val="0"/>
              <w:marBottom w:val="0"/>
              <w:divBdr>
                <w:top w:val="none" w:sz="0" w:space="0" w:color="auto"/>
                <w:left w:val="none" w:sz="0" w:space="0" w:color="auto"/>
                <w:bottom w:val="none" w:sz="0" w:space="0" w:color="auto"/>
                <w:right w:val="none" w:sz="0" w:space="0" w:color="auto"/>
              </w:divBdr>
            </w:div>
            <w:div w:id="1923683289">
              <w:marLeft w:val="0"/>
              <w:marRight w:val="0"/>
              <w:marTop w:val="0"/>
              <w:marBottom w:val="0"/>
              <w:divBdr>
                <w:top w:val="none" w:sz="0" w:space="0" w:color="auto"/>
                <w:left w:val="none" w:sz="0" w:space="0" w:color="auto"/>
                <w:bottom w:val="none" w:sz="0" w:space="0" w:color="auto"/>
                <w:right w:val="none" w:sz="0" w:space="0" w:color="auto"/>
              </w:divBdr>
            </w:div>
            <w:div w:id="1926842920">
              <w:marLeft w:val="0"/>
              <w:marRight w:val="0"/>
              <w:marTop w:val="0"/>
              <w:marBottom w:val="0"/>
              <w:divBdr>
                <w:top w:val="none" w:sz="0" w:space="0" w:color="auto"/>
                <w:left w:val="none" w:sz="0" w:space="0" w:color="auto"/>
                <w:bottom w:val="none" w:sz="0" w:space="0" w:color="auto"/>
                <w:right w:val="none" w:sz="0" w:space="0" w:color="auto"/>
              </w:divBdr>
            </w:div>
            <w:div w:id="1927152618">
              <w:marLeft w:val="0"/>
              <w:marRight w:val="0"/>
              <w:marTop w:val="0"/>
              <w:marBottom w:val="0"/>
              <w:divBdr>
                <w:top w:val="none" w:sz="0" w:space="0" w:color="auto"/>
                <w:left w:val="none" w:sz="0" w:space="0" w:color="auto"/>
                <w:bottom w:val="none" w:sz="0" w:space="0" w:color="auto"/>
                <w:right w:val="none" w:sz="0" w:space="0" w:color="auto"/>
              </w:divBdr>
            </w:div>
            <w:div w:id="1929802416">
              <w:marLeft w:val="0"/>
              <w:marRight w:val="0"/>
              <w:marTop w:val="0"/>
              <w:marBottom w:val="0"/>
              <w:divBdr>
                <w:top w:val="none" w:sz="0" w:space="0" w:color="auto"/>
                <w:left w:val="none" w:sz="0" w:space="0" w:color="auto"/>
                <w:bottom w:val="none" w:sz="0" w:space="0" w:color="auto"/>
                <w:right w:val="none" w:sz="0" w:space="0" w:color="auto"/>
              </w:divBdr>
            </w:div>
            <w:div w:id="1929998245">
              <w:marLeft w:val="0"/>
              <w:marRight w:val="0"/>
              <w:marTop w:val="0"/>
              <w:marBottom w:val="0"/>
              <w:divBdr>
                <w:top w:val="none" w:sz="0" w:space="0" w:color="auto"/>
                <w:left w:val="none" w:sz="0" w:space="0" w:color="auto"/>
                <w:bottom w:val="none" w:sz="0" w:space="0" w:color="auto"/>
                <w:right w:val="none" w:sz="0" w:space="0" w:color="auto"/>
              </w:divBdr>
            </w:div>
            <w:div w:id="1931237739">
              <w:marLeft w:val="0"/>
              <w:marRight w:val="0"/>
              <w:marTop w:val="0"/>
              <w:marBottom w:val="0"/>
              <w:divBdr>
                <w:top w:val="none" w:sz="0" w:space="0" w:color="auto"/>
                <w:left w:val="none" w:sz="0" w:space="0" w:color="auto"/>
                <w:bottom w:val="none" w:sz="0" w:space="0" w:color="auto"/>
                <w:right w:val="none" w:sz="0" w:space="0" w:color="auto"/>
              </w:divBdr>
            </w:div>
            <w:div w:id="1932011038">
              <w:marLeft w:val="0"/>
              <w:marRight w:val="0"/>
              <w:marTop w:val="0"/>
              <w:marBottom w:val="0"/>
              <w:divBdr>
                <w:top w:val="none" w:sz="0" w:space="0" w:color="auto"/>
                <w:left w:val="none" w:sz="0" w:space="0" w:color="auto"/>
                <w:bottom w:val="none" w:sz="0" w:space="0" w:color="auto"/>
                <w:right w:val="none" w:sz="0" w:space="0" w:color="auto"/>
              </w:divBdr>
            </w:div>
            <w:div w:id="1932203781">
              <w:marLeft w:val="0"/>
              <w:marRight w:val="0"/>
              <w:marTop w:val="0"/>
              <w:marBottom w:val="0"/>
              <w:divBdr>
                <w:top w:val="none" w:sz="0" w:space="0" w:color="auto"/>
                <w:left w:val="none" w:sz="0" w:space="0" w:color="auto"/>
                <w:bottom w:val="none" w:sz="0" w:space="0" w:color="auto"/>
                <w:right w:val="none" w:sz="0" w:space="0" w:color="auto"/>
              </w:divBdr>
            </w:div>
            <w:div w:id="1932734421">
              <w:marLeft w:val="0"/>
              <w:marRight w:val="0"/>
              <w:marTop w:val="0"/>
              <w:marBottom w:val="0"/>
              <w:divBdr>
                <w:top w:val="none" w:sz="0" w:space="0" w:color="auto"/>
                <w:left w:val="none" w:sz="0" w:space="0" w:color="auto"/>
                <w:bottom w:val="none" w:sz="0" w:space="0" w:color="auto"/>
                <w:right w:val="none" w:sz="0" w:space="0" w:color="auto"/>
              </w:divBdr>
            </w:div>
            <w:div w:id="1934699075">
              <w:marLeft w:val="0"/>
              <w:marRight w:val="0"/>
              <w:marTop w:val="0"/>
              <w:marBottom w:val="0"/>
              <w:divBdr>
                <w:top w:val="none" w:sz="0" w:space="0" w:color="auto"/>
                <w:left w:val="none" w:sz="0" w:space="0" w:color="auto"/>
                <w:bottom w:val="none" w:sz="0" w:space="0" w:color="auto"/>
                <w:right w:val="none" w:sz="0" w:space="0" w:color="auto"/>
              </w:divBdr>
            </w:div>
            <w:div w:id="1936743715">
              <w:marLeft w:val="0"/>
              <w:marRight w:val="0"/>
              <w:marTop w:val="0"/>
              <w:marBottom w:val="0"/>
              <w:divBdr>
                <w:top w:val="none" w:sz="0" w:space="0" w:color="auto"/>
                <w:left w:val="none" w:sz="0" w:space="0" w:color="auto"/>
                <w:bottom w:val="none" w:sz="0" w:space="0" w:color="auto"/>
                <w:right w:val="none" w:sz="0" w:space="0" w:color="auto"/>
              </w:divBdr>
            </w:div>
            <w:div w:id="1938438474">
              <w:marLeft w:val="0"/>
              <w:marRight w:val="0"/>
              <w:marTop w:val="0"/>
              <w:marBottom w:val="0"/>
              <w:divBdr>
                <w:top w:val="none" w:sz="0" w:space="0" w:color="auto"/>
                <w:left w:val="none" w:sz="0" w:space="0" w:color="auto"/>
                <w:bottom w:val="none" w:sz="0" w:space="0" w:color="auto"/>
                <w:right w:val="none" w:sz="0" w:space="0" w:color="auto"/>
              </w:divBdr>
            </w:div>
            <w:div w:id="1941987396">
              <w:marLeft w:val="0"/>
              <w:marRight w:val="0"/>
              <w:marTop w:val="0"/>
              <w:marBottom w:val="0"/>
              <w:divBdr>
                <w:top w:val="none" w:sz="0" w:space="0" w:color="auto"/>
                <w:left w:val="none" w:sz="0" w:space="0" w:color="auto"/>
                <w:bottom w:val="none" w:sz="0" w:space="0" w:color="auto"/>
                <w:right w:val="none" w:sz="0" w:space="0" w:color="auto"/>
              </w:divBdr>
            </w:div>
            <w:div w:id="1942109002">
              <w:marLeft w:val="0"/>
              <w:marRight w:val="0"/>
              <w:marTop w:val="0"/>
              <w:marBottom w:val="0"/>
              <w:divBdr>
                <w:top w:val="none" w:sz="0" w:space="0" w:color="auto"/>
                <w:left w:val="none" w:sz="0" w:space="0" w:color="auto"/>
                <w:bottom w:val="none" w:sz="0" w:space="0" w:color="auto"/>
                <w:right w:val="none" w:sz="0" w:space="0" w:color="auto"/>
              </w:divBdr>
            </w:div>
            <w:div w:id="1942716303">
              <w:marLeft w:val="0"/>
              <w:marRight w:val="0"/>
              <w:marTop w:val="0"/>
              <w:marBottom w:val="0"/>
              <w:divBdr>
                <w:top w:val="none" w:sz="0" w:space="0" w:color="auto"/>
                <w:left w:val="none" w:sz="0" w:space="0" w:color="auto"/>
                <w:bottom w:val="none" w:sz="0" w:space="0" w:color="auto"/>
                <w:right w:val="none" w:sz="0" w:space="0" w:color="auto"/>
              </w:divBdr>
            </w:div>
            <w:div w:id="1942763494">
              <w:marLeft w:val="0"/>
              <w:marRight w:val="0"/>
              <w:marTop w:val="0"/>
              <w:marBottom w:val="0"/>
              <w:divBdr>
                <w:top w:val="none" w:sz="0" w:space="0" w:color="auto"/>
                <w:left w:val="none" w:sz="0" w:space="0" w:color="auto"/>
                <w:bottom w:val="none" w:sz="0" w:space="0" w:color="auto"/>
                <w:right w:val="none" w:sz="0" w:space="0" w:color="auto"/>
              </w:divBdr>
            </w:div>
            <w:div w:id="1943799362">
              <w:marLeft w:val="0"/>
              <w:marRight w:val="0"/>
              <w:marTop w:val="0"/>
              <w:marBottom w:val="0"/>
              <w:divBdr>
                <w:top w:val="none" w:sz="0" w:space="0" w:color="auto"/>
                <w:left w:val="none" w:sz="0" w:space="0" w:color="auto"/>
                <w:bottom w:val="none" w:sz="0" w:space="0" w:color="auto"/>
                <w:right w:val="none" w:sz="0" w:space="0" w:color="auto"/>
              </w:divBdr>
            </w:div>
            <w:div w:id="1950577808">
              <w:marLeft w:val="0"/>
              <w:marRight w:val="0"/>
              <w:marTop w:val="0"/>
              <w:marBottom w:val="0"/>
              <w:divBdr>
                <w:top w:val="none" w:sz="0" w:space="0" w:color="auto"/>
                <w:left w:val="none" w:sz="0" w:space="0" w:color="auto"/>
                <w:bottom w:val="none" w:sz="0" w:space="0" w:color="auto"/>
                <w:right w:val="none" w:sz="0" w:space="0" w:color="auto"/>
              </w:divBdr>
            </w:div>
            <w:div w:id="1952012726">
              <w:marLeft w:val="0"/>
              <w:marRight w:val="0"/>
              <w:marTop w:val="0"/>
              <w:marBottom w:val="0"/>
              <w:divBdr>
                <w:top w:val="none" w:sz="0" w:space="0" w:color="auto"/>
                <w:left w:val="none" w:sz="0" w:space="0" w:color="auto"/>
                <w:bottom w:val="none" w:sz="0" w:space="0" w:color="auto"/>
                <w:right w:val="none" w:sz="0" w:space="0" w:color="auto"/>
              </w:divBdr>
            </w:div>
            <w:div w:id="1952394306">
              <w:marLeft w:val="0"/>
              <w:marRight w:val="0"/>
              <w:marTop w:val="0"/>
              <w:marBottom w:val="0"/>
              <w:divBdr>
                <w:top w:val="none" w:sz="0" w:space="0" w:color="auto"/>
                <w:left w:val="none" w:sz="0" w:space="0" w:color="auto"/>
                <w:bottom w:val="none" w:sz="0" w:space="0" w:color="auto"/>
                <w:right w:val="none" w:sz="0" w:space="0" w:color="auto"/>
              </w:divBdr>
            </w:div>
            <w:div w:id="1953974907">
              <w:marLeft w:val="0"/>
              <w:marRight w:val="0"/>
              <w:marTop w:val="0"/>
              <w:marBottom w:val="0"/>
              <w:divBdr>
                <w:top w:val="none" w:sz="0" w:space="0" w:color="auto"/>
                <w:left w:val="none" w:sz="0" w:space="0" w:color="auto"/>
                <w:bottom w:val="none" w:sz="0" w:space="0" w:color="auto"/>
                <w:right w:val="none" w:sz="0" w:space="0" w:color="auto"/>
              </w:divBdr>
            </w:div>
            <w:div w:id="1954090693">
              <w:marLeft w:val="0"/>
              <w:marRight w:val="0"/>
              <w:marTop w:val="0"/>
              <w:marBottom w:val="0"/>
              <w:divBdr>
                <w:top w:val="none" w:sz="0" w:space="0" w:color="auto"/>
                <w:left w:val="none" w:sz="0" w:space="0" w:color="auto"/>
                <w:bottom w:val="none" w:sz="0" w:space="0" w:color="auto"/>
                <w:right w:val="none" w:sz="0" w:space="0" w:color="auto"/>
              </w:divBdr>
            </w:div>
            <w:div w:id="1955205999">
              <w:marLeft w:val="0"/>
              <w:marRight w:val="0"/>
              <w:marTop w:val="0"/>
              <w:marBottom w:val="0"/>
              <w:divBdr>
                <w:top w:val="none" w:sz="0" w:space="0" w:color="auto"/>
                <w:left w:val="none" w:sz="0" w:space="0" w:color="auto"/>
                <w:bottom w:val="none" w:sz="0" w:space="0" w:color="auto"/>
                <w:right w:val="none" w:sz="0" w:space="0" w:color="auto"/>
              </w:divBdr>
            </w:div>
            <w:div w:id="1958754282">
              <w:marLeft w:val="0"/>
              <w:marRight w:val="0"/>
              <w:marTop w:val="0"/>
              <w:marBottom w:val="0"/>
              <w:divBdr>
                <w:top w:val="none" w:sz="0" w:space="0" w:color="auto"/>
                <w:left w:val="none" w:sz="0" w:space="0" w:color="auto"/>
                <w:bottom w:val="none" w:sz="0" w:space="0" w:color="auto"/>
                <w:right w:val="none" w:sz="0" w:space="0" w:color="auto"/>
              </w:divBdr>
            </w:div>
            <w:div w:id="1958950371">
              <w:marLeft w:val="0"/>
              <w:marRight w:val="0"/>
              <w:marTop w:val="0"/>
              <w:marBottom w:val="0"/>
              <w:divBdr>
                <w:top w:val="none" w:sz="0" w:space="0" w:color="auto"/>
                <w:left w:val="none" w:sz="0" w:space="0" w:color="auto"/>
                <w:bottom w:val="none" w:sz="0" w:space="0" w:color="auto"/>
                <w:right w:val="none" w:sz="0" w:space="0" w:color="auto"/>
              </w:divBdr>
            </w:div>
            <w:div w:id="1959602233">
              <w:marLeft w:val="0"/>
              <w:marRight w:val="0"/>
              <w:marTop w:val="0"/>
              <w:marBottom w:val="0"/>
              <w:divBdr>
                <w:top w:val="none" w:sz="0" w:space="0" w:color="auto"/>
                <w:left w:val="none" w:sz="0" w:space="0" w:color="auto"/>
                <w:bottom w:val="none" w:sz="0" w:space="0" w:color="auto"/>
                <w:right w:val="none" w:sz="0" w:space="0" w:color="auto"/>
              </w:divBdr>
            </w:div>
            <w:div w:id="1963264611">
              <w:marLeft w:val="0"/>
              <w:marRight w:val="0"/>
              <w:marTop w:val="0"/>
              <w:marBottom w:val="0"/>
              <w:divBdr>
                <w:top w:val="none" w:sz="0" w:space="0" w:color="auto"/>
                <w:left w:val="none" w:sz="0" w:space="0" w:color="auto"/>
                <w:bottom w:val="none" w:sz="0" w:space="0" w:color="auto"/>
                <w:right w:val="none" w:sz="0" w:space="0" w:color="auto"/>
              </w:divBdr>
            </w:div>
            <w:div w:id="1967395186">
              <w:marLeft w:val="0"/>
              <w:marRight w:val="0"/>
              <w:marTop w:val="0"/>
              <w:marBottom w:val="0"/>
              <w:divBdr>
                <w:top w:val="none" w:sz="0" w:space="0" w:color="auto"/>
                <w:left w:val="none" w:sz="0" w:space="0" w:color="auto"/>
                <w:bottom w:val="none" w:sz="0" w:space="0" w:color="auto"/>
                <w:right w:val="none" w:sz="0" w:space="0" w:color="auto"/>
              </w:divBdr>
            </w:div>
            <w:div w:id="1968200273">
              <w:marLeft w:val="0"/>
              <w:marRight w:val="0"/>
              <w:marTop w:val="0"/>
              <w:marBottom w:val="0"/>
              <w:divBdr>
                <w:top w:val="none" w:sz="0" w:space="0" w:color="auto"/>
                <w:left w:val="none" w:sz="0" w:space="0" w:color="auto"/>
                <w:bottom w:val="none" w:sz="0" w:space="0" w:color="auto"/>
                <w:right w:val="none" w:sz="0" w:space="0" w:color="auto"/>
              </w:divBdr>
            </w:div>
            <w:div w:id="1970622723">
              <w:marLeft w:val="0"/>
              <w:marRight w:val="0"/>
              <w:marTop w:val="0"/>
              <w:marBottom w:val="0"/>
              <w:divBdr>
                <w:top w:val="none" w:sz="0" w:space="0" w:color="auto"/>
                <w:left w:val="none" w:sz="0" w:space="0" w:color="auto"/>
                <w:bottom w:val="none" w:sz="0" w:space="0" w:color="auto"/>
                <w:right w:val="none" w:sz="0" w:space="0" w:color="auto"/>
              </w:divBdr>
            </w:div>
            <w:div w:id="1974016662">
              <w:marLeft w:val="0"/>
              <w:marRight w:val="0"/>
              <w:marTop w:val="0"/>
              <w:marBottom w:val="0"/>
              <w:divBdr>
                <w:top w:val="none" w:sz="0" w:space="0" w:color="auto"/>
                <w:left w:val="none" w:sz="0" w:space="0" w:color="auto"/>
                <w:bottom w:val="none" w:sz="0" w:space="0" w:color="auto"/>
                <w:right w:val="none" w:sz="0" w:space="0" w:color="auto"/>
              </w:divBdr>
            </w:div>
            <w:div w:id="1975332426">
              <w:marLeft w:val="0"/>
              <w:marRight w:val="0"/>
              <w:marTop w:val="0"/>
              <w:marBottom w:val="0"/>
              <w:divBdr>
                <w:top w:val="none" w:sz="0" w:space="0" w:color="auto"/>
                <w:left w:val="none" w:sz="0" w:space="0" w:color="auto"/>
                <w:bottom w:val="none" w:sz="0" w:space="0" w:color="auto"/>
                <w:right w:val="none" w:sz="0" w:space="0" w:color="auto"/>
              </w:divBdr>
            </w:div>
            <w:div w:id="1976376696">
              <w:marLeft w:val="0"/>
              <w:marRight w:val="0"/>
              <w:marTop w:val="0"/>
              <w:marBottom w:val="0"/>
              <w:divBdr>
                <w:top w:val="none" w:sz="0" w:space="0" w:color="auto"/>
                <w:left w:val="none" w:sz="0" w:space="0" w:color="auto"/>
                <w:bottom w:val="none" w:sz="0" w:space="0" w:color="auto"/>
                <w:right w:val="none" w:sz="0" w:space="0" w:color="auto"/>
              </w:divBdr>
            </w:div>
            <w:div w:id="1978148439">
              <w:marLeft w:val="0"/>
              <w:marRight w:val="0"/>
              <w:marTop w:val="0"/>
              <w:marBottom w:val="0"/>
              <w:divBdr>
                <w:top w:val="none" w:sz="0" w:space="0" w:color="auto"/>
                <w:left w:val="none" w:sz="0" w:space="0" w:color="auto"/>
                <w:bottom w:val="none" w:sz="0" w:space="0" w:color="auto"/>
                <w:right w:val="none" w:sz="0" w:space="0" w:color="auto"/>
              </w:divBdr>
            </w:div>
            <w:div w:id="1978484885">
              <w:marLeft w:val="0"/>
              <w:marRight w:val="0"/>
              <w:marTop w:val="0"/>
              <w:marBottom w:val="0"/>
              <w:divBdr>
                <w:top w:val="none" w:sz="0" w:space="0" w:color="auto"/>
                <w:left w:val="none" w:sz="0" w:space="0" w:color="auto"/>
                <w:bottom w:val="none" w:sz="0" w:space="0" w:color="auto"/>
                <w:right w:val="none" w:sz="0" w:space="0" w:color="auto"/>
              </w:divBdr>
            </w:div>
            <w:div w:id="1983540861">
              <w:marLeft w:val="0"/>
              <w:marRight w:val="0"/>
              <w:marTop w:val="0"/>
              <w:marBottom w:val="0"/>
              <w:divBdr>
                <w:top w:val="none" w:sz="0" w:space="0" w:color="auto"/>
                <w:left w:val="none" w:sz="0" w:space="0" w:color="auto"/>
                <w:bottom w:val="none" w:sz="0" w:space="0" w:color="auto"/>
                <w:right w:val="none" w:sz="0" w:space="0" w:color="auto"/>
              </w:divBdr>
            </w:div>
            <w:div w:id="1985546978">
              <w:marLeft w:val="0"/>
              <w:marRight w:val="0"/>
              <w:marTop w:val="0"/>
              <w:marBottom w:val="0"/>
              <w:divBdr>
                <w:top w:val="none" w:sz="0" w:space="0" w:color="auto"/>
                <w:left w:val="none" w:sz="0" w:space="0" w:color="auto"/>
                <w:bottom w:val="none" w:sz="0" w:space="0" w:color="auto"/>
                <w:right w:val="none" w:sz="0" w:space="0" w:color="auto"/>
              </w:divBdr>
            </w:div>
            <w:div w:id="1986272291">
              <w:marLeft w:val="0"/>
              <w:marRight w:val="0"/>
              <w:marTop w:val="0"/>
              <w:marBottom w:val="0"/>
              <w:divBdr>
                <w:top w:val="none" w:sz="0" w:space="0" w:color="auto"/>
                <w:left w:val="none" w:sz="0" w:space="0" w:color="auto"/>
                <w:bottom w:val="none" w:sz="0" w:space="0" w:color="auto"/>
                <w:right w:val="none" w:sz="0" w:space="0" w:color="auto"/>
              </w:divBdr>
            </w:div>
            <w:div w:id="1988171270">
              <w:marLeft w:val="0"/>
              <w:marRight w:val="0"/>
              <w:marTop w:val="0"/>
              <w:marBottom w:val="0"/>
              <w:divBdr>
                <w:top w:val="none" w:sz="0" w:space="0" w:color="auto"/>
                <w:left w:val="none" w:sz="0" w:space="0" w:color="auto"/>
                <w:bottom w:val="none" w:sz="0" w:space="0" w:color="auto"/>
                <w:right w:val="none" w:sz="0" w:space="0" w:color="auto"/>
              </w:divBdr>
            </w:div>
            <w:div w:id="1989820351">
              <w:marLeft w:val="0"/>
              <w:marRight w:val="0"/>
              <w:marTop w:val="0"/>
              <w:marBottom w:val="0"/>
              <w:divBdr>
                <w:top w:val="none" w:sz="0" w:space="0" w:color="auto"/>
                <w:left w:val="none" w:sz="0" w:space="0" w:color="auto"/>
                <w:bottom w:val="none" w:sz="0" w:space="0" w:color="auto"/>
                <w:right w:val="none" w:sz="0" w:space="0" w:color="auto"/>
              </w:divBdr>
            </w:div>
            <w:div w:id="1990089829">
              <w:marLeft w:val="0"/>
              <w:marRight w:val="0"/>
              <w:marTop w:val="0"/>
              <w:marBottom w:val="0"/>
              <w:divBdr>
                <w:top w:val="none" w:sz="0" w:space="0" w:color="auto"/>
                <w:left w:val="none" w:sz="0" w:space="0" w:color="auto"/>
                <w:bottom w:val="none" w:sz="0" w:space="0" w:color="auto"/>
                <w:right w:val="none" w:sz="0" w:space="0" w:color="auto"/>
              </w:divBdr>
            </w:div>
            <w:div w:id="1991247048">
              <w:marLeft w:val="0"/>
              <w:marRight w:val="0"/>
              <w:marTop w:val="0"/>
              <w:marBottom w:val="0"/>
              <w:divBdr>
                <w:top w:val="none" w:sz="0" w:space="0" w:color="auto"/>
                <w:left w:val="none" w:sz="0" w:space="0" w:color="auto"/>
                <w:bottom w:val="none" w:sz="0" w:space="0" w:color="auto"/>
                <w:right w:val="none" w:sz="0" w:space="0" w:color="auto"/>
              </w:divBdr>
            </w:div>
            <w:div w:id="1991641052">
              <w:marLeft w:val="0"/>
              <w:marRight w:val="0"/>
              <w:marTop w:val="0"/>
              <w:marBottom w:val="0"/>
              <w:divBdr>
                <w:top w:val="none" w:sz="0" w:space="0" w:color="auto"/>
                <w:left w:val="none" w:sz="0" w:space="0" w:color="auto"/>
                <w:bottom w:val="none" w:sz="0" w:space="0" w:color="auto"/>
                <w:right w:val="none" w:sz="0" w:space="0" w:color="auto"/>
              </w:divBdr>
            </w:div>
            <w:div w:id="1992560483">
              <w:marLeft w:val="0"/>
              <w:marRight w:val="0"/>
              <w:marTop w:val="0"/>
              <w:marBottom w:val="0"/>
              <w:divBdr>
                <w:top w:val="none" w:sz="0" w:space="0" w:color="auto"/>
                <w:left w:val="none" w:sz="0" w:space="0" w:color="auto"/>
                <w:bottom w:val="none" w:sz="0" w:space="0" w:color="auto"/>
                <w:right w:val="none" w:sz="0" w:space="0" w:color="auto"/>
              </w:divBdr>
            </w:div>
            <w:div w:id="1992588536">
              <w:marLeft w:val="0"/>
              <w:marRight w:val="0"/>
              <w:marTop w:val="0"/>
              <w:marBottom w:val="0"/>
              <w:divBdr>
                <w:top w:val="none" w:sz="0" w:space="0" w:color="auto"/>
                <w:left w:val="none" w:sz="0" w:space="0" w:color="auto"/>
                <w:bottom w:val="none" w:sz="0" w:space="0" w:color="auto"/>
                <w:right w:val="none" w:sz="0" w:space="0" w:color="auto"/>
              </w:divBdr>
            </w:div>
            <w:div w:id="1992756744">
              <w:marLeft w:val="0"/>
              <w:marRight w:val="0"/>
              <w:marTop w:val="0"/>
              <w:marBottom w:val="0"/>
              <w:divBdr>
                <w:top w:val="none" w:sz="0" w:space="0" w:color="auto"/>
                <w:left w:val="none" w:sz="0" w:space="0" w:color="auto"/>
                <w:bottom w:val="none" w:sz="0" w:space="0" w:color="auto"/>
                <w:right w:val="none" w:sz="0" w:space="0" w:color="auto"/>
              </w:divBdr>
            </w:div>
            <w:div w:id="1994748078">
              <w:marLeft w:val="0"/>
              <w:marRight w:val="0"/>
              <w:marTop w:val="0"/>
              <w:marBottom w:val="0"/>
              <w:divBdr>
                <w:top w:val="none" w:sz="0" w:space="0" w:color="auto"/>
                <w:left w:val="none" w:sz="0" w:space="0" w:color="auto"/>
                <w:bottom w:val="none" w:sz="0" w:space="0" w:color="auto"/>
                <w:right w:val="none" w:sz="0" w:space="0" w:color="auto"/>
              </w:divBdr>
            </w:div>
            <w:div w:id="1998878889">
              <w:marLeft w:val="0"/>
              <w:marRight w:val="0"/>
              <w:marTop w:val="0"/>
              <w:marBottom w:val="0"/>
              <w:divBdr>
                <w:top w:val="none" w:sz="0" w:space="0" w:color="auto"/>
                <w:left w:val="none" w:sz="0" w:space="0" w:color="auto"/>
                <w:bottom w:val="none" w:sz="0" w:space="0" w:color="auto"/>
                <w:right w:val="none" w:sz="0" w:space="0" w:color="auto"/>
              </w:divBdr>
            </w:div>
            <w:div w:id="1998997335">
              <w:marLeft w:val="0"/>
              <w:marRight w:val="0"/>
              <w:marTop w:val="0"/>
              <w:marBottom w:val="0"/>
              <w:divBdr>
                <w:top w:val="none" w:sz="0" w:space="0" w:color="auto"/>
                <w:left w:val="none" w:sz="0" w:space="0" w:color="auto"/>
                <w:bottom w:val="none" w:sz="0" w:space="0" w:color="auto"/>
                <w:right w:val="none" w:sz="0" w:space="0" w:color="auto"/>
              </w:divBdr>
            </w:div>
            <w:div w:id="1999265595">
              <w:marLeft w:val="0"/>
              <w:marRight w:val="0"/>
              <w:marTop w:val="0"/>
              <w:marBottom w:val="0"/>
              <w:divBdr>
                <w:top w:val="none" w:sz="0" w:space="0" w:color="auto"/>
                <w:left w:val="none" w:sz="0" w:space="0" w:color="auto"/>
                <w:bottom w:val="none" w:sz="0" w:space="0" w:color="auto"/>
                <w:right w:val="none" w:sz="0" w:space="0" w:color="auto"/>
              </w:divBdr>
            </w:div>
            <w:div w:id="1999922078">
              <w:marLeft w:val="0"/>
              <w:marRight w:val="0"/>
              <w:marTop w:val="0"/>
              <w:marBottom w:val="0"/>
              <w:divBdr>
                <w:top w:val="none" w:sz="0" w:space="0" w:color="auto"/>
                <w:left w:val="none" w:sz="0" w:space="0" w:color="auto"/>
                <w:bottom w:val="none" w:sz="0" w:space="0" w:color="auto"/>
                <w:right w:val="none" w:sz="0" w:space="0" w:color="auto"/>
              </w:divBdr>
            </w:div>
            <w:div w:id="2001540958">
              <w:marLeft w:val="0"/>
              <w:marRight w:val="0"/>
              <w:marTop w:val="0"/>
              <w:marBottom w:val="0"/>
              <w:divBdr>
                <w:top w:val="none" w:sz="0" w:space="0" w:color="auto"/>
                <w:left w:val="none" w:sz="0" w:space="0" w:color="auto"/>
                <w:bottom w:val="none" w:sz="0" w:space="0" w:color="auto"/>
                <w:right w:val="none" w:sz="0" w:space="0" w:color="auto"/>
              </w:divBdr>
            </w:div>
            <w:div w:id="2004626362">
              <w:marLeft w:val="0"/>
              <w:marRight w:val="0"/>
              <w:marTop w:val="0"/>
              <w:marBottom w:val="0"/>
              <w:divBdr>
                <w:top w:val="none" w:sz="0" w:space="0" w:color="auto"/>
                <w:left w:val="none" w:sz="0" w:space="0" w:color="auto"/>
                <w:bottom w:val="none" w:sz="0" w:space="0" w:color="auto"/>
                <w:right w:val="none" w:sz="0" w:space="0" w:color="auto"/>
              </w:divBdr>
            </w:div>
            <w:div w:id="2004966862">
              <w:marLeft w:val="0"/>
              <w:marRight w:val="0"/>
              <w:marTop w:val="0"/>
              <w:marBottom w:val="0"/>
              <w:divBdr>
                <w:top w:val="none" w:sz="0" w:space="0" w:color="auto"/>
                <w:left w:val="none" w:sz="0" w:space="0" w:color="auto"/>
                <w:bottom w:val="none" w:sz="0" w:space="0" w:color="auto"/>
                <w:right w:val="none" w:sz="0" w:space="0" w:color="auto"/>
              </w:divBdr>
            </w:div>
            <w:div w:id="2005039557">
              <w:marLeft w:val="0"/>
              <w:marRight w:val="0"/>
              <w:marTop w:val="0"/>
              <w:marBottom w:val="0"/>
              <w:divBdr>
                <w:top w:val="none" w:sz="0" w:space="0" w:color="auto"/>
                <w:left w:val="none" w:sz="0" w:space="0" w:color="auto"/>
                <w:bottom w:val="none" w:sz="0" w:space="0" w:color="auto"/>
                <w:right w:val="none" w:sz="0" w:space="0" w:color="auto"/>
              </w:divBdr>
            </w:div>
            <w:div w:id="2005278996">
              <w:marLeft w:val="0"/>
              <w:marRight w:val="0"/>
              <w:marTop w:val="0"/>
              <w:marBottom w:val="0"/>
              <w:divBdr>
                <w:top w:val="none" w:sz="0" w:space="0" w:color="auto"/>
                <w:left w:val="none" w:sz="0" w:space="0" w:color="auto"/>
                <w:bottom w:val="none" w:sz="0" w:space="0" w:color="auto"/>
                <w:right w:val="none" w:sz="0" w:space="0" w:color="auto"/>
              </w:divBdr>
            </w:div>
            <w:div w:id="2005350412">
              <w:marLeft w:val="0"/>
              <w:marRight w:val="0"/>
              <w:marTop w:val="0"/>
              <w:marBottom w:val="0"/>
              <w:divBdr>
                <w:top w:val="none" w:sz="0" w:space="0" w:color="auto"/>
                <w:left w:val="none" w:sz="0" w:space="0" w:color="auto"/>
                <w:bottom w:val="none" w:sz="0" w:space="0" w:color="auto"/>
                <w:right w:val="none" w:sz="0" w:space="0" w:color="auto"/>
              </w:divBdr>
            </w:div>
            <w:div w:id="2005888732">
              <w:marLeft w:val="0"/>
              <w:marRight w:val="0"/>
              <w:marTop w:val="0"/>
              <w:marBottom w:val="0"/>
              <w:divBdr>
                <w:top w:val="none" w:sz="0" w:space="0" w:color="auto"/>
                <w:left w:val="none" w:sz="0" w:space="0" w:color="auto"/>
                <w:bottom w:val="none" w:sz="0" w:space="0" w:color="auto"/>
                <w:right w:val="none" w:sz="0" w:space="0" w:color="auto"/>
              </w:divBdr>
            </w:div>
            <w:div w:id="2008751176">
              <w:marLeft w:val="0"/>
              <w:marRight w:val="0"/>
              <w:marTop w:val="0"/>
              <w:marBottom w:val="0"/>
              <w:divBdr>
                <w:top w:val="none" w:sz="0" w:space="0" w:color="auto"/>
                <w:left w:val="none" w:sz="0" w:space="0" w:color="auto"/>
                <w:bottom w:val="none" w:sz="0" w:space="0" w:color="auto"/>
                <w:right w:val="none" w:sz="0" w:space="0" w:color="auto"/>
              </w:divBdr>
            </w:div>
            <w:div w:id="2008943139">
              <w:marLeft w:val="0"/>
              <w:marRight w:val="0"/>
              <w:marTop w:val="0"/>
              <w:marBottom w:val="0"/>
              <w:divBdr>
                <w:top w:val="none" w:sz="0" w:space="0" w:color="auto"/>
                <w:left w:val="none" w:sz="0" w:space="0" w:color="auto"/>
                <w:bottom w:val="none" w:sz="0" w:space="0" w:color="auto"/>
                <w:right w:val="none" w:sz="0" w:space="0" w:color="auto"/>
              </w:divBdr>
            </w:div>
            <w:div w:id="2011591075">
              <w:marLeft w:val="0"/>
              <w:marRight w:val="0"/>
              <w:marTop w:val="0"/>
              <w:marBottom w:val="0"/>
              <w:divBdr>
                <w:top w:val="none" w:sz="0" w:space="0" w:color="auto"/>
                <w:left w:val="none" w:sz="0" w:space="0" w:color="auto"/>
                <w:bottom w:val="none" w:sz="0" w:space="0" w:color="auto"/>
                <w:right w:val="none" w:sz="0" w:space="0" w:color="auto"/>
              </w:divBdr>
            </w:div>
            <w:div w:id="2011640250">
              <w:marLeft w:val="0"/>
              <w:marRight w:val="0"/>
              <w:marTop w:val="0"/>
              <w:marBottom w:val="0"/>
              <w:divBdr>
                <w:top w:val="none" w:sz="0" w:space="0" w:color="auto"/>
                <w:left w:val="none" w:sz="0" w:space="0" w:color="auto"/>
                <w:bottom w:val="none" w:sz="0" w:space="0" w:color="auto"/>
                <w:right w:val="none" w:sz="0" w:space="0" w:color="auto"/>
              </w:divBdr>
            </w:div>
            <w:div w:id="2015111172">
              <w:marLeft w:val="0"/>
              <w:marRight w:val="0"/>
              <w:marTop w:val="0"/>
              <w:marBottom w:val="0"/>
              <w:divBdr>
                <w:top w:val="none" w:sz="0" w:space="0" w:color="auto"/>
                <w:left w:val="none" w:sz="0" w:space="0" w:color="auto"/>
                <w:bottom w:val="none" w:sz="0" w:space="0" w:color="auto"/>
                <w:right w:val="none" w:sz="0" w:space="0" w:color="auto"/>
              </w:divBdr>
            </w:div>
            <w:div w:id="2015759046">
              <w:marLeft w:val="0"/>
              <w:marRight w:val="0"/>
              <w:marTop w:val="0"/>
              <w:marBottom w:val="0"/>
              <w:divBdr>
                <w:top w:val="none" w:sz="0" w:space="0" w:color="auto"/>
                <w:left w:val="none" w:sz="0" w:space="0" w:color="auto"/>
                <w:bottom w:val="none" w:sz="0" w:space="0" w:color="auto"/>
                <w:right w:val="none" w:sz="0" w:space="0" w:color="auto"/>
              </w:divBdr>
            </w:div>
            <w:div w:id="2018455757">
              <w:marLeft w:val="0"/>
              <w:marRight w:val="0"/>
              <w:marTop w:val="0"/>
              <w:marBottom w:val="0"/>
              <w:divBdr>
                <w:top w:val="none" w:sz="0" w:space="0" w:color="auto"/>
                <w:left w:val="none" w:sz="0" w:space="0" w:color="auto"/>
                <w:bottom w:val="none" w:sz="0" w:space="0" w:color="auto"/>
                <w:right w:val="none" w:sz="0" w:space="0" w:color="auto"/>
              </w:divBdr>
            </w:div>
            <w:div w:id="2018922103">
              <w:marLeft w:val="0"/>
              <w:marRight w:val="0"/>
              <w:marTop w:val="0"/>
              <w:marBottom w:val="0"/>
              <w:divBdr>
                <w:top w:val="none" w:sz="0" w:space="0" w:color="auto"/>
                <w:left w:val="none" w:sz="0" w:space="0" w:color="auto"/>
                <w:bottom w:val="none" w:sz="0" w:space="0" w:color="auto"/>
                <w:right w:val="none" w:sz="0" w:space="0" w:color="auto"/>
              </w:divBdr>
            </w:div>
            <w:div w:id="2019380356">
              <w:marLeft w:val="0"/>
              <w:marRight w:val="0"/>
              <w:marTop w:val="0"/>
              <w:marBottom w:val="0"/>
              <w:divBdr>
                <w:top w:val="none" w:sz="0" w:space="0" w:color="auto"/>
                <w:left w:val="none" w:sz="0" w:space="0" w:color="auto"/>
                <w:bottom w:val="none" w:sz="0" w:space="0" w:color="auto"/>
                <w:right w:val="none" w:sz="0" w:space="0" w:color="auto"/>
              </w:divBdr>
            </w:div>
            <w:div w:id="2020351050">
              <w:marLeft w:val="0"/>
              <w:marRight w:val="0"/>
              <w:marTop w:val="0"/>
              <w:marBottom w:val="0"/>
              <w:divBdr>
                <w:top w:val="none" w:sz="0" w:space="0" w:color="auto"/>
                <w:left w:val="none" w:sz="0" w:space="0" w:color="auto"/>
                <w:bottom w:val="none" w:sz="0" w:space="0" w:color="auto"/>
                <w:right w:val="none" w:sz="0" w:space="0" w:color="auto"/>
              </w:divBdr>
            </w:div>
            <w:div w:id="2021199224">
              <w:marLeft w:val="0"/>
              <w:marRight w:val="0"/>
              <w:marTop w:val="0"/>
              <w:marBottom w:val="0"/>
              <w:divBdr>
                <w:top w:val="none" w:sz="0" w:space="0" w:color="auto"/>
                <w:left w:val="none" w:sz="0" w:space="0" w:color="auto"/>
                <w:bottom w:val="none" w:sz="0" w:space="0" w:color="auto"/>
                <w:right w:val="none" w:sz="0" w:space="0" w:color="auto"/>
              </w:divBdr>
            </w:div>
            <w:div w:id="2021272433">
              <w:marLeft w:val="0"/>
              <w:marRight w:val="0"/>
              <w:marTop w:val="0"/>
              <w:marBottom w:val="0"/>
              <w:divBdr>
                <w:top w:val="none" w:sz="0" w:space="0" w:color="auto"/>
                <w:left w:val="none" w:sz="0" w:space="0" w:color="auto"/>
                <w:bottom w:val="none" w:sz="0" w:space="0" w:color="auto"/>
                <w:right w:val="none" w:sz="0" w:space="0" w:color="auto"/>
              </w:divBdr>
            </w:div>
            <w:div w:id="2023119866">
              <w:marLeft w:val="0"/>
              <w:marRight w:val="0"/>
              <w:marTop w:val="0"/>
              <w:marBottom w:val="0"/>
              <w:divBdr>
                <w:top w:val="none" w:sz="0" w:space="0" w:color="auto"/>
                <w:left w:val="none" w:sz="0" w:space="0" w:color="auto"/>
                <w:bottom w:val="none" w:sz="0" w:space="0" w:color="auto"/>
                <w:right w:val="none" w:sz="0" w:space="0" w:color="auto"/>
              </w:divBdr>
            </w:div>
            <w:div w:id="2024086706">
              <w:marLeft w:val="0"/>
              <w:marRight w:val="0"/>
              <w:marTop w:val="0"/>
              <w:marBottom w:val="0"/>
              <w:divBdr>
                <w:top w:val="none" w:sz="0" w:space="0" w:color="auto"/>
                <w:left w:val="none" w:sz="0" w:space="0" w:color="auto"/>
                <w:bottom w:val="none" w:sz="0" w:space="0" w:color="auto"/>
                <w:right w:val="none" w:sz="0" w:space="0" w:color="auto"/>
              </w:divBdr>
            </w:div>
            <w:div w:id="2024436764">
              <w:marLeft w:val="0"/>
              <w:marRight w:val="0"/>
              <w:marTop w:val="0"/>
              <w:marBottom w:val="0"/>
              <w:divBdr>
                <w:top w:val="none" w:sz="0" w:space="0" w:color="auto"/>
                <w:left w:val="none" w:sz="0" w:space="0" w:color="auto"/>
                <w:bottom w:val="none" w:sz="0" w:space="0" w:color="auto"/>
                <w:right w:val="none" w:sz="0" w:space="0" w:color="auto"/>
              </w:divBdr>
            </w:div>
            <w:div w:id="2024746911">
              <w:marLeft w:val="0"/>
              <w:marRight w:val="0"/>
              <w:marTop w:val="0"/>
              <w:marBottom w:val="0"/>
              <w:divBdr>
                <w:top w:val="none" w:sz="0" w:space="0" w:color="auto"/>
                <w:left w:val="none" w:sz="0" w:space="0" w:color="auto"/>
                <w:bottom w:val="none" w:sz="0" w:space="0" w:color="auto"/>
                <w:right w:val="none" w:sz="0" w:space="0" w:color="auto"/>
              </w:divBdr>
            </w:div>
            <w:div w:id="2026667656">
              <w:marLeft w:val="0"/>
              <w:marRight w:val="0"/>
              <w:marTop w:val="0"/>
              <w:marBottom w:val="0"/>
              <w:divBdr>
                <w:top w:val="none" w:sz="0" w:space="0" w:color="auto"/>
                <w:left w:val="none" w:sz="0" w:space="0" w:color="auto"/>
                <w:bottom w:val="none" w:sz="0" w:space="0" w:color="auto"/>
                <w:right w:val="none" w:sz="0" w:space="0" w:color="auto"/>
              </w:divBdr>
            </w:div>
            <w:div w:id="2028021256">
              <w:marLeft w:val="0"/>
              <w:marRight w:val="0"/>
              <w:marTop w:val="0"/>
              <w:marBottom w:val="0"/>
              <w:divBdr>
                <w:top w:val="none" w:sz="0" w:space="0" w:color="auto"/>
                <w:left w:val="none" w:sz="0" w:space="0" w:color="auto"/>
                <w:bottom w:val="none" w:sz="0" w:space="0" w:color="auto"/>
                <w:right w:val="none" w:sz="0" w:space="0" w:color="auto"/>
              </w:divBdr>
            </w:div>
            <w:div w:id="2028750214">
              <w:marLeft w:val="0"/>
              <w:marRight w:val="0"/>
              <w:marTop w:val="0"/>
              <w:marBottom w:val="0"/>
              <w:divBdr>
                <w:top w:val="none" w:sz="0" w:space="0" w:color="auto"/>
                <w:left w:val="none" w:sz="0" w:space="0" w:color="auto"/>
                <w:bottom w:val="none" w:sz="0" w:space="0" w:color="auto"/>
                <w:right w:val="none" w:sz="0" w:space="0" w:color="auto"/>
              </w:divBdr>
            </w:div>
            <w:div w:id="2029526833">
              <w:marLeft w:val="0"/>
              <w:marRight w:val="0"/>
              <w:marTop w:val="0"/>
              <w:marBottom w:val="0"/>
              <w:divBdr>
                <w:top w:val="none" w:sz="0" w:space="0" w:color="auto"/>
                <w:left w:val="none" w:sz="0" w:space="0" w:color="auto"/>
                <w:bottom w:val="none" w:sz="0" w:space="0" w:color="auto"/>
                <w:right w:val="none" w:sz="0" w:space="0" w:color="auto"/>
              </w:divBdr>
            </w:div>
            <w:div w:id="2032946558">
              <w:marLeft w:val="0"/>
              <w:marRight w:val="0"/>
              <w:marTop w:val="0"/>
              <w:marBottom w:val="0"/>
              <w:divBdr>
                <w:top w:val="none" w:sz="0" w:space="0" w:color="auto"/>
                <w:left w:val="none" w:sz="0" w:space="0" w:color="auto"/>
                <w:bottom w:val="none" w:sz="0" w:space="0" w:color="auto"/>
                <w:right w:val="none" w:sz="0" w:space="0" w:color="auto"/>
              </w:divBdr>
            </w:div>
            <w:div w:id="2032951106">
              <w:marLeft w:val="0"/>
              <w:marRight w:val="0"/>
              <w:marTop w:val="0"/>
              <w:marBottom w:val="0"/>
              <w:divBdr>
                <w:top w:val="none" w:sz="0" w:space="0" w:color="auto"/>
                <w:left w:val="none" w:sz="0" w:space="0" w:color="auto"/>
                <w:bottom w:val="none" w:sz="0" w:space="0" w:color="auto"/>
                <w:right w:val="none" w:sz="0" w:space="0" w:color="auto"/>
              </w:divBdr>
            </w:div>
            <w:div w:id="2035501143">
              <w:marLeft w:val="0"/>
              <w:marRight w:val="0"/>
              <w:marTop w:val="0"/>
              <w:marBottom w:val="0"/>
              <w:divBdr>
                <w:top w:val="none" w:sz="0" w:space="0" w:color="auto"/>
                <w:left w:val="none" w:sz="0" w:space="0" w:color="auto"/>
                <w:bottom w:val="none" w:sz="0" w:space="0" w:color="auto"/>
                <w:right w:val="none" w:sz="0" w:space="0" w:color="auto"/>
              </w:divBdr>
            </w:div>
            <w:div w:id="2035838808">
              <w:marLeft w:val="0"/>
              <w:marRight w:val="0"/>
              <w:marTop w:val="0"/>
              <w:marBottom w:val="0"/>
              <w:divBdr>
                <w:top w:val="none" w:sz="0" w:space="0" w:color="auto"/>
                <w:left w:val="none" w:sz="0" w:space="0" w:color="auto"/>
                <w:bottom w:val="none" w:sz="0" w:space="0" w:color="auto"/>
                <w:right w:val="none" w:sz="0" w:space="0" w:color="auto"/>
              </w:divBdr>
            </w:div>
            <w:div w:id="2038266712">
              <w:marLeft w:val="0"/>
              <w:marRight w:val="0"/>
              <w:marTop w:val="0"/>
              <w:marBottom w:val="0"/>
              <w:divBdr>
                <w:top w:val="none" w:sz="0" w:space="0" w:color="auto"/>
                <w:left w:val="none" w:sz="0" w:space="0" w:color="auto"/>
                <w:bottom w:val="none" w:sz="0" w:space="0" w:color="auto"/>
                <w:right w:val="none" w:sz="0" w:space="0" w:color="auto"/>
              </w:divBdr>
            </w:div>
            <w:div w:id="2038308225">
              <w:marLeft w:val="0"/>
              <w:marRight w:val="0"/>
              <w:marTop w:val="0"/>
              <w:marBottom w:val="0"/>
              <w:divBdr>
                <w:top w:val="none" w:sz="0" w:space="0" w:color="auto"/>
                <w:left w:val="none" w:sz="0" w:space="0" w:color="auto"/>
                <w:bottom w:val="none" w:sz="0" w:space="0" w:color="auto"/>
                <w:right w:val="none" w:sz="0" w:space="0" w:color="auto"/>
              </w:divBdr>
            </w:div>
            <w:div w:id="2039742861">
              <w:marLeft w:val="0"/>
              <w:marRight w:val="0"/>
              <w:marTop w:val="0"/>
              <w:marBottom w:val="0"/>
              <w:divBdr>
                <w:top w:val="none" w:sz="0" w:space="0" w:color="auto"/>
                <w:left w:val="none" w:sz="0" w:space="0" w:color="auto"/>
                <w:bottom w:val="none" w:sz="0" w:space="0" w:color="auto"/>
                <w:right w:val="none" w:sz="0" w:space="0" w:color="auto"/>
              </w:divBdr>
            </w:div>
            <w:div w:id="2039814128">
              <w:marLeft w:val="0"/>
              <w:marRight w:val="0"/>
              <w:marTop w:val="0"/>
              <w:marBottom w:val="0"/>
              <w:divBdr>
                <w:top w:val="none" w:sz="0" w:space="0" w:color="auto"/>
                <w:left w:val="none" w:sz="0" w:space="0" w:color="auto"/>
                <w:bottom w:val="none" w:sz="0" w:space="0" w:color="auto"/>
                <w:right w:val="none" w:sz="0" w:space="0" w:color="auto"/>
              </w:divBdr>
            </w:div>
            <w:div w:id="2041202328">
              <w:marLeft w:val="0"/>
              <w:marRight w:val="0"/>
              <w:marTop w:val="0"/>
              <w:marBottom w:val="0"/>
              <w:divBdr>
                <w:top w:val="none" w:sz="0" w:space="0" w:color="auto"/>
                <w:left w:val="none" w:sz="0" w:space="0" w:color="auto"/>
                <w:bottom w:val="none" w:sz="0" w:space="0" w:color="auto"/>
                <w:right w:val="none" w:sz="0" w:space="0" w:color="auto"/>
              </w:divBdr>
            </w:div>
            <w:div w:id="2043823902">
              <w:marLeft w:val="0"/>
              <w:marRight w:val="0"/>
              <w:marTop w:val="0"/>
              <w:marBottom w:val="0"/>
              <w:divBdr>
                <w:top w:val="none" w:sz="0" w:space="0" w:color="auto"/>
                <w:left w:val="none" w:sz="0" w:space="0" w:color="auto"/>
                <w:bottom w:val="none" w:sz="0" w:space="0" w:color="auto"/>
                <w:right w:val="none" w:sz="0" w:space="0" w:color="auto"/>
              </w:divBdr>
            </w:div>
            <w:div w:id="2043895991">
              <w:marLeft w:val="0"/>
              <w:marRight w:val="0"/>
              <w:marTop w:val="0"/>
              <w:marBottom w:val="0"/>
              <w:divBdr>
                <w:top w:val="none" w:sz="0" w:space="0" w:color="auto"/>
                <w:left w:val="none" w:sz="0" w:space="0" w:color="auto"/>
                <w:bottom w:val="none" w:sz="0" w:space="0" w:color="auto"/>
                <w:right w:val="none" w:sz="0" w:space="0" w:color="auto"/>
              </w:divBdr>
            </w:div>
            <w:div w:id="2046640764">
              <w:marLeft w:val="0"/>
              <w:marRight w:val="0"/>
              <w:marTop w:val="0"/>
              <w:marBottom w:val="0"/>
              <w:divBdr>
                <w:top w:val="none" w:sz="0" w:space="0" w:color="auto"/>
                <w:left w:val="none" w:sz="0" w:space="0" w:color="auto"/>
                <w:bottom w:val="none" w:sz="0" w:space="0" w:color="auto"/>
                <w:right w:val="none" w:sz="0" w:space="0" w:color="auto"/>
              </w:divBdr>
            </w:div>
            <w:div w:id="2047098088">
              <w:marLeft w:val="0"/>
              <w:marRight w:val="0"/>
              <w:marTop w:val="0"/>
              <w:marBottom w:val="0"/>
              <w:divBdr>
                <w:top w:val="none" w:sz="0" w:space="0" w:color="auto"/>
                <w:left w:val="none" w:sz="0" w:space="0" w:color="auto"/>
                <w:bottom w:val="none" w:sz="0" w:space="0" w:color="auto"/>
                <w:right w:val="none" w:sz="0" w:space="0" w:color="auto"/>
              </w:divBdr>
            </w:div>
            <w:div w:id="2048331604">
              <w:marLeft w:val="0"/>
              <w:marRight w:val="0"/>
              <w:marTop w:val="0"/>
              <w:marBottom w:val="0"/>
              <w:divBdr>
                <w:top w:val="none" w:sz="0" w:space="0" w:color="auto"/>
                <w:left w:val="none" w:sz="0" w:space="0" w:color="auto"/>
                <w:bottom w:val="none" w:sz="0" w:space="0" w:color="auto"/>
                <w:right w:val="none" w:sz="0" w:space="0" w:color="auto"/>
              </w:divBdr>
            </w:div>
            <w:div w:id="2049648978">
              <w:marLeft w:val="0"/>
              <w:marRight w:val="0"/>
              <w:marTop w:val="0"/>
              <w:marBottom w:val="0"/>
              <w:divBdr>
                <w:top w:val="none" w:sz="0" w:space="0" w:color="auto"/>
                <w:left w:val="none" w:sz="0" w:space="0" w:color="auto"/>
                <w:bottom w:val="none" w:sz="0" w:space="0" w:color="auto"/>
                <w:right w:val="none" w:sz="0" w:space="0" w:color="auto"/>
              </w:divBdr>
            </w:div>
            <w:div w:id="2050955792">
              <w:marLeft w:val="0"/>
              <w:marRight w:val="0"/>
              <w:marTop w:val="0"/>
              <w:marBottom w:val="0"/>
              <w:divBdr>
                <w:top w:val="none" w:sz="0" w:space="0" w:color="auto"/>
                <w:left w:val="none" w:sz="0" w:space="0" w:color="auto"/>
                <w:bottom w:val="none" w:sz="0" w:space="0" w:color="auto"/>
                <w:right w:val="none" w:sz="0" w:space="0" w:color="auto"/>
              </w:divBdr>
            </w:div>
            <w:div w:id="2052679775">
              <w:marLeft w:val="0"/>
              <w:marRight w:val="0"/>
              <w:marTop w:val="0"/>
              <w:marBottom w:val="0"/>
              <w:divBdr>
                <w:top w:val="none" w:sz="0" w:space="0" w:color="auto"/>
                <w:left w:val="none" w:sz="0" w:space="0" w:color="auto"/>
                <w:bottom w:val="none" w:sz="0" w:space="0" w:color="auto"/>
                <w:right w:val="none" w:sz="0" w:space="0" w:color="auto"/>
              </w:divBdr>
            </w:div>
            <w:div w:id="2054228139">
              <w:marLeft w:val="0"/>
              <w:marRight w:val="0"/>
              <w:marTop w:val="0"/>
              <w:marBottom w:val="0"/>
              <w:divBdr>
                <w:top w:val="none" w:sz="0" w:space="0" w:color="auto"/>
                <w:left w:val="none" w:sz="0" w:space="0" w:color="auto"/>
                <w:bottom w:val="none" w:sz="0" w:space="0" w:color="auto"/>
                <w:right w:val="none" w:sz="0" w:space="0" w:color="auto"/>
              </w:divBdr>
            </w:div>
            <w:div w:id="2054691933">
              <w:marLeft w:val="0"/>
              <w:marRight w:val="0"/>
              <w:marTop w:val="0"/>
              <w:marBottom w:val="0"/>
              <w:divBdr>
                <w:top w:val="none" w:sz="0" w:space="0" w:color="auto"/>
                <w:left w:val="none" w:sz="0" w:space="0" w:color="auto"/>
                <w:bottom w:val="none" w:sz="0" w:space="0" w:color="auto"/>
                <w:right w:val="none" w:sz="0" w:space="0" w:color="auto"/>
              </w:divBdr>
            </w:div>
            <w:div w:id="2055503838">
              <w:marLeft w:val="0"/>
              <w:marRight w:val="0"/>
              <w:marTop w:val="0"/>
              <w:marBottom w:val="0"/>
              <w:divBdr>
                <w:top w:val="none" w:sz="0" w:space="0" w:color="auto"/>
                <w:left w:val="none" w:sz="0" w:space="0" w:color="auto"/>
                <w:bottom w:val="none" w:sz="0" w:space="0" w:color="auto"/>
                <w:right w:val="none" w:sz="0" w:space="0" w:color="auto"/>
              </w:divBdr>
            </w:div>
            <w:div w:id="2055616705">
              <w:marLeft w:val="0"/>
              <w:marRight w:val="0"/>
              <w:marTop w:val="0"/>
              <w:marBottom w:val="0"/>
              <w:divBdr>
                <w:top w:val="none" w:sz="0" w:space="0" w:color="auto"/>
                <w:left w:val="none" w:sz="0" w:space="0" w:color="auto"/>
                <w:bottom w:val="none" w:sz="0" w:space="0" w:color="auto"/>
                <w:right w:val="none" w:sz="0" w:space="0" w:color="auto"/>
              </w:divBdr>
            </w:div>
            <w:div w:id="2057393873">
              <w:marLeft w:val="0"/>
              <w:marRight w:val="0"/>
              <w:marTop w:val="0"/>
              <w:marBottom w:val="0"/>
              <w:divBdr>
                <w:top w:val="none" w:sz="0" w:space="0" w:color="auto"/>
                <w:left w:val="none" w:sz="0" w:space="0" w:color="auto"/>
                <w:bottom w:val="none" w:sz="0" w:space="0" w:color="auto"/>
                <w:right w:val="none" w:sz="0" w:space="0" w:color="auto"/>
              </w:divBdr>
            </w:div>
            <w:div w:id="2058579069">
              <w:marLeft w:val="0"/>
              <w:marRight w:val="0"/>
              <w:marTop w:val="0"/>
              <w:marBottom w:val="0"/>
              <w:divBdr>
                <w:top w:val="none" w:sz="0" w:space="0" w:color="auto"/>
                <w:left w:val="none" w:sz="0" w:space="0" w:color="auto"/>
                <w:bottom w:val="none" w:sz="0" w:space="0" w:color="auto"/>
                <w:right w:val="none" w:sz="0" w:space="0" w:color="auto"/>
              </w:divBdr>
            </w:div>
            <w:div w:id="2059165106">
              <w:marLeft w:val="0"/>
              <w:marRight w:val="0"/>
              <w:marTop w:val="0"/>
              <w:marBottom w:val="0"/>
              <w:divBdr>
                <w:top w:val="none" w:sz="0" w:space="0" w:color="auto"/>
                <w:left w:val="none" w:sz="0" w:space="0" w:color="auto"/>
                <w:bottom w:val="none" w:sz="0" w:space="0" w:color="auto"/>
                <w:right w:val="none" w:sz="0" w:space="0" w:color="auto"/>
              </w:divBdr>
            </w:div>
            <w:div w:id="2060854762">
              <w:marLeft w:val="0"/>
              <w:marRight w:val="0"/>
              <w:marTop w:val="0"/>
              <w:marBottom w:val="0"/>
              <w:divBdr>
                <w:top w:val="none" w:sz="0" w:space="0" w:color="auto"/>
                <w:left w:val="none" w:sz="0" w:space="0" w:color="auto"/>
                <w:bottom w:val="none" w:sz="0" w:space="0" w:color="auto"/>
                <w:right w:val="none" w:sz="0" w:space="0" w:color="auto"/>
              </w:divBdr>
            </w:div>
            <w:div w:id="2063943630">
              <w:marLeft w:val="0"/>
              <w:marRight w:val="0"/>
              <w:marTop w:val="0"/>
              <w:marBottom w:val="0"/>
              <w:divBdr>
                <w:top w:val="none" w:sz="0" w:space="0" w:color="auto"/>
                <w:left w:val="none" w:sz="0" w:space="0" w:color="auto"/>
                <w:bottom w:val="none" w:sz="0" w:space="0" w:color="auto"/>
                <w:right w:val="none" w:sz="0" w:space="0" w:color="auto"/>
              </w:divBdr>
            </w:div>
            <w:div w:id="2067486250">
              <w:marLeft w:val="0"/>
              <w:marRight w:val="0"/>
              <w:marTop w:val="0"/>
              <w:marBottom w:val="0"/>
              <w:divBdr>
                <w:top w:val="none" w:sz="0" w:space="0" w:color="auto"/>
                <w:left w:val="none" w:sz="0" w:space="0" w:color="auto"/>
                <w:bottom w:val="none" w:sz="0" w:space="0" w:color="auto"/>
                <w:right w:val="none" w:sz="0" w:space="0" w:color="auto"/>
              </w:divBdr>
            </w:div>
            <w:div w:id="2067602311">
              <w:marLeft w:val="0"/>
              <w:marRight w:val="0"/>
              <w:marTop w:val="360"/>
              <w:marBottom w:val="0"/>
              <w:divBdr>
                <w:top w:val="single" w:sz="6" w:space="0" w:color="auto"/>
                <w:left w:val="single" w:sz="6" w:space="0" w:color="auto"/>
                <w:bottom w:val="single" w:sz="6" w:space="0" w:color="auto"/>
                <w:right w:val="single" w:sz="6" w:space="0" w:color="auto"/>
              </w:divBdr>
            </w:div>
            <w:div w:id="2073651749">
              <w:marLeft w:val="0"/>
              <w:marRight w:val="0"/>
              <w:marTop w:val="0"/>
              <w:marBottom w:val="0"/>
              <w:divBdr>
                <w:top w:val="none" w:sz="0" w:space="0" w:color="auto"/>
                <w:left w:val="none" w:sz="0" w:space="0" w:color="auto"/>
                <w:bottom w:val="none" w:sz="0" w:space="0" w:color="auto"/>
                <w:right w:val="none" w:sz="0" w:space="0" w:color="auto"/>
              </w:divBdr>
            </w:div>
            <w:div w:id="2073772196">
              <w:marLeft w:val="0"/>
              <w:marRight w:val="0"/>
              <w:marTop w:val="0"/>
              <w:marBottom w:val="0"/>
              <w:divBdr>
                <w:top w:val="none" w:sz="0" w:space="0" w:color="auto"/>
                <w:left w:val="none" w:sz="0" w:space="0" w:color="auto"/>
                <w:bottom w:val="none" w:sz="0" w:space="0" w:color="auto"/>
                <w:right w:val="none" w:sz="0" w:space="0" w:color="auto"/>
              </w:divBdr>
            </w:div>
            <w:div w:id="2074229274">
              <w:marLeft w:val="0"/>
              <w:marRight w:val="0"/>
              <w:marTop w:val="0"/>
              <w:marBottom w:val="0"/>
              <w:divBdr>
                <w:top w:val="none" w:sz="0" w:space="0" w:color="auto"/>
                <w:left w:val="none" w:sz="0" w:space="0" w:color="auto"/>
                <w:bottom w:val="none" w:sz="0" w:space="0" w:color="auto"/>
                <w:right w:val="none" w:sz="0" w:space="0" w:color="auto"/>
              </w:divBdr>
            </w:div>
            <w:div w:id="2075080266">
              <w:marLeft w:val="0"/>
              <w:marRight w:val="0"/>
              <w:marTop w:val="0"/>
              <w:marBottom w:val="0"/>
              <w:divBdr>
                <w:top w:val="none" w:sz="0" w:space="0" w:color="auto"/>
                <w:left w:val="none" w:sz="0" w:space="0" w:color="auto"/>
                <w:bottom w:val="none" w:sz="0" w:space="0" w:color="auto"/>
                <w:right w:val="none" w:sz="0" w:space="0" w:color="auto"/>
              </w:divBdr>
            </w:div>
            <w:div w:id="2076656644">
              <w:marLeft w:val="0"/>
              <w:marRight w:val="0"/>
              <w:marTop w:val="0"/>
              <w:marBottom w:val="0"/>
              <w:divBdr>
                <w:top w:val="none" w:sz="0" w:space="0" w:color="auto"/>
                <w:left w:val="none" w:sz="0" w:space="0" w:color="auto"/>
                <w:bottom w:val="none" w:sz="0" w:space="0" w:color="auto"/>
                <w:right w:val="none" w:sz="0" w:space="0" w:color="auto"/>
              </w:divBdr>
            </w:div>
            <w:div w:id="2079014690">
              <w:marLeft w:val="0"/>
              <w:marRight w:val="0"/>
              <w:marTop w:val="0"/>
              <w:marBottom w:val="0"/>
              <w:divBdr>
                <w:top w:val="none" w:sz="0" w:space="0" w:color="auto"/>
                <w:left w:val="none" w:sz="0" w:space="0" w:color="auto"/>
                <w:bottom w:val="none" w:sz="0" w:space="0" w:color="auto"/>
                <w:right w:val="none" w:sz="0" w:space="0" w:color="auto"/>
              </w:divBdr>
            </w:div>
            <w:div w:id="2079472627">
              <w:marLeft w:val="0"/>
              <w:marRight w:val="0"/>
              <w:marTop w:val="0"/>
              <w:marBottom w:val="0"/>
              <w:divBdr>
                <w:top w:val="none" w:sz="0" w:space="0" w:color="auto"/>
                <w:left w:val="none" w:sz="0" w:space="0" w:color="auto"/>
                <w:bottom w:val="none" w:sz="0" w:space="0" w:color="auto"/>
                <w:right w:val="none" w:sz="0" w:space="0" w:color="auto"/>
              </w:divBdr>
            </w:div>
            <w:div w:id="2080399594">
              <w:marLeft w:val="0"/>
              <w:marRight w:val="0"/>
              <w:marTop w:val="0"/>
              <w:marBottom w:val="0"/>
              <w:divBdr>
                <w:top w:val="none" w:sz="0" w:space="0" w:color="auto"/>
                <w:left w:val="none" w:sz="0" w:space="0" w:color="auto"/>
                <w:bottom w:val="none" w:sz="0" w:space="0" w:color="auto"/>
                <w:right w:val="none" w:sz="0" w:space="0" w:color="auto"/>
              </w:divBdr>
            </w:div>
            <w:div w:id="2091660324">
              <w:marLeft w:val="0"/>
              <w:marRight w:val="0"/>
              <w:marTop w:val="0"/>
              <w:marBottom w:val="0"/>
              <w:divBdr>
                <w:top w:val="none" w:sz="0" w:space="0" w:color="auto"/>
                <w:left w:val="none" w:sz="0" w:space="0" w:color="auto"/>
                <w:bottom w:val="none" w:sz="0" w:space="0" w:color="auto"/>
                <w:right w:val="none" w:sz="0" w:space="0" w:color="auto"/>
              </w:divBdr>
            </w:div>
            <w:div w:id="2092047241">
              <w:marLeft w:val="0"/>
              <w:marRight w:val="0"/>
              <w:marTop w:val="0"/>
              <w:marBottom w:val="0"/>
              <w:divBdr>
                <w:top w:val="none" w:sz="0" w:space="0" w:color="auto"/>
                <w:left w:val="none" w:sz="0" w:space="0" w:color="auto"/>
                <w:bottom w:val="none" w:sz="0" w:space="0" w:color="auto"/>
                <w:right w:val="none" w:sz="0" w:space="0" w:color="auto"/>
              </w:divBdr>
            </w:div>
            <w:div w:id="2094010049">
              <w:marLeft w:val="0"/>
              <w:marRight w:val="0"/>
              <w:marTop w:val="0"/>
              <w:marBottom w:val="0"/>
              <w:divBdr>
                <w:top w:val="none" w:sz="0" w:space="0" w:color="auto"/>
                <w:left w:val="none" w:sz="0" w:space="0" w:color="auto"/>
                <w:bottom w:val="none" w:sz="0" w:space="0" w:color="auto"/>
                <w:right w:val="none" w:sz="0" w:space="0" w:color="auto"/>
              </w:divBdr>
            </w:div>
            <w:div w:id="2095666746">
              <w:marLeft w:val="0"/>
              <w:marRight w:val="0"/>
              <w:marTop w:val="0"/>
              <w:marBottom w:val="0"/>
              <w:divBdr>
                <w:top w:val="none" w:sz="0" w:space="0" w:color="auto"/>
                <w:left w:val="none" w:sz="0" w:space="0" w:color="auto"/>
                <w:bottom w:val="none" w:sz="0" w:space="0" w:color="auto"/>
                <w:right w:val="none" w:sz="0" w:space="0" w:color="auto"/>
              </w:divBdr>
            </w:div>
            <w:div w:id="2096784507">
              <w:marLeft w:val="0"/>
              <w:marRight w:val="0"/>
              <w:marTop w:val="0"/>
              <w:marBottom w:val="0"/>
              <w:divBdr>
                <w:top w:val="none" w:sz="0" w:space="0" w:color="auto"/>
                <w:left w:val="none" w:sz="0" w:space="0" w:color="auto"/>
                <w:bottom w:val="none" w:sz="0" w:space="0" w:color="auto"/>
                <w:right w:val="none" w:sz="0" w:space="0" w:color="auto"/>
              </w:divBdr>
            </w:div>
            <w:div w:id="2097286459">
              <w:marLeft w:val="0"/>
              <w:marRight w:val="0"/>
              <w:marTop w:val="0"/>
              <w:marBottom w:val="0"/>
              <w:divBdr>
                <w:top w:val="none" w:sz="0" w:space="0" w:color="auto"/>
                <w:left w:val="none" w:sz="0" w:space="0" w:color="auto"/>
                <w:bottom w:val="none" w:sz="0" w:space="0" w:color="auto"/>
                <w:right w:val="none" w:sz="0" w:space="0" w:color="auto"/>
              </w:divBdr>
            </w:div>
            <w:div w:id="2097315365">
              <w:marLeft w:val="0"/>
              <w:marRight w:val="0"/>
              <w:marTop w:val="0"/>
              <w:marBottom w:val="0"/>
              <w:divBdr>
                <w:top w:val="none" w:sz="0" w:space="0" w:color="auto"/>
                <w:left w:val="none" w:sz="0" w:space="0" w:color="auto"/>
                <w:bottom w:val="none" w:sz="0" w:space="0" w:color="auto"/>
                <w:right w:val="none" w:sz="0" w:space="0" w:color="auto"/>
              </w:divBdr>
            </w:div>
            <w:div w:id="2097943163">
              <w:marLeft w:val="0"/>
              <w:marRight w:val="0"/>
              <w:marTop w:val="0"/>
              <w:marBottom w:val="0"/>
              <w:divBdr>
                <w:top w:val="none" w:sz="0" w:space="0" w:color="auto"/>
                <w:left w:val="none" w:sz="0" w:space="0" w:color="auto"/>
                <w:bottom w:val="none" w:sz="0" w:space="0" w:color="auto"/>
                <w:right w:val="none" w:sz="0" w:space="0" w:color="auto"/>
              </w:divBdr>
            </w:div>
            <w:div w:id="2098020254">
              <w:marLeft w:val="0"/>
              <w:marRight w:val="0"/>
              <w:marTop w:val="0"/>
              <w:marBottom w:val="0"/>
              <w:divBdr>
                <w:top w:val="none" w:sz="0" w:space="0" w:color="auto"/>
                <w:left w:val="none" w:sz="0" w:space="0" w:color="auto"/>
                <w:bottom w:val="none" w:sz="0" w:space="0" w:color="auto"/>
                <w:right w:val="none" w:sz="0" w:space="0" w:color="auto"/>
              </w:divBdr>
            </w:div>
            <w:div w:id="2098480863">
              <w:marLeft w:val="0"/>
              <w:marRight w:val="0"/>
              <w:marTop w:val="0"/>
              <w:marBottom w:val="0"/>
              <w:divBdr>
                <w:top w:val="none" w:sz="0" w:space="0" w:color="auto"/>
                <w:left w:val="none" w:sz="0" w:space="0" w:color="auto"/>
                <w:bottom w:val="none" w:sz="0" w:space="0" w:color="auto"/>
                <w:right w:val="none" w:sz="0" w:space="0" w:color="auto"/>
              </w:divBdr>
            </w:div>
            <w:div w:id="2098868175">
              <w:marLeft w:val="0"/>
              <w:marRight w:val="0"/>
              <w:marTop w:val="0"/>
              <w:marBottom w:val="0"/>
              <w:divBdr>
                <w:top w:val="none" w:sz="0" w:space="0" w:color="auto"/>
                <w:left w:val="none" w:sz="0" w:space="0" w:color="auto"/>
                <w:bottom w:val="none" w:sz="0" w:space="0" w:color="auto"/>
                <w:right w:val="none" w:sz="0" w:space="0" w:color="auto"/>
              </w:divBdr>
            </w:div>
            <w:div w:id="2100179289">
              <w:marLeft w:val="0"/>
              <w:marRight w:val="0"/>
              <w:marTop w:val="0"/>
              <w:marBottom w:val="0"/>
              <w:divBdr>
                <w:top w:val="none" w:sz="0" w:space="0" w:color="auto"/>
                <w:left w:val="none" w:sz="0" w:space="0" w:color="auto"/>
                <w:bottom w:val="none" w:sz="0" w:space="0" w:color="auto"/>
                <w:right w:val="none" w:sz="0" w:space="0" w:color="auto"/>
              </w:divBdr>
            </w:div>
            <w:div w:id="2100716753">
              <w:marLeft w:val="0"/>
              <w:marRight w:val="0"/>
              <w:marTop w:val="0"/>
              <w:marBottom w:val="0"/>
              <w:divBdr>
                <w:top w:val="none" w:sz="0" w:space="0" w:color="auto"/>
                <w:left w:val="none" w:sz="0" w:space="0" w:color="auto"/>
                <w:bottom w:val="none" w:sz="0" w:space="0" w:color="auto"/>
                <w:right w:val="none" w:sz="0" w:space="0" w:color="auto"/>
              </w:divBdr>
            </w:div>
            <w:div w:id="2103791505">
              <w:marLeft w:val="0"/>
              <w:marRight w:val="0"/>
              <w:marTop w:val="0"/>
              <w:marBottom w:val="0"/>
              <w:divBdr>
                <w:top w:val="none" w:sz="0" w:space="0" w:color="auto"/>
                <w:left w:val="none" w:sz="0" w:space="0" w:color="auto"/>
                <w:bottom w:val="none" w:sz="0" w:space="0" w:color="auto"/>
                <w:right w:val="none" w:sz="0" w:space="0" w:color="auto"/>
              </w:divBdr>
            </w:div>
            <w:div w:id="2103841818">
              <w:marLeft w:val="0"/>
              <w:marRight w:val="0"/>
              <w:marTop w:val="0"/>
              <w:marBottom w:val="0"/>
              <w:divBdr>
                <w:top w:val="none" w:sz="0" w:space="0" w:color="auto"/>
                <w:left w:val="none" w:sz="0" w:space="0" w:color="auto"/>
                <w:bottom w:val="none" w:sz="0" w:space="0" w:color="auto"/>
                <w:right w:val="none" w:sz="0" w:space="0" w:color="auto"/>
              </w:divBdr>
            </w:div>
            <w:div w:id="2105178430">
              <w:marLeft w:val="0"/>
              <w:marRight w:val="0"/>
              <w:marTop w:val="0"/>
              <w:marBottom w:val="0"/>
              <w:divBdr>
                <w:top w:val="none" w:sz="0" w:space="0" w:color="auto"/>
                <w:left w:val="none" w:sz="0" w:space="0" w:color="auto"/>
                <w:bottom w:val="none" w:sz="0" w:space="0" w:color="auto"/>
                <w:right w:val="none" w:sz="0" w:space="0" w:color="auto"/>
              </w:divBdr>
            </w:div>
            <w:div w:id="2107533178">
              <w:marLeft w:val="0"/>
              <w:marRight w:val="0"/>
              <w:marTop w:val="0"/>
              <w:marBottom w:val="0"/>
              <w:divBdr>
                <w:top w:val="none" w:sz="0" w:space="0" w:color="auto"/>
                <w:left w:val="none" w:sz="0" w:space="0" w:color="auto"/>
                <w:bottom w:val="none" w:sz="0" w:space="0" w:color="auto"/>
                <w:right w:val="none" w:sz="0" w:space="0" w:color="auto"/>
              </w:divBdr>
            </w:div>
            <w:div w:id="2110153795">
              <w:marLeft w:val="0"/>
              <w:marRight w:val="0"/>
              <w:marTop w:val="0"/>
              <w:marBottom w:val="0"/>
              <w:divBdr>
                <w:top w:val="none" w:sz="0" w:space="0" w:color="auto"/>
                <w:left w:val="none" w:sz="0" w:space="0" w:color="auto"/>
                <w:bottom w:val="none" w:sz="0" w:space="0" w:color="auto"/>
                <w:right w:val="none" w:sz="0" w:space="0" w:color="auto"/>
              </w:divBdr>
            </w:div>
            <w:div w:id="2112431927">
              <w:marLeft w:val="0"/>
              <w:marRight w:val="0"/>
              <w:marTop w:val="0"/>
              <w:marBottom w:val="0"/>
              <w:divBdr>
                <w:top w:val="none" w:sz="0" w:space="0" w:color="auto"/>
                <w:left w:val="none" w:sz="0" w:space="0" w:color="auto"/>
                <w:bottom w:val="none" w:sz="0" w:space="0" w:color="auto"/>
                <w:right w:val="none" w:sz="0" w:space="0" w:color="auto"/>
              </w:divBdr>
            </w:div>
            <w:div w:id="2115468578">
              <w:marLeft w:val="0"/>
              <w:marRight w:val="0"/>
              <w:marTop w:val="0"/>
              <w:marBottom w:val="0"/>
              <w:divBdr>
                <w:top w:val="none" w:sz="0" w:space="0" w:color="auto"/>
                <w:left w:val="none" w:sz="0" w:space="0" w:color="auto"/>
                <w:bottom w:val="none" w:sz="0" w:space="0" w:color="auto"/>
                <w:right w:val="none" w:sz="0" w:space="0" w:color="auto"/>
              </w:divBdr>
            </w:div>
            <w:div w:id="2116250537">
              <w:marLeft w:val="0"/>
              <w:marRight w:val="0"/>
              <w:marTop w:val="0"/>
              <w:marBottom w:val="0"/>
              <w:divBdr>
                <w:top w:val="none" w:sz="0" w:space="0" w:color="auto"/>
                <w:left w:val="none" w:sz="0" w:space="0" w:color="auto"/>
                <w:bottom w:val="none" w:sz="0" w:space="0" w:color="auto"/>
                <w:right w:val="none" w:sz="0" w:space="0" w:color="auto"/>
              </w:divBdr>
            </w:div>
            <w:div w:id="2117208835">
              <w:marLeft w:val="0"/>
              <w:marRight w:val="0"/>
              <w:marTop w:val="0"/>
              <w:marBottom w:val="0"/>
              <w:divBdr>
                <w:top w:val="none" w:sz="0" w:space="0" w:color="auto"/>
                <w:left w:val="none" w:sz="0" w:space="0" w:color="auto"/>
                <w:bottom w:val="none" w:sz="0" w:space="0" w:color="auto"/>
                <w:right w:val="none" w:sz="0" w:space="0" w:color="auto"/>
              </w:divBdr>
            </w:div>
            <w:div w:id="2118256989">
              <w:marLeft w:val="0"/>
              <w:marRight w:val="0"/>
              <w:marTop w:val="0"/>
              <w:marBottom w:val="0"/>
              <w:divBdr>
                <w:top w:val="none" w:sz="0" w:space="0" w:color="auto"/>
                <w:left w:val="none" w:sz="0" w:space="0" w:color="auto"/>
                <w:bottom w:val="none" w:sz="0" w:space="0" w:color="auto"/>
                <w:right w:val="none" w:sz="0" w:space="0" w:color="auto"/>
              </w:divBdr>
            </w:div>
            <w:div w:id="2118863062">
              <w:marLeft w:val="0"/>
              <w:marRight w:val="0"/>
              <w:marTop w:val="0"/>
              <w:marBottom w:val="0"/>
              <w:divBdr>
                <w:top w:val="none" w:sz="0" w:space="0" w:color="auto"/>
                <w:left w:val="none" w:sz="0" w:space="0" w:color="auto"/>
                <w:bottom w:val="none" w:sz="0" w:space="0" w:color="auto"/>
                <w:right w:val="none" w:sz="0" w:space="0" w:color="auto"/>
              </w:divBdr>
            </w:div>
            <w:div w:id="2122607841">
              <w:marLeft w:val="0"/>
              <w:marRight w:val="0"/>
              <w:marTop w:val="0"/>
              <w:marBottom w:val="0"/>
              <w:divBdr>
                <w:top w:val="none" w:sz="0" w:space="0" w:color="auto"/>
                <w:left w:val="none" w:sz="0" w:space="0" w:color="auto"/>
                <w:bottom w:val="none" w:sz="0" w:space="0" w:color="auto"/>
                <w:right w:val="none" w:sz="0" w:space="0" w:color="auto"/>
              </w:divBdr>
            </w:div>
            <w:div w:id="2123456151">
              <w:marLeft w:val="0"/>
              <w:marRight w:val="0"/>
              <w:marTop w:val="0"/>
              <w:marBottom w:val="0"/>
              <w:divBdr>
                <w:top w:val="none" w:sz="0" w:space="0" w:color="auto"/>
                <w:left w:val="none" w:sz="0" w:space="0" w:color="auto"/>
                <w:bottom w:val="none" w:sz="0" w:space="0" w:color="auto"/>
                <w:right w:val="none" w:sz="0" w:space="0" w:color="auto"/>
              </w:divBdr>
            </w:div>
            <w:div w:id="2125147951">
              <w:marLeft w:val="0"/>
              <w:marRight w:val="0"/>
              <w:marTop w:val="0"/>
              <w:marBottom w:val="0"/>
              <w:divBdr>
                <w:top w:val="none" w:sz="0" w:space="0" w:color="auto"/>
                <w:left w:val="none" w:sz="0" w:space="0" w:color="auto"/>
                <w:bottom w:val="none" w:sz="0" w:space="0" w:color="auto"/>
                <w:right w:val="none" w:sz="0" w:space="0" w:color="auto"/>
              </w:divBdr>
            </w:div>
            <w:div w:id="2126851378">
              <w:marLeft w:val="0"/>
              <w:marRight w:val="0"/>
              <w:marTop w:val="0"/>
              <w:marBottom w:val="0"/>
              <w:divBdr>
                <w:top w:val="none" w:sz="0" w:space="0" w:color="auto"/>
                <w:left w:val="none" w:sz="0" w:space="0" w:color="auto"/>
                <w:bottom w:val="none" w:sz="0" w:space="0" w:color="auto"/>
                <w:right w:val="none" w:sz="0" w:space="0" w:color="auto"/>
              </w:divBdr>
            </w:div>
            <w:div w:id="2127114090">
              <w:marLeft w:val="0"/>
              <w:marRight w:val="0"/>
              <w:marTop w:val="0"/>
              <w:marBottom w:val="0"/>
              <w:divBdr>
                <w:top w:val="none" w:sz="0" w:space="0" w:color="auto"/>
                <w:left w:val="none" w:sz="0" w:space="0" w:color="auto"/>
                <w:bottom w:val="none" w:sz="0" w:space="0" w:color="auto"/>
                <w:right w:val="none" w:sz="0" w:space="0" w:color="auto"/>
              </w:divBdr>
            </w:div>
            <w:div w:id="2128305920">
              <w:marLeft w:val="0"/>
              <w:marRight w:val="0"/>
              <w:marTop w:val="0"/>
              <w:marBottom w:val="0"/>
              <w:divBdr>
                <w:top w:val="none" w:sz="0" w:space="0" w:color="auto"/>
                <w:left w:val="none" w:sz="0" w:space="0" w:color="auto"/>
                <w:bottom w:val="none" w:sz="0" w:space="0" w:color="auto"/>
                <w:right w:val="none" w:sz="0" w:space="0" w:color="auto"/>
              </w:divBdr>
            </w:div>
            <w:div w:id="2131589017">
              <w:marLeft w:val="0"/>
              <w:marRight w:val="0"/>
              <w:marTop w:val="0"/>
              <w:marBottom w:val="0"/>
              <w:divBdr>
                <w:top w:val="none" w:sz="0" w:space="0" w:color="auto"/>
                <w:left w:val="none" w:sz="0" w:space="0" w:color="auto"/>
                <w:bottom w:val="none" w:sz="0" w:space="0" w:color="auto"/>
                <w:right w:val="none" w:sz="0" w:space="0" w:color="auto"/>
              </w:divBdr>
            </w:div>
            <w:div w:id="2138183250">
              <w:marLeft w:val="0"/>
              <w:marRight w:val="0"/>
              <w:marTop w:val="0"/>
              <w:marBottom w:val="0"/>
              <w:divBdr>
                <w:top w:val="none" w:sz="0" w:space="0" w:color="auto"/>
                <w:left w:val="none" w:sz="0" w:space="0" w:color="auto"/>
                <w:bottom w:val="none" w:sz="0" w:space="0" w:color="auto"/>
                <w:right w:val="none" w:sz="0" w:space="0" w:color="auto"/>
              </w:divBdr>
            </w:div>
            <w:div w:id="2138719589">
              <w:marLeft w:val="0"/>
              <w:marRight w:val="0"/>
              <w:marTop w:val="0"/>
              <w:marBottom w:val="0"/>
              <w:divBdr>
                <w:top w:val="none" w:sz="0" w:space="0" w:color="auto"/>
                <w:left w:val="none" w:sz="0" w:space="0" w:color="auto"/>
                <w:bottom w:val="none" w:sz="0" w:space="0" w:color="auto"/>
                <w:right w:val="none" w:sz="0" w:space="0" w:color="auto"/>
              </w:divBdr>
            </w:div>
            <w:div w:id="2140025612">
              <w:marLeft w:val="0"/>
              <w:marRight w:val="0"/>
              <w:marTop w:val="0"/>
              <w:marBottom w:val="0"/>
              <w:divBdr>
                <w:top w:val="none" w:sz="0" w:space="0" w:color="auto"/>
                <w:left w:val="none" w:sz="0" w:space="0" w:color="auto"/>
                <w:bottom w:val="none" w:sz="0" w:space="0" w:color="auto"/>
                <w:right w:val="none" w:sz="0" w:space="0" w:color="auto"/>
              </w:divBdr>
            </w:div>
            <w:div w:id="2140223649">
              <w:marLeft w:val="0"/>
              <w:marRight w:val="0"/>
              <w:marTop w:val="0"/>
              <w:marBottom w:val="0"/>
              <w:divBdr>
                <w:top w:val="none" w:sz="0" w:space="0" w:color="auto"/>
                <w:left w:val="none" w:sz="0" w:space="0" w:color="auto"/>
                <w:bottom w:val="none" w:sz="0" w:space="0" w:color="auto"/>
                <w:right w:val="none" w:sz="0" w:space="0" w:color="auto"/>
              </w:divBdr>
            </w:div>
            <w:div w:id="2143887195">
              <w:marLeft w:val="0"/>
              <w:marRight w:val="0"/>
              <w:marTop w:val="0"/>
              <w:marBottom w:val="0"/>
              <w:divBdr>
                <w:top w:val="none" w:sz="0" w:space="0" w:color="auto"/>
                <w:left w:val="none" w:sz="0" w:space="0" w:color="auto"/>
                <w:bottom w:val="none" w:sz="0" w:space="0" w:color="auto"/>
                <w:right w:val="none" w:sz="0" w:space="0" w:color="auto"/>
              </w:divBdr>
            </w:div>
            <w:div w:id="2144956154">
              <w:marLeft w:val="0"/>
              <w:marRight w:val="0"/>
              <w:marTop w:val="0"/>
              <w:marBottom w:val="0"/>
              <w:divBdr>
                <w:top w:val="none" w:sz="0" w:space="0" w:color="auto"/>
                <w:left w:val="none" w:sz="0" w:space="0" w:color="auto"/>
                <w:bottom w:val="none" w:sz="0" w:space="0" w:color="auto"/>
                <w:right w:val="none" w:sz="0" w:space="0" w:color="auto"/>
              </w:divBdr>
            </w:div>
            <w:div w:id="2145846608">
              <w:marLeft w:val="0"/>
              <w:marRight w:val="0"/>
              <w:marTop w:val="0"/>
              <w:marBottom w:val="0"/>
              <w:divBdr>
                <w:top w:val="none" w:sz="0" w:space="0" w:color="auto"/>
                <w:left w:val="none" w:sz="0" w:space="0" w:color="auto"/>
                <w:bottom w:val="none" w:sz="0" w:space="0" w:color="auto"/>
                <w:right w:val="none" w:sz="0" w:space="0" w:color="auto"/>
              </w:divBdr>
            </w:div>
            <w:div w:id="2146459595">
              <w:marLeft w:val="0"/>
              <w:marRight w:val="0"/>
              <w:marTop w:val="0"/>
              <w:marBottom w:val="0"/>
              <w:divBdr>
                <w:top w:val="none" w:sz="0" w:space="0" w:color="auto"/>
                <w:left w:val="none" w:sz="0" w:space="0" w:color="auto"/>
                <w:bottom w:val="none" w:sz="0" w:space="0" w:color="auto"/>
                <w:right w:val="none" w:sz="0" w:space="0" w:color="auto"/>
              </w:divBdr>
            </w:div>
          </w:divsChild>
        </w:div>
        <w:div w:id="514805848">
          <w:marLeft w:val="0"/>
          <w:marRight w:val="0"/>
          <w:marTop w:val="0"/>
          <w:marBottom w:val="0"/>
          <w:divBdr>
            <w:top w:val="none" w:sz="0" w:space="0" w:color="auto"/>
            <w:left w:val="none" w:sz="0" w:space="0" w:color="auto"/>
            <w:bottom w:val="none" w:sz="0" w:space="0" w:color="auto"/>
            <w:right w:val="none" w:sz="0" w:space="0" w:color="auto"/>
          </w:divBdr>
          <w:divsChild>
            <w:div w:id="1205977">
              <w:marLeft w:val="0"/>
              <w:marRight w:val="0"/>
              <w:marTop w:val="0"/>
              <w:marBottom w:val="0"/>
              <w:divBdr>
                <w:top w:val="none" w:sz="0" w:space="0" w:color="auto"/>
                <w:left w:val="none" w:sz="0" w:space="0" w:color="auto"/>
                <w:bottom w:val="none" w:sz="0" w:space="0" w:color="auto"/>
                <w:right w:val="none" w:sz="0" w:space="0" w:color="auto"/>
              </w:divBdr>
            </w:div>
            <w:div w:id="4093296">
              <w:marLeft w:val="0"/>
              <w:marRight w:val="0"/>
              <w:marTop w:val="0"/>
              <w:marBottom w:val="0"/>
              <w:divBdr>
                <w:top w:val="none" w:sz="0" w:space="0" w:color="auto"/>
                <w:left w:val="none" w:sz="0" w:space="0" w:color="auto"/>
                <w:bottom w:val="none" w:sz="0" w:space="0" w:color="auto"/>
                <w:right w:val="none" w:sz="0" w:space="0" w:color="auto"/>
              </w:divBdr>
            </w:div>
            <w:div w:id="5599643">
              <w:marLeft w:val="0"/>
              <w:marRight w:val="0"/>
              <w:marTop w:val="0"/>
              <w:marBottom w:val="0"/>
              <w:divBdr>
                <w:top w:val="none" w:sz="0" w:space="0" w:color="auto"/>
                <w:left w:val="none" w:sz="0" w:space="0" w:color="auto"/>
                <w:bottom w:val="none" w:sz="0" w:space="0" w:color="auto"/>
                <w:right w:val="none" w:sz="0" w:space="0" w:color="auto"/>
              </w:divBdr>
            </w:div>
            <w:div w:id="29720528">
              <w:marLeft w:val="0"/>
              <w:marRight w:val="0"/>
              <w:marTop w:val="0"/>
              <w:marBottom w:val="0"/>
              <w:divBdr>
                <w:top w:val="none" w:sz="0" w:space="0" w:color="auto"/>
                <w:left w:val="none" w:sz="0" w:space="0" w:color="auto"/>
                <w:bottom w:val="none" w:sz="0" w:space="0" w:color="auto"/>
                <w:right w:val="none" w:sz="0" w:space="0" w:color="auto"/>
              </w:divBdr>
            </w:div>
            <w:div w:id="45641760">
              <w:marLeft w:val="0"/>
              <w:marRight w:val="0"/>
              <w:marTop w:val="0"/>
              <w:marBottom w:val="0"/>
              <w:divBdr>
                <w:top w:val="none" w:sz="0" w:space="0" w:color="auto"/>
                <w:left w:val="none" w:sz="0" w:space="0" w:color="auto"/>
                <w:bottom w:val="none" w:sz="0" w:space="0" w:color="auto"/>
                <w:right w:val="none" w:sz="0" w:space="0" w:color="auto"/>
              </w:divBdr>
            </w:div>
            <w:div w:id="47579717">
              <w:marLeft w:val="0"/>
              <w:marRight w:val="0"/>
              <w:marTop w:val="0"/>
              <w:marBottom w:val="0"/>
              <w:divBdr>
                <w:top w:val="none" w:sz="0" w:space="0" w:color="auto"/>
                <w:left w:val="none" w:sz="0" w:space="0" w:color="auto"/>
                <w:bottom w:val="none" w:sz="0" w:space="0" w:color="auto"/>
                <w:right w:val="none" w:sz="0" w:space="0" w:color="auto"/>
              </w:divBdr>
            </w:div>
            <w:div w:id="56517235">
              <w:marLeft w:val="0"/>
              <w:marRight w:val="0"/>
              <w:marTop w:val="0"/>
              <w:marBottom w:val="0"/>
              <w:divBdr>
                <w:top w:val="none" w:sz="0" w:space="0" w:color="auto"/>
                <w:left w:val="none" w:sz="0" w:space="0" w:color="auto"/>
                <w:bottom w:val="none" w:sz="0" w:space="0" w:color="auto"/>
                <w:right w:val="none" w:sz="0" w:space="0" w:color="auto"/>
              </w:divBdr>
            </w:div>
            <w:div w:id="62217936">
              <w:marLeft w:val="0"/>
              <w:marRight w:val="0"/>
              <w:marTop w:val="0"/>
              <w:marBottom w:val="0"/>
              <w:divBdr>
                <w:top w:val="none" w:sz="0" w:space="0" w:color="auto"/>
                <w:left w:val="none" w:sz="0" w:space="0" w:color="auto"/>
                <w:bottom w:val="none" w:sz="0" w:space="0" w:color="auto"/>
                <w:right w:val="none" w:sz="0" w:space="0" w:color="auto"/>
              </w:divBdr>
            </w:div>
            <w:div w:id="64108117">
              <w:marLeft w:val="0"/>
              <w:marRight w:val="0"/>
              <w:marTop w:val="0"/>
              <w:marBottom w:val="0"/>
              <w:divBdr>
                <w:top w:val="none" w:sz="0" w:space="0" w:color="auto"/>
                <w:left w:val="none" w:sz="0" w:space="0" w:color="auto"/>
                <w:bottom w:val="none" w:sz="0" w:space="0" w:color="auto"/>
                <w:right w:val="none" w:sz="0" w:space="0" w:color="auto"/>
              </w:divBdr>
            </w:div>
            <w:div w:id="66074166">
              <w:marLeft w:val="0"/>
              <w:marRight w:val="0"/>
              <w:marTop w:val="0"/>
              <w:marBottom w:val="0"/>
              <w:divBdr>
                <w:top w:val="none" w:sz="0" w:space="0" w:color="auto"/>
                <w:left w:val="none" w:sz="0" w:space="0" w:color="auto"/>
                <w:bottom w:val="none" w:sz="0" w:space="0" w:color="auto"/>
                <w:right w:val="none" w:sz="0" w:space="0" w:color="auto"/>
              </w:divBdr>
            </w:div>
            <w:div w:id="68574634">
              <w:marLeft w:val="0"/>
              <w:marRight w:val="0"/>
              <w:marTop w:val="0"/>
              <w:marBottom w:val="0"/>
              <w:divBdr>
                <w:top w:val="none" w:sz="0" w:space="0" w:color="auto"/>
                <w:left w:val="none" w:sz="0" w:space="0" w:color="auto"/>
                <w:bottom w:val="none" w:sz="0" w:space="0" w:color="auto"/>
                <w:right w:val="none" w:sz="0" w:space="0" w:color="auto"/>
              </w:divBdr>
            </w:div>
            <w:div w:id="70087615">
              <w:marLeft w:val="0"/>
              <w:marRight w:val="0"/>
              <w:marTop w:val="0"/>
              <w:marBottom w:val="0"/>
              <w:divBdr>
                <w:top w:val="none" w:sz="0" w:space="0" w:color="auto"/>
                <w:left w:val="none" w:sz="0" w:space="0" w:color="auto"/>
                <w:bottom w:val="none" w:sz="0" w:space="0" w:color="auto"/>
                <w:right w:val="none" w:sz="0" w:space="0" w:color="auto"/>
              </w:divBdr>
            </w:div>
            <w:div w:id="71243956">
              <w:marLeft w:val="0"/>
              <w:marRight w:val="0"/>
              <w:marTop w:val="0"/>
              <w:marBottom w:val="0"/>
              <w:divBdr>
                <w:top w:val="none" w:sz="0" w:space="0" w:color="auto"/>
                <w:left w:val="none" w:sz="0" w:space="0" w:color="auto"/>
                <w:bottom w:val="none" w:sz="0" w:space="0" w:color="auto"/>
                <w:right w:val="none" w:sz="0" w:space="0" w:color="auto"/>
              </w:divBdr>
            </w:div>
            <w:div w:id="71975706">
              <w:marLeft w:val="0"/>
              <w:marRight w:val="0"/>
              <w:marTop w:val="0"/>
              <w:marBottom w:val="0"/>
              <w:divBdr>
                <w:top w:val="none" w:sz="0" w:space="0" w:color="auto"/>
                <w:left w:val="none" w:sz="0" w:space="0" w:color="auto"/>
                <w:bottom w:val="none" w:sz="0" w:space="0" w:color="auto"/>
                <w:right w:val="none" w:sz="0" w:space="0" w:color="auto"/>
              </w:divBdr>
            </w:div>
            <w:div w:id="76706616">
              <w:marLeft w:val="0"/>
              <w:marRight w:val="0"/>
              <w:marTop w:val="0"/>
              <w:marBottom w:val="0"/>
              <w:divBdr>
                <w:top w:val="none" w:sz="0" w:space="0" w:color="auto"/>
                <w:left w:val="none" w:sz="0" w:space="0" w:color="auto"/>
                <w:bottom w:val="none" w:sz="0" w:space="0" w:color="auto"/>
                <w:right w:val="none" w:sz="0" w:space="0" w:color="auto"/>
              </w:divBdr>
            </w:div>
            <w:div w:id="79761563">
              <w:marLeft w:val="0"/>
              <w:marRight w:val="0"/>
              <w:marTop w:val="0"/>
              <w:marBottom w:val="0"/>
              <w:divBdr>
                <w:top w:val="none" w:sz="0" w:space="0" w:color="auto"/>
                <w:left w:val="none" w:sz="0" w:space="0" w:color="auto"/>
                <w:bottom w:val="none" w:sz="0" w:space="0" w:color="auto"/>
                <w:right w:val="none" w:sz="0" w:space="0" w:color="auto"/>
              </w:divBdr>
            </w:div>
            <w:div w:id="79833890">
              <w:marLeft w:val="0"/>
              <w:marRight w:val="0"/>
              <w:marTop w:val="0"/>
              <w:marBottom w:val="0"/>
              <w:divBdr>
                <w:top w:val="none" w:sz="0" w:space="0" w:color="auto"/>
                <w:left w:val="none" w:sz="0" w:space="0" w:color="auto"/>
                <w:bottom w:val="none" w:sz="0" w:space="0" w:color="auto"/>
                <w:right w:val="none" w:sz="0" w:space="0" w:color="auto"/>
              </w:divBdr>
            </w:div>
            <w:div w:id="80297515">
              <w:marLeft w:val="0"/>
              <w:marRight w:val="0"/>
              <w:marTop w:val="0"/>
              <w:marBottom w:val="0"/>
              <w:divBdr>
                <w:top w:val="none" w:sz="0" w:space="0" w:color="auto"/>
                <w:left w:val="none" w:sz="0" w:space="0" w:color="auto"/>
                <w:bottom w:val="none" w:sz="0" w:space="0" w:color="auto"/>
                <w:right w:val="none" w:sz="0" w:space="0" w:color="auto"/>
              </w:divBdr>
            </w:div>
            <w:div w:id="90399877">
              <w:marLeft w:val="0"/>
              <w:marRight w:val="0"/>
              <w:marTop w:val="0"/>
              <w:marBottom w:val="0"/>
              <w:divBdr>
                <w:top w:val="none" w:sz="0" w:space="0" w:color="auto"/>
                <w:left w:val="none" w:sz="0" w:space="0" w:color="auto"/>
                <w:bottom w:val="none" w:sz="0" w:space="0" w:color="auto"/>
                <w:right w:val="none" w:sz="0" w:space="0" w:color="auto"/>
              </w:divBdr>
            </w:div>
            <w:div w:id="97719928">
              <w:marLeft w:val="0"/>
              <w:marRight w:val="0"/>
              <w:marTop w:val="0"/>
              <w:marBottom w:val="0"/>
              <w:divBdr>
                <w:top w:val="none" w:sz="0" w:space="0" w:color="auto"/>
                <w:left w:val="none" w:sz="0" w:space="0" w:color="auto"/>
                <w:bottom w:val="none" w:sz="0" w:space="0" w:color="auto"/>
                <w:right w:val="none" w:sz="0" w:space="0" w:color="auto"/>
              </w:divBdr>
            </w:div>
            <w:div w:id="102498505">
              <w:marLeft w:val="0"/>
              <w:marRight w:val="0"/>
              <w:marTop w:val="0"/>
              <w:marBottom w:val="0"/>
              <w:divBdr>
                <w:top w:val="none" w:sz="0" w:space="0" w:color="auto"/>
                <w:left w:val="none" w:sz="0" w:space="0" w:color="auto"/>
                <w:bottom w:val="none" w:sz="0" w:space="0" w:color="auto"/>
                <w:right w:val="none" w:sz="0" w:space="0" w:color="auto"/>
              </w:divBdr>
            </w:div>
            <w:div w:id="104472917">
              <w:marLeft w:val="0"/>
              <w:marRight w:val="0"/>
              <w:marTop w:val="0"/>
              <w:marBottom w:val="0"/>
              <w:divBdr>
                <w:top w:val="none" w:sz="0" w:space="0" w:color="auto"/>
                <w:left w:val="none" w:sz="0" w:space="0" w:color="auto"/>
                <w:bottom w:val="none" w:sz="0" w:space="0" w:color="auto"/>
                <w:right w:val="none" w:sz="0" w:space="0" w:color="auto"/>
              </w:divBdr>
            </w:div>
            <w:div w:id="114176973">
              <w:marLeft w:val="0"/>
              <w:marRight w:val="0"/>
              <w:marTop w:val="0"/>
              <w:marBottom w:val="0"/>
              <w:divBdr>
                <w:top w:val="none" w:sz="0" w:space="0" w:color="auto"/>
                <w:left w:val="none" w:sz="0" w:space="0" w:color="auto"/>
                <w:bottom w:val="none" w:sz="0" w:space="0" w:color="auto"/>
                <w:right w:val="none" w:sz="0" w:space="0" w:color="auto"/>
              </w:divBdr>
            </w:div>
            <w:div w:id="120852904">
              <w:marLeft w:val="0"/>
              <w:marRight w:val="0"/>
              <w:marTop w:val="0"/>
              <w:marBottom w:val="0"/>
              <w:divBdr>
                <w:top w:val="none" w:sz="0" w:space="0" w:color="auto"/>
                <w:left w:val="none" w:sz="0" w:space="0" w:color="auto"/>
                <w:bottom w:val="none" w:sz="0" w:space="0" w:color="auto"/>
                <w:right w:val="none" w:sz="0" w:space="0" w:color="auto"/>
              </w:divBdr>
            </w:div>
            <w:div w:id="123235128">
              <w:marLeft w:val="0"/>
              <w:marRight w:val="0"/>
              <w:marTop w:val="0"/>
              <w:marBottom w:val="0"/>
              <w:divBdr>
                <w:top w:val="none" w:sz="0" w:space="0" w:color="auto"/>
                <w:left w:val="none" w:sz="0" w:space="0" w:color="auto"/>
                <w:bottom w:val="none" w:sz="0" w:space="0" w:color="auto"/>
                <w:right w:val="none" w:sz="0" w:space="0" w:color="auto"/>
              </w:divBdr>
            </w:div>
            <w:div w:id="124005044">
              <w:marLeft w:val="0"/>
              <w:marRight w:val="0"/>
              <w:marTop w:val="0"/>
              <w:marBottom w:val="0"/>
              <w:divBdr>
                <w:top w:val="none" w:sz="0" w:space="0" w:color="auto"/>
                <w:left w:val="none" w:sz="0" w:space="0" w:color="auto"/>
                <w:bottom w:val="none" w:sz="0" w:space="0" w:color="auto"/>
                <w:right w:val="none" w:sz="0" w:space="0" w:color="auto"/>
              </w:divBdr>
            </w:div>
            <w:div w:id="127598981">
              <w:marLeft w:val="0"/>
              <w:marRight w:val="0"/>
              <w:marTop w:val="0"/>
              <w:marBottom w:val="0"/>
              <w:divBdr>
                <w:top w:val="none" w:sz="0" w:space="0" w:color="auto"/>
                <w:left w:val="none" w:sz="0" w:space="0" w:color="auto"/>
                <w:bottom w:val="none" w:sz="0" w:space="0" w:color="auto"/>
                <w:right w:val="none" w:sz="0" w:space="0" w:color="auto"/>
              </w:divBdr>
            </w:div>
            <w:div w:id="128982881">
              <w:marLeft w:val="0"/>
              <w:marRight w:val="0"/>
              <w:marTop w:val="0"/>
              <w:marBottom w:val="0"/>
              <w:divBdr>
                <w:top w:val="none" w:sz="0" w:space="0" w:color="auto"/>
                <w:left w:val="none" w:sz="0" w:space="0" w:color="auto"/>
                <w:bottom w:val="none" w:sz="0" w:space="0" w:color="auto"/>
                <w:right w:val="none" w:sz="0" w:space="0" w:color="auto"/>
              </w:divBdr>
            </w:div>
            <w:div w:id="134765642">
              <w:marLeft w:val="0"/>
              <w:marRight w:val="0"/>
              <w:marTop w:val="0"/>
              <w:marBottom w:val="0"/>
              <w:divBdr>
                <w:top w:val="none" w:sz="0" w:space="0" w:color="auto"/>
                <w:left w:val="none" w:sz="0" w:space="0" w:color="auto"/>
                <w:bottom w:val="none" w:sz="0" w:space="0" w:color="auto"/>
                <w:right w:val="none" w:sz="0" w:space="0" w:color="auto"/>
              </w:divBdr>
            </w:div>
            <w:div w:id="141893156">
              <w:marLeft w:val="0"/>
              <w:marRight w:val="0"/>
              <w:marTop w:val="0"/>
              <w:marBottom w:val="0"/>
              <w:divBdr>
                <w:top w:val="none" w:sz="0" w:space="0" w:color="auto"/>
                <w:left w:val="none" w:sz="0" w:space="0" w:color="auto"/>
                <w:bottom w:val="none" w:sz="0" w:space="0" w:color="auto"/>
                <w:right w:val="none" w:sz="0" w:space="0" w:color="auto"/>
              </w:divBdr>
            </w:div>
            <w:div w:id="146634400">
              <w:marLeft w:val="0"/>
              <w:marRight w:val="0"/>
              <w:marTop w:val="0"/>
              <w:marBottom w:val="0"/>
              <w:divBdr>
                <w:top w:val="none" w:sz="0" w:space="0" w:color="auto"/>
                <w:left w:val="none" w:sz="0" w:space="0" w:color="auto"/>
                <w:bottom w:val="none" w:sz="0" w:space="0" w:color="auto"/>
                <w:right w:val="none" w:sz="0" w:space="0" w:color="auto"/>
              </w:divBdr>
            </w:div>
            <w:div w:id="147214440">
              <w:marLeft w:val="0"/>
              <w:marRight w:val="0"/>
              <w:marTop w:val="0"/>
              <w:marBottom w:val="0"/>
              <w:divBdr>
                <w:top w:val="none" w:sz="0" w:space="0" w:color="auto"/>
                <w:left w:val="none" w:sz="0" w:space="0" w:color="auto"/>
                <w:bottom w:val="none" w:sz="0" w:space="0" w:color="auto"/>
                <w:right w:val="none" w:sz="0" w:space="0" w:color="auto"/>
              </w:divBdr>
            </w:div>
            <w:div w:id="158541307">
              <w:marLeft w:val="0"/>
              <w:marRight w:val="0"/>
              <w:marTop w:val="0"/>
              <w:marBottom w:val="0"/>
              <w:divBdr>
                <w:top w:val="none" w:sz="0" w:space="0" w:color="auto"/>
                <w:left w:val="none" w:sz="0" w:space="0" w:color="auto"/>
                <w:bottom w:val="none" w:sz="0" w:space="0" w:color="auto"/>
                <w:right w:val="none" w:sz="0" w:space="0" w:color="auto"/>
              </w:divBdr>
            </w:div>
            <w:div w:id="162401809">
              <w:marLeft w:val="0"/>
              <w:marRight w:val="0"/>
              <w:marTop w:val="0"/>
              <w:marBottom w:val="0"/>
              <w:divBdr>
                <w:top w:val="none" w:sz="0" w:space="0" w:color="auto"/>
                <w:left w:val="none" w:sz="0" w:space="0" w:color="auto"/>
                <w:bottom w:val="none" w:sz="0" w:space="0" w:color="auto"/>
                <w:right w:val="none" w:sz="0" w:space="0" w:color="auto"/>
              </w:divBdr>
            </w:div>
            <w:div w:id="164977394">
              <w:marLeft w:val="0"/>
              <w:marRight w:val="0"/>
              <w:marTop w:val="0"/>
              <w:marBottom w:val="0"/>
              <w:divBdr>
                <w:top w:val="none" w:sz="0" w:space="0" w:color="auto"/>
                <w:left w:val="none" w:sz="0" w:space="0" w:color="auto"/>
                <w:bottom w:val="none" w:sz="0" w:space="0" w:color="auto"/>
                <w:right w:val="none" w:sz="0" w:space="0" w:color="auto"/>
              </w:divBdr>
            </w:div>
            <w:div w:id="168495151">
              <w:marLeft w:val="0"/>
              <w:marRight w:val="0"/>
              <w:marTop w:val="0"/>
              <w:marBottom w:val="0"/>
              <w:divBdr>
                <w:top w:val="none" w:sz="0" w:space="0" w:color="auto"/>
                <w:left w:val="none" w:sz="0" w:space="0" w:color="auto"/>
                <w:bottom w:val="none" w:sz="0" w:space="0" w:color="auto"/>
                <w:right w:val="none" w:sz="0" w:space="0" w:color="auto"/>
              </w:divBdr>
            </w:div>
            <w:div w:id="175387778">
              <w:marLeft w:val="0"/>
              <w:marRight w:val="0"/>
              <w:marTop w:val="0"/>
              <w:marBottom w:val="0"/>
              <w:divBdr>
                <w:top w:val="none" w:sz="0" w:space="0" w:color="auto"/>
                <w:left w:val="none" w:sz="0" w:space="0" w:color="auto"/>
                <w:bottom w:val="none" w:sz="0" w:space="0" w:color="auto"/>
                <w:right w:val="none" w:sz="0" w:space="0" w:color="auto"/>
              </w:divBdr>
            </w:div>
            <w:div w:id="175848913">
              <w:marLeft w:val="0"/>
              <w:marRight w:val="0"/>
              <w:marTop w:val="0"/>
              <w:marBottom w:val="0"/>
              <w:divBdr>
                <w:top w:val="none" w:sz="0" w:space="0" w:color="auto"/>
                <w:left w:val="none" w:sz="0" w:space="0" w:color="auto"/>
                <w:bottom w:val="none" w:sz="0" w:space="0" w:color="auto"/>
                <w:right w:val="none" w:sz="0" w:space="0" w:color="auto"/>
              </w:divBdr>
            </w:div>
            <w:div w:id="183793082">
              <w:marLeft w:val="0"/>
              <w:marRight w:val="0"/>
              <w:marTop w:val="0"/>
              <w:marBottom w:val="0"/>
              <w:divBdr>
                <w:top w:val="none" w:sz="0" w:space="0" w:color="auto"/>
                <w:left w:val="none" w:sz="0" w:space="0" w:color="auto"/>
                <w:bottom w:val="none" w:sz="0" w:space="0" w:color="auto"/>
                <w:right w:val="none" w:sz="0" w:space="0" w:color="auto"/>
              </w:divBdr>
            </w:div>
            <w:div w:id="187725045">
              <w:marLeft w:val="0"/>
              <w:marRight w:val="0"/>
              <w:marTop w:val="0"/>
              <w:marBottom w:val="0"/>
              <w:divBdr>
                <w:top w:val="none" w:sz="0" w:space="0" w:color="auto"/>
                <w:left w:val="none" w:sz="0" w:space="0" w:color="auto"/>
                <w:bottom w:val="none" w:sz="0" w:space="0" w:color="auto"/>
                <w:right w:val="none" w:sz="0" w:space="0" w:color="auto"/>
              </w:divBdr>
            </w:div>
            <w:div w:id="198205799">
              <w:marLeft w:val="0"/>
              <w:marRight w:val="0"/>
              <w:marTop w:val="0"/>
              <w:marBottom w:val="0"/>
              <w:divBdr>
                <w:top w:val="none" w:sz="0" w:space="0" w:color="auto"/>
                <w:left w:val="none" w:sz="0" w:space="0" w:color="auto"/>
                <w:bottom w:val="none" w:sz="0" w:space="0" w:color="auto"/>
                <w:right w:val="none" w:sz="0" w:space="0" w:color="auto"/>
              </w:divBdr>
            </w:div>
            <w:div w:id="201022117">
              <w:marLeft w:val="0"/>
              <w:marRight w:val="0"/>
              <w:marTop w:val="0"/>
              <w:marBottom w:val="0"/>
              <w:divBdr>
                <w:top w:val="none" w:sz="0" w:space="0" w:color="auto"/>
                <w:left w:val="none" w:sz="0" w:space="0" w:color="auto"/>
                <w:bottom w:val="none" w:sz="0" w:space="0" w:color="auto"/>
                <w:right w:val="none" w:sz="0" w:space="0" w:color="auto"/>
              </w:divBdr>
            </w:div>
            <w:div w:id="205265916">
              <w:marLeft w:val="0"/>
              <w:marRight w:val="0"/>
              <w:marTop w:val="0"/>
              <w:marBottom w:val="0"/>
              <w:divBdr>
                <w:top w:val="none" w:sz="0" w:space="0" w:color="auto"/>
                <w:left w:val="none" w:sz="0" w:space="0" w:color="auto"/>
                <w:bottom w:val="none" w:sz="0" w:space="0" w:color="auto"/>
                <w:right w:val="none" w:sz="0" w:space="0" w:color="auto"/>
              </w:divBdr>
            </w:div>
            <w:div w:id="211045468">
              <w:marLeft w:val="0"/>
              <w:marRight w:val="0"/>
              <w:marTop w:val="0"/>
              <w:marBottom w:val="0"/>
              <w:divBdr>
                <w:top w:val="none" w:sz="0" w:space="0" w:color="auto"/>
                <w:left w:val="none" w:sz="0" w:space="0" w:color="auto"/>
                <w:bottom w:val="none" w:sz="0" w:space="0" w:color="auto"/>
                <w:right w:val="none" w:sz="0" w:space="0" w:color="auto"/>
              </w:divBdr>
            </w:div>
            <w:div w:id="218170967">
              <w:marLeft w:val="0"/>
              <w:marRight w:val="0"/>
              <w:marTop w:val="0"/>
              <w:marBottom w:val="0"/>
              <w:divBdr>
                <w:top w:val="none" w:sz="0" w:space="0" w:color="auto"/>
                <w:left w:val="none" w:sz="0" w:space="0" w:color="auto"/>
                <w:bottom w:val="none" w:sz="0" w:space="0" w:color="auto"/>
                <w:right w:val="none" w:sz="0" w:space="0" w:color="auto"/>
              </w:divBdr>
            </w:div>
            <w:div w:id="227375959">
              <w:marLeft w:val="0"/>
              <w:marRight w:val="0"/>
              <w:marTop w:val="0"/>
              <w:marBottom w:val="0"/>
              <w:divBdr>
                <w:top w:val="none" w:sz="0" w:space="0" w:color="auto"/>
                <w:left w:val="none" w:sz="0" w:space="0" w:color="auto"/>
                <w:bottom w:val="none" w:sz="0" w:space="0" w:color="auto"/>
                <w:right w:val="none" w:sz="0" w:space="0" w:color="auto"/>
              </w:divBdr>
            </w:div>
            <w:div w:id="227569764">
              <w:marLeft w:val="0"/>
              <w:marRight w:val="0"/>
              <w:marTop w:val="0"/>
              <w:marBottom w:val="0"/>
              <w:divBdr>
                <w:top w:val="none" w:sz="0" w:space="0" w:color="auto"/>
                <w:left w:val="none" w:sz="0" w:space="0" w:color="auto"/>
                <w:bottom w:val="none" w:sz="0" w:space="0" w:color="auto"/>
                <w:right w:val="none" w:sz="0" w:space="0" w:color="auto"/>
              </w:divBdr>
            </w:div>
            <w:div w:id="229653650">
              <w:marLeft w:val="0"/>
              <w:marRight w:val="0"/>
              <w:marTop w:val="0"/>
              <w:marBottom w:val="0"/>
              <w:divBdr>
                <w:top w:val="none" w:sz="0" w:space="0" w:color="auto"/>
                <w:left w:val="none" w:sz="0" w:space="0" w:color="auto"/>
                <w:bottom w:val="none" w:sz="0" w:space="0" w:color="auto"/>
                <w:right w:val="none" w:sz="0" w:space="0" w:color="auto"/>
              </w:divBdr>
            </w:div>
            <w:div w:id="230238681">
              <w:marLeft w:val="0"/>
              <w:marRight w:val="0"/>
              <w:marTop w:val="0"/>
              <w:marBottom w:val="0"/>
              <w:divBdr>
                <w:top w:val="none" w:sz="0" w:space="0" w:color="auto"/>
                <w:left w:val="none" w:sz="0" w:space="0" w:color="auto"/>
                <w:bottom w:val="none" w:sz="0" w:space="0" w:color="auto"/>
                <w:right w:val="none" w:sz="0" w:space="0" w:color="auto"/>
              </w:divBdr>
            </w:div>
            <w:div w:id="232592103">
              <w:marLeft w:val="0"/>
              <w:marRight w:val="0"/>
              <w:marTop w:val="0"/>
              <w:marBottom w:val="0"/>
              <w:divBdr>
                <w:top w:val="none" w:sz="0" w:space="0" w:color="auto"/>
                <w:left w:val="none" w:sz="0" w:space="0" w:color="auto"/>
                <w:bottom w:val="none" w:sz="0" w:space="0" w:color="auto"/>
                <w:right w:val="none" w:sz="0" w:space="0" w:color="auto"/>
              </w:divBdr>
            </w:div>
            <w:div w:id="239679172">
              <w:marLeft w:val="0"/>
              <w:marRight w:val="0"/>
              <w:marTop w:val="0"/>
              <w:marBottom w:val="0"/>
              <w:divBdr>
                <w:top w:val="none" w:sz="0" w:space="0" w:color="auto"/>
                <w:left w:val="none" w:sz="0" w:space="0" w:color="auto"/>
                <w:bottom w:val="none" w:sz="0" w:space="0" w:color="auto"/>
                <w:right w:val="none" w:sz="0" w:space="0" w:color="auto"/>
              </w:divBdr>
            </w:div>
            <w:div w:id="243028885">
              <w:marLeft w:val="0"/>
              <w:marRight w:val="0"/>
              <w:marTop w:val="0"/>
              <w:marBottom w:val="0"/>
              <w:divBdr>
                <w:top w:val="none" w:sz="0" w:space="0" w:color="auto"/>
                <w:left w:val="none" w:sz="0" w:space="0" w:color="auto"/>
                <w:bottom w:val="none" w:sz="0" w:space="0" w:color="auto"/>
                <w:right w:val="none" w:sz="0" w:space="0" w:color="auto"/>
              </w:divBdr>
            </w:div>
            <w:div w:id="243998398">
              <w:marLeft w:val="0"/>
              <w:marRight w:val="0"/>
              <w:marTop w:val="0"/>
              <w:marBottom w:val="0"/>
              <w:divBdr>
                <w:top w:val="none" w:sz="0" w:space="0" w:color="auto"/>
                <w:left w:val="none" w:sz="0" w:space="0" w:color="auto"/>
                <w:bottom w:val="none" w:sz="0" w:space="0" w:color="auto"/>
                <w:right w:val="none" w:sz="0" w:space="0" w:color="auto"/>
              </w:divBdr>
            </w:div>
            <w:div w:id="248775545">
              <w:marLeft w:val="0"/>
              <w:marRight w:val="0"/>
              <w:marTop w:val="0"/>
              <w:marBottom w:val="0"/>
              <w:divBdr>
                <w:top w:val="none" w:sz="0" w:space="0" w:color="auto"/>
                <w:left w:val="none" w:sz="0" w:space="0" w:color="auto"/>
                <w:bottom w:val="none" w:sz="0" w:space="0" w:color="auto"/>
                <w:right w:val="none" w:sz="0" w:space="0" w:color="auto"/>
              </w:divBdr>
            </w:div>
            <w:div w:id="258755495">
              <w:marLeft w:val="0"/>
              <w:marRight w:val="0"/>
              <w:marTop w:val="0"/>
              <w:marBottom w:val="0"/>
              <w:divBdr>
                <w:top w:val="none" w:sz="0" w:space="0" w:color="auto"/>
                <w:left w:val="none" w:sz="0" w:space="0" w:color="auto"/>
                <w:bottom w:val="none" w:sz="0" w:space="0" w:color="auto"/>
                <w:right w:val="none" w:sz="0" w:space="0" w:color="auto"/>
              </w:divBdr>
            </w:div>
            <w:div w:id="258833822">
              <w:marLeft w:val="0"/>
              <w:marRight w:val="0"/>
              <w:marTop w:val="0"/>
              <w:marBottom w:val="0"/>
              <w:divBdr>
                <w:top w:val="none" w:sz="0" w:space="0" w:color="auto"/>
                <w:left w:val="none" w:sz="0" w:space="0" w:color="auto"/>
                <w:bottom w:val="none" w:sz="0" w:space="0" w:color="auto"/>
                <w:right w:val="none" w:sz="0" w:space="0" w:color="auto"/>
              </w:divBdr>
            </w:div>
            <w:div w:id="261188649">
              <w:marLeft w:val="0"/>
              <w:marRight w:val="0"/>
              <w:marTop w:val="0"/>
              <w:marBottom w:val="0"/>
              <w:divBdr>
                <w:top w:val="none" w:sz="0" w:space="0" w:color="auto"/>
                <w:left w:val="none" w:sz="0" w:space="0" w:color="auto"/>
                <w:bottom w:val="none" w:sz="0" w:space="0" w:color="auto"/>
                <w:right w:val="none" w:sz="0" w:space="0" w:color="auto"/>
              </w:divBdr>
            </w:div>
            <w:div w:id="271129049">
              <w:marLeft w:val="0"/>
              <w:marRight w:val="0"/>
              <w:marTop w:val="0"/>
              <w:marBottom w:val="0"/>
              <w:divBdr>
                <w:top w:val="none" w:sz="0" w:space="0" w:color="auto"/>
                <w:left w:val="none" w:sz="0" w:space="0" w:color="auto"/>
                <w:bottom w:val="none" w:sz="0" w:space="0" w:color="auto"/>
                <w:right w:val="none" w:sz="0" w:space="0" w:color="auto"/>
              </w:divBdr>
            </w:div>
            <w:div w:id="272321503">
              <w:marLeft w:val="0"/>
              <w:marRight w:val="0"/>
              <w:marTop w:val="0"/>
              <w:marBottom w:val="0"/>
              <w:divBdr>
                <w:top w:val="none" w:sz="0" w:space="0" w:color="auto"/>
                <w:left w:val="none" w:sz="0" w:space="0" w:color="auto"/>
                <w:bottom w:val="none" w:sz="0" w:space="0" w:color="auto"/>
                <w:right w:val="none" w:sz="0" w:space="0" w:color="auto"/>
              </w:divBdr>
            </w:div>
            <w:div w:id="276641995">
              <w:marLeft w:val="0"/>
              <w:marRight w:val="0"/>
              <w:marTop w:val="0"/>
              <w:marBottom w:val="0"/>
              <w:divBdr>
                <w:top w:val="none" w:sz="0" w:space="0" w:color="auto"/>
                <w:left w:val="none" w:sz="0" w:space="0" w:color="auto"/>
                <w:bottom w:val="none" w:sz="0" w:space="0" w:color="auto"/>
                <w:right w:val="none" w:sz="0" w:space="0" w:color="auto"/>
              </w:divBdr>
            </w:div>
            <w:div w:id="276760350">
              <w:marLeft w:val="0"/>
              <w:marRight w:val="0"/>
              <w:marTop w:val="0"/>
              <w:marBottom w:val="0"/>
              <w:divBdr>
                <w:top w:val="none" w:sz="0" w:space="0" w:color="auto"/>
                <w:left w:val="none" w:sz="0" w:space="0" w:color="auto"/>
                <w:bottom w:val="none" w:sz="0" w:space="0" w:color="auto"/>
                <w:right w:val="none" w:sz="0" w:space="0" w:color="auto"/>
              </w:divBdr>
            </w:div>
            <w:div w:id="276987315">
              <w:marLeft w:val="0"/>
              <w:marRight w:val="0"/>
              <w:marTop w:val="0"/>
              <w:marBottom w:val="0"/>
              <w:divBdr>
                <w:top w:val="none" w:sz="0" w:space="0" w:color="auto"/>
                <w:left w:val="none" w:sz="0" w:space="0" w:color="auto"/>
                <w:bottom w:val="none" w:sz="0" w:space="0" w:color="auto"/>
                <w:right w:val="none" w:sz="0" w:space="0" w:color="auto"/>
              </w:divBdr>
            </w:div>
            <w:div w:id="281427597">
              <w:marLeft w:val="0"/>
              <w:marRight w:val="0"/>
              <w:marTop w:val="0"/>
              <w:marBottom w:val="0"/>
              <w:divBdr>
                <w:top w:val="none" w:sz="0" w:space="0" w:color="auto"/>
                <w:left w:val="none" w:sz="0" w:space="0" w:color="auto"/>
                <w:bottom w:val="none" w:sz="0" w:space="0" w:color="auto"/>
                <w:right w:val="none" w:sz="0" w:space="0" w:color="auto"/>
              </w:divBdr>
            </w:div>
            <w:div w:id="282929944">
              <w:marLeft w:val="0"/>
              <w:marRight w:val="0"/>
              <w:marTop w:val="0"/>
              <w:marBottom w:val="0"/>
              <w:divBdr>
                <w:top w:val="none" w:sz="0" w:space="0" w:color="auto"/>
                <w:left w:val="none" w:sz="0" w:space="0" w:color="auto"/>
                <w:bottom w:val="none" w:sz="0" w:space="0" w:color="auto"/>
                <w:right w:val="none" w:sz="0" w:space="0" w:color="auto"/>
              </w:divBdr>
            </w:div>
            <w:div w:id="288323600">
              <w:marLeft w:val="0"/>
              <w:marRight w:val="0"/>
              <w:marTop w:val="0"/>
              <w:marBottom w:val="0"/>
              <w:divBdr>
                <w:top w:val="none" w:sz="0" w:space="0" w:color="auto"/>
                <w:left w:val="none" w:sz="0" w:space="0" w:color="auto"/>
                <w:bottom w:val="none" w:sz="0" w:space="0" w:color="auto"/>
                <w:right w:val="none" w:sz="0" w:space="0" w:color="auto"/>
              </w:divBdr>
            </w:div>
            <w:div w:id="289894721">
              <w:marLeft w:val="0"/>
              <w:marRight w:val="0"/>
              <w:marTop w:val="0"/>
              <w:marBottom w:val="0"/>
              <w:divBdr>
                <w:top w:val="none" w:sz="0" w:space="0" w:color="auto"/>
                <w:left w:val="none" w:sz="0" w:space="0" w:color="auto"/>
                <w:bottom w:val="none" w:sz="0" w:space="0" w:color="auto"/>
                <w:right w:val="none" w:sz="0" w:space="0" w:color="auto"/>
              </w:divBdr>
            </w:div>
            <w:div w:id="291862503">
              <w:marLeft w:val="0"/>
              <w:marRight w:val="0"/>
              <w:marTop w:val="0"/>
              <w:marBottom w:val="0"/>
              <w:divBdr>
                <w:top w:val="none" w:sz="0" w:space="0" w:color="auto"/>
                <w:left w:val="none" w:sz="0" w:space="0" w:color="auto"/>
                <w:bottom w:val="none" w:sz="0" w:space="0" w:color="auto"/>
                <w:right w:val="none" w:sz="0" w:space="0" w:color="auto"/>
              </w:divBdr>
            </w:div>
            <w:div w:id="292323035">
              <w:marLeft w:val="0"/>
              <w:marRight w:val="0"/>
              <w:marTop w:val="0"/>
              <w:marBottom w:val="0"/>
              <w:divBdr>
                <w:top w:val="none" w:sz="0" w:space="0" w:color="auto"/>
                <w:left w:val="none" w:sz="0" w:space="0" w:color="auto"/>
                <w:bottom w:val="none" w:sz="0" w:space="0" w:color="auto"/>
                <w:right w:val="none" w:sz="0" w:space="0" w:color="auto"/>
              </w:divBdr>
            </w:div>
            <w:div w:id="300187243">
              <w:marLeft w:val="0"/>
              <w:marRight w:val="0"/>
              <w:marTop w:val="0"/>
              <w:marBottom w:val="0"/>
              <w:divBdr>
                <w:top w:val="none" w:sz="0" w:space="0" w:color="auto"/>
                <w:left w:val="none" w:sz="0" w:space="0" w:color="auto"/>
                <w:bottom w:val="none" w:sz="0" w:space="0" w:color="auto"/>
                <w:right w:val="none" w:sz="0" w:space="0" w:color="auto"/>
              </w:divBdr>
            </w:div>
            <w:div w:id="300885841">
              <w:marLeft w:val="0"/>
              <w:marRight w:val="0"/>
              <w:marTop w:val="0"/>
              <w:marBottom w:val="0"/>
              <w:divBdr>
                <w:top w:val="none" w:sz="0" w:space="0" w:color="auto"/>
                <w:left w:val="none" w:sz="0" w:space="0" w:color="auto"/>
                <w:bottom w:val="none" w:sz="0" w:space="0" w:color="auto"/>
                <w:right w:val="none" w:sz="0" w:space="0" w:color="auto"/>
              </w:divBdr>
            </w:div>
            <w:div w:id="302808262">
              <w:marLeft w:val="0"/>
              <w:marRight w:val="0"/>
              <w:marTop w:val="0"/>
              <w:marBottom w:val="0"/>
              <w:divBdr>
                <w:top w:val="none" w:sz="0" w:space="0" w:color="auto"/>
                <w:left w:val="none" w:sz="0" w:space="0" w:color="auto"/>
                <w:bottom w:val="none" w:sz="0" w:space="0" w:color="auto"/>
                <w:right w:val="none" w:sz="0" w:space="0" w:color="auto"/>
              </w:divBdr>
            </w:div>
            <w:div w:id="310791063">
              <w:marLeft w:val="0"/>
              <w:marRight w:val="0"/>
              <w:marTop w:val="0"/>
              <w:marBottom w:val="0"/>
              <w:divBdr>
                <w:top w:val="none" w:sz="0" w:space="0" w:color="auto"/>
                <w:left w:val="none" w:sz="0" w:space="0" w:color="auto"/>
                <w:bottom w:val="none" w:sz="0" w:space="0" w:color="auto"/>
                <w:right w:val="none" w:sz="0" w:space="0" w:color="auto"/>
              </w:divBdr>
            </w:div>
            <w:div w:id="319424993">
              <w:marLeft w:val="0"/>
              <w:marRight w:val="0"/>
              <w:marTop w:val="0"/>
              <w:marBottom w:val="0"/>
              <w:divBdr>
                <w:top w:val="none" w:sz="0" w:space="0" w:color="auto"/>
                <w:left w:val="none" w:sz="0" w:space="0" w:color="auto"/>
                <w:bottom w:val="none" w:sz="0" w:space="0" w:color="auto"/>
                <w:right w:val="none" w:sz="0" w:space="0" w:color="auto"/>
              </w:divBdr>
            </w:div>
            <w:div w:id="322122251">
              <w:marLeft w:val="0"/>
              <w:marRight w:val="0"/>
              <w:marTop w:val="0"/>
              <w:marBottom w:val="0"/>
              <w:divBdr>
                <w:top w:val="none" w:sz="0" w:space="0" w:color="auto"/>
                <w:left w:val="none" w:sz="0" w:space="0" w:color="auto"/>
                <w:bottom w:val="none" w:sz="0" w:space="0" w:color="auto"/>
                <w:right w:val="none" w:sz="0" w:space="0" w:color="auto"/>
              </w:divBdr>
            </w:div>
            <w:div w:id="330984686">
              <w:marLeft w:val="0"/>
              <w:marRight w:val="0"/>
              <w:marTop w:val="0"/>
              <w:marBottom w:val="0"/>
              <w:divBdr>
                <w:top w:val="none" w:sz="0" w:space="0" w:color="auto"/>
                <w:left w:val="none" w:sz="0" w:space="0" w:color="auto"/>
                <w:bottom w:val="none" w:sz="0" w:space="0" w:color="auto"/>
                <w:right w:val="none" w:sz="0" w:space="0" w:color="auto"/>
              </w:divBdr>
            </w:div>
            <w:div w:id="336033686">
              <w:marLeft w:val="0"/>
              <w:marRight w:val="0"/>
              <w:marTop w:val="0"/>
              <w:marBottom w:val="0"/>
              <w:divBdr>
                <w:top w:val="none" w:sz="0" w:space="0" w:color="auto"/>
                <w:left w:val="none" w:sz="0" w:space="0" w:color="auto"/>
                <w:bottom w:val="none" w:sz="0" w:space="0" w:color="auto"/>
                <w:right w:val="none" w:sz="0" w:space="0" w:color="auto"/>
              </w:divBdr>
            </w:div>
            <w:div w:id="337780242">
              <w:marLeft w:val="0"/>
              <w:marRight w:val="0"/>
              <w:marTop w:val="0"/>
              <w:marBottom w:val="0"/>
              <w:divBdr>
                <w:top w:val="none" w:sz="0" w:space="0" w:color="auto"/>
                <w:left w:val="none" w:sz="0" w:space="0" w:color="auto"/>
                <w:bottom w:val="none" w:sz="0" w:space="0" w:color="auto"/>
                <w:right w:val="none" w:sz="0" w:space="0" w:color="auto"/>
              </w:divBdr>
            </w:div>
            <w:div w:id="339507439">
              <w:marLeft w:val="0"/>
              <w:marRight w:val="0"/>
              <w:marTop w:val="0"/>
              <w:marBottom w:val="0"/>
              <w:divBdr>
                <w:top w:val="none" w:sz="0" w:space="0" w:color="auto"/>
                <w:left w:val="none" w:sz="0" w:space="0" w:color="auto"/>
                <w:bottom w:val="none" w:sz="0" w:space="0" w:color="auto"/>
                <w:right w:val="none" w:sz="0" w:space="0" w:color="auto"/>
              </w:divBdr>
            </w:div>
            <w:div w:id="352650720">
              <w:marLeft w:val="0"/>
              <w:marRight w:val="0"/>
              <w:marTop w:val="0"/>
              <w:marBottom w:val="0"/>
              <w:divBdr>
                <w:top w:val="none" w:sz="0" w:space="0" w:color="auto"/>
                <w:left w:val="none" w:sz="0" w:space="0" w:color="auto"/>
                <w:bottom w:val="none" w:sz="0" w:space="0" w:color="auto"/>
                <w:right w:val="none" w:sz="0" w:space="0" w:color="auto"/>
              </w:divBdr>
            </w:div>
            <w:div w:id="357661759">
              <w:marLeft w:val="0"/>
              <w:marRight w:val="0"/>
              <w:marTop w:val="0"/>
              <w:marBottom w:val="0"/>
              <w:divBdr>
                <w:top w:val="none" w:sz="0" w:space="0" w:color="auto"/>
                <w:left w:val="none" w:sz="0" w:space="0" w:color="auto"/>
                <w:bottom w:val="none" w:sz="0" w:space="0" w:color="auto"/>
                <w:right w:val="none" w:sz="0" w:space="0" w:color="auto"/>
              </w:divBdr>
            </w:div>
            <w:div w:id="362903164">
              <w:marLeft w:val="0"/>
              <w:marRight w:val="0"/>
              <w:marTop w:val="0"/>
              <w:marBottom w:val="0"/>
              <w:divBdr>
                <w:top w:val="none" w:sz="0" w:space="0" w:color="auto"/>
                <w:left w:val="none" w:sz="0" w:space="0" w:color="auto"/>
                <w:bottom w:val="none" w:sz="0" w:space="0" w:color="auto"/>
                <w:right w:val="none" w:sz="0" w:space="0" w:color="auto"/>
              </w:divBdr>
            </w:div>
            <w:div w:id="366950151">
              <w:marLeft w:val="0"/>
              <w:marRight w:val="0"/>
              <w:marTop w:val="0"/>
              <w:marBottom w:val="0"/>
              <w:divBdr>
                <w:top w:val="none" w:sz="0" w:space="0" w:color="auto"/>
                <w:left w:val="none" w:sz="0" w:space="0" w:color="auto"/>
                <w:bottom w:val="none" w:sz="0" w:space="0" w:color="auto"/>
                <w:right w:val="none" w:sz="0" w:space="0" w:color="auto"/>
              </w:divBdr>
            </w:div>
            <w:div w:id="367029025">
              <w:marLeft w:val="0"/>
              <w:marRight w:val="0"/>
              <w:marTop w:val="0"/>
              <w:marBottom w:val="0"/>
              <w:divBdr>
                <w:top w:val="none" w:sz="0" w:space="0" w:color="auto"/>
                <w:left w:val="none" w:sz="0" w:space="0" w:color="auto"/>
                <w:bottom w:val="none" w:sz="0" w:space="0" w:color="auto"/>
                <w:right w:val="none" w:sz="0" w:space="0" w:color="auto"/>
              </w:divBdr>
            </w:div>
            <w:div w:id="371347660">
              <w:marLeft w:val="0"/>
              <w:marRight w:val="0"/>
              <w:marTop w:val="0"/>
              <w:marBottom w:val="0"/>
              <w:divBdr>
                <w:top w:val="none" w:sz="0" w:space="0" w:color="auto"/>
                <w:left w:val="none" w:sz="0" w:space="0" w:color="auto"/>
                <w:bottom w:val="none" w:sz="0" w:space="0" w:color="auto"/>
                <w:right w:val="none" w:sz="0" w:space="0" w:color="auto"/>
              </w:divBdr>
            </w:div>
            <w:div w:id="372508681">
              <w:marLeft w:val="0"/>
              <w:marRight w:val="0"/>
              <w:marTop w:val="0"/>
              <w:marBottom w:val="0"/>
              <w:divBdr>
                <w:top w:val="none" w:sz="0" w:space="0" w:color="auto"/>
                <w:left w:val="none" w:sz="0" w:space="0" w:color="auto"/>
                <w:bottom w:val="none" w:sz="0" w:space="0" w:color="auto"/>
                <w:right w:val="none" w:sz="0" w:space="0" w:color="auto"/>
              </w:divBdr>
            </w:div>
            <w:div w:id="373580972">
              <w:marLeft w:val="0"/>
              <w:marRight w:val="0"/>
              <w:marTop w:val="0"/>
              <w:marBottom w:val="0"/>
              <w:divBdr>
                <w:top w:val="none" w:sz="0" w:space="0" w:color="auto"/>
                <w:left w:val="none" w:sz="0" w:space="0" w:color="auto"/>
                <w:bottom w:val="none" w:sz="0" w:space="0" w:color="auto"/>
                <w:right w:val="none" w:sz="0" w:space="0" w:color="auto"/>
              </w:divBdr>
            </w:div>
            <w:div w:id="394746761">
              <w:marLeft w:val="0"/>
              <w:marRight w:val="0"/>
              <w:marTop w:val="0"/>
              <w:marBottom w:val="0"/>
              <w:divBdr>
                <w:top w:val="none" w:sz="0" w:space="0" w:color="auto"/>
                <w:left w:val="none" w:sz="0" w:space="0" w:color="auto"/>
                <w:bottom w:val="none" w:sz="0" w:space="0" w:color="auto"/>
                <w:right w:val="none" w:sz="0" w:space="0" w:color="auto"/>
              </w:divBdr>
            </w:div>
            <w:div w:id="404841173">
              <w:marLeft w:val="0"/>
              <w:marRight w:val="0"/>
              <w:marTop w:val="0"/>
              <w:marBottom w:val="0"/>
              <w:divBdr>
                <w:top w:val="none" w:sz="0" w:space="0" w:color="auto"/>
                <w:left w:val="none" w:sz="0" w:space="0" w:color="auto"/>
                <w:bottom w:val="none" w:sz="0" w:space="0" w:color="auto"/>
                <w:right w:val="none" w:sz="0" w:space="0" w:color="auto"/>
              </w:divBdr>
            </w:div>
            <w:div w:id="406802428">
              <w:marLeft w:val="0"/>
              <w:marRight w:val="0"/>
              <w:marTop w:val="0"/>
              <w:marBottom w:val="0"/>
              <w:divBdr>
                <w:top w:val="none" w:sz="0" w:space="0" w:color="auto"/>
                <w:left w:val="none" w:sz="0" w:space="0" w:color="auto"/>
                <w:bottom w:val="none" w:sz="0" w:space="0" w:color="auto"/>
                <w:right w:val="none" w:sz="0" w:space="0" w:color="auto"/>
              </w:divBdr>
            </w:div>
            <w:div w:id="407385084">
              <w:marLeft w:val="0"/>
              <w:marRight w:val="0"/>
              <w:marTop w:val="0"/>
              <w:marBottom w:val="0"/>
              <w:divBdr>
                <w:top w:val="none" w:sz="0" w:space="0" w:color="auto"/>
                <w:left w:val="none" w:sz="0" w:space="0" w:color="auto"/>
                <w:bottom w:val="none" w:sz="0" w:space="0" w:color="auto"/>
                <w:right w:val="none" w:sz="0" w:space="0" w:color="auto"/>
              </w:divBdr>
            </w:div>
            <w:div w:id="414015401">
              <w:marLeft w:val="0"/>
              <w:marRight w:val="0"/>
              <w:marTop w:val="0"/>
              <w:marBottom w:val="0"/>
              <w:divBdr>
                <w:top w:val="none" w:sz="0" w:space="0" w:color="auto"/>
                <w:left w:val="none" w:sz="0" w:space="0" w:color="auto"/>
                <w:bottom w:val="none" w:sz="0" w:space="0" w:color="auto"/>
                <w:right w:val="none" w:sz="0" w:space="0" w:color="auto"/>
              </w:divBdr>
            </w:div>
            <w:div w:id="415975445">
              <w:marLeft w:val="0"/>
              <w:marRight w:val="0"/>
              <w:marTop w:val="0"/>
              <w:marBottom w:val="0"/>
              <w:divBdr>
                <w:top w:val="none" w:sz="0" w:space="0" w:color="auto"/>
                <w:left w:val="none" w:sz="0" w:space="0" w:color="auto"/>
                <w:bottom w:val="none" w:sz="0" w:space="0" w:color="auto"/>
                <w:right w:val="none" w:sz="0" w:space="0" w:color="auto"/>
              </w:divBdr>
            </w:div>
            <w:div w:id="428619080">
              <w:marLeft w:val="0"/>
              <w:marRight w:val="0"/>
              <w:marTop w:val="0"/>
              <w:marBottom w:val="0"/>
              <w:divBdr>
                <w:top w:val="none" w:sz="0" w:space="0" w:color="auto"/>
                <w:left w:val="none" w:sz="0" w:space="0" w:color="auto"/>
                <w:bottom w:val="none" w:sz="0" w:space="0" w:color="auto"/>
                <w:right w:val="none" w:sz="0" w:space="0" w:color="auto"/>
              </w:divBdr>
            </w:div>
            <w:div w:id="431052668">
              <w:marLeft w:val="0"/>
              <w:marRight w:val="0"/>
              <w:marTop w:val="0"/>
              <w:marBottom w:val="0"/>
              <w:divBdr>
                <w:top w:val="none" w:sz="0" w:space="0" w:color="auto"/>
                <w:left w:val="none" w:sz="0" w:space="0" w:color="auto"/>
                <w:bottom w:val="none" w:sz="0" w:space="0" w:color="auto"/>
                <w:right w:val="none" w:sz="0" w:space="0" w:color="auto"/>
              </w:divBdr>
            </w:div>
            <w:div w:id="434060038">
              <w:marLeft w:val="0"/>
              <w:marRight w:val="0"/>
              <w:marTop w:val="0"/>
              <w:marBottom w:val="0"/>
              <w:divBdr>
                <w:top w:val="none" w:sz="0" w:space="0" w:color="auto"/>
                <w:left w:val="none" w:sz="0" w:space="0" w:color="auto"/>
                <w:bottom w:val="none" w:sz="0" w:space="0" w:color="auto"/>
                <w:right w:val="none" w:sz="0" w:space="0" w:color="auto"/>
              </w:divBdr>
            </w:div>
            <w:div w:id="434443351">
              <w:marLeft w:val="0"/>
              <w:marRight w:val="0"/>
              <w:marTop w:val="0"/>
              <w:marBottom w:val="0"/>
              <w:divBdr>
                <w:top w:val="none" w:sz="0" w:space="0" w:color="auto"/>
                <w:left w:val="none" w:sz="0" w:space="0" w:color="auto"/>
                <w:bottom w:val="none" w:sz="0" w:space="0" w:color="auto"/>
                <w:right w:val="none" w:sz="0" w:space="0" w:color="auto"/>
              </w:divBdr>
            </w:div>
            <w:div w:id="438838065">
              <w:marLeft w:val="0"/>
              <w:marRight w:val="0"/>
              <w:marTop w:val="0"/>
              <w:marBottom w:val="0"/>
              <w:divBdr>
                <w:top w:val="none" w:sz="0" w:space="0" w:color="auto"/>
                <w:left w:val="none" w:sz="0" w:space="0" w:color="auto"/>
                <w:bottom w:val="none" w:sz="0" w:space="0" w:color="auto"/>
                <w:right w:val="none" w:sz="0" w:space="0" w:color="auto"/>
              </w:divBdr>
            </w:div>
            <w:div w:id="441150338">
              <w:marLeft w:val="0"/>
              <w:marRight w:val="0"/>
              <w:marTop w:val="0"/>
              <w:marBottom w:val="0"/>
              <w:divBdr>
                <w:top w:val="none" w:sz="0" w:space="0" w:color="auto"/>
                <w:left w:val="none" w:sz="0" w:space="0" w:color="auto"/>
                <w:bottom w:val="none" w:sz="0" w:space="0" w:color="auto"/>
                <w:right w:val="none" w:sz="0" w:space="0" w:color="auto"/>
              </w:divBdr>
            </w:div>
            <w:div w:id="447940201">
              <w:marLeft w:val="0"/>
              <w:marRight w:val="0"/>
              <w:marTop w:val="0"/>
              <w:marBottom w:val="0"/>
              <w:divBdr>
                <w:top w:val="none" w:sz="0" w:space="0" w:color="auto"/>
                <w:left w:val="none" w:sz="0" w:space="0" w:color="auto"/>
                <w:bottom w:val="none" w:sz="0" w:space="0" w:color="auto"/>
                <w:right w:val="none" w:sz="0" w:space="0" w:color="auto"/>
              </w:divBdr>
            </w:div>
            <w:div w:id="453713163">
              <w:marLeft w:val="0"/>
              <w:marRight w:val="0"/>
              <w:marTop w:val="0"/>
              <w:marBottom w:val="0"/>
              <w:divBdr>
                <w:top w:val="none" w:sz="0" w:space="0" w:color="auto"/>
                <w:left w:val="none" w:sz="0" w:space="0" w:color="auto"/>
                <w:bottom w:val="none" w:sz="0" w:space="0" w:color="auto"/>
                <w:right w:val="none" w:sz="0" w:space="0" w:color="auto"/>
              </w:divBdr>
            </w:div>
            <w:div w:id="454103027">
              <w:marLeft w:val="0"/>
              <w:marRight w:val="0"/>
              <w:marTop w:val="0"/>
              <w:marBottom w:val="0"/>
              <w:divBdr>
                <w:top w:val="none" w:sz="0" w:space="0" w:color="auto"/>
                <w:left w:val="none" w:sz="0" w:space="0" w:color="auto"/>
                <w:bottom w:val="none" w:sz="0" w:space="0" w:color="auto"/>
                <w:right w:val="none" w:sz="0" w:space="0" w:color="auto"/>
              </w:divBdr>
            </w:div>
            <w:div w:id="485823725">
              <w:marLeft w:val="0"/>
              <w:marRight w:val="0"/>
              <w:marTop w:val="0"/>
              <w:marBottom w:val="0"/>
              <w:divBdr>
                <w:top w:val="none" w:sz="0" w:space="0" w:color="auto"/>
                <w:left w:val="none" w:sz="0" w:space="0" w:color="auto"/>
                <w:bottom w:val="none" w:sz="0" w:space="0" w:color="auto"/>
                <w:right w:val="none" w:sz="0" w:space="0" w:color="auto"/>
              </w:divBdr>
            </w:div>
            <w:div w:id="488835224">
              <w:marLeft w:val="0"/>
              <w:marRight w:val="0"/>
              <w:marTop w:val="0"/>
              <w:marBottom w:val="0"/>
              <w:divBdr>
                <w:top w:val="none" w:sz="0" w:space="0" w:color="auto"/>
                <w:left w:val="none" w:sz="0" w:space="0" w:color="auto"/>
                <w:bottom w:val="none" w:sz="0" w:space="0" w:color="auto"/>
                <w:right w:val="none" w:sz="0" w:space="0" w:color="auto"/>
              </w:divBdr>
            </w:div>
            <w:div w:id="494493346">
              <w:marLeft w:val="0"/>
              <w:marRight w:val="0"/>
              <w:marTop w:val="0"/>
              <w:marBottom w:val="0"/>
              <w:divBdr>
                <w:top w:val="none" w:sz="0" w:space="0" w:color="auto"/>
                <w:left w:val="none" w:sz="0" w:space="0" w:color="auto"/>
                <w:bottom w:val="none" w:sz="0" w:space="0" w:color="auto"/>
                <w:right w:val="none" w:sz="0" w:space="0" w:color="auto"/>
              </w:divBdr>
            </w:div>
            <w:div w:id="502937005">
              <w:marLeft w:val="0"/>
              <w:marRight w:val="0"/>
              <w:marTop w:val="0"/>
              <w:marBottom w:val="0"/>
              <w:divBdr>
                <w:top w:val="none" w:sz="0" w:space="0" w:color="auto"/>
                <w:left w:val="none" w:sz="0" w:space="0" w:color="auto"/>
                <w:bottom w:val="none" w:sz="0" w:space="0" w:color="auto"/>
                <w:right w:val="none" w:sz="0" w:space="0" w:color="auto"/>
              </w:divBdr>
            </w:div>
            <w:div w:id="507720412">
              <w:marLeft w:val="0"/>
              <w:marRight w:val="0"/>
              <w:marTop w:val="0"/>
              <w:marBottom w:val="0"/>
              <w:divBdr>
                <w:top w:val="none" w:sz="0" w:space="0" w:color="auto"/>
                <w:left w:val="none" w:sz="0" w:space="0" w:color="auto"/>
                <w:bottom w:val="none" w:sz="0" w:space="0" w:color="auto"/>
                <w:right w:val="none" w:sz="0" w:space="0" w:color="auto"/>
              </w:divBdr>
            </w:div>
            <w:div w:id="508057673">
              <w:marLeft w:val="0"/>
              <w:marRight w:val="0"/>
              <w:marTop w:val="0"/>
              <w:marBottom w:val="0"/>
              <w:divBdr>
                <w:top w:val="none" w:sz="0" w:space="0" w:color="auto"/>
                <w:left w:val="none" w:sz="0" w:space="0" w:color="auto"/>
                <w:bottom w:val="none" w:sz="0" w:space="0" w:color="auto"/>
                <w:right w:val="none" w:sz="0" w:space="0" w:color="auto"/>
              </w:divBdr>
            </w:div>
            <w:div w:id="516425042">
              <w:marLeft w:val="0"/>
              <w:marRight w:val="0"/>
              <w:marTop w:val="0"/>
              <w:marBottom w:val="0"/>
              <w:divBdr>
                <w:top w:val="none" w:sz="0" w:space="0" w:color="auto"/>
                <w:left w:val="none" w:sz="0" w:space="0" w:color="auto"/>
                <w:bottom w:val="none" w:sz="0" w:space="0" w:color="auto"/>
                <w:right w:val="none" w:sz="0" w:space="0" w:color="auto"/>
              </w:divBdr>
            </w:div>
            <w:div w:id="527566214">
              <w:marLeft w:val="0"/>
              <w:marRight w:val="0"/>
              <w:marTop w:val="0"/>
              <w:marBottom w:val="0"/>
              <w:divBdr>
                <w:top w:val="none" w:sz="0" w:space="0" w:color="auto"/>
                <w:left w:val="none" w:sz="0" w:space="0" w:color="auto"/>
                <w:bottom w:val="none" w:sz="0" w:space="0" w:color="auto"/>
                <w:right w:val="none" w:sz="0" w:space="0" w:color="auto"/>
              </w:divBdr>
            </w:div>
            <w:div w:id="531502990">
              <w:marLeft w:val="0"/>
              <w:marRight w:val="0"/>
              <w:marTop w:val="0"/>
              <w:marBottom w:val="0"/>
              <w:divBdr>
                <w:top w:val="none" w:sz="0" w:space="0" w:color="auto"/>
                <w:left w:val="none" w:sz="0" w:space="0" w:color="auto"/>
                <w:bottom w:val="none" w:sz="0" w:space="0" w:color="auto"/>
                <w:right w:val="none" w:sz="0" w:space="0" w:color="auto"/>
              </w:divBdr>
            </w:div>
            <w:div w:id="548886382">
              <w:marLeft w:val="0"/>
              <w:marRight w:val="0"/>
              <w:marTop w:val="0"/>
              <w:marBottom w:val="0"/>
              <w:divBdr>
                <w:top w:val="none" w:sz="0" w:space="0" w:color="auto"/>
                <w:left w:val="none" w:sz="0" w:space="0" w:color="auto"/>
                <w:bottom w:val="none" w:sz="0" w:space="0" w:color="auto"/>
                <w:right w:val="none" w:sz="0" w:space="0" w:color="auto"/>
              </w:divBdr>
            </w:div>
            <w:div w:id="550114630">
              <w:marLeft w:val="0"/>
              <w:marRight w:val="0"/>
              <w:marTop w:val="0"/>
              <w:marBottom w:val="0"/>
              <w:divBdr>
                <w:top w:val="none" w:sz="0" w:space="0" w:color="auto"/>
                <w:left w:val="none" w:sz="0" w:space="0" w:color="auto"/>
                <w:bottom w:val="none" w:sz="0" w:space="0" w:color="auto"/>
                <w:right w:val="none" w:sz="0" w:space="0" w:color="auto"/>
              </w:divBdr>
            </w:div>
            <w:div w:id="550774142">
              <w:marLeft w:val="0"/>
              <w:marRight w:val="0"/>
              <w:marTop w:val="0"/>
              <w:marBottom w:val="0"/>
              <w:divBdr>
                <w:top w:val="none" w:sz="0" w:space="0" w:color="auto"/>
                <w:left w:val="none" w:sz="0" w:space="0" w:color="auto"/>
                <w:bottom w:val="none" w:sz="0" w:space="0" w:color="auto"/>
                <w:right w:val="none" w:sz="0" w:space="0" w:color="auto"/>
              </w:divBdr>
            </w:div>
            <w:div w:id="554702673">
              <w:marLeft w:val="0"/>
              <w:marRight w:val="0"/>
              <w:marTop w:val="0"/>
              <w:marBottom w:val="0"/>
              <w:divBdr>
                <w:top w:val="none" w:sz="0" w:space="0" w:color="auto"/>
                <w:left w:val="none" w:sz="0" w:space="0" w:color="auto"/>
                <w:bottom w:val="none" w:sz="0" w:space="0" w:color="auto"/>
                <w:right w:val="none" w:sz="0" w:space="0" w:color="auto"/>
              </w:divBdr>
            </w:div>
            <w:div w:id="557206198">
              <w:marLeft w:val="0"/>
              <w:marRight w:val="0"/>
              <w:marTop w:val="0"/>
              <w:marBottom w:val="0"/>
              <w:divBdr>
                <w:top w:val="none" w:sz="0" w:space="0" w:color="auto"/>
                <w:left w:val="none" w:sz="0" w:space="0" w:color="auto"/>
                <w:bottom w:val="none" w:sz="0" w:space="0" w:color="auto"/>
                <w:right w:val="none" w:sz="0" w:space="0" w:color="auto"/>
              </w:divBdr>
            </w:div>
            <w:div w:id="561528170">
              <w:marLeft w:val="0"/>
              <w:marRight w:val="0"/>
              <w:marTop w:val="0"/>
              <w:marBottom w:val="0"/>
              <w:divBdr>
                <w:top w:val="none" w:sz="0" w:space="0" w:color="auto"/>
                <w:left w:val="none" w:sz="0" w:space="0" w:color="auto"/>
                <w:bottom w:val="none" w:sz="0" w:space="0" w:color="auto"/>
                <w:right w:val="none" w:sz="0" w:space="0" w:color="auto"/>
              </w:divBdr>
            </w:div>
            <w:div w:id="584073962">
              <w:marLeft w:val="0"/>
              <w:marRight w:val="0"/>
              <w:marTop w:val="0"/>
              <w:marBottom w:val="0"/>
              <w:divBdr>
                <w:top w:val="none" w:sz="0" w:space="0" w:color="auto"/>
                <w:left w:val="none" w:sz="0" w:space="0" w:color="auto"/>
                <w:bottom w:val="none" w:sz="0" w:space="0" w:color="auto"/>
                <w:right w:val="none" w:sz="0" w:space="0" w:color="auto"/>
              </w:divBdr>
            </w:div>
            <w:div w:id="589700998">
              <w:marLeft w:val="0"/>
              <w:marRight w:val="0"/>
              <w:marTop w:val="0"/>
              <w:marBottom w:val="0"/>
              <w:divBdr>
                <w:top w:val="none" w:sz="0" w:space="0" w:color="auto"/>
                <w:left w:val="none" w:sz="0" w:space="0" w:color="auto"/>
                <w:bottom w:val="none" w:sz="0" w:space="0" w:color="auto"/>
                <w:right w:val="none" w:sz="0" w:space="0" w:color="auto"/>
              </w:divBdr>
            </w:div>
            <w:div w:id="591087333">
              <w:marLeft w:val="0"/>
              <w:marRight w:val="0"/>
              <w:marTop w:val="0"/>
              <w:marBottom w:val="0"/>
              <w:divBdr>
                <w:top w:val="none" w:sz="0" w:space="0" w:color="auto"/>
                <w:left w:val="none" w:sz="0" w:space="0" w:color="auto"/>
                <w:bottom w:val="none" w:sz="0" w:space="0" w:color="auto"/>
                <w:right w:val="none" w:sz="0" w:space="0" w:color="auto"/>
              </w:divBdr>
            </w:div>
            <w:div w:id="592321035">
              <w:marLeft w:val="0"/>
              <w:marRight w:val="0"/>
              <w:marTop w:val="0"/>
              <w:marBottom w:val="0"/>
              <w:divBdr>
                <w:top w:val="none" w:sz="0" w:space="0" w:color="auto"/>
                <w:left w:val="none" w:sz="0" w:space="0" w:color="auto"/>
                <w:bottom w:val="none" w:sz="0" w:space="0" w:color="auto"/>
                <w:right w:val="none" w:sz="0" w:space="0" w:color="auto"/>
              </w:divBdr>
            </w:div>
            <w:div w:id="592782631">
              <w:marLeft w:val="0"/>
              <w:marRight w:val="0"/>
              <w:marTop w:val="0"/>
              <w:marBottom w:val="0"/>
              <w:divBdr>
                <w:top w:val="none" w:sz="0" w:space="0" w:color="auto"/>
                <w:left w:val="none" w:sz="0" w:space="0" w:color="auto"/>
                <w:bottom w:val="none" w:sz="0" w:space="0" w:color="auto"/>
                <w:right w:val="none" w:sz="0" w:space="0" w:color="auto"/>
              </w:divBdr>
            </w:div>
            <w:div w:id="606081902">
              <w:marLeft w:val="0"/>
              <w:marRight w:val="0"/>
              <w:marTop w:val="0"/>
              <w:marBottom w:val="0"/>
              <w:divBdr>
                <w:top w:val="none" w:sz="0" w:space="0" w:color="auto"/>
                <w:left w:val="none" w:sz="0" w:space="0" w:color="auto"/>
                <w:bottom w:val="none" w:sz="0" w:space="0" w:color="auto"/>
                <w:right w:val="none" w:sz="0" w:space="0" w:color="auto"/>
              </w:divBdr>
            </w:div>
            <w:div w:id="615597596">
              <w:marLeft w:val="0"/>
              <w:marRight w:val="0"/>
              <w:marTop w:val="0"/>
              <w:marBottom w:val="0"/>
              <w:divBdr>
                <w:top w:val="none" w:sz="0" w:space="0" w:color="auto"/>
                <w:left w:val="none" w:sz="0" w:space="0" w:color="auto"/>
                <w:bottom w:val="none" w:sz="0" w:space="0" w:color="auto"/>
                <w:right w:val="none" w:sz="0" w:space="0" w:color="auto"/>
              </w:divBdr>
            </w:div>
            <w:div w:id="617176464">
              <w:marLeft w:val="0"/>
              <w:marRight w:val="0"/>
              <w:marTop w:val="0"/>
              <w:marBottom w:val="0"/>
              <w:divBdr>
                <w:top w:val="none" w:sz="0" w:space="0" w:color="auto"/>
                <w:left w:val="none" w:sz="0" w:space="0" w:color="auto"/>
                <w:bottom w:val="none" w:sz="0" w:space="0" w:color="auto"/>
                <w:right w:val="none" w:sz="0" w:space="0" w:color="auto"/>
              </w:divBdr>
            </w:div>
            <w:div w:id="626010899">
              <w:marLeft w:val="0"/>
              <w:marRight w:val="0"/>
              <w:marTop w:val="0"/>
              <w:marBottom w:val="0"/>
              <w:divBdr>
                <w:top w:val="none" w:sz="0" w:space="0" w:color="auto"/>
                <w:left w:val="none" w:sz="0" w:space="0" w:color="auto"/>
                <w:bottom w:val="none" w:sz="0" w:space="0" w:color="auto"/>
                <w:right w:val="none" w:sz="0" w:space="0" w:color="auto"/>
              </w:divBdr>
            </w:div>
            <w:div w:id="645627169">
              <w:marLeft w:val="0"/>
              <w:marRight w:val="0"/>
              <w:marTop w:val="0"/>
              <w:marBottom w:val="0"/>
              <w:divBdr>
                <w:top w:val="none" w:sz="0" w:space="0" w:color="auto"/>
                <w:left w:val="none" w:sz="0" w:space="0" w:color="auto"/>
                <w:bottom w:val="none" w:sz="0" w:space="0" w:color="auto"/>
                <w:right w:val="none" w:sz="0" w:space="0" w:color="auto"/>
              </w:divBdr>
            </w:div>
            <w:div w:id="646934006">
              <w:marLeft w:val="0"/>
              <w:marRight w:val="0"/>
              <w:marTop w:val="0"/>
              <w:marBottom w:val="0"/>
              <w:divBdr>
                <w:top w:val="none" w:sz="0" w:space="0" w:color="auto"/>
                <w:left w:val="none" w:sz="0" w:space="0" w:color="auto"/>
                <w:bottom w:val="none" w:sz="0" w:space="0" w:color="auto"/>
                <w:right w:val="none" w:sz="0" w:space="0" w:color="auto"/>
              </w:divBdr>
            </w:div>
            <w:div w:id="647712040">
              <w:marLeft w:val="0"/>
              <w:marRight w:val="0"/>
              <w:marTop w:val="0"/>
              <w:marBottom w:val="0"/>
              <w:divBdr>
                <w:top w:val="none" w:sz="0" w:space="0" w:color="auto"/>
                <w:left w:val="none" w:sz="0" w:space="0" w:color="auto"/>
                <w:bottom w:val="none" w:sz="0" w:space="0" w:color="auto"/>
                <w:right w:val="none" w:sz="0" w:space="0" w:color="auto"/>
              </w:divBdr>
            </w:div>
            <w:div w:id="655575339">
              <w:marLeft w:val="0"/>
              <w:marRight w:val="0"/>
              <w:marTop w:val="0"/>
              <w:marBottom w:val="0"/>
              <w:divBdr>
                <w:top w:val="none" w:sz="0" w:space="0" w:color="auto"/>
                <w:left w:val="none" w:sz="0" w:space="0" w:color="auto"/>
                <w:bottom w:val="none" w:sz="0" w:space="0" w:color="auto"/>
                <w:right w:val="none" w:sz="0" w:space="0" w:color="auto"/>
              </w:divBdr>
            </w:div>
            <w:div w:id="656809896">
              <w:marLeft w:val="0"/>
              <w:marRight w:val="0"/>
              <w:marTop w:val="0"/>
              <w:marBottom w:val="0"/>
              <w:divBdr>
                <w:top w:val="none" w:sz="0" w:space="0" w:color="auto"/>
                <w:left w:val="none" w:sz="0" w:space="0" w:color="auto"/>
                <w:bottom w:val="none" w:sz="0" w:space="0" w:color="auto"/>
                <w:right w:val="none" w:sz="0" w:space="0" w:color="auto"/>
              </w:divBdr>
            </w:div>
            <w:div w:id="661929479">
              <w:marLeft w:val="0"/>
              <w:marRight w:val="0"/>
              <w:marTop w:val="0"/>
              <w:marBottom w:val="0"/>
              <w:divBdr>
                <w:top w:val="none" w:sz="0" w:space="0" w:color="auto"/>
                <w:left w:val="none" w:sz="0" w:space="0" w:color="auto"/>
                <w:bottom w:val="none" w:sz="0" w:space="0" w:color="auto"/>
                <w:right w:val="none" w:sz="0" w:space="0" w:color="auto"/>
              </w:divBdr>
            </w:div>
            <w:div w:id="662004946">
              <w:marLeft w:val="0"/>
              <w:marRight w:val="0"/>
              <w:marTop w:val="0"/>
              <w:marBottom w:val="0"/>
              <w:divBdr>
                <w:top w:val="none" w:sz="0" w:space="0" w:color="auto"/>
                <w:left w:val="none" w:sz="0" w:space="0" w:color="auto"/>
                <w:bottom w:val="none" w:sz="0" w:space="0" w:color="auto"/>
                <w:right w:val="none" w:sz="0" w:space="0" w:color="auto"/>
              </w:divBdr>
            </w:div>
            <w:div w:id="665283914">
              <w:marLeft w:val="0"/>
              <w:marRight w:val="0"/>
              <w:marTop w:val="0"/>
              <w:marBottom w:val="0"/>
              <w:divBdr>
                <w:top w:val="none" w:sz="0" w:space="0" w:color="auto"/>
                <w:left w:val="none" w:sz="0" w:space="0" w:color="auto"/>
                <w:bottom w:val="none" w:sz="0" w:space="0" w:color="auto"/>
                <w:right w:val="none" w:sz="0" w:space="0" w:color="auto"/>
              </w:divBdr>
            </w:div>
            <w:div w:id="677543571">
              <w:marLeft w:val="0"/>
              <w:marRight w:val="0"/>
              <w:marTop w:val="0"/>
              <w:marBottom w:val="0"/>
              <w:divBdr>
                <w:top w:val="none" w:sz="0" w:space="0" w:color="auto"/>
                <w:left w:val="none" w:sz="0" w:space="0" w:color="auto"/>
                <w:bottom w:val="none" w:sz="0" w:space="0" w:color="auto"/>
                <w:right w:val="none" w:sz="0" w:space="0" w:color="auto"/>
              </w:divBdr>
            </w:div>
            <w:div w:id="680591450">
              <w:marLeft w:val="0"/>
              <w:marRight w:val="0"/>
              <w:marTop w:val="0"/>
              <w:marBottom w:val="0"/>
              <w:divBdr>
                <w:top w:val="none" w:sz="0" w:space="0" w:color="auto"/>
                <w:left w:val="none" w:sz="0" w:space="0" w:color="auto"/>
                <w:bottom w:val="none" w:sz="0" w:space="0" w:color="auto"/>
                <w:right w:val="none" w:sz="0" w:space="0" w:color="auto"/>
              </w:divBdr>
            </w:div>
            <w:div w:id="682585862">
              <w:marLeft w:val="0"/>
              <w:marRight w:val="0"/>
              <w:marTop w:val="0"/>
              <w:marBottom w:val="0"/>
              <w:divBdr>
                <w:top w:val="none" w:sz="0" w:space="0" w:color="auto"/>
                <w:left w:val="none" w:sz="0" w:space="0" w:color="auto"/>
                <w:bottom w:val="none" w:sz="0" w:space="0" w:color="auto"/>
                <w:right w:val="none" w:sz="0" w:space="0" w:color="auto"/>
              </w:divBdr>
            </w:div>
            <w:div w:id="684749562">
              <w:marLeft w:val="0"/>
              <w:marRight w:val="0"/>
              <w:marTop w:val="0"/>
              <w:marBottom w:val="0"/>
              <w:divBdr>
                <w:top w:val="none" w:sz="0" w:space="0" w:color="auto"/>
                <w:left w:val="none" w:sz="0" w:space="0" w:color="auto"/>
                <w:bottom w:val="none" w:sz="0" w:space="0" w:color="auto"/>
                <w:right w:val="none" w:sz="0" w:space="0" w:color="auto"/>
              </w:divBdr>
            </w:div>
            <w:div w:id="686756435">
              <w:marLeft w:val="0"/>
              <w:marRight w:val="0"/>
              <w:marTop w:val="0"/>
              <w:marBottom w:val="0"/>
              <w:divBdr>
                <w:top w:val="none" w:sz="0" w:space="0" w:color="auto"/>
                <w:left w:val="none" w:sz="0" w:space="0" w:color="auto"/>
                <w:bottom w:val="none" w:sz="0" w:space="0" w:color="auto"/>
                <w:right w:val="none" w:sz="0" w:space="0" w:color="auto"/>
              </w:divBdr>
            </w:div>
            <w:div w:id="689726104">
              <w:marLeft w:val="0"/>
              <w:marRight w:val="0"/>
              <w:marTop w:val="0"/>
              <w:marBottom w:val="0"/>
              <w:divBdr>
                <w:top w:val="none" w:sz="0" w:space="0" w:color="auto"/>
                <w:left w:val="none" w:sz="0" w:space="0" w:color="auto"/>
                <w:bottom w:val="none" w:sz="0" w:space="0" w:color="auto"/>
                <w:right w:val="none" w:sz="0" w:space="0" w:color="auto"/>
              </w:divBdr>
            </w:div>
            <w:div w:id="706488248">
              <w:marLeft w:val="0"/>
              <w:marRight w:val="0"/>
              <w:marTop w:val="0"/>
              <w:marBottom w:val="0"/>
              <w:divBdr>
                <w:top w:val="none" w:sz="0" w:space="0" w:color="auto"/>
                <w:left w:val="none" w:sz="0" w:space="0" w:color="auto"/>
                <w:bottom w:val="none" w:sz="0" w:space="0" w:color="auto"/>
                <w:right w:val="none" w:sz="0" w:space="0" w:color="auto"/>
              </w:divBdr>
            </w:div>
            <w:div w:id="712578198">
              <w:marLeft w:val="0"/>
              <w:marRight w:val="0"/>
              <w:marTop w:val="0"/>
              <w:marBottom w:val="0"/>
              <w:divBdr>
                <w:top w:val="none" w:sz="0" w:space="0" w:color="auto"/>
                <w:left w:val="none" w:sz="0" w:space="0" w:color="auto"/>
                <w:bottom w:val="none" w:sz="0" w:space="0" w:color="auto"/>
                <w:right w:val="none" w:sz="0" w:space="0" w:color="auto"/>
              </w:divBdr>
            </w:div>
            <w:div w:id="713431771">
              <w:marLeft w:val="0"/>
              <w:marRight w:val="0"/>
              <w:marTop w:val="0"/>
              <w:marBottom w:val="0"/>
              <w:divBdr>
                <w:top w:val="none" w:sz="0" w:space="0" w:color="auto"/>
                <w:left w:val="none" w:sz="0" w:space="0" w:color="auto"/>
                <w:bottom w:val="none" w:sz="0" w:space="0" w:color="auto"/>
                <w:right w:val="none" w:sz="0" w:space="0" w:color="auto"/>
              </w:divBdr>
            </w:div>
            <w:div w:id="726025661">
              <w:marLeft w:val="0"/>
              <w:marRight w:val="0"/>
              <w:marTop w:val="0"/>
              <w:marBottom w:val="0"/>
              <w:divBdr>
                <w:top w:val="none" w:sz="0" w:space="0" w:color="auto"/>
                <w:left w:val="none" w:sz="0" w:space="0" w:color="auto"/>
                <w:bottom w:val="none" w:sz="0" w:space="0" w:color="auto"/>
                <w:right w:val="none" w:sz="0" w:space="0" w:color="auto"/>
              </w:divBdr>
            </w:div>
            <w:div w:id="733165577">
              <w:marLeft w:val="0"/>
              <w:marRight w:val="0"/>
              <w:marTop w:val="0"/>
              <w:marBottom w:val="0"/>
              <w:divBdr>
                <w:top w:val="none" w:sz="0" w:space="0" w:color="auto"/>
                <w:left w:val="none" w:sz="0" w:space="0" w:color="auto"/>
                <w:bottom w:val="none" w:sz="0" w:space="0" w:color="auto"/>
                <w:right w:val="none" w:sz="0" w:space="0" w:color="auto"/>
              </w:divBdr>
            </w:div>
            <w:div w:id="741876039">
              <w:marLeft w:val="0"/>
              <w:marRight w:val="0"/>
              <w:marTop w:val="0"/>
              <w:marBottom w:val="0"/>
              <w:divBdr>
                <w:top w:val="none" w:sz="0" w:space="0" w:color="auto"/>
                <w:left w:val="none" w:sz="0" w:space="0" w:color="auto"/>
                <w:bottom w:val="none" w:sz="0" w:space="0" w:color="auto"/>
                <w:right w:val="none" w:sz="0" w:space="0" w:color="auto"/>
              </w:divBdr>
            </w:div>
            <w:div w:id="756512981">
              <w:marLeft w:val="0"/>
              <w:marRight w:val="0"/>
              <w:marTop w:val="0"/>
              <w:marBottom w:val="0"/>
              <w:divBdr>
                <w:top w:val="none" w:sz="0" w:space="0" w:color="auto"/>
                <w:left w:val="none" w:sz="0" w:space="0" w:color="auto"/>
                <w:bottom w:val="none" w:sz="0" w:space="0" w:color="auto"/>
                <w:right w:val="none" w:sz="0" w:space="0" w:color="auto"/>
              </w:divBdr>
            </w:div>
            <w:div w:id="764032438">
              <w:marLeft w:val="0"/>
              <w:marRight w:val="0"/>
              <w:marTop w:val="0"/>
              <w:marBottom w:val="0"/>
              <w:divBdr>
                <w:top w:val="none" w:sz="0" w:space="0" w:color="auto"/>
                <w:left w:val="none" w:sz="0" w:space="0" w:color="auto"/>
                <w:bottom w:val="none" w:sz="0" w:space="0" w:color="auto"/>
                <w:right w:val="none" w:sz="0" w:space="0" w:color="auto"/>
              </w:divBdr>
            </w:div>
            <w:div w:id="774833843">
              <w:marLeft w:val="0"/>
              <w:marRight w:val="0"/>
              <w:marTop w:val="0"/>
              <w:marBottom w:val="0"/>
              <w:divBdr>
                <w:top w:val="none" w:sz="0" w:space="0" w:color="auto"/>
                <w:left w:val="none" w:sz="0" w:space="0" w:color="auto"/>
                <w:bottom w:val="none" w:sz="0" w:space="0" w:color="auto"/>
                <w:right w:val="none" w:sz="0" w:space="0" w:color="auto"/>
              </w:divBdr>
            </w:div>
            <w:div w:id="782571890">
              <w:marLeft w:val="0"/>
              <w:marRight w:val="0"/>
              <w:marTop w:val="0"/>
              <w:marBottom w:val="0"/>
              <w:divBdr>
                <w:top w:val="none" w:sz="0" w:space="0" w:color="auto"/>
                <w:left w:val="none" w:sz="0" w:space="0" w:color="auto"/>
                <w:bottom w:val="none" w:sz="0" w:space="0" w:color="auto"/>
                <w:right w:val="none" w:sz="0" w:space="0" w:color="auto"/>
              </w:divBdr>
            </w:div>
            <w:div w:id="790974045">
              <w:marLeft w:val="0"/>
              <w:marRight w:val="0"/>
              <w:marTop w:val="0"/>
              <w:marBottom w:val="0"/>
              <w:divBdr>
                <w:top w:val="none" w:sz="0" w:space="0" w:color="auto"/>
                <w:left w:val="none" w:sz="0" w:space="0" w:color="auto"/>
                <w:bottom w:val="none" w:sz="0" w:space="0" w:color="auto"/>
                <w:right w:val="none" w:sz="0" w:space="0" w:color="auto"/>
              </w:divBdr>
            </w:div>
            <w:div w:id="791946676">
              <w:marLeft w:val="0"/>
              <w:marRight w:val="0"/>
              <w:marTop w:val="0"/>
              <w:marBottom w:val="0"/>
              <w:divBdr>
                <w:top w:val="none" w:sz="0" w:space="0" w:color="auto"/>
                <w:left w:val="none" w:sz="0" w:space="0" w:color="auto"/>
                <w:bottom w:val="none" w:sz="0" w:space="0" w:color="auto"/>
                <w:right w:val="none" w:sz="0" w:space="0" w:color="auto"/>
              </w:divBdr>
            </w:div>
            <w:div w:id="792401786">
              <w:marLeft w:val="0"/>
              <w:marRight w:val="0"/>
              <w:marTop w:val="0"/>
              <w:marBottom w:val="0"/>
              <w:divBdr>
                <w:top w:val="none" w:sz="0" w:space="0" w:color="auto"/>
                <w:left w:val="none" w:sz="0" w:space="0" w:color="auto"/>
                <w:bottom w:val="none" w:sz="0" w:space="0" w:color="auto"/>
                <w:right w:val="none" w:sz="0" w:space="0" w:color="auto"/>
              </w:divBdr>
            </w:div>
            <w:div w:id="804782858">
              <w:marLeft w:val="0"/>
              <w:marRight w:val="0"/>
              <w:marTop w:val="0"/>
              <w:marBottom w:val="0"/>
              <w:divBdr>
                <w:top w:val="none" w:sz="0" w:space="0" w:color="auto"/>
                <w:left w:val="none" w:sz="0" w:space="0" w:color="auto"/>
                <w:bottom w:val="none" w:sz="0" w:space="0" w:color="auto"/>
                <w:right w:val="none" w:sz="0" w:space="0" w:color="auto"/>
              </w:divBdr>
            </w:div>
            <w:div w:id="816729868">
              <w:marLeft w:val="0"/>
              <w:marRight w:val="0"/>
              <w:marTop w:val="0"/>
              <w:marBottom w:val="0"/>
              <w:divBdr>
                <w:top w:val="none" w:sz="0" w:space="0" w:color="auto"/>
                <w:left w:val="none" w:sz="0" w:space="0" w:color="auto"/>
                <w:bottom w:val="none" w:sz="0" w:space="0" w:color="auto"/>
                <w:right w:val="none" w:sz="0" w:space="0" w:color="auto"/>
              </w:divBdr>
            </w:div>
            <w:div w:id="818620872">
              <w:marLeft w:val="0"/>
              <w:marRight w:val="0"/>
              <w:marTop w:val="0"/>
              <w:marBottom w:val="0"/>
              <w:divBdr>
                <w:top w:val="none" w:sz="0" w:space="0" w:color="auto"/>
                <w:left w:val="none" w:sz="0" w:space="0" w:color="auto"/>
                <w:bottom w:val="none" w:sz="0" w:space="0" w:color="auto"/>
                <w:right w:val="none" w:sz="0" w:space="0" w:color="auto"/>
              </w:divBdr>
            </w:div>
            <w:div w:id="822163872">
              <w:marLeft w:val="0"/>
              <w:marRight w:val="0"/>
              <w:marTop w:val="0"/>
              <w:marBottom w:val="0"/>
              <w:divBdr>
                <w:top w:val="none" w:sz="0" w:space="0" w:color="auto"/>
                <w:left w:val="none" w:sz="0" w:space="0" w:color="auto"/>
                <w:bottom w:val="none" w:sz="0" w:space="0" w:color="auto"/>
                <w:right w:val="none" w:sz="0" w:space="0" w:color="auto"/>
              </w:divBdr>
            </w:div>
            <w:div w:id="836581158">
              <w:marLeft w:val="0"/>
              <w:marRight w:val="0"/>
              <w:marTop w:val="0"/>
              <w:marBottom w:val="0"/>
              <w:divBdr>
                <w:top w:val="none" w:sz="0" w:space="0" w:color="auto"/>
                <w:left w:val="none" w:sz="0" w:space="0" w:color="auto"/>
                <w:bottom w:val="none" w:sz="0" w:space="0" w:color="auto"/>
                <w:right w:val="none" w:sz="0" w:space="0" w:color="auto"/>
              </w:divBdr>
            </w:div>
            <w:div w:id="842939223">
              <w:marLeft w:val="0"/>
              <w:marRight w:val="0"/>
              <w:marTop w:val="0"/>
              <w:marBottom w:val="0"/>
              <w:divBdr>
                <w:top w:val="none" w:sz="0" w:space="0" w:color="auto"/>
                <w:left w:val="none" w:sz="0" w:space="0" w:color="auto"/>
                <w:bottom w:val="none" w:sz="0" w:space="0" w:color="auto"/>
                <w:right w:val="none" w:sz="0" w:space="0" w:color="auto"/>
              </w:divBdr>
            </w:div>
            <w:div w:id="847603197">
              <w:marLeft w:val="0"/>
              <w:marRight w:val="0"/>
              <w:marTop w:val="0"/>
              <w:marBottom w:val="0"/>
              <w:divBdr>
                <w:top w:val="none" w:sz="0" w:space="0" w:color="auto"/>
                <w:left w:val="none" w:sz="0" w:space="0" w:color="auto"/>
                <w:bottom w:val="none" w:sz="0" w:space="0" w:color="auto"/>
                <w:right w:val="none" w:sz="0" w:space="0" w:color="auto"/>
              </w:divBdr>
            </w:div>
            <w:div w:id="848369303">
              <w:marLeft w:val="0"/>
              <w:marRight w:val="0"/>
              <w:marTop w:val="0"/>
              <w:marBottom w:val="0"/>
              <w:divBdr>
                <w:top w:val="none" w:sz="0" w:space="0" w:color="auto"/>
                <w:left w:val="none" w:sz="0" w:space="0" w:color="auto"/>
                <w:bottom w:val="none" w:sz="0" w:space="0" w:color="auto"/>
                <w:right w:val="none" w:sz="0" w:space="0" w:color="auto"/>
              </w:divBdr>
            </w:div>
            <w:div w:id="853691897">
              <w:marLeft w:val="0"/>
              <w:marRight w:val="0"/>
              <w:marTop w:val="0"/>
              <w:marBottom w:val="0"/>
              <w:divBdr>
                <w:top w:val="none" w:sz="0" w:space="0" w:color="auto"/>
                <w:left w:val="none" w:sz="0" w:space="0" w:color="auto"/>
                <w:bottom w:val="none" w:sz="0" w:space="0" w:color="auto"/>
                <w:right w:val="none" w:sz="0" w:space="0" w:color="auto"/>
              </w:divBdr>
            </w:div>
            <w:div w:id="854459108">
              <w:marLeft w:val="0"/>
              <w:marRight w:val="0"/>
              <w:marTop w:val="0"/>
              <w:marBottom w:val="0"/>
              <w:divBdr>
                <w:top w:val="none" w:sz="0" w:space="0" w:color="auto"/>
                <w:left w:val="none" w:sz="0" w:space="0" w:color="auto"/>
                <w:bottom w:val="none" w:sz="0" w:space="0" w:color="auto"/>
                <w:right w:val="none" w:sz="0" w:space="0" w:color="auto"/>
              </w:divBdr>
            </w:div>
            <w:div w:id="864558618">
              <w:marLeft w:val="0"/>
              <w:marRight w:val="0"/>
              <w:marTop w:val="0"/>
              <w:marBottom w:val="0"/>
              <w:divBdr>
                <w:top w:val="none" w:sz="0" w:space="0" w:color="auto"/>
                <w:left w:val="none" w:sz="0" w:space="0" w:color="auto"/>
                <w:bottom w:val="none" w:sz="0" w:space="0" w:color="auto"/>
                <w:right w:val="none" w:sz="0" w:space="0" w:color="auto"/>
              </w:divBdr>
            </w:div>
            <w:div w:id="864631676">
              <w:marLeft w:val="0"/>
              <w:marRight w:val="0"/>
              <w:marTop w:val="0"/>
              <w:marBottom w:val="0"/>
              <w:divBdr>
                <w:top w:val="none" w:sz="0" w:space="0" w:color="auto"/>
                <w:left w:val="none" w:sz="0" w:space="0" w:color="auto"/>
                <w:bottom w:val="none" w:sz="0" w:space="0" w:color="auto"/>
                <w:right w:val="none" w:sz="0" w:space="0" w:color="auto"/>
              </w:divBdr>
            </w:div>
            <w:div w:id="865680158">
              <w:marLeft w:val="0"/>
              <w:marRight w:val="0"/>
              <w:marTop w:val="0"/>
              <w:marBottom w:val="0"/>
              <w:divBdr>
                <w:top w:val="none" w:sz="0" w:space="0" w:color="auto"/>
                <w:left w:val="none" w:sz="0" w:space="0" w:color="auto"/>
                <w:bottom w:val="none" w:sz="0" w:space="0" w:color="auto"/>
                <w:right w:val="none" w:sz="0" w:space="0" w:color="auto"/>
              </w:divBdr>
            </w:div>
            <w:div w:id="868030960">
              <w:marLeft w:val="0"/>
              <w:marRight w:val="0"/>
              <w:marTop w:val="0"/>
              <w:marBottom w:val="0"/>
              <w:divBdr>
                <w:top w:val="none" w:sz="0" w:space="0" w:color="auto"/>
                <w:left w:val="none" w:sz="0" w:space="0" w:color="auto"/>
                <w:bottom w:val="none" w:sz="0" w:space="0" w:color="auto"/>
                <w:right w:val="none" w:sz="0" w:space="0" w:color="auto"/>
              </w:divBdr>
            </w:div>
            <w:div w:id="869301645">
              <w:marLeft w:val="0"/>
              <w:marRight w:val="0"/>
              <w:marTop w:val="0"/>
              <w:marBottom w:val="0"/>
              <w:divBdr>
                <w:top w:val="none" w:sz="0" w:space="0" w:color="auto"/>
                <w:left w:val="none" w:sz="0" w:space="0" w:color="auto"/>
                <w:bottom w:val="none" w:sz="0" w:space="0" w:color="auto"/>
                <w:right w:val="none" w:sz="0" w:space="0" w:color="auto"/>
              </w:divBdr>
            </w:div>
            <w:div w:id="874080954">
              <w:marLeft w:val="0"/>
              <w:marRight w:val="0"/>
              <w:marTop w:val="0"/>
              <w:marBottom w:val="0"/>
              <w:divBdr>
                <w:top w:val="none" w:sz="0" w:space="0" w:color="auto"/>
                <w:left w:val="none" w:sz="0" w:space="0" w:color="auto"/>
                <w:bottom w:val="none" w:sz="0" w:space="0" w:color="auto"/>
                <w:right w:val="none" w:sz="0" w:space="0" w:color="auto"/>
              </w:divBdr>
            </w:div>
            <w:div w:id="877011856">
              <w:marLeft w:val="0"/>
              <w:marRight w:val="0"/>
              <w:marTop w:val="0"/>
              <w:marBottom w:val="0"/>
              <w:divBdr>
                <w:top w:val="none" w:sz="0" w:space="0" w:color="auto"/>
                <w:left w:val="none" w:sz="0" w:space="0" w:color="auto"/>
                <w:bottom w:val="none" w:sz="0" w:space="0" w:color="auto"/>
                <w:right w:val="none" w:sz="0" w:space="0" w:color="auto"/>
              </w:divBdr>
            </w:div>
            <w:div w:id="878931378">
              <w:marLeft w:val="0"/>
              <w:marRight w:val="0"/>
              <w:marTop w:val="0"/>
              <w:marBottom w:val="0"/>
              <w:divBdr>
                <w:top w:val="none" w:sz="0" w:space="0" w:color="auto"/>
                <w:left w:val="none" w:sz="0" w:space="0" w:color="auto"/>
                <w:bottom w:val="none" w:sz="0" w:space="0" w:color="auto"/>
                <w:right w:val="none" w:sz="0" w:space="0" w:color="auto"/>
              </w:divBdr>
            </w:div>
            <w:div w:id="882592051">
              <w:marLeft w:val="0"/>
              <w:marRight w:val="0"/>
              <w:marTop w:val="0"/>
              <w:marBottom w:val="0"/>
              <w:divBdr>
                <w:top w:val="none" w:sz="0" w:space="0" w:color="auto"/>
                <w:left w:val="none" w:sz="0" w:space="0" w:color="auto"/>
                <w:bottom w:val="none" w:sz="0" w:space="0" w:color="auto"/>
                <w:right w:val="none" w:sz="0" w:space="0" w:color="auto"/>
              </w:divBdr>
            </w:div>
            <w:div w:id="888341259">
              <w:marLeft w:val="0"/>
              <w:marRight w:val="0"/>
              <w:marTop w:val="0"/>
              <w:marBottom w:val="0"/>
              <w:divBdr>
                <w:top w:val="none" w:sz="0" w:space="0" w:color="auto"/>
                <w:left w:val="none" w:sz="0" w:space="0" w:color="auto"/>
                <w:bottom w:val="none" w:sz="0" w:space="0" w:color="auto"/>
                <w:right w:val="none" w:sz="0" w:space="0" w:color="auto"/>
              </w:divBdr>
            </w:div>
            <w:div w:id="899293123">
              <w:marLeft w:val="0"/>
              <w:marRight w:val="0"/>
              <w:marTop w:val="0"/>
              <w:marBottom w:val="0"/>
              <w:divBdr>
                <w:top w:val="none" w:sz="0" w:space="0" w:color="auto"/>
                <w:left w:val="none" w:sz="0" w:space="0" w:color="auto"/>
                <w:bottom w:val="none" w:sz="0" w:space="0" w:color="auto"/>
                <w:right w:val="none" w:sz="0" w:space="0" w:color="auto"/>
              </w:divBdr>
            </w:div>
            <w:div w:id="922111163">
              <w:marLeft w:val="0"/>
              <w:marRight w:val="0"/>
              <w:marTop w:val="0"/>
              <w:marBottom w:val="0"/>
              <w:divBdr>
                <w:top w:val="none" w:sz="0" w:space="0" w:color="auto"/>
                <w:left w:val="none" w:sz="0" w:space="0" w:color="auto"/>
                <w:bottom w:val="none" w:sz="0" w:space="0" w:color="auto"/>
                <w:right w:val="none" w:sz="0" w:space="0" w:color="auto"/>
              </w:divBdr>
            </w:div>
            <w:div w:id="932861506">
              <w:marLeft w:val="0"/>
              <w:marRight w:val="0"/>
              <w:marTop w:val="0"/>
              <w:marBottom w:val="0"/>
              <w:divBdr>
                <w:top w:val="none" w:sz="0" w:space="0" w:color="auto"/>
                <w:left w:val="none" w:sz="0" w:space="0" w:color="auto"/>
                <w:bottom w:val="none" w:sz="0" w:space="0" w:color="auto"/>
                <w:right w:val="none" w:sz="0" w:space="0" w:color="auto"/>
              </w:divBdr>
            </w:div>
            <w:div w:id="934358826">
              <w:marLeft w:val="0"/>
              <w:marRight w:val="0"/>
              <w:marTop w:val="0"/>
              <w:marBottom w:val="0"/>
              <w:divBdr>
                <w:top w:val="none" w:sz="0" w:space="0" w:color="auto"/>
                <w:left w:val="none" w:sz="0" w:space="0" w:color="auto"/>
                <w:bottom w:val="none" w:sz="0" w:space="0" w:color="auto"/>
                <w:right w:val="none" w:sz="0" w:space="0" w:color="auto"/>
              </w:divBdr>
            </w:div>
            <w:div w:id="937254910">
              <w:marLeft w:val="0"/>
              <w:marRight w:val="0"/>
              <w:marTop w:val="0"/>
              <w:marBottom w:val="0"/>
              <w:divBdr>
                <w:top w:val="none" w:sz="0" w:space="0" w:color="auto"/>
                <w:left w:val="none" w:sz="0" w:space="0" w:color="auto"/>
                <w:bottom w:val="none" w:sz="0" w:space="0" w:color="auto"/>
                <w:right w:val="none" w:sz="0" w:space="0" w:color="auto"/>
              </w:divBdr>
            </w:div>
            <w:div w:id="956913021">
              <w:marLeft w:val="0"/>
              <w:marRight w:val="0"/>
              <w:marTop w:val="0"/>
              <w:marBottom w:val="0"/>
              <w:divBdr>
                <w:top w:val="none" w:sz="0" w:space="0" w:color="auto"/>
                <w:left w:val="none" w:sz="0" w:space="0" w:color="auto"/>
                <w:bottom w:val="none" w:sz="0" w:space="0" w:color="auto"/>
                <w:right w:val="none" w:sz="0" w:space="0" w:color="auto"/>
              </w:divBdr>
            </w:div>
            <w:div w:id="958296082">
              <w:marLeft w:val="0"/>
              <w:marRight w:val="0"/>
              <w:marTop w:val="0"/>
              <w:marBottom w:val="0"/>
              <w:divBdr>
                <w:top w:val="none" w:sz="0" w:space="0" w:color="auto"/>
                <w:left w:val="none" w:sz="0" w:space="0" w:color="auto"/>
                <w:bottom w:val="none" w:sz="0" w:space="0" w:color="auto"/>
                <w:right w:val="none" w:sz="0" w:space="0" w:color="auto"/>
              </w:divBdr>
            </w:div>
            <w:div w:id="959842343">
              <w:marLeft w:val="0"/>
              <w:marRight w:val="0"/>
              <w:marTop w:val="0"/>
              <w:marBottom w:val="0"/>
              <w:divBdr>
                <w:top w:val="none" w:sz="0" w:space="0" w:color="auto"/>
                <w:left w:val="none" w:sz="0" w:space="0" w:color="auto"/>
                <w:bottom w:val="none" w:sz="0" w:space="0" w:color="auto"/>
                <w:right w:val="none" w:sz="0" w:space="0" w:color="auto"/>
              </w:divBdr>
            </w:div>
            <w:div w:id="966280600">
              <w:marLeft w:val="0"/>
              <w:marRight w:val="0"/>
              <w:marTop w:val="0"/>
              <w:marBottom w:val="0"/>
              <w:divBdr>
                <w:top w:val="none" w:sz="0" w:space="0" w:color="auto"/>
                <w:left w:val="none" w:sz="0" w:space="0" w:color="auto"/>
                <w:bottom w:val="none" w:sz="0" w:space="0" w:color="auto"/>
                <w:right w:val="none" w:sz="0" w:space="0" w:color="auto"/>
              </w:divBdr>
            </w:div>
            <w:div w:id="968130451">
              <w:marLeft w:val="0"/>
              <w:marRight w:val="0"/>
              <w:marTop w:val="0"/>
              <w:marBottom w:val="0"/>
              <w:divBdr>
                <w:top w:val="none" w:sz="0" w:space="0" w:color="auto"/>
                <w:left w:val="none" w:sz="0" w:space="0" w:color="auto"/>
                <w:bottom w:val="none" w:sz="0" w:space="0" w:color="auto"/>
                <w:right w:val="none" w:sz="0" w:space="0" w:color="auto"/>
              </w:divBdr>
            </w:div>
            <w:div w:id="971254132">
              <w:marLeft w:val="0"/>
              <w:marRight w:val="0"/>
              <w:marTop w:val="0"/>
              <w:marBottom w:val="0"/>
              <w:divBdr>
                <w:top w:val="none" w:sz="0" w:space="0" w:color="auto"/>
                <w:left w:val="none" w:sz="0" w:space="0" w:color="auto"/>
                <w:bottom w:val="none" w:sz="0" w:space="0" w:color="auto"/>
                <w:right w:val="none" w:sz="0" w:space="0" w:color="auto"/>
              </w:divBdr>
            </w:div>
            <w:div w:id="983700659">
              <w:marLeft w:val="0"/>
              <w:marRight w:val="0"/>
              <w:marTop w:val="0"/>
              <w:marBottom w:val="0"/>
              <w:divBdr>
                <w:top w:val="none" w:sz="0" w:space="0" w:color="auto"/>
                <w:left w:val="none" w:sz="0" w:space="0" w:color="auto"/>
                <w:bottom w:val="none" w:sz="0" w:space="0" w:color="auto"/>
                <w:right w:val="none" w:sz="0" w:space="0" w:color="auto"/>
              </w:divBdr>
            </w:div>
            <w:div w:id="993148326">
              <w:marLeft w:val="0"/>
              <w:marRight w:val="0"/>
              <w:marTop w:val="0"/>
              <w:marBottom w:val="0"/>
              <w:divBdr>
                <w:top w:val="none" w:sz="0" w:space="0" w:color="auto"/>
                <w:left w:val="none" w:sz="0" w:space="0" w:color="auto"/>
                <w:bottom w:val="none" w:sz="0" w:space="0" w:color="auto"/>
                <w:right w:val="none" w:sz="0" w:space="0" w:color="auto"/>
              </w:divBdr>
            </w:div>
            <w:div w:id="995646921">
              <w:marLeft w:val="0"/>
              <w:marRight w:val="0"/>
              <w:marTop w:val="0"/>
              <w:marBottom w:val="0"/>
              <w:divBdr>
                <w:top w:val="none" w:sz="0" w:space="0" w:color="auto"/>
                <w:left w:val="none" w:sz="0" w:space="0" w:color="auto"/>
                <w:bottom w:val="none" w:sz="0" w:space="0" w:color="auto"/>
                <w:right w:val="none" w:sz="0" w:space="0" w:color="auto"/>
              </w:divBdr>
            </w:div>
            <w:div w:id="998267208">
              <w:marLeft w:val="0"/>
              <w:marRight w:val="0"/>
              <w:marTop w:val="0"/>
              <w:marBottom w:val="0"/>
              <w:divBdr>
                <w:top w:val="none" w:sz="0" w:space="0" w:color="auto"/>
                <w:left w:val="none" w:sz="0" w:space="0" w:color="auto"/>
                <w:bottom w:val="none" w:sz="0" w:space="0" w:color="auto"/>
                <w:right w:val="none" w:sz="0" w:space="0" w:color="auto"/>
              </w:divBdr>
            </w:div>
            <w:div w:id="1010134137">
              <w:marLeft w:val="0"/>
              <w:marRight w:val="0"/>
              <w:marTop w:val="0"/>
              <w:marBottom w:val="0"/>
              <w:divBdr>
                <w:top w:val="none" w:sz="0" w:space="0" w:color="auto"/>
                <w:left w:val="none" w:sz="0" w:space="0" w:color="auto"/>
                <w:bottom w:val="none" w:sz="0" w:space="0" w:color="auto"/>
                <w:right w:val="none" w:sz="0" w:space="0" w:color="auto"/>
              </w:divBdr>
            </w:div>
            <w:div w:id="1011446291">
              <w:marLeft w:val="0"/>
              <w:marRight w:val="0"/>
              <w:marTop w:val="0"/>
              <w:marBottom w:val="0"/>
              <w:divBdr>
                <w:top w:val="none" w:sz="0" w:space="0" w:color="auto"/>
                <w:left w:val="none" w:sz="0" w:space="0" w:color="auto"/>
                <w:bottom w:val="none" w:sz="0" w:space="0" w:color="auto"/>
                <w:right w:val="none" w:sz="0" w:space="0" w:color="auto"/>
              </w:divBdr>
            </w:div>
            <w:div w:id="1017804304">
              <w:marLeft w:val="0"/>
              <w:marRight w:val="0"/>
              <w:marTop w:val="0"/>
              <w:marBottom w:val="0"/>
              <w:divBdr>
                <w:top w:val="none" w:sz="0" w:space="0" w:color="auto"/>
                <w:left w:val="none" w:sz="0" w:space="0" w:color="auto"/>
                <w:bottom w:val="none" w:sz="0" w:space="0" w:color="auto"/>
                <w:right w:val="none" w:sz="0" w:space="0" w:color="auto"/>
              </w:divBdr>
            </w:div>
            <w:div w:id="1019281434">
              <w:marLeft w:val="0"/>
              <w:marRight w:val="0"/>
              <w:marTop w:val="0"/>
              <w:marBottom w:val="0"/>
              <w:divBdr>
                <w:top w:val="none" w:sz="0" w:space="0" w:color="auto"/>
                <w:left w:val="none" w:sz="0" w:space="0" w:color="auto"/>
                <w:bottom w:val="none" w:sz="0" w:space="0" w:color="auto"/>
                <w:right w:val="none" w:sz="0" w:space="0" w:color="auto"/>
              </w:divBdr>
            </w:div>
            <w:div w:id="1019427416">
              <w:marLeft w:val="0"/>
              <w:marRight w:val="0"/>
              <w:marTop w:val="0"/>
              <w:marBottom w:val="0"/>
              <w:divBdr>
                <w:top w:val="none" w:sz="0" w:space="0" w:color="auto"/>
                <w:left w:val="none" w:sz="0" w:space="0" w:color="auto"/>
                <w:bottom w:val="none" w:sz="0" w:space="0" w:color="auto"/>
                <w:right w:val="none" w:sz="0" w:space="0" w:color="auto"/>
              </w:divBdr>
            </w:div>
            <w:div w:id="1025979702">
              <w:marLeft w:val="0"/>
              <w:marRight w:val="0"/>
              <w:marTop w:val="0"/>
              <w:marBottom w:val="0"/>
              <w:divBdr>
                <w:top w:val="none" w:sz="0" w:space="0" w:color="auto"/>
                <w:left w:val="none" w:sz="0" w:space="0" w:color="auto"/>
                <w:bottom w:val="none" w:sz="0" w:space="0" w:color="auto"/>
                <w:right w:val="none" w:sz="0" w:space="0" w:color="auto"/>
              </w:divBdr>
            </w:div>
            <w:div w:id="1031150628">
              <w:marLeft w:val="0"/>
              <w:marRight w:val="0"/>
              <w:marTop w:val="0"/>
              <w:marBottom w:val="0"/>
              <w:divBdr>
                <w:top w:val="none" w:sz="0" w:space="0" w:color="auto"/>
                <w:left w:val="none" w:sz="0" w:space="0" w:color="auto"/>
                <w:bottom w:val="none" w:sz="0" w:space="0" w:color="auto"/>
                <w:right w:val="none" w:sz="0" w:space="0" w:color="auto"/>
              </w:divBdr>
            </w:div>
            <w:div w:id="1032652451">
              <w:marLeft w:val="0"/>
              <w:marRight w:val="0"/>
              <w:marTop w:val="0"/>
              <w:marBottom w:val="0"/>
              <w:divBdr>
                <w:top w:val="none" w:sz="0" w:space="0" w:color="auto"/>
                <w:left w:val="none" w:sz="0" w:space="0" w:color="auto"/>
                <w:bottom w:val="none" w:sz="0" w:space="0" w:color="auto"/>
                <w:right w:val="none" w:sz="0" w:space="0" w:color="auto"/>
              </w:divBdr>
            </w:div>
            <w:div w:id="1042052165">
              <w:marLeft w:val="0"/>
              <w:marRight w:val="0"/>
              <w:marTop w:val="0"/>
              <w:marBottom w:val="0"/>
              <w:divBdr>
                <w:top w:val="none" w:sz="0" w:space="0" w:color="auto"/>
                <w:left w:val="none" w:sz="0" w:space="0" w:color="auto"/>
                <w:bottom w:val="none" w:sz="0" w:space="0" w:color="auto"/>
                <w:right w:val="none" w:sz="0" w:space="0" w:color="auto"/>
              </w:divBdr>
            </w:div>
            <w:div w:id="1042369121">
              <w:marLeft w:val="0"/>
              <w:marRight w:val="0"/>
              <w:marTop w:val="0"/>
              <w:marBottom w:val="0"/>
              <w:divBdr>
                <w:top w:val="none" w:sz="0" w:space="0" w:color="auto"/>
                <w:left w:val="none" w:sz="0" w:space="0" w:color="auto"/>
                <w:bottom w:val="none" w:sz="0" w:space="0" w:color="auto"/>
                <w:right w:val="none" w:sz="0" w:space="0" w:color="auto"/>
              </w:divBdr>
            </w:div>
            <w:div w:id="1043016242">
              <w:marLeft w:val="0"/>
              <w:marRight w:val="0"/>
              <w:marTop w:val="0"/>
              <w:marBottom w:val="0"/>
              <w:divBdr>
                <w:top w:val="none" w:sz="0" w:space="0" w:color="auto"/>
                <w:left w:val="none" w:sz="0" w:space="0" w:color="auto"/>
                <w:bottom w:val="none" w:sz="0" w:space="0" w:color="auto"/>
                <w:right w:val="none" w:sz="0" w:space="0" w:color="auto"/>
              </w:divBdr>
            </w:div>
            <w:div w:id="1050492306">
              <w:marLeft w:val="0"/>
              <w:marRight w:val="0"/>
              <w:marTop w:val="0"/>
              <w:marBottom w:val="0"/>
              <w:divBdr>
                <w:top w:val="none" w:sz="0" w:space="0" w:color="auto"/>
                <w:left w:val="none" w:sz="0" w:space="0" w:color="auto"/>
                <w:bottom w:val="none" w:sz="0" w:space="0" w:color="auto"/>
                <w:right w:val="none" w:sz="0" w:space="0" w:color="auto"/>
              </w:divBdr>
            </w:div>
            <w:div w:id="1055204885">
              <w:marLeft w:val="0"/>
              <w:marRight w:val="0"/>
              <w:marTop w:val="0"/>
              <w:marBottom w:val="0"/>
              <w:divBdr>
                <w:top w:val="none" w:sz="0" w:space="0" w:color="auto"/>
                <w:left w:val="none" w:sz="0" w:space="0" w:color="auto"/>
                <w:bottom w:val="none" w:sz="0" w:space="0" w:color="auto"/>
                <w:right w:val="none" w:sz="0" w:space="0" w:color="auto"/>
              </w:divBdr>
            </w:div>
            <w:div w:id="1078941679">
              <w:marLeft w:val="0"/>
              <w:marRight w:val="0"/>
              <w:marTop w:val="0"/>
              <w:marBottom w:val="0"/>
              <w:divBdr>
                <w:top w:val="none" w:sz="0" w:space="0" w:color="auto"/>
                <w:left w:val="none" w:sz="0" w:space="0" w:color="auto"/>
                <w:bottom w:val="none" w:sz="0" w:space="0" w:color="auto"/>
                <w:right w:val="none" w:sz="0" w:space="0" w:color="auto"/>
              </w:divBdr>
            </w:div>
            <w:div w:id="1084567735">
              <w:marLeft w:val="0"/>
              <w:marRight w:val="0"/>
              <w:marTop w:val="0"/>
              <w:marBottom w:val="0"/>
              <w:divBdr>
                <w:top w:val="none" w:sz="0" w:space="0" w:color="auto"/>
                <w:left w:val="none" w:sz="0" w:space="0" w:color="auto"/>
                <w:bottom w:val="none" w:sz="0" w:space="0" w:color="auto"/>
                <w:right w:val="none" w:sz="0" w:space="0" w:color="auto"/>
              </w:divBdr>
            </w:div>
            <w:div w:id="1084960650">
              <w:marLeft w:val="0"/>
              <w:marRight w:val="0"/>
              <w:marTop w:val="0"/>
              <w:marBottom w:val="0"/>
              <w:divBdr>
                <w:top w:val="none" w:sz="0" w:space="0" w:color="auto"/>
                <w:left w:val="none" w:sz="0" w:space="0" w:color="auto"/>
                <w:bottom w:val="none" w:sz="0" w:space="0" w:color="auto"/>
                <w:right w:val="none" w:sz="0" w:space="0" w:color="auto"/>
              </w:divBdr>
            </w:div>
            <w:div w:id="1095901685">
              <w:marLeft w:val="0"/>
              <w:marRight w:val="0"/>
              <w:marTop w:val="0"/>
              <w:marBottom w:val="0"/>
              <w:divBdr>
                <w:top w:val="none" w:sz="0" w:space="0" w:color="auto"/>
                <w:left w:val="none" w:sz="0" w:space="0" w:color="auto"/>
                <w:bottom w:val="none" w:sz="0" w:space="0" w:color="auto"/>
                <w:right w:val="none" w:sz="0" w:space="0" w:color="auto"/>
              </w:divBdr>
            </w:div>
            <w:div w:id="1099712552">
              <w:marLeft w:val="0"/>
              <w:marRight w:val="0"/>
              <w:marTop w:val="0"/>
              <w:marBottom w:val="0"/>
              <w:divBdr>
                <w:top w:val="none" w:sz="0" w:space="0" w:color="auto"/>
                <w:left w:val="none" w:sz="0" w:space="0" w:color="auto"/>
                <w:bottom w:val="none" w:sz="0" w:space="0" w:color="auto"/>
                <w:right w:val="none" w:sz="0" w:space="0" w:color="auto"/>
              </w:divBdr>
            </w:div>
            <w:div w:id="1100445531">
              <w:marLeft w:val="0"/>
              <w:marRight w:val="0"/>
              <w:marTop w:val="0"/>
              <w:marBottom w:val="0"/>
              <w:divBdr>
                <w:top w:val="none" w:sz="0" w:space="0" w:color="auto"/>
                <w:left w:val="none" w:sz="0" w:space="0" w:color="auto"/>
                <w:bottom w:val="none" w:sz="0" w:space="0" w:color="auto"/>
                <w:right w:val="none" w:sz="0" w:space="0" w:color="auto"/>
              </w:divBdr>
            </w:div>
            <w:div w:id="1107434195">
              <w:marLeft w:val="0"/>
              <w:marRight w:val="0"/>
              <w:marTop w:val="0"/>
              <w:marBottom w:val="0"/>
              <w:divBdr>
                <w:top w:val="none" w:sz="0" w:space="0" w:color="auto"/>
                <w:left w:val="none" w:sz="0" w:space="0" w:color="auto"/>
                <w:bottom w:val="none" w:sz="0" w:space="0" w:color="auto"/>
                <w:right w:val="none" w:sz="0" w:space="0" w:color="auto"/>
              </w:divBdr>
            </w:div>
            <w:div w:id="1113207917">
              <w:marLeft w:val="0"/>
              <w:marRight w:val="0"/>
              <w:marTop w:val="0"/>
              <w:marBottom w:val="0"/>
              <w:divBdr>
                <w:top w:val="none" w:sz="0" w:space="0" w:color="auto"/>
                <w:left w:val="none" w:sz="0" w:space="0" w:color="auto"/>
                <w:bottom w:val="none" w:sz="0" w:space="0" w:color="auto"/>
                <w:right w:val="none" w:sz="0" w:space="0" w:color="auto"/>
              </w:divBdr>
            </w:div>
            <w:div w:id="1113793124">
              <w:marLeft w:val="0"/>
              <w:marRight w:val="0"/>
              <w:marTop w:val="0"/>
              <w:marBottom w:val="0"/>
              <w:divBdr>
                <w:top w:val="none" w:sz="0" w:space="0" w:color="auto"/>
                <w:left w:val="none" w:sz="0" w:space="0" w:color="auto"/>
                <w:bottom w:val="none" w:sz="0" w:space="0" w:color="auto"/>
                <w:right w:val="none" w:sz="0" w:space="0" w:color="auto"/>
              </w:divBdr>
            </w:div>
            <w:div w:id="1116292878">
              <w:marLeft w:val="0"/>
              <w:marRight w:val="0"/>
              <w:marTop w:val="0"/>
              <w:marBottom w:val="0"/>
              <w:divBdr>
                <w:top w:val="none" w:sz="0" w:space="0" w:color="auto"/>
                <w:left w:val="none" w:sz="0" w:space="0" w:color="auto"/>
                <w:bottom w:val="none" w:sz="0" w:space="0" w:color="auto"/>
                <w:right w:val="none" w:sz="0" w:space="0" w:color="auto"/>
              </w:divBdr>
            </w:div>
            <w:div w:id="1122192732">
              <w:marLeft w:val="0"/>
              <w:marRight w:val="0"/>
              <w:marTop w:val="0"/>
              <w:marBottom w:val="0"/>
              <w:divBdr>
                <w:top w:val="none" w:sz="0" w:space="0" w:color="auto"/>
                <w:left w:val="none" w:sz="0" w:space="0" w:color="auto"/>
                <w:bottom w:val="none" w:sz="0" w:space="0" w:color="auto"/>
                <w:right w:val="none" w:sz="0" w:space="0" w:color="auto"/>
              </w:divBdr>
            </w:div>
            <w:div w:id="1128742903">
              <w:marLeft w:val="0"/>
              <w:marRight w:val="0"/>
              <w:marTop w:val="0"/>
              <w:marBottom w:val="0"/>
              <w:divBdr>
                <w:top w:val="none" w:sz="0" w:space="0" w:color="auto"/>
                <w:left w:val="none" w:sz="0" w:space="0" w:color="auto"/>
                <w:bottom w:val="none" w:sz="0" w:space="0" w:color="auto"/>
                <w:right w:val="none" w:sz="0" w:space="0" w:color="auto"/>
              </w:divBdr>
            </w:div>
            <w:div w:id="1130441578">
              <w:marLeft w:val="0"/>
              <w:marRight w:val="0"/>
              <w:marTop w:val="0"/>
              <w:marBottom w:val="0"/>
              <w:divBdr>
                <w:top w:val="none" w:sz="0" w:space="0" w:color="auto"/>
                <w:left w:val="none" w:sz="0" w:space="0" w:color="auto"/>
                <w:bottom w:val="none" w:sz="0" w:space="0" w:color="auto"/>
                <w:right w:val="none" w:sz="0" w:space="0" w:color="auto"/>
              </w:divBdr>
            </w:div>
            <w:div w:id="1132018272">
              <w:marLeft w:val="0"/>
              <w:marRight w:val="0"/>
              <w:marTop w:val="0"/>
              <w:marBottom w:val="0"/>
              <w:divBdr>
                <w:top w:val="none" w:sz="0" w:space="0" w:color="auto"/>
                <w:left w:val="none" w:sz="0" w:space="0" w:color="auto"/>
                <w:bottom w:val="none" w:sz="0" w:space="0" w:color="auto"/>
                <w:right w:val="none" w:sz="0" w:space="0" w:color="auto"/>
              </w:divBdr>
            </w:div>
            <w:div w:id="1132593584">
              <w:marLeft w:val="0"/>
              <w:marRight w:val="0"/>
              <w:marTop w:val="0"/>
              <w:marBottom w:val="0"/>
              <w:divBdr>
                <w:top w:val="none" w:sz="0" w:space="0" w:color="auto"/>
                <w:left w:val="none" w:sz="0" w:space="0" w:color="auto"/>
                <w:bottom w:val="none" w:sz="0" w:space="0" w:color="auto"/>
                <w:right w:val="none" w:sz="0" w:space="0" w:color="auto"/>
              </w:divBdr>
            </w:div>
            <w:div w:id="1150831863">
              <w:marLeft w:val="0"/>
              <w:marRight w:val="0"/>
              <w:marTop w:val="0"/>
              <w:marBottom w:val="0"/>
              <w:divBdr>
                <w:top w:val="none" w:sz="0" w:space="0" w:color="auto"/>
                <w:left w:val="none" w:sz="0" w:space="0" w:color="auto"/>
                <w:bottom w:val="none" w:sz="0" w:space="0" w:color="auto"/>
                <w:right w:val="none" w:sz="0" w:space="0" w:color="auto"/>
              </w:divBdr>
            </w:div>
            <w:div w:id="1158611405">
              <w:marLeft w:val="0"/>
              <w:marRight w:val="0"/>
              <w:marTop w:val="0"/>
              <w:marBottom w:val="0"/>
              <w:divBdr>
                <w:top w:val="none" w:sz="0" w:space="0" w:color="auto"/>
                <w:left w:val="none" w:sz="0" w:space="0" w:color="auto"/>
                <w:bottom w:val="none" w:sz="0" w:space="0" w:color="auto"/>
                <w:right w:val="none" w:sz="0" w:space="0" w:color="auto"/>
              </w:divBdr>
            </w:div>
            <w:div w:id="1162743216">
              <w:marLeft w:val="0"/>
              <w:marRight w:val="0"/>
              <w:marTop w:val="0"/>
              <w:marBottom w:val="0"/>
              <w:divBdr>
                <w:top w:val="none" w:sz="0" w:space="0" w:color="auto"/>
                <w:left w:val="none" w:sz="0" w:space="0" w:color="auto"/>
                <w:bottom w:val="none" w:sz="0" w:space="0" w:color="auto"/>
                <w:right w:val="none" w:sz="0" w:space="0" w:color="auto"/>
              </w:divBdr>
            </w:div>
            <w:div w:id="1168522152">
              <w:marLeft w:val="0"/>
              <w:marRight w:val="0"/>
              <w:marTop w:val="0"/>
              <w:marBottom w:val="0"/>
              <w:divBdr>
                <w:top w:val="none" w:sz="0" w:space="0" w:color="auto"/>
                <w:left w:val="none" w:sz="0" w:space="0" w:color="auto"/>
                <w:bottom w:val="none" w:sz="0" w:space="0" w:color="auto"/>
                <w:right w:val="none" w:sz="0" w:space="0" w:color="auto"/>
              </w:divBdr>
            </w:div>
            <w:div w:id="1171993020">
              <w:marLeft w:val="0"/>
              <w:marRight w:val="0"/>
              <w:marTop w:val="0"/>
              <w:marBottom w:val="0"/>
              <w:divBdr>
                <w:top w:val="none" w:sz="0" w:space="0" w:color="auto"/>
                <w:left w:val="none" w:sz="0" w:space="0" w:color="auto"/>
                <w:bottom w:val="none" w:sz="0" w:space="0" w:color="auto"/>
                <w:right w:val="none" w:sz="0" w:space="0" w:color="auto"/>
              </w:divBdr>
            </w:div>
            <w:div w:id="1203438730">
              <w:marLeft w:val="0"/>
              <w:marRight w:val="0"/>
              <w:marTop w:val="0"/>
              <w:marBottom w:val="0"/>
              <w:divBdr>
                <w:top w:val="none" w:sz="0" w:space="0" w:color="auto"/>
                <w:left w:val="none" w:sz="0" w:space="0" w:color="auto"/>
                <w:bottom w:val="none" w:sz="0" w:space="0" w:color="auto"/>
                <w:right w:val="none" w:sz="0" w:space="0" w:color="auto"/>
              </w:divBdr>
            </w:div>
            <w:div w:id="1205100132">
              <w:marLeft w:val="0"/>
              <w:marRight w:val="0"/>
              <w:marTop w:val="0"/>
              <w:marBottom w:val="0"/>
              <w:divBdr>
                <w:top w:val="none" w:sz="0" w:space="0" w:color="auto"/>
                <w:left w:val="none" w:sz="0" w:space="0" w:color="auto"/>
                <w:bottom w:val="none" w:sz="0" w:space="0" w:color="auto"/>
                <w:right w:val="none" w:sz="0" w:space="0" w:color="auto"/>
              </w:divBdr>
            </w:div>
            <w:div w:id="1211841713">
              <w:marLeft w:val="0"/>
              <w:marRight w:val="0"/>
              <w:marTop w:val="0"/>
              <w:marBottom w:val="0"/>
              <w:divBdr>
                <w:top w:val="none" w:sz="0" w:space="0" w:color="auto"/>
                <w:left w:val="none" w:sz="0" w:space="0" w:color="auto"/>
                <w:bottom w:val="none" w:sz="0" w:space="0" w:color="auto"/>
                <w:right w:val="none" w:sz="0" w:space="0" w:color="auto"/>
              </w:divBdr>
            </w:div>
            <w:div w:id="1214581424">
              <w:marLeft w:val="0"/>
              <w:marRight w:val="0"/>
              <w:marTop w:val="0"/>
              <w:marBottom w:val="0"/>
              <w:divBdr>
                <w:top w:val="none" w:sz="0" w:space="0" w:color="auto"/>
                <w:left w:val="none" w:sz="0" w:space="0" w:color="auto"/>
                <w:bottom w:val="none" w:sz="0" w:space="0" w:color="auto"/>
                <w:right w:val="none" w:sz="0" w:space="0" w:color="auto"/>
              </w:divBdr>
            </w:div>
            <w:div w:id="1214850545">
              <w:marLeft w:val="0"/>
              <w:marRight w:val="0"/>
              <w:marTop w:val="0"/>
              <w:marBottom w:val="0"/>
              <w:divBdr>
                <w:top w:val="none" w:sz="0" w:space="0" w:color="auto"/>
                <w:left w:val="none" w:sz="0" w:space="0" w:color="auto"/>
                <w:bottom w:val="none" w:sz="0" w:space="0" w:color="auto"/>
                <w:right w:val="none" w:sz="0" w:space="0" w:color="auto"/>
              </w:divBdr>
            </w:div>
            <w:div w:id="1216623212">
              <w:marLeft w:val="0"/>
              <w:marRight w:val="0"/>
              <w:marTop w:val="0"/>
              <w:marBottom w:val="0"/>
              <w:divBdr>
                <w:top w:val="none" w:sz="0" w:space="0" w:color="auto"/>
                <w:left w:val="none" w:sz="0" w:space="0" w:color="auto"/>
                <w:bottom w:val="none" w:sz="0" w:space="0" w:color="auto"/>
                <w:right w:val="none" w:sz="0" w:space="0" w:color="auto"/>
              </w:divBdr>
            </w:div>
            <w:div w:id="1220241944">
              <w:marLeft w:val="0"/>
              <w:marRight w:val="0"/>
              <w:marTop w:val="0"/>
              <w:marBottom w:val="0"/>
              <w:divBdr>
                <w:top w:val="none" w:sz="0" w:space="0" w:color="auto"/>
                <w:left w:val="none" w:sz="0" w:space="0" w:color="auto"/>
                <w:bottom w:val="none" w:sz="0" w:space="0" w:color="auto"/>
                <w:right w:val="none" w:sz="0" w:space="0" w:color="auto"/>
              </w:divBdr>
            </w:div>
            <w:div w:id="1223364691">
              <w:marLeft w:val="0"/>
              <w:marRight w:val="0"/>
              <w:marTop w:val="0"/>
              <w:marBottom w:val="0"/>
              <w:divBdr>
                <w:top w:val="none" w:sz="0" w:space="0" w:color="auto"/>
                <w:left w:val="none" w:sz="0" w:space="0" w:color="auto"/>
                <w:bottom w:val="none" w:sz="0" w:space="0" w:color="auto"/>
                <w:right w:val="none" w:sz="0" w:space="0" w:color="auto"/>
              </w:divBdr>
            </w:div>
            <w:div w:id="1231232347">
              <w:marLeft w:val="0"/>
              <w:marRight w:val="0"/>
              <w:marTop w:val="0"/>
              <w:marBottom w:val="0"/>
              <w:divBdr>
                <w:top w:val="none" w:sz="0" w:space="0" w:color="auto"/>
                <w:left w:val="none" w:sz="0" w:space="0" w:color="auto"/>
                <w:bottom w:val="none" w:sz="0" w:space="0" w:color="auto"/>
                <w:right w:val="none" w:sz="0" w:space="0" w:color="auto"/>
              </w:divBdr>
            </w:div>
            <w:div w:id="1240287915">
              <w:marLeft w:val="0"/>
              <w:marRight w:val="0"/>
              <w:marTop w:val="0"/>
              <w:marBottom w:val="0"/>
              <w:divBdr>
                <w:top w:val="none" w:sz="0" w:space="0" w:color="auto"/>
                <w:left w:val="none" w:sz="0" w:space="0" w:color="auto"/>
                <w:bottom w:val="none" w:sz="0" w:space="0" w:color="auto"/>
                <w:right w:val="none" w:sz="0" w:space="0" w:color="auto"/>
              </w:divBdr>
            </w:div>
            <w:div w:id="1242763209">
              <w:marLeft w:val="0"/>
              <w:marRight w:val="0"/>
              <w:marTop w:val="0"/>
              <w:marBottom w:val="0"/>
              <w:divBdr>
                <w:top w:val="none" w:sz="0" w:space="0" w:color="auto"/>
                <w:left w:val="none" w:sz="0" w:space="0" w:color="auto"/>
                <w:bottom w:val="none" w:sz="0" w:space="0" w:color="auto"/>
                <w:right w:val="none" w:sz="0" w:space="0" w:color="auto"/>
              </w:divBdr>
            </w:div>
            <w:div w:id="1243834414">
              <w:marLeft w:val="0"/>
              <w:marRight w:val="0"/>
              <w:marTop w:val="0"/>
              <w:marBottom w:val="0"/>
              <w:divBdr>
                <w:top w:val="none" w:sz="0" w:space="0" w:color="auto"/>
                <w:left w:val="none" w:sz="0" w:space="0" w:color="auto"/>
                <w:bottom w:val="none" w:sz="0" w:space="0" w:color="auto"/>
                <w:right w:val="none" w:sz="0" w:space="0" w:color="auto"/>
              </w:divBdr>
            </w:div>
            <w:div w:id="1250047067">
              <w:marLeft w:val="0"/>
              <w:marRight w:val="0"/>
              <w:marTop w:val="0"/>
              <w:marBottom w:val="0"/>
              <w:divBdr>
                <w:top w:val="none" w:sz="0" w:space="0" w:color="auto"/>
                <w:left w:val="none" w:sz="0" w:space="0" w:color="auto"/>
                <w:bottom w:val="none" w:sz="0" w:space="0" w:color="auto"/>
                <w:right w:val="none" w:sz="0" w:space="0" w:color="auto"/>
              </w:divBdr>
            </w:div>
            <w:div w:id="1261186124">
              <w:marLeft w:val="0"/>
              <w:marRight w:val="0"/>
              <w:marTop w:val="0"/>
              <w:marBottom w:val="0"/>
              <w:divBdr>
                <w:top w:val="none" w:sz="0" w:space="0" w:color="auto"/>
                <w:left w:val="none" w:sz="0" w:space="0" w:color="auto"/>
                <w:bottom w:val="none" w:sz="0" w:space="0" w:color="auto"/>
                <w:right w:val="none" w:sz="0" w:space="0" w:color="auto"/>
              </w:divBdr>
            </w:div>
            <w:div w:id="1275674185">
              <w:marLeft w:val="0"/>
              <w:marRight w:val="0"/>
              <w:marTop w:val="0"/>
              <w:marBottom w:val="0"/>
              <w:divBdr>
                <w:top w:val="none" w:sz="0" w:space="0" w:color="auto"/>
                <w:left w:val="none" w:sz="0" w:space="0" w:color="auto"/>
                <w:bottom w:val="none" w:sz="0" w:space="0" w:color="auto"/>
                <w:right w:val="none" w:sz="0" w:space="0" w:color="auto"/>
              </w:divBdr>
            </w:div>
            <w:div w:id="1288006761">
              <w:marLeft w:val="0"/>
              <w:marRight w:val="0"/>
              <w:marTop w:val="0"/>
              <w:marBottom w:val="0"/>
              <w:divBdr>
                <w:top w:val="none" w:sz="0" w:space="0" w:color="auto"/>
                <w:left w:val="none" w:sz="0" w:space="0" w:color="auto"/>
                <w:bottom w:val="none" w:sz="0" w:space="0" w:color="auto"/>
                <w:right w:val="none" w:sz="0" w:space="0" w:color="auto"/>
              </w:divBdr>
            </w:div>
            <w:div w:id="1302081788">
              <w:marLeft w:val="0"/>
              <w:marRight w:val="0"/>
              <w:marTop w:val="0"/>
              <w:marBottom w:val="0"/>
              <w:divBdr>
                <w:top w:val="none" w:sz="0" w:space="0" w:color="auto"/>
                <w:left w:val="none" w:sz="0" w:space="0" w:color="auto"/>
                <w:bottom w:val="none" w:sz="0" w:space="0" w:color="auto"/>
                <w:right w:val="none" w:sz="0" w:space="0" w:color="auto"/>
              </w:divBdr>
            </w:div>
            <w:div w:id="1303190373">
              <w:marLeft w:val="0"/>
              <w:marRight w:val="0"/>
              <w:marTop w:val="0"/>
              <w:marBottom w:val="0"/>
              <w:divBdr>
                <w:top w:val="none" w:sz="0" w:space="0" w:color="auto"/>
                <w:left w:val="none" w:sz="0" w:space="0" w:color="auto"/>
                <w:bottom w:val="none" w:sz="0" w:space="0" w:color="auto"/>
                <w:right w:val="none" w:sz="0" w:space="0" w:color="auto"/>
              </w:divBdr>
            </w:div>
            <w:div w:id="1323700726">
              <w:marLeft w:val="0"/>
              <w:marRight w:val="0"/>
              <w:marTop w:val="0"/>
              <w:marBottom w:val="0"/>
              <w:divBdr>
                <w:top w:val="none" w:sz="0" w:space="0" w:color="auto"/>
                <w:left w:val="none" w:sz="0" w:space="0" w:color="auto"/>
                <w:bottom w:val="none" w:sz="0" w:space="0" w:color="auto"/>
                <w:right w:val="none" w:sz="0" w:space="0" w:color="auto"/>
              </w:divBdr>
            </w:div>
            <w:div w:id="1323856419">
              <w:marLeft w:val="0"/>
              <w:marRight w:val="0"/>
              <w:marTop w:val="0"/>
              <w:marBottom w:val="0"/>
              <w:divBdr>
                <w:top w:val="none" w:sz="0" w:space="0" w:color="auto"/>
                <w:left w:val="none" w:sz="0" w:space="0" w:color="auto"/>
                <w:bottom w:val="none" w:sz="0" w:space="0" w:color="auto"/>
                <w:right w:val="none" w:sz="0" w:space="0" w:color="auto"/>
              </w:divBdr>
              <w:divsChild>
                <w:div w:id="14044339">
                  <w:marLeft w:val="0"/>
                  <w:marRight w:val="0"/>
                  <w:marTop w:val="0"/>
                  <w:marBottom w:val="0"/>
                  <w:divBdr>
                    <w:top w:val="none" w:sz="0" w:space="0" w:color="auto"/>
                    <w:left w:val="none" w:sz="0" w:space="0" w:color="auto"/>
                    <w:bottom w:val="none" w:sz="0" w:space="0" w:color="auto"/>
                    <w:right w:val="none" w:sz="0" w:space="0" w:color="auto"/>
                  </w:divBdr>
                </w:div>
                <w:div w:id="14116829">
                  <w:marLeft w:val="0"/>
                  <w:marRight w:val="0"/>
                  <w:marTop w:val="0"/>
                  <w:marBottom w:val="0"/>
                  <w:divBdr>
                    <w:top w:val="none" w:sz="0" w:space="0" w:color="auto"/>
                    <w:left w:val="none" w:sz="0" w:space="0" w:color="auto"/>
                    <w:bottom w:val="none" w:sz="0" w:space="0" w:color="auto"/>
                    <w:right w:val="none" w:sz="0" w:space="0" w:color="auto"/>
                  </w:divBdr>
                </w:div>
                <w:div w:id="32001062">
                  <w:marLeft w:val="0"/>
                  <w:marRight w:val="0"/>
                  <w:marTop w:val="0"/>
                  <w:marBottom w:val="0"/>
                  <w:divBdr>
                    <w:top w:val="none" w:sz="0" w:space="0" w:color="auto"/>
                    <w:left w:val="none" w:sz="0" w:space="0" w:color="auto"/>
                    <w:bottom w:val="none" w:sz="0" w:space="0" w:color="auto"/>
                    <w:right w:val="none" w:sz="0" w:space="0" w:color="auto"/>
                  </w:divBdr>
                </w:div>
                <w:div w:id="55516086">
                  <w:marLeft w:val="0"/>
                  <w:marRight w:val="0"/>
                  <w:marTop w:val="0"/>
                  <w:marBottom w:val="0"/>
                  <w:divBdr>
                    <w:top w:val="none" w:sz="0" w:space="0" w:color="auto"/>
                    <w:left w:val="none" w:sz="0" w:space="0" w:color="auto"/>
                    <w:bottom w:val="none" w:sz="0" w:space="0" w:color="auto"/>
                    <w:right w:val="none" w:sz="0" w:space="0" w:color="auto"/>
                  </w:divBdr>
                </w:div>
                <w:div w:id="62800218">
                  <w:marLeft w:val="0"/>
                  <w:marRight w:val="0"/>
                  <w:marTop w:val="0"/>
                  <w:marBottom w:val="0"/>
                  <w:divBdr>
                    <w:top w:val="none" w:sz="0" w:space="0" w:color="auto"/>
                    <w:left w:val="none" w:sz="0" w:space="0" w:color="auto"/>
                    <w:bottom w:val="none" w:sz="0" w:space="0" w:color="auto"/>
                    <w:right w:val="none" w:sz="0" w:space="0" w:color="auto"/>
                  </w:divBdr>
                </w:div>
                <w:div w:id="68969237">
                  <w:marLeft w:val="0"/>
                  <w:marRight w:val="0"/>
                  <w:marTop w:val="0"/>
                  <w:marBottom w:val="0"/>
                  <w:divBdr>
                    <w:top w:val="none" w:sz="0" w:space="0" w:color="auto"/>
                    <w:left w:val="none" w:sz="0" w:space="0" w:color="auto"/>
                    <w:bottom w:val="none" w:sz="0" w:space="0" w:color="auto"/>
                    <w:right w:val="none" w:sz="0" w:space="0" w:color="auto"/>
                  </w:divBdr>
                </w:div>
                <w:div w:id="71002155">
                  <w:marLeft w:val="0"/>
                  <w:marRight w:val="0"/>
                  <w:marTop w:val="0"/>
                  <w:marBottom w:val="0"/>
                  <w:divBdr>
                    <w:top w:val="none" w:sz="0" w:space="0" w:color="auto"/>
                    <w:left w:val="none" w:sz="0" w:space="0" w:color="auto"/>
                    <w:bottom w:val="none" w:sz="0" w:space="0" w:color="auto"/>
                    <w:right w:val="none" w:sz="0" w:space="0" w:color="auto"/>
                  </w:divBdr>
                </w:div>
                <w:div w:id="86923539">
                  <w:marLeft w:val="0"/>
                  <w:marRight w:val="0"/>
                  <w:marTop w:val="0"/>
                  <w:marBottom w:val="0"/>
                  <w:divBdr>
                    <w:top w:val="none" w:sz="0" w:space="0" w:color="auto"/>
                    <w:left w:val="none" w:sz="0" w:space="0" w:color="auto"/>
                    <w:bottom w:val="none" w:sz="0" w:space="0" w:color="auto"/>
                    <w:right w:val="none" w:sz="0" w:space="0" w:color="auto"/>
                  </w:divBdr>
                </w:div>
                <w:div w:id="101073676">
                  <w:marLeft w:val="0"/>
                  <w:marRight w:val="0"/>
                  <w:marTop w:val="0"/>
                  <w:marBottom w:val="0"/>
                  <w:divBdr>
                    <w:top w:val="none" w:sz="0" w:space="0" w:color="auto"/>
                    <w:left w:val="none" w:sz="0" w:space="0" w:color="auto"/>
                    <w:bottom w:val="none" w:sz="0" w:space="0" w:color="auto"/>
                    <w:right w:val="none" w:sz="0" w:space="0" w:color="auto"/>
                  </w:divBdr>
                </w:div>
                <w:div w:id="101340990">
                  <w:marLeft w:val="0"/>
                  <w:marRight w:val="0"/>
                  <w:marTop w:val="0"/>
                  <w:marBottom w:val="0"/>
                  <w:divBdr>
                    <w:top w:val="none" w:sz="0" w:space="0" w:color="auto"/>
                    <w:left w:val="none" w:sz="0" w:space="0" w:color="auto"/>
                    <w:bottom w:val="none" w:sz="0" w:space="0" w:color="auto"/>
                    <w:right w:val="none" w:sz="0" w:space="0" w:color="auto"/>
                  </w:divBdr>
                </w:div>
                <w:div w:id="103353063">
                  <w:marLeft w:val="0"/>
                  <w:marRight w:val="0"/>
                  <w:marTop w:val="0"/>
                  <w:marBottom w:val="0"/>
                  <w:divBdr>
                    <w:top w:val="none" w:sz="0" w:space="0" w:color="auto"/>
                    <w:left w:val="none" w:sz="0" w:space="0" w:color="auto"/>
                    <w:bottom w:val="none" w:sz="0" w:space="0" w:color="auto"/>
                    <w:right w:val="none" w:sz="0" w:space="0" w:color="auto"/>
                  </w:divBdr>
                </w:div>
                <w:div w:id="109517499">
                  <w:marLeft w:val="0"/>
                  <w:marRight w:val="0"/>
                  <w:marTop w:val="0"/>
                  <w:marBottom w:val="0"/>
                  <w:divBdr>
                    <w:top w:val="none" w:sz="0" w:space="0" w:color="auto"/>
                    <w:left w:val="none" w:sz="0" w:space="0" w:color="auto"/>
                    <w:bottom w:val="none" w:sz="0" w:space="0" w:color="auto"/>
                    <w:right w:val="none" w:sz="0" w:space="0" w:color="auto"/>
                  </w:divBdr>
                </w:div>
                <w:div w:id="139150129">
                  <w:marLeft w:val="0"/>
                  <w:marRight w:val="0"/>
                  <w:marTop w:val="0"/>
                  <w:marBottom w:val="0"/>
                  <w:divBdr>
                    <w:top w:val="none" w:sz="0" w:space="0" w:color="auto"/>
                    <w:left w:val="none" w:sz="0" w:space="0" w:color="auto"/>
                    <w:bottom w:val="none" w:sz="0" w:space="0" w:color="auto"/>
                    <w:right w:val="none" w:sz="0" w:space="0" w:color="auto"/>
                  </w:divBdr>
                </w:div>
                <w:div w:id="149444701">
                  <w:marLeft w:val="0"/>
                  <w:marRight w:val="0"/>
                  <w:marTop w:val="0"/>
                  <w:marBottom w:val="0"/>
                  <w:divBdr>
                    <w:top w:val="none" w:sz="0" w:space="0" w:color="auto"/>
                    <w:left w:val="none" w:sz="0" w:space="0" w:color="auto"/>
                    <w:bottom w:val="none" w:sz="0" w:space="0" w:color="auto"/>
                    <w:right w:val="none" w:sz="0" w:space="0" w:color="auto"/>
                  </w:divBdr>
                </w:div>
                <w:div w:id="184682104">
                  <w:marLeft w:val="0"/>
                  <w:marRight w:val="0"/>
                  <w:marTop w:val="0"/>
                  <w:marBottom w:val="0"/>
                  <w:divBdr>
                    <w:top w:val="none" w:sz="0" w:space="0" w:color="auto"/>
                    <w:left w:val="none" w:sz="0" w:space="0" w:color="auto"/>
                    <w:bottom w:val="none" w:sz="0" w:space="0" w:color="auto"/>
                    <w:right w:val="none" w:sz="0" w:space="0" w:color="auto"/>
                  </w:divBdr>
                </w:div>
                <w:div w:id="192888179">
                  <w:marLeft w:val="0"/>
                  <w:marRight w:val="0"/>
                  <w:marTop w:val="0"/>
                  <w:marBottom w:val="0"/>
                  <w:divBdr>
                    <w:top w:val="none" w:sz="0" w:space="0" w:color="auto"/>
                    <w:left w:val="none" w:sz="0" w:space="0" w:color="auto"/>
                    <w:bottom w:val="none" w:sz="0" w:space="0" w:color="auto"/>
                    <w:right w:val="none" w:sz="0" w:space="0" w:color="auto"/>
                  </w:divBdr>
                </w:div>
                <w:div w:id="201525715">
                  <w:marLeft w:val="0"/>
                  <w:marRight w:val="0"/>
                  <w:marTop w:val="0"/>
                  <w:marBottom w:val="0"/>
                  <w:divBdr>
                    <w:top w:val="none" w:sz="0" w:space="0" w:color="auto"/>
                    <w:left w:val="none" w:sz="0" w:space="0" w:color="auto"/>
                    <w:bottom w:val="none" w:sz="0" w:space="0" w:color="auto"/>
                    <w:right w:val="none" w:sz="0" w:space="0" w:color="auto"/>
                  </w:divBdr>
                </w:div>
                <w:div w:id="217252870">
                  <w:marLeft w:val="0"/>
                  <w:marRight w:val="0"/>
                  <w:marTop w:val="0"/>
                  <w:marBottom w:val="0"/>
                  <w:divBdr>
                    <w:top w:val="none" w:sz="0" w:space="0" w:color="auto"/>
                    <w:left w:val="none" w:sz="0" w:space="0" w:color="auto"/>
                    <w:bottom w:val="none" w:sz="0" w:space="0" w:color="auto"/>
                    <w:right w:val="none" w:sz="0" w:space="0" w:color="auto"/>
                  </w:divBdr>
                </w:div>
                <w:div w:id="228032171">
                  <w:marLeft w:val="0"/>
                  <w:marRight w:val="0"/>
                  <w:marTop w:val="0"/>
                  <w:marBottom w:val="0"/>
                  <w:divBdr>
                    <w:top w:val="none" w:sz="0" w:space="0" w:color="auto"/>
                    <w:left w:val="none" w:sz="0" w:space="0" w:color="auto"/>
                    <w:bottom w:val="none" w:sz="0" w:space="0" w:color="auto"/>
                    <w:right w:val="none" w:sz="0" w:space="0" w:color="auto"/>
                  </w:divBdr>
                </w:div>
                <w:div w:id="244609103">
                  <w:marLeft w:val="0"/>
                  <w:marRight w:val="0"/>
                  <w:marTop w:val="0"/>
                  <w:marBottom w:val="0"/>
                  <w:divBdr>
                    <w:top w:val="none" w:sz="0" w:space="0" w:color="auto"/>
                    <w:left w:val="none" w:sz="0" w:space="0" w:color="auto"/>
                    <w:bottom w:val="none" w:sz="0" w:space="0" w:color="auto"/>
                    <w:right w:val="none" w:sz="0" w:space="0" w:color="auto"/>
                  </w:divBdr>
                </w:div>
                <w:div w:id="245001265">
                  <w:marLeft w:val="0"/>
                  <w:marRight w:val="0"/>
                  <w:marTop w:val="0"/>
                  <w:marBottom w:val="0"/>
                  <w:divBdr>
                    <w:top w:val="none" w:sz="0" w:space="0" w:color="auto"/>
                    <w:left w:val="none" w:sz="0" w:space="0" w:color="auto"/>
                    <w:bottom w:val="none" w:sz="0" w:space="0" w:color="auto"/>
                    <w:right w:val="none" w:sz="0" w:space="0" w:color="auto"/>
                  </w:divBdr>
                </w:div>
                <w:div w:id="258948870">
                  <w:marLeft w:val="0"/>
                  <w:marRight w:val="0"/>
                  <w:marTop w:val="0"/>
                  <w:marBottom w:val="0"/>
                  <w:divBdr>
                    <w:top w:val="none" w:sz="0" w:space="0" w:color="auto"/>
                    <w:left w:val="none" w:sz="0" w:space="0" w:color="auto"/>
                    <w:bottom w:val="none" w:sz="0" w:space="0" w:color="auto"/>
                    <w:right w:val="none" w:sz="0" w:space="0" w:color="auto"/>
                  </w:divBdr>
                </w:div>
                <w:div w:id="259216599">
                  <w:marLeft w:val="0"/>
                  <w:marRight w:val="0"/>
                  <w:marTop w:val="0"/>
                  <w:marBottom w:val="0"/>
                  <w:divBdr>
                    <w:top w:val="none" w:sz="0" w:space="0" w:color="auto"/>
                    <w:left w:val="none" w:sz="0" w:space="0" w:color="auto"/>
                    <w:bottom w:val="none" w:sz="0" w:space="0" w:color="auto"/>
                    <w:right w:val="none" w:sz="0" w:space="0" w:color="auto"/>
                  </w:divBdr>
                </w:div>
                <w:div w:id="268857965">
                  <w:marLeft w:val="0"/>
                  <w:marRight w:val="0"/>
                  <w:marTop w:val="0"/>
                  <w:marBottom w:val="0"/>
                  <w:divBdr>
                    <w:top w:val="none" w:sz="0" w:space="0" w:color="auto"/>
                    <w:left w:val="none" w:sz="0" w:space="0" w:color="auto"/>
                    <w:bottom w:val="none" w:sz="0" w:space="0" w:color="auto"/>
                    <w:right w:val="none" w:sz="0" w:space="0" w:color="auto"/>
                  </w:divBdr>
                </w:div>
                <w:div w:id="270673441">
                  <w:marLeft w:val="0"/>
                  <w:marRight w:val="0"/>
                  <w:marTop w:val="0"/>
                  <w:marBottom w:val="0"/>
                  <w:divBdr>
                    <w:top w:val="none" w:sz="0" w:space="0" w:color="auto"/>
                    <w:left w:val="none" w:sz="0" w:space="0" w:color="auto"/>
                    <w:bottom w:val="none" w:sz="0" w:space="0" w:color="auto"/>
                    <w:right w:val="none" w:sz="0" w:space="0" w:color="auto"/>
                  </w:divBdr>
                </w:div>
                <w:div w:id="274944129">
                  <w:marLeft w:val="0"/>
                  <w:marRight w:val="0"/>
                  <w:marTop w:val="0"/>
                  <w:marBottom w:val="0"/>
                  <w:divBdr>
                    <w:top w:val="none" w:sz="0" w:space="0" w:color="auto"/>
                    <w:left w:val="none" w:sz="0" w:space="0" w:color="auto"/>
                    <w:bottom w:val="none" w:sz="0" w:space="0" w:color="auto"/>
                    <w:right w:val="none" w:sz="0" w:space="0" w:color="auto"/>
                  </w:divBdr>
                </w:div>
                <w:div w:id="296035038">
                  <w:marLeft w:val="0"/>
                  <w:marRight w:val="0"/>
                  <w:marTop w:val="0"/>
                  <w:marBottom w:val="0"/>
                  <w:divBdr>
                    <w:top w:val="none" w:sz="0" w:space="0" w:color="auto"/>
                    <w:left w:val="none" w:sz="0" w:space="0" w:color="auto"/>
                    <w:bottom w:val="none" w:sz="0" w:space="0" w:color="auto"/>
                    <w:right w:val="none" w:sz="0" w:space="0" w:color="auto"/>
                  </w:divBdr>
                </w:div>
                <w:div w:id="306714005">
                  <w:marLeft w:val="0"/>
                  <w:marRight w:val="0"/>
                  <w:marTop w:val="0"/>
                  <w:marBottom w:val="0"/>
                  <w:divBdr>
                    <w:top w:val="none" w:sz="0" w:space="0" w:color="auto"/>
                    <w:left w:val="none" w:sz="0" w:space="0" w:color="auto"/>
                    <w:bottom w:val="none" w:sz="0" w:space="0" w:color="auto"/>
                    <w:right w:val="none" w:sz="0" w:space="0" w:color="auto"/>
                  </w:divBdr>
                </w:div>
                <w:div w:id="328598241">
                  <w:marLeft w:val="0"/>
                  <w:marRight w:val="0"/>
                  <w:marTop w:val="0"/>
                  <w:marBottom w:val="0"/>
                  <w:divBdr>
                    <w:top w:val="none" w:sz="0" w:space="0" w:color="auto"/>
                    <w:left w:val="none" w:sz="0" w:space="0" w:color="auto"/>
                    <w:bottom w:val="none" w:sz="0" w:space="0" w:color="auto"/>
                    <w:right w:val="none" w:sz="0" w:space="0" w:color="auto"/>
                  </w:divBdr>
                </w:div>
                <w:div w:id="330252824">
                  <w:marLeft w:val="0"/>
                  <w:marRight w:val="0"/>
                  <w:marTop w:val="0"/>
                  <w:marBottom w:val="0"/>
                  <w:divBdr>
                    <w:top w:val="none" w:sz="0" w:space="0" w:color="auto"/>
                    <w:left w:val="none" w:sz="0" w:space="0" w:color="auto"/>
                    <w:bottom w:val="none" w:sz="0" w:space="0" w:color="auto"/>
                    <w:right w:val="none" w:sz="0" w:space="0" w:color="auto"/>
                  </w:divBdr>
                </w:div>
                <w:div w:id="342977086">
                  <w:marLeft w:val="0"/>
                  <w:marRight w:val="0"/>
                  <w:marTop w:val="0"/>
                  <w:marBottom w:val="0"/>
                  <w:divBdr>
                    <w:top w:val="none" w:sz="0" w:space="0" w:color="auto"/>
                    <w:left w:val="none" w:sz="0" w:space="0" w:color="auto"/>
                    <w:bottom w:val="none" w:sz="0" w:space="0" w:color="auto"/>
                    <w:right w:val="none" w:sz="0" w:space="0" w:color="auto"/>
                  </w:divBdr>
                </w:div>
                <w:div w:id="356665475">
                  <w:marLeft w:val="0"/>
                  <w:marRight w:val="0"/>
                  <w:marTop w:val="0"/>
                  <w:marBottom w:val="0"/>
                  <w:divBdr>
                    <w:top w:val="none" w:sz="0" w:space="0" w:color="auto"/>
                    <w:left w:val="none" w:sz="0" w:space="0" w:color="auto"/>
                    <w:bottom w:val="none" w:sz="0" w:space="0" w:color="auto"/>
                    <w:right w:val="none" w:sz="0" w:space="0" w:color="auto"/>
                  </w:divBdr>
                </w:div>
                <w:div w:id="360788987">
                  <w:marLeft w:val="0"/>
                  <w:marRight w:val="0"/>
                  <w:marTop w:val="0"/>
                  <w:marBottom w:val="0"/>
                  <w:divBdr>
                    <w:top w:val="none" w:sz="0" w:space="0" w:color="auto"/>
                    <w:left w:val="none" w:sz="0" w:space="0" w:color="auto"/>
                    <w:bottom w:val="none" w:sz="0" w:space="0" w:color="auto"/>
                    <w:right w:val="none" w:sz="0" w:space="0" w:color="auto"/>
                  </w:divBdr>
                </w:div>
                <w:div w:id="370494950">
                  <w:marLeft w:val="0"/>
                  <w:marRight w:val="0"/>
                  <w:marTop w:val="0"/>
                  <w:marBottom w:val="0"/>
                  <w:divBdr>
                    <w:top w:val="none" w:sz="0" w:space="0" w:color="auto"/>
                    <w:left w:val="none" w:sz="0" w:space="0" w:color="auto"/>
                    <w:bottom w:val="none" w:sz="0" w:space="0" w:color="auto"/>
                    <w:right w:val="none" w:sz="0" w:space="0" w:color="auto"/>
                  </w:divBdr>
                </w:div>
                <w:div w:id="372462561">
                  <w:marLeft w:val="0"/>
                  <w:marRight w:val="0"/>
                  <w:marTop w:val="0"/>
                  <w:marBottom w:val="0"/>
                  <w:divBdr>
                    <w:top w:val="none" w:sz="0" w:space="0" w:color="auto"/>
                    <w:left w:val="none" w:sz="0" w:space="0" w:color="auto"/>
                    <w:bottom w:val="none" w:sz="0" w:space="0" w:color="auto"/>
                    <w:right w:val="none" w:sz="0" w:space="0" w:color="auto"/>
                  </w:divBdr>
                </w:div>
                <w:div w:id="380061535">
                  <w:marLeft w:val="0"/>
                  <w:marRight w:val="0"/>
                  <w:marTop w:val="0"/>
                  <w:marBottom w:val="0"/>
                  <w:divBdr>
                    <w:top w:val="none" w:sz="0" w:space="0" w:color="auto"/>
                    <w:left w:val="none" w:sz="0" w:space="0" w:color="auto"/>
                    <w:bottom w:val="none" w:sz="0" w:space="0" w:color="auto"/>
                    <w:right w:val="none" w:sz="0" w:space="0" w:color="auto"/>
                  </w:divBdr>
                </w:div>
                <w:div w:id="395326940">
                  <w:marLeft w:val="0"/>
                  <w:marRight w:val="0"/>
                  <w:marTop w:val="0"/>
                  <w:marBottom w:val="0"/>
                  <w:divBdr>
                    <w:top w:val="none" w:sz="0" w:space="0" w:color="auto"/>
                    <w:left w:val="none" w:sz="0" w:space="0" w:color="auto"/>
                    <w:bottom w:val="none" w:sz="0" w:space="0" w:color="auto"/>
                    <w:right w:val="none" w:sz="0" w:space="0" w:color="auto"/>
                  </w:divBdr>
                </w:div>
                <w:div w:id="399593737">
                  <w:marLeft w:val="0"/>
                  <w:marRight w:val="0"/>
                  <w:marTop w:val="0"/>
                  <w:marBottom w:val="0"/>
                  <w:divBdr>
                    <w:top w:val="none" w:sz="0" w:space="0" w:color="auto"/>
                    <w:left w:val="none" w:sz="0" w:space="0" w:color="auto"/>
                    <w:bottom w:val="none" w:sz="0" w:space="0" w:color="auto"/>
                    <w:right w:val="none" w:sz="0" w:space="0" w:color="auto"/>
                  </w:divBdr>
                </w:div>
                <w:div w:id="401562917">
                  <w:marLeft w:val="0"/>
                  <w:marRight w:val="0"/>
                  <w:marTop w:val="0"/>
                  <w:marBottom w:val="0"/>
                  <w:divBdr>
                    <w:top w:val="none" w:sz="0" w:space="0" w:color="auto"/>
                    <w:left w:val="none" w:sz="0" w:space="0" w:color="auto"/>
                    <w:bottom w:val="none" w:sz="0" w:space="0" w:color="auto"/>
                    <w:right w:val="none" w:sz="0" w:space="0" w:color="auto"/>
                  </w:divBdr>
                </w:div>
                <w:div w:id="406926942">
                  <w:marLeft w:val="0"/>
                  <w:marRight w:val="0"/>
                  <w:marTop w:val="0"/>
                  <w:marBottom w:val="0"/>
                  <w:divBdr>
                    <w:top w:val="none" w:sz="0" w:space="0" w:color="auto"/>
                    <w:left w:val="none" w:sz="0" w:space="0" w:color="auto"/>
                    <w:bottom w:val="none" w:sz="0" w:space="0" w:color="auto"/>
                    <w:right w:val="none" w:sz="0" w:space="0" w:color="auto"/>
                  </w:divBdr>
                </w:div>
                <w:div w:id="419764092">
                  <w:marLeft w:val="0"/>
                  <w:marRight w:val="0"/>
                  <w:marTop w:val="0"/>
                  <w:marBottom w:val="0"/>
                  <w:divBdr>
                    <w:top w:val="none" w:sz="0" w:space="0" w:color="auto"/>
                    <w:left w:val="none" w:sz="0" w:space="0" w:color="auto"/>
                    <w:bottom w:val="none" w:sz="0" w:space="0" w:color="auto"/>
                    <w:right w:val="none" w:sz="0" w:space="0" w:color="auto"/>
                  </w:divBdr>
                </w:div>
                <w:div w:id="427313672">
                  <w:marLeft w:val="0"/>
                  <w:marRight w:val="0"/>
                  <w:marTop w:val="0"/>
                  <w:marBottom w:val="0"/>
                  <w:divBdr>
                    <w:top w:val="none" w:sz="0" w:space="0" w:color="auto"/>
                    <w:left w:val="none" w:sz="0" w:space="0" w:color="auto"/>
                    <w:bottom w:val="none" w:sz="0" w:space="0" w:color="auto"/>
                    <w:right w:val="none" w:sz="0" w:space="0" w:color="auto"/>
                  </w:divBdr>
                </w:div>
                <w:div w:id="427313846">
                  <w:marLeft w:val="0"/>
                  <w:marRight w:val="0"/>
                  <w:marTop w:val="0"/>
                  <w:marBottom w:val="0"/>
                  <w:divBdr>
                    <w:top w:val="none" w:sz="0" w:space="0" w:color="auto"/>
                    <w:left w:val="none" w:sz="0" w:space="0" w:color="auto"/>
                    <w:bottom w:val="none" w:sz="0" w:space="0" w:color="auto"/>
                    <w:right w:val="none" w:sz="0" w:space="0" w:color="auto"/>
                  </w:divBdr>
                </w:div>
                <w:div w:id="428627346">
                  <w:marLeft w:val="0"/>
                  <w:marRight w:val="0"/>
                  <w:marTop w:val="0"/>
                  <w:marBottom w:val="0"/>
                  <w:divBdr>
                    <w:top w:val="none" w:sz="0" w:space="0" w:color="auto"/>
                    <w:left w:val="none" w:sz="0" w:space="0" w:color="auto"/>
                    <w:bottom w:val="none" w:sz="0" w:space="0" w:color="auto"/>
                    <w:right w:val="none" w:sz="0" w:space="0" w:color="auto"/>
                  </w:divBdr>
                </w:div>
                <w:div w:id="448814411">
                  <w:marLeft w:val="0"/>
                  <w:marRight w:val="0"/>
                  <w:marTop w:val="0"/>
                  <w:marBottom w:val="0"/>
                  <w:divBdr>
                    <w:top w:val="none" w:sz="0" w:space="0" w:color="auto"/>
                    <w:left w:val="none" w:sz="0" w:space="0" w:color="auto"/>
                    <w:bottom w:val="none" w:sz="0" w:space="0" w:color="auto"/>
                    <w:right w:val="none" w:sz="0" w:space="0" w:color="auto"/>
                  </w:divBdr>
                </w:div>
                <w:div w:id="458644357">
                  <w:marLeft w:val="0"/>
                  <w:marRight w:val="0"/>
                  <w:marTop w:val="0"/>
                  <w:marBottom w:val="0"/>
                  <w:divBdr>
                    <w:top w:val="none" w:sz="0" w:space="0" w:color="auto"/>
                    <w:left w:val="none" w:sz="0" w:space="0" w:color="auto"/>
                    <w:bottom w:val="none" w:sz="0" w:space="0" w:color="auto"/>
                    <w:right w:val="none" w:sz="0" w:space="0" w:color="auto"/>
                  </w:divBdr>
                </w:div>
                <w:div w:id="464932617">
                  <w:marLeft w:val="0"/>
                  <w:marRight w:val="0"/>
                  <w:marTop w:val="0"/>
                  <w:marBottom w:val="0"/>
                  <w:divBdr>
                    <w:top w:val="none" w:sz="0" w:space="0" w:color="auto"/>
                    <w:left w:val="none" w:sz="0" w:space="0" w:color="auto"/>
                    <w:bottom w:val="none" w:sz="0" w:space="0" w:color="auto"/>
                    <w:right w:val="none" w:sz="0" w:space="0" w:color="auto"/>
                  </w:divBdr>
                </w:div>
                <w:div w:id="475686289">
                  <w:marLeft w:val="0"/>
                  <w:marRight w:val="0"/>
                  <w:marTop w:val="0"/>
                  <w:marBottom w:val="0"/>
                  <w:divBdr>
                    <w:top w:val="none" w:sz="0" w:space="0" w:color="auto"/>
                    <w:left w:val="none" w:sz="0" w:space="0" w:color="auto"/>
                    <w:bottom w:val="none" w:sz="0" w:space="0" w:color="auto"/>
                    <w:right w:val="none" w:sz="0" w:space="0" w:color="auto"/>
                  </w:divBdr>
                </w:div>
                <w:div w:id="479925940">
                  <w:marLeft w:val="0"/>
                  <w:marRight w:val="0"/>
                  <w:marTop w:val="0"/>
                  <w:marBottom w:val="0"/>
                  <w:divBdr>
                    <w:top w:val="none" w:sz="0" w:space="0" w:color="auto"/>
                    <w:left w:val="none" w:sz="0" w:space="0" w:color="auto"/>
                    <w:bottom w:val="none" w:sz="0" w:space="0" w:color="auto"/>
                    <w:right w:val="none" w:sz="0" w:space="0" w:color="auto"/>
                  </w:divBdr>
                </w:div>
                <w:div w:id="503669299">
                  <w:marLeft w:val="0"/>
                  <w:marRight w:val="0"/>
                  <w:marTop w:val="0"/>
                  <w:marBottom w:val="0"/>
                  <w:divBdr>
                    <w:top w:val="none" w:sz="0" w:space="0" w:color="auto"/>
                    <w:left w:val="none" w:sz="0" w:space="0" w:color="auto"/>
                    <w:bottom w:val="none" w:sz="0" w:space="0" w:color="auto"/>
                    <w:right w:val="none" w:sz="0" w:space="0" w:color="auto"/>
                  </w:divBdr>
                </w:div>
                <w:div w:id="542912078">
                  <w:marLeft w:val="0"/>
                  <w:marRight w:val="0"/>
                  <w:marTop w:val="0"/>
                  <w:marBottom w:val="0"/>
                  <w:divBdr>
                    <w:top w:val="none" w:sz="0" w:space="0" w:color="auto"/>
                    <w:left w:val="none" w:sz="0" w:space="0" w:color="auto"/>
                    <w:bottom w:val="none" w:sz="0" w:space="0" w:color="auto"/>
                    <w:right w:val="none" w:sz="0" w:space="0" w:color="auto"/>
                  </w:divBdr>
                </w:div>
                <w:div w:id="543441276">
                  <w:marLeft w:val="0"/>
                  <w:marRight w:val="0"/>
                  <w:marTop w:val="0"/>
                  <w:marBottom w:val="0"/>
                  <w:divBdr>
                    <w:top w:val="none" w:sz="0" w:space="0" w:color="auto"/>
                    <w:left w:val="none" w:sz="0" w:space="0" w:color="auto"/>
                    <w:bottom w:val="none" w:sz="0" w:space="0" w:color="auto"/>
                    <w:right w:val="none" w:sz="0" w:space="0" w:color="auto"/>
                  </w:divBdr>
                </w:div>
                <w:div w:id="543909577">
                  <w:marLeft w:val="0"/>
                  <w:marRight w:val="0"/>
                  <w:marTop w:val="0"/>
                  <w:marBottom w:val="0"/>
                  <w:divBdr>
                    <w:top w:val="none" w:sz="0" w:space="0" w:color="auto"/>
                    <w:left w:val="none" w:sz="0" w:space="0" w:color="auto"/>
                    <w:bottom w:val="none" w:sz="0" w:space="0" w:color="auto"/>
                    <w:right w:val="none" w:sz="0" w:space="0" w:color="auto"/>
                  </w:divBdr>
                </w:div>
                <w:div w:id="589696894">
                  <w:marLeft w:val="0"/>
                  <w:marRight w:val="0"/>
                  <w:marTop w:val="0"/>
                  <w:marBottom w:val="0"/>
                  <w:divBdr>
                    <w:top w:val="none" w:sz="0" w:space="0" w:color="auto"/>
                    <w:left w:val="none" w:sz="0" w:space="0" w:color="auto"/>
                    <w:bottom w:val="none" w:sz="0" w:space="0" w:color="auto"/>
                    <w:right w:val="none" w:sz="0" w:space="0" w:color="auto"/>
                  </w:divBdr>
                </w:div>
                <w:div w:id="591276993">
                  <w:marLeft w:val="0"/>
                  <w:marRight w:val="0"/>
                  <w:marTop w:val="0"/>
                  <w:marBottom w:val="0"/>
                  <w:divBdr>
                    <w:top w:val="none" w:sz="0" w:space="0" w:color="auto"/>
                    <w:left w:val="none" w:sz="0" w:space="0" w:color="auto"/>
                    <w:bottom w:val="none" w:sz="0" w:space="0" w:color="auto"/>
                    <w:right w:val="none" w:sz="0" w:space="0" w:color="auto"/>
                  </w:divBdr>
                </w:div>
                <w:div w:id="591427296">
                  <w:marLeft w:val="0"/>
                  <w:marRight w:val="0"/>
                  <w:marTop w:val="0"/>
                  <w:marBottom w:val="0"/>
                  <w:divBdr>
                    <w:top w:val="none" w:sz="0" w:space="0" w:color="auto"/>
                    <w:left w:val="none" w:sz="0" w:space="0" w:color="auto"/>
                    <w:bottom w:val="none" w:sz="0" w:space="0" w:color="auto"/>
                    <w:right w:val="none" w:sz="0" w:space="0" w:color="auto"/>
                  </w:divBdr>
                </w:div>
                <w:div w:id="593519876">
                  <w:marLeft w:val="0"/>
                  <w:marRight w:val="0"/>
                  <w:marTop w:val="0"/>
                  <w:marBottom w:val="0"/>
                  <w:divBdr>
                    <w:top w:val="none" w:sz="0" w:space="0" w:color="auto"/>
                    <w:left w:val="none" w:sz="0" w:space="0" w:color="auto"/>
                    <w:bottom w:val="none" w:sz="0" w:space="0" w:color="auto"/>
                    <w:right w:val="none" w:sz="0" w:space="0" w:color="auto"/>
                  </w:divBdr>
                </w:div>
                <w:div w:id="604845851">
                  <w:marLeft w:val="0"/>
                  <w:marRight w:val="0"/>
                  <w:marTop w:val="0"/>
                  <w:marBottom w:val="0"/>
                  <w:divBdr>
                    <w:top w:val="none" w:sz="0" w:space="0" w:color="auto"/>
                    <w:left w:val="none" w:sz="0" w:space="0" w:color="auto"/>
                    <w:bottom w:val="none" w:sz="0" w:space="0" w:color="auto"/>
                    <w:right w:val="none" w:sz="0" w:space="0" w:color="auto"/>
                  </w:divBdr>
                </w:div>
                <w:div w:id="621378464">
                  <w:marLeft w:val="0"/>
                  <w:marRight w:val="0"/>
                  <w:marTop w:val="0"/>
                  <w:marBottom w:val="0"/>
                  <w:divBdr>
                    <w:top w:val="none" w:sz="0" w:space="0" w:color="auto"/>
                    <w:left w:val="none" w:sz="0" w:space="0" w:color="auto"/>
                    <w:bottom w:val="none" w:sz="0" w:space="0" w:color="auto"/>
                    <w:right w:val="none" w:sz="0" w:space="0" w:color="auto"/>
                  </w:divBdr>
                </w:div>
                <w:div w:id="628971575">
                  <w:marLeft w:val="0"/>
                  <w:marRight w:val="0"/>
                  <w:marTop w:val="0"/>
                  <w:marBottom w:val="0"/>
                  <w:divBdr>
                    <w:top w:val="none" w:sz="0" w:space="0" w:color="auto"/>
                    <w:left w:val="none" w:sz="0" w:space="0" w:color="auto"/>
                    <w:bottom w:val="none" w:sz="0" w:space="0" w:color="auto"/>
                    <w:right w:val="none" w:sz="0" w:space="0" w:color="auto"/>
                  </w:divBdr>
                </w:div>
                <w:div w:id="634021272">
                  <w:marLeft w:val="0"/>
                  <w:marRight w:val="0"/>
                  <w:marTop w:val="0"/>
                  <w:marBottom w:val="0"/>
                  <w:divBdr>
                    <w:top w:val="none" w:sz="0" w:space="0" w:color="auto"/>
                    <w:left w:val="none" w:sz="0" w:space="0" w:color="auto"/>
                    <w:bottom w:val="none" w:sz="0" w:space="0" w:color="auto"/>
                    <w:right w:val="none" w:sz="0" w:space="0" w:color="auto"/>
                  </w:divBdr>
                </w:div>
                <w:div w:id="636254871">
                  <w:marLeft w:val="0"/>
                  <w:marRight w:val="0"/>
                  <w:marTop w:val="0"/>
                  <w:marBottom w:val="0"/>
                  <w:divBdr>
                    <w:top w:val="none" w:sz="0" w:space="0" w:color="auto"/>
                    <w:left w:val="none" w:sz="0" w:space="0" w:color="auto"/>
                    <w:bottom w:val="none" w:sz="0" w:space="0" w:color="auto"/>
                    <w:right w:val="none" w:sz="0" w:space="0" w:color="auto"/>
                  </w:divBdr>
                </w:div>
                <w:div w:id="638532657">
                  <w:marLeft w:val="0"/>
                  <w:marRight w:val="0"/>
                  <w:marTop w:val="0"/>
                  <w:marBottom w:val="0"/>
                  <w:divBdr>
                    <w:top w:val="none" w:sz="0" w:space="0" w:color="auto"/>
                    <w:left w:val="none" w:sz="0" w:space="0" w:color="auto"/>
                    <w:bottom w:val="none" w:sz="0" w:space="0" w:color="auto"/>
                    <w:right w:val="none" w:sz="0" w:space="0" w:color="auto"/>
                  </w:divBdr>
                </w:div>
                <w:div w:id="643893944">
                  <w:marLeft w:val="0"/>
                  <w:marRight w:val="0"/>
                  <w:marTop w:val="0"/>
                  <w:marBottom w:val="0"/>
                  <w:divBdr>
                    <w:top w:val="none" w:sz="0" w:space="0" w:color="auto"/>
                    <w:left w:val="none" w:sz="0" w:space="0" w:color="auto"/>
                    <w:bottom w:val="none" w:sz="0" w:space="0" w:color="auto"/>
                    <w:right w:val="none" w:sz="0" w:space="0" w:color="auto"/>
                  </w:divBdr>
                </w:div>
                <w:div w:id="646520585">
                  <w:marLeft w:val="0"/>
                  <w:marRight w:val="0"/>
                  <w:marTop w:val="0"/>
                  <w:marBottom w:val="0"/>
                  <w:divBdr>
                    <w:top w:val="none" w:sz="0" w:space="0" w:color="auto"/>
                    <w:left w:val="none" w:sz="0" w:space="0" w:color="auto"/>
                    <w:bottom w:val="none" w:sz="0" w:space="0" w:color="auto"/>
                    <w:right w:val="none" w:sz="0" w:space="0" w:color="auto"/>
                  </w:divBdr>
                </w:div>
                <w:div w:id="662850878">
                  <w:marLeft w:val="0"/>
                  <w:marRight w:val="0"/>
                  <w:marTop w:val="0"/>
                  <w:marBottom w:val="0"/>
                  <w:divBdr>
                    <w:top w:val="none" w:sz="0" w:space="0" w:color="auto"/>
                    <w:left w:val="none" w:sz="0" w:space="0" w:color="auto"/>
                    <w:bottom w:val="none" w:sz="0" w:space="0" w:color="auto"/>
                    <w:right w:val="none" w:sz="0" w:space="0" w:color="auto"/>
                  </w:divBdr>
                </w:div>
                <w:div w:id="668564427">
                  <w:marLeft w:val="0"/>
                  <w:marRight w:val="0"/>
                  <w:marTop w:val="0"/>
                  <w:marBottom w:val="0"/>
                  <w:divBdr>
                    <w:top w:val="none" w:sz="0" w:space="0" w:color="auto"/>
                    <w:left w:val="none" w:sz="0" w:space="0" w:color="auto"/>
                    <w:bottom w:val="none" w:sz="0" w:space="0" w:color="auto"/>
                    <w:right w:val="none" w:sz="0" w:space="0" w:color="auto"/>
                  </w:divBdr>
                </w:div>
                <w:div w:id="669259124">
                  <w:marLeft w:val="0"/>
                  <w:marRight w:val="0"/>
                  <w:marTop w:val="0"/>
                  <w:marBottom w:val="0"/>
                  <w:divBdr>
                    <w:top w:val="none" w:sz="0" w:space="0" w:color="auto"/>
                    <w:left w:val="none" w:sz="0" w:space="0" w:color="auto"/>
                    <w:bottom w:val="none" w:sz="0" w:space="0" w:color="auto"/>
                    <w:right w:val="none" w:sz="0" w:space="0" w:color="auto"/>
                  </w:divBdr>
                </w:div>
                <w:div w:id="676887865">
                  <w:marLeft w:val="0"/>
                  <w:marRight w:val="0"/>
                  <w:marTop w:val="0"/>
                  <w:marBottom w:val="0"/>
                  <w:divBdr>
                    <w:top w:val="none" w:sz="0" w:space="0" w:color="auto"/>
                    <w:left w:val="none" w:sz="0" w:space="0" w:color="auto"/>
                    <w:bottom w:val="none" w:sz="0" w:space="0" w:color="auto"/>
                    <w:right w:val="none" w:sz="0" w:space="0" w:color="auto"/>
                  </w:divBdr>
                </w:div>
                <w:div w:id="691999090">
                  <w:marLeft w:val="0"/>
                  <w:marRight w:val="0"/>
                  <w:marTop w:val="0"/>
                  <w:marBottom w:val="0"/>
                  <w:divBdr>
                    <w:top w:val="none" w:sz="0" w:space="0" w:color="auto"/>
                    <w:left w:val="none" w:sz="0" w:space="0" w:color="auto"/>
                    <w:bottom w:val="none" w:sz="0" w:space="0" w:color="auto"/>
                    <w:right w:val="none" w:sz="0" w:space="0" w:color="auto"/>
                  </w:divBdr>
                </w:div>
                <w:div w:id="694620436">
                  <w:marLeft w:val="0"/>
                  <w:marRight w:val="0"/>
                  <w:marTop w:val="0"/>
                  <w:marBottom w:val="0"/>
                  <w:divBdr>
                    <w:top w:val="none" w:sz="0" w:space="0" w:color="auto"/>
                    <w:left w:val="none" w:sz="0" w:space="0" w:color="auto"/>
                    <w:bottom w:val="none" w:sz="0" w:space="0" w:color="auto"/>
                    <w:right w:val="none" w:sz="0" w:space="0" w:color="auto"/>
                  </w:divBdr>
                </w:div>
                <w:div w:id="695346045">
                  <w:marLeft w:val="0"/>
                  <w:marRight w:val="0"/>
                  <w:marTop w:val="0"/>
                  <w:marBottom w:val="0"/>
                  <w:divBdr>
                    <w:top w:val="none" w:sz="0" w:space="0" w:color="auto"/>
                    <w:left w:val="none" w:sz="0" w:space="0" w:color="auto"/>
                    <w:bottom w:val="none" w:sz="0" w:space="0" w:color="auto"/>
                    <w:right w:val="none" w:sz="0" w:space="0" w:color="auto"/>
                  </w:divBdr>
                </w:div>
                <w:div w:id="709695676">
                  <w:marLeft w:val="0"/>
                  <w:marRight w:val="0"/>
                  <w:marTop w:val="0"/>
                  <w:marBottom w:val="0"/>
                  <w:divBdr>
                    <w:top w:val="none" w:sz="0" w:space="0" w:color="auto"/>
                    <w:left w:val="none" w:sz="0" w:space="0" w:color="auto"/>
                    <w:bottom w:val="none" w:sz="0" w:space="0" w:color="auto"/>
                    <w:right w:val="none" w:sz="0" w:space="0" w:color="auto"/>
                  </w:divBdr>
                </w:div>
                <w:div w:id="720401277">
                  <w:marLeft w:val="0"/>
                  <w:marRight w:val="0"/>
                  <w:marTop w:val="0"/>
                  <w:marBottom w:val="0"/>
                  <w:divBdr>
                    <w:top w:val="none" w:sz="0" w:space="0" w:color="auto"/>
                    <w:left w:val="none" w:sz="0" w:space="0" w:color="auto"/>
                    <w:bottom w:val="none" w:sz="0" w:space="0" w:color="auto"/>
                    <w:right w:val="none" w:sz="0" w:space="0" w:color="auto"/>
                  </w:divBdr>
                </w:div>
                <w:div w:id="731805341">
                  <w:marLeft w:val="0"/>
                  <w:marRight w:val="0"/>
                  <w:marTop w:val="0"/>
                  <w:marBottom w:val="0"/>
                  <w:divBdr>
                    <w:top w:val="none" w:sz="0" w:space="0" w:color="auto"/>
                    <w:left w:val="none" w:sz="0" w:space="0" w:color="auto"/>
                    <w:bottom w:val="none" w:sz="0" w:space="0" w:color="auto"/>
                    <w:right w:val="none" w:sz="0" w:space="0" w:color="auto"/>
                  </w:divBdr>
                </w:div>
                <w:div w:id="737943760">
                  <w:marLeft w:val="0"/>
                  <w:marRight w:val="0"/>
                  <w:marTop w:val="0"/>
                  <w:marBottom w:val="0"/>
                  <w:divBdr>
                    <w:top w:val="none" w:sz="0" w:space="0" w:color="auto"/>
                    <w:left w:val="none" w:sz="0" w:space="0" w:color="auto"/>
                    <w:bottom w:val="none" w:sz="0" w:space="0" w:color="auto"/>
                    <w:right w:val="none" w:sz="0" w:space="0" w:color="auto"/>
                  </w:divBdr>
                </w:div>
                <w:div w:id="739672051">
                  <w:marLeft w:val="0"/>
                  <w:marRight w:val="0"/>
                  <w:marTop w:val="0"/>
                  <w:marBottom w:val="0"/>
                  <w:divBdr>
                    <w:top w:val="none" w:sz="0" w:space="0" w:color="auto"/>
                    <w:left w:val="none" w:sz="0" w:space="0" w:color="auto"/>
                    <w:bottom w:val="none" w:sz="0" w:space="0" w:color="auto"/>
                    <w:right w:val="none" w:sz="0" w:space="0" w:color="auto"/>
                  </w:divBdr>
                </w:div>
                <w:div w:id="747190649">
                  <w:marLeft w:val="0"/>
                  <w:marRight w:val="0"/>
                  <w:marTop w:val="0"/>
                  <w:marBottom w:val="0"/>
                  <w:divBdr>
                    <w:top w:val="none" w:sz="0" w:space="0" w:color="auto"/>
                    <w:left w:val="none" w:sz="0" w:space="0" w:color="auto"/>
                    <w:bottom w:val="none" w:sz="0" w:space="0" w:color="auto"/>
                    <w:right w:val="none" w:sz="0" w:space="0" w:color="auto"/>
                  </w:divBdr>
                </w:div>
                <w:div w:id="748694280">
                  <w:marLeft w:val="0"/>
                  <w:marRight w:val="0"/>
                  <w:marTop w:val="0"/>
                  <w:marBottom w:val="0"/>
                  <w:divBdr>
                    <w:top w:val="none" w:sz="0" w:space="0" w:color="auto"/>
                    <w:left w:val="none" w:sz="0" w:space="0" w:color="auto"/>
                    <w:bottom w:val="none" w:sz="0" w:space="0" w:color="auto"/>
                    <w:right w:val="none" w:sz="0" w:space="0" w:color="auto"/>
                  </w:divBdr>
                </w:div>
                <w:div w:id="755634845">
                  <w:marLeft w:val="0"/>
                  <w:marRight w:val="0"/>
                  <w:marTop w:val="0"/>
                  <w:marBottom w:val="0"/>
                  <w:divBdr>
                    <w:top w:val="none" w:sz="0" w:space="0" w:color="auto"/>
                    <w:left w:val="none" w:sz="0" w:space="0" w:color="auto"/>
                    <w:bottom w:val="none" w:sz="0" w:space="0" w:color="auto"/>
                    <w:right w:val="none" w:sz="0" w:space="0" w:color="auto"/>
                  </w:divBdr>
                </w:div>
                <w:div w:id="756286583">
                  <w:marLeft w:val="0"/>
                  <w:marRight w:val="0"/>
                  <w:marTop w:val="0"/>
                  <w:marBottom w:val="0"/>
                  <w:divBdr>
                    <w:top w:val="none" w:sz="0" w:space="0" w:color="auto"/>
                    <w:left w:val="none" w:sz="0" w:space="0" w:color="auto"/>
                    <w:bottom w:val="none" w:sz="0" w:space="0" w:color="auto"/>
                    <w:right w:val="none" w:sz="0" w:space="0" w:color="auto"/>
                  </w:divBdr>
                </w:div>
                <w:div w:id="757137777">
                  <w:marLeft w:val="0"/>
                  <w:marRight w:val="0"/>
                  <w:marTop w:val="0"/>
                  <w:marBottom w:val="0"/>
                  <w:divBdr>
                    <w:top w:val="none" w:sz="0" w:space="0" w:color="auto"/>
                    <w:left w:val="none" w:sz="0" w:space="0" w:color="auto"/>
                    <w:bottom w:val="none" w:sz="0" w:space="0" w:color="auto"/>
                    <w:right w:val="none" w:sz="0" w:space="0" w:color="auto"/>
                  </w:divBdr>
                </w:div>
                <w:div w:id="760101145">
                  <w:marLeft w:val="0"/>
                  <w:marRight w:val="0"/>
                  <w:marTop w:val="0"/>
                  <w:marBottom w:val="0"/>
                  <w:divBdr>
                    <w:top w:val="none" w:sz="0" w:space="0" w:color="auto"/>
                    <w:left w:val="none" w:sz="0" w:space="0" w:color="auto"/>
                    <w:bottom w:val="none" w:sz="0" w:space="0" w:color="auto"/>
                    <w:right w:val="none" w:sz="0" w:space="0" w:color="auto"/>
                  </w:divBdr>
                </w:div>
                <w:div w:id="783037612">
                  <w:marLeft w:val="0"/>
                  <w:marRight w:val="0"/>
                  <w:marTop w:val="0"/>
                  <w:marBottom w:val="0"/>
                  <w:divBdr>
                    <w:top w:val="none" w:sz="0" w:space="0" w:color="auto"/>
                    <w:left w:val="none" w:sz="0" w:space="0" w:color="auto"/>
                    <w:bottom w:val="none" w:sz="0" w:space="0" w:color="auto"/>
                    <w:right w:val="none" w:sz="0" w:space="0" w:color="auto"/>
                  </w:divBdr>
                </w:div>
                <w:div w:id="785153459">
                  <w:marLeft w:val="0"/>
                  <w:marRight w:val="0"/>
                  <w:marTop w:val="0"/>
                  <w:marBottom w:val="0"/>
                  <w:divBdr>
                    <w:top w:val="none" w:sz="0" w:space="0" w:color="auto"/>
                    <w:left w:val="none" w:sz="0" w:space="0" w:color="auto"/>
                    <w:bottom w:val="none" w:sz="0" w:space="0" w:color="auto"/>
                    <w:right w:val="none" w:sz="0" w:space="0" w:color="auto"/>
                  </w:divBdr>
                </w:div>
                <w:div w:id="790904390">
                  <w:marLeft w:val="0"/>
                  <w:marRight w:val="0"/>
                  <w:marTop w:val="0"/>
                  <w:marBottom w:val="0"/>
                  <w:divBdr>
                    <w:top w:val="none" w:sz="0" w:space="0" w:color="auto"/>
                    <w:left w:val="none" w:sz="0" w:space="0" w:color="auto"/>
                    <w:bottom w:val="none" w:sz="0" w:space="0" w:color="auto"/>
                    <w:right w:val="none" w:sz="0" w:space="0" w:color="auto"/>
                  </w:divBdr>
                </w:div>
                <w:div w:id="792750939">
                  <w:marLeft w:val="0"/>
                  <w:marRight w:val="0"/>
                  <w:marTop w:val="0"/>
                  <w:marBottom w:val="0"/>
                  <w:divBdr>
                    <w:top w:val="none" w:sz="0" w:space="0" w:color="auto"/>
                    <w:left w:val="none" w:sz="0" w:space="0" w:color="auto"/>
                    <w:bottom w:val="none" w:sz="0" w:space="0" w:color="auto"/>
                    <w:right w:val="none" w:sz="0" w:space="0" w:color="auto"/>
                  </w:divBdr>
                </w:div>
                <w:div w:id="795218470">
                  <w:marLeft w:val="0"/>
                  <w:marRight w:val="0"/>
                  <w:marTop w:val="0"/>
                  <w:marBottom w:val="0"/>
                  <w:divBdr>
                    <w:top w:val="none" w:sz="0" w:space="0" w:color="auto"/>
                    <w:left w:val="none" w:sz="0" w:space="0" w:color="auto"/>
                    <w:bottom w:val="none" w:sz="0" w:space="0" w:color="auto"/>
                    <w:right w:val="none" w:sz="0" w:space="0" w:color="auto"/>
                  </w:divBdr>
                </w:div>
                <w:div w:id="796216466">
                  <w:marLeft w:val="0"/>
                  <w:marRight w:val="0"/>
                  <w:marTop w:val="0"/>
                  <w:marBottom w:val="0"/>
                  <w:divBdr>
                    <w:top w:val="none" w:sz="0" w:space="0" w:color="auto"/>
                    <w:left w:val="none" w:sz="0" w:space="0" w:color="auto"/>
                    <w:bottom w:val="none" w:sz="0" w:space="0" w:color="auto"/>
                    <w:right w:val="none" w:sz="0" w:space="0" w:color="auto"/>
                  </w:divBdr>
                </w:div>
                <w:div w:id="800422243">
                  <w:marLeft w:val="0"/>
                  <w:marRight w:val="0"/>
                  <w:marTop w:val="0"/>
                  <w:marBottom w:val="0"/>
                  <w:divBdr>
                    <w:top w:val="none" w:sz="0" w:space="0" w:color="auto"/>
                    <w:left w:val="none" w:sz="0" w:space="0" w:color="auto"/>
                    <w:bottom w:val="none" w:sz="0" w:space="0" w:color="auto"/>
                    <w:right w:val="none" w:sz="0" w:space="0" w:color="auto"/>
                  </w:divBdr>
                </w:div>
                <w:div w:id="802963310">
                  <w:marLeft w:val="0"/>
                  <w:marRight w:val="0"/>
                  <w:marTop w:val="0"/>
                  <w:marBottom w:val="0"/>
                  <w:divBdr>
                    <w:top w:val="none" w:sz="0" w:space="0" w:color="auto"/>
                    <w:left w:val="none" w:sz="0" w:space="0" w:color="auto"/>
                    <w:bottom w:val="none" w:sz="0" w:space="0" w:color="auto"/>
                    <w:right w:val="none" w:sz="0" w:space="0" w:color="auto"/>
                  </w:divBdr>
                </w:div>
                <w:div w:id="813913319">
                  <w:marLeft w:val="0"/>
                  <w:marRight w:val="0"/>
                  <w:marTop w:val="0"/>
                  <w:marBottom w:val="0"/>
                  <w:divBdr>
                    <w:top w:val="none" w:sz="0" w:space="0" w:color="auto"/>
                    <w:left w:val="none" w:sz="0" w:space="0" w:color="auto"/>
                    <w:bottom w:val="none" w:sz="0" w:space="0" w:color="auto"/>
                    <w:right w:val="none" w:sz="0" w:space="0" w:color="auto"/>
                  </w:divBdr>
                </w:div>
                <w:div w:id="815145656">
                  <w:marLeft w:val="0"/>
                  <w:marRight w:val="0"/>
                  <w:marTop w:val="0"/>
                  <w:marBottom w:val="0"/>
                  <w:divBdr>
                    <w:top w:val="none" w:sz="0" w:space="0" w:color="auto"/>
                    <w:left w:val="none" w:sz="0" w:space="0" w:color="auto"/>
                    <w:bottom w:val="none" w:sz="0" w:space="0" w:color="auto"/>
                    <w:right w:val="none" w:sz="0" w:space="0" w:color="auto"/>
                  </w:divBdr>
                </w:div>
                <w:div w:id="823394517">
                  <w:marLeft w:val="0"/>
                  <w:marRight w:val="0"/>
                  <w:marTop w:val="0"/>
                  <w:marBottom w:val="0"/>
                  <w:divBdr>
                    <w:top w:val="none" w:sz="0" w:space="0" w:color="auto"/>
                    <w:left w:val="none" w:sz="0" w:space="0" w:color="auto"/>
                    <w:bottom w:val="none" w:sz="0" w:space="0" w:color="auto"/>
                    <w:right w:val="none" w:sz="0" w:space="0" w:color="auto"/>
                  </w:divBdr>
                </w:div>
                <w:div w:id="836457012">
                  <w:marLeft w:val="0"/>
                  <w:marRight w:val="0"/>
                  <w:marTop w:val="0"/>
                  <w:marBottom w:val="0"/>
                  <w:divBdr>
                    <w:top w:val="none" w:sz="0" w:space="0" w:color="auto"/>
                    <w:left w:val="none" w:sz="0" w:space="0" w:color="auto"/>
                    <w:bottom w:val="none" w:sz="0" w:space="0" w:color="auto"/>
                    <w:right w:val="none" w:sz="0" w:space="0" w:color="auto"/>
                  </w:divBdr>
                </w:div>
                <w:div w:id="836575117">
                  <w:marLeft w:val="0"/>
                  <w:marRight w:val="0"/>
                  <w:marTop w:val="0"/>
                  <w:marBottom w:val="0"/>
                  <w:divBdr>
                    <w:top w:val="none" w:sz="0" w:space="0" w:color="auto"/>
                    <w:left w:val="none" w:sz="0" w:space="0" w:color="auto"/>
                    <w:bottom w:val="none" w:sz="0" w:space="0" w:color="auto"/>
                    <w:right w:val="none" w:sz="0" w:space="0" w:color="auto"/>
                  </w:divBdr>
                </w:div>
                <w:div w:id="848911586">
                  <w:marLeft w:val="0"/>
                  <w:marRight w:val="0"/>
                  <w:marTop w:val="0"/>
                  <w:marBottom w:val="0"/>
                  <w:divBdr>
                    <w:top w:val="none" w:sz="0" w:space="0" w:color="auto"/>
                    <w:left w:val="none" w:sz="0" w:space="0" w:color="auto"/>
                    <w:bottom w:val="none" w:sz="0" w:space="0" w:color="auto"/>
                    <w:right w:val="none" w:sz="0" w:space="0" w:color="auto"/>
                  </w:divBdr>
                </w:div>
                <w:div w:id="862283479">
                  <w:marLeft w:val="0"/>
                  <w:marRight w:val="0"/>
                  <w:marTop w:val="0"/>
                  <w:marBottom w:val="0"/>
                  <w:divBdr>
                    <w:top w:val="none" w:sz="0" w:space="0" w:color="auto"/>
                    <w:left w:val="none" w:sz="0" w:space="0" w:color="auto"/>
                    <w:bottom w:val="none" w:sz="0" w:space="0" w:color="auto"/>
                    <w:right w:val="none" w:sz="0" w:space="0" w:color="auto"/>
                  </w:divBdr>
                </w:div>
                <w:div w:id="867371730">
                  <w:marLeft w:val="0"/>
                  <w:marRight w:val="0"/>
                  <w:marTop w:val="0"/>
                  <w:marBottom w:val="0"/>
                  <w:divBdr>
                    <w:top w:val="none" w:sz="0" w:space="0" w:color="auto"/>
                    <w:left w:val="none" w:sz="0" w:space="0" w:color="auto"/>
                    <w:bottom w:val="none" w:sz="0" w:space="0" w:color="auto"/>
                    <w:right w:val="none" w:sz="0" w:space="0" w:color="auto"/>
                  </w:divBdr>
                </w:div>
                <w:div w:id="870611114">
                  <w:marLeft w:val="0"/>
                  <w:marRight w:val="0"/>
                  <w:marTop w:val="0"/>
                  <w:marBottom w:val="0"/>
                  <w:divBdr>
                    <w:top w:val="none" w:sz="0" w:space="0" w:color="auto"/>
                    <w:left w:val="none" w:sz="0" w:space="0" w:color="auto"/>
                    <w:bottom w:val="none" w:sz="0" w:space="0" w:color="auto"/>
                    <w:right w:val="none" w:sz="0" w:space="0" w:color="auto"/>
                  </w:divBdr>
                </w:div>
                <w:div w:id="875700135">
                  <w:marLeft w:val="0"/>
                  <w:marRight w:val="0"/>
                  <w:marTop w:val="0"/>
                  <w:marBottom w:val="0"/>
                  <w:divBdr>
                    <w:top w:val="none" w:sz="0" w:space="0" w:color="auto"/>
                    <w:left w:val="none" w:sz="0" w:space="0" w:color="auto"/>
                    <w:bottom w:val="none" w:sz="0" w:space="0" w:color="auto"/>
                    <w:right w:val="none" w:sz="0" w:space="0" w:color="auto"/>
                  </w:divBdr>
                </w:div>
                <w:div w:id="880751928">
                  <w:marLeft w:val="0"/>
                  <w:marRight w:val="0"/>
                  <w:marTop w:val="0"/>
                  <w:marBottom w:val="0"/>
                  <w:divBdr>
                    <w:top w:val="none" w:sz="0" w:space="0" w:color="auto"/>
                    <w:left w:val="none" w:sz="0" w:space="0" w:color="auto"/>
                    <w:bottom w:val="none" w:sz="0" w:space="0" w:color="auto"/>
                    <w:right w:val="none" w:sz="0" w:space="0" w:color="auto"/>
                  </w:divBdr>
                </w:div>
                <w:div w:id="886836017">
                  <w:marLeft w:val="0"/>
                  <w:marRight w:val="0"/>
                  <w:marTop w:val="0"/>
                  <w:marBottom w:val="0"/>
                  <w:divBdr>
                    <w:top w:val="none" w:sz="0" w:space="0" w:color="auto"/>
                    <w:left w:val="none" w:sz="0" w:space="0" w:color="auto"/>
                    <w:bottom w:val="none" w:sz="0" w:space="0" w:color="auto"/>
                    <w:right w:val="none" w:sz="0" w:space="0" w:color="auto"/>
                  </w:divBdr>
                </w:div>
                <w:div w:id="890068867">
                  <w:marLeft w:val="0"/>
                  <w:marRight w:val="0"/>
                  <w:marTop w:val="0"/>
                  <w:marBottom w:val="0"/>
                  <w:divBdr>
                    <w:top w:val="none" w:sz="0" w:space="0" w:color="auto"/>
                    <w:left w:val="none" w:sz="0" w:space="0" w:color="auto"/>
                    <w:bottom w:val="none" w:sz="0" w:space="0" w:color="auto"/>
                    <w:right w:val="none" w:sz="0" w:space="0" w:color="auto"/>
                  </w:divBdr>
                </w:div>
                <w:div w:id="896473528">
                  <w:marLeft w:val="0"/>
                  <w:marRight w:val="0"/>
                  <w:marTop w:val="0"/>
                  <w:marBottom w:val="0"/>
                  <w:divBdr>
                    <w:top w:val="none" w:sz="0" w:space="0" w:color="auto"/>
                    <w:left w:val="none" w:sz="0" w:space="0" w:color="auto"/>
                    <w:bottom w:val="none" w:sz="0" w:space="0" w:color="auto"/>
                    <w:right w:val="none" w:sz="0" w:space="0" w:color="auto"/>
                  </w:divBdr>
                </w:div>
                <w:div w:id="897521839">
                  <w:marLeft w:val="0"/>
                  <w:marRight w:val="0"/>
                  <w:marTop w:val="0"/>
                  <w:marBottom w:val="0"/>
                  <w:divBdr>
                    <w:top w:val="none" w:sz="0" w:space="0" w:color="auto"/>
                    <w:left w:val="none" w:sz="0" w:space="0" w:color="auto"/>
                    <w:bottom w:val="none" w:sz="0" w:space="0" w:color="auto"/>
                    <w:right w:val="none" w:sz="0" w:space="0" w:color="auto"/>
                  </w:divBdr>
                </w:div>
                <w:div w:id="900676687">
                  <w:marLeft w:val="0"/>
                  <w:marRight w:val="0"/>
                  <w:marTop w:val="0"/>
                  <w:marBottom w:val="0"/>
                  <w:divBdr>
                    <w:top w:val="none" w:sz="0" w:space="0" w:color="auto"/>
                    <w:left w:val="none" w:sz="0" w:space="0" w:color="auto"/>
                    <w:bottom w:val="none" w:sz="0" w:space="0" w:color="auto"/>
                    <w:right w:val="none" w:sz="0" w:space="0" w:color="auto"/>
                  </w:divBdr>
                </w:div>
                <w:div w:id="907300290">
                  <w:marLeft w:val="0"/>
                  <w:marRight w:val="0"/>
                  <w:marTop w:val="0"/>
                  <w:marBottom w:val="0"/>
                  <w:divBdr>
                    <w:top w:val="none" w:sz="0" w:space="0" w:color="auto"/>
                    <w:left w:val="none" w:sz="0" w:space="0" w:color="auto"/>
                    <w:bottom w:val="none" w:sz="0" w:space="0" w:color="auto"/>
                    <w:right w:val="none" w:sz="0" w:space="0" w:color="auto"/>
                  </w:divBdr>
                </w:div>
                <w:div w:id="928776382">
                  <w:marLeft w:val="0"/>
                  <w:marRight w:val="0"/>
                  <w:marTop w:val="0"/>
                  <w:marBottom w:val="0"/>
                  <w:divBdr>
                    <w:top w:val="none" w:sz="0" w:space="0" w:color="auto"/>
                    <w:left w:val="none" w:sz="0" w:space="0" w:color="auto"/>
                    <w:bottom w:val="none" w:sz="0" w:space="0" w:color="auto"/>
                    <w:right w:val="none" w:sz="0" w:space="0" w:color="auto"/>
                  </w:divBdr>
                </w:div>
                <w:div w:id="933633726">
                  <w:marLeft w:val="0"/>
                  <w:marRight w:val="0"/>
                  <w:marTop w:val="0"/>
                  <w:marBottom w:val="0"/>
                  <w:divBdr>
                    <w:top w:val="none" w:sz="0" w:space="0" w:color="auto"/>
                    <w:left w:val="none" w:sz="0" w:space="0" w:color="auto"/>
                    <w:bottom w:val="none" w:sz="0" w:space="0" w:color="auto"/>
                    <w:right w:val="none" w:sz="0" w:space="0" w:color="auto"/>
                  </w:divBdr>
                </w:div>
                <w:div w:id="936599394">
                  <w:marLeft w:val="0"/>
                  <w:marRight w:val="0"/>
                  <w:marTop w:val="0"/>
                  <w:marBottom w:val="0"/>
                  <w:divBdr>
                    <w:top w:val="none" w:sz="0" w:space="0" w:color="auto"/>
                    <w:left w:val="none" w:sz="0" w:space="0" w:color="auto"/>
                    <w:bottom w:val="none" w:sz="0" w:space="0" w:color="auto"/>
                    <w:right w:val="none" w:sz="0" w:space="0" w:color="auto"/>
                  </w:divBdr>
                </w:div>
                <w:div w:id="940337864">
                  <w:marLeft w:val="0"/>
                  <w:marRight w:val="0"/>
                  <w:marTop w:val="0"/>
                  <w:marBottom w:val="0"/>
                  <w:divBdr>
                    <w:top w:val="none" w:sz="0" w:space="0" w:color="auto"/>
                    <w:left w:val="none" w:sz="0" w:space="0" w:color="auto"/>
                    <w:bottom w:val="none" w:sz="0" w:space="0" w:color="auto"/>
                    <w:right w:val="none" w:sz="0" w:space="0" w:color="auto"/>
                  </w:divBdr>
                </w:div>
                <w:div w:id="952517698">
                  <w:marLeft w:val="0"/>
                  <w:marRight w:val="0"/>
                  <w:marTop w:val="0"/>
                  <w:marBottom w:val="0"/>
                  <w:divBdr>
                    <w:top w:val="none" w:sz="0" w:space="0" w:color="auto"/>
                    <w:left w:val="none" w:sz="0" w:space="0" w:color="auto"/>
                    <w:bottom w:val="none" w:sz="0" w:space="0" w:color="auto"/>
                    <w:right w:val="none" w:sz="0" w:space="0" w:color="auto"/>
                  </w:divBdr>
                </w:div>
                <w:div w:id="955872248">
                  <w:marLeft w:val="0"/>
                  <w:marRight w:val="0"/>
                  <w:marTop w:val="0"/>
                  <w:marBottom w:val="0"/>
                  <w:divBdr>
                    <w:top w:val="none" w:sz="0" w:space="0" w:color="auto"/>
                    <w:left w:val="none" w:sz="0" w:space="0" w:color="auto"/>
                    <w:bottom w:val="none" w:sz="0" w:space="0" w:color="auto"/>
                    <w:right w:val="none" w:sz="0" w:space="0" w:color="auto"/>
                  </w:divBdr>
                </w:div>
                <w:div w:id="959724725">
                  <w:marLeft w:val="0"/>
                  <w:marRight w:val="0"/>
                  <w:marTop w:val="0"/>
                  <w:marBottom w:val="0"/>
                  <w:divBdr>
                    <w:top w:val="none" w:sz="0" w:space="0" w:color="auto"/>
                    <w:left w:val="none" w:sz="0" w:space="0" w:color="auto"/>
                    <w:bottom w:val="none" w:sz="0" w:space="0" w:color="auto"/>
                    <w:right w:val="none" w:sz="0" w:space="0" w:color="auto"/>
                  </w:divBdr>
                </w:div>
                <w:div w:id="972834112">
                  <w:marLeft w:val="0"/>
                  <w:marRight w:val="0"/>
                  <w:marTop w:val="0"/>
                  <w:marBottom w:val="0"/>
                  <w:divBdr>
                    <w:top w:val="none" w:sz="0" w:space="0" w:color="auto"/>
                    <w:left w:val="none" w:sz="0" w:space="0" w:color="auto"/>
                    <w:bottom w:val="none" w:sz="0" w:space="0" w:color="auto"/>
                    <w:right w:val="none" w:sz="0" w:space="0" w:color="auto"/>
                  </w:divBdr>
                </w:div>
                <w:div w:id="977103444">
                  <w:marLeft w:val="0"/>
                  <w:marRight w:val="0"/>
                  <w:marTop w:val="0"/>
                  <w:marBottom w:val="0"/>
                  <w:divBdr>
                    <w:top w:val="none" w:sz="0" w:space="0" w:color="auto"/>
                    <w:left w:val="none" w:sz="0" w:space="0" w:color="auto"/>
                    <w:bottom w:val="none" w:sz="0" w:space="0" w:color="auto"/>
                    <w:right w:val="none" w:sz="0" w:space="0" w:color="auto"/>
                  </w:divBdr>
                </w:div>
                <w:div w:id="979729641">
                  <w:marLeft w:val="0"/>
                  <w:marRight w:val="0"/>
                  <w:marTop w:val="0"/>
                  <w:marBottom w:val="0"/>
                  <w:divBdr>
                    <w:top w:val="none" w:sz="0" w:space="0" w:color="auto"/>
                    <w:left w:val="none" w:sz="0" w:space="0" w:color="auto"/>
                    <w:bottom w:val="none" w:sz="0" w:space="0" w:color="auto"/>
                    <w:right w:val="none" w:sz="0" w:space="0" w:color="auto"/>
                  </w:divBdr>
                </w:div>
                <w:div w:id="985934484">
                  <w:marLeft w:val="0"/>
                  <w:marRight w:val="0"/>
                  <w:marTop w:val="0"/>
                  <w:marBottom w:val="0"/>
                  <w:divBdr>
                    <w:top w:val="none" w:sz="0" w:space="0" w:color="auto"/>
                    <w:left w:val="none" w:sz="0" w:space="0" w:color="auto"/>
                    <w:bottom w:val="none" w:sz="0" w:space="0" w:color="auto"/>
                    <w:right w:val="none" w:sz="0" w:space="0" w:color="auto"/>
                  </w:divBdr>
                </w:div>
                <w:div w:id="1001927513">
                  <w:marLeft w:val="0"/>
                  <w:marRight w:val="0"/>
                  <w:marTop w:val="0"/>
                  <w:marBottom w:val="0"/>
                  <w:divBdr>
                    <w:top w:val="none" w:sz="0" w:space="0" w:color="auto"/>
                    <w:left w:val="none" w:sz="0" w:space="0" w:color="auto"/>
                    <w:bottom w:val="none" w:sz="0" w:space="0" w:color="auto"/>
                    <w:right w:val="none" w:sz="0" w:space="0" w:color="auto"/>
                  </w:divBdr>
                </w:div>
                <w:div w:id="1003166629">
                  <w:marLeft w:val="0"/>
                  <w:marRight w:val="0"/>
                  <w:marTop w:val="0"/>
                  <w:marBottom w:val="0"/>
                  <w:divBdr>
                    <w:top w:val="none" w:sz="0" w:space="0" w:color="auto"/>
                    <w:left w:val="none" w:sz="0" w:space="0" w:color="auto"/>
                    <w:bottom w:val="none" w:sz="0" w:space="0" w:color="auto"/>
                    <w:right w:val="none" w:sz="0" w:space="0" w:color="auto"/>
                  </w:divBdr>
                </w:div>
                <w:div w:id="1042023598">
                  <w:marLeft w:val="0"/>
                  <w:marRight w:val="0"/>
                  <w:marTop w:val="0"/>
                  <w:marBottom w:val="0"/>
                  <w:divBdr>
                    <w:top w:val="none" w:sz="0" w:space="0" w:color="auto"/>
                    <w:left w:val="none" w:sz="0" w:space="0" w:color="auto"/>
                    <w:bottom w:val="none" w:sz="0" w:space="0" w:color="auto"/>
                    <w:right w:val="none" w:sz="0" w:space="0" w:color="auto"/>
                  </w:divBdr>
                </w:div>
                <w:div w:id="1044522862">
                  <w:marLeft w:val="0"/>
                  <w:marRight w:val="0"/>
                  <w:marTop w:val="0"/>
                  <w:marBottom w:val="0"/>
                  <w:divBdr>
                    <w:top w:val="none" w:sz="0" w:space="0" w:color="auto"/>
                    <w:left w:val="none" w:sz="0" w:space="0" w:color="auto"/>
                    <w:bottom w:val="none" w:sz="0" w:space="0" w:color="auto"/>
                    <w:right w:val="none" w:sz="0" w:space="0" w:color="auto"/>
                  </w:divBdr>
                </w:div>
                <w:div w:id="1049846107">
                  <w:marLeft w:val="0"/>
                  <w:marRight w:val="0"/>
                  <w:marTop w:val="0"/>
                  <w:marBottom w:val="0"/>
                  <w:divBdr>
                    <w:top w:val="none" w:sz="0" w:space="0" w:color="auto"/>
                    <w:left w:val="none" w:sz="0" w:space="0" w:color="auto"/>
                    <w:bottom w:val="none" w:sz="0" w:space="0" w:color="auto"/>
                    <w:right w:val="none" w:sz="0" w:space="0" w:color="auto"/>
                  </w:divBdr>
                </w:div>
                <w:div w:id="1056779658">
                  <w:marLeft w:val="0"/>
                  <w:marRight w:val="0"/>
                  <w:marTop w:val="0"/>
                  <w:marBottom w:val="0"/>
                  <w:divBdr>
                    <w:top w:val="none" w:sz="0" w:space="0" w:color="auto"/>
                    <w:left w:val="none" w:sz="0" w:space="0" w:color="auto"/>
                    <w:bottom w:val="none" w:sz="0" w:space="0" w:color="auto"/>
                    <w:right w:val="none" w:sz="0" w:space="0" w:color="auto"/>
                  </w:divBdr>
                </w:div>
                <w:div w:id="1058355388">
                  <w:marLeft w:val="0"/>
                  <w:marRight w:val="0"/>
                  <w:marTop w:val="0"/>
                  <w:marBottom w:val="0"/>
                  <w:divBdr>
                    <w:top w:val="none" w:sz="0" w:space="0" w:color="auto"/>
                    <w:left w:val="none" w:sz="0" w:space="0" w:color="auto"/>
                    <w:bottom w:val="none" w:sz="0" w:space="0" w:color="auto"/>
                    <w:right w:val="none" w:sz="0" w:space="0" w:color="auto"/>
                  </w:divBdr>
                </w:div>
                <w:div w:id="1058624649">
                  <w:marLeft w:val="0"/>
                  <w:marRight w:val="0"/>
                  <w:marTop w:val="0"/>
                  <w:marBottom w:val="0"/>
                  <w:divBdr>
                    <w:top w:val="none" w:sz="0" w:space="0" w:color="auto"/>
                    <w:left w:val="none" w:sz="0" w:space="0" w:color="auto"/>
                    <w:bottom w:val="none" w:sz="0" w:space="0" w:color="auto"/>
                    <w:right w:val="none" w:sz="0" w:space="0" w:color="auto"/>
                  </w:divBdr>
                </w:div>
                <w:div w:id="1092318106">
                  <w:marLeft w:val="0"/>
                  <w:marRight w:val="0"/>
                  <w:marTop w:val="0"/>
                  <w:marBottom w:val="0"/>
                  <w:divBdr>
                    <w:top w:val="none" w:sz="0" w:space="0" w:color="auto"/>
                    <w:left w:val="none" w:sz="0" w:space="0" w:color="auto"/>
                    <w:bottom w:val="none" w:sz="0" w:space="0" w:color="auto"/>
                    <w:right w:val="none" w:sz="0" w:space="0" w:color="auto"/>
                  </w:divBdr>
                </w:div>
                <w:div w:id="1092435164">
                  <w:marLeft w:val="0"/>
                  <w:marRight w:val="0"/>
                  <w:marTop w:val="0"/>
                  <w:marBottom w:val="0"/>
                  <w:divBdr>
                    <w:top w:val="none" w:sz="0" w:space="0" w:color="auto"/>
                    <w:left w:val="none" w:sz="0" w:space="0" w:color="auto"/>
                    <w:bottom w:val="none" w:sz="0" w:space="0" w:color="auto"/>
                    <w:right w:val="none" w:sz="0" w:space="0" w:color="auto"/>
                  </w:divBdr>
                </w:div>
                <w:div w:id="1095513864">
                  <w:marLeft w:val="0"/>
                  <w:marRight w:val="0"/>
                  <w:marTop w:val="0"/>
                  <w:marBottom w:val="0"/>
                  <w:divBdr>
                    <w:top w:val="none" w:sz="0" w:space="0" w:color="auto"/>
                    <w:left w:val="none" w:sz="0" w:space="0" w:color="auto"/>
                    <w:bottom w:val="none" w:sz="0" w:space="0" w:color="auto"/>
                    <w:right w:val="none" w:sz="0" w:space="0" w:color="auto"/>
                  </w:divBdr>
                </w:div>
                <w:div w:id="1128016443">
                  <w:marLeft w:val="0"/>
                  <w:marRight w:val="0"/>
                  <w:marTop w:val="0"/>
                  <w:marBottom w:val="0"/>
                  <w:divBdr>
                    <w:top w:val="none" w:sz="0" w:space="0" w:color="auto"/>
                    <w:left w:val="none" w:sz="0" w:space="0" w:color="auto"/>
                    <w:bottom w:val="none" w:sz="0" w:space="0" w:color="auto"/>
                    <w:right w:val="none" w:sz="0" w:space="0" w:color="auto"/>
                  </w:divBdr>
                </w:div>
                <w:div w:id="1134837526">
                  <w:marLeft w:val="0"/>
                  <w:marRight w:val="0"/>
                  <w:marTop w:val="0"/>
                  <w:marBottom w:val="0"/>
                  <w:divBdr>
                    <w:top w:val="none" w:sz="0" w:space="0" w:color="auto"/>
                    <w:left w:val="none" w:sz="0" w:space="0" w:color="auto"/>
                    <w:bottom w:val="none" w:sz="0" w:space="0" w:color="auto"/>
                    <w:right w:val="none" w:sz="0" w:space="0" w:color="auto"/>
                  </w:divBdr>
                </w:div>
                <w:div w:id="1148935399">
                  <w:marLeft w:val="0"/>
                  <w:marRight w:val="0"/>
                  <w:marTop w:val="0"/>
                  <w:marBottom w:val="0"/>
                  <w:divBdr>
                    <w:top w:val="none" w:sz="0" w:space="0" w:color="auto"/>
                    <w:left w:val="none" w:sz="0" w:space="0" w:color="auto"/>
                    <w:bottom w:val="none" w:sz="0" w:space="0" w:color="auto"/>
                    <w:right w:val="none" w:sz="0" w:space="0" w:color="auto"/>
                  </w:divBdr>
                </w:div>
                <w:div w:id="1153260668">
                  <w:marLeft w:val="0"/>
                  <w:marRight w:val="0"/>
                  <w:marTop w:val="0"/>
                  <w:marBottom w:val="0"/>
                  <w:divBdr>
                    <w:top w:val="none" w:sz="0" w:space="0" w:color="auto"/>
                    <w:left w:val="none" w:sz="0" w:space="0" w:color="auto"/>
                    <w:bottom w:val="none" w:sz="0" w:space="0" w:color="auto"/>
                    <w:right w:val="none" w:sz="0" w:space="0" w:color="auto"/>
                  </w:divBdr>
                </w:div>
                <w:div w:id="1177618881">
                  <w:marLeft w:val="0"/>
                  <w:marRight w:val="0"/>
                  <w:marTop w:val="0"/>
                  <w:marBottom w:val="0"/>
                  <w:divBdr>
                    <w:top w:val="none" w:sz="0" w:space="0" w:color="auto"/>
                    <w:left w:val="none" w:sz="0" w:space="0" w:color="auto"/>
                    <w:bottom w:val="none" w:sz="0" w:space="0" w:color="auto"/>
                    <w:right w:val="none" w:sz="0" w:space="0" w:color="auto"/>
                  </w:divBdr>
                </w:div>
                <w:div w:id="1183012215">
                  <w:marLeft w:val="0"/>
                  <w:marRight w:val="0"/>
                  <w:marTop w:val="0"/>
                  <w:marBottom w:val="0"/>
                  <w:divBdr>
                    <w:top w:val="none" w:sz="0" w:space="0" w:color="auto"/>
                    <w:left w:val="none" w:sz="0" w:space="0" w:color="auto"/>
                    <w:bottom w:val="none" w:sz="0" w:space="0" w:color="auto"/>
                    <w:right w:val="none" w:sz="0" w:space="0" w:color="auto"/>
                  </w:divBdr>
                </w:div>
                <w:div w:id="1202402643">
                  <w:marLeft w:val="0"/>
                  <w:marRight w:val="0"/>
                  <w:marTop w:val="0"/>
                  <w:marBottom w:val="0"/>
                  <w:divBdr>
                    <w:top w:val="none" w:sz="0" w:space="0" w:color="auto"/>
                    <w:left w:val="none" w:sz="0" w:space="0" w:color="auto"/>
                    <w:bottom w:val="none" w:sz="0" w:space="0" w:color="auto"/>
                    <w:right w:val="none" w:sz="0" w:space="0" w:color="auto"/>
                  </w:divBdr>
                </w:div>
                <w:div w:id="1203788807">
                  <w:marLeft w:val="0"/>
                  <w:marRight w:val="0"/>
                  <w:marTop w:val="0"/>
                  <w:marBottom w:val="0"/>
                  <w:divBdr>
                    <w:top w:val="none" w:sz="0" w:space="0" w:color="auto"/>
                    <w:left w:val="none" w:sz="0" w:space="0" w:color="auto"/>
                    <w:bottom w:val="none" w:sz="0" w:space="0" w:color="auto"/>
                    <w:right w:val="none" w:sz="0" w:space="0" w:color="auto"/>
                  </w:divBdr>
                </w:div>
                <w:div w:id="1203905727">
                  <w:marLeft w:val="0"/>
                  <w:marRight w:val="0"/>
                  <w:marTop w:val="0"/>
                  <w:marBottom w:val="0"/>
                  <w:divBdr>
                    <w:top w:val="none" w:sz="0" w:space="0" w:color="auto"/>
                    <w:left w:val="none" w:sz="0" w:space="0" w:color="auto"/>
                    <w:bottom w:val="none" w:sz="0" w:space="0" w:color="auto"/>
                    <w:right w:val="none" w:sz="0" w:space="0" w:color="auto"/>
                  </w:divBdr>
                </w:div>
                <w:div w:id="1205479776">
                  <w:marLeft w:val="0"/>
                  <w:marRight w:val="0"/>
                  <w:marTop w:val="0"/>
                  <w:marBottom w:val="0"/>
                  <w:divBdr>
                    <w:top w:val="none" w:sz="0" w:space="0" w:color="auto"/>
                    <w:left w:val="none" w:sz="0" w:space="0" w:color="auto"/>
                    <w:bottom w:val="none" w:sz="0" w:space="0" w:color="auto"/>
                    <w:right w:val="none" w:sz="0" w:space="0" w:color="auto"/>
                  </w:divBdr>
                </w:div>
                <w:div w:id="1207792288">
                  <w:marLeft w:val="0"/>
                  <w:marRight w:val="0"/>
                  <w:marTop w:val="0"/>
                  <w:marBottom w:val="0"/>
                  <w:divBdr>
                    <w:top w:val="none" w:sz="0" w:space="0" w:color="auto"/>
                    <w:left w:val="none" w:sz="0" w:space="0" w:color="auto"/>
                    <w:bottom w:val="none" w:sz="0" w:space="0" w:color="auto"/>
                    <w:right w:val="none" w:sz="0" w:space="0" w:color="auto"/>
                  </w:divBdr>
                </w:div>
                <w:div w:id="1243640277">
                  <w:marLeft w:val="0"/>
                  <w:marRight w:val="0"/>
                  <w:marTop w:val="0"/>
                  <w:marBottom w:val="0"/>
                  <w:divBdr>
                    <w:top w:val="none" w:sz="0" w:space="0" w:color="auto"/>
                    <w:left w:val="none" w:sz="0" w:space="0" w:color="auto"/>
                    <w:bottom w:val="none" w:sz="0" w:space="0" w:color="auto"/>
                    <w:right w:val="none" w:sz="0" w:space="0" w:color="auto"/>
                  </w:divBdr>
                </w:div>
                <w:div w:id="1249190699">
                  <w:marLeft w:val="0"/>
                  <w:marRight w:val="0"/>
                  <w:marTop w:val="0"/>
                  <w:marBottom w:val="0"/>
                  <w:divBdr>
                    <w:top w:val="none" w:sz="0" w:space="0" w:color="auto"/>
                    <w:left w:val="none" w:sz="0" w:space="0" w:color="auto"/>
                    <w:bottom w:val="none" w:sz="0" w:space="0" w:color="auto"/>
                    <w:right w:val="none" w:sz="0" w:space="0" w:color="auto"/>
                  </w:divBdr>
                </w:div>
                <w:div w:id="1256938192">
                  <w:marLeft w:val="0"/>
                  <w:marRight w:val="0"/>
                  <w:marTop w:val="0"/>
                  <w:marBottom w:val="0"/>
                  <w:divBdr>
                    <w:top w:val="none" w:sz="0" w:space="0" w:color="auto"/>
                    <w:left w:val="none" w:sz="0" w:space="0" w:color="auto"/>
                    <w:bottom w:val="none" w:sz="0" w:space="0" w:color="auto"/>
                    <w:right w:val="none" w:sz="0" w:space="0" w:color="auto"/>
                  </w:divBdr>
                </w:div>
                <w:div w:id="1262031408">
                  <w:marLeft w:val="0"/>
                  <w:marRight w:val="0"/>
                  <w:marTop w:val="0"/>
                  <w:marBottom w:val="0"/>
                  <w:divBdr>
                    <w:top w:val="none" w:sz="0" w:space="0" w:color="auto"/>
                    <w:left w:val="none" w:sz="0" w:space="0" w:color="auto"/>
                    <w:bottom w:val="none" w:sz="0" w:space="0" w:color="auto"/>
                    <w:right w:val="none" w:sz="0" w:space="0" w:color="auto"/>
                  </w:divBdr>
                </w:div>
                <w:div w:id="1268780845">
                  <w:marLeft w:val="0"/>
                  <w:marRight w:val="0"/>
                  <w:marTop w:val="0"/>
                  <w:marBottom w:val="0"/>
                  <w:divBdr>
                    <w:top w:val="none" w:sz="0" w:space="0" w:color="auto"/>
                    <w:left w:val="none" w:sz="0" w:space="0" w:color="auto"/>
                    <w:bottom w:val="none" w:sz="0" w:space="0" w:color="auto"/>
                    <w:right w:val="none" w:sz="0" w:space="0" w:color="auto"/>
                  </w:divBdr>
                </w:div>
                <w:div w:id="1277368363">
                  <w:marLeft w:val="0"/>
                  <w:marRight w:val="0"/>
                  <w:marTop w:val="0"/>
                  <w:marBottom w:val="0"/>
                  <w:divBdr>
                    <w:top w:val="none" w:sz="0" w:space="0" w:color="auto"/>
                    <w:left w:val="none" w:sz="0" w:space="0" w:color="auto"/>
                    <w:bottom w:val="none" w:sz="0" w:space="0" w:color="auto"/>
                    <w:right w:val="none" w:sz="0" w:space="0" w:color="auto"/>
                  </w:divBdr>
                </w:div>
                <w:div w:id="1279753934">
                  <w:marLeft w:val="0"/>
                  <w:marRight w:val="0"/>
                  <w:marTop w:val="0"/>
                  <w:marBottom w:val="0"/>
                  <w:divBdr>
                    <w:top w:val="none" w:sz="0" w:space="0" w:color="auto"/>
                    <w:left w:val="none" w:sz="0" w:space="0" w:color="auto"/>
                    <w:bottom w:val="none" w:sz="0" w:space="0" w:color="auto"/>
                    <w:right w:val="none" w:sz="0" w:space="0" w:color="auto"/>
                  </w:divBdr>
                </w:div>
                <w:div w:id="1294017794">
                  <w:marLeft w:val="0"/>
                  <w:marRight w:val="0"/>
                  <w:marTop w:val="0"/>
                  <w:marBottom w:val="0"/>
                  <w:divBdr>
                    <w:top w:val="none" w:sz="0" w:space="0" w:color="auto"/>
                    <w:left w:val="none" w:sz="0" w:space="0" w:color="auto"/>
                    <w:bottom w:val="none" w:sz="0" w:space="0" w:color="auto"/>
                    <w:right w:val="none" w:sz="0" w:space="0" w:color="auto"/>
                  </w:divBdr>
                </w:div>
                <w:div w:id="1307198857">
                  <w:marLeft w:val="0"/>
                  <w:marRight w:val="0"/>
                  <w:marTop w:val="0"/>
                  <w:marBottom w:val="0"/>
                  <w:divBdr>
                    <w:top w:val="none" w:sz="0" w:space="0" w:color="auto"/>
                    <w:left w:val="none" w:sz="0" w:space="0" w:color="auto"/>
                    <w:bottom w:val="none" w:sz="0" w:space="0" w:color="auto"/>
                    <w:right w:val="none" w:sz="0" w:space="0" w:color="auto"/>
                  </w:divBdr>
                </w:div>
                <w:div w:id="1329333920">
                  <w:marLeft w:val="0"/>
                  <w:marRight w:val="0"/>
                  <w:marTop w:val="0"/>
                  <w:marBottom w:val="0"/>
                  <w:divBdr>
                    <w:top w:val="none" w:sz="0" w:space="0" w:color="auto"/>
                    <w:left w:val="none" w:sz="0" w:space="0" w:color="auto"/>
                    <w:bottom w:val="none" w:sz="0" w:space="0" w:color="auto"/>
                    <w:right w:val="none" w:sz="0" w:space="0" w:color="auto"/>
                  </w:divBdr>
                </w:div>
                <w:div w:id="1331328082">
                  <w:marLeft w:val="0"/>
                  <w:marRight w:val="0"/>
                  <w:marTop w:val="0"/>
                  <w:marBottom w:val="0"/>
                  <w:divBdr>
                    <w:top w:val="none" w:sz="0" w:space="0" w:color="auto"/>
                    <w:left w:val="none" w:sz="0" w:space="0" w:color="auto"/>
                    <w:bottom w:val="none" w:sz="0" w:space="0" w:color="auto"/>
                    <w:right w:val="none" w:sz="0" w:space="0" w:color="auto"/>
                  </w:divBdr>
                </w:div>
                <w:div w:id="1331375866">
                  <w:marLeft w:val="0"/>
                  <w:marRight w:val="0"/>
                  <w:marTop w:val="0"/>
                  <w:marBottom w:val="0"/>
                  <w:divBdr>
                    <w:top w:val="none" w:sz="0" w:space="0" w:color="auto"/>
                    <w:left w:val="none" w:sz="0" w:space="0" w:color="auto"/>
                    <w:bottom w:val="none" w:sz="0" w:space="0" w:color="auto"/>
                    <w:right w:val="none" w:sz="0" w:space="0" w:color="auto"/>
                  </w:divBdr>
                </w:div>
                <w:div w:id="1339649466">
                  <w:marLeft w:val="0"/>
                  <w:marRight w:val="0"/>
                  <w:marTop w:val="0"/>
                  <w:marBottom w:val="0"/>
                  <w:divBdr>
                    <w:top w:val="none" w:sz="0" w:space="0" w:color="auto"/>
                    <w:left w:val="none" w:sz="0" w:space="0" w:color="auto"/>
                    <w:bottom w:val="none" w:sz="0" w:space="0" w:color="auto"/>
                    <w:right w:val="none" w:sz="0" w:space="0" w:color="auto"/>
                  </w:divBdr>
                </w:div>
                <w:div w:id="1355232509">
                  <w:marLeft w:val="0"/>
                  <w:marRight w:val="0"/>
                  <w:marTop w:val="0"/>
                  <w:marBottom w:val="0"/>
                  <w:divBdr>
                    <w:top w:val="none" w:sz="0" w:space="0" w:color="auto"/>
                    <w:left w:val="none" w:sz="0" w:space="0" w:color="auto"/>
                    <w:bottom w:val="none" w:sz="0" w:space="0" w:color="auto"/>
                    <w:right w:val="none" w:sz="0" w:space="0" w:color="auto"/>
                  </w:divBdr>
                </w:div>
                <w:div w:id="1375694831">
                  <w:marLeft w:val="0"/>
                  <w:marRight w:val="0"/>
                  <w:marTop w:val="0"/>
                  <w:marBottom w:val="0"/>
                  <w:divBdr>
                    <w:top w:val="none" w:sz="0" w:space="0" w:color="auto"/>
                    <w:left w:val="none" w:sz="0" w:space="0" w:color="auto"/>
                    <w:bottom w:val="none" w:sz="0" w:space="0" w:color="auto"/>
                    <w:right w:val="none" w:sz="0" w:space="0" w:color="auto"/>
                  </w:divBdr>
                </w:div>
                <w:div w:id="1378357518">
                  <w:marLeft w:val="0"/>
                  <w:marRight w:val="0"/>
                  <w:marTop w:val="0"/>
                  <w:marBottom w:val="0"/>
                  <w:divBdr>
                    <w:top w:val="none" w:sz="0" w:space="0" w:color="auto"/>
                    <w:left w:val="none" w:sz="0" w:space="0" w:color="auto"/>
                    <w:bottom w:val="none" w:sz="0" w:space="0" w:color="auto"/>
                    <w:right w:val="none" w:sz="0" w:space="0" w:color="auto"/>
                  </w:divBdr>
                </w:div>
                <w:div w:id="1382248957">
                  <w:marLeft w:val="0"/>
                  <w:marRight w:val="0"/>
                  <w:marTop w:val="0"/>
                  <w:marBottom w:val="0"/>
                  <w:divBdr>
                    <w:top w:val="none" w:sz="0" w:space="0" w:color="auto"/>
                    <w:left w:val="none" w:sz="0" w:space="0" w:color="auto"/>
                    <w:bottom w:val="none" w:sz="0" w:space="0" w:color="auto"/>
                    <w:right w:val="none" w:sz="0" w:space="0" w:color="auto"/>
                  </w:divBdr>
                </w:div>
                <w:div w:id="1388258382">
                  <w:marLeft w:val="0"/>
                  <w:marRight w:val="0"/>
                  <w:marTop w:val="0"/>
                  <w:marBottom w:val="0"/>
                  <w:divBdr>
                    <w:top w:val="none" w:sz="0" w:space="0" w:color="auto"/>
                    <w:left w:val="none" w:sz="0" w:space="0" w:color="auto"/>
                    <w:bottom w:val="none" w:sz="0" w:space="0" w:color="auto"/>
                    <w:right w:val="none" w:sz="0" w:space="0" w:color="auto"/>
                  </w:divBdr>
                </w:div>
                <w:div w:id="1393383077">
                  <w:marLeft w:val="0"/>
                  <w:marRight w:val="0"/>
                  <w:marTop w:val="0"/>
                  <w:marBottom w:val="0"/>
                  <w:divBdr>
                    <w:top w:val="none" w:sz="0" w:space="0" w:color="auto"/>
                    <w:left w:val="none" w:sz="0" w:space="0" w:color="auto"/>
                    <w:bottom w:val="none" w:sz="0" w:space="0" w:color="auto"/>
                    <w:right w:val="none" w:sz="0" w:space="0" w:color="auto"/>
                  </w:divBdr>
                </w:div>
                <w:div w:id="1393962346">
                  <w:marLeft w:val="0"/>
                  <w:marRight w:val="0"/>
                  <w:marTop w:val="0"/>
                  <w:marBottom w:val="0"/>
                  <w:divBdr>
                    <w:top w:val="none" w:sz="0" w:space="0" w:color="auto"/>
                    <w:left w:val="none" w:sz="0" w:space="0" w:color="auto"/>
                    <w:bottom w:val="none" w:sz="0" w:space="0" w:color="auto"/>
                    <w:right w:val="none" w:sz="0" w:space="0" w:color="auto"/>
                  </w:divBdr>
                </w:div>
                <w:div w:id="1401513255">
                  <w:marLeft w:val="0"/>
                  <w:marRight w:val="0"/>
                  <w:marTop w:val="0"/>
                  <w:marBottom w:val="0"/>
                  <w:divBdr>
                    <w:top w:val="none" w:sz="0" w:space="0" w:color="auto"/>
                    <w:left w:val="none" w:sz="0" w:space="0" w:color="auto"/>
                    <w:bottom w:val="none" w:sz="0" w:space="0" w:color="auto"/>
                    <w:right w:val="none" w:sz="0" w:space="0" w:color="auto"/>
                  </w:divBdr>
                </w:div>
                <w:div w:id="1410884789">
                  <w:marLeft w:val="0"/>
                  <w:marRight w:val="0"/>
                  <w:marTop w:val="0"/>
                  <w:marBottom w:val="0"/>
                  <w:divBdr>
                    <w:top w:val="none" w:sz="0" w:space="0" w:color="auto"/>
                    <w:left w:val="none" w:sz="0" w:space="0" w:color="auto"/>
                    <w:bottom w:val="none" w:sz="0" w:space="0" w:color="auto"/>
                    <w:right w:val="none" w:sz="0" w:space="0" w:color="auto"/>
                  </w:divBdr>
                </w:div>
                <w:div w:id="1412695927">
                  <w:marLeft w:val="0"/>
                  <w:marRight w:val="0"/>
                  <w:marTop w:val="0"/>
                  <w:marBottom w:val="0"/>
                  <w:divBdr>
                    <w:top w:val="none" w:sz="0" w:space="0" w:color="auto"/>
                    <w:left w:val="none" w:sz="0" w:space="0" w:color="auto"/>
                    <w:bottom w:val="none" w:sz="0" w:space="0" w:color="auto"/>
                    <w:right w:val="none" w:sz="0" w:space="0" w:color="auto"/>
                  </w:divBdr>
                </w:div>
                <w:div w:id="1417631167">
                  <w:marLeft w:val="0"/>
                  <w:marRight w:val="0"/>
                  <w:marTop w:val="0"/>
                  <w:marBottom w:val="0"/>
                  <w:divBdr>
                    <w:top w:val="none" w:sz="0" w:space="0" w:color="auto"/>
                    <w:left w:val="none" w:sz="0" w:space="0" w:color="auto"/>
                    <w:bottom w:val="none" w:sz="0" w:space="0" w:color="auto"/>
                    <w:right w:val="none" w:sz="0" w:space="0" w:color="auto"/>
                  </w:divBdr>
                </w:div>
                <w:div w:id="1423068475">
                  <w:marLeft w:val="0"/>
                  <w:marRight w:val="0"/>
                  <w:marTop w:val="0"/>
                  <w:marBottom w:val="0"/>
                  <w:divBdr>
                    <w:top w:val="none" w:sz="0" w:space="0" w:color="auto"/>
                    <w:left w:val="none" w:sz="0" w:space="0" w:color="auto"/>
                    <w:bottom w:val="none" w:sz="0" w:space="0" w:color="auto"/>
                    <w:right w:val="none" w:sz="0" w:space="0" w:color="auto"/>
                  </w:divBdr>
                </w:div>
                <w:div w:id="1431511778">
                  <w:marLeft w:val="0"/>
                  <w:marRight w:val="0"/>
                  <w:marTop w:val="0"/>
                  <w:marBottom w:val="0"/>
                  <w:divBdr>
                    <w:top w:val="none" w:sz="0" w:space="0" w:color="auto"/>
                    <w:left w:val="none" w:sz="0" w:space="0" w:color="auto"/>
                    <w:bottom w:val="none" w:sz="0" w:space="0" w:color="auto"/>
                    <w:right w:val="none" w:sz="0" w:space="0" w:color="auto"/>
                  </w:divBdr>
                </w:div>
                <w:div w:id="1443528563">
                  <w:marLeft w:val="0"/>
                  <w:marRight w:val="0"/>
                  <w:marTop w:val="0"/>
                  <w:marBottom w:val="0"/>
                  <w:divBdr>
                    <w:top w:val="none" w:sz="0" w:space="0" w:color="auto"/>
                    <w:left w:val="none" w:sz="0" w:space="0" w:color="auto"/>
                    <w:bottom w:val="none" w:sz="0" w:space="0" w:color="auto"/>
                    <w:right w:val="none" w:sz="0" w:space="0" w:color="auto"/>
                  </w:divBdr>
                </w:div>
                <w:div w:id="1448160462">
                  <w:marLeft w:val="0"/>
                  <w:marRight w:val="0"/>
                  <w:marTop w:val="0"/>
                  <w:marBottom w:val="0"/>
                  <w:divBdr>
                    <w:top w:val="none" w:sz="0" w:space="0" w:color="auto"/>
                    <w:left w:val="none" w:sz="0" w:space="0" w:color="auto"/>
                    <w:bottom w:val="none" w:sz="0" w:space="0" w:color="auto"/>
                    <w:right w:val="none" w:sz="0" w:space="0" w:color="auto"/>
                  </w:divBdr>
                </w:div>
                <w:div w:id="1454901347">
                  <w:marLeft w:val="0"/>
                  <w:marRight w:val="0"/>
                  <w:marTop w:val="0"/>
                  <w:marBottom w:val="0"/>
                  <w:divBdr>
                    <w:top w:val="none" w:sz="0" w:space="0" w:color="auto"/>
                    <w:left w:val="none" w:sz="0" w:space="0" w:color="auto"/>
                    <w:bottom w:val="none" w:sz="0" w:space="0" w:color="auto"/>
                    <w:right w:val="none" w:sz="0" w:space="0" w:color="auto"/>
                  </w:divBdr>
                </w:div>
                <w:div w:id="1455559319">
                  <w:marLeft w:val="0"/>
                  <w:marRight w:val="0"/>
                  <w:marTop w:val="0"/>
                  <w:marBottom w:val="0"/>
                  <w:divBdr>
                    <w:top w:val="none" w:sz="0" w:space="0" w:color="auto"/>
                    <w:left w:val="none" w:sz="0" w:space="0" w:color="auto"/>
                    <w:bottom w:val="none" w:sz="0" w:space="0" w:color="auto"/>
                    <w:right w:val="none" w:sz="0" w:space="0" w:color="auto"/>
                  </w:divBdr>
                </w:div>
                <w:div w:id="1465193500">
                  <w:marLeft w:val="0"/>
                  <w:marRight w:val="0"/>
                  <w:marTop w:val="0"/>
                  <w:marBottom w:val="0"/>
                  <w:divBdr>
                    <w:top w:val="none" w:sz="0" w:space="0" w:color="auto"/>
                    <w:left w:val="none" w:sz="0" w:space="0" w:color="auto"/>
                    <w:bottom w:val="none" w:sz="0" w:space="0" w:color="auto"/>
                    <w:right w:val="none" w:sz="0" w:space="0" w:color="auto"/>
                  </w:divBdr>
                </w:div>
                <w:div w:id="1474373532">
                  <w:marLeft w:val="0"/>
                  <w:marRight w:val="0"/>
                  <w:marTop w:val="0"/>
                  <w:marBottom w:val="0"/>
                  <w:divBdr>
                    <w:top w:val="none" w:sz="0" w:space="0" w:color="auto"/>
                    <w:left w:val="none" w:sz="0" w:space="0" w:color="auto"/>
                    <w:bottom w:val="none" w:sz="0" w:space="0" w:color="auto"/>
                    <w:right w:val="none" w:sz="0" w:space="0" w:color="auto"/>
                  </w:divBdr>
                </w:div>
                <w:div w:id="1477601989">
                  <w:marLeft w:val="0"/>
                  <w:marRight w:val="0"/>
                  <w:marTop w:val="0"/>
                  <w:marBottom w:val="0"/>
                  <w:divBdr>
                    <w:top w:val="none" w:sz="0" w:space="0" w:color="auto"/>
                    <w:left w:val="none" w:sz="0" w:space="0" w:color="auto"/>
                    <w:bottom w:val="none" w:sz="0" w:space="0" w:color="auto"/>
                    <w:right w:val="none" w:sz="0" w:space="0" w:color="auto"/>
                  </w:divBdr>
                </w:div>
                <w:div w:id="1484278173">
                  <w:marLeft w:val="0"/>
                  <w:marRight w:val="0"/>
                  <w:marTop w:val="0"/>
                  <w:marBottom w:val="0"/>
                  <w:divBdr>
                    <w:top w:val="none" w:sz="0" w:space="0" w:color="auto"/>
                    <w:left w:val="none" w:sz="0" w:space="0" w:color="auto"/>
                    <w:bottom w:val="none" w:sz="0" w:space="0" w:color="auto"/>
                    <w:right w:val="none" w:sz="0" w:space="0" w:color="auto"/>
                  </w:divBdr>
                </w:div>
                <w:div w:id="1494448791">
                  <w:marLeft w:val="0"/>
                  <w:marRight w:val="0"/>
                  <w:marTop w:val="0"/>
                  <w:marBottom w:val="0"/>
                  <w:divBdr>
                    <w:top w:val="none" w:sz="0" w:space="0" w:color="auto"/>
                    <w:left w:val="none" w:sz="0" w:space="0" w:color="auto"/>
                    <w:bottom w:val="none" w:sz="0" w:space="0" w:color="auto"/>
                    <w:right w:val="none" w:sz="0" w:space="0" w:color="auto"/>
                  </w:divBdr>
                </w:div>
                <w:div w:id="1496795471">
                  <w:marLeft w:val="0"/>
                  <w:marRight w:val="0"/>
                  <w:marTop w:val="0"/>
                  <w:marBottom w:val="0"/>
                  <w:divBdr>
                    <w:top w:val="none" w:sz="0" w:space="0" w:color="auto"/>
                    <w:left w:val="none" w:sz="0" w:space="0" w:color="auto"/>
                    <w:bottom w:val="none" w:sz="0" w:space="0" w:color="auto"/>
                    <w:right w:val="none" w:sz="0" w:space="0" w:color="auto"/>
                  </w:divBdr>
                </w:div>
                <w:div w:id="1497771323">
                  <w:marLeft w:val="0"/>
                  <w:marRight w:val="0"/>
                  <w:marTop w:val="0"/>
                  <w:marBottom w:val="0"/>
                  <w:divBdr>
                    <w:top w:val="none" w:sz="0" w:space="0" w:color="auto"/>
                    <w:left w:val="none" w:sz="0" w:space="0" w:color="auto"/>
                    <w:bottom w:val="none" w:sz="0" w:space="0" w:color="auto"/>
                    <w:right w:val="none" w:sz="0" w:space="0" w:color="auto"/>
                  </w:divBdr>
                </w:div>
                <w:div w:id="1512913218">
                  <w:marLeft w:val="0"/>
                  <w:marRight w:val="0"/>
                  <w:marTop w:val="0"/>
                  <w:marBottom w:val="0"/>
                  <w:divBdr>
                    <w:top w:val="none" w:sz="0" w:space="0" w:color="auto"/>
                    <w:left w:val="none" w:sz="0" w:space="0" w:color="auto"/>
                    <w:bottom w:val="none" w:sz="0" w:space="0" w:color="auto"/>
                    <w:right w:val="none" w:sz="0" w:space="0" w:color="auto"/>
                  </w:divBdr>
                </w:div>
                <w:div w:id="1527712998">
                  <w:marLeft w:val="0"/>
                  <w:marRight w:val="0"/>
                  <w:marTop w:val="0"/>
                  <w:marBottom w:val="0"/>
                  <w:divBdr>
                    <w:top w:val="none" w:sz="0" w:space="0" w:color="auto"/>
                    <w:left w:val="none" w:sz="0" w:space="0" w:color="auto"/>
                    <w:bottom w:val="none" w:sz="0" w:space="0" w:color="auto"/>
                    <w:right w:val="none" w:sz="0" w:space="0" w:color="auto"/>
                  </w:divBdr>
                </w:div>
                <w:div w:id="1536775958">
                  <w:marLeft w:val="0"/>
                  <w:marRight w:val="0"/>
                  <w:marTop w:val="0"/>
                  <w:marBottom w:val="0"/>
                  <w:divBdr>
                    <w:top w:val="none" w:sz="0" w:space="0" w:color="auto"/>
                    <w:left w:val="none" w:sz="0" w:space="0" w:color="auto"/>
                    <w:bottom w:val="none" w:sz="0" w:space="0" w:color="auto"/>
                    <w:right w:val="none" w:sz="0" w:space="0" w:color="auto"/>
                  </w:divBdr>
                </w:div>
                <w:div w:id="1542551350">
                  <w:marLeft w:val="0"/>
                  <w:marRight w:val="0"/>
                  <w:marTop w:val="0"/>
                  <w:marBottom w:val="0"/>
                  <w:divBdr>
                    <w:top w:val="none" w:sz="0" w:space="0" w:color="auto"/>
                    <w:left w:val="none" w:sz="0" w:space="0" w:color="auto"/>
                    <w:bottom w:val="none" w:sz="0" w:space="0" w:color="auto"/>
                    <w:right w:val="none" w:sz="0" w:space="0" w:color="auto"/>
                  </w:divBdr>
                </w:div>
                <w:div w:id="1573201522">
                  <w:marLeft w:val="0"/>
                  <w:marRight w:val="0"/>
                  <w:marTop w:val="0"/>
                  <w:marBottom w:val="0"/>
                  <w:divBdr>
                    <w:top w:val="none" w:sz="0" w:space="0" w:color="auto"/>
                    <w:left w:val="none" w:sz="0" w:space="0" w:color="auto"/>
                    <w:bottom w:val="none" w:sz="0" w:space="0" w:color="auto"/>
                    <w:right w:val="none" w:sz="0" w:space="0" w:color="auto"/>
                  </w:divBdr>
                </w:div>
                <w:div w:id="1574118552">
                  <w:marLeft w:val="0"/>
                  <w:marRight w:val="0"/>
                  <w:marTop w:val="0"/>
                  <w:marBottom w:val="0"/>
                  <w:divBdr>
                    <w:top w:val="none" w:sz="0" w:space="0" w:color="auto"/>
                    <w:left w:val="none" w:sz="0" w:space="0" w:color="auto"/>
                    <w:bottom w:val="none" w:sz="0" w:space="0" w:color="auto"/>
                    <w:right w:val="none" w:sz="0" w:space="0" w:color="auto"/>
                  </w:divBdr>
                </w:div>
                <w:div w:id="1591893984">
                  <w:marLeft w:val="0"/>
                  <w:marRight w:val="0"/>
                  <w:marTop w:val="0"/>
                  <w:marBottom w:val="0"/>
                  <w:divBdr>
                    <w:top w:val="none" w:sz="0" w:space="0" w:color="auto"/>
                    <w:left w:val="none" w:sz="0" w:space="0" w:color="auto"/>
                    <w:bottom w:val="none" w:sz="0" w:space="0" w:color="auto"/>
                    <w:right w:val="none" w:sz="0" w:space="0" w:color="auto"/>
                  </w:divBdr>
                </w:div>
                <w:div w:id="1601378193">
                  <w:marLeft w:val="0"/>
                  <w:marRight w:val="0"/>
                  <w:marTop w:val="0"/>
                  <w:marBottom w:val="0"/>
                  <w:divBdr>
                    <w:top w:val="none" w:sz="0" w:space="0" w:color="auto"/>
                    <w:left w:val="none" w:sz="0" w:space="0" w:color="auto"/>
                    <w:bottom w:val="none" w:sz="0" w:space="0" w:color="auto"/>
                    <w:right w:val="none" w:sz="0" w:space="0" w:color="auto"/>
                  </w:divBdr>
                </w:div>
                <w:div w:id="1611082874">
                  <w:marLeft w:val="0"/>
                  <w:marRight w:val="0"/>
                  <w:marTop w:val="0"/>
                  <w:marBottom w:val="0"/>
                  <w:divBdr>
                    <w:top w:val="none" w:sz="0" w:space="0" w:color="auto"/>
                    <w:left w:val="none" w:sz="0" w:space="0" w:color="auto"/>
                    <w:bottom w:val="none" w:sz="0" w:space="0" w:color="auto"/>
                    <w:right w:val="none" w:sz="0" w:space="0" w:color="auto"/>
                  </w:divBdr>
                </w:div>
                <w:div w:id="1620912092">
                  <w:marLeft w:val="0"/>
                  <w:marRight w:val="0"/>
                  <w:marTop w:val="0"/>
                  <w:marBottom w:val="0"/>
                  <w:divBdr>
                    <w:top w:val="none" w:sz="0" w:space="0" w:color="auto"/>
                    <w:left w:val="none" w:sz="0" w:space="0" w:color="auto"/>
                    <w:bottom w:val="none" w:sz="0" w:space="0" w:color="auto"/>
                    <w:right w:val="none" w:sz="0" w:space="0" w:color="auto"/>
                  </w:divBdr>
                </w:div>
                <w:div w:id="1628389789">
                  <w:marLeft w:val="0"/>
                  <w:marRight w:val="0"/>
                  <w:marTop w:val="0"/>
                  <w:marBottom w:val="0"/>
                  <w:divBdr>
                    <w:top w:val="none" w:sz="0" w:space="0" w:color="auto"/>
                    <w:left w:val="none" w:sz="0" w:space="0" w:color="auto"/>
                    <w:bottom w:val="none" w:sz="0" w:space="0" w:color="auto"/>
                    <w:right w:val="none" w:sz="0" w:space="0" w:color="auto"/>
                  </w:divBdr>
                </w:div>
                <w:div w:id="1644233010">
                  <w:marLeft w:val="0"/>
                  <w:marRight w:val="0"/>
                  <w:marTop w:val="0"/>
                  <w:marBottom w:val="0"/>
                  <w:divBdr>
                    <w:top w:val="none" w:sz="0" w:space="0" w:color="auto"/>
                    <w:left w:val="none" w:sz="0" w:space="0" w:color="auto"/>
                    <w:bottom w:val="none" w:sz="0" w:space="0" w:color="auto"/>
                    <w:right w:val="none" w:sz="0" w:space="0" w:color="auto"/>
                  </w:divBdr>
                </w:div>
                <w:div w:id="1655984611">
                  <w:marLeft w:val="0"/>
                  <w:marRight w:val="0"/>
                  <w:marTop w:val="0"/>
                  <w:marBottom w:val="0"/>
                  <w:divBdr>
                    <w:top w:val="none" w:sz="0" w:space="0" w:color="auto"/>
                    <w:left w:val="none" w:sz="0" w:space="0" w:color="auto"/>
                    <w:bottom w:val="none" w:sz="0" w:space="0" w:color="auto"/>
                    <w:right w:val="none" w:sz="0" w:space="0" w:color="auto"/>
                  </w:divBdr>
                </w:div>
                <w:div w:id="1657807731">
                  <w:marLeft w:val="0"/>
                  <w:marRight w:val="0"/>
                  <w:marTop w:val="0"/>
                  <w:marBottom w:val="0"/>
                  <w:divBdr>
                    <w:top w:val="none" w:sz="0" w:space="0" w:color="auto"/>
                    <w:left w:val="none" w:sz="0" w:space="0" w:color="auto"/>
                    <w:bottom w:val="none" w:sz="0" w:space="0" w:color="auto"/>
                    <w:right w:val="none" w:sz="0" w:space="0" w:color="auto"/>
                  </w:divBdr>
                </w:div>
                <w:div w:id="1664822311">
                  <w:marLeft w:val="0"/>
                  <w:marRight w:val="0"/>
                  <w:marTop w:val="0"/>
                  <w:marBottom w:val="0"/>
                  <w:divBdr>
                    <w:top w:val="none" w:sz="0" w:space="0" w:color="auto"/>
                    <w:left w:val="none" w:sz="0" w:space="0" w:color="auto"/>
                    <w:bottom w:val="none" w:sz="0" w:space="0" w:color="auto"/>
                    <w:right w:val="none" w:sz="0" w:space="0" w:color="auto"/>
                  </w:divBdr>
                </w:div>
                <w:div w:id="1675450153">
                  <w:marLeft w:val="0"/>
                  <w:marRight w:val="0"/>
                  <w:marTop w:val="0"/>
                  <w:marBottom w:val="0"/>
                  <w:divBdr>
                    <w:top w:val="none" w:sz="0" w:space="0" w:color="auto"/>
                    <w:left w:val="none" w:sz="0" w:space="0" w:color="auto"/>
                    <w:bottom w:val="none" w:sz="0" w:space="0" w:color="auto"/>
                    <w:right w:val="none" w:sz="0" w:space="0" w:color="auto"/>
                  </w:divBdr>
                </w:div>
                <w:div w:id="1680809073">
                  <w:marLeft w:val="0"/>
                  <w:marRight w:val="0"/>
                  <w:marTop w:val="0"/>
                  <w:marBottom w:val="0"/>
                  <w:divBdr>
                    <w:top w:val="none" w:sz="0" w:space="0" w:color="auto"/>
                    <w:left w:val="none" w:sz="0" w:space="0" w:color="auto"/>
                    <w:bottom w:val="none" w:sz="0" w:space="0" w:color="auto"/>
                    <w:right w:val="none" w:sz="0" w:space="0" w:color="auto"/>
                  </w:divBdr>
                </w:div>
                <w:div w:id="1684631221">
                  <w:marLeft w:val="0"/>
                  <w:marRight w:val="0"/>
                  <w:marTop w:val="0"/>
                  <w:marBottom w:val="0"/>
                  <w:divBdr>
                    <w:top w:val="none" w:sz="0" w:space="0" w:color="auto"/>
                    <w:left w:val="none" w:sz="0" w:space="0" w:color="auto"/>
                    <w:bottom w:val="none" w:sz="0" w:space="0" w:color="auto"/>
                    <w:right w:val="none" w:sz="0" w:space="0" w:color="auto"/>
                  </w:divBdr>
                </w:div>
                <w:div w:id="1697465746">
                  <w:marLeft w:val="0"/>
                  <w:marRight w:val="0"/>
                  <w:marTop w:val="0"/>
                  <w:marBottom w:val="0"/>
                  <w:divBdr>
                    <w:top w:val="none" w:sz="0" w:space="0" w:color="auto"/>
                    <w:left w:val="none" w:sz="0" w:space="0" w:color="auto"/>
                    <w:bottom w:val="none" w:sz="0" w:space="0" w:color="auto"/>
                    <w:right w:val="none" w:sz="0" w:space="0" w:color="auto"/>
                  </w:divBdr>
                </w:div>
                <w:div w:id="1700620587">
                  <w:marLeft w:val="0"/>
                  <w:marRight w:val="0"/>
                  <w:marTop w:val="0"/>
                  <w:marBottom w:val="0"/>
                  <w:divBdr>
                    <w:top w:val="none" w:sz="0" w:space="0" w:color="auto"/>
                    <w:left w:val="none" w:sz="0" w:space="0" w:color="auto"/>
                    <w:bottom w:val="none" w:sz="0" w:space="0" w:color="auto"/>
                    <w:right w:val="none" w:sz="0" w:space="0" w:color="auto"/>
                  </w:divBdr>
                </w:div>
                <w:div w:id="1706250802">
                  <w:marLeft w:val="0"/>
                  <w:marRight w:val="0"/>
                  <w:marTop w:val="0"/>
                  <w:marBottom w:val="0"/>
                  <w:divBdr>
                    <w:top w:val="none" w:sz="0" w:space="0" w:color="auto"/>
                    <w:left w:val="none" w:sz="0" w:space="0" w:color="auto"/>
                    <w:bottom w:val="none" w:sz="0" w:space="0" w:color="auto"/>
                    <w:right w:val="none" w:sz="0" w:space="0" w:color="auto"/>
                  </w:divBdr>
                </w:div>
                <w:div w:id="1722510688">
                  <w:marLeft w:val="0"/>
                  <w:marRight w:val="0"/>
                  <w:marTop w:val="0"/>
                  <w:marBottom w:val="0"/>
                  <w:divBdr>
                    <w:top w:val="none" w:sz="0" w:space="0" w:color="auto"/>
                    <w:left w:val="none" w:sz="0" w:space="0" w:color="auto"/>
                    <w:bottom w:val="none" w:sz="0" w:space="0" w:color="auto"/>
                    <w:right w:val="none" w:sz="0" w:space="0" w:color="auto"/>
                  </w:divBdr>
                </w:div>
                <w:div w:id="1733458680">
                  <w:marLeft w:val="0"/>
                  <w:marRight w:val="0"/>
                  <w:marTop w:val="0"/>
                  <w:marBottom w:val="0"/>
                  <w:divBdr>
                    <w:top w:val="none" w:sz="0" w:space="0" w:color="auto"/>
                    <w:left w:val="none" w:sz="0" w:space="0" w:color="auto"/>
                    <w:bottom w:val="none" w:sz="0" w:space="0" w:color="auto"/>
                    <w:right w:val="none" w:sz="0" w:space="0" w:color="auto"/>
                  </w:divBdr>
                </w:div>
                <w:div w:id="1733889650">
                  <w:marLeft w:val="0"/>
                  <w:marRight w:val="0"/>
                  <w:marTop w:val="0"/>
                  <w:marBottom w:val="0"/>
                  <w:divBdr>
                    <w:top w:val="none" w:sz="0" w:space="0" w:color="auto"/>
                    <w:left w:val="none" w:sz="0" w:space="0" w:color="auto"/>
                    <w:bottom w:val="none" w:sz="0" w:space="0" w:color="auto"/>
                    <w:right w:val="none" w:sz="0" w:space="0" w:color="auto"/>
                  </w:divBdr>
                </w:div>
                <w:div w:id="1737588004">
                  <w:marLeft w:val="0"/>
                  <w:marRight w:val="0"/>
                  <w:marTop w:val="0"/>
                  <w:marBottom w:val="0"/>
                  <w:divBdr>
                    <w:top w:val="none" w:sz="0" w:space="0" w:color="auto"/>
                    <w:left w:val="none" w:sz="0" w:space="0" w:color="auto"/>
                    <w:bottom w:val="none" w:sz="0" w:space="0" w:color="auto"/>
                    <w:right w:val="none" w:sz="0" w:space="0" w:color="auto"/>
                  </w:divBdr>
                </w:div>
                <w:div w:id="1739086733">
                  <w:marLeft w:val="0"/>
                  <w:marRight w:val="0"/>
                  <w:marTop w:val="0"/>
                  <w:marBottom w:val="0"/>
                  <w:divBdr>
                    <w:top w:val="none" w:sz="0" w:space="0" w:color="auto"/>
                    <w:left w:val="none" w:sz="0" w:space="0" w:color="auto"/>
                    <w:bottom w:val="none" w:sz="0" w:space="0" w:color="auto"/>
                    <w:right w:val="none" w:sz="0" w:space="0" w:color="auto"/>
                  </w:divBdr>
                </w:div>
                <w:div w:id="1758091914">
                  <w:marLeft w:val="0"/>
                  <w:marRight w:val="0"/>
                  <w:marTop w:val="0"/>
                  <w:marBottom w:val="0"/>
                  <w:divBdr>
                    <w:top w:val="none" w:sz="0" w:space="0" w:color="auto"/>
                    <w:left w:val="none" w:sz="0" w:space="0" w:color="auto"/>
                    <w:bottom w:val="none" w:sz="0" w:space="0" w:color="auto"/>
                    <w:right w:val="none" w:sz="0" w:space="0" w:color="auto"/>
                  </w:divBdr>
                </w:div>
                <w:div w:id="1758362358">
                  <w:marLeft w:val="0"/>
                  <w:marRight w:val="0"/>
                  <w:marTop w:val="0"/>
                  <w:marBottom w:val="0"/>
                  <w:divBdr>
                    <w:top w:val="none" w:sz="0" w:space="0" w:color="auto"/>
                    <w:left w:val="none" w:sz="0" w:space="0" w:color="auto"/>
                    <w:bottom w:val="none" w:sz="0" w:space="0" w:color="auto"/>
                    <w:right w:val="none" w:sz="0" w:space="0" w:color="auto"/>
                  </w:divBdr>
                </w:div>
                <w:div w:id="1765955188">
                  <w:marLeft w:val="0"/>
                  <w:marRight w:val="0"/>
                  <w:marTop w:val="0"/>
                  <w:marBottom w:val="0"/>
                  <w:divBdr>
                    <w:top w:val="none" w:sz="0" w:space="0" w:color="auto"/>
                    <w:left w:val="none" w:sz="0" w:space="0" w:color="auto"/>
                    <w:bottom w:val="none" w:sz="0" w:space="0" w:color="auto"/>
                    <w:right w:val="none" w:sz="0" w:space="0" w:color="auto"/>
                  </w:divBdr>
                </w:div>
                <w:div w:id="1783263158">
                  <w:marLeft w:val="0"/>
                  <w:marRight w:val="0"/>
                  <w:marTop w:val="0"/>
                  <w:marBottom w:val="0"/>
                  <w:divBdr>
                    <w:top w:val="none" w:sz="0" w:space="0" w:color="auto"/>
                    <w:left w:val="none" w:sz="0" w:space="0" w:color="auto"/>
                    <w:bottom w:val="none" w:sz="0" w:space="0" w:color="auto"/>
                    <w:right w:val="none" w:sz="0" w:space="0" w:color="auto"/>
                  </w:divBdr>
                </w:div>
                <w:div w:id="1793817525">
                  <w:marLeft w:val="0"/>
                  <w:marRight w:val="0"/>
                  <w:marTop w:val="0"/>
                  <w:marBottom w:val="0"/>
                  <w:divBdr>
                    <w:top w:val="none" w:sz="0" w:space="0" w:color="auto"/>
                    <w:left w:val="none" w:sz="0" w:space="0" w:color="auto"/>
                    <w:bottom w:val="none" w:sz="0" w:space="0" w:color="auto"/>
                    <w:right w:val="none" w:sz="0" w:space="0" w:color="auto"/>
                  </w:divBdr>
                </w:div>
                <w:div w:id="1806123010">
                  <w:marLeft w:val="0"/>
                  <w:marRight w:val="0"/>
                  <w:marTop w:val="0"/>
                  <w:marBottom w:val="0"/>
                  <w:divBdr>
                    <w:top w:val="none" w:sz="0" w:space="0" w:color="auto"/>
                    <w:left w:val="none" w:sz="0" w:space="0" w:color="auto"/>
                    <w:bottom w:val="none" w:sz="0" w:space="0" w:color="auto"/>
                    <w:right w:val="none" w:sz="0" w:space="0" w:color="auto"/>
                  </w:divBdr>
                </w:div>
                <w:div w:id="1810398020">
                  <w:marLeft w:val="0"/>
                  <w:marRight w:val="0"/>
                  <w:marTop w:val="0"/>
                  <w:marBottom w:val="0"/>
                  <w:divBdr>
                    <w:top w:val="none" w:sz="0" w:space="0" w:color="auto"/>
                    <w:left w:val="none" w:sz="0" w:space="0" w:color="auto"/>
                    <w:bottom w:val="none" w:sz="0" w:space="0" w:color="auto"/>
                    <w:right w:val="none" w:sz="0" w:space="0" w:color="auto"/>
                  </w:divBdr>
                </w:div>
                <w:div w:id="1814442444">
                  <w:marLeft w:val="0"/>
                  <w:marRight w:val="0"/>
                  <w:marTop w:val="0"/>
                  <w:marBottom w:val="0"/>
                  <w:divBdr>
                    <w:top w:val="none" w:sz="0" w:space="0" w:color="auto"/>
                    <w:left w:val="none" w:sz="0" w:space="0" w:color="auto"/>
                    <w:bottom w:val="none" w:sz="0" w:space="0" w:color="auto"/>
                    <w:right w:val="none" w:sz="0" w:space="0" w:color="auto"/>
                  </w:divBdr>
                </w:div>
                <w:div w:id="1818692447">
                  <w:marLeft w:val="0"/>
                  <w:marRight w:val="0"/>
                  <w:marTop w:val="0"/>
                  <w:marBottom w:val="0"/>
                  <w:divBdr>
                    <w:top w:val="none" w:sz="0" w:space="0" w:color="auto"/>
                    <w:left w:val="none" w:sz="0" w:space="0" w:color="auto"/>
                    <w:bottom w:val="none" w:sz="0" w:space="0" w:color="auto"/>
                    <w:right w:val="none" w:sz="0" w:space="0" w:color="auto"/>
                  </w:divBdr>
                </w:div>
                <w:div w:id="1837725659">
                  <w:marLeft w:val="0"/>
                  <w:marRight w:val="0"/>
                  <w:marTop w:val="0"/>
                  <w:marBottom w:val="0"/>
                  <w:divBdr>
                    <w:top w:val="none" w:sz="0" w:space="0" w:color="auto"/>
                    <w:left w:val="none" w:sz="0" w:space="0" w:color="auto"/>
                    <w:bottom w:val="none" w:sz="0" w:space="0" w:color="auto"/>
                    <w:right w:val="none" w:sz="0" w:space="0" w:color="auto"/>
                  </w:divBdr>
                </w:div>
                <w:div w:id="1847940584">
                  <w:marLeft w:val="0"/>
                  <w:marRight w:val="0"/>
                  <w:marTop w:val="0"/>
                  <w:marBottom w:val="0"/>
                  <w:divBdr>
                    <w:top w:val="none" w:sz="0" w:space="0" w:color="auto"/>
                    <w:left w:val="none" w:sz="0" w:space="0" w:color="auto"/>
                    <w:bottom w:val="none" w:sz="0" w:space="0" w:color="auto"/>
                    <w:right w:val="none" w:sz="0" w:space="0" w:color="auto"/>
                  </w:divBdr>
                </w:div>
                <w:div w:id="1855343699">
                  <w:marLeft w:val="0"/>
                  <w:marRight w:val="0"/>
                  <w:marTop w:val="0"/>
                  <w:marBottom w:val="0"/>
                  <w:divBdr>
                    <w:top w:val="none" w:sz="0" w:space="0" w:color="auto"/>
                    <w:left w:val="none" w:sz="0" w:space="0" w:color="auto"/>
                    <w:bottom w:val="none" w:sz="0" w:space="0" w:color="auto"/>
                    <w:right w:val="none" w:sz="0" w:space="0" w:color="auto"/>
                  </w:divBdr>
                </w:div>
                <w:div w:id="1870146866">
                  <w:marLeft w:val="0"/>
                  <w:marRight w:val="0"/>
                  <w:marTop w:val="0"/>
                  <w:marBottom w:val="0"/>
                  <w:divBdr>
                    <w:top w:val="none" w:sz="0" w:space="0" w:color="auto"/>
                    <w:left w:val="none" w:sz="0" w:space="0" w:color="auto"/>
                    <w:bottom w:val="none" w:sz="0" w:space="0" w:color="auto"/>
                    <w:right w:val="none" w:sz="0" w:space="0" w:color="auto"/>
                  </w:divBdr>
                </w:div>
                <w:div w:id="1871263531">
                  <w:marLeft w:val="0"/>
                  <w:marRight w:val="0"/>
                  <w:marTop w:val="0"/>
                  <w:marBottom w:val="0"/>
                  <w:divBdr>
                    <w:top w:val="none" w:sz="0" w:space="0" w:color="auto"/>
                    <w:left w:val="none" w:sz="0" w:space="0" w:color="auto"/>
                    <w:bottom w:val="none" w:sz="0" w:space="0" w:color="auto"/>
                    <w:right w:val="none" w:sz="0" w:space="0" w:color="auto"/>
                  </w:divBdr>
                </w:div>
                <w:div w:id="1873415423">
                  <w:marLeft w:val="0"/>
                  <w:marRight w:val="0"/>
                  <w:marTop w:val="0"/>
                  <w:marBottom w:val="0"/>
                  <w:divBdr>
                    <w:top w:val="none" w:sz="0" w:space="0" w:color="auto"/>
                    <w:left w:val="none" w:sz="0" w:space="0" w:color="auto"/>
                    <w:bottom w:val="none" w:sz="0" w:space="0" w:color="auto"/>
                    <w:right w:val="none" w:sz="0" w:space="0" w:color="auto"/>
                  </w:divBdr>
                </w:div>
                <w:div w:id="1875800223">
                  <w:marLeft w:val="0"/>
                  <w:marRight w:val="0"/>
                  <w:marTop w:val="0"/>
                  <w:marBottom w:val="0"/>
                  <w:divBdr>
                    <w:top w:val="none" w:sz="0" w:space="0" w:color="auto"/>
                    <w:left w:val="none" w:sz="0" w:space="0" w:color="auto"/>
                    <w:bottom w:val="none" w:sz="0" w:space="0" w:color="auto"/>
                    <w:right w:val="none" w:sz="0" w:space="0" w:color="auto"/>
                  </w:divBdr>
                </w:div>
                <w:div w:id="1880700417">
                  <w:marLeft w:val="0"/>
                  <w:marRight w:val="0"/>
                  <w:marTop w:val="0"/>
                  <w:marBottom w:val="0"/>
                  <w:divBdr>
                    <w:top w:val="none" w:sz="0" w:space="0" w:color="auto"/>
                    <w:left w:val="none" w:sz="0" w:space="0" w:color="auto"/>
                    <w:bottom w:val="none" w:sz="0" w:space="0" w:color="auto"/>
                    <w:right w:val="none" w:sz="0" w:space="0" w:color="auto"/>
                  </w:divBdr>
                </w:div>
                <w:div w:id="1894075078">
                  <w:marLeft w:val="0"/>
                  <w:marRight w:val="0"/>
                  <w:marTop w:val="0"/>
                  <w:marBottom w:val="0"/>
                  <w:divBdr>
                    <w:top w:val="none" w:sz="0" w:space="0" w:color="auto"/>
                    <w:left w:val="none" w:sz="0" w:space="0" w:color="auto"/>
                    <w:bottom w:val="none" w:sz="0" w:space="0" w:color="auto"/>
                    <w:right w:val="none" w:sz="0" w:space="0" w:color="auto"/>
                  </w:divBdr>
                </w:div>
                <w:div w:id="1903057377">
                  <w:marLeft w:val="0"/>
                  <w:marRight w:val="0"/>
                  <w:marTop w:val="0"/>
                  <w:marBottom w:val="0"/>
                  <w:divBdr>
                    <w:top w:val="none" w:sz="0" w:space="0" w:color="auto"/>
                    <w:left w:val="none" w:sz="0" w:space="0" w:color="auto"/>
                    <w:bottom w:val="none" w:sz="0" w:space="0" w:color="auto"/>
                    <w:right w:val="none" w:sz="0" w:space="0" w:color="auto"/>
                  </w:divBdr>
                </w:div>
                <w:div w:id="1909076388">
                  <w:marLeft w:val="0"/>
                  <w:marRight w:val="0"/>
                  <w:marTop w:val="0"/>
                  <w:marBottom w:val="0"/>
                  <w:divBdr>
                    <w:top w:val="none" w:sz="0" w:space="0" w:color="auto"/>
                    <w:left w:val="none" w:sz="0" w:space="0" w:color="auto"/>
                    <w:bottom w:val="none" w:sz="0" w:space="0" w:color="auto"/>
                    <w:right w:val="none" w:sz="0" w:space="0" w:color="auto"/>
                  </w:divBdr>
                </w:div>
                <w:div w:id="1938514014">
                  <w:marLeft w:val="0"/>
                  <w:marRight w:val="0"/>
                  <w:marTop w:val="0"/>
                  <w:marBottom w:val="0"/>
                  <w:divBdr>
                    <w:top w:val="none" w:sz="0" w:space="0" w:color="auto"/>
                    <w:left w:val="none" w:sz="0" w:space="0" w:color="auto"/>
                    <w:bottom w:val="none" w:sz="0" w:space="0" w:color="auto"/>
                    <w:right w:val="none" w:sz="0" w:space="0" w:color="auto"/>
                  </w:divBdr>
                </w:div>
                <w:div w:id="1942252287">
                  <w:marLeft w:val="0"/>
                  <w:marRight w:val="0"/>
                  <w:marTop w:val="0"/>
                  <w:marBottom w:val="0"/>
                  <w:divBdr>
                    <w:top w:val="none" w:sz="0" w:space="0" w:color="auto"/>
                    <w:left w:val="none" w:sz="0" w:space="0" w:color="auto"/>
                    <w:bottom w:val="none" w:sz="0" w:space="0" w:color="auto"/>
                    <w:right w:val="none" w:sz="0" w:space="0" w:color="auto"/>
                  </w:divBdr>
                </w:div>
                <w:div w:id="1947499702">
                  <w:marLeft w:val="0"/>
                  <w:marRight w:val="0"/>
                  <w:marTop w:val="0"/>
                  <w:marBottom w:val="0"/>
                  <w:divBdr>
                    <w:top w:val="none" w:sz="0" w:space="0" w:color="auto"/>
                    <w:left w:val="none" w:sz="0" w:space="0" w:color="auto"/>
                    <w:bottom w:val="none" w:sz="0" w:space="0" w:color="auto"/>
                    <w:right w:val="none" w:sz="0" w:space="0" w:color="auto"/>
                  </w:divBdr>
                </w:div>
                <w:div w:id="1958633412">
                  <w:marLeft w:val="0"/>
                  <w:marRight w:val="0"/>
                  <w:marTop w:val="0"/>
                  <w:marBottom w:val="0"/>
                  <w:divBdr>
                    <w:top w:val="none" w:sz="0" w:space="0" w:color="auto"/>
                    <w:left w:val="none" w:sz="0" w:space="0" w:color="auto"/>
                    <w:bottom w:val="none" w:sz="0" w:space="0" w:color="auto"/>
                    <w:right w:val="none" w:sz="0" w:space="0" w:color="auto"/>
                  </w:divBdr>
                </w:div>
                <w:div w:id="1960410287">
                  <w:marLeft w:val="0"/>
                  <w:marRight w:val="0"/>
                  <w:marTop w:val="0"/>
                  <w:marBottom w:val="0"/>
                  <w:divBdr>
                    <w:top w:val="none" w:sz="0" w:space="0" w:color="auto"/>
                    <w:left w:val="none" w:sz="0" w:space="0" w:color="auto"/>
                    <w:bottom w:val="none" w:sz="0" w:space="0" w:color="auto"/>
                    <w:right w:val="none" w:sz="0" w:space="0" w:color="auto"/>
                  </w:divBdr>
                </w:div>
                <w:div w:id="1961110534">
                  <w:marLeft w:val="0"/>
                  <w:marRight w:val="0"/>
                  <w:marTop w:val="0"/>
                  <w:marBottom w:val="0"/>
                  <w:divBdr>
                    <w:top w:val="none" w:sz="0" w:space="0" w:color="auto"/>
                    <w:left w:val="none" w:sz="0" w:space="0" w:color="auto"/>
                    <w:bottom w:val="none" w:sz="0" w:space="0" w:color="auto"/>
                    <w:right w:val="none" w:sz="0" w:space="0" w:color="auto"/>
                  </w:divBdr>
                </w:div>
                <w:div w:id="1970356603">
                  <w:marLeft w:val="0"/>
                  <w:marRight w:val="0"/>
                  <w:marTop w:val="0"/>
                  <w:marBottom w:val="0"/>
                  <w:divBdr>
                    <w:top w:val="none" w:sz="0" w:space="0" w:color="auto"/>
                    <w:left w:val="none" w:sz="0" w:space="0" w:color="auto"/>
                    <w:bottom w:val="none" w:sz="0" w:space="0" w:color="auto"/>
                    <w:right w:val="none" w:sz="0" w:space="0" w:color="auto"/>
                  </w:divBdr>
                </w:div>
                <w:div w:id="1976177257">
                  <w:marLeft w:val="0"/>
                  <w:marRight w:val="0"/>
                  <w:marTop w:val="0"/>
                  <w:marBottom w:val="0"/>
                  <w:divBdr>
                    <w:top w:val="none" w:sz="0" w:space="0" w:color="auto"/>
                    <w:left w:val="none" w:sz="0" w:space="0" w:color="auto"/>
                    <w:bottom w:val="none" w:sz="0" w:space="0" w:color="auto"/>
                    <w:right w:val="none" w:sz="0" w:space="0" w:color="auto"/>
                  </w:divBdr>
                </w:div>
                <w:div w:id="2016180557">
                  <w:marLeft w:val="0"/>
                  <w:marRight w:val="0"/>
                  <w:marTop w:val="0"/>
                  <w:marBottom w:val="0"/>
                  <w:divBdr>
                    <w:top w:val="none" w:sz="0" w:space="0" w:color="auto"/>
                    <w:left w:val="none" w:sz="0" w:space="0" w:color="auto"/>
                    <w:bottom w:val="none" w:sz="0" w:space="0" w:color="auto"/>
                    <w:right w:val="none" w:sz="0" w:space="0" w:color="auto"/>
                  </w:divBdr>
                </w:div>
                <w:div w:id="2033146313">
                  <w:marLeft w:val="0"/>
                  <w:marRight w:val="0"/>
                  <w:marTop w:val="0"/>
                  <w:marBottom w:val="0"/>
                  <w:divBdr>
                    <w:top w:val="none" w:sz="0" w:space="0" w:color="auto"/>
                    <w:left w:val="none" w:sz="0" w:space="0" w:color="auto"/>
                    <w:bottom w:val="none" w:sz="0" w:space="0" w:color="auto"/>
                    <w:right w:val="none" w:sz="0" w:space="0" w:color="auto"/>
                  </w:divBdr>
                </w:div>
                <w:div w:id="2048870969">
                  <w:marLeft w:val="0"/>
                  <w:marRight w:val="0"/>
                  <w:marTop w:val="0"/>
                  <w:marBottom w:val="0"/>
                  <w:divBdr>
                    <w:top w:val="none" w:sz="0" w:space="0" w:color="auto"/>
                    <w:left w:val="none" w:sz="0" w:space="0" w:color="auto"/>
                    <w:bottom w:val="none" w:sz="0" w:space="0" w:color="auto"/>
                    <w:right w:val="none" w:sz="0" w:space="0" w:color="auto"/>
                  </w:divBdr>
                </w:div>
                <w:div w:id="2057119676">
                  <w:marLeft w:val="0"/>
                  <w:marRight w:val="0"/>
                  <w:marTop w:val="0"/>
                  <w:marBottom w:val="0"/>
                  <w:divBdr>
                    <w:top w:val="none" w:sz="0" w:space="0" w:color="auto"/>
                    <w:left w:val="none" w:sz="0" w:space="0" w:color="auto"/>
                    <w:bottom w:val="none" w:sz="0" w:space="0" w:color="auto"/>
                    <w:right w:val="none" w:sz="0" w:space="0" w:color="auto"/>
                  </w:divBdr>
                </w:div>
                <w:div w:id="2058628300">
                  <w:marLeft w:val="0"/>
                  <w:marRight w:val="0"/>
                  <w:marTop w:val="0"/>
                  <w:marBottom w:val="0"/>
                  <w:divBdr>
                    <w:top w:val="none" w:sz="0" w:space="0" w:color="auto"/>
                    <w:left w:val="none" w:sz="0" w:space="0" w:color="auto"/>
                    <w:bottom w:val="none" w:sz="0" w:space="0" w:color="auto"/>
                    <w:right w:val="none" w:sz="0" w:space="0" w:color="auto"/>
                  </w:divBdr>
                </w:div>
                <w:div w:id="2076394441">
                  <w:marLeft w:val="0"/>
                  <w:marRight w:val="0"/>
                  <w:marTop w:val="0"/>
                  <w:marBottom w:val="0"/>
                  <w:divBdr>
                    <w:top w:val="none" w:sz="0" w:space="0" w:color="auto"/>
                    <w:left w:val="none" w:sz="0" w:space="0" w:color="auto"/>
                    <w:bottom w:val="none" w:sz="0" w:space="0" w:color="auto"/>
                    <w:right w:val="none" w:sz="0" w:space="0" w:color="auto"/>
                  </w:divBdr>
                </w:div>
                <w:div w:id="2083598881">
                  <w:marLeft w:val="0"/>
                  <w:marRight w:val="0"/>
                  <w:marTop w:val="0"/>
                  <w:marBottom w:val="0"/>
                  <w:divBdr>
                    <w:top w:val="none" w:sz="0" w:space="0" w:color="auto"/>
                    <w:left w:val="none" w:sz="0" w:space="0" w:color="auto"/>
                    <w:bottom w:val="none" w:sz="0" w:space="0" w:color="auto"/>
                    <w:right w:val="none" w:sz="0" w:space="0" w:color="auto"/>
                  </w:divBdr>
                </w:div>
                <w:div w:id="2084526539">
                  <w:marLeft w:val="0"/>
                  <w:marRight w:val="0"/>
                  <w:marTop w:val="0"/>
                  <w:marBottom w:val="0"/>
                  <w:divBdr>
                    <w:top w:val="none" w:sz="0" w:space="0" w:color="auto"/>
                    <w:left w:val="none" w:sz="0" w:space="0" w:color="auto"/>
                    <w:bottom w:val="none" w:sz="0" w:space="0" w:color="auto"/>
                    <w:right w:val="none" w:sz="0" w:space="0" w:color="auto"/>
                  </w:divBdr>
                </w:div>
                <w:div w:id="2100637439">
                  <w:marLeft w:val="0"/>
                  <w:marRight w:val="0"/>
                  <w:marTop w:val="0"/>
                  <w:marBottom w:val="0"/>
                  <w:divBdr>
                    <w:top w:val="none" w:sz="0" w:space="0" w:color="auto"/>
                    <w:left w:val="none" w:sz="0" w:space="0" w:color="auto"/>
                    <w:bottom w:val="none" w:sz="0" w:space="0" w:color="auto"/>
                    <w:right w:val="none" w:sz="0" w:space="0" w:color="auto"/>
                  </w:divBdr>
                </w:div>
                <w:div w:id="2101371780">
                  <w:marLeft w:val="0"/>
                  <w:marRight w:val="0"/>
                  <w:marTop w:val="0"/>
                  <w:marBottom w:val="0"/>
                  <w:divBdr>
                    <w:top w:val="none" w:sz="0" w:space="0" w:color="auto"/>
                    <w:left w:val="none" w:sz="0" w:space="0" w:color="auto"/>
                    <w:bottom w:val="none" w:sz="0" w:space="0" w:color="auto"/>
                    <w:right w:val="none" w:sz="0" w:space="0" w:color="auto"/>
                  </w:divBdr>
                </w:div>
                <w:div w:id="2107580576">
                  <w:marLeft w:val="0"/>
                  <w:marRight w:val="0"/>
                  <w:marTop w:val="0"/>
                  <w:marBottom w:val="0"/>
                  <w:divBdr>
                    <w:top w:val="none" w:sz="0" w:space="0" w:color="auto"/>
                    <w:left w:val="none" w:sz="0" w:space="0" w:color="auto"/>
                    <w:bottom w:val="none" w:sz="0" w:space="0" w:color="auto"/>
                    <w:right w:val="none" w:sz="0" w:space="0" w:color="auto"/>
                  </w:divBdr>
                </w:div>
                <w:div w:id="2112891443">
                  <w:marLeft w:val="0"/>
                  <w:marRight w:val="0"/>
                  <w:marTop w:val="0"/>
                  <w:marBottom w:val="0"/>
                  <w:divBdr>
                    <w:top w:val="none" w:sz="0" w:space="0" w:color="auto"/>
                    <w:left w:val="none" w:sz="0" w:space="0" w:color="auto"/>
                    <w:bottom w:val="none" w:sz="0" w:space="0" w:color="auto"/>
                    <w:right w:val="none" w:sz="0" w:space="0" w:color="auto"/>
                  </w:divBdr>
                </w:div>
                <w:div w:id="2113889710">
                  <w:marLeft w:val="0"/>
                  <w:marRight w:val="0"/>
                  <w:marTop w:val="0"/>
                  <w:marBottom w:val="0"/>
                  <w:divBdr>
                    <w:top w:val="none" w:sz="0" w:space="0" w:color="auto"/>
                    <w:left w:val="none" w:sz="0" w:space="0" w:color="auto"/>
                    <w:bottom w:val="none" w:sz="0" w:space="0" w:color="auto"/>
                    <w:right w:val="none" w:sz="0" w:space="0" w:color="auto"/>
                  </w:divBdr>
                </w:div>
                <w:div w:id="2115661503">
                  <w:marLeft w:val="0"/>
                  <w:marRight w:val="0"/>
                  <w:marTop w:val="0"/>
                  <w:marBottom w:val="0"/>
                  <w:divBdr>
                    <w:top w:val="none" w:sz="0" w:space="0" w:color="auto"/>
                    <w:left w:val="none" w:sz="0" w:space="0" w:color="auto"/>
                    <w:bottom w:val="none" w:sz="0" w:space="0" w:color="auto"/>
                    <w:right w:val="none" w:sz="0" w:space="0" w:color="auto"/>
                  </w:divBdr>
                </w:div>
                <w:div w:id="2116364107">
                  <w:marLeft w:val="0"/>
                  <w:marRight w:val="0"/>
                  <w:marTop w:val="0"/>
                  <w:marBottom w:val="0"/>
                  <w:divBdr>
                    <w:top w:val="none" w:sz="0" w:space="0" w:color="auto"/>
                    <w:left w:val="none" w:sz="0" w:space="0" w:color="auto"/>
                    <w:bottom w:val="none" w:sz="0" w:space="0" w:color="auto"/>
                    <w:right w:val="none" w:sz="0" w:space="0" w:color="auto"/>
                  </w:divBdr>
                </w:div>
                <w:div w:id="2119180777">
                  <w:marLeft w:val="0"/>
                  <w:marRight w:val="0"/>
                  <w:marTop w:val="0"/>
                  <w:marBottom w:val="0"/>
                  <w:divBdr>
                    <w:top w:val="none" w:sz="0" w:space="0" w:color="auto"/>
                    <w:left w:val="none" w:sz="0" w:space="0" w:color="auto"/>
                    <w:bottom w:val="none" w:sz="0" w:space="0" w:color="auto"/>
                    <w:right w:val="none" w:sz="0" w:space="0" w:color="auto"/>
                  </w:divBdr>
                </w:div>
                <w:div w:id="2119594776">
                  <w:marLeft w:val="0"/>
                  <w:marRight w:val="0"/>
                  <w:marTop w:val="0"/>
                  <w:marBottom w:val="0"/>
                  <w:divBdr>
                    <w:top w:val="none" w:sz="0" w:space="0" w:color="auto"/>
                    <w:left w:val="none" w:sz="0" w:space="0" w:color="auto"/>
                    <w:bottom w:val="none" w:sz="0" w:space="0" w:color="auto"/>
                    <w:right w:val="none" w:sz="0" w:space="0" w:color="auto"/>
                  </w:divBdr>
                </w:div>
                <w:div w:id="2145266652">
                  <w:marLeft w:val="0"/>
                  <w:marRight w:val="0"/>
                  <w:marTop w:val="0"/>
                  <w:marBottom w:val="0"/>
                  <w:divBdr>
                    <w:top w:val="none" w:sz="0" w:space="0" w:color="auto"/>
                    <w:left w:val="none" w:sz="0" w:space="0" w:color="auto"/>
                    <w:bottom w:val="none" w:sz="0" w:space="0" w:color="auto"/>
                    <w:right w:val="none" w:sz="0" w:space="0" w:color="auto"/>
                  </w:divBdr>
                </w:div>
                <w:div w:id="2145847723">
                  <w:marLeft w:val="0"/>
                  <w:marRight w:val="0"/>
                  <w:marTop w:val="0"/>
                  <w:marBottom w:val="0"/>
                  <w:divBdr>
                    <w:top w:val="none" w:sz="0" w:space="0" w:color="auto"/>
                    <w:left w:val="none" w:sz="0" w:space="0" w:color="auto"/>
                    <w:bottom w:val="none" w:sz="0" w:space="0" w:color="auto"/>
                    <w:right w:val="none" w:sz="0" w:space="0" w:color="auto"/>
                  </w:divBdr>
                </w:div>
              </w:divsChild>
            </w:div>
            <w:div w:id="1326589186">
              <w:marLeft w:val="0"/>
              <w:marRight w:val="0"/>
              <w:marTop w:val="0"/>
              <w:marBottom w:val="0"/>
              <w:divBdr>
                <w:top w:val="none" w:sz="0" w:space="0" w:color="auto"/>
                <w:left w:val="none" w:sz="0" w:space="0" w:color="auto"/>
                <w:bottom w:val="none" w:sz="0" w:space="0" w:color="auto"/>
                <w:right w:val="none" w:sz="0" w:space="0" w:color="auto"/>
              </w:divBdr>
            </w:div>
            <w:div w:id="1328752109">
              <w:marLeft w:val="0"/>
              <w:marRight w:val="0"/>
              <w:marTop w:val="0"/>
              <w:marBottom w:val="0"/>
              <w:divBdr>
                <w:top w:val="none" w:sz="0" w:space="0" w:color="auto"/>
                <w:left w:val="none" w:sz="0" w:space="0" w:color="auto"/>
                <w:bottom w:val="none" w:sz="0" w:space="0" w:color="auto"/>
                <w:right w:val="none" w:sz="0" w:space="0" w:color="auto"/>
              </w:divBdr>
            </w:div>
            <w:div w:id="1330521648">
              <w:marLeft w:val="0"/>
              <w:marRight w:val="0"/>
              <w:marTop w:val="0"/>
              <w:marBottom w:val="0"/>
              <w:divBdr>
                <w:top w:val="none" w:sz="0" w:space="0" w:color="auto"/>
                <w:left w:val="none" w:sz="0" w:space="0" w:color="auto"/>
                <w:bottom w:val="none" w:sz="0" w:space="0" w:color="auto"/>
                <w:right w:val="none" w:sz="0" w:space="0" w:color="auto"/>
              </w:divBdr>
            </w:div>
            <w:div w:id="1331104204">
              <w:marLeft w:val="0"/>
              <w:marRight w:val="0"/>
              <w:marTop w:val="0"/>
              <w:marBottom w:val="0"/>
              <w:divBdr>
                <w:top w:val="none" w:sz="0" w:space="0" w:color="auto"/>
                <w:left w:val="none" w:sz="0" w:space="0" w:color="auto"/>
                <w:bottom w:val="none" w:sz="0" w:space="0" w:color="auto"/>
                <w:right w:val="none" w:sz="0" w:space="0" w:color="auto"/>
              </w:divBdr>
            </w:div>
            <w:div w:id="1339188450">
              <w:marLeft w:val="0"/>
              <w:marRight w:val="0"/>
              <w:marTop w:val="0"/>
              <w:marBottom w:val="0"/>
              <w:divBdr>
                <w:top w:val="none" w:sz="0" w:space="0" w:color="auto"/>
                <w:left w:val="none" w:sz="0" w:space="0" w:color="auto"/>
                <w:bottom w:val="none" w:sz="0" w:space="0" w:color="auto"/>
                <w:right w:val="none" w:sz="0" w:space="0" w:color="auto"/>
              </w:divBdr>
            </w:div>
            <w:div w:id="1339694092">
              <w:marLeft w:val="0"/>
              <w:marRight w:val="0"/>
              <w:marTop w:val="0"/>
              <w:marBottom w:val="0"/>
              <w:divBdr>
                <w:top w:val="none" w:sz="0" w:space="0" w:color="auto"/>
                <w:left w:val="none" w:sz="0" w:space="0" w:color="auto"/>
                <w:bottom w:val="none" w:sz="0" w:space="0" w:color="auto"/>
                <w:right w:val="none" w:sz="0" w:space="0" w:color="auto"/>
              </w:divBdr>
            </w:div>
            <w:div w:id="1339695546">
              <w:marLeft w:val="0"/>
              <w:marRight w:val="0"/>
              <w:marTop w:val="0"/>
              <w:marBottom w:val="0"/>
              <w:divBdr>
                <w:top w:val="none" w:sz="0" w:space="0" w:color="auto"/>
                <w:left w:val="none" w:sz="0" w:space="0" w:color="auto"/>
                <w:bottom w:val="none" w:sz="0" w:space="0" w:color="auto"/>
                <w:right w:val="none" w:sz="0" w:space="0" w:color="auto"/>
              </w:divBdr>
            </w:div>
            <w:div w:id="1351637041">
              <w:marLeft w:val="0"/>
              <w:marRight w:val="0"/>
              <w:marTop w:val="0"/>
              <w:marBottom w:val="0"/>
              <w:divBdr>
                <w:top w:val="none" w:sz="0" w:space="0" w:color="auto"/>
                <w:left w:val="none" w:sz="0" w:space="0" w:color="auto"/>
                <w:bottom w:val="none" w:sz="0" w:space="0" w:color="auto"/>
                <w:right w:val="none" w:sz="0" w:space="0" w:color="auto"/>
              </w:divBdr>
            </w:div>
            <w:div w:id="1353610249">
              <w:marLeft w:val="0"/>
              <w:marRight w:val="0"/>
              <w:marTop w:val="0"/>
              <w:marBottom w:val="0"/>
              <w:divBdr>
                <w:top w:val="none" w:sz="0" w:space="0" w:color="auto"/>
                <w:left w:val="none" w:sz="0" w:space="0" w:color="auto"/>
                <w:bottom w:val="none" w:sz="0" w:space="0" w:color="auto"/>
                <w:right w:val="none" w:sz="0" w:space="0" w:color="auto"/>
              </w:divBdr>
            </w:div>
            <w:div w:id="1371227846">
              <w:marLeft w:val="0"/>
              <w:marRight w:val="0"/>
              <w:marTop w:val="0"/>
              <w:marBottom w:val="0"/>
              <w:divBdr>
                <w:top w:val="none" w:sz="0" w:space="0" w:color="auto"/>
                <w:left w:val="none" w:sz="0" w:space="0" w:color="auto"/>
                <w:bottom w:val="none" w:sz="0" w:space="0" w:color="auto"/>
                <w:right w:val="none" w:sz="0" w:space="0" w:color="auto"/>
              </w:divBdr>
            </w:div>
            <w:div w:id="1373192410">
              <w:marLeft w:val="0"/>
              <w:marRight w:val="0"/>
              <w:marTop w:val="0"/>
              <w:marBottom w:val="0"/>
              <w:divBdr>
                <w:top w:val="none" w:sz="0" w:space="0" w:color="auto"/>
                <w:left w:val="none" w:sz="0" w:space="0" w:color="auto"/>
                <w:bottom w:val="none" w:sz="0" w:space="0" w:color="auto"/>
                <w:right w:val="none" w:sz="0" w:space="0" w:color="auto"/>
              </w:divBdr>
            </w:div>
            <w:div w:id="1374109904">
              <w:marLeft w:val="0"/>
              <w:marRight w:val="0"/>
              <w:marTop w:val="0"/>
              <w:marBottom w:val="0"/>
              <w:divBdr>
                <w:top w:val="none" w:sz="0" w:space="0" w:color="auto"/>
                <w:left w:val="none" w:sz="0" w:space="0" w:color="auto"/>
                <w:bottom w:val="none" w:sz="0" w:space="0" w:color="auto"/>
                <w:right w:val="none" w:sz="0" w:space="0" w:color="auto"/>
              </w:divBdr>
            </w:div>
            <w:div w:id="1381319234">
              <w:marLeft w:val="0"/>
              <w:marRight w:val="0"/>
              <w:marTop w:val="0"/>
              <w:marBottom w:val="0"/>
              <w:divBdr>
                <w:top w:val="none" w:sz="0" w:space="0" w:color="auto"/>
                <w:left w:val="none" w:sz="0" w:space="0" w:color="auto"/>
                <w:bottom w:val="none" w:sz="0" w:space="0" w:color="auto"/>
                <w:right w:val="none" w:sz="0" w:space="0" w:color="auto"/>
              </w:divBdr>
            </w:div>
            <w:div w:id="1392577592">
              <w:marLeft w:val="0"/>
              <w:marRight w:val="0"/>
              <w:marTop w:val="0"/>
              <w:marBottom w:val="0"/>
              <w:divBdr>
                <w:top w:val="none" w:sz="0" w:space="0" w:color="auto"/>
                <w:left w:val="none" w:sz="0" w:space="0" w:color="auto"/>
                <w:bottom w:val="none" w:sz="0" w:space="0" w:color="auto"/>
                <w:right w:val="none" w:sz="0" w:space="0" w:color="auto"/>
              </w:divBdr>
            </w:div>
            <w:div w:id="1394159668">
              <w:marLeft w:val="0"/>
              <w:marRight w:val="0"/>
              <w:marTop w:val="0"/>
              <w:marBottom w:val="0"/>
              <w:divBdr>
                <w:top w:val="none" w:sz="0" w:space="0" w:color="auto"/>
                <w:left w:val="none" w:sz="0" w:space="0" w:color="auto"/>
                <w:bottom w:val="none" w:sz="0" w:space="0" w:color="auto"/>
                <w:right w:val="none" w:sz="0" w:space="0" w:color="auto"/>
              </w:divBdr>
            </w:div>
            <w:div w:id="1394503664">
              <w:marLeft w:val="0"/>
              <w:marRight w:val="0"/>
              <w:marTop w:val="0"/>
              <w:marBottom w:val="0"/>
              <w:divBdr>
                <w:top w:val="none" w:sz="0" w:space="0" w:color="auto"/>
                <w:left w:val="none" w:sz="0" w:space="0" w:color="auto"/>
                <w:bottom w:val="none" w:sz="0" w:space="0" w:color="auto"/>
                <w:right w:val="none" w:sz="0" w:space="0" w:color="auto"/>
              </w:divBdr>
            </w:div>
            <w:div w:id="1398673469">
              <w:marLeft w:val="0"/>
              <w:marRight w:val="0"/>
              <w:marTop w:val="0"/>
              <w:marBottom w:val="0"/>
              <w:divBdr>
                <w:top w:val="none" w:sz="0" w:space="0" w:color="auto"/>
                <w:left w:val="none" w:sz="0" w:space="0" w:color="auto"/>
                <w:bottom w:val="none" w:sz="0" w:space="0" w:color="auto"/>
                <w:right w:val="none" w:sz="0" w:space="0" w:color="auto"/>
              </w:divBdr>
            </w:div>
            <w:div w:id="1399599246">
              <w:marLeft w:val="0"/>
              <w:marRight w:val="0"/>
              <w:marTop w:val="0"/>
              <w:marBottom w:val="0"/>
              <w:divBdr>
                <w:top w:val="none" w:sz="0" w:space="0" w:color="auto"/>
                <w:left w:val="none" w:sz="0" w:space="0" w:color="auto"/>
                <w:bottom w:val="none" w:sz="0" w:space="0" w:color="auto"/>
                <w:right w:val="none" w:sz="0" w:space="0" w:color="auto"/>
              </w:divBdr>
            </w:div>
            <w:div w:id="1399668608">
              <w:marLeft w:val="0"/>
              <w:marRight w:val="0"/>
              <w:marTop w:val="0"/>
              <w:marBottom w:val="0"/>
              <w:divBdr>
                <w:top w:val="none" w:sz="0" w:space="0" w:color="auto"/>
                <w:left w:val="none" w:sz="0" w:space="0" w:color="auto"/>
                <w:bottom w:val="none" w:sz="0" w:space="0" w:color="auto"/>
                <w:right w:val="none" w:sz="0" w:space="0" w:color="auto"/>
              </w:divBdr>
            </w:div>
            <w:div w:id="1411349671">
              <w:marLeft w:val="0"/>
              <w:marRight w:val="0"/>
              <w:marTop w:val="0"/>
              <w:marBottom w:val="0"/>
              <w:divBdr>
                <w:top w:val="none" w:sz="0" w:space="0" w:color="auto"/>
                <w:left w:val="none" w:sz="0" w:space="0" w:color="auto"/>
                <w:bottom w:val="none" w:sz="0" w:space="0" w:color="auto"/>
                <w:right w:val="none" w:sz="0" w:space="0" w:color="auto"/>
              </w:divBdr>
            </w:div>
            <w:div w:id="1412309158">
              <w:marLeft w:val="0"/>
              <w:marRight w:val="0"/>
              <w:marTop w:val="0"/>
              <w:marBottom w:val="0"/>
              <w:divBdr>
                <w:top w:val="none" w:sz="0" w:space="0" w:color="auto"/>
                <w:left w:val="none" w:sz="0" w:space="0" w:color="auto"/>
                <w:bottom w:val="none" w:sz="0" w:space="0" w:color="auto"/>
                <w:right w:val="none" w:sz="0" w:space="0" w:color="auto"/>
              </w:divBdr>
            </w:div>
            <w:div w:id="1422410088">
              <w:marLeft w:val="0"/>
              <w:marRight w:val="0"/>
              <w:marTop w:val="0"/>
              <w:marBottom w:val="0"/>
              <w:divBdr>
                <w:top w:val="none" w:sz="0" w:space="0" w:color="auto"/>
                <w:left w:val="none" w:sz="0" w:space="0" w:color="auto"/>
                <w:bottom w:val="none" w:sz="0" w:space="0" w:color="auto"/>
                <w:right w:val="none" w:sz="0" w:space="0" w:color="auto"/>
              </w:divBdr>
            </w:div>
            <w:div w:id="1422675946">
              <w:marLeft w:val="0"/>
              <w:marRight w:val="0"/>
              <w:marTop w:val="0"/>
              <w:marBottom w:val="0"/>
              <w:divBdr>
                <w:top w:val="none" w:sz="0" w:space="0" w:color="auto"/>
                <w:left w:val="none" w:sz="0" w:space="0" w:color="auto"/>
                <w:bottom w:val="none" w:sz="0" w:space="0" w:color="auto"/>
                <w:right w:val="none" w:sz="0" w:space="0" w:color="auto"/>
              </w:divBdr>
            </w:div>
            <w:div w:id="1428650773">
              <w:marLeft w:val="0"/>
              <w:marRight w:val="0"/>
              <w:marTop w:val="0"/>
              <w:marBottom w:val="0"/>
              <w:divBdr>
                <w:top w:val="none" w:sz="0" w:space="0" w:color="auto"/>
                <w:left w:val="none" w:sz="0" w:space="0" w:color="auto"/>
                <w:bottom w:val="none" w:sz="0" w:space="0" w:color="auto"/>
                <w:right w:val="none" w:sz="0" w:space="0" w:color="auto"/>
              </w:divBdr>
            </w:div>
            <w:div w:id="1434865623">
              <w:marLeft w:val="0"/>
              <w:marRight w:val="0"/>
              <w:marTop w:val="0"/>
              <w:marBottom w:val="0"/>
              <w:divBdr>
                <w:top w:val="none" w:sz="0" w:space="0" w:color="auto"/>
                <w:left w:val="none" w:sz="0" w:space="0" w:color="auto"/>
                <w:bottom w:val="none" w:sz="0" w:space="0" w:color="auto"/>
                <w:right w:val="none" w:sz="0" w:space="0" w:color="auto"/>
              </w:divBdr>
            </w:div>
            <w:div w:id="1435977706">
              <w:marLeft w:val="0"/>
              <w:marRight w:val="0"/>
              <w:marTop w:val="0"/>
              <w:marBottom w:val="0"/>
              <w:divBdr>
                <w:top w:val="none" w:sz="0" w:space="0" w:color="auto"/>
                <w:left w:val="none" w:sz="0" w:space="0" w:color="auto"/>
                <w:bottom w:val="none" w:sz="0" w:space="0" w:color="auto"/>
                <w:right w:val="none" w:sz="0" w:space="0" w:color="auto"/>
              </w:divBdr>
            </w:div>
            <w:div w:id="1450974836">
              <w:marLeft w:val="0"/>
              <w:marRight w:val="0"/>
              <w:marTop w:val="0"/>
              <w:marBottom w:val="0"/>
              <w:divBdr>
                <w:top w:val="none" w:sz="0" w:space="0" w:color="auto"/>
                <w:left w:val="none" w:sz="0" w:space="0" w:color="auto"/>
                <w:bottom w:val="none" w:sz="0" w:space="0" w:color="auto"/>
                <w:right w:val="none" w:sz="0" w:space="0" w:color="auto"/>
              </w:divBdr>
            </w:div>
            <w:div w:id="1452627535">
              <w:marLeft w:val="0"/>
              <w:marRight w:val="0"/>
              <w:marTop w:val="0"/>
              <w:marBottom w:val="0"/>
              <w:divBdr>
                <w:top w:val="none" w:sz="0" w:space="0" w:color="auto"/>
                <w:left w:val="none" w:sz="0" w:space="0" w:color="auto"/>
                <w:bottom w:val="none" w:sz="0" w:space="0" w:color="auto"/>
                <w:right w:val="none" w:sz="0" w:space="0" w:color="auto"/>
              </w:divBdr>
            </w:div>
            <w:div w:id="1460028784">
              <w:marLeft w:val="0"/>
              <w:marRight w:val="0"/>
              <w:marTop w:val="0"/>
              <w:marBottom w:val="0"/>
              <w:divBdr>
                <w:top w:val="none" w:sz="0" w:space="0" w:color="auto"/>
                <w:left w:val="none" w:sz="0" w:space="0" w:color="auto"/>
                <w:bottom w:val="none" w:sz="0" w:space="0" w:color="auto"/>
                <w:right w:val="none" w:sz="0" w:space="0" w:color="auto"/>
              </w:divBdr>
            </w:div>
            <w:div w:id="1464152641">
              <w:marLeft w:val="0"/>
              <w:marRight w:val="0"/>
              <w:marTop w:val="0"/>
              <w:marBottom w:val="0"/>
              <w:divBdr>
                <w:top w:val="none" w:sz="0" w:space="0" w:color="auto"/>
                <w:left w:val="none" w:sz="0" w:space="0" w:color="auto"/>
                <w:bottom w:val="none" w:sz="0" w:space="0" w:color="auto"/>
                <w:right w:val="none" w:sz="0" w:space="0" w:color="auto"/>
              </w:divBdr>
            </w:div>
            <w:div w:id="1467776043">
              <w:marLeft w:val="0"/>
              <w:marRight w:val="0"/>
              <w:marTop w:val="0"/>
              <w:marBottom w:val="0"/>
              <w:divBdr>
                <w:top w:val="none" w:sz="0" w:space="0" w:color="auto"/>
                <w:left w:val="none" w:sz="0" w:space="0" w:color="auto"/>
                <w:bottom w:val="none" w:sz="0" w:space="0" w:color="auto"/>
                <w:right w:val="none" w:sz="0" w:space="0" w:color="auto"/>
              </w:divBdr>
            </w:div>
            <w:div w:id="1471484849">
              <w:marLeft w:val="0"/>
              <w:marRight w:val="0"/>
              <w:marTop w:val="0"/>
              <w:marBottom w:val="0"/>
              <w:divBdr>
                <w:top w:val="none" w:sz="0" w:space="0" w:color="auto"/>
                <w:left w:val="none" w:sz="0" w:space="0" w:color="auto"/>
                <w:bottom w:val="none" w:sz="0" w:space="0" w:color="auto"/>
                <w:right w:val="none" w:sz="0" w:space="0" w:color="auto"/>
              </w:divBdr>
            </w:div>
            <w:div w:id="1472867947">
              <w:marLeft w:val="0"/>
              <w:marRight w:val="0"/>
              <w:marTop w:val="0"/>
              <w:marBottom w:val="0"/>
              <w:divBdr>
                <w:top w:val="none" w:sz="0" w:space="0" w:color="auto"/>
                <w:left w:val="none" w:sz="0" w:space="0" w:color="auto"/>
                <w:bottom w:val="none" w:sz="0" w:space="0" w:color="auto"/>
                <w:right w:val="none" w:sz="0" w:space="0" w:color="auto"/>
              </w:divBdr>
            </w:div>
            <w:div w:id="1499805493">
              <w:marLeft w:val="0"/>
              <w:marRight w:val="0"/>
              <w:marTop w:val="0"/>
              <w:marBottom w:val="0"/>
              <w:divBdr>
                <w:top w:val="none" w:sz="0" w:space="0" w:color="auto"/>
                <w:left w:val="none" w:sz="0" w:space="0" w:color="auto"/>
                <w:bottom w:val="none" w:sz="0" w:space="0" w:color="auto"/>
                <w:right w:val="none" w:sz="0" w:space="0" w:color="auto"/>
              </w:divBdr>
            </w:div>
            <w:div w:id="1505776958">
              <w:marLeft w:val="0"/>
              <w:marRight w:val="0"/>
              <w:marTop w:val="0"/>
              <w:marBottom w:val="0"/>
              <w:divBdr>
                <w:top w:val="none" w:sz="0" w:space="0" w:color="auto"/>
                <w:left w:val="none" w:sz="0" w:space="0" w:color="auto"/>
                <w:bottom w:val="none" w:sz="0" w:space="0" w:color="auto"/>
                <w:right w:val="none" w:sz="0" w:space="0" w:color="auto"/>
              </w:divBdr>
            </w:div>
            <w:div w:id="1511412730">
              <w:marLeft w:val="0"/>
              <w:marRight w:val="0"/>
              <w:marTop w:val="0"/>
              <w:marBottom w:val="0"/>
              <w:divBdr>
                <w:top w:val="none" w:sz="0" w:space="0" w:color="auto"/>
                <w:left w:val="none" w:sz="0" w:space="0" w:color="auto"/>
                <w:bottom w:val="none" w:sz="0" w:space="0" w:color="auto"/>
                <w:right w:val="none" w:sz="0" w:space="0" w:color="auto"/>
              </w:divBdr>
            </w:div>
            <w:div w:id="1516385155">
              <w:marLeft w:val="0"/>
              <w:marRight w:val="0"/>
              <w:marTop w:val="0"/>
              <w:marBottom w:val="0"/>
              <w:divBdr>
                <w:top w:val="none" w:sz="0" w:space="0" w:color="auto"/>
                <w:left w:val="none" w:sz="0" w:space="0" w:color="auto"/>
                <w:bottom w:val="none" w:sz="0" w:space="0" w:color="auto"/>
                <w:right w:val="none" w:sz="0" w:space="0" w:color="auto"/>
              </w:divBdr>
            </w:div>
            <w:div w:id="1516773971">
              <w:marLeft w:val="0"/>
              <w:marRight w:val="0"/>
              <w:marTop w:val="0"/>
              <w:marBottom w:val="0"/>
              <w:divBdr>
                <w:top w:val="none" w:sz="0" w:space="0" w:color="auto"/>
                <w:left w:val="none" w:sz="0" w:space="0" w:color="auto"/>
                <w:bottom w:val="none" w:sz="0" w:space="0" w:color="auto"/>
                <w:right w:val="none" w:sz="0" w:space="0" w:color="auto"/>
              </w:divBdr>
            </w:div>
            <w:div w:id="1517185847">
              <w:marLeft w:val="0"/>
              <w:marRight w:val="0"/>
              <w:marTop w:val="0"/>
              <w:marBottom w:val="0"/>
              <w:divBdr>
                <w:top w:val="none" w:sz="0" w:space="0" w:color="auto"/>
                <w:left w:val="none" w:sz="0" w:space="0" w:color="auto"/>
                <w:bottom w:val="none" w:sz="0" w:space="0" w:color="auto"/>
                <w:right w:val="none" w:sz="0" w:space="0" w:color="auto"/>
              </w:divBdr>
            </w:div>
            <w:div w:id="1525439300">
              <w:marLeft w:val="0"/>
              <w:marRight w:val="0"/>
              <w:marTop w:val="0"/>
              <w:marBottom w:val="0"/>
              <w:divBdr>
                <w:top w:val="none" w:sz="0" w:space="0" w:color="auto"/>
                <w:left w:val="none" w:sz="0" w:space="0" w:color="auto"/>
                <w:bottom w:val="none" w:sz="0" w:space="0" w:color="auto"/>
                <w:right w:val="none" w:sz="0" w:space="0" w:color="auto"/>
              </w:divBdr>
            </w:div>
            <w:div w:id="1526673744">
              <w:marLeft w:val="0"/>
              <w:marRight w:val="0"/>
              <w:marTop w:val="0"/>
              <w:marBottom w:val="0"/>
              <w:divBdr>
                <w:top w:val="none" w:sz="0" w:space="0" w:color="auto"/>
                <w:left w:val="none" w:sz="0" w:space="0" w:color="auto"/>
                <w:bottom w:val="none" w:sz="0" w:space="0" w:color="auto"/>
                <w:right w:val="none" w:sz="0" w:space="0" w:color="auto"/>
              </w:divBdr>
            </w:div>
            <w:div w:id="1527672573">
              <w:marLeft w:val="0"/>
              <w:marRight w:val="0"/>
              <w:marTop w:val="0"/>
              <w:marBottom w:val="0"/>
              <w:divBdr>
                <w:top w:val="none" w:sz="0" w:space="0" w:color="auto"/>
                <w:left w:val="none" w:sz="0" w:space="0" w:color="auto"/>
                <w:bottom w:val="none" w:sz="0" w:space="0" w:color="auto"/>
                <w:right w:val="none" w:sz="0" w:space="0" w:color="auto"/>
              </w:divBdr>
            </w:div>
            <w:div w:id="1543394967">
              <w:marLeft w:val="0"/>
              <w:marRight w:val="0"/>
              <w:marTop w:val="0"/>
              <w:marBottom w:val="0"/>
              <w:divBdr>
                <w:top w:val="none" w:sz="0" w:space="0" w:color="auto"/>
                <w:left w:val="none" w:sz="0" w:space="0" w:color="auto"/>
                <w:bottom w:val="none" w:sz="0" w:space="0" w:color="auto"/>
                <w:right w:val="none" w:sz="0" w:space="0" w:color="auto"/>
              </w:divBdr>
            </w:div>
            <w:div w:id="1543514803">
              <w:marLeft w:val="0"/>
              <w:marRight w:val="0"/>
              <w:marTop w:val="0"/>
              <w:marBottom w:val="0"/>
              <w:divBdr>
                <w:top w:val="none" w:sz="0" w:space="0" w:color="auto"/>
                <w:left w:val="none" w:sz="0" w:space="0" w:color="auto"/>
                <w:bottom w:val="none" w:sz="0" w:space="0" w:color="auto"/>
                <w:right w:val="none" w:sz="0" w:space="0" w:color="auto"/>
              </w:divBdr>
            </w:div>
            <w:div w:id="1552233832">
              <w:marLeft w:val="0"/>
              <w:marRight w:val="0"/>
              <w:marTop w:val="0"/>
              <w:marBottom w:val="0"/>
              <w:divBdr>
                <w:top w:val="none" w:sz="0" w:space="0" w:color="auto"/>
                <w:left w:val="none" w:sz="0" w:space="0" w:color="auto"/>
                <w:bottom w:val="none" w:sz="0" w:space="0" w:color="auto"/>
                <w:right w:val="none" w:sz="0" w:space="0" w:color="auto"/>
              </w:divBdr>
            </w:div>
            <w:div w:id="1561936792">
              <w:marLeft w:val="0"/>
              <w:marRight w:val="0"/>
              <w:marTop w:val="0"/>
              <w:marBottom w:val="0"/>
              <w:divBdr>
                <w:top w:val="none" w:sz="0" w:space="0" w:color="auto"/>
                <w:left w:val="none" w:sz="0" w:space="0" w:color="auto"/>
                <w:bottom w:val="none" w:sz="0" w:space="0" w:color="auto"/>
                <w:right w:val="none" w:sz="0" w:space="0" w:color="auto"/>
              </w:divBdr>
            </w:div>
            <w:div w:id="1562255488">
              <w:marLeft w:val="0"/>
              <w:marRight w:val="0"/>
              <w:marTop w:val="0"/>
              <w:marBottom w:val="0"/>
              <w:divBdr>
                <w:top w:val="none" w:sz="0" w:space="0" w:color="auto"/>
                <w:left w:val="none" w:sz="0" w:space="0" w:color="auto"/>
                <w:bottom w:val="none" w:sz="0" w:space="0" w:color="auto"/>
                <w:right w:val="none" w:sz="0" w:space="0" w:color="auto"/>
              </w:divBdr>
            </w:div>
            <w:div w:id="1571619457">
              <w:marLeft w:val="0"/>
              <w:marRight w:val="0"/>
              <w:marTop w:val="0"/>
              <w:marBottom w:val="0"/>
              <w:divBdr>
                <w:top w:val="none" w:sz="0" w:space="0" w:color="auto"/>
                <w:left w:val="none" w:sz="0" w:space="0" w:color="auto"/>
                <w:bottom w:val="none" w:sz="0" w:space="0" w:color="auto"/>
                <w:right w:val="none" w:sz="0" w:space="0" w:color="auto"/>
              </w:divBdr>
            </w:div>
            <w:div w:id="1575699034">
              <w:marLeft w:val="0"/>
              <w:marRight w:val="0"/>
              <w:marTop w:val="0"/>
              <w:marBottom w:val="0"/>
              <w:divBdr>
                <w:top w:val="none" w:sz="0" w:space="0" w:color="auto"/>
                <w:left w:val="none" w:sz="0" w:space="0" w:color="auto"/>
                <w:bottom w:val="none" w:sz="0" w:space="0" w:color="auto"/>
                <w:right w:val="none" w:sz="0" w:space="0" w:color="auto"/>
              </w:divBdr>
            </w:div>
            <w:div w:id="1580822453">
              <w:marLeft w:val="0"/>
              <w:marRight w:val="0"/>
              <w:marTop w:val="0"/>
              <w:marBottom w:val="0"/>
              <w:divBdr>
                <w:top w:val="none" w:sz="0" w:space="0" w:color="auto"/>
                <w:left w:val="none" w:sz="0" w:space="0" w:color="auto"/>
                <w:bottom w:val="none" w:sz="0" w:space="0" w:color="auto"/>
                <w:right w:val="none" w:sz="0" w:space="0" w:color="auto"/>
              </w:divBdr>
              <w:divsChild>
                <w:div w:id="5913463">
                  <w:marLeft w:val="0"/>
                  <w:marRight w:val="0"/>
                  <w:marTop w:val="0"/>
                  <w:marBottom w:val="0"/>
                  <w:divBdr>
                    <w:top w:val="none" w:sz="0" w:space="0" w:color="auto"/>
                    <w:left w:val="none" w:sz="0" w:space="0" w:color="auto"/>
                    <w:bottom w:val="none" w:sz="0" w:space="0" w:color="auto"/>
                    <w:right w:val="none" w:sz="0" w:space="0" w:color="auto"/>
                  </w:divBdr>
                </w:div>
                <w:div w:id="30812291">
                  <w:marLeft w:val="0"/>
                  <w:marRight w:val="0"/>
                  <w:marTop w:val="0"/>
                  <w:marBottom w:val="0"/>
                  <w:divBdr>
                    <w:top w:val="none" w:sz="0" w:space="0" w:color="auto"/>
                    <w:left w:val="none" w:sz="0" w:space="0" w:color="auto"/>
                    <w:bottom w:val="none" w:sz="0" w:space="0" w:color="auto"/>
                    <w:right w:val="none" w:sz="0" w:space="0" w:color="auto"/>
                  </w:divBdr>
                </w:div>
                <w:div w:id="37704767">
                  <w:marLeft w:val="0"/>
                  <w:marRight w:val="0"/>
                  <w:marTop w:val="0"/>
                  <w:marBottom w:val="0"/>
                  <w:divBdr>
                    <w:top w:val="none" w:sz="0" w:space="0" w:color="auto"/>
                    <w:left w:val="none" w:sz="0" w:space="0" w:color="auto"/>
                    <w:bottom w:val="none" w:sz="0" w:space="0" w:color="auto"/>
                    <w:right w:val="none" w:sz="0" w:space="0" w:color="auto"/>
                  </w:divBdr>
                </w:div>
                <w:div w:id="58598965">
                  <w:marLeft w:val="0"/>
                  <w:marRight w:val="0"/>
                  <w:marTop w:val="0"/>
                  <w:marBottom w:val="0"/>
                  <w:divBdr>
                    <w:top w:val="none" w:sz="0" w:space="0" w:color="auto"/>
                    <w:left w:val="none" w:sz="0" w:space="0" w:color="auto"/>
                    <w:bottom w:val="none" w:sz="0" w:space="0" w:color="auto"/>
                    <w:right w:val="none" w:sz="0" w:space="0" w:color="auto"/>
                  </w:divBdr>
                </w:div>
                <w:div w:id="58599940">
                  <w:marLeft w:val="0"/>
                  <w:marRight w:val="0"/>
                  <w:marTop w:val="0"/>
                  <w:marBottom w:val="0"/>
                  <w:divBdr>
                    <w:top w:val="none" w:sz="0" w:space="0" w:color="auto"/>
                    <w:left w:val="none" w:sz="0" w:space="0" w:color="auto"/>
                    <w:bottom w:val="none" w:sz="0" w:space="0" w:color="auto"/>
                    <w:right w:val="none" w:sz="0" w:space="0" w:color="auto"/>
                  </w:divBdr>
                </w:div>
                <w:div w:id="72700097">
                  <w:marLeft w:val="0"/>
                  <w:marRight w:val="0"/>
                  <w:marTop w:val="0"/>
                  <w:marBottom w:val="0"/>
                  <w:divBdr>
                    <w:top w:val="none" w:sz="0" w:space="0" w:color="auto"/>
                    <w:left w:val="none" w:sz="0" w:space="0" w:color="auto"/>
                    <w:bottom w:val="none" w:sz="0" w:space="0" w:color="auto"/>
                    <w:right w:val="none" w:sz="0" w:space="0" w:color="auto"/>
                  </w:divBdr>
                </w:div>
                <w:div w:id="76437638">
                  <w:marLeft w:val="0"/>
                  <w:marRight w:val="0"/>
                  <w:marTop w:val="0"/>
                  <w:marBottom w:val="0"/>
                  <w:divBdr>
                    <w:top w:val="none" w:sz="0" w:space="0" w:color="auto"/>
                    <w:left w:val="none" w:sz="0" w:space="0" w:color="auto"/>
                    <w:bottom w:val="none" w:sz="0" w:space="0" w:color="auto"/>
                    <w:right w:val="none" w:sz="0" w:space="0" w:color="auto"/>
                  </w:divBdr>
                </w:div>
                <w:div w:id="125897776">
                  <w:marLeft w:val="0"/>
                  <w:marRight w:val="0"/>
                  <w:marTop w:val="0"/>
                  <w:marBottom w:val="0"/>
                  <w:divBdr>
                    <w:top w:val="none" w:sz="0" w:space="0" w:color="auto"/>
                    <w:left w:val="none" w:sz="0" w:space="0" w:color="auto"/>
                    <w:bottom w:val="none" w:sz="0" w:space="0" w:color="auto"/>
                    <w:right w:val="none" w:sz="0" w:space="0" w:color="auto"/>
                  </w:divBdr>
                </w:div>
                <w:div w:id="126625546">
                  <w:marLeft w:val="0"/>
                  <w:marRight w:val="0"/>
                  <w:marTop w:val="0"/>
                  <w:marBottom w:val="0"/>
                  <w:divBdr>
                    <w:top w:val="none" w:sz="0" w:space="0" w:color="auto"/>
                    <w:left w:val="none" w:sz="0" w:space="0" w:color="auto"/>
                    <w:bottom w:val="none" w:sz="0" w:space="0" w:color="auto"/>
                    <w:right w:val="none" w:sz="0" w:space="0" w:color="auto"/>
                  </w:divBdr>
                </w:div>
                <w:div w:id="148987287">
                  <w:marLeft w:val="0"/>
                  <w:marRight w:val="0"/>
                  <w:marTop w:val="0"/>
                  <w:marBottom w:val="0"/>
                  <w:divBdr>
                    <w:top w:val="none" w:sz="0" w:space="0" w:color="auto"/>
                    <w:left w:val="none" w:sz="0" w:space="0" w:color="auto"/>
                    <w:bottom w:val="none" w:sz="0" w:space="0" w:color="auto"/>
                    <w:right w:val="none" w:sz="0" w:space="0" w:color="auto"/>
                  </w:divBdr>
                </w:div>
                <w:div w:id="150221374">
                  <w:marLeft w:val="0"/>
                  <w:marRight w:val="0"/>
                  <w:marTop w:val="0"/>
                  <w:marBottom w:val="0"/>
                  <w:divBdr>
                    <w:top w:val="none" w:sz="0" w:space="0" w:color="auto"/>
                    <w:left w:val="none" w:sz="0" w:space="0" w:color="auto"/>
                    <w:bottom w:val="none" w:sz="0" w:space="0" w:color="auto"/>
                    <w:right w:val="none" w:sz="0" w:space="0" w:color="auto"/>
                  </w:divBdr>
                </w:div>
                <w:div w:id="169374555">
                  <w:marLeft w:val="0"/>
                  <w:marRight w:val="0"/>
                  <w:marTop w:val="0"/>
                  <w:marBottom w:val="0"/>
                  <w:divBdr>
                    <w:top w:val="none" w:sz="0" w:space="0" w:color="auto"/>
                    <w:left w:val="none" w:sz="0" w:space="0" w:color="auto"/>
                    <w:bottom w:val="none" w:sz="0" w:space="0" w:color="auto"/>
                    <w:right w:val="none" w:sz="0" w:space="0" w:color="auto"/>
                  </w:divBdr>
                </w:div>
                <w:div w:id="175463629">
                  <w:marLeft w:val="0"/>
                  <w:marRight w:val="0"/>
                  <w:marTop w:val="0"/>
                  <w:marBottom w:val="0"/>
                  <w:divBdr>
                    <w:top w:val="none" w:sz="0" w:space="0" w:color="auto"/>
                    <w:left w:val="none" w:sz="0" w:space="0" w:color="auto"/>
                    <w:bottom w:val="none" w:sz="0" w:space="0" w:color="auto"/>
                    <w:right w:val="none" w:sz="0" w:space="0" w:color="auto"/>
                  </w:divBdr>
                </w:div>
                <w:div w:id="180704933">
                  <w:marLeft w:val="0"/>
                  <w:marRight w:val="0"/>
                  <w:marTop w:val="0"/>
                  <w:marBottom w:val="0"/>
                  <w:divBdr>
                    <w:top w:val="none" w:sz="0" w:space="0" w:color="auto"/>
                    <w:left w:val="none" w:sz="0" w:space="0" w:color="auto"/>
                    <w:bottom w:val="none" w:sz="0" w:space="0" w:color="auto"/>
                    <w:right w:val="none" w:sz="0" w:space="0" w:color="auto"/>
                  </w:divBdr>
                </w:div>
                <w:div w:id="197084734">
                  <w:marLeft w:val="0"/>
                  <w:marRight w:val="0"/>
                  <w:marTop w:val="0"/>
                  <w:marBottom w:val="0"/>
                  <w:divBdr>
                    <w:top w:val="none" w:sz="0" w:space="0" w:color="auto"/>
                    <w:left w:val="none" w:sz="0" w:space="0" w:color="auto"/>
                    <w:bottom w:val="none" w:sz="0" w:space="0" w:color="auto"/>
                    <w:right w:val="none" w:sz="0" w:space="0" w:color="auto"/>
                  </w:divBdr>
                </w:div>
                <w:div w:id="208959820">
                  <w:marLeft w:val="0"/>
                  <w:marRight w:val="0"/>
                  <w:marTop w:val="0"/>
                  <w:marBottom w:val="0"/>
                  <w:divBdr>
                    <w:top w:val="none" w:sz="0" w:space="0" w:color="auto"/>
                    <w:left w:val="none" w:sz="0" w:space="0" w:color="auto"/>
                    <w:bottom w:val="none" w:sz="0" w:space="0" w:color="auto"/>
                    <w:right w:val="none" w:sz="0" w:space="0" w:color="auto"/>
                  </w:divBdr>
                </w:div>
                <w:div w:id="209194239">
                  <w:marLeft w:val="0"/>
                  <w:marRight w:val="0"/>
                  <w:marTop w:val="0"/>
                  <w:marBottom w:val="0"/>
                  <w:divBdr>
                    <w:top w:val="none" w:sz="0" w:space="0" w:color="auto"/>
                    <w:left w:val="none" w:sz="0" w:space="0" w:color="auto"/>
                    <w:bottom w:val="none" w:sz="0" w:space="0" w:color="auto"/>
                    <w:right w:val="none" w:sz="0" w:space="0" w:color="auto"/>
                  </w:divBdr>
                </w:div>
                <w:div w:id="209460528">
                  <w:marLeft w:val="0"/>
                  <w:marRight w:val="0"/>
                  <w:marTop w:val="0"/>
                  <w:marBottom w:val="0"/>
                  <w:divBdr>
                    <w:top w:val="none" w:sz="0" w:space="0" w:color="auto"/>
                    <w:left w:val="none" w:sz="0" w:space="0" w:color="auto"/>
                    <w:bottom w:val="none" w:sz="0" w:space="0" w:color="auto"/>
                    <w:right w:val="none" w:sz="0" w:space="0" w:color="auto"/>
                  </w:divBdr>
                </w:div>
                <w:div w:id="214200597">
                  <w:marLeft w:val="0"/>
                  <w:marRight w:val="0"/>
                  <w:marTop w:val="0"/>
                  <w:marBottom w:val="0"/>
                  <w:divBdr>
                    <w:top w:val="none" w:sz="0" w:space="0" w:color="auto"/>
                    <w:left w:val="none" w:sz="0" w:space="0" w:color="auto"/>
                    <w:bottom w:val="none" w:sz="0" w:space="0" w:color="auto"/>
                    <w:right w:val="none" w:sz="0" w:space="0" w:color="auto"/>
                  </w:divBdr>
                </w:div>
                <w:div w:id="215118798">
                  <w:marLeft w:val="0"/>
                  <w:marRight w:val="0"/>
                  <w:marTop w:val="0"/>
                  <w:marBottom w:val="0"/>
                  <w:divBdr>
                    <w:top w:val="none" w:sz="0" w:space="0" w:color="auto"/>
                    <w:left w:val="none" w:sz="0" w:space="0" w:color="auto"/>
                    <w:bottom w:val="none" w:sz="0" w:space="0" w:color="auto"/>
                    <w:right w:val="none" w:sz="0" w:space="0" w:color="auto"/>
                  </w:divBdr>
                </w:div>
                <w:div w:id="229120151">
                  <w:marLeft w:val="0"/>
                  <w:marRight w:val="0"/>
                  <w:marTop w:val="0"/>
                  <w:marBottom w:val="0"/>
                  <w:divBdr>
                    <w:top w:val="none" w:sz="0" w:space="0" w:color="auto"/>
                    <w:left w:val="none" w:sz="0" w:space="0" w:color="auto"/>
                    <w:bottom w:val="none" w:sz="0" w:space="0" w:color="auto"/>
                    <w:right w:val="none" w:sz="0" w:space="0" w:color="auto"/>
                  </w:divBdr>
                </w:div>
                <w:div w:id="230770395">
                  <w:marLeft w:val="0"/>
                  <w:marRight w:val="0"/>
                  <w:marTop w:val="0"/>
                  <w:marBottom w:val="0"/>
                  <w:divBdr>
                    <w:top w:val="none" w:sz="0" w:space="0" w:color="auto"/>
                    <w:left w:val="none" w:sz="0" w:space="0" w:color="auto"/>
                    <w:bottom w:val="none" w:sz="0" w:space="0" w:color="auto"/>
                    <w:right w:val="none" w:sz="0" w:space="0" w:color="auto"/>
                  </w:divBdr>
                </w:div>
                <w:div w:id="234244083">
                  <w:marLeft w:val="0"/>
                  <w:marRight w:val="0"/>
                  <w:marTop w:val="0"/>
                  <w:marBottom w:val="0"/>
                  <w:divBdr>
                    <w:top w:val="none" w:sz="0" w:space="0" w:color="auto"/>
                    <w:left w:val="none" w:sz="0" w:space="0" w:color="auto"/>
                    <w:bottom w:val="none" w:sz="0" w:space="0" w:color="auto"/>
                    <w:right w:val="none" w:sz="0" w:space="0" w:color="auto"/>
                  </w:divBdr>
                </w:div>
                <w:div w:id="248656536">
                  <w:marLeft w:val="0"/>
                  <w:marRight w:val="0"/>
                  <w:marTop w:val="0"/>
                  <w:marBottom w:val="0"/>
                  <w:divBdr>
                    <w:top w:val="none" w:sz="0" w:space="0" w:color="auto"/>
                    <w:left w:val="none" w:sz="0" w:space="0" w:color="auto"/>
                    <w:bottom w:val="none" w:sz="0" w:space="0" w:color="auto"/>
                    <w:right w:val="none" w:sz="0" w:space="0" w:color="auto"/>
                  </w:divBdr>
                </w:div>
                <w:div w:id="249193137">
                  <w:marLeft w:val="0"/>
                  <w:marRight w:val="0"/>
                  <w:marTop w:val="0"/>
                  <w:marBottom w:val="0"/>
                  <w:divBdr>
                    <w:top w:val="none" w:sz="0" w:space="0" w:color="auto"/>
                    <w:left w:val="none" w:sz="0" w:space="0" w:color="auto"/>
                    <w:bottom w:val="none" w:sz="0" w:space="0" w:color="auto"/>
                    <w:right w:val="none" w:sz="0" w:space="0" w:color="auto"/>
                  </w:divBdr>
                </w:div>
                <w:div w:id="256258187">
                  <w:marLeft w:val="0"/>
                  <w:marRight w:val="0"/>
                  <w:marTop w:val="0"/>
                  <w:marBottom w:val="0"/>
                  <w:divBdr>
                    <w:top w:val="none" w:sz="0" w:space="0" w:color="auto"/>
                    <w:left w:val="none" w:sz="0" w:space="0" w:color="auto"/>
                    <w:bottom w:val="none" w:sz="0" w:space="0" w:color="auto"/>
                    <w:right w:val="none" w:sz="0" w:space="0" w:color="auto"/>
                  </w:divBdr>
                </w:div>
                <w:div w:id="272174351">
                  <w:marLeft w:val="0"/>
                  <w:marRight w:val="0"/>
                  <w:marTop w:val="0"/>
                  <w:marBottom w:val="0"/>
                  <w:divBdr>
                    <w:top w:val="none" w:sz="0" w:space="0" w:color="auto"/>
                    <w:left w:val="none" w:sz="0" w:space="0" w:color="auto"/>
                    <w:bottom w:val="none" w:sz="0" w:space="0" w:color="auto"/>
                    <w:right w:val="none" w:sz="0" w:space="0" w:color="auto"/>
                  </w:divBdr>
                </w:div>
                <w:div w:id="272637691">
                  <w:marLeft w:val="0"/>
                  <w:marRight w:val="0"/>
                  <w:marTop w:val="0"/>
                  <w:marBottom w:val="0"/>
                  <w:divBdr>
                    <w:top w:val="none" w:sz="0" w:space="0" w:color="auto"/>
                    <w:left w:val="none" w:sz="0" w:space="0" w:color="auto"/>
                    <w:bottom w:val="none" w:sz="0" w:space="0" w:color="auto"/>
                    <w:right w:val="none" w:sz="0" w:space="0" w:color="auto"/>
                  </w:divBdr>
                </w:div>
                <w:div w:id="286203315">
                  <w:marLeft w:val="0"/>
                  <w:marRight w:val="0"/>
                  <w:marTop w:val="0"/>
                  <w:marBottom w:val="0"/>
                  <w:divBdr>
                    <w:top w:val="none" w:sz="0" w:space="0" w:color="auto"/>
                    <w:left w:val="none" w:sz="0" w:space="0" w:color="auto"/>
                    <w:bottom w:val="none" w:sz="0" w:space="0" w:color="auto"/>
                    <w:right w:val="none" w:sz="0" w:space="0" w:color="auto"/>
                  </w:divBdr>
                </w:div>
                <w:div w:id="289940543">
                  <w:marLeft w:val="0"/>
                  <w:marRight w:val="0"/>
                  <w:marTop w:val="0"/>
                  <w:marBottom w:val="0"/>
                  <w:divBdr>
                    <w:top w:val="none" w:sz="0" w:space="0" w:color="auto"/>
                    <w:left w:val="none" w:sz="0" w:space="0" w:color="auto"/>
                    <w:bottom w:val="none" w:sz="0" w:space="0" w:color="auto"/>
                    <w:right w:val="none" w:sz="0" w:space="0" w:color="auto"/>
                  </w:divBdr>
                </w:div>
                <w:div w:id="290017752">
                  <w:marLeft w:val="0"/>
                  <w:marRight w:val="0"/>
                  <w:marTop w:val="0"/>
                  <w:marBottom w:val="0"/>
                  <w:divBdr>
                    <w:top w:val="none" w:sz="0" w:space="0" w:color="auto"/>
                    <w:left w:val="none" w:sz="0" w:space="0" w:color="auto"/>
                    <w:bottom w:val="none" w:sz="0" w:space="0" w:color="auto"/>
                    <w:right w:val="none" w:sz="0" w:space="0" w:color="auto"/>
                  </w:divBdr>
                </w:div>
                <w:div w:id="307126065">
                  <w:marLeft w:val="0"/>
                  <w:marRight w:val="0"/>
                  <w:marTop w:val="0"/>
                  <w:marBottom w:val="0"/>
                  <w:divBdr>
                    <w:top w:val="none" w:sz="0" w:space="0" w:color="auto"/>
                    <w:left w:val="none" w:sz="0" w:space="0" w:color="auto"/>
                    <w:bottom w:val="none" w:sz="0" w:space="0" w:color="auto"/>
                    <w:right w:val="none" w:sz="0" w:space="0" w:color="auto"/>
                  </w:divBdr>
                </w:div>
                <w:div w:id="307445908">
                  <w:marLeft w:val="0"/>
                  <w:marRight w:val="0"/>
                  <w:marTop w:val="0"/>
                  <w:marBottom w:val="0"/>
                  <w:divBdr>
                    <w:top w:val="none" w:sz="0" w:space="0" w:color="auto"/>
                    <w:left w:val="none" w:sz="0" w:space="0" w:color="auto"/>
                    <w:bottom w:val="none" w:sz="0" w:space="0" w:color="auto"/>
                    <w:right w:val="none" w:sz="0" w:space="0" w:color="auto"/>
                  </w:divBdr>
                </w:div>
                <w:div w:id="315693048">
                  <w:marLeft w:val="0"/>
                  <w:marRight w:val="0"/>
                  <w:marTop w:val="0"/>
                  <w:marBottom w:val="0"/>
                  <w:divBdr>
                    <w:top w:val="none" w:sz="0" w:space="0" w:color="auto"/>
                    <w:left w:val="none" w:sz="0" w:space="0" w:color="auto"/>
                    <w:bottom w:val="none" w:sz="0" w:space="0" w:color="auto"/>
                    <w:right w:val="none" w:sz="0" w:space="0" w:color="auto"/>
                  </w:divBdr>
                </w:div>
                <w:div w:id="324670538">
                  <w:marLeft w:val="0"/>
                  <w:marRight w:val="0"/>
                  <w:marTop w:val="0"/>
                  <w:marBottom w:val="0"/>
                  <w:divBdr>
                    <w:top w:val="none" w:sz="0" w:space="0" w:color="auto"/>
                    <w:left w:val="none" w:sz="0" w:space="0" w:color="auto"/>
                    <w:bottom w:val="none" w:sz="0" w:space="0" w:color="auto"/>
                    <w:right w:val="none" w:sz="0" w:space="0" w:color="auto"/>
                  </w:divBdr>
                </w:div>
                <w:div w:id="326597924">
                  <w:marLeft w:val="0"/>
                  <w:marRight w:val="0"/>
                  <w:marTop w:val="0"/>
                  <w:marBottom w:val="0"/>
                  <w:divBdr>
                    <w:top w:val="none" w:sz="0" w:space="0" w:color="auto"/>
                    <w:left w:val="none" w:sz="0" w:space="0" w:color="auto"/>
                    <w:bottom w:val="none" w:sz="0" w:space="0" w:color="auto"/>
                    <w:right w:val="none" w:sz="0" w:space="0" w:color="auto"/>
                  </w:divBdr>
                </w:div>
                <w:div w:id="326904780">
                  <w:marLeft w:val="0"/>
                  <w:marRight w:val="0"/>
                  <w:marTop w:val="0"/>
                  <w:marBottom w:val="0"/>
                  <w:divBdr>
                    <w:top w:val="none" w:sz="0" w:space="0" w:color="auto"/>
                    <w:left w:val="none" w:sz="0" w:space="0" w:color="auto"/>
                    <w:bottom w:val="none" w:sz="0" w:space="0" w:color="auto"/>
                    <w:right w:val="none" w:sz="0" w:space="0" w:color="auto"/>
                  </w:divBdr>
                </w:div>
                <w:div w:id="328559029">
                  <w:marLeft w:val="0"/>
                  <w:marRight w:val="0"/>
                  <w:marTop w:val="0"/>
                  <w:marBottom w:val="0"/>
                  <w:divBdr>
                    <w:top w:val="none" w:sz="0" w:space="0" w:color="auto"/>
                    <w:left w:val="none" w:sz="0" w:space="0" w:color="auto"/>
                    <w:bottom w:val="none" w:sz="0" w:space="0" w:color="auto"/>
                    <w:right w:val="none" w:sz="0" w:space="0" w:color="auto"/>
                  </w:divBdr>
                </w:div>
                <w:div w:id="340207437">
                  <w:marLeft w:val="0"/>
                  <w:marRight w:val="0"/>
                  <w:marTop w:val="0"/>
                  <w:marBottom w:val="0"/>
                  <w:divBdr>
                    <w:top w:val="none" w:sz="0" w:space="0" w:color="auto"/>
                    <w:left w:val="none" w:sz="0" w:space="0" w:color="auto"/>
                    <w:bottom w:val="none" w:sz="0" w:space="0" w:color="auto"/>
                    <w:right w:val="none" w:sz="0" w:space="0" w:color="auto"/>
                  </w:divBdr>
                </w:div>
                <w:div w:id="346757191">
                  <w:marLeft w:val="0"/>
                  <w:marRight w:val="0"/>
                  <w:marTop w:val="0"/>
                  <w:marBottom w:val="0"/>
                  <w:divBdr>
                    <w:top w:val="none" w:sz="0" w:space="0" w:color="auto"/>
                    <w:left w:val="none" w:sz="0" w:space="0" w:color="auto"/>
                    <w:bottom w:val="none" w:sz="0" w:space="0" w:color="auto"/>
                    <w:right w:val="none" w:sz="0" w:space="0" w:color="auto"/>
                  </w:divBdr>
                </w:div>
                <w:div w:id="348871681">
                  <w:marLeft w:val="0"/>
                  <w:marRight w:val="0"/>
                  <w:marTop w:val="0"/>
                  <w:marBottom w:val="0"/>
                  <w:divBdr>
                    <w:top w:val="none" w:sz="0" w:space="0" w:color="auto"/>
                    <w:left w:val="none" w:sz="0" w:space="0" w:color="auto"/>
                    <w:bottom w:val="none" w:sz="0" w:space="0" w:color="auto"/>
                    <w:right w:val="none" w:sz="0" w:space="0" w:color="auto"/>
                  </w:divBdr>
                </w:div>
                <w:div w:id="355666634">
                  <w:marLeft w:val="0"/>
                  <w:marRight w:val="0"/>
                  <w:marTop w:val="0"/>
                  <w:marBottom w:val="0"/>
                  <w:divBdr>
                    <w:top w:val="none" w:sz="0" w:space="0" w:color="auto"/>
                    <w:left w:val="none" w:sz="0" w:space="0" w:color="auto"/>
                    <w:bottom w:val="none" w:sz="0" w:space="0" w:color="auto"/>
                    <w:right w:val="none" w:sz="0" w:space="0" w:color="auto"/>
                  </w:divBdr>
                </w:div>
                <w:div w:id="360015924">
                  <w:marLeft w:val="0"/>
                  <w:marRight w:val="0"/>
                  <w:marTop w:val="0"/>
                  <w:marBottom w:val="0"/>
                  <w:divBdr>
                    <w:top w:val="none" w:sz="0" w:space="0" w:color="auto"/>
                    <w:left w:val="none" w:sz="0" w:space="0" w:color="auto"/>
                    <w:bottom w:val="none" w:sz="0" w:space="0" w:color="auto"/>
                    <w:right w:val="none" w:sz="0" w:space="0" w:color="auto"/>
                  </w:divBdr>
                </w:div>
                <w:div w:id="360476740">
                  <w:marLeft w:val="0"/>
                  <w:marRight w:val="0"/>
                  <w:marTop w:val="0"/>
                  <w:marBottom w:val="0"/>
                  <w:divBdr>
                    <w:top w:val="none" w:sz="0" w:space="0" w:color="auto"/>
                    <w:left w:val="none" w:sz="0" w:space="0" w:color="auto"/>
                    <w:bottom w:val="none" w:sz="0" w:space="0" w:color="auto"/>
                    <w:right w:val="none" w:sz="0" w:space="0" w:color="auto"/>
                  </w:divBdr>
                </w:div>
                <w:div w:id="372778238">
                  <w:marLeft w:val="0"/>
                  <w:marRight w:val="0"/>
                  <w:marTop w:val="0"/>
                  <w:marBottom w:val="0"/>
                  <w:divBdr>
                    <w:top w:val="none" w:sz="0" w:space="0" w:color="auto"/>
                    <w:left w:val="none" w:sz="0" w:space="0" w:color="auto"/>
                    <w:bottom w:val="none" w:sz="0" w:space="0" w:color="auto"/>
                    <w:right w:val="none" w:sz="0" w:space="0" w:color="auto"/>
                  </w:divBdr>
                </w:div>
                <w:div w:id="380832543">
                  <w:marLeft w:val="0"/>
                  <w:marRight w:val="0"/>
                  <w:marTop w:val="0"/>
                  <w:marBottom w:val="0"/>
                  <w:divBdr>
                    <w:top w:val="none" w:sz="0" w:space="0" w:color="auto"/>
                    <w:left w:val="none" w:sz="0" w:space="0" w:color="auto"/>
                    <w:bottom w:val="none" w:sz="0" w:space="0" w:color="auto"/>
                    <w:right w:val="none" w:sz="0" w:space="0" w:color="auto"/>
                  </w:divBdr>
                </w:div>
                <w:div w:id="384257149">
                  <w:marLeft w:val="0"/>
                  <w:marRight w:val="0"/>
                  <w:marTop w:val="0"/>
                  <w:marBottom w:val="0"/>
                  <w:divBdr>
                    <w:top w:val="none" w:sz="0" w:space="0" w:color="auto"/>
                    <w:left w:val="none" w:sz="0" w:space="0" w:color="auto"/>
                    <w:bottom w:val="none" w:sz="0" w:space="0" w:color="auto"/>
                    <w:right w:val="none" w:sz="0" w:space="0" w:color="auto"/>
                  </w:divBdr>
                </w:div>
                <w:div w:id="393358609">
                  <w:marLeft w:val="0"/>
                  <w:marRight w:val="0"/>
                  <w:marTop w:val="0"/>
                  <w:marBottom w:val="0"/>
                  <w:divBdr>
                    <w:top w:val="none" w:sz="0" w:space="0" w:color="auto"/>
                    <w:left w:val="none" w:sz="0" w:space="0" w:color="auto"/>
                    <w:bottom w:val="none" w:sz="0" w:space="0" w:color="auto"/>
                    <w:right w:val="none" w:sz="0" w:space="0" w:color="auto"/>
                  </w:divBdr>
                </w:div>
                <w:div w:id="397822363">
                  <w:marLeft w:val="0"/>
                  <w:marRight w:val="0"/>
                  <w:marTop w:val="0"/>
                  <w:marBottom w:val="0"/>
                  <w:divBdr>
                    <w:top w:val="none" w:sz="0" w:space="0" w:color="auto"/>
                    <w:left w:val="none" w:sz="0" w:space="0" w:color="auto"/>
                    <w:bottom w:val="none" w:sz="0" w:space="0" w:color="auto"/>
                    <w:right w:val="none" w:sz="0" w:space="0" w:color="auto"/>
                  </w:divBdr>
                </w:div>
                <w:div w:id="399911336">
                  <w:marLeft w:val="0"/>
                  <w:marRight w:val="0"/>
                  <w:marTop w:val="0"/>
                  <w:marBottom w:val="0"/>
                  <w:divBdr>
                    <w:top w:val="none" w:sz="0" w:space="0" w:color="auto"/>
                    <w:left w:val="none" w:sz="0" w:space="0" w:color="auto"/>
                    <w:bottom w:val="none" w:sz="0" w:space="0" w:color="auto"/>
                    <w:right w:val="none" w:sz="0" w:space="0" w:color="auto"/>
                  </w:divBdr>
                </w:div>
                <w:div w:id="400491182">
                  <w:marLeft w:val="0"/>
                  <w:marRight w:val="0"/>
                  <w:marTop w:val="0"/>
                  <w:marBottom w:val="0"/>
                  <w:divBdr>
                    <w:top w:val="none" w:sz="0" w:space="0" w:color="auto"/>
                    <w:left w:val="none" w:sz="0" w:space="0" w:color="auto"/>
                    <w:bottom w:val="none" w:sz="0" w:space="0" w:color="auto"/>
                    <w:right w:val="none" w:sz="0" w:space="0" w:color="auto"/>
                  </w:divBdr>
                </w:div>
                <w:div w:id="402332925">
                  <w:marLeft w:val="0"/>
                  <w:marRight w:val="0"/>
                  <w:marTop w:val="0"/>
                  <w:marBottom w:val="0"/>
                  <w:divBdr>
                    <w:top w:val="none" w:sz="0" w:space="0" w:color="auto"/>
                    <w:left w:val="none" w:sz="0" w:space="0" w:color="auto"/>
                    <w:bottom w:val="none" w:sz="0" w:space="0" w:color="auto"/>
                    <w:right w:val="none" w:sz="0" w:space="0" w:color="auto"/>
                  </w:divBdr>
                </w:div>
                <w:div w:id="414478650">
                  <w:marLeft w:val="0"/>
                  <w:marRight w:val="0"/>
                  <w:marTop w:val="0"/>
                  <w:marBottom w:val="0"/>
                  <w:divBdr>
                    <w:top w:val="none" w:sz="0" w:space="0" w:color="auto"/>
                    <w:left w:val="none" w:sz="0" w:space="0" w:color="auto"/>
                    <w:bottom w:val="none" w:sz="0" w:space="0" w:color="auto"/>
                    <w:right w:val="none" w:sz="0" w:space="0" w:color="auto"/>
                  </w:divBdr>
                </w:div>
                <w:div w:id="417557256">
                  <w:marLeft w:val="0"/>
                  <w:marRight w:val="0"/>
                  <w:marTop w:val="0"/>
                  <w:marBottom w:val="0"/>
                  <w:divBdr>
                    <w:top w:val="none" w:sz="0" w:space="0" w:color="auto"/>
                    <w:left w:val="none" w:sz="0" w:space="0" w:color="auto"/>
                    <w:bottom w:val="none" w:sz="0" w:space="0" w:color="auto"/>
                    <w:right w:val="none" w:sz="0" w:space="0" w:color="auto"/>
                  </w:divBdr>
                </w:div>
                <w:div w:id="421267012">
                  <w:marLeft w:val="0"/>
                  <w:marRight w:val="0"/>
                  <w:marTop w:val="0"/>
                  <w:marBottom w:val="0"/>
                  <w:divBdr>
                    <w:top w:val="none" w:sz="0" w:space="0" w:color="auto"/>
                    <w:left w:val="none" w:sz="0" w:space="0" w:color="auto"/>
                    <w:bottom w:val="none" w:sz="0" w:space="0" w:color="auto"/>
                    <w:right w:val="none" w:sz="0" w:space="0" w:color="auto"/>
                  </w:divBdr>
                </w:div>
                <w:div w:id="425344693">
                  <w:marLeft w:val="0"/>
                  <w:marRight w:val="0"/>
                  <w:marTop w:val="0"/>
                  <w:marBottom w:val="0"/>
                  <w:divBdr>
                    <w:top w:val="none" w:sz="0" w:space="0" w:color="auto"/>
                    <w:left w:val="none" w:sz="0" w:space="0" w:color="auto"/>
                    <w:bottom w:val="none" w:sz="0" w:space="0" w:color="auto"/>
                    <w:right w:val="none" w:sz="0" w:space="0" w:color="auto"/>
                  </w:divBdr>
                </w:div>
                <w:div w:id="426317587">
                  <w:marLeft w:val="0"/>
                  <w:marRight w:val="0"/>
                  <w:marTop w:val="0"/>
                  <w:marBottom w:val="0"/>
                  <w:divBdr>
                    <w:top w:val="none" w:sz="0" w:space="0" w:color="auto"/>
                    <w:left w:val="none" w:sz="0" w:space="0" w:color="auto"/>
                    <w:bottom w:val="none" w:sz="0" w:space="0" w:color="auto"/>
                    <w:right w:val="none" w:sz="0" w:space="0" w:color="auto"/>
                  </w:divBdr>
                </w:div>
                <w:div w:id="430783378">
                  <w:marLeft w:val="0"/>
                  <w:marRight w:val="0"/>
                  <w:marTop w:val="0"/>
                  <w:marBottom w:val="0"/>
                  <w:divBdr>
                    <w:top w:val="none" w:sz="0" w:space="0" w:color="auto"/>
                    <w:left w:val="none" w:sz="0" w:space="0" w:color="auto"/>
                    <w:bottom w:val="none" w:sz="0" w:space="0" w:color="auto"/>
                    <w:right w:val="none" w:sz="0" w:space="0" w:color="auto"/>
                  </w:divBdr>
                </w:div>
                <w:div w:id="434785568">
                  <w:marLeft w:val="0"/>
                  <w:marRight w:val="0"/>
                  <w:marTop w:val="0"/>
                  <w:marBottom w:val="0"/>
                  <w:divBdr>
                    <w:top w:val="none" w:sz="0" w:space="0" w:color="auto"/>
                    <w:left w:val="none" w:sz="0" w:space="0" w:color="auto"/>
                    <w:bottom w:val="none" w:sz="0" w:space="0" w:color="auto"/>
                    <w:right w:val="none" w:sz="0" w:space="0" w:color="auto"/>
                  </w:divBdr>
                </w:div>
                <w:div w:id="437264631">
                  <w:marLeft w:val="0"/>
                  <w:marRight w:val="0"/>
                  <w:marTop w:val="0"/>
                  <w:marBottom w:val="0"/>
                  <w:divBdr>
                    <w:top w:val="none" w:sz="0" w:space="0" w:color="auto"/>
                    <w:left w:val="none" w:sz="0" w:space="0" w:color="auto"/>
                    <w:bottom w:val="none" w:sz="0" w:space="0" w:color="auto"/>
                    <w:right w:val="none" w:sz="0" w:space="0" w:color="auto"/>
                  </w:divBdr>
                </w:div>
                <w:div w:id="443422367">
                  <w:marLeft w:val="0"/>
                  <w:marRight w:val="0"/>
                  <w:marTop w:val="0"/>
                  <w:marBottom w:val="0"/>
                  <w:divBdr>
                    <w:top w:val="none" w:sz="0" w:space="0" w:color="auto"/>
                    <w:left w:val="none" w:sz="0" w:space="0" w:color="auto"/>
                    <w:bottom w:val="none" w:sz="0" w:space="0" w:color="auto"/>
                    <w:right w:val="none" w:sz="0" w:space="0" w:color="auto"/>
                  </w:divBdr>
                </w:div>
                <w:div w:id="446195769">
                  <w:marLeft w:val="0"/>
                  <w:marRight w:val="0"/>
                  <w:marTop w:val="0"/>
                  <w:marBottom w:val="0"/>
                  <w:divBdr>
                    <w:top w:val="none" w:sz="0" w:space="0" w:color="auto"/>
                    <w:left w:val="none" w:sz="0" w:space="0" w:color="auto"/>
                    <w:bottom w:val="none" w:sz="0" w:space="0" w:color="auto"/>
                    <w:right w:val="none" w:sz="0" w:space="0" w:color="auto"/>
                  </w:divBdr>
                </w:div>
                <w:div w:id="468478231">
                  <w:marLeft w:val="0"/>
                  <w:marRight w:val="0"/>
                  <w:marTop w:val="0"/>
                  <w:marBottom w:val="0"/>
                  <w:divBdr>
                    <w:top w:val="none" w:sz="0" w:space="0" w:color="auto"/>
                    <w:left w:val="none" w:sz="0" w:space="0" w:color="auto"/>
                    <w:bottom w:val="none" w:sz="0" w:space="0" w:color="auto"/>
                    <w:right w:val="none" w:sz="0" w:space="0" w:color="auto"/>
                  </w:divBdr>
                </w:div>
                <w:div w:id="470098749">
                  <w:marLeft w:val="0"/>
                  <w:marRight w:val="0"/>
                  <w:marTop w:val="0"/>
                  <w:marBottom w:val="0"/>
                  <w:divBdr>
                    <w:top w:val="none" w:sz="0" w:space="0" w:color="auto"/>
                    <w:left w:val="none" w:sz="0" w:space="0" w:color="auto"/>
                    <w:bottom w:val="none" w:sz="0" w:space="0" w:color="auto"/>
                    <w:right w:val="none" w:sz="0" w:space="0" w:color="auto"/>
                  </w:divBdr>
                </w:div>
                <w:div w:id="473959022">
                  <w:marLeft w:val="0"/>
                  <w:marRight w:val="0"/>
                  <w:marTop w:val="0"/>
                  <w:marBottom w:val="0"/>
                  <w:divBdr>
                    <w:top w:val="none" w:sz="0" w:space="0" w:color="auto"/>
                    <w:left w:val="none" w:sz="0" w:space="0" w:color="auto"/>
                    <w:bottom w:val="none" w:sz="0" w:space="0" w:color="auto"/>
                    <w:right w:val="none" w:sz="0" w:space="0" w:color="auto"/>
                  </w:divBdr>
                </w:div>
                <w:div w:id="488441319">
                  <w:marLeft w:val="0"/>
                  <w:marRight w:val="0"/>
                  <w:marTop w:val="0"/>
                  <w:marBottom w:val="0"/>
                  <w:divBdr>
                    <w:top w:val="none" w:sz="0" w:space="0" w:color="auto"/>
                    <w:left w:val="none" w:sz="0" w:space="0" w:color="auto"/>
                    <w:bottom w:val="none" w:sz="0" w:space="0" w:color="auto"/>
                    <w:right w:val="none" w:sz="0" w:space="0" w:color="auto"/>
                  </w:divBdr>
                </w:div>
                <w:div w:id="496919672">
                  <w:marLeft w:val="0"/>
                  <w:marRight w:val="0"/>
                  <w:marTop w:val="0"/>
                  <w:marBottom w:val="0"/>
                  <w:divBdr>
                    <w:top w:val="none" w:sz="0" w:space="0" w:color="auto"/>
                    <w:left w:val="none" w:sz="0" w:space="0" w:color="auto"/>
                    <w:bottom w:val="none" w:sz="0" w:space="0" w:color="auto"/>
                    <w:right w:val="none" w:sz="0" w:space="0" w:color="auto"/>
                  </w:divBdr>
                </w:div>
                <w:div w:id="517813282">
                  <w:marLeft w:val="0"/>
                  <w:marRight w:val="0"/>
                  <w:marTop w:val="0"/>
                  <w:marBottom w:val="0"/>
                  <w:divBdr>
                    <w:top w:val="none" w:sz="0" w:space="0" w:color="auto"/>
                    <w:left w:val="none" w:sz="0" w:space="0" w:color="auto"/>
                    <w:bottom w:val="none" w:sz="0" w:space="0" w:color="auto"/>
                    <w:right w:val="none" w:sz="0" w:space="0" w:color="auto"/>
                  </w:divBdr>
                </w:div>
                <w:div w:id="528177791">
                  <w:marLeft w:val="0"/>
                  <w:marRight w:val="0"/>
                  <w:marTop w:val="0"/>
                  <w:marBottom w:val="0"/>
                  <w:divBdr>
                    <w:top w:val="none" w:sz="0" w:space="0" w:color="auto"/>
                    <w:left w:val="none" w:sz="0" w:space="0" w:color="auto"/>
                    <w:bottom w:val="none" w:sz="0" w:space="0" w:color="auto"/>
                    <w:right w:val="none" w:sz="0" w:space="0" w:color="auto"/>
                  </w:divBdr>
                </w:div>
                <w:div w:id="536892182">
                  <w:marLeft w:val="0"/>
                  <w:marRight w:val="0"/>
                  <w:marTop w:val="0"/>
                  <w:marBottom w:val="0"/>
                  <w:divBdr>
                    <w:top w:val="none" w:sz="0" w:space="0" w:color="auto"/>
                    <w:left w:val="none" w:sz="0" w:space="0" w:color="auto"/>
                    <w:bottom w:val="none" w:sz="0" w:space="0" w:color="auto"/>
                    <w:right w:val="none" w:sz="0" w:space="0" w:color="auto"/>
                  </w:divBdr>
                </w:div>
                <w:div w:id="554045213">
                  <w:marLeft w:val="0"/>
                  <w:marRight w:val="0"/>
                  <w:marTop w:val="0"/>
                  <w:marBottom w:val="0"/>
                  <w:divBdr>
                    <w:top w:val="none" w:sz="0" w:space="0" w:color="auto"/>
                    <w:left w:val="none" w:sz="0" w:space="0" w:color="auto"/>
                    <w:bottom w:val="none" w:sz="0" w:space="0" w:color="auto"/>
                    <w:right w:val="none" w:sz="0" w:space="0" w:color="auto"/>
                  </w:divBdr>
                </w:div>
                <w:div w:id="556864057">
                  <w:marLeft w:val="0"/>
                  <w:marRight w:val="0"/>
                  <w:marTop w:val="0"/>
                  <w:marBottom w:val="0"/>
                  <w:divBdr>
                    <w:top w:val="none" w:sz="0" w:space="0" w:color="auto"/>
                    <w:left w:val="none" w:sz="0" w:space="0" w:color="auto"/>
                    <w:bottom w:val="none" w:sz="0" w:space="0" w:color="auto"/>
                    <w:right w:val="none" w:sz="0" w:space="0" w:color="auto"/>
                  </w:divBdr>
                </w:div>
                <w:div w:id="561602077">
                  <w:marLeft w:val="0"/>
                  <w:marRight w:val="0"/>
                  <w:marTop w:val="0"/>
                  <w:marBottom w:val="0"/>
                  <w:divBdr>
                    <w:top w:val="none" w:sz="0" w:space="0" w:color="auto"/>
                    <w:left w:val="none" w:sz="0" w:space="0" w:color="auto"/>
                    <w:bottom w:val="none" w:sz="0" w:space="0" w:color="auto"/>
                    <w:right w:val="none" w:sz="0" w:space="0" w:color="auto"/>
                  </w:divBdr>
                </w:div>
                <w:div w:id="566111374">
                  <w:marLeft w:val="0"/>
                  <w:marRight w:val="0"/>
                  <w:marTop w:val="0"/>
                  <w:marBottom w:val="0"/>
                  <w:divBdr>
                    <w:top w:val="none" w:sz="0" w:space="0" w:color="auto"/>
                    <w:left w:val="none" w:sz="0" w:space="0" w:color="auto"/>
                    <w:bottom w:val="none" w:sz="0" w:space="0" w:color="auto"/>
                    <w:right w:val="none" w:sz="0" w:space="0" w:color="auto"/>
                  </w:divBdr>
                </w:div>
                <w:div w:id="579407934">
                  <w:marLeft w:val="0"/>
                  <w:marRight w:val="0"/>
                  <w:marTop w:val="0"/>
                  <w:marBottom w:val="0"/>
                  <w:divBdr>
                    <w:top w:val="none" w:sz="0" w:space="0" w:color="auto"/>
                    <w:left w:val="none" w:sz="0" w:space="0" w:color="auto"/>
                    <w:bottom w:val="none" w:sz="0" w:space="0" w:color="auto"/>
                    <w:right w:val="none" w:sz="0" w:space="0" w:color="auto"/>
                  </w:divBdr>
                </w:div>
                <w:div w:id="590049705">
                  <w:marLeft w:val="0"/>
                  <w:marRight w:val="0"/>
                  <w:marTop w:val="0"/>
                  <w:marBottom w:val="0"/>
                  <w:divBdr>
                    <w:top w:val="none" w:sz="0" w:space="0" w:color="auto"/>
                    <w:left w:val="none" w:sz="0" w:space="0" w:color="auto"/>
                    <w:bottom w:val="none" w:sz="0" w:space="0" w:color="auto"/>
                    <w:right w:val="none" w:sz="0" w:space="0" w:color="auto"/>
                  </w:divBdr>
                </w:div>
                <w:div w:id="628515570">
                  <w:marLeft w:val="0"/>
                  <w:marRight w:val="0"/>
                  <w:marTop w:val="0"/>
                  <w:marBottom w:val="0"/>
                  <w:divBdr>
                    <w:top w:val="none" w:sz="0" w:space="0" w:color="auto"/>
                    <w:left w:val="none" w:sz="0" w:space="0" w:color="auto"/>
                    <w:bottom w:val="none" w:sz="0" w:space="0" w:color="auto"/>
                    <w:right w:val="none" w:sz="0" w:space="0" w:color="auto"/>
                  </w:divBdr>
                </w:div>
                <w:div w:id="637951564">
                  <w:marLeft w:val="0"/>
                  <w:marRight w:val="0"/>
                  <w:marTop w:val="0"/>
                  <w:marBottom w:val="0"/>
                  <w:divBdr>
                    <w:top w:val="none" w:sz="0" w:space="0" w:color="auto"/>
                    <w:left w:val="none" w:sz="0" w:space="0" w:color="auto"/>
                    <w:bottom w:val="none" w:sz="0" w:space="0" w:color="auto"/>
                    <w:right w:val="none" w:sz="0" w:space="0" w:color="auto"/>
                  </w:divBdr>
                </w:div>
                <w:div w:id="640499029">
                  <w:marLeft w:val="0"/>
                  <w:marRight w:val="0"/>
                  <w:marTop w:val="0"/>
                  <w:marBottom w:val="0"/>
                  <w:divBdr>
                    <w:top w:val="none" w:sz="0" w:space="0" w:color="auto"/>
                    <w:left w:val="none" w:sz="0" w:space="0" w:color="auto"/>
                    <w:bottom w:val="none" w:sz="0" w:space="0" w:color="auto"/>
                    <w:right w:val="none" w:sz="0" w:space="0" w:color="auto"/>
                  </w:divBdr>
                </w:div>
                <w:div w:id="645596297">
                  <w:marLeft w:val="0"/>
                  <w:marRight w:val="0"/>
                  <w:marTop w:val="0"/>
                  <w:marBottom w:val="0"/>
                  <w:divBdr>
                    <w:top w:val="none" w:sz="0" w:space="0" w:color="auto"/>
                    <w:left w:val="none" w:sz="0" w:space="0" w:color="auto"/>
                    <w:bottom w:val="none" w:sz="0" w:space="0" w:color="auto"/>
                    <w:right w:val="none" w:sz="0" w:space="0" w:color="auto"/>
                  </w:divBdr>
                </w:div>
                <w:div w:id="663095746">
                  <w:marLeft w:val="0"/>
                  <w:marRight w:val="0"/>
                  <w:marTop w:val="0"/>
                  <w:marBottom w:val="0"/>
                  <w:divBdr>
                    <w:top w:val="none" w:sz="0" w:space="0" w:color="auto"/>
                    <w:left w:val="none" w:sz="0" w:space="0" w:color="auto"/>
                    <w:bottom w:val="none" w:sz="0" w:space="0" w:color="auto"/>
                    <w:right w:val="none" w:sz="0" w:space="0" w:color="auto"/>
                  </w:divBdr>
                </w:div>
                <w:div w:id="680664535">
                  <w:marLeft w:val="0"/>
                  <w:marRight w:val="0"/>
                  <w:marTop w:val="0"/>
                  <w:marBottom w:val="0"/>
                  <w:divBdr>
                    <w:top w:val="none" w:sz="0" w:space="0" w:color="auto"/>
                    <w:left w:val="none" w:sz="0" w:space="0" w:color="auto"/>
                    <w:bottom w:val="none" w:sz="0" w:space="0" w:color="auto"/>
                    <w:right w:val="none" w:sz="0" w:space="0" w:color="auto"/>
                  </w:divBdr>
                </w:div>
                <w:div w:id="691419782">
                  <w:marLeft w:val="0"/>
                  <w:marRight w:val="0"/>
                  <w:marTop w:val="0"/>
                  <w:marBottom w:val="0"/>
                  <w:divBdr>
                    <w:top w:val="none" w:sz="0" w:space="0" w:color="auto"/>
                    <w:left w:val="none" w:sz="0" w:space="0" w:color="auto"/>
                    <w:bottom w:val="none" w:sz="0" w:space="0" w:color="auto"/>
                    <w:right w:val="none" w:sz="0" w:space="0" w:color="auto"/>
                  </w:divBdr>
                </w:div>
                <w:div w:id="692267559">
                  <w:marLeft w:val="0"/>
                  <w:marRight w:val="0"/>
                  <w:marTop w:val="0"/>
                  <w:marBottom w:val="0"/>
                  <w:divBdr>
                    <w:top w:val="none" w:sz="0" w:space="0" w:color="auto"/>
                    <w:left w:val="none" w:sz="0" w:space="0" w:color="auto"/>
                    <w:bottom w:val="none" w:sz="0" w:space="0" w:color="auto"/>
                    <w:right w:val="none" w:sz="0" w:space="0" w:color="auto"/>
                  </w:divBdr>
                </w:div>
                <w:div w:id="705716336">
                  <w:marLeft w:val="0"/>
                  <w:marRight w:val="0"/>
                  <w:marTop w:val="0"/>
                  <w:marBottom w:val="0"/>
                  <w:divBdr>
                    <w:top w:val="none" w:sz="0" w:space="0" w:color="auto"/>
                    <w:left w:val="none" w:sz="0" w:space="0" w:color="auto"/>
                    <w:bottom w:val="none" w:sz="0" w:space="0" w:color="auto"/>
                    <w:right w:val="none" w:sz="0" w:space="0" w:color="auto"/>
                  </w:divBdr>
                </w:div>
                <w:div w:id="709106359">
                  <w:marLeft w:val="0"/>
                  <w:marRight w:val="0"/>
                  <w:marTop w:val="0"/>
                  <w:marBottom w:val="0"/>
                  <w:divBdr>
                    <w:top w:val="none" w:sz="0" w:space="0" w:color="auto"/>
                    <w:left w:val="none" w:sz="0" w:space="0" w:color="auto"/>
                    <w:bottom w:val="none" w:sz="0" w:space="0" w:color="auto"/>
                    <w:right w:val="none" w:sz="0" w:space="0" w:color="auto"/>
                  </w:divBdr>
                </w:div>
                <w:div w:id="721758079">
                  <w:marLeft w:val="0"/>
                  <w:marRight w:val="0"/>
                  <w:marTop w:val="0"/>
                  <w:marBottom w:val="0"/>
                  <w:divBdr>
                    <w:top w:val="none" w:sz="0" w:space="0" w:color="auto"/>
                    <w:left w:val="none" w:sz="0" w:space="0" w:color="auto"/>
                    <w:bottom w:val="none" w:sz="0" w:space="0" w:color="auto"/>
                    <w:right w:val="none" w:sz="0" w:space="0" w:color="auto"/>
                  </w:divBdr>
                </w:div>
                <w:div w:id="740100814">
                  <w:marLeft w:val="0"/>
                  <w:marRight w:val="0"/>
                  <w:marTop w:val="0"/>
                  <w:marBottom w:val="0"/>
                  <w:divBdr>
                    <w:top w:val="none" w:sz="0" w:space="0" w:color="auto"/>
                    <w:left w:val="none" w:sz="0" w:space="0" w:color="auto"/>
                    <w:bottom w:val="none" w:sz="0" w:space="0" w:color="auto"/>
                    <w:right w:val="none" w:sz="0" w:space="0" w:color="auto"/>
                  </w:divBdr>
                </w:div>
                <w:div w:id="741097322">
                  <w:marLeft w:val="0"/>
                  <w:marRight w:val="0"/>
                  <w:marTop w:val="0"/>
                  <w:marBottom w:val="0"/>
                  <w:divBdr>
                    <w:top w:val="none" w:sz="0" w:space="0" w:color="auto"/>
                    <w:left w:val="none" w:sz="0" w:space="0" w:color="auto"/>
                    <w:bottom w:val="none" w:sz="0" w:space="0" w:color="auto"/>
                    <w:right w:val="none" w:sz="0" w:space="0" w:color="auto"/>
                  </w:divBdr>
                </w:div>
                <w:div w:id="742416873">
                  <w:marLeft w:val="0"/>
                  <w:marRight w:val="0"/>
                  <w:marTop w:val="0"/>
                  <w:marBottom w:val="0"/>
                  <w:divBdr>
                    <w:top w:val="none" w:sz="0" w:space="0" w:color="auto"/>
                    <w:left w:val="none" w:sz="0" w:space="0" w:color="auto"/>
                    <w:bottom w:val="none" w:sz="0" w:space="0" w:color="auto"/>
                    <w:right w:val="none" w:sz="0" w:space="0" w:color="auto"/>
                  </w:divBdr>
                </w:div>
                <w:div w:id="754016157">
                  <w:marLeft w:val="0"/>
                  <w:marRight w:val="0"/>
                  <w:marTop w:val="0"/>
                  <w:marBottom w:val="0"/>
                  <w:divBdr>
                    <w:top w:val="none" w:sz="0" w:space="0" w:color="auto"/>
                    <w:left w:val="none" w:sz="0" w:space="0" w:color="auto"/>
                    <w:bottom w:val="none" w:sz="0" w:space="0" w:color="auto"/>
                    <w:right w:val="none" w:sz="0" w:space="0" w:color="auto"/>
                  </w:divBdr>
                </w:div>
                <w:div w:id="756486000">
                  <w:marLeft w:val="0"/>
                  <w:marRight w:val="0"/>
                  <w:marTop w:val="0"/>
                  <w:marBottom w:val="0"/>
                  <w:divBdr>
                    <w:top w:val="none" w:sz="0" w:space="0" w:color="auto"/>
                    <w:left w:val="none" w:sz="0" w:space="0" w:color="auto"/>
                    <w:bottom w:val="none" w:sz="0" w:space="0" w:color="auto"/>
                    <w:right w:val="none" w:sz="0" w:space="0" w:color="auto"/>
                  </w:divBdr>
                </w:div>
                <w:div w:id="767579654">
                  <w:marLeft w:val="0"/>
                  <w:marRight w:val="0"/>
                  <w:marTop w:val="0"/>
                  <w:marBottom w:val="0"/>
                  <w:divBdr>
                    <w:top w:val="none" w:sz="0" w:space="0" w:color="auto"/>
                    <w:left w:val="none" w:sz="0" w:space="0" w:color="auto"/>
                    <w:bottom w:val="none" w:sz="0" w:space="0" w:color="auto"/>
                    <w:right w:val="none" w:sz="0" w:space="0" w:color="auto"/>
                  </w:divBdr>
                </w:div>
                <w:div w:id="772408198">
                  <w:marLeft w:val="0"/>
                  <w:marRight w:val="0"/>
                  <w:marTop w:val="0"/>
                  <w:marBottom w:val="0"/>
                  <w:divBdr>
                    <w:top w:val="none" w:sz="0" w:space="0" w:color="auto"/>
                    <w:left w:val="none" w:sz="0" w:space="0" w:color="auto"/>
                    <w:bottom w:val="none" w:sz="0" w:space="0" w:color="auto"/>
                    <w:right w:val="none" w:sz="0" w:space="0" w:color="auto"/>
                  </w:divBdr>
                </w:div>
                <w:div w:id="777918314">
                  <w:marLeft w:val="0"/>
                  <w:marRight w:val="0"/>
                  <w:marTop w:val="0"/>
                  <w:marBottom w:val="0"/>
                  <w:divBdr>
                    <w:top w:val="none" w:sz="0" w:space="0" w:color="auto"/>
                    <w:left w:val="none" w:sz="0" w:space="0" w:color="auto"/>
                    <w:bottom w:val="none" w:sz="0" w:space="0" w:color="auto"/>
                    <w:right w:val="none" w:sz="0" w:space="0" w:color="auto"/>
                  </w:divBdr>
                </w:div>
                <w:div w:id="782918213">
                  <w:marLeft w:val="0"/>
                  <w:marRight w:val="0"/>
                  <w:marTop w:val="0"/>
                  <w:marBottom w:val="0"/>
                  <w:divBdr>
                    <w:top w:val="none" w:sz="0" w:space="0" w:color="auto"/>
                    <w:left w:val="none" w:sz="0" w:space="0" w:color="auto"/>
                    <w:bottom w:val="none" w:sz="0" w:space="0" w:color="auto"/>
                    <w:right w:val="none" w:sz="0" w:space="0" w:color="auto"/>
                  </w:divBdr>
                </w:div>
                <w:div w:id="793862174">
                  <w:marLeft w:val="0"/>
                  <w:marRight w:val="0"/>
                  <w:marTop w:val="0"/>
                  <w:marBottom w:val="0"/>
                  <w:divBdr>
                    <w:top w:val="none" w:sz="0" w:space="0" w:color="auto"/>
                    <w:left w:val="none" w:sz="0" w:space="0" w:color="auto"/>
                    <w:bottom w:val="none" w:sz="0" w:space="0" w:color="auto"/>
                    <w:right w:val="none" w:sz="0" w:space="0" w:color="auto"/>
                  </w:divBdr>
                </w:div>
                <w:div w:id="795370533">
                  <w:marLeft w:val="0"/>
                  <w:marRight w:val="0"/>
                  <w:marTop w:val="0"/>
                  <w:marBottom w:val="0"/>
                  <w:divBdr>
                    <w:top w:val="none" w:sz="0" w:space="0" w:color="auto"/>
                    <w:left w:val="none" w:sz="0" w:space="0" w:color="auto"/>
                    <w:bottom w:val="none" w:sz="0" w:space="0" w:color="auto"/>
                    <w:right w:val="none" w:sz="0" w:space="0" w:color="auto"/>
                  </w:divBdr>
                </w:div>
                <w:div w:id="797648340">
                  <w:marLeft w:val="0"/>
                  <w:marRight w:val="0"/>
                  <w:marTop w:val="0"/>
                  <w:marBottom w:val="0"/>
                  <w:divBdr>
                    <w:top w:val="none" w:sz="0" w:space="0" w:color="auto"/>
                    <w:left w:val="none" w:sz="0" w:space="0" w:color="auto"/>
                    <w:bottom w:val="none" w:sz="0" w:space="0" w:color="auto"/>
                    <w:right w:val="none" w:sz="0" w:space="0" w:color="auto"/>
                  </w:divBdr>
                </w:div>
                <w:div w:id="799305720">
                  <w:marLeft w:val="0"/>
                  <w:marRight w:val="0"/>
                  <w:marTop w:val="0"/>
                  <w:marBottom w:val="0"/>
                  <w:divBdr>
                    <w:top w:val="none" w:sz="0" w:space="0" w:color="auto"/>
                    <w:left w:val="none" w:sz="0" w:space="0" w:color="auto"/>
                    <w:bottom w:val="none" w:sz="0" w:space="0" w:color="auto"/>
                    <w:right w:val="none" w:sz="0" w:space="0" w:color="auto"/>
                  </w:divBdr>
                </w:div>
                <w:div w:id="812452783">
                  <w:marLeft w:val="0"/>
                  <w:marRight w:val="0"/>
                  <w:marTop w:val="0"/>
                  <w:marBottom w:val="0"/>
                  <w:divBdr>
                    <w:top w:val="none" w:sz="0" w:space="0" w:color="auto"/>
                    <w:left w:val="none" w:sz="0" w:space="0" w:color="auto"/>
                    <w:bottom w:val="none" w:sz="0" w:space="0" w:color="auto"/>
                    <w:right w:val="none" w:sz="0" w:space="0" w:color="auto"/>
                  </w:divBdr>
                </w:div>
                <w:div w:id="817842906">
                  <w:marLeft w:val="0"/>
                  <w:marRight w:val="0"/>
                  <w:marTop w:val="0"/>
                  <w:marBottom w:val="0"/>
                  <w:divBdr>
                    <w:top w:val="none" w:sz="0" w:space="0" w:color="auto"/>
                    <w:left w:val="none" w:sz="0" w:space="0" w:color="auto"/>
                    <w:bottom w:val="none" w:sz="0" w:space="0" w:color="auto"/>
                    <w:right w:val="none" w:sz="0" w:space="0" w:color="auto"/>
                  </w:divBdr>
                </w:div>
                <w:div w:id="818230059">
                  <w:marLeft w:val="0"/>
                  <w:marRight w:val="0"/>
                  <w:marTop w:val="0"/>
                  <w:marBottom w:val="0"/>
                  <w:divBdr>
                    <w:top w:val="none" w:sz="0" w:space="0" w:color="auto"/>
                    <w:left w:val="none" w:sz="0" w:space="0" w:color="auto"/>
                    <w:bottom w:val="none" w:sz="0" w:space="0" w:color="auto"/>
                    <w:right w:val="none" w:sz="0" w:space="0" w:color="auto"/>
                  </w:divBdr>
                </w:div>
                <w:div w:id="825047659">
                  <w:marLeft w:val="0"/>
                  <w:marRight w:val="0"/>
                  <w:marTop w:val="0"/>
                  <w:marBottom w:val="0"/>
                  <w:divBdr>
                    <w:top w:val="none" w:sz="0" w:space="0" w:color="auto"/>
                    <w:left w:val="none" w:sz="0" w:space="0" w:color="auto"/>
                    <w:bottom w:val="none" w:sz="0" w:space="0" w:color="auto"/>
                    <w:right w:val="none" w:sz="0" w:space="0" w:color="auto"/>
                  </w:divBdr>
                </w:div>
                <w:div w:id="843058271">
                  <w:marLeft w:val="0"/>
                  <w:marRight w:val="0"/>
                  <w:marTop w:val="0"/>
                  <w:marBottom w:val="0"/>
                  <w:divBdr>
                    <w:top w:val="none" w:sz="0" w:space="0" w:color="auto"/>
                    <w:left w:val="none" w:sz="0" w:space="0" w:color="auto"/>
                    <w:bottom w:val="none" w:sz="0" w:space="0" w:color="auto"/>
                    <w:right w:val="none" w:sz="0" w:space="0" w:color="auto"/>
                  </w:divBdr>
                </w:div>
                <w:div w:id="843860676">
                  <w:marLeft w:val="0"/>
                  <w:marRight w:val="0"/>
                  <w:marTop w:val="0"/>
                  <w:marBottom w:val="0"/>
                  <w:divBdr>
                    <w:top w:val="none" w:sz="0" w:space="0" w:color="auto"/>
                    <w:left w:val="none" w:sz="0" w:space="0" w:color="auto"/>
                    <w:bottom w:val="none" w:sz="0" w:space="0" w:color="auto"/>
                    <w:right w:val="none" w:sz="0" w:space="0" w:color="auto"/>
                  </w:divBdr>
                </w:div>
                <w:div w:id="844129488">
                  <w:marLeft w:val="0"/>
                  <w:marRight w:val="0"/>
                  <w:marTop w:val="0"/>
                  <w:marBottom w:val="0"/>
                  <w:divBdr>
                    <w:top w:val="none" w:sz="0" w:space="0" w:color="auto"/>
                    <w:left w:val="none" w:sz="0" w:space="0" w:color="auto"/>
                    <w:bottom w:val="none" w:sz="0" w:space="0" w:color="auto"/>
                    <w:right w:val="none" w:sz="0" w:space="0" w:color="auto"/>
                  </w:divBdr>
                </w:div>
                <w:div w:id="844512224">
                  <w:marLeft w:val="0"/>
                  <w:marRight w:val="0"/>
                  <w:marTop w:val="0"/>
                  <w:marBottom w:val="0"/>
                  <w:divBdr>
                    <w:top w:val="none" w:sz="0" w:space="0" w:color="auto"/>
                    <w:left w:val="none" w:sz="0" w:space="0" w:color="auto"/>
                    <w:bottom w:val="none" w:sz="0" w:space="0" w:color="auto"/>
                    <w:right w:val="none" w:sz="0" w:space="0" w:color="auto"/>
                  </w:divBdr>
                </w:div>
                <w:div w:id="852261707">
                  <w:marLeft w:val="0"/>
                  <w:marRight w:val="0"/>
                  <w:marTop w:val="0"/>
                  <w:marBottom w:val="0"/>
                  <w:divBdr>
                    <w:top w:val="none" w:sz="0" w:space="0" w:color="auto"/>
                    <w:left w:val="none" w:sz="0" w:space="0" w:color="auto"/>
                    <w:bottom w:val="none" w:sz="0" w:space="0" w:color="auto"/>
                    <w:right w:val="none" w:sz="0" w:space="0" w:color="auto"/>
                  </w:divBdr>
                </w:div>
                <w:div w:id="861094836">
                  <w:marLeft w:val="0"/>
                  <w:marRight w:val="0"/>
                  <w:marTop w:val="0"/>
                  <w:marBottom w:val="0"/>
                  <w:divBdr>
                    <w:top w:val="none" w:sz="0" w:space="0" w:color="auto"/>
                    <w:left w:val="none" w:sz="0" w:space="0" w:color="auto"/>
                    <w:bottom w:val="none" w:sz="0" w:space="0" w:color="auto"/>
                    <w:right w:val="none" w:sz="0" w:space="0" w:color="auto"/>
                  </w:divBdr>
                </w:div>
                <w:div w:id="869148587">
                  <w:marLeft w:val="0"/>
                  <w:marRight w:val="0"/>
                  <w:marTop w:val="0"/>
                  <w:marBottom w:val="0"/>
                  <w:divBdr>
                    <w:top w:val="none" w:sz="0" w:space="0" w:color="auto"/>
                    <w:left w:val="none" w:sz="0" w:space="0" w:color="auto"/>
                    <w:bottom w:val="none" w:sz="0" w:space="0" w:color="auto"/>
                    <w:right w:val="none" w:sz="0" w:space="0" w:color="auto"/>
                  </w:divBdr>
                </w:div>
                <w:div w:id="873075468">
                  <w:marLeft w:val="0"/>
                  <w:marRight w:val="0"/>
                  <w:marTop w:val="0"/>
                  <w:marBottom w:val="0"/>
                  <w:divBdr>
                    <w:top w:val="none" w:sz="0" w:space="0" w:color="auto"/>
                    <w:left w:val="none" w:sz="0" w:space="0" w:color="auto"/>
                    <w:bottom w:val="none" w:sz="0" w:space="0" w:color="auto"/>
                    <w:right w:val="none" w:sz="0" w:space="0" w:color="auto"/>
                  </w:divBdr>
                </w:div>
                <w:div w:id="883635203">
                  <w:marLeft w:val="0"/>
                  <w:marRight w:val="0"/>
                  <w:marTop w:val="0"/>
                  <w:marBottom w:val="0"/>
                  <w:divBdr>
                    <w:top w:val="none" w:sz="0" w:space="0" w:color="auto"/>
                    <w:left w:val="none" w:sz="0" w:space="0" w:color="auto"/>
                    <w:bottom w:val="none" w:sz="0" w:space="0" w:color="auto"/>
                    <w:right w:val="none" w:sz="0" w:space="0" w:color="auto"/>
                  </w:divBdr>
                </w:div>
                <w:div w:id="887766058">
                  <w:marLeft w:val="0"/>
                  <w:marRight w:val="0"/>
                  <w:marTop w:val="0"/>
                  <w:marBottom w:val="0"/>
                  <w:divBdr>
                    <w:top w:val="none" w:sz="0" w:space="0" w:color="auto"/>
                    <w:left w:val="none" w:sz="0" w:space="0" w:color="auto"/>
                    <w:bottom w:val="none" w:sz="0" w:space="0" w:color="auto"/>
                    <w:right w:val="none" w:sz="0" w:space="0" w:color="auto"/>
                  </w:divBdr>
                </w:div>
                <w:div w:id="889146754">
                  <w:marLeft w:val="0"/>
                  <w:marRight w:val="0"/>
                  <w:marTop w:val="0"/>
                  <w:marBottom w:val="0"/>
                  <w:divBdr>
                    <w:top w:val="none" w:sz="0" w:space="0" w:color="auto"/>
                    <w:left w:val="none" w:sz="0" w:space="0" w:color="auto"/>
                    <w:bottom w:val="none" w:sz="0" w:space="0" w:color="auto"/>
                    <w:right w:val="none" w:sz="0" w:space="0" w:color="auto"/>
                  </w:divBdr>
                </w:div>
                <w:div w:id="891428265">
                  <w:marLeft w:val="0"/>
                  <w:marRight w:val="0"/>
                  <w:marTop w:val="0"/>
                  <w:marBottom w:val="0"/>
                  <w:divBdr>
                    <w:top w:val="none" w:sz="0" w:space="0" w:color="auto"/>
                    <w:left w:val="none" w:sz="0" w:space="0" w:color="auto"/>
                    <w:bottom w:val="none" w:sz="0" w:space="0" w:color="auto"/>
                    <w:right w:val="none" w:sz="0" w:space="0" w:color="auto"/>
                  </w:divBdr>
                </w:div>
                <w:div w:id="896278011">
                  <w:marLeft w:val="0"/>
                  <w:marRight w:val="0"/>
                  <w:marTop w:val="0"/>
                  <w:marBottom w:val="0"/>
                  <w:divBdr>
                    <w:top w:val="none" w:sz="0" w:space="0" w:color="auto"/>
                    <w:left w:val="none" w:sz="0" w:space="0" w:color="auto"/>
                    <w:bottom w:val="none" w:sz="0" w:space="0" w:color="auto"/>
                    <w:right w:val="none" w:sz="0" w:space="0" w:color="auto"/>
                  </w:divBdr>
                </w:div>
                <w:div w:id="897666933">
                  <w:marLeft w:val="0"/>
                  <w:marRight w:val="0"/>
                  <w:marTop w:val="0"/>
                  <w:marBottom w:val="0"/>
                  <w:divBdr>
                    <w:top w:val="none" w:sz="0" w:space="0" w:color="auto"/>
                    <w:left w:val="none" w:sz="0" w:space="0" w:color="auto"/>
                    <w:bottom w:val="none" w:sz="0" w:space="0" w:color="auto"/>
                    <w:right w:val="none" w:sz="0" w:space="0" w:color="auto"/>
                  </w:divBdr>
                </w:div>
                <w:div w:id="902834204">
                  <w:marLeft w:val="0"/>
                  <w:marRight w:val="0"/>
                  <w:marTop w:val="0"/>
                  <w:marBottom w:val="0"/>
                  <w:divBdr>
                    <w:top w:val="none" w:sz="0" w:space="0" w:color="auto"/>
                    <w:left w:val="none" w:sz="0" w:space="0" w:color="auto"/>
                    <w:bottom w:val="none" w:sz="0" w:space="0" w:color="auto"/>
                    <w:right w:val="none" w:sz="0" w:space="0" w:color="auto"/>
                  </w:divBdr>
                </w:div>
                <w:div w:id="906571963">
                  <w:marLeft w:val="0"/>
                  <w:marRight w:val="0"/>
                  <w:marTop w:val="0"/>
                  <w:marBottom w:val="0"/>
                  <w:divBdr>
                    <w:top w:val="none" w:sz="0" w:space="0" w:color="auto"/>
                    <w:left w:val="none" w:sz="0" w:space="0" w:color="auto"/>
                    <w:bottom w:val="none" w:sz="0" w:space="0" w:color="auto"/>
                    <w:right w:val="none" w:sz="0" w:space="0" w:color="auto"/>
                  </w:divBdr>
                </w:div>
                <w:div w:id="906888807">
                  <w:marLeft w:val="0"/>
                  <w:marRight w:val="0"/>
                  <w:marTop w:val="0"/>
                  <w:marBottom w:val="0"/>
                  <w:divBdr>
                    <w:top w:val="none" w:sz="0" w:space="0" w:color="auto"/>
                    <w:left w:val="none" w:sz="0" w:space="0" w:color="auto"/>
                    <w:bottom w:val="none" w:sz="0" w:space="0" w:color="auto"/>
                    <w:right w:val="none" w:sz="0" w:space="0" w:color="auto"/>
                  </w:divBdr>
                </w:div>
                <w:div w:id="910431250">
                  <w:marLeft w:val="0"/>
                  <w:marRight w:val="0"/>
                  <w:marTop w:val="0"/>
                  <w:marBottom w:val="0"/>
                  <w:divBdr>
                    <w:top w:val="none" w:sz="0" w:space="0" w:color="auto"/>
                    <w:left w:val="none" w:sz="0" w:space="0" w:color="auto"/>
                    <w:bottom w:val="none" w:sz="0" w:space="0" w:color="auto"/>
                    <w:right w:val="none" w:sz="0" w:space="0" w:color="auto"/>
                  </w:divBdr>
                </w:div>
                <w:div w:id="921372819">
                  <w:marLeft w:val="0"/>
                  <w:marRight w:val="0"/>
                  <w:marTop w:val="0"/>
                  <w:marBottom w:val="0"/>
                  <w:divBdr>
                    <w:top w:val="none" w:sz="0" w:space="0" w:color="auto"/>
                    <w:left w:val="none" w:sz="0" w:space="0" w:color="auto"/>
                    <w:bottom w:val="none" w:sz="0" w:space="0" w:color="auto"/>
                    <w:right w:val="none" w:sz="0" w:space="0" w:color="auto"/>
                  </w:divBdr>
                </w:div>
                <w:div w:id="927735879">
                  <w:marLeft w:val="0"/>
                  <w:marRight w:val="0"/>
                  <w:marTop w:val="0"/>
                  <w:marBottom w:val="0"/>
                  <w:divBdr>
                    <w:top w:val="none" w:sz="0" w:space="0" w:color="auto"/>
                    <w:left w:val="none" w:sz="0" w:space="0" w:color="auto"/>
                    <w:bottom w:val="none" w:sz="0" w:space="0" w:color="auto"/>
                    <w:right w:val="none" w:sz="0" w:space="0" w:color="auto"/>
                  </w:divBdr>
                </w:div>
                <w:div w:id="936015300">
                  <w:marLeft w:val="0"/>
                  <w:marRight w:val="0"/>
                  <w:marTop w:val="0"/>
                  <w:marBottom w:val="0"/>
                  <w:divBdr>
                    <w:top w:val="none" w:sz="0" w:space="0" w:color="auto"/>
                    <w:left w:val="none" w:sz="0" w:space="0" w:color="auto"/>
                    <w:bottom w:val="none" w:sz="0" w:space="0" w:color="auto"/>
                    <w:right w:val="none" w:sz="0" w:space="0" w:color="auto"/>
                  </w:divBdr>
                </w:div>
                <w:div w:id="943076374">
                  <w:marLeft w:val="0"/>
                  <w:marRight w:val="0"/>
                  <w:marTop w:val="0"/>
                  <w:marBottom w:val="0"/>
                  <w:divBdr>
                    <w:top w:val="none" w:sz="0" w:space="0" w:color="auto"/>
                    <w:left w:val="none" w:sz="0" w:space="0" w:color="auto"/>
                    <w:bottom w:val="none" w:sz="0" w:space="0" w:color="auto"/>
                    <w:right w:val="none" w:sz="0" w:space="0" w:color="auto"/>
                  </w:divBdr>
                </w:div>
                <w:div w:id="944922500">
                  <w:marLeft w:val="0"/>
                  <w:marRight w:val="0"/>
                  <w:marTop w:val="0"/>
                  <w:marBottom w:val="0"/>
                  <w:divBdr>
                    <w:top w:val="none" w:sz="0" w:space="0" w:color="auto"/>
                    <w:left w:val="none" w:sz="0" w:space="0" w:color="auto"/>
                    <w:bottom w:val="none" w:sz="0" w:space="0" w:color="auto"/>
                    <w:right w:val="none" w:sz="0" w:space="0" w:color="auto"/>
                  </w:divBdr>
                </w:div>
                <w:div w:id="959840646">
                  <w:marLeft w:val="0"/>
                  <w:marRight w:val="0"/>
                  <w:marTop w:val="0"/>
                  <w:marBottom w:val="0"/>
                  <w:divBdr>
                    <w:top w:val="none" w:sz="0" w:space="0" w:color="auto"/>
                    <w:left w:val="none" w:sz="0" w:space="0" w:color="auto"/>
                    <w:bottom w:val="none" w:sz="0" w:space="0" w:color="auto"/>
                    <w:right w:val="none" w:sz="0" w:space="0" w:color="auto"/>
                  </w:divBdr>
                </w:div>
                <w:div w:id="960958345">
                  <w:marLeft w:val="0"/>
                  <w:marRight w:val="0"/>
                  <w:marTop w:val="0"/>
                  <w:marBottom w:val="0"/>
                  <w:divBdr>
                    <w:top w:val="none" w:sz="0" w:space="0" w:color="auto"/>
                    <w:left w:val="none" w:sz="0" w:space="0" w:color="auto"/>
                    <w:bottom w:val="none" w:sz="0" w:space="0" w:color="auto"/>
                    <w:right w:val="none" w:sz="0" w:space="0" w:color="auto"/>
                  </w:divBdr>
                </w:div>
                <w:div w:id="970869041">
                  <w:marLeft w:val="0"/>
                  <w:marRight w:val="0"/>
                  <w:marTop w:val="0"/>
                  <w:marBottom w:val="0"/>
                  <w:divBdr>
                    <w:top w:val="none" w:sz="0" w:space="0" w:color="auto"/>
                    <w:left w:val="none" w:sz="0" w:space="0" w:color="auto"/>
                    <w:bottom w:val="none" w:sz="0" w:space="0" w:color="auto"/>
                    <w:right w:val="none" w:sz="0" w:space="0" w:color="auto"/>
                  </w:divBdr>
                </w:div>
                <w:div w:id="989676408">
                  <w:marLeft w:val="0"/>
                  <w:marRight w:val="0"/>
                  <w:marTop w:val="0"/>
                  <w:marBottom w:val="0"/>
                  <w:divBdr>
                    <w:top w:val="none" w:sz="0" w:space="0" w:color="auto"/>
                    <w:left w:val="none" w:sz="0" w:space="0" w:color="auto"/>
                    <w:bottom w:val="none" w:sz="0" w:space="0" w:color="auto"/>
                    <w:right w:val="none" w:sz="0" w:space="0" w:color="auto"/>
                  </w:divBdr>
                </w:div>
                <w:div w:id="990600974">
                  <w:marLeft w:val="0"/>
                  <w:marRight w:val="0"/>
                  <w:marTop w:val="0"/>
                  <w:marBottom w:val="0"/>
                  <w:divBdr>
                    <w:top w:val="none" w:sz="0" w:space="0" w:color="auto"/>
                    <w:left w:val="none" w:sz="0" w:space="0" w:color="auto"/>
                    <w:bottom w:val="none" w:sz="0" w:space="0" w:color="auto"/>
                    <w:right w:val="none" w:sz="0" w:space="0" w:color="auto"/>
                  </w:divBdr>
                </w:div>
                <w:div w:id="995642458">
                  <w:marLeft w:val="0"/>
                  <w:marRight w:val="0"/>
                  <w:marTop w:val="0"/>
                  <w:marBottom w:val="0"/>
                  <w:divBdr>
                    <w:top w:val="none" w:sz="0" w:space="0" w:color="auto"/>
                    <w:left w:val="none" w:sz="0" w:space="0" w:color="auto"/>
                    <w:bottom w:val="none" w:sz="0" w:space="0" w:color="auto"/>
                    <w:right w:val="none" w:sz="0" w:space="0" w:color="auto"/>
                  </w:divBdr>
                </w:div>
                <w:div w:id="1002512611">
                  <w:marLeft w:val="0"/>
                  <w:marRight w:val="0"/>
                  <w:marTop w:val="0"/>
                  <w:marBottom w:val="0"/>
                  <w:divBdr>
                    <w:top w:val="none" w:sz="0" w:space="0" w:color="auto"/>
                    <w:left w:val="none" w:sz="0" w:space="0" w:color="auto"/>
                    <w:bottom w:val="none" w:sz="0" w:space="0" w:color="auto"/>
                    <w:right w:val="none" w:sz="0" w:space="0" w:color="auto"/>
                  </w:divBdr>
                </w:div>
                <w:div w:id="1005013827">
                  <w:marLeft w:val="0"/>
                  <w:marRight w:val="0"/>
                  <w:marTop w:val="0"/>
                  <w:marBottom w:val="0"/>
                  <w:divBdr>
                    <w:top w:val="none" w:sz="0" w:space="0" w:color="auto"/>
                    <w:left w:val="none" w:sz="0" w:space="0" w:color="auto"/>
                    <w:bottom w:val="none" w:sz="0" w:space="0" w:color="auto"/>
                    <w:right w:val="none" w:sz="0" w:space="0" w:color="auto"/>
                  </w:divBdr>
                </w:div>
                <w:div w:id="1008020174">
                  <w:marLeft w:val="0"/>
                  <w:marRight w:val="0"/>
                  <w:marTop w:val="0"/>
                  <w:marBottom w:val="0"/>
                  <w:divBdr>
                    <w:top w:val="none" w:sz="0" w:space="0" w:color="auto"/>
                    <w:left w:val="none" w:sz="0" w:space="0" w:color="auto"/>
                    <w:bottom w:val="none" w:sz="0" w:space="0" w:color="auto"/>
                    <w:right w:val="none" w:sz="0" w:space="0" w:color="auto"/>
                  </w:divBdr>
                </w:div>
                <w:div w:id="1011103341">
                  <w:marLeft w:val="0"/>
                  <w:marRight w:val="0"/>
                  <w:marTop w:val="0"/>
                  <w:marBottom w:val="0"/>
                  <w:divBdr>
                    <w:top w:val="none" w:sz="0" w:space="0" w:color="auto"/>
                    <w:left w:val="none" w:sz="0" w:space="0" w:color="auto"/>
                    <w:bottom w:val="none" w:sz="0" w:space="0" w:color="auto"/>
                    <w:right w:val="none" w:sz="0" w:space="0" w:color="auto"/>
                  </w:divBdr>
                </w:div>
                <w:div w:id="1011372616">
                  <w:marLeft w:val="0"/>
                  <w:marRight w:val="0"/>
                  <w:marTop w:val="0"/>
                  <w:marBottom w:val="0"/>
                  <w:divBdr>
                    <w:top w:val="none" w:sz="0" w:space="0" w:color="auto"/>
                    <w:left w:val="none" w:sz="0" w:space="0" w:color="auto"/>
                    <w:bottom w:val="none" w:sz="0" w:space="0" w:color="auto"/>
                    <w:right w:val="none" w:sz="0" w:space="0" w:color="auto"/>
                  </w:divBdr>
                </w:div>
                <w:div w:id="1015695577">
                  <w:marLeft w:val="0"/>
                  <w:marRight w:val="0"/>
                  <w:marTop w:val="0"/>
                  <w:marBottom w:val="0"/>
                  <w:divBdr>
                    <w:top w:val="none" w:sz="0" w:space="0" w:color="auto"/>
                    <w:left w:val="none" w:sz="0" w:space="0" w:color="auto"/>
                    <w:bottom w:val="none" w:sz="0" w:space="0" w:color="auto"/>
                    <w:right w:val="none" w:sz="0" w:space="0" w:color="auto"/>
                  </w:divBdr>
                </w:div>
                <w:div w:id="1026054073">
                  <w:marLeft w:val="0"/>
                  <w:marRight w:val="0"/>
                  <w:marTop w:val="0"/>
                  <w:marBottom w:val="0"/>
                  <w:divBdr>
                    <w:top w:val="none" w:sz="0" w:space="0" w:color="auto"/>
                    <w:left w:val="none" w:sz="0" w:space="0" w:color="auto"/>
                    <w:bottom w:val="none" w:sz="0" w:space="0" w:color="auto"/>
                    <w:right w:val="none" w:sz="0" w:space="0" w:color="auto"/>
                  </w:divBdr>
                </w:div>
                <w:div w:id="1027484175">
                  <w:marLeft w:val="0"/>
                  <w:marRight w:val="0"/>
                  <w:marTop w:val="0"/>
                  <w:marBottom w:val="0"/>
                  <w:divBdr>
                    <w:top w:val="none" w:sz="0" w:space="0" w:color="auto"/>
                    <w:left w:val="none" w:sz="0" w:space="0" w:color="auto"/>
                    <w:bottom w:val="none" w:sz="0" w:space="0" w:color="auto"/>
                    <w:right w:val="none" w:sz="0" w:space="0" w:color="auto"/>
                  </w:divBdr>
                </w:div>
                <w:div w:id="1040470124">
                  <w:marLeft w:val="0"/>
                  <w:marRight w:val="0"/>
                  <w:marTop w:val="0"/>
                  <w:marBottom w:val="0"/>
                  <w:divBdr>
                    <w:top w:val="none" w:sz="0" w:space="0" w:color="auto"/>
                    <w:left w:val="none" w:sz="0" w:space="0" w:color="auto"/>
                    <w:bottom w:val="none" w:sz="0" w:space="0" w:color="auto"/>
                    <w:right w:val="none" w:sz="0" w:space="0" w:color="auto"/>
                  </w:divBdr>
                </w:div>
                <w:div w:id="1050765312">
                  <w:marLeft w:val="0"/>
                  <w:marRight w:val="0"/>
                  <w:marTop w:val="0"/>
                  <w:marBottom w:val="0"/>
                  <w:divBdr>
                    <w:top w:val="none" w:sz="0" w:space="0" w:color="auto"/>
                    <w:left w:val="none" w:sz="0" w:space="0" w:color="auto"/>
                    <w:bottom w:val="none" w:sz="0" w:space="0" w:color="auto"/>
                    <w:right w:val="none" w:sz="0" w:space="0" w:color="auto"/>
                  </w:divBdr>
                </w:div>
                <w:div w:id="1056126917">
                  <w:marLeft w:val="0"/>
                  <w:marRight w:val="0"/>
                  <w:marTop w:val="0"/>
                  <w:marBottom w:val="0"/>
                  <w:divBdr>
                    <w:top w:val="none" w:sz="0" w:space="0" w:color="auto"/>
                    <w:left w:val="none" w:sz="0" w:space="0" w:color="auto"/>
                    <w:bottom w:val="none" w:sz="0" w:space="0" w:color="auto"/>
                    <w:right w:val="none" w:sz="0" w:space="0" w:color="auto"/>
                  </w:divBdr>
                </w:div>
                <w:div w:id="1060447908">
                  <w:marLeft w:val="0"/>
                  <w:marRight w:val="0"/>
                  <w:marTop w:val="0"/>
                  <w:marBottom w:val="0"/>
                  <w:divBdr>
                    <w:top w:val="none" w:sz="0" w:space="0" w:color="auto"/>
                    <w:left w:val="none" w:sz="0" w:space="0" w:color="auto"/>
                    <w:bottom w:val="none" w:sz="0" w:space="0" w:color="auto"/>
                    <w:right w:val="none" w:sz="0" w:space="0" w:color="auto"/>
                  </w:divBdr>
                </w:div>
                <w:div w:id="1066033113">
                  <w:marLeft w:val="0"/>
                  <w:marRight w:val="0"/>
                  <w:marTop w:val="0"/>
                  <w:marBottom w:val="0"/>
                  <w:divBdr>
                    <w:top w:val="none" w:sz="0" w:space="0" w:color="auto"/>
                    <w:left w:val="none" w:sz="0" w:space="0" w:color="auto"/>
                    <w:bottom w:val="none" w:sz="0" w:space="0" w:color="auto"/>
                    <w:right w:val="none" w:sz="0" w:space="0" w:color="auto"/>
                  </w:divBdr>
                </w:div>
                <w:div w:id="1067150103">
                  <w:marLeft w:val="0"/>
                  <w:marRight w:val="0"/>
                  <w:marTop w:val="0"/>
                  <w:marBottom w:val="0"/>
                  <w:divBdr>
                    <w:top w:val="none" w:sz="0" w:space="0" w:color="auto"/>
                    <w:left w:val="none" w:sz="0" w:space="0" w:color="auto"/>
                    <w:bottom w:val="none" w:sz="0" w:space="0" w:color="auto"/>
                    <w:right w:val="none" w:sz="0" w:space="0" w:color="auto"/>
                  </w:divBdr>
                </w:div>
                <w:div w:id="1076127050">
                  <w:marLeft w:val="0"/>
                  <w:marRight w:val="0"/>
                  <w:marTop w:val="0"/>
                  <w:marBottom w:val="0"/>
                  <w:divBdr>
                    <w:top w:val="none" w:sz="0" w:space="0" w:color="auto"/>
                    <w:left w:val="none" w:sz="0" w:space="0" w:color="auto"/>
                    <w:bottom w:val="none" w:sz="0" w:space="0" w:color="auto"/>
                    <w:right w:val="none" w:sz="0" w:space="0" w:color="auto"/>
                  </w:divBdr>
                </w:div>
                <w:div w:id="1084648148">
                  <w:marLeft w:val="0"/>
                  <w:marRight w:val="0"/>
                  <w:marTop w:val="0"/>
                  <w:marBottom w:val="0"/>
                  <w:divBdr>
                    <w:top w:val="none" w:sz="0" w:space="0" w:color="auto"/>
                    <w:left w:val="none" w:sz="0" w:space="0" w:color="auto"/>
                    <w:bottom w:val="none" w:sz="0" w:space="0" w:color="auto"/>
                    <w:right w:val="none" w:sz="0" w:space="0" w:color="auto"/>
                  </w:divBdr>
                </w:div>
                <w:div w:id="1091660385">
                  <w:marLeft w:val="0"/>
                  <w:marRight w:val="0"/>
                  <w:marTop w:val="0"/>
                  <w:marBottom w:val="0"/>
                  <w:divBdr>
                    <w:top w:val="none" w:sz="0" w:space="0" w:color="auto"/>
                    <w:left w:val="none" w:sz="0" w:space="0" w:color="auto"/>
                    <w:bottom w:val="none" w:sz="0" w:space="0" w:color="auto"/>
                    <w:right w:val="none" w:sz="0" w:space="0" w:color="auto"/>
                  </w:divBdr>
                </w:div>
                <w:div w:id="1102384986">
                  <w:marLeft w:val="0"/>
                  <w:marRight w:val="0"/>
                  <w:marTop w:val="0"/>
                  <w:marBottom w:val="0"/>
                  <w:divBdr>
                    <w:top w:val="none" w:sz="0" w:space="0" w:color="auto"/>
                    <w:left w:val="none" w:sz="0" w:space="0" w:color="auto"/>
                    <w:bottom w:val="none" w:sz="0" w:space="0" w:color="auto"/>
                    <w:right w:val="none" w:sz="0" w:space="0" w:color="auto"/>
                  </w:divBdr>
                </w:div>
                <w:div w:id="1117261999">
                  <w:marLeft w:val="0"/>
                  <w:marRight w:val="0"/>
                  <w:marTop w:val="0"/>
                  <w:marBottom w:val="0"/>
                  <w:divBdr>
                    <w:top w:val="none" w:sz="0" w:space="0" w:color="auto"/>
                    <w:left w:val="none" w:sz="0" w:space="0" w:color="auto"/>
                    <w:bottom w:val="none" w:sz="0" w:space="0" w:color="auto"/>
                    <w:right w:val="none" w:sz="0" w:space="0" w:color="auto"/>
                  </w:divBdr>
                </w:div>
                <w:div w:id="1124343788">
                  <w:marLeft w:val="0"/>
                  <w:marRight w:val="0"/>
                  <w:marTop w:val="0"/>
                  <w:marBottom w:val="0"/>
                  <w:divBdr>
                    <w:top w:val="none" w:sz="0" w:space="0" w:color="auto"/>
                    <w:left w:val="none" w:sz="0" w:space="0" w:color="auto"/>
                    <w:bottom w:val="none" w:sz="0" w:space="0" w:color="auto"/>
                    <w:right w:val="none" w:sz="0" w:space="0" w:color="auto"/>
                  </w:divBdr>
                </w:div>
                <w:div w:id="1147934756">
                  <w:marLeft w:val="0"/>
                  <w:marRight w:val="0"/>
                  <w:marTop w:val="0"/>
                  <w:marBottom w:val="0"/>
                  <w:divBdr>
                    <w:top w:val="none" w:sz="0" w:space="0" w:color="auto"/>
                    <w:left w:val="none" w:sz="0" w:space="0" w:color="auto"/>
                    <w:bottom w:val="none" w:sz="0" w:space="0" w:color="auto"/>
                    <w:right w:val="none" w:sz="0" w:space="0" w:color="auto"/>
                  </w:divBdr>
                </w:div>
                <w:div w:id="1169827223">
                  <w:marLeft w:val="0"/>
                  <w:marRight w:val="0"/>
                  <w:marTop w:val="0"/>
                  <w:marBottom w:val="0"/>
                  <w:divBdr>
                    <w:top w:val="none" w:sz="0" w:space="0" w:color="auto"/>
                    <w:left w:val="none" w:sz="0" w:space="0" w:color="auto"/>
                    <w:bottom w:val="none" w:sz="0" w:space="0" w:color="auto"/>
                    <w:right w:val="none" w:sz="0" w:space="0" w:color="auto"/>
                  </w:divBdr>
                </w:div>
                <w:div w:id="1176454824">
                  <w:marLeft w:val="0"/>
                  <w:marRight w:val="0"/>
                  <w:marTop w:val="0"/>
                  <w:marBottom w:val="0"/>
                  <w:divBdr>
                    <w:top w:val="none" w:sz="0" w:space="0" w:color="auto"/>
                    <w:left w:val="none" w:sz="0" w:space="0" w:color="auto"/>
                    <w:bottom w:val="none" w:sz="0" w:space="0" w:color="auto"/>
                    <w:right w:val="none" w:sz="0" w:space="0" w:color="auto"/>
                  </w:divBdr>
                </w:div>
                <w:div w:id="1178278330">
                  <w:marLeft w:val="0"/>
                  <w:marRight w:val="0"/>
                  <w:marTop w:val="0"/>
                  <w:marBottom w:val="0"/>
                  <w:divBdr>
                    <w:top w:val="none" w:sz="0" w:space="0" w:color="auto"/>
                    <w:left w:val="none" w:sz="0" w:space="0" w:color="auto"/>
                    <w:bottom w:val="none" w:sz="0" w:space="0" w:color="auto"/>
                    <w:right w:val="none" w:sz="0" w:space="0" w:color="auto"/>
                  </w:divBdr>
                </w:div>
                <w:div w:id="1184900387">
                  <w:marLeft w:val="0"/>
                  <w:marRight w:val="0"/>
                  <w:marTop w:val="0"/>
                  <w:marBottom w:val="0"/>
                  <w:divBdr>
                    <w:top w:val="none" w:sz="0" w:space="0" w:color="auto"/>
                    <w:left w:val="none" w:sz="0" w:space="0" w:color="auto"/>
                    <w:bottom w:val="none" w:sz="0" w:space="0" w:color="auto"/>
                    <w:right w:val="none" w:sz="0" w:space="0" w:color="auto"/>
                  </w:divBdr>
                </w:div>
                <w:div w:id="1193110577">
                  <w:marLeft w:val="0"/>
                  <w:marRight w:val="0"/>
                  <w:marTop w:val="0"/>
                  <w:marBottom w:val="0"/>
                  <w:divBdr>
                    <w:top w:val="none" w:sz="0" w:space="0" w:color="auto"/>
                    <w:left w:val="none" w:sz="0" w:space="0" w:color="auto"/>
                    <w:bottom w:val="none" w:sz="0" w:space="0" w:color="auto"/>
                    <w:right w:val="none" w:sz="0" w:space="0" w:color="auto"/>
                  </w:divBdr>
                </w:div>
                <w:div w:id="1210799371">
                  <w:marLeft w:val="0"/>
                  <w:marRight w:val="0"/>
                  <w:marTop w:val="0"/>
                  <w:marBottom w:val="0"/>
                  <w:divBdr>
                    <w:top w:val="none" w:sz="0" w:space="0" w:color="auto"/>
                    <w:left w:val="none" w:sz="0" w:space="0" w:color="auto"/>
                    <w:bottom w:val="none" w:sz="0" w:space="0" w:color="auto"/>
                    <w:right w:val="none" w:sz="0" w:space="0" w:color="auto"/>
                  </w:divBdr>
                </w:div>
                <w:div w:id="1212114044">
                  <w:marLeft w:val="0"/>
                  <w:marRight w:val="0"/>
                  <w:marTop w:val="0"/>
                  <w:marBottom w:val="0"/>
                  <w:divBdr>
                    <w:top w:val="none" w:sz="0" w:space="0" w:color="auto"/>
                    <w:left w:val="none" w:sz="0" w:space="0" w:color="auto"/>
                    <w:bottom w:val="none" w:sz="0" w:space="0" w:color="auto"/>
                    <w:right w:val="none" w:sz="0" w:space="0" w:color="auto"/>
                  </w:divBdr>
                </w:div>
                <w:div w:id="1221092544">
                  <w:marLeft w:val="0"/>
                  <w:marRight w:val="0"/>
                  <w:marTop w:val="0"/>
                  <w:marBottom w:val="0"/>
                  <w:divBdr>
                    <w:top w:val="none" w:sz="0" w:space="0" w:color="auto"/>
                    <w:left w:val="none" w:sz="0" w:space="0" w:color="auto"/>
                    <w:bottom w:val="none" w:sz="0" w:space="0" w:color="auto"/>
                    <w:right w:val="none" w:sz="0" w:space="0" w:color="auto"/>
                  </w:divBdr>
                </w:div>
                <w:div w:id="1235776552">
                  <w:marLeft w:val="0"/>
                  <w:marRight w:val="0"/>
                  <w:marTop w:val="0"/>
                  <w:marBottom w:val="0"/>
                  <w:divBdr>
                    <w:top w:val="none" w:sz="0" w:space="0" w:color="auto"/>
                    <w:left w:val="none" w:sz="0" w:space="0" w:color="auto"/>
                    <w:bottom w:val="none" w:sz="0" w:space="0" w:color="auto"/>
                    <w:right w:val="none" w:sz="0" w:space="0" w:color="auto"/>
                  </w:divBdr>
                </w:div>
                <w:div w:id="1238515197">
                  <w:marLeft w:val="0"/>
                  <w:marRight w:val="0"/>
                  <w:marTop w:val="0"/>
                  <w:marBottom w:val="0"/>
                  <w:divBdr>
                    <w:top w:val="none" w:sz="0" w:space="0" w:color="auto"/>
                    <w:left w:val="none" w:sz="0" w:space="0" w:color="auto"/>
                    <w:bottom w:val="none" w:sz="0" w:space="0" w:color="auto"/>
                    <w:right w:val="none" w:sz="0" w:space="0" w:color="auto"/>
                  </w:divBdr>
                </w:div>
                <w:div w:id="1258249072">
                  <w:marLeft w:val="0"/>
                  <w:marRight w:val="0"/>
                  <w:marTop w:val="0"/>
                  <w:marBottom w:val="0"/>
                  <w:divBdr>
                    <w:top w:val="none" w:sz="0" w:space="0" w:color="auto"/>
                    <w:left w:val="none" w:sz="0" w:space="0" w:color="auto"/>
                    <w:bottom w:val="none" w:sz="0" w:space="0" w:color="auto"/>
                    <w:right w:val="none" w:sz="0" w:space="0" w:color="auto"/>
                  </w:divBdr>
                </w:div>
                <w:div w:id="1262840172">
                  <w:marLeft w:val="0"/>
                  <w:marRight w:val="0"/>
                  <w:marTop w:val="0"/>
                  <w:marBottom w:val="0"/>
                  <w:divBdr>
                    <w:top w:val="none" w:sz="0" w:space="0" w:color="auto"/>
                    <w:left w:val="none" w:sz="0" w:space="0" w:color="auto"/>
                    <w:bottom w:val="none" w:sz="0" w:space="0" w:color="auto"/>
                    <w:right w:val="none" w:sz="0" w:space="0" w:color="auto"/>
                  </w:divBdr>
                </w:div>
                <w:div w:id="1268319083">
                  <w:marLeft w:val="0"/>
                  <w:marRight w:val="0"/>
                  <w:marTop w:val="0"/>
                  <w:marBottom w:val="0"/>
                  <w:divBdr>
                    <w:top w:val="none" w:sz="0" w:space="0" w:color="auto"/>
                    <w:left w:val="none" w:sz="0" w:space="0" w:color="auto"/>
                    <w:bottom w:val="none" w:sz="0" w:space="0" w:color="auto"/>
                    <w:right w:val="none" w:sz="0" w:space="0" w:color="auto"/>
                  </w:divBdr>
                </w:div>
                <w:div w:id="1271209105">
                  <w:marLeft w:val="0"/>
                  <w:marRight w:val="0"/>
                  <w:marTop w:val="0"/>
                  <w:marBottom w:val="0"/>
                  <w:divBdr>
                    <w:top w:val="none" w:sz="0" w:space="0" w:color="auto"/>
                    <w:left w:val="none" w:sz="0" w:space="0" w:color="auto"/>
                    <w:bottom w:val="none" w:sz="0" w:space="0" w:color="auto"/>
                    <w:right w:val="none" w:sz="0" w:space="0" w:color="auto"/>
                  </w:divBdr>
                </w:div>
                <w:div w:id="1292975957">
                  <w:marLeft w:val="0"/>
                  <w:marRight w:val="0"/>
                  <w:marTop w:val="0"/>
                  <w:marBottom w:val="0"/>
                  <w:divBdr>
                    <w:top w:val="none" w:sz="0" w:space="0" w:color="auto"/>
                    <w:left w:val="none" w:sz="0" w:space="0" w:color="auto"/>
                    <w:bottom w:val="none" w:sz="0" w:space="0" w:color="auto"/>
                    <w:right w:val="none" w:sz="0" w:space="0" w:color="auto"/>
                  </w:divBdr>
                </w:div>
                <w:div w:id="1299922292">
                  <w:marLeft w:val="0"/>
                  <w:marRight w:val="0"/>
                  <w:marTop w:val="0"/>
                  <w:marBottom w:val="0"/>
                  <w:divBdr>
                    <w:top w:val="none" w:sz="0" w:space="0" w:color="auto"/>
                    <w:left w:val="none" w:sz="0" w:space="0" w:color="auto"/>
                    <w:bottom w:val="none" w:sz="0" w:space="0" w:color="auto"/>
                    <w:right w:val="none" w:sz="0" w:space="0" w:color="auto"/>
                  </w:divBdr>
                </w:div>
                <w:div w:id="1300571484">
                  <w:marLeft w:val="0"/>
                  <w:marRight w:val="0"/>
                  <w:marTop w:val="0"/>
                  <w:marBottom w:val="0"/>
                  <w:divBdr>
                    <w:top w:val="none" w:sz="0" w:space="0" w:color="auto"/>
                    <w:left w:val="none" w:sz="0" w:space="0" w:color="auto"/>
                    <w:bottom w:val="none" w:sz="0" w:space="0" w:color="auto"/>
                    <w:right w:val="none" w:sz="0" w:space="0" w:color="auto"/>
                  </w:divBdr>
                </w:div>
                <w:div w:id="1312179831">
                  <w:marLeft w:val="0"/>
                  <w:marRight w:val="0"/>
                  <w:marTop w:val="0"/>
                  <w:marBottom w:val="0"/>
                  <w:divBdr>
                    <w:top w:val="none" w:sz="0" w:space="0" w:color="auto"/>
                    <w:left w:val="none" w:sz="0" w:space="0" w:color="auto"/>
                    <w:bottom w:val="none" w:sz="0" w:space="0" w:color="auto"/>
                    <w:right w:val="none" w:sz="0" w:space="0" w:color="auto"/>
                  </w:divBdr>
                </w:div>
                <w:div w:id="1315600441">
                  <w:marLeft w:val="0"/>
                  <w:marRight w:val="0"/>
                  <w:marTop w:val="0"/>
                  <w:marBottom w:val="0"/>
                  <w:divBdr>
                    <w:top w:val="none" w:sz="0" w:space="0" w:color="auto"/>
                    <w:left w:val="none" w:sz="0" w:space="0" w:color="auto"/>
                    <w:bottom w:val="none" w:sz="0" w:space="0" w:color="auto"/>
                    <w:right w:val="none" w:sz="0" w:space="0" w:color="auto"/>
                  </w:divBdr>
                </w:div>
                <w:div w:id="1320422127">
                  <w:marLeft w:val="0"/>
                  <w:marRight w:val="0"/>
                  <w:marTop w:val="0"/>
                  <w:marBottom w:val="0"/>
                  <w:divBdr>
                    <w:top w:val="none" w:sz="0" w:space="0" w:color="auto"/>
                    <w:left w:val="none" w:sz="0" w:space="0" w:color="auto"/>
                    <w:bottom w:val="none" w:sz="0" w:space="0" w:color="auto"/>
                    <w:right w:val="none" w:sz="0" w:space="0" w:color="auto"/>
                  </w:divBdr>
                </w:div>
                <w:div w:id="1321230888">
                  <w:marLeft w:val="0"/>
                  <w:marRight w:val="0"/>
                  <w:marTop w:val="0"/>
                  <w:marBottom w:val="0"/>
                  <w:divBdr>
                    <w:top w:val="none" w:sz="0" w:space="0" w:color="auto"/>
                    <w:left w:val="none" w:sz="0" w:space="0" w:color="auto"/>
                    <w:bottom w:val="none" w:sz="0" w:space="0" w:color="auto"/>
                    <w:right w:val="none" w:sz="0" w:space="0" w:color="auto"/>
                  </w:divBdr>
                </w:div>
                <w:div w:id="1333993208">
                  <w:marLeft w:val="0"/>
                  <w:marRight w:val="0"/>
                  <w:marTop w:val="0"/>
                  <w:marBottom w:val="0"/>
                  <w:divBdr>
                    <w:top w:val="none" w:sz="0" w:space="0" w:color="auto"/>
                    <w:left w:val="none" w:sz="0" w:space="0" w:color="auto"/>
                    <w:bottom w:val="none" w:sz="0" w:space="0" w:color="auto"/>
                    <w:right w:val="none" w:sz="0" w:space="0" w:color="auto"/>
                  </w:divBdr>
                </w:div>
                <w:div w:id="1343239398">
                  <w:marLeft w:val="0"/>
                  <w:marRight w:val="0"/>
                  <w:marTop w:val="0"/>
                  <w:marBottom w:val="0"/>
                  <w:divBdr>
                    <w:top w:val="none" w:sz="0" w:space="0" w:color="auto"/>
                    <w:left w:val="none" w:sz="0" w:space="0" w:color="auto"/>
                    <w:bottom w:val="none" w:sz="0" w:space="0" w:color="auto"/>
                    <w:right w:val="none" w:sz="0" w:space="0" w:color="auto"/>
                  </w:divBdr>
                </w:div>
                <w:div w:id="1343555259">
                  <w:marLeft w:val="0"/>
                  <w:marRight w:val="0"/>
                  <w:marTop w:val="0"/>
                  <w:marBottom w:val="0"/>
                  <w:divBdr>
                    <w:top w:val="none" w:sz="0" w:space="0" w:color="auto"/>
                    <w:left w:val="none" w:sz="0" w:space="0" w:color="auto"/>
                    <w:bottom w:val="none" w:sz="0" w:space="0" w:color="auto"/>
                    <w:right w:val="none" w:sz="0" w:space="0" w:color="auto"/>
                  </w:divBdr>
                </w:div>
                <w:div w:id="1346588948">
                  <w:marLeft w:val="0"/>
                  <w:marRight w:val="0"/>
                  <w:marTop w:val="0"/>
                  <w:marBottom w:val="0"/>
                  <w:divBdr>
                    <w:top w:val="none" w:sz="0" w:space="0" w:color="auto"/>
                    <w:left w:val="none" w:sz="0" w:space="0" w:color="auto"/>
                    <w:bottom w:val="none" w:sz="0" w:space="0" w:color="auto"/>
                    <w:right w:val="none" w:sz="0" w:space="0" w:color="auto"/>
                  </w:divBdr>
                </w:div>
                <w:div w:id="1358391989">
                  <w:marLeft w:val="0"/>
                  <w:marRight w:val="0"/>
                  <w:marTop w:val="0"/>
                  <w:marBottom w:val="0"/>
                  <w:divBdr>
                    <w:top w:val="none" w:sz="0" w:space="0" w:color="auto"/>
                    <w:left w:val="none" w:sz="0" w:space="0" w:color="auto"/>
                    <w:bottom w:val="none" w:sz="0" w:space="0" w:color="auto"/>
                    <w:right w:val="none" w:sz="0" w:space="0" w:color="auto"/>
                  </w:divBdr>
                </w:div>
                <w:div w:id="1361398564">
                  <w:marLeft w:val="0"/>
                  <w:marRight w:val="0"/>
                  <w:marTop w:val="0"/>
                  <w:marBottom w:val="0"/>
                  <w:divBdr>
                    <w:top w:val="none" w:sz="0" w:space="0" w:color="auto"/>
                    <w:left w:val="none" w:sz="0" w:space="0" w:color="auto"/>
                    <w:bottom w:val="none" w:sz="0" w:space="0" w:color="auto"/>
                    <w:right w:val="none" w:sz="0" w:space="0" w:color="auto"/>
                  </w:divBdr>
                </w:div>
                <w:div w:id="1364092176">
                  <w:marLeft w:val="0"/>
                  <w:marRight w:val="0"/>
                  <w:marTop w:val="0"/>
                  <w:marBottom w:val="0"/>
                  <w:divBdr>
                    <w:top w:val="none" w:sz="0" w:space="0" w:color="auto"/>
                    <w:left w:val="none" w:sz="0" w:space="0" w:color="auto"/>
                    <w:bottom w:val="none" w:sz="0" w:space="0" w:color="auto"/>
                    <w:right w:val="none" w:sz="0" w:space="0" w:color="auto"/>
                  </w:divBdr>
                </w:div>
                <w:div w:id="1370110315">
                  <w:marLeft w:val="0"/>
                  <w:marRight w:val="0"/>
                  <w:marTop w:val="0"/>
                  <w:marBottom w:val="0"/>
                  <w:divBdr>
                    <w:top w:val="none" w:sz="0" w:space="0" w:color="auto"/>
                    <w:left w:val="none" w:sz="0" w:space="0" w:color="auto"/>
                    <w:bottom w:val="none" w:sz="0" w:space="0" w:color="auto"/>
                    <w:right w:val="none" w:sz="0" w:space="0" w:color="auto"/>
                  </w:divBdr>
                </w:div>
                <w:div w:id="1370493402">
                  <w:marLeft w:val="0"/>
                  <w:marRight w:val="0"/>
                  <w:marTop w:val="0"/>
                  <w:marBottom w:val="0"/>
                  <w:divBdr>
                    <w:top w:val="none" w:sz="0" w:space="0" w:color="auto"/>
                    <w:left w:val="none" w:sz="0" w:space="0" w:color="auto"/>
                    <w:bottom w:val="none" w:sz="0" w:space="0" w:color="auto"/>
                    <w:right w:val="none" w:sz="0" w:space="0" w:color="auto"/>
                  </w:divBdr>
                </w:div>
                <w:div w:id="1379549982">
                  <w:marLeft w:val="0"/>
                  <w:marRight w:val="0"/>
                  <w:marTop w:val="0"/>
                  <w:marBottom w:val="0"/>
                  <w:divBdr>
                    <w:top w:val="none" w:sz="0" w:space="0" w:color="auto"/>
                    <w:left w:val="none" w:sz="0" w:space="0" w:color="auto"/>
                    <w:bottom w:val="none" w:sz="0" w:space="0" w:color="auto"/>
                    <w:right w:val="none" w:sz="0" w:space="0" w:color="auto"/>
                  </w:divBdr>
                </w:div>
                <w:div w:id="1387486442">
                  <w:marLeft w:val="0"/>
                  <w:marRight w:val="0"/>
                  <w:marTop w:val="0"/>
                  <w:marBottom w:val="0"/>
                  <w:divBdr>
                    <w:top w:val="none" w:sz="0" w:space="0" w:color="auto"/>
                    <w:left w:val="none" w:sz="0" w:space="0" w:color="auto"/>
                    <w:bottom w:val="none" w:sz="0" w:space="0" w:color="auto"/>
                    <w:right w:val="none" w:sz="0" w:space="0" w:color="auto"/>
                  </w:divBdr>
                </w:div>
                <w:div w:id="1393192365">
                  <w:marLeft w:val="0"/>
                  <w:marRight w:val="0"/>
                  <w:marTop w:val="0"/>
                  <w:marBottom w:val="0"/>
                  <w:divBdr>
                    <w:top w:val="none" w:sz="0" w:space="0" w:color="auto"/>
                    <w:left w:val="none" w:sz="0" w:space="0" w:color="auto"/>
                    <w:bottom w:val="none" w:sz="0" w:space="0" w:color="auto"/>
                    <w:right w:val="none" w:sz="0" w:space="0" w:color="auto"/>
                  </w:divBdr>
                </w:div>
                <w:div w:id="1394238603">
                  <w:marLeft w:val="0"/>
                  <w:marRight w:val="0"/>
                  <w:marTop w:val="0"/>
                  <w:marBottom w:val="0"/>
                  <w:divBdr>
                    <w:top w:val="none" w:sz="0" w:space="0" w:color="auto"/>
                    <w:left w:val="none" w:sz="0" w:space="0" w:color="auto"/>
                    <w:bottom w:val="none" w:sz="0" w:space="0" w:color="auto"/>
                    <w:right w:val="none" w:sz="0" w:space="0" w:color="auto"/>
                  </w:divBdr>
                </w:div>
                <w:div w:id="1404261301">
                  <w:marLeft w:val="0"/>
                  <w:marRight w:val="0"/>
                  <w:marTop w:val="0"/>
                  <w:marBottom w:val="0"/>
                  <w:divBdr>
                    <w:top w:val="none" w:sz="0" w:space="0" w:color="auto"/>
                    <w:left w:val="none" w:sz="0" w:space="0" w:color="auto"/>
                    <w:bottom w:val="none" w:sz="0" w:space="0" w:color="auto"/>
                    <w:right w:val="none" w:sz="0" w:space="0" w:color="auto"/>
                  </w:divBdr>
                </w:div>
                <w:div w:id="1405639601">
                  <w:marLeft w:val="0"/>
                  <w:marRight w:val="0"/>
                  <w:marTop w:val="0"/>
                  <w:marBottom w:val="0"/>
                  <w:divBdr>
                    <w:top w:val="none" w:sz="0" w:space="0" w:color="auto"/>
                    <w:left w:val="none" w:sz="0" w:space="0" w:color="auto"/>
                    <w:bottom w:val="none" w:sz="0" w:space="0" w:color="auto"/>
                    <w:right w:val="none" w:sz="0" w:space="0" w:color="auto"/>
                  </w:divBdr>
                </w:div>
                <w:div w:id="1407219898">
                  <w:marLeft w:val="0"/>
                  <w:marRight w:val="0"/>
                  <w:marTop w:val="0"/>
                  <w:marBottom w:val="0"/>
                  <w:divBdr>
                    <w:top w:val="none" w:sz="0" w:space="0" w:color="auto"/>
                    <w:left w:val="none" w:sz="0" w:space="0" w:color="auto"/>
                    <w:bottom w:val="none" w:sz="0" w:space="0" w:color="auto"/>
                    <w:right w:val="none" w:sz="0" w:space="0" w:color="auto"/>
                  </w:divBdr>
                </w:div>
                <w:div w:id="1412773759">
                  <w:marLeft w:val="0"/>
                  <w:marRight w:val="0"/>
                  <w:marTop w:val="0"/>
                  <w:marBottom w:val="0"/>
                  <w:divBdr>
                    <w:top w:val="none" w:sz="0" w:space="0" w:color="auto"/>
                    <w:left w:val="none" w:sz="0" w:space="0" w:color="auto"/>
                    <w:bottom w:val="none" w:sz="0" w:space="0" w:color="auto"/>
                    <w:right w:val="none" w:sz="0" w:space="0" w:color="auto"/>
                  </w:divBdr>
                </w:div>
                <w:div w:id="1413695566">
                  <w:marLeft w:val="0"/>
                  <w:marRight w:val="0"/>
                  <w:marTop w:val="0"/>
                  <w:marBottom w:val="0"/>
                  <w:divBdr>
                    <w:top w:val="none" w:sz="0" w:space="0" w:color="auto"/>
                    <w:left w:val="none" w:sz="0" w:space="0" w:color="auto"/>
                    <w:bottom w:val="none" w:sz="0" w:space="0" w:color="auto"/>
                    <w:right w:val="none" w:sz="0" w:space="0" w:color="auto"/>
                  </w:divBdr>
                </w:div>
                <w:div w:id="1419055513">
                  <w:marLeft w:val="0"/>
                  <w:marRight w:val="0"/>
                  <w:marTop w:val="0"/>
                  <w:marBottom w:val="0"/>
                  <w:divBdr>
                    <w:top w:val="none" w:sz="0" w:space="0" w:color="auto"/>
                    <w:left w:val="none" w:sz="0" w:space="0" w:color="auto"/>
                    <w:bottom w:val="none" w:sz="0" w:space="0" w:color="auto"/>
                    <w:right w:val="none" w:sz="0" w:space="0" w:color="auto"/>
                  </w:divBdr>
                </w:div>
                <w:div w:id="1426194460">
                  <w:marLeft w:val="0"/>
                  <w:marRight w:val="0"/>
                  <w:marTop w:val="0"/>
                  <w:marBottom w:val="0"/>
                  <w:divBdr>
                    <w:top w:val="none" w:sz="0" w:space="0" w:color="auto"/>
                    <w:left w:val="none" w:sz="0" w:space="0" w:color="auto"/>
                    <w:bottom w:val="none" w:sz="0" w:space="0" w:color="auto"/>
                    <w:right w:val="none" w:sz="0" w:space="0" w:color="auto"/>
                  </w:divBdr>
                </w:div>
                <w:div w:id="1435322669">
                  <w:marLeft w:val="0"/>
                  <w:marRight w:val="0"/>
                  <w:marTop w:val="0"/>
                  <w:marBottom w:val="0"/>
                  <w:divBdr>
                    <w:top w:val="none" w:sz="0" w:space="0" w:color="auto"/>
                    <w:left w:val="none" w:sz="0" w:space="0" w:color="auto"/>
                    <w:bottom w:val="none" w:sz="0" w:space="0" w:color="auto"/>
                    <w:right w:val="none" w:sz="0" w:space="0" w:color="auto"/>
                  </w:divBdr>
                </w:div>
                <w:div w:id="1438674305">
                  <w:marLeft w:val="0"/>
                  <w:marRight w:val="0"/>
                  <w:marTop w:val="0"/>
                  <w:marBottom w:val="0"/>
                  <w:divBdr>
                    <w:top w:val="none" w:sz="0" w:space="0" w:color="auto"/>
                    <w:left w:val="none" w:sz="0" w:space="0" w:color="auto"/>
                    <w:bottom w:val="none" w:sz="0" w:space="0" w:color="auto"/>
                    <w:right w:val="none" w:sz="0" w:space="0" w:color="auto"/>
                  </w:divBdr>
                </w:div>
                <w:div w:id="1440179905">
                  <w:marLeft w:val="0"/>
                  <w:marRight w:val="0"/>
                  <w:marTop w:val="0"/>
                  <w:marBottom w:val="0"/>
                  <w:divBdr>
                    <w:top w:val="none" w:sz="0" w:space="0" w:color="auto"/>
                    <w:left w:val="none" w:sz="0" w:space="0" w:color="auto"/>
                    <w:bottom w:val="none" w:sz="0" w:space="0" w:color="auto"/>
                    <w:right w:val="none" w:sz="0" w:space="0" w:color="auto"/>
                  </w:divBdr>
                </w:div>
                <w:div w:id="1447654440">
                  <w:marLeft w:val="0"/>
                  <w:marRight w:val="0"/>
                  <w:marTop w:val="0"/>
                  <w:marBottom w:val="0"/>
                  <w:divBdr>
                    <w:top w:val="none" w:sz="0" w:space="0" w:color="auto"/>
                    <w:left w:val="none" w:sz="0" w:space="0" w:color="auto"/>
                    <w:bottom w:val="none" w:sz="0" w:space="0" w:color="auto"/>
                    <w:right w:val="none" w:sz="0" w:space="0" w:color="auto"/>
                  </w:divBdr>
                </w:div>
                <w:div w:id="1450008191">
                  <w:marLeft w:val="0"/>
                  <w:marRight w:val="0"/>
                  <w:marTop w:val="0"/>
                  <w:marBottom w:val="0"/>
                  <w:divBdr>
                    <w:top w:val="none" w:sz="0" w:space="0" w:color="auto"/>
                    <w:left w:val="none" w:sz="0" w:space="0" w:color="auto"/>
                    <w:bottom w:val="none" w:sz="0" w:space="0" w:color="auto"/>
                    <w:right w:val="none" w:sz="0" w:space="0" w:color="auto"/>
                  </w:divBdr>
                </w:div>
                <w:div w:id="1455128147">
                  <w:marLeft w:val="0"/>
                  <w:marRight w:val="0"/>
                  <w:marTop w:val="0"/>
                  <w:marBottom w:val="0"/>
                  <w:divBdr>
                    <w:top w:val="none" w:sz="0" w:space="0" w:color="auto"/>
                    <w:left w:val="none" w:sz="0" w:space="0" w:color="auto"/>
                    <w:bottom w:val="none" w:sz="0" w:space="0" w:color="auto"/>
                    <w:right w:val="none" w:sz="0" w:space="0" w:color="auto"/>
                  </w:divBdr>
                </w:div>
                <w:div w:id="1461220798">
                  <w:marLeft w:val="0"/>
                  <w:marRight w:val="0"/>
                  <w:marTop w:val="0"/>
                  <w:marBottom w:val="0"/>
                  <w:divBdr>
                    <w:top w:val="none" w:sz="0" w:space="0" w:color="auto"/>
                    <w:left w:val="none" w:sz="0" w:space="0" w:color="auto"/>
                    <w:bottom w:val="none" w:sz="0" w:space="0" w:color="auto"/>
                    <w:right w:val="none" w:sz="0" w:space="0" w:color="auto"/>
                  </w:divBdr>
                </w:div>
                <w:div w:id="1483815555">
                  <w:marLeft w:val="0"/>
                  <w:marRight w:val="0"/>
                  <w:marTop w:val="0"/>
                  <w:marBottom w:val="0"/>
                  <w:divBdr>
                    <w:top w:val="none" w:sz="0" w:space="0" w:color="auto"/>
                    <w:left w:val="none" w:sz="0" w:space="0" w:color="auto"/>
                    <w:bottom w:val="none" w:sz="0" w:space="0" w:color="auto"/>
                    <w:right w:val="none" w:sz="0" w:space="0" w:color="auto"/>
                  </w:divBdr>
                </w:div>
                <w:div w:id="1489665161">
                  <w:marLeft w:val="0"/>
                  <w:marRight w:val="0"/>
                  <w:marTop w:val="0"/>
                  <w:marBottom w:val="0"/>
                  <w:divBdr>
                    <w:top w:val="none" w:sz="0" w:space="0" w:color="auto"/>
                    <w:left w:val="none" w:sz="0" w:space="0" w:color="auto"/>
                    <w:bottom w:val="none" w:sz="0" w:space="0" w:color="auto"/>
                    <w:right w:val="none" w:sz="0" w:space="0" w:color="auto"/>
                  </w:divBdr>
                </w:div>
                <w:div w:id="1498349835">
                  <w:marLeft w:val="0"/>
                  <w:marRight w:val="0"/>
                  <w:marTop w:val="0"/>
                  <w:marBottom w:val="0"/>
                  <w:divBdr>
                    <w:top w:val="none" w:sz="0" w:space="0" w:color="auto"/>
                    <w:left w:val="none" w:sz="0" w:space="0" w:color="auto"/>
                    <w:bottom w:val="none" w:sz="0" w:space="0" w:color="auto"/>
                    <w:right w:val="none" w:sz="0" w:space="0" w:color="auto"/>
                  </w:divBdr>
                </w:div>
                <w:div w:id="1500197013">
                  <w:marLeft w:val="0"/>
                  <w:marRight w:val="0"/>
                  <w:marTop w:val="0"/>
                  <w:marBottom w:val="0"/>
                  <w:divBdr>
                    <w:top w:val="none" w:sz="0" w:space="0" w:color="auto"/>
                    <w:left w:val="none" w:sz="0" w:space="0" w:color="auto"/>
                    <w:bottom w:val="none" w:sz="0" w:space="0" w:color="auto"/>
                    <w:right w:val="none" w:sz="0" w:space="0" w:color="auto"/>
                  </w:divBdr>
                </w:div>
                <w:div w:id="1502046453">
                  <w:marLeft w:val="0"/>
                  <w:marRight w:val="0"/>
                  <w:marTop w:val="0"/>
                  <w:marBottom w:val="0"/>
                  <w:divBdr>
                    <w:top w:val="none" w:sz="0" w:space="0" w:color="auto"/>
                    <w:left w:val="none" w:sz="0" w:space="0" w:color="auto"/>
                    <w:bottom w:val="none" w:sz="0" w:space="0" w:color="auto"/>
                    <w:right w:val="none" w:sz="0" w:space="0" w:color="auto"/>
                  </w:divBdr>
                </w:div>
                <w:div w:id="1533688887">
                  <w:marLeft w:val="0"/>
                  <w:marRight w:val="0"/>
                  <w:marTop w:val="0"/>
                  <w:marBottom w:val="0"/>
                  <w:divBdr>
                    <w:top w:val="none" w:sz="0" w:space="0" w:color="auto"/>
                    <w:left w:val="none" w:sz="0" w:space="0" w:color="auto"/>
                    <w:bottom w:val="none" w:sz="0" w:space="0" w:color="auto"/>
                    <w:right w:val="none" w:sz="0" w:space="0" w:color="auto"/>
                  </w:divBdr>
                </w:div>
                <w:div w:id="1537306771">
                  <w:marLeft w:val="0"/>
                  <w:marRight w:val="0"/>
                  <w:marTop w:val="0"/>
                  <w:marBottom w:val="0"/>
                  <w:divBdr>
                    <w:top w:val="none" w:sz="0" w:space="0" w:color="auto"/>
                    <w:left w:val="none" w:sz="0" w:space="0" w:color="auto"/>
                    <w:bottom w:val="none" w:sz="0" w:space="0" w:color="auto"/>
                    <w:right w:val="none" w:sz="0" w:space="0" w:color="auto"/>
                  </w:divBdr>
                </w:div>
                <w:div w:id="1549149276">
                  <w:marLeft w:val="0"/>
                  <w:marRight w:val="0"/>
                  <w:marTop w:val="0"/>
                  <w:marBottom w:val="0"/>
                  <w:divBdr>
                    <w:top w:val="none" w:sz="0" w:space="0" w:color="auto"/>
                    <w:left w:val="none" w:sz="0" w:space="0" w:color="auto"/>
                    <w:bottom w:val="none" w:sz="0" w:space="0" w:color="auto"/>
                    <w:right w:val="none" w:sz="0" w:space="0" w:color="auto"/>
                  </w:divBdr>
                </w:div>
                <w:div w:id="1552763511">
                  <w:marLeft w:val="0"/>
                  <w:marRight w:val="0"/>
                  <w:marTop w:val="0"/>
                  <w:marBottom w:val="0"/>
                  <w:divBdr>
                    <w:top w:val="none" w:sz="0" w:space="0" w:color="auto"/>
                    <w:left w:val="none" w:sz="0" w:space="0" w:color="auto"/>
                    <w:bottom w:val="none" w:sz="0" w:space="0" w:color="auto"/>
                    <w:right w:val="none" w:sz="0" w:space="0" w:color="auto"/>
                  </w:divBdr>
                </w:div>
                <w:div w:id="1553689904">
                  <w:marLeft w:val="0"/>
                  <w:marRight w:val="0"/>
                  <w:marTop w:val="0"/>
                  <w:marBottom w:val="0"/>
                  <w:divBdr>
                    <w:top w:val="none" w:sz="0" w:space="0" w:color="auto"/>
                    <w:left w:val="none" w:sz="0" w:space="0" w:color="auto"/>
                    <w:bottom w:val="none" w:sz="0" w:space="0" w:color="auto"/>
                    <w:right w:val="none" w:sz="0" w:space="0" w:color="auto"/>
                  </w:divBdr>
                </w:div>
                <w:div w:id="1554000202">
                  <w:marLeft w:val="0"/>
                  <w:marRight w:val="0"/>
                  <w:marTop w:val="0"/>
                  <w:marBottom w:val="0"/>
                  <w:divBdr>
                    <w:top w:val="none" w:sz="0" w:space="0" w:color="auto"/>
                    <w:left w:val="none" w:sz="0" w:space="0" w:color="auto"/>
                    <w:bottom w:val="none" w:sz="0" w:space="0" w:color="auto"/>
                    <w:right w:val="none" w:sz="0" w:space="0" w:color="auto"/>
                  </w:divBdr>
                </w:div>
                <w:div w:id="1564834958">
                  <w:marLeft w:val="0"/>
                  <w:marRight w:val="0"/>
                  <w:marTop w:val="0"/>
                  <w:marBottom w:val="0"/>
                  <w:divBdr>
                    <w:top w:val="none" w:sz="0" w:space="0" w:color="auto"/>
                    <w:left w:val="none" w:sz="0" w:space="0" w:color="auto"/>
                    <w:bottom w:val="none" w:sz="0" w:space="0" w:color="auto"/>
                    <w:right w:val="none" w:sz="0" w:space="0" w:color="auto"/>
                  </w:divBdr>
                </w:div>
                <w:div w:id="1569026618">
                  <w:marLeft w:val="0"/>
                  <w:marRight w:val="0"/>
                  <w:marTop w:val="0"/>
                  <w:marBottom w:val="0"/>
                  <w:divBdr>
                    <w:top w:val="none" w:sz="0" w:space="0" w:color="auto"/>
                    <w:left w:val="none" w:sz="0" w:space="0" w:color="auto"/>
                    <w:bottom w:val="none" w:sz="0" w:space="0" w:color="auto"/>
                    <w:right w:val="none" w:sz="0" w:space="0" w:color="auto"/>
                  </w:divBdr>
                </w:div>
                <w:div w:id="1587033482">
                  <w:marLeft w:val="0"/>
                  <w:marRight w:val="0"/>
                  <w:marTop w:val="0"/>
                  <w:marBottom w:val="0"/>
                  <w:divBdr>
                    <w:top w:val="none" w:sz="0" w:space="0" w:color="auto"/>
                    <w:left w:val="none" w:sz="0" w:space="0" w:color="auto"/>
                    <w:bottom w:val="none" w:sz="0" w:space="0" w:color="auto"/>
                    <w:right w:val="none" w:sz="0" w:space="0" w:color="auto"/>
                  </w:divBdr>
                </w:div>
                <w:div w:id="1588540294">
                  <w:marLeft w:val="0"/>
                  <w:marRight w:val="0"/>
                  <w:marTop w:val="0"/>
                  <w:marBottom w:val="0"/>
                  <w:divBdr>
                    <w:top w:val="none" w:sz="0" w:space="0" w:color="auto"/>
                    <w:left w:val="none" w:sz="0" w:space="0" w:color="auto"/>
                    <w:bottom w:val="none" w:sz="0" w:space="0" w:color="auto"/>
                    <w:right w:val="none" w:sz="0" w:space="0" w:color="auto"/>
                  </w:divBdr>
                </w:div>
                <w:div w:id="1620529695">
                  <w:marLeft w:val="0"/>
                  <w:marRight w:val="0"/>
                  <w:marTop w:val="0"/>
                  <w:marBottom w:val="0"/>
                  <w:divBdr>
                    <w:top w:val="none" w:sz="0" w:space="0" w:color="auto"/>
                    <w:left w:val="none" w:sz="0" w:space="0" w:color="auto"/>
                    <w:bottom w:val="none" w:sz="0" w:space="0" w:color="auto"/>
                    <w:right w:val="none" w:sz="0" w:space="0" w:color="auto"/>
                  </w:divBdr>
                </w:div>
                <w:div w:id="1622414853">
                  <w:marLeft w:val="0"/>
                  <w:marRight w:val="0"/>
                  <w:marTop w:val="0"/>
                  <w:marBottom w:val="0"/>
                  <w:divBdr>
                    <w:top w:val="none" w:sz="0" w:space="0" w:color="auto"/>
                    <w:left w:val="none" w:sz="0" w:space="0" w:color="auto"/>
                    <w:bottom w:val="none" w:sz="0" w:space="0" w:color="auto"/>
                    <w:right w:val="none" w:sz="0" w:space="0" w:color="auto"/>
                  </w:divBdr>
                </w:div>
                <w:div w:id="1630863982">
                  <w:marLeft w:val="0"/>
                  <w:marRight w:val="0"/>
                  <w:marTop w:val="0"/>
                  <w:marBottom w:val="0"/>
                  <w:divBdr>
                    <w:top w:val="none" w:sz="0" w:space="0" w:color="auto"/>
                    <w:left w:val="none" w:sz="0" w:space="0" w:color="auto"/>
                    <w:bottom w:val="none" w:sz="0" w:space="0" w:color="auto"/>
                    <w:right w:val="none" w:sz="0" w:space="0" w:color="auto"/>
                  </w:divBdr>
                </w:div>
                <w:div w:id="1633051440">
                  <w:marLeft w:val="0"/>
                  <w:marRight w:val="0"/>
                  <w:marTop w:val="0"/>
                  <w:marBottom w:val="0"/>
                  <w:divBdr>
                    <w:top w:val="none" w:sz="0" w:space="0" w:color="auto"/>
                    <w:left w:val="none" w:sz="0" w:space="0" w:color="auto"/>
                    <w:bottom w:val="none" w:sz="0" w:space="0" w:color="auto"/>
                    <w:right w:val="none" w:sz="0" w:space="0" w:color="auto"/>
                  </w:divBdr>
                </w:div>
                <w:div w:id="1645619141">
                  <w:marLeft w:val="0"/>
                  <w:marRight w:val="0"/>
                  <w:marTop w:val="0"/>
                  <w:marBottom w:val="0"/>
                  <w:divBdr>
                    <w:top w:val="none" w:sz="0" w:space="0" w:color="auto"/>
                    <w:left w:val="none" w:sz="0" w:space="0" w:color="auto"/>
                    <w:bottom w:val="none" w:sz="0" w:space="0" w:color="auto"/>
                    <w:right w:val="none" w:sz="0" w:space="0" w:color="auto"/>
                  </w:divBdr>
                </w:div>
                <w:div w:id="1674605290">
                  <w:marLeft w:val="0"/>
                  <w:marRight w:val="0"/>
                  <w:marTop w:val="0"/>
                  <w:marBottom w:val="0"/>
                  <w:divBdr>
                    <w:top w:val="none" w:sz="0" w:space="0" w:color="auto"/>
                    <w:left w:val="none" w:sz="0" w:space="0" w:color="auto"/>
                    <w:bottom w:val="none" w:sz="0" w:space="0" w:color="auto"/>
                    <w:right w:val="none" w:sz="0" w:space="0" w:color="auto"/>
                  </w:divBdr>
                </w:div>
                <w:div w:id="1676037599">
                  <w:marLeft w:val="0"/>
                  <w:marRight w:val="0"/>
                  <w:marTop w:val="0"/>
                  <w:marBottom w:val="0"/>
                  <w:divBdr>
                    <w:top w:val="none" w:sz="0" w:space="0" w:color="auto"/>
                    <w:left w:val="none" w:sz="0" w:space="0" w:color="auto"/>
                    <w:bottom w:val="none" w:sz="0" w:space="0" w:color="auto"/>
                    <w:right w:val="none" w:sz="0" w:space="0" w:color="auto"/>
                  </w:divBdr>
                </w:div>
                <w:div w:id="1682702722">
                  <w:marLeft w:val="0"/>
                  <w:marRight w:val="0"/>
                  <w:marTop w:val="0"/>
                  <w:marBottom w:val="0"/>
                  <w:divBdr>
                    <w:top w:val="none" w:sz="0" w:space="0" w:color="auto"/>
                    <w:left w:val="none" w:sz="0" w:space="0" w:color="auto"/>
                    <w:bottom w:val="none" w:sz="0" w:space="0" w:color="auto"/>
                    <w:right w:val="none" w:sz="0" w:space="0" w:color="auto"/>
                  </w:divBdr>
                </w:div>
                <w:div w:id="1683700817">
                  <w:marLeft w:val="0"/>
                  <w:marRight w:val="0"/>
                  <w:marTop w:val="0"/>
                  <w:marBottom w:val="0"/>
                  <w:divBdr>
                    <w:top w:val="none" w:sz="0" w:space="0" w:color="auto"/>
                    <w:left w:val="none" w:sz="0" w:space="0" w:color="auto"/>
                    <w:bottom w:val="none" w:sz="0" w:space="0" w:color="auto"/>
                    <w:right w:val="none" w:sz="0" w:space="0" w:color="auto"/>
                  </w:divBdr>
                </w:div>
                <w:div w:id="1684088127">
                  <w:marLeft w:val="0"/>
                  <w:marRight w:val="0"/>
                  <w:marTop w:val="0"/>
                  <w:marBottom w:val="0"/>
                  <w:divBdr>
                    <w:top w:val="none" w:sz="0" w:space="0" w:color="auto"/>
                    <w:left w:val="none" w:sz="0" w:space="0" w:color="auto"/>
                    <w:bottom w:val="none" w:sz="0" w:space="0" w:color="auto"/>
                    <w:right w:val="none" w:sz="0" w:space="0" w:color="auto"/>
                  </w:divBdr>
                </w:div>
                <w:div w:id="1684477433">
                  <w:marLeft w:val="0"/>
                  <w:marRight w:val="0"/>
                  <w:marTop w:val="0"/>
                  <w:marBottom w:val="0"/>
                  <w:divBdr>
                    <w:top w:val="none" w:sz="0" w:space="0" w:color="auto"/>
                    <w:left w:val="none" w:sz="0" w:space="0" w:color="auto"/>
                    <w:bottom w:val="none" w:sz="0" w:space="0" w:color="auto"/>
                    <w:right w:val="none" w:sz="0" w:space="0" w:color="auto"/>
                  </w:divBdr>
                </w:div>
                <w:div w:id="1693535193">
                  <w:marLeft w:val="0"/>
                  <w:marRight w:val="0"/>
                  <w:marTop w:val="0"/>
                  <w:marBottom w:val="0"/>
                  <w:divBdr>
                    <w:top w:val="none" w:sz="0" w:space="0" w:color="auto"/>
                    <w:left w:val="none" w:sz="0" w:space="0" w:color="auto"/>
                    <w:bottom w:val="none" w:sz="0" w:space="0" w:color="auto"/>
                    <w:right w:val="none" w:sz="0" w:space="0" w:color="auto"/>
                  </w:divBdr>
                </w:div>
                <w:div w:id="1697149056">
                  <w:marLeft w:val="0"/>
                  <w:marRight w:val="0"/>
                  <w:marTop w:val="0"/>
                  <w:marBottom w:val="0"/>
                  <w:divBdr>
                    <w:top w:val="none" w:sz="0" w:space="0" w:color="auto"/>
                    <w:left w:val="none" w:sz="0" w:space="0" w:color="auto"/>
                    <w:bottom w:val="none" w:sz="0" w:space="0" w:color="auto"/>
                    <w:right w:val="none" w:sz="0" w:space="0" w:color="auto"/>
                  </w:divBdr>
                </w:div>
                <w:div w:id="1698193102">
                  <w:marLeft w:val="0"/>
                  <w:marRight w:val="0"/>
                  <w:marTop w:val="0"/>
                  <w:marBottom w:val="0"/>
                  <w:divBdr>
                    <w:top w:val="none" w:sz="0" w:space="0" w:color="auto"/>
                    <w:left w:val="none" w:sz="0" w:space="0" w:color="auto"/>
                    <w:bottom w:val="none" w:sz="0" w:space="0" w:color="auto"/>
                    <w:right w:val="none" w:sz="0" w:space="0" w:color="auto"/>
                  </w:divBdr>
                </w:div>
                <w:div w:id="1711959369">
                  <w:marLeft w:val="0"/>
                  <w:marRight w:val="0"/>
                  <w:marTop w:val="0"/>
                  <w:marBottom w:val="0"/>
                  <w:divBdr>
                    <w:top w:val="none" w:sz="0" w:space="0" w:color="auto"/>
                    <w:left w:val="none" w:sz="0" w:space="0" w:color="auto"/>
                    <w:bottom w:val="none" w:sz="0" w:space="0" w:color="auto"/>
                    <w:right w:val="none" w:sz="0" w:space="0" w:color="auto"/>
                  </w:divBdr>
                </w:div>
                <w:div w:id="1723627537">
                  <w:marLeft w:val="0"/>
                  <w:marRight w:val="0"/>
                  <w:marTop w:val="0"/>
                  <w:marBottom w:val="0"/>
                  <w:divBdr>
                    <w:top w:val="none" w:sz="0" w:space="0" w:color="auto"/>
                    <w:left w:val="none" w:sz="0" w:space="0" w:color="auto"/>
                    <w:bottom w:val="none" w:sz="0" w:space="0" w:color="auto"/>
                    <w:right w:val="none" w:sz="0" w:space="0" w:color="auto"/>
                  </w:divBdr>
                </w:div>
                <w:div w:id="1751658295">
                  <w:marLeft w:val="0"/>
                  <w:marRight w:val="0"/>
                  <w:marTop w:val="0"/>
                  <w:marBottom w:val="0"/>
                  <w:divBdr>
                    <w:top w:val="none" w:sz="0" w:space="0" w:color="auto"/>
                    <w:left w:val="none" w:sz="0" w:space="0" w:color="auto"/>
                    <w:bottom w:val="none" w:sz="0" w:space="0" w:color="auto"/>
                    <w:right w:val="none" w:sz="0" w:space="0" w:color="auto"/>
                  </w:divBdr>
                </w:div>
                <w:div w:id="1755318163">
                  <w:marLeft w:val="0"/>
                  <w:marRight w:val="0"/>
                  <w:marTop w:val="0"/>
                  <w:marBottom w:val="0"/>
                  <w:divBdr>
                    <w:top w:val="none" w:sz="0" w:space="0" w:color="auto"/>
                    <w:left w:val="none" w:sz="0" w:space="0" w:color="auto"/>
                    <w:bottom w:val="none" w:sz="0" w:space="0" w:color="auto"/>
                    <w:right w:val="none" w:sz="0" w:space="0" w:color="auto"/>
                  </w:divBdr>
                </w:div>
                <w:div w:id="1777941195">
                  <w:marLeft w:val="0"/>
                  <w:marRight w:val="0"/>
                  <w:marTop w:val="0"/>
                  <w:marBottom w:val="0"/>
                  <w:divBdr>
                    <w:top w:val="none" w:sz="0" w:space="0" w:color="auto"/>
                    <w:left w:val="none" w:sz="0" w:space="0" w:color="auto"/>
                    <w:bottom w:val="none" w:sz="0" w:space="0" w:color="auto"/>
                    <w:right w:val="none" w:sz="0" w:space="0" w:color="auto"/>
                  </w:divBdr>
                </w:div>
                <w:div w:id="1783646302">
                  <w:marLeft w:val="0"/>
                  <w:marRight w:val="0"/>
                  <w:marTop w:val="0"/>
                  <w:marBottom w:val="0"/>
                  <w:divBdr>
                    <w:top w:val="none" w:sz="0" w:space="0" w:color="auto"/>
                    <w:left w:val="none" w:sz="0" w:space="0" w:color="auto"/>
                    <w:bottom w:val="none" w:sz="0" w:space="0" w:color="auto"/>
                    <w:right w:val="none" w:sz="0" w:space="0" w:color="auto"/>
                  </w:divBdr>
                </w:div>
                <w:div w:id="1788304862">
                  <w:marLeft w:val="0"/>
                  <w:marRight w:val="0"/>
                  <w:marTop w:val="0"/>
                  <w:marBottom w:val="0"/>
                  <w:divBdr>
                    <w:top w:val="none" w:sz="0" w:space="0" w:color="auto"/>
                    <w:left w:val="none" w:sz="0" w:space="0" w:color="auto"/>
                    <w:bottom w:val="none" w:sz="0" w:space="0" w:color="auto"/>
                    <w:right w:val="none" w:sz="0" w:space="0" w:color="auto"/>
                  </w:divBdr>
                </w:div>
                <w:div w:id="1788427066">
                  <w:marLeft w:val="0"/>
                  <w:marRight w:val="0"/>
                  <w:marTop w:val="0"/>
                  <w:marBottom w:val="0"/>
                  <w:divBdr>
                    <w:top w:val="none" w:sz="0" w:space="0" w:color="auto"/>
                    <w:left w:val="none" w:sz="0" w:space="0" w:color="auto"/>
                    <w:bottom w:val="none" w:sz="0" w:space="0" w:color="auto"/>
                    <w:right w:val="none" w:sz="0" w:space="0" w:color="auto"/>
                  </w:divBdr>
                </w:div>
                <w:div w:id="1796676440">
                  <w:marLeft w:val="0"/>
                  <w:marRight w:val="0"/>
                  <w:marTop w:val="0"/>
                  <w:marBottom w:val="0"/>
                  <w:divBdr>
                    <w:top w:val="none" w:sz="0" w:space="0" w:color="auto"/>
                    <w:left w:val="none" w:sz="0" w:space="0" w:color="auto"/>
                    <w:bottom w:val="none" w:sz="0" w:space="0" w:color="auto"/>
                    <w:right w:val="none" w:sz="0" w:space="0" w:color="auto"/>
                  </w:divBdr>
                </w:div>
                <w:div w:id="1816410275">
                  <w:marLeft w:val="0"/>
                  <w:marRight w:val="0"/>
                  <w:marTop w:val="0"/>
                  <w:marBottom w:val="0"/>
                  <w:divBdr>
                    <w:top w:val="none" w:sz="0" w:space="0" w:color="auto"/>
                    <w:left w:val="none" w:sz="0" w:space="0" w:color="auto"/>
                    <w:bottom w:val="none" w:sz="0" w:space="0" w:color="auto"/>
                    <w:right w:val="none" w:sz="0" w:space="0" w:color="auto"/>
                  </w:divBdr>
                </w:div>
                <w:div w:id="1821579951">
                  <w:marLeft w:val="0"/>
                  <w:marRight w:val="0"/>
                  <w:marTop w:val="0"/>
                  <w:marBottom w:val="0"/>
                  <w:divBdr>
                    <w:top w:val="none" w:sz="0" w:space="0" w:color="auto"/>
                    <w:left w:val="none" w:sz="0" w:space="0" w:color="auto"/>
                    <w:bottom w:val="none" w:sz="0" w:space="0" w:color="auto"/>
                    <w:right w:val="none" w:sz="0" w:space="0" w:color="auto"/>
                  </w:divBdr>
                </w:div>
                <w:div w:id="1824154337">
                  <w:marLeft w:val="0"/>
                  <w:marRight w:val="0"/>
                  <w:marTop w:val="0"/>
                  <w:marBottom w:val="0"/>
                  <w:divBdr>
                    <w:top w:val="none" w:sz="0" w:space="0" w:color="auto"/>
                    <w:left w:val="none" w:sz="0" w:space="0" w:color="auto"/>
                    <w:bottom w:val="none" w:sz="0" w:space="0" w:color="auto"/>
                    <w:right w:val="none" w:sz="0" w:space="0" w:color="auto"/>
                  </w:divBdr>
                </w:div>
                <w:div w:id="1836339753">
                  <w:marLeft w:val="0"/>
                  <w:marRight w:val="0"/>
                  <w:marTop w:val="0"/>
                  <w:marBottom w:val="0"/>
                  <w:divBdr>
                    <w:top w:val="none" w:sz="0" w:space="0" w:color="auto"/>
                    <w:left w:val="none" w:sz="0" w:space="0" w:color="auto"/>
                    <w:bottom w:val="none" w:sz="0" w:space="0" w:color="auto"/>
                    <w:right w:val="none" w:sz="0" w:space="0" w:color="auto"/>
                  </w:divBdr>
                </w:div>
                <w:div w:id="1844854181">
                  <w:marLeft w:val="0"/>
                  <w:marRight w:val="0"/>
                  <w:marTop w:val="0"/>
                  <w:marBottom w:val="0"/>
                  <w:divBdr>
                    <w:top w:val="none" w:sz="0" w:space="0" w:color="auto"/>
                    <w:left w:val="none" w:sz="0" w:space="0" w:color="auto"/>
                    <w:bottom w:val="none" w:sz="0" w:space="0" w:color="auto"/>
                    <w:right w:val="none" w:sz="0" w:space="0" w:color="auto"/>
                  </w:divBdr>
                </w:div>
                <w:div w:id="1846899345">
                  <w:marLeft w:val="0"/>
                  <w:marRight w:val="0"/>
                  <w:marTop w:val="0"/>
                  <w:marBottom w:val="0"/>
                  <w:divBdr>
                    <w:top w:val="none" w:sz="0" w:space="0" w:color="auto"/>
                    <w:left w:val="none" w:sz="0" w:space="0" w:color="auto"/>
                    <w:bottom w:val="none" w:sz="0" w:space="0" w:color="auto"/>
                    <w:right w:val="none" w:sz="0" w:space="0" w:color="auto"/>
                  </w:divBdr>
                </w:div>
                <w:div w:id="1858227866">
                  <w:marLeft w:val="0"/>
                  <w:marRight w:val="0"/>
                  <w:marTop w:val="0"/>
                  <w:marBottom w:val="0"/>
                  <w:divBdr>
                    <w:top w:val="none" w:sz="0" w:space="0" w:color="auto"/>
                    <w:left w:val="none" w:sz="0" w:space="0" w:color="auto"/>
                    <w:bottom w:val="none" w:sz="0" w:space="0" w:color="auto"/>
                    <w:right w:val="none" w:sz="0" w:space="0" w:color="auto"/>
                  </w:divBdr>
                </w:div>
                <w:div w:id="1858931030">
                  <w:marLeft w:val="0"/>
                  <w:marRight w:val="0"/>
                  <w:marTop w:val="0"/>
                  <w:marBottom w:val="0"/>
                  <w:divBdr>
                    <w:top w:val="none" w:sz="0" w:space="0" w:color="auto"/>
                    <w:left w:val="none" w:sz="0" w:space="0" w:color="auto"/>
                    <w:bottom w:val="none" w:sz="0" w:space="0" w:color="auto"/>
                    <w:right w:val="none" w:sz="0" w:space="0" w:color="auto"/>
                  </w:divBdr>
                </w:div>
                <w:div w:id="1872955310">
                  <w:marLeft w:val="0"/>
                  <w:marRight w:val="0"/>
                  <w:marTop w:val="0"/>
                  <w:marBottom w:val="0"/>
                  <w:divBdr>
                    <w:top w:val="none" w:sz="0" w:space="0" w:color="auto"/>
                    <w:left w:val="none" w:sz="0" w:space="0" w:color="auto"/>
                    <w:bottom w:val="none" w:sz="0" w:space="0" w:color="auto"/>
                    <w:right w:val="none" w:sz="0" w:space="0" w:color="auto"/>
                  </w:divBdr>
                </w:div>
                <w:div w:id="1884899364">
                  <w:marLeft w:val="0"/>
                  <w:marRight w:val="0"/>
                  <w:marTop w:val="0"/>
                  <w:marBottom w:val="0"/>
                  <w:divBdr>
                    <w:top w:val="none" w:sz="0" w:space="0" w:color="auto"/>
                    <w:left w:val="none" w:sz="0" w:space="0" w:color="auto"/>
                    <w:bottom w:val="none" w:sz="0" w:space="0" w:color="auto"/>
                    <w:right w:val="none" w:sz="0" w:space="0" w:color="auto"/>
                  </w:divBdr>
                </w:div>
                <w:div w:id="1898205756">
                  <w:marLeft w:val="0"/>
                  <w:marRight w:val="0"/>
                  <w:marTop w:val="0"/>
                  <w:marBottom w:val="0"/>
                  <w:divBdr>
                    <w:top w:val="none" w:sz="0" w:space="0" w:color="auto"/>
                    <w:left w:val="none" w:sz="0" w:space="0" w:color="auto"/>
                    <w:bottom w:val="none" w:sz="0" w:space="0" w:color="auto"/>
                    <w:right w:val="none" w:sz="0" w:space="0" w:color="auto"/>
                  </w:divBdr>
                </w:div>
                <w:div w:id="1899971506">
                  <w:marLeft w:val="0"/>
                  <w:marRight w:val="0"/>
                  <w:marTop w:val="0"/>
                  <w:marBottom w:val="0"/>
                  <w:divBdr>
                    <w:top w:val="none" w:sz="0" w:space="0" w:color="auto"/>
                    <w:left w:val="none" w:sz="0" w:space="0" w:color="auto"/>
                    <w:bottom w:val="none" w:sz="0" w:space="0" w:color="auto"/>
                    <w:right w:val="none" w:sz="0" w:space="0" w:color="auto"/>
                  </w:divBdr>
                </w:div>
                <w:div w:id="1902061765">
                  <w:marLeft w:val="0"/>
                  <w:marRight w:val="0"/>
                  <w:marTop w:val="0"/>
                  <w:marBottom w:val="0"/>
                  <w:divBdr>
                    <w:top w:val="none" w:sz="0" w:space="0" w:color="auto"/>
                    <w:left w:val="none" w:sz="0" w:space="0" w:color="auto"/>
                    <w:bottom w:val="none" w:sz="0" w:space="0" w:color="auto"/>
                    <w:right w:val="none" w:sz="0" w:space="0" w:color="auto"/>
                  </w:divBdr>
                </w:div>
                <w:div w:id="1914779415">
                  <w:marLeft w:val="0"/>
                  <w:marRight w:val="0"/>
                  <w:marTop w:val="0"/>
                  <w:marBottom w:val="0"/>
                  <w:divBdr>
                    <w:top w:val="none" w:sz="0" w:space="0" w:color="auto"/>
                    <w:left w:val="none" w:sz="0" w:space="0" w:color="auto"/>
                    <w:bottom w:val="none" w:sz="0" w:space="0" w:color="auto"/>
                    <w:right w:val="none" w:sz="0" w:space="0" w:color="auto"/>
                  </w:divBdr>
                </w:div>
                <w:div w:id="1920745452">
                  <w:marLeft w:val="0"/>
                  <w:marRight w:val="0"/>
                  <w:marTop w:val="0"/>
                  <w:marBottom w:val="0"/>
                  <w:divBdr>
                    <w:top w:val="none" w:sz="0" w:space="0" w:color="auto"/>
                    <w:left w:val="none" w:sz="0" w:space="0" w:color="auto"/>
                    <w:bottom w:val="none" w:sz="0" w:space="0" w:color="auto"/>
                    <w:right w:val="none" w:sz="0" w:space="0" w:color="auto"/>
                  </w:divBdr>
                </w:div>
                <w:div w:id="1922985322">
                  <w:marLeft w:val="0"/>
                  <w:marRight w:val="0"/>
                  <w:marTop w:val="0"/>
                  <w:marBottom w:val="0"/>
                  <w:divBdr>
                    <w:top w:val="none" w:sz="0" w:space="0" w:color="auto"/>
                    <w:left w:val="none" w:sz="0" w:space="0" w:color="auto"/>
                    <w:bottom w:val="none" w:sz="0" w:space="0" w:color="auto"/>
                    <w:right w:val="none" w:sz="0" w:space="0" w:color="auto"/>
                  </w:divBdr>
                </w:div>
                <w:div w:id="1925604724">
                  <w:marLeft w:val="0"/>
                  <w:marRight w:val="0"/>
                  <w:marTop w:val="0"/>
                  <w:marBottom w:val="0"/>
                  <w:divBdr>
                    <w:top w:val="none" w:sz="0" w:space="0" w:color="auto"/>
                    <w:left w:val="none" w:sz="0" w:space="0" w:color="auto"/>
                    <w:bottom w:val="none" w:sz="0" w:space="0" w:color="auto"/>
                    <w:right w:val="none" w:sz="0" w:space="0" w:color="auto"/>
                  </w:divBdr>
                </w:div>
                <w:div w:id="1926304142">
                  <w:marLeft w:val="0"/>
                  <w:marRight w:val="0"/>
                  <w:marTop w:val="0"/>
                  <w:marBottom w:val="0"/>
                  <w:divBdr>
                    <w:top w:val="none" w:sz="0" w:space="0" w:color="auto"/>
                    <w:left w:val="none" w:sz="0" w:space="0" w:color="auto"/>
                    <w:bottom w:val="none" w:sz="0" w:space="0" w:color="auto"/>
                    <w:right w:val="none" w:sz="0" w:space="0" w:color="auto"/>
                  </w:divBdr>
                </w:div>
                <w:div w:id="1938247549">
                  <w:marLeft w:val="0"/>
                  <w:marRight w:val="0"/>
                  <w:marTop w:val="0"/>
                  <w:marBottom w:val="0"/>
                  <w:divBdr>
                    <w:top w:val="none" w:sz="0" w:space="0" w:color="auto"/>
                    <w:left w:val="none" w:sz="0" w:space="0" w:color="auto"/>
                    <w:bottom w:val="none" w:sz="0" w:space="0" w:color="auto"/>
                    <w:right w:val="none" w:sz="0" w:space="0" w:color="auto"/>
                  </w:divBdr>
                </w:div>
                <w:div w:id="1940601614">
                  <w:marLeft w:val="0"/>
                  <w:marRight w:val="0"/>
                  <w:marTop w:val="0"/>
                  <w:marBottom w:val="0"/>
                  <w:divBdr>
                    <w:top w:val="none" w:sz="0" w:space="0" w:color="auto"/>
                    <w:left w:val="none" w:sz="0" w:space="0" w:color="auto"/>
                    <w:bottom w:val="none" w:sz="0" w:space="0" w:color="auto"/>
                    <w:right w:val="none" w:sz="0" w:space="0" w:color="auto"/>
                  </w:divBdr>
                </w:div>
                <w:div w:id="1951930753">
                  <w:marLeft w:val="0"/>
                  <w:marRight w:val="0"/>
                  <w:marTop w:val="0"/>
                  <w:marBottom w:val="0"/>
                  <w:divBdr>
                    <w:top w:val="none" w:sz="0" w:space="0" w:color="auto"/>
                    <w:left w:val="none" w:sz="0" w:space="0" w:color="auto"/>
                    <w:bottom w:val="none" w:sz="0" w:space="0" w:color="auto"/>
                    <w:right w:val="none" w:sz="0" w:space="0" w:color="auto"/>
                  </w:divBdr>
                </w:div>
                <w:div w:id="1953705507">
                  <w:marLeft w:val="0"/>
                  <w:marRight w:val="0"/>
                  <w:marTop w:val="0"/>
                  <w:marBottom w:val="0"/>
                  <w:divBdr>
                    <w:top w:val="none" w:sz="0" w:space="0" w:color="auto"/>
                    <w:left w:val="none" w:sz="0" w:space="0" w:color="auto"/>
                    <w:bottom w:val="none" w:sz="0" w:space="0" w:color="auto"/>
                    <w:right w:val="none" w:sz="0" w:space="0" w:color="auto"/>
                  </w:divBdr>
                </w:div>
                <w:div w:id="1955013497">
                  <w:marLeft w:val="0"/>
                  <w:marRight w:val="0"/>
                  <w:marTop w:val="0"/>
                  <w:marBottom w:val="0"/>
                  <w:divBdr>
                    <w:top w:val="none" w:sz="0" w:space="0" w:color="auto"/>
                    <w:left w:val="none" w:sz="0" w:space="0" w:color="auto"/>
                    <w:bottom w:val="none" w:sz="0" w:space="0" w:color="auto"/>
                    <w:right w:val="none" w:sz="0" w:space="0" w:color="auto"/>
                  </w:divBdr>
                </w:div>
                <w:div w:id="1956326235">
                  <w:marLeft w:val="0"/>
                  <w:marRight w:val="0"/>
                  <w:marTop w:val="0"/>
                  <w:marBottom w:val="0"/>
                  <w:divBdr>
                    <w:top w:val="none" w:sz="0" w:space="0" w:color="auto"/>
                    <w:left w:val="none" w:sz="0" w:space="0" w:color="auto"/>
                    <w:bottom w:val="none" w:sz="0" w:space="0" w:color="auto"/>
                    <w:right w:val="none" w:sz="0" w:space="0" w:color="auto"/>
                  </w:divBdr>
                </w:div>
                <w:div w:id="1963999517">
                  <w:marLeft w:val="0"/>
                  <w:marRight w:val="0"/>
                  <w:marTop w:val="0"/>
                  <w:marBottom w:val="0"/>
                  <w:divBdr>
                    <w:top w:val="none" w:sz="0" w:space="0" w:color="auto"/>
                    <w:left w:val="none" w:sz="0" w:space="0" w:color="auto"/>
                    <w:bottom w:val="none" w:sz="0" w:space="0" w:color="auto"/>
                    <w:right w:val="none" w:sz="0" w:space="0" w:color="auto"/>
                  </w:divBdr>
                </w:div>
                <w:div w:id="1966544765">
                  <w:marLeft w:val="0"/>
                  <w:marRight w:val="0"/>
                  <w:marTop w:val="0"/>
                  <w:marBottom w:val="0"/>
                  <w:divBdr>
                    <w:top w:val="none" w:sz="0" w:space="0" w:color="auto"/>
                    <w:left w:val="none" w:sz="0" w:space="0" w:color="auto"/>
                    <w:bottom w:val="none" w:sz="0" w:space="0" w:color="auto"/>
                    <w:right w:val="none" w:sz="0" w:space="0" w:color="auto"/>
                  </w:divBdr>
                </w:div>
                <w:div w:id="1966887110">
                  <w:marLeft w:val="0"/>
                  <w:marRight w:val="0"/>
                  <w:marTop w:val="0"/>
                  <w:marBottom w:val="0"/>
                  <w:divBdr>
                    <w:top w:val="none" w:sz="0" w:space="0" w:color="auto"/>
                    <w:left w:val="none" w:sz="0" w:space="0" w:color="auto"/>
                    <w:bottom w:val="none" w:sz="0" w:space="0" w:color="auto"/>
                    <w:right w:val="none" w:sz="0" w:space="0" w:color="auto"/>
                  </w:divBdr>
                </w:div>
                <w:div w:id="1995059115">
                  <w:marLeft w:val="0"/>
                  <w:marRight w:val="0"/>
                  <w:marTop w:val="0"/>
                  <w:marBottom w:val="0"/>
                  <w:divBdr>
                    <w:top w:val="none" w:sz="0" w:space="0" w:color="auto"/>
                    <w:left w:val="none" w:sz="0" w:space="0" w:color="auto"/>
                    <w:bottom w:val="none" w:sz="0" w:space="0" w:color="auto"/>
                    <w:right w:val="none" w:sz="0" w:space="0" w:color="auto"/>
                  </w:divBdr>
                </w:div>
                <w:div w:id="1996953437">
                  <w:marLeft w:val="0"/>
                  <w:marRight w:val="0"/>
                  <w:marTop w:val="0"/>
                  <w:marBottom w:val="0"/>
                  <w:divBdr>
                    <w:top w:val="none" w:sz="0" w:space="0" w:color="auto"/>
                    <w:left w:val="none" w:sz="0" w:space="0" w:color="auto"/>
                    <w:bottom w:val="none" w:sz="0" w:space="0" w:color="auto"/>
                    <w:right w:val="none" w:sz="0" w:space="0" w:color="auto"/>
                  </w:divBdr>
                </w:div>
                <w:div w:id="2000384047">
                  <w:marLeft w:val="0"/>
                  <w:marRight w:val="0"/>
                  <w:marTop w:val="0"/>
                  <w:marBottom w:val="0"/>
                  <w:divBdr>
                    <w:top w:val="none" w:sz="0" w:space="0" w:color="auto"/>
                    <w:left w:val="none" w:sz="0" w:space="0" w:color="auto"/>
                    <w:bottom w:val="none" w:sz="0" w:space="0" w:color="auto"/>
                    <w:right w:val="none" w:sz="0" w:space="0" w:color="auto"/>
                  </w:divBdr>
                </w:div>
                <w:div w:id="2017074673">
                  <w:marLeft w:val="0"/>
                  <w:marRight w:val="0"/>
                  <w:marTop w:val="0"/>
                  <w:marBottom w:val="0"/>
                  <w:divBdr>
                    <w:top w:val="none" w:sz="0" w:space="0" w:color="auto"/>
                    <w:left w:val="none" w:sz="0" w:space="0" w:color="auto"/>
                    <w:bottom w:val="none" w:sz="0" w:space="0" w:color="auto"/>
                    <w:right w:val="none" w:sz="0" w:space="0" w:color="auto"/>
                  </w:divBdr>
                </w:div>
                <w:div w:id="2029599121">
                  <w:marLeft w:val="0"/>
                  <w:marRight w:val="0"/>
                  <w:marTop w:val="0"/>
                  <w:marBottom w:val="0"/>
                  <w:divBdr>
                    <w:top w:val="none" w:sz="0" w:space="0" w:color="auto"/>
                    <w:left w:val="none" w:sz="0" w:space="0" w:color="auto"/>
                    <w:bottom w:val="none" w:sz="0" w:space="0" w:color="auto"/>
                    <w:right w:val="none" w:sz="0" w:space="0" w:color="auto"/>
                  </w:divBdr>
                </w:div>
                <w:div w:id="2032565199">
                  <w:marLeft w:val="0"/>
                  <w:marRight w:val="0"/>
                  <w:marTop w:val="0"/>
                  <w:marBottom w:val="0"/>
                  <w:divBdr>
                    <w:top w:val="none" w:sz="0" w:space="0" w:color="auto"/>
                    <w:left w:val="none" w:sz="0" w:space="0" w:color="auto"/>
                    <w:bottom w:val="none" w:sz="0" w:space="0" w:color="auto"/>
                    <w:right w:val="none" w:sz="0" w:space="0" w:color="auto"/>
                  </w:divBdr>
                </w:div>
                <w:div w:id="2042396078">
                  <w:marLeft w:val="0"/>
                  <w:marRight w:val="0"/>
                  <w:marTop w:val="0"/>
                  <w:marBottom w:val="0"/>
                  <w:divBdr>
                    <w:top w:val="none" w:sz="0" w:space="0" w:color="auto"/>
                    <w:left w:val="none" w:sz="0" w:space="0" w:color="auto"/>
                    <w:bottom w:val="none" w:sz="0" w:space="0" w:color="auto"/>
                    <w:right w:val="none" w:sz="0" w:space="0" w:color="auto"/>
                  </w:divBdr>
                </w:div>
                <w:div w:id="2062439171">
                  <w:marLeft w:val="0"/>
                  <w:marRight w:val="0"/>
                  <w:marTop w:val="0"/>
                  <w:marBottom w:val="0"/>
                  <w:divBdr>
                    <w:top w:val="none" w:sz="0" w:space="0" w:color="auto"/>
                    <w:left w:val="none" w:sz="0" w:space="0" w:color="auto"/>
                    <w:bottom w:val="none" w:sz="0" w:space="0" w:color="auto"/>
                    <w:right w:val="none" w:sz="0" w:space="0" w:color="auto"/>
                  </w:divBdr>
                </w:div>
                <w:div w:id="2070878181">
                  <w:marLeft w:val="0"/>
                  <w:marRight w:val="0"/>
                  <w:marTop w:val="0"/>
                  <w:marBottom w:val="0"/>
                  <w:divBdr>
                    <w:top w:val="none" w:sz="0" w:space="0" w:color="auto"/>
                    <w:left w:val="none" w:sz="0" w:space="0" w:color="auto"/>
                    <w:bottom w:val="none" w:sz="0" w:space="0" w:color="auto"/>
                    <w:right w:val="none" w:sz="0" w:space="0" w:color="auto"/>
                  </w:divBdr>
                </w:div>
                <w:div w:id="2083523464">
                  <w:marLeft w:val="0"/>
                  <w:marRight w:val="0"/>
                  <w:marTop w:val="0"/>
                  <w:marBottom w:val="0"/>
                  <w:divBdr>
                    <w:top w:val="none" w:sz="0" w:space="0" w:color="auto"/>
                    <w:left w:val="none" w:sz="0" w:space="0" w:color="auto"/>
                    <w:bottom w:val="none" w:sz="0" w:space="0" w:color="auto"/>
                    <w:right w:val="none" w:sz="0" w:space="0" w:color="auto"/>
                  </w:divBdr>
                </w:div>
                <w:div w:id="2085368849">
                  <w:marLeft w:val="0"/>
                  <w:marRight w:val="0"/>
                  <w:marTop w:val="0"/>
                  <w:marBottom w:val="0"/>
                  <w:divBdr>
                    <w:top w:val="none" w:sz="0" w:space="0" w:color="auto"/>
                    <w:left w:val="none" w:sz="0" w:space="0" w:color="auto"/>
                    <w:bottom w:val="none" w:sz="0" w:space="0" w:color="auto"/>
                    <w:right w:val="none" w:sz="0" w:space="0" w:color="auto"/>
                  </w:divBdr>
                </w:div>
                <w:div w:id="2088378418">
                  <w:marLeft w:val="0"/>
                  <w:marRight w:val="0"/>
                  <w:marTop w:val="0"/>
                  <w:marBottom w:val="0"/>
                  <w:divBdr>
                    <w:top w:val="none" w:sz="0" w:space="0" w:color="auto"/>
                    <w:left w:val="none" w:sz="0" w:space="0" w:color="auto"/>
                    <w:bottom w:val="none" w:sz="0" w:space="0" w:color="auto"/>
                    <w:right w:val="none" w:sz="0" w:space="0" w:color="auto"/>
                  </w:divBdr>
                </w:div>
                <w:div w:id="2090997711">
                  <w:marLeft w:val="0"/>
                  <w:marRight w:val="0"/>
                  <w:marTop w:val="0"/>
                  <w:marBottom w:val="0"/>
                  <w:divBdr>
                    <w:top w:val="none" w:sz="0" w:space="0" w:color="auto"/>
                    <w:left w:val="none" w:sz="0" w:space="0" w:color="auto"/>
                    <w:bottom w:val="none" w:sz="0" w:space="0" w:color="auto"/>
                    <w:right w:val="none" w:sz="0" w:space="0" w:color="auto"/>
                  </w:divBdr>
                </w:div>
                <w:div w:id="2092389935">
                  <w:marLeft w:val="0"/>
                  <w:marRight w:val="0"/>
                  <w:marTop w:val="0"/>
                  <w:marBottom w:val="0"/>
                  <w:divBdr>
                    <w:top w:val="none" w:sz="0" w:space="0" w:color="auto"/>
                    <w:left w:val="none" w:sz="0" w:space="0" w:color="auto"/>
                    <w:bottom w:val="none" w:sz="0" w:space="0" w:color="auto"/>
                    <w:right w:val="none" w:sz="0" w:space="0" w:color="auto"/>
                  </w:divBdr>
                </w:div>
                <w:div w:id="2097821118">
                  <w:marLeft w:val="0"/>
                  <w:marRight w:val="0"/>
                  <w:marTop w:val="0"/>
                  <w:marBottom w:val="0"/>
                  <w:divBdr>
                    <w:top w:val="none" w:sz="0" w:space="0" w:color="auto"/>
                    <w:left w:val="none" w:sz="0" w:space="0" w:color="auto"/>
                    <w:bottom w:val="none" w:sz="0" w:space="0" w:color="auto"/>
                    <w:right w:val="none" w:sz="0" w:space="0" w:color="auto"/>
                  </w:divBdr>
                </w:div>
                <w:div w:id="2101680039">
                  <w:marLeft w:val="0"/>
                  <w:marRight w:val="0"/>
                  <w:marTop w:val="0"/>
                  <w:marBottom w:val="0"/>
                  <w:divBdr>
                    <w:top w:val="none" w:sz="0" w:space="0" w:color="auto"/>
                    <w:left w:val="none" w:sz="0" w:space="0" w:color="auto"/>
                    <w:bottom w:val="none" w:sz="0" w:space="0" w:color="auto"/>
                    <w:right w:val="none" w:sz="0" w:space="0" w:color="auto"/>
                  </w:divBdr>
                </w:div>
                <w:div w:id="2109618842">
                  <w:marLeft w:val="0"/>
                  <w:marRight w:val="0"/>
                  <w:marTop w:val="0"/>
                  <w:marBottom w:val="0"/>
                  <w:divBdr>
                    <w:top w:val="none" w:sz="0" w:space="0" w:color="auto"/>
                    <w:left w:val="none" w:sz="0" w:space="0" w:color="auto"/>
                    <w:bottom w:val="none" w:sz="0" w:space="0" w:color="auto"/>
                    <w:right w:val="none" w:sz="0" w:space="0" w:color="auto"/>
                  </w:divBdr>
                </w:div>
                <w:div w:id="2125076700">
                  <w:marLeft w:val="0"/>
                  <w:marRight w:val="0"/>
                  <w:marTop w:val="0"/>
                  <w:marBottom w:val="0"/>
                  <w:divBdr>
                    <w:top w:val="none" w:sz="0" w:space="0" w:color="auto"/>
                    <w:left w:val="none" w:sz="0" w:space="0" w:color="auto"/>
                    <w:bottom w:val="none" w:sz="0" w:space="0" w:color="auto"/>
                    <w:right w:val="none" w:sz="0" w:space="0" w:color="auto"/>
                  </w:divBdr>
                </w:div>
                <w:div w:id="2132240380">
                  <w:marLeft w:val="0"/>
                  <w:marRight w:val="0"/>
                  <w:marTop w:val="0"/>
                  <w:marBottom w:val="0"/>
                  <w:divBdr>
                    <w:top w:val="none" w:sz="0" w:space="0" w:color="auto"/>
                    <w:left w:val="none" w:sz="0" w:space="0" w:color="auto"/>
                    <w:bottom w:val="none" w:sz="0" w:space="0" w:color="auto"/>
                    <w:right w:val="none" w:sz="0" w:space="0" w:color="auto"/>
                  </w:divBdr>
                </w:div>
                <w:div w:id="2132548977">
                  <w:marLeft w:val="0"/>
                  <w:marRight w:val="0"/>
                  <w:marTop w:val="0"/>
                  <w:marBottom w:val="0"/>
                  <w:divBdr>
                    <w:top w:val="none" w:sz="0" w:space="0" w:color="auto"/>
                    <w:left w:val="none" w:sz="0" w:space="0" w:color="auto"/>
                    <w:bottom w:val="none" w:sz="0" w:space="0" w:color="auto"/>
                    <w:right w:val="none" w:sz="0" w:space="0" w:color="auto"/>
                  </w:divBdr>
                </w:div>
                <w:div w:id="2141414503">
                  <w:marLeft w:val="0"/>
                  <w:marRight w:val="0"/>
                  <w:marTop w:val="0"/>
                  <w:marBottom w:val="0"/>
                  <w:divBdr>
                    <w:top w:val="none" w:sz="0" w:space="0" w:color="auto"/>
                    <w:left w:val="none" w:sz="0" w:space="0" w:color="auto"/>
                    <w:bottom w:val="none" w:sz="0" w:space="0" w:color="auto"/>
                    <w:right w:val="none" w:sz="0" w:space="0" w:color="auto"/>
                  </w:divBdr>
                </w:div>
              </w:divsChild>
            </w:div>
            <w:div w:id="1585609519">
              <w:marLeft w:val="0"/>
              <w:marRight w:val="0"/>
              <w:marTop w:val="0"/>
              <w:marBottom w:val="0"/>
              <w:divBdr>
                <w:top w:val="none" w:sz="0" w:space="0" w:color="auto"/>
                <w:left w:val="none" w:sz="0" w:space="0" w:color="auto"/>
                <w:bottom w:val="none" w:sz="0" w:space="0" w:color="auto"/>
                <w:right w:val="none" w:sz="0" w:space="0" w:color="auto"/>
              </w:divBdr>
            </w:div>
            <w:div w:id="1589651171">
              <w:marLeft w:val="0"/>
              <w:marRight w:val="0"/>
              <w:marTop w:val="0"/>
              <w:marBottom w:val="0"/>
              <w:divBdr>
                <w:top w:val="none" w:sz="0" w:space="0" w:color="auto"/>
                <w:left w:val="none" w:sz="0" w:space="0" w:color="auto"/>
                <w:bottom w:val="none" w:sz="0" w:space="0" w:color="auto"/>
                <w:right w:val="none" w:sz="0" w:space="0" w:color="auto"/>
              </w:divBdr>
            </w:div>
            <w:div w:id="1590306215">
              <w:marLeft w:val="0"/>
              <w:marRight w:val="0"/>
              <w:marTop w:val="0"/>
              <w:marBottom w:val="0"/>
              <w:divBdr>
                <w:top w:val="none" w:sz="0" w:space="0" w:color="auto"/>
                <w:left w:val="none" w:sz="0" w:space="0" w:color="auto"/>
                <w:bottom w:val="none" w:sz="0" w:space="0" w:color="auto"/>
                <w:right w:val="none" w:sz="0" w:space="0" w:color="auto"/>
              </w:divBdr>
            </w:div>
            <w:div w:id="1594195937">
              <w:marLeft w:val="0"/>
              <w:marRight w:val="0"/>
              <w:marTop w:val="0"/>
              <w:marBottom w:val="0"/>
              <w:divBdr>
                <w:top w:val="none" w:sz="0" w:space="0" w:color="auto"/>
                <w:left w:val="none" w:sz="0" w:space="0" w:color="auto"/>
                <w:bottom w:val="none" w:sz="0" w:space="0" w:color="auto"/>
                <w:right w:val="none" w:sz="0" w:space="0" w:color="auto"/>
              </w:divBdr>
            </w:div>
            <w:div w:id="1597252908">
              <w:marLeft w:val="0"/>
              <w:marRight w:val="0"/>
              <w:marTop w:val="0"/>
              <w:marBottom w:val="0"/>
              <w:divBdr>
                <w:top w:val="none" w:sz="0" w:space="0" w:color="auto"/>
                <w:left w:val="none" w:sz="0" w:space="0" w:color="auto"/>
                <w:bottom w:val="none" w:sz="0" w:space="0" w:color="auto"/>
                <w:right w:val="none" w:sz="0" w:space="0" w:color="auto"/>
              </w:divBdr>
            </w:div>
            <w:div w:id="1600525925">
              <w:marLeft w:val="0"/>
              <w:marRight w:val="0"/>
              <w:marTop w:val="0"/>
              <w:marBottom w:val="0"/>
              <w:divBdr>
                <w:top w:val="none" w:sz="0" w:space="0" w:color="auto"/>
                <w:left w:val="none" w:sz="0" w:space="0" w:color="auto"/>
                <w:bottom w:val="none" w:sz="0" w:space="0" w:color="auto"/>
                <w:right w:val="none" w:sz="0" w:space="0" w:color="auto"/>
              </w:divBdr>
            </w:div>
            <w:div w:id="1605652827">
              <w:marLeft w:val="0"/>
              <w:marRight w:val="0"/>
              <w:marTop w:val="0"/>
              <w:marBottom w:val="0"/>
              <w:divBdr>
                <w:top w:val="none" w:sz="0" w:space="0" w:color="auto"/>
                <w:left w:val="none" w:sz="0" w:space="0" w:color="auto"/>
                <w:bottom w:val="none" w:sz="0" w:space="0" w:color="auto"/>
                <w:right w:val="none" w:sz="0" w:space="0" w:color="auto"/>
              </w:divBdr>
            </w:div>
            <w:div w:id="1611888501">
              <w:marLeft w:val="0"/>
              <w:marRight w:val="0"/>
              <w:marTop w:val="0"/>
              <w:marBottom w:val="0"/>
              <w:divBdr>
                <w:top w:val="none" w:sz="0" w:space="0" w:color="auto"/>
                <w:left w:val="none" w:sz="0" w:space="0" w:color="auto"/>
                <w:bottom w:val="none" w:sz="0" w:space="0" w:color="auto"/>
                <w:right w:val="none" w:sz="0" w:space="0" w:color="auto"/>
              </w:divBdr>
            </w:div>
            <w:div w:id="1618177182">
              <w:marLeft w:val="0"/>
              <w:marRight w:val="0"/>
              <w:marTop w:val="0"/>
              <w:marBottom w:val="0"/>
              <w:divBdr>
                <w:top w:val="none" w:sz="0" w:space="0" w:color="auto"/>
                <w:left w:val="none" w:sz="0" w:space="0" w:color="auto"/>
                <w:bottom w:val="none" w:sz="0" w:space="0" w:color="auto"/>
                <w:right w:val="none" w:sz="0" w:space="0" w:color="auto"/>
              </w:divBdr>
            </w:div>
            <w:div w:id="1638534356">
              <w:marLeft w:val="0"/>
              <w:marRight w:val="0"/>
              <w:marTop w:val="0"/>
              <w:marBottom w:val="0"/>
              <w:divBdr>
                <w:top w:val="none" w:sz="0" w:space="0" w:color="auto"/>
                <w:left w:val="none" w:sz="0" w:space="0" w:color="auto"/>
                <w:bottom w:val="none" w:sz="0" w:space="0" w:color="auto"/>
                <w:right w:val="none" w:sz="0" w:space="0" w:color="auto"/>
              </w:divBdr>
            </w:div>
            <w:div w:id="1641689513">
              <w:marLeft w:val="0"/>
              <w:marRight w:val="0"/>
              <w:marTop w:val="0"/>
              <w:marBottom w:val="0"/>
              <w:divBdr>
                <w:top w:val="none" w:sz="0" w:space="0" w:color="auto"/>
                <w:left w:val="none" w:sz="0" w:space="0" w:color="auto"/>
                <w:bottom w:val="none" w:sz="0" w:space="0" w:color="auto"/>
                <w:right w:val="none" w:sz="0" w:space="0" w:color="auto"/>
              </w:divBdr>
            </w:div>
            <w:div w:id="1646736078">
              <w:marLeft w:val="0"/>
              <w:marRight w:val="0"/>
              <w:marTop w:val="0"/>
              <w:marBottom w:val="0"/>
              <w:divBdr>
                <w:top w:val="none" w:sz="0" w:space="0" w:color="auto"/>
                <w:left w:val="none" w:sz="0" w:space="0" w:color="auto"/>
                <w:bottom w:val="none" w:sz="0" w:space="0" w:color="auto"/>
                <w:right w:val="none" w:sz="0" w:space="0" w:color="auto"/>
              </w:divBdr>
            </w:div>
            <w:div w:id="1652633282">
              <w:marLeft w:val="0"/>
              <w:marRight w:val="0"/>
              <w:marTop w:val="0"/>
              <w:marBottom w:val="0"/>
              <w:divBdr>
                <w:top w:val="none" w:sz="0" w:space="0" w:color="auto"/>
                <w:left w:val="none" w:sz="0" w:space="0" w:color="auto"/>
                <w:bottom w:val="none" w:sz="0" w:space="0" w:color="auto"/>
                <w:right w:val="none" w:sz="0" w:space="0" w:color="auto"/>
              </w:divBdr>
            </w:div>
            <w:div w:id="1653177428">
              <w:marLeft w:val="0"/>
              <w:marRight w:val="0"/>
              <w:marTop w:val="0"/>
              <w:marBottom w:val="0"/>
              <w:divBdr>
                <w:top w:val="none" w:sz="0" w:space="0" w:color="auto"/>
                <w:left w:val="none" w:sz="0" w:space="0" w:color="auto"/>
                <w:bottom w:val="none" w:sz="0" w:space="0" w:color="auto"/>
                <w:right w:val="none" w:sz="0" w:space="0" w:color="auto"/>
              </w:divBdr>
            </w:div>
            <w:div w:id="1654943356">
              <w:marLeft w:val="0"/>
              <w:marRight w:val="0"/>
              <w:marTop w:val="0"/>
              <w:marBottom w:val="0"/>
              <w:divBdr>
                <w:top w:val="none" w:sz="0" w:space="0" w:color="auto"/>
                <w:left w:val="none" w:sz="0" w:space="0" w:color="auto"/>
                <w:bottom w:val="none" w:sz="0" w:space="0" w:color="auto"/>
                <w:right w:val="none" w:sz="0" w:space="0" w:color="auto"/>
              </w:divBdr>
            </w:div>
            <w:div w:id="1659915076">
              <w:marLeft w:val="0"/>
              <w:marRight w:val="0"/>
              <w:marTop w:val="0"/>
              <w:marBottom w:val="0"/>
              <w:divBdr>
                <w:top w:val="none" w:sz="0" w:space="0" w:color="auto"/>
                <w:left w:val="none" w:sz="0" w:space="0" w:color="auto"/>
                <w:bottom w:val="none" w:sz="0" w:space="0" w:color="auto"/>
                <w:right w:val="none" w:sz="0" w:space="0" w:color="auto"/>
              </w:divBdr>
            </w:div>
            <w:div w:id="1660428973">
              <w:marLeft w:val="0"/>
              <w:marRight w:val="0"/>
              <w:marTop w:val="0"/>
              <w:marBottom w:val="0"/>
              <w:divBdr>
                <w:top w:val="none" w:sz="0" w:space="0" w:color="auto"/>
                <w:left w:val="none" w:sz="0" w:space="0" w:color="auto"/>
                <w:bottom w:val="none" w:sz="0" w:space="0" w:color="auto"/>
                <w:right w:val="none" w:sz="0" w:space="0" w:color="auto"/>
              </w:divBdr>
            </w:div>
            <w:div w:id="1684013427">
              <w:marLeft w:val="0"/>
              <w:marRight w:val="0"/>
              <w:marTop w:val="0"/>
              <w:marBottom w:val="0"/>
              <w:divBdr>
                <w:top w:val="none" w:sz="0" w:space="0" w:color="auto"/>
                <w:left w:val="none" w:sz="0" w:space="0" w:color="auto"/>
                <w:bottom w:val="none" w:sz="0" w:space="0" w:color="auto"/>
                <w:right w:val="none" w:sz="0" w:space="0" w:color="auto"/>
              </w:divBdr>
            </w:div>
            <w:div w:id="1685550186">
              <w:marLeft w:val="0"/>
              <w:marRight w:val="0"/>
              <w:marTop w:val="0"/>
              <w:marBottom w:val="0"/>
              <w:divBdr>
                <w:top w:val="none" w:sz="0" w:space="0" w:color="auto"/>
                <w:left w:val="none" w:sz="0" w:space="0" w:color="auto"/>
                <w:bottom w:val="none" w:sz="0" w:space="0" w:color="auto"/>
                <w:right w:val="none" w:sz="0" w:space="0" w:color="auto"/>
              </w:divBdr>
            </w:div>
            <w:div w:id="1691878705">
              <w:marLeft w:val="0"/>
              <w:marRight w:val="0"/>
              <w:marTop w:val="0"/>
              <w:marBottom w:val="0"/>
              <w:divBdr>
                <w:top w:val="none" w:sz="0" w:space="0" w:color="auto"/>
                <w:left w:val="none" w:sz="0" w:space="0" w:color="auto"/>
                <w:bottom w:val="none" w:sz="0" w:space="0" w:color="auto"/>
                <w:right w:val="none" w:sz="0" w:space="0" w:color="auto"/>
              </w:divBdr>
            </w:div>
            <w:div w:id="1699701746">
              <w:marLeft w:val="0"/>
              <w:marRight w:val="0"/>
              <w:marTop w:val="0"/>
              <w:marBottom w:val="0"/>
              <w:divBdr>
                <w:top w:val="none" w:sz="0" w:space="0" w:color="auto"/>
                <w:left w:val="none" w:sz="0" w:space="0" w:color="auto"/>
                <w:bottom w:val="none" w:sz="0" w:space="0" w:color="auto"/>
                <w:right w:val="none" w:sz="0" w:space="0" w:color="auto"/>
              </w:divBdr>
            </w:div>
            <w:div w:id="1705860029">
              <w:marLeft w:val="0"/>
              <w:marRight w:val="0"/>
              <w:marTop w:val="0"/>
              <w:marBottom w:val="0"/>
              <w:divBdr>
                <w:top w:val="none" w:sz="0" w:space="0" w:color="auto"/>
                <w:left w:val="none" w:sz="0" w:space="0" w:color="auto"/>
                <w:bottom w:val="none" w:sz="0" w:space="0" w:color="auto"/>
                <w:right w:val="none" w:sz="0" w:space="0" w:color="auto"/>
              </w:divBdr>
            </w:div>
            <w:div w:id="1710761824">
              <w:marLeft w:val="0"/>
              <w:marRight w:val="0"/>
              <w:marTop w:val="0"/>
              <w:marBottom w:val="0"/>
              <w:divBdr>
                <w:top w:val="none" w:sz="0" w:space="0" w:color="auto"/>
                <w:left w:val="none" w:sz="0" w:space="0" w:color="auto"/>
                <w:bottom w:val="none" w:sz="0" w:space="0" w:color="auto"/>
                <w:right w:val="none" w:sz="0" w:space="0" w:color="auto"/>
              </w:divBdr>
            </w:div>
            <w:div w:id="1732728510">
              <w:marLeft w:val="0"/>
              <w:marRight w:val="0"/>
              <w:marTop w:val="0"/>
              <w:marBottom w:val="0"/>
              <w:divBdr>
                <w:top w:val="none" w:sz="0" w:space="0" w:color="auto"/>
                <w:left w:val="none" w:sz="0" w:space="0" w:color="auto"/>
                <w:bottom w:val="none" w:sz="0" w:space="0" w:color="auto"/>
                <w:right w:val="none" w:sz="0" w:space="0" w:color="auto"/>
              </w:divBdr>
            </w:div>
            <w:div w:id="1732729375">
              <w:marLeft w:val="0"/>
              <w:marRight w:val="0"/>
              <w:marTop w:val="0"/>
              <w:marBottom w:val="0"/>
              <w:divBdr>
                <w:top w:val="none" w:sz="0" w:space="0" w:color="auto"/>
                <w:left w:val="none" w:sz="0" w:space="0" w:color="auto"/>
                <w:bottom w:val="none" w:sz="0" w:space="0" w:color="auto"/>
                <w:right w:val="none" w:sz="0" w:space="0" w:color="auto"/>
              </w:divBdr>
            </w:div>
            <w:div w:id="1749305932">
              <w:marLeft w:val="0"/>
              <w:marRight w:val="0"/>
              <w:marTop w:val="0"/>
              <w:marBottom w:val="0"/>
              <w:divBdr>
                <w:top w:val="none" w:sz="0" w:space="0" w:color="auto"/>
                <w:left w:val="none" w:sz="0" w:space="0" w:color="auto"/>
                <w:bottom w:val="none" w:sz="0" w:space="0" w:color="auto"/>
                <w:right w:val="none" w:sz="0" w:space="0" w:color="auto"/>
              </w:divBdr>
            </w:div>
            <w:div w:id="1758015228">
              <w:marLeft w:val="0"/>
              <w:marRight w:val="0"/>
              <w:marTop w:val="0"/>
              <w:marBottom w:val="0"/>
              <w:divBdr>
                <w:top w:val="none" w:sz="0" w:space="0" w:color="auto"/>
                <w:left w:val="none" w:sz="0" w:space="0" w:color="auto"/>
                <w:bottom w:val="none" w:sz="0" w:space="0" w:color="auto"/>
                <w:right w:val="none" w:sz="0" w:space="0" w:color="auto"/>
              </w:divBdr>
            </w:div>
            <w:div w:id="1764180335">
              <w:marLeft w:val="0"/>
              <w:marRight w:val="0"/>
              <w:marTop w:val="0"/>
              <w:marBottom w:val="0"/>
              <w:divBdr>
                <w:top w:val="none" w:sz="0" w:space="0" w:color="auto"/>
                <w:left w:val="none" w:sz="0" w:space="0" w:color="auto"/>
                <w:bottom w:val="none" w:sz="0" w:space="0" w:color="auto"/>
                <w:right w:val="none" w:sz="0" w:space="0" w:color="auto"/>
              </w:divBdr>
            </w:div>
            <w:div w:id="1767113045">
              <w:marLeft w:val="0"/>
              <w:marRight w:val="0"/>
              <w:marTop w:val="0"/>
              <w:marBottom w:val="0"/>
              <w:divBdr>
                <w:top w:val="none" w:sz="0" w:space="0" w:color="auto"/>
                <w:left w:val="none" w:sz="0" w:space="0" w:color="auto"/>
                <w:bottom w:val="none" w:sz="0" w:space="0" w:color="auto"/>
                <w:right w:val="none" w:sz="0" w:space="0" w:color="auto"/>
              </w:divBdr>
            </w:div>
            <w:div w:id="1769614291">
              <w:marLeft w:val="0"/>
              <w:marRight w:val="0"/>
              <w:marTop w:val="0"/>
              <w:marBottom w:val="0"/>
              <w:divBdr>
                <w:top w:val="none" w:sz="0" w:space="0" w:color="auto"/>
                <w:left w:val="none" w:sz="0" w:space="0" w:color="auto"/>
                <w:bottom w:val="none" w:sz="0" w:space="0" w:color="auto"/>
                <w:right w:val="none" w:sz="0" w:space="0" w:color="auto"/>
              </w:divBdr>
            </w:div>
            <w:div w:id="1770153751">
              <w:marLeft w:val="0"/>
              <w:marRight w:val="0"/>
              <w:marTop w:val="0"/>
              <w:marBottom w:val="0"/>
              <w:divBdr>
                <w:top w:val="none" w:sz="0" w:space="0" w:color="auto"/>
                <w:left w:val="none" w:sz="0" w:space="0" w:color="auto"/>
                <w:bottom w:val="none" w:sz="0" w:space="0" w:color="auto"/>
                <w:right w:val="none" w:sz="0" w:space="0" w:color="auto"/>
              </w:divBdr>
            </w:div>
            <w:div w:id="1781341853">
              <w:marLeft w:val="0"/>
              <w:marRight w:val="0"/>
              <w:marTop w:val="0"/>
              <w:marBottom w:val="0"/>
              <w:divBdr>
                <w:top w:val="none" w:sz="0" w:space="0" w:color="auto"/>
                <w:left w:val="none" w:sz="0" w:space="0" w:color="auto"/>
                <w:bottom w:val="none" w:sz="0" w:space="0" w:color="auto"/>
                <w:right w:val="none" w:sz="0" w:space="0" w:color="auto"/>
              </w:divBdr>
            </w:div>
            <w:div w:id="1781416978">
              <w:marLeft w:val="0"/>
              <w:marRight w:val="0"/>
              <w:marTop w:val="0"/>
              <w:marBottom w:val="0"/>
              <w:divBdr>
                <w:top w:val="none" w:sz="0" w:space="0" w:color="auto"/>
                <w:left w:val="none" w:sz="0" w:space="0" w:color="auto"/>
                <w:bottom w:val="none" w:sz="0" w:space="0" w:color="auto"/>
                <w:right w:val="none" w:sz="0" w:space="0" w:color="auto"/>
              </w:divBdr>
            </w:div>
            <w:div w:id="1787430393">
              <w:marLeft w:val="0"/>
              <w:marRight w:val="0"/>
              <w:marTop w:val="0"/>
              <w:marBottom w:val="0"/>
              <w:divBdr>
                <w:top w:val="none" w:sz="0" w:space="0" w:color="auto"/>
                <w:left w:val="none" w:sz="0" w:space="0" w:color="auto"/>
                <w:bottom w:val="none" w:sz="0" w:space="0" w:color="auto"/>
                <w:right w:val="none" w:sz="0" w:space="0" w:color="auto"/>
              </w:divBdr>
            </w:div>
            <w:div w:id="1788888174">
              <w:marLeft w:val="0"/>
              <w:marRight w:val="0"/>
              <w:marTop w:val="0"/>
              <w:marBottom w:val="0"/>
              <w:divBdr>
                <w:top w:val="none" w:sz="0" w:space="0" w:color="auto"/>
                <w:left w:val="none" w:sz="0" w:space="0" w:color="auto"/>
                <w:bottom w:val="none" w:sz="0" w:space="0" w:color="auto"/>
                <w:right w:val="none" w:sz="0" w:space="0" w:color="auto"/>
              </w:divBdr>
            </w:div>
            <w:div w:id="1795126407">
              <w:marLeft w:val="0"/>
              <w:marRight w:val="0"/>
              <w:marTop w:val="0"/>
              <w:marBottom w:val="0"/>
              <w:divBdr>
                <w:top w:val="none" w:sz="0" w:space="0" w:color="auto"/>
                <w:left w:val="none" w:sz="0" w:space="0" w:color="auto"/>
                <w:bottom w:val="none" w:sz="0" w:space="0" w:color="auto"/>
                <w:right w:val="none" w:sz="0" w:space="0" w:color="auto"/>
              </w:divBdr>
            </w:div>
            <w:div w:id="1802961427">
              <w:marLeft w:val="0"/>
              <w:marRight w:val="0"/>
              <w:marTop w:val="0"/>
              <w:marBottom w:val="0"/>
              <w:divBdr>
                <w:top w:val="none" w:sz="0" w:space="0" w:color="auto"/>
                <w:left w:val="none" w:sz="0" w:space="0" w:color="auto"/>
                <w:bottom w:val="none" w:sz="0" w:space="0" w:color="auto"/>
                <w:right w:val="none" w:sz="0" w:space="0" w:color="auto"/>
              </w:divBdr>
            </w:div>
            <w:div w:id="1819418256">
              <w:marLeft w:val="0"/>
              <w:marRight w:val="0"/>
              <w:marTop w:val="0"/>
              <w:marBottom w:val="0"/>
              <w:divBdr>
                <w:top w:val="none" w:sz="0" w:space="0" w:color="auto"/>
                <w:left w:val="none" w:sz="0" w:space="0" w:color="auto"/>
                <w:bottom w:val="none" w:sz="0" w:space="0" w:color="auto"/>
                <w:right w:val="none" w:sz="0" w:space="0" w:color="auto"/>
              </w:divBdr>
            </w:div>
            <w:div w:id="1820808248">
              <w:marLeft w:val="0"/>
              <w:marRight w:val="0"/>
              <w:marTop w:val="0"/>
              <w:marBottom w:val="0"/>
              <w:divBdr>
                <w:top w:val="none" w:sz="0" w:space="0" w:color="auto"/>
                <w:left w:val="none" w:sz="0" w:space="0" w:color="auto"/>
                <w:bottom w:val="none" w:sz="0" w:space="0" w:color="auto"/>
                <w:right w:val="none" w:sz="0" w:space="0" w:color="auto"/>
              </w:divBdr>
            </w:div>
            <w:div w:id="1820995826">
              <w:marLeft w:val="0"/>
              <w:marRight w:val="0"/>
              <w:marTop w:val="0"/>
              <w:marBottom w:val="0"/>
              <w:divBdr>
                <w:top w:val="none" w:sz="0" w:space="0" w:color="auto"/>
                <w:left w:val="none" w:sz="0" w:space="0" w:color="auto"/>
                <w:bottom w:val="none" w:sz="0" w:space="0" w:color="auto"/>
                <w:right w:val="none" w:sz="0" w:space="0" w:color="auto"/>
              </w:divBdr>
            </w:div>
            <w:div w:id="1821534174">
              <w:marLeft w:val="0"/>
              <w:marRight w:val="0"/>
              <w:marTop w:val="0"/>
              <w:marBottom w:val="0"/>
              <w:divBdr>
                <w:top w:val="none" w:sz="0" w:space="0" w:color="auto"/>
                <w:left w:val="none" w:sz="0" w:space="0" w:color="auto"/>
                <w:bottom w:val="none" w:sz="0" w:space="0" w:color="auto"/>
                <w:right w:val="none" w:sz="0" w:space="0" w:color="auto"/>
              </w:divBdr>
            </w:div>
            <w:div w:id="1823307965">
              <w:marLeft w:val="0"/>
              <w:marRight w:val="0"/>
              <w:marTop w:val="0"/>
              <w:marBottom w:val="0"/>
              <w:divBdr>
                <w:top w:val="none" w:sz="0" w:space="0" w:color="auto"/>
                <w:left w:val="none" w:sz="0" w:space="0" w:color="auto"/>
                <w:bottom w:val="none" w:sz="0" w:space="0" w:color="auto"/>
                <w:right w:val="none" w:sz="0" w:space="0" w:color="auto"/>
              </w:divBdr>
            </w:div>
            <w:div w:id="1824664704">
              <w:marLeft w:val="0"/>
              <w:marRight w:val="0"/>
              <w:marTop w:val="0"/>
              <w:marBottom w:val="0"/>
              <w:divBdr>
                <w:top w:val="none" w:sz="0" w:space="0" w:color="auto"/>
                <w:left w:val="none" w:sz="0" w:space="0" w:color="auto"/>
                <w:bottom w:val="none" w:sz="0" w:space="0" w:color="auto"/>
                <w:right w:val="none" w:sz="0" w:space="0" w:color="auto"/>
              </w:divBdr>
            </w:div>
            <w:div w:id="1843543978">
              <w:marLeft w:val="0"/>
              <w:marRight w:val="0"/>
              <w:marTop w:val="0"/>
              <w:marBottom w:val="0"/>
              <w:divBdr>
                <w:top w:val="none" w:sz="0" w:space="0" w:color="auto"/>
                <w:left w:val="none" w:sz="0" w:space="0" w:color="auto"/>
                <w:bottom w:val="none" w:sz="0" w:space="0" w:color="auto"/>
                <w:right w:val="none" w:sz="0" w:space="0" w:color="auto"/>
              </w:divBdr>
            </w:div>
            <w:div w:id="1845625699">
              <w:marLeft w:val="0"/>
              <w:marRight w:val="0"/>
              <w:marTop w:val="0"/>
              <w:marBottom w:val="0"/>
              <w:divBdr>
                <w:top w:val="none" w:sz="0" w:space="0" w:color="auto"/>
                <w:left w:val="none" w:sz="0" w:space="0" w:color="auto"/>
                <w:bottom w:val="none" w:sz="0" w:space="0" w:color="auto"/>
                <w:right w:val="none" w:sz="0" w:space="0" w:color="auto"/>
              </w:divBdr>
            </w:div>
            <w:div w:id="1845627642">
              <w:marLeft w:val="0"/>
              <w:marRight w:val="0"/>
              <w:marTop w:val="0"/>
              <w:marBottom w:val="0"/>
              <w:divBdr>
                <w:top w:val="none" w:sz="0" w:space="0" w:color="auto"/>
                <w:left w:val="none" w:sz="0" w:space="0" w:color="auto"/>
                <w:bottom w:val="none" w:sz="0" w:space="0" w:color="auto"/>
                <w:right w:val="none" w:sz="0" w:space="0" w:color="auto"/>
              </w:divBdr>
            </w:div>
            <w:div w:id="1846439492">
              <w:marLeft w:val="0"/>
              <w:marRight w:val="0"/>
              <w:marTop w:val="0"/>
              <w:marBottom w:val="0"/>
              <w:divBdr>
                <w:top w:val="none" w:sz="0" w:space="0" w:color="auto"/>
                <w:left w:val="none" w:sz="0" w:space="0" w:color="auto"/>
                <w:bottom w:val="none" w:sz="0" w:space="0" w:color="auto"/>
                <w:right w:val="none" w:sz="0" w:space="0" w:color="auto"/>
              </w:divBdr>
            </w:div>
            <w:div w:id="1853451465">
              <w:marLeft w:val="0"/>
              <w:marRight w:val="0"/>
              <w:marTop w:val="0"/>
              <w:marBottom w:val="0"/>
              <w:divBdr>
                <w:top w:val="none" w:sz="0" w:space="0" w:color="auto"/>
                <w:left w:val="none" w:sz="0" w:space="0" w:color="auto"/>
                <w:bottom w:val="none" w:sz="0" w:space="0" w:color="auto"/>
                <w:right w:val="none" w:sz="0" w:space="0" w:color="auto"/>
              </w:divBdr>
            </w:div>
            <w:div w:id="1858885507">
              <w:marLeft w:val="0"/>
              <w:marRight w:val="0"/>
              <w:marTop w:val="0"/>
              <w:marBottom w:val="0"/>
              <w:divBdr>
                <w:top w:val="none" w:sz="0" w:space="0" w:color="auto"/>
                <w:left w:val="none" w:sz="0" w:space="0" w:color="auto"/>
                <w:bottom w:val="none" w:sz="0" w:space="0" w:color="auto"/>
                <w:right w:val="none" w:sz="0" w:space="0" w:color="auto"/>
              </w:divBdr>
            </w:div>
            <w:div w:id="1862545348">
              <w:marLeft w:val="0"/>
              <w:marRight w:val="0"/>
              <w:marTop w:val="0"/>
              <w:marBottom w:val="0"/>
              <w:divBdr>
                <w:top w:val="none" w:sz="0" w:space="0" w:color="auto"/>
                <w:left w:val="none" w:sz="0" w:space="0" w:color="auto"/>
                <w:bottom w:val="none" w:sz="0" w:space="0" w:color="auto"/>
                <w:right w:val="none" w:sz="0" w:space="0" w:color="auto"/>
              </w:divBdr>
            </w:div>
            <w:div w:id="1876506102">
              <w:marLeft w:val="0"/>
              <w:marRight w:val="0"/>
              <w:marTop w:val="0"/>
              <w:marBottom w:val="0"/>
              <w:divBdr>
                <w:top w:val="none" w:sz="0" w:space="0" w:color="auto"/>
                <w:left w:val="none" w:sz="0" w:space="0" w:color="auto"/>
                <w:bottom w:val="none" w:sz="0" w:space="0" w:color="auto"/>
                <w:right w:val="none" w:sz="0" w:space="0" w:color="auto"/>
              </w:divBdr>
            </w:div>
            <w:div w:id="1880820561">
              <w:marLeft w:val="0"/>
              <w:marRight w:val="0"/>
              <w:marTop w:val="0"/>
              <w:marBottom w:val="0"/>
              <w:divBdr>
                <w:top w:val="none" w:sz="0" w:space="0" w:color="auto"/>
                <w:left w:val="none" w:sz="0" w:space="0" w:color="auto"/>
                <w:bottom w:val="none" w:sz="0" w:space="0" w:color="auto"/>
                <w:right w:val="none" w:sz="0" w:space="0" w:color="auto"/>
              </w:divBdr>
            </w:div>
            <w:div w:id="1882861386">
              <w:marLeft w:val="0"/>
              <w:marRight w:val="0"/>
              <w:marTop w:val="0"/>
              <w:marBottom w:val="0"/>
              <w:divBdr>
                <w:top w:val="none" w:sz="0" w:space="0" w:color="auto"/>
                <w:left w:val="none" w:sz="0" w:space="0" w:color="auto"/>
                <w:bottom w:val="none" w:sz="0" w:space="0" w:color="auto"/>
                <w:right w:val="none" w:sz="0" w:space="0" w:color="auto"/>
              </w:divBdr>
            </w:div>
            <w:div w:id="1889873789">
              <w:marLeft w:val="0"/>
              <w:marRight w:val="0"/>
              <w:marTop w:val="0"/>
              <w:marBottom w:val="0"/>
              <w:divBdr>
                <w:top w:val="none" w:sz="0" w:space="0" w:color="auto"/>
                <w:left w:val="none" w:sz="0" w:space="0" w:color="auto"/>
                <w:bottom w:val="none" w:sz="0" w:space="0" w:color="auto"/>
                <w:right w:val="none" w:sz="0" w:space="0" w:color="auto"/>
              </w:divBdr>
            </w:div>
            <w:div w:id="1890726551">
              <w:marLeft w:val="0"/>
              <w:marRight w:val="0"/>
              <w:marTop w:val="0"/>
              <w:marBottom w:val="0"/>
              <w:divBdr>
                <w:top w:val="none" w:sz="0" w:space="0" w:color="auto"/>
                <w:left w:val="none" w:sz="0" w:space="0" w:color="auto"/>
                <w:bottom w:val="none" w:sz="0" w:space="0" w:color="auto"/>
                <w:right w:val="none" w:sz="0" w:space="0" w:color="auto"/>
              </w:divBdr>
            </w:div>
            <w:div w:id="1892645426">
              <w:marLeft w:val="0"/>
              <w:marRight w:val="0"/>
              <w:marTop w:val="0"/>
              <w:marBottom w:val="0"/>
              <w:divBdr>
                <w:top w:val="none" w:sz="0" w:space="0" w:color="auto"/>
                <w:left w:val="none" w:sz="0" w:space="0" w:color="auto"/>
                <w:bottom w:val="none" w:sz="0" w:space="0" w:color="auto"/>
                <w:right w:val="none" w:sz="0" w:space="0" w:color="auto"/>
              </w:divBdr>
            </w:div>
            <w:div w:id="1916939182">
              <w:marLeft w:val="0"/>
              <w:marRight w:val="0"/>
              <w:marTop w:val="0"/>
              <w:marBottom w:val="0"/>
              <w:divBdr>
                <w:top w:val="none" w:sz="0" w:space="0" w:color="auto"/>
                <w:left w:val="none" w:sz="0" w:space="0" w:color="auto"/>
                <w:bottom w:val="none" w:sz="0" w:space="0" w:color="auto"/>
                <w:right w:val="none" w:sz="0" w:space="0" w:color="auto"/>
              </w:divBdr>
            </w:div>
            <w:div w:id="1919168675">
              <w:marLeft w:val="0"/>
              <w:marRight w:val="0"/>
              <w:marTop w:val="0"/>
              <w:marBottom w:val="0"/>
              <w:divBdr>
                <w:top w:val="none" w:sz="0" w:space="0" w:color="auto"/>
                <w:left w:val="none" w:sz="0" w:space="0" w:color="auto"/>
                <w:bottom w:val="none" w:sz="0" w:space="0" w:color="auto"/>
                <w:right w:val="none" w:sz="0" w:space="0" w:color="auto"/>
              </w:divBdr>
            </w:div>
            <w:div w:id="1927030784">
              <w:marLeft w:val="0"/>
              <w:marRight w:val="0"/>
              <w:marTop w:val="0"/>
              <w:marBottom w:val="0"/>
              <w:divBdr>
                <w:top w:val="none" w:sz="0" w:space="0" w:color="auto"/>
                <w:left w:val="none" w:sz="0" w:space="0" w:color="auto"/>
                <w:bottom w:val="none" w:sz="0" w:space="0" w:color="auto"/>
                <w:right w:val="none" w:sz="0" w:space="0" w:color="auto"/>
              </w:divBdr>
            </w:div>
            <w:div w:id="1939481498">
              <w:marLeft w:val="0"/>
              <w:marRight w:val="0"/>
              <w:marTop w:val="0"/>
              <w:marBottom w:val="0"/>
              <w:divBdr>
                <w:top w:val="none" w:sz="0" w:space="0" w:color="auto"/>
                <w:left w:val="none" w:sz="0" w:space="0" w:color="auto"/>
                <w:bottom w:val="none" w:sz="0" w:space="0" w:color="auto"/>
                <w:right w:val="none" w:sz="0" w:space="0" w:color="auto"/>
              </w:divBdr>
            </w:div>
            <w:div w:id="1943099086">
              <w:marLeft w:val="0"/>
              <w:marRight w:val="0"/>
              <w:marTop w:val="0"/>
              <w:marBottom w:val="0"/>
              <w:divBdr>
                <w:top w:val="none" w:sz="0" w:space="0" w:color="auto"/>
                <w:left w:val="none" w:sz="0" w:space="0" w:color="auto"/>
                <w:bottom w:val="none" w:sz="0" w:space="0" w:color="auto"/>
                <w:right w:val="none" w:sz="0" w:space="0" w:color="auto"/>
              </w:divBdr>
            </w:div>
            <w:div w:id="1943605870">
              <w:marLeft w:val="0"/>
              <w:marRight w:val="0"/>
              <w:marTop w:val="0"/>
              <w:marBottom w:val="0"/>
              <w:divBdr>
                <w:top w:val="none" w:sz="0" w:space="0" w:color="auto"/>
                <w:left w:val="none" w:sz="0" w:space="0" w:color="auto"/>
                <w:bottom w:val="none" w:sz="0" w:space="0" w:color="auto"/>
                <w:right w:val="none" w:sz="0" w:space="0" w:color="auto"/>
              </w:divBdr>
            </w:div>
            <w:div w:id="1947730975">
              <w:marLeft w:val="0"/>
              <w:marRight w:val="0"/>
              <w:marTop w:val="0"/>
              <w:marBottom w:val="0"/>
              <w:divBdr>
                <w:top w:val="none" w:sz="0" w:space="0" w:color="auto"/>
                <w:left w:val="none" w:sz="0" w:space="0" w:color="auto"/>
                <w:bottom w:val="none" w:sz="0" w:space="0" w:color="auto"/>
                <w:right w:val="none" w:sz="0" w:space="0" w:color="auto"/>
              </w:divBdr>
            </w:div>
            <w:div w:id="1947733764">
              <w:marLeft w:val="0"/>
              <w:marRight w:val="0"/>
              <w:marTop w:val="0"/>
              <w:marBottom w:val="0"/>
              <w:divBdr>
                <w:top w:val="none" w:sz="0" w:space="0" w:color="auto"/>
                <w:left w:val="none" w:sz="0" w:space="0" w:color="auto"/>
                <w:bottom w:val="none" w:sz="0" w:space="0" w:color="auto"/>
                <w:right w:val="none" w:sz="0" w:space="0" w:color="auto"/>
              </w:divBdr>
            </w:div>
            <w:div w:id="1949310622">
              <w:marLeft w:val="0"/>
              <w:marRight w:val="0"/>
              <w:marTop w:val="0"/>
              <w:marBottom w:val="0"/>
              <w:divBdr>
                <w:top w:val="none" w:sz="0" w:space="0" w:color="auto"/>
                <w:left w:val="none" w:sz="0" w:space="0" w:color="auto"/>
                <w:bottom w:val="none" w:sz="0" w:space="0" w:color="auto"/>
                <w:right w:val="none" w:sz="0" w:space="0" w:color="auto"/>
              </w:divBdr>
            </w:div>
            <w:div w:id="1950433052">
              <w:marLeft w:val="0"/>
              <w:marRight w:val="0"/>
              <w:marTop w:val="0"/>
              <w:marBottom w:val="0"/>
              <w:divBdr>
                <w:top w:val="none" w:sz="0" w:space="0" w:color="auto"/>
                <w:left w:val="none" w:sz="0" w:space="0" w:color="auto"/>
                <w:bottom w:val="none" w:sz="0" w:space="0" w:color="auto"/>
                <w:right w:val="none" w:sz="0" w:space="0" w:color="auto"/>
              </w:divBdr>
            </w:div>
            <w:div w:id="1956905058">
              <w:marLeft w:val="0"/>
              <w:marRight w:val="0"/>
              <w:marTop w:val="0"/>
              <w:marBottom w:val="0"/>
              <w:divBdr>
                <w:top w:val="none" w:sz="0" w:space="0" w:color="auto"/>
                <w:left w:val="none" w:sz="0" w:space="0" w:color="auto"/>
                <w:bottom w:val="none" w:sz="0" w:space="0" w:color="auto"/>
                <w:right w:val="none" w:sz="0" w:space="0" w:color="auto"/>
              </w:divBdr>
            </w:div>
            <w:div w:id="1961455614">
              <w:marLeft w:val="0"/>
              <w:marRight w:val="0"/>
              <w:marTop w:val="0"/>
              <w:marBottom w:val="0"/>
              <w:divBdr>
                <w:top w:val="none" w:sz="0" w:space="0" w:color="auto"/>
                <w:left w:val="none" w:sz="0" w:space="0" w:color="auto"/>
                <w:bottom w:val="none" w:sz="0" w:space="0" w:color="auto"/>
                <w:right w:val="none" w:sz="0" w:space="0" w:color="auto"/>
              </w:divBdr>
            </w:div>
            <w:div w:id="1963150946">
              <w:marLeft w:val="0"/>
              <w:marRight w:val="0"/>
              <w:marTop w:val="0"/>
              <w:marBottom w:val="0"/>
              <w:divBdr>
                <w:top w:val="none" w:sz="0" w:space="0" w:color="auto"/>
                <w:left w:val="none" w:sz="0" w:space="0" w:color="auto"/>
                <w:bottom w:val="none" w:sz="0" w:space="0" w:color="auto"/>
                <w:right w:val="none" w:sz="0" w:space="0" w:color="auto"/>
              </w:divBdr>
            </w:div>
            <w:div w:id="1973094855">
              <w:marLeft w:val="0"/>
              <w:marRight w:val="0"/>
              <w:marTop w:val="0"/>
              <w:marBottom w:val="0"/>
              <w:divBdr>
                <w:top w:val="none" w:sz="0" w:space="0" w:color="auto"/>
                <w:left w:val="none" w:sz="0" w:space="0" w:color="auto"/>
                <w:bottom w:val="none" w:sz="0" w:space="0" w:color="auto"/>
                <w:right w:val="none" w:sz="0" w:space="0" w:color="auto"/>
              </w:divBdr>
            </w:div>
            <w:div w:id="1988974496">
              <w:marLeft w:val="0"/>
              <w:marRight w:val="0"/>
              <w:marTop w:val="0"/>
              <w:marBottom w:val="0"/>
              <w:divBdr>
                <w:top w:val="none" w:sz="0" w:space="0" w:color="auto"/>
                <w:left w:val="none" w:sz="0" w:space="0" w:color="auto"/>
                <w:bottom w:val="none" w:sz="0" w:space="0" w:color="auto"/>
                <w:right w:val="none" w:sz="0" w:space="0" w:color="auto"/>
              </w:divBdr>
            </w:div>
            <w:div w:id="1990279316">
              <w:marLeft w:val="0"/>
              <w:marRight w:val="0"/>
              <w:marTop w:val="0"/>
              <w:marBottom w:val="0"/>
              <w:divBdr>
                <w:top w:val="none" w:sz="0" w:space="0" w:color="auto"/>
                <w:left w:val="none" w:sz="0" w:space="0" w:color="auto"/>
                <w:bottom w:val="none" w:sz="0" w:space="0" w:color="auto"/>
                <w:right w:val="none" w:sz="0" w:space="0" w:color="auto"/>
              </w:divBdr>
            </w:div>
            <w:div w:id="2015574386">
              <w:marLeft w:val="0"/>
              <w:marRight w:val="0"/>
              <w:marTop w:val="0"/>
              <w:marBottom w:val="0"/>
              <w:divBdr>
                <w:top w:val="none" w:sz="0" w:space="0" w:color="auto"/>
                <w:left w:val="none" w:sz="0" w:space="0" w:color="auto"/>
                <w:bottom w:val="none" w:sz="0" w:space="0" w:color="auto"/>
                <w:right w:val="none" w:sz="0" w:space="0" w:color="auto"/>
              </w:divBdr>
            </w:div>
            <w:div w:id="2016032215">
              <w:marLeft w:val="0"/>
              <w:marRight w:val="0"/>
              <w:marTop w:val="0"/>
              <w:marBottom w:val="0"/>
              <w:divBdr>
                <w:top w:val="none" w:sz="0" w:space="0" w:color="auto"/>
                <w:left w:val="none" w:sz="0" w:space="0" w:color="auto"/>
                <w:bottom w:val="none" w:sz="0" w:space="0" w:color="auto"/>
                <w:right w:val="none" w:sz="0" w:space="0" w:color="auto"/>
              </w:divBdr>
            </w:div>
            <w:div w:id="2016377366">
              <w:marLeft w:val="0"/>
              <w:marRight w:val="0"/>
              <w:marTop w:val="0"/>
              <w:marBottom w:val="0"/>
              <w:divBdr>
                <w:top w:val="none" w:sz="0" w:space="0" w:color="auto"/>
                <w:left w:val="none" w:sz="0" w:space="0" w:color="auto"/>
                <w:bottom w:val="none" w:sz="0" w:space="0" w:color="auto"/>
                <w:right w:val="none" w:sz="0" w:space="0" w:color="auto"/>
              </w:divBdr>
            </w:div>
            <w:div w:id="2019308555">
              <w:marLeft w:val="0"/>
              <w:marRight w:val="0"/>
              <w:marTop w:val="0"/>
              <w:marBottom w:val="0"/>
              <w:divBdr>
                <w:top w:val="none" w:sz="0" w:space="0" w:color="auto"/>
                <w:left w:val="none" w:sz="0" w:space="0" w:color="auto"/>
                <w:bottom w:val="none" w:sz="0" w:space="0" w:color="auto"/>
                <w:right w:val="none" w:sz="0" w:space="0" w:color="auto"/>
              </w:divBdr>
            </w:div>
            <w:div w:id="2026445579">
              <w:marLeft w:val="0"/>
              <w:marRight w:val="0"/>
              <w:marTop w:val="0"/>
              <w:marBottom w:val="0"/>
              <w:divBdr>
                <w:top w:val="none" w:sz="0" w:space="0" w:color="auto"/>
                <w:left w:val="none" w:sz="0" w:space="0" w:color="auto"/>
                <w:bottom w:val="none" w:sz="0" w:space="0" w:color="auto"/>
                <w:right w:val="none" w:sz="0" w:space="0" w:color="auto"/>
              </w:divBdr>
            </w:div>
            <w:div w:id="2034570271">
              <w:marLeft w:val="0"/>
              <w:marRight w:val="0"/>
              <w:marTop w:val="0"/>
              <w:marBottom w:val="0"/>
              <w:divBdr>
                <w:top w:val="none" w:sz="0" w:space="0" w:color="auto"/>
                <w:left w:val="none" w:sz="0" w:space="0" w:color="auto"/>
                <w:bottom w:val="none" w:sz="0" w:space="0" w:color="auto"/>
                <w:right w:val="none" w:sz="0" w:space="0" w:color="auto"/>
              </w:divBdr>
            </w:div>
            <w:div w:id="2039159149">
              <w:marLeft w:val="0"/>
              <w:marRight w:val="0"/>
              <w:marTop w:val="0"/>
              <w:marBottom w:val="0"/>
              <w:divBdr>
                <w:top w:val="none" w:sz="0" w:space="0" w:color="auto"/>
                <w:left w:val="none" w:sz="0" w:space="0" w:color="auto"/>
                <w:bottom w:val="none" w:sz="0" w:space="0" w:color="auto"/>
                <w:right w:val="none" w:sz="0" w:space="0" w:color="auto"/>
              </w:divBdr>
            </w:div>
            <w:div w:id="2039772977">
              <w:marLeft w:val="0"/>
              <w:marRight w:val="0"/>
              <w:marTop w:val="0"/>
              <w:marBottom w:val="0"/>
              <w:divBdr>
                <w:top w:val="none" w:sz="0" w:space="0" w:color="auto"/>
                <w:left w:val="none" w:sz="0" w:space="0" w:color="auto"/>
                <w:bottom w:val="none" w:sz="0" w:space="0" w:color="auto"/>
                <w:right w:val="none" w:sz="0" w:space="0" w:color="auto"/>
              </w:divBdr>
            </w:div>
            <w:div w:id="2048218410">
              <w:marLeft w:val="0"/>
              <w:marRight w:val="0"/>
              <w:marTop w:val="0"/>
              <w:marBottom w:val="0"/>
              <w:divBdr>
                <w:top w:val="none" w:sz="0" w:space="0" w:color="auto"/>
                <w:left w:val="none" w:sz="0" w:space="0" w:color="auto"/>
                <w:bottom w:val="none" w:sz="0" w:space="0" w:color="auto"/>
                <w:right w:val="none" w:sz="0" w:space="0" w:color="auto"/>
              </w:divBdr>
            </w:div>
            <w:div w:id="2057773886">
              <w:marLeft w:val="0"/>
              <w:marRight w:val="0"/>
              <w:marTop w:val="0"/>
              <w:marBottom w:val="0"/>
              <w:divBdr>
                <w:top w:val="none" w:sz="0" w:space="0" w:color="auto"/>
                <w:left w:val="none" w:sz="0" w:space="0" w:color="auto"/>
                <w:bottom w:val="none" w:sz="0" w:space="0" w:color="auto"/>
                <w:right w:val="none" w:sz="0" w:space="0" w:color="auto"/>
              </w:divBdr>
            </w:div>
            <w:div w:id="2083213409">
              <w:marLeft w:val="0"/>
              <w:marRight w:val="0"/>
              <w:marTop w:val="0"/>
              <w:marBottom w:val="0"/>
              <w:divBdr>
                <w:top w:val="none" w:sz="0" w:space="0" w:color="auto"/>
                <w:left w:val="none" w:sz="0" w:space="0" w:color="auto"/>
                <w:bottom w:val="none" w:sz="0" w:space="0" w:color="auto"/>
                <w:right w:val="none" w:sz="0" w:space="0" w:color="auto"/>
              </w:divBdr>
            </w:div>
            <w:div w:id="2087723640">
              <w:marLeft w:val="0"/>
              <w:marRight w:val="0"/>
              <w:marTop w:val="0"/>
              <w:marBottom w:val="0"/>
              <w:divBdr>
                <w:top w:val="none" w:sz="0" w:space="0" w:color="auto"/>
                <w:left w:val="none" w:sz="0" w:space="0" w:color="auto"/>
                <w:bottom w:val="none" w:sz="0" w:space="0" w:color="auto"/>
                <w:right w:val="none" w:sz="0" w:space="0" w:color="auto"/>
              </w:divBdr>
            </w:div>
            <w:div w:id="2092847266">
              <w:marLeft w:val="0"/>
              <w:marRight w:val="0"/>
              <w:marTop w:val="0"/>
              <w:marBottom w:val="0"/>
              <w:divBdr>
                <w:top w:val="none" w:sz="0" w:space="0" w:color="auto"/>
                <w:left w:val="none" w:sz="0" w:space="0" w:color="auto"/>
                <w:bottom w:val="none" w:sz="0" w:space="0" w:color="auto"/>
                <w:right w:val="none" w:sz="0" w:space="0" w:color="auto"/>
              </w:divBdr>
            </w:div>
            <w:div w:id="2102751286">
              <w:marLeft w:val="0"/>
              <w:marRight w:val="0"/>
              <w:marTop w:val="0"/>
              <w:marBottom w:val="0"/>
              <w:divBdr>
                <w:top w:val="none" w:sz="0" w:space="0" w:color="auto"/>
                <w:left w:val="none" w:sz="0" w:space="0" w:color="auto"/>
                <w:bottom w:val="none" w:sz="0" w:space="0" w:color="auto"/>
                <w:right w:val="none" w:sz="0" w:space="0" w:color="auto"/>
              </w:divBdr>
            </w:div>
            <w:div w:id="2103796180">
              <w:marLeft w:val="0"/>
              <w:marRight w:val="0"/>
              <w:marTop w:val="0"/>
              <w:marBottom w:val="0"/>
              <w:divBdr>
                <w:top w:val="none" w:sz="0" w:space="0" w:color="auto"/>
                <w:left w:val="none" w:sz="0" w:space="0" w:color="auto"/>
                <w:bottom w:val="none" w:sz="0" w:space="0" w:color="auto"/>
                <w:right w:val="none" w:sz="0" w:space="0" w:color="auto"/>
              </w:divBdr>
            </w:div>
            <w:div w:id="2108840617">
              <w:marLeft w:val="0"/>
              <w:marRight w:val="0"/>
              <w:marTop w:val="0"/>
              <w:marBottom w:val="0"/>
              <w:divBdr>
                <w:top w:val="none" w:sz="0" w:space="0" w:color="auto"/>
                <w:left w:val="none" w:sz="0" w:space="0" w:color="auto"/>
                <w:bottom w:val="none" w:sz="0" w:space="0" w:color="auto"/>
                <w:right w:val="none" w:sz="0" w:space="0" w:color="auto"/>
              </w:divBdr>
            </w:div>
            <w:div w:id="2111197350">
              <w:marLeft w:val="0"/>
              <w:marRight w:val="0"/>
              <w:marTop w:val="0"/>
              <w:marBottom w:val="0"/>
              <w:divBdr>
                <w:top w:val="none" w:sz="0" w:space="0" w:color="auto"/>
                <w:left w:val="none" w:sz="0" w:space="0" w:color="auto"/>
                <w:bottom w:val="none" w:sz="0" w:space="0" w:color="auto"/>
                <w:right w:val="none" w:sz="0" w:space="0" w:color="auto"/>
              </w:divBdr>
            </w:div>
            <w:div w:id="2112191244">
              <w:marLeft w:val="0"/>
              <w:marRight w:val="0"/>
              <w:marTop w:val="0"/>
              <w:marBottom w:val="0"/>
              <w:divBdr>
                <w:top w:val="none" w:sz="0" w:space="0" w:color="auto"/>
                <w:left w:val="none" w:sz="0" w:space="0" w:color="auto"/>
                <w:bottom w:val="none" w:sz="0" w:space="0" w:color="auto"/>
                <w:right w:val="none" w:sz="0" w:space="0" w:color="auto"/>
              </w:divBdr>
            </w:div>
            <w:div w:id="2113932443">
              <w:marLeft w:val="0"/>
              <w:marRight w:val="0"/>
              <w:marTop w:val="0"/>
              <w:marBottom w:val="0"/>
              <w:divBdr>
                <w:top w:val="none" w:sz="0" w:space="0" w:color="auto"/>
                <w:left w:val="none" w:sz="0" w:space="0" w:color="auto"/>
                <w:bottom w:val="none" w:sz="0" w:space="0" w:color="auto"/>
                <w:right w:val="none" w:sz="0" w:space="0" w:color="auto"/>
              </w:divBdr>
            </w:div>
            <w:div w:id="2116515007">
              <w:marLeft w:val="0"/>
              <w:marRight w:val="0"/>
              <w:marTop w:val="0"/>
              <w:marBottom w:val="0"/>
              <w:divBdr>
                <w:top w:val="none" w:sz="0" w:space="0" w:color="auto"/>
                <w:left w:val="none" w:sz="0" w:space="0" w:color="auto"/>
                <w:bottom w:val="none" w:sz="0" w:space="0" w:color="auto"/>
                <w:right w:val="none" w:sz="0" w:space="0" w:color="auto"/>
              </w:divBdr>
            </w:div>
            <w:div w:id="2117484183">
              <w:marLeft w:val="0"/>
              <w:marRight w:val="0"/>
              <w:marTop w:val="0"/>
              <w:marBottom w:val="0"/>
              <w:divBdr>
                <w:top w:val="none" w:sz="0" w:space="0" w:color="auto"/>
                <w:left w:val="none" w:sz="0" w:space="0" w:color="auto"/>
                <w:bottom w:val="none" w:sz="0" w:space="0" w:color="auto"/>
                <w:right w:val="none" w:sz="0" w:space="0" w:color="auto"/>
              </w:divBdr>
            </w:div>
            <w:div w:id="2119060641">
              <w:marLeft w:val="0"/>
              <w:marRight w:val="0"/>
              <w:marTop w:val="0"/>
              <w:marBottom w:val="0"/>
              <w:divBdr>
                <w:top w:val="none" w:sz="0" w:space="0" w:color="auto"/>
                <w:left w:val="none" w:sz="0" w:space="0" w:color="auto"/>
                <w:bottom w:val="none" w:sz="0" w:space="0" w:color="auto"/>
                <w:right w:val="none" w:sz="0" w:space="0" w:color="auto"/>
              </w:divBdr>
            </w:div>
            <w:div w:id="2119374503">
              <w:marLeft w:val="0"/>
              <w:marRight w:val="0"/>
              <w:marTop w:val="0"/>
              <w:marBottom w:val="0"/>
              <w:divBdr>
                <w:top w:val="none" w:sz="0" w:space="0" w:color="auto"/>
                <w:left w:val="none" w:sz="0" w:space="0" w:color="auto"/>
                <w:bottom w:val="none" w:sz="0" w:space="0" w:color="auto"/>
                <w:right w:val="none" w:sz="0" w:space="0" w:color="auto"/>
              </w:divBdr>
            </w:div>
            <w:div w:id="2126774961">
              <w:marLeft w:val="0"/>
              <w:marRight w:val="0"/>
              <w:marTop w:val="0"/>
              <w:marBottom w:val="0"/>
              <w:divBdr>
                <w:top w:val="none" w:sz="0" w:space="0" w:color="auto"/>
                <w:left w:val="none" w:sz="0" w:space="0" w:color="auto"/>
                <w:bottom w:val="none" w:sz="0" w:space="0" w:color="auto"/>
                <w:right w:val="none" w:sz="0" w:space="0" w:color="auto"/>
              </w:divBdr>
            </w:div>
            <w:div w:id="2127308827">
              <w:marLeft w:val="0"/>
              <w:marRight w:val="0"/>
              <w:marTop w:val="0"/>
              <w:marBottom w:val="0"/>
              <w:divBdr>
                <w:top w:val="none" w:sz="0" w:space="0" w:color="auto"/>
                <w:left w:val="none" w:sz="0" w:space="0" w:color="auto"/>
                <w:bottom w:val="none" w:sz="0" w:space="0" w:color="auto"/>
                <w:right w:val="none" w:sz="0" w:space="0" w:color="auto"/>
              </w:divBdr>
            </w:div>
            <w:div w:id="2140881434">
              <w:marLeft w:val="0"/>
              <w:marRight w:val="0"/>
              <w:marTop w:val="0"/>
              <w:marBottom w:val="0"/>
              <w:divBdr>
                <w:top w:val="none" w:sz="0" w:space="0" w:color="auto"/>
                <w:left w:val="none" w:sz="0" w:space="0" w:color="auto"/>
                <w:bottom w:val="none" w:sz="0" w:space="0" w:color="auto"/>
                <w:right w:val="none" w:sz="0" w:space="0" w:color="auto"/>
              </w:divBdr>
            </w:div>
            <w:div w:id="2141142825">
              <w:marLeft w:val="0"/>
              <w:marRight w:val="0"/>
              <w:marTop w:val="0"/>
              <w:marBottom w:val="0"/>
              <w:divBdr>
                <w:top w:val="none" w:sz="0" w:space="0" w:color="auto"/>
                <w:left w:val="none" w:sz="0" w:space="0" w:color="auto"/>
                <w:bottom w:val="none" w:sz="0" w:space="0" w:color="auto"/>
                <w:right w:val="none" w:sz="0" w:space="0" w:color="auto"/>
              </w:divBdr>
            </w:div>
          </w:divsChild>
        </w:div>
        <w:div w:id="625356032">
          <w:marLeft w:val="0"/>
          <w:marRight w:val="0"/>
          <w:marTop w:val="0"/>
          <w:marBottom w:val="0"/>
          <w:divBdr>
            <w:top w:val="none" w:sz="0" w:space="0" w:color="auto"/>
            <w:left w:val="none" w:sz="0" w:space="0" w:color="auto"/>
            <w:bottom w:val="none" w:sz="0" w:space="0" w:color="auto"/>
            <w:right w:val="none" w:sz="0" w:space="0" w:color="auto"/>
          </w:divBdr>
          <w:divsChild>
            <w:div w:id="1518067">
              <w:marLeft w:val="0"/>
              <w:marRight w:val="0"/>
              <w:marTop w:val="0"/>
              <w:marBottom w:val="0"/>
              <w:divBdr>
                <w:top w:val="none" w:sz="0" w:space="0" w:color="auto"/>
                <w:left w:val="none" w:sz="0" w:space="0" w:color="auto"/>
                <w:bottom w:val="none" w:sz="0" w:space="0" w:color="auto"/>
                <w:right w:val="none" w:sz="0" w:space="0" w:color="auto"/>
              </w:divBdr>
            </w:div>
            <w:div w:id="25372776">
              <w:marLeft w:val="0"/>
              <w:marRight w:val="0"/>
              <w:marTop w:val="0"/>
              <w:marBottom w:val="0"/>
              <w:divBdr>
                <w:top w:val="none" w:sz="0" w:space="0" w:color="auto"/>
                <w:left w:val="none" w:sz="0" w:space="0" w:color="auto"/>
                <w:bottom w:val="none" w:sz="0" w:space="0" w:color="auto"/>
                <w:right w:val="none" w:sz="0" w:space="0" w:color="auto"/>
              </w:divBdr>
            </w:div>
            <w:div w:id="30227704">
              <w:marLeft w:val="0"/>
              <w:marRight w:val="0"/>
              <w:marTop w:val="0"/>
              <w:marBottom w:val="0"/>
              <w:divBdr>
                <w:top w:val="none" w:sz="0" w:space="0" w:color="auto"/>
                <w:left w:val="none" w:sz="0" w:space="0" w:color="auto"/>
                <w:bottom w:val="none" w:sz="0" w:space="0" w:color="auto"/>
                <w:right w:val="none" w:sz="0" w:space="0" w:color="auto"/>
              </w:divBdr>
            </w:div>
            <w:div w:id="46879845">
              <w:marLeft w:val="0"/>
              <w:marRight w:val="0"/>
              <w:marTop w:val="0"/>
              <w:marBottom w:val="0"/>
              <w:divBdr>
                <w:top w:val="none" w:sz="0" w:space="0" w:color="auto"/>
                <w:left w:val="none" w:sz="0" w:space="0" w:color="auto"/>
                <w:bottom w:val="none" w:sz="0" w:space="0" w:color="auto"/>
                <w:right w:val="none" w:sz="0" w:space="0" w:color="auto"/>
              </w:divBdr>
            </w:div>
            <w:div w:id="59716275">
              <w:marLeft w:val="0"/>
              <w:marRight w:val="0"/>
              <w:marTop w:val="0"/>
              <w:marBottom w:val="0"/>
              <w:divBdr>
                <w:top w:val="none" w:sz="0" w:space="0" w:color="auto"/>
                <w:left w:val="none" w:sz="0" w:space="0" w:color="auto"/>
                <w:bottom w:val="none" w:sz="0" w:space="0" w:color="auto"/>
                <w:right w:val="none" w:sz="0" w:space="0" w:color="auto"/>
              </w:divBdr>
            </w:div>
            <w:div w:id="71968880">
              <w:marLeft w:val="0"/>
              <w:marRight w:val="0"/>
              <w:marTop w:val="0"/>
              <w:marBottom w:val="0"/>
              <w:divBdr>
                <w:top w:val="none" w:sz="0" w:space="0" w:color="auto"/>
                <w:left w:val="none" w:sz="0" w:space="0" w:color="auto"/>
                <w:bottom w:val="none" w:sz="0" w:space="0" w:color="auto"/>
                <w:right w:val="none" w:sz="0" w:space="0" w:color="auto"/>
              </w:divBdr>
            </w:div>
            <w:div w:id="72971954">
              <w:marLeft w:val="0"/>
              <w:marRight w:val="0"/>
              <w:marTop w:val="0"/>
              <w:marBottom w:val="0"/>
              <w:divBdr>
                <w:top w:val="none" w:sz="0" w:space="0" w:color="auto"/>
                <w:left w:val="none" w:sz="0" w:space="0" w:color="auto"/>
                <w:bottom w:val="none" w:sz="0" w:space="0" w:color="auto"/>
                <w:right w:val="none" w:sz="0" w:space="0" w:color="auto"/>
              </w:divBdr>
            </w:div>
            <w:div w:id="77138597">
              <w:marLeft w:val="0"/>
              <w:marRight w:val="0"/>
              <w:marTop w:val="0"/>
              <w:marBottom w:val="0"/>
              <w:divBdr>
                <w:top w:val="none" w:sz="0" w:space="0" w:color="auto"/>
                <w:left w:val="none" w:sz="0" w:space="0" w:color="auto"/>
                <w:bottom w:val="none" w:sz="0" w:space="0" w:color="auto"/>
                <w:right w:val="none" w:sz="0" w:space="0" w:color="auto"/>
              </w:divBdr>
            </w:div>
            <w:div w:id="88740115">
              <w:marLeft w:val="0"/>
              <w:marRight w:val="0"/>
              <w:marTop w:val="0"/>
              <w:marBottom w:val="0"/>
              <w:divBdr>
                <w:top w:val="none" w:sz="0" w:space="0" w:color="auto"/>
                <w:left w:val="none" w:sz="0" w:space="0" w:color="auto"/>
                <w:bottom w:val="none" w:sz="0" w:space="0" w:color="auto"/>
                <w:right w:val="none" w:sz="0" w:space="0" w:color="auto"/>
              </w:divBdr>
            </w:div>
            <w:div w:id="105085685">
              <w:marLeft w:val="0"/>
              <w:marRight w:val="0"/>
              <w:marTop w:val="0"/>
              <w:marBottom w:val="0"/>
              <w:divBdr>
                <w:top w:val="none" w:sz="0" w:space="0" w:color="auto"/>
                <w:left w:val="none" w:sz="0" w:space="0" w:color="auto"/>
                <w:bottom w:val="none" w:sz="0" w:space="0" w:color="auto"/>
                <w:right w:val="none" w:sz="0" w:space="0" w:color="auto"/>
              </w:divBdr>
            </w:div>
            <w:div w:id="150948007">
              <w:marLeft w:val="0"/>
              <w:marRight w:val="0"/>
              <w:marTop w:val="0"/>
              <w:marBottom w:val="0"/>
              <w:divBdr>
                <w:top w:val="none" w:sz="0" w:space="0" w:color="auto"/>
                <w:left w:val="none" w:sz="0" w:space="0" w:color="auto"/>
                <w:bottom w:val="none" w:sz="0" w:space="0" w:color="auto"/>
                <w:right w:val="none" w:sz="0" w:space="0" w:color="auto"/>
              </w:divBdr>
            </w:div>
            <w:div w:id="178397906">
              <w:marLeft w:val="0"/>
              <w:marRight w:val="0"/>
              <w:marTop w:val="0"/>
              <w:marBottom w:val="0"/>
              <w:divBdr>
                <w:top w:val="none" w:sz="0" w:space="0" w:color="auto"/>
                <w:left w:val="none" w:sz="0" w:space="0" w:color="auto"/>
                <w:bottom w:val="none" w:sz="0" w:space="0" w:color="auto"/>
                <w:right w:val="none" w:sz="0" w:space="0" w:color="auto"/>
              </w:divBdr>
            </w:div>
            <w:div w:id="185102768">
              <w:marLeft w:val="0"/>
              <w:marRight w:val="0"/>
              <w:marTop w:val="0"/>
              <w:marBottom w:val="0"/>
              <w:divBdr>
                <w:top w:val="none" w:sz="0" w:space="0" w:color="auto"/>
                <w:left w:val="none" w:sz="0" w:space="0" w:color="auto"/>
                <w:bottom w:val="none" w:sz="0" w:space="0" w:color="auto"/>
                <w:right w:val="none" w:sz="0" w:space="0" w:color="auto"/>
              </w:divBdr>
            </w:div>
            <w:div w:id="191037742">
              <w:marLeft w:val="0"/>
              <w:marRight w:val="0"/>
              <w:marTop w:val="0"/>
              <w:marBottom w:val="0"/>
              <w:divBdr>
                <w:top w:val="none" w:sz="0" w:space="0" w:color="auto"/>
                <w:left w:val="none" w:sz="0" w:space="0" w:color="auto"/>
                <w:bottom w:val="none" w:sz="0" w:space="0" w:color="auto"/>
                <w:right w:val="none" w:sz="0" w:space="0" w:color="auto"/>
              </w:divBdr>
            </w:div>
            <w:div w:id="217859264">
              <w:marLeft w:val="0"/>
              <w:marRight w:val="0"/>
              <w:marTop w:val="0"/>
              <w:marBottom w:val="0"/>
              <w:divBdr>
                <w:top w:val="none" w:sz="0" w:space="0" w:color="auto"/>
                <w:left w:val="none" w:sz="0" w:space="0" w:color="auto"/>
                <w:bottom w:val="none" w:sz="0" w:space="0" w:color="auto"/>
                <w:right w:val="none" w:sz="0" w:space="0" w:color="auto"/>
              </w:divBdr>
            </w:div>
            <w:div w:id="238368492">
              <w:marLeft w:val="0"/>
              <w:marRight w:val="0"/>
              <w:marTop w:val="0"/>
              <w:marBottom w:val="0"/>
              <w:divBdr>
                <w:top w:val="none" w:sz="0" w:space="0" w:color="auto"/>
                <w:left w:val="none" w:sz="0" w:space="0" w:color="auto"/>
                <w:bottom w:val="none" w:sz="0" w:space="0" w:color="auto"/>
                <w:right w:val="none" w:sz="0" w:space="0" w:color="auto"/>
              </w:divBdr>
            </w:div>
            <w:div w:id="262616909">
              <w:marLeft w:val="0"/>
              <w:marRight w:val="0"/>
              <w:marTop w:val="0"/>
              <w:marBottom w:val="0"/>
              <w:divBdr>
                <w:top w:val="none" w:sz="0" w:space="0" w:color="auto"/>
                <w:left w:val="none" w:sz="0" w:space="0" w:color="auto"/>
                <w:bottom w:val="none" w:sz="0" w:space="0" w:color="auto"/>
                <w:right w:val="none" w:sz="0" w:space="0" w:color="auto"/>
              </w:divBdr>
            </w:div>
            <w:div w:id="271977351">
              <w:marLeft w:val="0"/>
              <w:marRight w:val="0"/>
              <w:marTop w:val="0"/>
              <w:marBottom w:val="0"/>
              <w:divBdr>
                <w:top w:val="none" w:sz="0" w:space="0" w:color="auto"/>
                <w:left w:val="none" w:sz="0" w:space="0" w:color="auto"/>
                <w:bottom w:val="none" w:sz="0" w:space="0" w:color="auto"/>
                <w:right w:val="none" w:sz="0" w:space="0" w:color="auto"/>
              </w:divBdr>
            </w:div>
            <w:div w:id="300111305">
              <w:marLeft w:val="0"/>
              <w:marRight w:val="0"/>
              <w:marTop w:val="0"/>
              <w:marBottom w:val="0"/>
              <w:divBdr>
                <w:top w:val="none" w:sz="0" w:space="0" w:color="auto"/>
                <w:left w:val="none" w:sz="0" w:space="0" w:color="auto"/>
                <w:bottom w:val="none" w:sz="0" w:space="0" w:color="auto"/>
                <w:right w:val="none" w:sz="0" w:space="0" w:color="auto"/>
              </w:divBdr>
            </w:div>
            <w:div w:id="303704301">
              <w:marLeft w:val="0"/>
              <w:marRight w:val="0"/>
              <w:marTop w:val="0"/>
              <w:marBottom w:val="0"/>
              <w:divBdr>
                <w:top w:val="none" w:sz="0" w:space="0" w:color="auto"/>
                <w:left w:val="none" w:sz="0" w:space="0" w:color="auto"/>
                <w:bottom w:val="none" w:sz="0" w:space="0" w:color="auto"/>
                <w:right w:val="none" w:sz="0" w:space="0" w:color="auto"/>
              </w:divBdr>
            </w:div>
            <w:div w:id="324475437">
              <w:marLeft w:val="0"/>
              <w:marRight w:val="0"/>
              <w:marTop w:val="0"/>
              <w:marBottom w:val="0"/>
              <w:divBdr>
                <w:top w:val="none" w:sz="0" w:space="0" w:color="auto"/>
                <w:left w:val="none" w:sz="0" w:space="0" w:color="auto"/>
                <w:bottom w:val="none" w:sz="0" w:space="0" w:color="auto"/>
                <w:right w:val="none" w:sz="0" w:space="0" w:color="auto"/>
              </w:divBdr>
            </w:div>
            <w:div w:id="327485416">
              <w:marLeft w:val="0"/>
              <w:marRight w:val="0"/>
              <w:marTop w:val="0"/>
              <w:marBottom w:val="0"/>
              <w:divBdr>
                <w:top w:val="none" w:sz="0" w:space="0" w:color="auto"/>
                <w:left w:val="none" w:sz="0" w:space="0" w:color="auto"/>
                <w:bottom w:val="none" w:sz="0" w:space="0" w:color="auto"/>
                <w:right w:val="none" w:sz="0" w:space="0" w:color="auto"/>
              </w:divBdr>
            </w:div>
            <w:div w:id="357707097">
              <w:marLeft w:val="0"/>
              <w:marRight w:val="0"/>
              <w:marTop w:val="0"/>
              <w:marBottom w:val="0"/>
              <w:divBdr>
                <w:top w:val="none" w:sz="0" w:space="0" w:color="auto"/>
                <w:left w:val="none" w:sz="0" w:space="0" w:color="auto"/>
                <w:bottom w:val="none" w:sz="0" w:space="0" w:color="auto"/>
                <w:right w:val="none" w:sz="0" w:space="0" w:color="auto"/>
              </w:divBdr>
            </w:div>
            <w:div w:id="437986926">
              <w:marLeft w:val="0"/>
              <w:marRight w:val="0"/>
              <w:marTop w:val="0"/>
              <w:marBottom w:val="0"/>
              <w:divBdr>
                <w:top w:val="none" w:sz="0" w:space="0" w:color="auto"/>
                <w:left w:val="none" w:sz="0" w:space="0" w:color="auto"/>
                <w:bottom w:val="none" w:sz="0" w:space="0" w:color="auto"/>
                <w:right w:val="none" w:sz="0" w:space="0" w:color="auto"/>
              </w:divBdr>
            </w:div>
            <w:div w:id="457844006">
              <w:marLeft w:val="0"/>
              <w:marRight w:val="0"/>
              <w:marTop w:val="0"/>
              <w:marBottom w:val="0"/>
              <w:divBdr>
                <w:top w:val="none" w:sz="0" w:space="0" w:color="auto"/>
                <w:left w:val="none" w:sz="0" w:space="0" w:color="auto"/>
                <w:bottom w:val="none" w:sz="0" w:space="0" w:color="auto"/>
                <w:right w:val="none" w:sz="0" w:space="0" w:color="auto"/>
              </w:divBdr>
            </w:div>
            <w:div w:id="470055585">
              <w:marLeft w:val="0"/>
              <w:marRight w:val="0"/>
              <w:marTop w:val="0"/>
              <w:marBottom w:val="0"/>
              <w:divBdr>
                <w:top w:val="none" w:sz="0" w:space="0" w:color="auto"/>
                <w:left w:val="none" w:sz="0" w:space="0" w:color="auto"/>
                <w:bottom w:val="none" w:sz="0" w:space="0" w:color="auto"/>
                <w:right w:val="none" w:sz="0" w:space="0" w:color="auto"/>
              </w:divBdr>
            </w:div>
            <w:div w:id="478232144">
              <w:marLeft w:val="0"/>
              <w:marRight w:val="0"/>
              <w:marTop w:val="0"/>
              <w:marBottom w:val="0"/>
              <w:divBdr>
                <w:top w:val="none" w:sz="0" w:space="0" w:color="auto"/>
                <w:left w:val="none" w:sz="0" w:space="0" w:color="auto"/>
                <w:bottom w:val="none" w:sz="0" w:space="0" w:color="auto"/>
                <w:right w:val="none" w:sz="0" w:space="0" w:color="auto"/>
              </w:divBdr>
            </w:div>
            <w:div w:id="481506554">
              <w:marLeft w:val="0"/>
              <w:marRight w:val="0"/>
              <w:marTop w:val="0"/>
              <w:marBottom w:val="0"/>
              <w:divBdr>
                <w:top w:val="none" w:sz="0" w:space="0" w:color="auto"/>
                <w:left w:val="none" w:sz="0" w:space="0" w:color="auto"/>
                <w:bottom w:val="none" w:sz="0" w:space="0" w:color="auto"/>
                <w:right w:val="none" w:sz="0" w:space="0" w:color="auto"/>
              </w:divBdr>
            </w:div>
            <w:div w:id="494999920">
              <w:marLeft w:val="0"/>
              <w:marRight w:val="0"/>
              <w:marTop w:val="0"/>
              <w:marBottom w:val="0"/>
              <w:divBdr>
                <w:top w:val="none" w:sz="0" w:space="0" w:color="auto"/>
                <w:left w:val="none" w:sz="0" w:space="0" w:color="auto"/>
                <w:bottom w:val="none" w:sz="0" w:space="0" w:color="auto"/>
                <w:right w:val="none" w:sz="0" w:space="0" w:color="auto"/>
              </w:divBdr>
            </w:div>
            <w:div w:id="495460139">
              <w:marLeft w:val="0"/>
              <w:marRight w:val="0"/>
              <w:marTop w:val="0"/>
              <w:marBottom w:val="0"/>
              <w:divBdr>
                <w:top w:val="none" w:sz="0" w:space="0" w:color="auto"/>
                <w:left w:val="none" w:sz="0" w:space="0" w:color="auto"/>
                <w:bottom w:val="none" w:sz="0" w:space="0" w:color="auto"/>
                <w:right w:val="none" w:sz="0" w:space="0" w:color="auto"/>
              </w:divBdr>
            </w:div>
            <w:div w:id="496967773">
              <w:marLeft w:val="0"/>
              <w:marRight w:val="0"/>
              <w:marTop w:val="0"/>
              <w:marBottom w:val="0"/>
              <w:divBdr>
                <w:top w:val="none" w:sz="0" w:space="0" w:color="auto"/>
                <w:left w:val="none" w:sz="0" w:space="0" w:color="auto"/>
                <w:bottom w:val="none" w:sz="0" w:space="0" w:color="auto"/>
                <w:right w:val="none" w:sz="0" w:space="0" w:color="auto"/>
              </w:divBdr>
            </w:div>
            <w:div w:id="514005427">
              <w:marLeft w:val="0"/>
              <w:marRight w:val="0"/>
              <w:marTop w:val="0"/>
              <w:marBottom w:val="0"/>
              <w:divBdr>
                <w:top w:val="none" w:sz="0" w:space="0" w:color="auto"/>
                <w:left w:val="none" w:sz="0" w:space="0" w:color="auto"/>
                <w:bottom w:val="none" w:sz="0" w:space="0" w:color="auto"/>
                <w:right w:val="none" w:sz="0" w:space="0" w:color="auto"/>
              </w:divBdr>
            </w:div>
            <w:div w:id="530069121">
              <w:marLeft w:val="0"/>
              <w:marRight w:val="0"/>
              <w:marTop w:val="0"/>
              <w:marBottom w:val="0"/>
              <w:divBdr>
                <w:top w:val="none" w:sz="0" w:space="0" w:color="auto"/>
                <w:left w:val="none" w:sz="0" w:space="0" w:color="auto"/>
                <w:bottom w:val="none" w:sz="0" w:space="0" w:color="auto"/>
                <w:right w:val="none" w:sz="0" w:space="0" w:color="auto"/>
              </w:divBdr>
            </w:div>
            <w:div w:id="546769594">
              <w:marLeft w:val="0"/>
              <w:marRight w:val="0"/>
              <w:marTop w:val="0"/>
              <w:marBottom w:val="0"/>
              <w:divBdr>
                <w:top w:val="none" w:sz="0" w:space="0" w:color="auto"/>
                <w:left w:val="none" w:sz="0" w:space="0" w:color="auto"/>
                <w:bottom w:val="none" w:sz="0" w:space="0" w:color="auto"/>
                <w:right w:val="none" w:sz="0" w:space="0" w:color="auto"/>
              </w:divBdr>
            </w:div>
            <w:div w:id="592208826">
              <w:marLeft w:val="0"/>
              <w:marRight w:val="0"/>
              <w:marTop w:val="0"/>
              <w:marBottom w:val="0"/>
              <w:divBdr>
                <w:top w:val="none" w:sz="0" w:space="0" w:color="auto"/>
                <w:left w:val="none" w:sz="0" w:space="0" w:color="auto"/>
                <w:bottom w:val="none" w:sz="0" w:space="0" w:color="auto"/>
                <w:right w:val="none" w:sz="0" w:space="0" w:color="auto"/>
              </w:divBdr>
            </w:div>
            <w:div w:id="598636065">
              <w:marLeft w:val="0"/>
              <w:marRight w:val="0"/>
              <w:marTop w:val="0"/>
              <w:marBottom w:val="0"/>
              <w:divBdr>
                <w:top w:val="none" w:sz="0" w:space="0" w:color="auto"/>
                <w:left w:val="none" w:sz="0" w:space="0" w:color="auto"/>
                <w:bottom w:val="none" w:sz="0" w:space="0" w:color="auto"/>
                <w:right w:val="none" w:sz="0" w:space="0" w:color="auto"/>
              </w:divBdr>
            </w:div>
            <w:div w:id="600843768">
              <w:marLeft w:val="0"/>
              <w:marRight w:val="0"/>
              <w:marTop w:val="0"/>
              <w:marBottom w:val="0"/>
              <w:divBdr>
                <w:top w:val="none" w:sz="0" w:space="0" w:color="auto"/>
                <w:left w:val="none" w:sz="0" w:space="0" w:color="auto"/>
                <w:bottom w:val="none" w:sz="0" w:space="0" w:color="auto"/>
                <w:right w:val="none" w:sz="0" w:space="0" w:color="auto"/>
              </w:divBdr>
            </w:div>
            <w:div w:id="612637869">
              <w:marLeft w:val="0"/>
              <w:marRight w:val="0"/>
              <w:marTop w:val="0"/>
              <w:marBottom w:val="0"/>
              <w:divBdr>
                <w:top w:val="none" w:sz="0" w:space="0" w:color="auto"/>
                <w:left w:val="none" w:sz="0" w:space="0" w:color="auto"/>
                <w:bottom w:val="none" w:sz="0" w:space="0" w:color="auto"/>
                <w:right w:val="none" w:sz="0" w:space="0" w:color="auto"/>
              </w:divBdr>
            </w:div>
            <w:div w:id="646403272">
              <w:marLeft w:val="0"/>
              <w:marRight w:val="0"/>
              <w:marTop w:val="0"/>
              <w:marBottom w:val="0"/>
              <w:divBdr>
                <w:top w:val="none" w:sz="0" w:space="0" w:color="auto"/>
                <w:left w:val="none" w:sz="0" w:space="0" w:color="auto"/>
                <w:bottom w:val="none" w:sz="0" w:space="0" w:color="auto"/>
                <w:right w:val="none" w:sz="0" w:space="0" w:color="auto"/>
              </w:divBdr>
            </w:div>
            <w:div w:id="649209097">
              <w:marLeft w:val="0"/>
              <w:marRight w:val="0"/>
              <w:marTop w:val="0"/>
              <w:marBottom w:val="0"/>
              <w:divBdr>
                <w:top w:val="none" w:sz="0" w:space="0" w:color="auto"/>
                <w:left w:val="none" w:sz="0" w:space="0" w:color="auto"/>
                <w:bottom w:val="none" w:sz="0" w:space="0" w:color="auto"/>
                <w:right w:val="none" w:sz="0" w:space="0" w:color="auto"/>
              </w:divBdr>
            </w:div>
            <w:div w:id="654334179">
              <w:marLeft w:val="0"/>
              <w:marRight w:val="0"/>
              <w:marTop w:val="0"/>
              <w:marBottom w:val="0"/>
              <w:divBdr>
                <w:top w:val="none" w:sz="0" w:space="0" w:color="auto"/>
                <w:left w:val="none" w:sz="0" w:space="0" w:color="auto"/>
                <w:bottom w:val="none" w:sz="0" w:space="0" w:color="auto"/>
                <w:right w:val="none" w:sz="0" w:space="0" w:color="auto"/>
              </w:divBdr>
            </w:div>
            <w:div w:id="665790005">
              <w:marLeft w:val="0"/>
              <w:marRight w:val="0"/>
              <w:marTop w:val="0"/>
              <w:marBottom w:val="0"/>
              <w:divBdr>
                <w:top w:val="none" w:sz="0" w:space="0" w:color="auto"/>
                <w:left w:val="none" w:sz="0" w:space="0" w:color="auto"/>
                <w:bottom w:val="none" w:sz="0" w:space="0" w:color="auto"/>
                <w:right w:val="none" w:sz="0" w:space="0" w:color="auto"/>
              </w:divBdr>
            </w:div>
            <w:div w:id="707337040">
              <w:marLeft w:val="0"/>
              <w:marRight w:val="0"/>
              <w:marTop w:val="0"/>
              <w:marBottom w:val="0"/>
              <w:divBdr>
                <w:top w:val="none" w:sz="0" w:space="0" w:color="auto"/>
                <w:left w:val="none" w:sz="0" w:space="0" w:color="auto"/>
                <w:bottom w:val="none" w:sz="0" w:space="0" w:color="auto"/>
                <w:right w:val="none" w:sz="0" w:space="0" w:color="auto"/>
              </w:divBdr>
            </w:div>
            <w:div w:id="738019765">
              <w:marLeft w:val="0"/>
              <w:marRight w:val="0"/>
              <w:marTop w:val="0"/>
              <w:marBottom w:val="0"/>
              <w:divBdr>
                <w:top w:val="none" w:sz="0" w:space="0" w:color="auto"/>
                <w:left w:val="none" w:sz="0" w:space="0" w:color="auto"/>
                <w:bottom w:val="none" w:sz="0" w:space="0" w:color="auto"/>
                <w:right w:val="none" w:sz="0" w:space="0" w:color="auto"/>
              </w:divBdr>
            </w:div>
            <w:div w:id="766463351">
              <w:marLeft w:val="0"/>
              <w:marRight w:val="0"/>
              <w:marTop w:val="0"/>
              <w:marBottom w:val="0"/>
              <w:divBdr>
                <w:top w:val="none" w:sz="0" w:space="0" w:color="auto"/>
                <w:left w:val="none" w:sz="0" w:space="0" w:color="auto"/>
                <w:bottom w:val="none" w:sz="0" w:space="0" w:color="auto"/>
                <w:right w:val="none" w:sz="0" w:space="0" w:color="auto"/>
              </w:divBdr>
            </w:div>
            <w:div w:id="780151242">
              <w:marLeft w:val="0"/>
              <w:marRight w:val="0"/>
              <w:marTop w:val="0"/>
              <w:marBottom w:val="0"/>
              <w:divBdr>
                <w:top w:val="none" w:sz="0" w:space="0" w:color="auto"/>
                <w:left w:val="none" w:sz="0" w:space="0" w:color="auto"/>
                <w:bottom w:val="none" w:sz="0" w:space="0" w:color="auto"/>
                <w:right w:val="none" w:sz="0" w:space="0" w:color="auto"/>
              </w:divBdr>
            </w:div>
            <w:div w:id="783571678">
              <w:marLeft w:val="0"/>
              <w:marRight w:val="0"/>
              <w:marTop w:val="0"/>
              <w:marBottom w:val="0"/>
              <w:divBdr>
                <w:top w:val="none" w:sz="0" w:space="0" w:color="auto"/>
                <w:left w:val="none" w:sz="0" w:space="0" w:color="auto"/>
                <w:bottom w:val="none" w:sz="0" w:space="0" w:color="auto"/>
                <w:right w:val="none" w:sz="0" w:space="0" w:color="auto"/>
              </w:divBdr>
            </w:div>
            <w:div w:id="805466364">
              <w:marLeft w:val="0"/>
              <w:marRight w:val="0"/>
              <w:marTop w:val="0"/>
              <w:marBottom w:val="0"/>
              <w:divBdr>
                <w:top w:val="none" w:sz="0" w:space="0" w:color="auto"/>
                <w:left w:val="none" w:sz="0" w:space="0" w:color="auto"/>
                <w:bottom w:val="none" w:sz="0" w:space="0" w:color="auto"/>
                <w:right w:val="none" w:sz="0" w:space="0" w:color="auto"/>
              </w:divBdr>
            </w:div>
            <w:div w:id="819690772">
              <w:marLeft w:val="0"/>
              <w:marRight w:val="0"/>
              <w:marTop w:val="0"/>
              <w:marBottom w:val="0"/>
              <w:divBdr>
                <w:top w:val="none" w:sz="0" w:space="0" w:color="auto"/>
                <w:left w:val="none" w:sz="0" w:space="0" w:color="auto"/>
                <w:bottom w:val="none" w:sz="0" w:space="0" w:color="auto"/>
                <w:right w:val="none" w:sz="0" w:space="0" w:color="auto"/>
              </w:divBdr>
            </w:div>
            <w:div w:id="834762539">
              <w:marLeft w:val="0"/>
              <w:marRight w:val="0"/>
              <w:marTop w:val="0"/>
              <w:marBottom w:val="0"/>
              <w:divBdr>
                <w:top w:val="none" w:sz="0" w:space="0" w:color="auto"/>
                <w:left w:val="none" w:sz="0" w:space="0" w:color="auto"/>
                <w:bottom w:val="none" w:sz="0" w:space="0" w:color="auto"/>
                <w:right w:val="none" w:sz="0" w:space="0" w:color="auto"/>
              </w:divBdr>
            </w:div>
            <w:div w:id="843514379">
              <w:marLeft w:val="0"/>
              <w:marRight w:val="0"/>
              <w:marTop w:val="0"/>
              <w:marBottom w:val="0"/>
              <w:divBdr>
                <w:top w:val="none" w:sz="0" w:space="0" w:color="auto"/>
                <w:left w:val="none" w:sz="0" w:space="0" w:color="auto"/>
                <w:bottom w:val="none" w:sz="0" w:space="0" w:color="auto"/>
                <w:right w:val="none" w:sz="0" w:space="0" w:color="auto"/>
              </w:divBdr>
            </w:div>
            <w:div w:id="852114372">
              <w:marLeft w:val="0"/>
              <w:marRight w:val="0"/>
              <w:marTop w:val="0"/>
              <w:marBottom w:val="0"/>
              <w:divBdr>
                <w:top w:val="none" w:sz="0" w:space="0" w:color="auto"/>
                <w:left w:val="none" w:sz="0" w:space="0" w:color="auto"/>
                <w:bottom w:val="none" w:sz="0" w:space="0" w:color="auto"/>
                <w:right w:val="none" w:sz="0" w:space="0" w:color="auto"/>
              </w:divBdr>
            </w:div>
            <w:div w:id="854661174">
              <w:marLeft w:val="0"/>
              <w:marRight w:val="0"/>
              <w:marTop w:val="0"/>
              <w:marBottom w:val="0"/>
              <w:divBdr>
                <w:top w:val="none" w:sz="0" w:space="0" w:color="auto"/>
                <w:left w:val="none" w:sz="0" w:space="0" w:color="auto"/>
                <w:bottom w:val="none" w:sz="0" w:space="0" w:color="auto"/>
                <w:right w:val="none" w:sz="0" w:space="0" w:color="auto"/>
              </w:divBdr>
            </w:div>
            <w:div w:id="881555143">
              <w:marLeft w:val="0"/>
              <w:marRight w:val="0"/>
              <w:marTop w:val="0"/>
              <w:marBottom w:val="0"/>
              <w:divBdr>
                <w:top w:val="none" w:sz="0" w:space="0" w:color="auto"/>
                <w:left w:val="none" w:sz="0" w:space="0" w:color="auto"/>
                <w:bottom w:val="none" w:sz="0" w:space="0" w:color="auto"/>
                <w:right w:val="none" w:sz="0" w:space="0" w:color="auto"/>
              </w:divBdr>
            </w:div>
            <w:div w:id="901794303">
              <w:marLeft w:val="0"/>
              <w:marRight w:val="0"/>
              <w:marTop w:val="0"/>
              <w:marBottom w:val="0"/>
              <w:divBdr>
                <w:top w:val="none" w:sz="0" w:space="0" w:color="auto"/>
                <w:left w:val="none" w:sz="0" w:space="0" w:color="auto"/>
                <w:bottom w:val="none" w:sz="0" w:space="0" w:color="auto"/>
                <w:right w:val="none" w:sz="0" w:space="0" w:color="auto"/>
              </w:divBdr>
            </w:div>
            <w:div w:id="908618902">
              <w:marLeft w:val="0"/>
              <w:marRight w:val="0"/>
              <w:marTop w:val="0"/>
              <w:marBottom w:val="0"/>
              <w:divBdr>
                <w:top w:val="none" w:sz="0" w:space="0" w:color="auto"/>
                <w:left w:val="none" w:sz="0" w:space="0" w:color="auto"/>
                <w:bottom w:val="none" w:sz="0" w:space="0" w:color="auto"/>
                <w:right w:val="none" w:sz="0" w:space="0" w:color="auto"/>
              </w:divBdr>
            </w:div>
            <w:div w:id="937253234">
              <w:marLeft w:val="0"/>
              <w:marRight w:val="0"/>
              <w:marTop w:val="0"/>
              <w:marBottom w:val="0"/>
              <w:divBdr>
                <w:top w:val="none" w:sz="0" w:space="0" w:color="auto"/>
                <w:left w:val="none" w:sz="0" w:space="0" w:color="auto"/>
                <w:bottom w:val="none" w:sz="0" w:space="0" w:color="auto"/>
                <w:right w:val="none" w:sz="0" w:space="0" w:color="auto"/>
              </w:divBdr>
            </w:div>
            <w:div w:id="959605675">
              <w:marLeft w:val="0"/>
              <w:marRight w:val="0"/>
              <w:marTop w:val="0"/>
              <w:marBottom w:val="0"/>
              <w:divBdr>
                <w:top w:val="none" w:sz="0" w:space="0" w:color="auto"/>
                <w:left w:val="none" w:sz="0" w:space="0" w:color="auto"/>
                <w:bottom w:val="none" w:sz="0" w:space="0" w:color="auto"/>
                <w:right w:val="none" w:sz="0" w:space="0" w:color="auto"/>
              </w:divBdr>
              <w:divsChild>
                <w:div w:id="73432971">
                  <w:marLeft w:val="0"/>
                  <w:marRight w:val="0"/>
                  <w:marTop w:val="0"/>
                  <w:marBottom w:val="0"/>
                  <w:divBdr>
                    <w:top w:val="none" w:sz="0" w:space="0" w:color="auto"/>
                    <w:left w:val="none" w:sz="0" w:space="0" w:color="auto"/>
                    <w:bottom w:val="none" w:sz="0" w:space="0" w:color="auto"/>
                    <w:right w:val="none" w:sz="0" w:space="0" w:color="auto"/>
                  </w:divBdr>
                </w:div>
                <w:div w:id="73597347">
                  <w:marLeft w:val="0"/>
                  <w:marRight w:val="0"/>
                  <w:marTop w:val="0"/>
                  <w:marBottom w:val="0"/>
                  <w:divBdr>
                    <w:top w:val="none" w:sz="0" w:space="0" w:color="auto"/>
                    <w:left w:val="none" w:sz="0" w:space="0" w:color="auto"/>
                    <w:bottom w:val="none" w:sz="0" w:space="0" w:color="auto"/>
                    <w:right w:val="none" w:sz="0" w:space="0" w:color="auto"/>
                  </w:divBdr>
                </w:div>
                <w:div w:id="80107870">
                  <w:marLeft w:val="0"/>
                  <w:marRight w:val="0"/>
                  <w:marTop w:val="0"/>
                  <w:marBottom w:val="0"/>
                  <w:divBdr>
                    <w:top w:val="none" w:sz="0" w:space="0" w:color="auto"/>
                    <w:left w:val="none" w:sz="0" w:space="0" w:color="auto"/>
                    <w:bottom w:val="none" w:sz="0" w:space="0" w:color="auto"/>
                    <w:right w:val="none" w:sz="0" w:space="0" w:color="auto"/>
                  </w:divBdr>
                </w:div>
                <w:div w:id="97608189">
                  <w:marLeft w:val="0"/>
                  <w:marRight w:val="0"/>
                  <w:marTop w:val="0"/>
                  <w:marBottom w:val="0"/>
                  <w:divBdr>
                    <w:top w:val="none" w:sz="0" w:space="0" w:color="auto"/>
                    <w:left w:val="none" w:sz="0" w:space="0" w:color="auto"/>
                    <w:bottom w:val="none" w:sz="0" w:space="0" w:color="auto"/>
                    <w:right w:val="none" w:sz="0" w:space="0" w:color="auto"/>
                  </w:divBdr>
                </w:div>
                <w:div w:id="119761817">
                  <w:marLeft w:val="0"/>
                  <w:marRight w:val="0"/>
                  <w:marTop w:val="0"/>
                  <w:marBottom w:val="0"/>
                  <w:divBdr>
                    <w:top w:val="none" w:sz="0" w:space="0" w:color="auto"/>
                    <w:left w:val="none" w:sz="0" w:space="0" w:color="auto"/>
                    <w:bottom w:val="none" w:sz="0" w:space="0" w:color="auto"/>
                    <w:right w:val="none" w:sz="0" w:space="0" w:color="auto"/>
                  </w:divBdr>
                </w:div>
                <w:div w:id="172115973">
                  <w:marLeft w:val="0"/>
                  <w:marRight w:val="0"/>
                  <w:marTop w:val="0"/>
                  <w:marBottom w:val="0"/>
                  <w:divBdr>
                    <w:top w:val="none" w:sz="0" w:space="0" w:color="auto"/>
                    <w:left w:val="none" w:sz="0" w:space="0" w:color="auto"/>
                    <w:bottom w:val="none" w:sz="0" w:space="0" w:color="auto"/>
                    <w:right w:val="none" w:sz="0" w:space="0" w:color="auto"/>
                  </w:divBdr>
                </w:div>
                <w:div w:id="172305725">
                  <w:marLeft w:val="0"/>
                  <w:marRight w:val="0"/>
                  <w:marTop w:val="0"/>
                  <w:marBottom w:val="0"/>
                  <w:divBdr>
                    <w:top w:val="none" w:sz="0" w:space="0" w:color="auto"/>
                    <w:left w:val="none" w:sz="0" w:space="0" w:color="auto"/>
                    <w:bottom w:val="none" w:sz="0" w:space="0" w:color="auto"/>
                    <w:right w:val="none" w:sz="0" w:space="0" w:color="auto"/>
                  </w:divBdr>
                </w:div>
                <w:div w:id="180163394">
                  <w:marLeft w:val="0"/>
                  <w:marRight w:val="0"/>
                  <w:marTop w:val="0"/>
                  <w:marBottom w:val="0"/>
                  <w:divBdr>
                    <w:top w:val="none" w:sz="0" w:space="0" w:color="auto"/>
                    <w:left w:val="none" w:sz="0" w:space="0" w:color="auto"/>
                    <w:bottom w:val="none" w:sz="0" w:space="0" w:color="auto"/>
                    <w:right w:val="none" w:sz="0" w:space="0" w:color="auto"/>
                  </w:divBdr>
                </w:div>
                <w:div w:id="183985130">
                  <w:marLeft w:val="0"/>
                  <w:marRight w:val="0"/>
                  <w:marTop w:val="0"/>
                  <w:marBottom w:val="0"/>
                  <w:divBdr>
                    <w:top w:val="none" w:sz="0" w:space="0" w:color="auto"/>
                    <w:left w:val="none" w:sz="0" w:space="0" w:color="auto"/>
                    <w:bottom w:val="none" w:sz="0" w:space="0" w:color="auto"/>
                    <w:right w:val="none" w:sz="0" w:space="0" w:color="auto"/>
                  </w:divBdr>
                </w:div>
                <w:div w:id="241650389">
                  <w:marLeft w:val="0"/>
                  <w:marRight w:val="0"/>
                  <w:marTop w:val="0"/>
                  <w:marBottom w:val="0"/>
                  <w:divBdr>
                    <w:top w:val="none" w:sz="0" w:space="0" w:color="auto"/>
                    <w:left w:val="none" w:sz="0" w:space="0" w:color="auto"/>
                    <w:bottom w:val="none" w:sz="0" w:space="0" w:color="auto"/>
                    <w:right w:val="none" w:sz="0" w:space="0" w:color="auto"/>
                  </w:divBdr>
                </w:div>
                <w:div w:id="248120099">
                  <w:marLeft w:val="0"/>
                  <w:marRight w:val="0"/>
                  <w:marTop w:val="0"/>
                  <w:marBottom w:val="0"/>
                  <w:divBdr>
                    <w:top w:val="none" w:sz="0" w:space="0" w:color="auto"/>
                    <w:left w:val="none" w:sz="0" w:space="0" w:color="auto"/>
                    <w:bottom w:val="none" w:sz="0" w:space="0" w:color="auto"/>
                    <w:right w:val="none" w:sz="0" w:space="0" w:color="auto"/>
                  </w:divBdr>
                </w:div>
                <w:div w:id="276957403">
                  <w:marLeft w:val="0"/>
                  <w:marRight w:val="0"/>
                  <w:marTop w:val="0"/>
                  <w:marBottom w:val="0"/>
                  <w:divBdr>
                    <w:top w:val="none" w:sz="0" w:space="0" w:color="auto"/>
                    <w:left w:val="none" w:sz="0" w:space="0" w:color="auto"/>
                    <w:bottom w:val="none" w:sz="0" w:space="0" w:color="auto"/>
                    <w:right w:val="none" w:sz="0" w:space="0" w:color="auto"/>
                  </w:divBdr>
                </w:div>
                <w:div w:id="297683168">
                  <w:marLeft w:val="0"/>
                  <w:marRight w:val="0"/>
                  <w:marTop w:val="0"/>
                  <w:marBottom w:val="0"/>
                  <w:divBdr>
                    <w:top w:val="none" w:sz="0" w:space="0" w:color="auto"/>
                    <w:left w:val="none" w:sz="0" w:space="0" w:color="auto"/>
                    <w:bottom w:val="none" w:sz="0" w:space="0" w:color="auto"/>
                    <w:right w:val="none" w:sz="0" w:space="0" w:color="auto"/>
                  </w:divBdr>
                </w:div>
                <w:div w:id="321130738">
                  <w:marLeft w:val="0"/>
                  <w:marRight w:val="0"/>
                  <w:marTop w:val="0"/>
                  <w:marBottom w:val="0"/>
                  <w:divBdr>
                    <w:top w:val="none" w:sz="0" w:space="0" w:color="auto"/>
                    <w:left w:val="none" w:sz="0" w:space="0" w:color="auto"/>
                    <w:bottom w:val="none" w:sz="0" w:space="0" w:color="auto"/>
                    <w:right w:val="none" w:sz="0" w:space="0" w:color="auto"/>
                  </w:divBdr>
                </w:div>
                <w:div w:id="352538810">
                  <w:marLeft w:val="0"/>
                  <w:marRight w:val="0"/>
                  <w:marTop w:val="0"/>
                  <w:marBottom w:val="0"/>
                  <w:divBdr>
                    <w:top w:val="none" w:sz="0" w:space="0" w:color="auto"/>
                    <w:left w:val="none" w:sz="0" w:space="0" w:color="auto"/>
                    <w:bottom w:val="none" w:sz="0" w:space="0" w:color="auto"/>
                    <w:right w:val="none" w:sz="0" w:space="0" w:color="auto"/>
                  </w:divBdr>
                </w:div>
                <w:div w:id="398134137">
                  <w:marLeft w:val="0"/>
                  <w:marRight w:val="0"/>
                  <w:marTop w:val="0"/>
                  <w:marBottom w:val="0"/>
                  <w:divBdr>
                    <w:top w:val="none" w:sz="0" w:space="0" w:color="auto"/>
                    <w:left w:val="none" w:sz="0" w:space="0" w:color="auto"/>
                    <w:bottom w:val="none" w:sz="0" w:space="0" w:color="auto"/>
                    <w:right w:val="none" w:sz="0" w:space="0" w:color="auto"/>
                  </w:divBdr>
                </w:div>
                <w:div w:id="450129080">
                  <w:marLeft w:val="0"/>
                  <w:marRight w:val="0"/>
                  <w:marTop w:val="0"/>
                  <w:marBottom w:val="0"/>
                  <w:divBdr>
                    <w:top w:val="none" w:sz="0" w:space="0" w:color="auto"/>
                    <w:left w:val="none" w:sz="0" w:space="0" w:color="auto"/>
                    <w:bottom w:val="none" w:sz="0" w:space="0" w:color="auto"/>
                    <w:right w:val="none" w:sz="0" w:space="0" w:color="auto"/>
                  </w:divBdr>
                </w:div>
                <w:div w:id="527913866">
                  <w:marLeft w:val="0"/>
                  <w:marRight w:val="0"/>
                  <w:marTop w:val="0"/>
                  <w:marBottom w:val="0"/>
                  <w:divBdr>
                    <w:top w:val="none" w:sz="0" w:space="0" w:color="auto"/>
                    <w:left w:val="none" w:sz="0" w:space="0" w:color="auto"/>
                    <w:bottom w:val="none" w:sz="0" w:space="0" w:color="auto"/>
                    <w:right w:val="none" w:sz="0" w:space="0" w:color="auto"/>
                  </w:divBdr>
                </w:div>
                <w:div w:id="548807144">
                  <w:marLeft w:val="0"/>
                  <w:marRight w:val="0"/>
                  <w:marTop w:val="0"/>
                  <w:marBottom w:val="0"/>
                  <w:divBdr>
                    <w:top w:val="none" w:sz="0" w:space="0" w:color="auto"/>
                    <w:left w:val="none" w:sz="0" w:space="0" w:color="auto"/>
                    <w:bottom w:val="none" w:sz="0" w:space="0" w:color="auto"/>
                    <w:right w:val="none" w:sz="0" w:space="0" w:color="auto"/>
                  </w:divBdr>
                </w:div>
                <w:div w:id="573709373">
                  <w:marLeft w:val="0"/>
                  <w:marRight w:val="0"/>
                  <w:marTop w:val="0"/>
                  <w:marBottom w:val="0"/>
                  <w:divBdr>
                    <w:top w:val="none" w:sz="0" w:space="0" w:color="auto"/>
                    <w:left w:val="none" w:sz="0" w:space="0" w:color="auto"/>
                    <w:bottom w:val="none" w:sz="0" w:space="0" w:color="auto"/>
                    <w:right w:val="none" w:sz="0" w:space="0" w:color="auto"/>
                  </w:divBdr>
                </w:div>
                <w:div w:id="592208148">
                  <w:marLeft w:val="0"/>
                  <w:marRight w:val="0"/>
                  <w:marTop w:val="0"/>
                  <w:marBottom w:val="0"/>
                  <w:divBdr>
                    <w:top w:val="none" w:sz="0" w:space="0" w:color="auto"/>
                    <w:left w:val="none" w:sz="0" w:space="0" w:color="auto"/>
                    <w:bottom w:val="none" w:sz="0" w:space="0" w:color="auto"/>
                    <w:right w:val="none" w:sz="0" w:space="0" w:color="auto"/>
                  </w:divBdr>
                </w:div>
                <w:div w:id="604731415">
                  <w:marLeft w:val="0"/>
                  <w:marRight w:val="0"/>
                  <w:marTop w:val="0"/>
                  <w:marBottom w:val="0"/>
                  <w:divBdr>
                    <w:top w:val="none" w:sz="0" w:space="0" w:color="auto"/>
                    <w:left w:val="none" w:sz="0" w:space="0" w:color="auto"/>
                    <w:bottom w:val="none" w:sz="0" w:space="0" w:color="auto"/>
                    <w:right w:val="none" w:sz="0" w:space="0" w:color="auto"/>
                  </w:divBdr>
                </w:div>
                <w:div w:id="682971906">
                  <w:marLeft w:val="0"/>
                  <w:marRight w:val="0"/>
                  <w:marTop w:val="0"/>
                  <w:marBottom w:val="0"/>
                  <w:divBdr>
                    <w:top w:val="none" w:sz="0" w:space="0" w:color="auto"/>
                    <w:left w:val="none" w:sz="0" w:space="0" w:color="auto"/>
                    <w:bottom w:val="none" w:sz="0" w:space="0" w:color="auto"/>
                    <w:right w:val="none" w:sz="0" w:space="0" w:color="auto"/>
                  </w:divBdr>
                </w:div>
                <w:div w:id="728264193">
                  <w:marLeft w:val="0"/>
                  <w:marRight w:val="0"/>
                  <w:marTop w:val="0"/>
                  <w:marBottom w:val="0"/>
                  <w:divBdr>
                    <w:top w:val="none" w:sz="0" w:space="0" w:color="auto"/>
                    <w:left w:val="none" w:sz="0" w:space="0" w:color="auto"/>
                    <w:bottom w:val="none" w:sz="0" w:space="0" w:color="auto"/>
                    <w:right w:val="none" w:sz="0" w:space="0" w:color="auto"/>
                  </w:divBdr>
                </w:div>
                <w:div w:id="754398772">
                  <w:marLeft w:val="0"/>
                  <w:marRight w:val="0"/>
                  <w:marTop w:val="0"/>
                  <w:marBottom w:val="0"/>
                  <w:divBdr>
                    <w:top w:val="none" w:sz="0" w:space="0" w:color="auto"/>
                    <w:left w:val="none" w:sz="0" w:space="0" w:color="auto"/>
                    <w:bottom w:val="none" w:sz="0" w:space="0" w:color="auto"/>
                    <w:right w:val="none" w:sz="0" w:space="0" w:color="auto"/>
                  </w:divBdr>
                </w:div>
                <w:div w:id="784275276">
                  <w:marLeft w:val="0"/>
                  <w:marRight w:val="0"/>
                  <w:marTop w:val="0"/>
                  <w:marBottom w:val="0"/>
                  <w:divBdr>
                    <w:top w:val="none" w:sz="0" w:space="0" w:color="auto"/>
                    <w:left w:val="none" w:sz="0" w:space="0" w:color="auto"/>
                    <w:bottom w:val="none" w:sz="0" w:space="0" w:color="auto"/>
                    <w:right w:val="none" w:sz="0" w:space="0" w:color="auto"/>
                  </w:divBdr>
                </w:div>
                <w:div w:id="816992007">
                  <w:marLeft w:val="0"/>
                  <w:marRight w:val="0"/>
                  <w:marTop w:val="0"/>
                  <w:marBottom w:val="0"/>
                  <w:divBdr>
                    <w:top w:val="none" w:sz="0" w:space="0" w:color="auto"/>
                    <w:left w:val="none" w:sz="0" w:space="0" w:color="auto"/>
                    <w:bottom w:val="none" w:sz="0" w:space="0" w:color="auto"/>
                    <w:right w:val="none" w:sz="0" w:space="0" w:color="auto"/>
                  </w:divBdr>
                </w:div>
                <w:div w:id="843325462">
                  <w:marLeft w:val="0"/>
                  <w:marRight w:val="0"/>
                  <w:marTop w:val="0"/>
                  <w:marBottom w:val="0"/>
                  <w:divBdr>
                    <w:top w:val="none" w:sz="0" w:space="0" w:color="auto"/>
                    <w:left w:val="none" w:sz="0" w:space="0" w:color="auto"/>
                    <w:bottom w:val="none" w:sz="0" w:space="0" w:color="auto"/>
                    <w:right w:val="none" w:sz="0" w:space="0" w:color="auto"/>
                  </w:divBdr>
                </w:div>
                <w:div w:id="858736940">
                  <w:marLeft w:val="0"/>
                  <w:marRight w:val="0"/>
                  <w:marTop w:val="0"/>
                  <w:marBottom w:val="0"/>
                  <w:divBdr>
                    <w:top w:val="none" w:sz="0" w:space="0" w:color="auto"/>
                    <w:left w:val="none" w:sz="0" w:space="0" w:color="auto"/>
                    <w:bottom w:val="none" w:sz="0" w:space="0" w:color="auto"/>
                    <w:right w:val="none" w:sz="0" w:space="0" w:color="auto"/>
                  </w:divBdr>
                </w:div>
                <w:div w:id="859777885">
                  <w:marLeft w:val="0"/>
                  <w:marRight w:val="0"/>
                  <w:marTop w:val="0"/>
                  <w:marBottom w:val="0"/>
                  <w:divBdr>
                    <w:top w:val="none" w:sz="0" w:space="0" w:color="auto"/>
                    <w:left w:val="none" w:sz="0" w:space="0" w:color="auto"/>
                    <w:bottom w:val="none" w:sz="0" w:space="0" w:color="auto"/>
                    <w:right w:val="none" w:sz="0" w:space="0" w:color="auto"/>
                  </w:divBdr>
                </w:div>
                <w:div w:id="862521797">
                  <w:marLeft w:val="0"/>
                  <w:marRight w:val="0"/>
                  <w:marTop w:val="0"/>
                  <w:marBottom w:val="0"/>
                  <w:divBdr>
                    <w:top w:val="none" w:sz="0" w:space="0" w:color="auto"/>
                    <w:left w:val="none" w:sz="0" w:space="0" w:color="auto"/>
                    <w:bottom w:val="none" w:sz="0" w:space="0" w:color="auto"/>
                    <w:right w:val="none" w:sz="0" w:space="0" w:color="auto"/>
                  </w:divBdr>
                </w:div>
                <w:div w:id="896204981">
                  <w:marLeft w:val="0"/>
                  <w:marRight w:val="0"/>
                  <w:marTop w:val="0"/>
                  <w:marBottom w:val="0"/>
                  <w:divBdr>
                    <w:top w:val="none" w:sz="0" w:space="0" w:color="auto"/>
                    <w:left w:val="none" w:sz="0" w:space="0" w:color="auto"/>
                    <w:bottom w:val="none" w:sz="0" w:space="0" w:color="auto"/>
                    <w:right w:val="none" w:sz="0" w:space="0" w:color="auto"/>
                  </w:divBdr>
                </w:div>
                <w:div w:id="903372436">
                  <w:marLeft w:val="0"/>
                  <w:marRight w:val="0"/>
                  <w:marTop w:val="0"/>
                  <w:marBottom w:val="0"/>
                  <w:divBdr>
                    <w:top w:val="none" w:sz="0" w:space="0" w:color="auto"/>
                    <w:left w:val="none" w:sz="0" w:space="0" w:color="auto"/>
                    <w:bottom w:val="none" w:sz="0" w:space="0" w:color="auto"/>
                    <w:right w:val="none" w:sz="0" w:space="0" w:color="auto"/>
                  </w:divBdr>
                </w:div>
                <w:div w:id="922563567">
                  <w:marLeft w:val="0"/>
                  <w:marRight w:val="0"/>
                  <w:marTop w:val="0"/>
                  <w:marBottom w:val="0"/>
                  <w:divBdr>
                    <w:top w:val="none" w:sz="0" w:space="0" w:color="auto"/>
                    <w:left w:val="none" w:sz="0" w:space="0" w:color="auto"/>
                    <w:bottom w:val="none" w:sz="0" w:space="0" w:color="auto"/>
                    <w:right w:val="none" w:sz="0" w:space="0" w:color="auto"/>
                  </w:divBdr>
                </w:div>
                <w:div w:id="929312793">
                  <w:marLeft w:val="0"/>
                  <w:marRight w:val="0"/>
                  <w:marTop w:val="0"/>
                  <w:marBottom w:val="0"/>
                  <w:divBdr>
                    <w:top w:val="none" w:sz="0" w:space="0" w:color="auto"/>
                    <w:left w:val="none" w:sz="0" w:space="0" w:color="auto"/>
                    <w:bottom w:val="none" w:sz="0" w:space="0" w:color="auto"/>
                    <w:right w:val="none" w:sz="0" w:space="0" w:color="auto"/>
                  </w:divBdr>
                </w:div>
                <w:div w:id="979193592">
                  <w:marLeft w:val="0"/>
                  <w:marRight w:val="0"/>
                  <w:marTop w:val="0"/>
                  <w:marBottom w:val="0"/>
                  <w:divBdr>
                    <w:top w:val="none" w:sz="0" w:space="0" w:color="auto"/>
                    <w:left w:val="none" w:sz="0" w:space="0" w:color="auto"/>
                    <w:bottom w:val="none" w:sz="0" w:space="0" w:color="auto"/>
                    <w:right w:val="none" w:sz="0" w:space="0" w:color="auto"/>
                  </w:divBdr>
                </w:div>
                <w:div w:id="986785583">
                  <w:marLeft w:val="0"/>
                  <w:marRight w:val="0"/>
                  <w:marTop w:val="0"/>
                  <w:marBottom w:val="0"/>
                  <w:divBdr>
                    <w:top w:val="none" w:sz="0" w:space="0" w:color="auto"/>
                    <w:left w:val="none" w:sz="0" w:space="0" w:color="auto"/>
                    <w:bottom w:val="none" w:sz="0" w:space="0" w:color="auto"/>
                    <w:right w:val="none" w:sz="0" w:space="0" w:color="auto"/>
                  </w:divBdr>
                </w:div>
                <w:div w:id="987635398">
                  <w:marLeft w:val="0"/>
                  <w:marRight w:val="0"/>
                  <w:marTop w:val="0"/>
                  <w:marBottom w:val="0"/>
                  <w:divBdr>
                    <w:top w:val="none" w:sz="0" w:space="0" w:color="auto"/>
                    <w:left w:val="none" w:sz="0" w:space="0" w:color="auto"/>
                    <w:bottom w:val="none" w:sz="0" w:space="0" w:color="auto"/>
                    <w:right w:val="none" w:sz="0" w:space="0" w:color="auto"/>
                  </w:divBdr>
                </w:div>
                <w:div w:id="1042629604">
                  <w:marLeft w:val="0"/>
                  <w:marRight w:val="0"/>
                  <w:marTop w:val="0"/>
                  <w:marBottom w:val="0"/>
                  <w:divBdr>
                    <w:top w:val="none" w:sz="0" w:space="0" w:color="auto"/>
                    <w:left w:val="none" w:sz="0" w:space="0" w:color="auto"/>
                    <w:bottom w:val="none" w:sz="0" w:space="0" w:color="auto"/>
                    <w:right w:val="none" w:sz="0" w:space="0" w:color="auto"/>
                  </w:divBdr>
                </w:div>
                <w:div w:id="1066295255">
                  <w:marLeft w:val="0"/>
                  <w:marRight w:val="0"/>
                  <w:marTop w:val="0"/>
                  <w:marBottom w:val="0"/>
                  <w:divBdr>
                    <w:top w:val="none" w:sz="0" w:space="0" w:color="auto"/>
                    <w:left w:val="none" w:sz="0" w:space="0" w:color="auto"/>
                    <w:bottom w:val="none" w:sz="0" w:space="0" w:color="auto"/>
                    <w:right w:val="none" w:sz="0" w:space="0" w:color="auto"/>
                  </w:divBdr>
                </w:div>
                <w:div w:id="1088886630">
                  <w:marLeft w:val="0"/>
                  <w:marRight w:val="0"/>
                  <w:marTop w:val="0"/>
                  <w:marBottom w:val="0"/>
                  <w:divBdr>
                    <w:top w:val="none" w:sz="0" w:space="0" w:color="auto"/>
                    <w:left w:val="none" w:sz="0" w:space="0" w:color="auto"/>
                    <w:bottom w:val="none" w:sz="0" w:space="0" w:color="auto"/>
                    <w:right w:val="none" w:sz="0" w:space="0" w:color="auto"/>
                  </w:divBdr>
                </w:div>
                <w:div w:id="1104574233">
                  <w:marLeft w:val="0"/>
                  <w:marRight w:val="0"/>
                  <w:marTop w:val="0"/>
                  <w:marBottom w:val="0"/>
                  <w:divBdr>
                    <w:top w:val="none" w:sz="0" w:space="0" w:color="auto"/>
                    <w:left w:val="none" w:sz="0" w:space="0" w:color="auto"/>
                    <w:bottom w:val="none" w:sz="0" w:space="0" w:color="auto"/>
                    <w:right w:val="none" w:sz="0" w:space="0" w:color="auto"/>
                  </w:divBdr>
                </w:div>
                <w:div w:id="1110932761">
                  <w:marLeft w:val="0"/>
                  <w:marRight w:val="0"/>
                  <w:marTop w:val="0"/>
                  <w:marBottom w:val="0"/>
                  <w:divBdr>
                    <w:top w:val="none" w:sz="0" w:space="0" w:color="auto"/>
                    <w:left w:val="none" w:sz="0" w:space="0" w:color="auto"/>
                    <w:bottom w:val="none" w:sz="0" w:space="0" w:color="auto"/>
                    <w:right w:val="none" w:sz="0" w:space="0" w:color="auto"/>
                  </w:divBdr>
                </w:div>
                <w:div w:id="1290820428">
                  <w:marLeft w:val="0"/>
                  <w:marRight w:val="0"/>
                  <w:marTop w:val="0"/>
                  <w:marBottom w:val="0"/>
                  <w:divBdr>
                    <w:top w:val="none" w:sz="0" w:space="0" w:color="auto"/>
                    <w:left w:val="none" w:sz="0" w:space="0" w:color="auto"/>
                    <w:bottom w:val="none" w:sz="0" w:space="0" w:color="auto"/>
                    <w:right w:val="none" w:sz="0" w:space="0" w:color="auto"/>
                  </w:divBdr>
                </w:div>
                <w:div w:id="1373457009">
                  <w:marLeft w:val="0"/>
                  <w:marRight w:val="0"/>
                  <w:marTop w:val="0"/>
                  <w:marBottom w:val="0"/>
                  <w:divBdr>
                    <w:top w:val="none" w:sz="0" w:space="0" w:color="auto"/>
                    <w:left w:val="none" w:sz="0" w:space="0" w:color="auto"/>
                    <w:bottom w:val="none" w:sz="0" w:space="0" w:color="auto"/>
                    <w:right w:val="none" w:sz="0" w:space="0" w:color="auto"/>
                  </w:divBdr>
                </w:div>
                <w:div w:id="1383285004">
                  <w:marLeft w:val="0"/>
                  <w:marRight w:val="0"/>
                  <w:marTop w:val="0"/>
                  <w:marBottom w:val="0"/>
                  <w:divBdr>
                    <w:top w:val="none" w:sz="0" w:space="0" w:color="auto"/>
                    <w:left w:val="none" w:sz="0" w:space="0" w:color="auto"/>
                    <w:bottom w:val="none" w:sz="0" w:space="0" w:color="auto"/>
                    <w:right w:val="none" w:sz="0" w:space="0" w:color="auto"/>
                  </w:divBdr>
                </w:div>
                <w:div w:id="1407992045">
                  <w:marLeft w:val="0"/>
                  <w:marRight w:val="0"/>
                  <w:marTop w:val="0"/>
                  <w:marBottom w:val="0"/>
                  <w:divBdr>
                    <w:top w:val="none" w:sz="0" w:space="0" w:color="auto"/>
                    <w:left w:val="none" w:sz="0" w:space="0" w:color="auto"/>
                    <w:bottom w:val="none" w:sz="0" w:space="0" w:color="auto"/>
                    <w:right w:val="none" w:sz="0" w:space="0" w:color="auto"/>
                  </w:divBdr>
                </w:div>
                <w:div w:id="1488086686">
                  <w:marLeft w:val="0"/>
                  <w:marRight w:val="0"/>
                  <w:marTop w:val="0"/>
                  <w:marBottom w:val="0"/>
                  <w:divBdr>
                    <w:top w:val="none" w:sz="0" w:space="0" w:color="auto"/>
                    <w:left w:val="none" w:sz="0" w:space="0" w:color="auto"/>
                    <w:bottom w:val="none" w:sz="0" w:space="0" w:color="auto"/>
                    <w:right w:val="none" w:sz="0" w:space="0" w:color="auto"/>
                  </w:divBdr>
                </w:div>
                <w:div w:id="1495298696">
                  <w:marLeft w:val="0"/>
                  <w:marRight w:val="0"/>
                  <w:marTop w:val="0"/>
                  <w:marBottom w:val="0"/>
                  <w:divBdr>
                    <w:top w:val="none" w:sz="0" w:space="0" w:color="auto"/>
                    <w:left w:val="none" w:sz="0" w:space="0" w:color="auto"/>
                    <w:bottom w:val="none" w:sz="0" w:space="0" w:color="auto"/>
                    <w:right w:val="none" w:sz="0" w:space="0" w:color="auto"/>
                  </w:divBdr>
                </w:div>
                <w:div w:id="1513449058">
                  <w:marLeft w:val="0"/>
                  <w:marRight w:val="0"/>
                  <w:marTop w:val="0"/>
                  <w:marBottom w:val="0"/>
                  <w:divBdr>
                    <w:top w:val="none" w:sz="0" w:space="0" w:color="auto"/>
                    <w:left w:val="none" w:sz="0" w:space="0" w:color="auto"/>
                    <w:bottom w:val="none" w:sz="0" w:space="0" w:color="auto"/>
                    <w:right w:val="none" w:sz="0" w:space="0" w:color="auto"/>
                  </w:divBdr>
                </w:div>
                <w:div w:id="1539315715">
                  <w:marLeft w:val="0"/>
                  <w:marRight w:val="0"/>
                  <w:marTop w:val="0"/>
                  <w:marBottom w:val="0"/>
                  <w:divBdr>
                    <w:top w:val="none" w:sz="0" w:space="0" w:color="auto"/>
                    <w:left w:val="none" w:sz="0" w:space="0" w:color="auto"/>
                    <w:bottom w:val="none" w:sz="0" w:space="0" w:color="auto"/>
                    <w:right w:val="none" w:sz="0" w:space="0" w:color="auto"/>
                  </w:divBdr>
                </w:div>
                <w:div w:id="1539853034">
                  <w:marLeft w:val="0"/>
                  <w:marRight w:val="0"/>
                  <w:marTop w:val="0"/>
                  <w:marBottom w:val="0"/>
                  <w:divBdr>
                    <w:top w:val="none" w:sz="0" w:space="0" w:color="auto"/>
                    <w:left w:val="none" w:sz="0" w:space="0" w:color="auto"/>
                    <w:bottom w:val="none" w:sz="0" w:space="0" w:color="auto"/>
                    <w:right w:val="none" w:sz="0" w:space="0" w:color="auto"/>
                  </w:divBdr>
                </w:div>
                <w:div w:id="1556356584">
                  <w:marLeft w:val="0"/>
                  <w:marRight w:val="0"/>
                  <w:marTop w:val="0"/>
                  <w:marBottom w:val="0"/>
                  <w:divBdr>
                    <w:top w:val="none" w:sz="0" w:space="0" w:color="auto"/>
                    <w:left w:val="none" w:sz="0" w:space="0" w:color="auto"/>
                    <w:bottom w:val="none" w:sz="0" w:space="0" w:color="auto"/>
                    <w:right w:val="none" w:sz="0" w:space="0" w:color="auto"/>
                  </w:divBdr>
                </w:div>
                <w:div w:id="1561285490">
                  <w:marLeft w:val="0"/>
                  <w:marRight w:val="0"/>
                  <w:marTop w:val="0"/>
                  <w:marBottom w:val="0"/>
                  <w:divBdr>
                    <w:top w:val="none" w:sz="0" w:space="0" w:color="auto"/>
                    <w:left w:val="none" w:sz="0" w:space="0" w:color="auto"/>
                    <w:bottom w:val="none" w:sz="0" w:space="0" w:color="auto"/>
                    <w:right w:val="none" w:sz="0" w:space="0" w:color="auto"/>
                  </w:divBdr>
                </w:div>
                <w:div w:id="1580557668">
                  <w:marLeft w:val="0"/>
                  <w:marRight w:val="0"/>
                  <w:marTop w:val="0"/>
                  <w:marBottom w:val="0"/>
                  <w:divBdr>
                    <w:top w:val="none" w:sz="0" w:space="0" w:color="auto"/>
                    <w:left w:val="none" w:sz="0" w:space="0" w:color="auto"/>
                    <w:bottom w:val="none" w:sz="0" w:space="0" w:color="auto"/>
                    <w:right w:val="none" w:sz="0" w:space="0" w:color="auto"/>
                  </w:divBdr>
                </w:div>
                <w:div w:id="1584879302">
                  <w:marLeft w:val="0"/>
                  <w:marRight w:val="0"/>
                  <w:marTop w:val="0"/>
                  <w:marBottom w:val="0"/>
                  <w:divBdr>
                    <w:top w:val="none" w:sz="0" w:space="0" w:color="auto"/>
                    <w:left w:val="none" w:sz="0" w:space="0" w:color="auto"/>
                    <w:bottom w:val="none" w:sz="0" w:space="0" w:color="auto"/>
                    <w:right w:val="none" w:sz="0" w:space="0" w:color="auto"/>
                  </w:divBdr>
                </w:div>
                <w:div w:id="1613173188">
                  <w:marLeft w:val="0"/>
                  <w:marRight w:val="0"/>
                  <w:marTop w:val="0"/>
                  <w:marBottom w:val="0"/>
                  <w:divBdr>
                    <w:top w:val="none" w:sz="0" w:space="0" w:color="auto"/>
                    <w:left w:val="none" w:sz="0" w:space="0" w:color="auto"/>
                    <w:bottom w:val="none" w:sz="0" w:space="0" w:color="auto"/>
                    <w:right w:val="none" w:sz="0" w:space="0" w:color="auto"/>
                  </w:divBdr>
                </w:div>
                <w:div w:id="1614824580">
                  <w:marLeft w:val="0"/>
                  <w:marRight w:val="0"/>
                  <w:marTop w:val="0"/>
                  <w:marBottom w:val="0"/>
                  <w:divBdr>
                    <w:top w:val="none" w:sz="0" w:space="0" w:color="auto"/>
                    <w:left w:val="none" w:sz="0" w:space="0" w:color="auto"/>
                    <w:bottom w:val="none" w:sz="0" w:space="0" w:color="auto"/>
                    <w:right w:val="none" w:sz="0" w:space="0" w:color="auto"/>
                  </w:divBdr>
                </w:div>
                <w:div w:id="1659116122">
                  <w:marLeft w:val="0"/>
                  <w:marRight w:val="0"/>
                  <w:marTop w:val="0"/>
                  <w:marBottom w:val="0"/>
                  <w:divBdr>
                    <w:top w:val="none" w:sz="0" w:space="0" w:color="auto"/>
                    <w:left w:val="none" w:sz="0" w:space="0" w:color="auto"/>
                    <w:bottom w:val="none" w:sz="0" w:space="0" w:color="auto"/>
                    <w:right w:val="none" w:sz="0" w:space="0" w:color="auto"/>
                  </w:divBdr>
                </w:div>
                <w:div w:id="1670331704">
                  <w:marLeft w:val="0"/>
                  <w:marRight w:val="0"/>
                  <w:marTop w:val="0"/>
                  <w:marBottom w:val="0"/>
                  <w:divBdr>
                    <w:top w:val="none" w:sz="0" w:space="0" w:color="auto"/>
                    <w:left w:val="none" w:sz="0" w:space="0" w:color="auto"/>
                    <w:bottom w:val="none" w:sz="0" w:space="0" w:color="auto"/>
                    <w:right w:val="none" w:sz="0" w:space="0" w:color="auto"/>
                  </w:divBdr>
                </w:div>
                <w:div w:id="1697344148">
                  <w:marLeft w:val="0"/>
                  <w:marRight w:val="0"/>
                  <w:marTop w:val="0"/>
                  <w:marBottom w:val="0"/>
                  <w:divBdr>
                    <w:top w:val="none" w:sz="0" w:space="0" w:color="auto"/>
                    <w:left w:val="none" w:sz="0" w:space="0" w:color="auto"/>
                    <w:bottom w:val="none" w:sz="0" w:space="0" w:color="auto"/>
                    <w:right w:val="none" w:sz="0" w:space="0" w:color="auto"/>
                  </w:divBdr>
                </w:div>
                <w:div w:id="1722090284">
                  <w:marLeft w:val="0"/>
                  <w:marRight w:val="0"/>
                  <w:marTop w:val="0"/>
                  <w:marBottom w:val="0"/>
                  <w:divBdr>
                    <w:top w:val="none" w:sz="0" w:space="0" w:color="auto"/>
                    <w:left w:val="none" w:sz="0" w:space="0" w:color="auto"/>
                    <w:bottom w:val="none" w:sz="0" w:space="0" w:color="auto"/>
                    <w:right w:val="none" w:sz="0" w:space="0" w:color="auto"/>
                  </w:divBdr>
                </w:div>
                <w:div w:id="1775589590">
                  <w:marLeft w:val="0"/>
                  <w:marRight w:val="0"/>
                  <w:marTop w:val="0"/>
                  <w:marBottom w:val="0"/>
                  <w:divBdr>
                    <w:top w:val="none" w:sz="0" w:space="0" w:color="auto"/>
                    <w:left w:val="none" w:sz="0" w:space="0" w:color="auto"/>
                    <w:bottom w:val="none" w:sz="0" w:space="0" w:color="auto"/>
                    <w:right w:val="none" w:sz="0" w:space="0" w:color="auto"/>
                  </w:divBdr>
                </w:div>
                <w:div w:id="1786196044">
                  <w:marLeft w:val="0"/>
                  <w:marRight w:val="0"/>
                  <w:marTop w:val="0"/>
                  <w:marBottom w:val="0"/>
                  <w:divBdr>
                    <w:top w:val="none" w:sz="0" w:space="0" w:color="auto"/>
                    <w:left w:val="none" w:sz="0" w:space="0" w:color="auto"/>
                    <w:bottom w:val="none" w:sz="0" w:space="0" w:color="auto"/>
                    <w:right w:val="none" w:sz="0" w:space="0" w:color="auto"/>
                  </w:divBdr>
                </w:div>
                <w:div w:id="1803036633">
                  <w:marLeft w:val="0"/>
                  <w:marRight w:val="0"/>
                  <w:marTop w:val="0"/>
                  <w:marBottom w:val="0"/>
                  <w:divBdr>
                    <w:top w:val="none" w:sz="0" w:space="0" w:color="auto"/>
                    <w:left w:val="none" w:sz="0" w:space="0" w:color="auto"/>
                    <w:bottom w:val="none" w:sz="0" w:space="0" w:color="auto"/>
                    <w:right w:val="none" w:sz="0" w:space="0" w:color="auto"/>
                  </w:divBdr>
                </w:div>
                <w:div w:id="1823227656">
                  <w:marLeft w:val="0"/>
                  <w:marRight w:val="0"/>
                  <w:marTop w:val="0"/>
                  <w:marBottom w:val="0"/>
                  <w:divBdr>
                    <w:top w:val="none" w:sz="0" w:space="0" w:color="auto"/>
                    <w:left w:val="none" w:sz="0" w:space="0" w:color="auto"/>
                    <w:bottom w:val="none" w:sz="0" w:space="0" w:color="auto"/>
                    <w:right w:val="none" w:sz="0" w:space="0" w:color="auto"/>
                  </w:divBdr>
                </w:div>
                <w:div w:id="1864903716">
                  <w:marLeft w:val="0"/>
                  <w:marRight w:val="0"/>
                  <w:marTop w:val="0"/>
                  <w:marBottom w:val="0"/>
                  <w:divBdr>
                    <w:top w:val="none" w:sz="0" w:space="0" w:color="auto"/>
                    <w:left w:val="none" w:sz="0" w:space="0" w:color="auto"/>
                    <w:bottom w:val="none" w:sz="0" w:space="0" w:color="auto"/>
                    <w:right w:val="none" w:sz="0" w:space="0" w:color="auto"/>
                  </w:divBdr>
                </w:div>
                <w:div w:id="1870290309">
                  <w:marLeft w:val="0"/>
                  <w:marRight w:val="0"/>
                  <w:marTop w:val="0"/>
                  <w:marBottom w:val="0"/>
                  <w:divBdr>
                    <w:top w:val="none" w:sz="0" w:space="0" w:color="auto"/>
                    <w:left w:val="none" w:sz="0" w:space="0" w:color="auto"/>
                    <w:bottom w:val="none" w:sz="0" w:space="0" w:color="auto"/>
                    <w:right w:val="none" w:sz="0" w:space="0" w:color="auto"/>
                  </w:divBdr>
                </w:div>
                <w:div w:id="1871264446">
                  <w:marLeft w:val="0"/>
                  <w:marRight w:val="0"/>
                  <w:marTop w:val="0"/>
                  <w:marBottom w:val="0"/>
                  <w:divBdr>
                    <w:top w:val="none" w:sz="0" w:space="0" w:color="auto"/>
                    <w:left w:val="none" w:sz="0" w:space="0" w:color="auto"/>
                    <w:bottom w:val="none" w:sz="0" w:space="0" w:color="auto"/>
                    <w:right w:val="none" w:sz="0" w:space="0" w:color="auto"/>
                  </w:divBdr>
                </w:div>
                <w:div w:id="1882285256">
                  <w:marLeft w:val="0"/>
                  <w:marRight w:val="0"/>
                  <w:marTop w:val="0"/>
                  <w:marBottom w:val="0"/>
                  <w:divBdr>
                    <w:top w:val="none" w:sz="0" w:space="0" w:color="auto"/>
                    <w:left w:val="none" w:sz="0" w:space="0" w:color="auto"/>
                    <w:bottom w:val="none" w:sz="0" w:space="0" w:color="auto"/>
                    <w:right w:val="none" w:sz="0" w:space="0" w:color="auto"/>
                  </w:divBdr>
                </w:div>
                <w:div w:id="1885826639">
                  <w:marLeft w:val="0"/>
                  <w:marRight w:val="0"/>
                  <w:marTop w:val="0"/>
                  <w:marBottom w:val="0"/>
                  <w:divBdr>
                    <w:top w:val="none" w:sz="0" w:space="0" w:color="auto"/>
                    <w:left w:val="none" w:sz="0" w:space="0" w:color="auto"/>
                    <w:bottom w:val="none" w:sz="0" w:space="0" w:color="auto"/>
                    <w:right w:val="none" w:sz="0" w:space="0" w:color="auto"/>
                  </w:divBdr>
                </w:div>
                <w:div w:id="1893956216">
                  <w:marLeft w:val="0"/>
                  <w:marRight w:val="0"/>
                  <w:marTop w:val="0"/>
                  <w:marBottom w:val="0"/>
                  <w:divBdr>
                    <w:top w:val="none" w:sz="0" w:space="0" w:color="auto"/>
                    <w:left w:val="none" w:sz="0" w:space="0" w:color="auto"/>
                    <w:bottom w:val="none" w:sz="0" w:space="0" w:color="auto"/>
                    <w:right w:val="none" w:sz="0" w:space="0" w:color="auto"/>
                  </w:divBdr>
                </w:div>
                <w:div w:id="1922719280">
                  <w:marLeft w:val="0"/>
                  <w:marRight w:val="0"/>
                  <w:marTop w:val="0"/>
                  <w:marBottom w:val="0"/>
                  <w:divBdr>
                    <w:top w:val="none" w:sz="0" w:space="0" w:color="auto"/>
                    <w:left w:val="none" w:sz="0" w:space="0" w:color="auto"/>
                    <w:bottom w:val="none" w:sz="0" w:space="0" w:color="auto"/>
                    <w:right w:val="none" w:sz="0" w:space="0" w:color="auto"/>
                  </w:divBdr>
                </w:div>
                <w:div w:id="1927034688">
                  <w:marLeft w:val="0"/>
                  <w:marRight w:val="0"/>
                  <w:marTop w:val="0"/>
                  <w:marBottom w:val="0"/>
                  <w:divBdr>
                    <w:top w:val="none" w:sz="0" w:space="0" w:color="auto"/>
                    <w:left w:val="none" w:sz="0" w:space="0" w:color="auto"/>
                    <w:bottom w:val="none" w:sz="0" w:space="0" w:color="auto"/>
                    <w:right w:val="none" w:sz="0" w:space="0" w:color="auto"/>
                  </w:divBdr>
                </w:div>
                <w:div w:id="1942371093">
                  <w:marLeft w:val="0"/>
                  <w:marRight w:val="0"/>
                  <w:marTop w:val="0"/>
                  <w:marBottom w:val="0"/>
                  <w:divBdr>
                    <w:top w:val="none" w:sz="0" w:space="0" w:color="auto"/>
                    <w:left w:val="none" w:sz="0" w:space="0" w:color="auto"/>
                    <w:bottom w:val="none" w:sz="0" w:space="0" w:color="auto"/>
                    <w:right w:val="none" w:sz="0" w:space="0" w:color="auto"/>
                  </w:divBdr>
                </w:div>
                <w:div w:id="1945185833">
                  <w:marLeft w:val="0"/>
                  <w:marRight w:val="0"/>
                  <w:marTop w:val="0"/>
                  <w:marBottom w:val="0"/>
                  <w:divBdr>
                    <w:top w:val="none" w:sz="0" w:space="0" w:color="auto"/>
                    <w:left w:val="none" w:sz="0" w:space="0" w:color="auto"/>
                    <w:bottom w:val="none" w:sz="0" w:space="0" w:color="auto"/>
                    <w:right w:val="none" w:sz="0" w:space="0" w:color="auto"/>
                  </w:divBdr>
                </w:div>
                <w:div w:id="1948729224">
                  <w:marLeft w:val="0"/>
                  <w:marRight w:val="0"/>
                  <w:marTop w:val="0"/>
                  <w:marBottom w:val="0"/>
                  <w:divBdr>
                    <w:top w:val="none" w:sz="0" w:space="0" w:color="auto"/>
                    <w:left w:val="none" w:sz="0" w:space="0" w:color="auto"/>
                    <w:bottom w:val="none" w:sz="0" w:space="0" w:color="auto"/>
                    <w:right w:val="none" w:sz="0" w:space="0" w:color="auto"/>
                  </w:divBdr>
                </w:div>
                <w:div w:id="2023580255">
                  <w:marLeft w:val="0"/>
                  <w:marRight w:val="0"/>
                  <w:marTop w:val="0"/>
                  <w:marBottom w:val="0"/>
                  <w:divBdr>
                    <w:top w:val="none" w:sz="0" w:space="0" w:color="auto"/>
                    <w:left w:val="none" w:sz="0" w:space="0" w:color="auto"/>
                    <w:bottom w:val="none" w:sz="0" w:space="0" w:color="auto"/>
                    <w:right w:val="none" w:sz="0" w:space="0" w:color="auto"/>
                  </w:divBdr>
                </w:div>
                <w:div w:id="2035418146">
                  <w:marLeft w:val="0"/>
                  <w:marRight w:val="0"/>
                  <w:marTop w:val="0"/>
                  <w:marBottom w:val="0"/>
                  <w:divBdr>
                    <w:top w:val="none" w:sz="0" w:space="0" w:color="auto"/>
                    <w:left w:val="none" w:sz="0" w:space="0" w:color="auto"/>
                    <w:bottom w:val="none" w:sz="0" w:space="0" w:color="auto"/>
                    <w:right w:val="none" w:sz="0" w:space="0" w:color="auto"/>
                  </w:divBdr>
                </w:div>
                <w:div w:id="2060860722">
                  <w:marLeft w:val="0"/>
                  <w:marRight w:val="0"/>
                  <w:marTop w:val="0"/>
                  <w:marBottom w:val="0"/>
                  <w:divBdr>
                    <w:top w:val="none" w:sz="0" w:space="0" w:color="auto"/>
                    <w:left w:val="none" w:sz="0" w:space="0" w:color="auto"/>
                    <w:bottom w:val="none" w:sz="0" w:space="0" w:color="auto"/>
                    <w:right w:val="none" w:sz="0" w:space="0" w:color="auto"/>
                  </w:divBdr>
                </w:div>
                <w:div w:id="2119131479">
                  <w:marLeft w:val="0"/>
                  <w:marRight w:val="0"/>
                  <w:marTop w:val="0"/>
                  <w:marBottom w:val="0"/>
                  <w:divBdr>
                    <w:top w:val="none" w:sz="0" w:space="0" w:color="auto"/>
                    <w:left w:val="none" w:sz="0" w:space="0" w:color="auto"/>
                    <w:bottom w:val="none" w:sz="0" w:space="0" w:color="auto"/>
                    <w:right w:val="none" w:sz="0" w:space="0" w:color="auto"/>
                  </w:divBdr>
                </w:div>
                <w:div w:id="2135245011">
                  <w:marLeft w:val="0"/>
                  <w:marRight w:val="0"/>
                  <w:marTop w:val="0"/>
                  <w:marBottom w:val="0"/>
                  <w:divBdr>
                    <w:top w:val="none" w:sz="0" w:space="0" w:color="auto"/>
                    <w:left w:val="none" w:sz="0" w:space="0" w:color="auto"/>
                    <w:bottom w:val="none" w:sz="0" w:space="0" w:color="auto"/>
                    <w:right w:val="none" w:sz="0" w:space="0" w:color="auto"/>
                  </w:divBdr>
                </w:div>
                <w:div w:id="2146771441">
                  <w:marLeft w:val="0"/>
                  <w:marRight w:val="0"/>
                  <w:marTop w:val="0"/>
                  <w:marBottom w:val="0"/>
                  <w:divBdr>
                    <w:top w:val="none" w:sz="0" w:space="0" w:color="auto"/>
                    <w:left w:val="none" w:sz="0" w:space="0" w:color="auto"/>
                    <w:bottom w:val="none" w:sz="0" w:space="0" w:color="auto"/>
                    <w:right w:val="none" w:sz="0" w:space="0" w:color="auto"/>
                  </w:divBdr>
                </w:div>
              </w:divsChild>
            </w:div>
            <w:div w:id="972559395">
              <w:marLeft w:val="0"/>
              <w:marRight w:val="0"/>
              <w:marTop w:val="0"/>
              <w:marBottom w:val="0"/>
              <w:divBdr>
                <w:top w:val="none" w:sz="0" w:space="0" w:color="auto"/>
                <w:left w:val="none" w:sz="0" w:space="0" w:color="auto"/>
                <w:bottom w:val="none" w:sz="0" w:space="0" w:color="auto"/>
                <w:right w:val="none" w:sz="0" w:space="0" w:color="auto"/>
              </w:divBdr>
            </w:div>
            <w:div w:id="987979168">
              <w:marLeft w:val="0"/>
              <w:marRight w:val="0"/>
              <w:marTop w:val="0"/>
              <w:marBottom w:val="0"/>
              <w:divBdr>
                <w:top w:val="none" w:sz="0" w:space="0" w:color="auto"/>
                <w:left w:val="none" w:sz="0" w:space="0" w:color="auto"/>
                <w:bottom w:val="none" w:sz="0" w:space="0" w:color="auto"/>
                <w:right w:val="none" w:sz="0" w:space="0" w:color="auto"/>
              </w:divBdr>
            </w:div>
            <w:div w:id="995105348">
              <w:marLeft w:val="0"/>
              <w:marRight w:val="0"/>
              <w:marTop w:val="0"/>
              <w:marBottom w:val="0"/>
              <w:divBdr>
                <w:top w:val="none" w:sz="0" w:space="0" w:color="auto"/>
                <w:left w:val="none" w:sz="0" w:space="0" w:color="auto"/>
                <w:bottom w:val="none" w:sz="0" w:space="0" w:color="auto"/>
                <w:right w:val="none" w:sz="0" w:space="0" w:color="auto"/>
              </w:divBdr>
            </w:div>
            <w:div w:id="1013149331">
              <w:marLeft w:val="0"/>
              <w:marRight w:val="0"/>
              <w:marTop w:val="0"/>
              <w:marBottom w:val="0"/>
              <w:divBdr>
                <w:top w:val="none" w:sz="0" w:space="0" w:color="auto"/>
                <w:left w:val="none" w:sz="0" w:space="0" w:color="auto"/>
                <w:bottom w:val="none" w:sz="0" w:space="0" w:color="auto"/>
                <w:right w:val="none" w:sz="0" w:space="0" w:color="auto"/>
              </w:divBdr>
            </w:div>
            <w:div w:id="1033002078">
              <w:marLeft w:val="0"/>
              <w:marRight w:val="0"/>
              <w:marTop w:val="0"/>
              <w:marBottom w:val="0"/>
              <w:divBdr>
                <w:top w:val="none" w:sz="0" w:space="0" w:color="auto"/>
                <w:left w:val="none" w:sz="0" w:space="0" w:color="auto"/>
                <w:bottom w:val="none" w:sz="0" w:space="0" w:color="auto"/>
                <w:right w:val="none" w:sz="0" w:space="0" w:color="auto"/>
              </w:divBdr>
            </w:div>
            <w:div w:id="1070081791">
              <w:marLeft w:val="0"/>
              <w:marRight w:val="0"/>
              <w:marTop w:val="0"/>
              <w:marBottom w:val="0"/>
              <w:divBdr>
                <w:top w:val="none" w:sz="0" w:space="0" w:color="auto"/>
                <w:left w:val="none" w:sz="0" w:space="0" w:color="auto"/>
                <w:bottom w:val="none" w:sz="0" w:space="0" w:color="auto"/>
                <w:right w:val="none" w:sz="0" w:space="0" w:color="auto"/>
              </w:divBdr>
            </w:div>
            <w:div w:id="1087849388">
              <w:marLeft w:val="0"/>
              <w:marRight w:val="0"/>
              <w:marTop w:val="0"/>
              <w:marBottom w:val="0"/>
              <w:divBdr>
                <w:top w:val="none" w:sz="0" w:space="0" w:color="auto"/>
                <w:left w:val="none" w:sz="0" w:space="0" w:color="auto"/>
                <w:bottom w:val="none" w:sz="0" w:space="0" w:color="auto"/>
                <w:right w:val="none" w:sz="0" w:space="0" w:color="auto"/>
              </w:divBdr>
            </w:div>
            <w:div w:id="1105350258">
              <w:marLeft w:val="0"/>
              <w:marRight w:val="0"/>
              <w:marTop w:val="0"/>
              <w:marBottom w:val="0"/>
              <w:divBdr>
                <w:top w:val="none" w:sz="0" w:space="0" w:color="auto"/>
                <w:left w:val="none" w:sz="0" w:space="0" w:color="auto"/>
                <w:bottom w:val="none" w:sz="0" w:space="0" w:color="auto"/>
                <w:right w:val="none" w:sz="0" w:space="0" w:color="auto"/>
              </w:divBdr>
            </w:div>
            <w:div w:id="1118916864">
              <w:marLeft w:val="0"/>
              <w:marRight w:val="0"/>
              <w:marTop w:val="0"/>
              <w:marBottom w:val="0"/>
              <w:divBdr>
                <w:top w:val="none" w:sz="0" w:space="0" w:color="auto"/>
                <w:left w:val="none" w:sz="0" w:space="0" w:color="auto"/>
                <w:bottom w:val="none" w:sz="0" w:space="0" w:color="auto"/>
                <w:right w:val="none" w:sz="0" w:space="0" w:color="auto"/>
              </w:divBdr>
            </w:div>
            <w:div w:id="1128821997">
              <w:marLeft w:val="0"/>
              <w:marRight w:val="0"/>
              <w:marTop w:val="0"/>
              <w:marBottom w:val="0"/>
              <w:divBdr>
                <w:top w:val="none" w:sz="0" w:space="0" w:color="auto"/>
                <w:left w:val="none" w:sz="0" w:space="0" w:color="auto"/>
                <w:bottom w:val="none" w:sz="0" w:space="0" w:color="auto"/>
                <w:right w:val="none" w:sz="0" w:space="0" w:color="auto"/>
              </w:divBdr>
            </w:div>
            <w:div w:id="1164316510">
              <w:marLeft w:val="0"/>
              <w:marRight w:val="0"/>
              <w:marTop w:val="0"/>
              <w:marBottom w:val="0"/>
              <w:divBdr>
                <w:top w:val="none" w:sz="0" w:space="0" w:color="auto"/>
                <w:left w:val="none" w:sz="0" w:space="0" w:color="auto"/>
                <w:bottom w:val="none" w:sz="0" w:space="0" w:color="auto"/>
                <w:right w:val="none" w:sz="0" w:space="0" w:color="auto"/>
              </w:divBdr>
            </w:div>
            <w:div w:id="1187907170">
              <w:marLeft w:val="0"/>
              <w:marRight w:val="0"/>
              <w:marTop w:val="0"/>
              <w:marBottom w:val="0"/>
              <w:divBdr>
                <w:top w:val="none" w:sz="0" w:space="0" w:color="auto"/>
                <w:left w:val="none" w:sz="0" w:space="0" w:color="auto"/>
                <w:bottom w:val="none" w:sz="0" w:space="0" w:color="auto"/>
                <w:right w:val="none" w:sz="0" w:space="0" w:color="auto"/>
              </w:divBdr>
            </w:div>
            <w:div w:id="1223130908">
              <w:marLeft w:val="0"/>
              <w:marRight w:val="0"/>
              <w:marTop w:val="0"/>
              <w:marBottom w:val="0"/>
              <w:divBdr>
                <w:top w:val="none" w:sz="0" w:space="0" w:color="auto"/>
                <w:left w:val="none" w:sz="0" w:space="0" w:color="auto"/>
                <w:bottom w:val="none" w:sz="0" w:space="0" w:color="auto"/>
                <w:right w:val="none" w:sz="0" w:space="0" w:color="auto"/>
              </w:divBdr>
            </w:div>
            <w:div w:id="1235354972">
              <w:marLeft w:val="0"/>
              <w:marRight w:val="0"/>
              <w:marTop w:val="0"/>
              <w:marBottom w:val="0"/>
              <w:divBdr>
                <w:top w:val="none" w:sz="0" w:space="0" w:color="auto"/>
                <w:left w:val="none" w:sz="0" w:space="0" w:color="auto"/>
                <w:bottom w:val="none" w:sz="0" w:space="0" w:color="auto"/>
                <w:right w:val="none" w:sz="0" w:space="0" w:color="auto"/>
              </w:divBdr>
            </w:div>
            <w:div w:id="1263417940">
              <w:marLeft w:val="0"/>
              <w:marRight w:val="0"/>
              <w:marTop w:val="0"/>
              <w:marBottom w:val="0"/>
              <w:divBdr>
                <w:top w:val="none" w:sz="0" w:space="0" w:color="auto"/>
                <w:left w:val="none" w:sz="0" w:space="0" w:color="auto"/>
                <w:bottom w:val="none" w:sz="0" w:space="0" w:color="auto"/>
                <w:right w:val="none" w:sz="0" w:space="0" w:color="auto"/>
              </w:divBdr>
            </w:div>
            <w:div w:id="1292907711">
              <w:marLeft w:val="0"/>
              <w:marRight w:val="0"/>
              <w:marTop w:val="0"/>
              <w:marBottom w:val="0"/>
              <w:divBdr>
                <w:top w:val="none" w:sz="0" w:space="0" w:color="auto"/>
                <w:left w:val="none" w:sz="0" w:space="0" w:color="auto"/>
                <w:bottom w:val="none" w:sz="0" w:space="0" w:color="auto"/>
                <w:right w:val="none" w:sz="0" w:space="0" w:color="auto"/>
              </w:divBdr>
            </w:div>
            <w:div w:id="1336884872">
              <w:marLeft w:val="0"/>
              <w:marRight w:val="0"/>
              <w:marTop w:val="0"/>
              <w:marBottom w:val="0"/>
              <w:divBdr>
                <w:top w:val="none" w:sz="0" w:space="0" w:color="auto"/>
                <w:left w:val="none" w:sz="0" w:space="0" w:color="auto"/>
                <w:bottom w:val="none" w:sz="0" w:space="0" w:color="auto"/>
                <w:right w:val="none" w:sz="0" w:space="0" w:color="auto"/>
              </w:divBdr>
            </w:div>
            <w:div w:id="1379285871">
              <w:marLeft w:val="0"/>
              <w:marRight w:val="0"/>
              <w:marTop w:val="0"/>
              <w:marBottom w:val="0"/>
              <w:divBdr>
                <w:top w:val="none" w:sz="0" w:space="0" w:color="auto"/>
                <w:left w:val="none" w:sz="0" w:space="0" w:color="auto"/>
                <w:bottom w:val="none" w:sz="0" w:space="0" w:color="auto"/>
                <w:right w:val="none" w:sz="0" w:space="0" w:color="auto"/>
              </w:divBdr>
            </w:div>
            <w:div w:id="1380855524">
              <w:marLeft w:val="0"/>
              <w:marRight w:val="0"/>
              <w:marTop w:val="0"/>
              <w:marBottom w:val="0"/>
              <w:divBdr>
                <w:top w:val="none" w:sz="0" w:space="0" w:color="auto"/>
                <w:left w:val="none" w:sz="0" w:space="0" w:color="auto"/>
                <w:bottom w:val="none" w:sz="0" w:space="0" w:color="auto"/>
                <w:right w:val="none" w:sz="0" w:space="0" w:color="auto"/>
              </w:divBdr>
            </w:div>
            <w:div w:id="1387416198">
              <w:marLeft w:val="0"/>
              <w:marRight w:val="0"/>
              <w:marTop w:val="0"/>
              <w:marBottom w:val="0"/>
              <w:divBdr>
                <w:top w:val="none" w:sz="0" w:space="0" w:color="auto"/>
                <w:left w:val="none" w:sz="0" w:space="0" w:color="auto"/>
                <w:bottom w:val="none" w:sz="0" w:space="0" w:color="auto"/>
                <w:right w:val="none" w:sz="0" w:space="0" w:color="auto"/>
              </w:divBdr>
            </w:div>
            <w:div w:id="1416244940">
              <w:marLeft w:val="0"/>
              <w:marRight w:val="0"/>
              <w:marTop w:val="0"/>
              <w:marBottom w:val="0"/>
              <w:divBdr>
                <w:top w:val="none" w:sz="0" w:space="0" w:color="auto"/>
                <w:left w:val="none" w:sz="0" w:space="0" w:color="auto"/>
                <w:bottom w:val="none" w:sz="0" w:space="0" w:color="auto"/>
                <w:right w:val="none" w:sz="0" w:space="0" w:color="auto"/>
              </w:divBdr>
            </w:div>
            <w:div w:id="1432748496">
              <w:marLeft w:val="0"/>
              <w:marRight w:val="0"/>
              <w:marTop w:val="0"/>
              <w:marBottom w:val="0"/>
              <w:divBdr>
                <w:top w:val="none" w:sz="0" w:space="0" w:color="auto"/>
                <w:left w:val="none" w:sz="0" w:space="0" w:color="auto"/>
                <w:bottom w:val="none" w:sz="0" w:space="0" w:color="auto"/>
                <w:right w:val="none" w:sz="0" w:space="0" w:color="auto"/>
              </w:divBdr>
            </w:div>
            <w:div w:id="1462266440">
              <w:marLeft w:val="0"/>
              <w:marRight w:val="0"/>
              <w:marTop w:val="0"/>
              <w:marBottom w:val="0"/>
              <w:divBdr>
                <w:top w:val="none" w:sz="0" w:space="0" w:color="auto"/>
                <w:left w:val="none" w:sz="0" w:space="0" w:color="auto"/>
                <w:bottom w:val="none" w:sz="0" w:space="0" w:color="auto"/>
                <w:right w:val="none" w:sz="0" w:space="0" w:color="auto"/>
              </w:divBdr>
            </w:div>
            <w:div w:id="1468358199">
              <w:marLeft w:val="0"/>
              <w:marRight w:val="0"/>
              <w:marTop w:val="0"/>
              <w:marBottom w:val="0"/>
              <w:divBdr>
                <w:top w:val="none" w:sz="0" w:space="0" w:color="auto"/>
                <w:left w:val="none" w:sz="0" w:space="0" w:color="auto"/>
                <w:bottom w:val="none" w:sz="0" w:space="0" w:color="auto"/>
                <w:right w:val="none" w:sz="0" w:space="0" w:color="auto"/>
              </w:divBdr>
            </w:div>
            <w:div w:id="1503204303">
              <w:marLeft w:val="0"/>
              <w:marRight w:val="0"/>
              <w:marTop w:val="0"/>
              <w:marBottom w:val="0"/>
              <w:divBdr>
                <w:top w:val="none" w:sz="0" w:space="0" w:color="auto"/>
                <w:left w:val="none" w:sz="0" w:space="0" w:color="auto"/>
                <w:bottom w:val="none" w:sz="0" w:space="0" w:color="auto"/>
                <w:right w:val="none" w:sz="0" w:space="0" w:color="auto"/>
              </w:divBdr>
            </w:div>
            <w:div w:id="1540120417">
              <w:marLeft w:val="0"/>
              <w:marRight w:val="0"/>
              <w:marTop w:val="0"/>
              <w:marBottom w:val="0"/>
              <w:divBdr>
                <w:top w:val="none" w:sz="0" w:space="0" w:color="auto"/>
                <w:left w:val="none" w:sz="0" w:space="0" w:color="auto"/>
                <w:bottom w:val="none" w:sz="0" w:space="0" w:color="auto"/>
                <w:right w:val="none" w:sz="0" w:space="0" w:color="auto"/>
              </w:divBdr>
            </w:div>
            <w:div w:id="1549368792">
              <w:marLeft w:val="0"/>
              <w:marRight w:val="0"/>
              <w:marTop w:val="0"/>
              <w:marBottom w:val="0"/>
              <w:divBdr>
                <w:top w:val="none" w:sz="0" w:space="0" w:color="auto"/>
                <w:left w:val="none" w:sz="0" w:space="0" w:color="auto"/>
                <w:bottom w:val="none" w:sz="0" w:space="0" w:color="auto"/>
                <w:right w:val="none" w:sz="0" w:space="0" w:color="auto"/>
              </w:divBdr>
            </w:div>
            <w:div w:id="1549606605">
              <w:marLeft w:val="0"/>
              <w:marRight w:val="0"/>
              <w:marTop w:val="0"/>
              <w:marBottom w:val="0"/>
              <w:divBdr>
                <w:top w:val="none" w:sz="0" w:space="0" w:color="auto"/>
                <w:left w:val="none" w:sz="0" w:space="0" w:color="auto"/>
                <w:bottom w:val="none" w:sz="0" w:space="0" w:color="auto"/>
                <w:right w:val="none" w:sz="0" w:space="0" w:color="auto"/>
              </w:divBdr>
            </w:div>
            <w:div w:id="1561332615">
              <w:marLeft w:val="0"/>
              <w:marRight w:val="0"/>
              <w:marTop w:val="0"/>
              <w:marBottom w:val="0"/>
              <w:divBdr>
                <w:top w:val="none" w:sz="0" w:space="0" w:color="auto"/>
                <w:left w:val="none" w:sz="0" w:space="0" w:color="auto"/>
                <w:bottom w:val="none" w:sz="0" w:space="0" w:color="auto"/>
                <w:right w:val="none" w:sz="0" w:space="0" w:color="auto"/>
              </w:divBdr>
            </w:div>
            <w:div w:id="1602956029">
              <w:marLeft w:val="0"/>
              <w:marRight w:val="0"/>
              <w:marTop w:val="0"/>
              <w:marBottom w:val="0"/>
              <w:divBdr>
                <w:top w:val="none" w:sz="0" w:space="0" w:color="auto"/>
                <w:left w:val="none" w:sz="0" w:space="0" w:color="auto"/>
                <w:bottom w:val="none" w:sz="0" w:space="0" w:color="auto"/>
                <w:right w:val="none" w:sz="0" w:space="0" w:color="auto"/>
              </w:divBdr>
            </w:div>
            <w:div w:id="1640258771">
              <w:marLeft w:val="0"/>
              <w:marRight w:val="0"/>
              <w:marTop w:val="0"/>
              <w:marBottom w:val="0"/>
              <w:divBdr>
                <w:top w:val="none" w:sz="0" w:space="0" w:color="auto"/>
                <w:left w:val="none" w:sz="0" w:space="0" w:color="auto"/>
                <w:bottom w:val="none" w:sz="0" w:space="0" w:color="auto"/>
                <w:right w:val="none" w:sz="0" w:space="0" w:color="auto"/>
              </w:divBdr>
            </w:div>
            <w:div w:id="1668241621">
              <w:marLeft w:val="0"/>
              <w:marRight w:val="0"/>
              <w:marTop w:val="0"/>
              <w:marBottom w:val="0"/>
              <w:divBdr>
                <w:top w:val="none" w:sz="0" w:space="0" w:color="auto"/>
                <w:left w:val="none" w:sz="0" w:space="0" w:color="auto"/>
                <w:bottom w:val="none" w:sz="0" w:space="0" w:color="auto"/>
                <w:right w:val="none" w:sz="0" w:space="0" w:color="auto"/>
              </w:divBdr>
            </w:div>
            <w:div w:id="1674604990">
              <w:marLeft w:val="0"/>
              <w:marRight w:val="0"/>
              <w:marTop w:val="0"/>
              <w:marBottom w:val="0"/>
              <w:divBdr>
                <w:top w:val="none" w:sz="0" w:space="0" w:color="auto"/>
                <w:left w:val="none" w:sz="0" w:space="0" w:color="auto"/>
                <w:bottom w:val="none" w:sz="0" w:space="0" w:color="auto"/>
                <w:right w:val="none" w:sz="0" w:space="0" w:color="auto"/>
              </w:divBdr>
            </w:div>
            <w:div w:id="1690182097">
              <w:marLeft w:val="0"/>
              <w:marRight w:val="0"/>
              <w:marTop w:val="0"/>
              <w:marBottom w:val="0"/>
              <w:divBdr>
                <w:top w:val="none" w:sz="0" w:space="0" w:color="auto"/>
                <w:left w:val="none" w:sz="0" w:space="0" w:color="auto"/>
                <w:bottom w:val="none" w:sz="0" w:space="0" w:color="auto"/>
                <w:right w:val="none" w:sz="0" w:space="0" w:color="auto"/>
              </w:divBdr>
            </w:div>
            <w:div w:id="1708870909">
              <w:marLeft w:val="0"/>
              <w:marRight w:val="0"/>
              <w:marTop w:val="0"/>
              <w:marBottom w:val="0"/>
              <w:divBdr>
                <w:top w:val="none" w:sz="0" w:space="0" w:color="auto"/>
                <w:left w:val="none" w:sz="0" w:space="0" w:color="auto"/>
                <w:bottom w:val="none" w:sz="0" w:space="0" w:color="auto"/>
                <w:right w:val="none" w:sz="0" w:space="0" w:color="auto"/>
              </w:divBdr>
            </w:div>
            <w:div w:id="1724520254">
              <w:marLeft w:val="0"/>
              <w:marRight w:val="0"/>
              <w:marTop w:val="0"/>
              <w:marBottom w:val="0"/>
              <w:divBdr>
                <w:top w:val="none" w:sz="0" w:space="0" w:color="auto"/>
                <w:left w:val="none" w:sz="0" w:space="0" w:color="auto"/>
                <w:bottom w:val="none" w:sz="0" w:space="0" w:color="auto"/>
                <w:right w:val="none" w:sz="0" w:space="0" w:color="auto"/>
              </w:divBdr>
            </w:div>
            <w:div w:id="1737629724">
              <w:marLeft w:val="0"/>
              <w:marRight w:val="0"/>
              <w:marTop w:val="0"/>
              <w:marBottom w:val="0"/>
              <w:divBdr>
                <w:top w:val="none" w:sz="0" w:space="0" w:color="auto"/>
                <w:left w:val="none" w:sz="0" w:space="0" w:color="auto"/>
                <w:bottom w:val="none" w:sz="0" w:space="0" w:color="auto"/>
                <w:right w:val="none" w:sz="0" w:space="0" w:color="auto"/>
              </w:divBdr>
            </w:div>
            <w:div w:id="1743605421">
              <w:marLeft w:val="0"/>
              <w:marRight w:val="0"/>
              <w:marTop w:val="0"/>
              <w:marBottom w:val="0"/>
              <w:divBdr>
                <w:top w:val="none" w:sz="0" w:space="0" w:color="auto"/>
                <w:left w:val="none" w:sz="0" w:space="0" w:color="auto"/>
                <w:bottom w:val="none" w:sz="0" w:space="0" w:color="auto"/>
                <w:right w:val="none" w:sz="0" w:space="0" w:color="auto"/>
              </w:divBdr>
            </w:div>
            <w:div w:id="1769695883">
              <w:marLeft w:val="0"/>
              <w:marRight w:val="0"/>
              <w:marTop w:val="0"/>
              <w:marBottom w:val="0"/>
              <w:divBdr>
                <w:top w:val="none" w:sz="0" w:space="0" w:color="auto"/>
                <w:left w:val="none" w:sz="0" w:space="0" w:color="auto"/>
                <w:bottom w:val="none" w:sz="0" w:space="0" w:color="auto"/>
                <w:right w:val="none" w:sz="0" w:space="0" w:color="auto"/>
              </w:divBdr>
            </w:div>
            <w:div w:id="1809663349">
              <w:marLeft w:val="0"/>
              <w:marRight w:val="0"/>
              <w:marTop w:val="0"/>
              <w:marBottom w:val="0"/>
              <w:divBdr>
                <w:top w:val="none" w:sz="0" w:space="0" w:color="auto"/>
                <w:left w:val="none" w:sz="0" w:space="0" w:color="auto"/>
                <w:bottom w:val="none" w:sz="0" w:space="0" w:color="auto"/>
                <w:right w:val="none" w:sz="0" w:space="0" w:color="auto"/>
              </w:divBdr>
            </w:div>
            <w:div w:id="1832793435">
              <w:marLeft w:val="0"/>
              <w:marRight w:val="0"/>
              <w:marTop w:val="0"/>
              <w:marBottom w:val="0"/>
              <w:divBdr>
                <w:top w:val="none" w:sz="0" w:space="0" w:color="auto"/>
                <w:left w:val="none" w:sz="0" w:space="0" w:color="auto"/>
                <w:bottom w:val="none" w:sz="0" w:space="0" w:color="auto"/>
                <w:right w:val="none" w:sz="0" w:space="0" w:color="auto"/>
              </w:divBdr>
            </w:div>
            <w:div w:id="1839222636">
              <w:marLeft w:val="0"/>
              <w:marRight w:val="0"/>
              <w:marTop w:val="0"/>
              <w:marBottom w:val="0"/>
              <w:divBdr>
                <w:top w:val="none" w:sz="0" w:space="0" w:color="auto"/>
                <w:left w:val="none" w:sz="0" w:space="0" w:color="auto"/>
                <w:bottom w:val="none" w:sz="0" w:space="0" w:color="auto"/>
                <w:right w:val="none" w:sz="0" w:space="0" w:color="auto"/>
              </w:divBdr>
            </w:div>
            <w:div w:id="1842160783">
              <w:marLeft w:val="0"/>
              <w:marRight w:val="0"/>
              <w:marTop w:val="0"/>
              <w:marBottom w:val="0"/>
              <w:divBdr>
                <w:top w:val="none" w:sz="0" w:space="0" w:color="auto"/>
                <w:left w:val="none" w:sz="0" w:space="0" w:color="auto"/>
                <w:bottom w:val="none" w:sz="0" w:space="0" w:color="auto"/>
                <w:right w:val="none" w:sz="0" w:space="0" w:color="auto"/>
              </w:divBdr>
            </w:div>
            <w:div w:id="1849711032">
              <w:marLeft w:val="0"/>
              <w:marRight w:val="0"/>
              <w:marTop w:val="0"/>
              <w:marBottom w:val="0"/>
              <w:divBdr>
                <w:top w:val="none" w:sz="0" w:space="0" w:color="auto"/>
                <w:left w:val="none" w:sz="0" w:space="0" w:color="auto"/>
                <w:bottom w:val="none" w:sz="0" w:space="0" w:color="auto"/>
                <w:right w:val="none" w:sz="0" w:space="0" w:color="auto"/>
              </w:divBdr>
            </w:div>
            <w:div w:id="1861164102">
              <w:marLeft w:val="0"/>
              <w:marRight w:val="0"/>
              <w:marTop w:val="0"/>
              <w:marBottom w:val="0"/>
              <w:divBdr>
                <w:top w:val="none" w:sz="0" w:space="0" w:color="auto"/>
                <w:left w:val="none" w:sz="0" w:space="0" w:color="auto"/>
                <w:bottom w:val="none" w:sz="0" w:space="0" w:color="auto"/>
                <w:right w:val="none" w:sz="0" w:space="0" w:color="auto"/>
              </w:divBdr>
            </w:div>
            <w:div w:id="1869022654">
              <w:marLeft w:val="0"/>
              <w:marRight w:val="0"/>
              <w:marTop w:val="0"/>
              <w:marBottom w:val="0"/>
              <w:divBdr>
                <w:top w:val="none" w:sz="0" w:space="0" w:color="auto"/>
                <w:left w:val="none" w:sz="0" w:space="0" w:color="auto"/>
                <w:bottom w:val="none" w:sz="0" w:space="0" w:color="auto"/>
                <w:right w:val="none" w:sz="0" w:space="0" w:color="auto"/>
              </w:divBdr>
            </w:div>
            <w:div w:id="1919554332">
              <w:marLeft w:val="0"/>
              <w:marRight w:val="0"/>
              <w:marTop w:val="0"/>
              <w:marBottom w:val="0"/>
              <w:divBdr>
                <w:top w:val="none" w:sz="0" w:space="0" w:color="auto"/>
                <w:left w:val="none" w:sz="0" w:space="0" w:color="auto"/>
                <w:bottom w:val="none" w:sz="0" w:space="0" w:color="auto"/>
                <w:right w:val="none" w:sz="0" w:space="0" w:color="auto"/>
              </w:divBdr>
            </w:div>
            <w:div w:id="1920215334">
              <w:marLeft w:val="0"/>
              <w:marRight w:val="0"/>
              <w:marTop w:val="0"/>
              <w:marBottom w:val="0"/>
              <w:divBdr>
                <w:top w:val="none" w:sz="0" w:space="0" w:color="auto"/>
                <w:left w:val="none" w:sz="0" w:space="0" w:color="auto"/>
                <w:bottom w:val="none" w:sz="0" w:space="0" w:color="auto"/>
                <w:right w:val="none" w:sz="0" w:space="0" w:color="auto"/>
              </w:divBdr>
            </w:div>
            <w:div w:id="1925915891">
              <w:marLeft w:val="0"/>
              <w:marRight w:val="0"/>
              <w:marTop w:val="0"/>
              <w:marBottom w:val="0"/>
              <w:divBdr>
                <w:top w:val="none" w:sz="0" w:space="0" w:color="auto"/>
                <w:left w:val="none" w:sz="0" w:space="0" w:color="auto"/>
                <w:bottom w:val="none" w:sz="0" w:space="0" w:color="auto"/>
                <w:right w:val="none" w:sz="0" w:space="0" w:color="auto"/>
              </w:divBdr>
            </w:div>
            <w:div w:id="1973753447">
              <w:marLeft w:val="0"/>
              <w:marRight w:val="0"/>
              <w:marTop w:val="0"/>
              <w:marBottom w:val="0"/>
              <w:divBdr>
                <w:top w:val="none" w:sz="0" w:space="0" w:color="auto"/>
                <w:left w:val="none" w:sz="0" w:space="0" w:color="auto"/>
                <w:bottom w:val="none" w:sz="0" w:space="0" w:color="auto"/>
                <w:right w:val="none" w:sz="0" w:space="0" w:color="auto"/>
              </w:divBdr>
            </w:div>
            <w:div w:id="1987976519">
              <w:marLeft w:val="0"/>
              <w:marRight w:val="0"/>
              <w:marTop w:val="0"/>
              <w:marBottom w:val="0"/>
              <w:divBdr>
                <w:top w:val="none" w:sz="0" w:space="0" w:color="auto"/>
                <w:left w:val="none" w:sz="0" w:space="0" w:color="auto"/>
                <w:bottom w:val="none" w:sz="0" w:space="0" w:color="auto"/>
                <w:right w:val="none" w:sz="0" w:space="0" w:color="auto"/>
              </w:divBdr>
            </w:div>
            <w:div w:id="2011179446">
              <w:marLeft w:val="0"/>
              <w:marRight w:val="0"/>
              <w:marTop w:val="0"/>
              <w:marBottom w:val="0"/>
              <w:divBdr>
                <w:top w:val="none" w:sz="0" w:space="0" w:color="auto"/>
                <w:left w:val="none" w:sz="0" w:space="0" w:color="auto"/>
                <w:bottom w:val="none" w:sz="0" w:space="0" w:color="auto"/>
                <w:right w:val="none" w:sz="0" w:space="0" w:color="auto"/>
              </w:divBdr>
            </w:div>
            <w:div w:id="2021160265">
              <w:marLeft w:val="0"/>
              <w:marRight w:val="0"/>
              <w:marTop w:val="0"/>
              <w:marBottom w:val="0"/>
              <w:divBdr>
                <w:top w:val="none" w:sz="0" w:space="0" w:color="auto"/>
                <w:left w:val="none" w:sz="0" w:space="0" w:color="auto"/>
                <w:bottom w:val="none" w:sz="0" w:space="0" w:color="auto"/>
                <w:right w:val="none" w:sz="0" w:space="0" w:color="auto"/>
              </w:divBdr>
            </w:div>
            <w:div w:id="2024433063">
              <w:marLeft w:val="0"/>
              <w:marRight w:val="0"/>
              <w:marTop w:val="0"/>
              <w:marBottom w:val="0"/>
              <w:divBdr>
                <w:top w:val="none" w:sz="0" w:space="0" w:color="auto"/>
                <w:left w:val="none" w:sz="0" w:space="0" w:color="auto"/>
                <w:bottom w:val="none" w:sz="0" w:space="0" w:color="auto"/>
                <w:right w:val="none" w:sz="0" w:space="0" w:color="auto"/>
              </w:divBdr>
            </w:div>
            <w:div w:id="2025007730">
              <w:marLeft w:val="0"/>
              <w:marRight w:val="0"/>
              <w:marTop w:val="0"/>
              <w:marBottom w:val="0"/>
              <w:divBdr>
                <w:top w:val="none" w:sz="0" w:space="0" w:color="auto"/>
                <w:left w:val="none" w:sz="0" w:space="0" w:color="auto"/>
                <w:bottom w:val="none" w:sz="0" w:space="0" w:color="auto"/>
                <w:right w:val="none" w:sz="0" w:space="0" w:color="auto"/>
              </w:divBdr>
            </w:div>
            <w:div w:id="2026243492">
              <w:marLeft w:val="0"/>
              <w:marRight w:val="0"/>
              <w:marTop w:val="0"/>
              <w:marBottom w:val="0"/>
              <w:divBdr>
                <w:top w:val="none" w:sz="0" w:space="0" w:color="auto"/>
                <w:left w:val="none" w:sz="0" w:space="0" w:color="auto"/>
                <w:bottom w:val="none" w:sz="0" w:space="0" w:color="auto"/>
                <w:right w:val="none" w:sz="0" w:space="0" w:color="auto"/>
              </w:divBdr>
            </w:div>
            <w:div w:id="2099477956">
              <w:marLeft w:val="0"/>
              <w:marRight w:val="0"/>
              <w:marTop w:val="0"/>
              <w:marBottom w:val="0"/>
              <w:divBdr>
                <w:top w:val="none" w:sz="0" w:space="0" w:color="auto"/>
                <w:left w:val="none" w:sz="0" w:space="0" w:color="auto"/>
                <w:bottom w:val="none" w:sz="0" w:space="0" w:color="auto"/>
                <w:right w:val="none" w:sz="0" w:space="0" w:color="auto"/>
              </w:divBdr>
            </w:div>
            <w:div w:id="2107925390">
              <w:marLeft w:val="0"/>
              <w:marRight w:val="0"/>
              <w:marTop w:val="0"/>
              <w:marBottom w:val="0"/>
              <w:divBdr>
                <w:top w:val="none" w:sz="0" w:space="0" w:color="auto"/>
                <w:left w:val="none" w:sz="0" w:space="0" w:color="auto"/>
                <w:bottom w:val="none" w:sz="0" w:space="0" w:color="auto"/>
                <w:right w:val="none" w:sz="0" w:space="0" w:color="auto"/>
              </w:divBdr>
            </w:div>
            <w:div w:id="2110661541">
              <w:marLeft w:val="0"/>
              <w:marRight w:val="0"/>
              <w:marTop w:val="0"/>
              <w:marBottom w:val="0"/>
              <w:divBdr>
                <w:top w:val="none" w:sz="0" w:space="0" w:color="auto"/>
                <w:left w:val="none" w:sz="0" w:space="0" w:color="auto"/>
                <w:bottom w:val="none" w:sz="0" w:space="0" w:color="auto"/>
                <w:right w:val="none" w:sz="0" w:space="0" w:color="auto"/>
              </w:divBdr>
            </w:div>
            <w:div w:id="2126460643">
              <w:marLeft w:val="0"/>
              <w:marRight w:val="0"/>
              <w:marTop w:val="0"/>
              <w:marBottom w:val="0"/>
              <w:divBdr>
                <w:top w:val="none" w:sz="0" w:space="0" w:color="auto"/>
                <w:left w:val="none" w:sz="0" w:space="0" w:color="auto"/>
                <w:bottom w:val="none" w:sz="0" w:space="0" w:color="auto"/>
                <w:right w:val="none" w:sz="0" w:space="0" w:color="auto"/>
              </w:divBdr>
            </w:div>
            <w:div w:id="2143844698">
              <w:marLeft w:val="0"/>
              <w:marRight w:val="0"/>
              <w:marTop w:val="0"/>
              <w:marBottom w:val="0"/>
              <w:divBdr>
                <w:top w:val="none" w:sz="0" w:space="0" w:color="auto"/>
                <w:left w:val="none" w:sz="0" w:space="0" w:color="auto"/>
                <w:bottom w:val="none" w:sz="0" w:space="0" w:color="auto"/>
                <w:right w:val="none" w:sz="0" w:space="0" w:color="auto"/>
              </w:divBdr>
            </w:div>
          </w:divsChild>
        </w:div>
        <w:div w:id="757943065">
          <w:marLeft w:val="0"/>
          <w:marRight w:val="0"/>
          <w:marTop w:val="0"/>
          <w:marBottom w:val="0"/>
          <w:divBdr>
            <w:top w:val="none" w:sz="0" w:space="0" w:color="auto"/>
            <w:left w:val="none" w:sz="0" w:space="0" w:color="auto"/>
            <w:bottom w:val="none" w:sz="0" w:space="0" w:color="auto"/>
            <w:right w:val="none" w:sz="0" w:space="0" w:color="auto"/>
          </w:divBdr>
          <w:divsChild>
            <w:div w:id="169025781">
              <w:marLeft w:val="0"/>
              <w:marRight w:val="0"/>
              <w:marTop w:val="0"/>
              <w:marBottom w:val="0"/>
              <w:divBdr>
                <w:top w:val="none" w:sz="0" w:space="0" w:color="auto"/>
                <w:left w:val="none" w:sz="0" w:space="0" w:color="auto"/>
                <w:bottom w:val="none" w:sz="0" w:space="0" w:color="auto"/>
                <w:right w:val="none" w:sz="0" w:space="0" w:color="auto"/>
              </w:divBdr>
            </w:div>
            <w:div w:id="200174779">
              <w:marLeft w:val="0"/>
              <w:marRight w:val="0"/>
              <w:marTop w:val="0"/>
              <w:marBottom w:val="0"/>
              <w:divBdr>
                <w:top w:val="none" w:sz="0" w:space="0" w:color="auto"/>
                <w:left w:val="none" w:sz="0" w:space="0" w:color="auto"/>
                <w:bottom w:val="none" w:sz="0" w:space="0" w:color="auto"/>
                <w:right w:val="none" w:sz="0" w:space="0" w:color="auto"/>
              </w:divBdr>
            </w:div>
            <w:div w:id="313417800">
              <w:marLeft w:val="0"/>
              <w:marRight w:val="0"/>
              <w:marTop w:val="0"/>
              <w:marBottom w:val="0"/>
              <w:divBdr>
                <w:top w:val="none" w:sz="0" w:space="0" w:color="auto"/>
                <w:left w:val="none" w:sz="0" w:space="0" w:color="auto"/>
                <w:bottom w:val="none" w:sz="0" w:space="0" w:color="auto"/>
                <w:right w:val="none" w:sz="0" w:space="0" w:color="auto"/>
              </w:divBdr>
            </w:div>
            <w:div w:id="341665465">
              <w:marLeft w:val="0"/>
              <w:marRight w:val="0"/>
              <w:marTop w:val="0"/>
              <w:marBottom w:val="0"/>
              <w:divBdr>
                <w:top w:val="none" w:sz="0" w:space="0" w:color="auto"/>
                <w:left w:val="none" w:sz="0" w:space="0" w:color="auto"/>
                <w:bottom w:val="none" w:sz="0" w:space="0" w:color="auto"/>
                <w:right w:val="none" w:sz="0" w:space="0" w:color="auto"/>
              </w:divBdr>
            </w:div>
            <w:div w:id="446435370">
              <w:marLeft w:val="0"/>
              <w:marRight w:val="0"/>
              <w:marTop w:val="0"/>
              <w:marBottom w:val="0"/>
              <w:divBdr>
                <w:top w:val="none" w:sz="0" w:space="0" w:color="auto"/>
                <w:left w:val="none" w:sz="0" w:space="0" w:color="auto"/>
                <w:bottom w:val="none" w:sz="0" w:space="0" w:color="auto"/>
                <w:right w:val="none" w:sz="0" w:space="0" w:color="auto"/>
              </w:divBdr>
            </w:div>
            <w:div w:id="773670548">
              <w:marLeft w:val="0"/>
              <w:marRight w:val="0"/>
              <w:marTop w:val="0"/>
              <w:marBottom w:val="0"/>
              <w:divBdr>
                <w:top w:val="none" w:sz="0" w:space="0" w:color="auto"/>
                <w:left w:val="none" w:sz="0" w:space="0" w:color="auto"/>
                <w:bottom w:val="none" w:sz="0" w:space="0" w:color="auto"/>
                <w:right w:val="none" w:sz="0" w:space="0" w:color="auto"/>
              </w:divBdr>
            </w:div>
            <w:div w:id="926814394">
              <w:marLeft w:val="0"/>
              <w:marRight w:val="0"/>
              <w:marTop w:val="0"/>
              <w:marBottom w:val="0"/>
              <w:divBdr>
                <w:top w:val="none" w:sz="0" w:space="0" w:color="auto"/>
                <w:left w:val="none" w:sz="0" w:space="0" w:color="auto"/>
                <w:bottom w:val="none" w:sz="0" w:space="0" w:color="auto"/>
                <w:right w:val="none" w:sz="0" w:space="0" w:color="auto"/>
              </w:divBdr>
            </w:div>
            <w:div w:id="969558650">
              <w:marLeft w:val="0"/>
              <w:marRight w:val="0"/>
              <w:marTop w:val="0"/>
              <w:marBottom w:val="0"/>
              <w:divBdr>
                <w:top w:val="none" w:sz="0" w:space="0" w:color="auto"/>
                <w:left w:val="none" w:sz="0" w:space="0" w:color="auto"/>
                <w:bottom w:val="none" w:sz="0" w:space="0" w:color="auto"/>
                <w:right w:val="none" w:sz="0" w:space="0" w:color="auto"/>
              </w:divBdr>
            </w:div>
            <w:div w:id="1023097224">
              <w:marLeft w:val="0"/>
              <w:marRight w:val="0"/>
              <w:marTop w:val="0"/>
              <w:marBottom w:val="0"/>
              <w:divBdr>
                <w:top w:val="none" w:sz="0" w:space="0" w:color="auto"/>
                <w:left w:val="none" w:sz="0" w:space="0" w:color="auto"/>
                <w:bottom w:val="none" w:sz="0" w:space="0" w:color="auto"/>
                <w:right w:val="none" w:sz="0" w:space="0" w:color="auto"/>
              </w:divBdr>
            </w:div>
            <w:div w:id="1076198932">
              <w:marLeft w:val="0"/>
              <w:marRight w:val="0"/>
              <w:marTop w:val="0"/>
              <w:marBottom w:val="0"/>
              <w:divBdr>
                <w:top w:val="none" w:sz="0" w:space="0" w:color="auto"/>
                <w:left w:val="none" w:sz="0" w:space="0" w:color="auto"/>
                <w:bottom w:val="none" w:sz="0" w:space="0" w:color="auto"/>
                <w:right w:val="none" w:sz="0" w:space="0" w:color="auto"/>
              </w:divBdr>
            </w:div>
            <w:div w:id="1159030960">
              <w:marLeft w:val="0"/>
              <w:marRight w:val="0"/>
              <w:marTop w:val="0"/>
              <w:marBottom w:val="0"/>
              <w:divBdr>
                <w:top w:val="none" w:sz="0" w:space="0" w:color="auto"/>
                <w:left w:val="none" w:sz="0" w:space="0" w:color="auto"/>
                <w:bottom w:val="none" w:sz="0" w:space="0" w:color="auto"/>
                <w:right w:val="none" w:sz="0" w:space="0" w:color="auto"/>
              </w:divBdr>
            </w:div>
            <w:div w:id="1207063887">
              <w:marLeft w:val="0"/>
              <w:marRight w:val="0"/>
              <w:marTop w:val="0"/>
              <w:marBottom w:val="0"/>
              <w:divBdr>
                <w:top w:val="none" w:sz="0" w:space="0" w:color="auto"/>
                <w:left w:val="none" w:sz="0" w:space="0" w:color="auto"/>
                <w:bottom w:val="none" w:sz="0" w:space="0" w:color="auto"/>
                <w:right w:val="none" w:sz="0" w:space="0" w:color="auto"/>
              </w:divBdr>
            </w:div>
            <w:div w:id="1273516715">
              <w:marLeft w:val="0"/>
              <w:marRight w:val="0"/>
              <w:marTop w:val="0"/>
              <w:marBottom w:val="0"/>
              <w:divBdr>
                <w:top w:val="none" w:sz="0" w:space="0" w:color="auto"/>
                <w:left w:val="none" w:sz="0" w:space="0" w:color="auto"/>
                <w:bottom w:val="none" w:sz="0" w:space="0" w:color="auto"/>
                <w:right w:val="none" w:sz="0" w:space="0" w:color="auto"/>
              </w:divBdr>
            </w:div>
            <w:div w:id="1315910754">
              <w:marLeft w:val="0"/>
              <w:marRight w:val="0"/>
              <w:marTop w:val="0"/>
              <w:marBottom w:val="0"/>
              <w:divBdr>
                <w:top w:val="none" w:sz="0" w:space="0" w:color="auto"/>
                <w:left w:val="none" w:sz="0" w:space="0" w:color="auto"/>
                <w:bottom w:val="none" w:sz="0" w:space="0" w:color="auto"/>
                <w:right w:val="none" w:sz="0" w:space="0" w:color="auto"/>
              </w:divBdr>
            </w:div>
            <w:div w:id="1338926468">
              <w:marLeft w:val="0"/>
              <w:marRight w:val="0"/>
              <w:marTop w:val="0"/>
              <w:marBottom w:val="0"/>
              <w:divBdr>
                <w:top w:val="none" w:sz="0" w:space="0" w:color="auto"/>
                <w:left w:val="none" w:sz="0" w:space="0" w:color="auto"/>
                <w:bottom w:val="none" w:sz="0" w:space="0" w:color="auto"/>
                <w:right w:val="none" w:sz="0" w:space="0" w:color="auto"/>
              </w:divBdr>
            </w:div>
            <w:div w:id="1439521096">
              <w:marLeft w:val="0"/>
              <w:marRight w:val="0"/>
              <w:marTop w:val="0"/>
              <w:marBottom w:val="0"/>
              <w:divBdr>
                <w:top w:val="none" w:sz="0" w:space="0" w:color="auto"/>
                <w:left w:val="none" w:sz="0" w:space="0" w:color="auto"/>
                <w:bottom w:val="none" w:sz="0" w:space="0" w:color="auto"/>
                <w:right w:val="none" w:sz="0" w:space="0" w:color="auto"/>
              </w:divBdr>
            </w:div>
            <w:div w:id="1529836107">
              <w:marLeft w:val="0"/>
              <w:marRight w:val="0"/>
              <w:marTop w:val="0"/>
              <w:marBottom w:val="0"/>
              <w:divBdr>
                <w:top w:val="none" w:sz="0" w:space="0" w:color="auto"/>
                <w:left w:val="none" w:sz="0" w:space="0" w:color="auto"/>
                <w:bottom w:val="none" w:sz="0" w:space="0" w:color="auto"/>
                <w:right w:val="none" w:sz="0" w:space="0" w:color="auto"/>
              </w:divBdr>
            </w:div>
            <w:div w:id="1676346669">
              <w:marLeft w:val="0"/>
              <w:marRight w:val="0"/>
              <w:marTop w:val="0"/>
              <w:marBottom w:val="0"/>
              <w:divBdr>
                <w:top w:val="none" w:sz="0" w:space="0" w:color="auto"/>
                <w:left w:val="none" w:sz="0" w:space="0" w:color="auto"/>
                <w:bottom w:val="none" w:sz="0" w:space="0" w:color="auto"/>
                <w:right w:val="none" w:sz="0" w:space="0" w:color="auto"/>
              </w:divBdr>
            </w:div>
            <w:div w:id="1801806121">
              <w:marLeft w:val="0"/>
              <w:marRight w:val="0"/>
              <w:marTop w:val="0"/>
              <w:marBottom w:val="0"/>
              <w:divBdr>
                <w:top w:val="none" w:sz="0" w:space="0" w:color="auto"/>
                <w:left w:val="none" w:sz="0" w:space="0" w:color="auto"/>
                <w:bottom w:val="none" w:sz="0" w:space="0" w:color="auto"/>
                <w:right w:val="none" w:sz="0" w:space="0" w:color="auto"/>
              </w:divBdr>
            </w:div>
            <w:div w:id="1811167424">
              <w:marLeft w:val="0"/>
              <w:marRight w:val="0"/>
              <w:marTop w:val="0"/>
              <w:marBottom w:val="0"/>
              <w:divBdr>
                <w:top w:val="none" w:sz="0" w:space="0" w:color="auto"/>
                <w:left w:val="none" w:sz="0" w:space="0" w:color="auto"/>
                <w:bottom w:val="none" w:sz="0" w:space="0" w:color="auto"/>
                <w:right w:val="none" w:sz="0" w:space="0" w:color="auto"/>
              </w:divBdr>
              <w:divsChild>
                <w:div w:id="346323602">
                  <w:marLeft w:val="0"/>
                  <w:marRight w:val="0"/>
                  <w:marTop w:val="0"/>
                  <w:marBottom w:val="0"/>
                  <w:divBdr>
                    <w:top w:val="none" w:sz="0" w:space="0" w:color="auto"/>
                    <w:left w:val="none" w:sz="0" w:space="0" w:color="auto"/>
                    <w:bottom w:val="none" w:sz="0" w:space="0" w:color="auto"/>
                    <w:right w:val="none" w:sz="0" w:space="0" w:color="auto"/>
                  </w:divBdr>
                </w:div>
                <w:div w:id="767962916">
                  <w:marLeft w:val="0"/>
                  <w:marRight w:val="0"/>
                  <w:marTop w:val="0"/>
                  <w:marBottom w:val="0"/>
                  <w:divBdr>
                    <w:top w:val="none" w:sz="0" w:space="0" w:color="auto"/>
                    <w:left w:val="none" w:sz="0" w:space="0" w:color="auto"/>
                    <w:bottom w:val="none" w:sz="0" w:space="0" w:color="auto"/>
                    <w:right w:val="none" w:sz="0" w:space="0" w:color="auto"/>
                  </w:divBdr>
                </w:div>
                <w:div w:id="1419716450">
                  <w:marLeft w:val="0"/>
                  <w:marRight w:val="0"/>
                  <w:marTop w:val="0"/>
                  <w:marBottom w:val="0"/>
                  <w:divBdr>
                    <w:top w:val="none" w:sz="0" w:space="0" w:color="auto"/>
                    <w:left w:val="none" w:sz="0" w:space="0" w:color="auto"/>
                    <w:bottom w:val="none" w:sz="0" w:space="0" w:color="auto"/>
                    <w:right w:val="none" w:sz="0" w:space="0" w:color="auto"/>
                  </w:divBdr>
                </w:div>
                <w:div w:id="1683898971">
                  <w:marLeft w:val="0"/>
                  <w:marRight w:val="0"/>
                  <w:marTop w:val="0"/>
                  <w:marBottom w:val="0"/>
                  <w:divBdr>
                    <w:top w:val="none" w:sz="0" w:space="0" w:color="auto"/>
                    <w:left w:val="none" w:sz="0" w:space="0" w:color="auto"/>
                    <w:bottom w:val="none" w:sz="0" w:space="0" w:color="auto"/>
                    <w:right w:val="none" w:sz="0" w:space="0" w:color="auto"/>
                  </w:divBdr>
                </w:div>
              </w:divsChild>
            </w:div>
            <w:div w:id="1934196268">
              <w:marLeft w:val="0"/>
              <w:marRight w:val="0"/>
              <w:marTop w:val="0"/>
              <w:marBottom w:val="0"/>
              <w:divBdr>
                <w:top w:val="none" w:sz="0" w:space="0" w:color="auto"/>
                <w:left w:val="none" w:sz="0" w:space="0" w:color="auto"/>
                <w:bottom w:val="none" w:sz="0" w:space="0" w:color="auto"/>
                <w:right w:val="none" w:sz="0" w:space="0" w:color="auto"/>
              </w:divBdr>
            </w:div>
            <w:div w:id="1987589211">
              <w:marLeft w:val="0"/>
              <w:marRight w:val="0"/>
              <w:marTop w:val="0"/>
              <w:marBottom w:val="0"/>
              <w:divBdr>
                <w:top w:val="none" w:sz="0" w:space="0" w:color="auto"/>
                <w:left w:val="none" w:sz="0" w:space="0" w:color="auto"/>
                <w:bottom w:val="none" w:sz="0" w:space="0" w:color="auto"/>
                <w:right w:val="none" w:sz="0" w:space="0" w:color="auto"/>
              </w:divBdr>
            </w:div>
            <w:div w:id="2047754354">
              <w:marLeft w:val="0"/>
              <w:marRight w:val="0"/>
              <w:marTop w:val="0"/>
              <w:marBottom w:val="0"/>
              <w:divBdr>
                <w:top w:val="none" w:sz="0" w:space="0" w:color="auto"/>
                <w:left w:val="none" w:sz="0" w:space="0" w:color="auto"/>
                <w:bottom w:val="none" w:sz="0" w:space="0" w:color="auto"/>
                <w:right w:val="none" w:sz="0" w:space="0" w:color="auto"/>
              </w:divBdr>
            </w:div>
            <w:div w:id="2084374550">
              <w:marLeft w:val="0"/>
              <w:marRight w:val="0"/>
              <w:marTop w:val="0"/>
              <w:marBottom w:val="0"/>
              <w:divBdr>
                <w:top w:val="none" w:sz="0" w:space="0" w:color="auto"/>
                <w:left w:val="none" w:sz="0" w:space="0" w:color="auto"/>
                <w:bottom w:val="none" w:sz="0" w:space="0" w:color="auto"/>
                <w:right w:val="none" w:sz="0" w:space="0" w:color="auto"/>
              </w:divBdr>
            </w:div>
          </w:divsChild>
        </w:div>
        <w:div w:id="949552316">
          <w:marLeft w:val="0"/>
          <w:marRight w:val="0"/>
          <w:marTop w:val="0"/>
          <w:marBottom w:val="0"/>
          <w:divBdr>
            <w:top w:val="none" w:sz="0" w:space="0" w:color="auto"/>
            <w:left w:val="none" w:sz="0" w:space="0" w:color="auto"/>
            <w:bottom w:val="none" w:sz="0" w:space="0" w:color="auto"/>
            <w:right w:val="none" w:sz="0" w:space="0" w:color="auto"/>
          </w:divBdr>
          <w:divsChild>
            <w:div w:id="4133236">
              <w:marLeft w:val="0"/>
              <w:marRight w:val="0"/>
              <w:marTop w:val="0"/>
              <w:marBottom w:val="0"/>
              <w:divBdr>
                <w:top w:val="none" w:sz="0" w:space="0" w:color="auto"/>
                <w:left w:val="none" w:sz="0" w:space="0" w:color="auto"/>
                <w:bottom w:val="none" w:sz="0" w:space="0" w:color="auto"/>
                <w:right w:val="none" w:sz="0" w:space="0" w:color="auto"/>
              </w:divBdr>
            </w:div>
            <w:div w:id="11885388">
              <w:marLeft w:val="0"/>
              <w:marRight w:val="0"/>
              <w:marTop w:val="0"/>
              <w:marBottom w:val="0"/>
              <w:divBdr>
                <w:top w:val="none" w:sz="0" w:space="0" w:color="auto"/>
                <w:left w:val="none" w:sz="0" w:space="0" w:color="auto"/>
                <w:bottom w:val="none" w:sz="0" w:space="0" w:color="auto"/>
                <w:right w:val="none" w:sz="0" w:space="0" w:color="auto"/>
              </w:divBdr>
            </w:div>
            <w:div w:id="17851614">
              <w:marLeft w:val="0"/>
              <w:marRight w:val="0"/>
              <w:marTop w:val="0"/>
              <w:marBottom w:val="0"/>
              <w:divBdr>
                <w:top w:val="none" w:sz="0" w:space="0" w:color="auto"/>
                <w:left w:val="none" w:sz="0" w:space="0" w:color="auto"/>
                <w:bottom w:val="none" w:sz="0" w:space="0" w:color="auto"/>
                <w:right w:val="none" w:sz="0" w:space="0" w:color="auto"/>
              </w:divBdr>
            </w:div>
            <w:div w:id="20666069">
              <w:marLeft w:val="0"/>
              <w:marRight w:val="0"/>
              <w:marTop w:val="0"/>
              <w:marBottom w:val="0"/>
              <w:divBdr>
                <w:top w:val="none" w:sz="0" w:space="0" w:color="auto"/>
                <w:left w:val="none" w:sz="0" w:space="0" w:color="auto"/>
                <w:bottom w:val="none" w:sz="0" w:space="0" w:color="auto"/>
                <w:right w:val="none" w:sz="0" w:space="0" w:color="auto"/>
              </w:divBdr>
            </w:div>
            <w:div w:id="23020308">
              <w:marLeft w:val="0"/>
              <w:marRight w:val="0"/>
              <w:marTop w:val="0"/>
              <w:marBottom w:val="0"/>
              <w:divBdr>
                <w:top w:val="none" w:sz="0" w:space="0" w:color="auto"/>
                <w:left w:val="none" w:sz="0" w:space="0" w:color="auto"/>
                <w:bottom w:val="none" w:sz="0" w:space="0" w:color="auto"/>
                <w:right w:val="none" w:sz="0" w:space="0" w:color="auto"/>
              </w:divBdr>
            </w:div>
            <w:div w:id="28646081">
              <w:marLeft w:val="0"/>
              <w:marRight w:val="0"/>
              <w:marTop w:val="0"/>
              <w:marBottom w:val="0"/>
              <w:divBdr>
                <w:top w:val="none" w:sz="0" w:space="0" w:color="auto"/>
                <w:left w:val="none" w:sz="0" w:space="0" w:color="auto"/>
                <w:bottom w:val="none" w:sz="0" w:space="0" w:color="auto"/>
                <w:right w:val="none" w:sz="0" w:space="0" w:color="auto"/>
              </w:divBdr>
            </w:div>
            <w:div w:id="35086595">
              <w:marLeft w:val="0"/>
              <w:marRight w:val="0"/>
              <w:marTop w:val="0"/>
              <w:marBottom w:val="0"/>
              <w:divBdr>
                <w:top w:val="none" w:sz="0" w:space="0" w:color="auto"/>
                <w:left w:val="none" w:sz="0" w:space="0" w:color="auto"/>
                <w:bottom w:val="none" w:sz="0" w:space="0" w:color="auto"/>
                <w:right w:val="none" w:sz="0" w:space="0" w:color="auto"/>
              </w:divBdr>
            </w:div>
            <w:div w:id="38017505">
              <w:marLeft w:val="0"/>
              <w:marRight w:val="0"/>
              <w:marTop w:val="0"/>
              <w:marBottom w:val="0"/>
              <w:divBdr>
                <w:top w:val="none" w:sz="0" w:space="0" w:color="auto"/>
                <w:left w:val="none" w:sz="0" w:space="0" w:color="auto"/>
                <w:bottom w:val="none" w:sz="0" w:space="0" w:color="auto"/>
                <w:right w:val="none" w:sz="0" w:space="0" w:color="auto"/>
              </w:divBdr>
            </w:div>
            <w:div w:id="38088356">
              <w:marLeft w:val="0"/>
              <w:marRight w:val="0"/>
              <w:marTop w:val="0"/>
              <w:marBottom w:val="0"/>
              <w:divBdr>
                <w:top w:val="none" w:sz="0" w:space="0" w:color="auto"/>
                <w:left w:val="none" w:sz="0" w:space="0" w:color="auto"/>
                <w:bottom w:val="none" w:sz="0" w:space="0" w:color="auto"/>
                <w:right w:val="none" w:sz="0" w:space="0" w:color="auto"/>
              </w:divBdr>
            </w:div>
            <w:div w:id="42559699">
              <w:marLeft w:val="0"/>
              <w:marRight w:val="0"/>
              <w:marTop w:val="0"/>
              <w:marBottom w:val="0"/>
              <w:divBdr>
                <w:top w:val="none" w:sz="0" w:space="0" w:color="auto"/>
                <w:left w:val="none" w:sz="0" w:space="0" w:color="auto"/>
                <w:bottom w:val="none" w:sz="0" w:space="0" w:color="auto"/>
                <w:right w:val="none" w:sz="0" w:space="0" w:color="auto"/>
              </w:divBdr>
            </w:div>
            <w:div w:id="45375234">
              <w:marLeft w:val="0"/>
              <w:marRight w:val="0"/>
              <w:marTop w:val="0"/>
              <w:marBottom w:val="0"/>
              <w:divBdr>
                <w:top w:val="none" w:sz="0" w:space="0" w:color="auto"/>
                <w:left w:val="none" w:sz="0" w:space="0" w:color="auto"/>
                <w:bottom w:val="none" w:sz="0" w:space="0" w:color="auto"/>
                <w:right w:val="none" w:sz="0" w:space="0" w:color="auto"/>
              </w:divBdr>
            </w:div>
            <w:div w:id="46299101">
              <w:marLeft w:val="0"/>
              <w:marRight w:val="0"/>
              <w:marTop w:val="0"/>
              <w:marBottom w:val="0"/>
              <w:divBdr>
                <w:top w:val="none" w:sz="0" w:space="0" w:color="auto"/>
                <w:left w:val="none" w:sz="0" w:space="0" w:color="auto"/>
                <w:bottom w:val="none" w:sz="0" w:space="0" w:color="auto"/>
                <w:right w:val="none" w:sz="0" w:space="0" w:color="auto"/>
              </w:divBdr>
            </w:div>
            <w:div w:id="48069331">
              <w:marLeft w:val="0"/>
              <w:marRight w:val="0"/>
              <w:marTop w:val="0"/>
              <w:marBottom w:val="0"/>
              <w:divBdr>
                <w:top w:val="none" w:sz="0" w:space="0" w:color="auto"/>
                <w:left w:val="none" w:sz="0" w:space="0" w:color="auto"/>
                <w:bottom w:val="none" w:sz="0" w:space="0" w:color="auto"/>
                <w:right w:val="none" w:sz="0" w:space="0" w:color="auto"/>
              </w:divBdr>
            </w:div>
            <w:div w:id="50428630">
              <w:marLeft w:val="0"/>
              <w:marRight w:val="0"/>
              <w:marTop w:val="0"/>
              <w:marBottom w:val="0"/>
              <w:divBdr>
                <w:top w:val="none" w:sz="0" w:space="0" w:color="auto"/>
                <w:left w:val="none" w:sz="0" w:space="0" w:color="auto"/>
                <w:bottom w:val="none" w:sz="0" w:space="0" w:color="auto"/>
                <w:right w:val="none" w:sz="0" w:space="0" w:color="auto"/>
              </w:divBdr>
            </w:div>
            <w:div w:id="50541394">
              <w:marLeft w:val="0"/>
              <w:marRight w:val="0"/>
              <w:marTop w:val="0"/>
              <w:marBottom w:val="0"/>
              <w:divBdr>
                <w:top w:val="none" w:sz="0" w:space="0" w:color="auto"/>
                <w:left w:val="none" w:sz="0" w:space="0" w:color="auto"/>
                <w:bottom w:val="none" w:sz="0" w:space="0" w:color="auto"/>
                <w:right w:val="none" w:sz="0" w:space="0" w:color="auto"/>
              </w:divBdr>
            </w:div>
            <w:div w:id="56976769">
              <w:marLeft w:val="0"/>
              <w:marRight w:val="0"/>
              <w:marTop w:val="0"/>
              <w:marBottom w:val="0"/>
              <w:divBdr>
                <w:top w:val="none" w:sz="0" w:space="0" w:color="auto"/>
                <w:left w:val="none" w:sz="0" w:space="0" w:color="auto"/>
                <w:bottom w:val="none" w:sz="0" w:space="0" w:color="auto"/>
                <w:right w:val="none" w:sz="0" w:space="0" w:color="auto"/>
              </w:divBdr>
            </w:div>
            <w:div w:id="63797351">
              <w:marLeft w:val="0"/>
              <w:marRight w:val="0"/>
              <w:marTop w:val="0"/>
              <w:marBottom w:val="0"/>
              <w:divBdr>
                <w:top w:val="none" w:sz="0" w:space="0" w:color="auto"/>
                <w:left w:val="none" w:sz="0" w:space="0" w:color="auto"/>
                <w:bottom w:val="none" w:sz="0" w:space="0" w:color="auto"/>
                <w:right w:val="none" w:sz="0" w:space="0" w:color="auto"/>
              </w:divBdr>
            </w:div>
            <w:div w:id="63837753">
              <w:marLeft w:val="0"/>
              <w:marRight w:val="0"/>
              <w:marTop w:val="0"/>
              <w:marBottom w:val="0"/>
              <w:divBdr>
                <w:top w:val="none" w:sz="0" w:space="0" w:color="auto"/>
                <w:left w:val="none" w:sz="0" w:space="0" w:color="auto"/>
                <w:bottom w:val="none" w:sz="0" w:space="0" w:color="auto"/>
                <w:right w:val="none" w:sz="0" w:space="0" w:color="auto"/>
              </w:divBdr>
            </w:div>
            <w:div w:id="66929053">
              <w:marLeft w:val="0"/>
              <w:marRight w:val="0"/>
              <w:marTop w:val="0"/>
              <w:marBottom w:val="0"/>
              <w:divBdr>
                <w:top w:val="none" w:sz="0" w:space="0" w:color="auto"/>
                <w:left w:val="none" w:sz="0" w:space="0" w:color="auto"/>
                <w:bottom w:val="none" w:sz="0" w:space="0" w:color="auto"/>
                <w:right w:val="none" w:sz="0" w:space="0" w:color="auto"/>
              </w:divBdr>
            </w:div>
            <w:div w:id="67385920">
              <w:marLeft w:val="0"/>
              <w:marRight w:val="0"/>
              <w:marTop w:val="0"/>
              <w:marBottom w:val="0"/>
              <w:divBdr>
                <w:top w:val="none" w:sz="0" w:space="0" w:color="auto"/>
                <w:left w:val="none" w:sz="0" w:space="0" w:color="auto"/>
                <w:bottom w:val="none" w:sz="0" w:space="0" w:color="auto"/>
                <w:right w:val="none" w:sz="0" w:space="0" w:color="auto"/>
              </w:divBdr>
            </w:div>
            <w:div w:id="73743927">
              <w:marLeft w:val="0"/>
              <w:marRight w:val="0"/>
              <w:marTop w:val="0"/>
              <w:marBottom w:val="0"/>
              <w:divBdr>
                <w:top w:val="none" w:sz="0" w:space="0" w:color="auto"/>
                <w:left w:val="none" w:sz="0" w:space="0" w:color="auto"/>
                <w:bottom w:val="none" w:sz="0" w:space="0" w:color="auto"/>
                <w:right w:val="none" w:sz="0" w:space="0" w:color="auto"/>
              </w:divBdr>
            </w:div>
            <w:div w:id="80683839">
              <w:marLeft w:val="0"/>
              <w:marRight w:val="0"/>
              <w:marTop w:val="0"/>
              <w:marBottom w:val="0"/>
              <w:divBdr>
                <w:top w:val="none" w:sz="0" w:space="0" w:color="auto"/>
                <w:left w:val="none" w:sz="0" w:space="0" w:color="auto"/>
                <w:bottom w:val="none" w:sz="0" w:space="0" w:color="auto"/>
                <w:right w:val="none" w:sz="0" w:space="0" w:color="auto"/>
              </w:divBdr>
            </w:div>
            <w:div w:id="83308590">
              <w:marLeft w:val="0"/>
              <w:marRight w:val="0"/>
              <w:marTop w:val="0"/>
              <w:marBottom w:val="0"/>
              <w:divBdr>
                <w:top w:val="none" w:sz="0" w:space="0" w:color="auto"/>
                <w:left w:val="none" w:sz="0" w:space="0" w:color="auto"/>
                <w:bottom w:val="none" w:sz="0" w:space="0" w:color="auto"/>
                <w:right w:val="none" w:sz="0" w:space="0" w:color="auto"/>
              </w:divBdr>
            </w:div>
            <w:div w:id="85928490">
              <w:marLeft w:val="0"/>
              <w:marRight w:val="0"/>
              <w:marTop w:val="0"/>
              <w:marBottom w:val="0"/>
              <w:divBdr>
                <w:top w:val="none" w:sz="0" w:space="0" w:color="auto"/>
                <w:left w:val="none" w:sz="0" w:space="0" w:color="auto"/>
                <w:bottom w:val="none" w:sz="0" w:space="0" w:color="auto"/>
                <w:right w:val="none" w:sz="0" w:space="0" w:color="auto"/>
              </w:divBdr>
            </w:div>
            <w:div w:id="91171397">
              <w:marLeft w:val="0"/>
              <w:marRight w:val="0"/>
              <w:marTop w:val="0"/>
              <w:marBottom w:val="0"/>
              <w:divBdr>
                <w:top w:val="none" w:sz="0" w:space="0" w:color="auto"/>
                <w:left w:val="none" w:sz="0" w:space="0" w:color="auto"/>
                <w:bottom w:val="none" w:sz="0" w:space="0" w:color="auto"/>
                <w:right w:val="none" w:sz="0" w:space="0" w:color="auto"/>
              </w:divBdr>
            </w:div>
            <w:div w:id="92098152">
              <w:marLeft w:val="0"/>
              <w:marRight w:val="0"/>
              <w:marTop w:val="0"/>
              <w:marBottom w:val="0"/>
              <w:divBdr>
                <w:top w:val="none" w:sz="0" w:space="0" w:color="auto"/>
                <w:left w:val="none" w:sz="0" w:space="0" w:color="auto"/>
                <w:bottom w:val="none" w:sz="0" w:space="0" w:color="auto"/>
                <w:right w:val="none" w:sz="0" w:space="0" w:color="auto"/>
              </w:divBdr>
            </w:div>
            <w:div w:id="99842734">
              <w:marLeft w:val="0"/>
              <w:marRight w:val="0"/>
              <w:marTop w:val="0"/>
              <w:marBottom w:val="0"/>
              <w:divBdr>
                <w:top w:val="none" w:sz="0" w:space="0" w:color="auto"/>
                <w:left w:val="none" w:sz="0" w:space="0" w:color="auto"/>
                <w:bottom w:val="none" w:sz="0" w:space="0" w:color="auto"/>
                <w:right w:val="none" w:sz="0" w:space="0" w:color="auto"/>
              </w:divBdr>
            </w:div>
            <w:div w:id="107093987">
              <w:marLeft w:val="0"/>
              <w:marRight w:val="0"/>
              <w:marTop w:val="0"/>
              <w:marBottom w:val="0"/>
              <w:divBdr>
                <w:top w:val="none" w:sz="0" w:space="0" w:color="auto"/>
                <w:left w:val="none" w:sz="0" w:space="0" w:color="auto"/>
                <w:bottom w:val="none" w:sz="0" w:space="0" w:color="auto"/>
                <w:right w:val="none" w:sz="0" w:space="0" w:color="auto"/>
              </w:divBdr>
            </w:div>
            <w:div w:id="128058128">
              <w:marLeft w:val="0"/>
              <w:marRight w:val="0"/>
              <w:marTop w:val="0"/>
              <w:marBottom w:val="0"/>
              <w:divBdr>
                <w:top w:val="none" w:sz="0" w:space="0" w:color="auto"/>
                <w:left w:val="none" w:sz="0" w:space="0" w:color="auto"/>
                <w:bottom w:val="none" w:sz="0" w:space="0" w:color="auto"/>
                <w:right w:val="none" w:sz="0" w:space="0" w:color="auto"/>
              </w:divBdr>
            </w:div>
            <w:div w:id="129130235">
              <w:marLeft w:val="0"/>
              <w:marRight w:val="0"/>
              <w:marTop w:val="0"/>
              <w:marBottom w:val="0"/>
              <w:divBdr>
                <w:top w:val="none" w:sz="0" w:space="0" w:color="auto"/>
                <w:left w:val="none" w:sz="0" w:space="0" w:color="auto"/>
                <w:bottom w:val="none" w:sz="0" w:space="0" w:color="auto"/>
                <w:right w:val="none" w:sz="0" w:space="0" w:color="auto"/>
              </w:divBdr>
            </w:div>
            <w:div w:id="137771101">
              <w:marLeft w:val="0"/>
              <w:marRight w:val="0"/>
              <w:marTop w:val="0"/>
              <w:marBottom w:val="0"/>
              <w:divBdr>
                <w:top w:val="none" w:sz="0" w:space="0" w:color="auto"/>
                <w:left w:val="none" w:sz="0" w:space="0" w:color="auto"/>
                <w:bottom w:val="none" w:sz="0" w:space="0" w:color="auto"/>
                <w:right w:val="none" w:sz="0" w:space="0" w:color="auto"/>
              </w:divBdr>
            </w:div>
            <w:div w:id="137846500">
              <w:marLeft w:val="0"/>
              <w:marRight w:val="0"/>
              <w:marTop w:val="0"/>
              <w:marBottom w:val="0"/>
              <w:divBdr>
                <w:top w:val="none" w:sz="0" w:space="0" w:color="auto"/>
                <w:left w:val="none" w:sz="0" w:space="0" w:color="auto"/>
                <w:bottom w:val="none" w:sz="0" w:space="0" w:color="auto"/>
                <w:right w:val="none" w:sz="0" w:space="0" w:color="auto"/>
              </w:divBdr>
            </w:div>
            <w:div w:id="141702558">
              <w:marLeft w:val="0"/>
              <w:marRight w:val="0"/>
              <w:marTop w:val="0"/>
              <w:marBottom w:val="0"/>
              <w:divBdr>
                <w:top w:val="none" w:sz="0" w:space="0" w:color="auto"/>
                <w:left w:val="none" w:sz="0" w:space="0" w:color="auto"/>
                <w:bottom w:val="none" w:sz="0" w:space="0" w:color="auto"/>
                <w:right w:val="none" w:sz="0" w:space="0" w:color="auto"/>
              </w:divBdr>
            </w:div>
            <w:div w:id="146167757">
              <w:marLeft w:val="0"/>
              <w:marRight w:val="0"/>
              <w:marTop w:val="0"/>
              <w:marBottom w:val="0"/>
              <w:divBdr>
                <w:top w:val="none" w:sz="0" w:space="0" w:color="auto"/>
                <w:left w:val="none" w:sz="0" w:space="0" w:color="auto"/>
                <w:bottom w:val="none" w:sz="0" w:space="0" w:color="auto"/>
                <w:right w:val="none" w:sz="0" w:space="0" w:color="auto"/>
              </w:divBdr>
            </w:div>
            <w:div w:id="149686298">
              <w:marLeft w:val="0"/>
              <w:marRight w:val="0"/>
              <w:marTop w:val="0"/>
              <w:marBottom w:val="0"/>
              <w:divBdr>
                <w:top w:val="none" w:sz="0" w:space="0" w:color="auto"/>
                <w:left w:val="none" w:sz="0" w:space="0" w:color="auto"/>
                <w:bottom w:val="none" w:sz="0" w:space="0" w:color="auto"/>
                <w:right w:val="none" w:sz="0" w:space="0" w:color="auto"/>
              </w:divBdr>
            </w:div>
            <w:div w:id="151991686">
              <w:marLeft w:val="0"/>
              <w:marRight w:val="0"/>
              <w:marTop w:val="0"/>
              <w:marBottom w:val="0"/>
              <w:divBdr>
                <w:top w:val="none" w:sz="0" w:space="0" w:color="auto"/>
                <w:left w:val="none" w:sz="0" w:space="0" w:color="auto"/>
                <w:bottom w:val="none" w:sz="0" w:space="0" w:color="auto"/>
                <w:right w:val="none" w:sz="0" w:space="0" w:color="auto"/>
              </w:divBdr>
            </w:div>
            <w:div w:id="162204856">
              <w:marLeft w:val="0"/>
              <w:marRight w:val="0"/>
              <w:marTop w:val="0"/>
              <w:marBottom w:val="0"/>
              <w:divBdr>
                <w:top w:val="none" w:sz="0" w:space="0" w:color="auto"/>
                <w:left w:val="none" w:sz="0" w:space="0" w:color="auto"/>
                <w:bottom w:val="none" w:sz="0" w:space="0" w:color="auto"/>
                <w:right w:val="none" w:sz="0" w:space="0" w:color="auto"/>
              </w:divBdr>
            </w:div>
            <w:div w:id="162284991">
              <w:marLeft w:val="0"/>
              <w:marRight w:val="0"/>
              <w:marTop w:val="0"/>
              <w:marBottom w:val="0"/>
              <w:divBdr>
                <w:top w:val="none" w:sz="0" w:space="0" w:color="auto"/>
                <w:left w:val="none" w:sz="0" w:space="0" w:color="auto"/>
                <w:bottom w:val="none" w:sz="0" w:space="0" w:color="auto"/>
                <w:right w:val="none" w:sz="0" w:space="0" w:color="auto"/>
              </w:divBdr>
            </w:div>
            <w:div w:id="176117792">
              <w:marLeft w:val="0"/>
              <w:marRight w:val="0"/>
              <w:marTop w:val="0"/>
              <w:marBottom w:val="0"/>
              <w:divBdr>
                <w:top w:val="none" w:sz="0" w:space="0" w:color="auto"/>
                <w:left w:val="none" w:sz="0" w:space="0" w:color="auto"/>
                <w:bottom w:val="none" w:sz="0" w:space="0" w:color="auto"/>
                <w:right w:val="none" w:sz="0" w:space="0" w:color="auto"/>
              </w:divBdr>
            </w:div>
            <w:div w:id="182745852">
              <w:marLeft w:val="0"/>
              <w:marRight w:val="0"/>
              <w:marTop w:val="0"/>
              <w:marBottom w:val="0"/>
              <w:divBdr>
                <w:top w:val="none" w:sz="0" w:space="0" w:color="auto"/>
                <w:left w:val="none" w:sz="0" w:space="0" w:color="auto"/>
                <w:bottom w:val="none" w:sz="0" w:space="0" w:color="auto"/>
                <w:right w:val="none" w:sz="0" w:space="0" w:color="auto"/>
              </w:divBdr>
            </w:div>
            <w:div w:id="186213850">
              <w:marLeft w:val="0"/>
              <w:marRight w:val="0"/>
              <w:marTop w:val="0"/>
              <w:marBottom w:val="0"/>
              <w:divBdr>
                <w:top w:val="none" w:sz="0" w:space="0" w:color="auto"/>
                <w:left w:val="none" w:sz="0" w:space="0" w:color="auto"/>
                <w:bottom w:val="none" w:sz="0" w:space="0" w:color="auto"/>
                <w:right w:val="none" w:sz="0" w:space="0" w:color="auto"/>
              </w:divBdr>
            </w:div>
            <w:div w:id="188690340">
              <w:marLeft w:val="0"/>
              <w:marRight w:val="0"/>
              <w:marTop w:val="0"/>
              <w:marBottom w:val="0"/>
              <w:divBdr>
                <w:top w:val="none" w:sz="0" w:space="0" w:color="auto"/>
                <w:left w:val="none" w:sz="0" w:space="0" w:color="auto"/>
                <w:bottom w:val="none" w:sz="0" w:space="0" w:color="auto"/>
                <w:right w:val="none" w:sz="0" w:space="0" w:color="auto"/>
              </w:divBdr>
            </w:div>
            <w:div w:id="190148391">
              <w:marLeft w:val="0"/>
              <w:marRight w:val="0"/>
              <w:marTop w:val="0"/>
              <w:marBottom w:val="0"/>
              <w:divBdr>
                <w:top w:val="none" w:sz="0" w:space="0" w:color="auto"/>
                <w:left w:val="none" w:sz="0" w:space="0" w:color="auto"/>
                <w:bottom w:val="none" w:sz="0" w:space="0" w:color="auto"/>
                <w:right w:val="none" w:sz="0" w:space="0" w:color="auto"/>
              </w:divBdr>
            </w:div>
            <w:div w:id="190807882">
              <w:marLeft w:val="0"/>
              <w:marRight w:val="0"/>
              <w:marTop w:val="0"/>
              <w:marBottom w:val="0"/>
              <w:divBdr>
                <w:top w:val="none" w:sz="0" w:space="0" w:color="auto"/>
                <w:left w:val="none" w:sz="0" w:space="0" w:color="auto"/>
                <w:bottom w:val="none" w:sz="0" w:space="0" w:color="auto"/>
                <w:right w:val="none" w:sz="0" w:space="0" w:color="auto"/>
              </w:divBdr>
            </w:div>
            <w:div w:id="200631360">
              <w:marLeft w:val="0"/>
              <w:marRight w:val="0"/>
              <w:marTop w:val="0"/>
              <w:marBottom w:val="0"/>
              <w:divBdr>
                <w:top w:val="none" w:sz="0" w:space="0" w:color="auto"/>
                <w:left w:val="none" w:sz="0" w:space="0" w:color="auto"/>
                <w:bottom w:val="none" w:sz="0" w:space="0" w:color="auto"/>
                <w:right w:val="none" w:sz="0" w:space="0" w:color="auto"/>
              </w:divBdr>
            </w:div>
            <w:div w:id="202637747">
              <w:marLeft w:val="0"/>
              <w:marRight w:val="0"/>
              <w:marTop w:val="0"/>
              <w:marBottom w:val="0"/>
              <w:divBdr>
                <w:top w:val="none" w:sz="0" w:space="0" w:color="auto"/>
                <w:left w:val="none" w:sz="0" w:space="0" w:color="auto"/>
                <w:bottom w:val="none" w:sz="0" w:space="0" w:color="auto"/>
                <w:right w:val="none" w:sz="0" w:space="0" w:color="auto"/>
              </w:divBdr>
            </w:div>
            <w:div w:id="211188945">
              <w:marLeft w:val="0"/>
              <w:marRight w:val="0"/>
              <w:marTop w:val="0"/>
              <w:marBottom w:val="0"/>
              <w:divBdr>
                <w:top w:val="none" w:sz="0" w:space="0" w:color="auto"/>
                <w:left w:val="none" w:sz="0" w:space="0" w:color="auto"/>
                <w:bottom w:val="none" w:sz="0" w:space="0" w:color="auto"/>
                <w:right w:val="none" w:sz="0" w:space="0" w:color="auto"/>
              </w:divBdr>
            </w:div>
            <w:div w:id="227112953">
              <w:marLeft w:val="0"/>
              <w:marRight w:val="0"/>
              <w:marTop w:val="0"/>
              <w:marBottom w:val="0"/>
              <w:divBdr>
                <w:top w:val="none" w:sz="0" w:space="0" w:color="auto"/>
                <w:left w:val="none" w:sz="0" w:space="0" w:color="auto"/>
                <w:bottom w:val="none" w:sz="0" w:space="0" w:color="auto"/>
                <w:right w:val="none" w:sz="0" w:space="0" w:color="auto"/>
              </w:divBdr>
            </w:div>
            <w:div w:id="234513490">
              <w:marLeft w:val="0"/>
              <w:marRight w:val="0"/>
              <w:marTop w:val="0"/>
              <w:marBottom w:val="0"/>
              <w:divBdr>
                <w:top w:val="none" w:sz="0" w:space="0" w:color="auto"/>
                <w:left w:val="none" w:sz="0" w:space="0" w:color="auto"/>
                <w:bottom w:val="none" w:sz="0" w:space="0" w:color="auto"/>
                <w:right w:val="none" w:sz="0" w:space="0" w:color="auto"/>
              </w:divBdr>
            </w:div>
            <w:div w:id="238443682">
              <w:marLeft w:val="0"/>
              <w:marRight w:val="0"/>
              <w:marTop w:val="0"/>
              <w:marBottom w:val="0"/>
              <w:divBdr>
                <w:top w:val="none" w:sz="0" w:space="0" w:color="auto"/>
                <w:left w:val="none" w:sz="0" w:space="0" w:color="auto"/>
                <w:bottom w:val="none" w:sz="0" w:space="0" w:color="auto"/>
                <w:right w:val="none" w:sz="0" w:space="0" w:color="auto"/>
              </w:divBdr>
            </w:div>
            <w:div w:id="247739024">
              <w:marLeft w:val="0"/>
              <w:marRight w:val="0"/>
              <w:marTop w:val="0"/>
              <w:marBottom w:val="0"/>
              <w:divBdr>
                <w:top w:val="none" w:sz="0" w:space="0" w:color="auto"/>
                <w:left w:val="none" w:sz="0" w:space="0" w:color="auto"/>
                <w:bottom w:val="none" w:sz="0" w:space="0" w:color="auto"/>
                <w:right w:val="none" w:sz="0" w:space="0" w:color="auto"/>
              </w:divBdr>
            </w:div>
            <w:div w:id="257520482">
              <w:marLeft w:val="0"/>
              <w:marRight w:val="0"/>
              <w:marTop w:val="0"/>
              <w:marBottom w:val="0"/>
              <w:divBdr>
                <w:top w:val="none" w:sz="0" w:space="0" w:color="auto"/>
                <w:left w:val="none" w:sz="0" w:space="0" w:color="auto"/>
                <w:bottom w:val="none" w:sz="0" w:space="0" w:color="auto"/>
                <w:right w:val="none" w:sz="0" w:space="0" w:color="auto"/>
              </w:divBdr>
            </w:div>
            <w:div w:id="265384344">
              <w:marLeft w:val="0"/>
              <w:marRight w:val="0"/>
              <w:marTop w:val="0"/>
              <w:marBottom w:val="0"/>
              <w:divBdr>
                <w:top w:val="none" w:sz="0" w:space="0" w:color="auto"/>
                <w:left w:val="none" w:sz="0" w:space="0" w:color="auto"/>
                <w:bottom w:val="none" w:sz="0" w:space="0" w:color="auto"/>
                <w:right w:val="none" w:sz="0" w:space="0" w:color="auto"/>
              </w:divBdr>
            </w:div>
            <w:div w:id="277370757">
              <w:marLeft w:val="0"/>
              <w:marRight w:val="0"/>
              <w:marTop w:val="0"/>
              <w:marBottom w:val="0"/>
              <w:divBdr>
                <w:top w:val="none" w:sz="0" w:space="0" w:color="auto"/>
                <w:left w:val="none" w:sz="0" w:space="0" w:color="auto"/>
                <w:bottom w:val="none" w:sz="0" w:space="0" w:color="auto"/>
                <w:right w:val="none" w:sz="0" w:space="0" w:color="auto"/>
              </w:divBdr>
            </w:div>
            <w:div w:id="278682810">
              <w:marLeft w:val="0"/>
              <w:marRight w:val="0"/>
              <w:marTop w:val="0"/>
              <w:marBottom w:val="0"/>
              <w:divBdr>
                <w:top w:val="none" w:sz="0" w:space="0" w:color="auto"/>
                <w:left w:val="none" w:sz="0" w:space="0" w:color="auto"/>
                <w:bottom w:val="none" w:sz="0" w:space="0" w:color="auto"/>
                <w:right w:val="none" w:sz="0" w:space="0" w:color="auto"/>
              </w:divBdr>
            </w:div>
            <w:div w:id="279727537">
              <w:marLeft w:val="0"/>
              <w:marRight w:val="0"/>
              <w:marTop w:val="0"/>
              <w:marBottom w:val="0"/>
              <w:divBdr>
                <w:top w:val="none" w:sz="0" w:space="0" w:color="auto"/>
                <w:left w:val="none" w:sz="0" w:space="0" w:color="auto"/>
                <w:bottom w:val="none" w:sz="0" w:space="0" w:color="auto"/>
                <w:right w:val="none" w:sz="0" w:space="0" w:color="auto"/>
              </w:divBdr>
            </w:div>
            <w:div w:id="288249478">
              <w:marLeft w:val="0"/>
              <w:marRight w:val="0"/>
              <w:marTop w:val="0"/>
              <w:marBottom w:val="0"/>
              <w:divBdr>
                <w:top w:val="none" w:sz="0" w:space="0" w:color="auto"/>
                <w:left w:val="none" w:sz="0" w:space="0" w:color="auto"/>
                <w:bottom w:val="none" w:sz="0" w:space="0" w:color="auto"/>
                <w:right w:val="none" w:sz="0" w:space="0" w:color="auto"/>
              </w:divBdr>
            </w:div>
            <w:div w:id="289168156">
              <w:marLeft w:val="0"/>
              <w:marRight w:val="0"/>
              <w:marTop w:val="0"/>
              <w:marBottom w:val="0"/>
              <w:divBdr>
                <w:top w:val="none" w:sz="0" w:space="0" w:color="auto"/>
                <w:left w:val="none" w:sz="0" w:space="0" w:color="auto"/>
                <w:bottom w:val="none" w:sz="0" w:space="0" w:color="auto"/>
                <w:right w:val="none" w:sz="0" w:space="0" w:color="auto"/>
              </w:divBdr>
            </w:div>
            <w:div w:id="316806748">
              <w:marLeft w:val="0"/>
              <w:marRight w:val="0"/>
              <w:marTop w:val="0"/>
              <w:marBottom w:val="0"/>
              <w:divBdr>
                <w:top w:val="none" w:sz="0" w:space="0" w:color="auto"/>
                <w:left w:val="none" w:sz="0" w:space="0" w:color="auto"/>
                <w:bottom w:val="none" w:sz="0" w:space="0" w:color="auto"/>
                <w:right w:val="none" w:sz="0" w:space="0" w:color="auto"/>
              </w:divBdr>
            </w:div>
            <w:div w:id="320814883">
              <w:marLeft w:val="0"/>
              <w:marRight w:val="0"/>
              <w:marTop w:val="0"/>
              <w:marBottom w:val="0"/>
              <w:divBdr>
                <w:top w:val="none" w:sz="0" w:space="0" w:color="auto"/>
                <w:left w:val="none" w:sz="0" w:space="0" w:color="auto"/>
                <w:bottom w:val="none" w:sz="0" w:space="0" w:color="auto"/>
                <w:right w:val="none" w:sz="0" w:space="0" w:color="auto"/>
              </w:divBdr>
            </w:div>
            <w:div w:id="325403229">
              <w:marLeft w:val="0"/>
              <w:marRight w:val="0"/>
              <w:marTop w:val="0"/>
              <w:marBottom w:val="0"/>
              <w:divBdr>
                <w:top w:val="none" w:sz="0" w:space="0" w:color="auto"/>
                <w:left w:val="none" w:sz="0" w:space="0" w:color="auto"/>
                <w:bottom w:val="none" w:sz="0" w:space="0" w:color="auto"/>
                <w:right w:val="none" w:sz="0" w:space="0" w:color="auto"/>
              </w:divBdr>
            </w:div>
            <w:div w:id="326638024">
              <w:marLeft w:val="0"/>
              <w:marRight w:val="0"/>
              <w:marTop w:val="0"/>
              <w:marBottom w:val="0"/>
              <w:divBdr>
                <w:top w:val="none" w:sz="0" w:space="0" w:color="auto"/>
                <w:left w:val="none" w:sz="0" w:space="0" w:color="auto"/>
                <w:bottom w:val="none" w:sz="0" w:space="0" w:color="auto"/>
                <w:right w:val="none" w:sz="0" w:space="0" w:color="auto"/>
              </w:divBdr>
            </w:div>
            <w:div w:id="327054988">
              <w:marLeft w:val="0"/>
              <w:marRight w:val="0"/>
              <w:marTop w:val="0"/>
              <w:marBottom w:val="0"/>
              <w:divBdr>
                <w:top w:val="none" w:sz="0" w:space="0" w:color="auto"/>
                <w:left w:val="none" w:sz="0" w:space="0" w:color="auto"/>
                <w:bottom w:val="none" w:sz="0" w:space="0" w:color="auto"/>
                <w:right w:val="none" w:sz="0" w:space="0" w:color="auto"/>
              </w:divBdr>
            </w:div>
            <w:div w:id="329913276">
              <w:marLeft w:val="0"/>
              <w:marRight w:val="0"/>
              <w:marTop w:val="0"/>
              <w:marBottom w:val="0"/>
              <w:divBdr>
                <w:top w:val="none" w:sz="0" w:space="0" w:color="auto"/>
                <w:left w:val="none" w:sz="0" w:space="0" w:color="auto"/>
                <w:bottom w:val="none" w:sz="0" w:space="0" w:color="auto"/>
                <w:right w:val="none" w:sz="0" w:space="0" w:color="auto"/>
              </w:divBdr>
            </w:div>
            <w:div w:id="335352465">
              <w:marLeft w:val="0"/>
              <w:marRight w:val="0"/>
              <w:marTop w:val="0"/>
              <w:marBottom w:val="0"/>
              <w:divBdr>
                <w:top w:val="none" w:sz="0" w:space="0" w:color="auto"/>
                <w:left w:val="none" w:sz="0" w:space="0" w:color="auto"/>
                <w:bottom w:val="none" w:sz="0" w:space="0" w:color="auto"/>
                <w:right w:val="none" w:sz="0" w:space="0" w:color="auto"/>
              </w:divBdr>
            </w:div>
            <w:div w:id="338120142">
              <w:marLeft w:val="0"/>
              <w:marRight w:val="0"/>
              <w:marTop w:val="0"/>
              <w:marBottom w:val="0"/>
              <w:divBdr>
                <w:top w:val="none" w:sz="0" w:space="0" w:color="auto"/>
                <w:left w:val="none" w:sz="0" w:space="0" w:color="auto"/>
                <w:bottom w:val="none" w:sz="0" w:space="0" w:color="auto"/>
                <w:right w:val="none" w:sz="0" w:space="0" w:color="auto"/>
              </w:divBdr>
            </w:div>
            <w:div w:id="340855616">
              <w:marLeft w:val="0"/>
              <w:marRight w:val="0"/>
              <w:marTop w:val="0"/>
              <w:marBottom w:val="0"/>
              <w:divBdr>
                <w:top w:val="none" w:sz="0" w:space="0" w:color="auto"/>
                <w:left w:val="none" w:sz="0" w:space="0" w:color="auto"/>
                <w:bottom w:val="none" w:sz="0" w:space="0" w:color="auto"/>
                <w:right w:val="none" w:sz="0" w:space="0" w:color="auto"/>
              </w:divBdr>
            </w:div>
            <w:div w:id="355934293">
              <w:marLeft w:val="0"/>
              <w:marRight w:val="0"/>
              <w:marTop w:val="0"/>
              <w:marBottom w:val="0"/>
              <w:divBdr>
                <w:top w:val="none" w:sz="0" w:space="0" w:color="auto"/>
                <w:left w:val="none" w:sz="0" w:space="0" w:color="auto"/>
                <w:bottom w:val="none" w:sz="0" w:space="0" w:color="auto"/>
                <w:right w:val="none" w:sz="0" w:space="0" w:color="auto"/>
              </w:divBdr>
            </w:div>
            <w:div w:id="360983677">
              <w:marLeft w:val="0"/>
              <w:marRight w:val="0"/>
              <w:marTop w:val="0"/>
              <w:marBottom w:val="0"/>
              <w:divBdr>
                <w:top w:val="none" w:sz="0" w:space="0" w:color="auto"/>
                <w:left w:val="none" w:sz="0" w:space="0" w:color="auto"/>
                <w:bottom w:val="none" w:sz="0" w:space="0" w:color="auto"/>
                <w:right w:val="none" w:sz="0" w:space="0" w:color="auto"/>
              </w:divBdr>
            </w:div>
            <w:div w:id="363796741">
              <w:marLeft w:val="0"/>
              <w:marRight w:val="0"/>
              <w:marTop w:val="0"/>
              <w:marBottom w:val="0"/>
              <w:divBdr>
                <w:top w:val="none" w:sz="0" w:space="0" w:color="auto"/>
                <w:left w:val="none" w:sz="0" w:space="0" w:color="auto"/>
                <w:bottom w:val="none" w:sz="0" w:space="0" w:color="auto"/>
                <w:right w:val="none" w:sz="0" w:space="0" w:color="auto"/>
              </w:divBdr>
            </w:div>
            <w:div w:id="366226368">
              <w:marLeft w:val="0"/>
              <w:marRight w:val="0"/>
              <w:marTop w:val="0"/>
              <w:marBottom w:val="0"/>
              <w:divBdr>
                <w:top w:val="none" w:sz="0" w:space="0" w:color="auto"/>
                <w:left w:val="none" w:sz="0" w:space="0" w:color="auto"/>
                <w:bottom w:val="none" w:sz="0" w:space="0" w:color="auto"/>
                <w:right w:val="none" w:sz="0" w:space="0" w:color="auto"/>
              </w:divBdr>
            </w:div>
            <w:div w:id="388194460">
              <w:marLeft w:val="0"/>
              <w:marRight w:val="0"/>
              <w:marTop w:val="0"/>
              <w:marBottom w:val="0"/>
              <w:divBdr>
                <w:top w:val="none" w:sz="0" w:space="0" w:color="auto"/>
                <w:left w:val="none" w:sz="0" w:space="0" w:color="auto"/>
                <w:bottom w:val="none" w:sz="0" w:space="0" w:color="auto"/>
                <w:right w:val="none" w:sz="0" w:space="0" w:color="auto"/>
              </w:divBdr>
            </w:div>
            <w:div w:id="389156395">
              <w:marLeft w:val="0"/>
              <w:marRight w:val="0"/>
              <w:marTop w:val="0"/>
              <w:marBottom w:val="0"/>
              <w:divBdr>
                <w:top w:val="none" w:sz="0" w:space="0" w:color="auto"/>
                <w:left w:val="none" w:sz="0" w:space="0" w:color="auto"/>
                <w:bottom w:val="none" w:sz="0" w:space="0" w:color="auto"/>
                <w:right w:val="none" w:sz="0" w:space="0" w:color="auto"/>
              </w:divBdr>
            </w:div>
            <w:div w:id="389428107">
              <w:marLeft w:val="0"/>
              <w:marRight w:val="0"/>
              <w:marTop w:val="0"/>
              <w:marBottom w:val="0"/>
              <w:divBdr>
                <w:top w:val="none" w:sz="0" w:space="0" w:color="auto"/>
                <w:left w:val="none" w:sz="0" w:space="0" w:color="auto"/>
                <w:bottom w:val="none" w:sz="0" w:space="0" w:color="auto"/>
                <w:right w:val="none" w:sz="0" w:space="0" w:color="auto"/>
              </w:divBdr>
            </w:div>
            <w:div w:id="401299217">
              <w:marLeft w:val="0"/>
              <w:marRight w:val="0"/>
              <w:marTop w:val="0"/>
              <w:marBottom w:val="0"/>
              <w:divBdr>
                <w:top w:val="none" w:sz="0" w:space="0" w:color="auto"/>
                <w:left w:val="none" w:sz="0" w:space="0" w:color="auto"/>
                <w:bottom w:val="none" w:sz="0" w:space="0" w:color="auto"/>
                <w:right w:val="none" w:sz="0" w:space="0" w:color="auto"/>
              </w:divBdr>
            </w:div>
            <w:div w:id="408696620">
              <w:marLeft w:val="0"/>
              <w:marRight w:val="0"/>
              <w:marTop w:val="0"/>
              <w:marBottom w:val="0"/>
              <w:divBdr>
                <w:top w:val="none" w:sz="0" w:space="0" w:color="auto"/>
                <w:left w:val="none" w:sz="0" w:space="0" w:color="auto"/>
                <w:bottom w:val="none" w:sz="0" w:space="0" w:color="auto"/>
                <w:right w:val="none" w:sz="0" w:space="0" w:color="auto"/>
              </w:divBdr>
            </w:div>
            <w:div w:id="414253064">
              <w:marLeft w:val="0"/>
              <w:marRight w:val="0"/>
              <w:marTop w:val="0"/>
              <w:marBottom w:val="0"/>
              <w:divBdr>
                <w:top w:val="none" w:sz="0" w:space="0" w:color="auto"/>
                <w:left w:val="none" w:sz="0" w:space="0" w:color="auto"/>
                <w:bottom w:val="none" w:sz="0" w:space="0" w:color="auto"/>
                <w:right w:val="none" w:sz="0" w:space="0" w:color="auto"/>
              </w:divBdr>
            </w:div>
            <w:div w:id="418988917">
              <w:marLeft w:val="0"/>
              <w:marRight w:val="0"/>
              <w:marTop w:val="0"/>
              <w:marBottom w:val="0"/>
              <w:divBdr>
                <w:top w:val="none" w:sz="0" w:space="0" w:color="auto"/>
                <w:left w:val="none" w:sz="0" w:space="0" w:color="auto"/>
                <w:bottom w:val="none" w:sz="0" w:space="0" w:color="auto"/>
                <w:right w:val="none" w:sz="0" w:space="0" w:color="auto"/>
              </w:divBdr>
            </w:div>
            <w:div w:id="422146696">
              <w:marLeft w:val="0"/>
              <w:marRight w:val="0"/>
              <w:marTop w:val="0"/>
              <w:marBottom w:val="0"/>
              <w:divBdr>
                <w:top w:val="none" w:sz="0" w:space="0" w:color="auto"/>
                <w:left w:val="none" w:sz="0" w:space="0" w:color="auto"/>
                <w:bottom w:val="none" w:sz="0" w:space="0" w:color="auto"/>
                <w:right w:val="none" w:sz="0" w:space="0" w:color="auto"/>
              </w:divBdr>
            </w:div>
            <w:div w:id="424769279">
              <w:marLeft w:val="0"/>
              <w:marRight w:val="0"/>
              <w:marTop w:val="0"/>
              <w:marBottom w:val="0"/>
              <w:divBdr>
                <w:top w:val="none" w:sz="0" w:space="0" w:color="auto"/>
                <w:left w:val="none" w:sz="0" w:space="0" w:color="auto"/>
                <w:bottom w:val="none" w:sz="0" w:space="0" w:color="auto"/>
                <w:right w:val="none" w:sz="0" w:space="0" w:color="auto"/>
              </w:divBdr>
            </w:div>
            <w:div w:id="425342820">
              <w:marLeft w:val="0"/>
              <w:marRight w:val="0"/>
              <w:marTop w:val="0"/>
              <w:marBottom w:val="0"/>
              <w:divBdr>
                <w:top w:val="none" w:sz="0" w:space="0" w:color="auto"/>
                <w:left w:val="none" w:sz="0" w:space="0" w:color="auto"/>
                <w:bottom w:val="none" w:sz="0" w:space="0" w:color="auto"/>
                <w:right w:val="none" w:sz="0" w:space="0" w:color="auto"/>
              </w:divBdr>
            </w:div>
            <w:div w:id="426774793">
              <w:marLeft w:val="0"/>
              <w:marRight w:val="0"/>
              <w:marTop w:val="0"/>
              <w:marBottom w:val="0"/>
              <w:divBdr>
                <w:top w:val="none" w:sz="0" w:space="0" w:color="auto"/>
                <w:left w:val="none" w:sz="0" w:space="0" w:color="auto"/>
                <w:bottom w:val="none" w:sz="0" w:space="0" w:color="auto"/>
                <w:right w:val="none" w:sz="0" w:space="0" w:color="auto"/>
              </w:divBdr>
            </w:div>
            <w:div w:id="428619675">
              <w:marLeft w:val="0"/>
              <w:marRight w:val="0"/>
              <w:marTop w:val="0"/>
              <w:marBottom w:val="0"/>
              <w:divBdr>
                <w:top w:val="none" w:sz="0" w:space="0" w:color="auto"/>
                <w:left w:val="none" w:sz="0" w:space="0" w:color="auto"/>
                <w:bottom w:val="none" w:sz="0" w:space="0" w:color="auto"/>
                <w:right w:val="none" w:sz="0" w:space="0" w:color="auto"/>
              </w:divBdr>
            </w:div>
            <w:div w:id="433130665">
              <w:marLeft w:val="0"/>
              <w:marRight w:val="0"/>
              <w:marTop w:val="0"/>
              <w:marBottom w:val="0"/>
              <w:divBdr>
                <w:top w:val="none" w:sz="0" w:space="0" w:color="auto"/>
                <w:left w:val="none" w:sz="0" w:space="0" w:color="auto"/>
                <w:bottom w:val="none" w:sz="0" w:space="0" w:color="auto"/>
                <w:right w:val="none" w:sz="0" w:space="0" w:color="auto"/>
              </w:divBdr>
            </w:div>
            <w:div w:id="438335704">
              <w:marLeft w:val="0"/>
              <w:marRight w:val="0"/>
              <w:marTop w:val="0"/>
              <w:marBottom w:val="0"/>
              <w:divBdr>
                <w:top w:val="none" w:sz="0" w:space="0" w:color="auto"/>
                <w:left w:val="none" w:sz="0" w:space="0" w:color="auto"/>
                <w:bottom w:val="none" w:sz="0" w:space="0" w:color="auto"/>
                <w:right w:val="none" w:sz="0" w:space="0" w:color="auto"/>
              </w:divBdr>
            </w:div>
            <w:div w:id="441413662">
              <w:marLeft w:val="0"/>
              <w:marRight w:val="0"/>
              <w:marTop w:val="0"/>
              <w:marBottom w:val="0"/>
              <w:divBdr>
                <w:top w:val="none" w:sz="0" w:space="0" w:color="auto"/>
                <w:left w:val="none" w:sz="0" w:space="0" w:color="auto"/>
                <w:bottom w:val="none" w:sz="0" w:space="0" w:color="auto"/>
                <w:right w:val="none" w:sz="0" w:space="0" w:color="auto"/>
              </w:divBdr>
            </w:div>
            <w:div w:id="446655633">
              <w:marLeft w:val="0"/>
              <w:marRight w:val="0"/>
              <w:marTop w:val="0"/>
              <w:marBottom w:val="0"/>
              <w:divBdr>
                <w:top w:val="none" w:sz="0" w:space="0" w:color="auto"/>
                <w:left w:val="none" w:sz="0" w:space="0" w:color="auto"/>
                <w:bottom w:val="none" w:sz="0" w:space="0" w:color="auto"/>
                <w:right w:val="none" w:sz="0" w:space="0" w:color="auto"/>
              </w:divBdr>
            </w:div>
            <w:div w:id="446854528">
              <w:marLeft w:val="0"/>
              <w:marRight w:val="0"/>
              <w:marTop w:val="0"/>
              <w:marBottom w:val="0"/>
              <w:divBdr>
                <w:top w:val="none" w:sz="0" w:space="0" w:color="auto"/>
                <w:left w:val="none" w:sz="0" w:space="0" w:color="auto"/>
                <w:bottom w:val="none" w:sz="0" w:space="0" w:color="auto"/>
                <w:right w:val="none" w:sz="0" w:space="0" w:color="auto"/>
              </w:divBdr>
            </w:div>
            <w:div w:id="449593833">
              <w:marLeft w:val="0"/>
              <w:marRight w:val="0"/>
              <w:marTop w:val="0"/>
              <w:marBottom w:val="0"/>
              <w:divBdr>
                <w:top w:val="none" w:sz="0" w:space="0" w:color="auto"/>
                <w:left w:val="none" w:sz="0" w:space="0" w:color="auto"/>
                <w:bottom w:val="none" w:sz="0" w:space="0" w:color="auto"/>
                <w:right w:val="none" w:sz="0" w:space="0" w:color="auto"/>
              </w:divBdr>
            </w:div>
            <w:div w:id="451048893">
              <w:marLeft w:val="0"/>
              <w:marRight w:val="0"/>
              <w:marTop w:val="0"/>
              <w:marBottom w:val="0"/>
              <w:divBdr>
                <w:top w:val="none" w:sz="0" w:space="0" w:color="auto"/>
                <w:left w:val="none" w:sz="0" w:space="0" w:color="auto"/>
                <w:bottom w:val="none" w:sz="0" w:space="0" w:color="auto"/>
                <w:right w:val="none" w:sz="0" w:space="0" w:color="auto"/>
              </w:divBdr>
            </w:div>
            <w:div w:id="458300739">
              <w:marLeft w:val="0"/>
              <w:marRight w:val="0"/>
              <w:marTop w:val="0"/>
              <w:marBottom w:val="0"/>
              <w:divBdr>
                <w:top w:val="none" w:sz="0" w:space="0" w:color="auto"/>
                <w:left w:val="none" w:sz="0" w:space="0" w:color="auto"/>
                <w:bottom w:val="none" w:sz="0" w:space="0" w:color="auto"/>
                <w:right w:val="none" w:sz="0" w:space="0" w:color="auto"/>
              </w:divBdr>
            </w:div>
            <w:div w:id="459878328">
              <w:marLeft w:val="0"/>
              <w:marRight w:val="0"/>
              <w:marTop w:val="0"/>
              <w:marBottom w:val="0"/>
              <w:divBdr>
                <w:top w:val="none" w:sz="0" w:space="0" w:color="auto"/>
                <w:left w:val="none" w:sz="0" w:space="0" w:color="auto"/>
                <w:bottom w:val="none" w:sz="0" w:space="0" w:color="auto"/>
                <w:right w:val="none" w:sz="0" w:space="0" w:color="auto"/>
              </w:divBdr>
            </w:div>
            <w:div w:id="466897141">
              <w:marLeft w:val="0"/>
              <w:marRight w:val="0"/>
              <w:marTop w:val="0"/>
              <w:marBottom w:val="0"/>
              <w:divBdr>
                <w:top w:val="none" w:sz="0" w:space="0" w:color="auto"/>
                <w:left w:val="none" w:sz="0" w:space="0" w:color="auto"/>
                <w:bottom w:val="none" w:sz="0" w:space="0" w:color="auto"/>
                <w:right w:val="none" w:sz="0" w:space="0" w:color="auto"/>
              </w:divBdr>
            </w:div>
            <w:div w:id="467937249">
              <w:marLeft w:val="0"/>
              <w:marRight w:val="0"/>
              <w:marTop w:val="0"/>
              <w:marBottom w:val="0"/>
              <w:divBdr>
                <w:top w:val="none" w:sz="0" w:space="0" w:color="auto"/>
                <w:left w:val="none" w:sz="0" w:space="0" w:color="auto"/>
                <w:bottom w:val="none" w:sz="0" w:space="0" w:color="auto"/>
                <w:right w:val="none" w:sz="0" w:space="0" w:color="auto"/>
              </w:divBdr>
            </w:div>
            <w:div w:id="478037000">
              <w:marLeft w:val="0"/>
              <w:marRight w:val="0"/>
              <w:marTop w:val="0"/>
              <w:marBottom w:val="0"/>
              <w:divBdr>
                <w:top w:val="none" w:sz="0" w:space="0" w:color="auto"/>
                <w:left w:val="none" w:sz="0" w:space="0" w:color="auto"/>
                <w:bottom w:val="none" w:sz="0" w:space="0" w:color="auto"/>
                <w:right w:val="none" w:sz="0" w:space="0" w:color="auto"/>
              </w:divBdr>
            </w:div>
            <w:div w:id="480852556">
              <w:marLeft w:val="0"/>
              <w:marRight w:val="0"/>
              <w:marTop w:val="0"/>
              <w:marBottom w:val="0"/>
              <w:divBdr>
                <w:top w:val="none" w:sz="0" w:space="0" w:color="auto"/>
                <w:left w:val="none" w:sz="0" w:space="0" w:color="auto"/>
                <w:bottom w:val="none" w:sz="0" w:space="0" w:color="auto"/>
                <w:right w:val="none" w:sz="0" w:space="0" w:color="auto"/>
              </w:divBdr>
            </w:div>
            <w:div w:id="482892990">
              <w:marLeft w:val="0"/>
              <w:marRight w:val="0"/>
              <w:marTop w:val="0"/>
              <w:marBottom w:val="0"/>
              <w:divBdr>
                <w:top w:val="none" w:sz="0" w:space="0" w:color="auto"/>
                <w:left w:val="none" w:sz="0" w:space="0" w:color="auto"/>
                <w:bottom w:val="none" w:sz="0" w:space="0" w:color="auto"/>
                <w:right w:val="none" w:sz="0" w:space="0" w:color="auto"/>
              </w:divBdr>
            </w:div>
            <w:div w:id="484902533">
              <w:marLeft w:val="0"/>
              <w:marRight w:val="0"/>
              <w:marTop w:val="0"/>
              <w:marBottom w:val="0"/>
              <w:divBdr>
                <w:top w:val="none" w:sz="0" w:space="0" w:color="auto"/>
                <w:left w:val="none" w:sz="0" w:space="0" w:color="auto"/>
                <w:bottom w:val="none" w:sz="0" w:space="0" w:color="auto"/>
                <w:right w:val="none" w:sz="0" w:space="0" w:color="auto"/>
              </w:divBdr>
            </w:div>
            <w:div w:id="486291637">
              <w:marLeft w:val="0"/>
              <w:marRight w:val="0"/>
              <w:marTop w:val="0"/>
              <w:marBottom w:val="0"/>
              <w:divBdr>
                <w:top w:val="none" w:sz="0" w:space="0" w:color="auto"/>
                <w:left w:val="none" w:sz="0" w:space="0" w:color="auto"/>
                <w:bottom w:val="none" w:sz="0" w:space="0" w:color="auto"/>
                <w:right w:val="none" w:sz="0" w:space="0" w:color="auto"/>
              </w:divBdr>
            </w:div>
            <w:div w:id="494804360">
              <w:marLeft w:val="0"/>
              <w:marRight w:val="0"/>
              <w:marTop w:val="0"/>
              <w:marBottom w:val="0"/>
              <w:divBdr>
                <w:top w:val="none" w:sz="0" w:space="0" w:color="auto"/>
                <w:left w:val="none" w:sz="0" w:space="0" w:color="auto"/>
                <w:bottom w:val="none" w:sz="0" w:space="0" w:color="auto"/>
                <w:right w:val="none" w:sz="0" w:space="0" w:color="auto"/>
              </w:divBdr>
              <w:divsChild>
                <w:div w:id="548155139">
                  <w:marLeft w:val="0"/>
                  <w:marRight w:val="0"/>
                  <w:marTop w:val="0"/>
                  <w:marBottom w:val="0"/>
                  <w:divBdr>
                    <w:top w:val="none" w:sz="0" w:space="0" w:color="auto"/>
                    <w:left w:val="none" w:sz="0" w:space="0" w:color="auto"/>
                    <w:bottom w:val="none" w:sz="0" w:space="0" w:color="auto"/>
                    <w:right w:val="none" w:sz="0" w:space="0" w:color="auto"/>
                  </w:divBdr>
                </w:div>
                <w:div w:id="583344399">
                  <w:marLeft w:val="0"/>
                  <w:marRight w:val="0"/>
                  <w:marTop w:val="0"/>
                  <w:marBottom w:val="0"/>
                  <w:divBdr>
                    <w:top w:val="none" w:sz="0" w:space="0" w:color="auto"/>
                    <w:left w:val="none" w:sz="0" w:space="0" w:color="auto"/>
                    <w:bottom w:val="none" w:sz="0" w:space="0" w:color="auto"/>
                    <w:right w:val="none" w:sz="0" w:space="0" w:color="auto"/>
                  </w:divBdr>
                </w:div>
                <w:div w:id="997147548">
                  <w:marLeft w:val="0"/>
                  <w:marRight w:val="0"/>
                  <w:marTop w:val="0"/>
                  <w:marBottom w:val="0"/>
                  <w:divBdr>
                    <w:top w:val="none" w:sz="0" w:space="0" w:color="auto"/>
                    <w:left w:val="none" w:sz="0" w:space="0" w:color="auto"/>
                    <w:bottom w:val="none" w:sz="0" w:space="0" w:color="auto"/>
                    <w:right w:val="none" w:sz="0" w:space="0" w:color="auto"/>
                  </w:divBdr>
                </w:div>
                <w:div w:id="1163199687">
                  <w:marLeft w:val="0"/>
                  <w:marRight w:val="0"/>
                  <w:marTop w:val="0"/>
                  <w:marBottom w:val="0"/>
                  <w:divBdr>
                    <w:top w:val="none" w:sz="0" w:space="0" w:color="auto"/>
                    <w:left w:val="none" w:sz="0" w:space="0" w:color="auto"/>
                    <w:bottom w:val="none" w:sz="0" w:space="0" w:color="auto"/>
                    <w:right w:val="none" w:sz="0" w:space="0" w:color="auto"/>
                  </w:divBdr>
                </w:div>
                <w:div w:id="1206943466">
                  <w:marLeft w:val="0"/>
                  <w:marRight w:val="0"/>
                  <w:marTop w:val="0"/>
                  <w:marBottom w:val="0"/>
                  <w:divBdr>
                    <w:top w:val="none" w:sz="0" w:space="0" w:color="auto"/>
                    <w:left w:val="none" w:sz="0" w:space="0" w:color="auto"/>
                    <w:bottom w:val="none" w:sz="0" w:space="0" w:color="auto"/>
                    <w:right w:val="none" w:sz="0" w:space="0" w:color="auto"/>
                  </w:divBdr>
                </w:div>
                <w:div w:id="1384329893">
                  <w:marLeft w:val="0"/>
                  <w:marRight w:val="0"/>
                  <w:marTop w:val="0"/>
                  <w:marBottom w:val="0"/>
                  <w:divBdr>
                    <w:top w:val="none" w:sz="0" w:space="0" w:color="auto"/>
                    <w:left w:val="none" w:sz="0" w:space="0" w:color="auto"/>
                    <w:bottom w:val="none" w:sz="0" w:space="0" w:color="auto"/>
                    <w:right w:val="none" w:sz="0" w:space="0" w:color="auto"/>
                  </w:divBdr>
                </w:div>
                <w:div w:id="1491167767">
                  <w:marLeft w:val="0"/>
                  <w:marRight w:val="0"/>
                  <w:marTop w:val="0"/>
                  <w:marBottom w:val="0"/>
                  <w:divBdr>
                    <w:top w:val="none" w:sz="0" w:space="0" w:color="auto"/>
                    <w:left w:val="none" w:sz="0" w:space="0" w:color="auto"/>
                    <w:bottom w:val="none" w:sz="0" w:space="0" w:color="auto"/>
                    <w:right w:val="none" w:sz="0" w:space="0" w:color="auto"/>
                  </w:divBdr>
                </w:div>
                <w:div w:id="1590850083">
                  <w:marLeft w:val="0"/>
                  <w:marRight w:val="0"/>
                  <w:marTop w:val="0"/>
                  <w:marBottom w:val="0"/>
                  <w:divBdr>
                    <w:top w:val="none" w:sz="0" w:space="0" w:color="auto"/>
                    <w:left w:val="none" w:sz="0" w:space="0" w:color="auto"/>
                    <w:bottom w:val="none" w:sz="0" w:space="0" w:color="auto"/>
                    <w:right w:val="none" w:sz="0" w:space="0" w:color="auto"/>
                  </w:divBdr>
                </w:div>
                <w:div w:id="2039576960">
                  <w:marLeft w:val="0"/>
                  <w:marRight w:val="0"/>
                  <w:marTop w:val="0"/>
                  <w:marBottom w:val="0"/>
                  <w:divBdr>
                    <w:top w:val="none" w:sz="0" w:space="0" w:color="auto"/>
                    <w:left w:val="none" w:sz="0" w:space="0" w:color="auto"/>
                    <w:bottom w:val="none" w:sz="0" w:space="0" w:color="auto"/>
                    <w:right w:val="none" w:sz="0" w:space="0" w:color="auto"/>
                  </w:divBdr>
                </w:div>
              </w:divsChild>
            </w:div>
            <w:div w:id="495265173">
              <w:marLeft w:val="0"/>
              <w:marRight w:val="0"/>
              <w:marTop w:val="0"/>
              <w:marBottom w:val="0"/>
              <w:divBdr>
                <w:top w:val="none" w:sz="0" w:space="0" w:color="auto"/>
                <w:left w:val="none" w:sz="0" w:space="0" w:color="auto"/>
                <w:bottom w:val="none" w:sz="0" w:space="0" w:color="auto"/>
                <w:right w:val="none" w:sz="0" w:space="0" w:color="auto"/>
              </w:divBdr>
            </w:div>
            <w:div w:id="500393669">
              <w:marLeft w:val="0"/>
              <w:marRight w:val="0"/>
              <w:marTop w:val="0"/>
              <w:marBottom w:val="0"/>
              <w:divBdr>
                <w:top w:val="none" w:sz="0" w:space="0" w:color="auto"/>
                <w:left w:val="none" w:sz="0" w:space="0" w:color="auto"/>
                <w:bottom w:val="none" w:sz="0" w:space="0" w:color="auto"/>
                <w:right w:val="none" w:sz="0" w:space="0" w:color="auto"/>
              </w:divBdr>
            </w:div>
            <w:div w:id="502671235">
              <w:marLeft w:val="0"/>
              <w:marRight w:val="0"/>
              <w:marTop w:val="0"/>
              <w:marBottom w:val="0"/>
              <w:divBdr>
                <w:top w:val="none" w:sz="0" w:space="0" w:color="auto"/>
                <w:left w:val="none" w:sz="0" w:space="0" w:color="auto"/>
                <w:bottom w:val="none" w:sz="0" w:space="0" w:color="auto"/>
                <w:right w:val="none" w:sz="0" w:space="0" w:color="auto"/>
              </w:divBdr>
            </w:div>
            <w:div w:id="504781391">
              <w:marLeft w:val="0"/>
              <w:marRight w:val="0"/>
              <w:marTop w:val="0"/>
              <w:marBottom w:val="0"/>
              <w:divBdr>
                <w:top w:val="none" w:sz="0" w:space="0" w:color="auto"/>
                <w:left w:val="none" w:sz="0" w:space="0" w:color="auto"/>
                <w:bottom w:val="none" w:sz="0" w:space="0" w:color="auto"/>
                <w:right w:val="none" w:sz="0" w:space="0" w:color="auto"/>
              </w:divBdr>
            </w:div>
            <w:div w:id="508642013">
              <w:marLeft w:val="0"/>
              <w:marRight w:val="0"/>
              <w:marTop w:val="0"/>
              <w:marBottom w:val="0"/>
              <w:divBdr>
                <w:top w:val="none" w:sz="0" w:space="0" w:color="auto"/>
                <w:left w:val="none" w:sz="0" w:space="0" w:color="auto"/>
                <w:bottom w:val="none" w:sz="0" w:space="0" w:color="auto"/>
                <w:right w:val="none" w:sz="0" w:space="0" w:color="auto"/>
              </w:divBdr>
            </w:div>
            <w:div w:id="532889625">
              <w:marLeft w:val="0"/>
              <w:marRight w:val="0"/>
              <w:marTop w:val="0"/>
              <w:marBottom w:val="0"/>
              <w:divBdr>
                <w:top w:val="none" w:sz="0" w:space="0" w:color="auto"/>
                <w:left w:val="none" w:sz="0" w:space="0" w:color="auto"/>
                <w:bottom w:val="none" w:sz="0" w:space="0" w:color="auto"/>
                <w:right w:val="none" w:sz="0" w:space="0" w:color="auto"/>
              </w:divBdr>
            </w:div>
            <w:div w:id="538319055">
              <w:marLeft w:val="0"/>
              <w:marRight w:val="0"/>
              <w:marTop w:val="0"/>
              <w:marBottom w:val="0"/>
              <w:divBdr>
                <w:top w:val="none" w:sz="0" w:space="0" w:color="auto"/>
                <w:left w:val="none" w:sz="0" w:space="0" w:color="auto"/>
                <w:bottom w:val="none" w:sz="0" w:space="0" w:color="auto"/>
                <w:right w:val="none" w:sz="0" w:space="0" w:color="auto"/>
              </w:divBdr>
            </w:div>
            <w:div w:id="544609619">
              <w:marLeft w:val="0"/>
              <w:marRight w:val="0"/>
              <w:marTop w:val="0"/>
              <w:marBottom w:val="0"/>
              <w:divBdr>
                <w:top w:val="none" w:sz="0" w:space="0" w:color="auto"/>
                <w:left w:val="none" w:sz="0" w:space="0" w:color="auto"/>
                <w:bottom w:val="none" w:sz="0" w:space="0" w:color="auto"/>
                <w:right w:val="none" w:sz="0" w:space="0" w:color="auto"/>
              </w:divBdr>
            </w:div>
            <w:div w:id="564220444">
              <w:marLeft w:val="0"/>
              <w:marRight w:val="0"/>
              <w:marTop w:val="0"/>
              <w:marBottom w:val="0"/>
              <w:divBdr>
                <w:top w:val="none" w:sz="0" w:space="0" w:color="auto"/>
                <w:left w:val="none" w:sz="0" w:space="0" w:color="auto"/>
                <w:bottom w:val="none" w:sz="0" w:space="0" w:color="auto"/>
                <w:right w:val="none" w:sz="0" w:space="0" w:color="auto"/>
              </w:divBdr>
            </w:div>
            <w:div w:id="566185399">
              <w:marLeft w:val="0"/>
              <w:marRight w:val="0"/>
              <w:marTop w:val="0"/>
              <w:marBottom w:val="0"/>
              <w:divBdr>
                <w:top w:val="none" w:sz="0" w:space="0" w:color="auto"/>
                <w:left w:val="none" w:sz="0" w:space="0" w:color="auto"/>
                <w:bottom w:val="none" w:sz="0" w:space="0" w:color="auto"/>
                <w:right w:val="none" w:sz="0" w:space="0" w:color="auto"/>
              </w:divBdr>
            </w:div>
            <w:div w:id="566191686">
              <w:marLeft w:val="0"/>
              <w:marRight w:val="0"/>
              <w:marTop w:val="0"/>
              <w:marBottom w:val="0"/>
              <w:divBdr>
                <w:top w:val="none" w:sz="0" w:space="0" w:color="auto"/>
                <w:left w:val="none" w:sz="0" w:space="0" w:color="auto"/>
                <w:bottom w:val="none" w:sz="0" w:space="0" w:color="auto"/>
                <w:right w:val="none" w:sz="0" w:space="0" w:color="auto"/>
              </w:divBdr>
            </w:div>
            <w:div w:id="571543440">
              <w:marLeft w:val="0"/>
              <w:marRight w:val="0"/>
              <w:marTop w:val="0"/>
              <w:marBottom w:val="0"/>
              <w:divBdr>
                <w:top w:val="none" w:sz="0" w:space="0" w:color="auto"/>
                <w:left w:val="none" w:sz="0" w:space="0" w:color="auto"/>
                <w:bottom w:val="none" w:sz="0" w:space="0" w:color="auto"/>
                <w:right w:val="none" w:sz="0" w:space="0" w:color="auto"/>
              </w:divBdr>
            </w:div>
            <w:div w:id="573900620">
              <w:marLeft w:val="0"/>
              <w:marRight w:val="0"/>
              <w:marTop w:val="0"/>
              <w:marBottom w:val="0"/>
              <w:divBdr>
                <w:top w:val="none" w:sz="0" w:space="0" w:color="auto"/>
                <w:left w:val="none" w:sz="0" w:space="0" w:color="auto"/>
                <w:bottom w:val="none" w:sz="0" w:space="0" w:color="auto"/>
                <w:right w:val="none" w:sz="0" w:space="0" w:color="auto"/>
              </w:divBdr>
            </w:div>
            <w:div w:id="576479220">
              <w:marLeft w:val="0"/>
              <w:marRight w:val="0"/>
              <w:marTop w:val="0"/>
              <w:marBottom w:val="0"/>
              <w:divBdr>
                <w:top w:val="none" w:sz="0" w:space="0" w:color="auto"/>
                <w:left w:val="none" w:sz="0" w:space="0" w:color="auto"/>
                <w:bottom w:val="none" w:sz="0" w:space="0" w:color="auto"/>
                <w:right w:val="none" w:sz="0" w:space="0" w:color="auto"/>
              </w:divBdr>
            </w:div>
            <w:div w:id="582760714">
              <w:marLeft w:val="0"/>
              <w:marRight w:val="0"/>
              <w:marTop w:val="0"/>
              <w:marBottom w:val="0"/>
              <w:divBdr>
                <w:top w:val="none" w:sz="0" w:space="0" w:color="auto"/>
                <w:left w:val="none" w:sz="0" w:space="0" w:color="auto"/>
                <w:bottom w:val="none" w:sz="0" w:space="0" w:color="auto"/>
                <w:right w:val="none" w:sz="0" w:space="0" w:color="auto"/>
              </w:divBdr>
            </w:div>
            <w:div w:id="589897936">
              <w:marLeft w:val="0"/>
              <w:marRight w:val="0"/>
              <w:marTop w:val="0"/>
              <w:marBottom w:val="0"/>
              <w:divBdr>
                <w:top w:val="none" w:sz="0" w:space="0" w:color="auto"/>
                <w:left w:val="none" w:sz="0" w:space="0" w:color="auto"/>
                <w:bottom w:val="none" w:sz="0" w:space="0" w:color="auto"/>
                <w:right w:val="none" w:sz="0" w:space="0" w:color="auto"/>
              </w:divBdr>
            </w:div>
            <w:div w:id="593242695">
              <w:marLeft w:val="0"/>
              <w:marRight w:val="0"/>
              <w:marTop w:val="0"/>
              <w:marBottom w:val="0"/>
              <w:divBdr>
                <w:top w:val="none" w:sz="0" w:space="0" w:color="auto"/>
                <w:left w:val="none" w:sz="0" w:space="0" w:color="auto"/>
                <w:bottom w:val="none" w:sz="0" w:space="0" w:color="auto"/>
                <w:right w:val="none" w:sz="0" w:space="0" w:color="auto"/>
              </w:divBdr>
            </w:div>
            <w:div w:id="601845292">
              <w:marLeft w:val="0"/>
              <w:marRight w:val="0"/>
              <w:marTop w:val="0"/>
              <w:marBottom w:val="0"/>
              <w:divBdr>
                <w:top w:val="none" w:sz="0" w:space="0" w:color="auto"/>
                <w:left w:val="none" w:sz="0" w:space="0" w:color="auto"/>
                <w:bottom w:val="none" w:sz="0" w:space="0" w:color="auto"/>
                <w:right w:val="none" w:sz="0" w:space="0" w:color="auto"/>
              </w:divBdr>
            </w:div>
            <w:div w:id="602298758">
              <w:marLeft w:val="0"/>
              <w:marRight w:val="0"/>
              <w:marTop w:val="0"/>
              <w:marBottom w:val="0"/>
              <w:divBdr>
                <w:top w:val="none" w:sz="0" w:space="0" w:color="auto"/>
                <w:left w:val="none" w:sz="0" w:space="0" w:color="auto"/>
                <w:bottom w:val="none" w:sz="0" w:space="0" w:color="auto"/>
                <w:right w:val="none" w:sz="0" w:space="0" w:color="auto"/>
              </w:divBdr>
            </w:div>
            <w:div w:id="602609059">
              <w:marLeft w:val="0"/>
              <w:marRight w:val="0"/>
              <w:marTop w:val="0"/>
              <w:marBottom w:val="0"/>
              <w:divBdr>
                <w:top w:val="none" w:sz="0" w:space="0" w:color="auto"/>
                <w:left w:val="none" w:sz="0" w:space="0" w:color="auto"/>
                <w:bottom w:val="none" w:sz="0" w:space="0" w:color="auto"/>
                <w:right w:val="none" w:sz="0" w:space="0" w:color="auto"/>
              </w:divBdr>
            </w:div>
            <w:div w:id="607196117">
              <w:marLeft w:val="0"/>
              <w:marRight w:val="0"/>
              <w:marTop w:val="0"/>
              <w:marBottom w:val="0"/>
              <w:divBdr>
                <w:top w:val="none" w:sz="0" w:space="0" w:color="auto"/>
                <w:left w:val="none" w:sz="0" w:space="0" w:color="auto"/>
                <w:bottom w:val="none" w:sz="0" w:space="0" w:color="auto"/>
                <w:right w:val="none" w:sz="0" w:space="0" w:color="auto"/>
              </w:divBdr>
            </w:div>
            <w:div w:id="620964078">
              <w:marLeft w:val="0"/>
              <w:marRight w:val="0"/>
              <w:marTop w:val="0"/>
              <w:marBottom w:val="0"/>
              <w:divBdr>
                <w:top w:val="none" w:sz="0" w:space="0" w:color="auto"/>
                <w:left w:val="none" w:sz="0" w:space="0" w:color="auto"/>
                <w:bottom w:val="none" w:sz="0" w:space="0" w:color="auto"/>
                <w:right w:val="none" w:sz="0" w:space="0" w:color="auto"/>
              </w:divBdr>
            </w:div>
            <w:div w:id="623510259">
              <w:marLeft w:val="0"/>
              <w:marRight w:val="0"/>
              <w:marTop w:val="0"/>
              <w:marBottom w:val="0"/>
              <w:divBdr>
                <w:top w:val="none" w:sz="0" w:space="0" w:color="auto"/>
                <w:left w:val="none" w:sz="0" w:space="0" w:color="auto"/>
                <w:bottom w:val="none" w:sz="0" w:space="0" w:color="auto"/>
                <w:right w:val="none" w:sz="0" w:space="0" w:color="auto"/>
              </w:divBdr>
            </w:div>
            <w:div w:id="623535490">
              <w:marLeft w:val="0"/>
              <w:marRight w:val="0"/>
              <w:marTop w:val="0"/>
              <w:marBottom w:val="0"/>
              <w:divBdr>
                <w:top w:val="none" w:sz="0" w:space="0" w:color="auto"/>
                <w:left w:val="none" w:sz="0" w:space="0" w:color="auto"/>
                <w:bottom w:val="none" w:sz="0" w:space="0" w:color="auto"/>
                <w:right w:val="none" w:sz="0" w:space="0" w:color="auto"/>
              </w:divBdr>
            </w:div>
            <w:div w:id="627778915">
              <w:marLeft w:val="0"/>
              <w:marRight w:val="0"/>
              <w:marTop w:val="0"/>
              <w:marBottom w:val="0"/>
              <w:divBdr>
                <w:top w:val="none" w:sz="0" w:space="0" w:color="auto"/>
                <w:left w:val="none" w:sz="0" w:space="0" w:color="auto"/>
                <w:bottom w:val="none" w:sz="0" w:space="0" w:color="auto"/>
                <w:right w:val="none" w:sz="0" w:space="0" w:color="auto"/>
              </w:divBdr>
            </w:div>
            <w:div w:id="636303549">
              <w:marLeft w:val="0"/>
              <w:marRight w:val="0"/>
              <w:marTop w:val="0"/>
              <w:marBottom w:val="0"/>
              <w:divBdr>
                <w:top w:val="none" w:sz="0" w:space="0" w:color="auto"/>
                <w:left w:val="none" w:sz="0" w:space="0" w:color="auto"/>
                <w:bottom w:val="none" w:sz="0" w:space="0" w:color="auto"/>
                <w:right w:val="none" w:sz="0" w:space="0" w:color="auto"/>
              </w:divBdr>
            </w:div>
            <w:div w:id="636833603">
              <w:marLeft w:val="0"/>
              <w:marRight w:val="0"/>
              <w:marTop w:val="0"/>
              <w:marBottom w:val="0"/>
              <w:divBdr>
                <w:top w:val="none" w:sz="0" w:space="0" w:color="auto"/>
                <w:left w:val="none" w:sz="0" w:space="0" w:color="auto"/>
                <w:bottom w:val="none" w:sz="0" w:space="0" w:color="auto"/>
                <w:right w:val="none" w:sz="0" w:space="0" w:color="auto"/>
              </w:divBdr>
            </w:div>
            <w:div w:id="640423580">
              <w:marLeft w:val="0"/>
              <w:marRight w:val="0"/>
              <w:marTop w:val="0"/>
              <w:marBottom w:val="0"/>
              <w:divBdr>
                <w:top w:val="none" w:sz="0" w:space="0" w:color="auto"/>
                <w:left w:val="none" w:sz="0" w:space="0" w:color="auto"/>
                <w:bottom w:val="none" w:sz="0" w:space="0" w:color="auto"/>
                <w:right w:val="none" w:sz="0" w:space="0" w:color="auto"/>
              </w:divBdr>
            </w:div>
            <w:div w:id="656806529">
              <w:marLeft w:val="0"/>
              <w:marRight w:val="0"/>
              <w:marTop w:val="0"/>
              <w:marBottom w:val="0"/>
              <w:divBdr>
                <w:top w:val="none" w:sz="0" w:space="0" w:color="auto"/>
                <w:left w:val="none" w:sz="0" w:space="0" w:color="auto"/>
                <w:bottom w:val="none" w:sz="0" w:space="0" w:color="auto"/>
                <w:right w:val="none" w:sz="0" w:space="0" w:color="auto"/>
              </w:divBdr>
            </w:div>
            <w:div w:id="662010851">
              <w:marLeft w:val="0"/>
              <w:marRight w:val="0"/>
              <w:marTop w:val="0"/>
              <w:marBottom w:val="0"/>
              <w:divBdr>
                <w:top w:val="none" w:sz="0" w:space="0" w:color="auto"/>
                <w:left w:val="none" w:sz="0" w:space="0" w:color="auto"/>
                <w:bottom w:val="none" w:sz="0" w:space="0" w:color="auto"/>
                <w:right w:val="none" w:sz="0" w:space="0" w:color="auto"/>
              </w:divBdr>
            </w:div>
            <w:div w:id="662970781">
              <w:marLeft w:val="0"/>
              <w:marRight w:val="0"/>
              <w:marTop w:val="0"/>
              <w:marBottom w:val="0"/>
              <w:divBdr>
                <w:top w:val="none" w:sz="0" w:space="0" w:color="auto"/>
                <w:left w:val="none" w:sz="0" w:space="0" w:color="auto"/>
                <w:bottom w:val="none" w:sz="0" w:space="0" w:color="auto"/>
                <w:right w:val="none" w:sz="0" w:space="0" w:color="auto"/>
              </w:divBdr>
            </w:div>
            <w:div w:id="664550092">
              <w:marLeft w:val="0"/>
              <w:marRight w:val="0"/>
              <w:marTop w:val="0"/>
              <w:marBottom w:val="0"/>
              <w:divBdr>
                <w:top w:val="none" w:sz="0" w:space="0" w:color="auto"/>
                <w:left w:val="none" w:sz="0" w:space="0" w:color="auto"/>
                <w:bottom w:val="none" w:sz="0" w:space="0" w:color="auto"/>
                <w:right w:val="none" w:sz="0" w:space="0" w:color="auto"/>
              </w:divBdr>
              <w:divsChild>
                <w:div w:id="86117">
                  <w:marLeft w:val="0"/>
                  <w:marRight w:val="0"/>
                  <w:marTop w:val="0"/>
                  <w:marBottom w:val="0"/>
                  <w:divBdr>
                    <w:top w:val="none" w:sz="0" w:space="0" w:color="auto"/>
                    <w:left w:val="none" w:sz="0" w:space="0" w:color="auto"/>
                    <w:bottom w:val="none" w:sz="0" w:space="0" w:color="auto"/>
                    <w:right w:val="none" w:sz="0" w:space="0" w:color="auto"/>
                  </w:divBdr>
                </w:div>
                <w:div w:id="2054554">
                  <w:marLeft w:val="0"/>
                  <w:marRight w:val="0"/>
                  <w:marTop w:val="0"/>
                  <w:marBottom w:val="0"/>
                  <w:divBdr>
                    <w:top w:val="none" w:sz="0" w:space="0" w:color="auto"/>
                    <w:left w:val="none" w:sz="0" w:space="0" w:color="auto"/>
                    <w:bottom w:val="none" w:sz="0" w:space="0" w:color="auto"/>
                    <w:right w:val="none" w:sz="0" w:space="0" w:color="auto"/>
                  </w:divBdr>
                </w:div>
                <w:div w:id="6256835">
                  <w:marLeft w:val="0"/>
                  <w:marRight w:val="0"/>
                  <w:marTop w:val="0"/>
                  <w:marBottom w:val="0"/>
                  <w:divBdr>
                    <w:top w:val="none" w:sz="0" w:space="0" w:color="auto"/>
                    <w:left w:val="none" w:sz="0" w:space="0" w:color="auto"/>
                    <w:bottom w:val="none" w:sz="0" w:space="0" w:color="auto"/>
                    <w:right w:val="none" w:sz="0" w:space="0" w:color="auto"/>
                  </w:divBdr>
                </w:div>
                <w:div w:id="12271197">
                  <w:marLeft w:val="0"/>
                  <w:marRight w:val="0"/>
                  <w:marTop w:val="0"/>
                  <w:marBottom w:val="0"/>
                  <w:divBdr>
                    <w:top w:val="none" w:sz="0" w:space="0" w:color="auto"/>
                    <w:left w:val="none" w:sz="0" w:space="0" w:color="auto"/>
                    <w:bottom w:val="none" w:sz="0" w:space="0" w:color="auto"/>
                    <w:right w:val="none" w:sz="0" w:space="0" w:color="auto"/>
                  </w:divBdr>
                </w:div>
                <w:div w:id="15813872">
                  <w:marLeft w:val="0"/>
                  <w:marRight w:val="0"/>
                  <w:marTop w:val="0"/>
                  <w:marBottom w:val="0"/>
                  <w:divBdr>
                    <w:top w:val="none" w:sz="0" w:space="0" w:color="auto"/>
                    <w:left w:val="none" w:sz="0" w:space="0" w:color="auto"/>
                    <w:bottom w:val="none" w:sz="0" w:space="0" w:color="auto"/>
                    <w:right w:val="none" w:sz="0" w:space="0" w:color="auto"/>
                  </w:divBdr>
                </w:div>
                <w:div w:id="31881891">
                  <w:marLeft w:val="0"/>
                  <w:marRight w:val="0"/>
                  <w:marTop w:val="0"/>
                  <w:marBottom w:val="0"/>
                  <w:divBdr>
                    <w:top w:val="none" w:sz="0" w:space="0" w:color="auto"/>
                    <w:left w:val="none" w:sz="0" w:space="0" w:color="auto"/>
                    <w:bottom w:val="none" w:sz="0" w:space="0" w:color="auto"/>
                    <w:right w:val="none" w:sz="0" w:space="0" w:color="auto"/>
                  </w:divBdr>
                </w:div>
                <w:div w:id="49617244">
                  <w:marLeft w:val="0"/>
                  <w:marRight w:val="0"/>
                  <w:marTop w:val="0"/>
                  <w:marBottom w:val="0"/>
                  <w:divBdr>
                    <w:top w:val="none" w:sz="0" w:space="0" w:color="auto"/>
                    <w:left w:val="none" w:sz="0" w:space="0" w:color="auto"/>
                    <w:bottom w:val="none" w:sz="0" w:space="0" w:color="auto"/>
                    <w:right w:val="none" w:sz="0" w:space="0" w:color="auto"/>
                  </w:divBdr>
                </w:div>
                <w:div w:id="49964032">
                  <w:marLeft w:val="0"/>
                  <w:marRight w:val="0"/>
                  <w:marTop w:val="0"/>
                  <w:marBottom w:val="0"/>
                  <w:divBdr>
                    <w:top w:val="none" w:sz="0" w:space="0" w:color="auto"/>
                    <w:left w:val="none" w:sz="0" w:space="0" w:color="auto"/>
                    <w:bottom w:val="none" w:sz="0" w:space="0" w:color="auto"/>
                    <w:right w:val="none" w:sz="0" w:space="0" w:color="auto"/>
                  </w:divBdr>
                </w:div>
                <w:div w:id="54427199">
                  <w:marLeft w:val="0"/>
                  <w:marRight w:val="0"/>
                  <w:marTop w:val="0"/>
                  <w:marBottom w:val="0"/>
                  <w:divBdr>
                    <w:top w:val="none" w:sz="0" w:space="0" w:color="auto"/>
                    <w:left w:val="none" w:sz="0" w:space="0" w:color="auto"/>
                    <w:bottom w:val="none" w:sz="0" w:space="0" w:color="auto"/>
                    <w:right w:val="none" w:sz="0" w:space="0" w:color="auto"/>
                  </w:divBdr>
                </w:div>
                <w:div w:id="54857109">
                  <w:marLeft w:val="0"/>
                  <w:marRight w:val="0"/>
                  <w:marTop w:val="0"/>
                  <w:marBottom w:val="0"/>
                  <w:divBdr>
                    <w:top w:val="none" w:sz="0" w:space="0" w:color="auto"/>
                    <w:left w:val="none" w:sz="0" w:space="0" w:color="auto"/>
                    <w:bottom w:val="none" w:sz="0" w:space="0" w:color="auto"/>
                    <w:right w:val="none" w:sz="0" w:space="0" w:color="auto"/>
                  </w:divBdr>
                </w:div>
                <w:div w:id="73356851">
                  <w:marLeft w:val="0"/>
                  <w:marRight w:val="0"/>
                  <w:marTop w:val="0"/>
                  <w:marBottom w:val="0"/>
                  <w:divBdr>
                    <w:top w:val="none" w:sz="0" w:space="0" w:color="auto"/>
                    <w:left w:val="none" w:sz="0" w:space="0" w:color="auto"/>
                    <w:bottom w:val="none" w:sz="0" w:space="0" w:color="auto"/>
                    <w:right w:val="none" w:sz="0" w:space="0" w:color="auto"/>
                  </w:divBdr>
                </w:div>
                <w:div w:id="73863742">
                  <w:marLeft w:val="0"/>
                  <w:marRight w:val="0"/>
                  <w:marTop w:val="0"/>
                  <w:marBottom w:val="0"/>
                  <w:divBdr>
                    <w:top w:val="none" w:sz="0" w:space="0" w:color="auto"/>
                    <w:left w:val="none" w:sz="0" w:space="0" w:color="auto"/>
                    <w:bottom w:val="none" w:sz="0" w:space="0" w:color="auto"/>
                    <w:right w:val="none" w:sz="0" w:space="0" w:color="auto"/>
                  </w:divBdr>
                </w:div>
                <w:div w:id="74859822">
                  <w:marLeft w:val="0"/>
                  <w:marRight w:val="0"/>
                  <w:marTop w:val="0"/>
                  <w:marBottom w:val="0"/>
                  <w:divBdr>
                    <w:top w:val="none" w:sz="0" w:space="0" w:color="auto"/>
                    <w:left w:val="none" w:sz="0" w:space="0" w:color="auto"/>
                    <w:bottom w:val="none" w:sz="0" w:space="0" w:color="auto"/>
                    <w:right w:val="none" w:sz="0" w:space="0" w:color="auto"/>
                  </w:divBdr>
                </w:div>
                <w:div w:id="78603925">
                  <w:marLeft w:val="0"/>
                  <w:marRight w:val="0"/>
                  <w:marTop w:val="0"/>
                  <w:marBottom w:val="0"/>
                  <w:divBdr>
                    <w:top w:val="none" w:sz="0" w:space="0" w:color="auto"/>
                    <w:left w:val="none" w:sz="0" w:space="0" w:color="auto"/>
                    <w:bottom w:val="none" w:sz="0" w:space="0" w:color="auto"/>
                    <w:right w:val="none" w:sz="0" w:space="0" w:color="auto"/>
                  </w:divBdr>
                </w:div>
                <w:div w:id="82999243">
                  <w:marLeft w:val="0"/>
                  <w:marRight w:val="0"/>
                  <w:marTop w:val="0"/>
                  <w:marBottom w:val="0"/>
                  <w:divBdr>
                    <w:top w:val="none" w:sz="0" w:space="0" w:color="auto"/>
                    <w:left w:val="none" w:sz="0" w:space="0" w:color="auto"/>
                    <w:bottom w:val="none" w:sz="0" w:space="0" w:color="auto"/>
                    <w:right w:val="none" w:sz="0" w:space="0" w:color="auto"/>
                  </w:divBdr>
                </w:div>
                <w:div w:id="83041615">
                  <w:marLeft w:val="0"/>
                  <w:marRight w:val="0"/>
                  <w:marTop w:val="0"/>
                  <w:marBottom w:val="0"/>
                  <w:divBdr>
                    <w:top w:val="none" w:sz="0" w:space="0" w:color="auto"/>
                    <w:left w:val="none" w:sz="0" w:space="0" w:color="auto"/>
                    <w:bottom w:val="none" w:sz="0" w:space="0" w:color="auto"/>
                    <w:right w:val="none" w:sz="0" w:space="0" w:color="auto"/>
                  </w:divBdr>
                </w:div>
                <w:div w:id="87702221">
                  <w:marLeft w:val="0"/>
                  <w:marRight w:val="0"/>
                  <w:marTop w:val="0"/>
                  <w:marBottom w:val="0"/>
                  <w:divBdr>
                    <w:top w:val="none" w:sz="0" w:space="0" w:color="auto"/>
                    <w:left w:val="none" w:sz="0" w:space="0" w:color="auto"/>
                    <w:bottom w:val="none" w:sz="0" w:space="0" w:color="auto"/>
                    <w:right w:val="none" w:sz="0" w:space="0" w:color="auto"/>
                  </w:divBdr>
                </w:div>
                <w:div w:id="96684904">
                  <w:marLeft w:val="0"/>
                  <w:marRight w:val="0"/>
                  <w:marTop w:val="0"/>
                  <w:marBottom w:val="0"/>
                  <w:divBdr>
                    <w:top w:val="none" w:sz="0" w:space="0" w:color="auto"/>
                    <w:left w:val="none" w:sz="0" w:space="0" w:color="auto"/>
                    <w:bottom w:val="none" w:sz="0" w:space="0" w:color="auto"/>
                    <w:right w:val="none" w:sz="0" w:space="0" w:color="auto"/>
                  </w:divBdr>
                </w:div>
                <w:div w:id="98450131">
                  <w:marLeft w:val="0"/>
                  <w:marRight w:val="0"/>
                  <w:marTop w:val="0"/>
                  <w:marBottom w:val="0"/>
                  <w:divBdr>
                    <w:top w:val="none" w:sz="0" w:space="0" w:color="auto"/>
                    <w:left w:val="none" w:sz="0" w:space="0" w:color="auto"/>
                    <w:bottom w:val="none" w:sz="0" w:space="0" w:color="auto"/>
                    <w:right w:val="none" w:sz="0" w:space="0" w:color="auto"/>
                  </w:divBdr>
                </w:div>
                <w:div w:id="98649514">
                  <w:marLeft w:val="0"/>
                  <w:marRight w:val="0"/>
                  <w:marTop w:val="0"/>
                  <w:marBottom w:val="0"/>
                  <w:divBdr>
                    <w:top w:val="none" w:sz="0" w:space="0" w:color="auto"/>
                    <w:left w:val="none" w:sz="0" w:space="0" w:color="auto"/>
                    <w:bottom w:val="none" w:sz="0" w:space="0" w:color="auto"/>
                    <w:right w:val="none" w:sz="0" w:space="0" w:color="auto"/>
                  </w:divBdr>
                </w:div>
                <w:div w:id="101851885">
                  <w:marLeft w:val="0"/>
                  <w:marRight w:val="0"/>
                  <w:marTop w:val="0"/>
                  <w:marBottom w:val="0"/>
                  <w:divBdr>
                    <w:top w:val="none" w:sz="0" w:space="0" w:color="auto"/>
                    <w:left w:val="none" w:sz="0" w:space="0" w:color="auto"/>
                    <w:bottom w:val="none" w:sz="0" w:space="0" w:color="auto"/>
                    <w:right w:val="none" w:sz="0" w:space="0" w:color="auto"/>
                  </w:divBdr>
                </w:div>
                <w:div w:id="105543119">
                  <w:marLeft w:val="0"/>
                  <w:marRight w:val="0"/>
                  <w:marTop w:val="0"/>
                  <w:marBottom w:val="0"/>
                  <w:divBdr>
                    <w:top w:val="none" w:sz="0" w:space="0" w:color="auto"/>
                    <w:left w:val="none" w:sz="0" w:space="0" w:color="auto"/>
                    <w:bottom w:val="none" w:sz="0" w:space="0" w:color="auto"/>
                    <w:right w:val="none" w:sz="0" w:space="0" w:color="auto"/>
                  </w:divBdr>
                </w:div>
                <w:div w:id="114644717">
                  <w:marLeft w:val="0"/>
                  <w:marRight w:val="0"/>
                  <w:marTop w:val="0"/>
                  <w:marBottom w:val="0"/>
                  <w:divBdr>
                    <w:top w:val="none" w:sz="0" w:space="0" w:color="auto"/>
                    <w:left w:val="none" w:sz="0" w:space="0" w:color="auto"/>
                    <w:bottom w:val="none" w:sz="0" w:space="0" w:color="auto"/>
                    <w:right w:val="none" w:sz="0" w:space="0" w:color="auto"/>
                  </w:divBdr>
                </w:div>
                <w:div w:id="130442089">
                  <w:marLeft w:val="0"/>
                  <w:marRight w:val="0"/>
                  <w:marTop w:val="0"/>
                  <w:marBottom w:val="0"/>
                  <w:divBdr>
                    <w:top w:val="none" w:sz="0" w:space="0" w:color="auto"/>
                    <w:left w:val="none" w:sz="0" w:space="0" w:color="auto"/>
                    <w:bottom w:val="none" w:sz="0" w:space="0" w:color="auto"/>
                    <w:right w:val="none" w:sz="0" w:space="0" w:color="auto"/>
                  </w:divBdr>
                </w:div>
                <w:div w:id="133639865">
                  <w:marLeft w:val="0"/>
                  <w:marRight w:val="0"/>
                  <w:marTop w:val="0"/>
                  <w:marBottom w:val="0"/>
                  <w:divBdr>
                    <w:top w:val="none" w:sz="0" w:space="0" w:color="auto"/>
                    <w:left w:val="none" w:sz="0" w:space="0" w:color="auto"/>
                    <w:bottom w:val="none" w:sz="0" w:space="0" w:color="auto"/>
                    <w:right w:val="none" w:sz="0" w:space="0" w:color="auto"/>
                  </w:divBdr>
                </w:div>
                <w:div w:id="146750213">
                  <w:marLeft w:val="0"/>
                  <w:marRight w:val="0"/>
                  <w:marTop w:val="0"/>
                  <w:marBottom w:val="0"/>
                  <w:divBdr>
                    <w:top w:val="none" w:sz="0" w:space="0" w:color="auto"/>
                    <w:left w:val="none" w:sz="0" w:space="0" w:color="auto"/>
                    <w:bottom w:val="none" w:sz="0" w:space="0" w:color="auto"/>
                    <w:right w:val="none" w:sz="0" w:space="0" w:color="auto"/>
                  </w:divBdr>
                </w:div>
                <w:div w:id="152568647">
                  <w:marLeft w:val="0"/>
                  <w:marRight w:val="0"/>
                  <w:marTop w:val="0"/>
                  <w:marBottom w:val="0"/>
                  <w:divBdr>
                    <w:top w:val="none" w:sz="0" w:space="0" w:color="auto"/>
                    <w:left w:val="none" w:sz="0" w:space="0" w:color="auto"/>
                    <w:bottom w:val="none" w:sz="0" w:space="0" w:color="auto"/>
                    <w:right w:val="none" w:sz="0" w:space="0" w:color="auto"/>
                  </w:divBdr>
                </w:div>
                <w:div w:id="176231827">
                  <w:marLeft w:val="0"/>
                  <w:marRight w:val="0"/>
                  <w:marTop w:val="0"/>
                  <w:marBottom w:val="0"/>
                  <w:divBdr>
                    <w:top w:val="none" w:sz="0" w:space="0" w:color="auto"/>
                    <w:left w:val="none" w:sz="0" w:space="0" w:color="auto"/>
                    <w:bottom w:val="none" w:sz="0" w:space="0" w:color="auto"/>
                    <w:right w:val="none" w:sz="0" w:space="0" w:color="auto"/>
                  </w:divBdr>
                </w:div>
                <w:div w:id="176770558">
                  <w:marLeft w:val="0"/>
                  <w:marRight w:val="0"/>
                  <w:marTop w:val="0"/>
                  <w:marBottom w:val="0"/>
                  <w:divBdr>
                    <w:top w:val="none" w:sz="0" w:space="0" w:color="auto"/>
                    <w:left w:val="none" w:sz="0" w:space="0" w:color="auto"/>
                    <w:bottom w:val="none" w:sz="0" w:space="0" w:color="auto"/>
                    <w:right w:val="none" w:sz="0" w:space="0" w:color="auto"/>
                  </w:divBdr>
                </w:div>
                <w:div w:id="196702478">
                  <w:marLeft w:val="0"/>
                  <w:marRight w:val="0"/>
                  <w:marTop w:val="0"/>
                  <w:marBottom w:val="0"/>
                  <w:divBdr>
                    <w:top w:val="none" w:sz="0" w:space="0" w:color="auto"/>
                    <w:left w:val="none" w:sz="0" w:space="0" w:color="auto"/>
                    <w:bottom w:val="none" w:sz="0" w:space="0" w:color="auto"/>
                    <w:right w:val="none" w:sz="0" w:space="0" w:color="auto"/>
                  </w:divBdr>
                </w:div>
                <w:div w:id="196705001">
                  <w:marLeft w:val="0"/>
                  <w:marRight w:val="0"/>
                  <w:marTop w:val="0"/>
                  <w:marBottom w:val="0"/>
                  <w:divBdr>
                    <w:top w:val="none" w:sz="0" w:space="0" w:color="auto"/>
                    <w:left w:val="none" w:sz="0" w:space="0" w:color="auto"/>
                    <w:bottom w:val="none" w:sz="0" w:space="0" w:color="auto"/>
                    <w:right w:val="none" w:sz="0" w:space="0" w:color="auto"/>
                  </w:divBdr>
                </w:div>
                <w:div w:id="211507450">
                  <w:marLeft w:val="0"/>
                  <w:marRight w:val="0"/>
                  <w:marTop w:val="0"/>
                  <w:marBottom w:val="0"/>
                  <w:divBdr>
                    <w:top w:val="none" w:sz="0" w:space="0" w:color="auto"/>
                    <w:left w:val="none" w:sz="0" w:space="0" w:color="auto"/>
                    <w:bottom w:val="none" w:sz="0" w:space="0" w:color="auto"/>
                    <w:right w:val="none" w:sz="0" w:space="0" w:color="auto"/>
                  </w:divBdr>
                </w:div>
                <w:div w:id="214631684">
                  <w:marLeft w:val="0"/>
                  <w:marRight w:val="0"/>
                  <w:marTop w:val="0"/>
                  <w:marBottom w:val="0"/>
                  <w:divBdr>
                    <w:top w:val="none" w:sz="0" w:space="0" w:color="auto"/>
                    <w:left w:val="none" w:sz="0" w:space="0" w:color="auto"/>
                    <w:bottom w:val="none" w:sz="0" w:space="0" w:color="auto"/>
                    <w:right w:val="none" w:sz="0" w:space="0" w:color="auto"/>
                  </w:divBdr>
                </w:div>
                <w:div w:id="223176188">
                  <w:marLeft w:val="0"/>
                  <w:marRight w:val="0"/>
                  <w:marTop w:val="0"/>
                  <w:marBottom w:val="0"/>
                  <w:divBdr>
                    <w:top w:val="none" w:sz="0" w:space="0" w:color="auto"/>
                    <w:left w:val="none" w:sz="0" w:space="0" w:color="auto"/>
                    <w:bottom w:val="none" w:sz="0" w:space="0" w:color="auto"/>
                    <w:right w:val="none" w:sz="0" w:space="0" w:color="auto"/>
                  </w:divBdr>
                </w:div>
                <w:div w:id="240913825">
                  <w:marLeft w:val="0"/>
                  <w:marRight w:val="0"/>
                  <w:marTop w:val="0"/>
                  <w:marBottom w:val="0"/>
                  <w:divBdr>
                    <w:top w:val="none" w:sz="0" w:space="0" w:color="auto"/>
                    <w:left w:val="none" w:sz="0" w:space="0" w:color="auto"/>
                    <w:bottom w:val="none" w:sz="0" w:space="0" w:color="auto"/>
                    <w:right w:val="none" w:sz="0" w:space="0" w:color="auto"/>
                  </w:divBdr>
                </w:div>
                <w:div w:id="247354390">
                  <w:marLeft w:val="0"/>
                  <w:marRight w:val="0"/>
                  <w:marTop w:val="0"/>
                  <w:marBottom w:val="0"/>
                  <w:divBdr>
                    <w:top w:val="none" w:sz="0" w:space="0" w:color="auto"/>
                    <w:left w:val="none" w:sz="0" w:space="0" w:color="auto"/>
                    <w:bottom w:val="none" w:sz="0" w:space="0" w:color="auto"/>
                    <w:right w:val="none" w:sz="0" w:space="0" w:color="auto"/>
                  </w:divBdr>
                </w:div>
                <w:div w:id="249236329">
                  <w:marLeft w:val="0"/>
                  <w:marRight w:val="0"/>
                  <w:marTop w:val="0"/>
                  <w:marBottom w:val="0"/>
                  <w:divBdr>
                    <w:top w:val="none" w:sz="0" w:space="0" w:color="auto"/>
                    <w:left w:val="none" w:sz="0" w:space="0" w:color="auto"/>
                    <w:bottom w:val="none" w:sz="0" w:space="0" w:color="auto"/>
                    <w:right w:val="none" w:sz="0" w:space="0" w:color="auto"/>
                  </w:divBdr>
                </w:div>
                <w:div w:id="251739856">
                  <w:marLeft w:val="0"/>
                  <w:marRight w:val="0"/>
                  <w:marTop w:val="0"/>
                  <w:marBottom w:val="0"/>
                  <w:divBdr>
                    <w:top w:val="none" w:sz="0" w:space="0" w:color="auto"/>
                    <w:left w:val="none" w:sz="0" w:space="0" w:color="auto"/>
                    <w:bottom w:val="none" w:sz="0" w:space="0" w:color="auto"/>
                    <w:right w:val="none" w:sz="0" w:space="0" w:color="auto"/>
                  </w:divBdr>
                </w:div>
                <w:div w:id="252014505">
                  <w:marLeft w:val="0"/>
                  <w:marRight w:val="0"/>
                  <w:marTop w:val="0"/>
                  <w:marBottom w:val="0"/>
                  <w:divBdr>
                    <w:top w:val="none" w:sz="0" w:space="0" w:color="auto"/>
                    <w:left w:val="none" w:sz="0" w:space="0" w:color="auto"/>
                    <w:bottom w:val="none" w:sz="0" w:space="0" w:color="auto"/>
                    <w:right w:val="none" w:sz="0" w:space="0" w:color="auto"/>
                  </w:divBdr>
                </w:div>
                <w:div w:id="271521598">
                  <w:marLeft w:val="0"/>
                  <w:marRight w:val="0"/>
                  <w:marTop w:val="0"/>
                  <w:marBottom w:val="0"/>
                  <w:divBdr>
                    <w:top w:val="none" w:sz="0" w:space="0" w:color="auto"/>
                    <w:left w:val="none" w:sz="0" w:space="0" w:color="auto"/>
                    <w:bottom w:val="none" w:sz="0" w:space="0" w:color="auto"/>
                    <w:right w:val="none" w:sz="0" w:space="0" w:color="auto"/>
                  </w:divBdr>
                </w:div>
                <w:div w:id="284308815">
                  <w:marLeft w:val="0"/>
                  <w:marRight w:val="0"/>
                  <w:marTop w:val="0"/>
                  <w:marBottom w:val="0"/>
                  <w:divBdr>
                    <w:top w:val="none" w:sz="0" w:space="0" w:color="auto"/>
                    <w:left w:val="none" w:sz="0" w:space="0" w:color="auto"/>
                    <w:bottom w:val="none" w:sz="0" w:space="0" w:color="auto"/>
                    <w:right w:val="none" w:sz="0" w:space="0" w:color="auto"/>
                  </w:divBdr>
                </w:div>
                <w:div w:id="286206277">
                  <w:marLeft w:val="0"/>
                  <w:marRight w:val="0"/>
                  <w:marTop w:val="0"/>
                  <w:marBottom w:val="0"/>
                  <w:divBdr>
                    <w:top w:val="none" w:sz="0" w:space="0" w:color="auto"/>
                    <w:left w:val="none" w:sz="0" w:space="0" w:color="auto"/>
                    <w:bottom w:val="none" w:sz="0" w:space="0" w:color="auto"/>
                    <w:right w:val="none" w:sz="0" w:space="0" w:color="auto"/>
                  </w:divBdr>
                </w:div>
                <w:div w:id="290747827">
                  <w:marLeft w:val="0"/>
                  <w:marRight w:val="0"/>
                  <w:marTop w:val="0"/>
                  <w:marBottom w:val="0"/>
                  <w:divBdr>
                    <w:top w:val="none" w:sz="0" w:space="0" w:color="auto"/>
                    <w:left w:val="none" w:sz="0" w:space="0" w:color="auto"/>
                    <w:bottom w:val="none" w:sz="0" w:space="0" w:color="auto"/>
                    <w:right w:val="none" w:sz="0" w:space="0" w:color="auto"/>
                  </w:divBdr>
                </w:div>
                <w:div w:id="294986696">
                  <w:marLeft w:val="0"/>
                  <w:marRight w:val="0"/>
                  <w:marTop w:val="0"/>
                  <w:marBottom w:val="0"/>
                  <w:divBdr>
                    <w:top w:val="none" w:sz="0" w:space="0" w:color="auto"/>
                    <w:left w:val="none" w:sz="0" w:space="0" w:color="auto"/>
                    <w:bottom w:val="none" w:sz="0" w:space="0" w:color="auto"/>
                    <w:right w:val="none" w:sz="0" w:space="0" w:color="auto"/>
                  </w:divBdr>
                </w:div>
                <w:div w:id="298851853">
                  <w:marLeft w:val="0"/>
                  <w:marRight w:val="0"/>
                  <w:marTop w:val="0"/>
                  <w:marBottom w:val="0"/>
                  <w:divBdr>
                    <w:top w:val="none" w:sz="0" w:space="0" w:color="auto"/>
                    <w:left w:val="none" w:sz="0" w:space="0" w:color="auto"/>
                    <w:bottom w:val="none" w:sz="0" w:space="0" w:color="auto"/>
                    <w:right w:val="none" w:sz="0" w:space="0" w:color="auto"/>
                  </w:divBdr>
                </w:div>
                <w:div w:id="300548826">
                  <w:marLeft w:val="0"/>
                  <w:marRight w:val="0"/>
                  <w:marTop w:val="0"/>
                  <w:marBottom w:val="0"/>
                  <w:divBdr>
                    <w:top w:val="none" w:sz="0" w:space="0" w:color="auto"/>
                    <w:left w:val="none" w:sz="0" w:space="0" w:color="auto"/>
                    <w:bottom w:val="none" w:sz="0" w:space="0" w:color="auto"/>
                    <w:right w:val="none" w:sz="0" w:space="0" w:color="auto"/>
                  </w:divBdr>
                </w:div>
                <w:div w:id="302663841">
                  <w:marLeft w:val="0"/>
                  <w:marRight w:val="0"/>
                  <w:marTop w:val="0"/>
                  <w:marBottom w:val="0"/>
                  <w:divBdr>
                    <w:top w:val="none" w:sz="0" w:space="0" w:color="auto"/>
                    <w:left w:val="none" w:sz="0" w:space="0" w:color="auto"/>
                    <w:bottom w:val="none" w:sz="0" w:space="0" w:color="auto"/>
                    <w:right w:val="none" w:sz="0" w:space="0" w:color="auto"/>
                  </w:divBdr>
                </w:div>
                <w:div w:id="304429900">
                  <w:marLeft w:val="0"/>
                  <w:marRight w:val="0"/>
                  <w:marTop w:val="0"/>
                  <w:marBottom w:val="0"/>
                  <w:divBdr>
                    <w:top w:val="none" w:sz="0" w:space="0" w:color="auto"/>
                    <w:left w:val="none" w:sz="0" w:space="0" w:color="auto"/>
                    <w:bottom w:val="none" w:sz="0" w:space="0" w:color="auto"/>
                    <w:right w:val="none" w:sz="0" w:space="0" w:color="auto"/>
                  </w:divBdr>
                </w:div>
                <w:div w:id="310596698">
                  <w:marLeft w:val="0"/>
                  <w:marRight w:val="0"/>
                  <w:marTop w:val="0"/>
                  <w:marBottom w:val="0"/>
                  <w:divBdr>
                    <w:top w:val="none" w:sz="0" w:space="0" w:color="auto"/>
                    <w:left w:val="none" w:sz="0" w:space="0" w:color="auto"/>
                    <w:bottom w:val="none" w:sz="0" w:space="0" w:color="auto"/>
                    <w:right w:val="none" w:sz="0" w:space="0" w:color="auto"/>
                  </w:divBdr>
                </w:div>
                <w:div w:id="314724416">
                  <w:marLeft w:val="0"/>
                  <w:marRight w:val="0"/>
                  <w:marTop w:val="0"/>
                  <w:marBottom w:val="0"/>
                  <w:divBdr>
                    <w:top w:val="none" w:sz="0" w:space="0" w:color="auto"/>
                    <w:left w:val="none" w:sz="0" w:space="0" w:color="auto"/>
                    <w:bottom w:val="none" w:sz="0" w:space="0" w:color="auto"/>
                    <w:right w:val="none" w:sz="0" w:space="0" w:color="auto"/>
                  </w:divBdr>
                </w:div>
                <w:div w:id="316543904">
                  <w:marLeft w:val="0"/>
                  <w:marRight w:val="0"/>
                  <w:marTop w:val="0"/>
                  <w:marBottom w:val="0"/>
                  <w:divBdr>
                    <w:top w:val="none" w:sz="0" w:space="0" w:color="auto"/>
                    <w:left w:val="none" w:sz="0" w:space="0" w:color="auto"/>
                    <w:bottom w:val="none" w:sz="0" w:space="0" w:color="auto"/>
                    <w:right w:val="none" w:sz="0" w:space="0" w:color="auto"/>
                  </w:divBdr>
                </w:div>
                <w:div w:id="331758540">
                  <w:marLeft w:val="0"/>
                  <w:marRight w:val="0"/>
                  <w:marTop w:val="0"/>
                  <w:marBottom w:val="0"/>
                  <w:divBdr>
                    <w:top w:val="none" w:sz="0" w:space="0" w:color="auto"/>
                    <w:left w:val="none" w:sz="0" w:space="0" w:color="auto"/>
                    <w:bottom w:val="none" w:sz="0" w:space="0" w:color="auto"/>
                    <w:right w:val="none" w:sz="0" w:space="0" w:color="auto"/>
                  </w:divBdr>
                </w:div>
                <w:div w:id="337661482">
                  <w:marLeft w:val="0"/>
                  <w:marRight w:val="0"/>
                  <w:marTop w:val="0"/>
                  <w:marBottom w:val="0"/>
                  <w:divBdr>
                    <w:top w:val="none" w:sz="0" w:space="0" w:color="auto"/>
                    <w:left w:val="none" w:sz="0" w:space="0" w:color="auto"/>
                    <w:bottom w:val="none" w:sz="0" w:space="0" w:color="auto"/>
                    <w:right w:val="none" w:sz="0" w:space="0" w:color="auto"/>
                  </w:divBdr>
                </w:div>
                <w:div w:id="345863928">
                  <w:marLeft w:val="0"/>
                  <w:marRight w:val="0"/>
                  <w:marTop w:val="0"/>
                  <w:marBottom w:val="0"/>
                  <w:divBdr>
                    <w:top w:val="none" w:sz="0" w:space="0" w:color="auto"/>
                    <w:left w:val="none" w:sz="0" w:space="0" w:color="auto"/>
                    <w:bottom w:val="none" w:sz="0" w:space="0" w:color="auto"/>
                    <w:right w:val="none" w:sz="0" w:space="0" w:color="auto"/>
                  </w:divBdr>
                </w:div>
                <w:div w:id="350228408">
                  <w:marLeft w:val="0"/>
                  <w:marRight w:val="0"/>
                  <w:marTop w:val="0"/>
                  <w:marBottom w:val="0"/>
                  <w:divBdr>
                    <w:top w:val="none" w:sz="0" w:space="0" w:color="auto"/>
                    <w:left w:val="none" w:sz="0" w:space="0" w:color="auto"/>
                    <w:bottom w:val="none" w:sz="0" w:space="0" w:color="auto"/>
                    <w:right w:val="none" w:sz="0" w:space="0" w:color="auto"/>
                  </w:divBdr>
                </w:div>
                <w:div w:id="350880810">
                  <w:marLeft w:val="0"/>
                  <w:marRight w:val="0"/>
                  <w:marTop w:val="0"/>
                  <w:marBottom w:val="0"/>
                  <w:divBdr>
                    <w:top w:val="none" w:sz="0" w:space="0" w:color="auto"/>
                    <w:left w:val="none" w:sz="0" w:space="0" w:color="auto"/>
                    <w:bottom w:val="none" w:sz="0" w:space="0" w:color="auto"/>
                    <w:right w:val="none" w:sz="0" w:space="0" w:color="auto"/>
                  </w:divBdr>
                </w:div>
                <w:div w:id="364714906">
                  <w:marLeft w:val="0"/>
                  <w:marRight w:val="0"/>
                  <w:marTop w:val="0"/>
                  <w:marBottom w:val="0"/>
                  <w:divBdr>
                    <w:top w:val="none" w:sz="0" w:space="0" w:color="auto"/>
                    <w:left w:val="none" w:sz="0" w:space="0" w:color="auto"/>
                    <w:bottom w:val="none" w:sz="0" w:space="0" w:color="auto"/>
                    <w:right w:val="none" w:sz="0" w:space="0" w:color="auto"/>
                  </w:divBdr>
                </w:div>
                <w:div w:id="369190895">
                  <w:marLeft w:val="0"/>
                  <w:marRight w:val="0"/>
                  <w:marTop w:val="0"/>
                  <w:marBottom w:val="0"/>
                  <w:divBdr>
                    <w:top w:val="none" w:sz="0" w:space="0" w:color="auto"/>
                    <w:left w:val="none" w:sz="0" w:space="0" w:color="auto"/>
                    <w:bottom w:val="none" w:sz="0" w:space="0" w:color="auto"/>
                    <w:right w:val="none" w:sz="0" w:space="0" w:color="auto"/>
                  </w:divBdr>
                </w:div>
                <w:div w:id="375617418">
                  <w:marLeft w:val="0"/>
                  <w:marRight w:val="0"/>
                  <w:marTop w:val="0"/>
                  <w:marBottom w:val="0"/>
                  <w:divBdr>
                    <w:top w:val="none" w:sz="0" w:space="0" w:color="auto"/>
                    <w:left w:val="none" w:sz="0" w:space="0" w:color="auto"/>
                    <w:bottom w:val="none" w:sz="0" w:space="0" w:color="auto"/>
                    <w:right w:val="none" w:sz="0" w:space="0" w:color="auto"/>
                  </w:divBdr>
                </w:div>
                <w:div w:id="388774280">
                  <w:marLeft w:val="0"/>
                  <w:marRight w:val="0"/>
                  <w:marTop w:val="0"/>
                  <w:marBottom w:val="0"/>
                  <w:divBdr>
                    <w:top w:val="none" w:sz="0" w:space="0" w:color="auto"/>
                    <w:left w:val="none" w:sz="0" w:space="0" w:color="auto"/>
                    <w:bottom w:val="none" w:sz="0" w:space="0" w:color="auto"/>
                    <w:right w:val="none" w:sz="0" w:space="0" w:color="auto"/>
                  </w:divBdr>
                </w:div>
                <w:div w:id="407072741">
                  <w:marLeft w:val="0"/>
                  <w:marRight w:val="0"/>
                  <w:marTop w:val="0"/>
                  <w:marBottom w:val="0"/>
                  <w:divBdr>
                    <w:top w:val="none" w:sz="0" w:space="0" w:color="auto"/>
                    <w:left w:val="none" w:sz="0" w:space="0" w:color="auto"/>
                    <w:bottom w:val="none" w:sz="0" w:space="0" w:color="auto"/>
                    <w:right w:val="none" w:sz="0" w:space="0" w:color="auto"/>
                  </w:divBdr>
                </w:div>
                <w:div w:id="408306241">
                  <w:marLeft w:val="0"/>
                  <w:marRight w:val="0"/>
                  <w:marTop w:val="0"/>
                  <w:marBottom w:val="0"/>
                  <w:divBdr>
                    <w:top w:val="none" w:sz="0" w:space="0" w:color="auto"/>
                    <w:left w:val="none" w:sz="0" w:space="0" w:color="auto"/>
                    <w:bottom w:val="none" w:sz="0" w:space="0" w:color="auto"/>
                    <w:right w:val="none" w:sz="0" w:space="0" w:color="auto"/>
                  </w:divBdr>
                </w:div>
                <w:div w:id="414325865">
                  <w:marLeft w:val="0"/>
                  <w:marRight w:val="0"/>
                  <w:marTop w:val="0"/>
                  <w:marBottom w:val="0"/>
                  <w:divBdr>
                    <w:top w:val="none" w:sz="0" w:space="0" w:color="auto"/>
                    <w:left w:val="none" w:sz="0" w:space="0" w:color="auto"/>
                    <w:bottom w:val="none" w:sz="0" w:space="0" w:color="auto"/>
                    <w:right w:val="none" w:sz="0" w:space="0" w:color="auto"/>
                  </w:divBdr>
                </w:div>
                <w:div w:id="421224055">
                  <w:marLeft w:val="0"/>
                  <w:marRight w:val="0"/>
                  <w:marTop w:val="0"/>
                  <w:marBottom w:val="0"/>
                  <w:divBdr>
                    <w:top w:val="none" w:sz="0" w:space="0" w:color="auto"/>
                    <w:left w:val="none" w:sz="0" w:space="0" w:color="auto"/>
                    <w:bottom w:val="none" w:sz="0" w:space="0" w:color="auto"/>
                    <w:right w:val="none" w:sz="0" w:space="0" w:color="auto"/>
                  </w:divBdr>
                </w:div>
                <w:div w:id="421412855">
                  <w:marLeft w:val="0"/>
                  <w:marRight w:val="0"/>
                  <w:marTop w:val="0"/>
                  <w:marBottom w:val="0"/>
                  <w:divBdr>
                    <w:top w:val="none" w:sz="0" w:space="0" w:color="auto"/>
                    <w:left w:val="none" w:sz="0" w:space="0" w:color="auto"/>
                    <w:bottom w:val="none" w:sz="0" w:space="0" w:color="auto"/>
                    <w:right w:val="none" w:sz="0" w:space="0" w:color="auto"/>
                  </w:divBdr>
                </w:div>
                <w:div w:id="422190538">
                  <w:marLeft w:val="0"/>
                  <w:marRight w:val="0"/>
                  <w:marTop w:val="0"/>
                  <w:marBottom w:val="0"/>
                  <w:divBdr>
                    <w:top w:val="none" w:sz="0" w:space="0" w:color="auto"/>
                    <w:left w:val="none" w:sz="0" w:space="0" w:color="auto"/>
                    <w:bottom w:val="none" w:sz="0" w:space="0" w:color="auto"/>
                    <w:right w:val="none" w:sz="0" w:space="0" w:color="auto"/>
                  </w:divBdr>
                </w:div>
                <w:div w:id="426393668">
                  <w:marLeft w:val="0"/>
                  <w:marRight w:val="0"/>
                  <w:marTop w:val="0"/>
                  <w:marBottom w:val="0"/>
                  <w:divBdr>
                    <w:top w:val="none" w:sz="0" w:space="0" w:color="auto"/>
                    <w:left w:val="none" w:sz="0" w:space="0" w:color="auto"/>
                    <w:bottom w:val="none" w:sz="0" w:space="0" w:color="auto"/>
                    <w:right w:val="none" w:sz="0" w:space="0" w:color="auto"/>
                  </w:divBdr>
                </w:div>
                <w:div w:id="427241059">
                  <w:marLeft w:val="0"/>
                  <w:marRight w:val="0"/>
                  <w:marTop w:val="0"/>
                  <w:marBottom w:val="0"/>
                  <w:divBdr>
                    <w:top w:val="none" w:sz="0" w:space="0" w:color="auto"/>
                    <w:left w:val="none" w:sz="0" w:space="0" w:color="auto"/>
                    <w:bottom w:val="none" w:sz="0" w:space="0" w:color="auto"/>
                    <w:right w:val="none" w:sz="0" w:space="0" w:color="auto"/>
                  </w:divBdr>
                </w:div>
                <w:div w:id="436292616">
                  <w:marLeft w:val="0"/>
                  <w:marRight w:val="0"/>
                  <w:marTop w:val="0"/>
                  <w:marBottom w:val="0"/>
                  <w:divBdr>
                    <w:top w:val="none" w:sz="0" w:space="0" w:color="auto"/>
                    <w:left w:val="none" w:sz="0" w:space="0" w:color="auto"/>
                    <w:bottom w:val="none" w:sz="0" w:space="0" w:color="auto"/>
                    <w:right w:val="none" w:sz="0" w:space="0" w:color="auto"/>
                  </w:divBdr>
                </w:div>
                <w:div w:id="436799818">
                  <w:marLeft w:val="0"/>
                  <w:marRight w:val="0"/>
                  <w:marTop w:val="0"/>
                  <w:marBottom w:val="0"/>
                  <w:divBdr>
                    <w:top w:val="none" w:sz="0" w:space="0" w:color="auto"/>
                    <w:left w:val="none" w:sz="0" w:space="0" w:color="auto"/>
                    <w:bottom w:val="none" w:sz="0" w:space="0" w:color="auto"/>
                    <w:right w:val="none" w:sz="0" w:space="0" w:color="auto"/>
                  </w:divBdr>
                </w:div>
                <w:div w:id="440154382">
                  <w:marLeft w:val="0"/>
                  <w:marRight w:val="0"/>
                  <w:marTop w:val="0"/>
                  <w:marBottom w:val="0"/>
                  <w:divBdr>
                    <w:top w:val="none" w:sz="0" w:space="0" w:color="auto"/>
                    <w:left w:val="none" w:sz="0" w:space="0" w:color="auto"/>
                    <w:bottom w:val="none" w:sz="0" w:space="0" w:color="auto"/>
                    <w:right w:val="none" w:sz="0" w:space="0" w:color="auto"/>
                  </w:divBdr>
                </w:div>
                <w:div w:id="450176167">
                  <w:marLeft w:val="0"/>
                  <w:marRight w:val="0"/>
                  <w:marTop w:val="0"/>
                  <w:marBottom w:val="0"/>
                  <w:divBdr>
                    <w:top w:val="none" w:sz="0" w:space="0" w:color="auto"/>
                    <w:left w:val="none" w:sz="0" w:space="0" w:color="auto"/>
                    <w:bottom w:val="none" w:sz="0" w:space="0" w:color="auto"/>
                    <w:right w:val="none" w:sz="0" w:space="0" w:color="auto"/>
                  </w:divBdr>
                </w:div>
                <w:div w:id="451288251">
                  <w:marLeft w:val="0"/>
                  <w:marRight w:val="0"/>
                  <w:marTop w:val="0"/>
                  <w:marBottom w:val="0"/>
                  <w:divBdr>
                    <w:top w:val="none" w:sz="0" w:space="0" w:color="auto"/>
                    <w:left w:val="none" w:sz="0" w:space="0" w:color="auto"/>
                    <w:bottom w:val="none" w:sz="0" w:space="0" w:color="auto"/>
                    <w:right w:val="none" w:sz="0" w:space="0" w:color="auto"/>
                  </w:divBdr>
                </w:div>
                <w:div w:id="453912119">
                  <w:marLeft w:val="0"/>
                  <w:marRight w:val="0"/>
                  <w:marTop w:val="0"/>
                  <w:marBottom w:val="0"/>
                  <w:divBdr>
                    <w:top w:val="none" w:sz="0" w:space="0" w:color="auto"/>
                    <w:left w:val="none" w:sz="0" w:space="0" w:color="auto"/>
                    <w:bottom w:val="none" w:sz="0" w:space="0" w:color="auto"/>
                    <w:right w:val="none" w:sz="0" w:space="0" w:color="auto"/>
                  </w:divBdr>
                </w:div>
                <w:div w:id="461970619">
                  <w:marLeft w:val="0"/>
                  <w:marRight w:val="0"/>
                  <w:marTop w:val="0"/>
                  <w:marBottom w:val="0"/>
                  <w:divBdr>
                    <w:top w:val="none" w:sz="0" w:space="0" w:color="auto"/>
                    <w:left w:val="none" w:sz="0" w:space="0" w:color="auto"/>
                    <w:bottom w:val="none" w:sz="0" w:space="0" w:color="auto"/>
                    <w:right w:val="none" w:sz="0" w:space="0" w:color="auto"/>
                  </w:divBdr>
                </w:div>
                <w:div w:id="465582182">
                  <w:marLeft w:val="0"/>
                  <w:marRight w:val="0"/>
                  <w:marTop w:val="0"/>
                  <w:marBottom w:val="0"/>
                  <w:divBdr>
                    <w:top w:val="none" w:sz="0" w:space="0" w:color="auto"/>
                    <w:left w:val="none" w:sz="0" w:space="0" w:color="auto"/>
                    <w:bottom w:val="none" w:sz="0" w:space="0" w:color="auto"/>
                    <w:right w:val="none" w:sz="0" w:space="0" w:color="auto"/>
                  </w:divBdr>
                </w:div>
                <w:div w:id="465784530">
                  <w:marLeft w:val="0"/>
                  <w:marRight w:val="0"/>
                  <w:marTop w:val="0"/>
                  <w:marBottom w:val="0"/>
                  <w:divBdr>
                    <w:top w:val="none" w:sz="0" w:space="0" w:color="auto"/>
                    <w:left w:val="none" w:sz="0" w:space="0" w:color="auto"/>
                    <w:bottom w:val="none" w:sz="0" w:space="0" w:color="auto"/>
                    <w:right w:val="none" w:sz="0" w:space="0" w:color="auto"/>
                  </w:divBdr>
                </w:div>
                <w:div w:id="467355125">
                  <w:marLeft w:val="0"/>
                  <w:marRight w:val="0"/>
                  <w:marTop w:val="0"/>
                  <w:marBottom w:val="0"/>
                  <w:divBdr>
                    <w:top w:val="none" w:sz="0" w:space="0" w:color="auto"/>
                    <w:left w:val="none" w:sz="0" w:space="0" w:color="auto"/>
                    <w:bottom w:val="none" w:sz="0" w:space="0" w:color="auto"/>
                    <w:right w:val="none" w:sz="0" w:space="0" w:color="auto"/>
                  </w:divBdr>
                </w:div>
                <w:div w:id="470296746">
                  <w:marLeft w:val="0"/>
                  <w:marRight w:val="0"/>
                  <w:marTop w:val="0"/>
                  <w:marBottom w:val="0"/>
                  <w:divBdr>
                    <w:top w:val="none" w:sz="0" w:space="0" w:color="auto"/>
                    <w:left w:val="none" w:sz="0" w:space="0" w:color="auto"/>
                    <w:bottom w:val="none" w:sz="0" w:space="0" w:color="auto"/>
                    <w:right w:val="none" w:sz="0" w:space="0" w:color="auto"/>
                  </w:divBdr>
                </w:div>
                <w:div w:id="491915280">
                  <w:marLeft w:val="0"/>
                  <w:marRight w:val="0"/>
                  <w:marTop w:val="0"/>
                  <w:marBottom w:val="0"/>
                  <w:divBdr>
                    <w:top w:val="none" w:sz="0" w:space="0" w:color="auto"/>
                    <w:left w:val="none" w:sz="0" w:space="0" w:color="auto"/>
                    <w:bottom w:val="none" w:sz="0" w:space="0" w:color="auto"/>
                    <w:right w:val="none" w:sz="0" w:space="0" w:color="auto"/>
                  </w:divBdr>
                </w:div>
                <w:div w:id="509684105">
                  <w:marLeft w:val="0"/>
                  <w:marRight w:val="0"/>
                  <w:marTop w:val="0"/>
                  <w:marBottom w:val="0"/>
                  <w:divBdr>
                    <w:top w:val="none" w:sz="0" w:space="0" w:color="auto"/>
                    <w:left w:val="none" w:sz="0" w:space="0" w:color="auto"/>
                    <w:bottom w:val="none" w:sz="0" w:space="0" w:color="auto"/>
                    <w:right w:val="none" w:sz="0" w:space="0" w:color="auto"/>
                  </w:divBdr>
                </w:div>
                <w:div w:id="509879005">
                  <w:marLeft w:val="0"/>
                  <w:marRight w:val="0"/>
                  <w:marTop w:val="0"/>
                  <w:marBottom w:val="0"/>
                  <w:divBdr>
                    <w:top w:val="none" w:sz="0" w:space="0" w:color="auto"/>
                    <w:left w:val="none" w:sz="0" w:space="0" w:color="auto"/>
                    <w:bottom w:val="none" w:sz="0" w:space="0" w:color="auto"/>
                    <w:right w:val="none" w:sz="0" w:space="0" w:color="auto"/>
                  </w:divBdr>
                </w:div>
                <w:div w:id="509954524">
                  <w:marLeft w:val="0"/>
                  <w:marRight w:val="0"/>
                  <w:marTop w:val="0"/>
                  <w:marBottom w:val="0"/>
                  <w:divBdr>
                    <w:top w:val="none" w:sz="0" w:space="0" w:color="auto"/>
                    <w:left w:val="none" w:sz="0" w:space="0" w:color="auto"/>
                    <w:bottom w:val="none" w:sz="0" w:space="0" w:color="auto"/>
                    <w:right w:val="none" w:sz="0" w:space="0" w:color="auto"/>
                  </w:divBdr>
                </w:div>
                <w:div w:id="516309279">
                  <w:marLeft w:val="0"/>
                  <w:marRight w:val="0"/>
                  <w:marTop w:val="0"/>
                  <w:marBottom w:val="0"/>
                  <w:divBdr>
                    <w:top w:val="none" w:sz="0" w:space="0" w:color="auto"/>
                    <w:left w:val="none" w:sz="0" w:space="0" w:color="auto"/>
                    <w:bottom w:val="none" w:sz="0" w:space="0" w:color="auto"/>
                    <w:right w:val="none" w:sz="0" w:space="0" w:color="auto"/>
                  </w:divBdr>
                </w:div>
                <w:div w:id="525289052">
                  <w:marLeft w:val="0"/>
                  <w:marRight w:val="0"/>
                  <w:marTop w:val="0"/>
                  <w:marBottom w:val="0"/>
                  <w:divBdr>
                    <w:top w:val="none" w:sz="0" w:space="0" w:color="auto"/>
                    <w:left w:val="none" w:sz="0" w:space="0" w:color="auto"/>
                    <w:bottom w:val="none" w:sz="0" w:space="0" w:color="auto"/>
                    <w:right w:val="none" w:sz="0" w:space="0" w:color="auto"/>
                  </w:divBdr>
                </w:div>
                <w:div w:id="538858224">
                  <w:marLeft w:val="0"/>
                  <w:marRight w:val="0"/>
                  <w:marTop w:val="0"/>
                  <w:marBottom w:val="0"/>
                  <w:divBdr>
                    <w:top w:val="none" w:sz="0" w:space="0" w:color="auto"/>
                    <w:left w:val="none" w:sz="0" w:space="0" w:color="auto"/>
                    <w:bottom w:val="none" w:sz="0" w:space="0" w:color="auto"/>
                    <w:right w:val="none" w:sz="0" w:space="0" w:color="auto"/>
                  </w:divBdr>
                </w:div>
                <w:div w:id="540018163">
                  <w:marLeft w:val="0"/>
                  <w:marRight w:val="0"/>
                  <w:marTop w:val="0"/>
                  <w:marBottom w:val="0"/>
                  <w:divBdr>
                    <w:top w:val="none" w:sz="0" w:space="0" w:color="auto"/>
                    <w:left w:val="none" w:sz="0" w:space="0" w:color="auto"/>
                    <w:bottom w:val="none" w:sz="0" w:space="0" w:color="auto"/>
                    <w:right w:val="none" w:sz="0" w:space="0" w:color="auto"/>
                  </w:divBdr>
                </w:div>
                <w:div w:id="543060907">
                  <w:marLeft w:val="0"/>
                  <w:marRight w:val="0"/>
                  <w:marTop w:val="0"/>
                  <w:marBottom w:val="0"/>
                  <w:divBdr>
                    <w:top w:val="none" w:sz="0" w:space="0" w:color="auto"/>
                    <w:left w:val="none" w:sz="0" w:space="0" w:color="auto"/>
                    <w:bottom w:val="none" w:sz="0" w:space="0" w:color="auto"/>
                    <w:right w:val="none" w:sz="0" w:space="0" w:color="auto"/>
                  </w:divBdr>
                </w:div>
                <w:div w:id="552272120">
                  <w:marLeft w:val="0"/>
                  <w:marRight w:val="0"/>
                  <w:marTop w:val="0"/>
                  <w:marBottom w:val="0"/>
                  <w:divBdr>
                    <w:top w:val="none" w:sz="0" w:space="0" w:color="auto"/>
                    <w:left w:val="none" w:sz="0" w:space="0" w:color="auto"/>
                    <w:bottom w:val="none" w:sz="0" w:space="0" w:color="auto"/>
                    <w:right w:val="none" w:sz="0" w:space="0" w:color="auto"/>
                  </w:divBdr>
                </w:div>
                <w:div w:id="558831950">
                  <w:marLeft w:val="0"/>
                  <w:marRight w:val="0"/>
                  <w:marTop w:val="0"/>
                  <w:marBottom w:val="0"/>
                  <w:divBdr>
                    <w:top w:val="none" w:sz="0" w:space="0" w:color="auto"/>
                    <w:left w:val="none" w:sz="0" w:space="0" w:color="auto"/>
                    <w:bottom w:val="none" w:sz="0" w:space="0" w:color="auto"/>
                    <w:right w:val="none" w:sz="0" w:space="0" w:color="auto"/>
                  </w:divBdr>
                </w:div>
                <w:div w:id="559288230">
                  <w:marLeft w:val="0"/>
                  <w:marRight w:val="0"/>
                  <w:marTop w:val="0"/>
                  <w:marBottom w:val="0"/>
                  <w:divBdr>
                    <w:top w:val="none" w:sz="0" w:space="0" w:color="auto"/>
                    <w:left w:val="none" w:sz="0" w:space="0" w:color="auto"/>
                    <w:bottom w:val="none" w:sz="0" w:space="0" w:color="auto"/>
                    <w:right w:val="none" w:sz="0" w:space="0" w:color="auto"/>
                  </w:divBdr>
                </w:div>
                <w:div w:id="569576862">
                  <w:marLeft w:val="0"/>
                  <w:marRight w:val="0"/>
                  <w:marTop w:val="0"/>
                  <w:marBottom w:val="0"/>
                  <w:divBdr>
                    <w:top w:val="none" w:sz="0" w:space="0" w:color="auto"/>
                    <w:left w:val="none" w:sz="0" w:space="0" w:color="auto"/>
                    <w:bottom w:val="none" w:sz="0" w:space="0" w:color="auto"/>
                    <w:right w:val="none" w:sz="0" w:space="0" w:color="auto"/>
                  </w:divBdr>
                </w:div>
                <w:div w:id="579363576">
                  <w:marLeft w:val="0"/>
                  <w:marRight w:val="0"/>
                  <w:marTop w:val="0"/>
                  <w:marBottom w:val="0"/>
                  <w:divBdr>
                    <w:top w:val="none" w:sz="0" w:space="0" w:color="auto"/>
                    <w:left w:val="none" w:sz="0" w:space="0" w:color="auto"/>
                    <w:bottom w:val="none" w:sz="0" w:space="0" w:color="auto"/>
                    <w:right w:val="none" w:sz="0" w:space="0" w:color="auto"/>
                  </w:divBdr>
                </w:div>
                <w:div w:id="596212958">
                  <w:marLeft w:val="0"/>
                  <w:marRight w:val="0"/>
                  <w:marTop w:val="0"/>
                  <w:marBottom w:val="0"/>
                  <w:divBdr>
                    <w:top w:val="none" w:sz="0" w:space="0" w:color="auto"/>
                    <w:left w:val="none" w:sz="0" w:space="0" w:color="auto"/>
                    <w:bottom w:val="none" w:sz="0" w:space="0" w:color="auto"/>
                    <w:right w:val="none" w:sz="0" w:space="0" w:color="auto"/>
                  </w:divBdr>
                </w:div>
                <w:div w:id="603654343">
                  <w:marLeft w:val="0"/>
                  <w:marRight w:val="0"/>
                  <w:marTop w:val="0"/>
                  <w:marBottom w:val="0"/>
                  <w:divBdr>
                    <w:top w:val="none" w:sz="0" w:space="0" w:color="auto"/>
                    <w:left w:val="none" w:sz="0" w:space="0" w:color="auto"/>
                    <w:bottom w:val="none" w:sz="0" w:space="0" w:color="auto"/>
                    <w:right w:val="none" w:sz="0" w:space="0" w:color="auto"/>
                  </w:divBdr>
                </w:div>
                <w:div w:id="616253527">
                  <w:marLeft w:val="0"/>
                  <w:marRight w:val="0"/>
                  <w:marTop w:val="0"/>
                  <w:marBottom w:val="0"/>
                  <w:divBdr>
                    <w:top w:val="none" w:sz="0" w:space="0" w:color="auto"/>
                    <w:left w:val="none" w:sz="0" w:space="0" w:color="auto"/>
                    <w:bottom w:val="none" w:sz="0" w:space="0" w:color="auto"/>
                    <w:right w:val="none" w:sz="0" w:space="0" w:color="auto"/>
                  </w:divBdr>
                </w:div>
                <w:div w:id="620499167">
                  <w:marLeft w:val="0"/>
                  <w:marRight w:val="0"/>
                  <w:marTop w:val="0"/>
                  <w:marBottom w:val="0"/>
                  <w:divBdr>
                    <w:top w:val="none" w:sz="0" w:space="0" w:color="auto"/>
                    <w:left w:val="none" w:sz="0" w:space="0" w:color="auto"/>
                    <w:bottom w:val="none" w:sz="0" w:space="0" w:color="auto"/>
                    <w:right w:val="none" w:sz="0" w:space="0" w:color="auto"/>
                  </w:divBdr>
                </w:div>
                <w:div w:id="625937148">
                  <w:marLeft w:val="0"/>
                  <w:marRight w:val="0"/>
                  <w:marTop w:val="0"/>
                  <w:marBottom w:val="0"/>
                  <w:divBdr>
                    <w:top w:val="none" w:sz="0" w:space="0" w:color="auto"/>
                    <w:left w:val="none" w:sz="0" w:space="0" w:color="auto"/>
                    <w:bottom w:val="none" w:sz="0" w:space="0" w:color="auto"/>
                    <w:right w:val="none" w:sz="0" w:space="0" w:color="auto"/>
                  </w:divBdr>
                </w:div>
                <w:div w:id="626356542">
                  <w:marLeft w:val="0"/>
                  <w:marRight w:val="0"/>
                  <w:marTop w:val="0"/>
                  <w:marBottom w:val="0"/>
                  <w:divBdr>
                    <w:top w:val="none" w:sz="0" w:space="0" w:color="auto"/>
                    <w:left w:val="none" w:sz="0" w:space="0" w:color="auto"/>
                    <w:bottom w:val="none" w:sz="0" w:space="0" w:color="auto"/>
                    <w:right w:val="none" w:sz="0" w:space="0" w:color="auto"/>
                  </w:divBdr>
                </w:div>
                <w:div w:id="648633013">
                  <w:marLeft w:val="0"/>
                  <w:marRight w:val="0"/>
                  <w:marTop w:val="0"/>
                  <w:marBottom w:val="0"/>
                  <w:divBdr>
                    <w:top w:val="none" w:sz="0" w:space="0" w:color="auto"/>
                    <w:left w:val="none" w:sz="0" w:space="0" w:color="auto"/>
                    <w:bottom w:val="none" w:sz="0" w:space="0" w:color="auto"/>
                    <w:right w:val="none" w:sz="0" w:space="0" w:color="auto"/>
                  </w:divBdr>
                </w:div>
                <w:div w:id="653266175">
                  <w:marLeft w:val="0"/>
                  <w:marRight w:val="0"/>
                  <w:marTop w:val="0"/>
                  <w:marBottom w:val="0"/>
                  <w:divBdr>
                    <w:top w:val="none" w:sz="0" w:space="0" w:color="auto"/>
                    <w:left w:val="none" w:sz="0" w:space="0" w:color="auto"/>
                    <w:bottom w:val="none" w:sz="0" w:space="0" w:color="auto"/>
                    <w:right w:val="none" w:sz="0" w:space="0" w:color="auto"/>
                  </w:divBdr>
                </w:div>
                <w:div w:id="659116492">
                  <w:marLeft w:val="0"/>
                  <w:marRight w:val="0"/>
                  <w:marTop w:val="0"/>
                  <w:marBottom w:val="0"/>
                  <w:divBdr>
                    <w:top w:val="none" w:sz="0" w:space="0" w:color="auto"/>
                    <w:left w:val="none" w:sz="0" w:space="0" w:color="auto"/>
                    <w:bottom w:val="none" w:sz="0" w:space="0" w:color="auto"/>
                    <w:right w:val="none" w:sz="0" w:space="0" w:color="auto"/>
                  </w:divBdr>
                </w:div>
                <w:div w:id="664435249">
                  <w:marLeft w:val="0"/>
                  <w:marRight w:val="0"/>
                  <w:marTop w:val="0"/>
                  <w:marBottom w:val="0"/>
                  <w:divBdr>
                    <w:top w:val="none" w:sz="0" w:space="0" w:color="auto"/>
                    <w:left w:val="none" w:sz="0" w:space="0" w:color="auto"/>
                    <w:bottom w:val="none" w:sz="0" w:space="0" w:color="auto"/>
                    <w:right w:val="none" w:sz="0" w:space="0" w:color="auto"/>
                  </w:divBdr>
                </w:div>
                <w:div w:id="681123537">
                  <w:marLeft w:val="0"/>
                  <w:marRight w:val="0"/>
                  <w:marTop w:val="0"/>
                  <w:marBottom w:val="0"/>
                  <w:divBdr>
                    <w:top w:val="none" w:sz="0" w:space="0" w:color="auto"/>
                    <w:left w:val="none" w:sz="0" w:space="0" w:color="auto"/>
                    <w:bottom w:val="none" w:sz="0" w:space="0" w:color="auto"/>
                    <w:right w:val="none" w:sz="0" w:space="0" w:color="auto"/>
                  </w:divBdr>
                </w:div>
                <w:div w:id="688263733">
                  <w:marLeft w:val="0"/>
                  <w:marRight w:val="0"/>
                  <w:marTop w:val="0"/>
                  <w:marBottom w:val="0"/>
                  <w:divBdr>
                    <w:top w:val="none" w:sz="0" w:space="0" w:color="auto"/>
                    <w:left w:val="none" w:sz="0" w:space="0" w:color="auto"/>
                    <w:bottom w:val="none" w:sz="0" w:space="0" w:color="auto"/>
                    <w:right w:val="none" w:sz="0" w:space="0" w:color="auto"/>
                  </w:divBdr>
                </w:div>
                <w:div w:id="691348418">
                  <w:marLeft w:val="0"/>
                  <w:marRight w:val="0"/>
                  <w:marTop w:val="0"/>
                  <w:marBottom w:val="0"/>
                  <w:divBdr>
                    <w:top w:val="none" w:sz="0" w:space="0" w:color="auto"/>
                    <w:left w:val="none" w:sz="0" w:space="0" w:color="auto"/>
                    <w:bottom w:val="none" w:sz="0" w:space="0" w:color="auto"/>
                    <w:right w:val="none" w:sz="0" w:space="0" w:color="auto"/>
                  </w:divBdr>
                </w:div>
                <w:div w:id="693992587">
                  <w:marLeft w:val="0"/>
                  <w:marRight w:val="0"/>
                  <w:marTop w:val="0"/>
                  <w:marBottom w:val="0"/>
                  <w:divBdr>
                    <w:top w:val="none" w:sz="0" w:space="0" w:color="auto"/>
                    <w:left w:val="none" w:sz="0" w:space="0" w:color="auto"/>
                    <w:bottom w:val="none" w:sz="0" w:space="0" w:color="auto"/>
                    <w:right w:val="none" w:sz="0" w:space="0" w:color="auto"/>
                  </w:divBdr>
                </w:div>
                <w:div w:id="696538935">
                  <w:marLeft w:val="0"/>
                  <w:marRight w:val="0"/>
                  <w:marTop w:val="0"/>
                  <w:marBottom w:val="0"/>
                  <w:divBdr>
                    <w:top w:val="none" w:sz="0" w:space="0" w:color="auto"/>
                    <w:left w:val="none" w:sz="0" w:space="0" w:color="auto"/>
                    <w:bottom w:val="none" w:sz="0" w:space="0" w:color="auto"/>
                    <w:right w:val="none" w:sz="0" w:space="0" w:color="auto"/>
                  </w:divBdr>
                </w:div>
                <w:div w:id="700977622">
                  <w:marLeft w:val="0"/>
                  <w:marRight w:val="0"/>
                  <w:marTop w:val="0"/>
                  <w:marBottom w:val="0"/>
                  <w:divBdr>
                    <w:top w:val="none" w:sz="0" w:space="0" w:color="auto"/>
                    <w:left w:val="none" w:sz="0" w:space="0" w:color="auto"/>
                    <w:bottom w:val="none" w:sz="0" w:space="0" w:color="auto"/>
                    <w:right w:val="none" w:sz="0" w:space="0" w:color="auto"/>
                  </w:divBdr>
                </w:div>
                <w:div w:id="701636031">
                  <w:marLeft w:val="0"/>
                  <w:marRight w:val="0"/>
                  <w:marTop w:val="0"/>
                  <w:marBottom w:val="0"/>
                  <w:divBdr>
                    <w:top w:val="none" w:sz="0" w:space="0" w:color="auto"/>
                    <w:left w:val="none" w:sz="0" w:space="0" w:color="auto"/>
                    <w:bottom w:val="none" w:sz="0" w:space="0" w:color="auto"/>
                    <w:right w:val="none" w:sz="0" w:space="0" w:color="auto"/>
                  </w:divBdr>
                </w:div>
                <w:div w:id="712966449">
                  <w:marLeft w:val="0"/>
                  <w:marRight w:val="0"/>
                  <w:marTop w:val="0"/>
                  <w:marBottom w:val="0"/>
                  <w:divBdr>
                    <w:top w:val="none" w:sz="0" w:space="0" w:color="auto"/>
                    <w:left w:val="none" w:sz="0" w:space="0" w:color="auto"/>
                    <w:bottom w:val="none" w:sz="0" w:space="0" w:color="auto"/>
                    <w:right w:val="none" w:sz="0" w:space="0" w:color="auto"/>
                  </w:divBdr>
                </w:div>
                <w:div w:id="715273766">
                  <w:marLeft w:val="0"/>
                  <w:marRight w:val="0"/>
                  <w:marTop w:val="0"/>
                  <w:marBottom w:val="0"/>
                  <w:divBdr>
                    <w:top w:val="none" w:sz="0" w:space="0" w:color="auto"/>
                    <w:left w:val="none" w:sz="0" w:space="0" w:color="auto"/>
                    <w:bottom w:val="none" w:sz="0" w:space="0" w:color="auto"/>
                    <w:right w:val="none" w:sz="0" w:space="0" w:color="auto"/>
                  </w:divBdr>
                </w:div>
                <w:div w:id="724135923">
                  <w:marLeft w:val="0"/>
                  <w:marRight w:val="0"/>
                  <w:marTop w:val="0"/>
                  <w:marBottom w:val="0"/>
                  <w:divBdr>
                    <w:top w:val="none" w:sz="0" w:space="0" w:color="auto"/>
                    <w:left w:val="none" w:sz="0" w:space="0" w:color="auto"/>
                    <w:bottom w:val="none" w:sz="0" w:space="0" w:color="auto"/>
                    <w:right w:val="none" w:sz="0" w:space="0" w:color="auto"/>
                  </w:divBdr>
                </w:div>
                <w:div w:id="727919948">
                  <w:marLeft w:val="0"/>
                  <w:marRight w:val="0"/>
                  <w:marTop w:val="0"/>
                  <w:marBottom w:val="0"/>
                  <w:divBdr>
                    <w:top w:val="none" w:sz="0" w:space="0" w:color="auto"/>
                    <w:left w:val="none" w:sz="0" w:space="0" w:color="auto"/>
                    <w:bottom w:val="none" w:sz="0" w:space="0" w:color="auto"/>
                    <w:right w:val="none" w:sz="0" w:space="0" w:color="auto"/>
                  </w:divBdr>
                </w:div>
                <w:div w:id="732657682">
                  <w:marLeft w:val="0"/>
                  <w:marRight w:val="0"/>
                  <w:marTop w:val="0"/>
                  <w:marBottom w:val="0"/>
                  <w:divBdr>
                    <w:top w:val="none" w:sz="0" w:space="0" w:color="auto"/>
                    <w:left w:val="none" w:sz="0" w:space="0" w:color="auto"/>
                    <w:bottom w:val="none" w:sz="0" w:space="0" w:color="auto"/>
                    <w:right w:val="none" w:sz="0" w:space="0" w:color="auto"/>
                  </w:divBdr>
                </w:div>
                <w:div w:id="733621352">
                  <w:marLeft w:val="0"/>
                  <w:marRight w:val="0"/>
                  <w:marTop w:val="0"/>
                  <w:marBottom w:val="0"/>
                  <w:divBdr>
                    <w:top w:val="none" w:sz="0" w:space="0" w:color="auto"/>
                    <w:left w:val="none" w:sz="0" w:space="0" w:color="auto"/>
                    <w:bottom w:val="none" w:sz="0" w:space="0" w:color="auto"/>
                    <w:right w:val="none" w:sz="0" w:space="0" w:color="auto"/>
                  </w:divBdr>
                </w:div>
                <w:div w:id="735589730">
                  <w:marLeft w:val="0"/>
                  <w:marRight w:val="0"/>
                  <w:marTop w:val="0"/>
                  <w:marBottom w:val="0"/>
                  <w:divBdr>
                    <w:top w:val="none" w:sz="0" w:space="0" w:color="auto"/>
                    <w:left w:val="none" w:sz="0" w:space="0" w:color="auto"/>
                    <w:bottom w:val="none" w:sz="0" w:space="0" w:color="auto"/>
                    <w:right w:val="none" w:sz="0" w:space="0" w:color="auto"/>
                  </w:divBdr>
                </w:div>
                <w:div w:id="746416180">
                  <w:marLeft w:val="0"/>
                  <w:marRight w:val="0"/>
                  <w:marTop w:val="0"/>
                  <w:marBottom w:val="0"/>
                  <w:divBdr>
                    <w:top w:val="none" w:sz="0" w:space="0" w:color="auto"/>
                    <w:left w:val="none" w:sz="0" w:space="0" w:color="auto"/>
                    <w:bottom w:val="none" w:sz="0" w:space="0" w:color="auto"/>
                    <w:right w:val="none" w:sz="0" w:space="0" w:color="auto"/>
                  </w:divBdr>
                </w:div>
                <w:div w:id="751699536">
                  <w:marLeft w:val="0"/>
                  <w:marRight w:val="0"/>
                  <w:marTop w:val="0"/>
                  <w:marBottom w:val="0"/>
                  <w:divBdr>
                    <w:top w:val="none" w:sz="0" w:space="0" w:color="auto"/>
                    <w:left w:val="none" w:sz="0" w:space="0" w:color="auto"/>
                    <w:bottom w:val="none" w:sz="0" w:space="0" w:color="auto"/>
                    <w:right w:val="none" w:sz="0" w:space="0" w:color="auto"/>
                  </w:divBdr>
                </w:div>
                <w:div w:id="757020440">
                  <w:marLeft w:val="0"/>
                  <w:marRight w:val="0"/>
                  <w:marTop w:val="0"/>
                  <w:marBottom w:val="0"/>
                  <w:divBdr>
                    <w:top w:val="none" w:sz="0" w:space="0" w:color="auto"/>
                    <w:left w:val="none" w:sz="0" w:space="0" w:color="auto"/>
                    <w:bottom w:val="none" w:sz="0" w:space="0" w:color="auto"/>
                    <w:right w:val="none" w:sz="0" w:space="0" w:color="auto"/>
                  </w:divBdr>
                </w:div>
                <w:div w:id="771706964">
                  <w:marLeft w:val="0"/>
                  <w:marRight w:val="0"/>
                  <w:marTop w:val="0"/>
                  <w:marBottom w:val="0"/>
                  <w:divBdr>
                    <w:top w:val="none" w:sz="0" w:space="0" w:color="auto"/>
                    <w:left w:val="none" w:sz="0" w:space="0" w:color="auto"/>
                    <w:bottom w:val="none" w:sz="0" w:space="0" w:color="auto"/>
                    <w:right w:val="none" w:sz="0" w:space="0" w:color="auto"/>
                  </w:divBdr>
                </w:div>
                <w:div w:id="786004297">
                  <w:marLeft w:val="0"/>
                  <w:marRight w:val="0"/>
                  <w:marTop w:val="0"/>
                  <w:marBottom w:val="0"/>
                  <w:divBdr>
                    <w:top w:val="none" w:sz="0" w:space="0" w:color="auto"/>
                    <w:left w:val="none" w:sz="0" w:space="0" w:color="auto"/>
                    <w:bottom w:val="none" w:sz="0" w:space="0" w:color="auto"/>
                    <w:right w:val="none" w:sz="0" w:space="0" w:color="auto"/>
                  </w:divBdr>
                </w:div>
                <w:div w:id="786656235">
                  <w:marLeft w:val="0"/>
                  <w:marRight w:val="0"/>
                  <w:marTop w:val="0"/>
                  <w:marBottom w:val="0"/>
                  <w:divBdr>
                    <w:top w:val="none" w:sz="0" w:space="0" w:color="auto"/>
                    <w:left w:val="none" w:sz="0" w:space="0" w:color="auto"/>
                    <w:bottom w:val="none" w:sz="0" w:space="0" w:color="auto"/>
                    <w:right w:val="none" w:sz="0" w:space="0" w:color="auto"/>
                  </w:divBdr>
                </w:div>
                <w:div w:id="789862972">
                  <w:marLeft w:val="0"/>
                  <w:marRight w:val="0"/>
                  <w:marTop w:val="0"/>
                  <w:marBottom w:val="0"/>
                  <w:divBdr>
                    <w:top w:val="none" w:sz="0" w:space="0" w:color="auto"/>
                    <w:left w:val="none" w:sz="0" w:space="0" w:color="auto"/>
                    <w:bottom w:val="none" w:sz="0" w:space="0" w:color="auto"/>
                    <w:right w:val="none" w:sz="0" w:space="0" w:color="auto"/>
                  </w:divBdr>
                </w:div>
                <w:div w:id="803736277">
                  <w:marLeft w:val="0"/>
                  <w:marRight w:val="0"/>
                  <w:marTop w:val="0"/>
                  <w:marBottom w:val="0"/>
                  <w:divBdr>
                    <w:top w:val="none" w:sz="0" w:space="0" w:color="auto"/>
                    <w:left w:val="none" w:sz="0" w:space="0" w:color="auto"/>
                    <w:bottom w:val="none" w:sz="0" w:space="0" w:color="auto"/>
                    <w:right w:val="none" w:sz="0" w:space="0" w:color="auto"/>
                  </w:divBdr>
                </w:div>
                <w:div w:id="807013348">
                  <w:marLeft w:val="0"/>
                  <w:marRight w:val="0"/>
                  <w:marTop w:val="0"/>
                  <w:marBottom w:val="0"/>
                  <w:divBdr>
                    <w:top w:val="none" w:sz="0" w:space="0" w:color="auto"/>
                    <w:left w:val="none" w:sz="0" w:space="0" w:color="auto"/>
                    <w:bottom w:val="none" w:sz="0" w:space="0" w:color="auto"/>
                    <w:right w:val="none" w:sz="0" w:space="0" w:color="auto"/>
                  </w:divBdr>
                </w:div>
                <w:div w:id="818570503">
                  <w:marLeft w:val="0"/>
                  <w:marRight w:val="0"/>
                  <w:marTop w:val="0"/>
                  <w:marBottom w:val="0"/>
                  <w:divBdr>
                    <w:top w:val="none" w:sz="0" w:space="0" w:color="auto"/>
                    <w:left w:val="none" w:sz="0" w:space="0" w:color="auto"/>
                    <w:bottom w:val="none" w:sz="0" w:space="0" w:color="auto"/>
                    <w:right w:val="none" w:sz="0" w:space="0" w:color="auto"/>
                  </w:divBdr>
                </w:div>
                <w:div w:id="824249063">
                  <w:marLeft w:val="0"/>
                  <w:marRight w:val="0"/>
                  <w:marTop w:val="0"/>
                  <w:marBottom w:val="0"/>
                  <w:divBdr>
                    <w:top w:val="none" w:sz="0" w:space="0" w:color="auto"/>
                    <w:left w:val="none" w:sz="0" w:space="0" w:color="auto"/>
                    <w:bottom w:val="none" w:sz="0" w:space="0" w:color="auto"/>
                    <w:right w:val="none" w:sz="0" w:space="0" w:color="auto"/>
                  </w:divBdr>
                </w:div>
                <w:div w:id="826750659">
                  <w:marLeft w:val="0"/>
                  <w:marRight w:val="0"/>
                  <w:marTop w:val="0"/>
                  <w:marBottom w:val="0"/>
                  <w:divBdr>
                    <w:top w:val="none" w:sz="0" w:space="0" w:color="auto"/>
                    <w:left w:val="none" w:sz="0" w:space="0" w:color="auto"/>
                    <w:bottom w:val="none" w:sz="0" w:space="0" w:color="auto"/>
                    <w:right w:val="none" w:sz="0" w:space="0" w:color="auto"/>
                  </w:divBdr>
                </w:div>
                <w:div w:id="839269119">
                  <w:marLeft w:val="0"/>
                  <w:marRight w:val="0"/>
                  <w:marTop w:val="0"/>
                  <w:marBottom w:val="0"/>
                  <w:divBdr>
                    <w:top w:val="none" w:sz="0" w:space="0" w:color="auto"/>
                    <w:left w:val="none" w:sz="0" w:space="0" w:color="auto"/>
                    <w:bottom w:val="none" w:sz="0" w:space="0" w:color="auto"/>
                    <w:right w:val="none" w:sz="0" w:space="0" w:color="auto"/>
                  </w:divBdr>
                </w:div>
                <w:div w:id="841972927">
                  <w:marLeft w:val="0"/>
                  <w:marRight w:val="0"/>
                  <w:marTop w:val="0"/>
                  <w:marBottom w:val="0"/>
                  <w:divBdr>
                    <w:top w:val="none" w:sz="0" w:space="0" w:color="auto"/>
                    <w:left w:val="none" w:sz="0" w:space="0" w:color="auto"/>
                    <w:bottom w:val="none" w:sz="0" w:space="0" w:color="auto"/>
                    <w:right w:val="none" w:sz="0" w:space="0" w:color="auto"/>
                  </w:divBdr>
                </w:div>
                <w:div w:id="844788550">
                  <w:marLeft w:val="0"/>
                  <w:marRight w:val="0"/>
                  <w:marTop w:val="0"/>
                  <w:marBottom w:val="0"/>
                  <w:divBdr>
                    <w:top w:val="none" w:sz="0" w:space="0" w:color="auto"/>
                    <w:left w:val="none" w:sz="0" w:space="0" w:color="auto"/>
                    <w:bottom w:val="none" w:sz="0" w:space="0" w:color="auto"/>
                    <w:right w:val="none" w:sz="0" w:space="0" w:color="auto"/>
                  </w:divBdr>
                </w:div>
                <w:div w:id="850752776">
                  <w:marLeft w:val="0"/>
                  <w:marRight w:val="0"/>
                  <w:marTop w:val="0"/>
                  <w:marBottom w:val="0"/>
                  <w:divBdr>
                    <w:top w:val="none" w:sz="0" w:space="0" w:color="auto"/>
                    <w:left w:val="none" w:sz="0" w:space="0" w:color="auto"/>
                    <w:bottom w:val="none" w:sz="0" w:space="0" w:color="auto"/>
                    <w:right w:val="none" w:sz="0" w:space="0" w:color="auto"/>
                  </w:divBdr>
                </w:div>
                <w:div w:id="857157933">
                  <w:marLeft w:val="0"/>
                  <w:marRight w:val="0"/>
                  <w:marTop w:val="0"/>
                  <w:marBottom w:val="0"/>
                  <w:divBdr>
                    <w:top w:val="none" w:sz="0" w:space="0" w:color="auto"/>
                    <w:left w:val="none" w:sz="0" w:space="0" w:color="auto"/>
                    <w:bottom w:val="none" w:sz="0" w:space="0" w:color="auto"/>
                    <w:right w:val="none" w:sz="0" w:space="0" w:color="auto"/>
                  </w:divBdr>
                </w:div>
                <w:div w:id="859775581">
                  <w:marLeft w:val="0"/>
                  <w:marRight w:val="0"/>
                  <w:marTop w:val="0"/>
                  <w:marBottom w:val="0"/>
                  <w:divBdr>
                    <w:top w:val="none" w:sz="0" w:space="0" w:color="auto"/>
                    <w:left w:val="none" w:sz="0" w:space="0" w:color="auto"/>
                    <w:bottom w:val="none" w:sz="0" w:space="0" w:color="auto"/>
                    <w:right w:val="none" w:sz="0" w:space="0" w:color="auto"/>
                  </w:divBdr>
                </w:div>
                <w:div w:id="869680567">
                  <w:marLeft w:val="0"/>
                  <w:marRight w:val="0"/>
                  <w:marTop w:val="0"/>
                  <w:marBottom w:val="0"/>
                  <w:divBdr>
                    <w:top w:val="none" w:sz="0" w:space="0" w:color="auto"/>
                    <w:left w:val="none" w:sz="0" w:space="0" w:color="auto"/>
                    <w:bottom w:val="none" w:sz="0" w:space="0" w:color="auto"/>
                    <w:right w:val="none" w:sz="0" w:space="0" w:color="auto"/>
                  </w:divBdr>
                </w:div>
                <w:div w:id="872035138">
                  <w:marLeft w:val="0"/>
                  <w:marRight w:val="0"/>
                  <w:marTop w:val="0"/>
                  <w:marBottom w:val="0"/>
                  <w:divBdr>
                    <w:top w:val="none" w:sz="0" w:space="0" w:color="auto"/>
                    <w:left w:val="none" w:sz="0" w:space="0" w:color="auto"/>
                    <w:bottom w:val="none" w:sz="0" w:space="0" w:color="auto"/>
                    <w:right w:val="none" w:sz="0" w:space="0" w:color="auto"/>
                  </w:divBdr>
                </w:div>
                <w:div w:id="886798551">
                  <w:marLeft w:val="0"/>
                  <w:marRight w:val="0"/>
                  <w:marTop w:val="0"/>
                  <w:marBottom w:val="0"/>
                  <w:divBdr>
                    <w:top w:val="none" w:sz="0" w:space="0" w:color="auto"/>
                    <w:left w:val="none" w:sz="0" w:space="0" w:color="auto"/>
                    <w:bottom w:val="none" w:sz="0" w:space="0" w:color="auto"/>
                    <w:right w:val="none" w:sz="0" w:space="0" w:color="auto"/>
                  </w:divBdr>
                </w:div>
                <w:div w:id="889998618">
                  <w:marLeft w:val="0"/>
                  <w:marRight w:val="0"/>
                  <w:marTop w:val="0"/>
                  <w:marBottom w:val="0"/>
                  <w:divBdr>
                    <w:top w:val="none" w:sz="0" w:space="0" w:color="auto"/>
                    <w:left w:val="none" w:sz="0" w:space="0" w:color="auto"/>
                    <w:bottom w:val="none" w:sz="0" w:space="0" w:color="auto"/>
                    <w:right w:val="none" w:sz="0" w:space="0" w:color="auto"/>
                  </w:divBdr>
                </w:div>
                <w:div w:id="896890486">
                  <w:marLeft w:val="0"/>
                  <w:marRight w:val="0"/>
                  <w:marTop w:val="0"/>
                  <w:marBottom w:val="0"/>
                  <w:divBdr>
                    <w:top w:val="none" w:sz="0" w:space="0" w:color="auto"/>
                    <w:left w:val="none" w:sz="0" w:space="0" w:color="auto"/>
                    <w:bottom w:val="none" w:sz="0" w:space="0" w:color="auto"/>
                    <w:right w:val="none" w:sz="0" w:space="0" w:color="auto"/>
                  </w:divBdr>
                </w:div>
                <w:div w:id="901595140">
                  <w:marLeft w:val="0"/>
                  <w:marRight w:val="0"/>
                  <w:marTop w:val="0"/>
                  <w:marBottom w:val="0"/>
                  <w:divBdr>
                    <w:top w:val="none" w:sz="0" w:space="0" w:color="auto"/>
                    <w:left w:val="none" w:sz="0" w:space="0" w:color="auto"/>
                    <w:bottom w:val="none" w:sz="0" w:space="0" w:color="auto"/>
                    <w:right w:val="none" w:sz="0" w:space="0" w:color="auto"/>
                  </w:divBdr>
                </w:div>
                <w:div w:id="908460364">
                  <w:marLeft w:val="0"/>
                  <w:marRight w:val="0"/>
                  <w:marTop w:val="0"/>
                  <w:marBottom w:val="0"/>
                  <w:divBdr>
                    <w:top w:val="none" w:sz="0" w:space="0" w:color="auto"/>
                    <w:left w:val="none" w:sz="0" w:space="0" w:color="auto"/>
                    <w:bottom w:val="none" w:sz="0" w:space="0" w:color="auto"/>
                    <w:right w:val="none" w:sz="0" w:space="0" w:color="auto"/>
                  </w:divBdr>
                </w:div>
                <w:div w:id="919758614">
                  <w:marLeft w:val="0"/>
                  <w:marRight w:val="0"/>
                  <w:marTop w:val="0"/>
                  <w:marBottom w:val="0"/>
                  <w:divBdr>
                    <w:top w:val="none" w:sz="0" w:space="0" w:color="auto"/>
                    <w:left w:val="none" w:sz="0" w:space="0" w:color="auto"/>
                    <w:bottom w:val="none" w:sz="0" w:space="0" w:color="auto"/>
                    <w:right w:val="none" w:sz="0" w:space="0" w:color="auto"/>
                  </w:divBdr>
                </w:div>
                <w:div w:id="921834454">
                  <w:marLeft w:val="0"/>
                  <w:marRight w:val="0"/>
                  <w:marTop w:val="0"/>
                  <w:marBottom w:val="0"/>
                  <w:divBdr>
                    <w:top w:val="none" w:sz="0" w:space="0" w:color="auto"/>
                    <w:left w:val="none" w:sz="0" w:space="0" w:color="auto"/>
                    <w:bottom w:val="none" w:sz="0" w:space="0" w:color="auto"/>
                    <w:right w:val="none" w:sz="0" w:space="0" w:color="auto"/>
                  </w:divBdr>
                </w:div>
                <w:div w:id="963997493">
                  <w:marLeft w:val="0"/>
                  <w:marRight w:val="0"/>
                  <w:marTop w:val="0"/>
                  <w:marBottom w:val="0"/>
                  <w:divBdr>
                    <w:top w:val="none" w:sz="0" w:space="0" w:color="auto"/>
                    <w:left w:val="none" w:sz="0" w:space="0" w:color="auto"/>
                    <w:bottom w:val="none" w:sz="0" w:space="0" w:color="auto"/>
                    <w:right w:val="none" w:sz="0" w:space="0" w:color="auto"/>
                  </w:divBdr>
                </w:div>
                <w:div w:id="967707775">
                  <w:marLeft w:val="0"/>
                  <w:marRight w:val="0"/>
                  <w:marTop w:val="0"/>
                  <w:marBottom w:val="0"/>
                  <w:divBdr>
                    <w:top w:val="none" w:sz="0" w:space="0" w:color="auto"/>
                    <w:left w:val="none" w:sz="0" w:space="0" w:color="auto"/>
                    <w:bottom w:val="none" w:sz="0" w:space="0" w:color="auto"/>
                    <w:right w:val="none" w:sz="0" w:space="0" w:color="auto"/>
                  </w:divBdr>
                </w:div>
                <w:div w:id="973023501">
                  <w:marLeft w:val="0"/>
                  <w:marRight w:val="0"/>
                  <w:marTop w:val="0"/>
                  <w:marBottom w:val="0"/>
                  <w:divBdr>
                    <w:top w:val="none" w:sz="0" w:space="0" w:color="auto"/>
                    <w:left w:val="none" w:sz="0" w:space="0" w:color="auto"/>
                    <w:bottom w:val="none" w:sz="0" w:space="0" w:color="auto"/>
                    <w:right w:val="none" w:sz="0" w:space="0" w:color="auto"/>
                  </w:divBdr>
                </w:div>
                <w:div w:id="977102380">
                  <w:marLeft w:val="0"/>
                  <w:marRight w:val="0"/>
                  <w:marTop w:val="0"/>
                  <w:marBottom w:val="0"/>
                  <w:divBdr>
                    <w:top w:val="none" w:sz="0" w:space="0" w:color="auto"/>
                    <w:left w:val="none" w:sz="0" w:space="0" w:color="auto"/>
                    <w:bottom w:val="none" w:sz="0" w:space="0" w:color="auto"/>
                    <w:right w:val="none" w:sz="0" w:space="0" w:color="auto"/>
                  </w:divBdr>
                </w:div>
                <w:div w:id="978848801">
                  <w:marLeft w:val="0"/>
                  <w:marRight w:val="0"/>
                  <w:marTop w:val="0"/>
                  <w:marBottom w:val="0"/>
                  <w:divBdr>
                    <w:top w:val="none" w:sz="0" w:space="0" w:color="auto"/>
                    <w:left w:val="none" w:sz="0" w:space="0" w:color="auto"/>
                    <w:bottom w:val="none" w:sz="0" w:space="0" w:color="auto"/>
                    <w:right w:val="none" w:sz="0" w:space="0" w:color="auto"/>
                  </w:divBdr>
                </w:div>
                <w:div w:id="990909643">
                  <w:marLeft w:val="0"/>
                  <w:marRight w:val="0"/>
                  <w:marTop w:val="0"/>
                  <w:marBottom w:val="0"/>
                  <w:divBdr>
                    <w:top w:val="none" w:sz="0" w:space="0" w:color="auto"/>
                    <w:left w:val="none" w:sz="0" w:space="0" w:color="auto"/>
                    <w:bottom w:val="none" w:sz="0" w:space="0" w:color="auto"/>
                    <w:right w:val="none" w:sz="0" w:space="0" w:color="auto"/>
                  </w:divBdr>
                </w:div>
                <w:div w:id="994841250">
                  <w:marLeft w:val="0"/>
                  <w:marRight w:val="0"/>
                  <w:marTop w:val="0"/>
                  <w:marBottom w:val="0"/>
                  <w:divBdr>
                    <w:top w:val="none" w:sz="0" w:space="0" w:color="auto"/>
                    <w:left w:val="none" w:sz="0" w:space="0" w:color="auto"/>
                    <w:bottom w:val="none" w:sz="0" w:space="0" w:color="auto"/>
                    <w:right w:val="none" w:sz="0" w:space="0" w:color="auto"/>
                  </w:divBdr>
                </w:div>
                <w:div w:id="1002053923">
                  <w:marLeft w:val="0"/>
                  <w:marRight w:val="0"/>
                  <w:marTop w:val="0"/>
                  <w:marBottom w:val="0"/>
                  <w:divBdr>
                    <w:top w:val="none" w:sz="0" w:space="0" w:color="auto"/>
                    <w:left w:val="none" w:sz="0" w:space="0" w:color="auto"/>
                    <w:bottom w:val="none" w:sz="0" w:space="0" w:color="auto"/>
                    <w:right w:val="none" w:sz="0" w:space="0" w:color="auto"/>
                  </w:divBdr>
                </w:div>
                <w:div w:id="1008600542">
                  <w:marLeft w:val="0"/>
                  <w:marRight w:val="0"/>
                  <w:marTop w:val="0"/>
                  <w:marBottom w:val="0"/>
                  <w:divBdr>
                    <w:top w:val="none" w:sz="0" w:space="0" w:color="auto"/>
                    <w:left w:val="none" w:sz="0" w:space="0" w:color="auto"/>
                    <w:bottom w:val="none" w:sz="0" w:space="0" w:color="auto"/>
                    <w:right w:val="none" w:sz="0" w:space="0" w:color="auto"/>
                  </w:divBdr>
                </w:div>
                <w:div w:id="1025909211">
                  <w:marLeft w:val="0"/>
                  <w:marRight w:val="0"/>
                  <w:marTop w:val="0"/>
                  <w:marBottom w:val="0"/>
                  <w:divBdr>
                    <w:top w:val="none" w:sz="0" w:space="0" w:color="auto"/>
                    <w:left w:val="none" w:sz="0" w:space="0" w:color="auto"/>
                    <w:bottom w:val="none" w:sz="0" w:space="0" w:color="auto"/>
                    <w:right w:val="none" w:sz="0" w:space="0" w:color="auto"/>
                  </w:divBdr>
                </w:div>
                <w:div w:id="1026370098">
                  <w:marLeft w:val="0"/>
                  <w:marRight w:val="0"/>
                  <w:marTop w:val="0"/>
                  <w:marBottom w:val="0"/>
                  <w:divBdr>
                    <w:top w:val="none" w:sz="0" w:space="0" w:color="auto"/>
                    <w:left w:val="none" w:sz="0" w:space="0" w:color="auto"/>
                    <w:bottom w:val="none" w:sz="0" w:space="0" w:color="auto"/>
                    <w:right w:val="none" w:sz="0" w:space="0" w:color="auto"/>
                  </w:divBdr>
                </w:div>
                <w:div w:id="1030570320">
                  <w:marLeft w:val="0"/>
                  <w:marRight w:val="0"/>
                  <w:marTop w:val="0"/>
                  <w:marBottom w:val="0"/>
                  <w:divBdr>
                    <w:top w:val="none" w:sz="0" w:space="0" w:color="auto"/>
                    <w:left w:val="none" w:sz="0" w:space="0" w:color="auto"/>
                    <w:bottom w:val="none" w:sz="0" w:space="0" w:color="auto"/>
                    <w:right w:val="none" w:sz="0" w:space="0" w:color="auto"/>
                  </w:divBdr>
                </w:div>
                <w:div w:id="1035815816">
                  <w:marLeft w:val="0"/>
                  <w:marRight w:val="0"/>
                  <w:marTop w:val="0"/>
                  <w:marBottom w:val="0"/>
                  <w:divBdr>
                    <w:top w:val="none" w:sz="0" w:space="0" w:color="auto"/>
                    <w:left w:val="none" w:sz="0" w:space="0" w:color="auto"/>
                    <w:bottom w:val="none" w:sz="0" w:space="0" w:color="auto"/>
                    <w:right w:val="none" w:sz="0" w:space="0" w:color="auto"/>
                  </w:divBdr>
                </w:div>
                <w:div w:id="1039815460">
                  <w:marLeft w:val="0"/>
                  <w:marRight w:val="0"/>
                  <w:marTop w:val="0"/>
                  <w:marBottom w:val="0"/>
                  <w:divBdr>
                    <w:top w:val="none" w:sz="0" w:space="0" w:color="auto"/>
                    <w:left w:val="none" w:sz="0" w:space="0" w:color="auto"/>
                    <w:bottom w:val="none" w:sz="0" w:space="0" w:color="auto"/>
                    <w:right w:val="none" w:sz="0" w:space="0" w:color="auto"/>
                  </w:divBdr>
                </w:div>
                <w:div w:id="1053849558">
                  <w:marLeft w:val="0"/>
                  <w:marRight w:val="0"/>
                  <w:marTop w:val="0"/>
                  <w:marBottom w:val="0"/>
                  <w:divBdr>
                    <w:top w:val="none" w:sz="0" w:space="0" w:color="auto"/>
                    <w:left w:val="none" w:sz="0" w:space="0" w:color="auto"/>
                    <w:bottom w:val="none" w:sz="0" w:space="0" w:color="auto"/>
                    <w:right w:val="none" w:sz="0" w:space="0" w:color="auto"/>
                  </w:divBdr>
                </w:div>
                <w:div w:id="1064913385">
                  <w:marLeft w:val="0"/>
                  <w:marRight w:val="0"/>
                  <w:marTop w:val="0"/>
                  <w:marBottom w:val="0"/>
                  <w:divBdr>
                    <w:top w:val="none" w:sz="0" w:space="0" w:color="auto"/>
                    <w:left w:val="none" w:sz="0" w:space="0" w:color="auto"/>
                    <w:bottom w:val="none" w:sz="0" w:space="0" w:color="auto"/>
                    <w:right w:val="none" w:sz="0" w:space="0" w:color="auto"/>
                  </w:divBdr>
                </w:div>
                <w:div w:id="1068383836">
                  <w:marLeft w:val="0"/>
                  <w:marRight w:val="0"/>
                  <w:marTop w:val="0"/>
                  <w:marBottom w:val="0"/>
                  <w:divBdr>
                    <w:top w:val="none" w:sz="0" w:space="0" w:color="auto"/>
                    <w:left w:val="none" w:sz="0" w:space="0" w:color="auto"/>
                    <w:bottom w:val="none" w:sz="0" w:space="0" w:color="auto"/>
                    <w:right w:val="none" w:sz="0" w:space="0" w:color="auto"/>
                  </w:divBdr>
                </w:div>
                <w:div w:id="1076511680">
                  <w:marLeft w:val="0"/>
                  <w:marRight w:val="0"/>
                  <w:marTop w:val="0"/>
                  <w:marBottom w:val="0"/>
                  <w:divBdr>
                    <w:top w:val="none" w:sz="0" w:space="0" w:color="auto"/>
                    <w:left w:val="none" w:sz="0" w:space="0" w:color="auto"/>
                    <w:bottom w:val="none" w:sz="0" w:space="0" w:color="auto"/>
                    <w:right w:val="none" w:sz="0" w:space="0" w:color="auto"/>
                  </w:divBdr>
                </w:div>
                <w:div w:id="1079059912">
                  <w:marLeft w:val="0"/>
                  <w:marRight w:val="0"/>
                  <w:marTop w:val="0"/>
                  <w:marBottom w:val="0"/>
                  <w:divBdr>
                    <w:top w:val="none" w:sz="0" w:space="0" w:color="auto"/>
                    <w:left w:val="none" w:sz="0" w:space="0" w:color="auto"/>
                    <w:bottom w:val="none" w:sz="0" w:space="0" w:color="auto"/>
                    <w:right w:val="none" w:sz="0" w:space="0" w:color="auto"/>
                  </w:divBdr>
                </w:div>
                <w:div w:id="1079449272">
                  <w:marLeft w:val="0"/>
                  <w:marRight w:val="0"/>
                  <w:marTop w:val="0"/>
                  <w:marBottom w:val="0"/>
                  <w:divBdr>
                    <w:top w:val="none" w:sz="0" w:space="0" w:color="auto"/>
                    <w:left w:val="none" w:sz="0" w:space="0" w:color="auto"/>
                    <w:bottom w:val="none" w:sz="0" w:space="0" w:color="auto"/>
                    <w:right w:val="none" w:sz="0" w:space="0" w:color="auto"/>
                  </w:divBdr>
                </w:div>
                <w:div w:id="1085882805">
                  <w:marLeft w:val="0"/>
                  <w:marRight w:val="0"/>
                  <w:marTop w:val="0"/>
                  <w:marBottom w:val="0"/>
                  <w:divBdr>
                    <w:top w:val="none" w:sz="0" w:space="0" w:color="auto"/>
                    <w:left w:val="none" w:sz="0" w:space="0" w:color="auto"/>
                    <w:bottom w:val="none" w:sz="0" w:space="0" w:color="auto"/>
                    <w:right w:val="none" w:sz="0" w:space="0" w:color="auto"/>
                  </w:divBdr>
                </w:div>
                <w:div w:id="1090853565">
                  <w:marLeft w:val="0"/>
                  <w:marRight w:val="0"/>
                  <w:marTop w:val="0"/>
                  <w:marBottom w:val="0"/>
                  <w:divBdr>
                    <w:top w:val="none" w:sz="0" w:space="0" w:color="auto"/>
                    <w:left w:val="none" w:sz="0" w:space="0" w:color="auto"/>
                    <w:bottom w:val="none" w:sz="0" w:space="0" w:color="auto"/>
                    <w:right w:val="none" w:sz="0" w:space="0" w:color="auto"/>
                  </w:divBdr>
                </w:div>
                <w:div w:id="1091319083">
                  <w:marLeft w:val="0"/>
                  <w:marRight w:val="0"/>
                  <w:marTop w:val="0"/>
                  <w:marBottom w:val="0"/>
                  <w:divBdr>
                    <w:top w:val="none" w:sz="0" w:space="0" w:color="auto"/>
                    <w:left w:val="none" w:sz="0" w:space="0" w:color="auto"/>
                    <w:bottom w:val="none" w:sz="0" w:space="0" w:color="auto"/>
                    <w:right w:val="none" w:sz="0" w:space="0" w:color="auto"/>
                  </w:divBdr>
                </w:div>
                <w:div w:id="1098676775">
                  <w:marLeft w:val="0"/>
                  <w:marRight w:val="0"/>
                  <w:marTop w:val="0"/>
                  <w:marBottom w:val="0"/>
                  <w:divBdr>
                    <w:top w:val="none" w:sz="0" w:space="0" w:color="auto"/>
                    <w:left w:val="none" w:sz="0" w:space="0" w:color="auto"/>
                    <w:bottom w:val="none" w:sz="0" w:space="0" w:color="auto"/>
                    <w:right w:val="none" w:sz="0" w:space="0" w:color="auto"/>
                  </w:divBdr>
                </w:div>
                <w:div w:id="1118446443">
                  <w:marLeft w:val="0"/>
                  <w:marRight w:val="0"/>
                  <w:marTop w:val="0"/>
                  <w:marBottom w:val="0"/>
                  <w:divBdr>
                    <w:top w:val="none" w:sz="0" w:space="0" w:color="auto"/>
                    <w:left w:val="none" w:sz="0" w:space="0" w:color="auto"/>
                    <w:bottom w:val="none" w:sz="0" w:space="0" w:color="auto"/>
                    <w:right w:val="none" w:sz="0" w:space="0" w:color="auto"/>
                  </w:divBdr>
                </w:div>
                <w:div w:id="1126772395">
                  <w:marLeft w:val="0"/>
                  <w:marRight w:val="0"/>
                  <w:marTop w:val="0"/>
                  <w:marBottom w:val="0"/>
                  <w:divBdr>
                    <w:top w:val="none" w:sz="0" w:space="0" w:color="auto"/>
                    <w:left w:val="none" w:sz="0" w:space="0" w:color="auto"/>
                    <w:bottom w:val="none" w:sz="0" w:space="0" w:color="auto"/>
                    <w:right w:val="none" w:sz="0" w:space="0" w:color="auto"/>
                  </w:divBdr>
                </w:div>
                <w:div w:id="1126898143">
                  <w:marLeft w:val="0"/>
                  <w:marRight w:val="0"/>
                  <w:marTop w:val="0"/>
                  <w:marBottom w:val="0"/>
                  <w:divBdr>
                    <w:top w:val="none" w:sz="0" w:space="0" w:color="auto"/>
                    <w:left w:val="none" w:sz="0" w:space="0" w:color="auto"/>
                    <w:bottom w:val="none" w:sz="0" w:space="0" w:color="auto"/>
                    <w:right w:val="none" w:sz="0" w:space="0" w:color="auto"/>
                  </w:divBdr>
                </w:div>
                <w:div w:id="1136483380">
                  <w:marLeft w:val="0"/>
                  <w:marRight w:val="0"/>
                  <w:marTop w:val="0"/>
                  <w:marBottom w:val="0"/>
                  <w:divBdr>
                    <w:top w:val="none" w:sz="0" w:space="0" w:color="auto"/>
                    <w:left w:val="none" w:sz="0" w:space="0" w:color="auto"/>
                    <w:bottom w:val="none" w:sz="0" w:space="0" w:color="auto"/>
                    <w:right w:val="none" w:sz="0" w:space="0" w:color="auto"/>
                  </w:divBdr>
                </w:div>
                <w:div w:id="1139373202">
                  <w:marLeft w:val="0"/>
                  <w:marRight w:val="0"/>
                  <w:marTop w:val="0"/>
                  <w:marBottom w:val="0"/>
                  <w:divBdr>
                    <w:top w:val="none" w:sz="0" w:space="0" w:color="auto"/>
                    <w:left w:val="none" w:sz="0" w:space="0" w:color="auto"/>
                    <w:bottom w:val="none" w:sz="0" w:space="0" w:color="auto"/>
                    <w:right w:val="none" w:sz="0" w:space="0" w:color="auto"/>
                  </w:divBdr>
                </w:div>
                <w:div w:id="1148088901">
                  <w:marLeft w:val="0"/>
                  <w:marRight w:val="0"/>
                  <w:marTop w:val="0"/>
                  <w:marBottom w:val="0"/>
                  <w:divBdr>
                    <w:top w:val="none" w:sz="0" w:space="0" w:color="auto"/>
                    <w:left w:val="none" w:sz="0" w:space="0" w:color="auto"/>
                    <w:bottom w:val="none" w:sz="0" w:space="0" w:color="auto"/>
                    <w:right w:val="none" w:sz="0" w:space="0" w:color="auto"/>
                  </w:divBdr>
                </w:div>
                <w:div w:id="1155025760">
                  <w:marLeft w:val="0"/>
                  <w:marRight w:val="0"/>
                  <w:marTop w:val="0"/>
                  <w:marBottom w:val="0"/>
                  <w:divBdr>
                    <w:top w:val="none" w:sz="0" w:space="0" w:color="auto"/>
                    <w:left w:val="none" w:sz="0" w:space="0" w:color="auto"/>
                    <w:bottom w:val="none" w:sz="0" w:space="0" w:color="auto"/>
                    <w:right w:val="none" w:sz="0" w:space="0" w:color="auto"/>
                  </w:divBdr>
                </w:div>
                <w:div w:id="1158769257">
                  <w:marLeft w:val="0"/>
                  <w:marRight w:val="0"/>
                  <w:marTop w:val="0"/>
                  <w:marBottom w:val="0"/>
                  <w:divBdr>
                    <w:top w:val="none" w:sz="0" w:space="0" w:color="auto"/>
                    <w:left w:val="none" w:sz="0" w:space="0" w:color="auto"/>
                    <w:bottom w:val="none" w:sz="0" w:space="0" w:color="auto"/>
                    <w:right w:val="none" w:sz="0" w:space="0" w:color="auto"/>
                  </w:divBdr>
                </w:div>
                <w:div w:id="1163156495">
                  <w:marLeft w:val="0"/>
                  <w:marRight w:val="0"/>
                  <w:marTop w:val="0"/>
                  <w:marBottom w:val="0"/>
                  <w:divBdr>
                    <w:top w:val="none" w:sz="0" w:space="0" w:color="auto"/>
                    <w:left w:val="none" w:sz="0" w:space="0" w:color="auto"/>
                    <w:bottom w:val="none" w:sz="0" w:space="0" w:color="auto"/>
                    <w:right w:val="none" w:sz="0" w:space="0" w:color="auto"/>
                  </w:divBdr>
                </w:div>
                <w:div w:id="1163202125">
                  <w:marLeft w:val="0"/>
                  <w:marRight w:val="0"/>
                  <w:marTop w:val="0"/>
                  <w:marBottom w:val="0"/>
                  <w:divBdr>
                    <w:top w:val="none" w:sz="0" w:space="0" w:color="auto"/>
                    <w:left w:val="none" w:sz="0" w:space="0" w:color="auto"/>
                    <w:bottom w:val="none" w:sz="0" w:space="0" w:color="auto"/>
                    <w:right w:val="none" w:sz="0" w:space="0" w:color="auto"/>
                  </w:divBdr>
                </w:div>
                <w:div w:id="1163549189">
                  <w:marLeft w:val="0"/>
                  <w:marRight w:val="0"/>
                  <w:marTop w:val="0"/>
                  <w:marBottom w:val="0"/>
                  <w:divBdr>
                    <w:top w:val="none" w:sz="0" w:space="0" w:color="auto"/>
                    <w:left w:val="none" w:sz="0" w:space="0" w:color="auto"/>
                    <w:bottom w:val="none" w:sz="0" w:space="0" w:color="auto"/>
                    <w:right w:val="none" w:sz="0" w:space="0" w:color="auto"/>
                  </w:divBdr>
                </w:div>
                <w:div w:id="1170214517">
                  <w:marLeft w:val="0"/>
                  <w:marRight w:val="0"/>
                  <w:marTop w:val="0"/>
                  <w:marBottom w:val="0"/>
                  <w:divBdr>
                    <w:top w:val="none" w:sz="0" w:space="0" w:color="auto"/>
                    <w:left w:val="none" w:sz="0" w:space="0" w:color="auto"/>
                    <w:bottom w:val="none" w:sz="0" w:space="0" w:color="auto"/>
                    <w:right w:val="none" w:sz="0" w:space="0" w:color="auto"/>
                  </w:divBdr>
                </w:div>
                <w:div w:id="1180319647">
                  <w:marLeft w:val="0"/>
                  <w:marRight w:val="0"/>
                  <w:marTop w:val="0"/>
                  <w:marBottom w:val="0"/>
                  <w:divBdr>
                    <w:top w:val="none" w:sz="0" w:space="0" w:color="auto"/>
                    <w:left w:val="none" w:sz="0" w:space="0" w:color="auto"/>
                    <w:bottom w:val="none" w:sz="0" w:space="0" w:color="auto"/>
                    <w:right w:val="none" w:sz="0" w:space="0" w:color="auto"/>
                  </w:divBdr>
                </w:div>
                <w:div w:id="1181969263">
                  <w:marLeft w:val="0"/>
                  <w:marRight w:val="0"/>
                  <w:marTop w:val="0"/>
                  <w:marBottom w:val="0"/>
                  <w:divBdr>
                    <w:top w:val="none" w:sz="0" w:space="0" w:color="auto"/>
                    <w:left w:val="none" w:sz="0" w:space="0" w:color="auto"/>
                    <w:bottom w:val="none" w:sz="0" w:space="0" w:color="auto"/>
                    <w:right w:val="none" w:sz="0" w:space="0" w:color="auto"/>
                  </w:divBdr>
                </w:div>
                <w:div w:id="1187016178">
                  <w:marLeft w:val="0"/>
                  <w:marRight w:val="0"/>
                  <w:marTop w:val="0"/>
                  <w:marBottom w:val="0"/>
                  <w:divBdr>
                    <w:top w:val="none" w:sz="0" w:space="0" w:color="auto"/>
                    <w:left w:val="none" w:sz="0" w:space="0" w:color="auto"/>
                    <w:bottom w:val="none" w:sz="0" w:space="0" w:color="auto"/>
                    <w:right w:val="none" w:sz="0" w:space="0" w:color="auto"/>
                  </w:divBdr>
                </w:div>
                <w:div w:id="1204365904">
                  <w:marLeft w:val="0"/>
                  <w:marRight w:val="0"/>
                  <w:marTop w:val="0"/>
                  <w:marBottom w:val="0"/>
                  <w:divBdr>
                    <w:top w:val="none" w:sz="0" w:space="0" w:color="auto"/>
                    <w:left w:val="none" w:sz="0" w:space="0" w:color="auto"/>
                    <w:bottom w:val="none" w:sz="0" w:space="0" w:color="auto"/>
                    <w:right w:val="none" w:sz="0" w:space="0" w:color="auto"/>
                  </w:divBdr>
                </w:div>
                <w:div w:id="1208953096">
                  <w:marLeft w:val="0"/>
                  <w:marRight w:val="0"/>
                  <w:marTop w:val="0"/>
                  <w:marBottom w:val="0"/>
                  <w:divBdr>
                    <w:top w:val="none" w:sz="0" w:space="0" w:color="auto"/>
                    <w:left w:val="none" w:sz="0" w:space="0" w:color="auto"/>
                    <w:bottom w:val="none" w:sz="0" w:space="0" w:color="auto"/>
                    <w:right w:val="none" w:sz="0" w:space="0" w:color="auto"/>
                  </w:divBdr>
                </w:div>
                <w:div w:id="1219854015">
                  <w:marLeft w:val="0"/>
                  <w:marRight w:val="0"/>
                  <w:marTop w:val="0"/>
                  <w:marBottom w:val="0"/>
                  <w:divBdr>
                    <w:top w:val="none" w:sz="0" w:space="0" w:color="auto"/>
                    <w:left w:val="none" w:sz="0" w:space="0" w:color="auto"/>
                    <w:bottom w:val="none" w:sz="0" w:space="0" w:color="auto"/>
                    <w:right w:val="none" w:sz="0" w:space="0" w:color="auto"/>
                  </w:divBdr>
                </w:div>
                <w:div w:id="1227299316">
                  <w:marLeft w:val="0"/>
                  <w:marRight w:val="0"/>
                  <w:marTop w:val="0"/>
                  <w:marBottom w:val="0"/>
                  <w:divBdr>
                    <w:top w:val="none" w:sz="0" w:space="0" w:color="auto"/>
                    <w:left w:val="none" w:sz="0" w:space="0" w:color="auto"/>
                    <w:bottom w:val="none" w:sz="0" w:space="0" w:color="auto"/>
                    <w:right w:val="none" w:sz="0" w:space="0" w:color="auto"/>
                  </w:divBdr>
                </w:div>
                <w:div w:id="1233278023">
                  <w:marLeft w:val="0"/>
                  <w:marRight w:val="0"/>
                  <w:marTop w:val="0"/>
                  <w:marBottom w:val="0"/>
                  <w:divBdr>
                    <w:top w:val="none" w:sz="0" w:space="0" w:color="auto"/>
                    <w:left w:val="none" w:sz="0" w:space="0" w:color="auto"/>
                    <w:bottom w:val="none" w:sz="0" w:space="0" w:color="auto"/>
                    <w:right w:val="none" w:sz="0" w:space="0" w:color="auto"/>
                  </w:divBdr>
                </w:div>
                <w:div w:id="1249391547">
                  <w:marLeft w:val="0"/>
                  <w:marRight w:val="0"/>
                  <w:marTop w:val="0"/>
                  <w:marBottom w:val="0"/>
                  <w:divBdr>
                    <w:top w:val="none" w:sz="0" w:space="0" w:color="auto"/>
                    <w:left w:val="none" w:sz="0" w:space="0" w:color="auto"/>
                    <w:bottom w:val="none" w:sz="0" w:space="0" w:color="auto"/>
                    <w:right w:val="none" w:sz="0" w:space="0" w:color="auto"/>
                  </w:divBdr>
                </w:div>
                <w:div w:id="1255436379">
                  <w:marLeft w:val="0"/>
                  <w:marRight w:val="0"/>
                  <w:marTop w:val="0"/>
                  <w:marBottom w:val="0"/>
                  <w:divBdr>
                    <w:top w:val="none" w:sz="0" w:space="0" w:color="auto"/>
                    <w:left w:val="none" w:sz="0" w:space="0" w:color="auto"/>
                    <w:bottom w:val="none" w:sz="0" w:space="0" w:color="auto"/>
                    <w:right w:val="none" w:sz="0" w:space="0" w:color="auto"/>
                  </w:divBdr>
                </w:div>
                <w:div w:id="1256013897">
                  <w:marLeft w:val="0"/>
                  <w:marRight w:val="0"/>
                  <w:marTop w:val="0"/>
                  <w:marBottom w:val="0"/>
                  <w:divBdr>
                    <w:top w:val="none" w:sz="0" w:space="0" w:color="auto"/>
                    <w:left w:val="none" w:sz="0" w:space="0" w:color="auto"/>
                    <w:bottom w:val="none" w:sz="0" w:space="0" w:color="auto"/>
                    <w:right w:val="none" w:sz="0" w:space="0" w:color="auto"/>
                  </w:divBdr>
                </w:div>
                <w:div w:id="1263488964">
                  <w:marLeft w:val="0"/>
                  <w:marRight w:val="0"/>
                  <w:marTop w:val="0"/>
                  <w:marBottom w:val="0"/>
                  <w:divBdr>
                    <w:top w:val="none" w:sz="0" w:space="0" w:color="auto"/>
                    <w:left w:val="none" w:sz="0" w:space="0" w:color="auto"/>
                    <w:bottom w:val="none" w:sz="0" w:space="0" w:color="auto"/>
                    <w:right w:val="none" w:sz="0" w:space="0" w:color="auto"/>
                  </w:divBdr>
                </w:div>
                <w:div w:id="1264460777">
                  <w:marLeft w:val="0"/>
                  <w:marRight w:val="0"/>
                  <w:marTop w:val="0"/>
                  <w:marBottom w:val="0"/>
                  <w:divBdr>
                    <w:top w:val="none" w:sz="0" w:space="0" w:color="auto"/>
                    <w:left w:val="none" w:sz="0" w:space="0" w:color="auto"/>
                    <w:bottom w:val="none" w:sz="0" w:space="0" w:color="auto"/>
                    <w:right w:val="none" w:sz="0" w:space="0" w:color="auto"/>
                  </w:divBdr>
                </w:div>
                <w:div w:id="1268390382">
                  <w:marLeft w:val="0"/>
                  <w:marRight w:val="0"/>
                  <w:marTop w:val="0"/>
                  <w:marBottom w:val="0"/>
                  <w:divBdr>
                    <w:top w:val="none" w:sz="0" w:space="0" w:color="auto"/>
                    <w:left w:val="none" w:sz="0" w:space="0" w:color="auto"/>
                    <w:bottom w:val="none" w:sz="0" w:space="0" w:color="auto"/>
                    <w:right w:val="none" w:sz="0" w:space="0" w:color="auto"/>
                  </w:divBdr>
                </w:div>
                <w:div w:id="1270696557">
                  <w:marLeft w:val="0"/>
                  <w:marRight w:val="0"/>
                  <w:marTop w:val="0"/>
                  <w:marBottom w:val="0"/>
                  <w:divBdr>
                    <w:top w:val="none" w:sz="0" w:space="0" w:color="auto"/>
                    <w:left w:val="none" w:sz="0" w:space="0" w:color="auto"/>
                    <w:bottom w:val="none" w:sz="0" w:space="0" w:color="auto"/>
                    <w:right w:val="none" w:sz="0" w:space="0" w:color="auto"/>
                  </w:divBdr>
                </w:div>
                <w:div w:id="1282422909">
                  <w:marLeft w:val="0"/>
                  <w:marRight w:val="0"/>
                  <w:marTop w:val="0"/>
                  <w:marBottom w:val="0"/>
                  <w:divBdr>
                    <w:top w:val="none" w:sz="0" w:space="0" w:color="auto"/>
                    <w:left w:val="none" w:sz="0" w:space="0" w:color="auto"/>
                    <w:bottom w:val="none" w:sz="0" w:space="0" w:color="auto"/>
                    <w:right w:val="none" w:sz="0" w:space="0" w:color="auto"/>
                  </w:divBdr>
                </w:div>
                <w:div w:id="1286738299">
                  <w:marLeft w:val="0"/>
                  <w:marRight w:val="0"/>
                  <w:marTop w:val="0"/>
                  <w:marBottom w:val="0"/>
                  <w:divBdr>
                    <w:top w:val="none" w:sz="0" w:space="0" w:color="auto"/>
                    <w:left w:val="none" w:sz="0" w:space="0" w:color="auto"/>
                    <w:bottom w:val="none" w:sz="0" w:space="0" w:color="auto"/>
                    <w:right w:val="none" w:sz="0" w:space="0" w:color="auto"/>
                  </w:divBdr>
                </w:div>
                <w:div w:id="1288899215">
                  <w:marLeft w:val="0"/>
                  <w:marRight w:val="0"/>
                  <w:marTop w:val="0"/>
                  <w:marBottom w:val="0"/>
                  <w:divBdr>
                    <w:top w:val="none" w:sz="0" w:space="0" w:color="auto"/>
                    <w:left w:val="none" w:sz="0" w:space="0" w:color="auto"/>
                    <w:bottom w:val="none" w:sz="0" w:space="0" w:color="auto"/>
                    <w:right w:val="none" w:sz="0" w:space="0" w:color="auto"/>
                  </w:divBdr>
                </w:div>
                <w:div w:id="1296637524">
                  <w:marLeft w:val="0"/>
                  <w:marRight w:val="0"/>
                  <w:marTop w:val="0"/>
                  <w:marBottom w:val="0"/>
                  <w:divBdr>
                    <w:top w:val="none" w:sz="0" w:space="0" w:color="auto"/>
                    <w:left w:val="none" w:sz="0" w:space="0" w:color="auto"/>
                    <w:bottom w:val="none" w:sz="0" w:space="0" w:color="auto"/>
                    <w:right w:val="none" w:sz="0" w:space="0" w:color="auto"/>
                  </w:divBdr>
                </w:div>
                <w:div w:id="1300921810">
                  <w:marLeft w:val="0"/>
                  <w:marRight w:val="0"/>
                  <w:marTop w:val="0"/>
                  <w:marBottom w:val="0"/>
                  <w:divBdr>
                    <w:top w:val="none" w:sz="0" w:space="0" w:color="auto"/>
                    <w:left w:val="none" w:sz="0" w:space="0" w:color="auto"/>
                    <w:bottom w:val="none" w:sz="0" w:space="0" w:color="auto"/>
                    <w:right w:val="none" w:sz="0" w:space="0" w:color="auto"/>
                  </w:divBdr>
                </w:div>
                <w:div w:id="1315841244">
                  <w:marLeft w:val="0"/>
                  <w:marRight w:val="0"/>
                  <w:marTop w:val="0"/>
                  <w:marBottom w:val="0"/>
                  <w:divBdr>
                    <w:top w:val="none" w:sz="0" w:space="0" w:color="auto"/>
                    <w:left w:val="none" w:sz="0" w:space="0" w:color="auto"/>
                    <w:bottom w:val="none" w:sz="0" w:space="0" w:color="auto"/>
                    <w:right w:val="none" w:sz="0" w:space="0" w:color="auto"/>
                  </w:divBdr>
                </w:div>
                <w:div w:id="1320186950">
                  <w:marLeft w:val="0"/>
                  <w:marRight w:val="0"/>
                  <w:marTop w:val="0"/>
                  <w:marBottom w:val="0"/>
                  <w:divBdr>
                    <w:top w:val="none" w:sz="0" w:space="0" w:color="auto"/>
                    <w:left w:val="none" w:sz="0" w:space="0" w:color="auto"/>
                    <w:bottom w:val="none" w:sz="0" w:space="0" w:color="auto"/>
                    <w:right w:val="none" w:sz="0" w:space="0" w:color="auto"/>
                  </w:divBdr>
                </w:div>
                <w:div w:id="1323700874">
                  <w:marLeft w:val="0"/>
                  <w:marRight w:val="0"/>
                  <w:marTop w:val="0"/>
                  <w:marBottom w:val="0"/>
                  <w:divBdr>
                    <w:top w:val="none" w:sz="0" w:space="0" w:color="auto"/>
                    <w:left w:val="none" w:sz="0" w:space="0" w:color="auto"/>
                    <w:bottom w:val="none" w:sz="0" w:space="0" w:color="auto"/>
                    <w:right w:val="none" w:sz="0" w:space="0" w:color="auto"/>
                  </w:divBdr>
                </w:div>
                <w:div w:id="1331985401">
                  <w:marLeft w:val="0"/>
                  <w:marRight w:val="0"/>
                  <w:marTop w:val="0"/>
                  <w:marBottom w:val="0"/>
                  <w:divBdr>
                    <w:top w:val="none" w:sz="0" w:space="0" w:color="auto"/>
                    <w:left w:val="none" w:sz="0" w:space="0" w:color="auto"/>
                    <w:bottom w:val="none" w:sz="0" w:space="0" w:color="auto"/>
                    <w:right w:val="none" w:sz="0" w:space="0" w:color="auto"/>
                  </w:divBdr>
                </w:div>
                <w:div w:id="1334913906">
                  <w:marLeft w:val="0"/>
                  <w:marRight w:val="0"/>
                  <w:marTop w:val="0"/>
                  <w:marBottom w:val="0"/>
                  <w:divBdr>
                    <w:top w:val="none" w:sz="0" w:space="0" w:color="auto"/>
                    <w:left w:val="none" w:sz="0" w:space="0" w:color="auto"/>
                    <w:bottom w:val="none" w:sz="0" w:space="0" w:color="auto"/>
                    <w:right w:val="none" w:sz="0" w:space="0" w:color="auto"/>
                  </w:divBdr>
                </w:div>
                <w:div w:id="1335912518">
                  <w:marLeft w:val="0"/>
                  <w:marRight w:val="0"/>
                  <w:marTop w:val="0"/>
                  <w:marBottom w:val="0"/>
                  <w:divBdr>
                    <w:top w:val="none" w:sz="0" w:space="0" w:color="auto"/>
                    <w:left w:val="none" w:sz="0" w:space="0" w:color="auto"/>
                    <w:bottom w:val="none" w:sz="0" w:space="0" w:color="auto"/>
                    <w:right w:val="none" w:sz="0" w:space="0" w:color="auto"/>
                  </w:divBdr>
                </w:div>
                <w:div w:id="1340036063">
                  <w:marLeft w:val="0"/>
                  <w:marRight w:val="0"/>
                  <w:marTop w:val="0"/>
                  <w:marBottom w:val="0"/>
                  <w:divBdr>
                    <w:top w:val="none" w:sz="0" w:space="0" w:color="auto"/>
                    <w:left w:val="none" w:sz="0" w:space="0" w:color="auto"/>
                    <w:bottom w:val="none" w:sz="0" w:space="0" w:color="auto"/>
                    <w:right w:val="none" w:sz="0" w:space="0" w:color="auto"/>
                  </w:divBdr>
                </w:div>
                <w:div w:id="1345589585">
                  <w:marLeft w:val="0"/>
                  <w:marRight w:val="0"/>
                  <w:marTop w:val="0"/>
                  <w:marBottom w:val="0"/>
                  <w:divBdr>
                    <w:top w:val="none" w:sz="0" w:space="0" w:color="auto"/>
                    <w:left w:val="none" w:sz="0" w:space="0" w:color="auto"/>
                    <w:bottom w:val="none" w:sz="0" w:space="0" w:color="auto"/>
                    <w:right w:val="none" w:sz="0" w:space="0" w:color="auto"/>
                  </w:divBdr>
                </w:div>
                <w:div w:id="1349408776">
                  <w:marLeft w:val="0"/>
                  <w:marRight w:val="0"/>
                  <w:marTop w:val="0"/>
                  <w:marBottom w:val="0"/>
                  <w:divBdr>
                    <w:top w:val="none" w:sz="0" w:space="0" w:color="auto"/>
                    <w:left w:val="none" w:sz="0" w:space="0" w:color="auto"/>
                    <w:bottom w:val="none" w:sz="0" w:space="0" w:color="auto"/>
                    <w:right w:val="none" w:sz="0" w:space="0" w:color="auto"/>
                  </w:divBdr>
                </w:div>
                <w:div w:id="1355031843">
                  <w:marLeft w:val="0"/>
                  <w:marRight w:val="0"/>
                  <w:marTop w:val="0"/>
                  <w:marBottom w:val="0"/>
                  <w:divBdr>
                    <w:top w:val="none" w:sz="0" w:space="0" w:color="auto"/>
                    <w:left w:val="none" w:sz="0" w:space="0" w:color="auto"/>
                    <w:bottom w:val="none" w:sz="0" w:space="0" w:color="auto"/>
                    <w:right w:val="none" w:sz="0" w:space="0" w:color="auto"/>
                  </w:divBdr>
                </w:div>
                <w:div w:id="1360155753">
                  <w:marLeft w:val="0"/>
                  <w:marRight w:val="0"/>
                  <w:marTop w:val="0"/>
                  <w:marBottom w:val="0"/>
                  <w:divBdr>
                    <w:top w:val="none" w:sz="0" w:space="0" w:color="auto"/>
                    <w:left w:val="none" w:sz="0" w:space="0" w:color="auto"/>
                    <w:bottom w:val="none" w:sz="0" w:space="0" w:color="auto"/>
                    <w:right w:val="none" w:sz="0" w:space="0" w:color="auto"/>
                  </w:divBdr>
                </w:div>
                <w:div w:id="1365977622">
                  <w:marLeft w:val="0"/>
                  <w:marRight w:val="0"/>
                  <w:marTop w:val="0"/>
                  <w:marBottom w:val="0"/>
                  <w:divBdr>
                    <w:top w:val="none" w:sz="0" w:space="0" w:color="auto"/>
                    <w:left w:val="none" w:sz="0" w:space="0" w:color="auto"/>
                    <w:bottom w:val="none" w:sz="0" w:space="0" w:color="auto"/>
                    <w:right w:val="none" w:sz="0" w:space="0" w:color="auto"/>
                  </w:divBdr>
                </w:div>
                <w:div w:id="1370570201">
                  <w:marLeft w:val="0"/>
                  <w:marRight w:val="0"/>
                  <w:marTop w:val="0"/>
                  <w:marBottom w:val="0"/>
                  <w:divBdr>
                    <w:top w:val="none" w:sz="0" w:space="0" w:color="auto"/>
                    <w:left w:val="none" w:sz="0" w:space="0" w:color="auto"/>
                    <w:bottom w:val="none" w:sz="0" w:space="0" w:color="auto"/>
                    <w:right w:val="none" w:sz="0" w:space="0" w:color="auto"/>
                  </w:divBdr>
                </w:div>
                <w:div w:id="1372683264">
                  <w:marLeft w:val="0"/>
                  <w:marRight w:val="0"/>
                  <w:marTop w:val="0"/>
                  <w:marBottom w:val="0"/>
                  <w:divBdr>
                    <w:top w:val="none" w:sz="0" w:space="0" w:color="auto"/>
                    <w:left w:val="none" w:sz="0" w:space="0" w:color="auto"/>
                    <w:bottom w:val="none" w:sz="0" w:space="0" w:color="auto"/>
                    <w:right w:val="none" w:sz="0" w:space="0" w:color="auto"/>
                  </w:divBdr>
                </w:div>
                <w:div w:id="1377192965">
                  <w:marLeft w:val="0"/>
                  <w:marRight w:val="0"/>
                  <w:marTop w:val="0"/>
                  <w:marBottom w:val="0"/>
                  <w:divBdr>
                    <w:top w:val="none" w:sz="0" w:space="0" w:color="auto"/>
                    <w:left w:val="none" w:sz="0" w:space="0" w:color="auto"/>
                    <w:bottom w:val="none" w:sz="0" w:space="0" w:color="auto"/>
                    <w:right w:val="none" w:sz="0" w:space="0" w:color="auto"/>
                  </w:divBdr>
                </w:div>
                <w:div w:id="1388339790">
                  <w:marLeft w:val="0"/>
                  <w:marRight w:val="0"/>
                  <w:marTop w:val="0"/>
                  <w:marBottom w:val="0"/>
                  <w:divBdr>
                    <w:top w:val="none" w:sz="0" w:space="0" w:color="auto"/>
                    <w:left w:val="none" w:sz="0" w:space="0" w:color="auto"/>
                    <w:bottom w:val="none" w:sz="0" w:space="0" w:color="auto"/>
                    <w:right w:val="none" w:sz="0" w:space="0" w:color="auto"/>
                  </w:divBdr>
                </w:div>
                <w:div w:id="1392383715">
                  <w:marLeft w:val="0"/>
                  <w:marRight w:val="0"/>
                  <w:marTop w:val="0"/>
                  <w:marBottom w:val="0"/>
                  <w:divBdr>
                    <w:top w:val="none" w:sz="0" w:space="0" w:color="auto"/>
                    <w:left w:val="none" w:sz="0" w:space="0" w:color="auto"/>
                    <w:bottom w:val="none" w:sz="0" w:space="0" w:color="auto"/>
                    <w:right w:val="none" w:sz="0" w:space="0" w:color="auto"/>
                  </w:divBdr>
                </w:div>
                <w:div w:id="1398866878">
                  <w:marLeft w:val="0"/>
                  <w:marRight w:val="0"/>
                  <w:marTop w:val="0"/>
                  <w:marBottom w:val="0"/>
                  <w:divBdr>
                    <w:top w:val="none" w:sz="0" w:space="0" w:color="auto"/>
                    <w:left w:val="none" w:sz="0" w:space="0" w:color="auto"/>
                    <w:bottom w:val="none" w:sz="0" w:space="0" w:color="auto"/>
                    <w:right w:val="none" w:sz="0" w:space="0" w:color="auto"/>
                  </w:divBdr>
                </w:div>
                <w:div w:id="1402602927">
                  <w:marLeft w:val="0"/>
                  <w:marRight w:val="0"/>
                  <w:marTop w:val="0"/>
                  <w:marBottom w:val="0"/>
                  <w:divBdr>
                    <w:top w:val="none" w:sz="0" w:space="0" w:color="auto"/>
                    <w:left w:val="none" w:sz="0" w:space="0" w:color="auto"/>
                    <w:bottom w:val="none" w:sz="0" w:space="0" w:color="auto"/>
                    <w:right w:val="none" w:sz="0" w:space="0" w:color="auto"/>
                  </w:divBdr>
                </w:div>
                <w:div w:id="1404645023">
                  <w:marLeft w:val="0"/>
                  <w:marRight w:val="0"/>
                  <w:marTop w:val="0"/>
                  <w:marBottom w:val="0"/>
                  <w:divBdr>
                    <w:top w:val="none" w:sz="0" w:space="0" w:color="auto"/>
                    <w:left w:val="none" w:sz="0" w:space="0" w:color="auto"/>
                    <w:bottom w:val="none" w:sz="0" w:space="0" w:color="auto"/>
                    <w:right w:val="none" w:sz="0" w:space="0" w:color="auto"/>
                  </w:divBdr>
                </w:div>
                <w:div w:id="1409185752">
                  <w:marLeft w:val="0"/>
                  <w:marRight w:val="0"/>
                  <w:marTop w:val="0"/>
                  <w:marBottom w:val="0"/>
                  <w:divBdr>
                    <w:top w:val="none" w:sz="0" w:space="0" w:color="auto"/>
                    <w:left w:val="none" w:sz="0" w:space="0" w:color="auto"/>
                    <w:bottom w:val="none" w:sz="0" w:space="0" w:color="auto"/>
                    <w:right w:val="none" w:sz="0" w:space="0" w:color="auto"/>
                  </w:divBdr>
                </w:div>
                <w:div w:id="1409380818">
                  <w:marLeft w:val="0"/>
                  <w:marRight w:val="0"/>
                  <w:marTop w:val="0"/>
                  <w:marBottom w:val="0"/>
                  <w:divBdr>
                    <w:top w:val="none" w:sz="0" w:space="0" w:color="auto"/>
                    <w:left w:val="none" w:sz="0" w:space="0" w:color="auto"/>
                    <w:bottom w:val="none" w:sz="0" w:space="0" w:color="auto"/>
                    <w:right w:val="none" w:sz="0" w:space="0" w:color="auto"/>
                  </w:divBdr>
                </w:div>
                <w:div w:id="1420831455">
                  <w:marLeft w:val="0"/>
                  <w:marRight w:val="0"/>
                  <w:marTop w:val="0"/>
                  <w:marBottom w:val="0"/>
                  <w:divBdr>
                    <w:top w:val="none" w:sz="0" w:space="0" w:color="auto"/>
                    <w:left w:val="none" w:sz="0" w:space="0" w:color="auto"/>
                    <w:bottom w:val="none" w:sz="0" w:space="0" w:color="auto"/>
                    <w:right w:val="none" w:sz="0" w:space="0" w:color="auto"/>
                  </w:divBdr>
                </w:div>
                <w:div w:id="1423330103">
                  <w:marLeft w:val="0"/>
                  <w:marRight w:val="0"/>
                  <w:marTop w:val="0"/>
                  <w:marBottom w:val="0"/>
                  <w:divBdr>
                    <w:top w:val="none" w:sz="0" w:space="0" w:color="auto"/>
                    <w:left w:val="none" w:sz="0" w:space="0" w:color="auto"/>
                    <w:bottom w:val="none" w:sz="0" w:space="0" w:color="auto"/>
                    <w:right w:val="none" w:sz="0" w:space="0" w:color="auto"/>
                  </w:divBdr>
                </w:div>
                <w:div w:id="1425225494">
                  <w:marLeft w:val="0"/>
                  <w:marRight w:val="0"/>
                  <w:marTop w:val="0"/>
                  <w:marBottom w:val="0"/>
                  <w:divBdr>
                    <w:top w:val="none" w:sz="0" w:space="0" w:color="auto"/>
                    <w:left w:val="none" w:sz="0" w:space="0" w:color="auto"/>
                    <w:bottom w:val="none" w:sz="0" w:space="0" w:color="auto"/>
                    <w:right w:val="none" w:sz="0" w:space="0" w:color="auto"/>
                  </w:divBdr>
                </w:div>
                <w:div w:id="1426414158">
                  <w:marLeft w:val="0"/>
                  <w:marRight w:val="0"/>
                  <w:marTop w:val="0"/>
                  <w:marBottom w:val="0"/>
                  <w:divBdr>
                    <w:top w:val="none" w:sz="0" w:space="0" w:color="auto"/>
                    <w:left w:val="none" w:sz="0" w:space="0" w:color="auto"/>
                    <w:bottom w:val="none" w:sz="0" w:space="0" w:color="auto"/>
                    <w:right w:val="none" w:sz="0" w:space="0" w:color="auto"/>
                  </w:divBdr>
                </w:div>
                <w:div w:id="1435514207">
                  <w:marLeft w:val="0"/>
                  <w:marRight w:val="0"/>
                  <w:marTop w:val="0"/>
                  <w:marBottom w:val="0"/>
                  <w:divBdr>
                    <w:top w:val="none" w:sz="0" w:space="0" w:color="auto"/>
                    <w:left w:val="none" w:sz="0" w:space="0" w:color="auto"/>
                    <w:bottom w:val="none" w:sz="0" w:space="0" w:color="auto"/>
                    <w:right w:val="none" w:sz="0" w:space="0" w:color="auto"/>
                  </w:divBdr>
                </w:div>
                <w:div w:id="1437873505">
                  <w:marLeft w:val="0"/>
                  <w:marRight w:val="0"/>
                  <w:marTop w:val="0"/>
                  <w:marBottom w:val="0"/>
                  <w:divBdr>
                    <w:top w:val="none" w:sz="0" w:space="0" w:color="auto"/>
                    <w:left w:val="none" w:sz="0" w:space="0" w:color="auto"/>
                    <w:bottom w:val="none" w:sz="0" w:space="0" w:color="auto"/>
                    <w:right w:val="none" w:sz="0" w:space="0" w:color="auto"/>
                  </w:divBdr>
                </w:div>
                <w:div w:id="1446726980">
                  <w:marLeft w:val="0"/>
                  <w:marRight w:val="0"/>
                  <w:marTop w:val="0"/>
                  <w:marBottom w:val="0"/>
                  <w:divBdr>
                    <w:top w:val="none" w:sz="0" w:space="0" w:color="auto"/>
                    <w:left w:val="none" w:sz="0" w:space="0" w:color="auto"/>
                    <w:bottom w:val="none" w:sz="0" w:space="0" w:color="auto"/>
                    <w:right w:val="none" w:sz="0" w:space="0" w:color="auto"/>
                  </w:divBdr>
                </w:div>
                <w:div w:id="1447702153">
                  <w:marLeft w:val="0"/>
                  <w:marRight w:val="0"/>
                  <w:marTop w:val="0"/>
                  <w:marBottom w:val="0"/>
                  <w:divBdr>
                    <w:top w:val="none" w:sz="0" w:space="0" w:color="auto"/>
                    <w:left w:val="none" w:sz="0" w:space="0" w:color="auto"/>
                    <w:bottom w:val="none" w:sz="0" w:space="0" w:color="auto"/>
                    <w:right w:val="none" w:sz="0" w:space="0" w:color="auto"/>
                  </w:divBdr>
                </w:div>
                <w:div w:id="1447888155">
                  <w:marLeft w:val="0"/>
                  <w:marRight w:val="0"/>
                  <w:marTop w:val="0"/>
                  <w:marBottom w:val="0"/>
                  <w:divBdr>
                    <w:top w:val="none" w:sz="0" w:space="0" w:color="auto"/>
                    <w:left w:val="none" w:sz="0" w:space="0" w:color="auto"/>
                    <w:bottom w:val="none" w:sz="0" w:space="0" w:color="auto"/>
                    <w:right w:val="none" w:sz="0" w:space="0" w:color="auto"/>
                  </w:divBdr>
                </w:div>
                <w:div w:id="1450737439">
                  <w:marLeft w:val="0"/>
                  <w:marRight w:val="0"/>
                  <w:marTop w:val="0"/>
                  <w:marBottom w:val="0"/>
                  <w:divBdr>
                    <w:top w:val="none" w:sz="0" w:space="0" w:color="auto"/>
                    <w:left w:val="none" w:sz="0" w:space="0" w:color="auto"/>
                    <w:bottom w:val="none" w:sz="0" w:space="0" w:color="auto"/>
                    <w:right w:val="none" w:sz="0" w:space="0" w:color="auto"/>
                  </w:divBdr>
                </w:div>
                <w:div w:id="1459374451">
                  <w:marLeft w:val="0"/>
                  <w:marRight w:val="0"/>
                  <w:marTop w:val="0"/>
                  <w:marBottom w:val="0"/>
                  <w:divBdr>
                    <w:top w:val="none" w:sz="0" w:space="0" w:color="auto"/>
                    <w:left w:val="none" w:sz="0" w:space="0" w:color="auto"/>
                    <w:bottom w:val="none" w:sz="0" w:space="0" w:color="auto"/>
                    <w:right w:val="none" w:sz="0" w:space="0" w:color="auto"/>
                  </w:divBdr>
                </w:div>
                <w:div w:id="1460875301">
                  <w:marLeft w:val="0"/>
                  <w:marRight w:val="0"/>
                  <w:marTop w:val="0"/>
                  <w:marBottom w:val="0"/>
                  <w:divBdr>
                    <w:top w:val="none" w:sz="0" w:space="0" w:color="auto"/>
                    <w:left w:val="none" w:sz="0" w:space="0" w:color="auto"/>
                    <w:bottom w:val="none" w:sz="0" w:space="0" w:color="auto"/>
                    <w:right w:val="none" w:sz="0" w:space="0" w:color="auto"/>
                  </w:divBdr>
                </w:div>
                <w:div w:id="1470049239">
                  <w:marLeft w:val="0"/>
                  <w:marRight w:val="0"/>
                  <w:marTop w:val="0"/>
                  <w:marBottom w:val="0"/>
                  <w:divBdr>
                    <w:top w:val="none" w:sz="0" w:space="0" w:color="auto"/>
                    <w:left w:val="none" w:sz="0" w:space="0" w:color="auto"/>
                    <w:bottom w:val="none" w:sz="0" w:space="0" w:color="auto"/>
                    <w:right w:val="none" w:sz="0" w:space="0" w:color="auto"/>
                  </w:divBdr>
                </w:div>
                <w:div w:id="1472554427">
                  <w:marLeft w:val="0"/>
                  <w:marRight w:val="0"/>
                  <w:marTop w:val="0"/>
                  <w:marBottom w:val="0"/>
                  <w:divBdr>
                    <w:top w:val="none" w:sz="0" w:space="0" w:color="auto"/>
                    <w:left w:val="none" w:sz="0" w:space="0" w:color="auto"/>
                    <w:bottom w:val="none" w:sz="0" w:space="0" w:color="auto"/>
                    <w:right w:val="none" w:sz="0" w:space="0" w:color="auto"/>
                  </w:divBdr>
                </w:div>
                <w:div w:id="1473669590">
                  <w:marLeft w:val="0"/>
                  <w:marRight w:val="0"/>
                  <w:marTop w:val="0"/>
                  <w:marBottom w:val="0"/>
                  <w:divBdr>
                    <w:top w:val="none" w:sz="0" w:space="0" w:color="auto"/>
                    <w:left w:val="none" w:sz="0" w:space="0" w:color="auto"/>
                    <w:bottom w:val="none" w:sz="0" w:space="0" w:color="auto"/>
                    <w:right w:val="none" w:sz="0" w:space="0" w:color="auto"/>
                  </w:divBdr>
                </w:div>
                <w:div w:id="1474176276">
                  <w:marLeft w:val="0"/>
                  <w:marRight w:val="0"/>
                  <w:marTop w:val="0"/>
                  <w:marBottom w:val="0"/>
                  <w:divBdr>
                    <w:top w:val="none" w:sz="0" w:space="0" w:color="auto"/>
                    <w:left w:val="none" w:sz="0" w:space="0" w:color="auto"/>
                    <w:bottom w:val="none" w:sz="0" w:space="0" w:color="auto"/>
                    <w:right w:val="none" w:sz="0" w:space="0" w:color="auto"/>
                  </w:divBdr>
                </w:div>
                <w:div w:id="1493522201">
                  <w:marLeft w:val="0"/>
                  <w:marRight w:val="0"/>
                  <w:marTop w:val="0"/>
                  <w:marBottom w:val="0"/>
                  <w:divBdr>
                    <w:top w:val="none" w:sz="0" w:space="0" w:color="auto"/>
                    <w:left w:val="none" w:sz="0" w:space="0" w:color="auto"/>
                    <w:bottom w:val="none" w:sz="0" w:space="0" w:color="auto"/>
                    <w:right w:val="none" w:sz="0" w:space="0" w:color="auto"/>
                  </w:divBdr>
                </w:div>
                <w:div w:id="1495611425">
                  <w:marLeft w:val="0"/>
                  <w:marRight w:val="0"/>
                  <w:marTop w:val="0"/>
                  <w:marBottom w:val="0"/>
                  <w:divBdr>
                    <w:top w:val="none" w:sz="0" w:space="0" w:color="auto"/>
                    <w:left w:val="none" w:sz="0" w:space="0" w:color="auto"/>
                    <w:bottom w:val="none" w:sz="0" w:space="0" w:color="auto"/>
                    <w:right w:val="none" w:sz="0" w:space="0" w:color="auto"/>
                  </w:divBdr>
                </w:div>
                <w:div w:id="1508206876">
                  <w:marLeft w:val="0"/>
                  <w:marRight w:val="0"/>
                  <w:marTop w:val="0"/>
                  <w:marBottom w:val="0"/>
                  <w:divBdr>
                    <w:top w:val="none" w:sz="0" w:space="0" w:color="auto"/>
                    <w:left w:val="none" w:sz="0" w:space="0" w:color="auto"/>
                    <w:bottom w:val="none" w:sz="0" w:space="0" w:color="auto"/>
                    <w:right w:val="none" w:sz="0" w:space="0" w:color="auto"/>
                  </w:divBdr>
                </w:div>
                <w:div w:id="1508906662">
                  <w:marLeft w:val="0"/>
                  <w:marRight w:val="0"/>
                  <w:marTop w:val="0"/>
                  <w:marBottom w:val="0"/>
                  <w:divBdr>
                    <w:top w:val="none" w:sz="0" w:space="0" w:color="auto"/>
                    <w:left w:val="none" w:sz="0" w:space="0" w:color="auto"/>
                    <w:bottom w:val="none" w:sz="0" w:space="0" w:color="auto"/>
                    <w:right w:val="none" w:sz="0" w:space="0" w:color="auto"/>
                  </w:divBdr>
                </w:div>
                <w:div w:id="1513376824">
                  <w:marLeft w:val="0"/>
                  <w:marRight w:val="0"/>
                  <w:marTop w:val="0"/>
                  <w:marBottom w:val="0"/>
                  <w:divBdr>
                    <w:top w:val="none" w:sz="0" w:space="0" w:color="auto"/>
                    <w:left w:val="none" w:sz="0" w:space="0" w:color="auto"/>
                    <w:bottom w:val="none" w:sz="0" w:space="0" w:color="auto"/>
                    <w:right w:val="none" w:sz="0" w:space="0" w:color="auto"/>
                  </w:divBdr>
                </w:div>
                <w:div w:id="1524784080">
                  <w:marLeft w:val="0"/>
                  <w:marRight w:val="0"/>
                  <w:marTop w:val="0"/>
                  <w:marBottom w:val="0"/>
                  <w:divBdr>
                    <w:top w:val="none" w:sz="0" w:space="0" w:color="auto"/>
                    <w:left w:val="none" w:sz="0" w:space="0" w:color="auto"/>
                    <w:bottom w:val="none" w:sz="0" w:space="0" w:color="auto"/>
                    <w:right w:val="none" w:sz="0" w:space="0" w:color="auto"/>
                  </w:divBdr>
                </w:div>
                <w:div w:id="1525827698">
                  <w:marLeft w:val="0"/>
                  <w:marRight w:val="0"/>
                  <w:marTop w:val="0"/>
                  <w:marBottom w:val="0"/>
                  <w:divBdr>
                    <w:top w:val="none" w:sz="0" w:space="0" w:color="auto"/>
                    <w:left w:val="none" w:sz="0" w:space="0" w:color="auto"/>
                    <w:bottom w:val="none" w:sz="0" w:space="0" w:color="auto"/>
                    <w:right w:val="none" w:sz="0" w:space="0" w:color="auto"/>
                  </w:divBdr>
                </w:div>
                <w:div w:id="1544975142">
                  <w:marLeft w:val="0"/>
                  <w:marRight w:val="0"/>
                  <w:marTop w:val="0"/>
                  <w:marBottom w:val="0"/>
                  <w:divBdr>
                    <w:top w:val="none" w:sz="0" w:space="0" w:color="auto"/>
                    <w:left w:val="none" w:sz="0" w:space="0" w:color="auto"/>
                    <w:bottom w:val="none" w:sz="0" w:space="0" w:color="auto"/>
                    <w:right w:val="none" w:sz="0" w:space="0" w:color="auto"/>
                  </w:divBdr>
                </w:div>
                <w:div w:id="1550066424">
                  <w:marLeft w:val="0"/>
                  <w:marRight w:val="0"/>
                  <w:marTop w:val="0"/>
                  <w:marBottom w:val="0"/>
                  <w:divBdr>
                    <w:top w:val="none" w:sz="0" w:space="0" w:color="auto"/>
                    <w:left w:val="none" w:sz="0" w:space="0" w:color="auto"/>
                    <w:bottom w:val="none" w:sz="0" w:space="0" w:color="auto"/>
                    <w:right w:val="none" w:sz="0" w:space="0" w:color="auto"/>
                  </w:divBdr>
                </w:div>
                <w:div w:id="1554851076">
                  <w:marLeft w:val="0"/>
                  <w:marRight w:val="0"/>
                  <w:marTop w:val="0"/>
                  <w:marBottom w:val="0"/>
                  <w:divBdr>
                    <w:top w:val="none" w:sz="0" w:space="0" w:color="auto"/>
                    <w:left w:val="none" w:sz="0" w:space="0" w:color="auto"/>
                    <w:bottom w:val="none" w:sz="0" w:space="0" w:color="auto"/>
                    <w:right w:val="none" w:sz="0" w:space="0" w:color="auto"/>
                  </w:divBdr>
                </w:div>
                <w:div w:id="1555118823">
                  <w:marLeft w:val="0"/>
                  <w:marRight w:val="0"/>
                  <w:marTop w:val="0"/>
                  <w:marBottom w:val="0"/>
                  <w:divBdr>
                    <w:top w:val="none" w:sz="0" w:space="0" w:color="auto"/>
                    <w:left w:val="none" w:sz="0" w:space="0" w:color="auto"/>
                    <w:bottom w:val="none" w:sz="0" w:space="0" w:color="auto"/>
                    <w:right w:val="none" w:sz="0" w:space="0" w:color="auto"/>
                  </w:divBdr>
                </w:div>
                <w:div w:id="1555922943">
                  <w:marLeft w:val="0"/>
                  <w:marRight w:val="0"/>
                  <w:marTop w:val="0"/>
                  <w:marBottom w:val="0"/>
                  <w:divBdr>
                    <w:top w:val="none" w:sz="0" w:space="0" w:color="auto"/>
                    <w:left w:val="none" w:sz="0" w:space="0" w:color="auto"/>
                    <w:bottom w:val="none" w:sz="0" w:space="0" w:color="auto"/>
                    <w:right w:val="none" w:sz="0" w:space="0" w:color="auto"/>
                  </w:divBdr>
                </w:div>
                <w:div w:id="1572538632">
                  <w:marLeft w:val="0"/>
                  <w:marRight w:val="0"/>
                  <w:marTop w:val="0"/>
                  <w:marBottom w:val="0"/>
                  <w:divBdr>
                    <w:top w:val="none" w:sz="0" w:space="0" w:color="auto"/>
                    <w:left w:val="none" w:sz="0" w:space="0" w:color="auto"/>
                    <w:bottom w:val="none" w:sz="0" w:space="0" w:color="auto"/>
                    <w:right w:val="none" w:sz="0" w:space="0" w:color="auto"/>
                  </w:divBdr>
                </w:div>
                <w:div w:id="1572886635">
                  <w:marLeft w:val="0"/>
                  <w:marRight w:val="0"/>
                  <w:marTop w:val="0"/>
                  <w:marBottom w:val="0"/>
                  <w:divBdr>
                    <w:top w:val="none" w:sz="0" w:space="0" w:color="auto"/>
                    <w:left w:val="none" w:sz="0" w:space="0" w:color="auto"/>
                    <w:bottom w:val="none" w:sz="0" w:space="0" w:color="auto"/>
                    <w:right w:val="none" w:sz="0" w:space="0" w:color="auto"/>
                  </w:divBdr>
                </w:div>
                <w:div w:id="1575387025">
                  <w:marLeft w:val="0"/>
                  <w:marRight w:val="0"/>
                  <w:marTop w:val="0"/>
                  <w:marBottom w:val="0"/>
                  <w:divBdr>
                    <w:top w:val="none" w:sz="0" w:space="0" w:color="auto"/>
                    <w:left w:val="none" w:sz="0" w:space="0" w:color="auto"/>
                    <w:bottom w:val="none" w:sz="0" w:space="0" w:color="auto"/>
                    <w:right w:val="none" w:sz="0" w:space="0" w:color="auto"/>
                  </w:divBdr>
                </w:div>
                <w:div w:id="1578515486">
                  <w:marLeft w:val="0"/>
                  <w:marRight w:val="0"/>
                  <w:marTop w:val="0"/>
                  <w:marBottom w:val="0"/>
                  <w:divBdr>
                    <w:top w:val="none" w:sz="0" w:space="0" w:color="auto"/>
                    <w:left w:val="none" w:sz="0" w:space="0" w:color="auto"/>
                    <w:bottom w:val="none" w:sz="0" w:space="0" w:color="auto"/>
                    <w:right w:val="none" w:sz="0" w:space="0" w:color="auto"/>
                  </w:divBdr>
                </w:div>
                <w:div w:id="1594629886">
                  <w:marLeft w:val="0"/>
                  <w:marRight w:val="0"/>
                  <w:marTop w:val="0"/>
                  <w:marBottom w:val="0"/>
                  <w:divBdr>
                    <w:top w:val="none" w:sz="0" w:space="0" w:color="auto"/>
                    <w:left w:val="none" w:sz="0" w:space="0" w:color="auto"/>
                    <w:bottom w:val="none" w:sz="0" w:space="0" w:color="auto"/>
                    <w:right w:val="none" w:sz="0" w:space="0" w:color="auto"/>
                  </w:divBdr>
                </w:div>
                <w:div w:id="1595167460">
                  <w:marLeft w:val="0"/>
                  <w:marRight w:val="0"/>
                  <w:marTop w:val="0"/>
                  <w:marBottom w:val="0"/>
                  <w:divBdr>
                    <w:top w:val="none" w:sz="0" w:space="0" w:color="auto"/>
                    <w:left w:val="none" w:sz="0" w:space="0" w:color="auto"/>
                    <w:bottom w:val="none" w:sz="0" w:space="0" w:color="auto"/>
                    <w:right w:val="none" w:sz="0" w:space="0" w:color="auto"/>
                  </w:divBdr>
                </w:div>
                <w:div w:id="1601060831">
                  <w:marLeft w:val="0"/>
                  <w:marRight w:val="0"/>
                  <w:marTop w:val="0"/>
                  <w:marBottom w:val="0"/>
                  <w:divBdr>
                    <w:top w:val="none" w:sz="0" w:space="0" w:color="auto"/>
                    <w:left w:val="none" w:sz="0" w:space="0" w:color="auto"/>
                    <w:bottom w:val="none" w:sz="0" w:space="0" w:color="auto"/>
                    <w:right w:val="none" w:sz="0" w:space="0" w:color="auto"/>
                  </w:divBdr>
                </w:div>
                <w:div w:id="1617785303">
                  <w:marLeft w:val="0"/>
                  <w:marRight w:val="0"/>
                  <w:marTop w:val="0"/>
                  <w:marBottom w:val="0"/>
                  <w:divBdr>
                    <w:top w:val="none" w:sz="0" w:space="0" w:color="auto"/>
                    <w:left w:val="none" w:sz="0" w:space="0" w:color="auto"/>
                    <w:bottom w:val="none" w:sz="0" w:space="0" w:color="auto"/>
                    <w:right w:val="none" w:sz="0" w:space="0" w:color="auto"/>
                  </w:divBdr>
                </w:div>
                <w:div w:id="1623609541">
                  <w:marLeft w:val="0"/>
                  <w:marRight w:val="0"/>
                  <w:marTop w:val="0"/>
                  <w:marBottom w:val="0"/>
                  <w:divBdr>
                    <w:top w:val="none" w:sz="0" w:space="0" w:color="auto"/>
                    <w:left w:val="none" w:sz="0" w:space="0" w:color="auto"/>
                    <w:bottom w:val="none" w:sz="0" w:space="0" w:color="auto"/>
                    <w:right w:val="none" w:sz="0" w:space="0" w:color="auto"/>
                  </w:divBdr>
                </w:div>
                <w:div w:id="1630090843">
                  <w:marLeft w:val="0"/>
                  <w:marRight w:val="0"/>
                  <w:marTop w:val="0"/>
                  <w:marBottom w:val="0"/>
                  <w:divBdr>
                    <w:top w:val="none" w:sz="0" w:space="0" w:color="auto"/>
                    <w:left w:val="none" w:sz="0" w:space="0" w:color="auto"/>
                    <w:bottom w:val="none" w:sz="0" w:space="0" w:color="auto"/>
                    <w:right w:val="none" w:sz="0" w:space="0" w:color="auto"/>
                  </w:divBdr>
                </w:div>
                <w:div w:id="1640768446">
                  <w:marLeft w:val="0"/>
                  <w:marRight w:val="0"/>
                  <w:marTop w:val="0"/>
                  <w:marBottom w:val="0"/>
                  <w:divBdr>
                    <w:top w:val="none" w:sz="0" w:space="0" w:color="auto"/>
                    <w:left w:val="none" w:sz="0" w:space="0" w:color="auto"/>
                    <w:bottom w:val="none" w:sz="0" w:space="0" w:color="auto"/>
                    <w:right w:val="none" w:sz="0" w:space="0" w:color="auto"/>
                  </w:divBdr>
                </w:div>
                <w:div w:id="1657995412">
                  <w:marLeft w:val="0"/>
                  <w:marRight w:val="0"/>
                  <w:marTop w:val="0"/>
                  <w:marBottom w:val="0"/>
                  <w:divBdr>
                    <w:top w:val="none" w:sz="0" w:space="0" w:color="auto"/>
                    <w:left w:val="none" w:sz="0" w:space="0" w:color="auto"/>
                    <w:bottom w:val="none" w:sz="0" w:space="0" w:color="auto"/>
                    <w:right w:val="none" w:sz="0" w:space="0" w:color="auto"/>
                  </w:divBdr>
                </w:div>
                <w:div w:id="1660303059">
                  <w:marLeft w:val="0"/>
                  <w:marRight w:val="0"/>
                  <w:marTop w:val="0"/>
                  <w:marBottom w:val="0"/>
                  <w:divBdr>
                    <w:top w:val="none" w:sz="0" w:space="0" w:color="auto"/>
                    <w:left w:val="none" w:sz="0" w:space="0" w:color="auto"/>
                    <w:bottom w:val="none" w:sz="0" w:space="0" w:color="auto"/>
                    <w:right w:val="none" w:sz="0" w:space="0" w:color="auto"/>
                  </w:divBdr>
                </w:div>
                <w:div w:id="1665933630">
                  <w:marLeft w:val="0"/>
                  <w:marRight w:val="0"/>
                  <w:marTop w:val="0"/>
                  <w:marBottom w:val="0"/>
                  <w:divBdr>
                    <w:top w:val="none" w:sz="0" w:space="0" w:color="auto"/>
                    <w:left w:val="none" w:sz="0" w:space="0" w:color="auto"/>
                    <w:bottom w:val="none" w:sz="0" w:space="0" w:color="auto"/>
                    <w:right w:val="none" w:sz="0" w:space="0" w:color="auto"/>
                  </w:divBdr>
                </w:div>
                <w:div w:id="1669360705">
                  <w:marLeft w:val="0"/>
                  <w:marRight w:val="0"/>
                  <w:marTop w:val="0"/>
                  <w:marBottom w:val="0"/>
                  <w:divBdr>
                    <w:top w:val="none" w:sz="0" w:space="0" w:color="auto"/>
                    <w:left w:val="none" w:sz="0" w:space="0" w:color="auto"/>
                    <w:bottom w:val="none" w:sz="0" w:space="0" w:color="auto"/>
                    <w:right w:val="none" w:sz="0" w:space="0" w:color="auto"/>
                  </w:divBdr>
                </w:div>
                <w:div w:id="1673797367">
                  <w:marLeft w:val="0"/>
                  <w:marRight w:val="0"/>
                  <w:marTop w:val="0"/>
                  <w:marBottom w:val="0"/>
                  <w:divBdr>
                    <w:top w:val="none" w:sz="0" w:space="0" w:color="auto"/>
                    <w:left w:val="none" w:sz="0" w:space="0" w:color="auto"/>
                    <w:bottom w:val="none" w:sz="0" w:space="0" w:color="auto"/>
                    <w:right w:val="none" w:sz="0" w:space="0" w:color="auto"/>
                  </w:divBdr>
                </w:div>
                <w:div w:id="1676347207">
                  <w:marLeft w:val="0"/>
                  <w:marRight w:val="0"/>
                  <w:marTop w:val="0"/>
                  <w:marBottom w:val="0"/>
                  <w:divBdr>
                    <w:top w:val="none" w:sz="0" w:space="0" w:color="auto"/>
                    <w:left w:val="none" w:sz="0" w:space="0" w:color="auto"/>
                    <w:bottom w:val="none" w:sz="0" w:space="0" w:color="auto"/>
                    <w:right w:val="none" w:sz="0" w:space="0" w:color="auto"/>
                  </w:divBdr>
                </w:div>
                <w:div w:id="1680303544">
                  <w:marLeft w:val="0"/>
                  <w:marRight w:val="0"/>
                  <w:marTop w:val="0"/>
                  <w:marBottom w:val="0"/>
                  <w:divBdr>
                    <w:top w:val="none" w:sz="0" w:space="0" w:color="auto"/>
                    <w:left w:val="none" w:sz="0" w:space="0" w:color="auto"/>
                    <w:bottom w:val="none" w:sz="0" w:space="0" w:color="auto"/>
                    <w:right w:val="none" w:sz="0" w:space="0" w:color="auto"/>
                  </w:divBdr>
                </w:div>
                <w:div w:id="1683312814">
                  <w:marLeft w:val="0"/>
                  <w:marRight w:val="0"/>
                  <w:marTop w:val="0"/>
                  <w:marBottom w:val="0"/>
                  <w:divBdr>
                    <w:top w:val="none" w:sz="0" w:space="0" w:color="auto"/>
                    <w:left w:val="none" w:sz="0" w:space="0" w:color="auto"/>
                    <w:bottom w:val="none" w:sz="0" w:space="0" w:color="auto"/>
                    <w:right w:val="none" w:sz="0" w:space="0" w:color="auto"/>
                  </w:divBdr>
                </w:div>
                <w:div w:id="1683848467">
                  <w:marLeft w:val="0"/>
                  <w:marRight w:val="0"/>
                  <w:marTop w:val="0"/>
                  <w:marBottom w:val="0"/>
                  <w:divBdr>
                    <w:top w:val="none" w:sz="0" w:space="0" w:color="auto"/>
                    <w:left w:val="none" w:sz="0" w:space="0" w:color="auto"/>
                    <w:bottom w:val="none" w:sz="0" w:space="0" w:color="auto"/>
                    <w:right w:val="none" w:sz="0" w:space="0" w:color="auto"/>
                  </w:divBdr>
                </w:div>
                <w:div w:id="1696078618">
                  <w:marLeft w:val="0"/>
                  <w:marRight w:val="0"/>
                  <w:marTop w:val="0"/>
                  <w:marBottom w:val="0"/>
                  <w:divBdr>
                    <w:top w:val="none" w:sz="0" w:space="0" w:color="auto"/>
                    <w:left w:val="none" w:sz="0" w:space="0" w:color="auto"/>
                    <w:bottom w:val="none" w:sz="0" w:space="0" w:color="auto"/>
                    <w:right w:val="none" w:sz="0" w:space="0" w:color="auto"/>
                  </w:divBdr>
                </w:div>
                <w:div w:id="1698584108">
                  <w:marLeft w:val="0"/>
                  <w:marRight w:val="0"/>
                  <w:marTop w:val="0"/>
                  <w:marBottom w:val="0"/>
                  <w:divBdr>
                    <w:top w:val="none" w:sz="0" w:space="0" w:color="auto"/>
                    <w:left w:val="none" w:sz="0" w:space="0" w:color="auto"/>
                    <w:bottom w:val="none" w:sz="0" w:space="0" w:color="auto"/>
                    <w:right w:val="none" w:sz="0" w:space="0" w:color="auto"/>
                  </w:divBdr>
                </w:div>
                <w:div w:id="1702824542">
                  <w:marLeft w:val="0"/>
                  <w:marRight w:val="0"/>
                  <w:marTop w:val="0"/>
                  <w:marBottom w:val="0"/>
                  <w:divBdr>
                    <w:top w:val="none" w:sz="0" w:space="0" w:color="auto"/>
                    <w:left w:val="none" w:sz="0" w:space="0" w:color="auto"/>
                    <w:bottom w:val="none" w:sz="0" w:space="0" w:color="auto"/>
                    <w:right w:val="none" w:sz="0" w:space="0" w:color="auto"/>
                  </w:divBdr>
                </w:div>
                <w:div w:id="1704868742">
                  <w:marLeft w:val="0"/>
                  <w:marRight w:val="0"/>
                  <w:marTop w:val="0"/>
                  <w:marBottom w:val="0"/>
                  <w:divBdr>
                    <w:top w:val="none" w:sz="0" w:space="0" w:color="auto"/>
                    <w:left w:val="none" w:sz="0" w:space="0" w:color="auto"/>
                    <w:bottom w:val="none" w:sz="0" w:space="0" w:color="auto"/>
                    <w:right w:val="none" w:sz="0" w:space="0" w:color="auto"/>
                  </w:divBdr>
                </w:div>
                <w:div w:id="1710913172">
                  <w:marLeft w:val="0"/>
                  <w:marRight w:val="0"/>
                  <w:marTop w:val="0"/>
                  <w:marBottom w:val="0"/>
                  <w:divBdr>
                    <w:top w:val="none" w:sz="0" w:space="0" w:color="auto"/>
                    <w:left w:val="none" w:sz="0" w:space="0" w:color="auto"/>
                    <w:bottom w:val="none" w:sz="0" w:space="0" w:color="auto"/>
                    <w:right w:val="none" w:sz="0" w:space="0" w:color="auto"/>
                  </w:divBdr>
                </w:div>
                <w:div w:id="1727680145">
                  <w:marLeft w:val="0"/>
                  <w:marRight w:val="0"/>
                  <w:marTop w:val="0"/>
                  <w:marBottom w:val="0"/>
                  <w:divBdr>
                    <w:top w:val="none" w:sz="0" w:space="0" w:color="auto"/>
                    <w:left w:val="none" w:sz="0" w:space="0" w:color="auto"/>
                    <w:bottom w:val="none" w:sz="0" w:space="0" w:color="auto"/>
                    <w:right w:val="none" w:sz="0" w:space="0" w:color="auto"/>
                  </w:divBdr>
                </w:div>
                <w:div w:id="1733429197">
                  <w:marLeft w:val="0"/>
                  <w:marRight w:val="0"/>
                  <w:marTop w:val="0"/>
                  <w:marBottom w:val="0"/>
                  <w:divBdr>
                    <w:top w:val="none" w:sz="0" w:space="0" w:color="auto"/>
                    <w:left w:val="none" w:sz="0" w:space="0" w:color="auto"/>
                    <w:bottom w:val="none" w:sz="0" w:space="0" w:color="auto"/>
                    <w:right w:val="none" w:sz="0" w:space="0" w:color="auto"/>
                  </w:divBdr>
                </w:div>
                <w:div w:id="1745224973">
                  <w:marLeft w:val="0"/>
                  <w:marRight w:val="0"/>
                  <w:marTop w:val="0"/>
                  <w:marBottom w:val="0"/>
                  <w:divBdr>
                    <w:top w:val="none" w:sz="0" w:space="0" w:color="auto"/>
                    <w:left w:val="none" w:sz="0" w:space="0" w:color="auto"/>
                    <w:bottom w:val="none" w:sz="0" w:space="0" w:color="auto"/>
                    <w:right w:val="none" w:sz="0" w:space="0" w:color="auto"/>
                  </w:divBdr>
                </w:div>
                <w:div w:id="1746761887">
                  <w:marLeft w:val="0"/>
                  <w:marRight w:val="0"/>
                  <w:marTop w:val="0"/>
                  <w:marBottom w:val="0"/>
                  <w:divBdr>
                    <w:top w:val="none" w:sz="0" w:space="0" w:color="auto"/>
                    <w:left w:val="none" w:sz="0" w:space="0" w:color="auto"/>
                    <w:bottom w:val="none" w:sz="0" w:space="0" w:color="auto"/>
                    <w:right w:val="none" w:sz="0" w:space="0" w:color="auto"/>
                  </w:divBdr>
                </w:div>
                <w:div w:id="1749111708">
                  <w:marLeft w:val="0"/>
                  <w:marRight w:val="0"/>
                  <w:marTop w:val="0"/>
                  <w:marBottom w:val="0"/>
                  <w:divBdr>
                    <w:top w:val="none" w:sz="0" w:space="0" w:color="auto"/>
                    <w:left w:val="none" w:sz="0" w:space="0" w:color="auto"/>
                    <w:bottom w:val="none" w:sz="0" w:space="0" w:color="auto"/>
                    <w:right w:val="none" w:sz="0" w:space="0" w:color="auto"/>
                  </w:divBdr>
                </w:div>
                <w:div w:id="1751342570">
                  <w:marLeft w:val="0"/>
                  <w:marRight w:val="0"/>
                  <w:marTop w:val="0"/>
                  <w:marBottom w:val="0"/>
                  <w:divBdr>
                    <w:top w:val="none" w:sz="0" w:space="0" w:color="auto"/>
                    <w:left w:val="none" w:sz="0" w:space="0" w:color="auto"/>
                    <w:bottom w:val="none" w:sz="0" w:space="0" w:color="auto"/>
                    <w:right w:val="none" w:sz="0" w:space="0" w:color="auto"/>
                  </w:divBdr>
                </w:div>
                <w:div w:id="1752769764">
                  <w:marLeft w:val="0"/>
                  <w:marRight w:val="0"/>
                  <w:marTop w:val="0"/>
                  <w:marBottom w:val="0"/>
                  <w:divBdr>
                    <w:top w:val="none" w:sz="0" w:space="0" w:color="auto"/>
                    <w:left w:val="none" w:sz="0" w:space="0" w:color="auto"/>
                    <w:bottom w:val="none" w:sz="0" w:space="0" w:color="auto"/>
                    <w:right w:val="none" w:sz="0" w:space="0" w:color="auto"/>
                  </w:divBdr>
                </w:div>
                <w:div w:id="1752845885">
                  <w:marLeft w:val="0"/>
                  <w:marRight w:val="0"/>
                  <w:marTop w:val="0"/>
                  <w:marBottom w:val="0"/>
                  <w:divBdr>
                    <w:top w:val="none" w:sz="0" w:space="0" w:color="auto"/>
                    <w:left w:val="none" w:sz="0" w:space="0" w:color="auto"/>
                    <w:bottom w:val="none" w:sz="0" w:space="0" w:color="auto"/>
                    <w:right w:val="none" w:sz="0" w:space="0" w:color="auto"/>
                  </w:divBdr>
                </w:div>
                <w:div w:id="1754400759">
                  <w:marLeft w:val="0"/>
                  <w:marRight w:val="0"/>
                  <w:marTop w:val="0"/>
                  <w:marBottom w:val="0"/>
                  <w:divBdr>
                    <w:top w:val="none" w:sz="0" w:space="0" w:color="auto"/>
                    <w:left w:val="none" w:sz="0" w:space="0" w:color="auto"/>
                    <w:bottom w:val="none" w:sz="0" w:space="0" w:color="auto"/>
                    <w:right w:val="none" w:sz="0" w:space="0" w:color="auto"/>
                  </w:divBdr>
                </w:div>
                <w:div w:id="1754425781">
                  <w:marLeft w:val="0"/>
                  <w:marRight w:val="0"/>
                  <w:marTop w:val="0"/>
                  <w:marBottom w:val="0"/>
                  <w:divBdr>
                    <w:top w:val="none" w:sz="0" w:space="0" w:color="auto"/>
                    <w:left w:val="none" w:sz="0" w:space="0" w:color="auto"/>
                    <w:bottom w:val="none" w:sz="0" w:space="0" w:color="auto"/>
                    <w:right w:val="none" w:sz="0" w:space="0" w:color="auto"/>
                  </w:divBdr>
                </w:div>
                <w:div w:id="1763602665">
                  <w:marLeft w:val="0"/>
                  <w:marRight w:val="0"/>
                  <w:marTop w:val="0"/>
                  <w:marBottom w:val="0"/>
                  <w:divBdr>
                    <w:top w:val="none" w:sz="0" w:space="0" w:color="auto"/>
                    <w:left w:val="none" w:sz="0" w:space="0" w:color="auto"/>
                    <w:bottom w:val="none" w:sz="0" w:space="0" w:color="auto"/>
                    <w:right w:val="none" w:sz="0" w:space="0" w:color="auto"/>
                  </w:divBdr>
                </w:div>
                <w:div w:id="1765806315">
                  <w:marLeft w:val="0"/>
                  <w:marRight w:val="0"/>
                  <w:marTop w:val="0"/>
                  <w:marBottom w:val="0"/>
                  <w:divBdr>
                    <w:top w:val="none" w:sz="0" w:space="0" w:color="auto"/>
                    <w:left w:val="none" w:sz="0" w:space="0" w:color="auto"/>
                    <w:bottom w:val="none" w:sz="0" w:space="0" w:color="auto"/>
                    <w:right w:val="none" w:sz="0" w:space="0" w:color="auto"/>
                  </w:divBdr>
                </w:div>
                <w:div w:id="1766729308">
                  <w:marLeft w:val="0"/>
                  <w:marRight w:val="0"/>
                  <w:marTop w:val="0"/>
                  <w:marBottom w:val="0"/>
                  <w:divBdr>
                    <w:top w:val="none" w:sz="0" w:space="0" w:color="auto"/>
                    <w:left w:val="none" w:sz="0" w:space="0" w:color="auto"/>
                    <w:bottom w:val="none" w:sz="0" w:space="0" w:color="auto"/>
                    <w:right w:val="none" w:sz="0" w:space="0" w:color="auto"/>
                  </w:divBdr>
                </w:div>
                <w:div w:id="1776747023">
                  <w:marLeft w:val="0"/>
                  <w:marRight w:val="0"/>
                  <w:marTop w:val="0"/>
                  <w:marBottom w:val="0"/>
                  <w:divBdr>
                    <w:top w:val="none" w:sz="0" w:space="0" w:color="auto"/>
                    <w:left w:val="none" w:sz="0" w:space="0" w:color="auto"/>
                    <w:bottom w:val="none" w:sz="0" w:space="0" w:color="auto"/>
                    <w:right w:val="none" w:sz="0" w:space="0" w:color="auto"/>
                  </w:divBdr>
                </w:div>
                <w:div w:id="1782139123">
                  <w:marLeft w:val="0"/>
                  <w:marRight w:val="0"/>
                  <w:marTop w:val="0"/>
                  <w:marBottom w:val="0"/>
                  <w:divBdr>
                    <w:top w:val="none" w:sz="0" w:space="0" w:color="auto"/>
                    <w:left w:val="none" w:sz="0" w:space="0" w:color="auto"/>
                    <w:bottom w:val="none" w:sz="0" w:space="0" w:color="auto"/>
                    <w:right w:val="none" w:sz="0" w:space="0" w:color="auto"/>
                  </w:divBdr>
                </w:div>
                <w:div w:id="1784227435">
                  <w:marLeft w:val="0"/>
                  <w:marRight w:val="0"/>
                  <w:marTop w:val="0"/>
                  <w:marBottom w:val="0"/>
                  <w:divBdr>
                    <w:top w:val="none" w:sz="0" w:space="0" w:color="auto"/>
                    <w:left w:val="none" w:sz="0" w:space="0" w:color="auto"/>
                    <w:bottom w:val="none" w:sz="0" w:space="0" w:color="auto"/>
                    <w:right w:val="none" w:sz="0" w:space="0" w:color="auto"/>
                  </w:divBdr>
                </w:div>
                <w:div w:id="1789619704">
                  <w:marLeft w:val="0"/>
                  <w:marRight w:val="0"/>
                  <w:marTop w:val="0"/>
                  <w:marBottom w:val="0"/>
                  <w:divBdr>
                    <w:top w:val="none" w:sz="0" w:space="0" w:color="auto"/>
                    <w:left w:val="none" w:sz="0" w:space="0" w:color="auto"/>
                    <w:bottom w:val="none" w:sz="0" w:space="0" w:color="auto"/>
                    <w:right w:val="none" w:sz="0" w:space="0" w:color="auto"/>
                  </w:divBdr>
                </w:div>
                <w:div w:id="1790464736">
                  <w:marLeft w:val="0"/>
                  <w:marRight w:val="0"/>
                  <w:marTop w:val="0"/>
                  <w:marBottom w:val="0"/>
                  <w:divBdr>
                    <w:top w:val="none" w:sz="0" w:space="0" w:color="auto"/>
                    <w:left w:val="none" w:sz="0" w:space="0" w:color="auto"/>
                    <w:bottom w:val="none" w:sz="0" w:space="0" w:color="auto"/>
                    <w:right w:val="none" w:sz="0" w:space="0" w:color="auto"/>
                  </w:divBdr>
                </w:div>
                <w:div w:id="1790779521">
                  <w:marLeft w:val="0"/>
                  <w:marRight w:val="0"/>
                  <w:marTop w:val="0"/>
                  <w:marBottom w:val="0"/>
                  <w:divBdr>
                    <w:top w:val="none" w:sz="0" w:space="0" w:color="auto"/>
                    <w:left w:val="none" w:sz="0" w:space="0" w:color="auto"/>
                    <w:bottom w:val="none" w:sz="0" w:space="0" w:color="auto"/>
                    <w:right w:val="none" w:sz="0" w:space="0" w:color="auto"/>
                  </w:divBdr>
                </w:div>
                <w:div w:id="1791053049">
                  <w:marLeft w:val="0"/>
                  <w:marRight w:val="0"/>
                  <w:marTop w:val="0"/>
                  <w:marBottom w:val="0"/>
                  <w:divBdr>
                    <w:top w:val="none" w:sz="0" w:space="0" w:color="auto"/>
                    <w:left w:val="none" w:sz="0" w:space="0" w:color="auto"/>
                    <w:bottom w:val="none" w:sz="0" w:space="0" w:color="auto"/>
                    <w:right w:val="none" w:sz="0" w:space="0" w:color="auto"/>
                  </w:divBdr>
                </w:div>
                <w:div w:id="1797522595">
                  <w:marLeft w:val="0"/>
                  <w:marRight w:val="0"/>
                  <w:marTop w:val="0"/>
                  <w:marBottom w:val="0"/>
                  <w:divBdr>
                    <w:top w:val="none" w:sz="0" w:space="0" w:color="auto"/>
                    <w:left w:val="none" w:sz="0" w:space="0" w:color="auto"/>
                    <w:bottom w:val="none" w:sz="0" w:space="0" w:color="auto"/>
                    <w:right w:val="none" w:sz="0" w:space="0" w:color="auto"/>
                  </w:divBdr>
                </w:div>
                <w:div w:id="1805198799">
                  <w:marLeft w:val="0"/>
                  <w:marRight w:val="0"/>
                  <w:marTop w:val="0"/>
                  <w:marBottom w:val="0"/>
                  <w:divBdr>
                    <w:top w:val="none" w:sz="0" w:space="0" w:color="auto"/>
                    <w:left w:val="none" w:sz="0" w:space="0" w:color="auto"/>
                    <w:bottom w:val="none" w:sz="0" w:space="0" w:color="auto"/>
                    <w:right w:val="none" w:sz="0" w:space="0" w:color="auto"/>
                  </w:divBdr>
                </w:div>
                <w:div w:id="1808742511">
                  <w:marLeft w:val="0"/>
                  <w:marRight w:val="0"/>
                  <w:marTop w:val="0"/>
                  <w:marBottom w:val="0"/>
                  <w:divBdr>
                    <w:top w:val="none" w:sz="0" w:space="0" w:color="auto"/>
                    <w:left w:val="none" w:sz="0" w:space="0" w:color="auto"/>
                    <w:bottom w:val="none" w:sz="0" w:space="0" w:color="auto"/>
                    <w:right w:val="none" w:sz="0" w:space="0" w:color="auto"/>
                  </w:divBdr>
                </w:div>
                <w:div w:id="1815171103">
                  <w:marLeft w:val="0"/>
                  <w:marRight w:val="0"/>
                  <w:marTop w:val="0"/>
                  <w:marBottom w:val="0"/>
                  <w:divBdr>
                    <w:top w:val="none" w:sz="0" w:space="0" w:color="auto"/>
                    <w:left w:val="none" w:sz="0" w:space="0" w:color="auto"/>
                    <w:bottom w:val="none" w:sz="0" w:space="0" w:color="auto"/>
                    <w:right w:val="none" w:sz="0" w:space="0" w:color="auto"/>
                  </w:divBdr>
                </w:div>
                <w:div w:id="1819835992">
                  <w:marLeft w:val="0"/>
                  <w:marRight w:val="0"/>
                  <w:marTop w:val="0"/>
                  <w:marBottom w:val="0"/>
                  <w:divBdr>
                    <w:top w:val="none" w:sz="0" w:space="0" w:color="auto"/>
                    <w:left w:val="none" w:sz="0" w:space="0" w:color="auto"/>
                    <w:bottom w:val="none" w:sz="0" w:space="0" w:color="auto"/>
                    <w:right w:val="none" w:sz="0" w:space="0" w:color="auto"/>
                  </w:divBdr>
                </w:div>
                <w:div w:id="1820223393">
                  <w:marLeft w:val="0"/>
                  <w:marRight w:val="0"/>
                  <w:marTop w:val="0"/>
                  <w:marBottom w:val="0"/>
                  <w:divBdr>
                    <w:top w:val="none" w:sz="0" w:space="0" w:color="auto"/>
                    <w:left w:val="none" w:sz="0" w:space="0" w:color="auto"/>
                    <w:bottom w:val="none" w:sz="0" w:space="0" w:color="auto"/>
                    <w:right w:val="none" w:sz="0" w:space="0" w:color="auto"/>
                  </w:divBdr>
                </w:div>
                <w:div w:id="1834445275">
                  <w:marLeft w:val="0"/>
                  <w:marRight w:val="0"/>
                  <w:marTop w:val="0"/>
                  <w:marBottom w:val="0"/>
                  <w:divBdr>
                    <w:top w:val="none" w:sz="0" w:space="0" w:color="auto"/>
                    <w:left w:val="none" w:sz="0" w:space="0" w:color="auto"/>
                    <w:bottom w:val="none" w:sz="0" w:space="0" w:color="auto"/>
                    <w:right w:val="none" w:sz="0" w:space="0" w:color="auto"/>
                  </w:divBdr>
                </w:div>
                <w:div w:id="1834711507">
                  <w:marLeft w:val="0"/>
                  <w:marRight w:val="0"/>
                  <w:marTop w:val="0"/>
                  <w:marBottom w:val="0"/>
                  <w:divBdr>
                    <w:top w:val="none" w:sz="0" w:space="0" w:color="auto"/>
                    <w:left w:val="none" w:sz="0" w:space="0" w:color="auto"/>
                    <w:bottom w:val="none" w:sz="0" w:space="0" w:color="auto"/>
                    <w:right w:val="none" w:sz="0" w:space="0" w:color="auto"/>
                  </w:divBdr>
                </w:div>
                <w:div w:id="1851723178">
                  <w:marLeft w:val="0"/>
                  <w:marRight w:val="0"/>
                  <w:marTop w:val="0"/>
                  <w:marBottom w:val="0"/>
                  <w:divBdr>
                    <w:top w:val="none" w:sz="0" w:space="0" w:color="auto"/>
                    <w:left w:val="none" w:sz="0" w:space="0" w:color="auto"/>
                    <w:bottom w:val="none" w:sz="0" w:space="0" w:color="auto"/>
                    <w:right w:val="none" w:sz="0" w:space="0" w:color="auto"/>
                  </w:divBdr>
                </w:div>
                <w:div w:id="1851991587">
                  <w:marLeft w:val="0"/>
                  <w:marRight w:val="0"/>
                  <w:marTop w:val="0"/>
                  <w:marBottom w:val="0"/>
                  <w:divBdr>
                    <w:top w:val="none" w:sz="0" w:space="0" w:color="auto"/>
                    <w:left w:val="none" w:sz="0" w:space="0" w:color="auto"/>
                    <w:bottom w:val="none" w:sz="0" w:space="0" w:color="auto"/>
                    <w:right w:val="none" w:sz="0" w:space="0" w:color="auto"/>
                  </w:divBdr>
                </w:div>
                <w:div w:id="1856767786">
                  <w:marLeft w:val="0"/>
                  <w:marRight w:val="0"/>
                  <w:marTop w:val="0"/>
                  <w:marBottom w:val="0"/>
                  <w:divBdr>
                    <w:top w:val="none" w:sz="0" w:space="0" w:color="auto"/>
                    <w:left w:val="none" w:sz="0" w:space="0" w:color="auto"/>
                    <w:bottom w:val="none" w:sz="0" w:space="0" w:color="auto"/>
                    <w:right w:val="none" w:sz="0" w:space="0" w:color="auto"/>
                  </w:divBdr>
                </w:div>
                <w:div w:id="1859540182">
                  <w:marLeft w:val="0"/>
                  <w:marRight w:val="0"/>
                  <w:marTop w:val="0"/>
                  <w:marBottom w:val="0"/>
                  <w:divBdr>
                    <w:top w:val="none" w:sz="0" w:space="0" w:color="auto"/>
                    <w:left w:val="none" w:sz="0" w:space="0" w:color="auto"/>
                    <w:bottom w:val="none" w:sz="0" w:space="0" w:color="auto"/>
                    <w:right w:val="none" w:sz="0" w:space="0" w:color="auto"/>
                  </w:divBdr>
                </w:div>
                <w:div w:id="1866364983">
                  <w:marLeft w:val="0"/>
                  <w:marRight w:val="0"/>
                  <w:marTop w:val="0"/>
                  <w:marBottom w:val="0"/>
                  <w:divBdr>
                    <w:top w:val="none" w:sz="0" w:space="0" w:color="auto"/>
                    <w:left w:val="none" w:sz="0" w:space="0" w:color="auto"/>
                    <w:bottom w:val="none" w:sz="0" w:space="0" w:color="auto"/>
                    <w:right w:val="none" w:sz="0" w:space="0" w:color="auto"/>
                  </w:divBdr>
                </w:div>
                <w:div w:id="1868904145">
                  <w:marLeft w:val="0"/>
                  <w:marRight w:val="0"/>
                  <w:marTop w:val="0"/>
                  <w:marBottom w:val="0"/>
                  <w:divBdr>
                    <w:top w:val="none" w:sz="0" w:space="0" w:color="auto"/>
                    <w:left w:val="none" w:sz="0" w:space="0" w:color="auto"/>
                    <w:bottom w:val="none" w:sz="0" w:space="0" w:color="auto"/>
                    <w:right w:val="none" w:sz="0" w:space="0" w:color="auto"/>
                  </w:divBdr>
                </w:div>
                <w:div w:id="1873301019">
                  <w:marLeft w:val="0"/>
                  <w:marRight w:val="0"/>
                  <w:marTop w:val="0"/>
                  <w:marBottom w:val="0"/>
                  <w:divBdr>
                    <w:top w:val="none" w:sz="0" w:space="0" w:color="auto"/>
                    <w:left w:val="none" w:sz="0" w:space="0" w:color="auto"/>
                    <w:bottom w:val="none" w:sz="0" w:space="0" w:color="auto"/>
                    <w:right w:val="none" w:sz="0" w:space="0" w:color="auto"/>
                  </w:divBdr>
                </w:div>
                <w:div w:id="1884903381">
                  <w:marLeft w:val="0"/>
                  <w:marRight w:val="0"/>
                  <w:marTop w:val="0"/>
                  <w:marBottom w:val="0"/>
                  <w:divBdr>
                    <w:top w:val="none" w:sz="0" w:space="0" w:color="auto"/>
                    <w:left w:val="none" w:sz="0" w:space="0" w:color="auto"/>
                    <w:bottom w:val="none" w:sz="0" w:space="0" w:color="auto"/>
                    <w:right w:val="none" w:sz="0" w:space="0" w:color="auto"/>
                  </w:divBdr>
                </w:div>
                <w:div w:id="1885216797">
                  <w:marLeft w:val="0"/>
                  <w:marRight w:val="0"/>
                  <w:marTop w:val="0"/>
                  <w:marBottom w:val="0"/>
                  <w:divBdr>
                    <w:top w:val="none" w:sz="0" w:space="0" w:color="auto"/>
                    <w:left w:val="none" w:sz="0" w:space="0" w:color="auto"/>
                    <w:bottom w:val="none" w:sz="0" w:space="0" w:color="auto"/>
                    <w:right w:val="none" w:sz="0" w:space="0" w:color="auto"/>
                  </w:divBdr>
                </w:div>
                <w:div w:id="1885678791">
                  <w:marLeft w:val="0"/>
                  <w:marRight w:val="0"/>
                  <w:marTop w:val="0"/>
                  <w:marBottom w:val="0"/>
                  <w:divBdr>
                    <w:top w:val="none" w:sz="0" w:space="0" w:color="auto"/>
                    <w:left w:val="none" w:sz="0" w:space="0" w:color="auto"/>
                    <w:bottom w:val="none" w:sz="0" w:space="0" w:color="auto"/>
                    <w:right w:val="none" w:sz="0" w:space="0" w:color="auto"/>
                  </w:divBdr>
                </w:div>
                <w:div w:id="1886405799">
                  <w:marLeft w:val="0"/>
                  <w:marRight w:val="0"/>
                  <w:marTop w:val="0"/>
                  <w:marBottom w:val="0"/>
                  <w:divBdr>
                    <w:top w:val="none" w:sz="0" w:space="0" w:color="auto"/>
                    <w:left w:val="none" w:sz="0" w:space="0" w:color="auto"/>
                    <w:bottom w:val="none" w:sz="0" w:space="0" w:color="auto"/>
                    <w:right w:val="none" w:sz="0" w:space="0" w:color="auto"/>
                  </w:divBdr>
                </w:div>
                <w:div w:id="1895505831">
                  <w:marLeft w:val="0"/>
                  <w:marRight w:val="0"/>
                  <w:marTop w:val="0"/>
                  <w:marBottom w:val="0"/>
                  <w:divBdr>
                    <w:top w:val="none" w:sz="0" w:space="0" w:color="auto"/>
                    <w:left w:val="none" w:sz="0" w:space="0" w:color="auto"/>
                    <w:bottom w:val="none" w:sz="0" w:space="0" w:color="auto"/>
                    <w:right w:val="none" w:sz="0" w:space="0" w:color="auto"/>
                  </w:divBdr>
                </w:div>
                <w:div w:id="1898543710">
                  <w:marLeft w:val="0"/>
                  <w:marRight w:val="0"/>
                  <w:marTop w:val="0"/>
                  <w:marBottom w:val="0"/>
                  <w:divBdr>
                    <w:top w:val="none" w:sz="0" w:space="0" w:color="auto"/>
                    <w:left w:val="none" w:sz="0" w:space="0" w:color="auto"/>
                    <w:bottom w:val="none" w:sz="0" w:space="0" w:color="auto"/>
                    <w:right w:val="none" w:sz="0" w:space="0" w:color="auto"/>
                  </w:divBdr>
                </w:div>
                <w:div w:id="1903325985">
                  <w:marLeft w:val="0"/>
                  <w:marRight w:val="0"/>
                  <w:marTop w:val="0"/>
                  <w:marBottom w:val="0"/>
                  <w:divBdr>
                    <w:top w:val="none" w:sz="0" w:space="0" w:color="auto"/>
                    <w:left w:val="none" w:sz="0" w:space="0" w:color="auto"/>
                    <w:bottom w:val="none" w:sz="0" w:space="0" w:color="auto"/>
                    <w:right w:val="none" w:sz="0" w:space="0" w:color="auto"/>
                  </w:divBdr>
                </w:div>
                <w:div w:id="1907495626">
                  <w:marLeft w:val="0"/>
                  <w:marRight w:val="0"/>
                  <w:marTop w:val="0"/>
                  <w:marBottom w:val="0"/>
                  <w:divBdr>
                    <w:top w:val="none" w:sz="0" w:space="0" w:color="auto"/>
                    <w:left w:val="none" w:sz="0" w:space="0" w:color="auto"/>
                    <w:bottom w:val="none" w:sz="0" w:space="0" w:color="auto"/>
                    <w:right w:val="none" w:sz="0" w:space="0" w:color="auto"/>
                  </w:divBdr>
                </w:div>
                <w:div w:id="1930114989">
                  <w:marLeft w:val="0"/>
                  <w:marRight w:val="0"/>
                  <w:marTop w:val="0"/>
                  <w:marBottom w:val="0"/>
                  <w:divBdr>
                    <w:top w:val="none" w:sz="0" w:space="0" w:color="auto"/>
                    <w:left w:val="none" w:sz="0" w:space="0" w:color="auto"/>
                    <w:bottom w:val="none" w:sz="0" w:space="0" w:color="auto"/>
                    <w:right w:val="none" w:sz="0" w:space="0" w:color="auto"/>
                  </w:divBdr>
                </w:div>
                <w:div w:id="1938244150">
                  <w:marLeft w:val="0"/>
                  <w:marRight w:val="0"/>
                  <w:marTop w:val="0"/>
                  <w:marBottom w:val="0"/>
                  <w:divBdr>
                    <w:top w:val="none" w:sz="0" w:space="0" w:color="auto"/>
                    <w:left w:val="none" w:sz="0" w:space="0" w:color="auto"/>
                    <w:bottom w:val="none" w:sz="0" w:space="0" w:color="auto"/>
                    <w:right w:val="none" w:sz="0" w:space="0" w:color="auto"/>
                  </w:divBdr>
                </w:div>
                <w:div w:id="1938244656">
                  <w:marLeft w:val="0"/>
                  <w:marRight w:val="0"/>
                  <w:marTop w:val="0"/>
                  <w:marBottom w:val="0"/>
                  <w:divBdr>
                    <w:top w:val="none" w:sz="0" w:space="0" w:color="auto"/>
                    <w:left w:val="none" w:sz="0" w:space="0" w:color="auto"/>
                    <w:bottom w:val="none" w:sz="0" w:space="0" w:color="auto"/>
                    <w:right w:val="none" w:sz="0" w:space="0" w:color="auto"/>
                  </w:divBdr>
                </w:div>
                <w:div w:id="1940214729">
                  <w:marLeft w:val="0"/>
                  <w:marRight w:val="0"/>
                  <w:marTop w:val="0"/>
                  <w:marBottom w:val="0"/>
                  <w:divBdr>
                    <w:top w:val="none" w:sz="0" w:space="0" w:color="auto"/>
                    <w:left w:val="none" w:sz="0" w:space="0" w:color="auto"/>
                    <w:bottom w:val="none" w:sz="0" w:space="0" w:color="auto"/>
                    <w:right w:val="none" w:sz="0" w:space="0" w:color="auto"/>
                  </w:divBdr>
                </w:div>
                <w:div w:id="1943220911">
                  <w:marLeft w:val="0"/>
                  <w:marRight w:val="0"/>
                  <w:marTop w:val="0"/>
                  <w:marBottom w:val="0"/>
                  <w:divBdr>
                    <w:top w:val="none" w:sz="0" w:space="0" w:color="auto"/>
                    <w:left w:val="none" w:sz="0" w:space="0" w:color="auto"/>
                    <w:bottom w:val="none" w:sz="0" w:space="0" w:color="auto"/>
                    <w:right w:val="none" w:sz="0" w:space="0" w:color="auto"/>
                  </w:divBdr>
                </w:div>
                <w:div w:id="1946227107">
                  <w:marLeft w:val="0"/>
                  <w:marRight w:val="0"/>
                  <w:marTop w:val="0"/>
                  <w:marBottom w:val="0"/>
                  <w:divBdr>
                    <w:top w:val="none" w:sz="0" w:space="0" w:color="auto"/>
                    <w:left w:val="none" w:sz="0" w:space="0" w:color="auto"/>
                    <w:bottom w:val="none" w:sz="0" w:space="0" w:color="auto"/>
                    <w:right w:val="none" w:sz="0" w:space="0" w:color="auto"/>
                  </w:divBdr>
                </w:div>
                <w:div w:id="1947227553">
                  <w:marLeft w:val="0"/>
                  <w:marRight w:val="0"/>
                  <w:marTop w:val="0"/>
                  <w:marBottom w:val="0"/>
                  <w:divBdr>
                    <w:top w:val="none" w:sz="0" w:space="0" w:color="auto"/>
                    <w:left w:val="none" w:sz="0" w:space="0" w:color="auto"/>
                    <w:bottom w:val="none" w:sz="0" w:space="0" w:color="auto"/>
                    <w:right w:val="none" w:sz="0" w:space="0" w:color="auto"/>
                  </w:divBdr>
                </w:div>
                <w:div w:id="1952082817">
                  <w:marLeft w:val="0"/>
                  <w:marRight w:val="0"/>
                  <w:marTop w:val="0"/>
                  <w:marBottom w:val="0"/>
                  <w:divBdr>
                    <w:top w:val="none" w:sz="0" w:space="0" w:color="auto"/>
                    <w:left w:val="none" w:sz="0" w:space="0" w:color="auto"/>
                    <w:bottom w:val="none" w:sz="0" w:space="0" w:color="auto"/>
                    <w:right w:val="none" w:sz="0" w:space="0" w:color="auto"/>
                  </w:divBdr>
                </w:div>
                <w:div w:id="1965312007">
                  <w:marLeft w:val="0"/>
                  <w:marRight w:val="0"/>
                  <w:marTop w:val="0"/>
                  <w:marBottom w:val="0"/>
                  <w:divBdr>
                    <w:top w:val="none" w:sz="0" w:space="0" w:color="auto"/>
                    <w:left w:val="none" w:sz="0" w:space="0" w:color="auto"/>
                    <w:bottom w:val="none" w:sz="0" w:space="0" w:color="auto"/>
                    <w:right w:val="none" w:sz="0" w:space="0" w:color="auto"/>
                  </w:divBdr>
                </w:div>
                <w:div w:id="1967854911">
                  <w:marLeft w:val="0"/>
                  <w:marRight w:val="0"/>
                  <w:marTop w:val="0"/>
                  <w:marBottom w:val="0"/>
                  <w:divBdr>
                    <w:top w:val="none" w:sz="0" w:space="0" w:color="auto"/>
                    <w:left w:val="none" w:sz="0" w:space="0" w:color="auto"/>
                    <w:bottom w:val="none" w:sz="0" w:space="0" w:color="auto"/>
                    <w:right w:val="none" w:sz="0" w:space="0" w:color="auto"/>
                  </w:divBdr>
                </w:div>
                <w:div w:id="1973053795">
                  <w:marLeft w:val="0"/>
                  <w:marRight w:val="0"/>
                  <w:marTop w:val="0"/>
                  <w:marBottom w:val="0"/>
                  <w:divBdr>
                    <w:top w:val="none" w:sz="0" w:space="0" w:color="auto"/>
                    <w:left w:val="none" w:sz="0" w:space="0" w:color="auto"/>
                    <w:bottom w:val="none" w:sz="0" w:space="0" w:color="auto"/>
                    <w:right w:val="none" w:sz="0" w:space="0" w:color="auto"/>
                  </w:divBdr>
                </w:div>
                <w:div w:id="1974872075">
                  <w:marLeft w:val="0"/>
                  <w:marRight w:val="0"/>
                  <w:marTop w:val="0"/>
                  <w:marBottom w:val="0"/>
                  <w:divBdr>
                    <w:top w:val="none" w:sz="0" w:space="0" w:color="auto"/>
                    <w:left w:val="none" w:sz="0" w:space="0" w:color="auto"/>
                    <w:bottom w:val="none" w:sz="0" w:space="0" w:color="auto"/>
                    <w:right w:val="none" w:sz="0" w:space="0" w:color="auto"/>
                  </w:divBdr>
                </w:div>
                <w:div w:id="1977488463">
                  <w:marLeft w:val="0"/>
                  <w:marRight w:val="0"/>
                  <w:marTop w:val="0"/>
                  <w:marBottom w:val="0"/>
                  <w:divBdr>
                    <w:top w:val="none" w:sz="0" w:space="0" w:color="auto"/>
                    <w:left w:val="none" w:sz="0" w:space="0" w:color="auto"/>
                    <w:bottom w:val="none" w:sz="0" w:space="0" w:color="auto"/>
                    <w:right w:val="none" w:sz="0" w:space="0" w:color="auto"/>
                  </w:divBdr>
                </w:div>
                <w:div w:id="1979801696">
                  <w:marLeft w:val="0"/>
                  <w:marRight w:val="0"/>
                  <w:marTop w:val="0"/>
                  <w:marBottom w:val="0"/>
                  <w:divBdr>
                    <w:top w:val="none" w:sz="0" w:space="0" w:color="auto"/>
                    <w:left w:val="none" w:sz="0" w:space="0" w:color="auto"/>
                    <w:bottom w:val="none" w:sz="0" w:space="0" w:color="auto"/>
                    <w:right w:val="none" w:sz="0" w:space="0" w:color="auto"/>
                  </w:divBdr>
                </w:div>
                <w:div w:id="1981229901">
                  <w:marLeft w:val="0"/>
                  <w:marRight w:val="0"/>
                  <w:marTop w:val="0"/>
                  <w:marBottom w:val="0"/>
                  <w:divBdr>
                    <w:top w:val="none" w:sz="0" w:space="0" w:color="auto"/>
                    <w:left w:val="none" w:sz="0" w:space="0" w:color="auto"/>
                    <w:bottom w:val="none" w:sz="0" w:space="0" w:color="auto"/>
                    <w:right w:val="none" w:sz="0" w:space="0" w:color="auto"/>
                  </w:divBdr>
                </w:div>
                <w:div w:id="1981497861">
                  <w:marLeft w:val="0"/>
                  <w:marRight w:val="0"/>
                  <w:marTop w:val="0"/>
                  <w:marBottom w:val="0"/>
                  <w:divBdr>
                    <w:top w:val="none" w:sz="0" w:space="0" w:color="auto"/>
                    <w:left w:val="none" w:sz="0" w:space="0" w:color="auto"/>
                    <w:bottom w:val="none" w:sz="0" w:space="0" w:color="auto"/>
                    <w:right w:val="none" w:sz="0" w:space="0" w:color="auto"/>
                  </w:divBdr>
                </w:div>
                <w:div w:id="2000229314">
                  <w:marLeft w:val="0"/>
                  <w:marRight w:val="0"/>
                  <w:marTop w:val="0"/>
                  <w:marBottom w:val="0"/>
                  <w:divBdr>
                    <w:top w:val="none" w:sz="0" w:space="0" w:color="auto"/>
                    <w:left w:val="none" w:sz="0" w:space="0" w:color="auto"/>
                    <w:bottom w:val="none" w:sz="0" w:space="0" w:color="auto"/>
                    <w:right w:val="none" w:sz="0" w:space="0" w:color="auto"/>
                  </w:divBdr>
                </w:div>
                <w:div w:id="2008901864">
                  <w:marLeft w:val="0"/>
                  <w:marRight w:val="0"/>
                  <w:marTop w:val="0"/>
                  <w:marBottom w:val="0"/>
                  <w:divBdr>
                    <w:top w:val="none" w:sz="0" w:space="0" w:color="auto"/>
                    <w:left w:val="none" w:sz="0" w:space="0" w:color="auto"/>
                    <w:bottom w:val="none" w:sz="0" w:space="0" w:color="auto"/>
                    <w:right w:val="none" w:sz="0" w:space="0" w:color="auto"/>
                  </w:divBdr>
                </w:div>
                <w:div w:id="2015378210">
                  <w:marLeft w:val="0"/>
                  <w:marRight w:val="0"/>
                  <w:marTop w:val="0"/>
                  <w:marBottom w:val="0"/>
                  <w:divBdr>
                    <w:top w:val="none" w:sz="0" w:space="0" w:color="auto"/>
                    <w:left w:val="none" w:sz="0" w:space="0" w:color="auto"/>
                    <w:bottom w:val="none" w:sz="0" w:space="0" w:color="auto"/>
                    <w:right w:val="none" w:sz="0" w:space="0" w:color="auto"/>
                  </w:divBdr>
                </w:div>
                <w:div w:id="2018146742">
                  <w:marLeft w:val="0"/>
                  <w:marRight w:val="0"/>
                  <w:marTop w:val="0"/>
                  <w:marBottom w:val="0"/>
                  <w:divBdr>
                    <w:top w:val="none" w:sz="0" w:space="0" w:color="auto"/>
                    <w:left w:val="none" w:sz="0" w:space="0" w:color="auto"/>
                    <w:bottom w:val="none" w:sz="0" w:space="0" w:color="auto"/>
                    <w:right w:val="none" w:sz="0" w:space="0" w:color="auto"/>
                  </w:divBdr>
                </w:div>
                <w:div w:id="2021392429">
                  <w:marLeft w:val="0"/>
                  <w:marRight w:val="0"/>
                  <w:marTop w:val="0"/>
                  <w:marBottom w:val="0"/>
                  <w:divBdr>
                    <w:top w:val="none" w:sz="0" w:space="0" w:color="auto"/>
                    <w:left w:val="none" w:sz="0" w:space="0" w:color="auto"/>
                    <w:bottom w:val="none" w:sz="0" w:space="0" w:color="auto"/>
                    <w:right w:val="none" w:sz="0" w:space="0" w:color="auto"/>
                  </w:divBdr>
                </w:div>
                <w:div w:id="2023313217">
                  <w:marLeft w:val="0"/>
                  <w:marRight w:val="0"/>
                  <w:marTop w:val="0"/>
                  <w:marBottom w:val="0"/>
                  <w:divBdr>
                    <w:top w:val="none" w:sz="0" w:space="0" w:color="auto"/>
                    <w:left w:val="none" w:sz="0" w:space="0" w:color="auto"/>
                    <w:bottom w:val="none" w:sz="0" w:space="0" w:color="auto"/>
                    <w:right w:val="none" w:sz="0" w:space="0" w:color="auto"/>
                  </w:divBdr>
                </w:div>
                <w:div w:id="2023585530">
                  <w:marLeft w:val="0"/>
                  <w:marRight w:val="0"/>
                  <w:marTop w:val="0"/>
                  <w:marBottom w:val="0"/>
                  <w:divBdr>
                    <w:top w:val="none" w:sz="0" w:space="0" w:color="auto"/>
                    <w:left w:val="none" w:sz="0" w:space="0" w:color="auto"/>
                    <w:bottom w:val="none" w:sz="0" w:space="0" w:color="auto"/>
                    <w:right w:val="none" w:sz="0" w:space="0" w:color="auto"/>
                  </w:divBdr>
                </w:div>
                <w:div w:id="2046100505">
                  <w:marLeft w:val="0"/>
                  <w:marRight w:val="0"/>
                  <w:marTop w:val="0"/>
                  <w:marBottom w:val="0"/>
                  <w:divBdr>
                    <w:top w:val="none" w:sz="0" w:space="0" w:color="auto"/>
                    <w:left w:val="none" w:sz="0" w:space="0" w:color="auto"/>
                    <w:bottom w:val="none" w:sz="0" w:space="0" w:color="auto"/>
                    <w:right w:val="none" w:sz="0" w:space="0" w:color="auto"/>
                  </w:divBdr>
                </w:div>
                <w:div w:id="2046366800">
                  <w:marLeft w:val="0"/>
                  <w:marRight w:val="0"/>
                  <w:marTop w:val="0"/>
                  <w:marBottom w:val="0"/>
                  <w:divBdr>
                    <w:top w:val="none" w:sz="0" w:space="0" w:color="auto"/>
                    <w:left w:val="none" w:sz="0" w:space="0" w:color="auto"/>
                    <w:bottom w:val="none" w:sz="0" w:space="0" w:color="auto"/>
                    <w:right w:val="none" w:sz="0" w:space="0" w:color="auto"/>
                  </w:divBdr>
                </w:div>
                <w:div w:id="2047027860">
                  <w:marLeft w:val="0"/>
                  <w:marRight w:val="0"/>
                  <w:marTop w:val="0"/>
                  <w:marBottom w:val="0"/>
                  <w:divBdr>
                    <w:top w:val="none" w:sz="0" w:space="0" w:color="auto"/>
                    <w:left w:val="none" w:sz="0" w:space="0" w:color="auto"/>
                    <w:bottom w:val="none" w:sz="0" w:space="0" w:color="auto"/>
                    <w:right w:val="none" w:sz="0" w:space="0" w:color="auto"/>
                  </w:divBdr>
                </w:div>
                <w:div w:id="2047094935">
                  <w:marLeft w:val="0"/>
                  <w:marRight w:val="0"/>
                  <w:marTop w:val="0"/>
                  <w:marBottom w:val="0"/>
                  <w:divBdr>
                    <w:top w:val="none" w:sz="0" w:space="0" w:color="auto"/>
                    <w:left w:val="none" w:sz="0" w:space="0" w:color="auto"/>
                    <w:bottom w:val="none" w:sz="0" w:space="0" w:color="auto"/>
                    <w:right w:val="none" w:sz="0" w:space="0" w:color="auto"/>
                  </w:divBdr>
                </w:div>
                <w:div w:id="2067600782">
                  <w:marLeft w:val="0"/>
                  <w:marRight w:val="0"/>
                  <w:marTop w:val="0"/>
                  <w:marBottom w:val="0"/>
                  <w:divBdr>
                    <w:top w:val="none" w:sz="0" w:space="0" w:color="auto"/>
                    <w:left w:val="none" w:sz="0" w:space="0" w:color="auto"/>
                    <w:bottom w:val="none" w:sz="0" w:space="0" w:color="auto"/>
                    <w:right w:val="none" w:sz="0" w:space="0" w:color="auto"/>
                  </w:divBdr>
                </w:div>
                <w:div w:id="2069257630">
                  <w:marLeft w:val="0"/>
                  <w:marRight w:val="0"/>
                  <w:marTop w:val="0"/>
                  <w:marBottom w:val="0"/>
                  <w:divBdr>
                    <w:top w:val="none" w:sz="0" w:space="0" w:color="auto"/>
                    <w:left w:val="none" w:sz="0" w:space="0" w:color="auto"/>
                    <w:bottom w:val="none" w:sz="0" w:space="0" w:color="auto"/>
                    <w:right w:val="none" w:sz="0" w:space="0" w:color="auto"/>
                  </w:divBdr>
                </w:div>
                <w:div w:id="2076397091">
                  <w:marLeft w:val="0"/>
                  <w:marRight w:val="0"/>
                  <w:marTop w:val="0"/>
                  <w:marBottom w:val="0"/>
                  <w:divBdr>
                    <w:top w:val="none" w:sz="0" w:space="0" w:color="auto"/>
                    <w:left w:val="none" w:sz="0" w:space="0" w:color="auto"/>
                    <w:bottom w:val="none" w:sz="0" w:space="0" w:color="auto"/>
                    <w:right w:val="none" w:sz="0" w:space="0" w:color="auto"/>
                  </w:divBdr>
                </w:div>
                <w:div w:id="2077363080">
                  <w:marLeft w:val="0"/>
                  <w:marRight w:val="0"/>
                  <w:marTop w:val="0"/>
                  <w:marBottom w:val="0"/>
                  <w:divBdr>
                    <w:top w:val="none" w:sz="0" w:space="0" w:color="auto"/>
                    <w:left w:val="none" w:sz="0" w:space="0" w:color="auto"/>
                    <w:bottom w:val="none" w:sz="0" w:space="0" w:color="auto"/>
                    <w:right w:val="none" w:sz="0" w:space="0" w:color="auto"/>
                  </w:divBdr>
                </w:div>
                <w:div w:id="2078629141">
                  <w:marLeft w:val="0"/>
                  <w:marRight w:val="0"/>
                  <w:marTop w:val="0"/>
                  <w:marBottom w:val="0"/>
                  <w:divBdr>
                    <w:top w:val="none" w:sz="0" w:space="0" w:color="auto"/>
                    <w:left w:val="none" w:sz="0" w:space="0" w:color="auto"/>
                    <w:bottom w:val="none" w:sz="0" w:space="0" w:color="auto"/>
                    <w:right w:val="none" w:sz="0" w:space="0" w:color="auto"/>
                  </w:divBdr>
                </w:div>
                <w:div w:id="2093773867">
                  <w:marLeft w:val="0"/>
                  <w:marRight w:val="0"/>
                  <w:marTop w:val="0"/>
                  <w:marBottom w:val="0"/>
                  <w:divBdr>
                    <w:top w:val="none" w:sz="0" w:space="0" w:color="auto"/>
                    <w:left w:val="none" w:sz="0" w:space="0" w:color="auto"/>
                    <w:bottom w:val="none" w:sz="0" w:space="0" w:color="auto"/>
                    <w:right w:val="none" w:sz="0" w:space="0" w:color="auto"/>
                  </w:divBdr>
                </w:div>
                <w:div w:id="2096172552">
                  <w:marLeft w:val="0"/>
                  <w:marRight w:val="0"/>
                  <w:marTop w:val="0"/>
                  <w:marBottom w:val="0"/>
                  <w:divBdr>
                    <w:top w:val="none" w:sz="0" w:space="0" w:color="auto"/>
                    <w:left w:val="none" w:sz="0" w:space="0" w:color="auto"/>
                    <w:bottom w:val="none" w:sz="0" w:space="0" w:color="auto"/>
                    <w:right w:val="none" w:sz="0" w:space="0" w:color="auto"/>
                  </w:divBdr>
                </w:div>
                <w:div w:id="2107337999">
                  <w:marLeft w:val="0"/>
                  <w:marRight w:val="0"/>
                  <w:marTop w:val="0"/>
                  <w:marBottom w:val="0"/>
                  <w:divBdr>
                    <w:top w:val="none" w:sz="0" w:space="0" w:color="auto"/>
                    <w:left w:val="none" w:sz="0" w:space="0" w:color="auto"/>
                    <w:bottom w:val="none" w:sz="0" w:space="0" w:color="auto"/>
                    <w:right w:val="none" w:sz="0" w:space="0" w:color="auto"/>
                  </w:divBdr>
                </w:div>
                <w:div w:id="2108651038">
                  <w:marLeft w:val="0"/>
                  <w:marRight w:val="0"/>
                  <w:marTop w:val="0"/>
                  <w:marBottom w:val="0"/>
                  <w:divBdr>
                    <w:top w:val="none" w:sz="0" w:space="0" w:color="auto"/>
                    <w:left w:val="none" w:sz="0" w:space="0" w:color="auto"/>
                    <w:bottom w:val="none" w:sz="0" w:space="0" w:color="auto"/>
                    <w:right w:val="none" w:sz="0" w:space="0" w:color="auto"/>
                  </w:divBdr>
                </w:div>
                <w:div w:id="2118014221">
                  <w:marLeft w:val="0"/>
                  <w:marRight w:val="0"/>
                  <w:marTop w:val="0"/>
                  <w:marBottom w:val="0"/>
                  <w:divBdr>
                    <w:top w:val="none" w:sz="0" w:space="0" w:color="auto"/>
                    <w:left w:val="none" w:sz="0" w:space="0" w:color="auto"/>
                    <w:bottom w:val="none" w:sz="0" w:space="0" w:color="auto"/>
                    <w:right w:val="none" w:sz="0" w:space="0" w:color="auto"/>
                  </w:divBdr>
                </w:div>
                <w:div w:id="2139757077">
                  <w:marLeft w:val="0"/>
                  <w:marRight w:val="0"/>
                  <w:marTop w:val="0"/>
                  <w:marBottom w:val="0"/>
                  <w:divBdr>
                    <w:top w:val="none" w:sz="0" w:space="0" w:color="auto"/>
                    <w:left w:val="none" w:sz="0" w:space="0" w:color="auto"/>
                    <w:bottom w:val="none" w:sz="0" w:space="0" w:color="auto"/>
                    <w:right w:val="none" w:sz="0" w:space="0" w:color="auto"/>
                  </w:divBdr>
                </w:div>
              </w:divsChild>
            </w:div>
            <w:div w:id="670715047">
              <w:marLeft w:val="0"/>
              <w:marRight w:val="0"/>
              <w:marTop w:val="0"/>
              <w:marBottom w:val="0"/>
              <w:divBdr>
                <w:top w:val="none" w:sz="0" w:space="0" w:color="auto"/>
                <w:left w:val="none" w:sz="0" w:space="0" w:color="auto"/>
                <w:bottom w:val="none" w:sz="0" w:space="0" w:color="auto"/>
                <w:right w:val="none" w:sz="0" w:space="0" w:color="auto"/>
              </w:divBdr>
            </w:div>
            <w:div w:id="670765102">
              <w:marLeft w:val="0"/>
              <w:marRight w:val="0"/>
              <w:marTop w:val="0"/>
              <w:marBottom w:val="0"/>
              <w:divBdr>
                <w:top w:val="none" w:sz="0" w:space="0" w:color="auto"/>
                <w:left w:val="none" w:sz="0" w:space="0" w:color="auto"/>
                <w:bottom w:val="none" w:sz="0" w:space="0" w:color="auto"/>
                <w:right w:val="none" w:sz="0" w:space="0" w:color="auto"/>
              </w:divBdr>
            </w:div>
            <w:div w:id="675619850">
              <w:marLeft w:val="0"/>
              <w:marRight w:val="0"/>
              <w:marTop w:val="0"/>
              <w:marBottom w:val="0"/>
              <w:divBdr>
                <w:top w:val="none" w:sz="0" w:space="0" w:color="auto"/>
                <w:left w:val="none" w:sz="0" w:space="0" w:color="auto"/>
                <w:bottom w:val="none" w:sz="0" w:space="0" w:color="auto"/>
                <w:right w:val="none" w:sz="0" w:space="0" w:color="auto"/>
              </w:divBdr>
            </w:div>
            <w:div w:id="692922518">
              <w:marLeft w:val="0"/>
              <w:marRight w:val="0"/>
              <w:marTop w:val="0"/>
              <w:marBottom w:val="0"/>
              <w:divBdr>
                <w:top w:val="none" w:sz="0" w:space="0" w:color="auto"/>
                <w:left w:val="none" w:sz="0" w:space="0" w:color="auto"/>
                <w:bottom w:val="none" w:sz="0" w:space="0" w:color="auto"/>
                <w:right w:val="none" w:sz="0" w:space="0" w:color="auto"/>
              </w:divBdr>
            </w:div>
            <w:div w:id="693002783">
              <w:marLeft w:val="0"/>
              <w:marRight w:val="0"/>
              <w:marTop w:val="0"/>
              <w:marBottom w:val="0"/>
              <w:divBdr>
                <w:top w:val="none" w:sz="0" w:space="0" w:color="auto"/>
                <w:left w:val="none" w:sz="0" w:space="0" w:color="auto"/>
                <w:bottom w:val="none" w:sz="0" w:space="0" w:color="auto"/>
                <w:right w:val="none" w:sz="0" w:space="0" w:color="auto"/>
              </w:divBdr>
            </w:div>
            <w:div w:id="694304355">
              <w:marLeft w:val="0"/>
              <w:marRight w:val="0"/>
              <w:marTop w:val="0"/>
              <w:marBottom w:val="0"/>
              <w:divBdr>
                <w:top w:val="none" w:sz="0" w:space="0" w:color="auto"/>
                <w:left w:val="none" w:sz="0" w:space="0" w:color="auto"/>
                <w:bottom w:val="none" w:sz="0" w:space="0" w:color="auto"/>
                <w:right w:val="none" w:sz="0" w:space="0" w:color="auto"/>
              </w:divBdr>
            </w:div>
            <w:div w:id="695350576">
              <w:marLeft w:val="0"/>
              <w:marRight w:val="0"/>
              <w:marTop w:val="0"/>
              <w:marBottom w:val="0"/>
              <w:divBdr>
                <w:top w:val="none" w:sz="0" w:space="0" w:color="auto"/>
                <w:left w:val="none" w:sz="0" w:space="0" w:color="auto"/>
                <w:bottom w:val="none" w:sz="0" w:space="0" w:color="auto"/>
                <w:right w:val="none" w:sz="0" w:space="0" w:color="auto"/>
              </w:divBdr>
            </w:div>
            <w:div w:id="703747192">
              <w:marLeft w:val="0"/>
              <w:marRight w:val="0"/>
              <w:marTop w:val="0"/>
              <w:marBottom w:val="0"/>
              <w:divBdr>
                <w:top w:val="none" w:sz="0" w:space="0" w:color="auto"/>
                <w:left w:val="none" w:sz="0" w:space="0" w:color="auto"/>
                <w:bottom w:val="none" w:sz="0" w:space="0" w:color="auto"/>
                <w:right w:val="none" w:sz="0" w:space="0" w:color="auto"/>
              </w:divBdr>
            </w:div>
            <w:div w:id="708922103">
              <w:marLeft w:val="0"/>
              <w:marRight w:val="0"/>
              <w:marTop w:val="0"/>
              <w:marBottom w:val="0"/>
              <w:divBdr>
                <w:top w:val="none" w:sz="0" w:space="0" w:color="auto"/>
                <w:left w:val="none" w:sz="0" w:space="0" w:color="auto"/>
                <w:bottom w:val="none" w:sz="0" w:space="0" w:color="auto"/>
                <w:right w:val="none" w:sz="0" w:space="0" w:color="auto"/>
              </w:divBdr>
            </w:div>
            <w:div w:id="709376098">
              <w:marLeft w:val="0"/>
              <w:marRight w:val="0"/>
              <w:marTop w:val="0"/>
              <w:marBottom w:val="0"/>
              <w:divBdr>
                <w:top w:val="none" w:sz="0" w:space="0" w:color="auto"/>
                <w:left w:val="none" w:sz="0" w:space="0" w:color="auto"/>
                <w:bottom w:val="none" w:sz="0" w:space="0" w:color="auto"/>
                <w:right w:val="none" w:sz="0" w:space="0" w:color="auto"/>
              </w:divBdr>
            </w:div>
            <w:div w:id="710153783">
              <w:marLeft w:val="0"/>
              <w:marRight w:val="0"/>
              <w:marTop w:val="0"/>
              <w:marBottom w:val="0"/>
              <w:divBdr>
                <w:top w:val="none" w:sz="0" w:space="0" w:color="auto"/>
                <w:left w:val="none" w:sz="0" w:space="0" w:color="auto"/>
                <w:bottom w:val="none" w:sz="0" w:space="0" w:color="auto"/>
                <w:right w:val="none" w:sz="0" w:space="0" w:color="auto"/>
              </w:divBdr>
            </w:div>
            <w:div w:id="711420110">
              <w:marLeft w:val="0"/>
              <w:marRight w:val="0"/>
              <w:marTop w:val="0"/>
              <w:marBottom w:val="0"/>
              <w:divBdr>
                <w:top w:val="none" w:sz="0" w:space="0" w:color="auto"/>
                <w:left w:val="none" w:sz="0" w:space="0" w:color="auto"/>
                <w:bottom w:val="none" w:sz="0" w:space="0" w:color="auto"/>
                <w:right w:val="none" w:sz="0" w:space="0" w:color="auto"/>
              </w:divBdr>
            </w:div>
            <w:div w:id="711684805">
              <w:marLeft w:val="0"/>
              <w:marRight w:val="0"/>
              <w:marTop w:val="0"/>
              <w:marBottom w:val="0"/>
              <w:divBdr>
                <w:top w:val="none" w:sz="0" w:space="0" w:color="auto"/>
                <w:left w:val="none" w:sz="0" w:space="0" w:color="auto"/>
                <w:bottom w:val="none" w:sz="0" w:space="0" w:color="auto"/>
                <w:right w:val="none" w:sz="0" w:space="0" w:color="auto"/>
              </w:divBdr>
            </w:div>
            <w:div w:id="714503127">
              <w:marLeft w:val="0"/>
              <w:marRight w:val="0"/>
              <w:marTop w:val="0"/>
              <w:marBottom w:val="0"/>
              <w:divBdr>
                <w:top w:val="none" w:sz="0" w:space="0" w:color="auto"/>
                <w:left w:val="none" w:sz="0" w:space="0" w:color="auto"/>
                <w:bottom w:val="none" w:sz="0" w:space="0" w:color="auto"/>
                <w:right w:val="none" w:sz="0" w:space="0" w:color="auto"/>
              </w:divBdr>
            </w:div>
            <w:div w:id="715201275">
              <w:marLeft w:val="0"/>
              <w:marRight w:val="0"/>
              <w:marTop w:val="0"/>
              <w:marBottom w:val="0"/>
              <w:divBdr>
                <w:top w:val="none" w:sz="0" w:space="0" w:color="auto"/>
                <w:left w:val="none" w:sz="0" w:space="0" w:color="auto"/>
                <w:bottom w:val="none" w:sz="0" w:space="0" w:color="auto"/>
                <w:right w:val="none" w:sz="0" w:space="0" w:color="auto"/>
              </w:divBdr>
            </w:div>
            <w:div w:id="717582720">
              <w:marLeft w:val="0"/>
              <w:marRight w:val="0"/>
              <w:marTop w:val="0"/>
              <w:marBottom w:val="0"/>
              <w:divBdr>
                <w:top w:val="none" w:sz="0" w:space="0" w:color="auto"/>
                <w:left w:val="none" w:sz="0" w:space="0" w:color="auto"/>
                <w:bottom w:val="none" w:sz="0" w:space="0" w:color="auto"/>
                <w:right w:val="none" w:sz="0" w:space="0" w:color="auto"/>
              </w:divBdr>
            </w:div>
            <w:div w:id="725639786">
              <w:marLeft w:val="0"/>
              <w:marRight w:val="0"/>
              <w:marTop w:val="0"/>
              <w:marBottom w:val="0"/>
              <w:divBdr>
                <w:top w:val="none" w:sz="0" w:space="0" w:color="auto"/>
                <w:left w:val="none" w:sz="0" w:space="0" w:color="auto"/>
                <w:bottom w:val="none" w:sz="0" w:space="0" w:color="auto"/>
                <w:right w:val="none" w:sz="0" w:space="0" w:color="auto"/>
              </w:divBdr>
            </w:div>
            <w:div w:id="727262391">
              <w:marLeft w:val="0"/>
              <w:marRight w:val="0"/>
              <w:marTop w:val="0"/>
              <w:marBottom w:val="0"/>
              <w:divBdr>
                <w:top w:val="none" w:sz="0" w:space="0" w:color="auto"/>
                <w:left w:val="none" w:sz="0" w:space="0" w:color="auto"/>
                <w:bottom w:val="none" w:sz="0" w:space="0" w:color="auto"/>
                <w:right w:val="none" w:sz="0" w:space="0" w:color="auto"/>
              </w:divBdr>
            </w:div>
            <w:div w:id="737240638">
              <w:marLeft w:val="0"/>
              <w:marRight w:val="0"/>
              <w:marTop w:val="0"/>
              <w:marBottom w:val="0"/>
              <w:divBdr>
                <w:top w:val="none" w:sz="0" w:space="0" w:color="auto"/>
                <w:left w:val="none" w:sz="0" w:space="0" w:color="auto"/>
                <w:bottom w:val="none" w:sz="0" w:space="0" w:color="auto"/>
                <w:right w:val="none" w:sz="0" w:space="0" w:color="auto"/>
              </w:divBdr>
            </w:div>
            <w:div w:id="742483600">
              <w:marLeft w:val="0"/>
              <w:marRight w:val="0"/>
              <w:marTop w:val="0"/>
              <w:marBottom w:val="0"/>
              <w:divBdr>
                <w:top w:val="none" w:sz="0" w:space="0" w:color="auto"/>
                <w:left w:val="none" w:sz="0" w:space="0" w:color="auto"/>
                <w:bottom w:val="none" w:sz="0" w:space="0" w:color="auto"/>
                <w:right w:val="none" w:sz="0" w:space="0" w:color="auto"/>
              </w:divBdr>
            </w:div>
            <w:div w:id="750782956">
              <w:marLeft w:val="0"/>
              <w:marRight w:val="0"/>
              <w:marTop w:val="0"/>
              <w:marBottom w:val="0"/>
              <w:divBdr>
                <w:top w:val="none" w:sz="0" w:space="0" w:color="auto"/>
                <w:left w:val="none" w:sz="0" w:space="0" w:color="auto"/>
                <w:bottom w:val="none" w:sz="0" w:space="0" w:color="auto"/>
                <w:right w:val="none" w:sz="0" w:space="0" w:color="auto"/>
              </w:divBdr>
            </w:div>
            <w:div w:id="752043632">
              <w:marLeft w:val="0"/>
              <w:marRight w:val="0"/>
              <w:marTop w:val="0"/>
              <w:marBottom w:val="0"/>
              <w:divBdr>
                <w:top w:val="none" w:sz="0" w:space="0" w:color="auto"/>
                <w:left w:val="none" w:sz="0" w:space="0" w:color="auto"/>
                <w:bottom w:val="none" w:sz="0" w:space="0" w:color="auto"/>
                <w:right w:val="none" w:sz="0" w:space="0" w:color="auto"/>
              </w:divBdr>
            </w:div>
            <w:div w:id="754789141">
              <w:marLeft w:val="0"/>
              <w:marRight w:val="0"/>
              <w:marTop w:val="0"/>
              <w:marBottom w:val="0"/>
              <w:divBdr>
                <w:top w:val="none" w:sz="0" w:space="0" w:color="auto"/>
                <w:left w:val="none" w:sz="0" w:space="0" w:color="auto"/>
                <w:bottom w:val="none" w:sz="0" w:space="0" w:color="auto"/>
                <w:right w:val="none" w:sz="0" w:space="0" w:color="auto"/>
              </w:divBdr>
            </w:div>
            <w:div w:id="763384842">
              <w:marLeft w:val="0"/>
              <w:marRight w:val="0"/>
              <w:marTop w:val="0"/>
              <w:marBottom w:val="0"/>
              <w:divBdr>
                <w:top w:val="none" w:sz="0" w:space="0" w:color="auto"/>
                <w:left w:val="none" w:sz="0" w:space="0" w:color="auto"/>
                <w:bottom w:val="none" w:sz="0" w:space="0" w:color="auto"/>
                <w:right w:val="none" w:sz="0" w:space="0" w:color="auto"/>
              </w:divBdr>
            </w:div>
            <w:div w:id="765348424">
              <w:marLeft w:val="0"/>
              <w:marRight w:val="0"/>
              <w:marTop w:val="0"/>
              <w:marBottom w:val="0"/>
              <w:divBdr>
                <w:top w:val="none" w:sz="0" w:space="0" w:color="auto"/>
                <w:left w:val="none" w:sz="0" w:space="0" w:color="auto"/>
                <w:bottom w:val="none" w:sz="0" w:space="0" w:color="auto"/>
                <w:right w:val="none" w:sz="0" w:space="0" w:color="auto"/>
              </w:divBdr>
            </w:div>
            <w:div w:id="772894405">
              <w:marLeft w:val="0"/>
              <w:marRight w:val="0"/>
              <w:marTop w:val="0"/>
              <w:marBottom w:val="0"/>
              <w:divBdr>
                <w:top w:val="none" w:sz="0" w:space="0" w:color="auto"/>
                <w:left w:val="none" w:sz="0" w:space="0" w:color="auto"/>
                <w:bottom w:val="none" w:sz="0" w:space="0" w:color="auto"/>
                <w:right w:val="none" w:sz="0" w:space="0" w:color="auto"/>
              </w:divBdr>
            </w:div>
            <w:div w:id="774446706">
              <w:marLeft w:val="0"/>
              <w:marRight w:val="0"/>
              <w:marTop w:val="0"/>
              <w:marBottom w:val="0"/>
              <w:divBdr>
                <w:top w:val="none" w:sz="0" w:space="0" w:color="auto"/>
                <w:left w:val="none" w:sz="0" w:space="0" w:color="auto"/>
                <w:bottom w:val="none" w:sz="0" w:space="0" w:color="auto"/>
                <w:right w:val="none" w:sz="0" w:space="0" w:color="auto"/>
              </w:divBdr>
            </w:div>
            <w:div w:id="775636527">
              <w:marLeft w:val="0"/>
              <w:marRight w:val="0"/>
              <w:marTop w:val="0"/>
              <w:marBottom w:val="0"/>
              <w:divBdr>
                <w:top w:val="none" w:sz="0" w:space="0" w:color="auto"/>
                <w:left w:val="none" w:sz="0" w:space="0" w:color="auto"/>
                <w:bottom w:val="none" w:sz="0" w:space="0" w:color="auto"/>
                <w:right w:val="none" w:sz="0" w:space="0" w:color="auto"/>
              </w:divBdr>
            </w:div>
            <w:div w:id="795103641">
              <w:marLeft w:val="0"/>
              <w:marRight w:val="0"/>
              <w:marTop w:val="0"/>
              <w:marBottom w:val="0"/>
              <w:divBdr>
                <w:top w:val="none" w:sz="0" w:space="0" w:color="auto"/>
                <w:left w:val="none" w:sz="0" w:space="0" w:color="auto"/>
                <w:bottom w:val="none" w:sz="0" w:space="0" w:color="auto"/>
                <w:right w:val="none" w:sz="0" w:space="0" w:color="auto"/>
              </w:divBdr>
            </w:div>
            <w:div w:id="798568585">
              <w:marLeft w:val="0"/>
              <w:marRight w:val="0"/>
              <w:marTop w:val="0"/>
              <w:marBottom w:val="0"/>
              <w:divBdr>
                <w:top w:val="none" w:sz="0" w:space="0" w:color="auto"/>
                <w:left w:val="none" w:sz="0" w:space="0" w:color="auto"/>
                <w:bottom w:val="none" w:sz="0" w:space="0" w:color="auto"/>
                <w:right w:val="none" w:sz="0" w:space="0" w:color="auto"/>
              </w:divBdr>
            </w:div>
            <w:div w:id="817770568">
              <w:marLeft w:val="0"/>
              <w:marRight w:val="0"/>
              <w:marTop w:val="0"/>
              <w:marBottom w:val="0"/>
              <w:divBdr>
                <w:top w:val="none" w:sz="0" w:space="0" w:color="auto"/>
                <w:left w:val="none" w:sz="0" w:space="0" w:color="auto"/>
                <w:bottom w:val="none" w:sz="0" w:space="0" w:color="auto"/>
                <w:right w:val="none" w:sz="0" w:space="0" w:color="auto"/>
              </w:divBdr>
            </w:div>
            <w:div w:id="819616572">
              <w:marLeft w:val="0"/>
              <w:marRight w:val="0"/>
              <w:marTop w:val="0"/>
              <w:marBottom w:val="0"/>
              <w:divBdr>
                <w:top w:val="none" w:sz="0" w:space="0" w:color="auto"/>
                <w:left w:val="none" w:sz="0" w:space="0" w:color="auto"/>
                <w:bottom w:val="none" w:sz="0" w:space="0" w:color="auto"/>
                <w:right w:val="none" w:sz="0" w:space="0" w:color="auto"/>
              </w:divBdr>
            </w:div>
            <w:div w:id="820345994">
              <w:marLeft w:val="0"/>
              <w:marRight w:val="0"/>
              <w:marTop w:val="0"/>
              <w:marBottom w:val="0"/>
              <w:divBdr>
                <w:top w:val="none" w:sz="0" w:space="0" w:color="auto"/>
                <w:left w:val="none" w:sz="0" w:space="0" w:color="auto"/>
                <w:bottom w:val="none" w:sz="0" w:space="0" w:color="auto"/>
                <w:right w:val="none" w:sz="0" w:space="0" w:color="auto"/>
              </w:divBdr>
            </w:div>
            <w:div w:id="826360199">
              <w:marLeft w:val="0"/>
              <w:marRight w:val="0"/>
              <w:marTop w:val="0"/>
              <w:marBottom w:val="0"/>
              <w:divBdr>
                <w:top w:val="none" w:sz="0" w:space="0" w:color="auto"/>
                <w:left w:val="none" w:sz="0" w:space="0" w:color="auto"/>
                <w:bottom w:val="none" w:sz="0" w:space="0" w:color="auto"/>
                <w:right w:val="none" w:sz="0" w:space="0" w:color="auto"/>
              </w:divBdr>
            </w:div>
            <w:div w:id="829446601">
              <w:marLeft w:val="0"/>
              <w:marRight w:val="0"/>
              <w:marTop w:val="0"/>
              <w:marBottom w:val="0"/>
              <w:divBdr>
                <w:top w:val="none" w:sz="0" w:space="0" w:color="auto"/>
                <w:left w:val="none" w:sz="0" w:space="0" w:color="auto"/>
                <w:bottom w:val="none" w:sz="0" w:space="0" w:color="auto"/>
                <w:right w:val="none" w:sz="0" w:space="0" w:color="auto"/>
              </w:divBdr>
            </w:div>
            <w:div w:id="829560393">
              <w:marLeft w:val="0"/>
              <w:marRight w:val="0"/>
              <w:marTop w:val="0"/>
              <w:marBottom w:val="0"/>
              <w:divBdr>
                <w:top w:val="none" w:sz="0" w:space="0" w:color="auto"/>
                <w:left w:val="none" w:sz="0" w:space="0" w:color="auto"/>
                <w:bottom w:val="none" w:sz="0" w:space="0" w:color="auto"/>
                <w:right w:val="none" w:sz="0" w:space="0" w:color="auto"/>
              </w:divBdr>
            </w:div>
            <w:div w:id="830677029">
              <w:marLeft w:val="0"/>
              <w:marRight w:val="0"/>
              <w:marTop w:val="0"/>
              <w:marBottom w:val="0"/>
              <w:divBdr>
                <w:top w:val="none" w:sz="0" w:space="0" w:color="auto"/>
                <w:left w:val="none" w:sz="0" w:space="0" w:color="auto"/>
                <w:bottom w:val="none" w:sz="0" w:space="0" w:color="auto"/>
                <w:right w:val="none" w:sz="0" w:space="0" w:color="auto"/>
              </w:divBdr>
            </w:div>
            <w:div w:id="834958850">
              <w:marLeft w:val="0"/>
              <w:marRight w:val="0"/>
              <w:marTop w:val="0"/>
              <w:marBottom w:val="0"/>
              <w:divBdr>
                <w:top w:val="none" w:sz="0" w:space="0" w:color="auto"/>
                <w:left w:val="none" w:sz="0" w:space="0" w:color="auto"/>
                <w:bottom w:val="none" w:sz="0" w:space="0" w:color="auto"/>
                <w:right w:val="none" w:sz="0" w:space="0" w:color="auto"/>
              </w:divBdr>
            </w:div>
            <w:div w:id="846867980">
              <w:marLeft w:val="0"/>
              <w:marRight w:val="0"/>
              <w:marTop w:val="0"/>
              <w:marBottom w:val="0"/>
              <w:divBdr>
                <w:top w:val="none" w:sz="0" w:space="0" w:color="auto"/>
                <w:left w:val="none" w:sz="0" w:space="0" w:color="auto"/>
                <w:bottom w:val="none" w:sz="0" w:space="0" w:color="auto"/>
                <w:right w:val="none" w:sz="0" w:space="0" w:color="auto"/>
              </w:divBdr>
            </w:div>
            <w:div w:id="854197555">
              <w:marLeft w:val="0"/>
              <w:marRight w:val="0"/>
              <w:marTop w:val="0"/>
              <w:marBottom w:val="0"/>
              <w:divBdr>
                <w:top w:val="none" w:sz="0" w:space="0" w:color="auto"/>
                <w:left w:val="none" w:sz="0" w:space="0" w:color="auto"/>
                <w:bottom w:val="none" w:sz="0" w:space="0" w:color="auto"/>
                <w:right w:val="none" w:sz="0" w:space="0" w:color="auto"/>
              </w:divBdr>
            </w:div>
            <w:div w:id="878933932">
              <w:marLeft w:val="0"/>
              <w:marRight w:val="0"/>
              <w:marTop w:val="0"/>
              <w:marBottom w:val="0"/>
              <w:divBdr>
                <w:top w:val="none" w:sz="0" w:space="0" w:color="auto"/>
                <w:left w:val="none" w:sz="0" w:space="0" w:color="auto"/>
                <w:bottom w:val="none" w:sz="0" w:space="0" w:color="auto"/>
                <w:right w:val="none" w:sz="0" w:space="0" w:color="auto"/>
              </w:divBdr>
            </w:div>
            <w:div w:id="884103717">
              <w:marLeft w:val="0"/>
              <w:marRight w:val="0"/>
              <w:marTop w:val="0"/>
              <w:marBottom w:val="0"/>
              <w:divBdr>
                <w:top w:val="none" w:sz="0" w:space="0" w:color="auto"/>
                <w:left w:val="none" w:sz="0" w:space="0" w:color="auto"/>
                <w:bottom w:val="none" w:sz="0" w:space="0" w:color="auto"/>
                <w:right w:val="none" w:sz="0" w:space="0" w:color="auto"/>
              </w:divBdr>
            </w:div>
            <w:div w:id="891649266">
              <w:marLeft w:val="0"/>
              <w:marRight w:val="0"/>
              <w:marTop w:val="0"/>
              <w:marBottom w:val="0"/>
              <w:divBdr>
                <w:top w:val="none" w:sz="0" w:space="0" w:color="auto"/>
                <w:left w:val="none" w:sz="0" w:space="0" w:color="auto"/>
                <w:bottom w:val="none" w:sz="0" w:space="0" w:color="auto"/>
                <w:right w:val="none" w:sz="0" w:space="0" w:color="auto"/>
              </w:divBdr>
            </w:div>
            <w:div w:id="896008854">
              <w:marLeft w:val="0"/>
              <w:marRight w:val="0"/>
              <w:marTop w:val="0"/>
              <w:marBottom w:val="0"/>
              <w:divBdr>
                <w:top w:val="none" w:sz="0" w:space="0" w:color="auto"/>
                <w:left w:val="none" w:sz="0" w:space="0" w:color="auto"/>
                <w:bottom w:val="none" w:sz="0" w:space="0" w:color="auto"/>
                <w:right w:val="none" w:sz="0" w:space="0" w:color="auto"/>
              </w:divBdr>
            </w:div>
            <w:div w:id="902643740">
              <w:marLeft w:val="0"/>
              <w:marRight w:val="0"/>
              <w:marTop w:val="0"/>
              <w:marBottom w:val="0"/>
              <w:divBdr>
                <w:top w:val="none" w:sz="0" w:space="0" w:color="auto"/>
                <w:left w:val="none" w:sz="0" w:space="0" w:color="auto"/>
                <w:bottom w:val="none" w:sz="0" w:space="0" w:color="auto"/>
                <w:right w:val="none" w:sz="0" w:space="0" w:color="auto"/>
              </w:divBdr>
            </w:div>
            <w:div w:id="905382754">
              <w:marLeft w:val="0"/>
              <w:marRight w:val="0"/>
              <w:marTop w:val="0"/>
              <w:marBottom w:val="0"/>
              <w:divBdr>
                <w:top w:val="none" w:sz="0" w:space="0" w:color="auto"/>
                <w:left w:val="none" w:sz="0" w:space="0" w:color="auto"/>
                <w:bottom w:val="none" w:sz="0" w:space="0" w:color="auto"/>
                <w:right w:val="none" w:sz="0" w:space="0" w:color="auto"/>
              </w:divBdr>
            </w:div>
            <w:div w:id="914626800">
              <w:marLeft w:val="0"/>
              <w:marRight w:val="0"/>
              <w:marTop w:val="0"/>
              <w:marBottom w:val="0"/>
              <w:divBdr>
                <w:top w:val="none" w:sz="0" w:space="0" w:color="auto"/>
                <w:left w:val="none" w:sz="0" w:space="0" w:color="auto"/>
                <w:bottom w:val="none" w:sz="0" w:space="0" w:color="auto"/>
                <w:right w:val="none" w:sz="0" w:space="0" w:color="auto"/>
              </w:divBdr>
            </w:div>
            <w:div w:id="920799671">
              <w:marLeft w:val="0"/>
              <w:marRight w:val="0"/>
              <w:marTop w:val="0"/>
              <w:marBottom w:val="0"/>
              <w:divBdr>
                <w:top w:val="none" w:sz="0" w:space="0" w:color="auto"/>
                <w:left w:val="none" w:sz="0" w:space="0" w:color="auto"/>
                <w:bottom w:val="none" w:sz="0" w:space="0" w:color="auto"/>
                <w:right w:val="none" w:sz="0" w:space="0" w:color="auto"/>
              </w:divBdr>
            </w:div>
            <w:div w:id="922373607">
              <w:marLeft w:val="0"/>
              <w:marRight w:val="0"/>
              <w:marTop w:val="0"/>
              <w:marBottom w:val="0"/>
              <w:divBdr>
                <w:top w:val="none" w:sz="0" w:space="0" w:color="auto"/>
                <w:left w:val="none" w:sz="0" w:space="0" w:color="auto"/>
                <w:bottom w:val="none" w:sz="0" w:space="0" w:color="auto"/>
                <w:right w:val="none" w:sz="0" w:space="0" w:color="auto"/>
              </w:divBdr>
            </w:div>
            <w:div w:id="923300511">
              <w:marLeft w:val="0"/>
              <w:marRight w:val="0"/>
              <w:marTop w:val="0"/>
              <w:marBottom w:val="0"/>
              <w:divBdr>
                <w:top w:val="none" w:sz="0" w:space="0" w:color="auto"/>
                <w:left w:val="none" w:sz="0" w:space="0" w:color="auto"/>
                <w:bottom w:val="none" w:sz="0" w:space="0" w:color="auto"/>
                <w:right w:val="none" w:sz="0" w:space="0" w:color="auto"/>
              </w:divBdr>
            </w:div>
            <w:div w:id="931812566">
              <w:marLeft w:val="0"/>
              <w:marRight w:val="0"/>
              <w:marTop w:val="0"/>
              <w:marBottom w:val="0"/>
              <w:divBdr>
                <w:top w:val="none" w:sz="0" w:space="0" w:color="auto"/>
                <w:left w:val="none" w:sz="0" w:space="0" w:color="auto"/>
                <w:bottom w:val="none" w:sz="0" w:space="0" w:color="auto"/>
                <w:right w:val="none" w:sz="0" w:space="0" w:color="auto"/>
              </w:divBdr>
            </w:div>
            <w:div w:id="935090429">
              <w:marLeft w:val="0"/>
              <w:marRight w:val="0"/>
              <w:marTop w:val="0"/>
              <w:marBottom w:val="0"/>
              <w:divBdr>
                <w:top w:val="none" w:sz="0" w:space="0" w:color="auto"/>
                <w:left w:val="none" w:sz="0" w:space="0" w:color="auto"/>
                <w:bottom w:val="none" w:sz="0" w:space="0" w:color="auto"/>
                <w:right w:val="none" w:sz="0" w:space="0" w:color="auto"/>
              </w:divBdr>
            </w:div>
            <w:div w:id="936715895">
              <w:marLeft w:val="0"/>
              <w:marRight w:val="0"/>
              <w:marTop w:val="0"/>
              <w:marBottom w:val="0"/>
              <w:divBdr>
                <w:top w:val="none" w:sz="0" w:space="0" w:color="auto"/>
                <w:left w:val="none" w:sz="0" w:space="0" w:color="auto"/>
                <w:bottom w:val="none" w:sz="0" w:space="0" w:color="auto"/>
                <w:right w:val="none" w:sz="0" w:space="0" w:color="auto"/>
              </w:divBdr>
            </w:div>
            <w:div w:id="937441495">
              <w:marLeft w:val="0"/>
              <w:marRight w:val="0"/>
              <w:marTop w:val="0"/>
              <w:marBottom w:val="0"/>
              <w:divBdr>
                <w:top w:val="none" w:sz="0" w:space="0" w:color="auto"/>
                <w:left w:val="none" w:sz="0" w:space="0" w:color="auto"/>
                <w:bottom w:val="none" w:sz="0" w:space="0" w:color="auto"/>
                <w:right w:val="none" w:sz="0" w:space="0" w:color="auto"/>
              </w:divBdr>
            </w:div>
            <w:div w:id="940188645">
              <w:marLeft w:val="0"/>
              <w:marRight w:val="0"/>
              <w:marTop w:val="0"/>
              <w:marBottom w:val="0"/>
              <w:divBdr>
                <w:top w:val="none" w:sz="0" w:space="0" w:color="auto"/>
                <w:left w:val="none" w:sz="0" w:space="0" w:color="auto"/>
                <w:bottom w:val="none" w:sz="0" w:space="0" w:color="auto"/>
                <w:right w:val="none" w:sz="0" w:space="0" w:color="auto"/>
              </w:divBdr>
            </w:div>
            <w:div w:id="943658796">
              <w:marLeft w:val="0"/>
              <w:marRight w:val="0"/>
              <w:marTop w:val="0"/>
              <w:marBottom w:val="0"/>
              <w:divBdr>
                <w:top w:val="none" w:sz="0" w:space="0" w:color="auto"/>
                <w:left w:val="none" w:sz="0" w:space="0" w:color="auto"/>
                <w:bottom w:val="none" w:sz="0" w:space="0" w:color="auto"/>
                <w:right w:val="none" w:sz="0" w:space="0" w:color="auto"/>
              </w:divBdr>
            </w:div>
            <w:div w:id="944770522">
              <w:marLeft w:val="0"/>
              <w:marRight w:val="0"/>
              <w:marTop w:val="0"/>
              <w:marBottom w:val="0"/>
              <w:divBdr>
                <w:top w:val="none" w:sz="0" w:space="0" w:color="auto"/>
                <w:left w:val="none" w:sz="0" w:space="0" w:color="auto"/>
                <w:bottom w:val="none" w:sz="0" w:space="0" w:color="auto"/>
                <w:right w:val="none" w:sz="0" w:space="0" w:color="auto"/>
              </w:divBdr>
            </w:div>
            <w:div w:id="967589156">
              <w:marLeft w:val="0"/>
              <w:marRight w:val="0"/>
              <w:marTop w:val="0"/>
              <w:marBottom w:val="0"/>
              <w:divBdr>
                <w:top w:val="none" w:sz="0" w:space="0" w:color="auto"/>
                <w:left w:val="none" w:sz="0" w:space="0" w:color="auto"/>
                <w:bottom w:val="none" w:sz="0" w:space="0" w:color="auto"/>
                <w:right w:val="none" w:sz="0" w:space="0" w:color="auto"/>
              </w:divBdr>
            </w:div>
            <w:div w:id="985596935">
              <w:marLeft w:val="0"/>
              <w:marRight w:val="0"/>
              <w:marTop w:val="0"/>
              <w:marBottom w:val="0"/>
              <w:divBdr>
                <w:top w:val="none" w:sz="0" w:space="0" w:color="auto"/>
                <w:left w:val="none" w:sz="0" w:space="0" w:color="auto"/>
                <w:bottom w:val="none" w:sz="0" w:space="0" w:color="auto"/>
                <w:right w:val="none" w:sz="0" w:space="0" w:color="auto"/>
              </w:divBdr>
            </w:div>
            <w:div w:id="989595706">
              <w:marLeft w:val="0"/>
              <w:marRight w:val="0"/>
              <w:marTop w:val="0"/>
              <w:marBottom w:val="0"/>
              <w:divBdr>
                <w:top w:val="none" w:sz="0" w:space="0" w:color="auto"/>
                <w:left w:val="none" w:sz="0" w:space="0" w:color="auto"/>
                <w:bottom w:val="none" w:sz="0" w:space="0" w:color="auto"/>
                <w:right w:val="none" w:sz="0" w:space="0" w:color="auto"/>
              </w:divBdr>
            </w:div>
            <w:div w:id="999848418">
              <w:marLeft w:val="0"/>
              <w:marRight w:val="0"/>
              <w:marTop w:val="0"/>
              <w:marBottom w:val="0"/>
              <w:divBdr>
                <w:top w:val="none" w:sz="0" w:space="0" w:color="auto"/>
                <w:left w:val="none" w:sz="0" w:space="0" w:color="auto"/>
                <w:bottom w:val="none" w:sz="0" w:space="0" w:color="auto"/>
                <w:right w:val="none" w:sz="0" w:space="0" w:color="auto"/>
              </w:divBdr>
            </w:div>
            <w:div w:id="1000892236">
              <w:marLeft w:val="0"/>
              <w:marRight w:val="0"/>
              <w:marTop w:val="0"/>
              <w:marBottom w:val="0"/>
              <w:divBdr>
                <w:top w:val="none" w:sz="0" w:space="0" w:color="auto"/>
                <w:left w:val="none" w:sz="0" w:space="0" w:color="auto"/>
                <w:bottom w:val="none" w:sz="0" w:space="0" w:color="auto"/>
                <w:right w:val="none" w:sz="0" w:space="0" w:color="auto"/>
              </w:divBdr>
            </w:div>
            <w:div w:id="1001276063">
              <w:marLeft w:val="0"/>
              <w:marRight w:val="0"/>
              <w:marTop w:val="0"/>
              <w:marBottom w:val="0"/>
              <w:divBdr>
                <w:top w:val="none" w:sz="0" w:space="0" w:color="auto"/>
                <w:left w:val="none" w:sz="0" w:space="0" w:color="auto"/>
                <w:bottom w:val="none" w:sz="0" w:space="0" w:color="auto"/>
                <w:right w:val="none" w:sz="0" w:space="0" w:color="auto"/>
              </w:divBdr>
            </w:div>
            <w:div w:id="1003358740">
              <w:marLeft w:val="0"/>
              <w:marRight w:val="0"/>
              <w:marTop w:val="0"/>
              <w:marBottom w:val="0"/>
              <w:divBdr>
                <w:top w:val="none" w:sz="0" w:space="0" w:color="auto"/>
                <w:left w:val="none" w:sz="0" w:space="0" w:color="auto"/>
                <w:bottom w:val="none" w:sz="0" w:space="0" w:color="auto"/>
                <w:right w:val="none" w:sz="0" w:space="0" w:color="auto"/>
              </w:divBdr>
            </w:div>
            <w:div w:id="1009020469">
              <w:marLeft w:val="0"/>
              <w:marRight w:val="0"/>
              <w:marTop w:val="0"/>
              <w:marBottom w:val="0"/>
              <w:divBdr>
                <w:top w:val="none" w:sz="0" w:space="0" w:color="auto"/>
                <w:left w:val="none" w:sz="0" w:space="0" w:color="auto"/>
                <w:bottom w:val="none" w:sz="0" w:space="0" w:color="auto"/>
                <w:right w:val="none" w:sz="0" w:space="0" w:color="auto"/>
              </w:divBdr>
            </w:div>
            <w:div w:id="1011444774">
              <w:marLeft w:val="0"/>
              <w:marRight w:val="0"/>
              <w:marTop w:val="0"/>
              <w:marBottom w:val="0"/>
              <w:divBdr>
                <w:top w:val="none" w:sz="0" w:space="0" w:color="auto"/>
                <w:left w:val="none" w:sz="0" w:space="0" w:color="auto"/>
                <w:bottom w:val="none" w:sz="0" w:space="0" w:color="auto"/>
                <w:right w:val="none" w:sz="0" w:space="0" w:color="auto"/>
              </w:divBdr>
            </w:div>
            <w:div w:id="1028719548">
              <w:marLeft w:val="0"/>
              <w:marRight w:val="0"/>
              <w:marTop w:val="0"/>
              <w:marBottom w:val="0"/>
              <w:divBdr>
                <w:top w:val="none" w:sz="0" w:space="0" w:color="auto"/>
                <w:left w:val="none" w:sz="0" w:space="0" w:color="auto"/>
                <w:bottom w:val="none" w:sz="0" w:space="0" w:color="auto"/>
                <w:right w:val="none" w:sz="0" w:space="0" w:color="auto"/>
              </w:divBdr>
            </w:div>
            <w:div w:id="1031417930">
              <w:marLeft w:val="0"/>
              <w:marRight w:val="0"/>
              <w:marTop w:val="0"/>
              <w:marBottom w:val="0"/>
              <w:divBdr>
                <w:top w:val="none" w:sz="0" w:space="0" w:color="auto"/>
                <w:left w:val="none" w:sz="0" w:space="0" w:color="auto"/>
                <w:bottom w:val="none" w:sz="0" w:space="0" w:color="auto"/>
                <w:right w:val="none" w:sz="0" w:space="0" w:color="auto"/>
              </w:divBdr>
            </w:div>
            <w:div w:id="1034843851">
              <w:marLeft w:val="0"/>
              <w:marRight w:val="0"/>
              <w:marTop w:val="0"/>
              <w:marBottom w:val="0"/>
              <w:divBdr>
                <w:top w:val="none" w:sz="0" w:space="0" w:color="auto"/>
                <w:left w:val="none" w:sz="0" w:space="0" w:color="auto"/>
                <w:bottom w:val="none" w:sz="0" w:space="0" w:color="auto"/>
                <w:right w:val="none" w:sz="0" w:space="0" w:color="auto"/>
              </w:divBdr>
            </w:div>
            <w:div w:id="1037655591">
              <w:marLeft w:val="0"/>
              <w:marRight w:val="0"/>
              <w:marTop w:val="0"/>
              <w:marBottom w:val="0"/>
              <w:divBdr>
                <w:top w:val="none" w:sz="0" w:space="0" w:color="auto"/>
                <w:left w:val="none" w:sz="0" w:space="0" w:color="auto"/>
                <w:bottom w:val="none" w:sz="0" w:space="0" w:color="auto"/>
                <w:right w:val="none" w:sz="0" w:space="0" w:color="auto"/>
              </w:divBdr>
            </w:div>
            <w:div w:id="1044719483">
              <w:marLeft w:val="0"/>
              <w:marRight w:val="0"/>
              <w:marTop w:val="0"/>
              <w:marBottom w:val="0"/>
              <w:divBdr>
                <w:top w:val="none" w:sz="0" w:space="0" w:color="auto"/>
                <w:left w:val="none" w:sz="0" w:space="0" w:color="auto"/>
                <w:bottom w:val="none" w:sz="0" w:space="0" w:color="auto"/>
                <w:right w:val="none" w:sz="0" w:space="0" w:color="auto"/>
              </w:divBdr>
            </w:div>
            <w:div w:id="1055278354">
              <w:marLeft w:val="0"/>
              <w:marRight w:val="0"/>
              <w:marTop w:val="0"/>
              <w:marBottom w:val="0"/>
              <w:divBdr>
                <w:top w:val="none" w:sz="0" w:space="0" w:color="auto"/>
                <w:left w:val="none" w:sz="0" w:space="0" w:color="auto"/>
                <w:bottom w:val="none" w:sz="0" w:space="0" w:color="auto"/>
                <w:right w:val="none" w:sz="0" w:space="0" w:color="auto"/>
              </w:divBdr>
            </w:div>
            <w:div w:id="1057050800">
              <w:marLeft w:val="0"/>
              <w:marRight w:val="0"/>
              <w:marTop w:val="0"/>
              <w:marBottom w:val="0"/>
              <w:divBdr>
                <w:top w:val="none" w:sz="0" w:space="0" w:color="auto"/>
                <w:left w:val="none" w:sz="0" w:space="0" w:color="auto"/>
                <w:bottom w:val="none" w:sz="0" w:space="0" w:color="auto"/>
                <w:right w:val="none" w:sz="0" w:space="0" w:color="auto"/>
              </w:divBdr>
            </w:div>
            <w:div w:id="1063021046">
              <w:marLeft w:val="0"/>
              <w:marRight w:val="0"/>
              <w:marTop w:val="0"/>
              <w:marBottom w:val="0"/>
              <w:divBdr>
                <w:top w:val="none" w:sz="0" w:space="0" w:color="auto"/>
                <w:left w:val="none" w:sz="0" w:space="0" w:color="auto"/>
                <w:bottom w:val="none" w:sz="0" w:space="0" w:color="auto"/>
                <w:right w:val="none" w:sz="0" w:space="0" w:color="auto"/>
              </w:divBdr>
            </w:div>
            <w:div w:id="1068570630">
              <w:marLeft w:val="0"/>
              <w:marRight w:val="0"/>
              <w:marTop w:val="0"/>
              <w:marBottom w:val="0"/>
              <w:divBdr>
                <w:top w:val="none" w:sz="0" w:space="0" w:color="auto"/>
                <w:left w:val="none" w:sz="0" w:space="0" w:color="auto"/>
                <w:bottom w:val="none" w:sz="0" w:space="0" w:color="auto"/>
                <w:right w:val="none" w:sz="0" w:space="0" w:color="auto"/>
              </w:divBdr>
            </w:div>
            <w:div w:id="1085422693">
              <w:marLeft w:val="0"/>
              <w:marRight w:val="0"/>
              <w:marTop w:val="0"/>
              <w:marBottom w:val="0"/>
              <w:divBdr>
                <w:top w:val="none" w:sz="0" w:space="0" w:color="auto"/>
                <w:left w:val="none" w:sz="0" w:space="0" w:color="auto"/>
                <w:bottom w:val="none" w:sz="0" w:space="0" w:color="auto"/>
                <w:right w:val="none" w:sz="0" w:space="0" w:color="auto"/>
              </w:divBdr>
            </w:div>
            <w:div w:id="1098519596">
              <w:marLeft w:val="0"/>
              <w:marRight w:val="0"/>
              <w:marTop w:val="0"/>
              <w:marBottom w:val="0"/>
              <w:divBdr>
                <w:top w:val="none" w:sz="0" w:space="0" w:color="auto"/>
                <w:left w:val="none" w:sz="0" w:space="0" w:color="auto"/>
                <w:bottom w:val="none" w:sz="0" w:space="0" w:color="auto"/>
                <w:right w:val="none" w:sz="0" w:space="0" w:color="auto"/>
              </w:divBdr>
            </w:div>
            <w:div w:id="1100176402">
              <w:marLeft w:val="0"/>
              <w:marRight w:val="0"/>
              <w:marTop w:val="0"/>
              <w:marBottom w:val="0"/>
              <w:divBdr>
                <w:top w:val="none" w:sz="0" w:space="0" w:color="auto"/>
                <w:left w:val="none" w:sz="0" w:space="0" w:color="auto"/>
                <w:bottom w:val="none" w:sz="0" w:space="0" w:color="auto"/>
                <w:right w:val="none" w:sz="0" w:space="0" w:color="auto"/>
              </w:divBdr>
            </w:div>
            <w:div w:id="1104379853">
              <w:marLeft w:val="0"/>
              <w:marRight w:val="0"/>
              <w:marTop w:val="0"/>
              <w:marBottom w:val="0"/>
              <w:divBdr>
                <w:top w:val="none" w:sz="0" w:space="0" w:color="auto"/>
                <w:left w:val="none" w:sz="0" w:space="0" w:color="auto"/>
                <w:bottom w:val="none" w:sz="0" w:space="0" w:color="auto"/>
                <w:right w:val="none" w:sz="0" w:space="0" w:color="auto"/>
              </w:divBdr>
            </w:div>
            <w:div w:id="1110004489">
              <w:marLeft w:val="0"/>
              <w:marRight w:val="0"/>
              <w:marTop w:val="0"/>
              <w:marBottom w:val="0"/>
              <w:divBdr>
                <w:top w:val="none" w:sz="0" w:space="0" w:color="auto"/>
                <w:left w:val="none" w:sz="0" w:space="0" w:color="auto"/>
                <w:bottom w:val="none" w:sz="0" w:space="0" w:color="auto"/>
                <w:right w:val="none" w:sz="0" w:space="0" w:color="auto"/>
              </w:divBdr>
            </w:div>
            <w:div w:id="1111167361">
              <w:marLeft w:val="0"/>
              <w:marRight w:val="0"/>
              <w:marTop w:val="0"/>
              <w:marBottom w:val="0"/>
              <w:divBdr>
                <w:top w:val="none" w:sz="0" w:space="0" w:color="auto"/>
                <w:left w:val="none" w:sz="0" w:space="0" w:color="auto"/>
                <w:bottom w:val="none" w:sz="0" w:space="0" w:color="auto"/>
                <w:right w:val="none" w:sz="0" w:space="0" w:color="auto"/>
              </w:divBdr>
            </w:div>
            <w:div w:id="1113784795">
              <w:marLeft w:val="0"/>
              <w:marRight w:val="0"/>
              <w:marTop w:val="0"/>
              <w:marBottom w:val="0"/>
              <w:divBdr>
                <w:top w:val="none" w:sz="0" w:space="0" w:color="auto"/>
                <w:left w:val="none" w:sz="0" w:space="0" w:color="auto"/>
                <w:bottom w:val="none" w:sz="0" w:space="0" w:color="auto"/>
                <w:right w:val="none" w:sz="0" w:space="0" w:color="auto"/>
              </w:divBdr>
            </w:div>
            <w:div w:id="1126393683">
              <w:marLeft w:val="0"/>
              <w:marRight w:val="0"/>
              <w:marTop w:val="0"/>
              <w:marBottom w:val="0"/>
              <w:divBdr>
                <w:top w:val="none" w:sz="0" w:space="0" w:color="auto"/>
                <w:left w:val="none" w:sz="0" w:space="0" w:color="auto"/>
                <w:bottom w:val="none" w:sz="0" w:space="0" w:color="auto"/>
                <w:right w:val="none" w:sz="0" w:space="0" w:color="auto"/>
              </w:divBdr>
            </w:div>
            <w:div w:id="1132214727">
              <w:marLeft w:val="0"/>
              <w:marRight w:val="0"/>
              <w:marTop w:val="0"/>
              <w:marBottom w:val="0"/>
              <w:divBdr>
                <w:top w:val="none" w:sz="0" w:space="0" w:color="auto"/>
                <w:left w:val="none" w:sz="0" w:space="0" w:color="auto"/>
                <w:bottom w:val="none" w:sz="0" w:space="0" w:color="auto"/>
                <w:right w:val="none" w:sz="0" w:space="0" w:color="auto"/>
              </w:divBdr>
            </w:div>
            <w:div w:id="1135831912">
              <w:marLeft w:val="0"/>
              <w:marRight w:val="0"/>
              <w:marTop w:val="0"/>
              <w:marBottom w:val="0"/>
              <w:divBdr>
                <w:top w:val="none" w:sz="0" w:space="0" w:color="auto"/>
                <w:left w:val="none" w:sz="0" w:space="0" w:color="auto"/>
                <w:bottom w:val="none" w:sz="0" w:space="0" w:color="auto"/>
                <w:right w:val="none" w:sz="0" w:space="0" w:color="auto"/>
              </w:divBdr>
            </w:div>
            <w:div w:id="1147821978">
              <w:marLeft w:val="0"/>
              <w:marRight w:val="0"/>
              <w:marTop w:val="0"/>
              <w:marBottom w:val="0"/>
              <w:divBdr>
                <w:top w:val="none" w:sz="0" w:space="0" w:color="auto"/>
                <w:left w:val="none" w:sz="0" w:space="0" w:color="auto"/>
                <w:bottom w:val="none" w:sz="0" w:space="0" w:color="auto"/>
                <w:right w:val="none" w:sz="0" w:space="0" w:color="auto"/>
              </w:divBdr>
            </w:div>
            <w:div w:id="1151480744">
              <w:marLeft w:val="0"/>
              <w:marRight w:val="0"/>
              <w:marTop w:val="0"/>
              <w:marBottom w:val="0"/>
              <w:divBdr>
                <w:top w:val="none" w:sz="0" w:space="0" w:color="auto"/>
                <w:left w:val="none" w:sz="0" w:space="0" w:color="auto"/>
                <w:bottom w:val="none" w:sz="0" w:space="0" w:color="auto"/>
                <w:right w:val="none" w:sz="0" w:space="0" w:color="auto"/>
              </w:divBdr>
            </w:div>
            <w:div w:id="1154178978">
              <w:marLeft w:val="0"/>
              <w:marRight w:val="0"/>
              <w:marTop w:val="0"/>
              <w:marBottom w:val="0"/>
              <w:divBdr>
                <w:top w:val="none" w:sz="0" w:space="0" w:color="auto"/>
                <w:left w:val="none" w:sz="0" w:space="0" w:color="auto"/>
                <w:bottom w:val="none" w:sz="0" w:space="0" w:color="auto"/>
                <w:right w:val="none" w:sz="0" w:space="0" w:color="auto"/>
              </w:divBdr>
            </w:div>
            <w:div w:id="1166171123">
              <w:marLeft w:val="0"/>
              <w:marRight w:val="0"/>
              <w:marTop w:val="0"/>
              <w:marBottom w:val="0"/>
              <w:divBdr>
                <w:top w:val="none" w:sz="0" w:space="0" w:color="auto"/>
                <w:left w:val="none" w:sz="0" w:space="0" w:color="auto"/>
                <w:bottom w:val="none" w:sz="0" w:space="0" w:color="auto"/>
                <w:right w:val="none" w:sz="0" w:space="0" w:color="auto"/>
              </w:divBdr>
            </w:div>
            <w:div w:id="1167986156">
              <w:marLeft w:val="0"/>
              <w:marRight w:val="0"/>
              <w:marTop w:val="0"/>
              <w:marBottom w:val="0"/>
              <w:divBdr>
                <w:top w:val="none" w:sz="0" w:space="0" w:color="auto"/>
                <w:left w:val="none" w:sz="0" w:space="0" w:color="auto"/>
                <w:bottom w:val="none" w:sz="0" w:space="0" w:color="auto"/>
                <w:right w:val="none" w:sz="0" w:space="0" w:color="auto"/>
              </w:divBdr>
            </w:div>
            <w:div w:id="1172721379">
              <w:marLeft w:val="0"/>
              <w:marRight w:val="0"/>
              <w:marTop w:val="0"/>
              <w:marBottom w:val="0"/>
              <w:divBdr>
                <w:top w:val="none" w:sz="0" w:space="0" w:color="auto"/>
                <w:left w:val="none" w:sz="0" w:space="0" w:color="auto"/>
                <w:bottom w:val="none" w:sz="0" w:space="0" w:color="auto"/>
                <w:right w:val="none" w:sz="0" w:space="0" w:color="auto"/>
              </w:divBdr>
            </w:div>
            <w:div w:id="1188838499">
              <w:marLeft w:val="0"/>
              <w:marRight w:val="0"/>
              <w:marTop w:val="0"/>
              <w:marBottom w:val="0"/>
              <w:divBdr>
                <w:top w:val="none" w:sz="0" w:space="0" w:color="auto"/>
                <w:left w:val="none" w:sz="0" w:space="0" w:color="auto"/>
                <w:bottom w:val="none" w:sz="0" w:space="0" w:color="auto"/>
                <w:right w:val="none" w:sz="0" w:space="0" w:color="auto"/>
              </w:divBdr>
            </w:div>
            <w:div w:id="1189566387">
              <w:marLeft w:val="0"/>
              <w:marRight w:val="0"/>
              <w:marTop w:val="0"/>
              <w:marBottom w:val="0"/>
              <w:divBdr>
                <w:top w:val="none" w:sz="0" w:space="0" w:color="auto"/>
                <w:left w:val="none" w:sz="0" w:space="0" w:color="auto"/>
                <w:bottom w:val="none" w:sz="0" w:space="0" w:color="auto"/>
                <w:right w:val="none" w:sz="0" w:space="0" w:color="auto"/>
              </w:divBdr>
            </w:div>
            <w:div w:id="1195995331">
              <w:marLeft w:val="0"/>
              <w:marRight w:val="0"/>
              <w:marTop w:val="0"/>
              <w:marBottom w:val="0"/>
              <w:divBdr>
                <w:top w:val="none" w:sz="0" w:space="0" w:color="auto"/>
                <w:left w:val="none" w:sz="0" w:space="0" w:color="auto"/>
                <w:bottom w:val="none" w:sz="0" w:space="0" w:color="auto"/>
                <w:right w:val="none" w:sz="0" w:space="0" w:color="auto"/>
              </w:divBdr>
            </w:div>
            <w:div w:id="1196456155">
              <w:marLeft w:val="0"/>
              <w:marRight w:val="0"/>
              <w:marTop w:val="0"/>
              <w:marBottom w:val="0"/>
              <w:divBdr>
                <w:top w:val="none" w:sz="0" w:space="0" w:color="auto"/>
                <w:left w:val="none" w:sz="0" w:space="0" w:color="auto"/>
                <w:bottom w:val="none" w:sz="0" w:space="0" w:color="auto"/>
                <w:right w:val="none" w:sz="0" w:space="0" w:color="auto"/>
              </w:divBdr>
            </w:div>
            <w:div w:id="1208563494">
              <w:marLeft w:val="0"/>
              <w:marRight w:val="0"/>
              <w:marTop w:val="0"/>
              <w:marBottom w:val="0"/>
              <w:divBdr>
                <w:top w:val="none" w:sz="0" w:space="0" w:color="auto"/>
                <w:left w:val="none" w:sz="0" w:space="0" w:color="auto"/>
                <w:bottom w:val="none" w:sz="0" w:space="0" w:color="auto"/>
                <w:right w:val="none" w:sz="0" w:space="0" w:color="auto"/>
              </w:divBdr>
            </w:div>
            <w:div w:id="1213496682">
              <w:marLeft w:val="0"/>
              <w:marRight w:val="0"/>
              <w:marTop w:val="0"/>
              <w:marBottom w:val="0"/>
              <w:divBdr>
                <w:top w:val="none" w:sz="0" w:space="0" w:color="auto"/>
                <w:left w:val="none" w:sz="0" w:space="0" w:color="auto"/>
                <w:bottom w:val="none" w:sz="0" w:space="0" w:color="auto"/>
                <w:right w:val="none" w:sz="0" w:space="0" w:color="auto"/>
              </w:divBdr>
            </w:div>
            <w:div w:id="1214854584">
              <w:marLeft w:val="0"/>
              <w:marRight w:val="0"/>
              <w:marTop w:val="0"/>
              <w:marBottom w:val="0"/>
              <w:divBdr>
                <w:top w:val="none" w:sz="0" w:space="0" w:color="auto"/>
                <w:left w:val="none" w:sz="0" w:space="0" w:color="auto"/>
                <w:bottom w:val="none" w:sz="0" w:space="0" w:color="auto"/>
                <w:right w:val="none" w:sz="0" w:space="0" w:color="auto"/>
              </w:divBdr>
            </w:div>
            <w:div w:id="1215391095">
              <w:marLeft w:val="0"/>
              <w:marRight w:val="0"/>
              <w:marTop w:val="0"/>
              <w:marBottom w:val="0"/>
              <w:divBdr>
                <w:top w:val="none" w:sz="0" w:space="0" w:color="auto"/>
                <w:left w:val="none" w:sz="0" w:space="0" w:color="auto"/>
                <w:bottom w:val="none" w:sz="0" w:space="0" w:color="auto"/>
                <w:right w:val="none" w:sz="0" w:space="0" w:color="auto"/>
              </w:divBdr>
            </w:div>
            <w:div w:id="1218471429">
              <w:marLeft w:val="0"/>
              <w:marRight w:val="0"/>
              <w:marTop w:val="0"/>
              <w:marBottom w:val="0"/>
              <w:divBdr>
                <w:top w:val="none" w:sz="0" w:space="0" w:color="auto"/>
                <w:left w:val="none" w:sz="0" w:space="0" w:color="auto"/>
                <w:bottom w:val="none" w:sz="0" w:space="0" w:color="auto"/>
                <w:right w:val="none" w:sz="0" w:space="0" w:color="auto"/>
              </w:divBdr>
            </w:div>
            <w:div w:id="1231421985">
              <w:marLeft w:val="0"/>
              <w:marRight w:val="0"/>
              <w:marTop w:val="0"/>
              <w:marBottom w:val="0"/>
              <w:divBdr>
                <w:top w:val="none" w:sz="0" w:space="0" w:color="auto"/>
                <w:left w:val="none" w:sz="0" w:space="0" w:color="auto"/>
                <w:bottom w:val="none" w:sz="0" w:space="0" w:color="auto"/>
                <w:right w:val="none" w:sz="0" w:space="0" w:color="auto"/>
              </w:divBdr>
            </w:div>
            <w:div w:id="1257783579">
              <w:marLeft w:val="0"/>
              <w:marRight w:val="0"/>
              <w:marTop w:val="0"/>
              <w:marBottom w:val="0"/>
              <w:divBdr>
                <w:top w:val="none" w:sz="0" w:space="0" w:color="auto"/>
                <w:left w:val="none" w:sz="0" w:space="0" w:color="auto"/>
                <w:bottom w:val="none" w:sz="0" w:space="0" w:color="auto"/>
                <w:right w:val="none" w:sz="0" w:space="0" w:color="auto"/>
              </w:divBdr>
            </w:div>
            <w:div w:id="1262496357">
              <w:marLeft w:val="0"/>
              <w:marRight w:val="0"/>
              <w:marTop w:val="0"/>
              <w:marBottom w:val="0"/>
              <w:divBdr>
                <w:top w:val="none" w:sz="0" w:space="0" w:color="auto"/>
                <w:left w:val="none" w:sz="0" w:space="0" w:color="auto"/>
                <w:bottom w:val="none" w:sz="0" w:space="0" w:color="auto"/>
                <w:right w:val="none" w:sz="0" w:space="0" w:color="auto"/>
              </w:divBdr>
            </w:div>
            <w:div w:id="1264262211">
              <w:marLeft w:val="0"/>
              <w:marRight w:val="0"/>
              <w:marTop w:val="0"/>
              <w:marBottom w:val="0"/>
              <w:divBdr>
                <w:top w:val="none" w:sz="0" w:space="0" w:color="auto"/>
                <w:left w:val="none" w:sz="0" w:space="0" w:color="auto"/>
                <w:bottom w:val="none" w:sz="0" w:space="0" w:color="auto"/>
                <w:right w:val="none" w:sz="0" w:space="0" w:color="auto"/>
              </w:divBdr>
            </w:div>
            <w:div w:id="1264269544">
              <w:marLeft w:val="0"/>
              <w:marRight w:val="0"/>
              <w:marTop w:val="0"/>
              <w:marBottom w:val="0"/>
              <w:divBdr>
                <w:top w:val="none" w:sz="0" w:space="0" w:color="auto"/>
                <w:left w:val="none" w:sz="0" w:space="0" w:color="auto"/>
                <w:bottom w:val="none" w:sz="0" w:space="0" w:color="auto"/>
                <w:right w:val="none" w:sz="0" w:space="0" w:color="auto"/>
              </w:divBdr>
            </w:div>
            <w:div w:id="1264915695">
              <w:marLeft w:val="0"/>
              <w:marRight w:val="0"/>
              <w:marTop w:val="0"/>
              <w:marBottom w:val="0"/>
              <w:divBdr>
                <w:top w:val="none" w:sz="0" w:space="0" w:color="auto"/>
                <w:left w:val="none" w:sz="0" w:space="0" w:color="auto"/>
                <w:bottom w:val="none" w:sz="0" w:space="0" w:color="auto"/>
                <w:right w:val="none" w:sz="0" w:space="0" w:color="auto"/>
              </w:divBdr>
            </w:div>
            <w:div w:id="1271664564">
              <w:marLeft w:val="0"/>
              <w:marRight w:val="0"/>
              <w:marTop w:val="0"/>
              <w:marBottom w:val="0"/>
              <w:divBdr>
                <w:top w:val="none" w:sz="0" w:space="0" w:color="auto"/>
                <w:left w:val="none" w:sz="0" w:space="0" w:color="auto"/>
                <w:bottom w:val="none" w:sz="0" w:space="0" w:color="auto"/>
                <w:right w:val="none" w:sz="0" w:space="0" w:color="auto"/>
              </w:divBdr>
            </w:div>
            <w:div w:id="1281958114">
              <w:marLeft w:val="0"/>
              <w:marRight w:val="0"/>
              <w:marTop w:val="0"/>
              <w:marBottom w:val="0"/>
              <w:divBdr>
                <w:top w:val="none" w:sz="0" w:space="0" w:color="auto"/>
                <w:left w:val="none" w:sz="0" w:space="0" w:color="auto"/>
                <w:bottom w:val="none" w:sz="0" w:space="0" w:color="auto"/>
                <w:right w:val="none" w:sz="0" w:space="0" w:color="auto"/>
              </w:divBdr>
            </w:div>
            <w:div w:id="1283655625">
              <w:marLeft w:val="0"/>
              <w:marRight w:val="0"/>
              <w:marTop w:val="0"/>
              <w:marBottom w:val="0"/>
              <w:divBdr>
                <w:top w:val="none" w:sz="0" w:space="0" w:color="auto"/>
                <w:left w:val="none" w:sz="0" w:space="0" w:color="auto"/>
                <w:bottom w:val="none" w:sz="0" w:space="0" w:color="auto"/>
                <w:right w:val="none" w:sz="0" w:space="0" w:color="auto"/>
              </w:divBdr>
            </w:div>
            <w:div w:id="1287347170">
              <w:marLeft w:val="0"/>
              <w:marRight w:val="0"/>
              <w:marTop w:val="0"/>
              <w:marBottom w:val="0"/>
              <w:divBdr>
                <w:top w:val="none" w:sz="0" w:space="0" w:color="auto"/>
                <w:left w:val="none" w:sz="0" w:space="0" w:color="auto"/>
                <w:bottom w:val="none" w:sz="0" w:space="0" w:color="auto"/>
                <w:right w:val="none" w:sz="0" w:space="0" w:color="auto"/>
              </w:divBdr>
            </w:div>
            <w:div w:id="1290631298">
              <w:marLeft w:val="0"/>
              <w:marRight w:val="0"/>
              <w:marTop w:val="0"/>
              <w:marBottom w:val="0"/>
              <w:divBdr>
                <w:top w:val="none" w:sz="0" w:space="0" w:color="auto"/>
                <w:left w:val="none" w:sz="0" w:space="0" w:color="auto"/>
                <w:bottom w:val="none" w:sz="0" w:space="0" w:color="auto"/>
                <w:right w:val="none" w:sz="0" w:space="0" w:color="auto"/>
              </w:divBdr>
            </w:div>
            <w:div w:id="1293101311">
              <w:marLeft w:val="0"/>
              <w:marRight w:val="0"/>
              <w:marTop w:val="0"/>
              <w:marBottom w:val="0"/>
              <w:divBdr>
                <w:top w:val="none" w:sz="0" w:space="0" w:color="auto"/>
                <w:left w:val="none" w:sz="0" w:space="0" w:color="auto"/>
                <w:bottom w:val="none" w:sz="0" w:space="0" w:color="auto"/>
                <w:right w:val="none" w:sz="0" w:space="0" w:color="auto"/>
              </w:divBdr>
            </w:div>
            <w:div w:id="1294870135">
              <w:marLeft w:val="0"/>
              <w:marRight w:val="0"/>
              <w:marTop w:val="0"/>
              <w:marBottom w:val="0"/>
              <w:divBdr>
                <w:top w:val="none" w:sz="0" w:space="0" w:color="auto"/>
                <w:left w:val="none" w:sz="0" w:space="0" w:color="auto"/>
                <w:bottom w:val="none" w:sz="0" w:space="0" w:color="auto"/>
                <w:right w:val="none" w:sz="0" w:space="0" w:color="auto"/>
              </w:divBdr>
            </w:div>
            <w:div w:id="1297951571">
              <w:marLeft w:val="0"/>
              <w:marRight w:val="0"/>
              <w:marTop w:val="0"/>
              <w:marBottom w:val="0"/>
              <w:divBdr>
                <w:top w:val="none" w:sz="0" w:space="0" w:color="auto"/>
                <w:left w:val="none" w:sz="0" w:space="0" w:color="auto"/>
                <w:bottom w:val="none" w:sz="0" w:space="0" w:color="auto"/>
                <w:right w:val="none" w:sz="0" w:space="0" w:color="auto"/>
              </w:divBdr>
            </w:div>
            <w:div w:id="1298099740">
              <w:marLeft w:val="0"/>
              <w:marRight w:val="0"/>
              <w:marTop w:val="0"/>
              <w:marBottom w:val="0"/>
              <w:divBdr>
                <w:top w:val="none" w:sz="0" w:space="0" w:color="auto"/>
                <w:left w:val="none" w:sz="0" w:space="0" w:color="auto"/>
                <w:bottom w:val="none" w:sz="0" w:space="0" w:color="auto"/>
                <w:right w:val="none" w:sz="0" w:space="0" w:color="auto"/>
              </w:divBdr>
            </w:div>
            <w:div w:id="1299071063">
              <w:marLeft w:val="0"/>
              <w:marRight w:val="0"/>
              <w:marTop w:val="0"/>
              <w:marBottom w:val="0"/>
              <w:divBdr>
                <w:top w:val="none" w:sz="0" w:space="0" w:color="auto"/>
                <w:left w:val="none" w:sz="0" w:space="0" w:color="auto"/>
                <w:bottom w:val="none" w:sz="0" w:space="0" w:color="auto"/>
                <w:right w:val="none" w:sz="0" w:space="0" w:color="auto"/>
              </w:divBdr>
            </w:div>
            <w:div w:id="1301376432">
              <w:marLeft w:val="0"/>
              <w:marRight w:val="0"/>
              <w:marTop w:val="0"/>
              <w:marBottom w:val="0"/>
              <w:divBdr>
                <w:top w:val="none" w:sz="0" w:space="0" w:color="auto"/>
                <w:left w:val="none" w:sz="0" w:space="0" w:color="auto"/>
                <w:bottom w:val="none" w:sz="0" w:space="0" w:color="auto"/>
                <w:right w:val="none" w:sz="0" w:space="0" w:color="auto"/>
              </w:divBdr>
            </w:div>
            <w:div w:id="1302880519">
              <w:marLeft w:val="0"/>
              <w:marRight w:val="0"/>
              <w:marTop w:val="0"/>
              <w:marBottom w:val="0"/>
              <w:divBdr>
                <w:top w:val="none" w:sz="0" w:space="0" w:color="auto"/>
                <w:left w:val="none" w:sz="0" w:space="0" w:color="auto"/>
                <w:bottom w:val="none" w:sz="0" w:space="0" w:color="auto"/>
                <w:right w:val="none" w:sz="0" w:space="0" w:color="auto"/>
              </w:divBdr>
            </w:div>
            <w:div w:id="1309550415">
              <w:marLeft w:val="0"/>
              <w:marRight w:val="0"/>
              <w:marTop w:val="0"/>
              <w:marBottom w:val="0"/>
              <w:divBdr>
                <w:top w:val="none" w:sz="0" w:space="0" w:color="auto"/>
                <w:left w:val="none" w:sz="0" w:space="0" w:color="auto"/>
                <w:bottom w:val="none" w:sz="0" w:space="0" w:color="auto"/>
                <w:right w:val="none" w:sz="0" w:space="0" w:color="auto"/>
              </w:divBdr>
            </w:div>
            <w:div w:id="1311208623">
              <w:marLeft w:val="0"/>
              <w:marRight w:val="0"/>
              <w:marTop w:val="0"/>
              <w:marBottom w:val="0"/>
              <w:divBdr>
                <w:top w:val="none" w:sz="0" w:space="0" w:color="auto"/>
                <w:left w:val="none" w:sz="0" w:space="0" w:color="auto"/>
                <w:bottom w:val="none" w:sz="0" w:space="0" w:color="auto"/>
                <w:right w:val="none" w:sz="0" w:space="0" w:color="auto"/>
              </w:divBdr>
            </w:div>
            <w:div w:id="1321344941">
              <w:marLeft w:val="0"/>
              <w:marRight w:val="0"/>
              <w:marTop w:val="0"/>
              <w:marBottom w:val="0"/>
              <w:divBdr>
                <w:top w:val="none" w:sz="0" w:space="0" w:color="auto"/>
                <w:left w:val="none" w:sz="0" w:space="0" w:color="auto"/>
                <w:bottom w:val="none" w:sz="0" w:space="0" w:color="auto"/>
                <w:right w:val="none" w:sz="0" w:space="0" w:color="auto"/>
              </w:divBdr>
            </w:div>
            <w:div w:id="1334917533">
              <w:marLeft w:val="0"/>
              <w:marRight w:val="0"/>
              <w:marTop w:val="0"/>
              <w:marBottom w:val="0"/>
              <w:divBdr>
                <w:top w:val="none" w:sz="0" w:space="0" w:color="auto"/>
                <w:left w:val="none" w:sz="0" w:space="0" w:color="auto"/>
                <w:bottom w:val="none" w:sz="0" w:space="0" w:color="auto"/>
                <w:right w:val="none" w:sz="0" w:space="0" w:color="auto"/>
              </w:divBdr>
            </w:div>
            <w:div w:id="1340808802">
              <w:marLeft w:val="0"/>
              <w:marRight w:val="0"/>
              <w:marTop w:val="0"/>
              <w:marBottom w:val="0"/>
              <w:divBdr>
                <w:top w:val="none" w:sz="0" w:space="0" w:color="auto"/>
                <w:left w:val="none" w:sz="0" w:space="0" w:color="auto"/>
                <w:bottom w:val="none" w:sz="0" w:space="0" w:color="auto"/>
                <w:right w:val="none" w:sz="0" w:space="0" w:color="auto"/>
              </w:divBdr>
            </w:div>
            <w:div w:id="1342658634">
              <w:marLeft w:val="0"/>
              <w:marRight w:val="0"/>
              <w:marTop w:val="0"/>
              <w:marBottom w:val="0"/>
              <w:divBdr>
                <w:top w:val="none" w:sz="0" w:space="0" w:color="auto"/>
                <w:left w:val="none" w:sz="0" w:space="0" w:color="auto"/>
                <w:bottom w:val="none" w:sz="0" w:space="0" w:color="auto"/>
                <w:right w:val="none" w:sz="0" w:space="0" w:color="auto"/>
              </w:divBdr>
            </w:div>
            <w:div w:id="1343509272">
              <w:marLeft w:val="0"/>
              <w:marRight w:val="0"/>
              <w:marTop w:val="0"/>
              <w:marBottom w:val="0"/>
              <w:divBdr>
                <w:top w:val="none" w:sz="0" w:space="0" w:color="auto"/>
                <w:left w:val="none" w:sz="0" w:space="0" w:color="auto"/>
                <w:bottom w:val="none" w:sz="0" w:space="0" w:color="auto"/>
                <w:right w:val="none" w:sz="0" w:space="0" w:color="auto"/>
              </w:divBdr>
            </w:div>
            <w:div w:id="1344278500">
              <w:marLeft w:val="0"/>
              <w:marRight w:val="0"/>
              <w:marTop w:val="0"/>
              <w:marBottom w:val="0"/>
              <w:divBdr>
                <w:top w:val="none" w:sz="0" w:space="0" w:color="auto"/>
                <w:left w:val="none" w:sz="0" w:space="0" w:color="auto"/>
                <w:bottom w:val="none" w:sz="0" w:space="0" w:color="auto"/>
                <w:right w:val="none" w:sz="0" w:space="0" w:color="auto"/>
              </w:divBdr>
            </w:div>
            <w:div w:id="1345130028">
              <w:marLeft w:val="0"/>
              <w:marRight w:val="0"/>
              <w:marTop w:val="0"/>
              <w:marBottom w:val="0"/>
              <w:divBdr>
                <w:top w:val="none" w:sz="0" w:space="0" w:color="auto"/>
                <w:left w:val="none" w:sz="0" w:space="0" w:color="auto"/>
                <w:bottom w:val="none" w:sz="0" w:space="0" w:color="auto"/>
                <w:right w:val="none" w:sz="0" w:space="0" w:color="auto"/>
              </w:divBdr>
            </w:div>
            <w:div w:id="1346785735">
              <w:marLeft w:val="0"/>
              <w:marRight w:val="0"/>
              <w:marTop w:val="0"/>
              <w:marBottom w:val="0"/>
              <w:divBdr>
                <w:top w:val="none" w:sz="0" w:space="0" w:color="auto"/>
                <w:left w:val="none" w:sz="0" w:space="0" w:color="auto"/>
                <w:bottom w:val="none" w:sz="0" w:space="0" w:color="auto"/>
                <w:right w:val="none" w:sz="0" w:space="0" w:color="auto"/>
              </w:divBdr>
            </w:div>
            <w:div w:id="1347246753">
              <w:marLeft w:val="0"/>
              <w:marRight w:val="0"/>
              <w:marTop w:val="0"/>
              <w:marBottom w:val="0"/>
              <w:divBdr>
                <w:top w:val="none" w:sz="0" w:space="0" w:color="auto"/>
                <w:left w:val="none" w:sz="0" w:space="0" w:color="auto"/>
                <w:bottom w:val="none" w:sz="0" w:space="0" w:color="auto"/>
                <w:right w:val="none" w:sz="0" w:space="0" w:color="auto"/>
              </w:divBdr>
            </w:div>
            <w:div w:id="1348602125">
              <w:marLeft w:val="0"/>
              <w:marRight w:val="0"/>
              <w:marTop w:val="0"/>
              <w:marBottom w:val="0"/>
              <w:divBdr>
                <w:top w:val="none" w:sz="0" w:space="0" w:color="auto"/>
                <w:left w:val="none" w:sz="0" w:space="0" w:color="auto"/>
                <w:bottom w:val="none" w:sz="0" w:space="0" w:color="auto"/>
                <w:right w:val="none" w:sz="0" w:space="0" w:color="auto"/>
              </w:divBdr>
            </w:div>
            <w:div w:id="1357922519">
              <w:marLeft w:val="0"/>
              <w:marRight w:val="0"/>
              <w:marTop w:val="0"/>
              <w:marBottom w:val="0"/>
              <w:divBdr>
                <w:top w:val="none" w:sz="0" w:space="0" w:color="auto"/>
                <w:left w:val="none" w:sz="0" w:space="0" w:color="auto"/>
                <w:bottom w:val="none" w:sz="0" w:space="0" w:color="auto"/>
                <w:right w:val="none" w:sz="0" w:space="0" w:color="auto"/>
              </w:divBdr>
            </w:div>
            <w:div w:id="1366177115">
              <w:marLeft w:val="0"/>
              <w:marRight w:val="0"/>
              <w:marTop w:val="0"/>
              <w:marBottom w:val="0"/>
              <w:divBdr>
                <w:top w:val="none" w:sz="0" w:space="0" w:color="auto"/>
                <w:left w:val="none" w:sz="0" w:space="0" w:color="auto"/>
                <w:bottom w:val="none" w:sz="0" w:space="0" w:color="auto"/>
                <w:right w:val="none" w:sz="0" w:space="0" w:color="auto"/>
              </w:divBdr>
            </w:div>
            <w:div w:id="1379351913">
              <w:marLeft w:val="0"/>
              <w:marRight w:val="0"/>
              <w:marTop w:val="0"/>
              <w:marBottom w:val="0"/>
              <w:divBdr>
                <w:top w:val="none" w:sz="0" w:space="0" w:color="auto"/>
                <w:left w:val="none" w:sz="0" w:space="0" w:color="auto"/>
                <w:bottom w:val="none" w:sz="0" w:space="0" w:color="auto"/>
                <w:right w:val="none" w:sz="0" w:space="0" w:color="auto"/>
              </w:divBdr>
            </w:div>
            <w:div w:id="1390033183">
              <w:marLeft w:val="0"/>
              <w:marRight w:val="0"/>
              <w:marTop w:val="0"/>
              <w:marBottom w:val="0"/>
              <w:divBdr>
                <w:top w:val="none" w:sz="0" w:space="0" w:color="auto"/>
                <w:left w:val="none" w:sz="0" w:space="0" w:color="auto"/>
                <w:bottom w:val="none" w:sz="0" w:space="0" w:color="auto"/>
                <w:right w:val="none" w:sz="0" w:space="0" w:color="auto"/>
              </w:divBdr>
            </w:div>
            <w:div w:id="1394737866">
              <w:marLeft w:val="0"/>
              <w:marRight w:val="0"/>
              <w:marTop w:val="0"/>
              <w:marBottom w:val="0"/>
              <w:divBdr>
                <w:top w:val="none" w:sz="0" w:space="0" w:color="auto"/>
                <w:left w:val="none" w:sz="0" w:space="0" w:color="auto"/>
                <w:bottom w:val="none" w:sz="0" w:space="0" w:color="auto"/>
                <w:right w:val="none" w:sz="0" w:space="0" w:color="auto"/>
              </w:divBdr>
            </w:div>
            <w:div w:id="1395004540">
              <w:marLeft w:val="0"/>
              <w:marRight w:val="0"/>
              <w:marTop w:val="0"/>
              <w:marBottom w:val="0"/>
              <w:divBdr>
                <w:top w:val="none" w:sz="0" w:space="0" w:color="auto"/>
                <w:left w:val="none" w:sz="0" w:space="0" w:color="auto"/>
                <w:bottom w:val="none" w:sz="0" w:space="0" w:color="auto"/>
                <w:right w:val="none" w:sz="0" w:space="0" w:color="auto"/>
              </w:divBdr>
            </w:div>
            <w:div w:id="1397127577">
              <w:marLeft w:val="0"/>
              <w:marRight w:val="0"/>
              <w:marTop w:val="0"/>
              <w:marBottom w:val="0"/>
              <w:divBdr>
                <w:top w:val="none" w:sz="0" w:space="0" w:color="auto"/>
                <w:left w:val="none" w:sz="0" w:space="0" w:color="auto"/>
                <w:bottom w:val="none" w:sz="0" w:space="0" w:color="auto"/>
                <w:right w:val="none" w:sz="0" w:space="0" w:color="auto"/>
              </w:divBdr>
            </w:div>
            <w:div w:id="1399014236">
              <w:marLeft w:val="0"/>
              <w:marRight w:val="0"/>
              <w:marTop w:val="0"/>
              <w:marBottom w:val="0"/>
              <w:divBdr>
                <w:top w:val="none" w:sz="0" w:space="0" w:color="auto"/>
                <w:left w:val="none" w:sz="0" w:space="0" w:color="auto"/>
                <w:bottom w:val="none" w:sz="0" w:space="0" w:color="auto"/>
                <w:right w:val="none" w:sz="0" w:space="0" w:color="auto"/>
              </w:divBdr>
            </w:div>
            <w:div w:id="1405300897">
              <w:marLeft w:val="0"/>
              <w:marRight w:val="0"/>
              <w:marTop w:val="0"/>
              <w:marBottom w:val="0"/>
              <w:divBdr>
                <w:top w:val="none" w:sz="0" w:space="0" w:color="auto"/>
                <w:left w:val="none" w:sz="0" w:space="0" w:color="auto"/>
                <w:bottom w:val="none" w:sz="0" w:space="0" w:color="auto"/>
                <w:right w:val="none" w:sz="0" w:space="0" w:color="auto"/>
              </w:divBdr>
            </w:div>
            <w:div w:id="1405566682">
              <w:marLeft w:val="0"/>
              <w:marRight w:val="0"/>
              <w:marTop w:val="0"/>
              <w:marBottom w:val="0"/>
              <w:divBdr>
                <w:top w:val="none" w:sz="0" w:space="0" w:color="auto"/>
                <w:left w:val="none" w:sz="0" w:space="0" w:color="auto"/>
                <w:bottom w:val="none" w:sz="0" w:space="0" w:color="auto"/>
                <w:right w:val="none" w:sz="0" w:space="0" w:color="auto"/>
              </w:divBdr>
            </w:div>
            <w:div w:id="1409304551">
              <w:marLeft w:val="0"/>
              <w:marRight w:val="0"/>
              <w:marTop w:val="0"/>
              <w:marBottom w:val="0"/>
              <w:divBdr>
                <w:top w:val="none" w:sz="0" w:space="0" w:color="auto"/>
                <w:left w:val="none" w:sz="0" w:space="0" w:color="auto"/>
                <w:bottom w:val="none" w:sz="0" w:space="0" w:color="auto"/>
                <w:right w:val="none" w:sz="0" w:space="0" w:color="auto"/>
              </w:divBdr>
            </w:div>
            <w:div w:id="1414163298">
              <w:marLeft w:val="0"/>
              <w:marRight w:val="0"/>
              <w:marTop w:val="0"/>
              <w:marBottom w:val="0"/>
              <w:divBdr>
                <w:top w:val="none" w:sz="0" w:space="0" w:color="auto"/>
                <w:left w:val="none" w:sz="0" w:space="0" w:color="auto"/>
                <w:bottom w:val="none" w:sz="0" w:space="0" w:color="auto"/>
                <w:right w:val="none" w:sz="0" w:space="0" w:color="auto"/>
              </w:divBdr>
            </w:div>
            <w:div w:id="1415081631">
              <w:marLeft w:val="0"/>
              <w:marRight w:val="0"/>
              <w:marTop w:val="0"/>
              <w:marBottom w:val="0"/>
              <w:divBdr>
                <w:top w:val="none" w:sz="0" w:space="0" w:color="auto"/>
                <w:left w:val="none" w:sz="0" w:space="0" w:color="auto"/>
                <w:bottom w:val="none" w:sz="0" w:space="0" w:color="auto"/>
                <w:right w:val="none" w:sz="0" w:space="0" w:color="auto"/>
              </w:divBdr>
            </w:div>
            <w:div w:id="1418938653">
              <w:marLeft w:val="0"/>
              <w:marRight w:val="0"/>
              <w:marTop w:val="0"/>
              <w:marBottom w:val="0"/>
              <w:divBdr>
                <w:top w:val="none" w:sz="0" w:space="0" w:color="auto"/>
                <w:left w:val="none" w:sz="0" w:space="0" w:color="auto"/>
                <w:bottom w:val="none" w:sz="0" w:space="0" w:color="auto"/>
                <w:right w:val="none" w:sz="0" w:space="0" w:color="auto"/>
              </w:divBdr>
            </w:div>
            <w:div w:id="1441492320">
              <w:marLeft w:val="0"/>
              <w:marRight w:val="0"/>
              <w:marTop w:val="0"/>
              <w:marBottom w:val="0"/>
              <w:divBdr>
                <w:top w:val="none" w:sz="0" w:space="0" w:color="auto"/>
                <w:left w:val="none" w:sz="0" w:space="0" w:color="auto"/>
                <w:bottom w:val="none" w:sz="0" w:space="0" w:color="auto"/>
                <w:right w:val="none" w:sz="0" w:space="0" w:color="auto"/>
              </w:divBdr>
            </w:div>
            <w:div w:id="1451049820">
              <w:marLeft w:val="0"/>
              <w:marRight w:val="0"/>
              <w:marTop w:val="0"/>
              <w:marBottom w:val="0"/>
              <w:divBdr>
                <w:top w:val="none" w:sz="0" w:space="0" w:color="auto"/>
                <w:left w:val="none" w:sz="0" w:space="0" w:color="auto"/>
                <w:bottom w:val="none" w:sz="0" w:space="0" w:color="auto"/>
                <w:right w:val="none" w:sz="0" w:space="0" w:color="auto"/>
              </w:divBdr>
            </w:div>
            <w:div w:id="1456632959">
              <w:marLeft w:val="0"/>
              <w:marRight w:val="0"/>
              <w:marTop w:val="0"/>
              <w:marBottom w:val="0"/>
              <w:divBdr>
                <w:top w:val="none" w:sz="0" w:space="0" w:color="auto"/>
                <w:left w:val="none" w:sz="0" w:space="0" w:color="auto"/>
                <w:bottom w:val="none" w:sz="0" w:space="0" w:color="auto"/>
                <w:right w:val="none" w:sz="0" w:space="0" w:color="auto"/>
              </w:divBdr>
            </w:div>
            <w:div w:id="1459838970">
              <w:marLeft w:val="0"/>
              <w:marRight w:val="0"/>
              <w:marTop w:val="0"/>
              <w:marBottom w:val="0"/>
              <w:divBdr>
                <w:top w:val="none" w:sz="0" w:space="0" w:color="auto"/>
                <w:left w:val="none" w:sz="0" w:space="0" w:color="auto"/>
                <w:bottom w:val="none" w:sz="0" w:space="0" w:color="auto"/>
                <w:right w:val="none" w:sz="0" w:space="0" w:color="auto"/>
              </w:divBdr>
            </w:div>
            <w:div w:id="1464273115">
              <w:marLeft w:val="0"/>
              <w:marRight w:val="0"/>
              <w:marTop w:val="0"/>
              <w:marBottom w:val="0"/>
              <w:divBdr>
                <w:top w:val="none" w:sz="0" w:space="0" w:color="auto"/>
                <w:left w:val="none" w:sz="0" w:space="0" w:color="auto"/>
                <w:bottom w:val="none" w:sz="0" w:space="0" w:color="auto"/>
                <w:right w:val="none" w:sz="0" w:space="0" w:color="auto"/>
              </w:divBdr>
            </w:div>
            <w:div w:id="1466504619">
              <w:marLeft w:val="0"/>
              <w:marRight w:val="0"/>
              <w:marTop w:val="0"/>
              <w:marBottom w:val="0"/>
              <w:divBdr>
                <w:top w:val="none" w:sz="0" w:space="0" w:color="auto"/>
                <w:left w:val="none" w:sz="0" w:space="0" w:color="auto"/>
                <w:bottom w:val="none" w:sz="0" w:space="0" w:color="auto"/>
                <w:right w:val="none" w:sz="0" w:space="0" w:color="auto"/>
              </w:divBdr>
            </w:div>
            <w:div w:id="1472093495">
              <w:marLeft w:val="0"/>
              <w:marRight w:val="0"/>
              <w:marTop w:val="0"/>
              <w:marBottom w:val="0"/>
              <w:divBdr>
                <w:top w:val="none" w:sz="0" w:space="0" w:color="auto"/>
                <w:left w:val="none" w:sz="0" w:space="0" w:color="auto"/>
                <w:bottom w:val="none" w:sz="0" w:space="0" w:color="auto"/>
                <w:right w:val="none" w:sz="0" w:space="0" w:color="auto"/>
              </w:divBdr>
            </w:div>
            <w:div w:id="1480852105">
              <w:marLeft w:val="0"/>
              <w:marRight w:val="0"/>
              <w:marTop w:val="0"/>
              <w:marBottom w:val="0"/>
              <w:divBdr>
                <w:top w:val="none" w:sz="0" w:space="0" w:color="auto"/>
                <w:left w:val="none" w:sz="0" w:space="0" w:color="auto"/>
                <w:bottom w:val="none" w:sz="0" w:space="0" w:color="auto"/>
                <w:right w:val="none" w:sz="0" w:space="0" w:color="auto"/>
              </w:divBdr>
            </w:div>
            <w:div w:id="1482306000">
              <w:marLeft w:val="0"/>
              <w:marRight w:val="0"/>
              <w:marTop w:val="0"/>
              <w:marBottom w:val="0"/>
              <w:divBdr>
                <w:top w:val="none" w:sz="0" w:space="0" w:color="auto"/>
                <w:left w:val="none" w:sz="0" w:space="0" w:color="auto"/>
                <w:bottom w:val="none" w:sz="0" w:space="0" w:color="auto"/>
                <w:right w:val="none" w:sz="0" w:space="0" w:color="auto"/>
              </w:divBdr>
            </w:div>
            <w:div w:id="1485006336">
              <w:marLeft w:val="0"/>
              <w:marRight w:val="0"/>
              <w:marTop w:val="0"/>
              <w:marBottom w:val="0"/>
              <w:divBdr>
                <w:top w:val="none" w:sz="0" w:space="0" w:color="auto"/>
                <w:left w:val="none" w:sz="0" w:space="0" w:color="auto"/>
                <w:bottom w:val="none" w:sz="0" w:space="0" w:color="auto"/>
                <w:right w:val="none" w:sz="0" w:space="0" w:color="auto"/>
              </w:divBdr>
            </w:div>
            <w:div w:id="1500776666">
              <w:marLeft w:val="0"/>
              <w:marRight w:val="0"/>
              <w:marTop w:val="0"/>
              <w:marBottom w:val="0"/>
              <w:divBdr>
                <w:top w:val="none" w:sz="0" w:space="0" w:color="auto"/>
                <w:left w:val="none" w:sz="0" w:space="0" w:color="auto"/>
                <w:bottom w:val="none" w:sz="0" w:space="0" w:color="auto"/>
                <w:right w:val="none" w:sz="0" w:space="0" w:color="auto"/>
              </w:divBdr>
            </w:div>
            <w:div w:id="1503593612">
              <w:marLeft w:val="0"/>
              <w:marRight w:val="0"/>
              <w:marTop w:val="0"/>
              <w:marBottom w:val="0"/>
              <w:divBdr>
                <w:top w:val="none" w:sz="0" w:space="0" w:color="auto"/>
                <w:left w:val="none" w:sz="0" w:space="0" w:color="auto"/>
                <w:bottom w:val="none" w:sz="0" w:space="0" w:color="auto"/>
                <w:right w:val="none" w:sz="0" w:space="0" w:color="auto"/>
              </w:divBdr>
            </w:div>
            <w:div w:id="1513108027">
              <w:marLeft w:val="0"/>
              <w:marRight w:val="0"/>
              <w:marTop w:val="0"/>
              <w:marBottom w:val="0"/>
              <w:divBdr>
                <w:top w:val="none" w:sz="0" w:space="0" w:color="auto"/>
                <w:left w:val="none" w:sz="0" w:space="0" w:color="auto"/>
                <w:bottom w:val="none" w:sz="0" w:space="0" w:color="auto"/>
                <w:right w:val="none" w:sz="0" w:space="0" w:color="auto"/>
              </w:divBdr>
            </w:div>
            <w:div w:id="1544712767">
              <w:marLeft w:val="0"/>
              <w:marRight w:val="0"/>
              <w:marTop w:val="0"/>
              <w:marBottom w:val="0"/>
              <w:divBdr>
                <w:top w:val="none" w:sz="0" w:space="0" w:color="auto"/>
                <w:left w:val="none" w:sz="0" w:space="0" w:color="auto"/>
                <w:bottom w:val="none" w:sz="0" w:space="0" w:color="auto"/>
                <w:right w:val="none" w:sz="0" w:space="0" w:color="auto"/>
              </w:divBdr>
            </w:div>
            <w:div w:id="1557625869">
              <w:marLeft w:val="0"/>
              <w:marRight w:val="0"/>
              <w:marTop w:val="0"/>
              <w:marBottom w:val="0"/>
              <w:divBdr>
                <w:top w:val="none" w:sz="0" w:space="0" w:color="auto"/>
                <w:left w:val="none" w:sz="0" w:space="0" w:color="auto"/>
                <w:bottom w:val="none" w:sz="0" w:space="0" w:color="auto"/>
                <w:right w:val="none" w:sz="0" w:space="0" w:color="auto"/>
              </w:divBdr>
            </w:div>
            <w:div w:id="1589730807">
              <w:marLeft w:val="0"/>
              <w:marRight w:val="0"/>
              <w:marTop w:val="0"/>
              <w:marBottom w:val="0"/>
              <w:divBdr>
                <w:top w:val="none" w:sz="0" w:space="0" w:color="auto"/>
                <w:left w:val="none" w:sz="0" w:space="0" w:color="auto"/>
                <w:bottom w:val="none" w:sz="0" w:space="0" w:color="auto"/>
                <w:right w:val="none" w:sz="0" w:space="0" w:color="auto"/>
              </w:divBdr>
            </w:div>
            <w:div w:id="1604260477">
              <w:marLeft w:val="0"/>
              <w:marRight w:val="0"/>
              <w:marTop w:val="0"/>
              <w:marBottom w:val="0"/>
              <w:divBdr>
                <w:top w:val="none" w:sz="0" w:space="0" w:color="auto"/>
                <w:left w:val="none" w:sz="0" w:space="0" w:color="auto"/>
                <w:bottom w:val="none" w:sz="0" w:space="0" w:color="auto"/>
                <w:right w:val="none" w:sz="0" w:space="0" w:color="auto"/>
              </w:divBdr>
            </w:div>
            <w:div w:id="1624993427">
              <w:marLeft w:val="0"/>
              <w:marRight w:val="0"/>
              <w:marTop w:val="0"/>
              <w:marBottom w:val="0"/>
              <w:divBdr>
                <w:top w:val="none" w:sz="0" w:space="0" w:color="auto"/>
                <w:left w:val="none" w:sz="0" w:space="0" w:color="auto"/>
                <w:bottom w:val="none" w:sz="0" w:space="0" w:color="auto"/>
                <w:right w:val="none" w:sz="0" w:space="0" w:color="auto"/>
              </w:divBdr>
            </w:div>
            <w:div w:id="1625386246">
              <w:marLeft w:val="0"/>
              <w:marRight w:val="0"/>
              <w:marTop w:val="0"/>
              <w:marBottom w:val="0"/>
              <w:divBdr>
                <w:top w:val="none" w:sz="0" w:space="0" w:color="auto"/>
                <w:left w:val="none" w:sz="0" w:space="0" w:color="auto"/>
                <w:bottom w:val="none" w:sz="0" w:space="0" w:color="auto"/>
                <w:right w:val="none" w:sz="0" w:space="0" w:color="auto"/>
              </w:divBdr>
            </w:div>
            <w:div w:id="1643383019">
              <w:marLeft w:val="0"/>
              <w:marRight w:val="0"/>
              <w:marTop w:val="0"/>
              <w:marBottom w:val="0"/>
              <w:divBdr>
                <w:top w:val="none" w:sz="0" w:space="0" w:color="auto"/>
                <w:left w:val="none" w:sz="0" w:space="0" w:color="auto"/>
                <w:bottom w:val="none" w:sz="0" w:space="0" w:color="auto"/>
                <w:right w:val="none" w:sz="0" w:space="0" w:color="auto"/>
              </w:divBdr>
            </w:div>
            <w:div w:id="1655140250">
              <w:marLeft w:val="0"/>
              <w:marRight w:val="0"/>
              <w:marTop w:val="0"/>
              <w:marBottom w:val="0"/>
              <w:divBdr>
                <w:top w:val="none" w:sz="0" w:space="0" w:color="auto"/>
                <w:left w:val="none" w:sz="0" w:space="0" w:color="auto"/>
                <w:bottom w:val="none" w:sz="0" w:space="0" w:color="auto"/>
                <w:right w:val="none" w:sz="0" w:space="0" w:color="auto"/>
              </w:divBdr>
            </w:div>
            <w:div w:id="1672485386">
              <w:marLeft w:val="0"/>
              <w:marRight w:val="0"/>
              <w:marTop w:val="0"/>
              <w:marBottom w:val="0"/>
              <w:divBdr>
                <w:top w:val="none" w:sz="0" w:space="0" w:color="auto"/>
                <w:left w:val="none" w:sz="0" w:space="0" w:color="auto"/>
                <w:bottom w:val="none" w:sz="0" w:space="0" w:color="auto"/>
                <w:right w:val="none" w:sz="0" w:space="0" w:color="auto"/>
              </w:divBdr>
            </w:div>
            <w:div w:id="1676493443">
              <w:marLeft w:val="0"/>
              <w:marRight w:val="0"/>
              <w:marTop w:val="0"/>
              <w:marBottom w:val="0"/>
              <w:divBdr>
                <w:top w:val="none" w:sz="0" w:space="0" w:color="auto"/>
                <w:left w:val="none" w:sz="0" w:space="0" w:color="auto"/>
                <w:bottom w:val="none" w:sz="0" w:space="0" w:color="auto"/>
                <w:right w:val="none" w:sz="0" w:space="0" w:color="auto"/>
              </w:divBdr>
            </w:div>
            <w:div w:id="1686635329">
              <w:marLeft w:val="0"/>
              <w:marRight w:val="0"/>
              <w:marTop w:val="0"/>
              <w:marBottom w:val="0"/>
              <w:divBdr>
                <w:top w:val="none" w:sz="0" w:space="0" w:color="auto"/>
                <w:left w:val="none" w:sz="0" w:space="0" w:color="auto"/>
                <w:bottom w:val="none" w:sz="0" w:space="0" w:color="auto"/>
                <w:right w:val="none" w:sz="0" w:space="0" w:color="auto"/>
              </w:divBdr>
            </w:div>
            <w:div w:id="1689065365">
              <w:marLeft w:val="0"/>
              <w:marRight w:val="0"/>
              <w:marTop w:val="0"/>
              <w:marBottom w:val="0"/>
              <w:divBdr>
                <w:top w:val="none" w:sz="0" w:space="0" w:color="auto"/>
                <w:left w:val="none" w:sz="0" w:space="0" w:color="auto"/>
                <w:bottom w:val="none" w:sz="0" w:space="0" w:color="auto"/>
                <w:right w:val="none" w:sz="0" w:space="0" w:color="auto"/>
              </w:divBdr>
            </w:div>
            <w:div w:id="1695035212">
              <w:marLeft w:val="0"/>
              <w:marRight w:val="0"/>
              <w:marTop w:val="0"/>
              <w:marBottom w:val="0"/>
              <w:divBdr>
                <w:top w:val="none" w:sz="0" w:space="0" w:color="auto"/>
                <w:left w:val="none" w:sz="0" w:space="0" w:color="auto"/>
                <w:bottom w:val="none" w:sz="0" w:space="0" w:color="auto"/>
                <w:right w:val="none" w:sz="0" w:space="0" w:color="auto"/>
              </w:divBdr>
            </w:div>
            <w:div w:id="1702851808">
              <w:marLeft w:val="0"/>
              <w:marRight w:val="0"/>
              <w:marTop w:val="0"/>
              <w:marBottom w:val="0"/>
              <w:divBdr>
                <w:top w:val="none" w:sz="0" w:space="0" w:color="auto"/>
                <w:left w:val="none" w:sz="0" w:space="0" w:color="auto"/>
                <w:bottom w:val="none" w:sz="0" w:space="0" w:color="auto"/>
                <w:right w:val="none" w:sz="0" w:space="0" w:color="auto"/>
              </w:divBdr>
            </w:div>
            <w:div w:id="1704162405">
              <w:marLeft w:val="0"/>
              <w:marRight w:val="0"/>
              <w:marTop w:val="0"/>
              <w:marBottom w:val="0"/>
              <w:divBdr>
                <w:top w:val="none" w:sz="0" w:space="0" w:color="auto"/>
                <w:left w:val="none" w:sz="0" w:space="0" w:color="auto"/>
                <w:bottom w:val="none" w:sz="0" w:space="0" w:color="auto"/>
                <w:right w:val="none" w:sz="0" w:space="0" w:color="auto"/>
              </w:divBdr>
            </w:div>
            <w:div w:id="1704164884">
              <w:marLeft w:val="0"/>
              <w:marRight w:val="0"/>
              <w:marTop w:val="0"/>
              <w:marBottom w:val="0"/>
              <w:divBdr>
                <w:top w:val="none" w:sz="0" w:space="0" w:color="auto"/>
                <w:left w:val="none" w:sz="0" w:space="0" w:color="auto"/>
                <w:bottom w:val="none" w:sz="0" w:space="0" w:color="auto"/>
                <w:right w:val="none" w:sz="0" w:space="0" w:color="auto"/>
              </w:divBdr>
            </w:div>
            <w:div w:id="1715695048">
              <w:marLeft w:val="0"/>
              <w:marRight w:val="0"/>
              <w:marTop w:val="0"/>
              <w:marBottom w:val="0"/>
              <w:divBdr>
                <w:top w:val="none" w:sz="0" w:space="0" w:color="auto"/>
                <w:left w:val="none" w:sz="0" w:space="0" w:color="auto"/>
                <w:bottom w:val="none" w:sz="0" w:space="0" w:color="auto"/>
                <w:right w:val="none" w:sz="0" w:space="0" w:color="auto"/>
              </w:divBdr>
            </w:div>
            <w:div w:id="1718431017">
              <w:marLeft w:val="0"/>
              <w:marRight w:val="0"/>
              <w:marTop w:val="0"/>
              <w:marBottom w:val="0"/>
              <w:divBdr>
                <w:top w:val="none" w:sz="0" w:space="0" w:color="auto"/>
                <w:left w:val="none" w:sz="0" w:space="0" w:color="auto"/>
                <w:bottom w:val="none" w:sz="0" w:space="0" w:color="auto"/>
                <w:right w:val="none" w:sz="0" w:space="0" w:color="auto"/>
              </w:divBdr>
            </w:div>
            <w:div w:id="1718504281">
              <w:marLeft w:val="0"/>
              <w:marRight w:val="0"/>
              <w:marTop w:val="0"/>
              <w:marBottom w:val="0"/>
              <w:divBdr>
                <w:top w:val="none" w:sz="0" w:space="0" w:color="auto"/>
                <w:left w:val="none" w:sz="0" w:space="0" w:color="auto"/>
                <w:bottom w:val="none" w:sz="0" w:space="0" w:color="auto"/>
                <w:right w:val="none" w:sz="0" w:space="0" w:color="auto"/>
              </w:divBdr>
            </w:div>
            <w:div w:id="1727532809">
              <w:marLeft w:val="0"/>
              <w:marRight w:val="0"/>
              <w:marTop w:val="0"/>
              <w:marBottom w:val="0"/>
              <w:divBdr>
                <w:top w:val="none" w:sz="0" w:space="0" w:color="auto"/>
                <w:left w:val="none" w:sz="0" w:space="0" w:color="auto"/>
                <w:bottom w:val="none" w:sz="0" w:space="0" w:color="auto"/>
                <w:right w:val="none" w:sz="0" w:space="0" w:color="auto"/>
              </w:divBdr>
            </w:div>
            <w:div w:id="1747262831">
              <w:marLeft w:val="0"/>
              <w:marRight w:val="0"/>
              <w:marTop w:val="0"/>
              <w:marBottom w:val="0"/>
              <w:divBdr>
                <w:top w:val="none" w:sz="0" w:space="0" w:color="auto"/>
                <w:left w:val="none" w:sz="0" w:space="0" w:color="auto"/>
                <w:bottom w:val="none" w:sz="0" w:space="0" w:color="auto"/>
                <w:right w:val="none" w:sz="0" w:space="0" w:color="auto"/>
              </w:divBdr>
            </w:div>
            <w:div w:id="1756435696">
              <w:marLeft w:val="0"/>
              <w:marRight w:val="0"/>
              <w:marTop w:val="0"/>
              <w:marBottom w:val="0"/>
              <w:divBdr>
                <w:top w:val="none" w:sz="0" w:space="0" w:color="auto"/>
                <w:left w:val="none" w:sz="0" w:space="0" w:color="auto"/>
                <w:bottom w:val="none" w:sz="0" w:space="0" w:color="auto"/>
                <w:right w:val="none" w:sz="0" w:space="0" w:color="auto"/>
              </w:divBdr>
            </w:div>
            <w:div w:id="1756896428">
              <w:marLeft w:val="0"/>
              <w:marRight w:val="0"/>
              <w:marTop w:val="0"/>
              <w:marBottom w:val="0"/>
              <w:divBdr>
                <w:top w:val="none" w:sz="0" w:space="0" w:color="auto"/>
                <w:left w:val="none" w:sz="0" w:space="0" w:color="auto"/>
                <w:bottom w:val="none" w:sz="0" w:space="0" w:color="auto"/>
                <w:right w:val="none" w:sz="0" w:space="0" w:color="auto"/>
              </w:divBdr>
            </w:div>
            <w:div w:id="1759253255">
              <w:marLeft w:val="0"/>
              <w:marRight w:val="0"/>
              <w:marTop w:val="0"/>
              <w:marBottom w:val="0"/>
              <w:divBdr>
                <w:top w:val="none" w:sz="0" w:space="0" w:color="auto"/>
                <w:left w:val="none" w:sz="0" w:space="0" w:color="auto"/>
                <w:bottom w:val="none" w:sz="0" w:space="0" w:color="auto"/>
                <w:right w:val="none" w:sz="0" w:space="0" w:color="auto"/>
              </w:divBdr>
            </w:div>
            <w:div w:id="1760522439">
              <w:marLeft w:val="0"/>
              <w:marRight w:val="0"/>
              <w:marTop w:val="0"/>
              <w:marBottom w:val="0"/>
              <w:divBdr>
                <w:top w:val="none" w:sz="0" w:space="0" w:color="auto"/>
                <w:left w:val="none" w:sz="0" w:space="0" w:color="auto"/>
                <w:bottom w:val="none" w:sz="0" w:space="0" w:color="auto"/>
                <w:right w:val="none" w:sz="0" w:space="0" w:color="auto"/>
              </w:divBdr>
            </w:div>
            <w:div w:id="1762142735">
              <w:marLeft w:val="0"/>
              <w:marRight w:val="0"/>
              <w:marTop w:val="0"/>
              <w:marBottom w:val="0"/>
              <w:divBdr>
                <w:top w:val="none" w:sz="0" w:space="0" w:color="auto"/>
                <w:left w:val="none" w:sz="0" w:space="0" w:color="auto"/>
                <w:bottom w:val="none" w:sz="0" w:space="0" w:color="auto"/>
                <w:right w:val="none" w:sz="0" w:space="0" w:color="auto"/>
              </w:divBdr>
            </w:div>
            <w:div w:id="1772706050">
              <w:marLeft w:val="0"/>
              <w:marRight w:val="0"/>
              <w:marTop w:val="0"/>
              <w:marBottom w:val="0"/>
              <w:divBdr>
                <w:top w:val="none" w:sz="0" w:space="0" w:color="auto"/>
                <w:left w:val="none" w:sz="0" w:space="0" w:color="auto"/>
                <w:bottom w:val="none" w:sz="0" w:space="0" w:color="auto"/>
                <w:right w:val="none" w:sz="0" w:space="0" w:color="auto"/>
              </w:divBdr>
            </w:div>
            <w:div w:id="1787775743">
              <w:marLeft w:val="0"/>
              <w:marRight w:val="0"/>
              <w:marTop w:val="0"/>
              <w:marBottom w:val="0"/>
              <w:divBdr>
                <w:top w:val="none" w:sz="0" w:space="0" w:color="auto"/>
                <w:left w:val="none" w:sz="0" w:space="0" w:color="auto"/>
                <w:bottom w:val="none" w:sz="0" w:space="0" w:color="auto"/>
                <w:right w:val="none" w:sz="0" w:space="0" w:color="auto"/>
              </w:divBdr>
            </w:div>
            <w:div w:id="1817797650">
              <w:marLeft w:val="0"/>
              <w:marRight w:val="0"/>
              <w:marTop w:val="0"/>
              <w:marBottom w:val="0"/>
              <w:divBdr>
                <w:top w:val="none" w:sz="0" w:space="0" w:color="auto"/>
                <w:left w:val="none" w:sz="0" w:space="0" w:color="auto"/>
                <w:bottom w:val="none" w:sz="0" w:space="0" w:color="auto"/>
                <w:right w:val="none" w:sz="0" w:space="0" w:color="auto"/>
              </w:divBdr>
            </w:div>
            <w:div w:id="1819490655">
              <w:marLeft w:val="0"/>
              <w:marRight w:val="0"/>
              <w:marTop w:val="0"/>
              <w:marBottom w:val="0"/>
              <w:divBdr>
                <w:top w:val="none" w:sz="0" w:space="0" w:color="auto"/>
                <w:left w:val="none" w:sz="0" w:space="0" w:color="auto"/>
                <w:bottom w:val="none" w:sz="0" w:space="0" w:color="auto"/>
                <w:right w:val="none" w:sz="0" w:space="0" w:color="auto"/>
              </w:divBdr>
            </w:div>
            <w:div w:id="1830094470">
              <w:marLeft w:val="0"/>
              <w:marRight w:val="0"/>
              <w:marTop w:val="0"/>
              <w:marBottom w:val="0"/>
              <w:divBdr>
                <w:top w:val="none" w:sz="0" w:space="0" w:color="auto"/>
                <w:left w:val="none" w:sz="0" w:space="0" w:color="auto"/>
                <w:bottom w:val="none" w:sz="0" w:space="0" w:color="auto"/>
                <w:right w:val="none" w:sz="0" w:space="0" w:color="auto"/>
              </w:divBdr>
            </w:div>
            <w:div w:id="1833136266">
              <w:marLeft w:val="0"/>
              <w:marRight w:val="0"/>
              <w:marTop w:val="0"/>
              <w:marBottom w:val="0"/>
              <w:divBdr>
                <w:top w:val="none" w:sz="0" w:space="0" w:color="auto"/>
                <w:left w:val="none" w:sz="0" w:space="0" w:color="auto"/>
                <w:bottom w:val="none" w:sz="0" w:space="0" w:color="auto"/>
                <w:right w:val="none" w:sz="0" w:space="0" w:color="auto"/>
              </w:divBdr>
            </w:div>
            <w:div w:id="1834180897">
              <w:marLeft w:val="0"/>
              <w:marRight w:val="0"/>
              <w:marTop w:val="0"/>
              <w:marBottom w:val="0"/>
              <w:divBdr>
                <w:top w:val="none" w:sz="0" w:space="0" w:color="auto"/>
                <w:left w:val="none" w:sz="0" w:space="0" w:color="auto"/>
                <w:bottom w:val="none" w:sz="0" w:space="0" w:color="auto"/>
                <w:right w:val="none" w:sz="0" w:space="0" w:color="auto"/>
              </w:divBdr>
            </w:div>
            <w:div w:id="1847163041">
              <w:marLeft w:val="0"/>
              <w:marRight w:val="0"/>
              <w:marTop w:val="0"/>
              <w:marBottom w:val="0"/>
              <w:divBdr>
                <w:top w:val="none" w:sz="0" w:space="0" w:color="auto"/>
                <w:left w:val="none" w:sz="0" w:space="0" w:color="auto"/>
                <w:bottom w:val="none" w:sz="0" w:space="0" w:color="auto"/>
                <w:right w:val="none" w:sz="0" w:space="0" w:color="auto"/>
              </w:divBdr>
            </w:div>
            <w:div w:id="1853370430">
              <w:marLeft w:val="0"/>
              <w:marRight w:val="0"/>
              <w:marTop w:val="0"/>
              <w:marBottom w:val="0"/>
              <w:divBdr>
                <w:top w:val="none" w:sz="0" w:space="0" w:color="auto"/>
                <w:left w:val="none" w:sz="0" w:space="0" w:color="auto"/>
                <w:bottom w:val="none" w:sz="0" w:space="0" w:color="auto"/>
                <w:right w:val="none" w:sz="0" w:space="0" w:color="auto"/>
              </w:divBdr>
            </w:div>
            <w:div w:id="1864980855">
              <w:marLeft w:val="0"/>
              <w:marRight w:val="0"/>
              <w:marTop w:val="0"/>
              <w:marBottom w:val="0"/>
              <w:divBdr>
                <w:top w:val="none" w:sz="0" w:space="0" w:color="auto"/>
                <w:left w:val="none" w:sz="0" w:space="0" w:color="auto"/>
                <w:bottom w:val="none" w:sz="0" w:space="0" w:color="auto"/>
                <w:right w:val="none" w:sz="0" w:space="0" w:color="auto"/>
              </w:divBdr>
            </w:div>
            <w:div w:id="1867135119">
              <w:marLeft w:val="0"/>
              <w:marRight w:val="0"/>
              <w:marTop w:val="0"/>
              <w:marBottom w:val="0"/>
              <w:divBdr>
                <w:top w:val="none" w:sz="0" w:space="0" w:color="auto"/>
                <w:left w:val="none" w:sz="0" w:space="0" w:color="auto"/>
                <w:bottom w:val="none" w:sz="0" w:space="0" w:color="auto"/>
                <w:right w:val="none" w:sz="0" w:space="0" w:color="auto"/>
              </w:divBdr>
            </w:div>
            <w:div w:id="1871063951">
              <w:marLeft w:val="0"/>
              <w:marRight w:val="0"/>
              <w:marTop w:val="0"/>
              <w:marBottom w:val="0"/>
              <w:divBdr>
                <w:top w:val="none" w:sz="0" w:space="0" w:color="auto"/>
                <w:left w:val="none" w:sz="0" w:space="0" w:color="auto"/>
                <w:bottom w:val="none" w:sz="0" w:space="0" w:color="auto"/>
                <w:right w:val="none" w:sz="0" w:space="0" w:color="auto"/>
              </w:divBdr>
            </w:div>
            <w:div w:id="1872910027">
              <w:marLeft w:val="0"/>
              <w:marRight w:val="0"/>
              <w:marTop w:val="0"/>
              <w:marBottom w:val="0"/>
              <w:divBdr>
                <w:top w:val="none" w:sz="0" w:space="0" w:color="auto"/>
                <w:left w:val="none" w:sz="0" w:space="0" w:color="auto"/>
                <w:bottom w:val="none" w:sz="0" w:space="0" w:color="auto"/>
                <w:right w:val="none" w:sz="0" w:space="0" w:color="auto"/>
              </w:divBdr>
            </w:div>
            <w:div w:id="1877082561">
              <w:marLeft w:val="0"/>
              <w:marRight w:val="0"/>
              <w:marTop w:val="0"/>
              <w:marBottom w:val="0"/>
              <w:divBdr>
                <w:top w:val="none" w:sz="0" w:space="0" w:color="auto"/>
                <w:left w:val="none" w:sz="0" w:space="0" w:color="auto"/>
                <w:bottom w:val="none" w:sz="0" w:space="0" w:color="auto"/>
                <w:right w:val="none" w:sz="0" w:space="0" w:color="auto"/>
              </w:divBdr>
            </w:div>
            <w:div w:id="1886134079">
              <w:marLeft w:val="0"/>
              <w:marRight w:val="0"/>
              <w:marTop w:val="0"/>
              <w:marBottom w:val="0"/>
              <w:divBdr>
                <w:top w:val="none" w:sz="0" w:space="0" w:color="auto"/>
                <w:left w:val="none" w:sz="0" w:space="0" w:color="auto"/>
                <w:bottom w:val="none" w:sz="0" w:space="0" w:color="auto"/>
                <w:right w:val="none" w:sz="0" w:space="0" w:color="auto"/>
              </w:divBdr>
            </w:div>
            <w:div w:id="1891377004">
              <w:marLeft w:val="0"/>
              <w:marRight w:val="0"/>
              <w:marTop w:val="0"/>
              <w:marBottom w:val="0"/>
              <w:divBdr>
                <w:top w:val="none" w:sz="0" w:space="0" w:color="auto"/>
                <w:left w:val="none" w:sz="0" w:space="0" w:color="auto"/>
                <w:bottom w:val="none" w:sz="0" w:space="0" w:color="auto"/>
                <w:right w:val="none" w:sz="0" w:space="0" w:color="auto"/>
              </w:divBdr>
            </w:div>
            <w:div w:id="1905482727">
              <w:marLeft w:val="0"/>
              <w:marRight w:val="0"/>
              <w:marTop w:val="0"/>
              <w:marBottom w:val="0"/>
              <w:divBdr>
                <w:top w:val="none" w:sz="0" w:space="0" w:color="auto"/>
                <w:left w:val="none" w:sz="0" w:space="0" w:color="auto"/>
                <w:bottom w:val="none" w:sz="0" w:space="0" w:color="auto"/>
                <w:right w:val="none" w:sz="0" w:space="0" w:color="auto"/>
              </w:divBdr>
            </w:div>
            <w:div w:id="1908762028">
              <w:marLeft w:val="0"/>
              <w:marRight w:val="0"/>
              <w:marTop w:val="0"/>
              <w:marBottom w:val="0"/>
              <w:divBdr>
                <w:top w:val="none" w:sz="0" w:space="0" w:color="auto"/>
                <w:left w:val="none" w:sz="0" w:space="0" w:color="auto"/>
                <w:bottom w:val="none" w:sz="0" w:space="0" w:color="auto"/>
                <w:right w:val="none" w:sz="0" w:space="0" w:color="auto"/>
              </w:divBdr>
            </w:div>
            <w:div w:id="1917742172">
              <w:marLeft w:val="0"/>
              <w:marRight w:val="0"/>
              <w:marTop w:val="0"/>
              <w:marBottom w:val="0"/>
              <w:divBdr>
                <w:top w:val="none" w:sz="0" w:space="0" w:color="auto"/>
                <w:left w:val="none" w:sz="0" w:space="0" w:color="auto"/>
                <w:bottom w:val="none" w:sz="0" w:space="0" w:color="auto"/>
                <w:right w:val="none" w:sz="0" w:space="0" w:color="auto"/>
              </w:divBdr>
            </w:div>
            <w:div w:id="1921672509">
              <w:marLeft w:val="0"/>
              <w:marRight w:val="0"/>
              <w:marTop w:val="0"/>
              <w:marBottom w:val="0"/>
              <w:divBdr>
                <w:top w:val="none" w:sz="0" w:space="0" w:color="auto"/>
                <w:left w:val="none" w:sz="0" w:space="0" w:color="auto"/>
                <w:bottom w:val="none" w:sz="0" w:space="0" w:color="auto"/>
                <w:right w:val="none" w:sz="0" w:space="0" w:color="auto"/>
              </w:divBdr>
            </w:div>
            <w:div w:id="1928803502">
              <w:marLeft w:val="0"/>
              <w:marRight w:val="0"/>
              <w:marTop w:val="0"/>
              <w:marBottom w:val="0"/>
              <w:divBdr>
                <w:top w:val="none" w:sz="0" w:space="0" w:color="auto"/>
                <w:left w:val="none" w:sz="0" w:space="0" w:color="auto"/>
                <w:bottom w:val="none" w:sz="0" w:space="0" w:color="auto"/>
                <w:right w:val="none" w:sz="0" w:space="0" w:color="auto"/>
              </w:divBdr>
            </w:div>
            <w:div w:id="1932857917">
              <w:marLeft w:val="0"/>
              <w:marRight w:val="0"/>
              <w:marTop w:val="0"/>
              <w:marBottom w:val="0"/>
              <w:divBdr>
                <w:top w:val="none" w:sz="0" w:space="0" w:color="auto"/>
                <w:left w:val="none" w:sz="0" w:space="0" w:color="auto"/>
                <w:bottom w:val="none" w:sz="0" w:space="0" w:color="auto"/>
                <w:right w:val="none" w:sz="0" w:space="0" w:color="auto"/>
              </w:divBdr>
            </w:div>
            <w:div w:id="1944338281">
              <w:marLeft w:val="0"/>
              <w:marRight w:val="0"/>
              <w:marTop w:val="0"/>
              <w:marBottom w:val="0"/>
              <w:divBdr>
                <w:top w:val="none" w:sz="0" w:space="0" w:color="auto"/>
                <w:left w:val="none" w:sz="0" w:space="0" w:color="auto"/>
                <w:bottom w:val="none" w:sz="0" w:space="0" w:color="auto"/>
                <w:right w:val="none" w:sz="0" w:space="0" w:color="auto"/>
              </w:divBdr>
            </w:div>
            <w:div w:id="1950351698">
              <w:marLeft w:val="0"/>
              <w:marRight w:val="0"/>
              <w:marTop w:val="0"/>
              <w:marBottom w:val="0"/>
              <w:divBdr>
                <w:top w:val="none" w:sz="0" w:space="0" w:color="auto"/>
                <w:left w:val="none" w:sz="0" w:space="0" w:color="auto"/>
                <w:bottom w:val="none" w:sz="0" w:space="0" w:color="auto"/>
                <w:right w:val="none" w:sz="0" w:space="0" w:color="auto"/>
              </w:divBdr>
            </w:div>
            <w:div w:id="1951428381">
              <w:marLeft w:val="0"/>
              <w:marRight w:val="0"/>
              <w:marTop w:val="0"/>
              <w:marBottom w:val="0"/>
              <w:divBdr>
                <w:top w:val="none" w:sz="0" w:space="0" w:color="auto"/>
                <w:left w:val="none" w:sz="0" w:space="0" w:color="auto"/>
                <w:bottom w:val="none" w:sz="0" w:space="0" w:color="auto"/>
                <w:right w:val="none" w:sz="0" w:space="0" w:color="auto"/>
              </w:divBdr>
            </w:div>
            <w:div w:id="1954049984">
              <w:marLeft w:val="0"/>
              <w:marRight w:val="0"/>
              <w:marTop w:val="0"/>
              <w:marBottom w:val="0"/>
              <w:divBdr>
                <w:top w:val="none" w:sz="0" w:space="0" w:color="auto"/>
                <w:left w:val="none" w:sz="0" w:space="0" w:color="auto"/>
                <w:bottom w:val="none" w:sz="0" w:space="0" w:color="auto"/>
                <w:right w:val="none" w:sz="0" w:space="0" w:color="auto"/>
              </w:divBdr>
            </w:div>
            <w:div w:id="1958564297">
              <w:marLeft w:val="0"/>
              <w:marRight w:val="0"/>
              <w:marTop w:val="0"/>
              <w:marBottom w:val="0"/>
              <w:divBdr>
                <w:top w:val="none" w:sz="0" w:space="0" w:color="auto"/>
                <w:left w:val="none" w:sz="0" w:space="0" w:color="auto"/>
                <w:bottom w:val="none" w:sz="0" w:space="0" w:color="auto"/>
                <w:right w:val="none" w:sz="0" w:space="0" w:color="auto"/>
              </w:divBdr>
            </w:div>
            <w:div w:id="1966689056">
              <w:marLeft w:val="0"/>
              <w:marRight w:val="0"/>
              <w:marTop w:val="0"/>
              <w:marBottom w:val="0"/>
              <w:divBdr>
                <w:top w:val="none" w:sz="0" w:space="0" w:color="auto"/>
                <w:left w:val="none" w:sz="0" w:space="0" w:color="auto"/>
                <w:bottom w:val="none" w:sz="0" w:space="0" w:color="auto"/>
                <w:right w:val="none" w:sz="0" w:space="0" w:color="auto"/>
              </w:divBdr>
            </w:div>
            <w:div w:id="1972207467">
              <w:marLeft w:val="0"/>
              <w:marRight w:val="0"/>
              <w:marTop w:val="0"/>
              <w:marBottom w:val="0"/>
              <w:divBdr>
                <w:top w:val="none" w:sz="0" w:space="0" w:color="auto"/>
                <w:left w:val="none" w:sz="0" w:space="0" w:color="auto"/>
                <w:bottom w:val="none" w:sz="0" w:space="0" w:color="auto"/>
                <w:right w:val="none" w:sz="0" w:space="0" w:color="auto"/>
              </w:divBdr>
            </w:div>
            <w:div w:id="1984968306">
              <w:marLeft w:val="0"/>
              <w:marRight w:val="0"/>
              <w:marTop w:val="0"/>
              <w:marBottom w:val="0"/>
              <w:divBdr>
                <w:top w:val="none" w:sz="0" w:space="0" w:color="auto"/>
                <w:left w:val="none" w:sz="0" w:space="0" w:color="auto"/>
                <w:bottom w:val="none" w:sz="0" w:space="0" w:color="auto"/>
                <w:right w:val="none" w:sz="0" w:space="0" w:color="auto"/>
              </w:divBdr>
            </w:div>
            <w:div w:id="2005623676">
              <w:marLeft w:val="0"/>
              <w:marRight w:val="0"/>
              <w:marTop w:val="0"/>
              <w:marBottom w:val="0"/>
              <w:divBdr>
                <w:top w:val="none" w:sz="0" w:space="0" w:color="auto"/>
                <w:left w:val="none" w:sz="0" w:space="0" w:color="auto"/>
                <w:bottom w:val="none" w:sz="0" w:space="0" w:color="auto"/>
                <w:right w:val="none" w:sz="0" w:space="0" w:color="auto"/>
              </w:divBdr>
            </w:div>
            <w:div w:id="2009601227">
              <w:marLeft w:val="0"/>
              <w:marRight w:val="0"/>
              <w:marTop w:val="0"/>
              <w:marBottom w:val="0"/>
              <w:divBdr>
                <w:top w:val="none" w:sz="0" w:space="0" w:color="auto"/>
                <w:left w:val="none" w:sz="0" w:space="0" w:color="auto"/>
                <w:bottom w:val="none" w:sz="0" w:space="0" w:color="auto"/>
                <w:right w:val="none" w:sz="0" w:space="0" w:color="auto"/>
              </w:divBdr>
            </w:div>
            <w:div w:id="2015722569">
              <w:marLeft w:val="0"/>
              <w:marRight w:val="0"/>
              <w:marTop w:val="0"/>
              <w:marBottom w:val="0"/>
              <w:divBdr>
                <w:top w:val="none" w:sz="0" w:space="0" w:color="auto"/>
                <w:left w:val="none" w:sz="0" w:space="0" w:color="auto"/>
                <w:bottom w:val="none" w:sz="0" w:space="0" w:color="auto"/>
                <w:right w:val="none" w:sz="0" w:space="0" w:color="auto"/>
              </w:divBdr>
            </w:div>
            <w:div w:id="2026057037">
              <w:marLeft w:val="0"/>
              <w:marRight w:val="0"/>
              <w:marTop w:val="0"/>
              <w:marBottom w:val="0"/>
              <w:divBdr>
                <w:top w:val="none" w:sz="0" w:space="0" w:color="auto"/>
                <w:left w:val="none" w:sz="0" w:space="0" w:color="auto"/>
                <w:bottom w:val="none" w:sz="0" w:space="0" w:color="auto"/>
                <w:right w:val="none" w:sz="0" w:space="0" w:color="auto"/>
              </w:divBdr>
            </w:div>
            <w:div w:id="2027293900">
              <w:marLeft w:val="0"/>
              <w:marRight w:val="0"/>
              <w:marTop w:val="0"/>
              <w:marBottom w:val="0"/>
              <w:divBdr>
                <w:top w:val="none" w:sz="0" w:space="0" w:color="auto"/>
                <w:left w:val="none" w:sz="0" w:space="0" w:color="auto"/>
                <w:bottom w:val="none" w:sz="0" w:space="0" w:color="auto"/>
                <w:right w:val="none" w:sz="0" w:space="0" w:color="auto"/>
              </w:divBdr>
            </w:div>
            <w:div w:id="2029869480">
              <w:marLeft w:val="0"/>
              <w:marRight w:val="0"/>
              <w:marTop w:val="0"/>
              <w:marBottom w:val="0"/>
              <w:divBdr>
                <w:top w:val="none" w:sz="0" w:space="0" w:color="auto"/>
                <w:left w:val="none" w:sz="0" w:space="0" w:color="auto"/>
                <w:bottom w:val="none" w:sz="0" w:space="0" w:color="auto"/>
                <w:right w:val="none" w:sz="0" w:space="0" w:color="auto"/>
              </w:divBdr>
            </w:div>
            <w:div w:id="2030445666">
              <w:marLeft w:val="0"/>
              <w:marRight w:val="0"/>
              <w:marTop w:val="0"/>
              <w:marBottom w:val="0"/>
              <w:divBdr>
                <w:top w:val="none" w:sz="0" w:space="0" w:color="auto"/>
                <w:left w:val="none" w:sz="0" w:space="0" w:color="auto"/>
                <w:bottom w:val="none" w:sz="0" w:space="0" w:color="auto"/>
                <w:right w:val="none" w:sz="0" w:space="0" w:color="auto"/>
              </w:divBdr>
            </w:div>
            <w:div w:id="2030640621">
              <w:marLeft w:val="0"/>
              <w:marRight w:val="0"/>
              <w:marTop w:val="0"/>
              <w:marBottom w:val="0"/>
              <w:divBdr>
                <w:top w:val="none" w:sz="0" w:space="0" w:color="auto"/>
                <w:left w:val="none" w:sz="0" w:space="0" w:color="auto"/>
                <w:bottom w:val="none" w:sz="0" w:space="0" w:color="auto"/>
                <w:right w:val="none" w:sz="0" w:space="0" w:color="auto"/>
              </w:divBdr>
            </w:div>
            <w:div w:id="2030714213">
              <w:marLeft w:val="0"/>
              <w:marRight w:val="0"/>
              <w:marTop w:val="0"/>
              <w:marBottom w:val="0"/>
              <w:divBdr>
                <w:top w:val="none" w:sz="0" w:space="0" w:color="auto"/>
                <w:left w:val="none" w:sz="0" w:space="0" w:color="auto"/>
                <w:bottom w:val="none" w:sz="0" w:space="0" w:color="auto"/>
                <w:right w:val="none" w:sz="0" w:space="0" w:color="auto"/>
              </w:divBdr>
            </w:div>
            <w:div w:id="2030832470">
              <w:marLeft w:val="0"/>
              <w:marRight w:val="0"/>
              <w:marTop w:val="0"/>
              <w:marBottom w:val="0"/>
              <w:divBdr>
                <w:top w:val="none" w:sz="0" w:space="0" w:color="auto"/>
                <w:left w:val="none" w:sz="0" w:space="0" w:color="auto"/>
                <w:bottom w:val="none" w:sz="0" w:space="0" w:color="auto"/>
                <w:right w:val="none" w:sz="0" w:space="0" w:color="auto"/>
              </w:divBdr>
            </w:div>
            <w:div w:id="2046981416">
              <w:marLeft w:val="0"/>
              <w:marRight w:val="0"/>
              <w:marTop w:val="0"/>
              <w:marBottom w:val="0"/>
              <w:divBdr>
                <w:top w:val="none" w:sz="0" w:space="0" w:color="auto"/>
                <w:left w:val="none" w:sz="0" w:space="0" w:color="auto"/>
                <w:bottom w:val="none" w:sz="0" w:space="0" w:color="auto"/>
                <w:right w:val="none" w:sz="0" w:space="0" w:color="auto"/>
              </w:divBdr>
            </w:div>
            <w:div w:id="2052537464">
              <w:marLeft w:val="0"/>
              <w:marRight w:val="0"/>
              <w:marTop w:val="0"/>
              <w:marBottom w:val="0"/>
              <w:divBdr>
                <w:top w:val="none" w:sz="0" w:space="0" w:color="auto"/>
                <w:left w:val="none" w:sz="0" w:space="0" w:color="auto"/>
                <w:bottom w:val="none" w:sz="0" w:space="0" w:color="auto"/>
                <w:right w:val="none" w:sz="0" w:space="0" w:color="auto"/>
              </w:divBdr>
            </w:div>
            <w:div w:id="2054965436">
              <w:marLeft w:val="0"/>
              <w:marRight w:val="0"/>
              <w:marTop w:val="0"/>
              <w:marBottom w:val="0"/>
              <w:divBdr>
                <w:top w:val="none" w:sz="0" w:space="0" w:color="auto"/>
                <w:left w:val="none" w:sz="0" w:space="0" w:color="auto"/>
                <w:bottom w:val="none" w:sz="0" w:space="0" w:color="auto"/>
                <w:right w:val="none" w:sz="0" w:space="0" w:color="auto"/>
              </w:divBdr>
            </w:div>
            <w:div w:id="2055544039">
              <w:marLeft w:val="0"/>
              <w:marRight w:val="0"/>
              <w:marTop w:val="0"/>
              <w:marBottom w:val="0"/>
              <w:divBdr>
                <w:top w:val="none" w:sz="0" w:space="0" w:color="auto"/>
                <w:left w:val="none" w:sz="0" w:space="0" w:color="auto"/>
                <w:bottom w:val="none" w:sz="0" w:space="0" w:color="auto"/>
                <w:right w:val="none" w:sz="0" w:space="0" w:color="auto"/>
              </w:divBdr>
            </w:div>
            <w:div w:id="2057467823">
              <w:marLeft w:val="0"/>
              <w:marRight w:val="0"/>
              <w:marTop w:val="0"/>
              <w:marBottom w:val="0"/>
              <w:divBdr>
                <w:top w:val="none" w:sz="0" w:space="0" w:color="auto"/>
                <w:left w:val="none" w:sz="0" w:space="0" w:color="auto"/>
                <w:bottom w:val="none" w:sz="0" w:space="0" w:color="auto"/>
                <w:right w:val="none" w:sz="0" w:space="0" w:color="auto"/>
              </w:divBdr>
            </w:div>
            <w:div w:id="2058117010">
              <w:marLeft w:val="0"/>
              <w:marRight w:val="0"/>
              <w:marTop w:val="0"/>
              <w:marBottom w:val="0"/>
              <w:divBdr>
                <w:top w:val="none" w:sz="0" w:space="0" w:color="auto"/>
                <w:left w:val="none" w:sz="0" w:space="0" w:color="auto"/>
                <w:bottom w:val="none" w:sz="0" w:space="0" w:color="auto"/>
                <w:right w:val="none" w:sz="0" w:space="0" w:color="auto"/>
              </w:divBdr>
            </w:div>
            <w:div w:id="2058817221">
              <w:marLeft w:val="0"/>
              <w:marRight w:val="0"/>
              <w:marTop w:val="0"/>
              <w:marBottom w:val="0"/>
              <w:divBdr>
                <w:top w:val="none" w:sz="0" w:space="0" w:color="auto"/>
                <w:left w:val="none" w:sz="0" w:space="0" w:color="auto"/>
                <w:bottom w:val="none" w:sz="0" w:space="0" w:color="auto"/>
                <w:right w:val="none" w:sz="0" w:space="0" w:color="auto"/>
              </w:divBdr>
            </w:div>
            <w:div w:id="2060855151">
              <w:marLeft w:val="0"/>
              <w:marRight w:val="0"/>
              <w:marTop w:val="0"/>
              <w:marBottom w:val="0"/>
              <w:divBdr>
                <w:top w:val="none" w:sz="0" w:space="0" w:color="auto"/>
                <w:left w:val="none" w:sz="0" w:space="0" w:color="auto"/>
                <w:bottom w:val="none" w:sz="0" w:space="0" w:color="auto"/>
                <w:right w:val="none" w:sz="0" w:space="0" w:color="auto"/>
              </w:divBdr>
            </w:div>
            <w:div w:id="2062899263">
              <w:marLeft w:val="0"/>
              <w:marRight w:val="0"/>
              <w:marTop w:val="0"/>
              <w:marBottom w:val="0"/>
              <w:divBdr>
                <w:top w:val="none" w:sz="0" w:space="0" w:color="auto"/>
                <w:left w:val="none" w:sz="0" w:space="0" w:color="auto"/>
                <w:bottom w:val="none" w:sz="0" w:space="0" w:color="auto"/>
                <w:right w:val="none" w:sz="0" w:space="0" w:color="auto"/>
              </w:divBdr>
            </w:div>
            <w:div w:id="2063213861">
              <w:marLeft w:val="0"/>
              <w:marRight w:val="0"/>
              <w:marTop w:val="0"/>
              <w:marBottom w:val="0"/>
              <w:divBdr>
                <w:top w:val="none" w:sz="0" w:space="0" w:color="auto"/>
                <w:left w:val="none" w:sz="0" w:space="0" w:color="auto"/>
                <w:bottom w:val="none" w:sz="0" w:space="0" w:color="auto"/>
                <w:right w:val="none" w:sz="0" w:space="0" w:color="auto"/>
              </w:divBdr>
            </w:div>
            <w:div w:id="2069956843">
              <w:marLeft w:val="0"/>
              <w:marRight w:val="0"/>
              <w:marTop w:val="0"/>
              <w:marBottom w:val="0"/>
              <w:divBdr>
                <w:top w:val="none" w:sz="0" w:space="0" w:color="auto"/>
                <w:left w:val="none" w:sz="0" w:space="0" w:color="auto"/>
                <w:bottom w:val="none" w:sz="0" w:space="0" w:color="auto"/>
                <w:right w:val="none" w:sz="0" w:space="0" w:color="auto"/>
              </w:divBdr>
            </w:div>
            <w:div w:id="2072969396">
              <w:marLeft w:val="0"/>
              <w:marRight w:val="0"/>
              <w:marTop w:val="0"/>
              <w:marBottom w:val="0"/>
              <w:divBdr>
                <w:top w:val="none" w:sz="0" w:space="0" w:color="auto"/>
                <w:left w:val="none" w:sz="0" w:space="0" w:color="auto"/>
                <w:bottom w:val="none" w:sz="0" w:space="0" w:color="auto"/>
                <w:right w:val="none" w:sz="0" w:space="0" w:color="auto"/>
              </w:divBdr>
            </w:div>
            <w:div w:id="2073193618">
              <w:marLeft w:val="0"/>
              <w:marRight w:val="0"/>
              <w:marTop w:val="0"/>
              <w:marBottom w:val="0"/>
              <w:divBdr>
                <w:top w:val="none" w:sz="0" w:space="0" w:color="auto"/>
                <w:left w:val="none" w:sz="0" w:space="0" w:color="auto"/>
                <w:bottom w:val="none" w:sz="0" w:space="0" w:color="auto"/>
                <w:right w:val="none" w:sz="0" w:space="0" w:color="auto"/>
              </w:divBdr>
            </w:div>
            <w:div w:id="2079208686">
              <w:marLeft w:val="0"/>
              <w:marRight w:val="0"/>
              <w:marTop w:val="0"/>
              <w:marBottom w:val="0"/>
              <w:divBdr>
                <w:top w:val="none" w:sz="0" w:space="0" w:color="auto"/>
                <w:left w:val="none" w:sz="0" w:space="0" w:color="auto"/>
                <w:bottom w:val="none" w:sz="0" w:space="0" w:color="auto"/>
                <w:right w:val="none" w:sz="0" w:space="0" w:color="auto"/>
              </w:divBdr>
            </w:div>
            <w:div w:id="2079747088">
              <w:marLeft w:val="0"/>
              <w:marRight w:val="0"/>
              <w:marTop w:val="0"/>
              <w:marBottom w:val="0"/>
              <w:divBdr>
                <w:top w:val="none" w:sz="0" w:space="0" w:color="auto"/>
                <w:left w:val="none" w:sz="0" w:space="0" w:color="auto"/>
                <w:bottom w:val="none" w:sz="0" w:space="0" w:color="auto"/>
                <w:right w:val="none" w:sz="0" w:space="0" w:color="auto"/>
              </w:divBdr>
            </w:div>
            <w:div w:id="2083090942">
              <w:marLeft w:val="0"/>
              <w:marRight w:val="0"/>
              <w:marTop w:val="0"/>
              <w:marBottom w:val="0"/>
              <w:divBdr>
                <w:top w:val="none" w:sz="0" w:space="0" w:color="auto"/>
                <w:left w:val="none" w:sz="0" w:space="0" w:color="auto"/>
                <w:bottom w:val="none" w:sz="0" w:space="0" w:color="auto"/>
                <w:right w:val="none" w:sz="0" w:space="0" w:color="auto"/>
              </w:divBdr>
            </w:div>
            <w:div w:id="2113620535">
              <w:marLeft w:val="0"/>
              <w:marRight w:val="0"/>
              <w:marTop w:val="0"/>
              <w:marBottom w:val="0"/>
              <w:divBdr>
                <w:top w:val="none" w:sz="0" w:space="0" w:color="auto"/>
                <w:left w:val="none" w:sz="0" w:space="0" w:color="auto"/>
                <w:bottom w:val="none" w:sz="0" w:space="0" w:color="auto"/>
                <w:right w:val="none" w:sz="0" w:space="0" w:color="auto"/>
              </w:divBdr>
            </w:div>
            <w:div w:id="2115324046">
              <w:marLeft w:val="0"/>
              <w:marRight w:val="0"/>
              <w:marTop w:val="0"/>
              <w:marBottom w:val="0"/>
              <w:divBdr>
                <w:top w:val="none" w:sz="0" w:space="0" w:color="auto"/>
                <w:left w:val="none" w:sz="0" w:space="0" w:color="auto"/>
                <w:bottom w:val="none" w:sz="0" w:space="0" w:color="auto"/>
                <w:right w:val="none" w:sz="0" w:space="0" w:color="auto"/>
              </w:divBdr>
            </w:div>
            <w:div w:id="2131580926">
              <w:marLeft w:val="0"/>
              <w:marRight w:val="0"/>
              <w:marTop w:val="0"/>
              <w:marBottom w:val="0"/>
              <w:divBdr>
                <w:top w:val="none" w:sz="0" w:space="0" w:color="auto"/>
                <w:left w:val="none" w:sz="0" w:space="0" w:color="auto"/>
                <w:bottom w:val="none" w:sz="0" w:space="0" w:color="auto"/>
                <w:right w:val="none" w:sz="0" w:space="0" w:color="auto"/>
              </w:divBdr>
            </w:div>
            <w:div w:id="2145194651">
              <w:marLeft w:val="0"/>
              <w:marRight w:val="0"/>
              <w:marTop w:val="0"/>
              <w:marBottom w:val="0"/>
              <w:divBdr>
                <w:top w:val="none" w:sz="0" w:space="0" w:color="auto"/>
                <w:left w:val="none" w:sz="0" w:space="0" w:color="auto"/>
                <w:bottom w:val="none" w:sz="0" w:space="0" w:color="auto"/>
                <w:right w:val="none" w:sz="0" w:space="0" w:color="auto"/>
              </w:divBdr>
            </w:div>
            <w:div w:id="2147312095">
              <w:marLeft w:val="0"/>
              <w:marRight w:val="0"/>
              <w:marTop w:val="0"/>
              <w:marBottom w:val="0"/>
              <w:divBdr>
                <w:top w:val="none" w:sz="0" w:space="0" w:color="auto"/>
                <w:left w:val="none" w:sz="0" w:space="0" w:color="auto"/>
                <w:bottom w:val="none" w:sz="0" w:space="0" w:color="auto"/>
                <w:right w:val="none" w:sz="0" w:space="0" w:color="auto"/>
              </w:divBdr>
            </w:div>
          </w:divsChild>
        </w:div>
        <w:div w:id="1051727616">
          <w:marLeft w:val="0"/>
          <w:marRight w:val="0"/>
          <w:marTop w:val="0"/>
          <w:marBottom w:val="0"/>
          <w:divBdr>
            <w:top w:val="none" w:sz="0" w:space="0" w:color="auto"/>
            <w:left w:val="none" w:sz="0" w:space="0" w:color="auto"/>
            <w:bottom w:val="none" w:sz="0" w:space="0" w:color="auto"/>
            <w:right w:val="none" w:sz="0" w:space="0" w:color="auto"/>
          </w:divBdr>
          <w:divsChild>
            <w:div w:id="938541">
              <w:marLeft w:val="0"/>
              <w:marRight w:val="0"/>
              <w:marTop w:val="0"/>
              <w:marBottom w:val="0"/>
              <w:divBdr>
                <w:top w:val="none" w:sz="0" w:space="0" w:color="auto"/>
                <w:left w:val="none" w:sz="0" w:space="0" w:color="auto"/>
                <w:bottom w:val="none" w:sz="0" w:space="0" w:color="auto"/>
                <w:right w:val="none" w:sz="0" w:space="0" w:color="auto"/>
              </w:divBdr>
            </w:div>
            <w:div w:id="21561831">
              <w:marLeft w:val="0"/>
              <w:marRight w:val="0"/>
              <w:marTop w:val="0"/>
              <w:marBottom w:val="0"/>
              <w:divBdr>
                <w:top w:val="none" w:sz="0" w:space="0" w:color="auto"/>
                <w:left w:val="none" w:sz="0" w:space="0" w:color="auto"/>
                <w:bottom w:val="none" w:sz="0" w:space="0" w:color="auto"/>
                <w:right w:val="none" w:sz="0" w:space="0" w:color="auto"/>
              </w:divBdr>
            </w:div>
            <w:div w:id="24451737">
              <w:marLeft w:val="0"/>
              <w:marRight w:val="0"/>
              <w:marTop w:val="0"/>
              <w:marBottom w:val="0"/>
              <w:divBdr>
                <w:top w:val="none" w:sz="0" w:space="0" w:color="auto"/>
                <w:left w:val="none" w:sz="0" w:space="0" w:color="auto"/>
                <w:bottom w:val="none" w:sz="0" w:space="0" w:color="auto"/>
                <w:right w:val="none" w:sz="0" w:space="0" w:color="auto"/>
              </w:divBdr>
            </w:div>
            <w:div w:id="35011694">
              <w:marLeft w:val="0"/>
              <w:marRight w:val="0"/>
              <w:marTop w:val="0"/>
              <w:marBottom w:val="0"/>
              <w:divBdr>
                <w:top w:val="none" w:sz="0" w:space="0" w:color="auto"/>
                <w:left w:val="none" w:sz="0" w:space="0" w:color="auto"/>
                <w:bottom w:val="none" w:sz="0" w:space="0" w:color="auto"/>
                <w:right w:val="none" w:sz="0" w:space="0" w:color="auto"/>
              </w:divBdr>
            </w:div>
            <w:div w:id="62022702">
              <w:marLeft w:val="0"/>
              <w:marRight w:val="0"/>
              <w:marTop w:val="0"/>
              <w:marBottom w:val="0"/>
              <w:divBdr>
                <w:top w:val="none" w:sz="0" w:space="0" w:color="auto"/>
                <w:left w:val="none" w:sz="0" w:space="0" w:color="auto"/>
                <w:bottom w:val="none" w:sz="0" w:space="0" w:color="auto"/>
                <w:right w:val="none" w:sz="0" w:space="0" w:color="auto"/>
              </w:divBdr>
            </w:div>
            <w:div w:id="66343342">
              <w:marLeft w:val="0"/>
              <w:marRight w:val="0"/>
              <w:marTop w:val="0"/>
              <w:marBottom w:val="0"/>
              <w:divBdr>
                <w:top w:val="none" w:sz="0" w:space="0" w:color="auto"/>
                <w:left w:val="none" w:sz="0" w:space="0" w:color="auto"/>
                <w:bottom w:val="none" w:sz="0" w:space="0" w:color="auto"/>
                <w:right w:val="none" w:sz="0" w:space="0" w:color="auto"/>
              </w:divBdr>
            </w:div>
            <w:div w:id="75171465">
              <w:marLeft w:val="0"/>
              <w:marRight w:val="0"/>
              <w:marTop w:val="0"/>
              <w:marBottom w:val="0"/>
              <w:divBdr>
                <w:top w:val="none" w:sz="0" w:space="0" w:color="auto"/>
                <w:left w:val="none" w:sz="0" w:space="0" w:color="auto"/>
                <w:bottom w:val="none" w:sz="0" w:space="0" w:color="auto"/>
                <w:right w:val="none" w:sz="0" w:space="0" w:color="auto"/>
              </w:divBdr>
            </w:div>
            <w:div w:id="82533642">
              <w:marLeft w:val="0"/>
              <w:marRight w:val="0"/>
              <w:marTop w:val="0"/>
              <w:marBottom w:val="0"/>
              <w:divBdr>
                <w:top w:val="none" w:sz="0" w:space="0" w:color="auto"/>
                <w:left w:val="none" w:sz="0" w:space="0" w:color="auto"/>
                <w:bottom w:val="none" w:sz="0" w:space="0" w:color="auto"/>
                <w:right w:val="none" w:sz="0" w:space="0" w:color="auto"/>
              </w:divBdr>
            </w:div>
            <w:div w:id="84542320">
              <w:marLeft w:val="0"/>
              <w:marRight w:val="0"/>
              <w:marTop w:val="480"/>
              <w:marBottom w:val="0"/>
              <w:divBdr>
                <w:top w:val="single" w:sz="6" w:space="0" w:color="auto"/>
                <w:left w:val="single" w:sz="6" w:space="0" w:color="auto"/>
                <w:bottom w:val="single" w:sz="6" w:space="0" w:color="auto"/>
                <w:right w:val="single" w:sz="6" w:space="0" w:color="auto"/>
              </w:divBdr>
            </w:div>
            <w:div w:id="89861632">
              <w:marLeft w:val="0"/>
              <w:marRight w:val="0"/>
              <w:marTop w:val="0"/>
              <w:marBottom w:val="0"/>
              <w:divBdr>
                <w:top w:val="none" w:sz="0" w:space="0" w:color="auto"/>
                <w:left w:val="none" w:sz="0" w:space="0" w:color="auto"/>
                <w:bottom w:val="none" w:sz="0" w:space="0" w:color="auto"/>
                <w:right w:val="none" w:sz="0" w:space="0" w:color="auto"/>
              </w:divBdr>
            </w:div>
            <w:div w:id="98575307">
              <w:marLeft w:val="0"/>
              <w:marRight w:val="0"/>
              <w:marTop w:val="0"/>
              <w:marBottom w:val="0"/>
              <w:divBdr>
                <w:top w:val="none" w:sz="0" w:space="0" w:color="auto"/>
                <w:left w:val="none" w:sz="0" w:space="0" w:color="auto"/>
                <w:bottom w:val="none" w:sz="0" w:space="0" w:color="auto"/>
                <w:right w:val="none" w:sz="0" w:space="0" w:color="auto"/>
              </w:divBdr>
            </w:div>
            <w:div w:id="113327216">
              <w:marLeft w:val="0"/>
              <w:marRight w:val="0"/>
              <w:marTop w:val="0"/>
              <w:marBottom w:val="0"/>
              <w:divBdr>
                <w:top w:val="none" w:sz="0" w:space="0" w:color="auto"/>
                <w:left w:val="none" w:sz="0" w:space="0" w:color="auto"/>
                <w:bottom w:val="none" w:sz="0" w:space="0" w:color="auto"/>
                <w:right w:val="none" w:sz="0" w:space="0" w:color="auto"/>
              </w:divBdr>
            </w:div>
            <w:div w:id="116917567">
              <w:marLeft w:val="0"/>
              <w:marRight w:val="0"/>
              <w:marTop w:val="0"/>
              <w:marBottom w:val="0"/>
              <w:divBdr>
                <w:top w:val="none" w:sz="0" w:space="0" w:color="auto"/>
                <w:left w:val="none" w:sz="0" w:space="0" w:color="auto"/>
                <w:bottom w:val="none" w:sz="0" w:space="0" w:color="auto"/>
                <w:right w:val="none" w:sz="0" w:space="0" w:color="auto"/>
              </w:divBdr>
            </w:div>
            <w:div w:id="156196328">
              <w:marLeft w:val="0"/>
              <w:marRight w:val="0"/>
              <w:marTop w:val="0"/>
              <w:marBottom w:val="0"/>
              <w:divBdr>
                <w:top w:val="none" w:sz="0" w:space="0" w:color="auto"/>
                <w:left w:val="none" w:sz="0" w:space="0" w:color="auto"/>
                <w:bottom w:val="none" w:sz="0" w:space="0" w:color="auto"/>
                <w:right w:val="none" w:sz="0" w:space="0" w:color="auto"/>
              </w:divBdr>
            </w:div>
            <w:div w:id="157384111">
              <w:marLeft w:val="0"/>
              <w:marRight w:val="0"/>
              <w:marTop w:val="0"/>
              <w:marBottom w:val="0"/>
              <w:divBdr>
                <w:top w:val="none" w:sz="0" w:space="0" w:color="auto"/>
                <w:left w:val="none" w:sz="0" w:space="0" w:color="auto"/>
                <w:bottom w:val="none" w:sz="0" w:space="0" w:color="auto"/>
                <w:right w:val="none" w:sz="0" w:space="0" w:color="auto"/>
              </w:divBdr>
            </w:div>
            <w:div w:id="160394344">
              <w:marLeft w:val="0"/>
              <w:marRight w:val="0"/>
              <w:marTop w:val="0"/>
              <w:marBottom w:val="0"/>
              <w:divBdr>
                <w:top w:val="none" w:sz="0" w:space="0" w:color="auto"/>
                <w:left w:val="none" w:sz="0" w:space="0" w:color="auto"/>
                <w:bottom w:val="none" w:sz="0" w:space="0" w:color="auto"/>
                <w:right w:val="none" w:sz="0" w:space="0" w:color="auto"/>
              </w:divBdr>
            </w:div>
            <w:div w:id="176232833">
              <w:marLeft w:val="0"/>
              <w:marRight w:val="0"/>
              <w:marTop w:val="0"/>
              <w:marBottom w:val="0"/>
              <w:divBdr>
                <w:top w:val="none" w:sz="0" w:space="0" w:color="auto"/>
                <w:left w:val="none" w:sz="0" w:space="0" w:color="auto"/>
                <w:bottom w:val="none" w:sz="0" w:space="0" w:color="auto"/>
                <w:right w:val="none" w:sz="0" w:space="0" w:color="auto"/>
              </w:divBdr>
            </w:div>
            <w:div w:id="200217766">
              <w:marLeft w:val="0"/>
              <w:marRight w:val="0"/>
              <w:marTop w:val="0"/>
              <w:marBottom w:val="0"/>
              <w:divBdr>
                <w:top w:val="none" w:sz="0" w:space="0" w:color="auto"/>
                <w:left w:val="none" w:sz="0" w:space="0" w:color="auto"/>
                <w:bottom w:val="none" w:sz="0" w:space="0" w:color="auto"/>
                <w:right w:val="none" w:sz="0" w:space="0" w:color="auto"/>
              </w:divBdr>
            </w:div>
            <w:div w:id="201476858">
              <w:marLeft w:val="0"/>
              <w:marRight w:val="0"/>
              <w:marTop w:val="0"/>
              <w:marBottom w:val="0"/>
              <w:divBdr>
                <w:top w:val="none" w:sz="0" w:space="0" w:color="auto"/>
                <w:left w:val="none" w:sz="0" w:space="0" w:color="auto"/>
                <w:bottom w:val="none" w:sz="0" w:space="0" w:color="auto"/>
                <w:right w:val="none" w:sz="0" w:space="0" w:color="auto"/>
              </w:divBdr>
            </w:div>
            <w:div w:id="205413711">
              <w:marLeft w:val="0"/>
              <w:marRight w:val="0"/>
              <w:marTop w:val="0"/>
              <w:marBottom w:val="0"/>
              <w:divBdr>
                <w:top w:val="none" w:sz="0" w:space="0" w:color="auto"/>
                <w:left w:val="none" w:sz="0" w:space="0" w:color="auto"/>
                <w:bottom w:val="none" w:sz="0" w:space="0" w:color="auto"/>
                <w:right w:val="none" w:sz="0" w:space="0" w:color="auto"/>
              </w:divBdr>
            </w:div>
            <w:div w:id="207567367">
              <w:marLeft w:val="0"/>
              <w:marRight w:val="0"/>
              <w:marTop w:val="0"/>
              <w:marBottom w:val="0"/>
              <w:divBdr>
                <w:top w:val="none" w:sz="0" w:space="0" w:color="auto"/>
                <w:left w:val="none" w:sz="0" w:space="0" w:color="auto"/>
                <w:bottom w:val="none" w:sz="0" w:space="0" w:color="auto"/>
                <w:right w:val="none" w:sz="0" w:space="0" w:color="auto"/>
              </w:divBdr>
            </w:div>
            <w:div w:id="216284378">
              <w:marLeft w:val="0"/>
              <w:marRight w:val="0"/>
              <w:marTop w:val="480"/>
              <w:marBottom w:val="0"/>
              <w:divBdr>
                <w:top w:val="single" w:sz="6" w:space="0" w:color="auto"/>
                <w:left w:val="single" w:sz="6" w:space="0" w:color="auto"/>
                <w:bottom w:val="single" w:sz="6" w:space="0" w:color="auto"/>
                <w:right w:val="single" w:sz="6" w:space="0" w:color="auto"/>
              </w:divBdr>
            </w:div>
            <w:div w:id="230426570">
              <w:marLeft w:val="0"/>
              <w:marRight w:val="0"/>
              <w:marTop w:val="0"/>
              <w:marBottom w:val="0"/>
              <w:divBdr>
                <w:top w:val="none" w:sz="0" w:space="0" w:color="auto"/>
                <w:left w:val="none" w:sz="0" w:space="0" w:color="auto"/>
                <w:bottom w:val="none" w:sz="0" w:space="0" w:color="auto"/>
                <w:right w:val="none" w:sz="0" w:space="0" w:color="auto"/>
              </w:divBdr>
            </w:div>
            <w:div w:id="233786747">
              <w:marLeft w:val="0"/>
              <w:marRight w:val="0"/>
              <w:marTop w:val="0"/>
              <w:marBottom w:val="0"/>
              <w:divBdr>
                <w:top w:val="none" w:sz="0" w:space="0" w:color="auto"/>
                <w:left w:val="none" w:sz="0" w:space="0" w:color="auto"/>
                <w:bottom w:val="none" w:sz="0" w:space="0" w:color="auto"/>
                <w:right w:val="none" w:sz="0" w:space="0" w:color="auto"/>
              </w:divBdr>
            </w:div>
            <w:div w:id="241990602">
              <w:marLeft w:val="0"/>
              <w:marRight w:val="0"/>
              <w:marTop w:val="0"/>
              <w:marBottom w:val="0"/>
              <w:divBdr>
                <w:top w:val="none" w:sz="0" w:space="0" w:color="auto"/>
                <w:left w:val="none" w:sz="0" w:space="0" w:color="auto"/>
                <w:bottom w:val="none" w:sz="0" w:space="0" w:color="auto"/>
                <w:right w:val="none" w:sz="0" w:space="0" w:color="auto"/>
              </w:divBdr>
            </w:div>
            <w:div w:id="255291770">
              <w:marLeft w:val="0"/>
              <w:marRight w:val="0"/>
              <w:marTop w:val="0"/>
              <w:marBottom w:val="0"/>
              <w:divBdr>
                <w:top w:val="none" w:sz="0" w:space="0" w:color="auto"/>
                <w:left w:val="none" w:sz="0" w:space="0" w:color="auto"/>
                <w:bottom w:val="none" w:sz="0" w:space="0" w:color="auto"/>
                <w:right w:val="none" w:sz="0" w:space="0" w:color="auto"/>
              </w:divBdr>
            </w:div>
            <w:div w:id="265699221">
              <w:marLeft w:val="0"/>
              <w:marRight w:val="0"/>
              <w:marTop w:val="0"/>
              <w:marBottom w:val="0"/>
              <w:divBdr>
                <w:top w:val="none" w:sz="0" w:space="0" w:color="auto"/>
                <w:left w:val="none" w:sz="0" w:space="0" w:color="auto"/>
                <w:bottom w:val="none" w:sz="0" w:space="0" w:color="auto"/>
                <w:right w:val="none" w:sz="0" w:space="0" w:color="auto"/>
              </w:divBdr>
            </w:div>
            <w:div w:id="276910013">
              <w:marLeft w:val="0"/>
              <w:marRight w:val="0"/>
              <w:marTop w:val="0"/>
              <w:marBottom w:val="0"/>
              <w:divBdr>
                <w:top w:val="none" w:sz="0" w:space="0" w:color="auto"/>
                <w:left w:val="none" w:sz="0" w:space="0" w:color="auto"/>
                <w:bottom w:val="none" w:sz="0" w:space="0" w:color="auto"/>
                <w:right w:val="none" w:sz="0" w:space="0" w:color="auto"/>
              </w:divBdr>
            </w:div>
            <w:div w:id="285896656">
              <w:marLeft w:val="0"/>
              <w:marRight w:val="0"/>
              <w:marTop w:val="0"/>
              <w:marBottom w:val="0"/>
              <w:divBdr>
                <w:top w:val="none" w:sz="0" w:space="0" w:color="auto"/>
                <w:left w:val="none" w:sz="0" w:space="0" w:color="auto"/>
                <w:bottom w:val="none" w:sz="0" w:space="0" w:color="auto"/>
                <w:right w:val="none" w:sz="0" w:space="0" w:color="auto"/>
              </w:divBdr>
            </w:div>
            <w:div w:id="300504495">
              <w:marLeft w:val="0"/>
              <w:marRight w:val="0"/>
              <w:marTop w:val="0"/>
              <w:marBottom w:val="0"/>
              <w:divBdr>
                <w:top w:val="none" w:sz="0" w:space="0" w:color="auto"/>
                <w:left w:val="none" w:sz="0" w:space="0" w:color="auto"/>
                <w:bottom w:val="none" w:sz="0" w:space="0" w:color="auto"/>
                <w:right w:val="none" w:sz="0" w:space="0" w:color="auto"/>
              </w:divBdr>
            </w:div>
            <w:div w:id="302734074">
              <w:marLeft w:val="0"/>
              <w:marRight w:val="0"/>
              <w:marTop w:val="0"/>
              <w:marBottom w:val="0"/>
              <w:divBdr>
                <w:top w:val="none" w:sz="0" w:space="0" w:color="auto"/>
                <w:left w:val="none" w:sz="0" w:space="0" w:color="auto"/>
                <w:bottom w:val="none" w:sz="0" w:space="0" w:color="auto"/>
                <w:right w:val="none" w:sz="0" w:space="0" w:color="auto"/>
              </w:divBdr>
            </w:div>
            <w:div w:id="307174679">
              <w:marLeft w:val="0"/>
              <w:marRight w:val="0"/>
              <w:marTop w:val="0"/>
              <w:marBottom w:val="0"/>
              <w:divBdr>
                <w:top w:val="none" w:sz="0" w:space="0" w:color="auto"/>
                <w:left w:val="none" w:sz="0" w:space="0" w:color="auto"/>
                <w:bottom w:val="none" w:sz="0" w:space="0" w:color="auto"/>
                <w:right w:val="none" w:sz="0" w:space="0" w:color="auto"/>
              </w:divBdr>
            </w:div>
            <w:div w:id="312680613">
              <w:marLeft w:val="0"/>
              <w:marRight w:val="0"/>
              <w:marTop w:val="0"/>
              <w:marBottom w:val="0"/>
              <w:divBdr>
                <w:top w:val="none" w:sz="0" w:space="0" w:color="auto"/>
                <w:left w:val="none" w:sz="0" w:space="0" w:color="auto"/>
                <w:bottom w:val="none" w:sz="0" w:space="0" w:color="auto"/>
                <w:right w:val="none" w:sz="0" w:space="0" w:color="auto"/>
              </w:divBdr>
            </w:div>
            <w:div w:id="319315886">
              <w:marLeft w:val="0"/>
              <w:marRight w:val="0"/>
              <w:marTop w:val="0"/>
              <w:marBottom w:val="0"/>
              <w:divBdr>
                <w:top w:val="none" w:sz="0" w:space="0" w:color="auto"/>
                <w:left w:val="none" w:sz="0" w:space="0" w:color="auto"/>
                <w:bottom w:val="none" w:sz="0" w:space="0" w:color="auto"/>
                <w:right w:val="none" w:sz="0" w:space="0" w:color="auto"/>
              </w:divBdr>
            </w:div>
            <w:div w:id="322898238">
              <w:marLeft w:val="0"/>
              <w:marRight w:val="0"/>
              <w:marTop w:val="0"/>
              <w:marBottom w:val="0"/>
              <w:divBdr>
                <w:top w:val="none" w:sz="0" w:space="0" w:color="auto"/>
                <w:left w:val="none" w:sz="0" w:space="0" w:color="auto"/>
                <w:bottom w:val="none" w:sz="0" w:space="0" w:color="auto"/>
                <w:right w:val="none" w:sz="0" w:space="0" w:color="auto"/>
              </w:divBdr>
            </w:div>
            <w:div w:id="323432591">
              <w:marLeft w:val="0"/>
              <w:marRight w:val="0"/>
              <w:marTop w:val="0"/>
              <w:marBottom w:val="0"/>
              <w:divBdr>
                <w:top w:val="none" w:sz="0" w:space="0" w:color="auto"/>
                <w:left w:val="none" w:sz="0" w:space="0" w:color="auto"/>
                <w:bottom w:val="none" w:sz="0" w:space="0" w:color="auto"/>
                <w:right w:val="none" w:sz="0" w:space="0" w:color="auto"/>
              </w:divBdr>
            </w:div>
            <w:div w:id="334652969">
              <w:marLeft w:val="0"/>
              <w:marRight w:val="0"/>
              <w:marTop w:val="0"/>
              <w:marBottom w:val="0"/>
              <w:divBdr>
                <w:top w:val="none" w:sz="0" w:space="0" w:color="auto"/>
                <w:left w:val="none" w:sz="0" w:space="0" w:color="auto"/>
                <w:bottom w:val="none" w:sz="0" w:space="0" w:color="auto"/>
                <w:right w:val="none" w:sz="0" w:space="0" w:color="auto"/>
              </w:divBdr>
            </w:div>
            <w:div w:id="336154111">
              <w:marLeft w:val="0"/>
              <w:marRight w:val="0"/>
              <w:marTop w:val="0"/>
              <w:marBottom w:val="0"/>
              <w:divBdr>
                <w:top w:val="none" w:sz="0" w:space="0" w:color="auto"/>
                <w:left w:val="none" w:sz="0" w:space="0" w:color="auto"/>
                <w:bottom w:val="none" w:sz="0" w:space="0" w:color="auto"/>
                <w:right w:val="none" w:sz="0" w:space="0" w:color="auto"/>
              </w:divBdr>
            </w:div>
            <w:div w:id="341708400">
              <w:marLeft w:val="0"/>
              <w:marRight w:val="0"/>
              <w:marTop w:val="0"/>
              <w:marBottom w:val="0"/>
              <w:divBdr>
                <w:top w:val="none" w:sz="0" w:space="0" w:color="auto"/>
                <w:left w:val="none" w:sz="0" w:space="0" w:color="auto"/>
                <w:bottom w:val="none" w:sz="0" w:space="0" w:color="auto"/>
                <w:right w:val="none" w:sz="0" w:space="0" w:color="auto"/>
              </w:divBdr>
            </w:div>
            <w:div w:id="353458649">
              <w:marLeft w:val="0"/>
              <w:marRight w:val="0"/>
              <w:marTop w:val="0"/>
              <w:marBottom w:val="0"/>
              <w:divBdr>
                <w:top w:val="none" w:sz="0" w:space="0" w:color="auto"/>
                <w:left w:val="none" w:sz="0" w:space="0" w:color="auto"/>
                <w:bottom w:val="none" w:sz="0" w:space="0" w:color="auto"/>
                <w:right w:val="none" w:sz="0" w:space="0" w:color="auto"/>
              </w:divBdr>
            </w:div>
            <w:div w:id="355892730">
              <w:marLeft w:val="0"/>
              <w:marRight w:val="0"/>
              <w:marTop w:val="0"/>
              <w:marBottom w:val="0"/>
              <w:divBdr>
                <w:top w:val="none" w:sz="0" w:space="0" w:color="auto"/>
                <w:left w:val="none" w:sz="0" w:space="0" w:color="auto"/>
                <w:bottom w:val="none" w:sz="0" w:space="0" w:color="auto"/>
                <w:right w:val="none" w:sz="0" w:space="0" w:color="auto"/>
              </w:divBdr>
            </w:div>
            <w:div w:id="362754982">
              <w:marLeft w:val="0"/>
              <w:marRight w:val="0"/>
              <w:marTop w:val="0"/>
              <w:marBottom w:val="0"/>
              <w:divBdr>
                <w:top w:val="none" w:sz="0" w:space="0" w:color="auto"/>
                <w:left w:val="none" w:sz="0" w:space="0" w:color="auto"/>
                <w:bottom w:val="none" w:sz="0" w:space="0" w:color="auto"/>
                <w:right w:val="none" w:sz="0" w:space="0" w:color="auto"/>
              </w:divBdr>
            </w:div>
            <w:div w:id="373774099">
              <w:marLeft w:val="0"/>
              <w:marRight w:val="0"/>
              <w:marTop w:val="0"/>
              <w:marBottom w:val="0"/>
              <w:divBdr>
                <w:top w:val="none" w:sz="0" w:space="0" w:color="auto"/>
                <w:left w:val="none" w:sz="0" w:space="0" w:color="auto"/>
                <w:bottom w:val="none" w:sz="0" w:space="0" w:color="auto"/>
                <w:right w:val="none" w:sz="0" w:space="0" w:color="auto"/>
              </w:divBdr>
            </w:div>
            <w:div w:id="377435004">
              <w:marLeft w:val="0"/>
              <w:marRight w:val="0"/>
              <w:marTop w:val="0"/>
              <w:marBottom w:val="0"/>
              <w:divBdr>
                <w:top w:val="none" w:sz="0" w:space="0" w:color="auto"/>
                <w:left w:val="none" w:sz="0" w:space="0" w:color="auto"/>
                <w:bottom w:val="none" w:sz="0" w:space="0" w:color="auto"/>
                <w:right w:val="none" w:sz="0" w:space="0" w:color="auto"/>
              </w:divBdr>
            </w:div>
            <w:div w:id="380373288">
              <w:marLeft w:val="0"/>
              <w:marRight w:val="0"/>
              <w:marTop w:val="0"/>
              <w:marBottom w:val="0"/>
              <w:divBdr>
                <w:top w:val="none" w:sz="0" w:space="0" w:color="auto"/>
                <w:left w:val="none" w:sz="0" w:space="0" w:color="auto"/>
                <w:bottom w:val="none" w:sz="0" w:space="0" w:color="auto"/>
                <w:right w:val="none" w:sz="0" w:space="0" w:color="auto"/>
              </w:divBdr>
            </w:div>
            <w:div w:id="389160897">
              <w:marLeft w:val="0"/>
              <w:marRight w:val="0"/>
              <w:marTop w:val="0"/>
              <w:marBottom w:val="0"/>
              <w:divBdr>
                <w:top w:val="none" w:sz="0" w:space="0" w:color="auto"/>
                <w:left w:val="none" w:sz="0" w:space="0" w:color="auto"/>
                <w:bottom w:val="none" w:sz="0" w:space="0" w:color="auto"/>
                <w:right w:val="none" w:sz="0" w:space="0" w:color="auto"/>
              </w:divBdr>
            </w:div>
            <w:div w:id="399518950">
              <w:marLeft w:val="0"/>
              <w:marRight w:val="0"/>
              <w:marTop w:val="0"/>
              <w:marBottom w:val="0"/>
              <w:divBdr>
                <w:top w:val="none" w:sz="0" w:space="0" w:color="auto"/>
                <w:left w:val="none" w:sz="0" w:space="0" w:color="auto"/>
                <w:bottom w:val="none" w:sz="0" w:space="0" w:color="auto"/>
                <w:right w:val="none" w:sz="0" w:space="0" w:color="auto"/>
              </w:divBdr>
            </w:div>
            <w:div w:id="412894930">
              <w:marLeft w:val="0"/>
              <w:marRight w:val="0"/>
              <w:marTop w:val="0"/>
              <w:marBottom w:val="0"/>
              <w:divBdr>
                <w:top w:val="none" w:sz="0" w:space="0" w:color="auto"/>
                <w:left w:val="none" w:sz="0" w:space="0" w:color="auto"/>
                <w:bottom w:val="none" w:sz="0" w:space="0" w:color="auto"/>
                <w:right w:val="none" w:sz="0" w:space="0" w:color="auto"/>
              </w:divBdr>
            </w:div>
            <w:div w:id="418215580">
              <w:marLeft w:val="0"/>
              <w:marRight w:val="0"/>
              <w:marTop w:val="0"/>
              <w:marBottom w:val="0"/>
              <w:divBdr>
                <w:top w:val="none" w:sz="0" w:space="0" w:color="auto"/>
                <w:left w:val="none" w:sz="0" w:space="0" w:color="auto"/>
                <w:bottom w:val="none" w:sz="0" w:space="0" w:color="auto"/>
                <w:right w:val="none" w:sz="0" w:space="0" w:color="auto"/>
              </w:divBdr>
            </w:div>
            <w:div w:id="426081563">
              <w:marLeft w:val="0"/>
              <w:marRight w:val="0"/>
              <w:marTop w:val="0"/>
              <w:marBottom w:val="0"/>
              <w:divBdr>
                <w:top w:val="none" w:sz="0" w:space="0" w:color="auto"/>
                <w:left w:val="none" w:sz="0" w:space="0" w:color="auto"/>
                <w:bottom w:val="none" w:sz="0" w:space="0" w:color="auto"/>
                <w:right w:val="none" w:sz="0" w:space="0" w:color="auto"/>
              </w:divBdr>
            </w:div>
            <w:div w:id="444734060">
              <w:marLeft w:val="0"/>
              <w:marRight w:val="0"/>
              <w:marTop w:val="0"/>
              <w:marBottom w:val="0"/>
              <w:divBdr>
                <w:top w:val="none" w:sz="0" w:space="0" w:color="auto"/>
                <w:left w:val="none" w:sz="0" w:space="0" w:color="auto"/>
                <w:bottom w:val="none" w:sz="0" w:space="0" w:color="auto"/>
                <w:right w:val="none" w:sz="0" w:space="0" w:color="auto"/>
              </w:divBdr>
            </w:div>
            <w:div w:id="448745502">
              <w:marLeft w:val="0"/>
              <w:marRight w:val="0"/>
              <w:marTop w:val="480"/>
              <w:marBottom w:val="0"/>
              <w:divBdr>
                <w:top w:val="single" w:sz="6" w:space="0" w:color="auto"/>
                <w:left w:val="single" w:sz="6" w:space="0" w:color="auto"/>
                <w:bottom w:val="single" w:sz="6" w:space="0" w:color="auto"/>
                <w:right w:val="single" w:sz="6" w:space="0" w:color="auto"/>
              </w:divBdr>
            </w:div>
            <w:div w:id="457181708">
              <w:marLeft w:val="0"/>
              <w:marRight w:val="0"/>
              <w:marTop w:val="0"/>
              <w:marBottom w:val="0"/>
              <w:divBdr>
                <w:top w:val="none" w:sz="0" w:space="0" w:color="auto"/>
                <w:left w:val="none" w:sz="0" w:space="0" w:color="auto"/>
                <w:bottom w:val="none" w:sz="0" w:space="0" w:color="auto"/>
                <w:right w:val="none" w:sz="0" w:space="0" w:color="auto"/>
              </w:divBdr>
            </w:div>
            <w:div w:id="466094090">
              <w:marLeft w:val="0"/>
              <w:marRight w:val="0"/>
              <w:marTop w:val="0"/>
              <w:marBottom w:val="0"/>
              <w:divBdr>
                <w:top w:val="none" w:sz="0" w:space="0" w:color="auto"/>
                <w:left w:val="none" w:sz="0" w:space="0" w:color="auto"/>
                <w:bottom w:val="none" w:sz="0" w:space="0" w:color="auto"/>
                <w:right w:val="none" w:sz="0" w:space="0" w:color="auto"/>
              </w:divBdr>
            </w:div>
            <w:div w:id="472798867">
              <w:marLeft w:val="0"/>
              <w:marRight w:val="0"/>
              <w:marTop w:val="0"/>
              <w:marBottom w:val="0"/>
              <w:divBdr>
                <w:top w:val="none" w:sz="0" w:space="0" w:color="auto"/>
                <w:left w:val="none" w:sz="0" w:space="0" w:color="auto"/>
                <w:bottom w:val="none" w:sz="0" w:space="0" w:color="auto"/>
                <w:right w:val="none" w:sz="0" w:space="0" w:color="auto"/>
              </w:divBdr>
            </w:div>
            <w:div w:id="533150303">
              <w:marLeft w:val="0"/>
              <w:marRight w:val="0"/>
              <w:marTop w:val="0"/>
              <w:marBottom w:val="0"/>
              <w:divBdr>
                <w:top w:val="none" w:sz="0" w:space="0" w:color="auto"/>
                <w:left w:val="none" w:sz="0" w:space="0" w:color="auto"/>
                <w:bottom w:val="none" w:sz="0" w:space="0" w:color="auto"/>
                <w:right w:val="none" w:sz="0" w:space="0" w:color="auto"/>
              </w:divBdr>
            </w:div>
            <w:div w:id="534924261">
              <w:marLeft w:val="0"/>
              <w:marRight w:val="0"/>
              <w:marTop w:val="0"/>
              <w:marBottom w:val="0"/>
              <w:divBdr>
                <w:top w:val="none" w:sz="0" w:space="0" w:color="auto"/>
                <w:left w:val="none" w:sz="0" w:space="0" w:color="auto"/>
                <w:bottom w:val="none" w:sz="0" w:space="0" w:color="auto"/>
                <w:right w:val="none" w:sz="0" w:space="0" w:color="auto"/>
              </w:divBdr>
            </w:div>
            <w:div w:id="547910886">
              <w:marLeft w:val="0"/>
              <w:marRight w:val="0"/>
              <w:marTop w:val="0"/>
              <w:marBottom w:val="0"/>
              <w:divBdr>
                <w:top w:val="none" w:sz="0" w:space="0" w:color="auto"/>
                <w:left w:val="none" w:sz="0" w:space="0" w:color="auto"/>
                <w:bottom w:val="none" w:sz="0" w:space="0" w:color="auto"/>
                <w:right w:val="none" w:sz="0" w:space="0" w:color="auto"/>
              </w:divBdr>
            </w:div>
            <w:div w:id="564265191">
              <w:marLeft w:val="0"/>
              <w:marRight w:val="0"/>
              <w:marTop w:val="0"/>
              <w:marBottom w:val="0"/>
              <w:divBdr>
                <w:top w:val="none" w:sz="0" w:space="0" w:color="auto"/>
                <w:left w:val="none" w:sz="0" w:space="0" w:color="auto"/>
                <w:bottom w:val="none" w:sz="0" w:space="0" w:color="auto"/>
                <w:right w:val="none" w:sz="0" w:space="0" w:color="auto"/>
              </w:divBdr>
            </w:div>
            <w:div w:id="583029882">
              <w:marLeft w:val="0"/>
              <w:marRight w:val="0"/>
              <w:marTop w:val="0"/>
              <w:marBottom w:val="0"/>
              <w:divBdr>
                <w:top w:val="none" w:sz="0" w:space="0" w:color="auto"/>
                <w:left w:val="none" w:sz="0" w:space="0" w:color="auto"/>
                <w:bottom w:val="none" w:sz="0" w:space="0" w:color="auto"/>
                <w:right w:val="none" w:sz="0" w:space="0" w:color="auto"/>
              </w:divBdr>
            </w:div>
            <w:div w:id="587352693">
              <w:marLeft w:val="0"/>
              <w:marRight w:val="0"/>
              <w:marTop w:val="0"/>
              <w:marBottom w:val="0"/>
              <w:divBdr>
                <w:top w:val="none" w:sz="0" w:space="0" w:color="auto"/>
                <w:left w:val="none" w:sz="0" w:space="0" w:color="auto"/>
                <w:bottom w:val="none" w:sz="0" w:space="0" w:color="auto"/>
                <w:right w:val="none" w:sz="0" w:space="0" w:color="auto"/>
              </w:divBdr>
            </w:div>
            <w:div w:id="595557878">
              <w:marLeft w:val="0"/>
              <w:marRight w:val="0"/>
              <w:marTop w:val="0"/>
              <w:marBottom w:val="0"/>
              <w:divBdr>
                <w:top w:val="none" w:sz="0" w:space="0" w:color="auto"/>
                <w:left w:val="none" w:sz="0" w:space="0" w:color="auto"/>
                <w:bottom w:val="none" w:sz="0" w:space="0" w:color="auto"/>
                <w:right w:val="none" w:sz="0" w:space="0" w:color="auto"/>
              </w:divBdr>
            </w:div>
            <w:div w:id="610017369">
              <w:marLeft w:val="0"/>
              <w:marRight w:val="0"/>
              <w:marTop w:val="0"/>
              <w:marBottom w:val="0"/>
              <w:divBdr>
                <w:top w:val="none" w:sz="0" w:space="0" w:color="auto"/>
                <w:left w:val="none" w:sz="0" w:space="0" w:color="auto"/>
                <w:bottom w:val="none" w:sz="0" w:space="0" w:color="auto"/>
                <w:right w:val="none" w:sz="0" w:space="0" w:color="auto"/>
              </w:divBdr>
            </w:div>
            <w:div w:id="611480508">
              <w:marLeft w:val="0"/>
              <w:marRight w:val="0"/>
              <w:marTop w:val="0"/>
              <w:marBottom w:val="0"/>
              <w:divBdr>
                <w:top w:val="none" w:sz="0" w:space="0" w:color="auto"/>
                <w:left w:val="none" w:sz="0" w:space="0" w:color="auto"/>
                <w:bottom w:val="none" w:sz="0" w:space="0" w:color="auto"/>
                <w:right w:val="none" w:sz="0" w:space="0" w:color="auto"/>
              </w:divBdr>
            </w:div>
            <w:div w:id="616957090">
              <w:marLeft w:val="0"/>
              <w:marRight w:val="0"/>
              <w:marTop w:val="0"/>
              <w:marBottom w:val="0"/>
              <w:divBdr>
                <w:top w:val="none" w:sz="0" w:space="0" w:color="auto"/>
                <w:left w:val="none" w:sz="0" w:space="0" w:color="auto"/>
                <w:bottom w:val="none" w:sz="0" w:space="0" w:color="auto"/>
                <w:right w:val="none" w:sz="0" w:space="0" w:color="auto"/>
              </w:divBdr>
            </w:div>
            <w:div w:id="619384818">
              <w:marLeft w:val="0"/>
              <w:marRight w:val="0"/>
              <w:marTop w:val="0"/>
              <w:marBottom w:val="0"/>
              <w:divBdr>
                <w:top w:val="none" w:sz="0" w:space="0" w:color="auto"/>
                <w:left w:val="none" w:sz="0" w:space="0" w:color="auto"/>
                <w:bottom w:val="none" w:sz="0" w:space="0" w:color="auto"/>
                <w:right w:val="none" w:sz="0" w:space="0" w:color="auto"/>
              </w:divBdr>
            </w:div>
            <w:div w:id="631178011">
              <w:marLeft w:val="0"/>
              <w:marRight w:val="0"/>
              <w:marTop w:val="0"/>
              <w:marBottom w:val="0"/>
              <w:divBdr>
                <w:top w:val="none" w:sz="0" w:space="0" w:color="auto"/>
                <w:left w:val="none" w:sz="0" w:space="0" w:color="auto"/>
                <w:bottom w:val="none" w:sz="0" w:space="0" w:color="auto"/>
                <w:right w:val="none" w:sz="0" w:space="0" w:color="auto"/>
              </w:divBdr>
            </w:div>
            <w:div w:id="645551355">
              <w:marLeft w:val="0"/>
              <w:marRight w:val="0"/>
              <w:marTop w:val="0"/>
              <w:marBottom w:val="0"/>
              <w:divBdr>
                <w:top w:val="none" w:sz="0" w:space="0" w:color="auto"/>
                <w:left w:val="none" w:sz="0" w:space="0" w:color="auto"/>
                <w:bottom w:val="none" w:sz="0" w:space="0" w:color="auto"/>
                <w:right w:val="none" w:sz="0" w:space="0" w:color="auto"/>
              </w:divBdr>
            </w:div>
            <w:div w:id="650713497">
              <w:marLeft w:val="0"/>
              <w:marRight w:val="0"/>
              <w:marTop w:val="0"/>
              <w:marBottom w:val="0"/>
              <w:divBdr>
                <w:top w:val="none" w:sz="0" w:space="0" w:color="auto"/>
                <w:left w:val="none" w:sz="0" w:space="0" w:color="auto"/>
                <w:bottom w:val="none" w:sz="0" w:space="0" w:color="auto"/>
                <w:right w:val="none" w:sz="0" w:space="0" w:color="auto"/>
              </w:divBdr>
            </w:div>
            <w:div w:id="658583649">
              <w:marLeft w:val="0"/>
              <w:marRight w:val="0"/>
              <w:marTop w:val="0"/>
              <w:marBottom w:val="0"/>
              <w:divBdr>
                <w:top w:val="none" w:sz="0" w:space="0" w:color="auto"/>
                <w:left w:val="none" w:sz="0" w:space="0" w:color="auto"/>
                <w:bottom w:val="none" w:sz="0" w:space="0" w:color="auto"/>
                <w:right w:val="none" w:sz="0" w:space="0" w:color="auto"/>
              </w:divBdr>
            </w:div>
            <w:div w:id="667369399">
              <w:marLeft w:val="0"/>
              <w:marRight w:val="0"/>
              <w:marTop w:val="0"/>
              <w:marBottom w:val="0"/>
              <w:divBdr>
                <w:top w:val="none" w:sz="0" w:space="0" w:color="auto"/>
                <w:left w:val="none" w:sz="0" w:space="0" w:color="auto"/>
                <w:bottom w:val="none" w:sz="0" w:space="0" w:color="auto"/>
                <w:right w:val="none" w:sz="0" w:space="0" w:color="auto"/>
              </w:divBdr>
            </w:div>
            <w:div w:id="726801661">
              <w:marLeft w:val="0"/>
              <w:marRight w:val="0"/>
              <w:marTop w:val="0"/>
              <w:marBottom w:val="0"/>
              <w:divBdr>
                <w:top w:val="none" w:sz="0" w:space="0" w:color="auto"/>
                <w:left w:val="none" w:sz="0" w:space="0" w:color="auto"/>
                <w:bottom w:val="none" w:sz="0" w:space="0" w:color="auto"/>
                <w:right w:val="none" w:sz="0" w:space="0" w:color="auto"/>
              </w:divBdr>
            </w:div>
            <w:div w:id="729035260">
              <w:marLeft w:val="0"/>
              <w:marRight w:val="0"/>
              <w:marTop w:val="0"/>
              <w:marBottom w:val="0"/>
              <w:divBdr>
                <w:top w:val="none" w:sz="0" w:space="0" w:color="auto"/>
                <w:left w:val="none" w:sz="0" w:space="0" w:color="auto"/>
                <w:bottom w:val="none" w:sz="0" w:space="0" w:color="auto"/>
                <w:right w:val="none" w:sz="0" w:space="0" w:color="auto"/>
              </w:divBdr>
            </w:div>
            <w:div w:id="741954094">
              <w:marLeft w:val="0"/>
              <w:marRight w:val="0"/>
              <w:marTop w:val="0"/>
              <w:marBottom w:val="0"/>
              <w:divBdr>
                <w:top w:val="none" w:sz="0" w:space="0" w:color="auto"/>
                <w:left w:val="none" w:sz="0" w:space="0" w:color="auto"/>
                <w:bottom w:val="none" w:sz="0" w:space="0" w:color="auto"/>
                <w:right w:val="none" w:sz="0" w:space="0" w:color="auto"/>
              </w:divBdr>
            </w:div>
            <w:div w:id="760570423">
              <w:marLeft w:val="0"/>
              <w:marRight w:val="0"/>
              <w:marTop w:val="0"/>
              <w:marBottom w:val="0"/>
              <w:divBdr>
                <w:top w:val="none" w:sz="0" w:space="0" w:color="auto"/>
                <w:left w:val="none" w:sz="0" w:space="0" w:color="auto"/>
                <w:bottom w:val="none" w:sz="0" w:space="0" w:color="auto"/>
                <w:right w:val="none" w:sz="0" w:space="0" w:color="auto"/>
              </w:divBdr>
            </w:div>
            <w:div w:id="771584375">
              <w:marLeft w:val="0"/>
              <w:marRight w:val="0"/>
              <w:marTop w:val="0"/>
              <w:marBottom w:val="0"/>
              <w:divBdr>
                <w:top w:val="none" w:sz="0" w:space="0" w:color="auto"/>
                <w:left w:val="none" w:sz="0" w:space="0" w:color="auto"/>
                <w:bottom w:val="none" w:sz="0" w:space="0" w:color="auto"/>
                <w:right w:val="none" w:sz="0" w:space="0" w:color="auto"/>
              </w:divBdr>
            </w:div>
            <w:div w:id="778333023">
              <w:marLeft w:val="0"/>
              <w:marRight w:val="0"/>
              <w:marTop w:val="0"/>
              <w:marBottom w:val="0"/>
              <w:divBdr>
                <w:top w:val="none" w:sz="0" w:space="0" w:color="auto"/>
                <w:left w:val="none" w:sz="0" w:space="0" w:color="auto"/>
                <w:bottom w:val="none" w:sz="0" w:space="0" w:color="auto"/>
                <w:right w:val="none" w:sz="0" w:space="0" w:color="auto"/>
              </w:divBdr>
            </w:div>
            <w:div w:id="783427507">
              <w:marLeft w:val="0"/>
              <w:marRight w:val="0"/>
              <w:marTop w:val="0"/>
              <w:marBottom w:val="0"/>
              <w:divBdr>
                <w:top w:val="none" w:sz="0" w:space="0" w:color="auto"/>
                <w:left w:val="none" w:sz="0" w:space="0" w:color="auto"/>
                <w:bottom w:val="none" w:sz="0" w:space="0" w:color="auto"/>
                <w:right w:val="none" w:sz="0" w:space="0" w:color="auto"/>
              </w:divBdr>
            </w:div>
            <w:div w:id="784230285">
              <w:marLeft w:val="0"/>
              <w:marRight w:val="0"/>
              <w:marTop w:val="0"/>
              <w:marBottom w:val="0"/>
              <w:divBdr>
                <w:top w:val="none" w:sz="0" w:space="0" w:color="auto"/>
                <w:left w:val="none" w:sz="0" w:space="0" w:color="auto"/>
                <w:bottom w:val="none" w:sz="0" w:space="0" w:color="auto"/>
                <w:right w:val="none" w:sz="0" w:space="0" w:color="auto"/>
              </w:divBdr>
            </w:div>
            <w:div w:id="789590749">
              <w:marLeft w:val="0"/>
              <w:marRight w:val="0"/>
              <w:marTop w:val="480"/>
              <w:marBottom w:val="0"/>
              <w:divBdr>
                <w:top w:val="single" w:sz="6" w:space="0" w:color="auto"/>
                <w:left w:val="single" w:sz="6" w:space="0" w:color="auto"/>
                <w:bottom w:val="single" w:sz="6" w:space="0" w:color="auto"/>
                <w:right w:val="single" w:sz="6" w:space="0" w:color="auto"/>
              </w:divBdr>
            </w:div>
            <w:div w:id="791486447">
              <w:marLeft w:val="0"/>
              <w:marRight w:val="0"/>
              <w:marTop w:val="0"/>
              <w:marBottom w:val="0"/>
              <w:divBdr>
                <w:top w:val="none" w:sz="0" w:space="0" w:color="auto"/>
                <w:left w:val="none" w:sz="0" w:space="0" w:color="auto"/>
                <w:bottom w:val="none" w:sz="0" w:space="0" w:color="auto"/>
                <w:right w:val="none" w:sz="0" w:space="0" w:color="auto"/>
              </w:divBdr>
            </w:div>
            <w:div w:id="795567886">
              <w:marLeft w:val="0"/>
              <w:marRight w:val="0"/>
              <w:marTop w:val="0"/>
              <w:marBottom w:val="0"/>
              <w:divBdr>
                <w:top w:val="none" w:sz="0" w:space="0" w:color="auto"/>
                <w:left w:val="none" w:sz="0" w:space="0" w:color="auto"/>
                <w:bottom w:val="none" w:sz="0" w:space="0" w:color="auto"/>
                <w:right w:val="none" w:sz="0" w:space="0" w:color="auto"/>
              </w:divBdr>
            </w:div>
            <w:div w:id="803693910">
              <w:marLeft w:val="0"/>
              <w:marRight w:val="0"/>
              <w:marTop w:val="0"/>
              <w:marBottom w:val="0"/>
              <w:divBdr>
                <w:top w:val="none" w:sz="0" w:space="0" w:color="auto"/>
                <w:left w:val="none" w:sz="0" w:space="0" w:color="auto"/>
                <w:bottom w:val="none" w:sz="0" w:space="0" w:color="auto"/>
                <w:right w:val="none" w:sz="0" w:space="0" w:color="auto"/>
              </w:divBdr>
            </w:div>
            <w:div w:id="822813849">
              <w:marLeft w:val="0"/>
              <w:marRight w:val="0"/>
              <w:marTop w:val="0"/>
              <w:marBottom w:val="0"/>
              <w:divBdr>
                <w:top w:val="none" w:sz="0" w:space="0" w:color="auto"/>
                <w:left w:val="none" w:sz="0" w:space="0" w:color="auto"/>
                <w:bottom w:val="none" w:sz="0" w:space="0" w:color="auto"/>
                <w:right w:val="none" w:sz="0" w:space="0" w:color="auto"/>
              </w:divBdr>
            </w:div>
            <w:div w:id="835072188">
              <w:marLeft w:val="0"/>
              <w:marRight w:val="0"/>
              <w:marTop w:val="0"/>
              <w:marBottom w:val="0"/>
              <w:divBdr>
                <w:top w:val="none" w:sz="0" w:space="0" w:color="auto"/>
                <w:left w:val="none" w:sz="0" w:space="0" w:color="auto"/>
                <w:bottom w:val="none" w:sz="0" w:space="0" w:color="auto"/>
                <w:right w:val="none" w:sz="0" w:space="0" w:color="auto"/>
              </w:divBdr>
            </w:div>
            <w:div w:id="854154179">
              <w:marLeft w:val="0"/>
              <w:marRight w:val="0"/>
              <w:marTop w:val="0"/>
              <w:marBottom w:val="0"/>
              <w:divBdr>
                <w:top w:val="none" w:sz="0" w:space="0" w:color="auto"/>
                <w:left w:val="none" w:sz="0" w:space="0" w:color="auto"/>
                <w:bottom w:val="none" w:sz="0" w:space="0" w:color="auto"/>
                <w:right w:val="none" w:sz="0" w:space="0" w:color="auto"/>
              </w:divBdr>
            </w:div>
            <w:div w:id="857693062">
              <w:marLeft w:val="0"/>
              <w:marRight w:val="0"/>
              <w:marTop w:val="0"/>
              <w:marBottom w:val="0"/>
              <w:divBdr>
                <w:top w:val="none" w:sz="0" w:space="0" w:color="auto"/>
                <w:left w:val="none" w:sz="0" w:space="0" w:color="auto"/>
                <w:bottom w:val="none" w:sz="0" w:space="0" w:color="auto"/>
                <w:right w:val="none" w:sz="0" w:space="0" w:color="auto"/>
              </w:divBdr>
            </w:div>
            <w:div w:id="885071846">
              <w:marLeft w:val="0"/>
              <w:marRight w:val="0"/>
              <w:marTop w:val="0"/>
              <w:marBottom w:val="0"/>
              <w:divBdr>
                <w:top w:val="none" w:sz="0" w:space="0" w:color="auto"/>
                <w:left w:val="none" w:sz="0" w:space="0" w:color="auto"/>
                <w:bottom w:val="none" w:sz="0" w:space="0" w:color="auto"/>
                <w:right w:val="none" w:sz="0" w:space="0" w:color="auto"/>
              </w:divBdr>
            </w:div>
            <w:div w:id="908999171">
              <w:marLeft w:val="0"/>
              <w:marRight w:val="0"/>
              <w:marTop w:val="0"/>
              <w:marBottom w:val="0"/>
              <w:divBdr>
                <w:top w:val="none" w:sz="0" w:space="0" w:color="auto"/>
                <w:left w:val="none" w:sz="0" w:space="0" w:color="auto"/>
                <w:bottom w:val="none" w:sz="0" w:space="0" w:color="auto"/>
                <w:right w:val="none" w:sz="0" w:space="0" w:color="auto"/>
              </w:divBdr>
            </w:div>
            <w:div w:id="921990637">
              <w:marLeft w:val="0"/>
              <w:marRight w:val="0"/>
              <w:marTop w:val="0"/>
              <w:marBottom w:val="0"/>
              <w:divBdr>
                <w:top w:val="none" w:sz="0" w:space="0" w:color="auto"/>
                <w:left w:val="none" w:sz="0" w:space="0" w:color="auto"/>
                <w:bottom w:val="none" w:sz="0" w:space="0" w:color="auto"/>
                <w:right w:val="none" w:sz="0" w:space="0" w:color="auto"/>
              </w:divBdr>
            </w:div>
            <w:div w:id="927271204">
              <w:marLeft w:val="0"/>
              <w:marRight w:val="0"/>
              <w:marTop w:val="0"/>
              <w:marBottom w:val="0"/>
              <w:divBdr>
                <w:top w:val="none" w:sz="0" w:space="0" w:color="auto"/>
                <w:left w:val="none" w:sz="0" w:space="0" w:color="auto"/>
                <w:bottom w:val="none" w:sz="0" w:space="0" w:color="auto"/>
                <w:right w:val="none" w:sz="0" w:space="0" w:color="auto"/>
              </w:divBdr>
            </w:div>
            <w:div w:id="927538676">
              <w:marLeft w:val="0"/>
              <w:marRight w:val="0"/>
              <w:marTop w:val="0"/>
              <w:marBottom w:val="0"/>
              <w:divBdr>
                <w:top w:val="none" w:sz="0" w:space="0" w:color="auto"/>
                <w:left w:val="none" w:sz="0" w:space="0" w:color="auto"/>
                <w:bottom w:val="none" w:sz="0" w:space="0" w:color="auto"/>
                <w:right w:val="none" w:sz="0" w:space="0" w:color="auto"/>
              </w:divBdr>
            </w:div>
            <w:div w:id="942688049">
              <w:marLeft w:val="0"/>
              <w:marRight w:val="0"/>
              <w:marTop w:val="0"/>
              <w:marBottom w:val="0"/>
              <w:divBdr>
                <w:top w:val="none" w:sz="0" w:space="0" w:color="auto"/>
                <w:left w:val="none" w:sz="0" w:space="0" w:color="auto"/>
                <w:bottom w:val="none" w:sz="0" w:space="0" w:color="auto"/>
                <w:right w:val="none" w:sz="0" w:space="0" w:color="auto"/>
              </w:divBdr>
            </w:div>
            <w:div w:id="945307736">
              <w:marLeft w:val="0"/>
              <w:marRight w:val="0"/>
              <w:marTop w:val="0"/>
              <w:marBottom w:val="0"/>
              <w:divBdr>
                <w:top w:val="none" w:sz="0" w:space="0" w:color="auto"/>
                <w:left w:val="none" w:sz="0" w:space="0" w:color="auto"/>
                <w:bottom w:val="none" w:sz="0" w:space="0" w:color="auto"/>
                <w:right w:val="none" w:sz="0" w:space="0" w:color="auto"/>
              </w:divBdr>
            </w:div>
            <w:div w:id="951399328">
              <w:marLeft w:val="0"/>
              <w:marRight w:val="0"/>
              <w:marTop w:val="0"/>
              <w:marBottom w:val="0"/>
              <w:divBdr>
                <w:top w:val="none" w:sz="0" w:space="0" w:color="auto"/>
                <w:left w:val="none" w:sz="0" w:space="0" w:color="auto"/>
                <w:bottom w:val="none" w:sz="0" w:space="0" w:color="auto"/>
                <w:right w:val="none" w:sz="0" w:space="0" w:color="auto"/>
              </w:divBdr>
            </w:div>
            <w:div w:id="965357631">
              <w:marLeft w:val="0"/>
              <w:marRight w:val="0"/>
              <w:marTop w:val="0"/>
              <w:marBottom w:val="0"/>
              <w:divBdr>
                <w:top w:val="none" w:sz="0" w:space="0" w:color="auto"/>
                <w:left w:val="none" w:sz="0" w:space="0" w:color="auto"/>
                <w:bottom w:val="none" w:sz="0" w:space="0" w:color="auto"/>
                <w:right w:val="none" w:sz="0" w:space="0" w:color="auto"/>
              </w:divBdr>
            </w:div>
            <w:div w:id="972711260">
              <w:marLeft w:val="0"/>
              <w:marRight w:val="0"/>
              <w:marTop w:val="0"/>
              <w:marBottom w:val="0"/>
              <w:divBdr>
                <w:top w:val="none" w:sz="0" w:space="0" w:color="auto"/>
                <w:left w:val="none" w:sz="0" w:space="0" w:color="auto"/>
                <w:bottom w:val="none" w:sz="0" w:space="0" w:color="auto"/>
                <w:right w:val="none" w:sz="0" w:space="0" w:color="auto"/>
              </w:divBdr>
            </w:div>
            <w:div w:id="996685241">
              <w:marLeft w:val="0"/>
              <w:marRight w:val="0"/>
              <w:marTop w:val="0"/>
              <w:marBottom w:val="0"/>
              <w:divBdr>
                <w:top w:val="none" w:sz="0" w:space="0" w:color="auto"/>
                <w:left w:val="none" w:sz="0" w:space="0" w:color="auto"/>
                <w:bottom w:val="none" w:sz="0" w:space="0" w:color="auto"/>
                <w:right w:val="none" w:sz="0" w:space="0" w:color="auto"/>
              </w:divBdr>
            </w:div>
            <w:div w:id="996955995">
              <w:marLeft w:val="0"/>
              <w:marRight w:val="0"/>
              <w:marTop w:val="0"/>
              <w:marBottom w:val="0"/>
              <w:divBdr>
                <w:top w:val="none" w:sz="0" w:space="0" w:color="auto"/>
                <w:left w:val="none" w:sz="0" w:space="0" w:color="auto"/>
                <w:bottom w:val="none" w:sz="0" w:space="0" w:color="auto"/>
                <w:right w:val="none" w:sz="0" w:space="0" w:color="auto"/>
              </w:divBdr>
            </w:div>
            <w:div w:id="1021661556">
              <w:marLeft w:val="0"/>
              <w:marRight w:val="0"/>
              <w:marTop w:val="0"/>
              <w:marBottom w:val="0"/>
              <w:divBdr>
                <w:top w:val="none" w:sz="0" w:space="0" w:color="auto"/>
                <w:left w:val="none" w:sz="0" w:space="0" w:color="auto"/>
                <w:bottom w:val="none" w:sz="0" w:space="0" w:color="auto"/>
                <w:right w:val="none" w:sz="0" w:space="0" w:color="auto"/>
              </w:divBdr>
            </w:div>
            <w:div w:id="1022319542">
              <w:marLeft w:val="0"/>
              <w:marRight w:val="0"/>
              <w:marTop w:val="0"/>
              <w:marBottom w:val="0"/>
              <w:divBdr>
                <w:top w:val="none" w:sz="0" w:space="0" w:color="auto"/>
                <w:left w:val="none" w:sz="0" w:space="0" w:color="auto"/>
                <w:bottom w:val="none" w:sz="0" w:space="0" w:color="auto"/>
                <w:right w:val="none" w:sz="0" w:space="0" w:color="auto"/>
              </w:divBdr>
            </w:div>
            <w:div w:id="1039089661">
              <w:marLeft w:val="0"/>
              <w:marRight w:val="0"/>
              <w:marTop w:val="0"/>
              <w:marBottom w:val="0"/>
              <w:divBdr>
                <w:top w:val="none" w:sz="0" w:space="0" w:color="auto"/>
                <w:left w:val="none" w:sz="0" w:space="0" w:color="auto"/>
                <w:bottom w:val="none" w:sz="0" w:space="0" w:color="auto"/>
                <w:right w:val="none" w:sz="0" w:space="0" w:color="auto"/>
              </w:divBdr>
            </w:div>
            <w:div w:id="1040931699">
              <w:marLeft w:val="0"/>
              <w:marRight w:val="0"/>
              <w:marTop w:val="0"/>
              <w:marBottom w:val="0"/>
              <w:divBdr>
                <w:top w:val="none" w:sz="0" w:space="0" w:color="auto"/>
                <w:left w:val="none" w:sz="0" w:space="0" w:color="auto"/>
                <w:bottom w:val="none" w:sz="0" w:space="0" w:color="auto"/>
                <w:right w:val="none" w:sz="0" w:space="0" w:color="auto"/>
              </w:divBdr>
            </w:div>
            <w:div w:id="1043754135">
              <w:marLeft w:val="0"/>
              <w:marRight w:val="0"/>
              <w:marTop w:val="0"/>
              <w:marBottom w:val="0"/>
              <w:divBdr>
                <w:top w:val="none" w:sz="0" w:space="0" w:color="auto"/>
                <w:left w:val="none" w:sz="0" w:space="0" w:color="auto"/>
                <w:bottom w:val="none" w:sz="0" w:space="0" w:color="auto"/>
                <w:right w:val="none" w:sz="0" w:space="0" w:color="auto"/>
              </w:divBdr>
            </w:div>
            <w:div w:id="1050112391">
              <w:marLeft w:val="0"/>
              <w:marRight w:val="0"/>
              <w:marTop w:val="0"/>
              <w:marBottom w:val="0"/>
              <w:divBdr>
                <w:top w:val="none" w:sz="0" w:space="0" w:color="auto"/>
                <w:left w:val="none" w:sz="0" w:space="0" w:color="auto"/>
                <w:bottom w:val="none" w:sz="0" w:space="0" w:color="auto"/>
                <w:right w:val="none" w:sz="0" w:space="0" w:color="auto"/>
              </w:divBdr>
            </w:div>
            <w:div w:id="1060785479">
              <w:marLeft w:val="0"/>
              <w:marRight w:val="0"/>
              <w:marTop w:val="0"/>
              <w:marBottom w:val="0"/>
              <w:divBdr>
                <w:top w:val="none" w:sz="0" w:space="0" w:color="auto"/>
                <w:left w:val="none" w:sz="0" w:space="0" w:color="auto"/>
                <w:bottom w:val="none" w:sz="0" w:space="0" w:color="auto"/>
                <w:right w:val="none" w:sz="0" w:space="0" w:color="auto"/>
              </w:divBdr>
            </w:div>
            <w:div w:id="1061751148">
              <w:marLeft w:val="0"/>
              <w:marRight w:val="0"/>
              <w:marTop w:val="0"/>
              <w:marBottom w:val="0"/>
              <w:divBdr>
                <w:top w:val="none" w:sz="0" w:space="0" w:color="auto"/>
                <w:left w:val="none" w:sz="0" w:space="0" w:color="auto"/>
                <w:bottom w:val="none" w:sz="0" w:space="0" w:color="auto"/>
                <w:right w:val="none" w:sz="0" w:space="0" w:color="auto"/>
              </w:divBdr>
            </w:div>
            <w:div w:id="1062022593">
              <w:marLeft w:val="0"/>
              <w:marRight w:val="0"/>
              <w:marTop w:val="0"/>
              <w:marBottom w:val="0"/>
              <w:divBdr>
                <w:top w:val="none" w:sz="0" w:space="0" w:color="auto"/>
                <w:left w:val="none" w:sz="0" w:space="0" w:color="auto"/>
                <w:bottom w:val="none" w:sz="0" w:space="0" w:color="auto"/>
                <w:right w:val="none" w:sz="0" w:space="0" w:color="auto"/>
              </w:divBdr>
            </w:div>
            <w:div w:id="1067537008">
              <w:marLeft w:val="0"/>
              <w:marRight w:val="0"/>
              <w:marTop w:val="0"/>
              <w:marBottom w:val="0"/>
              <w:divBdr>
                <w:top w:val="none" w:sz="0" w:space="0" w:color="auto"/>
                <w:left w:val="none" w:sz="0" w:space="0" w:color="auto"/>
                <w:bottom w:val="none" w:sz="0" w:space="0" w:color="auto"/>
                <w:right w:val="none" w:sz="0" w:space="0" w:color="auto"/>
              </w:divBdr>
            </w:div>
            <w:div w:id="1075012233">
              <w:marLeft w:val="0"/>
              <w:marRight w:val="0"/>
              <w:marTop w:val="0"/>
              <w:marBottom w:val="0"/>
              <w:divBdr>
                <w:top w:val="none" w:sz="0" w:space="0" w:color="auto"/>
                <w:left w:val="none" w:sz="0" w:space="0" w:color="auto"/>
                <w:bottom w:val="none" w:sz="0" w:space="0" w:color="auto"/>
                <w:right w:val="none" w:sz="0" w:space="0" w:color="auto"/>
              </w:divBdr>
            </w:div>
            <w:div w:id="1076318508">
              <w:marLeft w:val="0"/>
              <w:marRight w:val="0"/>
              <w:marTop w:val="0"/>
              <w:marBottom w:val="0"/>
              <w:divBdr>
                <w:top w:val="none" w:sz="0" w:space="0" w:color="auto"/>
                <w:left w:val="none" w:sz="0" w:space="0" w:color="auto"/>
                <w:bottom w:val="none" w:sz="0" w:space="0" w:color="auto"/>
                <w:right w:val="none" w:sz="0" w:space="0" w:color="auto"/>
              </w:divBdr>
            </w:div>
            <w:div w:id="1102870955">
              <w:marLeft w:val="0"/>
              <w:marRight w:val="0"/>
              <w:marTop w:val="0"/>
              <w:marBottom w:val="0"/>
              <w:divBdr>
                <w:top w:val="none" w:sz="0" w:space="0" w:color="auto"/>
                <w:left w:val="none" w:sz="0" w:space="0" w:color="auto"/>
                <w:bottom w:val="none" w:sz="0" w:space="0" w:color="auto"/>
                <w:right w:val="none" w:sz="0" w:space="0" w:color="auto"/>
              </w:divBdr>
            </w:div>
            <w:div w:id="1103839047">
              <w:marLeft w:val="0"/>
              <w:marRight w:val="0"/>
              <w:marTop w:val="0"/>
              <w:marBottom w:val="0"/>
              <w:divBdr>
                <w:top w:val="none" w:sz="0" w:space="0" w:color="auto"/>
                <w:left w:val="none" w:sz="0" w:space="0" w:color="auto"/>
                <w:bottom w:val="none" w:sz="0" w:space="0" w:color="auto"/>
                <w:right w:val="none" w:sz="0" w:space="0" w:color="auto"/>
              </w:divBdr>
            </w:div>
            <w:div w:id="1104153218">
              <w:marLeft w:val="0"/>
              <w:marRight w:val="0"/>
              <w:marTop w:val="0"/>
              <w:marBottom w:val="0"/>
              <w:divBdr>
                <w:top w:val="none" w:sz="0" w:space="0" w:color="auto"/>
                <w:left w:val="none" w:sz="0" w:space="0" w:color="auto"/>
                <w:bottom w:val="none" w:sz="0" w:space="0" w:color="auto"/>
                <w:right w:val="none" w:sz="0" w:space="0" w:color="auto"/>
              </w:divBdr>
            </w:div>
            <w:div w:id="1124957706">
              <w:marLeft w:val="0"/>
              <w:marRight w:val="0"/>
              <w:marTop w:val="0"/>
              <w:marBottom w:val="0"/>
              <w:divBdr>
                <w:top w:val="none" w:sz="0" w:space="0" w:color="auto"/>
                <w:left w:val="none" w:sz="0" w:space="0" w:color="auto"/>
                <w:bottom w:val="none" w:sz="0" w:space="0" w:color="auto"/>
                <w:right w:val="none" w:sz="0" w:space="0" w:color="auto"/>
              </w:divBdr>
            </w:div>
            <w:div w:id="1131899685">
              <w:marLeft w:val="0"/>
              <w:marRight w:val="0"/>
              <w:marTop w:val="0"/>
              <w:marBottom w:val="0"/>
              <w:divBdr>
                <w:top w:val="none" w:sz="0" w:space="0" w:color="auto"/>
                <w:left w:val="none" w:sz="0" w:space="0" w:color="auto"/>
                <w:bottom w:val="none" w:sz="0" w:space="0" w:color="auto"/>
                <w:right w:val="none" w:sz="0" w:space="0" w:color="auto"/>
              </w:divBdr>
            </w:div>
            <w:div w:id="1133255679">
              <w:marLeft w:val="0"/>
              <w:marRight w:val="0"/>
              <w:marTop w:val="0"/>
              <w:marBottom w:val="0"/>
              <w:divBdr>
                <w:top w:val="none" w:sz="0" w:space="0" w:color="auto"/>
                <w:left w:val="none" w:sz="0" w:space="0" w:color="auto"/>
                <w:bottom w:val="none" w:sz="0" w:space="0" w:color="auto"/>
                <w:right w:val="none" w:sz="0" w:space="0" w:color="auto"/>
              </w:divBdr>
            </w:div>
            <w:div w:id="1148597708">
              <w:marLeft w:val="0"/>
              <w:marRight w:val="0"/>
              <w:marTop w:val="0"/>
              <w:marBottom w:val="0"/>
              <w:divBdr>
                <w:top w:val="none" w:sz="0" w:space="0" w:color="auto"/>
                <w:left w:val="none" w:sz="0" w:space="0" w:color="auto"/>
                <w:bottom w:val="none" w:sz="0" w:space="0" w:color="auto"/>
                <w:right w:val="none" w:sz="0" w:space="0" w:color="auto"/>
              </w:divBdr>
            </w:div>
            <w:div w:id="1169099914">
              <w:marLeft w:val="0"/>
              <w:marRight w:val="0"/>
              <w:marTop w:val="0"/>
              <w:marBottom w:val="0"/>
              <w:divBdr>
                <w:top w:val="none" w:sz="0" w:space="0" w:color="auto"/>
                <w:left w:val="none" w:sz="0" w:space="0" w:color="auto"/>
                <w:bottom w:val="none" w:sz="0" w:space="0" w:color="auto"/>
                <w:right w:val="none" w:sz="0" w:space="0" w:color="auto"/>
              </w:divBdr>
            </w:div>
            <w:div w:id="1170943433">
              <w:marLeft w:val="0"/>
              <w:marRight w:val="0"/>
              <w:marTop w:val="0"/>
              <w:marBottom w:val="0"/>
              <w:divBdr>
                <w:top w:val="none" w:sz="0" w:space="0" w:color="auto"/>
                <w:left w:val="none" w:sz="0" w:space="0" w:color="auto"/>
                <w:bottom w:val="none" w:sz="0" w:space="0" w:color="auto"/>
                <w:right w:val="none" w:sz="0" w:space="0" w:color="auto"/>
              </w:divBdr>
            </w:div>
            <w:div w:id="1182357888">
              <w:marLeft w:val="0"/>
              <w:marRight w:val="0"/>
              <w:marTop w:val="0"/>
              <w:marBottom w:val="0"/>
              <w:divBdr>
                <w:top w:val="none" w:sz="0" w:space="0" w:color="auto"/>
                <w:left w:val="none" w:sz="0" w:space="0" w:color="auto"/>
                <w:bottom w:val="none" w:sz="0" w:space="0" w:color="auto"/>
                <w:right w:val="none" w:sz="0" w:space="0" w:color="auto"/>
              </w:divBdr>
            </w:div>
            <w:div w:id="1213075140">
              <w:marLeft w:val="0"/>
              <w:marRight w:val="0"/>
              <w:marTop w:val="0"/>
              <w:marBottom w:val="0"/>
              <w:divBdr>
                <w:top w:val="none" w:sz="0" w:space="0" w:color="auto"/>
                <w:left w:val="none" w:sz="0" w:space="0" w:color="auto"/>
                <w:bottom w:val="none" w:sz="0" w:space="0" w:color="auto"/>
                <w:right w:val="none" w:sz="0" w:space="0" w:color="auto"/>
              </w:divBdr>
            </w:div>
            <w:div w:id="1214460585">
              <w:marLeft w:val="0"/>
              <w:marRight w:val="0"/>
              <w:marTop w:val="0"/>
              <w:marBottom w:val="0"/>
              <w:divBdr>
                <w:top w:val="none" w:sz="0" w:space="0" w:color="auto"/>
                <w:left w:val="none" w:sz="0" w:space="0" w:color="auto"/>
                <w:bottom w:val="none" w:sz="0" w:space="0" w:color="auto"/>
                <w:right w:val="none" w:sz="0" w:space="0" w:color="auto"/>
              </w:divBdr>
            </w:div>
            <w:div w:id="1221986535">
              <w:marLeft w:val="0"/>
              <w:marRight w:val="0"/>
              <w:marTop w:val="0"/>
              <w:marBottom w:val="0"/>
              <w:divBdr>
                <w:top w:val="none" w:sz="0" w:space="0" w:color="auto"/>
                <w:left w:val="none" w:sz="0" w:space="0" w:color="auto"/>
                <w:bottom w:val="none" w:sz="0" w:space="0" w:color="auto"/>
                <w:right w:val="none" w:sz="0" w:space="0" w:color="auto"/>
              </w:divBdr>
            </w:div>
            <w:div w:id="1233587816">
              <w:marLeft w:val="0"/>
              <w:marRight w:val="0"/>
              <w:marTop w:val="0"/>
              <w:marBottom w:val="0"/>
              <w:divBdr>
                <w:top w:val="none" w:sz="0" w:space="0" w:color="auto"/>
                <w:left w:val="none" w:sz="0" w:space="0" w:color="auto"/>
                <w:bottom w:val="none" w:sz="0" w:space="0" w:color="auto"/>
                <w:right w:val="none" w:sz="0" w:space="0" w:color="auto"/>
              </w:divBdr>
            </w:div>
            <w:div w:id="1246962469">
              <w:marLeft w:val="0"/>
              <w:marRight w:val="0"/>
              <w:marTop w:val="0"/>
              <w:marBottom w:val="0"/>
              <w:divBdr>
                <w:top w:val="none" w:sz="0" w:space="0" w:color="auto"/>
                <w:left w:val="none" w:sz="0" w:space="0" w:color="auto"/>
                <w:bottom w:val="none" w:sz="0" w:space="0" w:color="auto"/>
                <w:right w:val="none" w:sz="0" w:space="0" w:color="auto"/>
              </w:divBdr>
            </w:div>
            <w:div w:id="1305237583">
              <w:marLeft w:val="0"/>
              <w:marRight w:val="0"/>
              <w:marTop w:val="0"/>
              <w:marBottom w:val="0"/>
              <w:divBdr>
                <w:top w:val="none" w:sz="0" w:space="0" w:color="auto"/>
                <w:left w:val="none" w:sz="0" w:space="0" w:color="auto"/>
                <w:bottom w:val="none" w:sz="0" w:space="0" w:color="auto"/>
                <w:right w:val="none" w:sz="0" w:space="0" w:color="auto"/>
              </w:divBdr>
            </w:div>
            <w:div w:id="1309626020">
              <w:marLeft w:val="0"/>
              <w:marRight w:val="0"/>
              <w:marTop w:val="0"/>
              <w:marBottom w:val="0"/>
              <w:divBdr>
                <w:top w:val="none" w:sz="0" w:space="0" w:color="auto"/>
                <w:left w:val="none" w:sz="0" w:space="0" w:color="auto"/>
                <w:bottom w:val="none" w:sz="0" w:space="0" w:color="auto"/>
                <w:right w:val="none" w:sz="0" w:space="0" w:color="auto"/>
              </w:divBdr>
            </w:div>
            <w:div w:id="1317953071">
              <w:marLeft w:val="0"/>
              <w:marRight w:val="0"/>
              <w:marTop w:val="0"/>
              <w:marBottom w:val="0"/>
              <w:divBdr>
                <w:top w:val="none" w:sz="0" w:space="0" w:color="auto"/>
                <w:left w:val="none" w:sz="0" w:space="0" w:color="auto"/>
                <w:bottom w:val="none" w:sz="0" w:space="0" w:color="auto"/>
                <w:right w:val="none" w:sz="0" w:space="0" w:color="auto"/>
              </w:divBdr>
            </w:div>
            <w:div w:id="1325669534">
              <w:marLeft w:val="0"/>
              <w:marRight w:val="0"/>
              <w:marTop w:val="0"/>
              <w:marBottom w:val="0"/>
              <w:divBdr>
                <w:top w:val="none" w:sz="0" w:space="0" w:color="auto"/>
                <w:left w:val="none" w:sz="0" w:space="0" w:color="auto"/>
                <w:bottom w:val="none" w:sz="0" w:space="0" w:color="auto"/>
                <w:right w:val="none" w:sz="0" w:space="0" w:color="auto"/>
              </w:divBdr>
            </w:div>
            <w:div w:id="1337343914">
              <w:marLeft w:val="0"/>
              <w:marRight w:val="0"/>
              <w:marTop w:val="0"/>
              <w:marBottom w:val="0"/>
              <w:divBdr>
                <w:top w:val="none" w:sz="0" w:space="0" w:color="auto"/>
                <w:left w:val="none" w:sz="0" w:space="0" w:color="auto"/>
                <w:bottom w:val="none" w:sz="0" w:space="0" w:color="auto"/>
                <w:right w:val="none" w:sz="0" w:space="0" w:color="auto"/>
              </w:divBdr>
            </w:div>
            <w:div w:id="1338341336">
              <w:marLeft w:val="0"/>
              <w:marRight w:val="0"/>
              <w:marTop w:val="0"/>
              <w:marBottom w:val="0"/>
              <w:divBdr>
                <w:top w:val="none" w:sz="0" w:space="0" w:color="auto"/>
                <w:left w:val="none" w:sz="0" w:space="0" w:color="auto"/>
                <w:bottom w:val="none" w:sz="0" w:space="0" w:color="auto"/>
                <w:right w:val="none" w:sz="0" w:space="0" w:color="auto"/>
              </w:divBdr>
            </w:div>
            <w:div w:id="1345746710">
              <w:marLeft w:val="0"/>
              <w:marRight w:val="0"/>
              <w:marTop w:val="0"/>
              <w:marBottom w:val="0"/>
              <w:divBdr>
                <w:top w:val="none" w:sz="0" w:space="0" w:color="auto"/>
                <w:left w:val="none" w:sz="0" w:space="0" w:color="auto"/>
                <w:bottom w:val="none" w:sz="0" w:space="0" w:color="auto"/>
                <w:right w:val="none" w:sz="0" w:space="0" w:color="auto"/>
              </w:divBdr>
            </w:div>
            <w:div w:id="1349521325">
              <w:marLeft w:val="0"/>
              <w:marRight w:val="0"/>
              <w:marTop w:val="0"/>
              <w:marBottom w:val="0"/>
              <w:divBdr>
                <w:top w:val="none" w:sz="0" w:space="0" w:color="auto"/>
                <w:left w:val="none" w:sz="0" w:space="0" w:color="auto"/>
                <w:bottom w:val="none" w:sz="0" w:space="0" w:color="auto"/>
                <w:right w:val="none" w:sz="0" w:space="0" w:color="auto"/>
              </w:divBdr>
            </w:div>
            <w:div w:id="1379163080">
              <w:marLeft w:val="0"/>
              <w:marRight w:val="0"/>
              <w:marTop w:val="0"/>
              <w:marBottom w:val="0"/>
              <w:divBdr>
                <w:top w:val="none" w:sz="0" w:space="0" w:color="auto"/>
                <w:left w:val="none" w:sz="0" w:space="0" w:color="auto"/>
                <w:bottom w:val="none" w:sz="0" w:space="0" w:color="auto"/>
                <w:right w:val="none" w:sz="0" w:space="0" w:color="auto"/>
              </w:divBdr>
            </w:div>
            <w:div w:id="1416627931">
              <w:marLeft w:val="0"/>
              <w:marRight w:val="0"/>
              <w:marTop w:val="0"/>
              <w:marBottom w:val="0"/>
              <w:divBdr>
                <w:top w:val="none" w:sz="0" w:space="0" w:color="auto"/>
                <w:left w:val="none" w:sz="0" w:space="0" w:color="auto"/>
                <w:bottom w:val="none" w:sz="0" w:space="0" w:color="auto"/>
                <w:right w:val="none" w:sz="0" w:space="0" w:color="auto"/>
              </w:divBdr>
            </w:div>
            <w:div w:id="1418791013">
              <w:marLeft w:val="0"/>
              <w:marRight w:val="0"/>
              <w:marTop w:val="0"/>
              <w:marBottom w:val="0"/>
              <w:divBdr>
                <w:top w:val="none" w:sz="0" w:space="0" w:color="auto"/>
                <w:left w:val="none" w:sz="0" w:space="0" w:color="auto"/>
                <w:bottom w:val="none" w:sz="0" w:space="0" w:color="auto"/>
                <w:right w:val="none" w:sz="0" w:space="0" w:color="auto"/>
              </w:divBdr>
            </w:div>
            <w:div w:id="1441223589">
              <w:marLeft w:val="0"/>
              <w:marRight w:val="0"/>
              <w:marTop w:val="0"/>
              <w:marBottom w:val="0"/>
              <w:divBdr>
                <w:top w:val="none" w:sz="0" w:space="0" w:color="auto"/>
                <w:left w:val="none" w:sz="0" w:space="0" w:color="auto"/>
                <w:bottom w:val="none" w:sz="0" w:space="0" w:color="auto"/>
                <w:right w:val="none" w:sz="0" w:space="0" w:color="auto"/>
              </w:divBdr>
            </w:div>
            <w:div w:id="1451823465">
              <w:marLeft w:val="0"/>
              <w:marRight w:val="0"/>
              <w:marTop w:val="0"/>
              <w:marBottom w:val="0"/>
              <w:divBdr>
                <w:top w:val="none" w:sz="0" w:space="0" w:color="auto"/>
                <w:left w:val="none" w:sz="0" w:space="0" w:color="auto"/>
                <w:bottom w:val="none" w:sz="0" w:space="0" w:color="auto"/>
                <w:right w:val="none" w:sz="0" w:space="0" w:color="auto"/>
              </w:divBdr>
            </w:div>
            <w:div w:id="1458646357">
              <w:marLeft w:val="0"/>
              <w:marRight w:val="0"/>
              <w:marTop w:val="0"/>
              <w:marBottom w:val="0"/>
              <w:divBdr>
                <w:top w:val="none" w:sz="0" w:space="0" w:color="auto"/>
                <w:left w:val="none" w:sz="0" w:space="0" w:color="auto"/>
                <w:bottom w:val="none" w:sz="0" w:space="0" w:color="auto"/>
                <w:right w:val="none" w:sz="0" w:space="0" w:color="auto"/>
              </w:divBdr>
            </w:div>
            <w:div w:id="1469131728">
              <w:marLeft w:val="0"/>
              <w:marRight w:val="0"/>
              <w:marTop w:val="0"/>
              <w:marBottom w:val="0"/>
              <w:divBdr>
                <w:top w:val="none" w:sz="0" w:space="0" w:color="auto"/>
                <w:left w:val="none" w:sz="0" w:space="0" w:color="auto"/>
                <w:bottom w:val="none" w:sz="0" w:space="0" w:color="auto"/>
                <w:right w:val="none" w:sz="0" w:space="0" w:color="auto"/>
              </w:divBdr>
            </w:div>
            <w:div w:id="1472596168">
              <w:marLeft w:val="0"/>
              <w:marRight w:val="0"/>
              <w:marTop w:val="0"/>
              <w:marBottom w:val="0"/>
              <w:divBdr>
                <w:top w:val="none" w:sz="0" w:space="0" w:color="auto"/>
                <w:left w:val="none" w:sz="0" w:space="0" w:color="auto"/>
                <w:bottom w:val="none" w:sz="0" w:space="0" w:color="auto"/>
                <w:right w:val="none" w:sz="0" w:space="0" w:color="auto"/>
              </w:divBdr>
            </w:div>
            <w:div w:id="1474323736">
              <w:marLeft w:val="0"/>
              <w:marRight w:val="0"/>
              <w:marTop w:val="0"/>
              <w:marBottom w:val="0"/>
              <w:divBdr>
                <w:top w:val="none" w:sz="0" w:space="0" w:color="auto"/>
                <w:left w:val="none" w:sz="0" w:space="0" w:color="auto"/>
                <w:bottom w:val="none" w:sz="0" w:space="0" w:color="auto"/>
                <w:right w:val="none" w:sz="0" w:space="0" w:color="auto"/>
              </w:divBdr>
            </w:div>
            <w:div w:id="1475369036">
              <w:marLeft w:val="0"/>
              <w:marRight w:val="0"/>
              <w:marTop w:val="0"/>
              <w:marBottom w:val="0"/>
              <w:divBdr>
                <w:top w:val="none" w:sz="0" w:space="0" w:color="auto"/>
                <w:left w:val="none" w:sz="0" w:space="0" w:color="auto"/>
                <w:bottom w:val="none" w:sz="0" w:space="0" w:color="auto"/>
                <w:right w:val="none" w:sz="0" w:space="0" w:color="auto"/>
              </w:divBdr>
            </w:div>
            <w:div w:id="1493763215">
              <w:marLeft w:val="0"/>
              <w:marRight w:val="0"/>
              <w:marTop w:val="0"/>
              <w:marBottom w:val="0"/>
              <w:divBdr>
                <w:top w:val="none" w:sz="0" w:space="0" w:color="auto"/>
                <w:left w:val="none" w:sz="0" w:space="0" w:color="auto"/>
                <w:bottom w:val="none" w:sz="0" w:space="0" w:color="auto"/>
                <w:right w:val="none" w:sz="0" w:space="0" w:color="auto"/>
              </w:divBdr>
            </w:div>
            <w:div w:id="1501695415">
              <w:marLeft w:val="0"/>
              <w:marRight w:val="0"/>
              <w:marTop w:val="0"/>
              <w:marBottom w:val="0"/>
              <w:divBdr>
                <w:top w:val="none" w:sz="0" w:space="0" w:color="auto"/>
                <w:left w:val="none" w:sz="0" w:space="0" w:color="auto"/>
                <w:bottom w:val="none" w:sz="0" w:space="0" w:color="auto"/>
                <w:right w:val="none" w:sz="0" w:space="0" w:color="auto"/>
              </w:divBdr>
            </w:div>
            <w:div w:id="1506676500">
              <w:marLeft w:val="0"/>
              <w:marRight w:val="0"/>
              <w:marTop w:val="480"/>
              <w:marBottom w:val="0"/>
              <w:divBdr>
                <w:top w:val="single" w:sz="6" w:space="0" w:color="auto"/>
                <w:left w:val="single" w:sz="6" w:space="0" w:color="auto"/>
                <w:bottom w:val="single" w:sz="6" w:space="0" w:color="auto"/>
                <w:right w:val="single" w:sz="6" w:space="0" w:color="auto"/>
              </w:divBdr>
            </w:div>
            <w:div w:id="1507207614">
              <w:marLeft w:val="0"/>
              <w:marRight w:val="0"/>
              <w:marTop w:val="0"/>
              <w:marBottom w:val="0"/>
              <w:divBdr>
                <w:top w:val="none" w:sz="0" w:space="0" w:color="auto"/>
                <w:left w:val="none" w:sz="0" w:space="0" w:color="auto"/>
                <w:bottom w:val="none" w:sz="0" w:space="0" w:color="auto"/>
                <w:right w:val="none" w:sz="0" w:space="0" w:color="auto"/>
              </w:divBdr>
            </w:div>
            <w:div w:id="1508860656">
              <w:marLeft w:val="0"/>
              <w:marRight w:val="0"/>
              <w:marTop w:val="0"/>
              <w:marBottom w:val="0"/>
              <w:divBdr>
                <w:top w:val="none" w:sz="0" w:space="0" w:color="auto"/>
                <w:left w:val="none" w:sz="0" w:space="0" w:color="auto"/>
                <w:bottom w:val="none" w:sz="0" w:space="0" w:color="auto"/>
                <w:right w:val="none" w:sz="0" w:space="0" w:color="auto"/>
              </w:divBdr>
            </w:div>
            <w:div w:id="1510872638">
              <w:marLeft w:val="0"/>
              <w:marRight w:val="0"/>
              <w:marTop w:val="0"/>
              <w:marBottom w:val="0"/>
              <w:divBdr>
                <w:top w:val="none" w:sz="0" w:space="0" w:color="auto"/>
                <w:left w:val="none" w:sz="0" w:space="0" w:color="auto"/>
                <w:bottom w:val="none" w:sz="0" w:space="0" w:color="auto"/>
                <w:right w:val="none" w:sz="0" w:space="0" w:color="auto"/>
              </w:divBdr>
            </w:div>
            <w:div w:id="1535656552">
              <w:marLeft w:val="0"/>
              <w:marRight w:val="0"/>
              <w:marTop w:val="0"/>
              <w:marBottom w:val="0"/>
              <w:divBdr>
                <w:top w:val="none" w:sz="0" w:space="0" w:color="auto"/>
                <w:left w:val="none" w:sz="0" w:space="0" w:color="auto"/>
                <w:bottom w:val="none" w:sz="0" w:space="0" w:color="auto"/>
                <w:right w:val="none" w:sz="0" w:space="0" w:color="auto"/>
              </w:divBdr>
            </w:div>
            <w:div w:id="1554346761">
              <w:marLeft w:val="0"/>
              <w:marRight w:val="0"/>
              <w:marTop w:val="0"/>
              <w:marBottom w:val="0"/>
              <w:divBdr>
                <w:top w:val="none" w:sz="0" w:space="0" w:color="auto"/>
                <w:left w:val="none" w:sz="0" w:space="0" w:color="auto"/>
                <w:bottom w:val="none" w:sz="0" w:space="0" w:color="auto"/>
                <w:right w:val="none" w:sz="0" w:space="0" w:color="auto"/>
              </w:divBdr>
            </w:div>
            <w:div w:id="1570192063">
              <w:marLeft w:val="0"/>
              <w:marRight w:val="0"/>
              <w:marTop w:val="0"/>
              <w:marBottom w:val="0"/>
              <w:divBdr>
                <w:top w:val="none" w:sz="0" w:space="0" w:color="auto"/>
                <w:left w:val="none" w:sz="0" w:space="0" w:color="auto"/>
                <w:bottom w:val="none" w:sz="0" w:space="0" w:color="auto"/>
                <w:right w:val="none" w:sz="0" w:space="0" w:color="auto"/>
              </w:divBdr>
            </w:div>
            <w:div w:id="1576084419">
              <w:marLeft w:val="0"/>
              <w:marRight w:val="0"/>
              <w:marTop w:val="0"/>
              <w:marBottom w:val="0"/>
              <w:divBdr>
                <w:top w:val="none" w:sz="0" w:space="0" w:color="auto"/>
                <w:left w:val="none" w:sz="0" w:space="0" w:color="auto"/>
                <w:bottom w:val="none" w:sz="0" w:space="0" w:color="auto"/>
                <w:right w:val="none" w:sz="0" w:space="0" w:color="auto"/>
              </w:divBdr>
            </w:div>
            <w:div w:id="1585451566">
              <w:marLeft w:val="0"/>
              <w:marRight w:val="0"/>
              <w:marTop w:val="0"/>
              <w:marBottom w:val="0"/>
              <w:divBdr>
                <w:top w:val="none" w:sz="0" w:space="0" w:color="auto"/>
                <w:left w:val="none" w:sz="0" w:space="0" w:color="auto"/>
                <w:bottom w:val="none" w:sz="0" w:space="0" w:color="auto"/>
                <w:right w:val="none" w:sz="0" w:space="0" w:color="auto"/>
              </w:divBdr>
            </w:div>
            <w:div w:id="1609896377">
              <w:marLeft w:val="0"/>
              <w:marRight w:val="0"/>
              <w:marTop w:val="0"/>
              <w:marBottom w:val="0"/>
              <w:divBdr>
                <w:top w:val="none" w:sz="0" w:space="0" w:color="auto"/>
                <w:left w:val="none" w:sz="0" w:space="0" w:color="auto"/>
                <w:bottom w:val="none" w:sz="0" w:space="0" w:color="auto"/>
                <w:right w:val="none" w:sz="0" w:space="0" w:color="auto"/>
              </w:divBdr>
            </w:div>
            <w:div w:id="1610971980">
              <w:marLeft w:val="0"/>
              <w:marRight w:val="0"/>
              <w:marTop w:val="0"/>
              <w:marBottom w:val="0"/>
              <w:divBdr>
                <w:top w:val="none" w:sz="0" w:space="0" w:color="auto"/>
                <w:left w:val="none" w:sz="0" w:space="0" w:color="auto"/>
                <w:bottom w:val="none" w:sz="0" w:space="0" w:color="auto"/>
                <w:right w:val="none" w:sz="0" w:space="0" w:color="auto"/>
              </w:divBdr>
            </w:div>
            <w:div w:id="1647007985">
              <w:marLeft w:val="0"/>
              <w:marRight w:val="0"/>
              <w:marTop w:val="480"/>
              <w:marBottom w:val="0"/>
              <w:divBdr>
                <w:top w:val="single" w:sz="6" w:space="0" w:color="auto"/>
                <w:left w:val="single" w:sz="6" w:space="0" w:color="auto"/>
                <w:bottom w:val="single" w:sz="6" w:space="0" w:color="auto"/>
                <w:right w:val="single" w:sz="6" w:space="0" w:color="auto"/>
              </w:divBdr>
            </w:div>
            <w:div w:id="1649900249">
              <w:marLeft w:val="0"/>
              <w:marRight w:val="0"/>
              <w:marTop w:val="0"/>
              <w:marBottom w:val="0"/>
              <w:divBdr>
                <w:top w:val="none" w:sz="0" w:space="0" w:color="auto"/>
                <w:left w:val="none" w:sz="0" w:space="0" w:color="auto"/>
                <w:bottom w:val="none" w:sz="0" w:space="0" w:color="auto"/>
                <w:right w:val="none" w:sz="0" w:space="0" w:color="auto"/>
              </w:divBdr>
            </w:div>
            <w:div w:id="1653557361">
              <w:marLeft w:val="0"/>
              <w:marRight w:val="0"/>
              <w:marTop w:val="480"/>
              <w:marBottom w:val="0"/>
              <w:divBdr>
                <w:top w:val="single" w:sz="6" w:space="0" w:color="auto"/>
                <w:left w:val="single" w:sz="6" w:space="0" w:color="auto"/>
                <w:bottom w:val="single" w:sz="6" w:space="0" w:color="auto"/>
                <w:right w:val="single" w:sz="6" w:space="0" w:color="auto"/>
              </w:divBdr>
            </w:div>
            <w:div w:id="1663315729">
              <w:marLeft w:val="0"/>
              <w:marRight w:val="0"/>
              <w:marTop w:val="0"/>
              <w:marBottom w:val="0"/>
              <w:divBdr>
                <w:top w:val="none" w:sz="0" w:space="0" w:color="auto"/>
                <w:left w:val="none" w:sz="0" w:space="0" w:color="auto"/>
                <w:bottom w:val="none" w:sz="0" w:space="0" w:color="auto"/>
                <w:right w:val="none" w:sz="0" w:space="0" w:color="auto"/>
              </w:divBdr>
            </w:div>
            <w:div w:id="1698659454">
              <w:marLeft w:val="0"/>
              <w:marRight w:val="0"/>
              <w:marTop w:val="0"/>
              <w:marBottom w:val="0"/>
              <w:divBdr>
                <w:top w:val="none" w:sz="0" w:space="0" w:color="auto"/>
                <w:left w:val="none" w:sz="0" w:space="0" w:color="auto"/>
                <w:bottom w:val="none" w:sz="0" w:space="0" w:color="auto"/>
                <w:right w:val="none" w:sz="0" w:space="0" w:color="auto"/>
              </w:divBdr>
            </w:div>
            <w:div w:id="1709180099">
              <w:marLeft w:val="0"/>
              <w:marRight w:val="0"/>
              <w:marTop w:val="0"/>
              <w:marBottom w:val="0"/>
              <w:divBdr>
                <w:top w:val="none" w:sz="0" w:space="0" w:color="auto"/>
                <w:left w:val="none" w:sz="0" w:space="0" w:color="auto"/>
                <w:bottom w:val="none" w:sz="0" w:space="0" w:color="auto"/>
                <w:right w:val="none" w:sz="0" w:space="0" w:color="auto"/>
              </w:divBdr>
            </w:div>
            <w:div w:id="1739937688">
              <w:marLeft w:val="0"/>
              <w:marRight w:val="0"/>
              <w:marTop w:val="0"/>
              <w:marBottom w:val="0"/>
              <w:divBdr>
                <w:top w:val="none" w:sz="0" w:space="0" w:color="auto"/>
                <w:left w:val="none" w:sz="0" w:space="0" w:color="auto"/>
                <w:bottom w:val="none" w:sz="0" w:space="0" w:color="auto"/>
                <w:right w:val="none" w:sz="0" w:space="0" w:color="auto"/>
              </w:divBdr>
            </w:div>
            <w:div w:id="1748838512">
              <w:marLeft w:val="0"/>
              <w:marRight w:val="0"/>
              <w:marTop w:val="0"/>
              <w:marBottom w:val="0"/>
              <w:divBdr>
                <w:top w:val="none" w:sz="0" w:space="0" w:color="auto"/>
                <w:left w:val="none" w:sz="0" w:space="0" w:color="auto"/>
                <w:bottom w:val="none" w:sz="0" w:space="0" w:color="auto"/>
                <w:right w:val="none" w:sz="0" w:space="0" w:color="auto"/>
              </w:divBdr>
            </w:div>
            <w:div w:id="1749306705">
              <w:marLeft w:val="0"/>
              <w:marRight w:val="0"/>
              <w:marTop w:val="480"/>
              <w:marBottom w:val="0"/>
              <w:divBdr>
                <w:top w:val="single" w:sz="6" w:space="0" w:color="auto"/>
                <w:left w:val="single" w:sz="6" w:space="0" w:color="auto"/>
                <w:bottom w:val="single" w:sz="6" w:space="0" w:color="auto"/>
                <w:right w:val="single" w:sz="6" w:space="0" w:color="auto"/>
              </w:divBdr>
            </w:div>
            <w:div w:id="1755663582">
              <w:marLeft w:val="0"/>
              <w:marRight w:val="0"/>
              <w:marTop w:val="0"/>
              <w:marBottom w:val="0"/>
              <w:divBdr>
                <w:top w:val="none" w:sz="0" w:space="0" w:color="auto"/>
                <w:left w:val="none" w:sz="0" w:space="0" w:color="auto"/>
                <w:bottom w:val="none" w:sz="0" w:space="0" w:color="auto"/>
                <w:right w:val="none" w:sz="0" w:space="0" w:color="auto"/>
              </w:divBdr>
            </w:div>
            <w:div w:id="1757507554">
              <w:marLeft w:val="0"/>
              <w:marRight w:val="0"/>
              <w:marTop w:val="0"/>
              <w:marBottom w:val="0"/>
              <w:divBdr>
                <w:top w:val="none" w:sz="0" w:space="0" w:color="auto"/>
                <w:left w:val="none" w:sz="0" w:space="0" w:color="auto"/>
                <w:bottom w:val="none" w:sz="0" w:space="0" w:color="auto"/>
                <w:right w:val="none" w:sz="0" w:space="0" w:color="auto"/>
              </w:divBdr>
            </w:div>
            <w:div w:id="1759708958">
              <w:marLeft w:val="0"/>
              <w:marRight w:val="0"/>
              <w:marTop w:val="0"/>
              <w:marBottom w:val="0"/>
              <w:divBdr>
                <w:top w:val="none" w:sz="0" w:space="0" w:color="auto"/>
                <w:left w:val="none" w:sz="0" w:space="0" w:color="auto"/>
                <w:bottom w:val="none" w:sz="0" w:space="0" w:color="auto"/>
                <w:right w:val="none" w:sz="0" w:space="0" w:color="auto"/>
              </w:divBdr>
            </w:div>
            <w:div w:id="1768621838">
              <w:marLeft w:val="0"/>
              <w:marRight w:val="0"/>
              <w:marTop w:val="0"/>
              <w:marBottom w:val="0"/>
              <w:divBdr>
                <w:top w:val="none" w:sz="0" w:space="0" w:color="auto"/>
                <w:left w:val="none" w:sz="0" w:space="0" w:color="auto"/>
                <w:bottom w:val="none" w:sz="0" w:space="0" w:color="auto"/>
                <w:right w:val="none" w:sz="0" w:space="0" w:color="auto"/>
              </w:divBdr>
            </w:div>
            <w:div w:id="1791053654">
              <w:marLeft w:val="0"/>
              <w:marRight w:val="0"/>
              <w:marTop w:val="0"/>
              <w:marBottom w:val="0"/>
              <w:divBdr>
                <w:top w:val="none" w:sz="0" w:space="0" w:color="auto"/>
                <w:left w:val="none" w:sz="0" w:space="0" w:color="auto"/>
                <w:bottom w:val="none" w:sz="0" w:space="0" w:color="auto"/>
                <w:right w:val="none" w:sz="0" w:space="0" w:color="auto"/>
              </w:divBdr>
            </w:div>
            <w:div w:id="1796872838">
              <w:marLeft w:val="0"/>
              <w:marRight w:val="0"/>
              <w:marTop w:val="0"/>
              <w:marBottom w:val="0"/>
              <w:divBdr>
                <w:top w:val="none" w:sz="0" w:space="0" w:color="auto"/>
                <w:left w:val="none" w:sz="0" w:space="0" w:color="auto"/>
                <w:bottom w:val="none" w:sz="0" w:space="0" w:color="auto"/>
                <w:right w:val="none" w:sz="0" w:space="0" w:color="auto"/>
              </w:divBdr>
            </w:div>
            <w:div w:id="1811439826">
              <w:marLeft w:val="0"/>
              <w:marRight w:val="0"/>
              <w:marTop w:val="0"/>
              <w:marBottom w:val="0"/>
              <w:divBdr>
                <w:top w:val="none" w:sz="0" w:space="0" w:color="auto"/>
                <w:left w:val="none" w:sz="0" w:space="0" w:color="auto"/>
                <w:bottom w:val="none" w:sz="0" w:space="0" w:color="auto"/>
                <w:right w:val="none" w:sz="0" w:space="0" w:color="auto"/>
              </w:divBdr>
            </w:div>
            <w:div w:id="1811508824">
              <w:marLeft w:val="0"/>
              <w:marRight w:val="0"/>
              <w:marTop w:val="0"/>
              <w:marBottom w:val="0"/>
              <w:divBdr>
                <w:top w:val="none" w:sz="0" w:space="0" w:color="auto"/>
                <w:left w:val="none" w:sz="0" w:space="0" w:color="auto"/>
                <w:bottom w:val="none" w:sz="0" w:space="0" w:color="auto"/>
                <w:right w:val="none" w:sz="0" w:space="0" w:color="auto"/>
              </w:divBdr>
            </w:div>
            <w:div w:id="1816992879">
              <w:marLeft w:val="0"/>
              <w:marRight w:val="0"/>
              <w:marTop w:val="0"/>
              <w:marBottom w:val="0"/>
              <w:divBdr>
                <w:top w:val="none" w:sz="0" w:space="0" w:color="auto"/>
                <w:left w:val="none" w:sz="0" w:space="0" w:color="auto"/>
                <w:bottom w:val="none" w:sz="0" w:space="0" w:color="auto"/>
                <w:right w:val="none" w:sz="0" w:space="0" w:color="auto"/>
              </w:divBdr>
            </w:div>
            <w:div w:id="1828591334">
              <w:marLeft w:val="0"/>
              <w:marRight w:val="0"/>
              <w:marTop w:val="480"/>
              <w:marBottom w:val="0"/>
              <w:divBdr>
                <w:top w:val="single" w:sz="6" w:space="0" w:color="auto"/>
                <w:left w:val="single" w:sz="6" w:space="0" w:color="auto"/>
                <w:bottom w:val="single" w:sz="6" w:space="0" w:color="auto"/>
                <w:right w:val="single" w:sz="6" w:space="0" w:color="auto"/>
              </w:divBdr>
            </w:div>
            <w:div w:id="1834563543">
              <w:marLeft w:val="0"/>
              <w:marRight w:val="0"/>
              <w:marTop w:val="0"/>
              <w:marBottom w:val="0"/>
              <w:divBdr>
                <w:top w:val="none" w:sz="0" w:space="0" w:color="auto"/>
                <w:left w:val="none" w:sz="0" w:space="0" w:color="auto"/>
                <w:bottom w:val="none" w:sz="0" w:space="0" w:color="auto"/>
                <w:right w:val="none" w:sz="0" w:space="0" w:color="auto"/>
              </w:divBdr>
            </w:div>
            <w:div w:id="1850560994">
              <w:marLeft w:val="0"/>
              <w:marRight w:val="0"/>
              <w:marTop w:val="0"/>
              <w:marBottom w:val="0"/>
              <w:divBdr>
                <w:top w:val="none" w:sz="0" w:space="0" w:color="auto"/>
                <w:left w:val="none" w:sz="0" w:space="0" w:color="auto"/>
                <w:bottom w:val="none" w:sz="0" w:space="0" w:color="auto"/>
                <w:right w:val="none" w:sz="0" w:space="0" w:color="auto"/>
              </w:divBdr>
            </w:div>
            <w:div w:id="1850946633">
              <w:marLeft w:val="0"/>
              <w:marRight w:val="0"/>
              <w:marTop w:val="0"/>
              <w:marBottom w:val="0"/>
              <w:divBdr>
                <w:top w:val="none" w:sz="0" w:space="0" w:color="auto"/>
                <w:left w:val="none" w:sz="0" w:space="0" w:color="auto"/>
                <w:bottom w:val="none" w:sz="0" w:space="0" w:color="auto"/>
                <w:right w:val="none" w:sz="0" w:space="0" w:color="auto"/>
              </w:divBdr>
            </w:div>
            <w:div w:id="1891113097">
              <w:marLeft w:val="0"/>
              <w:marRight w:val="0"/>
              <w:marTop w:val="0"/>
              <w:marBottom w:val="0"/>
              <w:divBdr>
                <w:top w:val="none" w:sz="0" w:space="0" w:color="auto"/>
                <w:left w:val="none" w:sz="0" w:space="0" w:color="auto"/>
                <w:bottom w:val="none" w:sz="0" w:space="0" w:color="auto"/>
                <w:right w:val="none" w:sz="0" w:space="0" w:color="auto"/>
              </w:divBdr>
            </w:div>
            <w:div w:id="1892812692">
              <w:marLeft w:val="0"/>
              <w:marRight w:val="0"/>
              <w:marTop w:val="0"/>
              <w:marBottom w:val="0"/>
              <w:divBdr>
                <w:top w:val="none" w:sz="0" w:space="0" w:color="auto"/>
                <w:left w:val="none" w:sz="0" w:space="0" w:color="auto"/>
                <w:bottom w:val="none" w:sz="0" w:space="0" w:color="auto"/>
                <w:right w:val="none" w:sz="0" w:space="0" w:color="auto"/>
              </w:divBdr>
            </w:div>
            <w:div w:id="1915621697">
              <w:marLeft w:val="0"/>
              <w:marRight w:val="0"/>
              <w:marTop w:val="0"/>
              <w:marBottom w:val="0"/>
              <w:divBdr>
                <w:top w:val="none" w:sz="0" w:space="0" w:color="auto"/>
                <w:left w:val="none" w:sz="0" w:space="0" w:color="auto"/>
                <w:bottom w:val="none" w:sz="0" w:space="0" w:color="auto"/>
                <w:right w:val="none" w:sz="0" w:space="0" w:color="auto"/>
              </w:divBdr>
            </w:div>
            <w:div w:id="1922258139">
              <w:marLeft w:val="0"/>
              <w:marRight w:val="0"/>
              <w:marTop w:val="0"/>
              <w:marBottom w:val="0"/>
              <w:divBdr>
                <w:top w:val="none" w:sz="0" w:space="0" w:color="auto"/>
                <w:left w:val="none" w:sz="0" w:space="0" w:color="auto"/>
                <w:bottom w:val="none" w:sz="0" w:space="0" w:color="auto"/>
                <w:right w:val="none" w:sz="0" w:space="0" w:color="auto"/>
              </w:divBdr>
            </w:div>
            <w:div w:id="1929804603">
              <w:marLeft w:val="0"/>
              <w:marRight w:val="0"/>
              <w:marTop w:val="0"/>
              <w:marBottom w:val="0"/>
              <w:divBdr>
                <w:top w:val="none" w:sz="0" w:space="0" w:color="auto"/>
                <w:left w:val="none" w:sz="0" w:space="0" w:color="auto"/>
                <w:bottom w:val="none" w:sz="0" w:space="0" w:color="auto"/>
                <w:right w:val="none" w:sz="0" w:space="0" w:color="auto"/>
              </w:divBdr>
            </w:div>
            <w:div w:id="1979608197">
              <w:marLeft w:val="0"/>
              <w:marRight w:val="0"/>
              <w:marTop w:val="0"/>
              <w:marBottom w:val="0"/>
              <w:divBdr>
                <w:top w:val="none" w:sz="0" w:space="0" w:color="auto"/>
                <w:left w:val="none" w:sz="0" w:space="0" w:color="auto"/>
                <w:bottom w:val="none" w:sz="0" w:space="0" w:color="auto"/>
                <w:right w:val="none" w:sz="0" w:space="0" w:color="auto"/>
              </w:divBdr>
            </w:div>
            <w:div w:id="1981154251">
              <w:marLeft w:val="0"/>
              <w:marRight w:val="0"/>
              <w:marTop w:val="0"/>
              <w:marBottom w:val="0"/>
              <w:divBdr>
                <w:top w:val="none" w:sz="0" w:space="0" w:color="auto"/>
                <w:left w:val="none" w:sz="0" w:space="0" w:color="auto"/>
                <w:bottom w:val="none" w:sz="0" w:space="0" w:color="auto"/>
                <w:right w:val="none" w:sz="0" w:space="0" w:color="auto"/>
              </w:divBdr>
            </w:div>
            <w:div w:id="2009670364">
              <w:marLeft w:val="0"/>
              <w:marRight w:val="0"/>
              <w:marTop w:val="0"/>
              <w:marBottom w:val="0"/>
              <w:divBdr>
                <w:top w:val="none" w:sz="0" w:space="0" w:color="auto"/>
                <w:left w:val="none" w:sz="0" w:space="0" w:color="auto"/>
                <w:bottom w:val="none" w:sz="0" w:space="0" w:color="auto"/>
                <w:right w:val="none" w:sz="0" w:space="0" w:color="auto"/>
              </w:divBdr>
            </w:div>
            <w:div w:id="2011759672">
              <w:marLeft w:val="0"/>
              <w:marRight w:val="0"/>
              <w:marTop w:val="0"/>
              <w:marBottom w:val="0"/>
              <w:divBdr>
                <w:top w:val="none" w:sz="0" w:space="0" w:color="auto"/>
                <w:left w:val="none" w:sz="0" w:space="0" w:color="auto"/>
                <w:bottom w:val="none" w:sz="0" w:space="0" w:color="auto"/>
                <w:right w:val="none" w:sz="0" w:space="0" w:color="auto"/>
              </w:divBdr>
            </w:div>
            <w:div w:id="2019917180">
              <w:marLeft w:val="0"/>
              <w:marRight w:val="0"/>
              <w:marTop w:val="0"/>
              <w:marBottom w:val="0"/>
              <w:divBdr>
                <w:top w:val="none" w:sz="0" w:space="0" w:color="auto"/>
                <w:left w:val="none" w:sz="0" w:space="0" w:color="auto"/>
                <w:bottom w:val="none" w:sz="0" w:space="0" w:color="auto"/>
                <w:right w:val="none" w:sz="0" w:space="0" w:color="auto"/>
              </w:divBdr>
            </w:div>
            <w:div w:id="2026327900">
              <w:marLeft w:val="0"/>
              <w:marRight w:val="0"/>
              <w:marTop w:val="0"/>
              <w:marBottom w:val="0"/>
              <w:divBdr>
                <w:top w:val="none" w:sz="0" w:space="0" w:color="auto"/>
                <w:left w:val="none" w:sz="0" w:space="0" w:color="auto"/>
                <w:bottom w:val="none" w:sz="0" w:space="0" w:color="auto"/>
                <w:right w:val="none" w:sz="0" w:space="0" w:color="auto"/>
              </w:divBdr>
            </w:div>
            <w:div w:id="2041734946">
              <w:marLeft w:val="0"/>
              <w:marRight w:val="0"/>
              <w:marTop w:val="0"/>
              <w:marBottom w:val="0"/>
              <w:divBdr>
                <w:top w:val="none" w:sz="0" w:space="0" w:color="auto"/>
                <w:left w:val="none" w:sz="0" w:space="0" w:color="auto"/>
                <w:bottom w:val="none" w:sz="0" w:space="0" w:color="auto"/>
                <w:right w:val="none" w:sz="0" w:space="0" w:color="auto"/>
              </w:divBdr>
            </w:div>
            <w:div w:id="2045787559">
              <w:marLeft w:val="0"/>
              <w:marRight w:val="0"/>
              <w:marTop w:val="0"/>
              <w:marBottom w:val="0"/>
              <w:divBdr>
                <w:top w:val="none" w:sz="0" w:space="0" w:color="auto"/>
                <w:left w:val="none" w:sz="0" w:space="0" w:color="auto"/>
                <w:bottom w:val="none" w:sz="0" w:space="0" w:color="auto"/>
                <w:right w:val="none" w:sz="0" w:space="0" w:color="auto"/>
              </w:divBdr>
            </w:div>
            <w:div w:id="2048871317">
              <w:marLeft w:val="0"/>
              <w:marRight w:val="0"/>
              <w:marTop w:val="0"/>
              <w:marBottom w:val="0"/>
              <w:divBdr>
                <w:top w:val="none" w:sz="0" w:space="0" w:color="auto"/>
                <w:left w:val="none" w:sz="0" w:space="0" w:color="auto"/>
                <w:bottom w:val="none" w:sz="0" w:space="0" w:color="auto"/>
                <w:right w:val="none" w:sz="0" w:space="0" w:color="auto"/>
              </w:divBdr>
            </w:div>
            <w:div w:id="2061048937">
              <w:marLeft w:val="0"/>
              <w:marRight w:val="0"/>
              <w:marTop w:val="0"/>
              <w:marBottom w:val="0"/>
              <w:divBdr>
                <w:top w:val="none" w:sz="0" w:space="0" w:color="auto"/>
                <w:left w:val="none" w:sz="0" w:space="0" w:color="auto"/>
                <w:bottom w:val="none" w:sz="0" w:space="0" w:color="auto"/>
                <w:right w:val="none" w:sz="0" w:space="0" w:color="auto"/>
              </w:divBdr>
            </w:div>
            <w:div w:id="2063744927">
              <w:marLeft w:val="0"/>
              <w:marRight w:val="0"/>
              <w:marTop w:val="0"/>
              <w:marBottom w:val="0"/>
              <w:divBdr>
                <w:top w:val="none" w:sz="0" w:space="0" w:color="auto"/>
                <w:left w:val="none" w:sz="0" w:space="0" w:color="auto"/>
                <w:bottom w:val="none" w:sz="0" w:space="0" w:color="auto"/>
                <w:right w:val="none" w:sz="0" w:space="0" w:color="auto"/>
              </w:divBdr>
            </w:div>
            <w:div w:id="2064938997">
              <w:marLeft w:val="0"/>
              <w:marRight w:val="0"/>
              <w:marTop w:val="0"/>
              <w:marBottom w:val="0"/>
              <w:divBdr>
                <w:top w:val="none" w:sz="0" w:space="0" w:color="auto"/>
                <w:left w:val="none" w:sz="0" w:space="0" w:color="auto"/>
                <w:bottom w:val="none" w:sz="0" w:space="0" w:color="auto"/>
                <w:right w:val="none" w:sz="0" w:space="0" w:color="auto"/>
              </w:divBdr>
            </w:div>
            <w:div w:id="2067337141">
              <w:marLeft w:val="0"/>
              <w:marRight w:val="0"/>
              <w:marTop w:val="0"/>
              <w:marBottom w:val="0"/>
              <w:divBdr>
                <w:top w:val="none" w:sz="0" w:space="0" w:color="auto"/>
                <w:left w:val="none" w:sz="0" w:space="0" w:color="auto"/>
                <w:bottom w:val="none" w:sz="0" w:space="0" w:color="auto"/>
                <w:right w:val="none" w:sz="0" w:space="0" w:color="auto"/>
              </w:divBdr>
            </w:div>
            <w:div w:id="2070378328">
              <w:marLeft w:val="0"/>
              <w:marRight w:val="0"/>
              <w:marTop w:val="0"/>
              <w:marBottom w:val="0"/>
              <w:divBdr>
                <w:top w:val="none" w:sz="0" w:space="0" w:color="auto"/>
                <w:left w:val="none" w:sz="0" w:space="0" w:color="auto"/>
                <w:bottom w:val="none" w:sz="0" w:space="0" w:color="auto"/>
                <w:right w:val="none" w:sz="0" w:space="0" w:color="auto"/>
              </w:divBdr>
            </w:div>
            <w:div w:id="2072385310">
              <w:marLeft w:val="0"/>
              <w:marRight w:val="0"/>
              <w:marTop w:val="0"/>
              <w:marBottom w:val="0"/>
              <w:divBdr>
                <w:top w:val="none" w:sz="0" w:space="0" w:color="auto"/>
                <w:left w:val="none" w:sz="0" w:space="0" w:color="auto"/>
                <w:bottom w:val="none" w:sz="0" w:space="0" w:color="auto"/>
                <w:right w:val="none" w:sz="0" w:space="0" w:color="auto"/>
              </w:divBdr>
            </w:div>
            <w:div w:id="2083062154">
              <w:marLeft w:val="0"/>
              <w:marRight w:val="0"/>
              <w:marTop w:val="0"/>
              <w:marBottom w:val="0"/>
              <w:divBdr>
                <w:top w:val="none" w:sz="0" w:space="0" w:color="auto"/>
                <w:left w:val="none" w:sz="0" w:space="0" w:color="auto"/>
                <w:bottom w:val="none" w:sz="0" w:space="0" w:color="auto"/>
                <w:right w:val="none" w:sz="0" w:space="0" w:color="auto"/>
              </w:divBdr>
            </w:div>
            <w:div w:id="2085715164">
              <w:marLeft w:val="0"/>
              <w:marRight w:val="0"/>
              <w:marTop w:val="0"/>
              <w:marBottom w:val="0"/>
              <w:divBdr>
                <w:top w:val="none" w:sz="0" w:space="0" w:color="auto"/>
                <w:left w:val="none" w:sz="0" w:space="0" w:color="auto"/>
                <w:bottom w:val="none" w:sz="0" w:space="0" w:color="auto"/>
                <w:right w:val="none" w:sz="0" w:space="0" w:color="auto"/>
              </w:divBdr>
            </w:div>
            <w:div w:id="2103993778">
              <w:marLeft w:val="0"/>
              <w:marRight w:val="0"/>
              <w:marTop w:val="0"/>
              <w:marBottom w:val="0"/>
              <w:divBdr>
                <w:top w:val="none" w:sz="0" w:space="0" w:color="auto"/>
                <w:left w:val="none" w:sz="0" w:space="0" w:color="auto"/>
                <w:bottom w:val="none" w:sz="0" w:space="0" w:color="auto"/>
                <w:right w:val="none" w:sz="0" w:space="0" w:color="auto"/>
              </w:divBdr>
            </w:div>
            <w:div w:id="2117825716">
              <w:marLeft w:val="0"/>
              <w:marRight w:val="0"/>
              <w:marTop w:val="480"/>
              <w:marBottom w:val="0"/>
              <w:divBdr>
                <w:top w:val="single" w:sz="6" w:space="0" w:color="auto"/>
                <w:left w:val="single" w:sz="6" w:space="0" w:color="auto"/>
                <w:bottom w:val="single" w:sz="6" w:space="0" w:color="auto"/>
                <w:right w:val="single" w:sz="6" w:space="0" w:color="auto"/>
              </w:divBdr>
            </w:div>
            <w:div w:id="2120253027">
              <w:marLeft w:val="0"/>
              <w:marRight w:val="0"/>
              <w:marTop w:val="0"/>
              <w:marBottom w:val="0"/>
              <w:divBdr>
                <w:top w:val="none" w:sz="0" w:space="0" w:color="auto"/>
                <w:left w:val="none" w:sz="0" w:space="0" w:color="auto"/>
                <w:bottom w:val="none" w:sz="0" w:space="0" w:color="auto"/>
                <w:right w:val="none" w:sz="0" w:space="0" w:color="auto"/>
              </w:divBdr>
            </w:div>
            <w:div w:id="2131045257">
              <w:marLeft w:val="0"/>
              <w:marRight w:val="0"/>
              <w:marTop w:val="0"/>
              <w:marBottom w:val="0"/>
              <w:divBdr>
                <w:top w:val="none" w:sz="0" w:space="0" w:color="auto"/>
                <w:left w:val="none" w:sz="0" w:space="0" w:color="auto"/>
                <w:bottom w:val="none" w:sz="0" w:space="0" w:color="auto"/>
                <w:right w:val="none" w:sz="0" w:space="0" w:color="auto"/>
              </w:divBdr>
            </w:div>
            <w:div w:id="2137679796">
              <w:marLeft w:val="0"/>
              <w:marRight w:val="0"/>
              <w:marTop w:val="0"/>
              <w:marBottom w:val="0"/>
              <w:divBdr>
                <w:top w:val="none" w:sz="0" w:space="0" w:color="auto"/>
                <w:left w:val="none" w:sz="0" w:space="0" w:color="auto"/>
                <w:bottom w:val="none" w:sz="0" w:space="0" w:color="auto"/>
                <w:right w:val="none" w:sz="0" w:space="0" w:color="auto"/>
              </w:divBdr>
            </w:div>
          </w:divsChild>
        </w:div>
        <w:div w:id="1330252653">
          <w:marLeft w:val="0"/>
          <w:marRight w:val="0"/>
          <w:marTop w:val="0"/>
          <w:marBottom w:val="0"/>
          <w:divBdr>
            <w:top w:val="none" w:sz="0" w:space="0" w:color="auto"/>
            <w:left w:val="none" w:sz="0" w:space="0" w:color="auto"/>
            <w:bottom w:val="none" w:sz="0" w:space="0" w:color="auto"/>
            <w:right w:val="none" w:sz="0" w:space="0" w:color="auto"/>
          </w:divBdr>
          <w:divsChild>
            <w:div w:id="959186269">
              <w:marLeft w:val="0"/>
              <w:marRight w:val="0"/>
              <w:marTop w:val="0"/>
              <w:marBottom w:val="0"/>
              <w:divBdr>
                <w:top w:val="none" w:sz="0" w:space="0" w:color="auto"/>
                <w:left w:val="none" w:sz="0" w:space="0" w:color="auto"/>
                <w:bottom w:val="none" w:sz="0" w:space="0" w:color="auto"/>
                <w:right w:val="none" w:sz="0" w:space="0" w:color="auto"/>
              </w:divBdr>
            </w:div>
            <w:div w:id="966198351">
              <w:marLeft w:val="0"/>
              <w:marRight w:val="0"/>
              <w:marTop w:val="0"/>
              <w:marBottom w:val="0"/>
              <w:divBdr>
                <w:top w:val="none" w:sz="0" w:space="0" w:color="auto"/>
                <w:left w:val="none" w:sz="0" w:space="0" w:color="auto"/>
                <w:bottom w:val="none" w:sz="0" w:space="0" w:color="auto"/>
                <w:right w:val="none" w:sz="0" w:space="0" w:color="auto"/>
              </w:divBdr>
            </w:div>
            <w:div w:id="1567885299">
              <w:marLeft w:val="0"/>
              <w:marRight w:val="0"/>
              <w:marTop w:val="0"/>
              <w:marBottom w:val="0"/>
              <w:divBdr>
                <w:top w:val="none" w:sz="0" w:space="0" w:color="auto"/>
                <w:left w:val="none" w:sz="0" w:space="0" w:color="auto"/>
                <w:bottom w:val="none" w:sz="0" w:space="0" w:color="auto"/>
                <w:right w:val="none" w:sz="0" w:space="0" w:color="auto"/>
              </w:divBdr>
            </w:div>
            <w:div w:id="1572496246">
              <w:marLeft w:val="0"/>
              <w:marRight w:val="0"/>
              <w:marTop w:val="0"/>
              <w:marBottom w:val="0"/>
              <w:divBdr>
                <w:top w:val="none" w:sz="0" w:space="0" w:color="auto"/>
                <w:left w:val="none" w:sz="0" w:space="0" w:color="auto"/>
                <w:bottom w:val="none" w:sz="0" w:space="0" w:color="auto"/>
                <w:right w:val="none" w:sz="0" w:space="0" w:color="auto"/>
              </w:divBdr>
            </w:div>
            <w:div w:id="1764568146">
              <w:marLeft w:val="0"/>
              <w:marRight w:val="0"/>
              <w:marTop w:val="0"/>
              <w:marBottom w:val="0"/>
              <w:divBdr>
                <w:top w:val="none" w:sz="0" w:space="0" w:color="auto"/>
                <w:left w:val="none" w:sz="0" w:space="0" w:color="auto"/>
                <w:bottom w:val="none" w:sz="0" w:space="0" w:color="auto"/>
                <w:right w:val="none" w:sz="0" w:space="0" w:color="auto"/>
              </w:divBdr>
            </w:div>
            <w:div w:id="1815830893">
              <w:marLeft w:val="0"/>
              <w:marRight w:val="0"/>
              <w:marTop w:val="0"/>
              <w:marBottom w:val="0"/>
              <w:divBdr>
                <w:top w:val="none" w:sz="0" w:space="0" w:color="auto"/>
                <w:left w:val="none" w:sz="0" w:space="0" w:color="auto"/>
                <w:bottom w:val="none" w:sz="0" w:space="0" w:color="auto"/>
                <w:right w:val="none" w:sz="0" w:space="0" w:color="auto"/>
              </w:divBdr>
            </w:div>
            <w:div w:id="2078552907">
              <w:marLeft w:val="0"/>
              <w:marRight w:val="0"/>
              <w:marTop w:val="0"/>
              <w:marBottom w:val="0"/>
              <w:divBdr>
                <w:top w:val="none" w:sz="0" w:space="0" w:color="auto"/>
                <w:left w:val="none" w:sz="0" w:space="0" w:color="auto"/>
                <w:bottom w:val="none" w:sz="0" w:space="0" w:color="auto"/>
                <w:right w:val="none" w:sz="0" w:space="0" w:color="auto"/>
              </w:divBdr>
            </w:div>
          </w:divsChild>
        </w:div>
        <w:div w:id="1554730879">
          <w:marLeft w:val="0"/>
          <w:marRight w:val="0"/>
          <w:marTop w:val="0"/>
          <w:marBottom w:val="0"/>
          <w:divBdr>
            <w:top w:val="none" w:sz="0" w:space="0" w:color="auto"/>
            <w:left w:val="none" w:sz="0" w:space="0" w:color="auto"/>
            <w:bottom w:val="none" w:sz="0" w:space="0" w:color="auto"/>
            <w:right w:val="none" w:sz="0" w:space="0" w:color="auto"/>
          </w:divBdr>
          <w:divsChild>
            <w:div w:id="13389903">
              <w:marLeft w:val="0"/>
              <w:marRight w:val="0"/>
              <w:marTop w:val="0"/>
              <w:marBottom w:val="0"/>
              <w:divBdr>
                <w:top w:val="none" w:sz="0" w:space="0" w:color="auto"/>
                <w:left w:val="none" w:sz="0" w:space="0" w:color="auto"/>
                <w:bottom w:val="none" w:sz="0" w:space="0" w:color="auto"/>
                <w:right w:val="none" w:sz="0" w:space="0" w:color="auto"/>
              </w:divBdr>
            </w:div>
            <w:div w:id="64688017">
              <w:marLeft w:val="0"/>
              <w:marRight w:val="0"/>
              <w:marTop w:val="0"/>
              <w:marBottom w:val="0"/>
              <w:divBdr>
                <w:top w:val="none" w:sz="0" w:space="0" w:color="auto"/>
                <w:left w:val="none" w:sz="0" w:space="0" w:color="auto"/>
                <w:bottom w:val="none" w:sz="0" w:space="0" w:color="auto"/>
                <w:right w:val="none" w:sz="0" w:space="0" w:color="auto"/>
              </w:divBdr>
            </w:div>
            <w:div w:id="68969060">
              <w:marLeft w:val="0"/>
              <w:marRight w:val="0"/>
              <w:marTop w:val="0"/>
              <w:marBottom w:val="0"/>
              <w:divBdr>
                <w:top w:val="none" w:sz="0" w:space="0" w:color="auto"/>
                <w:left w:val="none" w:sz="0" w:space="0" w:color="auto"/>
                <w:bottom w:val="none" w:sz="0" w:space="0" w:color="auto"/>
                <w:right w:val="none" w:sz="0" w:space="0" w:color="auto"/>
              </w:divBdr>
            </w:div>
            <w:div w:id="126558866">
              <w:marLeft w:val="0"/>
              <w:marRight w:val="0"/>
              <w:marTop w:val="0"/>
              <w:marBottom w:val="0"/>
              <w:divBdr>
                <w:top w:val="none" w:sz="0" w:space="0" w:color="auto"/>
                <w:left w:val="none" w:sz="0" w:space="0" w:color="auto"/>
                <w:bottom w:val="none" w:sz="0" w:space="0" w:color="auto"/>
                <w:right w:val="none" w:sz="0" w:space="0" w:color="auto"/>
              </w:divBdr>
            </w:div>
            <w:div w:id="140269658">
              <w:marLeft w:val="0"/>
              <w:marRight w:val="0"/>
              <w:marTop w:val="0"/>
              <w:marBottom w:val="0"/>
              <w:divBdr>
                <w:top w:val="none" w:sz="0" w:space="0" w:color="auto"/>
                <w:left w:val="none" w:sz="0" w:space="0" w:color="auto"/>
                <w:bottom w:val="none" w:sz="0" w:space="0" w:color="auto"/>
                <w:right w:val="none" w:sz="0" w:space="0" w:color="auto"/>
              </w:divBdr>
            </w:div>
            <w:div w:id="160126588">
              <w:marLeft w:val="0"/>
              <w:marRight w:val="0"/>
              <w:marTop w:val="0"/>
              <w:marBottom w:val="0"/>
              <w:divBdr>
                <w:top w:val="none" w:sz="0" w:space="0" w:color="auto"/>
                <w:left w:val="none" w:sz="0" w:space="0" w:color="auto"/>
                <w:bottom w:val="none" w:sz="0" w:space="0" w:color="auto"/>
                <w:right w:val="none" w:sz="0" w:space="0" w:color="auto"/>
              </w:divBdr>
            </w:div>
            <w:div w:id="176770376">
              <w:marLeft w:val="0"/>
              <w:marRight w:val="0"/>
              <w:marTop w:val="0"/>
              <w:marBottom w:val="0"/>
              <w:divBdr>
                <w:top w:val="none" w:sz="0" w:space="0" w:color="auto"/>
                <w:left w:val="none" w:sz="0" w:space="0" w:color="auto"/>
                <w:bottom w:val="none" w:sz="0" w:space="0" w:color="auto"/>
                <w:right w:val="none" w:sz="0" w:space="0" w:color="auto"/>
              </w:divBdr>
            </w:div>
            <w:div w:id="309673783">
              <w:marLeft w:val="0"/>
              <w:marRight w:val="0"/>
              <w:marTop w:val="0"/>
              <w:marBottom w:val="0"/>
              <w:divBdr>
                <w:top w:val="none" w:sz="0" w:space="0" w:color="auto"/>
                <w:left w:val="none" w:sz="0" w:space="0" w:color="auto"/>
                <w:bottom w:val="none" w:sz="0" w:space="0" w:color="auto"/>
                <w:right w:val="none" w:sz="0" w:space="0" w:color="auto"/>
              </w:divBdr>
            </w:div>
            <w:div w:id="444539886">
              <w:marLeft w:val="0"/>
              <w:marRight w:val="0"/>
              <w:marTop w:val="0"/>
              <w:marBottom w:val="0"/>
              <w:divBdr>
                <w:top w:val="none" w:sz="0" w:space="0" w:color="auto"/>
                <w:left w:val="none" w:sz="0" w:space="0" w:color="auto"/>
                <w:bottom w:val="none" w:sz="0" w:space="0" w:color="auto"/>
                <w:right w:val="none" w:sz="0" w:space="0" w:color="auto"/>
              </w:divBdr>
            </w:div>
            <w:div w:id="497622499">
              <w:marLeft w:val="0"/>
              <w:marRight w:val="0"/>
              <w:marTop w:val="0"/>
              <w:marBottom w:val="0"/>
              <w:divBdr>
                <w:top w:val="none" w:sz="0" w:space="0" w:color="auto"/>
                <w:left w:val="none" w:sz="0" w:space="0" w:color="auto"/>
                <w:bottom w:val="none" w:sz="0" w:space="0" w:color="auto"/>
                <w:right w:val="none" w:sz="0" w:space="0" w:color="auto"/>
              </w:divBdr>
            </w:div>
            <w:div w:id="756173215">
              <w:marLeft w:val="0"/>
              <w:marRight w:val="0"/>
              <w:marTop w:val="0"/>
              <w:marBottom w:val="0"/>
              <w:divBdr>
                <w:top w:val="none" w:sz="0" w:space="0" w:color="auto"/>
                <w:left w:val="none" w:sz="0" w:space="0" w:color="auto"/>
                <w:bottom w:val="none" w:sz="0" w:space="0" w:color="auto"/>
                <w:right w:val="none" w:sz="0" w:space="0" w:color="auto"/>
              </w:divBdr>
            </w:div>
            <w:div w:id="844515091">
              <w:marLeft w:val="0"/>
              <w:marRight w:val="0"/>
              <w:marTop w:val="0"/>
              <w:marBottom w:val="0"/>
              <w:divBdr>
                <w:top w:val="none" w:sz="0" w:space="0" w:color="auto"/>
                <w:left w:val="none" w:sz="0" w:space="0" w:color="auto"/>
                <w:bottom w:val="none" w:sz="0" w:space="0" w:color="auto"/>
                <w:right w:val="none" w:sz="0" w:space="0" w:color="auto"/>
              </w:divBdr>
            </w:div>
            <w:div w:id="918293681">
              <w:marLeft w:val="0"/>
              <w:marRight w:val="0"/>
              <w:marTop w:val="0"/>
              <w:marBottom w:val="0"/>
              <w:divBdr>
                <w:top w:val="none" w:sz="0" w:space="0" w:color="auto"/>
                <w:left w:val="none" w:sz="0" w:space="0" w:color="auto"/>
                <w:bottom w:val="none" w:sz="0" w:space="0" w:color="auto"/>
                <w:right w:val="none" w:sz="0" w:space="0" w:color="auto"/>
              </w:divBdr>
            </w:div>
            <w:div w:id="947277005">
              <w:marLeft w:val="0"/>
              <w:marRight w:val="0"/>
              <w:marTop w:val="0"/>
              <w:marBottom w:val="0"/>
              <w:divBdr>
                <w:top w:val="none" w:sz="0" w:space="0" w:color="auto"/>
                <w:left w:val="none" w:sz="0" w:space="0" w:color="auto"/>
                <w:bottom w:val="none" w:sz="0" w:space="0" w:color="auto"/>
                <w:right w:val="none" w:sz="0" w:space="0" w:color="auto"/>
              </w:divBdr>
            </w:div>
            <w:div w:id="951061007">
              <w:marLeft w:val="0"/>
              <w:marRight w:val="0"/>
              <w:marTop w:val="0"/>
              <w:marBottom w:val="0"/>
              <w:divBdr>
                <w:top w:val="none" w:sz="0" w:space="0" w:color="auto"/>
                <w:left w:val="none" w:sz="0" w:space="0" w:color="auto"/>
                <w:bottom w:val="none" w:sz="0" w:space="0" w:color="auto"/>
                <w:right w:val="none" w:sz="0" w:space="0" w:color="auto"/>
              </w:divBdr>
            </w:div>
            <w:div w:id="1016073761">
              <w:marLeft w:val="0"/>
              <w:marRight w:val="0"/>
              <w:marTop w:val="0"/>
              <w:marBottom w:val="0"/>
              <w:divBdr>
                <w:top w:val="none" w:sz="0" w:space="0" w:color="auto"/>
                <w:left w:val="none" w:sz="0" w:space="0" w:color="auto"/>
                <w:bottom w:val="none" w:sz="0" w:space="0" w:color="auto"/>
                <w:right w:val="none" w:sz="0" w:space="0" w:color="auto"/>
              </w:divBdr>
            </w:div>
            <w:div w:id="1104886298">
              <w:marLeft w:val="0"/>
              <w:marRight w:val="0"/>
              <w:marTop w:val="0"/>
              <w:marBottom w:val="0"/>
              <w:divBdr>
                <w:top w:val="none" w:sz="0" w:space="0" w:color="auto"/>
                <w:left w:val="none" w:sz="0" w:space="0" w:color="auto"/>
                <w:bottom w:val="none" w:sz="0" w:space="0" w:color="auto"/>
                <w:right w:val="none" w:sz="0" w:space="0" w:color="auto"/>
              </w:divBdr>
            </w:div>
            <w:div w:id="1288317157">
              <w:marLeft w:val="0"/>
              <w:marRight w:val="0"/>
              <w:marTop w:val="0"/>
              <w:marBottom w:val="0"/>
              <w:divBdr>
                <w:top w:val="none" w:sz="0" w:space="0" w:color="auto"/>
                <w:left w:val="none" w:sz="0" w:space="0" w:color="auto"/>
                <w:bottom w:val="none" w:sz="0" w:space="0" w:color="auto"/>
                <w:right w:val="none" w:sz="0" w:space="0" w:color="auto"/>
              </w:divBdr>
            </w:div>
            <w:div w:id="1387686449">
              <w:marLeft w:val="0"/>
              <w:marRight w:val="0"/>
              <w:marTop w:val="0"/>
              <w:marBottom w:val="0"/>
              <w:divBdr>
                <w:top w:val="none" w:sz="0" w:space="0" w:color="auto"/>
                <w:left w:val="none" w:sz="0" w:space="0" w:color="auto"/>
                <w:bottom w:val="none" w:sz="0" w:space="0" w:color="auto"/>
                <w:right w:val="none" w:sz="0" w:space="0" w:color="auto"/>
              </w:divBdr>
            </w:div>
            <w:div w:id="1439374137">
              <w:marLeft w:val="0"/>
              <w:marRight w:val="0"/>
              <w:marTop w:val="0"/>
              <w:marBottom w:val="0"/>
              <w:divBdr>
                <w:top w:val="none" w:sz="0" w:space="0" w:color="auto"/>
                <w:left w:val="none" w:sz="0" w:space="0" w:color="auto"/>
                <w:bottom w:val="none" w:sz="0" w:space="0" w:color="auto"/>
                <w:right w:val="none" w:sz="0" w:space="0" w:color="auto"/>
              </w:divBdr>
            </w:div>
            <w:div w:id="1492912041">
              <w:marLeft w:val="0"/>
              <w:marRight w:val="0"/>
              <w:marTop w:val="0"/>
              <w:marBottom w:val="0"/>
              <w:divBdr>
                <w:top w:val="none" w:sz="0" w:space="0" w:color="auto"/>
                <w:left w:val="none" w:sz="0" w:space="0" w:color="auto"/>
                <w:bottom w:val="none" w:sz="0" w:space="0" w:color="auto"/>
                <w:right w:val="none" w:sz="0" w:space="0" w:color="auto"/>
              </w:divBdr>
            </w:div>
            <w:div w:id="1504280090">
              <w:marLeft w:val="0"/>
              <w:marRight w:val="0"/>
              <w:marTop w:val="0"/>
              <w:marBottom w:val="0"/>
              <w:divBdr>
                <w:top w:val="none" w:sz="0" w:space="0" w:color="auto"/>
                <w:left w:val="none" w:sz="0" w:space="0" w:color="auto"/>
                <w:bottom w:val="none" w:sz="0" w:space="0" w:color="auto"/>
                <w:right w:val="none" w:sz="0" w:space="0" w:color="auto"/>
              </w:divBdr>
            </w:div>
            <w:div w:id="1585257438">
              <w:marLeft w:val="0"/>
              <w:marRight w:val="0"/>
              <w:marTop w:val="0"/>
              <w:marBottom w:val="0"/>
              <w:divBdr>
                <w:top w:val="none" w:sz="0" w:space="0" w:color="auto"/>
                <w:left w:val="none" w:sz="0" w:space="0" w:color="auto"/>
                <w:bottom w:val="none" w:sz="0" w:space="0" w:color="auto"/>
                <w:right w:val="none" w:sz="0" w:space="0" w:color="auto"/>
              </w:divBdr>
            </w:div>
            <w:div w:id="1650551279">
              <w:marLeft w:val="0"/>
              <w:marRight w:val="0"/>
              <w:marTop w:val="0"/>
              <w:marBottom w:val="0"/>
              <w:divBdr>
                <w:top w:val="none" w:sz="0" w:space="0" w:color="auto"/>
                <w:left w:val="none" w:sz="0" w:space="0" w:color="auto"/>
                <w:bottom w:val="none" w:sz="0" w:space="0" w:color="auto"/>
                <w:right w:val="none" w:sz="0" w:space="0" w:color="auto"/>
              </w:divBdr>
            </w:div>
            <w:div w:id="1668822851">
              <w:marLeft w:val="0"/>
              <w:marRight w:val="0"/>
              <w:marTop w:val="0"/>
              <w:marBottom w:val="0"/>
              <w:divBdr>
                <w:top w:val="none" w:sz="0" w:space="0" w:color="auto"/>
                <w:left w:val="none" w:sz="0" w:space="0" w:color="auto"/>
                <w:bottom w:val="none" w:sz="0" w:space="0" w:color="auto"/>
                <w:right w:val="none" w:sz="0" w:space="0" w:color="auto"/>
              </w:divBdr>
            </w:div>
            <w:div w:id="1801805833">
              <w:marLeft w:val="0"/>
              <w:marRight w:val="0"/>
              <w:marTop w:val="0"/>
              <w:marBottom w:val="0"/>
              <w:divBdr>
                <w:top w:val="none" w:sz="0" w:space="0" w:color="auto"/>
                <w:left w:val="none" w:sz="0" w:space="0" w:color="auto"/>
                <w:bottom w:val="none" w:sz="0" w:space="0" w:color="auto"/>
                <w:right w:val="none" w:sz="0" w:space="0" w:color="auto"/>
              </w:divBdr>
            </w:div>
            <w:div w:id="1959603491">
              <w:marLeft w:val="0"/>
              <w:marRight w:val="0"/>
              <w:marTop w:val="0"/>
              <w:marBottom w:val="0"/>
              <w:divBdr>
                <w:top w:val="none" w:sz="0" w:space="0" w:color="auto"/>
                <w:left w:val="none" w:sz="0" w:space="0" w:color="auto"/>
                <w:bottom w:val="none" w:sz="0" w:space="0" w:color="auto"/>
                <w:right w:val="none" w:sz="0" w:space="0" w:color="auto"/>
              </w:divBdr>
            </w:div>
            <w:div w:id="1994137060">
              <w:marLeft w:val="0"/>
              <w:marRight w:val="0"/>
              <w:marTop w:val="0"/>
              <w:marBottom w:val="0"/>
              <w:divBdr>
                <w:top w:val="none" w:sz="0" w:space="0" w:color="auto"/>
                <w:left w:val="none" w:sz="0" w:space="0" w:color="auto"/>
                <w:bottom w:val="none" w:sz="0" w:space="0" w:color="auto"/>
                <w:right w:val="none" w:sz="0" w:space="0" w:color="auto"/>
              </w:divBdr>
            </w:div>
            <w:div w:id="2041666520">
              <w:marLeft w:val="0"/>
              <w:marRight w:val="0"/>
              <w:marTop w:val="0"/>
              <w:marBottom w:val="0"/>
              <w:divBdr>
                <w:top w:val="none" w:sz="0" w:space="0" w:color="auto"/>
                <w:left w:val="none" w:sz="0" w:space="0" w:color="auto"/>
                <w:bottom w:val="none" w:sz="0" w:space="0" w:color="auto"/>
                <w:right w:val="none" w:sz="0" w:space="0" w:color="auto"/>
              </w:divBdr>
            </w:div>
            <w:div w:id="2075472625">
              <w:marLeft w:val="0"/>
              <w:marRight w:val="0"/>
              <w:marTop w:val="0"/>
              <w:marBottom w:val="0"/>
              <w:divBdr>
                <w:top w:val="none" w:sz="0" w:space="0" w:color="auto"/>
                <w:left w:val="none" w:sz="0" w:space="0" w:color="auto"/>
                <w:bottom w:val="none" w:sz="0" w:space="0" w:color="auto"/>
                <w:right w:val="none" w:sz="0" w:space="0" w:color="auto"/>
              </w:divBdr>
            </w:div>
            <w:div w:id="2082747679">
              <w:marLeft w:val="0"/>
              <w:marRight w:val="0"/>
              <w:marTop w:val="0"/>
              <w:marBottom w:val="0"/>
              <w:divBdr>
                <w:top w:val="none" w:sz="0" w:space="0" w:color="auto"/>
                <w:left w:val="none" w:sz="0" w:space="0" w:color="auto"/>
                <w:bottom w:val="none" w:sz="0" w:space="0" w:color="auto"/>
                <w:right w:val="none" w:sz="0" w:space="0" w:color="auto"/>
              </w:divBdr>
            </w:div>
            <w:div w:id="2092896083">
              <w:marLeft w:val="0"/>
              <w:marRight w:val="0"/>
              <w:marTop w:val="0"/>
              <w:marBottom w:val="0"/>
              <w:divBdr>
                <w:top w:val="none" w:sz="0" w:space="0" w:color="auto"/>
                <w:left w:val="none" w:sz="0" w:space="0" w:color="auto"/>
                <w:bottom w:val="none" w:sz="0" w:space="0" w:color="auto"/>
                <w:right w:val="none" w:sz="0" w:space="0" w:color="auto"/>
              </w:divBdr>
            </w:div>
            <w:div w:id="2105611955">
              <w:marLeft w:val="0"/>
              <w:marRight w:val="0"/>
              <w:marTop w:val="0"/>
              <w:marBottom w:val="0"/>
              <w:divBdr>
                <w:top w:val="none" w:sz="0" w:space="0" w:color="auto"/>
                <w:left w:val="none" w:sz="0" w:space="0" w:color="auto"/>
                <w:bottom w:val="none" w:sz="0" w:space="0" w:color="auto"/>
                <w:right w:val="none" w:sz="0" w:space="0" w:color="auto"/>
              </w:divBdr>
            </w:div>
            <w:div w:id="2115467719">
              <w:marLeft w:val="0"/>
              <w:marRight w:val="0"/>
              <w:marTop w:val="0"/>
              <w:marBottom w:val="0"/>
              <w:divBdr>
                <w:top w:val="none" w:sz="0" w:space="0" w:color="auto"/>
                <w:left w:val="none" w:sz="0" w:space="0" w:color="auto"/>
                <w:bottom w:val="none" w:sz="0" w:space="0" w:color="auto"/>
                <w:right w:val="none" w:sz="0" w:space="0" w:color="auto"/>
              </w:divBdr>
            </w:div>
          </w:divsChild>
        </w:div>
        <w:div w:id="1565678198">
          <w:marLeft w:val="0"/>
          <w:marRight w:val="0"/>
          <w:marTop w:val="0"/>
          <w:marBottom w:val="0"/>
          <w:divBdr>
            <w:top w:val="none" w:sz="0" w:space="0" w:color="auto"/>
            <w:left w:val="none" w:sz="0" w:space="0" w:color="auto"/>
            <w:bottom w:val="none" w:sz="0" w:space="0" w:color="auto"/>
            <w:right w:val="none" w:sz="0" w:space="0" w:color="auto"/>
          </w:divBdr>
          <w:divsChild>
            <w:div w:id="24185339">
              <w:marLeft w:val="0"/>
              <w:marRight w:val="0"/>
              <w:marTop w:val="0"/>
              <w:marBottom w:val="0"/>
              <w:divBdr>
                <w:top w:val="none" w:sz="0" w:space="0" w:color="auto"/>
                <w:left w:val="none" w:sz="0" w:space="0" w:color="auto"/>
                <w:bottom w:val="none" w:sz="0" w:space="0" w:color="auto"/>
                <w:right w:val="none" w:sz="0" w:space="0" w:color="auto"/>
              </w:divBdr>
            </w:div>
            <w:div w:id="52001009">
              <w:marLeft w:val="0"/>
              <w:marRight w:val="0"/>
              <w:marTop w:val="0"/>
              <w:marBottom w:val="0"/>
              <w:divBdr>
                <w:top w:val="none" w:sz="0" w:space="0" w:color="auto"/>
                <w:left w:val="none" w:sz="0" w:space="0" w:color="auto"/>
                <w:bottom w:val="none" w:sz="0" w:space="0" w:color="auto"/>
                <w:right w:val="none" w:sz="0" w:space="0" w:color="auto"/>
              </w:divBdr>
            </w:div>
            <w:div w:id="57557281">
              <w:marLeft w:val="0"/>
              <w:marRight w:val="0"/>
              <w:marTop w:val="0"/>
              <w:marBottom w:val="0"/>
              <w:divBdr>
                <w:top w:val="none" w:sz="0" w:space="0" w:color="auto"/>
                <w:left w:val="none" w:sz="0" w:space="0" w:color="auto"/>
                <w:bottom w:val="none" w:sz="0" w:space="0" w:color="auto"/>
                <w:right w:val="none" w:sz="0" w:space="0" w:color="auto"/>
              </w:divBdr>
            </w:div>
            <w:div w:id="60031428">
              <w:marLeft w:val="0"/>
              <w:marRight w:val="0"/>
              <w:marTop w:val="0"/>
              <w:marBottom w:val="0"/>
              <w:divBdr>
                <w:top w:val="none" w:sz="0" w:space="0" w:color="auto"/>
                <w:left w:val="none" w:sz="0" w:space="0" w:color="auto"/>
                <w:bottom w:val="none" w:sz="0" w:space="0" w:color="auto"/>
                <w:right w:val="none" w:sz="0" w:space="0" w:color="auto"/>
              </w:divBdr>
            </w:div>
            <w:div w:id="60370204">
              <w:marLeft w:val="0"/>
              <w:marRight w:val="0"/>
              <w:marTop w:val="0"/>
              <w:marBottom w:val="0"/>
              <w:divBdr>
                <w:top w:val="none" w:sz="0" w:space="0" w:color="auto"/>
                <w:left w:val="none" w:sz="0" w:space="0" w:color="auto"/>
                <w:bottom w:val="none" w:sz="0" w:space="0" w:color="auto"/>
                <w:right w:val="none" w:sz="0" w:space="0" w:color="auto"/>
              </w:divBdr>
            </w:div>
            <w:div w:id="63072472">
              <w:marLeft w:val="0"/>
              <w:marRight w:val="0"/>
              <w:marTop w:val="0"/>
              <w:marBottom w:val="0"/>
              <w:divBdr>
                <w:top w:val="none" w:sz="0" w:space="0" w:color="auto"/>
                <w:left w:val="none" w:sz="0" w:space="0" w:color="auto"/>
                <w:bottom w:val="none" w:sz="0" w:space="0" w:color="auto"/>
                <w:right w:val="none" w:sz="0" w:space="0" w:color="auto"/>
              </w:divBdr>
            </w:div>
            <w:div w:id="69697195">
              <w:marLeft w:val="0"/>
              <w:marRight w:val="0"/>
              <w:marTop w:val="0"/>
              <w:marBottom w:val="0"/>
              <w:divBdr>
                <w:top w:val="none" w:sz="0" w:space="0" w:color="auto"/>
                <w:left w:val="none" w:sz="0" w:space="0" w:color="auto"/>
                <w:bottom w:val="none" w:sz="0" w:space="0" w:color="auto"/>
                <w:right w:val="none" w:sz="0" w:space="0" w:color="auto"/>
              </w:divBdr>
            </w:div>
            <w:div w:id="74400246">
              <w:marLeft w:val="0"/>
              <w:marRight w:val="0"/>
              <w:marTop w:val="0"/>
              <w:marBottom w:val="0"/>
              <w:divBdr>
                <w:top w:val="none" w:sz="0" w:space="0" w:color="auto"/>
                <w:left w:val="none" w:sz="0" w:space="0" w:color="auto"/>
                <w:bottom w:val="none" w:sz="0" w:space="0" w:color="auto"/>
                <w:right w:val="none" w:sz="0" w:space="0" w:color="auto"/>
              </w:divBdr>
            </w:div>
            <w:div w:id="77601284">
              <w:marLeft w:val="0"/>
              <w:marRight w:val="0"/>
              <w:marTop w:val="0"/>
              <w:marBottom w:val="0"/>
              <w:divBdr>
                <w:top w:val="none" w:sz="0" w:space="0" w:color="auto"/>
                <w:left w:val="none" w:sz="0" w:space="0" w:color="auto"/>
                <w:bottom w:val="none" w:sz="0" w:space="0" w:color="auto"/>
                <w:right w:val="none" w:sz="0" w:space="0" w:color="auto"/>
              </w:divBdr>
            </w:div>
            <w:div w:id="89620312">
              <w:marLeft w:val="0"/>
              <w:marRight w:val="0"/>
              <w:marTop w:val="0"/>
              <w:marBottom w:val="0"/>
              <w:divBdr>
                <w:top w:val="none" w:sz="0" w:space="0" w:color="auto"/>
                <w:left w:val="none" w:sz="0" w:space="0" w:color="auto"/>
                <w:bottom w:val="none" w:sz="0" w:space="0" w:color="auto"/>
                <w:right w:val="none" w:sz="0" w:space="0" w:color="auto"/>
              </w:divBdr>
            </w:div>
            <w:div w:id="102238428">
              <w:marLeft w:val="0"/>
              <w:marRight w:val="0"/>
              <w:marTop w:val="0"/>
              <w:marBottom w:val="0"/>
              <w:divBdr>
                <w:top w:val="none" w:sz="0" w:space="0" w:color="auto"/>
                <w:left w:val="none" w:sz="0" w:space="0" w:color="auto"/>
                <w:bottom w:val="none" w:sz="0" w:space="0" w:color="auto"/>
                <w:right w:val="none" w:sz="0" w:space="0" w:color="auto"/>
              </w:divBdr>
            </w:div>
            <w:div w:id="112286044">
              <w:marLeft w:val="0"/>
              <w:marRight w:val="0"/>
              <w:marTop w:val="0"/>
              <w:marBottom w:val="0"/>
              <w:divBdr>
                <w:top w:val="none" w:sz="0" w:space="0" w:color="auto"/>
                <w:left w:val="none" w:sz="0" w:space="0" w:color="auto"/>
                <w:bottom w:val="none" w:sz="0" w:space="0" w:color="auto"/>
                <w:right w:val="none" w:sz="0" w:space="0" w:color="auto"/>
              </w:divBdr>
            </w:div>
            <w:div w:id="120268610">
              <w:marLeft w:val="0"/>
              <w:marRight w:val="0"/>
              <w:marTop w:val="0"/>
              <w:marBottom w:val="0"/>
              <w:divBdr>
                <w:top w:val="none" w:sz="0" w:space="0" w:color="auto"/>
                <w:left w:val="none" w:sz="0" w:space="0" w:color="auto"/>
                <w:bottom w:val="none" w:sz="0" w:space="0" w:color="auto"/>
                <w:right w:val="none" w:sz="0" w:space="0" w:color="auto"/>
              </w:divBdr>
            </w:div>
            <w:div w:id="124541129">
              <w:marLeft w:val="0"/>
              <w:marRight w:val="0"/>
              <w:marTop w:val="0"/>
              <w:marBottom w:val="0"/>
              <w:divBdr>
                <w:top w:val="none" w:sz="0" w:space="0" w:color="auto"/>
                <w:left w:val="none" w:sz="0" w:space="0" w:color="auto"/>
                <w:bottom w:val="none" w:sz="0" w:space="0" w:color="auto"/>
                <w:right w:val="none" w:sz="0" w:space="0" w:color="auto"/>
              </w:divBdr>
            </w:div>
            <w:div w:id="162863041">
              <w:marLeft w:val="0"/>
              <w:marRight w:val="0"/>
              <w:marTop w:val="0"/>
              <w:marBottom w:val="0"/>
              <w:divBdr>
                <w:top w:val="none" w:sz="0" w:space="0" w:color="auto"/>
                <w:left w:val="none" w:sz="0" w:space="0" w:color="auto"/>
                <w:bottom w:val="none" w:sz="0" w:space="0" w:color="auto"/>
                <w:right w:val="none" w:sz="0" w:space="0" w:color="auto"/>
              </w:divBdr>
            </w:div>
            <w:div w:id="164713988">
              <w:marLeft w:val="0"/>
              <w:marRight w:val="0"/>
              <w:marTop w:val="0"/>
              <w:marBottom w:val="0"/>
              <w:divBdr>
                <w:top w:val="none" w:sz="0" w:space="0" w:color="auto"/>
                <w:left w:val="none" w:sz="0" w:space="0" w:color="auto"/>
                <w:bottom w:val="none" w:sz="0" w:space="0" w:color="auto"/>
                <w:right w:val="none" w:sz="0" w:space="0" w:color="auto"/>
              </w:divBdr>
            </w:div>
            <w:div w:id="174731792">
              <w:marLeft w:val="0"/>
              <w:marRight w:val="0"/>
              <w:marTop w:val="0"/>
              <w:marBottom w:val="0"/>
              <w:divBdr>
                <w:top w:val="none" w:sz="0" w:space="0" w:color="auto"/>
                <w:left w:val="none" w:sz="0" w:space="0" w:color="auto"/>
                <w:bottom w:val="none" w:sz="0" w:space="0" w:color="auto"/>
                <w:right w:val="none" w:sz="0" w:space="0" w:color="auto"/>
              </w:divBdr>
            </w:div>
            <w:div w:id="186528987">
              <w:marLeft w:val="0"/>
              <w:marRight w:val="0"/>
              <w:marTop w:val="0"/>
              <w:marBottom w:val="0"/>
              <w:divBdr>
                <w:top w:val="none" w:sz="0" w:space="0" w:color="auto"/>
                <w:left w:val="none" w:sz="0" w:space="0" w:color="auto"/>
                <w:bottom w:val="none" w:sz="0" w:space="0" w:color="auto"/>
                <w:right w:val="none" w:sz="0" w:space="0" w:color="auto"/>
              </w:divBdr>
            </w:div>
            <w:div w:id="189690116">
              <w:marLeft w:val="0"/>
              <w:marRight w:val="0"/>
              <w:marTop w:val="0"/>
              <w:marBottom w:val="0"/>
              <w:divBdr>
                <w:top w:val="none" w:sz="0" w:space="0" w:color="auto"/>
                <w:left w:val="none" w:sz="0" w:space="0" w:color="auto"/>
                <w:bottom w:val="none" w:sz="0" w:space="0" w:color="auto"/>
                <w:right w:val="none" w:sz="0" w:space="0" w:color="auto"/>
              </w:divBdr>
            </w:div>
            <w:div w:id="196116121">
              <w:marLeft w:val="0"/>
              <w:marRight w:val="0"/>
              <w:marTop w:val="0"/>
              <w:marBottom w:val="0"/>
              <w:divBdr>
                <w:top w:val="none" w:sz="0" w:space="0" w:color="auto"/>
                <w:left w:val="none" w:sz="0" w:space="0" w:color="auto"/>
                <w:bottom w:val="none" w:sz="0" w:space="0" w:color="auto"/>
                <w:right w:val="none" w:sz="0" w:space="0" w:color="auto"/>
              </w:divBdr>
            </w:div>
            <w:div w:id="198519924">
              <w:marLeft w:val="0"/>
              <w:marRight w:val="0"/>
              <w:marTop w:val="0"/>
              <w:marBottom w:val="0"/>
              <w:divBdr>
                <w:top w:val="none" w:sz="0" w:space="0" w:color="auto"/>
                <w:left w:val="none" w:sz="0" w:space="0" w:color="auto"/>
                <w:bottom w:val="none" w:sz="0" w:space="0" w:color="auto"/>
                <w:right w:val="none" w:sz="0" w:space="0" w:color="auto"/>
              </w:divBdr>
            </w:div>
            <w:div w:id="209391136">
              <w:marLeft w:val="0"/>
              <w:marRight w:val="0"/>
              <w:marTop w:val="0"/>
              <w:marBottom w:val="0"/>
              <w:divBdr>
                <w:top w:val="none" w:sz="0" w:space="0" w:color="auto"/>
                <w:left w:val="none" w:sz="0" w:space="0" w:color="auto"/>
                <w:bottom w:val="none" w:sz="0" w:space="0" w:color="auto"/>
                <w:right w:val="none" w:sz="0" w:space="0" w:color="auto"/>
              </w:divBdr>
            </w:div>
            <w:div w:id="220750301">
              <w:marLeft w:val="0"/>
              <w:marRight w:val="0"/>
              <w:marTop w:val="0"/>
              <w:marBottom w:val="0"/>
              <w:divBdr>
                <w:top w:val="none" w:sz="0" w:space="0" w:color="auto"/>
                <w:left w:val="none" w:sz="0" w:space="0" w:color="auto"/>
                <w:bottom w:val="none" w:sz="0" w:space="0" w:color="auto"/>
                <w:right w:val="none" w:sz="0" w:space="0" w:color="auto"/>
              </w:divBdr>
            </w:div>
            <w:div w:id="224221474">
              <w:marLeft w:val="0"/>
              <w:marRight w:val="0"/>
              <w:marTop w:val="0"/>
              <w:marBottom w:val="0"/>
              <w:divBdr>
                <w:top w:val="none" w:sz="0" w:space="0" w:color="auto"/>
                <w:left w:val="none" w:sz="0" w:space="0" w:color="auto"/>
                <w:bottom w:val="none" w:sz="0" w:space="0" w:color="auto"/>
                <w:right w:val="none" w:sz="0" w:space="0" w:color="auto"/>
              </w:divBdr>
            </w:div>
            <w:div w:id="228879735">
              <w:marLeft w:val="0"/>
              <w:marRight w:val="0"/>
              <w:marTop w:val="0"/>
              <w:marBottom w:val="0"/>
              <w:divBdr>
                <w:top w:val="none" w:sz="0" w:space="0" w:color="auto"/>
                <w:left w:val="none" w:sz="0" w:space="0" w:color="auto"/>
                <w:bottom w:val="none" w:sz="0" w:space="0" w:color="auto"/>
                <w:right w:val="none" w:sz="0" w:space="0" w:color="auto"/>
              </w:divBdr>
            </w:div>
            <w:div w:id="230501440">
              <w:marLeft w:val="0"/>
              <w:marRight w:val="0"/>
              <w:marTop w:val="0"/>
              <w:marBottom w:val="0"/>
              <w:divBdr>
                <w:top w:val="none" w:sz="0" w:space="0" w:color="auto"/>
                <w:left w:val="none" w:sz="0" w:space="0" w:color="auto"/>
                <w:bottom w:val="none" w:sz="0" w:space="0" w:color="auto"/>
                <w:right w:val="none" w:sz="0" w:space="0" w:color="auto"/>
              </w:divBdr>
            </w:div>
            <w:div w:id="244608487">
              <w:marLeft w:val="0"/>
              <w:marRight w:val="0"/>
              <w:marTop w:val="0"/>
              <w:marBottom w:val="0"/>
              <w:divBdr>
                <w:top w:val="none" w:sz="0" w:space="0" w:color="auto"/>
                <w:left w:val="none" w:sz="0" w:space="0" w:color="auto"/>
                <w:bottom w:val="none" w:sz="0" w:space="0" w:color="auto"/>
                <w:right w:val="none" w:sz="0" w:space="0" w:color="auto"/>
              </w:divBdr>
            </w:div>
            <w:div w:id="254483058">
              <w:marLeft w:val="0"/>
              <w:marRight w:val="0"/>
              <w:marTop w:val="0"/>
              <w:marBottom w:val="0"/>
              <w:divBdr>
                <w:top w:val="none" w:sz="0" w:space="0" w:color="auto"/>
                <w:left w:val="none" w:sz="0" w:space="0" w:color="auto"/>
                <w:bottom w:val="none" w:sz="0" w:space="0" w:color="auto"/>
                <w:right w:val="none" w:sz="0" w:space="0" w:color="auto"/>
              </w:divBdr>
            </w:div>
            <w:div w:id="255139367">
              <w:marLeft w:val="0"/>
              <w:marRight w:val="0"/>
              <w:marTop w:val="0"/>
              <w:marBottom w:val="0"/>
              <w:divBdr>
                <w:top w:val="none" w:sz="0" w:space="0" w:color="auto"/>
                <w:left w:val="none" w:sz="0" w:space="0" w:color="auto"/>
                <w:bottom w:val="none" w:sz="0" w:space="0" w:color="auto"/>
                <w:right w:val="none" w:sz="0" w:space="0" w:color="auto"/>
              </w:divBdr>
            </w:div>
            <w:div w:id="263656790">
              <w:marLeft w:val="0"/>
              <w:marRight w:val="0"/>
              <w:marTop w:val="0"/>
              <w:marBottom w:val="0"/>
              <w:divBdr>
                <w:top w:val="none" w:sz="0" w:space="0" w:color="auto"/>
                <w:left w:val="none" w:sz="0" w:space="0" w:color="auto"/>
                <w:bottom w:val="none" w:sz="0" w:space="0" w:color="auto"/>
                <w:right w:val="none" w:sz="0" w:space="0" w:color="auto"/>
              </w:divBdr>
            </w:div>
            <w:div w:id="263803161">
              <w:marLeft w:val="0"/>
              <w:marRight w:val="0"/>
              <w:marTop w:val="0"/>
              <w:marBottom w:val="0"/>
              <w:divBdr>
                <w:top w:val="none" w:sz="0" w:space="0" w:color="auto"/>
                <w:left w:val="none" w:sz="0" w:space="0" w:color="auto"/>
                <w:bottom w:val="none" w:sz="0" w:space="0" w:color="auto"/>
                <w:right w:val="none" w:sz="0" w:space="0" w:color="auto"/>
              </w:divBdr>
            </w:div>
            <w:div w:id="264769952">
              <w:marLeft w:val="0"/>
              <w:marRight w:val="0"/>
              <w:marTop w:val="0"/>
              <w:marBottom w:val="0"/>
              <w:divBdr>
                <w:top w:val="none" w:sz="0" w:space="0" w:color="auto"/>
                <w:left w:val="none" w:sz="0" w:space="0" w:color="auto"/>
                <w:bottom w:val="none" w:sz="0" w:space="0" w:color="auto"/>
                <w:right w:val="none" w:sz="0" w:space="0" w:color="auto"/>
              </w:divBdr>
            </w:div>
            <w:div w:id="276841025">
              <w:marLeft w:val="0"/>
              <w:marRight w:val="0"/>
              <w:marTop w:val="0"/>
              <w:marBottom w:val="0"/>
              <w:divBdr>
                <w:top w:val="none" w:sz="0" w:space="0" w:color="auto"/>
                <w:left w:val="none" w:sz="0" w:space="0" w:color="auto"/>
                <w:bottom w:val="none" w:sz="0" w:space="0" w:color="auto"/>
                <w:right w:val="none" w:sz="0" w:space="0" w:color="auto"/>
              </w:divBdr>
            </w:div>
            <w:div w:id="291373919">
              <w:marLeft w:val="0"/>
              <w:marRight w:val="0"/>
              <w:marTop w:val="0"/>
              <w:marBottom w:val="0"/>
              <w:divBdr>
                <w:top w:val="none" w:sz="0" w:space="0" w:color="auto"/>
                <w:left w:val="none" w:sz="0" w:space="0" w:color="auto"/>
                <w:bottom w:val="none" w:sz="0" w:space="0" w:color="auto"/>
                <w:right w:val="none" w:sz="0" w:space="0" w:color="auto"/>
              </w:divBdr>
            </w:div>
            <w:div w:id="307784736">
              <w:marLeft w:val="0"/>
              <w:marRight w:val="0"/>
              <w:marTop w:val="0"/>
              <w:marBottom w:val="0"/>
              <w:divBdr>
                <w:top w:val="none" w:sz="0" w:space="0" w:color="auto"/>
                <w:left w:val="none" w:sz="0" w:space="0" w:color="auto"/>
                <w:bottom w:val="none" w:sz="0" w:space="0" w:color="auto"/>
                <w:right w:val="none" w:sz="0" w:space="0" w:color="auto"/>
              </w:divBdr>
            </w:div>
            <w:div w:id="314073655">
              <w:marLeft w:val="0"/>
              <w:marRight w:val="0"/>
              <w:marTop w:val="0"/>
              <w:marBottom w:val="0"/>
              <w:divBdr>
                <w:top w:val="none" w:sz="0" w:space="0" w:color="auto"/>
                <w:left w:val="none" w:sz="0" w:space="0" w:color="auto"/>
                <w:bottom w:val="none" w:sz="0" w:space="0" w:color="auto"/>
                <w:right w:val="none" w:sz="0" w:space="0" w:color="auto"/>
              </w:divBdr>
            </w:div>
            <w:div w:id="317806123">
              <w:marLeft w:val="0"/>
              <w:marRight w:val="0"/>
              <w:marTop w:val="0"/>
              <w:marBottom w:val="0"/>
              <w:divBdr>
                <w:top w:val="none" w:sz="0" w:space="0" w:color="auto"/>
                <w:left w:val="none" w:sz="0" w:space="0" w:color="auto"/>
                <w:bottom w:val="none" w:sz="0" w:space="0" w:color="auto"/>
                <w:right w:val="none" w:sz="0" w:space="0" w:color="auto"/>
              </w:divBdr>
            </w:div>
            <w:div w:id="321663165">
              <w:marLeft w:val="0"/>
              <w:marRight w:val="0"/>
              <w:marTop w:val="0"/>
              <w:marBottom w:val="0"/>
              <w:divBdr>
                <w:top w:val="none" w:sz="0" w:space="0" w:color="auto"/>
                <w:left w:val="none" w:sz="0" w:space="0" w:color="auto"/>
                <w:bottom w:val="none" w:sz="0" w:space="0" w:color="auto"/>
                <w:right w:val="none" w:sz="0" w:space="0" w:color="auto"/>
              </w:divBdr>
            </w:div>
            <w:div w:id="327563176">
              <w:marLeft w:val="0"/>
              <w:marRight w:val="0"/>
              <w:marTop w:val="0"/>
              <w:marBottom w:val="0"/>
              <w:divBdr>
                <w:top w:val="none" w:sz="0" w:space="0" w:color="auto"/>
                <w:left w:val="none" w:sz="0" w:space="0" w:color="auto"/>
                <w:bottom w:val="none" w:sz="0" w:space="0" w:color="auto"/>
                <w:right w:val="none" w:sz="0" w:space="0" w:color="auto"/>
              </w:divBdr>
            </w:div>
            <w:div w:id="330375445">
              <w:marLeft w:val="0"/>
              <w:marRight w:val="0"/>
              <w:marTop w:val="0"/>
              <w:marBottom w:val="0"/>
              <w:divBdr>
                <w:top w:val="none" w:sz="0" w:space="0" w:color="auto"/>
                <w:left w:val="none" w:sz="0" w:space="0" w:color="auto"/>
                <w:bottom w:val="none" w:sz="0" w:space="0" w:color="auto"/>
                <w:right w:val="none" w:sz="0" w:space="0" w:color="auto"/>
              </w:divBdr>
            </w:div>
            <w:div w:id="335690426">
              <w:marLeft w:val="0"/>
              <w:marRight w:val="0"/>
              <w:marTop w:val="0"/>
              <w:marBottom w:val="0"/>
              <w:divBdr>
                <w:top w:val="none" w:sz="0" w:space="0" w:color="auto"/>
                <w:left w:val="none" w:sz="0" w:space="0" w:color="auto"/>
                <w:bottom w:val="none" w:sz="0" w:space="0" w:color="auto"/>
                <w:right w:val="none" w:sz="0" w:space="0" w:color="auto"/>
              </w:divBdr>
            </w:div>
            <w:div w:id="337732875">
              <w:marLeft w:val="0"/>
              <w:marRight w:val="0"/>
              <w:marTop w:val="0"/>
              <w:marBottom w:val="0"/>
              <w:divBdr>
                <w:top w:val="none" w:sz="0" w:space="0" w:color="auto"/>
                <w:left w:val="none" w:sz="0" w:space="0" w:color="auto"/>
                <w:bottom w:val="none" w:sz="0" w:space="0" w:color="auto"/>
                <w:right w:val="none" w:sz="0" w:space="0" w:color="auto"/>
              </w:divBdr>
            </w:div>
            <w:div w:id="357699688">
              <w:marLeft w:val="0"/>
              <w:marRight w:val="0"/>
              <w:marTop w:val="0"/>
              <w:marBottom w:val="0"/>
              <w:divBdr>
                <w:top w:val="none" w:sz="0" w:space="0" w:color="auto"/>
                <w:left w:val="none" w:sz="0" w:space="0" w:color="auto"/>
                <w:bottom w:val="none" w:sz="0" w:space="0" w:color="auto"/>
                <w:right w:val="none" w:sz="0" w:space="0" w:color="auto"/>
              </w:divBdr>
            </w:div>
            <w:div w:id="374234581">
              <w:marLeft w:val="0"/>
              <w:marRight w:val="0"/>
              <w:marTop w:val="0"/>
              <w:marBottom w:val="0"/>
              <w:divBdr>
                <w:top w:val="none" w:sz="0" w:space="0" w:color="auto"/>
                <w:left w:val="none" w:sz="0" w:space="0" w:color="auto"/>
                <w:bottom w:val="none" w:sz="0" w:space="0" w:color="auto"/>
                <w:right w:val="none" w:sz="0" w:space="0" w:color="auto"/>
              </w:divBdr>
            </w:div>
            <w:div w:id="375008764">
              <w:marLeft w:val="0"/>
              <w:marRight w:val="0"/>
              <w:marTop w:val="0"/>
              <w:marBottom w:val="0"/>
              <w:divBdr>
                <w:top w:val="none" w:sz="0" w:space="0" w:color="auto"/>
                <w:left w:val="none" w:sz="0" w:space="0" w:color="auto"/>
                <w:bottom w:val="none" w:sz="0" w:space="0" w:color="auto"/>
                <w:right w:val="none" w:sz="0" w:space="0" w:color="auto"/>
              </w:divBdr>
            </w:div>
            <w:div w:id="376855502">
              <w:marLeft w:val="0"/>
              <w:marRight w:val="0"/>
              <w:marTop w:val="0"/>
              <w:marBottom w:val="0"/>
              <w:divBdr>
                <w:top w:val="none" w:sz="0" w:space="0" w:color="auto"/>
                <w:left w:val="none" w:sz="0" w:space="0" w:color="auto"/>
                <w:bottom w:val="none" w:sz="0" w:space="0" w:color="auto"/>
                <w:right w:val="none" w:sz="0" w:space="0" w:color="auto"/>
              </w:divBdr>
            </w:div>
            <w:div w:id="382218063">
              <w:marLeft w:val="0"/>
              <w:marRight w:val="0"/>
              <w:marTop w:val="0"/>
              <w:marBottom w:val="0"/>
              <w:divBdr>
                <w:top w:val="none" w:sz="0" w:space="0" w:color="auto"/>
                <w:left w:val="none" w:sz="0" w:space="0" w:color="auto"/>
                <w:bottom w:val="none" w:sz="0" w:space="0" w:color="auto"/>
                <w:right w:val="none" w:sz="0" w:space="0" w:color="auto"/>
              </w:divBdr>
            </w:div>
            <w:div w:id="382559774">
              <w:marLeft w:val="0"/>
              <w:marRight w:val="0"/>
              <w:marTop w:val="0"/>
              <w:marBottom w:val="0"/>
              <w:divBdr>
                <w:top w:val="none" w:sz="0" w:space="0" w:color="auto"/>
                <w:left w:val="none" w:sz="0" w:space="0" w:color="auto"/>
                <w:bottom w:val="none" w:sz="0" w:space="0" w:color="auto"/>
                <w:right w:val="none" w:sz="0" w:space="0" w:color="auto"/>
              </w:divBdr>
            </w:div>
            <w:div w:id="424351863">
              <w:marLeft w:val="0"/>
              <w:marRight w:val="0"/>
              <w:marTop w:val="0"/>
              <w:marBottom w:val="0"/>
              <w:divBdr>
                <w:top w:val="none" w:sz="0" w:space="0" w:color="auto"/>
                <w:left w:val="none" w:sz="0" w:space="0" w:color="auto"/>
                <w:bottom w:val="none" w:sz="0" w:space="0" w:color="auto"/>
                <w:right w:val="none" w:sz="0" w:space="0" w:color="auto"/>
              </w:divBdr>
            </w:div>
            <w:div w:id="434247917">
              <w:marLeft w:val="0"/>
              <w:marRight w:val="0"/>
              <w:marTop w:val="0"/>
              <w:marBottom w:val="0"/>
              <w:divBdr>
                <w:top w:val="none" w:sz="0" w:space="0" w:color="auto"/>
                <w:left w:val="none" w:sz="0" w:space="0" w:color="auto"/>
                <w:bottom w:val="none" w:sz="0" w:space="0" w:color="auto"/>
                <w:right w:val="none" w:sz="0" w:space="0" w:color="auto"/>
              </w:divBdr>
            </w:div>
            <w:div w:id="462357097">
              <w:marLeft w:val="0"/>
              <w:marRight w:val="0"/>
              <w:marTop w:val="0"/>
              <w:marBottom w:val="0"/>
              <w:divBdr>
                <w:top w:val="none" w:sz="0" w:space="0" w:color="auto"/>
                <w:left w:val="none" w:sz="0" w:space="0" w:color="auto"/>
                <w:bottom w:val="none" w:sz="0" w:space="0" w:color="auto"/>
                <w:right w:val="none" w:sz="0" w:space="0" w:color="auto"/>
              </w:divBdr>
            </w:div>
            <w:div w:id="484978177">
              <w:marLeft w:val="0"/>
              <w:marRight w:val="0"/>
              <w:marTop w:val="0"/>
              <w:marBottom w:val="0"/>
              <w:divBdr>
                <w:top w:val="none" w:sz="0" w:space="0" w:color="auto"/>
                <w:left w:val="none" w:sz="0" w:space="0" w:color="auto"/>
                <w:bottom w:val="none" w:sz="0" w:space="0" w:color="auto"/>
                <w:right w:val="none" w:sz="0" w:space="0" w:color="auto"/>
              </w:divBdr>
            </w:div>
            <w:div w:id="489489179">
              <w:marLeft w:val="0"/>
              <w:marRight w:val="0"/>
              <w:marTop w:val="0"/>
              <w:marBottom w:val="0"/>
              <w:divBdr>
                <w:top w:val="none" w:sz="0" w:space="0" w:color="auto"/>
                <w:left w:val="none" w:sz="0" w:space="0" w:color="auto"/>
                <w:bottom w:val="none" w:sz="0" w:space="0" w:color="auto"/>
                <w:right w:val="none" w:sz="0" w:space="0" w:color="auto"/>
              </w:divBdr>
            </w:div>
            <w:div w:id="507871094">
              <w:marLeft w:val="0"/>
              <w:marRight w:val="0"/>
              <w:marTop w:val="0"/>
              <w:marBottom w:val="0"/>
              <w:divBdr>
                <w:top w:val="none" w:sz="0" w:space="0" w:color="auto"/>
                <w:left w:val="none" w:sz="0" w:space="0" w:color="auto"/>
                <w:bottom w:val="none" w:sz="0" w:space="0" w:color="auto"/>
                <w:right w:val="none" w:sz="0" w:space="0" w:color="auto"/>
              </w:divBdr>
            </w:div>
            <w:div w:id="510031310">
              <w:marLeft w:val="0"/>
              <w:marRight w:val="0"/>
              <w:marTop w:val="0"/>
              <w:marBottom w:val="0"/>
              <w:divBdr>
                <w:top w:val="none" w:sz="0" w:space="0" w:color="auto"/>
                <w:left w:val="none" w:sz="0" w:space="0" w:color="auto"/>
                <w:bottom w:val="none" w:sz="0" w:space="0" w:color="auto"/>
                <w:right w:val="none" w:sz="0" w:space="0" w:color="auto"/>
              </w:divBdr>
            </w:div>
            <w:div w:id="514655980">
              <w:marLeft w:val="0"/>
              <w:marRight w:val="0"/>
              <w:marTop w:val="0"/>
              <w:marBottom w:val="0"/>
              <w:divBdr>
                <w:top w:val="none" w:sz="0" w:space="0" w:color="auto"/>
                <w:left w:val="none" w:sz="0" w:space="0" w:color="auto"/>
                <w:bottom w:val="none" w:sz="0" w:space="0" w:color="auto"/>
                <w:right w:val="none" w:sz="0" w:space="0" w:color="auto"/>
              </w:divBdr>
            </w:div>
            <w:div w:id="534579064">
              <w:marLeft w:val="0"/>
              <w:marRight w:val="0"/>
              <w:marTop w:val="0"/>
              <w:marBottom w:val="0"/>
              <w:divBdr>
                <w:top w:val="none" w:sz="0" w:space="0" w:color="auto"/>
                <w:left w:val="none" w:sz="0" w:space="0" w:color="auto"/>
                <w:bottom w:val="none" w:sz="0" w:space="0" w:color="auto"/>
                <w:right w:val="none" w:sz="0" w:space="0" w:color="auto"/>
              </w:divBdr>
            </w:div>
            <w:div w:id="536966808">
              <w:marLeft w:val="0"/>
              <w:marRight w:val="0"/>
              <w:marTop w:val="0"/>
              <w:marBottom w:val="0"/>
              <w:divBdr>
                <w:top w:val="none" w:sz="0" w:space="0" w:color="auto"/>
                <w:left w:val="none" w:sz="0" w:space="0" w:color="auto"/>
                <w:bottom w:val="none" w:sz="0" w:space="0" w:color="auto"/>
                <w:right w:val="none" w:sz="0" w:space="0" w:color="auto"/>
              </w:divBdr>
            </w:div>
            <w:div w:id="539703889">
              <w:marLeft w:val="0"/>
              <w:marRight w:val="0"/>
              <w:marTop w:val="0"/>
              <w:marBottom w:val="0"/>
              <w:divBdr>
                <w:top w:val="none" w:sz="0" w:space="0" w:color="auto"/>
                <w:left w:val="none" w:sz="0" w:space="0" w:color="auto"/>
                <w:bottom w:val="none" w:sz="0" w:space="0" w:color="auto"/>
                <w:right w:val="none" w:sz="0" w:space="0" w:color="auto"/>
              </w:divBdr>
            </w:div>
            <w:div w:id="549999529">
              <w:marLeft w:val="0"/>
              <w:marRight w:val="0"/>
              <w:marTop w:val="0"/>
              <w:marBottom w:val="0"/>
              <w:divBdr>
                <w:top w:val="none" w:sz="0" w:space="0" w:color="auto"/>
                <w:left w:val="none" w:sz="0" w:space="0" w:color="auto"/>
                <w:bottom w:val="none" w:sz="0" w:space="0" w:color="auto"/>
                <w:right w:val="none" w:sz="0" w:space="0" w:color="auto"/>
              </w:divBdr>
            </w:div>
            <w:div w:id="553271569">
              <w:marLeft w:val="0"/>
              <w:marRight w:val="0"/>
              <w:marTop w:val="0"/>
              <w:marBottom w:val="0"/>
              <w:divBdr>
                <w:top w:val="none" w:sz="0" w:space="0" w:color="auto"/>
                <w:left w:val="none" w:sz="0" w:space="0" w:color="auto"/>
                <w:bottom w:val="none" w:sz="0" w:space="0" w:color="auto"/>
                <w:right w:val="none" w:sz="0" w:space="0" w:color="auto"/>
              </w:divBdr>
            </w:div>
            <w:div w:id="557400072">
              <w:marLeft w:val="0"/>
              <w:marRight w:val="0"/>
              <w:marTop w:val="0"/>
              <w:marBottom w:val="0"/>
              <w:divBdr>
                <w:top w:val="none" w:sz="0" w:space="0" w:color="auto"/>
                <w:left w:val="none" w:sz="0" w:space="0" w:color="auto"/>
                <w:bottom w:val="none" w:sz="0" w:space="0" w:color="auto"/>
                <w:right w:val="none" w:sz="0" w:space="0" w:color="auto"/>
              </w:divBdr>
            </w:div>
            <w:div w:id="565653125">
              <w:marLeft w:val="0"/>
              <w:marRight w:val="0"/>
              <w:marTop w:val="0"/>
              <w:marBottom w:val="0"/>
              <w:divBdr>
                <w:top w:val="none" w:sz="0" w:space="0" w:color="auto"/>
                <w:left w:val="none" w:sz="0" w:space="0" w:color="auto"/>
                <w:bottom w:val="none" w:sz="0" w:space="0" w:color="auto"/>
                <w:right w:val="none" w:sz="0" w:space="0" w:color="auto"/>
              </w:divBdr>
            </w:div>
            <w:div w:id="593127924">
              <w:marLeft w:val="0"/>
              <w:marRight w:val="0"/>
              <w:marTop w:val="0"/>
              <w:marBottom w:val="0"/>
              <w:divBdr>
                <w:top w:val="none" w:sz="0" w:space="0" w:color="auto"/>
                <w:left w:val="none" w:sz="0" w:space="0" w:color="auto"/>
                <w:bottom w:val="none" w:sz="0" w:space="0" w:color="auto"/>
                <w:right w:val="none" w:sz="0" w:space="0" w:color="auto"/>
              </w:divBdr>
            </w:div>
            <w:div w:id="602493169">
              <w:marLeft w:val="0"/>
              <w:marRight w:val="0"/>
              <w:marTop w:val="0"/>
              <w:marBottom w:val="0"/>
              <w:divBdr>
                <w:top w:val="none" w:sz="0" w:space="0" w:color="auto"/>
                <w:left w:val="none" w:sz="0" w:space="0" w:color="auto"/>
                <w:bottom w:val="none" w:sz="0" w:space="0" w:color="auto"/>
                <w:right w:val="none" w:sz="0" w:space="0" w:color="auto"/>
              </w:divBdr>
            </w:div>
            <w:div w:id="611594560">
              <w:marLeft w:val="0"/>
              <w:marRight w:val="0"/>
              <w:marTop w:val="0"/>
              <w:marBottom w:val="0"/>
              <w:divBdr>
                <w:top w:val="none" w:sz="0" w:space="0" w:color="auto"/>
                <w:left w:val="none" w:sz="0" w:space="0" w:color="auto"/>
                <w:bottom w:val="none" w:sz="0" w:space="0" w:color="auto"/>
                <w:right w:val="none" w:sz="0" w:space="0" w:color="auto"/>
              </w:divBdr>
            </w:div>
            <w:div w:id="617107983">
              <w:marLeft w:val="0"/>
              <w:marRight w:val="0"/>
              <w:marTop w:val="0"/>
              <w:marBottom w:val="0"/>
              <w:divBdr>
                <w:top w:val="none" w:sz="0" w:space="0" w:color="auto"/>
                <w:left w:val="none" w:sz="0" w:space="0" w:color="auto"/>
                <w:bottom w:val="none" w:sz="0" w:space="0" w:color="auto"/>
                <w:right w:val="none" w:sz="0" w:space="0" w:color="auto"/>
              </w:divBdr>
            </w:div>
            <w:div w:id="632565227">
              <w:marLeft w:val="0"/>
              <w:marRight w:val="0"/>
              <w:marTop w:val="0"/>
              <w:marBottom w:val="0"/>
              <w:divBdr>
                <w:top w:val="none" w:sz="0" w:space="0" w:color="auto"/>
                <w:left w:val="none" w:sz="0" w:space="0" w:color="auto"/>
                <w:bottom w:val="none" w:sz="0" w:space="0" w:color="auto"/>
                <w:right w:val="none" w:sz="0" w:space="0" w:color="auto"/>
              </w:divBdr>
            </w:div>
            <w:div w:id="635841744">
              <w:marLeft w:val="0"/>
              <w:marRight w:val="0"/>
              <w:marTop w:val="0"/>
              <w:marBottom w:val="0"/>
              <w:divBdr>
                <w:top w:val="none" w:sz="0" w:space="0" w:color="auto"/>
                <w:left w:val="none" w:sz="0" w:space="0" w:color="auto"/>
                <w:bottom w:val="none" w:sz="0" w:space="0" w:color="auto"/>
                <w:right w:val="none" w:sz="0" w:space="0" w:color="auto"/>
              </w:divBdr>
            </w:div>
            <w:div w:id="642196727">
              <w:marLeft w:val="0"/>
              <w:marRight w:val="0"/>
              <w:marTop w:val="0"/>
              <w:marBottom w:val="0"/>
              <w:divBdr>
                <w:top w:val="none" w:sz="0" w:space="0" w:color="auto"/>
                <w:left w:val="none" w:sz="0" w:space="0" w:color="auto"/>
                <w:bottom w:val="none" w:sz="0" w:space="0" w:color="auto"/>
                <w:right w:val="none" w:sz="0" w:space="0" w:color="auto"/>
              </w:divBdr>
            </w:div>
            <w:div w:id="646477361">
              <w:marLeft w:val="0"/>
              <w:marRight w:val="0"/>
              <w:marTop w:val="0"/>
              <w:marBottom w:val="0"/>
              <w:divBdr>
                <w:top w:val="none" w:sz="0" w:space="0" w:color="auto"/>
                <w:left w:val="none" w:sz="0" w:space="0" w:color="auto"/>
                <w:bottom w:val="none" w:sz="0" w:space="0" w:color="auto"/>
                <w:right w:val="none" w:sz="0" w:space="0" w:color="auto"/>
              </w:divBdr>
            </w:div>
            <w:div w:id="648821557">
              <w:marLeft w:val="0"/>
              <w:marRight w:val="0"/>
              <w:marTop w:val="0"/>
              <w:marBottom w:val="0"/>
              <w:divBdr>
                <w:top w:val="none" w:sz="0" w:space="0" w:color="auto"/>
                <w:left w:val="none" w:sz="0" w:space="0" w:color="auto"/>
                <w:bottom w:val="none" w:sz="0" w:space="0" w:color="auto"/>
                <w:right w:val="none" w:sz="0" w:space="0" w:color="auto"/>
              </w:divBdr>
            </w:div>
            <w:div w:id="653685681">
              <w:marLeft w:val="0"/>
              <w:marRight w:val="0"/>
              <w:marTop w:val="0"/>
              <w:marBottom w:val="0"/>
              <w:divBdr>
                <w:top w:val="none" w:sz="0" w:space="0" w:color="auto"/>
                <w:left w:val="none" w:sz="0" w:space="0" w:color="auto"/>
                <w:bottom w:val="none" w:sz="0" w:space="0" w:color="auto"/>
                <w:right w:val="none" w:sz="0" w:space="0" w:color="auto"/>
              </w:divBdr>
            </w:div>
            <w:div w:id="675889632">
              <w:marLeft w:val="0"/>
              <w:marRight w:val="0"/>
              <w:marTop w:val="0"/>
              <w:marBottom w:val="0"/>
              <w:divBdr>
                <w:top w:val="none" w:sz="0" w:space="0" w:color="auto"/>
                <w:left w:val="none" w:sz="0" w:space="0" w:color="auto"/>
                <w:bottom w:val="none" w:sz="0" w:space="0" w:color="auto"/>
                <w:right w:val="none" w:sz="0" w:space="0" w:color="auto"/>
              </w:divBdr>
            </w:div>
            <w:div w:id="678509814">
              <w:marLeft w:val="0"/>
              <w:marRight w:val="0"/>
              <w:marTop w:val="0"/>
              <w:marBottom w:val="0"/>
              <w:divBdr>
                <w:top w:val="none" w:sz="0" w:space="0" w:color="auto"/>
                <w:left w:val="none" w:sz="0" w:space="0" w:color="auto"/>
                <w:bottom w:val="none" w:sz="0" w:space="0" w:color="auto"/>
                <w:right w:val="none" w:sz="0" w:space="0" w:color="auto"/>
              </w:divBdr>
            </w:div>
            <w:div w:id="680737720">
              <w:marLeft w:val="0"/>
              <w:marRight w:val="0"/>
              <w:marTop w:val="0"/>
              <w:marBottom w:val="0"/>
              <w:divBdr>
                <w:top w:val="none" w:sz="0" w:space="0" w:color="auto"/>
                <w:left w:val="none" w:sz="0" w:space="0" w:color="auto"/>
                <w:bottom w:val="none" w:sz="0" w:space="0" w:color="auto"/>
                <w:right w:val="none" w:sz="0" w:space="0" w:color="auto"/>
              </w:divBdr>
            </w:div>
            <w:div w:id="682589187">
              <w:marLeft w:val="0"/>
              <w:marRight w:val="0"/>
              <w:marTop w:val="0"/>
              <w:marBottom w:val="0"/>
              <w:divBdr>
                <w:top w:val="none" w:sz="0" w:space="0" w:color="auto"/>
                <w:left w:val="none" w:sz="0" w:space="0" w:color="auto"/>
                <w:bottom w:val="none" w:sz="0" w:space="0" w:color="auto"/>
                <w:right w:val="none" w:sz="0" w:space="0" w:color="auto"/>
              </w:divBdr>
            </w:div>
            <w:div w:id="685905741">
              <w:marLeft w:val="0"/>
              <w:marRight w:val="0"/>
              <w:marTop w:val="0"/>
              <w:marBottom w:val="0"/>
              <w:divBdr>
                <w:top w:val="none" w:sz="0" w:space="0" w:color="auto"/>
                <w:left w:val="none" w:sz="0" w:space="0" w:color="auto"/>
                <w:bottom w:val="none" w:sz="0" w:space="0" w:color="auto"/>
                <w:right w:val="none" w:sz="0" w:space="0" w:color="auto"/>
              </w:divBdr>
            </w:div>
            <w:div w:id="692072800">
              <w:marLeft w:val="0"/>
              <w:marRight w:val="0"/>
              <w:marTop w:val="0"/>
              <w:marBottom w:val="0"/>
              <w:divBdr>
                <w:top w:val="none" w:sz="0" w:space="0" w:color="auto"/>
                <w:left w:val="none" w:sz="0" w:space="0" w:color="auto"/>
                <w:bottom w:val="none" w:sz="0" w:space="0" w:color="auto"/>
                <w:right w:val="none" w:sz="0" w:space="0" w:color="auto"/>
              </w:divBdr>
            </w:div>
            <w:div w:id="714236267">
              <w:marLeft w:val="0"/>
              <w:marRight w:val="0"/>
              <w:marTop w:val="0"/>
              <w:marBottom w:val="0"/>
              <w:divBdr>
                <w:top w:val="none" w:sz="0" w:space="0" w:color="auto"/>
                <w:left w:val="none" w:sz="0" w:space="0" w:color="auto"/>
                <w:bottom w:val="none" w:sz="0" w:space="0" w:color="auto"/>
                <w:right w:val="none" w:sz="0" w:space="0" w:color="auto"/>
              </w:divBdr>
            </w:div>
            <w:div w:id="719673307">
              <w:marLeft w:val="0"/>
              <w:marRight w:val="0"/>
              <w:marTop w:val="0"/>
              <w:marBottom w:val="0"/>
              <w:divBdr>
                <w:top w:val="none" w:sz="0" w:space="0" w:color="auto"/>
                <w:left w:val="none" w:sz="0" w:space="0" w:color="auto"/>
                <w:bottom w:val="none" w:sz="0" w:space="0" w:color="auto"/>
                <w:right w:val="none" w:sz="0" w:space="0" w:color="auto"/>
              </w:divBdr>
            </w:div>
            <w:div w:id="727269130">
              <w:marLeft w:val="0"/>
              <w:marRight w:val="0"/>
              <w:marTop w:val="0"/>
              <w:marBottom w:val="0"/>
              <w:divBdr>
                <w:top w:val="none" w:sz="0" w:space="0" w:color="auto"/>
                <w:left w:val="none" w:sz="0" w:space="0" w:color="auto"/>
                <w:bottom w:val="none" w:sz="0" w:space="0" w:color="auto"/>
                <w:right w:val="none" w:sz="0" w:space="0" w:color="auto"/>
              </w:divBdr>
            </w:div>
            <w:div w:id="730227723">
              <w:marLeft w:val="0"/>
              <w:marRight w:val="0"/>
              <w:marTop w:val="0"/>
              <w:marBottom w:val="0"/>
              <w:divBdr>
                <w:top w:val="none" w:sz="0" w:space="0" w:color="auto"/>
                <w:left w:val="none" w:sz="0" w:space="0" w:color="auto"/>
                <w:bottom w:val="none" w:sz="0" w:space="0" w:color="auto"/>
                <w:right w:val="none" w:sz="0" w:space="0" w:color="auto"/>
              </w:divBdr>
            </w:div>
            <w:div w:id="755902677">
              <w:marLeft w:val="0"/>
              <w:marRight w:val="0"/>
              <w:marTop w:val="0"/>
              <w:marBottom w:val="0"/>
              <w:divBdr>
                <w:top w:val="none" w:sz="0" w:space="0" w:color="auto"/>
                <w:left w:val="none" w:sz="0" w:space="0" w:color="auto"/>
                <w:bottom w:val="none" w:sz="0" w:space="0" w:color="auto"/>
                <w:right w:val="none" w:sz="0" w:space="0" w:color="auto"/>
              </w:divBdr>
            </w:div>
            <w:div w:id="761612657">
              <w:marLeft w:val="0"/>
              <w:marRight w:val="0"/>
              <w:marTop w:val="0"/>
              <w:marBottom w:val="0"/>
              <w:divBdr>
                <w:top w:val="none" w:sz="0" w:space="0" w:color="auto"/>
                <w:left w:val="none" w:sz="0" w:space="0" w:color="auto"/>
                <w:bottom w:val="none" w:sz="0" w:space="0" w:color="auto"/>
                <w:right w:val="none" w:sz="0" w:space="0" w:color="auto"/>
              </w:divBdr>
            </w:div>
            <w:div w:id="761990783">
              <w:marLeft w:val="0"/>
              <w:marRight w:val="0"/>
              <w:marTop w:val="0"/>
              <w:marBottom w:val="0"/>
              <w:divBdr>
                <w:top w:val="none" w:sz="0" w:space="0" w:color="auto"/>
                <w:left w:val="none" w:sz="0" w:space="0" w:color="auto"/>
                <w:bottom w:val="none" w:sz="0" w:space="0" w:color="auto"/>
                <w:right w:val="none" w:sz="0" w:space="0" w:color="auto"/>
              </w:divBdr>
            </w:div>
            <w:div w:id="773746473">
              <w:marLeft w:val="0"/>
              <w:marRight w:val="0"/>
              <w:marTop w:val="0"/>
              <w:marBottom w:val="0"/>
              <w:divBdr>
                <w:top w:val="none" w:sz="0" w:space="0" w:color="auto"/>
                <w:left w:val="none" w:sz="0" w:space="0" w:color="auto"/>
                <w:bottom w:val="none" w:sz="0" w:space="0" w:color="auto"/>
                <w:right w:val="none" w:sz="0" w:space="0" w:color="auto"/>
              </w:divBdr>
            </w:div>
            <w:div w:id="774449403">
              <w:marLeft w:val="0"/>
              <w:marRight w:val="0"/>
              <w:marTop w:val="0"/>
              <w:marBottom w:val="0"/>
              <w:divBdr>
                <w:top w:val="none" w:sz="0" w:space="0" w:color="auto"/>
                <w:left w:val="none" w:sz="0" w:space="0" w:color="auto"/>
                <w:bottom w:val="none" w:sz="0" w:space="0" w:color="auto"/>
                <w:right w:val="none" w:sz="0" w:space="0" w:color="auto"/>
              </w:divBdr>
            </w:div>
            <w:div w:id="836962318">
              <w:marLeft w:val="0"/>
              <w:marRight w:val="0"/>
              <w:marTop w:val="0"/>
              <w:marBottom w:val="0"/>
              <w:divBdr>
                <w:top w:val="none" w:sz="0" w:space="0" w:color="auto"/>
                <w:left w:val="none" w:sz="0" w:space="0" w:color="auto"/>
                <w:bottom w:val="none" w:sz="0" w:space="0" w:color="auto"/>
                <w:right w:val="none" w:sz="0" w:space="0" w:color="auto"/>
              </w:divBdr>
            </w:div>
            <w:div w:id="875309700">
              <w:marLeft w:val="0"/>
              <w:marRight w:val="0"/>
              <w:marTop w:val="0"/>
              <w:marBottom w:val="0"/>
              <w:divBdr>
                <w:top w:val="none" w:sz="0" w:space="0" w:color="auto"/>
                <w:left w:val="none" w:sz="0" w:space="0" w:color="auto"/>
                <w:bottom w:val="none" w:sz="0" w:space="0" w:color="auto"/>
                <w:right w:val="none" w:sz="0" w:space="0" w:color="auto"/>
              </w:divBdr>
            </w:div>
            <w:div w:id="913390726">
              <w:marLeft w:val="0"/>
              <w:marRight w:val="0"/>
              <w:marTop w:val="0"/>
              <w:marBottom w:val="0"/>
              <w:divBdr>
                <w:top w:val="none" w:sz="0" w:space="0" w:color="auto"/>
                <w:left w:val="none" w:sz="0" w:space="0" w:color="auto"/>
                <w:bottom w:val="none" w:sz="0" w:space="0" w:color="auto"/>
                <w:right w:val="none" w:sz="0" w:space="0" w:color="auto"/>
              </w:divBdr>
            </w:div>
            <w:div w:id="918171781">
              <w:marLeft w:val="0"/>
              <w:marRight w:val="0"/>
              <w:marTop w:val="0"/>
              <w:marBottom w:val="0"/>
              <w:divBdr>
                <w:top w:val="none" w:sz="0" w:space="0" w:color="auto"/>
                <w:left w:val="none" w:sz="0" w:space="0" w:color="auto"/>
                <w:bottom w:val="none" w:sz="0" w:space="0" w:color="auto"/>
                <w:right w:val="none" w:sz="0" w:space="0" w:color="auto"/>
              </w:divBdr>
            </w:div>
            <w:div w:id="919875086">
              <w:marLeft w:val="0"/>
              <w:marRight w:val="0"/>
              <w:marTop w:val="0"/>
              <w:marBottom w:val="0"/>
              <w:divBdr>
                <w:top w:val="none" w:sz="0" w:space="0" w:color="auto"/>
                <w:left w:val="none" w:sz="0" w:space="0" w:color="auto"/>
                <w:bottom w:val="none" w:sz="0" w:space="0" w:color="auto"/>
                <w:right w:val="none" w:sz="0" w:space="0" w:color="auto"/>
              </w:divBdr>
            </w:div>
            <w:div w:id="920986584">
              <w:marLeft w:val="0"/>
              <w:marRight w:val="0"/>
              <w:marTop w:val="0"/>
              <w:marBottom w:val="0"/>
              <w:divBdr>
                <w:top w:val="none" w:sz="0" w:space="0" w:color="auto"/>
                <w:left w:val="none" w:sz="0" w:space="0" w:color="auto"/>
                <w:bottom w:val="none" w:sz="0" w:space="0" w:color="auto"/>
                <w:right w:val="none" w:sz="0" w:space="0" w:color="auto"/>
              </w:divBdr>
            </w:div>
            <w:div w:id="931472047">
              <w:marLeft w:val="0"/>
              <w:marRight w:val="0"/>
              <w:marTop w:val="0"/>
              <w:marBottom w:val="0"/>
              <w:divBdr>
                <w:top w:val="none" w:sz="0" w:space="0" w:color="auto"/>
                <w:left w:val="none" w:sz="0" w:space="0" w:color="auto"/>
                <w:bottom w:val="none" w:sz="0" w:space="0" w:color="auto"/>
                <w:right w:val="none" w:sz="0" w:space="0" w:color="auto"/>
              </w:divBdr>
            </w:div>
            <w:div w:id="956109816">
              <w:marLeft w:val="0"/>
              <w:marRight w:val="0"/>
              <w:marTop w:val="0"/>
              <w:marBottom w:val="0"/>
              <w:divBdr>
                <w:top w:val="none" w:sz="0" w:space="0" w:color="auto"/>
                <w:left w:val="none" w:sz="0" w:space="0" w:color="auto"/>
                <w:bottom w:val="none" w:sz="0" w:space="0" w:color="auto"/>
                <w:right w:val="none" w:sz="0" w:space="0" w:color="auto"/>
              </w:divBdr>
            </w:div>
            <w:div w:id="957641534">
              <w:marLeft w:val="0"/>
              <w:marRight w:val="0"/>
              <w:marTop w:val="0"/>
              <w:marBottom w:val="0"/>
              <w:divBdr>
                <w:top w:val="none" w:sz="0" w:space="0" w:color="auto"/>
                <w:left w:val="none" w:sz="0" w:space="0" w:color="auto"/>
                <w:bottom w:val="none" w:sz="0" w:space="0" w:color="auto"/>
                <w:right w:val="none" w:sz="0" w:space="0" w:color="auto"/>
              </w:divBdr>
            </w:div>
            <w:div w:id="960453161">
              <w:marLeft w:val="0"/>
              <w:marRight w:val="0"/>
              <w:marTop w:val="0"/>
              <w:marBottom w:val="0"/>
              <w:divBdr>
                <w:top w:val="none" w:sz="0" w:space="0" w:color="auto"/>
                <w:left w:val="none" w:sz="0" w:space="0" w:color="auto"/>
                <w:bottom w:val="none" w:sz="0" w:space="0" w:color="auto"/>
                <w:right w:val="none" w:sz="0" w:space="0" w:color="auto"/>
              </w:divBdr>
            </w:div>
            <w:div w:id="975570991">
              <w:marLeft w:val="0"/>
              <w:marRight w:val="0"/>
              <w:marTop w:val="0"/>
              <w:marBottom w:val="0"/>
              <w:divBdr>
                <w:top w:val="none" w:sz="0" w:space="0" w:color="auto"/>
                <w:left w:val="none" w:sz="0" w:space="0" w:color="auto"/>
                <w:bottom w:val="none" w:sz="0" w:space="0" w:color="auto"/>
                <w:right w:val="none" w:sz="0" w:space="0" w:color="auto"/>
              </w:divBdr>
            </w:div>
            <w:div w:id="992223029">
              <w:marLeft w:val="0"/>
              <w:marRight w:val="0"/>
              <w:marTop w:val="0"/>
              <w:marBottom w:val="0"/>
              <w:divBdr>
                <w:top w:val="none" w:sz="0" w:space="0" w:color="auto"/>
                <w:left w:val="none" w:sz="0" w:space="0" w:color="auto"/>
                <w:bottom w:val="none" w:sz="0" w:space="0" w:color="auto"/>
                <w:right w:val="none" w:sz="0" w:space="0" w:color="auto"/>
              </w:divBdr>
            </w:div>
            <w:div w:id="998119770">
              <w:marLeft w:val="0"/>
              <w:marRight w:val="0"/>
              <w:marTop w:val="0"/>
              <w:marBottom w:val="0"/>
              <w:divBdr>
                <w:top w:val="none" w:sz="0" w:space="0" w:color="auto"/>
                <w:left w:val="none" w:sz="0" w:space="0" w:color="auto"/>
                <w:bottom w:val="none" w:sz="0" w:space="0" w:color="auto"/>
                <w:right w:val="none" w:sz="0" w:space="0" w:color="auto"/>
              </w:divBdr>
            </w:div>
            <w:div w:id="1023242831">
              <w:marLeft w:val="0"/>
              <w:marRight w:val="0"/>
              <w:marTop w:val="0"/>
              <w:marBottom w:val="0"/>
              <w:divBdr>
                <w:top w:val="none" w:sz="0" w:space="0" w:color="auto"/>
                <w:left w:val="none" w:sz="0" w:space="0" w:color="auto"/>
                <w:bottom w:val="none" w:sz="0" w:space="0" w:color="auto"/>
                <w:right w:val="none" w:sz="0" w:space="0" w:color="auto"/>
              </w:divBdr>
            </w:div>
            <w:div w:id="1029910277">
              <w:marLeft w:val="0"/>
              <w:marRight w:val="0"/>
              <w:marTop w:val="0"/>
              <w:marBottom w:val="0"/>
              <w:divBdr>
                <w:top w:val="none" w:sz="0" w:space="0" w:color="auto"/>
                <w:left w:val="none" w:sz="0" w:space="0" w:color="auto"/>
                <w:bottom w:val="none" w:sz="0" w:space="0" w:color="auto"/>
                <w:right w:val="none" w:sz="0" w:space="0" w:color="auto"/>
              </w:divBdr>
            </w:div>
            <w:div w:id="1045179486">
              <w:marLeft w:val="0"/>
              <w:marRight w:val="0"/>
              <w:marTop w:val="0"/>
              <w:marBottom w:val="0"/>
              <w:divBdr>
                <w:top w:val="none" w:sz="0" w:space="0" w:color="auto"/>
                <w:left w:val="none" w:sz="0" w:space="0" w:color="auto"/>
                <w:bottom w:val="none" w:sz="0" w:space="0" w:color="auto"/>
                <w:right w:val="none" w:sz="0" w:space="0" w:color="auto"/>
              </w:divBdr>
            </w:div>
            <w:div w:id="1046181355">
              <w:marLeft w:val="0"/>
              <w:marRight w:val="0"/>
              <w:marTop w:val="0"/>
              <w:marBottom w:val="0"/>
              <w:divBdr>
                <w:top w:val="none" w:sz="0" w:space="0" w:color="auto"/>
                <w:left w:val="none" w:sz="0" w:space="0" w:color="auto"/>
                <w:bottom w:val="none" w:sz="0" w:space="0" w:color="auto"/>
                <w:right w:val="none" w:sz="0" w:space="0" w:color="auto"/>
              </w:divBdr>
            </w:div>
            <w:div w:id="1048652569">
              <w:marLeft w:val="0"/>
              <w:marRight w:val="0"/>
              <w:marTop w:val="0"/>
              <w:marBottom w:val="0"/>
              <w:divBdr>
                <w:top w:val="none" w:sz="0" w:space="0" w:color="auto"/>
                <w:left w:val="none" w:sz="0" w:space="0" w:color="auto"/>
                <w:bottom w:val="none" w:sz="0" w:space="0" w:color="auto"/>
                <w:right w:val="none" w:sz="0" w:space="0" w:color="auto"/>
              </w:divBdr>
            </w:div>
            <w:div w:id="1056514457">
              <w:marLeft w:val="0"/>
              <w:marRight w:val="0"/>
              <w:marTop w:val="0"/>
              <w:marBottom w:val="0"/>
              <w:divBdr>
                <w:top w:val="none" w:sz="0" w:space="0" w:color="auto"/>
                <w:left w:val="none" w:sz="0" w:space="0" w:color="auto"/>
                <w:bottom w:val="none" w:sz="0" w:space="0" w:color="auto"/>
                <w:right w:val="none" w:sz="0" w:space="0" w:color="auto"/>
              </w:divBdr>
            </w:div>
            <w:div w:id="1063914032">
              <w:marLeft w:val="0"/>
              <w:marRight w:val="0"/>
              <w:marTop w:val="0"/>
              <w:marBottom w:val="0"/>
              <w:divBdr>
                <w:top w:val="none" w:sz="0" w:space="0" w:color="auto"/>
                <w:left w:val="none" w:sz="0" w:space="0" w:color="auto"/>
                <w:bottom w:val="none" w:sz="0" w:space="0" w:color="auto"/>
                <w:right w:val="none" w:sz="0" w:space="0" w:color="auto"/>
              </w:divBdr>
            </w:div>
            <w:div w:id="1079209507">
              <w:marLeft w:val="0"/>
              <w:marRight w:val="0"/>
              <w:marTop w:val="0"/>
              <w:marBottom w:val="0"/>
              <w:divBdr>
                <w:top w:val="none" w:sz="0" w:space="0" w:color="auto"/>
                <w:left w:val="none" w:sz="0" w:space="0" w:color="auto"/>
                <w:bottom w:val="none" w:sz="0" w:space="0" w:color="auto"/>
                <w:right w:val="none" w:sz="0" w:space="0" w:color="auto"/>
              </w:divBdr>
            </w:div>
            <w:div w:id="1079863045">
              <w:marLeft w:val="0"/>
              <w:marRight w:val="0"/>
              <w:marTop w:val="0"/>
              <w:marBottom w:val="0"/>
              <w:divBdr>
                <w:top w:val="none" w:sz="0" w:space="0" w:color="auto"/>
                <w:left w:val="none" w:sz="0" w:space="0" w:color="auto"/>
                <w:bottom w:val="none" w:sz="0" w:space="0" w:color="auto"/>
                <w:right w:val="none" w:sz="0" w:space="0" w:color="auto"/>
              </w:divBdr>
            </w:div>
            <w:div w:id="1087724684">
              <w:marLeft w:val="0"/>
              <w:marRight w:val="0"/>
              <w:marTop w:val="0"/>
              <w:marBottom w:val="0"/>
              <w:divBdr>
                <w:top w:val="none" w:sz="0" w:space="0" w:color="auto"/>
                <w:left w:val="none" w:sz="0" w:space="0" w:color="auto"/>
                <w:bottom w:val="none" w:sz="0" w:space="0" w:color="auto"/>
                <w:right w:val="none" w:sz="0" w:space="0" w:color="auto"/>
              </w:divBdr>
            </w:div>
            <w:div w:id="1089544835">
              <w:marLeft w:val="0"/>
              <w:marRight w:val="0"/>
              <w:marTop w:val="0"/>
              <w:marBottom w:val="0"/>
              <w:divBdr>
                <w:top w:val="none" w:sz="0" w:space="0" w:color="auto"/>
                <w:left w:val="none" w:sz="0" w:space="0" w:color="auto"/>
                <w:bottom w:val="none" w:sz="0" w:space="0" w:color="auto"/>
                <w:right w:val="none" w:sz="0" w:space="0" w:color="auto"/>
              </w:divBdr>
            </w:div>
            <w:div w:id="1091588942">
              <w:marLeft w:val="0"/>
              <w:marRight w:val="0"/>
              <w:marTop w:val="0"/>
              <w:marBottom w:val="0"/>
              <w:divBdr>
                <w:top w:val="none" w:sz="0" w:space="0" w:color="auto"/>
                <w:left w:val="none" w:sz="0" w:space="0" w:color="auto"/>
                <w:bottom w:val="none" w:sz="0" w:space="0" w:color="auto"/>
                <w:right w:val="none" w:sz="0" w:space="0" w:color="auto"/>
              </w:divBdr>
            </w:div>
            <w:div w:id="1092162357">
              <w:marLeft w:val="0"/>
              <w:marRight w:val="0"/>
              <w:marTop w:val="0"/>
              <w:marBottom w:val="0"/>
              <w:divBdr>
                <w:top w:val="none" w:sz="0" w:space="0" w:color="auto"/>
                <w:left w:val="none" w:sz="0" w:space="0" w:color="auto"/>
                <w:bottom w:val="none" w:sz="0" w:space="0" w:color="auto"/>
                <w:right w:val="none" w:sz="0" w:space="0" w:color="auto"/>
              </w:divBdr>
            </w:div>
            <w:div w:id="1109013277">
              <w:marLeft w:val="0"/>
              <w:marRight w:val="0"/>
              <w:marTop w:val="0"/>
              <w:marBottom w:val="0"/>
              <w:divBdr>
                <w:top w:val="none" w:sz="0" w:space="0" w:color="auto"/>
                <w:left w:val="none" w:sz="0" w:space="0" w:color="auto"/>
                <w:bottom w:val="none" w:sz="0" w:space="0" w:color="auto"/>
                <w:right w:val="none" w:sz="0" w:space="0" w:color="auto"/>
              </w:divBdr>
            </w:div>
            <w:div w:id="1115634568">
              <w:marLeft w:val="0"/>
              <w:marRight w:val="0"/>
              <w:marTop w:val="0"/>
              <w:marBottom w:val="0"/>
              <w:divBdr>
                <w:top w:val="none" w:sz="0" w:space="0" w:color="auto"/>
                <w:left w:val="none" w:sz="0" w:space="0" w:color="auto"/>
                <w:bottom w:val="none" w:sz="0" w:space="0" w:color="auto"/>
                <w:right w:val="none" w:sz="0" w:space="0" w:color="auto"/>
              </w:divBdr>
            </w:div>
            <w:div w:id="1127892358">
              <w:marLeft w:val="0"/>
              <w:marRight w:val="0"/>
              <w:marTop w:val="0"/>
              <w:marBottom w:val="0"/>
              <w:divBdr>
                <w:top w:val="none" w:sz="0" w:space="0" w:color="auto"/>
                <w:left w:val="none" w:sz="0" w:space="0" w:color="auto"/>
                <w:bottom w:val="none" w:sz="0" w:space="0" w:color="auto"/>
                <w:right w:val="none" w:sz="0" w:space="0" w:color="auto"/>
              </w:divBdr>
            </w:div>
            <w:div w:id="1134451183">
              <w:marLeft w:val="0"/>
              <w:marRight w:val="0"/>
              <w:marTop w:val="0"/>
              <w:marBottom w:val="0"/>
              <w:divBdr>
                <w:top w:val="none" w:sz="0" w:space="0" w:color="auto"/>
                <w:left w:val="none" w:sz="0" w:space="0" w:color="auto"/>
                <w:bottom w:val="none" w:sz="0" w:space="0" w:color="auto"/>
                <w:right w:val="none" w:sz="0" w:space="0" w:color="auto"/>
              </w:divBdr>
            </w:div>
            <w:div w:id="1148741462">
              <w:marLeft w:val="0"/>
              <w:marRight w:val="0"/>
              <w:marTop w:val="0"/>
              <w:marBottom w:val="0"/>
              <w:divBdr>
                <w:top w:val="none" w:sz="0" w:space="0" w:color="auto"/>
                <w:left w:val="none" w:sz="0" w:space="0" w:color="auto"/>
                <w:bottom w:val="none" w:sz="0" w:space="0" w:color="auto"/>
                <w:right w:val="none" w:sz="0" w:space="0" w:color="auto"/>
              </w:divBdr>
            </w:div>
            <w:div w:id="1184592417">
              <w:marLeft w:val="0"/>
              <w:marRight w:val="0"/>
              <w:marTop w:val="0"/>
              <w:marBottom w:val="0"/>
              <w:divBdr>
                <w:top w:val="none" w:sz="0" w:space="0" w:color="auto"/>
                <w:left w:val="none" w:sz="0" w:space="0" w:color="auto"/>
                <w:bottom w:val="none" w:sz="0" w:space="0" w:color="auto"/>
                <w:right w:val="none" w:sz="0" w:space="0" w:color="auto"/>
              </w:divBdr>
            </w:div>
            <w:div w:id="1185023965">
              <w:marLeft w:val="0"/>
              <w:marRight w:val="0"/>
              <w:marTop w:val="0"/>
              <w:marBottom w:val="0"/>
              <w:divBdr>
                <w:top w:val="none" w:sz="0" w:space="0" w:color="auto"/>
                <w:left w:val="none" w:sz="0" w:space="0" w:color="auto"/>
                <w:bottom w:val="none" w:sz="0" w:space="0" w:color="auto"/>
                <w:right w:val="none" w:sz="0" w:space="0" w:color="auto"/>
              </w:divBdr>
            </w:div>
            <w:div w:id="1196699604">
              <w:marLeft w:val="0"/>
              <w:marRight w:val="0"/>
              <w:marTop w:val="0"/>
              <w:marBottom w:val="0"/>
              <w:divBdr>
                <w:top w:val="none" w:sz="0" w:space="0" w:color="auto"/>
                <w:left w:val="none" w:sz="0" w:space="0" w:color="auto"/>
                <w:bottom w:val="none" w:sz="0" w:space="0" w:color="auto"/>
                <w:right w:val="none" w:sz="0" w:space="0" w:color="auto"/>
              </w:divBdr>
            </w:div>
            <w:div w:id="1223516761">
              <w:marLeft w:val="0"/>
              <w:marRight w:val="0"/>
              <w:marTop w:val="0"/>
              <w:marBottom w:val="0"/>
              <w:divBdr>
                <w:top w:val="none" w:sz="0" w:space="0" w:color="auto"/>
                <w:left w:val="none" w:sz="0" w:space="0" w:color="auto"/>
                <w:bottom w:val="none" w:sz="0" w:space="0" w:color="auto"/>
                <w:right w:val="none" w:sz="0" w:space="0" w:color="auto"/>
              </w:divBdr>
            </w:div>
            <w:div w:id="1233199112">
              <w:marLeft w:val="0"/>
              <w:marRight w:val="0"/>
              <w:marTop w:val="0"/>
              <w:marBottom w:val="0"/>
              <w:divBdr>
                <w:top w:val="none" w:sz="0" w:space="0" w:color="auto"/>
                <w:left w:val="none" w:sz="0" w:space="0" w:color="auto"/>
                <w:bottom w:val="none" w:sz="0" w:space="0" w:color="auto"/>
                <w:right w:val="none" w:sz="0" w:space="0" w:color="auto"/>
              </w:divBdr>
            </w:div>
            <w:div w:id="1250188127">
              <w:marLeft w:val="0"/>
              <w:marRight w:val="0"/>
              <w:marTop w:val="0"/>
              <w:marBottom w:val="0"/>
              <w:divBdr>
                <w:top w:val="none" w:sz="0" w:space="0" w:color="auto"/>
                <w:left w:val="none" w:sz="0" w:space="0" w:color="auto"/>
                <w:bottom w:val="none" w:sz="0" w:space="0" w:color="auto"/>
                <w:right w:val="none" w:sz="0" w:space="0" w:color="auto"/>
              </w:divBdr>
            </w:div>
            <w:div w:id="1254894341">
              <w:marLeft w:val="0"/>
              <w:marRight w:val="0"/>
              <w:marTop w:val="0"/>
              <w:marBottom w:val="0"/>
              <w:divBdr>
                <w:top w:val="none" w:sz="0" w:space="0" w:color="auto"/>
                <w:left w:val="none" w:sz="0" w:space="0" w:color="auto"/>
                <w:bottom w:val="none" w:sz="0" w:space="0" w:color="auto"/>
                <w:right w:val="none" w:sz="0" w:space="0" w:color="auto"/>
              </w:divBdr>
            </w:div>
            <w:div w:id="1261571994">
              <w:marLeft w:val="0"/>
              <w:marRight w:val="0"/>
              <w:marTop w:val="0"/>
              <w:marBottom w:val="0"/>
              <w:divBdr>
                <w:top w:val="none" w:sz="0" w:space="0" w:color="auto"/>
                <w:left w:val="none" w:sz="0" w:space="0" w:color="auto"/>
                <w:bottom w:val="none" w:sz="0" w:space="0" w:color="auto"/>
                <w:right w:val="none" w:sz="0" w:space="0" w:color="auto"/>
              </w:divBdr>
            </w:div>
            <w:div w:id="1267495411">
              <w:marLeft w:val="0"/>
              <w:marRight w:val="0"/>
              <w:marTop w:val="0"/>
              <w:marBottom w:val="0"/>
              <w:divBdr>
                <w:top w:val="none" w:sz="0" w:space="0" w:color="auto"/>
                <w:left w:val="none" w:sz="0" w:space="0" w:color="auto"/>
                <w:bottom w:val="none" w:sz="0" w:space="0" w:color="auto"/>
                <w:right w:val="none" w:sz="0" w:space="0" w:color="auto"/>
              </w:divBdr>
            </w:div>
            <w:div w:id="1269697855">
              <w:marLeft w:val="0"/>
              <w:marRight w:val="0"/>
              <w:marTop w:val="0"/>
              <w:marBottom w:val="0"/>
              <w:divBdr>
                <w:top w:val="none" w:sz="0" w:space="0" w:color="auto"/>
                <w:left w:val="none" w:sz="0" w:space="0" w:color="auto"/>
                <w:bottom w:val="none" w:sz="0" w:space="0" w:color="auto"/>
                <w:right w:val="none" w:sz="0" w:space="0" w:color="auto"/>
              </w:divBdr>
            </w:div>
            <w:div w:id="1271818765">
              <w:marLeft w:val="0"/>
              <w:marRight w:val="0"/>
              <w:marTop w:val="0"/>
              <w:marBottom w:val="0"/>
              <w:divBdr>
                <w:top w:val="none" w:sz="0" w:space="0" w:color="auto"/>
                <w:left w:val="none" w:sz="0" w:space="0" w:color="auto"/>
                <w:bottom w:val="none" w:sz="0" w:space="0" w:color="auto"/>
                <w:right w:val="none" w:sz="0" w:space="0" w:color="auto"/>
              </w:divBdr>
            </w:div>
            <w:div w:id="1283150916">
              <w:marLeft w:val="0"/>
              <w:marRight w:val="0"/>
              <w:marTop w:val="0"/>
              <w:marBottom w:val="0"/>
              <w:divBdr>
                <w:top w:val="none" w:sz="0" w:space="0" w:color="auto"/>
                <w:left w:val="none" w:sz="0" w:space="0" w:color="auto"/>
                <w:bottom w:val="none" w:sz="0" w:space="0" w:color="auto"/>
                <w:right w:val="none" w:sz="0" w:space="0" w:color="auto"/>
              </w:divBdr>
            </w:div>
            <w:div w:id="1283607522">
              <w:marLeft w:val="0"/>
              <w:marRight w:val="0"/>
              <w:marTop w:val="0"/>
              <w:marBottom w:val="0"/>
              <w:divBdr>
                <w:top w:val="none" w:sz="0" w:space="0" w:color="auto"/>
                <w:left w:val="none" w:sz="0" w:space="0" w:color="auto"/>
                <w:bottom w:val="none" w:sz="0" w:space="0" w:color="auto"/>
                <w:right w:val="none" w:sz="0" w:space="0" w:color="auto"/>
              </w:divBdr>
            </w:div>
            <w:div w:id="1301183801">
              <w:marLeft w:val="0"/>
              <w:marRight w:val="0"/>
              <w:marTop w:val="0"/>
              <w:marBottom w:val="0"/>
              <w:divBdr>
                <w:top w:val="none" w:sz="0" w:space="0" w:color="auto"/>
                <w:left w:val="none" w:sz="0" w:space="0" w:color="auto"/>
                <w:bottom w:val="none" w:sz="0" w:space="0" w:color="auto"/>
                <w:right w:val="none" w:sz="0" w:space="0" w:color="auto"/>
              </w:divBdr>
            </w:div>
            <w:div w:id="1322464483">
              <w:marLeft w:val="0"/>
              <w:marRight w:val="0"/>
              <w:marTop w:val="0"/>
              <w:marBottom w:val="0"/>
              <w:divBdr>
                <w:top w:val="none" w:sz="0" w:space="0" w:color="auto"/>
                <w:left w:val="none" w:sz="0" w:space="0" w:color="auto"/>
                <w:bottom w:val="none" w:sz="0" w:space="0" w:color="auto"/>
                <w:right w:val="none" w:sz="0" w:space="0" w:color="auto"/>
              </w:divBdr>
            </w:div>
            <w:div w:id="1331758842">
              <w:marLeft w:val="0"/>
              <w:marRight w:val="0"/>
              <w:marTop w:val="0"/>
              <w:marBottom w:val="0"/>
              <w:divBdr>
                <w:top w:val="none" w:sz="0" w:space="0" w:color="auto"/>
                <w:left w:val="none" w:sz="0" w:space="0" w:color="auto"/>
                <w:bottom w:val="none" w:sz="0" w:space="0" w:color="auto"/>
                <w:right w:val="none" w:sz="0" w:space="0" w:color="auto"/>
              </w:divBdr>
            </w:div>
            <w:div w:id="1349870265">
              <w:marLeft w:val="0"/>
              <w:marRight w:val="0"/>
              <w:marTop w:val="0"/>
              <w:marBottom w:val="0"/>
              <w:divBdr>
                <w:top w:val="none" w:sz="0" w:space="0" w:color="auto"/>
                <w:left w:val="none" w:sz="0" w:space="0" w:color="auto"/>
                <w:bottom w:val="none" w:sz="0" w:space="0" w:color="auto"/>
                <w:right w:val="none" w:sz="0" w:space="0" w:color="auto"/>
              </w:divBdr>
            </w:div>
            <w:div w:id="1363164728">
              <w:marLeft w:val="0"/>
              <w:marRight w:val="0"/>
              <w:marTop w:val="0"/>
              <w:marBottom w:val="0"/>
              <w:divBdr>
                <w:top w:val="none" w:sz="0" w:space="0" w:color="auto"/>
                <w:left w:val="none" w:sz="0" w:space="0" w:color="auto"/>
                <w:bottom w:val="none" w:sz="0" w:space="0" w:color="auto"/>
                <w:right w:val="none" w:sz="0" w:space="0" w:color="auto"/>
              </w:divBdr>
            </w:div>
            <w:div w:id="1407724569">
              <w:marLeft w:val="0"/>
              <w:marRight w:val="0"/>
              <w:marTop w:val="0"/>
              <w:marBottom w:val="0"/>
              <w:divBdr>
                <w:top w:val="none" w:sz="0" w:space="0" w:color="auto"/>
                <w:left w:val="none" w:sz="0" w:space="0" w:color="auto"/>
                <w:bottom w:val="none" w:sz="0" w:space="0" w:color="auto"/>
                <w:right w:val="none" w:sz="0" w:space="0" w:color="auto"/>
              </w:divBdr>
            </w:div>
            <w:div w:id="1410735246">
              <w:marLeft w:val="0"/>
              <w:marRight w:val="0"/>
              <w:marTop w:val="0"/>
              <w:marBottom w:val="0"/>
              <w:divBdr>
                <w:top w:val="none" w:sz="0" w:space="0" w:color="auto"/>
                <w:left w:val="none" w:sz="0" w:space="0" w:color="auto"/>
                <w:bottom w:val="none" w:sz="0" w:space="0" w:color="auto"/>
                <w:right w:val="none" w:sz="0" w:space="0" w:color="auto"/>
              </w:divBdr>
            </w:div>
            <w:div w:id="1425683383">
              <w:marLeft w:val="0"/>
              <w:marRight w:val="0"/>
              <w:marTop w:val="0"/>
              <w:marBottom w:val="0"/>
              <w:divBdr>
                <w:top w:val="none" w:sz="0" w:space="0" w:color="auto"/>
                <w:left w:val="none" w:sz="0" w:space="0" w:color="auto"/>
                <w:bottom w:val="none" w:sz="0" w:space="0" w:color="auto"/>
                <w:right w:val="none" w:sz="0" w:space="0" w:color="auto"/>
              </w:divBdr>
            </w:div>
            <w:div w:id="1433815080">
              <w:marLeft w:val="0"/>
              <w:marRight w:val="0"/>
              <w:marTop w:val="0"/>
              <w:marBottom w:val="0"/>
              <w:divBdr>
                <w:top w:val="none" w:sz="0" w:space="0" w:color="auto"/>
                <w:left w:val="none" w:sz="0" w:space="0" w:color="auto"/>
                <w:bottom w:val="none" w:sz="0" w:space="0" w:color="auto"/>
                <w:right w:val="none" w:sz="0" w:space="0" w:color="auto"/>
              </w:divBdr>
            </w:div>
            <w:div w:id="1444567416">
              <w:marLeft w:val="0"/>
              <w:marRight w:val="0"/>
              <w:marTop w:val="0"/>
              <w:marBottom w:val="0"/>
              <w:divBdr>
                <w:top w:val="none" w:sz="0" w:space="0" w:color="auto"/>
                <w:left w:val="none" w:sz="0" w:space="0" w:color="auto"/>
                <w:bottom w:val="none" w:sz="0" w:space="0" w:color="auto"/>
                <w:right w:val="none" w:sz="0" w:space="0" w:color="auto"/>
              </w:divBdr>
            </w:div>
            <w:div w:id="1446191048">
              <w:marLeft w:val="0"/>
              <w:marRight w:val="0"/>
              <w:marTop w:val="0"/>
              <w:marBottom w:val="0"/>
              <w:divBdr>
                <w:top w:val="none" w:sz="0" w:space="0" w:color="auto"/>
                <w:left w:val="none" w:sz="0" w:space="0" w:color="auto"/>
                <w:bottom w:val="none" w:sz="0" w:space="0" w:color="auto"/>
                <w:right w:val="none" w:sz="0" w:space="0" w:color="auto"/>
              </w:divBdr>
            </w:div>
            <w:div w:id="1452431757">
              <w:marLeft w:val="0"/>
              <w:marRight w:val="0"/>
              <w:marTop w:val="0"/>
              <w:marBottom w:val="0"/>
              <w:divBdr>
                <w:top w:val="none" w:sz="0" w:space="0" w:color="auto"/>
                <w:left w:val="none" w:sz="0" w:space="0" w:color="auto"/>
                <w:bottom w:val="none" w:sz="0" w:space="0" w:color="auto"/>
                <w:right w:val="none" w:sz="0" w:space="0" w:color="auto"/>
              </w:divBdr>
            </w:div>
            <w:div w:id="1453288226">
              <w:marLeft w:val="0"/>
              <w:marRight w:val="0"/>
              <w:marTop w:val="0"/>
              <w:marBottom w:val="0"/>
              <w:divBdr>
                <w:top w:val="none" w:sz="0" w:space="0" w:color="auto"/>
                <w:left w:val="none" w:sz="0" w:space="0" w:color="auto"/>
                <w:bottom w:val="none" w:sz="0" w:space="0" w:color="auto"/>
                <w:right w:val="none" w:sz="0" w:space="0" w:color="auto"/>
              </w:divBdr>
            </w:div>
            <w:div w:id="1489440530">
              <w:marLeft w:val="0"/>
              <w:marRight w:val="0"/>
              <w:marTop w:val="0"/>
              <w:marBottom w:val="0"/>
              <w:divBdr>
                <w:top w:val="none" w:sz="0" w:space="0" w:color="auto"/>
                <w:left w:val="none" w:sz="0" w:space="0" w:color="auto"/>
                <w:bottom w:val="none" w:sz="0" w:space="0" w:color="auto"/>
                <w:right w:val="none" w:sz="0" w:space="0" w:color="auto"/>
              </w:divBdr>
            </w:div>
            <w:div w:id="1505439289">
              <w:marLeft w:val="0"/>
              <w:marRight w:val="0"/>
              <w:marTop w:val="0"/>
              <w:marBottom w:val="0"/>
              <w:divBdr>
                <w:top w:val="none" w:sz="0" w:space="0" w:color="auto"/>
                <w:left w:val="none" w:sz="0" w:space="0" w:color="auto"/>
                <w:bottom w:val="none" w:sz="0" w:space="0" w:color="auto"/>
                <w:right w:val="none" w:sz="0" w:space="0" w:color="auto"/>
              </w:divBdr>
            </w:div>
            <w:div w:id="1510368773">
              <w:marLeft w:val="0"/>
              <w:marRight w:val="0"/>
              <w:marTop w:val="0"/>
              <w:marBottom w:val="0"/>
              <w:divBdr>
                <w:top w:val="none" w:sz="0" w:space="0" w:color="auto"/>
                <w:left w:val="none" w:sz="0" w:space="0" w:color="auto"/>
                <w:bottom w:val="none" w:sz="0" w:space="0" w:color="auto"/>
                <w:right w:val="none" w:sz="0" w:space="0" w:color="auto"/>
              </w:divBdr>
            </w:div>
            <w:div w:id="1517233149">
              <w:marLeft w:val="0"/>
              <w:marRight w:val="0"/>
              <w:marTop w:val="0"/>
              <w:marBottom w:val="0"/>
              <w:divBdr>
                <w:top w:val="none" w:sz="0" w:space="0" w:color="auto"/>
                <w:left w:val="none" w:sz="0" w:space="0" w:color="auto"/>
                <w:bottom w:val="none" w:sz="0" w:space="0" w:color="auto"/>
                <w:right w:val="none" w:sz="0" w:space="0" w:color="auto"/>
              </w:divBdr>
            </w:div>
            <w:div w:id="1519269542">
              <w:marLeft w:val="0"/>
              <w:marRight w:val="0"/>
              <w:marTop w:val="0"/>
              <w:marBottom w:val="0"/>
              <w:divBdr>
                <w:top w:val="none" w:sz="0" w:space="0" w:color="auto"/>
                <w:left w:val="none" w:sz="0" w:space="0" w:color="auto"/>
                <w:bottom w:val="none" w:sz="0" w:space="0" w:color="auto"/>
                <w:right w:val="none" w:sz="0" w:space="0" w:color="auto"/>
              </w:divBdr>
            </w:div>
            <w:div w:id="1546331962">
              <w:marLeft w:val="0"/>
              <w:marRight w:val="0"/>
              <w:marTop w:val="0"/>
              <w:marBottom w:val="0"/>
              <w:divBdr>
                <w:top w:val="none" w:sz="0" w:space="0" w:color="auto"/>
                <w:left w:val="none" w:sz="0" w:space="0" w:color="auto"/>
                <w:bottom w:val="none" w:sz="0" w:space="0" w:color="auto"/>
                <w:right w:val="none" w:sz="0" w:space="0" w:color="auto"/>
              </w:divBdr>
            </w:div>
            <w:div w:id="1554265828">
              <w:marLeft w:val="0"/>
              <w:marRight w:val="0"/>
              <w:marTop w:val="0"/>
              <w:marBottom w:val="0"/>
              <w:divBdr>
                <w:top w:val="none" w:sz="0" w:space="0" w:color="auto"/>
                <w:left w:val="none" w:sz="0" w:space="0" w:color="auto"/>
                <w:bottom w:val="none" w:sz="0" w:space="0" w:color="auto"/>
                <w:right w:val="none" w:sz="0" w:space="0" w:color="auto"/>
              </w:divBdr>
            </w:div>
            <w:div w:id="1558201881">
              <w:marLeft w:val="0"/>
              <w:marRight w:val="0"/>
              <w:marTop w:val="0"/>
              <w:marBottom w:val="0"/>
              <w:divBdr>
                <w:top w:val="none" w:sz="0" w:space="0" w:color="auto"/>
                <w:left w:val="none" w:sz="0" w:space="0" w:color="auto"/>
                <w:bottom w:val="none" w:sz="0" w:space="0" w:color="auto"/>
                <w:right w:val="none" w:sz="0" w:space="0" w:color="auto"/>
              </w:divBdr>
            </w:div>
            <w:div w:id="1588342220">
              <w:marLeft w:val="0"/>
              <w:marRight w:val="0"/>
              <w:marTop w:val="0"/>
              <w:marBottom w:val="0"/>
              <w:divBdr>
                <w:top w:val="none" w:sz="0" w:space="0" w:color="auto"/>
                <w:left w:val="none" w:sz="0" w:space="0" w:color="auto"/>
                <w:bottom w:val="none" w:sz="0" w:space="0" w:color="auto"/>
                <w:right w:val="none" w:sz="0" w:space="0" w:color="auto"/>
              </w:divBdr>
            </w:div>
            <w:div w:id="1597135722">
              <w:marLeft w:val="0"/>
              <w:marRight w:val="0"/>
              <w:marTop w:val="0"/>
              <w:marBottom w:val="0"/>
              <w:divBdr>
                <w:top w:val="none" w:sz="0" w:space="0" w:color="auto"/>
                <w:left w:val="none" w:sz="0" w:space="0" w:color="auto"/>
                <w:bottom w:val="none" w:sz="0" w:space="0" w:color="auto"/>
                <w:right w:val="none" w:sz="0" w:space="0" w:color="auto"/>
              </w:divBdr>
            </w:div>
            <w:div w:id="1598250297">
              <w:marLeft w:val="0"/>
              <w:marRight w:val="0"/>
              <w:marTop w:val="0"/>
              <w:marBottom w:val="0"/>
              <w:divBdr>
                <w:top w:val="none" w:sz="0" w:space="0" w:color="auto"/>
                <w:left w:val="none" w:sz="0" w:space="0" w:color="auto"/>
                <w:bottom w:val="none" w:sz="0" w:space="0" w:color="auto"/>
                <w:right w:val="none" w:sz="0" w:space="0" w:color="auto"/>
              </w:divBdr>
            </w:div>
            <w:div w:id="1599825394">
              <w:marLeft w:val="0"/>
              <w:marRight w:val="0"/>
              <w:marTop w:val="0"/>
              <w:marBottom w:val="0"/>
              <w:divBdr>
                <w:top w:val="none" w:sz="0" w:space="0" w:color="auto"/>
                <w:left w:val="none" w:sz="0" w:space="0" w:color="auto"/>
                <w:bottom w:val="none" w:sz="0" w:space="0" w:color="auto"/>
                <w:right w:val="none" w:sz="0" w:space="0" w:color="auto"/>
              </w:divBdr>
            </w:div>
            <w:div w:id="1600985882">
              <w:marLeft w:val="0"/>
              <w:marRight w:val="0"/>
              <w:marTop w:val="0"/>
              <w:marBottom w:val="0"/>
              <w:divBdr>
                <w:top w:val="none" w:sz="0" w:space="0" w:color="auto"/>
                <w:left w:val="none" w:sz="0" w:space="0" w:color="auto"/>
                <w:bottom w:val="none" w:sz="0" w:space="0" w:color="auto"/>
                <w:right w:val="none" w:sz="0" w:space="0" w:color="auto"/>
              </w:divBdr>
            </w:div>
            <w:div w:id="1604146362">
              <w:marLeft w:val="0"/>
              <w:marRight w:val="0"/>
              <w:marTop w:val="0"/>
              <w:marBottom w:val="0"/>
              <w:divBdr>
                <w:top w:val="none" w:sz="0" w:space="0" w:color="auto"/>
                <w:left w:val="none" w:sz="0" w:space="0" w:color="auto"/>
                <w:bottom w:val="none" w:sz="0" w:space="0" w:color="auto"/>
                <w:right w:val="none" w:sz="0" w:space="0" w:color="auto"/>
              </w:divBdr>
            </w:div>
            <w:div w:id="1635604096">
              <w:marLeft w:val="0"/>
              <w:marRight w:val="0"/>
              <w:marTop w:val="0"/>
              <w:marBottom w:val="0"/>
              <w:divBdr>
                <w:top w:val="none" w:sz="0" w:space="0" w:color="auto"/>
                <w:left w:val="none" w:sz="0" w:space="0" w:color="auto"/>
                <w:bottom w:val="none" w:sz="0" w:space="0" w:color="auto"/>
                <w:right w:val="none" w:sz="0" w:space="0" w:color="auto"/>
              </w:divBdr>
            </w:div>
            <w:div w:id="1682275761">
              <w:marLeft w:val="0"/>
              <w:marRight w:val="0"/>
              <w:marTop w:val="0"/>
              <w:marBottom w:val="0"/>
              <w:divBdr>
                <w:top w:val="none" w:sz="0" w:space="0" w:color="auto"/>
                <w:left w:val="none" w:sz="0" w:space="0" w:color="auto"/>
                <w:bottom w:val="none" w:sz="0" w:space="0" w:color="auto"/>
                <w:right w:val="none" w:sz="0" w:space="0" w:color="auto"/>
              </w:divBdr>
            </w:div>
            <w:div w:id="1687898109">
              <w:marLeft w:val="0"/>
              <w:marRight w:val="0"/>
              <w:marTop w:val="0"/>
              <w:marBottom w:val="0"/>
              <w:divBdr>
                <w:top w:val="none" w:sz="0" w:space="0" w:color="auto"/>
                <w:left w:val="none" w:sz="0" w:space="0" w:color="auto"/>
                <w:bottom w:val="none" w:sz="0" w:space="0" w:color="auto"/>
                <w:right w:val="none" w:sz="0" w:space="0" w:color="auto"/>
              </w:divBdr>
            </w:div>
            <w:div w:id="1692756542">
              <w:marLeft w:val="0"/>
              <w:marRight w:val="0"/>
              <w:marTop w:val="0"/>
              <w:marBottom w:val="0"/>
              <w:divBdr>
                <w:top w:val="none" w:sz="0" w:space="0" w:color="auto"/>
                <w:left w:val="none" w:sz="0" w:space="0" w:color="auto"/>
                <w:bottom w:val="none" w:sz="0" w:space="0" w:color="auto"/>
                <w:right w:val="none" w:sz="0" w:space="0" w:color="auto"/>
              </w:divBdr>
            </w:div>
            <w:div w:id="1707755761">
              <w:marLeft w:val="0"/>
              <w:marRight w:val="0"/>
              <w:marTop w:val="0"/>
              <w:marBottom w:val="0"/>
              <w:divBdr>
                <w:top w:val="none" w:sz="0" w:space="0" w:color="auto"/>
                <w:left w:val="none" w:sz="0" w:space="0" w:color="auto"/>
                <w:bottom w:val="none" w:sz="0" w:space="0" w:color="auto"/>
                <w:right w:val="none" w:sz="0" w:space="0" w:color="auto"/>
              </w:divBdr>
            </w:div>
            <w:div w:id="1715501595">
              <w:marLeft w:val="0"/>
              <w:marRight w:val="0"/>
              <w:marTop w:val="0"/>
              <w:marBottom w:val="0"/>
              <w:divBdr>
                <w:top w:val="none" w:sz="0" w:space="0" w:color="auto"/>
                <w:left w:val="none" w:sz="0" w:space="0" w:color="auto"/>
                <w:bottom w:val="none" w:sz="0" w:space="0" w:color="auto"/>
                <w:right w:val="none" w:sz="0" w:space="0" w:color="auto"/>
              </w:divBdr>
            </w:div>
            <w:div w:id="1720666874">
              <w:marLeft w:val="0"/>
              <w:marRight w:val="0"/>
              <w:marTop w:val="0"/>
              <w:marBottom w:val="0"/>
              <w:divBdr>
                <w:top w:val="none" w:sz="0" w:space="0" w:color="auto"/>
                <w:left w:val="none" w:sz="0" w:space="0" w:color="auto"/>
                <w:bottom w:val="none" w:sz="0" w:space="0" w:color="auto"/>
                <w:right w:val="none" w:sz="0" w:space="0" w:color="auto"/>
              </w:divBdr>
            </w:div>
            <w:div w:id="1724207872">
              <w:marLeft w:val="0"/>
              <w:marRight w:val="0"/>
              <w:marTop w:val="0"/>
              <w:marBottom w:val="0"/>
              <w:divBdr>
                <w:top w:val="none" w:sz="0" w:space="0" w:color="auto"/>
                <w:left w:val="none" w:sz="0" w:space="0" w:color="auto"/>
                <w:bottom w:val="none" w:sz="0" w:space="0" w:color="auto"/>
                <w:right w:val="none" w:sz="0" w:space="0" w:color="auto"/>
              </w:divBdr>
            </w:div>
            <w:div w:id="1728845584">
              <w:marLeft w:val="0"/>
              <w:marRight w:val="0"/>
              <w:marTop w:val="0"/>
              <w:marBottom w:val="0"/>
              <w:divBdr>
                <w:top w:val="none" w:sz="0" w:space="0" w:color="auto"/>
                <w:left w:val="none" w:sz="0" w:space="0" w:color="auto"/>
                <w:bottom w:val="none" w:sz="0" w:space="0" w:color="auto"/>
                <w:right w:val="none" w:sz="0" w:space="0" w:color="auto"/>
              </w:divBdr>
            </w:div>
            <w:div w:id="1732464403">
              <w:marLeft w:val="0"/>
              <w:marRight w:val="0"/>
              <w:marTop w:val="0"/>
              <w:marBottom w:val="0"/>
              <w:divBdr>
                <w:top w:val="none" w:sz="0" w:space="0" w:color="auto"/>
                <w:left w:val="none" w:sz="0" w:space="0" w:color="auto"/>
                <w:bottom w:val="none" w:sz="0" w:space="0" w:color="auto"/>
                <w:right w:val="none" w:sz="0" w:space="0" w:color="auto"/>
              </w:divBdr>
            </w:div>
            <w:div w:id="1734624795">
              <w:marLeft w:val="0"/>
              <w:marRight w:val="0"/>
              <w:marTop w:val="0"/>
              <w:marBottom w:val="0"/>
              <w:divBdr>
                <w:top w:val="none" w:sz="0" w:space="0" w:color="auto"/>
                <w:left w:val="none" w:sz="0" w:space="0" w:color="auto"/>
                <w:bottom w:val="none" w:sz="0" w:space="0" w:color="auto"/>
                <w:right w:val="none" w:sz="0" w:space="0" w:color="auto"/>
              </w:divBdr>
            </w:div>
            <w:div w:id="1734813231">
              <w:marLeft w:val="0"/>
              <w:marRight w:val="0"/>
              <w:marTop w:val="0"/>
              <w:marBottom w:val="0"/>
              <w:divBdr>
                <w:top w:val="none" w:sz="0" w:space="0" w:color="auto"/>
                <w:left w:val="none" w:sz="0" w:space="0" w:color="auto"/>
                <w:bottom w:val="none" w:sz="0" w:space="0" w:color="auto"/>
                <w:right w:val="none" w:sz="0" w:space="0" w:color="auto"/>
              </w:divBdr>
            </w:div>
            <w:div w:id="1735932219">
              <w:marLeft w:val="0"/>
              <w:marRight w:val="0"/>
              <w:marTop w:val="0"/>
              <w:marBottom w:val="0"/>
              <w:divBdr>
                <w:top w:val="none" w:sz="0" w:space="0" w:color="auto"/>
                <w:left w:val="none" w:sz="0" w:space="0" w:color="auto"/>
                <w:bottom w:val="none" w:sz="0" w:space="0" w:color="auto"/>
                <w:right w:val="none" w:sz="0" w:space="0" w:color="auto"/>
              </w:divBdr>
            </w:div>
            <w:div w:id="1736195528">
              <w:marLeft w:val="0"/>
              <w:marRight w:val="0"/>
              <w:marTop w:val="0"/>
              <w:marBottom w:val="0"/>
              <w:divBdr>
                <w:top w:val="none" w:sz="0" w:space="0" w:color="auto"/>
                <w:left w:val="none" w:sz="0" w:space="0" w:color="auto"/>
                <w:bottom w:val="none" w:sz="0" w:space="0" w:color="auto"/>
                <w:right w:val="none" w:sz="0" w:space="0" w:color="auto"/>
              </w:divBdr>
            </w:div>
            <w:div w:id="1759447289">
              <w:marLeft w:val="0"/>
              <w:marRight w:val="0"/>
              <w:marTop w:val="0"/>
              <w:marBottom w:val="0"/>
              <w:divBdr>
                <w:top w:val="none" w:sz="0" w:space="0" w:color="auto"/>
                <w:left w:val="none" w:sz="0" w:space="0" w:color="auto"/>
                <w:bottom w:val="none" w:sz="0" w:space="0" w:color="auto"/>
                <w:right w:val="none" w:sz="0" w:space="0" w:color="auto"/>
              </w:divBdr>
            </w:div>
            <w:div w:id="1766880421">
              <w:marLeft w:val="0"/>
              <w:marRight w:val="0"/>
              <w:marTop w:val="0"/>
              <w:marBottom w:val="0"/>
              <w:divBdr>
                <w:top w:val="none" w:sz="0" w:space="0" w:color="auto"/>
                <w:left w:val="none" w:sz="0" w:space="0" w:color="auto"/>
                <w:bottom w:val="none" w:sz="0" w:space="0" w:color="auto"/>
                <w:right w:val="none" w:sz="0" w:space="0" w:color="auto"/>
              </w:divBdr>
            </w:div>
            <w:div w:id="1774938949">
              <w:marLeft w:val="0"/>
              <w:marRight w:val="0"/>
              <w:marTop w:val="0"/>
              <w:marBottom w:val="0"/>
              <w:divBdr>
                <w:top w:val="none" w:sz="0" w:space="0" w:color="auto"/>
                <w:left w:val="none" w:sz="0" w:space="0" w:color="auto"/>
                <w:bottom w:val="none" w:sz="0" w:space="0" w:color="auto"/>
                <w:right w:val="none" w:sz="0" w:space="0" w:color="auto"/>
              </w:divBdr>
            </w:div>
            <w:div w:id="1775636510">
              <w:marLeft w:val="0"/>
              <w:marRight w:val="0"/>
              <w:marTop w:val="0"/>
              <w:marBottom w:val="0"/>
              <w:divBdr>
                <w:top w:val="none" w:sz="0" w:space="0" w:color="auto"/>
                <w:left w:val="none" w:sz="0" w:space="0" w:color="auto"/>
                <w:bottom w:val="none" w:sz="0" w:space="0" w:color="auto"/>
                <w:right w:val="none" w:sz="0" w:space="0" w:color="auto"/>
              </w:divBdr>
            </w:div>
            <w:div w:id="1796215809">
              <w:marLeft w:val="0"/>
              <w:marRight w:val="0"/>
              <w:marTop w:val="0"/>
              <w:marBottom w:val="0"/>
              <w:divBdr>
                <w:top w:val="none" w:sz="0" w:space="0" w:color="auto"/>
                <w:left w:val="none" w:sz="0" w:space="0" w:color="auto"/>
                <w:bottom w:val="none" w:sz="0" w:space="0" w:color="auto"/>
                <w:right w:val="none" w:sz="0" w:space="0" w:color="auto"/>
              </w:divBdr>
            </w:div>
            <w:div w:id="1803380754">
              <w:marLeft w:val="0"/>
              <w:marRight w:val="0"/>
              <w:marTop w:val="0"/>
              <w:marBottom w:val="0"/>
              <w:divBdr>
                <w:top w:val="none" w:sz="0" w:space="0" w:color="auto"/>
                <w:left w:val="none" w:sz="0" w:space="0" w:color="auto"/>
                <w:bottom w:val="none" w:sz="0" w:space="0" w:color="auto"/>
                <w:right w:val="none" w:sz="0" w:space="0" w:color="auto"/>
              </w:divBdr>
            </w:div>
            <w:div w:id="1808081524">
              <w:marLeft w:val="0"/>
              <w:marRight w:val="0"/>
              <w:marTop w:val="0"/>
              <w:marBottom w:val="0"/>
              <w:divBdr>
                <w:top w:val="none" w:sz="0" w:space="0" w:color="auto"/>
                <w:left w:val="none" w:sz="0" w:space="0" w:color="auto"/>
                <w:bottom w:val="none" w:sz="0" w:space="0" w:color="auto"/>
                <w:right w:val="none" w:sz="0" w:space="0" w:color="auto"/>
              </w:divBdr>
            </w:div>
            <w:div w:id="1809321471">
              <w:marLeft w:val="0"/>
              <w:marRight w:val="0"/>
              <w:marTop w:val="0"/>
              <w:marBottom w:val="0"/>
              <w:divBdr>
                <w:top w:val="none" w:sz="0" w:space="0" w:color="auto"/>
                <w:left w:val="none" w:sz="0" w:space="0" w:color="auto"/>
                <w:bottom w:val="none" w:sz="0" w:space="0" w:color="auto"/>
                <w:right w:val="none" w:sz="0" w:space="0" w:color="auto"/>
              </w:divBdr>
            </w:div>
            <w:div w:id="1814517866">
              <w:marLeft w:val="0"/>
              <w:marRight w:val="0"/>
              <w:marTop w:val="0"/>
              <w:marBottom w:val="0"/>
              <w:divBdr>
                <w:top w:val="none" w:sz="0" w:space="0" w:color="auto"/>
                <w:left w:val="none" w:sz="0" w:space="0" w:color="auto"/>
                <w:bottom w:val="none" w:sz="0" w:space="0" w:color="auto"/>
                <w:right w:val="none" w:sz="0" w:space="0" w:color="auto"/>
              </w:divBdr>
            </w:div>
            <w:div w:id="1837957651">
              <w:marLeft w:val="0"/>
              <w:marRight w:val="0"/>
              <w:marTop w:val="0"/>
              <w:marBottom w:val="0"/>
              <w:divBdr>
                <w:top w:val="none" w:sz="0" w:space="0" w:color="auto"/>
                <w:left w:val="none" w:sz="0" w:space="0" w:color="auto"/>
                <w:bottom w:val="none" w:sz="0" w:space="0" w:color="auto"/>
                <w:right w:val="none" w:sz="0" w:space="0" w:color="auto"/>
              </w:divBdr>
            </w:div>
            <w:div w:id="1841236301">
              <w:marLeft w:val="0"/>
              <w:marRight w:val="0"/>
              <w:marTop w:val="0"/>
              <w:marBottom w:val="0"/>
              <w:divBdr>
                <w:top w:val="none" w:sz="0" w:space="0" w:color="auto"/>
                <w:left w:val="none" w:sz="0" w:space="0" w:color="auto"/>
                <w:bottom w:val="none" w:sz="0" w:space="0" w:color="auto"/>
                <w:right w:val="none" w:sz="0" w:space="0" w:color="auto"/>
              </w:divBdr>
            </w:div>
            <w:div w:id="1842886084">
              <w:marLeft w:val="0"/>
              <w:marRight w:val="0"/>
              <w:marTop w:val="0"/>
              <w:marBottom w:val="0"/>
              <w:divBdr>
                <w:top w:val="none" w:sz="0" w:space="0" w:color="auto"/>
                <w:left w:val="none" w:sz="0" w:space="0" w:color="auto"/>
                <w:bottom w:val="none" w:sz="0" w:space="0" w:color="auto"/>
                <w:right w:val="none" w:sz="0" w:space="0" w:color="auto"/>
              </w:divBdr>
            </w:div>
            <w:div w:id="1857961172">
              <w:marLeft w:val="0"/>
              <w:marRight w:val="0"/>
              <w:marTop w:val="0"/>
              <w:marBottom w:val="0"/>
              <w:divBdr>
                <w:top w:val="none" w:sz="0" w:space="0" w:color="auto"/>
                <w:left w:val="none" w:sz="0" w:space="0" w:color="auto"/>
                <w:bottom w:val="none" w:sz="0" w:space="0" w:color="auto"/>
                <w:right w:val="none" w:sz="0" w:space="0" w:color="auto"/>
              </w:divBdr>
            </w:div>
            <w:div w:id="1877044152">
              <w:marLeft w:val="0"/>
              <w:marRight w:val="0"/>
              <w:marTop w:val="0"/>
              <w:marBottom w:val="0"/>
              <w:divBdr>
                <w:top w:val="none" w:sz="0" w:space="0" w:color="auto"/>
                <w:left w:val="none" w:sz="0" w:space="0" w:color="auto"/>
                <w:bottom w:val="none" w:sz="0" w:space="0" w:color="auto"/>
                <w:right w:val="none" w:sz="0" w:space="0" w:color="auto"/>
              </w:divBdr>
            </w:div>
            <w:div w:id="1879778473">
              <w:marLeft w:val="0"/>
              <w:marRight w:val="0"/>
              <w:marTop w:val="0"/>
              <w:marBottom w:val="0"/>
              <w:divBdr>
                <w:top w:val="none" w:sz="0" w:space="0" w:color="auto"/>
                <w:left w:val="none" w:sz="0" w:space="0" w:color="auto"/>
                <w:bottom w:val="none" w:sz="0" w:space="0" w:color="auto"/>
                <w:right w:val="none" w:sz="0" w:space="0" w:color="auto"/>
              </w:divBdr>
            </w:div>
            <w:div w:id="1882595752">
              <w:marLeft w:val="0"/>
              <w:marRight w:val="0"/>
              <w:marTop w:val="0"/>
              <w:marBottom w:val="0"/>
              <w:divBdr>
                <w:top w:val="none" w:sz="0" w:space="0" w:color="auto"/>
                <w:left w:val="none" w:sz="0" w:space="0" w:color="auto"/>
                <w:bottom w:val="none" w:sz="0" w:space="0" w:color="auto"/>
                <w:right w:val="none" w:sz="0" w:space="0" w:color="auto"/>
              </w:divBdr>
            </w:div>
            <w:div w:id="1883398311">
              <w:marLeft w:val="0"/>
              <w:marRight w:val="0"/>
              <w:marTop w:val="0"/>
              <w:marBottom w:val="0"/>
              <w:divBdr>
                <w:top w:val="none" w:sz="0" w:space="0" w:color="auto"/>
                <w:left w:val="none" w:sz="0" w:space="0" w:color="auto"/>
                <w:bottom w:val="none" w:sz="0" w:space="0" w:color="auto"/>
                <w:right w:val="none" w:sz="0" w:space="0" w:color="auto"/>
              </w:divBdr>
            </w:div>
            <w:div w:id="1883441172">
              <w:marLeft w:val="0"/>
              <w:marRight w:val="0"/>
              <w:marTop w:val="0"/>
              <w:marBottom w:val="0"/>
              <w:divBdr>
                <w:top w:val="none" w:sz="0" w:space="0" w:color="auto"/>
                <w:left w:val="none" w:sz="0" w:space="0" w:color="auto"/>
                <w:bottom w:val="none" w:sz="0" w:space="0" w:color="auto"/>
                <w:right w:val="none" w:sz="0" w:space="0" w:color="auto"/>
              </w:divBdr>
            </w:div>
            <w:div w:id="1884171097">
              <w:marLeft w:val="0"/>
              <w:marRight w:val="0"/>
              <w:marTop w:val="0"/>
              <w:marBottom w:val="0"/>
              <w:divBdr>
                <w:top w:val="none" w:sz="0" w:space="0" w:color="auto"/>
                <w:left w:val="none" w:sz="0" w:space="0" w:color="auto"/>
                <w:bottom w:val="none" w:sz="0" w:space="0" w:color="auto"/>
                <w:right w:val="none" w:sz="0" w:space="0" w:color="auto"/>
              </w:divBdr>
            </w:div>
            <w:div w:id="1886983445">
              <w:marLeft w:val="0"/>
              <w:marRight w:val="0"/>
              <w:marTop w:val="0"/>
              <w:marBottom w:val="0"/>
              <w:divBdr>
                <w:top w:val="none" w:sz="0" w:space="0" w:color="auto"/>
                <w:left w:val="none" w:sz="0" w:space="0" w:color="auto"/>
                <w:bottom w:val="none" w:sz="0" w:space="0" w:color="auto"/>
                <w:right w:val="none" w:sz="0" w:space="0" w:color="auto"/>
              </w:divBdr>
            </w:div>
            <w:div w:id="1916697863">
              <w:marLeft w:val="0"/>
              <w:marRight w:val="0"/>
              <w:marTop w:val="0"/>
              <w:marBottom w:val="0"/>
              <w:divBdr>
                <w:top w:val="none" w:sz="0" w:space="0" w:color="auto"/>
                <w:left w:val="none" w:sz="0" w:space="0" w:color="auto"/>
                <w:bottom w:val="none" w:sz="0" w:space="0" w:color="auto"/>
                <w:right w:val="none" w:sz="0" w:space="0" w:color="auto"/>
              </w:divBdr>
            </w:div>
            <w:div w:id="1917743499">
              <w:marLeft w:val="0"/>
              <w:marRight w:val="0"/>
              <w:marTop w:val="0"/>
              <w:marBottom w:val="0"/>
              <w:divBdr>
                <w:top w:val="none" w:sz="0" w:space="0" w:color="auto"/>
                <w:left w:val="none" w:sz="0" w:space="0" w:color="auto"/>
                <w:bottom w:val="none" w:sz="0" w:space="0" w:color="auto"/>
                <w:right w:val="none" w:sz="0" w:space="0" w:color="auto"/>
              </w:divBdr>
            </w:div>
            <w:div w:id="1919048643">
              <w:marLeft w:val="0"/>
              <w:marRight w:val="0"/>
              <w:marTop w:val="0"/>
              <w:marBottom w:val="0"/>
              <w:divBdr>
                <w:top w:val="none" w:sz="0" w:space="0" w:color="auto"/>
                <w:left w:val="none" w:sz="0" w:space="0" w:color="auto"/>
                <w:bottom w:val="none" w:sz="0" w:space="0" w:color="auto"/>
                <w:right w:val="none" w:sz="0" w:space="0" w:color="auto"/>
              </w:divBdr>
            </w:div>
            <w:div w:id="1920824605">
              <w:marLeft w:val="0"/>
              <w:marRight w:val="0"/>
              <w:marTop w:val="0"/>
              <w:marBottom w:val="0"/>
              <w:divBdr>
                <w:top w:val="none" w:sz="0" w:space="0" w:color="auto"/>
                <w:left w:val="none" w:sz="0" w:space="0" w:color="auto"/>
                <w:bottom w:val="none" w:sz="0" w:space="0" w:color="auto"/>
                <w:right w:val="none" w:sz="0" w:space="0" w:color="auto"/>
              </w:divBdr>
            </w:div>
            <w:div w:id="1928071476">
              <w:marLeft w:val="0"/>
              <w:marRight w:val="0"/>
              <w:marTop w:val="0"/>
              <w:marBottom w:val="0"/>
              <w:divBdr>
                <w:top w:val="none" w:sz="0" w:space="0" w:color="auto"/>
                <w:left w:val="none" w:sz="0" w:space="0" w:color="auto"/>
                <w:bottom w:val="none" w:sz="0" w:space="0" w:color="auto"/>
                <w:right w:val="none" w:sz="0" w:space="0" w:color="auto"/>
              </w:divBdr>
            </w:div>
            <w:div w:id="1955743613">
              <w:marLeft w:val="0"/>
              <w:marRight w:val="0"/>
              <w:marTop w:val="0"/>
              <w:marBottom w:val="0"/>
              <w:divBdr>
                <w:top w:val="none" w:sz="0" w:space="0" w:color="auto"/>
                <w:left w:val="none" w:sz="0" w:space="0" w:color="auto"/>
                <w:bottom w:val="none" w:sz="0" w:space="0" w:color="auto"/>
                <w:right w:val="none" w:sz="0" w:space="0" w:color="auto"/>
              </w:divBdr>
            </w:div>
            <w:div w:id="1964728424">
              <w:marLeft w:val="0"/>
              <w:marRight w:val="0"/>
              <w:marTop w:val="0"/>
              <w:marBottom w:val="0"/>
              <w:divBdr>
                <w:top w:val="none" w:sz="0" w:space="0" w:color="auto"/>
                <w:left w:val="none" w:sz="0" w:space="0" w:color="auto"/>
                <w:bottom w:val="none" w:sz="0" w:space="0" w:color="auto"/>
                <w:right w:val="none" w:sz="0" w:space="0" w:color="auto"/>
              </w:divBdr>
            </w:div>
            <w:div w:id="1968856088">
              <w:marLeft w:val="0"/>
              <w:marRight w:val="0"/>
              <w:marTop w:val="0"/>
              <w:marBottom w:val="0"/>
              <w:divBdr>
                <w:top w:val="none" w:sz="0" w:space="0" w:color="auto"/>
                <w:left w:val="none" w:sz="0" w:space="0" w:color="auto"/>
                <w:bottom w:val="none" w:sz="0" w:space="0" w:color="auto"/>
                <w:right w:val="none" w:sz="0" w:space="0" w:color="auto"/>
              </w:divBdr>
            </w:div>
            <w:div w:id="1982492700">
              <w:marLeft w:val="0"/>
              <w:marRight w:val="0"/>
              <w:marTop w:val="0"/>
              <w:marBottom w:val="0"/>
              <w:divBdr>
                <w:top w:val="none" w:sz="0" w:space="0" w:color="auto"/>
                <w:left w:val="none" w:sz="0" w:space="0" w:color="auto"/>
                <w:bottom w:val="none" w:sz="0" w:space="0" w:color="auto"/>
                <w:right w:val="none" w:sz="0" w:space="0" w:color="auto"/>
              </w:divBdr>
            </w:div>
            <w:div w:id="1988389404">
              <w:marLeft w:val="0"/>
              <w:marRight w:val="0"/>
              <w:marTop w:val="0"/>
              <w:marBottom w:val="0"/>
              <w:divBdr>
                <w:top w:val="none" w:sz="0" w:space="0" w:color="auto"/>
                <w:left w:val="none" w:sz="0" w:space="0" w:color="auto"/>
                <w:bottom w:val="none" w:sz="0" w:space="0" w:color="auto"/>
                <w:right w:val="none" w:sz="0" w:space="0" w:color="auto"/>
              </w:divBdr>
            </w:div>
            <w:div w:id="1998684008">
              <w:marLeft w:val="0"/>
              <w:marRight w:val="0"/>
              <w:marTop w:val="0"/>
              <w:marBottom w:val="0"/>
              <w:divBdr>
                <w:top w:val="none" w:sz="0" w:space="0" w:color="auto"/>
                <w:left w:val="none" w:sz="0" w:space="0" w:color="auto"/>
                <w:bottom w:val="none" w:sz="0" w:space="0" w:color="auto"/>
                <w:right w:val="none" w:sz="0" w:space="0" w:color="auto"/>
              </w:divBdr>
            </w:div>
            <w:div w:id="2005694460">
              <w:marLeft w:val="0"/>
              <w:marRight w:val="0"/>
              <w:marTop w:val="0"/>
              <w:marBottom w:val="0"/>
              <w:divBdr>
                <w:top w:val="none" w:sz="0" w:space="0" w:color="auto"/>
                <w:left w:val="none" w:sz="0" w:space="0" w:color="auto"/>
                <w:bottom w:val="none" w:sz="0" w:space="0" w:color="auto"/>
                <w:right w:val="none" w:sz="0" w:space="0" w:color="auto"/>
              </w:divBdr>
            </w:div>
            <w:div w:id="2018193253">
              <w:marLeft w:val="0"/>
              <w:marRight w:val="0"/>
              <w:marTop w:val="0"/>
              <w:marBottom w:val="0"/>
              <w:divBdr>
                <w:top w:val="none" w:sz="0" w:space="0" w:color="auto"/>
                <w:left w:val="none" w:sz="0" w:space="0" w:color="auto"/>
                <w:bottom w:val="none" w:sz="0" w:space="0" w:color="auto"/>
                <w:right w:val="none" w:sz="0" w:space="0" w:color="auto"/>
              </w:divBdr>
            </w:div>
            <w:div w:id="2025283735">
              <w:marLeft w:val="0"/>
              <w:marRight w:val="0"/>
              <w:marTop w:val="0"/>
              <w:marBottom w:val="0"/>
              <w:divBdr>
                <w:top w:val="none" w:sz="0" w:space="0" w:color="auto"/>
                <w:left w:val="none" w:sz="0" w:space="0" w:color="auto"/>
                <w:bottom w:val="none" w:sz="0" w:space="0" w:color="auto"/>
                <w:right w:val="none" w:sz="0" w:space="0" w:color="auto"/>
              </w:divBdr>
            </w:div>
            <w:div w:id="2030981315">
              <w:marLeft w:val="0"/>
              <w:marRight w:val="0"/>
              <w:marTop w:val="0"/>
              <w:marBottom w:val="0"/>
              <w:divBdr>
                <w:top w:val="none" w:sz="0" w:space="0" w:color="auto"/>
                <w:left w:val="none" w:sz="0" w:space="0" w:color="auto"/>
                <w:bottom w:val="none" w:sz="0" w:space="0" w:color="auto"/>
                <w:right w:val="none" w:sz="0" w:space="0" w:color="auto"/>
              </w:divBdr>
            </w:div>
            <w:div w:id="2062825261">
              <w:marLeft w:val="0"/>
              <w:marRight w:val="0"/>
              <w:marTop w:val="0"/>
              <w:marBottom w:val="0"/>
              <w:divBdr>
                <w:top w:val="none" w:sz="0" w:space="0" w:color="auto"/>
                <w:left w:val="none" w:sz="0" w:space="0" w:color="auto"/>
                <w:bottom w:val="none" w:sz="0" w:space="0" w:color="auto"/>
                <w:right w:val="none" w:sz="0" w:space="0" w:color="auto"/>
              </w:divBdr>
            </w:div>
            <w:div w:id="2064865050">
              <w:marLeft w:val="0"/>
              <w:marRight w:val="0"/>
              <w:marTop w:val="0"/>
              <w:marBottom w:val="0"/>
              <w:divBdr>
                <w:top w:val="none" w:sz="0" w:space="0" w:color="auto"/>
                <w:left w:val="none" w:sz="0" w:space="0" w:color="auto"/>
                <w:bottom w:val="none" w:sz="0" w:space="0" w:color="auto"/>
                <w:right w:val="none" w:sz="0" w:space="0" w:color="auto"/>
              </w:divBdr>
            </w:div>
            <w:div w:id="2070224417">
              <w:marLeft w:val="0"/>
              <w:marRight w:val="0"/>
              <w:marTop w:val="0"/>
              <w:marBottom w:val="0"/>
              <w:divBdr>
                <w:top w:val="none" w:sz="0" w:space="0" w:color="auto"/>
                <w:left w:val="none" w:sz="0" w:space="0" w:color="auto"/>
                <w:bottom w:val="none" w:sz="0" w:space="0" w:color="auto"/>
                <w:right w:val="none" w:sz="0" w:space="0" w:color="auto"/>
              </w:divBdr>
            </w:div>
            <w:div w:id="2072075481">
              <w:marLeft w:val="0"/>
              <w:marRight w:val="0"/>
              <w:marTop w:val="0"/>
              <w:marBottom w:val="0"/>
              <w:divBdr>
                <w:top w:val="none" w:sz="0" w:space="0" w:color="auto"/>
                <w:left w:val="none" w:sz="0" w:space="0" w:color="auto"/>
                <w:bottom w:val="none" w:sz="0" w:space="0" w:color="auto"/>
                <w:right w:val="none" w:sz="0" w:space="0" w:color="auto"/>
              </w:divBdr>
            </w:div>
            <w:div w:id="2093894407">
              <w:marLeft w:val="0"/>
              <w:marRight w:val="0"/>
              <w:marTop w:val="0"/>
              <w:marBottom w:val="0"/>
              <w:divBdr>
                <w:top w:val="none" w:sz="0" w:space="0" w:color="auto"/>
                <w:left w:val="none" w:sz="0" w:space="0" w:color="auto"/>
                <w:bottom w:val="none" w:sz="0" w:space="0" w:color="auto"/>
                <w:right w:val="none" w:sz="0" w:space="0" w:color="auto"/>
              </w:divBdr>
            </w:div>
            <w:div w:id="2096702277">
              <w:marLeft w:val="0"/>
              <w:marRight w:val="0"/>
              <w:marTop w:val="0"/>
              <w:marBottom w:val="0"/>
              <w:divBdr>
                <w:top w:val="none" w:sz="0" w:space="0" w:color="auto"/>
                <w:left w:val="none" w:sz="0" w:space="0" w:color="auto"/>
                <w:bottom w:val="none" w:sz="0" w:space="0" w:color="auto"/>
                <w:right w:val="none" w:sz="0" w:space="0" w:color="auto"/>
              </w:divBdr>
            </w:div>
            <w:div w:id="2129816958">
              <w:marLeft w:val="0"/>
              <w:marRight w:val="0"/>
              <w:marTop w:val="0"/>
              <w:marBottom w:val="0"/>
              <w:divBdr>
                <w:top w:val="none" w:sz="0" w:space="0" w:color="auto"/>
                <w:left w:val="none" w:sz="0" w:space="0" w:color="auto"/>
                <w:bottom w:val="none" w:sz="0" w:space="0" w:color="auto"/>
                <w:right w:val="none" w:sz="0" w:space="0" w:color="auto"/>
              </w:divBdr>
            </w:div>
            <w:div w:id="2134444596">
              <w:marLeft w:val="0"/>
              <w:marRight w:val="0"/>
              <w:marTop w:val="0"/>
              <w:marBottom w:val="0"/>
              <w:divBdr>
                <w:top w:val="none" w:sz="0" w:space="0" w:color="auto"/>
                <w:left w:val="none" w:sz="0" w:space="0" w:color="auto"/>
                <w:bottom w:val="none" w:sz="0" w:space="0" w:color="auto"/>
                <w:right w:val="none" w:sz="0" w:space="0" w:color="auto"/>
              </w:divBdr>
            </w:div>
          </w:divsChild>
        </w:div>
        <w:div w:id="1706061450">
          <w:marLeft w:val="0"/>
          <w:marRight w:val="0"/>
          <w:marTop w:val="0"/>
          <w:marBottom w:val="0"/>
          <w:divBdr>
            <w:top w:val="none" w:sz="0" w:space="0" w:color="auto"/>
            <w:left w:val="none" w:sz="0" w:space="0" w:color="auto"/>
            <w:bottom w:val="none" w:sz="0" w:space="0" w:color="auto"/>
            <w:right w:val="none" w:sz="0" w:space="0" w:color="auto"/>
          </w:divBdr>
          <w:divsChild>
            <w:div w:id="254826828">
              <w:marLeft w:val="0"/>
              <w:marRight w:val="0"/>
              <w:marTop w:val="0"/>
              <w:marBottom w:val="0"/>
              <w:divBdr>
                <w:top w:val="none" w:sz="0" w:space="0" w:color="auto"/>
                <w:left w:val="none" w:sz="0" w:space="0" w:color="auto"/>
                <w:bottom w:val="none" w:sz="0" w:space="0" w:color="auto"/>
                <w:right w:val="none" w:sz="0" w:space="0" w:color="auto"/>
              </w:divBdr>
            </w:div>
            <w:div w:id="266425318">
              <w:marLeft w:val="0"/>
              <w:marRight w:val="0"/>
              <w:marTop w:val="0"/>
              <w:marBottom w:val="0"/>
              <w:divBdr>
                <w:top w:val="none" w:sz="0" w:space="0" w:color="auto"/>
                <w:left w:val="none" w:sz="0" w:space="0" w:color="auto"/>
                <w:bottom w:val="none" w:sz="0" w:space="0" w:color="auto"/>
                <w:right w:val="none" w:sz="0" w:space="0" w:color="auto"/>
              </w:divBdr>
            </w:div>
            <w:div w:id="290134422">
              <w:marLeft w:val="0"/>
              <w:marRight w:val="0"/>
              <w:marTop w:val="0"/>
              <w:marBottom w:val="0"/>
              <w:divBdr>
                <w:top w:val="none" w:sz="0" w:space="0" w:color="auto"/>
                <w:left w:val="none" w:sz="0" w:space="0" w:color="auto"/>
                <w:bottom w:val="none" w:sz="0" w:space="0" w:color="auto"/>
                <w:right w:val="none" w:sz="0" w:space="0" w:color="auto"/>
              </w:divBdr>
            </w:div>
            <w:div w:id="305819061">
              <w:marLeft w:val="0"/>
              <w:marRight w:val="0"/>
              <w:marTop w:val="0"/>
              <w:marBottom w:val="0"/>
              <w:divBdr>
                <w:top w:val="none" w:sz="0" w:space="0" w:color="auto"/>
                <w:left w:val="none" w:sz="0" w:space="0" w:color="auto"/>
                <w:bottom w:val="none" w:sz="0" w:space="0" w:color="auto"/>
                <w:right w:val="none" w:sz="0" w:space="0" w:color="auto"/>
              </w:divBdr>
            </w:div>
            <w:div w:id="453257197">
              <w:marLeft w:val="0"/>
              <w:marRight w:val="0"/>
              <w:marTop w:val="0"/>
              <w:marBottom w:val="0"/>
              <w:divBdr>
                <w:top w:val="none" w:sz="0" w:space="0" w:color="auto"/>
                <w:left w:val="none" w:sz="0" w:space="0" w:color="auto"/>
                <w:bottom w:val="none" w:sz="0" w:space="0" w:color="auto"/>
                <w:right w:val="none" w:sz="0" w:space="0" w:color="auto"/>
              </w:divBdr>
            </w:div>
            <w:div w:id="469127599">
              <w:marLeft w:val="0"/>
              <w:marRight w:val="0"/>
              <w:marTop w:val="0"/>
              <w:marBottom w:val="0"/>
              <w:divBdr>
                <w:top w:val="none" w:sz="0" w:space="0" w:color="auto"/>
                <w:left w:val="none" w:sz="0" w:space="0" w:color="auto"/>
                <w:bottom w:val="none" w:sz="0" w:space="0" w:color="auto"/>
                <w:right w:val="none" w:sz="0" w:space="0" w:color="auto"/>
              </w:divBdr>
            </w:div>
            <w:div w:id="520776805">
              <w:marLeft w:val="0"/>
              <w:marRight w:val="0"/>
              <w:marTop w:val="0"/>
              <w:marBottom w:val="0"/>
              <w:divBdr>
                <w:top w:val="none" w:sz="0" w:space="0" w:color="auto"/>
                <w:left w:val="none" w:sz="0" w:space="0" w:color="auto"/>
                <w:bottom w:val="none" w:sz="0" w:space="0" w:color="auto"/>
                <w:right w:val="none" w:sz="0" w:space="0" w:color="auto"/>
              </w:divBdr>
            </w:div>
            <w:div w:id="522935902">
              <w:marLeft w:val="0"/>
              <w:marRight w:val="0"/>
              <w:marTop w:val="0"/>
              <w:marBottom w:val="0"/>
              <w:divBdr>
                <w:top w:val="none" w:sz="0" w:space="0" w:color="auto"/>
                <w:left w:val="none" w:sz="0" w:space="0" w:color="auto"/>
                <w:bottom w:val="none" w:sz="0" w:space="0" w:color="auto"/>
                <w:right w:val="none" w:sz="0" w:space="0" w:color="auto"/>
              </w:divBdr>
            </w:div>
            <w:div w:id="541670585">
              <w:marLeft w:val="0"/>
              <w:marRight w:val="0"/>
              <w:marTop w:val="0"/>
              <w:marBottom w:val="0"/>
              <w:divBdr>
                <w:top w:val="none" w:sz="0" w:space="0" w:color="auto"/>
                <w:left w:val="none" w:sz="0" w:space="0" w:color="auto"/>
                <w:bottom w:val="none" w:sz="0" w:space="0" w:color="auto"/>
                <w:right w:val="none" w:sz="0" w:space="0" w:color="auto"/>
              </w:divBdr>
            </w:div>
            <w:div w:id="551624986">
              <w:marLeft w:val="0"/>
              <w:marRight w:val="0"/>
              <w:marTop w:val="0"/>
              <w:marBottom w:val="0"/>
              <w:divBdr>
                <w:top w:val="none" w:sz="0" w:space="0" w:color="auto"/>
                <w:left w:val="none" w:sz="0" w:space="0" w:color="auto"/>
                <w:bottom w:val="none" w:sz="0" w:space="0" w:color="auto"/>
                <w:right w:val="none" w:sz="0" w:space="0" w:color="auto"/>
              </w:divBdr>
            </w:div>
            <w:div w:id="626621396">
              <w:marLeft w:val="0"/>
              <w:marRight w:val="0"/>
              <w:marTop w:val="0"/>
              <w:marBottom w:val="0"/>
              <w:divBdr>
                <w:top w:val="none" w:sz="0" w:space="0" w:color="auto"/>
                <w:left w:val="none" w:sz="0" w:space="0" w:color="auto"/>
                <w:bottom w:val="none" w:sz="0" w:space="0" w:color="auto"/>
                <w:right w:val="none" w:sz="0" w:space="0" w:color="auto"/>
              </w:divBdr>
            </w:div>
            <w:div w:id="732896396">
              <w:marLeft w:val="0"/>
              <w:marRight w:val="0"/>
              <w:marTop w:val="0"/>
              <w:marBottom w:val="0"/>
              <w:divBdr>
                <w:top w:val="none" w:sz="0" w:space="0" w:color="auto"/>
                <w:left w:val="none" w:sz="0" w:space="0" w:color="auto"/>
                <w:bottom w:val="none" w:sz="0" w:space="0" w:color="auto"/>
                <w:right w:val="none" w:sz="0" w:space="0" w:color="auto"/>
              </w:divBdr>
            </w:div>
            <w:div w:id="809205309">
              <w:marLeft w:val="0"/>
              <w:marRight w:val="0"/>
              <w:marTop w:val="0"/>
              <w:marBottom w:val="0"/>
              <w:divBdr>
                <w:top w:val="none" w:sz="0" w:space="0" w:color="auto"/>
                <w:left w:val="none" w:sz="0" w:space="0" w:color="auto"/>
                <w:bottom w:val="none" w:sz="0" w:space="0" w:color="auto"/>
                <w:right w:val="none" w:sz="0" w:space="0" w:color="auto"/>
              </w:divBdr>
            </w:div>
            <w:div w:id="869952600">
              <w:marLeft w:val="0"/>
              <w:marRight w:val="0"/>
              <w:marTop w:val="0"/>
              <w:marBottom w:val="0"/>
              <w:divBdr>
                <w:top w:val="none" w:sz="0" w:space="0" w:color="auto"/>
                <w:left w:val="none" w:sz="0" w:space="0" w:color="auto"/>
                <w:bottom w:val="none" w:sz="0" w:space="0" w:color="auto"/>
                <w:right w:val="none" w:sz="0" w:space="0" w:color="auto"/>
              </w:divBdr>
            </w:div>
            <w:div w:id="895822154">
              <w:marLeft w:val="0"/>
              <w:marRight w:val="0"/>
              <w:marTop w:val="0"/>
              <w:marBottom w:val="0"/>
              <w:divBdr>
                <w:top w:val="none" w:sz="0" w:space="0" w:color="auto"/>
                <w:left w:val="none" w:sz="0" w:space="0" w:color="auto"/>
                <w:bottom w:val="none" w:sz="0" w:space="0" w:color="auto"/>
                <w:right w:val="none" w:sz="0" w:space="0" w:color="auto"/>
              </w:divBdr>
            </w:div>
            <w:div w:id="1044988118">
              <w:marLeft w:val="0"/>
              <w:marRight w:val="0"/>
              <w:marTop w:val="0"/>
              <w:marBottom w:val="0"/>
              <w:divBdr>
                <w:top w:val="none" w:sz="0" w:space="0" w:color="auto"/>
                <w:left w:val="none" w:sz="0" w:space="0" w:color="auto"/>
                <w:bottom w:val="none" w:sz="0" w:space="0" w:color="auto"/>
                <w:right w:val="none" w:sz="0" w:space="0" w:color="auto"/>
              </w:divBdr>
            </w:div>
            <w:div w:id="1071736505">
              <w:marLeft w:val="0"/>
              <w:marRight w:val="0"/>
              <w:marTop w:val="0"/>
              <w:marBottom w:val="0"/>
              <w:divBdr>
                <w:top w:val="none" w:sz="0" w:space="0" w:color="auto"/>
                <w:left w:val="none" w:sz="0" w:space="0" w:color="auto"/>
                <w:bottom w:val="none" w:sz="0" w:space="0" w:color="auto"/>
                <w:right w:val="none" w:sz="0" w:space="0" w:color="auto"/>
              </w:divBdr>
            </w:div>
            <w:div w:id="1181747885">
              <w:marLeft w:val="0"/>
              <w:marRight w:val="0"/>
              <w:marTop w:val="0"/>
              <w:marBottom w:val="0"/>
              <w:divBdr>
                <w:top w:val="none" w:sz="0" w:space="0" w:color="auto"/>
                <w:left w:val="none" w:sz="0" w:space="0" w:color="auto"/>
                <w:bottom w:val="none" w:sz="0" w:space="0" w:color="auto"/>
                <w:right w:val="none" w:sz="0" w:space="0" w:color="auto"/>
              </w:divBdr>
            </w:div>
            <w:div w:id="1189609867">
              <w:marLeft w:val="0"/>
              <w:marRight w:val="0"/>
              <w:marTop w:val="0"/>
              <w:marBottom w:val="0"/>
              <w:divBdr>
                <w:top w:val="none" w:sz="0" w:space="0" w:color="auto"/>
                <w:left w:val="none" w:sz="0" w:space="0" w:color="auto"/>
                <w:bottom w:val="none" w:sz="0" w:space="0" w:color="auto"/>
                <w:right w:val="none" w:sz="0" w:space="0" w:color="auto"/>
              </w:divBdr>
            </w:div>
            <w:div w:id="1191457412">
              <w:marLeft w:val="0"/>
              <w:marRight w:val="0"/>
              <w:marTop w:val="0"/>
              <w:marBottom w:val="0"/>
              <w:divBdr>
                <w:top w:val="none" w:sz="0" w:space="0" w:color="auto"/>
                <w:left w:val="none" w:sz="0" w:space="0" w:color="auto"/>
                <w:bottom w:val="none" w:sz="0" w:space="0" w:color="auto"/>
                <w:right w:val="none" w:sz="0" w:space="0" w:color="auto"/>
              </w:divBdr>
            </w:div>
            <w:div w:id="1649237460">
              <w:marLeft w:val="0"/>
              <w:marRight w:val="0"/>
              <w:marTop w:val="0"/>
              <w:marBottom w:val="0"/>
              <w:divBdr>
                <w:top w:val="none" w:sz="0" w:space="0" w:color="auto"/>
                <w:left w:val="none" w:sz="0" w:space="0" w:color="auto"/>
                <w:bottom w:val="none" w:sz="0" w:space="0" w:color="auto"/>
                <w:right w:val="none" w:sz="0" w:space="0" w:color="auto"/>
              </w:divBdr>
            </w:div>
            <w:div w:id="1663005929">
              <w:marLeft w:val="0"/>
              <w:marRight w:val="0"/>
              <w:marTop w:val="0"/>
              <w:marBottom w:val="0"/>
              <w:divBdr>
                <w:top w:val="none" w:sz="0" w:space="0" w:color="auto"/>
                <w:left w:val="none" w:sz="0" w:space="0" w:color="auto"/>
                <w:bottom w:val="none" w:sz="0" w:space="0" w:color="auto"/>
                <w:right w:val="none" w:sz="0" w:space="0" w:color="auto"/>
              </w:divBdr>
            </w:div>
            <w:div w:id="1664889213">
              <w:marLeft w:val="0"/>
              <w:marRight w:val="0"/>
              <w:marTop w:val="0"/>
              <w:marBottom w:val="0"/>
              <w:divBdr>
                <w:top w:val="none" w:sz="0" w:space="0" w:color="auto"/>
                <w:left w:val="none" w:sz="0" w:space="0" w:color="auto"/>
                <w:bottom w:val="none" w:sz="0" w:space="0" w:color="auto"/>
                <w:right w:val="none" w:sz="0" w:space="0" w:color="auto"/>
              </w:divBdr>
            </w:div>
            <w:div w:id="1684625944">
              <w:marLeft w:val="0"/>
              <w:marRight w:val="0"/>
              <w:marTop w:val="0"/>
              <w:marBottom w:val="0"/>
              <w:divBdr>
                <w:top w:val="none" w:sz="0" w:space="0" w:color="auto"/>
                <w:left w:val="none" w:sz="0" w:space="0" w:color="auto"/>
                <w:bottom w:val="none" w:sz="0" w:space="0" w:color="auto"/>
                <w:right w:val="none" w:sz="0" w:space="0" w:color="auto"/>
              </w:divBdr>
            </w:div>
            <w:div w:id="1781336152">
              <w:marLeft w:val="0"/>
              <w:marRight w:val="0"/>
              <w:marTop w:val="0"/>
              <w:marBottom w:val="0"/>
              <w:divBdr>
                <w:top w:val="none" w:sz="0" w:space="0" w:color="auto"/>
                <w:left w:val="none" w:sz="0" w:space="0" w:color="auto"/>
                <w:bottom w:val="none" w:sz="0" w:space="0" w:color="auto"/>
                <w:right w:val="none" w:sz="0" w:space="0" w:color="auto"/>
              </w:divBdr>
            </w:div>
            <w:div w:id="1821338018">
              <w:marLeft w:val="0"/>
              <w:marRight w:val="0"/>
              <w:marTop w:val="0"/>
              <w:marBottom w:val="0"/>
              <w:divBdr>
                <w:top w:val="none" w:sz="0" w:space="0" w:color="auto"/>
                <w:left w:val="none" w:sz="0" w:space="0" w:color="auto"/>
                <w:bottom w:val="none" w:sz="0" w:space="0" w:color="auto"/>
                <w:right w:val="none" w:sz="0" w:space="0" w:color="auto"/>
              </w:divBdr>
            </w:div>
            <w:div w:id="1935436990">
              <w:marLeft w:val="0"/>
              <w:marRight w:val="0"/>
              <w:marTop w:val="0"/>
              <w:marBottom w:val="0"/>
              <w:divBdr>
                <w:top w:val="none" w:sz="0" w:space="0" w:color="auto"/>
                <w:left w:val="none" w:sz="0" w:space="0" w:color="auto"/>
                <w:bottom w:val="none" w:sz="0" w:space="0" w:color="auto"/>
                <w:right w:val="none" w:sz="0" w:space="0" w:color="auto"/>
              </w:divBdr>
            </w:div>
            <w:div w:id="1968462845">
              <w:marLeft w:val="0"/>
              <w:marRight w:val="0"/>
              <w:marTop w:val="0"/>
              <w:marBottom w:val="0"/>
              <w:divBdr>
                <w:top w:val="none" w:sz="0" w:space="0" w:color="auto"/>
                <w:left w:val="none" w:sz="0" w:space="0" w:color="auto"/>
                <w:bottom w:val="none" w:sz="0" w:space="0" w:color="auto"/>
                <w:right w:val="none" w:sz="0" w:space="0" w:color="auto"/>
              </w:divBdr>
            </w:div>
            <w:div w:id="1998266497">
              <w:marLeft w:val="0"/>
              <w:marRight w:val="0"/>
              <w:marTop w:val="0"/>
              <w:marBottom w:val="0"/>
              <w:divBdr>
                <w:top w:val="none" w:sz="0" w:space="0" w:color="auto"/>
                <w:left w:val="none" w:sz="0" w:space="0" w:color="auto"/>
                <w:bottom w:val="none" w:sz="0" w:space="0" w:color="auto"/>
                <w:right w:val="none" w:sz="0" w:space="0" w:color="auto"/>
              </w:divBdr>
            </w:div>
            <w:div w:id="2063362847">
              <w:marLeft w:val="0"/>
              <w:marRight w:val="0"/>
              <w:marTop w:val="0"/>
              <w:marBottom w:val="0"/>
              <w:divBdr>
                <w:top w:val="none" w:sz="0" w:space="0" w:color="auto"/>
                <w:left w:val="none" w:sz="0" w:space="0" w:color="auto"/>
                <w:bottom w:val="none" w:sz="0" w:space="0" w:color="auto"/>
                <w:right w:val="none" w:sz="0" w:space="0" w:color="auto"/>
              </w:divBdr>
            </w:div>
            <w:div w:id="2071341243">
              <w:marLeft w:val="0"/>
              <w:marRight w:val="0"/>
              <w:marTop w:val="0"/>
              <w:marBottom w:val="0"/>
              <w:divBdr>
                <w:top w:val="none" w:sz="0" w:space="0" w:color="auto"/>
                <w:left w:val="none" w:sz="0" w:space="0" w:color="auto"/>
                <w:bottom w:val="none" w:sz="0" w:space="0" w:color="auto"/>
                <w:right w:val="none" w:sz="0" w:space="0" w:color="auto"/>
              </w:divBdr>
            </w:div>
            <w:div w:id="210260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48476">
      <w:bodyDiv w:val="1"/>
      <w:marLeft w:val="0"/>
      <w:marRight w:val="0"/>
      <w:marTop w:val="0"/>
      <w:marBottom w:val="0"/>
      <w:divBdr>
        <w:top w:val="none" w:sz="0" w:space="0" w:color="auto"/>
        <w:left w:val="none" w:sz="0" w:space="0" w:color="auto"/>
        <w:bottom w:val="none" w:sz="0" w:space="0" w:color="auto"/>
        <w:right w:val="none" w:sz="0" w:space="0" w:color="auto"/>
      </w:divBdr>
      <w:divsChild>
        <w:div w:id="130562095">
          <w:marLeft w:val="0"/>
          <w:marRight w:val="0"/>
          <w:marTop w:val="0"/>
          <w:marBottom w:val="0"/>
          <w:divBdr>
            <w:top w:val="none" w:sz="0" w:space="0" w:color="auto"/>
            <w:left w:val="none" w:sz="0" w:space="0" w:color="auto"/>
            <w:bottom w:val="none" w:sz="0" w:space="0" w:color="auto"/>
            <w:right w:val="none" w:sz="0" w:space="0" w:color="auto"/>
          </w:divBdr>
          <w:divsChild>
            <w:div w:id="116946273">
              <w:marLeft w:val="0"/>
              <w:marRight w:val="0"/>
              <w:marTop w:val="0"/>
              <w:marBottom w:val="0"/>
              <w:divBdr>
                <w:top w:val="none" w:sz="0" w:space="0" w:color="auto"/>
                <w:left w:val="none" w:sz="0" w:space="0" w:color="auto"/>
                <w:bottom w:val="none" w:sz="0" w:space="0" w:color="auto"/>
                <w:right w:val="none" w:sz="0" w:space="0" w:color="auto"/>
              </w:divBdr>
            </w:div>
            <w:div w:id="149641997">
              <w:marLeft w:val="0"/>
              <w:marRight w:val="0"/>
              <w:marTop w:val="0"/>
              <w:marBottom w:val="0"/>
              <w:divBdr>
                <w:top w:val="none" w:sz="0" w:space="0" w:color="auto"/>
                <w:left w:val="none" w:sz="0" w:space="0" w:color="auto"/>
                <w:bottom w:val="none" w:sz="0" w:space="0" w:color="auto"/>
                <w:right w:val="none" w:sz="0" w:space="0" w:color="auto"/>
              </w:divBdr>
            </w:div>
            <w:div w:id="225606565">
              <w:marLeft w:val="0"/>
              <w:marRight w:val="0"/>
              <w:marTop w:val="0"/>
              <w:marBottom w:val="0"/>
              <w:divBdr>
                <w:top w:val="none" w:sz="0" w:space="0" w:color="auto"/>
                <w:left w:val="none" w:sz="0" w:space="0" w:color="auto"/>
                <w:bottom w:val="none" w:sz="0" w:space="0" w:color="auto"/>
                <w:right w:val="none" w:sz="0" w:space="0" w:color="auto"/>
              </w:divBdr>
            </w:div>
            <w:div w:id="376247603">
              <w:marLeft w:val="0"/>
              <w:marRight w:val="0"/>
              <w:marTop w:val="0"/>
              <w:marBottom w:val="0"/>
              <w:divBdr>
                <w:top w:val="none" w:sz="0" w:space="0" w:color="auto"/>
                <w:left w:val="none" w:sz="0" w:space="0" w:color="auto"/>
                <w:bottom w:val="none" w:sz="0" w:space="0" w:color="auto"/>
                <w:right w:val="none" w:sz="0" w:space="0" w:color="auto"/>
              </w:divBdr>
            </w:div>
            <w:div w:id="384067094">
              <w:marLeft w:val="0"/>
              <w:marRight w:val="0"/>
              <w:marTop w:val="0"/>
              <w:marBottom w:val="0"/>
              <w:divBdr>
                <w:top w:val="none" w:sz="0" w:space="0" w:color="auto"/>
                <w:left w:val="none" w:sz="0" w:space="0" w:color="auto"/>
                <w:bottom w:val="none" w:sz="0" w:space="0" w:color="auto"/>
                <w:right w:val="none" w:sz="0" w:space="0" w:color="auto"/>
              </w:divBdr>
            </w:div>
            <w:div w:id="470563253">
              <w:marLeft w:val="0"/>
              <w:marRight w:val="0"/>
              <w:marTop w:val="0"/>
              <w:marBottom w:val="0"/>
              <w:divBdr>
                <w:top w:val="none" w:sz="0" w:space="0" w:color="auto"/>
                <w:left w:val="none" w:sz="0" w:space="0" w:color="auto"/>
                <w:bottom w:val="none" w:sz="0" w:space="0" w:color="auto"/>
                <w:right w:val="none" w:sz="0" w:space="0" w:color="auto"/>
              </w:divBdr>
            </w:div>
            <w:div w:id="515778391">
              <w:marLeft w:val="0"/>
              <w:marRight w:val="0"/>
              <w:marTop w:val="0"/>
              <w:marBottom w:val="0"/>
              <w:divBdr>
                <w:top w:val="none" w:sz="0" w:space="0" w:color="auto"/>
                <w:left w:val="none" w:sz="0" w:space="0" w:color="auto"/>
                <w:bottom w:val="none" w:sz="0" w:space="0" w:color="auto"/>
                <w:right w:val="none" w:sz="0" w:space="0" w:color="auto"/>
              </w:divBdr>
            </w:div>
            <w:div w:id="656344940">
              <w:marLeft w:val="0"/>
              <w:marRight w:val="0"/>
              <w:marTop w:val="0"/>
              <w:marBottom w:val="0"/>
              <w:divBdr>
                <w:top w:val="none" w:sz="0" w:space="0" w:color="auto"/>
                <w:left w:val="none" w:sz="0" w:space="0" w:color="auto"/>
                <w:bottom w:val="none" w:sz="0" w:space="0" w:color="auto"/>
                <w:right w:val="none" w:sz="0" w:space="0" w:color="auto"/>
              </w:divBdr>
            </w:div>
            <w:div w:id="676156054">
              <w:marLeft w:val="0"/>
              <w:marRight w:val="0"/>
              <w:marTop w:val="0"/>
              <w:marBottom w:val="0"/>
              <w:divBdr>
                <w:top w:val="none" w:sz="0" w:space="0" w:color="auto"/>
                <w:left w:val="none" w:sz="0" w:space="0" w:color="auto"/>
                <w:bottom w:val="none" w:sz="0" w:space="0" w:color="auto"/>
                <w:right w:val="none" w:sz="0" w:space="0" w:color="auto"/>
              </w:divBdr>
            </w:div>
            <w:div w:id="735469786">
              <w:marLeft w:val="0"/>
              <w:marRight w:val="0"/>
              <w:marTop w:val="0"/>
              <w:marBottom w:val="0"/>
              <w:divBdr>
                <w:top w:val="none" w:sz="0" w:space="0" w:color="auto"/>
                <w:left w:val="none" w:sz="0" w:space="0" w:color="auto"/>
                <w:bottom w:val="none" w:sz="0" w:space="0" w:color="auto"/>
                <w:right w:val="none" w:sz="0" w:space="0" w:color="auto"/>
              </w:divBdr>
            </w:div>
            <w:div w:id="745110348">
              <w:marLeft w:val="0"/>
              <w:marRight w:val="0"/>
              <w:marTop w:val="0"/>
              <w:marBottom w:val="0"/>
              <w:divBdr>
                <w:top w:val="none" w:sz="0" w:space="0" w:color="auto"/>
                <w:left w:val="none" w:sz="0" w:space="0" w:color="auto"/>
                <w:bottom w:val="none" w:sz="0" w:space="0" w:color="auto"/>
                <w:right w:val="none" w:sz="0" w:space="0" w:color="auto"/>
              </w:divBdr>
            </w:div>
            <w:div w:id="852378242">
              <w:marLeft w:val="0"/>
              <w:marRight w:val="0"/>
              <w:marTop w:val="0"/>
              <w:marBottom w:val="0"/>
              <w:divBdr>
                <w:top w:val="none" w:sz="0" w:space="0" w:color="auto"/>
                <w:left w:val="none" w:sz="0" w:space="0" w:color="auto"/>
                <w:bottom w:val="none" w:sz="0" w:space="0" w:color="auto"/>
                <w:right w:val="none" w:sz="0" w:space="0" w:color="auto"/>
              </w:divBdr>
            </w:div>
            <w:div w:id="862203440">
              <w:marLeft w:val="0"/>
              <w:marRight w:val="0"/>
              <w:marTop w:val="0"/>
              <w:marBottom w:val="0"/>
              <w:divBdr>
                <w:top w:val="none" w:sz="0" w:space="0" w:color="auto"/>
                <w:left w:val="none" w:sz="0" w:space="0" w:color="auto"/>
                <w:bottom w:val="none" w:sz="0" w:space="0" w:color="auto"/>
                <w:right w:val="none" w:sz="0" w:space="0" w:color="auto"/>
              </w:divBdr>
            </w:div>
            <w:div w:id="911548327">
              <w:marLeft w:val="0"/>
              <w:marRight w:val="0"/>
              <w:marTop w:val="0"/>
              <w:marBottom w:val="0"/>
              <w:divBdr>
                <w:top w:val="none" w:sz="0" w:space="0" w:color="auto"/>
                <w:left w:val="none" w:sz="0" w:space="0" w:color="auto"/>
                <w:bottom w:val="none" w:sz="0" w:space="0" w:color="auto"/>
                <w:right w:val="none" w:sz="0" w:space="0" w:color="auto"/>
              </w:divBdr>
            </w:div>
            <w:div w:id="1012686680">
              <w:marLeft w:val="0"/>
              <w:marRight w:val="0"/>
              <w:marTop w:val="0"/>
              <w:marBottom w:val="0"/>
              <w:divBdr>
                <w:top w:val="none" w:sz="0" w:space="0" w:color="auto"/>
                <w:left w:val="none" w:sz="0" w:space="0" w:color="auto"/>
                <w:bottom w:val="none" w:sz="0" w:space="0" w:color="auto"/>
                <w:right w:val="none" w:sz="0" w:space="0" w:color="auto"/>
              </w:divBdr>
            </w:div>
            <w:div w:id="1053504622">
              <w:marLeft w:val="0"/>
              <w:marRight w:val="0"/>
              <w:marTop w:val="0"/>
              <w:marBottom w:val="0"/>
              <w:divBdr>
                <w:top w:val="none" w:sz="0" w:space="0" w:color="auto"/>
                <w:left w:val="none" w:sz="0" w:space="0" w:color="auto"/>
                <w:bottom w:val="none" w:sz="0" w:space="0" w:color="auto"/>
                <w:right w:val="none" w:sz="0" w:space="0" w:color="auto"/>
              </w:divBdr>
            </w:div>
            <w:div w:id="1103185932">
              <w:marLeft w:val="0"/>
              <w:marRight w:val="0"/>
              <w:marTop w:val="0"/>
              <w:marBottom w:val="0"/>
              <w:divBdr>
                <w:top w:val="none" w:sz="0" w:space="0" w:color="auto"/>
                <w:left w:val="none" w:sz="0" w:space="0" w:color="auto"/>
                <w:bottom w:val="none" w:sz="0" w:space="0" w:color="auto"/>
                <w:right w:val="none" w:sz="0" w:space="0" w:color="auto"/>
              </w:divBdr>
            </w:div>
            <w:div w:id="1120954070">
              <w:marLeft w:val="0"/>
              <w:marRight w:val="0"/>
              <w:marTop w:val="0"/>
              <w:marBottom w:val="0"/>
              <w:divBdr>
                <w:top w:val="none" w:sz="0" w:space="0" w:color="auto"/>
                <w:left w:val="none" w:sz="0" w:space="0" w:color="auto"/>
                <w:bottom w:val="none" w:sz="0" w:space="0" w:color="auto"/>
                <w:right w:val="none" w:sz="0" w:space="0" w:color="auto"/>
              </w:divBdr>
            </w:div>
            <w:div w:id="1229683847">
              <w:marLeft w:val="0"/>
              <w:marRight w:val="0"/>
              <w:marTop w:val="0"/>
              <w:marBottom w:val="0"/>
              <w:divBdr>
                <w:top w:val="none" w:sz="0" w:space="0" w:color="auto"/>
                <w:left w:val="none" w:sz="0" w:space="0" w:color="auto"/>
                <w:bottom w:val="none" w:sz="0" w:space="0" w:color="auto"/>
                <w:right w:val="none" w:sz="0" w:space="0" w:color="auto"/>
              </w:divBdr>
            </w:div>
            <w:div w:id="1283732807">
              <w:marLeft w:val="0"/>
              <w:marRight w:val="0"/>
              <w:marTop w:val="0"/>
              <w:marBottom w:val="0"/>
              <w:divBdr>
                <w:top w:val="none" w:sz="0" w:space="0" w:color="auto"/>
                <w:left w:val="none" w:sz="0" w:space="0" w:color="auto"/>
                <w:bottom w:val="none" w:sz="0" w:space="0" w:color="auto"/>
                <w:right w:val="none" w:sz="0" w:space="0" w:color="auto"/>
              </w:divBdr>
            </w:div>
            <w:div w:id="1284727208">
              <w:marLeft w:val="0"/>
              <w:marRight w:val="0"/>
              <w:marTop w:val="0"/>
              <w:marBottom w:val="0"/>
              <w:divBdr>
                <w:top w:val="none" w:sz="0" w:space="0" w:color="auto"/>
                <w:left w:val="none" w:sz="0" w:space="0" w:color="auto"/>
                <w:bottom w:val="none" w:sz="0" w:space="0" w:color="auto"/>
                <w:right w:val="none" w:sz="0" w:space="0" w:color="auto"/>
              </w:divBdr>
            </w:div>
            <w:div w:id="1508909175">
              <w:marLeft w:val="0"/>
              <w:marRight w:val="0"/>
              <w:marTop w:val="0"/>
              <w:marBottom w:val="0"/>
              <w:divBdr>
                <w:top w:val="none" w:sz="0" w:space="0" w:color="auto"/>
                <w:left w:val="none" w:sz="0" w:space="0" w:color="auto"/>
                <w:bottom w:val="none" w:sz="0" w:space="0" w:color="auto"/>
                <w:right w:val="none" w:sz="0" w:space="0" w:color="auto"/>
              </w:divBdr>
            </w:div>
            <w:div w:id="1550915944">
              <w:marLeft w:val="0"/>
              <w:marRight w:val="0"/>
              <w:marTop w:val="0"/>
              <w:marBottom w:val="0"/>
              <w:divBdr>
                <w:top w:val="none" w:sz="0" w:space="0" w:color="auto"/>
                <w:left w:val="none" w:sz="0" w:space="0" w:color="auto"/>
                <w:bottom w:val="none" w:sz="0" w:space="0" w:color="auto"/>
                <w:right w:val="none" w:sz="0" w:space="0" w:color="auto"/>
              </w:divBdr>
            </w:div>
            <w:div w:id="1601835248">
              <w:marLeft w:val="0"/>
              <w:marRight w:val="0"/>
              <w:marTop w:val="0"/>
              <w:marBottom w:val="0"/>
              <w:divBdr>
                <w:top w:val="none" w:sz="0" w:space="0" w:color="auto"/>
                <w:left w:val="none" w:sz="0" w:space="0" w:color="auto"/>
                <w:bottom w:val="none" w:sz="0" w:space="0" w:color="auto"/>
                <w:right w:val="none" w:sz="0" w:space="0" w:color="auto"/>
              </w:divBdr>
            </w:div>
            <w:div w:id="1628506706">
              <w:marLeft w:val="0"/>
              <w:marRight w:val="0"/>
              <w:marTop w:val="0"/>
              <w:marBottom w:val="0"/>
              <w:divBdr>
                <w:top w:val="none" w:sz="0" w:space="0" w:color="auto"/>
                <w:left w:val="none" w:sz="0" w:space="0" w:color="auto"/>
                <w:bottom w:val="none" w:sz="0" w:space="0" w:color="auto"/>
                <w:right w:val="none" w:sz="0" w:space="0" w:color="auto"/>
              </w:divBdr>
            </w:div>
            <w:div w:id="1749157701">
              <w:marLeft w:val="0"/>
              <w:marRight w:val="0"/>
              <w:marTop w:val="0"/>
              <w:marBottom w:val="0"/>
              <w:divBdr>
                <w:top w:val="none" w:sz="0" w:space="0" w:color="auto"/>
                <w:left w:val="none" w:sz="0" w:space="0" w:color="auto"/>
                <w:bottom w:val="none" w:sz="0" w:space="0" w:color="auto"/>
                <w:right w:val="none" w:sz="0" w:space="0" w:color="auto"/>
              </w:divBdr>
            </w:div>
            <w:div w:id="1831561735">
              <w:marLeft w:val="0"/>
              <w:marRight w:val="0"/>
              <w:marTop w:val="0"/>
              <w:marBottom w:val="0"/>
              <w:divBdr>
                <w:top w:val="none" w:sz="0" w:space="0" w:color="auto"/>
                <w:left w:val="none" w:sz="0" w:space="0" w:color="auto"/>
                <w:bottom w:val="none" w:sz="0" w:space="0" w:color="auto"/>
                <w:right w:val="none" w:sz="0" w:space="0" w:color="auto"/>
              </w:divBdr>
            </w:div>
            <w:div w:id="1930851164">
              <w:marLeft w:val="0"/>
              <w:marRight w:val="0"/>
              <w:marTop w:val="0"/>
              <w:marBottom w:val="0"/>
              <w:divBdr>
                <w:top w:val="none" w:sz="0" w:space="0" w:color="auto"/>
                <w:left w:val="none" w:sz="0" w:space="0" w:color="auto"/>
                <w:bottom w:val="none" w:sz="0" w:space="0" w:color="auto"/>
                <w:right w:val="none" w:sz="0" w:space="0" w:color="auto"/>
              </w:divBdr>
            </w:div>
            <w:div w:id="1955556465">
              <w:marLeft w:val="0"/>
              <w:marRight w:val="0"/>
              <w:marTop w:val="0"/>
              <w:marBottom w:val="0"/>
              <w:divBdr>
                <w:top w:val="none" w:sz="0" w:space="0" w:color="auto"/>
                <w:left w:val="none" w:sz="0" w:space="0" w:color="auto"/>
                <w:bottom w:val="none" w:sz="0" w:space="0" w:color="auto"/>
                <w:right w:val="none" w:sz="0" w:space="0" w:color="auto"/>
              </w:divBdr>
            </w:div>
            <w:div w:id="2033266593">
              <w:marLeft w:val="0"/>
              <w:marRight w:val="0"/>
              <w:marTop w:val="0"/>
              <w:marBottom w:val="0"/>
              <w:divBdr>
                <w:top w:val="none" w:sz="0" w:space="0" w:color="auto"/>
                <w:left w:val="none" w:sz="0" w:space="0" w:color="auto"/>
                <w:bottom w:val="none" w:sz="0" w:space="0" w:color="auto"/>
                <w:right w:val="none" w:sz="0" w:space="0" w:color="auto"/>
              </w:divBdr>
            </w:div>
            <w:div w:id="2136294576">
              <w:marLeft w:val="0"/>
              <w:marRight w:val="0"/>
              <w:marTop w:val="0"/>
              <w:marBottom w:val="0"/>
              <w:divBdr>
                <w:top w:val="none" w:sz="0" w:space="0" w:color="auto"/>
                <w:left w:val="none" w:sz="0" w:space="0" w:color="auto"/>
                <w:bottom w:val="none" w:sz="0" w:space="0" w:color="auto"/>
                <w:right w:val="none" w:sz="0" w:space="0" w:color="auto"/>
              </w:divBdr>
            </w:div>
          </w:divsChild>
        </w:div>
        <w:div w:id="1356687501">
          <w:marLeft w:val="0"/>
          <w:marRight w:val="0"/>
          <w:marTop w:val="0"/>
          <w:marBottom w:val="0"/>
          <w:divBdr>
            <w:top w:val="none" w:sz="0" w:space="0" w:color="auto"/>
            <w:left w:val="none" w:sz="0" w:space="0" w:color="auto"/>
            <w:bottom w:val="none" w:sz="0" w:space="0" w:color="auto"/>
            <w:right w:val="none" w:sz="0" w:space="0" w:color="auto"/>
          </w:divBdr>
          <w:divsChild>
            <w:div w:id="2053205">
              <w:marLeft w:val="0"/>
              <w:marRight w:val="0"/>
              <w:marTop w:val="0"/>
              <w:marBottom w:val="0"/>
              <w:divBdr>
                <w:top w:val="none" w:sz="0" w:space="0" w:color="auto"/>
                <w:left w:val="none" w:sz="0" w:space="0" w:color="auto"/>
                <w:bottom w:val="none" w:sz="0" w:space="0" w:color="auto"/>
                <w:right w:val="none" w:sz="0" w:space="0" w:color="auto"/>
              </w:divBdr>
            </w:div>
            <w:div w:id="3629431">
              <w:marLeft w:val="0"/>
              <w:marRight w:val="0"/>
              <w:marTop w:val="0"/>
              <w:marBottom w:val="0"/>
              <w:divBdr>
                <w:top w:val="none" w:sz="0" w:space="0" w:color="auto"/>
                <w:left w:val="none" w:sz="0" w:space="0" w:color="auto"/>
                <w:bottom w:val="none" w:sz="0" w:space="0" w:color="auto"/>
                <w:right w:val="none" w:sz="0" w:space="0" w:color="auto"/>
              </w:divBdr>
            </w:div>
            <w:div w:id="8260587">
              <w:marLeft w:val="0"/>
              <w:marRight w:val="0"/>
              <w:marTop w:val="0"/>
              <w:marBottom w:val="0"/>
              <w:divBdr>
                <w:top w:val="none" w:sz="0" w:space="0" w:color="auto"/>
                <w:left w:val="none" w:sz="0" w:space="0" w:color="auto"/>
                <w:bottom w:val="none" w:sz="0" w:space="0" w:color="auto"/>
                <w:right w:val="none" w:sz="0" w:space="0" w:color="auto"/>
              </w:divBdr>
            </w:div>
            <w:div w:id="15010416">
              <w:marLeft w:val="0"/>
              <w:marRight w:val="0"/>
              <w:marTop w:val="0"/>
              <w:marBottom w:val="0"/>
              <w:divBdr>
                <w:top w:val="none" w:sz="0" w:space="0" w:color="auto"/>
                <w:left w:val="none" w:sz="0" w:space="0" w:color="auto"/>
                <w:bottom w:val="none" w:sz="0" w:space="0" w:color="auto"/>
                <w:right w:val="none" w:sz="0" w:space="0" w:color="auto"/>
              </w:divBdr>
            </w:div>
            <w:div w:id="16779259">
              <w:marLeft w:val="0"/>
              <w:marRight w:val="0"/>
              <w:marTop w:val="0"/>
              <w:marBottom w:val="0"/>
              <w:divBdr>
                <w:top w:val="none" w:sz="0" w:space="0" w:color="auto"/>
                <w:left w:val="none" w:sz="0" w:space="0" w:color="auto"/>
                <w:bottom w:val="none" w:sz="0" w:space="0" w:color="auto"/>
                <w:right w:val="none" w:sz="0" w:space="0" w:color="auto"/>
              </w:divBdr>
            </w:div>
            <w:div w:id="18821702">
              <w:marLeft w:val="0"/>
              <w:marRight w:val="0"/>
              <w:marTop w:val="0"/>
              <w:marBottom w:val="0"/>
              <w:divBdr>
                <w:top w:val="none" w:sz="0" w:space="0" w:color="auto"/>
                <w:left w:val="none" w:sz="0" w:space="0" w:color="auto"/>
                <w:bottom w:val="none" w:sz="0" w:space="0" w:color="auto"/>
                <w:right w:val="none" w:sz="0" w:space="0" w:color="auto"/>
              </w:divBdr>
            </w:div>
            <w:div w:id="19553832">
              <w:marLeft w:val="0"/>
              <w:marRight w:val="0"/>
              <w:marTop w:val="0"/>
              <w:marBottom w:val="0"/>
              <w:divBdr>
                <w:top w:val="none" w:sz="0" w:space="0" w:color="auto"/>
                <w:left w:val="none" w:sz="0" w:space="0" w:color="auto"/>
                <w:bottom w:val="none" w:sz="0" w:space="0" w:color="auto"/>
                <w:right w:val="none" w:sz="0" w:space="0" w:color="auto"/>
              </w:divBdr>
            </w:div>
            <w:div w:id="19555474">
              <w:marLeft w:val="0"/>
              <w:marRight w:val="0"/>
              <w:marTop w:val="0"/>
              <w:marBottom w:val="0"/>
              <w:divBdr>
                <w:top w:val="none" w:sz="0" w:space="0" w:color="auto"/>
                <w:left w:val="none" w:sz="0" w:space="0" w:color="auto"/>
                <w:bottom w:val="none" w:sz="0" w:space="0" w:color="auto"/>
                <w:right w:val="none" w:sz="0" w:space="0" w:color="auto"/>
              </w:divBdr>
            </w:div>
            <w:div w:id="20057112">
              <w:marLeft w:val="0"/>
              <w:marRight w:val="0"/>
              <w:marTop w:val="0"/>
              <w:marBottom w:val="0"/>
              <w:divBdr>
                <w:top w:val="none" w:sz="0" w:space="0" w:color="auto"/>
                <w:left w:val="none" w:sz="0" w:space="0" w:color="auto"/>
                <w:bottom w:val="none" w:sz="0" w:space="0" w:color="auto"/>
                <w:right w:val="none" w:sz="0" w:space="0" w:color="auto"/>
              </w:divBdr>
            </w:div>
            <w:div w:id="20665792">
              <w:marLeft w:val="0"/>
              <w:marRight w:val="0"/>
              <w:marTop w:val="0"/>
              <w:marBottom w:val="0"/>
              <w:divBdr>
                <w:top w:val="none" w:sz="0" w:space="0" w:color="auto"/>
                <w:left w:val="none" w:sz="0" w:space="0" w:color="auto"/>
                <w:bottom w:val="none" w:sz="0" w:space="0" w:color="auto"/>
                <w:right w:val="none" w:sz="0" w:space="0" w:color="auto"/>
              </w:divBdr>
            </w:div>
            <w:div w:id="22367149">
              <w:marLeft w:val="0"/>
              <w:marRight w:val="0"/>
              <w:marTop w:val="0"/>
              <w:marBottom w:val="0"/>
              <w:divBdr>
                <w:top w:val="none" w:sz="0" w:space="0" w:color="auto"/>
                <w:left w:val="none" w:sz="0" w:space="0" w:color="auto"/>
                <w:bottom w:val="none" w:sz="0" w:space="0" w:color="auto"/>
                <w:right w:val="none" w:sz="0" w:space="0" w:color="auto"/>
              </w:divBdr>
            </w:div>
            <w:div w:id="23677074">
              <w:marLeft w:val="0"/>
              <w:marRight w:val="0"/>
              <w:marTop w:val="0"/>
              <w:marBottom w:val="0"/>
              <w:divBdr>
                <w:top w:val="none" w:sz="0" w:space="0" w:color="auto"/>
                <w:left w:val="none" w:sz="0" w:space="0" w:color="auto"/>
                <w:bottom w:val="none" w:sz="0" w:space="0" w:color="auto"/>
                <w:right w:val="none" w:sz="0" w:space="0" w:color="auto"/>
              </w:divBdr>
            </w:div>
            <w:div w:id="24647707">
              <w:marLeft w:val="0"/>
              <w:marRight w:val="0"/>
              <w:marTop w:val="0"/>
              <w:marBottom w:val="0"/>
              <w:divBdr>
                <w:top w:val="none" w:sz="0" w:space="0" w:color="auto"/>
                <w:left w:val="none" w:sz="0" w:space="0" w:color="auto"/>
                <w:bottom w:val="none" w:sz="0" w:space="0" w:color="auto"/>
                <w:right w:val="none" w:sz="0" w:space="0" w:color="auto"/>
              </w:divBdr>
            </w:div>
            <w:div w:id="24673851">
              <w:marLeft w:val="0"/>
              <w:marRight w:val="0"/>
              <w:marTop w:val="0"/>
              <w:marBottom w:val="0"/>
              <w:divBdr>
                <w:top w:val="none" w:sz="0" w:space="0" w:color="auto"/>
                <w:left w:val="none" w:sz="0" w:space="0" w:color="auto"/>
                <w:bottom w:val="none" w:sz="0" w:space="0" w:color="auto"/>
                <w:right w:val="none" w:sz="0" w:space="0" w:color="auto"/>
              </w:divBdr>
            </w:div>
            <w:div w:id="24986710">
              <w:marLeft w:val="0"/>
              <w:marRight w:val="0"/>
              <w:marTop w:val="0"/>
              <w:marBottom w:val="0"/>
              <w:divBdr>
                <w:top w:val="none" w:sz="0" w:space="0" w:color="auto"/>
                <w:left w:val="none" w:sz="0" w:space="0" w:color="auto"/>
                <w:bottom w:val="none" w:sz="0" w:space="0" w:color="auto"/>
                <w:right w:val="none" w:sz="0" w:space="0" w:color="auto"/>
              </w:divBdr>
            </w:div>
            <w:div w:id="28992037">
              <w:marLeft w:val="0"/>
              <w:marRight w:val="0"/>
              <w:marTop w:val="0"/>
              <w:marBottom w:val="0"/>
              <w:divBdr>
                <w:top w:val="none" w:sz="0" w:space="0" w:color="auto"/>
                <w:left w:val="none" w:sz="0" w:space="0" w:color="auto"/>
                <w:bottom w:val="none" w:sz="0" w:space="0" w:color="auto"/>
                <w:right w:val="none" w:sz="0" w:space="0" w:color="auto"/>
              </w:divBdr>
            </w:div>
            <w:div w:id="32316810">
              <w:marLeft w:val="0"/>
              <w:marRight w:val="0"/>
              <w:marTop w:val="0"/>
              <w:marBottom w:val="0"/>
              <w:divBdr>
                <w:top w:val="none" w:sz="0" w:space="0" w:color="auto"/>
                <w:left w:val="none" w:sz="0" w:space="0" w:color="auto"/>
                <w:bottom w:val="none" w:sz="0" w:space="0" w:color="auto"/>
                <w:right w:val="none" w:sz="0" w:space="0" w:color="auto"/>
              </w:divBdr>
            </w:div>
            <w:div w:id="33626630">
              <w:marLeft w:val="0"/>
              <w:marRight w:val="0"/>
              <w:marTop w:val="0"/>
              <w:marBottom w:val="0"/>
              <w:divBdr>
                <w:top w:val="none" w:sz="0" w:space="0" w:color="auto"/>
                <w:left w:val="none" w:sz="0" w:space="0" w:color="auto"/>
                <w:bottom w:val="none" w:sz="0" w:space="0" w:color="auto"/>
                <w:right w:val="none" w:sz="0" w:space="0" w:color="auto"/>
              </w:divBdr>
            </w:div>
            <w:div w:id="36319603">
              <w:marLeft w:val="0"/>
              <w:marRight w:val="0"/>
              <w:marTop w:val="0"/>
              <w:marBottom w:val="0"/>
              <w:divBdr>
                <w:top w:val="none" w:sz="0" w:space="0" w:color="auto"/>
                <w:left w:val="none" w:sz="0" w:space="0" w:color="auto"/>
                <w:bottom w:val="none" w:sz="0" w:space="0" w:color="auto"/>
                <w:right w:val="none" w:sz="0" w:space="0" w:color="auto"/>
              </w:divBdr>
            </w:div>
            <w:div w:id="39912736">
              <w:marLeft w:val="0"/>
              <w:marRight w:val="0"/>
              <w:marTop w:val="0"/>
              <w:marBottom w:val="0"/>
              <w:divBdr>
                <w:top w:val="none" w:sz="0" w:space="0" w:color="auto"/>
                <w:left w:val="none" w:sz="0" w:space="0" w:color="auto"/>
                <w:bottom w:val="none" w:sz="0" w:space="0" w:color="auto"/>
                <w:right w:val="none" w:sz="0" w:space="0" w:color="auto"/>
              </w:divBdr>
            </w:div>
            <w:div w:id="41831531">
              <w:marLeft w:val="0"/>
              <w:marRight w:val="0"/>
              <w:marTop w:val="0"/>
              <w:marBottom w:val="0"/>
              <w:divBdr>
                <w:top w:val="none" w:sz="0" w:space="0" w:color="auto"/>
                <w:left w:val="none" w:sz="0" w:space="0" w:color="auto"/>
                <w:bottom w:val="none" w:sz="0" w:space="0" w:color="auto"/>
                <w:right w:val="none" w:sz="0" w:space="0" w:color="auto"/>
              </w:divBdr>
            </w:div>
            <w:div w:id="41908791">
              <w:marLeft w:val="0"/>
              <w:marRight w:val="0"/>
              <w:marTop w:val="0"/>
              <w:marBottom w:val="0"/>
              <w:divBdr>
                <w:top w:val="none" w:sz="0" w:space="0" w:color="auto"/>
                <w:left w:val="none" w:sz="0" w:space="0" w:color="auto"/>
                <w:bottom w:val="none" w:sz="0" w:space="0" w:color="auto"/>
                <w:right w:val="none" w:sz="0" w:space="0" w:color="auto"/>
              </w:divBdr>
            </w:div>
            <w:div w:id="44262250">
              <w:marLeft w:val="0"/>
              <w:marRight w:val="0"/>
              <w:marTop w:val="0"/>
              <w:marBottom w:val="0"/>
              <w:divBdr>
                <w:top w:val="none" w:sz="0" w:space="0" w:color="auto"/>
                <w:left w:val="none" w:sz="0" w:space="0" w:color="auto"/>
                <w:bottom w:val="none" w:sz="0" w:space="0" w:color="auto"/>
                <w:right w:val="none" w:sz="0" w:space="0" w:color="auto"/>
              </w:divBdr>
            </w:div>
            <w:div w:id="44986321">
              <w:marLeft w:val="0"/>
              <w:marRight w:val="0"/>
              <w:marTop w:val="0"/>
              <w:marBottom w:val="0"/>
              <w:divBdr>
                <w:top w:val="none" w:sz="0" w:space="0" w:color="auto"/>
                <w:left w:val="none" w:sz="0" w:space="0" w:color="auto"/>
                <w:bottom w:val="none" w:sz="0" w:space="0" w:color="auto"/>
                <w:right w:val="none" w:sz="0" w:space="0" w:color="auto"/>
              </w:divBdr>
            </w:div>
            <w:div w:id="45377675">
              <w:marLeft w:val="0"/>
              <w:marRight w:val="0"/>
              <w:marTop w:val="0"/>
              <w:marBottom w:val="0"/>
              <w:divBdr>
                <w:top w:val="none" w:sz="0" w:space="0" w:color="auto"/>
                <w:left w:val="none" w:sz="0" w:space="0" w:color="auto"/>
                <w:bottom w:val="none" w:sz="0" w:space="0" w:color="auto"/>
                <w:right w:val="none" w:sz="0" w:space="0" w:color="auto"/>
              </w:divBdr>
            </w:div>
            <w:div w:id="46154046">
              <w:marLeft w:val="0"/>
              <w:marRight w:val="0"/>
              <w:marTop w:val="0"/>
              <w:marBottom w:val="0"/>
              <w:divBdr>
                <w:top w:val="none" w:sz="0" w:space="0" w:color="auto"/>
                <w:left w:val="none" w:sz="0" w:space="0" w:color="auto"/>
                <w:bottom w:val="none" w:sz="0" w:space="0" w:color="auto"/>
                <w:right w:val="none" w:sz="0" w:space="0" w:color="auto"/>
              </w:divBdr>
            </w:div>
            <w:div w:id="47806792">
              <w:marLeft w:val="0"/>
              <w:marRight w:val="0"/>
              <w:marTop w:val="0"/>
              <w:marBottom w:val="0"/>
              <w:divBdr>
                <w:top w:val="none" w:sz="0" w:space="0" w:color="auto"/>
                <w:left w:val="none" w:sz="0" w:space="0" w:color="auto"/>
                <w:bottom w:val="none" w:sz="0" w:space="0" w:color="auto"/>
                <w:right w:val="none" w:sz="0" w:space="0" w:color="auto"/>
              </w:divBdr>
            </w:div>
            <w:div w:id="50153148">
              <w:marLeft w:val="0"/>
              <w:marRight w:val="0"/>
              <w:marTop w:val="0"/>
              <w:marBottom w:val="0"/>
              <w:divBdr>
                <w:top w:val="none" w:sz="0" w:space="0" w:color="auto"/>
                <w:left w:val="none" w:sz="0" w:space="0" w:color="auto"/>
                <w:bottom w:val="none" w:sz="0" w:space="0" w:color="auto"/>
                <w:right w:val="none" w:sz="0" w:space="0" w:color="auto"/>
              </w:divBdr>
            </w:div>
            <w:div w:id="51659977">
              <w:marLeft w:val="0"/>
              <w:marRight w:val="0"/>
              <w:marTop w:val="0"/>
              <w:marBottom w:val="0"/>
              <w:divBdr>
                <w:top w:val="none" w:sz="0" w:space="0" w:color="auto"/>
                <w:left w:val="none" w:sz="0" w:space="0" w:color="auto"/>
                <w:bottom w:val="none" w:sz="0" w:space="0" w:color="auto"/>
                <w:right w:val="none" w:sz="0" w:space="0" w:color="auto"/>
              </w:divBdr>
            </w:div>
            <w:div w:id="53165650">
              <w:marLeft w:val="0"/>
              <w:marRight w:val="0"/>
              <w:marTop w:val="0"/>
              <w:marBottom w:val="0"/>
              <w:divBdr>
                <w:top w:val="none" w:sz="0" w:space="0" w:color="auto"/>
                <w:left w:val="none" w:sz="0" w:space="0" w:color="auto"/>
                <w:bottom w:val="none" w:sz="0" w:space="0" w:color="auto"/>
                <w:right w:val="none" w:sz="0" w:space="0" w:color="auto"/>
              </w:divBdr>
            </w:div>
            <w:div w:id="53818053">
              <w:marLeft w:val="0"/>
              <w:marRight w:val="0"/>
              <w:marTop w:val="0"/>
              <w:marBottom w:val="0"/>
              <w:divBdr>
                <w:top w:val="none" w:sz="0" w:space="0" w:color="auto"/>
                <w:left w:val="none" w:sz="0" w:space="0" w:color="auto"/>
                <w:bottom w:val="none" w:sz="0" w:space="0" w:color="auto"/>
                <w:right w:val="none" w:sz="0" w:space="0" w:color="auto"/>
              </w:divBdr>
            </w:div>
            <w:div w:id="55668410">
              <w:marLeft w:val="0"/>
              <w:marRight w:val="0"/>
              <w:marTop w:val="0"/>
              <w:marBottom w:val="0"/>
              <w:divBdr>
                <w:top w:val="none" w:sz="0" w:space="0" w:color="auto"/>
                <w:left w:val="none" w:sz="0" w:space="0" w:color="auto"/>
                <w:bottom w:val="none" w:sz="0" w:space="0" w:color="auto"/>
                <w:right w:val="none" w:sz="0" w:space="0" w:color="auto"/>
              </w:divBdr>
            </w:div>
            <w:div w:id="57944615">
              <w:marLeft w:val="0"/>
              <w:marRight w:val="0"/>
              <w:marTop w:val="0"/>
              <w:marBottom w:val="0"/>
              <w:divBdr>
                <w:top w:val="none" w:sz="0" w:space="0" w:color="auto"/>
                <w:left w:val="none" w:sz="0" w:space="0" w:color="auto"/>
                <w:bottom w:val="none" w:sz="0" w:space="0" w:color="auto"/>
                <w:right w:val="none" w:sz="0" w:space="0" w:color="auto"/>
              </w:divBdr>
            </w:div>
            <w:div w:id="59911949">
              <w:marLeft w:val="0"/>
              <w:marRight w:val="0"/>
              <w:marTop w:val="0"/>
              <w:marBottom w:val="0"/>
              <w:divBdr>
                <w:top w:val="none" w:sz="0" w:space="0" w:color="auto"/>
                <w:left w:val="none" w:sz="0" w:space="0" w:color="auto"/>
                <w:bottom w:val="none" w:sz="0" w:space="0" w:color="auto"/>
                <w:right w:val="none" w:sz="0" w:space="0" w:color="auto"/>
              </w:divBdr>
            </w:div>
            <w:div w:id="63451010">
              <w:marLeft w:val="0"/>
              <w:marRight w:val="0"/>
              <w:marTop w:val="0"/>
              <w:marBottom w:val="0"/>
              <w:divBdr>
                <w:top w:val="none" w:sz="0" w:space="0" w:color="auto"/>
                <w:left w:val="none" w:sz="0" w:space="0" w:color="auto"/>
                <w:bottom w:val="none" w:sz="0" w:space="0" w:color="auto"/>
                <w:right w:val="none" w:sz="0" w:space="0" w:color="auto"/>
              </w:divBdr>
            </w:div>
            <w:div w:id="64454203">
              <w:marLeft w:val="0"/>
              <w:marRight w:val="0"/>
              <w:marTop w:val="0"/>
              <w:marBottom w:val="0"/>
              <w:divBdr>
                <w:top w:val="none" w:sz="0" w:space="0" w:color="auto"/>
                <w:left w:val="none" w:sz="0" w:space="0" w:color="auto"/>
                <w:bottom w:val="none" w:sz="0" w:space="0" w:color="auto"/>
                <w:right w:val="none" w:sz="0" w:space="0" w:color="auto"/>
              </w:divBdr>
            </w:div>
            <w:div w:id="67193525">
              <w:marLeft w:val="0"/>
              <w:marRight w:val="0"/>
              <w:marTop w:val="0"/>
              <w:marBottom w:val="0"/>
              <w:divBdr>
                <w:top w:val="none" w:sz="0" w:space="0" w:color="auto"/>
                <w:left w:val="none" w:sz="0" w:space="0" w:color="auto"/>
                <w:bottom w:val="none" w:sz="0" w:space="0" w:color="auto"/>
                <w:right w:val="none" w:sz="0" w:space="0" w:color="auto"/>
              </w:divBdr>
            </w:div>
            <w:div w:id="67920858">
              <w:marLeft w:val="0"/>
              <w:marRight w:val="0"/>
              <w:marTop w:val="0"/>
              <w:marBottom w:val="0"/>
              <w:divBdr>
                <w:top w:val="none" w:sz="0" w:space="0" w:color="auto"/>
                <w:left w:val="none" w:sz="0" w:space="0" w:color="auto"/>
                <w:bottom w:val="none" w:sz="0" w:space="0" w:color="auto"/>
                <w:right w:val="none" w:sz="0" w:space="0" w:color="auto"/>
              </w:divBdr>
            </w:div>
            <w:div w:id="67965035">
              <w:marLeft w:val="0"/>
              <w:marRight w:val="0"/>
              <w:marTop w:val="0"/>
              <w:marBottom w:val="0"/>
              <w:divBdr>
                <w:top w:val="none" w:sz="0" w:space="0" w:color="auto"/>
                <w:left w:val="none" w:sz="0" w:space="0" w:color="auto"/>
                <w:bottom w:val="none" w:sz="0" w:space="0" w:color="auto"/>
                <w:right w:val="none" w:sz="0" w:space="0" w:color="auto"/>
              </w:divBdr>
            </w:div>
            <w:div w:id="68114039">
              <w:marLeft w:val="0"/>
              <w:marRight w:val="0"/>
              <w:marTop w:val="0"/>
              <w:marBottom w:val="0"/>
              <w:divBdr>
                <w:top w:val="none" w:sz="0" w:space="0" w:color="auto"/>
                <w:left w:val="none" w:sz="0" w:space="0" w:color="auto"/>
                <w:bottom w:val="none" w:sz="0" w:space="0" w:color="auto"/>
                <w:right w:val="none" w:sz="0" w:space="0" w:color="auto"/>
              </w:divBdr>
            </w:div>
            <w:div w:id="72626624">
              <w:marLeft w:val="0"/>
              <w:marRight w:val="0"/>
              <w:marTop w:val="0"/>
              <w:marBottom w:val="0"/>
              <w:divBdr>
                <w:top w:val="none" w:sz="0" w:space="0" w:color="auto"/>
                <w:left w:val="none" w:sz="0" w:space="0" w:color="auto"/>
                <w:bottom w:val="none" w:sz="0" w:space="0" w:color="auto"/>
                <w:right w:val="none" w:sz="0" w:space="0" w:color="auto"/>
              </w:divBdr>
            </w:div>
            <w:div w:id="73208295">
              <w:marLeft w:val="0"/>
              <w:marRight w:val="0"/>
              <w:marTop w:val="360"/>
              <w:marBottom w:val="0"/>
              <w:divBdr>
                <w:top w:val="single" w:sz="6" w:space="0" w:color="auto"/>
                <w:left w:val="single" w:sz="6" w:space="0" w:color="auto"/>
                <w:bottom w:val="single" w:sz="6" w:space="0" w:color="auto"/>
                <w:right w:val="single" w:sz="6" w:space="0" w:color="auto"/>
              </w:divBdr>
            </w:div>
            <w:div w:id="80034104">
              <w:marLeft w:val="0"/>
              <w:marRight w:val="0"/>
              <w:marTop w:val="0"/>
              <w:marBottom w:val="0"/>
              <w:divBdr>
                <w:top w:val="none" w:sz="0" w:space="0" w:color="auto"/>
                <w:left w:val="none" w:sz="0" w:space="0" w:color="auto"/>
                <w:bottom w:val="none" w:sz="0" w:space="0" w:color="auto"/>
                <w:right w:val="none" w:sz="0" w:space="0" w:color="auto"/>
              </w:divBdr>
            </w:div>
            <w:div w:id="81725237">
              <w:marLeft w:val="0"/>
              <w:marRight w:val="0"/>
              <w:marTop w:val="0"/>
              <w:marBottom w:val="0"/>
              <w:divBdr>
                <w:top w:val="none" w:sz="0" w:space="0" w:color="auto"/>
                <w:left w:val="none" w:sz="0" w:space="0" w:color="auto"/>
                <w:bottom w:val="none" w:sz="0" w:space="0" w:color="auto"/>
                <w:right w:val="none" w:sz="0" w:space="0" w:color="auto"/>
              </w:divBdr>
            </w:div>
            <w:div w:id="84766960">
              <w:marLeft w:val="0"/>
              <w:marRight w:val="0"/>
              <w:marTop w:val="0"/>
              <w:marBottom w:val="0"/>
              <w:divBdr>
                <w:top w:val="none" w:sz="0" w:space="0" w:color="auto"/>
                <w:left w:val="none" w:sz="0" w:space="0" w:color="auto"/>
                <w:bottom w:val="none" w:sz="0" w:space="0" w:color="auto"/>
                <w:right w:val="none" w:sz="0" w:space="0" w:color="auto"/>
              </w:divBdr>
            </w:div>
            <w:div w:id="84883027">
              <w:marLeft w:val="0"/>
              <w:marRight w:val="0"/>
              <w:marTop w:val="0"/>
              <w:marBottom w:val="0"/>
              <w:divBdr>
                <w:top w:val="none" w:sz="0" w:space="0" w:color="auto"/>
                <w:left w:val="none" w:sz="0" w:space="0" w:color="auto"/>
                <w:bottom w:val="none" w:sz="0" w:space="0" w:color="auto"/>
                <w:right w:val="none" w:sz="0" w:space="0" w:color="auto"/>
              </w:divBdr>
            </w:div>
            <w:div w:id="88237238">
              <w:marLeft w:val="0"/>
              <w:marRight w:val="0"/>
              <w:marTop w:val="0"/>
              <w:marBottom w:val="0"/>
              <w:divBdr>
                <w:top w:val="none" w:sz="0" w:space="0" w:color="auto"/>
                <w:left w:val="none" w:sz="0" w:space="0" w:color="auto"/>
                <w:bottom w:val="none" w:sz="0" w:space="0" w:color="auto"/>
                <w:right w:val="none" w:sz="0" w:space="0" w:color="auto"/>
              </w:divBdr>
            </w:div>
            <w:div w:id="88240341">
              <w:marLeft w:val="0"/>
              <w:marRight w:val="0"/>
              <w:marTop w:val="0"/>
              <w:marBottom w:val="0"/>
              <w:divBdr>
                <w:top w:val="none" w:sz="0" w:space="0" w:color="auto"/>
                <w:left w:val="none" w:sz="0" w:space="0" w:color="auto"/>
                <w:bottom w:val="none" w:sz="0" w:space="0" w:color="auto"/>
                <w:right w:val="none" w:sz="0" w:space="0" w:color="auto"/>
              </w:divBdr>
            </w:div>
            <w:div w:id="90786930">
              <w:marLeft w:val="0"/>
              <w:marRight w:val="0"/>
              <w:marTop w:val="0"/>
              <w:marBottom w:val="0"/>
              <w:divBdr>
                <w:top w:val="none" w:sz="0" w:space="0" w:color="auto"/>
                <w:left w:val="none" w:sz="0" w:space="0" w:color="auto"/>
                <w:bottom w:val="none" w:sz="0" w:space="0" w:color="auto"/>
                <w:right w:val="none" w:sz="0" w:space="0" w:color="auto"/>
              </w:divBdr>
            </w:div>
            <w:div w:id="92166346">
              <w:marLeft w:val="0"/>
              <w:marRight w:val="0"/>
              <w:marTop w:val="0"/>
              <w:marBottom w:val="0"/>
              <w:divBdr>
                <w:top w:val="none" w:sz="0" w:space="0" w:color="auto"/>
                <w:left w:val="none" w:sz="0" w:space="0" w:color="auto"/>
                <w:bottom w:val="none" w:sz="0" w:space="0" w:color="auto"/>
                <w:right w:val="none" w:sz="0" w:space="0" w:color="auto"/>
              </w:divBdr>
            </w:div>
            <w:div w:id="93136305">
              <w:marLeft w:val="0"/>
              <w:marRight w:val="0"/>
              <w:marTop w:val="0"/>
              <w:marBottom w:val="0"/>
              <w:divBdr>
                <w:top w:val="none" w:sz="0" w:space="0" w:color="auto"/>
                <w:left w:val="none" w:sz="0" w:space="0" w:color="auto"/>
                <w:bottom w:val="none" w:sz="0" w:space="0" w:color="auto"/>
                <w:right w:val="none" w:sz="0" w:space="0" w:color="auto"/>
              </w:divBdr>
            </w:div>
            <w:div w:id="93482061">
              <w:marLeft w:val="0"/>
              <w:marRight w:val="0"/>
              <w:marTop w:val="0"/>
              <w:marBottom w:val="0"/>
              <w:divBdr>
                <w:top w:val="none" w:sz="0" w:space="0" w:color="auto"/>
                <w:left w:val="none" w:sz="0" w:space="0" w:color="auto"/>
                <w:bottom w:val="none" w:sz="0" w:space="0" w:color="auto"/>
                <w:right w:val="none" w:sz="0" w:space="0" w:color="auto"/>
              </w:divBdr>
            </w:div>
            <w:div w:id="94057440">
              <w:marLeft w:val="0"/>
              <w:marRight w:val="0"/>
              <w:marTop w:val="0"/>
              <w:marBottom w:val="0"/>
              <w:divBdr>
                <w:top w:val="none" w:sz="0" w:space="0" w:color="auto"/>
                <w:left w:val="none" w:sz="0" w:space="0" w:color="auto"/>
                <w:bottom w:val="none" w:sz="0" w:space="0" w:color="auto"/>
                <w:right w:val="none" w:sz="0" w:space="0" w:color="auto"/>
              </w:divBdr>
            </w:div>
            <w:div w:id="94912084">
              <w:marLeft w:val="0"/>
              <w:marRight w:val="0"/>
              <w:marTop w:val="0"/>
              <w:marBottom w:val="0"/>
              <w:divBdr>
                <w:top w:val="none" w:sz="0" w:space="0" w:color="auto"/>
                <w:left w:val="none" w:sz="0" w:space="0" w:color="auto"/>
                <w:bottom w:val="none" w:sz="0" w:space="0" w:color="auto"/>
                <w:right w:val="none" w:sz="0" w:space="0" w:color="auto"/>
              </w:divBdr>
            </w:div>
            <w:div w:id="95640404">
              <w:marLeft w:val="0"/>
              <w:marRight w:val="0"/>
              <w:marTop w:val="0"/>
              <w:marBottom w:val="0"/>
              <w:divBdr>
                <w:top w:val="none" w:sz="0" w:space="0" w:color="auto"/>
                <w:left w:val="none" w:sz="0" w:space="0" w:color="auto"/>
                <w:bottom w:val="none" w:sz="0" w:space="0" w:color="auto"/>
                <w:right w:val="none" w:sz="0" w:space="0" w:color="auto"/>
              </w:divBdr>
            </w:div>
            <w:div w:id="96800268">
              <w:marLeft w:val="0"/>
              <w:marRight w:val="0"/>
              <w:marTop w:val="0"/>
              <w:marBottom w:val="0"/>
              <w:divBdr>
                <w:top w:val="none" w:sz="0" w:space="0" w:color="auto"/>
                <w:left w:val="none" w:sz="0" w:space="0" w:color="auto"/>
                <w:bottom w:val="none" w:sz="0" w:space="0" w:color="auto"/>
                <w:right w:val="none" w:sz="0" w:space="0" w:color="auto"/>
              </w:divBdr>
            </w:div>
            <w:div w:id="101919862">
              <w:marLeft w:val="0"/>
              <w:marRight w:val="0"/>
              <w:marTop w:val="0"/>
              <w:marBottom w:val="0"/>
              <w:divBdr>
                <w:top w:val="none" w:sz="0" w:space="0" w:color="auto"/>
                <w:left w:val="none" w:sz="0" w:space="0" w:color="auto"/>
                <w:bottom w:val="none" w:sz="0" w:space="0" w:color="auto"/>
                <w:right w:val="none" w:sz="0" w:space="0" w:color="auto"/>
              </w:divBdr>
            </w:div>
            <w:div w:id="103812410">
              <w:marLeft w:val="0"/>
              <w:marRight w:val="0"/>
              <w:marTop w:val="0"/>
              <w:marBottom w:val="0"/>
              <w:divBdr>
                <w:top w:val="none" w:sz="0" w:space="0" w:color="auto"/>
                <w:left w:val="none" w:sz="0" w:space="0" w:color="auto"/>
                <w:bottom w:val="none" w:sz="0" w:space="0" w:color="auto"/>
                <w:right w:val="none" w:sz="0" w:space="0" w:color="auto"/>
              </w:divBdr>
            </w:div>
            <w:div w:id="103966451">
              <w:marLeft w:val="0"/>
              <w:marRight w:val="0"/>
              <w:marTop w:val="0"/>
              <w:marBottom w:val="0"/>
              <w:divBdr>
                <w:top w:val="none" w:sz="0" w:space="0" w:color="auto"/>
                <w:left w:val="none" w:sz="0" w:space="0" w:color="auto"/>
                <w:bottom w:val="none" w:sz="0" w:space="0" w:color="auto"/>
                <w:right w:val="none" w:sz="0" w:space="0" w:color="auto"/>
              </w:divBdr>
            </w:div>
            <w:div w:id="108935754">
              <w:marLeft w:val="0"/>
              <w:marRight w:val="0"/>
              <w:marTop w:val="0"/>
              <w:marBottom w:val="0"/>
              <w:divBdr>
                <w:top w:val="none" w:sz="0" w:space="0" w:color="auto"/>
                <w:left w:val="none" w:sz="0" w:space="0" w:color="auto"/>
                <w:bottom w:val="none" w:sz="0" w:space="0" w:color="auto"/>
                <w:right w:val="none" w:sz="0" w:space="0" w:color="auto"/>
              </w:divBdr>
            </w:div>
            <w:div w:id="110634183">
              <w:marLeft w:val="0"/>
              <w:marRight w:val="0"/>
              <w:marTop w:val="0"/>
              <w:marBottom w:val="0"/>
              <w:divBdr>
                <w:top w:val="none" w:sz="0" w:space="0" w:color="auto"/>
                <w:left w:val="none" w:sz="0" w:space="0" w:color="auto"/>
                <w:bottom w:val="none" w:sz="0" w:space="0" w:color="auto"/>
                <w:right w:val="none" w:sz="0" w:space="0" w:color="auto"/>
              </w:divBdr>
            </w:div>
            <w:div w:id="111092750">
              <w:marLeft w:val="0"/>
              <w:marRight w:val="0"/>
              <w:marTop w:val="0"/>
              <w:marBottom w:val="0"/>
              <w:divBdr>
                <w:top w:val="none" w:sz="0" w:space="0" w:color="auto"/>
                <w:left w:val="none" w:sz="0" w:space="0" w:color="auto"/>
                <w:bottom w:val="none" w:sz="0" w:space="0" w:color="auto"/>
                <w:right w:val="none" w:sz="0" w:space="0" w:color="auto"/>
              </w:divBdr>
            </w:div>
            <w:div w:id="111367475">
              <w:marLeft w:val="0"/>
              <w:marRight w:val="0"/>
              <w:marTop w:val="0"/>
              <w:marBottom w:val="0"/>
              <w:divBdr>
                <w:top w:val="none" w:sz="0" w:space="0" w:color="auto"/>
                <w:left w:val="none" w:sz="0" w:space="0" w:color="auto"/>
                <w:bottom w:val="none" w:sz="0" w:space="0" w:color="auto"/>
                <w:right w:val="none" w:sz="0" w:space="0" w:color="auto"/>
              </w:divBdr>
            </w:div>
            <w:div w:id="113985338">
              <w:marLeft w:val="0"/>
              <w:marRight w:val="0"/>
              <w:marTop w:val="0"/>
              <w:marBottom w:val="0"/>
              <w:divBdr>
                <w:top w:val="none" w:sz="0" w:space="0" w:color="auto"/>
                <w:left w:val="none" w:sz="0" w:space="0" w:color="auto"/>
                <w:bottom w:val="none" w:sz="0" w:space="0" w:color="auto"/>
                <w:right w:val="none" w:sz="0" w:space="0" w:color="auto"/>
              </w:divBdr>
            </w:div>
            <w:div w:id="115178009">
              <w:marLeft w:val="0"/>
              <w:marRight w:val="0"/>
              <w:marTop w:val="0"/>
              <w:marBottom w:val="0"/>
              <w:divBdr>
                <w:top w:val="none" w:sz="0" w:space="0" w:color="auto"/>
                <w:left w:val="none" w:sz="0" w:space="0" w:color="auto"/>
                <w:bottom w:val="none" w:sz="0" w:space="0" w:color="auto"/>
                <w:right w:val="none" w:sz="0" w:space="0" w:color="auto"/>
              </w:divBdr>
            </w:div>
            <w:div w:id="117649802">
              <w:marLeft w:val="0"/>
              <w:marRight w:val="0"/>
              <w:marTop w:val="0"/>
              <w:marBottom w:val="0"/>
              <w:divBdr>
                <w:top w:val="none" w:sz="0" w:space="0" w:color="auto"/>
                <w:left w:val="none" w:sz="0" w:space="0" w:color="auto"/>
                <w:bottom w:val="none" w:sz="0" w:space="0" w:color="auto"/>
                <w:right w:val="none" w:sz="0" w:space="0" w:color="auto"/>
              </w:divBdr>
            </w:div>
            <w:div w:id="118690848">
              <w:marLeft w:val="0"/>
              <w:marRight w:val="0"/>
              <w:marTop w:val="0"/>
              <w:marBottom w:val="0"/>
              <w:divBdr>
                <w:top w:val="none" w:sz="0" w:space="0" w:color="auto"/>
                <w:left w:val="none" w:sz="0" w:space="0" w:color="auto"/>
                <w:bottom w:val="none" w:sz="0" w:space="0" w:color="auto"/>
                <w:right w:val="none" w:sz="0" w:space="0" w:color="auto"/>
              </w:divBdr>
              <w:divsChild>
                <w:div w:id="570585552">
                  <w:marLeft w:val="0"/>
                  <w:marRight w:val="0"/>
                  <w:marTop w:val="0"/>
                  <w:marBottom w:val="0"/>
                  <w:divBdr>
                    <w:top w:val="none" w:sz="0" w:space="0" w:color="auto"/>
                    <w:left w:val="none" w:sz="0" w:space="0" w:color="auto"/>
                    <w:bottom w:val="none" w:sz="0" w:space="0" w:color="auto"/>
                    <w:right w:val="none" w:sz="0" w:space="0" w:color="auto"/>
                  </w:divBdr>
                </w:div>
                <w:div w:id="581449422">
                  <w:marLeft w:val="0"/>
                  <w:marRight w:val="0"/>
                  <w:marTop w:val="0"/>
                  <w:marBottom w:val="0"/>
                  <w:divBdr>
                    <w:top w:val="none" w:sz="0" w:space="0" w:color="auto"/>
                    <w:left w:val="none" w:sz="0" w:space="0" w:color="auto"/>
                    <w:bottom w:val="none" w:sz="0" w:space="0" w:color="auto"/>
                    <w:right w:val="none" w:sz="0" w:space="0" w:color="auto"/>
                  </w:divBdr>
                </w:div>
                <w:div w:id="704868841">
                  <w:marLeft w:val="0"/>
                  <w:marRight w:val="0"/>
                  <w:marTop w:val="0"/>
                  <w:marBottom w:val="0"/>
                  <w:divBdr>
                    <w:top w:val="none" w:sz="0" w:space="0" w:color="auto"/>
                    <w:left w:val="none" w:sz="0" w:space="0" w:color="auto"/>
                    <w:bottom w:val="none" w:sz="0" w:space="0" w:color="auto"/>
                    <w:right w:val="none" w:sz="0" w:space="0" w:color="auto"/>
                  </w:divBdr>
                </w:div>
                <w:div w:id="1739208031">
                  <w:marLeft w:val="0"/>
                  <w:marRight w:val="0"/>
                  <w:marTop w:val="0"/>
                  <w:marBottom w:val="0"/>
                  <w:divBdr>
                    <w:top w:val="none" w:sz="0" w:space="0" w:color="auto"/>
                    <w:left w:val="none" w:sz="0" w:space="0" w:color="auto"/>
                    <w:bottom w:val="none" w:sz="0" w:space="0" w:color="auto"/>
                    <w:right w:val="none" w:sz="0" w:space="0" w:color="auto"/>
                  </w:divBdr>
                </w:div>
              </w:divsChild>
            </w:div>
            <w:div w:id="120805184">
              <w:marLeft w:val="0"/>
              <w:marRight w:val="0"/>
              <w:marTop w:val="0"/>
              <w:marBottom w:val="0"/>
              <w:divBdr>
                <w:top w:val="none" w:sz="0" w:space="0" w:color="auto"/>
                <w:left w:val="none" w:sz="0" w:space="0" w:color="auto"/>
                <w:bottom w:val="none" w:sz="0" w:space="0" w:color="auto"/>
                <w:right w:val="none" w:sz="0" w:space="0" w:color="auto"/>
              </w:divBdr>
            </w:div>
            <w:div w:id="120998515">
              <w:marLeft w:val="0"/>
              <w:marRight w:val="0"/>
              <w:marTop w:val="0"/>
              <w:marBottom w:val="0"/>
              <w:divBdr>
                <w:top w:val="none" w:sz="0" w:space="0" w:color="auto"/>
                <w:left w:val="none" w:sz="0" w:space="0" w:color="auto"/>
                <w:bottom w:val="none" w:sz="0" w:space="0" w:color="auto"/>
                <w:right w:val="none" w:sz="0" w:space="0" w:color="auto"/>
              </w:divBdr>
            </w:div>
            <w:div w:id="122387290">
              <w:marLeft w:val="0"/>
              <w:marRight w:val="0"/>
              <w:marTop w:val="0"/>
              <w:marBottom w:val="0"/>
              <w:divBdr>
                <w:top w:val="none" w:sz="0" w:space="0" w:color="auto"/>
                <w:left w:val="none" w:sz="0" w:space="0" w:color="auto"/>
                <w:bottom w:val="none" w:sz="0" w:space="0" w:color="auto"/>
                <w:right w:val="none" w:sz="0" w:space="0" w:color="auto"/>
              </w:divBdr>
            </w:div>
            <w:div w:id="124129018">
              <w:marLeft w:val="0"/>
              <w:marRight w:val="0"/>
              <w:marTop w:val="0"/>
              <w:marBottom w:val="0"/>
              <w:divBdr>
                <w:top w:val="none" w:sz="0" w:space="0" w:color="auto"/>
                <w:left w:val="none" w:sz="0" w:space="0" w:color="auto"/>
                <w:bottom w:val="none" w:sz="0" w:space="0" w:color="auto"/>
                <w:right w:val="none" w:sz="0" w:space="0" w:color="auto"/>
              </w:divBdr>
            </w:div>
            <w:div w:id="124392436">
              <w:marLeft w:val="0"/>
              <w:marRight w:val="0"/>
              <w:marTop w:val="0"/>
              <w:marBottom w:val="0"/>
              <w:divBdr>
                <w:top w:val="none" w:sz="0" w:space="0" w:color="auto"/>
                <w:left w:val="none" w:sz="0" w:space="0" w:color="auto"/>
                <w:bottom w:val="none" w:sz="0" w:space="0" w:color="auto"/>
                <w:right w:val="none" w:sz="0" w:space="0" w:color="auto"/>
              </w:divBdr>
            </w:div>
            <w:div w:id="124737342">
              <w:marLeft w:val="0"/>
              <w:marRight w:val="0"/>
              <w:marTop w:val="0"/>
              <w:marBottom w:val="0"/>
              <w:divBdr>
                <w:top w:val="none" w:sz="0" w:space="0" w:color="auto"/>
                <w:left w:val="none" w:sz="0" w:space="0" w:color="auto"/>
                <w:bottom w:val="none" w:sz="0" w:space="0" w:color="auto"/>
                <w:right w:val="none" w:sz="0" w:space="0" w:color="auto"/>
              </w:divBdr>
            </w:div>
            <w:div w:id="124936106">
              <w:marLeft w:val="0"/>
              <w:marRight w:val="0"/>
              <w:marTop w:val="0"/>
              <w:marBottom w:val="0"/>
              <w:divBdr>
                <w:top w:val="none" w:sz="0" w:space="0" w:color="auto"/>
                <w:left w:val="none" w:sz="0" w:space="0" w:color="auto"/>
                <w:bottom w:val="none" w:sz="0" w:space="0" w:color="auto"/>
                <w:right w:val="none" w:sz="0" w:space="0" w:color="auto"/>
              </w:divBdr>
            </w:div>
            <w:div w:id="126897462">
              <w:marLeft w:val="0"/>
              <w:marRight w:val="0"/>
              <w:marTop w:val="0"/>
              <w:marBottom w:val="0"/>
              <w:divBdr>
                <w:top w:val="none" w:sz="0" w:space="0" w:color="auto"/>
                <w:left w:val="none" w:sz="0" w:space="0" w:color="auto"/>
                <w:bottom w:val="none" w:sz="0" w:space="0" w:color="auto"/>
                <w:right w:val="none" w:sz="0" w:space="0" w:color="auto"/>
              </w:divBdr>
              <w:divsChild>
                <w:div w:id="277956512">
                  <w:marLeft w:val="0"/>
                  <w:marRight w:val="0"/>
                  <w:marTop w:val="0"/>
                  <w:marBottom w:val="0"/>
                  <w:divBdr>
                    <w:top w:val="none" w:sz="0" w:space="0" w:color="auto"/>
                    <w:left w:val="none" w:sz="0" w:space="0" w:color="auto"/>
                    <w:bottom w:val="none" w:sz="0" w:space="0" w:color="auto"/>
                    <w:right w:val="none" w:sz="0" w:space="0" w:color="auto"/>
                  </w:divBdr>
                </w:div>
                <w:div w:id="679812554">
                  <w:marLeft w:val="0"/>
                  <w:marRight w:val="0"/>
                  <w:marTop w:val="0"/>
                  <w:marBottom w:val="0"/>
                  <w:divBdr>
                    <w:top w:val="none" w:sz="0" w:space="0" w:color="auto"/>
                    <w:left w:val="none" w:sz="0" w:space="0" w:color="auto"/>
                    <w:bottom w:val="none" w:sz="0" w:space="0" w:color="auto"/>
                    <w:right w:val="none" w:sz="0" w:space="0" w:color="auto"/>
                  </w:divBdr>
                </w:div>
                <w:div w:id="729886761">
                  <w:marLeft w:val="0"/>
                  <w:marRight w:val="0"/>
                  <w:marTop w:val="0"/>
                  <w:marBottom w:val="0"/>
                  <w:divBdr>
                    <w:top w:val="none" w:sz="0" w:space="0" w:color="auto"/>
                    <w:left w:val="none" w:sz="0" w:space="0" w:color="auto"/>
                    <w:bottom w:val="none" w:sz="0" w:space="0" w:color="auto"/>
                    <w:right w:val="none" w:sz="0" w:space="0" w:color="auto"/>
                  </w:divBdr>
                </w:div>
                <w:div w:id="850752721">
                  <w:marLeft w:val="0"/>
                  <w:marRight w:val="0"/>
                  <w:marTop w:val="0"/>
                  <w:marBottom w:val="0"/>
                  <w:divBdr>
                    <w:top w:val="none" w:sz="0" w:space="0" w:color="auto"/>
                    <w:left w:val="none" w:sz="0" w:space="0" w:color="auto"/>
                    <w:bottom w:val="none" w:sz="0" w:space="0" w:color="auto"/>
                    <w:right w:val="none" w:sz="0" w:space="0" w:color="auto"/>
                  </w:divBdr>
                </w:div>
                <w:div w:id="1273979881">
                  <w:marLeft w:val="0"/>
                  <w:marRight w:val="0"/>
                  <w:marTop w:val="0"/>
                  <w:marBottom w:val="0"/>
                  <w:divBdr>
                    <w:top w:val="none" w:sz="0" w:space="0" w:color="auto"/>
                    <w:left w:val="none" w:sz="0" w:space="0" w:color="auto"/>
                    <w:bottom w:val="none" w:sz="0" w:space="0" w:color="auto"/>
                    <w:right w:val="none" w:sz="0" w:space="0" w:color="auto"/>
                  </w:divBdr>
                </w:div>
                <w:div w:id="1746102732">
                  <w:marLeft w:val="0"/>
                  <w:marRight w:val="0"/>
                  <w:marTop w:val="0"/>
                  <w:marBottom w:val="0"/>
                  <w:divBdr>
                    <w:top w:val="none" w:sz="0" w:space="0" w:color="auto"/>
                    <w:left w:val="none" w:sz="0" w:space="0" w:color="auto"/>
                    <w:bottom w:val="none" w:sz="0" w:space="0" w:color="auto"/>
                    <w:right w:val="none" w:sz="0" w:space="0" w:color="auto"/>
                  </w:divBdr>
                </w:div>
                <w:div w:id="1917133099">
                  <w:marLeft w:val="0"/>
                  <w:marRight w:val="0"/>
                  <w:marTop w:val="0"/>
                  <w:marBottom w:val="0"/>
                  <w:divBdr>
                    <w:top w:val="none" w:sz="0" w:space="0" w:color="auto"/>
                    <w:left w:val="none" w:sz="0" w:space="0" w:color="auto"/>
                    <w:bottom w:val="none" w:sz="0" w:space="0" w:color="auto"/>
                    <w:right w:val="none" w:sz="0" w:space="0" w:color="auto"/>
                  </w:divBdr>
                </w:div>
              </w:divsChild>
            </w:div>
            <w:div w:id="126974121">
              <w:marLeft w:val="0"/>
              <w:marRight w:val="0"/>
              <w:marTop w:val="0"/>
              <w:marBottom w:val="0"/>
              <w:divBdr>
                <w:top w:val="none" w:sz="0" w:space="0" w:color="auto"/>
                <w:left w:val="none" w:sz="0" w:space="0" w:color="auto"/>
                <w:bottom w:val="none" w:sz="0" w:space="0" w:color="auto"/>
                <w:right w:val="none" w:sz="0" w:space="0" w:color="auto"/>
              </w:divBdr>
            </w:div>
            <w:div w:id="127750598">
              <w:marLeft w:val="0"/>
              <w:marRight w:val="0"/>
              <w:marTop w:val="0"/>
              <w:marBottom w:val="0"/>
              <w:divBdr>
                <w:top w:val="none" w:sz="0" w:space="0" w:color="auto"/>
                <w:left w:val="none" w:sz="0" w:space="0" w:color="auto"/>
                <w:bottom w:val="none" w:sz="0" w:space="0" w:color="auto"/>
                <w:right w:val="none" w:sz="0" w:space="0" w:color="auto"/>
              </w:divBdr>
            </w:div>
            <w:div w:id="128516371">
              <w:marLeft w:val="0"/>
              <w:marRight w:val="0"/>
              <w:marTop w:val="0"/>
              <w:marBottom w:val="0"/>
              <w:divBdr>
                <w:top w:val="none" w:sz="0" w:space="0" w:color="auto"/>
                <w:left w:val="none" w:sz="0" w:space="0" w:color="auto"/>
                <w:bottom w:val="none" w:sz="0" w:space="0" w:color="auto"/>
                <w:right w:val="none" w:sz="0" w:space="0" w:color="auto"/>
              </w:divBdr>
            </w:div>
            <w:div w:id="129514807">
              <w:marLeft w:val="0"/>
              <w:marRight w:val="0"/>
              <w:marTop w:val="0"/>
              <w:marBottom w:val="0"/>
              <w:divBdr>
                <w:top w:val="none" w:sz="0" w:space="0" w:color="auto"/>
                <w:left w:val="none" w:sz="0" w:space="0" w:color="auto"/>
                <w:bottom w:val="none" w:sz="0" w:space="0" w:color="auto"/>
                <w:right w:val="none" w:sz="0" w:space="0" w:color="auto"/>
              </w:divBdr>
            </w:div>
            <w:div w:id="132916088">
              <w:marLeft w:val="0"/>
              <w:marRight w:val="0"/>
              <w:marTop w:val="0"/>
              <w:marBottom w:val="0"/>
              <w:divBdr>
                <w:top w:val="none" w:sz="0" w:space="0" w:color="auto"/>
                <w:left w:val="none" w:sz="0" w:space="0" w:color="auto"/>
                <w:bottom w:val="none" w:sz="0" w:space="0" w:color="auto"/>
                <w:right w:val="none" w:sz="0" w:space="0" w:color="auto"/>
              </w:divBdr>
            </w:div>
            <w:div w:id="133179983">
              <w:marLeft w:val="0"/>
              <w:marRight w:val="0"/>
              <w:marTop w:val="0"/>
              <w:marBottom w:val="0"/>
              <w:divBdr>
                <w:top w:val="none" w:sz="0" w:space="0" w:color="auto"/>
                <w:left w:val="none" w:sz="0" w:space="0" w:color="auto"/>
                <w:bottom w:val="none" w:sz="0" w:space="0" w:color="auto"/>
                <w:right w:val="none" w:sz="0" w:space="0" w:color="auto"/>
              </w:divBdr>
            </w:div>
            <w:div w:id="134565434">
              <w:marLeft w:val="0"/>
              <w:marRight w:val="0"/>
              <w:marTop w:val="0"/>
              <w:marBottom w:val="0"/>
              <w:divBdr>
                <w:top w:val="none" w:sz="0" w:space="0" w:color="auto"/>
                <w:left w:val="none" w:sz="0" w:space="0" w:color="auto"/>
                <w:bottom w:val="none" w:sz="0" w:space="0" w:color="auto"/>
                <w:right w:val="none" w:sz="0" w:space="0" w:color="auto"/>
              </w:divBdr>
            </w:div>
            <w:div w:id="134880415">
              <w:marLeft w:val="0"/>
              <w:marRight w:val="0"/>
              <w:marTop w:val="0"/>
              <w:marBottom w:val="0"/>
              <w:divBdr>
                <w:top w:val="none" w:sz="0" w:space="0" w:color="auto"/>
                <w:left w:val="none" w:sz="0" w:space="0" w:color="auto"/>
                <w:bottom w:val="none" w:sz="0" w:space="0" w:color="auto"/>
                <w:right w:val="none" w:sz="0" w:space="0" w:color="auto"/>
              </w:divBdr>
            </w:div>
            <w:div w:id="135295708">
              <w:marLeft w:val="0"/>
              <w:marRight w:val="0"/>
              <w:marTop w:val="0"/>
              <w:marBottom w:val="0"/>
              <w:divBdr>
                <w:top w:val="none" w:sz="0" w:space="0" w:color="auto"/>
                <w:left w:val="none" w:sz="0" w:space="0" w:color="auto"/>
                <w:bottom w:val="none" w:sz="0" w:space="0" w:color="auto"/>
                <w:right w:val="none" w:sz="0" w:space="0" w:color="auto"/>
              </w:divBdr>
            </w:div>
            <w:div w:id="137578296">
              <w:marLeft w:val="0"/>
              <w:marRight w:val="0"/>
              <w:marTop w:val="0"/>
              <w:marBottom w:val="0"/>
              <w:divBdr>
                <w:top w:val="none" w:sz="0" w:space="0" w:color="auto"/>
                <w:left w:val="none" w:sz="0" w:space="0" w:color="auto"/>
                <w:bottom w:val="none" w:sz="0" w:space="0" w:color="auto"/>
                <w:right w:val="none" w:sz="0" w:space="0" w:color="auto"/>
              </w:divBdr>
            </w:div>
            <w:div w:id="138306251">
              <w:marLeft w:val="0"/>
              <w:marRight w:val="0"/>
              <w:marTop w:val="0"/>
              <w:marBottom w:val="0"/>
              <w:divBdr>
                <w:top w:val="none" w:sz="0" w:space="0" w:color="auto"/>
                <w:left w:val="none" w:sz="0" w:space="0" w:color="auto"/>
                <w:bottom w:val="none" w:sz="0" w:space="0" w:color="auto"/>
                <w:right w:val="none" w:sz="0" w:space="0" w:color="auto"/>
              </w:divBdr>
            </w:div>
            <w:div w:id="148863924">
              <w:marLeft w:val="0"/>
              <w:marRight w:val="0"/>
              <w:marTop w:val="0"/>
              <w:marBottom w:val="0"/>
              <w:divBdr>
                <w:top w:val="none" w:sz="0" w:space="0" w:color="auto"/>
                <w:left w:val="none" w:sz="0" w:space="0" w:color="auto"/>
                <w:bottom w:val="none" w:sz="0" w:space="0" w:color="auto"/>
                <w:right w:val="none" w:sz="0" w:space="0" w:color="auto"/>
              </w:divBdr>
            </w:div>
            <w:div w:id="149561839">
              <w:marLeft w:val="0"/>
              <w:marRight w:val="0"/>
              <w:marTop w:val="0"/>
              <w:marBottom w:val="0"/>
              <w:divBdr>
                <w:top w:val="none" w:sz="0" w:space="0" w:color="auto"/>
                <w:left w:val="none" w:sz="0" w:space="0" w:color="auto"/>
                <w:bottom w:val="none" w:sz="0" w:space="0" w:color="auto"/>
                <w:right w:val="none" w:sz="0" w:space="0" w:color="auto"/>
              </w:divBdr>
            </w:div>
            <w:div w:id="150605124">
              <w:marLeft w:val="0"/>
              <w:marRight w:val="0"/>
              <w:marTop w:val="0"/>
              <w:marBottom w:val="0"/>
              <w:divBdr>
                <w:top w:val="none" w:sz="0" w:space="0" w:color="auto"/>
                <w:left w:val="none" w:sz="0" w:space="0" w:color="auto"/>
                <w:bottom w:val="none" w:sz="0" w:space="0" w:color="auto"/>
                <w:right w:val="none" w:sz="0" w:space="0" w:color="auto"/>
              </w:divBdr>
            </w:div>
            <w:div w:id="151793652">
              <w:marLeft w:val="0"/>
              <w:marRight w:val="0"/>
              <w:marTop w:val="0"/>
              <w:marBottom w:val="0"/>
              <w:divBdr>
                <w:top w:val="none" w:sz="0" w:space="0" w:color="auto"/>
                <w:left w:val="none" w:sz="0" w:space="0" w:color="auto"/>
                <w:bottom w:val="none" w:sz="0" w:space="0" w:color="auto"/>
                <w:right w:val="none" w:sz="0" w:space="0" w:color="auto"/>
              </w:divBdr>
            </w:div>
            <w:div w:id="151799717">
              <w:marLeft w:val="0"/>
              <w:marRight w:val="0"/>
              <w:marTop w:val="0"/>
              <w:marBottom w:val="0"/>
              <w:divBdr>
                <w:top w:val="none" w:sz="0" w:space="0" w:color="auto"/>
                <w:left w:val="none" w:sz="0" w:space="0" w:color="auto"/>
                <w:bottom w:val="none" w:sz="0" w:space="0" w:color="auto"/>
                <w:right w:val="none" w:sz="0" w:space="0" w:color="auto"/>
              </w:divBdr>
            </w:div>
            <w:div w:id="153375728">
              <w:marLeft w:val="0"/>
              <w:marRight w:val="0"/>
              <w:marTop w:val="0"/>
              <w:marBottom w:val="0"/>
              <w:divBdr>
                <w:top w:val="none" w:sz="0" w:space="0" w:color="auto"/>
                <w:left w:val="none" w:sz="0" w:space="0" w:color="auto"/>
                <w:bottom w:val="none" w:sz="0" w:space="0" w:color="auto"/>
                <w:right w:val="none" w:sz="0" w:space="0" w:color="auto"/>
              </w:divBdr>
            </w:div>
            <w:div w:id="156655574">
              <w:marLeft w:val="0"/>
              <w:marRight w:val="0"/>
              <w:marTop w:val="0"/>
              <w:marBottom w:val="0"/>
              <w:divBdr>
                <w:top w:val="none" w:sz="0" w:space="0" w:color="auto"/>
                <w:left w:val="none" w:sz="0" w:space="0" w:color="auto"/>
                <w:bottom w:val="none" w:sz="0" w:space="0" w:color="auto"/>
                <w:right w:val="none" w:sz="0" w:space="0" w:color="auto"/>
              </w:divBdr>
            </w:div>
            <w:div w:id="158427751">
              <w:marLeft w:val="0"/>
              <w:marRight w:val="0"/>
              <w:marTop w:val="0"/>
              <w:marBottom w:val="0"/>
              <w:divBdr>
                <w:top w:val="none" w:sz="0" w:space="0" w:color="auto"/>
                <w:left w:val="none" w:sz="0" w:space="0" w:color="auto"/>
                <w:bottom w:val="none" w:sz="0" w:space="0" w:color="auto"/>
                <w:right w:val="none" w:sz="0" w:space="0" w:color="auto"/>
              </w:divBdr>
            </w:div>
            <w:div w:id="160195789">
              <w:marLeft w:val="0"/>
              <w:marRight w:val="0"/>
              <w:marTop w:val="0"/>
              <w:marBottom w:val="0"/>
              <w:divBdr>
                <w:top w:val="none" w:sz="0" w:space="0" w:color="auto"/>
                <w:left w:val="none" w:sz="0" w:space="0" w:color="auto"/>
                <w:bottom w:val="none" w:sz="0" w:space="0" w:color="auto"/>
                <w:right w:val="none" w:sz="0" w:space="0" w:color="auto"/>
              </w:divBdr>
            </w:div>
            <w:div w:id="162164179">
              <w:marLeft w:val="0"/>
              <w:marRight w:val="0"/>
              <w:marTop w:val="0"/>
              <w:marBottom w:val="0"/>
              <w:divBdr>
                <w:top w:val="none" w:sz="0" w:space="0" w:color="auto"/>
                <w:left w:val="none" w:sz="0" w:space="0" w:color="auto"/>
                <w:bottom w:val="none" w:sz="0" w:space="0" w:color="auto"/>
                <w:right w:val="none" w:sz="0" w:space="0" w:color="auto"/>
              </w:divBdr>
            </w:div>
            <w:div w:id="163515312">
              <w:marLeft w:val="0"/>
              <w:marRight w:val="0"/>
              <w:marTop w:val="0"/>
              <w:marBottom w:val="0"/>
              <w:divBdr>
                <w:top w:val="none" w:sz="0" w:space="0" w:color="auto"/>
                <w:left w:val="none" w:sz="0" w:space="0" w:color="auto"/>
                <w:bottom w:val="none" w:sz="0" w:space="0" w:color="auto"/>
                <w:right w:val="none" w:sz="0" w:space="0" w:color="auto"/>
              </w:divBdr>
            </w:div>
            <w:div w:id="165749863">
              <w:marLeft w:val="0"/>
              <w:marRight w:val="0"/>
              <w:marTop w:val="0"/>
              <w:marBottom w:val="0"/>
              <w:divBdr>
                <w:top w:val="none" w:sz="0" w:space="0" w:color="auto"/>
                <w:left w:val="none" w:sz="0" w:space="0" w:color="auto"/>
                <w:bottom w:val="none" w:sz="0" w:space="0" w:color="auto"/>
                <w:right w:val="none" w:sz="0" w:space="0" w:color="auto"/>
              </w:divBdr>
            </w:div>
            <w:div w:id="167529509">
              <w:marLeft w:val="0"/>
              <w:marRight w:val="0"/>
              <w:marTop w:val="0"/>
              <w:marBottom w:val="0"/>
              <w:divBdr>
                <w:top w:val="none" w:sz="0" w:space="0" w:color="auto"/>
                <w:left w:val="none" w:sz="0" w:space="0" w:color="auto"/>
                <w:bottom w:val="none" w:sz="0" w:space="0" w:color="auto"/>
                <w:right w:val="none" w:sz="0" w:space="0" w:color="auto"/>
              </w:divBdr>
            </w:div>
            <w:div w:id="170881091">
              <w:marLeft w:val="0"/>
              <w:marRight w:val="0"/>
              <w:marTop w:val="0"/>
              <w:marBottom w:val="0"/>
              <w:divBdr>
                <w:top w:val="none" w:sz="0" w:space="0" w:color="auto"/>
                <w:left w:val="none" w:sz="0" w:space="0" w:color="auto"/>
                <w:bottom w:val="none" w:sz="0" w:space="0" w:color="auto"/>
                <w:right w:val="none" w:sz="0" w:space="0" w:color="auto"/>
              </w:divBdr>
            </w:div>
            <w:div w:id="172380844">
              <w:marLeft w:val="0"/>
              <w:marRight w:val="0"/>
              <w:marTop w:val="0"/>
              <w:marBottom w:val="0"/>
              <w:divBdr>
                <w:top w:val="none" w:sz="0" w:space="0" w:color="auto"/>
                <w:left w:val="none" w:sz="0" w:space="0" w:color="auto"/>
                <w:bottom w:val="none" w:sz="0" w:space="0" w:color="auto"/>
                <w:right w:val="none" w:sz="0" w:space="0" w:color="auto"/>
              </w:divBdr>
            </w:div>
            <w:div w:id="176583349">
              <w:marLeft w:val="0"/>
              <w:marRight w:val="0"/>
              <w:marTop w:val="0"/>
              <w:marBottom w:val="0"/>
              <w:divBdr>
                <w:top w:val="none" w:sz="0" w:space="0" w:color="auto"/>
                <w:left w:val="none" w:sz="0" w:space="0" w:color="auto"/>
                <w:bottom w:val="none" w:sz="0" w:space="0" w:color="auto"/>
                <w:right w:val="none" w:sz="0" w:space="0" w:color="auto"/>
              </w:divBdr>
            </w:div>
            <w:div w:id="177044522">
              <w:marLeft w:val="0"/>
              <w:marRight w:val="0"/>
              <w:marTop w:val="0"/>
              <w:marBottom w:val="0"/>
              <w:divBdr>
                <w:top w:val="none" w:sz="0" w:space="0" w:color="auto"/>
                <w:left w:val="none" w:sz="0" w:space="0" w:color="auto"/>
                <w:bottom w:val="none" w:sz="0" w:space="0" w:color="auto"/>
                <w:right w:val="none" w:sz="0" w:space="0" w:color="auto"/>
              </w:divBdr>
            </w:div>
            <w:div w:id="181747698">
              <w:marLeft w:val="0"/>
              <w:marRight w:val="0"/>
              <w:marTop w:val="0"/>
              <w:marBottom w:val="0"/>
              <w:divBdr>
                <w:top w:val="none" w:sz="0" w:space="0" w:color="auto"/>
                <w:left w:val="none" w:sz="0" w:space="0" w:color="auto"/>
                <w:bottom w:val="none" w:sz="0" w:space="0" w:color="auto"/>
                <w:right w:val="none" w:sz="0" w:space="0" w:color="auto"/>
              </w:divBdr>
            </w:div>
            <w:div w:id="182133247">
              <w:marLeft w:val="0"/>
              <w:marRight w:val="0"/>
              <w:marTop w:val="0"/>
              <w:marBottom w:val="0"/>
              <w:divBdr>
                <w:top w:val="none" w:sz="0" w:space="0" w:color="auto"/>
                <w:left w:val="none" w:sz="0" w:space="0" w:color="auto"/>
                <w:bottom w:val="none" w:sz="0" w:space="0" w:color="auto"/>
                <w:right w:val="none" w:sz="0" w:space="0" w:color="auto"/>
              </w:divBdr>
            </w:div>
            <w:div w:id="182519134">
              <w:marLeft w:val="0"/>
              <w:marRight w:val="0"/>
              <w:marTop w:val="0"/>
              <w:marBottom w:val="0"/>
              <w:divBdr>
                <w:top w:val="none" w:sz="0" w:space="0" w:color="auto"/>
                <w:left w:val="none" w:sz="0" w:space="0" w:color="auto"/>
                <w:bottom w:val="none" w:sz="0" w:space="0" w:color="auto"/>
                <w:right w:val="none" w:sz="0" w:space="0" w:color="auto"/>
              </w:divBdr>
            </w:div>
            <w:div w:id="183324765">
              <w:marLeft w:val="0"/>
              <w:marRight w:val="0"/>
              <w:marTop w:val="0"/>
              <w:marBottom w:val="0"/>
              <w:divBdr>
                <w:top w:val="none" w:sz="0" w:space="0" w:color="auto"/>
                <w:left w:val="none" w:sz="0" w:space="0" w:color="auto"/>
                <w:bottom w:val="none" w:sz="0" w:space="0" w:color="auto"/>
                <w:right w:val="none" w:sz="0" w:space="0" w:color="auto"/>
              </w:divBdr>
            </w:div>
            <w:div w:id="185408859">
              <w:marLeft w:val="0"/>
              <w:marRight w:val="0"/>
              <w:marTop w:val="0"/>
              <w:marBottom w:val="0"/>
              <w:divBdr>
                <w:top w:val="none" w:sz="0" w:space="0" w:color="auto"/>
                <w:left w:val="none" w:sz="0" w:space="0" w:color="auto"/>
                <w:bottom w:val="none" w:sz="0" w:space="0" w:color="auto"/>
                <w:right w:val="none" w:sz="0" w:space="0" w:color="auto"/>
              </w:divBdr>
            </w:div>
            <w:div w:id="185484307">
              <w:marLeft w:val="0"/>
              <w:marRight w:val="0"/>
              <w:marTop w:val="0"/>
              <w:marBottom w:val="0"/>
              <w:divBdr>
                <w:top w:val="none" w:sz="0" w:space="0" w:color="auto"/>
                <w:left w:val="none" w:sz="0" w:space="0" w:color="auto"/>
                <w:bottom w:val="none" w:sz="0" w:space="0" w:color="auto"/>
                <w:right w:val="none" w:sz="0" w:space="0" w:color="auto"/>
              </w:divBdr>
            </w:div>
            <w:div w:id="186599145">
              <w:marLeft w:val="0"/>
              <w:marRight w:val="0"/>
              <w:marTop w:val="0"/>
              <w:marBottom w:val="0"/>
              <w:divBdr>
                <w:top w:val="none" w:sz="0" w:space="0" w:color="auto"/>
                <w:left w:val="none" w:sz="0" w:space="0" w:color="auto"/>
                <w:bottom w:val="none" w:sz="0" w:space="0" w:color="auto"/>
                <w:right w:val="none" w:sz="0" w:space="0" w:color="auto"/>
              </w:divBdr>
            </w:div>
            <w:div w:id="187984976">
              <w:marLeft w:val="0"/>
              <w:marRight w:val="0"/>
              <w:marTop w:val="0"/>
              <w:marBottom w:val="0"/>
              <w:divBdr>
                <w:top w:val="none" w:sz="0" w:space="0" w:color="auto"/>
                <w:left w:val="none" w:sz="0" w:space="0" w:color="auto"/>
                <w:bottom w:val="none" w:sz="0" w:space="0" w:color="auto"/>
                <w:right w:val="none" w:sz="0" w:space="0" w:color="auto"/>
              </w:divBdr>
            </w:div>
            <w:div w:id="190728294">
              <w:marLeft w:val="0"/>
              <w:marRight w:val="0"/>
              <w:marTop w:val="0"/>
              <w:marBottom w:val="0"/>
              <w:divBdr>
                <w:top w:val="none" w:sz="0" w:space="0" w:color="auto"/>
                <w:left w:val="none" w:sz="0" w:space="0" w:color="auto"/>
                <w:bottom w:val="none" w:sz="0" w:space="0" w:color="auto"/>
                <w:right w:val="none" w:sz="0" w:space="0" w:color="auto"/>
              </w:divBdr>
            </w:div>
            <w:div w:id="193082993">
              <w:marLeft w:val="0"/>
              <w:marRight w:val="0"/>
              <w:marTop w:val="0"/>
              <w:marBottom w:val="0"/>
              <w:divBdr>
                <w:top w:val="none" w:sz="0" w:space="0" w:color="auto"/>
                <w:left w:val="none" w:sz="0" w:space="0" w:color="auto"/>
                <w:bottom w:val="none" w:sz="0" w:space="0" w:color="auto"/>
                <w:right w:val="none" w:sz="0" w:space="0" w:color="auto"/>
              </w:divBdr>
            </w:div>
            <w:div w:id="195125970">
              <w:marLeft w:val="0"/>
              <w:marRight w:val="0"/>
              <w:marTop w:val="0"/>
              <w:marBottom w:val="0"/>
              <w:divBdr>
                <w:top w:val="none" w:sz="0" w:space="0" w:color="auto"/>
                <w:left w:val="none" w:sz="0" w:space="0" w:color="auto"/>
                <w:bottom w:val="none" w:sz="0" w:space="0" w:color="auto"/>
                <w:right w:val="none" w:sz="0" w:space="0" w:color="auto"/>
              </w:divBdr>
            </w:div>
            <w:div w:id="195505668">
              <w:marLeft w:val="0"/>
              <w:marRight w:val="0"/>
              <w:marTop w:val="0"/>
              <w:marBottom w:val="0"/>
              <w:divBdr>
                <w:top w:val="none" w:sz="0" w:space="0" w:color="auto"/>
                <w:left w:val="none" w:sz="0" w:space="0" w:color="auto"/>
                <w:bottom w:val="none" w:sz="0" w:space="0" w:color="auto"/>
                <w:right w:val="none" w:sz="0" w:space="0" w:color="auto"/>
              </w:divBdr>
            </w:div>
            <w:div w:id="198278507">
              <w:marLeft w:val="0"/>
              <w:marRight w:val="0"/>
              <w:marTop w:val="0"/>
              <w:marBottom w:val="0"/>
              <w:divBdr>
                <w:top w:val="none" w:sz="0" w:space="0" w:color="auto"/>
                <w:left w:val="none" w:sz="0" w:space="0" w:color="auto"/>
                <w:bottom w:val="none" w:sz="0" w:space="0" w:color="auto"/>
                <w:right w:val="none" w:sz="0" w:space="0" w:color="auto"/>
              </w:divBdr>
            </w:div>
            <w:div w:id="201982334">
              <w:marLeft w:val="0"/>
              <w:marRight w:val="0"/>
              <w:marTop w:val="0"/>
              <w:marBottom w:val="0"/>
              <w:divBdr>
                <w:top w:val="none" w:sz="0" w:space="0" w:color="auto"/>
                <w:left w:val="none" w:sz="0" w:space="0" w:color="auto"/>
                <w:bottom w:val="none" w:sz="0" w:space="0" w:color="auto"/>
                <w:right w:val="none" w:sz="0" w:space="0" w:color="auto"/>
              </w:divBdr>
            </w:div>
            <w:div w:id="202524927">
              <w:marLeft w:val="0"/>
              <w:marRight w:val="0"/>
              <w:marTop w:val="0"/>
              <w:marBottom w:val="0"/>
              <w:divBdr>
                <w:top w:val="none" w:sz="0" w:space="0" w:color="auto"/>
                <w:left w:val="none" w:sz="0" w:space="0" w:color="auto"/>
                <w:bottom w:val="none" w:sz="0" w:space="0" w:color="auto"/>
                <w:right w:val="none" w:sz="0" w:space="0" w:color="auto"/>
              </w:divBdr>
            </w:div>
            <w:div w:id="203103054">
              <w:marLeft w:val="0"/>
              <w:marRight w:val="0"/>
              <w:marTop w:val="0"/>
              <w:marBottom w:val="0"/>
              <w:divBdr>
                <w:top w:val="none" w:sz="0" w:space="0" w:color="auto"/>
                <w:left w:val="none" w:sz="0" w:space="0" w:color="auto"/>
                <w:bottom w:val="none" w:sz="0" w:space="0" w:color="auto"/>
                <w:right w:val="none" w:sz="0" w:space="0" w:color="auto"/>
              </w:divBdr>
            </w:div>
            <w:div w:id="203179079">
              <w:marLeft w:val="0"/>
              <w:marRight w:val="0"/>
              <w:marTop w:val="0"/>
              <w:marBottom w:val="0"/>
              <w:divBdr>
                <w:top w:val="none" w:sz="0" w:space="0" w:color="auto"/>
                <w:left w:val="none" w:sz="0" w:space="0" w:color="auto"/>
                <w:bottom w:val="none" w:sz="0" w:space="0" w:color="auto"/>
                <w:right w:val="none" w:sz="0" w:space="0" w:color="auto"/>
              </w:divBdr>
            </w:div>
            <w:div w:id="204761924">
              <w:marLeft w:val="0"/>
              <w:marRight w:val="0"/>
              <w:marTop w:val="0"/>
              <w:marBottom w:val="0"/>
              <w:divBdr>
                <w:top w:val="none" w:sz="0" w:space="0" w:color="auto"/>
                <w:left w:val="none" w:sz="0" w:space="0" w:color="auto"/>
                <w:bottom w:val="none" w:sz="0" w:space="0" w:color="auto"/>
                <w:right w:val="none" w:sz="0" w:space="0" w:color="auto"/>
              </w:divBdr>
            </w:div>
            <w:div w:id="205067505">
              <w:marLeft w:val="0"/>
              <w:marRight w:val="0"/>
              <w:marTop w:val="0"/>
              <w:marBottom w:val="0"/>
              <w:divBdr>
                <w:top w:val="none" w:sz="0" w:space="0" w:color="auto"/>
                <w:left w:val="none" w:sz="0" w:space="0" w:color="auto"/>
                <w:bottom w:val="none" w:sz="0" w:space="0" w:color="auto"/>
                <w:right w:val="none" w:sz="0" w:space="0" w:color="auto"/>
              </w:divBdr>
            </w:div>
            <w:div w:id="206070192">
              <w:marLeft w:val="0"/>
              <w:marRight w:val="0"/>
              <w:marTop w:val="0"/>
              <w:marBottom w:val="0"/>
              <w:divBdr>
                <w:top w:val="none" w:sz="0" w:space="0" w:color="auto"/>
                <w:left w:val="none" w:sz="0" w:space="0" w:color="auto"/>
                <w:bottom w:val="none" w:sz="0" w:space="0" w:color="auto"/>
                <w:right w:val="none" w:sz="0" w:space="0" w:color="auto"/>
              </w:divBdr>
            </w:div>
            <w:div w:id="206527274">
              <w:marLeft w:val="0"/>
              <w:marRight w:val="0"/>
              <w:marTop w:val="0"/>
              <w:marBottom w:val="0"/>
              <w:divBdr>
                <w:top w:val="none" w:sz="0" w:space="0" w:color="auto"/>
                <w:left w:val="none" w:sz="0" w:space="0" w:color="auto"/>
                <w:bottom w:val="none" w:sz="0" w:space="0" w:color="auto"/>
                <w:right w:val="none" w:sz="0" w:space="0" w:color="auto"/>
              </w:divBdr>
            </w:div>
            <w:div w:id="206719244">
              <w:marLeft w:val="0"/>
              <w:marRight w:val="0"/>
              <w:marTop w:val="0"/>
              <w:marBottom w:val="0"/>
              <w:divBdr>
                <w:top w:val="none" w:sz="0" w:space="0" w:color="auto"/>
                <w:left w:val="none" w:sz="0" w:space="0" w:color="auto"/>
                <w:bottom w:val="none" w:sz="0" w:space="0" w:color="auto"/>
                <w:right w:val="none" w:sz="0" w:space="0" w:color="auto"/>
              </w:divBdr>
            </w:div>
            <w:div w:id="209538386">
              <w:marLeft w:val="0"/>
              <w:marRight w:val="0"/>
              <w:marTop w:val="0"/>
              <w:marBottom w:val="0"/>
              <w:divBdr>
                <w:top w:val="none" w:sz="0" w:space="0" w:color="auto"/>
                <w:left w:val="none" w:sz="0" w:space="0" w:color="auto"/>
                <w:bottom w:val="none" w:sz="0" w:space="0" w:color="auto"/>
                <w:right w:val="none" w:sz="0" w:space="0" w:color="auto"/>
              </w:divBdr>
            </w:div>
            <w:div w:id="211574323">
              <w:marLeft w:val="0"/>
              <w:marRight w:val="0"/>
              <w:marTop w:val="0"/>
              <w:marBottom w:val="0"/>
              <w:divBdr>
                <w:top w:val="none" w:sz="0" w:space="0" w:color="auto"/>
                <w:left w:val="none" w:sz="0" w:space="0" w:color="auto"/>
                <w:bottom w:val="none" w:sz="0" w:space="0" w:color="auto"/>
                <w:right w:val="none" w:sz="0" w:space="0" w:color="auto"/>
              </w:divBdr>
            </w:div>
            <w:div w:id="212499822">
              <w:marLeft w:val="0"/>
              <w:marRight w:val="0"/>
              <w:marTop w:val="0"/>
              <w:marBottom w:val="0"/>
              <w:divBdr>
                <w:top w:val="none" w:sz="0" w:space="0" w:color="auto"/>
                <w:left w:val="none" w:sz="0" w:space="0" w:color="auto"/>
                <w:bottom w:val="none" w:sz="0" w:space="0" w:color="auto"/>
                <w:right w:val="none" w:sz="0" w:space="0" w:color="auto"/>
              </w:divBdr>
            </w:div>
            <w:div w:id="212884961">
              <w:marLeft w:val="0"/>
              <w:marRight w:val="0"/>
              <w:marTop w:val="0"/>
              <w:marBottom w:val="0"/>
              <w:divBdr>
                <w:top w:val="none" w:sz="0" w:space="0" w:color="auto"/>
                <w:left w:val="none" w:sz="0" w:space="0" w:color="auto"/>
                <w:bottom w:val="none" w:sz="0" w:space="0" w:color="auto"/>
                <w:right w:val="none" w:sz="0" w:space="0" w:color="auto"/>
              </w:divBdr>
            </w:div>
            <w:div w:id="213548304">
              <w:marLeft w:val="0"/>
              <w:marRight w:val="0"/>
              <w:marTop w:val="0"/>
              <w:marBottom w:val="0"/>
              <w:divBdr>
                <w:top w:val="none" w:sz="0" w:space="0" w:color="auto"/>
                <w:left w:val="none" w:sz="0" w:space="0" w:color="auto"/>
                <w:bottom w:val="none" w:sz="0" w:space="0" w:color="auto"/>
                <w:right w:val="none" w:sz="0" w:space="0" w:color="auto"/>
              </w:divBdr>
            </w:div>
            <w:div w:id="213778575">
              <w:marLeft w:val="0"/>
              <w:marRight w:val="0"/>
              <w:marTop w:val="0"/>
              <w:marBottom w:val="0"/>
              <w:divBdr>
                <w:top w:val="none" w:sz="0" w:space="0" w:color="auto"/>
                <w:left w:val="none" w:sz="0" w:space="0" w:color="auto"/>
                <w:bottom w:val="none" w:sz="0" w:space="0" w:color="auto"/>
                <w:right w:val="none" w:sz="0" w:space="0" w:color="auto"/>
              </w:divBdr>
            </w:div>
            <w:div w:id="214436847">
              <w:marLeft w:val="0"/>
              <w:marRight w:val="0"/>
              <w:marTop w:val="0"/>
              <w:marBottom w:val="0"/>
              <w:divBdr>
                <w:top w:val="none" w:sz="0" w:space="0" w:color="auto"/>
                <w:left w:val="none" w:sz="0" w:space="0" w:color="auto"/>
                <w:bottom w:val="none" w:sz="0" w:space="0" w:color="auto"/>
                <w:right w:val="none" w:sz="0" w:space="0" w:color="auto"/>
              </w:divBdr>
            </w:div>
            <w:div w:id="215241190">
              <w:marLeft w:val="0"/>
              <w:marRight w:val="0"/>
              <w:marTop w:val="0"/>
              <w:marBottom w:val="0"/>
              <w:divBdr>
                <w:top w:val="none" w:sz="0" w:space="0" w:color="auto"/>
                <w:left w:val="none" w:sz="0" w:space="0" w:color="auto"/>
                <w:bottom w:val="none" w:sz="0" w:space="0" w:color="auto"/>
                <w:right w:val="none" w:sz="0" w:space="0" w:color="auto"/>
              </w:divBdr>
            </w:div>
            <w:div w:id="215436716">
              <w:marLeft w:val="0"/>
              <w:marRight w:val="0"/>
              <w:marTop w:val="0"/>
              <w:marBottom w:val="0"/>
              <w:divBdr>
                <w:top w:val="none" w:sz="0" w:space="0" w:color="auto"/>
                <w:left w:val="none" w:sz="0" w:space="0" w:color="auto"/>
                <w:bottom w:val="none" w:sz="0" w:space="0" w:color="auto"/>
                <w:right w:val="none" w:sz="0" w:space="0" w:color="auto"/>
              </w:divBdr>
            </w:div>
            <w:div w:id="216858728">
              <w:marLeft w:val="0"/>
              <w:marRight w:val="0"/>
              <w:marTop w:val="0"/>
              <w:marBottom w:val="0"/>
              <w:divBdr>
                <w:top w:val="none" w:sz="0" w:space="0" w:color="auto"/>
                <w:left w:val="none" w:sz="0" w:space="0" w:color="auto"/>
                <w:bottom w:val="none" w:sz="0" w:space="0" w:color="auto"/>
                <w:right w:val="none" w:sz="0" w:space="0" w:color="auto"/>
              </w:divBdr>
            </w:div>
            <w:div w:id="218396437">
              <w:marLeft w:val="0"/>
              <w:marRight w:val="0"/>
              <w:marTop w:val="0"/>
              <w:marBottom w:val="0"/>
              <w:divBdr>
                <w:top w:val="none" w:sz="0" w:space="0" w:color="auto"/>
                <w:left w:val="none" w:sz="0" w:space="0" w:color="auto"/>
                <w:bottom w:val="none" w:sz="0" w:space="0" w:color="auto"/>
                <w:right w:val="none" w:sz="0" w:space="0" w:color="auto"/>
              </w:divBdr>
            </w:div>
            <w:div w:id="218398519">
              <w:marLeft w:val="0"/>
              <w:marRight w:val="0"/>
              <w:marTop w:val="0"/>
              <w:marBottom w:val="0"/>
              <w:divBdr>
                <w:top w:val="none" w:sz="0" w:space="0" w:color="auto"/>
                <w:left w:val="none" w:sz="0" w:space="0" w:color="auto"/>
                <w:bottom w:val="none" w:sz="0" w:space="0" w:color="auto"/>
                <w:right w:val="none" w:sz="0" w:space="0" w:color="auto"/>
              </w:divBdr>
            </w:div>
            <w:div w:id="219100507">
              <w:marLeft w:val="0"/>
              <w:marRight w:val="0"/>
              <w:marTop w:val="0"/>
              <w:marBottom w:val="0"/>
              <w:divBdr>
                <w:top w:val="none" w:sz="0" w:space="0" w:color="auto"/>
                <w:left w:val="none" w:sz="0" w:space="0" w:color="auto"/>
                <w:bottom w:val="none" w:sz="0" w:space="0" w:color="auto"/>
                <w:right w:val="none" w:sz="0" w:space="0" w:color="auto"/>
              </w:divBdr>
            </w:div>
            <w:div w:id="219682003">
              <w:marLeft w:val="0"/>
              <w:marRight w:val="0"/>
              <w:marTop w:val="0"/>
              <w:marBottom w:val="0"/>
              <w:divBdr>
                <w:top w:val="none" w:sz="0" w:space="0" w:color="auto"/>
                <w:left w:val="none" w:sz="0" w:space="0" w:color="auto"/>
                <w:bottom w:val="none" w:sz="0" w:space="0" w:color="auto"/>
                <w:right w:val="none" w:sz="0" w:space="0" w:color="auto"/>
              </w:divBdr>
            </w:div>
            <w:div w:id="219949191">
              <w:marLeft w:val="0"/>
              <w:marRight w:val="0"/>
              <w:marTop w:val="0"/>
              <w:marBottom w:val="0"/>
              <w:divBdr>
                <w:top w:val="none" w:sz="0" w:space="0" w:color="auto"/>
                <w:left w:val="none" w:sz="0" w:space="0" w:color="auto"/>
                <w:bottom w:val="none" w:sz="0" w:space="0" w:color="auto"/>
                <w:right w:val="none" w:sz="0" w:space="0" w:color="auto"/>
              </w:divBdr>
            </w:div>
            <w:div w:id="220410208">
              <w:marLeft w:val="0"/>
              <w:marRight w:val="0"/>
              <w:marTop w:val="0"/>
              <w:marBottom w:val="0"/>
              <w:divBdr>
                <w:top w:val="none" w:sz="0" w:space="0" w:color="auto"/>
                <w:left w:val="none" w:sz="0" w:space="0" w:color="auto"/>
                <w:bottom w:val="none" w:sz="0" w:space="0" w:color="auto"/>
                <w:right w:val="none" w:sz="0" w:space="0" w:color="auto"/>
              </w:divBdr>
            </w:div>
            <w:div w:id="220606164">
              <w:marLeft w:val="0"/>
              <w:marRight w:val="0"/>
              <w:marTop w:val="0"/>
              <w:marBottom w:val="0"/>
              <w:divBdr>
                <w:top w:val="none" w:sz="0" w:space="0" w:color="auto"/>
                <w:left w:val="none" w:sz="0" w:space="0" w:color="auto"/>
                <w:bottom w:val="none" w:sz="0" w:space="0" w:color="auto"/>
                <w:right w:val="none" w:sz="0" w:space="0" w:color="auto"/>
              </w:divBdr>
            </w:div>
            <w:div w:id="223412401">
              <w:marLeft w:val="0"/>
              <w:marRight w:val="0"/>
              <w:marTop w:val="0"/>
              <w:marBottom w:val="0"/>
              <w:divBdr>
                <w:top w:val="none" w:sz="0" w:space="0" w:color="auto"/>
                <w:left w:val="none" w:sz="0" w:space="0" w:color="auto"/>
                <w:bottom w:val="none" w:sz="0" w:space="0" w:color="auto"/>
                <w:right w:val="none" w:sz="0" w:space="0" w:color="auto"/>
              </w:divBdr>
              <w:divsChild>
                <w:div w:id="40374135">
                  <w:marLeft w:val="0"/>
                  <w:marRight w:val="0"/>
                  <w:marTop w:val="0"/>
                  <w:marBottom w:val="0"/>
                  <w:divBdr>
                    <w:top w:val="none" w:sz="0" w:space="0" w:color="auto"/>
                    <w:left w:val="none" w:sz="0" w:space="0" w:color="auto"/>
                    <w:bottom w:val="none" w:sz="0" w:space="0" w:color="auto"/>
                    <w:right w:val="none" w:sz="0" w:space="0" w:color="auto"/>
                  </w:divBdr>
                </w:div>
                <w:div w:id="261885058">
                  <w:marLeft w:val="0"/>
                  <w:marRight w:val="0"/>
                  <w:marTop w:val="0"/>
                  <w:marBottom w:val="0"/>
                  <w:divBdr>
                    <w:top w:val="none" w:sz="0" w:space="0" w:color="auto"/>
                    <w:left w:val="none" w:sz="0" w:space="0" w:color="auto"/>
                    <w:bottom w:val="none" w:sz="0" w:space="0" w:color="auto"/>
                    <w:right w:val="none" w:sz="0" w:space="0" w:color="auto"/>
                  </w:divBdr>
                </w:div>
                <w:div w:id="338851525">
                  <w:marLeft w:val="0"/>
                  <w:marRight w:val="0"/>
                  <w:marTop w:val="0"/>
                  <w:marBottom w:val="0"/>
                  <w:divBdr>
                    <w:top w:val="none" w:sz="0" w:space="0" w:color="auto"/>
                    <w:left w:val="none" w:sz="0" w:space="0" w:color="auto"/>
                    <w:bottom w:val="none" w:sz="0" w:space="0" w:color="auto"/>
                    <w:right w:val="none" w:sz="0" w:space="0" w:color="auto"/>
                  </w:divBdr>
                </w:div>
                <w:div w:id="347608771">
                  <w:marLeft w:val="0"/>
                  <w:marRight w:val="0"/>
                  <w:marTop w:val="0"/>
                  <w:marBottom w:val="0"/>
                  <w:divBdr>
                    <w:top w:val="none" w:sz="0" w:space="0" w:color="auto"/>
                    <w:left w:val="none" w:sz="0" w:space="0" w:color="auto"/>
                    <w:bottom w:val="none" w:sz="0" w:space="0" w:color="auto"/>
                    <w:right w:val="none" w:sz="0" w:space="0" w:color="auto"/>
                  </w:divBdr>
                </w:div>
                <w:div w:id="694162732">
                  <w:marLeft w:val="0"/>
                  <w:marRight w:val="0"/>
                  <w:marTop w:val="0"/>
                  <w:marBottom w:val="0"/>
                  <w:divBdr>
                    <w:top w:val="none" w:sz="0" w:space="0" w:color="auto"/>
                    <w:left w:val="none" w:sz="0" w:space="0" w:color="auto"/>
                    <w:bottom w:val="none" w:sz="0" w:space="0" w:color="auto"/>
                    <w:right w:val="none" w:sz="0" w:space="0" w:color="auto"/>
                  </w:divBdr>
                </w:div>
                <w:div w:id="773284193">
                  <w:marLeft w:val="0"/>
                  <w:marRight w:val="0"/>
                  <w:marTop w:val="0"/>
                  <w:marBottom w:val="0"/>
                  <w:divBdr>
                    <w:top w:val="none" w:sz="0" w:space="0" w:color="auto"/>
                    <w:left w:val="none" w:sz="0" w:space="0" w:color="auto"/>
                    <w:bottom w:val="none" w:sz="0" w:space="0" w:color="auto"/>
                    <w:right w:val="none" w:sz="0" w:space="0" w:color="auto"/>
                  </w:divBdr>
                </w:div>
                <w:div w:id="982855652">
                  <w:marLeft w:val="0"/>
                  <w:marRight w:val="0"/>
                  <w:marTop w:val="0"/>
                  <w:marBottom w:val="0"/>
                  <w:divBdr>
                    <w:top w:val="none" w:sz="0" w:space="0" w:color="auto"/>
                    <w:left w:val="none" w:sz="0" w:space="0" w:color="auto"/>
                    <w:bottom w:val="none" w:sz="0" w:space="0" w:color="auto"/>
                    <w:right w:val="none" w:sz="0" w:space="0" w:color="auto"/>
                  </w:divBdr>
                </w:div>
                <w:div w:id="992022050">
                  <w:marLeft w:val="0"/>
                  <w:marRight w:val="0"/>
                  <w:marTop w:val="0"/>
                  <w:marBottom w:val="0"/>
                  <w:divBdr>
                    <w:top w:val="none" w:sz="0" w:space="0" w:color="auto"/>
                    <w:left w:val="none" w:sz="0" w:space="0" w:color="auto"/>
                    <w:bottom w:val="none" w:sz="0" w:space="0" w:color="auto"/>
                    <w:right w:val="none" w:sz="0" w:space="0" w:color="auto"/>
                  </w:divBdr>
                </w:div>
                <w:div w:id="1045375361">
                  <w:marLeft w:val="0"/>
                  <w:marRight w:val="0"/>
                  <w:marTop w:val="0"/>
                  <w:marBottom w:val="0"/>
                  <w:divBdr>
                    <w:top w:val="none" w:sz="0" w:space="0" w:color="auto"/>
                    <w:left w:val="none" w:sz="0" w:space="0" w:color="auto"/>
                    <w:bottom w:val="none" w:sz="0" w:space="0" w:color="auto"/>
                    <w:right w:val="none" w:sz="0" w:space="0" w:color="auto"/>
                  </w:divBdr>
                </w:div>
                <w:div w:id="1099445647">
                  <w:marLeft w:val="0"/>
                  <w:marRight w:val="0"/>
                  <w:marTop w:val="0"/>
                  <w:marBottom w:val="0"/>
                  <w:divBdr>
                    <w:top w:val="none" w:sz="0" w:space="0" w:color="auto"/>
                    <w:left w:val="none" w:sz="0" w:space="0" w:color="auto"/>
                    <w:bottom w:val="none" w:sz="0" w:space="0" w:color="auto"/>
                    <w:right w:val="none" w:sz="0" w:space="0" w:color="auto"/>
                  </w:divBdr>
                </w:div>
                <w:div w:id="1108887635">
                  <w:marLeft w:val="0"/>
                  <w:marRight w:val="0"/>
                  <w:marTop w:val="0"/>
                  <w:marBottom w:val="0"/>
                  <w:divBdr>
                    <w:top w:val="none" w:sz="0" w:space="0" w:color="auto"/>
                    <w:left w:val="none" w:sz="0" w:space="0" w:color="auto"/>
                    <w:bottom w:val="none" w:sz="0" w:space="0" w:color="auto"/>
                    <w:right w:val="none" w:sz="0" w:space="0" w:color="auto"/>
                  </w:divBdr>
                </w:div>
                <w:div w:id="1266112049">
                  <w:marLeft w:val="0"/>
                  <w:marRight w:val="0"/>
                  <w:marTop w:val="0"/>
                  <w:marBottom w:val="0"/>
                  <w:divBdr>
                    <w:top w:val="none" w:sz="0" w:space="0" w:color="auto"/>
                    <w:left w:val="none" w:sz="0" w:space="0" w:color="auto"/>
                    <w:bottom w:val="none" w:sz="0" w:space="0" w:color="auto"/>
                    <w:right w:val="none" w:sz="0" w:space="0" w:color="auto"/>
                  </w:divBdr>
                </w:div>
                <w:div w:id="1486241867">
                  <w:marLeft w:val="0"/>
                  <w:marRight w:val="0"/>
                  <w:marTop w:val="0"/>
                  <w:marBottom w:val="0"/>
                  <w:divBdr>
                    <w:top w:val="none" w:sz="0" w:space="0" w:color="auto"/>
                    <w:left w:val="none" w:sz="0" w:space="0" w:color="auto"/>
                    <w:bottom w:val="none" w:sz="0" w:space="0" w:color="auto"/>
                    <w:right w:val="none" w:sz="0" w:space="0" w:color="auto"/>
                  </w:divBdr>
                </w:div>
                <w:div w:id="1502619347">
                  <w:marLeft w:val="0"/>
                  <w:marRight w:val="0"/>
                  <w:marTop w:val="0"/>
                  <w:marBottom w:val="0"/>
                  <w:divBdr>
                    <w:top w:val="none" w:sz="0" w:space="0" w:color="auto"/>
                    <w:left w:val="none" w:sz="0" w:space="0" w:color="auto"/>
                    <w:bottom w:val="none" w:sz="0" w:space="0" w:color="auto"/>
                    <w:right w:val="none" w:sz="0" w:space="0" w:color="auto"/>
                  </w:divBdr>
                </w:div>
                <w:div w:id="1593390310">
                  <w:marLeft w:val="0"/>
                  <w:marRight w:val="0"/>
                  <w:marTop w:val="0"/>
                  <w:marBottom w:val="0"/>
                  <w:divBdr>
                    <w:top w:val="none" w:sz="0" w:space="0" w:color="auto"/>
                    <w:left w:val="none" w:sz="0" w:space="0" w:color="auto"/>
                    <w:bottom w:val="none" w:sz="0" w:space="0" w:color="auto"/>
                    <w:right w:val="none" w:sz="0" w:space="0" w:color="auto"/>
                  </w:divBdr>
                </w:div>
                <w:div w:id="1680500624">
                  <w:marLeft w:val="0"/>
                  <w:marRight w:val="0"/>
                  <w:marTop w:val="0"/>
                  <w:marBottom w:val="0"/>
                  <w:divBdr>
                    <w:top w:val="none" w:sz="0" w:space="0" w:color="auto"/>
                    <w:left w:val="none" w:sz="0" w:space="0" w:color="auto"/>
                    <w:bottom w:val="none" w:sz="0" w:space="0" w:color="auto"/>
                    <w:right w:val="none" w:sz="0" w:space="0" w:color="auto"/>
                  </w:divBdr>
                </w:div>
                <w:div w:id="1745567021">
                  <w:marLeft w:val="0"/>
                  <w:marRight w:val="0"/>
                  <w:marTop w:val="0"/>
                  <w:marBottom w:val="0"/>
                  <w:divBdr>
                    <w:top w:val="none" w:sz="0" w:space="0" w:color="auto"/>
                    <w:left w:val="none" w:sz="0" w:space="0" w:color="auto"/>
                    <w:bottom w:val="none" w:sz="0" w:space="0" w:color="auto"/>
                    <w:right w:val="none" w:sz="0" w:space="0" w:color="auto"/>
                  </w:divBdr>
                </w:div>
                <w:div w:id="1995209589">
                  <w:marLeft w:val="0"/>
                  <w:marRight w:val="0"/>
                  <w:marTop w:val="0"/>
                  <w:marBottom w:val="0"/>
                  <w:divBdr>
                    <w:top w:val="none" w:sz="0" w:space="0" w:color="auto"/>
                    <w:left w:val="none" w:sz="0" w:space="0" w:color="auto"/>
                    <w:bottom w:val="none" w:sz="0" w:space="0" w:color="auto"/>
                    <w:right w:val="none" w:sz="0" w:space="0" w:color="auto"/>
                  </w:divBdr>
                </w:div>
              </w:divsChild>
            </w:div>
            <w:div w:id="224343162">
              <w:marLeft w:val="0"/>
              <w:marRight w:val="0"/>
              <w:marTop w:val="0"/>
              <w:marBottom w:val="0"/>
              <w:divBdr>
                <w:top w:val="none" w:sz="0" w:space="0" w:color="auto"/>
                <w:left w:val="none" w:sz="0" w:space="0" w:color="auto"/>
                <w:bottom w:val="none" w:sz="0" w:space="0" w:color="auto"/>
                <w:right w:val="none" w:sz="0" w:space="0" w:color="auto"/>
              </w:divBdr>
            </w:div>
            <w:div w:id="224920745">
              <w:marLeft w:val="0"/>
              <w:marRight w:val="0"/>
              <w:marTop w:val="0"/>
              <w:marBottom w:val="0"/>
              <w:divBdr>
                <w:top w:val="none" w:sz="0" w:space="0" w:color="auto"/>
                <w:left w:val="none" w:sz="0" w:space="0" w:color="auto"/>
                <w:bottom w:val="none" w:sz="0" w:space="0" w:color="auto"/>
                <w:right w:val="none" w:sz="0" w:space="0" w:color="auto"/>
              </w:divBdr>
            </w:div>
            <w:div w:id="225260997">
              <w:marLeft w:val="0"/>
              <w:marRight w:val="0"/>
              <w:marTop w:val="0"/>
              <w:marBottom w:val="0"/>
              <w:divBdr>
                <w:top w:val="none" w:sz="0" w:space="0" w:color="auto"/>
                <w:left w:val="none" w:sz="0" w:space="0" w:color="auto"/>
                <w:bottom w:val="none" w:sz="0" w:space="0" w:color="auto"/>
                <w:right w:val="none" w:sz="0" w:space="0" w:color="auto"/>
              </w:divBdr>
            </w:div>
            <w:div w:id="225459026">
              <w:marLeft w:val="0"/>
              <w:marRight w:val="0"/>
              <w:marTop w:val="0"/>
              <w:marBottom w:val="0"/>
              <w:divBdr>
                <w:top w:val="none" w:sz="0" w:space="0" w:color="auto"/>
                <w:left w:val="none" w:sz="0" w:space="0" w:color="auto"/>
                <w:bottom w:val="none" w:sz="0" w:space="0" w:color="auto"/>
                <w:right w:val="none" w:sz="0" w:space="0" w:color="auto"/>
              </w:divBdr>
            </w:div>
            <w:div w:id="226382631">
              <w:marLeft w:val="0"/>
              <w:marRight w:val="0"/>
              <w:marTop w:val="0"/>
              <w:marBottom w:val="0"/>
              <w:divBdr>
                <w:top w:val="none" w:sz="0" w:space="0" w:color="auto"/>
                <w:left w:val="none" w:sz="0" w:space="0" w:color="auto"/>
                <w:bottom w:val="none" w:sz="0" w:space="0" w:color="auto"/>
                <w:right w:val="none" w:sz="0" w:space="0" w:color="auto"/>
              </w:divBdr>
            </w:div>
            <w:div w:id="227889751">
              <w:marLeft w:val="0"/>
              <w:marRight w:val="0"/>
              <w:marTop w:val="0"/>
              <w:marBottom w:val="0"/>
              <w:divBdr>
                <w:top w:val="none" w:sz="0" w:space="0" w:color="auto"/>
                <w:left w:val="none" w:sz="0" w:space="0" w:color="auto"/>
                <w:bottom w:val="none" w:sz="0" w:space="0" w:color="auto"/>
                <w:right w:val="none" w:sz="0" w:space="0" w:color="auto"/>
              </w:divBdr>
            </w:div>
            <w:div w:id="229927075">
              <w:marLeft w:val="0"/>
              <w:marRight w:val="0"/>
              <w:marTop w:val="0"/>
              <w:marBottom w:val="0"/>
              <w:divBdr>
                <w:top w:val="none" w:sz="0" w:space="0" w:color="auto"/>
                <w:left w:val="none" w:sz="0" w:space="0" w:color="auto"/>
                <w:bottom w:val="none" w:sz="0" w:space="0" w:color="auto"/>
                <w:right w:val="none" w:sz="0" w:space="0" w:color="auto"/>
              </w:divBdr>
            </w:div>
            <w:div w:id="230039946">
              <w:marLeft w:val="0"/>
              <w:marRight w:val="0"/>
              <w:marTop w:val="0"/>
              <w:marBottom w:val="0"/>
              <w:divBdr>
                <w:top w:val="none" w:sz="0" w:space="0" w:color="auto"/>
                <w:left w:val="none" w:sz="0" w:space="0" w:color="auto"/>
                <w:bottom w:val="none" w:sz="0" w:space="0" w:color="auto"/>
                <w:right w:val="none" w:sz="0" w:space="0" w:color="auto"/>
              </w:divBdr>
            </w:div>
            <w:div w:id="230971762">
              <w:marLeft w:val="0"/>
              <w:marRight w:val="0"/>
              <w:marTop w:val="0"/>
              <w:marBottom w:val="0"/>
              <w:divBdr>
                <w:top w:val="none" w:sz="0" w:space="0" w:color="auto"/>
                <w:left w:val="none" w:sz="0" w:space="0" w:color="auto"/>
                <w:bottom w:val="none" w:sz="0" w:space="0" w:color="auto"/>
                <w:right w:val="none" w:sz="0" w:space="0" w:color="auto"/>
              </w:divBdr>
            </w:div>
            <w:div w:id="232550507">
              <w:marLeft w:val="0"/>
              <w:marRight w:val="0"/>
              <w:marTop w:val="0"/>
              <w:marBottom w:val="0"/>
              <w:divBdr>
                <w:top w:val="none" w:sz="0" w:space="0" w:color="auto"/>
                <w:left w:val="none" w:sz="0" w:space="0" w:color="auto"/>
                <w:bottom w:val="none" w:sz="0" w:space="0" w:color="auto"/>
                <w:right w:val="none" w:sz="0" w:space="0" w:color="auto"/>
              </w:divBdr>
            </w:div>
            <w:div w:id="233508942">
              <w:marLeft w:val="0"/>
              <w:marRight w:val="0"/>
              <w:marTop w:val="0"/>
              <w:marBottom w:val="0"/>
              <w:divBdr>
                <w:top w:val="none" w:sz="0" w:space="0" w:color="auto"/>
                <w:left w:val="none" w:sz="0" w:space="0" w:color="auto"/>
                <w:bottom w:val="none" w:sz="0" w:space="0" w:color="auto"/>
                <w:right w:val="none" w:sz="0" w:space="0" w:color="auto"/>
              </w:divBdr>
            </w:div>
            <w:div w:id="234703662">
              <w:marLeft w:val="0"/>
              <w:marRight w:val="0"/>
              <w:marTop w:val="0"/>
              <w:marBottom w:val="0"/>
              <w:divBdr>
                <w:top w:val="none" w:sz="0" w:space="0" w:color="auto"/>
                <w:left w:val="none" w:sz="0" w:space="0" w:color="auto"/>
                <w:bottom w:val="none" w:sz="0" w:space="0" w:color="auto"/>
                <w:right w:val="none" w:sz="0" w:space="0" w:color="auto"/>
              </w:divBdr>
            </w:div>
            <w:div w:id="241531618">
              <w:marLeft w:val="0"/>
              <w:marRight w:val="0"/>
              <w:marTop w:val="0"/>
              <w:marBottom w:val="0"/>
              <w:divBdr>
                <w:top w:val="none" w:sz="0" w:space="0" w:color="auto"/>
                <w:left w:val="none" w:sz="0" w:space="0" w:color="auto"/>
                <w:bottom w:val="none" w:sz="0" w:space="0" w:color="auto"/>
                <w:right w:val="none" w:sz="0" w:space="0" w:color="auto"/>
              </w:divBdr>
            </w:div>
            <w:div w:id="241989380">
              <w:marLeft w:val="0"/>
              <w:marRight w:val="0"/>
              <w:marTop w:val="0"/>
              <w:marBottom w:val="0"/>
              <w:divBdr>
                <w:top w:val="none" w:sz="0" w:space="0" w:color="auto"/>
                <w:left w:val="none" w:sz="0" w:space="0" w:color="auto"/>
                <w:bottom w:val="none" w:sz="0" w:space="0" w:color="auto"/>
                <w:right w:val="none" w:sz="0" w:space="0" w:color="auto"/>
              </w:divBdr>
            </w:div>
            <w:div w:id="243147060">
              <w:marLeft w:val="0"/>
              <w:marRight w:val="0"/>
              <w:marTop w:val="0"/>
              <w:marBottom w:val="0"/>
              <w:divBdr>
                <w:top w:val="none" w:sz="0" w:space="0" w:color="auto"/>
                <w:left w:val="none" w:sz="0" w:space="0" w:color="auto"/>
                <w:bottom w:val="none" w:sz="0" w:space="0" w:color="auto"/>
                <w:right w:val="none" w:sz="0" w:space="0" w:color="auto"/>
              </w:divBdr>
            </w:div>
            <w:div w:id="244077626">
              <w:marLeft w:val="0"/>
              <w:marRight w:val="0"/>
              <w:marTop w:val="0"/>
              <w:marBottom w:val="0"/>
              <w:divBdr>
                <w:top w:val="none" w:sz="0" w:space="0" w:color="auto"/>
                <w:left w:val="none" w:sz="0" w:space="0" w:color="auto"/>
                <w:bottom w:val="none" w:sz="0" w:space="0" w:color="auto"/>
                <w:right w:val="none" w:sz="0" w:space="0" w:color="auto"/>
              </w:divBdr>
            </w:div>
            <w:div w:id="244148172">
              <w:marLeft w:val="0"/>
              <w:marRight w:val="0"/>
              <w:marTop w:val="0"/>
              <w:marBottom w:val="0"/>
              <w:divBdr>
                <w:top w:val="none" w:sz="0" w:space="0" w:color="auto"/>
                <w:left w:val="none" w:sz="0" w:space="0" w:color="auto"/>
                <w:bottom w:val="none" w:sz="0" w:space="0" w:color="auto"/>
                <w:right w:val="none" w:sz="0" w:space="0" w:color="auto"/>
              </w:divBdr>
            </w:div>
            <w:div w:id="245192811">
              <w:marLeft w:val="0"/>
              <w:marRight w:val="0"/>
              <w:marTop w:val="0"/>
              <w:marBottom w:val="0"/>
              <w:divBdr>
                <w:top w:val="none" w:sz="0" w:space="0" w:color="auto"/>
                <w:left w:val="none" w:sz="0" w:space="0" w:color="auto"/>
                <w:bottom w:val="none" w:sz="0" w:space="0" w:color="auto"/>
                <w:right w:val="none" w:sz="0" w:space="0" w:color="auto"/>
              </w:divBdr>
            </w:div>
            <w:div w:id="248276526">
              <w:marLeft w:val="0"/>
              <w:marRight w:val="0"/>
              <w:marTop w:val="0"/>
              <w:marBottom w:val="0"/>
              <w:divBdr>
                <w:top w:val="none" w:sz="0" w:space="0" w:color="auto"/>
                <w:left w:val="none" w:sz="0" w:space="0" w:color="auto"/>
                <w:bottom w:val="none" w:sz="0" w:space="0" w:color="auto"/>
                <w:right w:val="none" w:sz="0" w:space="0" w:color="auto"/>
              </w:divBdr>
            </w:div>
            <w:div w:id="248852596">
              <w:marLeft w:val="0"/>
              <w:marRight w:val="0"/>
              <w:marTop w:val="0"/>
              <w:marBottom w:val="0"/>
              <w:divBdr>
                <w:top w:val="none" w:sz="0" w:space="0" w:color="auto"/>
                <w:left w:val="none" w:sz="0" w:space="0" w:color="auto"/>
                <w:bottom w:val="none" w:sz="0" w:space="0" w:color="auto"/>
                <w:right w:val="none" w:sz="0" w:space="0" w:color="auto"/>
              </w:divBdr>
            </w:div>
            <w:div w:id="249169614">
              <w:marLeft w:val="0"/>
              <w:marRight w:val="0"/>
              <w:marTop w:val="0"/>
              <w:marBottom w:val="0"/>
              <w:divBdr>
                <w:top w:val="none" w:sz="0" w:space="0" w:color="auto"/>
                <w:left w:val="none" w:sz="0" w:space="0" w:color="auto"/>
                <w:bottom w:val="none" w:sz="0" w:space="0" w:color="auto"/>
                <w:right w:val="none" w:sz="0" w:space="0" w:color="auto"/>
              </w:divBdr>
            </w:div>
            <w:div w:id="249434561">
              <w:marLeft w:val="0"/>
              <w:marRight w:val="0"/>
              <w:marTop w:val="0"/>
              <w:marBottom w:val="0"/>
              <w:divBdr>
                <w:top w:val="none" w:sz="0" w:space="0" w:color="auto"/>
                <w:left w:val="none" w:sz="0" w:space="0" w:color="auto"/>
                <w:bottom w:val="none" w:sz="0" w:space="0" w:color="auto"/>
                <w:right w:val="none" w:sz="0" w:space="0" w:color="auto"/>
              </w:divBdr>
            </w:div>
            <w:div w:id="253637161">
              <w:marLeft w:val="0"/>
              <w:marRight w:val="0"/>
              <w:marTop w:val="0"/>
              <w:marBottom w:val="0"/>
              <w:divBdr>
                <w:top w:val="none" w:sz="0" w:space="0" w:color="auto"/>
                <w:left w:val="none" w:sz="0" w:space="0" w:color="auto"/>
                <w:bottom w:val="none" w:sz="0" w:space="0" w:color="auto"/>
                <w:right w:val="none" w:sz="0" w:space="0" w:color="auto"/>
              </w:divBdr>
            </w:div>
            <w:div w:id="254099394">
              <w:marLeft w:val="0"/>
              <w:marRight w:val="0"/>
              <w:marTop w:val="0"/>
              <w:marBottom w:val="0"/>
              <w:divBdr>
                <w:top w:val="none" w:sz="0" w:space="0" w:color="auto"/>
                <w:left w:val="none" w:sz="0" w:space="0" w:color="auto"/>
                <w:bottom w:val="none" w:sz="0" w:space="0" w:color="auto"/>
                <w:right w:val="none" w:sz="0" w:space="0" w:color="auto"/>
              </w:divBdr>
            </w:div>
            <w:div w:id="256908361">
              <w:marLeft w:val="0"/>
              <w:marRight w:val="0"/>
              <w:marTop w:val="0"/>
              <w:marBottom w:val="0"/>
              <w:divBdr>
                <w:top w:val="none" w:sz="0" w:space="0" w:color="auto"/>
                <w:left w:val="none" w:sz="0" w:space="0" w:color="auto"/>
                <w:bottom w:val="none" w:sz="0" w:space="0" w:color="auto"/>
                <w:right w:val="none" w:sz="0" w:space="0" w:color="auto"/>
              </w:divBdr>
            </w:div>
            <w:div w:id="258025205">
              <w:marLeft w:val="0"/>
              <w:marRight w:val="0"/>
              <w:marTop w:val="0"/>
              <w:marBottom w:val="0"/>
              <w:divBdr>
                <w:top w:val="none" w:sz="0" w:space="0" w:color="auto"/>
                <w:left w:val="none" w:sz="0" w:space="0" w:color="auto"/>
                <w:bottom w:val="none" w:sz="0" w:space="0" w:color="auto"/>
                <w:right w:val="none" w:sz="0" w:space="0" w:color="auto"/>
              </w:divBdr>
            </w:div>
            <w:div w:id="259989984">
              <w:marLeft w:val="0"/>
              <w:marRight w:val="0"/>
              <w:marTop w:val="0"/>
              <w:marBottom w:val="0"/>
              <w:divBdr>
                <w:top w:val="none" w:sz="0" w:space="0" w:color="auto"/>
                <w:left w:val="none" w:sz="0" w:space="0" w:color="auto"/>
                <w:bottom w:val="none" w:sz="0" w:space="0" w:color="auto"/>
                <w:right w:val="none" w:sz="0" w:space="0" w:color="auto"/>
              </w:divBdr>
            </w:div>
            <w:div w:id="260064301">
              <w:marLeft w:val="0"/>
              <w:marRight w:val="0"/>
              <w:marTop w:val="0"/>
              <w:marBottom w:val="0"/>
              <w:divBdr>
                <w:top w:val="none" w:sz="0" w:space="0" w:color="auto"/>
                <w:left w:val="none" w:sz="0" w:space="0" w:color="auto"/>
                <w:bottom w:val="none" w:sz="0" w:space="0" w:color="auto"/>
                <w:right w:val="none" w:sz="0" w:space="0" w:color="auto"/>
              </w:divBdr>
            </w:div>
            <w:div w:id="262568851">
              <w:marLeft w:val="0"/>
              <w:marRight w:val="0"/>
              <w:marTop w:val="0"/>
              <w:marBottom w:val="0"/>
              <w:divBdr>
                <w:top w:val="none" w:sz="0" w:space="0" w:color="auto"/>
                <w:left w:val="none" w:sz="0" w:space="0" w:color="auto"/>
                <w:bottom w:val="none" w:sz="0" w:space="0" w:color="auto"/>
                <w:right w:val="none" w:sz="0" w:space="0" w:color="auto"/>
              </w:divBdr>
            </w:div>
            <w:div w:id="263732911">
              <w:marLeft w:val="0"/>
              <w:marRight w:val="0"/>
              <w:marTop w:val="0"/>
              <w:marBottom w:val="0"/>
              <w:divBdr>
                <w:top w:val="none" w:sz="0" w:space="0" w:color="auto"/>
                <w:left w:val="none" w:sz="0" w:space="0" w:color="auto"/>
                <w:bottom w:val="none" w:sz="0" w:space="0" w:color="auto"/>
                <w:right w:val="none" w:sz="0" w:space="0" w:color="auto"/>
              </w:divBdr>
            </w:div>
            <w:div w:id="264657946">
              <w:marLeft w:val="0"/>
              <w:marRight w:val="0"/>
              <w:marTop w:val="0"/>
              <w:marBottom w:val="0"/>
              <w:divBdr>
                <w:top w:val="none" w:sz="0" w:space="0" w:color="auto"/>
                <w:left w:val="none" w:sz="0" w:space="0" w:color="auto"/>
                <w:bottom w:val="none" w:sz="0" w:space="0" w:color="auto"/>
                <w:right w:val="none" w:sz="0" w:space="0" w:color="auto"/>
              </w:divBdr>
            </w:div>
            <w:div w:id="265427526">
              <w:marLeft w:val="0"/>
              <w:marRight w:val="0"/>
              <w:marTop w:val="0"/>
              <w:marBottom w:val="0"/>
              <w:divBdr>
                <w:top w:val="none" w:sz="0" w:space="0" w:color="auto"/>
                <w:left w:val="none" w:sz="0" w:space="0" w:color="auto"/>
                <w:bottom w:val="none" w:sz="0" w:space="0" w:color="auto"/>
                <w:right w:val="none" w:sz="0" w:space="0" w:color="auto"/>
              </w:divBdr>
            </w:div>
            <w:div w:id="266087882">
              <w:marLeft w:val="0"/>
              <w:marRight w:val="0"/>
              <w:marTop w:val="0"/>
              <w:marBottom w:val="0"/>
              <w:divBdr>
                <w:top w:val="none" w:sz="0" w:space="0" w:color="auto"/>
                <w:left w:val="none" w:sz="0" w:space="0" w:color="auto"/>
                <w:bottom w:val="none" w:sz="0" w:space="0" w:color="auto"/>
                <w:right w:val="none" w:sz="0" w:space="0" w:color="auto"/>
              </w:divBdr>
            </w:div>
            <w:div w:id="266666573">
              <w:marLeft w:val="0"/>
              <w:marRight w:val="0"/>
              <w:marTop w:val="0"/>
              <w:marBottom w:val="0"/>
              <w:divBdr>
                <w:top w:val="none" w:sz="0" w:space="0" w:color="auto"/>
                <w:left w:val="none" w:sz="0" w:space="0" w:color="auto"/>
                <w:bottom w:val="none" w:sz="0" w:space="0" w:color="auto"/>
                <w:right w:val="none" w:sz="0" w:space="0" w:color="auto"/>
              </w:divBdr>
            </w:div>
            <w:div w:id="271985486">
              <w:marLeft w:val="0"/>
              <w:marRight w:val="0"/>
              <w:marTop w:val="0"/>
              <w:marBottom w:val="0"/>
              <w:divBdr>
                <w:top w:val="none" w:sz="0" w:space="0" w:color="auto"/>
                <w:left w:val="none" w:sz="0" w:space="0" w:color="auto"/>
                <w:bottom w:val="none" w:sz="0" w:space="0" w:color="auto"/>
                <w:right w:val="none" w:sz="0" w:space="0" w:color="auto"/>
              </w:divBdr>
            </w:div>
            <w:div w:id="274337436">
              <w:marLeft w:val="0"/>
              <w:marRight w:val="0"/>
              <w:marTop w:val="0"/>
              <w:marBottom w:val="0"/>
              <w:divBdr>
                <w:top w:val="none" w:sz="0" w:space="0" w:color="auto"/>
                <w:left w:val="none" w:sz="0" w:space="0" w:color="auto"/>
                <w:bottom w:val="none" w:sz="0" w:space="0" w:color="auto"/>
                <w:right w:val="none" w:sz="0" w:space="0" w:color="auto"/>
              </w:divBdr>
            </w:div>
            <w:div w:id="275870081">
              <w:marLeft w:val="0"/>
              <w:marRight w:val="0"/>
              <w:marTop w:val="0"/>
              <w:marBottom w:val="0"/>
              <w:divBdr>
                <w:top w:val="none" w:sz="0" w:space="0" w:color="auto"/>
                <w:left w:val="none" w:sz="0" w:space="0" w:color="auto"/>
                <w:bottom w:val="none" w:sz="0" w:space="0" w:color="auto"/>
                <w:right w:val="none" w:sz="0" w:space="0" w:color="auto"/>
              </w:divBdr>
            </w:div>
            <w:div w:id="277026662">
              <w:marLeft w:val="0"/>
              <w:marRight w:val="0"/>
              <w:marTop w:val="0"/>
              <w:marBottom w:val="0"/>
              <w:divBdr>
                <w:top w:val="none" w:sz="0" w:space="0" w:color="auto"/>
                <w:left w:val="none" w:sz="0" w:space="0" w:color="auto"/>
                <w:bottom w:val="none" w:sz="0" w:space="0" w:color="auto"/>
                <w:right w:val="none" w:sz="0" w:space="0" w:color="auto"/>
              </w:divBdr>
            </w:div>
            <w:div w:id="277874953">
              <w:marLeft w:val="0"/>
              <w:marRight w:val="0"/>
              <w:marTop w:val="0"/>
              <w:marBottom w:val="0"/>
              <w:divBdr>
                <w:top w:val="none" w:sz="0" w:space="0" w:color="auto"/>
                <w:left w:val="none" w:sz="0" w:space="0" w:color="auto"/>
                <w:bottom w:val="none" w:sz="0" w:space="0" w:color="auto"/>
                <w:right w:val="none" w:sz="0" w:space="0" w:color="auto"/>
              </w:divBdr>
            </w:div>
            <w:div w:id="281349148">
              <w:marLeft w:val="0"/>
              <w:marRight w:val="0"/>
              <w:marTop w:val="0"/>
              <w:marBottom w:val="0"/>
              <w:divBdr>
                <w:top w:val="none" w:sz="0" w:space="0" w:color="auto"/>
                <w:left w:val="none" w:sz="0" w:space="0" w:color="auto"/>
                <w:bottom w:val="none" w:sz="0" w:space="0" w:color="auto"/>
                <w:right w:val="none" w:sz="0" w:space="0" w:color="auto"/>
              </w:divBdr>
            </w:div>
            <w:div w:id="284045020">
              <w:marLeft w:val="0"/>
              <w:marRight w:val="0"/>
              <w:marTop w:val="0"/>
              <w:marBottom w:val="0"/>
              <w:divBdr>
                <w:top w:val="none" w:sz="0" w:space="0" w:color="auto"/>
                <w:left w:val="none" w:sz="0" w:space="0" w:color="auto"/>
                <w:bottom w:val="none" w:sz="0" w:space="0" w:color="auto"/>
                <w:right w:val="none" w:sz="0" w:space="0" w:color="auto"/>
              </w:divBdr>
            </w:div>
            <w:div w:id="286207840">
              <w:marLeft w:val="0"/>
              <w:marRight w:val="0"/>
              <w:marTop w:val="0"/>
              <w:marBottom w:val="0"/>
              <w:divBdr>
                <w:top w:val="none" w:sz="0" w:space="0" w:color="auto"/>
                <w:left w:val="none" w:sz="0" w:space="0" w:color="auto"/>
                <w:bottom w:val="none" w:sz="0" w:space="0" w:color="auto"/>
                <w:right w:val="none" w:sz="0" w:space="0" w:color="auto"/>
              </w:divBdr>
            </w:div>
            <w:div w:id="287782409">
              <w:marLeft w:val="0"/>
              <w:marRight w:val="0"/>
              <w:marTop w:val="0"/>
              <w:marBottom w:val="0"/>
              <w:divBdr>
                <w:top w:val="none" w:sz="0" w:space="0" w:color="auto"/>
                <w:left w:val="none" w:sz="0" w:space="0" w:color="auto"/>
                <w:bottom w:val="none" w:sz="0" w:space="0" w:color="auto"/>
                <w:right w:val="none" w:sz="0" w:space="0" w:color="auto"/>
              </w:divBdr>
            </w:div>
            <w:div w:id="289362462">
              <w:marLeft w:val="0"/>
              <w:marRight w:val="0"/>
              <w:marTop w:val="0"/>
              <w:marBottom w:val="0"/>
              <w:divBdr>
                <w:top w:val="none" w:sz="0" w:space="0" w:color="auto"/>
                <w:left w:val="none" w:sz="0" w:space="0" w:color="auto"/>
                <w:bottom w:val="none" w:sz="0" w:space="0" w:color="auto"/>
                <w:right w:val="none" w:sz="0" w:space="0" w:color="auto"/>
              </w:divBdr>
            </w:div>
            <w:div w:id="294215749">
              <w:marLeft w:val="0"/>
              <w:marRight w:val="0"/>
              <w:marTop w:val="0"/>
              <w:marBottom w:val="0"/>
              <w:divBdr>
                <w:top w:val="none" w:sz="0" w:space="0" w:color="auto"/>
                <w:left w:val="none" w:sz="0" w:space="0" w:color="auto"/>
                <w:bottom w:val="none" w:sz="0" w:space="0" w:color="auto"/>
                <w:right w:val="none" w:sz="0" w:space="0" w:color="auto"/>
              </w:divBdr>
            </w:div>
            <w:div w:id="295913379">
              <w:marLeft w:val="0"/>
              <w:marRight w:val="0"/>
              <w:marTop w:val="0"/>
              <w:marBottom w:val="0"/>
              <w:divBdr>
                <w:top w:val="none" w:sz="0" w:space="0" w:color="auto"/>
                <w:left w:val="none" w:sz="0" w:space="0" w:color="auto"/>
                <w:bottom w:val="none" w:sz="0" w:space="0" w:color="auto"/>
                <w:right w:val="none" w:sz="0" w:space="0" w:color="auto"/>
              </w:divBdr>
            </w:div>
            <w:div w:id="298461089">
              <w:marLeft w:val="0"/>
              <w:marRight w:val="0"/>
              <w:marTop w:val="0"/>
              <w:marBottom w:val="0"/>
              <w:divBdr>
                <w:top w:val="none" w:sz="0" w:space="0" w:color="auto"/>
                <w:left w:val="none" w:sz="0" w:space="0" w:color="auto"/>
                <w:bottom w:val="none" w:sz="0" w:space="0" w:color="auto"/>
                <w:right w:val="none" w:sz="0" w:space="0" w:color="auto"/>
              </w:divBdr>
            </w:div>
            <w:div w:id="298613835">
              <w:marLeft w:val="0"/>
              <w:marRight w:val="0"/>
              <w:marTop w:val="0"/>
              <w:marBottom w:val="0"/>
              <w:divBdr>
                <w:top w:val="none" w:sz="0" w:space="0" w:color="auto"/>
                <w:left w:val="none" w:sz="0" w:space="0" w:color="auto"/>
                <w:bottom w:val="none" w:sz="0" w:space="0" w:color="auto"/>
                <w:right w:val="none" w:sz="0" w:space="0" w:color="auto"/>
              </w:divBdr>
            </w:div>
            <w:div w:id="299648548">
              <w:marLeft w:val="0"/>
              <w:marRight w:val="0"/>
              <w:marTop w:val="0"/>
              <w:marBottom w:val="0"/>
              <w:divBdr>
                <w:top w:val="none" w:sz="0" w:space="0" w:color="auto"/>
                <w:left w:val="none" w:sz="0" w:space="0" w:color="auto"/>
                <w:bottom w:val="none" w:sz="0" w:space="0" w:color="auto"/>
                <w:right w:val="none" w:sz="0" w:space="0" w:color="auto"/>
              </w:divBdr>
            </w:div>
            <w:div w:id="300229247">
              <w:marLeft w:val="0"/>
              <w:marRight w:val="0"/>
              <w:marTop w:val="0"/>
              <w:marBottom w:val="0"/>
              <w:divBdr>
                <w:top w:val="none" w:sz="0" w:space="0" w:color="auto"/>
                <w:left w:val="none" w:sz="0" w:space="0" w:color="auto"/>
                <w:bottom w:val="none" w:sz="0" w:space="0" w:color="auto"/>
                <w:right w:val="none" w:sz="0" w:space="0" w:color="auto"/>
              </w:divBdr>
            </w:div>
            <w:div w:id="300312037">
              <w:marLeft w:val="0"/>
              <w:marRight w:val="0"/>
              <w:marTop w:val="0"/>
              <w:marBottom w:val="0"/>
              <w:divBdr>
                <w:top w:val="none" w:sz="0" w:space="0" w:color="auto"/>
                <w:left w:val="none" w:sz="0" w:space="0" w:color="auto"/>
                <w:bottom w:val="none" w:sz="0" w:space="0" w:color="auto"/>
                <w:right w:val="none" w:sz="0" w:space="0" w:color="auto"/>
              </w:divBdr>
            </w:div>
            <w:div w:id="303967291">
              <w:marLeft w:val="0"/>
              <w:marRight w:val="0"/>
              <w:marTop w:val="0"/>
              <w:marBottom w:val="0"/>
              <w:divBdr>
                <w:top w:val="none" w:sz="0" w:space="0" w:color="auto"/>
                <w:left w:val="none" w:sz="0" w:space="0" w:color="auto"/>
                <w:bottom w:val="none" w:sz="0" w:space="0" w:color="auto"/>
                <w:right w:val="none" w:sz="0" w:space="0" w:color="auto"/>
              </w:divBdr>
            </w:div>
            <w:div w:id="304701707">
              <w:marLeft w:val="0"/>
              <w:marRight w:val="0"/>
              <w:marTop w:val="0"/>
              <w:marBottom w:val="0"/>
              <w:divBdr>
                <w:top w:val="none" w:sz="0" w:space="0" w:color="auto"/>
                <w:left w:val="none" w:sz="0" w:space="0" w:color="auto"/>
                <w:bottom w:val="none" w:sz="0" w:space="0" w:color="auto"/>
                <w:right w:val="none" w:sz="0" w:space="0" w:color="auto"/>
              </w:divBdr>
            </w:div>
            <w:div w:id="305862993">
              <w:marLeft w:val="0"/>
              <w:marRight w:val="0"/>
              <w:marTop w:val="0"/>
              <w:marBottom w:val="0"/>
              <w:divBdr>
                <w:top w:val="none" w:sz="0" w:space="0" w:color="auto"/>
                <w:left w:val="none" w:sz="0" w:space="0" w:color="auto"/>
                <w:bottom w:val="none" w:sz="0" w:space="0" w:color="auto"/>
                <w:right w:val="none" w:sz="0" w:space="0" w:color="auto"/>
              </w:divBdr>
            </w:div>
            <w:div w:id="307130986">
              <w:marLeft w:val="0"/>
              <w:marRight w:val="0"/>
              <w:marTop w:val="0"/>
              <w:marBottom w:val="0"/>
              <w:divBdr>
                <w:top w:val="none" w:sz="0" w:space="0" w:color="auto"/>
                <w:left w:val="none" w:sz="0" w:space="0" w:color="auto"/>
                <w:bottom w:val="none" w:sz="0" w:space="0" w:color="auto"/>
                <w:right w:val="none" w:sz="0" w:space="0" w:color="auto"/>
              </w:divBdr>
            </w:div>
            <w:div w:id="307901605">
              <w:marLeft w:val="0"/>
              <w:marRight w:val="0"/>
              <w:marTop w:val="0"/>
              <w:marBottom w:val="0"/>
              <w:divBdr>
                <w:top w:val="none" w:sz="0" w:space="0" w:color="auto"/>
                <w:left w:val="none" w:sz="0" w:space="0" w:color="auto"/>
                <w:bottom w:val="none" w:sz="0" w:space="0" w:color="auto"/>
                <w:right w:val="none" w:sz="0" w:space="0" w:color="auto"/>
              </w:divBdr>
            </w:div>
            <w:div w:id="313415470">
              <w:marLeft w:val="0"/>
              <w:marRight w:val="0"/>
              <w:marTop w:val="0"/>
              <w:marBottom w:val="0"/>
              <w:divBdr>
                <w:top w:val="none" w:sz="0" w:space="0" w:color="auto"/>
                <w:left w:val="none" w:sz="0" w:space="0" w:color="auto"/>
                <w:bottom w:val="none" w:sz="0" w:space="0" w:color="auto"/>
                <w:right w:val="none" w:sz="0" w:space="0" w:color="auto"/>
              </w:divBdr>
            </w:div>
            <w:div w:id="317154775">
              <w:marLeft w:val="0"/>
              <w:marRight w:val="0"/>
              <w:marTop w:val="0"/>
              <w:marBottom w:val="0"/>
              <w:divBdr>
                <w:top w:val="none" w:sz="0" w:space="0" w:color="auto"/>
                <w:left w:val="none" w:sz="0" w:space="0" w:color="auto"/>
                <w:bottom w:val="none" w:sz="0" w:space="0" w:color="auto"/>
                <w:right w:val="none" w:sz="0" w:space="0" w:color="auto"/>
              </w:divBdr>
            </w:div>
            <w:div w:id="317659112">
              <w:marLeft w:val="0"/>
              <w:marRight w:val="0"/>
              <w:marTop w:val="0"/>
              <w:marBottom w:val="0"/>
              <w:divBdr>
                <w:top w:val="none" w:sz="0" w:space="0" w:color="auto"/>
                <w:left w:val="none" w:sz="0" w:space="0" w:color="auto"/>
                <w:bottom w:val="none" w:sz="0" w:space="0" w:color="auto"/>
                <w:right w:val="none" w:sz="0" w:space="0" w:color="auto"/>
              </w:divBdr>
            </w:div>
            <w:div w:id="318274330">
              <w:marLeft w:val="0"/>
              <w:marRight w:val="0"/>
              <w:marTop w:val="0"/>
              <w:marBottom w:val="0"/>
              <w:divBdr>
                <w:top w:val="none" w:sz="0" w:space="0" w:color="auto"/>
                <w:left w:val="none" w:sz="0" w:space="0" w:color="auto"/>
                <w:bottom w:val="none" w:sz="0" w:space="0" w:color="auto"/>
                <w:right w:val="none" w:sz="0" w:space="0" w:color="auto"/>
              </w:divBdr>
            </w:div>
            <w:div w:id="318340163">
              <w:marLeft w:val="0"/>
              <w:marRight w:val="0"/>
              <w:marTop w:val="0"/>
              <w:marBottom w:val="0"/>
              <w:divBdr>
                <w:top w:val="none" w:sz="0" w:space="0" w:color="auto"/>
                <w:left w:val="none" w:sz="0" w:space="0" w:color="auto"/>
                <w:bottom w:val="none" w:sz="0" w:space="0" w:color="auto"/>
                <w:right w:val="none" w:sz="0" w:space="0" w:color="auto"/>
              </w:divBdr>
            </w:div>
            <w:div w:id="320545099">
              <w:marLeft w:val="0"/>
              <w:marRight w:val="0"/>
              <w:marTop w:val="0"/>
              <w:marBottom w:val="0"/>
              <w:divBdr>
                <w:top w:val="none" w:sz="0" w:space="0" w:color="auto"/>
                <w:left w:val="none" w:sz="0" w:space="0" w:color="auto"/>
                <w:bottom w:val="none" w:sz="0" w:space="0" w:color="auto"/>
                <w:right w:val="none" w:sz="0" w:space="0" w:color="auto"/>
              </w:divBdr>
            </w:div>
            <w:div w:id="321933554">
              <w:marLeft w:val="0"/>
              <w:marRight w:val="0"/>
              <w:marTop w:val="0"/>
              <w:marBottom w:val="0"/>
              <w:divBdr>
                <w:top w:val="none" w:sz="0" w:space="0" w:color="auto"/>
                <w:left w:val="none" w:sz="0" w:space="0" w:color="auto"/>
                <w:bottom w:val="none" w:sz="0" w:space="0" w:color="auto"/>
                <w:right w:val="none" w:sz="0" w:space="0" w:color="auto"/>
              </w:divBdr>
            </w:div>
            <w:div w:id="326905183">
              <w:marLeft w:val="0"/>
              <w:marRight w:val="0"/>
              <w:marTop w:val="0"/>
              <w:marBottom w:val="0"/>
              <w:divBdr>
                <w:top w:val="none" w:sz="0" w:space="0" w:color="auto"/>
                <w:left w:val="none" w:sz="0" w:space="0" w:color="auto"/>
                <w:bottom w:val="none" w:sz="0" w:space="0" w:color="auto"/>
                <w:right w:val="none" w:sz="0" w:space="0" w:color="auto"/>
              </w:divBdr>
            </w:div>
            <w:div w:id="326907916">
              <w:marLeft w:val="0"/>
              <w:marRight w:val="0"/>
              <w:marTop w:val="0"/>
              <w:marBottom w:val="0"/>
              <w:divBdr>
                <w:top w:val="none" w:sz="0" w:space="0" w:color="auto"/>
                <w:left w:val="none" w:sz="0" w:space="0" w:color="auto"/>
                <w:bottom w:val="none" w:sz="0" w:space="0" w:color="auto"/>
                <w:right w:val="none" w:sz="0" w:space="0" w:color="auto"/>
              </w:divBdr>
            </w:div>
            <w:div w:id="331110220">
              <w:marLeft w:val="0"/>
              <w:marRight w:val="0"/>
              <w:marTop w:val="0"/>
              <w:marBottom w:val="0"/>
              <w:divBdr>
                <w:top w:val="none" w:sz="0" w:space="0" w:color="auto"/>
                <w:left w:val="none" w:sz="0" w:space="0" w:color="auto"/>
                <w:bottom w:val="none" w:sz="0" w:space="0" w:color="auto"/>
                <w:right w:val="none" w:sz="0" w:space="0" w:color="auto"/>
              </w:divBdr>
            </w:div>
            <w:div w:id="333727111">
              <w:marLeft w:val="0"/>
              <w:marRight w:val="0"/>
              <w:marTop w:val="0"/>
              <w:marBottom w:val="0"/>
              <w:divBdr>
                <w:top w:val="none" w:sz="0" w:space="0" w:color="auto"/>
                <w:left w:val="none" w:sz="0" w:space="0" w:color="auto"/>
                <w:bottom w:val="none" w:sz="0" w:space="0" w:color="auto"/>
                <w:right w:val="none" w:sz="0" w:space="0" w:color="auto"/>
              </w:divBdr>
            </w:div>
            <w:div w:id="333921919">
              <w:marLeft w:val="0"/>
              <w:marRight w:val="0"/>
              <w:marTop w:val="0"/>
              <w:marBottom w:val="0"/>
              <w:divBdr>
                <w:top w:val="none" w:sz="0" w:space="0" w:color="auto"/>
                <w:left w:val="none" w:sz="0" w:space="0" w:color="auto"/>
                <w:bottom w:val="none" w:sz="0" w:space="0" w:color="auto"/>
                <w:right w:val="none" w:sz="0" w:space="0" w:color="auto"/>
              </w:divBdr>
            </w:div>
            <w:div w:id="334770855">
              <w:marLeft w:val="0"/>
              <w:marRight w:val="0"/>
              <w:marTop w:val="0"/>
              <w:marBottom w:val="0"/>
              <w:divBdr>
                <w:top w:val="none" w:sz="0" w:space="0" w:color="auto"/>
                <w:left w:val="none" w:sz="0" w:space="0" w:color="auto"/>
                <w:bottom w:val="none" w:sz="0" w:space="0" w:color="auto"/>
                <w:right w:val="none" w:sz="0" w:space="0" w:color="auto"/>
              </w:divBdr>
            </w:div>
            <w:div w:id="335807257">
              <w:marLeft w:val="0"/>
              <w:marRight w:val="0"/>
              <w:marTop w:val="0"/>
              <w:marBottom w:val="0"/>
              <w:divBdr>
                <w:top w:val="none" w:sz="0" w:space="0" w:color="auto"/>
                <w:left w:val="none" w:sz="0" w:space="0" w:color="auto"/>
                <w:bottom w:val="none" w:sz="0" w:space="0" w:color="auto"/>
                <w:right w:val="none" w:sz="0" w:space="0" w:color="auto"/>
              </w:divBdr>
            </w:div>
            <w:div w:id="336080791">
              <w:marLeft w:val="0"/>
              <w:marRight w:val="0"/>
              <w:marTop w:val="0"/>
              <w:marBottom w:val="0"/>
              <w:divBdr>
                <w:top w:val="none" w:sz="0" w:space="0" w:color="auto"/>
                <w:left w:val="none" w:sz="0" w:space="0" w:color="auto"/>
                <w:bottom w:val="none" w:sz="0" w:space="0" w:color="auto"/>
                <w:right w:val="none" w:sz="0" w:space="0" w:color="auto"/>
              </w:divBdr>
            </w:div>
            <w:div w:id="336159256">
              <w:marLeft w:val="0"/>
              <w:marRight w:val="0"/>
              <w:marTop w:val="0"/>
              <w:marBottom w:val="0"/>
              <w:divBdr>
                <w:top w:val="none" w:sz="0" w:space="0" w:color="auto"/>
                <w:left w:val="none" w:sz="0" w:space="0" w:color="auto"/>
                <w:bottom w:val="none" w:sz="0" w:space="0" w:color="auto"/>
                <w:right w:val="none" w:sz="0" w:space="0" w:color="auto"/>
              </w:divBdr>
            </w:div>
            <w:div w:id="336738291">
              <w:marLeft w:val="0"/>
              <w:marRight w:val="0"/>
              <w:marTop w:val="0"/>
              <w:marBottom w:val="0"/>
              <w:divBdr>
                <w:top w:val="none" w:sz="0" w:space="0" w:color="auto"/>
                <w:left w:val="none" w:sz="0" w:space="0" w:color="auto"/>
                <w:bottom w:val="none" w:sz="0" w:space="0" w:color="auto"/>
                <w:right w:val="none" w:sz="0" w:space="0" w:color="auto"/>
              </w:divBdr>
            </w:div>
            <w:div w:id="337779850">
              <w:marLeft w:val="0"/>
              <w:marRight w:val="0"/>
              <w:marTop w:val="0"/>
              <w:marBottom w:val="0"/>
              <w:divBdr>
                <w:top w:val="none" w:sz="0" w:space="0" w:color="auto"/>
                <w:left w:val="none" w:sz="0" w:space="0" w:color="auto"/>
                <w:bottom w:val="none" w:sz="0" w:space="0" w:color="auto"/>
                <w:right w:val="none" w:sz="0" w:space="0" w:color="auto"/>
              </w:divBdr>
            </w:div>
            <w:div w:id="339629209">
              <w:marLeft w:val="0"/>
              <w:marRight w:val="0"/>
              <w:marTop w:val="0"/>
              <w:marBottom w:val="0"/>
              <w:divBdr>
                <w:top w:val="none" w:sz="0" w:space="0" w:color="auto"/>
                <w:left w:val="none" w:sz="0" w:space="0" w:color="auto"/>
                <w:bottom w:val="none" w:sz="0" w:space="0" w:color="auto"/>
                <w:right w:val="none" w:sz="0" w:space="0" w:color="auto"/>
              </w:divBdr>
            </w:div>
            <w:div w:id="340082013">
              <w:marLeft w:val="0"/>
              <w:marRight w:val="0"/>
              <w:marTop w:val="0"/>
              <w:marBottom w:val="0"/>
              <w:divBdr>
                <w:top w:val="none" w:sz="0" w:space="0" w:color="auto"/>
                <w:left w:val="none" w:sz="0" w:space="0" w:color="auto"/>
                <w:bottom w:val="none" w:sz="0" w:space="0" w:color="auto"/>
                <w:right w:val="none" w:sz="0" w:space="0" w:color="auto"/>
              </w:divBdr>
            </w:div>
            <w:div w:id="340283576">
              <w:marLeft w:val="0"/>
              <w:marRight w:val="0"/>
              <w:marTop w:val="0"/>
              <w:marBottom w:val="0"/>
              <w:divBdr>
                <w:top w:val="none" w:sz="0" w:space="0" w:color="auto"/>
                <w:left w:val="none" w:sz="0" w:space="0" w:color="auto"/>
                <w:bottom w:val="none" w:sz="0" w:space="0" w:color="auto"/>
                <w:right w:val="none" w:sz="0" w:space="0" w:color="auto"/>
              </w:divBdr>
            </w:div>
            <w:div w:id="340858407">
              <w:marLeft w:val="0"/>
              <w:marRight w:val="0"/>
              <w:marTop w:val="0"/>
              <w:marBottom w:val="0"/>
              <w:divBdr>
                <w:top w:val="none" w:sz="0" w:space="0" w:color="auto"/>
                <w:left w:val="none" w:sz="0" w:space="0" w:color="auto"/>
                <w:bottom w:val="none" w:sz="0" w:space="0" w:color="auto"/>
                <w:right w:val="none" w:sz="0" w:space="0" w:color="auto"/>
              </w:divBdr>
            </w:div>
            <w:div w:id="342558409">
              <w:marLeft w:val="0"/>
              <w:marRight w:val="0"/>
              <w:marTop w:val="0"/>
              <w:marBottom w:val="0"/>
              <w:divBdr>
                <w:top w:val="none" w:sz="0" w:space="0" w:color="auto"/>
                <w:left w:val="none" w:sz="0" w:space="0" w:color="auto"/>
                <w:bottom w:val="none" w:sz="0" w:space="0" w:color="auto"/>
                <w:right w:val="none" w:sz="0" w:space="0" w:color="auto"/>
              </w:divBdr>
            </w:div>
            <w:div w:id="346097476">
              <w:marLeft w:val="0"/>
              <w:marRight w:val="0"/>
              <w:marTop w:val="0"/>
              <w:marBottom w:val="0"/>
              <w:divBdr>
                <w:top w:val="none" w:sz="0" w:space="0" w:color="auto"/>
                <w:left w:val="none" w:sz="0" w:space="0" w:color="auto"/>
                <w:bottom w:val="none" w:sz="0" w:space="0" w:color="auto"/>
                <w:right w:val="none" w:sz="0" w:space="0" w:color="auto"/>
              </w:divBdr>
            </w:div>
            <w:div w:id="347214463">
              <w:marLeft w:val="0"/>
              <w:marRight w:val="0"/>
              <w:marTop w:val="0"/>
              <w:marBottom w:val="0"/>
              <w:divBdr>
                <w:top w:val="none" w:sz="0" w:space="0" w:color="auto"/>
                <w:left w:val="none" w:sz="0" w:space="0" w:color="auto"/>
                <w:bottom w:val="none" w:sz="0" w:space="0" w:color="auto"/>
                <w:right w:val="none" w:sz="0" w:space="0" w:color="auto"/>
              </w:divBdr>
            </w:div>
            <w:div w:id="350452615">
              <w:marLeft w:val="0"/>
              <w:marRight w:val="0"/>
              <w:marTop w:val="0"/>
              <w:marBottom w:val="0"/>
              <w:divBdr>
                <w:top w:val="none" w:sz="0" w:space="0" w:color="auto"/>
                <w:left w:val="none" w:sz="0" w:space="0" w:color="auto"/>
                <w:bottom w:val="none" w:sz="0" w:space="0" w:color="auto"/>
                <w:right w:val="none" w:sz="0" w:space="0" w:color="auto"/>
              </w:divBdr>
            </w:div>
            <w:div w:id="353305338">
              <w:marLeft w:val="0"/>
              <w:marRight w:val="0"/>
              <w:marTop w:val="0"/>
              <w:marBottom w:val="0"/>
              <w:divBdr>
                <w:top w:val="none" w:sz="0" w:space="0" w:color="auto"/>
                <w:left w:val="none" w:sz="0" w:space="0" w:color="auto"/>
                <w:bottom w:val="none" w:sz="0" w:space="0" w:color="auto"/>
                <w:right w:val="none" w:sz="0" w:space="0" w:color="auto"/>
              </w:divBdr>
            </w:div>
            <w:div w:id="356859340">
              <w:marLeft w:val="0"/>
              <w:marRight w:val="0"/>
              <w:marTop w:val="0"/>
              <w:marBottom w:val="0"/>
              <w:divBdr>
                <w:top w:val="none" w:sz="0" w:space="0" w:color="auto"/>
                <w:left w:val="none" w:sz="0" w:space="0" w:color="auto"/>
                <w:bottom w:val="none" w:sz="0" w:space="0" w:color="auto"/>
                <w:right w:val="none" w:sz="0" w:space="0" w:color="auto"/>
              </w:divBdr>
            </w:div>
            <w:div w:id="357632650">
              <w:marLeft w:val="0"/>
              <w:marRight w:val="0"/>
              <w:marTop w:val="0"/>
              <w:marBottom w:val="0"/>
              <w:divBdr>
                <w:top w:val="none" w:sz="0" w:space="0" w:color="auto"/>
                <w:left w:val="none" w:sz="0" w:space="0" w:color="auto"/>
                <w:bottom w:val="none" w:sz="0" w:space="0" w:color="auto"/>
                <w:right w:val="none" w:sz="0" w:space="0" w:color="auto"/>
              </w:divBdr>
            </w:div>
            <w:div w:id="357704440">
              <w:marLeft w:val="0"/>
              <w:marRight w:val="0"/>
              <w:marTop w:val="0"/>
              <w:marBottom w:val="0"/>
              <w:divBdr>
                <w:top w:val="none" w:sz="0" w:space="0" w:color="auto"/>
                <w:left w:val="none" w:sz="0" w:space="0" w:color="auto"/>
                <w:bottom w:val="none" w:sz="0" w:space="0" w:color="auto"/>
                <w:right w:val="none" w:sz="0" w:space="0" w:color="auto"/>
              </w:divBdr>
            </w:div>
            <w:div w:id="359402743">
              <w:marLeft w:val="0"/>
              <w:marRight w:val="0"/>
              <w:marTop w:val="0"/>
              <w:marBottom w:val="0"/>
              <w:divBdr>
                <w:top w:val="none" w:sz="0" w:space="0" w:color="auto"/>
                <w:left w:val="none" w:sz="0" w:space="0" w:color="auto"/>
                <w:bottom w:val="none" w:sz="0" w:space="0" w:color="auto"/>
                <w:right w:val="none" w:sz="0" w:space="0" w:color="auto"/>
              </w:divBdr>
            </w:div>
            <w:div w:id="360135473">
              <w:marLeft w:val="0"/>
              <w:marRight w:val="0"/>
              <w:marTop w:val="0"/>
              <w:marBottom w:val="0"/>
              <w:divBdr>
                <w:top w:val="none" w:sz="0" w:space="0" w:color="auto"/>
                <w:left w:val="none" w:sz="0" w:space="0" w:color="auto"/>
                <w:bottom w:val="none" w:sz="0" w:space="0" w:color="auto"/>
                <w:right w:val="none" w:sz="0" w:space="0" w:color="auto"/>
              </w:divBdr>
            </w:div>
            <w:div w:id="362096496">
              <w:marLeft w:val="0"/>
              <w:marRight w:val="0"/>
              <w:marTop w:val="0"/>
              <w:marBottom w:val="0"/>
              <w:divBdr>
                <w:top w:val="none" w:sz="0" w:space="0" w:color="auto"/>
                <w:left w:val="none" w:sz="0" w:space="0" w:color="auto"/>
                <w:bottom w:val="none" w:sz="0" w:space="0" w:color="auto"/>
                <w:right w:val="none" w:sz="0" w:space="0" w:color="auto"/>
              </w:divBdr>
            </w:div>
            <w:div w:id="362748398">
              <w:marLeft w:val="0"/>
              <w:marRight w:val="0"/>
              <w:marTop w:val="0"/>
              <w:marBottom w:val="0"/>
              <w:divBdr>
                <w:top w:val="none" w:sz="0" w:space="0" w:color="auto"/>
                <w:left w:val="none" w:sz="0" w:space="0" w:color="auto"/>
                <w:bottom w:val="none" w:sz="0" w:space="0" w:color="auto"/>
                <w:right w:val="none" w:sz="0" w:space="0" w:color="auto"/>
              </w:divBdr>
            </w:div>
            <w:div w:id="364064502">
              <w:marLeft w:val="0"/>
              <w:marRight w:val="0"/>
              <w:marTop w:val="0"/>
              <w:marBottom w:val="0"/>
              <w:divBdr>
                <w:top w:val="none" w:sz="0" w:space="0" w:color="auto"/>
                <w:left w:val="none" w:sz="0" w:space="0" w:color="auto"/>
                <w:bottom w:val="none" w:sz="0" w:space="0" w:color="auto"/>
                <w:right w:val="none" w:sz="0" w:space="0" w:color="auto"/>
              </w:divBdr>
            </w:div>
            <w:div w:id="364984424">
              <w:marLeft w:val="0"/>
              <w:marRight w:val="0"/>
              <w:marTop w:val="0"/>
              <w:marBottom w:val="0"/>
              <w:divBdr>
                <w:top w:val="none" w:sz="0" w:space="0" w:color="auto"/>
                <w:left w:val="none" w:sz="0" w:space="0" w:color="auto"/>
                <w:bottom w:val="none" w:sz="0" w:space="0" w:color="auto"/>
                <w:right w:val="none" w:sz="0" w:space="0" w:color="auto"/>
              </w:divBdr>
            </w:div>
            <w:div w:id="374162594">
              <w:marLeft w:val="0"/>
              <w:marRight w:val="0"/>
              <w:marTop w:val="0"/>
              <w:marBottom w:val="0"/>
              <w:divBdr>
                <w:top w:val="none" w:sz="0" w:space="0" w:color="auto"/>
                <w:left w:val="none" w:sz="0" w:space="0" w:color="auto"/>
                <w:bottom w:val="none" w:sz="0" w:space="0" w:color="auto"/>
                <w:right w:val="none" w:sz="0" w:space="0" w:color="auto"/>
              </w:divBdr>
            </w:div>
            <w:div w:id="374350593">
              <w:marLeft w:val="0"/>
              <w:marRight w:val="0"/>
              <w:marTop w:val="0"/>
              <w:marBottom w:val="0"/>
              <w:divBdr>
                <w:top w:val="none" w:sz="0" w:space="0" w:color="auto"/>
                <w:left w:val="none" w:sz="0" w:space="0" w:color="auto"/>
                <w:bottom w:val="none" w:sz="0" w:space="0" w:color="auto"/>
                <w:right w:val="none" w:sz="0" w:space="0" w:color="auto"/>
              </w:divBdr>
            </w:div>
            <w:div w:id="376273484">
              <w:marLeft w:val="0"/>
              <w:marRight w:val="0"/>
              <w:marTop w:val="0"/>
              <w:marBottom w:val="0"/>
              <w:divBdr>
                <w:top w:val="none" w:sz="0" w:space="0" w:color="auto"/>
                <w:left w:val="none" w:sz="0" w:space="0" w:color="auto"/>
                <w:bottom w:val="none" w:sz="0" w:space="0" w:color="auto"/>
                <w:right w:val="none" w:sz="0" w:space="0" w:color="auto"/>
              </w:divBdr>
            </w:div>
            <w:div w:id="377821469">
              <w:marLeft w:val="0"/>
              <w:marRight w:val="0"/>
              <w:marTop w:val="0"/>
              <w:marBottom w:val="0"/>
              <w:divBdr>
                <w:top w:val="none" w:sz="0" w:space="0" w:color="auto"/>
                <w:left w:val="none" w:sz="0" w:space="0" w:color="auto"/>
                <w:bottom w:val="none" w:sz="0" w:space="0" w:color="auto"/>
                <w:right w:val="none" w:sz="0" w:space="0" w:color="auto"/>
              </w:divBdr>
            </w:div>
            <w:div w:id="378866198">
              <w:marLeft w:val="0"/>
              <w:marRight w:val="0"/>
              <w:marTop w:val="0"/>
              <w:marBottom w:val="0"/>
              <w:divBdr>
                <w:top w:val="none" w:sz="0" w:space="0" w:color="auto"/>
                <w:left w:val="none" w:sz="0" w:space="0" w:color="auto"/>
                <w:bottom w:val="none" w:sz="0" w:space="0" w:color="auto"/>
                <w:right w:val="none" w:sz="0" w:space="0" w:color="auto"/>
              </w:divBdr>
            </w:div>
            <w:div w:id="379869169">
              <w:marLeft w:val="0"/>
              <w:marRight w:val="0"/>
              <w:marTop w:val="0"/>
              <w:marBottom w:val="0"/>
              <w:divBdr>
                <w:top w:val="none" w:sz="0" w:space="0" w:color="auto"/>
                <w:left w:val="none" w:sz="0" w:space="0" w:color="auto"/>
                <w:bottom w:val="none" w:sz="0" w:space="0" w:color="auto"/>
                <w:right w:val="none" w:sz="0" w:space="0" w:color="auto"/>
              </w:divBdr>
            </w:div>
            <w:div w:id="380372636">
              <w:marLeft w:val="0"/>
              <w:marRight w:val="0"/>
              <w:marTop w:val="0"/>
              <w:marBottom w:val="0"/>
              <w:divBdr>
                <w:top w:val="none" w:sz="0" w:space="0" w:color="auto"/>
                <w:left w:val="none" w:sz="0" w:space="0" w:color="auto"/>
                <w:bottom w:val="none" w:sz="0" w:space="0" w:color="auto"/>
                <w:right w:val="none" w:sz="0" w:space="0" w:color="auto"/>
              </w:divBdr>
            </w:div>
            <w:div w:id="384645964">
              <w:marLeft w:val="0"/>
              <w:marRight w:val="0"/>
              <w:marTop w:val="0"/>
              <w:marBottom w:val="0"/>
              <w:divBdr>
                <w:top w:val="none" w:sz="0" w:space="0" w:color="auto"/>
                <w:left w:val="none" w:sz="0" w:space="0" w:color="auto"/>
                <w:bottom w:val="none" w:sz="0" w:space="0" w:color="auto"/>
                <w:right w:val="none" w:sz="0" w:space="0" w:color="auto"/>
              </w:divBdr>
            </w:div>
            <w:div w:id="384985120">
              <w:marLeft w:val="0"/>
              <w:marRight w:val="0"/>
              <w:marTop w:val="0"/>
              <w:marBottom w:val="0"/>
              <w:divBdr>
                <w:top w:val="none" w:sz="0" w:space="0" w:color="auto"/>
                <w:left w:val="none" w:sz="0" w:space="0" w:color="auto"/>
                <w:bottom w:val="none" w:sz="0" w:space="0" w:color="auto"/>
                <w:right w:val="none" w:sz="0" w:space="0" w:color="auto"/>
              </w:divBdr>
            </w:div>
            <w:div w:id="385644070">
              <w:marLeft w:val="0"/>
              <w:marRight w:val="0"/>
              <w:marTop w:val="0"/>
              <w:marBottom w:val="0"/>
              <w:divBdr>
                <w:top w:val="none" w:sz="0" w:space="0" w:color="auto"/>
                <w:left w:val="none" w:sz="0" w:space="0" w:color="auto"/>
                <w:bottom w:val="none" w:sz="0" w:space="0" w:color="auto"/>
                <w:right w:val="none" w:sz="0" w:space="0" w:color="auto"/>
              </w:divBdr>
            </w:div>
            <w:div w:id="386342466">
              <w:marLeft w:val="0"/>
              <w:marRight w:val="0"/>
              <w:marTop w:val="0"/>
              <w:marBottom w:val="0"/>
              <w:divBdr>
                <w:top w:val="none" w:sz="0" w:space="0" w:color="auto"/>
                <w:left w:val="none" w:sz="0" w:space="0" w:color="auto"/>
                <w:bottom w:val="none" w:sz="0" w:space="0" w:color="auto"/>
                <w:right w:val="none" w:sz="0" w:space="0" w:color="auto"/>
              </w:divBdr>
            </w:div>
            <w:div w:id="386999038">
              <w:marLeft w:val="0"/>
              <w:marRight w:val="0"/>
              <w:marTop w:val="0"/>
              <w:marBottom w:val="0"/>
              <w:divBdr>
                <w:top w:val="none" w:sz="0" w:space="0" w:color="auto"/>
                <w:left w:val="none" w:sz="0" w:space="0" w:color="auto"/>
                <w:bottom w:val="none" w:sz="0" w:space="0" w:color="auto"/>
                <w:right w:val="none" w:sz="0" w:space="0" w:color="auto"/>
              </w:divBdr>
            </w:div>
            <w:div w:id="388530115">
              <w:marLeft w:val="0"/>
              <w:marRight w:val="0"/>
              <w:marTop w:val="0"/>
              <w:marBottom w:val="0"/>
              <w:divBdr>
                <w:top w:val="none" w:sz="0" w:space="0" w:color="auto"/>
                <w:left w:val="none" w:sz="0" w:space="0" w:color="auto"/>
                <w:bottom w:val="none" w:sz="0" w:space="0" w:color="auto"/>
                <w:right w:val="none" w:sz="0" w:space="0" w:color="auto"/>
              </w:divBdr>
            </w:div>
            <w:div w:id="391391788">
              <w:marLeft w:val="0"/>
              <w:marRight w:val="0"/>
              <w:marTop w:val="0"/>
              <w:marBottom w:val="0"/>
              <w:divBdr>
                <w:top w:val="none" w:sz="0" w:space="0" w:color="auto"/>
                <w:left w:val="none" w:sz="0" w:space="0" w:color="auto"/>
                <w:bottom w:val="none" w:sz="0" w:space="0" w:color="auto"/>
                <w:right w:val="none" w:sz="0" w:space="0" w:color="auto"/>
              </w:divBdr>
            </w:div>
            <w:div w:id="392195579">
              <w:marLeft w:val="0"/>
              <w:marRight w:val="0"/>
              <w:marTop w:val="0"/>
              <w:marBottom w:val="0"/>
              <w:divBdr>
                <w:top w:val="none" w:sz="0" w:space="0" w:color="auto"/>
                <w:left w:val="none" w:sz="0" w:space="0" w:color="auto"/>
                <w:bottom w:val="none" w:sz="0" w:space="0" w:color="auto"/>
                <w:right w:val="none" w:sz="0" w:space="0" w:color="auto"/>
              </w:divBdr>
            </w:div>
            <w:div w:id="392854057">
              <w:marLeft w:val="0"/>
              <w:marRight w:val="0"/>
              <w:marTop w:val="0"/>
              <w:marBottom w:val="0"/>
              <w:divBdr>
                <w:top w:val="none" w:sz="0" w:space="0" w:color="auto"/>
                <w:left w:val="none" w:sz="0" w:space="0" w:color="auto"/>
                <w:bottom w:val="none" w:sz="0" w:space="0" w:color="auto"/>
                <w:right w:val="none" w:sz="0" w:space="0" w:color="auto"/>
              </w:divBdr>
            </w:div>
            <w:div w:id="393236747">
              <w:marLeft w:val="0"/>
              <w:marRight w:val="0"/>
              <w:marTop w:val="0"/>
              <w:marBottom w:val="0"/>
              <w:divBdr>
                <w:top w:val="none" w:sz="0" w:space="0" w:color="auto"/>
                <w:left w:val="none" w:sz="0" w:space="0" w:color="auto"/>
                <w:bottom w:val="none" w:sz="0" w:space="0" w:color="auto"/>
                <w:right w:val="none" w:sz="0" w:space="0" w:color="auto"/>
              </w:divBdr>
            </w:div>
            <w:div w:id="394205622">
              <w:marLeft w:val="0"/>
              <w:marRight w:val="0"/>
              <w:marTop w:val="0"/>
              <w:marBottom w:val="0"/>
              <w:divBdr>
                <w:top w:val="none" w:sz="0" w:space="0" w:color="auto"/>
                <w:left w:val="none" w:sz="0" w:space="0" w:color="auto"/>
                <w:bottom w:val="none" w:sz="0" w:space="0" w:color="auto"/>
                <w:right w:val="none" w:sz="0" w:space="0" w:color="auto"/>
              </w:divBdr>
            </w:div>
            <w:div w:id="394399715">
              <w:marLeft w:val="0"/>
              <w:marRight w:val="0"/>
              <w:marTop w:val="0"/>
              <w:marBottom w:val="0"/>
              <w:divBdr>
                <w:top w:val="none" w:sz="0" w:space="0" w:color="auto"/>
                <w:left w:val="none" w:sz="0" w:space="0" w:color="auto"/>
                <w:bottom w:val="none" w:sz="0" w:space="0" w:color="auto"/>
                <w:right w:val="none" w:sz="0" w:space="0" w:color="auto"/>
              </w:divBdr>
            </w:div>
            <w:div w:id="398093297">
              <w:marLeft w:val="0"/>
              <w:marRight w:val="0"/>
              <w:marTop w:val="0"/>
              <w:marBottom w:val="0"/>
              <w:divBdr>
                <w:top w:val="none" w:sz="0" w:space="0" w:color="auto"/>
                <w:left w:val="none" w:sz="0" w:space="0" w:color="auto"/>
                <w:bottom w:val="none" w:sz="0" w:space="0" w:color="auto"/>
                <w:right w:val="none" w:sz="0" w:space="0" w:color="auto"/>
              </w:divBdr>
              <w:divsChild>
                <w:div w:id="21244228">
                  <w:marLeft w:val="0"/>
                  <w:marRight w:val="0"/>
                  <w:marTop w:val="0"/>
                  <w:marBottom w:val="0"/>
                  <w:divBdr>
                    <w:top w:val="none" w:sz="0" w:space="0" w:color="auto"/>
                    <w:left w:val="none" w:sz="0" w:space="0" w:color="auto"/>
                    <w:bottom w:val="none" w:sz="0" w:space="0" w:color="auto"/>
                    <w:right w:val="none" w:sz="0" w:space="0" w:color="auto"/>
                  </w:divBdr>
                </w:div>
                <w:div w:id="40250949">
                  <w:marLeft w:val="0"/>
                  <w:marRight w:val="0"/>
                  <w:marTop w:val="0"/>
                  <w:marBottom w:val="0"/>
                  <w:divBdr>
                    <w:top w:val="none" w:sz="0" w:space="0" w:color="auto"/>
                    <w:left w:val="none" w:sz="0" w:space="0" w:color="auto"/>
                    <w:bottom w:val="none" w:sz="0" w:space="0" w:color="auto"/>
                    <w:right w:val="none" w:sz="0" w:space="0" w:color="auto"/>
                  </w:divBdr>
                </w:div>
                <w:div w:id="70275930">
                  <w:marLeft w:val="0"/>
                  <w:marRight w:val="0"/>
                  <w:marTop w:val="0"/>
                  <w:marBottom w:val="0"/>
                  <w:divBdr>
                    <w:top w:val="none" w:sz="0" w:space="0" w:color="auto"/>
                    <w:left w:val="none" w:sz="0" w:space="0" w:color="auto"/>
                    <w:bottom w:val="none" w:sz="0" w:space="0" w:color="auto"/>
                    <w:right w:val="none" w:sz="0" w:space="0" w:color="auto"/>
                  </w:divBdr>
                </w:div>
                <w:div w:id="142280774">
                  <w:marLeft w:val="0"/>
                  <w:marRight w:val="0"/>
                  <w:marTop w:val="0"/>
                  <w:marBottom w:val="0"/>
                  <w:divBdr>
                    <w:top w:val="none" w:sz="0" w:space="0" w:color="auto"/>
                    <w:left w:val="none" w:sz="0" w:space="0" w:color="auto"/>
                    <w:bottom w:val="none" w:sz="0" w:space="0" w:color="auto"/>
                    <w:right w:val="none" w:sz="0" w:space="0" w:color="auto"/>
                  </w:divBdr>
                </w:div>
                <w:div w:id="245726344">
                  <w:marLeft w:val="0"/>
                  <w:marRight w:val="0"/>
                  <w:marTop w:val="0"/>
                  <w:marBottom w:val="0"/>
                  <w:divBdr>
                    <w:top w:val="none" w:sz="0" w:space="0" w:color="auto"/>
                    <w:left w:val="none" w:sz="0" w:space="0" w:color="auto"/>
                    <w:bottom w:val="none" w:sz="0" w:space="0" w:color="auto"/>
                    <w:right w:val="none" w:sz="0" w:space="0" w:color="auto"/>
                  </w:divBdr>
                </w:div>
                <w:div w:id="348875633">
                  <w:marLeft w:val="0"/>
                  <w:marRight w:val="0"/>
                  <w:marTop w:val="0"/>
                  <w:marBottom w:val="0"/>
                  <w:divBdr>
                    <w:top w:val="none" w:sz="0" w:space="0" w:color="auto"/>
                    <w:left w:val="none" w:sz="0" w:space="0" w:color="auto"/>
                    <w:bottom w:val="none" w:sz="0" w:space="0" w:color="auto"/>
                    <w:right w:val="none" w:sz="0" w:space="0" w:color="auto"/>
                  </w:divBdr>
                </w:div>
                <w:div w:id="349647700">
                  <w:marLeft w:val="0"/>
                  <w:marRight w:val="0"/>
                  <w:marTop w:val="0"/>
                  <w:marBottom w:val="0"/>
                  <w:divBdr>
                    <w:top w:val="none" w:sz="0" w:space="0" w:color="auto"/>
                    <w:left w:val="none" w:sz="0" w:space="0" w:color="auto"/>
                    <w:bottom w:val="none" w:sz="0" w:space="0" w:color="auto"/>
                    <w:right w:val="none" w:sz="0" w:space="0" w:color="auto"/>
                  </w:divBdr>
                </w:div>
                <w:div w:id="355084953">
                  <w:marLeft w:val="0"/>
                  <w:marRight w:val="0"/>
                  <w:marTop w:val="0"/>
                  <w:marBottom w:val="0"/>
                  <w:divBdr>
                    <w:top w:val="none" w:sz="0" w:space="0" w:color="auto"/>
                    <w:left w:val="none" w:sz="0" w:space="0" w:color="auto"/>
                    <w:bottom w:val="none" w:sz="0" w:space="0" w:color="auto"/>
                    <w:right w:val="none" w:sz="0" w:space="0" w:color="auto"/>
                  </w:divBdr>
                </w:div>
                <w:div w:id="404298293">
                  <w:marLeft w:val="0"/>
                  <w:marRight w:val="0"/>
                  <w:marTop w:val="0"/>
                  <w:marBottom w:val="0"/>
                  <w:divBdr>
                    <w:top w:val="none" w:sz="0" w:space="0" w:color="auto"/>
                    <w:left w:val="none" w:sz="0" w:space="0" w:color="auto"/>
                    <w:bottom w:val="none" w:sz="0" w:space="0" w:color="auto"/>
                    <w:right w:val="none" w:sz="0" w:space="0" w:color="auto"/>
                  </w:divBdr>
                </w:div>
                <w:div w:id="410201960">
                  <w:marLeft w:val="0"/>
                  <w:marRight w:val="0"/>
                  <w:marTop w:val="0"/>
                  <w:marBottom w:val="0"/>
                  <w:divBdr>
                    <w:top w:val="none" w:sz="0" w:space="0" w:color="auto"/>
                    <w:left w:val="none" w:sz="0" w:space="0" w:color="auto"/>
                    <w:bottom w:val="none" w:sz="0" w:space="0" w:color="auto"/>
                    <w:right w:val="none" w:sz="0" w:space="0" w:color="auto"/>
                  </w:divBdr>
                </w:div>
                <w:div w:id="462388438">
                  <w:marLeft w:val="0"/>
                  <w:marRight w:val="0"/>
                  <w:marTop w:val="0"/>
                  <w:marBottom w:val="0"/>
                  <w:divBdr>
                    <w:top w:val="none" w:sz="0" w:space="0" w:color="auto"/>
                    <w:left w:val="none" w:sz="0" w:space="0" w:color="auto"/>
                    <w:bottom w:val="none" w:sz="0" w:space="0" w:color="auto"/>
                    <w:right w:val="none" w:sz="0" w:space="0" w:color="auto"/>
                  </w:divBdr>
                </w:div>
                <w:div w:id="463429048">
                  <w:marLeft w:val="0"/>
                  <w:marRight w:val="0"/>
                  <w:marTop w:val="0"/>
                  <w:marBottom w:val="0"/>
                  <w:divBdr>
                    <w:top w:val="none" w:sz="0" w:space="0" w:color="auto"/>
                    <w:left w:val="none" w:sz="0" w:space="0" w:color="auto"/>
                    <w:bottom w:val="none" w:sz="0" w:space="0" w:color="auto"/>
                    <w:right w:val="none" w:sz="0" w:space="0" w:color="auto"/>
                  </w:divBdr>
                </w:div>
                <w:div w:id="539518654">
                  <w:marLeft w:val="0"/>
                  <w:marRight w:val="0"/>
                  <w:marTop w:val="0"/>
                  <w:marBottom w:val="0"/>
                  <w:divBdr>
                    <w:top w:val="none" w:sz="0" w:space="0" w:color="auto"/>
                    <w:left w:val="none" w:sz="0" w:space="0" w:color="auto"/>
                    <w:bottom w:val="none" w:sz="0" w:space="0" w:color="auto"/>
                    <w:right w:val="none" w:sz="0" w:space="0" w:color="auto"/>
                  </w:divBdr>
                </w:div>
                <w:div w:id="578100047">
                  <w:marLeft w:val="0"/>
                  <w:marRight w:val="0"/>
                  <w:marTop w:val="0"/>
                  <w:marBottom w:val="0"/>
                  <w:divBdr>
                    <w:top w:val="none" w:sz="0" w:space="0" w:color="auto"/>
                    <w:left w:val="none" w:sz="0" w:space="0" w:color="auto"/>
                    <w:bottom w:val="none" w:sz="0" w:space="0" w:color="auto"/>
                    <w:right w:val="none" w:sz="0" w:space="0" w:color="auto"/>
                  </w:divBdr>
                </w:div>
                <w:div w:id="584386315">
                  <w:marLeft w:val="0"/>
                  <w:marRight w:val="0"/>
                  <w:marTop w:val="0"/>
                  <w:marBottom w:val="0"/>
                  <w:divBdr>
                    <w:top w:val="none" w:sz="0" w:space="0" w:color="auto"/>
                    <w:left w:val="none" w:sz="0" w:space="0" w:color="auto"/>
                    <w:bottom w:val="none" w:sz="0" w:space="0" w:color="auto"/>
                    <w:right w:val="none" w:sz="0" w:space="0" w:color="auto"/>
                  </w:divBdr>
                </w:div>
                <w:div w:id="626593045">
                  <w:marLeft w:val="0"/>
                  <w:marRight w:val="0"/>
                  <w:marTop w:val="0"/>
                  <w:marBottom w:val="0"/>
                  <w:divBdr>
                    <w:top w:val="none" w:sz="0" w:space="0" w:color="auto"/>
                    <w:left w:val="none" w:sz="0" w:space="0" w:color="auto"/>
                    <w:bottom w:val="none" w:sz="0" w:space="0" w:color="auto"/>
                    <w:right w:val="none" w:sz="0" w:space="0" w:color="auto"/>
                  </w:divBdr>
                </w:div>
                <w:div w:id="674383032">
                  <w:marLeft w:val="0"/>
                  <w:marRight w:val="0"/>
                  <w:marTop w:val="0"/>
                  <w:marBottom w:val="0"/>
                  <w:divBdr>
                    <w:top w:val="none" w:sz="0" w:space="0" w:color="auto"/>
                    <w:left w:val="none" w:sz="0" w:space="0" w:color="auto"/>
                    <w:bottom w:val="none" w:sz="0" w:space="0" w:color="auto"/>
                    <w:right w:val="none" w:sz="0" w:space="0" w:color="auto"/>
                  </w:divBdr>
                </w:div>
                <w:div w:id="723064508">
                  <w:marLeft w:val="0"/>
                  <w:marRight w:val="0"/>
                  <w:marTop w:val="0"/>
                  <w:marBottom w:val="0"/>
                  <w:divBdr>
                    <w:top w:val="none" w:sz="0" w:space="0" w:color="auto"/>
                    <w:left w:val="none" w:sz="0" w:space="0" w:color="auto"/>
                    <w:bottom w:val="none" w:sz="0" w:space="0" w:color="auto"/>
                    <w:right w:val="none" w:sz="0" w:space="0" w:color="auto"/>
                  </w:divBdr>
                </w:div>
                <w:div w:id="876241452">
                  <w:marLeft w:val="0"/>
                  <w:marRight w:val="0"/>
                  <w:marTop w:val="0"/>
                  <w:marBottom w:val="0"/>
                  <w:divBdr>
                    <w:top w:val="none" w:sz="0" w:space="0" w:color="auto"/>
                    <w:left w:val="none" w:sz="0" w:space="0" w:color="auto"/>
                    <w:bottom w:val="none" w:sz="0" w:space="0" w:color="auto"/>
                    <w:right w:val="none" w:sz="0" w:space="0" w:color="auto"/>
                  </w:divBdr>
                </w:div>
                <w:div w:id="960111322">
                  <w:marLeft w:val="0"/>
                  <w:marRight w:val="0"/>
                  <w:marTop w:val="0"/>
                  <w:marBottom w:val="0"/>
                  <w:divBdr>
                    <w:top w:val="none" w:sz="0" w:space="0" w:color="auto"/>
                    <w:left w:val="none" w:sz="0" w:space="0" w:color="auto"/>
                    <w:bottom w:val="none" w:sz="0" w:space="0" w:color="auto"/>
                    <w:right w:val="none" w:sz="0" w:space="0" w:color="auto"/>
                  </w:divBdr>
                </w:div>
                <w:div w:id="961418148">
                  <w:marLeft w:val="0"/>
                  <w:marRight w:val="0"/>
                  <w:marTop w:val="0"/>
                  <w:marBottom w:val="0"/>
                  <w:divBdr>
                    <w:top w:val="none" w:sz="0" w:space="0" w:color="auto"/>
                    <w:left w:val="none" w:sz="0" w:space="0" w:color="auto"/>
                    <w:bottom w:val="none" w:sz="0" w:space="0" w:color="auto"/>
                    <w:right w:val="none" w:sz="0" w:space="0" w:color="auto"/>
                  </w:divBdr>
                </w:div>
                <w:div w:id="990013594">
                  <w:marLeft w:val="0"/>
                  <w:marRight w:val="0"/>
                  <w:marTop w:val="0"/>
                  <w:marBottom w:val="0"/>
                  <w:divBdr>
                    <w:top w:val="none" w:sz="0" w:space="0" w:color="auto"/>
                    <w:left w:val="none" w:sz="0" w:space="0" w:color="auto"/>
                    <w:bottom w:val="none" w:sz="0" w:space="0" w:color="auto"/>
                    <w:right w:val="none" w:sz="0" w:space="0" w:color="auto"/>
                  </w:divBdr>
                </w:div>
                <w:div w:id="1000504406">
                  <w:marLeft w:val="0"/>
                  <w:marRight w:val="0"/>
                  <w:marTop w:val="0"/>
                  <w:marBottom w:val="0"/>
                  <w:divBdr>
                    <w:top w:val="none" w:sz="0" w:space="0" w:color="auto"/>
                    <w:left w:val="none" w:sz="0" w:space="0" w:color="auto"/>
                    <w:bottom w:val="none" w:sz="0" w:space="0" w:color="auto"/>
                    <w:right w:val="none" w:sz="0" w:space="0" w:color="auto"/>
                  </w:divBdr>
                </w:div>
                <w:div w:id="1027484113">
                  <w:marLeft w:val="0"/>
                  <w:marRight w:val="0"/>
                  <w:marTop w:val="0"/>
                  <w:marBottom w:val="0"/>
                  <w:divBdr>
                    <w:top w:val="none" w:sz="0" w:space="0" w:color="auto"/>
                    <w:left w:val="none" w:sz="0" w:space="0" w:color="auto"/>
                    <w:bottom w:val="none" w:sz="0" w:space="0" w:color="auto"/>
                    <w:right w:val="none" w:sz="0" w:space="0" w:color="auto"/>
                  </w:divBdr>
                </w:div>
                <w:div w:id="1053889310">
                  <w:marLeft w:val="0"/>
                  <w:marRight w:val="0"/>
                  <w:marTop w:val="0"/>
                  <w:marBottom w:val="0"/>
                  <w:divBdr>
                    <w:top w:val="none" w:sz="0" w:space="0" w:color="auto"/>
                    <w:left w:val="none" w:sz="0" w:space="0" w:color="auto"/>
                    <w:bottom w:val="none" w:sz="0" w:space="0" w:color="auto"/>
                    <w:right w:val="none" w:sz="0" w:space="0" w:color="auto"/>
                  </w:divBdr>
                </w:div>
                <w:div w:id="1061639479">
                  <w:marLeft w:val="0"/>
                  <w:marRight w:val="0"/>
                  <w:marTop w:val="0"/>
                  <w:marBottom w:val="0"/>
                  <w:divBdr>
                    <w:top w:val="none" w:sz="0" w:space="0" w:color="auto"/>
                    <w:left w:val="none" w:sz="0" w:space="0" w:color="auto"/>
                    <w:bottom w:val="none" w:sz="0" w:space="0" w:color="auto"/>
                    <w:right w:val="none" w:sz="0" w:space="0" w:color="auto"/>
                  </w:divBdr>
                </w:div>
                <w:div w:id="1069156517">
                  <w:marLeft w:val="0"/>
                  <w:marRight w:val="0"/>
                  <w:marTop w:val="0"/>
                  <w:marBottom w:val="0"/>
                  <w:divBdr>
                    <w:top w:val="none" w:sz="0" w:space="0" w:color="auto"/>
                    <w:left w:val="none" w:sz="0" w:space="0" w:color="auto"/>
                    <w:bottom w:val="none" w:sz="0" w:space="0" w:color="auto"/>
                    <w:right w:val="none" w:sz="0" w:space="0" w:color="auto"/>
                  </w:divBdr>
                </w:div>
                <w:div w:id="1082917545">
                  <w:marLeft w:val="0"/>
                  <w:marRight w:val="0"/>
                  <w:marTop w:val="0"/>
                  <w:marBottom w:val="0"/>
                  <w:divBdr>
                    <w:top w:val="none" w:sz="0" w:space="0" w:color="auto"/>
                    <w:left w:val="none" w:sz="0" w:space="0" w:color="auto"/>
                    <w:bottom w:val="none" w:sz="0" w:space="0" w:color="auto"/>
                    <w:right w:val="none" w:sz="0" w:space="0" w:color="auto"/>
                  </w:divBdr>
                </w:div>
                <w:div w:id="1123769171">
                  <w:marLeft w:val="0"/>
                  <w:marRight w:val="0"/>
                  <w:marTop w:val="0"/>
                  <w:marBottom w:val="0"/>
                  <w:divBdr>
                    <w:top w:val="none" w:sz="0" w:space="0" w:color="auto"/>
                    <w:left w:val="none" w:sz="0" w:space="0" w:color="auto"/>
                    <w:bottom w:val="none" w:sz="0" w:space="0" w:color="auto"/>
                    <w:right w:val="none" w:sz="0" w:space="0" w:color="auto"/>
                  </w:divBdr>
                </w:div>
                <w:div w:id="1128430586">
                  <w:marLeft w:val="0"/>
                  <w:marRight w:val="0"/>
                  <w:marTop w:val="0"/>
                  <w:marBottom w:val="0"/>
                  <w:divBdr>
                    <w:top w:val="none" w:sz="0" w:space="0" w:color="auto"/>
                    <w:left w:val="none" w:sz="0" w:space="0" w:color="auto"/>
                    <w:bottom w:val="none" w:sz="0" w:space="0" w:color="auto"/>
                    <w:right w:val="none" w:sz="0" w:space="0" w:color="auto"/>
                  </w:divBdr>
                </w:div>
                <w:div w:id="1150175885">
                  <w:marLeft w:val="0"/>
                  <w:marRight w:val="0"/>
                  <w:marTop w:val="0"/>
                  <w:marBottom w:val="0"/>
                  <w:divBdr>
                    <w:top w:val="none" w:sz="0" w:space="0" w:color="auto"/>
                    <w:left w:val="none" w:sz="0" w:space="0" w:color="auto"/>
                    <w:bottom w:val="none" w:sz="0" w:space="0" w:color="auto"/>
                    <w:right w:val="none" w:sz="0" w:space="0" w:color="auto"/>
                  </w:divBdr>
                </w:div>
                <w:div w:id="1185559751">
                  <w:marLeft w:val="0"/>
                  <w:marRight w:val="0"/>
                  <w:marTop w:val="0"/>
                  <w:marBottom w:val="0"/>
                  <w:divBdr>
                    <w:top w:val="none" w:sz="0" w:space="0" w:color="auto"/>
                    <w:left w:val="none" w:sz="0" w:space="0" w:color="auto"/>
                    <w:bottom w:val="none" w:sz="0" w:space="0" w:color="auto"/>
                    <w:right w:val="none" w:sz="0" w:space="0" w:color="auto"/>
                  </w:divBdr>
                </w:div>
                <w:div w:id="1222713916">
                  <w:marLeft w:val="0"/>
                  <w:marRight w:val="0"/>
                  <w:marTop w:val="0"/>
                  <w:marBottom w:val="0"/>
                  <w:divBdr>
                    <w:top w:val="none" w:sz="0" w:space="0" w:color="auto"/>
                    <w:left w:val="none" w:sz="0" w:space="0" w:color="auto"/>
                    <w:bottom w:val="none" w:sz="0" w:space="0" w:color="auto"/>
                    <w:right w:val="none" w:sz="0" w:space="0" w:color="auto"/>
                  </w:divBdr>
                </w:div>
                <w:div w:id="1240627862">
                  <w:marLeft w:val="0"/>
                  <w:marRight w:val="0"/>
                  <w:marTop w:val="0"/>
                  <w:marBottom w:val="0"/>
                  <w:divBdr>
                    <w:top w:val="none" w:sz="0" w:space="0" w:color="auto"/>
                    <w:left w:val="none" w:sz="0" w:space="0" w:color="auto"/>
                    <w:bottom w:val="none" w:sz="0" w:space="0" w:color="auto"/>
                    <w:right w:val="none" w:sz="0" w:space="0" w:color="auto"/>
                  </w:divBdr>
                </w:div>
                <w:div w:id="1263536437">
                  <w:marLeft w:val="0"/>
                  <w:marRight w:val="0"/>
                  <w:marTop w:val="0"/>
                  <w:marBottom w:val="0"/>
                  <w:divBdr>
                    <w:top w:val="none" w:sz="0" w:space="0" w:color="auto"/>
                    <w:left w:val="none" w:sz="0" w:space="0" w:color="auto"/>
                    <w:bottom w:val="none" w:sz="0" w:space="0" w:color="auto"/>
                    <w:right w:val="none" w:sz="0" w:space="0" w:color="auto"/>
                  </w:divBdr>
                </w:div>
                <w:div w:id="1289773436">
                  <w:marLeft w:val="0"/>
                  <w:marRight w:val="0"/>
                  <w:marTop w:val="0"/>
                  <w:marBottom w:val="0"/>
                  <w:divBdr>
                    <w:top w:val="none" w:sz="0" w:space="0" w:color="auto"/>
                    <w:left w:val="none" w:sz="0" w:space="0" w:color="auto"/>
                    <w:bottom w:val="none" w:sz="0" w:space="0" w:color="auto"/>
                    <w:right w:val="none" w:sz="0" w:space="0" w:color="auto"/>
                  </w:divBdr>
                </w:div>
                <w:div w:id="1373339388">
                  <w:marLeft w:val="0"/>
                  <w:marRight w:val="0"/>
                  <w:marTop w:val="0"/>
                  <w:marBottom w:val="0"/>
                  <w:divBdr>
                    <w:top w:val="none" w:sz="0" w:space="0" w:color="auto"/>
                    <w:left w:val="none" w:sz="0" w:space="0" w:color="auto"/>
                    <w:bottom w:val="none" w:sz="0" w:space="0" w:color="auto"/>
                    <w:right w:val="none" w:sz="0" w:space="0" w:color="auto"/>
                  </w:divBdr>
                </w:div>
                <w:div w:id="1378119448">
                  <w:marLeft w:val="0"/>
                  <w:marRight w:val="0"/>
                  <w:marTop w:val="0"/>
                  <w:marBottom w:val="0"/>
                  <w:divBdr>
                    <w:top w:val="none" w:sz="0" w:space="0" w:color="auto"/>
                    <w:left w:val="none" w:sz="0" w:space="0" w:color="auto"/>
                    <w:bottom w:val="none" w:sz="0" w:space="0" w:color="auto"/>
                    <w:right w:val="none" w:sz="0" w:space="0" w:color="auto"/>
                  </w:divBdr>
                </w:div>
                <w:div w:id="1429885955">
                  <w:marLeft w:val="0"/>
                  <w:marRight w:val="0"/>
                  <w:marTop w:val="0"/>
                  <w:marBottom w:val="0"/>
                  <w:divBdr>
                    <w:top w:val="none" w:sz="0" w:space="0" w:color="auto"/>
                    <w:left w:val="none" w:sz="0" w:space="0" w:color="auto"/>
                    <w:bottom w:val="none" w:sz="0" w:space="0" w:color="auto"/>
                    <w:right w:val="none" w:sz="0" w:space="0" w:color="auto"/>
                  </w:divBdr>
                </w:div>
                <w:div w:id="1470784510">
                  <w:marLeft w:val="0"/>
                  <w:marRight w:val="0"/>
                  <w:marTop w:val="0"/>
                  <w:marBottom w:val="0"/>
                  <w:divBdr>
                    <w:top w:val="none" w:sz="0" w:space="0" w:color="auto"/>
                    <w:left w:val="none" w:sz="0" w:space="0" w:color="auto"/>
                    <w:bottom w:val="none" w:sz="0" w:space="0" w:color="auto"/>
                    <w:right w:val="none" w:sz="0" w:space="0" w:color="auto"/>
                  </w:divBdr>
                </w:div>
                <w:div w:id="1576738771">
                  <w:marLeft w:val="0"/>
                  <w:marRight w:val="0"/>
                  <w:marTop w:val="0"/>
                  <w:marBottom w:val="0"/>
                  <w:divBdr>
                    <w:top w:val="none" w:sz="0" w:space="0" w:color="auto"/>
                    <w:left w:val="none" w:sz="0" w:space="0" w:color="auto"/>
                    <w:bottom w:val="none" w:sz="0" w:space="0" w:color="auto"/>
                    <w:right w:val="none" w:sz="0" w:space="0" w:color="auto"/>
                  </w:divBdr>
                </w:div>
                <w:div w:id="1581789494">
                  <w:marLeft w:val="0"/>
                  <w:marRight w:val="0"/>
                  <w:marTop w:val="0"/>
                  <w:marBottom w:val="0"/>
                  <w:divBdr>
                    <w:top w:val="none" w:sz="0" w:space="0" w:color="auto"/>
                    <w:left w:val="none" w:sz="0" w:space="0" w:color="auto"/>
                    <w:bottom w:val="none" w:sz="0" w:space="0" w:color="auto"/>
                    <w:right w:val="none" w:sz="0" w:space="0" w:color="auto"/>
                  </w:divBdr>
                </w:div>
                <w:div w:id="1672217592">
                  <w:marLeft w:val="0"/>
                  <w:marRight w:val="0"/>
                  <w:marTop w:val="0"/>
                  <w:marBottom w:val="0"/>
                  <w:divBdr>
                    <w:top w:val="none" w:sz="0" w:space="0" w:color="auto"/>
                    <w:left w:val="none" w:sz="0" w:space="0" w:color="auto"/>
                    <w:bottom w:val="none" w:sz="0" w:space="0" w:color="auto"/>
                    <w:right w:val="none" w:sz="0" w:space="0" w:color="auto"/>
                  </w:divBdr>
                </w:div>
                <w:div w:id="1722361490">
                  <w:marLeft w:val="0"/>
                  <w:marRight w:val="0"/>
                  <w:marTop w:val="0"/>
                  <w:marBottom w:val="0"/>
                  <w:divBdr>
                    <w:top w:val="none" w:sz="0" w:space="0" w:color="auto"/>
                    <w:left w:val="none" w:sz="0" w:space="0" w:color="auto"/>
                    <w:bottom w:val="none" w:sz="0" w:space="0" w:color="auto"/>
                    <w:right w:val="none" w:sz="0" w:space="0" w:color="auto"/>
                  </w:divBdr>
                </w:div>
                <w:div w:id="1736929919">
                  <w:marLeft w:val="0"/>
                  <w:marRight w:val="0"/>
                  <w:marTop w:val="0"/>
                  <w:marBottom w:val="0"/>
                  <w:divBdr>
                    <w:top w:val="none" w:sz="0" w:space="0" w:color="auto"/>
                    <w:left w:val="none" w:sz="0" w:space="0" w:color="auto"/>
                    <w:bottom w:val="none" w:sz="0" w:space="0" w:color="auto"/>
                    <w:right w:val="none" w:sz="0" w:space="0" w:color="auto"/>
                  </w:divBdr>
                </w:div>
                <w:div w:id="1822233505">
                  <w:marLeft w:val="0"/>
                  <w:marRight w:val="0"/>
                  <w:marTop w:val="0"/>
                  <w:marBottom w:val="0"/>
                  <w:divBdr>
                    <w:top w:val="none" w:sz="0" w:space="0" w:color="auto"/>
                    <w:left w:val="none" w:sz="0" w:space="0" w:color="auto"/>
                    <w:bottom w:val="none" w:sz="0" w:space="0" w:color="auto"/>
                    <w:right w:val="none" w:sz="0" w:space="0" w:color="auto"/>
                  </w:divBdr>
                </w:div>
                <w:div w:id="1853761204">
                  <w:marLeft w:val="0"/>
                  <w:marRight w:val="0"/>
                  <w:marTop w:val="0"/>
                  <w:marBottom w:val="0"/>
                  <w:divBdr>
                    <w:top w:val="none" w:sz="0" w:space="0" w:color="auto"/>
                    <w:left w:val="none" w:sz="0" w:space="0" w:color="auto"/>
                    <w:bottom w:val="none" w:sz="0" w:space="0" w:color="auto"/>
                    <w:right w:val="none" w:sz="0" w:space="0" w:color="auto"/>
                  </w:divBdr>
                </w:div>
                <w:div w:id="1868711053">
                  <w:marLeft w:val="0"/>
                  <w:marRight w:val="0"/>
                  <w:marTop w:val="0"/>
                  <w:marBottom w:val="0"/>
                  <w:divBdr>
                    <w:top w:val="none" w:sz="0" w:space="0" w:color="auto"/>
                    <w:left w:val="none" w:sz="0" w:space="0" w:color="auto"/>
                    <w:bottom w:val="none" w:sz="0" w:space="0" w:color="auto"/>
                    <w:right w:val="none" w:sz="0" w:space="0" w:color="auto"/>
                  </w:divBdr>
                </w:div>
                <w:div w:id="1922525377">
                  <w:marLeft w:val="0"/>
                  <w:marRight w:val="0"/>
                  <w:marTop w:val="0"/>
                  <w:marBottom w:val="0"/>
                  <w:divBdr>
                    <w:top w:val="none" w:sz="0" w:space="0" w:color="auto"/>
                    <w:left w:val="none" w:sz="0" w:space="0" w:color="auto"/>
                    <w:bottom w:val="none" w:sz="0" w:space="0" w:color="auto"/>
                    <w:right w:val="none" w:sz="0" w:space="0" w:color="auto"/>
                  </w:divBdr>
                </w:div>
                <w:div w:id="1949923234">
                  <w:marLeft w:val="0"/>
                  <w:marRight w:val="0"/>
                  <w:marTop w:val="0"/>
                  <w:marBottom w:val="0"/>
                  <w:divBdr>
                    <w:top w:val="none" w:sz="0" w:space="0" w:color="auto"/>
                    <w:left w:val="none" w:sz="0" w:space="0" w:color="auto"/>
                    <w:bottom w:val="none" w:sz="0" w:space="0" w:color="auto"/>
                    <w:right w:val="none" w:sz="0" w:space="0" w:color="auto"/>
                  </w:divBdr>
                </w:div>
                <w:div w:id="1992557838">
                  <w:marLeft w:val="0"/>
                  <w:marRight w:val="0"/>
                  <w:marTop w:val="0"/>
                  <w:marBottom w:val="0"/>
                  <w:divBdr>
                    <w:top w:val="none" w:sz="0" w:space="0" w:color="auto"/>
                    <w:left w:val="none" w:sz="0" w:space="0" w:color="auto"/>
                    <w:bottom w:val="none" w:sz="0" w:space="0" w:color="auto"/>
                    <w:right w:val="none" w:sz="0" w:space="0" w:color="auto"/>
                  </w:divBdr>
                </w:div>
                <w:div w:id="1997956935">
                  <w:marLeft w:val="0"/>
                  <w:marRight w:val="0"/>
                  <w:marTop w:val="0"/>
                  <w:marBottom w:val="0"/>
                  <w:divBdr>
                    <w:top w:val="none" w:sz="0" w:space="0" w:color="auto"/>
                    <w:left w:val="none" w:sz="0" w:space="0" w:color="auto"/>
                    <w:bottom w:val="none" w:sz="0" w:space="0" w:color="auto"/>
                    <w:right w:val="none" w:sz="0" w:space="0" w:color="auto"/>
                  </w:divBdr>
                </w:div>
                <w:div w:id="2029485403">
                  <w:marLeft w:val="0"/>
                  <w:marRight w:val="0"/>
                  <w:marTop w:val="0"/>
                  <w:marBottom w:val="0"/>
                  <w:divBdr>
                    <w:top w:val="none" w:sz="0" w:space="0" w:color="auto"/>
                    <w:left w:val="none" w:sz="0" w:space="0" w:color="auto"/>
                    <w:bottom w:val="none" w:sz="0" w:space="0" w:color="auto"/>
                    <w:right w:val="none" w:sz="0" w:space="0" w:color="auto"/>
                  </w:divBdr>
                </w:div>
                <w:div w:id="2032292396">
                  <w:marLeft w:val="0"/>
                  <w:marRight w:val="0"/>
                  <w:marTop w:val="0"/>
                  <w:marBottom w:val="0"/>
                  <w:divBdr>
                    <w:top w:val="none" w:sz="0" w:space="0" w:color="auto"/>
                    <w:left w:val="none" w:sz="0" w:space="0" w:color="auto"/>
                    <w:bottom w:val="none" w:sz="0" w:space="0" w:color="auto"/>
                    <w:right w:val="none" w:sz="0" w:space="0" w:color="auto"/>
                  </w:divBdr>
                </w:div>
                <w:div w:id="2072993556">
                  <w:marLeft w:val="0"/>
                  <w:marRight w:val="0"/>
                  <w:marTop w:val="0"/>
                  <w:marBottom w:val="0"/>
                  <w:divBdr>
                    <w:top w:val="none" w:sz="0" w:space="0" w:color="auto"/>
                    <w:left w:val="none" w:sz="0" w:space="0" w:color="auto"/>
                    <w:bottom w:val="none" w:sz="0" w:space="0" w:color="auto"/>
                    <w:right w:val="none" w:sz="0" w:space="0" w:color="auto"/>
                  </w:divBdr>
                </w:div>
              </w:divsChild>
            </w:div>
            <w:div w:id="399056128">
              <w:marLeft w:val="0"/>
              <w:marRight w:val="0"/>
              <w:marTop w:val="0"/>
              <w:marBottom w:val="0"/>
              <w:divBdr>
                <w:top w:val="none" w:sz="0" w:space="0" w:color="auto"/>
                <w:left w:val="none" w:sz="0" w:space="0" w:color="auto"/>
                <w:bottom w:val="none" w:sz="0" w:space="0" w:color="auto"/>
                <w:right w:val="none" w:sz="0" w:space="0" w:color="auto"/>
              </w:divBdr>
            </w:div>
            <w:div w:id="400719801">
              <w:marLeft w:val="0"/>
              <w:marRight w:val="0"/>
              <w:marTop w:val="0"/>
              <w:marBottom w:val="0"/>
              <w:divBdr>
                <w:top w:val="none" w:sz="0" w:space="0" w:color="auto"/>
                <w:left w:val="none" w:sz="0" w:space="0" w:color="auto"/>
                <w:bottom w:val="none" w:sz="0" w:space="0" w:color="auto"/>
                <w:right w:val="none" w:sz="0" w:space="0" w:color="auto"/>
              </w:divBdr>
            </w:div>
            <w:div w:id="406541569">
              <w:marLeft w:val="0"/>
              <w:marRight w:val="0"/>
              <w:marTop w:val="0"/>
              <w:marBottom w:val="0"/>
              <w:divBdr>
                <w:top w:val="none" w:sz="0" w:space="0" w:color="auto"/>
                <w:left w:val="none" w:sz="0" w:space="0" w:color="auto"/>
                <w:bottom w:val="none" w:sz="0" w:space="0" w:color="auto"/>
                <w:right w:val="none" w:sz="0" w:space="0" w:color="auto"/>
              </w:divBdr>
            </w:div>
            <w:div w:id="407266119">
              <w:marLeft w:val="0"/>
              <w:marRight w:val="0"/>
              <w:marTop w:val="0"/>
              <w:marBottom w:val="0"/>
              <w:divBdr>
                <w:top w:val="none" w:sz="0" w:space="0" w:color="auto"/>
                <w:left w:val="none" w:sz="0" w:space="0" w:color="auto"/>
                <w:bottom w:val="none" w:sz="0" w:space="0" w:color="auto"/>
                <w:right w:val="none" w:sz="0" w:space="0" w:color="auto"/>
              </w:divBdr>
            </w:div>
            <w:div w:id="407852637">
              <w:marLeft w:val="0"/>
              <w:marRight w:val="0"/>
              <w:marTop w:val="0"/>
              <w:marBottom w:val="0"/>
              <w:divBdr>
                <w:top w:val="none" w:sz="0" w:space="0" w:color="auto"/>
                <w:left w:val="none" w:sz="0" w:space="0" w:color="auto"/>
                <w:bottom w:val="none" w:sz="0" w:space="0" w:color="auto"/>
                <w:right w:val="none" w:sz="0" w:space="0" w:color="auto"/>
              </w:divBdr>
            </w:div>
            <w:div w:id="408187312">
              <w:marLeft w:val="0"/>
              <w:marRight w:val="0"/>
              <w:marTop w:val="0"/>
              <w:marBottom w:val="0"/>
              <w:divBdr>
                <w:top w:val="none" w:sz="0" w:space="0" w:color="auto"/>
                <w:left w:val="none" w:sz="0" w:space="0" w:color="auto"/>
                <w:bottom w:val="none" w:sz="0" w:space="0" w:color="auto"/>
                <w:right w:val="none" w:sz="0" w:space="0" w:color="auto"/>
              </w:divBdr>
            </w:div>
            <w:div w:id="408623664">
              <w:marLeft w:val="0"/>
              <w:marRight w:val="0"/>
              <w:marTop w:val="0"/>
              <w:marBottom w:val="0"/>
              <w:divBdr>
                <w:top w:val="none" w:sz="0" w:space="0" w:color="auto"/>
                <w:left w:val="none" w:sz="0" w:space="0" w:color="auto"/>
                <w:bottom w:val="none" w:sz="0" w:space="0" w:color="auto"/>
                <w:right w:val="none" w:sz="0" w:space="0" w:color="auto"/>
              </w:divBdr>
            </w:div>
            <w:div w:id="409012533">
              <w:marLeft w:val="0"/>
              <w:marRight w:val="0"/>
              <w:marTop w:val="0"/>
              <w:marBottom w:val="0"/>
              <w:divBdr>
                <w:top w:val="none" w:sz="0" w:space="0" w:color="auto"/>
                <w:left w:val="none" w:sz="0" w:space="0" w:color="auto"/>
                <w:bottom w:val="none" w:sz="0" w:space="0" w:color="auto"/>
                <w:right w:val="none" w:sz="0" w:space="0" w:color="auto"/>
              </w:divBdr>
            </w:div>
            <w:div w:id="409621503">
              <w:marLeft w:val="0"/>
              <w:marRight w:val="0"/>
              <w:marTop w:val="0"/>
              <w:marBottom w:val="0"/>
              <w:divBdr>
                <w:top w:val="none" w:sz="0" w:space="0" w:color="auto"/>
                <w:left w:val="none" w:sz="0" w:space="0" w:color="auto"/>
                <w:bottom w:val="none" w:sz="0" w:space="0" w:color="auto"/>
                <w:right w:val="none" w:sz="0" w:space="0" w:color="auto"/>
              </w:divBdr>
            </w:div>
            <w:div w:id="411122381">
              <w:marLeft w:val="0"/>
              <w:marRight w:val="0"/>
              <w:marTop w:val="0"/>
              <w:marBottom w:val="0"/>
              <w:divBdr>
                <w:top w:val="none" w:sz="0" w:space="0" w:color="auto"/>
                <w:left w:val="none" w:sz="0" w:space="0" w:color="auto"/>
                <w:bottom w:val="none" w:sz="0" w:space="0" w:color="auto"/>
                <w:right w:val="none" w:sz="0" w:space="0" w:color="auto"/>
              </w:divBdr>
            </w:div>
            <w:div w:id="415638693">
              <w:marLeft w:val="0"/>
              <w:marRight w:val="0"/>
              <w:marTop w:val="0"/>
              <w:marBottom w:val="0"/>
              <w:divBdr>
                <w:top w:val="none" w:sz="0" w:space="0" w:color="auto"/>
                <w:left w:val="none" w:sz="0" w:space="0" w:color="auto"/>
                <w:bottom w:val="none" w:sz="0" w:space="0" w:color="auto"/>
                <w:right w:val="none" w:sz="0" w:space="0" w:color="auto"/>
              </w:divBdr>
            </w:div>
            <w:div w:id="419377707">
              <w:marLeft w:val="0"/>
              <w:marRight w:val="0"/>
              <w:marTop w:val="0"/>
              <w:marBottom w:val="0"/>
              <w:divBdr>
                <w:top w:val="none" w:sz="0" w:space="0" w:color="auto"/>
                <w:left w:val="none" w:sz="0" w:space="0" w:color="auto"/>
                <w:bottom w:val="none" w:sz="0" w:space="0" w:color="auto"/>
                <w:right w:val="none" w:sz="0" w:space="0" w:color="auto"/>
              </w:divBdr>
            </w:div>
            <w:div w:id="419832340">
              <w:marLeft w:val="0"/>
              <w:marRight w:val="0"/>
              <w:marTop w:val="0"/>
              <w:marBottom w:val="0"/>
              <w:divBdr>
                <w:top w:val="none" w:sz="0" w:space="0" w:color="auto"/>
                <w:left w:val="none" w:sz="0" w:space="0" w:color="auto"/>
                <w:bottom w:val="none" w:sz="0" w:space="0" w:color="auto"/>
                <w:right w:val="none" w:sz="0" w:space="0" w:color="auto"/>
              </w:divBdr>
            </w:div>
            <w:div w:id="422647132">
              <w:marLeft w:val="0"/>
              <w:marRight w:val="0"/>
              <w:marTop w:val="0"/>
              <w:marBottom w:val="0"/>
              <w:divBdr>
                <w:top w:val="none" w:sz="0" w:space="0" w:color="auto"/>
                <w:left w:val="none" w:sz="0" w:space="0" w:color="auto"/>
                <w:bottom w:val="none" w:sz="0" w:space="0" w:color="auto"/>
                <w:right w:val="none" w:sz="0" w:space="0" w:color="auto"/>
              </w:divBdr>
            </w:div>
            <w:div w:id="423380056">
              <w:marLeft w:val="0"/>
              <w:marRight w:val="0"/>
              <w:marTop w:val="0"/>
              <w:marBottom w:val="0"/>
              <w:divBdr>
                <w:top w:val="none" w:sz="0" w:space="0" w:color="auto"/>
                <w:left w:val="none" w:sz="0" w:space="0" w:color="auto"/>
                <w:bottom w:val="none" w:sz="0" w:space="0" w:color="auto"/>
                <w:right w:val="none" w:sz="0" w:space="0" w:color="auto"/>
              </w:divBdr>
            </w:div>
            <w:div w:id="426540305">
              <w:marLeft w:val="0"/>
              <w:marRight w:val="0"/>
              <w:marTop w:val="0"/>
              <w:marBottom w:val="0"/>
              <w:divBdr>
                <w:top w:val="none" w:sz="0" w:space="0" w:color="auto"/>
                <w:left w:val="none" w:sz="0" w:space="0" w:color="auto"/>
                <w:bottom w:val="none" w:sz="0" w:space="0" w:color="auto"/>
                <w:right w:val="none" w:sz="0" w:space="0" w:color="auto"/>
              </w:divBdr>
            </w:div>
            <w:div w:id="427124172">
              <w:marLeft w:val="0"/>
              <w:marRight w:val="0"/>
              <w:marTop w:val="0"/>
              <w:marBottom w:val="0"/>
              <w:divBdr>
                <w:top w:val="none" w:sz="0" w:space="0" w:color="auto"/>
                <w:left w:val="none" w:sz="0" w:space="0" w:color="auto"/>
                <w:bottom w:val="none" w:sz="0" w:space="0" w:color="auto"/>
                <w:right w:val="none" w:sz="0" w:space="0" w:color="auto"/>
              </w:divBdr>
            </w:div>
            <w:div w:id="427508138">
              <w:marLeft w:val="0"/>
              <w:marRight w:val="0"/>
              <w:marTop w:val="0"/>
              <w:marBottom w:val="0"/>
              <w:divBdr>
                <w:top w:val="none" w:sz="0" w:space="0" w:color="auto"/>
                <w:left w:val="none" w:sz="0" w:space="0" w:color="auto"/>
                <w:bottom w:val="none" w:sz="0" w:space="0" w:color="auto"/>
                <w:right w:val="none" w:sz="0" w:space="0" w:color="auto"/>
              </w:divBdr>
            </w:div>
            <w:div w:id="433987033">
              <w:marLeft w:val="0"/>
              <w:marRight w:val="0"/>
              <w:marTop w:val="0"/>
              <w:marBottom w:val="0"/>
              <w:divBdr>
                <w:top w:val="none" w:sz="0" w:space="0" w:color="auto"/>
                <w:left w:val="none" w:sz="0" w:space="0" w:color="auto"/>
                <w:bottom w:val="none" w:sz="0" w:space="0" w:color="auto"/>
                <w:right w:val="none" w:sz="0" w:space="0" w:color="auto"/>
              </w:divBdr>
            </w:div>
            <w:div w:id="436943707">
              <w:marLeft w:val="0"/>
              <w:marRight w:val="0"/>
              <w:marTop w:val="0"/>
              <w:marBottom w:val="0"/>
              <w:divBdr>
                <w:top w:val="none" w:sz="0" w:space="0" w:color="auto"/>
                <w:left w:val="none" w:sz="0" w:space="0" w:color="auto"/>
                <w:bottom w:val="none" w:sz="0" w:space="0" w:color="auto"/>
                <w:right w:val="none" w:sz="0" w:space="0" w:color="auto"/>
              </w:divBdr>
            </w:div>
            <w:div w:id="437650231">
              <w:marLeft w:val="0"/>
              <w:marRight w:val="0"/>
              <w:marTop w:val="0"/>
              <w:marBottom w:val="0"/>
              <w:divBdr>
                <w:top w:val="none" w:sz="0" w:space="0" w:color="auto"/>
                <w:left w:val="none" w:sz="0" w:space="0" w:color="auto"/>
                <w:bottom w:val="none" w:sz="0" w:space="0" w:color="auto"/>
                <w:right w:val="none" w:sz="0" w:space="0" w:color="auto"/>
              </w:divBdr>
            </w:div>
            <w:div w:id="437719645">
              <w:marLeft w:val="0"/>
              <w:marRight w:val="0"/>
              <w:marTop w:val="0"/>
              <w:marBottom w:val="0"/>
              <w:divBdr>
                <w:top w:val="none" w:sz="0" w:space="0" w:color="auto"/>
                <w:left w:val="none" w:sz="0" w:space="0" w:color="auto"/>
                <w:bottom w:val="none" w:sz="0" w:space="0" w:color="auto"/>
                <w:right w:val="none" w:sz="0" w:space="0" w:color="auto"/>
              </w:divBdr>
            </w:div>
            <w:div w:id="437799934">
              <w:marLeft w:val="0"/>
              <w:marRight w:val="0"/>
              <w:marTop w:val="0"/>
              <w:marBottom w:val="0"/>
              <w:divBdr>
                <w:top w:val="none" w:sz="0" w:space="0" w:color="auto"/>
                <w:left w:val="none" w:sz="0" w:space="0" w:color="auto"/>
                <w:bottom w:val="none" w:sz="0" w:space="0" w:color="auto"/>
                <w:right w:val="none" w:sz="0" w:space="0" w:color="auto"/>
              </w:divBdr>
            </w:div>
            <w:div w:id="437801387">
              <w:marLeft w:val="0"/>
              <w:marRight w:val="0"/>
              <w:marTop w:val="0"/>
              <w:marBottom w:val="0"/>
              <w:divBdr>
                <w:top w:val="none" w:sz="0" w:space="0" w:color="auto"/>
                <w:left w:val="none" w:sz="0" w:space="0" w:color="auto"/>
                <w:bottom w:val="none" w:sz="0" w:space="0" w:color="auto"/>
                <w:right w:val="none" w:sz="0" w:space="0" w:color="auto"/>
              </w:divBdr>
            </w:div>
            <w:div w:id="438457157">
              <w:marLeft w:val="0"/>
              <w:marRight w:val="0"/>
              <w:marTop w:val="0"/>
              <w:marBottom w:val="0"/>
              <w:divBdr>
                <w:top w:val="none" w:sz="0" w:space="0" w:color="auto"/>
                <w:left w:val="none" w:sz="0" w:space="0" w:color="auto"/>
                <w:bottom w:val="none" w:sz="0" w:space="0" w:color="auto"/>
                <w:right w:val="none" w:sz="0" w:space="0" w:color="auto"/>
              </w:divBdr>
            </w:div>
            <w:div w:id="438992857">
              <w:marLeft w:val="0"/>
              <w:marRight w:val="0"/>
              <w:marTop w:val="0"/>
              <w:marBottom w:val="0"/>
              <w:divBdr>
                <w:top w:val="none" w:sz="0" w:space="0" w:color="auto"/>
                <w:left w:val="none" w:sz="0" w:space="0" w:color="auto"/>
                <w:bottom w:val="none" w:sz="0" w:space="0" w:color="auto"/>
                <w:right w:val="none" w:sz="0" w:space="0" w:color="auto"/>
              </w:divBdr>
            </w:div>
            <w:div w:id="439110917">
              <w:marLeft w:val="0"/>
              <w:marRight w:val="0"/>
              <w:marTop w:val="0"/>
              <w:marBottom w:val="0"/>
              <w:divBdr>
                <w:top w:val="none" w:sz="0" w:space="0" w:color="auto"/>
                <w:left w:val="none" w:sz="0" w:space="0" w:color="auto"/>
                <w:bottom w:val="none" w:sz="0" w:space="0" w:color="auto"/>
                <w:right w:val="none" w:sz="0" w:space="0" w:color="auto"/>
              </w:divBdr>
            </w:div>
            <w:div w:id="439303495">
              <w:marLeft w:val="0"/>
              <w:marRight w:val="0"/>
              <w:marTop w:val="0"/>
              <w:marBottom w:val="0"/>
              <w:divBdr>
                <w:top w:val="none" w:sz="0" w:space="0" w:color="auto"/>
                <w:left w:val="none" w:sz="0" w:space="0" w:color="auto"/>
                <w:bottom w:val="none" w:sz="0" w:space="0" w:color="auto"/>
                <w:right w:val="none" w:sz="0" w:space="0" w:color="auto"/>
              </w:divBdr>
            </w:div>
            <w:div w:id="439683765">
              <w:marLeft w:val="0"/>
              <w:marRight w:val="0"/>
              <w:marTop w:val="0"/>
              <w:marBottom w:val="0"/>
              <w:divBdr>
                <w:top w:val="none" w:sz="0" w:space="0" w:color="auto"/>
                <w:left w:val="none" w:sz="0" w:space="0" w:color="auto"/>
                <w:bottom w:val="none" w:sz="0" w:space="0" w:color="auto"/>
                <w:right w:val="none" w:sz="0" w:space="0" w:color="auto"/>
              </w:divBdr>
            </w:div>
            <w:div w:id="442263306">
              <w:marLeft w:val="0"/>
              <w:marRight w:val="0"/>
              <w:marTop w:val="0"/>
              <w:marBottom w:val="0"/>
              <w:divBdr>
                <w:top w:val="none" w:sz="0" w:space="0" w:color="auto"/>
                <w:left w:val="none" w:sz="0" w:space="0" w:color="auto"/>
                <w:bottom w:val="none" w:sz="0" w:space="0" w:color="auto"/>
                <w:right w:val="none" w:sz="0" w:space="0" w:color="auto"/>
              </w:divBdr>
            </w:div>
            <w:div w:id="445121426">
              <w:marLeft w:val="0"/>
              <w:marRight w:val="0"/>
              <w:marTop w:val="0"/>
              <w:marBottom w:val="0"/>
              <w:divBdr>
                <w:top w:val="none" w:sz="0" w:space="0" w:color="auto"/>
                <w:left w:val="none" w:sz="0" w:space="0" w:color="auto"/>
                <w:bottom w:val="none" w:sz="0" w:space="0" w:color="auto"/>
                <w:right w:val="none" w:sz="0" w:space="0" w:color="auto"/>
              </w:divBdr>
            </w:div>
            <w:div w:id="445779312">
              <w:marLeft w:val="0"/>
              <w:marRight w:val="0"/>
              <w:marTop w:val="0"/>
              <w:marBottom w:val="0"/>
              <w:divBdr>
                <w:top w:val="none" w:sz="0" w:space="0" w:color="auto"/>
                <w:left w:val="none" w:sz="0" w:space="0" w:color="auto"/>
                <w:bottom w:val="none" w:sz="0" w:space="0" w:color="auto"/>
                <w:right w:val="none" w:sz="0" w:space="0" w:color="auto"/>
              </w:divBdr>
            </w:div>
            <w:div w:id="452402765">
              <w:marLeft w:val="0"/>
              <w:marRight w:val="0"/>
              <w:marTop w:val="0"/>
              <w:marBottom w:val="0"/>
              <w:divBdr>
                <w:top w:val="none" w:sz="0" w:space="0" w:color="auto"/>
                <w:left w:val="none" w:sz="0" w:space="0" w:color="auto"/>
                <w:bottom w:val="none" w:sz="0" w:space="0" w:color="auto"/>
                <w:right w:val="none" w:sz="0" w:space="0" w:color="auto"/>
              </w:divBdr>
            </w:div>
            <w:div w:id="453015556">
              <w:marLeft w:val="0"/>
              <w:marRight w:val="0"/>
              <w:marTop w:val="0"/>
              <w:marBottom w:val="0"/>
              <w:divBdr>
                <w:top w:val="none" w:sz="0" w:space="0" w:color="auto"/>
                <w:left w:val="none" w:sz="0" w:space="0" w:color="auto"/>
                <w:bottom w:val="none" w:sz="0" w:space="0" w:color="auto"/>
                <w:right w:val="none" w:sz="0" w:space="0" w:color="auto"/>
              </w:divBdr>
            </w:div>
            <w:div w:id="454060712">
              <w:marLeft w:val="0"/>
              <w:marRight w:val="0"/>
              <w:marTop w:val="0"/>
              <w:marBottom w:val="0"/>
              <w:divBdr>
                <w:top w:val="none" w:sz="0" w:space="0" w:color="auto"/>
                <w:left w:val="none" w:sz="0" w:space="0" w:color="auto"/>
                <w:bottom w:val="none" w:sz="0" w:space="0" w:color="auto"/>
                <w:right w:val="none" w:sz="0" w:space="0" w:color="auto"/>
              </w:divBdr>
            </w:div>
            <w:div w:id="459347309">
              <w:marLeft w:val="0"/>
              <w:marRight w:val="0"/>
              <w:marTop w:val="0"/>
              <w:marBottom w:val="0"/>
              <w:divBdr>
                <w:top w:val="none" w:sz="0" w:space="0" w:color="auto"/>
                <w:left w:val="none" w:sz="0" w:space="0" w:color="auto"/>
                <w:bottom w:val="none" w:sz="0" w:space="0" w:color="auto"/>
                <w:right w:val="none" w:sz="0" w:space="0" w:color="auto"/>
              </w:divBdr>
            </w:div>
            <w:div w:id="459809824">
              <w:marLeft w:val="0"/>
              <w:marRight w:val="0"/>
              <w:marTop w:val="0"/>
              <w:marBottom w:val="0"/>
              <w:divBdr>
                <w:top w:val="none" w:sz="0" w:space="0" w:color="auto"/>
                <w:left w:val="none" w:sz="0" w:space="0" w:color="auto"/>
                <w:bottom w:val="none" w:sz="0" w:space="0" w:color="auto"/>
                <w:right w:val="none" w:sz="0" w:space="0" w:color="auto"/>
              </w:divBdr>
            </w:div>
            <w:div w:id="462188533">
              <w:marLeft w:val="0"/>
              <w:marRight w:val="0"/>
              <w:marTop w:val="0"/>
              <w:marBottom w:val="0"/>
              <w:divBdr>
                <w:top w:val="none" w:sz="0" w:space="0" w:color="auto"/>
                <w:left w:val="none" w:sz="0" w:space="0" w:color="auto"/>
                <w:bottom w:val="none" w:sz="0" w:space="0" w:color="auto"/>
                <w:right w:val="none" w:sz="0" w:space="0" w:color="auto"/>
              </w:divBdr>
            </w:div>
            <w:div w:id="462576572">
              <w:marLeft w:val="0"/>
              <w:marRight w:val="0"/>
              <w:marTop w:val="0"/>
              <w:marBottom w:val="0"/>
              <w:divBdr>
                <w:top w:val="none" w:sz="0" w:space="0" w:color="auto"/>
                <w:left w:val="none" w:sz="0" w:space="0" w:color="auto"/>
                <w:bottom w:val="none" w:sz="0" w:space="0" w:color="auto"/>
                <w:right w:val="none" w:sz="0" w:space="0" w:color="auto"/>
              </w:divBdr>
            </w:div>
            <w:div w:id="462890099">
              <w:marLeft w:val="0"/>
              <w:marRight w:val="0"/>
              <w:marTop w:val="0"/>
              <w:marBottom w:val="0"/>
              <w:divBdr>
                <w:top w:val="none" w:sz="0" w:space="0" w:color="auto"/>
                <w:left w:val="none" w:sz="0" w:space="0" w:color="auto"/>
                <w:bottom w:val="none" w:sz="0" w:space="0" w:color="auto"/>
                <w:right w:val="none" w:sz="0" w:space="0" w:color="auto"/>
              </w:divBdr>
            </w:div>
            <w:div w:id="463279245">
              <w:marLeft w:val="0"/>
              <w:marRight w:val="0"/>
              <w:marTop w:val="0"/>
              <w:marBottom w:val="0"/>
              <w:divBdr>
                <w:top w:val="none" w:sz="0" w:space="0" w:color="auto"/>
                <w:left w:val="none" w:sz="0" w:space="0" w:color="auto"/>
                <w:bottom w:val="none" w:sz="0" w:space="0" w:color="auto"/>
                <w:right w:val="none" w:sz="0" w:space="0" w:color="auto"/>
              </w:divBdr>
            </w:div>
            <w:div w:id="464473642">
              <w:marLeft w:val="0"/>
              <w:marRight w:val="0"/>
              <w:marTop w:val="0"/>
              <w:marBottom w:val="0"/>
              <w:divBdr>
                <w:top w:val="none" w:sz="0" w:space="0" w:color="auto"/>
                <w:left w:val="none" w:sz="0" w:space="0" w:color="auto"/>
                <w:bottom w:val="none" w:sz="0" w:space="0" w:color="auto"/>
                <w:right w:val="none" w:sz="0" w:space="0" w:color="auto"/>
              </w:divBdr>
            </w:div>
            <w:div w:id="464660066">
              <w:marLeft w:val="0"/>
              <w:marRight w:val="0"/>
              <w:marTop w:val="0"/>
              <w:marBottom w:val="0"/>
              <w:divBdr>
                <w:top w:val="none" w:sz="0" w:space="0" w:color="auto"/>
                <w:left w:val="none" w:sz="0" w:space="0" w:color="auto"/>
                <w:bottom w:val="none" w:sz="0" w:space="0" w:color="auto"/>
                <w:right w:val="none" w:sz="0" w:space="0" w:color="auto"/>
              </w:divBdr>
            </w:div>
            <w:div w:id="465859071">
              <w:marLeft w:val="0"/>
              <w:marRight w:val="0"/>
              <w:marTop w:val="0"/>
              <w:marBottom w:val="0"/>
              <w:divBdr>
                <w:top w:val="none" w:sz="0" w:space="0" w:color="auto"/>
                <w:left w:val="none" w:sz="0" w:space="0" w:color="auto"/>
                <w:bottom w:val="none" w:sz="0" w:space="0" w:color="auto"/>
                <w:right w:val="none" w:sz="0" w:space="0" w:color="auto"/>
              </w:divBdr>
            </w:div>
            <w:div w:id="468087706">
              <w:marLeft w:val="0"/>
              <w:marRight w:val="0"/>
              <w:marTop w:val="0"/>
              <w:marBottom w:val="0"/>
              <w:divBdr>
                <w:top w:val="none" w:sz="0" w:space="0" w:color="auto"/>
                <w:left w:val="none" w:sz="0" w:space="0" w:color="auto"/>
                <w:bottom w:val="none" w:sz="0" w:space="0" w:color="auto"/>
                <w:right w:val="none" w:sz="0" w:space="0" w:color="auto"/>
              </w:divBdr>
            </w:div>
            <w:div w:id="470366493">
              <w:marLeft w:val="0"/>
              <w:marRight w:val="0"/>
              <w:marTop w:val="0"/>
              <w:marBottom w:val="0"/>
              <w:divBdr>
                <w:top w:val="none" w:sz="0" w:space="0" w:color="auto"/>
                <w:left w:val="none" w:sz="0" w:space="0" w:color="auto"/>
                <w:bottom w:val="none" w:sz="0" w:space="0" w:color="auto"/>
                <w:right w:val="none" w:sz="0" w:space="0" w:color="auto"/>
              </w:divBdr>
            </w:div>
            <w:div w:id="470833012">
              <w:marLeft w:val="0"/>
              <w:marRight w:val="0"/>
              <w:marTop w:val="0"/>
              <w:marBottom w:val="0"/>
              <w:divBdr>
                <w:top w:val="none" w:sz="0" w:space="0" w:color="auto"/>
                <w:left w:val="none" w:sz="0" w:space="0" w:color="auto"/>
                <w:bottom w:val="none" w:sz="0" w:space="0" w:color="auto"/>
                <w:right w:val="none" w:sz="0" w:space="0" w:color="auto"/>
              </w:divBdr>
            </w:div>
            <w:div w:id="472792376">
              <w:marLeft w:val="0"/>
              <w:marRight w:val="0"/>
              <w:marTop w:val="0"/>
              <w:marBottom w:val="0"/>
              <w:divBdr>
                <w:top w:val="none" w:sz="0" w:space="0" w:color="auto"/>
                <w:left w:val="none" w:sz="0" w:space="0" w:color="auto"/>
                <w:bottom w:val="none" w:sz="0" w:space="0" w:color="auto"/>
                <w:right w:val="none" w:sz="0" w:space="0" w:color="auto"/>
              </w:divBdr>
            </w:div>
            <w:div w:id="476072754">
              <w:marLeft w:val="0"/>
              <w:marRight w:val="0"/>
              <w:marTop w:val="0"/>
              <w:marBottom w:val="0"/>
              <w:divBdr>
                <w:top w:val="none" w:sz="0" w:space="0" w:color="auto"/>
                <w:left w:val="none" w:sz="0" w:space="0" w:color="auto"/>
                <w:bottom w:val="none" w:sz="0" w:space="0" w:color="auto"/>
                <w:right w:val="none" w:sz="0" w:space="0" w:color="auto"/>
              </w:divBdr>
            </w:div>
            <w:div w:id="477692043">
              <w:marLeft w:val="0"/>
              <w:marRight w:val="0"/>
              <w:marTop w:val="0"/>
              <w:marBottom w:val="0"/>
              <w:divBdr>
                <w:top w:val="none" w:sz="0" w:space="0" w:color="auto"/>
                <w:left w:val="none" w:sz="0" w:space="0" w:color="auto"/>
                <w:bottom w:val="none" w:sz="0" w:space="0" w:color="auto"/>
                <w:right w:val="none" w:sz="0" w:space="0" w:color="auto"/>
              </w:divBdr>
            </w:div>
            <w:div w:id="478697218">
              <w:marLeft w:val="0"/>
              <w:marRight w:val="0"/>
              <w:marTop w:val="0"/>
              <w:marBottom w:val="0"/>
              <w:divBdr>
                <w:top w:val="none" w:sz="0" w:space="0" w:color="auto"/>
                <w:left w:val="none" w:sz="0" w:space="0" w:color="auto"/>
                <w:bottom w:val="none" w:sz="0" w:space="0" w:color="auto"/>
                <w:right w:val="none" w:sz="0" w:space="0" w:color="auto"/>
              </w:divBdr>
            </w:div>
            <w:div w:id="480149327">
              <w:marLeft w:val="0"/>
              <w:marRight w:val="0"/>
              <w:marTop w:val="0"/>
              <w:marBottom w:val="0"/>
              <w:divBdr>
                <w:top w:val="none" w:sz="0" w:space="0" w:color="auto"/>
                <w:left w:val="none" w:sz="0" w:space="0" w:color="auto"/>
                <w:bottom w:val="none" w:sz="0" w:space="0" w:color="auto"/>
                <w:right w:val="none" w:sz="0" w:space="0" w:color="auto"/>
              </w:divBdr>
            </w:div>
            <w:div w:id="482232571">
              <w:marLeft w:val="0"/>
              <w:marRight w:val="0"/>
              <w:marTop w:val="0"/>
              <w:marBottom w:val="0"/>
              <w:divBdr>
                <w:top w:val="none" w:sz="0" w:space="0" w:color="auto"/>
                <w:left w:val="none" w:sz="0" w:space="0" w:color="auto"/>
                <w:bottom w:val="none" w:sz="0" w:space="0" w:color="auto"/>
                <w:right w:val="none" w:sz="0" w:space="0" w:color="auto"/>
              </w:divBdr>
              <w:divsChild>
                <w:div w:id="50079971">
                  <w:marLeft w:val="0"/>
                  <w:marRight w:val="0"/>
                  <w:marTop w:val="0"/>
                  <w:marBottom w:val="0"/>
                  <w:divBdr>
                    <w:top w:val="none" w:sz="0" w:space="0" w:color="auto"/>
                    <w:left w:val="none" w:sz="0" w:space="0" w:color="auto"/>
                    <w:bottom w:val="none" w:sz="0" w:space="0" w:color="auto"/>
                    <w:right w:val="none" w:sz="0" w:space="0" w:color="auto"/>
                  </w:divBdr>
                </w:div>
                <w:div w:id="571235478">
                  <w:marLeft w:val="0"/>
                  <w:marRight w:val="0"/>
                  <w:marTop w:val="0"/>
                  <w:marBottom w:val="0"/>
                  <w:divBdr>
                    <w:top w:val="none" w:sz="0" w:space="0" w:color="auto"/>
                    <w:left w:val="none" w:sz="0" w:space="0" w:color="auto"/>
                    <w:bottom w:val="none" w:sz="0" w:space="0" w:color="auto"/>
                    <w:right w:val="none" w:sz="0" w:space="0" w:color="auto"/>
                  </w:divBdr>
                </w:div>
                <w:div w:id="699086622">
                  <w:marLeft w:val="0"/>
                  <w:marRight w:val="0"/>
                  <w:marTop w:val="0"/>
                  <w:marBottom w:val="0"/>
                  <w:divBdr>
                    <w:top w:val="none" w:sz="0" w:space="0" w:color="auto"/>
                    <w:left w:val="none" w:sz="0" w:space="0" w:color="auto"/>
                    <w:bottom w:val="none" w:sz="0" w:space="0" w:color="auto"/>
                    <w:right w:val="none" w:sz="0" w:space="0" w:color="auto"/>
                  </w:divBdr>
                </w:div>
                <w:div w:id="1655716824">
                  <w:marLeft w:val="0"/>
                  <w:marRight w:val="0"/>
                  <w:marTop w:val="0"/>
                  <w:marBottom w:val="0"/>
                  <w:divBdr>
                    <w:top w:val="none" w:sz="0" w:space="0" w:color="auto"/>
                    <w:left w:val="none" w:sz="0" w:space="0" w:color="auto"/>
                    <w:bottom w:val="none" w:sz="0" w:space="0" w:color="auto"/>
                    <w:right w:val="none" w:sz="0" w:space="0" w:color="auto"/>
                  </w:divBdr>
                </w:div>
                <w:div w:id="1697538599">
                  <w:marLeft w:val="0"/>
                  <w:marRight w:val="0"/>
                  <w:marTop w:val="0"/>
                  <w:marBottom w:val="0"/>
                  <w:divBdr>
                    <w:top w:val="none" w:sz="0" w:space="0" w:color="auto"/>
                    <w:left w:val="none" w:sz="0" w:space="0" w:color="auto"/>
                    <w:bottom w:val="none" w:sz="0" w:space="0" w:color="auto"/>
                    <w:right w:val="none" w:sz="0" w:space="0" w:color="auto"/>
                  </w:divBdr>
                </w:div>
                <w:div w:id="2011450017">
                  <w:marLeft w:val="0"/>
                  <w:marRight w:val="0"/>
                  <w:marTop w:val="0"/>
                  <w:marBottom w:val="0"/>
                  <w:divBdr>
                    <w:top w:val="none" w:sz="0" w:space="0" w:color="auto"/>
                    <w:left w:val="none" w:sz="0" w:space="0" w:color="auto"/>
                    <w:bottom w:val="none" w:sz="0" w:space="0" w:color="auto"/>
                    <w:right w:val="none" w:sz="0" w:space="0" w:color="auto"/>
                  </w:divBdr>
                </w:div>
              </w:divsChild>
            </w:div>
            <w:div w:id="483818472">
              <w:marLeft w:val="0"/>
              <w:marRight w:val="0"/>
              <w:marTop w:val="0"/>
              <w:marBottom w:val="0"/>
              <w:divBdr>
                <w:top w:val="none" w:sz="0" w:space="0" w:color="auto"/>
                <w:left w:val="none" w:sz="0" w:space="0" w:color="auto"/>
                <w:bottom w:val="none" w:sz="0" w:space="0" w:color="auto"/>
                <w:right w:val="none" w:sz="0" w:space="0" w:color="auto"/>
              </w:divBdr>
            </w:div>
            <w:div w:id="484468765">
              <w:marLeft w:val="0"/>
              <w:marRight w:val="0"/>
              <w:marTop w:val="0"/>
              <w:marBottom w:val="0"/>
              <w:divBdr>
                <w:top w:val="none" w:sz="0" w:space="0" w:color="auto"/>
                <w:left w:val="none" w:sz="0" w:space="0" w:color="auto"/>
                <w:bottom w:val="none" w:sz="0" w:space="0" w:color="auto"/>
                <w:right w:val="none" w:sz="0" w:space="0" w:color="auto"/>
              </w:divBdr>
            </w:div>
            <w:div w:id="484855213">
              <w:marLeft w:val="0"/>
              <w:marRight w:val="0"/>
              <w:marTop w:val="0"/>
              <w:marBottom w:val="0"/>
              <w:divBdr>
                <w:top w:val="none" w:sz="0" w:space="0" w:color="auto"/>
                <w:left w:val="none" w:sz="0" w:space="0" w:color="auto"/>
                <w:bottom w:val="none" w:sz="0" w:space="0" w:color="auto"/>
                <w:right w:val="none" w:sz="0" w:space="0" w:color="auto"/>
              </w:divBdr>
            </w:div>
            <w:div w:id="484974470">
              <w:marLeft w:val="0"/>
              <w:marRight w:val="0"/>
              <w:marTop w:val="0"/>
              <w:marBottom w:val="0"/>
              <w:divBdr>
                <w:top w:val="none" w:sz="0" w:space="0" w:color="auto"/>
                <w:left w:val="none" w:sz="0" w:space="0" w:color="auto"/>
                <w:bottom w:val="none" w:sz="0" w:space="0" w:color="auto"/>
                <w:right w:val="none" w:sz="0" w:space="0" w:color="auto"/>
              </w:divBdr>
            </w:div>
            <w:div w:id="485127028">
              <w:marLeft w:val="0"/>
              <w:marRight w:val="0"/>
              <w:marTop w:val="0"/>
              <w:marBottom w:val="0"/>
              <w:divBdr>
                <w:top w:val="none" w:sz="0" w:space="0" w:color="auto"/>
                <w:left w:val="none" w:sz="0" w:space="0" w:color="auto"/>
                <w:bottom w:val="none" w:sz="0" w:space="0" w:color="auto"/>
                <w:right w:val="none" w:sz="0" w:space="0" w:color="auto"/>
              </w:divBdr>
            </w:div>
            <w:div w:id="485168460">
              <w:marLeft w:val="0"/>
              <w:marRight w:val="0"/>
              <w:marTop w:val="0"/>
              <w:marBottom w:val="0"/>
              <w:divBdr>
                <w:top w:val="none" w:sz="0" w:space="0" w:color="auto"/>
                <w:left w:val="none" w:sz="0" w:space="0" w:color="auto"/>
                <w:bottom w:val="none" w:sz="0" w:space="0" w:color="auto"/>
                <w:right w:val="none" w:sz="0" w:space="0" w:color="auto"/>
              </w:divBdr>
            </w:div>
            <w:div w:id="490023274">
              <w:marLeft w:val="0"/>
              <w:marRight w:val="0"/>
              <w:marTop w:val="0"/>
              <w:marBottom w:val="0"/>
              <w:divBdr>
                <w:top w:val="none" w:sz="0" w:space="0" w:color="auto"/>
                <w:left w:val="none" w:sz="0" w:space="0" w:color="auto"/>
                <w:bottom w:val="none" w:sz="0" w:space="0" w:color="auto"/>
                <w:right w:val="none" w:sz="0" w:space="0" w:color="auto"/>
              </w:divBdr>
            </w:div>
            <w:div w:id="492187133">
              <w:marLeft w:val="0"/>
              <w:marRight w:val="0"/>
              <w:marTop w:val="0"/>
              <w:marBottom w:val="0"/>
              <w:divBdr>
                <w:top w:val="none" w:sz="0" w:space="0" w:color="auto"/>
                <w:left w:val="none" w:sz="0" w:space="0" w:color="auto"/>
                <w:bottom w:val="none" w:sz="0" w:space="0" w:color="auto"/>
                <w:right w:val="none" w:sz="0" w:space="0" w:color="auto"/>
              </w:divBdr>
            </w:div>
            <w:div w:id="494421855">
              <w:marLeft w:val="0"/>
              <w:marRight w:val="0"/>
              <w:marTop w:val="0"/>
              <w:marBottom w:val="0"/>
              <w:divBdr>
                <w:top w:val="none" w:sz="0" w:space="0" w:color="auto"/>
                <w:left w:val="none" w:sz="0" w:space="0" w:color="auto"/>
                <w:bottom w:val="none" w:sz="0" w:space="0" w:color="auto"/>
                <w:right w:val="none" w:sz="0" w:space="0" w:color="auto"/>
              </w:divBdr>
            </w:div>
            <w:div w:id="496961052">
              <w:marLeft w:val="0"/>
              <w:marRight w:val="0"/>
              <w:marTop w:val="0"/>
              <w:marBottom w:val="0"/>
              <w:divBdr>
                <w:top w:val="none" w:sz="0" w:space="0" w:color="auto"/>
                <w:left w:val="none" w:sz="0" w:space="0" w:color="auto"/>
                <w:bottom w:val="none" w:sz="0" w:space="0" w:color="auto"/>
                <w:right w:val="none" w:sz="0" w:space="0" w:color="auto"/>
              </w:divBdr>
            </w:div>
            <w:div w:id="497698838">
              <w:marLeft w:val="0"/>
              <w:marRight w:val="0"/>
              <w:marTop w:val="0"/>
              <w:marBottom w:val="0"/>
              <w:divBdr>
                <w:top w:val="none" w:sz="0" w:space="0" w:color="auto"/>
                <w:left w:val="none" w:sz="0" w:space="0" w:color="auto"/>
                <w:bottom w:val="none" w:sz="0" w:space="0" w:color="auto"/>
                <w:right w:val="none" w:sz="0" w:space="0" w:color="auto"/>
              </w:divBdr>
            </w:div>
            <w:div w:id="498542393">
              <w:marLeft w:val="0"/>
              <w:marRight w:val="0"/>
              <w:marTop w:val="0"/>
              <w:marBottom w:val="0"/>
              <w:divBdr>
                <w:top w:val="none" w:sz="0" w:space="0" w:color="auto"/>
                <w:left w:val="none" w:sz="0" w:space="0" w:color="auto"/>
                <w:bottom w:val="none" w:sz="0" w:space="0" w:color="auto"/>
                <w:right w:val="none" w:sz="0" w:space="0" w:color="auto"/>
              </w:divBdr>
            </w:div>
            <w:div w:id="502277640">
              <w:marLeft w:val="0"/>
              <w:marRight w:val="0"/>
              <w:marTop w:val="0"/>
              <w:marBottom w:val="0"/>
              <w:divBdr>
                <w:top w:val="none" w:sz="0" w:space="0" w:color="auto"/>
                <w:left w:val="none" w:sz="0" w:space="0" w:color="auto"/>
                <w:bottom w:val="none" w:sz="0" w:space="0" w:color="auto"/>
                <w:right w:val="none" w:sz="0" w:space="0" w:color="auto"/>
              </w:divBdr>
            </w:div>
            <w:div w:id="503474757">
              <w:marLeft w:val="0"/>
              <w:marRight w:val="0"/>
              <w:marTop w:val="0"/>
              <w:marBottom w:val="0"/>
              <w:divBdr>
                <w:top w:val="none" w:sz="0" w:space="0" w:color="auto"/>
                <w:left w:val="none" w:sz="0" w:space="0" w:color="auto"/>
                <w:bottom w:val="none" w:sz="0" w:space="0" w:color="auto"/>
                <w:right w:val="none" w:sz="0" w:space="0" w:color="auto"/>
              </w:divBdr>
            </w:div>
            <w:div w:id="504324282">
              <w:marLeft w:val="0"/>
              <w:marRight w:val="0"/>
              <w:marTop w:val="0"/>
              <w:marBottom w:val="0"/>
              <w:divBdr>
                <w:top w:val="none" w:sz="0" w:space="0" w:color="auto"/>
                <w:left w:val="none" w:sz="0" w:space="0" w:color="auto"/>
                <w:bottom w:val="none" w:sz="0" w:space="0" w:color="auto"/>
                <w:right w:val="none" w:sz="0" w:space="0" w:color="auto"/>
              </w:divBdr>
            </w:div>
            <w:div w:id="505097578">
              <w:marLeft w:val="0"/>
              <w:marRight w:val="0"/>
              <w:marTop w:val="0"/>
              <w:marBottom w:val="0"/>
              <w:divBdr>
                <w:top w:val="none" w:sz="0" w:space="0" w:color="auto"/>
                <w:left w:val="none" w:sz="0" w:space="0" w:color="auto"/>
                <w:bottom w:val="none" w:sz="0" w:space="0" w:color="auto"/>
                <w:right w:val="none" w:sz="0" w:space="0" w:color="auto"/>
              </w:divBdr>
            </w:div>
            <w:div w:id="509027399">
              <w:marLeft w:val="0"/>
              <w:marRight w:val="0"/>
              <w:marTop w:val="0"/>
              <w:marBottom w:val="0"/>
              <w:divBdr>
                <w:top w:val="none" w:sz="0" w:space="0" w:color="auto"/>
                <w:left w:val="none" w:sz="0" w:space="0" w:color="auto"/>
                <w:bottom w:val="none" w:sz="0" w:space="0" w:color="auto"/>
                <w:right w:val="none" w:sz="0" w:space="0" w:color="auto"/>
              </w:divBdr>
            </w:div>
            <w:div w:id="513108828">
              <w:marLeft w:val="0"/>
              <w:marRight w:val="0"/>
              <w:marTop w:val="0"/>
              <w:marBottom w:val="0"/>
              <w:divBdr>
                <w:top w:val="none" w:sz="0" w:space="0" w:color="auto"/>
                <w:left w:val="none" w:sz="0" w:space="0" w:color="auto"/>
                <w:bottom w:val="none" w:sz="0" w:space="0" w:color="auto"/>
                <w:right w:val="none" w:sz="0" w:space="0" w:color="auto"/>
              </w:divBdr>
            </w:div>
            <w:div w:id="514267684">
              <w:marLeft w:val="0"/>
              <w:marRight w:val="0"/>
              <w:marTop w:val="0"/>
              <w:marBottom w:val="0"/>
              <w:divBdr>
                <w:top w:val="none" w:sz="0" w:space="0" w:color="auto"/>
                <w:left w:val="none" w:sz="0" w:space="0" w:color="auto"/>
                <w:bottom w:val="none" w:sz="0" w:space="0" w:color="auto"/>
                <w:right w:val="none" w:sz="0" w:space="0" w:color="auto"/>
              </w:divBdr>
            </w:div>
            <w:div w:id="515654127">
              <w:marLeft w:val="0"/>
              <w:marRight w:val="0"/>
              <w:marTop w:val="0"/>
              <w:marBottom w:val="0"/>
              <w:divBdr>
                <w:top w:val="none" w:sz="0" w:space="0" w:color="auto"/>
                <w:left w:val="none" w:sz="0" w:space="0" w:color="auto"/>
                <w:bottom w:val="none" w:sz="0" w:space="0" w:color="auto"/>
                <w:right w:val="none" w:sz="0" w:space="0" w:color="auto"/>
              </w:divBdr>
            </w:div>
            <w:div w:id="520320328">
              <w:marLeft w:val="0"/>
              <w:marRight w:val="0"/>
              <w:marTop w:val="0"/>
              <w:marBottom w:val="0"/>
              <w:divBdr>
                <w:top w:val="none" w:sz="0" w:space="0" w:color="auto"/>
                <w:left w:val="none" w:sz="0" w:space="0" w:color="auto"/>
                <w:bottom w:val="none" w:sz="0" w:space="0" w:color="auto"/>
                <w:right w:val="none" w:sz="0" w:space="0" w:color="auto"/>
              </w:divBdr>
            </w:div>
            <w:div w:id="520512462">
              <w:marLeft w:val="0"/>
              <w:marRight w:val="0"/>
              <w:marTop w:val="0"/>
              <w:marBottom w:val="0"/>
              <w:divBdr>
                <w:top w:val="none" w:sz="0" w:space="0" w:color="auto"/>
                <w:left w:val="none" w:sz="0" w:space="0" w:color="auto"/>
                <w:bottom w:val="none" w:sz="0" w:space="0" w:color="auto"/>
                <w:right w:val="none" w:sz="0" w:space="0" w:color="auto"/>
              </w:divBdr>
            </w:div>
            <w:div w:id="520777260">
              <w:marLeft w:val="0"/>
              <w:marRight w:val="0"/>
              <w:marTop w:val="0"/>
              <w:marBottom w:val="0"/>
              <w:divBdr>
                <w:top w:val="none" w:sz="0" w:space="0" w:color="auto"/>
                <w:left w:val="none" w:sz="0" w:space="0" w:color="auto"/>
                <w:bottom w:val="none" w:sz="0" w:space="0" w:color="auto"/>
                <w:right w:val="none" w:sz="0" w:space="0" w:color="auto"/>
              </w:divBdr>
            </w:div>
            <w:div w:id="524174219">
              <w:marLeft w:val="0"/>
              <w:marRight w:val="0"/>
              <w:marTop w:val="0"/>
              <w:marBottom w:val="0"/>
              <w:divBdr>
                <w:top w:val="none" w:sz="0" w:space="0" w:color="auto"/>
                <w:left w:val="none" w:sz="0" w:space="0" w:color="auto"/>
                <w:bottom w:val="none" w:sz="0" w:space="0" w:color="auto"/>
                <w:right w:val="none" w:sz="0" w:space="0" w:color="auto"/>
              </w:divBdr>
            </w:div>
            <w:div w:id="524439911">
              <w:marLeft w:val="0"/>
              <w:marRight w:val="0"/>
              <w:marTop w:val="0"/>
              <w:marBottom w:val="0"/>
              <w:divBdr>
                <w:top w:val="none" w:sz="0" w:space="0" w:color="auto"/>
                <w:left w:val="none" w:sz="0" w:space="0" w:color="auto"/>
                <w:bottom w:val="none" w:sz="0" w:space="0" w:color="auto"/>
                <w:right w:val="none" w:sz="0" w:space="0" w:color="auto"/>
              </w:divBdr>
            </w:div>
            <w:div w:id="530730573">
              <w:marLeft w:val="0"/>
              <w:marRight w:val="0"/>
              <w:marTop w:val="0"/>
              <w:marBottom w:val="0"/>
              <w:divBdr>
                <w:top w:val="none" w:sz="0" w:space="0" w:color="auto"/>
                <w:left w:val="none" w:sz="0" w:space="0" w:color="auto"/>
                <w:bottom w:val="none" w:sz="0" w:space="0" w:color="auto"/>
                <w:right w:val="none" w:sz="0" w:space="0" w:color="auto"/>
              </w:divBdr>
            </w:div>
            <w:div w:id="530847364">
              <w:marLeft w:val="0"/>
              <w:marRight w:val="0"/>
              <w:marTop w:val="0"/>
              <w:marBottom w:val="0"/>
              <w:divBdr>
                <w:top w:val="none" w:sz="0" w:space="0" w:color="auto"/>
                <w:left w:val="none" w:sz="0" w:space="0" w:color="auto"/>
                <w:bottom w:val="none" w:sz="0" w:space="0" w:color="auto"/>
                <w:right w:val="none" w:sz="0" w:space="0" w:color="auto"/>
              </w:divBdr>
            </w:div>
            <w:div w:id="533664169">
              <w:marLeft w:val="0"/>
              <w:marRight w:val="0"/>
              <w:marTop w:val="0"/>
              <w:marBottom w:val="0"/>
              <w:divBdr>
                <w:top w:val="none" w:sz="0" w:space="0" w:color="auto"/>
                <w:left w:val="none" w:sz="0" w:space="0" w:color="auto"/>
                <w:bottom w:val="none" w:sz="0" w:space="0" w:color="auto"/>
                <w:right w:val="none" w:sz="0" w:space="0" w:color="auto"/>
              </w:divBdr>
            </w:div>
            <w:div w:id="538008220">
              <w:marLeft w:val="0"/>
              <w:marRight w:val="0"/>
              <w:marTop w:val="0"/>
              <w:marBottom w:val="0"/>
              <w:divBdr>
                <w:top w:val="none" w:sz="0" w:space="0" w:color="auto"/>
                <w:left w:val="none" w:sz="0" w:space="0" w:color="auto"/>
                <w:bottom w:val="none" w:sz="0" w:space="0" w:color="auto"/>
                <w:right w:val="none" w:sz="0" w:space="0" w:color="auto"/>
              </w:divBdr>
            </w:div>
            <w:div w:id="540751150">
              <w:marLeft w:val="0"/>
              <w:marRight w:val="0"/>
              <w:marTop w:val="0"/>
              <w:marBottom w:val="0"/>
              <w:divBdr>
                <w:top w:val="none" w:sz="0" w:space="0" w:color="auto"/>
                <w:left w:val="none" w:sz="0" w:space="0" w:color="auto"/>
                <w:bottom w:val="none" w:sz="0" w:space="0" w:color="auto"/>
                <w:right w:val="none" w:sz="0" w:space="0" w:color="auto"/>
              </w:divBdr>
            </w:div>
            <w:div w:id="540901134">
              <w:marLeft w:val="0"/>
              <w:marRight w:val="0"/>
              <w:marTop w:val="0"/>
              <w:marBottom w:val="0"/>
              <w:divBdr>
                <w:top w:val="none" w:sz="0" w:space="0" w:color="auto"/>
                <w:left w:val="none" w:sz="0" w:space="0" w:color="auto"/>
                <w:bottom w:val="none" w:sz="0" w:space="0" w:color="auto"/>
                <w:right w:val="none" w:sz="0" w:space="0" w:color="auto"/>
              </w:divBdr>
            </w:div>
            <w:div w:id="541597672">
              <w:marLeft w:val="0"/>
              <w:marRight w:val="0"/>
              <w:marTop w:val="0"/>
              <w:marBottom w:val="0"/>
              <w:divBdr>
                <w:top w:val="none" w:sz="0" w:space="0" w:color="auto"/>
                <w:left w:val="none" w:sz="0" w:space="0" w:color="auto"/>
                <w:bottom w:val="none" w:sz="0" w:space="0" w:color="auto"/>
                <w:right w:val="none" w:sz="0" w:space="0" w:color="auto"/>
              </w:divBdr>
            </w:div>
            <w:div w:id="541868150">
              <w:marLeft w:val="0"/>
              <w:marRight w:val="0"/>
              <w:marTop w:val="0"/>
              <w:marBottom w:val="0"/>
              <w:divBdr>
                <w:top w:val="none" w:sz="0" w:space="0" w:color="auto"/>
                <w:left w:val="none" w:sz="0" w:space="0" w:color="auto"/>
                <w:bottom w:val="none" w:sz="0" w:space="0" w:color="auto"/>
                <w:right w:val="none" w:sz="0" w:space="0" w:color="auto"/>
              </w:divBdr>
            </w:div>
            <w:div w:id="545290078">
              <w:marLeft w:val="0"/>
              <w:marRight w:val="0"/>
              <w:marTop w:val="0"/>
              <w:marBottom w:val="0"/>
              <w:divBdr>
                <w:top w:val="none" w:sz="0" w:space="0" w:color="auto"/>
                <w:left w:val="none" w:sz="0" w:space="0" w:color="auto"/>
                <w:bottom w:val="none" w:sz="0" w:space="0" w:color="auto"/>
                <w:right w:val="none" w:sz="0" w:space="0" w:color="auto"/>
              </w:divBdr>
            </w:div>
            <w:div w:id="552933663">
              <w:marLeft w:val="0"/>
              <w:marRight w:val="0"/>
              <w:marTop w:val="0"/>
              <w:marBottom w:val="0"/>
              <w:divBdr>
                <w:top w:val="none" w:sz="0" w:space="0" w:color="auto"/>
                <w:left w:val="none" w:sz="0" w:space="0" w:color="auto"/>
                <w:bottom w:val="none" w:sz="0" w:space="0" w:color="auto"/>
                <w:right w:val="none" w:sz="0" w:space="0" w:color="auto"/>
              </w:divBdr>
            </w:div>
            <w:div w:id="553585214">
              <w:marLeft w:val="0"/>
              <w:marRight w:val="0"/>
              <w:marTop w:val="0"/>
              <w:marBottom w:val="0"/>
              <w:divBdr>
                <w:top w:val="none" w:sz="0" w:space="0" w:color="auto"/>
                <w:left w:val="none" w:sz="0" w:space="0" w:color="auto"/>
                <w:bottom w:val="none" w:sz="0" w:space="0" w:color="auto"/>
                <w:right w:val="none" w:sz="0" w:space="0" w:color="auto"/>
              </w:divBdr>
            </w:div>
            <w:div w:id="557521876">
              <w:marLeft w:val="0"/>
              <w:marRight w:val="0"/>
              <w:marTop w:val="0"/>
              <w:marBottom w:val="0"/>
              <w:divBdr>
                <w:top w:val="none" w:sz="0" w:space="0" w:color="auto"/>
                <w:left w:val="none" w:sz="0" w:space="0" w:color="auto"/>
                <w:bottom w:val="none" w:sz="0" w:space="0" w:color="auto"/>
                <w:right w:val="none" w:sz="0" w:space="0" w:color="auto"/>
              </w:divBdr>
            </w:div>
            <w:div w:id="557789894">
              <w:marLeft w:val="0"/>
              <w:marRight w:val="0"/>
              <w:marTop w:val="0"/>
              <w:marBottom w:val="0"/>
              <w:divBdr>
                <w:top w:val="none" w:sz="0" w:space="0" w:color="auto"/>
                <w:left w:val="none" w:sz="0" w:space="0" w:color="auto"/>
                <w:bottom w:val="none" w:sz="0" w:space="0" w:color="auto"/>
                <w:right w:val="none" w:sz="0" w:space="0" w:color="auto"/>
              </w:divBdr>
            </w:div>
            <w:div w:id="558631108">
              <w:marLeft w:val="0"/>
              <w:marRight w:val="0"/>
              <w:marTop w:val="0"/>
              <w:marBottom w:val="0"/>
              <w:divBdr>
                <w:top w:val="none" w:sz="0" w:space="0" w:color="auto"/>
                <w:left w:val="none" w:sz="0" w:space="0" w:color="auto"/>
                <w:bottom w:val="none" w:sz="0" w:space="0" w:color="auto"/>
                <w:right w:val="none" w:sz="0" w:space="0" w:color="auto"/>
              </w:divBdr>
            </w:div>
            <w:div w:id="560486496">
              <w:marLeft w:val="0"/>
              <w:marRight w:val="0"/>
              <w:marTop w:val="0"/>
              <w:marBottom w:val="0"/>
              <w:divBdr>
                <w:top w:val="none" w:sz="0" w:space="0" w:color="auto"/>
                <w:left w:val="none" w:sz="0" w:space="0" w:color="auto"/>
                <w:bottom w:val="none" w:sz="0" w:space="0" w:color="auto"/>
                <w:right w:val="none" w:sz="0" w:space="0" w:color="auto"/>
              </w:divBdr>
            </w:div>
            <w:div w:id="561722456">
              <w:marLeft w:val="0"/>
              <w:marRight w:val="0"/>
              <w:marTop w:val="0"/>
              <w:marBottom w:val="0"/>
              <w:divBdr>
                <w:top w:val="none" w:sz="0" w:space="0" w:color="auto"/>
                <w:left w:val="none" w:sz="0" w:space="0" w:color="auto"/>
                <w:bottom w:val="none" w:sz="0" w:space="0" w:color="auto"/>
                <w:right w:val="none" w:sz="0" w:space="0" w:color="auto"/>
              </w:divBdr>
            </w:div>
            <w:div w:id="561987963">
              <w:marLeft w:val="0"/>
              <w:marRight w:val="0"/>
              <w:marTop w:val="0"/>
              <w:marBottom w:val="0"/>
              <w:divBdr>
                <w:top w:val="none" w:sz="0" w:space="0" w:color="auto"/>
                <w:left w:val="none" w:sz="0" w:space="0" w:color="auto"/>
                <w:bottom w:val="none" w:sz="0" w:space="0" w:color="auto"/>
                <w:right w:val="none" w:sz="0" w:space="0" w:color="auto"/>
              </w:divBdr>
            </w:div>
            <w:div w:id="563178023">
              <w:marLeft w:val="0"/>
              <w:marRight w:val="0"/>
              <w:marTop w:val="0"/>
              <w:marBottom w:val="0"/>
              <w:divBdr>
                <w:top w:val="none" w:sz="0" w:space="0" w:color="auto"/>
                <w:left w:val="none" w:sz="0" w:space="0" w:color="auto"/>
                <w:bottom w:val="none" w:sz="0" w:space="0" w:color="auto"/>
                <w:right w:val="none" w:sz="0" w:space="0" w:color="auto"/>
              </w:divBdr>
            </w:div>
            <w:div w:id="564295614">
              <w:marLeft w:val="0"/>
              <w:marRight w:val="0"/>
              <w:marTop w:val="0"/>
              <w:marBottom w:val="0"/>
              <w:divBdr>
                <w:top w:val="none" w:sz="0" w:space="0" w:color="auto"/>
                <w:left w:val="none" w:sz="0" w:space="0" w:color="auto"/>
                <w:bottom w:val="none" w:sz="0" w:space="0" w:color="auto"/>
                <w:right w:val="none" w:sz="0" w:space="0" w:color="auto"/>
              </w:divBdr>
            </w:div>
            <w:div w:id="564493113">
              <w:marLeft w:val="0"/>
              <w:marRight w:val="0"/>
              <w:marTop w:val="0"/>
              <w:marBottom w:val="0"/>
              <w:divBdr>
                <w:top w:val="none" w:sz="0" w:space="0" w:color="auto"/>
                <w:left w:val="none" w:sz="0" w:space="0" w:color="auto"/>
                <w:bottom w:val="none" w:sz="0" w:space="0" w:color="auto"/>
                <w:right w:val="none" w:sz="0" w:space="0" w:color="auto"/>
              </w:divBdr>
            </w:div>
            <w:div w:id="567229065">
              <w:marLeft w:val="0"/>
              <w:marRight w:val="0"/>
              <w:marTop w:val="0"/>
              <w:marBottom w:val="0"/>
              <w:divBdr>
                <w:top w:val="none" w:sz="0" w:space="0" w:color="auto"/>
                <w:left w:val="none" w:sz="0" w:space="0" w:color="auto"/>
                <w:bottom w:val="none" w:sz="0" w:space="0" w:color="auto"/>
                <w:right w:val="none" w:sz="0" w:space="0" w:color="auto"/>
              </w:divBdr>
            </w:div>
            <w:div w:id="567694552">
              <w:marLeft w:val="0"/>
              <w:marRight w:val="0"/>
              <w:marTop w:val="0"/>
              <w:marBottom w:val="0"/>
              <w:divBdr>
                <w:top w:val="none" w:sz="0" w:space="0" w:color="auto"/>
                <w:left w:val="none" w:sz="0" w:space="0" w:color="auto"/>
                <w:bottom w:val="none" w:sz="0" w:space="0" w:color="auto"/>
                <w:right w:val="none" w:sz="0" w:space="0" w:color="auto"/>
              </w:divBdr>
            </w:div>
            <w:div w:id="567694572">
              <w:marLeft w:val="0"/>
              <w:marRight w:val="0"/>
              <w:marTop w:val="0"/>
              <w:marBottom w:val="0"/>
              <w:divBdr>
                <w:top w:val="none" w:sz="0" w:space="0" w:color="auto"/>
                <w:left w:val="none" w:sz="0" w:space="0" w:color="auto"/>
                <w:bottom w:val="none" w:sz="0" w:space="0" w:color="auto"/>
                <w:right w:val="none" w:sz="0" w:space="0" w:color="auto"/>
              </w:divBdr>
            </w:div>
            <w:div w:id="567882495">
              <w:marLeft w:val="0"/>
              <w:marRight w:val="0"/>
              <w:marTop w:val="0"/>
              <w:marBottom w:val="0"/>
              <w:divBdr>
                <w:top w:val="none" w:sz="0" w:space="0" w:color="auto"/>
                <w:left w:val="none" w:sz="0" w:space="0" w:color="auto"/>
                <w:bottom w:val="none" w:sz="0" w:space="0" w:color="auto"/>
                <w:right w:val="none" w:sz="0" w:space="0" w:color="auto"/>
              </w:divBdr>
            </w:div>
            <w:div w:id="568422631">
              <w:marLeft w:val="0"/>
              <w:marRight w:val="0"/>
              <w:marTop w:val="0"/>
              <w:marBottom w:val="0"/>
              <w:divBdr>
                <w:top w:val="none" w:sz="0" w:space="0" w:color="auto"/>
                <w:left w:val="none" w:sz="0" w:space="0" w:color="auto"/>
                <w:bottom w:val="none" w:sz="0" w:space="0" w:color="auto"/>
                <w:right w:val="none" w:sz="0" w:space="0" w:color="auto"/>
              </w:divBdr>
            </w:div>
            <w:div w:id="568535427">
              <w:marLeft w:val="0"/>
              <w:marRight w:val="0"/>
              <w:marTop w:val="0"/>
              <w:marBottom w:val="0"/>
              <w:divBdr>
                <w:top w:val="none" w:sz="0" w:space="0" w:color="auto"/>
                <w:left w:val="none" w:sz="0" w:space="0" w:color="auto"/>
                <w:bottom w:val="none" w:sz="0" w:space="0" w:color="auto"/>
                <w:right w:val="none" w:sz="0" w:space="0" w:color="auto"/>
              </w:divBdr>
            </w:div>
            <w:div w:id="573390763">
              <w:marLeft w:val="0"/>
              <w:marRight w:val="0"/>
              <w:marTop w:val="0"/>
              <w:marBottom w:val="0"/>
              <w:divBdr>
                <w:top w:val="none" w:sz="0" w:space="0" w:color="auto"/>
                <w:left w:val="none" w:sz="0" w:space="0" w:color="auto"/>
                <w:bottom w:val="none" w:sz="0" w:space="0" w:color="auto"/>
                <w:right w:val="none" w:sz="0" w:space="0" w:color="auto"/>
              </w:divBdr>
            </w:div>
            <w:div w:id="573508521">
              <w:marLeft w:val="0"/>
              <w:marRight w:val="0"/>
              <w:marTop w:val="360"/>
              <w:marBottom w:val="0"/>
              <w:divBdr>
                <w:top w:val="single" w:sz="6" w:space="0" w:color="auto"/>
                <w:left w:val="single" w:sz="6" w:space="0" w:color="auto"/>
                <w:bottom w:val="single" w:sz="6" w:space="0" w:color="auto"/>
                <w:right w:val="single" w:sz="6" w:space="0" w:color="auto"/>
              </w:divBdr>
            </w:div>
            <w:div w:id="574121198">
              <w:marLeft w:val="0"/>
              <w:marRight w:val="0"/>
              <w:marTop w:val="0"/>
              <w:marBottom w:val="0"/>
              <w:divBdr>
                <w:top w:val="none" w:sz="0" w:space="0" w:color="auto"/>
                <w:left w:val="none" w:sz="0" w:space="0" w:color="auto"/>
                <w:bottom w:val="none" w:sz="0" w:space="0" w:color="auto"/>
                <w:right w:val="none" w:sz="0" w:space="0" w:color="auto"/>
              </w:divBdr>
            </w:div>
            <w:div w:id="575939249">
              <w:marLeft w:val="0"/>
              <w:marRight w:val="0"/>
              <w:marTop w:val="0"/>
              <w:marBottom w:val="0"/>
              <w:divBdr>
                <w:top w:val="none" w:sz="0" w:space="0" w:color="auto"/>
                <w:left w:val="none" w:sz="0" w:space="0" w:color="auto"/>
                <w:bottom w:val="none" w:sz="0" w:space="0" w:color="auto"/>
                <w:right w:val="none" w:sz="0" w:space="0" w:color="auto"/>
              </w:divBdr>
            </w:div>
            <w:div w:id="576093458">
              <w:marLeft w:val="0"/>
              <w:marRight w:val="0"/>
              <w:marTop w:val="0"/>
              <w:marBottom w:val="0"/>
              <w:divBdr>
                <w:top w:val="none" w:sz="0" w:space="0" w:color="auto"/>
                <w:left w:val="none" w:sz="0" w:space="0" w:color="auto"/>
                <w:bottom w:val="none" w:sz="0" w:space="0" w:color="auto"/>
                <w:right w:val="none" w:sz="0" w:space="0" w:color="auto"/>
              </w:divBdr>
            </w:div>
            <w:div w:id="576326212">
              <w:marLeft w:val="0"/>
              <w:marRight w:val="0"/>
              <w:marTop w:val="0"/>
              <w:marBottom w:val="0"/>
              <w:divBdr>
                <w:top w:val="none" w:sz="0" w:space="0" w:color="auto"/>
                <w:left w:val="none" w:sz="0" w:space="0" w:color="auto"/>
                <w:bottom w:val="none" w:sz="0" w:space="0" w:color="auto"/>
                <w:right w:val="none" w:sz="0" w:space="0" w:color="auto"/>
              </w:divBdr>
            </w:div>
            <w:div w:id="581262329">
              <w:marLeft w:val="0"/>
              <w:marRight w:val="0"/>
              <w:marTop w:val="0"/>
              <w:marBottom w:val="0"/>
              <w:divBdr>
                <w:top w:val="none" w:sz="0" w:space="0" w:color="auto"/>
                <w:left w:val="none" w:sz="0" w:space="0" w:color="auto"/>
                <w:bottom w:val="none" w:sz="0" w:space="0" w:color="auto"/>
                <w:right w:val="none" w:sz="0" w:space="0" w:color="auto"/>
              </w:divBdr>
            </w:div>
            <w:div w:id="581647458">
              <w:marLeft w:val="0"/>
              <w:marRight w:val="0"/>
              <w:marTop w:val="0"/>
              <w:marBottom w:val="0"/>
              <w:divBdr>
                <w:top w:val="none" w:sz="0" w:space="0" w:color="auto"/>
                <w:left w:val="none" w:sz="0" w:space="0" w:color="auto"/>
                <w:bottom w:val="none" w:sz="0" w:space="0" w:color="auto"/>
                <w:right w:val="none" w:sz="0" w:space="0" w:color="auto"/>
              </w:divBdr>
            </w:div>
            <w:div w:id="583075902">
              <w:marLeft w:val="0"/>
              <w:marRight w:val="0"/>
              <w:marTop w:val="0"/>
              <w:marBottom w:val="0"/>
              <w:divBdr>
                <w:top w:val="none" w:sz="0" w:space="0" w:color="auto"/>
                <w:left w:val="none" w:sz="0" w:space="0" w:color="auto"/>
                <w:bottom w:val="none" w:sz="0" w:space="0" w:color="auto"/>
                <w:right w:val="none" w:sz="0" w:space="0" w:color="auto"/>
              </w:divBdr>
            </w:div>
            <w:div w:id="583803879">
              <w:marLeft w:val="0"/>
              <w:marRight w:val="0"/>
              <w:marTop w:val="0"/>
              <w:marBottom w:val="0"/>
              <w:divBdr>
                <w:top w:val="none" w:sz="0" w:space="0" w:color="auto"/>
                <w:left w:val="none" w:sz="0" w:space="0" w:color="auto"/>
                <w:bottom w:val="none" w:sz="0" w:space="0" w:color="auto"/>
                <w:right w:val="none" w:sz="0" w:space="0" w:color="auto"/>
              </w:divBdr>
            </w:div>
            <w:div w:id="585112780">
              <w:marLeft w:val="0"/>
              <w:marRight w:val="0"/>
              <w:marTop w:val="0"/>
              <w:marBottom w:val="0"/>
              <w:divBdr>
                <w:top w:val="none" w:sz="0" w:space="0" w:color="auto"/>
                <w:left w:val="none" w:sz="0" w:space="0" w:color="auto"/>
                <w:bottom w:val="none" w:sz="0" w:space="0" w:color="auto"/>
                <w:right w:val="none" w:sz="0" w:space="0" w:color="auto"/>
              </w:divBdr>
            </w:div>
            <w:div w:id="587613658">
              <w:marLeft w:val="0"/>
              <w:marRight w:val="0"/>
              <w:marTop w:val="0"/>
              <w:marBottom w:val="0"/>
              <w:divBdr>
                <w:top w:val="none" w:sz="0" w:space="0" w:color="auto"/>
                <w:left w:val="none" w:sz="0" w:space="0" w:color="auto"/>
                <w:bottom w:val="none" w:sz="0" w:space="0" w:color="auto"/>
                <w:right w:val="none" w:sz="0" w:space="0" w:color="auto"/>
              </w:divBdr>
            </w:div>
            <w:div w:id="592130961">
              <w:marLeft w:val="0"/>
              <w:marRight w:val="0"/>
              <w:marTop w:val="360"/>
              <w:marBottom w:val="0"/>
              <w:divBdr>
                <w:top w:val="single" w:sz="6" w:space="0" w:color="auto"/>
                <w:left w:val="single" w:sz="6" w:space="0" w:color="auto"/>
                <w:bottom w:val="single" w:sz="6" w:space="0" w:color="auto"/>
                <w:right w:val="single" w:sz="6" w:space="0" w:color="auto"/>
              </w:divBdr>
            </w:div>
            <w:div w:id="592204058">
              <w:marLeft w:val="0"/>
              <w:marRight w:val="0"/>
              <w:marTop w:val="0"/>
              <w:marBottom w:val="0"/>
              <w:divBdr>
                <w:top w:val="none" w:sz="0" w:space="0" w:color="auto"/>
                <w:left w:val="none" w:sz="0" w:space="0" w:color="auto"/>
                <w:bottom w:val="none" w:sz="0" w:space="0" w:color="auto"/>
                <w:right w:val="none" w:sz="0" w:space="0" w:color="auto"/>
              </w:divBdr>
            </w:div>
            <w:div w:id="592709114">
              <w:marLeft w:val="0"/>
              <w:marRight w:val="0"/>
              <w:marTop w:val="0"/>
              <w:marBottom w:val="0"/>
              <w:divBdr>
                <w:top w:val="none" w:sz="0" w:space="0" w:color="auto"/>
                <w:left w:val="none" w:sz="0" w:space="0" w:color="auto"/>
                <w:bottom w:val="none" w:sz="0" w:space="0" w:color="auto"/>
                <w:right w:val="none" w:sz="0" w:space="0" w:color="auto"/>
              </w:divBdr>
            </w:div>
            <w:div w:id="597519745">
              <w:marLeft w:val="0"/>
              <w:marRight w:val="0"/>
              <w:marTop w:val="0"/>
              <w:marBottom w:val="0"/>
              <w:divBdr>
                <w:top w:val="none" w:sz="0" w:space="0" w:color="auto"/>
                <w:left w:val="none" w:sz="0" w:space="0" w:color="auto"/>
                <w:bottom w:val="none" w:sz="0" w:space="0" w:color="auto"/>
                <w:right w:val="none" w:sz="0" w:space="0" w:color="auto"/>
              </w:divBdr>
            </w:div>
            <w:div w:id="599071993">
              <w:marLeft w:val="0"/>
              <w:marRight w:val="0"/>
              <w:marTop w:val="0"/>
              <w:marBottom w:val="0"/>
              <w:divBdr>
                <w:top w:val="none" w:sz="0" w:space="0" w:color="auto"/>
                <w:left w:val="none" w:sz="0" w:space="0" w:color="auto"/>
                <w:bottom w:val="none" w:sz="0" w:space="0" w:color="auto"/>
                <w:right w:val="none" w:sz="0" w:space="0" w:color="auto"/>
              </w:divBdr>
            </w:div>
            <w:div w:id="601299453">
              <w:marLeft w:val="0"/>
              <w:marRight w:val="0"/>
              <w:marTop w:val="0"/>
              <w:marBottom w:val="0"/>
              <w:divBdr>
                <w:top w:val="none" w:sz="0" w:space="0" w:color="auto"/>
                <w:left w:val="none" w:sz="0" w:space="0" w:color="auto"/>
                <w:bottom w:val="none" w:sz="0" w:space="0" w:color="auto"/>
                <w:right w:val="none" w:sz="0" w:space="0" w:color="auto"/>
              </w:divBdr>
            </w:div>
            <w:div w:id="602036341">
              <w:marLeft w:val="0"/>
              <w:marRight w:val="0"/>
              <w:marTop w:val="0"/>
              <w:marBottom w:val="0"/>
              <w:divBdr>
                <w:top w:val="none" w:sz="0" w:space="0" w:color="auto"/>
                <w:left w:val="none" w:sz="0" w:space="0" w:color="auto"/>
                <w:bottom w:val="none" w:sz="0" w:space="0" w:color="auto"/>
                <w:right w:val="none" w:sz="0" w:space="0" w:color="auto"/>
              </w:divBdr>
            </w:div>
            <w:div w:id="602154647">
              <w:marLeft w:val="0"/>
              <w:marRight w:val="0"/>
              <w:marTop w:val="0"/>
              <w:marBottom w:val="0"/>
              <w:divBdr>
                <w:top w:val="none" w:sz="0" w:space="0" w:color="auto"/>
                <w:left w:val="none" w:sz="0" w:space="0" w:color="auto"/>
                <w:bottom w:val="none" w:sz="0" w:space="0" w:color="auto"/>
                <w:right w:val="none" w:sz="0" w:space="0" w:color="auto"/>
              </w:divBdr>
            </w:div>
            <w:div w:id="602224208">
              <w:marLeft w:val="0"/>
              <w:marRight w:val="0"/>
              <w:marTop w:val="0"/>
              <w:marBottom w:val="0"/>
              <w:divBdr>
                <w:top w:val="none" w:sz="0" w:space="0" w:color="auto"/>
                <w:left w:val="none" w:sz="0" w:space="0" w:color="auto"/>
                <w:bottom w:val="none" w:sz="0" w:space="0" w:color="auto"/>
                <w:right w:val="none" w:sz="0" w:space="0" w:color="auto"/>
              </w:divBdr>
            </w:div>
            <w:div w:id="602494324">
              <w:marLeft w:val="0"/>
              <w:marRight w:val="0"/>
              <w:marTop w:val="0"/>
              <w:marBottom w:val="0"/>
              <w:divBdr>
                <w:top w:val="none" w:sz="0" w:space="0" w:color="auto"/>
                <w:left w:val="none" w:sz="0" w:space="0" w:color="auto"/>
                <w:bottom w:val="none" w:sz="0" w:space="0" w:color="auto"/>
                <w:right w:val="none" w:sz="0" w:space="0" w:color="auto"/>
              </w:divBdr>
            </w:div>
            <w:div w:id="603266619">
              <w:marLeft w:val="0"/>
              <w:marRight w:val="0"/>
              <w:marTop w:val="0"/>
              <w:marBottom w:val="0"/>
              <w:divBdr>
                <w:top w:val="none" w:sz="0" w:space="0" w:color="auto"/>
                <w:left w:val="none" w:sz="0" w:space="0" w:color="auto"/>
                <w:bottom w:val="none" w:sz="0" w:space="0" w:color="auto"/>
                <w:right w:val="none" w:sz="0" w:space="0" w:color="auto"/>
              </w:divBdr>
            </w:div>
            <w:div w:id="608390210">
              <w:marLeft w:val="0"/>
              <w:marRight w:val="0"/>
              <w:marTop w:val="0"/>
              <w:marBottom w:val="0"/>
              <w:divBdr>
                <w:top w:val="none" w:sz="0" w:space="0" w:color="auto"/>
                <w:left w:val="none" w:sz="0" w:space="0" w:color="auto"/>
                <w:bottom w:val="none" w:sz="0" w:space="0" w:color="auto"/>
                <w:right w:val="none" w:sz="0" w:space="0" w:color="auto"/>
              </w:divBdr>
            </w:div>
            <w:div w:id="609510118">
              <w:marLeft w:val="0"/>
              <w:marRight w:val="0"/>
              <w:marTop w:val="0"/>
              <w:marBottom w:val="0"/>
              <w:divBdr>
                <w:top w:val="none" w:sz="0" w:space="0" w:color="auto"/>
                <w:left w:val="none" w:sz="0" w:space="0" w:color="auto"/>
                <w:bottom w:val="none" w:sz="0" w:space="0" w:color="auto"/>
                <w:right w:val="none" w:sz="0" w:space="0" w:color="auto"/>
              </w:divBdr>
            </w:div>
            <w:div w:id="611130939">
              <w:marLeft w:val="0"/>
              <w:marRight w:val="0"/>
              <w:marTop w:val="0"/>
              <w:marBottom w:val="0"/>
              <w:divBdr>
                <w:top w:val="none" w:sz="0" w:space="0" w:color="auto"/>
                <w:left w:val="none" w:sz="0" w:space="0" w:color="auto"/>
                <w:bottom w:val="none" w:sz="0" w:space="0" w:color="auto"/>
                <w:right w:val="none" w:sz="0" w:space="0" w:color="auto"/>
              </w:divBdr>
            </w:div>
            <w:div w:id="611933730">
              <w:marLeft w:val="0"/>
              <w:marRight w:val="0"/>
              <w:marTop w:val="0"/>
              <w:marBottom w:val="0"/>
              <w:divBdr>
                <w:top w:val="none" w:sz="0" w:space="0" w:color="auto"/>
                <w:left w:val="none" w:sz="0" w:space="0" w:color="auto"/>
                <w:bottom w:val="none" w:sz="0" w:space="0" w:color="auto"/>
                <w:right w:val="none" w:sz="0" w:space="0" w:color="auto"/>
              </w:divBdr>
            </w:div>
            <w:div w:id="612785200">
              <w:marLeft w:val="0"/>
              <w:marRight w:val="0"/>
              <w:marTop w:val="0"/>
              <w:marBottom w:val="0"/>
              <w:divBdr>
                <w:top w:val="none" w:sz="0" w:space="0" w:color="auto"/>
                <w:left w:val="none" w:sz="0" w:space="0" w:color="auto"/>
                <w:bottom w:val="none" w:sz="0" w:space="0" w:color="auto"/>
                <w:right w:val="none" w:sz="0" w:space="0" w:color="auto"/>
              </w:divBdr>
            </w:div>
            <w:div w:id="615602927">
              <w:marLeft w:val="0"/>
              <w:marRight w:val="0"/>
              <w:marTop w:val="0"/>
              <w:marBottom w:val="0"/>
              <w:divBdr>
                <w:top w:val="none" w:sz="0" w:space="0" w:color="auto"/>
                <w:left w:val="none" w:sz="0" w:space="0" w:color="auto"/>
                <w:bottom w:val="none" w:sz="0" w:space="0" w:color="auto"/>
                <w:right w:val="none" w:sz="0" w:space="0" w:color="auto"/>
              </w:divBdr>
            </w:div>
            <w:div w:id="615870101">
              <w:marLeft w:val="0"/>
              <w:marRight w:val="0"/>
              <w:marTop w:val="0"/>
              <w:marBottom w:val="0"/>
              <w:divBdr>
                <w:top w:val="none" w:sz="0" w:space="0" w:color="auto"/>
                <w:left w:val="none" w:sz="0" w:space="0" w:color="auto"/>
                <w:bottom w:val="none" w:sz="0" w:space="0" w:color="auto"/>
                <w:right w:val="none" w:sz="0" w:space="0" w:color="auto"/>
              </w:divBdr>
            </w:div>
            <w:div w:id="617420497">
              <w:marLeft w:val="0"/>
              <w:marRight w:val="0"/>
              <w:marTop w:val="0"/>
              <w:marBottom w:val="0"/>
              <w:divBdr>
                <w:top w:val="none" w:sz="0" w:space="0" w:color="auto"/>
                <w:left w:val="none" w:sz="0" w:space="0" w:color="auto"/>
                <w:bottom w:val="none" w:sz="0" w:space="0" w:color="auto"/>
                <w:right w:val="none" w:sz="0" w:space="0" w:color="auto"/>
              </w:divBdr>
            </w:div>
            <w:div w:id="617639393">
              <w:marLeft w:val="0"/>
              <w:marRight w:val="0"/>
              <w:marTop w:val="0"/>
              <w:marBottom w:val="0"/>
              <w:divBdr>
                <w:top w:val="none" w:sz="0" w:space="0" w:color="auto"/>
                <w:left w:val="none" w:sz="0" w:space="0" w:color="auto"/>
                <w:bottom w:val="none" w:sz="0" w:space="0" w:color="auto"/>
                <w:right w:val="none" w:sz="0" w:space="0" w:color="auto"/>
              </w:divBdr>
            </w:div>
            <w:div w:id="621494239">
              <w:marLeft w:val="0"/>
              <w:marRight w:val="0"/>
              <w:marTop w:val="0"/>
              <w:marBottom w:val="0"/>
              <w:divBdr>
                <w:top w:val="none" w:sz="0" w:space="0" w:color="auto"/>
                <w:left w:val="none" w:sz="0" w:space="0" w:color="auto"/>
                <w:bottom w:val="none" w:sz="0" w:space="0" w:color="auto"/>
                <w:right w:val="none" w:sz="0" w:space="0" w:color="auto"/>
              </w:divBdr>
            </w:div>
            <w:div w:id="621620831">
              <w:marLeft w:val="0"/>
              <w:marRight w:val="0"/>
              <w:marTop w:val="0"/>
              <w:marBottom w:val="0"/>
              <w:divBdr>
                <w:top w:val="none" w:sz="0" w:space="0" w:color="auto"/>
                <w:left w:val="none" w:sz="0" w:space="0" w:color="auto"/>
                <w:bottom w:val="none" w:sz="0" w:space="0" w:color="auto"/>
                <w:right w:val="none" w:sz="0" w:space="0" w:color="auto"/>
              </w:divBdr>
            </w:div>
            <w:div w:id="623466315">
              <w:marLeft w:val="0"/>
              <w:marRight w:val="0"/>
              <w:marTop w:val="0"/>
              <w:marBottom w:val="0"/>
              <w:divBdr>
                <w:top w:val="none" w:sz="0" w:space="0" w:color="auto"/>
                <w:left w:val="none" w:sz="0" w:space="0" w:color="auto"/>
                <w:bottom w:val="none" w:sz="0" w:space="0" w:color="auto"/>
                <w:right w:val="none" w:sz="0" w:space="0" w:color="auto"/>
              </w:divBdr>
            </w:div>
            <w:div w:id="623776729">
              <w:marLeft w:val="0"/>
              <w:marRight w:val="0"/>
              <w:marTop w:val="0"/>
              <w:marBottom w:val="0"/>
              <w:divBdr>
                <w:top w:val="none" w:sz="0" w:space="0" w:color="auto"/>
                <w:left w:val="none" w:sz="0" w:space="0" w:color="auto"/>
                <w:bottom w:val="none" w:sz="0" w:space="0" w:color="auto"/>
                <w:right w:val="none" w:sz="0" w:space="0" w:color="auto"/>
              </w:divBdr>
            </w:div>
            <w:div w:id="623971533">
              <w:marLeft w:val="0"/>
              <w:marRight w:val="0"/>
              <w:marTop w:val="0"/>
              <w:marBottom w:val="0"/>
              <w:divBdr>
                <w:top w:val="none" w:sz="0" w:space="0" w:color="auto"/>
                <w:left w:val="none" w:sz="0" w:space="0" w:color="auto"/>
                <w:bottom w:val="none" w:sz="0" w:space="0" w:color="auto"/>
                <w:right w:val="none" w:sz="0" w:space="0" w:color="auto"/>
              </w:divBdr>
            </w:div>
            <w:div w:id="625281966">
              <w:marLeft w:val="0"/>
              <w:marRight w:val="0"/>
              <w:marTop w:val="0"/>
              <w:marBottom w:val="0"/>
              <w:divBdr>
                <w:top w:val="none" w:sz="0" w:space="0" w:color="auto"/>
                <w:left w:val="none" w:sz="0" w:space="0" w:color="auto"/>
                <w:bottom w:val="none" w:sz="0" w:space="0" w:color="auto"/>
                <w:right w:val="none" w:sz="0" w:space="0" w:color="auto"/>
              </w:divBdr>
            </w:div>
            <w:div w:id="626005344">
              <w:marLeft w:val="0"/>
              <w:marRight w:val="0"/>
              <w:marTop w:val="0"/>
              <w:marBottom w:val="0"/>
              <w:divBdr>
                <w:top w:val="none" w:sz="0" w:space="0" w:color="auto"/>
                <w:left w:val="none" w:sz="0" w:space="0" w:color="auto"/>
                <w:bottom w:val="none" w:sz="0" w:space="0" w:color="auto"/>
                <w:right w:val="none" w:sz="0" w:space="0" w:color="auto"/>
              </w:divBdr>
            </w:div>
            <w:div w:id="629282848">
              <w:marLeft w:val="0"/>
              <w:marRight w:val="0"/>
              <w:marTop w:val="0"/>
              <w:marBottom w:val="0"/>
              <w:divBdr>
                <w:top w:val="none" w:sz="0" w:space="0" w:color="auto"/>
                <w:left w:val="none" w:sz="0" w:space="0" w:color="auto"/>
                <w:bottom w:val="none" w:sz="0" w:space="0" w:color="auto"/>
                <w:right w:val="none" w:sz="0" w:space="0" w:color="auto"/>
              </w:divBdr>
            </w:div>
            <w:div w:id="629672620">
              <w:marLeft w:val="0"/>
              <w:marRight w:val="0"/>
              <w:marTop w:val="0"/>
              <w:marBottom w:val="0"/>
              <w:divBdr>
                <w:top w:val="none" w:sz="0" w:space="0" w:color="auto"/>
                <w:left w:val="none" w:sz="0" w:space="0" w:color="auto"/>
                <w:bottom w:val="none" w:sz="0" w:space="0" w:color="auto"/>
                <w:right w:val="none" w:sz="0" w:space="0" w:color="auto"/>
              </w:divBdr>
            </w:div>
            <w:div w:id="631055761">
              <w:marLeft w:val="0"/>
              <w:marRight w:val="0"/>
              <w:marTop w:val="0"/>
              <w:marBottom w:val="0"/>
              <w:divBdr>
                <w:top w:val="none" w:sz="0" w:space="0" w:color="auto"/>
                <w:left w:val="none" w:sz="0" w:space="0" w:color="auto"/>
                <w:bottom w:val="none" w:sz="0" w:space="0" w:color="auto"/>
                <w:right w:val="none" w:sz="0" w:space="0" w:color="auto"/>
              </w:divBdr>
            </w:div>
            <w:div w:id="631716614">
              <w:marLeft w:val="0"/>
              <w:marRight w:val="0"/>
              <w:marTop w:val="0"/>
              <w:marBottom w:val="0"/>
              <w:divBdr>
                <w:top w:val="none" w:sz="0" w:space="0" w:color="auto"/>
                <w:left w:val="none" w:sz="0" w:space="0" w:color="auto"/>
                <w:bottom w:val="none" w:sz="0" w:space="0" w:color="auto"/>
                <w:right w:val="none" w:sz="0" w:space="0" w:color="auto"/>
              </w:divBdr>
            </w:div>
            <w:div w:id="633173427">
              <w:marLeft w:val="0"/>
              <w:marRight w:val="0"/>
              <w:marTop w:val="0"/>
              <w:marBottom w:val="0"/>
              <w:divBdr>
                <w:top w:val="none" w:sz="0" w:space="0" w:color="auto"/>
                <w:left w:val="none" w:sz="0" w:space="0" w:color="auto"/>
                <w:bottom w:val="none" w:sz="0" w:space="0" w:color="auto"/>
                <w:right w:val="none" w:sz="0" w:space="0" w:color="auto"/>
              </w:divBdr>
            </w:div>
            <w:div w:id="633215802">
              <w:marLeft w:val="0"/>
              <w:marRight w:val="0"/>
              <w:marTop w:val="0"/>
              <w:marBottom w:val="0"/>
              <w:divBdr>
                <w:top w:val="none" w:sz="0" w:space="0" w:color="auto"/>
                <w:left w:val="none" w:sz="0" w:space="0" w:color="auto"/>
                <w:bottom w:val="none" w:sz="0" w:space="0" w:color="auto"/>
                <w:right w:val="none" w:sz="0" w:space="0" w:color="auto"/>
              </w:divBdr>
            </w:div>
            <w:div w:id="635380965">
              <w:marLeft w:val="0"/>
              <w:marRight w:val="0"/>
              <w:marTop w:val="0"/>
              <w:marBottom w:val="0"/>
              <w:divBdr>
                <w:top w:val="none" w:sz="0" w:space="0" w:color="auto"/>
                <w:left w:val="none" w:sz="0" w:space="0" w:color="auto"/>
                <w:bottom w:val="none" w:sz="0" w:space="0" w:color="auto"/>
                <w:right w:val="none" w:sz="0" w:space="0" w:color="auto"/>
              </w:divBdr>
            </w:div>
            <w:div w:id="636683554">
              <w:marLeft w:val="0"/>
              <w:marRight w:val="0"/>
              <w:marTop w:val="0"/>
              <w:marBottom w:val="0"/>
              <w:divBdr>
                <w:top w:val="none" w:sz="0" w:space="0" w:color="auto"/>
                <w:left w:val="none" w:sz="0" w:space="0" w:color="auto"/>
                <w:bottom w:val="none" w:sz="0" w:space="0" w:color="auto"/>
                <w:right w:val="none" w:sz="0" w:space="0" w:color="auto"/>
              </w:divBdr>
            </w:div>
            <w:div w:id="638806080">
              <w:marLeft w:val="0"/>
              <w:marRight w:val="0"/>
              <w:marTop w:val="0"/>
              <w:marBottom w:val="0"/>
              <w:divBdr>
                <w:top w:val="none" w:sz="0" w:space="0" w:color="auto"/>
                <w:left w:val="none" w:sz="0" w:space="0" w:color="auto"/>
                <w:bottom w:val="none" w:sz="0" w:space="0" w:color="auto"/>
                <w:right w:val="none" w:sz="0" w:space="0" w:color="auto"/>
              </w:divBdr>
            </w:div>
            <w:div w:id="639916805">
              <w:marLeft w:val="0"/>
              <w:marRight w:val="0"/>
              <w:marTop w:val="0"/>
              <w:marBottom w:val="0"/>
              <w:divBdr>
                <w:top w:val="none" w:sz="0" w:space="0" w:color="auto"/>
                <w:left w:val="none" w:sz="0" w:space="0" w:color="auto"/>
                <w:bottom w:val="none" w:sz="0" w:space="0" w:color="auto"/>
                <w:right w:val="none" w:sz="0" w:space="0" w:color="auto"/>
              </w:divBdr>
            </w:div>
            <w:div w:id="641236217">
              <w:marLeft w:val="0"/>
              <w:marRight w:val="0"/>
              <w:marTop w:val="0"/>
              <w:marBottom w:val="0"/>
              <w:divBdr>
                <w:top w:val="none" w:sz="0" w:space="0" w:color="auto"/>
                <w:left w:val="none" w:sz="0" w:space="0" w:color="auto"/>
                <w:bottom w:val="none" w:sz="0" w:space="0" w:color="auto"/>
                <w:right w:val="none" w:sz="0" w:space="0" w:color="auto"/>
              </w:divBdr>
            </w:div>
            <w:div w:id="641347357">
              <w:marLeft w:val="0"/>
              <w:marRight w:val="0"/>
              <w:marTop w:val="0"/>
              <w:marBottom w:val="0"/>
              <w:divBdr>
                <w:top w:val="none" w:sz="0" w:space="0" w:color="auto"/>
                <w:left w:val="none" w:sz="0" w:space="0" w:color="auto"/>
                <w:bottom w:val="none" w:sz="0" w:space="0" w:color="auto"/>
                <w:right w:val="none" w:sz="0" w:space="0" w:color="auto"/>
              </w:divBdr>
            </w:div>
            <w:div w:id="642007818">
              <w:marLeft w:val="0"/>
              <w:marRight w:val="0"/>
              <w:marTop w:val="0"/>
              <w:marBottom w:val="0"/>
              <w:divBdr>
                <w:top w:val="none" w:sz="0" w:space="0" w:color="auto"/>
                <w:left w:val="none" w:sz="0" w:space="0" w:color="auto"/>
                <w:bottom w:val="none" w:sz="0" w:space="0" w:color="auto"/>
                <w:right w:val="none" w:sz="0" w:space="0" w:color="auto"/>
              </w:divBdr>
            </w:div>
            <w:div w:id="643700687">
              <w:marLeft w:val="0"/>
              <w:marRight w:val="0"/>
              <w:marTop w:val="0"/>
              <w:marBottom w:val="0"/>
              <w:divBdr>
                <w:top w:val="none" w:sz="0" w:space="0" w:color="auto"/>
                <w:left w:val="none" w:sz="0" w:space="0" w:color="auto"/>
                <w:bottom w:val="none" w:sz="0" w:space="0" w:color="auto"/>
                <w:right w:val="none" w:sz="0" w:space="0" w:color="auto"/>
              </w:divBdr>
            </w:div>
            <w:div w:id="647437139">
              <w:marLeft w:val="0"/>
              <w:marRight w:val="0"/>
              <w:marTop w:val="0"/>
              <w:marBottom w:val="0"/>
              <w:divBdr>
                <w:top w:val="none" w:sz="0" w:space="0" w:color="auto"/>
                <w:left w:val="none" w:sz="0" w:space="0" w:color="auto"/>
                <w:bottom w:val="none" w:sz="0" w:space="0" w:color="auto"/>
                <w:right w:val="none" w:sz="0" w:space="0" w:color="auto"/>
              </w:divBdr>
            </w:div>
            <w:div w:id="647587590">
              <w:marLeft w:val="0"/>
              <w:marRight w:val="0"/>
              <w:marTop w:val="0"/>
              <w:marBottom w:val="0"/>
              <w:divBdr>
                <w:top w:val="none" w:sz="0" w:space="0" w:color="auto"/>
                <w:left w:val="none" w:sz="0" w:space="0" w:color="auto"/>
                <w:bottom w:val="none" w:sz="0" w:space="0" w:color="auto"/>
                <w:right w:val="none" w:sz="0" w:space="0" w:color="auto"/>
              </w:divBdr>
            </w:div>
            <w:div w:id="647634684">
              <w:marLeft w:val="0"/>
              <w:marRight w:val="0"/>
              <w:marTop w:val="0"/>
              <w:marBottom w:val="0"/>
              <w:divBdr>
                <w:top w:val="none" w:sz="0" w:space="0" w:color="auto"/>
                <w:left w:val="none" w:sz="0" w:space="0" w:color="auto"/>
                <w:bottom w:val="none" w:sz="0" w:space="0" w:color="auto"/>
                <w:right w:val="none" w:sz="0" w:space="0" w:color="auto"/>
              </w:divBdr>
            </w:div>
            <w:div w:id="648752519">
              <w:marLeft w:val="0"/>
              <w:marRight w:val="0"/>
              <w:marTop w:val="0"/>
              <w:marBottom w:val="0"/>
              <w:divBdr>
                <w:top w:val="none" w:sz="0" w:space="0" w:color="auto"/>
                <w:left w:val="none" w:sz="0" w:space="0" w:color="auto"/>
                <w:bottom w:val="none" w:sz="0" w:space="0" w:color="auto"/>
                <w:right w:val="none" w:sz="0" w:space="0" w:color="auto"/>
              </w:divBdr>
            </w:div>
            <w:div w:id="649480122">
              <w:marLeft w:val="0"/>
              <w:marRight w:val="0"/>
              <w:marTop w:val="0"/>
              <w:marBottom w:val="0"/>
              <w:divBdr>
                <w:top w:val="none" w:sz="0" w:space="0" w:color="auto"/>
                <w:left w:val="none" w:sz="0" w:space="0" w:color="auto"/>
                <w:bottom w:val="none" w:sz="0" w:space="0" w:color="auto"/>
                <w:right w:val="none" w:sz="0" w:space="0" w:color="auto"/>
              </w:divBdr>
            </w:div>
            <w:div w:id="649596682">
              <w:marLeft w:val="0"/>
              <w:marRight w:val="0"/>
              <w:marTop w:val="0"/>
              <w:marBottom w:val="0"/>
              <w:divBdr>
                <w:top w:val="none" w:sz="0" w:space="0" w:color="auto"/>
                <w:left w:val="none" w:sz="0" w:space="0" w:color="auto"/>
                <w:bottom w:val="none" w:sz="0" w:space="0" w:color="auto"/>
                <w:right w:val="none" w:sz="0" w:space="0" w:color="auto"/>
              </w:divBdr>
            </w:div>
            <w:div w:id="649746012">
              <w:marLeft w:val="0"/>
              <w:marRight w:val="0"/>
              <w:marTop w:val="0"/>
              <w:marBottom w:val="0"/>
              <w:divBdr>
                <w:top w:val="none" w:sz="0" w:space="0" w:color="auto"/>
                <w:left w:val="none" w:sz="0" w:space="0" w:color="auto"/>
                <w:bottom w:val="none" w:sz="0" w:space="0" w:color="auto"/>
                <w:right w:val="none" w:sz="0" w:space="0" w:color="auto"/>
              </w:divBdr>
            </w:div>
            <w:div w:id="650645459">
              <w:marLeft w:val="0"/>
              <w:marRight w:val="0"/>
              <w:marTop w:val="0"/>
              <w:marBottom w:val="0"/>
              <w:divBdr>
                <w:top w:val="none" w:sz="0" w:space="0" w:color="auto"/>
                <w:left w:val="none" w:sz="0" w:space="0" w:color="auto"/>
                <w:bottom w:val="none" w:sz="0" w:space="0" w:color="auto"/>
                <w:right w:val="none" w:sz="0" w:space="0" w:color="auto"/>
              </w:divBdr>
            </w:div>
            <w:div w:id="651982499">
              <w:marLeft w:val="0"/>
              <w:marRight w:val="0"/>
              <w:marTop w:val="0"/>
              <w:marBottom w:val="0"/>
              <w:divBdr>
                <w:top w:val="none" w:sz="0" w:space="0" w:color="auto"/>
                <w:left w:val="none" w:sz="0" w:space="0" w:color="auto"/>
                <w:bottom w:val="none" w:sz="0" w:space="0" w:color="auto"/>
                <w:right w:val="none" w:sz="0" w:space="0" w:color="auto"/>
              </w:divBdr>
            </w:div>
            <w:div w:id="653333462">
              <w:marLeft w:val="0"/>
              <w:marRight w:val="0"/>
              <w:marTop w:val="0"/>
              <w:marBottom w:val="0"/>
              <w:divBdr>
                <w:top w:val="none" w:sz="0" w:space="0" w:color="auto"/>
                <w:left w:val="none" w:sz="0" w:space="0" w:color="auto"/>
                <w:bottom w:val="none" w:sz="0" w:space="0" w:color="auto"/>
                <w:right w:val="none" w:sz="0" w:space="0" w:color="auto"/>
              </w:divBdr>
            </w:div>
            <w:div w:id="655380500">
              <w:marLeft w:val="0"/>
              <w:marRight w:val="0"/>
              <w:marTop w:val="0"/>
              <w:marBottom w:val="0"/>
              <w:divBdr>
                <w:top w:val="none" w:sz="0" w:space="0" w:color="auto"/>
                <w:left w:val="none" w:sz="0" w:space="0" w:color="auto"/>
                <w:bottom w:val="none" w:sz="0" w:space="0" w:color="auto"/>
                <w:right w:val="none" w:sz="0" w:space="0" w:color="auto"/>
              </w:divBdr>
            </w:div>
            <w:div w:id="656107726">
              <w:marLeft w:val="0"/>
              <w:marRight w:val="0"/>
              <w:marTop w:val="0"/>
              <w:marBottom w:val="0"/>
              <w:divBdr>
                <w:top w:val="none" w:sz="0" w:space="0" w:color="auto"/>
                <w:left w:val="none" w:sz="0" w:space="0" w:color="auto"/>
                <w:bottom w:val="none" w:sz="0" w:space="0" w:color="auto"/>
                <w:right w:val="none" w:sz="0" w:space="0" w:color="auto"/>
              </w:divBdr>
            </w:div>
            <w:div w:id="657415606">
              <w:marLeft w:val="0"/>
              <w:marRight w:val="0"/>
              <w:marTop w:val="0"/>
              <w:marBottom w:val="0"/>
              <w:divBdr>
                <w:top w:val="none" w:sz="0" w:space="0" w:color="auto"/>
                <w:left w:val="none" w:sz="0" w:space="0" w:color="auto"/>
                <w:bottom w:val="none" w:sz="0" w:space="0" w:color="auto"/>
                <w:right w:val="none" w:sz="0" w:space="0" w:color="auto"/>
              </w:divBdr>
            </w:div>
            <w:div w:id="658075913">
              <w:marLeft w:val="0"/>
              <w:marRight w:val="0"/>
              <w:marTop w:val="0"/>
              <w:marBottom w:val="0"/>
              <w:divBdr>
                <w:top w:val="none" w:sz="0" w:space="0" w:color="auto"/>
                <w:left w:val="none" w:sz="0" w:space="0" w:color="auto"/>
                <w:bottom w:val="none" w:sz="0" w:space="0" w:color="auto"/>
                <w:right w:val="none" w:sz="0" w:space="0" w:color="auto"/>
              </w:divBdr>
              <w:divsChild>
                <w:div w:id="3483129">
                  <w:marLeft w:val="0"/>
                  <w:marRight w:val="0"/>
                  <w:marTop w:val="0"/>
                  <w:marBottom w:val="0"/>
                  <w:divBdr>
                    <w:top w:val="none" w:sz="0" w:space="0" w:color="auto"/>
                    <w:left w:val="none" w:sz="0" w:space="0" w:color="auto"/>
                    <w:bottom w:val="none" w:sz="0" w:space="0" w:color="auto"/>
                    <w:right w:val="none" w:sz="0" w:space="0" w:color="auto"/>
                  </w:divBdr>
                </w:div>
                <w:div w:id="3868555">
                  <w:marLeft w:val="0"/>
                  <w:marRight w:val="0"/>
                  <w:marTop w:val="0"/>
                  <w:marBottom w:val="0"/>
                  <w:divBdr>
                    <w:top w:val="none" w:sz="0" w:space="0" w:color="auto"/>
                    <w:left w:val="none" w:sz="0" w:space="0" w:color="auto"/>
                    <w:bottom w:val="none" w:sz="0" w:space="0" w:color="auto"/>
                    <w:right w:val="none" w:sz="0" w:space="0" w:color="auto"/>
                  </w:divBdr>
                </w:div>
                <w:div w:id="8027065">
                  <w:marLeft w:val="0"/>
                  <w:marRight w:val="0"/>
                  <w:marTop w:val="0"/>
                  <w:marBottom w:val="0"/>
                  <w:divBdr>
                    <w:top w:val="none" w:sz="0" w:space="0" w:color="auto"/>
                    <w:left w:val="none" w:sz="0" w:space="0" w:color="auto"/>
                    <w:bottom w:val="none" w:sz="0" w:space="0" w:color="auto"/>
                    <w:right w:val="none" w:sz="0" w:space="0" w:color="auto"/>
                  </w:divBdr>
                </w:div>
                <w:div w:id="9915304">
                  <w:marLeft w:val="0"/>
                  <w:marRight w:val="0"/>
                  <w:marTop w:val="0"/>
                  <w:marBottom w:val="0"/>
                  <w:divBdr>
                    <w:top w:val="none" w:sz="0" w:space="0" w:color="auto"/>
                    <w:left w:val="none" w:sz="0" w:space="0" w:color="auto"/>
                    <w:bottom w:val="none" w:sz="0" w:space="0" w:color="auto"/>
                    <w:right w:val="none" w:sz="0" w:space="0" w:color="auto"/>
                  </w:divBdr>
                </w:div>
                <w:div w:id="11228241">
                  <w:marLeft w:val="0"/>
                  <w:marRight w:val="0"/>
                  <w:marTop w:val="0"/>
                  <w:marBottom w:val="0"/>
                  <w:divBdr>
                    <w:top w:val="none" w:sz="0" w:space="0" w:color="auto"/>
                    <w:left w:val="none" w:sz="0" w:space="0" w:color="auto"/>
                    <w:bottom w:val="none" w:sz="0" w:space="0" w:color="auto"/>
                    <w:right w:val="none" w:sz="0" w:space="0" w:color="auto"/>
                  </w:divBdr>
                </w:div>
                <w:div w:id="11299858">
                  <w:marLeft w:val="0"/>
                  <w:marRight w:val="0"/>
                  <w:marTop w:val="0"/>
                  <w:marBottom w:val="0"/>
                  <w:divBdr>
                    <w:top w:val="none" w:sz="0" w:space="0" w:color="auto"/>
                    <w:left w:val="none" w:sz="0" w:space="0" w:color="auto"/>
                    <w:bottom w:val="none" w:sz="0" w:space="0" w:color="auto"/>
                    <w:right w:val="none" w:sz="0" w:space="0" w:color="auto"/>
                  </w:divBdr>
                </w:div>
                <w:div w:id="13190662">
                  <w:marLeft w:val="0"/>
                  <w:marRight w:val="0"/>
                  <w:marTop w:val="0"/>
                  <w:marBottom w:val="0"/>
                  <w:divBdr>
                    <w:top w:val="none" w:sz="0" w:space="0" w:color="auto"/>
                    <w:left w:val="none" w:sz="0" w:space="0" w:color="auto"/>
                    <w:bottom w:val="none" w:sz="0" w:space="0" w:color="auto"/>
                    <w:right w:val="none" w:sz="0" w:space="0" w:color="auto"/>
                  </w:divBdr>
                </w:div>
                <w:div w:id="19473880">
                  <w:marLeft w:val="0"/>
                  <w:marRight w:val="0"/>
                  <w:marTop w:val="0"/>
                  <w:marBottom w:val="0"/>
                  <w:divBdr>
                    <w:top w:val="none" w:sz="0" w:space="0" w:color="auto"/>
                    <w:left w:val="none" w:sz="0" w:space="0" w:color="auto"/>
                    <w:bottom w:val="none" w:sz="0" w:space="0" w:color="auto"/>
                    <w:right w:val="none" w:sz="0" w:space="0" w:color="auto"/>
                  </w:divBdr>
                </w:div>
                <w:div w:id="22025219">
                  <w:marLeft w:val="0"/>
                  <w:marRight w:val="0"/>
                  <w:marTop w:val="0"/>
                  <w:marBottom w:val="0"/>
                  <w:divBdr>
                    <w:top w:val="none" w:sz="0" w:space="0" w:color="auto"/>
                    <w:left w:val="none" w:sz="0" w:space="0" w:color="auto"/>
                    <w:bottom w:val="none" w:sz="0" w:space="0" w:color="auto"/>
                    <w:right w:val="none" w:sz="0" w:space="0" w:color="auto"/>
                  </w:divBdr>
                </w:div>
                <w:div w:id="24598465">
                  <w:marLeft w:val="0"/>
                  <w:marRight w:val="0"/>
                  <w:marTop w:val="0"/>
                  <w:marBottom w:val="0"/>
                  <w:divBdr>
                    <w:top w:val="none" w:sz="0" w:space="0" w:color="auto"/>
                    <w:left w:val="none" w:sz="0" w:space="0" w:color="auto"/>
                    <w:bottom w:val="none" w:sz="0" w:space="0" w:color="auto"/>
                    <w:right w:val="none" w:sz="0" w:space="0" w:color="auto"/>
                  </w:divBdr>
                </w:div>
                <w:div w:id="28921612">
                  <w:marLeft w:val="0"/>
                  <w:marRight w:val="0"/>
                  <w:marTop w:val="0"/>
                  <w:marBottom w:val="0"/>
                  <w:divBdr>
                    <w:top w:val="none" w:sz="0" w:space="0" w:color="auto"/>
                    <w:left w:val="none" w:sz="0" w:space="0" w:color="auto"/>
                    <w:bottom w:val="none" w:sz="0" w:space="0" w:color="auto"/>
                    <w:right w:val="none" w:sz="0" w:space="0" w:color="auto"/>
                  </w:divBdr>
                </w:div>
                <w:div w:id="29381243">
                  <w:marLeft w:val="0"/>
                  <w:marRight w:val="0"/>
                  <w:marTop w:val="0"/>
                  <w:marBottom w:val="0"/>
                  <w:divBdr>
                    <w:top w:val="none" w:sz="0" w:space="0" w:color="auto"/>
                    <w:left w:val="none" w:sz="0" w:space="0" w:color="auto"/>
                    <w:bottom w:val="none" w:sz="0" w:space="0" w:color="auto"/>
                    <w:right w:val="none" w:sz="0" w:space="0" w:color="auto"/>
                  </w:divBdr>
                </w:div>
                <w:div w:id="29426760">
                  <w:marLeft w:val="0"/>
                  <w:marRight w:val="0"/>
                  <w:marTop w:val="0"/>
                  <w:marBottom w:val="0"/>
                  <w:divBdr>
                    <w:top w:val="none" w:sz="0" w:space="0" w:color="auto"/>
                    <w:left w:val="none" w:sz="0" w:space="0" w:color="auto"/>
                    <w:bottom w:val="none" w:sz="0" w:space="0" w:color="auto"/>
                    <w:right w:val="none" w:sz="0" w:space="0" w:color="auto"/>
                  </w:divBdr>
                </w:div>
                <w:div w:id="29764870">
                  <w:marLeft w:val="0"/>
                  <w:marRight w:val="0"/>
                  <w:marTop w:val="0"/>
                  <w:marBottom w:val="0"/>
                  <w:divBdr>
                    <w:top w:val="none" w:sz="0" w:space="0" w:color="auto"/>
                    <w:left w:val="none" w:sz="0" w:space="0" w:color="auto"/>
                    <w:bottom w:val="none" w:sz="0" w:space="0" w:color="auto"/>
                    <w:right w:val="none" w:sz="0" w:space="0" w:color="auto"/>
                  </w:divBdr>
                </w:div>
                <w:div w:id="31423754">
                  <w:marLeft w:val="0"/>
                  <w:marRight w:val="0"/>
                  <w:marTop w:val="0"/>
                  <w:marBottom w:val="0"/>
                  <w:divBdr>
                    <w:top w:val="none" w:sz="0" w:space="0" w:color="auto"/>
                    <w:left w:val="none" w:sz="0" w:space="0" w:color="auto"/>
                    <w:bottom w:val="none" w:sz="0" w:space="0" w:color="auto"/>
                    <w:right w:val="none" w:sz="0" w:space="0" w:color="auto"/>
                  </w:divBdr>
                </w:div>
                <w:div w:id="31998327">
                  <w:marLeft w:val="0"/>
                  <w:marRight w:val="0"/>
                  <w:marTop w:val="0"/>
                  <w:marBottom w:val="0"/>
                  <w:divBdr>
                    <w:top w:val="none" w:sz="0" w:space="0" w:color="auto"/>
                    <w:left w:val="none" w:sz="0" w:space="0" w:color="auto"/>
                    <w:bottom w:val="none" w:sz="0" w:space="0" w:color="auto"/>
                    <w:right w:val="none" w:sz="0" w:space="0" w:color="auto"/>
                  </w:divBdr>
                </w:div>
                <w:div w:id="33623629">
                  <w:marLeft w:val="0"/>
                  <w:marRight w:val="0"/>
                  <w:marTop w:val="0"/>
                  <w:marBottom w:val="0"/>
                  <w:divBdr>
                    <w:top w:val="none" w:sz="0" w:space="0" w:color="auto"/>
                    <w:left w:val="none" w:sz="0" w:space="0" w:color="auto"/>
                    <w:bottom w:val="none" w:sz="0" w:space="0" w:color="auto"/>
                    <w:right w:val="none" w:sz="0" w:space="0" w:color="auto"/>
                  </w:divBdr>
                </w:div>
                <w:div w:id="33701220">
                  <w:marLeft w:val="0"/>
                  <w:marRight w:val="0"/>
                  <w:marTop w:val="0"/>
                  <w:marBottom w:val="0"/>
                  <w:divBdr>
                    <w:top w:val="none" w:sz="0" w:space="0" w:color="auto"/>
                    <w:left w:val="none" w:sz="0" w:space="0" w:color="auto"/>
                    <w:bottom w:val="none" w:sz="0" w:space="0" w:color="auto"/>
                    <w:right w:val="none" w:sz="0" w:space="0" w:color="auto"/>
                  </w:divBdr>
                </w:div>
                <w:div w:id="34670021">
                  <w:marLeft w:val="0"/>
                  <w:marRight w:val="0"/>
                  <w:marTop w:val="0"/>
                  <w:marBottom w:val="0"/>
                  <w:divBdr>
                    <w:top w:val="none" w:sz="0" w:space="0" w:color="auto"/>
                    <w:left w:val="none" w:sz="0" w:space="0" w:color="auto"/>
                    <w:bottom w:val="none" w:sz="0" w:space="0" w:color="auto"/>
                    <w:right w:val="none" w:sz="0" w:space="0" w:color="auto"/>
                  </w:divBdr>
                </w:div>
                <w:div w:id="37124849">
                  <w:marLeft w:val="0"/>
                  <w:marRight w:val="0"/>
                  <w:marTop w:val="0"/>
                  <w:marBottom w:val="0"/>
                  <w:divBdr>
                    <w:top w:val="none" w:sz="0" w:space="0" w:color="auto"/>
                    <w:left w:val="none" w:sz="0" w:space="0" w:color="auto"/>
                    <w:bottom w:val="none" w:sz="0" w:space="0" w:color="auto"/>
                    <w:right w:val="none" w:sz="0" w:space="0" w:color="auto"/>
                  </w:divBdr>
                </w:div>
                <w:div w:id="37559966">
                  <w:marLeft w:val="0"/>
                  <w:marRight w:val="0"/>
                  <w:marTop w:val="0"/>
                  <w:marBottom w:val="0"/>
                  <w:divBdr>
                    <w:top w:val="none" w:sz="0" w:space="0" w:color="auto"/>
                    <w:left w:val="none" w:sz="0" w:space="0" w:color="auto"/>
                    <w:bottom w:val="none" w:sz="0" w:space="0" w:color="auto"/>
                    <w:right w:val="none" w:sz="0" w:space="0" w:color="auto"/>
                  </w:divBdr>
                </w:div>
                <w:div w:id="37902575">
                  <w:marLeft w:val="0"/>
                  <w:marRight w:val="0"/>
                  <w:marTop w:val="0"/>
                  <w:marBottom w:val="0"/>
                  <w:divBdr>
                    <w:top w:val="none" w:sz="0" w:space="0" w:color="auto"/>
                    <w:left w:val="none" w:sz="0" w:space="0" w:color="auto"/>
                    <w:bottom w:val="none" w:sz="0" w:space="0" w:color="auto"/>
                    <w:right w:val="none" w:sz="0" w:space="0" w:color="auto"/>
                  </w:divBdr>
                </w:div>
                <w:div w:id="38163590">
                  <w:marLeft w:val="0"/>
                  <w:marRight w:val="0"/>
                  <w:marTop w:val="0"/>
                  <w:marBottom w:val="0"/>
                  <w:divBdr>
                    <w:top w:val="none" w:sz="0" w:space="0" w:color="auto"/>
                    <w:left w:val="none" w:sz="0" w:space="0" w:color="auto"/>
                    <w:bottom w:val="none" w:sz="0" w:space="0" w:color="auto"/>
                    <w:right w:val="none" w:sz="0" w:space="0" w:color="auto"/>
                  </w:divBdr>
                </w:div>
                <w:div w:id="40176713">
                  <w:marLeft w:val="0"/>
                  <w:marRight w:val="0"/>
                  <w:marTop w:val="0"/>
                  <w:marBottom w:val="0"/>
                  <w:divBdr>
                    <w:top w:val="none" w:sz="0" w:space="0" w:color="auto"/>
                    <w:left w:val="none" w:sz="0" w:space="0" w:color="auto"/>
                    <w:bottom w:val="none" w:sz="0" w:space="0" w:color="auto"/>
                    <w:right w:val="none" w:sz="0" w:space="0" w:color="auto"/>
                  </w:divBdr>
                </w:div>
                <w:div w:id="40328601">
                  <w:marLeft w:val="0"/>
                  <w:marRight w:val="0"/>
                  <w:marTop w:val="0"/>
                  <w:marBottom w:val="0"/>
                  <w:divBdr>
                    <w:top w:val="none" w:sz="0" w:space="0" w:color="auto"/>
                    <w:left w:val="none" w:sz="0" w:space="0" w:color="auto"/>
                    <w:bottom w:val="none" w:sz="0" w:space="0" w:color="auto"/>
                    <w:right w:val="none" w:sz="0" w:space="0" w:color="auto"/>
                  </w:divBdr>
                </w:div>
                <w:div w:id="42097911">
                  <w:marLeft w:val="0"/>
                  <w:marRight w:val="0"/>
                  <w:marTop w:val="0"/>
                  <w:marBottom w:val="0"/>
                  <w:divBdr>
                    <w:top w:val="none" w:sz="0" w:space="0" w:color="auto"/>
                    <w:left w:val="none" w:sz="0" w:space="0" w:color="auto"/>
                    <w:bottom w:val="none" w:sz="0" w:space="0" w:color="auto"/>
                    <w:right w:val="none" w:sz="0" w:space="0" w:color="auto"/>
                  </w:divBdr>
                </w:div>
                <w:div w:id="43339309">
                  <w:marLeft w:val="0"/>
                  <w:marRight w:val="0"/>
                  <w:marTop w:val="0"/>
                  <w:marBottom w:val="0"/>
                  <w:divBdr>
                    <w:top w:val="none" w:sz="0" w:space="0" w:color="auto"/>
                    <w:left w:val="none" w:sz="0" w:space="0" w:color="auto"/>
                    <w:bottom w:val="none" w:sz="0" w:space="0" w:color="auto"/>
                    <w:right w:val="none" w:sz="0" w:space="0" w:color="auto"/>
                  </w:divBdr>
                </w:div>
                <w:div w:id="44065651">
                  <w:marLeft w:val="0"/>
                  <w:marRight w:val="0"/>
                  <w:marTop w:val="0"/>
                  <w:marBottom w:val="0"/>
                  <w:divBdr>
                    <w:top w:val="none" w:sz="0" w:space="0" w:color="auto"/>
                    <w:left w:val="none" w:sz="0" w:space="0" w:color="auto"/>
                    <w:bottom w:val="none" w:sz="0" w:space="0" w:color="auto"/>
                    <w:right w:val="none" w:sz="0" w:space="0" w:color="auto"/>
                  </w:divBdr>
                </w:div>
                <w:div w:id="45641414">
                  <w:marLeft w:val="0"/>
                  <w:marRight w:val="0"/>
                  <w:marTop w:val="0"/>
                  <w:marBottom w:val="0"/>
                  <w:divBdr>
                    <w:top w:val="none" w:sz="0" w:space="0" w:color="auto"/>
                    <w:left w:val="none" w:sz="0" w:space="0" w:color="auto"/>
                    <w:bottom w:val="none" w:sz="0" w:space="0" w:color="auto"/>
                    <w:right w:val="none" w:sz="0" w:space="0" w:color="auto"/>
                  </w:divBdr>
                </w:div>
                <w:div w:id="49694664">
                  <w:marLeft w:val="0"/>
                  <w:marRight w:val="0"/>
                  <w:marTop w:val="0"/>
                  <w:marBottom w:val="0"/>
                  <w:divBdr>
                    <w:top w:val="none" w:sz="0" w:space="0" w:color="auto"/>
                    <w:left w:val="none" w:sz="0" w:space="0" w:color="auto"/>
                    <w:bottom w:val="none" w:sz="0" w:space="0" w:color="auto"/>
                    <w:right w:val="none" w:sz="0" w:space="0" w:color="auto"/>
                  </w:divBdr>
                </w:div>
                <w:div w:id="50689543">
                  <w:marLeft w:val="0"/>
                  <w:marRight w:val="0"/>
                  <w:marTop w:val="0"/>
                  <w:marBottom w:val="0"/>
                  <w:divBdr>
                    <w:top w:val="none" w:sz="0" w:space="0" w:color="auto"/>
                    <w:left w:val="none" w:sz="0" w:space="0" w:color="auto"/>
                    <w:bottom w:val="none" w:sz="0" w:space="0" w:color="auto"/>
                    <w:right w:val="none" w:sz="0" w:space="0" w:color="auto"/>
                  </w:divBdr>
                </w:div>
                <w:div w:id="51387115">
                  <w:marLeft w:val="0"/>
                  <w:marRight w:val="0"/>
                  <w:marTop w:val="0"/>
                  <w:marBottom w:val="0"/>
                  <w:divBdr>
                    <w:top w:val="none" w:sz="0" w:space="0" w:color="auto"/>
                    <w:left w:val="none" w:sz="0" w:space="0" w:color="auto"/>
                    <w:bottom w:val="none" w:sz="0" w:space="0" w:color="auto"/>
                    <w:right w:val="none" w:sz="0" w:space="0" w:color="auto"/>
                  </w:divBdr>
                </w:div>
                <w:div w:id="51658650">
                  <w:marLeft w:val="0"/>
                  <w:marRight w:val="0"/>
                  <w:marTop w:val="0"/>
                  <w:marBottom w:val="0"/>
                  <w:divBdr>
                    <w:top w:val="none" w:sz="0" w:space="0" w:color="auto"/>
                    <w:left w:val="none" w:sz="0" w:space="0" w:color="auto"/>
                    <w:bottom w:val="none" w:sz="0" w:space="0" w:color="auto"/>
                    <w:right w:val="none" w:sz="0" w:space="0" w:color="auto"/>
                  </w:divBdr>
                </w:div>
                <w:div w:id="53436208">
                  <w:marLeft w:val="0"/>
                  <w:marRight w:val="0"/>
                  <w:marTop w:val="0"/>
                  <w:marBottom w:val="0"/>
                  <w:divBdr>
                    <w:top w:val="none" w:sz="0" w:space="0" w:color="auto"/>
                    <w:left w:val="none" w:sz="0" w:space="0" w:color="auto"/>
                    <w:bottom w:val="none" w:sz="0" w:space="0" w:color="auto"/>
                    <w:right w:val="none" w:sz="0" w:space="0" w:color="auto"/>
                  </w:divBdr>
                </w:div>
                <w:div w:id="53546751">
                  <w:marLeft w:val="0"/>
                  <w:marRight w:val="0"/>
                  <w:marTop w:val="0"/>
                  <w:marBottom w:val="0"/>
                  <w:divBdr>
                    <w:top w:val="none" w:sz="0" w:space="0" w:color="auto"/>
                    <w:left w:val="none" w:sz="0" w:space="0" w:color="auto"/>
                    <w:bottom w:val="none" w:sz="0" w:space="0" w:color="auto"/>
                    <w:right w:val="none" w:sz="0" w:space="0" w:color="auto"/>
                  </w:divBdr>
                </w:div>
                <w:div w:id="54738875">
                  <w:marLeft w:val="0"/>
                  <w:marRight w:val="0"/>
                  <w:marTop w:val="0"/>
                  <w:marBottom w:val="0"/>
                  <w:divBdr>
                    <w:top w:val="none" w:sz="0" w:space="0" w:color="auto"/>
                    <w:left w:val="none" w:sz="0" w:space="0" w:color="auto"/>
                    <w:bottom w:val="none" w:sz="0" w:space="0" w:color="auto"/>
                    <w:right w:val="none" w:sz="0" w:space="0" w:color="auto"/>
                  </w:divBdr>
                </w:div>
                <w:div w:id="55278316">
                  <w:marLeft w:val="0"/>
                  <w:marRight w:val="0"/>
                  <w:marTop w:val="0"/>
                  <w:marBottom w:val="0"/>
                  <w:divBdr>
                    <w:top w:val="none" w:sz="0" w:space="0" w:color="auto"/>
                    <w:left w:val="none" w:sz="0" w:space="0" w:color="auto"/>
                    <w:bottom w:val="none" w:sz="0" w:space="0" w:color="auto"/>
                    <w:right w:val="none" w:sz="0" w:space="0" w:color="auto"/>
                  </w:divBdr>
                </w:div>
                <w:div w:id="56363237">
                  <w:marLeft w:val="0"/>
                  <w:marRight w:val="0"/>
                  <w:marTop w:val="0"/>
                  <w:marBottom w:val="0"/>
                  <w:divBdr>
                    <w:top w:val="none" w:sz="0" w:space="0" w:color="auto"/>
                    <w:left w:val="none" w:sz="0" w:space="0" w:color="auto"/>
                    <w:bottom w:val="none" w:sz="0" w:space="0" w:color="auto"/>
                    <w:right w:val="none" w:sz="0" w:space="0" w:color="auto"/>
                  </w:divBdr>
                </w:div>
                <w:div w:id="60257059">
                  <w:marLeft w:val="0"/>
                  <w:marRight w:val="0"/>
                  <w:marTop w:val="0"/>
                  <w:marBottom w:val="0"/>
                  <w:divBdr>
                    <w:top w:val="none" w:sz="0" w:space="0" w:color="auto"/>
                    <w:left w:val="none" w:sz="0" w:space="0" w:color="auto"/>
                    <w:bottom w:val="none" w:sz="0" w:space="0" w:color="auto"/>
                    <w:right w:val="none" w:sz="0" w:space="0" w:color="auto"/>
                  </w:divBdr>
                </w:div>
                <w:div w:id="62677890">
                  <w:marLeft w:val="0"/>
                  <w:marRight w:val="0"/>
                  <w:marTop w:val="0"/>
                  <w:marBottom w:val="0"/>
                  <w:divBdr>
                    <w:top w:val="none" w:sz="0" w:space="0" w:color="auto"/>
                    <w:left w:val="none" w:sz="0" w:space="0" w:color="auto"/>
                    <w:bottom w:val="none" w:sz="0" w:space="0" w:color="auto"/>
                    <w:right w:val="none" w:sz="0" w:space="0" w:color="auto"/>
                  </w:divBdr>
                </w:div>
                <w:div w:id="64956352">
                  <w:marLeft w:val="0"/>
                  <w:marRight w:val="0"/>
                  <w:marTop w:val="0"/>
                  <w:marBottom w:val="0"/>
                  <w:divBdr>
                    <w:top w:val="none" w:sz="0" w:space="0" w:color="auto"/>
                    <w:left w:val="none" w:sz="0" w:space="0" w:color="auto"/>
                    <w:bottom w:val="none" w:sz="0" w:space="0" w:color="auto"/>
                    <w:right w:val="none" w:sz="0" w:space="0" w:color="auto"/>
                  </w:divBdr>
                </w:div>
                <w:div w:id="65418174">
                  <w:marLeft w:val="0"/>
                  <w:marRight w:val="0"/>
                  <w:marTop w:val="0"/>
                  <w:marBottom w:val="0"/>
                  <w:divBdr>
                    <w:top w:val="none" w:sz="0" w:space="0" w:color="auto"/>
                    <w:left w:val="none" w:sz="0" w:space="0" w:color="auto"/>
                    <w:bottom w:val="none" w:sz="0" w:space="0" w:color="auto"/>
                    <w:right w:val="none" w:sz="0" w:space="0" w:color="auto"/>
                  </w:divBdr>
                </w:div>
                <w:div w:id="67003398">
                  <w:marLeft w:val="0"/>
                  <w:marRight w:val="0"/>
                  <w:marTop w:val="0"/>
                  <w:marBottom w:val="0"/>
                  <w:divBdr>
                    <w:top w:val="none" w:sz="0" w:space="0" w:color="auto"/>
                    <w:left w:val="none" w:sz="0" w:space="0" w:color="auto"/>
                    <w:bottom w:val="none" w:sz="0" w:space="0" w:color="auto"/>
                    <w:right w:val="none" w:sz="0" w:space="0" w:color="auto"/>
                  </w:divBdr>
                </w:div>
                <w:div w:id="67966230">
                  <w:marLeft w:val="0"/>
                  <w:marRight w:val="0"/>
                  <w:marTop w:val="0"/>
                  <w:marBottom w:val="0"/>
                  <w:divBdr>
                    <w:top w:val="none" w:sz="0" w:space="0" w:color="auto"/>
                    <w:left w:val="none" w:sz="0" w:space="0" w:color="auto"/>
                    <w:bottom w:val="none" w:sz="0" w:space="0" w:color="auto"/>
                    <w:right w:val="none" w:sz="0" w:space="0" w:color="auto"/>
                  </w:divBdr>
                </w:div>
                <w:div w:id="69281306">
                  <w:marLeft w:val="0"/>
                  <w:marRight w:val="0"/>
                  <w:marTop w:val="0"/>
                  <w:marBottom w:val="0"/>
                  <w:divBdr>
                    <w:top w:val="none" w:sz="0" w:space="0" w:color="auto"/>
                    <w:left w:val="none" w:sz="0" w:space="0" w:color="auto"/>
                    <w:bottom w:val="none" w:sz="0" w:space="0" w:color="auto"/>
                    <w:right w:val="none" w:sz="0" w:space="0" w:color="auto"/>
                  </w:divBdr>
                </w:div>
                <w:div w:id="70280914">
                  <w:marLeft w:val="0"/>
                  <w:marRight w:val="0"/>
                  <w:marTop w:val="0"/>
                  <w:marBottom w:val="0"/>
                  <w:divBdr>
                    <w:top w:val="none" w:sz="0" w:space="0" w:color="auto"/>
                    <w:left w:val="none" w:sz="0" w:space="0" w:color="auto"/>
                    <w:bottom w:val="none" w:sz="0" w:space="0" w:color="auto"/>
                    <w:right w:val="none" w:sz="0" w:space="0" w:color="auto"/>
                  </w:divBdr>
                </w:div>
                <w:div w:id="71854627">
                  <w:marLeft w:val="0"/>
                  <w:marRight w:val="0"/>
                  <w:marTop w:val="0"/>
                  <w:marBottom w:val="0"/>
                  <w:divBdr>
                    <w:top w:val="none" w:sz="0" w:space="0" w:color="auto"/>
                    <w:left w:val="none" w:sz="0" w:space="0" w:color="auto"/>
                    <w:bottom w:val="none" w:sz="0" w:space="0" w:color="auto"/>
                    <w:right w:val="none" w:sz="0" w:space="0" w:color="auto"/>
                  </w:divBdr>
                </w:div>
                <w:div w:id="73863850">
                  <w:marLeft w:val="0"/>
                  <w:marRight w:val="0"/>
                  <w:marTop w:val="0"/>
                  <w:marBottom w:val="0"/>
                  <w:divBdr>
                    <w:top w:val="none" w:sz="0" w:space="0" w:color="auto"/>
                    <w:left w:val="none" w:sz="0" w:space="0" w:color="auto"/>
                    <w:bottom w:val="none" w:sz="0" w:space="0" w:color="auto"/>
                    <w:right w:val="none" w:sz="0" w:space="0" w:color="auto"/>
                  </w:divBdr>
                </w:div>
                <w:div w:id="81879528">
                  <w:marLeft w:val="0"/>
                  <w:marRight w:val="0"/>
                  <w:marTop w:val="0"/>
                  <w:marBottom w:val="0"/>
                  <w:divBdr>
                    <w:top w:val="none" w:sz="0" w:space="0" w:color="auto"/>
                    <w:left w:val="none" w:sz="0" w:space="0" w:color="auto"/>
                    <w:bottom w:val="none" w:sz="0" w:space="0" w:color="auto"/>
                    <w:right w:val="none" w:sz="0" w:space="0" w:color="auto"/>
                  </w:divBdr>
                </w:div>
                <w:div w:id="85351221">
                  <w:marLeft w:val="0"/>
                  <w:marRight w:val="0"/>
                  <w:marTop w:val="0"/>
                  <w:marBottom w:val="0"/>
                  <w:divBdr>
                    <w:top w:val="none" w:sz="0" w:space="0" w:color="auto"/>
                    <w:left w:val="none" w:sz="0" w:space="0" w:color="auto"/>
                    <w:bottom w:val="none" w:sz="0" w:space="0" w:color="auto"/>
                    <w:right w:val="none" w:sz="0" w:space="0" w:color="auto"/>
                  </w:divBdr>
                </w:div>
                <w:div w:id="86003546">
                  <w:marLeft w:val="0"/>
                  <w:marRight w:val="0"/>
                  <w:marTop w:val="0"/>
                  <w:marBottom w:val="0"/>
                  <w:divBdr>
                    <w:top w:val="none" w:sz="0" w:space="0" w:color="auto"/>
                    <w:left w:val="none" w:sz="0" w:space="0" w:color="auto"/>
                    <w:bottom w:val="none" w:sz="0" w:space="0" w:color="auto"/>
                    <w:right w:val="none" w:sz="0" w:space="0" w:color="auto"/>
                  </w:divBdr>
                </w:div>
                <w:div w:id="92286313">
                  <w:marLeft w:val="0"/>
                  <w:marRight w:val="0"/>
                  <w:marTop w:val="0"/>
                  <w:marBottom w:val="0"/>
                  <w:divBdr>
                    <w:top w:val="none" w:sz="0" w:space="0" w:color="auto"/>
                    <w:left w:val="none" w:sz="0" w:space="0" w:color="auto"/>
                    <w:bottom w:val="none" w:sz="0" w:space="0" w:color="auto"/>
                    <w:right w:val="none" w:sz="0" w:space="0" w:color="auto"/>
                  </w:divBdr>
                </w:div>
                <w:div w:id="93673830">
                  <w:marLeft w:val="0"/>
                  <w:marRight w:val="0"/>
                  <w:marTop w:val="0"/>
                  <w:marBottom w:val="0"/>
                  <w:divBdr>
                    <w:top w:val="none" w:sz="0" w:space="0" w:color="auto"/>
                    <w:left w:val="none" w:sz="0" w:space="0" w:color="auto"/>
                    <w:bottom w:val="none" w:sz="0" w:space="0" w:color="auto"/>
                    <w:right w:val="none" w:sz="0" w:space="0" w:color="auto"/>
                  </w:divBdr>
                </w:div>
                <w:div w:id="93745594">
                  <w:marLeft w:val="0"/>
                  <w:marRight w:val="0"/>
                  <w:marTop w:val="0"/>
                  <w:marBottom w:val="0"/>
                  <w:divBdr>
                    <w:top w:val="none" w:sz="0" w:space="0" w:color="auto"/>
                    <w:left w:val="none" w:sz="0" w:space="0" w:color="auto"/>
                    <w:bottom w:val="none" w:sz="0" w:space="0" w:color="auto"/>
                    <w:right w:val="none" w:sz="0" w:space="0" w:color="auto"/>
                  </w:divBdr>
                </w:div>
                <w:div w:id="99878285">
                  <w:marLeft w:val="0"/>
                  <w:marRight w:val="0"/>
                  <w:marTop w:val="0"/>
                  <w:marBottom w:val="0"/>
                  <w:divBdr>
                    <w:top w:val="none" w:sz="0" w:space="0" w:color="auto"/>
                    <w:left w:val="none" w:sz="0" w:space="0" w:color="auto"/>
                    <w:bottom w:val="none" w:sz="0" w:space="0" w:color="auto"/>
                    <w:right w:val="none" w:sz="0" w:space="0" w:color="auto"/>
                  </w:divBdr>
                </w:div>
                <w:div w:id="104426260">
                  <w:marLeft w:val="0"/>
                  <w:marRight w:val="0"/>
                  <w:marTop w:val="0"/>
                  <w:marBottom w:val="0"/>
                  <w:divBdr>
                    <w:top w:val="none" w:sz="0" w:space="0" w:color="auto"/>
                    <w:left w:val="none" w:sz="0" w:space="0" w:color="auto"/>
                    <w:bottom w:val="none" w:sz="0" w:space="0" w:color="auto"/>
                    <w:right w:val="none" w:sz="0" w:space="0" w:color="auto"/>
                  </w:divBdr>
                </w:div>
                <w:div w:id="105195715">
                  <w:marLeft w:val="0"/>
                  <w:marRight w:val="0"/>
                  <w:marTop w:val="0"/>
                  <w:marBottom w:val="0"/>
                  <w:divBdr>
                    <w:top w:val="none" w:sz="0" w:space="0" w:color="auto"/>
                    <w:left w:val="none" w:sz="0" w:space="0" w:color="auto"/>
                    <w:bottom w:val="none" w:sz="0" w:space="0" w:color="auto"/>
                    <w:right w:val="none" w:sz="0" w:space="0" w:color="auto"/>
                  </w:divBdr>
                </w:div>
                <w:div w:id="108283603">
                  <w:marLeft w:val="0"/>
                  <w:marRight w:val="0"/>
                  <w:marTop w:val="0"/>
                  <w:marBottom w:val="0"/>
                  <w:divBdr>
                    <w:top w:val="none" w:sz="0" w:space="0" w:color="auto"/>
                    <w:left w:val="none" w:sz="0" w:space="0" w:color="auto"/>
                    <w:bottom w:val="none" w:sz="0" w:space="0" w:color="auto"/>
                    <w:right w:val="none" w:sz="0" w:space="0" w:color="auto"/>
                  </w:divBdr>
                </w:div>
                <w:div w:id="109931704">
                  <w:marLeft w:val="0"/>
                  <w:marRight w:val="0"/>
                  <w:marTop w:val="0"/>
                  <w:marBottom w:val="0"/>
                  <w:divBdr>
                    <w:top w:val="none" w:sz="0" w:space="0" w:color="auto"/>
                    <w:left w:val="none" w:sz="0" w:space="0" w:color="auto"/>
                    <w:bottom w:val="none" w:sz="0" w:space="0" w:color="auto"/>
                    <w:right w:val="none" w:sz="0" w:space="0" w:color="auto"/>
                  </w:divBdr>
                </w:div>
                <w:div w:id="110167964">
                  <w:marLeft w:val="0"/>
                  <w:marRight w:val="0"/>
                  <w:marTop w:val="0"/>
                  <w:marBottom w:val="0"/>
                  <w:divBdr>
                    <w:top w:val="none" w:sz="0" w:space="0" w:color="auto"/>
                    <w:left w:val="none" w:sz="0" w:space="0" w:color="auto"/>
                    <w:bottom w:val="none" w:sz="0" w:space="0" w:color="auto"/>
                    <w:right w:val="none" w:sz="0" w:space="0" w:color="auto"/>
                  </w:divBdr>
                </w:div>
                <w:div w:id="110711577">
                  <w:marLeft w:val="0"/>
                  <w:marRight w:val="0"/>
                  <w:marTop w:val="0"/>
                  <w:marBottom w:val="0"/>
                  <w:divBdr>
                    <w:top w:val="none" w:sz="0" w:space="0" w:color="auto"/>
                    <w:left w:val="none" w:sz="0" w:space="0" w:color="auto"/>
                    <w:bottom w:val="none" w:sz="0" w:space="0" w:color="auto"/>
                    <w:right w:val="none" w:sz="0" w:space="0" w:color="auto"/>
                  </w:divBdr>
                </w:div>
                <w:div w:id="111753707">
                  <w:marLeft w:val="0"/>
                  <w:marRight w:val="0"/>
                  <w:marTop w:val="0"/>
                  <w:marBottom w:val="0"/>
                  <w:divBdr>
                    <w:top w:val="none" w:sz="0" w:space="0" w:color="auto"/>
                    <w:left w:val="none" w:sz="0" w:space="0" w:color="auto"/>
                    <w:bottom w:val="none" w:sz="0" w:space="0" w:color="auto"/>
                    <w:right w:val="none" w:sz="0" w:space="0" w:color="auto"/>
                  </w:divBdr>
                </w:div>
                <w:div w:id="112138332">
                  <w:marLeft w:val="0"/>
                  <w:marRight w:val="0"/>
                  <w:marTop w:val="0"/>
                  <w:marBottom w:val="0"/>
                  <w:divBdr>
                    <w:top w:val="none" w:sz="0" w:space="0" w:color="auto"/>
                    <w:left w:val="none" w:sz="0" w:space="0" w:color="auto"/>
                    <w:bottom w:val="none" w:sz="0" w:space="0" w:color="auto"/>
                    <w:right w:val="none" w:sz="0" w:space="0" w:color="auto"/>
                  </w:divBdr>
                </w:div>
                <w:div w:id="118688639">
                  <w:marLeft w:val="0"/>
                  <w:marRight w:val="0"/>
                  <w:marTop w:val="0"/>
                  <w:marBottom w:val="0"/>
                  <w:divBdr>
                    <w:top w:val="none" w:sz="0" w:space="0" w:color="auto"/>
                    <w:left w:val="none" w:sz="0" w:space="0" w:color="auto"/>
                    <w:bottom w:val="none" w:sz="0" w:space="0" w:color="auto"/>
                    <w:right w:val="none" w:sz="0" w:space="0" w:color="auto"/>
                  </w:divBdr>
                </w:div>
                <w:div w:id="119346804">
                  <w:marLeft w:val="0"/>
                  <w:marRight w:val="0"/>
                  <w:marTop w:val="0"/>
                  <w:marBottom w:val="0"/>
                  <w:divBdr>
                    <w:top w:val="none" w:sz="0" w:space="0" w:color="auto"/>
                    <w:left w:val="none" w:sz="0" w:space="0" w:color="auto"/>
                    <w:bottom w:val="none" w:sz="0" w:space="0" w:color="auto"/>
                    <w:right w:val="none" w:sz="0" w:space="0" w:color="auto"/>
                  </w:divBdr>
                </w:div>
                <w:div w:id="121265024">
                  <w:marLeft w:val="0"/>
                  <w:marRight w:val="0"/>
                  <w:marTop w:val="0"/>
                  <w:marBottom w:val="0"/>
                  <w:divBdr>
                    <w:top w:val="none" w:sz="0" w:space="0" w:color="auto"/>
                    <w:left w:val="none" w:sz="0" w:space="0" w:color="auto"/>
                    <w:bottom w:val="none" w:sz="0" w:space="0" w:color="auto"/>
                    <w:right w:val="none" w:sz="0" w:space="0" w:color="auto"/>
                  </w:divBdr>
                </w:div>
                <w:div w:id="122702035">
                  <w:marLeft w:val="0"/>
                  <w:marRight w:val="0"/>
                  <w:marTop w:val="0"/>
                  <w:marBottom w:val="0"/>
                  <w:divBdr>
                    <w:top w:val="none" w:sz="0" w:space="0" w:color="auto"/>
                    <w:left w:val="none" w:sz="0" w:space="0" w:color="auto"/>
                    <w:bottom w:val="none" w:sz="0" w:space="0" w:color="auto"/>
                    <w:right w:val="none" w:sz="0" w:space="0" w:color="auto"/>
                  </w:divBdr>
                </w:div>
                <w:div w:id="124085564">
                  <w:marLeft w:val="0"/>
                  <w:marRight w:val="0"/>
                  <w:marTop w:val="0"/>
                  <w:marBottom w:val="0"/>
                  <w:divBdr>
                    <w:top w:val="none" w:sz="0" w:space="0" w:color="auto"/>
                    <w:left w:val="none" w:sz="0" w:space="0" w:color="auto"/>
                    <w:bottom w:val="none" w:sz="0" w:space="0" w:color="auto"/>
                    <w:right w:val="none" w:sz="0" w:space="0" w:color="auto"/>
                  </w:divBdr>
                </w:div>
                <w:div w:id="127430835">
                  <w:marLeft w:val="0"/>
                  <w:marRight w:val="0"/>
                  <w:marTop w:val="0"/>
                  <w:marBottom w:val="0"/>
                  <w:divBdr>
                    <w:top w:val="none" w:sz="0" w:space="0" w:color="auto"/>
                    <w:left w:val="none" w:sz="0" w:space="0" w:color="auto"/>
                    <w:bottom w:val="none" w:sz="0" w:space="0" w:color="auto"/>
                    <w:right w:val="none" w:sz="0" w:space="0" w:color="auto"/>
                  </w:divBdr>
                </w:div>
                <w:div w:id="127630039">
                  <w:marLeft w:val="0"/>
                  <w:marRight w:val="0"/>
                  <w:marTop w:val="0"/>
                  <w:marBottom w:val="0"/>
                  <w:divBdr>
                    <w:top w:val="none" w:sz="0" w:space="0" w:color="auto"/>
                    <w:left w:val="none" w:sz="0" w:space="0" w:color="auto"/>
                    <w:bottom w:val="none" w:sz="0" w:space="0" w:color="auto"/>
                    <w:right w:val="none" w:sz="0" w:space="0" w:color="auto"/>
                  </w:divBdr>
                </w:div>
                <w:div w:id="128978276">
                  <w:marLeft w:val="0"/>
                  <w:marRight w:val="0"/>
                  <w:marTop w:val="0"/>
                  <w:marBottom w:val="0"/>
                  <w:divBdr>
                    <w:top w:val="none" w:sz="0" w:space="0" w:color="auto"/>
                    <w:left w:val="none" w:sz="0" w:space="0" w:color="auto"/>
                    <w:bottom w:val="none" w:sz="0" w:space="0" w:color="auto"/>
                    <w:right w:val="none" w:sz="0" w:space="0" w:color="auto"/>
                  </w:divBdr>
                </w:div>
                <w:div w:id="129131226">
                  <w:marLeft w:val="0"/>
                  <w:marRight w:val="0"/>
                  <w:marTop w:val="0"/>
                  <w:marBottom w:val="0"/>
                  <w:divBdr>
                    <w:top w:val="none" w:sz="0" w:space="0" w:color="auto"/>
                    <w:left w:val="none" w:sz="0" w:space="0" w:color="auto"/>
                    <w:bottom w:val="none" w:sz="0" w:space="0" w:color="auto"/>
                    <w:right w:val="none" w:sz="0" w:space="0" w:color="auto"/>
                  </w:divBdr>
                </w:div>
                <w:div w:id="129250402">
                  <w:marLeft w:val="0"/>
                  <w:marRight w:val="0"/>
                  <w:marTop w:val="0"/>
                  <w:marBottom w:val="0"/>
                  <w:divBdr>
                    <w:top w:val="none" w:sz="0" w:space="0" w:color="auto"/>
                    <w:left w:val="none" w:sz="0" w:space="0" w:color="auto"/>
                    <w:bottom w:val="none" w:sz="0" w:space="0" w:color="auto"/>
                    <w:right w:val="none" w:sz="0" w:space="0" w:color="auto"/>
                  </w:divBdr>
                </w:div>
                <w:div w:id="133061070">
                  <w:marLeft w:val="0"/>
                  <w:marRight w:val="0"/>
                  <w:marTop w:val="0"/>
                  <w:marBottom w:val="0"/>
                  <w:divBdr>
                    <w:top w:val="none" w:sz="0" w:space="0" w:color="auto"/>
                    <w:left w:val="none" w:sz="0" w:space="0" w:color="auto"/>
                    <w:bottom w:val="none" w:sz="0" w:space="0" w:color="auto"/>
                    <w:right w:val="none" w:sz="0" w:space="0" w:color="auto"/>
                  </w:divBdr>
                </w:div>
                <w:div w:id="135537650">
                  <w:marLeft w:val="0"/>
                  <w:marRight w:val="0"/>
                  <w:marTop w:val="0"/>
                  <w:marBottom w:val="0"/>
                  <w:divBdr>
                    <w:top w:val="none" w:sz="0" w:space="0" w:color="auto"/>
                    <w:left w:val="none" w:sz="0" w:space="0" w:color="auto"/>
                    <w:bottom w:val="none" w:sz="0" w:space="0" w:color="auto"/>
                    <w:right w:val="none" w:sz="0" w:space="0" w:color="auto"/>
                  </w:divBdr>
                </w:div>
                <w:div w:id="138306966">
                  <w:marLeft w:val="0"/>
                  <w:marRight w:val="0"/>
                  <w:marTop w:val="0"/>
                  <w:marBottom w:val="0"/>
                  <w:divBdr>
                    <w:top w:val="none" w:sz="0" w:space="0" w:color="auto"/>
                    <w:left w:val="none" w:sz="0" w:space="0" w:color="auto"/>
                    <w:bottom w:val="none" w:sz="0" w:space="0" w:color="auto"/>
                    <w:right w:val="none" w:sz="0" w:space="0" w:color="auto"/>
                  </w:divBdr>
                </w:div>
                <w:div w:id="139081237">
                  <w:marLeft w:val="0"/>
                  <w:marRight w:val="0"/>
                  <w:marTop w:val="0"/>
                  <w:marBottom w:val="0"/>
                  <w:divBdr>
                    <w:top w:val="none" w:sz="0" w:space="0" w:color="auto"/>
                    <w:left w:val="none" w:sz="0" w:space="0" w:color="auto"/>
                    <w:bottom w:val="none" w:sz="0" w:space="0" w:color="auto"/>
                    <w:right w:val="none" w:sz="0" w:space="0" w:color="auto"/>
                  </w:divBdr>
                </w:div>
                <w:div w:id="140270691">
                  <w:marLeft w:val="0"/>
                  <w:marRight w:val="0"/>
                  <w:marTop w:val="0"/>
                  <w:marBottom w:val="0"/>
                  <w:divBdr>
                    <w:top w:val="none" w:sz="0" w:space="0" w:color="auto"/>
                    <w:left w:val="none" w:sz="0" w:space="0" w:color="auto"/>
                    <w:bottom w:val="none" w:sz="0" w:space="0" w:color="auto"/>
                    <w:right w:val="none" w:sz="0" w:space="0" w:color="auto"/>
                  </w:divBdr>
                </w:div>
                <w:div w:id="143663335">
                  <w:marLeft w:val="0"/>
                  <w:marRight w:val="0"/>
                  <w:marTop w:val="0"/>
                  <w:marBottom w:val="0"/>
                  <w:divBdr>
                    <w:top w:val="none" w:sz="0" w:space="0" w:color="auto"/>
                    <w:left w:val="none" w:sz="0" w:space="0" w:color="auto"/>
                    <w:bottom w:val="none" w:sz="0" w:space="0" w:color="auto"/>
                    <w:right w:val="none" w:sz="0" w:space="0" w:color="auto"/>
                  </w:divBdr>
                </w:div>
                <w:div w:id="144663513">
                  <w:marLeft w:val="0"/>
                  <w:marRight w:val="0"/>
                  <w:marTop w:val="0"/>
                  <w:marBottom w:val="0"/>
                  <w:divBdr>
                    <w:top w:val="none" w:sz="0" w:space="0" w:color="auto"/>
                    <w:left w:val="none" w:sz="0" w:space="0" w:color="auto"/>
                    <w:bottom w:val="none" w:sz="0" w:space="0" w:color="auto"/>
                    <w:right w:val="none" w:sz="0" w:space="0" w:color="auto"/>
                  </w:divBdr>
                </w:div>
                <w:div w:id="144711218">
                  <w:marLeft w:val="0"/>
                  <w:marRight w:val="0"/>
                  <w:marTop w:val="0"/>
                  <w:marBottom w:val="0"/>
                  <w:divBdr>
                    <w:top w:val="none" w:sz="0" w:space="0" w:color="auto"/>
                    <w:left w:val="none" w:sz="0" w:space="0" w:color="auto"/>
                    <w:bottom w:val="none" w:sz="0" w:space="0" w:color="auto"/>
                    <w:right w:val="none" w:sz="0" w:space="0" w:color="auto"/>
                  </w:divBdr>
                </w:div>
                <w:div w:id="145826424">
                  <w:marLeft w:val="0"/>
                  <w:marRight w:val="0"/>
                  <w:marTop w:val="0"/>
                  <w:marBottom w:val="0"/>
                  <w:divBdr>
                    <w:top w:val="none" w:sz="0" w:space="0" w:color="auto"/>
                    <w:left w:val="none" w:sz="0" w:space="0" w:color="auto"/>
                    <w:bottom w:val="none" w:sz="0" w:space="0" w:color="auto"/>
                    <w:right w:val="none" w:sz="0" w:space="0" w:color="auto"/>
                  </w:divBdr>
                </w:div>
                <w:div w:id="148177855">
                  <w:marLeft w:val="0"/>
                  <w:marRight w:val="0"/>
                  <w:marTop w:val="0"/>
                  <w:marBottom w:val="0"/>
                  <w:divBdr>
                    <w:top w:val="none" w:sz="0" w:space="0" w:color="auto"/>
                    <w:left w:val="none" w:sz="0" w:space="0" w:color="auto"/>
                    <w:bottom w:val="none" w:sz="0" w:space="0" w:color="auto"/>
                    <w:right w:val="none" w:sz="0" w:space="0" w:color="auto"/>
                  </w:divBdr>
                </w:div>
                <w:div w:id="151720515">
                  <w:marLeft w:val="0"/>
                  <w:marRight w:val="0"/>
                  <w:marTop w:val="0"/>
                  <w:marBottom w:val="0"/>
                  <w:divBdr>
                    <w:top w:val="none" w:sz="0" w:space="0" w:color="auto"/>
                    <w:left w:val="none" w:sz="0" w:space="0" w:color="auto"/>
                    <w:bottom w:val="none" w:sz="0" w:space="0" w:color="auto"/>
                    <w:right w:val="none" w:sz="0" w:space="0" w:color="auto"/>
                  </w:divBdr>
                </w:div>
                <w:div w:id="153111479">
                  <w:marLeft w:val="0"/>
                  <w:marRight w:val="0"/>
                  <w:marTop w:val="0"/>
                  <w:marBottom w:val="0"/>
                  <w:divBdr>
                    <w:top w:val="none" w:sz="0" w:space="0" w:color="auto"/>
                    <w:left w:val="none" w:sz="0" w:space="0" w:color="auto"/>
                    <w:bottom w:val="none" w:sz="0" w:space="0" w:color="auto"/>
                    <w:right w:val="none" w:sz="0" w:space="0" w:color="auto"/>
                  </w:divBdr>
                </w:div>
                <w:div w:id="157232072">
                  <w:marLeft w:val="0"/>
                  <w:marRight w:val="0"/>
                  <w:marTop w:val="0"/>
                  <w:marBottom w:val="0"/>
                  <w:divBdr>
                    <w:top w:val="none" w:sz="0" w:space="0" w:color="auto"/>
                    <w:left w:val="none" w:sz="0" w:space="0" w:color="auto"/>
                    <w:bottom w:val="none" w:sz="0" w:space="0" w:color="auto"/>
                    <w:right w:val="none" w:sz="0" w:space="0" w:color="auto"/>
                  </w:divBdr>
                </w:div>
                <w:div w:id="159152313">
                  <w:marLeft w:val="0"/>
                  <w:marRight w:val="0"/>
                  <w:marTop w:val="0"/>
                  <w:marBottom w:val="0"/>
                  <w:divBdr>
                    <w:top w:val="none" w:sz="0" w:space="0" w:color="auto"/>
                    <w:left w:val="none" w:sz="0" w:space="0" w:color="auto"/>
                    <w:bottom w:val="none" w:sz="0" w:space="0" w:color="auto"/>
                    <w:right w:val="none" w:sz="0" w:space="0" w:color="auto"/>
                  </w:divBdr>
                </w:div>
                <w:div w:id="160506920">
                  <w:marLeft w:val="0"/>
                  <w:marRight w:val="0"/>
                  <w:marTop w:val="0"/>
                  <w:marBottom w:val="0"/>
                  <w:divBdr>
                    <w:top w:val="none" w:sz="0" w:space="0" w:color="auto"/>
                    <w:left w:val="none" w:sz="0" w:space="0" w:color="auto"/>
                    <w:bottom w:val="none" w:sz="0" w:space="0" w:color="auto"/>
                    <w:right w:val="none" w:sz="0" w:space="0" w:color="auto"/>
                  </w:divBdr>
                </w:div>
                <w:div w:id="160585803">
                  <w:marLeft w:val="0"/>
                  <w:marRight w:val="0"/>
                  <w:marTop w:val="0"/>
                  <w:marBottom w:val="0"/>
                  <w:divBdr>
                    <w:top w:val="none" w:sz="0" w:space="0" w:color="auto"/>
                    <w:left w:val="none" w:sz="0" w:space="0" w:color="auto"/>
                    <w:bottom w:val="none" w:sz="0" w:space="0" w:color="auto"/>
                    <w:right w:val="none" w:sz="0" w:space="0" w:color="auto"/>
                  </w:divBdr>
                </w:div>
                <w:div w:id="160658044">
                  <w:marLeft w:val="0"/>
                  <w:marRight w:val="0"/>
                  <w:marTop w:val="0"/>
                  <w:marBottom w:val="0"/>
                  <w:divBdr>
                    <w:top w:val="none" w:sz="0" w:space="0" w:color="auto"/>
                    <w:left w:val="none" w:sz="0" w:space="0" w:color="auto"/>
                    <w:bottom w:val="none" w:sz="0" w:space="0" w:color="auto"/>
                    <w:right w:val="none" w:sz="0" w:space="0" w:color="auto"/>
                  </w:divBdr>
                </w:div>
                <w:div w:id="163864686">
                  <w:marLeft w:val="0"/>
                  <w:marRight w:val="0"/>
                  <w:marTop w:val="0"/>
                  <w:marBottom w:val="0"/>
                  <w:divBdr>
                    <w:top w:val="none" w:sz="0" w:space="0" w:color="auto"/>
                    <w:left w:val="none" w:sz="0" w:space="0" w:color="auto"/>
                    <w:bottom w:val="none" w:sz="0" w:space="0" w:color="auto"/>
                    <w:right w:val="none" w:sz="0" w:space="0" w:color="auto"/>
                  </w:divBdr>
                </w:div>
                <w:div w:id="166294381">
                  <w:marLeft w:val="0"/>
                  <w:marRight w:val="0"/>
                  <w:marTop w:val="0"/>
                  <w:marBottom w:val="0"/>
                  <w:divBdr>
                    <w:top w:val="none" w:sz="0" w:space="0" w:color="auto"/>
                    <w:left w:val="none" w:sz="0" w:space="0" w:color="auto"/>
                    <w:bottom w:val="none" w:sz="0" w:space="0" w:color="auto"/>
                    <w:right w:val="none" w:sz="0" w:space="0" w:color="auto"/>
                  </w:divBdr>
                </w:div>
                <w:div w:id="167256544">
                  <w:marLeft w:val="0"/>
                  <w:marRight w:val="0"/>
                  <w:marTop w:val="0"/>
                  <w:marBottom w:val="0"/>
                  <w:divBdr>
                    <w:top w:val="none" w:sz="0" w:space="0" w:color="auto"/>
                    <w:left w:val="none" w:sz="0" w:space="0" w:color="auto"/>
                    <w:bottom w:val="none" w:sz="0" w:space="0" w:color="auto"/>
                    <w:right w:val="none" w:sz="0" w:space="0" w:color="auto"/>
                  </w:divBdr>
                </w:div>
                <w:div w:id="167330518">
                  <w:marLeft w:val="0"/>
                  <w:marRight w:val="0"/>
                  <w:marTop w:val="0"/>
                  <w:marBottom w:val="0"/>
                  <w:divBdr>
                    <w:top w:val="none" w:sz="0" w:space="0" w:color="auto"/>
                    <w:left w:val="none" w:sz="0" w:space="0" w:color="auto"/>
                    <w:bottom w:val="none" w:sz="0" w:space="0" w:color="auto"/>
                    <w:right w:val="none" w:sz="0" w:space="0" w:color="auto"/>
                  </w:divBdr>
                </w:div>
                <w:div w:id="169491866">
                  <w:marLeft w:val="0"/>
                  <w:marRight w:val="0"/>
                  <w:marTop w:val="0"/>
                  <w:marBottom w:val="0"/>
                  <w:divBdr>
                    <w:top w:val="none" w:sz="0" w:space="0" w:color="auto"/>
                    <w:left w:val="none" w:sz="0" w:space="0" w:color="auto"/>
                    <w:bottom w:val="none" w:sz="0" w:space="0" w:color="auto"/>
                    <w:right w:val="none" w:sz="0" w:space="0" w:color="auto"/>
                  </w:divBdr>
                </w:div>
                <w:div w:id="170265498">
                  <w:marLeft w:val="0"/>
                  <w:marRight w:val="0"/>
                  <w:marTop w:val="0"/>
                  <w:marBottom w:val="0"/>
                  <w:divBdr>
                    <w:top w:val="none" w:sz="0" w:space="0" w:color="auto"/>
                    <w:left w:val="none" w:sz="0" w:space="0" w:color="auto"/>
                    <w:bottom w:val="none" w:sz="0" w:space="0" w:color="auto"/>
                    <w:right w:val="none" w:sz="0" w:space="0" w:color="auto"/>
                  </w:divBdr>
                </w:div>
                <w:div w:id="171381423">
                  <w:marLeft w:val="0"/>
                  <w:marRight w:val="0"/>
                  <w:marTop w:val="0"/>
                  <w:marBottom w:val="0"/>
                  <w:divBdr>
                    <w:top w:val="none" w:sz="0" w:space="0" w:color="auto"/>
                    <w:left w:val="none" w:sz="0" w:space="0" w:color="auto"/>
                    <w:bottom w:val="none" w:sz="0" w:space="0" w:color="auto"/>
                    <w:right w:val="none" w:sz="0" w:space="0" w:color="auto"/>
                  </w:divBdr>
                </w:div>
                <w:div w:id="174072726">
                  <w:marLeft w:val="0"/>
                  <w:marRight w:val="0"/>
                  <w:marTop w:val="0"/>
                  <w:marBottom w:val="0"/>
                  <w:divBdr>
                    <w:top w:val="none" w:sz="0" w:space="0" w:color="auto"/>
                    <w:left w:val="none" w:sz="0" w:space="0" w:color="auto"/>
                    <w:bottom w:val="none" w:sz="0" w:space="0" w:color="auto"/>
                    <w:right w:val="none" w:sz="0" w:space="0" w:color="auto"/>
                  </w:divBdr>
                </w:div>
                <w:div w:id="175391870">
                  <w:marLeft w:val="0"/>
                  <w:marRight w:val="0"/>
                  <w:marTop w:val="0"/>
                  <w:marBottom w:val="0"/>
                  <w:divBdr>
                    <w:top w:val="none" w:sz="0" w:space="0" w:color="auto"/>
                    <w:left w:val="none" w:sz="0" w:space="0" w:color="auto"/>
                    <w:bottom w:val="none" w:sz="0" w:space="0" w:color="auto"/>
                    <w:right w:val="none" w:sz="0" w:space="0" w:color="auto"/>
                  </w:divBdr>
                </w:div>
                <w:div w:id="181826833">
                  <w:marLeft w:val="0"/>
                  <w:marRight w:val="0"/>
                  <w:marTop w:val="0"/>
                  <w:marBottom w:val="0"/>
                  <w:divBdr>
                    <w:top w:val="none" w:sz="0" w:space="0" w:color="auto"/>
                    <w:left w:val="none" w:sz="0" w:space="0" w:color="auto"/>
                    <w:bottom w:val="none" w:sz="0" w:space="0" w:color="auto"/>
                    <w:right w:val="none" w:sz="0" w:space="0" w:color="auto"/>
                  </w:divBdr>
                </w:div>
                <w:div w:id="183136781">
                  <w:marLeft w:val="0"/>
                  <w:marRight w:val="0"/>
                  <w:marTop w:val="0"/>
                  <w:marBottom w:val="0"/>
                  <w:divBdr>
                    <w:top w:val="none" w:sz="0" w:space="0" w:color="auto"/>
                    <w:left w:val="none" w:sz="0" w:space="0" w:color="auto"/>
                    <w:bottom w:val="none" w:sz="0" w:space="0" w:color="auto"/>
                    <w:right w:val="none" w:sz="0" w:space="0" w:color="auto"/>
                  </w:divBdr>
                </w:div>
                <w:div w:id="185674187">
                  <w:marLeft w:val="0"/>
                  <w:marRight w:val="0"/>
                  <w:marTop w:val="0"/>
                  <w:marBottom w:val="0"/>
                  <w:divBdr>
                    <w:top w:val="none" w:sz="0" w:space="0" w:color="auto"/>
                    <w:left w:val="none" w:sz="0" w:space="0" w:color="auto"/>
                    <w:bottom w:val="none" w:sz="0" w:space="0" w:color="auto"/>
                    <w:right w:val="none" w:sz="0" w:space="0" w:color="auto"/>
                  </w:divBdr>
                </w:div>
                <w:div w:id="188566007">
                  <w:marLeft w:val="0"/>
                  <w:marRight w:val="0"/>
                  <w:marTop w:val="0"/>
                  <w:marBottom w:val="0"/>
                  <w:divBdr>
                    <w:top w:val="none" w:sz="0" w:space="0" w:color="auto"/>
                    <w:left w:val="none" w:sz="0" w:space="0" w:color="auto"/>
                    <w:bottom w:val="none" w:sz="0" w:space="0" w:color="auto"/>
                    <w:right w:val="none" w:sz="0" w:space="0" w:color="auto"/>
                  </w:divBdr>
                </w:div>
                <w:div w:id="191772255">
                  <w:marLeft w:val="0"/>
                  <w:marRight w:val="0"/>
                  <w:marTop w:val="0"/>
                  <w:marBottom w:val="0"/>
                  <w:divBdr>
                    <w:top w:val="none" w:sz="0" w:space="0" w:color="auto"/>
                    <w:left w:val="none" w:sz="0" w:space="0" w:color="auto"/>
                    <w:bottom w:val="none" w:sz="0" w:space="0" w:color="auto"/>
                    <w:right w:val="none" w:sz="0" w:space="0" w:color="auto"/>
                  </w:divBdr>
                </w:div>
                <w:div w:id="192808938">
                  <w:marLeft w:val="0"/>
                  <w:marRight w:val="0"/>
                  <w:marTop w:val="0"/>
                  <w:marBottom w:val="0"/>
                  <w:divBdr>
                    <w:top w:val="none" w:sz="0" w:space="0" w:color="auto"/>
                    <w:left w:val="none" w:sz="0" w:space="0" w:color="auto"/>
                    <w:bottom w:val="none" w:sz="0" w:space="0" w:color="auto"/>
                    <w:right w:val="none" w:sz="0" w:space="0" w:color="auto"/>
                  </w:divBdr>
                </w:div>
                <w:div w:id="195317490">
                  <w:marLeft w:val="0"/>
                  <w:marRight w:val="0"/>
                  <w:marTop w:val="0"/>
                  <w:marBottom w:val="0"/>
                  <w:divBdr>
                    <w:top w:val="none" w:sz="0" w:space="0" w:color="auto"/>
                    <w:left w:val="none" w:sz="0" w:space="0" w:color="auto"/>
                    <w:bottom w:val="none" w:sz="0" w:space="0" w:color="auto"/>
                    <w:right w:val="none" w:sz="0" w:space="0" w:color="auto"/>
                  </w:divBdr>
                </w:div>
                <w:div w:id="195431453">
                  <w:marLeft w:val="0"/>
                  <w:marRight w:val="0"/>
                  <w:marTop w:val="0"/>
                  <w:marBottom w:val="0"/>
                  <w:divBdr>
                    <w:top w:val="none" w:sz="0" w:space="0" w:color="auto"/>
                    <w:left w:val="none" w:sz="0" w:space="0" w:color="auto"/>
                    <w:bottom w:val="none" w:sz="0" w:space="0" w:color="auto"/>
                    <w:right w:val="none" w:sz="0" w:space="0" w:color="auto"/>
                  </w:divBdr>
                </w:div>
                <w:div w:id="195974122">
                  <w:marLeft w:val="0"/>
                  <w:marRight w:val="0"/>
                  <w:marTop w:val="0"/>
                  <w:marBottom w:val="0"/>
                  <w:divBdr>
                    <w:top w:val="none" w:sz="0" w:space="0" w:color="auto"/>
                    <w:left w:val="none" w:sz="0" w:space="0" w:color="auto"/>
                    <w:bottom w:val="none" w:sz="0" w:space="0" w:color="auto"/>
                    <w:right w:val="none" w:sz="0" w:space="0" w:color="auto"/>
                  </w:divBdr>
                </w:div>
                <w:div w:id="197744073">
                  <w:marLeft w:val="0"/>
                  <w:marRight w:val="0"/>
                  <w:marTop w:val="0"/>
                  <w:marBottom w:val="0"/>
                  <w:divBdr>
                    <w:top w:val="none" w:sz="0" w:space="0" w:color="auto"/>
                    <w:left w:val="none" w:sz="0" w:space="0" w:color="auto"/>
                    <w:bottom w:val="none" w:sz="0" w:space="0" w:color="auto"/>
                    <w:right w:val="none" w:sz="0" w:space="0" w:color="auto"/>
                  </w:divBdr>
                </w:div>
                <w:div w:id="200676302">
                  <w:marLeft w:val="0"/>
                  <w:marRight w:val="0"/>
                  <w:marTop w:val="0"/>
                  <w:marBottom w:val="0"/>
                  <w:divBdr>
                    <w:top w:val="none" w:sz="0" w:space="0" w:color="auto"/>
                    <w:left w:val="none" w:sz="0" w:space="0" w:color="auto"/>
                    <w:bottom w:val="none" w:sz="0" w:space="0" w:color="auto"/>
                    <w:right w:val="none" w:sz="0" w:space="0" w:color="auto"/>
                  </w:divBdr>
                </w:div>
                <w:div w:id="202788713">
                  <w:marLeft w:val="0"/>
                  <w:marRight w:val="0"/>
                  <w:marTop w:val="0"/>
                  <w:marBottom w:val="0"/>
                  <w:divBdr>
                    <w:top w:val="none" w:sz="0" w:space="0" w:color="auto"/>
                    <w:left w:val="none" w:sz="0" w:space="0" w:color="auto"/>
                    <w:bottom w:val="none" w:sz="0" w:space="0" w:color="auto"/>
                    <w:right w:val="none" w:sz="0" w:space="0" w:color="auto"/>
                  </w:divBdr>
                </w:div>
                <w:div w:id="204023106">
                  <w:marLeft w:val="0"/>
                  <w:marRight w:val="0"/>
                  <w:marTop w:val="0"/>
                  <w:marBottom w:val="0"/>
                  <w:divBdr>
                    <w:top w:val="none" w:sz="0" w:space="0" w:color="auto"/>
                    <w:left w:val="none" w:sz="0" w:space="0" w:color="auto"/>
                    <w:bottom w:val="none" w:sz="0" w:space="0" w:color="auto"/>
                    <w:right w:val="none" w:sz="0" w:space="0" w:color="auto"/>
                  </w:divBdr>
                </w:div>
                <w:div w:id="209848061">
                  <w:marLeft w:val="0"/>
                  <w:marRight w:val="0"/>
                  <w:marTop w:val="0"/>
                  <w:marBottom w:val="0"/>
                  <w:divBdr>
                    <w:top w:val="none" w:sz="0" w:space="0" w:color="auto"/>
                    <w:left w:val="none" w:sz="0" w:space="0" w:color="auto"/>
                    <w:bottom w:val="none" w:sz="0" w:space="0" w:color="auto"/>
                    <w:right w:val="none" w:sz="0" w:space="0" w:color="auto"/>
                  </w:divBdr>
                </w:div>
                <w:div w:id="210187740">
                  <w:marLeft w:val="0"/>
                  <w:marRight w:val="0"/>
                  <w:marTop w:val="0"/>
                  <w:marBottom w:val="0"/>
                  <w:divBdr>
                    <w:top w:val="none" w:sz="0" w:space="0" w:color="auto"/>
                    <w:left w:val="none" w:sz="0" w:space="0" w:color="auto"/>
                    <w:bottom w:val="none" w:sz="0" w:space="0" w:color="auto"/>
                    <w:right w:val="none" w:sz="0" w:space="0" w:color="auto"/>
                  </w:divBdr>
                </w:div>
                <w:div w:id="211499564">
                  <w:marLeft w:val="0"/>
                  <w:marRight w:val="0"/>
                  <w:marTop w:val="0"/>
                  <w:marBottom w:val="0"/>
                  <w:divBdr>
                    <w:top w:val="none" w:sz="0" w:space="0" w:color="auto"/>
                    <w:left w:val="none" w:sz="0" w:space="0" w:color="auto"/>
                    <w:bottom w:val="none" w:sz="0" w:space="0" w:color="auto"/>
                    <w:right w:val="none" w:sz="0" w:space="0" w:color="auto"/>
                  </w:divBdr>
                </w:div>
                <w:div w:id="211768574">
                  <w:marLeft w:val="0"/>
                  <w:marRight w:val="0"/>
                  <w:marTop w:val="0"/>
                  <w:marBottom w:val="0"/>
                  <w:divBdr>
                    <w:top w:val="none" w:sz="0" w:space="0" w:color="auto"/>
                    <w:left w:val="none" w:sz="0" w:space="0" w:color="auto"/>
                    <w:bottom w:val="none" w:sz="0" w:space="0" w:color="auto"/>
                    <w:right w:val="none" w:sz="0" w:space="0" w:color="auto"/>
                  </w:divBdr>
                </w:div>
                <w:div w:id="213349759">
                  <w:marLeft w:val="0"/>
                  <w:marRight w:val="0"/>
                  <w:marTop w:val="0"/>
                  <w:marBottom w:val="0"/>
                  <w:divBdr>
                    <w:top w:val="none" w:sz="0" w:space="0" w:color="auto"/>
                    <w:left w:val="none" w:sz="0" w:space="0" w:color="auto"/>
                    <w:bottom w:val="none" w:sz="0" w:space="0" w:color="auto"/>
                    <w:right w:val="none" w:sz="0" w:space="0" w:color="auto"/>
                  </w:divBdr>
                </w:div>
                <w:div w:id="214239221">
                  <w:marLeft w:val="0"/>
                  <w:marRight w:val="0"/>
                  <w:marTop w:val="0"/>
                  <w:marBottom w:val="0"/>
                  <w:divBdr>
                    <w:top w:val="none" w:sz="0" w:space="0" w:color="auto"/>
                    <w:left w:val="none" w:sz="0" w:space="0" w:color="auto"/>
                    <w:bottom w:val="none" w:sz="0" w:space="0" w:color="auto"/>
                    <w:right w:val="none" w:sz="0" w:space="0" w:color="auto"/>
                  </w:divBdr>
                </w:div>
                <w:div w:id="215969442">
                  <w:marLeft w:val="0"/>
                  <w:marRight w:val="0"/>
                  <w:marTop w:val="0"/>
                  <w:marBottom w:val="0"/>
                  <w:divBdr>
                    <w:top w:val="none" w:sz="0" w:space="0" w:color="auto"/>
                    <w:left w:val="none" w:sz="0" w:space="0" w:color="auto"/>
                    <w:bottom w:val="none" w:sz="0" w:space="0" w:color="auto"/>
                    <w:right w:val="none" w:sz="0" w:space="0" w:color="auto"/>
                  </w:divBdr>
                </w:div>
                <w:div w:id="216207566">
                  <w:marLeft w:val="0"/>
                  <w:marRight w:val="0"/>
                  <w:marTop w:val="0"/>
                  <w:marBottom w:val="0"/>
                  <w:divBdr>
                    <w:top w:val="none" w:sz="0" w:space="0" w:color="auto"/>
                    <w:left w:val="none" w:sz="0" w:space="0" w:color="auto"/>
                    <w:bottom w:val="none" w:sz="0" w:space="0" w:color="auto"/>
                    <w:right w:val="none" w:sz="0" w:space="0" w:color="auto"/>
                  </w:divBdr>
                </w:div>
                <w:div w:id="217475978">
                  <w:marLeft w:val="0"/>
                  <w:marRight w:val="0"/>
                  <w:marTop w:val="0"/>
                  <w:marBottom w:val="0"/>
                  <w:divBdr>
                    <w:top w:val="none" w:sz="0" w:space="0" w:color="auto"/>
                    <w:left w:val="none" w:sz="0" w:space="0" w:color="auto"/>
                    <w:bottom w:val="none" w:sz="0" w:space="0" w:color="auto"/>
                    <w:right w:val="none" w:sz="0" w:space="0" w:color="auto"/>
                  </w:divBdr>
                </w:div>
                <w:div w:id="218057712">
                  <w:marLeft w:val="0"/>
                  <w:marRight w:val="0"/>
                  <w:marTop w:val="0"/>
                  <w:marBottom w:val="0"/>
                  <w:divBdr>
                    <w:top w:val="none" w:sz="0" w:space="0" w:color="auto"/>
                    <w:left w:val="none" w:sz="0" w:space="0" w:color="auto"/>
                    <w:bottom w:val="none" w:sz="0" w:space="0" w:color="auto"/>
                    <w:right w:val="none" w:sz="0" w:space="0" w:color="auto"/>
                  </w:divBdr>
                </w:div>
                <w:div w:id="220335220">
                  <w:marLeft w:val="0"/>
                  <w:marRight w:val="0"/>
                  <w:marTop w:val="0"/>
                  <w:marBottom w:val="0"/>
                  <w:divBdr>
                    <w:top w:val="none" w:sz="0" w:space="0" w:color="auto"/>
                    <w:left w:val="none" w:sz="0" w:space="0" w:color="auto"/>
                    <w:bottom w:val="none" w:sz="0" w:space="0" w:color="auto"/>
                    <w:right w:val="none" w:sz="0" w:space="0" w:color="auto"/>
                  </w:divBdr>
                </w:div>
                <w:div w:id="220556646">
                  <w:marLeft w:val="0"/>
                  <w:marRight w:val="0"/>
                  <w:marTop w:val="0"/>
                  <w:marBottom w:val="0"/>
                  <w:divBdr>
                    <w:top w:val="none" w:sz="0" w:space="0" w:color="auto"/>
                    <w:left w:val="none" w:sz="0" w:space="0" w:color="auto"/>
                    <w:bottom w:val="none" w:sz="0" w:space="0" w:color="auto"/>
                    <w:right w:val="none" w:sz="0" w:space="0" w:color="auto"/>
                  </w:divBdr>
                </w:div>
                <w:div w:id="221716970">
                  <w:marLeft w:val="0"/>
                  <w:marRight w:val="0"/>
                  <w:marTop w:val="0"/>
                  <w:marBottom w:val="0"/>
                  <w:divBdr>
                    <w:top w:val="none" w:sz="0" w:space="0" w:color="auto"/>
                    <w:left w:val="none" w:sz="0" w:space="0" w:color="auto"/>
                    <w:bottom w:val="none" w:sz="0" w:space="0" w:color="auto"/>
                    <w:right w:val="none" w:sz="0" w:space="0" w:color="auto"/>
                  </w:divBdr>
                </w:div>
                <w:div w:id="221988227">
                  <w:marLeft w:val="0"/>
                  <w:marRight w:val="0"/>
                  <w:marTop w:val="0"/>
                  <w:marBottom w:val="0"/>
                  <w:divBdr>
                    <w:top w:val="none" w:sz="0" w:space="0" w:color="auto"/>
                    <w:left w:val="none" w:sz="0" w:space="0" w:color="auto"/>
                    <w:bottom w:val="none" w:sz="0" w:space="0" w:color="auto"/>
                    <w:right w:val="none" w:sz="0" w:space="0" w:color="auto"/>
                  </w:divBdr>
                </w:div>
                <w:div w:id="222567432">
                  <w:marLeft w:val="0"/>
                  <w:marRight w:val="0"/>
                  <w:marTop w:val="0"/>
                  <w:marBottom w:val="0"/>
                  <w:divBdr>
                    <w:top w:val="none" w:sz="0" w:space="0" w:color="auto"/>
                    <w:left w:val="none" w:sz="0" w:space="0" w:color="auto"/>
                    <w:bottom w:val="none" w:sz="0" w:space="0" w:color="auto"/>
                    <w:right w:val="none" w:sz="0" w:space="0" w:color="auto"/>
                  </w:divBdr>
                </w:div>
                <w:div w:id="224412069">
                  <w:marLeft w:val="0"/>
                  <w:marRight w:val="0"/>
                  <w:marTop w:val="0"/>
                  <w:marBottom w:val="0"/>
                  <w:divBdr>
                    <w:top w:val="none" w:sz="0" w:space="0" w:color="auto"/>
                    <w:left w:val="none" w:sz="0" w:space="0" w:color="auto"/>
                    <w:bottom w:val="none" w:sz="0" w:space="0" w:color="auto"/>
                    <w:right w:val="none" w:sz="0" w:space="0" w:color="auto"/>
                  </w:divBdr>
                </w:div>
                <w:div w:id="228418852">
                  <w:marLeft w:val="0"/>
                  <w:marRight w:val="0"/>
                  <w:marTop w:val="0"/>
                  <w:marBottom w:val="0"/>
                  <w:divBdr>
                    <w:top w:val="none" w:sz="0" w:space="0" w:color="auto"/>
                    <w:left w:val="none" w:sz="0" w:space="0" w:color="auto"/>
                    <w:bottom w:val="none" w:sz="0" w:space="0" w:color="auto"/>
                    <w:right w:val="none" w:sz="0" w:space="0" w:color="auto"/>
                  </w:divBdr>
                </w:div>
                <w:div w:id="231621140">
                  <w:marLeft w:val="0"/>
                  <w:marRight w:val="0"/>
                  <w:marTop w:val="0"/>
                  <w:marBottom w:val="0"/>
                  <w:divBdr>
                    <w:top w:val="none" w:sz="0" w:space="0" w:color="auto"/>
                    <w:left w:val="none" w:sz="0" w:space="0" w:color="auto"/>
                    <w:bottom w:val="none" w:sz="0" w:space="0" w:color="auto"/>
                    <w:right w:val="none" w:sz="0" w:space="0" w:color="auto"/>
                  </w:divBdr>
                </w:div>
                <w:div w:id="233513487">
                  <w:marLeft w:val="0"/>
                  <w:marRight w:val="0"/>
                  <w:marTop w:val="0"/>
                  <w:marBottom w:val="0"/>
                  <w:divBdr>
                    <w:top w:val="none" w:sz="0" w:space="0" w:color="auto"/>
                    <w:left w:val="none" w:sz="0" w:space="0" w:color="auto"/>
                    <w:bottom w:val="none" w:sz="0" w:space="0" w:color="auto"/>
                    <w:right w:val="none" w:sz="0" w:space="0" w:color="auto"/>
                  </w:divBdr>
                </w:div>
                <w:div w:id="233665652">
                  <w:marLeft w:val="0"/>
                  <w:marRight w:val="0"/>
                  <w:marTop w:val="0"/>
                  <w:marBottom w:val="0"/>
                  <w:divBdr>
                    <w:top w:val="none" w:sz="0" w:space="0" w:color="auto"/>
                    <w:left w:val="none" w:sz="0" w:space="0" w:color="auto"/>
                    <w:bottom w:val="none" w:sz="0" w:space="0" w:color="auto"/>
                    <w:right w:val="none" w:sz="0" w:space="0" w:color="auto"/>
                  </w:divBdr>
                </w:div>
                <w:div w:id="234317913">
                  <w:marLeft w:val="0"/>
                  <w:marRight w:val="0"/>
                  <w:marTop w:val="0"/>
                  <w:marBottom w:val="0"/>
                  <w:divBdr>
                    <w:top w:val="none" w:sz="0" w:space="0" w:color="auto"/>
                    <w:left w:val="none" w:sz="0" w:space="0" w:color="auto"/>
                    <w:bottom w:val="none" w:sz="0" w:space="0" w:color="auto"/>
                    <w:right w:val="none" w:sz="0" w:space="0" w:color="auto"/>
                  </w:divBdr>
                </w:div>
                <w:div w:id="234629642">
                  <w:marLeft w:val="0"/>
                  <w:marRight w:val="0"/>
                  <w:marTop w:val="0"/>
                  <w:marBottom w:val="0"/>
                  <w:divBdr>
                    <w:top w:val="none" w:sz="0" w:space="0" w:color="auto"/>
                    <w:left w:val="none" w:sz="0" w:space="0" w:color="auto"/>
                    <w:bottom w:val="none" w:sz="0" w:space="0" w:color="auto"/>
                    <w:right w:val="none" w:sz="0" w:space="0" w:color="auto"/>
                  </w:divBdr>
                </w:div>
                <w:div w:id="235214961">
                  <w:marLeft w:val="0"/>
                  <w:marRight w:val="0"/>
                  <w:marTop w:val="0"/>
                  <w:marBottom w:val="0"/>
                  <w:divBdr>
                    <w:top w:val="none" w:sz="0" w:space="0" w:color="auto"/>
                    <w:left w:val="none" w:sz="0" w:space="0" w:color="auto"/>
                    <w:bottom w:val="none" w:sz="0" w:space="0" w:color="auto"/>
                    <w:right w:val="none" w:sz="0" w:space="0" w:color="auto"/>
                  </w:divBdr>
                </w:div>
                <w:div w:id="240992013">
                  <w:marLeft w:val="0"/>
                  <w:marRight w:val="0"/>
                  <w:marTop w:val="0"/>
                  <w:marBottom w:val="0"/>
                  <w:divBdr>
                    <w:top w:val="none" w:sz="0" w:space="0" w:color="auto"/>
                    <w:left w:val="none" w:sz="0" w:space="0" w:color="auto"/>
                    <w:bottom w:val="none" w:sz="0" w:space="0" w:color="auto"/>
                    <w:right w:val="none" w:sz="0" w:space="0" w:color="auto"/>
                  </w:divBdr>
                </w:div>
                <w:div w:id="241766904">
                  <w:marLeft w:val="0"/>
                  <w:marRight w:val="0"/>
                  <w:marTop w:val="0"/>
                  <w:marBottom w:val="0"/>
                  <w:divBdr>
                    <w:top w:val="none" w:sz="0" w:space="0" w:color="auto"/>
                    <w:left w:val="none" w:sz="0" w:space="0" w:color="auto"/>
                    <w:bottom w:val="none" w:sz="0" w:space="0" w:color="auto"/>
                    <w:right w:val="none" w:sz="0" w:space="0" w:color="auto"/>
                  </w:divBdr>
                </w:div>
                <w:div w:id="243222663">
                  <w:marLeft w:val="0"/>
                  <w:marRight w:val="0"/>
                  <w:marTop w:val="0"/>
                  <w:marBottom w:val="0"/>
                  <w:divBdr>
                    <w:top w:val="none" w:sz="0" w:space="0" w:color="auto"/>
                    <w:left w:val="none" w:sz="0" w:space="0" w:color="auto"/>
                    <w:bottom w:val="none" w:sz="0" w:space="0" w:color="auto"/>
                    <w:right w:val="none" w:sz="0" w:space="0" w:color="auto"/>
                  </w:divBdr>
                </w:div>
                <w:div w:id="244649603">
                  <w:marLeft w:val="0"/>
                  <w:marRight w:val="0"/>
                  <w:marTop w:val="0"/>
                  <w:marBottom w:val="0"/>
                  <w:divBdr>
                    <w:top w:val="none" w:sz="0" w:space="0" w:color="auto"/>
                    <w:left w:val="none" w:sz="0" w:space="0" w:color="auto"/>
                    <w:bottom w:val="none" w:sz="0" w:space="0" w:color="auto"/>
                    <w:right w:val="none" w:sz="0" w:space="0" w:color="auto"/>
                  </w:divBdr>
                </w:div>
                <w:div w:id="246966308">
                  <w:marLeft w:val="0"/>
                  <w:marRight w:val="0"/>
                  <w:marTop w:val="0"/>
                  <w:marBottom w:val="0"/>
                  <w:divBdr>
                    <w:top w:val="none" w:sz="0" w:space="0" w:color="auto"/>
                    <w:left w:val="none" w:sz="0" w:space="0" w:color="auto"/>
                    <w:bottom w:val="none" w:sz="0" w:space="0" w:color="auto"/>
                    <w:right w:val="none" w:sz="0" w:space="0" w:color="auto"/>
                  </w:divBdr>
                </w:div>
                <w:div w:id="247930214">
                  <w:marLeft w:val="0"/>
                  <w:marRight w:val="0"/>
                  <w:marTop w:val="0"/>
                  <w:marBottom w:val="0"/>
                  <w:divBdr>
                    <w:top w:val="none" w:sz="0" w:space="0" w:color="auto"/>
                    <w:left w:val="none" w:sz="0" w:space="0" w:color="auto"/>
                    <w:bottom w:val="none" w:sz="0" w:space="0" w:color="auto"/>
                    <w:right w:val="none" w:sz="0" w:space="0" w:color="auto"/>
                  </w:divBdr>
                </w:div>
                <w:div w:id="251428777">
                  <w:marLeft w:val="0"/>
                  <w:marRight w:val="0"/>
                  <w:marTop w:val="0"/>
                  <w:marBottom w:val="0"/>
                  <w:divBdr>
                    <w:top w:val="none" w:sz="0" w:space="0" w:color="auto"/>
                    <w:left w:val="none" w:sz="0" w:space="0" w:color="auto"/>
                    <w:bottom w:val="none" w:sz="0" w:space="0" w:color="auto"/>
                    <w:right w:val="none" w:sz="0" w:space="0" w:color="auto"/>
                  </w:divBdr>
                </w:div>
                <w:div w:id="254025079">
                  <w:marLeft w:val="0"/>
                  <w:marRight w:val="0"/>
                  <w:marTop w:val="0"/>
                  <w:marBottom w:val="0"/>
                  <w:divBdr>
                    <w:top w:val="none" w:sz="0" w:space="0" w:color="auto"/>
                    <w:left w:val="none" w:sz="0" w:space="0" w:color="auto"/>
                    <w:bottom w:val="none" w:sz="0" w:space="0" w:color="auto"/>
                    <w:right w:val="none" w:sz="0" w:space="0" w:color="auto"/>
                  </w:divBdr>
                </w:div>
                <w:div w:id="256602726">
                  <w:marLeft w:val="0"/>
                  <w:marRight w:val="0"/>
                  <w:marTop w:val="0"/>
                  <w:marBottom w:val="0"/>
                  <w:divBdr>
                    <w:top w:val="none" w:sz="0" w:space="0" w:color="auto"/>
                    <w:left w:val="none" w:sz="0" w:space="0" w:color="auto"/>
                    <w:bottom w:val="none" w:sz="0" w:space="0" w:color="auto"/>
                    <w:right w:val="none" w:sz="0" w:space="0" w:color="auto"/>
                  </w:divBdr>
                </w:div>
                <w:div w:id="259876364">
                  <w:marLeft w:val="0"/>
                  <w:marRight w:val="0"/>
                  <w:marTop w:val="0"/>
                  <w:marBottom w:val="0"/>
                  <w:divBdr>
                    <w:top w:val="none" w:sz="0" w:space="0" w:color="auto"/>
                    <w:left w:val="none" w:sz="0" w:space="0" w:color="auto"/>
                    <w:bottom w:val="none" w:sz="0" w:space="0" w:color="auto"/>
                    <w:right w:val="none" w:sz="0" w:space="0" w:color="auto"/>
                  </w:divBdr>
                </w:div>
                <w:div w:id="261881870">
                  <w:marLeft w:val="0"/>
                  <w:marRight w:val="0"/>
                  <w:marTop w:val="0"/>
                  <w:marBottom w:val="0"/>
                  <w:divBdr>
                    <w:top w:val="none" w:sz="0" w:space="0" w:color="auto"/>
                    <w:left w:val="none" w:sz="0" w:space="0" w:color="auto"/>
                    <w:bottom w:val="none" w:sz="0" w:space="0" w:color="auto"/>
                    <w:right w:val="none" w:sz="0" w:space="0" w:color="auto"/>
                  </w:divBdr>
                </w:div>
                <w:div w:id="262148776">
                  <w:marLeft w:val="0"/>
                  <w:marRight w:val="0"/>
                  <w:marTop w:val="0"/>
                  <w:marBottom w:val="0"/>
                  <w:divBdr>
                    <w:top w:val="none" w:sz="0" w:space="0" w:color="auto"/>
                    <w:left w:val="none" w:sz="0" w:space="0" w:color="auto"/>
                    <w:bottom w:val="none" w:sz="0" w:space="0" w:color="auto"/>
                    <w:right w:val="none" w:sz="0" w:space="0" w:color="auto"/>
                  </w:divBdr>
                </w:div>
                <w:div w:id="265432151">
                  <w:marLeft w:val="0"/>
                  <w:marRight w:val="0"/>
                  <w:marTop w:val="0"/>
                  <w:marBottom w:val="0"/>
                  <w:divBdr>
                    <w:top w:val="none" w:sz="0" w:space="0" w:color="auto"/>
                    <w:left w:val="none" w:sz="0" w:space="0" w:color="auto"/>
                    <w:bottom w:val="none" w:sz="0" w:space="0" w:color="auto"/>
                    <w:right w:val="none" w:sz="0" w:space="0" w:color="auto"/>
                  </w:divBdr>
                </w:div>
                <w:div w:id="268973296">
                  <w:marLeft w:val="0"/>
                  <w:marRight w:val="0"/>
                  <w:marTop w:val="0"/>
                  <w:marBottom w:val="0"/>
                  <w:divBdr>
                    <w:top w:val="none" w:sz="0" w:space="0" w:color="auto"/>
                    <w:left w:val="none" w:sz="0" w:space="0" w:color="auto"/>
                    <w:bottom w:val="none" w:sz="0" w:space="0" w:color="auto"/>
                    <w:right w:val="none" w:sz="0" w:space="0" w:color="auto"/>
                  </w:divBdr>
                </w:div>
                <w:div w:id="269162557">
                  <w:marLeft w:val="0"/>
                  <w:marRight w:val="0"/>
                  <w:marTop w:val="0"/>
                  <w:marBottom w:val="0"/>
                  <w:divBdr>
                    <w:top w:val="none" w:sz="0" w:space="0" w:color="auto"/>
                    <w:left w:val="none" w:sz="0" w:space="0" w:color="auto"/>
                    <w:bottom w:val="none" w:sz="0" w:space="0" w:color="auto"/>
                    <w:right w:val="none" w:sz="0" w:space="0" w:color="auto"/>
                  </w:divBdr>
                </w:div>
                <w:div w:id="273828987">
                  <w:marLeft w:val="0"/>
                  <w:marRight w:val="0"/>
                  <w:marTop w:val="0"/>
                  <w:marBottom w:val="0"/>
                  <w:divBdr>
                    <w:top w:val="none" w:sz="0" w:space="0" w:color="auto"/>
                    <w:left w:val="none" w:sz="0" w:space="0" w:color="auto"/>
                    <w:bottom w:val="none" w:sz="0" w:space="0" w:color="auto"/>
                    <w:right w:val="none" w:sz="0" w:space="0" w:color="auto"/>
                  </w:divBdr>
                </w:div>
                <w:div w:id="275795111">
                  <w:marLeft w:val="0"/>
                  <w:marRight w:val="0"/>
                  <w:marTop w:val="0"/>
                  <w:marBottom w:val="0"/>
                  <w:divBdr>
                    <w:top w:val="none" w:sz="0" w:space="0" w:color="auto"/>
                    <w:left w:val="none" w:sz="0" w:space="0" w:color="auto"/>
                    <w:bottom w:val="none" w:sz="0" w:space="0" w:color="auto"/>
                    <w:right w:val="none" w:sz="0" w:space="0" w:color="auto"/>
                  </w:divBdr>
                </w:div>
                <w:div w:id="277373583">
                  <w:marLeft w:val="0"/>
                  <w:marRight w:val="0"/>
                  <w:marTop w:val="0"/>
                  <w:marBottom w:val="0"/>
                  <w:divBdr>
                    <w:top w:val="none" w:sz="0" w:space="0" w:color="auto"/>
                    <w:left w:val="none" w:sz="0" w:space="0" w:color="auto"/>
                    <w:bottom w:val="none" w:sz="0" w:space="0" w:color="auto"/>
                    <w:right w:val="none" w:sz="0" w:space="0" w:color="auto"/>
                  </w:divBdr>
                </w:div>
                <w:div w:id="280769945">
                  <w:marLeft w:val="0"/>
                  <w:marRight w:val="0"/>
                  <w:marTop w:val="0"/>
                  <w:marBottom w:val="0"/>
                  <w:divBdr>
                    <w:top w:val="none" w:sz="0" w:space="0" w:color="auto"/>
                    <w:left w:val="none" w:sz="0" w:space="0" w:color="auto"/>
                    <w:bottom w:val="none" w:sz="0" w:space="0" w:color="auto"/>
                    <w:right w:val="none" w:sz="0" w:space="0" w:color="auto"/>
                  </w:divBdr>
                </w:div>
                <w:div w:id="280844620">
                  <w:marLeft w:val="0"/>
                  <w:marRight w:val="0"/>
                  <w:marTop w:val="0"/>
                  <w:marBottom w:val="0"/>
                  <w:divBdr>
                    <w:top w:val="none" w:sz="0" w:space="0" w:color="auto"/>
                    <w:left w:val="none" w:sz="0" w:space="0" w:color="auto"/>
                    <w:bottom w:val="none" w:sz="0" w:space="0" w:color="auto"/>
                    <w:right w:val="none" w:sz="0" w:space="0" w:color="auto"/>
                  </w:divBdr>
                </w:div>
                <w:div w:id="281809385">
                  <w:marLeft w:val="0"/>
                  <w:marRight w:val="0"/>
                  <w:marTop w:val="0"/>
                  <w:marBottom w:val="0"/>
                  <w:divBdr>
                    <w:top w:val="none" w:sz="0" w:space="0" w:color="auto"/>
                    <w:left w:val="none" w:sz="0" w:space="0" w:color="auto"/>
                    <w:bottom w:val="none" w:sz="0" w:space="0" w:color="auto"/>
                    <w:right w:val="none" w:sz="0" w:space="0" w:color="auto"/>
                  </w:divBdr>
                </w:div>
                <w:div w:id="282150266">
                  <w:marLeft w:val="0"/>
                  <w:marRight w:val="0"/>
                  <w:marTop w:val="0"/>
                  <w:marBottom w:val="0"/>
                  <w:divBdr>
                    <w:top w:val="none" w:sz="0" w:space="0" w:color="auto"/>
                    <w:left w:val="none" w:sz="0" w:space="0" w:color="auto"/>
                    <w:bottom w:val="none" w:sz="0" w:space="0" w:color="auto"/>
                    <w:right w:val="none" w:sz="0" w:space="0" w:color="auto"/>
                  </w:divBdr>
                </w:div>
                <w:div w:id="286354660">
                  <w:marLeft w:val="0"/>
                  <w:marRight w:val="0"/>
                  <w:marTop w:val="0"/>
                  <w:marBottom w:val="0"/>
                  <w:divBdr>
                    <w:top w:val="none" w:sz="0" w:space="0" w:color="auto"/>
                    <w:left w:val="none" w:sz="0" w:space="0" w:color="auto"/>
                    <w:bottom w:val="none" w:sz="0" w:space="0" w:color="auto"/>
                    <w:right w:val="none" w:sz="0" w:space="0" w:color="auto"/>
                  </w:divBdr>
                </w:div>
                <w:div w:id="286812362">
                  <w:marLeft w:val="0"/>
                  <w:marRight w:val="0"/>
                  <w:marTop w:val="0"/>
                  <w:marBottom w:val="0"/>
                  <w:divBdr>
                    <w:top w:val="none" w:sz="0" w:space="0" w:color="auto"/>
                    <w:left w:val="none" w:sz="0" w:space="0" w:color="auto"/>
                    <w:bottom w:val="none" w:sz="0" w:space="0" w:color="auto"/>
                    <w:right w:val="none" w:sz="0" w:space="0" w:color="auto"/>
                  </w:divBdr>
                </w:div>
                <w:div w:id="287322072">
                  <w:marLeft w:val="0"/>
                  <w:marRight w:val="0"/>
                  <w:marTop w:val="0"/>
                  <w:marBottom w:val="0"/>
                  <w:divBdr>
                    <w:top w:val="none" w:sz="0" w:space="0" w:color="auto"/>
                    <w:left w:val="none" w:sz="0" w:space="0" w:color="auto"/>
                    <w:bottom w:val="none" w:sz="0" w:space="0" w:color="auto"/>
                    <w:right w:val="none" w:sz="0" w:space="0" w:color="auto"/>
                  </w:divBdr>
                </w:div>
                <w:div w:id="288363292">
                  <w:marLeft w:val="0"/>
                  <w:marRight w:val="0"/>
                  <w:marTop w:val="0"/>
                  <w:marBottom w:val="0"/>
                  <w:divBdr>
                    <w:top w:val="none" w:sz="0" w:space="0" w:color="auto"/>
                    <w:left w:val="none" w:sz="0" w:space="0" w:color="auto"/>
                    <w:bottom w:val="none" w:sz="0" w:space="0" w:color="auto"/>
                    <w:right w:val="none" w:sz="0" w:space="0" w:color="auto"/>
                  </w:divBdr>
                </w:div>
                <w:div w:id="288627624">
                  <w:marLeft w:val="0"/>
                  <w:marRight w:val="0"/>
                  <w:marTop w:val="0"/>
                  <w:marBottom w:val="0"/>
                  <w:divBdr>
                    <w:top w:val="none" w:sz="0" w:space="0" w:color="auto"/>
                    <w:left w:val="none" w:sz="0" w:space="0" w:color="auto"/>
                    <w:bottom w:val="none" w:sz="0" w:space="0" w:color="auto"/>
                    <w:right w:val="none" w:sz="0" w:space="0" w:color="auto"/>
                  </w:divBdr>
                </w:div>
                <w:div w:id="289674603">
                  <w:marLeft w:val="0"/>
                  <w:marRight w:val="0"/>
                  <w:marTop w:val="0"/>
                  <w:marBottom w:val="0"/>
                  <w:divBdr>
                    <w:top w:val="none" w:sz="0" w:space="0" w:color="auto"/>
                    <w:left w:val="none" w:sz="0" w:space="0" w:color="auto"/>
                    <w:bottom w:val="none" w:sz="0" w:space="0" w:color="auto"/>
                    <w:right w:val="none" w:sz="0" w:space="0" w:color="auto"/>
                  </w:divBdr>
                </w:div>
                <w:div w:id="293565493">
                  <w:marLeft w:val="0"/>
                  <w:marRight w:val="0"/>
                  <w:marTop w:val="0"/>
                  <w:marBottom w:val="0"/>
                  <w:divBdr>
                    <w:top w:val="none" w:sz="0" w:space="0" w:color="auto"/>
                    <w:left w:val="none" w:sz="0" w:space="0" w:color="auto"/>
                    <w:bottom w:val="none" w:sz="0" w:space="0" w:color="auto"/>
                    <w:right w:val="none" w:sz="0" w:space="0" w:color="auto"/>
                  </w:divBdr>
                </w:div>
                <w:div w:id="293951614">
                  <w:marLeft w:val="0"/>
                  <w:marRight w:val="0"/>
                  <w:marTop w:val="0"/>
                  <w:marBottom w:val="0"/>
                  <w:divBdr>
                    <w:top w:val="none" w:sz="0" w:space="0" w:color="auto"/>
                    <w:left w:val="none" w:sz="0" w:space="0" w:color="auto"/>
                    <w:bottom w:val="none" w:sz="0" w:space="0" w:color="auto"/>
                    <w:right w:val="none" w:sz="0" w:space="0" w:color="auto"/>
                  </w:divBdr>
                </w:div>
                <w:div w:id="294793091">
                  <w:marLeft w:val="0"/>
                  <w:marRight w:val="0"/>
                  <w:marTop w:val="0"/>
                  <w:marBottom w:val="0"/>
                  <w:divBdr>
                    <w:top w:val="none" w:sz="0" w:space="0" w:color="auto"/>
                    <w:left w:val="none" w:sz="0" w:space="0" w:color="auto"/>
                    <w:bottom w:val="none" w:sz="0" w:space="0" w:color="auto"/>
                    <w:right w:val="none" w:sz="0" w:space="0" w:color="auto"/>
                  </w:divBdr>
                </w:div>
                <w:div w:id="296378722">
                  <w:marLeft w:val="0"/>
                  <w:marRight w:val="0"/>
                  <w:marTop w:val="0"/>
                  <w:marBottom w:val="0"/>
                  <w:divBdr>
                    <w:top w:val="none" w:sz="0" w:space="0" w:color="auto"/>
                    <w:left w:val="none" w:sz="0" w:space="0" w:color="auto"/>
                    <w:bottom w:val="none" w:sz="0" w:space="0" w:color="auto"/>
                    <w:right w:val="none" w:sz="0" w:space="0" w:color="auto"/>
                  </w:divBdr>
                </w:div>
                <w:div w:id="298650797">
                  <w:marLeft w:val="0"/>
                  <w:marRight w:val="0"/>
                  <w:marTop w:val="0"/>
                  <w:marBottom w:val="0"/>
                  <w:divBdr>
                    <w:top w:val="none" w:sz="0" w:space="0" w:color="auto"/>
                    <w:left w:val="none" w:sz="0" w:space="0" w:color="auto"/>
                    <w:bottom w:val="none" w:sz="0" w:space="0" w:color="auto"/>
                    <w:right w:val="none" w:sz="0" w:space="0" w:color="auto"/>
                  </w:divBdr>
                </w:div>
                <w:div w:id="299186480">
                  <w:marLeft w:val="0"/>
                  <w:marRight w:val="0"/>
                  <w:marTop w:val="0"/>
                  <w:marBottom w:val="0"/>
                  <w:divBdr>
                    <w:top w:val="none" w:sz="0" w:space="0" w:color="auto"/>
                    <w:left w:val="none" w:sz="0" w:space="0" w:color="auto"/>
                    <w:bottom w:val="none" w:sz="0" w:space="0" w:color="auto"/>
                    <w:right w:val="none" w:sz="0" w:space="0" w:color="auto"/>
                  </w:divBdr>
                </w:div>
                <w:div w:id="302270534">
                  <w:marLeft w:val="0"/>
                  <w:marRight w:val="0"/>
                  <w:marTop w:val="0"/>
                  <w:marBottom w:val="0"/>
                  <w:divBdr>
                    <w:top w:val="none" w:sz="0" w:space="0" w:color="auto"/>
                    <w:left w:val="none" w:sz="0" w:space="0" w:color="auto"/>
                    <w:bottom w:val="none" w:sz="0" w:space="0" w:color="auto"/>
                    <w:right w:val="none" w:sz="0" w:space="0" w:color="auto"/>
                  </w:divBdr>
                </w:div>
                <w:div w:id="304311932">
                  <w:marLeft w:val="0"/>
                  <w:marRight w:val="0"/>
                  <w:marTop w:val="0"/>
                  <w:marBottom w:val="0"/>
                  <w:divBdr>
                    <w:top w:val="none" w:sz="0" w:space="0" w:color="auto"/>
                    <w:left w:val="none" w:sz="0" w:space="0" w:color="auto"/>
                    <w:bottom w:val="none" w:sz="0" w:space="0" w:color="auto"/>
                    <w:right w:val="none" w:sz="0" w:space="0" w:color="auto"/>
                  </w:divBdr>
                </w:div>
                <w:div w:id="304355626">
                  <w:marLeft w:val="0"/>
                  <w:marRight w:val="0"/>
                  <w:marTop w:val="0"/>
                  <w:marBottom w:val="0"/>
                  <w:divBdr>
                    <w:top w:val="none" w:sz="0" w:space="0" w:color="auto"/>
                    <w:left w:val="none" w:sz="0" w:space="0" w:color="auto"/>
                    <w:bottom w:val="none" w:sz="0" w:space="0" w:color="auto"/>
                    <w:right w:val="none" w:sz="0" w:space="0" w:color="auto"/>
                  </w:divBdr>
                </w:div>
                <w:div w:id="309484952">
                  <w:marLeft w:val="0"/>
                  <w:marRight w:val="0"/>
                  <w:marTop w:val="0"/>
                  <w:marBottom w:val="0"/>
                  <w:divBdr>
                    <w:top w:val="none" w:sz="0" w:space="0" w:color="auto"/>
                    <w:left w:val="none" w:sz="0" w:space="0" w:color="auto"/>
                    <w:bottom w:val="none" w:sz="0" w:space="0" w:color="auto"/>
                    <w:right w:val="none" w:sz="0" w:space="0" w:color="auto"/>
                  </w:divBdr>
                </w:div>
                <w:div w:id="310789777">
                  <w:marLeft w:val="0"/>
                  <w:marRight w:val="0"/>
                  <w:marTop w:val="0"/>
                  <w:marBottom w:val="0"/>
                  <w:divBdr>
                    <w:top w:val="none" w:sz="0" w:space="0" w:color="auto"/>
                    <w:left w:val="none" w:sz="0" w:space="0" w:color="auto"/>
                    <w:bottom w:val="none" w:sz="0" w:space="0" w:color="auto"/>
                    <w:right w:val="none" w:sz="0" w:space="0" w:color="auto"/>
                  </w:divBdr>
                </w:div>
                <w:div w:id="311258530">
                  <w:marLeft w:val="0"/>
                  <w:marRight w:val="0"/>
                  <w:marTop w:val="0"/>
                  <w:marBottom w:val="0"/>
                  <w:divBdr>
                    <w:top w:val="none" w:sz="0" w:space="0" w:color="auto"/>
                    <w:left w:val="none" w:sz="0" w:space="0" w:color="auto"/>
                    <w:bottom w:val="none" w:sz="0" w:space="0" w:color="auto"/>
                    <w:right w:val="none" w:sz="0" w:space="0" w:color="auto"/>
                  </w:divBdr>
                </w:div>
                <w:div w:id="313949648">
                  <w:marLeft w:val="0"/>
                  <w:marRight w:val="0"/>
                  <w:marTop w:val="0"/>
                  <w:marBottom w:val="0"/>
                  <w:divBdr>
                    <w:top w:val="none" w:sz="0" w:space="0" w:color="auto"/>
                    <w:left w:val="none" w:sz="0" w:space="0" w:color="auto"/>
                    <w:bottom w:val="none" w:sz="0" w:space="0" w:color="auto"/>
                    <w:right w:val="none" w:sz="0" w:space="0" w:color="auto"/>
                  </w:divBdr>
                </w:div>
                <w:div w:id="319820774">
                  <w:marLeft w:val="0"/>
                  <w:marRight w:val="0"/>
                  <w:marTop w:val="0"/>
                  <w:marBottom w:val="0"/>
                  <w:divBdr>
                    <w:top w:val="none" w:sz="0" w:space="0" w:color="auto"/>
                    <w:left w:val="none" w:sz="0" w:space="0" w:color="auto"/>
                    <w:bottom w:val="none" w:sz="0" w:space="0" w:color="auto"/>
                    <w:right w:val="none" w:sz="0" w:space="0" w:color="auto"/>
                  </w:divBdr>
                </w:div>
                <w:div w:id="322202456">
                  <w:marLeft w:val="0"/>
                  <w:marRight w:val="0"/>
                  <w:marTop w:val="0"/>
                  <w:marBottom w:val="0"/>
                  <w:divBdr>
                    <w:top w:val="none" w:sz="0" w:space="0" w:color="auto"/>
                    <w:left w:val="none" w:sz="0" w:space="0" w:color="auto"/>
                    <w:bottom w:val="none" w:sz="0" w:space="0" w:color="auto"/>
                    <w:right w:val="none" w:sz="0" w:space="0" w:color="auto"/>
                  </w:divBdr>
                </w:div>
                <w:div w:id="323705700">
                  <w:marLeft w:val="0"/>
                  <w:marRight w:val="0"/>
                  <w:marTop w:val="0"/>
                  <w:marBottom w:val="0"/>
                  <w:divBdr>
                    <w:top w:val="none" w:sz="0" w:space="0" w:color="auto"/>
                    <w:left w:val="none" w:sz="0" w:space="0" w:color="auto"/>
                    <w:bottom w:val="none" w:sz="0" w:space="0" w:color="auto"/>
                    <w:right w:val="none" w:sz="0" w:space="0" w:color="auto"/>
                  </w:divBdr>
                </w:div>
                <w:div w:id="323899920">
                  <w:marLeft w:val="0"/>
                  <w:marRight w:val="0"/>
                  <w:marTop w:val="0"/>
                  <w:marBottom w:val="0"/>
                  <w:divBdr>
                    <w:top w:val="none" w:sz="0" w:space="0" w:color="auto"/>
                    <w:left w:val="none" w:sz="0" w:space="0" w:color="auto"/>
                    <w:bottom w:val="none" w:sz="0" w:space="0" w:color="auto"/>
                    <w:right w:val="none" w:sz="0" w:space="0" w:color="auto"/>
                  </w:divBdr>
                </w:div>
                <w:div w:id="327025366">
                  <w:marLeft w:val="0"/>
                  <w:marRight w:val="0"/>
                  <w:marTop w:val="0"/>
                  <w:marBottom w:val="0"/>
                  <w:divBdr>
                    <w:top w:val="none" w:sz="0" w:space="0" w:color="auto"/>
                    <w:left w:val="none" w:sz="0" w:space="0" w:color="auto"/>
                    <w:bottom w:val="none" w:sz="0" w:space="0" w:color="auto"/>
                    <w:right w:val="none" w:sz="0" w:space="0" w:color="auto"/>
                  </w:divBdr>
                </w:div>
                <w:div w:id="327749602">
                  <w:marLeft w:val="0"/>
                  <w:marRight w:val="0"/>
                  <w:marTop w:val="0"/>
                  <w:marBottom w:val="0"/>
                  <w:divBdr>
                    <w:top w:val="none" w:sz="0" w:space="0" w:color="auto"/>
                    <w:left w:val="none" w:sz="0" w:space="0" w:color="auto"/>
                    <w:bottom w:val="none" w:sz="0" w:space="0" w:color="auto"/>
                    <w:right w:val="none" w:sz="0" w:space="0" w:color="auto"/>
                  </w:divBdr>
                </w:div>
                <w:div w:id="329796114">
                  <w:marLeft w:val="0"/>
                  <w:marRight w:val="0"/>
                  <w:marTop w:val="0"/>
                  <w:marBottom w:val="0"/>
                  <w:divBdr>
                    <w:top w:val="none" w:sz="0" w:space="0" w:color="auto"/>
                    <w:left w:val="none" w:sz="0" w:space="0" w:color="auto"/>
                    <w:bottom w:val="none" w:sz="0" w:space="0" w:color="auto"/>
                    <w:right w:val="none" w:sz="0" w:space="0" w:color="auto"/>
                  </w:divBdr>
                </w:div>
                <w:div w:id="332075577">
                  <w:marLeft w:val="0"/>
                  <w:marRight w:val="0"/>
                  <w:marTop w:val="0"/>
                  <w:marBottom w:val="0"/>
                  <w:divBdr>
                    <w:top w:val="none" w:sz="0" w:space="0" w:color="auto"/>
                    <w:left w:val="none" w:sz="0" w:space="0" w:color="auto"/>
                    <w:bottom w:val="none" w:sz="0" w:space="0" w:color="auto"/>
                    <w:right w:val="none" w:sz="0" w:space="0" w:color="auto"/>
                  </w:divBdr>
                </w:div>
                <w:div w:id="332992391">
                  <w:marLeft w:val="0"/>
                  <w:marRight w:val="0"/>
                  <w:marTop w:val="0"/>
                  <w:marBottom w:val="0"/>
                  <w:divBdr>
                    <w:top w:val="none" w:sz="0" w:space="0" w:color="auto"/>
                    <w:left w:val="none" w:sz="0" w:space="0" w:color="auto"/>
                    <w:bottom w:val="none" w:sz="0" w:space="0" w:color="auto"/>
                    <w:right w:val="none" w:sz="0" w:space="0" w:color="auto"/>
                  </w:divBdr>
                </w:div>
                <w:div w:id="335769847">
                  <w:marLeft w:val="0"/>
                  <w:marRight w:val="0"/>
                  <w:marTop w:val="0"/>
                  <w:marBottom w:val="0"/>
                  <w:divBdr>
                    <w:top w:val="none" w:sz="0" w:space="0" w:color="auto"/>
                    <w:left w:val="none" w:sz="0" w:space="0" w:color="auto"/>
                    <w:bottom w:val="none" w:sz="0" w:space="0" w:color="auto"/>
                    <w:right w:val="none" w:sz="0" w:space="0" w:color="auto"/>
                  </w:divBdr>
                </w:div>
                <w:div w:id="335961787">
                  <w:marLeft w:val="0"/>
                  <w:marRight w:val="0"/>
                  <w:marTop w:val="0"/>
                  <w:marBottom w:val="0"/>
                  <w:divBdr>
                    <w:top w:val="none" w:sz="0" w:space="0" w:color="auto"/>
                    <w:left w:val="none" w:sz="0" w:space="0" w:color="auto"/>
                    <w:bottom w:val="none" w:sz="0" w:space="0" w:color="auto"/>
                    <w:right w:val="none" w:sz="0" w:space="0" w:color="auto"/>
                  </w:divBdr>
                </w:div>
                <w:div w:id="336856135">
                  <w:marLeft w:val="0"/>
                  <w:marRight w:val="0"/>
                  <w:marTop w:val="0"/>
                  <w:marBottom w:val="0"/>
                  <w:divBdr>
                    <w:top w:val="none" w:sz="0" w:space="0" w:color="auto"/>
                    <w:left w:val="none" w:sz="0" w:space="0" w:color="auto"/>
                    <w:bottom w:val="none" w:sz="0" w:space="0" w:color="auto"/>
                    <w:right w:val="none" w:sz="0" w:space="0" w:color="auto"/>
                  </w:divBdr>
                </w:div>
                <w:div w:id="337972025">
                  <w:marLeft w:val="0"/>
                  <w:marRight w:val="0"/>
                  <w:marTop w:val="0"/>
                  <w:marBottom w:val="0"/>
                  <w:divBdr>
                    <w:top w:val="none" w:sz="0" w:space="0" w:color="auto"/>
                    <w:left w:val="none" w:sz="0" w:space="0" w:color="auto"/>
                    <w:bottom w:val="none" w:sz="0" w:space="0" w:color="auto"/>
                    <w:right w:val="none" w:sz="0" w:space="0" w:color="auto"/>
                  </w:divBdr>
                </w:div>
                <w:div w:id="340620197">
                  <w:marLeft w:val="0"/>
                  <w:marRight w:val="0"/>
                  <w:marTop w:val="0"/>
                  <w:marBottom w:val="0"/>
                  <w:divBdr>
                    <w:top w:val="none" w:sz="0" w:space="0" w:color="auto"/>
                    <w:left w:val="none" w:sz="0" w:space="0" w:color="auto"/>
                    <w:bottom w:val="none" w:sz="0" w:space="0" w:color="auto"/>
                    <w:right w:val="none" w:sz="0" w:space="0" w:color="auto"/>
                  </w:divBdr>
                </w:div>
                <w:div w:id="341013254">
                  <w:marLeft w:val="0"/>
                  <w:marRight w:val="0"/>
                  <w:marTop w:val="0"/>
                  <w:marBottom w:val="0"/>
                  <w:divBdr>
                    <w:top w:val="none" w:sz="0" w:space="0" w:color="auto"/>
                    <w:left w:val="none" w:sz="0" w:space="0" w:color="auto"/>
                    <w:bottom w:val="none" w:sz="0" w:space="0" w:color="auto"/>
                    <w:right w:val="none" w:sz="0" w:space="0" w:color="auto"/>
                  </w:divBdr>
                </w:div>
                <w:div w:id="341854350">
                  <w:marLeft w:val="0"/>
                  <w:marRight w:val="0"/>
                  <w:marTop w:val="0"/>
                  <w:marBottom w:val="0"/>
                  <w:divBdr>
                    <w:top w:val="none" w:sz="0" w:space="0" w:color="auto"/>
                    <w:left w:val="none" w:sz="0" w:space="0" w:color="auto"/>
                    <w:bottom w:val="none" w:sz="0" w:space="0" w:color="auto"/>
                    <w:right w:val="none" w:sz="0" w:space="0" w:color="auto"/>
                  </w:divBdr>
                </w:div>
                <w:div w:id="345910973">
                  <w:marLeft w:val="0"/>
                  <w:marRight w:val="0"/>
                  <w:marTop w:val="0"/>
                  <w:marBottom w:val="0"/>
                  <w:divBdr>
                    <w:top w:val="none" w:sz="0" w:space="0" w:color="auto"/>
                    <w:left w:val="none" w:sz="0" w:space="0" w:color="auto"/>
                    <w:bottom w:val="none" w:sz="0" w:space="0" w:color="auto"/>
                    <w:right w:val="none" w:sz="0" w:space="0" w:color="auto"/>
                  </w:divBdr>
                </w:div>
                <w:div w:id="346030597">
                  <w:marLeft w:val="0"/>
                  <w:marRight w:val="0"/>
                  <w:marTop w:val="0"/>
                  <w:marBottom w:val="0"/>
                  <w:divBdr>
                    <w:top w:val="none" w:sz="0" w:space="0" w:color="auto"/>
                    <w:left w:val="none" w:sz="0" w:space="0" w:color="auto"/>
                    <w:bottom w:val="none" w:sz="0" w:space="0" w:color="auto"/>
                    <w:right w:val="none" w:sz="0" w:space="0" w:color="auto"/>
                  </w:divBdr>
                </w:div>
                <w:div w:id="346059339">
                  <w:marLeft w:val="0"/>
                  <w:marRight w:val="0"/>
                  <w:marTop w:val="0"/>
                  <w:marBottom w:val="0"/>
                  <w:divBdr>
                    <w:top w:val="none" w:sz="0" w:space="0" w:color="auto"/>
                    <w:left w:val="none" w:sz="0" w:space="0" w:color="auto"/>
                    <w:bottom w:val="none" w:sz="0" w:space="0" w:color="auto"/>
                    <w:right w:val="none" w:sz="0" w:space="0" w:color="auto"/>
                  </w:divBdr>
                </w:div>
                <w:div w:id="347221110">
                  <w:marLeft w:val="0"/>
                  <w:marRight w:val="0"/>
                  <w:marTop w:val="0"/>
                  <w:marBottom w:val="0"/>
                  <w:divBdr>
                    <w:top w:val="none" w:sz="0" w:space="0" w:color="auto"/>
                    <w:left w:val="none" w:sz="0" w:space="0" w:color="auto"/>
                    <w:bottom w:val="none" w:sz="0" w:space="0" w:color="auto"/>
                    <w:right w:val="none" w:sz="0" w:space="0" w:color="auto"/>
                  </w:divBdr>
                </w:div>
                <w:div w:id="349769557">
                  <w:marLeft w:val="0"/>
                  <w:marRight w:val="0"/>
                  <w:marTop w:val="0"/>
                  <w:marBottom w:val="0"/>
                  <w:divBdr>
                    <w:top w:val="none" w:sz="0" w:space="0" w:color="auto"/>
                    <w:left w:val="none" w:sz="0" w:space="0" w:color="auto"/>
                    <w:bottom w:val="none" w:sz="0" w:space="0" w:color="auto"/>
                    <w:right w:val="none" w:sz="0" w:space="0" w:color="auto"/>
                  </w:divBdr>
                </w:div>
                <w:div w:id="352997879">
                  <w:marLeft w:val="0"/>
                  <w:marRight w:val="0"/>
                  <w:marTop w:val="0"/>
                  <w:marBottom w:val="0"/>
                  <w:divBdr>
                    <w:top w:val="none" w:sz="0" w:space="0" w:color="auto"/>
                    <w:left w:val="none" w:sz="0" w:space="0" w:color="auto"/>
                    <w:bottom w:val="none" w:sz="0" w:space="0" w:color="auto"/>
                    <w:right w:val="none" w:sz="0" w:space="0" w:color="auto"/>
                  </w:divBdr>
                </w:div>
                <w:div w:id="355544063">
                  <w:marLeft w:val="0"/>
                  <w:marRight w:val="0"/>
                  <w:marTop w:val="0"/>
                  <w:marBottom w:val="0"/>
                  <w:divBdr>
                    <w:top w:val="none" w:sz="0" w:space="0" w:color="auto"/>
                    <w:left w:val="none" w:sz="0" w:space="0" w:color="auto"/>
                    <w:bottom w:val="none" w:sz="0" w:space="0" w:color="auto"/>
                    <w:right w:val="none" w:sz="0" w:space="0" w:color="auto"/>
                  </w:divBdr>
                </w:div>
                <w:div w:id="356852465">
                  <w:marLeft w:val="0"/>
                  <w:marRight w:val="0"/>
                  <w:marTop w:val="0"/>
                  <w:marBottom w:val="0"/>
                  <w:divBdr>
                    <w:top w:val="none" w:sz="0" w:space="0" w:color="auto"/>
                    <w:left w:val="none" w:sz="0" w:space="0" w:color="auto"/>
                    <w:bottom w:val="none" w:sz="0" w:space="0" w:color="auto"/>
                    <w:right w:val="none" w:sz="0" w:space="0" w:color="auto"/>
                  </w:divBdr>
                </w:div>
                <w:div w:id="360932972">
                  <w:marLeft w:val="0"/>
                  <w:marRight w:val="0"/>
                  <w:marTop w:val="0"/>
                  <w:marBottom w:val="0"/>
                  <w:divBdr>
                    <w:top w:val="none" w:sz="0" w:space="0" w:color="auto"/>
                    <w:left w:val="none" w:sz="0" w:space="0" w:color="auto"/>
                    <w:bottom w:val="none" w:sz="0" w:space="0" w:color="auto"/>
                    <w:right w:val="none" w:sz="0" w:space="0" w:color="auto"/>
                  </w:divBdr>
                </w:div>
                <w:div w:id="360976821">
                  <w:marLeft w:val="0"/>
                  <w:marRight w:val="0"/>
                  <w:marTop w:val="0"/>
                  <w:marBottom w:val="0"/>
                  <w:divBdr>
                    <w:top w:val="none" w:sz="0" w:space="0" w:color="auto"/>
                    <w:left w:val="none" w:sz="0" w:space="0" w:color="auto"/>
                    <w:bottom w:val="none" w:sz="0" w:space="0" w:color="auto"/>
                    <w:right w:val="none" w:sz="0" w:space="0" w:color="auto"/>
                  </w:divBdr>
                </w:div>
                <w:div w:id="362945128">
                  <w:marLeft w:val="0"/>
                  <w:marRight w:val="0"/>
                  <w:marTop w:val="0"/>
                  <w:marBottom w:val="0"/>
                  <w:divBdr>
                    <w:top w:val="none" w:sz="0" w:space="0" w:color="auto"/>
                    <w:left w:val="none" w:sz="0" w:space="0" w:color="auto"/>
                    <w:bottom w:val="none" w:sz="0" w:space="0" w:color="auto"/>
                    <w:right w:val="none" w:sz="0" w:space="0" w:color="auto"/>
                  </w:divBdr>
                </w:div>
                <w:div w:id="364330729">
                  <w:marLeft w:val="0"/>
                  <w:marRight w:val="0"/>
                  <w:marTop w:val="0"/>
                  <w:marBottom w:val="0"/>
                  <w:divBdr>
                    <w:top w:val="none" w:sz="0" w:space="0" w:color="auto"/>
                    <w:left w:val="none" w:sz="0" w:space="0" w:color="auto"/>
                    <w:bottom w:val="none" w:sz="0" w:space="0" w:color="auto"/>
                    <w:right w:val="none" w:sz="0" w:space="0" w:color="auto"/>
                  </w:divBdr>
                </w:div>
                <w:div w:id="368720762">
                  <w:marLeft w:val="0"/>
                  <w:marRight w:val="0"/>
                  <w:marTop w:val="0"/>
                  <w:marBottom w:val="0"/>
                  <w:divBdr>
                    <w:top w:val="none" w:sz="0" w:space="0" w:color="auto"/>
                    <w:left w:val="none" w:sz="0" w:space="0" w:color="auto"/>
                    <w:bottom w:val="none" w:sz="0" w:space="0" w:color="auto"/>
                    <w:right w:val="none" w:sz="0" w:space="0" w:color="auto"/>
                  </w:divBdr>
                </w:div>
                <w:div w:id="372003917">
                  <w:marLeft w:val="0"/>
                  <w:marRight w:val="0"/>
                  <w:marTop w:val="0"/>
                  <w:marBottom w:val="0"/>
                  <w:divBdr>
                    <w:top w:val="none" w:sz="0" w:space="0" w:color="auto"/>
                    <w:left w:val="none" w:sz="0" w:space="0" w:color="auto"/>
                    <w:bottom w:val="none" w:sz="0" w:space="0" w:color="auto"/>
                    <w:right w:val="none" w:sz="0" w:space="0" w:color="auto"/>
                  </w:divBdr>
                </w:div>
                <w:div w:id="375593966">
                  <w:marLeft w:val="0"/>
                  <w:marRight w:val="0"/>
                  <w:marTop w:val="0"/>
                  <w:marBottom w:val="0"/>
                  <w:divBdr>
                    <w:top w:val="none" w:sz="0" w:space="0" w:color="auto"/>
                    <w:left w:val="none" w:sz="0" w:space="0" w:color="auto"/>
                    <w:bottom w:val="none" w:sz="0" w:space="0" w:color="auto"/>
                    <w:right w:val="none" w:sz="0" w:space="0" w:color="auto"/>
                  </w:divBdr>
                </w:div>
                <w:div w:id="377361047">
                  <w:marLeft w:val="0"/>
                  <w:marRight w:val="0"/>
                  <w:marTop w:val="0"/>
                  <w:marBottom w:val="0"/>
                  <w:divBdr>
                    <w:top w:val="none" w:sz="0" w:space="0" w:color="auto"/>
                    <w:left w:val="none" w:sz="0" w:space="0" w:color="auto"/>
                    <w:bottom w:val="none" w:sz="0" w:space="0" w:color="auto"/>
                    <w:right w:val="none" w:sz="0" w:space="0" w:color="auto"/>
                  </w:divBdr>
                </w:div>
                <w:div w:id="380398096">
                  <w:marLeft w:val="0"/>
                  <w:marRight w:val="0"/>
                  <w:marTop w:val="0"/>
                  <w:marBottom w:val="0"/>
                  <w:divBdr>
                    <w:top w:val="none" w:sz="0" w:space="0" w:color="auto"/>
                    <w:left w:val="none" w:sz="0" w:space="0" w:color="auto"/>
                    <w:bottom w:val="none" w:sz="0" w:space="0" w:color="auto"/>
                    <w:right w:val="none" w:sz="0" w:space="0" w:color="auto"/>
                  </w:divBdr>
                </w:div>
                <w:div w:id="380592305">
                  <w:marLeft w:val="0"/>
                  <w:marRight w:val="0"/>
                  <w:marTop w:val="0"/>
                  <w:marBottom w:val="0"/>
                  <w:divBdr>
                    <w:top w:val="none" w:sz="0" w:space="0" w:color="auto"/>
                    <w:left w:val="none" w:sz="0" w:space="0" w:color="auto"/>
                    <w:bottom w:val="none" w:sz="0" w:space="0" w:color="auto"/>
                    <w:right w:val="none" w:sz="0" w:space="0" w:color="auto"/>
                  </w:divBdr>
                </w:div>
                <w:div w:id="384259008">
                  <w:marLeft w:val="0"/>
                  <w:marRight w:val="0"/>
                  <w:marTop w:val="0"/>
                  <w:marBottom w:val="0"/>
                  <w:divBdr>
                    <w:top w:val="none" w:sz="0" w:space="0" w:color="auto"/>
                    <w:left w:val="none" w:sz="0" w:space="0" w:color="auto"/>
                    <w:bottom w:val="none" w:sz="0" w:space="0" w:color="auto"/>
                    <w:right w:val="none" w:sz="0" w:space="0" w:color="auto"/>
                  </w:divBdr>
                </w:div>
                <w:div w:id="387648585">
                  <w:marLeft w:val="0"/>
                  <w:marRight w:val="0"/>
                  <w:marTop w:val="0"/>
                  <w:marBottom w:val="0"/>
                  <w:divBdr>
                    <w:top w:val="none" w:sz="0" w:space="0" w:color="auto"/>
                    <w:left w:val="none" w:sz="0" w:space="0" w:color="auto"/>
                    <w:bottom w:val="none" w:sz="0" w:space="0" w:color="auto"/>
                    <w:right w:val="none" w:sz="0" w:space="0" w:color="auto"/>
                  </w:divBdr>
                </w:div>
                <w:div w:id="389112356">
                  <w:marLeft w:val="0"/>
                  <w:marRight w:val="0"/>
                  <w:marTop w:val="0"/>
                  <w:marBottom w:val="0"/>
                  <w:divBdr>
                    <w:top w:val="none" w:sz="0" w:space="0" w:color="auto"/>
                    <w:left w:val="none" w:sz="0" w:space="0" w:color="auto"/>
                    <w:bottom w:val="none" w:sz="0" w:space="0" w:color="auto"/>
                    <w:right w:val="none" w:sz="0" w:space="0" w:color="auto"/>
                  </w:divBdr>
                </w:div>
                <w:div w:id="391781694">
                  <w:marLeft w:val="0"/>
                  <w:marRight w:val="0"/>
                  <w:marTop w:val="0"/>
                  <w:marBottom w:val="0"/>
                  <w:divBdr>
                    <w:top w:val="none" w:sz="0" w:space="0" w:color="auto"/>
                    <w:left w:val="none" w:sz="0" w:space="0" w:color="auto"/>
                    <w:bottom w:val="none" w:sz="0" w:space="0" w:color="auto"/>
                    <w:right w:val="none" w:sz="0" w:space="0" w:color="auto"/>
                  </w:divBdr>
                </w:div>
                <w:div w:id="392580988">
                  <w:marLeft w:val="0"/>
                  <w:marRight w:val="0"/>
                  <w:marTop w:val="0"/>
                  <w:marBottom w:val="0"/>
                  <w:divBdr>
                    <w:top w:val="none" w:sz="0" w:space="0" w:color="auto"/>
                    <w:left w:val="none" w:sz="0" w:space="0" w:color="auto"/>
                    <w:bottom w:val="none" w:sz="0" w:space="0" w:color="auto"/>
                    <w:right w:val="none" w:sz="0" w:space="0" w:color="auto"/>
                  </w:divBdr>
                </w:div>
                <w:div w:id="393889511">
                  <w:marLeft w:val="0"/>
                  <w:marRight w:val="0"/>
                  <w:marTop w:val="0"/>
                  <w:marBottom w:val="0"/>
                  <w:divBdr>
                    <w:top w:val="none" w:sz="0" w:space="0" w:color="auto"/>
                    <w:left w:val="none" w:sz="0" w:space="0" w:color="auto"/>
                    <w:bottom w:val="none" w:sz="0" w:space="0" w:color="auto"/>
                    <w:right w:val="none" w:sz="0" w:space="0" w:color="auto"/>
                  </w:divBdr>
                </w:div>
                <w:div w:id="396126829">
                  <w:marLeft w:val="0"/>
                  <w:marRight w:val="0"/>
                  <w:marTop w:val="0"/>
                  <w:marBottom w:val="0"/>
                  <w:divBdr>
                    <w:top w:val="none" w:sz="0" w:space="0" w:color="auto"/>
                    <w:left w:val="none" w:sz="0" w:space="0" w:color="auto"/>
                    <w:bottom w:val="none" w:sz="0" w:space="0" w:color="auto"/>
                    <w:right w:val="none" w:sz="0" w:space="0" w:color="auto"/>
                  </w:divBdr>
                </w:div>
                <w:div w:id="396362367">
                  <w:marLeft w:val="0"/>
                  <w:marRight w:val="0"/>
                  <w:marTop w:val="0"/>
                  <w:marBottom w:val="0"/>
                  <w:divBdr>
                    <w:top w:val="none" w:sz="0" w:space="0" w:color="auto"/>
                    <w:left w:val="none" w:sz="0" w:space="0" w:color="auto"/>
                    <w:bottom w:val="none" w:sz="0" w:space="0" w:color="auto"/>
                    <w:right w:val="none" w:sz="0" w:space="0" w:color="auto"/>
                  </w:divBdr>
                </w:div>
                <w:div w:id="399252618">
                  <w:marLeft w:val="0"/>
                  <w:marRight w:val="0"/>
                  <w:marTop w:val="0"/>
                  <w:marBottom w:val="0"/>
                  <w:divBdr>
                    <w:top w:val="none" w:sz="0" w:space="0" w:color="auto"/>
                    <w:left w:val="none" w:sz="0" w:space="0" w:color="auto"/>
                    <w:bottom w:val="none" w:sz="0" w:space="0" w:color="auto"/>
                    <w:right w:val="none" w:sz="0" w:space="0" w:color="auto"/>
                  </w:divBdr>
                </w:div>
                <w:div w:id="403189293">
                  <w:marLeft w:val="0"/>
                  <w:marRight w:val="0"/>
                  <w:marTop w:val="0"/>
                  <w:marBottom w:val="0"/>
                  <w:divBdr>
                    <w:top w:val="none" w:sz="0" w:space="0" w:color="auto"/>
                    <w:left w:val="none" w:sz="0" w:space="0" w:color="auto"/>
                    <w:bottom w:val="none" w:sz="0" w:space="0" w:color="auto"/>
                    <w:right w:val="none" w:sz="0" w:space="0" w:color="auto"/>
                  </w:divBdr>
                </w:div>
                <w:div w:id="403650427">
                  <w:marLeft w:val="0"/>
                  <w:marRight w:val="0"/>
                  <w:marTop w:val="0"/>
                  <w:marBottom w:val="0"/>
                  <w:divBdr>
                    <w:top w:val="none" w:sz="0" w:space="0" w:color="auto"/>
                    <w:left w:val="none" w:sz="0" w:space="0" w:color="auto"/>
                    <w:bottom w:val="none" w:sz="0" w:space="0" w:color="auto"/>
                    <w:right w:val="none" w:sz="0" w:space="0" w:color="auto"/>
                  </w:divBdr>
                </w:div>
                <w:div w:id="407851277">
                  <w:marLeft w:val="0"/>
                  <w:marRight w:val="0"/>
                  <w:marTop w:val="0"/>
                  <w:marBottom w:val="0"/>
                  <w:divBdr>
                    <w:top w:val="none" w:sz="0" w:space="0" w:color="auto"/>
                    <w:left w:val="none" w:sz="0" w:space="0" w:color="auto"/>
                    <w:bottom w:val="none" w:sz="0" w:space="0" w:color="auto"/>
                    <w:right w:val="none" w:sz="0" w:space="0" w:color="auto"/>
                  </w:divBdr>
                </w:div>
                <w:div w:id="409544047">
                  <w:marLeft w:val="0"/>
                  <w:marRight w:val="0"/>
                  <w:marTop w:val="0"/>
                  <w:marBottom w:val="0"/>
                  <w:divBdr>
                    <w:top w:val="none" w:sz="0" w:space="0" w:color="auto"/>
                    <w:left w:val="none" w:sz="0" w:space="0" w:color="auto"/>
                    <w:bottom w:val="none" w:sz="0" w:space="0" w:color="auto"/>
                    <w:right w:val="none" w:sz="0" w:space="0" w:color="auto"/>
                  </w:divBdr>
                </w:div>
                <w:div w:id="409885643">
                  <w:marLeft w:val="0"/>
                  <w:marRight w:val="0"/>
                  <w:marTop w:val="0"/>
                  <w:marBottom w:val="0"/>
                  <w:divBdr>
                    <w:top w:val="none" w:sz="0" w:space="0" w:color="auto"/>
                    <w:left w:val="none" w:sz="0" w:space="0" w:color="auto"/>
                    <w:bottom w:val="none" w:sz="0" w:space="0" w:color="auto"/>
                    <w:right w:val="none" w:sz="0" w:space="0" w:color="auto"/>
                  </w:divBdr>
                </w:div>
                <w:div w:id="413284731">
                  <w:marLeft w:val="0"/>
                  <w:marRight w:val="0"/>
                  <w:marTop w:val="0"/>
                  <w:marBottom w:val="0"/>
                  <w:divBdr>
                    <w:top w:val="none" w:sz="0" w:space="0" w:color="auto"/>
                    <w:left w:val="none" w:sz="0" w:space="0" w:color="auto"/>
                    <w:bottom w:val="none" w:sz="0" w:space="0" w:color="auto"/>
                    <w:right w:val="none" w:sz="0" w:space="0" w:color="auto"/>
                  </w:divBdr>
                </w:div>
                <w:div w:id="419103787">
                  <w:marLeft w:val="0"/>
                  <w:marRight w:val="0"/>
                  <w:marTop w:val="0"/>
                  <w:marBottom w:val="0"/>
                  <w:divBdr>
                    <w:top w:val="none" w:sz="0" w:space="0" w:color="auto"/>
                    <w:left w:val="none" w:sz="0" w:space="0" w:color="auto"/>
                    <w:bottom w:val="none" w:sz="0" w:space="0" w:color="auto"/>
                    <w:right w:val="none" w:sz="0" w:space="0" w:color="auto"/>
                  </w:divBdr>
                </w:div>
                <w:div w:id="422073148">
                  <w:marLeft w:val="0"/>
                  <w:marRight w:val="0"/>
                  <w:marTop w:val="0"/>
                  <w:marBottom w:val="0"/>
                  <w:divBdr>
                    <w:top w:val="none" w:sz="0" w:space="0" w:color="auto"/>
                    <w:left w:val="none" w:sz="0" w:space="0" w:color="auto"/>
                    <w:bottom w:val="none" w:sz="0" w:space="0" w:color="auto"/>
                    <w:right w:val="none" w:sz="0" w:space="0" w:color="auto"/>
                  </w:divBdr>
                </w:div>
                <w:div w:id="424303468">
                  <w:marLeft w:val="0"/>
                  <w:marRight w:val="0"/>
                  <w:marTop w:val="0"/>
                  <w:marBottom w:val="0"/>
                  <w:divBdr>
                    <w:top w:val="none" w:sz="0" w:space="0" w:color="auto"/>
                    <w:left w:val="none" w:sz="0" w:space="0" w:color="auto"/>
                    <w:bottom w:val="none" w:sz="0" w:space="0" w:color="auto"/>
                    <w:right w:val="none" w:sz="0" w:space="0" w:color="auto"/>
                  </w:divBdr>
                </w:div>
                <w:div w:id="424811061">
                  <w:marLeft w:val="0"/>
                  <w:marRight w:val="0"/>
                  <w:marTop w:val="0"/>
                  <w:marBottom w:val="0"/>
                  <w:divBdr>
                    <w:top w:val="none" w:sz="0" w:space="0" w:color="auto"/>
                    <w:left w:val="none" w:sz="0" w:space="0" w:color="auto"/>
                    <w:bottom w:val="none" w:sz="0" w:space="0" w:color="auto"/>
                    <w:right w:val="none" w:sz="0" w:space="0" w:color="auto"/>
                  </w:divBdr>
                </w:div>
                <w:div w:id="427430675">
                  <w:marLeft w:val="0"/>
                  <w:marRight w:val="0"/>
                  <w:marTop w:val="0"/>
                  <w:marBottom w:val="0"/>
                  <w:divBdr>
                    <w:top w:val="none" w:sz="0" w:space="0" w:color="auto"/>
                    <w:left w:val="none" w:sz="0" w:space="0" w:color="auto"/>
                    <w:bottom w:val="none" w:sz="0" w:space="0" w:color="auto"/>
                    <w:right w:val="none" w:sz="0" w:space="0" w:color="auto"/>
                  </w:divBdr>
                </w:div>
                <w:div w:id="428158749">
                  <w:marLeft w:val="0"/>
                  <w:marRight w:val="0"/>
                  <w:marTop w:val="0"/>
                  <w:marBottom w:val="0"/>
                  <w:divBdr>
                    <w:top w:val="none" w:sz="0" w:space="0" w:color="auto"/>
                    <w:left w:val="none" w:sz="0" w:space="0" w:color="auto"/>
                    <w:bottom w:val="none" w:sz="0" w:space="0" w:color="auto"/>
                    <w:right w:val="none" w:sz="0" w:space="0" w:color="auto"/>
                  </w:divBdr>
                </w:div>
                <w:div w:id="428161221">
                  <w:marLeft w:val="0"/>
                  <w:marRight w:val="0"/>
                  <w:marTop w:val="0"/>
                  <w:marBottom w:val="0"/>
                  <w:divBdr>
                    <w:top w:val="none" w:sz="0" w:space="0" w:color="auto"/>
                    <w:left w:val="none" w:sz="0" w:space="0" w:color="auto"/>
                    <w:bottom w:val="none" w:sz="0" w:space="0" w:color="auto"/>
                    <w:right w:val="none" w:sz="0" w:space="0" w:color="auto"/>
                  </w:divBdr>
                </w:div>
                <w:div w:id="434136653">
                  <w:marLeft w:val="0"/>
                  <w:marRight w:val="0"/>
                  <w:marTop w:val="0"/>
                  <w:marBottom w:val="0"/>
                  <w:divBdr>
                    <w:top w:val="none" w:sz="0" w:space="0" w:color="auto"/>
                    <w:left w:val="none" w:sz="0" w:space="0" w:color="auto"/>
                    <w:bottom w:val="none" w:sz="0" w:space="0" w:color="auto"/>
                    <w:right w:val="none" w:sz="0" w:space="0" w:color="auto"/>
                  </w:divBdr>
                </w:div>
                <w:div w:id="434403257">
                  <w:marLeft w:val="0"/>
                  <w:marRight w:val="0"/>
                  <w:marTop w:val="0"/>
                  <w:marBottom w:val="0"/>
                  <w:divBdr>
                    <w:top w:val="none" w:sz="0" w:space="0" w:color="auto"/>
                    <w:left w:val="none" w:sz="0" w:space="0" w:color="auto"/>
                    <w:bottom w:val="none" w:sz="0" w:space="0" w:color="auto"/>
                    <w:right w:val="none" w:sz="0" w:space="0" w:color="auto"/>
                  </w:divBdr>
                </w:div>
                <w:div w:id="437530586">
                  <w:marLeft w:val="0"/>
                  <w:marRight w:val="0"/>
                  <w:marTop w:val="0"/>
                  <w:marBottom w:val="0"/>
                  <w:divBdr>
                    <w:top w:val="none" w:sz="0" w:space="0" w:color="auto"/>
                    <w:left w:val="none" w:sz="0" w:space="0" w:color="auto"/>
                    <w:bottom w:val="none" w:sz="0" w:space="0" w:color="auto"/>
                    <w:right w:val="none" w:sz="0" w:space="0" w:color="auto"/>
                  </w:divBdr>
                </w:div>
                <w:div w:id="437608363">
                  <w:marLeft w:val="0"/>
                  <w:marRight w:val="0"/>
                  <w:marTop w:val="0"/>
                  <w:marBottom w:val="0"/>
                  <w:divBdr>
                    <w:top w:val="none" w:sz="0" w:space="0" w:color="auto"/>
                    <w:left w:val="none" w:sz="0" w:space="0" w:color="auto"/>
                    <w:bottom w:val="none" w:sz="0" w:space="0" w:color="auto"/>
                    <w:right w:val="none" w:sz="0" w:space="0" w:color="auto"/>
                  </w:divBdr>
                </w:div>
                <w:div w:id="437944104">
                  <w:marLeft w:val="0"/>
                  <w:marRight w:val="0"/>
                  <w:marTop w:val="0"/>
                  <w:marBottom w:val="0"/>
                  <w:divBdr>
                    <w:top w:val="none" w:sz="0" w:space="0" w:color="auto"/>
                    <w:left w:val="none" w:sz="0" w:space="0" w:color="auto"/>
                    <w:bottom w:val="none" w:sz="0" w:space="0" w:color="auto"/>
                    <w:right w:val="none" w:sz="0" w:space="0" w:color="auto"/>
                  </w:divBdr>
                </w:div>
                <w:div w:id="439759498">
                  <w:marLeft w:val="0"/>
                  <w:marRight w:val="0"/>
                  <w:marTop w:val="0"/>
                  <w:marBottom w:val="0"/>
                  <w:divBdr>
                    <w:top w:val="none" w:sz="0" w:space="0" w:color="auto"/>
                    <w:left w:val="none" w:sz="0" w:space="0" w:color="auto"/>
                    <w:bottom w:val="none" w:sz="0" w:space="0" w:color="auto"/>
                    <w:right w:val="none" w:sz="0" w:space="0" w:color="auto"/>
                  </w:divBdr>
                </w:div>
                <w:div w:id="439960444">
                  <w:marLeft w:val="0"/>
                  <w:marRight w:val="0"/>
                  <w:marTop w:val="0"/>
                  <w:marBottom w:val="0"/>
                  <w:divBdr>
                    <w:top w:val="none" w:sz="0" w:space="0" w:color="auto"/>
                    <w:left w:val="none" w:sz="0" w:space="0" w:color="auto"/>
                    <w:bottom w:val="none" w:sz="0" w:space="0" w:color="auto"/>
                    <w:right w:val="none" w:sz="0" w:space="0" w:color="auto"/>
                  </w:divBdr>
                </w:div>
                <w:div w:id="440880895">
                  <w:marLeft w:val="0"/>
                  <w:marRight w:val="0"/>
                  <w:marTop w:val="0"/>
                  <w:marBottom w:val="0"/>
                  <w:divBdr>
                    <w:top w:val="none" w:sz="0" w:space="0" w:color="auto"/>
                    <w:left w:val="none" w:sz="0" w:space="0" w:color="auto"/>
                    <w:bottom w:val="none" w:sz="0" w:space="0" w:color="auto"/>
                    <w:right w:val="none" w:sz="0" w:space="0" w:color="auto"/>
                  </w:divBdr>
                </w:div>
                <w:div w:id="441264083">
                  <w:marLeft w:val="0"/>
                  <w:marRight w:val="0"/>
                  <w:marTop w:val="0"/>
                  <w:marBottom w:val="0"/>
                  <w:divBdr>
                    <w:top w:val="none" w:sz="0" w:space="0" w:color="auto"/>
                    <w:left w:val="none" w:sz="0" w:space="0" w:color="auto"/>
                    <w:bottom w:val="none" w:sz="0" w:space="0" w:color="auto"/>
                    <w:right w:val="none" w:sz="0" w:space="0" w:color="auto"/>
                  </w:divBdr>
                </w:div>
                <w:div w:id="442069864">
                  <w:marLeft w:val="0"/>
                  <w:marRight w:val="0"/>
                  <w:marTop w:val="0"/>
                  <w:marBottom w:val="0"/>
                  <w:divBdr>
                    <w:top w:val="none" w:sz="0" w:space="0" w:color="auto"/>
                    <w:left w:val="none" w:sz="0" w:space="0" w:color="auto"/>
                    <w:bottom w:val="none" w:sz="0" w:space="0" w:color="auto"/>
                    <w:right w:val="none" w:sz="0" w:space="0" w:color="auto"/>
                  </w:divBdr>
                </w:div>
                <w:div w:id="442267944">
                  <w:marLeft w:val="0"/>
                  <w:marRight w:val="0"/>
                  <w:marTop w:val="0"/>
                  <w:marBottom w:val="0"/>
                  <w:divBdr>
                    <w:top w:val="none" w:sz="0" w:space="0" w:color="auto"/>
                    <w:left w:val="none" w:sz="0" w:space="0" w:color="auto"/>
                    <w:bottom w:val="none" w:sz="0" w:space="0" w:color="auto"/>
                    <w:right w:val="none" w:sz="0" w:space="0" w:color="auto"/>
                  </w:divBdr>
                </w:div>
                <w:div w:id="443891825">
                  <w:marLeft w:val="0"/>
                  <w:marRight w:val="0"/>
                  <w:marTop w:val="0"/>
                  <w:marBottom w:val="0"/>
                  <w:divBdr>
                    <w:top w:val="none" w:sz="0" w:space="0" w:color="auto"/>
                    <w:left w:val="none" w:sz="0" w:space="0" w:color="auto"/>
                    <w:bottom w:val="none" w:sz="0" w:space="0" w:color="auto"/>
                    <w:right w:val="none" w:sz="0" w:space="0" w:color="auto"/>
                  </w:divBdr>
                </w:div>
                <w:div w:id="444889611">
                  <w:marLeft w:val="0"/>
                  <w:marRight w:val="0"/>
                  <w:marTop w:val="0"/>
                  <w:marBottom w:val="0"/>
                  <w:divBdr>
                    <w:top w:val="none" w:sz="0" w:space="0" w:color="auto"/>
                    <w:left w:val="none" w:sz="0" w:space="0" w:color="auto"/>
                    <w:bottom w:val="none" w:sz="0" w:space="0" w:color="auto"/>
                    <w:right w:val="none" w:sz="0" w:space="0" w:color="auto"/>
                  </w:divBdr>
                </w:div>
                <w:div w:id="454445500">
                  <w:marLeft w:val="0"/>
                  <w:marRight w:val="0"/>
                  <w:marTop w:val="0"/>
                  <w:marBottom w:val="0"/>
                  <w:divBdr>
                    <w:top w:val="none" w:sz="0" w:space="0" w:color="auto"/>
                    <w:left w:val="none" w:sz="0" w:space="0" w:color="auto"/>
                    <w:bottom w:val="none" w:sz="0" w:space="0" w:color="auto"/>
                    <w:right w:val="none" w:sz="0" w:space="0" w:color="auto"/>
                  </w:divBdr>
                </w:div>
                <w:div w:id="455100239">
                  <w:marLeft w:val="0"/>
                  <w:marRight w:val="0"/>
                  <w:marTop w:val="0"/>
                  <w:marBottom w:val="0"/>
                  <w:divBdr>
                    <w:top w:val="none" w:sz="0" w:space="0" w:color="auto"/>
                    <w:left w:val="none" w:sz="0" w:space="0" w:color="auto"/>
                    <w:bottom w:val="none" w:sz="0" w:space="0" w:color="auto"/>
                    <w:right w:val="none" w:sz="0" w:space="0" w:color="auto"/>
                  </w:divBdr>
                </w:div>
                <w:div w:id="456263487">
                  <w:marLeft w:val="0"/>
                  <w:marRight w:val="0"/>
                  <w:marTop w:val="0"/>
                  <w:marBottom w:val="0"/>
                  <w:divBdr>
                    <w:top w:val="none" w:sz="0" w:space="0" w:color="auto"/>
                    <w:left w:val="none" w:sz="0" w:space="0" w:color="auto"/>
                    <w:bottom w:val="none" w:sz="0" w:space="0" w:color="auto"/>
                    <w:right w:val="none" w:sz="0" w:space="0" w:color="auto"/>
                  </w:divBdr>
                </w:div>
                <w:div w:id="463012126">
                  <w:marLeft w:val="0"/>
                  <w:marRight w:val="0"/>
                  <w:marTop w:val="0"/>
                  <w:marBottom w:val="0"/>
                  <w:divBdr>
                    <w:top w:val="none" w:sz="0" w:space="0" w:color="auto"/>
                    <w:left w:val="none" w:sz="0" w:space="0" w:color="auto"/>
                    <w:bottom w:val="none" w:sz="0" w:space="0" w:color="auto"/>
                    <w:right w:val="none" w:sz="0" w:space="0" w:color="auto"/>
                  </w:divBdr>
                </w:div>
                <w:div w:id="464471383">
                  <w:marLeft w:val="0"/>
                  <w:marRight w:val="0"/>
                  <w:marTop w:val="0"/>
                  <w:marBottom w:val="0"/>
                  <w:divBdr>
                    <w:top w:val="none" w:sz="0" w:space="0" w:color="auto"/>
                    <w:left w:val="none" w:sz="0" w:space="0" w:color="auto"/>
                    <w:bottom w:val="none" w:sz="0" w:space="0" w:color="auto"/>
                    <w:right w:val="none" w:sz="0" w:space="0" w:color="auto"/>
                  </w:divBdr>
                </w:div>
                <w:div w:id="465317297">
                  <w:marLeft w:val="0"/>
                  <w:marRight w:val="0"/>
                  <w:marTop w:val="0"/>
                  <w:marBottom w:val="0"/>
                  <w:divBdr>
                    <w:top w:val="none" w:sz="0" w:space="0" w:color="auto"/>
                    <w:left w:val="none" w:sz="0" w:space="0" w:color="auto"/>
                    <w:bottom w:val="none" w:sz="0" w:space="0" w:color="auto"/>
                    <w:right w:val="none" w:sz="0" w:space="0" w:color="auto"/>
                  </w:divBdr>
                </w:div>
                <w:div w:id="465970677">
                  <w:marLeft w:val="0"/>
                  <w:marRight w:val="0"/>
                  <w:marTop w:val="0"/>
                  <w:marBottom w:val="0"/>
                  <w:divBdr>
                    <w:top w:val="none" w:sz="0" w:space="0" w:color="auto"/>
                    <w:left w:val="none" w:sz="0" w:space="0" w:color="auto"/>
                    <w:bottom w:val="none" w:sz="0" w:space="0" w:color="auto"/>
                    <w:right w:val="none" w:sz="0" w:space="0" w:color="auto"/>
                  </w:divBdr>
                </w:div>
                <w:div w:id="466237964">
                  <w:marLeft w:val="0"/>
                  <w:marRight w:val="0"/>
                  <w:marTop w:val="0"/>
                  <w:marBottom w:val="0"/>
                  <w:divBdr>
                    <w:top w:val="none" w:sz="0" w:space="0" w:color="auto"/>
                    <w:left w:val="none" w:sz="0" w:space="0" w:color="auto"/>
                    <w:bottom w:val="none" w:sz="0" w:space="0" w:color="auto"/>
                    <w:right w:val="none" w:sz="0" w:space="0" w:color="auto"/>
                  </w:divBdr>
                </w:div>
                <w:div w:id="468206273">
                  <w:marLeft w:val="0"/>
                  <w:marRight w:val="0"/>
                  <w:marTop w:val="0"/>
                  <w:marBottom w:val="0"/>
                  <w:divBdr>
                    <w:top w:val="none" w:sz="0" w:space="0" w:color="auto"/>
                    <w:left w:val="none" w:sz="0" w:space="0" w:color="auto"/>
                    <w:bottom w:val="none" w:sz="0" w:space="0" w:color="auto"/>
                    <w:right w:val="none" w:sz="0" w:space="0" w:color="auto"/>
                  </w:divBdr>
                </w:div>
                <w:div w:id="468667818">
                  <w:marLeft w:val="0"/>
                  <w:marRight w:val="0"/>
                  <w:marTop w:val="0"/>
                  <w:marBottom w:val="0"/>
                  <w:divBdr>
                    <w:top w:val="none" w:sz="0" w:space="0" w:color="auto"/>
                    <w:left w:val="none" w:sz="0" w:space="0" w:color="auto"/>
                    <w:bottom w:val="none" w:sz="0" w:space="0" w:color="auto"/>
                    <w:right w:val="none" w:sz="0" w:space="0" w:color="auto"/>
                  </w:divBdr>
                </w:div>
                <w:div w:id="471337430">
                  <w:marLeft w:val="0"/>
                  <w:marRight w:val="0"/>
                  <w:marTop w:val="0"/>
                  <w:marBottom w:val="0"/>
                  <w:divBdr>
                    <w:top w:val="none" w:sz="0" w:space="0" w:color="auto"/>
                    <w:left w:val="none" w:sz="0" w:space="0" w:color="auto"/>
                    <w:bottom w:val="none" w:sz="0" w:space="0" w:color="auto"/>
                    <w:right w:val="none" w:sz="0" w:space="0" w:color="auto"/>
                  </w:divBdr>
                </w:div>
                <w:div w:id="472792700">
                  <w:marLeft w:val="0"/>
                  <w:marRight w:val="0"/>
                  <w:marTop w:val="0"/>
                  <w:marBottom w:val="0"/>
                  <w:divBdr>
                    <w:top w:val="none" w:sz="0" w:space="0" w:color="auto"/>
                    <w:left w:val="none" w:sz="0" w:space="0" w:color="auto"/>
                    <w:bottom w:val="none" w:sz="0" w:space="0" w:color="auto"/>
                    <w:right w:val="none" w:sz="0" w:space="0" w:color="auto"/>
                  </w:divBdr>
                </w:div>
                <w:div w:id="473332851">
                  <w:marLeft w:val="0"/>
                  <w:marRight w:val="0"/>
                  <w:marTop w:val="0"/>
                  <w:marBottom w:val="0"/>
                  <w:divBdr>
                    <w:top w:val="none" w:sz="0" w:space="0" w:color="auto"/>
                    <w:left w:val="none" w:sz="0" w:space="0" w:color="auto"/>
                    <w:bottom w:val="none" w:sz="0" w:space="0" w:color="auto"/>
                    <w:right w:val="none" w:sz="0" w:space="0" w:color="auto"/>
                  </w:divBdr>
                </w:div>
                <w:div w:id="477265865">
                  <w:marLeft w:val="0"/>
                  <w:marRight w:val="0"/>
                  <w:marTop w:val="0"/>
                  <w:marBottom w:val="0"/>
                  <w:divBdr>
                    <w:top w:val="none" w:sz="0" w:space="0" w:color="auto"/>
                    <w:left w:val="none" w:sz="0" w:space="0" w:color="auto"/>
                    <w:bottom w:val="none" w:sz="0" w:space="0" w:color="auto"/>
                    <w:right w:val="none" w:sz="0" w:space="0" w:color="auto"/>
                  </w:divBdr>
                </w:div>
                <w:div w:id="477460465">
                  <w:marLeft w:val="0"/>
                  <w:marRight w:val="0"/>
                  <w:marTop w:val="0"/>
                  <w:marBottom w:val="0"/>
                  <w:divBdr>
                    <w:top w:val="none" w:sz="0" w:space="0" w:color="auto"/>
                    <w:left w:val="none" w:sz="0" w:space="0" w:color="auto"/>
                    <w:bottom w:val="none" w:sz="0" w:space="0" w:color="auto"/>
                    <w:right w:val="none" w:sz="0" w:space="0" w:color="auto"/>
                  </w:divBdr>
                </w:div>
                <w:div w:id="477964218">
                  <w:marLeft w:val="0"/>
                  <w:marRight w:val="0"/>
                  <w:marTop w:val="0"/>
                  <w:marBottom w:val="0"/>
                  <w:divBdr>
                    <w:top w:val="none" w:sz="0" w:space="0" w:color="auto"/>
                    <w:left w:val="none" w:sz="0" w:space="0" w:color="auto"/>
                    <w:bottom w:val="none" w:sz="0" w:space="0" w:color="auto"/>
                    <w:right w:val="none" w:sz="0" w:space="0" w:color="auto"/>
                  </w:divBdr>
                </w:div>
                <w:div w:id="479419320">
                  <w:marLeft w:val="0"/>
                  <w:marRight w:val="0"/>
                  <w:marTop w:val="0"/>
                  <w:marBottom w:val="0"/>
                  <w:divBdr>
                    <w:top w:val="none" w:sz="0" w:space="0" w:color="auto"/>
                    <w:left w:val="none" w:sz="0" w:space="0" w:color="auto"/>
                    <w:bottom w:val="none" w:sz="0" w:space="0" w:color="auto"/>
                    <w:right w:val="none" w:sz="0" w:space="0" w:color="auto"/>
                  </w:divBdr>
                </w:div>
                <w:div w:id="479614453">
                  <w:marLeft w:val="0"/>
                  <w:marRight w:val="0"/>
                  <w:marTop w:val="0"/>
                  <w:marBottom w:val="0"/>
                  <w:divBdr>
                    <w:top w:val="none" w:sz="0" w:space="0" w:color="auto"/>
                    <w:left w:val="none" w:sz="0" w:space="0" w:color="auto"/>
                    <w:bottom w:val="none" w:sz="0" w:space="0" w:color="auto"/>
                    <w:right w:val="none" w:sz="0" w:space="0" w:color="auto"/>
                  </w:divBdr>
                </w:div>
                <w:div w:id="481116783">
                  <w:marLeft w:val="0"/>
                  <w:marRight w:val="0"/>
                  <w:marTop w:val="0"/>
                  <w:marBottom w:val="0"/>
                  <w:divBdr>
                    <w:top w:val="none" w:sz="0" w:space="0" w:color="auto"/>
                    <w:left w:val="none" w:sz="0" w:space="0" w:color="auto"/>
                    <w:bottom w:val="none" w:sz="0" w:space="0" w:color="auto"/>
                    <w:right w:val="none" w:sz="0" w:space="0" w:color="auto"/>
                  </w:divBdr>
                </w:div>
                <w:div w:id="487477409">
                  <w:marLeft w:val="0"/>
                  <w:marRight w:val="0"/>
                  <w:marTop w:val="0"/>
                  <w:marBottom w:val="0"/>
                  <w:divBdr>
                    <w:top w:val="none" w:sz="0" w:space="0" w:color="auto"/>
                    <w:left w:val="none" w:sz="0" w:space="0" w:color="auto"/>
                    <w:bottom w:val="none" w:sz="0" w:space="0" w:color="auto"/>
                    <w:right w:val="none" w:sz="0" w:space="0" w:color="auto"/>
                  </w:divBdr>
                </w:div>
                <w:div w:id="493570922">
                  <w:marLeft w:val="0"/>
                  <w:marRight w:val="0"/>
                  <w:marTop w:val="0"/>
                  <w:marBottom w:val="0"/>
                  <w:divBdr>
                    <w:top w:val="none" w:sz="0" w:space="0" w:color="auto"/>
                    <w:left w:val="none" w:sz="0" w:space="0" w:color="auto"/>
                    <w:bottom w:val="none" w:sz="0" w:space="0" w:color="auto"/>
                    <w:right w:val="none" w:sz="0" w:space="0" w:color="auto"/>
                  </w:divBdr>
                </w:div>
                <w:div w:id="494492849">
                  <w:marLeft w:val="0"/>
                  <w:marRight w:val="0"/>
                  <w:marTop w:val="0"/>
                  <w:marBottom w:val="0"/>
                  <w:divBdr>
                    <w:top w:val="none" w:sz="0" w:space="0" w:color="auto"/>
                    <w:left w:val="none" w:sz="0" w:space="0" w:color="auto"/>
                    <w:bottom w:val="none" w:sz="0" w:space="0" w:color="auto"/>
                    <w:right w:val="none" w:sz="0" w:space="0" w:color="auto"/>
                  </w:divBdr>
                </w:div>
                <w:div w:id="494732117">
                  <w:marLeft w:val="0"/>
                  <w:marRight w:val="0"/>
                  <w:marTop w:val="0"/>
                  <w:marBottom w:val="0"/>
                  <w:divBdr>
                    <w:top w:val="none" w:sz="0" w:space="0" w:color="auto"/>
                    <w:left w:val="none" w:sz="0" w:space="0" w:color="auto"/>
                    <w:bottom w:val="none" w:sz="0" w:space="0" w:color="auto"/>
                    <w:right w:val="none" w:sz="0" w:space="0" w:color="auto"/>
                  </w:divBdr>
                </w:div>
                <w:div w:id="495269102">
                  <w:marLeft w:val="0"/>
                  <w:marRight w:val="0"/>
                  <w:marTop w:val="0"/>
                  <w:marBottom w:val="0"/>
                  <w:divBdr>
                    <w:top w:val="none" w:sz="0" w:space="0" w:color="auto"/>
                    <w:left w:val="none" w:sz="0" w:space="0" w:color="auto"/>
                    <w:bottom w:val="none" w:sz="0" w:space="0" w:color="auto"/>
                    <w:right w:val="none" w:sz="0" w:space="0" w:color="auto"/>
                  </w:divBdr>
                </w:div>
                <w:div w:id="498040776">
                  <w:marLeft w:val="0"/>
                  <w:marRight w:val="0"/>
                  <w:marTop w:val="0"/>
                  <w:marBottom w:val="0"/>
                  <w:divBdr>
                    <w:top w:val="none" w:sz="0" w:space="0" w:color="auto"/>
                    <w:left w:val="none" w:sz="0" w:space="0" w:color="auto"/>
                    <w:bottom w:val="none" w:sz="0" w:space="0" w:color="auto"/>
                    <w:right w:val="none" w:sz="0" w:space="0" w:color="auto"/>
                  </w:divBdr>
                </w:div>
                <w:div w:id="498472258">
                  <w:marLeft w:val="0"/>
                  <w:marRight w:val="0"/>
                  <w:marTop w:val="0"/>
                  <w:marBottom w:val="0"/>
                  <w:divBdr>
                    <w:top w:val="none" w:sz="0" w:space="0" w:color="auto"/>
                    <w:left w:val="none" w:sz="0" w:space="0" w:color="auto"/>
                    <w:bottom w:val="none" w:sz="0" w:space="0" w:color="auto"/>
                    <w:right w:val="none" w:sz="0" w:space="0" w:color="auto"/>
                  </w:divBdr>
                </w:div>
                <w:div w:id="500585517">
                  <w:marLeft w:val="0"/>
                  <w:marRight w:val="0"/>
                  <w:marTop w:val="0"/>
                  <w:marBottom w:val="0"/>
                  <w:divBdr>
                    <w:top w:val="none" w:sz="0" w:space="0" w:color="auto"/>
                    <w:left w:val="none" w:sz="0" w:space="0" w:color="auto"/>
                    <w:bottom w:val="none" w:sz="0" w:space="0" w:color="auto"/>
                    <w:right w:val="none" w:sz="0" w:space="0" w:color="auto"/>
                  </w:divBdr>
                </w:div>
                <w:div w:id="505561628">
                  <w:marLeft w:val="0"/>
                  <w:marRight w:val="0"/>
                  <w:marTop w:val="0"/>
                  <w:marBottom w:val="0"/>
                  <w:divBdr>
                    <w:top w:val="none" w:sz="0" w:space="0" w:color="auto"/>
                    <w:left w:val="none" w:sz="0" w:space="0" w:color="auto"/>
                    <w:bottom w:val="none" w:sz="0" w:space="0" w:color="auto"/>
                    <w:right w:val="none" w:sz="0" w:space="0" w:color="auto"/>
                  </w:divBdr>
                </w:div>
                <w:div w:id="505945988">
                  <w:marLeft w:val="0"/>
                  <w:marRight w:val="0"/>
                  <w:marTop w:val="0"/>
                  <w:marBottom w:val="0"/>
                  <w:divBdr>
                    <w:top w:val="none" w:sz="0" w:space="0" w:color="auto"/>
                    <w:left w:val="none" w:sz="0" w:space="0" w:color="auto"/>
                    <w:bottom w:val="none" w:sz="0" w:space="0" w:color="auto"/>
                    <w:right w:val="none" w:sz="0" w:space="0" w:color="auto"/>
                  </w:divBdr>
                </w:div>
                <w:div w:id="512957859">
                  <w:marLeft w:val="0"/>
                  <w:marRight w:val="0"/>
                  <w:marTop w:val="0"/>
                  <w:marBottom w:val="0"/>
                  <w:divBdr>
                    <w:top w:val="none" w:sz="0" w:space="0" w:color="auto"/>
                    <w:left w:val="none" w:sz="0" w:space="0" w:color="auto"/>
                    <w:bottom w:val="none" w:sz="0" w:space="0" w:color="auto"/>
                    <w:right w:val="none" w:sz="0" w:space="0" w:color="auto"/>
                  </w:divBdr>
                </w:div>
                <w:div w:id="514266865">
                  <w:marLeft w:val="0"/>
                  <w:marRight w:val="0"/>
                  <w:marTop w:val="0"/>
                  <w:marBottom w:val="0"/>
                  <w:divBdr>
                    <w:top w:val="none" w:sz="0" w:space="0" w:color="auto"/>
                    <w:left w:val="none" w:sz="0" w:space="0" w:color="auto"/>
                    <w:bottom w:val="none" w:sz="0" w:space="0" w:color="auto"/>
                    <w:right w:val="none" w:sz="0" w:space="0" w:color="auto"/>
                  </w:divBdr>
                </w:div>
                <w:div w:id="518278087">
                  <w:marLeft w:val="0"/>
                  <w:marRight w:val="0"/>
                  <w:marTop w:val="0"/>
                  <w:marBottom w:val="0"/>
                  <w:divBdr>
                    <w:top w:val="none" w:sz="0" w:space="0" w:color="auto"/>
                    <w:left w:val="none" w:sz="0" w:space="0" w:color="auto"/>
                    <w:bottom w:val="none" w:sz="0" w:space="0" w:color="auto"/>
                    <w:right w:val="none" w:sz="0" w:space="0" w:color="auto"/>
                  </w:divBdr>
                </w:div>
                <w:div w:id="526914412">
                  <w:marLeft w:val="0"/>
                  <w:marRight w:val="0"/>
                  <w:marTop w:val="0"/>
                  <w:marBottom w:val="0"/>
                  <w:divBdr>
                    <w:top w:val="none" w:sz="0" w:space="0" w:color="auto"/>
                    <w:left w:val="none" w:sz="0" w:space="0" w:color="auto"/>
                    <w:bottom w:val="none" w:sz="0" w:space="0" w:color="auto"/>
                    <w:right w:val="none" w:sz="0" w:space="0" w:color="auto"/>
                  </w:divBdr>
                </w:div>
                <w:div w:id="527328463">
                  <w:marLeft w:val="0"/>
                  <w:marRight w:val="0"/>
                  <w:marTop w:val="0"/>
                  <w:marBottom w:val="0"/>
                  <w:divBdr>
                    <w:top w:val="none" w:sz="0" w:space="0" w:color="auto"/>
                    <w:left w:val="none" w:sz="0" w:space="0" w:color="auto"/>
                    <w:bottom w:val="none" w:sz="0" w:space="0" w:color="auto"/>
                    <w:right w:val="none" w:sz="0" w:space="0" w:color="auto"/>
                  </w:divBdr>
                </w:div>
                <w:div w:id="529151806">
                  <w:marLeft w:val="0"/>
                  <w:marRight w:val="0"/>
                  <w:marTop w:val="0"/>
                  <w:marBottom w:val="0"/>
                  <w:divBdr>
                    <w:top w:val="none" w:sz="0" w:space="0" w:color="auto"/>
                    <w:left w:val="none" w:sz="0" w:space="0" w:color="auto"/>
                    <w:bottom w:val="none" w:sz="0" w:space="0" w:color="auto"/>
                    <w:right w:val="none" w:sz="0" w:space="0" w:color="auto"/>
                  </w:divBdr>
                </w:div>
                <w:div w:id="529999516">
                  <w:marLeft w:val="0"/>
                  <w:marRight w:val="0"/>
                  <w:marTop w:val="0"/>
                  <w:marBottom w:val="0"/>
                  <w:divBdr>
                    <w:top w:val="none" w:sz="0" w:space="0" w:color="auto"/>
                    <w:left w:val="none" w:sz="0" w:space="0" w:color="auto"/>
                    <w:bottom w:val="none" w:sz="0" w:space="0" w:color="auto"/>
                    <w:right w:val="none" w:sz="0" w:space="0" w:color="auto"/>
                  </w:divBdr>
                </w:div>
                <w:div w:id="536041506">
                  <w:marLeft w:val="0"/>
                  <w:marRight w:val="0"/>
                  <w:marTop w:val="0"/>
                  <w:marBottom w:val="0"/>
                  <w:divBdr>
                    <w:top w:val="none" w:sz="0" w:space="0" w:color="auto"/>
                    <w:left w:val="none" w:sz="0" w:space="0" w:color="auto"/>
                    <w:bottom w:val="none" w:sz="0" w:space="0" w:color="auto"/>
                    <w:right w:val="none" w:sz="0" w:space="0" w:color="auto"/>
                  </w:divBdr>
                </w:div>
                <w:div w:id="539243898">
                  <w:marLeft w:val="0"/>
                  <w:marRight w:val="0"/>
                  <w:marTop w:val="0"/>
                  <w:marBottom w:val="0"/>
                  <w:divBdr>
                    <w:top w:val="none" w:sz="0" w:space="0" w:color="auto"/>
                    <w:left w:val="none" w:sz="0" w:space="0" w:color="auto"/>
                    <w:bottom w:val="none" w:sz="0" w:space="0" w:color="auto"/>
                    <w:right w:val="none" w:sz="0" w:space="0" w:color="auto"/>
                  </w:divBdr>
                </w:div>
                <w:div w:id="539778438">
                  <w:marLeft w:val="0"/>
                  <w:marRight w:val="0"/>
                  <w:marTop w:val="0"/>
                  <w:marBottom w:val="0"/>
                  <w:divBdr>
                    <w:top w:val="none" w:sz="0" w:space="0" w:color="auto"/>
                    <w:left w:val="none" w:sz="0" w:space="0" w:color="auto"/>
                    <w:bottom w:val="none" w:sz="0" w:space="0" w:color="auto"/>
                    <w:right w:val="none" w:sz="0" w:space="0" w:color="auto"/>
                  </w:divBdr>
                </w:div>
                <w:div w:id="540364330">
                  <w:marLeft w:val="0"/>
                  <w:marRight w:val="0"/>
                  <w:marTop w:val="0"/>
                  <w:marBottom w:val="0"/>
                  <w:divBdr>
                    <w:top w:val="none" w:sz="0" w:space="0" w:color="auto"/>
                    <w:left w:val="none" w:sz="0" w:space="0" w:color="auto"/>
                    <w:bottom w:val="none" w:sz="0" w:space="0" w:color="auto"/>
                    <w:right w:val="none" w:sz="0" w:space="0" w:color="auto"/>
                  </w:divBdr>
                </w:div>
                <w:div w:id="541213680">
                  <w:marLeft w:val="0"/>
                  <w:marRight w:val="0"/>
                  <w:marTop w:val="0"/>
                  <w:marBottom w:val="0"/>
                  <w:divBdr>
                    <w:top w:val="none" w:sz="0" w:space="0" w:color="auto"/>
                    <w:left w:val="none" w:sz="0" w:space="0" w:color="auto"/>
                    <w:bottom w:val="none" w:sz="0" w:space="0" w:color="auto"/>
                    <w:right w:val="none" w:sz="0" w:space="0" w:color="auto"/>
                  </w:divBdr>
                </w:div>
                <w:div w:id="543177569">
                  <w:marLeft w:val="0"/>
                  <w:marRight w:val="0"/>
                  <w:marTop w:val="0"/>
                  <w:marBottom w:val="0"/>
                  <w:divBdr>
                    <w:top w:val="none" w:sz="0" w:space="0" w:color="auto"/>
                    <w:left w:val="none" w:sz="0" w:space="0" w:color="auto"/>
                    <w:bottom w:val="none" w:sz="0" w:space="0" w:color="auto"/>
                    <w:right w:val="none" w:sz="0" w:space="0" w:color="auto"/>
                  </w:divBdr>
                </w:div>
                <w:div w:id="543564866">
                  <w:marLeft w:val="0"/>
                  <w:marRight w:val="0"/>
                  <w:marTop w:val="0"/>
                  <w:marBottom w:val="0"/>
                  <w:divBdr>
                    <w:top w:val="none" w:sz="0" w:space="0" w:color="auto"/>
                    <w:left w:val="none" w:sz="0" w:space="0" w:color="auto"/>
                    <w:bottom w:val="none" w:sz="0" w:space="0" w:color="auto"/>
                    <w:right w:val="none" w:sz="0" w:space="0" w:color="auto"/>
                  </w:divBdr>
                </w:div>
                <w:div w:id="549533295">
                  <w:marLeft w:val="0"/>
                  <w:marRight w:val="0"/>
                  <w:marTop w:val="0"/>
                  <w:marBottom w:val="0"/>
                  <w:divBdr>
                    <w:top w:val="none" w:sz="0" w:space="0" w:color="auto"/>
                    <w:left w:val="none" w:sz="0" w:space="0" w:color="auto"/>
                    <w:bottom w:val="none" w:sz="0" w:space="0" w:color="auto"/>
                    <w:right w:val="none" w:sz="0" w:space="0" w:color="auto"/>
                  </w:divBdr>
                </w:div>
                <w:div w:id="552546499">
                  <w:marLeft w:val="0"/>
                  <w:marRight w:val="0"/>
                  <w:marTop w:val="0"/>
                  <w:marBottom w:val="0"/>
                  <w:divBdr>
                    <w:top w:val="none" w:sz="0" w:space="0" w:color="auto"/>
                    <w:left w:val="none" w:sz="0" w:space="0" w:color="auto"/>
                    <w:bottom w:val="none" w:sz="0" w:space="0" w:color="auto"/>
                    <w:right w:val="none" w:sz="0" w:space="0" w:color="auto"/>
                  </w:divBdr>
                </w:div>
                <w:div w:id="554580908">
                  <w:marLeft w:val="0"/>
                  <w:marRight w:val="0"/>
                  <w:marTop w:val="0"/>
                  <w:marBottom w:val="0"/>
                  <w:divBdr>
                    <w:top w:val="none" w:sz="0" w:space="0" w:color="auto"/>
                    <w:left w:val="none" w:sz="0" w:space="0" w:color="auto"/>
                    <w:bottom w:val="none" w:sz="0" w:space="0" w:color="auto"/>
                    <w:right w:val="none" w:sz="0" w:space="0" w:color="auto"/>
                  </w:divBdr>
                </w:div>
                <w:div w:id="558980908">
                  <w:marLeft w:val="0"/>
                  <w:marRight w:val="0"/>
                  <w:marTop w:val="0"/>
                  <w:marBottom w:val="0"/>
                  <w:divBdr>
                    <w:top w:val="none" w:sz="0" w:space="0" w:color="auto"/>
                    <w:left w:val="none" w:sz="0" w:space="0" w:color="auto"/>
                    <w:bottom w:val="none" w:sz="0" w:space="0" w:color="auto"/>
                    <w:right w:val="none" w:sz="0" w:space="0" w:color="auto"/>
                  </w:divBdr>
                </w:div>
                <w:div w:id="559248960">
                  <w:marLeft w:val="0"/>
                  <w:marRight w:val="0"/>
                  <w:marTop w:val="0"/>
                  <w:marBottom w:val="0"/>
                  <w:divBdr>
                    <w:top w:val="none" w:sz="0" w:space="0" w:color="auto"/>
                    <w:left w:val="none" w:sz="0" w:space="0" w:color="auto"/>
                    <w:bottom w:val="none" w:sz="0" w:space="0" w:color="auto"/>
                    <w:right w:val="none" w:sz="0" w:space="0" w:color="auto"/>
                  </w:divBdr>
                </w:div>
                <w:div w:id="564071150">
                  <w:marLeft w:val="0"/>
                  <w:marRight w:val="0"/>
                  <w:marTop w:val="0"/>
                  <w:marBottom w:val="0"/>
                  <w:divBdr>
                    <w:top w:val="none" w:sz="0" w:space="0" w:color="auto"/>
                    <w:left w:val="none" w:sz="0" w:space="0" w:color="auto"/>
                    <w:bottom w:val="none" w:sz="0" w:space="0" w:color="auto"/>
                    <w:right w:val="none" w:sz="0" w:space="0" w:color="auto"/>
                  </w:divBdr>
                </w:div>
                <w:div w:id="564494174">
                  <w:marLeft w:val="0"/>
                  <w:marRight w:val="0"/>
                  <w:marTop w:val="0"/>
                  <w:marBottom w:val="0"/>
                  <w:divBdr>
                    <w:top w:val="none" w:sz="0" w:space="0" w:color="auto"/>
                    <w:left w:val="none" w:sz="0" w:space="0" w:color="auto"/>
                    <w:bottom w:val="none" w:sz="0" w:space="0" w:color="auto"/>
                    <w:right w:val="none" w:sz="0" w:space="0" w:color="auto"/>
                  </w:divBdr>
                </w:div>
                <w:div w:id="564603280">
                  <w:marLeft w:val="0"/>
                  <w:marRight w:val="0"/>
                  <w:marTop w:val="0"/>
                  <w:marBottom w:val="0"/>
                  <w:divBdr>
                    <w:top w:val="none" w:sz="0" w:space="0" w:color="auto"/>
                    <w:left w:val="none" w:sz="0" w:space="0" w:color="auto"/>
                    <w:bottom w:val="none" w:sz="0" w:space="0" w:color="auto"/>
                    <w:right w:val="none" w:sz="0" w:space="0" w:color="auto"/>
                  </w:divBdr>
                </w:div>
                <w:div w:id="564806090">
                  <w:marLeft w:val="0"/>
                  <w:marRight w:val="0"/>
                  <w:marTop w:val="0"/>
                  <w:marBottom w:val="0"/>
                  <w:divBdr>
                    <w:top w:val="none" w:sz="0" w:space="0" w:color="auto"/>
                    <w:left w:val="none" w:sz="0" w:space="0" w:color="auto"/>
                    <w:bottom w:val="none" w:sz="0" w:space="0" w:color="auto"/>
                    <w:right w:val="none" w:sz="0" w:space="0" w:color="auto"/>
                  </w:divBdr>
                </w:div>
                <w:div w:id="566190156">
                  <w:marLeft w:val="0"/>
                  <w:marRight w:val="0"/>
                  <w:marTop w:val="0"/>
                  <w:marBottom w:val="0"/>
                  <w:divBdr>
                    <w:top w:val="none" w:sz="0" w:space="0" w:color="auto"/>
                    <w:left w:val="none" w:sz="0" w:space="0" w:color="auto"/>
                    <w:bottom w:val="none" w:sz="0" w:space="0" w:color="auto"/>
                    <w:right w:val="none" w:sz="0" w:space="0" w:color="auto"/>
                  </w:divBdr>
                </w:div>
                <w:div w:id="566570826">
                  <w:marLeft w:val="0"/>
                  <w:marRight w:val="0"/>
                  <w:marTop w:val="0"/>
                  <w:marBottom w:val="0"/>
                  <w:divBdr>
                    <w:top w:val="none" w:sz="0" w:space="0" w:color="auto"/>
                    <w:left w:val="none" w:sz="0" w:space="0" w:color="auto"/>
                    <w:bottom w:val="none" w:sz="0" w:space="0" w:color="auto"/>
                    <w:right w:val="none" w:sz="0" w:space="0" w:color="auto"/>
                  </w:divBdr>
                </w:div>
                <w:div w:id="566840580">
                  <w:marLeft w:val="0"/>
                  <w:marRight w:val="0"/>
                  <w:marTop w:val="0"/>
                  <w:marBottom w:val="0"/>
                  <w:divBdr>
                    <w:top w:val="none" w:sz="0" w:space="0" w:color="auto"/>
                    <w:left w:val="none" w:sz="0" w:space="0" w:color="auto"/>
                    <w:bottom w:val="none" w:sz="0" w:space="0" w:color="auto"/>
                    <w:right w:val="none" w:sz="0" w:space="0" w:color="auto"/>
                  </w:divBdr>
                </w:div>
                <w:div w:id="567962263">
                  <w:marLeft w:val="0"/>
                  <w:marRight w:val="0"/>
                  <w:marTop w:val="0"/>
                  <w:marBottom w:val="0"/>
                  <w:divBdr>
                    <w:top w:val="none" w:sz="0" w:space="0" w:color="auto"/>
                    <w:left w:val="none" w:sz="0" w:space="0" w:color="auto"/>
                    <w:bottom w:val="none" w:sz="0" w:space="0" w:color="auto"/>
                    <w:right w:val="none" w:sz="0" w:space="0" w:color="auto"/>
                  </w:divBdr>
                </w:div>
                <w:div w:id="574780761">
                  <w:marLeft w:val="0"/>
                  <w:marRight w:val="0"/>
                  <w:marTop w:val="0"/>
                  <w:marBottom w:val="0"/>
                  <w:divBdr>
                    <w:top w:val="none" w:sz="0" w:space="0" w:color="auto"/>
                    <w:left w:val="none" w:sz="0" w:space="0" w:color="auto"/>
                    <w:bottom w:val="none" w:sz="0" w:space="0" w:color="auto"/>
                    <w:right w:val="none" w:sz="0" w:space="0" w:color="auto"/>
                  </w:divBdr>
                </w:div>
                <w:div w:id="577516767">
                  <w:marLeft w:val="0"/>
                  <w:marRight w:val="0"/>
                  <w:marTop w:val="0"/>
                  <w:marBottom w:val="0"/>
                  <w:divBdr>
                    <w:top w:val="none" w:sz="0" w:space="0" w:color="auto"/>
                    <w:left w:val="none" w:sz="0" w:space="0" w:color="auto"/>
                    <w:bottom w:val="none" w:sz="0" w:space="0" w:color="auto"/>
                    <w:right w:val="none" w:sz="0" w:space="0" w:color="auto"/>
                  </w:divBdr>
                </w:div>
                <w:div w:id="579290216">
                  <w:marLeft w:val="0"/>
                  <w:marRight w:val="0"/>
                  <w:marTop w:val="0"/>
                  <w:marBottom w:val="0"/>
                  <w:divBdr>
                    <w:top w:val="none" w:sz="0" w:space="0" w:color="auto"/>
                    <w:left w:val="none" w:sz="0" w:space="0" w:color="auto"/>
                    <w:bottom w:val="none" w:sz="0" w:space="0" w:color="auto"/>
                    <w:right w:val="none" w:sz="0" w:space="0" w:color="auto"/>
                  </w:divBdr>
                </w:div>
                <w:div w:id="581258635">
                  <w:marLeft w:val="0"/>
                  <w:marRight w:val="0"/>
                  <w:marTop w:val="0"/>
                  <w:marBottom w:val="0"/>
                  <w:divBdr>
                    <w:top w:val="none" w:sz="0" w:space="0" w:color="auto"/>
                    <w:left w:val="none" w:sz="0" w:space="0" w:color="auto"/>
                    <w:bottom w:val="none" w:sz="0" w:space="0" w:color="auto"/>
                    <w:right w:val="none" w:sz="0" w:space="0" w:color="auto"/>
                  </w:divBdr>
                </w:div>
                <w:div w:id="582490075">
                  <w:marLeft w:val="0"/>
                  <w:marRight w:val="0"/>
                  <w:marTop w:val="0"/>
                  <w:marBottom w:val="0"/>
                  <w:divBdr>
                    <w:top w:val="none" w:sz="0" w:space="0" w:color="auto"/>
                    <w:left w:val="none" w:sz="0" w:space="0" w:color="auto"/>
                    <w:bottom w:val="none" w:sz="0" w:space="0" w:color="auto"/>
                    <w:right w:val="none" w:sz="0" w:space="0" w:color="auto"/>
                  </w:divBdr>
                </w:div>
                <w:div w:id="586496577">
                  <w:marLeft w:val="0"/>
                  <w:marRight w:val="0"/>
                  <w:marTop w:val="0"/>
                  <w:marBottom w:val="0"/>
                  <w:divBdr>
                    <w:top w:val="none" w:sz="0" w:space="0" w:color="auto"/>
                    <w:left w:val="none" w:sz="0" w:space="0" w:color="auto"/>
                    <w:bottom w:val="none" w:sz="0" w:space="0" w:color="auto"/>
                    <w:right w:val="none" w:sz="0" w:space="0" w:color="auto"/>
                  </w:divBdr>
                </w:div>
                <w:div w:id="587079723">
                  <w:marLeft w:val="0"/>
                  <w:marRight w:val="0"/>
                  <w:marTop w:val="0"/>
                  <w:marBottom w:val="0"/>
                  <w:divBdr>
                    <w:top w:val="none" w:sz="0" w:space="0" w:color="auto"/>
                    <w:left w:val="none" w:sz="0" w:space="0" w:color="auto"/>
                    <w:bottom w:val="none" w:sz="0" w:space="0" w:color="auto"/>
                    <w:right w:val="none" w:sz="0" w:space="0" w:color="auto"/>
                  </w:divBdr>
                </w:div>
                <w:div w:id="592278610">
                  <w:marLeft w:val="0"/>
                  <w:marRight w:val="0"/>
                  <w:marTop w:val="0"/>
                  <w:marBottom w:val="0"/>
                  <w:divBdr>
                    <w:top w:val="none" w:sz="0" w:space="0" w:color="auto"/>
                    <w:left w:val="none" w:sz="0" w:space="0" w:color="auto"/>
                    <w:bottom w:val="none" w:sz="0" w:space="0" w:color="auto"/>
                    <w:right w:val="none" w:sz="0" w:space="0" w:color="auto"/>
                  </w:divBdr>
                </w:div>
                <w:div w:id="595989544">
                  <w:marLeft w:val="0"/>
                  <w:marRight w:val="0"/>
                  <w:marTop w:val="0"/>
                  <w:marBottom w:val="0"/>
                  <w:divBdr>
                    <w:top w:val="none" w:sz="0" w:space="0" w:color="auto"/>
                    <w:left w:val="none" w:sz="0" w:space="0" w:color="auto"/>
                    <w:bottom w:val="none" w:sz="0" w:space="0" w:color="auto"/>
                    <w:right w:val="none" w:sz="0" w:space="0" w:color="auto"/>
                  </w:divBdr>
                </w:div>
                <w:div w:id="596448093">
                  <w:marLeft w:val="0"/>
                  <w:marRight w:val="0"/>
                  <w:marTop w:val="0"/>
                  <w:marBottom w:val="0"/>
                  <w:divBdr>
                    <w:top w:val="none" w:sz="0" w:space="0" w:color="auto"/>
                    <w:left w:val="none" w:sz="0" w:space="0" w:color="auto"/>
                    <w:bottom w:val="none" w:sz="0" w:space="0" w:color="auto"/>
                    <w:right w:val="none" w:sz="0" w:space="0" w:color="auto"/>
                  </w:divBdr>
                </w:div>
                <w:div w:id="596527523">
                  <w:marLeft w:val="0"/>
                  <w:marRight w:val="0"/>
                  <w:marTop w:val="0"/>
                  <w:marBottom w:val="0"/>
                  <w:divBdr>
                    <w:top w:val="none" w:sz="0" w:space="0" w:color="auto"/>
                    <w:left w:val="none" w:sz="0" w:space="0" w:color="auto"/>
                    <w:bottom w:val="none" w:sz="0" w:space="0" w:color="auto"/>
                    <w:right w:val="none" w:sz="0" w:space="0" w:color="auto"/>
                  </w:divBdr>
                </w:div>
                <w:div w:id="597757939">
                  <w:marLeft w:val="0"/>
                  <w:marRight w:val="0"/>
                  <w:marTop w:val="0"/>
                  <w:marBottom w:val="0"/>
                  <w:divBdr>
                    <w:top w:val="none" w:sz="0" w:space="0" w:color="auto"/>
                    <w:left w:val="none" w:sz="0" w:space="0" w:color="auto"/>
                    <w:bottom w:val="none" w:sz="0" w:space="0" w:color="auto"/>
                    <w:right w:val="none" w:sz="0" w:space="0" w:color="auto"/>
                  </w:divBdr>
                </w:div>
                <w:div w:id="599726294">
                  <w:marLeft w:val="0"/>
                  <w:marRight w:val="0"/>
                  <w:marTop w:val="0"/>
                  <w:marBottom w:val="0"/>
                  <w:divBdr>
                    <w:top w:val="none" w:sz="0" w:space="0" w:color="auto"/>
                    <w:left w:val="none" w:sz="0" w:space="0" w:color="auto"/>
                    <w:bottom w:val="none" w:sz="0" w:space="0" w:color="auto"/>
                    <w:right w:val="none" w:sz="0" w:space="0" w:color="auto"/>
                  </w:divBdr>
                </w:div>
                <w:div w:id="600602260">
                  <w:marLeft w:val="0"/>
                  <w:marRight w:val="0"/>
                  <w:marTop w:val="0"/>
                  <w:marBottom w:val="0"/>
                  <w:divBdr>
                    <w:top w:val="none" w:sz="0" w:space="0" w:color="auto"/>
                    <w:left w:val="none" w:sz="0" w:space="0" w:color="auto"/>
                    <w:bottom w:val="none" w:sz="0" w:space="0" w:color="auto"/>
                    <w:right w:val="none" w:sz="0" w:space="0" w:color="auto"/>
                  </w:divBdr>
                </w:div>
                <w:div w:id="600992624">
                  <w:marLeft w:val="0"/>
                  <w:marRight w:val="0"/>
                  <w:marTop w:val="0"/>
                  <w:marBottom w:val="0"/>
                  <w:divBdr>
                    <w:top w:val="none" w:sz="0" w:space="0" w:color="auto"/>
                    <w:left w:val="none" w:sz="0" w:space="0" w:color="auto"/>
                    <w:bottom w:val="none" w:sz="0" w:space="0" w:color="auto"/>
                    <w:right w:val="none" w:sz="0" w:space="0" w:color="auto"/>
                  </w:divBdr>
                </w:div>
                <w:div w:id="602684107">
                  <w:marLeft w:val="0"/>
                  <w:marRight w:val="0"/>
                  <w:marTop w:val="0"/>
                  <w:marBottom w:val="0"/>
                  <w:divBdr>
                    <w:top w:val="none" w:sz="0" w:space="0" w:color="auto"/>
                    <w:left w:val="none" w:sz="0" w:space="0" w:color="auto"/>
                    <w:bottom w:val="none" w:sz="0" w:space="0" w:color="auto"/>
                    <w:right w:val="none" w:sz="0" w:space="0" w:color="auto"/>
                  </w:divBdr>
                </w:div>
                <w:div w:id="604385690">
                  <w:marLeft w:val="0"/>
                  <w:marRight w:val="0"/>
                  <w:marTop w:val="0"/>
                  <w:marBottom w:val="0"/>
                  <w:divBdr>
                    <w:top w:val="none" w:sz="0" w:space="0" w:color="auto"/>
                    <w:left w:val="none" w:sz="0" w:space="0" w:color="auto"/>
                    <w:bottom w:val="none" w:sz="0" w:space="0" w:color="auto"/>
                    <w:right w:val="none" w:sz="0" w:space="0" w:color="auto"/>
                  </w:divBdr>
                </w:div>
                <w:div w:id="606159684">
                  <w:marLeft w:val="0"/>
                  <w:marRight w:val="0"/>
                  <w:marTop w:val="0"/>
                  <w:marBottom w:val="0"/>
                  <w:divBdr>
                    <w:top w:val="none" w:sz="0" w:space="0" w:color="auto"/>
                    <w:left w:val="none" w:sz="0" w:space="0" w:color="auto"/>
                    <w:bottom w:val="none" w:sz="0" w:space="0" w:color="auto"/>
                    <w:right w:val="none" w:sz="0" w:space="0" w:color="auto"/>
                  </w:divBdr>
                </w:div>
                <w:div w:id="606426676">
                  <w:marLeft w:val="0"/>
                  <w:marRight w:val="0"/>
                  <w:marTop w:val="0"/>
                  <w:marBottom w:val="0"/>
                  <w:divBdr>
                    <w:top w:val="none" w:sz="0" w:space="0" w:color="auto"/>
                    <w:left w:val="none" w:sz="0" w:space="0" w:color="auto"/>
                    <w:bottom w:val="none" w:sz="0" w:space="0" w:color="auto"/>
                    <w:right w:val="none" w:sz="0" w:space="0" w:color="auto"/>
                  </w:divBdr>
                </w:div>
                <w:div w:id="606960143">
                  <w:marLeft w:val="0"/>
                  <w:marRight w:val="0"/>
                  <w:marTop w:val="0"/>
                  <w:marBottom w:val="0"/>
                  <w:divBdr>
                    <w:top w:val="none" w:sz="0" w:space="0" w:color="auto"/>
                    <w:left w:val="none" w:sz="0" w:space="0" w:color="auto"/>
                    <w:bottom w:val="none" w:sz="0" w:space="0" w:color="auto"/>
                    <w:right w:val="none" w:sz="0" w:space="0" w:color="auto"/>
                  </w:divBdr>
                </w:div>
                <w:div w:id="608858471">
                  <w:marLeft w:val="0"/>
                  <w:marRight w:val="0"/>
                  <w:marTop w:val="0"/>
                  <w:marBottom w:val="0"/>
                  <w:divBdr>
                    <w:top w:val="none" w:sz="0" w:space="0" w:color="auto"/>
                    <w:left w:val="none" w:sz="0" w:space="0" w:color="auto"/>
                    <w:bottom w:val="none" w:sz="0" w:space="0" w:color="auto"/>
                    <w:right w:val="none" w:sz="0" w:space="0" w:color="auto"/>
                  </w:divBdr>
                </w:div>
                <w:div w:id="609898921">
                  <w:marLeft w:val="0"/>
                  <w:marRight w:val="0"/>
                  <w:marTop w:val="0"/>
                  <w:marBottom w:val="0"/>
                  <w:divBdr>
                    <w:top w:val="none" w:sz="0" w:space="0" w:color="auto"/>
                    <w:left w:val="none" w:sz="0" w:space="0" w:color="auto"/>
                    <w:bottom w:val="none" w:sz="0" w:space="0" w:color="auto"/>
                    <w:right w:val="none" w:sz="0" w:space="0" w:color="auto"/>
                  </w:divBdr>
                </w:div>
                <w:div w:id="611012190">
                  <w:marLeft w:val="0"/>
                  <w:marRight w:val="0"/>
                  <w:marTop w:val="0"/>
                  <w:marBottom w:val="0"/>
                  <w:divBdr>
                    <w:top w:val="none" w:sz="0" w:space="0" w:color="auto"/>
                    <w:left w:val="none" w:sz="0" w:space="0" w:color="auto"/>
                    <w:bottom w:val="none" w:sz="0" w:space="0" w:color="auto"/>
                    <w:right w:val="none" w:sz="0" w:space="0" w:color="auto"/>
                  </w:divBdr>
                </w:div>
                <w:div w:id="611978549">
                  <w:marLeft w:val="0"/>
                  <w:marRight w:val="0"/>
                  <w:marTop w:val="0"/>
                  <w:marBottom w:val="0"/>
                  <w:divBdr>
                    <w:top w:val="none" w:sz="0" w:space="0" w:color="auto"/>
                    <w:left w:val="none" w:sz="0" w:space="0" w:color="auto"/>
                    <w:bottom w:val="none" w:sz="0" w:space="0" w:color="auto"/>
                    <w:right w:val="none" w:sz="0" w:space="0" w:color="auto"/>
                  </w:divBdr>
                </w:div>
                <w:div w:id="613294912">
                  <w:marLeft w:val="0"/>
                  <w:marRight w:val="0"/>
                  <w:marTop w:val="0"/>
                  <w:marBottom w:val="0"/>
                  <w:divBdr>
                    <w:top w:val="none" w:sz="0" w:space="0" w:color="auto"/>
                    <w:left w:val="none" w:sz="0" w:space="0" w:color="auto"/>
                    <w:bottom w:val="none" w:sz="0" w:space="0" w:color="auto"/>
                    <w:right w:val="none" w:sz="0" w:space="0" w:color="auto"/>
                  </w:divBdr>
                </w:div>
                <w:div w:id="614755245">
                  <w:marLeft w:val="0"/>
                  <w:marRight w:val="0"/>
                  <w:marTop w:val="0"/>
                  <w:marBottom w:val="0"/>
                  <w:divBdr>
                    <w:top w:val="none" w:sz="0" w:space="0" w:color="auto"/>
                    <w:left w:val="none" w:sz="0" w:space="0" w:color="auto"/>
                    <w:bottom w:val="none" w:sz="0" w:space="0" w:color="auto"/>
                    <w:right w:val="none" w:sz="0" w:space="0" w:color="auto"/>
                  </w:divBdr>
                </w:div>
                <w:div w:id="617183431">
                  <w:marLeft w:val="0"/>
                  <w:marRight w:val="0"/>
                  <w:marTop w:val="0"/>
                  <w:marBottom w:val="0"/>
                  <w:divBdr>
                    <w:top w:val="none" w:sz="0" w:space="0" w:color="auto"/>
                    <w:left w:val="none" w:sz="0" w:space="0" w:color="auto"/>
                    <w:bottom w:val="none" w:sz="0" w:space="0" w:color="auto"/>
                    <w:right w:val="none" w:sz="0" w:space="0" w:color="auto"/>
                  </w:divBdr>
                </w:div>
                <w:div w:id="617839086">
                  <w:marLeft w:val="0"/>
                  <w:marRight w:val="0"/>
                  <w:marTop w:val="0"/>
                  <w:marBottom w:val="0"/>
                  <w:divBdr>
                    <w:top w:val="none" w:sz="0" w:space="0" w:color="auto"/>
                    <w:left w:val="none" w:sz="0" w:space="0" w:color="auto"/>
                    <w:bottom w:val="none" w:sz="0" w:space="0" w:color="auto"/>
                    <w:right w:val="none" w:sz="0" w:space="0" w:color="auto"/>
                  </w:divBdr>
                </w:div>
                <w:div w:id="623923268">
                  <w:marLeft w:val="0"/>
                  <w:marRight w:val="0"/>
                  <w:marTop w:val="0"/>
                  <w:marBottom w:val="0"/>
                  <w:divBdr>
                    <w:top w:val="none" w:sz="0" w:space="0" w:color="auto"/>
                    <w:left w:val="none" w:sz="0" w:space="0" w:color="auto"/>
                    <w:bottom w:val="none" w:sz="0" w:space="0" w:color="auto"/>
                    <w:right w:val="none" w:sz="0" w:space="0" w:color="auto"/>
                  </w:divBdr>
                </w:div>
                <w:div w:id="624045430">
                  <w:marLeft w:val="0"/>
                  <w:marRight w:val="0"/>
                  <w:marTop w:val="0"/>
                  <w:marBottom w:val="0"/>
                  <w:divBdr>
                    <w:top w:val="none" w:sz="0" w:space="0" w:color="auto"/>
                    <w:left w:val="none" w:sz="0" w:space="0" w:color="auto"/>
                    <w:bottom w:val="none" w:sz="0" w:space="0" w:color="auto"/>
                    <w:right w:val="none" w:sz="0" w:space="0" w:color="auto"/>
                  </w:divBdr>
                </w:div>
                <w:div w:id="624628139">
                  <w:marLeft w:val="0"/>
                  <w:marRight w:val="0"/>
                  <w:marTop w:val="0"/>
                  <w:marBottom w:val="0"/>
                  <w:divBdr>
                    <w:top w:val="none" w:sz="0" w:space="0" w:color="auto"/>
                    <w:left w:val="none" w:sz="0" w:space="0" w:color="auto"/>
                    <w:bottom w:val="none" w:sz="0" w:space="0" w:color="auto"/>
                    <w:right w:val="none" w:sz="0" w:space="0" w:color="auto"/>
                  </w:divBdr>
                </w:div>
                <w:div w:id="626199224">
                  <w:marLeft w:val="0"/>
                  <w:marRight w:val="0"/>
                  <w:marTop w:val="0"/>
                  <w:marBottom w:val="0"/>
                  <w:divBdr>
                    <w:top w:val="none" w:sz="0" w:space="0" w:color="auto"/>
                    <w:left w:val="none" w:sz="0" w:space="0" w:color="auto"/>
                    <w:bottom w:val="none" w:sz="0" w:space="0" w:color="auto"/>
                    <w:right w:val="none" w:sz="0" w:space="0" w:color="auto"/>
                  </w:divBdr>
                </w:div>
                <w:div w:id="632515603">
                  <w:marLeft w:val="0"/>
                  <w:marRight w:val="0"/>
                  <w:marTop w:val="0"/>
                  <w:marBottom w:val="0"/>
                  <w:divBdr>
                    <w:top w:val="none" w:sz="0" w:space="0" w:color="auto"/>
                    <w:left w:val="none" w:sz="0" w:space="0" w:color="auto"/>
                    <w:bottom w:val="none" w:sz="0" w:space="0" w:color="auto"/>
                    <w:right w:val="none" w:sz="0" w:space="0" w:color="auto"/>
                  </w:divBdr>
                </w:div>
                <w:div w:id="633215223">
                  <w:marLeft w:val="0"/>
                  <w:marRight w:val="0"/>
                  <w:marTop w:val="0"/>
                  <w:marBottom w:val="0"/>
                  <w:divBdr>
                    <w:top w:val="none" w:sz="0" w:space="0" w:color="auto"/>
                    <w:left w:val="none" w:sz="0" w:space="0" w:color="auto"/>
                    <w:bottom w:val="none" w:sz="0" w:space="0" w:color="auto"/>
                    <w:right w:val="none" w:sz="0" w:space="0" w:color="auto"/>
                  </w:divBdr>
                </w:div>
                <w:div w:id="634723456">
                  <w:marLeft w:val="0"/>
                  <w:marRight w:val="0"/>
                  <w:marTop w:val="0"/>
                  <w:marBottom w:val="0"/>
                  <w:divBdr>
                    <w:top w:val="none" w:sz="0" w:space="0" w:color="auto"/>
                    <w:left w:val="none" w:sz="0" w:space="0" w:color="auto"/>
                    <w:bottom w:val="none" w:sz="0" w:space="0" w:color="auto"/>
                    <w:right w:val="none" w:sz="0" w:space="0" w:color="auto"/>
                  </w:divBdr>
                </w:div>
                <w:div w:id="636448185">
                  <w:marLeft w:val="0"/>
                  <w:marRight w:val="0"/>
                  <w:marTop w:val="0"/>
                  <w:marBottom w:val="0"/>
                  <w:divBdr>
                    <w:top w:val="none" w:sz="0" w:space="0" w:color="auto"/>
                    <w:left w:val="none" w:sz="0" w:space="0" w:color="auto"/>
                    <w:bottom w:val="none" w:sz="0" w:space="0" w:color="auto"/>
                    <w:right w:val="none" w:sz="0" w:space="0" w:color="auto"/>
                  </w:divBdr>
                </w:div>
                <w:div w:id="636570353">
                  <w:marLeft w:val="0"/>
                  <w:marRight w:val="0"/>
                  <w:marTop w:val="0"/>
                  <w:marBottom w:val="0"/>
                  <w:divBdr>
                    <w:top w:val="none" w:sz="0" w:space="0" w:color="auto"/>
                    <w:left w:val="none" w:sz="0" w:space="0" w:color="auto"/>
                    <w:bottom w:val="none" w:sz="0" w:space="0" w:color="auto"/>
                    <w:right w:val="none" w:sz="0" w:space="0" w:color="auto"/>
                  </w:divBdr>
                </w:div>
                <w:div w:id="638075991">
                  <w:marLeft w:val="0"/>
                  <w:marRight w:val="0"/>
                  <w:marTop w:val="0"/>
                  <w:marBottom w:val="0"/>
                  <w:divBdr>
                    <w:top w:val="none" w:sz="0" w:space="0" w:color="auto"/>
                    <w:left w:val="none" w:sz="0" w:space="0" w:color="auto"/>
                    <w:bottom w:val="none" w:sz="0" w:space="0" w:color="auto"/>
                    <w:right w:val="none" w:sz="0" w:space="0" w:color="auto"/>
                  </w:divBdr>
                </w:div>
                <w:div w:id="640161323">
                  <w:marLeft w:val="0"/>
                  <w:marRight w:val="0"/>
                  <w:marTop w:val="0"/>
                  <w:marBottom w:val="0"/>
                  <w:divBdr>
                    <w:top w:val="none" w:sz="0" w:space="0" w:color="auto"/>
                    <w:left w:val="none" w:sz="0" w:space="0" w:color="auto"/>
                    <w:bottom w:val="none" w:sz="0" w:space="0" w:color="auto"/>
                    <w:right w:val="none" w:sz="0" w:space="0" w:color="auto"/>
                  </w:divBdr>
                </w:div>
                <w:div w:id="640690814">
                  <w:marLeft w:val="0"/>
                  <w:marRight w:val="0"/>
                  <w:marTop w:val="0"/>
                  <w:marBottom w:val="0"/>
                  <w:divBdr>
                    <w:top w:val="none" w:sz="0" w:space="0" w:color="auto"/>
                    <w:left w:val="none" w:sz="0" w:space="0" w:color="auto"/>
                    <w:bottom w:val="none" w:sz="0" w:space="0" w:color="auto"/>
                    <w:right w:val="none" w:sz="0" w:space="0" w:color="auto"/>
                  </w:divBdr>
                </w:div>
                <w:div w:id="641351104">
                  <w:marLeft w:val="0"/>
                  <w:marRight w:val="0"/>
                  <w:marTop w:val="0"/>
                  <w:marBottom w:val="0"/>
                  <w:divBdr>
                    <w:top w:val="none" w:sz="0" w:space="0" w:color="auto"/>
                    <w:left w:val="none" w:sz="0" w:space="0" w:color="auto"/>
                    <w:bottom w:val="none" w:sz="0" w:space="0" w:color="auto"/>
                    <w:right w:val="none" w:sz="0" w:space="0" w:color="auto"/>
                  </w:divBdr>
                </w:div>
                <w:div w:id="642273114">
                  <w:marLeft w:val="0"/>
                  <w:marRight w:val="0"/>
                  <w:marTop w:val="0"/>
                  <w:marBottom w:val="0"/>
                  <w:divBdr>
                    <w:top w:val="none" w:sz="0" w:space="0" w:color="auto"/>
                    <w:left w:val="none" w:sz="0" w:space="0" w:color="auto"/>
                    <w:bottom w:val="none" w:sz="0" w:space="0" w:color="auto"/>
                    <w:right w:val="none" w:sz="0" w:space="0" w:color="auto"/>
                  </w:divBdr>
                </w:div>
                <w:div w:id="647245281">
                  <w:marLeft w:val="0"/>
                  <w:marRight w:val="0"/>
                  <w:marTop w:val="0"/>
                  <w:marBottom w:val="0"/>
                  <w:divBdr>
                    <w:top w:val="none" w:sz="0" w:space="0" w:color="auto"/>
                    <w:left w:val="none" w:sz="0" w:space="0" w:color="auto"/>
                    <w:bottom w:val="none" w:sz="0" w:space="0" w:color="auto"/>
                    <w:right w:val="none" w:sz="0" w:space="0" w:color="auto"/>
                  </w:divBdr>
                </w:div>
                <w:div w:id="647637966">
                  <w:marLeft w:val="0"/>
                  <w:marRight w:val="0"/>
                  <w:marTop w:val="0"/>
                  <w:marBottom w:val="0"/>
                  <w:divBdr>
                    <w:top w:val="none" w:sz="0" w:space="0" w:color="auto"/>
                    <w:left w:val="none" w:sz="0" w:space="0" w:color="auto"/>
                    <w:bottom w:val="none" w:sz="0" w:space="0" w:color="auto"/>
                    <w:right w:val="none" w:sz="0" w:space="0" w:color="auto"/>
                  </w:divBdr>
                </w:div>
                <w:div w:id="650447865">
                  <w:marLeft w:val="0"/>
                  <w:marRight w:val="0"/>
                  <w:marTop w:val="0"/>
                  <w:marBottom w:val="0"/>
                  <w:divBdr>
                    <w:top w:val="none" w:sz="0" w:space="0" w:color="auto"/>
                    <w:left w:val="none" w:sz="0" w:space="0" w:color="auto"/>
                    <w:bottom w:val="none" w:sz="0" w:space="0" w:color="auto"/>
                    <w:right w:val="none" w:sz="0" w:space="0" w:color="auto"/>
                  </w:divBdr>
                </w:div>
                <w:div w:id="652149243">
                  <w:marLeft w:val="0"/>
                  <w:marRight w:val="0"/>
                  <w:marTop w:val="0"/>
                  <w:marBottom w:val="0"/>
                  <w:divBdr>
                    <w:top w:val="none" w:sz="0" w:space="0" w:color="auto"/>
                    <w:left w:val="none" w:sz="0" w:space="0" w:color="auto"/>
                    <w:bottom w:val="none" w:sz="0" w:space="0" w:color="auto"/>
                    <w:right w:val="none" w:sz="0" w:space="0" w:color="auto"/>
                  </w:divBdr>
                </w:div>
                <w:div w:id="652442929">
                  <w:marLeft w:val="0"/>
                  <w:marRight w:val="0"/>
                  <w:marTop w:val="0"/>
                  <w:marBottom w:val="0"/>
                  <w:divBdr>
                    <w:top w:val="none" w:sz="0" w:space="0" w:color="auto"/>
                    <w:left w:val="none" w:sz="0" w:space="0" w:color="auto"/>
                    <w:bottom w:val="none" w:sz="0" w:space="0" w:color="auto"/>
                    <w:right w:val="none" w:sz="0" w:space="0" w:color="auto"/>
                  </w:divBdr>
                </w:div>
                <w:div w:id="654990530">
                  <w:marLeft w:val="0"/>
                  <w:marRight w:val="0"/>
                  <w:marTop w:val="0"/>
                  <w:marBottom w:val="0"/>
                  <w:divBdr>
                    <w:top w:val="none" w:sz="0" w:space="0" w:color="auto"/>
                    <w:left w:val="none" w:sz="0" w:space="0" w:color="auto"/>
                    <w:bottom w:val="none" w:sz="0" w:space="0" w:color="auto"/>
                    <w:right w:val="none" w:sz="0" w:space="0" w:color="auto"/>
                  </w:divBdr>
                </w:div>
                <w:div w:id="655184703">
                  <w:marLeft w:val="0"/>
                  <w:marRight w:val="0"/>
                  <w:marTop w:val="0"/>
                  <w:marBottom w:val="0"/>
                  <w:divBdr>
                    <w:top w:val="none" w:sz="0" w:space="0" w:color="auto"/>
                    <w:left w:val="none" w:sz="0" w:space="0" w:color="auto"/>
                    <w:bottom w:val="none" w:sz="0" w:space="0" w:color="auto"/>
                    <w:right w:val="none" w:sz="0" w:space="0" w:color="auto"/>
                  </w:divBdr>
                </w:div>
                <w:div w:id="655258938">
                  <w:marLeft w:val="0"/>
                  <w:marRight w:val="0"/>
                  <w:marTop w:val="0"/>
                  <w:marBottom w:val="0"/>
                  <w:divBdr>
                    <w:top w:val="none" w:sz="0" w:space="0" w:color="auto"/>
                    <w:left w:val="none" w:sz="0" w:space="0" w:color="auto"/>
                    <w:bottom w:val="none" w:sz="0" w:space="0" w:color="auto"/>
                    <w:right w:val="none" w:sz="0" w:space="0" w:color="auto"/>
                  </w:divBdr>
                </w:div>
                <w:div w:id="656112431">
                  <w:marLeft w:val="0"/>
                  <w:marRight w:val="0"/>
                  <w:marTop w:val="0"/>
                  <w:marBottom w:val="0"/>
                  <w:divBdr>
                    <w:top w:val="none" w:sz="0" w:space="0" w:color="auto"/>
                    <w:left w:val="none" w:sz="0" w:space="0" w:color="auto"/>
                    <w:bottom w:val="none" w:sz="0" w:space="0" w:color="auto"/>
                    <w:right w:val="none" w:sz="0" w:space="0" w:color="auto"/>
                  </w:divBdr>
                </w:div>
                <w:div w:id="658702496">
                  <w:marLeft w:val="0"/>
                  <w:marRight w:val="0"/>
                  <w:marTop w:val="0"/>
                  <w:marBottom w:val="0"/>
                  <w:divBdr>
                    <w:top w:val="none" w:sz="0" w:space="0" w:color="auto"/>
                    <w:left w:val="none" w:sz="0" w:space="0" w:color="auto"/>
                    <w:bottom w:val="none" w:sz="0" w:space="0" w:color="auto"/>
                    <w:right w:val="none" w:sz="0" w:space="0" w:color="auto"/>
                  </w:divBdr>
                </w:div>
                <w:div w:id="659652055">
                  <w:marLeft w:val="0"/>
                  <w:marRight w:val="0"/>
                  <w:marTop w:val="0"/>
                  <w:marBottom w:val="0"/>
                  <w:divBdr>
                    <w:top w:val="none" w:sz="0" w:space="0" w:color="auto"/>
                    <w:left w:val="none" w:sz="0" w:space="0" w:color="auto"/>
                    <w:bottom w:val="none" w:sz="0" w:space="0" w:color="auto"/>
                    <w:right w:val="none" w:sz="0" w:space="0" w:color="auto"/>
                  </w:divBdr>
                </w:div>
                <w:div w:id="660079689">
                  <w:marLeft w:val="0"/>
                  <w:marRight w:val="0"/>
                  <w:marTop w:val="0"/>
                  <w:marBottom w:val="0"/>
                  <w:divBdr>
                    <w:top w:val="none" w:sz="0" w:space="0" w:color="auto"/>
                    <w:left w:val="none" w:sz="0" w:space="0" w:color="auto"/>
                    <w:bottom w:val="none" w:sz="0" w:space="0" w:color="auto"/>
                    <w:right w:val="none" w:sz="0" w:space="0" w:color="auto"/>
                  </w:divBdr>
                </w:div>
                <w:div w:id="661154496">
                  <w:marLeft w:val="0"/>
                  <w:marRight w:val="0"/>
                  <w:marTop w:val="0"/>
                  <w:marBottom w:val="0"/>
                  <w:divBdr>
                    <w:top w:val="none" w:sz="0" w:space="0" w:color="auto"/>
                    <w:left w:val="none" w:sz="0" w:space="0" w:color="auto"/>
                    <w:bottom w:val="none" w:sz="0" w:space="0" w:color="auto"/>
                    <w:right w:val="none" w:sz="0" w:space="0" w:color="auto"/>
                  </w:divBdr>
                </w:div>
                <w:div w:id="662316634">
                  <w:marLeft w:val="0"/>
                  <w:marRight w:val="0"/>
                  <w:marTop w:val="0"/>
                  <w:marBottom w:val="0"/>
                  <w:divBdr>
                    <w:top w:val="none" w:sz="0" w:space="0" w:color="auto"/>
                    <w:left w:val="none" w:sz="0" w:space="0" w:color="auto"/>
                    <w:bottom w:val="none" w:sz="0" w:space="0" w:color="auto"/>
                    <w:right w:val="none" w:sz="0" w:space="0" w:color="auto"/>
                  </w:divBdr>
                </w:div>
                <w:div w:id="662659641">
                  <w:marLeft w:val="0"/>
                  <w:marRight w:val="0"/>
                  <w:marTop w:val="0"/>
                  <w:marBottom w:val="0"/>
                  <w:divBdr>
                    <w:top w:val="none" w:sz="0" w:space="0" w:color="auto"/>
                    <w:left w:val="none" w:sz="0" w:space="0" w:color="auto"/>
                    <w:bottom w:val="none" w:sz="0" w:space="0" w:color="auto"/>
                    <w:right w:val="none" w:sz="0" w:space="0" w:color="auto"/>
                  </w:divBdr>
                </w:div>
                <w:div w:id="663357718">
                  <w:marLeft w:val="0"/>
                  <w:marRight w:val="0"/>
                  <w:marTop w:val="0"/>
                  <w:marBottom w:val="0"/>
                  <w:divBdr>
                    <w:top w:val="none" w:sz="0" w:space="0" w:color="auto"/>
                    <w:left w:val="none" w:sz="0" w:space="0" w:color="auto"/>
                    <w:bottom w:val="none" w:sz="0" w:space="0" w:color="auto"/>
                    <w:right w:val="none" w:sz="0" w:space="0" w:color="auto"/>
                  </w:divBdr>
                </w:div>
                <w:div w:id="663507001">
                  <w:marLeft w:val="0"/>
                  <w:marRight w:val="0"/>
                  <w:marTop w:val="0"/>
                  <w:marBottom w:val="0"/>
                  <w:divBdr>
                    <w:top w:val="none" w:sz="0" w:space="0" w:color="auto"/>
                    <w:left w:val="none" w:sz="0" w:space="0" w:color="auto"/>
                    <w:bottom w:val="none" w:sz="0" w:space="0" w:color="auto"/>
                    <w:right w:val="none" w:sz="0" w:space="0" w:color="auto"/>
                  </w:divBdr>
                </w:div>
                <w:div w:id="665672217">
                  <w:marLeft w:val="0"/>
                  <w:marRight w:val="0"/>
                  <w:marTop w:val="0"/>
                  <w:marBottom w:val="0"/>
                  <w:divBdr>
                    <w:top w:val="none" w:sz="0" w:space="0" w:color="auto"/>
                    <w:left w:val="none" w:sz="0" w:space="0" w:color="auto"/>
                    <w:bottom w:val="none" w:sz="0" w:space="0" w:color="auto"/>
                    <w:right w:val="none" w:sz="0" w:space="0" w:color="auto"/>
                  </w:divBdr>
                </w:div>
                <w:div w:id="665741384">
                  <w:marLeft w:val="0"/>
                  <w:marRight w:val="0"/>
                  <w:marTop w:val="0"/>
                  <w:marBottom w:val="0"/>
                  <w:divBdr>
                    <w:top w:val="none" w:sz="0" w:space="0" w:color="auto"/>
                    <w:left w:val="none" w:sz="0" w:space="0" w:color="auto"/>
                    <w:bottom w:val="none" w:sz="0" w:space="0" w:color="auto"/>
                    <w:right w:val="none" w:sz="0" w:space="0" w:color="auto"/>
                  </w:divBdr>
                </w:div>
                <w:div w:id="665940641">
                  <w:marLeft w:val="0"/>
                  <w:marRight w:val="0"/>
                  <w:marTop w:val="0"/>
                  <w:marBottom w:val="0"/>
                  <w:divBdr>
                    <w:top w:val="none" w:sz="0" w:space="0" w:color="auto"/>
                    <w:left w:val="none" w:sz="0" w:space="0" w:color="auto"/>
                    <w:bottom w:val="none" w:sz="0" w:space="0" w:color="auto"/>
                    <w:right w:val="none" w:sz="0" w:space="0" w:color="auto"/>
                  </w:divBdr>
                </w:div>
                <w:div w:id="671295388">
                  <w:marLeft w:val="0"/>
                  <w:marRight w:val="0"/>
                  <w:marTop w:val="0"/>
                  <w:marBottom w:val="0"/>
                  <w:divBdr>
                    <w:top w:val="none" w:sz="0" w:space="0" w:color="auto"/>
                    <w:left w:val="none" w:sz="0" w:space="0" w:color="auto"/>
                    <w:bottom w:val="none" w:sz="0" w:space="0" w:color="auto"/>
                    <w:right w:val="none" w:sz="0" w:space="0" w:color="auto"/>
                  </w:divBdr>
                </w:div>
                <w:div w:id="672494369">
                  <w:marLeft w:val="0"/>
                  <w:marRight w:val="0"/>
                  <w:marTop w:val="0"/>
                  <w:marBottom w:val="0"/>
                  <w:divBdr>
                    <w:top w:val="none" w:sz="0" w:space="0" w:color="auto"/>
                    <w:left w:val="none" w:sz="0" w:space="0" w:color="auto"/>
                    <w:bottom w:val="none" w:sz="0" w:space="0" w:color="auto"/>
                    <w:right w:val="none" w:sz="0" w:space="0" w:color="auto"/>
                  </w:divBdr>
                </w:div>
                <w:div w:id="673070071">
                  <w:marLeft w:val="0"/>
                  <w:marRight w:val="0"/>
                  <w:marTop w:val="0"/>
                  <w:marBottom w:val="0"/>
                  <w:divBdr>
                    <w:top w:val="none" w:sz="0" w:space="0" w:color="auto"/>
                    <w:left w:val="none" w:sz="0" w:space="0" w:color="auto"/>
                    <w:bottom w:val="none" w:sz="0" w:space="0" w:color="auto"/>
                    <w:right w:val="none" w:sz="0" w:space="0" w:color="auto"/>
                  </w:divBdr>
                </w:div>
                <w:div w:id="674110423">
                  <w:marLeft w:val="0"/>
                  <w:marRight w:val="0"/>
                  <w:marTop w:val="0"/>
                  <w:marBottom w:val="0"/>
                  <w:divBdr>
                    <w:top w:val="none" w:sz="0" w:space="0" w:color="auto"/>
                    <w:left w:val="none" w:sz="0" w:space="0" w:color="auto"/>
                    <w:bottom w:val="none" w:sz="0" w:space="0" w:color="auto"/>
                    <w:right w:val="none" w:sz="0" w:space="0" w:color="auto"/>
                  </w:divBdr>
                </w:div>
                <w:div w:id="677776373">
                  <w:marLeft w:val="0"/>
                  <w:marRight w:val="0"/>
                  <w:marTop w:val="0"/>
                  <w:marBottom w:val="0"/>
                  <w:divBdr>
                    <w:top w:val="none" w:sz="0" w:space="0" w:color="auto"/>
                    <w:left w:val="none" w:sz="0" w:space="0" w:color="auto"/>
                    <w:bottom w:val="none" w:sz="0" w:space="0" w:color="auto"/>
                    <w:right w:val="none" w:sz="0" w:space="0" w:color="auto"/>
                  </w:divBdr>
                </w:div>
                <w:div w:id="678196206">
                  <w:marLeft w:val="0"/>
                  <w:marRight w:val="0"/>
                  <w:marTop w:val="0"/>
                  <w:marBottom w:val="0"/>
                  <w:divBdr>
                    <w:top w:val="none" w:sz="0" w:space="0" w:color="auto"/>
                    <w:left w:val="none" w:sz="0" w:space="0" w:color="auto"/>
                    <w:bottom w:val="none" w:sz="0" w:space="0" w:color="auto"/>
                    <w:right w:val="none" w:sz="0" w:space="0" w:color="auto"/>
                  </w:divBdr>
                </w:div>
                <w:div w:id="678654768">
                  <w:marLeft w:val="0"/>
                  <w:marRight w:val="0"/>
                  <w:marTop w:val="0"/>
                  <w:marBottom w:val="0"/>
                  <w:divBdr>
                    <w:top w:val="none" w:sz="0" w:space="0" w:color="auto"/>
                    <w:left w:val="none" w:sz="0" w:space="0" w:color="auto"/>
                    <w:bottom w:val="none" w:sz="0" w:space="0" w:color="auto"/>
                    <w:right w:val="none" w:sz="0" w:space="0" w:color="auto"/>
                  </w:divBdr>
                </w:div>
                <w:div w:id="680739872">
                  <w:marLeft w:val="0"/>
                  <w:marRight w:val="0"/>
                  <w:marTop w:val="0"/>
                  <w:marBottom w:val="0"/>
                  <w:divBdr>
                    <w:top w:val="none" w:sz="0" w:space="0" w:color="auto"/>
                    <w:left w:val="none" w:sz="0" w:space="0" w:color="auto"/>
                    <w:bottom w:val="none" w:sz="0" w:space="0" w:color="auto"/>
                    <w:right w:val="none" w:sz="0" w:space="0" w:color="auto"/>
                  </w:divBdr>
                </w:div>
                <w:div w:id="680862859">
                  <w:marLeft w:val="0"/>
                  <w:marRight w:val="0"/>
                  <w:marTop w:val="0"/>
                  <w:marBottom w:val="0"/>
                  <w:divBdr>
                    <w:top w:val="none" w:sz="0" w:space="0" w:color="auto"/>
                    <w:left w:val="none" w:sz="0" w:space="0" w:color="auto"/>
                    <w:bottom w:val="none" w:sz="0" w:space="0" w:color="auto"/>
                    <w:right w:val="none" w:sz="0" w:space="0" w:color="auto"/>
                  </w:divBdr>
                </w:div>
                <w:div w:id="681321154">
                  <w:marLeft w:val="0"/>
                  <w:marRight w:val="0"/>
                  <w:marTop w:val="0"/>
                  <w:marBottom w:val="0"/>
                  <w:divBdr>
                    <w:top w:val="none" w:sz="0" w:space="0" w:color="auto"/>
                    <w:left w:val="none" w:sz="0" w:space="0" w:color="auto"/>
                    <w:bottom w:val="none" w:sz="0" w:space="0" w:color="auto"/>
                    <w:right w:val="none" w:sz="0" w:space="0" w:color="auto"/>
                  </w:divBdr>
                </w:div>
                <w:div w:id="684982316">
                  <w:marLeft w:val="0"/>
                  <w:marRight w:val="0"/>
                  <w:marTop w:val="0"/>
                  <w:marBottom w:val="0"/>
                  <w:divBdr>
                    <w:top w:val="none" w:sz="0" w:space="0" w:color="auto"/>
                    <w:left w:val="none" w:sz="0" w:space="0" w:color="auto"/>
                    <w:bottom w:val="none" w:sz="0" w:space="0" w:color="auto"/>
                    <w:right w:val="none" w:sz="0" w:space="0" w:color="auto"/>
                  </w:divBdr>
                </w:div>
                <w:div w:id="685641157">
                  <w:marLeft w:val="0"/>
                  <w:marRight w:val="0"/>
                  <w:marTop w:val="0"/>
                  <w:marBottom w:val="0"/>
                  <w:divBdr>
                    <w:top w:val="none" w:sz="0" w:space="0" w:color="auto"/>
                    <w:left w:val="none" w:sz="0" w:space="0" w:color="auto"/>
                    <w:bottom w:val="none" w:sz="0" w:space="0" w:color="auto"/>
                    <w:right w:val="none" w:sz="0" w:space="0" w:color="auto"/>
                  </w:divBdr>
                </w:div>
                <w:div w:id="686446739">
                  <w:marLeft w:val="0"/>
                  <w:marRight w:val="0"/>
                  <w:marTop w:val="0"/>
                  <w:marBottom w:val="0"/>
                  <w:divBdr>
                    <w:top w:val="none" w:sz="0" w:space="0" w:color="auto"/>
                    <w:left w:val="none" w:sz="0" w:space="0" w:color="auto"/>
                    <w:bottom w:val="none" w:sz="0" w:space="0" w:color="auto"/>
                    <w:right w:val="none" w:sz="0" w:space="0" w:color="auto"/>
                  </w:divBdr>
                </w:div>
                <w:div w:id="688870644">
                  <w:marLeft w:val="0"/>
                  <w:marRight w:val="0"/>
                  <w:marTop w:val="0"/>
                  <w:marBottom w:val="0"/>
                  <w:divBdr>
                    <w:top w:val="none" w:sz="0" w:space="0" w:color="auto"/>
                    <w:left w:val="none" w:sz="0" w:space="0" w:color="auto"/>
                    <w:bottom w:val="none" w:sz="0" w:space="0" w:color="auto"/>
                    <w:right w:val="none" w:sz="0" w:space="0" w:color="auto"/>
                  </w:divBdr>
                </w:div>
                <w:div w:id="691104739">
                  <w:marLeft w:val="0"/>
                  <w:marRight w:val="0"/>
                  <w:marTop w:val="0"/>
                  <w:marBottom w:val="0"/>
                  <w:divBdr>
                    <w:top w:val="none" w:sz="0" w:space="0" w:color="auto"/>
                    <w:left w:val="none" w:sz="0" w:space="0" w:color="auto"/>
                    <w:bottom w:val="none" w:sz="0" w:space="0" w:color="auto"/>
                    <w:right w:val="none" w:sz="0" w:space="0" w:color="auto"/>
                  </w:divBdr>
                </w:div>
                <w:div w:id="695279033">
                  <w:marLeft w:val="0"/>
                  <w:marRight w:val="0"/>
                  <w:marTop w:val="0"/>
                  <w:marBottom w:val="0"/>
                  <w:divBdr>
                    <w:top w:val="none" w:sz="0" w:space="0" w:color="auto"/>
                    <w:left w:val="none" w:sz="0" w:space="0" w:color="auto"/>
                    <w:bottom w:val="none" w:sz="0" w:space="0" w:color="auto"/>
                    <w:right w:val="none" w:sz="0" w:space="0" w:color="auto"/>
                  </w:divBdr>
                </w:div>
                <w:div w:id="695888338">
                  <w:marLeft w:val="0"/>
                  <w:marRight w:val="0"/>
                  <w:marTop w:val="0"/>
                  <w:marBottom w:val="0"/>
                  <w:divBdr>
                    <w:top w:val="none" w:sz="0" w:space="0" w:color="auto"/>
                    <w:left w:val="none" w:sz="0" w:space="0" w:color="auto"/>
                    <w:bottom w:val="none" w:sz="0" w:space="0" w:color="auto"/>
                    <w:right w:val="none" w:sz="0" w:space="0" w:color="auto"/>
                  </w:divBdr>
                </w:div>
                <w:div w:id="697318971">
                  <w:marLeft w:val="0"/>
                  <w:marRight w:val="0"/>
                  <w:marTop w:val="0"/>
                  <w:marBottom w:val="0"/>
                  <w:divBdr>
                    <w:top w:val="none" w:sz="0" w:space="0" w:color="auto"/>
                    <w:left w:val="none" w:sz="0" w:space="0" w:color="auto"/>
                    <w:bottom w:val="none" w:sz="0" w:space="0" w:color="auto"/>
                    <w:right w:val="none" w:sz="0" w:space="0" w:color="auto"/>
                  </w:divBdr>
                </w:div>
                <w:div w:id="697895982">
                  <w:marLeft w:val="0"/>
                  <w:marRight w:val="0"/>
                  <w:marTop w:val="0"/>
                  <w:marBottom w:val="0"/>
                  <w:divBdr>
                    <w:top w:val="none" w:sz="0" w:space="0" w:color="auto"/>
                    <w:left w:val="none" w:sz="0" w:space="0" w:color="auto"/>
                    <w:bottom w:val="none" w:sz="0" w:space="0" w:color="auto"/>
                    <w:right w:val="none" w:sz="0" w:space="0" w:color="auto"/>
                  </w:divBdr>
                </w:div>
                <w:div w:id="698435816">
                  <w:marLeft w:val="0"/>
                  <w:marRight w:val="0"/>
                  <w:marTop w:val="0"/>
                  <w:marBottom w:val="0"/>
                  <w:divBdr>
                    <w:top w:val="none" w:sz="0" w:space="0" w:color="auto"/>
                    <w:left w:val="none" w:sz="0" w:space="0" w:color="auto"/>
                    <w:bottom w:val="none" w:sz="0" w:space="0" w:color="auto"/>
                    <w:right w:val="none" w:sz="0" w:space="0" w:color="auto"/>
                  </w:divBdr>
                </w:div>
                <w:div w:id="698549155">
                  <w:marLeft w:val="0"/>
                  <w:marRight w:val="0"/>
                  <w:marTop w:val="0"/>
                  <w:marBottom w:val="0"/>
                  <w:divBdr>
                    <w:top w:val="none" w:sz="0" w:space="0" w:color="auto"/>
                    <w:left w:val="none" w:sz="0" w:space="0" w:color="auto"/>
                    <w:bottom w:val="none" w:sz="0" w:space="0" w:color="auto"/>
                    <w:right w:val="none" w:sz="0" w:space="0" w:color="auto"/>
                  </w:divBdr>
                </w:div>
                <w:div w:id="699478548">
                  <w:marLeft w:val="0"/>
                  <w:marRight w:val="0"/>
                  <w:marTop w:val="0"/>
                  <w:marBottom w:val="0"/>
                  <w:divBdr>
                    <w:top w:val="none" w:sz="0" w:space="0" w:color="auto"/>
                    <w:left w:val="none" w:sz="0" w:space="0" w:color="auto"/>
                    <w:bottom w:val="none" w:sz="0" w:space="0" w:color="auto"/>
                    <w:right w:val="none" w:sz="0" w:space="0" w:color="auto"/>
                  </w:divBdr>
                </w:div>
                <w:div w:id="700009544">
                  <w:marLeft w:val="0"/>
                  <w:marRight w:val="0"/>
                  <w:marTop w:val="0"/>
                  <w:marBottom w:val="0"/>
                  <w:divBdr>
                    <w:top w:val="none" w:sz="0" w:space="0" w:color="auto"/>
                    <w:left w:val="none" w:sz="0" w:space="0" w:color="auto"/>
                    <w:bottom w:val="none" w:sz="0" w:space="0" w:color="auto"/>
                    <w:right w:val="none" w:sz="0" w:space="0" w:color="auto"/>
                  </w:divBdr>
                </w:div>
                <w:div w:id="700402872">
                  <w:marLeft w:val="0"/>
                  <w:marRight w:val="0"/>
                  <w:marTop w:val="0"/>
                  <w:marBottom w:val="0"/>
                  <w:divBdr>
                    <w:top w:val="none" w:sz="0" w:space="0" w:color="auto"/>
                    <w:left w:val="none" w:sz="0" w:space="0" w:color="auto"/>
                    <w:bottom w:val="none" w:sz="0" w:space="0" w:color="auto"/>
                    <w:right w:val="none" w:sz="0" w:space="0" w:color="auto"/>
                  </w:divBdr>
                </w:div>
                <w:div w:id="701367577">
                  <w:marLeft w:val="0"/>
                  <w:marRight w:val="0"/>
                  <w:marTop w:val="0"/>
                  <w:marBottom w:val="0"/>
                  <w:divBdr>
                    <w:top w:val="none" w:sz="0" w:space="0" w:color="auto"/>
                    <w:left w:val="none" w:sz="0" w:space="0" w:color="auto"/>
                    <w:bottom w:val="none" w:sz="0" w:space="0" w:color="auto"/>
                    <w:right w:val="none" w:sz="0" w:space="0" w:color="auto"/>
                  </w:divBdr>
                </w:div>
                <w:div w:id="702945545">
                  <w:marLeft w:val="0"/>
                  <w:marRight w:val="0"/>
                  <w:marTop w:val="0"/>
                  <w:marBottom w:val="0"/>
                  <w:divBdr>
                    <w:top w:val="none" w:sz="0" w:space="0" w:color="auto"/>
                    <w:left w:val="none" w:sz="0" w:space="0" w:color="auto"/>
                    <w:bottom w:val="none" w:sz="0" w:space="0" w:color="auto"/>
                    <w:right w:val="none" w:sz="0" w:space="0" w:color="auto"/>
                  </w:divBdr>
                </w:div>
                <w:div w:id="706609243">
                  <w:marLeft w:val="0"/>
                  <w:marRight w:val="0"/>
                  <w:marTop w:val="0"/>
                  <w:marBottom w:val="0"/>
                  <w:divBdr>
                    <w:top w:val="none" w:sz="0" w:space="0" w:color="auto"/>
                    <w:left w:val="none" w:sz="0" w:space="0" w:color="auto"/>
                    <w:bottom w:val="none" w:sz="0" w:space="0" w:color="auto"/>
                    <w:right w:val="none" w:sz="0" w:space="0" w:color="auto"/>
                  </w:divBdr>
                </w:div>
                <w:div w:id="706687545">
                  <w:marLeft w:val="0"/>
                  <w:marRight w:val="0"/>
                  <w:marTop w:val="0"/>
                  <w:marBottom w:val="0"/>
                  <w:divBdr>
                    <w:top w:val="none" w:sz="0" w:space="0" w:color="auto"/>
                    <w:left w:val="none" w:sz="0" w:space="0" w:color="auto"/>
                    <w:bottom w:val="none" w:sz="0" w:space="0" w:color="auto"/>
                    <w:right w:val="none" w:sz="0" w:space="0" w:color="auto"/>
                  </w:divBdr>
                </w:div>
                <w:div w:id="711346186">
                  <w:marLeft w:val="0"/>
                  <w:marRight w:val="0"/>
                  <w:marTop w:val="0"/>
                  <w:marBottom w:val="0"/>
                  <w:divBdr>
                    <w:top w:val="none" w:sz="0" w:space="0" w:color="auto"/>
                    <w:left w:val="none" w:sz="0" w:space="0" w:color="auto"/>
                    <w:bottom w:val="none" w:sz="0" w:space="0" w:color="auto"/>
                    <w:right w:val="none" w:sz="0" w:space="0" w:color="auto"/>
                  </w:divBdr>
                </w:div>
                <w:div w:id="711809146">
                  <w:marLeft w:val="0"/>
                  <w:marRight w:val="0"/>
                  <w:marTop w:val="0"/>
                  <w:marBottom w:val="0"/>
                  <w:divBdr>
                    <w:top w:val="none" w:sz="0" w:space="0" w:color="auto"/>
                    <w:left w:val="none" w:sz="0" w:space="0" w:color="auto"/>
                    <w:bottom w:val="none" w:sz="0" w:space="0" w:color="auto"/>
                    <w:right w:val="none" w:sz="0" w:space="0" w:color="auto"/>
                  </w:divBdr>
                </w:div>
                <w:div w:id="712114861">
                  <w:marLeft w:val="0"/>
                  <w:marRight w:val="0"/>
                  <w:marTop w:val="0"/>
                  <w:marBottom w:val="0"/>
                  <w:divBdr>
                    <w:top w:val="none" w:sz="0" w:space="0" w:color="auto"/>
                    <w:left w:val="none" w:sz="0" w:space="0" w:color="auto"/>
                    <w:bottom w:val="none" w:sz="0" w:space="0" w:color="auto"/>
                    <w:right w:val="none" w:sz="0" w:space="0" w:color="auto"/>
                  </w:divBdr>
                </w:div>
                <w:div w:id="712343361">
                  <w:marLeft w:val="0"/>
                  <w:marRight w:val="0"/>
                  <w:marTop w:val="0"/>
                  <w:marBottom w:val="0"/>
                  <w:divBdr>
                    <w:top w:val="none" w:sz="0" w:space="0" w:color="auto"/>
                    <w:left w:val="none" w:sz="0" w:space="0" w:color="auto"/>
                    <w:bottom w:val="none" w:sz="0" w:space="0" w:color="auto"/>
                    <w:right w:val="none" w:sz="0" w:space="0" w:color="auto"/>
                  </w:divBdr>
                </w:div>
                <w:div w:id="712655966">
                  <w:marLeft w:val="0"/>
                  <w:marRight w:val="0"/>
                  <w:marTop w:val="0"/>
                  <w:marBottom w:val="0"/>
                  <w:divBdr>
                    <w:top w:val="none" w:sz="0" w:space="0" w:color="auto"/>
                    <w:left w:val="none" w:sz="0" w:space="0" w:color="auto"/>
                    <w:bottom w:val="none" w:sz="0" w:space="0" w:color="auto"/>
                    <w:right w:val="none" w:sz="0" w:space="0" w:color="auto"/>
                  </w:divBdr>
                </w:div>
                <w:div w:id="713500822">
                  <w:marLeft w:val="0"/>
                  <w:marRight w:val="0"/>
                  <w:marTop w:val="0"/>
                  <w:marBottom w:val="0"/>
                  <w:divBdr>
                    <w:top w:val="none" w:sz="0" w:space="0" w:color="auto"/>
                    <w:left w:val="none" w:sz="0" w:space="0" w:color="auto"/>
                    <w:bottom w:val="none" w:sz="0" w:space="0" w:color="auto"/>
                    <w:right w:val="none" w:sz="0" w:space="0" w:color="auto"/>
                  </w:divBdr>
                </w:div>
                <w:div w:id="714038841">
                  <w:marLeft w:val="0"/>
                  <w:marRight w:val="0"/>
                  <w:marTop w:val="0"/>
                  <w:marBottom w:val="0"/>
                  <w:divBdr>
                    <w:top w:val="none" w:sz="0" w:space="0" w:color="auto"/>
                    <w:left w:val="none" w:sz="0" w:space="0" w:color="auto"/>
                    <w:bottom w:val="none" w:sz="0" w:space="0" w:color="auto"/>
                    <w:right w:val="none" w:sz="0" w:space="0" w:color="auto"/>
                  </w:divBdr>
                </w:div>
                <w:div w:id="714232905">
                  <w:marLeft w:val="0"/>
                  <w:marRight w:val="0"/>
                  <w:marTop w:val="0"/>
                  <w:marBottom w:val="0"/>
                  <w:divBdr>
                    <w:top w:val="none" w:sz="0" w:space="0" w:color="auto"/>
                    <w:left w:val="none" w:sz="0" w:space="0" w:color="auto"/>
                    <w:bottom w:val="none" w:sz="0" w:space="0" w:color="auto"/>
                    <w:right w:val="none" w:sz="0" w:space="0" w:color="auto"/>
                  </w:divBdr>
                </w:div>
                <w:div w:id="719524821">
                  <w:marLeft w:val="0"/>
                  <w:marRight w:val="0"/>
                  <w:marTop w:val="0"/>
                  <w:marBottom w:val="0"/>
                  <w:divBdr>
                    <w:top w:val="none" w:sz="0" w:space="0" w:color="auto"/>
                    <w:left w:val="none" w:sz="0" w:space="0" w:color="auto"/>
                    <w:bottom w:val="none" w:sz="0" w:space="0" w:color="auto"/>
                    <w:right w:val="none" w:sz="0" w:space="0" w:color="auto"/>
                  </w:divBdr>
                </w:div>
                <w:div w:id="723404351">
                  <w:marLeft w:val="0"/>
                  <w:marRight w:val="0"/>
                  <w:marTop w:val="0"/>
                  <w:marBottom w:val="0"/>
                  <w:divBdr>
                    <w:top w:val="none" w:sz="0" w:space="0" w:color="auto"/>
                    <w:left w:val="none" w:sz="0" w:space="0" w:color="auto"/>
                    <w:bottom w:val="none" w:sz="0" w:space="0" w:color="auto"/>
                    <w:right w:val="none" w:sz="0" w:space="0" w:color="auto"/>
                  </w:divBdr>
                </w:div>
                <w:div w:id="728773076">
                  <w:marLeft w:val="0"/>
                  <w:marRight w:val="0"/>
                  <w:marTop w:val="0"/>
                  <w:marBottom w:val="0"/>
                  <w:divBdr>
                    <w:top w:val="none" w:sz="0" w:space="0" w:color="auto"/>
                    <w:left w:val="none" w:sz="0" w:space="0" w:color="auto"/>
                    <w:bottom w:val="none" w:sz="0" w:space="0" w:color="auto"/>
                    <w:right w:val="none" w:sz="0" w:space="0" w:color="auto"/>
                  </w:divBdr>
                </w:div>
                <w:div w:id="730273657">
                  <w:marLeft w:val="0"/>
                  <w:marRight w:val="0"/>
                  <w:marTop w:val="0"/>
                  <w:marBottom w:val="0"/>
                  <w:divBdr>
                    <w:top w:val="none" w:sz="0" w:space="0" w:color="auto"/>
                    <w:left w:val="none" w:sz="0" w:space="0" w:color="auto"/>
                    <w:bottom w:val="none" w:sz="0" w:space="0" w:color="auto"/>
                    <w:right w:val="none" w:sz="0" w:space="0" w:color="auto"/>
                  </w:divBdr>
                </w:div>
                <w:div w:id="731926896">
                  <w:marLeft w:val="0"/>
                  <w:marRight w:val="0"/>
                  <w:marTop w:val="0"/>
                  <w:marBottom w:val="0"/>
                  <w:divBdr>
                    <w:top w:val="none" w:sz="0" w:space="0" w:color="auto"/>
                    <w:left w:val="none" w:sz="0" w:space="0" w:color="auto"/>
                    <w:bottom w:val="none" w:sz="0" w:space="0" w:color="auto"/>
                    <w:right w:val="none" w:sz="0" w:space="0" w:color="auto"/>
                  </w:divBdr>
                </w:div>
                <w:div w:id="738943664">
                  <w:marLeft w:val="0"/>
                  <w:marRight w:val="0"/>
                  <w:marTop w:val="0"/>
                  <w:marBottom w:val="0"/>
                  <w:divBdr>
                    <w:top w:val="none" w:sz="0" w:space="0" w:color="auto"/>
                    <w:left w:val="none" w:sz="0" w:space="0" w:color="auto"/>
                    <w:bottom w:val="none" w:sz="0" w:space="0" w:color="auto"/>
                    <w:right w:val="none" w:sz="0" w:space="0" w:color="auto"/>
                  </w:divBdr>
                </w:div>
                <w:div w:id="742801972">
                  <w:marLeft w:val="0"/>
                  <w:marRight w:val="0"/>
                  <w:marTop w:val="0"/>
                  <w:marBottom w:val="0"/>
                  <w:divBdr>
                    <w:top w:val="none" w:sz="0" w:space="0" w:color="auto"/>
                    <w:left w:val="none" w:sz="0" w:space="0" w:color="auto"/>
                    <w:bottom w:val="none" w:sz="0" w:space="0" w:color="auto"/>
                    <w:right w:val="none" w:sz="0" w:space="0" w:color="auto"/>
                  </w:divBdr>
                </w:div>
                <w:div w:id="746420505">
                  <w:marLeft w:val="0"/>
                  <w:marRight w:val="0"/>
                  <w:marTop w:val="0"/>
                  <w:marBottom w:val="0"/>
                  <w:divBdr>
                    <w:top w:val="none" w:sz="0" w:space="0" w:color="auto"/>
                    <w:left w:val="none" w:sz="0" w:space="0" w:color="auto"/>
                    <w:bottom w:val="none" w:sz="0" w:space="0" w:color="auto"/>
                    <w:right w:val="none" w:sz="0" w:space="0" w:color="auto"/>
                  </w:divBdr>
                </w:div>
                <w:div w:id="749542483">
                  <w:marLeft w:val="0"/>
                  <w:marRight w:val="0"/>
                  <w:marTop w:val="0"/>
                  <w:marBottom w:val="0"/>
                  <w:divBdr>
                    <w:top w:val="none" w:sz="0" w:space="0" w:color="auto"/>
                    <w:left w:val="none" w:sz="0" w:space="0" w:color="auto"/>
                    <w:bottom w:val="none" w:sz="0" w:space="0" w:color="auto"/>
                    <w:right w:val="none" w:sz="0" w:space="0" w:color="auto"/>
                  </w:divBdr>
                </w:div>
                <w:div w:id="753354057">
                  <w:marLeft w:val="0"/>
                  <w:marRight w:val="0"/>
                  <w:marTop w:val="0"/>
                  <w:marBottom w:val="0"/>
                  <w:divBdr>
                    <w:top w:val="none" w:sz="0" w:space="0" w:color="auto"/>
                    <w:left w:val="none" w:sz="0" w:space="0" w:color="auto"/>
                    <w:bottom w:val="none" w:sz="0" w:space="0" w:color="auto"/>
                    <w:right w:val="none" w:sz="0" w:space="0" w:color="auto"/>
                  </w:divBdr>
                </w:div>
                <w:div w:id="753669114">
                  <w:marLeft w:val="0"/>
                  <w:marRight w:val="0"/>
                  <w:marTop w:val="0"/>
                  <w:marBottom w:val="0"/>
                  <w:divBdr>
                    <w:top w:val="none" w:sz="0" w:space="0" w:color="auto"/>
                    <w:left w:val="none" w:sz="0" w:space="0" w:color="auto"/>
                    <w:bottom w:val="none" w:sz="0" w:space="0" w:color="auto"/>
                    <w:right w:val="none" w:sz="0" w:space="0" w:color="auto"/>
                  </w:divBdr>
                </w:div>
                <w:div w:id="755516873">
                  <w:marLeft w:val="0"/>
                  <w:marRight w:val="0"/>
                  <w:marTop w:val="0"/>
                  <w:marBottom w:val="0"/>
                  <w:divBdr>
                    <w:top w:val="none" w:sz="0" w:space="0" w:color="auto"/>
                    <w:left w:val="none" w:sz="0" w:space="0" w:color="auto"/>
                    <w:bottom w:val="none" w:sz="0" w:space="0" w:color="auto"/>
                    <w:right w:val="none" w:sz="0" w:space="0" w:color="auto"/>
                  </w:divBdr>
                </w:div>
                <w:div w:id="761340025">
                  <w:marLeft w:val="0"/>
                  <w:marRight w:val="0"/>
                  <w:marTop w:val="0"/>
                  <w:marBottom w:val="0"/>
                  <w:divBdr>
                    <w:top w:val="none" w:sz="0" w:space="0" w:color="auto"/>
                    <w:left w:val="none" w:sz="0" w:space="0" w:color="auto"/>
                    <w:bottom w:val="none" w:sz="0" w:space="0" w:color="auto"/>
                    <w:right w:val="none" w:sz="0" w:space="0" w:color="auto"/>
                  </w:divBdr>
                </w:div>
                <w:div w:id="761534362">
                  <w:marLeft w:val="0"/>
                  <w:marRight w:val="0"/>
                  <w:marTop w:val="0"/>
                  <w:marBottom w:val="0"/>
                  <w:divBdr>
                    <w:top w:val="none" w:sz="0" w:space="0" w:color="auto"/>
                    <w:left w:val="none" w:sz="0" w:space="0" w:color="auto"/>
                    <w:bottom w:val="none" w:sz="0" w:space="0" w:color="auto"/>
                    <w:right w:val="none" w:sz="0" w:space="0" w:color="auto"/>
                  </w:divBdr>
                </w:div>
                <w:div w:id="762721063">
                  <w:marLeft w:val="0"/>
                  <w:marRight w:val="0"/>
                  <w:marTop w:val="0"/>
                  <w:marBottom w:val="0"/>
                  <w:divBdr>
                    <w:top w:val="none" w:sz="0" w:space="0" w:color="auto"/>
                    <w:left w:val="none" w:sz="0" w:space="0" w:color="auto"/>
                    <w:bottom w:val="none" w:sz="0" w:space="0" w:color="auto"/>
                    <w:right w:val="none" w:sz="0" w:space="0" w:color="auto"/>
                  </w:divBdr>
                </w:div>
                <w:div w:id="764107207">
                  <w:marLeft w:val="0"/>
                  <w:marRight w:val="0"/>
                  <w:marTop w:val="0"/>
                  <w:marBottom w:val="0"/>
                  <w:divBdr>
                    <w:top w:val="none" w:sz="0" w:space="0" w:color="auto"/>
                    <w:left w:val="none" w:sz="0" w:space="0" w:color="auto"/>
                    <w:bottom w:val="none" w:sz="0" w:space="0" w:color="auto"/>
                    <w:right w:val="none" w:sz="0" w:space="0" w:color="auto"/>
                  </w:divBdr>
                </w:div>
                <w:div w:id="765230761">
                  <w:marLeft w:val="0"/>
                  <w:marRight w:val="0"/>
                  <w:marTop w:val="0"/>
                  <w:marBottom w:val="0"/>
                  <w:divBdr>
                    <w:top w:val="none" w:sz="0" w:space="0" w:color="auto"/>
                    <w:left w:val="none" w:sz="0" w:space="0" w:color="auto"/>
                    <w:bottom w:val="none" w:sz="0" w:space="0" w:color="auto"/>
                    <w:right w:val="none" w:sz="0" w:space="0" w:color="auto"/>
                  </w:divBdr>
                </w:div>
                <w:div w:id="765616733">
                  <w:marLeft w:val="0"/>
                  <w:marRight w:val="0"/>
                  <w:marTop w:val="0"/>
                  <w:marBottom w:val="0"/>
                  <w:divBdr>
                    <w:top w:val="none" w:sz="0" w:space="0" w:color="auto"/>
                    <w:left w:val="none" w:sz="0" w:space="0" w:color="auto"/>
                    <w:bottom w:val="none" w:sz="0" w:space="0" w:color="auto"/>
                    <w:right w:val="none" w:sz="0" w:space="0" w:color="auto"/>
                  </w:divBdr>
                </w:div>
                <w:div w:id="768887077">
                  <w:marLeft w:val="0"/>
                  <w:marRight w:val="0"/>
                  <w:marTop w:val="0"/>
                  <w:marBottom w:val="0"/>
                  <w:divBdr>
                    <w:top w:val="none" w:sz="0" w:space="0" w:color="auto"/>
                    <w:left w:val="none" w:sz="0" w:space="0" w:color="auto"/>
                    <w:bottom w:val="none" w:sz="0" w:space="0" w:color="auto"/>
                    <w:right w:val="none" w:sz="0" w:space="0" w:color="auto"/>
                  </w:divBdr>
                </w:div>
                <w:div w:id="768892805">
                  <w:marLeft w:val="0"/>
                  <w:marRight w:val="0"/>
                  <w:marTop w:val="0"/>
                  <w:marBottom w:val="0"/>
                  <w:divBdr>
                    <w:top w:val="none" w:sz="0" w:space="0" w:color="auto"/>
                    <w:left w:val="none" w:sz="0" w:space="0" w:color="auto"/>
                    <w:bottom w:val="none" w:sz="0" w:space="0" w:color="auto"/>
                    <w:right w:val="none" w:sz="0" w:space="0" w:color="auto"/>
                  </w:divBdr>
                </w:div>
                <w:div w:id="769811994">
                  <w:marLeft w:val="0"/>
                  <w:marRight w:val="0"/>
                  <w:marTop w:val="0"/>
                  <w:marBottom w:val="0"/>
                  <w:divBdr>
                    <w:top w:val="none" w:sz="0" w:space="0" w:color="auto"/>
                    <w:left w:val="none" w:sz="0" w:space="0" w:color="auto"/>
                    <w:bottom w:val="none" w:sz="0" w:space="0" w:color="auto"/>
                    <w:right w:val="none" w:sz="0" w:space="0" w:color="auto"/>
                  </w:divBdr>
                </w:div>
                <w:div w:id="772670188">
                  <w:marLeft w:val="0"/>
                  <w:marRight w:val="0"/>
                  <w:marTop w:val="0"/>
                  <w:marBottom w:val="0"/>
                  <w:divBdr>
                    <w:top w:val="none" w:sz="0" w:space="0" w:color="auto"/>
                    <w:left w:val="none" w:sz="0" w:space="0" w:color="auto"/>
                    <w:bottom w:val="none" w:sz="0" w:space="0" w:color="auto"/>
                    <w:right w:val="none" w:sz="0" w:space="0" w:color="auto"/>
                  </w:divBdr>
                </w:div>
                <w:div w:id="773788122">
                  <w:marLeft w:val="0"/>
                  <w:marRight w:val="0"/>
                  <w:marTop w:val="0"/>
                  <w:marBottom w:val="0"/>
                  <w:divBdr>
                    <w:top w:val="none" w:sz="0" w:space="0" w:color="auto"/>
                    <w:left w:val="none" w:sz="0" w:space="0" w:color="auto"/>
                    <w:bottom w:val="none" w:sz="0" w:space="0" w:color="auto"/>
                    <w:right w:val="none" w:sz="0" w:space="0" w:color="auto"/>
                  </w:divBdr>
                </w:div>
                <w:div w:id="773793579">
                  <w:marLeft w:val="0"/>
                  <w:marRight w:val="0"/>
                  <w:marTop w:val="0"/>
                  <w:marBottom w:val="0"/>
                  <w:divBdr>
                    <w:top w:val="none" w:sz="0" w:space="0" w:color="auto"/>
                    <w:left w:val="none" w:sz="0" w:space="0" w:color="auto"/>
                    <w:bottom w:val="none" w:sz="0" w:space="0" w:color="auto"/>
                    <w:right w:val="none" w:sz="0" w:space="0" w:color="auto"/>
                  </w:divBdr>
                </w:div>
                <w:div w:id="774399898">
                  <w:marLeft w:val="0"/>
                  <w:marRight w:val="0"/>
                  <w:marTop w:val="0"/>
                  <w:marBottom w:val="0"/>
                  <w:divBdr>
                    <w:top w:val="none" w:sz="0" w:space="0" w:color="auto"/>
                    <w:left w:val="none" w:sz="0" w:space="0" w:color="auto"/>
                    <w:bottom w:val="none" w:sz="0" w:space="0" w:color="auto"/>
                    <w:right w:val="none" w:sz="0" w:space="0" w:color="auto"/>
                  </w:divBdr>
                </w:div>
                <w:div w:id="776868150">
                  <w:marLeft w:val="0"/>
                  <w:marRight w:val="0"/>
                  <w:marTop w:val="0"/>
                  <w:marBottom w:val="0"/>
                  <w:divBdr>
                    <w:top w:val="none" w:sz="0" w:space="0" w:color="auto"/>
                    <w:left w:val="none" w:sz="0" w:space="0" w:color="auto"/>
                    <w:bottom w:val="none" w:sz="0" w:space="0" w:color="auto"/>
                    <w:right w:val="none" w:sz="0" w:space="0" w:color="auto"/>
                  </w:divBdr>
                </w:div>
                <w:div w:id="777139814">
                  <w:marLeft w:val="0"/>
                  <w:marRight w:val="0"/>
                  <w:marTop w:val="0"/>
                  <w:marBottom w:val="0"/>
                  <w:divBdr>
                    <w:top w:val="none" w:sz="0" w:space="0" w:color="auto"/>
                    <w:left w:val="none" w:sz="0" w:space="0" w:color="auto"/>
                    <w:bottom w:val="none" w:sz="0" w:space="0" w:color="auto"/>
                    <w:right w:val="none" w:sz="0" w:space="0" w:color="auto"/>
                  </w:divBdr>
                </w:div>
                <w:div w:id="782922057">
                  <w:marLeft w:val="0"/>
                  <w:marRight w:val="0"/>
                  <w:marTop w:val="0"/>
                  <w:marBottom w:val="0"/>
                  <w:divBdr>
                    <w:top w:val="none" w:sz="0" w:space="0" w:color="auto"/>
                    <w:left w:val="none" w:sz="0" w:space="0" w:color="auto"/>
                    <w:bottom w:val="none" w:sz="0" w:space="0" w:color="auto"/>
                    <w:right w:val="none" w:sz="0" w:space="0" w:color="auto"/>
                  </w:divBdr>
                </w:div>
                <w:div w:id="784812720">
                  <w:marLeft w:val="0"/>
                  <w:marRight w:val="0"/>
                  <w:marTop w:val="0"/>
                  <w:marBottom w:val="0"/>
                  <w:divBdr>
                    <w:top w:val="none" w:sz="0" w:space="0" w:color="auto"/>
                    <w:left w:val="none" w:sz="0" w:space="0" w:color="auto"/>
                    <w:bottom w:val="none" w:sz="0" w:space="0" w:color="auto"/>
                    <w:right w:val="none" w:sz="0" w:space="0" w:color="auto"/>
                  </w:divBdr>
                </w:div>
                <w:div w:id="786772711">
                  <w:marLeft w:val="0"/>
                  <w:marRight w:val="0"/>
                  <w:marTop w:val="0"/>
                  <w:marBottom w:val="0"/>
                  <w:divBdr>
                    <w:top w:val="none" w:sz="0" w:space="0" w:color="auto"/>
                    <w:left w:val="none" w:sz="0" w:space="0" w:color="auto"/>
                    <w:bottom w:val="none" w:sz="0" w:space="0" w:color="auto"/>
                    <w:right w:val="none" w:sz="0" w:space="0" w:color="auto"/>
                  </w:divBdr>
                </w:div>
                <w:div w:id="790132104">
                  <w:marLeft w:val="0"/>
                  <w:marRight w:val="0"/>
                  <w:marTop w:val="0"/>
                  <w:marBottom w:val="0"/>
                  <w:divBdr>
                    <w:top w:val="none" w:sz="0" w:space="0" w:color="auto"/>
                    <w:left w:val="none" w:sz="0" w:space="0" w:color="auto"/>
                    <w:bottom w:val="none" w:sz="0" w:space="0" w:color="auto"/>
                    <w:right w:val="none" w:sz="0" w:space="0" w:color="auto"/>
                  </w:divBdr>
                </w:div>
                <w:div w:id="791825422">
                  <w:marLeft w:val="0"/>
                  <w:marRight w:val="0"/>
                  <w:marTop w:val="0"/>
                  <w:marBottom w:val="0"/>
                  <w:divBdr>
                    <w:top w:val="none" w:sz="0" w:space="0" w:color="auto"/>
                    <w:left w:val="none" w:sz="0" w:space="0" w:color="auto"/>
                    <w:bottom w:val="none" w:sz="0" w:space="0" w:color="auto"/>
                    <w:right w:val="none" w:sz="0" w:space="0" w:color="auto"/>
                  </w:divBdr>
                </w:div>
                <w:div w:id="792553989">
                  <w:marLeft w:val="0"/>
                  <w:marRight w:val="0"/>
                  <w:marTop w:val="0"/>
                  <w:marBottom w:val="0"/>
                  <w:divBdr>
                    <w:top w:val="none" w:sz="0" w:space="0" w:color="auto"/>
                    <w:left w:val="none" w:sz="0" w:space="0" w:color="auto"/>
                    <w:bottom w:val="none" w:sz="0" w:space="0" w:color="auto"/>
                    <w:right w:val="none" w:sz="0" w:space="0" w:color="auto"/>
                  </w:divBdr>
                </w:div>
                <w:div w:id="792938558">
                  <w:marLeft w:val="0"/>
                  <w:marRight w:val="0"/>
                  <w:marTop w:val="0"/>
                  <w:marBottom w:val="0"/>
                  <w:divBdr>
                    <w:top w:val="none" w:sz="0" w:space="0" w:color="auto"/>
                    <w:left w:val="none" w:sz="0" w:space="0" w:color="auto"/>
                    <w:bottom w:val="none" w:sz="0" w:space="0" w:color="auto"/>
                    <w:right w:val="none" w:sz="0" w:space="0" w:color="auto"/>
                  </w:divBdr>
                </w:div>
                <w:div w:id="795026362">
                  <w:marLeft w:val="0"/>
                  <w:marRight w:val="0"/>
                  <w:marTop w:val="0"/>
                  <w:marBottom w:val="0"/>
                  <w:divBdr>
                    <w:top w:val="none" w:sz="0" w:space="0" w:color="auto"/>
                    <w:left w:val="none" w:sz="0" w:space="0" w:color="auto"/>
                    <w:bottom w:val="none" w:sz="0" w:space="0" w:color="auto"/>
                    <w:right w:val="none" w:sz="0" w:space="0" w:color="auto"/>
                  </w:divBdr>
                </w:div>
                <w:div w:id="795370693">
                  <w:marLeft w:val="0"/>
                  <w:marRight w:val="0"/>
                  <w:marTop w:val="0"/>
                  <w:marBottom w:val="0"/>
                  <w:divBdr>
                    <w:top w:val="none" w:sz="0" w:space="0" w:color="auto"/>
                    <w:left w:val="none" w:sz="0" w:space="0" w:color="auto"/>
                    <w:bottom w:val="none" w:sz="0" w:space="0" w:color="auto"/>
                    <w:right w:val="none" w:sz="0" w:space="0" w:color="auto"/>
                  </w:divBdr>
                </w:div>
                <w:div w:id="797840641">
                  <w:marLeft w:val="0"/>
                  <w:marRight w:val="0"/>
                  <w:marTop w:val="0"/>
                  <w:marBottom w:val="0"/>
                  <w:divBdr>
                    <w:top w:val="none" w:sz="0" w:space="0" w:color="auto"/>
                    <w:left w:val="none" w:sz="0" w:space="0" w:color="auto"/>
                    <w:bottom w:val="none" w:sz="0" w:space="0" w:color="auto"/>
                    <w:right w:val="none" w:sz="0" w:space="0" w:color="auto"/>
                  </w:divBdr>
                </w:div>
                <w:div w:id="799881822">
                  <w:marLeft w:val="0"/>
                  <w:marRight w:val="0"/>
                  <w:marTop w:val="0"/>
                  <w:marBottom w:val="0"/>
                  <w:divBdr>
                    <w:top w:val="none" w:sz="0" w:space="0" w:color="auto"/>
                    <w:left w:val="none" w:sz="0" w:space="0" w:color="auto"/>
                    <w:bottom w:val="none" w:sz="0" w:space="0" w:color="auto"/>
                    <w:right w:val="none" w:sz="0" w:space="0" w:color="auto"/>
                  </w:divBdr>
                </w:div>
                <w:div w:id="800801658">
                  <w:marLeft w:val="0"/>
                  <w:marRight w:val="0"/>
                  <w:marTop w:val="0"/>
                  <w:marBottom w:val="0"/>
                  <w:divBdr>
                    <w:top w:val="none" w:sz="0" w:space="0" w:color="auto"/>
                    <w:left w:val="none" w:sz="0" w:space="0" w:color="auto"/>
                    <w:bottom w:val="none" w:sz="0" w:space="0" w:color="auto"/>
                    <w:right w:val="none" w:sz="0" w:space="0" w:color="auto"/>
                  </w:divBdr>
                </w:div>
                <w:div w:id="801120549">
                  <w:marLeft w:val="0"/>
                  <w:marRight w:val="0"/>
                  <w:marTop w:val="0"/>
                  <w:marBottom w:val="0"/>
                  <w:divBdr>
                    <w:top w:val="none" w:sz="0" w:space="0" w:color="auto"/>
                    <w:left w:val="none" w:sz="0" w:space="0" w:color="auto"/>
                    <w:bottom w:val="none" w:sz="0" w:space="0" w:color="auto"/>
                    <w:right w:val="none" w:sz="0" w:space="0" w:color="auto"/>
                  </w:divBdr>
                </w:div>
                <w:div w:id="801390918">
                  <w:marLeft w:val="0"/>
                  <w:marRight w:val="0"/>
                  <w:marTop w:val="0"/>
                  <w:marBottom w:val="0"/>
                  <w:divBdr>
                    <w:top w:val="none" w:sz="0" w:space="0" w:color="auto"/>
                    <w:left w:val="none" w:sz="0" w:space="0" w:color="auto"/>
                    <w:bottom w:val="none" w:sz="0" w:space="0" w:color="auto"/>
                    <w:right w:val="none" w:sz="0" w:space="0" w:color="auto"/>
                  </w:divBdr>
                </w:div>
                <w:div w:id="807554536">
                  <w:marLeft w:val="0"/>
                  <w:marRight w:val="0"/>
                  <w:marTop w:val="0"/>
                  <w:marBottom w:val="0"/>
                  <w:divBdr>
                    <w:top w:val="none" w:sz="0" w:space="0" w:color="auto"/>
                    <w:left w:val="none" w:sz="0" w:space="0" w:color="auto"/>
                    <w:bottom w:val="none" w:sz="0" w:space="0" w:color="auto"/>
                    <w:right w:val="none" w:sz="0" w:space="0" w:color="auto"/>
                  </w:divBdr>
                </w:div>
                <w:div w:id="807748023">
                  <w:marLeft w:val="0"/>
                  <w:marRight w:val="0"/>
                  <w:marTop w:val="0"/>
                  <w:marBottom w:val="0"/>
                  <w:divBdr>
                    <w:top w:val="none" w:sz="0" w:space="0" w:color="auto"/>
                    <w:left w:val="none" w:sz="0" w:space="0" w:color="auto"/>
                    <w:bottom w:val="none" w:sz="0" w:space="0" w:color="auto"/>
                    <w:right w:val="none" w:sz="0" w:space="0" w:color="auto"/>
                  </w:divBdr>
                </w:div>
                <w:div w:id="808013128">
                  <w:marLeft w:val="0"/>
                  <w:marRight w:val="0"/>
                  <w:marTop w:val="0"/>
                  <w:marBottom w:val="0"/>
                  <w:divBdr>
                    <w:top w:val="none" w:sz="0" w:space="0" w:color="auto"/>
                    <w:left w:val="none" w:sz="0" w:space="0" w:color="auto"/>
                    <w:bottom w:val="none" w:sz="0" w:space="0" w:color="auto"/>
                    <w:right w:val="none" w:sz="0" w:space="0" w:color="auto"/>
                  </w:divBdr>
                </w:div>
                <w:div w:id="810055198">
                  <w:marLeft w:val="0"/>
                  <w:marRight w:val="0"/>
                  <w:marTop w:val="0"/>
                  <w:marBottom w:val="0"/>
                  <w:divBdr>
                    <w:top w:val="none" w:sz="0" w:space="0" w:color="auto"/>
                    <w:left w:val="none" w:sz="0" w:space="0" w:color="auto"/>
                    <w:bottom w:val="none" w:sz="0" w:space="0" w:color="auto"/>
                    <w:right w:val="none" w:sz="0" w:space="0" w:color="auto"/>
                  </w:divBdr>
                </w:div>
                <w:div w:id="810055255">
                  <w:marLeft w:val="0"/>
                  <w:marRight w:val="0"/>
                  <w:marTop w:val="0"/>
                  <w:marBottom w:val="0"/>
                  <w:divBdr>
                    <w:top w:val="none" w:sz="0" w:space="0" w:color="auto"/>
                    <w:left w:val="none" w:sz="0" w:space="0" w:color="auto"/>
                    <w:bottom w:val="none" w:sz="0" w:space="0" w:color="auto"/>
                    <w:right w:val="none" w:sz="0" w:space="0" w:color="auto"/>
                  </w:divBdr>
                </w:div>
                <w:div w:id="812017861">
                  <w:marLeft w:val="0"/>
                  <w:marRight w:val="0"/>
                  <w:marTop w:val="0"/>
                  <w:marBottom w:val="0"/>
                  <w:divBdr>
                    <w:top w:val="none" w:sz="0" w:space="0" w:color="auto"/>
                    <w:left w:val="none" w:sz="0" w:space="0" w:color="auto"/>
                    <w:bottom w:val="none" w:sz="0" w:space="0" w:color="auto"/>
                    <w:right w:val="none" w:sz="0" w:space="0" w:color="auto"/>
                  </w:divBdr>
                </w:div>
                <w:div w:id="812600406">
                  <w:marLeft w:val="0"/>
                  <w:marRight w:val="0"/>
                  <w:marTop w:val="0"/>
                  <w:marBottom w:val="0"/>
                  <w:divBdr>
                    <w:top w:val="none" w:sz="0" w:space="0" w:color="auto"/>
                    <w:left w:val="none" w:sz="0" w:space="0" w:color="auto"/>
                    <w:bottom w:val="none" w:sz="0" w:space="0" w:color="auto"/>
                    <w:right w:val="none" w:sz="0" w:space="0" w:color="auto"/>
                  </w:divBdr>
                </w:div>
                <w:div w:id="812789588">
                  <w:marLeft w:val="0"/>
                  <w:marRight w:val="0"/>
                  <w:marTop w:val="0"/>
                  <w:marBottom w:val="0"/>
                  <w:divBdr>
                    <w:top w:val="none" w:sz="0" w:space="0" w:color="auto"/>
                    <w:left w:val="none" w:sz="0" w:space="0" w:color="auto"/>
                    <w:bottom w:val="none" w:sz="0" w:space="0" w:color="auto"/>
                    <w:right w:val="none" w:sz="0" w:space="0" w:color="auto"/>
                  </w:divBdr>
                </w:div>
                <w:div w:id="814448622">
                  <w:marLeft w:val="0"/>
                  <w:marRight w:val="0"/>
                  <w:marTop w:val="0"/>
                  <w:marBottom w:val="0"/>
                  <w:divBdr>
                    <w:top w:val="none" w:sz="0" w:space="0" w:color="auto"/>
                    <w:left w:val="none" w:sz="0" w:space="0" w:color="auto"/>
                    <w:bottom w:val="none" w:sz="0" w:space="0" w:color="auto"/>
                    <w:right w:val="none" w:sz="0" w:space="0" w:color="auto"/>
                  </w:divBdr>
                </w:div>
                <w:div w:id="816410637">
                  <w:marLeft w:val="0"/>
                  <w:marRight w:val="0"/>
                  <w:marTop w:val="0"/>
                  <w:marBottom w:val="0"/>
                  <w:divBdr>
                    <w:top w:val="none" w:sz="0" w:space="0" w:color="auto"/>
                    <w:left w:val="none" w:sz="0" w:space="0" w:color="auto"/>
                    <w:bottom w:val="none" w:sz="0" w:space="0" w:color="auto"/>
                    <w:right w:val="none" w:sz="0" w:space="0" w:color="auto"/>
                  </w:divBdr>
                </w:div>
                <w:div w:id="817767646">
                  <w:marLeft w:val="0"/>
                  <w:marRight w:val="0"/>
                  <w:marTop w:val="0"/>
                  <w:marBottom w:val="0"/>
                  <w:divBdr>
                    <w:top w:val="none" w:sz="0" w:space="0" w:color="auto"/>
                    <w:left w:val="none" w:sz="0" w:space="0" w:color="auto"/>
                    <w:bottom w:val="none" w:sz="0" w:space="0" w:color="auto"/>
                    <w:right w:val="none" w:sz="0" w:space="0" w:color="auto"/>
                  </w:divBdr>
                </w:div>
                <w:div w:id="818890006">
                  <w:marLeft w:val="0"/>
                  <w:marRight w:val="0"/>
                  <w:marTop w:val="0"/>
                  <w:marBottom w:val="0"/>
                  <w:divBdr>
                    <w:top w:val="none" w:sz="0" w:space="0" w:color="auto"/>
                    <w:left w:val="none" w:sz="0" w:space="0" w:color="auto"/>
                    <w:bottom w:val="none" w:sz="0" w:space="0" w:color="auto"/>
                    <w:right w:val="none" w:sz="0" w:space="0" w:color="auto"/>
                  </w:divBdr>
                </w:div>
                <w:div w:id="819275039">
                  <w:marLeft w:val="0"/>
                  <w:marRight w:val="0"/>
                  <w:marTop w:val="0"/>
                  <w:marBottom w:val="0"/>
                  <w:divBdr>
                    <w:top w:val="none" w:sz="0" w:space="0" w:color="auto"/>
                    <w:left w:val="none" w:sz="0" w:space="0" w:color="auto"/>
                    <w:bottom w:val="none" w:sz="0" w:space="0" w:color="auto"/>
                    <w:right w:val="none" w:sz="0" w:space="0" w:color="auto"/>
                  </w:divBdr>
                </w:div>
                <w:div w:id="821696770">
                  <w:marLeft w:val="0"/>
                  <w:marRight w:val="0"/>
                  <w:marTop w:val="0"/>
                  <w:marBottom w:val="0"/>
                  <w:divBdr>
                    <w:top w:val="none" w:sz="0" w:space="0" w:color="auto"/>
                    <w:left w:val="none" w:sz="0" w:space="0" w:color="auto"/>
                    <w:bottom w:val="none" w:sz="0" w:space="0" w:color="auto"/>
                    <w:right w:val="none" w:sz="0" w:space="0" w:color="auto"/>
                  </w:divBdr>
                </w:div>
                <w:div w:id="822620024">
                  <w:marLeft w:val="0"/>
                  <w:marRight w:val="0"/>
                  <w:marTop w:val="0"/>
                  <w:marBottom w:val="0"/>
                  <w:divBdr>
                    <w:top w:val="none" w:sz="0" w:space="0" w:color="auto"/>
                    <w:left w:val="none" w:sz="0" w:space="0" w:color="auto"/>
                    <w:bottom w:val="none" w:sz="0" w:space="0" w:color="auto"/>
                    <w:right w:val="none" w:sz="0" w:space="0" w:color="auto"/>
                  </w:divBdr>
                </w:div>
                <w:div w:id="824661071">
                  <w:marLeft w:val="0"/>
                  <w:marRight w:val="0"/>
                  <w:marTop w:val="0"/>
                  <w:marBottom w:val="0"/>
                  <w:divBdr>
                    <w:top w:val="none" w:sz="0" w:space="0" w:color="auto"/>
                    <w:left w:val="none" w:sz="0" w:space="0" w:color="auto"/>
                    <w:bottom w:val="none" w:sz="0" w:space="0" w:color="auto"/>
                    <w:right w:val="none" w:sz="0" w:space="0" w:color="auto"/>
                  </w:divBdr>
                </w:div>
                <w:div w:id="824783590">
                  <w:marLeft w:val="0"/>
                  <w:marRight w:val="0"/>
                  <w:marTop w:val="0"/>
                  <w:marBottom w:val="0"/>
                  <w:divBdr>
                    <w:top w:val="none" w:sz="0" w:space="0" w:color="auto"/>
                    <w:left w:val="none" w:sz="0" w:space="0" w:color="auto"/>
                    <w:bottom w:val="none" w:sz="0" w:space="0" w:color="auto"/>
                    <w:right w:val="none" w:sz="0" w:space="0" w:color="auto"/>
                  </w:divBdr>
                </w:div>
                <w:div w:id="825361377">
                  <w:marLeft w:val="0"/>
                  <w:marRight w:val="0"/>
                  <w:marTop w:val="0"/>
                  <w:marBottom w:val="0"/>
                  <w:divBdr>
                    <w:top w:val="none" w:sz="0" w:space="0" w:color="auto"/>
                    <w:left w:val="none" w:sz="0" w:space="0" w:color="auto"/>
                    <w:bottom w:val="none" w:sz="0" w:space="0" w:color="auto"/>
                    <w:right w:val="none" w:sz="0" w:space="0" w:color="auto"/>
                  </w:divBdr>
                </w:div>
                <w:div w:id="827330086">
                  <w:marLeft w:val="0"/>
                  <w:marRight w:val="0"/>
                  <w:marTop w:val="0"/>
                  <w:marBottom w:val="0"/>
                  <w:divBdr>
                    <w:top w:val="none" w:sz="0" w:space="0" w:color="auto"/>
                    <w:left w:val="none" w:sz="0" w:space="0" w:color="auto"/>
                    <w:bottom w:val="none" w:sz="0" w:space="0" w:color="auto"/>
                    <w:right w:val="none" w:sz="0" w:space="0" w:color="auto"/>
                  </w:divBdr>
                </w:div>
                <w:div w:id="830876150">
                  <w:marLeft w:val="0"/>
                  <w:marRight w:val="0"/>
                  <w:marTop w:val="0"/>
                  <w:marBottom w:val="0"/>
                  <w:divBdr>
                    <w:top w:val="none" w:sz="0" w:space="0" w:color="auto"/>
                    <w:left w:val="none" w:sz="0" w:space="0" w:color="auto"/>
                    <w:bottom w:val="none" w:sz="0" w:space="0" w:color="auto"/>
                    <w:right w:val="none" w:sz="0" w:space="0" w:color="auto"/>
                  </w:divBdr>
                </w:div>
                <w:div w:id="831412110">
                  <w:marLeft w:val="0"/>
                  <w:marRight w:val="0"/>
                  <w:marTop w:val="0"/>
                  <w:marBottom w:val="0"/>
                  <w:divBdr>
                    <w:top w:val="none" w:sz="0" w:space="0" w:color="auto"/>
                    <w:left w:val="none" w:sz="0" w:space="0" w:color="auto"/>
                    <w:bottom w:val="none" w:sz="0" w:space="0" w:color="auto"/>
                    <w:right w:val="none" w:sz="0" w:space="0" w:color="auto"/>
                  </w:divBdr>
                </w:div>
                <w:div w:id="833640267">
                  <w:marLeft w:val="0"/>
                  <w:marRight w:val="0"/>
                  <w:marTop w:val="0"/>
                  <w:marBottom w:val="0"/>
                  <w:divBdr>
                    <w:top w:val="none" w:sz="0" w:space="0" w:color="auto"/>
                    <w:left w:val="none" w:sz="0" w:space="0" w:color="auto"/>
                    <w:bottom w:val="none" w:sz="0" w:space="0" w:color="auto"/>
                    <w:right w:val="none" w:sz="0" w:space="0" w:color="auto"/>
                  </w:divBdr>
                </w:div>
                <w:div w:id="833956288">
                  <w:marLeft w:val="0"/>
                  <w:marRight w:val="0"/>
                  <w:marTop w:val="0"/>
                  <w:marBottom w:val="0"/>
                  <w:divBdr>
                    <w:top w:val="none" w:sz="0" w:space="0" w:color="auto"/>
                    <w:left w:val="none" w:sz="0" w:space="0" w:color="auto"/>
                    <w:bottom w:val="none" w:sz="0" w:space="0" w:color="auto"/>
                    <w:right w:val="none" w:sz="0" w:space="0" w:color="auto"/>
                  </w:divBdr>
                </w:div>
                <w:div w:id="839002575">
                  <w:marLeft w:val="0"/>
                  <w:marRight w:val="0"/>
                  <w:marTop w:val="0"/>
                  <w:marBottom w:val="0"/>
                  <w:divBdr>
                    <w:top w:val="none" w:sz="0" w:space="0" w:color="auto"/>
                    <w:left w:val="none" w:sz="0" w:space="0" w:color="auto"/>
                    <w:bottom w:val="none" w:sz="0" w:space="0" w:color="auto"/>
                    <w:right w:val="none" w:sz="0" w:space="0" w:color="auto"/>
                  </w:divBdr>
                </w:div>
                <w:div w:id="840200211">
                  <w:marLeft w:val="0"/>
                  <w:marRight w:val="0"/>
                  <w:marTop w:val="0"/>
                  <w:marBottom w:val="0"/>
                  <w:divBdr>
                    <w:top w:val="none" w:sz="0" w:space="0" w:color="auto"/>
                    <w:left w:val="none" w:sz="0" w:space="0" w:color="auto"/>
                    <w:bottom w:val="none" w:sz="0" w:space="0" w:color="auto"/>
                    <w:right w:val="none" w:sz="0" w:space="0" w:color="auto"/>
                  </w:divBdr>
                </w:div>
                <w:div w:id="844513848">
                  <w:marLeft w:val="0"/>
                  <w:marRight w:val="0"/>
                  <w:marTop w:val="0"/>
                  <w:marBottom w:val="0"/>
                  <w:divBdr>
                    <w:top w:val="none" w:sz="0" w:space="0" w:color="auto"/>
                    <w:left w:val="none" w:sz="0" w:space="0" w:color="auto"/>
                    <w:bottom w:val="none" w:sz="0" w:space="0" w:color="auto"/>
                    <w:right w:val="none" w:sz="0" w:space="0" w:color="auto"/>
                  </w:divBdr>
                </w:div>
                <w:div w:id="845680212">
                  <w:marLeft w:val="0"/>
                  <w:marRight w:val="0"/>
                  <w:marTop w:val="0"/>
                  <w:marBottom w:val="0"/>
                  <w:divBdr>
                    <w:top w:val="none" w:sz="0" w:space="0" w:color="auto"/>
                    <w:left w:val="none" w:sz="0" w:space="0" w:color="auto"/>
                    <w:bottom w:val="none" w:sz="0" w:space="0" w:color="auto"/>
                    <w:right w:val="none" w:sz="0" w:space="0" w:color="auto"/>
                  </w:divBdr>
                </w:div>
                <w:div w:id="848984797">
                  <w:marLeft w:val="0"/>
                  <w:marRight w:val="0"/>
                  <w:marTop w:val="0"/>
                  <w:marBottom w:val="0"/>
                  <w:divBdr>
                    <w:top w:val="none" w:sz="0" w:space="0" w:color="auto"/>
                    <w:left w:val="none" w:sz="0" w:space="0" w:color="auto"/>
                    <w:bottom w:val="none" w:sz="0" w:space="0" w:color="auto"/>
                    <w:right w:val="none" w:sz="0" w:space="0" w:color="auto"/>
                  </w:divBdr>
                </w:div>
                <w:div w:id="851189400">
                  <w:marLeft w:val="0"/>
                  <w:marRight w:val="0"/>
                  <w:marTop w:val="0"/>
                  <w:marBottom w:val="0"/>
                  <w:divBdr>
                    <w:top w:val="none" w:sz="0" w:space="0" w:color="auto"/>
                    <w:left w:val="none" w:sz="0" w:space="0" w:color="auto"/>
                    <w:bottom w:val="none" w:sz="0" w:space="0" w:color="auto"/>
                    <w:right w:val="none" w:sz="0" w:space="0" w:color="auto"/>
                  </w:divBdr>
                </w:div>
                <w:div w:id="851526190">
                  <w:marLeft w:val="0"/>
                  <w:marRight w:val="0"/>
                  <w:marTop w:val="0"/>
                  <w:marBottom w:val="0"/>
                  <w:divBdr>
                    <w:top w:val="none" w:sz="0" w:space="0" w:color="auto"/>
                    <w:left w:val="none" w:sz="0" w:space="0" w:color="auto"/>
                    <w:bottom w:val="none" w:sz="0" w:space="0" w:color="auto"/>
                    <w:right w:val="none" w:sz="0" w:space="0" w:color="auto"/>
                  </w:divBdr>
                </w:div>
                <w:div w:id="853419997">
                  <w:marLeft w:val="0"/>
                  <w:marRight w:val="0"/>
                  <w:marTop w:val="0"/>
                  <w:marBottom w:val="0"/>
                  <w:divBdr>
                    <w:top w:val="none" w:sz="0" w:space="0" w:color="auto"/>
                    <w:left w:val="none" w:sz="0" w:space="0" w:color="auto"/>
                    <w:bottom w:val="none" w:sz="0" w:space="0" w:color="auto"/>
                    <w:right w:val="none" w:sz="0" w:space="0" w:color="auto"/>
                  </w:divBdr>
                </w:div>
                <w:div w:id="853499585">
                  <w:marLeft w:val="0"/>
                  <w:marRight w:val="0"/>
                  <w:marTop w:val="0"/>
                  <w:marBottom w:val="0"/>
                  <w:divBdr>
                    <w:top w:val="none" w:sz="0" w:space="0" w:color="auto"/>
                    <w:left w:val="none" w:sz="0" w:space="0" w:color="auto"/>
                    <w:bottom w:val="none" w:sz="0" w:space="0" w:color="auto"/>
                    <w:right w:val="none" w:sz="0" w:space="0" w:color="auto"/>
                  </w:divBdr>
                </w:div>
                <w:div w:id="853500239">
                  <w:marLeft w:val="0"/>
                  <w:marRight w:val="0"/>
                  <w:marTop w:val="0"/>
                  <w:marBottom w:val="0"/>
                  <w:divBdr>
                    <w:top w:val="none" w:sz="0" w:space="0" w:color="auto"/>
                    <w:left w:val="none" w:sz="0" w:space="0" w:color="auto"/>
                    <w:bottom w:val="none" w:sz="0" w:space="0" w:color="auto"/>
                    <w:right w:val="none" w:sz="0" w:space="0" w:color="auto"/>
                  </w:divBdr>
                </w:div>
                <w:div w:id="854150485">
                  <w:marLeft w:val="0"/>
                  <w:marRight w:val="0"/>
                  <w:marTop w:val="0"/>
                  <w:marBottom w:val="0"/>
                  <w:divBdr>
                    <w:top w:val="none" w:sz="0" w:space="0" w:color="auto"/>
                    <w:left w:val="none" w:sz="0" w:space="0" w:color="auto"/>
                    <w:bottom w:val="none" w:sz="0" w:space="0" w:color="auto"/>
                    <w:right w:val="none" w:sz="0" w:space="0" w:color="auto"/>
                  </w:divBdr>
                </w:div>
                <w:div w:id="854883583">
                  <w:marLeft w:val="0"/>
                  <w:marRight w:val="0"/>
                  <w:marTop w:val="0"/>
                  <w:marBottom w:val="0"/>
                  <w:divBdr>
                    <w:top w:val="none" w:sz="0" w:space="0" w:color="auto"/>
                    <w:left w:val="none" w:sz="0" w:space="0" w:color="auto"/>
                    <w:bottom w:val="none" w:sz="0" w:space="0" w:color="auto"/>
                    <w:right w:val="none" w:sz="0" w:space="0" w:color="auto"/>
                  </w:divBdr>
                </w:div>
                <w:div w:id="856886652">
                  <w:marLeft w:val="0"/>
                  <w:marRight w:val="0"/>
                  <w:marTop w:val="0"/>
                  <w:marBottom w:val="0"/>
                  <w:divBdr>
                    <w:top w:val="none" w:sz="0" w:space="0" w:color="auto"/>
                    <w:left w:val="none" w:sz="0" w:space="0" w:color="auto"/>
                    <w:bottom w:val="none" w:sz="0" w:space="0" w:color="auto"/>
                    <w:right w:val="none" w:sz="0" w:space="0" w:color="auto"/>
                  </w:divBdr>
                </w:div>
                <w:div w:id="863595376">
                  <w:marLeft w:val="0"/>
                  <w:marRight w:val="0"/>
                  <w:marTop w:val="0"/>
                  <w:marBottom w:val="0"/>
                  <w:divBdr>
                    <w:top w:val="none" w:sz="0" w:space="0" w:color="auto"/>
                    <w:left w:val="none" w:sz="0" w:space="0" w:color="auto"/>
                    <w:bottom w:val="none" w:sz="0" w:space="0" w:color="auto"/>
                    <w:right w:val="none" w:sz="0" w:space="0" w:color="auto"/>
                  </w:divBdr>
                </w:div>
                <w:div w:id="863784442">
                  <w:marLeft w:val="0"/>
                  <w:marRight w:val="0"/>
                  <w:marTop w:val="0"/>
                  <w:marBottom w:val="0"/>
                  <w:divBdr>
                    <w:top w:val="none" w:sz="0" w:space="0" w:color="auto"/>
                    <w:left w:val="none" w:sz="0" w:space="0" w:color="auto"/>
                    <w:bottom w:val="none" w:sz="0" w:space="0" w:color="auto"/>
                    <w:right w:val="none" w:sz="0" w:space="0" w:color="auto"/>
                  </w:divBdr>
                </w:div>
                <w:div w:id="864053851">
                  <w:marLeft w:val="0"/>
                  <w:marRight w:val="0"/>
                  <w:marTop w:val="0"/>
                  <w:marBottom w:val="0"/>
                  <w:divBdr>
                    <w:top w:val="none" w:sz="0" w:space="0" w:color="auto"/>
                    <w:left w:val="none" w:sz="0" w:space="0" w:color="auto"/>
                    <w:bottom w:val="none" w:sz="0" w:space="0" w:color="auto"/>
                    <w:right w:val="none" w:sz="0" w:space="0" w:color="auto"/>
                  </w:divBdr>
                </w:div>
                <w:div w:id="866408873">
                  <w:marLeft w:val="0"/>
                  <w:marRight w:val="0"/>
                  <w:marTop w:val="0"/>
                  <w:marBottom w:val="0"/>
                  <w:divBdr>
                    <w:top w:val="none" w:sz="0" w:space="0" w:color="auto"/>
                    <w:left w:val="none" w:sz="0" w:space="0" w:color="auto"/>
                    <w:bottom w:val="none" w:sz="0" w:space="0" w:color="auto"/>
                    <w:right w:val="none" w:sz="0" w:space="0" w:color="auto"/>
                  </w:divBdr>
                </w:div>
                <w:div w:id="870335450">
                  <w:marLeft w:val="0"/>
                  <w:marRight w:val="0"/>
                  <w:marTop w:val="0"/>
                  <w:marBottom w:val="0"/>
                  <w:divBdr>
                    <w:top w:val="none" w:sz="0" w:space="0" w:color="auto"/>
                    <w:left w:val="none" w:sz="0" w:space="0" w:color="auto"/>
                    <w:bottom w:val="none" w:sz="0" w:space="0" w:color="auto"/>
                    <w:right w:val="none" w:sz="0" w:space="0" w:color="auto"/>
                  </w:divBdr>
                </w:div>
                <w:div w:id="874537153">
                  <w:marLeft w:val="0"/>
                  <w:marRight w:val="0"/>
                  <w:marTop w:val="0"/>
                  <w:marBottom w:val="0"/>
                  <w:divBdr>
                    <w:top w:val="none" w:sz="0" w:space="0" w:color="auto"/>
                    <w:left w:val="none" w:sz="0" w:space="0" w:color="auto"/>
                    <w:bottom w:val="none" w:sz="0" w:space="0" w:color="auto"/>
                    <w:right w:val="none" w:sz="0" w:space="0" w:color="auto"/>
                  </w:divBdr>
                </w:div>
                <w:div w:id="877742909">
                  <w:marLeft w:val="0"/>
                  <w:marRight w:val="0"/>
                  <w:marTop w:val="0"/>
                  <w:marBottom w:val="0"/>
                  <w:divBdr>
                    <w:top w:val="none" w:sz="0" w:space="0" w:color="auto"/>
                    <w:left w:val="none" w:sz="0" w:space="0" w:color="auto"/>
                    <w:bottom w:val="none" w:sz="0" w:space="0" w:color="auto"/>
                    <w:right w:val="none" w:sz="0" w:space="0" w:color="auto"/>
                  </w:divBdr>
                </w:div>
                <w:div w:id="879132021">
                  <w:marLeft w:val="0"/>
                  <w:marRight w:val="0"/>
                  <w:marTop w:val="0"/>
                  <w:marBottom w:val="0"/>
                  <w:divBdr>
                    <w:top w:val="none" w:sz="0" w:space="0" w:color="auto"/>
                    <w:left w:val="none" w:sz="0" w:space="0" w:color="auto"/>
                    <w:bottom w:val="none" w:sz="0" w:space="0" w:color="auto"/>
                    <w:right w:val="none" w:sz="0" w:space="0" w:color="auto"/>
                  </w:divBdr>
                </w:div>
                <w:div w:id="879438411">
                  <w:marLeft w:val="0"/>
                  <w:marRight w:val="0"/>
                  <w:marTop w:val="0"/>
                  <w:marBottom w:val="0"/>
                  <w:divBdr>
                    <w:top w:val="none" w:sz="0" w:space="0" w:color="auto"/>
                    <w:left w:val="none" w:sz="0" w:space="0" w:color="auto"/>
                    <w:bottom w:val="none" w:sz="0" w:space="0" w:color="auto"/>
                    <w:right w:val="none" w:sz="0" w:space="0" w:color="auto"/>
                  </w:divBdr>
                </w:div>
                <w:div w:id="880170332">
                  <w:marLeft w:val="0"/>
                  <w:marRight w:val="0"/>
                  <w:marTop w:val="0"/>
                  <w:marBottom w:val="0"/>
                  <w:divBdr>
                    <w:top w:val="none" w:sz="0" w:space="0" w:color="auto"/>
                    <w:left w:val="none" w:sz="0" w:space="0" w:color="auto"/>
                    <w:bottom w:val="none" w:sz="0" w:space="0" w:color="auto"/>
                    <w:right w:val="none" w:sz="0" w:space="0" w:color="auto"/>
                  </w:divBdr>
                </w:div>
                <w:div w:id="882985388">
                  <w:marLeft w:val="0"/>
                  <w:marRight w:val="0"/>
                  <w:marTop w:val="0"/>
                  <w:marBottom w:val="0"/>
                  <w:divBdr>
                    <w:top w:val="none" w:sz="0" w:space="0" w:color="auto"/>
                    <w:left w:val="none" w:sz="0" w:space="0" w:color="auto"/>
                    <w:bottom w:val="none" w:sz="0" w:space="0" w:color="auto"/>
                    <w:right w:val="none" w:sz="0" w:space="0" w:color="auto"/>
                  </w:divBdr>
                </w:div>
                <w:div w:id="883836100">
                  <w:marLeft w:val="0"/>
                  <w:marRight w:val="0"/>
                  <w:marTop w:val="0"/>
                  <w:marBottom w:val="0"/>
                  <w:divBdr>
                    <w:top w:val="none" w:sz="0" w:space="0" w:color="auto"/>
                    <w:left w:val="none" w:sz="0" w:space="0" w:color="auto"/>
                    <w:bottom w:val="none" w:sz="0" w:space="0" w:color="auto"/>
                    <w:right w:val="none" w:sz="0" w:space="0" w:color="auto"/>
                  </w:divBdr>
                </w:div>
                <w:div w:id="887179786">
                  <w:marLeft w:val="0"/>
                  <w:marRight w:val="0"/>
                  <w:marTop w:val="0"/>
                  <w:marBottom w:val="0"/>
                  <w:divBdr>
                    <w:top w:val="none" w:sz="0" w:space="0" w:color="auto"/>
                    <w:left w:val="none" w:sz="0" w:space="0" w:color="auto"/>
                    <w:bottom w:val="none" w:sz="0" w:space="0" w:color="auto"/>
                    <w:right w:val="none" w:sz="0" w:space="0" w:color="auto"/>
                  </w:divBdr>
                </w:div>
                <w:div w:id="888955578">
                  <w:marLeft w:val="0"/>
                  <w:marRight w:val="0"/>
                  <w:marTop w:val="0"/>
                  <w:marBottom w:val="0"/>
                  <w:divBdr>
                    <w:top w:val="none" w:sz="0" w:space="0" w:color="auto"/>
                    <w:left w:val="none" w:sz="0" w:space="0" w:color="auto"/>
                    <w:bottom w:val="none" w:sz="0" w:space="0" w:color="auto"/>
                    <w:right w:val="none" w:sz="0" w:space="0" w:color="auto"/>
                  </w:divBdr>
                </w:div>
                <w:div w:id="890773684">
                  <w:marLeft w:val="0"/>
                  <w:marRight w:val="0"/>
                  <w:marTop w:val="0"/>
                  <w:marBottom w:val="0"/>
                  <w:divBdr>
                    <w:top w:val="none" w:sz="0" w:space="0" w:color="auto"/>
                    <w:left w:val="none" w:sz="0" w:space="0" w:color="auto"/>
                    <w:bottom w:val="none" w:sz="0" w:space="0" w:color="auto"/>
                    <w:right w:val="none" w:sz="0" w:space="0" w:color="auto"/>
                  </w:divBdr>
                </w:div>
                <w:div w:id="891426616">
                  <w:marLeft w:val="0"/>
                  <w:marRight w:val="0"/>
                  <w:marTop w:val="0"/>
                  <w:marBottom w:val="0"/>
                  <w:divBdr>
                    <w:top w:val="none" w:sz="0" w:space="0" w:color="auto"/>
                    <w:left w:val="none" w:sz="0" w:space="0" w:color="auto"/>
                    <w:bottom w:val="none" w:sz="0" w:space="0" w:color="auto"/>
                    <w:right w:val="none" w:sz="0" w:space="0" w:color="auto"/>
                  </w:divBdr>
                </w:div>
                <w:div w:id="900409829">
                  <w:marLeft w:val="0"/>
                  <w:marRight w:val="0"/>
                  <w:marTop w:val="0"/>
                  <w:marBottom w:val="0"/>
                  <w:divBdr>
                    <w:top w:val="none" w:sz="0" w:space="0" w:color="auto"/>
                    <w:left w:val="none" w:sz="0" w:space="0" w:color="auto"/>
                    <w:bottom w:val="none" w:sz="0" w:space="0" w:color="auto"/>
                    <w:right w:val="none" w:sz="0" w:space="0" w:color="auto"/>
                  </w:divBdr>
                </w:div>
                <w:div w:id="906037889">
                  <w:marLeft w:val="0"/>
                  <w:marRight w:val="0"/>
                  <w:marTop w:val="0"/>
                  <w:marBottom w:val="0"/>
                  <w:divBdr>
                    <w:top w:val="none" w:sz="0" w:space="0" w:color="auto"/>
                    <w:left w:val="none" w:sz="0" w:space="0" w:color="auto"/>
                    <w:bottom w:val="none" w:sz="0" w:space="0" w:color="auto"/>
                    <w:right w:val="none" w:sz="0" w:space="0" w:color="auto"/>
                  </w:divBdr>
                </w:div>
                <w:div w:id="906182998">
                  <w:marLeft w:val="0"/>
                  <w:marRight w:val="0"/>
                  <w:marTop w:val="0"/>
                  <w:marBottom w:val="0"/>
                  <w:divBdr>
                    <w:top w:val="none" w:sz="0" w:space="0" w:color="auto"/>
                    <w:left w:val="none" w:sz="0" w:space="0" w:color="auto"/>
                    <w:bottom w:val="none" w:sz="0" w:space="0" w:color="auto"/>
                    <w:right w:val="none" w:sz="0" w:space="0" w:color="auto"/>
                  </w:divBdr>
                </w:div>
                <w:div w:id="909465966">
                  <w:marLeft w:val="0"/>
                  <w:marRight w:val="0"/>
                  <w:marTop w:val="0"/>
                  <w:marBottom w:val="0"/>
                  <w:divBdr>
                    <w:top w:val="none" w:sz="0" w:space="0" w:color="auto"/>
                    <w:left w:val="none" w:sz="0" w:space="0" w:color="auto"/>
                    <w:bottom w:val="none" w:sz="0" w:space="0" w:color="auto"/>
                    <w:right w:val="none" w:sz="0" w:space="0" w:color="auto"/>
                  </w:divBdr>
                </w:div>
                <w:div w:id="909729153">
                  <w:marLeft w:val="0"/>
                  <w:marRight w:val="0"/>
                  <w:marTop w:val="0"/>
                  <w:marBottom w:val="0"/>
                  <w:divBdr>
                    <w:top w:val="none" w:sz="0" w:space="0" w:color="auto"/>
                    <w:left w:val="none" w:sz="0" w:space="0" w:color="auto"/>
                    <w:bottom w:val="none" w:sz="0" w:space="0" w:color="auto"/>
                    <w:right w:val="none" w:sz="0" w:space="0" w:color="auto"/>
                  </w:divBdr>
                </w:div>
                <w:div w:id="910578313">
                  <w:marLeft w:val="0"/>
                  <w:marRight w:val="0"/>
                  <w:marTop w:val="0"/>
                  <w:marBottom w:val="0"/>
                  <w:divBdr>
                    <w:top w:val="none" w:sz="0" w:space="0" w:color="auto"/>
                    <w:left w:val="none" w:sz="0" w:space="0" w:color="auto"/>
                    <w:bottom w:val="none" w:sz="0" w:space="0" w:color="auto"/>
                    <w:right w:val="none" w:sz="0" w:space="0" w:color="auto"/>
                  </w:divBdr>
                </w:div>
                <w:div w:id="913049494">
                  <w:marLeft w:val="0"/>
                  <w:marRight w:val="0"/>
                  <w:marTop w:val="0"/>
                  <w:marBottom w:val="0"/>
                  <w:divBdr>
                    <w:top w:val="none" w:sz="0" w:space="0" w:color="auto"/>
                    <w:left w:val="none" w:sz="0" w:space="0" w:color="auto"/>
                    <w:bottom w:val="none" w:sz="0" w:space="0" w:color="auto"/>
                    <w:right w:val="none" w:sz="0" w:space="0" w:color="auto"/>
                  </w:divBdr>
                </w:div>
                <w:div w:id="913393385">
                  <w:marLeft w:val="0"/>
                  <w:marRight w:val="0"/>
                  <w:marTop w:val="0"/>
                  <w:marBottom w:val="0"/>
                  <w:divBdr>
                    <w:top w:val="none" w:sz="0" w:space="0" w:color="auto"/>
                    <w:left w:val="none" w:sz="0" w:space="0" w:color="auto"/>
                    <w:bottom w:val="none" w:sz="0" w:space="0" w:color="auto"/>
                    <w:right w:val="none" w:sz="0" w:space="0" w:color="auto"/>
                  </w:divBdr>
                </w:div>
                <w:div w:id="917665590">
                  <w:marLeft w:val="0"/>
                  <w:marRight w:val="0"/>
                  <w:marTop w:val="0"/>
                  <w:marBottom w:val="0"/>
                  <w:divBdr>
                    <w:top w:val="none" w:sz="0" w:space="0" w:color="auto"/>
                    <w:left w:val="none" w:sz="0" w:space="0" w:color="auto"/>
                    <w:bottom w:val="none" w:sz="0" w:space="0" w:color="auto"/>
                    <w:right w:val="none" w:sz="0" w:space="0" w:color="auto"/>
                  </w:divBdr>
                </w:div>
                <w:div w:id="919869812">
                  <w:marLeft w:val="0"/>
                  <w:marRight w:val="0"/>
                  <w:marTop w:val="0"/>
                  <w:marBottom w:val="0"/>
                  <w:divBdr>
                    <w:top w:val="none" w:sz="0" w:space="0" w:color="auto"/>
                    <w:left w:val="none" w:sz="0" w:space="0" w:color="auto"/>
                    <w:bottom w:val="none" w:sz="0" w:space="0" w:color="auto"/>
                    <w:right w:val="none" w:sz="0" w:space="0" w:color="auto"/>
                  </w:divBdr>
                </w:div>
                <w:div w:id="921179405">
                  <w:marLeft w:val="0"/>
                  <w:marRight w:val="0"/>
                  <w:marTop w:val="0"/>
                  <w:marBottom w:val="0"/>
                  <w:divBdr>
                    <w:top w:val="none" w:sz="0" w:space="0" w:color="auto"/>
                    <w:left w:val="none" w:sz="0" w:space="0" w:color="auto"/>
                    <w:bottom w:val="none" w:sz="0" w:space="0" w:color="auto"/>
                    <w:right w:val="none" w:sz="0" w:space="0" w:color="auto"/>
                  </w:divBdr>
                </w:div>
                <w:div w:id="922226750">
                  <w:marLeft w:val="0"/>
                  <w:marRight w:val="0"/>
                  <w:marTop w:val="0"/>
                  <w:marBottom w:val="0"/>
                  <w:divBdr>
                    <w:top w:val="none" w:sz="0" w:space="0" w:color="auto"/>
                    <w:left w:val="none" w:sz="0" w:space="0" w:color="auto"/>
                    <w:bottom w:val="none" w:sz="0" w:space="0" w:color="auto"/>
                    <w:right w:val="none" w:sz="0" w:space="0" w:color="auto"/>
                  </w:divBdr>
                </w:div>
                <w:div w:id="924265541">
                  <w:marLeft w:val="0"/>
                  <w:marRight w:val="0"/>
                  <w:marTop w:val="0"/>
                  <w:marBottom w:val="0"/>
                  <w:divBdr>
                    <w:top w:val="none" w:sz="0" w:space="0" w:color="auto"/>
                    <w:left w:val="none" w:sz="0" w:space="0" w:color="auto"/>
                    <w:bottom w:val="none" w:sz="0" w:space="0" w:color="auto"/>
                    <w:right w:val="none" w:sz="0" w:space="0" w:color="auto"/>
                  </w:divBdr>
                </w:div>
                <w:div w:id="924652224">
                  <w:marLeft w:val="0"/>
                  <w:marRight w:val="0"/>
                  <w:marTop w:val="0"/>
                  <w:marBottom w:val="0"/>
                  <w:divBdr>
                    <w:top w:val="none" w:sz="0" w:space="0" w:color="auto"/>
                    <w:left w:val="none" w:sz="0" w:space="0" w:color="auto"/>
                    <w:bottom w:val="none" w:sz="0" w:space="0" w:color="auto"/>
                    <w:right w:val="none" w:sz="0" w:space="0" w:color="auto"/>
                  </w:divBdr>
                </w:div>
                <w:div w:id="925531869">
                  <w:marLeft w:val="0"/>
                  <w:marRight w:val="0"/>
                  <w:marTop w:val="0"/>
                  <w:marBottom w:val="0"/>
                  <w:divBdr>
                    <w:top w:val="none" w:sz="0" w:space="0" w:color="auto"/>
                    <w:left w:val="none" w:sz="0" w:space="0" w:color="auto"/>
                    <w:bottom w:val="none" w:sz="0" w:space="0" w:color="auto"/>
                    <w:right w:val="none" w:sz="0" w:space="0" w:color="auto"/>
                  </w:divBdr>
                </w:div>
                <w:div w:id="926576090">
                  <w:marLeft w:val="0"/>
                  <w:marRight w:val="0"/>
                  <w:marTop w:val="0"/>
                  <w:marBottom w:val="0"/>
                  <w:divBdr>
                    <w:top w:val="none" w:sz="0" w:space="0" w:color="auto"/>
                    <w:left w:val="none" w:sz="0" w:space="0" w:color="auto"/>
                    <w:bottom w:val="none" w:sz="0" w:space="0" w:color="auto"/>
                    <w:right w:val="none" w:sz="0" w:space="0" w:color="auto"/>
                  </w:divBdr>
                </w:div>
                <w:div w:id="928083484">
                  <w:marLeft w:val="0"/>
                  <w:marRight w:val="0"/>
                  <w:marTop w:val="0"/>
                  <w:marBottom w:val="0"/>
                  <w:divBdr>
                    <w:top w:val="none" w:sz="0" w:space="0" w:color="auto"/>
                    <w:left w:val="none" w:sz="0" w:space="0" w:color="auto"/>
                    <w:bottom w:val="none" w:sz="0" w:space="0" w:color="auto"/>
                    <w:right w:val="none" w:sz="0" w:space="0" w:color="auto"/>
                  </w:divBdr>
                </w:div>
                <w:div w:id="928931445">
                  <w:marLeft w:val="0"/>
                  <w:marRight w:val="0"/>
                  <w:marTop w:val="0"/>
                  <w:marBottom w:val="0"/>
                  <w:divBdr>
                    <w:top w:val="none" w:sz="0" w:space="0" w:color="auto"/>
                    <w:left w:val="none" w:sz="0" w:space="0" w:color="auto"/>
                    <w:bottom w:val="none" w:sz="0" w:space="0" w:color="auto"/>
                    <w:right w:val="none" w:sz="0" w:space="0" w:color="auto"/>
                  </w:divBdr>
                </w:div>
                <w:div w:id="930088470">
                  <w:marLeft w:val="0"/>
                  <w:marRight w:val="0"/>
                  <w:marTop w:val="0"/>
                  <w:marBottom w:val="0"/>
                  <w:divBdr>
                    <w:top w:val="none" w:sz="0" w:space="0" w:color="auto"/>
                    <w:left w:val="none" w:sz="0" w:space="0" w:color="auto"/>
                    <w:bottom w:val="none" w:sz="0" w:space="0" w:color="auto"/>
                    <w:right w:val="none" w:sz="0" w:space="0" w:color="auto"/>
                  </w:divBdr>
                </w:div>
                <w:div w:id="930970083">
                  <w:marLeft w:val="0"/>
                  <w:marRight w:val="0"/>
                  <w:marTop w:val="0"/>
                  <w:marBottom w:val="0"/>
                  <w:divBdr>
                    <w:top w:val="none" w:sz="0" w:space="0" w:color="auto"/>
                    <w:left w:val="none" w:sz="0" w:space="0" w:color="auto"/>
                    <w:bottom w:val="none" w:sz="0" w:space="0" w:color="auto"/>
                    <w:right w:val="none" w:sz="0" w:space="0" w:color="auto"/>
                  </w:divBdr>
                </w:div>
                <w:div w:id="935409330">
                  <w:marLeft w:val="0"/>
                  <w:marRight w:val="0"/>
                  <w:marTop w:val="0"/>
                  <w:marBottom w:val="0"/>
                  <w:divBdr>
                    <w:top w:val="none" w:sz="0" w:space="0" w:color="auto"/>
                    <w:left w:val="none" w:sz="0" w:space="0" w:color="auto"/>
                    <w:bottom w:val="none" w:sz="0" w:space="0" w:color="auto"/>
                    <w:right w:val="none" w:sz="0" w:space="0" w:color="auto"/>
                  </w:divBdr>
                </w:div>
                <w:div w:id="939803063">
                  <w:marLeft w:val="0"/>
                  <w:marRight w:val="0"/>
                  <w:marTop w:val="0"/>
                  <w:marBottom w:val="0"/>
                  <w:divBdr>
                    <w:top w:val="none" w:sz="0" w:space="0" w:color="auto"/>
                    <w:left w:val="none" w:sz="0" w:space="0" w:color="auto"/>
                    <w:bottom w:val="none" w:sz="0" w:space="0" w:color="auto"/>
                    <w:right w:val="none" w:sz="0" w:space="0" w:color="auto"/>
                  </w:divBdr>
                </w:div>
                <w:div w:id="943540193">
                  <w:marLeft w:val="0"/>
                  <w:marRight w:val="0"/>
                  <w:marTop w:val="0"/>
                  <w:marBottom w:val="0"/>
                  <w:divBdr>
                    <w:top w:val="none" w:sz="0" w:space="0" w:color="auto"/>
                    <w:left w:val="none" w:sz="0" w:space="0" w:color="auto"/>
                    <w:bottom w:val="none" w:sz="0" w:space="0" w:color="auto"/>
                    <w:right w:val="none" w:sz="0" w:space="0" w:color="auto"/>
                  </w:divBdr>
                </w:div>
                <w:div w:id="944074595">
                  <w:marLeft w:val="0"/>
                  <w:marRight w:val="0"/>
                  <w:marTop w:val="0"/>
                  <w:marBottom w:val="0"/>
                  <w:divBdr>
                    <w:top w:val="none" w:sz="0" w:space="0" w:color="auto"/>
                    <w:left w:val="none" w:sz="0" w:space="0" w:color="auto"/>
                    <w:bottom w:val="none" w:sz="0" w:space="0" w:color="auto"/>
                    <w:right w:val="none" w:sz="0" w:space="0" w:color="auto"/>
                  </w:divBdr>
                </w:div>
                <w:div w:id="944846140">
                  <w:marLeft w:val="0"/>
                  <w:marRight w:val="0"/>
                  <w:marTop w:val="0"/>
                  <w:marBottom w:val="0"/>
                  <w:divBdr>
                    <w:top w:val="none" w:sz="0" w:space="0" w:color="auto"/>
                    <w:left w:val="none" w:sz="0" w:space="0" w:color="auto"/>
                    <w:bottom w:val="none" w:sz="0" w:space="0" w:color="auto"/>
                    <w:right w:val="none" w:sz="0" w:space="0" w:color="auto"/>
                  </w:divBdr>
                </w:div>
                <w:div w:id="945115702">
                  <w:marLeft w:val="0"/>
                  <w:marRight w:val="0"/>
                  <w:marTop w:val="0"/>
                  <w:marBottom w:val="0"/>
                  <w:divBdr>
                    <w:top w:val="none" w:sz="0" w:space="0" w:color="auto"/>
                    <w:left w:val="none" w:sz="0" w:space="0" w:color="auto"/>
                    <w:bottom w:val="none" w:sz="0" w:space="0" w:color="auto"/>
                    <w:right w:val="none" w:sz="0" w:space="0" w:color="auto"/>
                  </w:divBdr>
                </w:div>
                <w:div w:id="949514644">
                  <w:marLeft w:val="0"/>
                  <w:marRight w:val="0"/>
                  <w:marTop w:val="0"/>
                  <w:marBottom w:val="0"/>
                  <w:divBdr>
                    <w:top w:val="none" w:sz="0" w:space="0" w:color="auto"/>
                    <w:left w:val="none" w:sz="0" w:space="0" w:color="auto"/>
                    <w:bottom w:val="none" w:sz="0" w:space="0" w:color="auto"/>
                    <w:right w:val="none" w:sz="0" w:space="0" w:color="auto"/>
                  </w:divBdr>
                </w:div>
                <w:div w:id="950017529">
                  <w:marLeft w:val="0"/>
                  <w:marRight w:val="0"/>
                  <w:marTop w:val="0"/>
                  <w:marBottom w:val="0"/>
                  <w:divBdr>
                    <w:top w:val="none" w:sz="0" w:space="0" w:color="auto"/>
                    <w:left w:val="none" w:sz="0" w:space="0" w:color="auto"/>
                    <w:bottom w:val="none" w:sz="0" w:space="0" w:color="auto"/>
                    <w:right w:val="none" w:sz="0" w:space="0" w:color="auto"/>
                  </w:divBdr>
                </w:div>
                <w:div w:id="951328877">
                  <w:marLeft w:val="0"/>
                  <w:marRight w:val="0"/>
                  <w:marTop w:val="0"/>
                  <w:marBottom w:val="0"/>
                  <w:divBdr>
                    <w:top w:val="none" w:sz="0" w:space="0" w:color="auto"/>
                    <w:left w:val="none" w:sz="0" w:space="0" w:color="auto"/>
                    <w:bottom w:val="none" w:sz="0" w:space="0" w:color="auto"/>
                    <w:right w:val="none" w:sz="0" w:space="0" w:color="auto"/>
                  </w:divBdr>
                </w:div>
                <w:div w:id="958101905">
                  <w:marLeft w:val="0"/>
                  <w:marRight w:val="0"/>
                  <w:marTop w:val="0"/>
                  <w:marBottom w:val="0"/>
                  <w:divBdr>
                    <w:top w:val="none" w:sz="0" w:space="0" w:color="auto"/>
                    <w:left w:val="none" w:sz="0" w:space="0" w:color="auto"/>
                    <w:bottom w:val="none" w:sz="0" w:space="0" w:color="auto"/>
                    <w:right w:val="none" w:sz="0" w:space="0" w:color="auto"/>
                  </w:divBdr>
                </w:div>
                <w:div w:id="959603160">
                  <w:marLeft w:val="0"/>
                  <w:marRight w:val="0"/>
                  <w:marTop w:val="0"/>
                  <w:marBottom w:val="0"/>
                  <w:divBdr>
                    <w:top w:val="none" w:sz="0" w:space="0" w:color="auto"/>
                    <w:left w:val="none" w:sz="0" w:space="0" w:color="auto"/>
                    <w:bottom w:val="none" w:sz="0" w:space="0" w:color="auto"/>
                    <w:right w:val="none" w:sz="0" w:space="0" w:color="auto"/>
                  </w:divBdr>
                </w:div>
                <w:div w:id="960115689">
                  <w:marLeft w:val="0"/>
                  <w:marRight w:val="0"/>
                  <w:marTop w:val="0"/>
                  <w:marBottom w:val="0"/>
                  <w:divBdr>
                    <w:top w:val="none" w:sz="0" w:space="0" w:color="auto"/>
                    <w:left w:val="none" w:sz="0" w:space="0" w:color="auto"/>
                    <w:bottom w:val="none" w:sz="0" w:space="0" w:color="auto"/>
                    <w:right w:val="none" w:sz="0" w:space="0" w:color="auto"/>
                  </w:divBdr>
                </w:div>
                <w:div w:id="961502394">
                  <w:marLeft w:val="0"/>
                  <w:marRight w:val="0"/>
                  <w:marTop w:val="0"/>
                  <w:marBottom w:val="0"/>
                  <w:divBdr>
                    <w:top w:val="none" w:sz="0" w:space="0" w:color="auto"/>
                    <w:left w:val="none" w:sz="0" w:space="0" w:color="auto"/>
                    <w:bottom w:val="none" w:sz="0" w:space="0" w:color="auto"/>
                    <w:right w:val="none" w:sz="0" w:space="0" w:color="auto"/>
                  </w:divBdr>
                </w:div>
                <w:div w:id="975065441">
                  <w:marLeft w:val="0"/>
                  <w:marRight w:val="0"/>
                  <w:marTop w:val="0"/>
                  <w:marBottom w:val="0"/>
                  <w:divBdr>
                    <w:top w:val="none" w:sz="0" w:space="0" w:color="auto"/>
                    <w:left w:val="none" w:sz="0" w:space="0" w:color="auto"/>
                    <w:bottom w:val="none" w:sz="0" w:space="0" w:color="auto"/>
                    <w:right w:val="none" w:sz="0" w:space="0" w:color="auto"/>
                  </w:divBdr>
                </w:div>
                <w:div w:id="976451120">
                  <w:marLeft w:val="0"/>
                  <w:marRight w:val="0"/>
                  <w:marTop w:val="0"/>
                  <w:marBottom w:val="0"/>
                  <w:divBdr>
                    <w:top w:val="none" w:sz="0" w:space="0" w:color="auto"/>
                    <w:left w:val="none" w:sz="0" w:space="0" w:color="auto"/>
                    <w:bottom w:val="none" w:sz="0" w:space="0" w:color="auto"/>
                    <w:right w:val="none" w:sz="0" w:space="0" w:color="auto"/>
                  </w:divBdr>
                </w:div>
                <w:div w:id="977760173">
                  <w:marLeft w:val="0"/>
                  <w:marRight w:val="0"/>
                  <w:marTop w:val="0"/>
                  <w:marBottom w:val="0"/>
                  <w:divBdr>
                    <w:top w:val="none" w:sz="0" w:space="0" w:color="auto"/>
                    <w:left w:val="none" w:sz="0" w:space="0" w:color="auto"/>
                    <w:bottom w:val="none" w:sz="0" w:space="0" w:color="auto"/>
                    <w:right w:val="none" w:sz="0" w:space="0" w:color="auto"/>
                  </w:divBdr>
                </w:div>
                <w:div w:id="977801348">
                  <w:marLeft w:val="0"/>
                  <w:marRight w:val="0"/>
                  <w:marTop w:val="0"/>
                  <w:marBottom w:val="0"/>
                  <w:divBdr>
                    <w:top w:val="none" w:sz="0" w:space="0" w:color="auto"/>
                    <w:left w:val="none" w:sz="0" w:space="0" w:color="auto"/>
                    <w:bottom w:val="none" w:sz="0" w:space="0" w:color="auto"/>
                    <w:right w:val="none" w:sz="0" w:space="0" w:color="auto"/>
                  </w:divBdr>
                </w:div>
                <w:div w:id="982005587">
                  <w:marLeft w:val="0"/>
                  <w:marRight w:val="0"/>
                  <w:marTop w:val="0"/>
                  <w:marBottom w:val="0"/>
                  <w:divBdr>
                    <w:top w:val="none" w:sz="0" w:space="0" w:color="auto"/>
                    <w:left w:val="none" w:sz="0" w:space="0" w:color="auto"/>
                    <w:bottom w:val="none" w:sz="0" w:space="0" w:color="auto"/>
                    <w:right w:val="none" w:sz="0" w:space="0" w:color="auto"/>
                  </w:divBdr>
                </w:div>
                <w:div w:id="983584633">
                  <w:marLeft w:val="0"/>
                  <w:marRight w:val="0"/>
                  <w:marTop w:val="0"/>
                  <w:marBottom w:val="0"/>
                  <w:divBdr>
                    <w:top w:val="none" w:sz="0" w:space="0" w:color="auto"/>
                    <w:left w:val="none" w:sz="0" w:space="0" w:color="auto"/>
                    <w:bottom w:val="none" w:sz="0" w:space="0" w:color="auto"/>
                    <w:right w:val="none" w:sz="0" w:space="0" w:color="auto"/>
                  </w:divBdr>
                </w:div>
                <w:div w:id="986786023">
                  <w:marLeft w:val="0"/>
                  <w:marRight w:val="0"/>
                  <w:marTop w:val="0"/>
                  <w:marBottom w:val="0"/>
                  <w:divBdr>
                    <w:top w:val="none" w:sz="0" w:space="0" w:color="auto"/>
                    <w:left w:val="none" w:sz="0" w:space="0" w:color="auto"/>
                    <w:bottom w:val="none" w:sz="0" w:space="0" w:color="auto"/>
                    <w:right w:val="none" w:sz="0" w:space="0" w:color="auto"/>
                  </w:divBdr>
                </w:div>
                <w:div w:id="988442104">
                  <w:marLeft w:val="0"/>
                  <w:marRight w:val="0"/>
                  <w:marTop w:val="0"/>
                  <w:marBottom w:val="0"/>
                  <w:divBdr>
                    <w:top w:val="none" w:sz="0" w:space="0" w:color="auto"/>
                    <w:left w:val="none" w:sz="0" w:space="0" w:color="auto"/>
                    <w:bottom w:val="none" w:sz="0" w:space="0" w:color="auto"/>
                    <w:right w:val="none" w:sz="0" w:space="0" w:color="auto"/>
                  </w:divBdr>
                </w:div>
                <w:div w:id="990670070">
                  <w:marLeft w:val="0"/>
                  <w:marRight w:val="0"/>
                  <w:marTop w:val="0"/>
                  <w:marBottom w:val="0"/>
                  <w:divBdr>
                    <w:top w:val="none" w:sz="0" w:space="0" w:color="auto"/>
                    <w:left w:val="none" w:sz="0" w:space="0" w:color="auto"/>
                    <w:bottom w:val="none" w:sz="0" w:space="0" w:color="auto"/>
                    <w:right w:val="none" w:sz="0" w:space="0" w:color="auto"/>
                  </w:divBdr>
                </w:div>
                <w:div w:id="993727373">
                  <w:marLeft w:val="0"/>
                  <w:marRight w:val="0"/>
                  <w:marTop w:val="0"/>
                  <w:marBottom w:val="0"/>
                  <w:divBdr>
                    <w:top w:val="none" w:sz="0" w:space="0" w:color="auto"/>
                    <w:left w:val="none" w:sz="0" w:space="0" w:color="auto"/>
                    <w:bottom w:val="none" w:sz="0" w:space="0" w:color="auto"/>
                    <w:right w:val="none" w:sz="0" w:space="0" w:color="auto"/>
                  </w:divBdr>
                </w:div>
                <w:div w:id="994529953">
                  <w:marLeft w:val="0"/>
                  <w:marRight w:val="0"/>
                  <w:marTop w:val="0"/>
                  <w:marBottom w:val="0"/>
                  <w:divBdr>
                    <w:top w:val="none" w:sz="0" w:space="0" w:color="auto"/>
                    <w:left w:val="none" w:sz="0" w:space="0" w:color="auto"/>
                    <w:bottom w:val="none" w:sz="0" w:space="0" w:color="auto"/>
                    <w:right w:val="none" w:sz="0" w:space="0" w:color="auto"/>
                  </w:divBdr>
                </w:div>
                <w:div w:id="999692441">
                  <w:marLeft w:val="0"/>
                  <w:marRight w:val="0"/>
                  <w:marTop w:val="0"/>
                  <w:marBottom w:val="0"/>
                  <w:divBdr>
                    <w:top w:val="none" w:sz="0" w:space="0" w:color="auto"/>
                    <w:left w:val="none" w:sz="0" w:space="0" w:color="auto"/>
                    <w:bottom w:val="none" w:sz="0" w:space="0" w:color="auto"/>
                    <w:right w:val="none" w:sz="0" w:space="0" w:color="auto"/>
                  </w:divBdr>
                </w:div>
                <w:div w:id="1000082525">
                  <w:marLeft w:val="0"/>
                  <w:marRight w:val="0"/>
                  <w:marTop w:val="0"/>
                  <w:marBottom w:val="0"/>
                  <w:divBdr>
                    <w:top w:val="none" w:sz="0" w:space="0" w:color="auto"/>
                    <w:left w:val="none" w:sz="0" w:space="0" w:color="auto"/>
                    <w:bottom w:val="none" w:sz="0" w:space="0" w:color="auto"/>
                    <w:right w:val="none" w:sz="0" w:space="0" w:color="auto"/>
                  </w:divBdr>
                </w:div>
                <w:div w:id="1000278654">
                  <w:marLeft w:val="0"/>
                  <w:marRight w:val="0"/>
                  <w:marTop w:val="0"/>
                  <w:marBottom w:val="0"/>
                  <w:divBdr>
                    <w:top w:val="none" w:sz="0" w:space="0" w:color="auto"/>
                    <w:left w:val="none" w:sz="0" w:space="0" w:color="auto"/>
                    <w:bottom w:val="none" w:sz="0" w:space="0" w:color="auto"/>
                    <w:right w:val="none" w:sz="0" w:space="0" w:color="auto"/>
                  </w:divBdr>
                </w:div>
                <w:div w:id="1007558105">
                  <w:marLeft w:val="0"/>
                  <w:marRight w:val="0"/>
                  <w:marTop w:val="0"/>
                  <w:marBottom w:val="0"/>
                  <w:divBdr>
                    <w:top w:val="none" w:sz="0" w:space="0" w:color="auto"/>
                    <w:left w:val="none" w:sz="0" w:space="0" w:color="auto"/>
                    <w:bottom w:val="none" w:sz="0" w:space="0" w:color="auto"/>
                    <w:right w:val="none" w:sz="0" w:space="0" w:color="auto"/>
                  </w:divBdr>
                </w:div>
                <w:div w:id="1007708448">
                  <w:marLeft w:val="0"/>
                  <w:marRight w:val="0"/>
                  <w:marTop w:val="0"/>
                  <w:marBottom w:val="0"/>
                  <w:divBdr>
                    <w:top w:val="none" w:sz="0" w:space="0" w:color="auto"/>
                    <w:left w:val="none" w:sz="0" w:space="0" w:color="auto"/>
                    <w:bottom w:val="none" w:sz="0" w:space="0" w:color="auto"/>
                    <w:right w:val="none" w:sz="0" w:space="0" w:color="auto"/>
                  </w:divBdr>
                </w:div>
                <w:div w:id="1014914661">
                  <w:marLeft w:val="0"/>
                  <w:marRight w:val="0"/>
                  <w:marTop w:val="0"/>
                  <w:marBottom w:val="0"/>
                  <w:divBdr>
                    <w:top w:val="none" w:sz="0" w:space="0" w:color="auto"/>
                    <w:left w:val="none" w:sz="0" w:space="0" w:color="auto"/>
                    <w:bottom w:val="none" w:sz="0" w:space="0" w:color="auto"/>
                    <w:right w:val="none" w:sz="0" w:space="0" w:color="auto"/>
                  </w:divBdr>
                </w:div>
                <w:div w:id="1019551019">
                  <w:marLeft w:val="0"/>
                  <w:marRight w:val="0"/>
                  <w:marTop w:val="0"/>
                  <w:marBottom w:val="0"/>
                  <w:divBdr>
                    <w:top w:val="none" w:sz="0" w:space="0" w:color="auto"/>
                    <w:left w:val="none" w:sz="0" w:space="0" w:color="auto"/>
                    <w:bottom w:val="none" w:sz="0" w:space="0" w:color="auto"/>
                    <w:right w:val="none" w:sz="0" w:space="0" w:color="auto"/>
                  </w:divBdr>
                </w:div>
                <w:div w:id="1021708489">
                  <w:marLeft w:val="0"/>
                  <w:marRight w:val="0"/>
                  <w:marTop w:val="0"/>
                  <w:marBottom w:val="0"/>
                  <w:divBdr>
                    <w:top w:val="none" w:sz="0" w:space="0" w:color="auto"/>
                    <w:left w:val="none" w:sz="0" w:space="0" w:color="auto"/>
                    <w:bottom w:val="none" w:sz="0" w:space="0" w:color="auto"/>
                    <w:right w:val="none" w:sz="0" w:space="0" w:color="auto"/>
                  </w:divBdr>
                </w:div>
                <w:div w:id="1022124563">
                  <w:marLeft w:val="0"/>
                  <w:marRight w:val="0"/>
                  <w:marTop w:val="0"/>
                  <w:marBottom w:val="0"/>
                  <w:divBdr>
                    <w:top w:val="none" w:sz="0" w:space="0" w:color="auto"/>
                    <w:left w:val="none" w:sz="0" w:space="0" w:color="auto"/>
                    <w:bottom w:val="none" w:sz="0" w:space="0" w:color="auto"/>
                    <w:right w:val="none" w:sz="0" w:space="0" w:color="auto"/>
                  </w:divBdr>
                </w:div>
                <w:div w:id="1023361668">
                  <w:marLeft w:val="0"/>
                  <w:marRight w:val="0"/>
                  <w:marTop w:val="0"/>
                  <w:marBottom w:val="0"/>
                  <w:divBdr>
                    <w:top w:val="none" w:sz="0" w:space="0" w:color="auto"/>
                    <w:left w:val="none" w:sz="0" w:space="0" w:color="auto"/>
                    <w:bottom w:val="none" w:sz="0" w:space="0" w:color="auto"/>
                    <w:right w:val="none" w:sz="0" w:space="0" w:color="auto"/>
                  </w:divBdr>
                </w:div>
                <w:div w:id="1023896788">
                  <w:marLeft w:val="0"/>
                  <w:marRight w:val="0"/>
                  <w:marTop w:val="0"/>
                  <w:marBottom w:val="0"/>
                  <w:divBdr>
                    <w:top w:val="none" w:sz="0" w:space="0" w:color="auto"/>
                    <w:left w:val="none" w:sz="0" w:space="0" w:color="auto"/>
                    <w:bottom w:val="none" w:sz="0" w:space="0" w:color="auto"/>
                    <w:right w:val="none" w:sz="0" w:space="0" w:color="auto"/>
                  </w:divBdr>
                </w:div>
                <w:div w:id="1023899511">
                  <w:marLeft w:val="0"/>
                  <w:marRight w:val="0"/>
                  <w:marTop w:val="0"/>
                  <w:marBottom w:val="0"/>
                  <w:divBdr>
                    <w:top w:val="none" w:sz="0" w:space="0" w:color="auto"/>
                    <w:left w:val="none" w:sz="0" w:space="0" w:color="auto"/>
                    <w:bottom w:val="none" w:sz="0" w:space="0" w:color="auto"/>
                    <w:right w:val="none" w:sz="0" w:space="0" w:color="auto"/>
                  </w:divBdr>
                </w:div>
                <w:div w:id="1026829918">
                  <w:marLeft w:val="0"/>
                  <w:marRight w:val="0"/>
                  <w:marTop w:val="0"/>
                  <w:marBottom w:val="0"/>
                  <w:divBdr>
                    <w:top w:val="none" w:sz="0" w:space="0" w:color="auto"/>
                    <w:left w:val="none" w:sz="0" w:space="0" w:color="auto"/>
                    <w:bottom w:val="none" w:sz="0" w:space="0" w:color="auto"/>
                    <w:right w:val="none" w:sz="0" w:space="0" w:color="auto"/>
                  </w:divBdr>
                </w:div>
                <w:div w:id="1027950205">
                  <w:marLeft w:val="0"/>
                  <w:marRight w:val="0"/>
                  <w:marTop w:val="0"/>
                  <w:marBottom w:val="0"/>
                  <w:divBdr>
                    <w:top w:val="none" w:sz="0" w:space="0" w:color="auto"/>
                    <w:left w:val="none" w:sz="0" w:space="0" w:color="auto"/>
                    <w:bottom w:val="none" w:sz="0" w:space="0" w:color="auto"/>
                    <w:right w:val="none" w:sz="0" w:space="0" w:color="auto"/>
                  </w:divBdr>
                </w:div>
                <w:div w:id="1028608174">
                  <w:marLeft w:val="0"/>
                  <w:marRight w:val="0"/>
                  <w:marTop w:val="0"/>
                  <w:marBottom w:val="0"/>
                  <w:divBdr>
                    <w:top w:val="none" w:sz="0" w:space="0" w:color="auto"/>
                    <w:left w:val="none" w:sz="0" w:space="0" w:color="auto"/>
                    <w:bottom w:val="none" w:sz="0" w:space="0" w:color="auto"/>
                    <w:right w:val="none" w:sz="0" w:space="0" w:color="auto"/>
                  </w:divBdr>
                </w:div>
                <w:div w:id="1030298148">
                  <w:marLeft w:val="0"/>
                  <w:marRight w:val="0"/>
                  <w:marTop w:val="0"/>
                  <w:marBottom w:val="0"/>
                  <w:divBdr>
                    <w:top w:val="none" w:sz="0" w:space="0" w:color="auto"/>
                    <w:left w:val="none" w:sz="0" w:space="0" w:color="auto"/>
                    <w:bottom w:val="none" w:sz="0" w:space="0" w:color="auto"/>
                    <w:right w:val="none" w:sz="0" w:space="0" w:color="auto"/>
                  </w:divBdr>
                </w:div>
                <w:div w:id="1033312803">
                  <w:marLeft w:val="0"/>
                  <w:marRight w:val="0"/>
                  <w:marTop w:val="0"/>
                  <w:marBottom w:val="0"/>
                  <w:divBdr>
                    <w:top w:val="none" w:sz="0" w:space="0" w:color="auto"/>
                    <w:left w:val="none" w:sz="0" w:space="0" w:color="auto"/>
                    <w:bottom w:val="none" w:sz="0" w:space="0" w:color="auto"/>
                    <w:right w:val="none" w:sz="0" w:space="0" w:color="auto"/>
                  </w:divBdr>
                </w:div>
                <w:div w:id="1033771506">
                  <w:marLeft w:val="0"/>
                  <w:marRight w:val="0"/>
                  <w:marTop w:val="0"/>
                  <w:marBottom w:val="0"/>
                  <w:divBdr>
                    <w:top w:val="none" w:sz="0" w:space="0" w:color="auto"/>
                    <w:left w:val="none" w:sz="0" w:space="0" w:color="auto"/>
                    <w:bottom w:val="none" w:sz="0" w:space="0" w:color="auto"/>
                    <w:right w:val="none" w:sz="0" w:space="0" w:color="auto"/>
                  </w:divBdr>
                </w:div>
                <w:div w:id="1034114369">
                  <w:marLeft w:val="0"/>
                  <w:marRight w:val="0"/>
                  <w:marTop w:val="0"/>
                  <w:marBottom w:val="0"/>
                  <w:divBdr>
                    <w:top w:val="none" w:sz="0" w:space="0" w:color="auto"/>
                    <w:left w:val="none" w:sz="0" w:space="0" w:color="auto"/>
                    <w:bottom w:val="none" w:sz="0" w:space="0" w:color="auto"/>
                    <w:right w:val="none" w:sz="0" w:space="0" w:color="auto"/>
                  </w:divBdr>
                </w:div>
                <w:div w:id="1034694531">
                  <w:marLeft w:val="0"/>
                  <w:marRight w:val="0"/>
                  <w:marTop w:val="0"/>
                  <w:marBottom w:val="0"/>
                  <w:divBdr>
                    <w:top w:val="none" w:sz="0" w:space="0" w:color="auto"/>
                    <w:left w:val="none" w:sz="0" w:space="0" w:color="auto"/>
                    <w:bottom w:val="none" w:sz="0" w:space="0" w:color="auto"/>
                    <w:right w:val="none" w:sz="0" w:space="0" w:color="auto"/>
                  </w:divBdr>
                </w:div>
                <w:div w:id="1039473291">
                  <w:marLeft w:val="0"/>
                  <w:marRight w:val="0"/>
                  <w:marTop w:val="0"/>
                  <w:marBottom w:val="0"/>
                  <w:divBdr>
                    <w:top w:val="none" w:sz="0" w:space="0" w:color="auto"/>
                    <w:left w:val="none" w:sz="0" w:space="0" w:color="auto"/>
                    <w:bottom w:val="none" w:sz="0" w:space="0" w:color="auto"/>
                    <w:right w:val="none" w:sz="0" w:space="0" w:color="auto"/>
                  </w:divBdr>
                </w:div>
                <w:div w:id="1039743762">
                  <w:marLeft w:val="0"/>
                  <w:marRight w:val="0"/>
                  <w:marTop w:val="0"/>
                  <w:marBottom w:val="0"/>
                  <w:divBdr>
                    <w:top w:val="none" w:sz="0" w:space="0" w:color="auto"/>
                    <w:left w:val="none" w:sz="0" w:space="0" w:color="auto"/>
                    <w:bottom w:val="none" w:sz="0" w:space="0" w:color="auto"/>
                    <w:right w:val="none" w:sz="0" w:space="0" w:color="auto"/>
                  </w:divBdr>
                </w:div>
                <w:div w:id="1040319288">
                  <w:marLeft w:val="0"/>
                  <w:marRight w:val="0"/>
                  <w:marTop w:val="0"/>
                  <w:marBottom w:val="0"/>
                  <w:divBdr>
                    <w:top w:val="none" w:sz="0" w:space="0" w:color="auto"/>
                    <w:left w:val="none" w:sz="0" w:space="0" w:color="auto"/>
                    <w:bottom w:val="none" w:sz="0" w:space="0" w:color="auto"/>
                    <w:right w:val="none" w:sz="0" w:space="0" w:color="auto"/>
                  </w:divBdr>
                </w:div>
                <w:div w:id="1044520862">
                  <w:marLeft w:val="0"/>
                  <w:marRight w:val="0"/>
                  <w:marTop w:val="0"/>
                  <w:marBottom w:val="0"/>
                  <w:divBdr>
                    <w:top w:val="none" w:sz="0" w:space="0" w:color="auto"/>
                    <w:left w:val="none" w:sz="0" w:space="0" w:color="auto"/>
                    <w:bottom w:val="none" w:sz="0" w:space="0" w:color="auto"/>
                    <w:right w:val="none" w:sz="0" w:space="0" w:color="auto"/>
                  </w:divBdr>
                </w:div>
                <w:div w:id="1045838392">
                  <w:marLeft w:val="0"/>
                  <w:marRight w:val="0"/>
                  <w:marTop w:val="0"/>
                  <w:marBottom w:val="0"/>
                  <w:divBdr>
                    <w:top w:val="none" w:sz="0" w:space="0" w:color="auto"/>
                    <w:left w:val="none" w:sz="0" w:space="0" w:color="auto"/>
                    <w:bottom w:val="none" w:sz="0" w:space="0" w:color="auto"/>
                    <w:right w:val="none" w:sz="0" w:space="0" w:color="auto"/>
                  </w:divBdr>
                </w:div>
                <w:div w:id="1046028957">
                  <w:marLeft w:val="0"/>
                  <w:marRight w:val="0"/>
                  <w:marTop w:val="0"/>
                  <w:marBottom w:val="0"/>
                  <w:divBdr>
                    <w:top w:val="none" w:sz="0" w:space="0" w:color="auto"/>
                    <w:left w:val="none" w:sz="0" w:space="0" w:color="auto"/>
                    <w:bottom w:val="none" w:sz="0" w:space="0" w:color="auto"/>
                    <w:right w:val="none" w:sz="0" w:space="0" w:color="auto"/>
                  </w:divBdr>
                </w:div>
                <w:div w:id="1046106940">
                  <w:marLeft w:val="0"/>
                  <w:marRight w:val="0"/>
                  <w:marTop w:val="0"/>
                  <w:marBottom w:val="0"/>
                  <w:divBdr>
                    <w:top w:val="none" w:sz="0" w:space="0" w:color="auto"/>
                    <w:left w:val="none" w:sz="0" w:space="0" w:color="auto"/>
                    <w:bottom w:val="none" w:sz="0" w:space="0" w:color="auto"/>
                    <w:right w:val="none" w:sz="0" w:space="0" w:color="auto"/>
                  </w:divBdr>
                </w:div>
                <w:div w:id="1046176174">
                  <w:marLeft w:val="0"/>
                  <w:marRight w:val="0"/>
                  <w:marTop w:val="0"/>
                  <w:marBottom w:val="0"/>
                  <w:divBdr>
                    <w:top w:val="none" w:sz="0" w:space="0" w:color="auto"/>
                    <w:left w:val="none" w:sz="0" w:space="0" w:color="auto"/>
                    <w:bottom w:val="none" w:sz="0" w:space="0" w:color="auto"/>
                    <w:right w:val="none" w:sz="0" w:space="0" w:color="auto"/>
                  </w:divBdr>
                </w:div>
                <w:div w:id="1046566621">
                  <w:marLeft w:val="0"/>
                  <w:marRight w:val="0"/>
                  <w:marTop w:val="0"/>
                  <w:marBottom w:val="0"/>
                  <w:divBdr>
                    <w:top w:val="none" w:sz="0" w:space="0" w:color="auto"/>
                    <w:left w:val="none" w:sz="0" w:space="0" w:color="auto"/>
                    <w:bottom w:val="none" w:sz="0" w:space="0" w:color="auto"/>
                    <w:right w:val="none" w:sz="0" w:space="0" w:color="auto"/>
                  </w:divBdr>
                </w:div>
                <w:div w:id="1048913959">
                  <w:marLeft w:val="0"/>
                  <w:marRight w:val="0"/>
                  <w:marTop w:val="0"/>
                  <w:marBottom w:val="0"/>
                  <w:divBdr>
                    <w:top w:val="none" w:sz="0" w:space="0" w:color="auto"/>
                    <w:left w:val="none" w:sz="0" w:space="0" w:color="auto"/>
                    <w:bottom w:val="none" w:sz="0" w:space="0" w:color="auto"/>
                    <w:right w:val="none" w:sz="0" w:space="0" w:color="auto"/>
                  </w:divBdr>
                </w:div>
                <w:div w:id="1052846239">
                  <w:marLeft w:val="0"/>
                  <w:marRight w:val="0"/>
                  <w:marTop w:val="0"/>
                  <w:marBottom w:val="0"/>
                  <w:divBdr>
                    <w:top w:val="none" w:sz="0" w:space="0" w:color="auto"/>
                    <w:left w:val="none" w:sz="0" w:space="0" w:color="auto"/>
                    <w:bottom w:val="none" w:sz="0" w:space="0" w:color="auto"/>
                    <w:right w:val="none" w:sz="0" w:space="0" w:color="auto"/>
                  </w:divBdr>
                </w:div>
                <w:div w:id="1054084370">
                  <w:marLeft w:val="0"/>
                  <w:marRight w:val="0"/>
                  <w:marTop w:val="0"/>
                  <w:marBottom w:val="0"/>
                  <w:divBdr>
                    <w:top w:val="none" w:sz="0" w:space="0" w:color="auto"/>
                    <w:left w:val="none" w:sz="0" w:space="0" w:color="auto"/>
                    <w:bottom w:val="none" w:sz="0" w:space="0" w:color="auto"/>
                    <w:right w:val="none" w:sz="0" w:space="0" w:color="auto"/>
                  </w:divBdr>
                </w:div>
                <w:div w:id="1054232369">
                  <w:marLeft w:val="0"/>
                  <w:marRight w:val="0"/>
                  <w:marTop w:val="0"/>
                  <w:marBottom w:val="0"/>
                  <w:divBdr>
                    <w:top w:val="none" w:sz="0" w:space="0" w:color="auto"/>
                    <w:left w:val="none" w:sz="0" w:space="0" w:color="auto"/>
                    <w:bottom w:val="none" w:sz="0" w:space="0" w:color="auto"/>
                    <w:right w:val="none" w:sz="0" w:space="0" w:color="auto"/>
                  </w:divBdr>
                </w:div>
                <w:div w:id="1055662952">
                  <w:marLeft w:val="0"/>
                  <w:marRight w:val="0"/>
                  <w:marTop w:val="0"/>
                  <w:marBottom w:val="0"/>
                  <w:divBdr>
                    <w:top w:val="none" w:sz="0" w:space="0" w:color="auto"/>
                    <w:left w:val="none" w:sz="0" w:space="0" w:color="auto"/>
                    <w:bottom w:val="none" w:sz="0" w:space="0" w:color="auto"/>
                    <w:right w:val="none" w:sz="0" w:space="0" w:color="auto"/>
                  </w:divBdr>
                </w:div>
                <w:div w:id="1055665755">
                  <w:marLeft w:val="0"/>
                  <w:marRight w:val="0"/>
                  <w:marTop w:val="0"/>
                  <w:marBottom w:val="0"/>
                  <w:divBdr>
                    <w:top w:val="none" w:sz="0" w:space="0" w:color="auto"/>
                    <w:left w:val="none" w:sz="0" w:space="0" w:color="auto"/>
                    <w:bottom w:val="none" w:sz="0" w:space="0" w:color="auto"/>
                    <w:right w:val="none" w:sz="0" w:space="0" w:color="auto"/>
                  </w:divBdr>
                </w:div>
                <w:div w:id="1056196564">
                  <w:marLeft w:val="0"/>
                  <w:marRight w:val="0"/>
                  <w:marTop w:val="0"/>
                  <w:marBottom w:val="0"/>
                  <w:divBdr>
                    <w:top w:val="none" w:sz="0" w:space="0" w:color="auto"/>
                    <w:left w:val="none" w:sz="0" w:space="0" w:color="auto"/>
                    <w:bottom w:val="none" w:sz="0" w:space="0" w:color="auto"/>
                    <w:right w:val="none" w:sz="0" w:space="0" w:color="auto"/>
                  </w:divBdr>
                </w:div>
                <w:div w:id="1058632486">
                  <w:marLeft w:val="0"/>
                  <w:marRight w:val="0"/>
                  <w:marTop w:val="0"/>
                  <w:marBottom w:val="0"/>
                  <w:divBdr>
                    <w:top w:val="none" w:sz="0" w:space="0" w:color="auto"/>
                    <w:left w:val="none" w:sz="0" w:space="0" w:color="auto"/>
                    <w:bottom w:val="none" w:sz="0" w:space="0" w:color="auto"/>
                    <w:right w:val="none" w:sz="0" w:space="0" w:color="auto"/>
                  </w:divBdr>
                </w:div>
                <w:div w:id="1058825101">
                  <w:marLeft w:val="0"/>
                  <w:marRight w:val="0"/>
                  <w:marTop w:val="0"/>
                  <w:marBottom w:val="0"/>
                  <w:divBdr>
                    <w:top w:val="none" w:sz="0" w:space="0" w:color="auto"/>
                    <w:left w:val="none" w:sz="0" w:space="0" w:color="auto"/>
                    <w:bottom w:val="none" w:sz="0" w:space="0" w:color="auto"/>
                    <w:right w:val="none" w:sz="0" w:space="0" w:color="auto"/>
                  </w:divBdr>
                </w:div>
                <w:div w:id="1059209140">
                  <w:marLeft w:val="0"/>
                  <w:marRight w:val="0"/>
                  <w:marTop w:val="0"/>
                  <w:marBottom w:val="0"/>
                  <w:divBdr>
                    <w:top w:val="none" w:sz="0" w:space="0" w:color="auto"/>
                    <w:left w:val="none" w:sz="0" w:space="0" w:color="auto"/>
                    <w:bottom w:val="none" w:sz="0" w:space="0" w:color="auto"/>
                    <w:right w:val="none" w:sz="0" w:space="0" w:color="auto"/>
                  </w:divBdr>
                </w:div>
                <w:div w:id="1059288453">
                  <w:marLeft w:val="0"/>
                  <w:marRight w:val="0"/>
                  <w:marTop w:val="0"/>
                  <w:marBottom w:val="0"/>
                  <w:divBdr>
                    <w:top w:val="none" w:sz="0" w:space="0" w:color="auto"/>
                    <w:left w:val="none" w:sz="0" w:space="0" w:color="auto"/>
                    <w:bottom w:val="none" w:sz="0" w:space="0" w:color="auto"/>
                    <w:right w:val="none" w:sz="0" w:space="0" w:color="auto"/>
                  </w:divBdr>
                </w:div>
                <w:div w:id="1062211895">
                  <w:marLeft w:val="0"/>
                  <w:marRight w:val="0"/>
                  <w:marTop w:val="0"/>
                  <w:marBottom w:val="0"/>
                  <w:divBdr>
                    <w:top w:val="none" w:sz="0" w:space="0" w:color="auto"/>
                    <w:left w:val="none" w:sz="0" w:space="0" w:color="auto"/>
                    <w:bottom w:val="none" w:sz="0" w:space="0" w:color="auto"/>
                    <w:right w:val="none" w:sz="0" w:space="0" w:color="auto"/>
                  </w:divBdr>
                </w:div>
                <w:div w:id="1063874599">
                  <w:marLeft w:val="0"/>
                  <w:marRight w:val="0"/>
                  <w:marTop w:val="0"/>
                  <w:marBottom w:val="0"/>
                  <w:divBdr>
                    <w:top w:val="none" w:sz="0" w:space="0" w:color="auto"/>
                    <w:left w:val="none" w:sz="0" w:space="0" w:color="auto"/>
                    <w:bottom w:val="none" w:sz="0" w:space="0" w:color="auto"/>
                    <w:right w:val="none" w:sz="0" w:space="0" w:color="auto"/>
                  </w:divBdr>
                </w:div>
                <w:div w:id="1064335721">
                  <w:marLeft w:val="0"/>
                  <w:marRight w:val="0"/>
                  <w:marTop w:val="0"/>
                  <w:marBottom w:val="0"/>
                  <w:divBdr>
                    <w:top w:val="none" w:sz="0" w:space="0" w:color="auto"/>
                    <w:left w:val="none" w:sz="0" w:space="0" w:color="auto"/>
                    <w:bottom w:val="none" w:sz="0" w:space="0" w:color="auto"/>
                    <w:right w:val="none" w:sz="0" w:space="0" w:color="auto"/>
                  </w:divBdr>
                </w:div>
                <w:div w:id="1065294292">
                  <w:marLeft w:val="0"/>
                  <w:marRight w:val="0"/>
                  <w:marTop w:val="0"/>
                  <w:marBottom w:val="0"/>
                  <w:divBdr>
                    <w:top w:val="none" w:sz="0" w:space="0" w:color="auto"/>
                    <w:left w:val="none" w:sz="0" w:space="0" w:color="auto"/>
                    <w:bottom w:val="none" w:sz="0" w:space="0" w:color="auto"/>
                    <w:right w:val="none" w:sz="0" w:space="0" w:color="auto"/>
                  </w:divBdr>
                </w:div>
                <w:div w:id="1066957304">
                  <w:marLeft w:val="0"/>
                  <w:marRight w:val="0"/>
                  <w:marTop w:val="0"/>
                  <w:marBottom w:val="0"/>
                  <w:divBdr>
                    <w:top w:val="none" w:sz="0" w:space="0" w:color="auto"/>
                    <w:left w:val="none" w:sz="0" w:space="0" w:color="auto"/>
                    <w:bottom w:val="none" w:sz="0" w:space="0" w:color="auto"/>
                    <w:right w:val="none" w:sz="0" w:space="0" w:color="auto"/>
                  </w:divBdr>
                </w:div>
                <w:div w:id="1068655296">
                  <w:marLeft w:val="0"/>
                  <w:marRight w:val="0"/>
                  <w:marTop w:val="0"/>
                  <w:marBottom w:val="0"/>
                  <w:divBdr>
                    <w:top w:val="none" w:sz="0" w:space="0" w:color="auto"/>
                    <w:left w:val="none" w:sz="0" w:space="0" w:color="auto"/>
                    <w:bottom w:val="none" w:sz="0" w:space="0" w:color="auto"/>
                    <w:right w:val="none" w:sz="0" w:space="0" w:color="auto"/>
                  </w:divBdr>
                </w:div>
                <w:div w:id="1070152560">
                  <w:marLeft w:val="0"/>
                  <w:marRight w:val="0"/>
                  <w:marTop w:val="0"/>
                  <w:marBottom w:val="0"/>
                  <w:divBdr>
                    <w:top w:val="none" w:sz="0" w:space="0" w:color="auto"/>
                    <w:left w:val="none" w:sz="0" w:space="0" w:color="auto"/>
                    <w:bottom w:val="none" w:sz="0" w:space="0" w:color="auto"/>
                    <w:right w:val="none" w:sz="0" w:space="0" w:color="auto"/>
                  </w:divBdr>
                </w:div>
                <w:div w:id="1070543584">
                  <w:marLeft w:val="0"/>
                  <w:marRight w:val="0"/>
                  <w:marTop w:val="0"/>
                  <w:marBottom w:val="0"/>
                  <w:divBdr>
                    <w:top w:val="none" w:sz="0" w:space="0" w:color="auto"/>
                    <w:left w:val="none" w:sz="0" w:space="0" w:color="auto"/>
                    <w:bottom w:val="none" w:sz="0" w:space="0" w:color="auto"/>
                    <w:right w:val="none" w:sz="0" w:space="0" w:color="auto"/>
                  </w:divBdr>
                </w:div>
                <w:div w:id="1071001352">
                  <w:marLeft w:val="0"/>
                  <w:marRight w:val="0"/>
                  <w:marTop w:val="0"/>
                  <w:marBottom w:val="0"/>
                  <w:divBdr>
                    <w:top w:val="none" w:sz="0" w:space="0" w:color="auto"/>
                    <w:left w:val="none" w:sz="0" w:space="0" w:color="auto"/>
                    <w:bottom w:val="none" w:sz="0" w:space="0" w:color="auto"/>
                    <w:right w:val="none" w:sz="0" w:space="0" w:color="auto"/>
                  </w:divBdr>
                </w:div>
                <w:div w:id="1071658432">
                  <w:marLeft w:val="0"/>
                  <w:marRight w:val="0"/>
                  <w:marTop w:val="0"/>
                  <w:marBottom w:val="0"/>
                  <w:divBdr>
                    <w:top w:val="none" w:sz="0" w:space="0" w:color="auto"/>
                    <w:left w:val="none" w:sz="0" w:space="0" w:color="auto"/>
                    <w:bottom w:val="none" w:sz="0" w:space="0" w:color="auto"/>
                    <w:right w:val="none" w:sz="0" w:space="0" w:color="auto"/>
                  </w:divBdr>
                </w:div>
                <w:div w:id="1076171672">
                  <w:marLeft w:val="0"/>
                  <w:marRight w:val="0"/>
                  <w:marTop w:val="0"/>
                  <w:marBottom w:val="0"/>
                  <w:divBdr>
                    <w:top w:val="none" w:sz="0" w:space="0" w:color="auto"/>
                    <w:left w:val="none" w:sz="0" w:space="0" w:color="auto"/>
                    <w:bottom w:val="none" w:sz="0" w:space="0" w:color="auto"/>
                    <w:right w:val="none" w:sz="0" w:space="0" w:color="auto"/>
                  </w:divBdr>
                </w:div>
                <w:div w:id="1077089682">
                  <w:marLeft w:val="0"/>
                  <w:marRight w:val="0"/>
                  <w:marTop w:val="0"/>
                  <w:marBottom w:val="0"/>
                  <w:divBdr>
                    <w:top w:val="none" w:sz="0" w:space="0" w:color="auto"/>
                    <w:left w:val="none" w:sz="0" w:space="0" w:color="auto"/>
                    <w:bottom w:val="none" w:sz="0" w:space="0" w:color="auto"/>
                    <w:right w:val="none" w:sz="0" w:space="0" w:color="auto"/>
                  </w:divBdr>
                </w:div>
                <w:div w:id="1078402478">
                  <w:marLeft w:val="0"/>
                  <w:marRight w:val="0"/>
                  <w:marTop w:val="0"/>
                  <w:marBottom w:val="0"/>
                  <w:divBdr>
                    <w:top w:val="none" w:sz="0" w:space="0" w:color="auto"/>
                    <w:left w:val="none" w:sz="0" w:space="0" w:color="auto"/>
                    <w:bottom w:val="none" w:sz="0" w:space="0" w:color="auto"/>
                    <w:right w:val="none" w:sz="0" w:space="0" w:color="auto"/>
                  </w:divBdr>
                </w:div>
                <w:div w:id="1079257772">
                  <w:marLeft w:val="0"/>
                  <w:marRight w:val="0"/>
                  <w:marTop w:val="0"/>
                  <w:marBottom w:val="0"/>
                  <w:divBdr>
                    <w:top w:val="none" w:sz="0" w:space="0" w:color="auto"/>
                    <w:left w:val="none" w:sz="0" w:space="0" w:color="auto"/>
                    <w:bottom w:val="none" w:sz="0" w:space="0" w:color="auto"/>
                    <w:right w:val="none" w:sz="0" w:space="0" w:color="auto"/>
                  </w:divBdr>
                </w:div>
                <w:div w:id="1080710393">
                  <w:marLeft w:val="0"/>
                  <w:marRight w:val="0"/>
                  <w:marTop w:val="0"/>
                  <w:marBottom w:val="0"/>
                  <w:divBdr>
                    <w:top w:val="none" w:sz="0" w:space="0" w:color="auto"/>
                    <w:left w:val="none" w:sz="0" w:space="0" w:color="auto"/>
                    <w:bottom w:val="none" w:sz="0" w:space="0" w:color="auto"/>
                    <w:right w:val="none" w:sz="0" w:space="0" w:color="auto"/>
                  </w:divBdr>
                </w:div>
                <w:div w:id="1082067008">
                  <w:marLeft w:val="0"/>
                  <w:marRight w:val="0"/>
                  <w:marTop w:val="0"/>
                  <w:marBottom w:val="0"/>
                  <w:divBdr>
                    <w:top w:val="none" w:sz="0" w:space="0" w:color="auto"/>
                    <w:left w:val="none" w:sz="0" w:space="0" w:color="auto"/>
                    <w:bottom w:val="none" w:sz="0" w:space="0" w:color="auto"/>
                    <w:right w:val="none" w:sz="0" w:space="0" w:color="auto"/>
                  </w:divBdr>
                </w:div>
                <w:div w:id="1082142117">
                  <w:marLeft w:val="0"/>
                  <w:marRight w:val="0"/>
                  <w:marTop w:val="0"/>
                  <w:marBottom w:val="0"/>
                  <w:divBdr>
                    <w:top w:val="none" w:sz="0" w:space="0" w:color="auto"/>
                    <w:left w:val="none" w:sz="0" w:space="0" w:color="auto"/>
                    <w:bottom w:val="none" w:sz="0" w:space="0" w:color="auto"/>
                    <w:right w:val="none" w:sz="0" w:space="0" w:color="auto"/>
                  </w:divBdr>
                </w:div>
                <w:div w:id="1082876884">
                  <w:marLeft w:val="0"/>
                  <w:marRight w:val="0"/>
                  <w:marTop w:val="0"/>
                  <w:marBottom w:val="0"/>
                  <w:divBdr>
                    <w:top w:val="none" w:sz="0" w:space="0" w:color="auto"/>
                    <w:left w:val="none" w:sz="0" w:space="0" w:color="auto"/>
                    <w:bottom w:val="none" w:sz="0" w:space="0" w:color="auto"/>
                    <w:right w:val="none" w:sz="0" w:space="0" w:color="auto"/>
                  </w:divBdr>
                </w:div>
                <w:div w:id="1084037268">
                  <w:marLeft w:val="0"/>
                  <w:marRight w:val="0"/>
                  <w:marTop w:val="0"/>
                  <w:marBottom w:val="0"/>
                  <w:divBdr>
                    <w:top w:val="none" w:sz="0" w:space="0" w:color="auto"/>
                    <w:left w:val="none" w:sz="0" w:space="0" w:color="auto"/>
                    <w:bottom w:val="none" w:sz="0" w:space="0" w:color="auto"/>
                    <w:right w:val="none" w:sz="0" w:space="0" w:color="auto"/>
                  </w:divBdr>
                </w:div>
                <w:div w:id="1085032168">
                  <w:marLeft w:val="0"/>
                  <w:marRight w:val="0"/>
                  <w:marTop w:val="0"/>
                  <w:marBottom w:val="0"/>
                  <w:divBdr>
                    <w:top w:val="none" w:sz="0" w:space="0" w:color="auto"/>
                    <w:left w:val="none" w:sz="0" w:space="0" w:color="auto"/>
                    <w:bottom w:val="none" w:sz="0" w:space="0" w:color="auto"/>
                    <w:right w:val="none" w:sz="0" w:space="0" w:color="auto"/>
                  </w:divBdr>
                </w:div>
                <w:div w:id="1086077293">
                  <w:marLeft w:val="0"/>
                  <w:marRight w:val="0"/>
                  <w:marTop w:val="0"/>
                  <w:marBottom w:val="0"/>
                  <w:divBdr>
                    <w:top w:val="none" w:sz="0" w:space="0" w:color="auto"/>
                    <w:left w:val="none" w:sz="0" w:space="0" w:color="auto"/>
                    <w:bottom w:val="none" w:sz="0" w:space="0" w:color="auto"/>
                    <w:right w:val="none" w:sz="0" w:space="0" w:color="auto"/>
                  </w:divBdr>
                </w:div>
                <w:div w:id="1086346932">
                  <w:marLeft w:val="0"/>
                  <w:marRight w:val="0"/>
                  <w:marTop w:val="0"/>
                  <w:marBottom w:val="0"/>
                  <w:divBdr>
                    <w:top w:val="none" w:sz="0" w:space="0" w:color="auto"/>
                    <w:left w:val="none" w:sz="0" w:space="0" w:color="auto"/>
                    <w:bottom w:val="none" w:sz="0" w:space="0" w:color="auto"/>
                    <w:right w:val="none" w:sz="0" w:space="0" w:color="auto"/>
                  </w:divBdr>
                </w:div>
                <w:div w:id="1088305421">
                  <w:marLeft w:val="0"/>
                  <w:marRight w:val="0"/>
                  <w:marTop w:val="0"/>
                  <w:marBottom w:val="0"/>
                  <w:divBdr>
                    <w:top w:val="none" w:sz="0" w:space="0" w:color="auto"/>
                    <w:left w:val="none" w:sz="0" w:space="0" w:color="auto"/>
                    <w:bottom w:val="none" w:sz="0" w:space="0" w:color="auto"/>
                    <w:right w:val="none" w:sz="0" w:space="0" w:color="auto"/>
                  </w:divBdr>
                </w:div>
                <w:div w:id="1088504917">
                  <w:marLeft w:val="0"/>
                  <w:marRight w:val="0"/>
                  <w:marTop w:val="0"/>
                  <w:marBottom w:val="0"/>
                  <w:divBdr>
                    <w:top w:val="none" w:sz="0" w:space="0" w:color="auto"/>
                    <w:left w:val="none" w:sz="0" w:space="0" w:color="auto"/>
                    <w:bottom w:val="none" w:sz="0" w:space="0" w:color="auto"/>
                    <w:right w:val="none" w:sz="0" w:space="0" w:color="auto"/>
                  </w:divBdr>
                </w:div>
                <w:div w:id="1090389225">
                  <w:marLeft w:val="0"/>
                  <w:marRight w:val="0"/>
                  <w:marTop w:val="0"/>
                  <w:marBottom w:val="0"/>
                  <w:divBdr>
                    <w:top w:val="none" w:sz="0" w:space="0" w:color="auto"/>
                    <w:left w:val="none" w:sz="0" w:space="0" w:color="auto"/>
                    <w:bottom w:val="none" w:sz="0" w:space="0" w:color="auto"/>
                    <w:right w:val="none" w:sz="0" w:space="0" w:color="auto"/>
                  </w:divBdr>
                </w:div>
                <w:div w:id="1090850616">
                  <w:marLeft w:val="0"/>
                  <w:marRight w:val="0"/>
                  <w:marTop w:val="0"/>
                  <w:marBottom w:val="0"/>
                  <w:divBdr>
                    <w:top w:val="none" w:sz="0" w:space="0" w:color="auto"/>
                    <w:left w:val="none" w:sz="0" w:space="0" w:color="auto"/>
                    <w:bottom w:val="none" w:sz="0" w:space="0" w:color="auto"/>
                    <w:right w:val="none" w:sz="0" w:space="0" w:color="auto"/>
                  </w:divBdr>
                </w:div>
                <w:div w:id="1091124597">
                  <w:marLeft w:val="0"/>
                  <w:marRight w:val="0"/>
                  <w:marTop w:val="0"/>
                  <w:marBottom w:val="0"/>
                  <w:divBdr>
                    <w:top w:val="none" w:sz="0" w:space="0" w:color="auto"/>
                    <w:left w:val="none" w:sz="0" w:space="0" w:color="auto"/>
                    <w:bottom w:val="none" w:sz="0" w:space="0" w:color="auto"/>
                    <w:right w:val="none" w:sz="0" w:space="0" w:color="auto"/>
                  </w:divBdr>
                </w:div>
                <w:div w:id="1091194364">
                  <w:marLeft w:val="0"/>
                  <w:marRight w:val="0"/>
                  <w:marTop w:val="0"/>
                  <w:marBottom w:val="0"/>
                  <w:divBdr>
                    <w:top w:val="none" w:sz="0" w:space="0" w:color="auto"/>
                    <w:left w:val="none" w:sz="0" w:space="0" w:color="auto"/>
                    <w:bottom w:val="none" w:sz="0" w:space="0" w:color="auto"/>
                    <w:right w:val="none" w:sz="0" w:space="0" w:color="auto"/>
                  </w:divBdr>
                </w:div>
                <w:div w:id="1091390423">
                  <w:marLeft w:val="0"/>
                  <w:marRight w:val="0"/>
                  <w:marTop w:val="0"/>
                  <w:marBottom w:val="0"/>
                  <w:divBdr>
                    <w:top w:val="none" w:sz="0" w:space="0" w:color="auto"/>
                    <w:left w:val="none" w:sz="0" w:space="0" w:color="auto"/>
                    <w:bottom w:val="none" w:sz="0" w:space="0" w:color="auto"/>
                    <w:right w:val="none" w:sz="0" w:space="0" w:color="auto"/>
                  </w:divBdr>
                </w:div>
                <w:div w:id="1092512696">
                  <w:marLeft w:val="0"/>
                  <w:marRight w:val="0"/>
                  <w:marTop w:val="0"/>
                  <w:marBottom w:val="0"/>
                  <w:divBdr>
                    <w:top w:val="none" w:sz="0" w:space="0" w:color="auto"/>
                    <w:left w:val="none" w:sz="0" w:space="0" w:color="auto"/>
                    <w:bottom w:val="none" w:sz="0" w:space="0" w:color="auto"/>
                    <w:right w:val="none" w:sz="0" w:space="0" w:color="auto"/>
                  </w:divBdr>
                </w:div>
                <w:div w:id="1092818607">
                  <w:marLeft w:val="0"/>
                  <w:marRight w:val="0"/>
                  <w:marTop w:val="0"/>
                  <w:marBottom w:val="0"/>
                  <w:divBdr>
                    <w:top w:val="none" w:sz="0" w:space="0" w:color="auto"/>
                    <w:left w:val="none" w:sz="0" w:space="0" w:color="auto"/>
                    <w:bottom w:val="none" w:sz="0" w:space="0" w:color="auto"/>
                    <w:right w:val="none" w:sz="0" w:space="0" w:color="auto"/>
                  </w:divBdr>
                </w:div>
                <w:div w:id="1097824097">
                  <w:marLeft w:val="0"/>
                  <w:marRight w:val="0"/>
                  <w:marTop w:val="0"/>
                  <w:marBottom w:val="0"/>
                  <w:divBdr>
                    <w:top w:val="none" w:sz="0" w:space="0" w:color="auto"/>
                    <w:left w:val="none" w:sz="0" w:space="0" w:color="auto"/>
                    <w:bottom w:val="none" w:sz="0" w:space="0" w:color="auto"/>
                    <w:right w:val="none" w:sz="0" w:space="0" w:color="auto"/>
                  </w:divBdr>
                </w:div>
                <w:div w:id="1103570701">
                  <w:marLeft w:val="0"/>
                  <w:marRight w:val="0"/>
                  <w:marTop w:val="0"/>
                  <w:marBottom w:val="0"/>
                  <w:divBdr>
                    <w:top w:val="none" w:sz="0" w:space="0" w:color="auto"/>
                    <w:left w:val="none" w:sz="0" w:space="0" w:color="auto"/>
                    <w:bottom w:val="none" w:sz="0" w:space="0" w:color="auto"/>
                    <w:right w:val="none" w:sz="0" w:space="0" w:color="auto"/>
                  </w:divBdr>
                </w:div>
                <w:div w:id="1104954584">
                  <w:marLeft w:val="0"/>
                  <w:marRight w:val="0"/>
                  <w:marTop w:val="0"/>
                  <w:marBottom w:val="0"/>
                  <w:divBdr>
                    <w:top w:val="none" w:sz="0" w:space="0" w:color="auto"/>
                    <w:left w:val="none" w:sz="0" w:space="0" w:color="auto"/>
                    <w:bottom w:val="none" w:sz="0" w:space="0" w:color="auto"/>
                    <w:right w:val="none" w:sz="0" w:space="0" w:color="auto"/>
                  </w:divBdr>
                </w:div>
                <w:div w:id="1105879734">
                  <w:marLeft w:val="0"/>
                  <w:marRight w:val="0"/>
                  <w:marTop w:val="0"/>
                  <w:marBottom w:val="0"/>
                  <w:divBdr>
                    <w:top w:val="none" w:sz="0" w:space="0" w:color="auto"/>
                    <w:left w:val="none" w:sz="0" w:space="0" w:color="auto"/>
                    <w:bottom w:val="none" w:sz="0" w:space="0" w:color="auto"/>
                    <w:right w:val="none" w:sz="0" w:space="0" w:color="auto"/>
                  </w:divBdr>
                </w:div>
                <w:div w:id="1110586330">
                  <w:marLeft w:val="0"/>
                  <w:marRight w:val="0"/>
                  <w:marTop w:val="0"/>
                  <w:marBottom w:val="0"/>
                  <w:divBdr>
                    <w:top w:val="none" w:sz="0" w:space="0" w:color="auto"/>
                    <w:left w:val="none" w:sz="0" w:space="0" w:color="auto"/>
                    <w:bottom w:val="none" w:sz="0" w:space="0" w:color="auto"/>
                    <w:right w:val="none" w:sz="0" w:space="0" w:color="auto"/>
                  </w:divBdr>
                </w:div>
                <w:div w:id="1111825391">
                  <w:marLeft w:val="0"/>
                  <w:marRight w:val="0"/>
                  <w:marTop w:val="0"/>
                  <w:marBottom w:val="0"/>
                  <w:divBdr>
                    <w:top w:val="none" w:sz="0" w:space="0" w:color="auto"/>
                    <w:left w:val="none" w:sz="0" w:space="0" w:color="auto"/>
                    <w:bottom w:val="none" w:sz="0" w:space="0" w:color="auto"/>
                    <w:right w:val="none" w:sz="0" w:space="0" w:color="auto"/>
                  </w:divBdr>
                </w:div>
                <w:div w:id="1113598398">
                  <w:marLeft w:val="0"/>
                  <w:marRight w:val="0"/>
                  <w:marTop w:val="0"/>
                  <w:marBottom w:val="0"/>
                  <w:divBdr>
                    <w:top w:val="none" w:sz="0" w:space="0" w:color="auto"/>
                    <w:left w:val="none" w:sz="0" w:space="0" w:color="auto"/>
                    <w:bottom w:val="none" w:sz="0" w:space="0" w:color="auto"/>
                    <w:right w:val="none" w:sz="0" w:space="0" w:color="auto"/>
                  </w:divBdr>
                </w:div>
                <w:div w:id="1116488666">
                  <w:marLeft w:val="0"/>
                  <w:marRight w:val="0"/>
                  <w:marTop w:val="0"/>
                  <w:marBottom w:val="0"/>
                  <w:divBdr>
                    <w:top w:val="none" w:sz="0" w:space="0" w:color="auto"/>
                    <w:left w:val="none" w:sz="0" w:space="0" w:color="auto"/>
                    <w:bottom w:val="none" w:sz="0" w:space="0" w:color="auto"/>
                    <w:right w:val="none" w:sz="0" w:space="0" w:color="auto"/>
                  </w:divBdr>
                </w:div>
                <w:div w:id="1116755114">
                  <w:marLeft w:val="0"/>
                  <w:marRight w:val="0"/>
                  <w:marTop w:val="0"/>
                  <w:marBottom w:val="0"/>
                  <w:divBdr>
                    <w:top w:val="none" w:sz="0" w:space="0" w:color="auto"/>
                    <w:left w:val="none" w:sz="0" w:space="0" w:color="auto"/>
                    <w:bottom w:val="none" w:sz="0" w:space="0" w:color="auto"/>
                    <w:right w:val="none" w:sz="0" w:space="0" w:color="auto"/>
                  </w:divBdr>
                </w:div>
                <w:div w:id="1119495417">
                  <w:marLeft w:val="0"/>
                  <w:marRight w:val="0"/>
                  <w:marTop w:val="0"/>
                  <w:marBottom w:val="0"/>
                  <w:divBdr>
                    <w:top w:val="none" w:sz="0" w:space="0" w:color="auto"/>
                    <w:left w:val="none" w:sz="0" w:space="0" w:color="auto"/>
                    <w:bottom w:val="none" w:sz="0" w:space="0" w:color="auto"/>
                    <w:right w:val="none" w:sz="0" w:space="0" w:color="auto"/>
                  </w:divBdr>
                </w:div>
                <w:div w:id="1119959013">
                  <w:marLeft w:val="0"/>
                  <w:marRight w:val="0"/>
                  <w:marTop w:val="0"/>
                  <w:marBottom w:val="0"/>
                  <w:divBdr>
                    <w:top w:val="none" w:sz="0" w:space="0" w:color="auto"/>
                    <w:left w:val="none" w:sz="0" w:space="0" w:color="auto"/>
                    <w:bottom w:val="none" w:sz="0" w:space="0" w:color="auto"/>
                    <w:right w:val="none" w:sz="0" w:space="0" w:color="auto"/>
                  </w:divBdr>
                </w:div>
                <w:div w:id="1125582742">
                  <w:marLeft w:val="0"/>
                  <w:marRight w:val="0"/>
                  <w:marTop w:val="0"/>
                  <w:marBottom w:val="0"/>
                  <w:divBdr>
                    <w:top w:val="none" w:sz="0" w:space="0" w:color="auto"/>
                    <w:left w:val="none" w:sz="0" w:space="0" w:color="auto"/>
                    <w:bottom w:val="none" w:sz="0" w:space="0" w:color="auto"/>
                    <w:right w:val="none" w:sz="0" w:space="0" w:color="auto"/>
                  </w:divBdr>
                </w:div>
                <w:div w:id="1127352449">
                  <w:marLeft w:val="0"/>
                  <w:marRight w:val="0"/>
                  <w:marTop w:val="0"/>
                  <w:marBottom w:val="0"/>
                  <w:divBdr>
                    <w:top w:val="none" w:sz="0" w:space="0" w:color="auto"/>
                    <w:left w:val="none" w:sz="0" w:space="0" w:color="auto"/>
                    <w:bottom w:val="none" w:sz="0" w:space="0" w:color="auto"/>
                    <w:right w:val="none" w:sz="0" w:space="0" w:color="auto"/>
                  </w:divBdr>
                </w:div>
                <w:div w:id="1129709805">
                  <w:marLeft w:val="0"/>
                  <w:marRight w:val="0"/>
                  <w:marTop w:val="0"/>
                  <w:marBottom w:val="0"/>
                  <w:divBdr>
                    <w:top w:val="none" w:sz="0" w:space="0" w:color="auto"/>
                    <w:left w:val="none" w:sz="0" w:space="0" w:color="auto"/>
                    <w:bottom w:val="none" w:sz="0" w:space="0" w:color="auto"/>
                    <w:right w:val="none" w:sz="0" w:space="0" w:color="auto"/>
                  </w:divBdr>
                </w:div>
                <w:div w:id="1136532461">
                  <w:marLeft w:val="0"/>
                  <w:marRight w:val="0"/>
                  <w:marTop w:val="0"/>
                  <w:marBottom w:val="0"/>
                  <w:divBdr>
                    <w:top w:val="none" w:sz="0" w:space="0" w:color="auto"/>
                    <w:left w:val="none" w:sz="0" w:space="0" w:color="auto"/>
                    <w:bottom w:val="none" w:sz="0" w:space="0" w:color="auto"/>
                    <w:right w:val="none" w:sz="0" w:space="0" w:color="auto"/>
                  </w:divBdr>
                </w:div>
                <w:div w:id="1136995345">
                  <w:marLeft w:val="0"/>
                  <w:marRight w:val="0"/>
                  <w:marTop w:val="0"/>
                  <w:marBottom w:val="0"/>
                  <w:divBdr>
                    <w:top w:val="none" w:sz="0" w:space="0" w:color="auto"/>
                    <w:left w:val="none" w:sz="0" w:space="0" w:color="auto"/>
                    <w:bottom w:val="none" w:sz="0" w:space="0" w:color="auto"/>
                    <w:right w:val="none" w:sz="0" w:space="0" w:color="auto"/>
                  </w:divBdr>
                </w:div>
                <w:div w:id="1138958266">
                  <w:marLeft w:val="0"/>
                  <w:marRight w:val="0"/>
                  <w:marTop w:val="0"/>
                  <w:marBottom w:val="0"/>
                  <w:divBdr>
                    <w:top w:val="none" w:sz="0" w:space="0" w:color="auto"/>
                    <w:left w:val="none" w:sz="0" w:space="0" w:color="auto"/>
                    <w:bottom w:val="none" w:sz="0" w:space="0" w:color="auto"/>
                    <w:right w:val="none" w:sz="0" w:space="0" w:color="auto"/>
                  </w:divBdr>
                </w:div>
                <w:div w:id="1139108299">
                  <w:marLeft w:val="0"/>
                  <w:marRight w:val="0"/>
                  <w:marTop w:val="0"/>
                  <w:marBottom w:val="0"/>
                  <w:divBdr>
                    <w:top w:val="none" w:sz="0" w:space="0" w:color="auto"/>
                    <w:left w:val="none" w:sz="0" w:space="0" w:color="auto"/>
                    <w:bottom w:val="none" w:sz="0" w:space="0" w:color="auto"/>
                    <w:right w:val="none" w:sz="0" w:space="0" w:color="auto"/>
                  </w:divBdr>
                </w:div>
                <w:div w:id="1139490721">
                  <w:marLeft w:val="0"/>
                  <w:marRight w:val="0"/>
                  <w:marTop w:val="0"/>
                  <w:marBottom w:val="0"/>
                  <w:divBdr>
                    <w:top w:val="none" w:sz="0" w:space="0" w:color="auto"/>
                    <w:left w:val="none" w:sz="0" w:space="0" w:color="auto"/>
                    <w:bottom w:val="none" w:sz="0" w:space="0" w:color="auto"/>
                    <w:right w:val="none" w:sz="0" w:space="0" w:color="auto"/>
                  </w:divBdr>
                </w:div>
                <w:div w:id="1141655427">
                  <w:marLeft w:val="0"/>
                  <w:marRight w:val="0"/>
                  <w:marTop w:val="0"/>
                  <w:marBottom w:val="0"/>
                  <w:divBdr>
                    <w:top w:val="none" w:sz="0" w:space="0" w:color="auto"/>
                    <w:left w:val="none" w:sz="0" w:space="0" w:color="auto"/>
                    <w:bottom w:val="none" w:sz="0" w:space="0" w:color="auto"/>
                    <w:right w:val="none" w:sz="0" w:space="0" w:color="auto"/>
                  </w:divBdr>
                </w:div>
                <w:div w:id="1144616506">
                  <w:marLeft w:val="0"/>
                  <w:marRight w:val="0"/>
                  <w:marTop w:val="0"/>
                  <w:marBottom w:val="0"/>
                  <w:divBdr>
                    <w:top w:val="none" w:sz="0" w:space="0" w:color="auto"/>
                    <w:left w:val="none" w:sz="0" w:space="0" w:color="auto"/>
                    <w:bottom w:val="none" w:sz="0" w:space="0" w:color="auto"/>
                    <w:right w:val="none" w:sz="0" w:space="0" w:color="auto"/>
                  </w:divBdr>
                </w:div>
                <w:div w:id="1144617018">
                  <w:marLeft w:val="0"/>
                  <w:marRight w:val="0"/>
                  <w:marTop w:val="0"/>
                  <w:marBottom w:val="0"/>
                  <w:divBdr>
                    <w:top w:val="none" w:sz="0" w:space="0" w:color="auto"/>
                    <w:left w:val="none" w:sz="0" w:space="0" w:color="auto"/>
                    <w:bottom w:val="none" w:sz="0" w:space="0" w:color="auto"/>
                    <w:right w:val="none" w:sz="0" w:space="0" w:color="auto"/>
                  </w:divBdr>
                </w:div>
                <w:div w:id="1145315993">
                  <w:marLeft w:val="0"/>
                  <w:marRight w:val="0"/>
                  <w:marTop w:val="0"/>
                  <w:marBottom w:val="0"/>
                  <w:divBdr>
                    <w:top w:val="none" w:sz="0" w:space="0" w:color="auto"/>
                    <w:left w:val="none" w:sz="0" w:space="0" w:color="auto"/>
                    <w:bottom w:val="none" w:sz="0" w:space="0" w:color="auto"/>
                    <w:right w:val="none" w:sz="0" w:space="0" w:color="auto"/>
                  </w:divBdr>
                </w:div>
                <w:div w:id="1146318065">
                  <w:marLeft w:val="0"/>
                  <w:marRight w:val="0"/>
                  <w:marTop w:val="0"/>
                  <w:marBottom w:val="0"/>
                  <w:divBdr>
                    <w:top w:val="none" w:sz="0" w:space="0" w:color="auto"/>
                    <w:left w:val="none" w:sz="0" w:space="0" w:color="auto"/>
                    <w:bottom w:val="none" w:sz="0" w:space="0" w:color="auto"/>
                    <w:right w:val="none" w:sz="0" w:space="0" w:color="auto"/>
                  </w:divBdr>
                </w:div>
                <w:div w:id="1150903524">
                  <w:marLeft w:val="0"/>
                  <w:marRight w:val="0"/>
                  <w:marTop w:val="0"/>
                  <w:marBottom w:val="0"/>
                  <w:divBdr>
                    <w:top w:val="none" w:sz="0" w:space="0" w:color="auto"/>
                    <w:left w:val="none" w:sz="0" w:space="0" w:color="auto"/>
                    <w:bottom w:val="none" w:sz="0" w:space="0" w:color="auto"/>
                    <w:right w:val="none" w:sz="0" w:space="0" w:color="auto"/>
                  </w:divBdr>
                </w:div>
                <w:div w:id="1153059226">
                  <w:marLeft w:val="0"/>
                  <w:marRight w:val="0"/>
                  <w:marTop w:val="0"/>
                  <w:marBottom w:val="0"/>
                  <w:divBdr>
                    <w:top w:val="none" w:sz="0" w:space="0" w:color="auto"/>
                    <w:left w:val="none" w:sz="0" w:space="0" w:color="auto"/>
                    <w:bottom w:val="none" w:sz="0" w:space="0" w:color="auto"/>
                    <w:right w:val="none" w:sz="0" w:space="0" w:color="auto"/>
                  </w:divBdr>
                </w:div>
                <w:div w:id="1153059482">
                  <w:marLeft w:val="0"/>
                  <w:marRight w:val="0"/>
                  <w:marTop w:val="0"/>
                  <w:marBottom w:val="0"/>
                  <w:divBdr>
                    <w:top w:val="none" w:sz="0" w:space="0" w:color="auto"/>
                    <w:left w:val="none" w:sz="0" w:space="0" w:color="auto"/>
                    <w:bottom w:val="none" w:sz="0" w:space="0" w:color="auto"/>
                    <w:right w:val="none" w:sz="0" w:space="0" w:color="auto"/>
                  </w:divBdr>
                </w:div>
                <w:div w:id="1154181168">
                  <w:marLeft w:val="0"/>
                  <w:marRight w:val="0"/>
                  <w:marTop w:val="0"/>
                  <w:marBottom w:val="0"/>
                  <w:divBdr>
                    <w:top w:val="none" w:sz="0" w:space="0" w:color="auto"/>
                    <w:left w:val="none" w:sz="0" w:space="0" w:color="auto"/>
                    <w:bottom w:val="none" w:sz="0" w:space="0" w:color="auto"/>
                    <w:right w:val="none" w:sz="0" w:space="0" w:color="auto"/>
                  </w:divBdr>
                </w:div>
                <w:div w:id="1154832535">
                  <w:marLeft w:val="0"/>
                  <w:marRight w:val="0"/>
                  <w:marTop w:val="0"/>
                  <w:marBottom w:val="0"/>
                  <w:divBdr>
                    <w:top w:val="none" w:sz="0" w:space="0" w:color="auto"/>
                    <w:left w:val="none" w:sz="0" w:space="0" w:color="auto"/>
                    <w:bottom w:val="none" w:sz="0" w:space="0" w:color="auto"/>
                    <w:right w:val="none" w:sz="0" w:space="0" w:color="auto"/>
                  </w:divBdr>
                </w:div>
                <w:div w:id="1160848134">
                  <w:marLeft w:val="0"/>
                  <w:marRight w:val="0"/>
                  <w:marTop w:val="0"/>
                  <w:marBottom w:val="0"/>
                  <w:divBdr>
                    <w:top w:val="none" w:sz="0" w:space="0" w:color="auto"/>
                    <w:left w:val="none" w:sz="0" w:space="0" w:color="auto"/>
                    <w:bottom w:val="none" w:sz="0" w:space="0" w:color="auto"/>
                    <w:right w:val="none" w:sz="0" w:space="0" w:color="auto"/>
                  </w:divBdr>
                </w:div>
                <w:div w:id="1163935540">
                  <w:marLeft w:val="0"/>
                  <w:marRight w:val="0"/>
                  <w:marTop w:val="0"/>
                  <w:marBottom w:val="0"/>
                  <w:divBdr>
                    <w:top w:val="none" w:sz="0" w:space="0" w:color="auto"/>
                    <w:left w:val="none" w:sz="0" w:space="0" w:color="auto"/>
                    <w:bottom w:val="none" w:sz="0" w:space="0" w:color="auto"/>
                    <w:right w:val="none" w:sz="0" w:space="0" w:color="auto"/>
                  </w:divBdr>
                </w:div>
                <w:div w:id="1165170200">
                  <w:marLeft w:val="0"/>
                  <w:marRight w:val="0"/>
                  <w:marTop w:val="0"/>
                  <w:marBottom w:val="0"/>
                  <w:divBdr>
                    <w:top w:val="none" w:sz="0" w:space="0" w:color="auto"/>
                    <w:left w:val="none" w:sz="0" w:space="0" w:color="auto"/>
                    <w:bottom w:val="none" w:sz="0" w:space="0" w:color="auto"/>
                    <w:right w:val="none" w:sz="0" w:space="0" w:color="auto"/>
                  </w:divBdr>
                </w:div>
                <w:div w:id="1166360079">
                  <w:marLeft w:val="0"/>
                  <w:marRight w:val="0"/>
                  <w:marTop w:val="0"/>
                  <w:marBottom w:val="0"/>
                  <w:divBdr>
                    <w:top w:val="none" w:sz="0" w:space="0" w:color="auto"/>
                    <w:left w:val="none" w:sz="0" w:space="0" w:color="auto"/>
                    <w:bottom w:val="none" w:sz="0" w:space="0" w:color="auto"/>
                    <w:right w:val="none" w:sz="0" w:space="0" w:color="auto"/>
                  </w:divBdr>
                </w:div>
                <w:div w:id="1166826318">
                  <w:marLeft w:val="0"/>
                  <w:marRight w:val="0"/>
                  <w:marTop w:val="0"/>
                  <w:marBottom w:val="0"/>
                  <w:divBdr>
                    <w:top w:val="none" w:sz="0" w:space="0" w:color="auto"/>
                    <w:left w:val="none" w:sz="0" w:space="0" w:color="auto"/>
                    <w:bottom w:val="none" w:sz="0" w:space="0" w:color="auto"/>
                    <w:right w:val="none" w:sz="0" w:space="0" w:color="auto"/>
                  </w:divBdr>
                </w:div>
                <w:div w:id="1166898165">
                  <w:marLeft w:val="0"/>
                  <w:marRight w:val="0"/>
                  <w:marTop w:val="0"/>
                  <w:marBottom w:val="0"/>
                  <w:divBdr>
                    <w:top w:val="none" w:sz="0" w:space="0" w:color="auto"/>
                    <w:left w:val="none" w:sz="0" w:space="0" w:color="auto"/>
                    <w:bottom w:val="none" w:sz="0" w:space="0" w:color="auto"/>
                    <w:right w:val="none" w:sz="0" w:space="0" w:color="auto"/>
                  </w:divBdr>
                </w:div>
                <w:div w:id="1167672136">
                  <w:marLeft w:val="0"/>
                  <w:marRight w:val="0"/>
                  <w:marTop w:val="0"/>
                  <w:marBottom w:val="0"/>
                  <w:divBdr>
                    <w:top w:val="none" w:sz="0" w:space="0" w:color="auto"/>
                    <w:left w:val="none" w:sz="0" w:space="0" w:color="auto"/>
                    <w:bottom w:val="none" w:sz="0" w:space="0" w:color="auto"/>
                    <w:right w:val="none" w:sz="0" w:space="0" w:color="auto"/>
                  </w:divBdr>
                </w:div>
                <w:div w:id="1168252435">
                  <w:marLeft w:val="0"/>
                  <w:marRight w:val="0"/>
                  <w:marTop w:val="0"/>
                  <w:marBottom w:val="0"/>
                  <w:divBdr>
                    <w:top w:val="none" w:sz="0" w:space="0" w:color="auto"/>
                    <w:left w:val="none" w:sz="0" w:space="0" w:color="auto"/>
                    <w:bottom w:val="none" w:sz="0" w:space="0" w:color="auto"/>
                    <w:right w:val="none" w:sz="0" w:space="0" w:color="auto"/>
                  </w:divBdr>
                </w:div>
                <w:div w:id="1169250405">
                  <w:marLeft w:val="0"/>
                  <w:marRight w:val="0"/>
                  <w:marTop w:val="0"/>
                  <w:marBottom w:val="0"/>
                  <w:divBdr>
                    <w:top w:val="none" w:sz="0" w:space="0" w:color="auto"/>
                    <w:left w:val="none" w:sz="0" w:space="0" w:color="auto"/>
                    <w:bottom w:val="none" w:sz="0" w:space="0" w:color="auto"/>
                    <w:right w:val="none" w:sz="0" w:space="0" w:color="auto"/>
                  </w:divBdr>
                </w:div>
                <w:div w:id="1169370467">
                  <w:marLeft w:val="0"/>
                  <w:marRight w:val="0"/>
                  <w:marTop w:val="0"/>
                  <w:marBottom w:val="0"/>
                  <w:divBdr>
                    <w:top w:val="none" w:sz="0" w:space="0" w:color="auto"/>
                    <w:left w:val="none" w:sz="0" w:space="0" w:color="auto"/>
                    <w:bottom w:val="none" w:sz="0" w:space="0" w:color="auto"/>
                    <w:right w:val="none" w:sz="0" w:space="0" w:color="auto"/>
                  </w:divBdr>
                </w:div>
                <w:div w:id="1171605227">
                  <w:marLeft w:val="0"/>
                  <w:marRight w:val="0"/>
                  <w:marTop w:val="0"/>
                  <w:marBottom w:val="0"/>
                  <w:divBdr>
                    <w:top w:val="none" w:sz="0" w:space="0" w:color="auto"/>
                    <w:left w:val="none" w:sz="0" w:space="0" w:color="auto"/>
                    <w:bottom w:val="none" w:sz="0" w:space="0" w:color="auto"/>
                    <w:right w:val="none" w:sz="0" w:space="0" w:color="auto"/>
                  </w:divBdr>
                </w:div>
                <w:div w:id="1171918077">
                  <w:marLeft w:val="0"/>
                  <w:marRight w:val="0"/>
                  <w:marTop w:val="0"/>
                  <w:marBottom w:val="0"/>
                  <w:divBdr>
                    <w:top w:val="none" w:sz="0" w:space="0" w:color="auto"/>
                    <w:left w:val="none" w:sz="0" w:space="0" w:color="auto"/>
                    <w:bottom w:val="none" w:sz="0" w:space="0" w:color="auto"/>
                    <w:right w:val="none" w:sz="0" w:space="0" w:color="auto"/>
                  </w:divBdr>
                </w:div>
                <w:div w:id="1172135845">
                  <w:marLeft w:val="0"/>
                  <w:marRight w:val="0"/>
                  <w:marTop w:val="0"/>
                  <w:marBottom w:val="0"/>
                  <w:divBdr>
                    <w:top w:val="none" w:sz="0" w:space="0" w:color="auto"/>
                    <w:left w:val="none" w:sz="0" w:space="0" w:color="auto"/>
                    <w:bottom w:val="none" w:sz="0" w:space="0" w:color="auto"/>
                    <w:right w:val="none" w:sz="0" w:space="0" w:color="auto"/>
                  </w:divBdr>
                </w:div>
                <w:div w:id="1175268632">
                  <w:marLeft w:val="0"/>
                  <w:marRight w:val="0"/>
                  <w:marTop w:val="0"/>
                  <w:marBottom w:val="0"/>
                  <w:divBdr>
                    <w:top w:val="none" w:sz="0" w:space="0" w:color="auto"/>
                    <w:left w:val="none" w:sz="0" w:space="0" w:color="auto"/>
                    <w:bottom w:val="none" w:sz="0" w:space="0" w:color="auto"/>
                    <w:right w:val="none" w:sz="0" w:space="0" w:color="auto"/>
                  </w:divBdr>
                </w:div>
                <w:div w:id="1175420784">
                  <w:marLeft w:val="0"/>
                  <w:marRight w:val="0"/>
                  <w:marTop w:val="0"/>
                  <w:marBottom w:val="0"/>
                  <w:divBdr>
                    <w:top w:val="none" w:sz="0" w:space="0" w:color="auto"/>
                    <w:left w:val="none" w:sz="0" w:space="0" w:color="auto"/>
                    <w:bottom w:val="none" w:sz="0" w:space="0" w:color="auto"/>
                    <w:right w:val="none" w:sz="0" w:space="0" w:color="auto"/>
                  </w:divBdr>
                </w:div>
                <w:div w:id="1176261964">
                  <w:marLeft w:val="0"/>
                  <w:marRight w:val="0"/>
                  <w:marTop w:val="0"/>
                  <w:marBottom w:val="0"/>
                  <w:divBdr>
                    <w:top w:val="none" w:sz="0" w:space="0" w:color="auto"/>
                    <w:left w:val="none" w:sz="0" w:space="0" w:color="auto"/>
                    <w:bottom w:val="none" w:sz="0" w:space="0" w:color="auto"/>
                    <w:right w:val="none" w:sz="0" w:space="0" w:color="auto"/>
                  </w:divBdr>
                </w:div>
                <w:div w:id="1180704491">
                  <w:marLeft w:val="0"/>
                  <w:marRight w:val="0"/>
                  <w:marTop w:val="0"/>
                  <w:marBottom w:val="0"/>
                  <w:divBdr>
                    <w:top w:val="none" w:sz="0" w:space="0" w:color="auto"/>
                    <w:left w:val="none" w:sz="0" w:space="0" w:color="auto"/>
                    <w:bottom w:val="none" w:sz="0" w:space="0" w:color="auto"/>
                    <w:right w:val="none" w:sz="0" w:space="0" w:color="auto"/>
                  </w:divBdr>
                </w:div>
                <w:div w:id="1180779972">
                  <w:marLeft w:val="0"/>
                  <w:marRight w:val="0"/>
                  <w:marTop w:val="0"/>
                  <w:marBottom w:val="0"/>
                  <w:divBdr>
                    <w:top w:val="none" w:sz="0" w:space="0" w:color="auto"/>
                    <w:left w:val="none" w:sz="0" w:space="0" w:color="auto"/>
                    <w:bottom w:val="none" w:sz="0" w:space="0" w:color="auto"/>
                    <w:right w:val="none" w:sz="0" w:space="0" w:color="auto"/>
                  </w:divBdr>
                </w:div>
                <w:div w:id="1182351983">
                  <w:marLeft w:val="0"/>
                  <w:marRight w:val="0"/>
                  <w:marTop w:val="0"/>
                  <w:marBottom w:val="0"/>
                  <w:divBdr>
                    <w:top w:val="none" w:sz="0" w:space="0" w:color="auto"/>
                    <w:left w:val="none" w:sz="0" w:space="0" w:color="auto"/>
                    <w:bottom w:val="none" w:sz="0" w:space="0" w:color="auto"/>
                    <w:right w:val="none" w:sz="0" w:space="0" w:color="auto"/>
                  </w:divBdr>
                </w:div>
                <w:div w:id="1182358845">
                  <w:marLeft w:val="0"/>
                  <w:marRight w:val="0"/>
                  <w:marTop w:val="0"/>
                  <w:marBottom w:val="0"/>
                  <w:divBdr>
                    <w:top w:val="none" w:sz="0" w:space="0" w:color="auto"/>
                    <w:left w:val="none" w:sz="0" w:space="0" w:color="auto"/>
                    <w:bottom w:val="none" w:sz="0" w:space="0" w:color="auto"/>
                    <w:right w:val="none" w:sz="0" w:space="0" w:color="auto"/>
                  </w:divBdr>
                </w:div>
                <w:div w:id="1186558383">
                  <w:marLeft w:val="0"/>
                  <w:marRight w:val="0"/>
                  <w:marTop w:val="0"/>
                  <w:marBottom w:val="0"/>
                  <w:divBdr>
                    <w:top w:val="none" w:sz="0" w:space="0" w:color="auto"/>
                    <w:left w:val="none" w:sz="0" w:space="0" w:color="auto"/>
                    <w:bottom w:val="none" w:sz="0" w:space="0" w:color="auto"/>
                    <w:right w:val="none" w:sz="0" w:space="0" w:color="auto"/>
                  </w:divBdr>
                </w:div>
                <w:div w:id="1191411625">
                  <w:marLeft w:val="0"/>
                  <w:marRight w:val="0"/>
                  <w:marTop w:val="0"/>
                  <w:marBottom w:val="0"/>
                  <w:divBdr>
                    <w:top w:val="none" w:sz="0" w:space="0" w:color="auto"/>
                    <w:left w:val="none" w:sz="0" w:space="0" w:color="auto"/>
                    <w:bottom w:val="none" w:sz="0" w:space="0" w:color="auto"/>
                    <w:right w:val="none" w:sz="0" w:space="0" w:color="auto"/>
                  </w:divBdr>
                </w:div>
                <w:div w:id="1191532439">
                  <w:marLeft w:val="0"/>
                  <w:marRight w:val="0"/>
                  <w:marTop w:val="0"/>
                  <w:marBottom w:val="0"/>
                  <w:divBdr>
                    <w:top w:val="none" w:sz="0" w:space="0" w:color="auto"/>
                    <w:left w:val="none" w:sz="0" w:space="0" w:color="auto"/>
                    <w:bottom w:val="none" w:sz="0" w:space="0" w:color="auto"/>
                    <w:right w:val="none" w:sz="0" w:space="0" w:color="auto"/>
                  </w:divBdr>
                </w:div>
                <w:div w:id="1192843963">
                  <w:marLeft w:val="0"/>
                  <w:marRight w:val="0"/>
                  <w:marTop w:val="0"/>
                  <w:marBottom w:val="0"/>
                  <w:divBdr>
                    <w:top w:val="none" w:sz="0" w:space="0" w:color="auto"/>
                    <w:left w:val="none" w:sz="0" w:space="0" w:color="auto"/>
                    <w:bottom w:val="none" w:sz="0" w:space="0" w:color="auto"/>
                    <w:right w:val="none" w:sz="0" w:space="0" w:color="auto"/>
                  </w:divBdr>
                </w:div>
                <w:div w:id="1195463193">
                  <w:marLeft w:val="0"/>
                  <w:marRight w:val="0"/>
                  <w:marTop w:val="0"/>
                  <w:marBottom w:val="0"/>
                  <w:divBdr>
                    <w:top w:val="none" w:sz="0" w:space="0" w:color="auto"/>
                    <w:left w:val="none" w:sz="0" w:space="0" w:color="auto"/>
                    <w:bottom w:val="none" w:sz="0" w:space="0" w:color="auto"/>
                    <w:right w:val="none" w:sz="0" w:space="0" w:color="auto"/>
                  </w:divBdr>
                </w:div>
                <w:div w:id="1197813935">
                  <w:marLeft w:val="0"/>
                  <w:marRight w:val="0"/>
                  <w:marTop w:val="0"/>
                  <w:marBottom w:val="0"/>
                  <w:divBdr>
                    <w:top w:val="none" w:sz="0" w:space="0" w:color="auto"/>
                    <w:left w:val="none" w:sz="0" w:space="0" w:color="auto"/>
                    <w:bottom w:val="none" w:sz="0" w:space="0" w:color="auto"/>
                    <w:right w:val="none" w:sz="0" w:space="0" w:color="auto"/>
                  </w:divBdr>
                </w:div>
                <w:div w:id="1200053362">
                  <w:marLeft w:val="0"/>
                  <w:marRight w:val="0"/>
                  <w:marTop w:val="0"/>
                  <w:marBottom w:val="0"/>
                  <w:divBdr>
                    <w:top w:val="none" w:sz="0" w:space="0" w:color="auto"/>
                    <w:left w:val="none" w:sz="0" w:space="0" w:color="auto"/>
                    <w:bottom w:val="none" w:sz="0" w:space="0" w:color="auto"/>
                    <w:right w:val="none" w:sz="0" w:space="0" w:color="auto"/>
                  </w:divBdr>
                </w:div>
                <w:div w:id="1200388019">
                  <w:marLeft w:val="0"/>
                  <w:marRight w:val="0"/>
                  <w:marTop w:val="0"/>
                  <w:marBottom w:val="0"/>
                  <w:divBdr>
                    <w:top w:val="none" w:sz="0" w:space="0" w:color="auto"/>
                    <w:left w:val="none" w:sz="0" w:space="0" w:color="auto"/>
                    <w:bottom w:val="none" w:sz="0" w:space="0" w:color="auto"/>
                    <w:right w:val="none" w:sz="0" w:space="0" w:color="auto"/>
                  </w:divBdr>
                </w:div>
                <w:div w:id="1202283498">
                  <w:marLeft w:val="0"/>
                  <w:marRight w:val="0"/>
                  <w:marTop w:val="0"/>
                  <w:marBottom w:val="0"/>
                  <w:divBdr>
                    <w:top w:val="none" w:sz="0" w:space="0" w:color="auto"/>
                    <w:left w:val="none" w:sz="0" w:space="0" w:color="auto"/>
                    <w:bottom w:val="none" w:sz="0" w:space="0" w:color="auto"/>
                    <w:right w:val="none" w:sz="0" w:space="0" w:color="auto"/>
                  </w:divBdr>
                </w:div>
                <w:div w:id="1203133878">
                  <w:marLeft w:val="0"/>
                  <w:marRight w:val="0"/>
                  <w:marTop w:val="0"/>
                  <w:marBottom w:val="0"/>
                  <w:divBdr>
                    <w:top w:val="none" w:sz="0" w:space="0" w:color="auto"/>
                    <w:left w:val="none" w:sz="0" w:space="0" w:color="auto"/>
                    <w:bottom w:val="none" w:sz="0" w:space="0" w:color="auto"/>
                    <w:right w:val="none" w:sz="0" w:space="0" w:color="auto"/>
                  </w:divBdr>
                </w:div>
                <w:div w:id="1203134062">
                  <w:marLeft w:val="0"/>
                  <w:marRight w:val="0"/>
                  <w:marTop w:val="0"/>
                  <w:marBottom w:val="0"/>
                  <w:divBdr>
                    <w:top w:val="none" w:sz="0" w:space="0" w:color="auto"/>
                    <w:left w:val="none" w:sz="0" w:space="0" w:color="auto"/>
                    <w:bottom w:val="none" w:sz="0" w:space="0" w:color="auto"/>
                    <w:right w:val="none" w:sz="0" w:space="0" w:color="auto"/>
                  </w:divBdr>
                </w:div>
                <w:div w:id="1203399387">
                  <w:marLeft w:val="0"/>
                  <w:marRight w:val="0"/>
                  <w:marTop w:val="0"/>
                  <w:marBottom w:val="0"/>
                  <w:divBdr>
                    <w:top w:val="none" w:sz="0" w:space="0" w:color="auto"/>
                    <w:left w:val="none" w:sz="0" w:space="0" w:color="auto"/>
                    <w:bottom w:val="none" w:sz="0" w:space="0" w:color="auto"/>
                    <w:right w:val="none" w:sz="0" w:space="0" w:color="auto"/>
                  </w:divBdr>
                </w:div>
                <w:div w:id="1204289894">
                  <w:marLeft w:val="0"/>
                  <w:marRight w:val="0"/>
                  <w:marTop w:val="0"/>
                  <w:marBottom w:val="0"/>
                  <w:divBdr>
                    <w:top w:val="none" w:sz="0" w:space="0" w:color="auto"/>
                    <w:left w:val="none" w:sz="0" w:space="0" w:color="auto"/>
                    <w:bottom w:val="none" w:sz="0" w:space="0" w:color="auto"/>
                    <w:right w:val="none" w:sz="0" w:space="0" w:color="auto"/>
                  </w:divBdr>
                </w:div>
                <w:div w:id="1204556345">
                  <w:marLeft w:val="0"/>
                  <w:marRight w:val="0"/>
                  <w:marTop w:val="0"/>
                  <w:marBottom w:val="0"/>
                  <w:divBdr>
                    <w:top w:val="none" w:sz="0" w:space="0" w:color="auto"/>
                    <w:left w:val="none" w:sz="0" w:space="0" w:color="auto"/>
                    <w:bottom w:val="none" w:sz="0" w:space="0" w:color="auto"/>
                    <w:right w:val="none" w:sz="0" w:space="0" w:color="auto"/>
                  </w:divBdr>
                </w:div>
                <w:div w:id="1210843294">
                  <w:marLeft w:val="0"/>
                  <w:marRight w:val="0"/>
                  <w:marTop w:val="0"/>
                  <w:marBottom w:val="0"/>
                  <w:divBdr>
                    <w:top w:val="none" w:sz="0" w:space="0" w:color="auto"/>
                    <w:left w:val="none" w:sz="0" w:space="0" w:color="auto"/>
                    <w:bottom w:val="none" w:sz="0" w:space="0" w:color="auto"/>
                    <w:right w:val="none" w:sz="0" w:space="0" w:color="auto"/>
                  </w:divBdr>
                </w:div>
                <w:div w:id="1215198165">
                  <w:marLeft w:val="0"/>
                  <w:marRight w:val="0"/>
                  <w:marTop w:val="0"/>
                  <w:marBottom w:val="0"/>
                  <w:divBdr>
                    <w:top w:val="none" w:sz="0" w:space="0" w:color="auto"/>
                    <w:left w:val="none" w:sz="0" w:space="0" w:color="auto"/>
                    <w:bottom w:val="none" w:sz="0" w:space="0" w:color="auto"/>
                    <w:right w:val="none" w:sz="0" w:space="0" w:color="auto"/>
                  </w:divBdr>
                </w:div>
                <w:div w:id="1216624528">
                  <w:marLeft w:val="0"/>
                  <w:marRight w:val="0"/>
                  <w:marTop w:val="0"/>
                  <w:marBottom w:val="0"/>
                  <w:divBdr>
                    <w:top w:val="none" w:sz="0" w:space="0" w:color="auto"/>
                    <w:left w:val="none" w:sz="0" w:space="0" w:color="auto"/>
                    <w:bottom w:val="none" w:sz="0" w:space="0" w:color="auto"/>
                    <w:right w:val="none" w:sz="0" w:space="0" w:color="auto"/>
                  </w:divBdr>
                </w:div>
                <w:div w:id="1218278779">
                  <w:marLeft w:val="0"/>
                  <w:marRight w:val="0"/>
                  <w:marTop w:val="0"/>
                  <w:marBottom w:val="0"/>
                  <w:divBdr>
                    <w:top w:val="none" w:sz="0" w:space="0" w:color="auto"/>
                    <w:left w:val="none" w:sz="0" w:space="0" w:color="auto"/>
                    <w:bottom w:val="none" w:sz="0" w:space="0" w:color="auto"/>
                    <w:right w:val="none" w:sz="0" w:space="0" w:color="auto"/>
                  </w:divBdr>
                </w:div>
                <w:div w:id="1218857208">
                  <w:marLeft w:val="0"/>
                  <w:marRight w:val="0"/>
                  <w:marTop w:val="0"/>
                  <w:marBottom w:val="0"/>
                  <w:divBdr>
                    <w:top w:val="none" w:sz="0" w:space="0" w:color="auto"/>
                    <w:left w:val="none" w:sz="0" w:space="0" w:color="auto"/>
                    <w:bottom w:val="none" w:sz="0" w:space="0" w:color="auto"/>
                    <w:right w:val="none" w:sz="0" w:space="0" w:color="auto"/>
                  </w:divBdr>
                </w:div>
                <w:div w:id="1219435590">
                  <w:marLeft w:val="0"/>
                  <w:marRight w:val="0"/>
                  <w:marTop w:val="0"/>
                  <w:marBottom w:val="0"/>
                  <w:divBdr>
                    <w:top w:val="none" w:sz="0" w:space="0" w:color="auto"/>
                    <w:left w:val="none" w:sz="0" w:space="0" w:color="auto"/>
                    <w:bottom w:val="none" w:sz="0" w:space="0" w:color="auto"/>
                    <w:right w:val="none" w:sz="0" w:space="0" w:color="auto"/>
                  </w:divBdr>
                </w:div>
                <w:div w:id="1221601718">
                  <w:marLeft w:val="0"/>
                  <w:marRight w:val="0"/>
                  <w:marTop w:val="0"/>
                  <w:marBottom w:val="0"/>
                  <w:divBdr>
                    <w:top w:val="none" w:sz="0" w:space="0" w:color="auto"/>
                    <w:left w:val="none" w:sz="0" w:space="0" w:color="auto"/>
                    <w:bottom w:val="none" w:sz="0" w:space="0" w:color="auto"/>
                    <w:right w:val="none" w:sz="0" w:space="0" w:color="auto"/>
                  </w:divBdr>
                </w:div>
                <w:div w:id="1221790094">
                  <w:marLeft w:val="0"/>
                  <w:marRight w:val="0"/>
                  <w:marTop w:val="0"/>
                  <w:marBottom w:val="0"/>
                  <w:divBdr>
                    <w:top w:val="none" w:sz="0" w:space="0" w:color="auto"/>
                    <w:left w:val="none" w:sz="0" w:space="0" w:color="auto"/>
                    <w:bottom w:val="none" w:sz="0" w:space="0" w:color="auto"/>
                    <w:right w:val="none" w:sz="0" w:space="0" w:color="auto"/>
                  </w:divBdr>
                </w:div>
                <w:div w:id="1223835155">
                  <w:marLeft w:val="0"/>
                  <w:marRight w:val="0"/>
                  <w:marTop w:val="0"/>
                  <w:marBottom w:val="0"/>
                  <w:divBdr>
                    <w:top w:val="none" w:sz="0" w:space="0" w:color="auto"/>
                    <w:left w:val="none" w:sz="0" w:space="0" w:color="auto"/>
                    <w:bottom w:val="none" w:sz="0" w:space="0" w:color="auto"/>
                    <w:right w:val="none" w:sz="0" w:space="0" w:color="auto"/>
                  </w:divBdr>
                </w:div>
                <w:div w:id="1229413034">
                  <w:marLeft w:val="0"/>
                  <w:marRight w:val="0"/>
                  <w:marTop w:val="0"/>
                  <w:marBottom w:val="0"/>
                  <w:divBdr>
                    <w:top w:val="none" w:sz="0" w:space="0" w:color="auto"/>
                    <w:left w:val="none" w:sz="0" w:space="0" w:color="auto"/>
                    <w:bottom w:val="none" w:sz="0" w:space="0" w:color="auto"/>
                    <w:right w:val="none" w:sz="0" w:space="0" w:color="auto"/>
                  </w:divBdr>
                </w:div>
                <w:div w:id="1229807212">
                  <w:marLeft w:val="0"/>
                  <w:marRight w:val="0"/>
                  <w:marTop w:val="0"/>
                  <w:marBottom w:val="0"/>
                  <w:divBdr>
                    <w:top w:val="none" w:sz="0" w:space="0" w:color="auto"/>
                    <w:left w:val="none" w:sz="0" w:space="0" w:color="auto"/>
                    <w:bottom w:val="none" w:sz="0" w:space="0" w:color="auto"/>
                    <w:right w:val="none" w:sz="0" w:space="0" w:color="auto"/>
                  </w:divBdr>
                </w:div>
                <w:div w:id="1230842992">
                  <w:marLeft w:val="0"/>
                  <w:marRight w:val="0"/>
                  <w:marTop w:val="0"/>
                  <w:marBottom w:val="0"/>
                  <w:divBdr>
                    <w:top w:val="none" w:sz="0" w:space="0" w:color="auto"/>
                    <w:left w:val="none" w:sz="0" w:space="0" w:color="auto"/>
                    <w:bottom w:val="none" w:sz="0" w:space="0" w:color="auto"/>
                    <w:right w:val="none" w:sz="0" w:space="0" w:color="auto"/>
                  </w:divBdr>
                </w:div>
                <w:div w:id="1233853175">
                  <w:marLeft w:val="0"/>
                  <w:marRight w:val="0"/>
                  <w:marTop w:val="0"/>
                  <w:marBottom w:val="0"/>
                  <w:divBdr>
                    <w:top w:val="none" w:sz="0" w:space="0" w:color="auto"/>
                    <w:left w:val="none" w:sz="0" w:space="0" w:color="auto"/>
                    <w:bottom w:val="none" w:sz="0" w:space="0" w:color="auto"/>
                    <w:right w:val="none" w:sz="0" w:space="0" w:color="auto"/>
                  </w:divBdr>
                </w:div>
                <w:div w:id="1235772594">
                  <w:marLeft w:val="0"/>
                  <w:marRight w:val="0"/>
                  <w:marTop w:val="0"/>
                  <w:marBottom w:val="0"/>
                  <w:divBdr>
                    <w:top w:val="none" w:sz="0" w:space="0" w:color="auto"/>
                    <w:left w:val="none" w:sz="0" w:space="0" w:color="auto"/>
                    <w:bottom w:val="none" w:sz="0" w:space="0" w:color="auto"/>
                    <w:right w:val="none" w:sz="0" w:space="0" w:color="auto"/>
                  </w:divBdr>
                </w:div>
                <w:div w:id="1236471726">
                  <w:marLeft w:val="0"/>
                  <w:marRight w:val="0"/>
                  <w:marTop w:val="0"/>
                  <w:marBottom w:val="0"/>
                  <w:divBdr>
                    <w:top w:val="none" w:sz="0" w:space="0" w:color="auto"/>
                    <w:left w:val="none" w:sz="0" w:space="0" w:color="auto"/>
                    <w:bottom w:val="none" w:sz="0" w:space="0" w:color="auto"/>
                    <w:right w:val="none" w:sz="0" w:space="0" w:color="auto"/>
                  </w:divBdr>
                </w:div>
                <w:div w:id="1239754042">
                  <w:marLeft w:val="0"/>
                  <w:marRight w:val="0"/>
                  <w:marTop w:val="0"/>
                  <w:marBottom w:val="0"/>
                  <w:divBdr>
                    <w:top w:val="none" w:sz="0" w:space="0" w:color="auto"/>
                    <w:left w:val="none" w:sz="0" w:space="0" w:color="auto"/>
                    <w:bottom w:val="none" w:sz="0" w:space="0" w:color="auto"/>
                    <w:right w:val="none" w:sz="0" w:space="0" w:color="auto"/>
                  </w:divBdr>
                </w:div>
                <w:div w:id="1242372657">
                  <w:marLeft w:val="0"/>
                  <w:marRight w:val="0"/>
                  <w:marTop w:val="0"/>
                  <w:marBottom w:val="0"/>
                  <w:divBdr>
                    <w:top w:val="none" w:sz="0" w:space="0" w:color="auto"/>
                    <w:left w:val="none" w:sz="0" w:space="0" w:color="auto"/>
                    <w:bottom w:val="none" w:sz="0" w:space="0" w:color="auto"/>
                    <w:right w:val="none" w:sz="0" w:space="0" w:color="auto"/>
                  </w:divBdr>
                </w:div>
                <w:div w:id="1242833420">
                  <w:marLeft w:val="0"/>
                  <w:marRight w:val="0"/>
                  <w:marTop w:val="0"/>
                  <w:marBottom w:val="0"/>
                  <w:divBdr>
                    <w:top w:val="none" w:sz="0" w:space="0" w:color="auto"/>
                    <w:left w:val="none" w:sz="0" w:space="0" w:color="auto"/>
                    <w:bottom w:val="none" w:sz="0" w:space="0" w:color="auto"/>
                    <w:right w:val="none" w:sz="0" w:space="0" w:color="auto"/>
                  </w:divBdr>
                </w:div>
                <w:div w:id="1243029466">
                  <w:marLeft w:val="0"/>
                  <w:marRight w:val="0"/>
                  <w:marTop w:val="0"/>
                  <w:marBottom w:val="0"/>
                  <w:divBdr>
                    <w:top w:val="none" w:sz="0" w:space="0" w:color="auto"/>
                    <w:left w:val="none" w:sz="0" w:space="0" w:color="auto"/>
                    <w:bottom w:val="none" w:sz="0" w:space="0" w:color="auto"/>
                    <w:right w:val="none" w:sz="0" w:space="0" w:color="auto"/>
                  </w:divBdr>
                </w:div>
                <w:div w:id="1247878333">
                  <w:marLeft w:val="0"/>
                  <w:marRight w:val="0"/>
                  <w:marTop w:val="0"/>
                  <w:marBottom w:val="0"/>
                  <w:divBdr>
                    <w:top w:val="none" w:sz="0" w:space="0" w:color="auto"/>
                    <w:left w:val="none" w:sz="0" w:space="0" w:color="auto"/>
                    <w:bottom w:val="none" w:sz="0" w:space="0" w:color="auto"/>
                    <w:right w:val="none" w:sz="0" w:space="0" w:color="auto"/>
                  </w:divBdr>
                </w:div>
                <w:div w:id="1250116117">
                  <w:marLeft w:val="0"/>
                  <w:marRight w:val="0"/>
                  <w:marTop w:val="0"/>
                  <w:marBottom w:val="0"/>
                  <w:divBdr>
                    <w:top w:val="none" w:sz="0" w:space="0" w:color="auto"/>
                    <w:left w:val="none" w:sz="0" w:space="0" w:color="auto"/>
                    <w:bottom w:val="none" w:sz="0" w:space="0" w:color="auto"/>
                    <w:right w:val="none" w:sz="0" w:space="0" w:color="auto"/>
                  </w:divBdr>
                </w:div>
                <w:div w:id="1250699316">
                  <w:marLeft w:val="0"/>
                  <w:marRight w:val="0"/>
                  <w:marTop w:val="0"/>
                  <w:marBottom w:val="0"/>
                  <w:divBdr>
                    <w:top w:val="none" w:sz="0" w:space="0" w:color="auto"/>
                    <w:left w:val="none" w:sz="0" w:space="0" w:color="auto"/>
                    <w:bottom w:val="none" w:sz="0" w:space="0" w:color="auto"/>
                    <w:right w:val="none" w:sz="0" w:space="0" w:color="auto"/>
                  </w:divBdr>
                </w:div>
                <w:div w:id="1253127570">
                  <w:marLeft w:val="0"/>
                  <w:marRight w:val="0"/>
                  <w:marTop w:val="0"/>
                  <w:marBottom w:val="0"/>
                  <w:divBdr>
                    <w:top w:val="none" w:sz="0" w:space="0" w:color="auto"/>
                    <w:left w:val="none" w:sz="0" w:space="0" w:color="auto"/>
                    <w:bottom w:val="none" w:sz="0" w:space="0" w:color="auto"/>
                    <w:right w:val="none" w:sz="0" w:space="0" w:color="auto"/>
                  </w:divBdr>
                </w:div>
                <w:div w:id="1253776990">
                  <w:marLeft w:val="0"/>
                  <w:marRight w:val="0"/>
                  <w:marTop w:val="0"/>
                  <w:marBottom w:val="0"/>
                  <w:divBdr>
                    <w:top w:val="none" w:sz="0" w:space="0" w:color="auto"/>
                    <w:left w:val="none" w:sz="0" w:space="0" w:color="auto"/>
                    <w:bottom w:val="none" w:sz="0" w:space="0" w:color="auto"/>
                    <w:right w:val="none" w:sz="0" w:space="0" w:color="auto"/>
                  </w:divBdr>
                </w:div>
                <w:div w:id="1255287200">
                  <w:marLeft w:val="0"/>
                  <w:marRight w:val="0"/>
                  <w:marTop w:val="0"/>
                  <w:marBottom w:val="0"/>
                  <w:divBdr>
                    <w:top w:val="none" w:sz="0" w:space="0" w:color="auto"/>
                    <w:left w:val="none" w:sz="0" w:space="0" w:color="auto"/>
                    <w:bottom w:val="none" w:sz="0" w:space="0" w:color="auto"/>
                    <w:right w:val="none" w:sz="0" w:space="0" w:color="auto"/>
                  </w:divBdr>
                </w:div>
                <w:div w:id="1256596277">
                  <w:marLeft w:val="0"/>
                  <w:marRight w:val="0"/>
                  <w:marTop w:val="0"/>
                  <w:marBottom w:val="0"/>
                  <w:divBdr>
                    <w:top w:val="none" w:sz="0" w:space="0" w:color="auto"/>
                    <w:left w:val="none" w:sz="0" w:space="0" w:color="auto"/>
                    <w:bottom w:val="none" w:sz="0" w:space="0" w:color="auto"/>
                    <w:right w:val="none" w:sz="0" w:space="0" w:color="auto"/>
                  </w:divBdr>
                </w:div>
                <w:div w:id="1257324068">
                  <w:marLeft w:val="0"/>
                  <w:marRight w:val="0"/>
                  <w:marTop w:val="0"/>
                  <w:marBottom w:val="0"/>
                  <w:divBdr>
                    <w:top w:val="none" w:sz="0" w:space="0" w:color="auto"/>
                    <w:left w:val="none" w:sz="0" w:space="0" w:color="auto"/>
                    <w:bottom w:val="none" w:sz="0" w:space="0" w:color="auto"/>
                    <w:right w:val="none" w:sz="0" w:space="0" w:color="auto"/>
                  </w:divBdr>
                </w:div>
                <w:div w:id="1259101284">
                  <w:marLeft w:val="0"/>
                  <w:marRight w:val="0"/>
                  <w:marTop w:val="0"/>
                  <w:marBottom w:val="0"/>
                  <w:divBdr>
                    <w:top w:val="none" w:sz="0" w:space="0" w:color="auto"/>
                    <w:left w:val="none" w:sz="0" w:space="0" w:color="auto"/>
                    <w:bottom w:val="none" w:sz="0" w:space="0" w:color="auto"/>
                    <w:right w:val="none" w:sz="0" w:space="0" w:color="auto"/>
                  </w:divBdr>
                </w:div>
                <w:div w:id="1259757898">
                  <w:marLeft w:val="0"/>
                  <w:marRight w:val="0"/>
                  <w:marTop w:val="0"/>
                  <w:marBottom w:val="0"/>
                  <w:divBdr>
                    <w:top w:val="none" w:sz="0" w:space="0" w:color="auto"/>
                    <w:left w:val="none" w:sz="0" w:space="0" w:color="auto"/>
                    <w:bottom w:val="none" w:sz="0" w:space="0" w:color="auto"/>
                    <w:right w:val="none" w:sz="0" w:space="0" w:color="auto"/>
                  </w:divBdr>
                </w:div>
                <w:div w:id="1260798724">
                  <w:marLeft w:val="0"/>
                  <w:marRight w:val="0"/>
                  <w:marTop w:val="0"/>
                  <w:marBottom w:val="0"/>
                  <w:divBdr>
                    <w:top w:val="none" w:sz="0" w:space="0" w:color="auto"/>
                    <w:left w:val="none" w:sz="0" w:space="0" w:color="auto"/>
                    <w:bottom w:val="none" w:sz="0" w:space="0" w:color="auto"/>
                    <w:right w:val="none" w:sz="0" w:space="0" w:color="auto"/>
                  </w:divBdr>
                </w:div>
                <w:div w:id="1260867022">
                  <w:marLeft w:val="0"/>
                  <w:marRight w:val="0"/>
                  <w:marTop w:val="0"/>
                  <w:marBottom w:val="0"/>
                  <w:divBdr>
                    <w:top w:val="none" w:sz="0" w:space="0" w:color="auto"/>
                    <w:left w:val="none" w:sz="0" w:space="0" w:color="auto"/>
                    <w:bottom w:val="none" w:sz="0" w:space="0" w:color="auto"/>
                    <w:right w:val="none" w:sz="0" w:space="0" w:color="auto"/>
                  </w:divBdr>
                </w:div>
                <w:div w:id="1261834238">
                  <w:marLeft w:val="0"/>
                  <w:marRight w:val="0"/>
                  <w:marTop w:val="0"/>
                  <w:marBottom w:val="0"/>
                  <w:divBdr>
                    <w:top w:val="none" w:sz="0" w:space="0" w:color="auto"/>
                    <w:left w:val="none" w:sz="0" w:space="0" w:color="auto"/>
                    <w:bottom w:val="none" w:sz="0" w:space="0" w:color="auto"/>
                    <w:right w:val="none" w:sz="0" w:space="0" w:color="auto"/>
                  </w:divBdr>
                </w:div>
                <w:div w:id="1262226835">
                  <w:marLeft w:val="0"/>
                  <w:marRight w:val="0"/>
                  <w:marTop w:val="0"/>
                  <w:marBottom w:val="0"/>
                  <w:divBdr>
                    <w:top w:val="none" w:sz="0" w:space="0" w:color="auto"/>
                    <w:left w:val="none" w:sz="0" w:space="0" w:color="auto"/>
                    <w:bottom w:val="none" w:sz="0" w:space="0" w:color="auto"/>
                    <w:right w:val="none" w:sz="0" w:space="0" w:color="auto"/>
                  </w:divBdr>
                </w:div>
                <w:div w:id="1264344100">
                  <w:marLeft w:val="0"/>
                  <w:marRight w:val="0"/>
                  <w:marTop w:val="0"/>
                  <w:marBottom w:val="0"/>
                  <w:divBdr>
                    <w:top w:val="none" w:sz="0" w:space="0" w:color="auto"/>
                    <w:left w:val="none" w:sz="0" w:space="0" w:color="auto"/>
                    <w:bottom w:val="none" w:sz="0" w:space="0" w:color="auto"/>
                    <w:right w:val="none" w:sz="0" w:space="0" w:color="auto"/>
                  </w:divBdr>
                </w:div>
                <w:div w:id="1266424925">
                  <w:marLeft w:val="0"/>
                  <w:marRight w:val="0"/>
                  <w:marTop w:val="0"/>
                  <w:marBottom w:val="0"/>
                  <w:divBdr>
                    <w:top w:val="none" w:sz="0" w:space="0" w:color="auto"/>
                    <w:left w:val="none" w:sz="0" w:space="0" w:color="auto"/>
                    <w:bottom w:val="none" w:sz="0" w:space="0" w:color="auto"/>
                    <w:right w:val="none" w:sz="0" w:space="0" w:color="auto"/>
                  </w:divBdr>
                </w:div>
                <w:div w:id="1266693814">
                  <w:marLeft w:val="0"/>
                  <w:marRight w:val="0"/>
                  <w:marTop w:val="0"/>
                  <w:marBottom w:val="0"/>
                  <w:divBdr>
                    <w:top w:val="none" w:sz="0" w:space="0" w:color="auto"/>
                    <w:left w:val="none" w:sz="0" w:space="0" w:color="auto"/>
                    <w:bottom w:val="none" w:sz="0" w:space="0" w:color="auto"/>
                    <w:right w:val="none" w:sz="0" w:space="0" w:color="auto"/>
                  </w:divBdr>
                </w:div>
                <w:div w:id="1267274441">
                  <w:marLeft w:val="0"/>
                  <w:marRight w:val="0"/>
                  <w:marTop w:val="0"/>
                  <w:marBottom w:val="0"/>
                  <w:divBdr>
                    <w:top w:val="none" w:sz="0" w:space="0" w:color="auto"/>
                    <w:left w:val="none" w:sz="0" w:space="0" w:color="auto"/>
                    <w:bottom w:val="none" w:sz="0" w:space="0" w:color="auto"/>
                    <w:right w:val="none" w:sz="0" w:space="0" w:color="auto"/>
                  </w:divBdr>
                </w:div>
                <w:div w:id="1269969695">
                  <w:marLeft w:val="0"/>
                  <w:marRight w:val="0"/>
                  <w:marTop w:val="0"/>
                  <w:marBottom w:val="0"/>
                  <w:divBdr>
                    <w:top w:val="none" w:sz="0" w:space="0" w:color="auto"/>
                    <w:left w:val="none" w:sz="0" w:space="0" w:color="auto"/>
                    <w:bottom w:val="none" w:sz="0" w:space="0" w:color="auto"/>
                    <w:right w:val="none" w:sz="0" w:space="0" w:color="auto"/>
                  </w:divBdr>
                </w:div>
                <w:div w:id="1272516086">
                  <w:marLeft w:val="0"/>
                  <w:marRight w:val="0"/>
                  <w:marTop w:val="0"/>
                  <w:marBottom w:val="0"/>
                  <w:divBdr>
                    <w:top w:val="none" w:sz="0" w:space="0" w:color="auto"/>
                    <w:left w:val="none" w:sz="0" w:space="0" w:color="auto"/>
                    <w:bottom w:val="none" w:sz="0" w:space="0" w:color="auto"/>
                    <w:right w:val="none" w:sz="0" w:space="0" w:color="auto"/>
                  </w:divBdr>
                </w:div>
                <w:div w:id="1273126739">
                  <w:marLeft w:val="0"/>
                  <w:marRight w:val="0"/>
                  <w:marTop w:val="0"/>
                  <w:marBottom w:val="0"/>
                  <w:divBdr>
                    <w:top w:val="none" w:sz="0" w:space="0" w:color="auto"/>
                    <w:left w:val="none" w:sz="0" w:space="0" w:color="auto"/>
                    <w:bottom w:val="none" w:sz="0" w:space="0" w:color="auto"/>
                    <w:right w:val="none" w:sz="0" w:space="0" w:color="auto"/>
                  </w:divBdr>
                </w:div>
                <w:div w:id="1273512727">
                  <w:marLeft w:val="0"/>
                  <w:marRight w:val="0"/>
                  <w:marTop w:val="0"/>
                  <w:marBottom w:val="0"/>
                  <w:divBdr>
                    <w:top w:val="none" w:sz="0" w:space="0" w:color="auto"/>
                    <w:left w:val="none" w:sz="0" w:space="0" w:color="auto"/>
                    <w:bottom w:val="none" w:sz="0" w:space="0" w:color="auto"/>
                    <w:right w:val="none" w:sz="0" w:space="0" w:color="auto"/>
                  </w:divBdr>
                </w:div>
                <w:div w:id="1275597028">
                  <w:marLeft w:val="0"/>
                  <w:marRight w:val="0"/>
                  <w:marTop w:val="0"/>
                  <w:marBottom w:val="0"/>
                  <w:divBdr>
                    <w:top w:val="none" w:sz="0" w:space="0" w:color="auto"/>
                    <w:left w:val="none" w:sz="0" w:space="0" w:color="auto"/>
                    <w:bottom w:val="none" w:sz="0" w:space="0" w:color="auto"/>
                    <w:right w:val="none" w:sz="0" w:space="0" w:color="auto"/>
                  </w:divBdr>
                </w:div>
                <w:div w:id="1275600941">
                  <w:marLeft w:val="0"/>
                  <w:marRight w:val="0"/>
                  <w:marTop w:val="0"/>
                  <w:marBottom w:val="0"/>
                  <w:divBdr>
                    <w:top w:val="none" w:sz="0" w:space="0" w:color="auto"/>
                    <w:left w:val="none" w:sz="0" w:space="0" w:color="auto"/>
                    <w:bottom w:val="none" w:sz="0" w:space="0" w:color="auto"/>
                    <w:right w:val="none" w:sz="0" w:space="0" w:color="auto"/>
                  </w:divBdr>
                </w:div>
                <w:div w:id="1279139949">
                  <w:marLeft w:val="0"/>
                  <w:marRight w:val="0"/>
                  <w:marTop w:val="0"/>
                  <w:marBottom w:val="0"/>
                  <w:divBdr>
                    <w:top w:val="none" w:sz="0" w:space="0" w:color="auto"/>
                    <w:left w:val="none" w:sz="0" w:space="0" w:color="auto"/>
                    <w:bottom w:val="none" w:sz="0" w:space="0" w:color="auto"/>
                    <w:right w:val="none" w:sz="0" w:space="0" w:color="auto"/>
                  </w:divBdr>
                </w:div>
                <w:div w:id="1279987507">
                  <w:marLeft w:val="0"/>
                  <w:marRight w:val="0"/>
                  <w:marTop w:val="0"/>
                  <w:marBottom w:val="0"/>
                  <w:divBdr>
                    <w:top w:val="none" w:sz="0" w:space="0" w:color="auto"/>
                    <w:left w:val="none" w:sz="0" w:space="0" w:color="auto"/>
                    <w:bottom w:val="none" w:sz="0" w:space="0" w:color="auto"/>
                    <w:right w:val="none" w:sz="0" w:space="0" w:color="auto"/>
                  </w:divBdr>
                </w:div>
                <w:div w:id="1280452266">
                  <w:marLeft w:val="0"/>
                  <w:marRight w:val="0"/>
                  <w:marTop w:val="0"/>
                  <w:marBottom w:val="0"/>
                  <w:divBdr>
                    <w:top w:val="none" w:sz="0" w:space="0" w:color="auto"/>
                    <w:left w:val="none" w:sz="0" w:space="0" w:color="auto"/>
                    <w:bottom w:val="none" w:sz="0" w:space="0" w:color="auto"/>
                    <w:right w:val="none" w:sz="0" w:space="0" w:color="auto"/>
                  </w:divBdr>
                </w:div>
                <w:div w:id="1280989043">
                  <w:marLeft w:val="0"/>
                  <w:marRight w:val="0"/>
                  <w:marTop w:val="0"/>
                  <w:marBottom w:val="0"/>
                  <w:divBdr>
                    <w:top w:val="none" w:sz="0" w:space="0" w:color="auto"/>
                    <w:left w:val="none" w:sz="0" w:space="0" w:color="auto"/>
                    <w:bottom w:val="none" w:sz="0" w:space="0" w:color="auto"/>
                    <w:right w:val="none" w:sz="0" w:space="0" w:color="auto"/>
                  </w:divBdr>
                </w:div>
                <w:div w:id="1281063684">
                  <w:marLeft w:val="0"/>
                  <w:marRight w:val="0"/>
                  <w:marTop w:val="0"/>
                  <w:marBottom w:val="0"/>
                  <w:divBdr>
                    <w:top w:val="none" w:sz="0" w:space="0" w:color="auto"/>
                    <w:left w:val="none" w:sz="0" w:space="0" w:color="auto"/>
                    <w:bottom w:val="none" w:sz="0" w:space="0" w:color="auto"/>
                    <w:right w:val="none" w:sz="0" w:space="0" w:color="auto"/>
                  </w:divBdr>
                </w:div>
                <w:div w:id="1281110126">
                  <w:marLeft w:val="0"/>
                  <w:marRight w:val="0"/>
                  <w:marTop w:val="0"/>
                  <w:marBottom w:val="0"/>
                  <w:divBdr>
                    <w:top w:val="none" w:sz="0" w:space="0" w:color="auto"/>
                    <w:left w:val="none" w:sz="0" w:space="0" w:color="auto"/>
                    <w:bottom w:val="none" w:sz="0" w:space="0" w:color="auto"/>
                    <w:right w:val="none" w:sz="0" w:space="0" w:color="auto"/>
                  </w:divBdr>
                </w:div>
                <w:div w:id="1283464869">
                  <w:marLeft w:val="0"/>
                  <w:marRight w:val="0"/>
                  <w:marTop w:val="0"/>
                  <w:marBottom w:val="0"/>
                  <w:divBdr>
                    <w:top w:val="none" w:sz="0" w:space="0" w:color="auto"/>
                    <w:left w:val="none" w:sz="0" w:space="0" w:color="auto"/>
                    <w:bottom w:val="none" w:sz="0" w:space="0" w:color="auto"/>
                    <w:right w:val="none" w:sz="0" w:space="0" w:color="auto"/>
                  </w:divBdr>
                </w:div>
                <w:div w:id="1285501001">
                  <w:marLeft w:val="0"/>
                  <w:marRight w:val="0"/>
                  <w:marTop w:val="0"/>
                  <w:marBottom w:val="0"/>
                  <w:divBdr>
                    <w:top w:val="none" w:sz="0" w:space="0" w:color="auto"/>
                    <w:left w:val="none" w:sz="0" w:space="0" w:color="auto"/>
                    <w:bottom w:val="none" w:sz="0" w:space="0" w:color="auto"/>
                    <w:right w:val="none" w:sz="0" w:space="0" w:color="auto"/>
                  </w:divBdr>
                </w:div>
                <w:div w:id="1289434630">
                  <w:marLeft w:val="0"/>
                  <w:marRight w:val="0"/>
                  <w:marTop w:val="0"/>
                  <w:marBottom w:val="0"/>
                  <w:divBdr>
                    <w:top w:val="none" w:sz="0" w:space="0" w:color="auto"/>
                    <w:left w:val="none" w:sz="0" w:space="0" w:color="auto"/>
                    <w:bottom w:val="none" w:sz="0" w:space="0" w:color="auto"/>
                    <w:right w:val="none" w:sz="0" w:space="0" w:color="auto"/>
                  </w:divBdr>
                </w:div>
                <w:div w:id="1291059586">
                  <w:marLeft w:val="0"/>
                  <w:marRight w:val="0"/>
                  <w:marTop w:val="0"/>
                  <w:marBottom w:val="0"/>
                  <w:divBdr>
                    <w:top w:val="none" w:sz="0" w:space="0" w:color="auto"/>
                    <w:left w:val="none" w:sz="0" w:space="0" w:color="auto"/>
                    <w:bottom w:val="none" w:sz="0" w:space="0" w:color="auto"/>
                    <w:right w:val="none" w:sz="0" w:space="0" w:color="auto"/>
                  </w:divBdr>
                </w:div>
                <w:div w:id="1294094571">
                  <w:marLeft w:val="0"/>
                  <w:marRight w:val="0"/>
                  <w:marTop w:val="0"/>
                  <w:marBottom w:val="0"/>
                  <w:divBdr>
                    <w:top w:val="none" w:sz="0" w:space="0" w:color="auto"/>
                    <w:left w:val="none" w:sz="0" w:space="0" w:color="auto"/>
                    <w:bottom w:val="none" w:sz="0" w:space="0" w:color="auto"/>
                    <w:right w:val="none" w:sz="0" w:space="0" w:color="auto"/>
                  </w:divBdr>
                </w:div>
                <w:div w:id="1296377893">
                  <w:marLeft w:val="0"/>
                  <w:marRight w:val="0"/>
                  <w:marTop w:val="0"/>
                  <w:marBottom w:val="0"/>
                  <w:divBdr>
                    <w:top w:val="none" w:sz="0" w:space="0" w:color="auto"/>
                    <w:left w:val="none" w:sz="0" w:space="0" w:color="auto"/>
                    <w:bottom w:val="none" w:sz="0" w:space="0" w:color="auto"/>
                    <w:right w:val="none" w:sz="0" w:space="0" w:color="auto"/>
                  </w:divBdr>
                </w:div>
                <w:div w:id="1297560987">
                  <w:marLeft w:val="0"/>
                  <w:marRight w:val="0"/>
                  <w:marTop w:val="0"/>
                  <w:marBottom w:val="0"/>
                  <w:divBdr>
                    <w:top w:val="none" w:sz="0" w:space="0" w:color="auto"/>
                    <w:left w:val="none" w:sz="0" w:space="0" w:color="auto"/>
                    <w:bottom w:val="none" w:sz="0" w:space="0" w:color="auto"/>
                    <w:right w:val="none" w:sz="0" w:space="0" w:color="auto"/>
                  </w:divBdr>
                </w:div>
                <w:div w:id="1299601985">
                  <w:marLeft w:val="0"/>
                  <w:marRight w:val="0"/>
                  <w:marTop w:val="0"/>
                  <w:marBottom w:val="0"/>
                  <w:divBdr>
                    <w:top w:val="none" w:sz="0" w:space="0" w:color="auto"/>
                    <w:left w:val="none" w:sz="0" w:space="0" w:color="auto"/>
                    <w:bottom w:val="none" w:sz="0" w:space="0" w:color="auto"/>
                    <w:right w:val="none" w:sz="0" w:space="0" w:color="auto"/>
                  </w:divBdr>
                </w:div>
                <w:div w:id="1299724658">
                  <w:marLeft w:val="0"/>
                  <w:marRight w:val="0"/>
                  <w:marTop w:val="0"/>
                  <w:marBottom w:val="0"/>
                  <w:divBdr>
                    <w:top w:val="none" w:sz="0" w:space="0" w:color="auto"/>
                    <w:left w:val="none" w:sz="0" w:space="0" w:color="auto"/>
                    <w:bottom w:val="none" w:sz="0" w:space="0" w:color="auto"/>
                    <w:right w:val="none" w:sz="0" w:space="0" w:color="auto"/>
                  </w:divBdr>
                </w:div>
                <w:div w:id="1300771050">
                  <w:marLeft w:val="0"/>
                  <w:marRight w:val="0"/>
                  <w:marTop w:val="0"/>
                  <w:marBottom w:val="0"/>
                  <w:divBdr>
                    <w:top w:val="none" w:sz="0" w:space="0" w:color="auto"/>
                    <w:left w:val="none" w:sz="0" w:space="0" w:color="auto"/>
                    <w:bottom w:val="none" w:sz="0" w:space="0" w:color="auto"/>
                    <w:right w:val="none" w:sz="0" w:space="0" w:color="auto"/>
                  </w:divBdr>
                </w:div>
                <w:div w:id="1301303838">
                  <w:marLeft w:val="0"/>
                  <w:marRight w:val="0"/>
                  <w:marTop w:val="0"/>
                  <w:marBottom w:val="0"/>
                  <w:divBdr>
                    <w:top w:val="none" w:sz="0" w:space="0" w:color="auto"/>
                    <w:left w:val="none" w:sz="0" w:space="0" w:color="auto"/>
                    <w:bottom w:val="none" w:sz="0" w:space="0" w:color="auto"/>
                    <w:right w:val="none" w:sz="0" w:space="0" w:color="auto"/>
                  </w:divBdr>
                </w:div>
                <w:div w:id="1302808560">
                  <w:marLeft w:val="0"/>
                  <w:marRight w:val="0"/>
                  <w:marTop w:val="0"/>
                  <w:marBottom w:val="0"/>
                  <w:divBdr>
                    <w:top w:val="none" w:sz="0" w:space="0" w:color="auto"/>
                    <w:left w:val="none" w:sz="0" w:space="0" w:color="auto"/>
                    <w:bottom w:val="none" w:sz="0" w:space="0" w:color="auto"/>
                    <w:right w:val="none" w:sz="0" w:space="0" w:color="auto"/>
                  </w:divBdr>
                </w:div>
                <w:div w:id="1303972456">
                  <w:marLeft w:val="0"/>
                  <w:marRight w:val="0"/>
                  <w:marTop w:val="0"/>
                  <w:marBottom w:val="0"/>
                  <w:divBdr>
                    <w:top w:val="none" w:sz="0" w:space="0" w:color="auto"/>
                    <w:left w:val="none" w:sz="0" w:space="0" w:color="auto"/>
                    <w:bottom w:val="none" w:sz="0" w:space="0" w:color="auto"/>
                    <w:right w:val="none" w:sz="0" w:space="0" w:color="auto"/>
                  </w:divBdr>
                </w:div>
                <w:div w:id="1306735745">
                  <w:marLeft w:val="0"/>
                  <w:marRight w:val="0"/>
                  <w:marTop w:val="0"/>
                  <w:marBottom w:val="0"/>
                  <w:divBdr>
                    <w:top w:val="none" w:sz="0" w:space="0" w:color="auto"/>
                    <w:left w:val="none" w:sz="0" w:space="0" w:color="auto"/>
                    <w:bottom w:val="none" w:sz="0" w:space="0" w:color="auto"/>
                    <w:right w:val="none" w:sz="0" w:space="0" w:color="auto"/>
                  </w:divBdr>
                </w:div>
                <w:div w:id="1308050785">
                  <w:marLeft w:val="0"/>
                  <w:marRight w:val="0"/>
                  <w:marTop w:val="0"/>
                  <w:marBottom w:val="0"/>
                  <w:divBdr>
                    <w:top w:val="none" w:sz="0" w:space="0" w:color="auto"/>
                    <w:left w:val="none" w:sz="0" w:space="0" w:color="auto"/>
                    <w:bottom w:val="none" w:sz="0" w:space="0" w:color="auto"/>
                    <w:right w:val="none" w:sz="0" w:space="0" w:color="auto"/>
                  </w:divBdr>
                </w:div>
                <w:div w:id="1311523085">
                  <w:marLeft w:val="0"/>
                  <w:marRight w:val="0"/>
                  <w:marTop w:val="0"/>
                  <w:marBottom w:val="0"/>
                  <w:divBdr>
                    <w:top w:val="none" w:sz="0" w:space="0" w:color="auto"/>
                    <w:left w:val="none" w:sz="0" w:space="0" w:color="auto"/>
                    <w:bottom w:val="none" w:sz="0" w:space="0" w:color="auto"/>
                    <w:right w:val="none" w:sz="0" w:space="0" w:color="auto"/>
                  </w:divBdr>
                </w:div>
                <w:div w:id="1312442366">
                  <w:marLeft w:val="0"/>
                  <w:marRight w:val="0"/>
                  <w:marTop w:val="0"/>
                  <w:marBottom w:val="0"/>
                  <w:divBdr>
                    <w:top w:val="none" w:sz="0" w:space="0" w:color="auto"/>
                    <w:left w:val="none" w:sz="0" w:space="0" w:color="auto"/>
                    <w:bottom w:val="none" w:sz="0" w:space="0" w:color="auto"/>
                    <w:right w:val="none" w:sz="0" w:space="0" w:color="auto"/>
                  </w:divBdr>
                </w:div>
                <w:div w:id="1313756587">
                  <w:marLeft w:val="0"/>
                  <w:marRight w:val="0"/>
                  <w:marTop w:val="0"/>
                  <w:marBottom w:val="0"/>
                  <w:divBdr>
                    <w:top w:val="none" w:sz="0" w:space="0" w:color="auto"/>
                    <w:left w:val="none" w:sz="0" w:space="0" w:color="auto"/>
                    <w:bottom w:val="none" w:sz="0" w:space="0" w:color="auto"/>
                    <w:right w:val="none" w:sz="0" w:space="0" w:color="auto"/>
                  </w:divBdr>
                </w:div>
                <w:div w:id="1314021437">
                  <w:marLeft w:val="0"/>
                  <w:marRight w:val="0"/>
                  <w:marTop w:val="0"/>
                  <w:marBottom w:val="0"/>
                  <w:divBdr>
                    <w:top w:val="none" w:sz="0" w:space="0" w:color="auto"/>
                    <w:left w:val="none" w:sz="0" w:space="0" w:color="auto"/>
                    <w:bottom w:val="none" w:sz="0" w:space="0" w:color="auto"/>
                    <w:right w:val="none" w:sz="0" w:space="0" w:color="auto"/>
                  </w:divBdr>
                </w:div>
                <w:div w:id="1315718990">
                  <w:marLeft w:val="0"/>
                  <w:marRight w:val="0"/>
                  <w:marTop w:val="0"/>
                  <w:marBottom w:val="0"/>
                  <w:divBdr>
                    <w:top w:val="none" w:sz="0" w:space="0" w:color="auto"/>
                    <w:left w:val="none" w:sz="0" w:space="0" w:color="auto"/>
                    <w:bottom w:val="none" w:sz="0" w:space="0" w:color="auto"/>
                    <w:right w:val="none" w:sz="0" w:space="0" w:color="auto"/>
                  </w:divBdr>
                </w:div>
                <w:div w:id="1316764192">
                  <w:marLeft w:val="0"/>
                  <w:marRight w:val="0"/>
                  <w:marTop w:val="0"/>
                  <w:marBottom w:val="0"/>
                  <w:divBdr>
                    <w:top w:val="none" w:sz="0" w:space="0" w:color="auto"/>
                    <w:left w:val="none" w:sz="0" w:space="0" w:color="auto"/>
                    <w:bottom w:val="none" w:sz="0" w:space="0" w:color="auto"/>
                    <w:right w:val="none" w:sz="0" w:space="0" w:color="auto"/>
                  </w:divBdr>
                </w:div>
                <w:div w:id="1322810586">
                  <w:marLeft w:val="0"/>
                  <w:marRight w:val="0"/>
                  <w:marTop w:val="0"/>
                  <w:marBottom w:val="0"/>
                  <w:divBdr>
                    <w:top w:val="none" w:sz="0" w:space="0" w:color="auto"/>
                    <w:left w:val="none" w:sz="0" w:space="0" w:color="auto"/>
                    <w:bottom w:val="none" w:sz="0" w:space="0" w:color="auto"/>
                    <w:right w:val="none" w:sz="0" w:space="0" w:color="auto"/>
                  </w:divBdr>
                </w:div>
                <w:div w:id="1329597418">
                  <w:marLeft w:val="0"/>
                  <w:marRight w:val="0"/>
                  <w:marTop w:val="0"/>
                  <w:marBottom w:val="0"/>
                  <w:divBdr>
                    <w:top w:val="none" w:sz="0" w:space="0" w:color="auto"/>
                    <w:left w:val="none" w:sz="0" w:space="0" w:color="auto"/>
                    <w:bottom w:val="none" w:sz="0" w:space="0" w:color="auto"/>
                    <w:right w:val="none" w:sz="0" w:space="0" w:color="auto"/>
                  </w:divBdr>
                </w:div>
                <w:div w:id="1331644469">
                  <w:marLeft w:val="0"/>
                  <w:marRight w:val="0"/>
                  <w:marTop w:val="0"/>
                  <w:marBottom w:val="0"/>
                  <w:divBdr>
                    <w:top w:val="none" w:sz="0" w:space="0" w:color="auto"/>
                    <w:left w:val="none" w:sz="0" w:space="0" w:color="auto"/>
                    <w:bottom w:val="none" w:sz="0" w:space="0" w:color="auto"/>
                    <w:right w:val="none" w:sz="0" w:space="0" w:color="auto"/>
                  </w:divBdr>
                </w:div>
                <w:div w:id="1332414133">
                  <w:marLeft w:val="0"/>
                  <w:marRight w:val="0"/>
                  <w:marTop w:val="0"/>
                  <w:marBottom w:val="0"/>
                  <w:divBdr>
                    <w:top w:val="none" w:sz="0" w:space="0" w:color="auto"/>
                    <w:left w:val="none" w:sz="0" w:space="0" w:color="auto"/>
                    <w:bottom w:val="none" w:sz="0" w:space="0" w:color="auto"/>
                    <w:right w:val="none" w:sz="0" w:space="0" w:color="auto"/>
                  </w:divBdr>
                </w:div>
                <w:div w:id="1332610568">
                  <w:marLeft w:val="0"/>
                  <w:marRight w:val="0"/>
                  <w:marTop w:val="0"/>
                  <w:marBottom w:val="0"/>
                  <w:divBdr>
                    <w:top w:val="none" w:sz="0" w:space="0" w:color="auto"/>
                    <w:left w:val="none" w:sz="0" w:space="0" w:color="auto"/>
                    <w:bottom w:val="none" w:sz="0" w:space="0" w:color="auto"/>
                    <w:right w:val="none" w:sz="0" w:space="0" w:color="auto"/>
                  </w:divBdr>
                </w:div>
                <w:div w:id="1332757292">
                  <w:marLeft w:val="0"/>
                  <w:marRight w:val="0"/>
                  <w:marTop w:val="0"/>
                  <w:marBottom w:val="0"/>
                  <w:divBdr>
                    <w:top w:val="none" w:sz="0" w:space="0" w:color="auto"/>
                    <w:left w:val="none" w:sz="0" w:space="0" w:color="auto"/>
                    <w:bottom w:val="none" w:sz="0" w:space="0" w:color="auto"/>
                    <w:right w:val="none" w:sz="0" w:space="0" w:color="auto"/>
                  </w:divBdr>
                </w:div>
                <w:div w:id="1333138725">
                  <w:marLeft w:val="0"/>
                  <w:marRight w:val="0"/>
                  <w:marTop w:val="0"/>
                  <w:marBottom w:val="0"/>
                  <w:divBdr>
                    <w:top w:val="none" w:sz="0" w:space="0" w:color="auto"/>
                    <w:left w:val="none" w:sz="0" w:space="0" w:color="auto"/>
                    <w:bottom w:val="none" w:sz="0" w:space="0" w:color="auto"/>
                    <w:right w:val="none" w:sz="0" w:space="0" w:color="auto"/>
                  </w:divBdr>
                </w:div>
                <w:div w:id="1334069205">
                  <w:marLeft w:val="0"/>
                  <w:marRight w:val="0"/>
                  <w:marTop w:val="0"/>
                  <w:marBottom w:val="0"/>
                  <w:divBdr>
                    <w:top w:val="none" w:sz="0" w:space="0" w:color="auto"/>
                    <w:left w:val="none" w:sz="0" w:space="0" w:color="auto"/>
                    <w:bottom w:val="none" w:sz="0" w:space="0" w:color="auto"/>
                    <w:right w:val="none" w:sz="0" w:space="0" w:color="auto"/>
                  </w:divBdr>
                </w:div>
                <w:div w:id="1339500400">
                  <w:marLeft w:val="0"/>
                  <w:marRight w:val="0"/>
                  <w:marTop w:val="0"/>
                  <w:marBottom w:val="0"/>
                  <w:divBdr>
                    <w:top w:val="none" w:sz="0" w:space="0" w:color="auto"/>
                    <w:left w:val="none" w:sz="0" w:space="0" w:color="auto"/>
                    <w:bottom w:val="none" w:sz="0" w:space="0" w:color="auto"/>
                    <w:right w:val="none" w:sz="0" w:space="0" w:color="auto"/>
                  </w:divBdr>
                </w:div>
                <w:div w:id="1339502063">
                  <w:marLeft w:val="0"/>
                  <w:marRight w:val="0"/>
                  <w:marTop w:val="0"/>
                  <w:marBottom w:val="0"/>
                  <w:divBdr>
                    <w:top w:val="none" w:sz="0" w:space="0" w:color="auto"/>
                    <w:left w:val="none" w:sz="0" w:space="0" w:color="auto"/>
                    <w:bottom w:val="none" w:sz="0" w:space="0" w:color="auto"/>
                    <w:right w:val="none" w:sz="0" w:space="0" w:color="auto"/>
                  </w:divBdr>
                </w:div>
                <w:div w:id="1342732469">
                  <w:marLeft w:val="0"/>
                  <w:marRight w:val="0"/>
                  <w:marTop w:val="0"/>
                  <w:marBottom w:val="0"/>
                  <w:divBdr>
                    <w:top w:val="none" w:sz="0" w:space="0" w:color="auto"/>
                    <w:left w:val="none" w:sz="0" w:space="0" w:color="auto"/>
                    <w:bottom w:val="none" w:sz="0" w:space="0" w:color="auto"/>
                    <w:right w:val="none" w:sz="0" w:space="0" w:color="auto"/>
                  </w:divBdr>
                </w:div>
                <w:div w:id="1350836980">
                  <w:marLeft w:val="0"/>
                  <w:marRight w:val="0"/>
                  <w:marTop w:val="0"/>
                  <w:marBottom w:val="0"/>
                  <w:divBdr>
                    <w:top w:val="none" w:sz="0" w:space="0" w:color="auto"/>
                    <w:left w:val="none" w:sz="0" w:space="0" w:color="auto"/>
                    <w:bottom w:val="none" w:sz="0" w:space="0" w:color="auto"/>
                    <w:right w:val="none" w:sz="0" w:space="0" w:color="auto"/>
                  </w:divBdr>
                </w:div>
                <w:div w:id="1353217411">
                  <w:marLeft w:val="0"/>
                  <w:marRight w:val="0"/>
                  <w:marTop w:val="0"/>
                  <w:marBottom w:val="0"/>
                  <w:divBdr>
                    <w:top w:val="none" w:sz="0" w:space="0" w:color="auto"/>
                    <w:left w:val="none" w:sz="0" w:space="0" w:color="auto"/>
                    <w:bottom w:val="none" w:sz="0" w:space="0" w:color="auto"/>
                    <w:right w:val="none" w:sz="0" w:space="0" w:color="auto"/>
                  </w:divBdr>
                </w:div>
                <w:div w:id="1357580221">
                  <w:marLeft w:val="0"/>
                  <w:marRight w:val="0"/>
                  <w:marTop w:val="0"/>
                  <w:marBottom w:val="0"/>
                  <w:divBdr>
                    <w:top w:val="none" w:sz="0" w:space="0" w:color="auto"/>
                    <w:left w:val="none" w:sz="0" w:space="0" w:color="auto"/>
                    <w:bottom w:val="none" w:sz="0" w:space="0" w:color="auto"/>
                    <w:right w:val="none" w:sz="0" w:space="0" w:color="auto"/>
                  </w:divBdr>
                </w:div>
                <w:div w:id="1357850638">
                  <w:marLeft w:val="0"/>
                  <w:marRight w:val="0"/>
                  <w:marTop w:val="0"/>
                  <w:marBottom w:val="0"/>
                  <w:divBdr>
                    <w:top w:val="none" w:sz="0" w:space="0" w:color="auto"/>
                    <w:left w:val="none" w:sz="0" w:space="0" w:color="auto"/>
                    <w:bottom w:val="none" w:sz="0" w:space="0" w:color="auto"/>
                    <w:right w:val="none" w:sz="0" w:space="0" w:color="auto"/>
                  </w:divBdr>
                </w:div>
                <w:div w:id="1362899849">
                  <w:marLeft w:val="0"/>
                  <w:marRight w:val="0"/>
                  <w:marTop w:val="0"/>
                  <w:marBottom w:val="0"/>
                  <w:divBdr>
                    <w:top w:val="none" w:sz="0" w:space="0" w:color="auto"/>
                    <w:left w:val="none" w:sz="0" w:space="0" w:color="auto"/>
                    <w:bottom w:val="none" w:sz="0" w:space="0" w:color="auto"/>
                    <w:right w:val="none" w:sz="0" w:space="0" w:color="auto"/>
                  </w:divBdr>
                </w:div>
                <w:div w:id="1363477192">
                  <w:marLeft w:val="0"/>
                  <w:marRight w:val="0"/>
                  <w:marTop w:val="0"/>
                  <w:marBottom w:val="0"/>
                  <w:divBdr>
                    <w:top w:val="none" w:sz="0" w:space="0" w:color="auto"/>
                    <w:left w:val="none" w:sz="0" w:space="0" w:color="auto"/>
                    <w:bottom w:val="none" w:sz="0" w:space="0" w:color="auto"/>
                    <w:right w:val="none" w:sz="0" w:space="0" w:color="auto"/>
                  </w:divBdr>
                </w:div>
                <w:div w:id="1365204550">
                  <w:marLeft w:val="0"/>
                  <w:marRight w:val="0"/>
                  <w:marTop w:val="0"/>
                  <w:marBottom w:val="0"/>
                  <w:divBdr>
                    <w:top w:val="none" w:sz="0" w:space="0" w:color="auto"/>
                    <w:left w:val="none" w:sz="0" w:space="0" w:color="auto"/>
                    <w:bottom w:val="none" w:sz="0" w:space="0" w:color="auto"/>
                    <w:right w:val="none" w:sz="0" w:space="0" w:color="auto"/>
                  </w:divBdr>
                </w:div>
                <w:div w:id="1366444181">
                  <w:marLeft w:val="0"/>
                  <w:marRight w:val="0"/>
                  <w:marTop w:val="0"/>
                  <w:marBottom w:val="0"/>
                  <w:divBdr>
                    <w:top w:val="none" w:sz="0" w:space="0" w:color="auto"/>
                    <w:left w:val="none" w:sz="0" w:space="0" w:color="auto"/>
                    <w:bottom w:val="none" w:sz="0" w:space="0" w:color="auto"/>
                    <w:right w:val="none" w:sz="0" w:space="0" w:color="auto"/>
                  </w:divBdr>
                </w:div>
                <w:div w:id="1368870039">
                  <w:marLeft w:val="0"/>
                  <w:marRight w:val="0"/>
                  <w:marTop w:val="0"/>
                  <w:marBottom w:val="0"/>
                  <w:divBdr>
                    <w:top w:val="none" w:sz="0" w:space="0" w:color="auto"/>
                    <w:left w:val="none" w:sz="0" w:space="0" w:color="auto"/>
                    <w:bottom w:val="none" w:sz="0" w:space="0" w:color="auto"/>
                    <w:right w:val="none" w:sz="0" w:space="0" w:color="auto"/>
                  </w:divBdr>
                </w:div>
                <w:div w:id="1369139830">
                  <w:marLeft w:val="0"/>
                  <w:marRight w:val="0"/>
                  <w:marTop w:val="0"/>
                  <w:marBottom w:val="0"/>
                  <w:divBdr>
                    <w:top w:val="none" w:sz="0" w:space="0" w:color="auto"/>
                    <w:left w:val="none" w:sz="0" w:space="0" w:color="auto"/>
                    <w:bottom w:val="none" w:sz="0" w:space="0" w:color="auto"/>
                    <w:right w:val="none" w:sz="0" w:space="0" w:color="auto"/>
                  </w:divBdr>
                </w:div>
                <w:div w:id="1370258165">
                  <w:marLeft w:val="0"/>
                  <w:marRight w:val="0"/>
                  <w:marTop w:val="0"/>
                  <w:marBottom w:val="0"/>
                  <w:divBdr>
                    <w:top w:val="none" w:sz="0" w:space="0" w:color="auto"/>
                    <w:left w:val="none" w:sz="0" w:space="0" w:color="auto"/>
                    <w:bottom w:val="none" w:sz="0" w:space="0" w:color="auto"/>
                    <w:right w:val="none" w:sz="0" w:space="0" w:color="auto"/>
                  </w:divBdr>
                </w:div>
                <w:div w:id="1371952527">
                  <w:marLeft w:val="0"/>
                  <w:marRight w:val="0"/>
                  <w:marTop w:val="0"/>
                  <w:marBottom w:val="0"/>
                  <w:divBdr>
                    <w:top w:val="none" w:sz="0" w:space="0" w:color="auto"/>
                    <w:left w:val="none" w:sz="0" w:space="0" w:color="auto"/>
                    <w:bottom w:val="none" w:sz="0" w:space="0" w:color="auto"/>
                    <w:right w:val="none" w:sz="0" w:space="0" w:color="auto"/>
                  </w:divBdr>
                </w:div>
                <w:div w:id="1375037980">
                  <w:marLeft w:val="0"/>
                  <w:marRight w:val="0"/>
                  <w:marTop w:val="0"/>
                  <w:marBottom w:val="0"/>
                  <w:divBdr>
                    <w:top w:val="none" w:sz="0" w:space="0" w:color="auto"/>
                    <w:left w:val="none" w:sz="0" w:space="0" w:color="auto"/>
                    <w:bottom w:val="none" w:sz="0" w:space="0" w:color="auto"/>
                    <w:right w:val="none" w:sz="0" w:space="0" w:color="auto"/>
                  </w:divBdr>
                </w:div>
                <w:div w:id="1375155414">
                  <w:marLeft w:val="0"/>
                  <w:marRight w:val="0"/>
                  <w:marTop w:val="0"/>
                  <w:marBottom w:val="0"/>
                  <w:divBdr>
                    <w:top w:val="none" w:sz="0" w:space="0" w:color="auto"/>
                    <w:left w:val="none" w:sz="0" w:space="0" w:color="auto"/>
                    <w:bottom w:val="none" w:sz="0" w:space="0" w:color="auto"/>
                    <w:right w:val="none" w:sz="0" w:space="0" w:color="auto"/>
                  </w:divBdr>
                </w:div>
                <w:div w:id="1377244668">
                  <w:marLeft w:val="0"/>
                  <w:marRight w:val="0"/>
                  <w:marTop w:val="0"/>
                  <w:marBottom w:val="0"/>
                  <w:divBdr>
                    <w:top w:val="none" w:sz="0" w:space="0" w:color="auto"/>
                    <w:left w:val="none" w:sz="0" w:space="0" w:color="auto"/>
                    <w:bottom w:val="none" w:sz="0" w:space="0" w:color="auto"/>
                    <w:right w:val="none" w:sz="0" w:space="0" w:color="auto"/>
                  </w:divBdr>
                </w:div>
                <w:div w:id="1380782982">
                  <w:marLeft w:val="0"/>
                  <w:marRight w:val="0"/>
                  <w:marTop w:val="0"/>
                  <w:marBottom w:val="0"/>
                  <w:divBdr>
                    <w:top w:val="none" w:sz="0" w:space="0" w:color="auto"/>
                    <w:left w:val="none" w:sz="0" w:space="0" w:color="auto"/>
                    <w:bottom w:val="none" w:sz="0" w:space="0" w:color="auto"/>
                    <w:right w:val="none" w:sz="0" w:space="0" w:color="auto"/>
                  </w:divBdr>
                </w:div>
                <w:div w:id="1382512782">
                  <w:marLeft w:val="0"/>
                  <w:marRight w:val="0"/>
                  <w:marTop w:val="0"/>
                  <w:marBottom w:val="0"/>
                  <w:divBdr>
                    <w:top w:val="none" w:sz="0" w:space="0" w:color="auto"/>
                    <w:left w:val="none" w:sz="0" w:space="0" w:color="auto"/>
                    <w:bottom w:val="none" w:sz="0" w:space="0" w:color="auto"/>
                    <w:right w:val="none" w:sz="0" w:space="0" w:color="auto"/>
                  </w:divBdr>
                </w:div>
                <w:div w:id="1382824608">
                  <w:marLeft w:val="0"/>
                  <w:marRight w:val="0"/>
                  <w:marTop w:val="0"/>
                  <w:marBottom w:val="0"/>
                  <w:divBdr>
                    <w:top w:val="none" w:sz="0" w:space="0" w:color="auto"/>
                    <w:left w:val="none" w:sz="0" w:space="0" w:color="auto"/>
                    <w:bottom w:val="none" w:sz="0" w:space="0" w:color="auto"/>
                    <w:right w:val="none" w:sz="0" w:space="0" w:color="auto"/>
                  </w:divBdr>
                </w:div>
                <w:div w:id="1385375131">
                  <w:marLeft w:val="0"/>
                  <w:marRight w:val="0"/>
                  <w:marTop w:val="0"/>
                  <w:marBottom w:val="0"/>
                  <w:divBdr>
                    <w:top w:val="none" w:sz="0" w:space="0" w:color="auto"/>
                    <w:left w:val="none" w:sz="0" w:space="0" w:color="auto"/>
                    <w:bottom w:val="none" w:sz="0" w:space="0" w:color="auto"/>
                    <w:right w:val="none" w:sz="0" w:space="0" w:color="auto"/>
                  </w:divBdr>
                </w:div>
                <w:div w:id="1386836367">
                  <w:marLeft w:val="0"/>
                  <w:marRight w:val="0"/>
                  <w:marTop w:val="0"/>
                  <w:marBottom w:val="0"/>
                  <w:divBdr>
                    <w:top w:val="none" w:sz="0" w:space="0" w:color="auto"/>
                    <w:left w:val="none" w:sz="0" w:space="0" w:color="auto"/>
                    <w:bottom w:val="none" w:sz="0" w:space="0" w:color="auto"/>
                    <w:right w:val="none" w:sz="0" w:space="0" w:color="auto"/>
                  </w:divBdr>
                </w:div>
                <w:div w:id="1387291621">
                  <w:marLeft w:val="0"/>
                  <w:marRight w:val="0"/>
                  <w:marTop w:val="0"/>
                  <w:marBottom w:val="0"/>
                  <w:divBdr>
                    <w:top w:val="none" w:sz="0" w:space="0" w:color="auto"/>
                    <w:left w:val="none" w:sz="0" w:space="0" w:color="auto"/>
                    <w:bottom w:val="none" w:sz="0" w:space="0" w:color="auto"/>
                    <w:right w:val="none" w:sz="0" w:space="0" w:color="auto"/>
                  </w:divBdr>
                </w:div>
                <w:div w:id="1387727734">
                  <w:marLeft w:val="0"/>
                  <w:marRight w:val="0"/>
                  <w:marTop w:val="0"/>
                  <w:marBottom w:val="0"/>
                  <w:divBdr>
                    <w:top w:val="none" w:sz="0" w:space="0" w:color="auto"/>
                    <w:left w:val="none" w:sz="0" w:space="0" w:color="auto"/>
                    <w:bottom w:val="none" w:sz="0" w:space="0" w:color="auto"/>
                    <w:right w:val="none" w:sz="0" w:space="0" w:color="auto"/>
                  </w:divBdr>
                </w:div>
                <w:div w:id="1388918050">
                  <w:marLeft w:val="0"/>
                  <w:marRight w:val="0"/>
                  <w:marTop w:val="0"/>
                  <w:marBottom w:val="0"/>
                  <w:divBdr>
                    <w:top w:val="none" w:sz="0" w:space="0" w:color="auto"/>
                    <w:left w:val="none" w:sz="0" w:space="0" w:color="auto"/>
                    <w:bottom w:val="none" w:sz="0" w:space="0" w:color="auto"/>
                    <w:right w:val="none" w:sz="0" w:space="0" w:color="auto"/>
                  </w:divBdr>
                </w:div>
                <w:div w:id="1391735280">
                  <w:marLeft w:val="0"/>
                  <w:marRight w:val="0"/>
                  <w:marTop w:val="0"/>
                  <w:marBottom w:val="0"/>
                  <w:divBdr>
                    <w:top w:val="none" w:sz="0" w:space="0" w:color="auto"/>
                    <w:left w:val="none" w:sz="0" w:space="0" w:color="auto"/>
                    <w:bottom w:val="none" w:sz="0" w:space="0" w:color="auto"/>
                    <w:right w:val="none" w:sz="0" w:space="0" w:color="auto"/>
                  </w:divBdr>
                </w:div>
                <w:div w:id="1401444257">
                  <w:marLeft w:val="0"/>
                  <w:marRight w:val="0"/>
                  <w:marTop w:val="0"/>
                  <w:marBottom w:val="0"/>
                  <w:divBdr>
                    <w:top w:val="none" w:sz="0" w:space="0" w:color="auto"/>
                    <w:left w:val="none" w:sz="0" w:space="0" w:color="auto"/>
                    <w:bottom w:val="none" w:sz="0" w:space="0" w:color="auto"/>
                    <w:right w:val="none" w:sz="0" w:space="0" w:color="auto"/>
                  </w:divBdr>
                </w:div>
                <w:div w:id="1404765868">
                  <w:marLeft w:val="0"/>
                  <w:marRight w:val="0"/>
                  <w:marTop w:val="0"/>
                  <w:marBottom w:val="0"/>
                  <w:divBdr>
                    <w:top w:val="none" w:sz="0" w:space="0" w:color="auto"/>
                    <w:left w:val="none" w:sz="0" w:space="0" w:color="auto"/>
                    <w:bottom w:val="none" w:sz="0" w:space="0" w:color="auto"/>
                    <w:right w:val="none" w:sz="0" w:space="0" w:color="auto"/>
                  </w:divBdr>
                </w:div>
                <w:div w:id="1405570917">
                  <w:marLeft w:val="0"/>
                  <w:marRight w:val="0"/>
                  <w:marTop w:val="0"/>
                  <w:marBottom w:val="0"/>
                  <w:divBdr>
                    <w:top w:val="none" w:sz="0" w:space="0" w:color="auto"/>
                    <w:left w:val="none" w:sz="0" w:space="0" w:color="auto"/>
                    <w:bottom w:val="none" w:sz="0" w:space="0" w:color="auto"/>
                    <w:right w:val="none" w:sz="0" w:space="0" w:color="auto"/>
                  </w:divBdr>
                </w:div>
                <w:div w:id="1407341893">
                  <w:marLeft w:val="0"/>
                  <w:marRight w:val="0"/>
                  <w:marTop w:val="0"/>
                  <w:marBottom w:val="0"/>
                  <w:divBdr>
                    <w:top w:val="none" w:sz="0" w:space="0" w:color="auto"/>
                    <w:left w:val="none" w:sz="0" w:space="0" w:color="auto"/>
                    <w:bottom w:val="none" w:sz="0" w:space="0" w:color="auto"/>
                    <w:right w:val="none" w:sz="0" w:space="0" w:color="auto"/>
                  </w:divBdr>
                </w:div>
                <w:div w:id="1408452237">
                  <w:marLeft w:val="0"/>
                  <w:marRight w:val="0"/>
                  <w:marTop w:val="0"/>
                  <w:marBottom w:val="0"/>
                  <w:divBdr>
                    <w:top w:val="none" w:sz="0" w:space="0" w:color="auto"/>
                    <w:left w:val="none" w:sz="0" w:space="0" w:color="auto"/>
                    <w:bottom w:val="none" w:sz="0" w:space="0" w:color="auto"/>
                    <w:right w:val="none" w:sz="0" w:space="0" w:color="auto"/>
                  </w:divBdr>
                </w:div>
                <w:div w:id="1410617328">
                  <w:marLeft w:val="0"/>
                  <w:marRight w:val="0"/>
                  <w:marTop w:val="0"/>
                  <w:marBottom w:val="0"/>
                  <w:divBdr>
                    <w:top w:val="none" w:sz="0" w:space="0" w:color="auto"/>
                    <w:left w:val="none" w:sz="0" w:space="0" w:color="auto"/>
                    <w:bottom w:val="none" w:sz="0" w:space="0" w:color="auto"/>
                    <w:right w:val="none" w:sz="0" w:space="0" w:color="auto"/>
                  </w:divBdr>
                </w:div>
                <w:div w:id="1411196660">
                  <w:marLeft w:val="0"/>
                  <w:marRight w:val="0"/>
                  <w:marTop w:val="0"/>
                  <w:marBottom w:val="0"/>
                  <w:divBdr>
                    <w:top w:val="none" w:sz="0" w:space="0" w:color="auto"/>
                    <w:left w:val="none" w:sz="0" w:space="0" w:color="auto"/>
                    <w:bottom w:val="none" w:sz="0" w:space="0" w:color="auto"/>
                    <w:right w:val="none" w:sz="0" w:space="0" w:color="auto"/>
                  </w:divBdr>
                </w:div>
                <w:div w:id="1412503468">
                  <w:marLeft w:val="0"/>
                  <w:marRight w:val="0"/>
                  <w:marTop w:val="0"/>
                  <w:marBottom w:val="0"/>
                  <w:divBdr>
                    <w:top w:val="none" w:sz="0" w:space="0" w:color="auto"/>
                    <w:left w:val="none" w:sz="0" w:space="0" w:color="auto"/>
                    <w:bottom w:val="none" w:sz="0" w:space="0" w:color="auto"/>
                    <w:right w:val="none" w:sz="0" w:space="0" w:color="auto"/>
                  </w:divBdr>
                </w:div>
                <w:div w:id="1412699953">
                  <w:marLeft w:val="0"/>
                  <w:marRight w:val="0"/>
                  <w:marTop w:val="0"/>
                  <w:marBottom w:val="0"/>
                  <w:divBdr>
                    <w:top w:val="none" w:sz="0" w:space="0" w:color="auto"/>
                    <w:left w:val="none" w:sz="0" w:space="0" w:color="auto"/>
                    <w:bottom w:val="none" w:sz="0" w:space="0" w:color="auto"/>
                    <w:right w:val="none" w:sz="0" w:space="0" w:color="auto"/>
                  </w:divBdr>
                </w:div>
                <w:div w:id="1415516715">
                  <w:marLeft w:val="0"/>
                  <w:marRight w:val="0"/>
                  <w:marTop w:val="0"/>
                  <w:marBottom w:val="0"/>
                  <w:divBdr>
                    <w:top w:val="none" w:sz="0" w:space="0" w:color="auto"/>
                    <w:left w:val="none" w:sz="0" w:space="0" w:color="auto"/>
                    <w:bottom w:val="none" w:sz="0" w:space="0" w:color="auto"/>
                    <w:right w:val="none" w:sz="0" w:space="0" w:color="auto"/>
                  </w:divBdr>
                </w:div>
                <w:div w:id="1416627308">
                  <w:marLeft w:val="0"/>
                  <w:marRight w:val="0"/>
                  <w:marTop w:val="0"/>
                  <w:marBottom w:val="0"/>
                  <w:divBdr>
                    <w:top w:val="none" w:sz="0" w:space="0" w:color="auto"/>
                    <w:left w:val="none" w:sz="0" w:space="0" w:color="auto"/>
                    <w:bottom w:val="none" w:sz="0" w:space="0" w:color="auto"/>
                    <w:right w:val="none" w:sz="0" w:space="0" w:color="auto"/>
                  </w:divBdr>
                </w:div>
                <w:div w:id="1418097246">
                  <w:marLeft w:val="0"/>
                  <w:marRight w:val="0"/>
                  <w:marTop w:val="0"/>
                  <w:marBottom w:val="0"/>
                  <w:divBdr>
                    <w:top w:val="none" w:sz="0" w:space="0" w:color="auto"/>
                    <w:left w:val="none" w:sz="0" w:space="0" w:color="auto"/>
                    <w:bottom w:val="none" w:sz="0" w:space="0" w:color="auto"/>
                    <w:right w:val="none" w:sz="0" w:space="0" w:color="auto"/>
                  </w:divBdr>
                </w:div>
                <w:div w:id="1418743703">
                  <w:marLeft w:val="0"/>
                  <w:marRight w:val="0"/>
                  <w:marTop w:val="0"/>
                  <w:marBottom w:val="0"/>
                  <w:divBdr>
                    <w:top w:val="none" w:sz="0" w:space="0" w:color="auto"/>
                    <w:left w:val="none" w:sz="0" w:space="0" w:color="auto"/>
                    <w:bottom w:val="none" w:sz="0" w:space="0" w:color="auto"/>
                    <w:right w:val="none" w:sz="0" w:space="0" w:color="auto"/>
                  </w:divBdr>
                </w:div>
                <w:div w:id="1422291708">
                  <w:marLeft w:val="0"/>
                  <w:marRight w:val="0"/>
                  <w:marTop w:val="0"/>
                  <w:marBottom w:val="0"/>
                  <w:divBdr>
                    <w:top w:val="none" w:sz="0" w:space="0" w:color="auto"/>
                    <w:left w:val="none" w:sz="0" w:space="0" w:color="auto"/>
                    <w:bottom w:val="none" w:sz="0" w:space="0" w:color="auto"/>
                    <w:right w:val="none" w:sz="0" w:space="0" w:color="auto"/>
                  </w:divBdr>
                </w:div>
                <w:div w:id="1426262413">
                  <w:marLeft w:val="0"/>
                  <w:marRight w:val="0"/>
                  <w:marTop w:val="0"/>
                  <w:marBottom w:val="0"/>
                  <w:divBdr>
                    <w:top w:val="none" w:sz="0" w:space="0" w:color="auto"/>
                    <w:left w:val="none" w:sz="0" w:space="0" w:color="auto"/>
                    <w:bottom w:val="none" w:sz="0" w:space="0" w:color="auto"/>
                    <w:right w:val="none" w:sz="0" w:space="0" w:color="auto"/>
                  </w:divBdr>
                </w:div>
                <w:div w:id="1429621768">
                  <w:marLeft w:val="0"/>
                  <w:marRight w:val="0"/>
                  <w:marTop w:val="0"/>
                  <w:marBottom w:val="0"/>
                  <w:divBdr>
                    <w:top w:val="none" w:sz="0" w:space="0" w:color="auto"/>
                    <w:left w:val="none" w:sz="0" w:space="0" w:color="auto"/>
                    <w:bottom w:val="none" w:sz="0" w:space="0" w:color="auto"/>
                    <w:right w:val="none" w:sz="0" w:space="0" w:color="auto"/>
                  </w:divBdr>
                </w:div>
                <w:div w:id="1430080910">
                  <w:marLeft w:val="0"/>
                  <w:marRight w:val="0"/>
                  <w:marTop w:val="0"/>
                  <w:marBottom w:val="0"/>
                  <w:divBdr>
                    <w:top w:val="none" w:sz="0" w:space="0" w:color="auto"/>
                    <w:left w:val="none" w:sz="0" w:space="0" w:color="auto"/>
                    <w:bottom w:val="none" w:sz="0" w:space="0" w:color="auto"/>
                    <w:right w:val="none" w:sz="0" w:space="0" w:color="auto"/>
                  </w:divBdr>
                </w:div>
                <w:div w:id="1433161351">
                  <w:marLeft w:val="0"/>
                  <w:marRight w:val="0"/>
                  <w:marTop w:val="0"/>
                  <w:marBottom w:val="0"/>
                  <w:divBdr>
                    <w:top w:val="none" w:sz="0" w:space="0" w:color="auto"/>
                    <w:left w:val="none" w:sz="0" w:space="0" w:color="auto"/>
                    <w:bottom w:val="none" w:sz="0" w:space="0" w:color="auto"/>
                    <w:right w:val="none" w:sz="0" w:space="0" w:color="auto"/>
                  </w:divBdr>
                </w:div>
                <w:div w:id="1434398372">
                  <w:marLeft w:val="0"/>
                  <w:marRight w:val="0"/>
                  <w:marTop w:val="0"/>
                  <w:marBottom w:val="0"/>
                  <w:divBdr>
                    <w:top w:val="none" w:sz="0" w:space="0" w:color="auto"/>
                    <w:left w:val="none" w:sz="0" w:space="0" w:color="auto"/>
                    <w:bottom w:val="none" w:sz="0" w:space="0" w:color="auto"/>
                    <w:right w:val="none" w:sz="0" w:space="0" w:color="auto"/>
                  </w:divBdr>
                </w:div>
                <w:div w:id="1434742809">
                  <w:marLeft w:val="0"/>
                  <w:marRight w:val="0"/>
                  <w:marTop w:val="0"/>
                  <w:marBottom w:val="0"/>
                  <w:divBdr>
                    <w:top w:val="none" w:sz="0" w:space="0" w:color="auto"/>
                    <w:left w:val="none" w:sz="0" w:space="0" w:color="auto"/>
                    <w:bottom w:val="none" w:sz="0" w:space="0" w:color="auto"/>
                    <w:right w:val="none" w:sz="0" w:space="0" w:color="auto"/>
                  </w:divBdr>
                </w:div>
                <w:div w:id="1434935892">
                  <w:marLeft w:val="0"/>
                  <w:marRight w:val="0"/>
                  <w:marTop w:val="0"/>
                  <w:marBottom w:val="0"/>
                  <w:divBdr>
                    <w:top w:val="none" w:sz="0" w:space="0" w:color="auto"/>
                    <w:left w:val="none" w:sz="0" w:space="0" w:color="auto"/>
                    <w:bottom w:val="none" w:sz="0" w:space="0" w:color="auto"/>
                    <w:right w:val="none" w:sz="0" w:space="0" w:color="auto"/>
                  </w:divBdr>
                </w:div>
                <w:div w:id="1436558654">
                  <w:marLeft w:val="0"/>
                  <w:marRight w:val="0"/>
                  <w:marTop w:val="0"/>
                  <w:marBottom w:val="0"/>
                  <w:divBdr>
                    <w:top w:val="none" w:sz="0" w:space="0" w:color="auto"/>
                    <w:left w:val="none" w:sz="0" w:space="0" w:color="auto"/>
                    <w:bottom w:val="none" w:sz="0" w:space="0" w:color="auto"/>
                    <w:right w:val="none" w:sz="0" w:space="0" w:color="auto"/>
                  </w:divBdr>
                </w:div>
                <w:div w:id="1438332084">
                  <w:marLeft w:val="0"/>
                  <w:marRight w:val="0"/>
                  <w:marTop w:val="0"/>
                  <w:marBottom w:val="0"/>
                  <w:divBdr>
                    <w:top w:val="none" w:sz="0" w:space="0" w:color="auto"/>
                    <w:left w:val="none" w:sz="0" w:space="0" w:color="auto"/>
                    <w:bottom w:val="none" w:sz="0" w:space="0" w:color="auto"/>
                    <w:right w:val="none" w:sz="0" w:space="0" w:color="auto"/>
                  </w:divBdr>
                </w:div>
                <w:div w:id="1439252335">
                  <w:marLeft w:val="0"/>
                  <w:marRight w:val="0"/>
                  <w:marTop w:val="0"/>
                  <w:marBottom w:val="0"/>
                  <w:divBdr>
                    <w:top w:val="none" w:sz="0" w:space="0" w:color="auto"/>
                    <w:left w:val="none" w:sz="0" w:space="0" w:color="auto"/>
                    <w:bottom w:val="none" w:sz="0" w:space="0" w:color="auto"/>
                    <w:right w:val="none" w:sz="0" w:space="0" w:color="auto"/>
                  </w:divBdr>
                </w:div>
                <w:div w:id="1439526109">
                  <w:marLeft w:val="0"/>
                  <w:marRight w:val="0"/>
                  <w:marTop w:val="0"/>
                  <w:marBottom w:val="0"/>
                  <w:divBdr>
                    <w:top w:val="none" w:sz="0" w:space="0" w:color="auto"/>
                    <w:left w:val="none" w:sz="0" w:space="0" w:color="auto"/>
                    <w:bottom w:val="none" w:sz="0" w:space="0" w:color="auto"/>
                    <w:right w:val="none" w:sz="0" w:space="0" w:color="auto"/>
                  </w:divBdr>
                </w:div>
                <w:div w:id="1441561494">
                  <w:marLeft w:val="0"/>
                  <w:marRight w:val="0"/>
                  <w:marTop w:val="0"/>
                  <w:marBottom w:val="0"/>
                  <w:divBdr>
                    <w:top w:val="none" w:sz="0" w:space="0" w:color="auto"/>
                    <w:left w:val="none" w:sz="0" w:space="0" w:color="auto"/>
                    <w:bottom w:val="none" w:sz="0" w:space="0" w:color="auto"/>
                    <w:right w:val="none" w:sz="0" w:space="0" w:color="auto"/>
                  </w:divBdr>
                </w:div>
                <w:div w:id="1441997398">
                  <w:marLeft w:val="0"/>
                  <w:marRight w:val="0"/>
                  <w:marTop w:val="0"/>
                  <w:marBottom w:val="0"/>
                  <w:divBdr>
                    <w:top w:val="none" w:sz="0" w:space="0" w:color="auto"/>
                    <w:left w:val="none" w:sz="0" w:space="0" w:color="auto"/>
                    <w:bottom w:val="none" w:sz="0" w:space="0" w:color="auto"/>
                    <w:right w:val="none" w:sz="0" w:space="0" w:color="auto"/>
                  </w:divBdr>
                </w:div>
                <w:div w:id="1443643791">
                  <w:marLeft w:val="0"/>
                  <w:marRight w:val="0"/>
                  <w:marTop w:val="0"/>
                  <w:marBottom w:val="0"/>
                  <w:divBdr>
                    <w:top w:val="none" w:sz="0" w:space="0" w:color="auto"/>
                    <w:left w:val="none" w:sz="0" w:space="0" w:color="auto"/>
                    <w:bottom w:val="none" w:sz="0" w:space="0" w:color="auto"/>
                    <w:right w:val="none" w:sz="0" w:space="0" w:color="auto"/>
                  </w:divBdr>
                </w:div>
                <w:div w:id="1444812699">
                  <w:marLeft w:val="0"/>
                  <w:marRight w:val="0"/>
                  <w:marTop w:val="0"/>
                  <w:marBottom w:val="0"/>
                  <w:divBdr>
                    <w:top w:val="none" w:sz="0" w:space="0" w:color="auto"/>
                    <w:left w:val="none" w:sz="0" w:space="0" w:color="auto"/>
                    <w:bottom w:val="none" w:sz="0" w:space="0" w:color="auto"/>
                    <w:right w:val="none" w:sz="0" w:space="0" w:color="auto"/>
                  </w:divBdr>
                </w:div>
                <w:div w:id="1447961522">
                  <w:marLeft w:val="0"/>
                  <w:marRight w:val="0"/>
                  <w:marTop w:val="0"/>
                  <w:marBottom w:val="0"/>
                  <w:divBdr>
                    <w:top w:val="none" w:sz="0" w:space="0" w:color="auto"/>
                    <w:left w:val="none" w:sz="0" w:space="0" w:color="auto"/>
                    <w:bottom w:val="none" w:sz="0" w:space="0" w:color="auto"/>
                    <w:right w:val="none" w:sz="0" w:space="0" w:color="auto"/>
                  </w:divBdr>
                </w:div>
                <w:div w:id="1449550281">
                  <w:marLeft w:val="0"/>
                  <w:marRight w:val="0"/>
                  <w:marTop w:val="0"/>
                  <w:marBottom w:val="0"/>
                  <w:divBdr>
                    <w:top w:val="none" w:sz="0" w:space="0" w:color="auto"/>
                    <w:left w:val="none" w:sz="0" w:space="0" w:color="auto"/>
                    <w:bottom w:val="none" w:sz="0" w:space="0" w:color="auto"/>
                    <w:right w:val="none" w:sz="0" w:space="0" w:color="auto"/>
                  </w:divBdr>
                </w:div>
                <w:div w:id="1452213109">
                  <w:marLeft w:val="0"/>
                  <w:marRight w:val="0"/>
                  <w:marTop w:val="0"/>
                  <w:marBottom w:val="0"/>
                  <w:divBdr>
                    <w:top w:val="none" w:sz="0" w:space="0" w:color="auto"/>
                    <w:left w:val="none" w:sz="0" w:space="0" w:color="auto"/>
                    <w:bottom w:val="none" w:sz="0" w:space="0" w:color="auto"/>
                    <w:right w:val="none" w:sz="0" w:space="0" w:color="auto"/>
                  </w:divBdr>
                </w:div>
                <w:div w:id="1453207557">
                  <w:marLeft w:val="0"/>
                  <w:marRight w:val="0"/>
                  <w:marTop w:val="0"/>
                  <w:marBottom w:val="0"/>
                  <w:divBdr>
                    <w:top w:val="none" w:sz="0" w:space="0" w:color="auto"/>
                    <w:left w:val="none" w:sz="0" w:space="0" w:color="auto"/>
                    <w:bottom w:val="none" w:sz="0" w:space="0" w:color="auto"/>
                    <w:right w:val="none" w:sz="0" w:space="0" w:color="auto"/>
                  </w:divBdr>
                </w:div>
                <w:div w:id="1454397979">
                  <w:marLeft w:val="0"/>
                  <w:marRight w:val="0"/>
                  <w:marTop w:val="0"/>
                  <w:marBottom w:val="0"/>
                  <w:divBdr>
                    <w:top w:val="none" w:sz="0" w:space="0" w:color="auto"/>
                    <w:left w:val="none" w:sz="0" w:space="0" w:color="auto"/>
                    <w:bottom w:val="none" w:sz="0" w:space="0" w:color="auto"/>
                    <w:right w:val="none" w:sz="0" w:space="0" w:color="auto"/>
                  </w:divBdr>
                </w:div>
                <w:div w:id="1455708282">
                  <w:marLeft w:val="0"/>
                  <w:marRight w:val="0"/>
                  <w:marTop w:val="0"/>
                  <w:marBottom w:val="0"/>
                  <w:divBdr>
                    <w:top w:val="none" w:sz="0" w:space="0" w:color="auto"/>
                    <w:left w:val="none" w:sz="0" w:space="0" w:color="auto"/>
                    <w:bottom w:val="none" w:sz="0" w:space="0" w:color="auto"/>
                    <w:right w:val="none" w:sz="0" w:space="0" w:color="auto"/>
                  </w:divBdr>
                </w:div>
                <w:div w:id="1457067362">
                  <w:marLeft w:val="0"/>
                  <w:marRight w:val="0"/>
                  <w:marTop w:val="0"/>
                  <w:marBottom w:val="0"/>
                  <w:divBdr>
                    <w:top w:val="none" w:sz="0" w:space="0" w:color="auto"/>
                    <w:left w:val="none" w:sz="0" w:space="0" w:color="auto"/>
                    <w:bottom w:val="none" w:sz="0" w:space="0" w:color="auto"/>
                    <w:right w:val="none" w:sz="0" w:space="0" w:color="auto"/>
                  </w:divBdr>
                </w:div>
                <w:div w:id="1458723652">
                  <w:marLeft w:val="0"/>
                  <w:marRight w:val="0"/>
                  <w:marTop w:val="0"/>
                  <w:marBottom w:val="0"/>
                  <w:divBdr>
                    <w:top w:val="none" w:sz="0" w:space="0" w:color="auto"/>
                    <w:left w:val="none" w:sz="0" w:space="0" w:color="auto"/>
                    <w:bottom w:val="none" w:sz="0" w:space="0" w:color="auto"/>
                    <w:right w:val="none" w:sz="0" w:space="0" w:color="auto"/>
                  </w:divBdr>
                </w:div>
                <w:div w:id="1460031524">
                  <w:marLeft w:val="0"/>
                  <w:marRight w:val="0"/>
                  <w:marTop w:val="0"/>
                  <w:marBottom w:val="0"/>
                  <w:divBdr>
                    <w:top w:val="none" w:sz="0" w:space="0" w:color="auto"/>
                    <w:left w:val="none" w:sz="0" w:space="0" w:color="auto"/>
                    <w:bottom w:val="none" w:sz="0" w:space="0" w:color="auto"/>
                    <w:right w:val="none" w:sz="0" w:space="0" w:color="auto"/>
                  </w:divBdr>
                </w:div>
                <w:div w:id="1465584037">
                  <w:marLeft w:val="0"/>
                  <w:marRight w:val="0"/>
                  <w:marTop w:val="0"/>
                  <w:marBottom w:val="0"/>
                  <w:divBdr>
                    <w:top w:val="none" w:sz="0" w:space="0" w:color="auto"/>
                    <w:left w:val="none" w:sz="0" w:space="0" w:color="auto"/>
                    <w:bottom w:val="none" w:sz="0" w:space="0" w:color="auto"/>
                    <w:right w:val="none" w:sz="0" w:space="0" w:color="auto"/>
                  </w:divBdr>
                </w:div>
                <w:div w:id="1466893581">
                  <w:marLeft w:val="0"/>
                  <w:marRight w:val="0"/>
                  <w:marTop w:val="0"/>
                  <w:marBottom w:val="0"/>
                  <w:divBdr>
                    <w:top w:val="none" w:sz="0" w:space="0" w:color="auto"/>
                    <w:left w:val="none" w:sz="0" w:space="0" w:color="auto"/>
                    <w:bottom w:val="none" w:sz="0" w:space="0" w:color="auto"/>
                    <w:right w:val="none" w:sz="0" w:space="0" w:color="auto"/>
                  </w:divBdr>
                </w:div>
                <w:div w:id="1471632379">
                  <w:marLeft w:val="0"/>
                  <w:marRight w:val="0"/>
                  <w:marTop w:val="0"/>
                  <w:marBottom w:val="0"/>
                  <w:divBdr>
                    <w:top w:val="none" w:sz="0" w:space="0" w:color="auto"/>
                    <w:left w:val="none" w:sz="0" w:space="0" w:color="auto"/>
                    <w:bottom w:val="none" w:sz="0" w:space="0" w:color="auto"/>
                    <w:right w:val="none" w:sz="0" w:space="0" w:color="auto"/>
                  </w:divBdr>
                </w:div>
                <w:div w:id="1471903525">
                  <w:marLeft w:val="0"/>
                  <w:marRight w:val="0"/>
                  <w:marTop w:val="0"/>
                  <w:marBottom w:val="0"/>
                  <w:divBdr>
                    <w:top w:val="none" w:sz="0" w:space="0" w:color="auto"/>
                    <w:left w:val="none" w:sz="0" w:space="0" w:color="auto"/>
                    <w:bottom w:val="none" w:sz="0" w:space="0" w:color="auto"/>
                    <w:right w:val="none" w:sz="0" w:space="0" w:color="auto"/>
                  </w:divBdr>
                </w:div>
                <w:div w:id="1473062795">
                  <w:marLeft w:val="0"/>
                  <w:marRight w:val="0"/>
                  <w:marTop w:val="0"/>
                  <w:marBottom w:val="0"/>
                  <w:divBdr>
                    <w:top w:val="none" w:sz="0" w:space="0" w:color="auto"/>
                    <w:left w:val="none" w:sz="0" w:space="0" w:color="auto"/>
                    <w:bottom w:val="none" w:sz="0" w:space="0" w:color="auto"/>
                    <w:right w:val="none" w:sz="0" w:space="0" w:color="auto"/>
                  </w:divBdr>
                </w:div>
                <w:div w:id="1474129910">
                  <w:marLeft w:val="0"/>
                  <w:marRight w:val="0"/>
                  <w:marTop w:val="0"/>
                  <w:marBottom w:val="0"/>
                  <w:divBdr>
                    <w:top w:val="none" w:sz="0" w:space="0" w:color="auto"/>
                    <w:left w:val="none" w:sz="0" w:space="0" w:color="auto"/>
                    <w:bottom w:val="none" w:sz="0" w:space="0" w:color="auto"/>
                    <w:right w:val="none" w:sz="0" w:space="0" w:color="auto"/>
                  </w:divBdr>
                </w:div>
                <w:div w:id="1475441159">
                  <w:marLeft w:val="0"/>
                  <w:marRight w:val="0"/>
                  <w:marTop w:val="0"/>
                  <w:marBottom w:val="0"/>
                  <w:divBdr>
                    <w:top w:val="none" w:sz="0" w:space="0" w:color="auto"/>
                    <w:left w:val="none" w:sz="0" w:space="0" w:color="auto"/>
                    <w:bottom w:val="none" w:sz="0" w:space="0" w:color="auto"/>
                    <w:right w:val="none" w:sz="0" w:space="0" w:color="auto"/>
                  </w:divBdr>
                </w:div>
                <w:div w:id="1476097583">
                  <w:marLeft w:val="0"/>
                  <w:marRight w:val="0"/>
                  <w:marTop w:val="0"/>
                  <w:marBottom w:val="0"/>
                  <w:divBdr>
                    <w:top w:val="none" w:sz="0" w:space="0" w:color="auto"/>
                    <w:left w:val="none" w:sz="0" w:space="0" w:color="auto"/>
                    <w:bottom w:val="none" w:sz="0" w:space="0" w:color="auto"/>
                    <w:right w:val="none" w:sz="0" w:space="0" w:color="auto"/>
                  </w:divBdr>
                </w:div>
                <w:div w:id="1478109154">
                  <w:marLeft w:val="0"/>
                  <w:marRight w:val="0"/>
                  <w:marTop w:val="0"/>
                  <w:marBottom w:val="0"/>
                  <w:divBdr>
                    <w:top w:val="none" w:sz="0" w:space="0" w:color="auto"/>
                    <w:left w:val="none" w:sz="0" w:space="0" w:color="auto"/>
                    <w:bottom w:val="none" w:sz="0" w:space="0" w:color="auto"/>
                    <w:right w:val="none" w:sz="0" w:space="0" w:color="auto"/>
                  </w:divBdr>
                </w:div>
                <w:div w:id="1484934828">
                  <w:marLeft w:val="0"/>
                  <w:marRight w:val="0"/>
                  <w:marTop w:val="0"/>
                  <w:marBottom w:val="0"/>
                  <w:divBdr>
                    <w:top w:val="none" w:sz="0" w:space="0" w:color="auto"/>
                    <w:left w:val="none" w:sz="0" w:space="0" w:color="auto"/>
                    <w:bottom w:val="none" w:sz="0" w:space="0" w:color="auto"/>
                    <w:right w:val="none" w:sz="0" w:space="0" w:color="auto"/>
                  </w:divBdr>
                </w:div>
                <w:div w:id="1487748110">
                  <w:marLeft w:val="0"/>
                  <w:marRight w:val="0"/>
                  <w:marTop w:val="0"/>
                  <w:marBottom w:val="0"/>
                  <w:divBdr>
                    <w:top w:val="none" w:sz="0" w:space="0" w:color="auto"/>
                    <w:left w:val="none" w:sz="0" w:space="0" w:color="auto"/>
                    <w:bottom w:val="none" w:sz="0" w:space="0" w:color="auto"/>
                    <w:right w:val="none" w:sz="0" w:space="0" w:color="auto"/>
                  </w:divBdr>
                </w:div>
                <w:div w:id="1491405555">
                  <w:marLeft w:val="0"/>
                  <w:marRight w:val="0"/>
                  <w:marTop w:val="0"/>
                  <w:marBottom w:val="0"/>
                  <w:divBdr>
                    <w:top w:val="none" w:sz="0" w:space="0" w:color="auto"/>
                    <w:left w:val="none" w:sz="0" w:space="0" w:color="auto"/>
                    <w:bottom w:val="none" w:sz="0" w:space="0" w:color="auto"/>
                    <w:right w:val="none" w:sz="0" w:space="0" w:color="auto"/>
                  </w:divBdr>
                </w:div>
                <w:div w:id="1493373402">
                  <w:marLeft w:val="0"/>
                  <w:marRight w:val="0"/>
                  <w:marTop w:val="0"/>
                  <w:marBottom w:val="0"/>
                  <w:divBdr>
                    <w:top w:val="none" w:sz="0" w:space="0" w:color="auto"/>
                    <w:left w:val="none" w:sz="0" w:space="0" w:color="auto"/>
                    <w:bottom w:val="none" w:sz="0" w:space="0" w:color="auto"/>
                    <w:right w:val="none" w:sz="0" w:space="0" w:color="auto"/>
                  </w:divBdr>
                </w:div>
                <w:div w:id="1494492198">
                  <w:marLeft w:val="0"/>
                  <w:marRight w:val="0"/>
                  <w:marTop w:val="0"/>
                  <w:marBottom w:val="0"/>
                  <w:divBdr>
                    <w:top w:val="none" w:sz="0" w:space="0" w:color="auto"/>
                    <w:left w:val="none" w:sz="0" w:space="0" w:color="auto"/>
                    <w:bottom w:val="none" w:sz="0" w:space="0" w:color="auto"/>
                    <w:right w:val="none" w:sz="0" w:space="0" w:color="auto"/>
                  </w:divBdr>
                </w:div>
                <w:div w:id="1494832592">
                  <w:marLeft w:val="0"/>
                  <w:marRight w:val="0"/>
                  <w:marTop w:val="0"/>
                  <w:marBottom w:val="0"/>
                  <w:divBdr>
                    <w:top w:val="none" w:sz="0" w:space="0" w:color="auto"/>
                    <w:left w:val="none" w:sz="0" w:space="0" w:color="auto"/>
                    <w:bottom w:val="none" w:sz="0" w:space="0" w:color="auto"/>
                    <w:right w:val="none" w:sz="0" w:space="0" w:color="auto"/>
                  </w:divBdr>
                </w:div>
                <w:div w:id="1494876751">
                  <w:marLeft w:val="0"/>
                  <w:marRight w:val="0"/>
                  <w:marTop w:val="0"/>
                  <w:marBottom w:val="0"/>
                  <w:divBdr>
                    <w:top w:val="none" w:sz="0" w:space="0" w:color="auto"/>
                    <w:left w:val="none" w:sz="0" w:space="0" w:color="auto"/>
                    <w:bottom w:val="none" w:sz="0" w:space="0" w:color="auto"/>
                    <w:right w:val="none" w:sz="0" w:space="0" w:color="auto"/>
                  </w:divBdr>
                </w:div>
                <w:div w:id="1497916584">
                  <w:marLeft w:val="0"/>
                  <w:marRight w:val="0"/>
                  <w:marTop w:val="0"/>
                  <w:marBottom w:val="0"/>
                  <w:divBdr>
                    <w:top w:val="none" w:sz="0" w:space="0" w:color="auto"/>
                    <w:left w:val="none" w:sz="0" w:space="0" w:color="auto"/>
                    <w:bottom w:val="none" w:sz="0" w:space="0" w:color="auto"/>
                    <w:right w:val="none" w:sz="0" w:space="0" w:color="auto"/>
                  </w:divBdr>
                </w:div>
                <w:div w:id="1501965473">
                  <w:marLeft w:val="0"/>
                  <w:marRight w:val="0"/>
                  <w:marTop w:val="0"/>
                  <w:marBottom w:val="0"/>
                  <w:divBdr>
                    <w:top w:val="none" w:sz="0" w:space="0" w:color="auto"/>
                    <w:left w:val="none" w:sz="0" w:space="0" w:color="auto"/>
                    <w:bottom w:val="none" w:sz="0" w:space="0" w:color="auto"/>
                    <w:right w:val="none" w:sz="0" w:space="0" w:color="auto"/>
                  </w:divBdr>
                </w:div>
                <w:div w:id="1503466861">
                  <w:marLeft w:val="0"/>
                  <w:marRight w:val="0"/>
                  <w:marTop w:val="0"/>
                  <w:marBottom w:val="0"/>
                  <w:divBdr>
                    <w:top w:val="none" w:sz="0" w:space="0" w:color="auto"/>
                    <w:left w:val="none" w:sz="0" w:space="0" w:color="auto"/>
                    <w:bottom w:val="none" w:sz="0" w:space="0" w:color="auto"/>
                    <w:right w:val="none" w:sz="0" w:space="0" w:color="auto"/>
                  </w:divBdr>
                </w:div>
                <w:div w:id="1503936532">
                  <w:marLeft w:val="0"/>
                  <w:marRight w:val="0"/>
                  <w:marTop w:val="0"/>
                  <w:marBottom w:val="0"/>
                  <w:divBdr>
                    <w:top w:val="none" w:sz="0" w:space="0" w:color="auto"/>
                    <w:left w:val="none" w:sz="0" w:space="0" w:color="auto"/>
                    <w:bottom w:val="none" w:sz="0" w:space="0" w:color="auto"/>
                    <w:right w:val="none" w:sz="0" w:space="0" w:color="auto"/>
                  </w:divBdr>
                </w:div>
                <w:div w:id="1506440041">
                  <w:marLeft w:val="0"/>
                  <w:marRight w:val="0"/>
                  <w:marTop w:val="0"/>
                  <w:marBottom w:val="0"/>
                  <w:divBdr>
                    <w:top w:val="none" w:sz="0" w:space="0" w:color="auto"/>
                    <w:left w:val="none" w:sz="0" w:space="0" w:color="auto"/>
                    <w:bottom w:val="none" w:sz="0" w:space="0" w:color="auto"/>
                    <w:right w:val="none" w:sz="0" w:space="0" w:color="auto"/>
                  </w:divBdr>
                </w:div>
                <w:div w:id="1506900811">
                  <w:marLeft w:val="0"/>
                  <w:marRight w:val="0"/>
                  <w:marTop w:val="0"/>
                  <w:marBottom w:val="0"/>
                  <w:divBdr>
                    <w:top w:val="none" w:sz="0" w:space="0" w:color="auto"/>
                    <w:left w:val="none" w:sz="0" w:space="0" w:color="auto"/>
                    <w:bottom w:val="none" w:sz="0" w:space="0" w:color="auto"/>
                    <w:right w:val="none" w:sz="0" w:space="0" w:color="auto"/>
                  </w:divBdr>
                </w:div>
                <w:div w:id="1507280492">
                  <w:marLeft w:val="0"/>
                  <w:marRight w:val="0"/>
                  <w:marTop w:val="0"/>
                  <w:marBottom w:val="0"/>
                  <w:divBdr>
                    <w:top w:val="none" w:sz="0" w:space="0" w:color="auto"/>
                    <w:left w:val="none" w:sz="0" w:space="0" w:color="auto"/>
                    <w:bottom w:val="none" w:sz="0" w:space="0" w:color="auto"/>
                    <w:right w:val="none" w:sz="0" w:space="0" w:color="auto"/>
                  </w:divBdr>
                </w:div>
                <w:div w:id="1507479732">
                  <w:marLeft w:val="0"/>
                  <w:marRight w:val="0"/>
                  <w:marTop w:val="0"/>
                  <w:marBottom w:val="0"/>
                  <w:divBdr>
                    <w:top w:val="none" w:sz="0" w:space="0" w:color="auto"/>
                    <w:left w:val="none" w:sz="0" w:space="0" w:color="auto"/>
                    <w:bottom w:val="none" w:sz="0" w:space="0" w:color="auto"/>
                    <w:right w:val="none" w:sz="0" w:space="0" w:color="auto"/>
                  </w:divBdr>
                </w:div>
                <w:div w:id="1509321814">
                  <w:marLeft w:val="0"/>
                  <w:marRight w:val="0"/>
                  <w:marTop w:val="0"/>
                  <w:marBottom w:val="0"/>
                  <w:divBdr>
                    <w:top w:val="none" w:sz="0" w:space="0" w:color="auto"/>
                    <w:left w:val="none" w:sz="0" w:space="0" w:color="auto"/>
                    <w:bottom w:val="none" w:sz="0" w:space="0" w:color="auto"/>
                    <w:right w:val="none" w:sz="0" w:space="0" w:color="auto"/>
                  </w:divBdr>
                </w:div>
                <w:div w:id="1511948149">
                  <w:marLeft w:val="0"/>
                  <w:marRight w:val="0"/>
                  <w:marTop w:val="0"/>
                  <w:marBottom w:val="0"/>
                  <w:divBdr>
                    <w:top w:val="none" w:sz="0" w:space="0" w:color="auto"/>
                    <w:left w:val="none" w:sz="0" w:space="0" w:color="auto"/>
                    <w:bottom w:val="none" w:sz="0" w:space="0" w:color="auto"/>
                    <w:right w:val="none" w:sz="0" w:space="0" w:color="auto"/>
                  </w:divBdr>
                </w:div>
                <w:div w:id="1514803921">
                  <w:marLeft w:val="0"/>
                  <w:marRight w:val="0"/>
                  <w:marTop w:val="0"/>
                  <w:marBottom w:val="0"/>
                  <w:divBdr>
                    <w:top w:val="none" w:sz="0" w:space="0" w:color="auto"/>
                    <w:left w:val="none" w:sz="0" w:space="0" w:color="auto"/>
                    <w:bottom w:val="none" w:sz="0" w:space="0" w:color="auto"/>
                    <w:right w:val="none" w:sz="0" w:space="0" w:color="auto"/>
                  </w:divBdr>
                </w:div>
                <w:div w:id="1515343164">
                  <w:marLeft w:val="0"/>
                  <w:marRight w:val="0"/>
                  <w:marTop w:val="0"/>
                  <w:marBottom w:val="0"/>
                  <w:divBdr>
                    <w:top w:val="none" w:sz="0" w:space="0" w:color="auto"/>
                    <w:left w:val="none" w:sz="0" w:space="0" w:color="auto"/>
                    <w:bottom w:val="none" w:sz="0" w:space="0" w:color="auto"/>
                    <w:right w:val="none" w:sz="0" w:space="0" w:color="auto"/>
                  </w:divBdr>
                </w:div>
                <w:div w:id="1517227952">
                  <w:marLeft w:val="0"/>
                  <w:marRight w:val="0"/>
                  <w:marTop w:val="0"/>
                  <w:marBottom w:val="0"/>
                  <w:divBdr>
                    <w:top w:val="none" w:sz="0" w:space="0" w:color="auto"/>
                    <w:left w:val="none" w:sz="0" w:space="0" w:color="auto"/>
                    <w:bottom w:val="none" w:sz="0" w:space="0" w:color="auto"/>
                    <w:right w:val="none" w:sz="0" w:space="0" w:color="auto"/>
                  </w:divBdr>
                </w:div>
                <w:div w:id="1521116186">
                  <w:marLeft w:val="0"/>
                  <w:marRight w:val="0"/>
                  <w:marTop w:val="0"/>
                  <w:marBottom w:val="0"/>
                  <w:divBdr>
                    <w:top w:val="none" w:sz="0" w:space="0" w:color="auto"/>
                    <w:left w:val="none" w:sz="0" w:space="0" w:color="auto"/>
                    <w:bottom w:val="none" w:sz="0" w:space="0" w:color="auto"/>
                    <w:right w:val="none" w:sz="0" w:space="0" w:color="auto"/>
                  </w:divBdr>
                </w:div>
                <w:div w:id="1525745717">
                  <w:marLeft w:val="0"/>
                  <w:marRight w:val="0"/>
                  <w:marTop w:val="0"/>
                  <w:marBottom w:val="0"/>
                  <w:divBdr>
                    <w:top w:val="none" w:sz="0" w:space="0" w:color="auto"/>
                    <w:left w:val="none" w:sz="0" w:space="0" w:color="auto"/>
                    <w:bottom w:val="none" w:sz="0" w:space="0" w:color="auto"/>
                    <w:right w:val="none" w:sz="0" w:space="0" w:color="auto"/>
                  </w:divBdr>
                </w:div>
                <w:div w:id="1527864130">
                  <w:marLeft w:val="0"/>
                  <w:marRight w:val="0"/>
                  <w:marTop w:val="0"/>
                  <w:marBottom w:val="0"/>
                  <w:divBdr>
                    <w:top w:val="none" w:sz="0" w:space="0" w:color="auto"/>
                    <w:left w:val="none" w:sz="0" w:space="0" w:color="auto"/>
                    <w:bottom w:val="none" w:sz="0" w:space="0" w:color="auto"/>
                    <w:right w:val="none" w:sz="0" w:space="0" w:color="auto"/>
                  </w:divBdr>
                </w:div>
                <w:div w:id="1530341290">
                  <w:marLeft w:val="0"/>
                  <w:marRight w:val="0"/>
                  <w:marTop w:val="0"/>
                  <w:marBottom w:val="0"/>
                  <w:divBdr>
                    <w:top w:val="none" w:sz="0" w:space="0" w:color="auto"/>
                    <w:left w:val="none" w:sz="0" w:space="0" w:color="auto"/>
                    <w:bottom w:val="none" w:sz="0" w:space="0" w:color="auto"/>
                    <w:right w:val="none" w:sz="0" w:space="0" w:color="auto"/>
                  </w:divBdr>
                </w:div>
                <w:div w:id="1531382738">
                  <w:marLeft w:val="0"/>
                  <w:marRight w:val="0"/>
                  <w:marTop w:val="0"/>
                  <w:marBottom w:val="0"/>
                  <w:divBdr>
                    <w:top w:val="none" w:sz="0" w:space="0" w:color="auto"/>
                    <w:left w:val="none" w:sz="0" w:space="0" w:color="auto"/>
                    <w:bottom w:val="none" w:sz="0" w:space="0" w:color="auto"/>
                    <w:right w:val="none" w:sz="0" w:space="0" w:color="auto"/>
                  </w:divBdr>
                </w:div>
                <w:div w:id="1531603109">
                  <w:marLeft w:val="0"/>
                  <w:marRight w:val="0"/>
                  <w:marTop w:val="0"/>
                  <w:marBottom w:val="0"/>
                  <w:divBdr>
                    <w:top w:val="none" w:sz="0" w:space="0" w:color="auto"/>
                    <w:left w:val="none" w:sz="0" w:space="0" w:color="auto"/>
                    <w:bottom w:val="none" w:sz="0" w:space="0" w:color="auto"/>
                    <w:right w:val="none" w:sz="0" w:space="0" w:color="auto"/>
                  </w:divBdr>
                </w:div>
                <w:div w:id="1532181573">
                  <w:marLeft w:val="0"/>
                  <w:marRight w:val="0"/>
                  <w:marTop w:val="0"/>
                  <w:marBottom w:val="0"/>
                  <w:divBdr>
                    <w:top w:val="none" w:sz="0" w:space="0" w:color="auto"/>
                    <w:left w:val="none" w:sz="0" w:space="0" w:color="auto"/>
                    <w:bottom w:val="none" w:sz="0" w:space="0" w:color="auto"/>
                    <w:right w:val="none" w:sz="0" w:space="0" w:color="auto"/>
                  </w:divBdr>
                </w:div>
                <w:div w:id="1532914840">
                  <w:marLeft w:val="0"/>
                  <w:marRight w:val="0"/>
                  <w:marTop w:val="0"/>
                  <w:marBottom w:val="0"/>
                  <w:divBdr>
                    <w:top w:val="none" w:sz="0" w:space="0" w:color="auto"/>
                    <w:left w:val="none" w:sz="0" w:space="0" w:color="auto"/>
                    <w:bottom w:val="none" w:sz="0" w:space="0" w:color="auto"/>
                    <w:right w:val="none" w:sz="0" w:space="0" w:color="auto"/>
                  </w:divBdr>
                </w:div>
                <w:div w:id="1535120420">
                  <w:marLeft w:val="0"/>
                  <w:marRight w:val="0"/>
                  <w:marTop w:val="0"/>
                  <w:marBottom w:val="0"/>
                  <w:divBdr>
                    <w:top w:val="none" w:sz="0" w:space="0" w:color="auto"/>
                    <w:left w:val="none" w:sz="0" w:space="0" w:color="auto"/>
                    <w:bottom w:val="none" w:sz="0" w:space="0" w:color="auto"/>
                    <w:right w:val="none" w:sz="0" w:space="0" w:color="auto"/>
                  </w:divBdr>
                </w:div>
                <w:div w:id="1538156925">
                  <w:marLeft w:val="0"/>
                  <w:marRight w:val="0"/>
                  <w:marTop w:val="0"/>
                  <w:marBottom w:val="0"/>
                  <w:divBdr>
                    <w:top w:val="none" w:sz="0" w:space="0" w:color="auto"/>
                    <w:left w:val="none" w:sz="0" w:space="0" w:color="auto"/>
                    <w:bottom w:val="none" w:sz="0" w:space="0" w:color="auto"/>
                    <w:right w:val="none" w:sz="0" w:space="0" w:color="auto"/>
                  </w:divBdr>
                </w:div>
                <w:div w:id="1538859988">
                  <w:marLeft w:val="0"/>
                  <w:marRight w:val="0"/>
                  <w:marTop w:val="0"/>
                  <w:marBottom w:val="0"/>
                  <w:divBdr>
                    <w:top w:val="none" w:sz="0" w:space="0" w:color="auto"/>
                    <w:left w:val="none" w:sz="0" w:space="0" w:color="auto"/>
                    <w:bottom w:val="none" w:sz="0" w:space="0" w:color="auto"/>
                    <w:right w:val="none" w:sz="0" w:space="0" w:color="auto"/>
                  </w:divBdr>
                </w:div>
                <w:div w:id="1541014483">
                  <w:marLeft w:val="0"/>
                  <w:marRight w:val="0"/>
                  <w:marTop w:val="0"/>
                  <w:marBottom w:val="0"/>
                  <w:divBdr>
                    <w:top w:val="none" w:sz="0" w:space="0" w:color="auto"/>
                    <w:left w:val="none" w:sz="0" w:space="0" w:color="auto"/>
                    <w:bottom w:val="none" w:sz="0" w:space="0" w:color="auto"/>
                    <w:right w:val="none" w:sz="0" w:space="0" w:color="auto"/>
                  </w:divBdr>
                </w:div>
                <w:div w:id="1541866894">
                  <w:marLeft w:val="0"/>
                  <w:marRight w:val="0"/>
                  <w:marTop w:val="0"/>
                  <w:marBottom w:val="0"/>
                  <w:divBdr>
                    <w:top w:val="none" w:sz="0" w:space="0" w:color="auto"/>
                    <w:left w:val="none" w:sz="0" w:space="0" w:color="auto"/>
                    <w:bottom w:val="none" w:sz="0" w:space="0" w:color="auto"/>
                    <w:right w:val="none" w:sz="0" w:space="0" w:color="auto"/>
                  </w:divBdr>
                </w:div>
                <w:div w:id="1544441854">
                  <w:marLeft w:val="0"/>
                  <w:marRight w:val="0"/>
                  <w:marTop w:val="0"/>
                  <w:marBottom w:val="0"/>
                  <w:divBdr>
                    <w:top w:val="none" w:sz="0" w:space="0" w:color="auto"/>
                    <w:left w:val="none" w:sz="0" w:space="0" w:color="auto"/>
                    <w:bottom w:val="none" w:sz="0" w:space="0" w:color="auto"/>
                    <w:right w:val="none" w:sz="0" w:space="0" w:color="auto"/>
                  </w:divBdr>
                </w:div>
                <w:div w:id="1544749497">
                  <w:marLeft w:val="0"/>
                  <w:marRight w:val="0"/>
                  <w:marTop w:val="0"/>
                  <w:marBottom w:val="0"/>
                  <w:divBdr>
                    <w:top w:val="none" w:sz="0" w:space="0" w:color="auto"/>
                    <w:left w:val="none" w:sz="0" w:space="0" w:color="auto"/>
                    <w:bottom w:val="none" w:sz="0" w:space="0" w:color="auto"/>
                    <w:right w:val="none" w:sz="0" w:space="0" w:color="auto"/>
                  </w:divBdr>
                </w:div>
                <w:div w:id="1545362000">
                  <w:marLeft w:val="0"/>
                  <w:marRight w:val="0"/>
                  <w:marTop w:val="0"/>
                  <w:marBottom w:val="0"/>
                  <w:divBdr>
                    <w:top w:val="none" w:sz="0" w:space="0" w:color="auto"/>
                    <w:left w:val="none" w:sz="0" w:space="0" w:color="auto"/>
                    <w:bottom w:val="none" w:sz="0" w:space="0" w:color="auto"/>
                    <w:right w:val="none" w:sz="0" w:space="0" w:color="auto"/>
                  </w:divBdr>
                </w:div>
                <w:div w:id="1546016867">
                  <w:marLeft w:val="0"/>
                  <w:marRight w:val="0"/>
                  <w:marTop w:val="0"/>
                  <w:marBottom w:val="0"/>
                  <w:divBdr>
                    <w:top w:val="none" w:sz="0" w:space="0" w:color="auto"/>
                    <w:left w:val="none" w:sz="0" w:space="0" w:color="auto"/>
                    <w:bottom w:val="none" w:sz="0" w:space="0" w:color="auto"/>
                    <w:right w:val="none" w:sz="0" w:space="0" w:color="auto"/>
                  </w:divBdr>
                </w:div>
                <w:div w:id="1546478747">
                  <w:marLeft w:val="0"/>
                  <w:marRight w:val="0"/>
                  <w:marTop w:val="0"/>
                  <w:marBottom w:val="0"/>
                  <w:divBdr>
                    <w:top w:val="none" w:sz="0" w:space="0" w:color="auto"/>
                    <w:left w:val="none" w:sz="0" w:space="0" w:color="auto"/>
                    <w:bottom w:val="none" w:sz="0" w:space="0" w:color="auto"/>
                    <w:right w:val="none" w:sz="0" w:space="0" w:color="auto"/>
                  </w:divBdr>
                </w:div>
                <w:div w:id="1546525702">
                  <w:marLeft w:val="0"/>
                  <w:marRight w:val="0"/>
                  <w:marTop w:val="0"/>
                  <w:marBottom w:val="0"/>
                  <w:divBdr>
                    <w:top w:val="none" w:sz="0" w:space="0" w:color="auto"/>
                    <w:left w:val="none" w:sz="0" w:space="0" w:color="auto"/>
                    <w:bottom w:val="none" w:sz="0" w:space="0" w:color="auto"/>
                    <w:right w:val="none" w:sz="0" w:space="0" w:color="auto"/>
                  </w:divBdr>
                </w:div>
                <w:div w:id="1546677752">
                  <w:marLeft w:val="0"/>
                  <w:marRight w:val="0"/>
                  <w:marTop w:val="0"/>
                  <w:marBottom w:val="0"/>
                  <w:divBdr>
                    <w:top w:val="none" w:sz="0" w:space="0" w:color="auto"/>
                    <w:left w:val="none" w:sz="0" w:space="0" w:color="auto"/>
                    <w:bottom w:val="none" w:sz="0" w:space="0" w:color="auto"/>
                    <w:right w:val="none" w:sz="0" w:space="0" w:color="auto"/>
                  </w:divBdr>
                </w:div>
                <w:div w:id="1550068767">
                  <w:marLeft w:val="0"/>
                  <w:marRight w:val="0"/>
                  <w:marTop w:val="0"/>
                  <w:marBottom w:val="0"/>
                  <w:divBdr>
                    <w:top w:val="none" w:sz="0" w:space="0" w:color="auto"/>
                    <w:left w:val="none" w:sz="0" w:space="0" w:color="auto"/>
                    <w:bottom w:val="none" w:sz="0" w:space="0" w:color="auto"/>
                    <w:right w:val="none" w:sz="0" w:space="0" w:color="auto"/>
                  </w:divBdr>
                </w:div>
                <w:div w:id="1551114476">
                  <w:marLeft w:val="0"/>
                  <w:marRight w:val="0"/>
                  <w:marTop w:val="0"/>
                  <w:marBottom w:val="0"/>
                  <w:divBdr>
                    <w:top w:val="none" w:sz="0" w:space="0" w:color="auto"/>
                    <w:left w:val="none" w:sz="0" w:space="0" w:color="auto"/>
                    <w:bottom w:val="none" w:sz="0" w:space="0" w:color="auto"/>
                    <w:right w:val="none" w:sz="0" w:space="0" w:color="auto"/>
                  </w:divBdr>
                </w:div>
                <w:div w:id="1556116196">
                  <w:marLeft w:val="0"/>
                  <w:marRight w:val="0"/>
                  <w:marTop w:val="0"/>
                  <w:marBottom w:val="0"/>
                  <w:divBdr>
                    <w:top w:val="none" w:sz="0" w:space="0" w:color="auto"/>
                    <w:left w:val="none" w:sz="0" w:space="0" w:color="auto"/>
                    <w:bottom w:val="none" w:sz="0" w:space="0" w:color="auto"/>
                    <w:right w:val="none" w:sz="0" w:space="0" w:color="auto"/>
                  </w:divBdr>
                </w:div>
                <w:div w:id="1556431996">
                  <w:marLeft w:val="0"/>
                  <w:marRight w:val="0"/>
                  <w:marTop w:val="0"/>
                  <w:marBottom w:val="0"/>
                  <w:divBdr>
                    <w:top w:val="none" w:sz="0" w:space="0" w:color="auto"/>
                    <w:left w:val="none" w:sz="0" w:space="0" w:color="auto"/>
                    <w:bottom w:val="none" w:sz="0" w:space="0" w:color="auto"/>
                    <w:right w:val="none" w:sz="0" w:space="0" w:color="auto"/>
                  </w:divBdr>
                </w:div>
                <w:div w:id="1557161059">
                  <w:marLeft w:val="0"/>
                  <w:marRight w:val="0"/>
                  <w:marTop w:val="0"/>
                  <w:marBottom w:val="0"/>
                  <w:divBdr>
                    <w:top w:val="none" w:sz="0" w:space="0" w:color="auto"/>
                    <w:left w:val="none" w:sz="0" w:space="0" w:color="auto"/>
                    <w:bottom w:val="none" w:sz="0" w:space="0" w:color="auto"/>
                    <w:right w:val="none" w:sz="0" w:space="0" w:color="auto"/>
                  </w:divBdr>
                </w:div>
                <w:div w:id="1558929628">
                  <w:marLeft w:val="0"/>
                  <w:marRight w:val="0"/>
                  <w:marTop w:val="0"/>
                  <w:marBottom w:val="0"/>
                  <w:divBdr>
                    <w:top w:val="none" w:sz="0" w:space="0" w:color="auto"/>
                    <w:left w:val="none" w:sz="0" w:space="0" w:color="auto"/>
                    <w:bottom w:val="none" w:sz="0" w:space="0" w:color="auto"/>
                    <w:right w:val="none" w:sz="0" w:space="0" w:color="auto"/>
                  </w:divBdr>
                </w:div>
                <w:div w:id="1559710048">
                  <w:marLeft w:val="0"/>
                  <w:marRight w:val="0"/>
                  <w:marTop w:val="0"/>
                  <w:marBottom w:val="0"/>
                  <w:divBdr>
                    <w:top w:val="none" w:sz="0" w:space="0" w:color="auto"/>
                    <w:left w:val="none" w:sz="0" w:space="0" w:color="auto"/>
                    <w:bottom w:val="none" w:sz="0" w:space="0" w:color="auto"/>
                    <w:right w:val="none" w:sz="0" w:space="0" w:color="auto"/>
                  </w:divBdr>
                </w:div>
                <w:div w:id="1560631706">
                  <w:marLeft w:val="0"/>
                  <w:marRight w:val="0"/>
                  <w:marTop w:val="0"/>
                  <w:marBottom w:val="0"/>
                  <w:divBdr>
                    <w:top w:val="none" w:sz="0" w:space="0" w:color="auto"/>
                    <w:left w:val="none" w:sz="0" w:space="0" w:color="auto"/>
                    <w:bottom w:val="none" w:sz="0" w:space="0" w:color="auto"/>
                    <w:right w:val="none" w:sz="0" w:space="0" w:color="auto"/>
                  </w:divBdr>
                </w:div>
                <w:div w:id="1563523347">
                  <w:marLeft w:val="0"/>
                  <w:marRight w:val="0"/>
                  <w:marTop w:val="0"/>
                  <w:marBottom w:val="0"/>
                  <w:divBdr>
                    <w:top w:val="none" w:sz="0" w:space="0" w:color="auto"/>
                    <w:left w:val="none" w:sz="0" w:space="0" w:color="auto"/>
                    <w:bottom w:val="none" w:sz="0" w:space="0" w:color="auto"/>
                    <w:right w:val="none" w:sz="0" w:space="0" w:color="auto"/>
                  </w:divBdr>
                </w:div>
                <w:div w:id="1564295055">
                  <w:marLeft w:val="0"/>
                  <w:marRight w:val="0"/>
                  <w:marTop w:val="0"/>
                  <w:marBottom w:val="0"/>
                  <w:divBdr>
                    <w:top w:val="none" w:sz="0" w:space="0" w:color="auto"/>
                    <w:left w:val="none" w:sz="0" w:space="0" w:color="auto"/>
                    <w:bottom w:val="none" w:sz="0" w:space="0" w:color="auto"/>
                    <w:right w:val="none" w:sz="0" w:space="0" w:color="auto"/>
                  </w:divBdr>
                </w:div>
                <w:div w:id="1564557562">
                  <w:marLeft w:val="0"/>
                  <w:marRight w:val="0"/>
                  <w:marTop w:val="0"/>
                  <w:marBottom w:val="0"/>
                  <w:divBdr>
                    <w:top w:val="none" w:sz="0" w:space="0" w:color="auto"/>
                    <w:left w:val="none" w:sz="0" w:space="0" w:color="auto"/>
                    <w:bottom w:val="none" w:sz="0" w:space="0" w:color="auto"/>
                    <w:right w:val="none" w:sz="0" w:space="0" w:color="auto"/>
                  </w:divBdr>
                </w:div>
                <w:div w:id="1569805923">
                  <w:marLeft w:val="0"/>
                  <w:marRight w:val="0"/>
                  <w:marTop w:val="0"/>
                  <w:marBottom w:val="0"/>
                  <w:divBdr>
                    <w:top w:val="none" w:sz="0" w:space="0" w:color="auto"/>
                    <w:left w:val="none" w:sz="0" w:space="0" w:color="auto"/>
                    <w:bottom w:val="none" w:sz="0" w:space="0" w:color="auto"/>
                    <w:right w:val="none" w:sz="0" w:space="0" w:color="auto"/>
                  </w:divBdr>
                </w:div>
                <w:div w:id="1572236427">
                  <w:marLeft w:val="0"/>
                  <w:marRight w:val="0"/>
                  <w:marTop w:val="0"/>
                  <w:marBottom w:val="0"/>
                  <w:divBdr>
                    <w:top w:val="none" w:sz="0" w:space="0" w:color="auto"/>
                    <w:left w:val="none" w:sz="0" w:space="0" w:color="auto"/>
                    <w:bottom w:val="none" w:sz="0" w:space="0" w:color="auto"/>
                    <w:right w:val="none" w:sz="0" w:space="0" w:color="auto"/>
                  </w:divBdr>
                </w:div>
                <w:div w:id="1574662047">
                  <w:marLeft w:val="0"/>
                  <w:marRight w:val="0"/>
                  <w:marTop w:val="0"/>
                  <w:marBottom w:val="0"/>
                  <w:divBdr>
                    <w:top w:val="none" w:sz="0" w:space="0" w:color="auto"/>
                    <w:left w:val="none" w:sz="0" w:space="0" w:color="auto"/>
                    <w:bottom w:val="none" w:sz="0" w:space="0" w:color="auto"/>
                    <w:right w:val="none" w:sz="0" w:space="0" w:color="auto"/>
                  </w:divBdr>
                </w:div>
                <w:div w:id="1574968962">
                  <w:marLeft w:val="0"/>
                  <w:marRight w:val="0"/>
                  <w:marTop w:val="0"/>
                  <w:marBottom w:val="0"/>
                  <w:divBdr>
                    <w:top w:val="none" w:sz="0" w:space="0" w:color="auto"/>
                    <w:left w:val="none" w:sz="0" w:space="0" w:color="auto"/>
                    <w:bottom w:val="none" w:sz="0" w:space="0" w:color="auto"/>
                    <w:right w:val="none" w:sz="0" w:space="0" w:color="auto"/>
                  </w:divBdr>
                </w:div>
                <w:div w:id="1577714134">
                  <w:marLeft w:val="0"/>
                  <w:marRight w:val="0"/>
                  <w:marTop w:val="0"/>
                  <w:marBottom w:val="0"/>
                  <w:divBdr>
                    <w:top w:val="none" w:sz="0" w:space="0" w:color="auto"/>
                    <w:left w:val="none" w:sz="0" w:space="0" w:color="auto"/>
                    <w:bottom w:val="none" w:sz="0" w:space="0" w:color="auto"/>
                    <w:right w:val="none" w:sz="0" w:space="0" w:color="auto"/>
                  </w:divBdr>
                </w:div>
                <w:div w:id="1587879144">
                  <w:marLeft w:val="0"/>
                  <w:marRight w:val="0"/>
                  <w:marTop w:val="0"/>
                  <w:marBottom w:val="0"/>
                  <w:divBdr>
                    <w:top w:val="none" w:sz="0" w:space="0" w:color="auto"/>
                    <w:left w:val="none" w:sz="0" w:space="0" w:color="auto"/>
                    <w:bottom w:val="none" w:sz="0" w:space="0" w:color="auto"/>
                    <w:right w:val="none" w:sz="0" w:space="0" w:color="auto"/>
                  </w:divBdr>
                </w:div>
                <w:div w:id="1589191171">
                  <w:marLeft w:val="0"/>
                  <w:marRight w:val="0"/>
                  <w:marTop w:val="0"/>
                  <w:marBottom w:val="0"/>
                  <w:divBdr>
                    <w:top w:val="none" w:sz="0" w:space="0" w:color="auto"/>
                    <w:left w:val="none" w:sz="0" w:space="0" w:color="auto"/>
                    <w:bottom w:val="none" w:sz="0" w:space="0" w:color="auto"/>
                    <w:right w:val="none" w:sz="0" w:space="0" w:color="auto"/>
                  </w:divBdr>
                </w:div>
                <w:div w:id="1591887300">
                  <w:marLeft w:val="0"/>
                  <w:marRight w:val="0"/>
                  <w:marTop w:val="0"/>
                  <w:marBottom w:val="0"/>
                  <w:divBdr>
                    <w:top w:val="none" w:sz="0" w:space="0" w:color="auto"/>
                    <w:left w:val="none" w:sz="0" w:space="0" w:color="auto"/>
                    <w:bottom w:val="none" w:sz="0" w:space="0" w:color="auto"/>
                    <w:right w:val="none" w:sz="0" w:space="0" w:color="auto"/>
                  </w:divBdr>
                </w:div>
                <w:div w:id="1598518672">
                  <w:marLeft w:val="0"/>
                  <w:marRight w:val="0"/>
                  <w:marTop w:val="0"/>
                  <w:marBottom w:val="0"/>
                  <w:divBdr>
                    <w:top w:val="none" w:sz="0" w:space="0" w:color="auto"/>
                    <w:left w:val="none" w:sz="0" w:space="0" w:color="auto"/>
                    <w:bottom w:val="none" w:sz="0" w:space="0" w:color="auto"/>
                    <w:right w:val="none" w:sz="0" w:space="0" w:color="auto"/>
                  </w:divBdr>
                </w:div>
                <w:div w:id="1601520645">
                  <w:marLeft w:val="0"/>
                  <w:marRight w:val="0"/>
                  <w:marTop w:val="0"/>
                  <w:marBottom w:val="0"/>
                  <w:divBdr>
                    <w:top w:val="none" w:sz="0" w:space="0" w:color="auto"/>
                    <w:left w:val="none" w:sz="0" w:space="0" w:color="auto"/>
                    <w:bottom w:val="none" w:sz="0" w:space="0" w:color="auto"/>
                    <w:right w:val="none" w:sz="0" w:space="0" w:color="auto"/>
                  </w:divBdr>
                </w:div>
                <w:div w:id="1605723368">
                  <w:marLeft w:val="0"/>
                  <w:marRight w:val="0"/>
                  <w:marTop w:val="0"/>
                  <w:marBottom w:val="0"/>
                  <w:divBdr>
                    <w:top w:val="none" w:sz="0" w:space="0" w:color="auto"/>
                    <w:left w:val="none" w:sz="0" w:space="0" w:color="auto"/>
                    <w:bottom w:val="none" w:sz="0" w:space="0" w:color="auto"/>
                    <w:right w:val="none" w:sz="0" w:space="0" w:color="auto"/>
                  </w:divBdr>
                </w:div>
                <w:div w:id="1605916084">
                  <w:marLeft w:val="0"/>
                  <w:marRight w:val="0"/>
                  <w:marTop w:val="0"/>
                  <w:marBottom w:val="0"/>
                  <w:divBdr>
                    <w:top w:val="none" w:sz="0" w:space="0" w:color="auto"/>
                    <w:left w:val="none" w:sz="0" w:space="0" w:color="auto"/>
                    <w:bottom w:val="none" w:sz="0" w:space="0" w:color="auto"/>
                    <w:right w:val="none" w:sz="0" w:space="0" w:color="auto"/>
                  </w:divBdr>
                </w:div>
                <w:div w:id="1607541076">
                  <w:marLeft w:val="0"/>
                  <w:marRight w:val="0"/>
                  <w:marTop w:val="0"/>
                  <w:marBottom w:val="0"/>
                  <w:divBdr>
                    <w:top w:val="none" w:sz="0" w:space="0" w:color="auto"/>
                    <w:left w:val="none" w:sz="0" w:space="0" w:color="auto"/>
                    <w:bottom w:val="none" w:sz="0" w:space="0" w:color="auto"/>
                    <w:right w:val="none" w:sz="0" w:space="0" w:color="auto"/>
                  </w:divBdr>
                </w:div>
                <w:div w:id="1609120550">
                  <w:marLeft w:val="0"/>
                  <w:marRight w:val="0"/>
                  <w:marTop w:val="0"/>
                  <w:marBottom w:val="0"/>
                  <w:divBdr>
                    <w:top w:val="none" w:sz="0" w:space="0" w:color="auto"/>
                    <w:left w:val="none" w:sz="0" w:space="0" w:color="auto"/>
                    <w:bottom w:val="none" w:sz="0" w:space="0" w:color="auto"/>
                    <w:right w:val="none" w:sz="0" w:space="0" w:color="auto"/>
                  </w:divBdr>
                </w:div>
                <w:div w:id="1611084277">
                  <w:marLeft w:val="0"/>
                  <w:marRight w:val="0"/>
                  <w:marTop w:val="0"/>
                  <w:marBottom w:val="0"/>
                  <w:divBdr>
                    <w:top w:val="none" w:sz="0" w:space="0" w:color="auto"/>
                    <w:left w:val="none" w:sz="0" w:space="0" w:color="auto"/>
                    <w:bottom w:val="none" w:sz="0" w:space="0" w:color="auto"/>
                    <w:right w:val="none" w:sz="0" w:space="0" w:color="auto"/>
                  </w:divBdr>
                </w:div>
                <w:div w:id="1611203073">
                  <w:marLeft w:val="0"/>
                  <w:marRight w:val="0"/>
                  <w:marTop w:val="0"/>
                  <w:marBottom w:val="0"/>
                  <w:divBdr>
                    <w:top w:val="none" w:sz="0" w:space="0" w:color="auto"/>
                    <w:left w:val="none" w:sz="0" w:space="0" w:color="auto"/>
                    <w:bottom w:val="none" w:sz="0" w:space="0" w:color="auto"/>
                    <w:right w:val="none" w:sz="0" w:space="0" w:color="auto"/>
                  </w:divBdr>
                </w:div>
                <w:div w:id="1611470568">
                  <w:marLeft w:val="0"/>
                  <w:marRight w:val="0"/>
                  <w:marTop w:val="0"/>
                  <w:marBottom w:val="0"/>
                  <w:divBdr>
                    <w:top w:val="none" w:sz="0" w:space="0" w:color="auto"/>
                    <w:left w:val="none" w:sz="0" w:space="0" w:color="auto"/>
                    <w:bottom w:val="none" w:sz="0" w:space="0" w:color="auto"/>
                    <w:right w:val="none" w:sz="0" w:space="0" w:color="auto"/>
                  </w:divBdr>
                </w:div>
                <w:div w:id="1612518126">
                  <w:marLeft w:val="0"/>
                  <w:marRight w:val="0"/>
                  <w:marTop w:val="0"/>
                  <w:marBottom w:val="0"/>
                  <w:divBdr>
                    <w:top w:val="none" w:sz="0" w:space="0" w:color="auto"/>
                    <w:left w:val="none" w:sz="0" w:space="0" w:color="auto"/>
                    <w:bottom w:val="none" w:sz="0" w:space="0" w:color="auto"/>
                    <w:right w:val="none" w:sz="0" w:space="0" w:color="auto"/>
                  </w:divBdr>
                </w:div>
                <w:div w:id="1614629737">
                  <w:marLeft w:val="0"/>
                  <w:marRight w:val="0"/>
                  <w:marTop w:val="0"/>
                  <w:marBottom w:val="0"/>
                  <w:divBdr>
                    <w:top w:val="none" w:sz="0" w:space="0" w:color="auto"/>
                    <w:left w:val="none" w:sz="0" w:space="0" w:color="auto"/>
                    <w:bottom w:val="none" w:sz="0" w:space="0" w:color="auto"/>
                    <w:right w:val="none" w:sz="0" w:space="0" w:color="auto"/>
                  </w:divBdr>
                </w:div>
                <w:div w:id="1619753239">
                  <w:marLeft w:val="0"/>
                  <w:marRight w:val="0"/>
                  <w:marTop w:val="0"/>
                  <w:marBottom w:val="0"/>
                  <w:divBdr>
                    <w:top w:val="none" w:sz="0" w:space="0" w:color="auto"/>
                    <w:left w:val="none" w:sz="0" w:space="0" w:color="auto"/>
                    <w:bottom w:val="none" w:sz="0" w:space="0" w:color="auto"/>
                    <w:right w:val="none" w:sz="0" w:space="0" w:color="auto"/>
                  </w:divBdr>
                </w:div>
                <w:div w:id="1626035586">
                  <w:marLeft w:val="0"/>
                  <w:marRight w:val="0"/>
                  <w:marTop w:val="0"/>
                  <w:marBottom w:val="0"/>
                  <w:divBdr>
                    <w:top w:val="none" w:sz="0" w:space="0" w:color="auto"/>
                    <w:left w:val="none" w:sz="0" w:space="0" w:color="auto"/>
                    <w:bottom w:val="none" w:sz="0" w:space="0" w:color="auto"/>
                    <w:right w:val="none" w:sz="0" w:space="0" w:color="auto"/>
                  </w:divBdr>
                </w:div>
                <w:div w:id="1628781429">
                  <w:marLeft w:val="0"/>
                  <w:marRight w:val="0"/>
                  <w:marTop w:val="0"/>
                  <w:marBottom w:val="0"/>
                  <w:divBdr>
                    <w:top w:val="none" w:sz="0" w:space="0" w:color="auto"/>
                    <w:left w:val="none" w:sz="0" w:space="0" w:color="auto"/>
                    <w:bottom w:val="none" w:sz="0" w:space="0" w:color="auto"/>
                    <w:right w:val="none" w:sz="0" w:space="0" w:color="auto"/>
                  </w:divBdr>
                </w:div>
                <w:div w:id="1633251625">
                  <w:marLeft w:val="0"/>
                  <w:marRight w:val="0"/>
                  <w:marTop w:val="0"/>
                  <w:marBottom w:val="0"/>
                  <w:divBdr>
                    <w:top w:val="none" w:sz="0" w:space="0" w:color="auto"/>
                    <w:left w:val="none" w:sz="0" w:space="0" w:color="auto"/>
                    <w:bottom w:val="none" w:sz="0" w:space="0" w:color="auto"/>
                    <w:right w:val="none" w:sz="0" w:space="0" w:color="auto"/>
                  </w:divBdr>
                </w:div>
                <w:div w:id="1635938586">
                  <w:marLeft w:val="0"/>
                  <w:marRight w:val="0"/>
                  <w:marTop w:val="0"/>
                  <w:marBottom w:val="0"/>
                  <w:divBdr>
                    <w:top w:val="none" w:sz="0" w:space="0" w:color="auto"/>
                    <w:left w:val="none" w:sz="0" w:space="0" w:color="auto"/>
                    <w:bottom w:val="none" w:sz="0" w:space="0" w:color="auto"/>
                    <w:right w:val="none" w:sz="0" w:space="0" w:color="auto"/>
                  </w:divBdr>
                </w:div>
                <w:div w:id="1636721339">
                  <w:marLeft w:val="0"/>
                  <w:marRight w:val="0"/>
                  <w:marTop w:val="0"/>
                  <w:marBottom w:val="0"/>
                  <w:divBdr>
                    <w:top w:val="none" w:sz="0" w:space="0" w:color="auto"/>
                    <w:left w:val="none" w:sz="0" w:space="0" w:color="auto"/>
                    <w:bottom w:val="none" w:sz="0" w:space="0" w:color="auto"/>
                    <w:right w:val="none" w:sz="0" w:space="0" w:color="auto"/>
                  </w:divBdr>
                </w:div>
                <w:div w:id="1637837951">
                  <w:marLeft w:val="0"/>
                  <w:marRight w:val="0"/>
                  <w:marTop w:val="0"/>
                  <w:marBottom w:val="0"/>
                  <w:divBdr>
                    <w:top w:val="none" w:sz="0" w:space="0" w:color="auto"/>
                    <w:left w:val="none" w:sz="0" w:space="0" w:color="auto"/>
                    <w:bottom w:val="none" w:sz="0" w:space="0" w:color="auto"/>
                    <w:right w:val="none" w:sz="0" w:space="0" w:color="auto"/>
                  </w:divBdr>
                </w:div>
                <w:div w:id="1639919867">
                  <w:marLeft w:val="0"/>
                  <w:marRight w:val="0"/>
                  <w:marTop w:val="0"/>
                  <w:marBottom w:val="0"/>
                  <w:divBdr>
                    <w:top w:val="none" w:sz="0" w:space="0" w:color="auto"/>
                    <w:left w:val="none" w:sz="0" w:space="0" w:color="auto"/>
                    <w:bottom w:val="none" w:sz="0" w:space="0" w:color="auto"/>
                    <w:right w:val="none" w:sz="0" w:space="0" w:color="auto"/>
                  </w:divBdr>
                </w:div>
                <w:div w:id="1643342877">
                  <w:marLeft w:val="0"/>
                  <w:marRight w:val="0"/>
                  <w:marTop w:val="0"/>
                  <w:marBottom w:val="0"/>
                  <w:divBdr>
                    <w:top w:val="none" w:sz="0" w:space="0" w:color="auto"/>
                    <w:left w:val="none" w:sz="0" w:space="0" w:color="auto"/>
                    <w:bottom w:val="none" w:sz="0" w:space="0" w:color="auto"/>
                    <w:right w:val="none" w:sz="0" w:space="0" w:color="auto"/>
                  </w:divBdr>
                </w:div>
                <w:div w:id="1643652952">
                  <w:marLeft w:val="0"/>
                  <w:marRight w:val="0"/>
                  <w:marTop w:val="0"/>
                  <w:marBottom w:val="0"/>
                  <w:divBdr>
                    <w:top w:val="none" w:sz="0" w:space="0" w:color="auto"/>
                    <w:left w:val="none" w:sz="0" w:space="0" w:color="auto"/>
                    <w:bottom w:val="none" w:sz="0" w:space="0" w:color="auto"/>
                    <w:right w:val="none" w:sz="0" w:space="0" w:color="auto"/>
                  </w:divBdr>
                </w:div>
                <w:div w:id="1644045754">
                  <w:marLeft w:val="0"/>
                  <w:marRight w:val="0"/>
                  <w:marTop w:val="0"/>
                  <w:marBottom w:val="0"/>
                  <w:divBdr>
                    <w:top w:val="none" w:sz="0" w:space="0" w:color="auto"/>
                    <w:left w:val="none" w:sz="0" w:space="0" w:color="auto"/>
                    <w:bottom w:val="none" w:sz="0" w:space="0" w:color="auto"/>
                    <w:right w:val="none" w:sz="0" w:space="0" w:color="auto"/>
                  </w:divBdr>
                </w:div>
                <w:div w:id="1649824388">
                  <w:marLeft w:val="0"/>
                  <w:marRight w:val="0"/>
                  <w:marTop w:val="0"/>
                  <w:marBottom w:val="0"/>
                  <w:divBdr>
                    <w:top w:val="none" w:sz="0" w:space="0" w:color="auto"/>
                    <w:left w:val="none" w:sz="0" w:space="0" w:color="auto"/>
                    <w:bottom w:val="none" w:sz="0" w:space="0" w:color="auto"/>
                    <w:right w:val="none" w:sz="0" w:space="0" w:color="auto"/>
                  </w:divBdr>
                </w:div>
                <w:div w:id="1650356017">
                  <w:marLeft w:val="0"/>
                  <w:marRight w:val="0"/>
                  <w:marTop w:val="0"/>
                  <w:marBottom w:val="0"/>
                  <w:divBdr>
                    <w:top w:val="none" w:sz="0" w:space="0" w:color="auto"/>
                    <w:left w:val="none" w:sz="0" w:space="0" w:color="auto"/>
                    <w:bottom w:val="none" w:sz="0" w:space="0" w:color="auto"/>
                    <w:right w:val="none" w:sz="0" w:space="0" w:color="auto"/>
                  </w:divBdr>
                </w:div>
                <w:div w:id="1650746433">
                  <w:marLeft w:val="0"/>
                  <w:marRight w:val="0"/>
                  <w:marTop w:val="0"/>
                  <w:marBottom w:val="0"/>
                  <w:divBdr>
                    <w:top w:val="none" w:sz="0" w:space="0" w:color="auto"/>
                    <w:left w:val="none" w:sz="0" w:space="0" w:color="auto"/>
                    <w:bottom w:val="none" w:sz="0" w:space="0" w:color="auto"/>
                    <w:right w:val="none" w:sz="0" w:space="0" w:color="auto"/>
                  </w:divBdr>
                </w:div>
                <w:div w:id="1651709239">
                  <w:marLeft w:val="0"/>
                  <w:marRight w:val="0"/>
                  <w:marTop w:val="0"/>
                  <w:marBottom w:val="0"/>
                  <w:divBdr>
                    <w:top w:val="none" w:sz="0" w:space="0" w:color="auto"/>
                    <w:left w:val="none" w:sz="0" w:space="0" w:color="auto"/>
                    <w:bottom w:val="none" w:sz="0" w:space="0" w:color="auto"/>
                    <w:right w:val="none" w:sz="0" w:space="0" w:color="auto"/>
                  </w:divBdr>
                </w:div>
                <w:div w:id="1651983842">
                  <w:marLeft w:val="0"/>
                  <w:marRight w:val="0"/>
                  <w:marTop w:val="0"/>
                  <w:marBottom w:val="0"/>
                  <w:divBdr>
                    <w:top w:val="none" w:sz="0" w:space="0" w:color="auto"/>
                    <w:left w:val="none" w:sz="0" w:space="0" w:color="auto"/>
                    <w:bottom w:val="none" w:sz="0" w:space="0" w:color="auto"/>
                    <w:right w:val="none" w:sz="0" w:space="0" w:color="auto"/>
                  </w:divBdr>
                </w:div>
                <w:div w:id="1652639067">
                  <w:marLeft w:val="0"/>
                  <w:marRight w:val="0"/>
                  <w:marTop w:val="0"/>
                  <w:marBottom w:val="0"/>
                  <w:divBdr>
                    <w:top w:val="none" w:sz="0" w:space="0" w:color="auto"/>
                    <w:left w:val="none" w:sz="0" w:space="0" w:color="auto"/>
                    <w:bottom w:val="none" w:sz="0" w:space="0" w:color="auto"/>
                    <w:right w:val="none" w:sz="0" w:space="0" w:color="auto"/>
                  </w:divBdr>
                </w:div>
                <w:div w:id="1654530724">
                  <w:marLeft w:val="0"/>
                  <w:marRight w:val="0"/>
                  <w:marTop w:val="0"/>
                  <w:marBottom w:val="0"/>
                  <w:divBdr>
                    <w:top w:val="none" w:sz="0" w:space="0" w:color="auto"/>
                    <w:left w:val="none" w:sz="0" w:space="0" w:color="auto"/>
                    <w:bottom w:val="none" w:sz="0" w:space="0" w:color="auto"/>
                    <w:right w:val="none" w:sz="0" w:space="0" w:color="auto"/>
                  </w:divBdr>
                </w:div>
                <w:div w:id="1655066005">
                  <w:marLeft w:val="0"/>
                  <w:marRight w:val="0"/>
                  <w:marTop w:val="0"/>
                  <w:marBottom w:val="0"/>
                  <w:divBdr>
                    <w:top w:val="none" w:sz="0" w:space="0" w:color="auto"/>
                    <w:left w:val="none" w:sz="0" w:space="0" w:color="auto"/>
                    <w:bottom w:val="none" w:sz="0" w:space="0" w:color="auto"/>
                    <w:right w:val="none" w:sz="0" w:space="0" w:color="auto"/>
                  </w:divBdr>
                </w:div>
                <w:div w:id="1655067179">
                  <w:marLeft w:val="0"/>
                  <w:marRight w:val="0"/>
                  <w:marTop w:val="0"/>
                  <w:marBottom w:val="0"/>
                  <w:divBdr>
                    <w:top w:val="none" w:sz="0" w:space="0" w:color="auto"/>
                    <w:left w:val="none" w:sz="0" w:space="0" w:color="auto"/>
                    <w:bottom w:val="none" w:sz="0" w:space="0" w:color="auto"/>
                    <w:right w:val="none" w:sz="0" w:space="0" w:color="auto"/>
                  </w:divBdr>
                </w:div>
                <w:div w:id="1655717353">
                  <w:marLeft w:val="0"/>
                  <w:marRight w:val="0"/>
                  <w:marTop w:val="0"/>
                  <w:marBottom w:val="0"/>
                  <w:divBdr>
                    <w:top w:val="none" w:sz="0" w:space="0" w:color="auto"/>
                    <w:left w:val="none" w:sz="0" w:space="0" w:color="auto"/>
                    <w:bottom w:val="none" w:sz="0" w:space="0" w:color="auto"/>
                    <w:right w:val="none" w:sz="0" w:space="0" w:color="auto"/>
                  </w:divBdr>
                </w:div>
                <w:div w:id="1656184922">
                  <w:marLeft w:val="0"/>
                  <w:marRight w:val="0"/>
                  <w:marTop w:val="0"/>
                  <w:marBottom w:val="0"/>
                  <w:divBdr>
                    <w:top w:val="none" w:sz="0" w:space="0" w:color="auto"/>
                    <w:left w:val="none" w:sz="0" w:space="0" w:color="auto"/>
                    <w:bottom w:val="none" w:sz="0" w:space="0" w:color="auto"/>
                    <w:right w:val="none" w:sz="0" w:space="0" w:color="auto"/>
                  </w:divBdr>
                </w:div>
                <w:div w:id="1658654767">
                  <w:marLeft w:val="0"/>
                  <w:marRight w:val="0"/>
                  <w:marTop w:val="0"/>
                  <w:marBottom w:val="0"/>
                  <w:divBdr>
                    <w:top w:val="none" w:sz="0" w:space="0" w:color="auto"/>
                    <w:left w:val="none" w:sz="0" w:space="0" w:color="auto"/>
                    <w:bottom w:val="none" w:sz="0" w:space="0" w:color="auto"/>
                    <w:right w:val="none" w:sz="0" w:space="0" w:color="auto"/>
                  </w:divBdr>
                </w:div>
                <w:div w:id="1664622936">
                  <w:marLeft w:val="0"/>
                  <w:marRight w:val="0"/>
                  <w:marTop w:val="0"/>
                  <w:marBottom w:val="0"/>
                  <w:divBdr>
                    <w:top w:val="none" w:sz="0" w:space="0" w:color="auto"/>
                    <w:left w:val="none" w:sz="0" w:space="0" w:color="auto"/>
                    <w:bottom w:val="none" w:sz="0" w:space="0" w:color="auto"/>
                    <w:right w:val="none" w:sz="0" w:space="0" w:color="auto"/>
                  </w:divBdr>
                </w:div>
                <w:div w:id="1664817500">
                  <w:marLeft w:val="0"/>
                  <w:marRight w:val="0"/>
                  <w:marTop w:val="0"/>
                  <w:marBottom w:val="0"/>
                  <w:divBdr>
                    <w:top w:val="none" w:sz="0" w:space="0" w:color="auto"/>
                    <w:left w:val="none" w:sz="0" w:space="0" w:color="auto"/>
                    <w:bottom w:val="none" w:sz="0" w:space="0" w:color="auto"/>
                    <w:right w:val="none" w:sz="0" w:space="0" w:color="auto"/>
                  </w:divBdr>
                </w:div>
                <w:div w:id="1668751307">
                  <w:marLeft w:val="0"/>
                  <w:marRight w:val="0"/>
                  <w:marTop w:val="0"/>
                  <w:marBottom w:val="0"/>
                  <w:divBdr>
                    <w:top w:val="none" w:sz="0" w:space="0" w:color="auto"/>
                    <w:left w:val="none" w:sz="0" w:space="0" w:color="auto"/>
                    <w:bottom w:val="none" w:sz="0" w:space="0" w:color="auto"/>
                    <w:right w:val="none" w:sz="0" w:space="0" w:color="auto"/>
                  </w:divBdr>
                </w:div>
                <w:div w:id="1669557631">
                  <w:marLeft w:val="0"/>
                  <w:marRight w:val="0"/>
                  <w:marTop w:val="0"/>
                  <w:marBottom w:val="0"/>
                  <w:divBdr>
                    <w:top w:val="none" w:sz="0" w:space="0" w:color="auto"/>
                    <w:left w:val="none" w:sz="0" w:space="0" w:color="auto"/>
                    <w:bottom w:val="none" w:sz="0" w:space="0" w:color="auto"/>
                    <w:right w:val="none" w:sz="0" w:space="0" w:color="auto"/>
                  </w:divBdr>
                </w:div>
                <w:div w:id="1670474656">
                  <w:marLeft w:val="0"/>
                  <w:marRight w:val="0"/>
                  <w:marTop w:val="0"/>
                  <w:marBottom w:val="0"/>
                  <w:divBdr>
                    <w:top w:val="none" w:sz="0" w:space="0" w:color="auto"/>
                    <w:left w:val="none" w:sz="0" w:space="0" w:color="auto"/>
                    <w:bottom w:val="none" w:sz="0" w:space="0" w:color="auto"/>
                    <w:right w:val="none" w:sz="0" w:space="0" w:color="auto"/>
                  </w:divBdr>
                </w:div>
                <w:div w:id="1671716912">
                  <w:marLeft w:val="0"/>
                  <w:marRight w:val="0"/>
                  <w:marTop w:val="0"/>
                  <w:marBottom w:val="0"/>
                  <w:divBdr>
                    <w:top w:val="none" w:sz="0" w:space="0" w:color="auto"/>
                    <w:left w:val="none" w:sz="0" w:space="0" w:color="auto"/>
                    <w:bottom w:val="none" w:sz="0" w:space="0" w:color="auto"/>
                    <w:right w:val="none" w:sz="0" w:space="0" w:color="auto"/>
                  </w:divBdr>
                </w:div>
                <w:div w:id="1676567920">
                  <w:marLeft w:val="0"/>
                  <w:marRight w:val="0"/>
                  <w:marTop w:val="0"/>
                  <w:marBottom w:val="0"/>
                  <w:divBdr>
                    <w:top w:val="none" w:sz="0" w:space="0" w:color="auto"/>
                    <w:left w:val="none" w:sz="0" w:space="0" w:color="auto"/>
                    <w:bottom w:val="none" w:sz="0" w:space="0" w:color="auto"/>
                    <w:right w:val="none" w:sz="0" w:space="0" w:color="auto"/>
                  </w:divBdr>
                </w:div>
                <w:div w:id="1677685643">
                  <w:marLeft w:val="0"/>
                  <w:marRight w:val="0"/>
                  <w:marTop w:val="0"/>
                  <w:marBottom w:val="0"/>
                  <w:divBdr>
                    <w:top w:val="none" w:sz="0" w:space="0" w:color="auto"/>
                    <w:left w:val="none" w:sz="0" w:space="0" w:color="auto"/>
                    <w:bottom w:val="none" w:sz="0" w:space="0" w:color="auto"/>
                    <w:right w:val="none" w:sz="0" w:space="0" w:color="auto"/>
                  </w:divBdr>
                </w:div>
                <w:div w:id="1682275048">
                  <w:marLeft w:val="0"/>
                  <w:marRight w:val="0"/>
                  <w:marTop w:val="0"/>
                  <w:marBottom w:val="0"/>
                  <w:divBdr>
                    <w:top w:val="none" w:sz="0" w:space="0" w:color="auto"/>
                    <w:left w:val="none" w:sz="0" w:space="0" w:color="auto"/>
                    <w:bottom w:val="none" w:sz="0" w:space="0" w:color="auto"/>
                    <w:right w:val="none" w:sz="0" w:space="0" w:color="auto"/>
                  </w:divBdr>
                </w:div>
                <w:div w:id="1682924785">
                  <w:marLeft w:val="0"/>
                  <w:marRight w:val="0"/>
                  <w:marTop w:val="0"/>
                  <w:marBottom w:val="0"/>
                  <w:divBdr>
                    <w:top w:val="none" w:sz="0" w:space="0" w:color="auto"/>
                    <w:left w:val="none" w:sz="0" w:space="0" w:color="auto"/>
                    <w:bottom w:val="none" w:sz="0" w:space="0" w:color="auto"/>
                    <w:right w:val="none" w:sz="0" w:space="0" w:color="auto"/>
                  </w:divBdr>
                </w:div>
                <w:div w:id="1688213142">
                  <w:marLeft w:val="0"/>
                  <w:marRight w:val="0"/>
                  <w:marTop w:val="0"/>
                  <w:marBottom w:val="0"/>
                  <w:divBdr>
                    <w:top w:val="none" w:sz="0" w:space="0" w:color="auto"/>
                    <w:left w:val="none" w:sz="0" w:space="0" w:color="auto"/>
                    <w:bottom w:val="none" w:sz="0" w:space="0" w:color="auto"/>
                    <w:right w:val="none" w:sz="0" w:space="0" w:color="auto"/>
                  </w:divBdr>
                </w:div>
                <w:div w:id="1689410845">
                  <w:marLeft w:val="0"/>
                  <w:marRight w:val="0"/>
                  <w:marTop w:val="0"/>
                  <w:marBottom w:val="0"/>
                  <w:divBdr>
                    <w:top w:val="none" w:sz="0" w:space="0" w:color="auto"/>
                    <w:left w:val="none" w:sz="0" w:space="0" w:color="auto"/>
                    <w:bottom w:val="none" w:sz="0" w:space="0" w:color="auto"/>
                    <w:right w:val="none" w:sz="0" w:space="0" w:color="auto"/>
                  </w:divBdr>
                </w:div>
                <w:div w:id="1689911660">
                  <w:marLeft w:val="0"/>
                  <w:marRight w:val="0"/>
                  <w:marTop w:val="0"/>
                  <w:marBottom w:val="0"/>
                  <w:divBdr>
                    <w:top w:val="none" w:sz="0" w:space="0" w:color="auto"/>
                    <w:left w:val="none" w:sz="0" w:space="0" w:color="auto"/>
                    <w:bottom w:val="none" w:sz="0" w:space="0" w:color="auto"/>
                    <w:right w:val="none" w:sz="0" w:space="0" w:color="auto"/>
                  </w:divBdr>
                </w:div>
                <w:div w:id="1692801418">
                  <w:marLeft w:val="0"/>
                  <w:marRight w:val="0"/>
                  <w:marTop w:val="0"/>
                  <w:marBottom w:val="0"/>
                  <w:divBdr>
                    <w:top w:val="none" w:sz="0" w:space="0" w:color="auto"/>
                    <w:left w:val="none" w:sz="0" w:space="0" w:color="auto"/>
                    <w:bottom w:val="none" w:sz="0" w:space="0" w:color="auto"/>
                    <w:right w:val="none" w:sz="0" w:space="0" w:color="auto"/>
                  </w:divBdr>
                </w:div>
                <w:div w:id="1695306937">
                  <w:marLeft w:val="0"/>
                  <w:marRight w:val="0"/>
                  <w:marTop w:val="0"/>
                  <w:marBottom w:val="0"/>
                  <w:divBdr>
                    <w:top w:val="none" w:sz="0" w:space="0" w:color="auto"/>
                    <w:left w:val="none" w:sz="0" w:space="0" w:color="auto"/>
                    <w:bottom w:val="none" w:sz="0" w:space="0" w:color="auto"/>
                    <w:right w:val="none" w:sz="0" w:space="0" w:color="auto"/>
                  </w:divBdr>
                </w:div>
                <w:div w:id="1701932986">
                  <w:marLeft w:val="0"/>
                  <w:marRight w:val="0"/>
                  <w:marTop w:val="0"/>
                  <w:marBottom w:val="0"/>
                  <w:divBdr>
                    <w:top w:val="none" w:sz="0" w:space="0" w:color="auto"/>
                    <w:left w:val="none" w:sz="0" w:space="0" w:color="auto"/>
                    <w:bottom w:val="none" w:sz="0" w:space="0" w:color="auto"/>
                    <w:right w:val="none" w:sz="0" w:space="0" w:color="auto"/>
                  </w:divBdr>
                </w:div>
                <w:div w:id="1703357144">
                  <w:marLeft w:val="0"/>
                  <w:marRight w:val="0"/>
                  <w:marTop w:val="0"/>
                  <w:marBottom w:val="0"/>
                  <w:divBdr>
                    <w:top w:val="none" w:sz="0" w:space="0" w:color="auto"/>
                    <w:left w:val="none" w:sz="0" w:space="0" w:color="auto"/>
                    <w:bottom w:val="none" w:sz="0" w:space="0" w:color="auto"/>
                    <w:right w:val="none" w:sz="0" w:space="0" w:color="auto"/>
                  </w:divBdr>
                </w:div>
                <w:div w:id="1709331347">
                  <w:marLeft w:val="0"/>
                  <w:marRight w:val="0"/>
                  <w:marTop w:val="0"/>
                  <w:marBottom w:val="0"/>
                  <w:divBdr>
                    <w:top w:val="none" w:sz="0" w:space="0" w:color="auto"/>
                    <w:left w:val="none" w:sz="0" w:space="0" w:color="auto"/>
                    <w:bottom w:val="none" w:sz="0" w:space="0" w:color="auto"/>
                    <w:right w:val="none" w:sz="0" w:space="0" w:color="auto"/>
                  </w:divBdr>
                </w:div>
                <w:div w:id="1712149418">
                  <w:marLeft w:val="0"/>
                  <w:marRight w:val="0"/>
                  <w:marTop w:val="0"/>
                  <w:marBottom w:val="0"/>
                  <w:divBdr>
                    <w:top w:val="none" w:sz="0" w:space="0" w:color="auto"/>
                    <w:left w:val="none" w:sz="0" w:space="0" w:color="auto"/>
                    <w:bottom w:val="none" w:sz="0" w:space="0" w:color="auto"/>
                    <w:right w:val="none" w:sz="0" w:space="0" w:color="auto"/>
                  </w:divBdr>
                </w:div>
                <w:div w:id="1714034789">
                  <w:marLeft w:val="0"/>
                  <w:marRight w:val="0"/>
                  <w:marTop w:val="0"/>
                  <w:marBottom w:val="0"/>
                  <w:divBdr>
                    <w:top w:val="none" w:sz="0" w:space="0" w:color="auto"/>
                    <w:left w:val="none" w:sz="0" w:space="0" w:color="auto"/>
                    <w:bottom w:val="none" w:sz="0" w:space="0" w:color="auto"/>
                    <w:right w:val="none" w:sz="0" w:space="0" w:color="auto"/>
                  </w:divBdr>
                </w:div>
                <w:div w:id="1719743695">
                  <w:marLeft w:val="0"/>
                  <w:marRight w:val="0"/>
                  <w:marTop w:val="0"/>
                  <w:marBottom w:val="0"/>
                  <w:divBdr>
                    <w:top w:val="none" w:sz="0" w:space="0" w:color="auto"/>
                    <w:left w:val="none" w:sz="0" w:space="0" w:color="auto"/>
                    <w:bottom w:val="none" w:sz="0" w:space="0" w:color="auto"/>
                    <w:right w:val="none" w:sz="0" w:space="0" w:color="auto"/>
                  </w:divBdr>
                </w:div>
                <w:div w:id="1722050714">
                  <w:marLeft w:val="0"/>
                  <w:marRight w:val="0"/>
                  <w:marTop w:val="0"/>
                  <w:marBottom w:val="0"/>
                  <w:divBdr>
                    <w:top w:val="none" w:sz="0" w:space="0" w:color="auto"/>
                    <w:left w:val="none" w:sz="0" w:space="0" w:color="auto"/>
                    <w:bottom w:val="none" w:sz="0" w:space="0" w:color="auto"/>
                    <w:right w:val="none" w:sz="0" w:space="0" w:color="auto"/>
                  </w:divBdr>
                </w:div>
                <w:div w:id="1723021314">
                  <w:marLeft w:val="0"/>
                  <w:marRight w:val="0"/>
                  <w:marTop w:val="0"/>
                  <w:marBottom w:val="0"/>
                  <w:divBdr>
                    <w:top w:val="none" w:sz="0" w:space="0" w:color="auto"/>
                    <w:left w:val="none" w:sz="0" w:space="0" w:color="auto"/>
                    <w:bottom w:val="none" w:sz="0" w:space="0" w:color="auto"/>
                    <w:right w:val="none" w:sz="0" w:space="0" w:color="auto"/>
                  </w:divBdr>
                </w:div>
                <w:div w:id="1725333304">
                  <w:marLeft w:val="0"/>
                  <w:marRight w:val="0"/>
                  <w:marTop w:val="0"/>
                  <w:marBottom w:val="0"/>
                  <w:divBdr>
                    <w:top w:val="none" w:sz="0" w:space="0" w:color="auto"/>
                    <w:left w:val="none" w:sz="0" w:space="0" w:color="auto"/>
                    <w:bottom w:val="none" w:sz="0" w:space="0" w:color="auto"/>
                    <w:right w:val="none" w:sz="0" w:space="0" w:color="auto"/>
                  </w:divBdr>
                </w:div>
                <w:div w:id="1727534655">
                  <w:marLeft w:val="0"/>
                  <w:marRight w:val="0"/>
                  <w:marTop w:val="0"/>
                  <w:marBottom w:val="0"/>
                  <w:divBdr>
                    <w:top w:val="none" w:sz="0" w:space="0" w:color="auto"/>
                    <w:left w:val="none" w:sz="0" w:space="0" w:color="auto"/>
                    <w:bottom w:val="none" w:sz="0" w:space="0" w:color="auto"/>
                    <w:right w:val="none" w:sz="0" w:space="0" w:color="auto"/>
                  </w:divBdr>
                </w:div>
                <w:div w:id="1727609332">
                  <w:marLeft w:val="0"/>
                  <w:marRight w:val="0"/>
                  <w:marTop w:val="0"/>
                  <w:marBottom w:val="0"/>
                  <w:divBdr>
                    <w:top w:val="none" w:sz="0" w:space="0" w:color="auto"/>
                    <w:left w:val="none" w:sz="0" w:space="0" w:color="auto"/>
                    <w:bottom w:val="none" w:sz="0" w:space="0" w:color="auto"/>
                    <w:right w:val="none" w:sz="0" w:space="0" w:color="auto"/>
                  </w:divBdr>
                </w:div>
                <w:div w:id="1728408987">
                  <w:marLeft w:val="0"/>
                  <w:marRight w:val="0"/>
                  <w:marTop w:val="0"/>
                  <w:marBottom w:val="0"/>
                  <w:divBdr>
                    <w:top w:val="none" w:sz="0" w:space="0" w:color="auto"/>
                    <w:left w:val="none" w:sz="0" w:space="0" w:color="auto"/>
                    <w:bottom w:val="none" w:sz="0" w:space="0" w:color="auto"/>
                    <w:right w:val="none" w:sz="0" w:space="0" w:color="auto"/>
                  </w:divBdr>
                </w:div>
                <w:div w:id="1730768001">
                  <w:marLeft w:val="0"/>
                  <w:marRight w:val="0"/>
                  <w:marTop w:val="0"/>
                  <w:marBottom w:val="0"/>
                  <w:divBdr>
                    <w:top w:val="none" w:sz="0" w:space="0" w:color="auto"/>
                    <w:left w:val="none" w:sz="0" w:space="0" w:color="auto"/>
                    <w:bottom w:val="none" w:sz="0" w:space="0" w:color="auto"/>
                    <w:right w:val="none" w:sz="0" w:space="0" w:color="auto"/>
                  </w:divBdr>
                </w:div>
                <w:div w:id="1731224133">
                  <w:marLeft w:val="0"/>
                  <w:marRight w:val="0"/>
                  <w:marTop w:val="0"/>
                  <w:marBottom w:val="0"/>
                  <w:divBdr>
                    <w:top w:val="none" w:sz="0" w:space="0" w:color="auto"/>
                    <w:left w:val="none" w:sz="0" w:space="0" w:color="auto"/>
                    <w:bottom w:val="none" w:sz="0" w:space="0" w:color="auto"/>
                    <w:right w:val="none" w:sz="0" w:space="0" w:color="auto"/>
                  </w:divBdr>
                </w:div>
                <w:div w:id="1733503180">
                  <w:marLeft w:val="0"/>
                  <w:marRight w:val="0"/>
                  <w:marTop w:val="0"/>
                  <w:marBottom w:val="0"/>
                  <w:divBdr>
                    <w:top w:val="none" w:sz="0" w:space="0" w:color="auto"/>
                    <w:left w:val="none" w:sz="0" w:space="0" w:color="auto"/>
                    <w:bottom w:val="none" w:sz="0" w:space="0" w:color="auto"/>
                    <w:right w:val="none" w:sz="0" w:space="0" w:color="auto"/>
                  </w:divBdr>
                </w:div>
                <w:div w:id="1733769456">
                  <w:marLeft w:val="0"/>
                  <w:marRight w:val="0"/>
                  <w:marTop w:val="0"/>
                  <w:marBottom w:val="0"/>
                  <w:divBdr>
                    <w:top w:val="none" w:sz="0" w:space="0" w:color="auto"/>
                    <w:left w:val="none" w:sz="0" w:space="0" w:color="auto"/>
                    <w:bottom w:val="none" w:sz="0" w:space="0" w:color="auto"/>
                    <w:right w:val="none" w:sz="0" w:space="0" w:color="auto"/>
                  </w:divBdr>
                </w:div>
                <w:div w:id="1735155926">
                  <w:marLeft w:val="0"/>
                  <w:marRight w:val="0"/>
                  <w:marTop w:val="0"/>
                  <w:marBottom w:val="0"/>
                  <w:divBdr>
                    <w:top w:val="none" w:sz="0" w:space="0" w:color="auto"/>
                    <w:left w:val="none" w:sz="0" w:space="0" w:color="auto"/>
                    <w:bottom w:val="none" w:sz="0" w:space="0" w:color="auto"/>
                    <w:right w:val="none" w:sz="0" w:space="0" w:color="auto"/>
                  </w:divBdr>
                </w:div>
                <w:div w:id="1737049965">
                  <w:marLeft w:val="0"/>
                  <w:marRight w:val="0"/>
                  <w:marTop w:val="0"/>
                  <w:marBottom w:val="0"/>
                  <w:divBdr>
                    <w:top w:val="none" w:sz="0" w:space="0" w:color="auto"/>
                    <w:left w:val="none" w:sz="0" w:space="0" w:color="auto"/>
                    <w:bottom w:val="none" w:sz="0" w:space="0" w:color="auto"/>
                    <w:right w:val="none" w:sz="0" w:space="0" w:color="auto"/>
                  </w:divBdr>
                </w:div>
                <w:div w:id="1737389515">
                  <w:marLeft w:val="0"/>
                  <w:marRight w:val="0"/>
                  <w:marTop w:val="0"/>
                  <w:marBottom w:val="0"/>
                  <w:divBdr>
                    <w:top w:val="none" w:sz="0" w:space="0" w:color="auto"/>
                    <w:left w:val="none" w:sz="0" w:space="0" w:color="auto"/>
                    <w:bottom w:val="none" w:sz="0" w:space="0" w:color="auto"/>
                    <w:right w:val="none" w:sz="0" w:space="0" w:color="auto"/>
                  </w:divBdr>
                </w:div>
                <w:div w:id="1738244010">
                  <w:marLeft w:val="0"/>
                  <w:marRight w:val="0"/>
                  <w:marTop w:val="0"/>
                  <w:marBottom w:val="0"/>
                  <w:divBdr>
                    <w:top w:val="none" w:sz="0" w:space="0" w:color="auto"/>
                    <w:left w:val="none" w:sz="0" w:space="0" w:color="auto"/>
                    <w:bottom w:val="none" w:sz="0" w:space="0" w:color="auto"/>
                    <w:right w:val="none" w:sz="0" w:space="0" w:color="auto"/>
                  </w:divBdr>
                </w:div>
                <w:div w:id="1741321111">
                  <w:marLeft w:val="0"/>
                  <w:marRight w:val="0"/>
                  <w:marTop w:val="0"/>
                  <w:marBottom w:val="0"/>
                  <w:divBdr>
                    <w:top w:val="none" w:sz="0" w:space="0" w:color="auto"/>
                    <w:left w:val="none" w:sz="0" w:space="0" w:color="auto"/>
                    <w:bottom w:val="none" w:sz="0" w:space="0" w:color="auto"/>
                    <w:right w:val="none" w:sz="0" w:space="0" w:color="auto"/>
                  </w:divBdr>
                </w:div>
                <w:div w:id="1745833116">
                  <w:marLeft w:val="0"/>
                  <w:marRight w:val="0"/>
                  <w:marTop w:val="0"/>
                  <w:marBottom w:val="0"/>
                  <w:divBdr>
                    <w:top w:val="none" w:sz="0" w:space="0" w:color="auto"/>
                    <w:left w:val="none" w:sz="0" w:space="0" w:color="auto"/>
                    <w:bottom w:val="none" w:sz="0" w:space="0" w:color="auto"/>
                    <w:right w:val="none" w:sz="0" w:space="0" w:color="auto"/>
                  </w:divBdr>
                </w:div>
                <w:div w:id="1746757300">
                  <w:marLeft w:val="0"/>
                  <w:marRight w:val="0"/>
                  <w:marTop w:val="0"/>
                  <w:marBottom w:val="0"/>
                  <w:divBdr>
                    <w:top w:val="none" w:sz="0" w:space="0" w:color="auto"/>
                    <w:left w:val="none" w:sz="0" w:space="0" w:color="auto"/>
                    <w:bottom w:val="none" w:sz="0" w:space="0" w:color="auto"/>
                    <w:right w:val="none" w:sz="0" w:space="0" w:color="auto"/>
                  </w:divBdr>
                </w:div>
                <w:div w:id="1748770615">
                  <w:marLeft w:val="0"/>
                  <w:marRight w:val="0"/>
                  <w:marTop w:val="0"/>
                  <w:marBottom w:val="0"/>
                  <w:divBdr>
                    <w:top w:val="none" w:sz="0" w:space="0" w:color="auto"/>
                    <w:left w:val="none" w:sz="0" w:space="0" w:color="auto"/>
                    <w:bottom w:val="none" w:sz="0" w:space="0" w:color="auto"/>
                    <w:right w:val="none" w:sz="0" w:space="0" w:color="auto"/>
                  </w:divBdr>
                </w:div>
                <w:div w:id="1750417265">
                  <w:marLeft w:val="0"/>
                  <w:marRight w:val="0"/>
                  <w:marTop w:val="0"/>
                  <w:marBottom w:val="0"/>
                  <w:divBdr>
                    <w:top w:val="none" w:sz="0" w:space="0" w:color="auto"/>
                    <w:left w:val="none" w:sz="0" w:space="0" w:color="auto"/>
                    <w:bottom w:val="none" w:sz="0" w:space="0" w:color="auto"/>
                    <w:right w:val="none" w:sz="0" w:space="0" w:color="auto"/>
                  </w:divBdr>
                </w:div>
                <w:div w:id="1752581041">
                  <w:marLeft w:val="0"/>
                  <w:marRight w:val="0"/>
                  <w:marTop w:val="0"/>
                  <w:marBottom w:val="0"/>
                  <w:divBdr>
                    <w:top w:val="none" w:sz="0" w:space="0" w:color="auto"/>
                    <w:left w:val="none" w:sz="0" w:space="0" w:color="auto"/>
                    <w:bottom w:val="none" w:sz="0" w:space="0" w:color="auto"/>
                    <w:right w:val="none" w:sz="0" w:space="0" w:color="auto"/>
                  </w:divBdr>
                </w:div>
                <w:div w:id="1753354415">
                  <w:marLeft w:val="0"/>
                  <w:marRight w:val="0"/>
                  <w:marTop w:val="0"/>
                  <w:marBottom w:val="0"/>
                  <w:divBdr>
                    <w:top w:val="none" w:sz="0" w:space="0" w:color="auto"/>
                    <w:left w:val="none" w:sz="0" w:space="0" w:color="auto"/>
                    <w:bottom w:val="none" w:sz="0" w:space="0" w:color="auto"/>
                    <w:right w:val="none" w:sz="0" w:space="0" w:color="auto"/>
                  </w:divBdr>
                </w:div>
                <w:div w:id="1754425026">
                  <w:marLeft w:val="0"/>
                  <w:marRight w:val="0"/>
                  <w:marTop w:val="0"/>
                  <w:marBottom w:val="0"/>
                  <w:divBdr>
                    <w:top w:val="none" w:sz="0" w:space="0" w:color="auto"/>
                    <w:left w:val="none" w:sz="0" w:space="0" w:color="auto"/>
                    <w:bottom w:val="none" w:sz="0" w:space="0" w:color="auto"/>
                    <w:right w:val="none" w:sz="0" w:space="0" w:color="auto"/>
                  </w:divBdr>
                </w:div>
                <w:div w:id="1756127828">
                  <w:marLeft w:val="0"/>
                  <w:marRight w:val="0"/>
                  <w:marTop w:val="0"/>
                  <w:marBottom w:val="0"/>
                  <w:divBdr>
                    <w:top w:val="none" w:sz="0" w:space="0" w:color="auto"/>
                    <w:left w:val="none" w:sz="0" w:space="0" w:color="auto"/>
                    <w:bottom w:val="none" w:sz="0" w:space="0" w:color="auto"/>
                    <w:right w:val="none" w:sz="0" w:space="0" w:color="auto"/>
                  </w:divBdr>
                </w:div>
                <w:div w:id="1756395219">
                  <w:marLeft w:val="0"/>
                  <w:marRight w:val="0"/>
                  <w:marTop w:val="0"/>
                  <w:marBottom w:val="0"/>
                  <w:divBdr>
                    <w:top w:val="none" w:sz="0" w:space="0" w:color="auto"/>
                    <w:left w:val="none" w:sz="0" w:space="0" w:color="auto"/>
                    <w:bottom w:val="none" w:sz="0" w:space="0" w:color="auto"/>
                    <w:right w:val="none" w:sz="0" w:space="0" w:color="auto"/>
                  </w:divBdr>
                </w:div>
                <w:div w:id="1756658673">
                  <w:marLeft w:val="0"/>
                  <w:marRight w:val="0"/>
                  <w:marTop w:val="0"/>
                  <w:marBottom w:val="0"/>
                  <w:divBdr>
                    <w:top w:val="none" w:sz="0" w:space="0" w:color="auto"/>
                    <w:left w:val="none" w:sz="0" w:space="0" w:color="auto"/>
                    <w:bottom w:val="none" w:sz="0" w:space="0" w:color="auto"/>
                    <w:right w:val="none" w:sz="0" w:space="0" w:color="auto"/>
                  </w:divBdr>
                </w:div>
                <w:div w:id="1757625719">
                  <w:marLeft w:val="0"/>
                  <w:marRight w:val="0"/>
                  <w:marTop w:val="0"/>
                  <w:marBottom w:val="0"/>
                  <w:divBdr>
                    <w:top w:val="none" w:sz="0" w:space="0" w:color="auto"/>
                    <w:left w:val="none" w:sz="0" w:space="0" w:color="auto"/>
                    <w:bottom w:val="none" w:sz="0" w:space="0" w:color="auto"/>
                    <w:right w:val="none" w:sz="0" w:space="0" w:color="auto"/>
                  </w:divBdr>
                </w:div>
                <w:div w:id="1759789067">
                  <w:marLeft w:val="0"/>
                  <w:marRight w:val="0"/>
                  <w:marTop w:val="0"/>
                  <w:marBottom w:val="0"/>
                  <w:divBdr>
                    <w:top w:val="none" w:sz="0" w:space="0" w:color="auto"/>
                    <w:left w:val="none" w:sz="0" w:space="0" w:color="auto"/>
                    <w:bottom w:val="none" w:sz="0" w:space="0" w:color="auto"/>
                    <w:right w:val="none" w:sz="0" w:space="0" w:color="auto"/>
                  </w:divBdr>
                </w:div>
                <w:div w:id="1762919479">
                  <w:marLeft w:val="0"/>
                  <w:marRight w:val="0"/>
                  <w:marTop w:val="0"/>
                  <w:marBottom w:val="0"/>
                  <w:divBdr>
                    <w:top w:val="none" w:sz="0" w:space="0" w:color="auto"/>
                    <w:left w:val="none" w:sz="0" w:space="0" w:color="auto"/>
                    <w:bottom w:val="none" w:sz="0" w:space="0" w:color="auto"/>
                    <w:right w:val="none" w:sz="0" w:space="0" w:color="auto"/>
                  </w:divBdr>
                </w:div>
                <w:div w:id="1765102816">
                  <w:marLeft w:val="0"/>
                  <w:marRight w:val="0"/>
                  <w:marTop w:val="0"/>
                  <w:marBottom w:val="0"/>
                  <w:divBdr>
                    <w:top w:val="none" w:sz="0" w:space="0" w:color="auto"/>
                    <w:left w:val="none" w:sz="0" w:space="0" w:color="auto"/>
                    <w:bottom w:val="none" w:sz="0" w:space="0" w:color="auto"/>
                    <w:right w:val="none" w:sz="0" w:space="0" w:color="auto"/>
                  </w:divBdr>
                </w:div>
                <w:div w:id="1765491746">
                  <w:marLeft w:val="0"/>
                  <w:marRight w:val="0"/>
                  <w:marTop w:val="0"/>
                  <w:marBottom w:val="0"/>
                  <w:divBdr>
                    <w:top w:val="none" w:sz="0" w:space="0" w:color="auto"/>
                    <w:left w:val="none" w:sz="0" w:space="0" w:color="auto"/>
                    <w:bottom w:val="none" w:sz="0" w:space="0" w:color="auto"/>
                    <w:right w:val="none" w:sz="0" w:space="0" w:color="auto"/>
                  </w:divBdr>
                </w:div>
                <w:div w:id="1765806627">
                  <w:marLeft w:val="0"/>
                  <w:marRight w:val="0"/>
                  <w:marTop w:val="0"/>
                  <w:marBottom w:val="0"/>
                  <w:divBdr>
                    <w:top w:val="none" w:sz="0" w:space="0" w:color="auto"/>
                    <w:left w:val="none" w:sz="0" w:space="0" w:color="auto"/>
                    <w:bottom w:val="none" w:sz="0" w:space="0" w:color="auto"/>
                    <w:right w:val="none" w:sz="0" w:space="0" w:color="auto"/>
                  </w:divBdr>
                </w:div>
                <w:div w:id="1765957667">
                  <w:marLeft w:val="0"/>
                  <w:marRight w:val="0"/>
                  <w:marTop w:val="0"/>
                  <w:marBottom w:val="0"/>
                  <w:divBdr>
                    <w:top w:val="none" w:sz="0" w:space="0" w:color="auto"/>
                    <w:left w:val="none" w:sz="0" w:space="0" w:color="auto"/>
                    <w:bottom w:val="none" w:sz="0" w:space="0" w:color="auto"/>
                    <w:right w:val="none" w:sz="0" w:space="0" w:color="auto"/>
                  </w:divBdr>
                </w:div>
                <w:div w:id="1767768547">
                  <w:marLeft w:val="0"/>
                  <w:marRight w:val="0"/>
                  <w:marTop w:val="0"/>
                  <w:marBottom w:val="0"/>
                  <w:divBdr>
                    <w:top w:val="none" w:sz="0" w:space="0" w:color="auto"/>
                    <w:left w:val="none" w:sz="0" w:space="0" w:color="auto"/>
                    <w:bottom w:val="none" w:sz="0" w:space="0" w:color="auto"/>
                    <w:right w:val="none" w:sz="0" w:space="0" w:color="auto"/>
                  </w:divBdr>
                </w:div>
                <w:div w:id="1772779961">
                  <w:marLeft w:val="0"/>
                  <w:marRight w:val="0"/>
                  <w:marTop w:val="0"/>
                  <w:marBottom w:val="0"/>
                  <w:divBdr>
                    <w:top w:val="none" w:sz="0" w:space="0" w:color="auto"/>
                    <w:left w:val="none" w:sz="0" w:space="0" w:color="auto"/>
                    <w:bottom w:val="none" w:sz="0" w:space="0" w:color="auto"/>
                    <w:right w:val="none" w:sz="0" w:space="0" w:color="auto"/>
                  </w:divBdr>
                </w:div>
                <w:div w:id="1774132353">
                  <w:marLeft w:val="0"/>
                  <w:marRight w:val="0"/>
                  <w:marTop w:val="0"/>
                  <w:marBottom w:val="0"/>
                  <w:divBdr>
                    <w:top w:val="none" w:sz="0" w:space="0" w:color="auto"/>
                    <w:left w:val="none" w:sz="0" w:space="0" w:color="auto"/>
                    <w:bottom w:val="none" w:sz="0" w:space="0" w:color="auto"/>
                    <w:right w:val="none" w:sz="0" w:space="0" w:color="auto"/>
                  </w:divBdr>
                </w:div>
                <w:div w:id="1783958786">
                  <w:marLeft w:val="0"/>
                  <w:marRight w:val="0"/>
                  <w:marTop w:val="0"/>
                  <w:marBottom w:val="0"/>
                  <w:divBdr>
                    <w:top w:val="none" w:sz="0" w:space="0" w:color="auto"/>
                    <w:left w:val="none" w:sz="0" w:space="0" w:color="auto"/>
                    <w:bottom w:val="none" w:sz="0" w:space="0" w:color="auto"/>
                    <w:right w:val="none" w:sz="0" w:space="0" w:color="auto"/>
                  </w:divBdr>
                </w:div>
                <w:div w:id="1784181314">
                  <w:marLeft w:val="0"/>
                  <w:marRight w:val="0"/>
                  <w:marTop w:val="0"/>
                  <w:marBottom w:val="0"/>
                  <w:divBdr>
                    <w:top w:val="none" w:sz="0" w:space="0" w:color="auto"/>
                    <w:left w:val="none" w:sz="0" w:space="0" w:color="auto"/>
                    <w:bottom w:val="none" w:sz="0" w:space="0" w:color="auto"/>
                    <w:right w:val="none" w:sz="0" w:space="0" w:color="auto"/>
                  </w:divBdr>
                </w:div>
                <w:div w:id="1785343245">
                  <w:marLeft w:val="0"/>
                  <w:marRight w:val="0"/>
                  <w:marTop w:val="0"/>
                  <w:marBottom w:val="0"/>
                  <w:divBdr>
                    <w:top w:val="none" w:sz="0" w:space="0" w:color="auto"/>
                    <w:left w:val="none" w:sz="0" w:space="0" w:color="auto"/>
                    <w:bottom w:val="none" w:sz="0" w:space="0" w:color="auto"/>
                    <w:right w:val="none" w:sz="0" w:space="0" w:color="auto"/>
                  </w:divBdr>
                </w:div>
                <w:div w:id="1785688750">
                  <w:marLeft w:val="0"/>
                  <w:marRight w:val="0"/>
                  <w:marTop w:val="0"/>
                  <w:marBottom w:val="0"/>
                  <w:divBdr>
                    <w:top w:val="none" w:sz="0" w:space="0" w:color="auto"/>
                    <w:left w:val="none" w:sz="0" w:space="0" w:color="auto"/>
                    <w:bottom w:val="none" w:sz="0" w:space="0" w:color="auto"/>
                    <w:right w:val="none" w:sz="0" w:space="0" w:color="auto"/>
                  </w:divBdr>
                </w:div>
                <w:div w:id="1785809196">
                  <w:marLeft w:val="0"/>
                  <w:marRight w:val="0"/>
                  <w:marTop w:val="0"/>
                  <w:marBottom w:val="0"/>
                  <w:divBdr>
                    <w:top w:val="none" w:sz="0" w:space="0" w:color="auto"/>
                    <w:left w:val="none" w:sz="0" w:space="0" w:color="auto"/>
                    <w:bottom w:val="none" w:sz="0" w:space="0" w:color="auto"/>
                    <w:right w:val="none" w:sz="0" w:space="0" w:color="auto"/>
                  </w:divBdr>
                </w:div>
                <w:div w:id="1788812774">
                  <w:marLeft w:val="0"/>
                  <w:marRight w:val="0"/>
                  <w:marTop w:val="0"/>
                  <w:marBottom w:val="0"/>
                  <w:divBdr>
                    <w:top w:val="none" w:sz="0" w:space="0" w:color="auto"/>
                    <w:left w:val="none" w:sz="0" w:space="0" w:color="auto"/>
                    <w:bottom w:val="none" w:sz="0" w:space="0" w:color="auto"/>
                    <w:right w:val="none" w:sz="0" w:space="0" w:color="auto"/>
                  </w:divBdr>
                </w:div>
                <w:div w:id="1790470917">
                  <w:marLeft w:val="0"/>
                  <w:marRight w:val="0"/>
                  <w:marTop w:val="0"/>
                  <w:marBottom w:val="0"/>
                  <w:divBdr>
                    <w:top w:val="none" w:sz="0" w:space="0" w:color="auto"/>
                    <w:left w:val="none" w:sz="0" w:space="0" w:color="auto"/>
                    <w:bottom w:val="none" w:sz="0" w:space="0" w:color="auto"/>
                    <w:right w:val="none" w:sz="0" w:space="0" w:color="auto"/>
                  </w:divBdr>
                </w:div>
                <w:div w:id="1790473344">
                  <w:marLeft w:val="0"/>
                  <w:marRight w:val="0"/>
                  <w:marTop w:val="0"/>
                  <w:marBottom w:val="0"/>
                  <w:divBdr>
                    <w:top w:val="none" w:sz="0" w:space="0" w:color="auto"/>
                    <w:left w:val="none" w:sz="0" w:space="0" w:color="auto"/>
                    <w:bottom w:val="none" w:sz="0" w:space="0" w:color="auto"/>
                    <w:right w:val="none" w:sz="0" w:space="0" w:color="auto"/>
                  </w:divBdr>
                </w:div>
                <w:div w:id="1790513413">
                  <w:marLeft w:val="0"/>
                  <w:marRight w:val="0"/>
                  <w:marTop w:val="0"/>
                  <w:marBottom w:val="0"/>
                  <w:divBdr>
                    <w:top w:val="none" w:sz="0" w:space="0" w:color="auto"/>
                    <w:left w:val="none" w:sz="0" w:space="0" w:color="auto"/>
                    <w:bottom w:val="none" w:sz="0" w:space="0" w:color="auto"/>
                    <w:right w:val="none" w:sz="0" w:space="0" w:color="auto"/>
                  </w:divBdr>
                </w:div>
                <w:div w:id="1792673262">
                  <w:marLeft w:val="0"/>
                  <w:marRight w:val="0"/>
                  <w:marTop w:val="0"/>
                  <w:marBottom w:val="0"/>
                  <w:divBdr>
                    <w:top w:val="none" w:sz="0" w:space="0" w:color="auto"/>
                    <w:left w:val="none" w:sz="0" w:space="0" w:color="auto"/>
                    <w:bottom w:val="none" w:sz="0" w:space="0" w:color="auto"/>
                    <w:right w:val="none" w:sz="0" w:space="0" w:color="auto"/>
                  </w:divBdr>
                </w:div>
                <w:div w:id="1793479361">
                  <w:marLeft w:val="0"/>
                  <w:marRight w:val="0"/>
                  <w:marTop w:val="0"/>
                  <w:marBottom w:val="0"/>
                  <w:divBdr>
                    <w:top w:val="none" w:sz="0" w:space="0" w:color="auto"/>
                    <w:left w:val="none" w:sz="0" w:space="0" w:color="auto"/>
                    <w:bottom w:val="none" w:sz="0" w:space="0" w:color="auto"/>
                    <w:right w:val="none" w:sz="0" w:space="0" w:color="auto"/>
                  </w:divBdr>
                </w:div>
                <w:div w:id="1799369985">
                  <w:marLeft w:val="0"/>
                  <w:marRight w:val="0"/>
                  <w:marTop w:val="0"/>
                  <w:marBottom w:val="0"/>
                  <w:divBdr>
                    <w:top w:val="none" w:sz="0" w:space="0" w:color="auto"/>
                    <w:left w:val="none" w:sz="0" w:space="0" w:color="auto"/>
                    <w:bottom w:val="none" w:sz="0" w:space="0" w:color="auto"/>
                    <w:right w:val="none" w:sz="0" w:space="0" w:color="auto"/>
                  </w:divBdr>
                </w:div>
                <w:div w:id="1799839155">
                  <w:marLeft w:val="0"/>
                  <w:marRight w:val="0"/>
                  <w:marTop w:val="0"/>
                  <w:marBottom w:val="0"/>
                  <w:divBdr>
                    <w:top w:val="none" w:sz="0" w:space="0" w:color="auto"/>
                    <w:left w:val="none" w:sz="0" w:space="0" w:color="auto"/>
                    <w:bottom w:val="none" w:sz="0" w:space="0" w:color="auto"/>
                    <w:right w:val="none" w:sz="0" w:space="0" w:color="auto"/>
                  </w:divBdr>
                </w:div>
                <w:div w:id="1804541258">
                  <w:marLeft w:val="0"/>
                  <w:marRight w:val="0"/>
                  <w:marTop w:val="0"/>
                  <w:marBottom w:val="0"/>
                  <w:divBdr>
                    <w:top w:val="none" w:sz="0" w:space="0" w:color="auto"/>
                    <w:left w:val="none" w:sz="0" w:space="0" w:color="auto"/>
                    <w:bottom w:val="none" w:sz="0" w:space="0" w:color="auto"/>
                    <w:right w:val="none" w:sz="0" w:space="0" w:color="auto"/>
                  </w:divBdr>
                </w:div>
                <w:div w:id="1804761973">
                  <w:marLeft w:val="0"/>
                  <w:marRight w:val="0"/>
                  <w:marTop w:val="0"/>
                  <w:marBottom w:val="0"/>
                  <w:divBdr>
                    <w:top w:val="none" w:sz="0" w:space="0" w:color="auto"/>
                    <w:left w:val="none" w:sz="0" w:space="0" w:color="auto"/>
                    <w:bottom w:val="none" w:sz="0" w:space="0" w:color="auto"/>
                    <w:right w:val="none" w:sz="0" w:space="0" w:color="auto"/>
                  </w:divBdr>
                </w:div>
                <w:div w:id="1804811312">
                  <w:marLeft w:val="0"/>
                  <w:marRight w:val="0"/>
                  <w:marTop w:val="0"/>
                  <w:marBottom w:val="0"/>
                  <w:divBdr>
                    <w:top w:val="none" w:sz="0" w:space="0" w:color="auto"/>
                    <w:left w:val="none" w:sz="0" w:space="0" w:color="auto"/>
                    <w:bottom w:val="none" w:sz="0" w:space="0" w:color="auto"/>
                    <w:right w:val="none" w:sz="0" w:space="0" w:color="auto"/>
                  </w:divBdr>
                </w:div>
                <w:div w:id="1805541993">
                  <w:marLeft w:val="0"/>
                  <w:marRight w:val="0"/>
                  <w:marTop w:val="0"/>
                  <w:marBottom w:val="0"/>
                  <w:divBdr>
                    <w:top w:val="none" w:sz="0" w:space="0" w:color="auto"/>
                    <w:left w:val="none" w:sz="0" w:space="0" w:color="auto"/>
                    <w:bottom w:val="none" w:sz="0" w:space="0" w:color="auto"/>
                    <w:right w:val="none" w:sz="0" w:space="0" w:color="auto"/>
                  </w:divBdr>
                </w:div>
                <w:div w:id="1815634829">
                  <w:marLeft w:val="0"/>
                  <w:marRight w:val="0"/>
                  <w:marTop w:val="0"/>
                  <w:marBottom w:val="0"/>
                  <w:divBdr>
                    <w:top w:val="none" w:sz="0" w:space="0" w:color="auto"/>
                    <w:left w:val="none" w:sz="0" w:space="0" w:color="auto"/>
                    <w:bottom w:val="none" w:sz="0" w:space="0" w:color="auto"/>
                    <w:right w:val="none" w:sz="0" w:space="0" w:color="auto"/>
                  </w:divBdr>
                </w:div>
                <w:div w:id="1818260397">
                  <w:marLeft w:val="0"/>
                  <w:marRight w:val="0"/>
                  <w:marTop w:val="0"/>
                  <w:marBottom w:val="0"/>
                  <w:divBdr>
                    <w:top w:val="none" w:sz="0" w:space="0" w:color="auto"/>
                    <w:left w:val="none" w:sz="0" w:space="0" w:color="auto"/>
                    <w:bottom w:val="none" w:sz="0" w:space="0" w:color="auto"/>
                    <w:right w:val="none" w:sz="0" w:space="0" w:color="auto"/>
                  </w:divBdr>
                </w:div>
                <w:div w:id="1819957735">
                  <w:marLeft w:val="0"/>
                  <w:marRight w:val="0"/>
                  <w:marTop w:val="0"/>
                  <w:marBottom w:val="0"/>
                  <w:divBdr>
                    <w:top w:val="none" w:sz="0" w:space="0" w:color="auto"/>
                    <w:left w:val="none" w:sz="0" w:space="0" w:color="auto"/>
                    <w:bottom w:val="none" w:sz="0" w:space="0" w:color="auto"/>
                    <w:right w:val="none" w:sz="0" w:space="0" w:color="auto"/>
                  </w:divBdr>
                </w:div>
                <w:div w:id="1826819581">
                  <w:marLeft w:val="0"/>
                  <w:marRight w:val="0"/>
                  <w:marTop w:val="0"/>
                  <w:marBottom w:val="0"/>
                  <w:divBdr>
                    <w:top w:val="none" w:sz="0" w:space="0" w:color="auto"/>
                    <w:left w:val="none" w:sz="0" w:space="0" w:color="auto"/>
                    <w:bottom w:val="none" w:sz="0" w:space="0" w:color="auto"/>
                    <w:right w:val="none" w:sz="0" w:space="0" w:color="auto"/>
                  </w:divBdr>
                </w:div>
                <w:div w:id="1827358218">
                  <w:marLeft w:val="0"/>
                  <w:marRight w:val="0"/>
                  <w:marTop w:val="0"/>
                  <w:marBottom w:val="0"/>
                  <w:divBdr>
                    <w:top w:val="none" w:sz="0" w:space="0" w:color="auto"/>
                    <w:left w:val="none" w:sz="0" w:space="0" w:color="auto"/>
                    <w:bottom w:val="none" w:sz="0" w:space="0" w:color="auto"/>
                    <w:right w:val="none" w:sz="0" w:space="0" w:color="auto"/>
                  </w:divBdr>
                </w:div>
                <w:div w:id="1829589345">
                  <w:marLeft w:val="0"/>
                  <w:marRight w:val="0"/>
                  <w:marTop w:val="0"/>
                  <w:marBottom w:val="0"/>
                  <w:divBdr>
                    <w:top w:val="none" w:sz="0" w:space="0" w:color="auto"/>
                    <w:left w:val="none" w:sz="0" w:space="0" w:color="auto"/>
                    <w:bottom w:val="none" w:sz="0" w:space="0" w:color="auto"/>
                    <w:right w:val="none" w:sz="0" w:space="0" w:color="auto"/>
                  </w:divBdr>
                </w:div>
                <w:div w:id="1833249921">
                  <w:marLeft w:val="0"/>
                  <w:marRight w:val="0"/>
                  <w:marTop w:val="0"/>
                  <w:marBottom w:val="0"/>
                  <w:divBdr>
                    <w:top w:val="none" w:sz="0" w:space="0" w:color="auto"/>
                    <w:left w:val="none" w:sz="0" w:space="0" w:color="auto"/>
                    <w:bottom w:val="none" w:sz="0" w:space="0" w:color="auto"/>
                    <w:right w:val="none" w:sz="0" w:space="0" w:color="auto"/>
                  </w:divBdr>
                </w:div>
                <w:div w:id="1836528539">
                  <w:marLeft w:val="0"/>
                  <w:marRight w:val="0"/>
                  <w:marTop w:val="0"/>
                  <w:marBottom w:val="0"/>
                  <w:divBdr>
                    <w:top w:val="none" w:sz="0" w:space="0" w:color="auto"/>
                    <w:left w:val="none" w:sz="0" w:space="0" w:color="auto"/>
                    <w:bottom w:val="none" w:sz="0" w:space="0" w:color="auto"/>
                    <w:right w:val="none" w:sz="0" w:space="0" w:color="auto"/>
                  </w:divBdr>
                </w:div>
                <w:div w:id="1837499152">
                  <w:marLeft w:val="0"/>
                  <w:marRight w:val="0"/>
                  <w:marTop w:val="0"/>
                  <w:marBottom w:val="0"/>
                  <w:divBdr>
                    <w:top w:val="none" w:sz="0" w:space="0" w:color="auto"/>
                    <w:left w:val="none" w:sz="0" w:space="0" w:color="auto"/>
                    <w:bottom w:val="none" w:sz="0" w:space="0" w:color="auto"/>
                    <w:right w:val="none" w:sz="0" w:space="0" w:color="auto"/>
                  </w:divBdr>
                </w:div>
                <w:div w:id="1845243853">
                  <w:marLeft w:val="0"/>
                  <w:marRight w:val="0"/>
                  <w:marTop w:val="0"/>
                  <w:marBottom w:val="0"/>
                  <w:divBdr>
                    <w:top w:val="none" w:sz="0" w:space="0" w:color="auto"/>
                    <w:left w:val="none" w:sz="0" w:space="0" w:color="auto"/>
                    <w:bottom w:val="none" w:sz="0" w:space="0" w:color="auto"/>
                    <w:right w:val="none" w:sz="0" w:space="0" w:color="auto"/>
                  </w:divBdr>
                </w:div>
                <w:div w:id="1848669487">
                  <w:marLeft w:val="0"/>
                  <w:marRight w:val="0"/>
                  <w:marTop w:val="0"/>
                  <w:marBottom w:val="0"/>
                  <w:divBdr>
                    <w:top w:val="none" w:sz="0" w:space="0" w:color="auto"/>
                    <w:left w:val="none" w:sz="0" w:space="0" w:color="auto"/>
                    <w:bottom w:val="none" w:sz="0" w:space="0" w:color="auto"/>
                    <w:right w:val="none" w:sz="0" w:space="0" w:color="auto"/>
                  </w:divBdr>
                </w:div>
                <w:div w:id="1848980120">
                  <w:marLeft w:val="0"/>
                  <w:marRight w:val="0"/>
                  <w:marTop w:val="0"/>
                  <w:marBottom w:val="0"/>
                  <w:divBdr>
                    <w:top w:val="none" w:sz="0" w:space="0" w:color="auto"/>
                    <w:left w:val="none" w:sz="0" w:space="0" w:color="auto"/>
                    <w:bottom w:val="none" w:sz="0" w:space="0" w:color="auto"/>
                    <w:right w:val="none" w:sz="0" w:space="0" w:color="auto"/>
                  </w:divBdr>
                </w:div>
                <w:div w:id="1853520701">
                  <w:marLeft w:val="0"/>
                  <w:marRight w:val="0"/>
                  <w:marTop w:val="0"/>
                  <w:marBottom w:val="0"/>
                  <w:divBdr>
                    <w:top w:val="none" w:sz="0" w:space="0" w:color="auto"/>
                    <w:left w:val="none" w:sz="0" w:space="0" w:color="auto"/>
                    <w:bottom w:val="none" w:sz="0" w:space="0" w:color="auto"/>
                    <w:right w:val="none" w:sz="0" w:space="0" w:color="auto"/>
                  </w:divBdr>
                </w:div>
                <w:div w:id="1858423541">
                  <w:marLeft w:val="0"/>
                  <w:marRight w:val="0"/>
                  <w:marTop w:val="0"/>
                  <w:marBottom w:val="0"/>
                  <w:divBdr>
                    <w:top w:val="none" w:sz="0" w:space="0" w:color="auto"/>
                    <w:left w:val="none" w:sz="0" w:space="0" w:color="auto"/>
                    <w:bottom w:val="none" w:sz="0" w:space="0" w:color="auto"/>
                    <w:right w:val="none" w:sz="0" w:space="0" w:color="auto"/>
                  </w:divBdr>
                </w:div>
                <w:div w:id="1859006120">
                  <w:marLeft w:val="0"/>
                  <w:marRight w:val="0"/>
                  <w:marTop w:val="0"/>
                  <w:marBottom w:val="0"/>
                  <w:divBdr>
                    <w:top w:val="none" w:sz="0" w:space="0" w:color="auto"/>
                    <w:left w:val="none" w:sz="0" w:space="0" w:color="auto"/>
                    <w:bottom w:val="none" w:sz="0" w:space="0" w:color="auto"/>
                    <w:right w:val="none" w:sz="0" w:space="0" w:color="auto"/>
                  </w:divBdr>
                </w:div>
                <w:div w:id="1859923297">
                  <w:marLeft w:val="0"/>
                  <w:marRight w:val="0"/>
                  <w:marTop w:val="0"/>
                  <w:marBottom w:val="0"/>
                  <w:divBdr>
                    <w:top w:val="none" w:sz="0" w:space="0" w:color="auto"/>
                    <w:left w:val="none" w:sz="0" w:space="0" w:color="auto"/>
                    <w:bottom w:val="none" w:sz="0" w:space="0" w:color="auto"/>
                    <w:right w:val="none" w:sz="0" w:space="0" w:color="auto"/>
                  </w:divBdr>
                </w:div>
                <w:div w:id="1860704820">
                  <w:marLeft w:val="0"/>
                  <w:marRight w:val="0"/>
                  <w:marTop w:val="0"/>
                  <w:marBottom w:val="0"/>
                  <w:divBdr>
                    <w:top w:val="none" w:sz="0" w:space="0" w:color="auto"/>
                    <w:left w:val="none" w:sz="0" w:space="0" w:color="auto"/>
                    <w:bottom w:val="none" w:sz="0" w:space="0" w:color="auto"/>
                    <w:right w:val="none" w:sz="0" w:space="0" w:color="auto"/>
                  </w:divBdr>
                </w:div>
                <w:div w:id="1861311593">
                  <w:marLeft w:val="0"/>
                  <w:marRight w:val="0"/>
                  <w:marTop w:val="0"/>
                  <w:marBottom w:val="0"/>
                  <w:divBdr>
                    <w:top w:val="none" w:sz="0" w:space="0" w:color="auto"/>
                    <w:left w:val="none" w:sz="0" w:space="0" w:color="auto"/>
                    <w:bottom w:val="none" w:sz="0" w:space="0" w:color="auto"/>
                    <w:right w:val="none" w:sz="0" w:space="0" w:color="auto"/>
                  </w:divBdr>
                </w:div>
                <w:div w:id="1864128084">
                  <w:marLeft w:val="0"/>
                  <w:marRight w:val="0"/>
                  <w:marTop w:val="0"/>
                  <w:marBottom w:val="0"/>
                  <w:divBdr>
                    <w:top w:val="none" w:sz="0" w:space="0" w:color="auto"/>
                    <w:left w:val="none" w:sz="0" w:space="0" w:color="auto"/>
                    <w:bottom w:val="none" w:sz="0" w:space="0" w:color="auto"/>
                    <w:right w:val="none" w:sz="0" w:space="0" w:color="auto"/>
                  </w:divBdr>
                </w:div>
                <w:div w:id="1865707507">
                  <w:marLeft w:val="0"/>
                  <w:marRight w:val="0"/>
                  <w:marTop w:val="0"/>
                  <w:marBottom w:val="0"/>
                  <w:divBdr>
                    <w:top w:val="none" w:sz="0" w:space="0" w:color="auto"/>
                    <w:left w:val="none" w:sz="0" w:space="0" w:color="auto"/>
                    <w:bottom w:val="none" w:sz="0" w:space="0" w:color="auto"/>
                    <w:right w:val="none" w:sz="0" w:space="0" w:color="auto"/>
                  </w:divBdr>
                </w:div>
                <w:div w:id="1874147246">
                  <w:marLeft w:val="0"/>
                  <w:marRight w:val="0"/>
                  <w:marTop w:val="0"/>
                  <w:marBottom w:val="0"/>
                  <w:divBdr>
                    <w:top w:val="none" w:sz="0" w:space="0" w:color="auto"/>
                    <w:left w:val="none" w:sz="0" w:space="0" w:color="auto"/>
                    <w:bottom w:val="none" w:sz="0" w:space="0" w:color="auto"/>
                    <w:right w:val="none" w:sz="0" w:space="0" w:color="auto"/>
                  </w:divBdr>
                </w:div>
                <w:div w:id="1877235978">
                  <w:marLeft w:val="0"/>
                  <w:marRight w:val="0"/>
                  <w:marTop w:val="0"/>
                  <w:marBottom w:val="0"/>
                  <w:divBdr>
                    <w:top w:val="none" w:sz="0" w:space="0" w:color="auto"/>
                    <w:left w:val="none" w:sz="0" w:space="0" w:color="auto"/>
                    <w:bottom w:val="none" w:sz="0" w:space="0" w:color="auto"/>
                    <w:right w:val="none" w:sz="0" w:space="0" w:color="auto"/>
                  </w:divBdr>
                </w:div>
                <w:div w:id="1880194555">
                  <w:marLeft w:val="0"/>
                  <w:marRight w:val="0"/>
                  <w:marTop w:val="0"/>
                  <w:marBottom w:val="0"/>
                  <w:divBdr>
                    <w:top w:val="none" w:sz="0" w:space="0" w:color="auto"/>
                    <w:left w:val="none" w:sz="0" w:space="0" w:color="auto"/>
                    <w:bottom w:val="none" w:sz="0" w:space="0" w:color="auto"/>
                    <w:right w:val="none" w:sz="0" w:space="0" w:color="auto"/>
                  </w:divBdr>
                </w:div>
                <w:div w:id="1880318617">
                  <w:marLeft w:val="0"/>
                  <w:marRight w:val="0"/>
                  <w:marTop w:val="0"/>
                  <w:marBottom w:val="0"/>
                  <w:divBdr>
                    <w:top w:val="none" w:sz="0" w:space="0" w:color="auto"/>
                    <w:left w:val="none" w:sz="0" w:space="0" w:color="auto"/>
                    <w:bottom w:val="none" w:sz="0" w:space="0" w:color="auto"/>
                    <w:right w:val="none" w:sz="0" w:space="0" w:color="auto"/>
                  </w:divBdr>
                </w:div>
                <w:div w:id="1881816643">
                  <w:marLeft w:val="0"/>
                  <w:marRight w:val="0"/>
                  <w:marTop w:val="0"/>
                  <w:marBottom w:val="0"/>
                  <w:divBdr>
                    <w:top w:val="none" w:sz="0" w:space="0" w:color="auto"/>
                    <w:left w:val="none" w:sz="0" w:space="0" w:color="auto"/>
                    <w:bottom w:val="none" w:sz="0" w:space="0" w:color="auto"/>
                    <w:right w:val="none" w:sz="0" w:space="0" w:color="auto"/>
                  </w:divBdr>
                </w:div>
                <w:div w:id="1884364305">
                  <w:marLeft w:val="0"/>
                  <w:marRight w:val="0"/>
                  <w:marTop w:val="0"/>
                  <w:marBottom w:val="0"/>
                  <w:divBdr>
                    <w:top w:val="none" w:sz="0" w:space="0" w:color="auto"/>
                    <w:left w:val="none" w:sz="0" w:space="0" w:color="auto"/>
                    <w:bottom w:val="none" w:sz="0" w:space="0" w:color="auto"/>
                    <w:right w:val="none" w:sz="0" w:space="0" w:color="auto"/>
                  </w:divBdr>
                </w:div>
                <w:div w:id="1885099180">
                  <w:marLeft w:val="0"/>
                  <w:marRight w:val="0"/>
                  <w:marTop w:val="0"/>
                  <w:marBottom w:val="0"/>
                  <w:divBdr>
                    <w:top w:val="none" w:sz="0" w:space="0" w:color="auto"/>
                    <w:left w:val="none" w:sz="0" w:space="0" w:color="auto"/>
                    <w:bottom w:val="none" w:sz="0" w:space="0" w:color="auto"/>
                    <w:right w:val="none" w:sz="0" w:space="0" w:color="auto"/>
                  </w:divBdr>
                </w:div>
                <w:div w:id="1888951465">
                  <w:marLeft w:val="0"/>
                  <w:marRight w:val="0"/>
                  <w:marTop w:val="0"/>
                  <w:marBottom w:val="0"/>
                  <w:divBdr>
                    <w:top w:val="none" w:sz="0" w:space="0" w:color="auto"/>
                    <w:left w:val="none" w:sz="0" w:space="0" w:color="auto"/>
                    <w:bottom w:val="none" w:sz="0" w:space="0" w:color="auto"/>
                    <w:right w:val="none" w:sz="0" w:space="0" w:color="auto"/>
                  </w:divBdr>
                </w:div>
                <w:div w:id="1890654117">
                  <w:marLeft w:val="0"/>
                  <w:marRight w:val="0"/>
                  <w:marTop w:val="0"/>
                  <w:marBottom w:val="0"/>
                  <w:divBdr>
                    <w:top w:val="none" w:sz="0" w:space="0" w:color="auto"/>
                    <w:left w:val="none" w:sz="0" w:space="0" w:color="auto"/>
                    <w:bottom w:val="none" w:sz="0" w:space="0" w:color="auto"/>
                    <w:right w:val="none" w:sz="0" w:space="0" w:color="auto"/>
                  </w:divBdr>
                </w:div>
                <w:div w:id="1891646515">
                  <w:marLeft w:val="0"/>
                  <w:marRight w:val="0"/>
                  <w:marTop w:val="0"/>
                  <w:marBottom w:val="0"/>
                  <w:divBdr>
                    <w:top w:val="none" w:sz="0" w:space="0" w:color="auto"/>
                    <w:left w:val="none" w:sz="0" w:space="0" w:color="auto"/>
                    <w:bottom w:val="none" w:sz="0" w:space="0" w:color="auto"/>
                    <w:right w:val="none" w:sz="0" w:space="0" w:color="auto"/>
                  </w:divBdr>
                </w:div>
                <w:div w:id="1891723132">
                  <w:marLeft w:val="0"/>
                  <w:marRight w:val="0"/>
                  <w:marTop w:val="0"/>
                  <w:marBottom w:val="0"/>
                  <w:divBdr>
                    <w:top w:val="none" w:sz="0" w:space="0" w:color="auto"/>
                    <w:left w:val="none" w:sz="0" w:space="0" w:color="auto"/>
                    <w:bottom w:val="none" w:sz="0" w:space="0" w:color="auto"/>
                    <w:right w:val="none" w:sz="0" w:space="0" w:color="auto"/>
                  </w:divBdr>
                </w:div>
                <w:div w:id="1894658315">
                  <w:marLeft w:val="0"/>
                  <w:marRight w:val="0"/>
                  <w:marTop w:val="0"/>
                  <w:marBottom w:val="0"/>
                  <w:divBdr>
                    <w:top w:val="none" w:sz="0" w:space="0" w:color="auto"/>
                    <w:left w:val="none" w:sz="0" w:space="0" w:color="auto"/>
                    <w:bottom w:val="none" w:sz="0" w:space="0" w:color="auto"/>
                    <w:right w:val="none" w:sz="0" w:space="0" w:color="auto"/>
                  </w:divBdr>
                </w:div>
                <w:div w:id="1895770004">
                  <w:marLeft w:val="0"/>
                  <w:marRight w:val="0"/>
                  <w:marTop w:val="0"/>
                  <w:marBottom w:val="0"/>
                  <w:divBdr>
                    <w:top w:val="none" w:sz="0" w:space="0" w:color="auto"/>
                    <w:left w:val="none" w:sz="0" w:space="0" w:color="auto"/>
                    <w:bottom w:val="none" w:sz="0" w:space="0" w:color="auto"/>
                    <w:right w:val="none" w:sz="0" w:space="0" w:color="auto"/>
                  </w:divBdr>
                </w:div>
                <w:div w:id="1897156123">
                  <w:marLeft w:val="0"/>
                  <w:marRight w:val="0"/>
                  <w:marTop w:val="0"/>
                  <w:marBottom w:val="0"/>
                  <w:divBdr>
                    <w:top w:val="none" w:sz="0" w:space="0" w:color="auto"/>
                    <w:left w:val="none" w:sz="0" w:space="0" w:color="auto"/>
                    <w:bottom w:val="none" w:sz="0" w:space="0" w:color="auto"/>
                    <w:right w:val="none" w:sz="0" w:space="0" w:color="auto"/>
                  </w:divBdr>
                </w:div>
                <w:div w:id="1899243160">
                  <w:marLeft w:val="0"/>
                  <w:marRight w:val="0"/>
                  <w:marTop w:val="0"/>
                  <w:marBottom w:val="0"/>
                  <w:divBdr>
                    <w:top w:val="none" w:sz="0" w:space="0" w:color="auto"/>
                    <w:left w:val="none" w:sz="0" w:space="0" w:color="auto"/>
                    <w:bottom w:val="none" w:sz="0" w:space="0" w:color="auto"/>
                    <w:right w:val="none" w:sz="0" w:space="0" w:color="auto"/>
                  </w:divBdr>
                </w:div>
                <w:div w:id="1902717743">
                  <w:marLeft w:val="0"/>
                  <w:marRight w:val="0"/>
                  <w:marTop w:val="0"/>
                  <w:marBottom w:val="0"/>
                  <w:divBdr>
                    <w:top w:val="none" w:sz="0" w:space="0" w:color="auto"/>
                    <w:left w:val="none" w:sz="0" w:space="0" w:color="auto"/>
                    <w:bottom w:val="none" w:sz="0" w:space="0" w:color="auto"/>
                    <w:right w:val="none" w:sz="0" w:space="0" w:color="auto"/>
                  </w:divBdr>
                </w:div>
                <w:div w:id="1904636709">
                  <w:marLeft w:val="0"/>
                  <w:marRight w:val="0"/>
                  <w:marTop w:val="0"/>
                  <w:marBottom w:val="0"/>
                  <w:divBdr>
                    <w:top w:val="none" w:sz="0" w:space="0" w:color="auto"/>
                    <w:left w:val="none" w:sz="0" w:space="0" w:color="auto"/>
                    <w:bottom w:val="none" w:sz="0" w:space="0" w:color="auto"/>
                    <w:right w:val="none" w:sz="0" w:space="0" w:color="auto"/>
                  </w:divBdr>
                </w:div>
                <w:div w:id="1907061598">
                  <w:marLeft w:val="0"/>
                  <w:marRight w:val="0"/>
                  <w:marTop w:val="0"/>
                  <w:marBottom w:val="0"/>
                  <w:divBdr>
                    <w:top w:val="none" w:sz="0" w:space="0" w:color="auto"/>
                    <w:left w:val="none" w:sz="0" w:space="0" w:color="auto"/>
                    <w:bottom w:val="none" w:sz="0" w:space="0" w:color="auto"/>
                    <w:right w:val="none" w:sz="0" w:space="0" w:color="auto"/>
                  </w:divBdr>
                </w:div>
                <w:div w:id="1907841898">
                  <w:marLeft w:val="0"/>
                  <w:marRight w:val="0"/>
                  <w:marTop w:val="0"/>
                  <w:marBottom w:val="0"/>
                  <w:divBdr>
                    <w:top w:val="none" w:sz="0" w:space="0" w:color="auto"/>
                    <w:left w:val="none" w:sz="0" w:space="0" w:color="auto"/>
                    <w:bottom w:val="none" w:sz="0" w:space="0" w:color="auto"/>
                    <w:right w:val="none" w:sz="0" w:space="0" w:color="auto"/>
                  </w:divBdr>
                </w:div>
                <w:div w:id="1908346166">
                  <w:marLeft w:val="0"/>
                  <w:marRight w:val="0"/>
                  <w:marTop w:val="0"/>
                  <w:marBottom w:val="0"/>
                  <w:divBdr>
                    <w:top w:val="none" w:sz="0" w:space="0" w:color="auto"/>
                    <w:left w:val="none" w:sz="0" w:space="0" w:color="auto"/>
                    <w:bottom w:val="none" w:sz="0" w:space="0" w:color="auto"/>
                    <w:right w:val="none" w:sz="0" w:space="0" w:color="auto"/>
                  </w:divBdr>
                </w:div>
                <w:div w:id="1910455684">
                  <w:marLeft w:val="0"/>
                  <w:marRight w:val="0"/>
                  <w:marTop w:val="0"/>
                  <w:marBottom w:val="0"/>
                  <w:divBdr>
                    <w:top w:val="none" w:sz="0" w:space="0" w:color="auto"/>
                    <w:left w:val="none" w:sz="0" w:space="0" w:color="auto"/>
                    <w:bottom w:val="none" w:sz="0" w:space="0" w:color="auto"/>
                    <w:right w:val="none" w:sz="0" w:space="0" w:color="auto"/>
                  </w:divBdr>
                </w:div>
                <w:div w:id="1912080895">
                  <w:marLeft w:val="0"/>
                  <w:marRight w:val="0"/>
                  <w:marTop w:val="0"/>
                  <w:marBottom w:val="0"/>
                  <w:divBdr>
                    <w:top w:val="none" w:sz="0" w:space="0" w:color="auto"/>
                    <w:left w:val="none" w:sz="0" w:space="0" w:color="auto"/>
                    <w:bottom w:val="none" w:sz="0" w:space="0" w:color="auto"/>
                    <w:right w:val="none" w:sz="0" w:space="0" w:color="auto"/>
                  </w:divBdr>
                </w:div>
                <w:div w:id="1912081588">
                  <w:marLeft w:val="0"/>
                  <w:marRight w:val="0"/>
                  <w:marTop w:val="0"/>
                  <w:marBottom w:val="0"/>
                  <w:divBdr>
                    <w:top w:val="none" w:sz="0" w:space="0" w:color="auto"/>
                    <w:left w:val="none" w:sz="0" w:space="0" w:color="auto"/>
                    <w:bottom w:val="none" w:sz="0" w:space="0" w:color="auto"/>
                    <w:right w:val="none" w:sz="0" w:space="0" w:color="auto"/>
                  </w:divBdr>
                </w:div>
                <w:div w:id="1912689149">
                  <w:marLeft w:val="0"/>
                  <w:marRight w:val="0"/>
                  <w:marTop w:val="0"/>
                  <w:marBottom w:val="0"/>
                  <w:divBdr>
                    <w:top w:val="none" w:sz="0" w:space="0" w:color="auto"/>
                    <w:left w:val="none" w:sz="0" w:space="0" w:color="auto"/>
                    <w:bottom w:val="none" w:sz="0" w:space="0" w:color="auto"/>
                    <w:right w:val="none" w:sz="0" w:space="0" w:color="auto"/>
                  </w:divBdr>
                </w:div>
                <w:div w:id="1913467661">
                  <w:marLeft w:val="0"/>
                  <w:marRight w:val="0"/>
                  <w:marTop w:val="0"/>
                  <w:marBottom w:val="0"/>
                  <w:divBdr>
                    <w:top w:val="none" w:sz="0" w:space="0" w:color="auto"/>
                    <w:left w:val="none" w:sz="0" w:space="0" w:color="auto"/>
                    <w:bottom w:val="none" w:sz="0" w:space="0" w:color="auto"/>
                    <w:right w:val="none" w:sz="0" w:space="0" w:color="auto"/>
                  </w:divBdr>
                </w:div>
                <w:div w:id="1917586167">
                  <w:marLeft w:val="0"/>
                  <w:marRight w:val="0"/>
                  <w:marTop w:val="0"/>
                  <w:marBottom w:val="0"/>
                  <w:divBdr>
                    <w:top w:val="none" w:sz="0" w:space="0" w:color="auto"/>
                    <w:left w:val="none" w:sz="0" w:space="0" w:color="auto"/>
                    <w:bottom w:val="none" w:sz="0" w:space="0" w:color="auto"/>
                    <w:right w:val="none" w:sz="0" w:space="0" w:color="auto"/>
                  </w:divBdr>
                </w:div>
                <w:div w:id="1917589697">
                  <w:marLeft w:val="0"/>
                  <w:marRight w:val="0"/>
                  <w:marTop w:val="0"/>
                  <w:marBottom w:val="0"/>
                  <w:divBdr>
                    <w:top w:val="none" w:sz="0" w:space="0" w:color="auto"/>
                    <w:left w:val="none" w:sz="0" w:space="0" w:color="auto"/>
                    <w:bottom w:val="none" w:sz="0" w:space="0" w:color="auto"/>
                    <w:right w:val="none" w:sz="0" w:space="0" w:color="auto"/>
                  </w:divBdr>
                </w:div>
                <w:div w:id="1921135952">
                  <w:marLeft w:val="0"/>
                  <w:marRight w:val="0"/>
                  <w:marTop w:val="0"/>
                  <w:marBottom w:val="0"/>
                  <w:divBdr>
                    <w:top w:val="none" w:sz="0" w:space="0" w:color="auto"/>
                    <w:left w:val="none" w:sz="0" w:space="0" w:color="auto"/>
                    <w:bottom w:val="none" w:sz="0" w:space="0" w:color="auto"/>
                    <w:right w:val="none" w:sz="0" w:space="0" w:color="auto"/>
                  </w:divBdr>
                </w:div>
                <w:div w:id="1921404993">
                  <w:marLeft w:val="0"/>
                  <w:marRight w:val="0"/>
                  <w:marTop w:val="0"/>
                  <w:marBottom w:val="0"/>
                  <w:divBdr>
                    <w:top w:val="none" w:sz="0" w:space="0" w:color="auto"/>
                    <w:left w:val="none" w:sz="0" w:space="0" w:color="auto"/>
                    <w:bottom w:val="none" w:sz="0" w:space="0" w:color="auto"/>
                    <w:right w:val="none" w:sz="0" w:space="0" w:color="auto"/>
                  </w:divBdr>
                </w:div>
                <w:div w:id="1921407025">
                  <w:marLeft w:val="0"/>
                  <w:marRight w:val="0"/>
                  <w:marTop w:val="0"/>
                  <w:marBottom w:val="0"/>
                  <w:divBdr>
                    <w:top w:val="none" w:sz="0" w:space="0" w:color="auto"/>
                    <w:left w:val="none" w:sz="0" w:space="0" w:color="auto"/>
                    <w:bottom w:val="none" w:sz="0" w:space="0" w:color="auto"/>
                    <w:right w:val="none" w:sz="0" w:space="0" w:color="auto"/>
                  </w:divBdr>
                </w:div>
                <w:div w:id="1924534019">
                  <w:marLeft w:val="0"/>
                  <w:marRight w:val="0"/>
                  <w:marTop w:val="0"/>
                  <w:marBottom w:val="0"/>
                  <w:divBdr>
                    <w:top w:val="none" w:sz="0" w:space="0" w:color="auto"/>
                    <w:left w:val="none" w:sz="0" w:space="0" w:color="auto"/>
                    <w:bottom w:val="none" w:sz="0" w:space="0" w:color="auto"/>
                    <w:right w:val="none" w:sz="0" w:space="0" w:color="auto"/>
                  </w:divBdr>
                </w:div>
                <w:div w:id="1928997732">
                  <w:marLeft w:val="0"/>
                  <w:marRight w:val="0"/>
                  <w:marTop w:val="0"/>
                  <w:marBottom w:val="0"/>
                  <w:divBdr>
                    <w:top w:val="none" w:sz="0" w:space="0" w:color="auto"/>
                    <w:left w:val="none" w:sz="0" w:space="0" w:color="auto"/>
                    <w:bottom w:val="none" w:sz="0" w:space="0" w:color="auto"/>
                    <w:right w:val="none" w:sz="0" w:space="0" w:color="auto"/>
                  </w:divBdr>
                </w:div>
                <w:div w:id="1931044459">
                  <w:marLeft w:val="0"/>
                  <w:marRight w:val="0"/>
                  <w:marTop w:val="0"/>
                  <w:marBottom w:val="0"/>
                  <w:divBdr>
                    <w:top w:val="none" w:sz="0" w:space="0" w:color="auto"/>
                    <w:left w:val="none" w:sz="0" w:space="0" w:color="auto"/>
                    <w:bottom w:val="none" w:sz="0" w:space="0" w:color="auto"/>
                    <w:right w:val="none" w:sz="0" w:space="0" w:color="auto"/>
                  </w:divBdr>
                </w:div>
                <w:div w:id="1938752565">
                  <w:marLeft w:val="0"/>
                  <w:marRight w:val="0"/>
                  <w:marTop w:val="0"/>
                  <w:marBottom w:val="0"/>
                  <w:divBdr>
                    <w:top w:val="none" w:sz="0" w:space="0" w:color="auto"/>
                    <w:left w:val="none" w:sz="0" w:space="0" w:color="auto"/>
                    <w:bottom w:val="none" w:sz="0" w:space="0" w:color="auto"/>
                    <w:right w:val="none" w:sz="0" w:space="0" w:color="auto"/>
                  </w:divBdr>
                </w:div>
                <w:div w:id="1939219100">
                  <w:marLeft w:val="0"/>
                  <w:marRight w:val="0"/>
                  <w:marTop w:val="0"/>
                  <w:marBottom w:val="0"/>
                  <w:divBdr>
                    <w:top w:val="none" w:sz="0" w:space="0" w:color="auto"/>
                    <w:left w:val="none" w:sz="0" w:space="0" w:color="auto"/>
                    <w:bottom w:val="none" w:sz="0" w:space="0" w:color="auto"/>
                    <w:right w:val="none" w:sz="0" w:space="0" w:color="auto"/>
                  </w:divBdr>
                </w:div>
                <w:div w:id="1939558716">
                  <w:marLeft w:val="0"/>
                  <w:marRight w:val="0"/>
                  <w:marTop w:val="0"/>
                  <w:marBottom w:val="0"/>
                  <w:divBdr>
                    <w:top w:val="none" w:sz="0" w:space="0" w:color="auto"/>
                    <w:left w:val="none" w:sz="0" w:space="0" w:color="auto"/>
                    <w:bottom w:val="none" w:sz="0" w:space="0" w:color="auto"/>
                    <w:right w:val="none" w:sz="0" w:space="0" w:color="auto"/>
                  </w:divBdr>
                </w:div>
                <w:div w:id="1942643512">
                  <w:marLeft w:val="0"/>
                  <w:marRight w:val="0"/>
                  <w:marTop w:val="0"/>
                  <w:marBottom w:val="0"/>
                  <w:divBdr>
                    <w:top w:val="none" w:sz="0" w:space="0" w:color="auto"/>
                    <w:left w:val="none" w:sz="0" w:space="0" w:color="auto"/>
                    <w:bottom w:val="none" w:sz="0" w:space="0" w:color="auto"/>
                    <w:right w:val="none" w:sz="0" w:space="0" w:color="auto"/>
                  </w:divBdr>
                </w:div>
                <w:div w:id="1949965873">
                  <w:marLeft w:val="0"/>
                  <w:marRight w:val="0"/>
                  <w:marTop w:val="0"/>
                  <w:marBottom w:val="0"/>
                  <w:divBdr>
                    <w:top w:val="none" w:sz="0" w:space="0" w:color="auto"/>
                    <w:left w:val="none" w:sz="0" w:space="0" w:color="auto"/>
                    <w:bottom w:val="none" w:sz="0" w:space="0" w:color="auto"/>
                    <w:right w:val="none" w:sz="0" w:space="0" w:color="auto"/>
                  </w:divBdr>
                </w:div>
                <w:div w:id="1952079621">
                  <w:marLeft w:val="0"/>
                  <w:marRight w:val="0"/>
                  <w:marTop w:val="0"/>
                  <w:marBottom w:val="0"/>
                  <w:divBdr>
                    <w:top w:val="none" w:sz="0" w:space="0" w:color="auto"/>
                    <w:left w:val="none" w:sz="0" w:space="0" w:color="auto"/>
                    <w:bottom w:val="none" w:sz="0" w:space="0" w:color="auto"/>
                    <w:right w:val="none" w:sz="0" w:space="0" w:color="auto"/>
                  </w:divBdr>
                </w:div>
                <w:div w:id="1952086395">
                  <w:marLeft w:val="0"/>
                  <w:marRight w:val="0"/>
                  <w:marTop w:val="0"/>
                  <w:marBottom w:val="0"/>
                  <w:divBdr>
                    <w:top w:val="none" w:sz="0" w:space="0" w:color="auto"/>
                    <w:left w:val="none" w:sz="0" w:space="0" w:color="auto"/>
                    <w:bottom w:val="none" w:sz="0" w:space="0" w:color="auto"/>
                    <w:right w:val="none" w:sz="0" w:space="0" w:color="auto"/>
                  </w:divBdr>
                </w:div>
                <w:div w:id="1952588357">
                  <w:marLeft w:val="0"/>
                  <w:marRight w:val="0"/>
                  <w:marTop w:val="0"/>
                  <w:marBottom w:val="0"/>
                  <w:divBdr>
                    <w:top w:val="none" w:sz="0" w:space="0" w:color="auto"/>
                    <w:left w:val="none" w:sz="0" w:space="0" w:color="auto"/>
                    <w:bottom w:val="none" w:sz="0" w:space="0" w:color="auto"/>
                    <w:right w:val="none" w:sz="0" w:space="0" w:color="auto"/>
                  </w:divBdr>
                </w:div>
                <w:div w:id="1953171595">
                  <w:marLeft w:val="0"/>
                  <w:marRight w:val="0"/>
                  <w:marTop w:val="0"/>
                  <w:marBottom w:val="0"/>
                  <w:divBdr>
                    <w:top w:val="none" w:sz="0" w:space="0" w:color="auto"/>
                    <w:left w:val="none" w:sz="0" w:space="0" w:color="auto"/>
                    <w:bottom w:val="none" w:sz="0" w:space="0" w:color="auto"/>
                    <w:right w:val="none" w:sz="0" w:space="0" w:color="auto"/>
                  </w:divBdr>
                </w:div>
                <w:div w:id="1955818911">
                  <w:marLeft w:val="0"/>
                  <w:marRight w:val="0"/>
                  <w:marTop w:val="0"/>
                  <w:marBottom w:val="0"/>
                  <w:divBdr>
                    <w:top w:val="none" w:sz="0" w:space="0" w:color="auto"/>
                    <w:left w:val="none" w:sz="0" w:space="0" w:color="auto"/>
                    <w:bottom w:val="none" w:sz="0" w:space="0" w:color="auto"/>
                    <w:right w:val="none" w:sz="0" w:space="0" w:color="auto"/>
                  </w:divBdr>
                </w:div>
                <w:div w:id="1957369679">
                  <w:marLeft w:val="0"/>
                  <w:marRight w:val="0"/>
                  <w:marTop w:val="0"/>
                  <w:marBottom w:val="0"/>
                  <w:divBdr>
                    <w:top w:val="none" w:sz="0" w:space="0" w:color="auto"/>
                    <w:left w:val="none" w:sz="0" w:space="0" w:color="auto"/>
                    <w:bottom w:val="none" w:sz="0" w:space="0" w:color="auto"/>
                    <w:right w:val="none" w:sz="0" w:space="0" w:color="auto"/>
                  </w:divBdr>
                </w:div>
                <w:div w:id="1957635045">
                  <w:marLeft w:val="0"/>
                  <w:marRight w:val="0"/>
                  <w:marTop w:val="0"/>
                  <w:marBottom w:val="0"/>
                  <w:divBdr>
                    <w:top w:val="none" w:sz="0" w:space="0" w:color="auto"/>
                    <w:left w:val="none" w:sz="0" w:space="0" w:color="auto"/>
                    <w:bottom w:val="none" w:sz="0" w:space="0" w:color="auto"/>
                    <w:right w:val="none" w:sz="0" w:space="0" w:color="auto"/>
                  </w:divBdr>
                </w:div>
                <w:div w:id="1959409916">
                  <w:marLeft w:val="0"/>
                  <w:marRight w:val="0"/>
                  <w:marTop w:val="0"/>
                  <w:marBottom w:val="0"/>
                  <w:divBdr>
                    <w:top w:val="none" w:sz="0" w:space="0" w:color="auto"/>
                    <w:left w:val="none" w:sz="0" w:space="0" w:color="auto"/>
                    <w:bottom w:val="none" w:sz="0" w:space="0" w:color="auto"/>
                    <w:right w:val="none" w:sz="0" w:space="0" w:color="auto"/>
                  </w:divBdr>
                </w:div>
                <w:div w:id="1959990040">
                  <w:marLeft w:val="0"/>
                  <w:marRight w:val="0"/>
                  <w:marTop w:val="0"/>
                  <w:marBottom w:val="0"/>
                  <w:divBdr>
                    <w:top w:val="none" w:sz="0" w:space="0" w:color="auto"/>
                    <w:left w:val="none" w:sz="0" w:space="0" w:color="auto"/>
                    <w:bottom w:val="none" w:sz="0" w:space="0" w:color="auto"/>
                    <w:right w:val="none" w:sz="0" w:space="0" w:color="auto"/>
                  </w:divBdr>
                </w:div>
                <w:div w:id="1960917946">
                  <w:marLeft w:val="0"/>
                  <w:marRight w:val="0"/>
                  <w:marTop w:val="0"/>
                  <w:marBottom w:val="0"/>
                  <w:divBdr>
                    <w:top w:val="none" w:sz="0" w:space="0" w:color="auto"/>
                    <w:left w:val="none" w:sz="0" w:space="0" w:color="auto"/>
                    <w:bottom w:val="none" w:sz="0" w:space="0" w:color="auto"/>
                    <w:right w:val="none" w:sz="0" w:space="0" w:color="auto"/>
                  </w:divBdr>
                </w:div>
                <w:div w:id="1960987961">
                  <w:marLeft w:val="0"/>
                  <w:marRight w:val="0"/>
                  <w:marTop w:val="0"/>
                  <w:marBottom w:val="0"/>
                  <w:divBdr>
                    <w:top w:val="none" w:sz="0" w:space="0" w:color="auto"/>
                    <w:left w:val="none" w:sz="0" w:space="0" w:color="auto"/>
                    <w:bottom w:val="none" w:sz="0" w:space="0" w:color="auto"/>
                    <w:right w:val="none" w:sz="0" w:space="0" w:color="auto"/>
                  </w:divBdr>
                </w:div>
                <w:div w:id="1967160389">
                  <w:marLeft w:val="0"/>
                  <w:marRight w:val="0"/>
                  <w:marTop w:val="0"/>
                  <w:marBottom w:val="0"/>
                  <w:divBdr>
                    <w:top w:val="none" w:sz="0" w:space="0" w:color="auto"/>
                    <w:left w:val="none" w:sz="0" w:space="0" w:color="auto"/>
                    <w:bottom w:val="none" w:sz="0" w:space="0" w:color="auto"/>
                    <w:right w:val="none" w:sz="0" w:space="0" w:color="auto"/>
                  </w:divBdr>
                </w:div>
                <w:div w:id="1968392913">
                  <w:marLeft w:val="0"/>
                  <w:marRight w:val="0"/>
                  <w:marTop w:val="0"/>
                  <w:marBottom w:val="0"/>
                  <w:divBdr>
                    <w:top w:val="none" w:sz="0" w:space="0" w:color="auto"/>
                    <w:left w:val="none" w:sz="0" w:space="0" w:color="auto"/>
                    <w:bottom w:val="none" w:sz="0" w:space="0" w:color="auto"/>
                    <w:right w:val="none" w:sz="0" w:space="0" w:color="auto"/>
                  </w:divBdr>
                </w:div>
                <w:div w:id="1968778650">
                  <w:marLeft w:val="0"/>
                  <w:marRight w:val="0"/>
                  <w:marTop w:val="0"/>
                  <w:marBottom w:val="0"/>
                  <w:divBdr>
                    <w:top w:val="none" w:sz="0" w:space="0" w:color="auto"/>
                    <w:left w:val="none" w:sz="0" w:space="0" w:color="auto"/>
                    <w:bottom w:val="none" w:sz="0" w:space="0" w:color="auto"/>
                    <w:right w:val="none" w:sz="0" w:space="0" w:color="auto"/>
                  </w:divBdr>
                </w:div>
                <w:div w:id="1973166837">
                  <w:marLeft w:val="0"/>
                  <w:marRight w:val="0"/>
                  <w:marTop w:val="0"/>
                  <w:marBottom w:val="0"/>
                  <w:divBdr>
                    <w:top w:val="none" w:sz="0" w:space="0" w:color="auto"/>
                    <w:left w:val="none" w:sz="0" w:space="0" w:color="auto"/>
                    <w:bottom w:val="none" w:sz="0" w:space="0" w:color="auto"/>
                    <w:right w:val="none" w:sz="0" w:space="0" w:color="auto"/>
                  </w:divBdr>
                </w:div>
                <w:div w:id="1974364418">
                  <w:marLeft w:val="0"/>
                  <w:marRight w:val="0"/>
                  <w:marTop w:val="0"/>
                  <w:marBottom w:val="0"/>
                  <w:divBdr>
                    <w:top w:val="none" w:sz="0" w:space="0" w:color="auto"/>
                    <w:left w:val="none" w:sz="0" w:space="0" w:color="auto"/>
                    <w:bottom w:val="none" w:sz="0" w:space="0" w:color="auto"/>
                    <w:right w:val="none" w:sz="0" w:space="0" w:color="auto"/>
                  </w:divBdr>
                </w:div>
                <w:div w:id="1977176735">
                  <w:marLeft w:val="0"/>
                  <w:marRight w:val="0"/>
                  <w:marTop w:val="0"/>
                  <w:marBottom w:val="0"/>
                  <w:divBdr>
                    <w:top w:val="none" w:sz="0" w:space="0" w:color="auto"/>
                    <w:left w:val="none" w:sz="0" w:space="0" w:color="auto"/>
                    <w:bottom w:val="none" w:sz="0" w:space="0" w:color="auto"/>
                    <w:right w:val="none" w:sz="0" w:space="0" w:color="auto"/>
                  </w:divBdr>
                </w:div>
                <w:div w:id="1978602786">
                  <w:marLeft w:val="0"/>
                  <w:marRight w:val="0"/>
                  <w:marTop w:val="0"/>
                  <w:marBottom w:val="0"/>
                  <w:divBdr>
                    <w:top w:val="none" w:sz="0" w:space="0" w:color="auto"/>
                    <w:left w:val="none" w:sz="0" w:space="0" w:color="auto"/>
                    <w:bottom w:val="none" w:sz="0" w:space="0" w:color="auto"/>
                    <w:right w:val="none" w:sz="0" w:space="0" w:color="auto"/>
                  </w:divBdr>
                </w:div>
                <w:div w:id="1979871429">
                  <w:marLeft w:val="0"/>
                  <w:marRight w:val="0"/>
                  <w:marTop w:val="0"/>
                  <w:marBottom w:val="0"/>
                  <w:divBdr>
                    <w:top w:val="none" w:sz="0" w:space="0" w:color="auto"/>
                    <w:left w:val="none" w:sz="0" w:space="0" w:color="auto"/>
                    <w:bottom w:val="none" w:sz="0" w:space="0" w:color="auto"/>
                    <w:right w:val="none" w:sz="0" w:space="0" w:color="auto"/>
                  </w:divBdr>
                </w:div>
                <w:div w:id="1980107114">
                  <w:marLeft w:val="0"/>
                  <w:marRight w:val="0"/>
                  <w:marTop w:val="0"/>
                  <w:marBottom w:val="0"/>
                  <w:divBdr>
                    <w:top w:val="none" w:sz="0" w:space="0" w:color="auto"/>
                    <w:left w:val="none" w:sz="0" w:space="0" w:color="auto"/>
                    <w:bottom w:val="none" w:sz="0" w:space="0" w:color="auto"/>
                    <w:right w:val="none" w:sz="0" w:space="0" w:color="auto"/>
                  </w:divBdr>
                </w:div>
                <w:div w:id="1983073418">
                  <w:marLeft w:val="0"/>
                  <w:marRight w:val="0"/>
                  <w:marTop w:val="0"/>
                  <w:marBottom w:val="0"/>
                  <w:divBdr>
                    <w:top w:val="none" w:sz="0" w:space="0" w:color="auto"/>
                    <w:left w:val="none" w:sz="0" w:space="0" w:color="auto"/>
                    <w:bottom w:val="none" w:sz="0" w:space="0" w:color="auto"/>
                    <w:right w:val="none" w:sz="0" w:space="0" w:color="auto"/>
                  </w:divBdr>
                </w:div>
                <w:div w:id="1985116487">
                  <w:marLeft w:val="0"/>
                  <w:marRight w:val="0"/>
                  <w:marTop w:val="0"/>
                  <w:marBottom w:val="0"/>
                  <w:divBdr>
                    <w:top w:val="none" w:sz="0" w:space="0" w:color="auto"/>
                    <w:left w:val="none" w:sz="0" w:space="0" w:color="auto"/>
                    <w:bottom w:val="none" w:sz="0" w:space="0" w:color="auto"/>
                    <w:right w:val="none" w:sz="0" w:space="0" w:color="auto"/>
                  </w:divBdr>
                </w:div>
                <w:div w:id="1985239385">
                  <w:marLeft w:val="0"/>
                  <w:marRight w:val="0"/>
                  <w:marTop w:val="0"/>
                  <w:marBottom w:val="0"/>
                  <w:divBdr>
                    <w:top w:val="none" w:sz="0" w:space="0" w:color="auto"/>
                    <w:left w:val="none" w:sz="0" w:space="0" w:color="auto"/>
                    <w:bottom w:val="none" w:sz="0" w:space="0" w:color="auto"/>
                    <w:right w:val="none" w:sz="0" w:space="0" w:color="auto"/>
                  </w:divBdr>
                </w:div>
                <w:div w:id="1985625459">
                  <w:marLeft w:val="0"/>
                  <w:marRight w:val="0"/>
                  <w:marTop w:val="0"/>
                  <w:marBottom w:val="0"/>
                  <w:divBdr>
                    <w:top w:val="none" w:sz="0" w:space="0" w:color="auto"/>
                    <w:left w:val="none" w:sz="0" w:space="0" w:color="auto"/>
                    <w:bottom w:val="none" w:sz="0" w:space="0" w:color="auto"/>
                    <w:right w:val="none" w:sz="0" w:space="0" w:color="auto"/>
                  </w:divBdr>
                </w:div>
                <w:div w:id="1990330313">
                  <w:marLeft w:val="0"/>
                  <w:marRight w:val="0"/>
                  <w:marTop w:val="0"/>
                  <w:marBottom w:val="0"/>
                  <w:divBdr>
                    <w:top w:val="none" w:sz="0" w:space="0" w:color="auto"/>
                    <w:left w:val="none" w:sz="0" w:space="0" w:color="auto"/>
                    <w:bottom w:val="none" w:sz="0" w:space="0" w:color="auto"/>
                    <w:right w:val="none" w:sz="0" w:space="0" w:color="auto"/>
                  </w:divBdr>
                </w:div>
                <w:div w:id="1992829822">
                  <w:marLeft w:val="0"/>
                  <w:marRight w:val="0"/>
                  <w:marTop w:val="0"/>
                  <w:marBottom w:val="0"/>
                  <w:divBdr>
                    <w:top w:val="none" w:sz="0" w:space="0" w:color="auto"/>
                    <w:left w:val="none" w:sz="0" w:space="0" w:color="auto"/>
                    <w:bottom w:val="none" w:sz="0" w:space="0" w:color="auto"/>
                    <w:right w:val="none" w:sz="0" w:space="0" w:color="auto"/>
                  </w:divBdr>
                </w:div>
                <w:div w:id="1994531027">
                  <w:marLeft w:val="0"/>
                  <w:marRight w:val="0"/>
                  <w:marTop w:val="0"/>
                  <w:marBottom w:val="0"/>
                  <w:divBdr>
                    <w:top w:val="none" w:sz="0" w:space="0" w:color="auto"/>
                    <w:left w:val="none" w:sz="0" w:space="0" w:color="auto"/>
                    <w:bottom w:val="none" w:sz="0" w:space="0" w:color="auto"/>
                    <w:right w:val="none" w:sz="0" w:space="0" w:color="auto"/>
                  </w:divBdr>
                </w:div>
                <w:div w:id="2003964621">
                  <w:marLeft w:val="0"/>
                  <w:marRight w:val="0"/>
                  <w:marTop w:val="0"/>
                  <w:marBottom w:val="0"/>
                  <w:divBdr>
                    <w:top w:val="none" w:sz="0" w:space="0" w:color="auto"/>
                    <w:left w:val="none" w:sz="0" w:space="0" w:color="auto"/>
                    <w:bottom w:val="none" w:sz="0" w:space="0" w:color="auto"/>
                    <w:right w:val="none" w:sz="0" w:space="0" w:color="auto"/>
                  </w:divBdr>
                </w:div>
                <w:div w:id="2007593105">
                  <w:marLeft w:val="0"/>
                  <w:marRight w:val="0"/>
                  <w:marTop w:val="0"/>
                  <w:marBottom w:val="0"/>
                  <w:divBdr>
                    <w:top w:val="none" w:sz="0" w:space="0" w:color="auto"/>
                    <w:left w:val="none" w:sz="0" w:space="0" w:color="auto"/>
                    <w:bottom w:val="none" w:sz="0" w:space="0" w:color="auto"/>
                    <w:right w:val="none" w:sz="0" w:space="0" w:color="auto"/>
                  </w:divBdr>
                </w:div>
                <w:div w:id="2007785390">
                  <w:marLeft w:val="0"/>
                  <w:marRight w:val="0"/>
                  <w:marTop w:val="0"/>
                  <w:marBottom w:val="0"/>
                  <w:divBdr>
                    <w:top w:val="none" w:sz="0" w:space="0" w:color="auto"/>
                    <w:left w:val="none" w:sz="0" w:space="0" w:color="auto"/>
                    <w:bottom w:val="none" w:sz="0" w:space="0" w:color="auto"/>
                    <w:right w:val="none" w:sz="0" w:space="0" w:color="auto"/>
                  </w:divBdr>
                </w:div>
                <w:div w:id="2008096253">
                  <w:marLeft w:val="0"/>
                  <w:marRight w:val="0"/>
                  <w:marTop w:val="0"/>
                  <w:marBottom w:val="0"/>
                  <w:divBdr>
                    <w:top w:val="none" w:sz="0" w:space="0" w:color="auto"/>
                    <w:left w:val="none" w:sz="0" w:space="0" w:color="auto"/>
                    <w:bottom w:val="none" w:sz="0" w:space="0" w:color="auto"/>
                    <w:right w:val="none" w:sz="0" w:space="0" w:color="auto"/>
                  </w:divBdr>
                </w:div>
                <w:div w:id="2008629049">
                  <w:marLeft w:val="0"/>
                  <w:marRight w:val="0"/>
                  <w:marTop w:val="0"/>
                  <w:marBottom w:val="0"/>
                  <w:divBdr>
                    <w:top w:val="none" w:sz="0" w:space="0" w:color="auto"/>
                    <w:left w:val="none" w:sz="0" w:space="0" w:color="auto"/>
                    <w:bottom w:val="none" w:sz="0" w:space="0" w:color="auto"/>
                    <w:right w:val="none" w:sz="0" w:space="0" w:color="auto"/>
                  </w:divBdr>
                </w:div>
                <w:div w:id="2010254936">
                  <w:marLeft w:val="0"/>
                  <w:marRight w:val="0"/>
                  <w:marTop w:val="0"/>
                  <w:marBottom w:val="0"/>
                  <w:divBdr>
                    <w:top w:val="none" w:sz="0" w:space="0" w:color="auto"/>
                    <w:left w:val="none" w:sz="0" w:space="0" w:color="auto"/>
                    <w:bottom w:val="none" w:sz="0" w:space="0" w:color="auto"/>
                    <w:right w:val="none" w:sz="0" w:space="0" w:color="auto"/>
                  </w:divBdr>
                </w:div>
                <w:div w:id="2011104284">
                  <w:marLeft w:val="0"/>
                  <w:marRight w:val="0"/>
                  <w:marTop w:val="0"/>
                  <w:marBottom w:val="0"/>
                  <w:divBdr>
                    <w:top w:val="none" w:sz="0" w:space="0" w:color="auto"/>
                    <w:left w:val="none" w:sz="0" w:space="0" w:color="auto"/>
                    <w:bottom w:val="none" w:sz="0" w:space="0" w:color="auto"/>
                    <w:right w:val="none" w:sz="0" w:space="0" w:color="auto"/>
                  </w:divBdr>
                </w:div>
                <w:div w:id="2014255140">
                  <w:marLeft w:val="0"/>
                  <w:marRight w:val="0"/>
                  <w:marTop w:val="0"/>
                  <w:marBottom w:val="0"/>
                  <w:divBdr>
                    <w:top w:val="none" w:sz="0" w:space="0" w:color="auto"/>
                    <w:left w:val="none" w:sz="0" w:space="0" w:color="auto"/>
                    <w:bottom w:val="none" w:sz="0" w:space="0" w:color="auto"/>
                    <w:right w:val="none" w:sz="0" w:space="0" w:color="auto"/>
                  </w:divBdr>
                </w:div>
                <w:div w:id="2014263167">
                  <w:marLeft w:val="0"/>
                  <w:marRight w:val="0"/>
                  <w:marTop w:val="0"/>
                  <w:marBottom w:val="0"/>
                  <w:divBdr>
                    <w:top w:val="none" w:sz="0" w:space="0" w:color="auto"/>
                    <w:left w:val="none" w:sz="0" w:space="0" w:color="auto"/>
                    <w:bottom w:val="none" w:sz="0" w:space="0" w:color="auto"/>
                    <w:right w:val="none" w:sz="0" w:space="0" w:color="auto"/>
                  </w:divBdr>
                </w:div>
                <w:div w:id="2015110648">
                  <w:marLeft w:val="0"/>
                  <w:marRight w:val="0"/>
                  <w:marTop w:val="0"/>
                  <w:marBottom w:val="0"/>
                  <w:divBdr>
                    <w:top w:val="none" w:sz="0" w:space="0" w:color="auto"/>
                    <w:left w:val="none" w:sz="0" w:space="0" w:color="auto"/>
                    <w:bottom w:val="none" w:sz="0" w:space="0" w:color="auto"/>
                    <w:right w:val="none" w:sz="0" w:space="0" w:color="auto"/>
                  </w:divBdr>
                </w:div>
                <w:div w:id="2015571911">
                  <w:marLeft w:val="0"/>
                  <w:marRight w:val="0"/>
                  <w:marTop w:val="0"/>
                  <w:marBottom w:val="0"/>
                  <w:divBdr>
                    <w:top w:val="none" w:sz="0" w:space="0" w:color="auto"/>
                    <w:left w:val="none" w:sz="0" w:space="0" w:color="auto"/>
                    <w:bottom w:val="none" w:sz="0" w:space="0" w:color="auto"/>
                    <w:right w:val="none" w:sz="0" w:space="0" w:color="auto"/>
                  </w:divBdr>
                </w:div>
                <w:div w:id="2017221466">
                  <w:marLeft w:val="0"/>
                  <w:marRight w:val="0"/>
                  <w:marTop w:val="0"/>
                  <w:marBottom w:val="0"/>
                  <w:divBdr>
                    <w:top w:val="none" w:sz="0" w:space="0" w:color="auto"/>
                    <w:left w:val="none" w:sz="0" w:space="0" w:color="auto"/>
                    <w:bottom w:val="none" w:sz="0" w:space="0" w:color="auto"/>
                    <w:right w:val="none" w:sz="0" w:space="0" w:color="auto"/>
                  </w:divBdr>
                </w:div>
                <w:div w:id="2017608193">
                  <w:marLeft w:val="0"/>
                  <w:marRight w:val="0"/>
                  <w:marTop w:val="0"/>
                  <w:marBottom w:val="0"/>
                  <w:divBdr>
                    <w:top w:val="none" w:sz="0" w:space="0" w:color="auto"/>
                    <w:left w:val="none" w:sz="0" w:space="0" w:color="auto"/>
                    <w:bottom w:val="none" w:sz="0" w:space="0" w:color="auto"/>
                    <w:right w:val="none" w:sz="0" w:space="0" w:color="auto"/>
                  </w:divBdr>
                </w:div>
                <w:div w:id="2018147449">
                  <w:marLeft w:val="0"/>
                  <w:marRight w:val="0"/>
                  <w:marTop w:val="0"/>
                  <w:marBottom w:val="0"/>
                  <w:divBdr>
                    <w:top w:val="none" w:sz="0" w:space="0" w:color="auto"/>
                    <w:left w:val="none" w:sz="0" w:space="0" w:color="auto"/>
                    <w:bottom w:val="none" w:sz="0" w:space="0" w:color="auto"/>
                    <w:right w:val="none" w:sz="0" w:space="0" w:color="auto"/>
                  </w:divBdr>
                </w:div>
                <w:div w:id="2019654842">
                  <w:marLeft w:val="0"/>
                  <w:marRight w:val="0"/>
                  <w:marTop w:val="0"/>
                  <w:marBottom w:val="0"/>
                  <w:divBdr>
                    <w:top w:val="none" w:sz="0" w:space="0" w:color="auto"/>
                    <w:left w:val="none" w:sz="0" w:space="0" w:color="auto"/>
                    <w:bottom w:val="none" w:sz="0" w:space="0" w:color="auto"/>
                    <w:right w:val="none" w:sz="0" w:space="0" w:color="auto"/>
                  </w:divBdr>
                </w:div>
                <w:div w:id="2021926326">
                  <w:marLeft w:val="0"/>
                  <w:marRight w:val="0"/>
                  <w:marTop w:val="0"/>
                  <w:marBottom w:val="0"/>
                  <w:divBdr>
                    <w:top w:val="none" w:sz="0" w:space="0" w:color="auto"/>
                    <w:left w:val="none" w:sz="0" w:space="0" w:color="auto"/>
                    <w:bottom w:val="none" w:sz="0" w:space="0" w:color="auto"/>
                    <w:right w:val="none" w:sz="0" w:space="0" w:color="auto"/>
                  </w:divBdr>
                </w:div>
                <w:div w:id="2023779051">
                  <w:marLeft w:val="0"/>
                  <w:marRight w:val="0"/>
                  <w:marTop w:val="0"/>
                  <w:marBottom w:val="0"/>
                  <w:divBdr>
                    <w:top w:val="none" w:sz="0" w:space="0" w:color="auto"/>
                    <w:left w:val="none" w:sz="0" w:space="0" w:color="auto"/>
                    <w:bottom w:val="none" w:sz="0" w:space="0" w:color="auto"/>
                    <w:right w:val="none" w:sz="0" w:space="0" w:color="auto"/>
                  </w:divBdr>
                </w:div>
                <w:div w:id="2023848086">
                  <w:marLeft w:val="0"/>
                  <w:marRight w:val="0"/>
                  <w:marTop w:val="0"/>
                  <w:marBottom w:val="0"/>
                  <w:divBdr>
                    <w:top w:val="none" w:sz="0" w:space="0" w:color="auto"/>
                    <w:left w:val="none" w:sz="0" w:space="0" w:color="auto"/>
                    <w:bottom w:val="none" w:sz="0" w:space="0" w:color="auto"/>
                    <w:right w:val="none" w:sz="0" w:space="0" w:color="auto"/>
                  </w:divBdr>
                </w:div>
                <w:div w:id="2026705526">
                  <w:marLeft w:val="0"/>
                  <w:marRight w:val="0"/>
                  <w:marTop w:val="0"/>
                  <w:marBottom w:val="0"/>
                  <w:divBdr>
                    <w:top w:val="none" w:sz="0" w:space="0" w:color="auto"/>
                    <w:left w:val="none" w:sz="0" w:space="0" w:color="auto"/>
                    <w:bottom w:val="none" w:sz="0" w:space="0" w:color="auto"/>
                    <w:right w:val="none" w:sz="0" w:space="0" w:color="auto"/>
                  </w:divBdr>
                </w:div>
                <w:div w:id="2026784513">
                  <w:marLeft w:val="0"/>
                  <w:marRight w:val="0"/>
                  <w:marTop w:val="0"/>
                  <w:marBottom w:val="0"/>
                  <w:divBdr>
                    <w:top w:val="none" w:sz="0" w:space="0" w:color="auto"/>
                    <w:left w:val="none" w:sz="0" w:space="0" w:color="auto"/>
                    <w:bottom w:val="none" w:sz="0" w:space="0" w:color="auto"/>
                    <w:right w:val="none" w:sz="0" w:space="0" w:color="auto"/>
                  </w:divBdr>
                </w:div>
                <w:div w:id="2028630468">
                  <w:marLeft w:val="0"/>
                  <w:marRight w:val="0"/>
                  <w:marTop w:val="0"/>
                  <w:marBottom w:val="0"/>
                  <w:divBdr>
                    <w:top w:val="none" w:sz="0" w:space="0" w:color="auto"/>
                    <w:left w:val="none" w:sz="0" w:space="0" w:color="auto"/>
                    <w:bottom w:val="none" w:sz="0" w:space="0" w:color="auto"/>
                    <w:right w:val="none" w:sz="0" w:space="0" w:color="auto"/>
                  </w:divBdr>
                </w:div>
                <w:div w:id="2029747739">
                  <w:marLeft w:val="0"/>
                  <w:marRight w:val="0"/>
                  <w:marTop w:val="0"/>
                  <w:marBottom w:val="0"/>
                  <w:divBdr>
                    <w:top w:val="none" w:sz="0" w:space="0" w:color="auto"/>
                    <w:left w:val="none" w:sz="0" w:space="0" w:color="auto"/>
                    <w:bottom w:val="none" w:sz="0" w:space="0" w:color="auto"/>
                    <w:right w:val="none" w:sz="0" w:space="0" w:color="auto"/>
                  </w:divBdr>
                </w:div>
                <w:div w:id="2031029709">
                  <w:marLeft w:val="0"/>
                  <w:marRight w:val="0"/>
                  <w:marTop w:val="0"/>
                  <w:marBottom w:val="0"/>
                  <w:divBdr>
                    <w:top w:val="none" w:sz="0" w:space="0" w:color="auto"/>
                    <w:left w:val="none" w:sz="0" w:space="0" w:color="auto"/>
                    <w:bottom w:val="none" w:sz="0" w:space="0" w:color="auto"/>
                    <w:right w:val="none" w:sz="0" w:space="0" w:color="auto"/>
                  </w:divBdr>
                </w:div>
                <w:div w:id="2031635923">
                  <w:marLeft w:val="0"/>
                  <w:marRight w:val="0"/>
                  <w:marTop w:val="0"/>
                  <w:marBottom w:val="0"/>
                  <w:divBdr>
                    <w:top w:val="none" w:sz="0" w:space="0" w:color="auto"/>
                    <w:left w:val="none" w:sz="0" w:space="0" w:color="auto"/>
                    <w:bottom w:val="none" w:sz="0" w:space="0" w:color="auto"/>
                    <w:right w:val="none" w:sz="0" w:space="0" w:color="auto"/>
                  </w:divBdr>
                </w:div>
                <w:div w:id="2032485091">
                  <w:marLeft w:val="0"/>
                  <w:marRight w:val="0"/>
                  <w:marTop w:val="0"/>
                  <w:marBottom w:val="0"/>
                  <w:divBdr>
                    <w:top w:val="none" w:sz="0" w:space="0" w:color="auto"/>
                    <w:left w:val="none" w:sz="0" w:space="0" w:color="auto"/>
                    <w:bottom w:val="none" w:sz="0" w:space="0" w:color="auto"/>
                    <w:right w:val="none" w:sz="0" w:space="0" w:color="auto"/>
                  </w:divBdr>
                </w:div>
                <w:div w:id="2033797563">
                  <w:marLeft w:val="0"/>
                  <w:marRight w:val="0"/>
                  <w:marTop w:val="0"/>
                  <w:marBottom w:val="0"/>
                  <w:divBdr>
                    <w:top w:val="none" w:sz="0" w:space="0" w:color="auto"/>
                    <w:left w:val="none" w:sz="0" w:space="0" w:color="auto"/>
                    <w:bottom w:val="none" w:sz="0" w:space="0" w:color="auto"/>
                    <w:right w:val="none" w:sz="0" w:space="0" w:color="auto"/>
                  </w:divBdr>
                </w:div>
                <w:div w:id="2039157933">
                  <w:marLeft w:val="0"/>
                  <w:marRight w:val="0"/>
                  <w:marTop w:val="0"/>
                  <w:marBottom w:val="0"/>
                  <w:divBdr>
                    <w:top w:val="none" w:sz="0" w:space="0" w:color="auto"/>
                    <w:left w:val="none" w:sz="0" w:space="0" w:color="auto"/>
                    <w:bottom w:val="none" w:sz="0" w:space="0" w:color="auto"/>
                    <w:right w:val="none" w:sz="0" w:space="0" w:color="auto"/>
                  </w:divBdr>
                </w:div>
                <w:div w:id="2040085917">
                  <w:marLeft w:val="0"/>
                  <w:marRight w:val="0"/>
                  <w:marTop w:val="0"/>
                  <w:marBottom w:val="0"/>
                  <w:divBdr>
                    <w:top w:val="none" w:sz="0" w:space="0" w:color="auto"/>
                    <w:left w:val="none" w:sz="0" w:space="0" w:color="auto"/>
                    <w:bottom w:val="none" w:sz="0" w:space="0" w:color="auto"/>
                    <w:right w:val="none" w:sz="0" w:space="0" w:color="auto"/>
                  </w:divBdr>
                </w:div>
                <w:div w:id="2041273716">
                  <w:marLeft w:val="0"/>
                  <w:marRight w:val="0"/>
                  <w:marTop w:val="0"/>
                  <w:marBottom w:val="0"/>
                  <w:divBdr>
                    <w:top w:val="none" w:sz="0" w:space="0" w:color="auto"/>
                    <w:left w:val="none" w:sz="0" w:space="0" w:color="auto"/>
                    <w:bottom w:val="none" w:sz="0" w:space="0" w:color="auto"/>
                    <w:right w:val="none" w:sz="0" w:space="0" w:color="auto"/>
                  </w:divBdr>
                </w:div>
                <w:div w:id="2042901067">
                  <w:marLeft w:val="0"/>
                  <w:marRight w:val="0"/>
                  <w:marTop w:val="0"/>
                  <w:marBottom w:val="0"/>
                  <w:divBdr>
                    <w:top w:val="none" w:sz="0" w:space="0" w:color="auto"/>
                    <w:left w:val="none" w:sz="0" w:space="0" w:color="auto"/>
                    <w:bottom w:val="none" w:sz="0" w:space="0" w:color="auto"/>
                    <w:right w:val="none" w:sz="0" w:space="0" w:color="auto"/>
                  </w:divBdr>
                </w:div>
                <w:div w:id="2043480207">
                  <w:marLeft w:val="0"/>
                  <w:marRight w:val="0"/>
                  <w:marTop w:val="0"/>
                  <w:marBottom w:val="0"/>
                  <w:divBdr>
                    <w:top w:val="none" w:sz="0" w:space="0" w:color="auto"/>
                    <w:left w:val="none" w:sz="0" w:space="0" w:color="auto"/>
                    <w:bottom w:val="none" w:sz="0" w:space="0" w:color="auto"/>
                    <w:right w:val="none" w:sz="0" w:space="0" w:color="auto"/>
                  </w:divBdr>
                </w:div>
                <w:div w:id="2044165985">
                  <w:marLeft w:val="0"/>
                  <w:marRight w:val="0"/>
                  <w:marTop w:val="0"/>
                  <w:marBottom w:val="0"/>
                  <w:divBdr>
                    <w:top w:val="none" w:sz="0" w:space="0" w:color="auto"/>
                    <w:left w:val="none" w:sz="0" w:space="0" w:color="auto"/>
                    <w:bottom w:val="none" w:sz="0" w:space="0" w:color="auto"/>
                    <w:right w:val="none" w:sz="0" w:space="0" w:color="auto"/>
                  </w:divBdr>
                </w:div>
                <w:div w:id="2047951651">
                  <w:marLeft w:val="0"/>
                  <w:marRight w:val="0"/>
                  <w:marTop w:val="0"/>
                  <w:marBottom w:val="0"/>
                  <w:divBdr>
                    <w:top w:val="none" w:sz="0" w:space="0" w:color="auto"/>
                    <w:left w:val="none" w:sz="0" w:space="0" w:color="auto"/>
                    <w:bottom w:val="none" w:sz="0" w:space="0" w:color="auto"/>
                    <w:right w:val="none" w:sz="0" w:space="0" w:color="auto"/>
                  </w:divBdr>
                </w:div>
                <w:div w:id="2053647585">
                  <w:marLeft w:val="0"/>
                  <w:marRight w:val="0"/>
                  <w:marTop w:val="0"/>
                  <w:marBottom w:val="0"/>
                  <w:divBdr>
                    <w:top w:val="none" w:sz="0" w:space="0" w:color="auto"/>
                    <w:left w:val="none" w:sz="0" w:space="0" w:color="auto"/>
                    <w:bottom w:val="none" w:sz="0" w:space="0" w:color="auto"/>
                    <w:right w:val="none" w:sz="0" w:space="0" w:color="auto"/>
                  </w:divBdr>
                </w:div>
                <w:div w:id="2055621788">
                  <w:marLeft w:val="0"/>
                  <w:marRight w:val="0"/>
                  <w:marTop w:val="0"/>
                  <w:marBottom w:val="0"/>
                  <w:divBdr>
                    <w:top w:val="none" w:sz="0" w:space="0" w:color="auto"/>
                    <w:left w:val="none" w:sz="0" w:space="0" w:color="auto"/>
                    <w:bottom w:val="none" w:sz="0" w:space="0" w:color="auto"/>
                    <w:right w:val="none" w:sz="0" w:space="0" w:color="auto"/>
                  </w:divBdr>
                </w:div>
                <w:div w:id="2062048844">
                  <w:marLeft w:val="0"/>
                  <w:marRight w:val="0"/>
                  <w:marTop w:val="0"/>
                  <w:marBottom w:val="0"/>
                  <w:divBdr>
                    <w:top w:val="none" w:sz="0" w:space="0" w:color="auto"/>
                    <w:left w:val="none" w:sz="0" w:space="0" w:color="auto"/>
                    <w:bottom w:val="none" w:sz="0" w:space="0" w:color="auto"/>
                    <w:right w:val="none" w:sz="0" w:space="0" w:color="auto"/>
                  </w:divBdr>
                </w:div>
                <w:div w:id="2063138825">
                  <w:marLeft w:val="0"/>
                  <w:marRight w:val="0"/>
                  <w:marTop w:val="0"/>
                  <w:marBottom w:val="0"/>
                  <w:divBdr>
                    <w:top w:val="none" w:sz="0" w:space="0" w:color="auto"/>
                    <w:left w:val="none" w:sz="0" w:space="0" w:color="auto"/>
                    <w:bottom w:val="none" w:sz="0" w:space="0" w:color="auto"/>
                    <w:right w:val="none" w:sz="0" w:space="0" w:color="auto"/>
                  </w:divBdr>
                </w:div>
                <w:div w:id="2064713526">
                  <w:marLeft w:val="0"/>
                  <w:marRight w:val="0"/>
                  <w:marTop w:val="0"/>
                  <w:marBottom w:val="0"/>
                  <w:divBdr>
                    <w:top w:val="none" w:sz="0" w:space="0" w:color="auto"/>
                    <w:left w:val="none" w:sz="0" w:space="0" w:color="auto"/>
                    <w:bottom w:val="none" w:sz="0" w:space="0" w:color="auto"/>
                    <w:right w:val="none" w:sz="0" w:space="0" w:color="auto"/>
                  </w:divBdr>
                </w:div>
                <w:div w:id="2066294326">
                  <w:marLeft w:val="0"/>
                  <w:marRight w:val="0"/>
                  <w:marTop w:val="0"/>
                  <w:marBottom w:val="0"/>
                  <w:divBdr>
                    <w:top w:val="none" w:sz="0" w:space="0" w:color="auto"/>
                    <w:left w:val="none" w:sz="0" w:space="0" w:color="auto"/>
                    <w:bottom w:val="none" w:sz="0" w:space="0" w:color="auto"/>
                    <w:right w:val="none" w:sz="0" w:space="0" w:color="auto"/>
                  </w:divBdr>
                </w:div>
                <w:div w:id="2067951954">
                  <w:marLeft w:val="0"/>
                  <w:marRight w:val="0"/>
                  <w:marTop w:val="0"/>
                  <w:marBottom w:val="0"/>
                  <w:divBdr>
                    <w:top w:val="none" w:sz="0" w:space="0" w:color="auto"/>
                    <w:left w:val="none" w:sz="0" w:space="0" w:color="auto"/>
                    <w:bottom w:val="none" w:sz="0" w:space="0" w:color="auto"/>
                    <w:right w:val="none" w:sz="0" w:space="0" w:color="auto"/>
                  </w:divBdr>
                </w:div>
                <w:div w:id="2068414140">
                  <w:marLeft w:val="0"/>
                  <w:marRight w:val="0"/>
                  <w:marTop w:val="0"/>
                  <w:marBottom w:val="0"/>
                  <w:divBdr>
                    <w:top w:val="none" w:sz="0" w:space="0" w:color="auto"/>
                    <w:left w:val="none" w:sz="0" w:space="0" w:color="auto"/>
                    <w:bottom w:val="none" w:sz="0" w:space="0" w:color="auto"/>
                    <w:right w:val="none" w:sz="0" w:space="0" w:color="auto"/>
                  </w:divBdr>
                </w:div>
                <w:div w:id="2074767672">
                  <w:marLeft w:val="0"/>
                  <w:marRight w:val="0"/>
                  <w:marTop w:val="0"/>
                  <w:marBottom w:val="0"/>
                  <w:divBdr>
                    <w:top w:val="none" w:sz="0" w:space="0" w:color="auto"/>
                    <w:left w:val="none" w:sz="0" w:space="0" w:color="auto"/>
                    <w:bottom w:val="none" w:sz="0" w:space="0" w:color="auto"/>
                    <w:right w:val="none" w:sz="0" w:space="0" w:color="auto"/>
                  </w:divBdr>
                </w:div>
                <w:div w:id="2081053985">
                  <w:marLeft w:val="0"/>
                  <w:marRight w:val="0"/>
                  <w:marTop w:val="0"/>
                  <w:marBottom w:val="0"/>
                  <w:divBdr>
                    <w:top w:val="none" w:sz="0" w:space="0" w:color="auto"/>
                    <w:left w:val="none" w:sz="0" w:space="0" w:color="auto"/>
                    <w:bottom w:val="none" w:sz="0" w:space="0" w:color="auto"/>
                    <w:right w:val="none" w:sz="0" w:space="0" w:color="auto"/>
                  </w:divBdr>
                </w:div>
                <w:div w:id="2082287002">
                  <w:marLeft w:val="0"/>
                  <w:marRight w:val="0"/>
                  <w:marTop w:val="0"/>
                  <w:marBottom w:val="0"/>
                  <w:divBdr>
                    <w:top w:val="none" w:sz="0" w:space="0" w:color="auto"/>
                    <w:left w:val="none" w:sz="0" w:space="0" w:color="auto"/>
                    <w:bottom w:val="none" w:sz="0" w:space="0" w:color="auto"/>
                    <w:right w:val="none" w:sz="0" w:space="0" w:color="auto"/>
                  </w:divBdr>
                </w:div>
                <w:div w:id="2086099982">
                  <w:marLeft w:val="0"/>
                  <w:marRight w:val="0"/>
                  <w:marTop w:val="0"/>
                  <w:marBottom w:val="0"/>
                  <w:divBdr>
                    <w:top w:val="none" w:sz="0" w:space="0" w:color="auto"/>
                    <w:left w:val="none" w:sz="0" w:space="0" w:color="auto"/>
                    <w:bottom w:val="none" w:sz="0" w:space="0" w:color="auto"/>
                    <w:right w:val="none" w:sz="0" w:space="0" w:color="auto"/>
                  </w:divBdr>
                </w:div>
                <w:div w:id="2086947765">
                  <w:marLeft w:val="0"/>
                  <w:marRight w:val="0"/>
                  <w:marTop w:val="0"/>
                  <w:marBottom w:val="0"/>
                  <w:divBdr>
                    <w:top w:val="none" w:sz="0" w:space="0" w:color="auto"/>
                    <w:left w:val="none" w:sz="0" w:space="0" w:color="auto"/>
                    <w:bottom w:val="none" w:sz="0" w:space="0" w:color="auto"/>
                    <w:right w:val="none" w:sz="0" w:space="0" w:color="auto"/>
                  </w:divBdr>
                </w:div>
                <w:div w:id="2094744324">
                  <w:marLeft w:val="0"/>
                  <w:marRight w:val="0"/>
                  <w:marTop w:val="0"/>
                  <w:marBottom w:val="0"/>
                  <w:divBdr>
                    <w:top w:val="none" w:sz="0" w:space="0" w:color="auto"/>
                    <w:left w:val="none" w:sz="0" w:space="0" w:color="auto"/>
                    <w:bottom w:val="none" w:sz="0" w:space="0" w:color="auto"/>
                    <w:right w:val="none" w:sz="0" w:space="0" w:color="auto"/>
                  </w:divBdr>
                </w:div>
                <w:div w:id="2095124969">
                  <w:marLeft w:val="0"/>
                  <w:marRight w:val="0"/>
                  <w:marTop w:val="0"/>
                  <w:marBottom w:val="0"/>
                  <w:divBdr>
                    <w:top w:val="none" w:sz="0" w:space="0" w:color="auto"/>
                    <w:left w:val="none" w:sz="0" w:space="0" w:color="auto"/>
                    <w:bottom w:val="none" w:sz="0" w:space="0" w:color="auto"/>
                    <w:right w:val="none" w:sz="0" w:space="0" w:color="auto"/>
                  </w:divBdr>
                </w:div>
                <w:div w:id="2096900734">
                  <w:marLeft w:val="0"/>
                  <w:marRight w:val="0"/>
                  <w:marTop w:val="0"/>
                  <w:marBottom w:val="0"/>
                  <w:divBdr>
                    <w:top w:val="none" w:sz="0" w:space="0" w:color="auto"/>
                    <w:left w:val="none" w:sz="0" w:space="0" w:color="auto"/>
                    <w:bottom w:val="none" w:sz="0" w:space="0" w:color="auto"/>
                    <w:right w:val="none" w:sz="0" w:space="0" w:color="auto"/>
                  </w:divBdr>
                </w:div>
                <w:div w:id="2098482584">
                  <w:marLeft w:val="0"/>
                  <w:marRight w:val="0"/>
                  <w:marTop w:val="0"/>
                  <w:marBottom w:val="0"/>
                  <w:divBdr>
                    <w:top w:val="none" w:sz="0" w:space="0" w:color="auto"/>
                    <w:left w:val="none" w:sz="0" w:space="0" w:color="auto"/>
                    <w:bottom w:val="none" w:sz="0" w:space="0" w:color="auto"/>
                    <w:right w:val="none" w:sz="0" w:space="0" w:color="auto"/>
                  </w:divBdr>
                </w:div>
                <w:div w:id="2098935723">
                  <w:marLeft w:val="0"/>
                  <w:marRight w:val="0"/>
                  <w:marTop w:val="0"/>
                  <w:marBottom w:val="0"/>
                  <w:divBdr>
                    <w:top w:val="none" w:sz="0" w:space="0" w:color="auto"/>
                    <w:left w:val="none" w:sz="0" w:space="0" w:color="auto"/>
                    <w:bottom w:val="none" w:sz="0" w:space="0" w:color="auto"/>
                    <w:right w:val="none" w:sz="0" w:space="0" w:color="auto"/>
                  </w:divBdr>
                </w:div>
                <w:div w:id="2099669924">
                  <w:marLeft w:val="0"/>
                  <w:marRight w:val="0"/>
                  <w:marTop w:val="0"/>
                  <w:marBottom w:val="0"/>
                  <w:divBdr>
                    <w:top w:val="none" w:sz="0" w:space="0" w:color="auto"/>
                    <w:left w:val="none" w:sz="0" w:space="0" w:color="auto"/>
                    <w:bottom w:val="none" w:sz="0" w:space="0" w:color="auto"/>
                    <w:right w:val="none" w:sz="0" w:space="0" w:color="auto"/>
                  </w:divBdr>
                </w:div>
                <w:div w:id="2101439284">
                  <w:marLeft w:val="0"/>
                  <w:marRight w:val="0"/>
                  <w:marTop w:val="0"/>
                  <w:marBottom w:val="0"/>
                  <w:divBdr>
                    <w:top w:val="none" w:sz="0" w:space="0" w:color="auto"/>
                    <w:left w:val="none" w:sz="0" w:space="0" w:color="auto"/>
                    <w:bottom w:val="none" w:sz="0" w:space="0" w:color="auto"/>
                    <w:right w:val="none" w:sz="0" w:space="0" w:color="auto"/>
                  </w:divBdr>
                </w:div>
                <w:div w:id="2102296163">
                  <w:marLeft w:val="0"/>
                  <w:marRight w:val="0"/>
                  <w:marTop w:val="0"/>
                  <w:marBottom w:val="0"/>
                  <w:divBdr>
                    <w:top w:val="none" w:sz="0" w:space="0" w:color="auto"/>
                    <w:left w:val="none" w:sz="0" w:space="0" w:color="auto"/>
                    <w:bottom w:val="none" w:sz="0" w:space="0" w:color="auto"/>
                    <w:right w:val="none" w:sz="0" w:space="0" w:color="auto"/>
                  </w:divBdr>
                </w:div>
                <w:div w:id="2105177091">
                  <w:marLeft w:val="0"/>
                  <w:marRight w:val="0"/>
                  <w:marTop w:val="0"/>
                  <w:marBottom w:val="0"/>
                  <w:divBdr>
                    <w:top w:val="none" w:sz="0" w:space="0" w:color="auto"/>
                    <w:left w:val="none" w:sz="0" w:space="0" w:color="auto"/>
                    <w:bottom w:val="none" w:sz="0" w:space="0" w:color="auto"/>
                    <w:right w:val="none" w:sz="0" w:space="0" w:color="auto"/>
                  </w:divBdr>
                </w:div>
                <w:div w:id="2107262125">
                  <w:marLeft w:val="0"/>
                  <w:marRight w:val="0"/>
                  <w:marTop w:val="0"/>
                  <w:marBottom w:val="0"/>
                  <w:divBdr>
                    <w:top w:val="none" w:sz="0" w:space="0" w:color="auto"/>
                    <w:left w:val="none" w:sz="0" w:space="0" w:color="auto"/>
                    <w:bottom w:val="none" w:sz="0" w:space="0" w:color="auto"/>
                    <w:right w:val="none" w:sz="0" w:space="0" w:color="auto"/>
                  </w:divBdr>
                </w:div>
                <w:div w:id="2116436363">
                  <w:marLeft w:val="0"/>
                  <w:marRight w:val="0"/>
                  <w:marTop w:val="0"/>
                  <w:marBottom w:val="0"/>
                  <w:divBdr>
                    <w:top w:val="none" w:sz="0" w:space="0" w:color="auto"/>
                    <w:left w:val="none" w:sz="0" w:space="0" w:color="auto"/>
                    <w:bottom w:val="none" w:sz="0" w:space="0" w:color="auto"/>
                    <w:right w:val="none" w:sz="0" w:space="0" w:color="auto"/>
                  </w:divBdr>
                </w:div>
                <w:div w:id="2117089402">
                  <w:marLeft w:val="0"/>
                  <w:marRight w:val="0"/>
                  <w:marTop w:val="0"/>
                  <w:marBottom w:val="0"/>
                  <w:divBdr>
                    <w:top w:val="none" w:sz="0" w:space="0" w:color="auto"/>
                    <w:left w:val="none" w:sz="0" w:space="0" w:color="auto"/>
                    <w:bottom w:val="none" w:sz="0" w:space="0" w:color="auto"/>
                    <w:right w:val="none" w:sz="0" w:space="0" w:color="auto"/>
                  </w:divBdr>
                </w:div>
                <w:div w:id="2118140274">
                  <w:marLeft w:val="0"/>
                  <w:marRight w:val="0"/>
                  <w:marTop w:val="0"/>
                  <w:marBottom w:val="0"/>
                  <w:divBdr>
                    <w:top w:val="none" w:sz="0" w:space="0" w:color="auto"/>
                    <w:left w:val="none" w:sz="0" w:space="0" w:color="auto"/>
                    <w:bottom w:val="none" w:sz="0" w:space="0" w:color="auto"/>
                    <w:right w:val="none" w:sz="0" w:space="0" w:color="auto"/>
                  </w:divBdr>
                </w:div>
                <w:div w:id="2120836790">
                  <w:marLeft w:val="0"/>
                  <w:marRight w:val="0"/>
                  <w:marTop w:val="0"/>
                  <w:marBottom w:val="0"/>
                  <w:divBdr>
                    <w:top w:val="none" w:sz="0" w:space="0" w:color="auto"/>
                    <w:left w:val="none" w:sz="0" w:space="0" w:color="auto"/>
                    <w:bottom w:val="none" w:sz="0" w:space="0" w:color="auto"/>
                    <w:right w:val="none" w:sz="0" w:space="0" w:color="auto"/>
                  </w:divBdr>
                </w:div>
                <w:div w:id="2122992558">
                  <w:marLeft w:val="0"/>
                  <w:marRight w:val="0"/>
                  <w:marTop w:val="0"/>
                  <w:marBottom w:val="0"/>
                  <w:divBdr>
                    <w:top w:val="none" w:sz="0" w:space="0" w:color="auto"/>
                    <w:left w:val="none" w:sz="0" w:space="0" w:color="auto"/>
                    <w:bottom w:val="none" w:sz="0" w:space="0" w:color="auto"/>
                    <w:right w:val="none" w:sz="0" w:space="0" w:color="auto"/>
                  </w:divBdr>
                </w:div>
                <w:div w:id="2126577860">
                  <w:marLeft w:val="0"/>
                  <w:marRight w:val="0"/>
                  <w:marTop w:val="0"/>
                  <w:marBottom w:val="0"/>
                  <w:divBdr>
                    <w:top w:val="none" w:sz="0" w:space="0" w:color="auto"/>
                    <w:left w:val="none" w:sz="0" w:space="0" w:color="auto"/>
                    <w:bottom w:val="none" w:sz="0" w:space="0" w:color="auto"/>
                    <w:right w:val="none" w:sz="0" w:space="0" w:color="auto"/>
                  </w:divBdr>
                </w:div>
                <w:div w:id="2129005715">
                  <w:marLeft w:val="0"/>
                  <w:marRight w:val="0"/>
                  <w:marTop w:val="0"/>
                  <w:marBottom w:val="0"/>
                  <w:divBdr>
                    <w:top w:val="none" w:sz="0" w:space="0" w:color="auto"/>
                    <w:left w:val="none" w:sz="0" w:space="0" w:color="auto"/>
                    <w:bottom w:val="none" w:sz="0" w:space="0" w:color="auto"/>
                    <w:right w:val="none" w:sz="0" w:space="0" w:color="auto"/>
                  </w:divBdr>
                </w:div>
                <w:div w:id="2129466178">
                  <w:marLeft w:val="0"/>
                  <w:marRight w:val="0"/>
                  <w:marTop w:val="0"/>
                  <w:marBottom w:val="0"/>
                  <w:divBdr>
                    <w:top w:val="none" w:sz="0" w:space="0" w:color="auto"/>
                    <w:left w:val="none" w:sz="0" w:space="0" w:color="auto"/>
                    <w:bottom w:val="none" w:sz="0" w:space="0" w:color="auto"/>
                    <w:right w:val="none" w:sz="0" w:space="0" w:color="auto"/>
                  </w:divBdr>
                </w:div>
                <w:div w:id="2129859992">
                  <w:marLeft w:val="0"/>
                  <w:marRight w:val="0"/>
                  <w:marTop w:val="0"/>
                  <w:marBottom w:val="0"/>
                  <w:divBdr>
                    <w:top w:val="none" w:sz="0" w:space="0" w:color="auto"/>
                    <w:left w:val="none" w:sz="0" w:space="0" w:color="auto"/>
                    <w:bottom w:val="none" w:sz="0" w:space="0" w:color="auto"/>
                    <w:right w:val="none" w:sz="0" w:space="0" w:color="auto"/>
                  </w:divBdr>
                </w:div>
                <w:div w:id="2134008698">
                  <w:marLeft w:val="0"/>
                  <w:marRight w:val="0"/>
                  <w:marTop w:val="0"/>
                  <w:marBottom w:val="0"/>
                  <w:divBdr>
                    <w:top w:val="none" w:sz="0" w:space="0" w:color="auto"/>
                    <w:left w:val="none" w:sz="0" w:space="0" w:color="auto"/>
                    <w:bottom w:val="none" w:sz="0" w:space="0" w:color="auto"/>
                    <w:right w:val="none" w:sz="0" w:space="0" w:color="auto"/>
                  </w:divBdr>
                </w:div>
                <w:div w:id="2136369396">
                  <w:marLeft w:val="0"/>
                  <w:marRight w:val="0"/>
                  <w:marTop w:val="0"/>
                  <w:marBottom w:val="0"/>
                  <w:divBdr>
                    <w:top w:val="none" w:sz="0" w:space="0" w:color="auto"/>
                    <w:left w:val="none" w:sz="0" w:space="0" w:color="auto"/>
                    <w:bottom w:val="none" w:sz="0" w:space="0" w:color="auto"/>
                    <w:right w:val="none" w:sz="0" w:space="0" w:color="auto"/>
                  </w:divBdr>
                </w:div>
                <w:div w:id="2136562271">
                  <w:marLeft w:val="0"/>
                  <w:marRight w:val="0"/>
                  <w:marTop w:val="0"/>
                  <w:marBottom w:val="0"/>
                  <w:divBdr>
                    <w:top w:val="none" w:sz="0" w:space="0" w:color="auto"/>
                    <w:left w:val="none" w:sz="0" w:space="0" w:color="auto"/>
                    <w:bottom w:val="none" w:sz="0" w:space="0" w:color="auto"/>
                    <w:right w:val="none" w:sz="0" w:space="0" w:color="auto"/>
                  </w:divBdr>
                </w:div>
                <w:div w:id="2141338153">
                  <w:marLeft w:val="0"/>
                  <w:marRight w:val="0"/>
                  <w:marTop w:val="0"/>
                  <w:marBottom w:val="0"/>
                  <w:divBdr>
                    <w:top w:val="none" w:sz="0" w:space="0" w:color="auto"/>
                    <w:left w:val="none" w:sz="0" w:space="0" w:color="auto"/>
                    <w:bottom w:val="none" w:sz="0" w:space="0" w:color="auto"/>
                    <w:right w:val="none" w:sz="0" w:space="0" w:color="auto"/>
                  </w:divBdr>
                </w:div>
                <w:div w:id="2141411534">
                  <w:marLeft w:val="0"/>
                  <w:marRight w:val="0"/>
                  <w:marTop w:val="0"/>
                  <w:marBottom w:val="0"/>
                  <w:divBdr>
                    <w:top w:val="none" w:sz="0" w:space="0" w:color="auto"/>
                    <w:left w:val="none" w:sz="0" w:space="0" w:color="auto"/>
                    <w:bottom w:val="none" w:sz="0" w:space="0" w:color="auto"/>
                    <w:right w:val="none" w:sz="0" w:space="0" w:color="auto"/>
                  </w:divBdr>
                </w:div>
                <w:div w:id="2141416514">
                  <w:marLeft w:val="0"/>
                  <w:marRight w:val="0"/>
                  <w:marTop w:val="0"/>
                  <w:marBottom w:val="0"/>
                  <w:divBdr>
                    <w:top w:val="none" w:sz="0" w:space="0" w:color="auto"/>
                    <w:left w:val="none" w:sz="0" w:space="0" w:color="auto"/>
                    <w:bottom w:val="none" w:sz="0" w:space="0" w:color="auto"/>
                    <w:right w:val="none" w:sz="0" w:space="0" w:color="auto"/>
                  </w:divBdr>
                </w:div>
                <w:div w:id="2142917130">
                  <w:marLeft w:val="0"/>
                  <w:marRight w:val="0"/>
                  <w:marTop w:val="0"/>
                  <w:marBottom w:val="0"/>
                  <w:divBdr>
                    <w:top w:val="none" w:sz="0" w:space="0" w:color="auto"/>
                    <w:left w:val="none" w:sz="0" w:space="0" w:color="auto"/>
                    <w:bottom w:val="none" w:sz="0" w:space="0" w:color="auto"/>
                    <w:right w:val="none" w:sz="0" w:space="0" w:color="auto"/>
                  </w:divBdr>
                </w:div>
                <w:div w:id="2143233038">
                  <w:marLeft w:val="0"/>
                  <w:marRight w:val="0"/>
                  <w:marTop w:val="0"/>
                  <w:marBottom w:val="0"/>
                  <w:divBdr>
                    <w:top w:val="none" w:sz="0" w:space="0" w:color="auto"/>
                    <w:left w:val="none" w:sz="0" w:space="0" w:color="auto"/>
                    <w:bottom w:val="none" w:sz="0" w:space="0" w:color="auto"/>
                    <w:right w:val="none" w:sz="0" w:space="0" w:color="auto"/>
                  </w:divBdr>
                </w:div>
                <w:div w:id="2145001307">
                  <w:marLeft w:val="0"/>
                  <w:marRight w:val="0"/>
                  <w:marTop w:val="0"/>
                  <w:marBottom w:val="0"/>
                  <w:divBdr>
                    <w:top w:val="none" w:sz="0" w:space="0" w:color="auto"/>
                    <w:left w:val="none" w:sz="0" w:space="0" w:color="auto"/>
                    <w:bottom w:val="none" w:sz="0" w:space="0" w:color="auto"/>
                    <w:right w:val="none" w:sz="0" w:space="0" w:color="auto"/>
                  </w:divBdr>
                </w:div>
                <w:div w:id="2146849615">
                  <w:marLeft w:val="0"/>
                  <w:marRight w:val="0"/>
                  <w:marTop w:val="0"/>
                  <w:marBottom w:val="0"/>
                  <w:divBdr>
                    <w:top w:val="none" w:sz="0" w:space="0" w:color="auto"/>
                    <w:left w:val="none" w:sz="0" w:space="0" w:color="auto"/>
                    <w:bottom w:val="none" w:sz="0" w:space="0" w:color="auto"/>
                    <w:right w:val="none" w:sz="0" w:space="0" w:color="auto"/>
                  </w:divBdr>
                </w:div>
              </w:divsChild>
            </w:div>
            <w:div w:id="659238951">
              <w:marLeft w:val="0"/>
              <w:marRight w:val="0"/>
              <w:marTop w:val="0"/>
              <w:marBottom w:val="0"/>
              <w:divBdr>
                <w:top w:val="none" w:sz="0" w:space="0" w:color="auto"/>
                <w:left w:val="none" w:sz="0" w:space="0" w:color="auto"/>
                <w:bottom w:val="none" w:sz="0" w:space="0" w:color="auto"/>
                <w:right w:val="none" w:sz="0" w:space="0" w:color="auto"/>
              </w:divBdr>
            </w:div>
            <w:div w:id="659768640">
              <w:marLeft w:val="0"/>
              <w:marRight w:val="0"/>
              <w:marTop w:val="0"/>
              <w:marBottom w:val="0"/>
              <w:divBdr>
                <w:top w:val="none" w:sz="0" w:space="0" w:color="auto"/>
                <w:left w:val="none" w:sz="0" w:space="0" w:color="auto"/>
                <w:bottom w:val="none" w:sz="0" w:space="0" w:color="auto"/>
                <w:right w:val="none" w:sz="0" w:space="0" w:color="auto"/>
              </w:divBdr>
            </w:div>
            <w:div w:id="660230180">
              <w:marLeft w:val="0"/>
              <w:marRight w:val="0"/>
              <w:marTop w:val="0"/>
              <w:marBottom w:val="0"/>
              <w:divBdr>
                <w:top w:val="none" w:sz="0" w:space="0" w:color="auto"/>
                <w:left w:val="none" w:sz="0" w:space="0" w:color="auto"/>
                <w:bottom w:val="none" w:sz="0" w:space="0" w:color="auto"/>
                <w:right w:val="none" w:sz="0" w:space="0" w:color="auto"/>
              </w:divBdr>
            </w:div>
            <w:div w:id="660738637">
              <w:marLeft w:val="0"/>
              <w:marRight w:val="0"/>
              <w:marTop w:val="0"/>
              <w:marBottom w:val="0"/>
              <w:divBdr>
                <w:top w:val="none" w:sz="0" w:space="0" w:color="auto"/>
                <w:left w:val="none" w:sz="0" w:space="0" w:color="auto"/>
                <w:bottom w:val="none" w:sz="0" w:space="0" w:color="auto"/>
                <w:right w:val="none" w:sz="0" w:space="0" w:color="auto"/>
              </w:divBdr>
            </w:div>
            <w:div w:id="660818677">
              <w:marLeft w:val="0"/>
              <w:marRight w:val="0"/>
              <w:marTop w:val="0"/>
              <w:marBottom w:val="0"/>
              <w:divBdr>
                <w:top w:val="none" w:sz="0" w:space="0" w:color="auto"/>
                <w:left w:val="none" w:sz="0" w:space="0" w:color="auto"/>
                <w:bottom w:val="none" w:sz="0" w:space="0" w:color="auto"/>
                <w:right w:val="none" w:sz="0" w:space="0" w:color="auto"/>
              </w:divBdr>
            </w:div>
            <w:div w:id="661399074">
              <w:marLeft w:val="0"/>
              <w:marRight w:val="0"/>
              <w:marTop w:val="0"/>
              <w:marBottom w:val="0"/>
              <w:divBdr>
                <w:top w:val="none" w:sz="0" w:space="0" w:color="auto"/>
                <w:left w:val="none" w:sz="0" w:space="0" w:color="auto"/>
                <w:bottom w:val="none" w:sz="0" w:space="0" w:color="auto"/>
                <w:right w:val="none" w:sz="0" w:space="0" w:color="auto"/>
              </w:divBdr>
            </w:div>
            <w:div w:id="662703050">
              <w:marLeft w:val="0"/>
              <w:marRight w:val="0"/>
              <w:marTop w:val="0"/>
              <w:marBottom w:val="0"/>
              <w:divBdr>
                <w:top w:val="none" w:sz="0" w:space="0" w:color="auto"/>
                <w:left w:val="none" w:sz="0" w:space="0" w:color="auto"/>
                <w:bottom w:val="none" w:sz="0" w:space="0" w:color="auto"/>
                <w:right w:val="none" w:sz="0" w:space="0" w:color="auto"/>
              </w:divBdr>
            </w:div>
            <w:div w:id="663122735">
              <w:marLeft w:val="0"/>
              <w:marRight w:val="0"/>
              <w:marTop w:val="0"/>
              <w:marBottom w:val="0"/>
              <w:divBdr>
                <w:top w:val="none" w:sz="0" w:space="0" w:color="auto"/>
                <w:left w:val="none" w:sz="0" w:space="0" w:color="auto"/>
                <w:bottom w:val="none" w:sz="0" w:space="0" w:color="auto"/>
                <w:right w:val="none" w:sz="0" w:space="0" w:color="auto"/>
              </w:divBdr>
            </w:div>
            <w:div w:id="664433109">
              <w:marLeft w:val="0"/>
              <w:marRight w:val="0"/>
              <w:marTop w:val="0"/>
              <w:marBottom w:val="0"/>
              <w:divBdr>
                <w:top w:val="none" w:sz="0" w:space="0" w:color="auto"/>
                <w:left w:val="none" w:sz="0" w:space="0" w:color="auto"/>
                <w:bottom w:val="none" w:sz="0" w:space="0" w:color="auto"/>
                <w:right w:val="none" w:sz="0" w:space="0" w:color="auto"/>
              </w:divBdr>
            </w:div>
            <w:div w:id="666245670">
              <w:marLeft w:val="0"/>
              <w:marRight w:val="0"/>
              <w:marTop w:val="0"/>
              <w:marBottom w:val="0"/>
              <w:divBdr>
                <w:top w:val="none" w:sz="0" w:space="0" w:color="auto"/>
                <w:left w:val="none" w:sz="0" w:space="0" w:color="auto"/>
                <w:bottom w:val="none" w:sz="0" w:space="0" w:color="auto"/>
                <w:right w:val="none" w:sz="0" w:space="0" w:color="auto"/>
              </w:divBdr>
            </w:div>
            <w:div w:id="672805259">
              <w:marLeft w:val="0"/>
              <w:marRight w:val="0"/>
              <w:marTop w:val="0"/>
              <w:marBottom w:val="0"/>
              <w:divBdr>
                <w:top w:val="none" w:sz="0" w:space="0" w:color="auto"/>
                <w:left w:val="none" w:sz="0" w:space="0" w:color="auto"/>
                <w:bottom w:val="none" w:sz="0" w:space="0" w:color="auto"/>
                <w:right w:val="none" w:sz="0" w:space="0" w:color="auto"/>
              </w:divBdr>
            </w:div>
            <w:div w:id="672955294">
              <w:marLeft w:val="0"/>
              <w:marRight w:val="0"/>
              <w:marTop w:val="0"/>
              <w:marBottom w:val="0"/>
              <w:divBdr>
                <w:top w:val="none" w:sz="0" w:space="0" w:color="auto"/>
                <w:left w:val="none" w:sz="0" w:space="0" w:color="auto"/>
                <w:bottom w:val="none" w:sz="0" w:space="0" w:color="auto"/>
                <w:right w:val="none" w:sz="0" w:space="0" w:color="auto"/>
              </w:divBdr>
            </w:div>
            <w:div w:id="675770373">
              <w:marLeft w:val="0"/>
              <w:marRight w:val="0"/>
              <w:marTop w:val="0"/>
              <w:marBottom w:val="0"/>
              <w:divBdr>
                <w:top w:val="none" w:sz="0" w:space="0" w:color="auto"/>
                <w:left w:val="none" w:sz="0" w:space="0" w:color="auto"/>
                <w:bottom w:val="none" w:sz="0" w:space="0" w:color="auto"/>
                <w:right w:val="none" w:sz="0" w:space="0" w:color="auto"/>
              </w:divBdr>
            </w:div>
            <w:div w:id="678238679">
              <w:marLeft w:val="0"/>
              <w:marRight w:val="0"/>
              <w:marTop w:val="0"/>
              <w:marBottom w:val="0"/>
              <w:divBdr>
                <w:top w:val="none" w:sz="0" w:space="0" w:color="auto"/>
                <w:left w:val="none" w:sz="0" w:space="0" w:color="auto"/>
                <w:bottom w:val="none" w:sz="0" w:space="0" w:color="auto"/>
                <w:right w:val="none" w:sz="0" w:space="0" w:color="auto"/>
              </w:divBdr>
            </w:div>
            <w:div w:id="679549559">
              <w:marLeft w:val="0"/>
              <w:marRight w:val="0"/>
              <w:marTop w:val="0"/>
              <w:marBottom w:val="0"/>
              <w:divBdr>
                <w:top w:val="none" w:sz="0" w:space="0" w:color="auto"/>
                <w:left w:val="none" w:sz="0" w:space="0" w:color="auto"/>
                <w:bottom w:val="none" w:sz="0" w:space="0" w:color="auto"/>
                <w:right w:val="none" w:sz="0" w:space="0" w:color="auto"/>
              </w:divBdr>
            </w:div>
            <w:div w:id="682053019">
              <w:marLeft w:val="0"/>
              <w:marRight w:val="0"/>
              <w:marTop w:val="0"/>
              <w:marBottom w:val="0"/>
              <w:divBdr>
                <w:top w:val="none" w:sz="0" w:space="0" w:color="auto"/>
                <w:left w:val="none" w:sz="0" w:space="0" w:color="auto"/>
                <w:bottom w:val="none" w:sz="0" w:space="0" w:color="auto"/>
                <w:right w:val="none" w:sz="0" w:space="0" w:color="auto"/>
              </w:divBdr>
            </w:div>
            <w:div w:id="682324612">
              <w:marLeft w:val="0"/>
              <w:marRight w:val="0"/>
              <w:marTop w:val="0"/>
              <w:marBottom w:val="0"/>
              <w:divBdr>
                <w:top w:val="none" w:sz="0" w:space="0" w:color="auto"/>
                <w:left w:val="none" w:sz="0" w:space="0" w:color="auto"/>
                <w:bottom w:val="none" w:sz="0" w:space="0" w:color="auto"/>
                <w:right w:val="none" w:sz="0" w:space="0" w:color="auto"/>
              </w:divBdr>
            </w:div>
            <w:div w:id="684088275">
              <w:marLeft w:val="0"/>
              <w:marRight w:val="0"/>
              <w:marTop w:val="0"/>
              <w:marBottom w:val="0"/>
              <w:divBdr>
                <w:top w:val="none" w:sz="0" w:space="0" w:color="auto"/>
                <w:left w:val="none" w:sz="0" w:space="0" w:color="auto"/>
                <w:bottom w:val="none" w:sz="0" w:space="0" w:color="auto"/>
                <w:right w:val="none" w:sz="0" w:space="0" w:color="auto"/>
              </w:divBdr>
            </w:div>
            <w:div w:id="684482022">
              <w:marLeft w:val="0"/>
              <w:marRight w:val="0"/>
              <w:marTop w:val="0"/>
              <w:marBottom w:val="0"/>
              <w:divBdr>
                <w:top w:val="none" w:sz="0" w:space="0" w:color="auto"/>
                <w:left w:val="none" w:sz="0" w:space="0" w:color="auto"/>
                <w:bottom w:val="none" w:sz="0" w:space="0" w:color="auto"/>
                <w:right w:val="none" w:sz="0" w:space="0" w:color="auto"/>
              </w:divBdr>
            </w:div>
            <w:div w:id="684598527">
              <w:marLeft w:val="0"/>
              <w:marRight w:val="0"/>
              <w:marTop w:val="0"/>
              <w:marBottom w:val="0"/>
              <w:divBdr>
                <w:top w:val="none" w:sz="0" w:space="0" w:color="auto"/>
                <w:left w:val="none" w:sz="0" w:space="0" w:color="auto"/>
                <w:bottom w:val="none" w:sz="0" w:space="0" w:color="auto"/>
                <w:right w:val="none" w:sz="0" w:space="0" w:color="auto"/>
              </w:divBdr>
            </w:div>
            <w:div w:id="684669030">
              <w:marLeft w:val="0"/>
              <w:marRight w:val="0"/>
              <w:marTop w:val="0"/>
              <w:marBottom w:val="0"/>
              <w:divBdr>
                <w:top w:val="none" w:sz="0" w:space="0" w:color="auto"/>
                <w:left w:val="none" w:sz="0" w:space="0" w:color="auto"/>
                <w:bottom w:val="none" w:sz="0" w:space="0" w:color="auto"/>
                <w:right w:val="none" w:sz="0" w:space="0" w:color="auto"/>
              </w:divBdr>
            </w:div>
            <w:div w:id="685601561">
              <w:marLeft w:val="0"/>
              <w:marRight w:val="0"/>
              <w:marTop w:val="0"/>
              <w:marBottom w:val="0"/>
              <w:divBdr>
                <w:top w:val="none" w:sz="0" w:space="0" w:color="auto"/>
                <w:left w:val="none" w:sz="0" w:space="0" w:color="auto"/>
                <w:bottom w:val="none" w:sz="0" w:space="0" w:color="auto"/>
                <w:right w:val="none" w:sz="0" w:space="0" w:color="auto"/>
              </w:divBdr>
            </w:div>
            <w:div w:id="686055549">
              <w:marLeft w:val="0"/>
              <w:marRight w:val="0"/>
              <w:marTop w:val="0"/>
              <w:marBottom w:val="0"/>
              <w:divBdr>
                <w:top w:val="none" w:sz="0" w:space="0" w:color="auto"/>
                <w:left w:val="none" w:sz="0" w:space="0" w:color="auto"/>
                <w:bottom w:val="none" w:sz="0" w:space="0" w:color="auto"/>
                <w:right w:val="none" w:sz="0" w:space="0" w:color="auto"/>
              </w:divBdr>
            </w:div>
            <w:div w:id="687831656">
              <w:marLeft w:val="0"/>
              <w:marRight w:val="0"/>
              <w:marTop w:val="0"/>
              <w:marBottom w:val="0"/>
              <w:divBdr>
                <w:top w:val="none" w:sz="0" w:space="0" w:color="auto"/>
                <w:left w:val="none" w:sz="0" w:space="0" w:color="auto"/>
                <w:bottom w:val="none" w:sz="0" w:space="0" w:color="auto"/>
                <w:right w:val="none" w:sz="0" w:space="0" w:color="auto"/>
              </w:divBdr>
            </w:div>
            <w:div w:id="689911717">
              <w:marLeft w:val="0"/>
              <w:marRight w:val="0"/>
              <w:marTop w:val="0"/>
              <w:marBottom w:val="0"/>
              <w:divBdr>
                <w:top w:val="none" w:sz="0" w:space="0" w:color="auto"/>
                <w:left w:val="none" w:sz="0" w:space="0" w:color="auto"/>
                <w:bottom w:val="none" w:sz="0" w:space="0" w:color="auto"/>
                <w:right w:val="none" w:sz="0" w:space="0" w:color="auto"/>
              </w:divBdr>
            </w:div>
            <w:div w:id="690034176">
              <w:marLeft w:val="0"/>
              <w:marRight w:val="0"/>
              <w:marTop w:val="0"/>
              <w:marBottom w:val="0"/>
              <w:divBdr>
                <w:top w:val="none" w:sz="0" w:space="0" w:color="auto"/>
                <w:left w:val="none" w:sz="0" w:space="0" w:color="auto"/>
                <w:bottom w:val="none" w:sz="0" w:space="0" w:color="auto"/>
                <w:right w:val="none" w:sz="0" w:space="0" w:color="auto"/>
              </w:divBdr>
            </w:div>
            <w:div w:id="691536750">
              <w:marLeft w:val="0"/>
              <w:marRight w:val="0"/>
              <w:marTop w:val="0"/>
              <w:marBottom w:val="0"/>
              <w:divBdr>
                <w:top w:val="none" w:sz="0" w:space="0" w:color="auto"/>
                <w:left w:val="none" w:sz="0" w:space="0" w:color="auto"/>
                <w:bottom w:val="none" w:sz="0" w:space="0" w:color="auto"/>
                <w:right w:val="none" w:sz="0" w:space="0" w:color="auto"/>
              </w:divBdr>
            </w:div>
            <w:div w:id="692266220">
              <w:marLeft w:val="0"/>
              <w:marRight w:val="0"/>
              <w:marTop w:val="0"/>
              <w:marBottom w:val="0"/>
              <w:divBdr>
                <w:top w:val="none" w:sz="0" w:space="0" w:color="auto"/>
                <w:left w:val="none" w:sz="0" w:space="0" w:color="auto"/>
                <w:bottom w:val="none" w:sz="0" w:space="0" w:color="auto"/>
                <w:right w:val="none" w:sz="0" w:space="0" w:color="auto"/>
              </w:divBdr>
            </w:div>
            <w:div w:id="693773965">
              <w:marLeft w:val="0"/>
              <w:marRight w:val="0"/>
              <w:marTop w:val="0"/>
              <w:marBottom w:val="0"/>
              <w:divBdr>
                <w:top w:val="none" w:sz="0" w:space="0" w:color="auto"/>
                <w:left w:val="none" w:sz="0" w:space="0" w:color="auto"/>
                <w:bottom w:val="none" w:sz="0" w:space="0" w:color="auto"/>
                <w:right w:val="none" w:sz="0" w:space="0" w:color="auto"/>
              </w:divBdr>
            </w:div>
            <w:div w:id="695543557">
              <w:marLeft w:val="0"/>
              <w:marRight w:val="0"/>
              <w:marTop w:val="0"/>
              <w:marBottom w:val="0"/>
              <w:divBdr>
                <w:top w:val="none" w:sz="0" w:space="0" w:color="auto"/>
                <w:left w:val="none" w:sz="0" w:space="0" w:color="auto"/>
                <w:bottom w:val="none" w:sz="0" w:space="0" w:color="auto"/>
                <w:right w:val="none" w:sz="0" w:space="0" w:color="auto"/>
              </w:divBdr>
            </w:div>
            <w:div w:id="696001208">
              <w:marLeft w:val="0"/>
              <w:marRight w:val="0"/>
              <w:marTop w:val="0"/>
              <w:marBottom w:val="0"/>
              <w:divBdr>
                <w:top w:val="none" w:sz="0" w:space="0" w:color="auto"/>
                <w:left w:val="none" w:sz="0" w:space="0" w:color="auto"/>
                <w:bottom w:val="none" w:sz="0" w:space="0" w:color="auto"/>
                <w:right w:val="none" w:sz="0" w:space="0" w:color="auto"/>
              </w:divBdr>
            </w:div>
            <w:div w:id="696395480">
              <w:marLeft w:val="0"/>
              <w:marRight w:val="0"/>
              <w:marTop w:val="0"/>
              <w:marBottom w:val="0"/>
              <w:divBdr>
                <w:top w:val="none" w:sz="0" w:space="0" w:color="auto"/>
                <w:left w:val="none" w:sz="0" w:space="0" w:color="auto"/>
                <w:bottom w:val="none" w:sz="0" w:space="0" w:color="auto"/>
                <w:right w:val="none" w:sz="0" w:space="0" w:color="auto"/>
              </w:divBdr>
            </w:div>
            <w:div w:id="697437197">
              <w:marLeft w:val="0"/>
              <w:marRight w:val="0"/>
              <w:marTop w:val="0"/>
              <w:marBottom w:val="0"/>
              <w:divBdr>
                <w:top w:val="none" w:sz="0" w:space="0" w:color="auto"/>
                <w:left w:val="none" w:sz="0" w:space="0" w:color="auto"/>
                <w:bottom w:val="none" w:sz="0" w:space="0" w:color="auto"/>
                <w:right w:val="none" w:sz="0" w:space="0" w:color="auto"/>
              </w:divBdr>
            </w:div>
            <w:div w:id="697587115">
              <w:marLeft w:val="0"/>
              <w:marRight w:val="0"/>
              <w:marTop w:val="0"/>
              <w:marBottom w:val="0"/>
              <w:divBdr>
                <w:top w:val="none" w:sz="0" w:space="0" w:color="auto"/>
                <w:left w:val="none" w:sz="0" w:space="0" w:color="auto"/>
                <w:bottom w:val="none" w:sz="0" w:space="0" w:color="auto"/>
                <w:right w:val="none" w:sz="0" w:space="0" w:color="auto"/>
              </w:divBdr>
            </w:div>
            <w:div w:id="699358234">
              <w:marLeft w:val="0"/>
              <w:marRight w:val="0"/>
              <w:marTop w:val="0"/>
              <w:marBottom w:val="0"/>
              <w:divBdr>
                <w:top w:val="none" w:sz="0" w:space="0" w:color="auto"/>
                <w:left w:val="none" w:sz="0" w:space="0" w:color="auto"/>
                <w:bottom w:val="none" w:sz="0" w:space="0" w:color="auto"/>
                <w:right w:val="none" w:sz="0" w:space="0" w:color="auto"/>
              </w:divBdr>
            </w:div>
            <w:div w:id="704526068">
              <w:marLeft w:val="0"/>
              <w:marRight w:val="0"/>
              <w:marTop w:val="0"/>
              <w:marBottom w:val="0"/>
              <w:divBdr>
                <w:top w:val="none" w:sz="0" w:space="0" w:color="auto"/>
                <w:left w:val="none" w:sz="0" w:space="0" w:color="auto"/>
                <w:bottom w:val="none" w:sz="0" w:space="0" w:color="auto"/>
                <w:right w:val="none" w:sz="0" w:space="0" w:color="auto"/>
              </w:divBdr>
            </w:div>
            <w:div w:id="705837012">
              <w:marLeft w:val="0"/>
              <w:marRight w:val="0"/>
              <w:marTop w:val="0"/>
              <w:marBottom w:val="0"/>
              <w:divBdr>
                <w:top w:val="none" w:sz="0" w:space="0" w:color="auto"/>
                <w:left w:val="none" w:sz="0" w:space="0" w:color="auto"/>
                <w:bottom w:val="none" w:sz="0" w:space="0" w:color="auto"/>
                <w:right w:val="none" w:sz="0" w:space="0" w:color="auto"/>
              </w:divBdr>
            </w:div>
            <w:div w:id="707416632">
              <w:marLeft w:val="0"/>
              <w:marRight w:val="0"/>
              <w:marTop w:val="0"/>
              <w:marBottom w:val="0"/>
              <w:divBdr>
                <w:top w:val="none" w:sz="0" w:space="0" w:color="auto"/>
                <w:left w:val="none" w:sz="0" w:space="0" w:color="auto"/>
                <w:bottom w:val="none" w:sz="0" w:space="0" w:color="auto"/>
                <w:right w:val="none" w:sz="0" w:space="0" w:color="auto"/>
              </w:divBdr>
            </w:div>
            <w:div w:id="708384605">
              <w:marLeft w:val="0"/>
              <w:marRight w:val="0"/>
              <w:marTop w:val="0"/>
              <w:marBottom w:val="0"/>
              <w:divBdr>
                <w:top w:val="none" w:sz="0" w:space="0" w:color="auto"/>
                <w:left w:val="none" w:sz="0" w:space="0" w:color="auto"/>
                <w:bottom w:val="none" w:sz="0" w:space="0" w:color="auto"/>
                <w:right w:val="none" w:sz="0" w:space="0" w:color="auto"/>
              </w:divBdr>
            </w:div>
            <w:div w:id="709106485">
              <w:marLeft w:val="0"/>
              <w:marRight w:val="0"/>
              <w:marTop w:val="0"/>
              <w:marBottom w:val="0"/>
              <w:divBdr>
                <w:top w:val="none" w:sz="0" w:space="0" w:color="auto"/>
                <w:left w:val="none" w:sz="0" w:space="0" w:color="auto"/>
                <w:bottom w:val="none" w:sz="0" w:space="0" w:color="auto"/>
                <w:right w:val="none" w:sz="0" w:space="0" w:color="auto"/>
              </w:divBdr>
            </w:div>
            <w:div w:id="709577486">
              <w:marLeft w:val="0"/>
              <w:marRight w:val="0"/>
              <w:marTop w:val="0"/>
              <w:marBottom w:val="0"/>
              <w:divBdr>
                <w:top w:val="none" w:sz="0" w:space="0" w:color="auto"/>
                <w:left w:val="none" w:sz="0" w:space="0" w:color="auto"/>
                <w:bottom w:val="none" w:sz="0" w:space="0" w:color="auto"/>
                <w:right w:val="none" w:sz="0" w:space="0" w:color="auto"/>
              </w:divBdr>
            </w:div>
            <w:div w:id="716781446">
              <w:marLeft w:val="0"/>
              <w:marRight w:val="0"/>
              <w:marTop w:val="0"/>
              <w:marBottom w:val="0"/>
              <w:divBdr>
                <w:top w:val="none" w:sz="0" w:space="0" w:color="auto"/>
                <w:left w:val="none" w:sz="0" w:space="0" w:color="auto"/>
                <w:bottom w:val="none" w:sz="0" w:space="0" w:color="auto"/>
                <w:right w:val="none" w:sz="0" w:space="0" w:color="auto"/>
              </w:divBdr>
            </w:div>
            <w:div w:id="716978996">
              <w:marLeft w:val="0"/>
              <w:marRight w:val="0"/>
              <w:marTop w:val="0"/>
              <w:marBottom w:val="0"/>
              <w:divBdr>
                <w:top w:val="none" w:sz="0" w:space="0" w:color="auto"/>
                <w:left w:val="none" w:sz="0" w:space="0" w:color="auto"/>
                <w:bottom w:val="none" w:sz="0" w:space="0" w:color="auto"/>
                <w:right w:val="none" w:sz="0" w:space="0" w:color="auto"/>
              </w:divBdr>
            </w:div>
            <w:div w:id="718866083">
              <w:marLeft w:val="0"/>
              <w:marRight w:val="0"/>
              <w:marTop w:val="0"/>
              <w:marBottom w:val="0"/>
              <w:divBdr>
                <w:top w:val="none" w:sz="0" w:space="0" w:color="auto"/>
                <w:left w:val="none" w:sz="0" w:space="0" w:color="auto"/>
                <w:bottom w:val="none" w:sz="0" w:space="0" w:color="auto"/>
                <w:right w:val="none" w:sz="0" w:space="0" w:color="auto"/>
              </w:divBdr>
            </w:div>
            <w:div w:id="719327635">
              <w:marLeft w:val="0"/>
              <w:marRight w:val="0"/>
              <w:marTop w:val="0"/>
              <w:marBottom w:val="0"/>
              <w:divBdr>
                <w:top w:val="none" w:sz="0" w:space="0" w:color="auto"/>
                <w:left w:val="none" w:sz="0" w:space="0" w:color="auto"/>
                <w:bottom w:val="none" w:sz="0" w:space="0" w:color="auto"/>
                <w:right w:val="none" w:sz="0" w:space="0" w:color="auto"/>
              </w:divBdr>
            </w:div>
            <w:div w:id="721057707">
              <w:marLeft w:val="0"/>
              <w:marRight w:val="0"/>
              <w:marTop w:val="0"/>
              <w:marBottom w:val="0"/>
              <w:divBdr>
                <w:top w:val="none" w:sz="0" w:space="0" w:color="auto"/>
                <w:left w:val="none" w:sz="0" w:space="0" w:color="auto"/>
                <w:bottom w:val="none" w:sz="0" w:space="0" w:color="auto"/>
                <w:right w:val="none" w:sz="0" w:space="0" w:color="auto"/>
              </w:divBdr>
            </w:div>
            <w:div w:id="722631120">
              <w:marLeft w:val="0"/>
              <w:marRight w:val="0"/>
              <w:marTop w:val="0"/>
              <w:marBottom w:val="0"/>
              <w:divBdr>
                <w:top w:val="none" w:sz="0" w:space="0" w:color="auto"/>
                <w:left w:val="none" w:sz="0" w:space="0" w:color="auto"/>
                <w:bottom w:val="none" w:sz="0" w:space="0" w:color="auto"/>
                <w:right w:val="none" w:sz="0" w:space="0" w:color="auto"/>
              </w:divBdr>
            </w:div>
            <w:div w:id="724110000">
              <w:marLeft w:val="0"/>
              <w:marRight w:val="0"/>
              <w:marTop w:val="0"/>
              <w:marBottom w:val="0"/>
              <w:divBdr>
                <w:top w:val="none" w:sz="0" w:space="0" w:color="auto"/>
                <w:left w:val="none" w:sz="0" w:space="0" w:color="auto"/>
                <w:bottom w:val="none" w:sz="0" w:space="0" w:color="auto"/>
                <w:right w:val="none" w:sz="0" w:space="0" w:color="auto"/>
              </w:divBdr>
            </w:div>
            <w:div w:id="724261132">
              <w:marLeft w:val="0"/>
              <w:marRight w:val="0"/>
              <w:marTop w:val="0"/>
              <w:marBottom w:val="0"/>
              <w:divBdr>
                <w:top w:val="none" w:sz="0" w:space="0" w:color="auto"/>
                <w:left w:val="none" w:sz="0" w:space="0" w:color="auto"/>
                <w:bottom w:val="none" w:sz="0" w:space="0" w:color="auto"/>
                <w:right w:val="none" w:sz="0" w:space="0" w:color="auto"/>
              </w:divBdr>
            </w:div>
            <w:div w:id="726418577">
              <w:marLeft w:val="0"/>
              <w:marRight w:val="0"/>
              <w:marTop w:val="0"/>
              <w:marBottom w:val="0"/>
              <w:divBdr>
                <w:top w:val="none" w:sz="0" w:space="0" w:color="auto"/>
                <w:left w:val="none" w:sz="0" w:space="0" w:color="auto"/>
                <w:bottom w:val="none" w:sz="0" w:space="0" w:color="auto"/>
                <w:right w:val="none" w:sz="0" w:space="0" w:color="auto"/>
              </w:divBdr>
            </w:div>
            <w:div w:id="727803412">
              <w:marLeft w:val="0"/>
              <w:marRight w:val="0"/>
              <w:marTop w:val="0"/>
              <w:marBottom w:val="0"/>
              <w:divBdr>
                <w:top w:val="none" w:sz="0" w:space="0" w:color="auto"/>
                <w:left w:val="none" w:sz="0" w:space="0" w:color="auto"/>
                <w:bottom w:val="none" w:sz="0" w:space="0" w:color="auto"/>
                <w:right w:val="none" w:sz="0" w:space="0" w:color="auto"/>
              </w:divBdr>
            </w:div>
            <w:div w:id="728461009">
              <w:marLeft w:val="0"/>
              <w:marRight w:val="0"/>
              <w:marTop w:val="0"/>
              <w:marBottom w:val="0"/>
              <w:divBdr>
                <w:top w:val="none" w:sz="0" w:space="0" w:color="auto"/>
                <w:left w:val="none" w:sz="0" w:space="0" w:color="auto"/>
                <w:bottom w:val="none" w:sz="0" w:space="0" w:color="auto"/>
                <w:right w:val="none" w:sz="0" w:space="0" w:color="auto"/>
              </w:divBdr>
            </w:div>
            <w:div w:id="728766418">
              <w:marLeft w:val="0"/>
              <w:marRight w:val="0"/>
              <w:marTop w:val="0"/>
              <w:marBottom w:val="0"/>
              <w:divBdr>
                <w:top w:val="none" w:sz="0" w:space="0" w:color="auto"/>
                <w:left w:val="none" w:sz="0" w:space="0" w:color="auto"/>
                <w:bottom w:val="none" w:sz="0" w:space="0" w:color="auto"/>
                <w:right w:val="none" w:sz="0" w:space="0" w:color="auto"/>
              </w:divBdr>
            </w:div>
            <w:div w:id="732892779">
              <w:marLeft w:val="0"/>
              <w:marRight w:val="0"/>
              <w:marTop w:val="0"/>
              <w:marBottom w:val="0"/>
              <w:divBdr>
                <w:top w:val="none" w:sz="0" w:space="0" w:color="auto"/>
                <w:left w:val="none" w:sz="0" w:space="0" w:color="auto"/>
                <w:bottom w:val="none" w:sz="0" w:space="0" w:color="auto"/>
                <w:right w:val="none" w:sz="0" w:space="0" w:color="auto"/>
              </w:divBdr>
            </w:div>
            <w:div w:id="733161395">
              <w:marLeft w:val="0"/>
              <w:marRight w:val="0"/>
              <w:marTop w:val="0"/>
              <w:marBottom w:val="0"/>
              <w:divBdr>
                <w:top w:val="none" w:sz="0" w:space="0" w:color="auto"/>
                <w:left w:val="none" w:sz="0" w:space="0" w:color="auto"/>
                <w:bottom w:val="none" w:sz="0" w:space="0" w:color="auto"/>
                <w:right w:val="none" w:sz="0" w:space="0" w:color="auto"/>
              </w:divBdr>
            </w:div>
            <w:div w:id="733742915">
              <w:marLeft w:val="0"/>
              <w:marRight w:val="0"/>
              <w:marTop w:val="0"/>
              <w:marBottom w:val="0"/>
              <w:divBdr>
                <w:top w:val="none" w:sz="0" w:space="0" w:color="auto"/>
                <w:left w:val="none" w:sz="0" w:space="0" w:color="auto"/>
                <w:bottom w:val="none" w:sz="0" w:space="0" w:color="auto"/>
                <w:right w:val="none" w:sz="0" w:space="0" w:color="auto"/>
              </w:divBdr>
            </w:div>
            <w:div w:id="739981871">
              <w:marLeft w:val="0"/>
              <w:marRight w:val="0"/>
              <w:marTop w:val="0"/>
              <w:marBottom w:val="0"/>
              <w:divBdr>
                <w:top w:val="none" w:sz="0" w:space="0" w:color="auto"/>
                <w:left w:val="none" w:sz="0" w:space="0" w:color="auto"/>
                <w:bottom w:val="none" w:sz="0" w:space="0" w:color="auto"/>
                <w:right w:val="none" w:sz="0" w:space="0" w:color="auto"/>
              </w:divBdr>
            </w:div>
            <w:div w:id="740443688">
              <w:marLeft w:val="0"/>
              <w:marRight w:val="0"/>
              <w:marTop w:val="0"/>
              <w:marBottom w:val="0"/>
              <w:divBdr>
                <w:top w:val="none" w:sz="0" w:space="0" w:color="auto"/>
                <w:left w:val="none" w:sz="0" w:space="0" w:color="auto"/>
                <w:bottom w:val="none" w:sz="0" w:space="0" w:color="auto"/>
                <w:right w:val="none" w:sz="0" w:space="0" w:color="auto"/>
              </w:divBdr>
            </w:div>
            <w:div w:id="740643257">
              <w:marLeft w:val="0"/>
              <w:marRight w:val="0"/>
              <w:marTop w:val="0"/>
              <w:marBottom w:val="0"/>
              <w:divBdr>
                <w:top w:val="none" w:sz="0" w:space="0" w:color="auto"/>
                <w:left w:val="none" w:sz="0" w:space="0" w:color="auto"/>
                <w:bottom w:val="none" w:sz="0" w:space="0" w:color="auto"/>
                <w:right w:val="none" w:sz="0" w:space="0" w:color="auto"/>
              </w:divBdr>
            </w:div>
            <w:div w:id="744647945">
              <w:marLeft w:val="0"/>
              <w:marRight w:val="0"/>
              <w:marTop w:val="0"/>
              <w:marBottom w:val="0"/>
              <w:divBdr>
                <w:top w:val="none" w:sz="0" w:space="0" w:color="auto"/>
                <w:left w:val="none" w:sz="0" w:space="0" w:color="auto"/>
                <w:bottom w:val="none" w:sz="0" w:space="0" w:color="auto"/>
                <w:right w:val="none" w:sz="0" w:space="0" w:color="auto"/>
              </w:divBdr>
            </w:div>
            <w:div w:id="745419132">
              <w:marLeft w:val="0"/>
              <w:marRight w:val="0"/>
              <w:marTop w:val="0"/>
              <w:marBottom w:val="0"/>
              <w:divBdr>
                <w:top w:val="none" w:sz="0" w:space="0" w:color="auto"/>
                <w:left w:val="none" w:sz="0" w:space="0" w:color="auto"/>
                <w:bottom w:val="none" w:sz="0" w:space="0" w:color="auto"/>
                <w:right w:val="none" w:sz="0" w:space="0" w:color="auto"/>
              </w:divBdr>
              <w:divsChild>
                <w:div w:id="72314917">
                  <w:marLeft w:val="0"/>
                  <w:marRight w:val="0"/>
                  <w:marTop w:val="0"/>
                  <w:marBottom w:val="0"/>
                  <w:divBdr>
                    <w:top w:val="none" w:sz="0" w:space="0" w:color="auto"/>
                    <w:left w:val="none" w:sz="0" w:space="0" w:color="auto"/>
                    <w:bottom w:val="none" w:sz="0" w:space="0" w:color="auto"/>
                    <w:right w:val="none" w:sz="0" w:space="0" w:color="auto"/>
                  </w:divBdr>
                </w:div>
                <w:div w:id="1281953166">
                  <w:marLeft w:val="0"/>
                  <w:marRight w:val="0"/>
                  <w:marTop w:val="0"/>
                  <w:marBottom w:val="0"/>
                  <w:divBdr>
                    <w:top w:val="none" w:sz="0" w:space="0" w:color="auto"/>
                    <w:left w:val="none" w:sz="0" w:space="0" w:color="auto"/>
                    <w:bottom w:val="none" w:sz="0" w:space="0" w:color="auto"/>
                    <w:right w:val="none" w:sz="0" w:space="0" w:color="auto"/>
                  </w:divBdr>
                </w:div>
                <w:div w:id="1798061939">
                  <w:marLeft w:val="0"/>
                  <w:marRight w:val="0"/>
                  <w:marTop w:val="0"/>
                  <w:marBottom w:val="0"/>
                  <w:divBdr>
                    <w:top w:val="none" w:sz="0" w:space="0" w:color="auto"/>
                    <w:left w:val="none" w:sz="0" w:space="0" w:color="auto"/>
                    <w:bottom w:val="none" w:sz="0" w:space="0" w:color="auto"/>
                    <w:right w:val="none" w:sz="0" w:space="0" w:color="auto"/>
                  </w:divBdr>
                </w:div>
                <w:div w:id="1857887409">
                  <w:marLeft w:val="0"/>
                  <w:marRight w:val="0"/>
                  <w:marTop w:val="0"/>
                  <w:marBottom w:val="0"/>
                  <w:divBdr>
                    <w:top w:val="none" w:sz="0" w:space="0" w:color="auto"/>
                    <w:left w:val="none" w:sz="0" w:space="0" w:color="auto"/>
                    <w:bottom w:val="none" w:sz="0" w:space="0" w:color="auto"/>
                    <w:right w:val="none" w:sz="0" w:space="0" w:color="auto"/>
                  </w:divBdr>
                </w:div>
              </w:divsChild>
            </w:div>
            <w:div w:id="749543814">
              <w:marLeft w:val="0"/>
              <w:marRight w:val="0"/>
              <w:marTop w:val="0"/>
              <w:marBottom w:val="0"/>
              <w:divBdr>
                <w:top w:val="none" w:sz="0" w:space="0" w:color="auto"/>
                <w:left w:val="none" w:sz="0" w:space="0" w:color="auto"/>
                <w:bottom w:val="none" w:sz="0" w:space="0" w:color="auto"/>
                <w:right w:val="none" w:sz="0" w:space="0" w:color="auto"/>
              </w:divBdr>
            </w:div>
            <w:div w:id="750081189">
              <w:marLeft w:val="0"/>
              <w:marRight w:val="0"/>
              <w:marTop w:val="0"/>
              <w:marBottom w:val="0"/>
              <w:divBdr>
                <w:top w:val="none" w:sz="0" w:space="0" w:color="auto"/>
                <w:left w:val="none" w:sz="0" w:space="0" w:color="auto"/>
                <w:bottom w:val="none" w:sz="0" w:space="0" w:color="auto"/>
                <w:right w:val="none" w:sz="0" w:space="0" w:color="auto"/>
              </w:divBdr>
            </w:div>
            <w:div w:id="751465823">
              <w:marLeft w:val="0"/>
              <w:marRight w:val="0"/>
              <w:marTop w:val="0"/>
              <w:marBottom w:val="0"/>
              <w:divBdr>
                <w:top w:val="none" w:sz="0" w:space="0" w:color="auto"/>
                <w:left w:val="none" w:sz="0" w:space="0" w:color="auto"/>
                <w:bottom w:val="none" w:sz="0" w:space="0" w:color="auto"/>
                <w:right w:val="none" w:sz="0" w:space="0" w:color="auto"/>
              </w:divBdr>
            </w:div>
            <w:div w:id="754859102">
              <w:marLeft w:val="0"/>
              <w:marRight w:val="0"/>
              <w:marTop w:val="0"/>
              <w:marBottom w:val="0"/>
              <w:divBdr>
                <w:top w:val="none" w:sz="0" w:space="0" w:color="auto"/>
                <w:left w:val="none" w:sz="0" w:space="0" w:color="auto"/>
                <w:bottom w:val="none" w:sz="0" w:space="0" w:color="auto"/>
                <w:right w:val="none" w:sz="0" w:space="0" w:color="auto"/>
              </w:divBdr>
            </w:div>
            <w:div w:id="755592054">
              <w:marLeft w:val="0"/>
              <w:marRight w:val="0"/>
              <w:marTop w:val="0"/>
              <w:marBottom w:val="0"/>
              <w:divBdr>
                <w:top w:val="none" w:sz="0" w:space="0" w:color="auto"/>
                <w:left w:val="none" w:sz="0" w:space="0" w:color="auto"/>
                <w:bottom w:val="none" w:sz="0" w:space="0" w:color="auto"/>
                <w:right w:val="none" w:sz="0" w:space="0" w:color="auto"/>
              </w:divBdr>
            </w:div>
            <w:div w:id="759330632">
              <w:marLeft w:val="0"/>
              <w:marRight w:val="0"/>
              <w:marTop w:val="0"/>
              <w:marBottom w:val="0"/>
              <w:divBdr>
                <w:top w:val="none" w:sz="0" w:space="0" w:color="auto"/>
                <w:left w:val="none" w:sz="0" w:space="0" w:color="auto"/>
                <w:bottom w:val="none" w:sz="0" w:space="0" w:color="auto"/>
                <w:right w:val="none" w:sz="0" w:space="0" w:color="auto"/>
              </w:divBdr>
            </w:div>
            <w:div w:id="759571466">
              <w:marLeft w:val="0"/>
              <w:marRight w:val="0"/>
              <w:marTop w:val="0"/>
              <w:marBottom w:val="0"/>
              <w:divBdr>
                <w:top w:val="none" w:sz="0" w:space="0" w:color="auto"/>
                <w:left w:val="none" w:sz="0" w:space="0" w:color="auto"/>
                <w:bottom w:val="none" w:sz="0" w:space="0" w:color="auto"/>
                <w:right w:val="none" w:sz="0" w:space="0" w:color="auto"/>
              </w:divBdr>
            </w:div>
            <w:div w:id="759712850">
              <w:marLeft w:val="0"/>
              <w:marRight w:val="0"/>
              <w:marTop w:val="0"/>
              <w:marBottom w:val="0"/>
              <w:divBdr>
                <w:top w:val="none" w:sz="0" w:space="0" w:color="auto"/>
                <w:left w:val="none" w:sz="0" w:space="0" w:color="auto"/>
                <w:bottom w:val="none" w:sz="0" w:space="0" w:color="auto"/>
                <w:right w:val="none" w:sz="0" w:space="0" w:color="auto"/>
              </w:divBdr>
            </w:div>
            <w:div w:id="759915490">
              <w:marLeft w:val="0"/>
              <w:marRight w:val="0"/>
              <w:marTop w:val="0"/>
              <w:marBottom w:val="0"/>
              <w:divBdr>
                <w:top w:val="none" w:sz="0" w:space="0" w:color="auto"/>
                <w:left w:val="none" w:sz="0" w:space="0" w:color="auto"/>
                <w:bottom w:val="none" w:sz="0" w:space="0" w:color="auto"/>
                <w:right w:val="none" w:sz="0" w:space="0" w:color="auto"/>
              </w:divBdr>
            </w:div>
            <w:div w:id="762453899">
              <w:marLeft w:val="0"/>
              <w:marRight w:val="0"/>
              <w:marTop w:val="0"/>
              <w:marBottom w:val="0"/>
              <w:divBdr>
                <w:top w:val="none" w:sz="0" w:space="0" w:color="auto"/>
                <w:left w:val="none" w:sz="0" w:space="0" w:color="auto"/>
                <w:bottom w:val="none" w:sz="0" w:space="0" w:color="auto"/>
                <w:right w:val="none" w:sz="0" w:space="0" w:color="auto"/>
              </w:divBdr>
            </w:div>
            <w:div w:id="762646676">
              <w:marLeft w:val="0"/>
              <w:marRight w:val="0"/>
              <w:marTop w:val="0"/>
              <w:marBottom w:val="0"/>
              <w:divBdr>
                <w:top w:val="none" w:sz="0" w:space="0" w:color="auto"/>
                <w:left w:val="none" w:sz="0" w:space="0" w:color="auto"/>
                <w:bottom w:val="none" w:sz="0" w:space="0" w:color="auto"/>
                <w:right w:val="none" w:sz="0" w:space="0" w:color="auto"/>
              </w:divBdr>
            </w:div>
            <w:div w:id="768503246">
              <w:marLeft w:val="0"/>
              <w:marRight w:val="0"/>
              <w:marTop w:val="0"/>
              <w:marBottom w:val="0"/>
              <w:divBdr>
                <w:top w:val="none" w:sz="0" w:space="0" w:color="auto"/>
                <w:left w:val="none" w:sz="0" w:space="0" w:color="auto"/>
                <w:bottom w:val="none" w:sz="0" w:space="0" w:color="auto"/>
                <w:right w:val="none" w:sz="0" w:space="0" w:color="auto"/>
              </w:divBdr>
            </w:div>
            <w:div w:id="769936546">
              <w:marLeft w:val="0"/>
              <w:marRight w:val="0"/>
              <w:marTop w:val="0"/>
              <w:marBottom w:val="0"/>
              <w:divBdr>
                <w:top w:val="none" w:sz="0" w:space="0" w:color="auto"/>
                <w:left w:val="none" w:sz="0" w:space="0" w:color="auto"/>
                <w:bottom w:val="none" w:sz="0" w:space="0" w:color="auto"/>
                <w:right w:val="none" w:sz="0" w:space="0" w:color="auto"/>
              </w:divBdr>
            </w:div>
            <w:div w:id="777142078">
              <w:marLeft w:val="0"/>
              <w:marRight w:val="0"/>
              <w:marTop w:val="0"/>
              <w:marBottom w:val="0"/>
              <w:divBdr>
                <w:top w:val="none" w:sz="0" w:space="0" w:color="auto"/>
                <w:left w:val="none" w:sz="0" w:space="0" w:color="auto"/>
                <w:bottom w:val="none" w:sz="0" w:space="0" w:color="auto"/>
                <w:right w:val="none" w:sz="0" w:space="0" w:color="auto"/>
              </w:divBdr>
            </w:div>
            <w:div w:id="777721073">
              <w:marLeft w:val="0"/>
              <w:marRight w:val="0"/>
              <w:marTop w:val="0"/>
              <w:marBottom w:val="0"/>
              <w:divBdr>
                <w:top w:val="none" w:sz="0" w:space="0" w:color="auto"/>
                <w:left w:val="none" w:sz="0" w:space="0" w:color="auto"/>
                <w:bottom w:val="none" w:sz="0" w:space="0" w:color="auto"/>
                <w:right w:val="none" w:sz="0" w:space="0" w:color="auto"/>
              </w:divBdr>
            </w:div>
            <w:div w:id="779225703">
              <w:marLeft w:val="0"/>
              <w:marRight w:val="0"/>
              <w:marTop w:val="0"/>
              <w:marBottom w:val="0"/>
              <w:divBdr>
                <w:top w:val="none" w:sz="0" w:space="0" w:color="auto"/>
                <w:left w:val="none" w:sz="0" w:space="0" w:color="auto"/>
                <w:bottom w:val="none" w:sz="0" w:space="0" w:color="auto"/>
                <w:right w:val="none" w:sz="0" w:space="0" w:color="auto"/>
              </w:divBdr>
            </w:div>
            <w:div w:id="782923326">
              <w:marLeft w:val="0"/>
              <w:marRight w:val="0"/>
              <w:marTop w:val="0"/>
              <w:marBottom w:val="0"/>
              <w:divBdr>
                <w:top w:val="none" w:sz="0" w:space="0" w:color="auto"/>
                <w:left w:val="none" w:sz="0" w:space="0" w:color="auto"/>
                <w:bottom w:val="none" w:sz="0" w:space="0" w:color="auto"/>
                <w:right w:val="none" w:sz="0" w:space="0" w:color="auto"/>
              </w:divBdr>
              <w:divsChild>
                <w:div w:id="384179978">
                  <w:marLeft w:val="0"/>
                  <w:marRight w:val="0"/>
                  <w:marTop w:val="0"/>
                  <w:marBottom w:val="0"/>
                  <w:divBdr>
                    <w:top w:val="none" w:sz="0" w:space="0" w:color="auto"/>
                    <w:left w:val="none" w:sz="0" w:space="0" w:color="auto"/>
                    <w:bottom w:val="none" w:sz="0" w:space="0" w:color="auto"/>
                    <w:right w:val="none" w:sz="0" w:space="0" w:color="auto"/>
                  </w:divBdr>
                </w:div>
                <w:div w:id="431166944">
                  <w:marLeft w:val="0"/>
                  <w:marRight w:val="0"/>
                  <w:marTop w:val="0"/>
                  <w:marBottom w:val="0"/>
                  <w:divBdr>
                    <w:top w:val="none" w:sz="0" w:space="0" w:color="auto"/>
                    <w:left w:val="none" w:sz="0" w:space="0" w:color="auto"/>
                    <w:bottom w:val="none" w:sz="0" w:space="0" w:color="auto"/>
                    <w:right w:val="none" w:sz="0" w:space="0" w:color="auto"/>
                  </w:divBdr>
                </w:div>
                <w:div w:id="537201939">
                  <w:marLeft w:val="0"/>
                  <w:marRight w:val="0"/>
                  <w:marTop w:val="0"/>
                  <w:marBottom w:val="0"/>
                  <w:divBdr>
                    <w:top w:val="none" w:sz="0" w:space="0" w:color="auto"/>
                    <w:left w:val="none" w:sz="0" w:space="0" w:color="auto"/>
                    <w:bottom w:val="none" w:sz="0" w:space="0" w:color="auto"/>
                    <w:right w:val="none" w:sz="0" w:space="0" w:color="auto"/>
                  </w:divBdr>
                </w:div>
                <w:div w:id="1658608407">
                  <w:marLeft w:val="0"/>
                  <w:marRight w:val="0"/>
                  <w:marTop w:val="0"/>
                  <w:marBottom w:val="0"/>
                  <w:divBdr>
                    <w:top w:val="none" w:sz="0" w:space="0" w:color="auto"/>
                    <w:left w:val="none" w:sz="0" w:space="0" w:color="auto"/>
                    <w:bottom w:val="none" w:sz="0" w:space="0" w:color="auto"/>
                    <w:right w:val="none" w:sz="0" w:space="0" w:color="auto"/>
                  </w:divBdr>
                </w:div>
              </w:divsChild>
            </w:div>
            <w:div w:id="784888108">
              <w:marLeft w:val="0"/>
              <w:marRight w:val="0"/>
              <w:marTop w:val="0"/>
              <w:marBottom w:val="0"/>
              <w:divBdr>
                <w:top w:val="none" w:sz="0" w:space="0" w:color="auto"/>
                <w:left w:val="none" w:sz="0" w:space="0" w:color="auto"/>
                <w:bottom w:val="none" w:sz="0" w:space="0" w:color="auto"/>
                <w:right w:val="none" w:sz="0" w:space="0" w:color="auto"/>
              </w:divBdr>
            </w:div>
            <w:div w:id="785657483">
              <w:marLeft w:val="0"/>
              <w:marRight w:val="0"/>
              <w:marTop w:val="0"/>
              <w:marBottom w:val="0"/>
              <w:divBdr>
                <w:top w:val="none" w:sz="0" w:space="0" w:color="auto"/>
                <w:left w:val="none" w:sz="0" w:space="0" w:color="auto"/>
                <w:bottom w:val="none" w:sz="0" w:space="0" w:color="auto"/>
                <w:right w:val="none" w:sz="0" w:space="0" w:color="auto"/>
              </w:divBdr>
            </w:div>
            <w:div w:id="786855896">
              <w:marLeft w:val="0"/>
              <w:marRight w:val="0"/>
              <w:marTop w:val="0"/>
              <w:marBottom w:val="0"/>
              <w:divBdr>
                <w:top w:val="none" w:sz="0" w:space="0" w:color="auto"/>
                <w:left w:val="none" w:sz="0" w:space="0" w:color="auto"/>
                <w:bottom w:val="none" w:sz="0" w:space="0" w:color="auto"/>
                <w:right w:val="none" w:sz="0" w:space="0" w:color="auto"/>
              </w:divBdr>
            </w:div>
            <w:div w:id="787049720">
              <w:marLeft w:val="0"/>
              <w:marRight w:val="0"/>
              <w:marTop w:val="0"/>
              <w:marBottom w:val="0"/>
              <w:divBdr>
                <w:top w:val="none" w:sz="0" w:space="0" w:color="auto"/>
                <w:left w:val="none" w:sz="0" w:space="0" w:color="auto"/>
                <w:bottom w:val="none" w:sz="0" w:space="0" w:color="auto"/>
                <w:right w:val="none" w:sz="0" w:space="0" w:color="auto"/>
              </w:divBdr>
            </w:div>
            <w:div w:id="787511865">
              <w:marLeft w:val="0"/>
              <w:marRight w:val="0"/>
              <w:marTop w:val="0"/>
              <w:marBottom w:val="0"/>
              <w:divBdr>
                <w:top w:val="none" w:sz="0" w:space="0" w:color="auto"/>
                <w:left w:val="none" w:sz="0" w:space="0" w:color="auto"/>
                <w:bottom w:val="none" w:sz="0" w:space="0" w:color="auto"/>
                <w:right w:val="none" w:sz="0" w:space="0" w:color="auto"/>
              </w:divBdr>
            </w:div>
            <w:div w:id="788859759">
              <w:marLeft w:val="0"/>
              <w:marRight w:val="0"/>
              <w:marTop w:val="0"/>
              <w:marBottom w:val="0"/>
              <w:divBdr>
                <w:top w:val="none" w:sz="0" w:space="0" w:color="auto"/>
                <w:left w:val="none" w:sz="0" w:space="0" w:color="auto"/>
                <w:bottom w:val="none" w:sz="0" w:space="0" w:color="auto"/>
                <w:right w:val="none" w:sz="0" w:space="0" w:color="auto"/>
              </w:divBdr>
            </w:div>
            <w:div w:id="791479334">
              <w:marLeft w:val="0"/>
              <w:marRight w:val="0"/>
              <w:marTop w:val="0"/>
              <w:marBottom w:val="0"/>
              <w:divBdr>
                <w:top w:val="none" w:sz="0" w:space="0" w:color="auto"/>
                <w:left w:val="none" w:sz="0" w:space="0" w:color="auto"/>
                <w:bottom w:val="none" w:sz="0" w:space="0" w:color="auto"/>
                <w:right w:val="none" w:sz="0" w:space="0" w:color="auto"/>
              </w:divBdr>
            </w:div>
            <w:div w:id="797799319">
              <w:marLeft w:val="0"/>
              <w:marRight w:val="0"/>
              <w:marTop w:val="0"/>
              <w:marBottom w:val="0"/>
              <w:divBdr>
                <w:top w:val="none" w:sz="0" w:space="0" w:color="auto"/>
                <w:left w:val="none" w:sz="0" w:space="0" w:color="auto"/>
                <w:bottom w:val="none" w:sz="0" w:space="0" w:color="auto"/>
                <w:right w:val="none" w:sz="0" w:space="0" w:color="auto"/>
              </w:divBdr>
            </w:div>
            <w:div w:id="797800750">
              <w:marLeft w:val="0"/>
              <w:marRight w:val="0"/>
              <w:marTop w:val="0"/>
              <w:marBottom w:val="0"/>
              <w:divBdr>
                <w:top w:val="none" w:sz="0" w:space="0" w:color="auto"/>
                <w:left w:val="none" w:sz="0" w:space="0" w:color="auto"/>
                <w:bottom w:val="none" w:sz="0" w:space="0" w:color="auto"/>
                <w:right w:val="none" w:sz="0" w:space="0" w:color="auto"/>
              </w:divBdr>
            </w:div>
            <w:div w:id="798031911">
              <w:marLeft w:val="0"/>
              <w:marRight w:val="0"/>
              <w:marTop w:val="0"/>
              <w:marBottom w:val="0"/>
              <w:divBdr>
                <w:top w:val="none" w:sz="0" w:space="0" w:color="auto"/>
                <w:left w:val="none" w:sz="0" w:space="0" w:color="auto"/>
                <w:bottom w:val="none" w:sz="0" w:space="0" w:color="auto"/>
                <w:right w:val="none" w:sz="0" w:space="0" w:color="auto"/>
              </w:divBdr>
            </w:div>
            <w:div w:id="800852521">
              <w:marLeft w:val="0"/>
              <w:marRight w:val="0"/>
              <w:marTop w:val="0"/>
              <w:marBottom w:val="0"/>
              <w:divBdr>
                <w:top w:val="none" w:sz="0" w:space="0" w:color="auto"/>
                <w:left w:val="none" w:sz="0" w:space="0" w:color="auto"/>
                <w:bottom w:val="none" w:sz="0" w:space="0" w:color="auto"/>
                <w:right w:val="none" w:sz="0" w:space="0" w:color="auto"/>
              </w:divBdr>
            </w:div>
            <w:div w:id="801269300">
              <w:marLeft w:val="0"/>
              <w:marRight w:val="0"/>
              <w:marTop w:val="0"/>
              <w:marBottom w:val="0"/>
              <w:divBdr>
                <w:top w:val="none" w:sz="0" w:space="0" w:color="auto"/>
                <w:left w:val="none" w:sz="0" w:space="0" w:color="auto"/>
                <w:bottom w:val="none" w:sz="0" w:space="0" w:color="auto"/>
                <w:right w:val="none" w:sz="0" w:space="0" w:color="auto"/>
              </w:divBdr>
            </w:div>
            <w:div w:id="801726073">
              <w:marLeft w:val="0"/>
              <w:marRight w:val="0"/>
              <w:marTop w:val="0"/>
              <w:marBottom w:val="0"/>
              <w:divBdr>
                <w:top w:val="none" w:sz="0" w:space="0" w:color="auto"/>
                <w:left w:val="none" w:sz="0" w:space="0" w:color="auto"/>
                <w:bottom w:val="none" w:sz="0" w:space="0" w:color="auto"/>
                <w:right w:val="none" w:sz="0" w:space="0" w:color="auto"/>
              </w:divBdr>
            </w:div>
            <w:div w:id="802313734">
              <w:marLeft w:val="0"/>
              <w:marRight w:val="0"/>
              <w:marTop w:val="0"/>
              <w:marBottom w:val="0"/>
              <w:divBdr>
                <w:top w:val="none" w:sz="0" w:space="0" w:color="auto"/>
                <w:left w:val="none" w:sz="0" w:space="0" w:color="auto"/>
                <w:bottom w:val="none" w:sz="0" w:space="0" w:color="auto"/>
                <w:right w:val="none" w:sz="0" w:space="0" w:color="auto"/>
              </w:divBdr>
            </w:div>
            <w:div w:id="805046678">
              <w:marLeft w:val="0"/>
              <w:marRight w:val="0"/>
              <w:marTop w:val="0"/>
              <w:marBottom w:val="0"/>
              <w:divBdr>
                <w:top w:val="none" w:sz="0" w:space="0" w:color="auto"/>
                <w:left w:val="none" w:sz="0" w:space="0" w:color="auto"/>
                <w:bottom w:val="none" w:sz="0" w:space="0" w:color="auto"/>
                <w:right w:val="none" w:sz="0" w:space="0" w:color="auto"/>
              </w:divBdr>
            </w:div>
            <w:div w:id="805397259">
              <w:marLeft w:val="0"/>
              <w:marRight w:val="0"/>
              <w:marTop w:val="0"/>
              <w:marBottom w:val="0"/>
              <w:divBdr>
                <w:top w:val="none" w:sz="0" w:space="0" w:color="auto"/>
                <w:left w:val="none" w:sz="0" w:space="0" w:color="auto"/>
                <w:bottom w:val="none" w:sz="0" w:space="0" w:color="auto"/>
                <w:right w:val="none" w:sz="0" w:space="0" w:color="auto"/>
              </w:divBdr>
            </w:div>
            <w:div w:id="808859609">
              <w:marLeft w:val="0"/>
              <w:marRight w:val="0"/>
              <w:marTop w:val="0"/>
              <w:marBottom w:val="0"/>
              <w:divBdr>
                <w:top w:val="none" w:sz="0" w:space="0" w:color="auto"/>
                <w:left w:val="none" w:sz="0" w:space="0" w:color="auto"/>
                <w:bottom w:val="none" w:sz="0" w:space="0" w:color="auto"/>
                <w:right w:val="none" w:sz="0" w:space="0" w:color="auto"/>
              </w:divBdr>
              <w:divsChild>
                <w:div w:id="69741059">
                  <w:marLeft w:val="0"/>
                  <w:marRight w:val="0"/>
                  <w:marTop w:val="0"/>
                  <w:marBottom w:val="0"/>
                  <w:divBdr>
                    <w:top w:val="none" w:sz="0" w:space="0" w:color="auto"/>
                    <w:left w:val="none" w:sz="0" w:space="0" w:color="auto"/>
                    <w:bottom w:val="none" w:sz="0" w:space="0" w:color="auto"/>
                    <w:right w:val="none" w:sz="0" w:space="0" w:color="auto"/>
                  </w:divBdr>
                </w:div>
                <w:div w:id="77219139">
                  <w:marLeft w:val="0"/>
                  <w:marRight w:val="0"/>
                  <w:marTop w:val="0"/>
                  <w:marBottom w:val="0"/>
                  <w:divBdr>
                    <w:top w:val="none" w:sz="0" w:space="0" w:color="auto"/>
                    <w:left w:val="none" w:sz="0" w:space="0" w:color="auto"/>
                    <w:bottom w:val="none" w:sz="0" w:space="0" w:color="auto"/>
                    <w:right w:val="none" w:sz="0" w:space="0" w:color="auto"/>
                  </w:divBdr>
                </w:div>
                <w:div w:id="284431160">
                  <w:marLeft w:val="0"/>
                  <w:marRight w:val="0"/>
                  <w:marTop w:val="0"/>
                  <w:marBottom w:val="0"/>
                  <w:divBdr>
                    <w:top w:val="none" w:sz="0" w:space="0" w:color="auto"/>
                    <w:left w:val="none" w:sz="0" w:space="0" w:color="auto"/>
                    <w:bottom w:val="none" w:sz="0" w:space="0" w:color="auto"/>
                    <w:right w:val="none" w:sz="0" w:space="0" w:color="auto"/>
                  </w:divBdr>
                </w:div>
                <w:div w:id="299186397">
                  <w:marLeft w:val="0"/>
                  <w:marRight w:val="0"/>
                  <w:marTop w:val="0"/>
                  <w:marBottom w:val="0"/>
                  <w:divBdr>
                    <w:top w:val="none" w:sz="0" w:space="0" w:color="auto"/>
                    <w:left w:val="none" w:sz="0" w:space="0" w:color="auto"/>
                    <w:bottom w:val="none" w:sz="0" w:space="0" w:color="auto"/>
                    <w:right w:val="none" w:sz="0" w:space="0" w:color="auto"/>
                  </w:divBdr>
                </w:div>
                <w:div w:id="430513042">
                  <w:marLeft w:val="0"/>
                  <w:marRight w:val="0"/>
                  <w:marTop w:val="0"/>
                  <w:marBottom w:val="0"/>
                  <w:divBdr>
                    <w:top w:val="none" w:sz="0" w:space="0" w:color="auto"/>
                    <w:left w:val="none" w:sz="0" w:space="0" w:color="auto"/>
                    <w:bottom w:val="none" w:sz="0" w:space="0" w:color="auto"/>
                    <w:right w:val="none" w:sz="0" w:space="0" w:color="auto"/>
                  </w:divBdr>
                </w:div>
                <w:div w:id="438841424">
                  <w:marLeft w:val="0"/>
                  <w:marRight w:val="0"/>
                  <w:marTop w:val="0"/>
                  <w:marBottom w:val="0"/>
                  <w:divBdr>
                    <w:top w:val="none" w:sz="0" w:space="0" w:color="auto"/>
                    <w:left w:val="none" w:sz="0" w:space="0" w:color="auto"/>
                    <w:bottom w:val="none" w:sz="0" w:space="0" w:color="auto"/>
                    <w:right w:val="none" w:sz="0" w:space="0" w:color="auto"/>
                  </w:divBdr>
                </w:div>
                <w:div w:id="627130978">
                  <w:marLeft w:val="0"/>
                  <w:marRight w:val="0"/>
                  <w:marTop w:val="0"/>
                  <w:marBottom w:val="0"/>
                  <w:divBdr>
                    <w:top w:val="none" w:sz="0" w:space="0" w:color="auto"/>
                    <w:left w:val="none" w:sz="0" w:space="0" w:color="auto"/>
                    <w:bottom w:val="none" w:sz="0" w:space="0" w:color="auto"/>
                    <w:right w:val="none" w:sz="0" w:space="0" w:color="auto"/>
                  </w:divBdr>
                </w:div>
                <w:div w:id="643195397">
                  <w:marLeft w:val="0"/>
                  <w:marRight w:val="0"/>
                  <w:marTop w:val="0"/>
                  <w:marBottom w:val="0"/>
                  <w:divBdr>
                    <w:top w:val="none" w:sz="0" w:space="0" w:color="auto"/>
                    <w:left w:val="none" w:sz="0" w:space="0" w:color="auto"/>
                    <w:bottom w:val="none" w:sz="0" w:space="0" w:color="auto"/>
                    <w:right w:val="none" w:sz="0" w:space="0" w:color="auto"/>
                  </w:divBdr>
                </w:div>
                <w:div w:id="813451485">
                  <w:marLeft w:val="0"/>
                  <w:marRight w:val="0"/>
                  <w:marTop w:val="0"/>
                  <w:marBottom w:val="0"/>
                  <w:divBdr>
                    <w:top w:val="none" w:sz="0" w:space="0" w:color="auto"/>
                    <w:left w:val="none" w:sz="0" w:space="0" w:color="auto"/>
                    <w:bottom w:val="none" w:sz="0" w:space="0" w:color="auto"/>
                    <w:right w:val="none" w:sz="0" w:space="0" w:color="auto"/>
                  </w:divBdr>
                </w:div>
                <w:div w:id="884679170">
                  <w:marLeft w:val="0"/>
                  <w:marRight w:val="0"/>
                  <w:marTop w:val="0"/>
                  <w:marBottom w:val="0"/>
                  <w:divBdr>
                    <w:top w:val="none" w:sz="0" w:space="0" w:color="auto"/>
                    <w:left w:val="none" w:sz="0" w:space="0" w:color="auto"/>
                    <w:bottom w:val="none" w:sz="0" w:space="0" w:color="auto"/>
                    <w:right w:val="none" w:sz="0" w:space="0" w:color="auto"/>
                  </w:divBdr>
                </w:div>
                <w:div w:id="930041930">
                  <w:marLeft w:val="0"/>
                  <w:marRight w:val="0"/>
                  <w:marTop w:val="0"/>
                  <w:marBottom w:val="0"/>
                  <w:divBdr>
                    <w:top w:val="none" w:sz="0" w:space="0" w:color="auto"/>
                    <w:left w:val="none" w:sz="0" w:space="0" w:color="auto"/>
                    <w:bottom w:val="none" w:sz="0" w:space="0" w:color="auto"/>
                    <w:right w:val="none" w:sz="0" w:space="0" w:color="auto"/>
                  </w:divBdr>
                </w:div>
                <w:div w:id="930316135">
                  <w:marLeft w:val="0"/>
                  <w:marRight w:val="0"/>
                  <w:marTop w:val="0"/>
                  <w:marBottom w:val="0"/>
                  <w:divBdr>
                    <w:top w:val="none" w:sz="0" w:space="0" w:color="auto"/>
                    <w:left w:val="none" w:sz="0" w:space="0" w:color="auto"/>
                    <w:bottom w:val="none" w:sz="0" w:space="0" w:color="auto"/>
                    <w:right w:val="none" w:sz="0" w:space="0" w:color="auto"/>
                  </w:divBdr>
                </w:div>
                <w:div w:id="1090734077">
                  <w:marLeft w:val="0"/>
                  <w:marRight w:val="0"/>
                  <w:marTop w:val="0"/>
                  <w:marBottom w:val="0"/>
                  <w:divBdr>
                    <w:top w:val="none" w:sz="0" w:space="0" w:color="auto"/>
                    <w:left w:val="none" w:sz="0" w:space="0" w:color="auto"/>
                    <w:bottom w:val="none" w:sz="0" w:space="0" w:color="auto"/>
                    <w:right w:val="none" w:sz="0" w:space="0" w:color="auto"/>
                  </w:divBdr>
                </w:div>
                <w:div w:id="1117138647">
                  <w:marLeft w:val="0"/>
                  <w:marRight w:val="0"/>
                  <w:marTop w:val="0"/>
                  <w:marBottom w:val="0"/>
                  <w:divBdr>
                    <w:top w:val="none" w:sz="0" w:space="0" w:color="auto"/>
                    <w:left w:val="none" w:sz="0" w:space="0" w:color="auto"/>
                    <w:bottom w:val="none" w:sz="0" w:space="0" w:color="auto"/>
                    <w:right w:val="none" w:sz="0" w:space="0" w:color="auto"/>
                  </w:divBdr>
                </w:div>
                <w:div w:id="1216116170">
                  <w:marLeft w:val="0"/>
                  <w:marRight w:val="0"/>
                  <w:marTop w:val="0"/>
                  <w:marBottom w:val="0"/>
                  <w:divBdr>
                    <w:top w:val="none" w:sz="0" w:space="0" w:color="auto"/>
                    <w:left w:val="none" w:sz="0" w:space="0" w:color="auto"/>
                    <w:bottom w:val="none" w:sz="0" w:space="0" w:color="auto"/>
                    <w:right w:val="none" w:sz="0" w:space="0" w:color="auto"/>
                  </w:divBdr>
                </w:div>
                <w:div w:id="1222209875">
                  <w:marLeft w:val="0"/>
                  <w:marRight w:val="0"/>
                  <w:marTop w:val="0"/>
                  <w:marBottom w:val="0"/>
                  <w:divBdr>
                    <w:top w:val="none" w:sz="0" w:space="0" w:color="auto"/>
                    <w:left w:val="none" w:sz="0" w:space="0" w:color="auto"/>
                    <w:bottom w:val="none" w:sz="0" w:space="0" w:color="auto"/>
                    <w:right w:val="none" w:sz="0" w:space="0" w:color="auto"/>
                  </w:divBdr>
                </w:div>
                <w:div w:id="1318462743">
                  <w:marLeft w:val="0"/>
                  <w:marRight w:val="0"/>
                  <w:marTop w:val="0"/>
                  <w:marBottom w:val="0"/>
                  <w:divBdr>
                    <w:top w:val="none" w:sz="0" w:space="0" w:color="auto"/>
                    <w:left w:val="none" w:sz="0" w:space="0" w:color="auto"/>
                    <w:bottom w:val="none" w:sz="0" w:space="0" w:color="auto"/>
                    <w:right w:val="none" w:sz="0" w:space="0" w:color="auto"/>
                  </w:divBdr>
                </w:div>
                <w:div w:id="1372611410">
                  <w:marLeft w:val="0"/>
                  <w:marRight w:val="0"/>
                  <w:marTop w:val="0"/>
                  <w:marBottom w:val="0"/>
                  <w:divBdr>
                    <w:top w:val="none" w:sz="0" w:space="0" w:color="auto"/>
                    <w:left w:val="none" w:sz="0" w:space="0" w:color="auto"/>
                    <w:bottom w:val="none" w:sz="0" w:space="0" w:color="auto"/>
                    <w:right w:val="none" w:sz="0" w:space="0" w:color="auto"/>
                  </w:divBdr>
                </w:div>
                <w:div w:id="1410956166">
                  <w:marLeft w:val="0"/>
                  <w:marRight w:val="0"/>
                  <w:marTop w:val="0"/>
                  <w:marBottom w:val="0"/>
                  <w:divBdr>
                    <w:top w:val="none" w:sz="0" w:space="0" w:color="auto"/>
                    <w:left w:val="none" w:sz="0" w:space="0" w:color="auto"/>
                    <w:bottom w:val="none" w:sz="0" w:space="0" w:color="auto"/>
                    <w:right w:val="none" w:sz="0" w:space="0" w:color="auto"/>
                  </w:divBdr>
                </w:div>
                <w:div w:id="1418789247">
                  <w:marLeft w:val="0"/>
                  <w:marRight w:val="0"/>
                  <w:marTop w:val="0"/>
                  <w:marBottom w:val="0"/>
                  <w:divBdr>
                    <w:top w:val="none" w:sz="0" w:space="0" w:color="auto"/>
                    <w:left w:val="none" w:sz="0" w:space="0" w:color="auto"/>
                    <w:bottom w:val="none" w:sz="0" w:space="0" w:color="auto"/>
                    <w:right w:val="none" w:sz="0" w:space="0" w:color="auto"/>
                  </w:divBdr>
                </w:div>
                <w:div w:id="1454211068">
                  <w:marLeft w:val="0"/>
                  <w:marRight w:val="0"/>
                  <w:marTop w:val="0"/>
                  <w:marBottom w:val="0"/>
                  <w:divBdr>
                    <w:top w:val="none" w:sz="0" w:space="0" w:color="auto"/>
                    <w:left w:val="none" w:sz="0" w:space="0" w:color="auto"/>
                    <w:bottom w:val="none" w:sz="0" w:space="0" w:color="auto"/>
                    <w:right w:val="none" w:sz="0" w:space="0" w:color="auto"/>
                  </w:divBdr>
                </w:div>
                <w:div w:id="1506090130">
                  <w:marLeft w:val="0"/>
                  <w:marRight w:val="0"/>
                  <w:marTop w:val="0"/>
                  <w:marBottom w:val="0"/>
                  <w:divBdr>
                    <w:top w:val="none" w:sz="0" w:space="0" w:color="auto"/>
                    <w:left w:val="none" w:sz="0" w:space="0" w:color="auto"/>
                    <w:bottom w:val="none" w:sz="0" w:space="0" w:color="auto"/>
                    <w:right w:val="none" w:sz="0" w:space="0" w:color="auto"/>
                  </w:divBdr>
                </w:div>
                <w:div w:id="1633555112">
                  <w:marLeft w:val="0"/>
                  <w:marRight w:val="0"/>
                  <w:marTop w:val="0"/>
                  <w:marBottom w:val="0"/>
                  <w:divBdr>
                    <w:top w:val="none" w:sz="0" w:space="0" w:color="auto"/>
                    <w:left w:val="none" w:sz="0" w:space="0" w:color="auto"/>
                    <w:bottom w:val="none" w:sz="0" w:space="0" w:color="auto"/>
                    <w:right w:val="none" w:sz="0" w:space="0" w:color="auto"/>
                  </w:divBdr>
                </w:div>
                <w:div w:id="1653635903">
                  <w:marLeft w:val="0"/>
                  <w:marRight w:val="0"/>
                  <w:marTop w:val="0"/>
                  <w:marBottom w:val="0"/>
                  <w:divBdr>
                    <w:top w:val="none" w:sz="0" w:space="0" w:color="auto"/>
                    <w:left w:val="none" w:sz="0" w:space="0" w:color="auto"/>
                    <w:bottom w:val="none" w:sz="0" w:space="0" w:color="auto"/>
                    <w:right w:val="none" w:sz="0" w:space="0" w:color="auto"/>
                  </w:divBdr>
                </w:div>
                <w:div w:id="1681658898">
                  <w:marLeft w:val="0"/>
                  <w:marRight w:val="0"/>
                  <w:marTop w:val="0"/>
                  <w:marBottom w:val="0"/>
                  <w:divBdr>
                    <w:top w:val="none" w:sz="0" w:space="0" w:color="auto"/>
                    <w:left w:val="none" w:sz="0" w:space="0" w:color="auto"/>
                    <w:bottom w:val="none" w:sz="0" w:space="0" w:color="auto"/>
                    <w:right w:val="none" w:sz="0" w:space="0" w:color="auto"/>
                  </w:divBdr>
                </w:div>
                <w:div w:id="1734547846">
                  <w:marLeft w:val="0"/>
                  <w:marRight w:val="0"/>
                  <w:marTop w:val="0"/>
                  <w:marBottom w:val="0"/>
                  <w:divBdr>
                    <w:top w:val="none" w:sz="0" w:space="0" w:color="auto"/>
                    <w:left w:val="none" w:sz="0" w:space="0" w:color="auto"/>
                    <w:bottom w:val="none" w:sz="0" w:space="0" w:color="auto"/>
                    <w:right w:val="none" w:sz="0" w:space="0" w:color="auto"/>
                  </w:divBdr>
                </w:div>
                <w:div w:id="1896620166">
                  <w:marLeft w:val="0"/>
                  <w:marRight w:val="0"/>
                  <w:marTop w:val="0"/>
                  <w:marBottom w:val="0"/>
                  <w:divBdr>
                    <w:top w:val="none" w:sz="0" w:space="0" w:color="auto"/>
                    <w:left w:val="none" w:sz="0" w:space="0" w:color="auto"/>
                    <w:bottom w:val="none" w:sz="0" w:space="0" w:color="auto"/>
                    <w:right w:val="none" w:sz="0" w:space="0" w:color="auto"/>
                  </w:divBdr>
                </w:div>
                <w:div w:id="1899785365">
                  <w:marLeft w:val="0"/>
                  <w:marRight w:val="0"/>
                  <w:marTop w:val="0"/>
                  <w:marBottom w:val="0"/>
                  <w:divBdr>
                    <w:top w:val="none" w:sz="0" w:space="0" w:color="auto"/>
                    <w:left w:val="none" w:sz="0" w:space="0" w:color="auto"/>
                    <w:bottom w:val="none" w:sz="0" w:space="0" w:color="auto"/>
                    <w:right w:val="none" w:sz="0" w:space="0" w:color="auto"/>
                  </w:divBdr>
                </w:div>
                <w:div w:id="2128425406">
                  <w:marLeft w:val="0"/>
                  <w:marRight w:val="0"/>
                  <w:marTop w:val="0"/>
                  <w:marBottom w:val="0"/>
                  <w:divBdr>
                    <w:top w:val="none" w:sz="0" w:space="0" w:color="auto"/>
                    <w:left w:val="none" w:sz="0" w:space="0" w:color="auto"/>
                    <w:bottom w:val="none" w:sz="0" w:space="0" w:color="auto"/>
                    <w:right w:val="none" w:sz="0" w:space="0" w:color="auto"/>
                  </w:divBdr>
                </w:div>
                <w:div w:id="2132357363">
                  <w:marLeft w:val="0"/>
                  <w:marRight w:val="0"/>
                  <w:marTop w:val="0"/>
                  <w:marBottom w:val="0"/>
                  <w:divBdr>
                    <w:top w:val="none" w:sz="0" w:space="0" w:color="auto"/>
                    <w:left w:val="none" w:sz="0" w:space="0" w:color="auto"/>
                    <w:bottom w:val="none" w:sz="0" w:space="0" w:color="auto"/>
                    <w:right w:val="none" w:sz="0" w:space="0" w:color="auto"/>
                  </w:divBdr>
                </w:div>
              </w:divsChild>
            </w:div>
            <w:div w:id="810292117">
              <w:marLeft w:val="0"/>
              <w:marRight w:val="0"/>
              <w:marTop w:val="0"/>
              <w:marBottom w:val="0"/>
              <w:divBdr>
                <w:top w:val="none" w:sz="0" w:space="0" w:color="auto"/>
                <w:left w:val="none" w:sz="0" w:space="0" w:color="auto"/>
                <w:bottom w:val="none" w:sz="0" w:space="0" w:color="auto"/>
                <w:right w:val="none" w:sz="0" w:space="0" w:color="auto"/>
              </w:divBdr>
            </w:div>
            <w:div w:id="811169857">
              <w:marLeft w:val="0"/>
              <w:marRight w:val="0"/>
              <w:marTop w:val="0"/>
              <w:marBottom w:val="0"/>
              <w:divBdr>
                <w:top w:val="none" w:sz="0" w:space="0" w:color="auto"/>
                <w:left w:val="none" w:sz="0" w:space="0" w:color="auto"/>
                <w:bottom w:val="none" w:sz="0" w:space="0" w:color="auto"/>
                <w:right w:val="none" w:sz="0" w:space="0" w:color="auto"/>
              </w:divBdr>
            </w:div>
            <w:div w:id="817309471">
              <w:marLeft w:val="0"/>
              <w:marRight w:val="0"/>
              <w:marTop w:val="0"/>
              <w:marBottom w:val="0"/>
              <w:divBdr>
                <w:top w:val="none" w:sz="0" w:space="0" w:color="auto"/>
                <w:left w:val="none" w:sz="0" w:space="0" w:color="auto"/>
                <w:bottom w:val="none" w:sz="0" w:space="0" w:color="auto"/>
                <w:right w:val="none" w:sz="0" w:space="0" w:color="auto"/>
              </w:divBdr>
            </w:div>
            <w:div w:id="818032695">
              <w:marLeft w:val="0"/>
              <w:marRight w:val="0"/>
              <w:marTop w:val="0"/>
              <w:marBottom w:val="0"/>
              <w:divBdr>
                <w:top w:val="none" w:sz="0" w:space="0" w:color="auto"/>
                <w:left w:val="none" w:sz="0" w:space="0" w:color="auto"/>
                <w:bottom w:val="none" w:sz="0" w:space="0" w:color="auto"/>
                <w:right w:val="none" w:sz="0" w:space="0" w:color="auto"/>
              </w:divBdr>
            </w:div>
            <w:div w:id="818808641">
              <w:marLeft w:val="0"/>
              <w:marRight w:val="0"/>
              <w:marTop w:val="0"/>
              <w:marBottom w:val="0"/>
              <w:divBdr>
                <w:top w:val="none" w:sz="0" w:space="0" w:color="auto"/>
                <w:left w:val="none" w:sz="0" w:space="0" w:color="auto"/>
                <w:bottom w:val="none" w:sz="0" w:space="0" w:color="auto"/>
                <w:right w:val="none" w:sz="0" w:space="0" w:color="auto"/>
              </w:divBdr>
              <w:divsChild>
                <w:div w:id="663317124">
                  <w:marLeft w:val="0"/>
                  <w:marRight w:val="0"/>
                  <w:marTop w:val="0"/>
                  <w:marBottom w:val="0"/>
                  <w:divBdr>
                    <w:top w:val="none" w:sz="0" w:space="0" w:color="auto"/>
                    <w:left w:val="none" w:sz="0" w:space="0" w:color="auto"/>
                    <w:bottom w:val="none" w:sz="0" w:space="0" w:color="auto"/>
                    <w:right w:val="none" w:sz="0" w:space="0" w:color="auto"/>
                  </w:divBdr>
                </w:div>
                <w:div w:id="1369451858">
                  <w:marLeft w:val="0"/>
                  <w:marRight w:val="0"/>
                  <w:marTop w:val="0"/>
                  <w:marBottom w:val="0"/>
                  <w:divBdr>
                    <w:top w:val="none" w:sz="0" w:space="0" w:color="auto"/>
                    <w:left w:val="none" w:sz="0" w:space="0" w:color="auto"/>
                    <w:bottom w:val="none" w:sz="0" w:space="0" w:color="auto"/>
                    <w:right w:val="none" w:sz="0" w:space="0" w:color="auto"/>
                  </w:divBdr>
                </w:div>
                <w:div w:id="1778215988">
                  <w:marLeft w:val="0"/>
                  <w:marRight w:val="0"/>
                  <w:marTop w:val="0"/>
                  <w:marBottom w:val="0"/>
                  <w:divBdr>
                    <w:top w:val="none" w:sz="0" w:space="0" w:color="auto"/>
                    <w:left w:val="none" w:sz="0" w:space="0" w:color="auto"/>
                    <w:bottom w:val="none" w:sz="0" w:space="0" w:color="auto"/>
                    <w:right w:val="none" w:sz="0" w:space="0" w:color="auto"/>
                  </w:divBdr>
                </w:div>
              </w:divsChild>
            </w:div>
            <w:div w:id="820117574">
              <w:marLeft w:val="0"/>
              <w:marRight w:val="0"/>
              <w:marTop w:val="0"/>
              <w:marBottom w:val="0"/>
              <w:divBdr>
                <w:top w:val="none" w:sz="0" w:space="0" w:color="auto"/>
                <w:left w:val="none" w:sz="0" w:space="0" w:color="auto"/>
                <w:bottom w:val="none" w:sz="0" w:space="0" w:color="auto"/>
                <w:right w:val="none" w:sz="0" w:space="0" w:color="auto"/>
              </w:divBdr>
            </w:div>
            <w:div w:id="823202822">
              <w:marLeft w:val="0"/>
              <w:marRight w:val="0"/>
              <w:marTop w:val="0"/>
              <w:marBottom w:val="0"/>
              <w:divBdr>
                <w:top w:val="none" w:sz="0" w:space="0" w:color="auto"/>
                <w:left w:val="none" w:sz="0" w:space="0" w:color="auto"/>
                <w:bottom w:val="none" w:sz="0" w:space="0" w:color="auto"/>
                <w:right w:val="none" w:sz="0" w:space="0" w:color="auto"/>
              </w:divBdr>
            </w:div>
            <w:div w:id="826559273">
              <w:marLeft w:val="0"/>
              <w:marRight w:val="0"/>
              <w:marTop w:val="0"/>
              <w:marBottom w:val="0"/>
              <w:divBdr>
                <w:top w:val="none" w:sz="0" w:space="0" w:color="auto"/>
                <w:left w:val="none" w:sz="0" w:space="0" w:color="auto"/>
                <w:bottom w:val="none" w:sz="0" w:space="0" w:color="auto"/>
                <w:right w:val="none" w:sz="0" w:space="0" w:color="auto"/>
              </w:divBdr>
            </w:div>
            <w:div w:id="826826702">
              <w:marLeft w:val="0"/>
              <w:marRight w:val="0"/>
              <w:marTop w:val="0"/>
              <w:marBottom w:val="0"/>
              <w:divBdr>
                <w:top w:val="none" w:sz="0" w:space="0" w:color="auto"/>
                <w:left w:val="none" w:sz="0" w:space="0" w:color="auto"/>
                <w:bottom w:val="none" w:sz="0" w:space="0" w:color="auto"/>
                <w:right w:val="none" w:sz="0" w:space="0" w:color="auto"/>
              </w:divBdr>
            </w:div>
            <w:div w:id="827403473">
              <w:marLeft w:val="0"/>
              <w:marRight w:val="0"/>
              <w:marTop w:val="0"/>
              <w:marBottom w:val="0"/>
              <w:divBdr>
                <w:top w:val="none" w:sz="0" w:space="0" w:color="auto"/>
                <w:left w:val="none" w:sz="0" w:space="0" w:color="auto"/>
                <w:bottom w:val="none" w:sz="0" w:space="0" w:color="auto"/>
                <w:right w:val="none" w:sz="0" w:space="0" w:color="auto"/>
              </w:divBdr>
            </w:div>
            <w:div w:id="827937143">
              <w:marLeft w:val="0"/>
              <w:marRight w:val="0"/>
              <w:marTop w:val="0"/>
              <w:marBottom w:val="0"/>
              <w:divBdr>
                <w:top w:val="none" w:sz="0" w:space="0" w:color="auto"/>
                <w:left w:val="none" w:sz="0" w:space="0" w:color="auto"/>
                <w:bottom w:val="none" w:sz="0" w:space="0" w:color="auto"/>
                <w:right w:val="none" w:sz="0" w:space="0" w:color="auto"/>
              </w:divBdr>
            </w:div>
            <w:div w:id="828594220">
              <w:marLeft w:val="0"/>
              <w:marRight w:val="0"/>
              <w:marTop w:val="0"/>
              <w:marBottom w:val="0"/>
              <w:divBdr>
                <w:top w:val="none" w:sz="0" w:space="0" w:color="auto"/>
                <w:left w:val="none" w:sz="0" w:space="0" w:color="auto"/>
                <w:bottom w:val="none" w:sz="0" w:space="0" w:color="auto"/>
                <w:right w:val="none" w:sz="0" w:space="0" w:color="auto"/>
              </w:divBdr>
            </w:div>
            <w:div w:id="829715088">
              <w:marLeft w:val="0"/>
              <w:marRight w:val="0"/>
              <w:marTop w:val="0"/>
              <w:marBottom w:val="0"/>
              <w:divBdr>
                <w:top w:val="none" w:sz="0" w:space="0" w:color="auto"/>
                <w:left w:val="none" w:sz="0" w:space="0" w:color="auto"/>
                <w:bottom w:val="none" w:sz="0" w:space="0" w:color="auto"/>
                <w:right w:val="none" w:sz="0" w:space="0" w:color="auto"/>
              </w:divBdr>
            </w:div>
            <w:div w:id="830103435">
              <w:marLeft w:val="0"/>
              <w:marRight w:val="0"/>
              <w:marTop w:val="0"/>
              <w:marBottom w:val="0"/>
              <w:divBdr>
                <w:top w:val="none" w:sz="0" w:space="0" w:color="auto"/>
                <w:left w:val="none" w:sz="0" w:space="0" w:color="auto"/>
                <w:bottom w:val="none" w:sz="0" w:space="0" w:color="auto"/>
                <w:right w:val="none" w:sz="0" w:space="0" w:color="auto"/>
              </w:divBdr>
            </w:div>
            <w:div w:id="830953290">
              <w:marLeft w:val="0"/>
              <w:marRight w:val="0"/>
              <w:marTop w:val="0"/>
              <w:marBottom w:val="0"/>
              <w:divBdr>
                <w:top w:val="none" w:sz="0" w:space="0" w:color="auto"/>
                <w:left w:val="none" w:sz="0" w:space="0" w:color="auto"/>
                <w:bottom w:val="none" w:sz="0" w:space="0" w:color="auto"/>
                <w:right w:val="none" w:sz="0" w:space="0" w:color="auto"/>
              </w:divBdr>
            </w:div>
            <w:div w:id="831606236">
              <w:marLeft w:val="0"/>
              <w:marRight w:val="0"/>
              <w:marTop w:val="0"/>
              <w:marBottom w:val="0"/>
              <w:divBdr>
                <w:top w:val="none" w:sz="0" w:space="0" w:color="auto"/>
                <w:left w:val="none" w:sz="0" w:space="0" w:color="auto"/>
                <w:bottom w:val="none" w:sz="0" w:space="0" w:color="auto"/>
                <w:right w:val="none" w:sz="0" w:space="0" w:color="auto"/>
              </w:divBdr>
            </w:div>
            <w:div w:id="831678893">
              <w:marLeft w:val="0"/>
              <w:marRight w:val="0"/>
              <w:marTop w:val="0"/>
              <w:marBottom w:val="0"/>
              <w:divBdr>
                <w:top w:val="none" w:sz="0" w:space="0" w:color="auto"/>
                <w:left w:val="none" w:sz="0" w:space="0" w:color="auto"/>
                <w:bottom w:val="none" w:sz="0" w:space="0" w:color="auto"/>
                <w:right w:val="none" w:sz="0" w:space="0" w:color="auto"/>
              </w:divBdr>
            </w:div>
            <w:div w:id="831873297">
              <w:marLeft w:val="0"/>
              <w:marRight w:val="0"/>
              <w:marTop w:val="0"/>
              <w:marBottom w:val="0"/>
              <w:divBdr>
                <w:top w:val="none" w:sz="0" w:space="0" w:color="auto"/>
                <w:left w:val="none" w:sz="0" w:space="0" w:color="auto"/>
                <w:bottom w:val="none" w:sz="0" w:space="0" w:color="auto"/>
                <w:right w:val="none" w:sz="0" w:space="0" w:color="auto"/>
              </w:divBdr>
            </w:div>
            <w:div w:id="835262602">
              <w:marLeft w:val="0"/>
              <w:marRight w:val="0"/>
              <w:marTop w:val="0"/>
              <w:marBottom w:val="0"/>
              <w:divBdr>
                <w:top w:val="none" w:sz="0" w:space="0" w:color="auto"/>
                <w:left w:val="none" w:sz="0" w:space="0" w:color="auto"/>
                <w:bottom w:val="none" w:sz="0" w:space="0" w:color="auto"/>
                <w:right w:val="none" w:sz="0" w:space="0" w:color="auto"/>
              </w:divBdr>
            </w:div>
            <w:div w:id="837575632">
              <w:marLeft w:val="0"/>
              <w:marRight w:val="0"/>
              <w:marTop w:val="0"/>
              <w:marBottom w:val="0"/>
              <w:divBdr>
                <w:top w:val="none" w:sz="0" w:space="0" w:color="auto"/>
                <w:left w:val="none" w:sz="0" w:space="0" w:color="auto"/>
                <w:bottom w:val="none" w:sz="0" w:space="0" w:color="auto"/>
                <w:right w:val="none" w:sz="0" w:space="0" w:color="auto"/>
              </w:divBdr>
            </w:div>
            <w:div w:id="838428400">
              <w:marLeft w:val="0"/>
              <w:marRight w:val="0"/>
              <w:marTop w:val="0"/>
              <w:marBottom w:val="0"/>
              <w:divBdr>
                <w:top w:val="none" w:sz="0" w:space="0" w:color="auto"/>
                <w:left w:val="none" w:sz="0" w:space="0" w:color="auto"/>
                <w:bottom w:val="none" w:sz="0" w:space="0" w:color="auto"/>
                <w:right w:val="none" w:sz="0" w:space="0" w:color="auto"/>
              </w:divBdr>
            </w:div>
            <w:div w:id="839199847">
              <w:marLeft w:val="0"/>
              <w:marRight w:val="0"/>
              <w:marTop w:val="0"/>
              <w:marBottom w:val="0"/>
              <w:divBdr>
                <w:top w:val="none" w:sz="0" w:space="0" w:color="auto"/>
                <w:left w:val="none" w:sz="0" w:space="0" w:color="auto"/>
                <w:bottom w:val="none" w:sz="0" w:space="0" w:color="auto"/>
                <w:right w:val="none" w:sz="0" w:space="0" w:color="auto"/>
              </w:divBdr>
            </w:div>
            <w:div w:id="839349620">
              <w:marLeft w:val="0"/>
              <w:marRight w:val="0"/>
              <w:marTop w:val="0"/>
              <w:marBottom w:val="0"/>
              <w:divBdr>
                <w:top w:val="none" w:sz="0" w:space="0" w:color="auto"/>
                <w:left w:val="none" w:sz="0" w:space="0" w:color="auto"/>
                <w:bottom w:val="none" w:sz="0" w:space="0" w:color="auto"/>
                <w:right w:val="none" w:sz="0" w:space="0" w:color="auto"/>
              </w:divBdr>
            </w:div>
            <w:div w:id="843133694">
              <w:marLeft w:val="0"/>
              <w:marRight w:val="0"/>
              <w:marTop w:val="0"/>
              <w:marBottom w:val="0"/>
              <w:divBdr>
                <w:top w:val="none" w:sz="0" w:space="0" w:color="auto"/>
                <w:left w:val="none" w:sz="0" w:space="0" w:color="auto"/>
                <w:bottom w:val="none" w:sz="0" w:space="0" w:color="auto"/>
                <w:right w:val="none" w:sz="0" w:space="0" w:color="auto"/>
              </w:divBdr>
            </w:div>
            <w:div w:id="846092018">
              <w:marLeft w:val="0"/>
              <w:marRight w:val="0"/>
              <w:marTop w:val="0"/>
              <w:marBottom w:val="0"/>
              <w:divBdr>
                <w:top w:val="none" w:sz="0" w:space="0" w:color="auto"/>
                <w:left w:val="none" w:sz="0" w:space="0" w:color="auto"/>
                <w:bottom w:val="none" w:sz="0" w:space="0" w:color="auto"/>
                <w:right w:val="none" w:sz="0" w:space="0" w:color="auto"/>
              </w:divBdr>
            </w:div>
            <w:div w:id="846137771">
              <w:marLeft w:val="0"/>
              <w:marRight w:val="0"/>
              <w:marTop w:val="0"/>
              <w:marBottom w:val="0"/>
              <w:divBdr>
                <w:top w:val="none" w:sz="0" w:space="0" w:color="auto"/>
                <w:left w:val="none" w:sz="0" w:space="0" w:color="auto"/>
                <w:bottom w:val="none" w:sz="0" w:space="0" w:color="auto"/>
                <w:right w:val="none" w:sz="0" w:space="0" w:color="auto"/>
              </w:divBdr>
            </w:div>
            <w:div w:id="852842889">
              <w:marLeft w:val="0"/>
              <w:marRight w:val="0"/>
              <w:marTop w:val="0"/>
              <w:marBottom w:val="0"/>
              <w:divBdr>
                <w:top w:val="none" w:sz="0" w:space="0" w:color="auto"/>
                <w:left w:val="none" w:sz="0" w:space="0" w:color="auto"/>
                <w:bottom w:val="none" w:sz="0" w:space="0" w:color="auto"/>
                <w:right w:val="none" w:sz="0" w:space="0" w:color="auto"/>
              </w:divBdr>
            </w:div>
            <w:div w:id="860316121">
              <w:marLeft w:val="0"/>
              <w:marRight w:val="0"/>
              <w:marTop w:val="0"/>
              <w:marBottom w:val="0"/>
              <w:divBdr>
                <w:top w:val="none" w:sz="0" w:space="0" w:color="auto"/>
                <w:left w:val="none" w:sz="0" w:space="0" w:color="auto"/>
                <w:bottom w:val="none" w:sz="0" w:space="0" w:color="auto"/>
                <w:right w:val="none" w:sz="0" w:space="0" w:color="auto"/>
              </w:divBdr>
            </w:div>
            <w:div w:id="864443123">
              <w:marLeft w:val="0"/>
              <w:marRight w:val="0"/>
              <w:marTop w:val="0"/>
              <w:marBottom w:val="0"/>
              <w:divBdr>
                <w:top w:val="none" w:sz="0" w:space="0" w:color="auto"/>
                <w:left w:val="none" w:sz="0" w:space="0" w:color="auto"/>
                <w:bottom w:val="none" w:sz="0" w:space="0" w:color="auto"/>
                <w:right w:val="none" w:sz="0" w:space="0" w:color="auto"/>
              </w:divBdr>
            </w:div>
            <w:div w:id="865021695">
              <w:marLeft w:val="0"/>
              <w:marRight w:val="0"/>
              <w:marTop w:val="0"/>
              <w:marBottom w:val="0"/>
              <w:divBdr>
                <w:top w:val="none" w:sz="0" w:space="0" w:color="auto"/>
                <w:left w:val="none" w:sz="0" w:space="0" w:color="auto"/>
                <w:bottom w:val="none" w:sz="0" w:space="0" w:color="auto"/>
                <w:right w:val="none" w:sz="0" w:space="0" w:color="auto"/>
              </w:divBdr>
            </w:div>
            <w:div w:id="868178486">
              <w:marLeft w:val="0"/>
              <w:marRight w:val="0"/>
              <w:marTop w:val="0"/>
              <w:marBottom w:val="0"/>
              <w:divBdr>
                <w:top w:val="none" w:sz="0" w:space="0" w:color="auto"/>
                <w:left w:val="none" w:sz="0" w:space="0" w:color="auto"/>
                <w:bottom w:val="none" w:sz="0" w:space="0" w:color="auto"/>
                <w:right w:val="none" w:sz="0" w:space="0" w:color="auto"/>
              </w:divBdr>
            </w:div>
            <w:div w:id="868570453">
              <w:marLeft w:val="0"/>
              <w:marRight w:val="0"/>
              <w:marTop w:val="0"/>
              <w:marBottom w:val="0"/>
              <w:divBdr>
                <w:top w:val="none" w:sz="0" w:space="0" w:color="auto"/>
                <w:left w:val="none" w:sz="0" w:space="0" w:color="auto"/>
                <w:bottom w:val="none" w:sz="0" w:space="0" w:color="auto"/>
                <w:right w:val="none" w:sz="0" w:space="0" w:color="auto"/>
              </w:divBdr>
            </w:div>
            <w:div w:id="870414053">
              <w:marLeft w:val="0"/>
              <w:marRight w:val="0"/>
              <w:marTop w:val="0"/>
              <w:marBottom w:val="0"/>
              <w:divBdr>
                <w:top w:val="none" w:sz="0" w:space="0" w:color="auto"/>
                <w:left w:val="none" w:sz="0" w:space="0" w:color="auto"/>
                <w:bottom w:val="none" w:sz="0" w:space="0" w:color="auto"/>
                <w:right w:val="none" w:sz="0" w:space="0" w:color="auto"/>
              </w:divBdr>
            </w:div>
            <w:div w:id="871377564">
              <w:marLeft w:val="0"/>
              <w:marRight w:val="0"/>
              <w:marTop w:val="0"/>
              <w:marBottom w:val="0"/>
              <w:divBdr>
                <w:top w:val="none" w:sz="0" w:space="0" w:color="auto"/>
                <w:left w:val="none" w:sz="0" w:space="0" w:color="auto"/>
                <w:bottom w:val="none" w:sz="0" w:space="0" w:color="auto"/>
                <w:right w:val="none" w:sz="0" w:space="0" w:color="auto"/>
              </w:divBdr>
            </w:div>
            <w:div w:id="872574027">
              <w:marLeft w:val="0"/>
              <w:marRight w:val="0"/>
              <w:marTop w:val="0"/>
              <w:marBottom w:val="0"/>
              <w:divBdr>
                <w:top w:val="none" w:sz="0" w:space="0" w:color="auto"/>
                <w:left w:val="none" w:sz="0" w:space="0" w:color="auto"/>
                <w:bottom w:val="none" w:sz="0" w:space="0" w:color="auto"/>
                <w:right w:val="none" w:sz="0" w:space="0" w:color="auto"/>
              </w:divBdr>
            </w:div>
            <w:div w:id="873076587">
              <w:marLeft w:val="0"/>
              <w:marRight w:val="0"/>
              <w:marTop w:val="0"/>
              <w:marBottom w:val="0"/>
              <w:divBdr>
                <w:top w:val="none" w:sz="0" w:space="0" w:color="auto"/>
                <w:left w:val="none" w:sz="0" w:space="0" w:color="auto"/>
                <w:bottom w:val="none" w:sz="0" w:space="0" w:color="auto"/>
                <w:right w:val="none" w:sz="0" w:space="0" w:color="auto"/>
              </w:divBdr>
            </w:div>
            <w:div w:id="873270327">
              <w:marLeft w:val="0"/>
              <w:marRight w:val="0"/>
              <w:marTop w:val="0"/>
              <w:marBottom w:val="0"/>
              <w:divBdr>
                <w:top w:val="none" w:sz="0" w:space="0" w:color="auto"/>
                <w:left w:val="none" w:sz="0" w:space="0" w:color="auto"/>
                <w:bottom w:val="none" w:sz="0" w:space="0" w:color="auto"/>
                <w:right w:val="none" w:sz="0" w:space="0" w:color="auto"/>
              </w:divBdr>
            </w:div>
            <w:div w:id="874388234">
              <w:marLeft w:val="0"/>
              <w:marRight w:val="0"/>
              <w:marTop w:val="0"/>
              <w:marBottom w:val="0"/>
              <w:divBdr>
                <w:top w:val="none" w:sz="0" w:space="0" w:color="auto"/>
                <w:left w:val="none" w:sz="0" w:space="0" w:color="auto"/>
                <w:bottom w:val="none" w:sz="0" w:space="0" w:color="auto"/>
                <w:right w:val="none" w:sz="0" w:space="0" w:color="auto"/>
              </w:divBdr>
            </w:div>
            <w:div w:id="874586322">
              <w:marLeft w:val="0"/>
              <w:marRight w:val="0"/>
              <w:marTop w:val="0"/>
              <w:marBottom w:val="0"/>
              <w:divBdr>
                <w:top w:val="none" w:sz="0" w:space="0" w:color="auto"/>
                <w:left w:val="none" w:sz="0" w:space="0" w:color="auto"/>
                <w:bottom w:val="none" w:sz="0" w:space="0" w:color="auto"/>
                <w:right w:val="none" w:sz="0" w:space="0" w:color="auto"/>
              </w:divBdr>
            </w:div>
            <w:div w:id="874731259">
              <w:marLeft w:val="0"/>
              <w:marRight w:val="0"/>
              <w:marTop w:val="0"/>
              <w:marBottom w:val="0"/>
              <w:divBdr>
                <w:top w:val="none" w:sz="0" w:space="0" w:color="auto"/>
                <w:left w:val="none" w:sz="0" w:space="0" w:color="auto"/>
                <w:bottom w:val="none" w:sz="0" w:space="0" w:color="auto"/>
                <w:right w:val="none" w:sz="0" w:space="0" w:color="auto"/>
              </w:divBdr>
            </w:div>
            <w:div w:id="875433220">
              <w:marLeft w:val="0"/>
              <w:marRight w:val="0"/>
              <w:marTop w:val="0"/>
              <w:marBottom w:val="0"/>
              <w:divBdr>
                <w:top w:val="none" w:sz="0" w:space="0" w:color="auto"/>
                <w:left w:val="none" w:sz="0" w:space="0" w:color="auto"/>
                <w:bottom w:val="none" w:sz="0" w:space="0" w:color="auto"/>
                <w:right w:val="none" w:sz="0" w:space="0" w:color="auto"/>
              </w:divBdr>
            </w:div>
            <w:div w:id="879394319">
              <w:marLeft w:val="0"/>
              <w:marRight w:val="0"/>
              <w:marTop w:val="0"/>
              <w:marBottom w:val="0"/>
              <w:divBdr>
                <w:top w:val="none" w:sz="0" w:space="0" w:color="auto"/>
                <w:left w:val="none" w:sz="0" w:space="0" w:color="auto"/>
                <w:bottom w:val="none" w:sz="0" w:space="0" w:color="auto"/>
                <w:right w:val="none" w:sz="0" w:space="0" w:color="auto"/>
              </w:divBdr>
            </w:div>
            <w:div w:id="881986972">
              <w:marLeft w:val="0"/>
              <w:marRight w:val="0"/>
              <w:marTop w:val="0"/>
              <w:marBottom w:val="0"/>
              <w:divBdr>
                <w:top w:val="none" w:sz="0" w:space="0" w:color="auto"/>
                <w:left w:val="none" w:sz="0" w:space="0" w:color="auto"/>
                <w:bottom w:val="none" w:sz="0" w:space="0" w:color="auto"/>
                <w:right w:val="none" w:sz="0" w:space="0" w:color="auto"/>
              </w:divBdr>
            </w:div>
            <w:div w:id="883054000">
              <w:marLeft w:val="0"/>
              <w:marRight w:val="0"/>
              <w:marTop w:val="0"/>
              <w:marBottom w:val="0"/>
              <w:divBdr>
                <w:top w:val="none" w:sz="0" w:space="0" w:color="auto"/>
                <w:left w:val="none" w:sz="0" w:space="0" w:color="auto"/>
                <w:bottom w:val="none" w:sz="0" w:space="0" w:color="auto"/>
                <w:right w:val="none" w:sz="0" w:space="0" w:color="auto"/>
              </w:divBdr>
            </w:div>
            <w:div w:id="885607215">
              <w:marLeft w:val="0"/>
              <w:marRight w:val="0"/>
              <w:marTop w:val="0"/>
              <w:marBottom w:val="0"/>
              <w:divBdr>
                <w:top w:val="none" w:sz="0" w:space="0" w:color="auto"/>
                <w:left w:val="none" w:sz="0" w:space="0" w:color="auto"/>
                <w:bottom w:val="none" w:sz="0" w:space="0" w:color="auto"/>
                <w:right w:val="none" w:sz="0" w:space="0" w:color="auto"/>
              </w:divBdr>
            </w:div>
            <w:div w:id="885800330">
              <w:marLeft w:val="0"/>
              <w:marRight w:val="0"/>
              <w:marTop w:val="0"/>
              <w:marBottom w:val="0"/>
              <w:divBdr>
                <w:top w:val="none" w:sz="0" w:space="0" w:color="auto"/>
                <w:left w:val="none" w:sz="0" w:space="0" w:color="auto"/>
                <w:bottom w:val="none" w:sz="0" w:space="0" w:color="auto"/>
                <w:right w:val="none" w:sz="0" w:space="0" w:color="auto"/>
              </w:divBdr>
            </w:div>
            <w:div w:id="886377902">
              <w:marLeft w:val="0"/>
              <w:marRight w:val="0"/>
              <w:marTop w:val="0"/>
              <w:marBottom w:val="0"/>
              <w:divBdr>
                <w:top w:val="none" w:sz="0" w:space="0" w:color="auto"/>
                <w:left w:val="none" w:sz="0" w:space="0" w:color="auto"/>
                <w:bottom w:val="none" w:sz="0" w:space="0" w:color="auto"/>
                <w:right w:val="none" w:sz="0" w:space="0" w:color="auto"/>
              </w:divBdr>
            </w:div>
            <w:div w:id="887109970">
              <w:marLeft w:val="0"/>
              <w:marRight w:val="0"/>
              <w:marTop w:val="0"/>
              <w:marBottom w:val="0"/>
              <w:divBdr>
                <w:top w:val="none" w:sz="0" w:space="0" w:color="auto"/>
                <w:left w:val="none" w:sz="0" w:space="0" w:color="auto"/>
                <w:bottom w:val="none" w:sz="0" w:space="0" w:color="auto"/>
                <w:right w:val="none" w:sz="0" w:space="0" w:color="auto"/>
              </w:divBdr>
            </w:div>
            <w:div w:id="888032117">
              <w:marLeft w:val="0"/>
              <w:marRight w:val="0"/>
              <w:marTop w:val="0"/>
              <w:marBottom w:val="0"/>
              <w:divBdr>
                <w:top w:val="none" w:sz="0" w:space="0" w:color="auto"/>
                <w:left w:val="none" w:sz="0" w:space="0" w:color="auto"/>
                <w:bottom w:val="none" w:sz="0" w:space="0" w:color="auto"/>
                <w:right w:val="none" w:sz="0" w:space="0" w:color="auto"/>
              </w:divBdr>
            </w:div>
            <w:div w:id="889999169">
              <w:marLeft w:val="0"/>
              <w:marRight w:val="0"/>
              <w:marTop w:val="0"/>
              <w:marBottom w:val="0"/>
              <w:divBdr>
                <w:top w:val="none" w:sz="0" w:space="0" w:color="auto"/>
                <w:left w:val="none" w:sz="0" w:space="0" w:color="auto"/>
                <w:bottom w:val="none" w:sz="0" w:space="0" w:color="auto"/>
                <w:right w:val="none" w:sz="0" w:space="0" w:color="auto"/>
              </w:divBdr>
              <w:divsChild>
                <w:div w:id="1707730">
                  <w:marLeft w:val="0"/>
                  <w:marRight w:val="0"/>
                  <w:marTop w:val="0"/>
                  <w:marBottom w:val="0"/>
                  <w:divBdr>
                    <w:top w:val="none" w:sz="0" w:space="0" w:color="auto"/>
                    <w:left w:val="none" w:sz="0" w:space="0" w:color="auto"/>
                    <w:bottom w:val="none" w:sz="0" w:space="0" w:color="auto"/>
                    <w:right w:val="none" w:sz="0" w:space="0" w:color="auto"/>
                  </w:divBdr>
                </w:div>
                <w:div w:id="557909105">
                  <w:marLeft w:val="0"/>
                  <w:marRight w:val="0"/>
                  <w:marTop w:val="0"/>
                  <w:marBottom w:val="0"/>
                  <w:divBdr>
                    <w:top w:val="none" w:sz="0" w:space="0" w:color="auto"/>
                    <w:left w:val="none" w:sz="0" w:space="0" w:color="auto"/>
                    <w:bottom w:val="none" w:sz="0" w:space="0" w:color="auto"/>
                    <w:right w:val="none" w:sz="0" w:space="0" w:color="auto"/>
                  </w:divBdr>
                </w:div>
                <w:div w:id="636491775">
                  <w:marLeft w:val="0"/>
                  <w:marRight w:val="0"/>
                  <w:marTop w:val="0"/>
                  <w:marBottom w:val="0"/>
                  <w:divBdr>
                    <w:top w:val="none" w:sz="0" w:space="0" w:color="auto"/>
                    <w:left w:val="none" w:sz="0" w:space="0" w:color="auto"/>
                    <w:bottom w:val="none" w:sz="0" w:space="0" w:color="auto"/>
                    <w:right w:val="none" w:sz="0" w:space="0" w:color="auto"/>
                  </w:divBdr>
                </w:div>
                <w:div w:id="1952543663">
                  <w:marLeft w:val="0"/>
                  <w:marRight w:val="0"/>
                  <w:marTop w:val="0"/>
                  <w:marBottom w:val="0"/>
                  <w:divBdr>
                    <w:top w:val="none" w:sz="0" w:space="0" w:color="auto"/>
                    <w:left w:val="none" w:sz="0" w:space="0" w:color="auto"/>
                    <w:bottom w:val="none" w:sz="0" w:space="0" w:color="auto"/>
                    <w:right w:val="none" w:sz="0" w:space="0" w:color="auto"/>
                  </w:divBdr>
                </w:div>
              </w:divsChild>
            </w:div>
            <w:div w:id="890111779">
              <w:marLeft w:val="0"/>
              <w:marRight w:val="0"/>
              <w:marTop w:val="0"/>
              <w:marBottom w:val="0"/>
              <w:divBdr>
                <w:top w:val="none" w:sz="0" w:space="0" w:color="auto"/>
                <w:left w:val="none" w:sz="0" w:space="0" w:color="auto"/>
                <w:bottom w:val="none" w:sz="0" w:space="0" w:color="auto"/>
                <w:right w:val="none" w:sz="0" w:space="0" w:color="auto"/>
              </w:divBdr>
            </w:div>
            <w:div w:id="890654381">
              <w:marLeft w:val="0"/>
              <w:marRight w:val="0"/>
              <w:marTop w:val="0"/>
              <w:marBottom w:val="0"/>
              <w:divBdr>
                <w:top w:val="none" w:sz="0" w:space="0" w:color="auto"/>
                <w:left w:val="none" w:sz="0" w:space="0" w:color="auto"/>
                <w:bottom w:val="none" w:sz="0" w:space="0" w:color="auto"/>
                <w:right w:val="none" w:sz="0" w:space="0" w:color="auto"/>
              </w:divBdr>
            </w:div>
            <w:div w:id="891960717">
              <w:marLeft w:val="0"/>
              <w:marRight w:val="0"/>
              <w:marTop w:val="0"/>
              <w:marBottom w:val="0"/>
              <w:divBdr>
                <w:top w:val="none" w:sz="0" w:space="0" w:color="auto"/>
                <w:left w:val="none" w:sz="0" w:space="0" w:color="auto"/>
                <w:bottom w:val="none" w:sz="0" w:space="0" w:color="auto"/>
                <w:right w:val="none" w:sz="0" w:space="0" w:color="auto"/>
              </w:divBdr>
            </w:div>
            <w:div w:id="893544945">
              <w:marLeft w:val="0"/>
              <w:marRight w:val="0"/>
              <w:marTop w:val="0"/>
              <w:marBottom w:val="0"/>
              <w:divBdr>
                <w:top w:val="none" w:sz="0" w:space="0" w:color="auto"/>
                <w:left w:val="none" w:sz="0" w:space="0" w:color="auto"/>
                <w:bottom w:val="none" w:sz="0" w:space="0" w:color="auto"/>
                <w:right w:val="none" w:sz="0" w:space="0" w:color="auto"/>
              </w:divBdr>
            </w:div>
            <w:div w:id="895241550">
              <w:marLeft w:val="0"/>
              <w:marRight w:val="0"/>
              <w:marTop w:val="0"/>
              <w:marBottom w:val="0"/>
              <w:divBdr>
                <w:top w:val="none" w:sz="0" w:space="0" w:color="auto"/>
                <w:left w:val="none" w:sz="0" w:space="0" w:color="auto"/>
                <w:bottom w:val="none" w:sz="0" w:space="0" w:color="auto"/>
                <w:right w:val="none" w:sz="0" w:space="0" w:color="auto"/>
              </w:divBdr>
            </w:div>
            <w:div w:id="895242766">
              <w:marLeft w:val="0"/>
              <w:marRight w:val="0"/>
              <w:marTop w:val="0"/>
              <w:marBottom w:val="0"/>
              <w:divBdr>
                <w:top w:val="none" w:sz="0" w:space="0" w:color="auto"/>
                <w:left w:val="none" w:sz="0" w:space="0" w:color="auto"/>
                <w:bottom w:val="none" w:sz="0" w:space="0" w:color="auto"/>
                <w:right w:val="none" w:sz="0" w:space="0" w:color="auto"/>
              </w:divBdr>
            </w:div>
            <w:div w:id="899555480">
              <w:marLeft w:val="0"/>
              <w:marRight w:val="0"/>
              <w:marTop w:val="0"/>
              <w:marBottom w:val="0"/>
              <w:divBdr>
                <w:top w:val="none" w:sz="0" w:space="0" w:color="auto"/>
                <w:left w:val="none" w:sz="0" w:space="0" w:color="auto"/>
                <w:bottom w:val="none" w:sz="0" w:space="0" w:color="auto"/>
                <w:right w:val="none" w:sz="0" w:space="0" w:color="auto"/>
              </w:divBdr>
            </w:div>
            <w:div w:id="901595620">
              <w:marLeft w:val="0"/>
              <w:marRight w:val="0"/>
              <w:marTop w:val="0"/>
              <w:marBottom w:val="0"/>
              <w:divBdr>
                <w:top w:val="none" w:sz="0" w:space="0" w:color="auto"/>
                <w:left w:val="none" w:sz="0" w:space="0" w:color="auto"/>
                <w:bottom w:val="none" w:sz="0" w:space="0" w:color="auto"/>
                <w:right w:val="none" w:sz="0" w:space="0" w:color="auto"/>
              </w:divBdr>
            </w:div>
            <w:div w:id="901983595">
              <w:marLeft w:val="0"/>
              <w:marRight w:val="0"/>
              <w:marTop w:val="0"/>
              <w:marBottom w:val="0"/>
              <w:divBdr>
                <w:top w:val="none" w:sz="0" w:space="0" w:color="auto"/>
                <w:left w:val="none" w:sz="0" w:space="0" w:color="auto"/>
                <w:bottom w:val="none" w:sz="0" w:space="0" w:color="auto"/>
                <w:right w:val="none" w:sz="0" w:space="0" w:color="auto"/>
              </w:divBdr>
            </w:div>
            <w:div w:id="908080626">
              <w:marLeft w:val="0"/>
              <w:marRight w:val="0"/>
              <w:marTop w:val="0"/>
              <w:marBottom w:val="0"/>
              <w:divBdr>
                <w:top w:val="none" w:sz="0" w:space="0" w:color="auto"/>
                <w:left w:val="none" w:sz="0" w:space="0" w:color="auto"/>
                <w:bottom w:val="none" w:sz="0" w:space="0" w:color="auto"/>
                <w:right w:val="none" w:sz="0" w:space="0" w:color="auto"/>
              </w:divBdr>
            </w:div>
            <w:div w:id="909001424">
              <w:marLeft w:val="0"/>
              <w:marRight w:val="0"/>
              <w:marTop w:val="0"/>
              <w:marBottom w:val="0"/>
              <w:divBdr>
                <w:top w:val="none" w:sz="0" w:space="0" w:color="auto"/>
                <w:left w:val="none" w:sz="0" w:space="0" w:color="auto"/>
                <w:bottom w:val="none" w:sz="0" w:space="0" w:color="auto"/>
                <w:right w:val="none" w:sz="0" w:space="0" w:color="auto"/>
              </w:divBdr>
            </w:div>
            <w:div w:id="909079714">
              <w:marLeft w:val="0"/>
              <w:marRight w:val="0"/>
              <w:marTop w:val="0"/>
              <w:marBottom w:val="0"/>
              <w:divBdr>
                <w:top w:val="none" w:sz="0" w:space="0" w:color="auto"/>
                <w:left w:val="none" w:sz="0" w:space="0" w:color="auto"/>
                <w:bottom w:val="none" w:sz="0" w:space="0" w:color="auto"/>
                <w:right w:val="none" w:sz="0" w:space="0" w:color="auto"/>
              </w:divBdr>
            </w:div>
            <w:div w:id="910773467">
              <w:marLeft w:val="0"/>
              <w:marRight w:val="0"/>
              <w:marTop w:val="0"/>
              <w:marBottom w:val="0"/>
              <w:divBdr>
                <w:top w:val="none" w:sz="0" w:space="0" w:color="auto"/>
                <w:left w:val="none" w:sz="0" w:space="0" w:color="auto"/>
                <w:bottom w:val="none" w:sz="0" w:space="0" w:color="auto"/>
                <w:right w:val="none" w:sz="0" w:space="0" w:color="auto"/>
              </w:divBdr>
            </w:div>
            <w:div w:id="911895272">
              <w:marLeft w:val="0"/>
              <w:marRight w:val="0"/>
              <w:marTop w:val="0"/>
              <w:marBottom w:val="0"/>
              <w:divBdr>
                <w:top w:val="none" w:sz="0" w:space="0" w:color="auto"/>
                <w:left w:val="none" w:sz="0" w:space="0" w:color="auto"/>
                <w:bottom w:val="none" w:sz="0" w:space="0" w:color="auto"/>
                <w:right w:val="none" w:sz="0" w:space="0" w:color="auto"/>
              </w:divBdr>
            </w:div>
            <w:div w:id="912660763">
              <w:marLeft w:val="0"/>
              <w:marRight w:val="0"/>
              <w:marTop w:val="0"/>
              <w:marBottom w:val="0"/>
              <w:divBdr>
                <w:top w:val="none" w:sz="0" w:space="0" w:color="auto"/>
                <w:left w:val="none" w:sz="0" w:space="0" w:color="auto"/>
                <w:bottom w:val="none" w:sz="0" w:space="0" w:color="auto"/>
                <w:right w:val="none" w:sz="0" w:space="0" w:color="auto"/>
              </w:divBdr>
            </w:div>
            <w:div w:id="913853658">
              <w:marLeft w:val="0"/>
              <w:marRight w:val="0"/>
              <w:marTop w:val="0"/>
              <w:marBottom w:val="0"/>
              <w:divBdr>
                <w:top w:val="none" w:sz="0" w:space="0" w:color="auto"/>
                <w:left w:val="none" w:sz="0" w:space="0" w:color="auto"/>
                <w:bottom w:val="none" w:sz="0" w:space="0" w:color="auto"/>
                <w:right w:val="none" w:sz="0" w:space="0" w:color="auto"/>
              </w:divBdr>
            </w:div>
            <w:div w:id="914440667">
              <w:marLeft w:val="0"/>
              <w:marRight w:val="0"/>
              <w:marTop w:val="0"/>
              <w:marBottom w:val="0"/>
              <w:divBdr>
                <w:top w:val="none" w:sz="0" w:space="0" w:color="auto"/>
                <w:left w:val="none" w:sz="0" w:space="0" w:color="auto"/>
                <w:bottom w:val="none" w:sz="0" w:space="0" w:color="auto"/>
                <w:right w:val="none" w:sz="0" w:space="0" w:color="auto"/>
              </w:divBdr>
            </w:div>
            <w:div w:id="917792977">
              <w:marLeft w:val="0"/>
              <w:marRight w:val="0"/>
              <w:marTop w:val="0"/>
              <w:marBottom w:val="0"/>
              <w:divBdr>
                <w:top w:val="none" w:sz="0" w:space="0" w:color="auto"/>
                <w:left w:val="none" w:sz="0" w:space="0" w:color="auto"/>
                <w:bottom w:val="none" w:sz="0" w:space="0" w:color="auto"/>
                <w:right w:val="none" w:sz="0" w:space="0" w:color="auto"/>
              </w:divBdr>
            </w:div>
            <w:div w:id="920528825">
              <w:marLeft w:val="0"/>
              <w:marRight w:val="0"/>
              <w:marTop w:val="0"/>
              <w:marBottom w:val="0"/>
              <w:divBdr>
                <w:top w:val="none" w:sz="0" w:space="0" w:color="auto"/>
                <w:left w:val="none" w:sz="0" w:space="0" w:color="auto"/>
                <w:bottom w:val="none" w:sz="0" w:space="0" w:color="auto"/>
                <w:right w:val="none" w:sz="0" w:space="0" w:color="auto"/>
              </w:divBdr>
            </w:div>
            <w:div w:id="923299732">
              <w:marLeft w:val="0"/>
              <w:marRight w:val="0"/>
              <w:marTop w:val="0"/>
              <w:marBottom w:val="0"/>
              <w:divBdr>
                <w:top w:val="none" w:sz="0" w:space="0" w:color="auto"/>
                <w:left w:val="none" w:sz="0" w:space="0" w:color="auto"/>
                <w:bottom w:val="none" w:sz="0" w:space="0" w:color="auto"/>
                <w:right w:val="none" w:sz="0" w:space="0" w:color="auto"/>
              </w:divBdr>
            </w:div>
            <w:div w:id="923762307">
              <w:marLeft w:val="0"/>
              <w:marRight w:val="0"/>
              <w:marTop w:val="0"/>
              <w:marBottom w:val="0"/>
              <w:divBdr>
                <w:top w:val="none" w:sz="0" w:space="0" w:color="auto"/>
                <w:left w:val="none" w:sz="0" w:space="0" w:color="auto"/>
                <w:bottom w:val="none" w:sz="0" w:space="0" w:color="auto"/>
                <w:right w:val="none" w:sz="0" w:space="0" w:color="auto"/>
              </w:divBdr>
            </w:div>
            <w:div w:id="926965645">
              <w:marLeft w:val="0"/>
              <w:marRight w:val="0"/>
              <w:marTop w:val="0"/>
              <w:marBottom w:val="0"/>
              <w:divBdr>
                <w:top w:val="none" w:sz="0" w:space="0" w:color="auto"/>
                <w:left w:val="none" w:sz="0" w:space="0" w:color="auto"/>
                <w:bottom w:val="none" w:sz="0" w:space="0" w:color="auto"/>
                <w:right w:val="none" w:sz="0" w:space="0" w:color="auto"/>
              </w:divBdr>
            </w:div>
            <w:div w:id="928193690">
              <w:marLeft w:val="0"/>
              <w:marRight w:val="0"/>
              <w:marTop w:val="0"/>
              <w:marBottom w:val="0"/>
              <w:divBdr>
                <w:top w:val="none" w:sz="0" w:space="0" w:color="auto"/>
                <w:left w:val="none" w:sz="0" w:space="0" w:color="auto"/>
                <w:bottom w:val="none" w:sz="0" w:space="0" w:color="auto"/>
                <w:right w:val="none" w:sz="0" w:space="0" w:color="auto"/>
              </w:divBdr>
            </w:div>
            <w:div w:id="928777107">
              <w:marLeft w:val="0"/>
              <w:marRight w:val="0"/>
              <w:marTop w:val="0"/>
              <w:marBottom w:val="0"/>
              <w:divBdr>
                <w:top w:val="none" w:sz="0" w:space="0" w:color="auto"/>
                <w:left w:val="none" w:sz="0" w:space="0" w:color="auto"/>
                <w:bottom w:val="none" w:sz="0" w:space="0" w:color="auto"/>
                <w:right w:val="none" w:sz="0" w:space="0" w:color="auto"/>
              </w:divBdr>
            </w:div>
            <w:div w:id="929118082">
              <w:marLeft w:val="0"/>
              <w:marRight w:val="0"/>
              <w:marTop w:val="0"/>
              <w:marBottom w:val="0"/>
              <w:divBdr>
                <w:top w:val="none" w:sz="0" w:space="0" w:color="auto"/>
                <w:left w:val="none" w:sz="0" w:space="0" w:color="auto"/>
                <w:bottom w:val="none" w:sz="0" w:space="0" w:color="auto"/>
                <w:right w:val="none" w:sz="0" w:space="0" w:color="auto"/>
              </w:divBdr>
            </w:div>
            <w:div w:id="930162866">
              <w:marLeft w:val="0"/>
              <w:marRight w:val="0"/>
              <w:marTop w:val="0"/>
              <w:marBottom w:val="0"/>
              <w:divBdr>
                <w:top w:val="none" w:sz="0" w:space="0" w:color="auto"/>
                <w:left w:val="none" w:sz="0" w:space="0" w:color="auto"/>
                <w:bottom w:val="none" w:sz="0" w:space="0" w:color="auto"/>
                <w:right w:val="none" w:sz="0" w:space="0" w:color="auto"/>
              </w:divBdr>
            </w:div>
            <w:div w:id="930627273">
              <w:marLeft w:val="0"/>
              <w:marRight w:val="0"/>
              <w:marTop w:val="0"/>
              <w:marBottom w:val="0"/>
              <w:divBdr>
                <w:top w:val="none" w:sz="0" w:space="0" w:color="auto"/>
                <w:left w:val="none" w:sz="0" w:space="0" w:color="auto"/>
                <w:bottom w:val="none" w:sz="0" w:space="0" w:color="auto"/>
                <w:right w:val="none" w:sz="0" w:space="0" w:color="auto"/>
              </w:divBdr>
            </w:div>
            <w:div w:id="931202584">
              <w:marLeft w:val="0"/>
              <w:marRight w:val="0"/>
              <w:marTop w:val="0"/>
              <w:marBottom w:val="0"/>
              <w:divBdr>
                <w:top w:val="none" w:sz="0" w:space="0" w:color="auto"/>
                <w:left w:val="none" w:sz="0" w:space="0" w:color="auto"/>
                <w:bottom w:val="none" w:sz="0" w:space="0" w:color="auto"/>
                <w:right w:val="none" w:sz="0" w:space="0" w:color="auto"/>
              </w:divBdr>
            </w:div>
            <w:div w:id="931739507">
              <w:marLeft w:val="0"/>
              <w:marRight w:val="0"/>
              <w:marTop w:val="0"/>
              <w:marBottom w:val="0"/>
              <w:divBdr>
                <w:top w:val="none" w:sz="0" w:space="0" w:color="auto"/>
                <w:left w:val="none" w:sz="0" w:space="0" w:color="auto"/>
                <w:bottom w:val="none" w:sz="0" w:space="0" w:color="auto"/>
                <w:right w:val="none" w:sz="0" w:space="0" w:color="auto"/>
              </w:divBdr>
            </w:div>
            <w:div w:id="933056880">
              <w:marLeft w:val="0"/>
              <w:marRight w:val="0"/>
              <w:marTop w:val="0"/>
              <w:marBottom w:val="0"/>
              <w:divBdr>
                <w:top w:val="none" w:sz="0" w:space="0" w:color="auto"/>
                <w:left w:val="none" w:sz="0" w:space="0" w:color="auto"/>
                <w:bottom w:val="none" w:sz="0" w:space="0" w:color="auto"/>
                <w:right w:val="none" w:sz="0" w:space="0" w:color="auto"/>
              </w:divBdr>
            </w:div>
            <w:div w:id="933250509">
              <w:marLeft w:val="0"/>
              <w:marRight w:val="0"/>
              <w:marTop w:val="0"/>
              <w:marBottom w:val="0"/>
              <w:divBdr>
                <w:top w:val="none" w:sz="0" w:space="0" w:color="auto"/>
                <w:left w:val="none" w:sz="0" w:space="0" w:color="auto"/>
                <w:bottom w:val="none" w:sz="0" w:space="0" w:color="auto"/>
                <w:right w:val="none" w:sz="0" w:space="0" w:color="auto"/>
              </w:divBdr>
            </w:div>
            <w:div w:id="938754183">
              <w:marLeft w:val="0"/>
              <w:marRight w:val="0"/>
              <w:marTop w:val="0"/>
              <w:marBottom w:val="0"/>
              <w:divBdr>
                <w:top w:val="none" w:sz="0" w:space="0" w:color="auto"/>
                <w:left w:val="none" w:sz="0" w:space="0" w:color="auto"/>
                <w:bottom w:val="none" w:sz="0" w:space="0" w:color="auto"/>
                <w:right w:val="none" w:sz="0" w:space="0" w:color="auto"/>
              </w:divBdr>
            </w:div>
            <w:div w:id="939218235">
              <w:marLeft w:val="0"/>
              <w:marRight w:val="0"/>
              <w:marTop w:val="0"/>
              <w:marBottom w:val="0"/>
              <w:divBdr>
                <w:top w:val="none" w:sz="0" w:space="0" w:color="auto"/>
                <w:left w:val="none" w:sz="0" w:space="0" w:color="auto"/>
                <w:bottom w:val="none" w:sz="0" w:space="0" w:color="auto"/>
                <w:right w:val="none" w:sz="0" w:space="0" w:color="auto"/>
              </w:divBdr>
            </w:div>
            <w:div w:id="942956030">
              <w:marLeft w:val="0"/>
              <w:marRight w:val="0"/>
              <w:marTop w:val="0"/>
              <w:marBottom w:val="0"/>
              <w:divBdr>
                <w:top w:val="none" w:sz="0" w:space="0" w:color="auto"/>
                <w:left w:val="none" w:sz="0" w:space="0" w:color="auto"/>
                <w:bottom w:val="none" w:sz="0" w:space="0" w:color="auto"/>
                <w:right w:val="none" w:sz="0" w:space="0" w:color="auto"/>
              </w:divBdr>
            </w:div>
            <w:div w:id="945233581">
              <w:marLeft w:val="0"/>
              <w:marRight w:val="0"/>
              <w:marTop w:val="0"/>
              <w:marBottom w:val="0"/>
              <w:divBdr>
                <w:top w:val="none" w:sz="0" w:space="0" w:color="auto"/>
                <w:left w:val="none" w:sz="0" w:space="0" w:color="auto"/>
                <w:bottom w:val="none" w:sz="0" w:space="0" w:color="auto"/>
                <w:right w:val="none" w:sz="0" w:space="0" w:color="auto"/>
              </w:divBdr>
            </w:div>
            <w:div w:id="945384779">
              <w:marLeft w:val="0"/>
              <w:marRight w:val="0"/>
              <w:marTop w:val="0"/>
              <w:marBottom w:val="0"/>
              <w:divBdr>
                <w:top w:val="none" w:sz="0" w:space="0" w:color="auto"/>
                <w:left w:val="none" w:sz="0" w:space="0" w:color="auto"/>
                <w:bottom w:val="none" w:sz="0" w:space="0" w:color="auto"/>
                <w:right w:val="none" w:sz="0" w:space="0" w:color="auto"/>
              </w:divBdr>
            </w:div>
            <w:div w:id="946499138">
              <w:marLeft w:val="0"/>
              <w:marRight w:val="0"/>
              <w:marTop w:val="0"/>
              <w:marBottom w:val="0"/>
              <w:divBdr>
                <w:top w:val="none" w:sz="0" w:space="0" w:color="auto"/>
                <w:left w:val="none" w:sz="0" w:space="0" w:color="auto"/>
                <w:bottom w:val="none" w:sz="0" w:space="0" w:color="auto"/>
                <w:right w:val="none" w:sz="0" w:space="0" w:color="auto"/>
              </w:divBdr>
            </w:div>
            <w:div w:id="947200276">
              <w:marLeft w:val="0"/>
              <w:marRight w:val="0"/>
              <w:marTop w:val="0"/>
              <w:marBottom w:val="0"/>
              <w:divBdr>
                <w:top w:val="none" w:sz="0" w:space="0" w:color="auto"/>
                <w:left w:val="none" w:sz="0" w:space="0" w:color="auto"/>
                <w:bottom w:val="none" w:sz="0" w:space="0" w:color="auto"/>
                <w:right w:val="none" w:sz="0" w:space="0" w:color="auto"/>
              </w:divBdr>
            </w:div>
            <w:div w:id="948779327">
              <w:marLeft w:val="0"/>
              <w:marRight w:val="0"/>
              <w:marTop w:val="0"/>
              <w:marBottom w:val="0"/>
              <w:divBdr>
                <w:top w:val="none" w:sz="0" w:space="0" w:color="auto"/>
                <w:left w:val="none" w:sz="0" w:space="0" w:color="auto"/>
                <w:bottom w:val="none" w:sz="0" w:space="0" w:color="auto"/>
                <w:right w:val="none" w:sz="0" w:space="0" w:color="auto"/>
              </w:divBdr>
            </w:div>
            <w:div w:id="948857993">
              <w:marLeft w:val="0"/>
              <w:marRight w:val="0"/>
              <w:marTop w:val="0"/>
              <w:marBottom w:val="0"/>
              <w:divBdr>
                <w:top w:val="none" w:sz="0" w:space="0" w:color="auto"/>
                <w:left w:val="none" w:sz="0" w:space="0" w:color="auto"/>
                <w:bottom w:val="none" w:sz="0" w:space="0" w:color="auto"/>
                <w:right w:val="none" w:sz="0" w:space="0" w:color="auto"/>
              </w:divBdr>
            </w:div>
            <w:div w:id="950209847">
              <w:marLeft w:val="0"/>
              <w:marRight w:val="0"/>
              <w:marTop w:val="0"/>
              <w:marBottom w:val="0"/>
              <w:divBdr>
                <w:top w:val="none" w:sz="0" w:space="0" w:color="auto"/>
                <w:left w:val="none" w:sz="0" w:space="0" w:color="auto"/>
                <w:bottom w:val="none" w:sz="0" w:space="0" w:color="auto"/>
                <w:right w:val="none" w:sz="0" w:space="0" w:color="auto"/>
              </w:divBdr>
            </w:div>
            <w:div w:id="954025288">
              <w:marLeft w:val="0"/>
              <w:marRight w:val="0"/>
              <w:marTop w:val="0"/>
              <w:marBottom w:val="0"/>
              <w:divBdr>
                <w:top w:val="none" w:sz="0" w:space="0" w:color="auto"/>
                <w:left w:val="none" w:sz="0" w:space="0" w:color="auto"/>
                <w:bottom w:val="none" w:sz="0" w:space="0" w:color="auto"/>
                <w:right w:val="none" w:sz="0" w:space="0" w:color="auto"/>
              </w:divBdr>
            </w:div>
            <w:div w:id="954362043">
              <w:marLeft w:val="0"/>
              <w:marRight w:val="0"/>
              <w:marTop w:val="0"/>
              <w:marBottom w:val="0"/>
              <w:divBdr>
                <w:top w:val="none" w:sz="0" w:space="0" w:color="auto"/>
                <w:left w:val="none" w:sz="0" w:space="0" w:color="auto"/>
                <w:bottom w:val="none" w:sz="0" w:space="0" w:color="auto"/>
                <w:right w:val="none" w:sz="0" w:space="0" w:color="auto"/>
              </w:divBdr>
            </w:div>
            <w:div w:id="956370292">
              <w:marLeft w:val="0"/>
              <w:marRight w:val="0"/>
              <w:marTop w:val="0"/>
              <w:marBottom w:val="0"/>
              <w:divBdr>
                <w:top w:val="none" w:sz="0" w:space="0" w:color="auto"/>
                <w:left w:val="none" w:sz="0" w:space="0" w:color="auto"/>
                <w:bottom w:val="none" w:sz="0" w:space="0" w:color="auto"/>
                <w:right w:val="none" w:sz="0" w:space="0" w:color="auto"/>
              </w:divBdr>
            </w:div>
            <w:div w:id="957222300">
              <w:marLeft w:val="0"/>
              <w:marRight w:val="0"/>
              <w:marTop w:val="0"/>
              <w:marBottom w:val="0"/>
              <w:divBdr>
                <w:top w:val="none" w:sz="0" w:space="0" w:color="auto"/>
                <w:left w:val="none" w:sz="0" w:space="0" w:color="auto"/>
                <w:bottom w:val="none" w:sz="0" w:space="0" w:color="auto"/>
                <w:right w:val="none" w:sz="0" w:space="0" w:color="auto"/>
              </w:divBdr>
            </w:div>
            <w:div w:id="957377036">
              <w:marLeft w:val="0"/>
              <w:marRight w:val="0"/>
              <w:marTop w:val="0"/>
              <w:marBottom w:val="0"/>
              <w:divBdr>
                <w:top w:val="none" w:sz="0" w:space="0" w:color="auto"/>
                <w:left w:val="none" w:sz="0" w:space="0" w:color="auto"/>
                <w:bottom w:val="none" w:sz="0" w:space="0" w:color="auto"/>
                <w:right w:val="none" w:sz="0" w:space="0" w:color="auto"/>
              </w:divBdr>
            </w:div>
            <w:div w:id="958411593">
              <w:marLeft w:val="0"/>
              <w:marRight w:val="0"/>
              <w:marTop w:val="0"/>
              <w:marBottom w:val="0"/>
              <w:divBdr>
                <w:top w:val="none" w:sz="0" w:space="0" w:color="auto"/>
                <w:left w:val="none" w:sz="0" w:space="0" w:color="auto"/>
                <w:bottom w:val="none" w:sz="0" w:space="0" w:color="auto"/>
                <w:right w:val="none" w:sz="0" w:space="0" w:color="auto"/>
              </w:divBdr>
            </w:div>
            <w:div w:id="961811912">
              <w:marLeft w:val="0"/>
              <w:marRight w:val="0"/>
              <w:marTop w:val="0"/>
              <w:marBottom w:val="0"/>
              <w:divBdr>
                <w:top w:val="none" w:sz="0" w:space="0" w:color="auto"/>
                <w:left w:val="none" w:sz="0" w:space="0" w:color="auto"/>
                <w:bottom w:val="none" w:sz="0" w:space="0" w:color="auto"/>
                <w:right w:val="none" w:sz="0" w:space="0" w:color="auto"/>
              </w:divBdr>
            </w:div>
            <w:div w:id="964190963">
              <w:marLeft w:val="0"/>
              <w:marRight w:val="0"/>
              <w:marTop w:val="0"/>
              <w:marBottom w:val="0"/>
              <w:divBdr>
                <w:top w:val="none" w:sz="0" w:space="0" w:color="auto"/>
                <w:left w:val="none" w:sz="0" w:space="0" w:color="auto"/>
                <w:bottom w:val="none" w:sz="0" w:space="0" w:color="auto"/>
                <w:right w:val="none" w:sz="0" w:space="0" w:color="auto"/>
              </w:divBdr>
            </w:div>
            <w:div w:id="964775685">
              <w:marLeft w:val="0"/>
              <w:marRight w:val="0"/>
              <w:marTop w:val="0"/>
              <w:marBottom w:val="0"/>
              <w:divBdr>
                <w:top w:val="none" w:sz="0" w:space="0" w:color="auto"/>
                <w:left w:val="none" w:sz="0" w:space="0" w:color="auto"/>
                <w:bottom w:val="none" w:sz="0" w:space="0" w:color="auto"/>
                <w:right w:val="none" w:sz="0" w:space="0" w:color="auto"/>
              </w:divBdr>
            </w:div>
            <w:div w:id="966593889">
              <w:marLeft w:val="0"/>
              <w:marRight w:val="0"/>
              <w:marTop w:val="0"/>
              <w:marBottom w:val="0"/>
              <w:divBdr>
                <w:top w:val="none" w:sz="0" w:space="0" w:color="auto"/>
                <w:left w:val="none" w:sz="0" w:space="0" w:color="auto"/>
                <w:bottom w:val="none" w:sz="0" w:space="0" w:color="auto"/>
                <w:right w:val="none" w:sz="0" w:space="0" w:color="auto"/>
              </w:divBdr>
            </w:div>
            <w:div w:id="968705657">
              <w:marLeft w:val="0"/>
              <w:marRight w:val="0"/>
              <w:marTop w:val="0"/>
              <w:marBottom w:val="0"/>
              <w:divBdr>
                <w:top w:val="none" w:sz="0" w:space="0" w:color="auto"/>
                <w:left w:val="none" w:sz="0" w:space="0" w:color="auto"/>
                <w:bottom w:val="none" w:sz="0" w:space="0" w:color="auto"/>
                <w:right w:val="none" w:sz="0" w:space="0" w:color="auto"/>
              </w:divBdr>
            </w:div>
            <w:div w:id="970744442">
              <w:marLeft w:val="0"/>
              <w:marRight w:val="0"/>
              <w:marTop w:val="0"/>
              <w:marBottom w:val="0"/>
              <w:divBdr>
                <w:top w:val="none" w:sz="0" w:space="0" w:color="auto"/>
                <w:left w:val="none" w:sz="0" w:space="0" w:color="auto"/>
                <w:bottom w:val="none" w:sz="0" w:space="0" w:color="auto"/>
                <w:right w:val="none" w:sz="0" w:space="0" w:color="auto"/>
              </w:divBdr>
            </w:div>
            <w:div w:id="972561374">
              <w:marLeft w:val="0"/>
              <w:marRight w:val="0"/>
              <w:marTop w:val="360"/>
              <w:marBottom w:val="0"/>
              <w:divBdr>
                <w:top w:val="single" w:sz="6" w:space="0" w:color="auto"/>
                <w:left w:val="single" w:sz="6" w:space="0" w:color="auto"/>
                <w:bottom w:val="single" w:sz="6" w:space="0" w:color="auto"/>
                <w:right w:val="single" w:sz="6" w:space="0" w:color="auto"/>
              </w:divBdr>
            </w:div>
            <w:div w:id="973606087">
              <w:marLeft w:val="0"/>
              <w:marRight w:val="0"/>
              <w:marTop w:val="0"/>
              <w:marBottom w:val="0"/>
              <w:divBdr>
                <w:top w:val="none" w:sz="0" w:space="0" w:color="auto"/>
                <w:left w:val="none" w:sz="0" w:space="0" w:color="auto"/>
                <w:bottom w:val="none" w:sz="0" w:space="0" w:color="auto"/>
                <w:right w:val="none" w:sz="0" w:space="0" w:color="auto"/>
              </w:divBdr>
            </w:div>
            <w:div w:id="973871774">
              <w:marLeft w:val="0"/>
              <w:marRight w:val="0"/>
              <w:marTop w:val="0"/>
              <w:marBottom w:val="0"/>
              <w:divBdr>
                <w:top w:val="none" w:sz="0" w:space="0" w:color="auto"/>
                <w:left w:val="none" w:sz="0" w:space="0" w:color="auto"/>
                <w:bottom w:val="none" w:sz="0" w:space="0" w:color="auto"/>
                <w:right w:val="none" w:sz="0" w:space="0" w:color="auto"/>
              </w:divBdr>
            </w:div>
            <w:div w:id="974721311">
              <w:marLeft w:val="0"/>
              <w:marRight w:val="0"/>
              <w:marTop w:val="0"/>
              <w:marBottom w:val="0"/>
              <w:divBdr>
                <w:top w:val="none" w:sz="0" w:space="0" w:color="auto"/>
                <w:left w:val="none" w:sz="0" w:space="0" w:color="auto"/>
                <w:bottom w:val="none" w:sz="0" w:space="0" w:color="auto"/>
                <w:right w:val="none" w:sz="0" w:space="0" w:color="auto"/>
              </w:divBdr>
            </w:div>
            <w:div w:id="975067661">
              <w:marLeft w:val="0"/>
              <w:marRight w:val="0"/>
              <w:marTop w:val="0"/>
              <w:marBottom w:val="0"/>
              <w:divBdr>
                <w:top w:val="none" w:sz="0" w:space="0" w:color="auto"/>
                <w:left w:val="none" w:sz="0" w:space="0" w:color="auto"/>
                <w:bottom w:val="none" w:sz="0" w:space="0" w:color="auto"/>
                <w:right w:val="none" w:sz="0" w:space="0" w:color="auto"/>
              </w:divBdr>
            </w:div>
            <w:div w:id="977493587">
              <w:marLeft w:val="0"/>
              <w:marRight w:val="0"/>
              <w:marTop w:val="0"/>
              <w:marBottom w:val="0"/>
              <w:divBdr>
                <w:top w:val="none" w:sz="0" w:space="0" w:color="auto"/>
                <w:left w:val="none" w:sz="0" w:space="0" w:color="auto"/>
                <w:bottom w:val="none" w:sz="0" w:space="0" w:color="auto"/>
                <w:right w:val="none" w:sz="0" w:space="0" w:color="auto"/>
              </w:divBdr>
            </w:div>
            <w:div w:id="977875293">
              <w:marLeft w:val="0"/>
              <w:marRight w:val="0"/>
              <w:marTop w:val="0"/>
              <w:marBottom w:val="0"/>
              <w:divBdr>
                <w:top w:val="none" w:sz="0" w:space="0" w:color="auto"/>
                <w:left w:val="none" w:sz="0" w:space="0" w:color="auto"/>
                <w:bottom w:val="none" w:sz="0" w:space="0" w:color="auto"/>
                <w:right w:val="none" w:sz="0" w:space="0" w:color="auto"/>
              </w:divBdr>
            </w:div>
            <w:div w:id="978219949">
              <w:marLeft w:val="0"/>
              <w:marRight w:val="0"/>
              <w:marTop w:val="0"/>
              <w:marBottom w:val="0"/>
              <w:divBdr>
                <w:top w:val="none" w:sz="0" w:space="0" w:color="auto"/>
                <w:left w:val="none" w:sz="0" w:space="0" w:color="auto"/>
                <w:bottom w:val="none" w:sz="0" w:space="0" w:color="auto"/>
                <w:right w:val="none" w:sz="0" w:space="0" w:color="auto"/>
              </w:divBdr>
            </w:div>
            <w:div w:id="980383792">
              <w:marLeft w:val="0"/>
              <w:marRight w:val="0"/>
              <w:marTop w:val="0"/>
              <w:marBottom w:val="0"/>
              <w:divBdr>
                <w:top w:val="none" w:sz="0" w:space="0" w:color="auto"/>
                <w:left w:val="none" w:sz="0" w:space="0" w:color="auto"/>
                <w:bottom w:val="none" w:sz="0" w:space="0" w:color="auto"/>
                <w:right w:val="none" w:sz="0" w:space="0" w:color="auto"/>
              </w:divBdr>
            </w:div>
            <w:div w:id="981613768">
              <w:marLeft w:val="0"/>
              <w:marRight w:val="0"/>
              <w:marTop w:val="0"/>
              <w:marBottom w:val="0"/>
              <w:divBdr>
                <w:top w:val="none" w:sz="0" w:space="0" w:color="auto"/>
                <w:left w:val="none" w:sz="0" w:space="0" w:color="auto"/>
                <w:bottom w:val="none" w:sz="0" w:space="0" w:color="auto"/>
                <w:right w:val="none" w:sz="0" w:space="0" w:color="auto"/>
              </w:divBdr>
            </w:div>
            <w:div w:id="982194068">
              <w:marLeft w:val="0"/>
              <w:marRight w:val="0"/>
              <w:marTop w:val="0"/>
              <w:marBottom w:val="0"/>
              <w:divBdr>
                <w:top w:val="none" w:sz="0" w:space="0" w:color="auto"/>
                <w:left w:val="none" w:sz="0" w:space="0" w:color="auto"/>
                <w:bottom w:val="none" w:sz="0" w:space="0" w:color="auto"/>
                <w:right w:val="none" w:sz="0" w:space="0" w:color="auto"/>
              </w:divBdr>
            </w:div>
            <w:div w:id="982655800">
              <w:marLeft w:val="0"/>
              <w:marRight w:val="0"/>
              <w:marTop w:val="0"/>
              <w:marBottom w:val="0"/>
              <w:divBdr>
                <w:top w:val="none" w:sz="0" w:space="0" w:color="auto"/>
                <w:left w:val="none" w:sz="0" w:space="0" w:color="auto"/>
                <w:bottom w:val="none" w:sz="0" w:space="0" w:color="auto"/>
                <w:right w:val="none" w:sz="0" w:space="0" w:color="auto"/>
              </w:divBdr>
            </w:div>
            <w:div w:id="984312211">
              <w:marLeft w:val="0"/>
              <w:marRight w:val="0"/>
              <w:marTop w:val="0"/>
              <w:marBottom w:val="0"/>
              <w:divBdr>
                <w:top w:val="none" w:sz="0" w:space="0" w:color="auto"/>
                <w:left w:val="none" w:sz="0" w:space="0" w:color="auto"/>
                <w:bottom w:val="none" w:sz="0" w:space="0" w:color="auto"/>
                <w:right w:val="none" w:sz="0" w:space="0" w:color="auto"/>
              </w:divBdr>
            </w:div>
            <w:div w:id="984312922">
              <w:marLeft w:val="0"/>
              <w:marRight w:val="0"/>
              <w:marTop w:val="0"/>
              <w:marBottom w:val="0"/>
              <w:divBdr>
                <w:top w:val="none" w:sz="0" w:space="0" w:color="auto"/>
                <w:left w:val="none" w:sz="0" w:space="0" w:color="auto"/>
                <w:bottom w:val="none" w:sz="0" w:space="0" w:color="auto"/>
                <w:right w:val="none" w:sz="0" w:space="0" w:color="auto"/>
              </w:divBdr>
            </w:div>
            <w:div w:id="985477976">
              <w:marLeft w:val="0"/>
              <w:marRight w:val="0"/>
              <w:marTop w:val="0"/>
              <w:marBottom w:val="0"/>
              <w:divBdr>
                <w:top w:val="none" w:sz="0" w:space="0" w:color="auto"/>
                <w:left w:val="none" w:sz="0" w:space="0" w:color="auto"/>
                <w:bottom w:val="none" w:sz="0" w:space="0" w:color="auto"/>
                <w:right w:val="none" w:sz="0" w:space="0" w:color="auto"/>
              </w:divBdr>
            </w:div>
            <w:div w:id="986595162">
              <w:marLeft w:val="0"/>
              <w:marRight w:val="0"/>
              <w:marTop w:val="0"/>
              <w:marBottom w:val="0"/>
              <w:divBdr>
                <w:top w:val="none" w:sz="0" w:space="0" w:color="auto"/>
                <w:left w:val="none" w:sz="0" w:space="0" w:color="auto"/>
                <w:bottom w:val="none" w:sz="0" w:space="0" w:color="auto"/>
                <w:right w:val="none" w:sz="0" w:space="0" w:color="auto"/>
              </w:divBdr>
            </w:div>
            <w:div w:id="990064892">
              <w:marLeft w:val="0"/>
              <w:marRight w:val="0"/>
              <w:marTop w:val="0"/>
              <w:marBottom w:val="0"/>
              <w:divBdr>
                <w:top w:val="none" w:sz="0" w:space="0" w:color="auto"/>
                <w:left w:val="none" w:sz="0" w:space="0" w:color="auto"/>
                <w:bottom w:val="none" w:sz="0" w:space="0" w:color="auto"/>
                <w:right w:val="none" w:sz="0" w:space="0" w:color="auto"/>
              </w:divBdr>
            </w:div>
            <w:div w:id="990406865">
              <w:marLeft w:val="0"/>
              <w:marRight w:val="0"/>
              <w:marTop w:val="0"/>
              <w:marBottom w:val="0"/>
              <w:divBdr>
                <w:top w:val="none" w:sz="0" w:space="0" w:color="auto"/>
                <w:left w:val="none" w:sz="0" w:space="0" w:color="auto"/>
                <w:bottom w:val="none" w:sz="0" w:space="0" w:color="auto"/>
                <w:right w:val="none" w:sz="0" w:space="0" w:color="auto"/>
              </w:divBdr>
            </w:div>
            <w:div w:id="991061252">
              <w:marLeft w:val="0"/>
              <w:marRight w:val="0"/>
              <w:marTop w:val="0"/>
              <w:marBottom w:val="0"/>
              <w:divBdr>
                <w:top w:val="none" w:sz="0" w:space="0" w:color="auto"/>
                <w:left w:val="none" w:sz="0" w:space="0" w:color="auto"/>
                <w:bottom w:val="none" w:sz="0" w:space="0" w:color="auto"/>
                <w:right w:val="none" w:sz="0" w:space="0" w:color="auto"/>
              </w:divBdr>
            </w:div>
            <w:div w:id="991521597">
              <w:marLeft w:val="0"/>
              <w:marRight w:val="0"/>
              <w:marTop w:val="0"/>
              <w:marBottom w:val="0"/>
              <w:divBdr>
                <w:top w:val="none" w:sz="0" w:space="0" w:color="auto"/>
                <w:left w:val="none" w:sz="0" w:space="0" w:color="auto"/>
                <w:bottom w:val="none" w:sz="0" w:space="0" w:color="auto"/>
                <w:right w:val="none" w:sz="0" w:space="0" w:color="auto"/>
              </w:divBdr>
            </w:div>
            <w:div w:id="992761686">
              <w:marLeft w:val="0"/>
              <w:marRight w:val="0"/>
              <w:marTop w:val="0"/>
              <w:marBottom w:val="0"/>
              <w:divBdr>
                <w:top w:val="none" w:sz="0" w:space="0" w:color="auto"/>
                <w:left w:val="none" w:sz="0" w:space="0" w:color="auto"/>
                <w:bottom w:val="none" w:sz="0" w:space="0" w:color="auto"/>
                <w:right w:val="none" w:sz="0" w:space="0" w:color="auto"/>
              </w:divBdr>
            </w:div>
            <w:div w:id="992955177">
              <w:marLeft w:val="0"/>
              <w:marRight w:val="0"/>
              <w:marTop w:val="0"/>
              <w:marBottom w:val="0"/>
              <w:divBdr>
                <w:top w:val="none" w:sz="0" w:space="0" w:color="auto"/>
                <w:left w:val="none" w:sz="0" w:space="0" w:color="auto"/>
                <w:bottom w:val="none" w:sz="0" w:space="0" w:color="auto"/>
                <w:right w:val="none" w:sz="0" w:space="0" w:color="auto"/>
              </w:divBdr>
            </w:div>
            <w:div w:id="993794977">
              <w:marLeft w:val="0"/>
              <w:marRight w:val="0"/>
              <w:marTop w:val="0"/>
              <w:marBottom w:val="0"/>
              <w:divBdr>
                <w:top w:val="none" w:sz="0" w:space="0" w:color="auto"/>
                <w:left w:val="none" w:sz="0" w:space="0" w:color="auto"/>
                <w:bottom w:val="none" w:sz="0" w:space="0" w:color="auto"/>
                <w:right w:val="none" w:sz="0" w:space="0" w:color="auto"/>
              </w:divBdr>
            </w:div>
            <w:div w:id="995498396">
              <w:marLeft w:val="0"/>
              <w:marRight w:val="0"/>
              <w:marTop w:val="0"/>
              <w:marBottom w:val="0"/>
              <w:divBdr>
                <w:top w:val="none" w:sz="0" w:space="0" w:color="auto"/>
                <w:left w:val="none" w:sz="0" w:space="0" w:color="auto"/>
                <w:bottom w:val="none" w:sz="0" w:space="0" w:color="auto"/>
                <w:right w:val="none" w:sz="0" w:space="0" w:color="auto"/>
              </w:divBdr>
            </w:div>
            <w:div w:id="996806417">
              <w:marLeft w:val="0"/>
              <w:marRight w:val="0"/>
              <w:marTop w:val="0"/>
              <w:marBottom w:val="0"/>
              <w:divBdr>
                <w:top w:val="none" w:sz="0" w:space="0" w:color="auto"/>
                <w:left w:val="none" w:sz="0" w:space="0" w:color="auto"/>
                <w:bottom w:val="none" w:sz="0" w:space="0" w:color="auto"/>
                <w:right w:val="none" w:sz="0" w:space="0" w:color="auto"/>
              </w:divBdr>
            </w:div>
            <w:div w:id="1002970764">
              <w:marLeft w:val="0"/>
              <w:marRight w:val="0"/>
              <w:marTop w:val="0"/>
              <w:marBottom w:val="0"/>
              <w:divBdr>
                <w:top w:val="none" w:sz="0" w:space="0" w:color="auto"/>
                <w:left w:val="none" w:sz="0" w:space="0" w:color="auto"/>
                <w:bottom w:val="none" w:sz="0" w:space="0" w:color="auto"/>
                <w:right w:val="none" w:sz="0" w:space="0" w:color="auto"/>
              </w:divBdr>
            </w:div>
            <w:div w:id="1006057049">
              <w:marLeft w:val="0"/>
              <w:marRight w:val="0"/>
              <w:marTop w:val="0"/>
              <w:marBottom w:val="0"/>
              <w:divBdr>
                <w:top w:val="none" w:sz="0" w:space="0" w:color="auto"/>
                <w:left w:val="none" w:sz="0" w:space="0" w:color="auto"/>
                <w:bottom w:val="none" w:sz="0" w:space="0" w:color="auto"/>
                <w:right w:val="none" w:sz="0" w:space="0" w:color="auto"/>
              </w:divBdr>
            </w:div>
            <w:div w:id="1006900281">
              <w:marLeft w:val="0"/>
              <w:marRight w:val="0"/>
              <w:marTop w:val="0"/>
              <w:marBottom w:val="0"/>
              <w:divBdr>
                <w:top w:val="none" w:sz="0" w:space="0" w:color="auto"/>
                <w:left w:val="none" w:sz="0" w:space="0" w:color="auto"/>
                <w:bottom w:val="none" w:sz="0" w:space="0" w:color="auto"/>
                <w:right w:val="none" w:sz="0" w:space="0" w:color="auto"/>
              </w:divBdr>
            </w:div>
            <w:div w:id="1007908916">
              <w:marLeft w:val="0"/>
              <w:marRight w:val="0"/>
              <w:marTop w:val="0"/>
              <w:marBottom w:val="0"/>
              <w:divBdr>
                <w:top w:val="none" w:sz="0" w:space="0" w:color="auto"/>
                <w:left w:val="none" w:sz="0" w:space="0" w:color="auto"/>
                <w:bottom w:val="none" w:sz="0" w:space="0" w:color="auto"/>
                <w:right w:val="none" w:sz="0" w:space="0" w:color="auto"/>
              </w:divBdr>
            </w:div>
            <w:div w:id="1008141551">
              <w:marLeft w:val="0"/>
              <w:marRight w:val="0"/>
              <w:marTop w:val="0"/>
              <w:marBottom w:val="0"/>
              <w:divBdr>
                <w:top w:val="none" w:sz="0" w:space="0" w:color="auto"/>
                <w:left w:val="none" w:sz="0" w:space="0" w:color="auto"/>
                <w:bottom w:val="none" w:sz="0" w:space="0" w:color="auto"/>
                <w:right w:val="none" w:sz="0" w:space="0" w:color="auto"/>
              </w:divBdr>
            </w:div>
            <w:div w:id="1008677055">
              <w:marLeft w:val="0"/>
              <w:marRight w:val="0"/>
              <w:marTop w:val="0"/>
              <w:marBottom w:val="0"/>
              <w:divBdr>
                <w:top w:val="none" w:sz="0" w:space="0" w:color="auto"/>
                <w:left w:val="none" w:sz="0" w:space="0" w:color="auto"/>
                <w:bottom w:val="none" w:sz="0" w:space="0" w:color="auto"/>
                <w:right w:val="none" w:sz="0" w:space="0" w:color="auto"/>
              </w:divBdr>
            </w:div>
            <w:div w:id="1008677462">
              <w:marLeft w:val="0"/>
              <w:marRight w:val="0"/>
              <w:marTop w:val="0"/>
              <w:marBottom w:val="0"/>
              <w:divBdr>
                <w:top w:val="none" w:sz="0" w:space="0" w:color="auto"/>
                <w:left w:val="none" w:sz="0" w:space="0" w:color="auto"/>
                <w:bottom w:val="none" w:sz="0" w:space="0" w:color="auto"/>
                <w:right w:val="none" w:sz="0" w:space="0" w:color="auto"/>
              </w:divBdr>
            </w:div>
            <w:div w:id="1008747714">
              <w:marLeft w:val="0"/>
              <w:marRight w:val="0"/>
              <w:marTop w:val="0"/>
              <w:marBottom w:val="0"/>
              <w:divBdr>
                <w:top w:val="none" w:sz="0" w:space="0" w:color="auto"/>
                <w:left w:val="none" w:sz="0" w:space="0" w:color="auto"/>
                <w:bottom w:val="none" w:sz="0" w:space="0" w:color="auto"/>
                <w:right w:val="none" w:sz="0" w:space="0" w:color="auto"/>
              </w:divBdr>
            </w:div>
            <w:div w:id="1008993117">
              <w:marLeft w:val="0"/>
              <w:marRight w:val="0"/>
              <w:marTop w:val="0"/>
              <w:marBottom w:val="0"/>
              <w:divBdr>
                <w:top w:val="none" w:sz="0" w:space="0" w:color="auto"/>
                <w:left w:val="none" w:sz="0" w:space="0" w:color="auto"/>
                <w:bottom w:val="none" w:sz="0" w:space="0" w:color="auto"/>
                <w:right w:val="none" w:sz="0" w:space="0" w:color="auto"/>
              </w:divBdr>
            </w:div>
            <w:div w:id="1009211427">
              <w:marLeft w:val="0"/>
              <w:marRight w:val="0"/>
              <w:marTop w:val="0"/>
              <w:marBottom w:val="0"/>
              <w:divBdr>
                <w:top w:val="none" w:sz="0" w:space="0" w:color="auto"/>
                <w:left w:val="none" w:sz="0" w:space="0" w:color="auto"/>
                <w:bottom w:val="none" w:sz="0" w:space="0" w:color="auto"/>
                <w:right w:val="none" w:sz="0" w:space="0" w:color="auto"/>
              </w:divBdr>
            </w:div>
            <w:div w:id="1012949385">
              <w:marLeft w:val="0"/>
              <w:marRight w:val="0"/>
              <w:marTop w:val="0"/>
              <w:marBottom w:val="0"/>
              <w:divBdr>
                <w:top w:val="none" w:sz="0" w:space="0" w:color="auto"/>
                <w:left w:val="none" w:sz="0" w:space="0" w:color="auto"/>
                <w:bottom w:val="none" w:sz="0" w:space="0" w:color="auto"/>
                <w:right w:val="none" w:sz="0" w:space="0" w:color="auto"/>
              </w:divBdr>
            </w:div>
            <w:div w:id="1013342719">
              <w:marLeft w:val="0"/>
              <w:marRight w:val="0"/>
              <w:marTop w:val="0"/>
              <w:marBottom w:val="0"/>
              <w:divBdr>
                <w:top w:val="none" w:sz="0" w:space="0" w:color="auto"/>
                <w:left w:val="none" w:sz="0" w:space="0" w:color="auto"/>
                <w:bottom w:val="none" w:sz="0" w:space="0" w:color="auto"/>
                <w:right w:val="none" w:sz="0" w:space="0" w:color="auto"/>
              </w:divBdr>
            </w:div>
            <w:div w:id="1013412812">
              <w:marLeft w:val="0"/>
              <w:marRight w:val="0"/>
              <w:marTop w:val="0"/>
              <w:marBottom w:val="0"/>
              <w:divBdr>
                <w:top w:val="none" w:sz="0" w:space="0" w:color="auto"/>
                <w:left w:val="none" w:sz="0" w:space="0" w:color="auto"/>
                <w:bottom w:val="none" w:sz="0" w:space="0" w:color="auto"/>
                <w:right w:val="none" w:sz="0" w:space="0" w:color="auto"/>
              </w:divBdr>
            </w:div>
            <w:div w:id="1014649897">
              <w:marLeft w:val="0"/>
              <w:marRight w:val="0"/>
              <w:marTop w:val="0"/>
              <w:marBottom w:val="0"/>
              <w:divBdr>
                <w:top w:val="none" w:sz="0" w:space="0" w:color="auto"/>
                <w:left w:val="none" w:sz="0" w:space="0" w:color="auto"/>
                <w:bottom w:val="none" w:sz="0" w:space="0" w:color="auto"/>
                <w:right w:val="none" w:sz="0" w:space="0" w:color="auto"/>
              </w:divBdr>
            </w:div>
            <w:div w:id="1014722893">
              <w:marLeft w:val="0"/>
              <w:marRight w:val="0"/>
              <w:marTop w:val="0"/>
              <w:marBottom w:val="0"/>
              <w:divBdr>
                <w:top w:val="none" w:sz="0" w:space="0" w:color="auto"/>
                <w:left w:val="none" w:sz="0" w:space="0" w:color="auto"/>
                <w:bottom w:val="none" w:sz="0" w:space="0" w:color="auto"/>
                <w:right w:val="none" w:sz="0" w:space="0" w:color="auto"/>
              </w:divBdr>
            </w:div>
            <w:div w:id="1014768092">
              <w:marLeft w:val="0"/>
              <w:marRight w:val="0"/>
              <w:marTop w:val="0"/>
              <w:marBottom w:val="0"/>
              <w:divBdr>
                <w:top w:val="none" w:sz="0" w:space="0" w:color="auto"/>
                <w:left w:val="none" w:sz="0" w:space="0" w:color="auto"/>
                <w:bottom w:val="none" w:sz="0" w:space="0" w:color="auto"/>
                <w:right w:val="none" w:sz="0" w:space="0" w:color="auto"/>
              </w:divBdr>
            </w:div>
            <w:div w:id="1015352740">
              <w:marLeft w:val="0"/>
              <w:marRight w:val="0"/>
              <w:marTop w:val="0"/>
              <w:marBottom w:val="0"/>
              <w:divBdr>
                <w:top w:val="none" w:sz="0" w:space="0" w:color="auto"/>
                <w:left w:val="none" w:sz="0" w:space="0" w:color="auto"/>
                <w:bottom w:val="none" w:sz="0" w:space="0" w:color="auto"/>
                <w:right w:val="none" w:sz="0" w:space="0" w:color="auto"/>
              </w:divBdr>
            </w:div>
            <w:div w:id="1020424727">
              <w:marLeft w:val="0"/>
              <w:marRight w:val="0"/>
              <w:marTop w:val="0"/>
              <w:marBottom w:val="0"/>
              <w:divBdr>
                <w:top w:val="none" w:sz="0" w:space="0" w:color="auto"/>
                <w:left w:val="none" w:sz="0" w:space="0" w:color="auto"/>
                <w:bottom w:val="none" w:sz="0" w:space="0" w:color="auto"/>
                <w:right w:val="none" w:sz="0" w:space="0" w:color="auto"/>
              </w:divBdr>
            </w:div>
            <w:div w:id="1020814795">
              <w:marLeft w:val="0"/>
              <w:marRight w:val="0"/>
              <w:marTop w:val="0"/>
              <w:marBottom w:val="0"/>
              <w:divBdr>
                <w:top w:val="none" w:sz="0" w:space="0" w:color="auto"/>
                <w:left w:val="none" w:sz="0" w:space="0" w:color="auto"/>
                <w:bottom w:val="none" w:sz="0" w:space="0" w:color="auto"/>
                <w:right w:val="none" w:sz="0" w:space="0" w:color="auto"/>
              </w:divBdr>
            </w:div>
            <w:div w:id="1021013517">
              <w:marLeft w:val="0"/>
              <w:marRight w:val="0"/>
              <w:marTop w:val="0"/>
              <w:marBottom w:val="0"/>
              <w:divBdr>
                <w:top w:val="none" w:sz="0" w:space="0" w:color="auto"/>
                <w:left w:val="none" w:sz="0" w:space="0" w:color="auto"/>
                <w:bottom w:val="none" w:sz="0" w:space="0" w:color="auto"/>
                <w:right w:val="none" w:sz="0" w:space="0" w:color="auto"/>
              </w:divBdr>
            </w:div>
            <w:div w:id="1021130668">
              <w:marLeft w:val="0"/>
              <w:marRight w:val="0"/>
              <w:marTop w:val="0"/>
              <w:marBottom w:val="0"/>
              <w:divBdr>
                <w:top w:val="none" w:sz="0" w:space="0" w:color="auto"/>
                <w:left w:val="none" w:sz="0" w:space="0" w:color="auto"/>
                <w:bottom w:val="none" w:sz="0" w:space="0" w:color="auto"/>
                <w:right w:val="none" w:sz="0" w:space="0" w:color="auto"/>
              </w:divBdr>
            </w:div>
            <w:div w:id="1021393457">
              <w:marLeft w:val="0"/>
              <w:marRight w:val="0"/>
              <w:marTop w:val="0"/>
              <w:marBottom w:val="0"/>
              <w:divBdr>
                <w:top w:val="none" w:sz="0" w:space="0" w:color="auto"/>
                <w:left w:val="none" w:sz="0" w:space="0" w:color="auto"/>
                <w:bottom w:val="none" w:sz="0" w:space="0" w:color="auto"/>
                <w:right w:val="none" w:sz="0" w:space="0" w:color="auto"/>
              </w:divBdr>
            </w:div>
            <w:div w:id="1026715316">
              <w:marLeft w:val="0"/>
              <w:marRight w:val="0"/>
              <w:marTop w:val="0"/>
              <w:marBottom w:val="0"/>
              <w:divBdr>
                <w:top w:val="none" w:sz="0" w:space="0" w:color="auto"/>
                <w:left w:val="none" w:sz="0" w:space="0" w:color="auto"/>
                <w:bottom w:val="none" w:sz="0" w:space="0" w:color="auto"/>
                <w:right w:val="none" w:sz="0" w:space="0" w:color="auto"/>
              </w:divBdr>
              <w:divsChild>
                <w:div w:id="521407461">
                  <w:marLeft w:val="0"/>
                  <w:marRight w:val="0"/>
                  <w:marTop w:val="0"/>
                  <w:marBottom w:val="0"/>
                  <w:divBdr>
                    <w:top w:val="none" w:sz="0" w:space="0" w:color="auto"/>
                    <w:left w:val="none" w:sz="0" w:space="0" w:color="auto"/>
                    <w:bottom w:val="none" w:sz="0" w:space="0" w:color="auto"/>
                    <w:right w:val="none" w:sz="0" w:space="0" w:color="auto"/>
                  </w:divBdr>
                </w:div>
                <w:div w:id="609361138">
                  <w:marLeft w:val="0"/>
                  <w:marRight w:val="0"/>
                  <w:marTop w:val="0"/>
                  <w:marBottom w:val="0"/>
                  <w:divBdr>
                    <w:top w:val="none" w:sz="0" w:space="0" w:color="auto"/>
                    <w:left w:val="none" w:sz="0" w:space="0" w:color="auto"/>
                    <w:bottom w:val="none" w:sz="0" w:space="0" w:color="auto"/>
                    <w:right w:val="none" w:sz="0" w:space="0" w:color="auto"/>
                  </w:divBdr>
                </w:div>
                <w:div w:id="1080906413">
                  <w:marLeft w:val="0"/>
                  <w:marRight w:val="0"/>
                  <w:marTop w:val="0"/>
                  <w:marBottom w:val="0"/>
                  <w:divBdr>
                    <w:top w:val="none" w:sz="0" w:space="0" w:color="auto"/>
                    <w:left w:val="none" w:sz="0" w:space="0" w:color="auto"/>
                    <w:bottom w:val="none" w:sz="0" w:space="0" w:color="auto"/>
                    <w:right w:val="none" w:sz="0" w:space="0" w:color="auto"/>
                  </w:divBdr>
                </w:div>
                <w:div w:id="1145313793">
                  <w:marLeft w:val="0"/>
                  <w:marRight w:val="0"/>
                  <w:marTop w:val="0"/>
                  <w:marBottom w:val="0"/>
                  <w:divBdr>
                    <w:top w:val="none" w:sz="0" w:space="0" w:color="auto"/>
                    <w:left w:val="none" w:sz="0" w:space="0" w:color="auto"/>
                    <w:bottom w:val="none" w:sz="0" w:space="0" w:color="auto"/>
                    <w:right w:val="none" w:sz="0" w:space="0" w:color="auto"/>
                  </w:divBdr>
                </w:div>
                <w:div w:id="1162163836">
                  <w:marLeft w:val="0"/>
                  <w:marRight w:val="0"/>
                  <w:marTop w:val="0"/>
                  <w:marBottom w:val="0"/>
                  <w:divBdr>
                    <w:top w:val="none" w:sz="0" w:space="0" w:color="auto"/>
                    <w:left w:val="none" w:sz="0" w:space="0" w:color="auto"/>
                    <w:bottom w:val="none" w:sz="0" w:space="0" w:color="auto"/>
                    <w:right w:val="none" w:sz="0" w:space="0" w:color="auto"/>
                  </w:divBdr>
                </w:div>
                <w:div w:id="1165435131">
                  <w:marLeft w:val="0"/>
                  <w:marRight w:val="0"/>
                  <w:marTop w:val="0"/>
                  <w:marBottom w:val="0"/>
                  <w:divBdr>
                    <w:top w:val="none" w:sz="0" w:space="0" w:color="auto"/>
                    <w:left w:val="none" w:sz="0" w:space="0" w:color="auto"/>
                    <w:bottom w:val="none" w:sz="0" w:space="0" w:color="auto"/>
                    <w:right w:val="none" w:sz="0" w:space="0" w:color="auto"/>
                  </w:divBdr>
                </w:div>
                <w:div w:id="1477987069">
                  <w:marLeft w:val="0"/>
                  <w:marRight w:val="0"/>
                  <w:marTop w:val="0"/>
                  <w:marBottom w:val="0"/>
                  <w:divBdr>
                    <w:top w:val="none" w:sz="0" w:space="0" w:color="auto"/>
                    <w:left w:val="none" w:sz="0" w:space="0" w:color="auto"/>
                    <w:bottom w:val="none" w:sz="0" w:space="0" w:color="auto"/>
                    <w:right w:val="none" w:sz="0" w:space="0" w:color="auto"/>
                  </w:divBdr>
                </w:div>
                <w:div w:id="1480414257">
                  <w:marLeft w:val="0"/>
                  <w:marRight w:val="0"/>
                  <w:marTop w:val="0"/>
                  <w:marBottom w:val="0"/>
                  <w:divBdr>
                    <w:top w:val="none" w:sz="0" w:space="0" w:color="auto"/>
                    <w:left w:val="none" w:sz="0" w:space="0" w:color="auto"/>
                    <w:bottom w:val="none" w:sz="0" w:space="0" w:color="auto"/>
                    <w:right w:val="none" w:sz="0" w:space="0" w:color="auto"/>
                  </w:divBdr>
                </w:div>
                <w:div w:id="1508901873">
                  <w:marLeft w:val="0"/>
                  <w:marRight w:val="0"/>
                  <w:marTop w:val="0"/>
                  <w:marBottom w:val="0"/>
                  <w:divBdr>
                    <w:top w:val="none" w:sz="0" w:space="0" w:color="auto"/>
                    <w:left w:val="none" w:sz="0" w:space="0" w:color="auto"/>
                    <w:bottom w:val="none" w:sz="0" w:space="0" w:color="auto"/>
                    <w:right w:val="none" w:sz="0" w:space="0" w:color="auto"/>
                  </w:divBdr>
                </w:div>
                <w:div w:id="1852990876">
                  <w:marLeft w:val="0"/>
                  <w:marRight w:val="0"/>
                  <w:marTop w:val="0"/>
                  <w:marBottom w:val="0"/>
                  <w:divBdr>
                    <w:top w:val="none" w:sz="0" w:space="0" w:color="auto"/>
                    <w:left w:val="none" w:sz="0" w:space="0" w:color="auto"/>
                    <w:bottom w:val="none" w:sz="0" w:space="0" w:color="auto"/>
                    <w:right w:val="none" w:sz="0" w:space="0" w:color="auto"/>
                  </w:divBdr>
                </w:div>
                <w:div w:id="2068189467">
                  <w:marLeft w:val="0"/>
                  <w:marRight w:val="0"/>
                  <w:marTop w:val="0"/>
                  <w:marBottom w:val="0"/>
                  <w:divBdr>
                    <w:top w:val="none" w:sz="0" w:space="0" w:color="auto"/>
                    <w:left w:val="none" w:sz="0" w:space="0" w:color="auto"/>
                    <w:bottom w:val="none" w:sz="0" w:space="0" w:color="auto"/>
                    <w:right w:val="none" w:sz="0" w:space="0" w:color="auto"/>
                  </w:divBdr>
                </w:div>
                <w:div w:id="2092963222">
                  <w:marLeft w:val="0"/>
                  <w:marRight w:val="0"/>
                  <w:marTop w:val="0"/>
                  <w:marBottom w:val="0"/>
                  <w:divBdr>
                    <w:top w:val="none" w:sz="0" w:space="0" w:color="auto"/>
                    <w:left w:val="none" w:sz="0" w:space="0" w:color="auto"/>
                    <w:bottom w:val="none" w:sz="0" w:space="0" w:color="auto"/>
                    <w:right w:val="none" w:sz="0" w:space="0" w:color="auto"/>
                  </w:divBdr>
                </w:div>
              </w:divsChild>
            </w:div>
            <w:div w:id="1027872463">
              <w:marLeft w:val="0"/>
              <w:marRight w:val="0"/>
              <w:marTop w:val="0"/>
              <w:marBottom w:val="0"/>
              <w:divBdr>
                <w:top w:val="none" w:sz="0" w:space="0" w:color="auto"/>
                <w:left w:val="none" w:sz="0" w:space="0" w:color="auto"/>
                <w:bottom w:val="none" w:sz="0" w:space="0" w:color="auto"/>
                <w:right w:val="none" w:sz="0" w:space="0" w:color="auto"/>
              </w:divBdr>
            </w:div>
            <w:div w:id="1028411593">
              <w:marLeft w:val="0"/>
              <w:marRight w:val="0"/>
              <w:marTop w:val="0"/>
              <w:marBottom w:val="0"/>
              <w:divBdr>
                <w:top w:val="none" w:sz="0" w:space="0" w:color="auto"/>
                <w:left w:val="none" w:sz="0" w:space="0" w:color="auto"/>
                <w:bottom w:val="none" w:sz="0" w:space="0" w:color="auto"/>
                <w:right w:val="none" w:sz="0" w:space="0" w:color="auto"/>
              </w:divBdr>
            </w:div>
            <w:div w:id="1029719914">
              <w:marLeft w:val="0"/>
              <w:marRight w:val="0"/>
              <w:marTop w:val="0"/>
              <w:marBottom w:val="0"/>
              <w:divBdr>
                <w:top w:val="none" w:sz="0" w:space="0" w:color="auto"/>
                <w:left w:val="none" w:sz="0" w:space="0" w:color="auto"/>
                <w:bottom w:val="none" w:sz="0" w:space="0" w:color="auto"/>
                <w:right w:val="none" w:sz="0" w:space="0" w:color="auto"/>
              </w:divBdr>
            </w:div>
            <w:div w:id="1033503392">
              <w:marLeft w:val="0"/>
              <w:marRight w:val="0"/>
              <w:marTop w:val="0"/>
              <w:marBottom w:val="0"/>
              <w:divBdr>
                <w:top w:val="none" w:sz="0" w:space="0" w:color="auto"/>
                <w:left w:val="none" w:sz="0" w:space="0" w:color="auto"/>
                <w:bottom w:val="none" w:sz="0" w:space="0" w:color="auto"/>
                <w:right w:val="none" w:sz="0" w:space="0" w:color="auto"/>
              </w:divBdr>
            </w:div>
            <w:div w:id="1035614688">
              <w:marLeft w:val="0"/>
              <w:marRight w:val="0"/>
              <w:marTop w:val="0"/>
              <w:marBottom w:val="0"/>
              <w:divBdr>
                <w:top w:val="none" w:sz="0" w:space="0" w:color="auto"/>
                <w:left w:val="none" w:sz="0" w:space="0" w:color="auto"/>
                <w:bottom w:val="none" w:sz="0" w:space="0" w:color="auto"/>
                <w:right w:val="none" w:sz="0" w:space="0" w:color="auto"/>
              </w:divBdr>
            </w:div>
            <w:div w:id="1036269245">
              <w:marLeft w:val="0"/>
              <w:marRight w:val="0"/>
              <w:marTop w:val="0"/>
              <w:marBottom w:val="0"/>
              <w:divBdr>
                <w:top w:val="none" w:sz="0" w:space="0" w:color="auto"/>
                <w:left w:val="none" w:sz="0" w:space="0" w:color="auto"/>
                <w:bottom w:val="none" w:sz="0" w:space="0" w:color="auto"/>
                <w:right w:val="none" w:sz="0" w:space="0" w:color="auto"/>
              </w:divBdr>
            </w:div>
            <w:div w:id="1036584900">
              <w:marLeft w:val="0"/>
              <w:marRight w:val="0"/>
              <w:marTop w:val="0"/>
              <w:marBottom w:val="0"/>
              <w:divBdr>
                <w:top w:val="none" w:sz="0" w:space="0" w:color="auto"/>
                <w:left w:val="none" w:sz="0" w:space="0" w:color="auto"/>
                <w:bottom w:val="none" w:sz="0" w:space="0" w:color="auto"/>
                <w:right w:val="none" w:sz="0" w:space="0" w:color="auto"/>
              </w:divBdr>
            </w:div>
            <w:div w:id="1037199527">
              <w:marLeft w:val="0"/>
              <w:marRight w:val="0"/>
              <w:marTop w:val="0"/>
              <w:marBottom w:val="0"/>
              <w:divBdr>
                <w:top w:val="none" w:sz="0" w:space="0" w:color="auto"/>
                <w:left w:val="none" w:sz="0" w:space="0" w:color="auto"/>
                <w:bottom w:val="none" w:sz="0" w:space="0" w:color="auto"/>
                <w:right w:val="none" w:sz="0" w:space="0" w:color="auto"/>
              </w:divBdr>
            </w:div>
            <w:div w:id="1037313193">
              <w:marLeft w:val="0"/>
              <w:marRight w:val="0"/>
              <w:marTop w:val="0"/>
              <w:marBottom w:val="0"/>
              <w:divBdr>
                <w:top w:val="none" w:sz="0" w:space="0" w:color="auto"/>
                <w:left w:val="none" w:sz="0" w:space="0" w:color="auto"/>
                <w:bottom w:val="none" w:sz="0" w:space="0" w:color="auto"/>
                <w:right w:val="none" w:sz="0" w:space="0" w:color="auto"/>
              </w:divBdr>
            </w:div>
            <w:div w:id="1040400437">
              <w:marLeft w:val="0"/>
              <w:marRight w:val="0"/>
              <w:marTop w:val="0"/>
              <w:marBottom w:val="0"/>
              <w:divBdr>
                <w:top w:val="none" w:sz="0" w:space="0" w:color="auto"/>
                <w:left w:val="none" w:sz="0" w:space="0" w:color="auto"/>
                <w:bottom w:val="none" w:sz="0" w:space="0" w:color="auto"/>
                <w:right w:val="none" w:sz="0" w:space="0" w:color="auto"/>
              </w:divBdr>
            </w:div>
            <w:div w:id="1040856543">
              <w:marLeft w:val="0"/>
              <w:marRight w:val="0"/>
              <w:marTop w:val="0"/>
              <w:marBottom w:val="0"/>
              <w:divBdr>
                <w:top w:val="none" w:sz="0" w:space="0" w:color="auto"/>
                <w:left w:val="none" w:sz="0" w:space="0" w:color="auto"/>
                <w:bottom w:val="none" w:sz="0" w:space="0" w:color="auto"/>
                <w:right w:val="none" w:sz="0" w:space="0" w:color="auto"/>
              </w:divBdr>
            </w:div>
            <w:div w:id="1049568521">
              <w:marLeft w:val="0"/>
              <w:marRight w:val="0"/>
              <w:marTop w:val="0"/>
              <w:marBottom w:val="0"/>
              <w:divBdr>
                <w:top w:val="none" w:sz="0" w:space="0" w:color="auto"/>
                <w:left w:val="none" w:sz="0" w:space="0" w:color="auto"/>
                <w:bottom w:val="none" w:sz="0" w:space="0" w:color="auto"/>
                <w:right w:val="none" w:sz="0" w:space="0" w:color="auto"/>
              </w:divBdr>
            </w:div>
            <w:div w:id="1049957952">
              <w:marLeft w:val="0"/>
              <w:marRight w:val="0"/>
              <w:marTop w:val="0"/>
              <w:marBottom w:val="0"/>
              <w:divBdr>
                <w:top w:val="none" w:sz="0" w:space="0" w:color="auto"/>
                <w:left w:val="none" w:sz="0" w:space="0" w:color="auto"/>
                <w:bottom w:val="none" w:sz="0" w:space="0" w:color="auto"/>
                <w:right w:val="none" w:sz="0" w:space="0" w:color="auto"/>
              </w:divBdr>
            </w:div>
            <w:div w:id="1050375435">
              <w:marLeft w:val="0"/>
              <w:marRight w:val="0"/>
              <w:marTop w:val="0"/>
              <w:marBottom w:val="0"/>
              <w:divBdr>
                <w:top w:val="none" w:sz="0" w:space="0" w:color="auto"/>
                <w:left w:val="none" w:sz="0" w:space="0" w:color="auto"/>
                <w:bottom w:val="none" w:sz="0" w:space="0" w:color="auto"/>
                <w:right w:val="none" w:sz="0" w:space="0" w:color="auto"/>
              </w:divBdr>
            </w:div>
            <w:div w:id="1054353830">
              <w:marLeft w:val="0"/>
              <w:marRight w:val="0"/>
              <w:marTop w:val="0"/>
              <w:marBottom w:val="0"/>
              <w:divBdr>
                <w:top w:val="none" w:sz="0" w:space="0" w:color="auto"/>
                <w:left w:val="none" w:sz="0" w:space="0" w:color="auto"/>
                <w:bottom w:val="none" w:sz="0" w:space="0" w:color="auto"/>
                <w:right w:val="none" w:sz="0" w:space="0" w:color="auto"/>
              </w:divBdr>
            </w:div>
            <w:div w:id="1054356414">
              <w:marLeft w:val="0"/>
              <w:marRight w:val="0"/>
              <w:marTop w:val="0"/>
              <w:marBottom w:val="0"/>
              <w:divBdr>
                <w:top w:val="none" w:sz="0" w:space="0" w:color="auto"/>
                <w:left w:val="none" w:sz="0" w:space="0" w:color="auto"/>
                <w:bottom w:val="none" w:sz="0" w:space="0" w:color="auto"/>
                <w:right w:val="none" w:sz="0" w:space="0" w:color="auto"/>
              </w:divBdr>
            </w:div>
            <w:div w:id="1055665892">
              <w:marLeft w:val="0"/>
              <w:marRight w:val="0"/>
              <w:marTop w:val="0"/>
              <w:marBottom w:val="0"/>
              <w:divBdr>
                <w:top w:val="none" w:sz="0" w:space="0" w:color="auto"/>
                <w:left w:val="none" w:sz="0" w:space="0" w:color="auto"/>
                <w:bottom w:val="none" w:sz="0" w:space="0" w:color="auto"/>
                <w:right w:val="none" w:sz="0" w:space="0" w:color="auto"/>
              </w:divBdr>
            </w:div>
            <w:div w:id="1057705288">
              <w:marLeft w:val="0"/>
              <w:marRight w:val="0"/>
              <w:marTop w:val="0"/>
              <w:marBottom w:val="0"/>
              <w:divBdr>
                <w:top w:val="none" w:sz="0" w:space="0" w:color="auto"/>
                <w:left w:val="none" w:sz="0" w:space="0" w:color="auto"/>
                <w:bottom w:val="none" w:sz="0" w:space="0" w:color="auto"/>
                <w:right w:val="none" w:sz="0" w:space="0" w:color="auto"/>
              </w:divBdr>
            </w:div>
            <w:div w:id="1058668732">
              <w:marLeft w:val="0"/>
              <w:marRight w:val="0"/>
              <w:marTop w:val="0"/>
              <w:marBottom w:val="0"/>
              <w:divBdr>
                <w:top w:val="none" w:sz="0" w:space="0" w:color="auto"/>
                <w:left w:val="none" w:sz="0" w:space="0" w:color="auto"/>
                <w:bottom w:val="none" w:sz="0" w:space="0" w:color="auto"/>
                <w:right w:val="none" w:sz="0" w:space="0" w:color="auto"/>
              </w:divBdr>
            </w:div>
            <w:div w:id="1058818804">
              <w:marLeft w:val="0"/>
              <w:marRight w:val="0"/>
              <w:marTop w:val="0"/>
              <w:marBottom w:val="0"/>
              <w:divBdr>
                <w:top w:val="none" w:sz="0" w:space="0" w:color="auto"/>
                <w:left w:val="none" w:sz="0" w:space="0" w:color="auto"/>
                <w:bottom w:val="none" w:sz="0" w:space="0" w:color="auto"/>
                <w:right w:val="none" w:sz="0" w:space="0" w:color="auto"/>
              </w:divBdr>
            </w:div>
            <w:div w:id="1060860573">
              <w:marLeft w:val="0"/>
              <w:marRight w:val="0"/>
              <w:marTop w:val="0"/>
              <w:marBottom w:val="0"/>
              <w:divBdr>
                <w:top w:val="none" w:sz="0" w:space="0" w:color="auto"/>
                <w:left w:val="none" w:sz="0" w:space="0" w:color="auto"/>
                <w:bottom w:val="none" w:sz="0" w:space="0" w:color="auto"/>
                <w:right w:val="none" w:sz="0" w:space="0" w:color="auto"/>
              </w:divBdr>
            </w:div>
            <w:div w:id="1061561933">
              <w:marLeft w:val="0"/>
              <w:marRight w:val="0"/>
              <w:marTop w:val="0"/>
              <w:marBottom w:val="0"/>
              <w:divBdr>
                <w:top w:val="none" w:sz="0" w:space="0" w:color="auto"/>
                <w:left w:val="none" w:sz="0" w:space="0" w:color="auto"/>
                <w:bottom w:val="none" w:sz="0" w:space="0" w:color="auto"/>
                <w:right w:val="none" w:sz="0" w:space="0" w:color="auto"/>
              </w:divBdr>
            </w:div>
            <w:div w:id="1064449009">
              <w:marLeft w:val="0"/>
              <w:marRight w:val="0"/>
              <w:marTop w:val="0"/>
              <w:marBottom w:val="0"/>
              <w:divBdr>
                <w:top w:val="none" w:sz="0" w:space="0" w:color="auto"/>
                <w:left w:val="none" w:sz="0" w:space="0" w:color="auto"/>
                <w:bottom w:val="none" w:sz="0" w:space="0" w:color="auto"/>
                <w:right w:val="none" w:sz="0" w:space="0" w:color="auto"/>
              </w:divBdr>
            </w:div>
            <w:div w:id="1067805371">
              <w:marLeft w:val="0"/>
              <w:marRight w:val="0"/>
              <w:marTop w:val="0"/>
              <w:marBottom w:val="0"/>
              <w:divBdr>
                <w:top w:val="none" w:sz="0" w:space="0" w:color="auto"/>
                <w:left w:val="none" w:sz="0" w:space="0" w:color="auto"/>
                <w:bottom w:val="none" w:sz="0" w:space="0" w:color="auto"/>
                <w:right w:val="none" w:sz="0" w:space="0" w:color="auto"/>
              </w:divBdr>
            </w:div>
            <w:div w:id="1068770547">
              <w:marLeft w:val="0"/>
              <w:marRight w:val="0"/>
              <w:marTop w:val="0"/>
              <w:marBottom w:val="0"/>
              <w:divBdr>
                <w:top w:val="none" w:sz="0" w:space="0" w:color="auto"/>
                <w:left w:val="none" w:sz="0" w:space="0" w:color="auto"/>
                <w:bottom w:val="none" w:sz="0" w:space="0" w:color="auto"/>
                <w:right w:val="none" w:sz="0" w:space="0" w:color="auto"/>
              </w:divBdr>
            </w:div>
            <w:div w:id="1068919638">
              <w:marLeft w:val="0"/>
              <w:marRight w:val="0"/>
              <w:marTop w:val="0"/>
              <w:marBottom w:val="0"/>
              <w:divBdr>
                <w:top w:val="none" w:sz="0" w:space="0" w:color="auto"/>
                <w:left w:val="none" w:sz="0" w:space="0" w:color="auto"/>
                <w:bottom w:val="none" w:sz="0" w:space="0" w:color="auto"/>
                <w:right w:val="none" w:sz="0" w:space="0" w:color="auto"/>
              </w:divBdr>
            </w:div>
            <w:div w:id="1070615656">
              <w:marLeft w:val="0"/>
              <w:marRight w:val="0"/>
              <w:marTop w:val="0"/>
              <w:marBottom w:val="0"/>
              <w:divBdr>
                <w:top w:val="none" w:sz="0" w:space="0" w:color="auto"/>
                <w:left w:val="none" w:sz="0" w:space="0" w:color="auto"/>
                <w:bottom w:val="none" w:sz="0" w:space="0" w:color="auto"/>
                <w:right w:val="none" w:sz="0" w:space="0" w:color="auto"/>
              </w:divBdr>
            </w:div>
            <w:div w:id="1070805390">
              <w:marLeft w:val="0"/>
              <w:marRight w:val="0"/>
              <w:marTop w:val="0"/>
              <w:marBottom w:val="0"/>
              <w:divBdr>
                <w:top w:val="none" w:sz="0" w:space="0" w:color="auto"/>
                <w:left w:val="none" w:sz="0" w:space="0" w:color="auto"/>
                <w:bottom w:val="none" w:sz="0" w:space="0" w:color="auto"/>
                <w:right w:val="none" w:sz="0" w:space="0" w:color="auto"/>
              </w:divBdr>
            </w:div>
            <w:div w:id="1071276038">
              <w:marLeft w:val="0"/>
              <w:marRight w:val="0"/>
              <w:marTop w:val="0"/>
              <w:marBottom w:val="0"/>
              <w:divBdr>
                <w:top w:val="none" w:sz="0" w:space="0" w:color="auto"/>
                <w:left w:val="none" w:sz="0" w:space="0" w:color="auto"/>
                <w:bottom w:val="none" w:sz="0" w:space="0" w:color="auto"/>
                <w:right w:val="none" w:sz="0" w:space="0" w:color="auto"/>
              </w:divBdr>
            </w:div>
            <w:div w:id="1076054581">
              <w:marLeft w:val="0"/>
              <w:marRight w:val="0"/>
              <w:marTop w:val="0"/>
              <w:marBottom w:val="0"/>
              <w:divBdr>
                <w:top w:val="none" w:sz="0" w:space="0" w:color="auto"/>
                <w:left w:val="none" w:sz="0" w:space="0" w:color="auto"/>
                <w:bottom w:val="none" w:sz="0" w:space="0" w:color="auto"/>
                <w:right w:val="none" w:sz="0" w:space="0" w:color="auto"/>
              </w:divBdr>
            </w:div>
            <w:div w:id="1076777937">
              <w:marLeft w:val="0"/>
              <w:marRight w:val="0"/>
              <w:marTop w:val="0"/>
              <w:marBottom w:val="0"/>
              <w:divBdr>
                <w:top w:val="none" w:sz="0" w:space="0" w:color="auto"/>
                <w:left w:val="none" w:sz="0" w:space="0" w:color="auto"/>
                <w:bottom w:val="none" w:sz="0" w:space="0" w:color="auto"/>
                <w:right w:val="none" w:sz="0" w:space="0" w:color="auto"/>
              </w:divBdr>
            </w:div>
            <w:div w:id="1076782088">
              <w:marLeft w:val="0"/>
              <w:marRight w:val="0"/>
              <w:marTop w:val="0"/>
              <w:marBottom w:val="0"/>
              <w:divBdr>
                <w:top w:val="none" w:sz="0" w:space="0" w:color="auto"/>
                <w:left w:val="none" w:sz="0" w:space="0" w:color="auto"/>
                <w:bottom w:val="none" w:sz="0" w:space="0" w:color="auto"/>
                <w:right w:val="none" w:sz="0" w:space="0" w:color="auto"/>
              </w:divBdr>
            </w:div>
            <w:div w:id="1078013852">
              <w:marLeft w:val="0"/>
              <w:marRight w:val="0"/>
              <w:marTop w:val="0"/>
              <w:marBottom w:val="0"/>
              <w:divBdr>
                <w:top w:val="none" w:sz="0" w:space="0" w:color="auto"/>
                <w:left w:val="none" w:sz="0" w:space="0" w:color="auto"/>
                <w:bottom w:val="none" w:sz="0" w:space="0" w:color="auto"/>
                <w:right w:val="none" w:sz="0" w:space="0" w:color="auto"/>
              </w:divBdr>
            </w:div>
            <w:div w:id="1079058555">
              <w:marLeft w:val="0"/>
              <w:marRight w:val="0"/>
              <w:marTop w:val="0"/>
              <w:marBottom w:val="0"/>
              <w:divBdr>
                <w:top w:val="none" w:sz="0" w:space="0" w:color="auto"/>
                <w:left w:val="none" w:sz="0" w:space="0" w:color="auto"/>
                <w:bottom w:val="none" w:sz="0" w:space="0" w:color="auto"/>
                <w:right w:val="none" w:sz="0" w:space="0" w:color="auto"/>
              </w:divBdr>
            </w:div>
            <w:div w:id="1081029227">
              <w:marLeft w:val="0"/>
              <w:marRight w:val="0"/>
              <w:marTop w:val="0"/>
              <w:marBottom w:val="0"/>
              <w:divBdr>
                <w:top w:val="none" w:sz="0" w:space="0" w:color="auto"/>
                <w:left w:val="none" w:sz="0" w:space="0" w:color="auto"/>
                <w:bottom w:val="none" w:sz="0" w:space="0" w:color="auto"/>
                <w:right w:val="none" w:sz="0" w:space="0" w:color="auto"/>
              </w:divBdr>
            </w:div>
            <w:div w:id="1084113218">
              <w:marLeft w:val="0"/>
              <w:marRight w:val="0"/>
              <w:marTop w:val="0"/>
              <w:marBottom w:val="0"/>
              <w:divBdr>
                <w:top w:val="none" w:sz="0" w:space="0" w:color="auto"/>
                <w:left w:val="none" w:sz="0" w:space="0" w:color="auto"/>
                <w:bottom w:val="none" w:sz="0" w:space="0" w:color="auto"/>
                <w:right w:val="none" w:sz="0" w:space="0" w:color="auto"/>
              </w:divBdr>
            </w:div>
            <w:div w:id="1085418439">
              <w:marLeft w:val="0"/>
              <w:marRight w:val="0"/>
              <w:marTop w:val="0"/>
              <w:marBottom w:val="0"/>
              <w:divBdr>
                <w:top w:val="none" w:sz="0" w:space="0" w:color="auto"/>
                <w:left w:val="none" w:sz="0" w:space="0" w:color="auto"/>
                <w:bottom w:val="none" w:sz="0" w:space="0" w:color="auto"/>
                <w:right w:val="none" w:sz="0" w:space="0" w:color="auto"/>
              </w:divBdr>
            </w:div>
            <w:div w:id="1086657184">
              <w:marLeft w:val="0"/>
              <w:marRight w:val="0"/>
              <w:marTop w:val="0"/>
              <w:marBottom w:val="0"/>
              <w:divBdr>
                <w:top w:val="none" w:sz="0" w:space="0" w:color="auto"/>
                <w:left w:val="none" w:sz="0" w:space="0" w:color="auto"/>
                <w:bottom w:val="none" w:sz="0" w:space="0" w:color="auto"/>
                <w:right w:val="none" w:sz="0" w:space="0" w:color="auto"/>
              </w:divBdr>
            </w:div>
            <w:div w:id="1087115678">
              <w:marLeft w:val="0"/>
              <w:marRight w:val="0"/>
              <w:marTop w:val="0"/>
              <w:marBottom w:val="0"/>
              <w:divBdr>
                <w:top w:val="none" w:sz="0" w:space="0" w:color="auto"/>
                <w:left w:val="none" w:sz="0" w:space="0" w:color="auto"/>
                <w:bottom w:val="none" w:sz="0" w:space="0" w:color="auto"/>
                <w:right w:val="none" w:sz="0" w:space="0" w:color="auto"/>
              </w:divBdr>
            </w:div>
            <w:div w:id="1088502385">
              <w:marLeft w:val="0"/>
              <w:marRight w:val="0"/>
              <w:marTop w:val="0"/>
              <w:marBottom w:val="0"/>
              <w:divBdr>
                <w:top w:val="none" w:sz="0" w:space="0" w:color="auto"/>
                <w:left w:val="none" w:sz="0" w:space="0" w:color="auto"/>
                <w:bottom w:val="none" w:sz="0" w:space="0" w:color="auto"/>
                <w:right w:val="none" w:sz="0" w:space="0" w:color="auto"/>
              </w:divBdr>
            </w:div>
            <w:div w:id="1088885107">
              <w:marLeft w:val="0"/>
              <w:marRight w:val="0"/>
              <w:marTop w:val="0"/>
              <w:marBottom w:val="0"/>
              <w:divBdr>
                <w:top w:val="none" w:sz="0" w:space="0" w:color="auto"/>
                <w:left w:val="none" w:sz="0" w:space="0" w:color="auto"/>
                <w:bottom w:val="none" w:sz="0" w:space="0" w:color="auto"/>
                <w:right w:val="none" w:sz="0" w:space="0" w:color="auto"/>
              </w:divBdr>
            </w:div>
            <w:div w:id="1090812658">
              <w:marLeft w:val="0"/>
              <w:marRight w:val="0"/>
              <w:marTop w:val="0"/>
              <w:marBottom w:val="0"/>
              <w:divBdr>
                <w:top w:val="none" w:sz="0" w:space="0" w:color="auto"/>
                <w:left w:val="none" w:sz="0" w:space="0" w:color="auto"/>
                <w:bottom w:val="none" w:sz="0" w:space="0" w:color="auto"/>
                <w:right w:val="none" w:sz="0" w:space="0" w:color="auto"/>
              </w:divBdr>
            </w:div>
            <w:div w:id="1092553323">
              <w:marLeft w:val="0"/>
              <w:marRight w:val="0"/>
              <w:marTop w:val="0"/>
              <w:marBottom w:val="0"/>
              <w:divBdr>
                <w:top w:val="none" w:sz="0" w:space="0" w:color="auto"/>
                <w:left w:val="none" w:sz="0" w:space="0" w:color="auto"/>
                <w:bottom w:val="none" w:sz="0" w:space="0" w:color="auto"/>
                <w:right w:val="none" w:sz="0" w:space="0" w:color="auto"/>
              </w:divBdr>
            </w:div>
            <w:div w:id="1093553585">
              <w:marLeft w:val="0"/>
              <w:marRight w:val="0"/>
              <w:marTop w:val="0"/>
              <w:marBottom w:val="0"/>
              <w:divBdr>
                <w:top w:val="none" w:sz="0" w:space="0" w:color="auto"/>
                <w:left w:val="none" w:sz="0" w:space="0" w:color="auto"/>
                <w:bottom w:val="none" w:sz="0" w:space="0" w:color="auto"/>
                <w:right w:val="none" w:sz="0" w:space="0" w:color="auto"/>
              </w:divBdr>
            </w:div>
            <w:div w:id="1097022787">
              <w:marLeft w:val="0"/>
              <w:marRight w:val="0"/>
              <w:marTop w:val="0"/>
              <w:marBottom w:val="0"/>
              <w:divBdr>
                <w:top w:val="none" w:sz="0" w:space="0" w:color="auto"/>
                <w:left w:val="none" w:sz="0" w:space="0" w:color="auto"/>
                <w:bottom w:val="none" w:sz="0" w:space="0" w:color="auto"/>
                <w:right w:val="none" w:sz="0" w:space="0" w:color="auto"/>
              </w:divBdr>
            </w:div>
            <w:div w:id="1097553343">
              <w:marLeft w:val="0"/>
              <w:marRight w:val="0"/>
              <w:marTop w:val="0"/>
              <w:marBottom w:val="0"/>
              <w:divBdr>
                <w:top w:val="none" w:sz="0" w:space="0" w:color="auto"/>
                <w:left w:val="none" w:sz="0" w:space="0" w:color="auto"/>
                <w:bottom w:val="none" w:sz="0" w:space="0" w:color="auto"/>
                <w:right w:val="none" w:sz="0" w:space="0" w:color="auto"/>
              </w:divBdr>
            </w:div>
            <w:div w:id="1097797438">
              <w:marLeft w:val="0"/>
              <w:marRight w:val="0"/>
              <w:marTop w:val="0"/>
              <w:marBottom w:val="0"/>
              <w:divBdr>
                <w:top w:val="none" w:sz="0" w:space="0" w:color="auto"/>
                <w:left w:val="none" w:sz="0" w:space="0" w:color="auto"/>
                <w:bottom w:val="none" w:sz="0" w:space="0" w:color="auto"/>
                <w:right w:val="none" w:sz="0" w:space="0" w:color="auto"/>
              </w:divBdr>
            </w:div>
            <w:div w:id="1099058518">
              <w:marLeft w:val="0"/>
              <w:marRight w:val="0"/>
              <w:marTop w:val="0"/>
              <w:marBottom w:val="0"/>
              <w:divBdr>
                <w:top w:val="none" w:sz="0" w:space="0" w:color="auto"/>
                <w:left w:val="none" w:sz="0" w:space="0" w:color="auto"/>
                <w:bottom w:val="none" w:sz="0" w:space="0" w:color="auto"/>
                <w:right w:val="none" w:sz="0" w:space="0" w:color="auto"/>
              </w:divBdr>
            </w:div>
            <w:div w:id="1099104449">
              <w:marLeft w:val="0"/>
              <w:marRight w:val="0"/>
              <w:marTop w:val="0"/>
              <w:marBottom w:val="0"/>
              <w:divBdr>
                <w:top w:val="none" w:sz="0" w:space="0" w:color="auto"/>
                <w:left w:val="none" w:sz="0" w:space="0" w:color="auto"/>
                <w:bottom w:val="none" w:sz="0" w:space="0" w:color="auto"/>
                <w:right w:val="none" w:sz="0" w:space="0" w:color="auto"/>
              </w:divBdr>
            </w:div>
            <w:div w:id="1100106724">
              <w:marLeft w:val="0"/>
              <w:marRight w:val="0"/>
              <w:marTop w:val="0"/>
              <w:marBottom w:val="0"/>
              <w:divBdr>
                <w:top w:val="none" w:sz="0" w:space="0" w:color="auto"/>
                <w:left w:val="none" w:sz="0" w:space="0" w:color="auto"/>
                <w:bottom w:val="none" w:sz="0" w:space="0" w:color="auto"/>
                <w:right w:val="none" w:sz="0" w:space="0" w:color="auto"/>
              </w:divBdr>
            </w:div>
            <w:div w:id="1101298258">
              <w:marLeft w:val="0"/>
              <w:marRight w:val="0"/>
              <w:marTop w:val="0"/>
              <w:marBottom w:val="0"/>
              <w:divBdr>
                <w:top w:val="none" w:sz="0" w:space="0" w:color="auto"/>
                <w:left w:val="none" w:sz="0" w:space="0" w:color="auto"/>
                <w:bottom w:val="none" w:sz="0" w:space="0" w:color="auto"/>
                <w:right w:val="none" w:sz="0" w:space="0" w:color="auto"/>
              </w:divBdr>
            </w:div>
            <w:div w:id="1101686655">
              <w:marLeft w:val="0"/>
              <w:marRight w:val="0"/>
              <w:marTop w:val="0"/>
              <w:marBottom w:val="0"/>
              <w:divBdr>
                <w:top w:val="none" w:sz="0" w:space="0" w:color="auto"/>
                <w:left w:val="none" w:sz="0" w:space="0" w:color="auto"/>
                <w:bottom w:val="none" w:sz="0" w:space="0" w:color="auto"/>
                <w:right w:val="none" w:sz="0" w:space="0" w:color="auto"/>
              </w:divBdr>
            </w:div>
            <w:div w:id="1104300234">
              <w:marLeft w:val="0"/>
              <w:marRight w:val="0"/>
              <w:marTop w:val="0"/>
              <w:marBottom w:val="0"/>
              <w:divBdr>
                <w:top w:val="none" w:sz="0" w:space="0" w:color="auto"/>
                <w:left w:val="none" w:sz="0" w:space="0" w:color="auto"/>
                <w:bottom w:val="none" w:sz="0" w:space="0" w:color="auto"/>
                <w:right w:val="none" w:sz="0" w:space="0" w:color="auto"/>
              </w:divBdr>
            </w:div>
            <w:div w:id="1106465873">
              <w:marLeft w:val="0"/>
              <w:marRight w:val="0"/>
              <w:marTop w:val="0"/>
              <w:marBottom w:val="0"/>
              <w:divBdr>
                <w:top w:val="none" w:sz="0" w:space="0" w:color="auto"/>
                <w:left w:val="none" w:sz="0" w:space="0" w:color="auto"/>
                <w:bottom w:val="none" w:sz="0" w:space="0" w:color="auto"/>
                <w:right w:val="none" w:sz="0" w:space="0" w:color="auto"/>
              </w:divBdr>
            </w:div>
            <w:div w:id="1108232697">
              <w:marLeft w:val="0"/>
              <w:marRight w:val="0"/>
              <w:marTop w:val="0"/>
              <w:marBottom w:val="0"/>
              <w:divBdr>
                <w:top w:val="none" w:sz="0" w:space="0" w:color="auto"/>
                <w:left w:val="none" w:sz="0" w:space="0" w:color="auto"/>
                <w:bottom w:val="none" w:sz="0" w:space="0" w:color="auto"/>
                <w:right w:val="none" w:sz="0" w:space="0" w:color="auto"/>
              </w:divBdr>
            </w:div>
            <w:div w:id="1108625590">
              <w:marLeft w:val="0"/>
              <w:marRight w:val="0"/>
              <w:marTop w:val="0"/>
              <w:marBottom w:val="0"/>
              <w:divBdr>
                <w:top w:val="none" w:sz="0" w:space="0" w:color="auto"/>
                <w:left w:val="none" w:sz="0" w:space="0" w:color="auto"/>
                <w:bottom w:val="none" w:sz="0" w:space="0" w:color="auto"/>
                <w:right w:val="none" w:sz="0" w:space="0" w:color="auto"/>
              </w:divBdr>
            </w:div>
            <w:div w:id="1110008912">
              <w:marLeft w:val="0"/>
              <w:marRight w:val="0"/>
              <w:marTop w:val="0"/>
              <w:marBottom w:val="0"/>
              <w:divBdr>
                <w:top w:val="none" w:sz="0" w:space="0" w:color="auto"/>
                <w:left w:val="none" w:sz="0" w:space="0" w:color="auto"/>
                <w:bottom w:val="none" w:sz="0" w:space="0" w:color="auto"/>
                <w:right w:val="none" w:sz="0" w:space="0" w:color="auto"/>
              </w:divBdr>
            </w:div>
            <w:div w:id="1113481323">
              <w:marLeft w:val="0"/>
              <w:marRight w:val="0"/>
              <w:marTop w:val="0"/>
              <w:marBottom w:val="0"/>
              <w:divBdr>
                <w:top w:val="none" w:sz="0" w:space="0" w:color="auto"/>
                <w:left w:val="none" w:sz="0" w:space="0" w:color="auto"/>
                <w:bottom w:val="none" w:sz="0" w:space="0" w:color="auto"/>
                <w:right w:val="none" w:sz="0" w:space="0" w:color="auto"/>
              </w:divBdr>
            </w:div>
            <w:div w:id="1116021156">
              <w:marLeft w:val="0"/>
              <w:marRight w:val="0"/>
              <w:marTop w:val="0"/>
              <w:marBottom w:val="0"/>
              <w:divBdr>
                <w:top w:val="none" w:sz="0" w:space="0" w:color="auto"/>
                <w:left w:val="none" w:sz="0" w:space="0" w:color="auto"/>
                <w:bottom w:val="none" w:sz="0" w:space="0" w:color="auto"/>
                <w:right w:val="none" w:sz="0" w:space="0" w:color="auto"/>
              </w:divBdr>
            </w:div>
            <w:div w:id="1116561256">
              <w:marLeft w:val="0"/>
              <w:marRight w:val="0"/>
              <w:marTop w:val="0"/>
              <w:marBottom w:val="0"/>
              <w:divBdr>
                <w:top w:val="none" w:sz="0" w:space="0" w:color="auto"/>
                <w:left w:val="none" w:sz="0" w:space="0" w:color="auto"/>
                <w:bottom w:val="none" w:sz="0" w:space="0" w:color="auto"/>
                <w:right w:val="none" w:sz="0" w:space="0" w:color="auto"/>
              </w:divBdr>
            </w:div>
            <w:div w:id="1116755237">
              <w:marLeft w:val="0"/>
              <w:marRight w:val="0"/>
              <w:marTop w:val="0"/>
              <w:marBottom w:val="0"/>
              <w:divBdr>
                <w:top w:val="none" w:sz="0" w:space="0" w:color="auto"/>
                <w:left w:val="none" w:sz="0" w:space="0" w:color="auto"/>
                <w:bottom w:val="none" w:sz="0" w:space="0" w:color="auto"/>
                <w:right w:val="none" w:sz="0" w:space="0" w:color="auto"/>
              </w:divBdr>
            </w:div>
            <w:div w:id="1117522393">
              <w:marLeft w:val="0"/>
              <w:marRight w:val="0"/>
              <w:marTop w:val="0"/>
              <w:marBottom w:val="0"/>
              <w:divBdr>
                <w:top w:val="none" w:sz="0" w:space="0" w:color="auto"/>
                <w:left w:val="none" w:sz="0" w:space="0" w:color="auto"/>
                <w:bottom w:val="none" w:sz="0" w:space="0" w:color="auto"/>
                <w:right w:val="none" w:sz="0" w:space="0" w:color="auto"/>
              </w:divBdr>
            </w:div>
            <w:div w:id="1117792093">
              <w:marLeft w:val="0"/>
              <w:marRight w:val="0"/>
              <w:marTop w:val="0"/>
              <w:marBottom w:val="0"/>
              <w:divBdr>
                <w:top w:val="none" w:sz="0" w:space="0" w:color="auto"/>
                <w:left w:val="none" w:sz="0" w:space="0" w:color="auto"/>
                <w:bottom w:val="none" w:sz="0" w:space="0" w:color="auto"/>
                <w:right w:val="none" w:sz="0" w:space="0" w:color="auto"/>
              </w:divBdr>
            </w:div>
            <w:div w:id="1118061487">
              <w:marLeft w:val="0"/>
              <w:marRight w:val="0"/>
              <w:marTop w:val="0"/>
              <w:marBottom w:val="0"/>
              <w:divBdr>
                <w:top w:val="none" w:sz="0" w:space="0" w:color="auto"/>
                <w:left w:val="none" w:sz="0" w:space="0" w:color="auto"/>
                <w:bottom w:val="none" w:sz="0" w:space="0" w:color="auto"/>
                <w:right w:val="none" w:sz="0" w:space="0" w:color="auto"/>
              </w:divBdr>
            </w:div>
            <w:div w:id="1121726132">
              <w:marLeft w:val="0"/>
              <w:marRight w:val="0"/>
              <w:marTop w:val="0"/>
              <w:marBottom w:val="0"/>
              <w:divBdr>
                <w:top w:val="none" w:sz="0" w:space="0" w:color="auto"/>
                <w:left w:val="none" w:sz="0" w:space="0" w:color="auto"/>
                <w:bottom w:val="none" w:sz="0" w:space="0" w:color="auto"/>
                <w:right w:val="none" w:sz="0" w:space="0" w:color="auto"/>
              </w:divBdr>
            </w:div>
            <w:div w:id="1123109566">
              <w:marLeft w:val="0"/>
              <w:marRight w:val="0"/>
              <w:marTop w:val="0"/>
              <w:marBottom w:val="0"/>
              <w:divBdr>
                <w:top w:val="none" w:sz="0" w:space="0" w:color="auto"/>
                <w:left w:val="none" w:sz="0" w:space="0" w:color="auto"/>
                <w:bottom w:val="none" w:sz="0" w:space="0" w:color="auto"/>
                <w:right w:val="none" w:sz="0" w:space="0" w:color="auto"/>
              </w:divBdr>
            </w:div>
            <w:div w:id="1124033649">
              <w:marLeft w:val="0"/>
              <w:marRight w:val="0"/>
              <w:marTop w:val="0"/>
              <w:marBottom w:val="0"/>
              <w:divBdr>
                <w:top w:val="none" w:sz="0" w:space="0" w:color="auto"/>
                <w:left w:val="none" w:sz="0" w:space="0" w:color="auto"/>
                <w:bottom w:val="none" w:sz="0" w:space="0" w:color="auto"/>
                <w:right w:val="none" w:sz="0" w:space="0" w:color="auto"/>
              </w:divBdr>
            </w:div>
            <w:div w:id="1126006157">
              <w:marLeft w:val="0"/>
              <w:marRight w:val="0"/>
              <w:marTop w:val="0"/>
              <w:marBottom w:val="0"/>
              <w:divBdr>
                <w:top w:val="none" w:sz="0" w:space="0" w:color="auto"/>
                <w:left w:val="none" w:sz="0" w:space="0" w:color="auto"/>
                <w:bottom w:val="none" w:sz="0" w:space="0" w:color="auto"/>
                <w:right w:val="none" w:sz="0" w:space="0" w:color="auto"/>
              </w:divBdr>
            </w:div>
            <w:div w:id="1127889072">
              <w:marLeft w:val="0"/>
              <w:marRight w:val="0"/>
              <w:marTop w:val="0"/>
              <w:marBottom w:val="0"/>
              <w:divBdr>
                <w:top w:val="none" w:sz="0" w:space="0" w:color="auto"/>
                <w:left w:val="none" w:sz="0" w:space="0" w:color="auto"/>
                <w:bottom w:val="none" w:sz="0" w:space="0" w:color="auto"/>
                <w:right w:val="none" w:sz="0" w:space="0" w:color="auto"/>
              </w:divBdr>
            </w:div>
            <w:div w:id="1130320004">
              <w:marLeft w:val="0"/>
              <w:marRight w:val="0"/>
              <w:marTop w:val="0"/>
              <w:marBottom w:val="0"/>
              <w:divBdr>
                <w:top w:val="none" w:sz="0" w:space="0" w:color="auto"/>
                <w:left w:val="none" w:sz="0" w:space="0" w:color="auto"/>
                <w:bottom w:val="none" w:sz="0" w:space="0" w:color="auto"/>
                <w:right w:val="none" w:sz="0" w:space="0" w:color="auto"/>
              </w:divBdr>
            </w:div>
            <w:div w:id="1130392925">
              <w:marLeft w:val="0"/>
              <w:marRight w:val="0"/>
              <w:marTop w:val="0"/>
              <w:marBottom w:val="0"/>
              <w:divBdr>
                <w:top w:val="none" w:sz="0" w:space="0" w:color="auto"/>
                <w:left w:val="none" w:sz="0" w:space="0" w:color="auto"/>
                <w:bottom w:val="none" w:sz="0" w:space="0" w:color="auto"/>
                <w:right w:val="none" w:sz="0" w:space="0" w:color="auto"/>
              </w:divBdr>
            </w:div>
            <w:div w:id="1130511434">
              <w:marLeft w:val="0"/>
              <w:marRight w:val="0"/>
              <w:marTop w:val="0"/>
              <w:marBottom w:val="0"/>
              <w:divBdr>
                <w:top w:val="none" w:sz="0" w:space="0" w:color="auto"/>
                <w:left w:val="none" w:sz="0" w:space="0" w:color="auto"/>
                <w:bottom w:val="none" w:sz="0" w:space="0" w:color="auto"/>
                <w:right w:val="none" w:sz="0" w:space="0" w:color="auto"/>
              </w:divBdr>
            </w:div>
            <w:div w:id="1132597281">
              <w:marLeft w:val="0"/>
              <w:marRight w:val="0"/>
              <w:marTop w:val="0"/>
              <w:marBottom w:val="0"/>
              <w:divBdr>
                <w:top w:val="none" w:sz="0" w:space="0" w:color="auto"/>
                <w:left w:val="none" w:sz="0" w:space="0" w:color="auto"/>
                <w:bottom w:val="none" w:sz="0" w:space="0" w:color="auto"/>
                <w:right w:val="none" w:sz="0" w:space="0" w:color="auto"/>
              </w:divBdr>
            </w:div>
            <w:div w:id="1136023238">
              <w:marLeft w:val="0"/>
              <w:marRight w:val="0"/>
              <w:marTop w:val="0"/>
              <w:marBottom w:val="0"/>
              <w:divBdr>
                <w:top w:val="none" w:sz="0" w:space="0" w:color="auto"/>
                <w:left w:val="none" w:sz="0" w:space="0" w:color="auto"/>
                <w:bottom w:val="none" w:sz="0" w:space="0" w:color="auto"/>
                <w:right w:val="none" w:sz="0" w:space="0" w:color="auto"/>
              </w:divBdr>
            </w:div>
            <w:div w:id="1137181179">
              <w:marLeft w:val="0"/>
              <w:marRight w:val="0"/>
              <w:marTop w:val="0"/>
              <w:marBottom w:val="0"/>
              <w:divBdr>
                <w:top w:val="none" w:sz="0" w:space="0" w:color="auto"/>
                <w:left w:val="none" w:sz="0" w:space="0" w:color="auto"/>
                <w:bottom w:val="none" w:sz="0" w:space="0" w:color="auto"/>
                <w:right w:val="none" w:sz="0" w:space="0" w:color="auto"/>
              </w:divBdr>
            </w:div>
            <w:div w:id="1137331798">
              <w:marLeft w:val="0"/>
              <w:marRight w:val="0"/>
              <w:marTop w:val="0"/>
              <w:marBottom w:val="0"/>
              <w:divBdr>
                <w:top w:val="none" w:sz="0" w:space="0" w:color="auto"/>
                <w:left w:val="none" w:sz="0" w:space="0" w:color="auto"/>
                <w:bottom w:val="none" w:sz="0" w:space="0" w:color="auto"/>
                <w:right w:val="none" w:sz="0" w:space="0" w:color="auto"/>
              </w:divBdr>
            </w:div>
            <w:div w:id="1138064739">
              <w:marLeft w:val="0"/>
              <w:marRight w:val="0"/>
              <w:marTop w:val="0"/>
              <w:marBottom w:val="0"/>
              <w:divBdr>
                <w:top w:val="none" w:sz="0" w:space="0" w:color="auto"/>
                <w:left w:val="none" w:sz="0" w:space="0" w:color="auto"/>
                <w:bottom w:val="none" w:sz="0" w:space="0" w:color="auto"/>
                <w:right w:val="none" w:sz="0" w:space="0" w:color="auto"/>
              </w:divBdr>
            </w:div>
            <w:div w:id="1138767645">
              <w:marLeft w:val="0"/>
              <w:marRight w:val="0"/>
              <w:marTop w:val="0"/>
              <w:marBottom w:val="0"/>
              <w:divBdr>
                <w:top w:val="none" w:sz="0" w:space="0" w:color="auto"/>
                <w:left w:val="none" w:sz="0" w:space="0" w:color="auto"/>
                <w:bottom w:val="none" w:sz="0" w:space="0" w:color="auto"/>
                <w:right w:val="none" w:sz="0" w:space="0" w:color="auto"/>
              </w:divBdr>
            </w:div>
            <w:div w:id="1139492786">
              <w:marLeft w:val="0"/>
              <w:marRight w:val="0"/>
              <w:marTop w:val="0"/>
              <w:marBottom w:val="0"/>
              <w:divBdr>
                <w:top w:val="none" w:sz="0" w:space="0" w:color="auto"/>
                <w:left w:val="none" w:sz="0" w:space="0" w:color="auto"/>
                <w:bottom w:val="none" w:sz="0" w:space="0" w:color="auto"/>
                <w:right w:val="none" w:sz="0" w:space="0" w:color="auto"/>
              </w:divBdr>
            </w:div>
            <w:div w:id="1139615115">
              <w:marLeft w:val="0"/>
              <w:marRight w:val="0"/>
              <w:marTop w:val="0"/>
              <w:marBottom w:val="0"/>
              <w:divBdr>
                <w:top w:val="none" w:sz="0" w:space="0" w:color="auto"/>
                <w:left w:val="none" w:sz="0" w:space="0" w:color="auto"/>
                <w:bottom w:val="none" w:sz="0" w:space="0" w:color="auto"/>
                <w:right w:val="none" w:sz="0" w:space="0" w:color="auto"/>
              </w:divBdr>
            </w:div>
            <w:div w:id="1143043200">
              <w:marLeft w:val="0"/>
              <w:marRight w:val="0"/>
              <w:marTop w:val="0"/>
              <w:marBottom w:val="0"/>
              <w:divBdr>
                <w:top w:val="none" w:sz="0" w:space="0" w:color="auto"/>
                <w:left w:val="none" w:sz="0" w:space="0" w:color="auto"/>
                <w:bottom w:val="none" w:sz="0" w:space="0" w:color="auto"/>
                <w:right w:val="none" w:sz="0" w:space="0" w:color="auto"/>
              </w:divBdr>
            </w:div>
            <w:div w:id="1143347733">
              <w:marLeft w:val="0"/>
              <w:marRight w:val="0"/>
              <w:marTop w:val="0"/>
              <w:marBottom w:val="0"/>
              <w:divBdr>
                <w:top w:val="none" w:sz="0" w:space="0" w:color="auto"/>
                <w:left w:val="none" w:sz="0" w:space="0" w:color="auto"/>
                <w:bottom w:val="none" w:sz="0" w:space="0" w:color="auto"/>
                <w:right w:val="none" w:sz="0" w:space="0" w:color="auto"/>
              </w:divBdr>
            </w:div>
            <w:div w:id="1143700241">
              <w:marLeft w:val="0"/>
              <w:marRight w:val="0"/>
              <w:marTop w:val="0"/>
              <w:marBottom w:val="0"/>
              <w:divBdr>
                <w:top w:val="none" w:sz="0" w:space="0" w:color="auto"/>
                <w:left w:val="none" w:sz="0" w:space="0" w:color="auto"/>
                <w:bottom w:val="none" w:sz="0" w:space="0" w:color="auto"/>
                <w:right w:val="none" w:sz="0" w:space="0" w:color="auto"/>
              </w:divBdr>
            </w:div>
            <w:div w:id="1144732508">
              <w:marLeft w:val="0"/>
              <w:marRight w:val="0"/>
              <w:marTop w:val="0"/>
              <w:marBottom w:val="0"/>
              <w:divBdr>
                <w:top w:val="none" w:sz="0" w:space="0" w:color="auto"/>
                <w:left w:val="none" w:sz="0" w:space="0" w:color="auto"/>
                <w:bottom w:val="none" w:sz="0" w:space="0" w:color="auto"/>
                <w:right w:val="none" w:sz="0" w:space="0" w:color="auto"/>
              </w:divBdr>
            </w:div>
            <w:div w:id="1145048186">
              <w:marLeft w:val="0"/>
              <w:marRight w:val="0"/>
              <w:marTop w:val="0"/>
              <w:marBottom w:val="0"/>
              <w:divBdr>
                <w:top w:val="none" w:sz="0" w:space="0" w:color="auto"/>
                <w:left w:val="none" w:sz="0" w:space="0" w:color="auto"/>
                <w:bottom w:val="none" w:sz="0" w:space="0" w:color="auto"/>
                <w:right w:val="none" w:sz="0" w:space="0" w:color="auto"/>
              </w:divBdr>
            </w:div>
            <w:div w:id="1145928357">
              <w:marLeft w:val="0"/>
              <w:marRight w:val="0"/>
              <w:marTop w:val="0"/>
              <w:marBottom w:val="0"/>
              <w:divBdr>
                <w:top w:val="none" w:sz="0" w:space="0" w:color="auto"/>
                <w:left w:val="none" w:sz="0" w:space="0" w:color="auto"/>
                <w:bottom w:val="none" w:sz="0" w:space="0" w:color="auto"/>
                <w:right w:val="none" w:sz="0" w:space="0" w:color="auto"/>
              </w:divBdr>
            </w:div>
            <w:div w:id="1146239472">
              <w:marLeft w:val="0"/>
              <w:marRight w:val="0"/>
              <w:marTop w:val="0"/>
              <w:marBottom w:val="0"/>
              <w:divBdr>
                <w:top w:val="none" w:sz="0" w:space="0" w:color="auto"/>
                <w:left w:val="none" w:sz="0" w:space="0" w:color="auto"/>
                <w:bottom w:val="none" w:sz="0" w:space="0" w:color="auto"/>
                <w:right w:val="none" w:sz="0" w:space="0" w:color="auto"/>
              </w:divBdr>
            </w:div>
            <w:div w:id="1146355796">
              <w:marLeft w:val="0"/>
              <w:marRight w:val="0"/>
              <w:marTop w:val="0"/>
              <w:marBottom w:val="0"/>
              <w:divBdr>
                <w:top w:val="none" w:sz="0" w:space="0" w:color="auto"/>
                <w:left w:val="none" w:sz="0" w:space="0" w:color="auto"/>
                <w:bottom w:val="none" w:sz="0" w:space="0" w:color="auto"/>
                <w:right w:val="none" w:sz="0" w:space="0" w:color="auto"/>
              </w:divBdr>
            </w:div>
            <w:div w:id="1148328828">
              <w:marLeft w:val="0"/>
              <w:marRight w:val="0"/>
              <w:marTop w:val="0"/>
              <w:marBottom w:val="0"/>
              <w:divBdr>
                <w:top w:val="none" w:sz="0" w:space="0" w:color="auto"/>
                <w:left w:val="none" w:sz="0" w:space="0" w:color="auto"/>
                <w:bottom w:val="none" w:sz="0" w:space="0" w:color="auto"/>
                <w:right w:val="none" w:sz="0" w:space="0" w:color="auto"/>
              </w:divBdr>
            </w:div>
            <w:div w:id="1149705901">
              <w:marLeft w:val="0"/>
              <w:marRight w:val="0"/>
              <w:marTop w:val="0"/>
              <w:marBottom w:val="0"/>
              <w:divBdr>
                <w:top w:val="none" w:sz="0" w:space="0" w:color="auto"/>
                <w:left w:val="none" w:sz="0" w:space="0" w:color="auto"/>
                <w:bottom w:val="none" w:sz="0" w:space="0" w:color="auto"/>
                <w:right w:val="none" w:sz="0" w:space="0" w:color="auto"/>
              </w:divBdr>
            </w:div>
            <w:div w:id="1150443128">
              <w:marLeft w:val="0"/>
              <w:marRight w:val="0"/>
              <w:marTop w:val="0"/>
              <w:marBottom w:val="0"/>
              <w:divBdr>
                <w:top w:val="none" w:sz="0" w:space="0" w:color="auto"/>
                <w:left w:val="none" w:sz="0" w:space="0" w:color="auto"/>
                <w:bottom w:val="none" w:sz="0" w:space="0" w:color="auto"/>
                <w:right w:val="none" w:sz="0" w:space="0" w:color="auto"/>
              </w:divBdr>
            </w:div>
            <w:div w:id="1151748612">
              <w:marLeft w:val="0"/>
              <w:marRight w:val="0"/>
              <w:marTop w:val="0"/>
              <w:marBottom w:val="0"/>
              <w:divBdr>
                <w:top w:val="none" w:sz="0" w:space="0" w:color="auto"/>
                <w:left w:val="none" w:sz="0" w:space="0" w:color="auto"/>
                <w:bottom w:val="none" w:sz="0" w:space="0" w:color="auto"/>
                <w:right w:val="none" w:sz="0" w:space="0" w:color="auto"/>
              </w:divBdr>
            </w:div>
            <w:div w:id="1151946007">
              <w:marLeft w:val="0"/>
              <w:marRight w:val="0"/>
              <w:marTop w:val="0"/>
              <w:marBottom w:val="0"/>
              <w:divBdr>
                <w:top w:val="none" w:sz="0" w:space="0" w:color="auto"/>
                <w:left w:val="none" w:sz="0" w:space="0" w:color="auto"/>
                <w:bottom w:val="none" w:sz="0" w:space="0" w:color="auto"/>
                <w:right w:val="none" w:sz="0" w:space="0" w:color="auto"/>
              </w:divBdr>
            </w:div>
            <w:div w:id="1154645845">
              <w:marLeft w:val="0"/>
              <w:marRight w:val="0"/>
              <w:marTop w:val="0"/>
              <w:marBottom w:val="0"/>
              <w:divBdr>
                <w:top w:val="none" w:sz="0" w:space="0" w:color="auto"/>
                <w:left w:val="none" w:sz="0" w:space="0" w:color="auto"/>
                <w:bottom w:val="none" w:sz="0" w:space="0" w:color="auto"/>
                <w:right w:val="none" w:sz="0" w:space="0" w:color="auto"/>
              </w:divBdr>
            </w:div>
            <w:div w:id="1156799864">
              <w:marLeft w:val="0"/>
              <w:marRight w:val="0"/>
              <w:marTop w:val="0"/>
              <w:marBottom w:val="0"/>
              <w:divBdr>
                <w:top w:val="none" w:sz="0" w:space="0" w:color="auto"/>
                <w:left w:val="none" w:sz="0" w:space="0" w:color="auto"/>
                <w:bottom w:val="none" w:sz="0" w:space="0" w:color="auto"/>
                <w:right w:val="none" w:sz="0" w:space="0" w:color="auto"/>
              </w:divBdr>
            </w:div>
            <w:div w:id="1157040083">
              <w:marLeft w:val="0"/>
              <w:marRight w:val="0"/>
              <w:marTop w:val="0"/>
              <w:marBottom w:val="0"/>
              <w:divBdr>
                <w:top w:val="none" w:sz="0" w:space="0" w:color="auto"/>
                <w:left w:val="none" w:sz="0" w:space="0" w:color="auto"/>
                <w:bottom w:val="none" w:sz="0" w:space="0" w:color="auto"/>
                <w:right w:val="none" w:sz="0" w:space="0" w:color="auto"/>
              </w:divBdr>
            </w:div>
            <w:div w:id="1157644955">
              <w:marLeft w:val="0"/>
              <w:marRight w:val="0"/>
              <w:marTop w:val="0"/>
              <w:marBottom w:val="0"/>
              <w:divBdr>
                <w:top w:val="none" w:sz="0" w:space="0" w:color="auto"/>
                <w:left w:val="none" w:sz="0" w:space="0" w:color="auto"/>
                <w:bottom w:val="none" w:sz="0" w:space="0" w:color="auto"/>
                <w:right w:val="none" w:sz="0" w:space="0" w:color="auto"/>
              </w:divBdr>
            </w:div>
            <w:div w:id="1159275325">
              <w:marLeft w:val="0"/>
              <w:marRight w:val="0"/>
              <w:marTop w:val="0"/>
              <w:marBottom w:val="0"/>
              <w:divBdr>
                <w:top w:val="none" w:sz="0" w:space="0" w:color="auto"/>
                <w:left w:val="none" w:sz="0" w:space="0" w:color="auto"/>
                <w:bottom w:val="none" w:sz="0" w:space="0" w:color="auto"/>
                <w:right w:val="none" w:sz="0" w:space="0" w:color="auto"/>
              </w:divBdr>
            </w:div>
            <w:div w:id="1160854882">
              <w:marLeft w:val="0"/>
              <w:marRight w:val="0"/>
              <w:marTop w:val="0"/>
              <w:marBottom w:val="0"/>
              <w:divBdr>
                <w:top w:val="none" w:sz="0" w:space="0" w:color="auto"/>
                <w:left w:val="none" w:sz="0" w:space="0" w:color="auto"/>
                <w:bottom w:val="none" w:sz="0" w:space="0" w:color="auto"/>
                <w:right w:val="none" w:sz="0" w:space="0" w:color="auto"/>
              </w:divBdr>
            </w:div>
            <w:div w:id="1162308727">
              <w:marLeft w:val="0"/>
              <w:marRight w:val="0"/>
              <w:marTop w:val="360"/>
              <w:marBottom w:val="0"/>
              <w:divBdr>
                <w:top w:val="single" w:sz="6" w:space="0" w:color="auto"/>
                <w:left w:val="single" w:sz="6" w:space="0" w:color="auto"/>
                <w:bottom w:val="single" w:sz="6" w:space="0" w:color="auto"/>
                <w:right w:val="single" w:sz="6" w:space="0" w:color="auto"/>
              </w:divBdr>
            </w:div>
            <w:div w:id="1163551201">
              <w:marLeft w:val="0"/>
              <w:marRight w:val="0"/>
              <w:marTop w:val="0"/>
              <w:marBottom w:val="0"/>
              <w:divBdr>
                <w:top w:val="none" w:sz="0" w:space="0" w:color="auto"/>
                <w:left w:val="none" w:sz="0" w:space="0" w:color="auto"/>
                <w:bottom w:val="none" w:sz="0" w:space="0" w:color="auto"/>
                <w:right w:val="none" w:sz="0" w:space="0" w:color="auto"/>
              </w:divBdr>
            </w:div>
            <w:div w:id="1163735650">
              <w:marLeft w:val="0"/>
              <w:marRight w:val="0"/>
              <w:marTop w:val="0"/>
              <w:marBottom w:val="0"/>
              <w:divBdr>
                <w:top w:val="none" w:sz="0" w:space="0" w:color="auto"/>
                <w:left w:val="none" w:sz="0" w:space="0" w:color="auto"/>
                <w:bottom w:val="none" w:sz="0" w:space="0" w:color="auto"/>
                <w:right w:val="none" w:sz="0" w:space="0" w:color="auto"/>
              </w:divBdr>
            </w:div>
            <w:div w:id="1164010920">
              <w:marLeft w:val="0"/>
              <w:marRight w:val="0"/>
              <w:marTop w:val="0"/>
              <w:marBottom w:val="0"/>
              <w:divBdr>
                <w:top w:val="none" w:sz="0" w:space="0" w:color="auto"/>
                <w:left w:val="none" w:sz="0" w:space="0" w:color="auto"/>
                <w:bottom w:val="none" w:sz="0" w:space="0" w:color="auto"/>
                <w:right w:val="none" w:sz="0" w:space="0" w:color="auto"/>
              </w:divBdr>
            </w:div>
            <w:div w:id="1164974102">
              <w:marLeft w:val="0"/>
              <w:marRight w:val="0"/>
              <w:marTop w:val="0"/>
              <w:marBottom w:val="0"/>
              <w:divBdr>
                <w:top w:val="none" w:sz="0" w:space="0" w:color="auto"/>
                <w:left w:val="none" w:sz="0" w:space="0" w:color="auto"/>
                <w:bottom w:val="none" w:sz="0" w:space="0" w:color="auto"/>
                <w:right w:val="none" w:sz="0" w:space="0" w:color="auto"/>
              </w:divBdr>
            </w:div>
            <w:div w:id="1166553992">
              <w:marLeft w:val="0"/>
              <w:marRight w:val="0"/>
              <w:marTop w:val="0"/>
              <w:marBottom w:val="0"/>
              <w:divBdr>
                <w:top w:val="none" w:sz="0" w:space="0" w:color="auto"/>
                <w:left w:val="none" w:sz="0" w:space="0" w:color="auto"/>
                <w:bottom w:val="none" w:sz="0" w:space="0" w:color="auto"/>
                <w:right w:val="none" w:sz="0" w:space="0" w:color="auto"/>
              </w:divBdr>
            </w:div>
            <w:div w:id="1169060790">
              <w:marLeft w:val="0"/>
              <w:marRight w:val="0"/>
              <w:marTop w:val="0"/>
              <w:marBottom w:val="0"/>
              <w:divBdr>
                <w:top w:val="none" w:sz="0" w:space="0" w:color="auto"/>
                <w:left w:val="none" w:sz="0" w:space="0" w:color="auto"/>
                <w:bottom w:val="none" w:sz="0" w:space="0" w:color="auto"/>
                <w:right w:val="none" w:sz="0" w:space="0" w:color="auto"/>
              </w:divBdr>
            </w:div>
            <w:div w:id="1169637161">
              <w:marLeft w:val="0"/>
              <w:marRight w:val="0"/>
              <w:marTop w:val="0"/>
              <w:marBottom w:val="0"/>
              <w:divBdr>
                <w:top w:val="none" w:sz="0" w:space="0" w:color="auto"/>
                <w:left w:val="none" w:sz="0" w:space="0" w:color="auto"/>
                <w:bottom w:val="none" w:sz="0" w:space="0" w:color="auto"/>
                <w:right w:val="none" w:sz="0" w:space="0" w:color="auto"/>
              </w:divBdr>
            </w:div>
            <w:div w:id="1170023169">
              <w:marLeft w:val="0"/>
              <w:marRight w:val="0"/>
              <w:marTop w:val="0"/>
              <w:marBottom w:val="0"/>
              <w:divBdr>
                <w:top w:val="none" w:sz="0" w:space="0" w:color="auto"/>
                <w:left w:val="none" w:sz="0" w:space="0" w:color="auto"/>
                <w:bottom w:val="none" w:sz="0" w:space="0" w:color="auto"/>
                <w:right w:val="none" w:sz="0" w:space="0" w:color="auto"/>
              </w:divBdr>
            </w:div>
            <w:div w:id="1171218436">
              <w:marLeft w:val="0"/>
              <w:marRight w:val="0"/>
              <w:marTop w:val="0"/>
              <w:marBottom w:val="0"/>
              <w:divBdr>
                <w:top w:val="none" w:sz="0" w:space="0" w:color="auto"/>
                <w:left w:val="none" w:sz="0" w:space="0" w:color="auto"/>
                <w:bottom w:val="none" w:sz="0" w:space="0" w:color="auto"/>
                <w:right w:val="none" w:sz="0" w:space="0" w:color="auto"/>
              </w:divBdr>
            </w:div>
            <w:div w:id="1172262507">
              <w:marLeft w:val="0"/>
              <w:marRight w:val="0"/>
              <w:marTop w:val="0"/>
              <w:marBottom w:val="0"/>
              <w:divBdr>
                <w:top w:val="none" w:sz="0" w:space="0" w:color="auto"/>
                <w:left w:val="none" w:sz="0" w:space="0" w:color="auto"/>
                <w:bottom w:val="none" w:sz="0" w:space="0" w:color="auto"/>
                <w:right w:val="none" w:sz="0" w:space="0" w:color="auto"/>
              </w:divBdr>
            </w:div>
            <w:div w:id="1172645692">
              <w:marLeft w:val="0"/>
              <w:marRight w:val="0"/>
              <w:marTop w:val="0"/>
              <w:marBottom w:val="0"/>
              <w:divBdr>
                <w:top w:val="none" w:sz="0" w:space="0" w:color="auto"/>
                <w:left w:val="none" w:sz="0" w:space="0" w:color="auto"/>
                <w:bottom w:val="none" w:sz="0" w:space="0" w:color="auto"/>
                <w:right w:val="none" w:sz="0" w:space="0" w:color="auto"/>
              </w:divBdr>
            </w:div>
            <w:div w:id="1174878956">
              <w:marLeft w:val="0"/>
              <w:marRight w:val="0"/>
              <w:marTop w:val="0"/>
              <w:marBottom w:val="0"/>
              <w:divBdr>
                <w:top w:val="none" w:sz="0" w:space="0" w:color="auto"/>
                <w:left w:val="none" w:sz="0" w:space="0" w:color="auto"/>
                <w:bottom w:val="none" w:sz="0" w:space="0" w:color="auto"/>
                <w:right w:val="none" w:sz="0" w:space="0" w:color="auto"/>
              </w:divBdr>
            </w:div>
            <w:div w:id="1178890477">
              <w:marLeft w:val="0"/>
              <w:marRight w:val="0"/>
              <w:marTop w:val="0"/>
              <w:marBottom w:val="0"/>
              <w:divBdr>
                <w:top w:val="none" w:sz="0" w:space="0" w:color="auto"/>
                <w:left w:val="none" w:sz="0" w:space="0" w:color="auto"/>
                <w:bottom w:val="none" w:sz="0" w:space="0" w:color="auto"/>
                <w:right w:val="none" w:sz="0" w:space="0" w:color="auto"/>
              </w:divBdr>
            </w:div>
            <w:div w:id="1180313634">
              <w:marLeft w:val="0"/>
              <w:marRight w:val="0"/>
              <w:marTop w:val="360"/>
              <w:marBottom w:val="0"/>
              <w:divBdr>
                <w:top w:val="single" w:sz="6" w:space="0" w:color="auto"/>
                <w:left w:val="single" w:sz="6" w:space="0" w:color="auto"/>
                <w:bottom w:val="single" w:sz="6" w:space="0" w:color="auto"/>
                <w:right w:val="single" w:sz="6" w:space="0" w:color="auto"/>
              </w:divBdr>
            </w:div>
            <w:div w:id="1180854394">
              <w:marLeft w:val="0"/>
              <w:marRight w:val="0"/>
              <w:marTop w:val="0"/>
              <w:marBottom w:val="0"/>
              <w:divBdr>
                <w:top w:val="none" w:sz="0" w:space="0" w:color="auto"/>
                <w:left w:val="none" w:sz="0" w:space="0" w:color="auto"/>
                <w:bottom w:val="none" w:sz="0" w:space="0" w:color="auto"/>
                <w:right w:val="none" w:sz="0" w:space="0" w:color="auto"/>
              </w:divBdr>
            </w:div>
            <w:div w:id="1181551479">
              <w:marLeft w:val="0"/>
              <w:marRight w:val="0"/>
              <w:marTop w:val="0"/>
              <w:marBottom w:val="0"/>
              <w:divBdr>
                <w:top w:val="none" w:sz="0" w:space="0" w:color="auto"/>
                <w:left w:val="none" w:sz="0" w:space="0" w:color="auto"/>
                <w:bottom w:val="none" w:sz="0" w:space="0" w:color="auto"/>
                <w:right w:val="none" w:sz="0" w:space="0" w:color="auto"/>
              </w:divBdr>
            </w:div>
            <w:div w:id="1183322742">
              <w:marLeft w:val="0"/>
              <w:marRight w:val="0"/>
              <w:marTop w:val="0"/>
              <w:marBottom w:val="0"/>
              <w:divBdr>
                <w:top w:val="none" w:sz="0" w:space="0" w:color="auto"/>
                <w:left w:val="none" w:sz="0" w:space="0" w:color="auto"/>
                <w:bottom w:val="none" w:sz="0" w:space="0" w:color="auto"/>
                <w:right w:val="none" w:sz="0" w:space="0" w:color="auto"/>
              </w:divBdr>
            </w:div>
            <w:div w:id="1183861584">
              <w:marLeft w:val="0"/>
              <w:marRight w:val="0"/>
              <w:marTop w:val="0"/>
              <w:marBottom w:val="0"/>
              <w:divBdr>
                <w:top w:val="none" w:sz="0" w:space="0" w:color="auto"/>
                <w:left w:val="none" w:sz="0" w:space="0" w:color="auto"/>
                <w:bottom w:val="none" w:sz="0" w:space="0" w:color="auto"/>
                <w:right w:val="none" w:sz="0" w:space="0" w:color="auto"/>
              </w:divBdr>
            </w:div>
            <w:div w:id="1184901982">
              <w:marLeft w:val="0"/>
              <w:marRight w:val="0"/>
              <w:marTop w:val="0"/>
              <w:marBottom w:val="0"/>
              <w:divBdr>
                <w:top w:val="none" w:sz="0" w:space="0" w:color="auto"/>
                <w:left w:val="none" w:sz="0" w:space="0" w:color="auto"/>
                <w:bottom w:val="none" w:sz="0" w:space="0" w:color="auto"/>
                <w:right w:val="none" w:sz="0" w:space="0" w:color="auto"/>
              </w:divBdr>
            </w:div>
            <w:div w:id="1185440377">
              <w:marLeft w:val="0"/>
              <w:marRight w:val="0"/>
              <w:marTop w:val="0"/>
              <w:marBottom w:val="0"/>
              <w:divBdr>
                <w:top w:val="none" w:sz="0" w:space="0" w:color="auto"/>
                <w:left w:val="none" w:sz="0" w:space="0" w:color="auto"/>
                <w:bottom w:val="none" w:sz="0" w:space="0" w:color="auto"/>
                <w:right w:val="none" w:sz="0" w:space="0" w:color="auto"/>
              </w:divBdr>
            </w:div>
            <w:div w:id="1187019512">
              <w:marLeft w:val="0"/>
              <w:marRight w:val="0"/>
              <w:marTop w:val="0"/>
              <w:marBottom w:val="0"/>
              <w:divBdr>
                <w:top w:val="none" w:sz="0" w:space="0" w:color="auto"/>
                <w:left w:val="none" w:sz="0" w:space="0" w:color="auto"/>
                <w:bottom w:val="none" w:sz="0" w:space="0" w:color="auto"/>
                <w:right w:val="none" w:sz="0" w:space="0" w:color="auto"/>
              </w:divBdr>
            </w:div>
            <w:div w:id="1190413064">
              <w:marLeft w:val="0"/>
              <w:marRight w:val="0"/>
              <w:marTop w:val="0"/>
              <w:marBottom w:val="0"/>
              <w:divBdr>
                <w:top w:val="none" w:sz="0" w:space="0" w:color="auto"/>
                <w:left w:val="none" w:sz="0" w:space="0" w:color="auto"/>
                <w:bottom w:val="none" w:sz="0" w:space="0" w:color="auto"/>
                <w:right w:val="none" w:sz="0" w:space="0" w:color="auto"/>
              </w:divBdr>
            </w:div>
            <w:div w:id="1194227813">
              <w:marLeft w:val="0"/>
              <w:marRight w:val="0"/>
              <w:marTop w:val="0"/>
              <w:marBottom w:val="0"/>
              <w:divBdr>
                <w:top w:val="none" w:sz="0" w:space="0" w:color="auto"/>
                <w:left w:val="none" w:sz="0" w:space="0" w:color="auto"/>
                <w:bottom w:val="none" w:sz="0" w:space="0" w:color="auto"/>
                <w:right w:val="none" w:sz="0" w:space="0" w:color="auto"/>
              </w:divBdr>
            </w:div>
            <w:div w:id="1195578825">
              <w:marLeft w:val="0"/>
              <w:marRight w:val="0"/>
              <w:marTop w:val="0"/>
              <w:marBottom w:val="0"/>
              <w:divBdr>
                <w:top w:val="none" w:sz="0" w:space="0" w:color="auto"/>
                <w:left w:val="none" w:sz="0" w:space="0" w:color="auto"/>
                <w:bottom w:val="none" w:sz="0" w:space="0" w:color="auto"/>
                <w:right w:val="none" w:sz="0" w:space="0" w:color="auto"/>
              </w:divBdr>
            </w:div>
            <w:div w:id="1198158969">
              <w:marLeft w:val="0"/>
              <w:marRight w:val="0"/>
              <w:marTop w:val="0"/>
              <w:marBottom w:val="0"/>
              <w:divBdr>
                <w:top w:val="none" w:sz="0" w:space="0" w:color="auto"/>
                <w:left w:val="none" w:sz="0" w:space="0" w:color="auto"/>
                <w:bottom w:val="none" w:sz="0" w:space="0" w:color="auto"/>
                <w:right w:val="none" w:sz="0" w:space="0" w:color="auto"/>
              </w:divBdr>
            </w:div>
            <w:div w:id="1198472751">
              <w:marLeft w:val="0"/>
              <w:marRight w:val="0"/>
              <w:marTop w:val="0"/>
              <w:marBottom w:val="0"/>
              <w:divBdr>
                <w:top w:val="none" w:sz="0" w:space="0" w:color="auto"/>
                <w:left w:val="none" w:sz="0" w:space="0" w:color="auto"/>
                <w:bottom w:val="none" w:sz="0" w:space="0" w:color="auto"/>
                <w:right w:val="none" w:sz="0" w:space="0" w:color="auto"/>
              </w:divBdr>
            </w:div>
            <w:div w:id="1198540826">
              <w:marLeft w:val="0"/>
              <w:marRight w:val="0"/>
              <w:marTop w:val="0"/>
              <w:marBottom w:val="0"/>
              <w:divBdr>
                <w:top w:val="none" w:sz="0" w:space="0" w:color="auto"/>
                <w:left w:val="none" w:sz="0" w:space="0" w:color="auto"/>
                <w:bottom w:val="none" w:sz="0" w:space="0" w:color="auto"/>
                <w:right w:val="none" w:sz="0" w:space="0" w:color="auto"/>
              </w:divBdr>
            </w:div>
            <w:div w:id="1198667346">
              <w:marLeft w:val="0"/>
              <w:marRight w:val="0"/>
              <w:marTop w:val="0"/>
              <w:marBottom w:val="0"/>
              <w:divBdr>
                <w:top w:val="none" w:sz="0" w:space="0" w:color="auto"/>
                <w:left w:val="none" w:sz="0" w:space="0" w:color="auto"/>
                <w:bottom w:val="none" w:sz="0" w:space="0" w:color="auto"/>
                <w:right w:val="none" w:sz="0" w:space="0" w:color="auto"/>
              </w:divBdr>
            </w:div>
            <w:div w:id="1198739994">
              <w:marLeft w:val="0"/>
              <w:marRight w:val="0"/>
              <w:marTop w:val="0"/>
              <w:marBottom w:val="0"/>
              <w:divBdr>
                <w:top w:val="none" w:sz="0" w:space="0" w:color="auto"/>
                <w:left w:val="none" w:sz="0" w:space="0" w:color="auto"/>
                <w:bottom w:val="none" w:sz="0" w:space="0" w:color="auto"/>
                <w:right w:val="none" w:sz="0" w:space="0" w:color="auto"/>
              </w:divBdr>
            </w:div>
            <w:div w:id="1202788069">
              <w:marLeft w:val="0"/>
              <w:marRight w:val="0"/>
              <w:marTop w:val="0"/>
              <w:marBottom w:val="0"/>
              <w:divBdr>
                <w:top w:val="none" w:sz="0" w:space="0" w:color="auto"/>
                <w:left w:val="none" w:sz="0" w:space="0" w:color="auto"/>
                <w:bottom w:val="none" w:sz="0" w:space="0" w:color="auto"/>
                <w:right w:val="none" w:sz="0" w:space="0" w:color="auto"/>
              </w:divBdr>
            </w:div>
            <w:div w:id="1205748273">
              <w:marLeft w:val="0"/>
              <w:marRight w:val="0"/>
              <w:marTop w:val="0"/>
              <w:marBottom w:val="0"/>
              <w:divBdr>
                <w:top w:val="none" w:sz="0" w:space="0" w:color="auto"/>
                <w:left w:val="none" w:sz="0" w:space="0" w:color="auto"/>
                <w:bottom w:val="none" w:sz="0" w:space="0" w:color="auto"/>
                <w:right w:val="none" w:sz="0" w:space="0" w:color="auto"/>
              </w:divBdr>
            </w:div>
            <w:div w:id="1207454483">
              <w:marLeft w:val="0"/>
              <w:marRight w:val="0"/>
              <w:marTop w:val="0"/>
              <w:marBottom w:val="0"/>
              <w:divBdr>
                <w:top w:val="none" w:sz="0" w:space="0" w:color="auto"/>
                <w:left w:val="none" w:sz="0" w:space="0" w:color="auto"/>
                <w:bottom w:val="none" w:sz="0" w:space="0" w:color="auto"/>
                <w:right w:val="none" w:sz="0" w:space="0" w:color="auto"/>
              </w:divBdr>
            </w:div>
            <w:div w:id="1209336509">
              <w:marLeft w:val="0"/>
              <w:marRight w:val="0"/>
              <w:marTop w:val="0"/>
              <w:marBottom w:val="0"/>
              <w:divBdr>
                <w:top w:val="none" w:sz="0" w:space="0" w:color="auto"/>
                <w:left w:val="none" w:sz="0" w:space="0" w:color="auto"/>
                <w:bottom w:val="none" w:sz="0" w:space="0" w:color="auto"/>
                <w:right w:val="none" w:sz="0" w:space="0" w:color="auto"/>
              </w:divBdr>
            </w:div>
            <w:div w:id="1216047553">
              <w:marLeft w:val="0"/>
              <w:marRight w:val="0"/>
              <w:marTop w:val="0"/>
              <w:marBottom w:val="0"/>
              <w:divBdr>
                <w:top w:val="none" w:sz="0" w:space="0" w:color="auto"/>
                <w:left w:val="none" w:sz="0" w:space="0" w:color="auto"/>
                <w:bottom w:val="none" w:sz="0" w:space="0" w:color="auto"/>
                <w:right w:val="none" w:sz="0" w:space="0" w:color="auto"/>
              </w:divBdr>
            </w:div>
            <w:div w:id="1216353371">
              <w:marLeft w:val="0"/>
              <w:marRight w:val="0"/>
              <w:marTop w:val="0"/>
              <w:marBottom w:val="0"/>
              <w:divBdr>
                <w:top w:val="none" w:sz="0" w:space="0" w:color="auto"/>
                <w:left w:val="none" w:sz="0" w:space="0" w:color="auto"/>
                <w:bottom w:val="none" w:sz="0" w:space="0" w:color="auto"/>
                <w:right w:val="none" w:sz="0" w:space="0" w:color="auto"/>
              </w:divBdr>
            </w:div>
            <w:div w:id="1218469438">
              <w:marLeft w:val="0"/>
              <w:marRight w:val="0"/>
              <w:marTop w:val="0"/>
              <w:marBottom w:val="0"/>
              <w:divBdr>
                <w:top w:val="none" w:sz="0" w:space="0" w:color="auto"/>
                <w:left w:val="none" w:sz="0" w:space="0" w:color="auto"/>
                <w:bottom w:val="none" w:sz="0" w:space="0" w:color="auto"/>
                <w:right w:val="none" w:sz="0" w:space="0" w:color="auto"/>
              </w:divBdr>
            </w:div>
            <w:div w:id="1218979633">
              <w:marLeft w:val="0"/>
              <w:marRight w:val="0"/>
              <w:marTop w:val="0"/>
              <w:marBottom w:val="0"/>
              <w:divBdr>
                <w:top w:val="none" w:sz="0" w:space="0" w:color="auto"/>
                <w:left w:val="none" w:sz="0" w:space="0" w:color="auto"/>
                <w:bottom w:val="none" w:sz="0" w:space="0" w:color="auto"/>
                <w:right w:val="none" w:sz="0" w:space="0" w:color="auto"/>
              </w:divBdr>
            </w:div>
            <w:div w:id="1220366058">
              <w:marLeft w:val="0"/>
              <w:marRight w:val="0"/>
              <w:marTop w:val="0"/>
              <w:marBottom w:val="0"/>
              <w:divBdr>
                <w:top w:val="none" w:sz="0" w:space="0" w:color="auto"/>
                <w:left w:val="none" w:sz="0" w:space="0" w:color="auto"/>
                <w:bottom w:val="none" w:sz="0" w:space="0" w:color="auto"/>
                <w:right w:val="none" w:sz="0" w:space="0" w:color="auto"/>
              </w:divBdr>
            </w:div>
            <w:div w:id="1220557245">
              <w:marLeft w:val="0"/>
              <w:marRight w:val="0"/>
              <w:marTop w:val="0"/>
              <w:marBottom w:val="0"/>
              <w:divBdr>
                <w:top w:val="none" w:sz="0" w:space="0" w:color="auto"/>
                <w:left w:val="none" w:sz="0" w:space="0" w:color="auto"/>
                <w:bottom w:val="none" w:sz="0" w:space="0" w:color="auto"/>
                <w:right w:val="none" w:sz="0" w:space="0" w:color="auto"/>
              </w:divBdr>
            </w:div>
            <w:div w:id="1222979206">
              <w:marLeft w:val="0"/>
              <w:marRight w:val="0"/>
              <w:marTop w:val="0"/>
              <w:marBottom w:val="0"/>
              <w:divBdr>
                <w:top w:val="none" w:sz="0" w:space="0" w:color="auto"/>
                <w:left w:val="none" w:sz="0" w:space="0" w:color="auto"/>
                <w:bottom w:val="none" w:sz="0" w:space="0" w:color="auto"/>
                <w:right w:val="none" w:sz="0" w:space="0" w:color="auto"/>
              </w:divBdr>
            </w:div>
            <w:div w:id="1224560483">
              <w:marLeft w:val="0"/>
              <w:marRight w:val="0"/>
              <w:marTop w:val="0"/>
              <w:marBottom w:val="0"/>
              <w:divBdr>
                <w:top w:val="none" w:sz="0" w:space="0" w:color="auto"/>
                <w:left w:val="none" w:sz="0" w:space="0" w:color="auto"/>
                <w:bottom w:val="none" w:sz="0" w:space="0" w:color="auto"/>
                <w:right w:val="none" w:sz="0" w:space="0" w:color="auto"/>
              </w:divBdr>
            </w:div>
            <w:div w:id="1225916839">
              <w:marLeft w:val="0"/>
              <w:marRight w:val="0"/>
              <w:marTop w:val="0"/>
              <w:marBottom w:val="0"/>
              <w:divBdr>
                <w:top w:val="none" w:sz="0" w:space="0" w:color="auto"/>
                <w:left w:val="none" w:sz="0" w:space="0" w:color="auto"/>
                <w:bottom w:val="none" w:sz="0" w:space="0" w:color="auto"/>
                <w:right w:val="none" w:sz="0" w:space="0" w:color="auto"/>
              </w:divBdr>
            </w:div>
            <w:div w:id="1231110259">
              <w:marLeft w:val="0"/>
              <w:marRight w:val="0"/>
              <w:marTop w:val="0"/>
              <w:marBottom w:val="0"/>
              <w:divBdr>
                <w:top w:val="none" w:sz="0" w:space="0" w:color="auto"/>
                <w:left w:val="none" w:sz="0" w:space="0" w:color="auto"/>
                <w:bottom w:val="none" w:sz="0" w:space="0" w:color="auto"/>
                <w:right w:val="none" w:sz="0" w:space="0" w:color="auto"/>
              </w:divBdr>
            </w:div>
            <w:div w:id="1233003442">
              <w:marLeft w:val="0"/>
              <w:marRight w:val="0"/>
              <w:marTop w:val="0"/>
              <w:marBottom w:val="0"/>
              <w:divBdr>
                <w:top w:val="none" w:sz="0" w:space="0" w:color="auto"/>
                <w:left w:val="none" w:sz="0" w:space="0" w:color="auto"/>
                <w:bottom w:val="none" w:sz="0" w:space="0" w:color="auto"/>
                <w:right w:val="none" w:sz="0" w:space="0" w:color="auto"/>
              </w:divBdr>
            </w:div>
            <w:div w:id="1239487118">
              <w:marLeft w:val="0"/>
              <w:marRight w:val="0"/>
              <w:marTop w:val="0"/>
              <w:marBottom w:val="0"/>
              <w:divBdr>
                <w:top w:val="none" w:sz="0" w:space="0" w:color="auto"/>
                <w:left w:val="none" w:sz="0" w:space="0" w:color="auto"/>
                <w:bottom w:val="none" w:sz="0" w:space="0" w:color="auto"/>
                <w:right w:val="none" w:sz="0" w:space="0" w:color="auto"/>
              </w:divBdr>
            </w:div>
            <w:div w:id="1240170264">
              <w:marLeft w:val="0"/>
              <w:marRight w:val="0"/>
              <w:marTop w:val="0"/>
              <w:marBottom w:val="0"/>
              <w:divBdr>
                <w:top w:val="none" w:sz="0" w:space="0" w:color="auto"/>
                <w:left w:val="none" w:sz="0" w:space="0" w:color="auto"/>
                <w:bottom w:val="none" w:sz="0" w:space="0" w:color="auto"/>
                <w:right w:val="none" w:sz="0" w:space="0" w:color="auto"/>
              </w:divBdr>
            </w:div>
            <w:div w:id="1240363669">
              <w:marLeft w:val="0"/>
              <w:marRight w:val="0"/>
              <w:marTop w:val="0"/>
              <w:marBottom w:val="0"/>
              <w:divBdr>
                <w:top w:val="none" w:sz="0" w:space="0" w:color="auto"/>
                <w:left w:val="none" w:sz="0" w:space="0" w:color="auto"/>
                <w:bottom w:val="none" w:sz="0" w:space="0" w:color="auto"/>
                <w:right w:val="none" w:sz="0" w:space="0" w:color="auto"/>
              </w:divBdr>
            </w:div>
            <w:div w:id="1244756049">
              <w:marLeft w:val="0"/>
              <w:marRight w:val="0"/>
              <w:marTop w:val="0"/>
              <w:marBottom w:val="0"/>
              <w:divBdr>
                <w:top w:val="none" w:sz="0" w:space="0" w:color="auto"/>
                <w:left w:val="none" w:sz="0" w:space="0" w:color="auto"/>
                <w:bottom w:val="none" w:sz="0" w:space="0" w:color="auto"/>
                <w:right w:val="none" w:sz="0" w:space="0" w:color="auto"/>
              </w:divBdr>
            </w:div>
            <w:div w:id="1246378534">
              <w:marLeft w:val="0"/>
              <w:marRight w:val="0"/>
              <w:marTop w:val="0"/>
              <w:marBottom w:val="0"/>
              <w:divBdr>
                <w:top w:val="none" w:sz="0" w:space="0" w:color="auto"/>
                <w:left w:val="none" w:sz="0" w:space="0" w:color="auto"/>
                <w:bottom w:val="none" w:sz="0" w:space="0" w:color="auto"/>
                <w:right w:val="none" w:sz="0" w:space="0" w:color="auto"/>
              </w:divBdr>
            </w:div>
            <w:div w:id="1246841280">
              <w:marLeft w:val="0"/>
              <w:marRight w:val="0"/>
              <w:marTop w:val="0"/>
              <w:marBottom w:val="0"/>
              <w:divBdr>
                <w:top w:val="none" w:sz="0" w:space="0" w:color="auto"/>
                <w:left w:val="none" w:sz="0" w:space="0" w:color="auto"/>
                <w:bottom w:val="none" w:sz="0" w:space="0" w:color="auto"/>
                <w:right w:val="none" w:sz="0" w:space="0" w:color="auto"/>
              </w:divBdr>
            </w:div>
            <w:div w:id="1248881816">
              <w:marLeft w:val="0"/>
              <w:marRight w:val="0"/>
              <w:marTop w:val="0"/>
              <w:marBottom w:val="0"/>
              <w:divBdr>
                <w:top w:val="none" w:sz="0" w:space="0" w:color="auto"/>
                <w:left w:val="none" w:sz="0" w:space="0" w:color="auto"/>
                <w:bottom w:val="none" w:sz="0" w:space="0" w:color="auto"/>
                <w:right w:val="none" w:sz="0" w:space="0" w:color="auto"/>
              </w:divBdr>
            </w:div>
            <w:div w:id="1249464645">
              <w:marLeft w:val="0"/>
              <w:marRight w:val="0"/>
              <w:marTop w:val="0"/>
              <w:marBottom w:val="0"/>
              <w:divBdr>
                <w:top w:val="none" w:sz="0" w:space="0" w:color="auto"/>
                <w:left w:val="none" w:sz="0" w:space="0" w:color="auto"/>
                <w:bottom w:val="none" w:sz="0" w:space="0" w:color="auto"/>
                <w:right w:val="none" w:sz="0" w:space="0" w:color="auto"/>
              </w:divBdr>
            </w:div>
            <w:div w:id="1254974629">
              <w:marLeft w:val="0"/>
              <w:marRight w:val="0"/>
              <w:marTop w:val="0"/>
              <w:marBottom w:val="0"/>
              <w:divBdr>
                <w:top w:val="none" w:sz="0" w:space="0" w:color="auto"/>
                <w:left w:val="none" w:sz="0" w:space="0" w:color="auto"/>
                <w:bottom w:val="none" w:sz="0" w:space="0" w:color="auto"/>
                <w:right w:val="none" w:sz="0" w:space="0" w:color="auto"/>
              </w:divBdr>
            </w:div>
            <w:div w:id="1255825277">
              <w:marLeft w:val="0"/>
              <w:marRight w:val="0"/>
              <w:marTop w:val="0"/>
              <w:marBottom w:val="0"/>
              <w:divBdr>
                <w:top w:val="none" w:sz="0" w:space="0" w:color="auto"/>
                <w:left w:val="none" w:sz="0" w:space="0" w:color="auto"/>
                <w:bottom w:val="none" w:sz="0" w:space="0" w:color="auto"/>
                <w:right w:val="none" w:sz="0" w:space="0" w:color="auto"/>
              </w:divBdr>
            </w:div>
            <w:div w:id="1257052630">
              <w:marLeft w:val="0"/>
              <w:marRight w:val="0"/>
              <w:marTop w:val="0"/>
              <w:marBottom w:val="0"/>
              <w:divBdr>
                <w:top w:val="none" w:sz="0" w:space="0" w:color="auto"/>
                <w:left w:val="none" w:sz="0" w:space="0" w:color="auto"/>
                <w:bottom w:val="none" w:sz="0" w:space="0" w:color="auto"/>
                <w:right w:val="none" w:sz="0" w:space="0" w:color="auto"/>
              </w:divBdr>
            </w:div>
            <w:div w:id="1257440421">
              <w:marLeft w:val="0"/>
              <w:marRight w:val="0"/>
              <w:marTop w:val="0"/>
              <w:marBottom w:val="0"/>
              <w:divBdr>
                <w:top w:val="none" w:sz="0" w:space="0" w:color="auto"/>
                <w:left w:val="none" w:sz="0" w:space="0" w:color="auto"/>
                <w:bottom w:val="none" w:sz="0" w:space="0" w:color="auto"/>
                <w:right w:val="none" w:sz="0" w:space="0" w:color="auto"/>
              </w:divBdr>
            </w:div>
            <w:div w:id="1257714333">
              <w:marLeft w:val="0"/>
              <w:marRight w:val="0"/>
              <w:marTop w:val="0"/>
              <w:marBottom w:val="0"/>
              <w:divBdr>
                <w:top w:val="none" w:sz="0" w:space="0" w:color="auto"/>
                <w:left w:val="none" w:sz="0" w:space="0" w:color="auto"/>
                <w:bottom w:val="none" w:sz="0" w:space="0" w:color="auto"/>
                <w:right w:val="none" w:sz="0" w:space="0" w:color="auto"/>
              </w:divBdr>
            </w:div>
            <w:div w:id="1261336622">
              <w:marLeft w:val="0"/>
              <w:marRight w:val="0"/>
              <w:marTop w:val="0"/>
              <w:marBottom w:val="0"/>
              <w:divBdr>
                <w:top w:val="none" w:sz="0" w:space="0" w:color="auto"/>
                <w:left w:val="none" w:sz="0" w:space="0" w:color="auto"/>
                <w:bottom w:val="none" w:sz="0" w:space="0" w:color="auto"/>
                <w:right w:val="none" w:sz="0" w:space="0" w:color="auto"/>
              </w:divBdr>
            </w:div>
            <w:div w:id="1264454409">
              <w:marLeft w:val="0"/>
              <w:marRight w:val="0"/>
              <w:marTop w:val="0"/>
              <w:marBottom w:val="0"/>
              <w:divBdr>
                <w:top w:val="none" w:sz="0" w:space="0" w:color="auto"/>
                <w:left w:val="none" w:sz="0" w:space="0" w:color="auto"/>
                <w:bottom w:val="none" w:sz="0" w:space="0" w:color="auto"/>
                <w:right w:val="none" w:sz="0" w:space="0" w:color="auto"/>
              </w:divBdr>
            </w:div>
            <w:div w:id="1264454412">
              <w:marLeft w:val="0"/>
              <w:marRight w:val="0"/>
              <w:marTop w:val="0"/>
              <w:marBottom w:val="0"/>
              <w:divBdr>
                <w:top w:val="none" w:sz="0" w:space="0" w:color="auto"/>
                <w:left w:val="none" w:sz="0" w:space="0" w:color="auto"/>
                <w:bottom w:val="none" w:sz="0" w:space="0" w:color="auto"/>
                <w:right w:val="none" w:sz="0" w:space="0" w:color="auto"/>
              </w:divBdr>
            </w:div>
            <w:div w:id="1267154110">
              <w:marLeft w:val="0"/>
              <w:marRight w:val="0"/>
              <w:marTop w:val="0"/>
              <w:marBottom w:val="0"/>
              <w:divBdr>
                <w:top w:val="none" w:sz="0" w:space="0" w:color="auto"/>
                <w:left w:val="none" w:sz="0" w:space="0" w:color="auto"/>
                <w:bottom w:val="none" w:sz="0" w:space="0" w:color="auto"/>
                <w:right w:val="none" w:sz="0" w:space="0" w:color="auto"/>
              </w:divBdr>
            </w:div>
            <w:div w:id="1268273957">
              <w:marLeft w:val="0"/>
              <w:marRight w:val="0"/>
              <w:marTop w:val="0"/>
              <w:marBottom w:val="0"/>
              <w:divBdr>
                <w:top w:val="none" w:sz="0" w:space="0" w:color="auto"/>
                <w:left w:val="none" w:sz="0" w:space="0" w:color="auto"/>
                <w:bottom w:val="none" w:sz="0" w:space="0" w:color="auto"/>
                <w:right w:val="none" w:sz="0" w:space="0" w:color="auto"/>
              </w:divBdr>
            </w:div>
            <w:div w:id="1270046393">
              <w:marLeft w:val="0"/>
              <w:marRight w:val="0"/>
              <w:marTop w:val="0"/>
              <w:marBottom w:val="0"/>
              <w:divBdr>
                <w:top w:val="none" w:sz="0" w:space="0" w:color="auto"/>
                <w:left w:val="none" w:sz="0" w:space="0" w:color="auto"/>
                <w:bottom w:val="none" w:sz="0" w:space="0" w:color="auto"/>
                <w:right w:val="none" w:sz="0" w:space="0" w:color="auto"/>
              </w:divBdr>
            </w:div>
            <w:div w:id="1275941640">
              <w:marLeft w:val="0"/>
              <w:marRight w:val="0"/>
              <w:marTop w:val="0"/>
              <w:marBottom w:val="0"/>
              <w:divBdr>
                <w:top w:val="none" w:sz="0" w:space="0" w:color="auto"/>
                <w:left w:val="none" w:sz="0" w:space="0" w:color="auto"/>
                <w:bottom w:val="none" w:sz="0" w:space="0" w:color="auto"/>
                <w:right w:val="none" w:sz="0" w:space="0" w:color="auto"/>
              </w:divBdr>
            </w:div>
            <w:div w:id="1276130976">
              <w:marLeft w:val="0"/>
              <w:marRight w:val="0"/>
              <w:marTop w:val="0"/>
              <w:marBottom w:val="0"/>
              <w:divBdr>
                <w:top w:val="none" w:sz="0" w:space="0" w:color="auto"/>
                <w:left w:val="none" w:sz="0" w:space="0" w:color="auto"/>
                <w:bottom w:val="none" w:sz="0" w:space="0" w:color="auto"/>
                <w:right w:val="none" w:sz="0" w:space="0" w:color="auto"/>
              </w:divBdr>
            </w:div>
            <w:div w:id="1276713526">
              <w:marLeft w:val="0"/>
              <w:marRight w:val="0"/>
              <w:marTop w:val="0"/>
              <w:marBottom w:val="0"/>
              <w:divBdr>
                <w:top w:val="none" w:sz="0" w:space="0" w:color="auto"/>
                <w:left w:val="none" w:sz="0" w:space="0" w:color="auto"/>
                <w:bottom w:val="none" w:sz="0" w:space="0" w:color="auto"/>
                <w:right w:val="none" w:sz="0" w:space="0" w:color="auto"/>
              </w:divBdr>
            </w:div>
            <w:div w:id="1277374748">
              <w:marLeft w:val="0"/>
              <w:marRight w:val="0"/>
              <w:marTop w:val="0"/>
              <w:marBottom w:val="0"/>
              <w:divBdr>
                <w:top w:val="none" w:sz="0" w:space="0" w:color="auto"/>
                <w:left w:val="none" w:sz="0" w:space="0" w:color="auto"/>
                <w:bottom w:val="none" w:sz="0" w:space="0" w:color="auto"/>
                <w:right w:val="none" w:sz="0" w:space="0" w:color="auto"/>
              </w:divBdr>
            </w:div>
            <w:div w:id="1277443259">
              <w:marLeft w:val="0"/>
              <w:marRight w:val="0"/>
              <w:marTop w:val="0"/>
              <w:marBottom w:val="0"/>
              <w:divBdr>
                <w:top w:val="none" w:sz="0" w:space="0" w:color="auto"/>
                <w:left w:val="none" w:sz="0" w:space="0" w:color="auto"/>
                <w:bottom w:val="none" w:sz="0" w:space="0" w:color="auto"/>
                <w:right w:val="none" w:sz="0" w:space="0" w:color="auto"/>
              </w:divBdr>
            </w:div>
            <w:div w:id="1278685705">
              <w:marLeft w:val="0"/>
              <w:marRight w:val="0"/>
              <w:marTop w:val="0"/>
              <w:marBottom w:val="0"/>
              <w:divBdr>
                <w:top w:val="none" w:sz="0" w:space="0" w:color="auto"/>
                <w:left w:val="none" w:sz="0" w:space="0" w:color="auto"/>
                <w:bottom w:val="none" w:sz="0" w:space="0" w:color="auto"/>
                <w:right w:val="none" w:sz="0" w:space="0" w:color="auto"/>
              </w:divBdr>
            </w:div>
            <w:div w:id="1278758558">
              <w:marLeft w:val="0"/>
              <w:marRight w:val="0"/>
              <w:marTop w:val="0"/>
              <w:marBottom w:val="0"/>
              <w:divBdr>
                <w:top w:val="none" w:sz="0" w:space="0" w:color="auto"/>
                <w:left w:val="none" w:sz="0" w:space="0" w:color="auto"/>
                <w:bottom w:val="none" w:sz="0" w:space="0" w:color="auto"/>
                <w:right w:val="none" w:sz="0" w:space="0" w:color="auto"/>
              </w:divBdr>
            </w:div>
            <w:div w:id="1279798375">
              <w:marLeft w:val="0"/>
              <w:marRight w:val="0"/>
              <w:marTop w:val="0"/>
              <w:marBottom w:val="0"/>
              <w:divBdr>
                <w:top w:val="none" w:sz="0" w:space="0" w:color="auto"/>
                <w:left w:val="none" w:sz="0" w:space="0" w:color="auto"/>
                <w:bottom w:val="none" w:sz="0" w:space="0" w:color="auto"/>
                <w:right w:val="none" w:sz="0" w:space="0" w:color="auto"/>
              </w:divBdr>
            </w:div>
            <w:div w:id="1282689928">
              <w:marLeft w:val="0"/>
              <w:marRight w:val="0"/>
              <w:marTop w:val="0"/>
              <w:marBottom w:val="0"/>
              <w:divBdr>
                <w:top w:val="none" w:sz="0" w:space="0" w:color="auto"/>
                <w:left w:val="none" w:sz="0" w:space="0" w:color="auto"/>
                <w:bottom w:val="none" w:sz="0" w:space="0" w:color="auto"/>
                <w:right w:val="none" w:sz="0" w:space="0" w:color="auto"/>
              </w:divBdr>
            </w:div>
            <w:div w:id="1282692635">
              <w:marLeft w:val="0"/>
              <w:marRight w:val="0"/>
              <w:marTop w:val="0"/>
              <w:marBottom w:val="0"/>
              <w:divBdr>
                <w:top w:val="none" w:sz="0" w:space="0" w:color="auto"/>
                <w:left w:val="none" w:sz="0" w:space="0" w:color="auto"/>
                <w:bottom w:val="none" w:sz="0" w:space="0" w:color="auto"/>
                <w:right w:val="none" w:sz="0" w:space="0" w:color="auto"/>
              </w:divBdr>
            </w:div>
            <w:div w:id="1289361660">
              <w:marLeft w:val="0"/>
              <w:marRight w:val="0"/>
              <w:marTop w:val="0"/>
              <w:marBottom w:val="0"/>
              <w:divBdr>
                <w:top w:val="none" w:sz="0" w:space="0" w:color="auto"/>
                <w:left w:val="none" w:sz="0" w:space="0" w:color="auto"/>
                <w:bottom w:val="none" w:sz="0" w:space="0" w:color="auto"/>
                <w:right w:val="none" w:sz="0" w:space="0" w:color="auto"/>
              </w:divBdr>
            </w:div>
            <w:div w:id="1289510897">
              <w:marLeft w:val="0"/>
              <w:marRight w:val="0"/>
              <w:marTop w:val="0"/>
              <w:marBottom w:val="0"/>
              <w:divBdr>
                <w:top w:val="none" w:sz="0" w:space="0" w:color="auto"/>
                <w:left w:val="none" w:sz="0" w:space="0" w:color="auto"/>
                <w:bottom w:val="none" w:sz="0" w:space="0" w:color="auto"/>
                <w:right w:val="none" w:sz="0" w:space="0" w:color="auto"/>
              </w:divBdr>
            </w:div>
            <w:div w:id="1291091507">
              <w:marLeft w:val="0"/>
              <w:marRight w:val="0"/>
              <w:marTop w:val="0"/>
              <w:marBottom w:val="0"/>
              <w:divBdr>
                <w:top w:val="none" w:sz="0" w:space="0" w:color="auto"/>
                <w:left w:val="none" w:sz="0" w:space="0" w:color="auto"/>
                <w:bottom w:val="none" w:sz="0" w:space="0" w:color="auto"/>
                <w:right w:val="none" w:sz="0" w:space="0" w:color="auto"/>
              </w:divBdr>
            </w:div>
            <w:div w:id="1291863807">
              <w:marLeft w:val="0"/>
              <w:marRight w:val="0"/>
              <w:marTop w:val="0"/>
              <w:marBottom w:val="0"/>
              <w:divBdr>
                <w:top w:val="none" w:sz="0" w:space="0" w:color="auto"/>
                <w:left w:val="none" w:sz="0" w:space="0" w:color="auto"/>
                <w:bottom w:val="none" w:sz="0" w:space="0" w:color="auto"/>
                <w:right w:val="none" w:sz="0" w:space="0" w:color="auto"/>
              </w:divBdr>
            </w:div>
            <w:div w:id="1292637431">
              <w:marLeft w:val="0"/>
              <w:marRight w:val="0"/>
              <w:marTop w:val="0"/>
              <w:marBottom w:val="0"/>
              <w:divBdr>
                <w:top w:val="none" w:sz="0" w:space="0" w:color="auto"/>
                <w:left w:val="none" w:sz="0" w:space="0" w:color="auto"/>
                <w:bottom w:val="none" w:sz="0" w:space="0" w:color="auto"/>
                <w:right w:val="none" w:sz="0" w:space="0" w:color="auto"/>
              </w:divBdr>
            </w:div>
            <w:div w:id="1293096490">
              <w:marLeft w:val="0"/>
              <w:marRight w:val="0"/>
              <w:marTop w:val="0"/>
              <w:marBottom w:val="0"/>
              <w:divBdr>
                <w:top w:val="none" w:sz="0" w:space="0" w:color="auto"/>
                <w:left w:val="none" w:sz="0" w:space="0" w:color="auto"/>
                <w:bottom w:val="none" w:sz="0" w:space="0" w:color="auto"/>
                <w:right w:val="none" w:sz="0" w:space="0" w:color="auto"/>
              </w:divBdr>
            </w:div>
            <w:div w:id="1293943143">
              <w:marLeft w:val="0"/>
              <w:marRight w:val="0"/>
              <w:marTop w:val="0"/>
              <w:marBottom w:val="0"/>
              <w:divBdr>
                <w:top w:val="none" w:sz="0" w:space="0" w:color="auto"/>
                <w:left w:val="none" w:sz="0" w:space="0" w:color="auto"/>
                <w:bottom w:val="none" w:sz="0" w:space="0" w:color="auto"/>
                <w:right w:val="none" w:sz="0" w:space="0" w:color="auto"/>
              </w:divBdr>
            </w:div>
            <w:div w:id="1294172029">
              <w:marLeft w:val="0"/>
              <w:marRight w:val="0"/>
              <w:marTop w:val="0"/>
              <w:marBottom w:val="0"/>
              <w:divBdr>
                <w:top w:val="none" w:sz="0" w:space="0" w:color="auto"/>
                <w:left w:val="none" w:sz="0" w:space="0" w:color="auto"/>
                <w:bottom w:val="none" w:sz="0" w:space="0" w:color="auto"/>
                <w:right w:val="none" w:sz="0" w:space="0" w:color="auto"/>
              </w:divBdr>
            </w:div>
            <w:div w:id="1298295916">
              <w:marLeft w:val="0"/>
              <w:marRight w:val="0"/>
              <w:marTop w:val="0"/>
              <w:marBottom w:val="0"/>
              <w:divBdr>
                <w:top w:val="none" w:sz="0" w:space="0" w:color="auto"/>
                <w:left w:val="none" w:sz="0" w:space="0" w:color="auto"/>
                <w:bottom w:val="none" w:sz="0" w:space="0" w:color="auto"/>
                <w:right w:val="none" w:sz="0" w:space="0" w:color="auto"/>
              </w:divBdr>
            </w:div>
            <w:div w:id="1301425745">
              <w:marLeft w:val="0"/>
              <w:marRight w:val="0"/>
              <w:marTop w:val="0"/>
              <w:marBottom w:val="0"/>
              <w:divBdr>
                <w:top w:val="none" w:sz="0" w:space="0" w:color="auto"/>
                <w:left w:val="none" w:sz="0" w:space="0" w:color="auto"/>
                <w:bottom w:val="none" w:sz="0" w:space="0" w:color="auto"/>
                <w:right w:val="none" w:sz="0" w:space="0" w:color="auto"/>
              </w:divBdr>
            </w:div>
            <w:div w:id="1304460174">
              <w:marLeft w:val="0"/>
              <w:marRight w:val="0"/>
              <w:marTop w:val="0"/>
              <w:marBottom w:val="0"/>
              <w:divBdr>
                <w:top w:val="none" w:sz="0" w:space="0" w:color="auto"/>
                <w:left w:val="none" w:sz="0" w:space="0" w:color="auto"/>
                <w:bottom w:val="none" w:sz="0" w:space="0" w:color="auto"/>
                <w:right w:val="none" w:sz="0" w:space="0" w:color="auto"/>
              </w:divBdr>
            </w:div>
            <w:div w:id="1305307465">
              <w:marLeft w:val="0"/>
              <w:marRight w:val="0"/>
              <w:marTop w:val="0"/>
              <w:marBottom w:val="0"/>
              <w:divBdr>
                <w:top w:val="none" w:sz="0" w:space="0" w:color="auto"/>
                <w:left w:val="none" w:sz="0" w:space="0" w:color="auto"/>
                <w:bottom w:val="none" w:sz="0" w:space="0" w:color="auto"/>
                <w:right w:val="none" w:sz="0" w:space="0" w:color="auto"/>
              </w:divBdr>
            </w:div>
            <w:div w:id="1306423852">
              <w:marLeft w:val="0"/>
              <w:marRight w:val="0"/>
              <w:marTop w:val="0"/>
              <w:marBottom w:val="0"/>
              <w:divBdr>
                <w:top w:val="none" w:sz="0" w:space="0" w:color="auto"/>
                <w:left w:val="none" w:sz="0" w:space="0" w:color="auto"/>
                <w:bottom w:val="none" w:sz="0" w:space="0" w:color="auto"/>
                <w:right w:val="none" w:sz="0" w:space="0" w:color="auto"/>
              </w:divBdr>
            </w:div>
            <w:div w:id="1308362052">
              <w:marLeft w:val="0"/>
              <w:marRight w:val="0"/>
              <w:marTop w:val="0"/>
              <w:marBottom w:val="0"/>
              <w:divBdr>
                <w:top w:val="none" w:sz="0" w:space="0" w:color="auto"/>
                <w:left w:val="none" w:sz="0" w:space="0" w:color="auto"/>
                <w:bottom w:val="none" w:sz="0" w:space="0" w:color="auto"/>
                <w:right w:val="none" w:sz="0" w:space="0" w:color="auto"/>
              </w:divBdr>
            </w:div>
            <w:div w:id="1310668036">
              <w:marLeft w:val="0"/>
              <w:marRight w:val="0"/>
              <w:marTop w:val="0"/>
              <w:marBottom w:val="0"/>
              <w:divBdr>
                <w:top w:val="none" w:sz="0" w:space="0" w:color="auto"/>
                <w:left w:val="none" w:sz="0" w:space="0" w:color="auto"/>
                <w:bottom w:val="none" w:sz="0" w:space="0" w:color="auto"/>
                <w:right w:val="none" w:sz="0" w:space="0" w:color="auto"/>
              </w:divBdr>
            </w:div>
            <w:div w:id="1310675654">
              <w:marLeft w:val="0"/>
              <w:marRight w:val="0"/>
              <w:marTop w:val="0"/>
              <w:marBottom w:val="0"/>
              <w:divBdr>
                <w:top w:val="none" w:sz="0" w:space="0" w:color="auto"/>
                <w:left w:val="none" w:sz="0" w:space="0" w:color="auto"/>
                <w:bottom w:val="none" w:sz="0" w:space="0" w:color="auto"/>
                <w:right w:val="none" w:sz="0" w:space="0" w:color="auto"/>
              </w:divBdr>
            </w:div>
            <w:div w:id="1315988018">
              <w:marLeft w:val="0"/>
              <w:marRight w:val="0"/>
              <w:marTop w:val="0"/>
              <w:marBottom w:val="0"/>
              <w:divBdr>
                <w:top w:val="none" w:sz="0" w:space="0" w:color="auto"/>
                <w:left w:val="none" w:sz="0" w:space="0" w:color="auto"/>
                <w:bottom w:val="none" w:sz="0" w:space="0" w:color="auto"/>
                <w:right w:val="none" w:sz="0" w:space="0" w:color="auto"/>
              </w:divBdr>
            </w:div>
            <w:div w:id="1316107742">
              <w:marLeft w:val="0"/>
              <w:marRight w:val="0"/>
              <w:marTop w:val="0"/>
              <w:marBottom w:val="0"/>
              <w:divBdr>
                <w:top w:val="none" w:sz="0" w:space="0" w:color="auto"/>
                <w:left w:val="none" w:sz="0" w:space="0" w:color="auto"/>
                <w:bottom w:val="none" w:sz="0" w:space="0" w:color="auto"/>
                <w:right w:val="none" w:sz="0" w:space="0" w:color="auto"/>
              </w:divBdr>
            </w:div>
            <w:div w:id="1321928397">
              <w:marLeft w:val="0"/>
              <w:marRight w:val="0"/>
              <w:marTop w:val="0"/>
              <w:marBottom w:val="0"/>
              <w:divBdr>
                <w:top w:val="none" w:sz="0" w:space="0" w:color="auto"/>
                <w:left w:val="none" w:sz="0" w:space="0" w:color="auto"/>
                <w:bottom w:val="none" w:sz="0" w:space="0" w:color="auto"/>
                <w:right w:val="none" w:sz="0" w:space="0" w:color="auto"/>
              </w:divBdr>
            </w:div>
            <w:div w:id="1323317845">
              <w:marLeft w:val="0"/>
              <w:marRight w:val="0"/>
              <w:marTop w:val="0"/>
              <w:marBottom w:val="0"/>
              <w:divBdr>
                <w:top w:val="none" w:sz="0" w:space="0" w:color="auto"/>
                <w:left w:val="none" w:sz="0" w:space="0" w:color="auto"/>
                <w:bottom w:val="none" w:sz="0" w:space="0" w:color="auto"/>
                <w:right w:val="none" w:sz="0" w:space="0" w:color="auto"/>
              </w:divBdr>
            </w:div>
            <w:div w:id="1324239065">
              <w:marLeft w:val="0"/>
              <w:marRight w:val="0"/>
              <w:marTop w:val="0"/>
              <w:marBottom w:val="0"/>
              <w:divBdr>
                <w:top w:val="none" w:sz="0" w:space="0" w:color="auto"/>
                <w:left w:val="none" w:sz="0" w:space="0" w:color="auto"/>
                <w:bottom w:val="none" w:sz="0" w:space="0" w:color="auto"/>
                <w:right w:val="none" w:sz="0" w:space="0" w:color="auto"/>
              </w:divBdr>
            </w:div>
            <w:div w:id="1325014874">
              <w:marLeft w:val="0"/>
              <w:marRight w:val="0"/>
              <w:marTop w:val="0"/>
              <w:marBottom w:val="0"/>
              <w:divBdr>
                <w:top w:val="none" w:sz="0" w:space="0" w:color="auto"/>
                <w:left w:val="none" w:sz="0" w:space="0" w:color="auto"/>
                <w:bottom w:val="none" w:sz="0" w:space="0" w:color="auto"/>
                <w:right w:val="none" w:sz="0" w:space="0" w:color="auto"/>
              </w:divBdr>
            </w:div>
            <w:div w:id="1325278591">
              <w:marLeft w:val="0"/>
              <w:marRight w:val="0"/>
              <w:marTop w:val="0"/>
              <w:marBottom w:val="0"/>
              <w:divBdr>
                <w:top w:val="none" w:sz="0" w:space="0" w:color="auto"/>
                <w:left w:val="none" w:sz="0" w:space="0" w:color="auto"/>
                <w:bottom w:val="none" w:sz="0" w:space="0" w:color="auto"/>
                <w:right w:val="none" w:sz="0" w:space="0" w:color="auto"/>
              </w:divBdr>
            </w:div>
            <w:div w:id="1328707759">
              <w:marLeft w:val="0"/>
              <w:marRight w:val="0"/>
              <w:marTop w:val="0"/>
              <w:marBottom w:val="0"/>
              <w:divBdr>
                <w:top w:val="none" w:sz="0" w:space="0" w:color="auto"/>
                <w:left w:val="none" w:sz="0" w:space="0" w:color="auto"/>
                <w:bottom w:val="none" w:sz="0" w:space="0" w:color="auto"/>
                <w:right w:val="none" w:sz="0" w:space="0" w:color="auto"/>
              </w:divBdr>
            </w:div>
            <w:div w:id="1329749101">
              <w:marLeft w:val="0"/>
              <w:marRight w:val="0"/>
              <w:marTop w:val="0"/>
              <w:marBottom w:val="0"/>
              <w:divBdr>
                <w:top w:val="none" w:sz="0" w:space="0" w:color="auto"/>
                <w:left w:val="none" w:sz="0" w:space="0" w:color="auto"/>
                <w:bottom w:val="none" w:sz="0" w:space="0" w:color="auto"/>
                <w:right w:val="none" w:sz="0" w:space="0" w:color="auto"/>
              </w:divBdr>
            </w:div>
            <w:div w:id="1332027800">
              <w:marLeft w:val="0"/>
              <w:marRight w:val="0"/>
              <w:marTop w:val="0"/>
              <w:marBottom w:val="0"/>
              <w:divBdr>
                <w:top w:val="none" w:sz="0" w:space="0" w:color="auto"/>
                <w:left w:val="none" w:sz="0" w:space="0" w:color="auto"/>
                <w:bottom w:val="none" w:sz="0" w:space="0" w:color="auto"/>
                <w:right w:val="none" w:sz="0" w:space="0" w:color="auto"/>
              </w:divBdr>
            </w:div>
            <w:div w:id="1333407943">
              <w:marLeft w:val="0"/>
              <w:marRight w:val="0"/>
              <w:marTop w:val="0"/>
              <w:marBottom w:val="0"/>
              <w:divBdr>
                <w:top w:val="none" w:sz="0" w:space="0" w:color="auto"/>
                <w:left w:val="none" w:sz="0" w:space="0" w:color="auto"/>
                <w:bottom w:val="none" w:sz="0" w:space="0" w:color="auto"/>
                <w:right w:val="none" w:sz="0" w:space="0" w:color="auto"/>
              </w:divBdr>
            </w:div>
            <w:div w:id="1334336745">
              <w:marLeft w:val="0"/>
              <w:marRight w:val="0"/>
              <w:marTop w:val="0"/>
              <w:marBottom w:val="0"/>
              <w:divBdr>
                <w:top w:val="none" w:sz="0" w:space="0" w:color="auto"/>
                <w:left w:val="none" w:sz="0" w:space="0" w:color="auto"/>
                <w:bottom w:val="none" w:sz="0" w:space="0" w:color="auto"/>
                <w:right w:val="none" w:sz="0" w:space="0" w:color="auto"/>
              </w:divBdr>
            </w:div>
            <w:div w:id="1334455413">
              <w:marLeft w:val="0"/>
              <w:marRight w:val="0"/>
              <w:marTop w:val="0"/>
              <w:marBottom w:val="0"/>
              <w:divBdr>
                <w:top w:val="none" w:sz="0" w:space="0" w:color="auto"/>
                <w:left w:val="none" w:sz="0" w:space="0" w:color="auto"/>
                <w:bottom w:val="none" w:sz="0" w:space="0" w:color="auto"/>
                <w:right w:val="none" w:sz="0" w:space="0" w:color="auto"/>
              </w:divBdr>
            </w:div>
            <w:div w:id="1341615023">
              <w:marLeft w:val="0"/>
              <w:marRight w:val="0"/>
              <w:marTop w:val="0"/>
              <w:marBottom w:val="0"/>
              <w:divBdr>
                <w:top w:val="none" w:sz="0" w:space="0" w:color="auto"/>
                <w:left w:val="none" w:sz="0" w:space="0" w:color="auto"/>
                <w:bottom w:val="none" w:sz="0" w:space="0" w:color="auto"/>
                <w:right w:val="none" w:sz="0" w:space="0" w:color="auto"/>
              </w:divBdr>
            </w:div>
            <w:div w:id="1342203920">
              <w:marLeft w:val="0"/>
              <w:marRight w:val="0"/>
              <w:marTop w:val="0"/>
              <w:marBottom w:val="0"/>
              <w:divBdr>
                <w:top w:val="none" w:sz="0" w:space="0" w:color="auto"/>
                <w:left w:val="none" w:sz="0" w:space="0" w:color="auto"/>
                <w:bottom w:val="none" w:sz="0" w:space="0" w:color="auto"/>
                <w:right w:val="none" w:sz="0" w:space="0" w:color="auto"/>
              </w:divBdr>
            </w:div>
            <w:div w:id="1343892205">
              <w:marLeft w:val="0"/>
              <w:marRight w:val="0"/>
              <w:marTop w:val="0"/>
              <w:marBottom w:val="0"/>
              <w:divBdr>
                <w:top w:val="none" w:sz="0" w:space="0" w:color="auto"/>
                <w:left w:val="none" w:sz="0" w:space="0" w:color="auto"/>
                <w:bottom w:val="none" w:sz="0" w:space="0" w:color="auto"/>
                <w:right w:val="none" w:sz="0" w:space="0" w:color="auto"/>
              </w:divBdr>
            </w:div>
            <w:div w:id="1346861987">
              <w:marLeft w:val="0"/>
              <w:marRight w:val="0"/>
              <w:marTop w:val="0"/>
              <w:marBottom w:val="0"/>
              <w:divBdr>
                <w:top w:val="none" w:sz="0" w:space="0" w:color="auto"/>
                <w:left w:val="none" w:sz="0" w:space="0" w:color="auto"/>
                <w:bottom w:val="none" w:sz="0" w:space="0" w:color="auto"/>
                <w:right w:val="none" w:sz="0" w:space="0" w:color="auto"/>
              </w:divBdr>
            </w:div>
            <w:div w:id="1349716695">
              <w:marLeft w:val="0"/>
              <w:marRight w:val="0"/>
              <w:marTop w:val="0"/>
              <w:marBottom w:val="0"/>
              <w:divBdr>
                <w:top w:val="none" w:sz="0" w:space="0" w:color="auto"/>
                <w:left w:val="none" w:sz="0" w:space="0" w:color="auto"/>
                <w:bottom w:val="none" w:sz="0" w:space="0" w:color="auto"/>
                <w:right w:val="none" w:sz="0" w:space="0" w:color="auto"/>
              </w:divBdr>
            </w:div>
            <w:div w:id="1351830932">
              <w:marLeft w:val="0"/>
              <w:marRight w:val="0"/>
              <w:marTop w:val="0"/>
              <w:marBottom w:val="0"/>
              <w:divBdr>
                <w:top w:val="none" w:sz="0" w:space="0" w:color="auto"/>
                <w:left w:val="none" w:sz="0" w:space="0" w:color="auto"/>
                <w:bottom w:val="none" w:sz="0" w:space="0" w:color="auto"/>
                <w:right w:val="none" w:sz="0" w:space="0" w:color="auto"/>
              </w:divBdr>
            </w:div>
            <w:div w:id="1351956625">
              <w:marLeft w:val="0"/>
              <w:marRight w:val="0"/>
              <w:marTop w:val="0"/>
              <w:marBottom w:val="0"/>
              <w:divBdr>
                <w:top w:val="none" w:sz="0" w:space="0" w:color="auto"/>
                <w:left w:val="none" w:sz="0" w:space="0" w:color="auto"/>
                <w:bottom w:val="none" w:sz="0" w:space="0" w:color="auto"/>
                <w:right w:val="none" w:sz="0" w:space="0" w:color="auto"/>
              </w:divBdr>
            </w:div>
            <w:div w:id="1352759724">
              <w:marLeft w:val="0"/>
              <w:marRight w:val="0"/>
              <w:marTop w:val="0"/>
              <w:marBottom w:val="0"/>
              <w:divBdr>
                <w:top w:val="none" w:sz="0" w:space="0" w:color="auto"/>
                <w:left w:val="none" w:sz="0" w:space="0" w:color="auto"/>
                <w:bottom w:val="none" w:sz="0" w:space="0" w:color="auto"/>
                <w:right w:val="none" w:sz="0" w:space="0" w:color="auto"/>
              </w:divBdr>
            </w:div>
            <w:div w:id="1353334118">
              <w:marLeft w:val="0"/>
              <w:marRight w:val="0"/>
              <w:marTop w:val="0"/>
              <w:marBottom w:val="0"/>
              <w:divBdr>
                <w:top w:val="none" w:sz="0" w:space="0" w:color="auto"/>
                <w:left w:val="none" w:sz="0" w:space="0" w:color="auto"/>
                <w:bottom w:val="none" w:sz="0" w:space="0" w:color="auto"/>
                <w:right w:val="none" w:sz="0" w:space="0" w:color="auto"/>
              </w:divBdr>
            </w:div>
            <w:div w:id="1353921939">
              <w:marLeft w:val="0"/>
              <w:marRight w:val="0"/>
              <w:marTop w:val="0"/>
              <w:marBottom w:val="0"/>
              <w:divBdr>
                <w:top w:val="none" w:sz="0" w:space="0" w:color="auto"/>
                <w:left w:val="none" w:sz="0" w:space="0" w:color="auto"/>
                <w:bottom w:val="none" w:sz="0" w:space="0" w:color="auto"/>
                <w:right w:val="none" w:sz="0" w:space="0" w:color="auto"/>
              </w:divBdr>
            </w:div>
            <w:div w:id="1354576264">
              <w:marLeft w:val="0"/>
              <w:marRight w:val="0"/>
              <w:marTop w:val="0"/>
              <w:marBottom w:val="0"/>
              <w:divBdr>
                <w:top w:val="none" w:sz="0" w:space="0" w:color="auto"/>
                <w:left w:val="none" w:sz="0" w:space="0" w:color="auto"/>
                <w:bottom w:val="none" w:sz="0" w:space="0" w:color="auto"/>
                <w:right w:val="none" w:sz="0" w:space="0" w:color="auto"/>
              </w:divBdr>
            </w:div>
            <w:div w:id="1354963473">
              <w:marLeft w:val="0"/>
              <w:marRight w:val="0"/>
              <w:marTop w:val="0"/>
              <w:marBottom w:val="0"/>
              <w:divBdr>
                <w:top w:val="none" w:sz="0" w:space="0" w:color="auto"/>
                <w:left w:val="none" w:sz="0" w:space="0" w:color="auto"/>
                <w:bottom w:val="none" w:sz="0" w:space="0" w:color="auto"/>
                <w:right w:val="none" w:sz="0" w:space="0" w:color="auto"/>
              </w:divBdr>
            </w:div>
            <w:div w:id="1357391440">
              <w:marLeft w:val="0"/>
              <w:marRight w:val="0"/>
              <w:marTop w:val="0"/>
              <w:marBottom w:val="0"/>
              <w:divBdr>
                <w:top w:val="none" w:sz="0" w:space="0" w:color="auto"/>
                <w:left w:val="none" w:sz="0" w:space="0" w:color="auto"/>
                <w:bottom w:val="none" w:sz="0" w:space="0" w:color="auto"/>
                <w:right w:val="none" w:sz="0" w:space="0" w:color="auto"/>
              </w:divBdr>
            </w:div>
            <w:div w:id="1358040340">
              <w:marLeft w:val="0"/>
              <w:marRight w:val="0"/>
              <w:marTop w:val="0"/>
              <w:marBottom w:val="0"/>
              <w:divBdr>
                <w:top w:val="none" w:sz="0" w:space="0" w:color="auto"/>
                <w:left w:val="none" w:sz="0" w:space="0" w:color="auto"/>
                <w:bottom w:val="none" w:sz="0" w:space="0" w:color="auto"/>
                <w:right w:val="none" w:sz="0" w:space="0" w:color="auto"/>
              </w:divBdr>
            </w:div>
            <w:div w:id="1358192006">
              <w:marLeft w:val="0"/>
              <w:marRight w:val="0"/>
              <w:marTop w:val="0"/>
              <w:marBottom w:val="0"/>
              <w:divBdr>
                <w:top w:val="none" w:sz="0" w:space="0" w:color="auto"/>
                <w:left w:val="none" w:sz="0" w:space="0" w:color="auto"/>
                <w:bottom w:val="none" w:sz="0" w:space="0" w:color="auto"/>
                <w:right w:val="none" w:sz="0" w:space="0" w:color="auto"/>
              </w:divBdr>
            </w:div>
            <w:div w:id="1359500723">
              <w:marLeft w:val="0"/>
              <w:marRight w:val="0"/>
              <w:marTop w:val="0"/>
              <w:marBottom w:val="0"/>
              <w:divBdr>
                <w:top w:val="none" w:sz="0" w:space="0" w:color="auto"/>
                <w:left w:val="none" w:sz="0" w:space="0" w:color="auto"/>
                <w:bottom w:val="none" w:sz="0" w:space="0" w:color="auto"/>
                <w:right w:val="none" w:sz="0" w:space="0" w:color="auto"/>
              </w:divBdr>
            </w:div>
            <w:div w:id="1359694647">
              <w:marLeft w:val="0"/>
              <w:marRight w:val="0"/>
              <w:marTop w:val="0"/>
              <w:marBottom w:val="0"/>
              <w:divBdr>
                <w:top w:val="none" w:sz="0" w:space="0" w:color="auto"/>
                <w:left w:val="none" w:sz="0" w:space="0" w:color="auto"/>
                <w:bottom w:val="none" w:sz="0" w:space="0" w:color="auto"/>
                <w:right w:val="none" w:sz="0" w:space="0" w:color="auto"/>
              </w:divBdr>
            </w:div>
            <w:div w:id="1360859192">
              <w:marLeft w:val="0"/>
              <w:marRight w:val="0"/>
              <w:marTop w:val="0"/>
              <w:marBottom w:val="0"/>
              <w:divBdr>
                <w:top w:val="none" w:sz="0" w:space="0" w:color="auto"/>
                <w:left w:val="none" w:sz="0" w:space="0" w:color="auto"/>
                <w:bottom w:val="none" w:sz="0" w:space="0" w:color="auto"/>
                <w:right w:val="none" w:sz="0" w:space="0" w:color="auto"/>
              </w:divBdr>
            </w:div>
            <w:div w:id="1360936099">
              <w:marLeft w:val="0"/>
              <w:marRight w:val="0"/>
              <w:marTop w:val="0"/>
              <w:marBottom w:val="0"/>
              <w:divBdr>
                <w:top w:val="none" w:sz="0" w:space="0" w:color="auto"/>
                <w:left w:val="none" w:sz="0" w:space="0" w:color="auto"/>
                <w:bottom w:val="none" w:sz="0" w:space="0" w:color="auto"/>
                <w:right w:val="none" w:sz="0" w:space="0" w:color="auto"/>
              </w:divBdr>
            </w:div>
            <w:div w:id="1361084105">
              <w:marLeft w:val="0"/>
              <w:marRight w:val="0"/>
              <w:marTop w:val="0"/>
              <w:marBottom w:val="0"/>
              <w:divBdr>
                <w:top w:val="none" w:sz="0" w:space="0" w:color="auto"/>
                <w:left w:val="none" w:sz="0" w:space="0" w:color="auto"/>
                <w:bottom w:val="none" w:sz="0" w:space="0" w:color="auto"/>
                <w:right w:val="none" w:sz="0" w:space="0" w:color="auto"/>
              </w:divBdr>
            </w:div>
            <w:div w:id="1361852537">
              <w:marLeft w:val="0"/>
              <w:marRight w:val="0"/>
              <w:marTop w:val="0"/>
              <w:marBottom w:val="0"/>
              <w:divBdr>
                <w:top w:val="none" w:sz="0" w:space="0" w:color="auto"/>
                <w:left w:val="none" w:sz="0" w:space="0" w:color="auto"/>
                <w:bottom w:val="none" w:sz="0" w:space="0" w:color="auto"/>
                <w:right w:val="none" w:sz="0" w:space="0" w:color="auto"/>
              </w:divBdr>
            </w:div>
            <w:div w:id="1364213745">
              <w:marLeft w:val="0"/>
              <w:marRight w:val="0"/>
              <w:marTop w:val="0"/>
              <w:marBottom w:val="0"/>
              <w:divBdr>
                <w:top w:val="none" w:sz="0" w:space="0" w:color="auto"/>
                <w:left w:val="none" w:sz="0" w:space="0" w:color="auto"/>
                <w:bottom w:val="none" w:sz="0" w:space="0" w:color="auto"/>
                <w:right w:val="none" w:sz="0" w:space="0" w:color="auto"/>
              </w:divBdr>
            </w:div>
            <w:div w:id="1365209214">
              <w:marLeft w:val="0"/>
              <w:marRight w:val="0"/>
              <w:marTop w:val="0"/>
              <w:marBottom w:val="0"/>
              <w:divBdr>
                <w:top w:val="none" w:sz="0" w:space="0" w:color="auto"/>
                <w:left w:val="none" w:sz="0" w:space="0" w:color="auto"/>
                <w:bottom w:val="none" w:sz="0" w:space="0" w:color="auto"/>
                <w:right w:val="none" w:sz="0" w:space="0" w:color="auto"/>
              </w:divBdr>
            </w:div>
            <w:div w:id="1368411003">
              <w:marLeft w:val="0"/>
              <w:marRight w:val="0"/>
              <w:marTop w:val="0"/>
              <w:marBottom w:val="0"/>
              <w:divBdr>
                <w:top w:val="none" w:sz="0" w:space="0" w:color="auto"/>
                <w:left w:val="none" w:sz="0" w:space="0" w:color="auto"/>
                <w:bottom w:val="none" w:sz="0" w:space="0" w:color="auto"/>
                <w:right w:val="none" w:sz="0" w:space="0" w:color="auto"/>
              </w:divBdr>
            </w:div>
            <w:div w:id="1373577289">
              <w:marLeft w:val="0"/>
              <w:marRight w:val="0"/>
              <w:marTop w:val="0"/>
              <w:marBottom w:val="0"/>
              <w:divBdr>
                <w:top w:val="none" w:sz="0" w:space="0" w:color="auto"/>
                <w:left w:val="none" w:sz="0" w:space="0" w:color="auto"/>
                <w:bottom w:val="none" w:sz="0" w:space="0" w:color="auto"/>
                <w:right w:val="none" w:sz="0" w:space="0" w:color="auto"/>
              </w:divBdr>
            </w:div>
            <w:div w:id="1378117782">
              <w:marLeft w:val="0"/>
              <w:marRight w:val="0"/>
              <w:marTop w:val="0"/>
              <w:marBottom w:val="0"/>
              <w:divBdr>
                <w:top w:val="none" w:sz="0" w:space="0" w:color="auto"/>
                <w:left w:val="none" w:sz="0" w:space="0" w:color="auto"/>
                <w:bottom w:val="none" w:sz="0" w:space="0" w:color="auto"/>
                <w:right w:val="none" w:sz="0" w:space="0" w:color="auto"/>
              </w:divBdr>
            </w:div>
            <w:div w:id="1378507689">
              <w:marLeft w:val="0"/>
              <w:marRight w:val="0"/>
              <w:marTop w:val="0"/>
              <w:marBottom w:val="0"/>
              <w:divBdr>
                <w:top w:val="none" w:sz="0" w:space="0" w:color="auto"/>
                <w:left w:val="none" w:sz="0" w:space="0" w:color="auto"/>
                <w:bottom w:val="none" w:sz="0" w:space="0" w:color="auto"/>
                <w:right w:val="none" w:sz="0" w:space="0" w:color="auto"/>
              </w:divBdr>
            </w:div>
            <w:div w:id="1382024432">
              <w:marLeft w:val="0"/>
              <w:marRight w:val="0"/>
              <w:marTop w:val="0"/>
              <w:marBottom w:val="0"/>
              <w:divBdr>
                <w:top w:val="none" w:sz="0" w:space="0" w:color="auto"/>
                <w:left w:val="none" w:sz="0" w:space="0" w:color="auto"/>
                <w:bottom w:val="none" w:sz="0" w:space="0" w:color="auto"/>
                <w:right w:val="none" w:sz="0" w:space="0" w:color="auto"/>
              </w:divBdr>
            </w:div>
            <w:div w:id="1382942795">
              <w:marLeft w:val="0"/>
              <w:marRight w:val="0"/>
              <w:marTop w:val="0"/>
              <w:marBottom w:val="0"/>
              <w:divBdr>
                <w:top w:val="none" w:sz="0" w:space="0" w:color="auto"/>
                <w:left w:val="none" w:sz="0" w:space="0" w:color="auto"/>
                <w:bottom w:val="none" w:sz="0" w:space="0" w:color="auto"/>
                <w:right w:val="none" w:sz="0" w:space="0" w:color="auto"/>
              </w:divBdr>
            </w:div>
            <w:div w:id="1383168750">
              <w:marLeft w:val="0"/>
              <w:marRight w:val="0"/>
              <w:marTop w:val="0"/>
              <w:marBottom w:val="0"/>
              <w:divBdr>
                <w:top w:val="none" w:sz="0" w:space="0" w:color="auto"/>
                <w:left w:val="none" w:sz="0" w:space="0" w:color="auto"/>
                <w:bottom w:val="none" w:sz="0" w:space="0" w:color="auto"/>
                <w:right w:val="none" w:sz="0" w:space="0" w:color="auto"/>
              </w:divBdr>
            </w:div>
            <w:div w:id="1383363858">
              <w:marLeft w:val="0"/>
              <w:marRight w:val="0"/>
              <w:marTop w:val="0"/>
              <w:marBottom w:val="0"/>
              <w:divBdr>
                <w:top w:val="none" w:sz="0" w:space="0" w:color="auto"/>
                <w:left w:val="none" w:sz="0" w:space="0" w:color="auto"/>
                <w:bottom w:val="none" w:sz="0" w:space="0" w:color="auto"/>
                <w:right w:val="none" w:sz="0" w:space="0" w:color="auto"/>
              </w:divBdr>
            </w:div>
            <w:div w:id="1386682323">
              <w:marLeft w:val="0"/>
              <w:marRight w:val="0"/>
              <w:marTop w:val="0"/>
              <w:marBottom w:val="0"/>
              <w:divBdr>
                <w:top w:val="none" w:sz="0" w:space="0" w:color="auto"/>
                <w:left w:val="none" w:sz="0" w:space="0" w:color="auto"/>
                <w:bottom w:val="none" w:sz="0" w:space="0" w:color="auto"/>
                <w:right w:val="none" w:sz="0" w:space="0" w:color="auto"/>
              </w:divBdr>
            </w:div>
            <w:div w:id="1387148015">
              <w:marLeft w:val="0"/>
              <w:marRight w:val="0"/>
              <w:marTop w:val="0"/>
              <w:marBottom w:val="0"/>
              <w:divBdr>
                <w:top w:val="none" w:sz="0" w:space="0" w:color="auto"/>
                <w:left w:val="none" w:sz="0" w:space="0" w:color="auto"/>
                <w:bottom w:val="none" w:sz="0" w:space="0" w:color="auto"/>
                <w:right w:val="none" w:sz="0" w:space="0" w:color="auto"/>
              </w:divBdr>
            </w:div>
            <w:div w:id="1391613675">
              <w:marLeft w:val="0"/>
              <w:marRight w:val="0"/>
              <w:marTop w:val="0"/>
              <w:marBottom w:val="0"/>
              <w:divBdr>
                <w:top w:val="none" w:sz="0" w:space="0" w:color="auto"/>
                <w:left w:val="none" w:sz="0" w:space="0" w:color="auto"/>
                <w:bottom w:val="none" w:sz="0" w:space="0" w:color="auto"/>
                <w:right w:val="none" w:sz="0" w:space="0" w:color="auto"/>
              </w:divBdr>
            </w:div>
            <w:div w:id="1393698593">
              <w:marLeft w:val="0"/>
              <w:marRight w:val="0"/>
              <w:marTop w:val="0"/>
              <w:marBottom w:val="0"/>
              <w:divBdr>
                <w:top w:val="none" w:sz="0" w:space="0" w:color="auto"/>
                <w:left w:val="none" w:sz="0" w:space="0" w:color="auto"/>
                <w:bottom w:val="none" w:sz="0" w:space="0" w:color="auto"/>
                <w:right w:val="none" w:sz="0" w:space="0" w:color="auto"/>
              </w:divBdr>
            </w:div>
            <w:div w:id="1393845692">
              <w:marLeft w:val="0"/>
              <w:marRight w:val="0"/>
              <w:marTop w:val="0"/>
              <w:marBottom w:val="0"/>
              <w:divBdr>
                <w:top w:val="none" w:sz="0" w:space="0" w:color="auto"/>
                <w:left w:val="none" w:sz="0" w:space="0" w:color="auto"/>
                <w:bottom w:val="none" w:sz="0" w:space="0" w:color="auto"/>
                <w:right w:val="none" w:sz="0" w:space="0" w:color="auto"/>
              </w:divBdr>
            </w:div>
            <w:div w:id="1394237787">
              <w:marLeft w:val="0"/>
              <w:marRight w:val="0"/>
              <w:marTop w:val="0"/>
              <w:marBottom w:val="0"/>
              <w:divBdr>
                <w:top w:val="none" w:sz="0" w:space="0" w:color="auto"/>
                <w:left w:val="none" w:sz="0" w:space="0" w:color="auto"/>
                <w:bottom w:val="none" w:sz="0" w:space="0" w:color="auto"/>
                <w:right w:val="none" w:sz="0" w:space="0" w:color="auto"/>
              </w:divBdr>
            </w:div>
            <w:div w:id="1398898172">
              <w:marLeft w:val="0"/>
              <w:marRight w:val="0"/>
              <w:marTop w:val="0"/>
              <w:marBottom w:val="0"/>
              <w:divBdr>
                <w:top w:val="none" w:sz="0" w:space="0" w:color="auto"/>
                <w:left w:val="none" w:sz="0" w:space="0" w:color="auto"/>
                <w:bottom w:val="none" w:sz="0" w:space="0" w:color="auto"/>
                <w:right w:val="none" w:sz="0" w:space="0" w:color="auto"/>
              </w:divBdr>
            </w:div>
            <w:div w:id="1400786537">
              <w:marLeft w:val="0"/>
              <w:marRight w:val="0"/>
              <w:marTop w:val="0"/>
              <w:marBottom w:val="0"/>
              <w:divBdr>
                <w:top w:val="none" w:sz="0" w:space="0" w:color="auto"/>
                <w:left w:val="none" w:sz="0" w:space="0" w:color="auto"/>
                <w:bottom w:val="none" w:sz="0" w:space="0" w:color="auto"/>
                <w:right w:val="none" w:sz="0" w:space="0" w:color="auto"/>
              </w:divBdr>
            </w:div>
            <w:div w:id="1401050771">
              <w:marLeft w:val="0"/>
              <w:marRight w:val="0"/>
              <w:marTop w:val="0"/>
              <w:marBottom w:val="0"/>
              <w:divBdr>
                <w:top w:val="none" w:sz="0" w:space="0" w:color="auto"/>
                <w:left w:val="none" w:sz="0" w:space="0" w:color="auto"/>
                <w:bottom w:val="none" w:sz="0" w:space="0" w:color="auto"/>
                <w:right w:val="none" w:sz="0" w:space="0" w:color="auto"/>
              </w:divBdr>
            </w:div>
            <w:div w:id="1401755162">
              <w:marLeft w:val="0"/>
              <w:marRight w:val="0"/>
              <w:marTop w:val="0"/>
              <w:marBottom w:val="0"/>
              <w:divBdr>
                <w:top w:val="none" w:sz="0" w:space="0" w:color="auto"/>
                <w:left w:val="none" w:sz="0" w:space="0" w:color="auto"/>
                <w:bottom w:val="none" w:sz="0" w:space="0" w:color="auto"/>
                <w:right w:val="none" w:sz="0" w:space="0" w:color="auto"/>
              </w:divBdr>
            </w:div>
            <w:div w:id="1403336443">
              <w:marLeft w:val="0"/>
              <w:marRight w:val="0"/>
              <w:marTop w:val="0"/>
              <w:marBottom w:val="0"/>
              <w:divBdr>
                <w:top w:val="none" w:sz="0" w:space="0" w:color="auto"/>
                <w:left w:val="none" w:sz="0" w:space="0" w:color="auto"/>
                <w:bottom w:val="none" w:sz="0" w:space="0" w:color="auto"/>
                <w:right w:val="none" w:sz="0" w:space="0" w:color="auto"/>
              </w:divBdr>
            </w:div>
            <w:div w:id="1404713938">
              <w:marLeft w:val="0"/>
              <w:marRight w:val="0"/>
              <w:marTop w:val="0"/>
              <w:marBottom w:val="0"/>
              <w:divBdr>
                <w:top w:val="none" w:sz="0" w:space="0" w:color="auto"/>
                <w:left w:val="none" w:sz="0" w:space="0" w:color="auto"/>
                <w:bottom w:val="none" w:sz="0" w:space="0" w:color="auto"/>
                <w:right w:val="none" w:sz="0" w:space="0" w:color="auto"/>
              </w:divBdr>
            </w:div>
            <w:div w:id="1407729613">
              <w:marLeft w:val="0"/>
              <w:marRight w:val="0"/>
              <w:marTop w:val="0"/>
              <w:marBottom w:val="0"/>
              <w:divBdr>
                <w:top w:val="none" w:sz="0" w:space="0" w:color="auto"/>
                <w:left w:val="none" w:sz="0" w:space="0" w:color="auto"/>
                <w:bottom w:val="none" w:sz="0" w:space="0" w:color="auto"/>
                <w:right w:val="none" w:sz="0" w:space="0" w:color="auto"/>
              </w:divBdr>
            </w:div>
            <w:div w:id="1408649766">
              <w:marLeft w:val="0"/>
              <w:marRight w:val="0"/>
              <w:marTop w:val="0"/>
              <w:marBottom w:val="0"/>
              <w:divBdr>
                <w:top w:val="none" w:sz="0" w:space="0" w:color="auto"/>
                <w:left w:val="none" w:sz="0" w:space="0" w:color="auto"/>
                <w:bottom w:val="none" w:sz="0" w:space="0" w:color="auto"/>
                <w:right w:val="none" w:sz="0" w:space="0" w:color="auto"/>
              </w:divBdr>
            </w:div>
            <w:div w:id="1408839446">
              <w:marLeft w:val="0"/>
              <w:marRight w:val="0"/>
              <w:marTop w:val="0"/>
              <w:marBottom w:val="0"/>
              <w:divBdr>
                <w:top w:val="none" w:sz="0" w:space="0" w:color="auto"/>
                <w:left w:val="none" w:sz="0" w:space="0" w:color="auto"/>
                <w:bottom w:val="none" w:sz="0" w:space="0" w:color="auto"/>
                <w:right w:val="none" w:sz="0" w:space="0" w:color="auto"/>
              </w:divBdr>
            </w:div>
            <w:div w:id="1409964701">
              <w:marLeft w:val="0"/>
              <w:marRight w:val="0"/>
              <w:marTop w:val="0"/>
              <w:marBottom w:val="0"/>
              <w:divBdr>
                <w:top w:val="none" w:sz="0" w:space="0" w:color="auto"/>
                <w:left w:val="none" w:sz="0" w:space="0" w:color="auto"/>
                <w:bottom w:val="none" w:sz="0" w:space="0" w:color="auto"/>
                <w:right w:val="none" w:sz="0" w:space="0" w:color="auto"/>
              </w:divBdr>
            </w:div>
            <w:div w:id="1411856019">
              <w:marLeft w:val="0"/>
              <w:marRight w:val="0"/>
              <w:marTop w:val="0"/>
              <w:marBottom w:val="0"/>
              <w:divBdr>
                <w:top w:val="none" w:sz="0" w:space="0" w:color="auto"/>
                <w:left w:val="none" w:sz="0" w:space="0" w:color="auto"/>
                <w:bottom w:val="none" w:sz="0" w:space="0" w:color="auto"/>
                <w:right w:val="none" w:sz="0" w:space="0" w:color="auto"/>
              </w:divBdr>
            </w:div>
            <w:div w:id="1412392186">
              <w:marLeft w:val="0"/>
              <w:marRight w:val="0"/>
              <w:marTop w:val="0"/>
              <w:marBottom w:val="0"/>
              <w:divBdr>
                <w:top w:val="none" w:sz="0" w:space="0" w:color="auto"/>
                <w:left w:val="none" w:sz="0" w:space="0" w:color="auto"/>
                <w:bottom w:val="none" w:sz="0" w:space="0" w:color="auto"/>
                <w:right w:val="none" w:sz="0" w:space="0" w:color="auto"/>
              </w:divBdr>
            </w:div>
            <w:div w:id="1414741112">
              <w:marLeft w:val="0"/>
              <w:marRight w:val="0"/>
              <w:marTop w:val="0"/>
              <w:marBottom w:val="0"/>
              <w:divBdr>
                <w:top w:val="none" w:sz="0" w:space="0" w:color="auto"/>
                <w:left w:val="none" w:sz="0" w:space="0" w:color="auto"/>
                <w:bottom w:val="none" w:sz="0" w:space="0" w:color="auto"/>
                <w:right w:val="none" w:sz="0" w:space="0" w:color="auto"/>
              </w:divBdr>
            </w:div>
            <w:div w:id="1415325293">
              <w:marLeft w:val="0"/>
              <w:marRight w:val="0"/>
              <w:marTop w:val="0"/>
              <w:marBottom w:val="0"/>
              <w:divBdr>
                <w:top w:val="none" w:sz="0" w:space="0" w:color="auto"/>
                <w:left w:val="none" w:sz="0" w:space="0" w:color="auto"/>
                <w:bottom w:val="none" w:sz="0" w:space="0" w:color="auto"/>
                <w:right w:val="none" w:sz="0" w:space="0" w:color="auto"/>
              </w:divBdr>
            </w:div>
            <w:div w:id="1420712459">
              <w:marLeft w:val="0"/>
              <w:marRight w:val="0"/>
              <w:marTop w:val="0"/>
              <w:marBottom w:val="0"/>
              <w:divBdr>
                <w:top w:val="none" w:sz="0" w:space="0" w:color="auto"/>
                <w:left w:val="none" w:sz="0" w:space="0" w:color="auto"/>
                <w:bottom w:val="none" w:sz="0" w:space="0" w:color="auto"/>
                <w:right w:val="none" w:sz="0" w:space="0" w:color="auto"/>
              </w:divBdr>
            </w:div>
            <w:div w:id="1423913327">
              <w:marLeft w:val="0"/>
              <w:marRight w:val="0"/>
              <w:marTop w:val="0"/>
              <w:marBottom w:val="0"/>
              <w:divBdr>
                <w:top w:val="none" w:sz="0" w:space="0" w:color="auto"/>
                <w:left w:val="none" w:sz="0" w:space="0" w:color="auto"/>
                <w:bottom w:val="none" w:sz="0" w:space="0" w:color="auto"/>
                <w:right w:val="none" w:sz="0" w:space="0" w:color="auto"/>
              </w:divBdr>
            </w:div>
            <w:div w:id="1425224488">
              <w:marLeft w:val="0"/>
              <w:marRight w:val="0"/>
              <w:marTop w:val="0"/>
              <w:marBottom w:val="0"/>
              <w:divBdr>
                <w:top w:val="none" w:sz="0" w:space="0" w:color="auto"/>
                <w:left w:val="none" w:sz="0" w:space="0" w:color="auto"/>
                <w:bottom w:val="none" w:sz="0" w:space="0" w:color="auto"/>
                <w:right w:val="none" w:sz="0" w:space="0" w:color="auto"/>
              </w:divBdr>
            </w:div>
            <w:div w:id="1426461944">
              <w:marLeft w:val="0"/>
              <w:marRight w:val="0"/>
              <w:marTop w:val="0"/>
              <w:marBottom w:val="0"/>
              <w:divBdr>
                <w:top w:val="none" w:sz="0" w:space="0" w:color="auto"/>
                <w:left w:val="none" w:sz="0" w:space="0" w:color="auto"/>
                <w:bottom w:val="none" w:sz="0" w:space="0" w:color="auto"/>
                <w:right w:val="none" w:sz="0" w:space="0" w:color="auto"/>
              </w:divBdr>
            </w:div>
            <w:div w:id="1427271127">
              <w:marLeft w:val="0"/>
              <w:marRight w:val="0"/>
              <w:marTop w:val="0"/>
              <w:marBottom w:val="0"/>
              <w:divBdr>
                <w:top w:val="none" w:sz="0" w:space="0" w:color="auto"/>
                <w:left w:val="none" w:sz="0" w:space="0" w:color="auto"/>
                <w:bottom w:val="none" w:sz="0" w:space="0" w:color="auto"/>
                <w:right w:val="none" w:sz="0" w:space="0" w:color="auto"/>
              </w:divBdr>
            </w:div>
            <w:div w:id="1427847033">
              <w:marLeft w:val="0"/>
              <w:marRight w:val="0"/>
              <w:marTop w:val="0"/>
              <w:marBottom w:val="0"/>
              <w:divBdr>
                <w:top w:val="none" w:sz="0" w:space="0" w:color="auto"/>
                <w:left w:val="none" w:sz="0" w:space="0" w:color="auto"/>
                <w:bottom w:val="none" w:sz="0" w:space="0" w:color="auto"/>
                <w:right w:val="none" w:sz="0" w:space="0" w:color="auto"/>
              </w:divBdr>
            </w:div>
            <w:div w:id="1429428096">
              <w:marLeft w:val="0"/>
              <w:marRight w:val="0"/>
              <w:marTop w:val="0"/>
              <w:marBottom w:val="0"/>
              <w:divBdr>
                <w:top w:val="none" w:sz="0" w:space="0" w:color="auto"/>
                <w:left w:val="none" w:sz="0" w:space="0" w:color="auto"/>
                <w:bottom w:val="none" w:sz="0" w:space="0" w:color="auto"/>
                <w:right w:val="none" w:sz="0" w:space="0" w:color="auto"/>
              </w:divBdr>
            </w:div>
            <w:div w:id="1430352322">
              <w:marLeft w:val="0"/>
              <w:marRight w:val="0"/>
              <w:marTop w:val="0"/>
              <w:marBottom w:val="0"/>
              <w:divBdr>
                <w:top w:val="none" w:sz="0" w:space="0" w:color="auto"/>
                <w:left w:val="none" w:sz="0" w:space="0" w:color="auto"/>
                <w:bottom w:val="none" w:sz="0" w:space="0" w:color="auto"/>
                <w:right w:val="none" w:sz="0" w:space="0" w:color="auto"/>
              </w:divBdr>
            </w:div>
            <w:div w:id="1430660258">
              <w:marLeft w:val="0"/>
              <w:marRight w:val="0"/>
              <w:marTop w:val="0"/>
              <w:marBottom w:val="0"/>
              <w:divBdr>
                <w:top w:val="none" w:sz="0" w:space="0" w:color="auto"/>
                <w:left w:val="none" w:sz="0" w:space="0" w:color="auto"/>
                <w:bottom w:val="none" w:sz="0" w:space="0" w:color="auto"/>
                <w:right w:val="none" w:sz="0" w:space="0" w:color="auto"/>
              </w:divBdr>
            </w:div>
            <w:div w:id="1430814270">
              <w:marLeft w:val="0"/>
              <w:marRight w:val="0"/>
              <w:marTop w:val="0"/>
              <w:marBottom w:val="0"/>
              <w:divBdr>
                <w:top w:val="none" w:sz="0" w:space="0" w:color="auto"/>
                <w:left w:val="none" w:sz="0" w:space="0" w:color="auto"/>
                <w:bottom w:val="none" w:sz="0" w:space="0" w:color="auto"/>
                <w:right w:val="none" w:sz="0" w:space="0" w:color="auto"/>
              </w:divBdr>
            </w:div>
            <w:div w:id="1432628456">
              <w:marLeft w:val="0"/>
              <w:marRight w:val="0"/>
              <w:marTop w:val="0"/>
              <w:marBottom w:val="0"/>
              <w:divBdr>
                <w:top w:val="none" w:sz="0" w:space="0" w:color="auto"/>
                <w:left w:val="none" w:sz="0" w:space="0" w:color="auto"/>
                <w:bottom w:val="none" w:sz="0" w:space="0" w:color="auto"/>
                <w:right w:val="none" w:sz="0" w:space="0" w:color="auto"/>
              </w:divBdr>
            </w:div>
            <w:div w:id="1434787375">
              <w:marLeft w:val="0"/>
              <w:marRight w:val="0"/>
              <w:marTop w:val="0"/>
              <w:marBottom w:val="0"/>
              <w:divBdr>
                <w:top w:val="none" w:sz="0" w:space="0" w:color="auto"/>
                <w:left w:val="none" w:sz="0" w:space="0" w:color="auto"/>
                <w:bottom w:val="none" w:sz="0" w:space="0" w:color="auto"/>
                <w:right w:val="none" w:sz="0" w:space="0" w:color="auto"/>
              </w:divBdr>
            </w:div>
            <w:div w:id="1435905136">
              <w:marLeft w:val="0"/>
              <w:marRight w:val="0"/>
              <w:marTop w:val="0"/>
              <w:marBottom w:val="0"/>
              <w:divBdr>
                <w:top w:val="none" w:sz="0" w:space="0" w:color="auto"/>
                <w:left w:val="none" w:sz="0" w:space="0" w:color="auto"/>
                <w:bottom w:val="none" w:sz="0" w:space="0" w:color="auto"/>
                <w:right w:val="none" w:sz="0" w:space="0" w:color="auto"/>
              </w:divBdr>
            </w:div>
            <w:div w:id="1440760428">
              <w:marLeft w:val="0"/>
              <w:marRight w:val="0"/>
              <w:marTop w:val="0"/>
              <w:marBottom w:val="0"/>
              <w:divBdr>
                <w:top w:val="none" w:sz="0" w:space="0" w:color="auto"/>
                <w:left w:val="none" w:sz="0" w:space="0" w:color="auto"/>
                <w:bottom w:val="none" w:sz="0" w:space="0" w:color="auto"/>
                <w:right w:val="none" w:sz="0" w:space="0" w:color="auto"/>
              </w:divBdr>
            </w:div>
            <w:div w:id="1442142392">
              <w:marLeft w:val="0"/>
              <w:marRight w:val="0"/>
              <w:marTop w:val="0"/>
              <w:marBottom w:val="0"/>
              <w:divBdr>
                <w:top w:val="none" w:sz="0" w:space="0" w:color="auto"/>
                <w:left w:val="none" w:sz="0" w:space="0" w:color="auto"/>
                <w:bottom w:val="none" w:sz="0" w:space="0" w:color="auto"/>
                <w:right w:val="none" w:sz="0" w:space="0" w:color="auto"/>
              </w:divBdr>
            </w:div>
            <w:div w:id="1445997191">
              <w:marLeft w:val="0"/>
              <w:marRight w:val="0"/>
              <w:marTop w:val="0"/>
              <w:marBottom w:val="0"/>
              <w:divBdr>
                <w:top w:val="none" w:sz="0" w:space="0" w:color="auto"/>
                <w:left w:val="none" w:sz="0" w:space="0" w:color="auto"/>
                <w:bottom w:val="none" w:sz="0" w:space="0" w:color="auto"/>
                <w:right w:val="none" w:sz="0" w:space="0" w:color="auto"/>
              </w:divBdr>
            </w:div>
            <w:div w:id="1450589517">
              <w:marLeft w:val="0"/>
              <w:marRight w:val="0"/>
              <w:marTop w:val="0"/>
              <w:marBottom w:val="0"/>
              <w:divBdr>
                <w:top w:val="none" w:sz="0" w:space="0" w:color="auto"/>
                <w:left w:val="none" w:sz="0" w:space="0" w:color="auto"/>
                <w:bottom w:val="none" w:sz="0" w:space="0" w:color="auto"/>
                <w:right w:val="none" w:sz="0" w:space="0" w:color="auto"/>
              </w:divBdr>
            </w:div>
            <w:div w:id="1451509352">
              <w:marLeft w:val="0"/>
              <w:marRight w:val="0"/>
              <w:marTop w:val="0"/>
              <w:marBottom w:val="0"/>
              <w:divBdr>
                <w:top w:val="none" w:sz="0" w:space="0" w:color="auto"/>
                <w:left w:val="none" w:sz="0" w:space="0" w:color="auto"/>
                <w:bottom w:val="none" w:sz="0" w:space="0" w:color="auto"/>
                <w:right w:val="none" w:sz="0" w:space="0" w:color="auto"/>
              </w:divBdr>
            </w:div>
            <w:div w:id="1455715159">
              <w:marLeft w:val="0"/>
              <w:marRight w:val="0"/>
              <w:marTop w:val="0"/>
              <w:marBottom w:val="0"/>
              <w:divBdr>
                <w:top w:val="none" w:sz="0" w:space="0" w:color="auto"/>
                <w:left w:val="none" w:sz="0" w:space="0" w:color="auto"/>
                <w:bottom w:val="none" w:sz="0" w:space="0" w:color="auto"/>
                <w:right w:val="none" w:sz="0" w:space="0" w:color="auto"/>
              </w:divBdr>
            </w:div>
            <w:div w:id="1457406943">
              <w:marLeft w:val="0"/>
              <w:marRight w:val="0"/>
              <w:marTop w:val="0"/>
              <w:marBottom w:val="0"/>
              <w:divBdr>
                <w:top w:val="none" w:sz="0" w:space="0" w:color="auto"/>
                <w:left w:val="none" w:sz="0" w:space="0" w:color="auto"/>
                <w:bottom w:val="none" w:sz="0" w:space="0" w:color="auto"/>
                <w:right w:val="none" w:sz="0" w:space="0" w:color="auto"/>
              </w:divBdr>
            </w:div>
            <w:div w:id="1457672781">
              <w:marLeft w:val="0"/>
              <w:marRight w:val="0"/>
              <w:marTop w:val="0"/>
              <w:marBottom w:val="0"/>
              <w:divBdr>
                <w:top w:val="none" w:sz="0" w:space="0" w:color="auto"/>
                <w:left w:val="none" w:sz="0" w:space="0" w:color="auto"/>
                <w:bottom w:val="none" w:sz="0" w:space="0" w:color="auto"/>
                <w:right w:val="none" w:sz="0" w:space="0" w:color="auto"/>
              </w:divBdr>
            </w:div>
            <w:div w:id="1459110432">
              <w:marLeft w:val="0"/>
              <w:marRight w:val="0"/>
              <w:marTop w:val="0"/>
              <w:marBottom w:val="0"/>
              <w:divBdr>
                <w:top w:val="none" w:sz="0" w:space="0" w:color="auto"/>
                <w:left w:val="none" w:sz="0" w:space="0" w:color="auto"/>
                <w:bottom w:val="none" w:sz="0" w:space="0" w:color="auto"/>
                <w:right w:val="none" w:sz="0" w:space="0" w:color="auto"/>
              </w:divBdr>
            </w:div>
            <w:div w:id="1459181575">
              <w:marLeft w:val="0"/>
              <w:marRight w:val="0"/>
              <w:marTop w:val="0"/>
              <w:marBottom w:val="0"/>
              <w:divBdr>
                <w:top w:val="none" w:sz="0" w:space="0" w:color="auto"/>
                <w:left w:val="none" w:sz="0" w:space="0" w:color="auto"/>
                <w:bottom w:val="none" w:sz="0" w:space="0" w:color="auto"/>
                <w:right w:val="none" w:sz="0" w:space="0" w:color="auto"/>
              </w:divBdr>
            </w:div>
            <w:div w:id="1461846192">
              <w:marLeft w:val="0"/>
              <w:marRight w:val="0"/>
              <w:marTop w:val="0"/>
              <w:marBottom w:val="0"/>
              <w:divBdr>
                <w:top w:val="none" w:sz="0" w:space="0" w:color="auto"/>
                <w:left w:val="none" w:sz="0" w:space="0" w:color="auto"/>
                <w:bottom w:val="none" w:sz="0" w:space="0" w:color="auto"/>
                <w:right w:val="none" w:sz="0" w:space="0" w:color="auto"/>
              </w:divBdr>
            </w:div>
            <w:div w:id="1464231005">
              <w:marLeft w:val="0"/>
              <w:marRight w:val="0"/>
              <w:marTop w:val="0"/>
              <w:marBottom w:val="0"/>
              <w:divBdr>
                <w:top w:val="none" w:sz="0" w:space="0" w:color="auto"/>
                <w:left w:val="none" w:sz="0" w:space="0" w:color="auto"/>
                <w:bottom w:val="none" w:sz="0" w:space="0" w:color="auto"/>
                <w:right w:val="none" w:sz="0" w:space="0" w:color="auto"/>
              </w:divBdr>
            </w:div>
            <w:div w:id="1464620586">
              <w:marLeft w:val="0"/>
              <w:marRight w:val="0"/>
              <w:marTop w:val="0"/>
              <w:marBottom w:val="0"/>
              <w:divBdr>
                <w:top w:val="none" w:sz="0" w:space="0" w:color="auto"/>
                <w:left w:val="none" w:sz="0" w:space="0" w:color="auto"/>
                <w:bottom w:val="none" w:sz="0" w:space="0" w:color="auto"/>
                <w:right w:val="none" w:sz="0" w:space="0" w:color="auto"/>
              </w:divBdr>
            </w:div>
            <w:div w:id="1467356860">
              <w:marLeft w:val="0"/>
              <w:marRight w:val="0"/>
              <w:marTop w:val="0"/>
              <w:marBottom w:val="0"/>
              <w:divBdr>
                <w:top w:val="none" w:sz="0" w:space="0" w:color="auto"/>
                <w:left w:val="none" w:sz="0" w:space="0" w:color="auto"/>
                <w:bottom w:val="none" w:sz="0" w:space="0" w:color="auto"/>
                <w:right w:val="none" w:sz="0" w:space="0" w:color="auto"/>
              </w:divBdr>
            </w:div>
            <w:div w:id="1467772843">
              <w:marLeft w:val="0"/>
              <w:marRight w:val="0"/>
              <w:marTop w:val="0"/>
              <w:marBottom w:val="0"/>
              <w:divBdr>
                <w:top w:val="none" w:sz="0" w:space="0" w:color="auto"/>
                <w:left w:val="none" w:sz="0" w:space="0" w:color="auto"/>
                <w:bottom w:val="none" w:sz="0" w:space="0" w:color="auto"/>
                <w:right w:val="none" w:sz="0" w:space="0" w:color="auto"/>
              </w:divBdr>
            </w:div>
            <w:div w:id="1469392854">
              <w:marLeft w:val="0"/>
              <w:marRight w:val="0"/>
              <w:marTop w:val="0"/>
              <w:marBottom w:val="0"/>
              <w:divBdr>
                <w:top w:val="none" w:sz="0" w:space="0" w:color="auto"/>
                <w:left w:val="none" w:sz="0" w:space="0" w:color="auto"/>
                <w:bottom w:val="none" w:sz="0" w:space="0" w:color="auto"/>
                <w:right w:val="none" w:sz="0" w:space="0" w:color="auto"/>
              </w:divBdr>
            </w:div>
            <w:div w:id="1469741949">
              <w:marLeft w:val="0"/>
              <w:marRight w:val="0"/>
              <w:marTop w:val="0"/>
              <w:marBottom w:val="0"/>
              <w:divBdr>
                <w:top w:val="none" w:sz="0" w:space="0" w:color="auto"/>
                <w:left w:val="none" w:sz="0" w:space="0" w:color="auto"/>
                <w:bottom w:val="none" w:sz="0" w:space="0" w:color="auto"/>
                <w:right w:val="none" w:sz="0" w:space="0" w:color="auto"/>
              </w:divBdr>
            </w:div>
            <w:div w:id="1470244892">
              <w:marLeft w:val="0"/>
              <w:marRight w:val="0"/>
              <w:marTop w:val="0"/>
              <w:marBottom w:val="0"/>
              <w:divBdr>
                <w:top w:val="none" w:sz="0" w:space="0" w:color="auto"/>
                <w:left w:val="none" w:sz="0" w:space="0" w:color="auto"/>
                <w:bottom w:val="none" w:sz="0" w:space="0" w:color="auto"/>
                <w:right w:val="none" w:sz="0" w:space="0" w:color="auto"/>
              </w:divBdr>
            </w:div>
            <w:div w:id="1472091064">
              <w:marLeft w:val="0"/>
              <w:marRight w:val="0"/>
              <w:marTop w:val="0"/>
              <w:marBottom w:val="0"/>
              <w:divBdr>
                <w:top w:val="none" w:sz="0" w:space="0" w:color="auto"/>
                <w:left w:val="none" w:sz="0" w:space="0" w:color="auto"/>
                <w:bottom w:val="none" w:sz="0" w:space="0" w:color="auto"/>
                <w:right w:val="none" w:sz="0" w:space="0" w:color="auto"/>
              </w:divBdr>
            </w:div>
            <w:div w:id="1474370471">
              <w:marLeft w:val="0"/>
              <w:marRight w:val="0"/>
              <w:marTop w:val="0"/>
              <w:marBottom w:val="0"/>
              <w:divBdr>
                <w:top w:val="none" w:sz="0" w:space="0" w:color="auto"/>
                <w:left w:val="none" w:sz="0" w:space="0" w:color="auto"/>
                <w:bottom w:val="none" w:sz="0" w:space="0" w:color="auto"/>
                <w:right w:val="none" w:sz="0" w:space="0" w:color="auto"/>
              </w:divBdr>
            </w:div>
            <w:div w:id="1475950590">
              <w:marLeft w:val="0"/>
              <w:marRight w:val="0"/>
              <w:marTop w:val="0"/>
              <w:marBottom w:val="0"/>
              <w:divBdr>
                <w:top w:val="none" w:sz="0" w:space="0" w:color="auto"/>
                <w:left w:val="none" w:sz="0" w:space="0" w:color="auto"/>
                <w:bottom w:val="none" w:sz="0" w:space="0" w:color="auto"/>
                <w:right w:val="none" w:sz="0" w:space="0" w:color="auto"/>
              </w:divBdr>
            </w:div>
            <w:div w:id="1476290088">
              <w:marLeft w:val="0"/>
              <w:marRight w:val="0"/>
              <w:marTop w:val="0"/>
              <w:marBottom w:val="0"/>
              <w:divBdr>
                <w:top w:val="none" w:sz="0" w:space="0" w:color="auto"/>
                <w:left w:val="none" w:sz="0" w:space="0" w:color="auto"/>
                <w:bottom w:val="none" w:sz="0" w:space="0" w:color="auto"/>
                <w:right w:val="none" w:sz="0" w:space="0" w:color="auto"/>
              </w:divBdr>
            </w:div>
            <w:div w:id="1478524436">
              <w:marLeft w:val="0"/>
              <w:marRight w:val="0"/>
              <w:marTop w:val="0"/>
              <w:marBottom w:val="0"/>
              <w:divBdr>
                <w:top w:val="none" w:sz="0" w:space="0" w:color="auto"/>
                <w:left w:val="none" w:sz="0" w:space="0" w:color="auto"/>
                <w:bottom w:val="none" w:sz="0" w:space="0" w:color="auto"/>
                <w:right w:val="none" w:sz="0" w:space="0" w:color="auto"/>
              </w:divBdr>
            </w:div>
            <w:div w:id="1479493357">
              <w:marLeft w:val="0"/>
              <w:marRight w:val="0"/>
              <w:marTop w:val="0"/>
              <w:marBottom w:val="0"/>
              <w:divBdr>
                <w:top w:val="none" w:sz="0" w:space="0" w:color="auto"/>
                <w:left w:val="none" w:sz="0" w:space="0" w:color="auto"/>
                <w:bottom w:val="none" w:sz="0" w:space="0" w:color="auto"/>
                <w:right w:val="none" w:sz="0" w:space="0" w:color="auto"/>
              </w:divBdr>
            </w:div>
            <w:div w:id="1480464019">
              <w:marLeft w:val="0"/>
              <w:marRight w:val="0"/>
              <w:marTop w:val="0"/>
              <w:marBottom w:val="0"/>
              <w:divBdr>
                <w:top w:val="none" w:sz="0" w:space="0" w:color="auto"/>
                <w:left w:val="none" w:sz="0" w:space="0" w:color="auto"/>
                <w:bottom w:val="none" w:sz="0" w:space="0" w:color="auto"/>
                <w:right w:val="none" w:sz="0" w:space="0" w:color="auto"/>
              </w:divBdr>
            </w:div>
            <w:div w:id="1482231474">
              <w:marLeft w:val="0"/>
              <w:marRight w:val="0"/>
              <w:marTop w:val="0"/>
              <w:marBottom w:val="0"/>
              <w:divBdr>
                <w:top w:val="none" w:sz="0" w:space="0" w:color="auto"/>
                <w:left w:val="none" w:sz="0" w:space="0" w:color="auto"/>
                <w:bottom w:val="none" w:sz="0" w:space="0" w:color="auto"/>
                <w:right w:val="none" w:sz="0" w:space="0" w:color="auto"/>
              </w:divBdr>
            </w:div>
            <w:div w:id="1484392875">
              <w:marLeft w:val="0"/>
              <w:marRight w:val="0"/>
              <w:marTop w:val="0"/>
              <w:marBottom w:val="0"/>
              <w:divBdr>
                <w:top w:val="none" w:sz="0" w:space="0" w:color="auto"/>
                <w:left w:val="none" w:sz="0" w:space="0" w:color="auto"/>
                <w:bottom w:val="none" w:sz="0" w:space="0" w:color="auto"/>
                <w:right w:val="none" w:sz="0" w:space="0" w:color="auto"/>
              </w:divBdr>
            </w:div>
            <w:div w:id="1485970357">
              <w:marLeft w:val="0"/>
              <w:marRight w:val="0"/>
              <w:marTop w:val="0"/>
              <w:marBottom w:val="0"/>
              <w:divBdr>
                <w:top w:val="none" w:sz="0" w:space="0" w:color="auto"/>
                <w:left w:val="none" w:sz="0" w:space="0" w:color="auto"/>
                <w:bottom w:val="none" w:sz="0" w:space="0" w:color="auto"/>
                <w:right w:val="none" w:sz="0" w:space="0" w:color="auto"/>
              </w:divBdr>
            </w:div>
            <w:div w:id="1487672685">
              <w:marLeft w:val="0"/>
              <w:marRight w:val="0"/>
              <w:marTop w:val="0"/>
              <w:marBottom w:val="0"/>
              <w:divBdr>
                <w:top w:val="none" w:sz="0" w:space="0" w:color="auto"/>
                <w:left w:val="none" w:sz="0" w:space="0" w:color="auto"/>
                <w:bottom w:val="none" w:sz="0" w:space="0" w:color="auto"/>
                <w:right w:val="none" w:sz="0" w:space="0" w:color="auto"/>
              </w:divBdr>
            </w:div>
            <w:div w:id="1491016005">
              <w:marLeft w:val="0"/>
              <w:marRight w:val="0"/>
              <w:marTop w:val="0"/>
              <w:marBottom w:val="0"/>
              <w:divBdr>
                <w:top w:val="none" w:sz="0" w:space="0" w:color="auto"/>
                <w:left w:val="none" w:sz="0" w:space="0" w:color="auto"/>
                <w:bottom w:val="none" w:sz="0" w:space="0" w:color="auto"/>
                <w:right w:val="none" w:sz="0" w:space="0" w:color="auto"/>
              </w:divBdr>
            </w:div>
            <w:div w:id="1492864043">
              <w:marLeft w:val="0"/>
              <w:marRight w:val="0"/>
              <w:marTop w:val="0"/>
              <w:marBottom w:val="0"/>
              <w:divBdr>
                <w:top w:val="none" w:sz="0" w:space="0" w:color="auto"/>
                <w:left w:val="none" w:sz="0" w:space="0" w:color="auto"/>
                <w:bottom w:val="none" w:sz="0" w:space="0" w:color="auto"/>
                <w:right w:val="none" w:sz="0" w:space="0" w:color="auto"/>
              </w:divBdr>
            </w:div>
            <w:div w:id="1493524830">
              <w:marLeft w:val="0"/>
              <w:marRight w:val="0"/>
              <w:marTop w:val="0"/>
              <w:marBottom w:val="0"/>
              <w:divBdr>
                <w:top w:val="none" w:sz="0" w:space="0" w:color="auto"/>
                <w:left w:val="none" w:sz="0" w:space="0" w:color="auto"/>
                <w:bottom w:val="none" w:sz="0" w:space="0" w:color="auto"/>
                <w:right w:val="none" w:sz="0" w:space="0" w:color="auto"/>
              </w:divBdr>
            </w:div>
            <w:div w:id="1494493454">
              <w:marLeft w:val="0"/>
              <w:marRight w:val="0"/>
              <w:marTop w:val="0"/>
              <w:marBottom w:val="0"/>
              <w:divBdr>
                <w:top w:val="none" w:sz="0" w:space="0" w:color="auto"/>
                <w:left w:val="none" w:sz="0" w:space="0" w:color="auto"/>
                <w:bottom w:val="none" w:sz="0" w:space="0" w:color="auto"/>
                <w:right w:val="none" w:sz="0" w:space="0" w:color="auto"/>
              </w:divBdr>
            </w:div>
            <w:div w:id="1494711613">
              <w:marLeft w:val="0"/>
              <w:marRight w:val="0"/>
              <w:marTop w:val="0"/>
              <w:marBottom w:val="0"/>
              <w:divBdr>
                <w:top w:val="none" w:sz="0" w:space="0" w:color="auto"/>
                <w:left w:val="none" w:sz="0" w:space="0" w:color="auto"/>
                <w:bottom w:val="none" w:sz="0" w:space="0" w:color="auto"/>
                <w:right w:val="none" w:sz="0" w:space="0" w:color="auto"/>
              </w:divBdr>
            </w:div>
            <w:div w:id="1495603635">
              <w:marLeft w:val="0"/>
              <w:marRight w:val="0"/>
              <w:marTop w:val="0"/>
              <w:marBottom w:val="0"/>
              <w:divBdr>
                <w:top w:val="none" w:sz="0" w:space="0" w:color="auto"/>
                <w:left w:val="none" w:sz="0" w:space="0" w:color="auto"/>
                <w:bottom w:val="none" w:sz="0" w:space="0" w:color="auto"/>
                <w:right w:val="none" w:sz="0" w:space="0" w:color="auto"/>
              </w:divBdr>
            </w:div>
            <w:div w:id="1495684708">
              <w:marLeft w:val="0"/>
              <w:marRight w:val="0"/>
              <w:marTop w:val="0"/>
              <w:marBottom w:val="0"/>
              <w:divBdr>
                <w:top w:val="none" w:sz="0" w:space="0" w:color="auto"/>
                <w:left w:val="none" w:sz="0" w:space="0" w:color="auto"/>
                <w:bottom w:val="none" w:sz="0" w:space="0" w:color="auto"/>
                <w:right w:val="none" w:sz="0" w:space="0" w:color="auto"/>
              </w:divBdr>
            </w:div>
            <w:div w:id="1496913299">
              <w:marLeft w:val="0"/>
              <w:marRight w:val="0"/>
              <w:marTop w:val="0"/>
              <w:marBottom w:val="0"/>
              <w:divBdr>
                <w:top w:val="none" w:sz="0" w:space="0" w:color="auto"/>
                <w:left w:val="none" w:sz="0" w:space="0" w:color="auto"/>
                <w:bottom w:val="none" w:sz="0" w:space="0" w:color="auto"/>
                <w:right w:val="none" w:sz="0" w:space="0" w:color="auto"/>
              </w:divBdr>
            </w:div>
            <w:div w:id="1497456873">
              <w:marLeft w:val="0"/>
              <w:marRight w:val="0"/>
              <w:marTop w:val="0"/>
              <w:marBottom w:val="0"/>
              <w:divBdr>
                <w:top w:val="none" w:sz="0" w:space="0" w:color="auto"/>
                <w:left w:val="none" w:sz="0" w:space="0" w:color="auto"/>
                <w:bottom w:val="none" w:sz="0" w:space="0" w:color="auto"/>
                <w:right w:val="none" w:sz="0" w:space="0" w:color="auto"/>
              </w:divBdr>
            </w:div>
            <w:div w:id="1500122679">
              <w:marLeft w:val="0"/>
              <w:marRight w:val="0"/>
              <w:marTop w:val="0"/>
              <w:marBottom w:val="0"/>
              <w:divBdr>
                <w:top w:val="none" w:sz="0" w:space="0" w:color="auto"/>
                <w:left w:val="none" w:sz="0" w:space="0" w:color="auto"/>
                <w:bottom w:val="none" w:sz="0" w:space="0" w:color="auto"/>
                <w:right w:val="none" w:sz="0" w:space="0" w:color="auto"/>
              </w:divBdr>
            </w:div>
            <w:div w:id="1501970530">
              <w:marLeft w:val="0"/>
              <w:marRight w:val="0"/>
              <w:marTop w:val="0"/>
              <w:marBottom w:val="0"/>
              <w:divBdr>
                <w:top w:val="none" w:sz="0" w:space="0" w:color="auto"/>
                <w:left w:val="none" w:sz="0" w:space="0" w:color="auto"/>
                <w:bottom w:val="none" w:sz="0" w:space="0" w:color="auto"/>
                <w:right w:val="none" w:sz="0" w:space="0" w:color="auto"/>
              </w:divBdr>
            </w:div>
            <w:div w:id="1502937626">
              <w:marLeft w:val="0"/>
              <w:marRight w:val="0"/>
              <w:marTop w:val="0"/>
              <w:marBottom w:val="0"/>
              <w:divBdr>
                <w:top w:val="none" w:sz="0" w:space="0" w:color="auto"/>
                <w:left w:val="none" w:sz="0" w:space="0" w:color="auto"/>
                <w:bottom w:val="none" w:sz="0" w:space="0" w:color="auto"/>
                <w:right w:val="none" w:sz="0" w:space="0" w:color="auto"/>
              </w:divBdr>
            </w:div>
            <w:div w:id="1504661215">
              <w:marLeft w:val="0"/>
              <w:marRight w:val="0"/>
              <w:marTop w:val="0"/>
              <w:marBottom w:val="0"/>
              <w:divBdr>
                <w:top w:val="none" w:sz="0" w:space="0" w:color="auto"/>
                <w:left w:val="none" w:sz="0" w:space="0" w:color="auto"/>
                <w:bottom w:val="none" w:sz="0" w:space="0" w:color="auto"/>
                <w:right w:val="none" w:sz="0" w:space="0" w:color="auto"/>
              </w:divBdr>
            </w:div>
            <w:div w:id="1505318602">
              <w:marLeft w:val="0"/>
              <w:marRight w:val="0"/>
              <w:marTop w:val="0"/>
              <w:marBottom w:val="0"/>
              <w:divBdr>
                <w:top w:val="none" w:sz="0" w:space="0" w:color="auto"/>
                <w:left w:val="none" w:sz="0" w:space="0" w:color="auto"/>
                <w:bottom w:val="none" w:sz="0" w:space="0" w:color="auto"/>
                <w:right w:val="none" w:sz="0" w:space="0" w:color="auto"/>
              </w:divBdr>
            </w:div>
            <w:div w:id="1506827062">
              <w:marLeft w:val="0"/>
              <w:marRight w:val="0"/>
              <w:marTop w:val="0"/>
              <w:marBottom w:val="0"/>
              <w:divBdr>
                <w:top w:val="none" w:sz="0" w:space="0" w:color="auto"/>
                <w:left w:val="none" w:sz="0" w:space="0" w:color="auto"/>
                <w:bottom w:val="none" w:sz="0" w:space="0" w:color="auto"/>
                <w:right w:val="none" w:sz="0" w:space="0" w:color="auto"/>
              </w:divBdr>
            </w:div>
            <w:div w:id="1508594482">
              <w:marLeft w:val="0"/>
              <w:marRight w:val="0"/>
              <w:marTop w:val="0"/>
              <w:marBottom w:val="0"/>
              <w:divBdr>
                <w:top w:val="none" w:sz="0" w:space="0" w:color="auto"/>
                <w:left w:val="none" w:sz="0" w:space="0" w:color="auto"/>
                <w:bottom w:val="none" w:sz="0" w:space="0" w:color="auto"/>
                <w:right w:val="none" w:sz="0" w:space="0" w:color="auto"/>
              </w:divBdr>
            </w:div>
            <w:div w:id="1508598836">
              <w:marLeft w:val="0"/>
              <w:marRight w:val="0"/>
              <w:marTop w:val="360"/>
              <w:marBottom w:val="0"/>
              <w:divBdr>
                <w:top w:val="single" w:sz="6" w:space="0" w:color="auto"/>
                <w:left w:val="single" w:sz="6" w:space="0" w:color="auto"/>
                <w:bottom w:val="single" w:sz="6" w:space="0" w:color="auto"/>
                <w:right w:val="single" w:sz="6" w:space="0" w:color="auto"/>
              </w:divBdr>
            </w:div>
            <w:div w:id="1508716288">
              <w:marLeft w:val="0"/>
              <w:marRight w:val="0"/>
              <w:marTop w:val="0"/>
              <w:marBottom w:val="0"/>
              <w:divBdr>
                <w:top w:val="none" w:sz="0" w:space="0" w:color="auto"/>
                <w:left w:val="none" w:sz="0" w:space="0" w:color="auto"/>
                <w:bottom w:val="none" w:sz="0" w:space="0" w:color="auto"/>
                <w:right w:val="none" w:sz="0" w:space="0" w:color="auto"/>
              </w:divBdr>
            </w:div>
            <w:div w:id="1509296862">
              <w:marLeft w:val="0"/>
              <w:marRight w:val="0"/>
              <w:marTop w:val="0"/>
              <w:marBottom w:val="0"/>
              <w:divBdr>
                <w:top w:val="none" w:sz="0" w:space="0" w:color="auto"/>
                <w:left w:val="none" w:sz="0" w:space="0" w:color="auto"/>
                <w:bottom w:val="none" w:sz="0" w:space="0" w:color="auto"/>
                <w:right w:val="none" w:sz="0" w:space="0" w:color="auto"/>
              </w:divBdr>
            </w:div>
            <w:div w:id="1509559771">
              <w:marLeft w:val="0"/>
              <w:marRight w:val="0"/>
              <w:marTop w:val="0"/>
              <w:marBottom w:val="0"/>
              <w:divBdr>
                <w:top w:val="none" w:sz="0" w:space="0" w:color="auto"/>
                <w:left w:val="none" w:sz="0" w:space="0" w:color="auto"/>
                <w:bottom w:val="none" w:sz="0" w:space="0" w:color="auto"/>
                <w:right w:val="none" w:sz="0" w:space="0" w:color="auto"/>
              </w:divBdr>
            </w:div>
            <w:div w:id="1510871102">
              <w:marLeft w:val="0"/>
              <w:marRight w:val="0"/>
              <w:marTop w:val="0"/>
              <w:marBottom w:val="0"/>
              <w:divBdr>
                <w:top w:val="none" w:sz="0" w:space="0" w:color="auto"/>
                <w:left w:val="none" w:sz="0" w:space="0" w:color="auto"/>
                <w:bottom w:val="none" w:sz="0" w:space="0" w:color="auto"/>
                <w:right w:val="none" w:sz="0" w:space="0" w:color="auto"/>
              </w:divBdr>
            </w:div>
            <w:div w:id="1511680790">
              <w:marLeft w:val="0"/>
              <w:marRight w:val="0"/>
              <w:marTop w:val="0"/>
              <w:marBottom w:val="0"/>
              <w:divBdr>
                <w:top w:val="none" w:sz="0" w:space="0" w:color="auto"/>
                <w:left w:val="none" w:sz="0" w:space="0" w:color="auto"/>
                <w:bottom w:val="none" w:sz="0" w:space="0" w:color="auto"/>
                <w:right w:val="none" w:sz="0" w:space="0" w:color="auto"/>
              </w:divBdr>
            </w:div>
            <w:div w:id="1514028566">
              <w:marLeft w:val="0"/>
              <w:marRight w:val="0"/>
              <w:marTop w:val="0"/>
              <w:marBottom w:val="0"/>
              <w:divBdr>
                <w:top w:val="none" w:sz="0" w:space="0" w:color="auto"/>
                <w:left w:val="none" w:sz="0" w:space="0" w:color="auto"/>
                <w:bottom w:val="none" w:sz="0" w:space="0" w:color="auto"/>
                <w:right w:val="none" w:sz="0" w:space="0" w:color="auto"/>
              </w:divBdr>
            </w:div>
            <w:div w:id="1516765543">
              <w:marLeft w:val="0"/>
              <w:marRight w:val="0"/>
              <w:marTop w:val="0"/>
              <w:marBottom w:val="0"/>
              <w:divBdr>
                <w:top w:val="none" w:sz="0" w:space="0" w:color="auto"/>
                <w:left w:val="none" w:sz="0" w:space="0" w:color="auto"/>
                <w:bottom w:val="none" w:sz="0" w:space="0" w:color="auto"/>
                <w:right w:val="none" w:sz="0" w:space="0" w:color="auto"/>
              </w:divBdr>
            </w:div>
            <w:div w:id="1518539415">
              <w:marLeft w:val="0"/>
              <w:marRight w:val="0"/>
              <w:marTop w:val="0"/>
              <w:marBottom w:val="0"/>
              <w:divBdr>
                <w:top w:val="none" w:sz="0" w:space="0" w:color="auto"/>
                <w:left w:val="none" w:sz="0" w:space="0" w:color="auto"/>
                <w:bottom w:val="none" w:sz="0" w:space="0" w:color="auto"/>
                <w:right w:val="none" w:sz="0" w:space="0" w:color="auto"/>
              </w:divBdr>
            </w:div>
            <w:div w:id="1525747928">
              <w:marLeft w:val="0"/>
              <w:marRight w:val="0"/>
              <w:marTop w:val="0"/>
              <w:marBottom w:val="0"/>
              <w:divBdr>
                <w:top w:val="none" w:sz="0" w:space="0" w:color="auto"/>
                <w:left w:val="none" w:sz="0" w:space="0" w:color="auto"/>
                <w:bottom w:val="none" w:sz="0" w:space="0" w:color="auto"/>
                <w:right w:val="none" w:sz="0" w:space="0" w:color="auto"/>
              </w:divBdr>
            </w:div>
            <w:div w:id="1530490261">
              <w:marLeft w:val="0"/>
              <w:marRight w:val="0"/>
              <w:marTop w:val="0"/>
              <w:marBottom w:val="0"/>
              <w:divBdr>
                <w:top w:val="none" w:sz="0" w:space="0" w:color="auto"/>
                <w:left w:val="none" w:sz="0" w:space="0" w:color="auto"/>
                <w:bottom w:val="none" w:sz="0" w:space="0" w:color="auto"/>
                <w:right w:val="none" w:sz="0" w:space="0" w:color="auto"/>
              </w:divBdr>
            </w:div>
            <w:div w:id="1530685235">
              <w:marLeft w:val="0"/>
              <w:marRight w:val="0"/>
              <w:marTop w:val="0"/>
              <w:marBottom w:val="0"/>
              <w:divBdr>
                <w:top w:val="none" w:sz="0" w:space="0" w:color="auto"/>
                <w:left w:val="none" w:sz="0" w:space="0" w:color="auto"/>
                <w:bottom w:val="none" w:sz="0" w:space="0" w:color="auto"/>
                <w:right w:val="none" w:sz="0" w:space="0" w:color="auto"/>
              </w:divBdr>
            </w:div>
            <w:div w:id="1530754209">
              <w:marLeft w:val="0"/>
              <w:marRight w:val="0"/>
              <w:marTop w:val="0"/>
              <w:marBottom w:val="0"/>
              <w:divBdr>
                <w:top w:val="none" w:sz="0" w:space="0" w:color="auto"/>
                <w:left w:val="none" w:sz="0" w:space="0" w:color="auto"/>
                <w:bottom w:val="none" w:sz="0" w:space="0" w:color="auto"/>
                <w:right w:val="none" w:sz="0" w:space="0" w:color="auto"/>
              </w:divBdr>
            </w:div>
            <w:div w:id="1532382323">
              <w:marLeft w:val="0"/>
              <w:marRight w:val="0"/>
              <w:marTop w:val="0"/>
              <w:marBottom w:val="0"/>
              <w:divBdr>
                <w:top w:val="none" w:sz="0" w:space="0" w:color="auto"/>
                <w:left w:val="none" w:sz="0" w:space="0" w:color="auto"/>
                <w:bottom w:val="none" w:sz="0" w:space="0" w:color="auto"/>
                <w:right w:val="none" w:sz="0" w:space="0" w:color="auto"/>
              </w:divBdr>
            </w:div>
            <w:div w:id="1533149588">
              <w:marLeft w:val="0"/>
              <w:marRight w:val="0"/>
              <w:marTop w:val="0"/>
              <w:marBottom w:val="0"/>
              <w:divBdr>
                <w:top w:val="none" w:sz="0" w:space="0" w:color="auto"/>
                <w:left w:val="none" w:sz="0" w:space="0" w:color="auto"/>
                <w:bottom w:val="none" w:sz="0" w:space="0" w:color="auto"/>
                <w:right w:val="none" w:sz="0" w:space="0" w:color="auto"/>
              </w:divBdr>
            </w:div>
            <w:div w:id="1533806021">
              <w:marLeft w:val="0"/>
              <w:marRight w:val="0"/>
              <w:marTop w:val="0"/>
              <w:marBottom w:val="0"/>
              <w:divBdr>
                <w:top w:val="none" w:sz="0" w:space="0" w:color="auto"/>
                <w:left w:val="none" w:sz="0" w:space="0" w:color="auto"/>
                <w:bottom w:val="none" w:sz="0" w:space="0" w:color="auto"/>
                <w:right w:val="none" w:sz="0" w:space="0" w:color="auto"/>
              </w:divBdr>
            </w:div>
            <w:div w:id="1533810080">
              <w:marLeft w:val="0"/>
              <w:marRight w:val="0"/>
              <w:marTop w:val="0"/>
              <w:marBottom w:val="0"/>
              <w:divBdr>
                <w:top w:val="none" w:sz="0" w:space="0" w:color="auto"/>
                <w:left w:val="none" w:sz="0" w:space="0" w:color="auto"/>
                <w:bottom w:val="none" w:sz="0" w:space="0" w:color="auto"/>
                <w:right w:val="none" w:sz="0" w:space="0" w:color="auto"/>
              </w:divBdr>
            </w:div>
            <w:div w:id="1535343449">
              <w:marLeft w:val="0"/>
              <w:marRight w:val="0"/>
              <w:marTop w:val="0"/>
              <w:marBottom w:val="0"/>
              <w:divBdr>
                <w:top w:val="none" w:sz="0" w:space="0" w:color="auto"/>
                <w:left w:val="none" w:sz="0" w:space="0" w:color="auto"/>
                <w:bottom w:val="none" w:sz="0" w:space="0" w:color="auto"/>
                <w:right w:val="none" w:sz="0" w:space="0" w:color="auto"/>
              </w:divBdr>
            </w:div>
            <w:div w:id="1535464609">
              <w:marLeft w:val="0"/>
              <w:marRight w:val="0"/>
              <w:marTop w:val="0"/>
              <w:marBottom w:val="0"/>
              <w:divBdr>
                <w:top w:val="none" w:sz="0" w:space="0" w:color="auto"/>
                <w:left w:val="none" w:sz="0" w:space="0" w:color="auto"/>
                <w:bottom w:val="none" w:sz="0" w:space="0" w:color="auto"/>
                <w:right w:val="none" w:sz="0" w:space="0" w:color="auto"/>
              </w:divBdr>
            </w:div>
            <w:div w:id="1538160111">
              <w:marLeft w:val="0"/>
              <w:marRight w:val="0"/>
              <w:marTop w:val="0"/>
              <w:marBottom w:val="0"/>
              <w:divBdr>
                <w:top w:val="none" w:sz="0" w:space="0" w:color="auto"/>
                <w:left w:val="none" w:sz="0" w:space="0" w:color="auto"/>
                <w:bottom w:val="none" w:sz="0" w:space="0" w:color="auto"/>
                <w:right w:val="none" w:sz="0" w:space="0" w:color="auto"/>
              </w:divBdr>
            </w:div>
            <w:div w:id="1541018268">
              <w:marLeft w:val="0"/>
              <w:marRight w:val="0"/>
              <w:marTop w:val="0"/>
              <w:marBottom w:val="0"/>
              <w:divBdr>
                <w:top w:val="none" w:sz="0" w:space="0" w:color="auto"/>
                <w:left w:val="none" w:sz="0" w:space="0" w:color="auto"/>
                <w:bottom w:val="none" w:sz="0" w:space="0" w:color="auto"/>
                <w:right w:val="none" w:sz="0" w:space="0" w:color="auto"/>
              </w:divBdr>
            </w:div>
            <w:div w:id="1546137149">
              <w:marLeft w:val="0"/>
              <w:marRight w:val="0"/>
              <w:marTop w:val="0"/>
              <w:marBottom w:val="0"/>
              <w:divBdr>
                <w:top w:val="none" w:sz="0" w:space="0" w:color="auto"/>
                <w:left w:val="none" w:sz="0" w:space="0" w:color="auto"/>
                <w:bottom w:val="none" w:sz="0" w:space="0" w:color="auto"/>
                <w:right w:val="none" w:sz="0" w:space="0" w:color="auto"/>
              </w:divBdr>
            </w:div>
            <w:div w:id="1546211849">
              <w:marLeft w:val="0"/>
              <w:marRight w:val="0"/>
              <w:marTop w:val="0"/>
              <w:marBottom w:val="0"/>
              <w:divBdr>
                <w:top w:val="none" w:sz="0" w:space="0" w:color="auto"/>
                <w:left w:val="none" w:sz="0" w:space="0" w:color="auto"/>
                <w:bottom w:val="none" w:sz="0" w:space="0" w:color="auto"/>
                <w:right w:val="none" w:sz="0" w:space="0" w:color="auto"/>
              </w:divBdr>
            </w:div>
            <w:div w:id="1546674606">
              <w:marLeft w:val="0"/>
              <w:marRight w:val="0"/>
              <w:marTop w:val="0"/>
              <w:marBottom w:val="0"/>
              <w:divBdr>
                <w:top w:val="none" w:sz="0" w:space="0" w:color="auto"/>
                <w:left w:val="none" w:sz="0" w:space="0" w:color="auto"/>
                <w:bottom w:val="none" w:sz="0" w:space="0" w:color="auto"/>
                <w:right w:val="none" w:sz="0" w:space="0" w:color="auto"/>
              </w:divBdr>
            </w:div>
            <w:div w:id="1547333803">
              <w:marLeft w:val="0"/>
              <w:marRight w:val="0"/>
              <w:marTop w:val="0"/>
              <w:marBottom w:val="0"/>
              <w:divBdr>
                <w:top w:val="none" w:sz="0" w:space="0" w:color="auto"/>
                <w:left w:val="none" w:sz="0" w:space="0" w:color="auto"/>
                <w:bottom w:val="none" w:sz="0" w:space="0" w:color="auto"/>
                <w:right w:val="none" w:sz="0" w:space="0" w:color="auto"/>
              </w:divBdr>
            </w:div>
            <w:div w:id="1547984068">
              <w:marLeft w:val="0"/>
              <w:marRight w:val="0"/>
              <w:marTop w:val="0"/>
              <w:marBottom w:val="0"/>
              <w:divBdr>
                <w:top w:val="none" w:sz="0" w:space="0" w:color="auto"/>
                <w:left w:val="none" w:sz="0" w:space="0" w:color="auto"/>
                <w:bottom w:val="none" w:sz="0" w:space="0" w:color="auto"/>
                <w:right w:val="none" w:sz="0" w:space="0" w:color="auto"/>
              </w:divBdr>
            </w:div>
            <w:div w:id="1548681917">
              <w:marLeft w:val="0"/>
              <w:marRight w:val="0"/>
              <w:marTop w:val="0"/>
              <w:marBottom w:val="0"/>
              <w:divBdr>
                <w:top w:val="none" w:sz="0" w:space="0" w:color="auto"/>
                <w:left w:val="none" w:sz="0" w:space="0" w:color="auto"/>
                <w:bottom w:val="none" w:sz="0" w:space="0" w:color="auto"/>
                <w:right w:val="none" w:sz="0" w:space="0" w:color="auto"/>
              </w:divBdr>
            </w:div>
            <w:div w:id="1549561673">
              <w:marLeft w:val="0"/>
              <w:marRight w:val="0"/>
              <w:marTop w:val="0"/>
              <w:marBottom w:val="0"/>
              <w:divBdr>
                <w:top w:val="none" w:sz="0" w:space="0" w:color="auto"/>
                <w:left w:val="none" w:sz="0" w:space="0" w:color="auto"/>
                <w:bottom w:val="none" w:sz="0" w:space="0" w:color="auto"/>
                <w:right w:val="none" w:sz="0" w:space="0" w:color="auto"/>
              </w:divBdr>
            </w:div>
            <w:div w:id="1549761528">
              <w:marLeft w:val="0"/>
              <w:marRight w:val="0"/>
              <w:marTop w:val="0"/>
              <w:marBottom w:val="0"/>
              <w:divBdr>
                <w:top w:val="none" w:sz="0" w:space="0" w:color="auto"/>
                <w:left w:val="none" w:sz="0" w:space="0" w:color="auto"/>
                <w:bottom w:val="none" w:sz="0" w:space="0" w:color="auto"/>
                <w:right w:val="none" w:sz="0" w:space="0" w:color="auto"/>
              </w:divBdr>
            </w:div>
            <w:div w:id="1549799398">
              <w:marLeft w:val="0"/>
              <w:marRight w:val="0"/>
              <w:marTop w:val="0"/>
              <w:marBottom w:val="0"/>
              <w:divBdr>
                <w:top w:val="none" w:sz="0" w:space="0" w:color="auto"/>
                <w:left w:val="none" w:sz="0" w:space="0" w:color="auto"/>
                <w:bottom w:val="none" w:sz="0" w:space="0" w:color="auto"/>
                <w:right w:val="none" w:sz="0" w:space="0" w:color="auto"/>
              </w:divBdr>
            </w:div>
            <w:div w:id="1552303174">
              <w:marLeft w:val="0"/>
              <w:marRight w:val="0"/>
              <w:marTop w:val="0"/>
              <w:marBottom w:val="0"/>
              <w:divBdr>
                <w:top w:val="none" w:sz="0" w:space="0" w:color="auto"/>
                <w:left w:val="none" w:sz="0" w:space="0" w:color="auto"/>
                <w:bottom w:val="none" w:sz="0" w:space="0" w:color="auto"/>
                <w:right w:val="none" w:sz="0" w:space="0" w:color="auto"/>
              </w:divBdr>
            </w:div>
            <w:div w:id="1553612165">
              <w:marLeft w:val="0"/>
              <w:marRight w:val="0"/>
              <w:marTop w:val="0"/>
              <w:marBottom w:val="0"/>
              <w:divBdr>
                <w:top w:val="none" w:sz="0" w:space="0" w:color="auto"/>
                <w:left w:val="none" w:sz="0" w:space="0" w:color="auto"/>
                <w:bottom w:val="none" w:sz="0" w:space="0" w:color="auto"/>
                <w:right w:val="none" w:sz="0" w:space="0" w:color="auto"/>
              </w:divBdr>
            </w:div>
            <w:div w:id="1556697277">
              <w:marLeft w:val="0"/>
              <w:marRight w:val="0"/>
              <w:marTop w:val="0"/>
              <w:marBottom w:val="0"/>
              <w:divBdr>
                <w:top w:val="none" w:sz="0" w:space="0" w:color="auto"/>
                <w:left w:val="none" w:sz="0" w:space="0" w:color="auto"/>
                <w:bottom w:val="none" w:sz="0" w:space="0" w:color="auto"/>
                <w:right w:val="none" w:sz="0" w:space="0" w:color="auto"/>
              </w:divBdr>
            </w:div>
            <w:div w:id="1559168004">
              <w:marLeft w:val="0"/>
              <w:marRight w:val="0"/>
              <w:marTop w:val="0"/>
              <w:marBottom w:val="0"/>
              <w:divBdr>
                <w:top w:val="none" w:sz="0" w:space="0" w:color="auto"/>
                <w:left w:val="none" w:sz="0" w:space="0" w:color="auto"/>
                <w:bottom w:val="none" w:sz="0" w:space="0" w:color="auto"/>
                <w:right w:val="none" w:sz="0" w:space="0" w:color="auto"/>
              </w:divBdr>
            </w:div>
            <w:div w:id="1559635061">
              <w:marLeft w:val="0"/>
              <w:marRight w:val="0"/>
              <w:marTop w:val="0"/>
              <w:marBottom w:val="0"/>
              <w:divBdr>
                <w:top w:val="none" w:sz="0" w:space="0" w:color="auto"/>
                <w:left w:val="none" w:sz="0" w:space="0" w:color="auto"/>
                <w:bottom w:val="none" w:sz="0" w:space="0" w:color="auto"/>
                <w:right w:val="none" w:sz="0" w:space="0" w:color="auto"/>
              </w:divBdr>
            </w:div>
            <w:div w:id="1560088616">
              <w:marLeft w:val="0"/>
              <w:marRight w:val="0"/>
              <w:marTop w:val="0"/>
              <w:marBottom w:val="0"/>
              <w:divBdr>
                <w:top w:val="none" w:sz="0" w:space="0" w:color="auto"/>
                <w:left w:val="none" w:sz="0" w:space="0" w:color="auto"/>
                <w:bottom w:val="none" w:sz="0" w:space="0" w:color="auto"/>
                <w:right w:val="none" w:sz="0" w:space="0" w:color="auto"/>
              </w:divBdr>
            </w:div>
            <w:div w:id="1560557231">
              <w:marLeft w:val="0"/>
              <w:marRight w:val="0"/>
              <w:marTop w:val="0"/>
              <w:marBottom w:val="0"/>
              <w:divBdr>
                <w:top w:val="none" w:sz="0" w:space="0" w:color="auto"/>
                <w:left w:val="none" w:sz="0" w:space="0" w:color="auto"/>
                <w:bottom w:val="none" w:sz="0" w:space="0" w:color="auto"/>
                <w:right w:val="none" w:sz="0" w:space="0" w:color="auto"/>
              </w:divBdr>
            </w:div>
            <w:div w:id="1561205927">
              <w:marLeft w:val="0"/>
              <w:marRight w:val="0"/>
              <w:marTop w:val="0"/>
              <w:marBottom w:val="0"/>
              <w:divBdr>
                <w:top w:val="none" w:sz="0" w:space="0" w:color="auto"/>
                <w:left w:val="none" w:sz="0" w:space="0" w:color="auto"/>
                <w:bottom w:val="none" w:sz="0" w:space="0" w:color="auto"/>
                <w:right w:val="none" w:sz="0" w:space="0" w:color="auto"/>
              </w:divBdr>
            </w:div>
            <w:div w:id="1561288232">
              <w:marLeft w:val="0"/>
              <w:marRight w:val="0"/>
              <w:marTop w:val="0"/>
              <w:marBottom w:val="0"/>
              <w:divBdr>
                <w:top w:val="none" w:sz="0" w:space="0" w:color="auto"/>
                <w:left w:val="none" w:sz="0" w:space="0" w:color="auto"/>
                <w:bottom w:val="none" w:sz="0" w:space="0" w:color="auto"/>
                <w:right w:val="none" w:sz="0" w:space="0" w:color="auto"/>
              </w:divBdr>
            </w:div>
            <w:div w:id="1563904113">
              <w:marLeft w:val="0"/>
              <w:marRight w:val="0"/>
              <w:marTop w:val="0"/>
              <w:marBottom w:val="0"/>
              <w:divBdr>
                <w:top w:val="none" w:sz="0" w:space="0" w:color="auto"/>
                <w:left w:val="none" w:sz="0" w:space="0" w:color="auto"/>
                <w:bottom w:val="none" w:sz="0" w:space="0" w:color="auto"/>
                <w:right w:val="none" w:sz="0" w:space="0" w:color="auto"/>
              </w:divBdr>
            </w:div>
            <w:div w:id="1564368477">
              <w:marLeft w:val="0"/>
              <w:marRight w:val="0"/>
              <w:marTop w:val="0"/>
              <w:marBottom w:val="0"/>
              <w:divBdr>
                <w:top w:val="none" w:sz="0" w:space="0" w:color="auto"/>
                <w:left w:val="none" w:sz="0" w:space="0" w:color="auto"/>
                <w:bottom w:val="none" w:sz="0" w:space="0" w:color="auto"/>
                <w:right w:val="none" w:sz="0" w:space="0" w:color="auto"/>
              </w:divBdr>
            </w:div>
            <w:div w:id="1564482453">
              <w:marLeft w:val="0"/>
              <w:marRight w:val="0"/>
              <w:marTop w:val="0"/>
              <w:marBottom w:val="0"/>
              <w:divBdr>
                <w:top w:val="none" w:sz="0" w:space="0" w:color="auto"/>
                <w:left w:val="none" w:sz="0" w:space="0" w:color="auto"/>
                <w:bottom w:val="none" w:sz="0" w:space="0" w:color="auto"/>
                <w:right w:val="none" w:sz="0" w:space="0" w:color="auto"/>
              </w:divBdr>
            </w:div>
            <w:div w:id="1564608303">
              <w:marLeft w:val="0"/>
              <w:marRight w:val="0"/>
              <w:marTop w:val="0"/>
              <w:marBottom w:val="0"/>
              <w:divBdr>
                <w:top w:val="none" w:sz="0" w:space="0" w:color="auto"/>
                <w:left w:val="none" w:sz="0" w:space="0" w:color="auto"/>
                <w:bottom w:val="none" w:sz="0" w:space="0" w:color="auto"/>
                <w:right w:val="none" w:sz="0" w:space="0" w:color="auto"/>
              </w:divBdr>
            </w:div>
            <w:div w:id="1565723584">
              <w:marLeft w:val="0"/>
              <w:marRight w:val="0"/>
              <w:marTop w:val="0"/>
              <w:marBottom w:val="0"/>
              <w:divBdr>
                <w:top w:val="none" w:sz="0" w:space="0" w:color="auto"/>
                <w:left w:val="none" w:sz="0" w:space="0" w:color="auto"/>
                <w:bottom w:val="none" w:sz="0" w:space="0" w:color="auto"/>
                <w:right w:val="none" w:sz="0" w:space="0" w:color="auto"/>
              </w:divBdr>
            </w:div>
            <w:div w:id="1566185335">
              <w:marLeft w:val="0"/>
              <w:marRight w:val="0"/>
              <w:marTop w:val="0"/>
              <w:marBottom w:val="0"/>
              <w:divBdr>
                <w:top w:val="none" w:sz="0" w:space="0" w:color="auto"/>
                <w:left w:val="none" w:sz="0" w:space="0" w:color="auto"/>
                <w:bottom w:val="none" w:sz="0" w:space="0" w:color="auto"/>
                <w:right w:val="none" w:sz="0" w:space="0" w:color="auto"/>
              </w:divBdr>
            </w:div>
            <w:div w:id="1567035664">
              <w:marLeft w:val="0"/>
              <w:marRight w:val="0"/>
              <w:marTop w:val="0"/>
              <w:marBottom w:val="0"/>
              <w:divBdr>
                <w:top w:val="none" w:sz="0" w:space="0" w:color="auto"/>
                <w:left w:val="none" w:sz="0" w:space="0" w:color="auto"/>
                <w:bottom w:val="none" w:sz="0" w:space="0" w:color="auto"/>
                <w:right w:val="none" w:sz="0" w:space="0" w:color="auto"/>
              </w:divBdr>
            </w:div>
            <w:div w:id="1569338376">
              <w:marLeft w:val="0"/>
              <w:marRight w:val="0"/>
              <w:marTop w:val="0"/>
              <w:marBottom w:val="0"/>
              <w:divBdr>
                <w:top w:val="none" w:sz="0" w:space="0" w:color="auto"/>
                <w:left w:val="none" w:sz="0" w:space="0" w:color="auto"/>
                <w:bottom w:val="none" w:sz="0" w:space="0" w:color="auto"/>
                <w:right w:val="none" w:sz="0" w:space="0" w:color="auto"/>
              </w:divBdr>
            </w:div>
            <w:div w:id="1570261432">
              <w:marLeft w:val="0"/>
              <w:marRight w:val="0"/>
              <w:marTop w:val="0"/>
              <w:marBottom w:val="0"/>
              <w:divBdr>
                <w:top w:val="none" w:sz="0" w:space="0" w:color="auto"/>
                <w:left w:val="none" w:sz="0" w:space="0" w:color="auto"/>
                <w:bottom w:val="none" w:sz="0" w:space="0" w:color="auto"/>
                <w:right w:val="none" w:sz="0" w:space="0" w:color="auto"/>
              </w:divBdr>
            </w:div>
            <w:div w:id="1570728156">
              <w:marLeft w:val="0"/>
              <w:marRight w:val="0"/>
              <w:marTop w:val="0"/>
              <w:marBottom w:val="0"/>
              <w:divBdr>
                <w:top w:val="none" w:sz="0" w:space="0" w:color="auto"/>
                <w:left w:val="none" w:sz="0" w:space="0" w:color="auto"/>
                <w:bottom w:val="none" w:sz="0" w:space="0" w:color="auto"/>
                <w:right w:val="none" w:sz="0" w:space="0" w:color="auto"/>
              </w:divBdr>
            </w:div>
            <w:div w:id="1572085104">
              <w:marLeft w:val="0"/>
              <w:marRight w:val="0"/>
              <w:marTop w:val="0"/>
              <w:marBottom w:val="0"/>
              <w:divBdr>
                <w:top w:val="none" w:sz="0" w:space="0" w:color="auto"/>
                <w:left w:val="none" w:sz="0" w:space="0" w:color="auto"/>
                <w:bottom w:val="none" w:sz="0" w:space="0" w:color="auto"/>
                <w:right w:val="none" w:sz="0" w:space="0" w:color="auto"/>
              </w:divBdr>
            </w:div>
            <w:div w:id="1574123609">
              <w:marLeft w:val="0"/>
              <w:marRight w:val="0"/>
              <w:marTop w:val="0"/>
              <w:marBottom w:val="0"/>
              <w:divBdr>
                <w:top w:val="none" w:sz="0" w:space="0" w:color="auto"/>
                <w:left w:val="none" w:sz="0" w:space="0" w:color="auto"/>
                <w:bottom w:val="none" w:sz="0" w:space="0" w:color="auto"/>
                <w:right w:val="none" w:sz="0" w:space="0" w:color="auto"/>
              </w:divBdr>
            </w:div>
            <w:div w:id="1575164059">
              <w:marLeft w:val="0"/>
              <w:marRight w:val="0"/>
              <w:marTop w:val="0"/>
              <w:marBottom w:val="0"/>
              <w:divBdr>
                <w:top w:val="none" w:sz="0" w:space="0" w:color="auto"/>
                <w:left w:val="none" w:sz="0" w:space="0" w:color="auto"/>
                <w:bottom w:val="none" w:sz="0" w:space="0" w:color="auto"/>
                <w:right w:val="none" w:sz="0" w:space="0" w:color="auto"/>
              </w:divBdr>
            </w:div>
            <w:div w:id="1575510288">
              <w:marLeft w:val="0"/>
              <w:marRight w:val="0"/>
              <w:marTop w:val="0"/>
              <w:marBottom w:val="0"/>
              <w:divBdr>
                <w:top w:val="none" w:sz="0" w:space="0" w:color="auto"/>
                <w:left w:val="none" w:sz="0" w:space="0" w:color="auto"/>
                <w:bottom w:val="none" w:sz="0" w:space="0" w:color="auto"/>
                <w:right w:val="none" w:sz="0" w:space="0" w:color="auto"/>
              </w:divBdr>
            </w:div>
            <w:div w:id="1575778715">
              <w:marLeft w:val="0"/>
              <w:marRight w:val="0"/>
              <w:marTop w:val="0"/>
              <w:marBottom w:val="0"/>
              <w:divBdr>
                <w:top w:val="none" w:sz="0" w:space="0" w:color="auto"/>
                <w:left w:val="none" w:sz="0" w:space="0" w:color="auto"/>
                <w:bottom w:val="none" w:sz="0" w:space="0" w:color="auto"/>
                <w:right w:val="none" w:sz="0" w:space="0" w:color="auto"/>
              </w:divBdr>
            </w:div>
            <w:div w:id="1579170540">
              <w:marLeft w:val="0"/>
              <w:marRight w:val="0"/>
              <w:marTop w:val="360"/>
              <w:marBottom w:val="0"/>
              <w:divBdr>
                <w:top w:val="single" w:sz="6" w:space="0" w:color="auto"/>
                <w:left w:val="single" w:sz="6" w:space="0" w:color="auto"/>
                <w:bottom w:val="single" w:sz="6" w:space="0" w:color="auto"/>
                <w:right w:val="single" w:sz="6" w:space="0" w:color="auto"/>
              </w:divBdr>
            </w:div>
            <w:div w:id="1580478804">
              <w:marLeft w:val="0"/>
              <w:marRight w:val="0"/>
              <w:marTop w:val="0"/>
              <w:marBottom w:val="0"/>
              <w:divBdr>
                <w:top w:val="none" w:sz="0" w:space="0" w:color="auto"/>
                <w:left w:val="none" w:sz="0" w:space="0" w:color="auto"/>
                <w:bottom w:val="none" w:sz="0" w:space="0" w:color="auto"/>
                <w:right w:val="none" w:sz="0" w:space="0" w:color="auto"/>
              </w:divBdr>
            </w:div>
            <w:div w:id="1581333507">
              <w:marLeft w:val="0"/>
              <w:marRight w:val="0"/>
              <w:marTop w:val="0"/>
              <w:marBottom w:val="0"/>
              <w:divBdr>
                <w:top w:val="none" w:sz="0" w:space="0" w:color="auto"/>
                <w:left w:val="none" w:sz="0" w:space="0" w:color="auto"/>
                <w:bottom w:val="none" w:sz="0" w:space="0" w:color="auto"/>
                <w:right w:val="none" w:sz="0" w:space="0" w:color="auto"/>
              </w:divBdr>
            </w:div>
            <w:div w:id="1583683806">
              <w:marLeft w:val="0"/>
              <w:marRight w:val="0"/>
              <w:marTop w:val="0"/>
              <w:marBottom w:val="0"/>
              <w:divBdr>
                <w:top w:val="none" w:sz="0" w:space="0" w:color="auto"/>
                <w:left w:val="none" w:sz="0" w:space="0" w:color="auto"/>
                <w:bottom w:val="none" w:sz="0" w:space="0" w:color="auto"/>
                <w:right w:val="none" w:sz="0" w:space="0" w:color="auto"/>
              </w:divBdr>
            </w:div>
            <w:div w:id="1586063477">
              <w:marLeft w:val="0"/>
              <w:marRight w:val="0"/>
              <w:marTop w:val="0"/>
              <w:marBottom w:val="0"/>
              <w:divBdr>
                <w:top w:val="none" w:sz="0" w:space="0" w:color="auto"/>
                <w:left w:val="none" w:sz="0" w:space="0" w:color="auto"/>
                <w:bottom w:val="none" w:sz="0" w:space="0" w:color="auto"/>
                <w:right w:val="none" w:sz="0" w:space="0" w:color="auto"/>
              </w:divBdr>
            </w:div>
            <w:div w:id="1586961135">
              <w:marLeft w:val="0"/>
              <w:marRight w:val="0"/>
              <w:marTop w:val="0"/>
              <w:marBottom w:val="0"/>
              <w:divBdr>
                <w:top w:val="none" w:sz="0" w:space="0" w:color="auto"/>
                <w:left w:val="none" w:sz="0" w:space="0" w:color="auto"/>
                <w:bottom w:val="none" w:sz="0" w:space="0" w:color="auto"/>
                <w:right w:val="none" w:sz="0" w:space="0" w:color="auto"/>
              </w:divBdr>
            </w:div>
            <w:div w:id="1588034131">
              <w:marLeft w:val="0"/>
              <w:marRight w:val="0"/>
              <w:marTop w:val="0"/>
              <w:marBottom w:val="0"/>
              <w:divBdr>
                <w:top w:val="none" w:sz="0" w:space="0" w:color="auto"/>
                <w:left w:val="none" w:sz="0" w:space="0" w:color="auto"/>
                <w:bottom w:val="none" w:sz="0" w:space="0" w:color="auto"/>
                <w:right w:val="none" w:sz="0" w:space="0" w:color="auto"/>
              </w:divBdr>
            </w:div>
            <w:div w:id="1588224090">
              <w:marLeft w:val="0"/>
              <w:marRight w:val="0"/>
              <w:marTop w:val="0"/>
              <w:marBottom w:val="0"/>
              <w:divBdr>
                <w:top w:val="none" w:sz="0" w:space="0" w:color="auto"/>
                <w:left w:val="none" w:sz="0" w:space="0" w:color="auto"/>
                <w:bottom w:val="none" w:sz="0" w:space="0" w:color="auto"/>
                <w:right w:val="none" w:sz="0" w:space="0" w:color="auto"/>
              </w:divBdr>
            </w:div>
            <w:div w:id="1588996207">
              <w:marLeft w:val="0"/>
              <w:marRight w:val="0"/>
              <w:marTop w:val="0"/>
              <w:marBottom w:val="0"/>
              <w:divBdr>
                <w:top w:val="none" w:sz="0" w:space="0" w:color="auto"/>
                <w:left w:val="none" w:sz="0" w:space="0" w:color="auto"/>
                <w:bottom w:val="none" w:sz="0" w:space="0" w:color="auto"/>
                <w:right w:val="none" w:sz="0" w:space="0" w:color="auto"/>
              </w:divBdr>
            </w:div>
            <w:div w:id="1591544230">
              <w:marLeft w:val="0"/>
              <w:marRight w:val="0"/>
              <w:marTop w:val="0"/>
              <w:marBottom w:val="0"/>
              <w:divBdr>
                <w:top w:val="none" w:sz="0" w:space="0" w:color="auto"/>
                <w:left w:val="none" w:sz="0" w:space="0" w:color="auto"/>
                <w:bottom w:val="none" w:sz="0" w:space="0" w:color="auto"/>
                <w:right w:val="none" w:sz="0" w:space="0" w:color="auto"/>
              </w:divBdr>
            </w:div>
            <w:div w:id="1593128017">
              <w:marLeft w:val="0"/>
              <w:marRight w:val="0"/>
              <w:marTop w:val="0"/>
              <w:marBottom w:val="0"/>
              <w:divBdr>
                <w:top w:val="none" w:sz="0" w:space="0" w:color="auto"/>
                <w:left w:val="none" w:sz="0" w:space="0" w:color="auto"/>
                <w:bottom w:val="none" w:sz="0" w:space="0" w:color="auto"/>
                <w:right w:val="none" w:sz="0" w:space="0" w:color="auto"/>
              </w:divBdr>
            </w:div>
            <w:div w:id="1593666207">
              <w:marLeft w:val="0"/>
              <w:marRight w:val="0"/>
              <w:marTop w:val="0"/>
              <w:marBottom w:val="0"/>
              <w:divBdr>
                <w:top w:val="none" w:sz="0" w:space="0" w:color="auto"/>
                <w:left w:val="none" w:sz="0" w:space="0" w:color="auto"/>
                <w:bottom w:val="none" w:sz="0" w:space="0" w:color="auto"/>
                <w:right w:val="none" w:sz="0" w:space="0" w:color="auto"/>
              </w:divBdr>
            </w:div>
            <w:div w:id="1595624513">
              <w:marLeft w:val="0"/>
              <w:marRight w:val="0"/>
              <w:marTop w:val="0"/>
              <w:marBottom w:val="0"/>
              <w:divBdr>
                <w:top w:val="none" w:sz="0" w:space="0" w:color="auto"/>
                <w:left w:val="none" w:sz="0" w:space="0" w:color="auto"/>
                <w:bottom w:val="none" w:sz="0" w:space="0" w:color="auto"/>
                <w:right w:val="none" w:sz="0" w:space="0" w:color="auto"/>
              </w:divBdr>
            </w:div>
            <w:div w:id="1595699846">
              <w:marLeft w:val="0"/>
              <w:marRight w:val="0"/>
              <w:marTop w:val="0"/>
              <w:marBottom w:val="0"/>
              <w:divBdr>
                <w:top w:val="none" w:sz="0" w:space="0" w:color="auto"/>
                <w:left w:val="none" w:sz="0" w:space="0" w:color="auto"/>
                <w:bottom w:val="none" w:sz="0" w:space="0" w:color="auto"/>
                <w:right w:val="none" w:sz="0" w:space="0" w:color="auto"/>
              </w:divBdr>
            </w:div>
            <w:div w:id="1596670634">
              <w:marLeft w:val="0"/>
              <w:marRight w:val="0"/>
              <w:marTop w:val="0"/>
              <w:marBottom w:val="0"/>
              <w:divBdr>
                <w:top w:val="none" w:sz="0" w:space="0" w:color="auto"/>
                <w:left w:val="none" w:sz="0" w:space="0" w:color="auto"/>
                <w:bottom w:val="none" w:sz="0" w:space="0" w:color="auto"/>
                <w:right w:val="none" w:sz="0" w:space="0" w:color="auto"/>
              </w:divBdr>
            </w:div>
            <w:div w:id="1599755678">
              <w:marLeft w:val="0"/>
              <w:marRight w:val="0"/>
              <w:marTop w:val="0"/>
              <w:marBottom w:val="0"/>
              <w:divBdr>
                <w:top w:val="none" w:sz="0" w:space="0" w:color="auto"/>
                <w:left w:val="none" w:sz="0" w:space="0" w:color="auto"/>
                <w:bottom w:val="none" w:sz="0" w:space="0" w:color="auto"/>
                <w:right w:val="none" w:sz="0" w:space="0" w:color="auto"/>
              </w:divBdr>
            </w:div>
            <w:div w:id="1601141944">
              <w:marLeft w:val="0"/>
              <w:marRight w:val="0"/>
              <w:marTop w:val="0"/>
              <w:marBottom w:val="0"/>
              <w:divBdr>
                <w:top w:val="none" w:sz="0" w:space="0" w:color="auto"/>
                <w:left w:val="none" w:sz="0" w:space="0" w:color="auto"/>
                <w:bottom w:val="none" w:sz="0" w:space="0" w:color="auto"/>
                <w:right w:val="none" w:sz="0" w:space="0" w:color="auto"/>
              </w:divBdr>
            </w:div>
            <w:div w:id="1601332806">
              <w:marLeft w:val="0"/>
              <w:marRight w:val="0"/>
              <w:marTop w:val="0"/>
              <w:marBottom w:val="0"/>
              <w:divBdr>
                <w:top w:val="none" w:sz="0" w:space="0" w:color="auto"/>
                <w:left w:val="none" w:sz="0" w:space="0" w:color="auto"/>
                <w:bottom w:val="none" w:sz="0" w:space="0" w:color="auto"/>
                <w:right w:val="none" w:sz="0" w:space="0" w:color="auto"/>
              </w:divBdr>
            </w:div>
            <w:div w:id="1603953094">
              <w:marLeft w:val="0"/>
              <w:marRight w:val="0"/>
              <w:marTop w:val="0"/>
              <w:marBottom w:val="0"/>
              <w:divBdr>
                <w:top w:val="none" w:sz="0" w:space="0" w:color="auto"/>
                <w:left w:val="none" w:sz="0" w:space="0" w:color="auto"/>
                <w:bottom w:val="none" w:sz="0" w:space="0" w:color="auto"/>
                <w:right w:val="none" w:sz="0" w:space="0" w:color="auto"/>
              </w:divBdr>
            </w:div>
            <w:div w:id="1607928659">
              <w:marLeft w:val="0"/>
              <w:marRight w:val="0"/>
              <w:marTop w:val="0"/>
              <w:marBottom w:val="0"/>
              <w:divBdr>
                <w:top w:val="none" w:sz="0" w:space="0" w:color="auto"/>
                <w:left w:val="none" w:sz="0" w:space="0" w:color="auto"/>
                <w:bottom w:val="none" w:sz="0" w:space="0" w:color="auto"/>
                <w:right w:val="none" w:sz="0" w:space="0" w:color="auto"/>
              </w:divBdr>
            </w:div>
            <w:div w:id="1610700894">
              <w:marLeft w:val="0"/>
              <w:marRight w:val="0"/>
              <w:marTop w:val="0"/>
              <w:marBottom w:val="0"/>
              <w:divBdr>
                <w:top w:val="none" w:sz="0" w:space="0" w:color="auto"/>
                <w:left w:val="none" w:sz="0" w:space="0" w:color="auto"/>
                <w:bottom w:val="none" w:sz="0" w:space="0" w:color="auto"/>
                <w:right w:val="none" w:sz="0" w:space="0" w:color="auto"/>
              </w:divBdr>
            </w:div>
            <w:div w:id="1612054883">
              <w:marLeft w:val="0"/>
              <w:marRight w:val="0"/>
              <w:marTop w:val="0"/>
              <w:marBottom w:val="0"/>
              <w:divBdr>
                <w:top w:val="none" w:sz="0" w:space="0" w:color="auto"/>
                <w:left w:val="none" w:sz="0" w:space="0" w:color="auto"/>
                <w:bottom w:val="none" w:sz="0" w:space="0" w:color="auto"/>
                <w:right w:val="none" w:sz="0" w:space="0" w:color="auto"/>
              </w:divBdr>
            </w:div>
            <w:div w:id="1612397307">
              <w:marLeft w:val="0"/>
              <w:marRight w:val="0"/>
              <w:marTop w:val="0"/>
              <w:marBottom w:val="0"/>
              <w:divBdr>
                <w:top w:val="none" w:sz="0" w:space="0" w:color="auto"/>
                <w:left w:val="none" w:sz="0" w:space="0" w:color="auto"/>
                <w:bottom w:val="none" w:sz="0" w:space="0" w:color="auto"/>
                <w:right w:val="none" w:sz="0" w:space="0" w:color="auto"/>
              </w:divBdr>
            </w:div>
            <w:div w:id="1616520297">
              <w:marLeft w:val="0"/>
              <w:marRight w:val="0"/>
              <w:marTop w:val="0"/>
              <w:marBottom w:val="0"/>
              <w:divBdr>
                <w:top w:val="none" w:sz="0" w:space="0" w:color="auto"/>
                <w:left w:val="none" w:sz="0" w:space="0" w:color="auto"/>
                <w:bottom w:val="none" w:sz="0" w:space="0" w:color="auto"/>
                <w:right w:val="none" w:sz="0" w:space="0" w:color="auto"/>
              </w:divBdr>
            </w:div>
            <w:div w:id="1616911634">
              <w:marLeft w:val="0"/>
              <w:marRight w:val="0"/>
              <w:marTop w:val="0"/>
              <w:marBottom w:val="0"/>
              <w:divBdr>
                <w:top w:val="none" w:sz="0" w:space="0" w:color="auto"/>
                <w:left w:val="none" w:sz="0" w:space="0" w:color="auto"/>
                <w:bottom w:val="none" w:sz="0" w:space="0" w:color="auto"/>
                <w:right w:val="none" w:sz="0" w:space="0" w:color="auto"/>
              </w:divBdr>
            </w:div>
            <w:div w:id="1619096625">
              <w:marLeft w:val="0"/>
              <w:marRight w:val="0"/>
              <w:marTop w:val="0"/>
              <w:marBottom w:val="0"/>
              <w:divBdr>
                <w:top w:val="none" w:sz="0" w:space="0" w:color="auto"/>
                <w:left w:val="none" w:sz="0" w:space="0" w:color="auto"/>
                <w:bottom w:val="none" w:sz="0" w:space="0" w:color="auto"/>
                <w:right w:val="none" w:sz="0" w:space="0" w:color="auto"/>
              </w:divBdr>
              <w:divsChild>
                <w:div w:id="4288211">
                  <w:marLeft w:val="0"/>
                  <w:marRight w:val="0"/>
                  <w:marTop w:val="0"/>
                  <w:marBottom w:val="0"/>
                  <w:divBdr>
                    <w:top w:val="none" w:sz="0" w:space="0" w:color="auto"/>
                    <w:left w:val="none" w:sz="0" w:space="0" w:color="auto"/>
                    <w:bottom w:val="none" w:sz="0" w:space="0" w:color="auto"/>
                    <w:right w:val="none" w:sz="0" w:space="0" w:color="auto"/>
                  </w:divBdr>
                </w:div>
                <w:div w:id="53897705">
                  <w:marLeft w:val="0"/>
                  <w:marRight w:val="0"/>
                  <w:marTop w:val="0"/>
                  <w:marBottom w:val="0"/>
                  <w:divBdr>
                    <w:top w:val="none" w:sz="0" w:space="0" w:color="auto"/>
                    <w:left w:val="none" w:sz="0" w:space="0" w:color="auto"/>
                    <w:bottom w:val="none" w:sz="0" w:space="0" w:color="auto"/>
                    <w:right w:val="none" w:sz="0" w:space="0" w:color="auto"/>
                  </w:divBdr>
                </w:div>
                <w:div w:id="57947986">
                  <w:marLeft w:val="0"/>
                  <w:marRight w:val="0"/>
                  <w:marTop w:val="0"/>
                  <w:marBottom w:val="0"/>
                  <w:divBdr>
                    <w:top w:val="none" w:sz="0" w:space="0" w:color="auto"/>
                    <w:left w:val="none" w:sz="0" w:space="0" w:color="auto"/>
                    <w:bottom w:val="none" w:sz="0" w:space="0" w:color="auto"/>
                    <w:right w:val="none" w:sz="0" w:space="0" w:color="auto"/>
                  </w:divBdr>
                </w:div>
                <w:div w:id="80689697">
                  <w:marLeft w:val="0"/>
                  <w:marRight w:val="0"/>
                  <w:marTop w:val="0"/>
                  <w:marBottom w:val="0"/>
                  <w:divBdr>
                    <w:top w:val="none" w:sz="0" w:space="0" w:color="auto"/>
                    <w:left w:val="none" w:sz="0" w:space="0" w:color="auto"/>
                    <w:bottom w:val="none" w:sz="0" w:space="0" w:color="auto"/>
                    <w:right w:val="none" w:sz="0" w:space="0" w:color="auto"/>
                  </w:divBdr>
                </w:div>
                <w:div w:id="127940819">
                  <w:marLeft w:val="0"/>
                  <w:marRight w:val="0"/>
                  <w:marTop w:val="0"/>
                  <w:marBottom w:val="0"/>
                  <w:divBdr>
                    <w:top w:val="none" w:sz="0" w:space="0" w:color="auto"/>
                    <w:left w:val="none" w:sz="0" w:space="0" w:color="auto"/>
                    <w:bottom w:val="none" w:sz="0" w:space="0" w:color="auto"/>
                    <w:right w:val="none" w:sz="0" w:space="0" w:color="auto"/>
                  </w:divBdr>
                </w:div>
                <w:div w:id="153224267">
                  <w:marLeft w:val="0"/>
                  <w:marRight w:val="0"/>
                  <w:marTop w:val="0"/>
                  <w:marBottom w:val="0"/>
                  <w:divBdr>
                    <w:top w:val="none" w:sz="0" w:space="0" w:color="auto"/>
                    <w:left w:val="none" w:sz="0" w:space="0" w:color="auto"/>
                    <w:bottom w:val="none" w:sz="0" w:space="0" w:color="auto"/>
                    <w:right w:val="none" w:sz="0" w:space="0" w:color="auto"/>
                  </w:divBdr>
                </w:div>
                <w:div w:id="174461834">
                  <w:marLeft w:val="0"/>
                  <w:marRight w:val="0"/>
                  <w:marTop w:val="0"/>
                  <w:marBottom w:val="0"/>
                  <w:divBdr>
                    <w:top w:val="none" w:sz="0" w:space="0" w:color="auto"/>
                    <w:left w:val="none" w:sz="0" w:space="0" w:color="auto"/>
                    <w:bottom w:val="none" w:sz="0" w:space="0" w:color="auto"/>
                    <w:right w:val="none" w:sz="0" w:space="0" w:color="auto"/>
                  </w:divBdr>
                </w:div>
                <w:div w:id="194461845">
                  <w:marLeft w:val="0"/>
                  <w:marRight w:val="0"/>
                  <w:marTop w:val="0"/>
                  <w:marBottom w:val="0"/>
                  <w:divBdr>
                    <w:top w:val="none" w:sz="0" w:space="0" w:color="auto"/>
                    <w:left w:val="none" w:sz="0" w:space="0" w:color="auto"/>
                    <w:bottom w:val="none" w:sz="0" w:space="0" w:color="auto"/>
                    <w:right w:val="none" w:sz="0" w:space="0" w:color="auto"/>
                  </w:divBdr>
                </w:div>
                <w:div w:id="214977311">
                  <w:marLeft w:val="0"/>
                  <w:marRight w:val="0"/>
                  <w:marTop w:val="0"/>
                  <w:marBottom w:val="0"/>
                  <w:divBdr>
                    <w:top w:val="none" w:sz="0" w:space="0" w:color="auto"/>
                    <w:left w:val="none" w:sz="0" w:space="0" w:color="auto"/>
                    <w:bottom w:val="none" w:sz="0" w:space="0" w:color="auto"/>
                    <w:right w:val="none" w:sz="0" w:space="0" w:color="auto"/>
                  </w:divBdr>
                </w:div>
                <w:div w:id="224073504">
                  <w:marLeft w:val="0"/>
                  <w:marRight w:val="0"/>
                  <w:marTop w:val="0"/>
                  <w:marBottom w:val="0"/>
                  <w:divBdr>
                    <w:top w:val="none" w:sz="0" w:space="0" w:color="auto"/>
                    <w:left w:val="none" w:sz="0" w:space="0" w:color="auto"/>
                    <w:bottom w:val="none" w:sz="0" w:space="0" w:color="auto"/>
                    <w:right w:val="none" w:sz="0" w:space="0" w:color="auto"/>
                  </w:divBdr>
                </w:div>
                <w:div w:id="240527661">
                  <w:marLeft w:val="0"/>
                  <w:marRight w:val="0"/>
                  <w:marTop w:val="0"/>
                  <w:marBottom w:val="0"/>
                  <w:divBdr>
                    <w:top w:val="none" w:sz="0" w:space="0" w:color="auto"/>
                    <w:left w:val="none" w:sz="0" w:space="0" w:color="auto"/>
                    <w:bottom w:val="none" w:sz="0" w:space="0" w:color="auto"/>
                    <w:right w:val="none" w:sz="0" w:space="0" w:color="auto"/>
                  </w:divBdr>
                </w:div>
                <w:div w:id="241915564">
                  <w:marLeft w:val="0"/>
                  <w:marRight w:val="0"/>
                  <w:marTop w:val="0"/>
                  <w:marBottom w:val="0"/>
                  <w:divBdr>
                    <w:top w:val="none" w:sz="0" w:space="0" w:color="auto"/>
                    <w:left w:val="none" w:sz="0" w:space="0" w:color="auto"/>
                    <w:bottom w:val="none" w:sz="0" w:space="0" w:color="auto"/>
                    <w:right w:val="none" w:sz="0" w:space="0" w:color="auto"/>
                  </w:divBdr>
                </w:div>
                <w:div w:id="271524166">
                  <w:marLeft w:val="0"/>
                  <w:marRight w:val="0"/>
                  <w:marTop w:val="0"/>
                  <w:marBottom w:val="0"/>
                  <w:divBdr>
                    <w:top w:val="none" w:sz="0" w:space="0" w:color="auto"/>
                    <w:left w:val="none" w:sz="0" w:space="0" w:color="auto"/>
                    <w:bottom w:val="none" w:sz="0" w:space="0" w:color="auto"/>
                    <w:right w:val="none" w:sz="0" w:space="0" w:color="auto"/>
                  </w:divBdr>
                </w:div>
                <w:div w:id="316106938">
                  <w:marLeft w:val="0"/>
                  <w:marRight w:val="0"/>
                  <w:marTop w:val="0"/>
                  <w:marBottom w:val="0"/>
                  <w:divBdr>
                    <w:top w:val="none" w:sz="0" w:space="0" w:color="auto"/>
                    <w:left w:val="none" w:sz="0" w:space="0" w:color="auto"/>
                    <w:bottom w:val="none" w:sz="0" w:space="0" w:color="auto"/>
                    <w:right w:val="none" w:sz="0" w:space="0" w:color="auto"/>
                  </w:divBdr>
                </w:div>
                <w:div w:id="334116710">
                  <w:marLeft w:val="0"/>
                  <w:marRight w:val="0"/>
                  <w:marTop w:val="0"/>
                  <w:marBottom w:val="0"/>
                  <w:divBdr>
                    <w:top w:val="none" w:sz="0" w:space="0" w:color="auto"/>
                    <w:left w:val="none" w:sz="0" w:space="0" w:color="auto"/>
                    <w:bottom w:val="none" w:sz="0" w:space="0" w:color="auto"/>
                    <w:right w:val="none" w:sz="0" w:space="0" w:color="auto"/>
                  </w:divBdr>
                </w:div>
                <w:div w:id="397099768">
                  <w:marLeft w:val="0"/>
                  <w:marRight w:val="0"/>
                  <w:marTop w:val="0"/>
                  <w:marBottom w:val="0"/>
                  <w:divBdr>
                    <w:top w:val="none" w:sz="0" w:space="0" w:color="auto"/>
                    <w:left w:val="none" w:sz="0" w:space="0" w:color="auto"/>
                    <w:bottom w:val="none" w:sz="0" w:space="0" w:color="auto"/>
                    <w:right w:val="none" w:sz="0" w:space="0" w:color="auto"/>
                  </w:divBdr>
                </w:div>
                <w:div w:id="427242055">
                  <w:marLeft w:val="0"/>
                  <w:marRight w:val="0"/>
                  <w:marTop w:val="0"/>
                  <w:marBottom w:val="0"/>
                  <w:divBdr>
                    <w:top w:val="none" w:sz="0" w:space="0" w:color="auto"/>
                    <w:left w:val="none" w:sz="0" w:space="0" w:color="auto"/>
                    <w:bottom w:val="none" w:sz="0" w:space="0" w:color="auto"/>
                    <w:right w:val="none" w:sz="0" w:space="0" w:color="auto"/>
                  </w:divBdr>
                </w:div>
                <w:div w:id="429662768">
                  <w:marLeft w:val="0"/>
                  <w:marRight w:val="0"/>
                  <w:marTop w:val="0"/>
                  <w:marBottom w:val="0"/>
                  <w:divBdr>
                    <w:top w:val="none" w:sz="0" w:space="0" w:color="auto"/>
                    <w:left w:val="none" w:sz="0" w:space="0" w:color="auto"/>
                    <w:bottom w:val="none" w:sz="0" w:space="0" w:color="auto"/>
                    <w:right w:val="none" w:sz="0" w:space="0" w:color="auto"/>
                  </w:divBdr>
                </w:div>
                <w:div w:id="466973347">
                  <w:marLeft w:val="0"/>
                  <w:marRight w:val="0"/>
                  <w:marTop w:val="0"/>
                  <w:marBottom w:val="0"/>
                  <w:divBdr>
                    <w:top w:val="none" w:sz="0" w:space="0" w:color="auto"/>
                    <w:left w:val="none" w:sz="0" w:space="0" w:color="auto"/>
                    <w:bottom w:val="none" w:sz="0" w:space="0" w:color="auto"/>
                    <w:right w:val="none" w:sz="0" w:space="0" w:color="auto"/>
                  </w:divBdr>
                </w:div>
                <w:div w:id="496000577">
                  <w:marLeft w:val="0"/>
                  <w:marRight w:val="0"/>
                  <w:marTop w:val="0"/>
                  <w:marBottom w:val="0"/>
                  <w:divBdr>
                    <w:top w:val="none" w:sz="0" w:space="0" w:color="auto"/>
                    <w:left w:val="none" w:sz="0" w:space="0" w:color="auto"/>
                    <w:bottom w:val="none" w:sz="0" w:space="0" w:color="auto"/>
                    <w:right w:val="none" w:sz="0" w:space="0" w:color="auto"/>
                  </w:divBdr>
                </w:div>
                <w:div w:id="518853048">
                  <w:marLeft w:val="0"/>
                  <w:marRight w:val="0"/>
                  <w:marTop w:val="0"/>
                  <w:marBottom w:val="0"/>
                  <w:divBdr>
                    <w:top w:val="none" w:sz="0" w:space="0" w:color="auto"/>
                    <w:left w:val="none" w:sz="0" w:space="0" w:color="auto"/>
                    <w:bottom w:val="none" w:sz="0" w:space="0" w:color="auto"/>
                    <w:right w:val="none" w:sz="0" w:space="0" w:color="auto"/>
                  </w:divBdr>
                </w:div>
                <w:div w:id="532427211">
                  <w:marLeft w:val="0"/>
                  <w:marRight w:val="0"/>
                  <w:marTop w:val="0"/>
                  <w:marBottom w:val="0"/>
                  <w:divBdr>
                    <w:top w:val="none" w:sz="0" w:space="0" w:color="auto"/>
                    <w:left w:val="none" w:sz="0" w:space="0" w:color="auto"/>
                    <w:bottom w:val="none" w:sz="0" w:space="0" w:color="auto"/>
                    <w:right w:val="none" w:sz="0" w:space="0" w:color="auto"/>
                  </w:divBdr>
                </w:div>
                <w:div w:id="539704233">
                  <w:marLeft w:val="0"/>
                  <w:marRight w:val="0"/>
                  <w:marTop w:val="0"/>
                  <w:marBottom w:val="0"/>
                  <w:divBdr>
                    <w:top w:val="none" w:sz="0" w:space="0" w:color="auto"/>
                    <w:left w:val="none" w:sz="0" w:space="0" w:color="auto"/>
                    <w:bottom w:val="none" w:sz="0" w:space="0" w:color="auto"/>
                    <w:right w:val="none" w:sz="0" w:space="0" w:color="auto"/>
                  </w:divBdr>
                </w:div>
                <w:div w:id="553658156">
                  <w:marLeft w:val="0"/>
                  <w:marRight w:val="0"/>
                  <w:marTop w:val="0"/>
                  <w:marBottom w:val="0"/>
                  <w:divBdr>
                    <w:top w:val="none" w:sz="0" w:space="0" w:color="auto"/>
                    <w:left w:val="none" w:sz="0" w:space="0" w:color="auto"/>
                    <w:bottom w:val="none" w:sz="0" w:space="0" w:color="auto"/>
                    <w:right w:val="none" w:sz="0" w:space="0" w:color="auto"/>
                  </w:divBdr>
                </w:div>
                <w:div w:id="568617859">
                  <w:marLeft w:val="0"/>
                  <w:marRight w:val="0"/>
                  <w:marTop w:val="0"/>
                  <w:marBottom w:val="0"/>
                  <w:divBdr>
                    <w:top w:val="none" w:sz="0" w:space="0" w:color="auto"/>
                    <w:left w:val="none" w:sz="0" w:space="0" w:color="auto"/>
                    <w:bottom w:val="none" w:sz="0" w:space="0" w:color="auto"/>
                    <w:right w:val="none" w:sz="0" w:space="0" w:color="auto"/>
                  </w:divBdr>
                </w:div>
                <w:div w:id="575093465">
                  <w:marLeft w:val="0"/>
                  <w:marRight w:val="0"/>
                  <w:marTop w:val="0"/>
                  <w:marBottom w:val="0"/>
                  <w:divBdr>
                    <w:top w:val="none" w:sz="0" w:space="0" w:color="auto"/>
                    <w:left w:val="none" w:sz="0" w:space="0" w:color="auto"/>
                    <w:bottom w:val="none" w:sz="0" w:space="0" w:color="auto"/>
                    <w:right w:val="none" w:sz="0" w:space="0" w:color="auto"/>
                  </w:divBdr>
                </w:div>
                <w:div w:id="582300562">
                  <w:marLeft w:val="0"/>
                  <w:marRight w:val="0"/>
                  <w:marTop w:val="0"/>
                  <w:marBottom w:val="0"/>
                  <w:divBdr>
                    <w:top w:val="none" w:sz="0" w:space="0" w:color="auto"/>
                    <w:left w:val="none" w:sz="0" w:space="0" w:color="auto"/>
                    <w:bottom w:val="none" w:sz="0" w:space="0" w:color="auto"/>
                    <w:right w:val="none" w:sz="0" w:space="0" w:color="auto"/>
                  </w:divBdr>
                </w:div>
                <w:div w:id="585115780">
                  <w:marLeft w:val="0"/>
                  <w:marRight w:val="0"/>
                  <w:marTop w:val="0"/>
                  <w:marBottom w:val="0"/>
                  <w:divBdr>
                    <w:top w:val="none" w:sz="0" w:space="0" w:color="auto"/>
                    <w:left w:val="none" w:sz="0" w:space="0" w:color="auto"/>
                    <w:bottom w:val="none" w:sz="0" w:space="0" w:color="auto"/>
                    <w:right w:val="none" w:sz="0" w:space="0" w:color="auto"/>
                  </w:divBdr>
                </w:div>
                <w:div w:id="597176640">
                  <w:marLeft w:val="0"/>
                  <w:marRight w:val="0"/>
                  <w:marTop w:val="0"/>
                  <w:marBottom w:val="0"/>
                  <w:divBdr>
                    <w:top w:val="none" w:sz="0" w:space="0" w:color="auto"/>
                    <w:left w:val="none" w:sz="0" w:space="0" w:color="auto"/>
                    <w:bottom w:val="none" w:sz="0" w:space="0" w:color="auto"/>
                    <w:right w:val="none" w:sz="0" w:space="0" w:color="auto"/>
                  </w:divBdr>
                </w:div>
                <w:div w:id="628365083">
                  <w:marLeft w:val="0"/>
                  <w:marRight w:val="0"/>
                  <w:marTop w:val="0"/>
                  <w:marBottom w:val="0"/>
                  <w:divBdr>
                    <w:top w:val="none" w:sz="0" w:space="0" w:color="auto"/>
                    <w:left w:val="none" w:sz="0" w:space="0" w:color="auto"/>
                    <w:bottom w:val="none" w:sz="0" w:space="0" w:color="auto"/>
                    <w:right w:val="none" w:sz="0" w:space="0" w:color="auto"/>
                  </w:divBdr>
                </w:div>
                <w:div w:id="635835312">
                  <w:marLeft w:val="0"/>
                  <w:marRight w:val="0"/>
                  <w:marTop w:val="0"/>
                  <w:marBottom w:val="0"/>
                  <w:divBdr>
                    <w:top w:val="none" w:sz="0" w:space="0" w:color="auto"/>
                    <w:left w:val="none" w:sz="0" w:space="0" w:color="auto"/>
                    <w:bottom w:val="none" w:sz="0" w:space="0" w:color="auto"/>
                    <w:right w:val="none" w:sz="0" w:space="0" w:color="auto"/>
                  </w:divBdr>
                </w:div>
                <w:div w:id="672755927">
                  <w:marLeft w:val="0"/>
                  <w:marRight w:val="0"/>
                  <w:marTop w:val="0"/>
                  <w:marBottom w:val="0"/>
                  <w:divBdr>
                    <w:top w:val="none" w:sz="0" w:space="0" w:color="auto"/>
                    <w:left w:val="none" w:sz="0" w:space="0" w:color="auto"/>
                    <w:bottom w:val="none" w:sz="0" w:space="0" w:color="auto"/>
                    <w:right w:val="none" w:sz="0" w:space="0" w:color="auto"/>
                  </w:divBdr>
                </w:div>
                <w:div w:id="678895712">
                  <w:marLeft w:val="0"/>
                  <w:marRight w:val="0"/>
                  <w:marTop w:val="0"/>
                  <w:marBottom w:val="0"/>
                  <w:divBdr>
                    <w:top w:val="none" w:sz="0" w:space="0" w:color="auto"/>
                    <w:left w:val="none" w:sz="0" w:space="0" w:color="auto"/>
                    <w:bottom w:val="none" w:sz="0" w:space="0" w:color="auto"/>
                    <w:right w:val="none" w:sz="0" w:space="0" w:color="auto"/>
                  </w:divBdr>
                </w:div>
                <w:div w:id="700858632">
                  <w:marLeft w:val="0"/>
                  <w:marRight w:val="0"/>
                  <w:marTop w:val="0"/>
                  <w:marBottom w:val="0"/>
                  <w:divBdr>
                    <w:top w:val="none" w:sz="0" w:space="0" w:color="auto"/>
                    <w:left w:val="none" w:sz="0" w:space="0" w:color="auto"/>
                    <w:bottom w:val="none" w:sz="0" w:space="0" w:color="auto"/>
                    <w:right w:val="none" w:sz="0" w:space="0" w:color="auto"/>
                  </w:divBdr>
                </w:div>
                <w:div w:id="701175565">
                  <w:marLeft w:val="0"/>
                  <w:marRight w:val="0"/>
                  <w:marTop w:val="0"/>
                  <w:marBottom w:val="0"/>
                  <w:divBdr>
                    <w:top w:val="none" w:sz="0" w:space="0" w:color="auto"/>
                    <w:left w:val="none" w:sz="0" w:space="0" w:color="auto"/>
                    <w:bottom w:val="none" w:sz="0" w:space="0" w:color="auto"/>
                    <w:right w:val="none" w:sz="0" w:space="0" w:color="auto"/>
                  </w:divBdr>
                </w:div>
                <w:div w:id="727457536">
                  <w:marLeft w:val="0"/>
                  <w:marRight w:val="0"/>
                  <w:marTop w:val="0"/>
                  <w:marBottom w:val="0"/>
                  <w:divBdr>
                    <w:top w:val="none" w:sz="0" w:space="0" w:color="auto"/>
                    <w:left w:val="none" w:sz="0" w:space="0" w:color="auto"/>
                    <w:bottom w:val="none" w:sz="0" w:space="0" w:color="auto"/>
                    <w:right w:val="none" w:sz="0" w:space="0" w:color="auto"/>
                  </w:divBdr>
                </w:div>
                <w:div w:id="744768364">
                  <w:marLeft w:val="0"/>
                  <w:marRight w:val="0"/>
                  <w:marTop w:val="0"/>
                  <w:marBottom w:val="0"/>
                  <w:divBdr>
                    <w:top w:val="none" w:sz="0" w:space="0" w:color="auto"/>
                    <w:left w:val="none" w:sz="0" w:space="0" w:color="auto"/>
                    <w:bottom w:val="none" w:sz="0" w:space="0" w:color="auto"/>
                    <w:right w:val="none" w:sz="0" w:space="0" w:color="auto"/>
                  </w:divBdr>
                </w:div>
                <w:div w:id="787504430">
                  <w:marLeft w:val="0"/>
                  <w:marRight w:val="0"/>
                  <w:marTop w:val="0"/>
                  <w:marBottom w:val="0"/>
                  <w:divBdr>
                    <w:top w:val="none" w:sz="0" w:space="0" w:color="auto"/>
                    <w:left w:val="none" w:sz="0" w:space="0" w:color="auto"/>
                    <w:bottom w:val="none" w:sz="0" w:space="0" w:color="auto"/>
                    <w:right w:val="none" w:sz="0" w:space="0" w:color="auto"/>
                  </w:divBdr>
                </w:div>
                <w:div w:id="795367777">
                  <w:marLeft w:val="0"/>
                  <w:marRight w:val="0"/>
                  <w:marTop w:val="0"/>
                  <w:marBottom w:val="0"/>
                  <w:divBdr>
                    <w:top w:val="none" w:sz="0" w:space="0" w:color="auto"/>
                    <w:left w:val="none" w:sz="0" w:space="0" w:color="auto"/>
                    <w:bottom w:val="none" w:sz="0" w:space="0" w:color="auto"/>
                    <w:right w:val="none" w:sz="0" w:space="0" w:color="auto"/>
                  </w:divBdr>
                </w:div>
                <w:div w:id="828716697">
                  <w:marLeft w:val="0"/>
                  <w:marRight w:val="0"/>
                  <w:marTop w:val="0"/>
                  <w:marBottom w:val="0"/>
                  <w:divBdr>
                    <w:top w:val="none" w:sz="0" w:space="0" w:color="auto"/>
                    <w:left w:val="none" w:sz="0" w:space="0" w:color="auto"/>
                    <w:bottom w:val="none" w:sz="0" w:space="0" w:color="auto"/>
                    <w:right w:val="none" w:sz="0" w:space="0" w:color="auto"/>
                  </w:divBdr>
                </w:div>
                <w:div w:id="835347063">
                  <w:marLeft w:val="0"/>
                  <w:marRight w:val="0"/>
                  <w:marTop w:val="0"/>
                  <w:marBottom w:val="0"/>
                  <w:divBdr>
                    <w:top w:val="none" w:sz="0" w:space="0" w:color="auto"/>
                    <w:left w:val="none" w:sz="0" w:space="0" w:color="auto"/>
                    <w:bottom w:val="none" w:sz="0" w:space="0" w:color="auto"/>
                    <w:right w:val="none" w:sz="0" w:space="0" w:color="auto"/>
                  </w:divBdr>
                </w:div>
                <w:div w:id="878515422">
                  <w:marLeft w:val="0"/>
                  <w:marRight w:val="0"/>
                  <w:marTop w:val="0"/>
                  <w:marBottom w:val="0"/>
                  <w:divBdr>
                    <w:top w:val="none" w:sz="0" w:space="0" w:color="auto"/>
                    <w:left w:val="none" w:sz="0" w:space="0" w:color="auto"/>
                    <w:bottom w:val="none" w:sz="0" w:space="0" w:color="auto"/>
                    <w:right w:val="none" w:sz="0" w:space="0" w:color="auto"/>
                  </w:divBdr>
                </w:div>
                <w:div w:id="993025888">
                  <w:marLeft w:val="0"/>
                  <w:marRight w:val="0"/>
                  <w:marTop w:val="0"/>
                  <w:marBottom w:val="0"/>
                  <w:divBdr>
                    <w:top w:val="none" w:sz="0" w:space="0" w:color="auto"/>
                    <w:left w:val="none" w:sz="0" w:space="0" w:color="auto"/>
                    <w:bottom w:val="none" w:sz="0" w:space="0" w:color="auto"/>
                    <w:right w:val="none" w:sz="0" w:space="0" w:color="auto"/>
                  </w:divBdr>
                </w:div>
                <w:div w:id="1037463280">
                  <w:marLeft w:val="0"/>
                  <w:marRight w:val="0"/>
                  <w:marTop w:val="0"/>
                  <w:marBottom w:val="0"/>
                  <w:divBdr>
                    <w:top w:val="none" w:sz="0" w:space="0" w:color="auto"/>
                    <w:left w:val="none" w:sz="0" w:space="0" w:color="auto"/>
                    <w:bottom w:val="none" w:sz="0" w:space="0" w:color="auto"/>
                    <w:right w:val="none" w:sz="0" w:space="0" w:color="auto"/>
                  </w:divBdr>
                </w:div>
                <w:div w:id="1038093170">
                  <w:marLeft w:val="0"/>
                  <w:marRight w:val="0"/>
                  <w:marTop w:val="0"/>
                  <w:marBottom w:val="0"/>
                  <w:divBdr>
                    <w:top w:val="none" w:sz="0" w:space="0" w:color="auto"/>
                    <w:left w:val="none" w:sz="0" w:space="0" w:color="auto"/>
                    <w:bottom w:val="none" w:sz="0" w:space="0" w:color="auto"/>
                    <w:right w:val="none" w:sz="0" w:space="0" w:color="auto"/>
                  </w:divBdr>
                </w:div>
                <w:div w:id="1042172156">
                  <w:marLeft w:val="0"/>
                  <w:marRight w:val="0"/>
                  <w:marTop w:val="0"/>
                  <w:marBottom w:val="0"/>
                  <w:divBdr>
                    <w:top w:val="none" w:sz="0" w:space="0" w:color="auto"/>
                    <w:left w:val="none" w:sz="0" w:space="0" w:color="auto"/>
                    <w:bottom w:val="none" w:sz="0" w:space="0" w:color="auto"/>
                    <w:right w:val="none" w:sz="0" w:space="0" w:color="auto"/>
                  </w:divBdr>
                </w:div>
                <w:div w:id="1072238241">
                  <w:marLeft w:val="0"/>
                  <w:marRight w:val="0"/>
                  <w:marTop w:val="0"/>
                  <w:marBottom w:val="0"/>
                  <w:divBdr>
                    <w:top w:val="none" w:sz="0" w:space="0" w:color="auto"/>
                    <w:left w:val="none" w:sz="0" w:space="0" w:color="auto"/>
                    <w:bottom w:val="none" w:sz="0" w:space="0" w:color="auto"/>
                    <w:right w:val="none" w:sz="0" w:space="0" w:color="auto"/>
                  </w:divBdr>
                </w:div>
                <w:div w:id="1073505759">
                  <w:marLeft w:val="0"/>
                  <w:marRight w:val="0"/>
                  <w:marTop w:val="0"/>
                  <w:marBottom w:val="0"/>
                  <w:divBdr>
                    <w:top w:val="none" w:sz="0" w:space="0" w:color="auto"/>
                    <w:left w:val="none" w:sz="0" w:space="0" w:color="auto"/>
                    <w:bottom w:val="none" w:sz="0" w:space="0" w:color="auto"/>
                    <w:right w:val="none" w:sz="0" w:space="0" w:color="auto"/>
                  </w:divBdr>
                </w:div>
                <w:div w:id="1077440300">
                  <w:marLeft w:val="0"/>
                  <w:marRight w:val="0"/>
                  <w:marTop w:val="0"/>
                  <w:marBottom w:val="0"/>
                  <w:divBdr>
                    <w:top w:val="none" w:sz="0" w:space="0" w:color="auto"/>
                    <w:left w:val="none" w:sz="0" w:space="0" w:color="auto"/>
                    <w:bottom w:val="none" w:sz="0" w:space="0" w:color="auto"/>
                    <w:right w:val="none" w:sz="0" w:space="0" w:color="auto"/>
                  </w:divBdr>
                </w:div>
                <w:div w:id="1164198248">
                  <w:marLeft w:val="0"/>
                  <w:marRight w:val="0"/>
                  <w:marTop w:val="0"/>
                  <w:marBottom w:val="0"/>
                  <w:divBdr>
                    <w:top w:val="none" w:sz="0" w:space="0" w:color="auto"/>
                    <w:left w:val="none" w:sz="0" w:space="0" w:color="auto"/>
                    <w:bottom w:val="none" w:sz="0" w:space="0" w:color="auto"/>
                    <w:right w:val="none" w:sz="0" w:space="0" w:color="auto"/>
                  </w:divBdr>
                </w:div>
                <w:div w:id="1180126007">
                  <w:marLeft w:val="0"/>
                  <w:marRight w:val="0"/>
                  <w:marTop w:val="0"/>
                  <w:marBottom w:val="0"/>
                  <w:divBdr>
                    <w:top w:val="none" w:sz="0" w:space="0" w:color="auto"/>
                    <w:left w:val="none" w:sz="0" w:space="0" w:color="auto"/>
                    <w:bottom w:val="none" w:sz="0" w:space="0" w:color="auto"/>
                    <w:right w:val="none" w:sz="0" w:space="0" w:color="auto"/>
                  </w:divBdr>
                </w:div>
                <w:div w:id="1214006474">
                  <w:marLeft w:val="0"/>
                  <w:marRight w:val="0"/>
                  <w:marTop w:val="0"/>
                  <w:marBottom w:val="0"/>
                  <w:divBdr>
                    <w:top w:val="none" w:sz="0" w:space="0" w:color="auto"/>
                    <w:left w:val="none" w:sz="0" w:space="0" w:color="auto"/>
                    <w:bottom w:val="none" w:sz="0" w:space="0" w:color="auto"/>
                    <w:right w:val="none" w:sz="0" w:space="0" w:color="auto"/>
                  </w:divBdr>
                </w:div>
                <w:div w:id="1217861005">
                  <w:marLeft w:val="0"/>
                  <w:marRight w:val="0"/>
                  <w:marTop w:val="0"/>
                  <w:marBottom w:val="0"/>
                  <w:divBdr>
                    <w:top w:val="none" w:sz="0" w:space="0" w:color="auto"/>
                    <w:left w:val="none" w:sz="0" w:space="0" w:color="auto"/>
                    <w:bottom w:val="none" w:sz="0" w:space="0" w:color="auto"/>
                    <w:right w:val="none" w:sz="0" w:space="0" w:color="auto"/>
                  </w:divBdr>
                </w:div>
                <w:div w:id="1237278364">
                  <w:marLeft w:val="0"/>
                  <w:marRight w:val="0"/>
                  <w:marTop w:val="0"/>
                  <w:marBottom w:val="0"/>
                  <w:divBdr>
                    <w:top w:val="none" w:sz="0" w:space="0" w:color="auto"/>
                    <w:left w:val="none" w:sz="0" w:space="0" w:color="auto"/>
                    <w:bottom w:val="none" w:sz="0" w:space="0" w:color="auto"/>
                    <w:right w:val="none" w:sz="0" w:space="0" w:color="auto"/>
                  </w:divBdr>
                </w:div>
                <w:div w:id="1288007495">
                  <w:marLeft w:val="0"/>
                  <w:marRight w:val="0"/>
                  <w:marTop w:val="0"/>
                  <w:marBottom w:val="0"/>
                  <w:divBdr>
                    <w:top w:val="none" w:sz="0" w:space="0" w:color="auto"/>
                    <w:left w:val="none" w:sz="0" w:space="0" w:color="auto"/>
                    <w:bottom w:val="none" w:sz="0" w:space="0" w:color="auto"/>
                    <w:right w:val="none" w:sz="0" w:space="0" w:color="auto"/>
                  </w:divBdr>
                </w:div>
                <w:div w:id="1427995981">
                  <w:marLeft w:val="0"/>
                  <w:marRight w:val="0"/>
                  <w:marTop w:val="0"/>
                  <w:marBottom w:val="0"/>
                  <w:divBdr>
                    <w:top w:val="none" w:sz="0" w:space="0" w:color="auto"/>
                    <w:left w:val="none" w:sz="0" w:space="0" w:color="auto"/>
                    <w:bottom w:val="none" w:sz="0" w:space="0" w:color="auto"/>
                    <w:right w:val="none" w:sz="0" w:space="0" w:color="auto"/>
                  </w:divBdr>
                </w:div>
                <w:div w:id="1478764155">
                  <w:marLeft w:val="0"/>
                  <w:marRight w:val="0"/>
                  <w:marTop w:val="0"/>
                  <w:marBottom w:val="0"/>
                  <w:divBdr>
                    <w:top w:val="none" w:sz="0" w:space="0" w:color="auto"/>
                    <w:left w:val="none" w:sz="0" w:space="0" w:color="auto"/>
                    <w:bottom w:val="none" w:sz="0" w:space="0" w:color="auto"/>
                    <w:right w:val="none" w:sz="0" w:space="0" w:color="auto"/>
                  </w:divBdr>
                </w:div>
                <w:div w:id="1482307699">
                  <w:marLeft w:val="0"/>
                  <w:marRight w:val="0"/>
                  <w:marTop w:val="0"/>
                  <w:marBottom w:val="0"/>
                  <w:divBdr>
                    <w:top w:val="none" w:sz="0" w:space="0" w:color="auto"/>
                    <w:left w:val="none" w:sz="0" w:space="0" w:color="auto"/>
                    <w:bottom w:val="none" w:sz="0" w:space="0" w:color="auto"/>
                    <w:right w:val="none" w:sz="0" w:space="0" w:color="auto"/>
                  </w:divBdr>
                </w:div>
                <w:div w:id="1483739094">
                  <w:marLeft w:val="0"/>
                  <w:marRight w:val="0"/>
                  <w:marTop w:val="0"/>
                  <w:marBottom w:val="0"/>
                  <w:divBdr>
                    <w:top w:val="none" w:sz="0" w:space="0" w:color="auto"/>
                    <w:left w:val="none" w:sz="0" w:space="0" w:color="auto"/>
                    <w:bottom w:val="none" w:sz="0" w:space="0" w:color="auto"/>
                    <w:right w:val="none" w:sz="0" w:space="0" w:color="auto"/>
                  </w:divBdr>
                </w:div>
                <w:div w:id="1485467680">
                  <w:marLeft w:val="0"/>
                  <w:marRight w:val="0"/>
                  <w:marTop w:val="0"/>
                  <w:marBottom w:val="0"/>
                  <w:divBdr>
                    <w:top w:val="none" w:sz="0" w:space="0" w:color="auto"/>
                    <w:left w:val="none" w:sz="0" w:space="0" w:color="auto"/>
                    <w:bottom w:val="none" w:sz="0" w:space="0" w:color="auto"/>
                    <w:right w:val="none" w:sz="0" w:space="0" w:color="auto"/>
                  </w:divBdr>
                </w:div>
                <w:div w:id="1526409989">
                  <w:marLeft w:val="0"/>
                  <w:marRight w:val="0"/>
                  <w:marTop w:val="0"/>
                  <w:marBottom w:val="0"/>
                  <w:divBdr>
                    <w:top w:val="none" w:sz="0" w:space="0" w:color="auto"/>
                    <w:left w:val="none" w:sz="0" w:space="0" w:color="auto"/>
                    <w:bottom w:val="none" w:sz="0" w:space="0" w:color="auto"/>
                    <w:right w:val="none" w:sz="0" w:space="0" w:color="auto"/>
                  </w:divBdr>
                </w:div>
                <w:div w:id="1566449946">
                  <w:marLeft w:val="0"/>
                  <w:marRight w:val="0"/>
                  <w:marTop w:val="0"/>
                  <w:marBottom w:val="0"/>
                  <w:divBdr>
                    <w:top w:val="none" w:sz="0" w:space="0" w:color="auto"/>
                    <w:left w:val="none" w:sz="0" w:space="0" w:color="auto"/>
                    <w:bottom w:val="none" w:sz="0" w:space="0" w:color="auto"/>
                    <w:right w:val="none" w:sz="0" w:space="0" w:color="auto"/>
                  </w:divBdr>
                </w:div>
                <w:div w:id="1616136317">
                  <w:marLeft w:val="0"/>
                  <w:marRight w:val="0"/>
                  <w:marTop w:val="0"/>
                  <w:marBottom w:val="0"/>
                  <w:divBdr>
                    <w:top w:val="none" w:sz="0" w:space="0" w:color="auto"/>
                    <w:left w:val="none" w:sz="0" w:space="0" w:color="auto"/>
                    <w:bottom w:val="none" w:sz="0" w:space="0" w:color="auto"/>
                    <w:right w:val="none" w:sz="0" w:space="0" w:color="auto"/>
                  </w:divBdr>
                </w:div>
                <w:div w:id="1619557721">
                  <w:marLeft w:val="0"/>
                  <w:marRight w:val="0"/>
                  <w:marTop w:val="0"/>
                  <w:marBottom w:val="0"/>
                  <w:divBdr>
                    <w:top w:val="none" w:sz="0" w:space="0" w:color="auto"/>
                    <w:left w:val="none" w:sz="0" w:space="0" w:color="auto"/>
                    <w:bottom w:val="none" w:sz="0" w:space="0" w:color="auto"/>
                    <w:right w:val="none" w:sz="0" w:space="0" w:color="auto"/>
                  </w:divBdr>
                </w:div>
                <w:div w:id="1687321215">
                  <w:marLeft w:val="0"/>
                  <w:marRight w:val="0"/>
                  <w:marTop w:val="0"/>
                  <w:marBottom w:val="0"/>
                  <w:divBdr>
                    <w:top w:val="none" w:sz="0" w:space="0" w:color="auto"/>
                    <w:left w:val="none" w:sz="0" w:space="0" w:color="auto"/>
                    <w:bottom w:val="none" w:sz="0" w:space="0" w:color="auto"/>
                    <w:right w:val="none" w:sz="0" w:space="0" w:color="auto"/>
                  </w:divBdr>
                </w:div>
                <w:div w:id="1687902755">
                  <w:marLeft w:val="0"/>
                  <w:marRight w:val="0"/>
                  <w:marTop w:val="0"/>
                  <w:marBottom w:val="0"/>
                  <w:divBdr>
                    <w:top w:val="none" w:sz="0" w:space="0" w:color="auto"/>
                    <w:left w:val="none" w:sz="0" w:space="0" w:color="auto"/>
                    <w:bottom w:val="none" w:sz="0" w:space="0" w:color="auto"/>
                    <w:right w:val="none" w:sz="0" w:space="0" w:color="auto"/>
                  </w:divBdr>
                </w:div>
                <w:div w:id="1824269780">
                  <w:marLeft w:val="0"/>
                  <w:marRight w:val="0"/>
                  <w:marTop w:val="0"/>
                  <w:marBottom w:val="0"/>
                  <w:divBdr>
                    <w:top w:val="none" w:sz="0" w:space="0" w:color="auto"/>
                    <w:left w:val="none" w:sz="0" w:space="0" w:color="auto"/>
                    <w:bottom w:val="none" w:sz="0" w:space="0" w:color="auto"/>
                    <w:right w:val="none" w:sz="0" w:space="0" w:color="auto"/>
                  </w:divBdr>
                </w:div>
                <w:div w:id="1839540238">
                  <w:marLeft w:val="0"/>
                  <w:marRight w:val="0"/>
                  <w:marTop w:val="0"/>
                  <w:marBottom w:val="0"/>
                  <w:divBdr>
                    <w:top w:val="none" w:sz="0" w:space="0" w:color="auto"/>
                    <w:left w:val="none" w:sz="0" w:space="0" w:color="auto"/>
                    <w:bottom w:val="none" w:sz="0" w:space="0" w:color="auto"/>
                    <w:right w:val="none" w:sz="0" w:space="0" w:color="auto"/>
                  </w:divBdr>
                </w:div>
                <w:div w:id="1860776850">
                  <w:marLeft w:val="0"/>
                  <w:marRight w:val="0"/>
                  <w:marTop w:val="0"/>
                  <w:marBottom w:val="0"/>
                  <w:divBdr>
                    <w:top w:val="none" w:sz="0" w:space="0" w:color="auto"/>
                    <w:left w:val="none" w:sz="0" w:space="0" w:color="auto"/>
                    <w:bottom w:val="none" w:sz="0" w:space="0" w:color="auto"/>
                    <w:right w:val="none" w:sz="0" w:space="0" w:color="auto"/>
                  </w:divBdr>
                </w:div>
                <w:div w:id="1862863159">
                  <w:marLeft w:val="0"/>
                  <w:marRight w:val="0"/>
                  <w:marTop w:val="0"/>
                  <w:marBottom w:val="0"/>
                  <w:divBdr>
                    <w:top w:val="none" w:sz="0" w:space="0" w:color="auto"/>
                    <w:left w:val="none" w:sz="0" w:space="0" w:color="auto"/>
                    <w:bottom w:val="none" w:sz="0" w:space="0" w:color="auto"/>
                    <w:right w:val="none" w:sz="0" w:space="0" w:color="auto"/>
                  </w:divBdr>
                </w:div>
                <w:div w:id="1935937675">
                  <w:marLeft w:val="0"/>
                  <w:marRight w:val="0"/>
                  <w:marTop w:val="0"/>
                  <w:marBottom w:val="0"/>
                  <w:divBdr>
                    <w:top w:val="none" w:sz="0" w:space="0" w:color="auto"/>
                    <w:left w:val="none" w:sz="0" w:space="0" w:color="auto"/>
                    <w:bottom w:val="none" w:sz="0" w:space="0" w:color="auto"/>
                    <w:right w:val="none" w:sz="0" w:space="0" w:color="auto"/>
                  </w:divBdr>
                </w:div>
                <w:div w:id="1943342706">
                  <w:marLeft w:val="0"/>
                  <w:marRight w:val="0"/>
                  <w:marTop w:val="0"/>
                  <w:marBottom w:val="0"/>
                  <w:divBdr>
                    <w:top w:val="none" w:sz="0" w:space="0" w:color="auto"/>
                    <w:left w:val="none" w:sz="0" w:space="0" w:color="auto"/>
                    <w:bottom w:val="none" w:sz="0" w:space="0" w:color="auto"/>
                    <w:right w:val="none" w:sz="0" w:space="0" w:color="auto"/>
                  </w:divBdr>
                </w:div>
                <w:div w:id="1971862155">
                  <w:marLeft w:val="0"/>
                  <w:marRight w:val="0"/>
                  <w:marTop w:val="0"/>
                  <w:marBottom w:val="0"/>
                  <w:divBdr>
                    <w:top w:val="none" w:sz="0" w:space="0" w:color="auto"/>
                    <w:left w:val="none" w:sz="0" w:space="0" w:color="auto"/>
                    <w:bottom w:val="none" w:sz="0" w:space="0" w:color="auto"/>
                    <w:right w:val="none" w:sz="0" w:space="0" w:color="auto"/>
                  </w:divBdr>
                </w:div>
                <w:div w:id="1978105608">
                  <w:marLeft w:val="0"/>
                  <w:marRight w:val="0"/>
                  <w:marTop w:val="0"/>
                  <w:marBottom w:val="0"/>
                  <w:divBdr>
                    <w:top w:val="none" w:sz="0" w:space="0" w:color="auto"/>
                    <w:left w:val="none" w:sz="0" w:space="0" w:color="auto"/>
                    <w:bottom w:val="none" w:sz="0" w:space="0" w:color="auto"/>
                    <w:right w:val="none" w:sz="0" w:space="0" w:color="auto"/>
                  </w:divBdr>
                </w:div>
                <w:div w:id="2029985288">
                  <w:marLeft w:val="0"/>
                  <w:marRight w:val="0"/>
                  <w:marTop w:val="0"/>
                  <w:marBottom w:val="0"/>
                  <w:divBdr>
                    <w:top w:val="none" w:sz="0" w:space="0" w:color="auto"/>
                    <w:left w:val="none" w:sz="0" w:space="0" w:color="auto"/>
                    <w:bottom w:val="none" w:sz="0" w:space="0" w:color="auto"/>
                    <w:right w:val="none" w:sz="0" w:space="0" w:color="auto"/>
                  </w:divBdr>
                </w:div>
                <w:div w:id="2128693096">
                  <w:marLeft w:val="0"/>
                  <w:marRight w:val="0"/>
                  <w:marTop w:val="0"/>
                  <w:marBottom w:val="0"/>
                  <w:divBdr>
                    <w:top w:val="none" w:sz="0" w:space="0" w:color="auto"/>
                    <w:left w:val="none" w:sz="0" w:space="0" w:color="auto"/>
                    <w:bottom w:val="none" w:sz="0" w:space="0" w:color="auto"/>
                    <w:right w:val="none" w:sz="0" w:space="0" w:color="auto"/>
                  </w:divBdr>
                </w:div>
                <w:div w:id="2139100205">
                  <w:marLeft w:val="0"/>
                  <w:marRight w:val="0"/>
                  <w:marTop w:val="0"/>
                  <w:marBottom w:val="0"/>
                  <w:divBdr>
                    <w:top w:val="none" w:sz="0" w:space="0" w:color="auto"/>
                    <w:left w:val="none" w:sz="0" w:space="0" w:color="auto"/>
                    <w:bottom w:val="none" w:sz="0" w:space="0" w:color="auto"/>
                    <w:right w:val="none" w:sz="0" w:space="0" w:color="auto"/>
                  </w:divBdr>
                </w:div>
              </w:divsChild>
            </w:div>
            <w:div w:id="1620183516">
              <w:marLeft w:val="0"/>
              <w:marRight w:val="0"/>
              <w:marTop w:val="0"/>
              <w:marBottom w:val="0"/>
              <w:divBdr>
                <w:top w:val="none" w:sz="0" w:space="0" w:color="auto"/>
                <w:left w:val="none" w:sz="0" w:space="0" w:color="auto"/>
                <w:bottom w:val="none" w:sz="0" w:space="0" w:color="auto"/>
                <w:right w:val="none" w:sz="0" w:space="0" w:color="auto"/>
              </w:divBdr>
            </w:div>
            <w:div w:id="1620604259">
              <w:marLeft w:val="0"/>
              <w:marRight w:val="0"/>
              <w:marTop w:val="0"/>
              <w:marBottom w:val="0"/>
              <w:divBdr>
                <w:top w:val="none" w:sz="0" w:space="0" w:color="auto"/>
                <w:left w:val="none" w:sz="0" w:space="0" w:color="auto"/>
                <w:bottom w:val="none" w:sz="0" w:space="0" w:color="auto"/>
                <w:right w:val="none" w:sz="0" w:space="0" w:color="auto"/>
              </w:divBdr>
            </w:div>
            <w:div w:id="1620989405">
              <w:marLeft w:val="0"/>
              <w:marRight w:val="0"/>
              <w:marTop w:val="0"/>
              <w:marBottom w:val="0"/>
              <w:divBdr>
                <w:top w:val="none" w:sz="0" w:space="0" w:color="auto"/>
                <w:left w:val="none" w:sz="0" w:space="0" w:color="auto"/>
                <w:bottom w:val="none" w:sz="0" w:space="0" w:color="auto"/>
                <w:right w:val="none" w:sz="0" w:space="0" w:color="auto"/>
              </w:divBdr>
            </w:div>
            <w:div w:id="1621647645">
              <w:marLeft w:val="0"/>
              <w:marRight w:val="0"/>
              <w:marTop w:val="0"/>
              <w:marBottom w:val="0"/>
              <w:divBdr>
                <w:top w:val="none" w:sz="0" w:space="0" w:color="auto"/>
                <w:left w:val="none" w:sz="0" w:space="0" w:color="auto"/>
                <w:bottom w:val="none" w:sz="0" w:space="0" w:color="auto"/>
                <w:right w:val="none" w:sz="0" w:space="0" w:color="auto"/>
              </w:divBdr>
            </w:div>
            <w:div w:id="1622764177">
              <w:marLeft w:val="0"/>
              <w:marRight w:val="0"/>
              <w:marTop w:val="0"/>
              <w:marBottom w:val="0"/>
              <w:divBdr>
                <w:top w:val="none" w:sz="0" w:space="0" w:color="auto"/>
                <w:left w:val="none" w:sz="0" w:space="0" w:color="auto"/>
                <w:bottom w:val="none" w:sz="0" w:space="0" w:color="auto"/>
                <w:right w:val="none" w:sz="0" w:space="0" w:color="auto"/>
              </w:divBdr>
            </w:div>
            <w:div w:id="1622805824">
              <w:marLeft w:val="0"/>
              <w:marRight w:val="0"/>
              <w:marTop w:val="0"/>
              <w:marBottom w:val="0"/>
              <w:divBdr>
                <w:top w:val="none" w:sz="0" w:space="0" w:color="auto"/>
                <w:left w:val="none" w:sz="0" w:space="0" w:color="auto"/>
                <w:bottom w:val="none" w:sz="0" w:space="0" w:color="auto"/>
                <w:right w:val="none" w:sz="0" w:space="0" w:color="auto"/>
              </w:divBdr>
            </w:div>
            <w:div w:id="1623488373">
              <w:marLeft w:val="0"/>
              <w:marRight w:val="0"/>
              <w:marTop w:val="0"/>
              <w:marBottom w:val="0"/>
              <w:divBdr>
                <w:top w:val="none" w:sz="0" w:space="0" w:color="auto"/>
                <w:left w:val="none" w:sz="0" w:space="0" w:color="auto"/>
                <w:bottom w:val="none" w:sz="0" w:space="0" w:color="auto"/>
                <w:right w:val="none" w:sz="0" w:space="0" w:color="auto"/>
              </w:divBdr>
            </w:div>
            <w:div w:id="1624530398">
              <w:marLeft w:val="0"/>
              <w:marRight w:val="0"/>
              <w:marTop w:val="0"/>
              <w:marBottom w:val="0"/>
              <w:divBdr>
                <w:top w:val="none" w:sz="0" w:space="0" w:color="auto"/>
                <w:left w:val="none" w:sz="0" w:space="0" w:color="auto"/>
                <w:bottom w:val="none" w:sz="0" w:space="0" w:color="auto"/>
                <w:right w:val="none" w:sz="0" w:space="0" w:color="auto"/>
              </w:divBdr>
            </w:div>
            <w:div w:id="1627665398">
              <w:marLeft w:val="0"/>
              <w:marRight w:val="0"/>
              <w:marTop w:val="0"/>
              <w:marBottom w:val="0"/>
              <w:divBdr>
                <w:top w:val="none" w:sz="0" w:space="0" w:color="auto"/>
                <w:left w:val="none" w:sz="0" w:space="0" w:color="auto"/>
                <w:bottom w:val="none" w:sz="0" w:space="0" w:color="auto"/>
                <w:right w:val="none" w:sz="0" w:space="0" w:color="auto"/>
              </w:divBdr>
            </w:div>
            <w:div w:id="1628050309">
              <w:marLeft w:val="0"/>
              <w:marRight w:val="0"/>
              <w:marTop w:val="0"/>
              <w:marBottom w:val="0"/>
              <w:divBdr>
                <w:top w:val="none" w:sz="0" w:space="0" w:color="auto"/>
                <w:left w:val="none" w:sz="0" w:space="0" w:color="auto"/>
                <w:bottom w:val="none" w:sz="0" w:space="0" w:color="auto"/>
                <w:right w:val="none" w:sz="0" w:space="0" w:color="auto"/>
              </w:divBdr>
            </w:div>
            <w:div w:id="1628077843">
              <w:marLeft w:val="0"/>
              <w:marRight w:val="0"/>
              <w:marTop w:val="0"/>
              <w:marBottom w:val="0"/>
              <w:divBdr>
                <w:top w:val="none" w:sz="0" w:space="0" w:color="auto"/>
                <w:left w:val="none" w:sz="0" w:space="0" w:color="auto"/>
                <w:bottom w:val="none" w:sz="0" w:space="0" w:color="auto"/>
                <w:right w:val="none" w:sz="0" w:space="0" w:color="auto"/>
              </w:divBdr>
            </w:div>
            <w:div w:id="1628930031">
              <w:marLeft w:val="0"/>
              <w:marRight w:val="0"/>
              <w:marTop w:val="0"/>
              <w:marBottom w:val="0"/>
              <w:divBdr>
                <w:top w:val="none" w:sz="0" w:space="0" w:color="auto"/>
                <w:left w:val="none" w:sz="0" w:space="0" w:color="auto"/>
                <w:bottom w:val="none" w:sz="0" w:space="0" w:color="auto"/>
                <w:right w:val="none" w:sz="0" w:space="0" w:color="auto"/>
              </w:divBdr>
            </w:div>
            <w:div w:id="1630554871">
              <w:marLeft w:val="0"/>
              <w:marRight w:val="0"/>
              <w:marTop w:val="0"/>
              <w:marBottom w:val="0"/>
              <w:divBdr>
                <w:top w:val="none" w:sz="0" w:space="0" w:color="auto"/>
                <w:left w:val="none" w:sz="0" w:space="0" w:color="auto"/>
                <w:bottom w:val="none" w:sz="0" w:space="0" w:color="auto"/>
                <w:right w:val="none" w:sz="0" w:space="0" w:color="auto"/>
              </w:divBdr>
            </w:div>
            <w:div w:id="1630698915">
              <w:marLeft w:val="0"/>
              <w:marRight w:val="0"/>
              <w:marTop w:val="0"/>
              <w:marBottom w:val="0"/>
              <w:divBdr>
                <w:top w:val="none" w:sz="0" w:space="0" w:color="auto"/>
                <w:left w:val="none" w:sz="0" w:space="0" w:color="auto"/>
                <w:bottom w:val="none" w:sz="0" w:space="0" w:color="auto"/>
                <w:right w:val="none" w:sz="0" w:space="0" w:color="auto"/>
              </w:divBdr>
            </w:div>
            <w:div w:id="1632176886">
              <w:marLeft w:val="0"/>
              <w:marRight w:val="0"/>
              <w:marTop w:val="0"/>
              <w:marBottom w:val="0"/>
              <w:divBdr>
                <w:top w:val="none" w:sz="0" w:space="0" w:color="auto"/>
                <w:left w:val="none" w:sz="0" w:space="0" w:color="auto"/>
                <w:bottom w:val="none" w:sz="0" w:space="0" w:color="auto"/>
                <w:right w:val="none" w:sz="0" w:space="0" w:color="auto"/>
              </w:divBdr>
            </w:div>
            <w:div w:id="1635599136">
              <w:marLeft w:val="0"/>
              <w:marRight w:val="0"/>
              <w:marTop w:val="0"/>
              <w:marBottom w:val="0"/>
              <w:divBdr>
                <w:top w:val="none" w:sz="0" w:space="0" w:color="auto"/>
                <w:left w:val="none" w:sz="0" w:space="0" w:color="auto"/>
                <w:bottom w:val="none" w:sz="0" w:space="0" w:color="auto"/>
                <w:right w:val="none" w:sz="0" w:space="0" w:color="auto"/>
              </w:divBdr>
            </w:div>
            <w:div w:id="1636983259">
              <w:marLeft w:val="0"/>
              <w:marRight w:val="0"/>
              <w:marTop w:val="0"/>
              <w:marBottom w:val="0"/>
              <w:divBdr>
                <w:top w:val="none" w:sz="0" w:space="0" w:color="auto"/>
                <w:left w:val="none" w:sz="0" w:space="0" w:color="auto"/>
                <w:bottom w:val="none" w:sz="0" w:space="0" w:color="auto"/>
                <w:right w:val="none" w:sz="0" w:space="0" w:color="auto"/>
              </w:divBdr>
            </w:div>
            <w:div w:id="1637031617">
              <w:marLeft w:val="0"/>
              <w:marRight w:val="0"/>
              <w:marTop w:val="0"/>
              <w:marBottom w:val="0"/>
              <w:divBdr>
                <w:top w:val="none" w:sz="0" w:space="0" w:color="auto"/>
                <w:left w:val="none" w:sz="0" w:space="0" w:color="auto"/>
                <w:bottom w:val="none" w:sz="0" w:space="0" w:color="auto"/>
                <w:right w:val="none" w:sz="0" w:space="0" w:color="auto"/>
              </w:divBdr>
            </w:div>
            <w:div w:id="1637293721">
              <w:marLeft w:val="0"/>
              <w:marRight w:val="0"/>
              <w:marTop w:val="0"/>
              <w:marBottom w:val="0"/>
              <w:divBdr>
                <w:top w:val="none" w:sz="0" w:space="0" w:color="auto"/>
                <w:left w:val="none" w:sz="0" w:space="0" w:color="auto"/>
                <w:bottom w:val="none" w:sz="0" w:space="0" w:color="auto"/>
                <w:right w:val="none" w:sz="0" w:space="0" w:color="auto"/>
              </w:divBdr>
            </w:div>
            <w:div w:id="1641305068">
              <w:marLeft w:val="0"/>
              <w:marRight w:val="0"/>
              <w:marTop w:val="0"/>
              <w:marBottom w:val="0"/>
              <w:divBdr>
                <w:top w:val="none" w:sz="0" w:space="0" w:color="auto"/>
                <w:left w:val="none" w:sz="0" w:space="0" w:color="auto"/>
                <w:bottom w:val="none" w:sz="0" w:space="0" w:color="auto"/>
                <w:right w:val="none" w:sz="0" w:space="0" w:color="auto"/>
              </w:divBdr>
            </w:div>
            <w:div w:id="1643775500">
              <w:marLeft w:val="0"/>
              <w:marRight w:val="0"/>
              <w:marTop w:val="0"/>
              <w:marBottom w:val="0"/>
              <w:divBdr>
                <w:top w:val="none" w:sz="0" w:space="0" w:color="auto"/>
                <w:left w:val="none" w:sz="0" w:space="0" w:color="auto"/>
                <w:bottom w:val="none" w:sz="0" w:space="0" w:color="auto"/>
                <w:right w:val="none" w:sz="0" w:space="0" w:color="auto"/>
              </w:divBdr>
            </w:div>
            <w:div w:id="1644263972">
              <w:marLeft w:val="0"/>
              <w:marRight w:val="0"/>
              <w:marTop w:val="0"/>
              <w:marBottom w:val="0"/>
              <w:divBdr>
                <w:top w:val="none" w:sz="0" w:space="0" w:color="auto"/>
                <w:left w:val="none" w:sz="0" w:space="0" w:color="auto"/>
                <w:bottom w:val="none" w:sz="0" w:space="0" w:color="auto"/>
                <w:right w:val="none" w:sz="0" w:space="0" w:color="auto"/>
              </w:divBdr>
            </w:div>
            <w:div w:id="1645310542">
              <w:marLeft w:val="0"/>
              <w:marRight w:val="0"/>
              <w:marTop w:val="0"/>
              <w:marBottom w:val="0"/>
              <w:divBdr>
                <w:top w:val="none" w:sz="0" w:space="0" w:color="auto"/>
                <w:left w:val="none" w:sz="0" w:space="0" w:color="auto"/>
                <w:bottom w:val="none" w:sz="0" w:space="0" w:color="auto"/>
                <w:right w:val="none" w:sz="0" w:space="0" w:color="auto"/>
              </w:divBdr>
            </w:div>
            <w:div w:id="1646348918">
              <w:marLeft w:val="0"/>
              <w:marRight w:val="0"/>
              <w:marTop w:val="0"/>
              <w:marBottom w:val="0"/>
              <w:divBdr>
                <w:top w:val="none" w:sz="0" w:space="0" w:color="auto"/>
                <w:left w:val="none" w:sz="0" w:space="0" w:color="auto"/>
                <w:bottom w:val="none" w:sz="0" w:space="0" w:color="auto"/>
                <w:right w:val="none" w:sz="0" w:space="0" w:color="auto"/>
              </w:divBdr>
            </w:div>
            <w:div w:id="1647972386">
              <w:marLeft w:val="0"/>
              <w:marRight w:val="0"/>
              <w:marTop w:val="0"/>
              <w:marBottom w:val="0"/>
              <w:divBdr>
                <w:top w:val="none" w:sz="0" w:space="0" w:color="auto"/>
                <w:left w:val="none" w:sz="0" w:space="0" w:color="auto"/>
                <w:bottom w:val="none" w:sz="0" w:space="0" w:color="auto"/>
                <w:right w:val="none" w:sz="0" w:space="0" w:color="auto"/>
              </w:divBdr>
            </w:div>
            <w:div w:id="1648365215">
              <w:marLeft w:val="0"/>
              <w:marRight w:val="0"/>
              <w:marTop w:val="0"/>
              <w:marBottom w:val="0"/>
              <w:divBdr>
                <w:top w:val="none" w:sz="0" w:space="0" w:color="auto"/>
                <w:left w:val="none" w:sz="0" w:space="0" w:color="auto"/>
                <w:bottom w:val="none" w:sz="0" w:space="0" w:color="auto"/>
                <w:right w:val="none" w:sz="0" w:space="0" w:color="auto"/>
              </w:divBdr>
            </w:div>
            <w:div w:id="1649094083">
              <w:marLeft w:val="0"/>
              <w:marRight w:val="0"/>
              <w:marTop w:val="0"/>
              <w:marBottom w:val="0"/>
              <w:divBdr>
                <w:top w:val="none" w:sz="0" w:space="0" w:color="auto"/>
                <w:left w:val="none" w:sz="0" w:space="0" w:color="auto"/>
                <w:bottom w:val="none" w:sz="0" w:space="0" w:color="auto"/>
                <w:right w:val="none" w:sz="0" w:space="0" w:color="auto"/>
              </w:divBdr>
            </w:div>
            <w:div w:id="1651398716">
              <w:marLeft w:val="0"/>
              <w:marRight w:val="0"/>
              <w:marTop w:val="0"/>
              <w:marBottom w:val="0"/>
              <w:divBdr>
                <w:top w:val="none" w:sz="0" w:space="0" w:color="auto"/>
                <w:left w:val="none" w:sz="0" w:space="0" w:color="auto"/>
                <w:bottom w:val="none" w:sz="0" w:space="0" w:color="auto"/>
                <w:right w:val="none" w:sz="0" w:space="0" w:color="auto"/>
              </w:divBdr>
            </w:div>
            <w:div w:id="1651519284">
              <w:marLeft w:val="0"/>
              <w:marRight w:val="0"/>
              <w:marTop w:val="0"/>
              <w:marBottom w:val="0"/>
              <w:divBdr>
                <w:top w:val="none" w:sz="0" w:space="0" w:color="auto"/>
                <w:left w:val="none" w:sz="0" w:space="0" w:color="auto"/>
                <w:bottom w:val="none" w:sz="0" w:space="0" w:color="auto"/>
                <w:right w:val="none" w:sz="0" w:space="0" w:color="auto"/>
              </w:divBdr>
            </w:div>
            <w:div w:id="1654140835">
              <w:marLeft w:val="0"/>
              <w:marRight w:val="0"/>
              <w:marTop w:val="0"/>
              <w:marBottom w:val="0"/>
              <w:divBdr>
                <w:top w:val="none" w:sz="0" w:space="0" w:color="auto"/>
                <w:left w:val="none" w:sz="0" w:space="0" w:color="auto"/>
                <w:bottom w:val="none" w:sz="0" w:space="0" w:color="auto"/>
                <w:right w:val="none" w:sz="0" w:space="0" w:color="auto"/>
              </w:divBdr>
            </w:div>
            <w:div w:id="1657341515">
              <w:marLeft w:val="0"/>
              <w:marRight w:val="0"/>
              <w:marTop w:val="0"/>
              <w:marBottom w:val="0"/>
              <w:divBdr>
                <w:top w:val="none" w:sz="0" w:space="0" w:color="auto"/>
                <w:left w:val="none" w:sz="0" w:space="0" w:color="auto"/>
                <w:bottom w:val="none" w:sz="0" w:space="0" w:color="auto"/>
                <w:right w:val="none" w:sz="0" w:space="0" w:color="auto"/>
              </w:divBdr>
            </w:div>
            <w:div w:id="1657415520">
              <w:marLeft w:val="0"/>
              <w:marRight w:val="0"/>
              <w:marTop w:val="0"/>
              <w:marBottom w:val="0"/>
              <w:divBdr>
                <w:top w:val="none" w:sz="0" w:space="0" w:color="auto"/>
                <w:left w:val="none" w:sz="0" w:space="0" w:color="auto"/>
                <w:bottom w:val="none" w:sz="0" w:space="0" w:color="auto"/>
                <w:right w:val="none" w:sz="0" w:space="0" w:color="auto"/>
              </w:divBdr>
            </w:div>
            <w:div w:id="1661809024">
              <w:marLeft w:val="0"/>
              <w:marRight w:val="0"/>
              <w:marTop w:val="0"/>
              <w:marBottom w:val="0"/>
              <w:divBdr>
                <w:top w:val="none" w:sz="0" w:space="0" w:color="auto"/>
                <w:left w:val="none" w:sz="0" w:space="0" w:color="auto"/>
                <w:bottom w:val="none" w:sz="0" w:space="0" w:color="auto"/>
                <w:right w:val="none" w:sz="0" w:space="0" w:color="auto"/>
              </w:divBdr>
            </w:div>
            <w:div w:id="1662352017">
              <w:marLeft w:val="0"/>
              <w:marRight w:val="0"/>
              <w:marTop w:val="360"/>
              <w:marBottom w:val="0"/>
              <w:divBdr>
                <w:top w:val="single" w:sz="6" w:space="0" w:color="auto"/>
                <w:left w:val="single" w:sz="6" w:space="0" w:color="auto"/>
                <w:bottom w:val="single" w:sz="6" w:space="0" w:color="auto"/>
                <w:right w:val="single" w:sz="6" w:space="0" w:color="auto"/>
              </w:divBdr>
            </w:div>
            <w:div w:id="1667710634">
              <w:marLeft w:val="0"/>
              <w:marRight w:val="0"/>
              <w:marTop w:val="0"/>
              <w:marBottom w:val="0"/>
              <w:divBdr>
                <w:top w:val="none" w:sz="0" w:space="0" w:color="auto"/>
                <w:left w:val="none" w:sz="0" w:space="0" w:color="auto"/>
                <w:bottom w:val="none" w:sz="0" w:space="0" w:color="auto"/>
                <w:right w:val="none" w:sz="0" w:space="0" w:color="auto"/>
              </w:divBdr>
            </w:div>
            <w:div w:id="1667711977">
              <w:marLeft w:val="0"/>
              <w:marRight w:val="0"/>
              <w:marTop w:val="0"/>
              <w:marBottom w:val="0"/>
              <w:divBdr>
                <w:top w:val="none" w:sz="0" w:space="0" w:color="auto"/>
                <w:left w:val="none" w:sz="0" w:space="0" w:color="auto"/>
                <w:bottom w:val="none" w:sz="0" w:space="0" w:color="auto"/>
                <w:right w:val="none" w:sz="0" w:space="0" w:color="auto"/>
              </w:divBdr>
            </w:div>
            <w:div w:id="1668285447">
              <w:marLeft w:val="0"/>
              <w:marRight w:val="0"/>
              <w:marTop w:val="0"/>
              <w:marBottom w:val="0"/>
              <w:divBdr>
                <w:top w:val="none" w:sz="0" w:space="0" w:color="auto"/>
                <w:left w:val="none" w:sz="0" w:space="0" w:color="auto"/>
                <w:bottom w:val="none" w:sz="0" w:space="0" w:color="auto"/>
                <w:right w:val="none" w:sz="0" w:space="0" w:color="auto"/>
              </w:divBdr>
            </w:div>
            <w:div w:id="1669289545">
              <w:marLeft w:val="0"/>
              <w:marRight w:val="0"/>
              <w:marTop w:val="0"/>
              <w:marBottom w:val="0"/>
              <w:divBdr>
                <w:top w:val="none" w:sz="0" w:space="0" w:color="auto"/>
                <w:left w:val="none" w:sz="0" w:space="0" w:color="auto"/>
                <w:bottom w:val="none" w:sz="0" w:space="0" w:color="auto"/>
                <w:right w:val="none" w:sz="0" w:space="0" w:color="auto"/>
              </w:divBdr>
            </w:div>
            <w:div w:id="1669939654">
              <w:marLeft w:val="0"/>
              <w:marRight w:val="0"/>
              <w:marTop w:val="0"/>
              <w:marBottom w:val="0"/>
              <w:divBdr>
                <w:top w:val="none" w:sz="0" w:space="0" w:color="auto"/>
                <w:left w:val="none" w:sz="0" w:space="0" w:color="auto"/>
                <w:bottom w:val="none" w:sz="0" w:space="0" w:color="auto"/>
                <w:right w:val="none" w:sz="0" w:space="0" w:color="auto"/>
              </w:divBdr>
            </w:div>
            <w:div w:id="1671637022">
              <w:marLeft w:val="0"/>
              <w:marRight w:val="0"/>
              <w:marTop w:val="0"/>
              <w:marBottom w:val="0"/>
              <w:divBdr>
                <w:top w:val="none" w:sz="0" w:space="0" w:color="auto"/>
                <w:left w:val="none" w:sz="0" w:space="0" w:color="auto"/>
                <w:bottom w:val="none" w:sz="0" w:space="0" w:color="auto"/>
                <w:right w:val="none" w:sz="0" w:space="0" w:color="auto"/>
              </w:divBdr>
            </w:div>
            <w:div w:id="1673022434">
              <w:marLeft w:val="0"/>
              <w:marRight w:val="0"/>
              <w:marTop w:val="0"/>
              <w:marBottom w:val="0"/>
              <w:divBdr>
                <w:top w:val="none" w:sz="0" w:space="0" w:color="auto"/>
                <w:left w:val="none" w:sz="0" w:space="0" w:color="auto"/>
                <w:bottom w:val="none" w:sz="0" w:space="0" w:color="auto"/>
                <w:right w:val="none" w:sz="0" w:space="0" w:color="auto"/>
              </w:divBdr>
              <w:divsChild>
                <w:div w:id="11037813">
                  <w:marLeft w:val="0"/>
                  <w:marRight w:val="0"/>
                  <w:marTop w:val="0"/>
                  <w:marBottom w:val="0"/>
                  <w:divBdr>
                    <w:top w:val="none" w:sz="0" w:space="0" w:color="auto"/>
                    <w:left w:val="none" w:sz="0" w:space="0" w:color="auto"/>
                    <w:bottom w:val="none" w:sz="0" w:space="0" w:color="auto"/>
                    <w:right w:val="none" w:sz="0" w:space="0" w:color="auto"/>
                  </w:divBdr>
                </w:div>
                <w:div w:id="380639337">
                  <w:marLeft w:val="0"/>
                  <w:marRight w:val="0"/>
                  <w:marTop w:val="0"/>
                  <w:marBottom w:val="0"/>
                  <w:divBdr>
                    <w:top w:val="none" w:sz="0" w:space="0" w:color="auto"/>
                    <w:left w:val="none" w:sz="0" w:space="0" w:color="auto"/>
                    <w:bottom w:val="none" w:sz="0" w:space="0" w:color="auto"/>
                    <w:right w:val="none" w:sz="0" w:space="0" w:color="auto"/>
                  </w:divBdr>
                </w:div>
                <w:div w:id="380909142">
                  <w:marLeft w:val="0"/>
                  <w:marRight w:val="0"/>
                  <w:marTop w:val="0"/>
                  <w:marBottom w:val="0"/>
                  <w:divBdr>
                    <w:top w:val="none" w:sz="0" w:space="0" w:color="auto"/>
                    <w:left w:val="none" w:sz="0" w:space="0" w:color="auto"/>
                    <w:bottom w:val="none" w:sz="0" w:space="0" w:color="auto"/>
                    <w:right w:val="none" w:sz="0" w:space="0" w:color="auto"/>
                  </w:divBdr>
                </w:div>
                <w:div w:id="742220663">
                  <w:marLeft w:val="0"/>
                  <w:marRight w:val="0"/>
                  <w:marTop w:val="0"/>
                  <w:marBottom w:val="0"/>
                  <w:divBdr>
                    <w:top w:val="none" w:sz="0" w:space="0" w:color="auto"/>
                    <w:left w:val="none" w:sz="0" w:space="0" w:color="auto"/>
                    <w:bottom w:val="none" w:sz="0" w:space="0" w:color="auto"/>
                    <w:right w:val="none" w:sz="0" w:space="0" w:color="auto"/>
                  </w:divBdr>
                </w:div>
                <w:div w:id="806632885">
                  <w:marLeft w:val="0"/>
                  <w:marRight w:val="0"/>
                  <w:marTop w:val="0"/>
                  <w:marBottom w:val="0"/>
                  <w:divBdr>
                    <w:top w:val="none" w:sz="0" w:space="0" w:color="auto"/>
                    <w:left w:val="none" w:sz="0" w:space="0" w:color="auto"/>
                    <w:bottom w:val="none" w:sz="0" w:space="0" w:color="auto"/>
                    <w:right w:val="none" w:sz="0" w:space="0" w:color="auto"/>
                  </w:divBdr>
                </w:div>
                <w:div w:id="1510221326">
                  <w:marLeft w:val="0"/>
                  <w:marRight w:val="0"/>
                  <w:marTop w:val="0"/>
                  <w:marBottom w:val="0"/>
                  <w:divBdr>
                    <w:top w:val="none" w:sz="0" w:space="0" w:color="auto"/>
                    <w:left w:val="none" w:sz="0" w:space="0" w:color="auto"/>
                    <w:bottom w:val="none" w:sz="0" w:space="0" w:color="auto"/>
                    <w:right w:val="none" w:sz="0" w:space="0" w:color="auto"/>
                  </w:divBdr>
                </w:div>
                <w:div w:id="1799372712">
                  <w:marLeft w:val="0"/>
                  <w:marRight w:val="0"/>
                  <w:marTop w:val="0"/>
                  <w:marBottom w:val="0"/>
                  <w:divBdr>
                    <w:top w:val="none" w:sz="0" w:space="0" w:color="auto"/>
                    <w:left w:val="none" w:sz="0" w:space="0" w:color="auto"/>
                    <w:bottom w:val="none" w:sz="0" w:space="0" w:color="auto"/>
                    <w:right w:val="none" w:sz="0" w:space="0" w:color="auto"/>
                  </w:divBdr>
                </w:div>
                <w:div w:id="1921258702">
                  <w:marLeft w:val="0"/>
                  <w:marRight w:val="0"/>
                  <w:marTop w:val="0"/>
                  <w:marBottom w:val="0"/>
                  <w:divBdr>
                    <w:top w:val="none" w:sz="0" w:space="0" w:color="auto"/>
                    <w:left w:val="none" w:sz="0" w:space="0" w:color="auto"/>
                    <w:bottom w:val="none" w:sz="0" w:space="0" w:color="auto"/>
                    <w:right w:val="none" w:sz="0" w:space="0" w:color="auto"/>
                  </w:divBdr>
                </w:div>
                <w:div w:id="2001346514">
                  <w:marLeft w:val="0"/>
                  <w:marRight w:val="0"/>
                  <w:marTop w:val="0"/>
                  <w:marBottom w:val="0"/>
                  <w:divBdr>
                    <w:top w:val="none" w:sz="0" w:space="0" w:color="auto"/>
                    <w:left w:val="none" w:sz="0" w:space="0" w:color="auto"/>
                    <w:bottom w:val="none" w:sz="0" w:space="0" w:color="auto"/>
                    <w:right w:val="none" w:sz="0" w:space="0" w:color="auto"/>
                  </w:divBdr>
                </w:div>
                <w:div w:id="2081635106">
                  <w:marLeft w:val="0"/>
                  <w:marRight w:val="0"/>
                  <w:marTop w:val="0"/>
                  <w:marBottom w:val="0"/>
                  <w:divBdr>
                    <w:top w:val="none" w:sz="0" w:space="0" w:color="auto"/>
                    <w:left w:val="none" w:sz="0" w:space="0" w:color="auto"/>
                    <w:bottom w:val="none" w:sz="0" w:space="0" w:color="auto"/>
                    <w:right w:val="none" w:sz="0" w:space="0" w:color="auto"/>
                  </w:divBdr>
                </w:div>
              </w:divsChild>
            </w:div>
            <w:div w:id="1674451786">
              <w:marLeft w:val="0"/>
              <w:marRight w:val="0"/>
              <w:marTop w:val="0"/>
              <w:marBottom w:val="0"/>
              <w:divBdr>
                <w:top w:val="none" w:sz="0" w:space="0" w:color="auto"/>
                <w:left w:val="none" w:sz="0" w:space="0" w:color="auto"/>
                <w:bottom w:val="none" w:sz="0" w:space="0" w:color="auto"/>
                <w:right w:val="none" w:sz="0" w:space="0" w:color="auto"/>
              </w:divBdr>
            </w:div>
            <w:div w:id="1676301853">
              <w:marLeft w:val="0"/>
              <w:marRight w:val="0"/>
              <w:marTop w:val="0"/>
              <w:marBottom w:val="0"/>
              <w:divBdr>
                <w:top w:val="none" w:sz="0" w:space="0" w:color="auto"/>
                <w:left w:val="none" w:sz="0" w:space="0" w:color="auto"/>
                <w:bottom w:val="none" w:sz="0" w:space="0" w:color="auto"/>
                <w:right w:val="none" w:sz="0" w:space="0" w:color="auto"/>
              </w:divBdr>
            </w:div>
            <w:div w:id="1677419077">
              <w:marLeft w:val="0"/>
              <w:marRight w:val="0"/>
              <w:marTop w:val="0"/>
              <w:marBottom w:val="0"/>
              <w:divBdr>
                <w:top w:val="none" w:sz="0" w:space="0" w:color="auto"/>
                <w:left w:val="none" w:sz="0" w:space="0" w:color="auto"/>
                <w:bottom w:val="none" w:sz="0" w:space="0" w:color="auto"/>
                <w:right w:val="none" w:sz="0" w:space="0" w:color="auto"/>
              </w:divBdr>
            </w:div>
            <w:div w:id="1680813442">
              <w:marLeft w:val="0"/>
              <w:marRight w:val="0"/>
              <w:marTop w:val="0"/>
              <w:marBottom w:val="0"/>
              <w:divBdr>
                <w:top w:val="none" w:sz="0" w:space="0" w:color="auto"/>
                <w:left w:val="none" w:sz="0" w:space="0" w:color="auto"/>
                <w:bottom w:val="none" w:sz="0" w:space="0" w:color="auto"/>
                <w:right w:val="none" w:sz="0" w:space="0" w:color="auto"/>
              </w:divBdr>
            </w:div>
            <w:div w:id="1682394666">
              <w:marLeft w:val="0"/>
              <w:marRight w:val="0"/>
              <w:marTop w:val="0"/>
              <w:marBottom w:val="0"/>
              <w:divBdr>
                <w:top w:val="none" w:sz="0" w:space="0" w:color="auto"/>
                <w:left w:val="none" w:sz="0" w:space="0" w:color="auto"/>
                <w:bottom w:val="none" w:sz="0" w:space="0" w:color="auto"/>
                <w:right w:val="none" w:sz="0" w:space="0" w:color="auto"/>
              </w:divBdr>
            </w:div>
            <w:div w:id="1683314101">
              <w:marLeft w:val="0"/>
              <w:marRight w:val="0"/>
              <w:marTop w:val="0"/>
              <w:marBottom w:val="0"/>
              <w:divBdr>
                <w:top w:val="none" w:sz="0" w:space="0" w:color="auto"/>
                <w:left w:val="none" w:sz="0" w:space="0" w:color="auto"/>
                <w:bottom w:val="none" w:sz="0" w:space="0" w:color="auto"/>
                <w:right w:val="none" w:sz="0" w:space="0" w:color="auto"/>
              </w:divBdr>
            </w:div>
            <w:div w:id="1684818269">
              <w:marLeft w:val="0"/>
              <w:marRight w:val="0"/>
              <w:marTop w:val="0"/>
              <w:marBottom w:val="0"/>
              <w:divBdr>
                <w:top w:val="none" w:sz="0" w:space="0" w:color="auto"/>
                <w:left w:val="none" w:sz="0" w:space="0" w:color="auto"/>
                <w:bottom w:val="none" w:sz="0" w:space="0" w:color="auto"/>
                <w:right w:val="none" w:sz="0" w:space="0" w:color="auto"/>
              </w:divBdr>
            </w:div>
            <w:div w:id="1685210436">
              <w:marLeft w:val="0"/>
              <w:marRight w:val="0"/>
              <w:marTop w:val="0"/>
              <w:marBottom w:val="0"/>
              <w:divBdr>
                <w:top w:val="none" w:sz="0" w:space="0" w:color="auto"/>
                <w:left w:val="none" w:sz="0" w:space="0" w:color="auto"/>
                <w:bottom w:val="none" w:sz="0" w:space="0" w:color="auto"/>
                <w:right w:val="none" w:sz="0" w:space="0" w:color="auto"/>
              </w:divBdr>
            </w:div>
            <w:div w:id="1686707512">
              <w:marLeft w:val="0"/>
              <w:marRight w:val="0"/>
              <w:marTop w:val="0"/>
              <w:marBottom w:val="0"/>
              <w:divBdr>
                <w:top w:val="none" w:sz="0" w:space="0" w:color="auto"/>
                <w:left w:val="none" w:sz="0" w:space="0" w:color="auto"/>
                <w:bottom w:val="none" w:sz="0" w:space="0" w:color="auto"/>
                <w:right w:val="none" w:sz="0" w:space="0" w:color="auto"/>
              </w:divBdr>
            </w:div>
            <w:div w:id="1687709784">
              <w:marLeft w:val="0"/>
              <w:marRight w:val="0"/>
              <w:marTop w:val="0"/>
              <w:marBottom w:val="0"/>
              <w:divBdr>
                <w:top w:val="none" w:sz="0" w:space="0" w:color="auto"/>
                <w:left w:val="none" w:sz="0" w:space="0" w:color="auto"/>
                <w:bottom w:val="none" w:sz="0" w:space="0" w:color="auto"/>
                <w:right w:val="none" w:sz="0" w:space="0" w:color="auto"/>
              </w:divBdr>
            </w:div>
            <w:div w:id="1688828777">
              <w:marLeft w:val="0"/>
              <w:marRight w:val="0"/>
              <w:marTop w:val="0"/>
              <w:marBottom w:val="0"/>
              <w:divBdr>
                <w:top w:val="none" w:sz="0" w:space="0" w:color="auto"/>
                <w:left w:val="none" w:sz="0" w:space="0" w:color="auto"/>
                <w:bottom w:val="none" w:sz="0" w:space="0" w:color="auto"/>
                <w:right w:val="none" w:sz="0" w:space="0" w:color="auto"/>
              </w:divBdr>
            </w:div>
            <w:div w:id="1689066504">
              <w:marLeft w:val="0"/>
              <w:marRight w:val="0"/>
              <w:marTop w:val="0"/>
              <w:marBottom w:val="0"/>
              <w:divBdr>
                <w:top w:val="none" w:sz="0" w:space="0" w:color="auto"/>
                <w:left w:val="none" w:sz="0" w:space="0" w:color="auto"/>
                <w:bottom w:val="none" w:sz="0" w:space="0" w:color="auto"/>
                <w:right w:val="none" w:sz="0" w:space="0" w:color="auto"/>
              </w:divBdr>
            </w:div>
            <w:div w:id="1690181319">
              <w:marLeft w:val="0"/>
              <w:marRight w:val="0"/>
              <w:marTop w:val="0"/>
              <w:marBottom w:val="0"/>
              <w:divBdr>
                <w:top w:val="none" w:sz="0" w:space="0" w:color="auto"/>
                <w:left w:val="none" w:sz="0" w:space="0" w:color="auto"/>
                <w:bottom w:val="none" w:sz="0" w:space="0" w:color="auto"/>
                <w:right w:val="none" w:sz="0" w:space="0" w:color="auto"/>
              </w:divBdr>
            </w:div>
            <w:div w:id="1691106263">
              <w:marLeft w:val="0"/>
              <w:marRight w:val="0"/>
              <w:marTop w:val="0"/>
              <w:marBottom w:val="0"/>
              <w:divBdr>
                <w:top w:val="none" w:sz="0" w:space="0" w:color="auto"/>
                <w:left w:val="none" w:sz="0" w:space="0" w:color="auto"/>
                <w:bottom w:val="none" w:sz="0" w:space="0" w:color="auto"/>
                <w:right w:val="none" w:sz="0" w:space="0" w:color="auto"/>
              </w:divBdr>
            </w:div>
            <w:div w:id="1691293414">
              <w:marLeft w:val="0"/>
              <w:marRight w:val="0"/>
              <w:marTop w:val="0"/>
              <w:marBottom w:val="0"/>
              <w:divBdr>
                <w:top w:val="none" w:sz="0" w:space="0" w:color="auto"/>
                <w:left w:val="none" w:sz="0" w:space="0" w:color="auto"/>
                <w:bottom w:val="none" w:sz="0" w:space="0" w:color="auto"/>
                <w:right w:val="none" w:sz="0" w:space="0" w:color="auto"/>
              </w:divBdr>
            </w:div>
            <w:div w:id="1691493963">
              <w:marLeft w:val="0"/>
              <w:marRight w:val="0"/>
              <w:marTop w:val="0"/>
              <w:marBottom w:val="0"/>
              <w:divBdr>
                <w:top w:val="none" w:sz="0" w:space="0" w:color="auto"/>
                <w:left w:val="none" w:sz="0" w:space="0" w:color="auto"/>
                <w:bottom w:val="none" w:sz="0" w:space="0" w:color="auto"/>
                <w:right w:val="none" w:sz="0" w:space="0" w:color="auto"/>
              </w:divBdr>
            </w:div>
            <w:div w:id="1691686885">
              <w:marLeft w:val="0"/>
              <w:marRight w:val="0"/>
              <w:marTop w:val="0"/>
              <w:marBottom w:val="0"/>
              <w:divBdr>
                <w:top w:val="none" w:sz="0" w:space="0" w:color="auto"/>
                <w:left w:val="none" w:sz="0" w:space="0" w:color="auto"/>
                <w:bottom w:val="none" w:sz="0" w:space="0" w:color="auto"/>
                <w:right w:val="none" w:sz="0" w:space="0" w:color="auto"/>
              </w:divBdr>
            </w:div>
            <w:div w:id="1691950639">
              <w:marLeft w:val="0"/>
              <w:marRight w:val="0"/>
              <w:marTop w:val="0"/>
              <w:marBottom w:val="0"/>
              <w:divBdr>
                <w:top w:val="none" w:sz="0" w:space="0" w:color="auto"/>
                <w:left w:val="none" w:sz="0" w:space="0" w:color="auto"/>
                <w:bottom w:val="none" w:sz="0" w:space="0" w:color="auto"/>
                <w:right w:val="none" w:sz="0" w:space="0" w:color="auto"/>
              </w:divBdr>
            </w:div>
            <w:div w:id="1693922153">
              <w:marLeft w:val="0"/>
              <w:marRight w:val="0"/>
              <w:marTop w:val="0"/>
              <w:marBottom w:val="0"/>
              <w:divBdr>
                <w:top w:val="none" w:sz="0" w:space="0" w:color="auto"/>
                <w:left w:val="none" w:sz="0" w:space="0" w:color="auto"/>
                <w:bottom w:val="none" w:sz="0" w:space="0" w:color="auto"/>
                <w:right w:val="none" w:sz="0" w:space="0" w:color="auto"/>
              </w:divBdr>
            </w:div>
            <w:div w:id="1695224885">
              <w:marLeft w:val="0"/>
              <w:marRight w:val="0"/>
              <w:marTop w:val="0"/>
              <w:marBottom w:val="0"/>
              <w:divBdr>
                <w:top w:val="none" w:sz="0" w:space="0" w:color="auto"/>
                <w:left w:val="none" w:sz="0" w:space="0" w:color="auto"/>
                <w:bottom w:val="none" w:sz="0" w:space="0" w:color="auto"/>
                <w:right w:val="none" w:sz="0" w:space="0" w:color="auto"/>
              </w:divBdr>
            </w:div>
            <w:div w:id="1696350259">
              <w:marLeft w:val="0"/>
              <w:marRight w:val="0"/>
              <w:marTop w:val="0"/>
              <w:marBottom w:val="0"/>
              <w:divBdr>
                <w:top w:val="none" w:sz="0" w:space="0" w:color="auto"/>
                <w:left w:val="none" w:sz="0" w:space="0" w:color="auto"/>
                <w:bottom w:val="none" w:sz="0" w:space="0" w:color="auto"/>
                <w:right w:val="none" w:sz="0" w:space="0" w:color="auto"/>
              </w:divBdr>
            </w:div>
            <w:div w:id="1697078827">
              <w:marLeft w:val="0"/>
              <w:marRight w:val="0"/>
              <w:marTop w:val="0"/>
              <w:marBottom w:val="0"/>
              <w:divBdr>
                <w:top w:val="none" w:sz="0" w:space="0" w:color="auto"/>
                <w:left w:val="none" w:sz="0" w:space="0" w:color="auto"/>
                <w:bottom w:val="none" w:sz="0" w:space="0" w:color="auto"/>
                <w:right w:val="none" w:sz="0" w:space="0" w:color="auto"/>
              </w:divBdr>
            </w:div>
            <w:div w:id="1697777727">
              <w:marLeft w:val="0"/>
              <w:marRight w:val="0"/>
              <w:marTop w:val="0"/>
              <w:marBottom w:val="0"/>
              <w:divBdr>
                <w:top w:val="none" w:sz="0" w:space="0" w:color="auto"/>
                <w:left w:val="none" w:sz="0" w:space="0" w:color="auto"/>
                <w:bottom w:val="none" w:sz="0" w:space="0" w:color="auto"/>
                <w:right w:val="none" w:sz="0" w:space="0" w:color="auto"/>
              </w:divBdr>
            </w:div>
            <w:div w:id="1698041565">
              <w:marLeft w:val="0"/>
              <w:marRight w:val="0"/>
              <w:marTop w:val="0"/>
              <w:marBottom w:val="0"/>
              <w:divBdr>
                <w:top w:val="none" w:sz="0" w:space="0" w:color="auto"/>
                <w:left w:val="none" w:sz="0" w:space="0" w:color="auto"/>
                <w:bottom w:val="none" w:sz="0" w:space="0" w:color="auto"/>
                <w:right w:val="none" w:sz="0" w:space="0" w:color="auto"/>
              </w:divBdr>
            </w:div>
            <w:div w:id="1702169730">
              <w:marLeft w:val="0"/>
              <w:marRight w:val="0"/>
              <w:marTop w:val="0"/>
              <w:marBottom w:val="0"/>
              <w:divBdr>
                <w:top w:val="none" w:sz="0" w:space="0" w:color="auto"/>
                <w:left w:val="none" w:sz="0" w:space="0" w:color="auto"/>
                <w:bottom w:val="none" w:sz="0" w:space="0" w:color="auto"/>
                <w:right w:val="none" w:sz="0" w:space="0" w:color="auto"/>
              </w:divBdr>
            </w:div>
            <w:div w:id="1704667322">
              <w:marLeft w:val="0"/>
              <w:marRight w:val="0"/>
              <w:marTop w:val="0"/>
              <w:marBottom w:val="0"/>
              <w:divBdr>
                <w:top w:val="none" w:sz="0" w:space="0" w:color="auto"/>
                <w:left w:val="none" w:sz="0" w:space="0" w:color="auto"/>
                <w:bottom w:val="none" w:sz="0" w:space="0" w:color="auto"/>
                <w:right w:val="none" w:sz="0" w:space="0" w:color="auto"/>
              </w:divBdr>
            </w:div>
            <w:div w:id="1710299723">
              <w:marLeft w:val="0"/>
              <w:marRight w:val="0"/>
              <w:marTop w:val="0"/>
              <w:marBottom w:val="0"/>
              <w:divBdr>
                <w:top w:val="none" w:sz="0" w:space="0" w:color="auto"/>
                <w:left w:val="none" w:sz="0" w:space="0" w:color="auto"/>
                <w:bottom w:val="none" w:sz="0" w:space="0" w:color="auto"/>
                <w:right w:val="none" w:sz="0" w:space="0" w:color="auto"/>
              </w:divBdr>
            </w:div>
            <w:div w:id="1711153037">
              <w:marLeft w:val="0"/>
              <w:marRight w:val="0"/>
              <w:marTop w:val="0"/>
              <w:marBottom w:val="0"/>
              <w:divBdr>
                <w:top w:val="none" w:sz="0" w:space="0" w:color="auto"/>
                <w:left w:val="none" w:sz="0" w:space="0" w:color="auto"/>
                <w:bottom w:val="none" w:sz="0" w:space="0" w:color="auto"/>
                <w:right w:val="none" w:sz="0" w:space="0" w:color="auto"/>
              </w:divBdr>
            </w:div>
            <w:div w:id="1711688094">
              <w:marLeft w:val="0"/>
              <w:marRight w:val="0"/>
              <w:marTop w:val="0"/>
              <w:marBottom w:val="0"/>
              <w:divBdr>
                <w:top w:val="none" w:sz="0" w:space="0" w:color="auto"/>
                <w:left w:val="none" w:sz="0" w:space="0" w:color="auto"/>
                <w:bottom w:val="none" w:sz="0" w:space="0" w:color="auto"/>
                <w:right w:val="none" w:sz="0" w:space="0" w:color="auto"/>
              </w:divBdr>
            </w:div>
            <w:div w:id="1712223123">
              <w:marLeft w:val="0"/>
              <w:marRight w:val="0"/>
              <w:marTop w:val="0"/>
              <w:marBottom w:val="0"/>
              <w:divBdr>
                <w:top w:val="none" w:sz="0" w:space="0" w:color="auto"/>
                <w:left w:val="none" w:sz="0" w:space="0" w:color="auto"/>
                <w:bottom w:val="none" w:sz="0" w:space="0" w:color="auto"/>
                <w:right w:val="none" w:sz="0" w:space="0" w:color="auto"/>
              </w:divBdr>
            </w:div>
            <w:div w:id="1713579091">
              <w:marLeft w:val="0"/>
              <w:marRight w:val="0"/>
              <w:marTop w:val="0"/>
              <w:marBottom w:val="0"/>
              <w:divBdr>
                <w:top w:val="none" w:sz="0" w:space="0" w:color="auto"/>
                <w:left w:val="none" w:sz="0" w:space="0" w:color="auto"/>
                <w:bottom w:val="none" w:sz="0" w:space="0" w:color="auto"/>
                <w:right w:val="none" w:sz="0" w:space="0" w:color="auto"/>
              </w:divBdr>
            </w:div>
            <w:div w:id="1715037289">
              <w:marLeft w:val="0"/>
              <w:marRight w:val="0"/>
              <w:marTop w:val="0"/>
              <w:marBottom w:val="0"/>
              <w:divBdr>
                <w:top w:val="none" w:sz="0" w:space="0" w:color="auto"/>
                <w:left w:val="none" w:sz="0" w:space="0" w:color="auto"/>
                <w:bottom w:val="none" w:sz="0" w:space="0" w:color="auto"/>
                <w:right w:val="none" w:sz="0" w:space="0" w:color="auto"/>
              </w:divBdr>
            </w:div>
            <w:div w:id="1722945350">
              <w:marLeft w:val="0"/>
              <w:marRight w:val="0"/>
              <w:marTop w:val="0"/>
              <w:marBottom w:val="0"/>
              <w:divBdr>
                <w:top w:val="none" w:sz="0" w:space="0" w:color="auto"/>
                <w:left w:val="none" w:sz="0" w:space="0" w:color="auto"/>
                <w:bottom w:val="none" w:sz="0" w:space="0" w:color="auto"/>
                <w:right w:val="none" w:sz="0" w:space="0" w:color="auto"/>
              </w:divBdr>
            </w:div>
            <w:div w:id="1723168023">
              <w:marLeft w:val="0"/>
              <w:marRight w:val="0"/>
              <w:marTop w:val="0"/>
              <w:marBottom w:val="0"/>
              <w:divBdr>
                <w:top w:val="none" w:sz="0" w:space="0" w:color="auto"/>
                <w:left w:val="none" w:sz="0" w:space="0" w:color="auto"/>
                <w:bottom w:val="none" w:sz="0" w:space="0" w:color="auto"/>
                <w:right w:val="none" w:sz="0" w:space="0" w:color="auto"/>
              </w:divBdr>
            </w:div>
            <w:div w:id="1723401689">
              <w:marLeft w:val="0"/>
              <w:marRight w:val="0"/>
              <w:marTop w:val="0"/>
              <w:marBottom w:val="0"/>
              <w:divBdr>
                <w:top w:val="none" w:sz="0" w:space="0" w:color="auto"/>
                <w:left w:val="none" w:sz="0" w:space="0" w:color="auto"/>
                <w:bottom w:val="none" w:sz="0" w:space="0" w:color="auto"/>
                <w:right w:val="none" w:sz="0" w:space="0" w:color="auto"/>
              </w:divBdr>
            </w:div>
            <w:div w:id="1724868713">
              <w:marLeft w:val="0"/>
              <w:marRight w:val="0"/>
              <w:marTop w:val="0"/>
              <w:marBottom w:val="0"/>
              <w:divBdr>
                <w:top w:val="none" w:sz="0" w:space="0" w:color="auto"/>
                <w:left w:val="none" w:sz="0" w:space="0" w:color="auto"/>
                <w:bottom w:val="none" w:sz="0" w:space="0" w:color="auto"/>
                <w:right w:val="none" w:sz="0" w:space="0" w:color="auto"/>
              </w:divBdr>
            </w:div>
            <w:div w:id="1725449710">
              <w:marLeft w:val="0"/>
              <w:marRight w:val="0"/>
              <w:marTop w:val="0"/>
              <w:marBottom w:val="0"/>
              <w:divBdr>
                <w:top w:val="none" w:sz="0" w:space="0" w:color="auto"/>
                <w:left w:val="none" w:sz="0" w:space="0" w:color="auto"/>
                <w:bottom w:val="none" w:sz="0" w:space="0" w:color="auto"/>
                <w:right w:val="none" w:sz="0" w:space="0" w:color="auto"/>
              </w:divBdr>
            </w:div>
            <w:div w:id="1726173885">
              <w:marLeft w:val="0"/>
              <w:marRight w:val="0"/>
              <w:marTop w:val="0"/>
              <w:marBottom w:val="0"/>
              <w:divBdr>
                <w:top w:val="none" w:sz="0" w:space="0" w:color="auto"/>
                <w:left w:val="none" w:sz="0" w:space="0" w:color="auto"/>
                <w:bottom w:val="none" w:sz="0" w:space="0" w:color="auto"/>
                <w:right w:val="none" w:sz="0" w:space="0" w:color="auto"/>
              </w:divBdr>
            </w:div>
            <w:div w:id="1726374826">
              <w:marLeft w:val="0"/>
              <w:marRight w:val="0"/>
              <w:marTop w:val="0"/>
              <w:marBottom w:val="0"/>
              <w:divBdr>
                <w:top w:val="none" w:sz="0" w:space="0" w:color="auto"/>
                <w:left w:val="none" w:sz="0" w:space="0" w:color="auto"/>
                <w:bottom w:val="none" w:sz="0" w:space="0" w:color="auto"/>
                <w:right w:val="none" w:sz="0" w:space="0" w:color="auto"/>
              </w:divBdr>
            </w:div>
            <w:div w:id="1727026178">
              <w:marLeft w:val="0"/>
              <w:marRight w:val="0"/>
              <w:marTop w:val="0"/>
              <w:marBottom w:val="0"/>
              <w:divBdr>
                <w:top w:val="none" w:sz="0" w:space="0" w:color="auto"/>
                <w:left w:val="none" w:sz="0" w:space="0" w:color="auto"/>
                <w:bottom w:val="none" w:sz="0" w:space="0" w:color="auto"/>
                <w:right w:val="none" w:sz="0" w:space="0" w:color="auto"/>
              </w:divBdr>
            </w:div>
            <w:div w:id="1728987866">
              <w:marLeft w:val="0"/>
              <w:marRight w:val="0"/>
              <w:marTop w:val="0"/>
              <w:marBottom w:val="0"/>
              <w:divBdr>
                <w:top w:val="none" w:sz="0" w:space="0" w:color="auto"/>
                <w:left w:val="none" w:sz="0" w:space="0" w:color="auto"/>
                <w:bottom w:val="none" w:sz="0" w:space="0" w:color="auto"/>
                <w:right w:val="none" w:sz="0" w:space="0" w:color="auto"/>
              </w:divBdr>
            </w:div>
            <w:div w:id="1730491845">
              <w:marLeft w:val="0"/>
              <w:marRight w:val="0"/>
              <w:marTop w:val="0"/>
              <w:marBottom w:val="0"/>
              <w:divBdr>
                <w:top w:val="none" w:sz="0" w:space="0" w:color="auto"/>
                <w:left w:val="none" w:sz="0" w:space="0" w:color="auto"/>
                <w:bottom w:val="none" w:sz="0" w:space="0" w:color="auto"/>
                <w:right w:val="none" w:sz="0" w:space="0" w:color="auto"/>
              </w:divBdr>
            </w:div>
            <w:div w:id="1731340113">
              <w:marLeft w:val="0"/>
              <w:marRight w:val="0"/>
              <w:marTop w:val="0"/>
              <w:marBottom w:val="0"/>
              <w:divBdr>
                <w:top w:val="none" w:sz="0" w:space="0" w:color="auto"/>
                <w:left w:val="none" w:sz="0" w:space="0" w:color="auto"/>
                <w:bottom w:val="none" w:sz="0" w:space="0" w:color="auto"/>
                <w:right w:val="none" w:sz="0" w:space="0" w:color="auto"/>
              </w:divBdr>
            </w:div>
            <w:div w:id="1732339758">
              <w:marLeft w:val="0"/>
              <w:marRight w:val="0"/>
              <w:marTop w:val="0"/>
              <w:marBottom w:val="0"/>
              <w:divBdr>
                <w:top w:val="none" w:sz="0" w:space="0" w:color="auto"/>
                <w:left w:val="none" w:sz="0" w:space="0" w:color="auto"/>
                <w:bottom w:val="none" w:sz="0" w:space="0" w:color="auto"/>
                <w:right w:val="none" w:sz="0" w:space="0" w:color="auto"/>
              </w:divBdr>
            </w:div>
            <w:div w:id="1734959919">
              <w:marLeft w:val="0"/>
              <w:marRight w:val="0"/>
              <w:marTop w:val="0"/>
              <w:marBottom w:val="0"/>
              <w:divBdr>
                <w:top w:val="none" w:sz="0" w:space="0" w:color="auto"/>
                <w:left w:val="none" w:sz="0" w:space="0" w:color="auto"/>
                <w:bottom w:val="none" w:sz="0" w:space="0" w:color="auto"/>
                <w:right w:val="none" w:sz="0" w:space="0" w:color="auto"/>
              </w:divBdr>
            </w:div>
            <w:div w:id="1736395295">
              <w:marLeft w:val="0"/>
              <w:marRight w:val="0"/>
              <w:marTop w:val="0"/>
              <w:marBottom w:val="0"/>
              <w:divBdr>
                <w:top w:val="none" w:sz="0" w:space="0" w:color="auto"/>
                <w:left w:val="none" w:sz="0" w:space="0" w:color="auto"/>
                <w:bottom w:val="none" w:sz="0" w:space="0" w:color="auto"/>
                <w:right w:val="none" w:sz="0" w:space="0" w:color="auto"/>
              </w:divBdr>
            </w:div>
            <w:div w:id="1740322951">
              <w:marLeft w:val="0"/>
              <w:marRight w:val="0"/>
              <w:marTop w:val="0"/>
              <w:marBottom w:val="0"/>
              <w:divBdr>
                <w:top w:val="none" w:sz="0" w:space="0" w:color="auto"/>
                <w:left w:val="none" w:sz="0" w:space="0" w:color="auto"/>
                <w:bottom w:val="none" w:sz="0" w:space="0" w:color="auto"/>
                <w:right w:val="none" w:sz="0" w:space="0" w:color="auto"/>
              </w:divBdr>
              <w:divsChild>
                <w:div w:id="822161270">
                  <w:marLeft w:val="0"/>
                  <w:marRight w:val="0"/>
                  <w:marTop w:val="0"/>
                  <w:marBottom w:val="0"/>
                  <w:divBdr>
                    <w:top w:val="none" w:sz="0" w:space="0" w:color="auto"/>
                    <w:left w:val="none" w:sz="0" w:space="0" w:color="auto"/>
                    <w:bottom w:val="none" w:sz="0" w:space="0" w:color="auto"/>
                    <w:right w:val="none" w:sz="0" w:space="0" w:color="auto"/>
                  </w:divBdr>
                </w:div>
                <w:div w:id="1300114668">
                  <w:marLeft w:val="0"/>
                  <w:marRight w:val="0"/>
                  <w:marTop w:val="0"/>
                  <w:marBottom w:val="0"/>
                  <w:divBdr>
                    <w:top w:val="none" w:sz="0" w:space="0" w:color="auto"/>
                    <w:left w:val="none" w:sz="0" w:space="0" w:color="auto"/>
                    <w:bottom w:val="none" w:sz="0" w:space="0" w:color="auto"/>
                    <w:right w:val="none" w:sz="0" w:space="0" w:color="auto"/>
                  </w:divBdr>
                </w:div>
                <w:div w:id="1605305700">
                  <w:marLeft w:val="0"/>
                  <w:marRight w:val="0"/>
                  <w:marTop w:val="0"/>
                  <w:marBottom w:val="0"/>
                  <w:divBdr>
                    <w:top w:val="none" w:sz="0" w:space="0" w:color="auto"/>
                    <w:left w:val="none" w:sz="0" w:space="0" w:color="auto"/>
                    <w:bottom w:val="none" w:sz="0" w:space="0" w:color="auto"/>
                    <w:right w:val="none" w:sz="0" w:space="0" w:color="auto"/>
                  </w:divBdr>
                </w:div>
              </w:divsChild>
            </w:div>
            <w:div w:id="1745254748">
              <w:marLeft w:val="0"/>
              <w:marRight w:val="0"/>
              <w:marTop w:val="0"/>
              <w:marBottom w:val="0"/>
              <w:divBdr>
                <w:top w:val="none" w:sz="0" w:space="0" w:color="auto"/>
                <w:left w:val="none" w:sz="0" w:space="0" w:color="auto"/>
                <w:bottom w:val="none" w:sz="0" w:space="0" w:color="auto"/>
                <w:right w:val="none" w:sz="0" w:space="0" w:color="auto"/>
              </w:divBdr>
            </w:div>
            <w:div w:id="1745881805">
              <w:marLeft w:val="0"/>
              <w:marRight w:val="0"/>
              <w:marTop w:val="0"/>
              <w:marBottom w:val="0"/>
              <w:divBdr>
                <w:top w:val="none" w:sz="0" w:space="0" w:color="auto"/>
                <w:left w:val="none" w:sz="0" w:space="0" w:color="auto"/>
                <w:bottom w:val="none" w:sz="0" w:space="0" w:color="auto"/>
                <w:right w:val="none" w:sz="0" w:space="0" w:color="auto"/>
              </w:divBdr>
            </w:div>
            <w:div w:id="1746149121">
              <w:marLeft w:val="0"/>
              <w:marRight w:val="0"/>
              <w:marTop w:val="0"/>
              <w:marBottom w:val="0"/>
              <w:divBdr>
                <w:top w:val="none" w:sz="0" w:space="0" w:color="auto"/>
                <w:left w:val="none" w:sz="0" w:space="0" w:color="auto"/>
                <w:bottom w:val="none" w:sz="0" w:space="0" w:color="auto"/>
                <w:right w:val="none" w:sz="0" w:space="0" w:color="auto"/>
              </w:divBdr>
            </w:div>
            <w:div w:id="1746220299">
              <w:marLeft w:val="0"/>
              <w:marRight w:val="0"/>
              <w:marTop w:val="0"/>
              <w:marBottom w:val="0"/>
              <w:divBdr>
                <w:top w:val="none" w:sz="0" w:space="0" w:color="auto"/>
                <w:left w:val="none" w:sz="0" w:space="0" w:color="auto"/>
                <w:bottom w:val="none" w:sz="0" w:space="0" w:color="auto"/>
                <w:right w:val="none" w:sz="0" w:space="0" w:color="auto"/>
              </w:divBdr>
            </w:div>
            <w:div w:id="1748188955">
              <w:marLeft w:val="0"/>
              <w:marRight w:val="0"/>
              <w:marTop w:val="360"/>
              <w:marBottom w:val="0"/>
              <w:divBdr>
                <w:top w:val="single" w:sz="6" w:space="0" w:color="auto"/>
                <w:left w:val="single" w:sz="6" w:space="0" w:color="auto"/>
                <w:bottom w:val="single" w:sz="6" w:space="0" w:color="auto"/>
                <w:right w:val="single" w:sz="6" w:space="0" w:color="auto"/>
              </w:divBdr>
            </w:div>
            <w:div w:id="1749376870">
              <w:marLeft w:val="0"/>
              <w:marRight w:val="0"/>
              <w:marTop w:val="0"/>
              <w:marBottom w:val="0"/>
              <w:divBdr>
                <w:top w:val="none" w:sz="0" w:space="0" w:color="auto"/>
                <w:left w:val="none" w:sz="0" w:space="0" w:color="auto"/>
                <w:bottom w:val="none" w:sz="0" w:space="0" w:color="auto"/>
                <w:right w:val="none" w:sz="0" w:space="0" w:color="auto"/>
              </w:divBdr>
            </w:div>
            <w:div w:id="1749427136">
              <w:marLeft w:val="0"/>
              <w:marRight w:val="0"/>
              <w:marTop w:val="0"/>
              <w:marBottom w:val="0"/>
              <w:divBdr>
                <w:top w:val="none" w:sz="0" w:space="0" w:color="auto"/>
                <w:left w:val="none" w:sz="0" w:space="0" w:color="auto"/>
                <w:bottom w:val="none" w:sz="0" w:space="0" w:color="auto"/>
                <w:right w:val="none" w:sz="0" w:space="0" w:color="auto"/>
              </w:divBdr>
            </w:div>
            <w:div w:id="1749883142">
              <w:marLeft w:val="0"/>
              <w:marRight w:val="0"/>
              <w:marTop w:val="0"/>
              <w:marBottom w:val="0"/>
              <w:divBdr>
                <w:top w:val="none" w:sz="0" w:space="0" w:color="auto"/>
                <w:left w:val="none" w:sz="0" w:space="0" w:color="auto"/>
                <w:bottom w:val="none" w:sz="0" w:space="0" w:color="auto"/>
                <w:right w:val="none" w:sz="0" w:space="0" w:color="auto"/>
              </w:divBdr>
            </w:div>
            <w:div w:id="1750499135">
              <w:marLeft w:val="0"/>
              <w:marRight w:val="0"/>
              <w:marTop w:val="0"/>
              <w:marBottom w:val="0"/>
              <w:divBdr>
                <w:top w:val="none" w:sz="0" w:space="0" w:color="auto"/>
                <w:left w:val="none" w:sz="0" w:space="0" w:color="auto"/>
                <w:bottom w:val="none" w:sz="0" w:space="0" w:color="auto"/>
                <w:right w:val="none" w:sz="0" w:space="0" w:color="auto"/>
              </w:divBdr>
            </w:div>
            <w:div w:id="1750619617">
              <w:marLeft w:val="0"/>
              <w:marRight w:val="0"/>
              <w:marTop w:val="0"/>
              <w:marBottom w:val="0"/>
              <w:divBdr>
                <w:top w:val="none" w:sz="0" w:space="0" w:color="auto"/>
                <w:left w:val="none" w:sz="0" w:space="0" w:color="auto"/>
                <w:bottom w:val="none" w:sz="0" w:space="0" w:color="auto"/>
                <w:right w:val="none" w:sz="0" w:space="0" w:color="auto"/>
              </w:divBdr>
            </w:div>
            <w:div w:id="1751805757">
              <w:marLeft w:val="0"/>
              <w:marRight w:val="0"/>
              <w:marTop w:val="0"/>
              <w:marBottom w:val="0"/>
              <w:divBdr>
                <w:top w:val="none" w:sz="0" w:space="0" w:color="auto"/>
                <w:left w:val="none" w:sz="0" w:space="0" w:color="auto"/>
                <w:bottom w:val="none" w:sz="0" w:space="0" w:color="auto"/>
                <w:right w:val="none" w:sz="0" w:space="0" w:color="auto"/>
              </w:divBdr>
            </w:div>
            <w:div w:id="1753314725">
              <w:marLeft w:val="0"/>
              <w:marRight w:val="0"/>
              <w:marTop w:val="0"/>
              <w:marBottom w:val="0"/>
              <w:divBdr>
                <w:top w:val="none" w:sz="0" w:space="0" w:color="auto"/>
                <w:left w:val="none" w:sz="0" w:space="0" w:color="auto"/>
                <w:bottom w:val="none" w:sz="0" w:space="0" w:color="auto"/>
                <w:right w:val="none" w:sz="0" w:space="0" w:color="auto"/>
              </w:divBdr>
            </w:div>
            <w:div w:id="1756824827">
              <w:marLeft w:val="0"/>
              <w:marRight w:val="0"/>
              <w:marTop w:val="0"/>
              <w:marBottom w:val="0"/>
              <w:divBdr>
                <w:top w:val="none" w:sz="0" w:space="0" w:color="auto"/>
                <w:left w:val="none" w:sz="0" w:space="0" w:color="auto"/>
                <w:bottom w:val="none" w:sz="0" w:space="0" w:color="auto"/>
                <w:right w:val="none" w:sz="0" w:space="0" w:color="auto"/>
              </w:divBdr>
            </w:div>
            <w:div w:id="1759449110">
              <w:marLeft w:val="0"/>
              <w:marRight w:val="0"/>
              <w:marTop w:val="0"/>
              <w:marBottom w:val="0"/>
              <w:divBdr>
                <w:top w:val="none" w:sz="0" w:space="0" w:color="auto"/>
                <w:left w:val="none" w:sz="0" w:space="0" w:color="auto"/>
                <w:bottom w:val="none" w:sz="0" w:space="0" w:color="auto"/>
                <w:right w:val="none" w:sz="0" w:space="0" w:color="auto"/>
              </w:divBdr>
            </w:div>
            <w:div w:id="1760246766">
              <w:marLeft w:val="0"/>
              <w:marRight w:val="0"/>
              <w:marTop w:val="0"/>
              <w:marBottom w:val="0"/>
              <w:divBdr>
                <w:top w:val="none" w:sz="0" w:space="0" w:color="auto"/>
                <w:left w:val="none" w:sz="0" w:space="0" w:color="auto"/>
                <w:bottom w:val="none" w:sz="0" w:space="0" w:color="auto"/>
                <w:right w:val="none" w:sz="0" w:space="0" w:color="auto"/>
              </w:divBdr>
            </w:div>
            <w:div w:id="1762096892">
              <w:marLeft w:val="0"/>
              <w:marRight w:val="0"/>
              <w:marTop w:val="0"/>
              <w:marBottom w:val="0"/>
              <w:divBdr>
                <w:top w:val="none" w:sz="0" w:space="0" w:color="auto"/>
                <w:left w:val="none" w:sz="0" w:space="0" w:color="auto"/>
                <w:bottom w:val="none" w:sz="0" w:space="0" w:color="auto"/>
                <w:right w:val="none" w:sz="0" w:space="0" w:color="auto"/>
              </w:divBdr>
            </w:div>
            <w:div w:id="1762139113">
              <w:marLeft w:val="0"/>
              <w:marRight w:val="0"/>
              <w:marTop w:val="0"/>
              <w:marBottom w:val="0"/>
              <w:divBdr>
                <w:top w:val="none" w:sz="0" w:space="0" w:color="auto"/>
                <w:left w:val="none" w:sz="0" w:space="0" w:color="auto"/>
                <w:bottom w:val="none" w:sz="0" w:space="0" w:color="auto"/>
                <w:right w:val="none" w:sz="0" w:space="0" w:color="auto"/>
              </w:divBdr>
            </w:div>
            <w:div w:id="1762336801">
              <w:marLeft w:val="0"/>
              <w:marRight w:val="0"/>
              <w:marTop w:val="0"/>
              <w:marBottom w:val="0"/>
              <w:divBdr>
                <w:top w:val="none" w:sz="0" w:space="0" w:color="auto"/>
                <w:left w:val="none" w:sz="0" w:space="0" w:color="auto"/>
                <w:bottom w:val="none" w:sz="0" w:space="0" w:color="auto"/>
                <w:right w:val="none" w:sz="0" w:space="0" w:color="auto"/>
              </w:divBdr>
            </w:div>
            <w:div w:id="1762945300">
              <w:marLeft w:val="0"/>
              <w:marRight w:val="0"/>
              <w:marTop w:val="360"/>
              <w:marBottom w:val="0"/>
              <w:divBdr>
                <w:top w:val="single" w:sz="6" w:space="0" w:color="auto"/>
                <w:left w:val="single" w:sz="6" w:space="0" w:color="auto"/>
                <w:bottom w:val="single" w:sz="6" w:space="0" w:color="auto"/>
                <w:right w:val="single" w:sz="6" w:space="0" w:color="auto"/>
              </w:divBdr>
            </w:div>
            <w:div w:id="1762987210">
              <w:marLeft w:val="0"/>
              <w:marRight w:val="0"/>
              <w:marTop w:val="0"/>
              <w:marBottom w:val="0"/>
              <w:divBdr>
                <w:top w:val="none" w:sz="0" w:space="0" w:color="auto"/>
                <w:left w:val="none" w:sz="0" w:space="0" w:color="auto"/>
                <w:bottom w:val="none" w:sz="0" w:space="0" w:color="auto"/>
                <w:right w:val="none" w:sz="0" w:space="0" w:color="auto"/>
              </w:divBdr>
            </w:div>
            <w:div w:id="1765106003">
              <w:marLeft w:val="0"/>
              <w:marRight w:val="0"/>
              <w:marTop w:val="360"/>
              <w:marBottom w:val="0"/>
              <w:divBdr>
                <w:top w:val="single" w:sz="6" w:space="0" w:color="auto"/>
                <w:left w:val="single" w:sz="6" w:space="0" w:color="auto"/>
                <w:bottom w:val="single" w:sz="6" w:space="0" w:color="auto"/>
                <w:right w:val="single" w:sz="6" w:space="0" w:color="auto"/>
              </w:divBdr>
            </w:div>
            <w:div w:id="1767919336">
              <w:marLeft w:val="0"/>
              <w:marRight w:val="0"/>
              <w:marTop w:val="0"/>
              <w:marBottom w:val="0"/>
              <w:divBdr>
                <w:top w:val="none" w:sz="0" w:space="0" w:color="auto"/>
                <w:left w:val="none" w:sz="0" w:space="0" w:color="auto"/>
                <w:bottom w:val="none" w:sz="0" w:space="0" w:color="auto"/>
                <w:right w:val="none" w:sz="0" w:space="0" w:color="auto"/>
              </w:divBdr>
            </w:div>
            <w:div w:id="1768227785">
              <w:marLeft w:val="0"/>
              <w:marRight w:val="0"/>
              <w:marTop w:val="0"/>
              <w:marBottom w:val="0"/>
              <w:divBdr>
                <w:top w:val="none" w:sz="0" w:space="0" w:color="auto"/>
                <w:left w:val="none" w:sz="0" w:space="0" w:color="auto"/>
                <w:bottom w:val="none" w:sz="0" w:space="0" w:color="auto"/>
                <w:right w:val="none" w:sz="0" w:space="0" w:color="auto"/>
              </w:divBdr>
            </w:div>
            <w:div w:id="1769085634">
              <w:marLeft w:val="0"/>
              <w:marRight w:val="0"/>
              <w:marTop w:val="0"/>
              <w:marBottom w:val="0"/>
              <w:divBdr>
                <w:top w:val="none" w:sz="0" w:space="0" w:color="auto"/>
                <w:left w:val="none" w:sz="0" w:space="0" w:color="auto"/>
                <w:bottom w:val="none" w:sz="0" w:space="0" w:color="auto"/>
                <w:right w:val="none" w:sz="0" w:space="0" w:color="auto"/>
              </w:divBdr>
            </w:div>
            <w:div w:id="1769277456">
              <w:marLeft w:val="0"/>
              <w:marRight w:val="0"/>
              <w:marTop w:val="0"/>
              <w:marBottom w:val="0"/>
              <w:divBdr>
                <w:top w:val="none" w:sz="0" w:space="0" w:color="auto"/>
                <w:left w:val="none" w:sz="0" w:space="0" w:color="auto"/>
                <w:bottom w:val="none" w:sz="0" w:space="0" w:color="auto"/>
                <w:right w:val="none" w:sz="0" w:space="0" w:color="auto"/>
              </w:divBdr>
            </w:div>
            <w:div w:id="1769740161">
              <w:marLeft w:val="0"/>
              <w:marRight w:val="0"/>
              <w:marTop w:val="0"/>
              <w:marBottom w:val="0"/>
              <w:divBdr>
                <w:top w:val="none" w:sz="0" w:space="0" w:color="auto"/>
                <w:left w:val="none" w:sz="0" w:space="0" w:color="auto"/>
                <w:bottom w:val="none" w:sz="0" w:space="0" w:color="auto"/>
                <w:right w:val="none" w:sz="0" w:space="0" w:color="auto"/>
              </w:divBdr>
            </w:div>
            <w:div w:id="1770082608">
              <w:marLeft w:val="0"/>
              <w:marRight w:val="0"/>
              <w:marTop w:val="0"/>
              <w:marBottom w:val="0"/>
              <w:divBdr>
                <w:top w:val="none" w:sz="0" w:space="0" w:color="auto"/>
                <w:left w:val="none" w:sz="0" w:space="0" w:color="auto"/>
                <w:bottom w:val="none" w:sz="0" w:space="0" w:color="auto"/>
                <w:right w:val="none" w:sz="0" w:space="0" w:color="auto"/>
              </w:divBdr>
            </w:div>
            <w:div w:id="1771465418">
              <w:marLeft w:val="0"/>
              <w:marRight w:val="0"/>
              <w:marTop w:val="0"/>
              <w:marBottom w:val="0"/>
              <w:divBdr>
                <w:top w:val="none" w:sz="0" w:space="0" w:color="auto"/>
                <w:left w:val="none" w:sz="0" w:space="0" w:color="auto"/>
                <w:bottom w:val="none" w:sz="0" w:space="0" w:color="auto"/>
                <w:right w:val="none" w:sz="0" w:space="0" w:color="auto"/>
              </w:divBdr>
            </w:div>
            <w:div w:id="1772972117">
              <w:marLeft w:val="0"/>
              <w:marRight w:val="0"/>
              <w:marTop w:val="0"/>
              <w:marBottom w:val="0"/>
              <w:divBdr>
                <w:top w:val="none" w:sz="0" w:space="0" w:color="auto"/>
                <w:left w:val="none" w:sz="0" w:space="0" w:color="auto"/>
                <w:bottom w:val="none" w:sz="0" w:space="0" w:color="auto"/>
                <w:right w:val="none" w:sz="0" w:space="0" w:color="auto"/>
              </w:divBdr>
            </w:div>
            <w:div w:id="1774133633">
              <w:marLeft w:val="0"/>
              <w:marRight w:val="0"/>
              <w:marTop w:val="0"/>
              <w:marBottom w:val="0"/>
              <w:divBdr>
                <w:top w:val="none" w:sz="0" w:space="0" w:color="auto"/>
                <w:left w:val="none" w:sz="0" w:space="0" w:color="auto"/>
                <w:bottom w:val="none" w:sz="0" w:space="0" w:color="auto"/>
                <w:right w:val="none" w:sz="0" w:space="0" w:color="auto"/>
              </w:divBdr>
            </w:div>
            <w:div w:id="1775787765">
              <w:marLeft w:val="0"/>
              <w:marRight w:val="0"/>
              <w:marTop w:val="0"/>
              <w:marBottom w:val="0"/>
              <w:divBdr>
                <w:top w:val="none" w:sz="0" w:space="0" w:color="auto"/>
                <w:left w:val="none" w:sz="0" w:space="0" w:color="auto"/>
                <w:bottom w:val="none" w:sz="0" w:space="0" w:color="auto"/>
                <w:right w:val="none" w:sz="0" w:space="0" w:color="auto"/>
              </w:divBdr>
            </w:div>
            <w:div w:id="1780220507">
              <w:marLeft w:val="0"/>
              <w:marRight w:val="0"/>
              <w:marTop w:val="0"/>
              <w:marBottom w:val="0"/>
              <w:divBdr>
                <w:top w:val="none" w:sz="0" w:space="0" w:color="auto"/>
                <w:left w:val="none" w:sz="0" w:space="0" w:color="auto"/>
                <w:bottom w:val="none" w:sz="0" w:space="0" w:color="auto"/>
                <w:right w:val="none" w:sz="0" w:space="0" w:color="auto"/>
              </w:divBdr>
            </w:div>
            <w:div w:id="1782990309">
              <w:marLeft w:val="0"/>
              <w:marRight w:val="0"/>
              <w:marTop w:val="0"/>
              <w:marBottom w:val="0"/>
              <w:divBdr>
                <w:top w:val="none" w:sz="0" w:space="0" w:color="auto"/>
                <w:left w:val="none" w:sz="0" w:space="0" w:color="auto"/>
                <w:bottom w:val="none" w:sz="0" w:space="0" w:color="auto"/>
                <w:right w:val="none" w:sz="0" w:space="0" w:color="auto"/>
              </w:divBdr>
            </w:div>
            <w:div w:id="1784032353">
              <w:marLeft w:val="0"/>
              <w:marRight w:val="0"/>
              <w:marTop w:val="0"/>
              <w:marBottom w:val="0"/>
              <w:divBdr>
                <w:top w:val="none" w:sz="0" w:space="0" w:color="auto"/>
                <w:left w:val="none" w:sz="0" w:space="0" w:color="auto"/>
                <w:bottom w:val="none" w:sz="0" w:space="0" w:color="auto"/>
                <w:right w:val="none" w:sz="0" w:space="0" w:color="auto"/>
              </w:divBdr>
            </w:div>
            <w:div w:id="1785342071">
              <w:marLeft w:val="0"/>
              <w:marRight w:val="0"/>
              <w:marTop w:val="0"/>
              <w:marBottom w:val="0"/>
              <w:divBdr>
                <w:top w:val="none" w:sz="0" w:space="0" w:color="auto"/>
                <w:left w:val="none" w:sz="0" w:space="0" w:color="auto"/>
                <w:bottom w:val="none" w:sz="0" w:space="0" w:color="auto"/>
                <w:right w:val="none" w:sz="0" w:space="0" w:color="auto"/>
              </w:divBdr>
            </w:div>
            <w:div w:id="1785343231">
              <w:marLeft w:val="0"/>
              <w:marRight w:val="0"/>
              <w:marTop w:val="0"/>
              <w:marBottom w:val="0"/>
              <w:divBdr>
                <w:top w:val="none" w:sz="0" w:space="0" w:color="auto"/>
                <w:left w:val="none" w:sz="0" w:space="0" w:color="auto"/>
                <w:bottom w:val="none" w:sz="0" w:space="0" w:color="auto"/>
                <w:right w:val="none" w:sz="0" w:space="0" w:color="auto"/>
              </w:divBdr>
            </w:div>
            <w:div w:id="1785343362">
              <w:marLeft w:val="0"/>
              <w:marRight w:val="0"/>
              <w:marTop w:val="0"/>
              <w:marBottom w:val="0"/>
              <w:divBdr>
                <w:top w:val="none" w:sz="0" w:space="0" w:color="auto"/>
                <w:left w:val="none" w:sz="0" w:space="0" w:color="auto"/>
                <w:bottom w:val="none" w:sz="0" w:space="0" w:color="auto"/>
                <w:right w:val="none" w:sz="0" w:space="0" w:color="auto"/>
              </w:divBdr>
            </w:div>
            <w:div w:id="1785536664">
              <w:marLeft w:val="0"/>
              <w:marRight w:val="0"/>
              <w:marTop w:val="0"/>
              <w:marBottom w:val="0"/>
              <w:divBdr>
                <w:top w:val="none" w:sz="0" w:space="0" w:color="auto"/>
                <w:left w:val="none" w:sz="0" w:space="0" w:color="auto"/>
                <w:bottom w:val="none" w:sz="0" w:space="0" w:color="auto"/>
                <w:right w:val="none" w:sz="0" w:space="0" w:color="auto"/>
              </w:divBdr>
            </w:div>
            <w:div w:id="1787581046">
              <w:marLeft w:val="0"/>
              <w:marRight w:val="0"/>
              <w:marTop w:val="0"/>
              <w:marBottom w:val="0"/>
              <w:divBdr>
                <w:top w:val="none" w:sz="0" w:space="0" w:color="auto"/>
                <w:left w:val="none" w:sz="0" w:space="0" w:color="auto"/>
                <w:bottom w:val="none" w:sz="0" w:space="0" w:color="auto"/>
                <w:right w:val="none" w:sz="0" w:space="0" w:color="auto"/>
              </w:divBdr>
            </w:div>
            <w:div w:id="1791238254">
              <w:marLeft w:val="0"/>
              <w:marRight w:val="0"/>
              <w:marTop w:val="0"/>
              <w:marBottom w:val="0"/>
              <w:divBdr>
                <w:top w:val="none" w:sz="0" w:space="0" w:color="auto"/>
                <w:left w:val="none" w:sz="0" w:space="0" w:color="auto"/>
                <w:bottom w:val="none" w:sz="0" w:space="0" w:color="auto"/>
                <w:right w:val="none" w:sz="0" w:space="0" w:color="auto"/>
              </w:divBdr>
            </w:div>
            <w:div w:id="1791782672">
              <w:marLeft w:val="0"/>
              <w:marRight w:val="0"/>
              <w:marTop w:val="0"/>
              <w:marBottom w:val="0"/>
              <w:divBdr>
                <w:top w:val="none" w:sz="0" w:space="0" w:color="auto"/>
                <w:left w:val="none" w:sz="0" w:space="0" w:color="auto"/>
                <w:bottom w:val="none" w:sz="0" w:space="0" w:color="auto"/>
                <w:right w:val="none" w:sz="0" w:space="0" w:color="auto"/>
              </w:divBdr>
            </w:div>
            <w:div w:id="1792477685">
              <w:marLeft w:val="0"/>
              <w:marRight w:val="0"/>
              <w:marTop w:val="0"/>
              <w:marBottom w:val="0"/>
              <w:divBdr>
                <w:top w:val="none" w:sz="0" w:space="0" w:color="auto"/>
                <w:left w:val="none" w:sz="0" w:space="0" w:color="auto"/>
                <w:bottom w:val="none" w:sz="0" w:space="0" w:color="auto"/>
                <w:right w:val="none" w:sz="0" w:space="0" w:color="auto"/>
              </w:divBdr>
            </w:div>
            <w:div w:id="1792552401">
              <w:marLeft w:val="0"/>
              <w:marRight w:val="0"/>
              <w:marTop w:val="0"/>
              <w:marBottom w:val="0"/>
              <w:divBdr>
                <w:top w:val="none" w:sz="0" w:space="0" w:color="auto"/>
                <w:left w:val="none" w:sz="0" w:space="0" w:color="auto"/>
                <w:bottom w:val="none" w:sz="0" w:space="0" w:color="auto"/>
                <w:right w:val="none" w:sz="0" w:space="0" w:color="auto"/>
              </w:divBdr>
            </w:div>
            <w:div w:id="1796555642">
              <w:marLeft w:val="0"/>
              <w:marRight w:val="0"/>
              <w:marTop w:val="0"/>
              <w:marBottom w:val="0"/>
              <w:divBdr>
                <w:top w:val="none" w:sz="0" w:space="0" w:color="auto"/>
                <w:left w:val="none" w:sz="0" w:space="0" w:color="auto"/>
                <w:bottom w:val="none" w:sz="0" w:space="0" w:color="auto"/>
                <w:right w:val="none" w:sz="0" w:space="0" w:color="auto"/>
              </w:divBdr>
            </w:div>
            <w:div w:id="1798403462">
              <w:marLeft w:val="0"/>
              <w:marRight w:val="0"/>
              <w:marTop w:val="0"/>
              <w:marBottom w:val="0"/>
              <w:divBdr>
                <w:top w:val="none" w:sz="0" w:space="0" w:color="auto"/>
                <w:left w:val="none" w:sz="0" w:space="0" w:color="auto"/>
                <w:bottom w:val="none" w:sz="0" w:space="0" w:color="auto"/>
                <w:right w:val="none" w:sz="0" w:space="0" w:color="auto"/>
              </w:divBdr>
            </w:div>
            <w:div w:id="1798527250">
              <w:marLeft w:val="0"/>
              <w:marRight w:val="0"/>
              <w:marTop w:val="0"/>
              <w:marBottom w:val="0"/>
              <w:divBdr>
                <w:top w:val="none" w:sz="0" w:space="0" w:color="auto"/>
                <w:left w:val="none" w:sz="0" w:space="0" w:color="auto"/>
                <w:bottom w:val="none" w:sz="0" w:space="0" w:color="auto"/>
                <w:right w:val="none" w:sz="0" w:space="0" w:color="auto"/>
              </w:divBdr>
            </w:div>
            <w:div w:id="1799175989">
              <w:marLeft w:val="0"/>
              <w:marRight w:val="0"/>
              <w:marTop w:val="0"/>
              <w:marBottom w:val="0"/>
              <w:divBdr>
                <w:top w:val="none" w:sz="0" w:space="0" w:color="auto"/>
                <w:left w:val="none" w:sz="0" w:space="0" w:color="auto"/>
                <w:bottom w:val="none" w:sz="0" w:space="0" w:color="auto"/>
                <w:right w:val="none" w:sz="0" w:space="0" w:color="auto"/>
              </w:divBdr>
            </w:div>
            <w:div w:id="1800033427">
              <w:marLeft w:val="0"/>
              <w:marRight w:val="0"/>
              <w:marTop w:val="0"/>
              <w:marBottom w:val="0"/>
              <w:divBdr>
                <w:top w:val="none" w:sz="0" w:space="0" w:color="auto"/>
                <w:left w:val="none" w:sz="0" w:space="0" w:color="auto"/>
                <w:bottom w:val="none" w:sz="0" w:space="0" w:color="auto"/>
                <w:right w:val="none" w:sz="0" w:space="0" w:color="auto"/>
              </w:divBdr>
            </w:div>
            <w:div w:id="1804034997">
              <w:marLeft w:val="0"/>
              <w:marRight w:val="0"/>
              <w:marTop w:val="0"/>
              <w:marBottom w:val="0"/>
              <w:divBdr>
                <w:top w:val="none" w:sz="0" w:space="0" w:color="auto"/>
                <w:left w:val="none" w:sz="0" w:space="0" w:color="auto"/>
                <w:bottom w:val="none" w:sz="0" w:space="0" w:color="auto"/>
                <w:right w:val="none" w:sz="0" w:space="0" w:color="auto"/>
              </w:divBdr>
            </w:div>
            <w:div w:id="1806852027">
              <w:marLeft w:val="0"/>
              <w:marRight w:val="0"/>
              <w:marTop w:val="0"/>
              <w:marBottom w:val="0"/>
              <w:divBdr>
                <w:top w:val="none" w:sz="0" w:space="0" w:color="auto"/>
                <w:left w:val="none" w:sz="0" w:space="0" w:color="auto"/>
                <w:bottom w:val="none" w:sz="0" w:space="0" w:color="auto"/>
                <w:right w:val="none" w:sz="0" w:space="0" w:color="auto"/>
              </w:divBdr>
            </w:div>
            <w:div w:id="1806966631">
              <w:marLeft w:val="0"/>
              <w:marRight w:val="0"/>
              <w:marTop w:val="0"/>
              <w:marBottom w:val="0"/>
              <w:divBdr>
                <w:top w:val="none" w:sz="0" w:space="0" w:color="auto"/>
                <w:left w:val="none" w:sz="0" w:space="0" w:color="auto"/>
                <w:bottom w:val="none" w:sz="0" w:space="0" w:color="auto"/>
                <w:right w:val="none" w:sz="0" w:space="0" w:color="auto"/>
              </w:divBdr>
            </w:div>
            <w:div w:id="1809546229">
              <w:marLeft w:val="0"/>
              <w:marRight w:val="0"/>
              <w:marTop w:val="0"/>
              <w:marBottom w:val="0"/>
              <w:divBdr>
                <w:top w:val="none" w:sz="0" w:space="0" w:color="auto"/>
                <w:left w:val="none" w:sz="0" w:space="0" w:color="auto"/>
                <w:bottom w:val="none" w:sz="0" w:space="0" w:color="auto"/>
                <w:right w:val="none" w:sz="0" w:space="0" w:color="auto"/>
              </w:divBdr>
            </w:div>
            <w:div w:id="1812552472">
              <w:marLeft w:val="0"/>
              <w:marRight w:val="0"/>
              <w:marTop w:val="0"/>
              <w:marBottom w:val="0"/>
              <w:divBdr>
                <w:top w:val="none" w:sz="0" w:space="0" w:color="auto"/>
                <w:left w:val="none" w:sz="0" w:space="0" w:color="auto"/>
                <w:bottom w:val="none" w:sz="0" w:space="0" w:color="auto"/>
                <w:right w:val="none" w:sz="0" w:space="0" w:color="auto"/>
              </w:divBdr>
            </w:div>
            <w:div w:id="1813399429">
              <w:marLeft w:val="0"/>
              <w:marRight w:val="0"/>
              <w:marTop w:val="0"/>
              <w:marBottom w:val="0"/>
              <w:divBdr>
                <w:top w:val="none" w:sz="0" w:space="0" w:color="auto"/>
                <w:left w:val="none" w:sz="0" w:space="0" w:color="auto"/>
                <w:bottom w:val="none" w:sz="0" w:space="0" w:color="auto"/>
                <w:right w:val="none" w:sz="0" w:space="0" w:color="auto"/>
              </w:divBdr>
            </w:div>
            <w:div w:id="1813450454">
              <w:marLeft w:val="0"/>
              <w:marRight w:val="0"/>
              <w:marTop w:val="0"/>
              <w:marBottom w:val="0"/>
              <w:divBdr>
                <w:top w:val="none" w:sz="0" w:space="0" w:color="auto"/>
                <w:left w:val="none" w:sz="0" w:space="0" w:color="auto"/>
                <w:bottom w:val="none" w:sz="0" w:space="0" w:color="auto"/>
                <w:right w:val="none" w:sz="0" w:space="0" w:color="auto"/>
              </w:divBdr>
            </w:div>
            <w:div w:id="1814641792">
              <w:marLeft w:val="0"/>
              <w:marRight w:val="0"/>
              <w:marTop w:val="0"/>
              <w:marBottom w:val="0"/>
              <w:divBdr>
                <w:top w:val="none" w:sz="0" w:space="0" w:color="auto"/>
                <w:left w:val="none" w:sz="0" w:space="0" w:color="auto"/>
                <w:bottom w:val="none" w:sz="0" w:space="0" w:color="auto"/>
                <w:right w:val="none" w:sz="0" w:space="0" w:color="auto"/>
              </w:divBdr>
            </w:div>
            <w:div w:id="1814789483">
              <w:marLeft w:val="0"/>
              <w:marRight w:val="0"/>
              <w:marTop w:val="0"/>
              <w:marBottom w:val="0"/>
              <w:divBdr>
                <w:top w:val="none" w:sz="0" w:space="0" w:color="auto"/>
                <w:left w:val="none" w:sz="0" w:space="0" w:color="auto"/>
                <w:bottom w:val="none" w:sz="0" w:space="0" w:color="auto"/>
                <w:right w:val="none" w:sz="0" w:space="0" w:color="auto"/>
              </w:divBdr>
            </w:div>
            <w:div w:id="1815634274">
              <w:marLeft w:val="0"/>
              <w:marRight w:val="0"/>
              <w:marTop w:val="0"/>
              <w:marBottom w:val="0"/>
              <w:divBdr>
                <w:top w:val="none" w:sz="0" w:space="0" w:color="auto"/>
                <w:left w:val="none" w:sz="0" w:space="0" w:color="auto"/>
                <w:bottom w:val="none" w:sz="0" w:space="0" w:color="auto"/>
                <w:right w:val="none" w:sz="0" w:space="0" w:color="auto"/>
              </w:divBdr>
            </w:div>
            <w:div w:id="1815827346">
              <w:marLeft w:val="0"/>
              <w:marRight w:val="0"/>
              <w:marTop w:val="0"/>
              <w:marBottom w:val="0"/>
              <w:divBdr>
                <w:top w:val="none" w:sz="0" w:space="0" w:color="auto"/>
                <w:left w:val="none" w:sz="0" w:space="0" w:color="auto"/>
                <w:bottom w:val="none" w:sz="0" w:space="0" w:color="auto"/>
                <w:right w:val="none" w:sz="0" w:space="0" w:color="auto"/>
              </w:divBdr>
            </w:div>
            <w:div w:id="1816137897">
              <w:marLeft w:val="0"/>
              <w:marRight w:val="0"/>
              <w:marTop w:val="0"/>
              <w:marBottom w:val="0"/>
              <w:divBdr>
                <w:top w:val="none" w:sz="0" w:space="0" w:color="auto"/>
                <w:left w:val="none" w:sz="0" w:space="0" w:color="auto"/>
                <w:bottom w:val="none" w:sz="0" w:space="0" w:color="auto"/>
                <w:right w:val="none" w:sz="0" w:space="0" w:color="auto"/>
              </w:divBdr>
            </w:div>
            <w:div w:id="1817798354">
              <w:marLeft w:val="0"/>
              <w:marRight w:val="0"/>
              <w:marTop w:val="0"/>
              <w:marBottom w:val="0"/>
              <w:divBdr>
                <w:top w:val="none" w:sz="0" w:space="0" w:color="auto"/>
                <w:left w:val="none" w:sz="0" w:space="0" w:color="auto"/>
                <w:bottom w:val="none" w:sz="0" w:space="0" w:color="auto"/>
                <w:right w:val="none" w:sz="0" w:space="0" w:color="auto"/>
              </w:divBdr>
            </w:div>
            <w:div w:id="1818188235">
              <w:marLeft w:val="0"/>
              <w:marRight w:val="0"/>
              <w:marTop w:val="0"/>
              <w:marBottom w:val="0"/>
              <w:divBdr>
                <w:top w:val="none" w:sz="0" w:space="0" w:color="auto"/>
                <w:left w:val="none" w:sz="0" w:space="0" w:color="auto"/>
                <w:bottom w:val="none" w:sz="0" w:space="0" w:color="auto"/>
                <w:right w:val="none" w:sz="0" w:space="0" w:color="auto"/>
              </w:divBdr>
            </w:div>
            <w:div w:id="1818379728">
              <w:marLeft w:val="0"/>
              <w:marRight w:val="0"/>
              <w:marTop w:val="0"/>
              <w:marBottom w:val="0"/>
              <w:divBdr>
                <w:top w:val="none" w:sz="0" w:space="0" w:color="auto"/>
                <w:left w:val="none" w:sz="0" w:space="0" w:color="auto"/>
                <w:bottom w:val="none" w:sz="0" w:space="0" w:color="auto"/>
                <w:right w:val="none" w:sz="0" w:space="0" w:color="auto"/>
              </w:divBdr>
            </w:div>
            <w:div w:id="1819806505">
              <w:marLeft w:val="0"/>
              <w:marRight w:val="0"/>
              <w:marTop w:val="0"/>
              <w:marBottom w:val="0"/>
              <w:divBdr>
                <w:top w:val="none" w:sz="0" w:space="0" w:color="auto"/>
                <w:left w:val="none" w:sz="0" w:space="0" w:color="auto"/>
                <w:bottom w:val="none" w:sz="0" w:space="0" w:color="auto"/>
                <w:right w:val="none" w:sz="0" w:space="0" w:color="auto"/>
              </w:divBdr>
            </w:div>
            <w:div w:id="1823082030">
              <w:marLeft w:val="0"/>
              <w:marRight w:val="0"/>
              <w:marTop w:val="0"/>
              <w:marBottom w:val="0"/>
              <w:divBdr>
                <w:top w:val="none" w:sz="0" w:space="0" w:color="auto"/>
                <w:left w:val="none" w:sz="0" w:space="0" w:color="auto"/>
                <w:bottom w:val="none" w:sz="0" w:space="0" w:color="auto"/>
                <w:right w:val="none" w:sz="0" w:space="0" w:color="auto"/>
              </w:divBdr>
            </w:div>
            <w:div w:id="1824393564">
              <w:marLeft w:val="0"/>
              <w:marRight w:val="0"/>
              <w:marTop w:val="0"/>
              <w:marBottom w:val="0"/>
              <w:divBdr>
                <w:top w:val="none" w:sz="0" w:space="0" w:color="auto"/>
                <w:left w:val="none" w:sz="0" w:space="0" w:color="auto"/>
                <w:bottom w:val="none" w:sz="0" w:space="0" w:color="auto"/>
                <w:right w:val="none" w:sz="0" w:space="0" w:color="auto"/>
              </w:divBdr>
            </w:div>
            <w:div w:id="1825079018">
              <w:marLeft w:val="0"/>
              <w:marRight w:val="0"/>
              <w:marTop w:val="0"/>
              <w:marBottom w:val="0"/>
              <w:divBdr>
                <w:top w:val="none" w:sz="0" w:space="0" w:color="auto"/>
                <w:left w:val="none" w:sz="0" w:space="0" w:color="auto"/>
                <w:bottom w:val="none" w:sz="0" w:space="0" w:color="auto"/>
                <w:right w:val="none" w:sz="0" w:space="0" w:color="auto"/>
              </w:divBdr>
            </w:div>
            <w:div w:id="1825125932">
              <w:marLeft w:val="0"/>
              <w:marRight w:val="0"/>
              <w:marTop w:val="0"/>
              <w:marBottom w:val="0"/>
              <w:divBdr>
                <w:top w:val="none" w:sz="0" w:space="0" w:color="auto"/>
                <w:left w:val="none" w:sz="0" w:space="0" w:color="auto"/>
                <w:bottom w:val="none" w:sz="0" w:space="0" w:color="auto"/>
                <w:right w:val="none" w:sz="0" w:space="0" w:color="auto"/>
              </w:divBdr>
            </w:div>
            <w:div w:id="1825853003">
              <w:marLeft w:val="0"/>
              <w:marRight w:val="0"/>
              <w:marTop w:val="0"/>
              <w:marBottom w:val="0"/>
              <w:divBdr>
                <w:top w:val="none" w:sz="0" w:space="0" w:color="auto"/>
                <w:left w:val="none" w:sz="0" w:space="0" w:color="auto"/>
                <w:bottom w:val="none" w:sz="0" w:space="0" w:color="auto"/>
                <w:right w:val="none" w:sz="0" w:space="0" w:color="auto"/>
              </w:divBdr>
            </w:div>
            <w:div w:id="1827093097">
              <w:marLeft w:val="0"/>
              <w:marRight w:val="0"/>
              <w:marTop w:val="0"/>
              <w:marBottom w:val="0"/>
              <w:divBdr>
                <w:top w:val="none" w:sz="0" w:space="0" w:color="auto"/>
                <w:left w:val="none" w:sz="0" w:space="0" w:color="auto"/>
                <w:bottom w:val="none" w:sz="0" w:space="0" w:color="auto"/>
                <w:right w:val="none" w:sz="0" w:space="0" w:color="auto"/>
              </w:divBdr>
            </w:div>
            <w:div w:id="1828402310">
              <w:marLeft w:val="0"/>
              <w:marRight w:val="0"/>
              <w:marTop w:val="0"/>
              <w:marBottom w:val="0"/>
              <w:divBdr>
                <w:top w:val="none" w:sz="0" w:space="0" w:color="auto"/>
                <w:left w:val="none" w:sz="0" w:space="0" w:color="auto"/>
                <w:bottom w:val="none" w:sz="0" w:space="0" w:color="auto"/>
                <w:right w:val="none" w:sz="0" w:space="0" w:color="auto"/>
              </w:divBdr>
            </w:div>
            <w:div w:id="1829439588">
              <w:marLeft w:val="0"/>
              <w:marRight w:val="0"/>
              <w:marTop w:val="0"/>
              <w:marBottom w:val="0"/>
              <w:divBdr>
                <w:top w:val="none" w:sz="0" w:space="0" w:color="auto"/>
                <w:left w:val="none" w:sz="0" w:space="0" w:color="auto"/>
                <w:bottom w:val="none" w:sz="0" w:space="0" w:color="auto"/>
                <w:right w:val="none" w:sz="0" w:space="0" w:color="auto"/>
              </w:divBdr>
            </w:div>
            <w:div w:id="1829591014">
              <w:marLeft w:val="0"/>
              <w:marRight w:val="0"/>
              <w:marTop w:val="0"/>
              <w:marBottom w:val="0"/>
              <w:divBdr>
                <w:top w:val="none" w:sz="0" w:space="0" w:color="auto"/>
                <w:left w:val="none" w:sz="0" w:space="0" w:color="auto"/>
                <w:bottom w:val="none" w:sz="0" w:space="0" w:color="auto"/>
                <w:right w:val="none" w:sz="0" w:space="0" w:color="auto"/>
              </w:divBdr>
            </w:div>
            <w:div w:id="1832675247">
              <w:marLeft w:val="0"/>
              <w:marRight w:val="0"/>
              <w:marTop w:val="0"/>
              <w:marBottom w:val="0"/>
              <w:divBdr>
                <w:top w:val="none" w:sz="0" w:space="0" w:color="auto"/>
                <w:left w:val="none" w:sz="0" w:space="0" w:color="auto"/>
                <w:bottom w:val="none" w:sz="0" w:space="0" w:color="auto"/>
                <w:right w:val="none" w:sz="0" w:space="0" w:color="auto"/>
              </w:divBdr>
            </w:div>
            <w:div w:id="1832790142">
              <w:marLeft w:val="0"/>
              <w:marRight w:val="0"/>
              <w:marTop w:val="0"/>
              <w:marBottom w:val="0"/>
              <w:divBdr>
                <w:top w:val="none" w:sz="0" w:space="0" w:color="auto"/>
                <w:left w:val="none" w:sz="0" w:space="0" w:color="auto"/>
                <w:bottom w:val="none" w:sz="0" w:space="0" w:color="auto"/>
                <w:right w:val="none" w:sz="0" w:space="0" w:color="auto"/>
              </w:divBdr>
            </w:div>
            <w:div w:id="1834638984">
              <w:marLeft w:val="0"/>
              <w:marRight w:val="0"/>
              <w:marTop w:val="0"/>
              <w:marBottom w:val="0"/>
              <w:divBdr>
                <w:top w:val="none" w:sz="0" w:space="0" w:color="auto"/>
                <w:left w:val="none" w:sz="0" w:space="0" w:color="auto"/>
                <w:bottom w:val="none" w:sz="0" w:space="0" w:color="auto"/>
                <w:right w:val="none" w:sz="0" w:space="0" w:color="auto"/>
              </w:divBdr>
            </w:div>
            <w:div w:id="1836259076">
              <w:marLeft w:val="0"/>
              <w:marRight w:val="0"/>
              <w:marTop w:val="0"/>
              <w:marBottom w:val="0"/>
              <w:divBdr>
                <w:top w:val="none" w:sz="0" w:space="0" w:color="auto"/>
                <w:left w:val="none" w:sz="0" w:space="0" w:color="auto"/>
                <w:bottom w:val="none" w:sz="0" w:space="0" w:color="auto"/>
                <w:right w:val="none" w:sz="0" w:space="0" w:color="auto"/>
              </w:divBdr>
            </w:div>
            <w:div w:id="1836263087">
              <w:marLeft w:val="0"/>
              <w:marRight w:val="0"/>
              <w:marTop w:val="0"/>
              <w:marBottom w:val="0"/>
              <w:divBdr>
                <w:top w:val="none" w:sz="0" w:space="0" w:color="auto"/>
                <w:left w:val="none" w:sz="0" w:space="0" w:color="auto"/>
                <w:bottom w:val="none" w:sz="0" w:space="0" w:color="auto"/>
                <w:right w:val="none" w:sz="0" w:space="0" w:color="auto"/>
              </w:divBdr>
            </w:div>
            <w:div w:id="1836528601">
              <w:marLeft w:val="0"/>
              <w:marRight w:val="0"/>
              <w:marTop w:val="0"/>
              <w:marBottom w:val="0"/>
              <w:divBdr>
                <w:top w:val="none" w:sz="0" w:space="0" w:color="auto"/>
                <w:left w:val="none" w:sz="0" w:space="0" w:color="auto"/>
                <w:bottom w:val="none" w:sz="0" w:space="0" w:color="auto"/>
                <w:right w:val="none" w:sz="0" w:space="0" w:color="auto"/>
              </w:divBdr>
            </w:div>
            <w:div w:id="1836921962">
              <w:marLeft w:val="0"/>
              <w:marRight w:val="0"/>
              <w:marTop w:val="0"/>
              <w:marBottom w:val="0"/>
              <w:divBdr>
                <w:top w:val="none" w:sz="0" w:space="0" w:color="auto"/>
                <w:left w:val="none" w:sz="0" w:space="0" w:color="auto"/>
                <w:bottom w:val="none" w:sz="0" w:space="0" w:color="auto"/>
                <w:right w:val="none" w:sz="0" w:space="0" w:color="auto"/>
              </w:divBdr>
            </w:div>
            <w:div w:id="1836988833">
              <w:marLeft w:val="0"/>
              <w:marRight w:val="0"/>
              <w:marTop w:val="0"/>
              <w:marBottom w:val="0"/>
              <w:divBdr>
                <w:top w:val="none" w:sz="0" w:space="0" w:color="auto"/>
                <w:left w:val="none" w:sz="0" w:space="0" w:color="auto"/>
                <w:bottom w:val="none" w:sz="0" w:space="0" w:color="auto"/>
                <w:right w:val="none" w:sz="0" w:space="0" w:color="auto"/>
              </w:divBdr>
            </w:div>
            <w:div w:id="1838376015">
              <w:marLeft w:val="0"/>
              <w:marRight w:val="0"/>
              <w:marTop w:val="0"/>
              <w:marBottom w:val="0"/>
              <w:divBdr>
                <w:top w:val="none" w:sz="0" w:space="0" w:color="auto"/>
                <w:left w:val="none" w:sz="0" w:space="0" w:color="auto"/>
                <w:bottom w:val="none" w:sz="0" w:space="0" w:color="auto"/>
                <w:right w:val="none" w:sz="0" w:space="0" w:color="auto"/>
              </w:divBdr>
            </w:div>
            <w:div w:id="1838644907">
              <w:marLeft w:val="0"/>
              <w:marRight w:val="0"/>
              <w:marTop w:val="0"/>
              <w:marBottom w:val="0"/>
              <w:divBdr>
                <w:top w:val="none" w:sz="0" w:space="0" w:color="auto"/>
                <w:left w:val="none" w:sz="0" w:space="0" w:color="auto"/>
                <w:bottom w:val="none" w:sz="0" w:space="0" w:color="auto"/>
                <w:right w:val="none" w:sz="0" w:space="0" w:color="auto"/>
              </w:divBdr>
            </w:div>
            <w:div w:id="1839727816">
              <w:marLeft w:val="0"/>
              <w:marRight w:val="0"/>
              <w:marTop w:val="0"/>
              <w:marBottom w:val="0"/>
              <w:divBdr>
                <w:top w:val="none" w:sz="0" w:space="0" w:color="auto"/>
                <w:left w:val="none" w:sz="0" w:space="0" w:color="auto"/>
                <w:bottom w:val="none" w:sz="0" w:space="0" w:color="auto"/>
                <w:right w:val="none" w:sz="0" w:space="0" w:color="auto"/>
              </w:divBdr>
            </w:div>
            <w:div w:id="1841433051">
              <w:marLeft w:val="0"/>
              <w:marRight w:val="0"/>
              <w:marTop w:val="0"/>
              <w:marBottom w:val="0"/>
              <w:divBdr>
                <w:top w:val="none" w:sz="0" w:space="0" w:color="auto"/>
                <w:left w:val="none" w:sz="0" w:space="0" w:color="auto"/>
                <w:bottom w:val="none" w:sz="0" w:space="0" w:color="auto"/>
                <w:right w:val="none" w:sz="0" w:space="0" w:color="auto"/>
              </w:divBdr>
            </w:div>
            <w:div w:id="1845124100">
              <w:marLeft w:val="0"/>
              <w:marRight w:val="0"/>
              <w:marTop w:val="0"/>
              <w:marBottom w:val="0"/>
              <w:divBdr>
                <w:top w:val="none" w:sz="0" w:space="0" w:color="auto"/>
                <w:left w:val="none" w:sz="0" w:space="0" w:color="auto"/>
                <w:bottom w:val="none" w:sz="0" w:space="0" w:color="auto"/>
                <w:right w:val="none" w:sz="0" w:space="0" w:color="auto"/>
              </w:divBdr>
            </w:div>
            <w:div w:id="1848982637">
              <w:marLeft w:val="0"/>
              <w:marRight w:val="0"/>
              <w:marTop w:val="0"/>
              <w:marBottom w:val="0"/>
              <w:divBdr>
                <w:top w:val="none" w:sz="0" w:space="0" w:color="auto"/>
                <w:left w:val="none" w:sz="0" w:space="0" w:color="auto"/>
                <w:bottom w:val="none" w:sz="0" w:space="0" w:color="auto"/>
                <w:right w:val="none" w:sz="0" w:space="0" w:color="auto"/>
              </w:divBdr>
            </w:div>
            <w:div w:id="1851674840">
              <w:marLeft w:val="0"/>
              <w:marRight w:val="0"/>
              <w:marTop w:val="0"/>
              <w:marBottom w:val="0"/>
              <w:divBdr>
                <w:top w:val="none" w:sz="0" w:space="0" w:color="auto"/>
                <w:left w:val="none" w:sz="0" w:space="0" w:color="auto"/>
                <w:bottom w:val="none" w:sz="0" w:space="0" w:color="auto"/>
                <w:right w:val="none" w:sz="0" w:space="0" w:color="auto"/>
              </w:divBdr>
            </w:div>
            <w:div w:id="1851942539">
              <w:marLeft w:val="0"/>
              <w:marRight w:val="0"/>
              <w:marTop w:val="0"/>
              <w:marBottom w:val="0"/>
              <w:divBdr>
                <w:top w:val="none" w:sz="0" w:space="0" w:color="auto"/>
                <w:left w:val="none" w:sz="0" w:space="0" w:color="auto"/>
                <w:bottom w:val="none" w:sz="0" w:space="0" w:color="auto"/>
                <w:right w:val="none" w:sz="0" w:space="0" w:color="auto"/>
              </w:divBdr>
            </w:div>
            <w:div w:id="1854294379">
              <w:marLeft w:val="0"/>
              <w:marRight w:val="0"/>
              <w:marTop w:val="0"/>
              <w:marBottom w:val="0"/>
              <w:divBdr>
                <w:top w:val="none" w:sz="0" w:space="0" w:color="auto"/>
                <w:left w:val="none" w:sz="0" w:space="0" w:color="auto"/>
                <w:bottom w:val="none" w:sz="0" w:space="0" w:color="auto"/>
                <w:right w:val="none" w:sz="0" w:space="0" w:color="auto"/>
              </w:divBdr>
            </w:div>
            <w:div w:id="1858616054">
              <w:marLeft w:val="0"/>
              <w:marRight w:val="0"/>
              <w:marTop w:val="0"/>
              <w:marBottom w:val="0"/>
              <w:divBdr>
                <w:top w:val="none" w:sz="0" w:space="0" w:color="auto"/>
                <w:left w:val="none" w:sz="0" w:space="0" w:color="auto"/>
                <w:bottom w:val="none" w:sz="0" w:space="0" w:color="auto"/>
                <w:right w:val="none" w:sz="0" w:space="0" w:color="auto"/>
              </w:divBdr>
            </w:div>
            <w:div w:id="1860505734">
              <w:marLeft w:val="0"/>
              <w:marRight w:val="0"/>
              <w:marTop w:val="0"/>
              <w:marBottom w:val="0"/>
              <w:divBdr>
                <w:top w:val="none" w:sz="0" w:space="0" w:color="auto"/>
                <w:left w:val="none" w:sz="0" w:space="0" w:color="auto"/>
                <w:bottom w:val="none" w:sz="0" w:space="0" w:color="auto"/>
                <w:right w:val="none" w:sz="0" w:space="0" w:color="auto"/>
              </w:divBdr>
            </w:div>
            <w:div w:id="1861776363">
              <w:marLeft w:val="0"/>
              <w:marRight w:val="0"/>
              <w:marTop w:val="360"/>
              <w:marBottom w:val="0"/>
              <w:divBdr>
                <w:top w:val="single" w:sz="6" w:space="0" w:color="auto"/>
                <w:left w:val="single" w:sz="6" w:space="0" w:color="auto"/>
                <w:bottom w:val="single" w:sz="6" w:space="0" w:color="auto"/>
                <w:right w:val="single" w:sz="6" w:space="0" w:color="auto"/>
              </w:divBdr>
            </w:div>
            <w:div w:id="1862425812">
              <w:marLeft w:val="0"/>
              <w:marRight w:val="0"/>
              <w:marTop w:val="0"/>
              <w:marBottom w:val="0"/>
              <w:divBdr>
                <w:top w:val="none" w:sz="0" w:space="0" w:color="auto"/>
                <w:left w:val="none" w:sz="0" w:space="0" w:color="auto"/>
                <w:bottom w:val="none" w:sz="0" w:space="0" w:color="auto"/>
                <w:right w:val="none" w:sz="0" w:space="0" w:color="auto"/>
              </w:divBdr>
            </w:div>
            <w:div w:id="1863320461">
              <w:marLeft w:val="0"/>
              <w:marRight w:val="0"/>
              <w:marTop w:val="360"/>
              <w:marBottom w:val="0"/>
              <w:divBdr>
                <w:top w:val="single" w:sz="6" w:space="0" w:color="auto"/>
                <w:left w:val="single" w:sz="6" w:space="0" w:color="auto"/>
                <w:bottom w:val="single" w:sz="6" w:space="0" w:color="auto"/>
                <w:right w:val="single" w:sz="6" w:space="0" w:color="auto"/>
              </w:divBdr>
            </w:div>
            <w:div w:id="1865434136">
              <w:marLeft w:val="0"/>
              <w:marRight w:val="0"/>
              <w:marTop w:val="0"/>
              <w:marBottom w:val="0"/>
              <w:divBdr>
                <w:top w:val="none" w:sz="0" w:space="0" w:color="auto"/>
                <w:left w:val="none" w:sz="0" w:space="0" w:color="auto"/>
                <w:bottom w:val="none" w:sz="0" w:space="0" w:color="auto"/>
                <w:right w:val="none" w:sz="0" w:space="0" w:color="auto"/>
              </w:divBdr>
            </w:div>
            <w:div w:id="1865554503">
              <w:marLeft w:val="0"/>
              <w:marRight w:val="0"/>
              <w:marTop w:val="0"/>
              <w:marBottom w:val="0"/>
              <w:divBdr>
                <w:top w:val="none" w:sz="0" w:space="0" w:color="auto"/>
                <w:left w:val="none" w:sz="0" w:space="0" w:color="auto"/>
                <w:bottom w:val="none" w:sz="0" w:space="0" w:color="auto"/>
                <w:right w:val="none" w:sz="0" w:space="0" w:color="auto"/>
              </w:divBdr>
            </w:div>
            <w:div w:id="1866137965">
              <w:marLeft w:val="0"/>
              <w:marRight w:val="0"/>
              <w:marTop w:val="0"/>
              <w:marBottom w:val="0"/>
              <w:divBdr>
                <w:top w:val="none" w:sz="0" w:space="0" w:color="auto"/>
                <w:left w:val="none" w:sz="0" w:space="0" w:color="auto"/>
                <w:bottom w:val="none" w:sz="0" w:space="0" w:color="auto"/>
                <w:right w:val="none" w:sz="0" w:space="0" w:color="auto"/>
              </w:divBdr>
            </w:div>
            <w:div w:id="1867865961">
              <w:marLeft w:val="0"/>
              <w:marRight w:val="0"/>
              <w:marTop w:val="0"/>
              <w:marBottom w:val="0"/>
              <w:divBdr>
                <w:top w:val="none" w:sz="0" w:space="0" w:color="auto"/>
                <w:left w:val="none" w:sz="0" w:space="0" w:color="auto"/>
                <w:bottom w:val="none" w:sz="0" w:space="0" w:color="auto"/>
                <w:right w:val="none" w:sz="0" w:space="0" w:color="auto"/>
              </w:divBdr>
            </w:div>
            <w:div w:id="1868324933">
              <w:marLeft w:val="0"/>
              <w:marRight w:val="0"/>
              <w:marTop w:val="0"/>
              <w:marBottom w:val="0"/>
              <w:divBdr>
                <w:top w:val="none" w:sz="0" w:space="0" w:color="auto"/>
                <w:left w:val="none" w:sz="0" w:space="0" w:color="auto"/>
                <w:bottom w:val="none" w:sz="0" w:space="0" w:color="auto"/>
                <w:right w:val="none" w:sz="0" w:space="0" w:color="auto"/>
              </w:divBdr>
            </w:div>
            <w:div w:id="1872183961">
              <w:marLeft w:val="0"/>
              <w:marRight w:val="0"/>
              <w:marTop w:val="0"/>
              <w:marBottom w:val="0"/>
              <w:divBdr>
                <w:top w:val="none" w:sz="0" w:space="0" w:color="auto"/>
                <w:left w:val="none" w:sz="0" w:space="0" w:color="auto"/>
                <w:bottom w:val="none" w:sz="0" w:space="0" w:color="auto"/>
                <w:right w:val="none" w:sz="0" w:space="0" w:color="auto"/>
              </w:divBdr>
            </w:div>
            <w:div w:id="1872985479">
              <w:marLeft w:val="0"/>
              <w:marRight w:val="0"/>
              <w:marTop w:val="0"/>
              <w:marBottom w:val="0"/>
              <w:divBdr>
                <w:top w:val="none" w:sz="0" w:space="0" w:color="auto"/>
                <w:left w:val="none" w:sz="0" w:space="0" w:color="auto"/>
                <w:bottom w:val="none" w:sz="0" w:space="0" w:color="auto"/>
                <w:right w:val="none" w:sz="0" w:space="0" w:color="auto"/>
              </w:divBdr>
            </w:div>
            <w:div w:id="1875458278">
              <w:marLeft w:val="0"/>
              <w:marRight w:val="0"/>
              <w:marTop w:val="0"/>
              <w:marBottom w:val="0"/>
              <w:divBdr>
                <w:top w:val="none" w:sz="0" w:space="0" w:color="auto"/>
                <w:left w:val="none" w:sz="0" w:space="0" w:color="auto"/>
                <w:bottom w:val="none" w:sz="0" w:space="0" w:color="auto"/>
                <w:right w:val="none" w:sz="0" w:space="0" w:color="auto"/>
              </w:divBdr>
            </w:div>
            <w:div w:id="1875994844">
              <w:marLeft w:val="0"/>
              <w:marRight w:val="0"/>
              <w:marTop w:val="0"/>
              <w:marBottom w:val="0"/>
              <w:divBdr>
                <w:top w:val="none" w:sz="0" w:space="0" w:color="auto"/>
                <w:left w:val="none" w:sz="0" w:space="0" w:color="auto"/>
                <w:bottom w:val="none" w:sz="0" w:space="0" w:color="auto"/>
                <w:right w:val="none" w:sz="0" w:space="0" w:color="auto"/>
              </w:divBdr>
            </w:div>
            <w:div w:id="1876430158">
              <w:marLeft w:val="0"/>
              <w:marRight w:val="0"/>
              <w:marTop w:val="0"/>
              <w:marBottom w:val="0"/>
              <w:divBdr>
                <w:top w:val="none" w:sz="0" w:space="0" w:color="auto"/>
                <w:left w:val="none" w:sz="0" w:space="0" w:color="auto"/>
                <w:bottom w:val="none" w:sz="0" w:space="0" w:color="auto"/>
                <w:right w:val="none" w:sz="0" w:space="0" w:color="auto"/>
              </w:divBdr>
            </w:div>
            <w:div w:id="1877741074">
              <w:marLeft w:val="0"/>
              <w:marRight w:val="0"/>
              <w:marTop w:val="0"/>
              <w:marBottom w:val="0"/>
              <w:divBdr>
                <w:top w:val="none" w:sz="0" w:space="0" w:color="auto"/>
                <w:left w:val="none" w:sz="0" w:space="0" w:color="auto"/>
                <w:bottom w:val="none" w:sz="0" w:space="0" w:color="auto"/>
                <w:right w:val="none" w:sz="0" w:space="0" w:color="auto"/>
              </w:divBdr>
            </w:div>
            <w:div w:id="1879008682">
              <w:marLeft w:val="0"/>
              <w:marRight w:val="0"/>
              <w:marTop w:val="0"/>
              <w:marBottom w:val="0"/>
              <w:divBdr>
                <w:top w:val="none" w:sz="0" w:space="0" w:color="auto"/>
                <w:left w:val="none" w:sz="0" w:space="0" w:color="auto"/>
                <w:bottom w:val="none" w:sz="0" w:space="0" w:color="auto"/>
                <w:right w:val="none" w:sz="0" w:space="0" w:color="auto"/>
              </w:divBdr>
            </w:div>
            <w:div w:id="1880118411">
              <w:marLeft w:val="0"/>
              <w:marRight w:val="0"/>
              <w:marTop w:val="0"/>
              <w:marBottom w:val="0"/>
              <w:divBdr>
                <w:top w:val="none" w:sz="0" w:space="0" w:color="auto"/>
                <w:left w:val="none" w:sz="0" w:space="0" w:color="auto"/>
                <w:bottom w:val="none" w:sz="0" w:space="0" w:color="auto"/>
                <w:right w:val="none" w:sz="0" w:space="0" w:color="auto"/>
              </w:divBdr>
            </w:div>
            <w:div w:id="1881354093">
              <w:marLeft w:val="0"/>
              <w:marRight w:val="0"/>
              <w:marTop w:val="0"/>
              <w:marBottom w:val="0"/>
              <w:divBdr>
                <w:top w:val="none" w:sz="0" w:space="0" w:color="auto"/>
                <w:left w:val="none" w:sz="0" w:space="0" w:color="auto"/>
                <w:bottom w:val="none" w:sz="0" w:space="0" w:color="auto"/>
                <w:right w:val="none" w:sz="0" w:space="0" w:color="auto"/>
              </w:divBdr>
            </w:div>
            <w:div w:id="1888836748">
              <w:marLeft w:val="0"/>
              <w:marRight w:val="0"/>
              <w:marTop w:val="0"/>
              <w:marBottom w:val="0"/>
              <w:divBdr>
                <w:top w:val="none" w:sz="0" w:space="0" w:color="auto"/>
                <w:left w:val="none" w:sz="0" w:space="0" w:color="auto"/>
                <w:bottom w:val="none" w:sz="0" w:space="0" w:color="auto"/>
                <w:right w:val="none" w:sz="0" w:space="0" w:color="auto"/>
              </w:divBdr>
            </w:div>
            <w:div w:id="1889878047">
              <w:marLeft w:val="0"/>
              <w:marRight w:val="0"/>
              <w:marTop w:val="0"/>
              <w:marBottom w:val="0"/>
              <w:divBdr>
                <w:top w:val="none" w:sz="0" w:space="0" w:color="auto"/>
                <w:left w:val="none" w:sz="0" w:space="0" w:color="auto"/>
                <w:bottom w:val="none" w:sz="0" w:space="0" w:color="auto"/>
                <w:right w:val="none" w:sz="0" w:space="0" w:color="auto"/>
              </w:divBdr>
            </w:div>
            <w:div w:id="1890066732">
              <w:marLeft w:val="0"/>
              <w:marRight w:val="0"/>
              <w:marTop w:val="0"/>
              <w:marBottom w:val="0"/>
              <w:divBdr>
                <w:top w:val="none" w:sz="0" w:space="0" w:color="auto"/>
                <w:left w:val="none" w:sz="0" w:space="0" w:color="auto"/>
                <w:bottom w:val="none" w:sz="0" w:space="0" w:color="auto"/>
                <w:right w:val="none" w:sz="0" w:space="0" w:color="auto"/>
              </w:divBdr>
            </w:div>
            <w:div w:id="1890068416">
              <w:marLeft w:val="0"/>
              <w:marRight w:val="0"/>
              <w:marTop w:val="0"/>
              <w:marBottom w:val="0"/>
              <w:divBdr>
                <w:top w:val="none" w:sz="0" w:space="0" w:color="auto"/>
                <w:left w:val="none" w:sz="0" w:space="0" w:color="auto"/>
                <w:bottom w:val="none" w:sz="0" w:space="0" w:color="auto"/>
                <w:right w:val="none" w:sz="0" w:space="0" w:color="auto"/>
              </w:divBdr>
            </w:div>
            <w:div w:id="1895773157">
              <w:marLeft w:val="0"/>
              <w:marRight w:val="0"/>
              <w:marTop w:val="0"/>
              <w:marBottom w:val="0"/>
              <w:divBdr>
                <w:top w:val="none" w:sz="0" w:space="0" w:color="auto"/>
                <w:left w:val="none" w:sz="0" w:space="0" w:color="auto"/>
                <w:bottom w:val="none" w:sz="0" w:space="0" w:color="auto"/>
                <w:right w:val="none" w:sz="0" w:space="0" w:color="auto"/>
              </w:divBdr>
            </w:div>
            <w:div w:id="1897425514">
              <w:marLeft w:val="0"/>
              <w:marRight w:val="0"/>
              <w:marTop w:val="0"/>
              <w:marBottom w:val="0"/>
              <w:divBdr>
                <w:top w:val="none" w:sz="0" w:space="0" w:color="auto"/>
                <w:left w:val="none" w:sz="0" w:space="0" w:color="auto"/>
                <w:bottom w:val="none" w:sz="0" w:space="0" w:color="auto"/>
                <w:right w:val="none" w:sz="0" w:space="0" w:color="auto"/>
              </w:divBdr>
            </w:div>
            <w:div w:id="1897735558">
              <w:marLeft w:val="0"/>
              <w:marRight w:val="0"/>
              <w:marTop w:val="0"/>
              <w:marBottom w:val="0"/>
              <w:divBdr>
                <w:top w:val="none" w:sz="0" w:space="0" w:color="auto"/>
                <w:left w:val="none" w:sz="0" w:space="0" w:color="auto"/>
                <w:bottom w:val="none" w:sz="0" w:space="0" w:color="auto"/>
                <w:right w:val="none" w:sz="0" w:space="0" w:color="auto"/>
              </w:divBdr>
            </w:div>
            <w:div w:id="1902978525">
              <w:marLeft w:val="0"/>
              <w:marRight w:val="0"/>
              <w:marTop w:val="0"/>
              <w:marBottom w:val="0"/>
              <w:divBdr>
                <w:top w:val="none" w:sz="0" w:space="0" w:color="auto"/>
                <w:left w:val="none" w:sz="0" w:space="0" w:color="auto"/>
                <w:bottom w:val="none" w:sz="0" w:space="0" w:color="auto"/>
                <w:right w:val="none" w:sz="0" w:space="0" w:color="auto"/>
              </w:divBdr>
            </w:div>
            <w:div w:id="1903783374">
              <w:marLeft w:val="0"/>
              <w:marRight w:val="0"/>
              <w:marTop w:val="0"/>
              <w:marBottom w:val="0"/>
              <w:divBdr>
                <w:top w:val="none" w:sz="0" w:space="0" w:color="auto"/>
                <w:left w:val="none" w:sz="0" w:space="0" w:color="auto"/>
                <w:bottom w:val="none" w:sz="0" w:space="0" w:color="auto"/>
                <w:right w:val="none" w:sz="0" w:space="0" w:color="auto"/>
              </w:divBdr>
            </w:div>
            <w:div w:id="1904756506">
              <w:marLeft w:val="0"/>
              <w:marRight w:val="0"/>
              <w:marTop w:val="0"/>
              <w:marBottom w:val="0"/>
              <w:divBdr>
                <w:top w:val="none" w:sz="0" w:space="0" w:color="auto"/>
                <w:left w:val="none" w:sz="0" w:space="0" w:color="auto"/>
                <w:bottom w:val="none" w:sz="0" w:space="0" w:color="auto"/>
                <w:right w:val="none" w:sz="0" w:space="0" w:color="auto"/>
              </w:divBdr>
            </w:div>
            <w:div w:id="1905022043">
              <w:marLeft w:val="0"/>
              <w:marRight w:val="0"/>
              <w:marTop w:val="0"/>
              <w:marBottom w:val="0"/>
              <w:divBdr>
                <w:top w:val="none" w:sz="0" w:space="0" w:color="auto"/>
                <w:left w:val="none" w:sz="0" w:space="0" w:color="auto"/>
                <w:bottom w:val="none" w:sz="0" w:space="0" w:color="auto"/>
                <w:right w:val="none" w:sz="0" w:space="0" w:color="auto"/>
              </w:divBdr>
            </w:div>
            <w:div w:id="1905990784">
              <w:marLeft w:val="0"/>
              <w:marRight w:val="0"/>
              <w:marTop w:val="0"/>
              <w:marBottom w:val="0"/>
              <w:divBdr>
                <w:top w:val="none" w:sz="0" w:space="0" w:color="auto"/>
                <w:left w:val="none" w:sz="0" w:space="0" w:color="auto"/>
                <w:bottom w:val="none" w:sz="0" w:space="0" w:color="auto"/>
                <w:right w:val="none" w:sz="0" w:space="0" w:color="auto"/>
              </w:divBdr>
            </w:div>
            <w:div w:id="1906180861">
              <w:marLeft w:val="0"/>
              <w:marRight w:val="0"/>
              <w:marTop w:val="0"/>
              <w:marBottom w:val="0"/>
              <w:divBdr>
                <w:top w:val="none" w:sz="0" w:space="0" w:color="auto"/>
                <w:left w:val="none" w:sz="0" w:space="0" w:color="auto"/>
                <w:bottom w:val="none" w:sz="0" w:space="0" w:color="auto"/>
                <w:right w:val="none" w:sz="0" w:space="0" w:color="auto"/>
              </w:divBdr>
            </w:div>
            <w:div w:id="1906984105">
              <w:marLeft w:val="0"/>
              <w:marRight w:val="0"/>
              <w:marTop w:val="0"/>
              <w:marBottom w:val="0"/>
              <w:divBdr>
                <w:top w:val="none" w:sz="0" w:space="0" w:color="auto"/>
                <w:left w:val="none" w:sz="0" w:space="0" w:color="auto"/>
                <w:bottom w:val="none" w:sz="0" w:space="0" w:color="auto"/>
                <w:right w:val="none" w:sz="0" w:space="0" w:color="auto"/>
              </w:divBdr>
            </w:div>
            <w:div w:id="1908419096">
              <w:marLeft w:val="0"/>
              <w:marRight w:val="0"/>
              <w:marTop w:val="0"/>
              <w:marBottom w:val="0"/>
              <w:divBdr>
                <w:top w:val="none" w:sz="0" w:space="0" w:color="auto"/>
                <w:left w:val="none" w:sz="0" w:space="0" w:color="auto"/>
                <w:bottom w:val="none" w:sz="0" w:space="0" w:color="auto"/>
                <w:right w:val="none" w:sz="0" w:space="0" w:color="auto"/>
              </w:divBdr>
            </w:div>
            <w:div w:id="1908952198">
              <w:marLeft w:val="0"/>
              <w:marRight w:val="0"/>
              <w:marTop w:val="0"/>
              <w:marBottom w:val="0"/>
              <w:divBdr>
                <w:top w:val="none" w:sz="0" w:space="0" w:color="auto"/>
                <w:left w:val="none" w:sz="0" w:space="0" w:color="auto"/>
                <w:bottom w:val="none" w:sz="0" w:space="0" w:color="auto"/>
                <w:right w:val="none" w:sz="0" w:space="0" w:color="auto"/>
              </w:divBdr>
            </w:div>
            <w:div w:id="1913271702">
              <w:marLeft w:val="0"/>
              <w:marRight w:val="0"/>
              <w:marTop w:val="360"/>
              <w:marBottom w:val="0"/>
              <w:divBdr>
                <w:top w:val="single" w:sz="6" w:space="0" w:color="auto"/>
                <w:left w:val="single" w:sz="6" w:space="0" w:color="auto"/>
                <w:bottom w:val="single" w:sz="6" w:space="0" w:color="auto"/>
                <w:right w:val="single" w:sz="6" w:space="0" w:color="auto"/>
              </w:divBdr>
            </w:div>
            <w:div w:id="1913924408">
              <w:marLeft w:val="0"/>
              <w:marRight w:val="0"/>
              <w:marTop w:val="0"/>
              <w:marBottom w:val="0"/>
              <w:divBdr>
                <w:top w:val="none" w:sz="0" w:space="0" w:color="auto"/>
                <w:left w:val="none" w:sz="0" w:space="0" w:color="auto"/>
                <w:bottom w:val="none" w:sz="0" w:space="0" w:color="auto"/>
                <w:right w:val="none" w:sz="0" w:space="0" w:color="auto"/>
              </w:divBdr>
            </w:div>
            <w:div w:id="1914394554">
              <w:marLeft w:val="0"/>
              <w:marRight w:val="0"/>
              <w:marTop w:val="0"/>
              <w:marBottom w:val="0"/>
              <w:divBdr>
                <w:top w:val="none" w:sz="0" w:space="0" w:color="auto"/>
                <w:left w:val="none" w:sz="0" w:space="0" w:color="auto"/>
                <w:bottom w:val="none" w:sz="0" w:space="0" w:color="auto"/>
                <w:right w:val="none" w:sz="0" w:space="0" w:color="auto"/>
              </w:divBdr>
            </w:div>
            <w:div w:id="1914462724">
              <w:marLeft w:val="0"/>
              <w:marRight w:val="0"/>
              <w:marTop w:val="0"/>
              <w:marBottom w:val="0"/>
              <w:divBdr>
                <w:top w:val="none" w:sz="0" w:space="0" w:color="auto"/>
                <w:left w:val="none" w:sz="0" w:space="0" w:color="auto"/>
                <w:bottom w:val="none" w:sz="0" w:space="0" w:color="auto"/>
                <w:right w:val="none" w:sz="0" w:space="0" w:color="auto"/>
              </w:divBdr>
            </w:div>
            <w:div w:id="1914927978">
              <w:marLeft w:val="0"/>
              <w:marRight w:val="0"/>
              <w:marTop w:val="0"/>
              <w:marBottom w:val="0"/>
              <w:divBdr>
                <w:top w:val="none" w:sz="0" w:space="0" w:color="auto"/>
                <w:left w:val="none" w:sz="0" w:space="0" w:color="auto"/>
                <w:bottom w:val="none" w:sz="0" w:space="0" w:color="auto"/>
                <w:right w:val="none" w:sz="0" w:space="0" w:color="auto"/>
              </w:divBdr>
            </w:div>
            <w:div w:id="1915314376">
              <w:marLeft w:val="0"/>
              <w:marRight w:val="0"/>
              <w:marTop w:val="0"/>
              <w:marBottom w:val="0"/>
              <w:divBdr>
                <w:top w:val="none" w:sz="0" w:space="0" w:color="auto"/>
                <w:left w:val="none" w:sz="0" w:space="0" w:color="auto"/>
                <w:bottom w:val="none" w:sz="0" w:space="0" w:color="auto"/>
                <w:right w:val="none" w:sz="0" w:space="0" w:color="auto"/>
              </w:divBdr>
            </w:div>
            <w:div w:id="1916014204">
              <w:marLeft w:val="0"/>
              <w:marRight w:val="0"/>
              <w:marTop w:val="0"/>
              <w:marBottom w:val="0"/>
              <w:divBdr>
                <w:top w:val="none" w:sz="0" w:space="0" w:color="auto"/>
                <w:left w:val="none" w:sz="0" w:space="0" w:color="auto"/>
                <w:bottom w:val="none" w:sz="0" w:space="0" w:color="auto"/>
                <w:right w:val="none" w:sz="0" w:space="0" w:color="auto"/>
              </w:divBdr>
            </w:div>
            <w:div w:id="1920477361">
              <w:marLeft w:val="0"/>
              <w:marRight w:val="0"/>
              <w:marTop w:val="0"/>
              <w:marBottom w:val="0"/>
              <w:divBdr>
                <w:top w:val="none" w:sz="0" w:space="0" w:color="auto"/>
                <w:left w:val="none" w:sz="0" w:space="0" w:color="auto"/>
                <w:bottom w:val="none" w:sz="0" w:space="0" w:color="auto"/>
                <w:right w:val="none" w:sz="0" w:space="0" w:color="auto"/>
              </w:divBdr>
            </w:div>
            <w:div w:id="1920483477">
              <w:marLeft w:val="0"/>
              <w:marRight w:val="0"/>
              <w:marTop w:val="0"/>
              <w:marBottom w:val="0"/>
              <w:divBdr>
                <w:top w:val="none" w:sz="0" w:space="0" w:color="auto"/>
                <w:left w:val="none" w:sz="0" w:space="0" w:color="auto"/>
                <w:bottom w:val="none" w:sz="0" w:space="0" w:color="auto"/>
                <w:right w:val="none" w:sz="0" w:space="0" w:color="auto"/>
              </w:divBdr>
            </w:div>
            <w:div w:id="1923175738">
              <w:marLeft w:val="0"/>
              <w:marRight w:val="0"/>
              <w:marTop w:val="360"/>
              <w:marBottom w:val="0"/>
              <w:divBdr>
                <w:top w:val="single" w:sz="6" w:space="0" w:color="auto"/>
                <w:left w:val="single" w:sz="6" w:space="0" w:color="auto"/>
                <w:bottom w:val="single" w:sz="6" w:space="0" w:color="auto"/>
                <w:right w:val="single" w:sz="6" w:space="0" w:color="auto"/>
              </w:divBdr>
            </w:div>
            <w:div w:id="1926382303">
              <w:marLeft w:val="0"/>
              <w:marRight w:val="0"/>
              <w:marTop w:val="0"/>
              <w:marBottom w:val="0"/>
              <w:divBdr>
                <w:top w:val="none" w:sz="0" w:space="0" w:color="auto"/>
                <w:left w:val="none" w:sz="0" w:space="0" w:color="auto"/>
                <w:bottom w:val="none" w:sz="0" w:space="0" w:color="auto"/>
                <w:right w:val="none" w:sz="0" w:space="0" w:color="auto"/>
              </w:divBdr>
            </w:div>
            <w:div w:id="1926451326">
              <w:marLeft w:val="0"/>
              <w:marRight w:val="0"/>
              <w:marTop w:val="0"/>
              <w:marBottom w:val="0"/>
              <w:divBdr>
                <w:top w:val="none" w:sz="0" w:space="0" w:color="auto"/>
                <w:left w:val="none" w:sz="0" w:space="0" w:color="auto"/>
                <w:bottom w:val="none" w:sz="0" w:space="0" w:color="auto"/>
                <w:right w:val="none" w:sz="0" w:space="0" w:color="auto"/>
              </w:divBdr>
            </w:div>
            <w:div w:id="1933396114">
              <w:marLeft w:val="0"/>
              <w:marRight w:val="0"/>
              <w:marTop w:val="0"/>
              <w:marBottom w:val="0"/>
              <w:divBdr>
                <w:top w:val="none" w:sz="0" w:space="0" w:color="auto"/>
                <w:left w:val="none" w:sz="0" w:space="0" w:color="auto"/>
                <w:bottom w:val="none" w:sz="0" w:space="0" w:color="auto"/>
                <w:right w:val="none" w:sz="0" w:space="0" w:color="auto"/>
              </w:divBdr>
            </w:div>
            <w:div w:id="1933974911">
              <w:marLeft w:val="0"/>
              <w:marRight w:val="0"/>
              <w:marTop w:val="0"/>
              <w:marBottom w:val="0"/>
              <w:divBdr>
                <w:top w:val="none" w:sz="0" w:space="0" w:color="auto"/>
                <w:left w:val="none" w:sz="0" w:space="0" w:color="auto"/>
                <w:bottom w:val="none" w:sz="0" w:space="0" w:color="auto"/>
                <w:right w:val="none" w:sz="0" w:space="0" w:color="auto"/>
              </w:divBdr>
            </w:div>
            <w:div w:id="1934896414">
              <w:marLeft w:val="0"/>
              <w:marRight w:val="0"/>
              <w:marTop w:val="0"/>
              <w:marBottom w:val="0"/>
              <w:divBdr>
                <w:top w:val="none" w:sz="0" w:space="0" w:color="auto"/>
                <w:left w:val="none" w:sz="0" w:space="0" w:color="auto"/>
                <w:bottom w:val="none" w:sz="0" w:space="0" w:color="auto"/>
                <w:right w:val="none" w:sz="0" w:space="0" w:color="auto"/>
              </w:divBdr>
            </w:div>
            <w:div w:id="1935623646">
              <w:marLeft w:val="0"/>
              <w:marRight w:val="0"/>
              <w:marTop w:val="0"/>
              <w:marBottom w:val="0"/>
              <w:divBdr>
                <w:top w:val="none" w:sz="0" w:space="0" w:color="auto"/>
                <w:left w:val="none" w:sz="0" w:space="0" w:color="auto"/>
                <w:bottom w:val="none" w:sz="0" w:space="0" w:color="auto"/>
                <w:right w:val="none" w:sz="0" w:space="0" w:color="auto"/>
              </w:divBdr>
            </w:div>
            <w:div w:id="1935745715">
              <w:marLeft w:val="0"/>
              <w:marRight w:val="0"/>
              <w:marTop w:val="0"/>
              <w:marBottom w:val="0"/>
              <w:divBdr>
                <w:top w:val="none" w:sz="0" w:space="0" w:color="auto"/>
                <w:left w:val="none" w:sz="0" w:space="0" w:color="auto"/>
                <w:bottom w:val="none" w:sz="0" w:space="0" w:color="auto"/>
                <w:right w:val="none" w:sz="0" w:space="0" w:color="auto"/>
              </w:divBdr>
            </w:div>
            <w:div w:id="1936327763">
              <w:marLeft w:val="0"/>
              <w:marRight w:val="0"/>
              <w:marTop w:val="0"/>
              <w:marBottom w:val="0"/>
              <w:divBdr>
                <w:top w:val="none" w:sz="0" w:space="0" w:color="auto"/>
                <w:left w:val="none" w:sz="0" w:space="0" w:color="auto"/>
                <w:bottom w:val="none" w:sz="0" w:space="0" w:color="auto"/>
                <w:right w:val="none" w:sz="0" w:space="0" w:color="auto"/>
              </w:divBdr>
            </w:div>
            <w:div w:id="1936933627">
              <w:marLeft w:val="0"/>
              <w:marRight w:val="0"/>
              <w:marTop w:val="0"/>
              <w:marBottom w:val="0"/>
              <w:divBdr>
                <w:top w:val="none" w:sz="0" w:space="0" w:color="auto"/>
                <w:left w:val="none" w:sz="0" w:space="0" w:color="auto"/>
                <w:bottom w:val="none" w:sz="0" w:space="0" w:color="auto"/>
                <w:right w:val="none" w:sz="0" w:space="0" w:color="auto"/>
              </w:divBdr>
            </w:div>
            <w:div w:id="1939673837">
              <w:marLeft w:val="0"/>
              <w:marRight w:val="0"/>
              <w:marTop w:val="0"/>
              <w:marBottom w:val="0"/>
              <w:divBdr>
                <w:top w:val="none" w:sz="0" w:space="0" w:color="auto"/>
                <w:left w:val="none" w:sz="0" w:space="0" w:color="auto"/>
                <w:bottom w:val="none" w:sz="0" w:space="0" w:color="auto"/>
                <w:right w:val="none" w:sz="0" w:space="0" w:color="auto"/>
              </w:divBdr>
            </w:div>
            <w:div w:id="1943108510">
              <w:marLeft w:val="0"/>
              <w:marRight w:val="0"/>
              <w:marTop w:val="0"/>
              <w:marBottom w:val="0"/>
              <w:divBdr>
                <w:top w:val="none" w:sz="0" w:space="0" w:color="auto"/>
                <w:left w:val="none" w:sz="0" w:space="0" w:color="auto"/>
                <w:bottom w:val="none" w:sz="0" w:space="0" w:color="auto"/>
                <w:right w:val="none" w:sz="0" w:space="0" w:color="auto"/>
              </w:divBdr>
              <w:divsChild>
                <w:div w:id="123546823">
                  <w:marLeft w:val="0"/>
                  <w:marRight w:val="0"/>
                  <w:marTop w:val="0"/>
                  <w:marBottom w:val="0"/>
                  <w:divBdr>
                    <w:top w:val="none" w:sz="0" w:space="0" w:color="auto"/>
                    <w:left w:val="none" w:sz="0" w:space="0" w:color="auto"/>
                    <w:bottom w:val="none" w:sz="0" w:space="0" w:color="auto"/>
                    <w:right w:val="none" w:sz="0" w:space="0" w:color="auto"/>
                  </w:divBdr>
                </w:div>
                <w:div w:id="264845647">
                  <w:marLeft w:val="0"/>
                  <w:marRight w:val="0"/>
                  <w:marTop w:val="0"/>
                  <w:marBottom w:val="0"/>
                  <w:divBdr>
                    <w:top w:val="none" w:sz="0" w:space="0" w:color="auto"/>
                    <w:left w:val="none" w:sz="0" w:space="0" w:color="auto"/>
                    <w:bottom w:val="none" w:sz="0" w:space="0" w:color="auto"/>
                    <w:right w:val="none" w:sz="0" w:space="0" w:color="auto"/>
                  </w:divBdr>
                </w:div>
                <w:div w:id="348066251">
                  <w:marLeft w:val="0"/>
                  <w:marRight w:val="0"/>
                  <w:marTop w:val="0"/>
                  <w:marBottom w:val="0"/>
                  <w:divBdr>
                    <w:top w:val="none" w:sz="0" w:space="0" w:color="auto"/>
                    <w:left w:val="none" w:sz="0" w:space="0" w:color="auto"/>
                    <w:bottom w:val="none" w:sz="0" w:space="0" w:color="auto"/>
                    <w:right w:val="none" w:sz="0" w:space="0" w:color="auto"/>
                  </w:divBdr>
                </w:div>
                <w:div w:id="548879161">
                  <w:marLeft w:val="0"/>
                  <w:marRight w:val="0"/>
                  <w:marTop w:val="0"/>
                  <w:marBottom w:val="0"/>
                  <w:divBdr>
                    <w:top w:val="none" w:sz="0" w:space="0" w:color="auto"/>
                    <w:left w:val="none" w:sz="0" w:space="0" w:color="auto"/>
                    <w:bottom w:val="none" w:sz="0" w:space="0" w:color="auto"/>
                    <w:right w:val="none" w:sz="0" w:space="0" w:color="auto"/>
                  </w:divBdr>
                </w:div>
                <w:div w:id="614479648">
                  <w:marLeft w:val="0"/>
                  <w:marRight w:val="0"/>
                  <w:marTop w:val="0"/>
                  <w:marBottom w:val="0"/>
                  <w:divBdr>
                    <w:top w:val="none" w:sz="0" w:space="0" w:color="auto"/>
                    <w:left w:val="none" w:sz="0" w:space="0" w:color="auto"/>
                    <w:bottom w:val="none" w:sz="0" w:space="0" w:color="auto"/>
                    <w:right w:val="none" w:sz="0" w:space="0" w:color="auto"/>
                  </w:divBdr>
                </w:div>
                <w:div w:id="694160274">
                  <w:marLeft w:val="0"/>
                  <w:marRight w:val="0"/>
                  <w:marTop w:val="0"/>
                  <w:marBottom w:val="0"/>
                  <w:divBdr>
                    <w:top w:val="none" w:sz="0" w:space="0" w:color="auto"/>
                    <w:left w:val="none" w:sz="0" w:space="0" w:color="auto"/>
                    <w:bottom w:val="none" w:sz="0" w:space="0" w:color="auto"/>
                    <w:right w:val="none" w:sz="0" w:space="0" w:color="auto"/>
                  </w:divBdr>
                </w:div>
                <w:div w:id="759983555">
                  <w:marLeft w:val="0"/>
                  <w:marRight w:val="0"/>
                  <w:marTop w:val="0"/>
                  <w:marBottom w:val="0"/>
                  <w:divBdr>
                    <w:top w:val="none" w:sz="0" w:space="0" w:color="auto"/>
                    <w:left w:val="none" w:sz="0" w:space="0" w:color="auto"/>
                    <w:bottom w:val="none" w:sz="0" w:space="0" w:color="auto"/>
                    <w:right w:val="none" w:sz="0" w:space="0" w:color="auto"/>
                  </w:divBdr>
                </w:div>
                <w:div w:id="785588295">
                  <w:marLeft w:val="0"/>
                  <w:marRight w:val="0"/>
                  <w:marTop w:val="0"/>
                  <w:marBottom w:val="0"/>
                  <w:divBdr>
                    <w:top w:val="none" w:sz="0" w:space="0" w:color="auto"/>
                    <w:left w:val="none" w:sz="0" w:space="0" w:color="auto"/>
                    <w:bottom w:val="none" w:sz="0" w:space="0" w:color="auto"/>
                    <w:right w:val="none" w:sz="0" w:space="0" w:color="auto"/>
                  </w:divBdr>
                </w:div>
                <w:div w:id="795102094">
                  <w:marLeft w:val="0"/>
                  <w:marRight w:val="0"/>
                  <w:marTop w:val="0"/>
                  <w:marBottom w:val="0"/>
                  <w:divBdr>
                    <w:top w:val="none" w:sz="0" w:space="0" w:color="auto"/>
                    <w:left w:val="none" w:sz="0" w:space="0" w:color="auto"/>
                    <w:bottom w:val="none" w:sz="0" w:space="0" w:color="auto"/>
                    <w:right w:val="none" w:sz="0" w:space="0" w:color="auto"/>
                  </w:divBdr>
                </w:div>
                <w:div w:id="855268496">
                  <w:marLeft w:val="0"/>
                  <w:marRight w:val="0"/>
                  <w:marTop w:val="0"/>
                  <w:marBottom w:val="0"/>
                  <w:divBdr>
                    <w:top w:val="none" w:sz="0" w:space="0" w:color="auto"/>
                    <w:left w:val="none" w:sz="0" w:space="0" w:color="auto"/>
                    <w:bottom w:val="none" w:sz="0" w:space="0" w:color="auto"/>
                    <w:right w:val="none" w:sz="0" w:space="0" w:color="auto"/>
                  </w:divBdr>
                </w:div>
                <w:div w:id="979454100">
                  <w:marLeft w:val="0"/>
                  <w:marRight w:val="0"/>
                  <w:marTop w:val="0"/>
                  <w:marBottom w:val="0"/>
                  <w:divBdr>
                    <w:top w:val="none" w:sz="0" w:space="0" w:color="auto"/>
                    <w:left w:val="none" w:sz="0" w:space="0" w:color="auto"/>
                    <w:bottom w:val="none" w:sz="0" w:space="0" w:color="auto"/>
                    <w:right w:val="none" w:sz="0" w:space="0" w:color="auto"/>
                  </w:divBdr>
                </w:div>
                <w:div w:id="1409230757">
                  <w:marLeft w:val="0"/>
                  <w:marRight w:val="0"/>
                  <w:marTop w:val="0"/>
                  <w:marBottom w:val="0"/>
                  <w:divBdr>
                    <w:top w:val="none" w:sz="0" w:space="0" w:color="auto"/>
                    <w:left w:val="none" w:sz="0" w:space="0" w:color="auto"/>
                    <w:bottom w:val="none" w:sz="0" w:space="0" w:color="auto"/>
                    <w:right w:val="none" w:sz="0" w:space="0" w:color="auto"/>
                  </w:divBdr>
                </w:div>
                <w:div w:id="1480881795">
                  <w:marLeft w:val="0"/>
                  <w:marRight w:val="0"/>
                  <w:marTop w:val="0"/>
                  <w:marBottom w:val="0"/>
                  <w:divBdr>
                    <w:top w:val="none" w:sz="0" w:space="0" w:color="auto"/>
                    <w:left w:val="none" w:sz="0" w:space="0" w:color="auto"/>
                    <w:bottom w:val="none" w:sz="0" w:space="0" w:color="auto"/>
                    <w:right w:val="none" w:sz="0" w:space="0" w:color="auto"/>
                  </w:divBdr>
                </w:div>
                <w:div w:id="1800226849">
                  <w:marLeft w:val="0"/>
                  <w:marRight w:val="0"/>
                  <w:marTop w:val="0"/>
                  <w:marBottom w:val="0"/>
                  <w:divBdr>
                    <w:top w:val="none" w:sz="0" w:space="0" w:color="auto"/>
                    <w:left w:val="none" w:sz="0" w:space="0" w:color="auto"/>
                    <w:bottom w:val="none" w:sz="0" w:space="0" w:color="auto"/>
                    <w:right w:val="none" w:sz="0" w:space="0" w:color="auto"/>
                  </w:divBdr>
                </w:div>
                <w:div w:id="1815028505">
                  <w:marLeft w:val="0"/>
                  <w:marRight w:val="0"/>
                  <w:marTop w:val="0"/>
                  <w:marBottom w:val="0"/>
                  <w:divBdr>
                    <w:top w:val="none" w:sz="0" w:space="0" w:color="auto"/>
                    <w:left w:val="none" w:sz="0" w:space="0" w:color="auto"/>
                    <w:bottom w:val="none" w:sz="0" w:space="0" w:color="auto"/>
                    <w:right w:val="none" w:sz="0" w:space="0" w:color="auto"/>
                  </w:divBdr>
                </w:div>
                <w:div w:id="1882940899">
                  <w:marLeft w:val="0"/>
                  <w:marRight w:val="0"/>
                  <w:marTop w:val="0"/>
                  <w:marBottom w:val="0"/>
                  <w:divBdr>
                    <w:top w:val="none" w:sz="0" w:space="0" w:color="auto"/>
                    <w:left w:val="none" w:sz="0" w:space="0" w:color="auto"/>
                    <w:bottom w:val="none" w:sz="0" w:space="0" w:color="auto"/>
                    <w:right w:val="none" w:sz="0" w:space="0" w:color="auto"/>
                  </w:divBdr>
                </w:div>
                <w:div w:id="1940212759">
                  <w:marLeft w:val="0"/>
                  <w:marRight w:val="0"/>
                  <w:marTop w:val="0"/>
                  <w:marBottom w:val="0"/>
                  <w:divBdr>
                    <w:top w:val="none" w:sz="0" w:space="0" w:color="auto"/>
                    <w:left w:val="none" w:sz="0" w:space="0" w:color="auto"/>
                    <w:bottom w:val="none" w:sz="0" w:space="0" w:color="auto"/>
                    <w:right w:val="none" w:sz="0" w:space="0" w:color="auto"/>
                  </w:divBdr>
                </w:div>
                <w:div w:id="1978794863">
                  <w:marLeft w:val="0"/>
                  <w:marRight w:val="0"/>
                  <w:marTop w:val="0"/>
                  <w:marBottom w:val="0"/>
                  <w:divBdr>
                    <w:top w:val="none" w:sz="0" w:space="0" w:color="auto"/>
                    <w:left w:val="none" w:sz="0" w:space="0" w:color="auto"/>
                    <w:bottom w:val="none" w:sz="0" w:space="0" w:color="auto"/>
                    <w:right w:val="none" w:sz="0" w:space="0" w:color="auto"/>
                  </w:divBdr>
                </w:div>
                <w:div w:id="2035306532">
                  <w:marLeft w:val="0"/>
                  <w:marRight w:val="0"/>
                  <w:marTop w:val="0"/>
                  <w:marBottom w:val="0"/>
                  <w:divBdr>
                    <w:top w:val="none" w:sz="0" w:space="0" w:color="auto"/>
                    <w:left w:val="none" w:sz="0" w:space="0" w:color="auto"/>
                    <w:bottom w:val="none" w:sz="0" w:space="0" w:color="auto"/>
                    <w:right w:val="none" w:sz="0" w:space="0" w:color="auto"/>
                  </w:divBdr>
                </w:div>
              </w:divsChild>
            </w:div>
            <w:div w:id="1943340995">
              <w:marLeft w:val="0"/>
              <w:marRight w:val="0"/>
              <w:marTop w:val="0"/>
              <w:marBottom w:val="0"/>
              <w:divBdr>
                <w:top w:val="none" w:sz="0" w:space="0" w:color="auto"/>
                <w:left w:val="none" w:sz="0" w:space="0" w:color="auto"/>
                <w:bottom w:val="none" w:sz="0" w:space="0" w:color="auto"/>
                <w:right w:val="none" w:sz="0" w:space="0" w:color="auto"/>
              </w:divBdr>
            </w:div>
            <w:div w:id="1944073175">
              <w:marLeft w:val="0"/>
              <w:marRight w:val="0"/>
              <w:marTop w:val="0"/>
              <w:marBottom w:val="0"/>
              <w:divBdr>
                <w:top w:val="none" w:sz="0" w:space="0" w:color="auto"/>
                <w:left w:val="none" w:sz="0" w:space="0" w:color="auto"/>
                <w:bottom w:val="none" w:sz="0" w:space="0" w:color="auto"/>
                <w:right w:val="none" w:sz="0" w:space="0" w:color="auto"/>
              </w:divBdr>
            </w:div>
            <w:div w:id="1944678587">
              <w:marLeft w:val="0"/>
              <w:marRight w:val="0"/>
              <w:marTop w:val="0"/>
              <w:marBottom w:val="0"/>
              <w:divBdr>
                <w:top w:val="none" w:sz="0" w:space="0" w:color="auto"/>
                <w:left w:val="none" w:sz="0" w:space="0" w:color="auto"/>
                <w:bottom w:val="none" w:sz="0" w:space="0" w:color="auto"/>
                <w:right w:val="none" w:sz="0" w:space="0" w:color="auto"/>
              </w:divBdr>
            </w:div>
            <w:div w:id="1944878794">
              <w:marLeft w:val="0"/>
              <w:marRight w:val="0"/>
              <w:marTop w:val="0"/>
              <w:marBottom w:val="0"/>
              <w:divBdr>
                <w:top w:val="none" w:sz="0" w:space="0" w:color="auto"/>
                <w:left w:val="none" w:sz="0" w:space="0" w:color="auto"/>
                <w:bottom w:val="none" w:sz="0" w:space="0" w:color="auto"/>
                <w:right w:val="none" w:sz="0" w:space="0" w:color="auto"/>
              </w:divBdr>
            </w:div>
            <w:div w:id="1947927636">
              <w:marLeft w:val="0"/>
              <w:marRight w:val="0"/>
              <w:marTop w:val="0"/>
              <w:marBottom w:val="0"/>
              <w:divBdr>
                <w:top w:val="none" w:sz="0" w:space="0" w:color="auto"/>
                <w:left w:val="none" w:sz="0" w:space="0" w:color="auto"/>
                <w:bottom w:val="none" w:sz="0" w:space="0" w:color="auto"/>
                <w:right w:val="none" w:sz="0" w:space="0" w:color="auto"/>
              </w:divBdr>
            </w:div>
            <w:div w:id="1950971678">
              <w:marLeft w:val="0"/>
              <w:marRight w:val="0"/>
              <w:marTop w:val="0"/>
              <w:marBottom w:val="0"/>
              <w:divBdr>
                <w:top w:val="none" w:sz="0" w:space="0" w:color="auto"/>
                <w:left w:val="none" w:sz="0" w:space="0" w:color="auto"/>
                <w:bottom w:val="none" w:sz="0" w:space="0" w:color="auto"/>
                <w:right w:val="none" w:sz="0" w:space="0" w:color="auto"/>
              </w:divBdr>
            </w:div>
            <w:div w:id="1953508149">
              <w:marLeft w:val="0"/>
              <w:marRight w:val="0"/>
              <w:marTop w:val="0"/>
              <w:marBottom w:val="0"/>
              <w:divBdr>
                <w:top w:val="none" w:sz="0" w:space="0" w:color="auto"/>
                <w:left w:val="none" w:sz="0" w:space="0" w:color="auto"/>
                <w:bottom w:val="none" w:sz="0" w:space="0" w:color="auto"/>
                <w:right w:val="none" w:sz="0" w:space="0" w:color="auto"/>
              </w:divBdr>
            </w:div>
            <w:div w:id="1953900178">
              <w:marLeft w:val="0"/>
              <w:marRight w:val="0"/>
              <w:marTop w:val="0"/>
              <w:marBottom w:val="0"/>
              <w:divBdr>
                <w:top w:val="none" w:sz="0" w:space="0" w:color="auto"/>
                <w:left w:val="none" w:sz="0" w:space="0" w:color="auto"/>
                <w:bottom w:val="none" w:sz="0" w:space="0" w:color="auto"/>
                <w:right w:val="none" w:sz="0" w:space="0" w:color="auto"/>
              </w:divBdr>
            </w:div>
            <w:div w:id="1954481069">
              <w:marLeft w:val="0"/>
              <w:marRight w:val="0"/>
              <w:marTop w:val="0"/>
              <w:marBottom w:val="0"/>
              <w:divBdr>
                <w:top w:val="none" w:sz="0" w:space="0" w:color="auto"/>
                <w:left w:val="none" w:sz="0" w:space="0" w:color="auto"/>
                <w:bottom w:val="none" w:sz="0" w:space="0" w:color="auto"/>
                <w:right w:val="none" w:sz="0" w:space="0" w:color="auto"/>
              </w:divBdr>
            </w:div>
            <w:div w:id="1955743589">
              <w:marLeft w:val="0"/>
              <w:marRight w:val="0"/>
              <w:marTop w:val="0"/>
              <w:marBottom w:val="0"/>
              <w:divBdr>
                <w:top w:val="none" w:sz="0" w:space="0" w:color="auto"/>
                <w:left w:val="none" w:sz="0" w:space="0" w:color="auto"/>
                <w:bottom w:val="none" w:sz="0" w:space="0" w:color="auto"/>
                <w:right w:val="none" w:sz="0" w:space="0" w:color="auto"/>
              </w:divBdr>
            </w:div>
            <w:div w:id="1958297535">
              <w:marLeft w:val="0"/>
              <w:marRight w:val="0"/>
              <w:marTop w:val="0"/>
              <w:marBottom w:val="0"/>
              <w:divBdr>
                <w:top w:val="none" w:sz="0" w:space="0" w:color="auto"/>
                <w:left w:val="none" w:sz="0" w:space="0" w:color="auto"/>
                <w:bottom w:val="none" w:sz="0" w:space="0" w:color="auto"/>
                <w:right w:val="none" w:sz="0" w:space="0" w:color="auto"/>
              </w:divBdr>
            </w:div>
            <w:div w:id="1958560024">
              <w:marLeft w:val="0"/>
              <w:marRight w:val="0"/>
              <w:marTop w:val="0"/>
              <w:marBottom w:val="0"/>
              <w:divBdr>
                <w:top w:val="none" w:sz="0" w:space="0" w:color="auto"/>
                <w:left w:val="none" w:sz="0" w:space="0" w:color="auto"/>
                <w:bottom w:val="none" w:sz="0" w:space="0" w:color="auto"/>
                <w:right w:val="none" w:sz="0" w:space="0" w:color="auto"/>
              </w:divBdr>
            </w:div>
            <w:div w:id="1959876584">
              <w:marLeft w:val="0"/>
              <w:marRight w:val="0"/>
              <w:marTop w:val="0"/>
              <w:marBottom w:val="0"/>
              <w:divBdr>
                <w:top w:val="none" w:sz="0" w:space="0" w:color="auto"/>
                <w:left w:val="none" w:sz="0" w:space="0" w:color="auto"/>
                <w:bottom w:val="none" w:sz="0" w:space="0" w:color="auto"/>
                <w:right w:val="none" w:sz="0" w:space="0" w:color="auto"/>
              </w:divBdr>
            </w:div>
            <w:div w:id="1960332825">
              <w:marLeft w:val="0"/>
              <w:marRight w:val="0"/>
              <w:marTop w:val="0"/>
              <w:marBottom w:val="0"/>
              <w:divBdr>
                <w:top w:val="none" w:sz="0" w:space="0" w:color="auto"/>
                <w:left w:val="none" w:sz="0" w:space="0" w:color="auto"/>
                <w:bottom w:val="none" w:sz="0" w:space="0" w:color="auto"/>
                <w:right w:val="none" w:sz="0" w:space="0" w:color="auto"/>
              </w:divBdr>
            </w:div>
            <w:div w:id="1962148776">
              <w:marLeft w:val="0"/>
              <w:marRight w:val="0"/>
              <w:marTop w:val="0"/>
              <w:marBottom w:val="0"/>
              <w:divBdr>
                <w:top w:val="none" w:sz="0" w:space="0" w:color="auto"/>
                <w:left w:val="none" w:sz="0" w:space="0" w:color="auto"/>
                <w:bottom w:val="none" w:sz="0" w:space="0" w:color="auto"/>
                <w:right w:val="none" w:sz="0" w:space="0" w:color="auto"/>
              </w:divBdr>
            </w:div>
            <w:div w:id="1962832662">
              <w:marLeft w:val="0"/>
              <w:marRight w:val="0"/>
              <w:marTop w:val="0"/>
              <w:marBottom w:val="0"/>
              <w:divBdr>
                <w:top w:val="none" w:sz="0" w:space="0" w:color="auto"/>
                <w:left w:val="none" w:sz="0" w:space="0" w:color="auto"/>
                <w:bottom w:val="none" w:sz="0" w:space="0" w:color="auto"/>
                <w:right w:val="none" w:sz="0" w:space="0" w:color="auto"/>
              </w:divBdr>
            </w:div>
            <w:div w:id="1965502956">
              <w:marLeft w:val="0"/>
              <w:marRight w:val="0"/>
              <w:marTop w:val="0"/>
              <w:marBottom w:val="0"/>
              <w:divBdr>
                <w:top w:val="none" w:sz="0" w:space="0" w:color="auto"/>
                <w:left w:val="none" w:sz="0" w:space="0" w:color="auto"/>
                <w:bottom w:val="none" w:sz="0" w:space="0" w:color="auto"/>
                <w:right w:val="none" w:sz="0" w:space="0" w:color="auto"/>
              </w:divBdr>
            </w:div>
            <w:div w:id="1965840508">
              <w:marLeft w:val="0"/>
              <w:marRight w:val="0"/>
              <w:marTop w:val="0"/>
              <w:marBottom w:val="0"/>
              <w:divBdr>
                <w:top w:val="none" w:sz="0" w:space="0" w:color="auto"/>
                <w:left w:val="none" w:sz="0" w:space="0" w:color="auto"/>
                <w:bottom w:val="none" w:sz="0" w:space="0" w:color="auto"/>
                <w:right w:val="none" w:sz="0" w:space="0" w:color="auto"/>
              </w:divBdr>
            </w:div>
            <w:div w:id="1967275159">
              <w:marLeft w:val="0"/>
              <w:marRight w:val="0"/>
              <w:marTop w:val="0"/>
              <w:marBottom w:val="0"/>
              <w:divBdr>
                <w:top w:val="none" w:sz="0" w:space="0" w:color="auto"/>
                <w:left w:val="none" w:sz="0" w:space="0" w:color="auto"/>
                <w:bottom w:val="none" w:sz="0" w:space="0" w:color="auto"/>
                <w:right w:val="none" w:sz="0" w:space="0" w:color="auto"/>
              </w:divBdr>
            </w:div>
            <w:div w:id="1969238694">
              <w:marLeft w:val="0"/>
              <w:marRight w:val="0"/>
              <w:marTop w:val="0"/>
              <w:marBottom w:val="0"/>
              <w:divBdr>
                <w:top w:val="none" w:sz="0" w:space="0" w:color="auto"/>
                <w:left w:val="none" w:sz="0" w:space="0" w:color="auto"/>
                <w:bottom w:val="none" w:sz="0" w:space="0" w:color="auto"/>
                <w:right w:val="none" w:sz="0" w:space="0" w:color="auto"/>
              </w:divBdr>
            </w:div>
            <w:div w:id="1970894418">
              <w:marLeft w:val="0"/>
              <w:marRight w:val="0"/>
              <w:marTop w:val="0"/>
              <w:marBottom w:val="0"/>
              <w:divBdr>
                <w:top w:val="none" w:sz="0" w:space="0" w:color="auto"/>
                <w:left w:val="none" w:sz="0" w:space="0" w:color="auto"/>
                <w:bottom w:val="none" w:sz="0" w:space="0" w:color="auto"/>
                <w:right w:val="none" w:sz="0" w:space="0" w:color="auto"/>
              </w:divBdr>
            </w:div>
            <w:div w:id="1971668093">
              <w:marLeft w:val="0"/>
              <w:marRight w:val="0"/>
              <w:marTop w:val="0"/>
              <w:marBottom w:val="0"/>
              <w:divBdr>
                <w:top w:val="none" w:sz="0" w:space="0" w:color="auto"/>
                <w:left w:val="none" w:sz="0" w:space="0" w:color="auto"/>
                <w:bottom w:val="none" w:sz="0" w:space="0" w:color="auto"/>
                <w:right w:val="none" w:sz="0" w:space="0" w:color="auto"/>
              </w:divBdr>
            </w:div>
            <w:div w:id="1973096040">
              <w:marLeft w:val="0"/>
              <w:marRight w:val="0"/>
              <w:marTop w:val="0"/>
              <w:marBottom w:val="0"/>
              <w:divBdr>
                <w:top w:val="none" w:sz="0" w:space="0" w:color="auto"/>
                <w:left w:val="none" w:sz="0" w:space="0" w:color="auto"/>
                <w:bottom w:val="none" w:sz="0" w:space="0" w:color="auto"/>
                <w:right w:val="none" w:sz="0" w:space="0" w:color="auto"/>
              </w:divBdr>
            </w:div>
            <w:div w:id="1980765189">
              <w:marLeft w:val="0"/>
              <w:marRight w:val="0"/>
              <w:marTop w:val="0"/>
              <w:marBottom w:val="0"/>
              <w:divBdr>
                <w:top w:val="none" w:sz="0" w:space="0" w:color="auto"/>
                <w:left w:val="none" w:sz="0" w:space="0" w:color="auto"/>
                <w:bottom w:val="none" w:sz="0" w:space="0" w:color="auto"/>
                <w:right w:val="none" w:sz="0" w:space="0" w:color="auto"/>
              </w:divBdr>
            </w:div>
            <w:div w:id="1985038061">
              <w:marLeft w:val="0"/>
              <w:marRight w:val="0"/>
              <w:marTop w:val="0"/>
              <w:marBottom w:val="0"/>
              <w:divBdr>
                <w:top w:val="none" w:sz="0" w:space="0" w:color="auto"/>
                <w:left w:val="none" w:sz="0" w:space="0" w:color="auto"/>
                <w:bottom w:val="none" w:sz="0" w:space="0" w:color="auto"/>
                <w:right w:val="none" w:sz="0" w:space="0" w:color="auto"/>
              </w:divBdr>
            </w:div>
            <w:div w:id="1985158745">
              <w:marLeft w:val="0"/>
              <w:marRight w:val="0"/>
              <w:marTop w:val="0"/>
              <w:marBottom w:val="0"/>
              <w:divBdr>
                <w:top w:val="none" w:sz="0" w:space="0" w:color="auto"/>
                <w:left w:val="none" w:sz="0" w:space="0" w:color="auto"/>
                <w:bottom w:val="none" w:sz="0" w:space="0" w:color="auto"/>
                <w:right w:val="none" w:sz="0" w:space="0" w:color="auto"/>
              </w:divBdr>
            </w:div>
            <w:div w:id="1988584367">
              <w:marLeft w:val="0"/>
              <w:marRight w:val="0"/>
              <w:marTop w:val="0"/>
              <w:marBottom w:val="0"/>
              <w:divBdr>
                <w:top w:val="none" w:sz="0" w:space="0" w:color="auto"/>
                <w:left w:val="none" w:sz="0" w:space="0" w:color="auto"/>
                <w:bottom w:val="none" w:sz="0" w:space="0" w:color="auto"/>
                <w:right w:val="none" w:sz="0" w:space="0" w:color="auto"/>
              </w:divBdr>
            </w:div>
            <w:div w:id="1989432428">
              <w:marLeft w:val="0"/>
              <w:marRight w:val="0"/>
              <w:marTop w:val="0"/>
              <w:marBottom w:val="0"/>
              <w:divBdr>
                <w:top w:val="none" w:sz="0" w:space="0" w:color="auto"/>
                <w:left w:val="none" w:sz="0" w:space="0" w:color="auto"/>
                <w:bottom w:val="none" w:sz="0" w:space="0" w:color="auto"/>
                <w:right w:val="none" w:sz="0" w:space="0" w:color="auto"/>
              </w:divBdr>
            </w:div>
            <w:div w:id="1994211354">
              <w:marLeft w:val="0"/>
              <w:marRight w:val="0"/>
              <w:marTop w:val="0"/>
              <w:marBottom w:val="0"/>
              <w:divBdr>
                <w:top w:val="none" w:sz="0" w:space="0" w:color="auto"/>
                <w:left w:val="none" w:sz="0" w:space="0" w:color="auto"/>
                <w:bottom w:val="none" w:sz="0" w:space="0" w:color="auto"/>
                <w:right w:val="none" w:sz="0" w:space="0" w:color="auto"/>
              </w:divBdr>
            </w:div>
            <w:div w:id="1994985449">
              <w:marLeft w:val="0"/>
              <w:marRight w:val="0"/>
              <w:marTop w:val="0"/>
              <w:marBottom w:val="0"/>
              <w:divBdr>
                <w:top w:val="none" w:sz="0" w:space="0" w:color="auto"/>
                <w:left w:val="none" w:sz="0" w:space="0" w:color="auto"/>
                <w:bottom w:val="none" w:sz="0" w:space="0" w:color="auto"/>
                <w:right w:val="none" w:sz="0" w:space="0" w:color="auto"/>
              </w:divBdr>
            </w:div>
            <w:div w:id="1995253833">
              <w:marLeft w:val="0"/>
              <w:marRight w:val="0"/>
              <w:marTop w:val="0"/>
              <w:marBottom w:val="0"/>
              <w:divBdr>
                <w:top w:val="none" w:sz="0" w:space="0" w:color="auto"/>
                <w:left w:val="none" w:sz="0" w:space="0" w:color="auto"/>
                <w:bottom w:val="none" w:sz="0" w:space="0" w:color="auto"/>
                <w:right w:val="none" w:sz="0" w:space="0" w:color="auto"/>
              </w:divBdr>
            </w:div>
            <w:div w:id="1995376207">
              <w:marLeft w:val="0"/>
              <w:marRight w:val="0"/>
              <w:marTop w:val="0"/>
              <w:marBottom w:val="0"/>
              <w:divBdr>
                <w:top w:val="none" w:sz="0" w:space="0" w:color="auto"/>
                <w:left w:val="none" w:sz="0" w:space="0" w:color="auto"/>
                <w:bottom w:val="none" w:sz="0" w:space="0" w:color="auto"/>
                <w:right w:val="none" w:sz="0" w:space="0" w:color="auto"/>
              </w:divBdr>
            </w:div>
            <w:div w:id="1995792835">
              <w:marLeft w:val="0"/>
              <w:marRight w:val="0"/>
              <w:marTop w:val="0"/>
              <w:marBottom w:val="0"/>
              <w:divBdr>
                <w:top w:val="none" w:sz="0" w:space="0" w:color="auto"/>
                <w:left w:val="none" w:sz="0" w:space="0" w:color="auto"/>
                <w:bottom w:val="none" w:sz="0" w:space="0" w:color="auto"/>
                <w:right w:val="none" w:sz="0" w:space="0" w:color="auto"/>
              </w:divBdr>
            </w:div>
            <w:div w:id="1998655537">
              <w:marLeft w:val="0"/>
              <w:marRight w:val="0"/>
              <w:marTop w:val="0"/>
              <w:marBottom w:val="0"/>
              <w:divBdr>
                <w:top w:val="none" w:sz="0" w:space="0" w:color="auto"/>
                <w:left w:val="none" w:sz="0" w:space="0" w:color="auto"/>
                <w:bottom w:val="none" w:sz="0" w:space="0" w:color="auto"/>
                <w:right w:val="none" w:sz="0" w:space="0" w:color="auto"/>
              </w:divBdr>
            </w:div>
            <w:div w:id="1998683807">
              <w:marLeft w:val="0"/>
              <w:marRight w:val="0"/>
              <w:marTop w:val="0"/>
              <w:marBottom w:val="0"/>
              <w:divBdr>
                <w:top w:val="none" w:sz="0" w:space="0" w:color="auto"/>
                <w:left w:val="none" w:sz="0" w:space="0" w:color="auto"/>
                <w:bottom w:val="none" w:sz="0" w:space="0" w:color="auto"/>
                <w:right w:val="none" w:sz="0" w:space="0" w:color="auto"/>
              </w:divBdr>
            </w:div>
            <w:div w:id="2000379090">
              <w:marLeft w:val="0"/>
              <w:marRight w:val="0"/>
              <w:marTop w:val="0"/>
              <w:marBottom w:val="0"/>
              <w:divBdr>
                <w:top w:val="none" w:sz="0" w:space="0" w:color="auto"/>
                <w:left w:val="none" w:sz="0" w:space="0" w:color="auto"/>
                <w:bottom w:val="none" w:sz="0" w:space="0" w:color="auto"/>
                <w:right w:val="none" w:sz="0" w:space="0" w:color="auto"/>
              </w:divBdr>
            </w:div>
            <w:div w:id="2002387246">
              <w:marLeft w:val="0"/>
              <w:marRight w:val="0"/>
              <w:marTop w:val="0"/>
              <w:marBottom w:val="0"/>
              <w:divBdr>
                <w:top w:val="none" w:sz="0" w:space="0" w:color="auto"/>
                <w:left w:val="none" w:sz="0" w:space="0" w:color="auto"/>
                <w:bottom w:val="none" w:sz="0" w:space="0" w:color="auto"/>
                <w:right w:val="none" w:sz="0" w:space="0" w:color="auto"/>
              </w:divBdr>
            </w:div>
            <w:div w:id="2003045579">
              <w:marLeft w:val="0"/>
              <w:marRight w:val="0"/>
              <w:marTop w:val="0"/>
              <w:marBottom w:val="0"/>
              <w:divBdr>
                <w:top w:val="none" w:sz="0" w:space="0" w:color="auto"/>
                <w:left w:val="none" w:sz="0" w:space="0" w:color="auto"/>
                <w:bottom w:val="none" w:sz="0" w:space="0" w:color="auto"/>
                <w:right w:val="none" w:sz="0" w:space="0" w:color="auto"/>
              </w:divBdr>
            </w:div>
            <w:div w:id="2004237955">
              <w:marLeft w:val="0"/>
              <w:marRight w:val="0"/>
              <w:marTop w:val="0"/>
              <w:marBottom w:val="0"/>
              <w:divBdr>
                <w:top w:val="none" w:sz="0" w:space="0" w:color="auto"/>
                <w:left w:val="none" w:sz="0" w:space="0" w:color="auto"/>
                <w:bottom w:val="none" w:sz="0" w:space="0" w:color="auto"/>
                <w:right w:val="none" w:sz="0" w:space="0" w:color="auto"/>
              </w:divBdr>
            </w:div>
            <w:div w:id="2007786089">
              <w:marLeft w:val="0"/>
              <w:marRight w:val="0"/>
              <w:marTop w:val="0"/>
              <w:marBottom w:val="0"/>
              <w:divBdr>
                <w:top w:val="none" w:sz="0" w:space="0" w:color="auto"/>
                <w:left w:val="none" w:sz="0" w:space="0" w:color="auto"/>
                <w:bottom w:val="none" w:sz="0" w:space="0" w:color="auto"/>
                <w:right w:val="none" w:sz="0" w:space="0" w:color="auto"/>
              </w:divBdr>
            </w:div>
            <w:div w:id="2009626344">
              <w:marLeft w:val="0"/>
              <w:marRight w:val="0"/>
              <w:marTop w:val="0"/>
              <w:marBottom w:val="0"/>
              <w:divBdr>
                <w:top w:val="none" w:sz="0" w:space="0" w:color="auto"/>
                <w:left w:val="none" w:sz="0" w:space="0" w:color="auto"/>
                <w:bottom w:val="none" w:sz="0" w:space="0" w:color="auto"/>
                <w:right w:val="none" w:sz="0" w:space="0" w:color="auto"/>
              </w:divBdr>
            </w:div>
            <w:div w:id="2009671094">
              <w:marLeft w:val="0"/>
              <w:marRight w:val="0"/>
              <w:marTop w:val="0"/>
              <w:marBottom w:val="0"/>
              <w:divBdr>
                <w:top w:val="none" w:sz="0" w:space="0" w:color="auto"/>
                <w:left w:val="none" w:sz="0" w:space="0" w:color="auto"/>
                <w:bottom w:val="none" w:sz="0" w:space="0" w:color="auto"/>
                <w:right w:val="none" w:sz="0" w:space="0" w:color="auto"/>
              </w:divBdr>
            </w:div>
            <w:div w:id="2014795488">
              <w:marLeft w:val="0"/>
              <w:marRight w:val="0"/>
              <w:marTop w:val="0"/>
              <w:marBottom w:val="0"/>
              <w:divBdr>
                <w:top w:val="none" w:sz="0" w:space="0" w:color="auto"/>
                <w:left w:val="none" w:sz="0" w:space="0" w:color="auto"/>
                <w:bottom w:val="none" w:sz="0" w:space="0" w:color="auto"/>
                <w:right w:val="none" w:sz="0" w:space="0" w:color="auto"/>
              </w:divBdr>
            </w:div>
            <w:div w:id="2015110647">
              <w:marLeft w:val="0"/>
              <w:marRight w:val="0"/>
              <w:marTop w:val="0"/>
              <w:marBottom w:val="0"/>
              <w:divBdr>
                <w:top w:val="none" w:sz="0" w:space="0" w:color="auto"/>
                <w:left w:val="none" w:sz="0" w:space="0" w:color="auto"/>
                <w:bottom w:val="none" w:sz="0" w:space="0" w:color="auto"/>
                <w:right w:val="none" w:sz="0" w:space="0" w:color="auto"/>
              </w:divBdr>
            </w:div>
            <w:div w:id="2016490365">
              <w:marLeft w:val="0"/>
              <w:marRight w:val="0"/>
              <w:marTop w:val="0"/>
              <w:marBottom w:val="0"/>
              <w:divBdr>
                <w:top w:val="none" w:sz="0" w:space="0" w:color="auto"/>
                <w:left w:val="none" w:sz="0" w:space="0" w:color="auto"/>
                <w:bottom w:val="none" w:sz="0" w:space="0" w:color="auto"/>
                <w:right w:val="none" w:sz="0" w:space="0" w:color="auto"/>
              </w:divBdr>
            </w:div>
            <w:div w:id="2017073003">
              <w:marLeft w:val="0"/>
              <w:marRight w:val="0"/>
              <w:marTop w:val="0"/>
              <w:marBottom w:val="0"/>
              <w:divBdr>
                <w:top w:val="none" w:sz="0" w:space="0" w:color="auto"/>
                <w:left w:val="none" w:sz="0" w:space="0" w:color="auto"/>
                <w:bottom w:val="none" w:sz="0" w:space="0" w:color="auto"/>
                <w:right w:val="none" w:sz="0" w:space="0" w:color="auto"/>
              </w:divBdr>
            </w:div>
            <w:div w:id="2017415559">
              <w:marLeft w:val="0"/>
              <w:marRight w:val="0"/>
              <w:marTop w:val="0"/>
              <w:marBottom w:val="0"/>
              <w:divBdr>
                <w:top w:val="none" w:sz="0" w:space="0" w:color="auto"/>
                <w:left w:val="none" w:sz="0" w:space="0" w:color="auto"/>
                <w:bottom w:val="none" w:sz="0" w:space="0" w:color="auto"/>
                <w:right w:val="none" w:sz="0" w:space="0" w:color="auto"/>
              </w:divBdr>
            </w:div>
            <w:div w:id="2023315975">
              <w:marLeft w:val="0"/>
              <w:marRight w:val="0"/>
              <w:marTop w:val="0"/>
              <w:marBottom w:val="0"/>
              <w:divBdr>
                <w:top w:val="none" w:sz="0" w:space="0" w:color="auto"/>
                <w:left w:val="none" w:sz="0" w:space="0" w:color="auto"/>
                <w:bottom w:val="none" w:sz="0" w:space="0" w:color="auto"/>
                <w:right w:val="none" w:sz="0" w:space="0" w:color="auto"/>
              </w:divBdr>
            </w:div>
            <w:div w:id="2023705473">
              <w:marLeft w:val="0"/>
              <w:marRight w:val="0"/>
              <w:marTop w:val="0"/>
              <w:marBottom w:val="0"/>
              <w:divBdr>
                <w:top w:val="none" w:sz="0" w:space="0" w:color="auto"/>
                <w:left w:val="none" w:sz="0" w:space="0" w:color="auto"/>
                <w:bottom w:val="none" w:sz="0" w:space="0" w:color="auto"/>
                <w:right w:val="none" w:sz="0" w:space="0" w:color="auto"/>
              </w:divBdr>
            </w:div>
            <w:div w:id="2023820279">
              <w:marLeft w:val="0"/>
              <w:marRight w:val="0"/>
              <w:marTop w:val="0"/>
              <w:marBottom w:val="0"/>
              <w:divBdr>
                <w:top w:val="none" w:sz="0" w:space="0" w:color="auto"/>
                <w:left w:val="none" w:sz="0" w:space="0" w:color="auto"/>
                <w:bottom w:val="none" w:sz="0" w:space="0" w:color="auto"/>
                <w:right w:val="none" w:sz="0" w:space="0" w:color="auto"/>
              </w:divBdr>
            </w:div>
            <w:div w:id="2025130000">
              <w:marLeft w:val="0"/>
              <w:marRight w:val="0"/>
              <w:marTop w:val="0"/>
              <w:marBottom w:val="0"/>
              <w:divBdr>
                <w:top w:val="none" w:sz="0" w:space="0" w:color="auto"/>
                <w:left w:val="none" w:sz="0" w:space="0" w:color="auto"/>
                <w:bottom w:val="none" w:sz="0" w:space="0" w:color="auto"/>
                <w:right w:val="none" w:sz="0" w:space="0" w:color="auto"/>
              </w:divBdr>
            </w:div>
            <w:div w:id="2026862448">
              <w:marLeft w:val="0"/>
              <w:marRight w:val="0"/>
              <w:marTop w:val="0"/>
              <w:marBottom w:val="0"/>
              <w:divBdr>
                <w:top w:val="none" w:sz="0" w:space="0" w:color="auto"/>
                <w:left w:val="none" w:sz="0" w:space="0" w:color="auto"/>
                <w:bottom w:val="none" w:sz="0" w:space="0" w:color="auto"/>
                <w:right w:val="none" w:sz="0" w:space="0" w:color="auto"/>
              </w:divBdr>
            </w:div>
            <w:div w:id="2026899626">
              <w:marLeft w:val="0"/>
              <w:marRight w:val="0"/>
              <w:marTop w:val="0"/>
              <w:marBottom w:val="0"/>
              <w:divBdr>
                <w:top w:val="none" w:sz="0" w:space="0" w:color="auto"/>
                <w:left w:val="none" w:sz="0" w:space="0" w:color="auto"/>
                <w:bottom w:val="none" w:sz="0" w:space="0" w:color="auto"/>
                <w:right w:val="none" w:sz="0" w:space="0" w:color="auto"/>
              </w:divBdr>
            </w:div>
            <w:div w:id="2027825460">
              <w:marLeft w:val="0"/>
              <w:marRight w:val="0"/>
              <w:marTop w:val="0"/>
              <w:marBottom w:val="0"/>
              <w:divBdr>
                <w:top w:val="none" w:sz="0" w:space="0" w:color="auto"/>
                <w:left w:val="none" w:sz="0" w:space="0" w:color="auto"/>
                <w:bottom w:val="none" w:sz="0" w:space="0" w:color="auto"/>
                <w:right w:val="none" w:sz="0" w:space="0" w:color="auto"/>
              </w:divBdr>
            </w:div>
            <w:div w:id="2028486223">
              <w:marLeft w:val="0"/>
              <w:marRight w:val="0"/>
              <w:marTop w:val="0"/>
              <w:marBottom w:val="0"/>
              <w:divBdr>
                <w:top w:val="none" w:sz="0" w:space="0" w:color="auto"/>
                <w:left w:val="none" w:sz="0" w:space="0" w:color="auto"/>
                <w:bottom w:val="none" w:sz="0" w:space="0" w:color="auto"/>
                <w:right w:val="none" w:sz="0" w:space="0" w:color="auto"/>
              </w:divBdr>
            </w:div>
            <w:div w:id="2028870880">
              <w:marLeft w:val="0"/>
              <w:marRight w:val="0"/>
              <w:marTop w:val="0"/>
              <w:marBottom w:val="0"/>
              <w:divBdr>
                <w:top w:val="none" w:sz="0" w:space="0" w:color="auto"/>
                <w:left w:val="none" w:sz="0" w:space="0" w:color="auto"/>
                <w:bottom w:val="none" w:sz="0" w:space="0" w:color="auto"/>
                <w:right w:val="none" w:sz="0" w:space="0" w:color="auto"/>
              </w:divBdr>
            </w:div>
            <w:div w:id="2029024435">
              <w:marLeft w:val="0"/>
              <w:marRight w:val="0"/>
              <w:marTop w:val="0"/>
              <w:marBottom w:val="0"/>
              <w:divBdr>
                <w:top w:val="none" w:sz="0" w:space="0" w:color="auto"/>
                <w:left w:val="none" w:sz="0" w:space="0" w:color="auto"/>
                <w:bottom w:val="none" w:sz="0" w:space="0" w:color="auto"/>
                <w:right w:val="none" w:sz="0" w:space="0" w:color="auto"/>
              </w:divBdr>
            </w:div>
            <w:div w:id="2032410309">
              <w:marLeft w:val="0"/>
              <w:marRight w:val="0"/>
              <w:marTop w:val="0"/>
              <w:marBottom w:val="0"/>
              <w:divBdr>
                <w:top w:val="none" w:sz="0" w:space="0" w:color="auto"/>
                <w:left w:val="none" w:sz="0" w:space="0" w:color="auto"/>
                <w:bottom w:val="none" w:sz="0" w:space="0" w:color="auto"/>
                <w:right w:val="none" w:sz="0" w:space="0" w:color="auto"/>
              </w:divBdr>
            </w:div>
            <w:div w:id="2035449594">
              <w:marLeft w:val="0"/>
              <w:marRight w:val="0"/>
              <w:marTop w:val="0"/>
              <w:marBottom w:val="0"/>
              <w:divBdr>
                <w:top w:val="none" w:sz="0" w:space="0" w:color="auto"/>
                <w:left w:val="none" w:sz="0" w:space="0" w:color="auto"/>
                <w:bottom w:val="none" w:sz="0" w:space="0" w:color="auto"/>
                <w:right w:val="none" w:sz="0" w:space="0" w:color="auto"/>
              </w:divBdr>
            </w:div>
            <w:div w:id="2035811304">
              <w:marLeft w:val="0"/>
              <w:marRight w:val="0"/>
              <w:marTop w:val="0"/>
              <w:marBottom w:val="0"/>
              <w:divBdr>
                <w:top w:val="none" w:sz="0" w:space="0" w:color="auto"/>
                <w:left w:val="none" w:sz="0" w:space="0" w:color="auto"/>
                <w:bottom w:val="none" w:sz="0" w:space="0" w:color="auto"/>
                <w:right w:val="none" w:sz="0" w:space="0" w:color="auto"/>
              </w:divBdr>
            </w:div>
            <w:div w:id="2037582731">
              <w:marLeft w:val="0"/>
              <w:marRight w:val="0"/>
              <w:marTop w:val="0"/>
              <w:marBottom w:val="0"/>
              <w:divBdr>
                <w:top w:val="none" w:sz="0" w:space="0" w:color="auto"/>
                <w:left w:val="none" w:sz="0" w:space="0" w:color="auto"/>
                <w:bottom w:val="none" w:sz="0" w:space="0" w:color="auto"/>
                <w:right w:val="none" w:sz="0" w:space="0" w:color="auto"/>
              </w:divBdr>
            </w:div>
            <w:div w:id="2038071010">
              <w:marLeft w:val="0"/>
              <w:marRight w:val="0"/>
              <w:marTop w:val="0"/>
              <w:marBottom w:val="0"/>
              <w:divBdr>
                <w:top w:val="none" w:sz="0" w:space="0" w:color="auto"/>
                <w:left w:val="none" w:sz="0" w:space="0" w:color="auto"/>
                <w:bottom w:val="none" w:sz="0" w:space="0" w:color="auto"/>
                <w:right w:val="none" w:sz="0" w:space="0" w:color="auto"/>
              </w:divBdr>
            </w:div>
            <w:div w:id="2038117597">
              <w:marLeft w:val="0"/>
              <w:marRight w:val="0"/>
              <w:marTop w:val="0"/>
              <w:marBottom w:val="0"/>
              <w:divBdr>
                <w:top w:val="none" w:sz="0" w:space="0" w:color="auto"/>
                <w:left w:val="none" w:sz="0" w:space="0" w:color="auto"/>
                <w:bottom w:val="none" w:sz="0" w:space="0" w:color="auto"/>
                <w:right w:val="none" w:sz="0" w:space="0" w:color="auto"/>
              </w:divBdr>
            </w:div>
            <w:div w:id="2040279592">
              <w:marLeft w:val="0"/>
              <w:marRight w:val="0"/>
              <w:marTop w:val="0"/>
              <w:marBottom w:val="0"/>
              <w:divBdr>
                <w:top w:val="none" w:sz="0" w:space="0" w:color="auto"/>
                <w:left w:val="none" w:sz="0" w:space="0" w:color="auto"/>
                <w:bottom w:val="none" w:sz="0" w:space="0" w:color="auto"/>
                <w:right w:val="none" w:sz="0" w:space="0" w:color="auto"/>
              </w:divBdr>
            </w:div>
            <w:div w:id="2041277804">
              <w:marLeft w:val="0"/>
              <w:marRight w:val="0"/>
              <w:marTop w:val="0"/>
              <w:marBottom w:val="0"/>
              <w:divBdr>
                <w:top w:val="none" w:sz="0" w:space="0" w:color="auto"/>
                <w:left w:val="none" w:sz="0" w:space="0" w:color="auto"/>
                <w:bottom w:val="none" w:sz="0" w:space="0" w:color="auto"/>
                <w:right w:val="none" w:sz="0" w:space="0" w:color="auto"/>
              </w:divBdr>
            </w:div>
            <w:div w:id="2041469908">
              <w:marLeft w:val="0"/>
              <w:marRight w:val="0"/>
              <w:marTop w:val="0"/>
              <w:marBottom w:val="0"/>
              <w:divBdr>
                <w:top w:val="none" w:sz="0" w:space="0" w:color="auto"/>
                <w:left w:val="none" w:sz="0" w:space="0" w:color="auto"/>
                <w:bottom w:val="none" w:sz="0" w:space="0" w:color="auto"/>
                <w:right w:val="none" w:sz="0" w:space="0" w:color="auto"/>
              </w:divBdr>
            </w:div>
            <w:div w:id="2042626058">
              <w:marLeft w:val="0"/>
              <w:marRight w:val="0"/>
              <w:marTop w:val="0"/>
              <w:marBottom w:val="0"/>
              <w:divBdr>
                <w:top w:val="none" w:sz="0" w:space="0" w:color="auto"/>
                <w:left w:val="none" w:sz="0" w:space="0" w:color="auto"/>
                <w:bottom w:val="none" w:sz="0" w:space="0" w:color="auto"/>
                <w:right w:val="none" w:sz="0" w:space="0" w:color="auto"/>
              </w:divBdr>
              <w:divsChild>
                <w:div w:id="99956183">
                  <w:marLeft w:val="0"/>
                  <w:marRight w:val="0"/>
                  <w:marTop w:val="0"/>
                  <w:marBottom w:val="0"/>
                  <w:divBdr>
                    <w:top w:val="none" w:sz="0" w:space="0" w:color="auto"/>
                    <w:left w:val="none" w:sz="0" w:space="0" w:color="auto"/>
                    <w:bottom w:val="none" w:sz="0" w:space="0" w:color="auto"/>
                    <w:right w:val="none" w:sz="0" w:space="0" w:color="auto"/>
                  </w:divBdr>
                </w:div>
                <w:div w:id="394427794">
                  <w:marLeft w:val="0"/>
                  <w:marRight w:val="0"/>
                  <w:marTop w:val="0"/>
                  <w:marBottom w:val="0"/>
                  <w:divBdr>
                    <w:top w:val="none" w:sz="0" w:space="0" w:color="auto"/>
                    <w:left w:val="none" w:sz="0" w:space="0" w:color="auto"/>
                    <w:bottom w:val="none" w:sz="0" w:space="0" w:color="auto"/>
                    <w:right w:val="none" w:sz="0" w:space="0" w:color="auto"/>
                  </w:divBdr>
                </w:div>
                <w:div w:id="1263225607">
                  <w:marLeft w:val="0"/>
                  <w:marRight w:val="0"/>
                  <w:marTop w:val="0"/>
                  <w:marBottom w:val="0"/>
                  <w:divBdr>
                    <w:top w:val="none" w:sz="0" w:space="0" w:color="auto"/>
                    <w:left w:val="none" w:sz="0" w:space="0" w:color="auto"/>
                    <w:bottom w:val="none" w:sz="0" w:space="0" w:color="auto"/>
                    <w:right w:val="none" w:sz="0" w:space="0" w:color="auto"/>
                  </w:divBdr>
                </w:div>
                <w:div w:id="1802961069">
                  <w:marLeft w:val="0"/>
                  <w:marRight w:val="0"/>
                  <w:marTop w:val="0"/>
                  <w:marBottom w:val="0"/>
                  <w:divBdr>
                    <w:top w:val="none" w:sz="0" w:space="0" w:color="auto"/>
                    <w:left w:val="none" w:sz="0" w:space="0" w:color="auto"/>
                    <w:bottom w:val="none" w:sz="0" w:space="0" w:color="auto"/>
                    <w:right w:val="none" w:sz="0" w:space="0" w:color="auto"/>
                  </w:divBdr>
                </w:div>
              </w:divsChild>
            </w:div>
            <w:div w:id="2046515601">
              <w:marLeft w:val="0"/>
              <w:marRight w:val="0"/>
              <w:marTop w:val="0"/>
              <w:marBottom w:val="0"/>
              <w:divBdr>
                <w:top w:val="none" w:sz="0" w:space="0" w:color="auto"/>
                <w:left w:val="none" w:sz="0" w:space="0" w:color="auto"/>
                <w:bottom w:val="none" w:sz="0" w:space="0" w:color="auto"/>
                <w:right w:val="none" w:sz="0" w:space="0" w:color="auto"/>
              </w:divBdr>
            </w:div>
            <w:div w:id="2047564677">
              <w:marLeft w:val="0"/>
              <w:marRight w:val="0"/>
              <w:marTop w:val="0"/>
              <w:marBottom w:val="0"/>
              <w:divBdr>
                <w:top w:val="none" w:sz="0" w:space="0" w:color="auto"/>
                <w:left w:val="none" w:sz="0" w:space="0" w:color="auto"/>
                <w:bottom w:val="none" w:sz="0" w:space="0" w:color="auto"/>
                <w:right w:val="none" w:sz="0" w:space="0" w:color="auto"/>
              </w:divBdr>
            </w:div>
            <w:div w:id="2048411216">
              <w:marLeft w:val="0"/>
              <w:marRight w:val="0"/>
              <w:marTop w:val="0"/>
              <w:marBottom w:val="0"/>
              <w:divBdr>
                <w:top w:val="none" w:sz="0" w:space="0" w:color="auto"/>
                <w:left w:val="none" w:sz="0" w:space="0" w:color="auto"/>
                <w:bottom w:val="none" w:sz="0" w:space="0" w:color="auto"/>
                <w:right w:val="none" w:sz="0" w:space="0" w:color="auto"/>
              </w:divBdr>
            </w:div>
            <w:div w:id="2048793399">
              <w:marLeft w:val="0"/>
              <w:marRight w:val="0"/>
              <w:marTop w:val="0"/>
              <w:marBottom w:val="0"/>
              <w:divBdr>
                <w:top w:val="none" w:sz="0" w:space="0" w:color="auto"/>
                <w:left w:val="none" w:sz="0" w:space="0" w:color="auto"/>
                <w:bottom w:val="none" w:sz="0" w:space="0" w:color="auto"/>
                <w:right w:val="none" w:sz="0" w:space="0" w:color="auto"/>
              </w:divBdr>
            </w:div>
            <w:div w:id="2055765948">
              <w:marLeft w:val="0"/>
              <w:marRight w:val="0"/>
              <w:marTop w:val="0"/>
              <w:marBottom w:val="0"/>
              <w:divBdr>
                <w:top w:val="none" w:sz="0" w:space="0" w:color="auto"/>
                <w:left w:val="none" w:sz="0" w:space="0" w:color="auto"/>
                <w:bottom w:val="none" w:sz="0" w:space="0" w:color="auto"/>
                <w:right w:val="none" w:sz="0" w:space="0" w:color="auto"/>
              </w:divBdr>
            </w:div>
            <w:div w:id="2056537664">
              <w:marLeft w:val="0"/>
              <w:marRight w:val="0"/>
              <w:marTop w:val="0"/>
              <w:marBottom w:val="0"/>
              <w:divBdr>
                <w:top w:val="none" w:sz="0" w:space="0" w:color="auto"/>
                <w:left w:val="none" w:sz="0" w:space="0" w:color="auto"/>
                <w:bottom w:val="none" w:sz="0" w:space="0" w:color="auto"/>
                <w:right w:val="none" w:sz="0" w:space="0" w:color="auto"/>
              </w:divBdr>
            </w:div>
            <w:div w:id="2062046935">
              <w:marLeft w:val="0"/>
              <w:marRight w:val="0"/>
              <w:marTop w:val="0"/>
              <w:marBottom w:val="0"/>
              <w:divBdr>
                <w:top w:val="none" w:sz="0" w:space="0" w:color="auto"/>
                <w:left w:val="none" w:sz="0" w:space="0" w:color="auto"/>
                <w:bottom w:val="none" w:sz="0" w:space="0" w:color="auto"/>
                <w:right w:val="none" w:sz="0" w:space="0" w:color="auto"/>
              </w:divBdr>
            </w:div>
            <w:div w:id="2063020399">
              <w:marLeft w:val="0"/>
              <w:marRight w:val="0"/>
              <w:marTop w:val="0"/>
              <w:marBottom w:val="0"/>
              <w:divBdr>
                <w:top w:val="none" w:sz="0" w:space="0" w:color="auto"/>
                <w:left w:val="none" w:sz="0" w:space="0" w:color="auto"/>
                <w:bottom w:val="none" w:sz="0" w:space="0" w:color="auto"/>
                <w:right w:val="none" w:sz="0" w:space="0" w:color="auto"/>
              </w:divBdr>
            </w:div>
            <w:div w:id="2063288240">
              <w:marLeft w:val="0"/>
              <w:marRight w:val="0"/>
              <w:marTop w:val="360"/>
              <w:marBottom w:val="0"/>
              <w:divBdr>
                <w:top w:val="single" w:sz="6" w:space="0" w:color="auto"/>
                <w:left w:val="single" w:sz="6" w:space="0" w:color="auto"/>
                <w:bottom w:val="single" w:sz="6" w:space="0" w:color="auto"/>
                <w:right w:val="single" w:sz="6" w:space="0" w:color="auto"/>
              </w:divBdr>
            </w:div>
            <w:div w:id="2064256846">
              <w:marLeft w:val="0"/>
              <w:marRight w:val="0"/>
              <w:marTop w:val="0"/>
              <w:marBottom w:val="0"/>
              <w:divBdr>
                <w:top w:val="none" w:sz="0" w:space="0" w:color="auto"/>
                <w:left w:val="none" w:sz="0" w:space="0" w:color="auto"/>
                <w:bottom w:val="none" w:sz="0" w:space="0" w:color="auto"/>
                <w:right w:val="none" w:sz="0" w:space="0" w:color="auto"/>
              </w:divBdr>
            </w:div>
            <w:div w:id="2065829008">
              <w:marLeft w:val="0"/>
              <w:marRight w:val="0"/>
              <w:marTop w:val="0"/>
              <w:marBottom w:val="0"/>
              <w:divBdr>
                <w:top w:val="none" w:sz="0" w:space="0" w:color="auto"/>
                <w:left w:val="none" w:sz="0" w:space="0" w:color="auto"/>
                <w:bottom w:val="none" w:sz="0" w:space="0" w:color="auto"/>
                <w:right w:val="none" w:sz="0" w:space="0" w:color="auto"/>
              </w:divBdr>
            </w:div>
            <w:div w:id="2066443805">
              <w:marLeft w:val="0"/>
              <w:marRight w:val="0"/>
              <w:marTop w:val="0"/>
              <w:marBottom w:val="0"/>
              <w:divBdr>
                <w:top w:val="none" w:sz="0" w:space="0" w:color="auto"/>
                <w:left w:val="none" w:sz="0" w:space="0" w:color="auto"/>
                <w:bottom w:val="none" w:sz="0" w:space="0" w:color="auto"/>
                <w:right w:val="none" w:sz="0" w:space="0" w:color="auto"/>
              </w:divBdr>
            </w:div>
            <w:div w:id="2070611384">
              <w:marLeft w:val="0"/>
              <w:marRight w:val="0"/>
              <w:marTop w:val="0"/>
              <w:marBottom w:val="0"/>
              <w:divBdr>
                <w:top w:val="none" w:sz="0" w:space="0" w:color="auto"/>
                <w:left w:val="none" w:sz="0" w:space="0" w:color="auto"/>
                <w:bottom w:val="none" w:sz="0" w:space="0" w:color="auto"/>
                <w:right w:val="none" w:sz="0" w:space="0" w:color="auto"/>
              </w:divBdr>
            </w:div>
            <w:div w:id="2071539049">
              <w:marLeft w:val="0"/>
              <w:marRight w:val="0"/>
              <w:marTop w:val="0"/>
              <w:marBottom w:val="0"/>
              <w:divBdr>
                <w:top w:val="none" w:sz="0" w:space="0" w:color="auto"/>
                <w:left w:val="none" w:sz="0" w:space="0" w:color="auto"/>
                <w:bottom w:val="none" w:sz="0" w:space="0" w:color="auto"/>
                <w:right w:val="none" w:sz="0" w:space="0" w:color="auto"/>
              </w:divBdr>
            </w:div>
            <w:div w:id="2072388379">
              <w:marLeft w:val="0"/>
              <w:marRight w:val="0"/>
              <w:marTop w:val="0"/>
              <w:marBottom w:val="0"/>
              <w:divBdr>
                <w:top w:val="none" w:sz="0" w:space="0" w:color="auto"/>
                <w:left w:val="none" w:sz="0" w:space="0" w:color="auto"/>
                <w:bottom w:val="none" w:sz="0" w:space="0" w:color="auto"/>
                <w:right w:val="none" w:sz="0" w:space="0" w:color="auto"/>
              </w:divBdr>
            </w:div>
            <w:div w:id="2072535138">
              <w:marLeft w:val="0"/>
              <w:marRight w:val="0"/>
              <w:marTop w:val="0"/>
              <w:marBottom w:val="0"/>
              <w:divBdr>
                <w:top w:val="none" w:sz="0" w:space="0" w:color="auto"/>
                <w:left w:val="none" w:sz="0" w:space="0" w:color="auto"/>
                <w:bottom w:val="none" w:sz="0" w:space="0" w:color="auto"/>
                <w:right w:val="none" w:sz="0" w:space="0" w:color="auto"/>
              </w:divBdr>
            </w:div>
            <w:div w:id="2074111774">
              <w:marLeft w:val="0"/>
              <w:marRight w:val="0"/>
              <w:marTop w:val="0"/>
              <w:marBottom w:val="0"/>
              <w:divBdr>
                <w:top w:val="none" w:sz="0" w:space="0" w:color="auto"/>
                <w:left w:val="none" w:sz="0" w:space="0" w:color="auto"/>
                <w:bottom w:val="none" w:sz="0" w:space="0" w:color="auto"/>
                <w:right w:val="none" w:sz="0" w:space="0" w:color="auto"/>
              </w:divBdr>
            </w:div>
            <w:div w:id="2074617591">
              <w:marLeft w:val="0"/>
              <w:marRight w:val="0"/>
              <w:marTop w:val="0"/>
              <w:marBottom w:val="0"/>
              <w:divBdr>
                <w:top w:val="none" w:sz="0" w:space="0" w:color="auto"/>
                <w:left w:val="none" w:sz="0" w:space="0" w:color="auto"/>
                <w:bottom w:val="none" w:sz="0" w:space="0" w:color="auto"/>
                <w:right w:val="none" w:sz="0" w:space="0" w:color="auto"/>
              </w:divBdr>
            </w:div>
            <w:div w:id="2074889408">
              <w:marLeft w:val="0"/>
              <w:marRight w:val="0"/>
              <w:marTop w:val="0"/>
              <w:marBottom w:val="0"/>
              <w:divBdr>
                <w:top w:val="none" w:sz="0" w:space="0" w:color="auto"/>
                <w:left w:val="none" w:sz="0" w:space="0" w:color="auto"/>
                <w:bottom w:val="none" w:sz="0" w:space="0" w:color="auto"/>
                <w:right w:val="none" w:sz="0" w:space="0" w:color="auto"/>
              </w:divBdr>
            </w:div>
            <w:div w:id="2075010684">
              <w:marLeft w:val="0"/>
              <w:marRight w:val="0"/>
              <w:marTop w:val="0"/>
              <w:marBottom w:val="0"/>
              <w:divBdr>
                <w:top w:val="none" w:sz="0" w:space="0" w:color="auto"/>
                <w:left w:val="none" w:sz="0" w:space="0" w:color="auto"/>
                <w:bottom w:val="none" w:sz="0" w:space="0" w:color="auto"/>
                <w:right w:val="none" w:sz="0" w:space="0" w:color="auto"/>
              </w:divBdr>
            </w:div>
            <w:div w:id="2076277494">
              <w:marLeft w:val="0"/>
              <w:marRight w:val="0"/>
              <w:marTop w:val="0"/>
              <w:marBottom w:val="0"/>
              <w:divBdr>
                <w:top w:val="none" w:sz="0" w:space="0" w:color="auto"/>
                <w:left w:val="none" w:sz="0" w:space="0" w:color="auto"/>
                <w:bottom w:val="none" w:sz="0" w:space="0" w:color="auto"/>
                <w:right w:val="none" w:sz="0" w:space="0" w:color="auto"/>
              </w:divBdr>
            </w:div>
            <w:div w:id="2076774365">
              <w:marLeft w:val="0"/>
              <w:marRight w:val="0"/>
              <w:marTop w:val="0"/>
              <w:marBottom w:val="0"/>
              <w:divBdr>
                <w:top w:val="none" w:sz="0" w:space="0" w:color="auto"/>
                <w:left w:val="none" w:sz="0" w:space="0" w:color="auto"/>
                <w:bottom w:val="none" w:sz="0" w:space="0" w:color="auto"/>
                <w:right w:val="none" w:sz="0" w:space="0" w:color="auto"/>
              </w:divBdr>
            </w:div>
            <w:div w:id="2079130000">
              <w:marLeft w:val="0"/>
              <w:marRight w:val="0"/>
              <w:marTop w:val="0"/>
              <w:marBottom w:val="0"/>
              <w:divBdr>
                <w:top w:val="none" w:sz="0" w:space="0" w:color="auto"/>
                <w:left w:val="none" w:sz="0" w:space="0" w:color="auto"/>
                <w:bottom w:val="none" w:sz="0" w:space="0" w:color="auto"/>
                <w:right w:val="none" w:sz="0" w:space="0" w:color="auto"/>
              </w:divBdr>
            </w:div>
            <w:div w:id="2081756772">
              <w:marLeft w:val="0"/>
              <w:marRight w:val="0"/>
              <w:marTop w:val="0"/>
              <w:marBottom w:val="0"/>
              <w:divBdr>
                <w:top w:val="none" w:sz="0" w:space="0" w:color="auto"/>
                <w:left w:val="none" w:sz="0" w:space="0" w:color="auto"/>
                <w:bottom w:val="none" w:sz="0" w:space="0" w:color="auto"/>
                <w:right w:val="none" w:sz="0" w:space="0" w:color="auto"/>
              </w:divBdr>
            </w:div>
            <w:div w:id="2082360944">
              <w:marLeft w:val="0"/>
              <w:marRight w:val="0"/>
              <w:marTop w:val="0"/>
              <w:marBottom w:val="0"/>
              <w:divBdr>
                <w:top w:val="none" w:sz="0" w:space="0" w:color="auto"/>
                <w:left w:val="none" w:sz="0" w:space="0" w:color="auto"/>
                <w:bottom w:val="none" w:sz="0" w:space="0" w:color="auto"/>
                <w:right w:val="none" w:sz="0" w:space="0" w:color="auto"/>
              </w:divBdr>
            </w:div>
            <w:div w:id="2083870107">
              <w:marLeft w:val="0"/>
              <w:marRight w:val="0"/>
              <w:marTop w:val="0"/>
              <w:marBottom w:val="0"/>
              <w:divBdr>
                <w:top w:val="none" w:sz="0" w:space="0" w:color="auto"/>
                <w:left w:val="none" w:sz="0" w:space="0" w:color="auto"/>
                <w:bottom w:val="none" w:sz="0" w:space="0" w:color="auto"/>
                <w:right w:val="none" w:sz="0" w:space="0" w:color="auto"/>
              </w:divBdr>
            </w:div>
            <w:div w:id="2084176191">
              <w:marLeft w:val="0"/>
              <w:marRight w:val="0"/>
              <w:marTop w:val="0"/>
              <w:marBottom w:val="0"/>
              <w:divBdr>
                <w:top w:val="none" w:sz="0" w:space="0" w:color="auto"/>
                <w:left w:val="none" w:sz="0" w:space="0" w:color="auto"/>
                <w:bottom w:val="none" w:sz="0" w:space="0" w:color="auto"/>
                <w:right w:val="none" w:sz="0" w:space="0" w:color="auto"/>
              </w:divBdr>
            </w:div>
            <w:div w:id="2084598772">
              <w:marLeft w:val="0"/>
              <w:marRight w:val="0"/>
              <w:marTop w:val="0"/>
              <w:marBottom w:val="0"/>
              <w:divBdr>
                <w:top w:val="none" w:sz="0" w:space="0" w:color="auto"/>
                <w:left w:val="none" w:sz="0" w:space="0" w:color="auto"/>
                <w:bottom w:val="none" w:sz="0" w:space="0" w:color="auto"/>
                <w:right w:val="none" w:sz="0" w:space="0" w:color="auto"/>
              </w:divBdr>
            </w:div>
            <w:div w:id="2085715083">
              <w:marLeft w:val="0"/>
              <w:marRight w:val="0"/>
              <w:marTop w:val="0"/>
              <w:marBottom w:val="0"/>
              <w:divBdr>
                <w:top w:val="none" w:sz="0" w:space="0" w:color="auto"/>
                <w:left w:val="none" w:sz="0" w:space="0" w:color="auto"/>
                <w:bottom w:val="none" w:sz="0" w:space="0" w:color="auto"/>
                <w:right w:val="none" w:sz="0" w:space="0" w:color="auto"/>
              </w:divBdr>
            </w:div>
            <w:div w:id="2086953552">
              <w:marLeft w:val="0"/>
              <w:marRight w:val="0"/>
              <w:marTop w:val="0"/>
              <w:marBottom w:val="0"/>
              <w:divBdr>
                <w:top w:val="none" w:sz="0" w:space="0" w:color="auto"/>
                <w:left w:val="none" w:sz="0" w:space="0" w:color="auto"/>
                <w:bottom w:val="none" w:sz="0" w:space="0" w:color="auto"/>
                <w:right w:val="none" w:sz="0" w:space="0" w:color="auto"/>
              </w:divBdr>
            </w:div>
            <w:div w:id="2088257720">
              <w:marLeft w:val="0"/>
              <w:marRight w:val="0"/>
              <w:marTop w:val="0"/>
              <w:marBottom w:val="0"/>
              <w:divBdr>
                <w:top w:val="none" w:sz="0" w:space="0" w:color="auto"/>
                <w:left w:val="none" w:sz="0" w:space="0" w:color="auto"/>
                <w:bottom w:val="none" w:sz="0" w:space="0" w:color="auto"/>
                <w:right w:val="none" w:sz="0" w:space="0" w:color="auto"/>
              </w:divBdr>
            </w:div>
            <w:div w:id="2088964518">
              <w:marLeft w:val="0"/>
              <w:marRight w:val="0"/>
              <w:marTop w:val="0"/>
              <w:marBottom w:val="0"/>
              <w:divBdr>
                <w:top w:val="none" w:sz="0" w:space="0" w:color="auto"/>
                <w:left w:val="none" w:sz="0" w:space="0" w:color="auto"/>
                <w:bottom w:val="none" w:sz="0" w:space="0" w:color="auto"/>
                <w:right w:val="none" w:sz="0" w:space="0" w:color="auto"/>
              </w:divBdr>
            </w:div>
            <w:div w:id="2091810000">
              <w:marLeft w:val="0"/>
              <w:marRight w:val="0"/>
              <w:marTop w:val="0"/>
              <w:marBottom w:val="0"/>
              <w:divBdr>
                <w:top w:val="none" w:sz="0" w:space="0" w:color="auto"/>
                <w:left w:val="none" w:sz="0" w:space="0" w:color="auto"/>
                <w:bottom w:val="none" w:sz="0" w:space="0" w:color="auto"/>
                <w:right w:val="none" w:sz="0" w:space="0" w:color="auto"/>
              </w:divBdr>
            </w:div>
            <w:div w:id="2093156936">
              <w:marLeft w:val="0"/>
              <w:marRight w:val="0"/>
              <w:marTop w:val="0"/>
              <w:marBottom w:val="0"/>
              <w:divBdr>
                <w:top w:val="none" w:sz="0" w:space="0" w:color="auto"/>
                <w:left w:val="none" w:sz="0" w:space="0" w:color="auto"/>
                <w:bottom w:val="none" w:sz="0" w:space="0" w:color="auto"/>
                <w:right w:val="none" w:sz="0" w:space="0" w:color="auto"/>
              </w:divBdr>
            </w:div>
            <w:div w:id="2093776336">
              <w:marLeft w:val="0"/>
              <w:marRight w:val="0"/>
              <w:marTop w:val="0"/>
              <w:marBottom w:val="0"/>
              <w:divBdr>
                <w:top w:val="none" w:sz="0" w:space="0" w:color="auto"/>
                <w:left w:val="none" w:sz="0" w:space="0" w:color="auto"/>
                <w:bottom w:val="none" w:sz="0" w:space="0" w:color="auto"/>
                <w:right w:val="none" w:sz="0" w:space="0" w:color="auto"/>
              </w:divBdr>
            </w:div>
            <w:div w:id="2094279459">
              <w:marLeft w:val="0"/>
              <w:marRight w:val="0"/>
              <w:marTop w:val="0"/>
              <w:marBottom w:val="0"/>
              <w:divBdr>
                <w:top w:val="none" w:sz="0" w:space="0" w:color="auto"/>
                <w:left w:val="none" w:sz="0" w:space="0" w:color="auto"/>
                <w:bottom w:val="none" w:sz="0" w:space="0" w:color="auto"/>
                <w:right w:val="none" w:sz="0" w:space="0" w:color="auto"/>
              </w:divBdr>
            </w:div>
            <w:div w:id="2096633960">
              <w:marLeft w:val="0"/>
              <w:marRight w:val="0"/>
              <w:marTop w:val="0"/>
              <w:marBottom w:val="0"/>
              <w:divBdr>
                <w:top w:val="none" w:sz="0" w:space="0" w:color="auto"/>
                <w:left w:val="none" w:sz="0" w:space="0" w:color="auto"/>
                <w:bottom w:val="none" w:sz="0" w:space="0" w:color="auto"/>
                <w:right w:val="none" w:sz="0" w:space="0" w:color="auto"/>
              </w:divBdr>
            </w:div>
            <w:div w:id="2098401417">
              <w:marLeft w:val="0"/>
              <w:marRight w:val="0"/>
              <w:marTop w:val="0"/>
              <w:marBottom w:val="0"/>
              <w:divBdr>
                <w:top w:val="none" w:sz="0" w:space="0" w:color="auto"/>
                <w:left w:val="none" w:sz="0" w:space="0" w:color="auto"/>
                <w:bottom w:val="none" w:sz="0" w:space="0" w:color="auto"/>
                <w:right w:val="none" w:sz="0" w:space="0" w:color="auto"/>
              </w:divBdr>
            </w:div>
            <w:div w:id="2098944000">
              <w:marLeft w:val="0"/>
              <w:marRight w:val="0"/>
              <w:marTop w:val="0"/>
              <w:marBottom w:val="0"/>
              <w:divBdr>
                <w:top w:val="none" w:sz="0" w:space="0" w:color="auto"/>
                <w:left w:val="none" w:sz="0" w:space="0" w:color="auto"/>
                <w:bottom w:val="none" w:sz="0" w:space="0" w:color="auto"/>
                <w:right w:val="none" w:sz="0" w:space="0" w:color="auto"/>
              </w:divBdr>
            </w:div>
            <w:div w:id="2101021871">
              <w:marLeft w:val="0"/>
              <w:marRight w:val="0"/>
              <w:marTop w:val="0"/>
              <w:marBottom w:val="0"/>
              <w:divBdr>
                <w:top w:val="none" w:sz="0" w:space="0" w:color="auto"/>
                <w:left w:val="none" w:sz="0" w:space="0" w:color="auto"/>
                <w:bottom w:val="none" w:sz="0" w:space="0" w:color="auto"/>
                <w:right w:val="none" w:sz="0" w:space="0" w:color="auto"/>
              </w:divBdr>
            </w:div>
            <w:div w:id="2101674427">
              <w:marLeft w:val="0"/>
              <w:marRight w:val="0"/>
              <w:marTop w:val="0"/>
              <w:marBottom w:val="0"/>
              <w:divBdr>
                <w:top w:val="none" w:sz="0" w:space="0" w:color="auto"/>
                <w:left w:val="none" w:sz="0" w:space="0" w:color="auto"/>
                <w:bottom w:val="none" w:sz="0" w:space="0" w:color="auto"/>
                <w:right w:val="none" w:sz="0" w:space="0" w:color="auto"/>
              </w:divBdr>
            </w:div>
            <w:div w:id="2101681272">
              <w:marLeft w:val="0"/>
              <w:marRight w:val="0"/>
              <w:marTop w:val="0"/>
              <w:marBottom w:val="0"/>
              <w:divBdr>
                <w:top w:val="none" w:sz="0" w:space="0" w:color="auto"/>
                <w:left w:val="none" w:sz="0" w:space="0" w:color="auto"/>
                <w:bottom w:val="none" w:sz="0" w:space="0" w:color="auto"/>
                <w:right w:val="none" w:sz="0" w:space="0" w:color="auto"/>
              </w:divBdr>
            </w:div>
            <w:div w:id="2104642143">
              <w:marLeft w:val="0"/>
              <w:marRight w:val="0"/>
              <w:marTop w:val="0"/>
              <w:marBottom w:val="0"/>
              <w:divBdr>
                <w:top w:val="none" w:sz="0" w:space="0" w:color="auto"/>
                <w:left w:val="none" w:sz="0" w:space="0" w:color="auto"/>
                <w:bottom w:val="none" w:sz="0" w:space="0" w:color="auto"/>
                <w:right w:val="none" w:sz="0" w:space="0" w:color="auto"/>
              </w:divBdr>
            </w:div>
            <w:div w:id="2105608381">
              <w:marLeft w:val="0"/>
              <w:marRight w:val="0"/>
              <w:marTop w:val="0"/>
              <w:marBottom w:val="0"/>
              <w:divBdr>
                <w:top w:val="none" w:sz="0" w:space="0" w:color="auto"/>
                <w:left w:val="none" w:sz="0" w:space="0" w:color="auto"/>
                <w:bottom w:val="none" w:sz="0" w:space="0" w:color="auto"/>
                <w:right w:val="none" w:sz="0" w:space="0" w:color="auto"/>
              </w:divBdr>
            </w:div>
            <w:div w:id="2106265334">
              <w:marLeft w:val="0"/>
              <w:marRight w:val="0"/>
              <w:marTop w:val="0"/>
              <w:marBottom w:val="0"/>
              <w:divBdr>
                <w:top w:val="none" w:sz="0" w:space="0" w:color="auto"/>
                <w:left w:val="none" w:sz="0" w:space="0" w:color="auto"/>
                <w:bottom w:val="none" w:sz="0" w:space="0" w:color="auto"/>
                <w:right w:val="none" w:sz="0" w:space="0" w:color="auto"/>
              </w:divBdr>
            </w:div>
            <w:div w:id="2107849582">
              <w:marLeft w:val="0"/>
              <w:marRight w:val="0"/>
              <w:marTop w:val="0"/>
              <w:marBottom w:val="0"/>
              <w:divBdr>
                <w:top w:val="none" w:sz="0" w:space="0" w:color="auto"/>
                <w:left w:val="none" w:sz="0" w:space="0" w:color="auto"/>
                <w:bottom w:val="none" w:sz="0" w:space="0" w:color="auto"/>
                <w:right w:val="none" w:sz="0" w:space="0" w:color="auto"/>
              </w:divBdr>
            </w:div>
            <w:div w:id="2112119360">
              <w:marLeft w:val="0"/>
              <w:marRight w:val="0"/>
              <w:marTop w:val="0"/>
              <w:marBottom w:val="0"/>
              <w:divBdr>
                <w:top w:val="none" w:sz="0" w:space="0" w:color="auto"/>
                <w:left w:val="none" w:sz="0" w:space="0" w:color="auto"/>
                <w:bottom w:val="none" w:sz="0" w:space="0" w:color="auto"/>
                <w:right w:val="none" w:sz="0" w:space="0" w:color="auto"/>
              </w:divBdr>
            </w:div>
            <w:div w:id="2112160397">
              <w:marLeft w:val="0"/>
              <w:marRight w:val="0"/>
              <w:marTop w:val="360"/>
              <w:marBottom w:val="0"/>
              <w:divBdr>
                <w:top w:val="single" w:sz="6" w:space="0" w:color="auto"/>
                <w:left w:val="single" w:sz="6" w:space="0" w:color="auto"/>
                <w:bottom w:val="single" w:sz="6" w:space="0" w:color="auto"/>
                <w:right w:val="single" w:sz="6" w:space="0" w:color="auto"/>
              </w:divBdr>
            </w:div>
            <w:div w:id="2114399704">
              <w:marLeft w:val="0"/>
              <w:marRight w:val="0"/>
              <w:marTop w:val="0"/>
              <w:marBottom w:val="0"/>
              <w:divBdr>
                <w:top w:val="none" w:sz="0" w:space="0" w:color="auto"/>
                <w:left w:val="none" w:sz="0" w:space="0" w:color="auto"/>
                <w:bottom w:val="none" w:sz="0" w:space="0" w:color="auto"/>
                <w:right w:val="none" w:sz="0" w:space="0" w:color="auto"/>
              </w:divBdr>
            </w:div>
            <w:div w:id="2117748223">
              <w:marLeft w:val="0"/>
              <w:marRight w:val="0"/>
              <w:marTop w:val="0"/>
              <w:marBottom w:val="0"/>
              <w:divBdr>
                <w:top w:val="none" w:sz="0" w:space="0" w:color="auto"/>
                <w:left w:val="none" w:sz="0" w:space="0" w:color="auto"/>
                <w:bottom w:val="none" w:sz="0" w:space="0" w:color="auto"/>
                <w:right w:val="none" w:sz="0" w:space="0" w:color="auto"/>
              </w:divBdr>
            </w:div>
            <w:div w:id="2117863769">
              <w:marLeft w:val="0"/>
              <w:marRight w:val="0"/>
              <w:marTop w:val="0"/>
              <w:marBottom w:val="0"/>
              <w:divBdr>
                <w:top w:val="none" w:sz="0" w:space="0" w:color="auto"/>
                <w:left w:val="none" w:sz="0" w:space="0" w:color="auto"/>
                <w:bottom w:val="none" w:sz="0" w:space="0" w:color="auto"/>
                <w:right w:val="none" w:sz="0" w:space="0" w:color="auto"/>
              </w:divBdr>
            </w:div>
            <w:div w:id="2118214490">
              <w:marLeft w:val="0"/>
              <w:marRight w:val="0"/>
              <w:marTop w:val="0"/>
              <w:marBottom w:val="0"/>
              <w:divBdr>
                <w:top w:val="none" w:sz="0" w:space="0" w:color="auto"/>
                <w:left w:val="none" w:sz="0" w:space="0" w:color="auto"/>
                <w:bottom w:val="none" w:sz="0" w:space="0" w:color="auto"/>
                <w:right w:val="none" w:sz="0" w:space="0" w:color="auto"/>
              </w:divBdr>
            </w:div>
            <w:div w:id="2120835138">
              <w:marLeft w:val="0"/>
              <w:marRight w:val="0"/>
              <w:marTop w:val="0"/>
              <w:marBottom w:val="0"/>
              <w:divBdr>
                <w:top w:val="none" w:sz="0" w:space="0" w:color="auto"/>
                <w:left w:val="none" w:sz="0" w:space="0" w:color="auto"/>
                <w:bottom w:val="none" w:sz="0" w:space="0" w:color="auto"/>
                <w:right w:val="none" w:sz="0" w:space="0" w:color="auto"/>
              </w:divBdr>
            </w:div>
            <w:div w:id="2121024592">
              <w:marLeft w:val="0"/>
              <w:marRight w:val="0"/>
              <w:marTop w:val="0"/>
              <w:marBottom w:val="0"/>
              <w:divBdr>
                <w:top w:val="none" w:sz="0" w:space="0" w:color="auto"/>
                <w:left w:val="none" w:sz="0" w:space="0" w:color="auto"/>
                <w:bottom w:val="none" w:sz="0" w:space="0" w:color="auto"/>
                <w:right w:val="none" w:sz="0" w:space="0" w:color="auto"/>
              </w:divBdr>
            </w:div>
            <w:div w:id="2121760498">
              <w:marLeft w:val="0"/>
              <w:marRight w:val="0"/>
              <w:marTop w:val="0"/>
              <w:marBottom w:val="0"/>
              <w:divBdr>
                <w:top w:val="none" w:sz="0" w:space="0" w:color="auto"/>
                <w:left w:val="none" w:sz="0" w:space="0" w:color="auto"/>
                <w:bottom w:val="none" w:sz="0" w:space="0" w:color="auto"/>
                <w:right w:val="none" w:sz="0" w:space="0" w:color="auto"/>
              </w:divBdr>
            </w:div>
            <w:div w:id="2122649103">
              <w:marLeft w:val="0"/>
              <w:marRight w:val="0"/>
              <w:marTop w:val="0"/>
              <w:marBottom w:val="0"/>
              <w:divBdr>
                <w:top w:val="none" w:sz="0" w:space="0" w:color="auto"/>
                <w:left w:val="none" w:sz="0" w:space="0" w:color="auto"/>
                <w:bottom w:val="none" w:sz="0" w:space="0" w:color="auto"/>
                <w:right w:val="none" w:sz="0" w:space="0" w:color="auto"/>
              </w:divBdr>
            </w:div>
            <w:div w:id="2123527806">
              <w:marLeft w:val="0"/>
              <w:marRight w:val="0"/>
              <w:marTop w:val="0"/>
              <w:marBottom w:val="0"/>
              <w:divBdr>
                <w:top w:val="none" w:sz="0" w:space="0" w:color="auto"/>
                <w:left w:val="none" w:sz="0" w:space="0" w:color="auto"/>
                <w:bottom w:val="none" w:sz="0" w:space="0" w:color="auto"/>
                <w:right w:val="none" w:sz="0" w:space="0" w:color="auto"/>
              </w:divBdr>
            </w:div>
            <w:div w:id="2125155673">
              <w:marLeft w:val="0"/>
              <w:marRight w:val="0"/>
              <w:marTop w:val="0"/>
              <w:marBottom w:val="0"/>
              <w:divBdr>
                <w:top w:val="none" w:sz="0" w:space="0" w:color="auto"/>
                <w:left w:val="none" w:sz="0" w:space="0" w:color="auto"/>
                <w:bottom w:val="none" w:sz="0" w:space="0" w:color="auto"/>
                <w:right w:val="none" w:sz="0" w:space="0" w:color="auto"/>
              </w:divBdr>
            </w:div>
            <w:div w:id="2125465292">
              <w:marLeft w:val="0"/>
              <w:marRight w:val="0"/>
              <w:marTop w:val="0"/>
              <w:marBottom w:val="0"/>
              <w:divBdr>
                <w:top w:val="none" w:sz="0" w:space="0" w:color="auto"/>
                <w:left w:val="none" w:sz="0" w:space="0" w:color="auto"/>
                <w:bottom w:val="none" w:sz="0" w:space="0" w:color="auto"/>
                <w:right w:val="none" w:sz="0" w:space="0" w:color="auto"/>
              </w:divBdr>
            </w:div>
            <w:div w:id="2125884228">
              <w:marLeft w:val="0"/>
              <w:marRight w:val="0"/>
              <w:marTop w:val="0"/>
              <w:marBottom w:val="0"/>
              <w:divBdr>
                <w:top w:val="none" w:sz="0" w:space="0" w:color="auto"/>
                <w:left w:val="none" w:sz="0" w:space="0" w:color="auto"/>
                <w:bottom w:val="none" w:sz="0" w:space="0" w:color="auto"/>
                <w:right w:val="none" w:sz="0" w:space="0" w:color="auto"/>
              </w:divBdr>
            </w:div>
            <w:div w:id="2126534089">
              <w:marLeft w:val="0"/>
              <w:marRight w:val="0"/>
              <w:marTop w:val="0"/>
              <w:marBottom w:val="0"/>
              <w:divBdr>
                <w:top w:val="none" w:sz="0" w:space="0" w:color="auto"/>
                <w:left w:val="none" w:sz="0" w:space="0" w:color="auto"/>
                <w:bottom w:val="none" w:sz="0" w:space="0" w:color="auto"/>
                <w:right w:val="none" w:sz="0" w:space="0" w:color="auto"/>
              </w:divBdr>
            </w:div>
            <w:div w:id="2128423827">
              <w:marLeft w:val="0"/>
              <w:marRight w:val="0"/>
              <w:marTop w:val="0"/>
              <w:marBottom w:val="0"/>
              <w:divBdr>
                <w:top w:val="none" w:sz="0" w:space="0" w:color="auto"/>
                <w:left w:val="none" w:sz="0" w:space="0" w:color="auto"/>
                <w:bottom w:val="none" w:sz="0" w:space="0" w:color="auto"/>
                <w:right w:val="none" w:sz="0" w:space="0" w:color="auto"/>
              </w:divBdr>
            </w:div>
            <w:div w:id="2129278320">
              <w:marLeft w:val="0"/>
              <w:marRight w:val="0"/>
              <w:marTop w:val="0"/>
              <w:marBottom w:val="0"/>
              <w:divBdr>
                <w:top w:val="none" w:sz="0" w:space="0" w:color="auto"/>
                <w:left w:val="none" w:sz="0" w:space="0" w:color="auto"/>
                <w:bottom w:val="none" w:sz="0" w:space="0" w:color="auto"/>
                <w:right w:val="none" w:sz="0" w:space="0" w:color="auto"/>
              </w:divBdr>
            </w:div>
            <w:div w:id="2129426468">
              <w:marLeft w:val="0"/>
              <w:marRight w:val="0"/>
              <w:marTop w:val="0"/>
              <w:marBottom w:val="0"/>
              <w:divBdr>
                <w:top w:val="none" w:sz="0" w:space="0" w:color="auto"/>
                <w:left w:val="none" w:sz="0" w:space="0" w:color="auto"/>
                <w:bottom w:val="none" w:sz="0" w:space="0" w:color="auto"/>
                <w:right w:val="none" w:sz="0" w:space="0" w:color="auto"/>
              </w:divBdr>
            </w:div>
            <w:div w:id="2130463682">
              <w:marLeft w:val="0"/>
              <w:marRight w:val="0"/>
              <w:marTop w:val="0"/>
              <w:marBottom w:val="0"/>
              <w:divBdr>
                <w:top w:val="none" w:sz="0" w:space="0" w:color="auto"/>
                <w:left w:val="none" w:sz="0" w:space="0" w:color="auto"/>
                <w:bottom w:val="none" w:sz="0" w:space="0" w:color="auto"/>
                <w:right w:val="none" w:sz="0" w:space="0" w:color="auto"/>
              </w:divBdr>
            </w:div>
            <w:div w:id="2132361600">
              <w:marLeft w:val="0"/>
              <w:marRight w:val="0"/>
              <w:marTop w:val="0"/>
              <w:marBottom w:val="0"/>
              <w:divBdr>
                <w:top w:val="none" w:sz="0" w:space="0" w:color="auto"/>
                <w:left w:val="none" w:sz="0" w:space="0" w:color="auto"/>
                <w:bottom w:val="none" w:sz="0" w:space="0" w:color="auto"/>
                <w:right w:val="none" w:sz="0" w:space="0" w:color="auto"/>
              </w:divBdr>
            </w:div>
            <w:div w:id="2135905538">
              <w:marLeft w:val="0"/>
              <w:marRight w:val="0"/>
              <w:marTop w:val="0"/>
              <w:marBottom w:val="0"/>
              <w:divBdr>
                <w:top w:val="none" w:sz="0" w:space="0" w:color="auto"/>
                <w:left w:val="none" w:sz="0" w:space="0" w:color="auto"/>
                <w:bottom w:val="none" w:sz="0" w:space="0" w:color="auto"/>
                <w:right w:val="none" w:sz="0" w:space="0" w:color="auto"/>
              </w:divBdr>
            </w:div>
            <w:div w:id="2137134788">
              <w:marLeft w:val="0"/>
              <w:marRight w:val="0"/>
              <w:marTop w:val="0"/>
              <w:marBottom w:val="0"/>
              <w:divBdr>
                <w:top w:val="none" w:sz="0" w:space="0" w:color="auto"/>
                <w:left w:val="none" w:sz="0" w:space="0" w:color="auto"/>
                <w:bottom w:val="none" w:sz="0" w:space="0" w:color="auto"/>
                <w:right w:val="none" w:sz="0" w:space="0" w:color="auto"/>
              </w:divBdr>
            </w:div>
            <w:div w:id="2137286505">
              <w:marLeft w:val="0"/>
              <w:marRight w:val="0"/>
              <w:marTop w:val="0"/>
              <w:marBottom w:val="0"/>
              <w:divBdr>
                <w:top w:val="none" w:sz="0" w:space="0" w:color="auto"/>
                <w:left w:val="none" w:sz="0" w:space="0" w:color="auto"/>
                <w:bottom w:val="none" w:sz="0" w:space="0" w:color="auto"/>
                <w:right w:val="none" w:sz="0" w:space="0" w:color="auto"/>
              </w:divBdr>
            </w:div>
            <w:div w:id="2137487785">
              <w:marLeft w:val="0"/>
              <w:marRight w:val="0"/>
              <w:marTop w:val="0"/>
              <w:marBottom w:val="0"/>
              <w:divBdr>
                <w:top w:val="none" w:sz="0" w:space="0" w:color="auto"/>
                <w:left w:val="none" w:sz="0" w:space="0" w:color="auto"/>
                <w:bottom w:val="none" w:sz="0" w:space="0" w:color="auto"/>
                <w:right w:val="none" w:sz="0" w:space="0" w:color="auto"/>
              </w:divBdr>
            </w:div>
            <w:div w:id="2138599534">
              <w:marLeft w:val="0"/>
              <w:marRight w:val="0"/>
              <w:marTop w:val="0"/>
              <w:marBottom w:val="0"/>
              <w:divBdr>
                <w:top w:val="none" w:sz="0" w:space="0" w:color="auto"/>
                <w:left w:val="none" w:sz="0" w:space="0" w:color="auto"/>
                <w:bottom w:val="none" w:sz="0" w:space="0" w:color="auto"/>
                <w:right w:val="none" w:sz="0" w:space="0" w:color="auto"/>
              </w:divBdr>
            </w:div>
            <w:div w:id="2139258422">
              <w:marLeft w:val="0"/>
              <w:marRight w:val="0"/>
              <w:marTop w:val="0"/>
              <w:marBottom w:val="0"/>
              <w:divBdr>
                <w:top w:val="none" w:sz="0" w:space="0" w:color="auto"/>
                <w:left w:val="none" w:sz="0" w:space="0" w:color="auto"/>
                <w:bottom w:val="none" w:sz="0" w:space="0" w:color="auto"/>
                <w:right w:val="none" w:sz="0" w:space="0" w:color="auto"/>
              </w:divBdr>
            </w:div>
            <w:div w:id="2141150810">
              <w:marLeft w:val="0"/>
              <w:marRight w:val="0"/>
              <w:marTop w:val="0"/>
              <w:marBottom w:val="0"/>
              <w:divBdr>
                <w:top w:val="none" w:sz="0" w:space="0" w:color="auto"/>
                <w:left w:val="none" w:sz="0" w:space="0" w:color="auto"/>
                <w:bottom w:val="none" w:sz="0" w:space="0" w:color="auto"/>
                <w:right w:val="none" w:sz="0" w:space="0" w:color="auto"/>
              </w:divBdr>
            </w:div>
            <w:div w:id="2146192674">
              <w:marLeft w:val="0"/>
              <w:marRight w:val="0"/>
              <w:marTop w:val="0"/>
              <w:marBottom w:val="0"/>
              <w:divBdr>
                <w:top w:val="none" w:sz="0" w:space="0" w:color="auto"/>
                <w:left w:val="none" w:sz="0" w:space="0" w:color="auto"/>
                <w:bottom w:val="none" w:sz="0" w:space="0" w:color="auto"/>
                <w:right w:val="none" w:sz="0" w:space="0" w:color="auto"/>
              </w:divBdr>
            </w:div>
          </w:divsChild>
        </w:div>
        <w:div w:id="1844542185">
          <w:marLeft w:val="0"/>
          <w:marRight w:val="0"/>
          <w:marTop w:val="0"/>
          <w:marBottom w:val="0"/>
          <w:divBdr>
            <w:top w:val="none" w:sz="0" w:space="0" w:color="auto"/>
            <w:left w:val="none" w:sz="0" w:space="0" w:color="auto"/>
            <w:bottom w:val="none" w:sz="0" w:space="0" w:color="auto"/>
            <w:right w:val="none" w:sz="0" w:space="0" w:color="auto"/>
          </w:divBdr>
          <w:divsChild>
            <w:div w:id="3364607">
              <w:marLeft w:val="0"/>
              <w:marRight w:val="0"/>
              <w:marTop w:val="0"/>
              <w:marBottom w:val="0"/>
              <w:divBdr>
                <w:top w:val="none" w:sz="0" w:space="0" w:color="auto"/>
                <w:left w:val="none" w:sz="0" w:space="0" w:color="auto"/>
                <w:bottom w:val="none" w:sz="0" w:space="0" w:color="auto"/>
                <w:right w:val="none" w:sz="0" w:space="0" w:color="auto"/>
              </w:divBdr>
            </w:div>
            <w:div w:id="25065946">
              <w:marLeft w:val="0"/>
              <w:marRight w:val="0"/>
              <w:marTop w:val="0"/>
              <w:marBottom w:val="0"/>
              <w:divBdr>
                <w:top w:val="none" w:sz="0" w:space="0" w:color="auto"/>
                <w:left w:val="none" w:sz="0" w:space="0" w:color="auto"/>
                <w:bottom w:val="none" w:sz="0" w:space="0" w:color="auto"/>
                <w:right w:val="none" w:sz="0" w:space="0" w:color="auto"/>
              </w:divBdr>
            </w:div>
            <w:div w:id="27800770">
              <w:marLeft w:val="0"/>
              <w:marRight w:val="0"/>
              <w:marTop w:val="0"/>
              <w:marBottom w:val="0"/>
              <w:divBdr>
                <w:top w:val="none" w:sz="0" w:space="0" w:color="auto"/>
                <w:left w:val="none" w:sz="0" w:space="0" w:color="auto"/>
                <w:bottom w:val="none" w:sz="0" w:space="0" w:color="auto"/>
                <w:right w:val="none" w:sz="0" w:space="0" w:color="auto"/>
              </w:divBdr>
            </w:div>
            <w:div w:id="32509249">
              <w:marLeft w:val="0"/>
              <w:marRight w:val="0"/>
              <w:marTop w:val="0"/>
              <w:marBottom w:val="0"/>
              <w:divBdr>
                <w:top w:val="none" w:sz="0" w:space="0" w:color="auto"/>
                <w:left w:val="none" w:sz="0" w:space="0" w:color="auto"/>
                <w:bottom w:val="none" w:sz="0" w:space="0" w:color="auto"/>
                <w:right w:val="none" w:sz="0" w:space="0" w:color="auto"/>
              </w:divBdr>
            </w:div>
            <w:div w:id="45223117">
              <w:marLeft w:val="0"/>
              <w:marRight w:val="0"/>
              <w:marTop w:val="0"/>
              <w:marBottom w:val="0"/>
              <w:divBdr>
                <w:top w:val="none" w:sz="0" w:space="0" w:color="auto"/>
                <w:left w:val="none" w:sz="0" w:space="0" w:color="auto"/>
                <w:bottom w:val="none" w:sz="0" w:space="0" w:color="auto"/>
                <w:right w:val="none" w:sz="0" w:space="0" w:color="auto"/>
              </w:divBdr>
            </w:div>
            <w:div w:id="68117673">
              <w:marLeft w:val="0"/>
              <w:marRight w:val="0"/>
              <w:marTop w:val="0"/>
              <w:marBottom w:val="0"/>
              <w:divBdr>
                <w:top w:val="none" w:sz="0" w:space="0" w:color="auto"/>
                <w:left w:val="none" w:sz="0" w:space="0" w:color="auto"/>
                <w:bottom w:val="none" w:sz="0" w:space="0" w:color="auto"/>
                <w:right w:val="none" w:sz="0" w:space="0" w:color="auto"/>
              </w:divBdr>
            </w:div>
            <w:div w:id="80221614">
              <w:marLeft w:val="0"/>
              <w:marRight w:val="0"/>
              <w:marTop w:val="0"/>
              <w:marBottom w:val="0"/>
              <w:divBdr>
                <w:top w:val="none" w:sz="0" w:space="0" w:color="auto"/>
                <w:left w:val="none" w:sz="0" w:space="0" w:color="auto"/>
                <w:bottom w:val="none" w:sz="0" w:space="0" w:color="auto"/>
                <w:right w:val="none" w:sz="0" w:space="0" w:color="auto"/>
              </w:divBdr>
            </w:div>
            <w:div w:id="89620044">
              <w:marLeft w:val="0"/>
              <w:marRight w:val="0"/>
              <w:marTop w:val="0"/>
              <w:marBottom w:val="0"/>
              <w:divBdr>
                <w:top w:val="none" w:sz="0" w:space="0" w:color="auto"/>
                <w:left w:val="none" w:sz="0" w:space="0" w:color="auto"/>
                <w:bottom w:val="none" w:sz="0" w:space="0" w:color="auto"/>
                <w:right w:val="none" w:sz="0" w:space="0" w:color="auto"/>
              </w:divBdr>
            </w:div>
            <w:div w:id="97263117">
              <w:marLeft w:val="0"/>
              <w:marRight w:val="0"/>
              <w:marTop w:val="0"/>
              <w:marBottom w:val="0"/>
              <w:divBdr>
                <w:top w:val="none" w:sz="0" w:space="0" w:color="auto"/>
                <w:left w:val="none" w:sz="0" w:space="0" w:color="auto"/>
                <w:bottom w:val="none" w:sz="0" w:space="0" w:color="auto"/>
                <w:right w:val="none" w:sz="0" w:space="0" w:color="auto"/>
              </w:divBdr>
            </w:div>
            <w:div w:id="101190652">
              <w:marLeft w:val="0"/>
              <w:marRight w:val="0"/>
              <w:marTop w:val="0"/>
              <w:marBottom w:val="0"/>
              <w:divBdr>
                <w:top w:val="none" w:sz="0" w:space="0" w:color="auto"/>
                <w:left w:val="none" w:sz="0" w:space="0" w:color="auto"/>
                <w:bottom w:val="none" w:sz="0" w:space="0" w:color="auto"/>
                <w:right w:val="none" w:sz="0" w:space="0" w:color="auto"/>
              </w:divBdr>
            </w:div>
            <w:div w:id="102266405">
              <w:marLeft w:val="0"/>
              <w:marRight w:val="0"/>
              <w:marTop w:val="0"/>
              <w:marBottom w:val="0"/>
              <w:divBdr>
                <w:top w:val="none" w:sz="0" w:space="0" w:color="auto"/>
                <w:left w:val="none" w:sz="0" w:space="0" w:color="auto"/>
                <w:bottom w:val="none" w:sz="0" w:space="0" w:color="auto"/>
                <w:right w:val="none" w:sz="0" w:space="0" w:color="auto"/>
              </w:divBdr>
            </w:div>
            <w:div w:id="116067661">
              <w:marLeft w:val="0"/>
              <w:marRight w:val="0"/>
              <w:marTop w:val="0"/>
              <w:marBottom w:val="0"/>
              <w:divBdr>
                <w:top w:val="none" w:sz="0" w:space="0" w:color="auto"/>
                <w:left w:val="none" w:sz="0" w:space="0" w:color="auto"/>
                <w:bottom w:val="none" w:sz="0" w:space="0" w:color="auto"/>
                <w:right w:val="none" w:sz="0" w:space="0" w:color="auto"/>
              </w:divBdr>
            </w:div>
            <w:div w:id="128279542">
              <w:marLeft w:val="0"/>
              <w:marRight w:val="0"/>
              <w:marTop w:val="0"/>
              <w:marBottom w:val="0"/>
              <w:divBdr>
                <w:top w:val="none" w:sz="0" w:space="0" w:color="auto"/>
                <w:left w:val="none" w:sz="0" w:space="0" w:color="auto"/>
                <w:bottom w:val="none" w:sz="0" w:space="0" w:color="auto"/>
                <w:right w:val="none" w:sz="0" w:space="0" w:color="auto"/>
              </w:divBdr>
            </w:div>
            <w:div w:id="129565438">
              <w:marLeft w:val="0"/>
              <w:marRight w:val="0"/>
              <w:marTop w:val="0"/>
              <w:marBottom w:val="0"/>
              <w:divBdr>
                <w:top w:val="none" w:sz="0" w:space="0" w:color="auto"/>
                <w:left w:val="none" w:sz="0" w:space="0" w:color="auto"/>
                <w:bottom w:val="none" w:sz="0" w:space="0" w:color="auto"/>
                <w:right w:val="none" w:sz="0" w:space="0" w:color="auto"/>
              </w:divBdr>
            </w:div>
            <w:div w:id="137764703">
              <w:marLeft w:val="0"/>
              <w:marRight w:val="0"/>
              <w:marTop w:val="0"/>
              <w:marBottom w:val="0"/>
              <w:divBdr>
                <w:top w:val="none" w:sz="0" w:space="0" w:color="auto"/>
                <w:left w:val="none" w:sz="0" w:space="0" w:color="auto"/>
                <w:bottom w:val="none" w:sz="0" w:space="0" w:color="auto"/>
                <w:right w:val="none" w:sz="0" w:space="0" w:color="auto"/>
              </w:divBdr>
            </w:div>
            <w:div w:id="140117086">
              <w:marLeft w:val="0"/>
              <w:marRight w:val="0"/>
              <w:marTop w:val="0"/>
              <w:marBottom w:val="0"/>
              <w:divBdr>
                <w:top w:val="none" w:sz="0" w:space="0" w:color="auto"/>
                <w:left w:val="none" w:sz="0" w:space="0" w:color="auto"/>
                <w:bottom w:val="none" w:sz="0" w:space="0" w:color="auto"/>
                <w:right w:val="none" w:sz="0" w:space="0" w:color="auto"/>
              </w:divBdr>
            </w:div>
            <w:div w:id="151605285">
              <w:marLeft w:val="0"/>
              <w:marRight w:val="0"/>
              <w:marTop w:val="0"/>
              <w:marBottom w:val="0"/>
              <w:divBdr>
                <w:top w:val="none" w:sz="0" w:space="0" w:color="auto"/>
                <w:left w:val="none" w:sz="0" w:space="0" w:color="auto"/>
                <w:bottom w:val="none" w:sz="0" w:space="0" w:color="auto"/>
                <w:right w:val="none" w:sz="0" w:space="0" w:color="auto"/>
              </w:divBdr>
            </w:div>
            <w:div w:id="176310718">
              <w:marLeft w:val="0"/>
              <w:marRight w:val="0"/>
              <w:marTop w:val="0"/>
              <w:marBottom w:val="0"/>
              <w:divBdr>
                <w:top w:val="none" w:sz="0" w:space="0" w:color="auto"/>
                <w:left w:val="none" w:sz="0" w:space="0" w:color="auto"/>
                <w:bottom w:val="none" w:sz="0" w:space="0" w:color="auto"/>
                <w:right w:val="none" w:sz="0" w:space="0" w:color="auto"/>
              </w:divBdr>
            </w:div>
            <w:div w:id="184829402">
              <w:marLeft w:val="0"/>
              <w:marRight w:val="0"/>
              <w:marTop w:val="0"/>
              <w:marBottom w:val="0"/>
              <w:divBdr>
                <w:top w:val="none" w:sz="0" w:space="0" w:color="auto"/>
                <w:left w:val="none" w:sz="0" w:space="0" w:color="auto"/>
                <w:bottom w:val="none" w:sz="0" w:space="0" w:color="auto"/>
                <w:right w:val="none" w:sz="0" w:space="0" w:color="auto"/>
              </w:divBdr>
            </w:div>
            <w:div w:id="186335943">
              <w:marLeft w:val="0"/>
              <w:marRight w:val="0"/>
              <w:marTop w:val="0"/>
              <w:marBottom w:val="0"/>
              <w:divBdr>
                <w:top w:val="none" w:sz="0" w:space="0" w:color="auto"/>
                <w:left w:val="none" w:sz="0" w:space="0" w:color="auto"/>
                <w:bottom w:val="none" w:sz="0" w:space="0" w:color="auto"/>
                <w:right w:val="none" w:sz="0" w:space="0" w:color="auto"/>
              </w:divBdr>
            </w:div>
            <w:div w:id="195965359">
              <w:marLeft w:val="0"/>
              <w:marRight w:val="0"/>
              <w:marTop w:val="0"/>
              <w:marBottom w:val="0"/>
              <w:divBdr>
                <w:top w:val="none" w:sz="0" w:space="0" w:color="auto"/>
                <w:left w:val="none" w:sz="0" w:space="0" w:color="auto"/>
                <w:bottom w:val="none" w:sz="0" w:space="0" w:color="auto"/>
                <w:right w:val="none" w:sz="0" w:space="0" w:color="auto"/>
              </w:divBdr>
            </w:div>
            <w:div w:id="220797619">
              <w:marLeft w:val="0"/>
              <w:marRight w:val="0"/>
              <w:marTop w:val="0"/>
              <w:marBottom w:val="0"/>
              <w:divBdr>
                <w:top w:val="none" w:sz="0" w:space="0" w:color="auto"/>
                <w:left w:val="none" w:sz="0" w:space="0" w:color="auto"/>
                <w:bottom w:val="none" w:sz="0" w:space="0" w:color="auto"/>
                <w:right w:val="none" w:sz="0" w:space="0" w:color="auto"/>
              </w:divBdr>
            </w:div>
            <w:div w:id="224293039">
              <w:marLeft w:val="0"/>
              <w:marRight w:val="0"/>
              <w:marTop w:val="0"/>
              <w:marBottom w:val="0"/>
              <w:divBdr>
                <w:top w:val="none" w:sz="0" w:space="0" w:color="auto"/>
                <w:left w:val="none" w:sz="0" w:space="0" w:color="auto"/>
                <w:bottom w:val="none" w:sz="0" w:space="0" w:color="auto"/>
                <w:right w:val="none" w:sz="0" w:space="0" w:color="auto"/>
              </w:divBdr>
            </w:div>
            <w:div w:id="235941641">
              <w:marLeft w:val="0"/>
              <w:marRight w:val="0"/>
              <w:marTop w:val="0"/>
              <w:marBottom w:val="0"/>
              <w:divBdr>
                <w:top w:val="none" w:sz="0" w:space="0" w:color="auto"/>
                <w:left w:val="none" w:sz="0" w:space="0" w:color="auto"/>
                <w:bottom w:val="none" w:sz="0" w:space="0" w:color="auto"/>
                <w:right w:val="none" w:sz="0" w:space="0" w:color="auto"/>
              </w:divBdr>
            </w:div>
            <w:div w:id="260646035">
              <w:marLeft w:val="0"/>
              <w:marRight w:val="0"/>
              <w:marTop w:val="0"/>
              <w:marBottom w:val="0"/>
              <w:divBdr>
                <w:top w:val="none" w:sz="0" w:space="0" w:color="auto"/>
                <w:left w:val="none" w:sz="0" w:space="0" w:color="auto"/>
                <w:bottom w:val="none" w:sz="0" w:space="0" w:color="auto"/>
                <w:right w:val="none" w:sz="0" w:space="0" w:color="auto"/>
              </w:divBdr>
            </w:div>
            <w:div w:id="267205155">
              <w:marLeft w:val="0"/>
              <w:marRight w:val="0"/>
              <w:marTop w:val="0"/>
              <w:marBottom w:val="0"/>
              <w:divBdr>
                <w:top w:val="none" w:sz="0" w:space="0" w:color="auto"/>
                <w:left w:val="none" w:sz="0" w:space="0" w:color="auto"/>
                <w:bottom w:val="none" w:sz="0" w:space="0" w:color="auto"/>
                <w:right w:val="none" w:sz="0" w:space="0" w:color="auto"/>
              </w:divBdr>
            </w:div>
            <w:div w:id="294600125">
              <w:marLeft w:val="0"/>
              <w:marRight w:val="0"/>
              <w:marTop w:val="0"/>
              <w:marBottom w:val="0"/>
              <w:divBdr>
                <w:top w:val="none" w:sz="0" w:space="0" w:color="auto"/>
                <w:left w:val="none" w:sz="0" w:space="0" w:color="auto"/>
                <w:bottom w:val="none" w:sz="0" w:space="0" w:color="auto"/>
                <w:right w:val="none" w:sz="0" w:space="0" w:color="auto"/>
              </w:divBdr>
            </w:div>
            <w:div w:id="312416131">
              <w:marLeft w:val="0"/>
              <w:marRight w:val="0"/>
              <w:marTop w:val="0"/>
              <w:marBottom w:val="0"/>
              <w:divBdr>
                <w:top w:val="none" w:sz="0" w:space="0" w:color="auto"/>
                <w:left w:val="none" w:sz="0" w:space="0" w:color="auto"/>
                <w:bottom w:val="none" w:sz="0" w:space="0" w:color="auto"/>
                <w:right w:val="none" w:sz="0" w:space="0" w:color="auto"/>
              </w:divBdr>
            </w:div>
            <w:div w:id="316882550">
              <w:marLeft w:val="0"/>
              <w:marRight w:val="0"/>
              <w:marTop w:val="0"/>
              <w:marBottom w:val="0"/>
              <w:divBdr>
                <w:top w:val="none" w:sz="0" w:space="0" w:color="auto"/>
                <w:left w:val="none" w:sz="0" w:space="0" w:color="auto"/>
                <w:bottom w:val="none" w:sz="0" w:space="0" w:color="auto"/>
                <w:right w:val="none" w:sz="0" w:space="0" w:color="auto"/>
              </w:divBdr>
            </w:div>
            <w:div w:id="319114720">
              <w:marLeft w:val="0"/>
              <w:marRight w:val="0"/>
              <w:marTop w:val="0"/>
              <w:marBottom w:val="0"/>
              <w:divBdr>
                <w:top w:val="none" w:sz="0" w:space="0" w:color="auto"/>
                <w:left w:val="none" w:sz="0" w:space="0" w:color="auto"/>
                <w:bottom w:val="none" w:sz="0" w:space="0" w:color="auto"/>
                <w:right w:val="none" w:sz="0" w:space="0" w:color="auto"/>
              </w:divBdr>
            </w:div>
            <w:div w:id="335307587">
              <w:marLeft w:val="0"/>
              <w:marRight w:val="0"/>
              <w:marTop w:val="0"/>
              <w:marBottom w:val="0"/>
              <w:divBdr>
                <w:top w:val="none" w:sz="0" w:space="0" w:color="auto"/>
                <w:left w:val="none" w:sz="0" w:space="0" w:color="auto"/>
                <w:bottom w:val="none" w:sz="0" w:space="0" w:color="auto"/>
                <w:right w:val="none" w:sz="0" w:space="0" w:color="auto"/>
              </w:divBdr>
            </w:div>
            <w:div w:id="336536957">
              <w:marLeft w:val="0"/>
              <w:marRight w:val="0"/>
              <w:marTop w:val="0"/>
              <w:marBottom w:val="0"/>
              <w:divBdr>
                <w:top w:val="none" w:sz="0" w:space="0" w:color="auto"/>
                <w:left w:val="none" w:sz="0" w:space="0" w:color="auto"/>
                <w:bottom w:val="none" w:sz="0" w:space="0" w:color="auto"/>
                <w:right w:val="none" w:sz="0" w:space="0" w:color="auto"/>
              </w:divBdr>
            </w:div>
            <w:div w:id="348070379">
              <w:marLeft w:val="0"/>
              <w:marRight w:val="0"/>
              <w:marTop w:val="0"/>
              <w:marBottom w:val="0"/>
              <w:divBdr>
                <w:top w:val="none" w:sz="0" w:space="0" w:color="auto"/>
                <w:left w:val="none" w:sz="0" w:space="0" w:color="auto"/>
                <w:bottom w:val="none" w:sz="0" w:space="0" w:color="auto"/>
                <w:right w:val="none" w:sz="0" w:space="0" w:color="auto"/>
              </w:divBdr>
            </w:div>
            <w:div w:id="350496206">
              <w:marLeft w:val="0"/>
              <w:marRight w:val="0"/>
              <w:marTop w:val="0"/>
              <w:marBottom w:val="0"/>
              <w:divBdr>
                <w:top w:val="none" w:sz="0" w:space="0" w:color="auto"/>
                <w:left w:val="none" w:sz="0" w:space="0" w:color="auto"/>
                <w:bottom w:val="none" w:sz="0" w:space="0" w:color="auto"/>
                <w:right w:val="none" w:sz="0" w:space="0" w:color="auto"/>
              </w:divBdr>
            </w:div>
            <w:div w:id="375744022">
              <w:marLeft w:val="0"/>
              <w:marRight w:val="0"/>
              <w:marTop w:val="0"/>
              <w:marBottom w:val="0"/>
              <w:divBdr>
                <w:top w:val="none" w:sz="0" w:space="0" w:color="auto"/>
                <w:left w:val="none" w:sz="0" w:space="0" w:color="auto"/>
                <w:bottom w:val="none" w:sz="0" w:space="0" w:color="auto"/>
                <w:right w:val="none" w:sz="0" w:space="0" w:color="auto"/>
              </w:divBdr>
            </w:div>
            <w:div w:id="379978728">
              <w:marLeft w:val="0"/>
              <w:marRight w:val="0"/>
              <w:marTop w:val="0"/>
              <w:marBottom w:val="0"/>
              <w:divBdr>
                <w:top w:val="none" w:sz="0" w:space="0" w:color="auto"/>
                <w:left w:val="none" w:sz="0" w:space="0" w:color="auto"/>
                <w:bottom w:val="none" w:sz="0" w:space="0" w:color="auto"/>
                <w:right w:val="none" w:sz="0" w:space="0" w:color="auto"/>
              </w:divBdr>
            </w:div>
            <w:div w:id="396057480">
              <w:marLeft w:val="0"/>
              <w:marRight w:val="0"/>
              <w:marTop w:val="0"/>
              <w:marBottom w:val="0"/>
              <w:divBdr>
                <w:top w:val="none" w:sz="0" w:space="0" w:color="auto"/>
                <w:left w:val="none" w:sz="0" w:space="0" w:color="auto"/>
                <w:bottom w:val="none" w:sz="0" w:space="0" w:color="auto"/>
                <w:right w:val="none" w:sz="0" w:space="0" w:color="auto"/>
              </w:divBdr>
            </w:div>
            <w:div w:id="397165556">
              <w:marLeft w:val="0"/>
              <w:marRight w:val="0"/>
              <w:marTop w:val="0"/>
              <w:marBottom w:val="0"/>
              <w:divBdr>
                <w:top w:val="none" w:sz="0" w:space="0" w:color="auto"/>
                <w:left w:val="none" w:sz="0" w:space="0" w:color="auto"/>
                <w:bottom w:val="none" w:sz="0" w:space="0" w:color="auto"/>
                <w:right w:val="none" w:sz="0" w:space="0" w:color="auto"/>
              </w:divBdr>
            </w:div>
            <w:div w:id="401029887">
              <w:marLeft w:val="0"/>
              <w:marRight w:val="0"/>
              <w:marTop w:val="0"/>
              <w:marBottom w:val="0"/>
              <w:divBdr>
                <w:top w:val="none" w:sz="0" w:space="0" w:color="auto"/>
                <w:left w:val="none" w:sz="0" w:space="0" w:color="auto"/>
                <w:bottom w:val="none" w:sz="0" w:space="0" w:color="auto"/>
                <w:right w:val="none" w:sz="0" w:space="0" w:color="auto"/>
              </w:divBdr>
            </w:div>
            <w:div w:id="403336106">
              <w:marLeft w:val="0"/>
              <w:marRight w:val="0"/>
              <w:marTop w:val="0"/>
              <w:marBottom w:val="0"/>
              <w:divBdr>
                <w:top w:val="none" w:sz="0" w:space="0" w:color="auto"/>
                <w:left w:val="none" w:sz="0" w:space="0" w:color="auto"/>
                <w:bottom w:val="none" w:sz="0" w:space="0" w:color="auto"/>
                <w:right w:val="none" w:sz="0" w:space="0" w:color="auto"/>
              </w:divBdr>
            </w:div>
            <w:div w:id="420877861">
              <w:marLeft w:val="0"/>
              <w:marRight w:val="0"/>
              <w:marTop w:val="0"/>
              <w:marBottom w:val="0"/>
              <w:divBdr>
                <w:top w:val="none" w:sz="0" w:space="0" w:color="auto"/>
                <w:left w:val="none" w:sz="0" w:space="0" w:color="auto"/>
                <w:bottom w:val="none" w:sz="0" w:space="0" w:color="auto"/>
                <w:right w:val="none" w:sz="0" w:space="0" w:color="auto"/>
              </w:divBdr>
            </w:div>
            <w:div w:id="426001097">
              <w:marLeft w:val="0"/>
              <w:marRight w:val="0"/>
              <w:marTop w:val="0"/>
              <w:marBottom w:val="0"/>
              <w:divBdr>
                <w:top w:val="none" w:sz="0" w:space="0" w:color="auto"/>
                <w:left w:val="none" w:sz="0" w:space="0" w:color="auto"/>
                <w:bottom w:val="none" w:sz="0" w:space="0" w:color="auto"/>
                <w:right w:val="none" w:sz="0" w:space="0" w:color="auto"/>
              </w:divBdr>
            </w:div>
            <w:div w:id="437482122">
              <w:marLeft w:val="0"/>
              <w:marRight w:val="0"/>
              <w:marTop w:val="0"/>
              <w:marBottom w:val="0"/>
              <w:divBdr>
                <w:top w:val="none" w:sz="0" w:space="0" w:color="auto"/>
                <w:left w:val="none" w:sz="0" w:space="0" w:color="auto"/>
                <w:bottom w:val="none" w:sz="0" w:space="0" w:color="auto"/>
                <w:right w:val="none" w:sz="0" w:space="0" w:color="auto"/>
              </w:divBdr>
            </w:div>
            <w:div w:id="439374781">
              <w:marLeft w:val="0"/>
              <w:marRight w:val="0"/>
              <w:marTop w:val="0"/>
              <w:marBottom w:val="0"/>
              <w:divBdr>
                <w:top w:val="none" w:sz="0" w:space="0" w:color="auto"/>
                <w:left w:val="none" w:sz="0" w:space="0" w:color="auto"/>
                <w:bottom w:val="none" w:sz="0" w:space="0" w:color="auto"/>
                <w:right w:val="none" w:sz="0" w:space="0" w:color="auto"/>
              </w:divBdr>
            </w:div>
            <w:div w:id="455678766">
              <w:marLeft w:val="0"/>
              <w:marRight w:val="0"/>
              <w:marTop w:val="0"/>
              <w:marBottom w:val="0"/>
              <w:divBdr>
                <w:top w:val="none" w:sz="0" w:space="0" w:color="auto"/>
                <w:left w:val="none" w:sz="0" w:space="0" w:color="auto"/>
                <w:bottom w:val="none" w:sz="0" w:space="0" w:color="auto"/>
                <w:right w:val="none" w:sz="0" w:space="0" w:color="auto"/>
              </w:divBdr>
            </w:div>
            <w:div w:id="460347942">
              <w:marLeft w:val="0"/>
              <w:marRight w:val="0"/>
              <w:marTop w:val="0"/>
              <w:marBottom w:val="0"/>
              <w:divBdr>
                <w:top w:val="none" w:sz="0" w:space="0" w:color="auto"/>
                <w:left w:val="none" w:sz="0" w:space="0" w:color="auto"/>
                <w:bottom w:val="none" w:sz="0" w:space="0" w:color="auto"/>
                <w:right w:val="none" w:sz="0" w:space="0" w:color="auto"/>
              </w:divBdr>
            </w:div>
            <w:div w:id="493106352">
              <w:marLeft w:val="0"/>
              <w:marRight w:val="0"/>
              <w:marTop w:val="0"/>
              <w:marBottom w:val="0"/>
              <w:divBdr>
                <w:top w:val="none" w:sz="0" w:space="0" w:color="auto"/>
                <w:left w:val="none" w:sz="0" w:space="0" w:color="auto"/>
                <w:bottom w:val="none" w:sz="0" w:space="0" w:color="auto"/>
                <w:right w:val="none" w:sz="0" w:space="0" w:color="auto"/>
              </w:divBdr>
            </w:div>
            <w:div w:id="496462672">
              <w:marLeft w:val="0"/>
              <w:marRight w:val="0"/>
              <w:marTop w:val="480"/>
              <w:marBottom w:val="0"/>
              <w:divBdr>
                <w:top w:val="single" w:sz="6" w:space="0" w:color="auto"/>
                <w:left w:val="single" w:sz="6" w:space="0" w:color="auto"/>
                <w:bottom w:val="single" w:sz="6" w:space="0" w:color="auto"/>
                <w:right w:val="single" w:sz="6" w:space="0" w:color="auto"/>
              </w:divBdr>
            </w:div>
            <w:div w:id="518351182">
              <w:marLeft w:val="0"/>
              <w:marRight w:val="0"/>
              <w:marTop w:val="0"/>
              <w:marBottom w:val="0"/>
              <w:divBdr>
                <w:top w:val="none" w:sz="0" w:space="0" w:color="auto"/>
                <w:left w:val="none" w:sz="0" w:space="0" w:color="auto"/>
                <w:bottom w:val="none" w:sz="0" w:space="0" w:color="auto"/>
                <w:right w:val="none" w:sz="0" w:space="0" w:color="auto"/>
              </w:divBdr>
            </w:div>
            <w:div w:id="533233352">
              <w:marLeft w:val="0"/>
              <w:marRight w:val="0"/>
              <w:marTop w:val="0"/>
              <w:marBottom w:val="0"/>
              <w:divBdr>
                <w:top w:val="none" w:sz="0" w:space="0" w:color="auto"/>
                <w:left w:val="none" w:sz="0" w:space="0" w:color="auto"/>
                <w:bottom w:val="none" w:sz="0" w:space="0" w:color="auto"/>
                <w:right w:val="none" w:sz="0" w:space="0" w:color="auto"/>
              </w:divBdr>
            </w:div>
            <w:div w:id="537813292">
              <w:marLeft w:val="0"/>
              <w:marRight w:val="0"/>
              <w:marTop w:val="0"/>
              <w:marBottom w:val="0"/>
              <w:divBdr>
                <w:top w:val="none" w:sz="0" w:space="0" w:color="auto"/>
                <w:left w:val="none" w:sz="0" w:space="0" w:color="auto"/>
                <w:bottom w:val="none" w:sz="0" w:space="0" w:color="auto"/>
                <w:right w:val="none" w:sz="0" w:space="0" w:color="auto"/>
              </w:divBdr>
            </w:div>
            <w:div w:id="564949902">
              <w:marLeft w:val="0"/>
              <w:marRight w:val="0"/>
              <w:marTop w:val="480"/>
              <w:marBottom w:val="0"/>
              <w:divBdr>
                <w:top w:val="single" w:sz="6" w:space="0" w:color="auto"/>
                <w:left w:val="single" w:sz="6" w:space="0" w:color="auto"/>
                <w:bottom w:val="single" w:sz="6" w:space="0" w:color="auto"/>
                <w:right w:val="single" w:sz="6" w:space="0" w:color="auto"/>
              </w:divBdr>
            </w:div>
            <w:div w:id="567038738">
              <w:marLeft w:val="0"/>
              <w:marRight w:val="0"/>
              <w:marTop w:val="0"/>
              <w:marBottom w:val="0"/>
              <w:divBdr>
                <w:top w:val="none" w:sz="0" w:space="0" w:color="auto"/>
                <w:left w:val="none" w:sz="0" w:space="0" w:color="auto"/>
                <w:bottom w:val="none" w:sz="0" w:space="0" w:color="auto"/>
                <w:right w:val="none" w:sz="0" w:space="0" w:color="auto"/>
              </w:divBdr>
            </w:div>
            <w:div w:id="575095008">
              <w:marLeft w:val="0"/>
              <w:marRight w:val="0"/>
              <w:marTop w:val="0"/>
              <w:marBottom w:val="0"/>
              <w:divBdr>
                <w:top w:val="none" w:sz="0" w:space="0" w:color="auto"/>
                <w:left w:val="none" w:sz="0" w:space="0" w:color="auto"/>
                <w:bottom w:val="none" w:sz="0" w:space="0" w:color="auto"/>
                <w:right w:val="none" w:sz="0" w:space="0" w:color="auto"/>
              </w:divBdr>
            </w:div>
            <w:div w:id="587663028">
              <w:marLeft w:val="0"/>
              <w:marRight w:val="0"/>
              <w:marTop w:val="0"/>
              <w:marBottom w:val="0"/>
              <w:divBdr>
                <w:top w:val="none" w:sz="0" w:space="0" w:color="auto"/>
                <w:left w:val="none" w:sz="0" w:space="0" w:color="auto"/>
                <w:bottom w:val="none" w:sz="0" w:space="0" w:color="auto"/>
                <w:right w:val="none" w:sz="0" w:space="0" w:color="auto"/>
              </w:divBdr>
            </w:div>
            <w:div w:id="597180782">
              <w:marLeft w:val="0"/>
              <w:marRight w:val="0"/>
              <w:marTop w:val="0"/>
              <w:marBottom w:val="0"/>
              <w:divBdr>
                <w:top w:val="none" w:sz="0" w:space="0" w:color="auto"/>
                <w:left w:val="none" w:sz="0" w:space="0" w:color="auto"/>
                <w:bottom w:val="none" w:sz="0" w:space="0" w:color="auto"/>
                <w:right w:val="none" w:sz="0" w:space="0" w:color="auto"/>
              </w:divBdr>
            </w:div>
            <w:div w:id="604504110">
              <w:marLeft w:val="0"/>
              <w:marRight w:val="0"/>
              <w:marTop w:val="0"/>
              <w:marBottom w:val="0"/>
              <w:divBdr>
                <w:top w:val="none" w:sz="0" w:space="0" w:color="auto"/>
                <w:left w:val="none" w:sz="0" w:space="0" w:color="auto"/>
                <w:bottom w:val="none" w:sz="0" w:space="0" w:color="auto"/>
                <w:right w:val="none" w:sz="0" w:space="0" w:color="auto"/>
              </w:divBdr>
            </w:div>
            <w:div w:id="614362648">
              <w:marLeft w:val="0"/>
              <w:marRight w:val="0"/>
              <w:marTop w:val="0"/>
              <w:marBottom w:val="0"/>
              <w:divBdr>
                <w:top w:val="none" w:sz="0" w:space="0" w:color="auto"/>
                <w:left w:val="none" w:sz="0" w:space="0" w:color="auto"/>
                <w:bottom w:val="none" w:sz="0" w:space="0" w:color="auto"/>
                <w:right w:val="none" w:sz="0" w:space="0" w:color="auto"/>
              </w:divBdr>
            </w:div>
            <w:div w:id="620654247">
              <w:marLeft w:val="0"/>
              <w:marRight w:val="0"/>
              <w:marTop w:val="0"/>
              <w:marBottom w:val="0"/>
              <w:divBdr>
                <w:top w:val="none" w:sz="0" w:space="0" w:color="auto"/>
                <w:left w:val="none" w:sz="0" w:space="0" w:color="auto"/>
                <w:bottom w:val="none" w:sz="0" w:space="0" w:color="auto"/>
                <w:right w:val="none" w:sz="0" w:space="0" w:color="auto"/>
              </w:divBdr>
            </w:div>
            <w:div w:id="655492223">
              <w:marLeft w:val="0"/>
              <w:marRight w:val="0"/>
              <w:marTop w:val="0"/>
              <w:marBottom w:val="0"/>
              <w:divBdr>
                <w:top w:val="none" w:sz="0" w:space="0" w:color="auto"/>
                <w:left w:val="none" w:sz="0" w:space="0" w:color="auto"/>
                <w:bottom w:val="none" w:sz="0" w:space="0" w:color="auto"/>
                <w:right w:val="none" w:sz="0" w:space="0" w:color="auto"/>
              </w:divBdr>
            </w:div>
            <w:div w:id="658047660">
              <w:marLeft w:val="0"/>
              <w:marRight w:val="0"/>
              <w:marTop w:val="0"/>
              <w:marBottom w:val="0"/>
              <w:divBdr>
                <w:top w:val="none" w:sz="0" w:space="0" w:color="auto"/>
                <w:left w:val="none" w:sz="0" w:space="0" w:color="auto"/>
                <w:bottom w:val="none" w:sz="0" w:space="0" w:color="auto"/>
                <w:right w:val="none" w:sz="0" w:space="0" w:color="auto"/>
              </w:divBdr>
            </w:div>
            <w:div w:id="660162805">
              <w:marLeft w:val="0"/>
              <w:marRight w:val="0"/>
              <w:marTop w:val="0"/>
              <w:marBottom w:val="0"/>
              <w:divBdr>
                <w:top w:val="none" w:sz="0" w:space="0" w:color="auto"/>
                <w:left w:val="none" w:sz="0" w:space="0" w:color="auto"/>
                <w:bottom w:val="none" w:sz="0" w:space="0" w:color="auto"/>
                <w:right w:val="none" w:sz="0" w:space="0" w:color="auto"/>
              </w:divBdr>
            </w:div>
            <w:div w:id="669410333">
              <w:marLeft w:val="0"/>
              <w:marRight w:val="0"/>
              <w:marTop w:val="0"/>
              <w:marBottom w:val="0"/>
              <w:divBdr>
                <w:top w:val="none" w:sz="0" w:space="0" w:color="auto"/>
                <w:left w:val="none" w:sz="0" w:space="0" w:color="auto"/>
                <w:bottom w:val="none" w:sz="0" w:space="0" w:color="auto"/>
                <w:right w:val="none" w:sz="0" w:space="0" w:color="auto"/>
              </w:divBdr>
            </w:div>
            <w:div w:id="695077598">
              <w:marLeft w:val="0"/>
              <w:marRight w:val="0"/>
              <w:marTop w:val="0"/>
              <w:marBottom w:val="0"/>
              <w:divBdr>
                <w:top w:val="none" w:sz="0" w:space="0" w:color="auto"/>
                <w:left w:val="none" w:sz="0" w:space="0" w:color="auto"/>
                <w:bottom w:val="none" w:sz="0" w:space="0" w:color="auto"/>
                <w:right w:val="none" w:sz="0" w:space="0" w:color="auto"/>
              </w:divBdr>
            </w:div>
            <w:div w:id="698242688">
              <w:marLeft w:val="0"/>
              <w:marRight w:val="0"/>
              <w:marTop w:val="0"/>
              <w:marBottom w:val="0"/>
              <w:divBdr>
                <w:top w:val="none" w:sz="0" w:space="0" w:color="auto"/>
                <w:left w:val="none" w:sz="0" w:space="0" w:color="auto"/>
                <w:bottom w:val="none" w:sz="0" w:space="0" w:color="auto"/>
                <w:right w:val="none" w:sz="0" w:space="0" w:color="auto"/>
              </w:divBdr>
            </w:div>
            <w:div w:id="714355529">
              <w:marLeft w:val="0"/>
              <w:marRight w:val="0"/>
              <w:marTop w:val="0"/>
              <w:marBottom w:val="0"/>
              <w:divBdr>
                <w:top w:val="none" w:sz="0" w:space="0" w:color="auto"/>
                <w:left w:val="none" w:sz="0" w:space="0" w:color="auto"/>
                <w:bottom w:val="none" w:sz="0" w:space="0" w:color="auto"/>
                <w:right w:val="none" w:sz="0" w:space="0" w:color="auto"/>
              </w:divBdr>
            </w:div>
            <w:div w:id="716855598">
              <w:marLeft w:val="0"/>
              <w:marRight w:val="0"/>
              <w:marTop w:val="480"/>
              <w:marBottom w:val="0"/>
              <w:divBdr>
                <w:top w:val="single" w:sz="6" w:space="0" w:color="auto"/>
                <w:left w:val="single" w:sz="6" w:space="0" w:color="auto"/>
                <w:bottom w:val="single" w:sz="6" w:space="0" w:color="auto"/>
                <w:right w:val="single" w:sz="6" w:space="0" w:color="auto"/>
              </w:divBdr>
            </w:div>
            <w:div w:id="721560678">
              <w:marLeft w:val="0"/>
              <w:marRight w:val="0"/>
              <w:marTop w:val="480"/>
              <w:marBottom w:val="0"/>
              <w:divBdr>
                <w:top w:val="single" w:sz="6" w:space="0" w:color="auto"/>
                <w:left w:val="single" w:sz="6" w:space="0" w:color="auto"/>
                <w:bottom w:val="single" w:sz="6" w:space="0" w:color="auto"/>
                <w:right w:val="single" w:sz="6" w:space="0" w:color="auto"/>
              </w:divBdr>
            </w:div>
            <w:div w:id="732892262">
              <w:marLeft w:val="0"/>
              <w:marRight w:val="0"/>
              <w:marTop w:val="0"/>
              <w:marBottom w:val="0"/>
              <w:divBdr>
                <w:top w:val="none" w:sz="0" w:space="0" w:color="auto"/>
                <w:left w:val="none" w:sz="0" w:space="0" w:color="auto"/>
                <w:bottom w:val="none" w:sz="0" w:space="0" w:color="auto"/>
                <w:right w:val="none" w:sz="0" w:space="0" w:color="auto"/>
              </w:divBdr>
            </w:div>
            <w:div w:id="740564763">
              <w:marLeft w:val="0"/>
              <w:marRight w:val="0"/>
              <w:marTop w:val="0"/>
              <w:marBottom w:val="0"/>
              <w:divBdr>
                <w:top w:val="none" w:sz="0" w:space="0" w:color="auto"/>
                <w:left w:val="none" w:sz="0" w:space="0" w:color="auto"/>
                <w:bottom w:val="none" w:sz="0" w:space="0" w:color="auto"/>
                <w:right w:val="none" w:sz="0" w:space="0" w:color="auto"/>
              </w:divBdr>
            </w:div>
            <w:div w:id="761490393">
              <w:marLeft w:val="0"/>
              <w:marRight w:val="0"/>
              <w:marTop w:val="0"/>
              <w:marBottom w:val="0"/>
              <w:divBdr>
                <w:top w:val="none" w:sz="0" w:space="0" w:color="auto"/>
                <w:left w:val="none" w:sz="0" w:space="0" w:color="auto"/>
                <w:bottom w:val="none" w:sz="0" w:space="0" w:color="auto"/>
                <w:right w:val="none" w:sz="0" w:space="0" w:color="auto"/>
              </w:divBdr>
            </w:div>
            <w:div w:id="771238936">
              <w:marLeft w:val="0"/>
              <w:marRight w:val="0"/>
              <w:marTop w:val="480"/>
              <w:marBottom w:val="0"/>
              <w:divBdr>
                <w:top w:val="single" w:sz="6" w:space="0" w:color="auto"/>
                <w:left w:val="single" w:sz="6" w:space="0" w:color="auto"/>
                <w:bottom w:val="single" w:sz="6" w:space="0" w:color="auto"/>
                <w:right w:val="single" w:sz="6" w:space="0" w:color="auto"/>
              </w:divBdr>
            </w:div>
            <w:div w:id="787548685">
              <w:marLeft w:val="0"/>
              <w:marRight w:val="0"/>
              <w:marTop w:val="0"/>
              <w:marBottom w:val="0"/>
              <w:divBdr>
                <w:top w:val="none" w:sz="0" w:space="0" w:color="auto"/>
                <w:left w:val="none" w:sz="0" w:space="0" w:color="auto"/>
                <w:bottom w:val="none" w:sz="0" w:space="0" w:color="auto"/>
                <w:right w:val="none" w:sz="0" w:space="0" w:color="auto"/>
              </w:divBdr>
            </w:div>
            <w:div w:id="798884906">
              <w:marLeft w:val="0"/>
              <w:marRight w:val="0"/>
              <w:marTop w:val="0"/>
              <w:marBottom w:val="0"/>
              <w:divBdr>
                <w:top w:val="none" w:sz="0" w:space="0" w:color="auto"/>
                <w:left w:val="none" w:sz="0" w:space="0" w:color="auto"/>
                <w:bottom w:val="none" w:sz="0" w:space="0" w:color="auto"/>
                <w:right w:val="none" w:sz="0" w:space="0" w:color="auto"/>
              </w:divBdr>
            </w:div>
            <w:div w:id="799106219">
              <w:marLeft w:val="0"/>
              <w:marRight w:val="0"/>
              <w:marTop w:val="0"/>
              <w:marBottom w:val="0"/>
              <w:divBdr>
                <w:top w:val="none" w:sz="0" w:space="0" w:color="auto"/>
                <w:left w:val="none" w:sz="0" w:space="0" w:color="auto"/>
                <w:bottom w:val="none" w:sz="0" w:space="0" w:color="auto"/>
                <w:right w:val="none" w:sz="0" w:space="0" w:color="auto"/>
              </w:divBdr>
            </w:div>
            <w:div w:id="805273078">
              <w:marLeft w:val="0"/>
              <w:marRight w:val="0"/>
              <w:marTop w:val="0"/>
              <w:marBottom w:val="0"/>
              <w:divBdr>
                <w:top w:val="none" w:sz="0" w:space="0" w:color="auto"/>
                <w:left w:val="none" w:sz="0" w:space="0" w:color="auto"/>
                <w:bottom w:val="none" w:sz="0" w:space="0" w:color="auto"/>
                <w:right w:val="none" w:sz="0" w:space="0" w:color="auto"/>
              </w:divBdr>
            </w:div>
            <w:div w:id="810098303">
              <w:marLeft w:val="0"/>
              <w:marRight w:val="0"/>
              <w:marTop w:val="0"/>
              <w:marBottom w:val="0"/>
              <w:divBdr>
                <w:top w:val="none" w:sz="0" w:space="0" w:color="auto"/>
                <w:left w:val="none" w:sz="0" w:space="0" w:color="auto"/>
                <w:bottom w:val="none" w:sz="0" w:space="0" w:color="auto"/>
                <w:right w:val="none" w:sz="0" w:space="0" w:color="auto"/>
              </w:divBdr>
            </w:div>
            <w:div w:id="814417516">
              <w:marLeft w:val="0"/>
              <w:marRight w:val="0"/>
              <w:marTop w:val="0"/>
              <w:marBottom w:val="0"/>
              <w:divBdr>
                <w:top w:val="none" w:sz="0" w:space="0" w:color="auto"/>
                <w:left w:val="none" w:sz="0" w:space="0" w:color="auto"/>
                <w:bottom w:val="none" w:sz="0" w:space="0" w:color="auto"/>
                <w:right w:val="none" w:sz="0" w:space="0" w:color="auto"/>
              </w:divBdr>
            </w:div>
            <w:div w:id="824325002">
              <w:marLeft w:val="0"/>
              <w:marRight w:val="0"/>
              <w:marTop w:val="0"/>
              <w:marBottom w:val="0"/>
              <w:divBdr>
                <w:top w:val="none" w:sz="0" w:space="0" w:color="auto"/>
                <w:left w:val="none" w:sz="0" w:space="0" w:color="auto"/>
                <w:bottom w:val="none" w:sz="0" w:space="0" w:color="auto"/>
                <w:right w:val="none" w:sz="0" w:space="0" w:color="auto"/>
              </w:divBdr>
            </w:div>
            <w:div w:id="835462665">
              <w:marLeft w:val="0"/>
              <w:marRight w:val="0"/>
              <w:marTop w:val="0"/>
              <w:marBottom w:val="0"/>
              <w:divBdr>
                <w:top w:val="none" w:sz="0" w:space="0" w:color="auto"/>
                <w:left w:val="none" w:sz="0" w:space="0" w:color="auto"/>
                <w:bottom w:val="none" w:sz="0" w:space="0" w:color="auto"/>
                <w:right w:val="none" w:sz="0" w:space="0" w:color="auto"/>
              </w:divBdr>
            </w:div>
            <w:div w:id="837227869">
              <w:marLeft w:val="0"/>
              <w:marRight w:val="0"/>
              <w:marTop w:val="0"/>
              <w:marBottom w:val="0"/>
              <w:divBdr>
                <w:top w:val="none" w:sz="0" w:space="0" w:color="auto"/>
                <w:left w:val="none" w:sz="0" w:space="0" w:color="auto"/>
                <w:bottom w:val="none" w:sz="0" w:space="0" w:color="auto"/>
                <w:right w:val="none" w:sz="0" w:space="0" w:color="auto"/>
              </w:divBdr>
            </w:div>
            <w:div w:id="860700804">
              <w:marLeft w:val="0"/>
              <w:marRight w:val="0"/>
              <w:marTop w:val="0"/>
              <w:marBottom w:val="0"/>
              <w:divBdr>
                <w:top w:val="none" w:sz="0" w:space="0" w:color="auto"/>
                <w:left w:val="none" w:sz="0" w:space="0" w:color="auto"/>
                <w:bottom w:val="none" w:sz="0" w:space="0" w:color="auto"/>
                <w:right w:val="none" w:sz="0" w:space="0" w:color="auto"/>
              </w:divBdr>
            </w:div>
            <w:div w:id="862672906">
              <w:marLeft w:val="0"/>
              <w:marRight w:val="0"/>
              <w:marTop w:val="0"/>
              <w:marBottom w:val="0"/>
              <w:divBdr>
                <w:top w:val="none" w:sz="0" w:space="0" w:color="auto"/>
                <w:left w:val="none" w:sz="0" w:space="0" w:color="auto"/>
                <w:bottom w:val="none" w:sz="0" w:space="0" w:color="auto"/>
                <w:right w:val="none" w:sz="0" w:space="0" w:color="auto"/>
              </w:divBdr>
            </w:div>
            <w:div w:id="870803119">
              <w:marLeft w:val="0"/>
              <w:marRight w:val="0"/>
              <w:marTop w:val="0"/>
              <w:marBottom w:val="0"/>
              <w:divBdr>
                <w:top w:val="none" w:sz="0" w:space="0" w:color="auto"/>
                <w:left w:val="none" w:sz="0" w:space="0" w:color="auto"/>
                <w:bottom w:val="none" w:sz="0" w:space="0" w:color="auto"/>
                <w:right w:val="none" w:sz="0" w:space="0" w:color="auto"/>
              </w:divBdr>
            </w:div>
            <w:div w:id="870991709">
              <w:marLeft w:val="0"/>
              <w:marRight w:val="0"/>
              <w:marTop w:val="0"/>
              <w:marBottom w:val="0"/>
              <w:divBdr>
                <w:top w:val="none" w:sz="0" w:space="0" w:color="auto"/>
                <w:left w:val="none" w:sz="0" w:space="0" w:color="auto"/>
                <w:bottom w:val="none" w:sz="0" w:space="0" w:color="auto"/>
                <w:right w:val="none" w:sz="0" w:space="0" w:color="auto"/>
              </w:divBdr>
            </w:div>
            <w:div w:id="871457443">
              <w:marLeft w:val="0"/>
              <w:marRight w:val="0"/>
              <w:marTop w:val="0"/>
              <w:marBottom w:val="0"/>
              <w:divBdr>
                <w:top w:val="none" w:sz="0" w:space="0" w:color="auto"/>
                <w:left w:val="none" w:sz="0" w:space="0" w:color="auto"/>
                <w:bottom w:val="none" w:sz="0" w:space="0" w:color="auto"/>
                <w:right w:val="none" w:sz="0" w:space="0" w:color="auto"/>
              </w:divBdr>
            </w:div>
            <w:div w:id="875045223">
              <w:marLeft w:val="0"/>
              <w:marRight w:val="0"/>
              <w:marTop w:val="0"/>
              <w:marBottom w:val="0"/>
              <w:divBdr>
                <w:top w:val="none" w:sz="0" w:space="0" w:color="auto"/>
                <w:left w:val="none" w:sz="0" w:space="0" w:color="auto"/>
                <w:bottom w:val="none" w:sz="0" w:space="0" w:color="auto"/>
                <w:right w:val="none" w:sz="0" w:space="0" w:color="auto"/>
              </w:divBdr>
            </w:div>
            <w:div w:id="885066581">
              <w:marLeft w:val="0"/>
              <w:marRight w:val="0"/>
              <w:marTop w:val="0"/>
              <w:marBottom w:val="0"/>
              <w:divBdr>
                <w:top w:val="none" w:sz="0" w:space="0" w:color="auto"/>
                <w:left w:val="none" w:sz="0" w:space="0" w:color="auto"/>
                <w:bottom w:val="none" w:sz="0" w:space="0" w:color="auto"/>
                <w:right w:val="none" w:sz="0" w:space="0" w:color="auto"/>
              </w:divBdr>
            </w:div>
            <w:div w:id="892497894">
              <w:marLeft w:val="0"/>
              <w:marRight w:val="0"/>
              <w:marTop w:val="0"/>
              <w:marBottom w:val="0"/>
              <w:divBdr>
                <w:top w:val="none" w:sz="0" w:space="0" w:color="auto"/>
                <w:left w:val="none" w:sz="0" w:space="0" w:color="auto"/>
                <w:bottom w:val="none" w:sz="0" w:space="0" w:color="auto"/>
                <w:right w:val="none" w:sz="0" w:space="0" w:color="auto"/>
              </w:divBdr>
            </w:div>
            <w:div w:id="892690285">
              <w:marLeft w:val="0"/>
              <w:marRight w:val="0"/>
              <w:marTop w:val="0"/>
              <w:marBottom w:val="0"/>
              <w:divBdr>
                <w:top w:val="none" w:sz="0" w:space="0" w:color="auto"/>
                <w:left w:val="none" w:sz="0" w:space="0" w:color="auto"/>
                <w:bottom w:val="none" w:sz="0" w:space="0" w:color="auto"/>
                <w:right w:val="none" w:sz="0" w:space="0" w:color="auto"/>
              </w:divBdr>
            </w:div>
            <w:div w:id="904492487">
              <w:marLeft w:val="0"/>
              <w:marRight w:val="0"/>
              <w:marTop w:val="0"/>
              <w:marBottom w:val="0"/>
              <w:divBdr>
                <w:top w:val="none" w:sz="0" w:space="0" w:color="auto"/>
                <w:left w:val="none" w:sz="0" w:space="0" w:color="auto"/>
                <w:bottom w:val="none" w:sz="0" w:space="0" w:color="auto"/>
                <w:right w:val="none" w:sz="0" w:space="0" w:color="auto"/>
              </w:divBdr>
            </w:div>
            <w:div w:id="928465206">
              <w:marLeft w:val="0"/>
              <w:marRight w:val="0"/>
              <w:marTop w:val="0"/>
              <w:marBottom w:val="0"/>
              <w:divBdr>
                <w:top w:val="none" w:sz="0" w:space="0" w:color="auto"/>
                <w:left w:val="none" w:sz="0" w:space="0" w:color="auto"/>
                <w:bottom w:val="none" w:sz="0" w:space="0" w:color="auto"/>
                <w:right w:val="none" w:sz="0" w:space="0" w:color="auto"/>
              </w:divBdr>
            </w:div>
            <w:div w:id="929042967">
              <w:marLeft w:val="0"/>
              <w:marRight w:val="0"/>
              <w:marTop w:val="0"/>
              <w:marBottom w:val="0"/>
              <w:divBdr>
                <w:top w:val="none" w:sz="0" w:space="0" w:color="auto"/>
                <w:left w:val="none" w:sz="0" w:space="0" w:color="auto"/>
                <w:bottom w:val="none" w:sz="0" w:space="0" w:color="auto"/>
                <w:right w:val="none" w:sz="0" w:space="0" w:color="auto"/>
              </w:divBdr>
            </w:div>
            <w:div w:id="989477521">
              <w:marLeft w:val="0"/>
              <w:marRight w:val="0"/>
              <w:marTop w:val="0"/>
              <w:marBottom w:val="0"/>
              <w:divBdr>
                <w:top w:val="none" w:sz="0" w:space="0" w:color="auto"/>
                <w:left w:val="none" w:sz="0" w:space="0" w:color="auto"/>
                <w:bottom w:val="none" w:sz="0" w:space="0" w:color="auto"/>
                <w:right w:val="none" w:sz="0" w:space="0" w:color="auto"/>
              </w:divBdr>
            </w:div>
            <w:div w:id="998923071">
              <w:marLeft w:val="0"/>
              <w:marRight w:val="0"/>
              <w:marTop w:val="0"/>
              <w:marBottom w:val="0"/>
              <w:divBdr>
                <w:top w:val="none" w:sz="0" w:space="0" w:color="auto"/>
                <w:left w:val="none" w:sz="0" w:space="0" w:color="auto"/>
                <w:bottom w:val="none" w:sz="0" w:space="0" w:color="auto"/>
                <w:right w:val="none" w:sz="0" w:space="0" w:color="auto"/>
              </w:divBdr>
            </w:div>
            <w:div w:id="1001591441">
              <w:marLeft w:val="0"/>
              <w:marRight w:val="0"/>
              <w:marTop w:val="0"/>
              <w:marBottom w:val="0"/>
              <w:divBdr>
                <w:top w:val="none" w:sz="0" w:space="0" w:color="auto"/>
                <w:left w:val="none" w:sz="0" w:space="0" w:color="auto"/>
                <w:bottom w:val="none" w:sz="0" w:space="0" w:color="auto"/>
                <w:right w:val="none" w:sz="0" w:space="0" w:color="auto"/>
              </w:divBdr>
            </w:div>
            <w:div w:id="1006253688">
              <w:marLeft w:val="0"/>
              <w:marRight w:val="0"/>
              <w:marTop w:val="0"/>
              <w:marBottom w:val="0"/>
              <w:divBdr>
                <w:top w:val="none" w:sz="0" w:space="0" w:color="auto"/>
                <w:left w:val="none" w:sz="0" w:space="0" w:color="auto"/>
                <w:bottom w:val="none" w:sz="0" w:space="0" w:color="auto"/>
                <w:right w:val="none" w:sz="0" w:space="0" w:color="auto"/>
              </w:divBdr>
            </w:div>
            <w:div w:id="1008866097">
              <w:marLeft w:val="0"/>
              <w:marRight w:val="0"/>
              <w:marTop w:val="0"/>
              <w:marBottom w:val="0"/>
              <w:divBdr>
                <w:top w:val="none" w:sz="0" w:space="0" w:color="auto"/>
                <w:left w:val="none" w:sz="0" w:space="0" w:color="auto"/>
                <w:bottom w:val="none" w:sz="0" w:space="0" w:color="auto"/>
                <w:right w:val="none" w:sz="0" w:space="0" w:color="auto"/>
              </w:divBdr>
            </w:div>
            <w:div w:id="1016233871">
              <w:marLeft w:val="0"/>
              <w:marRight w:val="0"/>
              <w:marTop w:val="0"/>
              <w:marBottom w:val="0"/>
              <w:divBdr>
                <w:top w:val="none" w:sz="0" w:space="0" w:color="auto"/>
                <w:left w:val="none" w:sz="0" w:space="0" w:color="auto"/>
                <w:bottom w:val="none" w:sz="0" w:space="0" w:color="auto"/>
                <w:right w:val="none" w:sz="0" w:space="0" w:color="auto"/>
              </w:divBdr>
            </w:div>
            <w:div w:id="1022363937">
              <w:marLeft w:val="0"/>
              <w:marRight w:val="0"/>
              <w:marTop w:val="0"/>
              <w:marBottom w:val="0"/>
              <w:divBdr>
                <w:top w:val="none" w:sz="0" w:space="0" w:color="auto"/>
                <w:left w:val="none" w:sz="0" w:space="0" w:color="auto"/>
                <w:bottom w:val="none" w:sz="0" w:space="0" w:color="auto"/>
                <w:right w:val="none" w:sz="0" w:space="0" w:color="auto"/>
              </w:divBdr>
            </w:div>
            <w:div w:id="1035496566">
              <w:marLeft w:val="0"/>
              <w:marRight w:val="0"/>
              <w:marTop w:val="0"/>
              <w:marBottom w:val="0"/>
              <w:divBdr>
                <w:top w:val="none" w:sz="0" w:space="0" w:color="auto"/>
                <w:left w:val="none" w:sz="0" w:space="0" w:color="auto"/>
                <w:bottom w:val="none" w:sz="0" w:space="0" w:color="auto"/>
                <w:right w:val="none" w:sz="0" w:space="0" w:color="auto"/>
              </w:divBdr>
            </w:div>
            <w:div w:id="1067338929">
              <w:marLeft w:val="0"/>
              <w:marRight w:val="0"/>
              <w:marTop w:val="0"/>
              <w:marBottom w:val="0"/>
              <w:divBdr>
                <w:top w:val="none" w:sz="0" w:space="0" w:color="auto"/>
                <w:left w:val="none" w:sz="0" w:space="0" w:color="auto"/>
                <w:bottom w:val="none" w:sz="0" w:space="0" w:color="auto"/>
                <w:right w:val="none" w:sz="0" w:space="0" w:color="auto"/>
              </w:divBdr>
            </w:div>
            <w:div w:id="1077556516">
              <w:marLeft w:val="0"/>
              <w:marRight w:val="0"/>
              <w:marTop w:val="0"/>
              <w:marBottom w:val="0"/>
              <w:divBdr>
                <w:top w:val="none" w:sz="0" w:space="0" w:color="auto"/>
                <w:left w:val="none" w:sz="0" w:space="0" w:color="auto"/>
                <w:bottom w:val="none" w:sz="0" w:space="0" w:color="auto"/>
                <w:right w:val="none" w:sz="0" w:space="0" w:color="auto"/>
              </w:divBdr>
            </w:div>
            <w:div w:id="1101950138">
              <w:marLeft w:val="0"/>
              <w:marRight w:val="0"/>
              <w:marTop w:val="0"/>
              <w:marBottom w:val="0"/>
              <w:divBdr>
                <w:top w:val="none" w:sz="0" w:space="0" w:color="auto"/>
                <w:left w:val="none" w:sz="0" w:space="0" w:color="auto"/>
                <w:bottom w:val="none" w:sz="0" w:space="0" w:color="auto"/>
                <w:right w:val="none" w:sz="0" w:space="0" w:color="auto"/>
              </w:divBdr>
            </w:div>
            <w:div w:id="1126393668">
              <w:marLeft w:val="0"/>
              <w:marRight w:val="0"/>
              <w:marTop w:val="0"/>
              <w:marBottom w:val="0"/>
              <w:divBdr>
                <w:top w:val="none" w:sz="0" w:space="0" w:color="auto"/>
                <w:left w:val="none" w:sz="0" w:space="0" w:color="auto"/>
                <w:bottom w:val="none" w:sz="0" w:space="0" w:color="auto"/>
                <w:right w:val="none" w:sz="0" w:space="0" w:color="auto"/>
              </w:divBdr>
            </w:div>
            <w:div w:id="1136096535">
              <w:marLeft w:val="0"/>
              <w:marRight w:val="0"/>
              <w:marTop w:val="0"/>
              <w:marBottom w:val="0"/>
              <w:divBdr>
                <w:top w:val="none" w:sz="0" w:space="0" w:color="auto"/>
                <w:left w:val="none" w:sz="0" w:space="0" w:color="auto"/>
                <w:bottom w:val="none" w:sz="0" w:space="0" w:color="auto"/>
                <w:right w:val="none" w:sz="0" w:space="0" w:color="auto"/>
              </w:divBdr>
            </w:div>
            <w:div w:id="1137919566">
              <w:marLeft w:val="0"/>
              <w:marRight w:val="0"/>
              <w:marTop w:val="0"/>
              <w:marBottom w:val="0"/>
              <w:divBdr>
                <w:top w:val="none" w:sz="0" w:space="0" w:color="auto"/>
                <w:left w:val="none" w:sz="0" w:space="0" w:color="auto"/>
                <w:bottom w:val="none" w:sz="0" w:space="0" w:color="auto"/>
                <w:right w:val="none" w:sz="0" w:space="0" w:color="auto"/>
              </w:divBdr>
            </w:div>
            <w:div w:id="1165123595">
              <w:marLeft w:val="0"/>
              <w:marRight w:val="0"/>
              <w:marTop w:val="0"/>
              <w:marBottom w:val="0"/>
              <w:divBdr>
                <w:top w:val="none" w:sz="0" w:space="0" w:color="auto"/>
                <w:left w:val="none" w:sz="0" w:space="0" w:color="auto"/>
                <w:bottom w:val="none" w:sz="0" w:space="0" w:color="auto"/>
                <w:right w:val="none" w:sz="0" w:space="0" w:color="auto"/>
              </w:divBdr>
            </w:div>
            <w:div w:id="1168978541">
              <w:marLeft w:val="0"/>
              <w:marRight w:val="0"/>
              <w:marTop w:val="0"/>
              <w:marBottom w:val="0"/>
              <w:divBdr>
                <w:top w:val="none" w:sz="0" w:space="0" w:color="auto"/>
                <w:left w:val="none" w:sz="0" w:space="0" w:color="auto"/>
                <w:bottom w:val="none" w:sz="0" w:space="0" w:color="auto"/>
                <w:right w:val="none" w:sz="0" w:space="0" w:color="auto"/>
              </w:divBdr>
            </w:div>
            <w:div w:id="1169565711">
              <w:marLeft w:val="0"/>
              <w:marRight w:val="0"/>
              <w:marTop w:val="0"/>
              <w:marBottom w:val="0"/>
              <w:divBdr>
                <w:top w:val="none" w:sz="0" w:space="0" w:color="auto"/>
                <w:left w:val="none" w:sz="0" w:space="0" w:color="auto"/>
                <w:bottom w:val="none" w:sz="0" w:space="0" w:color="auto"/>
                <w:right w:val="none" w:sz="0" w:space="0" w:color="auto"/>
              </w:divBdr>
            </w:div>
            <w:div w:id="1172140417">
              <w:marLeft w:val="0"/>
              <w:marRight w:val="0"/>
              <w:marTop w:val="0"/>
              <w:marBottom w:val="0"/>
              <w:divBdr>
                <w:top w:val="none" w:sz="0" w:space="0" w:color="auto"/>
                <w:left w:val="none" w:sz="0" w:space="0" w:color="auto"/>
                <w:bottom w:val="none" w:sz="0" w:space="0" w:color="auto"/>
                <w:right w:val="none" w:sz="0" w:space="0" w:color="auto"/>
              </w:divBdr>
            </w:div>
            <w:div w:id="1176768030">
              <w:marLeft w:val="0"/>
              <w:marRight w:val="0"/>
              <w:marTop w:val="0"/>
              <w:marBottom w:val="0"/>
              <w:divBdr>
                <w:top w:val="none" w:sz="0" w:space="0" w:color="auto"/>
                <w:left w:val="none" w:sz="0" w:space="0" w:color="auto"/>
                <w:bottom w:val="none" w:sz="0" w:space="0" w:color="auto"/>
                <w:right w:val="none" w:sz="0" w:space="0" w:color="auto"/>
              </w:divBdr>
            </w:div>
            <w:div w:id="1191920506">
              <w:marLeft w:val="0"/>
              <w:marRight w:val="0"/>
              <w:marTop w:val="0"/>
              <w:marBottom w:val="0"/>
              <w:divBdr>
                <w:top w:val="none" w:sz="0" w:space="0" w:color="auto"/>
                <w:left w:val="none" w:sz="0" w:space="0" w:color="auto"/>
                <w:bottom w:val="none" w:sz="0" w:space="0" w:color="auto"/>
                <w:right w:val="none" w:sz="0" w:space="0" w:color="auto"/>
              </w:divBdr>
            </w:div>
            <w:div w:id="1197278806">
              <w:marLeft w:val="0"/>
              <w:marRight w:val="0"/>
              <w:marTop w:val="0"/>
              <w:marBottom w:val="0"/>
              <w:divBdr>
                <w:top w:val="none" w:sz="0" w:space="0" w:color="auto"/>
                <w:left w:val="none" w:sz="0" w:space="0" w:color="auto"/>
                <w:bottom w:val="none" w:sz="0" w:space="0" w:color="auto"/>
                <w:right w:val="none" w:sz="0" w:space="0" w:color="auto"/>
              </w:divBdr>
            </w:div>
            <w:div w:id="1199317287">
              <w:marLeft w:val="0"/>
              <w:marRight w:val="0"/>
              <w:marTop w:val="0"/>
              <w:marBottom w:val="0"/>
              <w:divBdr>
                <w:top w:val="none" w:sz="0" w:space="0" w:color="auto"/>
                <w:left w:val="none" w:sz="0" w:space="0" w:color="auto"/>
                <w:bottom w:val="none" w:sz="0" w:space="0" w:color="auto"/>
                <w:right w:val="none" w:sz="0" w:space="0" w:color="auto"/>
              </w:divBdr>
            </w:div>
            <w:div w:id="1204557536">
              <w:marLeft w:val="0"/>
              <w:marRight w:val="0"/>
              <w:marTop w:val="0"/>
              <w:marBottom w:val="0"/>
              <w:divBdr>
                <w:top w:val="none" w:sz="0" w:space="0" w:color="auto"/>
                <w:left w:val="none" w:sz="0" w:space="0" w:color="auto"/>
                <w:bottom w:val="none" w:sz="0" w:space="0" w:color="auto"/>
                <w:right w:val="none" w:sz="0" w:space="0" w:color="auto"/>
              </w:divBdr>
            </w:div>
            <w:div w:id="1209490100">
              <w:marLeft w:val="0"/>
              <w:marRight w:val="0"/>
              <w:marTop w:val="0"/>
              <w:marBottom w:val="0"/>
              <w:divBdr>
                <w:top w:val="none" w:sz="0" w:space="0" w:color="auto"/>
                <w:left w:val="none" w:sz="0" w:space="0" w:color="auto"/>
                <w:bottom w:val="none" w:sz="0" w:space="0" w:color="auto"/>
                <w:right w:val="none" w:sz="0" w:space="0" w:color="auto"/>
              </w:divBdr>
            </w:div>
            <w:div w:id="1217276817">
              <w:marLeft w:val="0"/>
              <w:marRight w:val="0"/>
              <w:marTop w:val="0"/>
              <w:marBottom w:val="0"/>
              <w:divBdr>
                <w:top w:val="none" w:sz="0" w:space="0" w:color="auto"/>
                <w:left w:val="none" w:sz="0" w:space="0" w:color="auto"/>
                <w:bottom w:val="none" w:sz="0" w:space="0" w:color="auto"/>
                <w:right w:val="none" w:sz="0" w:space="0" w:color="auto"/>
              </w:divBdr>
            </w:div>
            <w:div w:id="1218738493">
              <w:marLeft w:val="0"/>
              <w:marRight w:val="0"/>
              <w:marTop w:val="0"/>
              <w:marBottom w:val="0"/>
              <w:divBdr>
                <w:top w:val="none" w:sz="0" w:space="0" w:color="auto"/>
                <w:left w:val="none" w:sz="0" w:space="0" w:color="auto"/>
                <w:bottom w:val="none" w:sz="0" w:space="0" w:color="auto"/>
                <w:right w:val="none" w:sz="0" w:space="0" w:color="auto"/>
              </w:divBdr>
            </w:div>
            <w:div w:id="1220244979">
              <w:marLeft w:val="0"/>
              <w:marRight w:val="0"/>
              <w:marTop w:val="0"/>
              <w:marBottom w:val="0"/>
              <w:divBdr>
                <w:top w:val="none" w:sz="0" w:space="0" w:color="auto"/>
                <w:left w:val="none" w:sz="0" w:space="0" w:color="auto"/>
                <w:bottom w:val="none" w:sz="0" w:space="0" w:color="auto"/>
                <w:right w:val="none" w:sz="0" w:space="0" w:color="auto"/>
              </w:divBdr>
            </w:div>
            <w:div w:id="1237590500">
              <w:marLeft w:val="0"/>
              <w:marRight w:val="0"/>
              <w:marTop w:val="0"/>
              <w:marBottom w:val="0"/>
              <w:divBdr>
                <w:top w:val="none" w:sz="0" w:space="0" w:color="auto"/>
                <w:left w:val="none" w:sz="0" w:space="0" w:color="auto"/>
                <w:bottom w:val="none" w:sz="0" w:space="0" w:color="auto"/>
                <w:right w:val="none" w:sz="0" w:space="0" w:color="auto"/>
              </w:divBdr>
            </w:div>
            <w:div w:id="1252155423">
              <w:marLeft w:val="0"/>
              <w:marRight w:val="0"/>
              <w:marTop w:val="0"/>
              <w:marBottom w:val="0"/>
              <w:divBdr>
                <w:top w:val="none" w:sz="0" w:space="0" w:color="auto"/>
                <w:left w:val="none" w:sz="0" w:space="0" w:color="auto"/>
                <w:bottom w:val="none" w:sz="0" w:space="0" w:color="auto"/>
                <w:right w:val="none" w:sz="0" w:space="0" w:color="auto"/>
              </w:divBdr>
            </w:div>
            <w:div w:id="1259754984">
              <w:marLeft w:val="0"/>
              <w:marRight w:val="0"/>
              <w:marTop w:val="480"/>
              <w:marBottom w:val="0"/>
              <w:divBdr>
                <w:top w:val="single" w:sz="6" w:space="0" w:color="auto"/>
                <w:left w:val="single" w:sz="6" w:space="0" w:color="auto"/>
                <w:bottom w:val="single" w:sz="6" w:space="0" w:color="auto"/>
                <w:right w:val="single" w:sz="6" w:space="0" w:color="auto"/>
              </w:divBdr>
            </w:div>
            <w:div w:id="1260405533">
              <w:marLeft w:val="0"/>
              <w:marRight w:val="0"/>
              <w:marTop w:val="0"/>
              <w:marBottom w:val="0"/>
              <w:divBdr>
                <w:top w:val="none" w:sz="0" w:space="0" w:color="auto"/>
                <w:left w:val="none" w:sz="0" w:space="0" w:color="auto"/>
                <w:bottom w:val="none" w:sz="0" w:space="0" w:color="auto"/>
                <w:right w:val="none" w:sz="0" w:space="0" w:color="auto"/>
              </w:divBdr>
            </w:div>
            <w:div w:id="1268319324">
              <w:marLeft w:val="0"/>
              <w:marRight w:val="0"/>
              <w:marTop w:val="0"/>
              <w:marBottom w:val="0"/>
              <w:divBdr>
                <w:top w:val="none" w:sz="0" w:space="0" w:color="auto"/>
                <w:left w:val="none" w:sz="0" w:space="0" w:color="auto"/>
                <w:bottom w:val="none" w:sz="0" w:space="0" w:color="auto"/>
                <w:right w:val="none" w:sz="0" w:space="0" w:color="auto"/>
              </w:divBdr>
            </w:div>
            <w:div w:id="1270166336">
              <w:marLeft w:val="0"/>
              <w:marRight w:val="0"/>
              <w:marTop w:val="0"/>
              <w:marBottom w:val="0"/>
              <w:divBdr>
                <w:top w:val="none" w:sz="0" w:space="0" w:color="auto"/>
                <w:left w:val="none" w:sz="0" w:space="0" w:color="auto"/>
                <w:bottom w:val="none" w:sz="0" w:space="0" w:color="auto"/>
                <w:right w:val="none" w:sz="0" w:space="0" w:color="auto"/>
              </w:divBdr>
            </w:div>
            <w:div w:id="1288857044">
              <w:marLeft w:val="0"/>
              <w:marRight w:val="0"/>
              <w:marTop w:val="0"/>
              <w:marBottom w:val="0"/>
              <w:divBdr>
                <w:top w:val="none" w:sz="0" w:space="0" w:color="auto"/>
                <w:left w:val="none" w:sz="0" w:space="0" w:color="auto"/>
                <w:bottom w:val="none" w:sz="0" w:space="0" w:color="auto"/>
                <w:right w:val="none" w:sz="0" w:space="0" w:color="auto"/>
              </w:divBdr>
            </w:div>
            <w:div w:id="1323043175">
              <w:marLeft w:val="0"/>
              <w:marRight w:val="0"/>
              <w:marTop w:val="0"/>
              <w:marBottom w:val="0"/>
              <w:divBdr>
                <w:top w:val="none" w:sz="0" w:space="0" w:color="auto"/>
                <w:left w:val="none" w:sz="0" w:space="0" w:color="auto"/>
                <w:bottom w:val="none" w:sz="0" w:space="0" w:color="auto"/>
                <w:right w:val="none" w:sz="0" w:space="0" w:color="auto"/>
              </w:divBdr>
            </w:div>
            <w:div w:id="1335762715">
              <w:marLeft w:val="0"/>
              <w:marRight w:val="0"/>
              <w:marTop w:val="0"/>
              <w:marBottom w:val="0"/>
              <w:divBdr>
                <w:top w:val="none" w:sz="0" w:space="0" w:color="auto"/>
                <w:left w:val="none" w:sz="0" w:space="0" w:color="auto"/>
                <w:bottom w:val="none" w:sz="0" w:space="0" w:color="auto"/>
                <w:right w:val="none" w:sz="0" w:space="0" w:color="auto"/>
              </w:divBdr>
            </w:div>
            <w:div w:id="1356931138">
              <w:marLeft w:val="0"/>
              <w:marRight w:val="0"/>
              <w:marTop w:val="0"/>
              <w:marBottom w:val="0"/>
              <w:divBdr>
                <w:top w:val="none" w:sz="0" w:space="0" w:color="auto"/>
                <w:left w:val="none" w:sz="0" w:space="0" w:color="auto"/>
                <w:bottom w:val="none" w:sz="0" w:space="0" w:color="auto"/>
                <w:right w:val="none" w:sz="0" w:space="0" w:color="auto"/>
              </w:divBdr>
            </w:div>
            <w:div w:id="1357392144">
              <w:marLeft w:val="0"/>
              <w:marRight w:val="0"/>
              <w:marTop w:val="0"/>
              <w:marBottom w:val="0"/>
              <w:divBdr>
                <w:top w:val="none" w:sz="0" w:space="0" w:color="auto"/>
                <w:left w:val="none" w:sz="0" w:space="0" w:color="auto"/>
                <w:bottom w:val="none" w:sz="0" w:space="0" w:color="auto"/>
                <w:right w:val="none" w:sz="0" w:space="0" w:color="auto"/>
              </w:divBdr>
            </w:div>
            <w:div w:id="1366255283">
              <w:marLeft w:val="0"/>
              <w:marRight w:val="0"/>
              <w:marTop w:val="0"/>
              <w:marBottom w:val="0"/>
              <w:divBdr>
                <w:top w:val="none" w:sz="0" w:space="0" w:color="auto"/>
                <w:left w:val="none" w:sz="0" w:space="0" w:color="auto"/>
                <w:bottom w:val="none" w:sz="0" w:space="0" w:color="auto"/>
                <w:right w:val="none" w:sz="0" w:space="0" w:color="auto"/>
              </w:divBdr>
            </w:div>
            <w:div w:id="1390689475">
              <w:marLeft w:val="0"/>
              <w:marRight w:val="0"/>
              <w:marTop w:val="0"/>
              <w:marBottom w:val="0"/>
              <w:divBdr>
                <w:top w:val="none" w:sz="0" w:space="0" w:color="auto"/>
                <w:left w:val="none" w:sz="0" w:space="0" w:color="auto"/>
                <w:bottom w:val="none" w:sz="0" w:space="0" w:color="auto"/>
                <w:right w:val="none" w:sz="0" w:space="0" w:color="auto"/>
              </w:divBdr>
            </w:div>
            <w:div w:id="1408962600">
              <w:marLeft w:val="0"/>
              <w:marRight w:val="0"/>
              <w:marTop w:val="0"/>
              <w:marBottom w:val="0"/>
              <w:divBdr>
                <w:top w:val="none" w:sz="0" w:space="0" w:color="auto"/>
                <w:left w:val="none" w:sz="0" w:space="0" w:color="auto"/>
                <w:bottom w:val="none" w:sz="0" w:space="0" w:color="auto"/>
                <w:right w:val="none" w:sz="0" w:space="0" w:color="auto"/>
              </w:divBdr>
            </w:div>
            <w:div w:id="1416393418">
              <w:marLeft w:val="0"/>
              <w:marRight w:val="0"/>
              <w:marTop w:val="0"/>
              <w:marBottom w:val="0"/>
              <w:divBdr>
                <w:top w:val="none" w:sz="0" w:space="0" w:color="auto"/>
                <w:left w:val="none" w:sz="0" w:space="0" w:color="auto"/>
                <w:bottom w:val="none" w:sz="0" w:space="0" w:color="auto"/>
                <w:right w:val="none" w:sz="0" w:space="0" w:color="auto"/>
              </w:divBdr>
            </w:div>
            <w:div w:id="1428161119">
              <w:marLeft w:val="0"/>
              <w:marRight w:val="0"/>
              <w:marTop w:val="0"/>
              <w:marBottom w:val="0"/>
              <w:divBdr>
                <w:top w:val="none" w:sz="0" w:space="0" w:color="auto"/>
                <w:left w:val="none" w:sz="0" w:space="0" w:color="auto"/>
                <w:bottom w:val="none" w:sz="0" w:space="0" w:color="auto"/>
                <w:right w:val="none" w:sz="0" w:space="0" w:color="auto"/>
              </w:divBdr>
            </w:div>
            <w:div w:id="1428575357">
              <w:marLeft w:val="0"/>
              <w:marRight w:val="0"/>
              <w:marTop w:val="480"/>
              <w:marBottom w:val="0"/>
              <w:divBdr>
                <w:top w:val="single" w:sz="6" w:space="0" w:color="auto"/>
                <w:left w:val="single" w:sz="6" w:space="0" w:color="auto"/>
                <w:bottom w:val="single" w:sz="6" w:space="0" w:color="auto"/>
                <w:right w:val="single" w:sz="6" w:space="0" w:color="auto"/>
              </w:divBdr>
            </w:div>
            <w:div w:id="1440568314">
              <w:marLeft w:val="0"/>
              <w:marRight w:val="0"/>
              <w:marTop w:val="0"/>
              <w:marBottom w:val="0"/>
              <w:divBdr>
                <w:top w:val="none" w:sz="0" w:space="0" w:color="auto"/>
                <w:left w:val="none" w:sz="0" w:space="0" w:color="auto"/>
                <w:bottom w:val="none" w:sz="0" w:space="0" w:color="auto"/>
                <w:right w:val="none" w:sz="0" w:space="0" w:color="auto"/>
              </w:divBdr>
            </w:div>
            <w:div w:id="1444380500">
              <w:marLeft w:val="0"/>
              <w:marRight w:val="0"/>
              <w:marTop w:val="0"/>
              <w:marBottom w:val="0"/>
              <w:divBdr>
                <w:top w:val="none" w:sz="0" w:space="0" w:color="auto"/>
                <w:left w:val="none" w:sz="0" w:space="0" w:color="auto"/>
                <w:bottom w:val="none" w:sz="0" w:space="0" w:color="auto"/>
                <w:right w:val="none" w:sz="0" w:space="0" w:color="auto"/>
              </w:divBdr>
            </w:div>
            <w:div w:id="1451361035">
              <w:marLeft w:val="0"/>
              <w:marRight w:val="0"/>
              <w:marTop w:val="0"/>
              <w:marBottom w:val="0"/>
              <w:divBdr>
                <w:top w:val="none" w:sz="0" w:space="0" w:color="auto"/>
                <w:left w:val="none" w:sz="0" w:space="0" w:color="auto"/>
                <w:bottom w:val="none" w:sz="0" w:space="0" w:color="auto"/>
                <w:right w:val="none" w:sz="0" w:space="0" w:color="auto"/>
              </w:divBdr>
            </w:div>
            <w:div w:id="1468624898">
              <w:marLeft w:val="0"/>
              <w:marRight w:val="0"/>
              <w:marTop w:val="0"/>
              <w:marBottom w:val="0"/>
              <w:divBdr>
                <w:top w:val="none" w:sz="0" w:space="0" w:color="auto"/>
                <w:left w:val="none" w:sz="0" w:space="0" w:color="auto"/>
                <w:bottom w:val="none" w:sz="0" w:space="0" w:color="auto"/>
                <w:right w:val="none" w:sz="0" w:space="0" w:color="auto"/>
              </w:divBdr>
            </w:div>
            <w:div w:id="1472013619">
              <w:marLeft w:val="0"/>
              <w:marRight w:val="0"/>
              <w:marTop w:val="0"/>
              <w:marBottom w:val="0"/>
              <w:divBdr>
                <w:top w:val="none" w:sz="0" w:space="0" w:color="auto"/>
                <w:left w:val="none" w:sz="0" w:space="0" w:color="auto"/>
                <w:bottom w:val="none" w:sz="0" w:space="0" w:color="auto"/>
                <w:right w:val="none" w:sz="0" w:space="0" w:color="auto"/>
              </w:divBdr>
            </w:div>
            <w:div w:id="1474906646">
              <w:marLeft w:val="0"/>
              <w:marRight w:val="0"/>
              <w:marTop w:val="0"/>
              <w:marBottom w:val="0"/>
              <w:divBdr>
                <w:top w:val="none" w:sz="0" w:space="0" w:color="auto"/>
                <w:left w:val="none" w:sz="0" w:space="0" w:color="auto"/>
                <w:bottom w:val="none" w:sz="0" w:space="0" w:color="auto"/>
                <w:right w:val="none" w:sz="0" w:space="0" w:color="auto"/>
              </w:divBdr>
            </w:div>
            <w:div w:id="1478452371">
              <w:marLeft w:val="0"/>
              <w:marRight w:val="0"/>
              <w:marTop w:val="0"/>
              <w:marBottom w:val="0"/>
              <w:divBdr>
                <w:top w:val="none" w:sz="0" w:space="0" w:color="auto"/>
                <w:left w:val="none" w:sz="0" w:space="0" w:color="auto"/>
                <w:bottom w:val="none" w:sz="0" w:space="0" w:color="auto"/>
                <w:right w:val="none" w:sz="0" w:space="0" w:color="auto"/>
              </w:divBdr>
            </w:div>
            <w:div w:id="1492598430">
              <w:marLeft w:val="0"/>
              <w:marRight w:val="0"/>
              <w:marTop w:val="480"/>
              <w:marBottom w:val="0"/>
              <w:divBdr>
                <w:top w:val="single" w:sz="6" w:space="0" w:color="auto"/>
                <w:left w:val="single" w:sz="6" w:space="0" w:color="auto"/>
                <w:bottom w:val="single" w:sz="6" w:space="0" w:color="auto"/>
                <w:right w:val="single" w:sz="6" w:space="0" w:color="auto"/>
              </w:divBdr>
            </w:div>
            <w:div w:id="1493908331">
              <w:marLeft w:val="0"/>
              <w:marRight w:val="0"/>
              <w:marTop w:val="0"/>
              <w:marBottom w:val="0"/>
              <w:divBdr>
                <w:top w:val="none" w:sz="0" w:space="0" w:color="auto"/>
                <w:left w:val="none" w:sz="0" w:space="0" w:color="auto"/>
                <w:bottom w:val="none" w:sz="0" w:space="0" w:color="auto"/>
                <w:right w:val="none" w:sz="0" w:space="0" w:color="auto"/>
              </w:divBdr>
            </w:div>
            <w:div w:id="1494712055">
              <w:marLeft w:val="0"/>
              <w:marRight w:val="0"/>
              <w:marTop w:val="0"/>
              <w:marBottom w:val="0"/>
              <w:divBdr>
                <w:top w:val="none" w:sz="0" w:space="0" w:color="auto"/>
                <w:left w:val="none" w:sz="0" w:space="0" w:color="auto"/>
                <w:bottom w:val="none" w:sz="0" w:space="0" w:color="auto"/>
                <w:right w:val="none" w:sz="0" w:space="0" w:color="auto"/>
              </w:divBdr>
            </w:div>
            <w:div w:id="1515220925">
              <w:marLeft w:val="0"/>
              <w:marRight w:val="0"/>
              <w:marTop w:val="0"/>
              <w:marBottom w:val="0"/>
              <w:divBdr>
                <w:top w:val="none" w:sz="0" w:space="0" w:color="auto"/>
                <w:left w:val="none" w:sz="0" w:space="0" w:color="auto"/>
                <w:bottom w:val="none" w:sz="0" w:space="0" w:color="auto"/>
                <w:right w:val="none" w:sz="0" w:space="0" w:color="auto"/>
              </w:divBdr>
            </w:div>
            <w:div w:id="1545170988">
              <w:marLeft w:val="0"/>
              <w:marRight w:val="0"/>
              <w:marTop w:val="0"/>
              <w:marBottom w:val="0"/>
              <w:divBdr>
                <w:top w:val="none" w:sz="0" w:space="0" w:color="auto"/>
                <w:left w:val="none" w:sz="0" w:space="0" w:color="auto"/>
                <w:bottom w:val="none" w:sz="0" w:space="0" w:color="auto"/>
                <w:right w:val="none" w:sz="0" w:space="0" w:color="auto"/>
              </w:divBdr>
            </w:div>
            <w:div w:id="1549149228">
              <w:marLeft w:val="0"/>
              <w:marRight w:val="0"/>
              <w:marTop w:val="0"/>
              <w:marBottom w:val="0"/>
              <w:divBdr>
                <w:top w:val="none" w:sz="0" w:space="0" w:color="auto"/>
                <w:left w:val="none" w:sz="0" w:space="0" w:color="auto"/>
                <w:bottom w:val="none" w:sz="0" w:space="0" w:color="auto"/>
                <w:right w:val="none" w:sz="0" w:space="0" w:color="auto"/>
              </w:divBdr>
            </w:div>
            <w:div w:id="1553036394">
              <w:marLeft w:val="0"/>
              <w:marRight w:val="0"/>
              <w:marTop w:val="0"/>
              <w:marBottom w:val="0"/>
              <w:divBdr>
                <w:top w:val="none" w:sz="0" w:space="0" w:color="auto"/>
                <w:left w:val="none" w:sz="0" w:space="0" w:color="auto"/>
                <w:bottom w:val="none" w:sz="0" w:space="0" w:color="auto"/>
                <w:right w:val="none" w:sz="0" w:space="0" w:color="auto"/>
              </w:divBdr>
            </w:div>
            <w:div w:id="1556743061">
              <w:marLeft w:val="0"/>
              <w:marRight w:val="0"/>
              <w:marTop w:val="0"/>
              <w:marBottom w:val="0"/>
              <w:divBdr>
                <w:top w:val="none" w:sz="0" w:space="0" w:color="auto"/>
                <w:left w:val="none" w:sz="0" w:space="0" w:color="auto"/>
                <w:bottom w:val="none" w:sz="0" w:space="0" w:color="auto"/>
                <w:right w:val="none" w:sz="0" w:space="0" w:color="auto"/>
              </w:divBdr>
            </w:div>
            <w:div w:id="1562667541">
              <w:marLeft w:val="0"/>
              <w:marRight w:val="0"/>
              <w:marTop w:val="0"/>
              <w:marBottom w:val="0"/>
              <w:divBdr>
                <w:top w:val="none" w:sz="0" w:space="0" w:color="auto"/>
                <w:left w:val="none" w:sz="0" w:space="0" w:color="auto"/>
                <w:bottom w:val="none" w:sz="0" w:space="0" w:color="auto"/>
                <w:right w:val="none" w:sz="0" w:space="0" w:color="auto"/>
              </w:divBdr>
            </w:div>
            <w:div w:id="1567060145">
              <w:marLeft w:val="0"/>
              <w:marRight w:val="0"/>
              <w:marTop w:val="0"/>
              <w:marBottom w:val="0"/>
              <w:divBdr>
                <w:top w:val="none" w:sz="0" w:space="0" w:color="auto"/>
                <w:left w:val="none" w:sz="0" w:space="0" w:color="auto"/>
                <w:bottom w:val="none" w:sz="0" w:space="0" w:color="auto"/>
                <w:right w:val="none" w:sz="0" w:space="0" w:color="auto"/>
              </w:divBdr>
            </w:div>
            <w:div w:id="1570337348">
              <w:marLeft w:val="0"/>
              <w:marRight w:val="0"/>
              <w:marTop w:val="0"/>
              <w:marBottom w:val="0"/>
              <w:divBdr>
                <w:top w:val="none" w:sz="0" w:space="0" w:color="auto"/>
                <w:left w:val="none" w:sz="0" w:space="0" w:color="auto"/>
                <w:bottom w:val="none" w:sz="0" w:space="0" w:color="auto"/>
                <w:right w:val="none" w:sz="0" w:space="0" w:color="auto"/>
              </w:divBdr>
            </w:div>
            <w:div w:id="1570463205">
              <w:marLeft w:val="0"/>
              <w:marRight w:val="0"/>
              <w:marTop w:val="0"/>
              <w:marBottom w:val="0"/>
              <w:divBdr>
                <w:top w:val="none" w:sz="0" w:space="0" w:color="auto"/>
                <w:left w:val="none" w:sz="0" w:space="0" w:color="auto"/>
                <w:bottom w:val="none" w:sz="0" w:space="0" w:color="auto"/>
                <w:right w:val="none" w:sz="0" w:space="0" w:color="auto"/>
              </w:divBdr>
            </w:div>
            <w:div w:id="1585726925">
              <w:marLeft w:val="0"/>
              <w:marRight w:val="0"/>
              <w:marTop w:val="480"/>
              <w:marBottom w:val="0"/>
              <w:divBdr>
                <w:top w:val="single" w:sz="6" w:space="0" w:color="auto"/>
                <w:left w:val="single" w:sz="6" w:space="0" w:color="auto"/>
                <w:bottom w:val="single" w:sz="6" w:space="0" w:color="auto"/>
                <w:right w:val="single" w:sz="6" w:space="0" w:color="auto"/>
              </w:divBdr>
            </w:div>
            <w:div w:id="1590427728">
              <w:marLeft w:val="0"/>
              <w:marRight w:val="0"/>
              <w:marTop w:val="0"/>
              <w:marBottom w:val="0"/>
              <w:divBdr>
                <w:top w:val="none" w:sz="0" w:space="0" w:color="auto"/>
                <w:left w:val="none" w:sz="0" w:space="0" w:color="auto"/>
                <w:bottom w:val="none" w:sz="0" w:space="0" w:color="auto"/>
                <w:right w:val="none" w:sz="0" w:space="0" w:color="auto"/>
              </w:divBdr>
            </w:div>
            <w:div w:id="1598442120">
              <w:marLeft w:val="0"/>
              <w:marRight w:val="0"/>
              <w:marTop w:val="0"/>
              <w:marBottom w:val="0"/>
              <w:divBdr>
                <w:top w:val="none" w:sz="0" w:space="0" w:color="auto"/>
                <w:left w:val="none" w:sz="0" w:space="0" w:color="auto"/>
                <w:bottom w:val="none" w:sz="0" w:space="0" w:color="auto"/>
                <w:right w:val="none" w:sz="0" w:space="0" w:color="auto"/>
              </w:divBdr>
            </w:div>
            <w:div w:id="1641838341">
              <w:marLeft w:val="0"/>
              <w:marRight w:val="0"/>
              <w:marTop w:val="0"/>
              <w:marBottom w:val="0"/>
              <w:divBdr>
                <w:top w:val="none" w:sz="0" w:space="0" w:color="auto"/>
                <w:left w:val="none" w:sz="0" w:space="0" w:color="auto"/>
                <w:bottom w:val="none" w:sz="0" w:space="0" w:color="auto"/>
                <w:right w:val="none" w:sz="0" w:space="0" w:color="auto"/>
              </w:divBdr>
            </w:div>
            <w:div w:id="1644776012">
              <w:marLeft w:val="0"/>
              <w:marRight w:val="0"/>
              <w:marTop w:val="0"/>
              <w:marBottom w:val="0"/>
              <w:divBdr>
                <w:top w:val="none" w:sz="0" w:space="0" w:color="auto"/>
                <w:left w:val="none" w:sz="0" w:space="0" w:color="auto"/>
                <w:bottom w:val="none" w:sz="0" w:space="0" w:color="auto"/>
                <w:right w:val="none" w:sz="0" w:space="0" w:color="auto"/>
              </w:divBdr>
            </w:div>
            <w:div w:id="1650092294">
              <w:marLeft w:val="0"/>
              <w:marRight w:val="0"/>
              <w:marTop w:val="0"/>
              <w:marBottom w:val="0"/>
              <w:divBdr>
                <w:top w:val="none" w:sz="0" w:space="0" w:color="auto"/>
                <w:left w:val="none" w:sz="0" w:space="0" w:color="auto"/>
                <w:bottom w:val="none" w:sz="0" w:space="0" w:color="auto"/>
                <w:right w:val="none" w:sz="0" w:space="0" w:color="auto"/>
              </w:divBdr>
            </w:div>
            <w:div w:id="1706635834">
              <w:marLeft w:val="0"/>
              <w:marRight w:val="0"/>
              <w:marTop w:val="0"/>
              <w:marBottom w:val="0"/>
              <w:divBdr>
                <w:top w:val="none" w:sz="0" w:space="0" w:color="auto"/>
                <w:left w:val="none" w:sz="0" w:space="0" w:color="auto"/>
                <w:bottom w:val="none" w:sz="0" w:space="0" w:color="auto"/>
                <w:right w:val="none" w:sz="0" w:space="0" w:color="auto"/>
              </w:divBdr>
            </w:div>
            <w:div w:id="1716001279">
              <w:marLeft w:val="0"/>
              <w:marRight w:val="0"/>
              <w:marTop w:val="0"/>
              <w:marBottom w:val="0"/>
              <w:divBdr>
                <w:top w:val="none" w:sz="0" w:space="0" w:color="auto"/>
                <w:left w:val="none" w:sz="0" w:space="0" w:color="auto"/>
                <w:bottom w:val="none" w:sz="0" w:space="0" w:color="auto"/>
                <w:right w:val="none" w:sz="0" w:space="0" w:color="auto"/>
              </w:divBdr>
            </w:div>
            <w:div w:id="1725904378">
              <w:marLeft w:val="0"/>
              <w:marRight w:val="0"/>
              <w:marTop w:val="0"/>
              <w:marBottom w:val="0"/>
              <w:divBdr>
                <w:top w:val="none" w:sz="0" w:space="0" w:color="auto"/>
                <w:left w:val="none" w:sz="0" w:space="0" w:color="auto"/>
                <w:bottom w:val="none" w:sz="0" w:space="0" w:color="auto"/>
                <w:right w:val="none" w:sz="0" w:space="0" w:color="auto"/>
              </w:divBdr>
            </w:div>
            <w:div w:id="1726219629">
              <w:marLeft w:val="0"/>
              <w:marRight w:val="0"/>
              <w:marTop w:val="0"/>
              <w:marBottom w:val="0"/>
              <w:divBdr>
                <w:top w:val="none" w:sz="0" w:space="0" w:color="auto"/>
                <w:left w:val="none" w:sz="0" w:space="0" w:color="auto"/>
                <w:bottom w:val="none" w:sz="0" w:space="0" w:color="auto"/>
                <w:right w:val="none" w:sz="0" w:space="0" w:color="auto"/>
              </w:divBdr>
            </w:div>
            <w:div w:id="1727797552">
              <w:marLeft w:val="0"/>
              <w:marRight w:val="0"/>
              <w:marTop w:val="0"/>
              <w:marBottom w:val="0"/>
              <w:divBdr>
                <w:top w:val="none" w:sz="0" w:space="0" w:color="auto"/>
                <w:left w:val="none" w:sz="0" w:space="0" w:color="auto"/>
                <w:bottom w:val="none" w:sz="0" w:space="0" w:color="auto"/>
                <w:right w:val="none" w:sz="0" w:space="0" w:color="auto"/>
              </w:divBdr>
            </w:div>
            <w:div w:id="1730767387">
              <w:marLeft w:val="0"/>
              <w:marRight w:val="0"/>
              <w:marTop w:val="0"/>
              <w:marBottom w:val="0"/>
              <w:divBdr>
                <w:top w:val="none" w:sz="0" w:space="0" w:color="auto"/>
                <w:left w:val="none" w:sz="0" w:space="0" w:color="auto"/>
                <w:bottom w:val="none" w:sz="0" w:space="0" w:color="auto"/>
                <w:right w:val="none" w:sz="0" w:space="0" w:color="auto"/>
              </w:divBdr>
            </w:div>
            <w:div w:id="1732146426">
              <w:marLeft w:val="0"/>
              <w:marRight w:val="0"/>
              <w:marTop w:val="0"/>
              <w:marBottom w:val="0"/>
              <w:divBdr>
                <w:top w:val="none" w:sz="0" w:space="0" w:color="auto"/>
                <w:left w:val="none" w:sz="0" w:space="0" w:color="auto"/>
                <w:bottom w:val="none" w:sz="0" w:space="0" w:color="auto"/>
                <w:right w:val="none" w:sz="0" w:space="0" w:color="auto"/>
              </w:divBdr>
            </w:div>
            <w:div w:id="1732146930">
              <w:marLeft w:val="0"/>
              <w:marRight w:val="0"/>
              <w:marTop w:val="0"/>
              <w:marBottom w:val="0"/>
              <w:divBdr>
                <w:top w:val="none" w:sz="0" w:space="0" w:color="auto"/>
                <w:left w:val="none" w:sz="0" w:space="0" w:color="auto"/>
                <w:bottom w:val="none" w:sz="0" w:space="0" w:color="auto"/>
                <w:right w:val="none" w:sz="0" w:space="0" w:color="auto"/>
              </w:divBdr>
            </w:div>
            <w:div w:id="1736735831">
              <w:marLeft w:val="0"/>
              <w:marRight w:val="0"/>
              <w:marTop w:val="0"/>
              <w:marBottom w:val="0"/>
              <w:divBdr>
                <w:top w:val="none" w:sz="0" w:space="0" w:color="auto"/>
                <w:left w:val="none" w:sz="0" w:space="0" w:color="auto"/>
                <w:bottom w:val="none" w:sz="0" w:space="0" w:color="auto"/>
                <w:right w:val="none" w:sz="0" w:space="0" w:color="auto"/>
              </w:divBdr>
            </w:div>
            <w:div w:id="1747066486">
              <w:marLeft w:val="0"/>
              <w:marRight w:val="0"/>
              <w:marTop w:val="0"/>
              <w:marBottom w:val="0"/>
              <w:divBdr>
                <w:top w:val="none" w:sz="0" w:space="0" w:color="auto"/>
                <w:left w:val="none" w:sz="0" w:space="0" w:color="auto"/>
                <w:bottom w:val="none" w:sz="0" w:space="0" w:color="auto"/>
                <w:right w:val="none" w:sz="0" w:space="0" w:color="auto"/>
              </w:divBdr>
            </w:div>
            <w:div w:id="1751197638">
              <w:marLeft w:val="0"/>
              <w:marRight w:val="0"/>
              <w:marTop w:val="0"/>
              <w:marBottom w:val="0"/>
              <w:divBdr>
                <w:top w:val="none" w:sz="0" w:space="0" w:color="auto"/>
                <w:left w:val="none" w:sz="0" w:space="0" w:color="auto"/>
                <w:bottom w:val="none" w:sz="0" w:space="0" w:color="auto"/>
                <w:right w:val="none" w:sz="0" w:space="0" w:color="auto"/>
              </w:divBdr>
            </w:div>
            <w:div w:id="1761830218">
              <w:marLeft w:val="0"/>
              <w:marRight w:val="0"/>
              <w:marTop w:val="0"/>
              <w:marBottom w:val="0"/>
              <w:divBdr>
                <w:top w:val="none" w:sz="0" w:space="0" w:color="auto"/>
                <w:left w:val="none" w:sz="0" w:space="0" w:color="auto"/>
                <w:bottom w:val="none" w:sz="0" w:space="0" w:color="auto"/>
                <w:right w:val="none" w:sz="0" w:space="0" w:color="auto"/>
              </w:divBdr>
            </w:div>
            <w:div w:id="1769425201">
              <w:marLeft w:val="0"/>
              <w:marRight w:val="0"/>
              <w:marTop w:val="0"/>
              <w:marBottom w:val="0"/>
              <w:divBdr>
                <w:top w:val="none" w:sz="0" w:space="0" w:color="auto"/>
                <w:left w:val="none" w:sz="0" w:space="0" w:color="auto"/>
                <w:bottom w:val="none" w:sz="0" w:space="0" w:color="auto"/>
                <w:right w:val="none" w:sz="0" w:space="0" w:color="auto"/>
              </w:divBdr>
            </w:div>
            <w:div w:id="1803692277">
              <w:marLeft w:val="0"/>
              <w:marRight w:val="0"/>
              <w:marTop w:val="0"/>
              <w:marBottom w:val="0"/>
              <w:divBdr>
                <w:top w:val="none" w:sz="0" w:space="0" w:color="auto"/>
                <w:left w:val="none" w:sz="0" w:space="0" w:color="auto"/>
                <w:bottom w:val="none" w:sz="0" w:space="0" w:color="auto"/>
                <w:right w:val="none" w:sz="0" w:space="0" w:color="auto"/>
              </w:divBdr>
            </w:div>
            <w:div w:id="1812088653">
              <w:marLeft w:val="0"/>
              <w:marRight w:val="0"/>
              <w:marTop w:val="0"/>
              <w:marBottom w:val="0"/>
              <w:divBdr>
                <w:top w:val="none" w:sz="0" w:space="0" w:color="auto"/>
                <w:left w:val="none" w:sz="0" w:space="0" w:color="auto"/>
                <w:bottom w:val="none" w:sz="0" w:space="0" w:color="auto"/>
                <w:right w:val="none" w:sz="0" w:space="0" w:color="auto"/>
              </w:divBdr>
            </w:div>
            <w:div w:id="1817529871">
              <w:marLeft w:val="0"/>
              <w:marRight w:val="0"/>
              <w:marTop w:val="0"/>
              <w:marBottom w:val="0"/>
              <w:divBdr>
                <w:top w:val="none" w:sz="0" w:space="0" w:color="auto"/>
                <w:left w:val="none" w:sz="0" w:space="0" w:color="auto"/>
                <w:bottom w:val="none" w:sz="0" w:space="0" w:color="auto"/>
                <w:right w:val="none" w:sz="0" w:space="0" w:color="auto"/>
              </w:divBdr>
            </w:div>
            <w:div w:id="1823035278">
              <w:marLeft w:val="0"/>
              <w:marRight w:val="0"/>
              <w:marTop w:val="0"/>
              <w:marBottom w:val="0"/>
              <w:divBdr>
                <w:top w:val="none" w:sz="0" w:space="0" w:color="auto"/>
                <w:left w:val="none" w:sz="0" w:space="0" w:color="auto"/>
                <w:bottom w:val="none" w:sz="0" w:space="0" w:color="auto"/>
                <w:right w:val="none" w:sz="0" w:space="0" w:color="auto"/>
              </w:divBdr>
            </w:div>
            <w:div w:id="1853569164">
              <w:marLeft w:val="0"/>
              <w:marRight w:val="0"/>
              <w:marTop w:val="0"/>
              <w:marBottom w:val="0"/>
              <w:divBdr>
                <w:top w:val="none" w:sz="0" w:space="0" w:color="auto"/>
                <w:left w:val="none" w:sz="0" w:space="0" w:color="auto"/>
                <w:bottom w:val="none" w:sz="0" w:space="0" w:color="auto"/>
                <w:right w:val="none" w:sz="0" w:space="0" w:color="auto"/>
              </w:divBdr>
            </w:div>
            <w:div w:id="1857498768">
              <w:marLeft w:val="0"/>
              <w:marRight w:val="0"/>
              <w:marTop w:val="0"/>
              <w:marBottom w:val="0"/>
              <w:divBdr>
                <w:top w:val="none" w:sz="0" w:space="0" w:color="auto"/>
                <w:left w:val="none" w:sz="0" w:space="0" w:color="auto"/>
                <w:bottom w:val="none" w:sz="0" w:space="0" w:color="auto"/>
                <w:right w:val="none" w:sz="0" w:space="0" w:color="auto"/>
              </w:divBdr>
            </w:div>
            <w:div w:id="1879270024">
              <w:marLeft w:val="0"/>
              <w:marRight w:val="0"/>
              <w:marTop w:val="0"/>
              <w:marBottom w:val="0"/>
              <w:divBdr>
                <w:top w:val="none" w:sz="0" w:space="0" w:color="auto"/>
                <w:left w:val="none" w:sz="0" w:space="0" w:color="auto"/>
                <w:bottom w:val="none" w:sz="0" w:space="0" w:color="auto"/>
                <w:right w:val="none" w:sz="0" w:space="0" w:color="auto"/>
              </w:divBdr>
            </w:div>
            <w:div w:id="1880044364">
              <w:marLeft w:val="0"/>
              <w:marRight w:val="0"/>
              <w:marTop w:val="0"/>
              <w:marBottom w:val="0"/>
              <w:divBdr>
                <w:top w:val="none" w:sz="0" w:space="0" w:color="auto"/>
                <w:left w:val="none" w:sz="0" w:space="0" w:color="auto"/>
                <w:bottom w:val="none" w:sz="0" w:space="0" w:color="auto"/>
                <w:right w:val="none" w:sz="0" w:space="0" w:color="auto"/>
              </w:divBdr>
            </w:div>
            <w:div w:id="1881701136">
              <w:marLeft w:val="0"/>
              <w:marRight w:val="0"/>
              <w:marTop w:val="0"/>
              <w:marBottom w:val="0"/>
              <w:divBdr>
                <w:top w:val="none" w:sz="0" w:space="0" w:color="auto"/>
                <w:left w:val="none" w:sz="0" w:space="0" w:color="auto"/>
                <w:bottom w:val="none" w:sz="0" w:space="0" w:color="auto"/>
                <w:right w:val="none" w:sz="0" w:space="0" w:color="auto"/>
              </w:divBdr>
            </w:div>
            <w:div w:id="1884171368">
              <w:marLeft w:val="0"/>
              <w:marRight w:val="0"/>
              <w:marTop w:val="0"/>
              <w:marBottom w:val="0"/>
              <w:divBdr>
                <w:top w:val="none" w:sz="0" w:space="0" w:color="auto"/>
                <w:left w:val="none" w:sz="0" w:space="0" w:color="auto"/>
                <w:bottom w:val="none" w:sz="0" w:space="0" w:color="auto"/>
                <w:right w:val="none" w:sz="0" w:space="0" w:color="auto"/>
              </w:divBdr>
            </w:div>
            <w:div w:id="1898398423">
              <w:marLeft w:val="0"/>
              <w:marRight w:val="0"/>
              <w:marTop w:val="0"/>
              <w:marBottom w:val="0"/>
              <w:divBdr>
                <w:top w:val="none" w:sz="0" w:space="0" w:color="auto"/>
                <w:left w:val="none" w:sz="0" w:space="0" w:color="auto"/>
                <w:bottom w:val="none" w:sz="0" w:space="0" w:color="auto"/>
                <w:right w:val="none" w:sz="0" w:space="0" w:color="auto"/>
              </w:divBdr>
            </w:div>
            <w:div w:id="1922717842">
              <w:marLeft w:val="0"/>
              <w:marRight w:val="0"/>
              <w:marTop w:val="480"/>
              <w:marBottom w:val="0"/>
              <w:divBdr>
                <w:top w:val="single" w:sz="6" w:space="0" w:color="auto"/>
                <w:left w:val="single" w:sz="6" w:space="0" w:color="auto"/>
                <w:bottom w:val="single" w:sz="6" w:space="0" w:color="auto"/>
                <w:right w:val="single" w:sz="6" w:space="0" w:color="auto"/>
              </w:divBdr>
            </w:div>
            <w:div w:id="1949043536">
              <w:marLeft w:val="0"/>
              <w:marRight w:val="0"/>
              <w:marTop w:val="0"/>
              <w:marBottom w:val="0"/>
              <w:divBdr>
                <w:top w:val="none" w:sz="0" w:space="0" w:color="auto"/>
                <w:left w:val="none" w:sz="0" w:space="0" w:color="auto"/>
                <w:bottom w:val="none" w:sz="0" w:space="0" w:color="auto"/>
                <w:right w:val="none" w:sz="0" w:space="0" w:color="auto"/>
              </w:divBdr>
            </w:div>
            <w:div w:id="1962493701">
              <w:marLeft w:val="0"/>
              <w:marRight w:val="0"/>
              <w:marTop w:val="0"/>
              <w:marBottom w:val="0"/>
              <w:divBdr>
                <w:top w:val="none" w:sz="0" w:space="0" w:color="auto"/>
                <w:left w:val="none" w:sz="0" w:space="0" w:color="auto"/>
                <w:bottom w:val="none" w:sz="0" w:space="0" w:color="auto"/>
                <w:right w:val="none" w:sz="0" w:space="0" w:color="auto"/>
              </w:divBdr>
            </w:div>
            <w:div w:id="1965766245">
              <w:marLeft w:val="0"/>
              <w:marRight w:val="0"/>
              <w:marTop w:val="0"/>
              <w:marBottom w:val="0"/>
              <w:divBdr>
                <w:top w:val="none" w:sz="0" w:space="0" w:color="auto"/>
                <w:left w:val="none" w:sz="0" w:space="0" w:color="auto"/>
                <w:bottom w:val="none" w:sz="0" w:space="0" w:color="auto"/>
                <w:right w:val="none" w:sz="0" w:space="0" w:color="auto"/>
              </w:divBdr>
            </w:div>
            <w:div w:id="1975870246">
              <w:marLeft w:val="0"/>
              <w:marRight w:val="0"/>
              <w:marTop w:val="0"/>
              <w:marBottom w:val="0"/>
              <w:divBdr>
                <w:top w:val="none" w:sz="0" w:space="0" w:color="auto"/>
                <w:left w:val="none" w:sz="0" w:space="0" w:color="auto"/>
                <w:bottom w:val="none" w:sz="0" w:space="0" w:color="auto"/>
                <w:right w:val="none" w:sz="0" w:space="0" w:color="auto"/>
              </w:divBdr>
            </w:div>
            <w:div w:id="1979528552">
              <w:marLeft w:val="0"/>
              <w:marRight w:val="0"/>
              <w:marTop w:val="0"/>
              <w:marBottom w:val="0"/>
              <w:divBdr>
                <w:top w:val="none" w:sz="0" w:space="0" w:color="auto"/>
                <w:left w:val="none" w:sz="0" w:space="0" w:color="auto"/>
                <w:bottom w:val="none" w:sz="0" w:space="0" w:color="auto"/>
                <w:right w:val="none" w:sz="0" w:space="0" w:color="auto"/>
              </w:divBdr>
            </w:div>
            <w:div w:id="1985768677">
              <w:marLeft w:val="0"/>
              <w:marRight w:val="0"/>
              <w:marTop w:val="0"/>
              <w:marBottom w:val="0"/>
              <w:divBdr>
                <w:top w:val="none" w:sz="0" w:space="0" w:color="auto"/>
                <w:left w:val="none" w:sz="0" w:space="0" w:color="auto"/>
                <w:bottom w:val="none" w:sz="0" w:space="0" w:color="auto"/>
                <w:right w:val="none" w:sz="0" w:space="0" w:color="auto"/>
              </w:divBdr>
            </w:div>
            <w:div w:id="1991592755">
              <w:marLeft w:val="0"/>
              <w:marRight w:val="0"/>
              <w:marTop w:val="0"/>
              <w:marBottom w:val="0"/>
              <w:divBdr>
                <w:top w:val="none" w:sz="0" w:space="0" w:color="auto"/>
                <w:left w:val="none" w:sz="0" w:space="0" w:color="auto"/>
                <w:bottom w:val="none" w:sz="0" w:space="0" w:color="auto"/>
                <w:right w:val="none" w:sz="0" w:space="0" w:color="auto"/>
              </w:divBdr>
            </w:div>
            <w:div w:id="1994530718">
              <w:marLeft w:val="0"/>
              <w:marRight w:val="0"/>
              <w:marTop w:val="0"/>
              <w:marBottom w:val="0"/>
              <w:divBdr>
                <w:top w:val="none" w:sz="0" w:space="0" w:color="auto"/>
                <w:left w:val="none" w:sz="0" w:space="0" w:color="auto"/>
                <w:bottom w:val="none" w:sz="0" w:space="0" w:color="auto"/>
                <w:right w:val="none" w:sz="0" w:space="0" w:color="auto"/>
              </w:divBdr>
            </w:div>
            <w:div w:id="2001276235">
              <w:marLeft w:val="0"/>
              <w:marRight w:val="0"/>
              <w:marTop w:val="0"/>
              <w:marBottom w:val="0"/>
              <w:divBdr>
                <w:top w:val="none" w:sz="0" w:space="0" w:color="auto"/>
                <w:left w:val="none" w:sz="0" w:space="0" w:color="auto"/>
                <w:bottom w:val="none" w:sz="0" w:space="0" w:color="auto"/>
                <w:right w:val="none" w:sz="0" w:space="0" w:color="auto"/>
              </w:divBdr>
            </w:div>
            <w:div w:id="2015301762">
              <w:marLeft w:val="0"/>
              <w:marRight w:val="0"/>
              <w:marTop w:val="0"/>
              <w:marBottom w:val="0"/>
              <w:divBdr>
                <w:top w:val="none" w:sz="0" w:space="0" w:color="auto"/>
                <w:left w:val="none" w:sz="0" w:space="0" w:color="auto"/>
                <w:bottom w:val="none" w:sz="0" w:space="0" w:color="auto"/>
                <w:right w:val="none" w:sz="0" w:space="0" w:color="auto"/>
              </w:divBdr>
            </w:div>
            <w:div w:id="2043357594">
              <w:marLeft w:val="0"/>
              <w:marRight w:val="0"/>
              <w:marTop w:val="0"/>
              <w:marBottom w:val="0"/>
              <w:divBdr>
                <w:top w:val="none" w:sz="0" w:space="0" w:color="auto"/>
                <w:left w:val="none" w:sz="0" w:space="0" w:color="auto"/>
                <w:bottom w:val="none" w:sz="0" w:space="0" w:color="auto"/>
                <w:right w:val="none" w:sz="0" w:space="0" w:color="auto"/>
              </w:divBdr>
            </w:div>
            <w:div w:id="2043700366">
              <w:marLeft w:val="0"/>
              <w:marRight w:val="0"/>
              <w:marTop w:val="0"/>
              <w:marBottom w:val="0"/>
              <w:divBdr>
                <w:top w:val="none" w:sz="0" w:space="0" w:color="auto"/>
                <w:left w:val="none" w:sz="0" w:space="0" w:color="auto"/>
                <w:bottom w:val="none" w:sz="0" w:space="0" w:color="auto"/>
                <w:right w:val="none" w:sz="0" w:space="0" w:color="auto"/>
              </w:divBdr>
            </w:div>
            <w:div w:id="2050915706">
              <w:marLeft w:val="0"/>
              <w:marRight w:val="0"/>
              <w:marTop w:val="0"/>
              <w:marBottom w:val="0"/>
              <w:divBdr>
                <w:top w:val="none" w:sz="0" w:space="0" w:color="auto"/>
                <w:left w:val="none" w:sz="0" w:space="0" w:color="auto"/>
                <w:bottom w:val="none" w:sz="0" w:space="0" w:color="auto"/>
                <w:right w:val="none" w:sz="0" w:space="0" w:color="auto"/>
              </w:divBdr>
            </w:div>
            <w:div w:id="2053069696">
              <w:marLeft w:val="0"/>
              <w:marRight w:val="0"/>
              <w:marTop w:val="0"/>
              <w:marBottom w:val="0"/>
              <w:divBdr>
                <w:top w:val="none" w:sz="0" w:space="0" w:color="auto"/>
                <w:left w:val="none" w:sz="0" w:space="0" w:color="auto"/>
                <w:bottom w:val="none" w:sz="0" w:space="0" w:color="auto"/>
                <w:right w:val="none" w:sz="0" w:space="0" w:color="auto"/>
              </w:divBdr>
            </w:div>
            <w:div w:id="2073692264">
              <w:marLeft w:val="0"/>
              <w:marRight w:val="0"/>
              <w:marTop w:val="0"/>
              <w:marBottom w:val="0"/>
              <w:divBdr>
                <w:top w:val="none" w:sz="0" w:space="0" w:color="auto"/>
                <w:left w:val="none" w:sz="0" w:space="0" w:color="auto"/>
                <w:bottom w:val="none" w:sz="0" w:space="0" w:color="auto"/>
                <w:right w:val="none" w:sz="0" w:space="0" w:color="auto"/>
              </w:divBdr>
            </w:div>
            <w:div w:id="2091196346">
              <w:marLeft w:val="0"/>
              <w:marRight w:val="0"/>
              <w:marTop w:val="0"/>
              <w:marBottom w:val="0"/>
              <w:divBdr>
                <w:top w:val="none" w:sz="0" w:space="0" w:color="auto"/>
                <w:left w:val="none" w:sz="0" w:space="0" w:color="auto"/>
                <w:bottom w:val="none" w:sz="0" w:space="0" w:color="auto"/>
                <w:right w:val="none" w:sz="0" w:space="0" w:color="auto"/>
              </w:divBdr>
            </w:div>
            <w:div w:id="2098550784">
              <w:marLeft w:val="0"/>
              <w:marRight w:val="0"/>
              <w:marTop w:val="0"/>
              <w:marBottom w:val="0"/>
              <w:divBdr>
                <w:top w:val="none" w:sz="0" w:space="0" w:color="auto"/>
                <w:left w:val="none" w:sz="0" w:space="0" w:color="auto"/>
                <w:bottom w:val="none" w:sz="0" w:space="0" w:color="auto"/>
                <w:right w:val="none" w:sz="0" w:space="0" w:color="auto"/>
              </w:divBdr>
            </w:div>
            <w:div w:id="2098744335">
              <w:marLeft w:val="0"/>
              <w:marRight w:val="0"/>
              <w:marTop w:val="0"/>
              <w:marBottom w:val="0"/>
              <w:divBdr>
                <w:top w:val="none" w:sz="0" w:space="0" w:color="auto"/>
                <w:left w:val="none" w:sz="0" w:space="0" w:color="auto"/>
                <w:bottom w:val="none" w:sz="0" w:space="0" w:color="auto"/>
                <w:right w:val="none" w:sz="0" w:space="0" w:color="auto"/>
              </w:divBdr>
            </w:div>
            <w:div w:id="2109307061">
              <w:marLeft w:val="0"/>
              <w:marRight w:val="0"/>
              <w:marTop w:val="0"/>
              <w:marBottom w:val="0"/>
              <w:divBdr>
                <w:top w:val="none" w:sz="0" w:space="0" w:color="auto"/>
                <w:left w:val="none" w:sz="0" w:space="0" w:color="auto"/>
                <w:bottom w:val="none" w:sz="0" w:space="0" w:color="auto"/>
                <w:right w:val="none" w:sz="0" w:space="0" w:color="auto"/>
              </w:divBdr>
            </w:div>
            <w:div w:id="214076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834967">
      <w:bodyDiv w:val="1"/>
      <w:marLeft w:val="0"/>
      <w:marRight w:val="0"/>
      <w:marTop w:val="0"/>
      <w:marBottom w:val="0"/>
      <w:divBdr>
        <w:top w:val="none" w:sz="0" w:space="0" w:color="auto"/>
        <w:left w:val="none" w:sz="0" w:space="0" w:color="auto"/>
        <w:bottom w:val="none" w:sz="0" w:space="0" w:color="auto"/>
        <w:right w:val="none" w:sz="0" w:space="0" w:color="auto"/>
      </w:divBdr>
      <w:divsChild>
        <w:div w:id="402023020">
          <w:marLeft w:val="0"/>
          <w:marRight w:val="0"/>
          <w:marTop w:val="0"/>
          <w:marBottom w:val="0"/>
          <w:divBdr>
            <w:top w:val="none" w:sz="0" w:space="0" w:color="auto"/>
            <w:left w:val="none" w:sz="0" w:space="0" w:color="auto"/>
            <w:bottom w:val="none" w:sz="0" w:space="0" w:color="auto"/>
            <w:right w:val="none" w:sz="0" w:space="0" w:color="auto"/>
          </w:divBdr>
          <w:divsChild>
            <w:div w:id="1062824227">
              <w:marLeft w:val="0"/>
              <w:marRight w:val="0"/>
              <w:marTop w:val="0"/>
              <w:marBottom w:val="0"/>
              <w:divBdr>
                <w:top w:val="none" w:sz="0" w:space="0" w:color="auto"/>
                <w:left w:val="none" w:sz="0" w:space="0" w:color="auto"/>
                <w:bottom w:val="none" w:sz="0" w:space="0" w:color="auto"/>
                <w:right w:val="none" w:sz="0" w:space="0" w:color="auto"/>
              </w:divBdr>
            </w:div>
          </w:divsChild>
        </w:div>
        <w:div w:id="480464334">
          <w:marLeft w:val="0"/>
          <w:marRight w:val="0"/>
          <w:marTop w:val="0"/>
          <w:marBottom w:val="0"/>
          <w:divBdr>
            <w:top w:val="none" w:sz="0" w:space="0" w:color="auto"/>
            <w:left w:val="none" w:sz="0" w:space="0" w:color="auto"/>
            <w:bottom w:val="none" w:sz="0" w:space="0" w:color="auto"/>
            <w:right w:val="none" w:sz="0" w:space="0" w:color="auto"/>
          </w:divBdr>
          <w:divsChild>
            <w:div w:id="548098">
              <w:marLeft w:val="0"/>
              <w:marRight w:val="0"/>
              <w:marTop w:val="0"/>
              <w:marBottom w:val="0"/>
              <w:divBdr>
                <w:top w:val="none" w:sz="0" w:space="0" w:color="auto"/>
                <w:left w:val="none" w:sz="0" w:space="0" w:color="auto"/>
                <w:bottom w:val="none" w:sz="0" w:space="0" w:color="auto"/>
                <w:right w:val="none" w:sz="0" w:space="0" w:color="auto"/>
              </w:divBdr>
            </w:div>
            <w:div w:id="59443378">
              <w:marLeft w:val="0"/>
              <w:marRight w:val="0"/>
              <w:marTop w:val="0"/>
              <w:marBottom w:val="0"/>
              <w:divBdr>
                <w:top w:val="none" w:sz="0" w:space="0" w:color="auto"/>
                <w:left w:val="none" w:sz="0" w:space="0" w:color="auto"/>
                <w:bottom w:val="none" w:sz="0" w:space="0" w:color="auto"/>
                <w:right w:val="none" w:sz="0" w:space="0" w:color="auto"/>
              </w:divBdr>
            </w:div>
            <w:div w:id="147942922">
              <w:marLeft w:val="0"/>
              <w:marRight w:val="0"/>
              <w:marTop w:val="0"/>
              <w:marBottom w:val="0"/>
              <w:divBdr>
                <w:top w:val="none" w:sz="0" w:space="0" w:color="auto"/>
                <w:left w:val="none" w:sz="0" w:space="0" w:color="auto"/>
                <w:bottom w:val="none" w:sz="0" w:space="0" w:color="auto"/>
                <w:right w:val="none" w:sz="0" w:space="0" w:color="auto"/>
              </w:divBdr>
            </w:div>
            <w:div w:id="270750482">
              <w:marLeft w:val="0"/>
              <w:marRight w:val="0"/>
              <w:marTop w:val="0"/>
              <w:marBottom w:val="0"/>
              <w:divBdr>
                <w:top w:val="none" w:sz="0" w:space="0" w:color="auto"/>
                <w:left w:val="none" w:sz="0" w:space="0" w:color="auto"/>
                <w:bottom w:val="none" w:sz="0" w:space="0" w:color="auto"/>
                <w:right w:val="none" w:sz="0" w:space="0" w:color="auto"/>
              </w:divBdr>
            </w:div>
            <w:div w:id="300160826">
              <w:marLeft w:val="0"/>
              <w:marRight w:val="0"/>
              <w:marTop w:val="0"/>
              <w:marBottom w:val="0"/>
              <w:divBdr>
                <w:top w:val="none" w:sz="0" w:space="0" w:color="auto"/>
                <w:left w:val="none" w:sz="0" w:space="0" w:color="auto"/>
                <w:bottom w:val="none" w:sz="0" w:space="0" w:color="auto"/>
                <w:right w:val="none" w:sz="0" w:space="0" w:color="auto"/>
              </w:divBdr>
            </w:div>
            <w:div w:id="319700038">
              <w:marLeft w:val="0"/>
              <w:marRight w:val="0"/>
              <w:marTop w:val="0"/>
              <w:marBottom w:val="0"/>
              <w:divBdr>
                <w:top w:val="none" w:sz="0" w:space="0" w:color="auto"/>
                <w:left w:val="none" w:sz="0" w:space="0" w:color="auto"/>
                <w:bottom w:val="none" w:sz="0" w:space="0" w:color="auto"/>
                <w:right w:val="none" w:sz="0" w:space="0" w:color="auto"/>
              </w:divBdr>
            </w:div>
            <w:div w:id="371656373">
              <w:marLeft w:val="0"/>
              <w:marRight w:val="0"/>
              <w:marTop w:val="0"/>
              <w:marBottom w:val="0"/>
              <w:divBdr>
                <w:top w:val="none" w:sz="0" w:space="0" w:color="auto"/>
                <w:left w:val="none" w:sz="0" w:space="0" w:color="auto"/>
                <w:bottom w:val="none" w:sz="0" w:space="0" w:color="auto"/>
                <w:right w:val="none" w:sz="0" w:space="0" w:color="auto"/>
              </w:divBdr>
            </w:div>
            <w:div w:id="413087122">
              <w:marLeft w:val="0"/>
              <w:marRight w:val="0"/>
              <w:marTop w:val="0"/>
              <w:marBottom w:val="0"/>
              <w:divBdr>
                <w:top w:val="none" w:sz="0" w:space="0" w:color="auto"/>
                <w:left w:val="none" w:sz="0" w:space="0" w:color="auto"/>
                <w:bottom w:val="none" w:sz="0" w:space="0" w:color="auto"/>
                <w:right w:val="none" w:sz="0" w:space="0" w:color="auto"/>
              </w:divBdr>
            </w:div>
            <w:div w:id="432089287">
              <w:marLeft w:val="0"/>
              <w:marRight w:val="0"/>
              <w:marTop w:val="0"/>
              <w:marBottom w:val="0"/>
              <w:divBdr>
                <w:top w:val="none" w:sz="0" w:space="0" w:color="auto"/>
                <w:left w:val="none" w:sz="0" w:space="0" w:color="auto"/>
                <w:bottom w:val="none" w:sz="0" w:space="0" w:color="auto"/>
                <w:right w:val="none" w:sz="0" w:space="0" w:color="auto"/>
              </w:divBdr>
            </w:div>
            <w:div w:id="749814472">
              <w:marLeft w:val="0"/>
              <w:marRight w:val="0"/>
              <w:marTop w:val="0"/>
              <w:marBottom w:val="0"/>
              <w:divBdr>
                <w:top w:val="none" w:sz="0" w:space="0" w:color="auto"/>
                <w:left w:val="none" w:sz="0" w:space="0" w:color="auto"/>
                <w:bottom w:val="none" w:sz="0" w:space="0" w:color="auto"/>
                <w:right w:val="none" w:sz="0" w:space="0" w:color="auto"/>
              </w:divBdr>
            </w:div>
            <w:div w:id="781532401">
              <w:marLeft w:val="0"/>
              <w:marRight w:val="0"/>
              <w:marTop w:val="0"/>
              <w:marBottom w:val="0"/>
              <w:divBdr>
                <w:top w:val="none" w:sz="0" w:space="0" w:color="auto"/>
                <w:left w:val="none" w:sz="0" w:space="0" w:color="auto"/>
                <w:bottom w:val="none" w:sz="0" w:space="0" w:color="auto"/>
                <w:right w:val="none" w:sz="0" w:space="0" w:color="auto"/>
              </w:divBdr>
            </w:div>
            <w:div w:id="802624294">
              <w:marLeft w:val="0"/>
              <w:marRight w:val="0"/>
              <w:marTop w:val="0"/>
              <w:marBottom w:val="0"/>
              <w:divBdr>
                <w:top w:val="none" w:sz="0" w:space="0" w:color="auto"/>
                <w:left w:val="none" w:sz="0" w:space="0" w:color="auto"/>
                <w:bottom w:val="none" w:sz="0" w:space="0" w:color="auto"/>
                <w:right w:val="none" w:sz="0" w:space="0" w:color="auto"/>
              </w:divBdr>
            </w:div>
            <w:div w:id="807550250">
              <w:marLeft w:val="0"/>
              <w:marRight w:val="0"/>
              <w:marTop w:val="0"/>
              <w:marBottom w:val="0"/>
              <w:divBdr>
                <w:top w:val="none" w:sz="0" w:space="0" w:color="auto"/>
                <w:left w:val="none" w:sz="0" w:space="0" w:color="auto"/>
                <w:bottom w:val="none" w:sz="0" w:space="0" w:color="auto"/>
                <w:right w:val="none" w:sz="0" w:space="0" w:color="auto"/>
              </w:divBdr>
            </w:div>
            <w:div w:id="847984439">
              <w:marLeft w:val="0"/>
              <w:marRight w:val="0"/>
              <w:marTop w:val="0"/>
              <w:marBottom w:val="0"/>
              <w:divBdr>
                <w:top w:val="none" w:sz="0" w:space="0" w:color="auto"/>
                <w:left w:val="none" w:sz="0" w:space="0" w:color="auto"/>
                <w:bottom w:val="none" w:sz="0" w:space="0" w:color="auto"/>
                <w:right w:val="none" w:sz="0" w:space="0" w:color="auto"/>
              </w:divBdr>
            </w:div>
            <w:div w:id="868838377">
              <w:marLeft w:val="0"/>
              <w:marRight w:val="0"/>
              <w:marTop w:val="0"/>
              <w:marBottom w:val="0"/>
              <w:divBdr>
                <w:top w:val="none" w:sz="0" w:space="0" w:color="auto"/>
                <w:left w:val="none" w:sz="0" w:space="0" w:color="auto"/>
                <w:bottom w:val="none" w:sz="0" w:space="0" w:color="auto"/>
                <w:right w:val="none" w:sz="0" w:space="0" w:color="auto"/>
              </w:divBdr>
            </w:div>
            <w:div w:id="918825479">
              <w:marLeft w:val="0"/>
              <w:marRight w:val="0"/>
              <w:marTop w:val="0"/>
              <w:marBottom w:val="0"/>
              <w:divBdr>
                <w:top w:val="none" w:sz="0" w:space="0" w:color="auto"/>
                <w:left w:val="none" w:sz="0" w:space="0" w:color="auto"/>
                <w:bottom w:val="none" w:sz="0" w:space="0" w:color="auto"/>
                <w:right w:val="none" w:sz="0" w:space="0" w:color="auto"/>
              </w:divBdr>
            </w:div>
            <w:div w:id="956057930">
              <w:marLeft w:val="0"/>
              <w:marRight w:val="0"/>
              <w:marTop w:val="0"/>
              <w:marBottom w:val="0"/>
              <w:divBdr>
                <w:top w:val="none" w:sz="0" w:space="0" w:color="auto"/>
                <w:left w:val="none" w:sz="0" w:space="0" w:color="auto"/>
                <w:bottom w:val="none" w:sz="0" w:space="0" w:color="auto"/>
                <w:right w:val="none" w:sz="0" w:space="0" w:color="auto"/>
              </w:divBdr>
            </w:div>
            <w:div w:id="1580754108">
              <w:marLeft w:val="0"/>
              <w:marRight w:val="0"/>
              <w:marTop w:val="0"/>
              <w:marBottom w:val="0"/>
              <w:divBdr>
                <w:top w:val="none" w:sz="0" w:space="0" w:color="auto"/>
                <w:left w:val="none" w:sz="0" w:space="0" w:color="auto"/>
                <w:bottom w:val="none" w:sz="0" w:space="0" w:color="auto"/>
                <w:right w:val="none" w:sz="0" w:space="0" w:color="auto"/>
              </w:divBdr>
            </w:div>
            <w:div w:id="1606964733">
              <w:marLeft w:val="0"/>
              <w:marRight w:val="0"/>
              <w:marTop w:val="0"/>
              <w:marBottom w:val="0"/>
              <w:divBdr>
                <w:top w:val="none" w:sz="0" w:space="0" w:color="auto"/>
                <w:left w:val="none" w:sz="0" w:space="0" w:color="auto"/>
                <w:bottom w:val="none" w:sz="0" w:space="0" w:color="auto"/>
                <w:right w:val="none" w:sz="0" w:space="0" w:color="auto"/>
              </w:divBdr>
            </w:div>
            <w:div w:id="1671061597">
              <w:marLeft w:val="0"/>
              <w:marRight w:val="0"/>
              <w:marTop w:val="0"/>
              <w:marBottom w:val="0"/>
              <w:divBdr>
                <w:top w:val="none" w:sz="0" w:space="0" w:color="auto"/>
                <w:left w:val="none" w:sz="0" w:space="0" w:color="auto"/>
                <w:bottom w:val="none" w:sz="0" w:space="0" w:color="auto"/>
                <w:right w:val="none" w:sz="0" w:space="0" w:color="auto"/>
              </w:divBdr>
            </w:div>
            <w:div w:id="1772896979">
              <w:marLeft w:val="0"/>
              <w:marRight w:val="0"/>
              <w:marTop w:val="0"/>
              <w:marBottom w:val="0"/>
              <w:divBdr>
                <w:top w:val="none" w:sz="0" w:space="0" w:color="auto"/>
                <w:left w:val="none" w:sz="0" w:space="0" w:color="auto"/>
                <w:bottom w:val="none" w:sz="0" w:space="0" w:color="auto"/>
                <w:right w:val="none" w:sz="0" w:space="0" w:color="auto"/>
              </w:divBdr>
            </w:div>
            <w:div w:id="1937444766">
              <w:marLeft w:val="0"/>
              <w:marRight w:val="0"/>
              <w:marTop w:val="0"/>
              <w:marBottom w:val="0"/>
              <w:divBdr>
                <w:top w:val="none" w:sz="0" w:space="0" w:color="auto"/>
                <w:left w:val="none" w:sz="0" w:space="0" w:color="auto"/>
                <w:bottom w:val="none" w:sz="0" w:space="0" w:color="auto"/>
                <w:right w:val="none" w:sz="0" w:space="0" w:color="auto"/>
              </w:divBdr>
            </w:div>
            <w:div w:id="1955282909">
              <w:marLeft w:val="0"/>
              <w:marRight w:val="0"/>
              <w:marTop w:val="0"/>
              <w:marBottom w:val="0"/>
              <w:divBdr>
                <w:top w:val="none" w:sz="0" w:space="0" w:color="auto"/>
                <w:left w:val="none" w:sz="0" w:space="0" w:color="auto"/>
                <w:bottom w:val="none" w:sz="0" w:space="0" w:color="auto"/>
                <w:right w:val="none" w:sz="0" w:space="0" w:color="auto"/>
              </w:divBdr>
              <w:divsChild>
                <w:div w:id="433597032">
                  <w:marLeft w:val="0"/>
                  <w:marRight w:val="0"/>
                  <w:marTop w:val="0"/>
                  <w:marBottom w:val="0"/>
                  <w:divBdr>
                    <w:top w:val="none" w:sz="0" w:space="0" w:color="auto"/>
                    <w:left w:val="none" w:sz="0" w:space="0" w:color="auto"/>
                    <w:bottom w:val="none" w:sz="0" w:space="0" w:color="auto"/>
                    <w:right w:val="none" w:sz="0" w:space="0" w:color="auto"/>
                  </w:divBdr>
                </w:div>
                <w:div w:id="506166388">
                  <w:marLeft w:val="0"/>
                  <w:marRight w:val="0"/>
                  <w:marTop w:val="0"/>
                  <w:marBottom w:val="0"/>
                  <w:divBdr>
                    <w:top w:val="none" w:sz="0" w:space="0" w:color="auto"/>
                    <w:left w:val="none" w:sz="0" w:space="0" w:color="auto"/>
                    <w:bottom w:val="none" w:sz="0" w:space="0" w:color="auto"/>
                    <w:right w:val="none" w:sz="0" w:space="0" w:color="auto"/>
                  </w:divBdr>
                </w:div>
                <w:div w:id="661004741">
                  <w:marLeft w:val="0"/>
                  <w:marRight w:val="0"/>
                  <w:marTop w:val="0"/>
                  <w:marBottom w:val="0"/>
                  <w:divBdr>
                    <w:top w:val="none" w:sz="0" w:space="0" w:color="auto"/>
                    <w:left w:val="none" w:sz="0" w:space="0" w:color="auto"/>
                    <w:bottom w:val="none" w:sz="0" w:space="0" w:color="auto"/>
                    <w:right w:val="none" w:sz="0" w:space="0" w:color="auto"/>
                  </w:divBdr>
                </w:div>
                <w:div w:id="1958291773">
                  <w:marLeft w:val="0"/>
                  <w:marRight w:val="0"/>
                  <w:marTop w:val="0"/>
                  <w:marBottom w:val="0"/>
                  <w:divBdr>
                    <w:top w:val="none" w:sz="0" w:space="0" w:color="auto"/>
                    <w:left w:val="none" w:sz="0" w:space="0" w:color="auto"/>
                    <w:bottom w:val="none" w:sz="0" w:space="0" w:color="auto"/>
                    <w:right w:val="none" w:sz="0" w:space="0" w:color="auto"/>
                  </w:divBdr>
                </w:div>
              </w:divsChild>
            </w:div>
            <w:div w:id="2122256576">
              <w:marLeft w:val="0"/>
              <w:marRight w:val="0"/>
              <w:marTop w:val="0"/>
              <w:marBottom w:val="0"/>
              <w:divBdr>
                <w:top w:val="none" w:sz="0" w:space="0" w:color="auto"/>
                <w:left w:val="none" w:sz="0" w:space="0" w:color="auto"/>
                <w:bottom w:val="none" w:sz="0" w:space="0" w:color="auto"/>
                <w:right w:val="none" w:sz="0" w:space="0" w:color="auto"/>
              </w:divBdr>
            </w:div>
          </w:divsChild>
        </w:div>
        <w:div w:id="541215738">
          <w:marLeft w:val="0"/>
          <w:marRight w:val="0"/>
          <w:marTop w:val="0"/>
          <w:marBottom w:val="0"/>
          <w:divBdr>
            <w:top w:val="none" w:sz="0" w:space="0" w:color="auto"/>
            <w:left w:val="none" w:sz="0" w:space="0" w:color="auto"/>
            <w:bottom w:val="none" w:sz="0" w:space="0" w:color="auto"/>
            <w:right w:val="none" w:sz="0" w:space="0" w:color="auto"/>
          </w:divBdr>
          <w:divsChild>
            <w:div w:id="27879727">
              <w:marLeft w:val="0"/>
              <w:marRight w:val="0"/>
              <w:marTop w:val="0"/>
              <w:marBottom w:val="0"/>
              <w:divBdr>
                <w:top w:val="none" w:sz="0" w:space="0" w:color="auto"/>
                <w:left w:val="none" w:sz="0" w:space="0" w:color="auto"/>
                <w:bottom w:val="none" w:sz="0" w:space="0" w:color="auto"/>
                <w:right w:val="none" w:sz="0" w:space="0" w:color="auto"/>
              </w:divBdr>
            </w:div>
            <w:div w:id="34356062">
              <w:marLeft w:val="0"/>
              <w:marRight w:val="0"/>
              <w:marTop w:val="0"/>
              <w:marBottom w:val="0"/>
              <w:divBdr>
                <w:top w:val="none" w:sz="0" w:space="0" w:color="auto"/>
                <w:left w:val="none" w:sz="0" w:space="0" w:color="auto"/>
                <w:bottom w:val="none" w:sz="0" w:space="0" w:color="auto"/>
                <w:right w:val="none" w:sz="0" w:space="0" w:color="auto"/>
              </w:divBdr>
            </w:div>
            <w:div w:id="49354572">
              <w:marLeft w:val="0"/>
              <w:marRight w:val="0"/>
              <w:marTop w:val="0"/>
              <w:marBottom w:val="0"/>
              <w:divBdr>
                <w:top w:val="none" w:sz="0" w:space="0" w:color="auto"/>
                <w:left w:val="none" w:sz="0" w:space="0" w:color="auto"/>
                <w:bottom w:val="none" w:sz="0" w:space="0" w:color="auto"/>
                <w:right w:val="none" w:sz="0" w:space="0" w:color="auto"/>
              </w:divBdr>
            </w:div>
            <w:div w:id="82260735">
              <w:marLeft w:val="0"/>
              <w:marRight w:val="0"/>
              <w:marTop w:val="0"/>
              <w:marBottom w:val="0"/>
              <w:divBdr>
                <w:top w:val="none" w:sz="0" w:space="0" w:color="auto"/>
                <w:left w:val="none" w:sz="0" w:space="0" w:color="auto"/>
                <w:bottom w:val="none" w:sz="0" w:space="0" w:color="auto"/>
                <w:right w:val="none" w:sz="0" w:space="0" w:color="auto"/>
              </w:divBdr>
            </w:div>
            <w:div w:id="88746107">
              <w:marLeft w:val="0"/>
              <w:marRight w:val="0"/>
              <w:marTop w:val="0"/>
              <w:marBottom w:val="0"/>
              <w:divBdr>
                <w:top w:val="none" w:sz="0" w:space="0" w:color="auto"/>
                <w:left w:val="none" w:sz="0" w:space="0" w:color="auto"/>
                <w:bottom w:val="none" w:sz="0" w:space="0" w:color="auto"/>
                <w:right w:val="none" w:sz="0" w:space="0" w:color="auto"/>
              </w:divBdr>
            </w:div>
            <w:div w:id="105202819">
              <w:marLeft w:val="0"/>
              <w:marRight w:val="0"/>
              <w:marTop w:val="0"/>
              <w:marBottom w:val="0"/>
              <w:divBdr>
                <w:top w:val="none" w:sz="0" w:space="0" w:color="auto"/>
                <w:left w:val="none" w:sz="0" w:space="0" w:color="auto"/>
                <w:bottom w:val="none" w:sz="0" w:space="0" w:color="auto"/>
                <w:right w:val="none" w:sz="0" w:space="0" w:color="auto"/>
              </w:divBdr>
            </w:div>
            <w:div w:id="139545093">
              <w:marLeft w:val="0"/>
              <w:marRight w:val="0"/>
              <w:marTop w:val="0"/>
              <w:marBottom w:val="0"/>
              <w:divBdr>
                <w:top w:val="none" w:sz="0" w:space="0" w:color="auto"/>
                <w:left w:val="none" w:sz="0" w:space="0" w:color="auto"/>
                <w:bottom w:val="none" w:sz="0" w:space="0" w:color="auto"/>
                <w:right w:val="none" w:sz="0" w:space="0" w:color="auto"/>
              </w:divBdr>
            </w:div>
            <w:div w:id="160043860">
              <w:marLeft w:val="0"/>
              <w:marRight w:val="0"/>
              <w:marTop w:val="0"/>
              <w:marBottom w:val="0"/>
              <w:divBdr>
                <w:top w:val="none" w:sz="0" w:space="0" w:color="auto"/>
                <w:left w:val="none" w:sz="0" w:space="0" w:color="auto"/>
                <w:bottom w:val="none" w:sz="0" w:space="0" w:color="auto"/>
                <w:right w:val="none" w:sz="0" w:space="0" w:color="auto"/>
              </w:divBdr>
            </w:div>
            <w:div w:id="180314462">
              <w:marLeft w:val="0"/>
              <w:marRight w:val="0"/>
              <w:marTop w:val="0"/>
              <w:marBottom w:val="0"/>
              <w:divBdr>
                <w:top w:val="none" w:sz="0" w:space="0" w:color="auto"/>
                <w:left w:val="none" w:sz="0" w:space="0" w:color="auto"/>
                <w:bottom w:val="none" w:sz="0" w:space="0" w:color="auto"/>
                <w:right w:val="none" w:sz="0" w:space="0" w:color="auto"/>
              </w:divBdr>
            </w:div>
            <w:div w:id="216547456">
              <w:marLeft w:val="0"/>
              <w:marRight w:val="0"/>
              <w:marTop w:val="0"/>
              <w:marBottom w:val="0"/>
              <w:divBdr>
                <w:top w:val="none" w:sz="0" w:space="0" w:color="auto"/>
                <w:left w:val="none" w:sz="0" w:space="0" w:color="auto"/>
                <w:bottom w:val="none" w:sz="0" w:space="0" w:color="auto"/>
                <w:right w:val="none" w:sz="0" w:space="0" w:color="auto"/>
              </w:divBdr>
            </w:div>
            <w:div w:id="234903928">
              <w:marLeft w:val="0"/>
              <w:marRight w:val="0"/>
              <w:marTop w:val="0"/>
              <w:marBottom w:val="0"/>
              <w:divBdr>
                <w:top w:val="none" w:sz="0" w:space="0" w:color="auto"/>
                <w:left w:val="none" w:sz="0" w:space="0" w:color="auto"/>
                <w:bottom w:val="none" w:sz="0" w:space="0" w:color="auto"/>
                <w:right w:val="none" w:sz="0" w:space="0" w:color="auto"/>
              </w:divBdr>
            </w:div>
            <w:div w:id="302662457">
              <w:marLeft w:val="0"/>
              <w:marRight w:val="0"/>
              <w:marTop w:val="0"/>
              <w:marBottom w:val="0"/>
              <w:divBdr>
                <w:top w:val="none" w:sz="0" w:space="0" w:color="auto"/>
                <w:left w:val="none" w:sz="0" w:space="0" w:color="auto"/>
                <w:bottom w:val="none" w:sz="0" w:space="0" w:color="auto"/>
                <w:right w:val="none" w:sz="0" w:space="0" w:color="auto"/>
              </w:divBdr>
            </w:div>
            <w:div w:id="306512919">
              <w:marLeft w:val="0"/>
              <w:marRight w:val="0"/>
              <w:marTop w:val="0"/>
              <w:marBottom w:val="0"/>
              <w:divBdr>
                <w:top w:val="none" w:sz="0" w:space="0" w:color="auto"/>
                <w:left w:val="none" w:sz="0" w:space="0" w:color="auto"/>
                <w:bottom w:val="none" w:sz="0" w:space="0" w:color="auto"/>
                <w:right w:val="none" w:sz="0" w:space="0" w:color="auto"/>
              </w:divBdr>
            </w:div>
            <w:div w:id="324166245">
              <w:marLeft w:val="0"/>
              <w:marRight w:val="0"/>
              <w:marTop w:val="0"/>
              <w:marBottom w:val="0"/>
              <w:divBdr>
                <w:top w:val="none" w:sz="0" w:space="0" w:color="auto"/>
                <w:left w:val="none" w:sz="0" w:space="0" w:color="auto"/>
                <w:bottom w:val="none" w:sz="0" w:space="0" w:color="auto"/>
                <w:right w:val="none" w:sz="0" w:space="0" w:color="auto"/>
              </w:divBdr>
            </w:div>
            <w:div w:id="347290039">
              <w:marLeft w:val="0"/>
              <w:marRight w:val="0"/>
              <w:marTop w:val="0"/>
              <w:marBottom w:val="0"/>
              <w:divBdr>
                <w:top w:val="none" w:sz="0" w:space="0" w:color="auto"/>
                <w:left w:val="none" w:sz="0" w:space="0" w:color="auto"/>
                <w:bottom w:val="none" w:sz="0" w:space="0" w:color="auto"/>
                <w:right w:val="none" w:sz="0" w:space="0" w:color="auto"/>
              </w:divBdr>
            </w:div>
            <w:div w:id="374354153">
              <w:marLeft w:val="0"/>
              <w:marRight w:val="0"/>
              <w:marTop w:val="0"/>
              <w:marBottom w:val="0"/>
              <w:divBdr>
                <w:top w:val="none" w:sz="0" w:space="0" w:color="auto"/>
                <w:left w:val="none" w:sz="0" w:space="0" w:color="auto"/>
                <w:bottom w:val="none" w:sz="0" w:space="0" w:color="auto"/>
                <w:right w:val="none" w:sz="0" w:space="0" w:color="auto"/>
              </w:divBdr>
            </w:div>
            <w:div w:id="383719949">
              <w:marLeft w:val="0"/>
              <w:marRight w:val="0"/>
              <w:marTop w:val="0"/>
              <w:marBottom w:val="0"/>
              <w:divBdr>
                <w:top w:val="none" w:sz="0" w:space="0" w:color="auto"/>
                <w:left w:val="none" w:sz="0" w:space="0" w:color="auto"/>
                <w:bottom w:val="none" w:sz="0" w:space="0" w:color="auto"/>
                <w:right w:val="none" w:sz="0" w:space="0" w:color="auto"/>
              </w:divBdr>
            </w:div>
            <w:div w:id="384379008">
              <w:marLeft w:val="0"/>
              <w:marRight w:val="0"/>
              <w:marTop w:val="0"/>
              <w:marBottom w:val="0"/>
              <w:divBdr>
                <w:top w:val="none" w:sz="0" w:space="0" w:color="auto"/>
                <w:left w:val="none" w:sz="0" w:space="0" w:color="auto"/>
                <w:bottom w:val="none" w:sz="0" w:space="0" w:color="auto"/>
                <w:right w:val="none" w:sz="0" w:space="0" w:color="auto"/>
              </w:divBdr>
            </w:div>
            <w:div w:id="384990096">
              <w:marLeft w:val="0"/>
              <w:marRight w:val="0"/>
              <w:marTop w:val="0"/>
              <w:marBottom w:val="0"/>
              <w:divBdr>
                <w:top w:val="none" w:sz="0" w:space="0" w:color="auto"/>
                <w:left w:val="none" w:sz="0" w:space="0" w:color="auto"/>
                <w:bottom w:val="none" w:sz="0" w:space="0" w:color="auto"/>
                <w:right w:val="none" w:sz="0" w:space="0" w:color="auto"/>
              </w:divBdr>
            </w:div>
            <w:div w:id="401413360">
              <w:marLeft w:val="0"/>
              <w:marRight w:val="0"/>
              <w:marTop w:val="0"/>
              <w:marBottom w:val="0"/>
              <w:divBdr>
                <w:top w:val="none" w:sz="0" w:space="0" w:color="auto"/>
                <w:left w:val="none" w:sz="0" w:space="0" w:color="auto"/>
                <w:bottom w:val="none" w:sz="0" w:space="0" w:color="auto"/>
                <w:right w:val="none" w:sz="0" w:space="0" w:color="auto"/>
              </w:divBdr>
            </w:div>
            <w:div w:id="406466204">
              <w:marLeft w:val="0"/>
              <w:marRight w:val="0"/>
              <w:marTop w:val="0"/>
              <w:marBottom w:val="0"/>
              <w:divBdr>
                <w:top w:val="none" w:sz="0" w:space="0" w:color="auto"/>
                <w:left w:val="none" w:sz="0" w:space="0" w:color="auto"/>
                <w:bottom w:val="none" w:sz="0" w:space="0" w:color="auto"/>
                <w:right w:val="none" w:sz="0" w:space="0" w:color="auto"/>
              </w:divBdr>
            </w:div>
            <w:div w:id="429739490">
              <w:marLeft w:val="0"/>
              <w:marRight w:val="0"/>
              <w:marTop w:val="0"/>
              <w:marBottom w:val="0"/>
              <w:divBdr>
                <w:top w:val="none" w:sz="0" w:space="0" w:color="auto"/>
                <w:left w:val="none" w:sz="0" w:space="0" w:color="auto"/>
                <w:bottom w:val="none" w:sz="0" w:space="0" w:color="auto"/>
                <w:right w:val="none" w:sz="0" w:space="0" w:color="auto"/>
              </w:divBdr>
            </w:div>
            <w:div w:id="436601434">
              <w:marLeft w:val="0"/>
              <w:marRight w:val="0"/>
              <w:marTop w:val="0"/>
              <w:marBottom w:val="0"/>
              <w:divBdr>
                <w:top w:val="none" w:sz="0" w:space="0" w:color="auto"/>
                <w:left w:val="none" w:sz="0" w:space="0" w:color="auto"/>
                <w:bottom w:val="none" w:sz="0" w:space="0" w:color="auto"/>
                <w:right w:val="none" w:sz="0" w:space="0" w:color="auto"/>
              </w:divBdr>
            </w:div>
            <w:div w:id="532352934">
              <w:marLeft w:val="0"/>
              <w:marRight w:val="0"/>
              <w:marTop w:val="0"/>
              <w:marBottom w:val="0"/>
              <w:divBdr>
                <w:top w:val="none" w:sz="0" w:space="0" w:color="auto"/>
                <w:left w:val="none" w:sz="0" w:space="0" w:color="auto"/>
                <w:bottom w:val="none" w:sz="0" w:space="0" w:color="auto"/>
                <w:right w:val="none" w:sz="0" w:space="0" w:color="auto"/>
              </w:divBdr>
            </w:div>
            <w:div w:id="558051600">
              <w:marLeft w:val="0"/>
              <w:marRight w:val="0"/>
              <w:marTop w:val="0"/>
              <w:marBottom w:val="0"/>
              <w:divBdr>
                <w:top w:val="none" w:sz="0" w:space="0" w:color="auto"/>
                <w:left w:val="none" w:sz="0" w:space="0" w:color="auto"/>
                <w:bottom w:val="none" w:sz="0" w:space="0" w:color="auto"/>
                <w:right w:val="none" w:sz="0" w:space="0" w:color="auto"/>
              </w:divBdr>
            </w:div>
            <w:div w:id="579339827">
              <w:marLeft w:val="0"/>
              <w:marRight w:val="0"/>
              <w:marTop w:val="0"/>
              <w:marBottom w:val="0"/>
              <w:divBdr>
                <w:top w:val="none" w:sz="0" w:space="0" w:color="auto"/>
                <w:left w:val="none" w:sz="0" w:space="0" w:color="auto"/>
                <w:bottom w:val="none" w:sz="0" w:space="0" w:color="auto"/>
                <w:right w:val="none" w:sz="0" w:space="0" w:color="auto"/>
              </w:divBdr>
            </w:div>
            <w:div w:id="592934047">
              <w:marLeft w:val="0"/>
              <w:marRight w:val="0"/>
              <w:marTop w:val="0"/>
              <w:marBottom w:val="0"/>
              <w:divBdr>
                <w:top w:val="none" w:sz="0" w:space="0" w:color="auto"/>
                <w:left w:val="none" w:sz="0" w:space="0" w:color="auto"/>
                <w:bottom w:val="none" w:sz="0" w:space="0" w:color="auto"/>
                <w:right w:val="none" w:sz="0" w:space="0" w:color="auto"/>
              </w:divBdr>
            </w:div>
            <w:div w:id="608701385">
              <w:marLeft w:val="0"/>
              <w:marRight w:val="0"/>
              <w:marTop w:val="0"/>
              <w:marBottom w:val="0"/>
              <w:divBdr>
                <w:top w:val="none" w:sz="0" w:space="0" w:color="auto"/>
                <w:left w:val="none" w:sz="0" w:space="0" w:color="auto"/>
                <w:bottom w:val="none" w:sz="0" w:space="0" w:color="auto"/>
                <w:right w:val="none" w:sz="0" w:space="0" w:color="auto"/>
              </w:divBdr>
            </w:div>
            <w:div w:id="621308331">
              <w:marLeft w:val="0"/>
              <w:marRight w:val="0"/>
              <w:marTop w:val="0"/>
              <w:marBottom w:val="0"/>
              <w:divBdr>
                <w:top w:val="none" w:sz="0" w:space="0" w:color="auto"/>
                <w:left w:val="none" w:sz="0" w:space="0" w:color="auto"/>
                <w:bottom w:val="none" w:sz="0" w:space="0" w:color="auto"/>
                <w:right w:val="none" w:sz="0" w:space="0" w:color="auto"/>
              </w:divBdr>
            </w:div>
            <w:div w:id="704450860">
              <w:marLeft w:val="0"/>
              <w:marRight w:val="0"/>
              <w:marTop w:val="0"/>
              <w:marBottom w:val="0"/>
              <w:divBdr>
                <w:top w:val="none" w:sz="0" w:space="0" w:color="auto"/>
                <w:left w:val="none" w:sz="0" w:space="0" w:color="auto"/>
                <w:bottom w:val="none" w:sz="0" w:space="0" w:color="auto"/>
                <w:right w:val="none" w:sz="0" w:space="0" w:color="auto"/>
              </w:divBdr>
            </w:div>
            <w:div w:id="733744701">
              <w:marLeft w:val="0"/>
              <w:marRight w:val="0"/>
              <w:marTop w:val="0"/>
              <w:marBottom w:val="0"/>
              <w:divBdr>
                <w:top w:val="none" w:sz="0" w:space="0" w:color="auto"/>
                <w:left w:val="none" w:sz="0" w:space="0" w:color="auto"/>
                <w:bottom w:val="none" w:sz="0" w:space="0" w:color="auto"/>
                <w:right w:val="none" w:sz="0" w:space="0" w:color="auto"/>
              </w:divBdr>
            </w:div>
            <w:div w:id="738284203">
              <w:marLeft w:val="0"/>
              <w:marRight w:val="0"/>
              <w:marTop w:val="0"/>
              <w:marBottom w:val="0"/>
              <w:divBdr>
                <w:top w:val="none" w:sz="0" w:space="0" w:color="auto"/>
                <w:left w:val="none" w:sz="0" w:space="0" w:color="auto"/>
                <w:bottom w:val="none" w:sz="0" w:space="0" w:color="auto"/>
                <w:right w:val="none" w:sz="0" w:space="0" w:color="auto"/>
              </w:divBdr>
            </w:div>
            <w:div w:id="756830550">
              <w:marLeft w:val="0"/>
              <w:marRight w:val="0"/>
              <w:marTop w:val="0"/>
              <w:marBottom w:val="0"/>
              <w:divBdr>
                <w:top w:val="none" w:sz="0" w:space="0" w:color="auto"/>
                <w:left w:val="none" w:sz="0" w:space="0" w:color="auto"/>
                <w:bottom w:val="none" w:sz="0" w:space="0" w:color="auto"/>
                <w:right w:val="none" w:sz="0" w:space="0" w:color="auto"/>
              </w:divBdr>
            </w:div>
            <w:div w:id="763186942">
              <w:marLeft w:val="0"/>
              <w:marRight w:val="0"/>
              <w:marTop w:val="0"/>
              <w:marBottom w:val="0"/>
              <w:divBdr>
                <w:top w:val="none" w:sz="0" w:space="0" w:color="auto"/>
                <w:left w:val="none" w:sz="0" w:space="0" w:color="auto"/>
                <w:bottom w:val="none" w:sz="0" w:space="0" w:color="auto"/>
                <w:right w:val="none" w:sz="0" w:space="0" w:color="auto"/>
              </w:divBdr>
            </w:div>
            <w:div w:id="763451365">
              <w:marLeft w:val="0"/>
              <w:marRight w:val="0"/>
              <w:marTop w:val="0"/>
              <w:marBottom w:val="0"/>
              <w:divBdr>
                <w:top w:val="none" w:sz="0" w:space="0" w:color="auto"/>
                <w:left w:val="none" w:sz="0" w:space="0" w:color="auto"/>
                <w:bottom w:val="none" w:sz="0" w:space="0" w:color="auto"/>
                <w:right w:val="none" w:sz="0" w:space="0" w:color="auto"/>
              </w:divBdr>
            </w:div>
            <w:div w:id="807013901">
              <w:marLeft w:val="0"/>
              <w:marRight w:val="0"/>
              <w:marTop w:val="0"/>
              <w:marBottom w:val="0"/>
              <w:divBdr>
                <w:top w:val="none" w:sz="0" w:space="0" w:color="auto"/>
                <w:left w:val="none" w:sz="0" w:space="0" w:color="auto"/>
                <w:bottom w:val="none" w:sz="0" w:space="0" w:color="auto"/>
                <w:right w:val="none" w:sz="0" w:space="0" w:color="auto"/>
              </w:divBdr>
            </w:div>
            <w:div w:id="864826641">
              <w:marLeft w:val="0"/>
              <w:marRight w:val="0"/>
              <w:marTop w:val="0"/>
              <w:marBottom w:val="0"/>
              <w:divBdr>
                <w:top w:val="none" w:sz="0" w:space="0" w:color="auto"/>
                <w:left w:val="none" w:sz="0" w:space="0" w:color="auto"/>
                <w:bottom w:val="none" w:sz="0" w:space="0" w:color="auto"/>
                <w:right w:val="none" w:sz="0" w:space="0" w:color="auto"/>
              </w:divBdr>
            </w:div>
            <w:div w:id="882210360">
              <w:marLeft w:val="0"/>
              <w:marRight w:val="0"/>
              <w:marTop w:val="0"/>
              <w:marBottom w:val="0"/>
              <w:divBdr>
                <w:top w:val="none" w:sz="0" w:space="0" w:color="auto"/>
                <w:left w:val="none" w:sz="0" w:space="0" w:color="auto"/>
                <w:bottom w:val="none" w:sz="0" w:space="0" w:color="auto"/>
                <w:right w:val="none" w:sz="0" w:space="0" w:color="auto"/>
              </w:divBdr>
            </w:div>
            <w:div w:id="894582185">
              <w:marLeft w:val="0"/>
              <w:marRight w:val="0"/>
              <w:marTop w:val="0"/>
              <w:marBottom w:val="0"/>
              <w:divBdr>
                <w:top w:val="none" w:sz="0" w:space="0" w:color="auto"/>
                <w:left w:val="none" w:sz="0" w:space="0" w:color="auto"/>
                <w:bottom w:val="none" w:sz="0" w:space="0" w:color="auto"/>
                <w:right w:val="none" w:sz="0" w:space="0" w:color="auto"/>
              </w:divBdr>
            </w:div>
            <w:div w:id="922488756">
              <w:marLeft w:val="0"/>
              <w:marRight w:val="0"/>
              <w:marTop w:val="0"/>
              <w:marBottom w:val="0"/>
              <w:divBdr>
                <w:top w:val="none" w:sz="0" w:space="0" w:color="auto"/>
                <w:left w:val="none" w:sz="0" w:space="0" w:color="auto"/>
                <w:bottom w:val="none" w:sz="0" w:space="0" w:color="auto"/>
                <w:right w:val="none" w:sz="0" w:space="0" w:color="auto"/>
              </w:divBdr>
            </w:div>
            <w:div w:id="939030329">
              <w:marLeft w:val="0"/>
              <w:marRight w:val="0"/>
              <w:marTop w:val="0"/>
              <w:marBottom w:val="0"/>
              <w:divBdr>
                <w:top w:val="none" w:sz="0" w:space="0" w:color="auto"/>
                <w:left w:val="none" w:sz="0" w:space="0" w:color="auto"/>
                <w:bottom w:val="none" w:sz="0" w:space="0" w:color="auto"/>
                <w:right w:val="none" w:sz="0" w:space="0" w:color="auto"/>
              </w:divBdr>
            </w:div>
            <w:div w:id="942416526">
              <w:marLeft w:val="0"/>
              <w:marRight w:val="0"/>
              <w:marTop w:val="0"/>
              <w:marBottom w:val="0"/>
              <w:divBdr>
                <w:top w:val="none" w:sz="0" w:space="0" w:color="auto"/>
                <w:left w:val="none" w:sz="0" w:space="0" w:color="auto"/>
                <w:bottom w:val="none" w:sz="0" w:space="0" w:color="auto"/>
                <w:right w:val="none" w:sz="0" w:space="0" w:color="auto"/>
              </w:divBdr>
            </w:div>
            <w:div w:id="986513412">
              <w:marLeft w:val="0"/>
              <w:marRight w:val="0"/>
              <w:marTop w:val="0"/>
              <w:marBottom w:val="0"/>
              <w:divBdr>
                <w:top w:val="none" w:sz="0" w:space="0" w:color="auto"/>
                <w:left w:val="none" w:sz="0" w:space="0" w:color="auto"/>
                <w:bottom w:val="none" w:sz="0" w:space="0" w:color="auto"/>
                <w:right w:val="none" w:sz="0" w:space="0" w:color="auto"/>
              </w:divBdr>
            </w:div>
            <w:div w:id="987248229">
              <w:marLeft w:val="0"/>
              <w:marRight w:val="0"/>
              <w:marTop w:val="0"/>
              <w:marBottom w:val="0"/>
              <w:divBdr>
                <w:top w:val="none" w:sz="0" w:space="0" w:color="auto"/>
                <w:left w:val="none" w:sz="0" w:space="0" w:color="auto"/>
                <w:bottom w:val="none" w:sz="0" w:space="0" w:color="auto"/>
                <w:right w:val="none" w:sz="0" w:space="0" w:color="auto"/>
              </w:divBdr>
            </w:div>
            <w:div w:id="1027220690">
              <w:marLeft w:val="0"/>
              <w:marRight w:val="0"/>
              <w:marTop w:val="0"/>
              <w:marBottom w:val="0"/>
              <w:divBdr>
                <w:top w:val="none" w:sz="0" w:space="0" w:color="auto"/>
                <w:left w:val="none" w:sz="0" w:space="0" w:color="auto"/>
                <w:bottom w:val="none" w:sz="0" w:space="0" w:color="auto"/>
                <w:right w:val="none" w:sz="0" w:space="0" w:color="auto"/>
              </w:divBdr>
            </w:div>
            <w:div w:id="1058431687">
              <w:marLeft w:val="0"/>
              <w:marRight w:val="0"/>
              <w:marTop w:val="0"/>
              <w:marBottom w:val="0"/>
              <w:divBdr>
                <w:top w:val="none" w:sz="0" w:space="0" w:color="auto"/>
                <w:left w:val="none" w:sz="0" w:space="0" w:color="auto"/>
                <w:bottom w:val="none" w:sz="0" w:space="0" w:color="auto"/>
                <w:right w:val="none" w:sz="0" w:space="0" w:color="auto"/>
              </w:divBdr>
            </w:div>
            <w:div w:id="1108744101">
              <w:marLeft w:val="0"/>
              <w:marRight w:val="0"/>
              <w:marTop w:val="0"/>
              <w:marBottom w:val="0"/>
              <w:divBdr>
                <w:top w:val="none" w:sz="0" w:space="0" w:color="auto"/>
                <w:left w:val="none" w:sz="0" w:space="0" w:color="auto"/>
                <w:bottom w:val="none" w:sz="0" w:space="0" w:color="auto"/>
                <w:right w:val="none" w:sz="0" w:space="0" w:color="auto"/>
              </w:divBdr>
            </w:div>
            <w:div w:id="1214267402">
              <w:marLeft w:val="0"/>
              <w:marRight w:val="0"/>
              <w:marTop w:val="0"/>
              <w:marBottom w:val="0"/>
              <w:divBdr>
                <w:top w:val="none" w:sz="0" w:space="0" w:color="auto"/>
                <w:left w:val="none" w:sz="0" w:space="0" w:color="auto"/>
                <w:bottom w:val="none" w:sz="0" w:space="0" w:color="auto"/>
                <w:right w:val="none" w:sz="0" w:space="0" w:color="auto"/>
              </w:divBdr>
            </w:div>
            <w:div w:id="1217276474">
              <w:marLeft w:val="0"/>
              <w:marRight w:val="0"/>
              <w:marTop w:val="0"/>
              <w:marBottom w:val="0"/>
              <w:divBdr>
                <w:top w:val="none" w:sz="0" w:space="0" w:color="auto"/>
                <w:left w:val="none" w:sz="0" w:space="0" w:color="auto"/>
                <w:bottom w:val="none" w:sz="0" w:space="0" w:color="auto"/>
                <w:right w:val="none" w:sz="0" w:space="0" w:color="auto"/>
              </w:divBdr>
            </w:div>
            <w:div w:id="1219125451">
              <w:marLeft w:val="0"/>
              <w:marRight w:val="0"/>
              <w:marTop w:val="0"/>
              <w:marBottom w:val="0"/>
              <w:divBdr>
                <w:top w:val="none" w:sz="0" w:space="0" w:color="auto"/>
                <w:left w:val="none" w:sz="0" w:space="0" w:color="auto"/>
                <w:bottom w:val="none" w:sz="0" w:space="0" w:color="auto"/>
                <w:right w:val="none" w:sz="0" w:space="0" w:color="auto"/>
              </w:divBdr>
            </w:div>
            <w:div w:id="1302541560">
              <w:marLeft w:val="0"/>
              <w:marRight w:val="0"/>
              <w:marTop w:val="0"/>
              <w:marBottom w:val="0"/>
              <w:divBdr>
                <w:top w:val="none" w:sz="0" w:space="0" w:color="auto"/>
                <w:left w:val="none" w:sz="0" w:space="0" w:color="auto"/>
                <w:bottom w:val="none" w:sz="0" w:space="0" w:color="auto"/>
                <w:right w:val="none" w:sz="0" w:space="0" w:color="auto"/>
              </w:divBdr>
            </w:div>
            <w:div w:id="1307782838">
              <w:marLeft w:val="0"/>
              <w:marRight w:val="0"/>
              <w:marTop w:val="0"/>
              <w:marBottom w:val="0"/>
              <w:divBdr>
                <w:top w:val="none" w:sz="0" w:space="0" w:color="auto"/>
                <w:left w:val="none" w:sz="0" w:space="0" w:color="auto"/>
                <w:bottom w:val="none" w:sz="0" w:space="0" w:color="auto"/>
                <w:right w:val="none" w:sz="0" w:space="0" w:color="auto"/>
              </w:divBdr>
            </w:div>
            <w:div w:id="1341273417">
              <w:marLeft w:val="0"/>
              <w:marRight w:val="0"/>
              <w:marTop w:val="0"/>
              <w:marBottom w:val="0"/>
              <w:divBdr>
                <w:top w:val="none" w:sz="0" w:space="0" w:color="auto"/>
                <w:left w:val="none" w:sz="0" w:space="0" w:color="auto"/>
                <w:bottom w:val="none" w:sz="0" w:space="0" w:color="auto"/>
                <w:right w:val="none" w:sz="0" w:space="0" w:color="auto"/>
              </w:divBdr>
            </w:div>
            <w:div w:id="1391688943">
              <w:marLeft w:val="0"/>
              <w:marRight w:val="0"/>
              <w:marTop w:val="0"/>
              <w:marBottom w:val="0"/>
              <w:divBdr>
                <w:top w:val="none" w:sz="0" w:space="0" w:color="auto"/>
                <w:left w:val="none" w:sz="0" w:space="0" w:color="auto"/>
                <w:bottom w:val="none" w:sz="0" w:space="0" w:color="auto"/>
                <w:right w:val="none" w:sz="0" w:space="0" w:color="auto"/>
              </w:divBdr>
            </w:div>
            <w:div w:id="1402175219">
              <w:marLeft w:val="0"/>
              <w:marRight w:val="0"/>
              <w:marTop w:val="0"/>
              <w:marBottom w:val="0"/>
              <w:divBdr>
                <w:top w:val="none" w:sz="0" w:space="0" w:color="auto"/>
                <w:left w:val="none" w:sz="0" w:space="0" w:color="auto"/>
                <w:bottom w:val="none" w:sz="0" w:space="0" w:color="auto"/>
                <w:right w:val="none" w:sz="0" w:space="0" w:color="auto"/>
              </w:divBdr>
            </w:div>
            <w:div w:id="1524203489">
              <w:marLeft w:val="0"/>
              <w:marRight w:val="0"/>
              <w:marTop w:val="0"/>
              <w:marBottom w:val="0"/>
              <w:divBdr>
                <w:top w:val="none" w:sz="0" w:space="0" w:color="auto"/>
                <w:left w:val="none" w:sz="0" w:space="0" w:color="auto"/>
                <w:bottom w:val="none" w:sz="0" w:space="0" w:color="auto"/>
                <w:right w:val="none" w:sz="0" w:space="0" w:color="auto"/>
              </w:divBdr>
            </w:div>
            <w:div w:id="1532456664">
              <w:marLeft w:val="0"/>
              <w:marRight w:val="0"/>
              <w:marTop w:val="0"/>
              <w:marBottom w:val="0"/>
              <w:divBdr>
                <w:top w:val="none" w:sz="0" w:space="0" w:color="auto"/>
                <w:left w:val="none" w:sz="0" w:space="0" w:color="auto"/>
                <w:bottom w:val="none" w:sz="0" w:space="0" w:color="auto"/>
                <w:right w:val="none" w:sz="0" w:space="0" w:color="auto"/>
              </w:divBdr>
            </w:div>
            <w:div w:id="1606425423">
              <w:marLeft w:val="0"/>
              <w:marRight w:val="0"/>
              <w:marTop w:val="0"/>
              <w:marBottom w:val="0"/>
              <w:divBdr>
                <w:top w:val="none" w:sz="0" w:space="0" w:color="auto"/>
                <w:left w:val="none" w:sz="0" w:space="0" w:color="auto"/>
                <w:bottom w:val="none" w:sz="0" w:space="0" w:color="auto"/>
                <w:right w:val="none" w:sz="0" w:space="0" w:color="auto"/>
              </w:divBdr>
            </w:div>
            <w:div w:id="1617441866">
              <w:marLeft w:val="0"/>
              <w:marRight w:val="0"/>
              <w:marTop w:val="0"/>
              <w:marBottom w:val="0"/>
              <w:divBdr>
                <w:top w:val="none" w:sz="0" w:space="0" w:color="auto"/>
                <w:left w:val="none" w:sz="0" w:space="0" w:color="auto"/>
                <w:bottom w:val="none" w:sz="0" w:space="0" w:color="auto"/>
                <w:right w:val="none" w:sz="0" w:space="0" w:color="auto"/>
              </w:divBdr>
            </w:div>
            <w:div w:id="1647782941">
              <w:marLeft w:val="0"/>
              <w:marRight w:val="0"/>
              <w:marTop w:val="0"/>
              <w:marBottom w:val="0"/>
              <w:divBdr>
                <w:top w:val="none" w:sz="0" w:space="0" w:color="auto"/>
                <w:left w:val="none" w:sz="0" w:space="0" w:color="auto"/>
                <w:bottom w:val="none" w:sz="0" w:space="0" w:color="auto"/>
                <w:right w:val="none" w:sz="0" w:space="0" w:color="auto"/>
              </w:divBdr>
            </w:div>
            <w:div w:id="1649895119">
              <w:marLeft w:val="0"/>
              <w:marRight w:val="0"/>
              <w:marTop w:val="0"/>
              <w:marBottom w:val="0"/>
              <w:divBdr>
                <w:top w:val="none" w:sz="0" w:space="0" w:color="auto"/>
                <w:left w:val="none" w:sz="0" w:space="0" w:color="auto"/>
                <w:bottom w:val="none" w:sz="0" w:space="0" w:color="auto"/>
                <w:right w:val="none" w:sz="0" w:space="0" w:color="auto"/>
              </w:divBdr>
            </w:div>
            <w:div w:id="1658801365">
              <w:marLeft w:val="0"/>
              <w:marRight w:val="0"/>
              <w:marTop w:val="0"/>
              <w:marBottom w:val="0"/>
              <w:divBdr>
                <w:top w:val="none" w:sz="0" w:space="0" w:color="auto"/>
                <w:left w:val="none" w:sz="0" w:space="0" w:color="auto"/>
                <w:bottom w:val="none" w:sz="0" w:space="0" w:color="auto"/>
                <w:right w:val="none" w:sz="0" w:space="0" w:color="auto"/>
              </w:divBdr>
            </w:div>
            <w:div w:id="1659335054">
              <w:marLeft w:val="0"/>
              <w:marRight w:val="0"/>
              <w:marTop w:val="0"/>
              <w:marBottom w:val="0"/>
              <w:divBdr>
                <w:top w:val="none" w:sz="0" w:space="0" w:color="auto"/>
                <w:left w:val="none" w:sz="0" w:space="0" w:color="auto"/>
                <w:bottom w:val="none" w:sz="0" w:space="0" w:color="auto"/>
                <w:right w:val="none" w:sz="0" w:space="0" w:color="auto"/>
              </w:divBdr>
            </w:div>
            <w:div w:id="1687440459">
              <w:marLeft w:val="0"/>
              <w:marRight w:val="0"/>
              <w:marTop w:val="0"/>
              <w:marBottom w:val="0"/>
              <w:divBdr>
                <w:top w:val="none" w:sz="0" w:space="0" w:color="auto"/>
                <w:left w:val="none" w:sz="0" w:space="0" w:color="auto"/>
                <w:bottom w:val="none" w:sz="0" w:space="0" w:color="auto"/>
                <w:right w:val="none" w:sz="0" w:space="0" w:color="auto"/>
              </w:divBdr>
            </w:div>
            <w:div w:id="1707870723">
              <w:marLeft w:val="0"/>
              <w:marRight w:val="0"/>
              <w:marTop w:val="0"/>
              <w:marBottom w:val="0"/>
              <w:divBdr>
                <w:top w:val="none" w:sz="0" w:space="0" w:color="auto"/>
                <w:left w:val="none" w:sz="0" w:space="0" w:color="auto"/>
                <w:bottom w:val="none" w:sz="0" w:space="0" w:color="auto"/>
                <w:right w:val="none" w:sz="0" w:space="0" w:color="auto"/>
              </w:divBdr>
            </w:div>
            <w:div w:id="1716660447">
              <w:marLeft w:val="0"/>
              <w:marRight w:val="0"/>
              <w:marTop w:val="0"/>
              <w:marBottom w:val="0"/>
              <w:divBdr>
                <w:top w:val="none" w:sz="0" w:space="0" w:color="auto"/>
                <w:left w:val="none" w:sz="0" w:space="0" w:color="auto"/>
                <w:bottom w:val="none" w:sz="0" w:space="0" w:color="auto"/>
                <w:right w:val="none" w:sz="0" w:space="0" w:color="auto"/>
              </w:divBdr>
            </w:div>
            <w:div w:id="1747652658">
              <w:marLeft w:val="0"/>
              <w:marRight w:val="0"/>
              <w:marTop w:val="0"/>
              <w:marBottom w:val="0"/>
              <w:divBdr>
                <w:top w:val="none" w:sz="0" w:space="0" w:color="auto"/>
                <w:left w:val="none" w:sz="0" w:space="0" w:color="auto"/>
                <w:bottom w:val="none" w:sz="0" w:space="0" w:color="auto"/>
                <w:right w:val="none" w:sz="0" w:space="0" w:color="auto"/>
              </w:divBdr>
            </w:div>
            <w:div w:id="1771583664">
              <w:marLeft w:val="0"/>
              <w:marRight w:val="0"/>
              <w:marTop w:val="480"/>
              <w:marBottom w:val="0"/>
              <w:divBdr>
                <w:top w:val="single" w:sz="6" w:space="0" w:color="auto"/>
                <w:left w:val="single" w:sz="6" w:space="0" w:color="auto"/>
                <w:bottom w:val="single" w:sz="6" w:space="0" w:color="auto"/>
                <w:right w:val="single" w:sz="6" w:space="0" w:color="auto"/>
              </w:divBdr>
            </w:div>
            <w:div w:id="1782912086">
              <w:marLeft w:val="0"/>
              <w:marRight w:val="0"/>
              <w:marTop w:val="0"/>
              <w:marBottom w:val="0"/>
              <w:divBdr>
                <w:top w:val="none" w:sz="0" w:space="0" w:color="auto"/>
                <w:left w:val="none" w:sz="0" w:space="0" w:color="auto"/>
                <w:bottom w:val="none" w:sz="0" w:space="0" w:color="auto"/>
                <w:right w:val="none" w:sz="0" w:space="0" w:color="auto"/>
              </w:divBdr>
            </w:div>
            <w:div w:id="1797675478">
              <w:marLeft w:val="0"/>
              <w:marRight w:val="0"/>
              <w:marTop w:val="0"/>
              <w:marBottom w:val="0"/>
              <w:divBdr>
                <w:top w:val="none" w:sz="0" w:space="0" w:color="auto"/>
                <w:left w:val="none" w:sz="0" w:space="0" w:color="auto"/>
                <w:bottom w:val="none" w:sz="0" w:space="0" w:color="auto"/>
                <w:right w:val="none" w:sz="0" w:space="0" w:color="auto"/>
              </w:divBdr>
            </w:div>
            <w:div w:id="1804273722">
              <w:marLeft w:val="0"/>
              <w:marRight w:val="0"/>
              <w:marTop w:val="0"/>
              <w:marBottom w:val="0"/>
              <w:divBdr>
                <w:top w:val="none" w:sz="0" w:space="0" w:color="auto"/>
                <w:left w:val="none" w:sz="0" w:space="0" w:color="auto"/>
                <w:bottom w:val="none" w:sz="0" w:space="0" w:color="auto"/>
                <w:right w:val="none" w:sz="0" w:space="0" w:color="auto"/>
              </w:divBdr>
            </w:div>
            <w:div w:id="1815951101">
              <w:marLeft w:val="0"/>
              <w:marRight w:val="0"/>
              <w:marTop w:val="0"/>
              <w:marBottom w:val="0"/>
              <w:divBdr>
                <w:top w:val="none" w:sz="0" w:space="0" w:color="auto"/>
                <w:left w:val="none" w:sz="0" w:space="0" w:color="auto"/>
                <w:bottom w:val="none" w:sz="0" w:space="0" w:color="auto"/>
                <w:right w:val="none" w:sz="0" w:space="0" w:color="auto"/>
              </w:divBdr>
            </w:div>
            <w:div w:id="1818376382">
              <w:marLeft w:val="0"/>
              <w:marRight w:val="0"/>
              <w:marTop w:val="0"/>
              <w:marBottom w:val="0"/>
              <w:divBdr>
                <w:top w:val="none" w:sz="0" w:space="0" w:color="auto"/>
                <w:left w:val="none" w:sz="0" w:space="0" w:color="auto"/>
                <w:bottom w:val="none" w:sz="0" w:space="0" w:color="auto"/>
                <w:right w:val="none" w:sz="0" w:space="0" w:color="auto"/>
              </w:divBdr>
            </w:div>
            <w:div w:id="1822580533">
              <w:marLeft w:val="0"/>
              <w:marRight w:val="0"/>
              <w:marTop w:val="0"/>
              <w:marBottom w:val="0"/>
              <w:divBdr>
                <w:top w:val="none" w:sz="0" w:space="0" w:color="auto"/>
                <w:left w:val="none" w:sz="0" w:space="0" w:color="auto"/>
                <w:bottom w:val="none" w:sz="0" w:space="0" w:color="auto"/>
                <w:right w:val="none" w:sz="0" w:space="0" w:color="auto"/>
              </w:divBdr>
            </w:div>
            <w:div w:id="1855416593">
              <w:marLeft w:val="0"/>
              <w:marRight w:val="0"/>
              <w:marTop w:val="0"/>
              <w:marBottom w:val="0"/>
              <w:divBdr>
                <w:top w:val="none" w:sz="0" w:space="0" w:color="auto"/>
                <w:left w:val="none" w:sz="0" w:space="0" w:color="auto"/>
                <w:bottom w:val="none" w:sz="0" w:space="0" w:color="auto"/>
                <w:right w:val="none" w:sz="0" w:space="0" w:color="auto"/>
              </w:divBdr>
            </w:div>
            <w:div w:id="1857579207">
              <w:marLeft w:val="0"/>
              <w:marRight w:val="0"/>
              <w:marTop w:val="0"/>
              <w:marBottom w:val="0"/>
              <w:divBdr>
                <w:top w:val="none" w:sz="0" w:space="0" w:color="auto"/>
                <w:left w:val="none" w:sz="0" w:space="0" w:color="auto"/>
                <w:bottom w:val="none" w:sz="0" w:space="0" w:color="auto"/>
                <w:right w:val="none" w:sz="0" w:space="0" w:color="auto"/>
              </w:divBdr>
            </w:div>
            <w:div w:id="1864438137">
              <w:marLeft w:val="0"/>
              <w:marRight w:val="0"/>
              <w:marTop w:val="0"/>
              <w:marBottom w:val="0"/>
              <w:divBdr>
                <w:top w:val="none" w:sz="0" w:space="0" w:color="auto"/>
                <w:left w:val="none" w:sz="0" w:space="0" w:color="auto"/>
                <w:bottom w:val="none" w:sz="0" w:space="0" w:color="auto"/>
                <w:right w:val="none" w:sz="0" w:space="0" w:color="auto"/>
              </w:divBdr>
            </w:div>
            <w:div w:id="1885605200">
              <w:marLeft w:val="0"/>
              <w:marRight w:val="0"/>
              <w:marTop w:val="0"/>
              <w:marBottom w:val="0"/>
              <w:divBdr>
                <w:top w:val="none" w:sz="0" w:space="0" w:color="auto"/>
                <w:left w:val="none" w:sz="0" w:space="0" w:color="auto"/>
                <w:bottom w:val="none" w:sz="0" w:space="0" w:color="auto"/>
                <w:right w:val="none" w:sz="0" w:space="0" w:color="auto"/>
              </w:divBdr>
            </w:div>
            <w:div w:id="1923950275">
              <w:marLeft w:val="0"/>
              <w:marRight w:val="0"/>
              <w:marTop w:val="0"/>
              <w:marBottom w:val="0"/>
              <w:divBdr>
                <w:top w:val="none" w:sz="0" w:space="0" w:color="auto"/>
                <w:left w:val="none" w:sz="0" w:space="0" w:color="auto"/>
                <w:bottom w:val="none" w:sz="0" w:space="0" w:color="auto"/>
                <w:right w:val="none" w:sz="0" w:space="0" w:color="auto"/>
              </w:divBdr>
            </w:div>
            <w:div w:id="1931428495">
              <w:marLeft w:val="0"/>
              <w:marRight w:val="0"/>
              <w:marTop w:val="0"/>
              <w:marBottom w:val="0"/>
              <w:divBdr>
                <w:top w:val="none" w:sz="0" w:space="0" w:color="auto"/>
                <w:left w:val="none" w:sz="0" w:space="0" w:color="auto"/>
                <w:bottom w:val="none" w:sz="0" w:space="0" w:color="auto"/>
                <w:right w:val="none" w:sz="0" w:space="0" w:color="auto"/>
              </w:divBdr>
            </w:div>
            <w:div w:id="1952083380">
              <w:marLeft w:val="0"/>
              <w:marRight w:val="0"/>
              <w:marTop w:val="0"/>
              <w:marBottom w:val="0"/>
              <w:divBdr>
                <w:top w:val="none" w:sz="0" w:space="0" w:color="auto"/>
                <w:left w:val="none" w:sz="0" w:space="0" w:color="auto"/>
                <w:bottom w:val="none" w:sz="0" w:space="0" w:color="auto"/>
                <w:right w:val="none" w:sz="0" w:space="0" w:color="auto"/>
              </w:divBdr>
            </w:div>
            <w:div w:id="1966499013">
              <w:marLeft w:val="0"/>
              <w:marRight w:val="0"/>
              <w:marTop w:val="0"/>
              <w:marBottom w:val="0"/>
              <w:divBdr>
                <w:top w:val="none" w:sz="0" w:space="0" w:color="auto"/>
                <w:left w:val="none" w:sz="0" w:space="0" w:color="auto"/>
                <w:bottom w:val="none" w:sz="0" w:space="0" w:color="auto"/>
                <w:right w:val="none" w:sz="0" w:space="0" w:color="auto"/>
              </w:divBdr>
            </w:div>
            <w:div w:id="1981305046">
              <w:marLeft w:val="0"/>
              <w:marRight w:val="0"/>
              <w:marTop w:val="0"/>
              <w:marBottom w:val="0"/>
              <w:divBdr>
                <w:top w:val="none" w:sz="0" w:space="0" w:color="auto"/>
                <w:left w:val="none" w:sz="0" w:space="0" w:color="auto"/>
                <w:bottom w:val="none" w:sz="0" w:space="0" w:color="auto"/>
                <w:right w:val="none" w:sz="0" w:space="0" w:color="auto"/>
              </w:divBdr>
            </w:div>
            <w:div w:id="2015499606">
              <w:marLeft w:val="0"/>
              <w:marRight w:val="0"/>
              <w:marTop w:val="0"/>
              <w:marBottom w:val="0"/>
              <w:divBdr>
                <w:top w:val="none" w:sz="0" w:space="0" w:color="auto"/>
                <w:left w:val="none" w:sz="0" w:space="0" w:color="auto"/>
                <w:bottom w:val="none" w:sz="0" w:space="0" w:color="auto"/>
                <w:right w:val="none" w:sz="0" w:space="0" w:color="auto"/>
              </w:divBdr>
            </w:div>
            <w:div w:id="2030139895">
              <w:marLeft w:val="0"/>
              <w:marRight w:val="0"/>
              <w:marTop w:val="0"/>
              <w:marBottom w:val="0"/>
              <w:divBdr>
                <w:top w:val="none" w:sz="0" w:space="0" w:color="auto"/>
                <w:left w:val="none" w:sz="0" w:space="0" w:color="auto"/>
                <w:bottom w:val="none" w:sz="0" w:space="0" w:color="auto"/>
                <w:right w:val="none" w:sz="0" w:space="0" w:color="auto"/>
              </w:divBdr>
            </w:div>
            <w:div w:id="2042513154">
              <w:marLeft w:val="0"/>
              <w:marRight w:val="0"/>
              <w:marTop w:val="0"/>
              <w:marBottom w:val="0"/>
              <w:divBdr>
                <w:top w:val="none" w:sz="0" w:space="0" w:color="auto"/>
                <w:left w:val="none" w:sz="0" w:space="0" w:color="auto"/>
                <w:bottom w:val="none" w:sz="0" w:space="0" w:color="auto"/>
                <w:right w:val="none" w:sz="0" w:space="0" w:color="auto"/>
              </w:divBdr>
            </w:div>
            <w:div w:id="2115123956">
              <w:marLeft w:val="0"/>
              <w:marRight w:val="0"/>
              <w:marTop w:val="0"/>
              <w:marBottom w:val="0"/>
              <w:divBdr>
                <w:top w:val="none" w:sz="0" w:space="0" w:color="auto"/>
                <w:left w:val="none" w:sz="0" w:space="0" w:color="auto"/>
                <w:bottom w:val="none" w:sz="0" w:space="0" w:color="auto"/>
                <w:right w:val="none" w:sz="0" w:space="0" w:color="auto"/>
              </w:divBdr>
            </w:div>
            <w:div w:id="2137016266">
              <w:marLeft w:val="0"/>
              <w:marRight w:val="0"/>
              <w:marTop w:val="0"/>
              <w:marBottom w:val="0"/>
              <w:divBdr>
                <w:top w:val="none" w:sz="0" w:space="0" w:color="auto"/>
                <w:left w:val="none" w:sz="0" w:space="0" w:color="auto"/>
                <w:bottom w:val="none" w:sz="0" w:space="0" w:color="auto"/>
                <w:right w:val="none" w:sz="0" w:space="0" w:color="auto"/>
              </w:divBdr>
            </w:div>
          </w:divsChild>
        </w:div>
        <w:div w:id="1321733648">
          <w:marLeft w:val="0"/>
          <w:marRight w:val="0"/>
          <w:marTop w:val="0"/>
          <w:marBottom w:val="0"/>
          <w:divBdr>
            <w:top w:val="none" w:sz="0" w:space="0" w:color="auto"/>
            <w:left w:val="none" w:sz="0" w:space="0" w:color="auto"/>
            <w:bottom w:val="none" w:sz="0" w:space="0" w:color="auto"/>
            <w:right w:val="none" w:sz="0" w:space="0" w:color="auto"/>
          </w:divBdr>
          <w:divsChild>
            <w:div w:id="12801522">
              <w:marLeft w:val="0"/>
              <w:marRight w:val="0"/>
              <w:marTop w:val="0"/>
              <w:marBottom w:val="0"/>
              <w:divBdr>
                <w:top w:val="none" w:sz="0" w:space="0" w:color="auto"/>
                <w:left w:val="none" w:sz="0" w:space="0" w:color="auto"/>
                <w:bottom w:val="none" w:sz="0" w:space="0" w:color="auto"/>
                <w:right w:val="none" w:sz="0" w:space="0" w:color="auto"/>
              </w:divBdr>
            </w:div>
            <w:div w:id="34354260">
              <w:marLeft w:val="0"/>
              <w:marRight w:val="0"/>
              <w:marTop w:val="0"/>
              <w:marBottom w:val="0"/>
              <w:divBdr>
                <w:top w:val="none" w:sz="0" w:space="0" w:color="auto"/>
                <w:left w:val="none" w:sz="0" w:space="0" w:color="auto"/>
                <w:bottom w:val="none" w:sz="0" w:space="0" w:color="auto"/>
                <w:right w:val="none" w:sz="0" w:space="0" w:color="auto"/>
              </w:divBdr>
            </w:div>
            <w:div w:id="44377370">
              <w:marLeft w:val="0"/>
              <w:marRight w:val="0"/>
              <w:marTop w:val="0"/>
              <w:marBottom w:val="0"/>
              <w:divBdr>
                <w:top w:val="none" w:sz="0" w:space="0" w:color="auto"/>
                <w:left w:val="none" w:sz="0" w:space="0" w:color="auto"/>
                <w:bottom w:val="none" w:sz="0" w:space="0" w:color="auto"/>
                <w:right w:val="none" w:sz="0" w:space="0" w:color="auto"/>
              </w:divBdr>
            </w:div>
            <w:div w:id="59602329">
              <w:marLeft w:val="0"/>
              <w:marRight w:val="0"/>
              <w:marTop w:val="0"/>
              <w:marBottom w:val="0"/>
              <w:divBdr>
                <w:top w:val="none" w:sz="0" w:space="0" w:color="auto"/>
                <w:left w:val="none" w:sz="0" w:space="0" w:color="auto"/>
                <w:bottom w:val="none" w:sz="0" w:space="0" w:color="auto"/>
                <w:right w:val="none" w:sz="0" w:space="0" w:color="auto"/>
              </w:divBdr>
            </w:div>
            <w:div w:id="60177625">
              <w:marLeft w:val="0"/>
              <w:marRight w:val="0"/>
              <w:marTop w:val="0"/>
              <w:marBottom w:val="0"/>
              <w:divBdr>
                <w:top w:val="none" w:sz="0" w:space="0" w:color="auto"/>
                <w:left w:val="none" w:sz="0" w:space="0" w:color="auto"/>
                <w:bottom w:val="none" w:sz="0" w:space="0" w:color="auto"/>
                <w:right w:val="none" w:sz="0" w:space="0" w:color="auto"/>
              </w:divBdr>
            </w:div>
            <w:div w:id="130025118">
              <w:marLeft w:val="0"/>
              <w:marRight w:val="0"/>
              <w:marTop w:val="0"/>
              <w:marBottom w:val="0"/>
              <w:divBdr>
                <w:top w:val="none" w:sz="0" w:space="0" w:color="auto"/>
                <w:left w:val="none" w:sz="0" w:space="0" w:color="auto"/>
                <w:bottom w:val="none" w:sz="0" w:space="0" w:color="auto"/>
                <w:right w:val="none" w:sz="0" w:space="0" w:color="auto"/>
              </w:divBdr>
            </w:div>
            <w:div w:id="146366745">
              <w:marLeft w:val="0"/>
              <w:marRight w:val="0"/>
              <w:marTop w:val="0"/>
              <w:marBottom w:val="0"/>
              <w:divBdr>
                <w:top w:val="none" w:sz="0" w:space="0" w:color="auto"/>
                <w:left w:val="none" w:sz="0" w:space="0" w:color="auto"/>
                <w:bottom w:val="none" w:sz="0" w:space="0" w:color="auto"/>
                <w:right w:val="none" w:sz="0" w:space="0" w:color="auto"/>
              </w:divBdr>
            </w:div>
            <w:div w:id="151722055">
              <w:marLeft w:val="0"/>
              <w:marRight w:val="0"/>
              <w:marTop w:val="0"/>
              <w:marBottom w:val="0"/>
              <w:divBdr>
                <w:top w:val="none" w:sz="0" w:space="0" w:color="auto"/>
                <w:left w:val="none" w:sz="0" w:space="0" w:color="auto"/>
                <w:bottom w:val="none" w:sz="0" w:space="0" w:color="auto"/>
                <w:right w:val="none" w:sz="0" w:space="0" w:color="auto"/>
              </w:divBdr>
            </w:div>
            <w:div w:id="184100110">
              <w:marLeft w:val="0"/>
              <w:marRight w:val="0"/>
              <w:marTop w:val="0"/>
              <w:marBottom w:val="0"/>
              <w:divBdr>
                <w:top w:val="none" w:sz="0" w:space="0" w:color="auto"/>
                <w:left w:val="none" w:sz="0" w:space="0" w:color="auto"/>
                <w:bottom w:val="none" w:sz="0" w:space="0" w:color="auto"/>
                <w:right w:val="none" w:sz="0" w:space="0" w:color="auto"/>
              </w:divBdr>
            </w:div>
            <w:div w:id="233399892">
              <w:marLeft w:val="0"/>
              <w:marRight w:val="0"/>
              <w:marTop w:val="0"/>
              <w:marBottom w:val="0"/>
              <w:divBdr>
                <w:top w:val="none" w:sz="0" w:space="0" w:color="auto"/>
                <w:left w:val="none" w:sz="0" w:space="0" w:color="auto"/>
                <w:bottom w:val="none" w:sz="0" w:space="0" w:color="auto"/>
                <w:right w:val="none" w:sz="0" w:space="0" w:color="auto"/>
              </w:divBdr>
            </w:div>
            <w:div w:id="240650732">
              <w:marLeft w:val="0"/>
              <w:marRight w:val="0"/>
              <w:marTop w:val="0"/>
              <w:marBottom w:val="0"/>
              <w:divBdr>
                <w:top w:val="none" w:sz="0" w:space="0" w:color="auto"/>
                <w:left w:val="none" w:sz="0" w:space="0" w:color="auto"/>
                <w:bottom w:val="none" w:sz="0" w:space="0" w:color="auto"/>
                <w:right w:val="none" w:sz="0" w:space="0" w:color="auto"/>
              </w:divBdr>
            </w:div>
            <w:div w:id="268313433">
              <w:marLeft w:val="0"/>
              <w:marRight w:val="0"/>
              <w:marTop w:val="0"/>
              <w:marBottom w:val="0"/>
              <w:divBdr>
                <w:top w:val="none" w:sz="0" w:space="0" w:color="auto"/>
                <w:left w:val="none" w:sz="0" w:space="0" w:color="auto"/>
                <w:bottom w:val="none" w:sz="0" w:space="0" w:color="auto"/>
                <w:right w:val="none" w:sz="0" w:space="0" w:color="auto"/>
              </w:divBdr>
            </w:div>
            <w:div w:id="280764148">
              <w:marLeft w:val="0"/>
              <w:marRight w:val="0"/>
              <w:marTop w:val="0"/>
              <w:marBottom w:val="0"/>
              <w:divBdr>
                <w:top w:val="none" w:sz="0" w:space="0" w:color="auto"/>
                <w:left w:val="none" w:sz="0" w:space="0" w:color="auto"/>
                <w:bottom w:val="none" w:sz="0" w:space="0" w:color="auto"/>
                <w:right w:val="none" w:sz="0" w:space="0" w:color="auto"/>
              </w:divBdr>
            </w:div>
            <w:div w:id="315688878">
              <w:marLeft w:val="0"/>
              <w:marRight w:val="0"/>
              <w:marTop w:val="0"/>
              <w:marBottom w:val="0"/>
              <w:divBdr>
                <w:top w:val="none" w:sz="0" w:space="0" w:color="auto"/>
                <w:left w:val="none" w:sz="0" w:space="0" w:color="auto"/>
                <w:bottom w:val="none" w:sz="0" w:space="0" w:color="auto"/>
                <w:right w:val="none" w:sz="0" w:space="0" w:color="auto"/>
              </w:divBdr>
            </w:div>
            <w:div w:id="317617658">
              <w:marLeft w:val="0"/>
              <w:marRight w:val="0"/>
              <w:marTop w:val="0"/>
              <w:marBottom w:val="0"/>
              <w:divBdr>
                <w:top w:val="none" w:sz="0" w:space="0" w:color="auto"/>
                <w:left w:val="none" w:sz="0" w:space="0" w:color="auto"/>
                <w:bottom w:val="none" w:sz="0" w:space="0" w:color="auto"/>
                <w:right w:val="none" w:sz="0" w:space="0" w:color="auto"/>
              </w:divBdr>
            </w:div>
            <w:div w:id="341205418">
              <w:marLeft w:val="0"/>
              <w:marRight w:val="0"/>
              <w:marTop w:val="0"/>
              <w:marBottom w:val="0"/>
              <w:divBdr>
                <w:top w:val="none" w:sz="0" w:space="0" w:color="auto"/>
                <w:left w:val="none" w:sz="0" w:space="0" w:color="auto"/>
                <w:bottom w:val="none" w:sz="0" w:space="0" w:color="auto"/>
                <w:right w:val="none" w:sz="0" w:space="0" w:color="auto"/>
              </w:divBdr>
            </w:div>
            <w:div w:id="359823248">
              <w:marLeft w:val="0"/>
              <w:marRight w:val="0"/>
              <w:marTop w:val="0"/>
              <w:marBottom w:val="0"/>
              <w:divBdr>
                <w:top w:val="none" w:sz="0" w:space="0" w:color="auto"/>
                <w:left w:val="none" w:sz="0" w:space="0" w:color="auto"/>
                <w:bottom w:val="none" w:sz="0" w:space="0" w:color="auto"/>
                <w:right w:val="none" w:sz="0" w:space="0" w:color="auto"/>
              </w:divBdr>
            </w:div>
            <w:div w:id="362634180">
              <w:marLeft w:val="0"/>
              <w:marRight w:val="0"/>
              <w:marTop w:val="0"/>
              <w:marBottom w:val="0"/>
              <w:divBdr>
                <w:top w:val="none" w:sz="0" w:space="0" w:color="auto"/>
                <w:left w:val="none" w:sz="0" w:space="0" w:color="auto"/>
                <w:bottom w:val="none" w:sz="0" w:space="0" w:color="auto"/>
                <w:right w:val="none" w:sz="0" w:space="0" w:color="auto"/>
              </w:divBdr>
            </w:div>
            <w:div w:id="372507661">
              <w:marLeft w:val="0"/>
              <w:marRight w:val="0"/>
              <w:marTop w:val="0"/>
              <w:marBottom w:val="0"/>
              <w:divBdr>
                <w:top w:val="none" w:sz="0" w:space="0" w:color="auto"/>
                <w:left w:val="none" w:sz="0" w:space="0" w:color="auto"/>
                <w:bottom w:val="none" w:sz="0" w:space="0" w:color="auto"/>
                <w:right w:val="none" w:sz="0" w:space="0" w:color="auto"/>
              </w:divBdr>
            </w:div>
            <w:div w:id="373502011">
              <w:marLeft w:val="0"/>
              <w:marRight w:val="0"/>
              <w:marTop w:val="0"/>
              <w:marBottom w:val="0"/>
              <w:divBdr>
                <w:top w:val="none" w:sz="0" w:space="0" w:color="auto"/>
                <w:left w:val="none" w:sz="0" w:space="0" w:color="auto"/>
                <w:bottom w:val="none" w:sz="0" w:space="0" w:color="auto"/>
                <w:right w:val="none" w:sz="0" w:space="0" w:color="auto"/>
              </w:divBdr>
            </w:div>
            <w:div w:id="391853103">
              <w:marLeft w:val="0"/>
              <w:marRight w:val="0"/>
              <w:marTop w:val="0"/>
              <w:marBottom w:val="0"/>
              <w:divBdr>
                <w:top w:val="none" w:sz="0" w:space="0" w:color="auto"/>
                <w:left w:val="none" w:sz="0" w:space="0" w:color="auto"/>
                <w:bottom w:val="none" w:sz="0" w:space="0" w:color="auto"/>
                <w:right w:val="none" w:sz="0" w:space="0" w:color="auto"/>
              </w:divBdr>
            </w:div>
            <w:div w:id="400180440">
              <w:marLeft w:val="0"/>
              <w:marRight w:val="0"/>
              <w:marTop w:val="0"/>
              <w:marBottom w:val="0"/>
              <w:divBdr>
                <w:top w:val="none" w:sz="0" w:space="0" w:color="auto"/>
                <w:left w:val="none" w:sz="0" w:space="0" w:color="auto"/>
                <w:bottom w:val="none" w:sz="0" w:space="0" w:color="auto"/>
                <w:right w:val="none" w:sz="0" w:space="0" w:color="auto"/>
              </w:divBdr>
            </w:div>
            <w:div w:id="402221629">
              <w:marLeft w:val="0"/>
              <w:marRight w:val="0"/>
              <w:marTop w:val="0"/>
              <w:marBottom w:val="0"/>
              <w:divBdr>
                <w:top w:val="none" w:sz="0" w:space="0" w:color="auto"/>
                <w:left w:val="none" w:sz="0" w:space="0" w:color="auto"/>
                <w:bottom w:val="none" w:sz="0" w:space="0" w:color="auto"/>
                <w:right w:val="none" w:sz="0" w:space="0" w:color="auto"/>
              </w:divBdr>
            </w:div>
            <w:div w:id="430854529">
              <w:marLeft w:val="0"/>
              <w:marRight w:val="0"/>
              <w:marTop w:val="0"/>
              <w:marBottom w:val="0"/>
              <w:divBdr>
                <w:top w:val="none" w:sz="0" w:space="0" w:color="auto"/>
                <w:left w:val="none" w:sz="0" w:space="0" w:color="auto"/>
                <w:bottom w:val="none" w:sz="0" w:space="0" w:color="auto"/>
                <w:right w:val="none" w:sz="0" w:space="0" w:color="auto"/>
              </w:divBdr>
            </w:div>
            <w:div w:id="438335673">
              <w:marLeft w:val="0"/>
              <w:marRight w:val="0"/>
              <w:marTop w:val="0"/>
              <w:marBottom w:val="0"/>
              <w:divBdr>
                <w:top w:val="none" w:sz="0" w:space="0" w:color="auto"/>
                <w:left w:val="none" w:sz="0" w:space="0" w:color="auto"/>
                <w:bottom w:val="none" w:sz="0" w:space="0" w:color="auto"/>
                <w:right w:val="none" w:sz="0" w:space="0" w:color="auto"/>
              </w:divBdr>
            </w:div>
            <w:div w:id="450368464">
              <w:marLeft w:val="0"/>
              <w:marRight w:val="0"/>
              <w:marTop w:val="0"/>
              <w:marBottom w:val="0"/>
              <w:divBdr>
                <w:top w:val="none" w:sz="0" w:space="0" w:color="auto"/>
                <w:left w:val="none" w:sz="0" w:space="0" w:color="auto"/>
                <w:bottom w:val="none" w:sz="0" w:space="0" w:color="auto"/>
                <w:right w:val="none" w:sz="0" w:space="0" w:color="auto"/>
              </w:divBdr>
            </w:div>
            <w:div w:id="453214174">
              <w:marLeft w:val="0"/>
              <w:marRight w:val="0"/>
              <w:marTop w:val="0"/>
              <w:marBottom w:val="0"/>
              <w:divBdr>
                <w:top w:val="none" w:sz="0" w:space="0" w:color="auto"/>
                <w:left w:val="none" w:sz="0" w:space="0" w:color="auto"/>
                <w:bottom w:val="none" w:sz="0" w:space="0" w:color="auto"/>
                <w:right w:val="none" w:sz="0" w:space="0" w:color="auto"/>
              </w:divBdr>
            </w:div>
            <w:div w:id="487524255">
              <w:marLeft w:val="0"/>
              <w:marRight w:val="0"/>
              <w:marTop w:val="0"/>
              <w:marBottom w:val="0"/>
              <w:divBdr>
                <w:top w:val="none" w:sz="0" w:space="0" w:color="auto"/>
                <w:left w:val="none" w:sz="0" w:space="0" w:color="auto"/>
                <w:bottom w:val="none" w:sz="0" w:space="0" w:color="auto"/>
                <w:right w:val="none" w:sz="0" w:space="0" w:color="auto"/>
              </w:divBdr>
            </w:div>
            <w:div w:id="487525425">
              <w:marLeft w:val="0"/>
              <w:marRight w:val="0"/>
              <w:marTop w:val="0"/>
              <w:marBottom w:val="0"/>
              <w:divBdr>
                <w:top w:val="none" w:sz="0" w:space="0" w:color="auto"/>
                <w:left w:val="none" w:sz="0" w:space="0" w:color="auto"/>
                <w:bottom w:val="none" w:sz="0" w:space="0" w:color="auto"/>
                <w:right w:val="none" w:sz="0" w:space="0" w:color="auto"/>
              </w:divBdr>
            </w:div>
            <w:div w:id="491143518">
              <w:marLeft w:val="0"/>
              <w:marRight w:val="0"/>
              <w:marTop w:val="0"/>
              <w:marBottom w:val="0"/>
              <w:divBdr>
                <w:top w:val="none" w:sz="0" w:space="0" w:color="auto"/>
                <w:left w:val="none" w:sz="0" w:space="0" w:color="auto"/>
                <w:bottom w:val="none" w:sz="0" w:space="0" w:color="auto"/>
                <w:right w:val="none" w:sz="0" w:space="0" w:color="auto"/>
              </w:divBdr>
            </w:div>
            <w:div w:id="495196895">
              <w:marLeft w:val="0"/>
              <w:marRight w:val="0"/>
              <w:marTop w:val="0"/>
              <w:marBottom w:val="0"/>
              <w:divBdr>
                <w:top w:val="none" w:sz="0" w:space="0" w:color="auto"/>
                <w:left w:val="none" w:sz="0" w:space="0" w:color="auto"/>
                <w:bottom w:val="none" w:sz="0" w:space="0" w:color="auto"/>
                <w:right w:val="none" w:sz="0" w:space="0" w:color="auto"/>
              </w:divBdr>
            </w:div>
            <w:div w:id="505171014">
              <w:marLeft w:val="0"/>
              <w:marRight w:val="0"/>
              <w:marTop w:val="0"/>
              <w:marBottom w:val="0"/>
              <w:divBdr>
                <w:top w:val="none" w:sz="0" w:space="0" w:color="auto"/>
                <w:left w:val="none" w:sz="0" w:space="0" w:color="auto"/>
                <w:bottom w:val="none" w:sz="0" w:space="0" w:color="auto"/>
                <w:right w:val="none" w:sz="0" w:space="0" w:color="auto"/>
              </w:divBdr>
            </w:div>
            <w:div w:id="556279416">
              <w:marLeft w:val="0"/>
              <w:marRight w:val="0"/>
              <w:marTop w:val="0"/>
              <w:marBottom w:val="0"/>
              <w:divBdr>
                <w:top w:val="none" w:sz="0" w:space="0" w:color="auto"/>
                <w:left w:val="none" w:sz="0" w:space="0" w:color="auto"/>
                <w:bottom w:val="none" w:sz="0" w:space="0" w:color="auto"/>
                <w:right w:val="none" w:sz="0" w:space="0" w:color="auto"/>
              </w:divBdr>
            </w:div>
            <w:div w:id="570576061">
              <w:marLeft w:val="0"/>
              <w:marRight w:val="0"/>
              <w:marTop w:val="0"/>
              <w:marBottom w:val="0"/>
              <w:divBdr>
                <w:top w:val="none" w:sz="0" w:space="0" w:color="auto"/>
                <w:left w:val="none" w:sz="0" w:space="0" w:color="auto"/>
                <w:bottom w:val="none" w:sz="0" w:space="0" w:color="auto"/>
                <w:right w:val="none" w:sz="0" w:space="0" w:color="auto"/>
              </w:divBdr>
            </w:div>
            <w:div w:id="625428991">
              <w:marLeft w:val="0"/>
              <w:marRight w:val="0"/>
              <w:marTop w:val="0"/>
              <w:marBottom w:val="0"/>
              <w:divBdr>
                <w:top w:val="none" w:sz="0" w:space="0" w:color="auto"/>
                <w:left w:val="none" w:sz="0" w:space="0" w:color="auto"/>
                <w:bottom w:val="none" w:sz="0" w:space="0" w:color="auto"/>
                <w:right w:val="none" w:sz="0" w:space="0" w:color="auto"/>
              </w:divBdr>
            </w:div>
            <w:div w:id="646126411">
              <w:marLeft w:val="0"/>
              <w:marRight w:val="0"/>
              <w:marTop w:val="0"/>
              <w:marBottom w:val="0"/>
              <w:divBdr>
                <w:top w:val="none" w:sz="0" w:space="0" w:color="auto"/>
                <w:left w:val="none" w:sz="0" w:space="0" w:color="auto"/>
                <w:bottom w:val="none" w:sz="0" w:space="0" w:color="auto"/>
                <w:right w:val="none" w:sz="0" w:space="0" w:color="auto"/>
              </w:divBdr>
            </w:div>
            <w:div w:id="724180268">
              <w:marLeft w:val="0"/>
              <w:marRight w:val="0"/>
              <w:marTop w:val="0"/>
              <w:marBottom w:val="0"/>
              <w:divBdr>
                <w:top w:val="none" w:sz="0" w:space="0" w:color="auto"/>
                <w:left w:val="none" w:sz="0" w:space="0" w:color="auto"/>
                <w:bottom w:val="none" w:sz="0" w:space="0" w:color="auto"/>
                <w:right w:val="none" w:sz="0" w:space="0" w:color="auto"/>
              </w:divBdr>
            </w:div>
            <w:div w:id="736587639">
              <w:marLeft w:val="0"/>
              <w:marRight w:val="0"/>
              <w:marTop w:val="0"/>
              <w:marBottom w:val="0"/>
              <w:divBdr>
                <w:top w:val="none" w:sz="0" w:space="0" w:color="auto"/>
                <w:left w:val="none" w:sz="0" w:space="0" w:color="auto"/>
                <w:bottom w:val="none" w:sz="0" w:space="0" w:color="auto"/>
                <w:right w:val="none" w:sz="0" w:space="0" w:color="auto"/>
              </w:divBdr>
            </w:div>
            <w:div w:id="747196783">
              <w:marLeft w:val="0"/>
              <w:marRight w:val="0"/>
              <w:marTop w:val="0"/>
              <w:marBottom w:val="0"/>
              <w:divBdr>
                <w:top w:val="none" w:sz="0" w:space="0" w:color="auto"/>
                <w:left w:val="none" w:sz="0" w:space="0" w:color="auto"/>
                <w:bottom w:val="none" w:sz="0" w:space="0" w:color="auto"/>
                <w:right w:val="none" w:sz="0" w:space="0" w:color="auto"/>
              </w:divBdr>
            </w:div>
            <w:div w:id="751705393">
              <w:marLeft w:val="0"/>
              <w:marRight w:val="0"/>
              <w:marTop w:val="0"/>
              <w:marBottom w:val="0"/>
              <w:divBdr>
                <w:top w:val="none" w:sz="0" w:space="0" w:color="auto"/>
                <w:left w:val="none" w:sz="0" w:space="0" w:color="auto"/>
                <w:bottom w:val="none" w:sz="0" w:space="0" w:color="auto"/>
                <w:right w:val="none" w:sz="0" w:space="0" w:color="auto"/>
              </w:divBdr>
            </w:div>
            <w:div w:id="847603917">
              <w:marLeft w:val="0"/>
              <w:marRight w:val="0"/>
              <w:marTop w:val="0"/>
              <w:marBottom w:val="0"/>
              <w:divBdr>
                <w:top w:val="none" w:sz="0" w:space="0" w:color="auto"/>
                <w:left w:val="none" w:sz="0" w:space="0" w:color="auto"/>
                <w:bottom w:val="none" w:sz="0" w:space="0" w:color="auto"/>
                <w:right w:val="none" w:sz="0" w:space="0" w:color="auto"/>
              </w:divBdr>
            </w:div>
            <w:div w:id="856313009">
              <w:marLeft w:val="0"/>
              <w:marRight w:val="0"/>
              <w:marTop w:val="0"/>
              <w:marBottom w:val="0"/>
              <w:divBdr>
                <w:top w:val="none" w:sz="0" w:space="0" w:color="auto"/>
                <w:left w:val="none" w:sz="0" w:space="0" w:color="auto"/>
                <w:bottom w:val="none" w:sz="0" w:space="0" w:color="auto"/>
                <w:right w:val="none" w:sz="0" w:space="0" w:color="auto"/>
              </w:divBdr>
            </w:div>
            <w:div w:id="858662157">
              <w:marLeft w:val="0"/>
              <w:marRight w:val="0"/>
              <w:marTop w:val="0"/>
              <w:marBottom w:val="0"/>
              <w:divBdr>
                <w:top w:val="none" w:sz="0" w:space="0" w:color="auto"/>
                <w:left w:val="none" w:sz="0" w:space="0" w:color="auto"/>
                <w:bottom w:val="none" w:sz="0" w:space="0" w:color="auto"/>
                <w:right w:val="none" w:sz="0" w:space="0" w:color="auto"/>
              </w:divBdr>
            </w:div>
            <w:div w:id="884562187">
              <w:marLeft w:val="0"/>
              <w:marRight w:val="0"/>
              <w:marTop w:val="0"/>
              <w:marBottom w:val="0"/>
              <w:divBdr>
                <w:top w:val="none" w:sz="0" w:space="0" w:color="auto"/>
                <w:left w:val="none" w:sz="0" w:space="0" w:color="auto"/>
                <w:bottom w:val="none" w:sz="0" w:space="0" w:color="auto"/>
                <w:right w:val="none" w:sz="0" w:space="0" w:color="auto"/>
              </w:divBdr>
            </w:div>
            <w:div w:id="891500283">
              <w:marLeft w:val="0"/>
              <w:marRight w:val="0"/>
              <w:marTop w:val="0"/>
              <w:marBottom w:val="0"/>
              <w:divBdr>
                <w:top w:val="none" w:sz="0" w:space="0" w:color="auto"/>
                <w:left w:val="none" w:sz="0" w:space="0" w:color="auto"/>
                <w:bottom w:val="none" w:sz="0" w:space="0" w:color="auto"/>
                <w:right w:val="none" w:sz="0" w:space="0" w:color="auto"/>
              </w:divBdr>
            </w:div>
            <w:div w:id="891620154">
              <w:marLeft w:val="0"/>
              <w:marRight w:val="0"/>
              <w:marTop w:val="0"/>
              <w:marBottom w:val="0"/>
              <w:divBdr>
                <w:top w:val="none" w:sz="0" w:space="0" w:color="auto"/>
                <w:left w:val="none" w:sz="0" w:space="0" w:color="auto"/>
                <w:bottom w:val="none" w:sz="0" w:space="0" w:color="auto"/>
                <w:right w:val="none" w:sz="0" w:space="0" w:color="auto"/>
              </w:divBdr>
            </w:div>
            <w:div w:id="942224776">
              <w:marLeft w:val="0"/>
              <w:marRight w:val="0"/>
              <w:marTop w:val="0"/>
              <w:marBottom w:val="0"/>
              <w:divBdr>
                <w:top w:val="none" w:sz="0" w:space="0" w:color="auto"/>
                <w:left w:val="none" w:sz="0" w:space="0" w:color="auto"/>
                <w:bottom w:val="none" w:sz="0" w:space="0" w:color="auto"/>
                <w:right w:val="none" w:sz="0" w:space="0" w:color="auto"/>
              </w:divBdr>
            </w:div>
            <w:div w:id="948783582">
              <w:marLeft w:val="0"/>
              <w:marRight w:val="0"/>
              <w:marTop w:val="0"/>
              <w:marBottom w:val="0"/>
              <w:divBdr>
                <w:top w:val="none" w:sz="0" w:space="0" w:color="auto"/>
                <w:left w:val="none" w:sz="0" w:space="0" w:color="auto"/>
                <w:bottom w:val="none" w:sz="0" w:space="0" w:color="auto"/>
                <w:right w:val="none" w:sz="0" w:space="0" w:color="auto"/>
              </w:divBdr>
            </w:div>
            <w:div w:id="949318735">
              <w:marLeft w:val="0"/>
              <w:marRight w:val="0"/>
              <w:marTop w:val="0"/>
              <w:marBottom w:val="0"/>
              <w:divBdr>
                <w:top w:val="none" w:sz="0" w:space="0" w:color="auto"/>
                <w:left w:val="none" w:sz="0" w:space="0" w:color="auto"/>
                <w:bottom w:val="none" w:sz="0" w:space="0" w:color="auto"/>
                <w:right w:val="none" w:sz="0" w:space="0" w:color="auto"/>
              </w:divBdr>
            </w:div>
            <w:div w:id="967079966">
              <w:marLeft w:val="0"/>
              <w:marRight w:val="0"/>
              <w:marTop w:val="0"/>
              <w:marBottom w:val="0"/>
              <w:divBdr>
                <w:top w:val="none" w:sz="0" w:space="0" w:color="auto"/>
                <w:left w:val="none" w:sz="0" w:space="0" w:color="auto"/>
                <w:bottom w:val="none" w:sz="0" w:space="0" w:color="auto"/>
                <w:right w:val="none" w:sz="0" w:space="0" w:color="auto"/>
              </w:divBdr>
            </w:div>
            <w:div w:id="969940673">
              <w:marLeft w:val="0"/>
              <w:marRight w:val="0"/>
              <w:marTop w:val="0"/>
              <w:marBottom w:val="0"/>
              <w:divBdr>
                <w:top w:val="none" w:sz="0" w:space="0" w:color="auto"/>
                <w:left w:val="none" w:sz="0" w:space="0" w:color="auto"/>
                <w:bottom w:val="none" w:sz="0" w:space="0" w:color="auto"/>
                <w:right w:val="none" w:sz="0" w:space="0" w:color="auto"/>
              </w:divBdr>
            </w:div>
            <w:div w:id="1045759966">
              <w:marLeft w:val="0"/>
              <w:marRight w:val="0"/>
              <w:marTop w:val="0"/>
              <w:marBottom w:val="0"/>
              <w:divBdr>
                <w:top w:val="none" w:sz="0" w:space="0" w:color="auto"/>
                <w:left w:val="none" w:sz="0" w:space="0" w:color="auto"/>
                <w:bottom w:val="none" w:sz="0" w:space="0" w:color="auto"/>
                <w:right w:val="none" w:sz="0" w:space="0" w:color="auto"/>
              </w:divBdr>
            </w:div>
            <w:div w:id="1051461282">
              <w:marLeft w:val="0"/>
              <w:marRight w:val="0"/>
              <w:marTop w:val="0"/>
              <w:marBottom w:val="0"/>
              <w:divBdr>
                <w:top w:val="none" w:sz="0" w:space="0" w:color="auto"/>
                <w:left w:val="none" w:sz="0" w:space="0" w:color="auto"/>
                <w:bottom w:val="none" w:sz="0" w:space="0" w:color="auto"/>
                <w:right w:val="none" w:sz="0" w:space="0" w:color="auto"/>
              </w:divBdr>
            </w:div>
            <w:div w:id="1055011425">
              <w:marLeft w:val="0"/>
              <w:marRight w:val="0"/>
              <w:marTop w:val="0"/>
              <w:marBottom w:val="0"/>
              <w:divBdr>
                <w:top w:val="none" w:sz="0" w:space="0" w:color="auto"/>
                <w:left w:val="none" w:sz="0" w:space="0" w:color="auto"/>
                <w:bottom w:val="none" w:sz="0" w:space="0" w:color="auto"/>
                <w:right w:val="none" w:sz="0" w:space="0" w:color="auto"/>
              </w:divBdr>
            </w:div>
            <w:div w:id="1070080768">
              <w:marLeft w:val="0"/>
              <w:marRight w:val="0"/>
              <w:marTop w:val="0"/>
              <w:marBottom w:val="0"/>
              <w:divBdr>
                <w:top w:val="none" w:sz="0" w:space="0" w:color="auto"/>
                <w:left w:val="none" w:sz="0" w:space="0" w:color="auto"/>
                <w:bottom w:val="none" w:sz="0" w:space="0" w:color="auto"/>
                <w:right w:val="none" w:sz="0" w:space="0" w:color="auto"/>
              </w:divBdr>
            </w:div>
            <w:div w:id="1105153541">
              <w:marLeft w:val="0"/>
              <w:marRight w:val="0"/>
              <w:marTop w:val="0"/>
              <w:marBottom w:val="0"/>
              <w:divBdr>
                <w:top w:val="none" w:sz="0" w:space="0" w:color="auto"/>
                <w:left w:val="none" w:sz="0" w:space="0" w:color="auto"/>
                <w:bottom w:val="none" w:sz="0" w:space="0" w:color="auto"/>
                <w:right w:val="none" w:sz="0" w:space="0" w:color="auto"/>
              </w:divBdr>
            </w:div>
            <w:div w:id="1129323839">
              <w:marLeft w:val="0"/>
              <w:marRight w:val="0"/>
              <w:marTop w:val="0"/>
              <w:marBottom w:val="0"/>
              <w:divBdr>
                <w:top w:val="none" w:sz="0" w:space="0" w:color="auto"/>
                <w:left w:val="none" w:sz="0" w:space="0" w:color="auto"/>
                <w:bottom w:val="none" w:sz="0" w:space="0" w:color="auto"/>
                <w:right w:val="none" w:sz="0" w:space="0" w:color="auto"/>
              </w:divBdr>
            </w:div>
            <w:div w:id="1139417112">
              <w:marLeft w:val="0"/>
              <w:marRight w:val="0"/>
              <w:marTop w:val="0"/>
              <w:marBottom w:val="0"/>
              <w:divBdr>
                <w:top w:val="none" w:sz="0" w:space="0" w:color="auto"/>
                <w:left w:val="none" w:sz="0" w:space="0" w:color="auto"/>
                <w:bottom w:val="none" w:sz="0" w:space="0" w:color="auto"/>
                <w:right w:val="none" w:sz="0" w:space="0" w:color="auto"/>
              </w:divBdr>
            </w:div>
            <w:div w:id="1150753635">
              <w:marLeft w:val="0"/>
              <w:marRight w:val="0"/>
              <w:marTop w:val="0"/>
              <w:marBottom w:val="0"/>
              <w:divBdr>
                <w:top w:val="none" w:sz="0" w:space="0" w:color="auto"/>
                <w:left w:val="none" w:sz="0" w:space="0" w:color="auto"/>
                <w:bottom w:val="none" w:sz="0" w:space="0" w:color="auto"/>
                <w:right w:val="none" w:sz="0" w:space="0" w:color="auto"/>
              </w:divBdr>
            </w:div>
            <w:div w:id="1164785669">
              <w:marLeft w:val="0"/>
              <w:marRight w:val="0"/>
              <w:marTop w:val="0"/>
              <w:marBottom w:val="0"/>
              <w:divBdr>
                <w:top w:val="none" w:sz="0" w:space="0" w:color="auto"/>
                <w:left w:val="none" w:sz="0" w:space="0" w:color="auto"/>
                <w:bottom w:val="none" w:sz="0" w:space="0" w:color="auto"/>
                <w:right w:val="none" w:sz="0" w:space="0" w:color="auto"/>
              </w:divBdr>
            </w:div>
            <w:div w:id="1165632004">
              <w:marLeft w:val="0"/>
              <w:marRight w:val="0"/>
              <w:marTop w:val="0"/>
              <w:marBottom w:val="0"/>
              <w:divBdr>
                <w:top w:val="none" w:sz="0" w:space="0" w:color="auto"/>
                <w:left w:val="none" w:sz="0" w:space="0" w:color="auto"/>
                <w:bottom w:val="none" w:sz="0" w:space="0" w:color="auto"/>
                <w:right w:val="none" w:sz="0" w:space="0" w:color="auto"/>
              </w:divBdr>
            </w:div>
            <w:div w:id="1191870025">
              <w:marLeft w:val="0"/>
              <w:marRight w:val="0"/>
              <w:marTop w:val="0"/>
              <w:marBottom w:val="0"/>
              <w:divBdr>
                <w:top w:val="none" w:sz="0" w:space="0" w:color="auto"/>
                <w:left w:val="none" w:sz="0" w:space="0" w:color="auto"/>
                <w:bottom w:val="none" w:sz="0" w:space="0" w:color="auto"/>
                <w:right w:val="none" w:sz="0" w:space="0" w:color="auto"/>
              </w:divBdr>
            </w:div>
            <w:div w:id="1215849512">
              <w:marLeft w:val="0"/>
              <w:marRight w:val="0"/>
              <w:marTop w:val="0"/>
              <w:marBottom w:val="0"/>
              <w:divBdr>
                <w:top w:val="none" w:sz="0" w:space="0" w:color="auto"/>
                <w:left w:val="none" w:sz="0" w:space="0" w:color="auto"/>
                <w:bottom w:val="none" w:sz="0" w:space="0" w:color="auto"/>
                <w:right w:val="none" w:sz="0" w:space="0" w:color="auto"/>
              </w:divBdr>
            </w:div>
            <w:div w:id="1229610306">
              <w:marLeft w:val="0"/>
              <w:marRight w:val="0"/>
              <w:marTop w:val="0"/>
              <w:marBottom w:val="0"/>
              <w:divBdr>
                <w:top w:val="none" w:sz="0" w:space="0" w:color="auto"/>
                <w:left w:val="none" w:sz="0" w:space="0" w:color="auto"/>
                <w:bottom w:val="none" w:sz="0" w:space="0" w:color="auto"/>
                <w:right w:val="none" w:sz="0" w:space="0" w:color="auto"/>
              </w:divBdr>
            </w:div>
            <w:div w:id="1248224189">
              <w:marLeft w:val="0"/>
              <w:marRight w:val="0"/>
              <w:marTop w:val="0"/>
              <w:marBottom w:val="0"/>
              <w:divBdr>
                <w:top w:val="none" w:sz="0" w:space="0" w:color="auto"/>
                <w:left w:val="none" w:sz="0" w:space="0" w:color="auto"/>
                <w:bottom w:val="none" w:sz="0" w:space="0" w:color="auto"/>
                <w:right w:val="none" w:sz="0" w:space="0" w:color="auto"/>
              </w:divBdr>
            </w:div>
            <w:div w:id="1257712582">
              <w:marLeft w:val="0"/>
              <w:marRight w:val="0"/>
              <w:marTop w:val="0"/>
              <w:marBottom w:val="0"/>
              <w:divBdr>
                <w:top w:val="none" w:sz="0" w:space="0" w:color="auto"/>
                <w:left w:val="none" w:sz="0" w:space="0" w:color="auto"/>
                <w:bottom w:val="none" w:sz="0" w:space="0" w:color="auto"/>
                <w:right w:val="none" w:sz="0" w:space="0" w:color="auto"/>
              </w:divBdr>
            </w:div>
            <w:div w:id="1262294503">
              <w:marLeft w:val="0"/>
              <w:marRight w:val="0"/>
              <w:marTop w:val="0"/>
              <w:marBottom w:val="0"/>
              <w:divBdr>
                <w:top w:val="none" w:sz="0" w:space="0" w:color="auto"/>
                <w:left w:val="none" w:sz="0" w:space="0" w:color="auto"/>
                <w:bottom w:val="none" w:sz="0" w:space="0" w:color="auto"/>
                <w:right w:val="none" w:sz="0" w:space="0" w:color="auto"/>
              </w:divBdr>
            </w:div>
            <w:div w:id="1268662890">
              <w:marLeft w:val="0"/>
              <w:marRight w:val="0"/>
              <w:marTop w:val="0"/>
              <w:marBottom w:val="0"/>
              <w:divBdr>
                <w:top w:val="none" w:sz="0" w:space="0" w:color="auto"/>
                <w:left w:val="none" w:sz="0" w:space="0" w:color="auto"/>
                <w:bottom w:val="none" w:sz="0" w:space="0" w:color="auto"/>
                <w:right w:val="none" w:sz="0" w:space="0" w:color="auto"/>
              </w:divBdr>
            </w:div>
            <w:div w:id="1275938129">
              <w:marLeft w:val="0"/>
              <w:marRight w:val="0"/>
              <w:marTop w:val="0"/>
              <w:marBottom w:val="0"/>
              <w:divBdr>
                <w:top w:val="none" w:sz="0" w:space="0" w:color="auto"/>
                <w:left w:val="none" w:sz="0" w:space="0" w:color="auto"/>
                <w:bottom w:val="none" w:sz="0" w:space="0" w:color="auto"/>
                <w:right w:val="none" w:sz="0" w:space="0" w:color="auto"/>
              </w:divBdr>
            </w:div>
            <w:div w:id="1298878537">
              <w:marLeft w:val="0"/>
              <w:marRight w:val="0"/>
              <w:marTop w:val="0"/>
              <w:marBottom w:val="0"/>
              <w:divBdr>
                <w:top w:val="none" w:sz="0" w:space="0" w:color="auto"/>
                <w:left w:val="none" w:sz="0" w:space="0" w:color="auto"/>
                <w:bottom w:val="none" w:sz="0" w:space="0" w:color="auto"/>
                <w:right w:val="none" w:sz="0" w:space="0" w:color="auto"/>
              </w:divBdr>
            </w:div>
            <w:div w:id="1324822798">
              <w:marLeft w:val="0"/>
              <w:marRight w:val="0"/>
              <w:marTop w:val="0"/>
              <w:marBottom w:val="0"/>
              <w:divBdr>
                <w:top w:val="none" w:sz="0" w:space="0" w:color="auto"/>
                <w:left w:val="none" w:sz="0" w:space="0" w:color="auto"/>
                <w:bottom w:val="none" w:sz="0" w:space="0" w:color="auto"/>
                <w:right w:val="none" w:sz="0" w:space="0" w:color="auto"/>
              </w:divBdr>
            </w:div>
            <w:div w:id="1325864400">
              <w:marLeft w:val="0"/>
              <w:marRight w:val="0"/>
              <w:marTop w:val="0"/>
              <w:marBottom w:val="0"/>
              <w:divBdr>
                <w:top w:val="none" w:sz="0" w:space="0" w:color="auto"/>
                <w:left w:val="none" w:sz="0" w:space="0" w:color="auto"/>
                <w:bottom w:val="none" w:sz="0" w:space="0" w:color="auto"/>
                <w:right w:val="none" w:sz="0" w:space="0" w:color="auto"/>
              </w:divBdr>
            </w:div>
            <w:div w:id="1348216481">
              <w:marLeft w:val="0"/>
              <w:marRight w:val="0"/>
              <w:marTop w:val="0"/>
              <w:marBottom w:val="0"/>
              <w:divBdr>
                <w:top w:val="none" w:sz="0" w:space="0" w:color="auto"/>
                <w:left w:val="none" w:sz="0" w:space="0" w:color="auto"/>
                <w:bottom w:val="none" w:sz="0" w:space="0" w:color="auto"/>
                <w:right w:val="none" w:sz="0" w:space="0" w:color="auto"/>
              </w:divBdr>
            </w:div>
            <w:div w:id="1349287570">
              <w:marLeft w:val="0"/>
              <w:marRight w:val="0"/>
              <w:marTop w:val="0"/>
              <w:marBottom w:val="0"/>
              <w:divBdr>
                <w:top w:val="none" w:sz="0" w:space="0" w:color="auto"/>
                <w:left w:val="none" w:sz="0" w:space="0" w:color="auto"/>
                <w:bottom w:val="none" w:sz="0" w:space="0" w:color="auto"/>
                <w:right w:val="none" w:sz="0" w:space="0" w:color="auto"/>
              </w:divBdr>
            </w:div>
            <w:div w:id="1385253820">
              <w:marLeft w:val="0"/>
              <w:marRight w:val="0"/>
              <w:marTop w:val="0"/>
              <w:marBottom w:val="0"/>
              <w:divBdr>
                <w:top w:val="none" w:sz="0" w:space="0" w:color="auto"/>
                <w:left w:val="none" w:sz="0" w:space="0" w:color="auto"/>
                <w:bottom w:val="none" w:sz="0" w:space="0" w:color="auto"/>
                <w:right w:val="none" w:sz="0" w:space="0" w:color="auto"/>
              </w:divBdr>
              <w:divsChild>
                <w:div w:id="54554406">
                  <w:marLeft w:val="0"/>
                  <w:marRight w:val="0"/>
                  <w:marTop w:val="0"/>
                  <w:marBottom w:val="0"/>
                  <w:divBdr>
                    <w:top w:val="none" w:sz="0" w:space="0" w:color="auto"/>
                    <w:left w:val="none" w:sz="0" w:space="0" w:color="auto"/>
                    <w:bottom w:val="none" w:sz="0" w:space="0" w:color="auto"/>
                    <w:right w:val="none" w:sz="0" w:space="0" w:color="auto"/>
                  </w:divBdr>
                </w:div>
                <w:div w:id="62795881">
                  <w:marLeft w:val="0"/>
                  <w:marRight w:val="0"/>
                  <w:marTop w:val="0"/>
                  <w:marBottom w:val="0"/>
                  <w:divBdr>
                    <w:top w:val="none" w:sz="0" w:space="0" w:color="auto"/>
                    <w:left w:val="none" w:sz="0" w:space="0" w:color="auto"/>
                    <w:bottom w:val="none" w:sz="0" w:space="0" w:color="auto"/>
                    <w:right w:val="none" w:sz="0" w:space="0" w:color="auto"/>
                  </w:divBdr>
                </w:div>
                <w:div w:id="88161861">
                  <w:marLeft w:val="0"/>
                  <w:marRight w:val="0"/>
                  <w:marTop w:val="0"/>
                  <w:marBottom w:val="0"/>
                  <w:divBdr>
                    <w:top w:val="none" w:sz="0" w:space="0" w:color="auto"/>
                    <w:left w:val="none" w:sz="0" w:space="0" w:color="auto"/>
                    <w:bottom w:val="none" w:sz="0" w:space="0" w:color="auto"/>
                    <w:right w:val="none" w:sz="0" w:space="0" w:color="auto"/>
                  </w:divBdr>
                </w:div>
                <w:div w:id="99882991">
                  <w:marLeft w:val="0"/>
                  <w:marRight w:val="0"/>
                  <w:marTop w:val="0"/>
                  <w:marBottom w:val="0"/>
                  <w:divBdr>
                    <w:top w:val="none" w:sz="0" w:space="0" w:color="auto"/>
                    <w:left w:val="none" w:sz="0" w:space="0" w:color="auto"/>
                    <w:bottom w:val="none" w:sz="0" w:space="0" w:color="auto"/>
                    <w:right w:val="none" w:sz="0" w:space="0" w:color="auto"/>
                  </w:divBdr>
                </w:div>
                <w:div w:id="122774347">
                  <w:marLeft w:val="0"/>
                  <w:marRight w:val="0"/>
                  <w:marTop w:val="0"/>
                  <w:marBottom w:val="0"/>
                  <w:divBdr>
                    <w:top w:val="none" w:sz="0" w:space="0" w:color="auto"/>
                    <w:left w:val="none" w:sz="0" w:space="0" w:color="auto"/>
                    <w:bottom w:val="none" w:sz="0" w:space="0" w:color="auto"/>
                    <w:right w:val="none" w:sz="0" w:space="0" w:color="auto"/>
                  </w:divBdr>
                </w:div>
                <w:div w:id="156461846">
                  <w:marLeft w:val="0"/>
                  <w:marRight w:val="0"/>
                  <w:marTop w:val="0"/>
                  <w:marBottom w:val="0"/>
                  <w:divBdr>
                    <w:top w:val="none" w:sz="0" w:space="0" w:color="auto"/>
                    <w:left w:val="none" w:sz="0" w:space="0" w:color="auto"/>
                    <w:bottom w:val="none" w:sz="0" w:space="0" w:color="auto"/>
                    <w:right w:val="none" w:sz="0" w:space="0" w:color="auto"/>
                  </w:divBdr>
                </w:div>
                <w:div w:id="163282142">
                  <w:marLeft w:val="0"/>
                  <w:marRight w:val="0"/>
                  <w:marTop w:val="0"/>
                  <w:marBottom w:val="0"/>
                  <w:divBdr>
                    <w:top w:val="none" w:sz="0" w:space="0" w:color="auto"/>
                    <w:left w:val="none" w:sz="0" w:space="0" w:color="auto"/>
                    <w:bottom w:val="none" w:sz="0" w:space="0" w:color="auto"/>
                    <w:right w:val="none" w:sz="0" w:space="0" w:color="auto"/>
                  </w:divBdr>
                </w:div>
                <w:div w:id="166091591">
                  <w:marLeft w:val="0"/>
                  <w:marRight w:val="0"/>
                  <w:marTop w:val="0"/>
                  <w:marBottom w:val="0"/>
                  <w:divBdr>
                    <w:top w:val="none" w:sz="0" w:space="0" w:color="auto"/>
                    <w:left w:val="none" w:sz="0" w:space="0" w:color="auto"/>
                    <w:bottom w:val="none" w:sz="0" w:space="0" w:color="auto"/>
                    <w:right w:val="none" w:sz="0" w:space="0" w:color="auto"/>
                  </w:divBdr>
                </w:div>
                <w:div w:id="168064404">
                  <w:marLeft w:val="0"/>
                  <w:marRight w:val="0"/>
                  <w:marTop w:val="0"/>
                  <w:marBottom w:val="0"/>
                  <w:divBdr>
                    <w:top w:val="none" w:sz="0" w:space="0" w:color="auto"/>
                    <w:left w:val="none" w:sz="0" w:space="0" w:color="auto"/>
                    <w:bottom w:val="none" w:sz="0" w:space="0" w:color="auto"/>
                    <w:right w:val="none" w:sz="0" w:space="0" w:color="auto"/>
                  </w:divBdr>
                </w:div>
                <w:div w:id="172964343">
                  <w:marLeft w:val="0"/>
                  <w:marRight w:val="0"/>
                  <w:marTop w:val="0"/>
                  <w:marBottom w:val="0"/>
                  <w:divBdr>
                    <w:top w:val="none" w:sz="0" w:space="0" w:color="auto"/>
                    <w:left w:val="none" w:sz="0" w:space="0" w:color="auto"/>
                    <w:bottom w:val="none" w:sz="0" w:space="0" w:color="auto"/>
                    <w:right w:val="none" w:sz="0" w:space="0" w:color="auto"/>
                  </w:divBdr>
                </w:div>
                <w:div w:id="195510574">
                  <w:marLeft w:val="0"/>
                  <w:marRight w:val="0"/>
                  <w:marTop w:val="0"/>
                  <w:marBottom w:val="0"/>
                  <w:divBdr>
                    <w:top w:val="none" w:sz="0" w:space="0" w:color="auto"/>
                    <w:left w:val="none" w:sz="0" w:space="0" w:color="auto"/>
                    <w:bottom w:val="none" w:sz="0" w:space="0" w:color="auto"/>
                    <w:right w:val="none" w:sz="0" w:space="0" w:color="auto"/>
                  </w:divBdr>
                </w:div>
                <w:div w:id="196819867">
                  <w:marLeft w:val="0"/>
                  <w:marRight w:val="0"/>
                  <w:marTop w:val="0"/>
                  <w:marBottom w:val="0"/>
                  <w:divBdr>
                    <w:top w:val="none" w:sz="0" w:space="0" w:color="auto"/>
                    <w:left w:val="none" w:sz="0" w:space="0" w:color="auto"/>
                    <w:bottom w:val="none" w:sz="0" w:space="0" w:color="auto"/>
                    <w:right w:val="none" w:sz="0" w:space="0" w:color="auto"/>
                  </w:divBdr>
                </w:div>
                <w:div w:id="197619818">
                  <w:marLeft w:val="0"/>
                  <w:marRight w:val="0"/>
                  <w:marTop w:val="0"/>
                  <w:marBottom w:val="0"/>
                  <w:divBdr>
                    <w:top w:val="none" w:sz="0" w:space="0" w:color="auto"/>
                    <w:left w:val="none" w:sz="0" w:space="0" w:color="auto"/>
                    <w:bottom w:val="none" w:sz="0" w:space="0" w:color="auto"/>
                    <w:right w:val="none" w:sz="0" w:space="0" w:color="auto"/>
                  </w:divBdr>
                </w:div>
                <w:div w:id="199249599">
                  <w:marLeft w:val="0"/>
                  <w:marRight w:val="0"/>
                  <w:marTop w:val="0"/>
                  <w:marBottom w:val="0"/>
                  <w:divBdr>
                    <w:top w:val="none" w:sz="0" w:space="0" w:color="auto"/>
                    <w:left w:val="none" w:sz="0" w:space="0" w:color="auto"/>
                    <w:bottom w:val="none" w:sz="0" w:space="0" w:color="auto"/>
                    <w:right w:val="none" w:sz="0" w:space="0" w:color="auto"/>
                  </w:divBdr>
                </w:div>
                <w:div w:id="230236943">
                  <w:marLeft w:val="0"/>
                  <w:marRight w:val="0"/>
                  <w:marTop w:val="0"/>
                  <w:marBottom w:val="0"/>
                  <w:divBdr>
                    <w:top w:val="none" w:sz="0" w:space="0" w:color="auto"/>
                    <w:left w:val="none" w:sz="0" w:space="0" w:color="auto"/>
                    <w:bottom w:val="none" w:sz="0" w:space="0" w:color="auto"/>
                    <w:right w:val="none" w:sz="0" w:space="0" w:color="auto"/>
                  </w:divBdr>
                </w:div>
                <w:div w:id="333841276">
                  <w:marLeft w:val="0"/>
                  <w:marRight w:val="0"/>
                  <w:marTop w:val="0"/>
                  <w:marBottom w:val="0"/>
                  <w:divBdr>
                    <w:top w:val="none" w:sz="0" w:space="0" w:color="auto"/>
                    <w:left w:val="none" w:sz="0" w:space="0" w:color="auto"/>
                    <w:bottom w:val="none" w:sz="0" w:space="0" w:color="auto"/>
                    <w:right w:val="none" w:sz="0" w:space="0" w:color="auto"/>
                  </w:divBdr>
                </w:div>
                <w:div w:id="382141213">
                  <w:marLeft w:val="0"/>
                  <w:marRight w:val="0"/>
                  <w:marTop w:val="0"/>
                  <w:marBottom w:val="0"/>
                  <w:divBdr>
                    <w:top w:val="none" w:sz="0" w:space="0" w:color="auto"/>
                    <w:left w:val="none" w:sz="0" w:space="0" w:color="auto"/>
                    <w:bottom w:val="none" w:sz="0" w:space="0" w:color="auto"/>
                    <w:right w:val="none" w:sz="0" w:space="0" w:color="auto"/>
                  </w:divBdr>
                </w:div>
                <w:div w:id="412312763">
                  <w:marLeft w:val="0"/>
                  <w:marRight w:val="0"/>
                  <w:marTop w:val="0"/>
                  <w:marBottom w:val="0"/>
                  <w:divBdr>
                    <w:top w:val="none" w:sz="0" w:space="0" w:color="auto"/>
                    <w:left w:val="none" w:sz="0" w:space="0" w:color="auto"/>
                    <w:bottom w:val="none" w:sz="0" w:space="0" w:color="auto"/>
                    <w:right w:val="none" w:sz="0" w:space="0" w:color="auto"/>
                  </w:divBdr>
                </w:div>
                <w:div w:id="454063737">
                  <w:marLeft w:val="0"/>
                  <w:marRight w:val="0"/>
                  <w:marTop w:val="0"/>
                  <w:marBottom w:val="0"/>
                  <w:divBdr>
                    <w:top w:val="none" w:sz="0" w:space="0" w:color="auto"/>
                    <w:left w:val="none" w:sz="0" w:space="0" w:color="auto"/>
                    <w:bottom w:val="none" w:sz="0" w:space="0" w:color="auto"/>
                    <w:right w:val="none" w:sz="0" w:space="0" w:color="auto"/>
                  </w:divBdr>
                </w:div>
                <w:div w:id="481430658">
                  <w:marLeft w:val="0"/>
                  <w:marRight w:val="0"/>
                  <w:marTop w:val="0"/>
                  <w:marBottom w:val="0"/>
                  <w:divBdr>
                    <w:top w:val="none" w:sz="0" w:space="0" w:color="auto"/>
                    <w:left w:val="none" w:sz="0" w:space="0" w:color="auto"/>
                    <w:bottom w:val="none" w:sz="0" w:space="0" w:color="auto"/>
                    <w:right w:val="none" w:sz="0" w:space="0" w:color="auto"/>
                  </w:divBdr>
                </w:div>
                <w:div w:id="501240697">
                  <w:marLeft w:val="0"/>
                  <w:marRight w:val="0"/>
                  <w:marTop w:val="0"/>
                  <w:marBottom w:val="0"/>
                  <w:divBdr>
                    <w:top w:val="none" w:sz="0" w:space="0" w:color="auto"/>
                    <w:left w:val="none" w:sz="0" w:space="0" w:color="auto"/>
                    <w:bottom w:val="none" w:sz="0" w:space="0" w:color="auto"/>
                    <w:right w:val="none" w:sz="0" w:space="0" w:color="auto"/>
                  </w:divBdr>
                </w:div>
                <w:div w:id="520702042">
                  <w:marLeft w:val="0"/>
                  <w:marRight w:val="0"/>
                  <w:marTop w:val="0"/>
                  <w:marBottom w:val="0"/>
                  <w:divBdr>
                    <w:top w:val="none" w:sz="0" w:space="0" w:color="auto"/>
                    <w:left w:val="none" w:sz="0" w:space="0" w:color="auto"/>
                    <w:bottom w:val="none" w:sz="0" w:space="0" w:color="auto"/>
                    <w:right w:val="none" w:sz="0" w:space="0" w:color="auto"/>
                  </w:divBdr>
                </w:div>
                <w:div w:id="662011476">
                  <w:marLeft w:val="0"/>
                  <w:marRight w:val="0"/>
                  <w:marTop w:val="0"/>
                  <w:marBottom w:val="0"/>
                  <w:divBdr>
                    <w:top w:val="none" w:sz="0" w:space="0" w:color="auto"/>
                    <w:left w:val="none" w:sz="0" w:space="0" w:color="auto"/>
                    <w:bottom w:val="none" w:sz="0" w:space="0" w:color="auto"/>
                    <w:right w:val="none" w:sz="0" w:space="0" w:color="auto"/>
                  </w:divBdr>
                </w:div>
                <w:div w:id="666521655">
                  <w:marLeft w:val="0"/>
                  <w:marRight w:val="0"/>
                  <w:marTop w:val="0"/>
                  <w:marBottom w:val="0"/>
                  <w:divBdr>
                    <w:top w:val="none" w:sz="0" w:space="0" w:color="auto"/>
                    <w:left w:val="none" w:sz="0" w:space="0" w:color="auto"/>
                    <w:bottom w:val="none" w:sz="0" w:space="0" w:color="auto"/>
                    <w:right w:val="none" w:sz="0" w:space="0" w:color="auto"/>
                  </w:divBdr>
                </w:div>
                <w:div w:id="676079659">
                  <w:marLeft w:val="0"/>
                  <w:marRight w:val="0"/>
                  <w:marTop w:val="0"/>
                  <w:marBottom w:val="0"/>
                  <w:divBdr>
                    <w:top w:val="none" w:sz="0" w:space="0" w:color="auto"/>
                    <w:left w:val="none" w:sz="0" w:space="0" w:color="auto"/>
                    <w:bottom w:val="none" w:sz="0" w:space="0" w:color="auto"/>
                    <w:right w:val="none" w:sz="0" w:space="0" w:color="auto"/>
                  </w:divBdr>
                </w:div>
                <w:div w:id="681931264">
                  <w:marLeft w:val="0"/>
                  <w:marRight w:val="0"/>
                  <w:marTop w:val="0"/>
                  <w:marBottom w:val="0"/>
                  <w:divBdr>
                    <w:top w:val="none" w:sz="0" w:space="0" w:color="auto"/>
                    <w:left w:val="none" w:sz="0" w:space="0" w:color="auto"/>
                    <w:bottom w:val="none" w:sz="0" w:space="0" w:color="auto"/>
                    <w:right w:val="none" w:sz="0" w:space="0" w:color="auto"/>
                  </w:divBdr>
                </w:div>
                <w:div w:id="686635474">
                  <w:marLeft w:val="0"/>
                  <w:marRight w:val="0"/>
                  <w:marTop w:val="0"/>
                  <w:marBottom w:val="0"/>
                  <w:divBdr>
                    <w:top w:val="none" w:sz="0" w:space="0" w:color="auto"/>
                    <w:left w:val="none" w:sz="0" w:space="0" w:color="auto"/>
                    <w:bottom w:val="none" w:sz="0" w:space="0" w:color="auto"/>
                    <w:right w:val="none" w:sz="0" w:space="0" w:color="auto"/>
                  </w:divBdr>
                </w:div>
                <w:div w:id="731008055">
                  <w:marLeft w:val="0"/>
                  <w:marRight w:val="0"/>
                  <w:marTop w:val="0"/>
                  <w:marBottom w:val="0"/>
                  <w:divBdr>
                    <w:top w:val="none" w:sz="0" w:space="0" w:color="auto"/>
                    <w:left w:val="none" w:sz="0" w:space="0" w:color="auto"/>
                    <w:bottom w:val="none" w:sz="0" w:space="0" w:color="auto"/>
                    <w:right w:val="none" w:sz="0" w:space="0" w:color="auto"/>
                  </w:divBdr>
                </w:div>
                <w:div w:id="734359010">
                  <w:marLeft w:val="0"/>
                  <w:marRight w:val="0"/>
                  <w:marTop w:val="0"/>
                  <w:marBottom w:val="0"/>
                  <w:divBdr>
                    <w:top w:val="none" w:sz="0" w:space="0" w:color="auto"/>
                    <w:left w:val="none" w:sz="0" w:space="0" w:color="auto"/>
                    <w:bottom w:val="none" w:sz="0" w:space="0" w:color="auto"/>
                    <w:right w:val="none" w:sz="0" w:space="0" w:color="auto"/>
                  </w:divBdr>
                </w:div>
                <w:div w:id="785464924">
                  <w:marLeft w:val="0"/>
                  <w:marRight w:val="0"/>
                  <w:marTop w:val="0"/>
                  <w:marBottom w:val="0"/>
                  <w:divBdr>
                    <w:top w:val="none" w:sz="0" w:space="0" w:color="auto"/>
                    <w:left w:val="none" w:sz="0" w:space="0" w:color="auto"/>
                    <w:bottom w:val="none" w:sz="0" w:space="0" w:color="auto"/>
                    <w:right w:val="none" w:sz="0" w:space="0" w:color="auto"/>
                  </w:divBdr>
                </w:div>
                <w:div w:id="847525600">
                  <w:marLeft w:val="0"/>
                  <w:marRight w:val="0"/>
                  <w:marTop w:val="0"/>
                  <w:marBottom w:val="0"/>
                  <w:divBdr>
                    <w:top w:val="none" w:sz="0" w:space="0" w:color="auto"/>
                    <w:left w:val="none" w:sz="0" w:space="0" w:color="auto"/>
                    <w:bottom w:val="none" w:sz="0" w:space="0" w:color="auto"/>
                    <w:right w:val="none" w:sz="0" w:space="0" w:color="auto"/>
                  </w:divBdr>
                </w:div>
                <w:div w:id="889539594">
                  <w:marLeft w:val="0"/>
                  <w:marRight w:val="0"/>
                  <w:marTop w:val="0"/>
                  <w:marBottom w:val="0"/>
                  <w:divBdr>
                    <w:top w:val="none" w:sz="0" w:space="0" w:color="auto"/>
                    <w:left w:val="none" w:sz="0" w:space="0" w:color="auto"/>
                    <w:bottom w:val="none" w:sz="0" w:space="0" w:color="auto"/>
                    <w:right w:val="none" w:sz="0" w:space="0" w:color="auto"/>
                  </w:divBdr>
                </w:div>
                <w:div w:id="925918712">
                  <w:marLeft w:val="0"/>
                  <w:marRight w:val="0"/>
                  <w:marTop w:val="0"/>
                  <w:marBottom w:val="0"/>
                  <w:divBdr>
                    <w:top w:val="none" w:sz="0" w:space="0" w:color="auto"/>
                    <w:left w:val="none" w:sz="0" w:space="0" w:color="auto"/>
                    <w:bottom w:val="none" w:sz="0" w:space="0" w:color="auto"/>
                    <w:right w:val="none" w:sz="0" w:space="0" w:color="auto"/>
                  </w:divBdr>
                </w:div>
                <w:div w:id="969744362">
                  <w:marLeft w:val="0"/>
                  <w:marRight w:val="0"/>
                  <w:marTop w:val="0"/>
                  <w:marBottom w:val="0"/>
                  <w:divBdr>
                    <w:top w:val="none" w:sz="0" w:space="0" w:color="auto"/>
                    <w:left w:val="none" w:sz="0" w:space="0" w:color="auto"/>
                    <w:bottom w:val="none" w:sz="0" w:space="0" w:color="auto"/>
                    <w:right w:val="none" w:sz="0" w:space="0" w:color="auto"/>
                  </w:divBdr>
                </w:div>
                <w:div w:id="994340824">
                  <w:marLeft w:val="0"/>
                  <w:marRight w:val="0"/>
                  <w:marTop w:val="0"/>
                  <w:marBottom w:val="0"/>
                  <w:divBdr>
                    <w:top w:val="none" w:sz="0" w:space="0" w:color="auto"/>
                    <w:left w:val="none" w:sz="0" w:space="0" w:color="auto"/>
                    <w:bottom w:val="none" w:sz="0" w:space="0" w:color="auto"/>
                    <w:right w:val="none" w:sz="0" w:space="0" w:color="auto"/>
                  </w:divBdr>
                </w:div>
                <w:div w:id="1014263508">
                  <w:marLeft w:val="0"/>
                  <w:marRight w:val="0"/>
                  <w:marTop w:val="0"/>
                  <w:marBottom w:val="0"/>
                  <w:divBdr>
                    <w:top w:val="none" w:sz="0" w:space="0" w:color="auto"/>
                    <w:left w:val="none" w:sz="0" w:space="0" w:color="auto"/>
                    <w:bottom w:val="none" w:sz="0" w:space="0" w:color="auto"/>
                    <w:right w:val="none" w:sz="0" w:space="0" w:color="auto"/>
                  </w:divBdr>
                </w:div>
                <w:div w:id="1016343739">
                  <w:marLeft w:val="0"/>
                  <w:marRight w:val="0"/>
                  <w:marTop w:val="0"/>
                  <w:marBottom w:val="0"/>
                  <w:divBdr>
                    <w:top w:val="none" w:sz="0" w:space="0" w:color="auto"/>
                    <w:left w:val="none" w:sz="0" w:space="0" w:color="auto"/>
                    <w:bottom w:val="none" w:sz="0" w:space="0" w:color="auto"/>
                    <w:right w:val="none" w:sz="0" w:space="0" w:color="auto"/>
                  </w:divBdr>
                </w:div>
                <w:div w:id="1029257072">
                  <w:marLeft w:val="0"/>
                  <w:marRight w:val="0"/>
                  <w:marTop w:val="0"/>
                  <w:marBottom w:val="0"/>
                  <w:divBdr>
                    <w:top w:val="none" w:sz="0" w:space="0" w:color="auto"/>
                    <w:left w:val="none" w:sz="0" w:space="0" w:color="auto"/>
                    <w:bottom w:val="none" w:sz="0" w:space="0" w:color="auto"/>
                    <w:right w:val="none" w:sz="0" w:space="0" w:color="auto"/>
                  </w:divBdr>
                </w:div>
                <w:div w:id="1056199324">
                  <w:marLeft w:val="0"/>
                  <w:marRight w:val="0"/>
                  <w:marTop w:val="0"/>
                  <w:marBottom w:val="0"/>
                  <w:divBdr>
                    <w:top w:val="none" w:sz="0" w:space="0" w:color="auto"/>
                    <w:left w:val="none" w:sz="0" w:space="0" w:color="auto"/>
                    <w:bottom w:val="none" w:sz="0" w:space="0" w:color="auto"/>
                    <w:right w:val="none" w:sz="0" w:space="0" w:color="auto"/>
                  </w:divBdr>
                </w:div>
                <w:div w:id="1071539473">
                  <w:marLeft w:val="0"/>
                  <w:marRight w:val="0"/>
                  <w:marTop w:val="0"/>
                  <w:marBottom w:val="0"/>
                  <w:divBdr>
                    <w:top w:val="none" w:sz="0" w:space="0" w:color="auto"/>
                    <w:left w:val="none" w:sz="0" w:space="0" w:color="auto"/>
                    <w:bottom w:val="none" w:sz="0" w:space="0" w:color="auto"/>
                    <w:right w:val="none" w:sz="0" w:space="0" w:color="auto"/>
                  </w:divBdr>
                </w:div>
                <w:div w:id="1078290479">
                  <w:marLeft w:val="0"/>
                  <w:marRight w:val="0"/>
                  <w:marTop w:val="0"/>
                  <w:marBottom w:val="0"/>
                  <w:divBdr>
                    <w:top w:val="none" w:sz="0" w:space="0" w:color="auto"/>
                    <w:left w:val="none" w:sz="0" w:space="0" w:color="auto"/>
                    <w:bottom w:val="none" w:sz="0" w:space="0" w:color="auto"/>
                    <w:right w:val="none" w:sz="0" w:space="0" w:color="auto"/>
                  </w:divBdr>
                </w:div>
                <w:div w:id="1116176263">
                  <w:marLeft w:val="0"/>
                  <w:marRight w:val="0"/>
                  <w:marTop w:val="0"/>
                  <w:marBottom w:val="0"/>
                  <w:divBdr>
                    <w:top w:val="none" w:sz="0" w:space="0" w:color="auto"/>
                    <w:left w:val="none" w:sz="0" w:space="0" w:color="auto"/>
                    <w:bottom w:val="none" w:sz="0" w:space="0" w:color="auto"/>
                    <w:right w:val="none" w:sz="0" w:space="0" w:color="auto"/>
                  </w:divBdr>
                </w:div>
                <w:div w:id="1122187764">
                  <w:marLeft w:val="0"/>
                  <w:marRight w:val="0"/>
                  <w:marTop w:val="0"/>
                  <w:marBottom w:val="0"/>
                  <w:divBdr>
                    <w:top w:val="none" w:sz="0" w:space="0" w:color="auto"/>
                    <w:left w:val="none" w:sz="0" w:space="0" w:color="auto"/>
                    <w:bottom w:val="none" w:sz="0" w:space="0" w:color="auto"/>
                    <w:right w:val="none" w:sz="0" w:space="0" w:color="auto"/>
                  </w:divBdr>
                </w:div>
                <w:div w:id="1124928340">
                  <w:marLeft w:val="0"/>
                  <w:marRight w:val="0"/>
                  <w:marTop w:val="0"/>
                  <w:marBottom w:val="0"/>
                  <w:divBdr>
                    <w:top w:val="none" w:sz="0" w:space="0" w:color="auto"/>
                    <w:left w:val="none" w:sz="0" w:space="0" w:color="auto"/>
                    <w:bottom w:val="none" w:sz="0" w:space="0" w:color="auto"/>
                    <w:right w:val="none" w:sz="0" w:space="0" w:color="auto"/>
                  </w:divBdr>
                </w:div>
                <w:div w:id="1171915847">
                  <w:marLeft w:val="0"/>
                  <w:marRight w:val="0"/>
                  <w:marTop w:val="0"/>
                  <w:marBottom w:val="0"/>
                  <w:divBdr>
                    <w:top w:val="none" w:sz="0" w:space="0" w:color="auto"/>
                    <w:left w:val="none" w:sz="0" w:space="0" w:color="auto"/>
                    <w:bottom w:val="none" w:sz="0" w:space="0" w:color="auto"/>
                    <w:right w:val="none" w:sz="0" w:space="0" w:color="auto"/>
                  </w:divBdr>
                </w:div>
                <w:div w:id="1174223107">
                  <w:marLeft w:val="0"/>
                  <w:marRight w:val="0"/>
                  <w:marTop w:val="0"/>
                  <w:marBottom w:val="0"/>
                  <w:divBdr>
                    <w:top w:val="none" w:sz="0" w:space="0" w:color="auto"/>
                    <w:left w:val="none" w:sz="0" w:space="0" w:color="auto"/>
                    <w:bottom w:val="none" w:sz="0" w:space="0" w:color="auto"/>
                    <w:right w:val="none" w:sz="0" w:space="0" w:color="auto"/>
                  </w:divBdr>
                </w:div>
                <w:div w:id="1176923696">
                  <w:marLeft w:val="0"/>
                  <w:marRight w:val="0"/>
                  <w:marTop w:val="0"/>
                  <w:marBottom w:val="0"/>
                  <w:divBdr>
                    <w:top w:val="none" w:sz="0" w:space="0" w:color="auto"/>
                    <w:left w:val="none" w:sz="0" w:space="0" w:color="auto"/>
                    <w:bottom w:val="none" w:sz="0" w:space="0" w:color="auto"/>
                    <w:right w:val="none" w:sz="0" w:space="0" w:color="auto"/>
                  </w:divBdr>
                </w:div>
                <w:div w:id="1182164508">
                  <w:marLeft w:val="0"/>
                  <w:marRight w:val="0"/>
                  <w:marTop w:val="0"/>
                  <w:marBottom w:val="0"/>
                  <w:divBdr>
                    <w:top w:val="none" w:sz="0" w:space="0" w:color="auto"/>
                    <w:left w:val="none" w:sz="0" w:space="0" w:color="auto"/>
                    <w:bottom w:val="none" w:sz="0" w:space="0" w:color="auto"/>
                    <w:right w:val="none" w:sz="0" w:space="0" w:color="auto"/>
                  </w:divBdr>
                </w:div>
                <w:div w:id="1198591653">
                  <w:marLeft w:val="0"/>
                  <w:marRight w:val="0"/>
                  <w:marTop w:val="0"/>
                  <w:marBottom w:val="0"/>
                  <w:divBdr>
                    <w:top w:val="none" w:sz="0" w:space="0" w:color="auto"/>
                    <w:left w:val="none" w:sz="0" w:space="0" w:color="auto"/>
                    <w:bottom w:val="none" w:sz="0" w:space="0" w:color="auto"/>
                    <w:right w:val="none" w:sz="0" w:space="0" w:color="auto"/>
                  </w:divBdr>
                </w:div>
                <w:div w:id="1203903746">
                  <w:marLeft w:val="0"/>
                  <w:marRight w:val="0"/>
                  <w:marTop w:val="0"/>
                  <w:marBottom w:val="0"/>
                  <w:divBdr>
                    <w:top w:val="none" w:sz="0" w:space="0" w:color="auto"/>
                    <w:left w:val="none" w:sz="0" w:space="0" w:color="auto"/>
                    <w:bottom w:val="none" w:sz="0" w:space="0" w:color="auto"/>
                    <w:right w:val="none" w:sz="0" w:space="0" w:color="auto"/>
                  </w:divBdr>
                </w:div>
                <w:div w:id="1273591486">
                  <w:marLeft w:val="0"/>
                  <w:marRight w:val="0"/>
                  <w:marTop w:val="0"/>
                  <w:marBottom w:val="0"/>
                  <w:divBdr>
                    <w:top w:val="none" w:sz="0" w:space="0" w:color="auto"/>
                    <w:left w:val="none" w:sz="0" w:space="0" w:color="auto"/>
                    <w:bottom w:val="none" w:sz="0" w:space="0" w:color="auto"/>
                    <w:right w:val="none" w:sz="0" w:space="0" w:color="auto"/>
                  </w:divBdr>
                </w:div>
                <w:div w:id="1279215243">
                  <w:marLeft w:val="0"/>
                  <w:marRight w:val="0"/>
                  <w:marTop w:val="0"/>
                  <w:marBottom w:val="0"/>
                  <w:divBdr>
                    <w:top w:val="none" w:sz="0" w:space="0" w:color="auto"/>
                    <w:left w:val="none" w:sz="0" w:space="0" w:color="auto"/>
                    <w:bottom w:val="none" w:sz="0" w:space="0" w:color="auto"/>
                    <w:right w:val="none" w:sz="0" w:space="0" w:color="auto"/>
                  </w:divBdr>
                </w:div>
                <w:div w:id="1279797633">
                  <w:marLeft w:val="0"/>
                  <w:marRight w:val="0"/>
                  <w:marTop w:val="0"/>
                  <w:marBottom w:val="0"/>
                  <w:divBdr>
                    <w:top w:val="none" w:sz="0" w:space="0" w:color="auto"/>
                    <w:left w:val="none" w:sz="0" w:space="0" w:color="auto"/>
                    <w:bottom w:val="none" w:sz="0" w:space="0" w:color="auto"/>
                    <w:right w:val="none" w:sz="0" w:space="0" w:color="auto"/>
                  </w:divBdr>
                </w:div>
                <w:div w:id="1331368402">
                  <w:marLeft w:val="0"/>
                  <w:marRight w:val="0"/>
                  <w:marTop w:val="0"/>
                  <w:marBottom w:val="0"/>
                  <w:divBdr>
                    <w:top w:val="none" w:sz="0" w:space="0" w:color="auto"/>
                    <w:left w:val="none" w:sz="0" w:space="0" w:color="auto"/>
                    <w:bottom w:val="none" w:sz="0" w:space="0" w:color="auto"/>
                    <w:right w:val="none" w:sz="0" w:space="0" w:color="auto"/>
                  </w:divBdr>
                </w:div>
                <w:div w:id="1343051072">
                  <w:marLeft w:val="0"/>
                  <w:marRight w:val="0"/>
                  <w:marTop w:val="0"/>
                  <w:marBottom w:val="0"/>
                  <w:divBdr>
                    <w:top w:val="none" w:sz="0" w:space="0" w:color="auto"/>
                    <w:left w:val="none" w:sz="0" w:space="0" w:color="auto"/>
                    <w:bottom w:val="none" w:sz="0" w:space="0" w:color="auto"/>
                    <w:right w:val="none" w:sz="0" w:space="0" w:color="auto"/>
                  </w:divBdr>
                </w:div>
                <w:div w:id="1413042865">
                  <w:marLeft w:val="0"/>
                  <w:marRight w:val="0"/>
                  <w:marTop w:val="0"/>
                  <w:marBottom w:val="0"/>
                  <w:divBdr>
                    <w:top w:val="none" w:sz="0" w:space="0" w:color="auto"/>
                    <w:left w:val="none" w:sz="0" w:space="0" w:color="auto"/>
                    <w:bottom w:val="none" w:sz="0" w:space="0" w:color="auto"/>
                    <w:right w:val="none" w:sz="0" w:space="0" w:color="auto"/>
                  </w:divBdr>
                </w:div>
                <w:div w:id="1428036670">
                  <w:marLeft w:val="0"/>
                  <w:marRight w:val="0"/>
                  <w:marTop w:val="0"/>
                  <w:marBottom w:val="0"/>
                  <w:divBdr>
                    <w:top w:val="none" w:sz="0" w:space="0" w:color="auto"/>
                    <w:left w:val="none" w:sz="0" w:space="0" w:color="auto"/>
                    <w:bottom w:val="none" w:sz="0" w:space="0" w:color="auto"/>
                    <w:right w:val="none" w:sz="0" w:space="0" w:color="auto"/>
                  </w:divBdr>
                </w:div>
                <w:div w:id="1432700832">
                  <w:marLeft w:val="0"/>
                  <w:marRight w:val="0"/>
                  <w:marTop w:val="0"/>
                  <w:marBottom w:val="0"/>
                  <w:divBdr>
                    <w:top w:val="none" w:sz="0" w:space="0" w:color="auto"/>
                    <w:left w:val="none" w:sz="0" w:space="0" w:color="auto"/>
                    <w:bottom w:val="none" w:sz="0" w:space="0" w:color="auto"/>
                    <w:right w:val="none" w:sz="0" w:space="0" w:color="auto"/>
                  </w:divBdr>
                </w:div>
                <w:div w:id="1444809048">
                  <w:marLeft w:val="0"/>
                  <w:marRight w:val="0"/>
                  <w:marTop w:val="0"/>
                  <w:marBottom w:val="0"/>
                  <w:divBdr>
                    <w:top w:val="none" w:sz="0" w:space="0" w:color="auto"/>
                    <w:left w:val="none" w:sz="0" w:space="0" w:color="auto"/>
                    <w:bottom w:val="none" w:sz="0" w:space="0" w:color="auto"/>
                    <w:right w:val="none" w:sz="0" w:space="0" w:color="auto"/>
                  </w:divBdr>
                </w:div>
                <w:div w:id="1485585013">
                  <w:marLeft w:val="0"/>
                  <w:marRight w:val="0"/>
                  <w:marTop w:val="0"/>
                  <w:marBottom w:val="0"/>
                  <w:divBdr>
                    <w:top w:val="none" w:sz="0" w:space="0" w:color="auto"/>
                    <w:left w:val="none" w:sz="0" w:space="0" w:color="auto"/>
                    <w:bottom w:val="none" w:sz="0" w:space="0" w:color="auto"/>
                    <w:right w:val="none" w:sz="0" w:space="0" w:color="auto"/>
                  </w:divBdr>
                </w:div>
                <w:div w:id="1486583923">
                  <w:marLeft w:val="0"/>
                  <w:marRight w:val="0"/>
                  <w:marTop w:val="0"/>
                  <w:marBottom w:val="0"/>
                  <w:divBdr>
                    <w:top w:val="none" w:sz="0" w:space="0" w:color="auto"/>
                    <w:left w:val="none" w:sz="0" w:space="0" w:color="auto"/>
                    <w:bottom w:val="none" w:sz="0" w:space="0" w:color="auto"/>
                    <w:right w:val="none" w:sz="0" w:space="0" w:color="auto"/>
                  </w:divBdr>
                </w:div>
                <w:div w:id="1503399906">
                  <w:marLeft w:val="0"/>
                  <w:marRight w:val="0"/>
                  <w:marTop w:val="0"/>
                  <w:marBottom w:val="0"/>
                  <w:divBdr>
                    <w:top w:val="none" w:sz="0" w:space="0" w:color="auto"/>
                    <w:left w:val="none" w:sz="0" w:space="0" w:color="auto"/>
                    <w:bottom w:val="none" w:sz="0" w:space="0" w:color="auto"/>
                    <w:right w:val="none" w:sz="0" w:space="0" w:color="auto"/>
                  </w:divBdr>
                </w:div>
                <w:div w:id="1540967492">
                  <w:marLeft w:val="0"/>
                  <w:marRight w:val="0"/>
                  <w:marTop w:val="0"/>
                  <w:marBottom w:val="0"/>
                  <w:divBdr>
                    <w:top w:val="none" w:sz="0" w:space="0" w:color="auto"/>
                    <w:left w:val="none" w:sz="0" w:space="0" w:color="auto"/>
                    <w:bottom w:val="none" w:sz="0" w:space="0" w:color="auto"/>
                    <w:right w:val="none" w:sz="0" w:space="0" w:color="auto"/>
                  </w:divBdr>
                </w:div>
                <w:div w:id="1555005220">
                  <w:marLeft w:val="0"/>
                  <w:marRight w:val="0"/>
                  <w:marTop w:val="0"/>
                  <w:marBottom w:val="0"/>
                  <w:divBdr>
                    <w:top w:val="none" w:sz="0" w:space="0" w:color="auto"/>
                    <w:left w:val="none" w:sz="0" w:space="0" w:color="auto"/>
                    <w:bottom w:val="none" w:sz="0" w:space="0" w:color="auto"/>
                    <w:right w:val="none" w:sz="0" w:space="0" w:color="auto"/>
                  </w:divBdr>
                </w:div>
                <w:div w:id="1600526658">
                  <w:marLeft w:val="0"/>
                  <w:marRight w:val="0"/>
                  <w:marTop w:val="0"/>
                  <w:marBottom w:val="0"/>
                  <w:divBdr>
                    <w:top w:val="none" w:sz="0" w:space="0" w:color="auto"/>
                    <w:left w:val="none" w:sz="0" w:space="0" w:color="auto"/>
                    <w:bottom w:val="none" w:sz="0" w:space="0" w:color="auto"/>
                    <w:right w:val="none" w:sz="0" w:space="0" w:color="auto"/>
                  </w:divBdr>
                </w:div>
                <w:div w:id="1628589428">
                  <w:marLeft w:val="0"/>
                  <w:marRight w:val="0"/>
                  <w:marTop w:val="0"/>
                  <w:marBottom w:val="0"/>
                  <w:divBdr>
                    <w:top w:val="none" w:sz="0" w:space="0" w:color="auto"/>
                    <w:left w:val="none" w:sz="0" w:space="0" w:color="auto"/>
                    <w:bottom w:val="none" w:sz="0" w:space="0" w:color="auto"/>
                    <w:right w:val="none" w:sz="0" w:space="0" w:color="auto"/>
                  </w:divBdr>
                </w:div>
                <w:div w:id="1629966066">
                  <w:marLeft w:val="0"/>
                  <w:marRight w:val="0"/>
                  <w:marTop w:val="0"/>
                  <w:marBottom w:val="0"/>
                  <w:divBdr>
                    <w:top w:val="none" w:sz="0" w:space="0" w:color="auto"/>
                    <w:left w:val="none" w:sz="0" w:space="0" w:color="auto"/>
                    <w:bottom w:val="none" w:sz="0" w:space="0" w:color="auto"/>
                    <w:right w:val="none" w:sz="0" w:space="0" w:color="auto"/>
                  </w:divBdr>
                </w:div>
                <w:div w:id="1687363447">
                  <w:marLeft w:val="0"/>
                  <w:marRight w:val="0"/>
                  <w:marTop w:val="0"/>
                  <w:marBottom w:val="0"/>
                  <w:divBdr>
                    <w:top w:val="none" w:sz="0" w:space="0" w:color="auto"/>
                    <w:left w:val="none" w:sz="0" w:space="0" w:color="auto"/>
                    <w:bottom w:val="none" w:sz="0" w:space="0" w:color="auto"/>
                    <w:right w:val="none" w:sz="0" w:space="0" w:color="auto"/>
                  </w:divBdr>
                </w:div>
                <w:div w:id="1723796088">
                  <w:marLeft w:val="0"/>
                  <w:marRight w:val="0"/>
                  <w:marTop w:val="0"/>
                  <w:marBottom w:val="0"/>
                  <w:divBdr>
                    <w:top w:val="none" w:sz="0" w:space="0" w:color="auto"/>
                    <w:left w:val="none" w:sz="0" w:space="0" w:color="auto"/>
                    <w:bottom w:val="none" w:sz="0" w:space="0" w:color="auto"/>
                    <w:right w:val="none" w:sz="0" w:space="0" w:color="auto"/>
                  </w:divBdr>
                </w:div>
                <w:div w:id="1731535456">
                  <w:marLeft w:val="0"/>
                  <w:marRight w:val="0"/>
                  <w:marTop w:val="0"/>
                  <w:marBottom w:val="0"/>
                  <w:divBdr>
                    <w:top w:val="none" w:sz="0" w:space="0" w:color="auto"/>
                    <w:left w:val="none" w:sz="0" w:space="0" w:color="auto"/>
                    <w:bottom w:val="none" w:sz="0" w:space="0" w:color="auto"/>
                    <w:right w:val="none" w:sz="0" w:space="0" w:color="auto"/>
                  </w:divBdr>
                </w:div>
                <w:div w:id="1770006464">
                  <w:marLeft w:val="0"/>
                  <w:marRight w:val="0"/>
                  <w:marTop w:val="0"/>
                  <w:marBottom w:val="0"/>
                  <w:divBdr>
                    <w:top w:val="none" w:sz="0" w:space="0" w:color="auto"/>
                    <w:left w:val="none" w:sz="0" w:space="0" w:color="auto"/>
                    <w:bottom w:val="none" w:sz="0" w:space="0" w:color="auto"/>
                    <w:right w:val="none" w:sz="0" w:space="0" w:color="auto"/>
                  </w:divBdr>
                </w:div>
                <w:div w:id="1775857086">
                  <w:marLeft w:val="0"/>
                  <w:marRight w:val="0"/>
                  <w:marTop w:val="0"/>
                  <w:marBottom w:val="0"/>
                  <w:divBdr>
                    <w:top w:val="none" w:sz="0" w:space="0" w:color="auto"/>
                    <w:left w:val="none" w:sz="0" w:space="0" w:color="auto"/>
                    <w:bottom w:val="none" w:sz="0" w:space="0" w:color="auto"/>
                    <w:right w:val="none" w:sz="0" w:space="0" w:color="auto"/>
                  </w:divBdr>
                </w:div>
                <w:div w:id="1790272186">
                  <w:marLeft w:val="0"/>
                  <w:marRight w:val="0"/>
                  <w:marTop w:val="0"/>
                  <w:marBottom w:val="0"/>
                  <w:divBdr>
                    <w:top w:val="none" w:sz="0" w:space="0" w:color="auto"/>
                    <w:left w:val="none" w:sz="0" w:space="0" w:color="auto"/>
                    <w:bottom w:val="none" w:sz="0" w:space="0" w:color="auto"/>
                    <w:right w:val="none" w:sz="0" w:space="0" w:color="auto"/>
                  </w:divBdr>
                </w:div>
                <w:div w:id="1796678140">
                  <w:marLeft w:val="0"/>
                  <w:marRight w:val="0"/>
                  <w:marTop w:val="0"/>
                  <w:marBottom w:val="0"/>
                  <w:divBdr>
                    <w:top w:val="none" w:sz="0" w:space="0" w:color="auto"/>
                    <w:left w:val="none" w:sz="0" w:space="0" w:color="auto"/>
                    <w:bottom w:val="none" w:sz="0" w:space="0" w:color="auto"/>
                    <w:right w:val="none" w:sz="0" w:space="0" w:color="auto"/>
                  </w:divBdr>
                </w:div>
                <w:div w:id="1807697566">
                  <w:marLeft w:val="0"/>
                  <w:marRight w:val="0"/>
                  <w:marTop w:val="0"/>
                  <w:marBottom w:val="0"/>
                  <w:divBdr>
                    <w:top w:val="none" w:sz="0" w:space="0" w:color="auto"/>
                    <w:left w:val="none" w:sz="0" w:space="0" w:color="auto"/>
                    <w:bottom w:val="none" w:sz="0" w:space="0" w:color="auto"/>
                    <w:right w:val="none" w:sz="0" w:space="0" w:color="auto"/>
                  </w:divBdr>
                </w:div>
                <w:div w:id="1859156399">
                  <w:marLeft w:val="0"/>
                  <w:marRight w:val="0"/>
                  <w:marTop w:val="0"/>
                  <w:marBottom w:val="0"/>
                  <w:divBdr>
                    <w:top w:val="none" w:sz="0" w:space="0" w:color="auto"/>
                    <w:left w:val="none" w:sz="0" w:space="0" w:color="auto"/>
                    <w:bottom w:val="none" w:sz="0" w:space="0" w:color="auto"/>
                    <w:right w:val="none" w:sz="0" w:space="0" w:color="auto"/>
                  </w:divBdr>
                </w:div>
                <w:div w:id="1874610560">
                  <w:marLeft w:val="0"/>
                  <w:marRight w:val="0"/>
                  <w:marTop w:val="0"/>
                  <w:marBottom w:val="0"/>
                  <w:divBdr>
                    <w:top w:val="none" w:sz="0" w:space="0" w:color="auto"/>
                    <w:left w:val="none" w:sz="0" w:space="0" w:color="auto"/>
                    <w:bottom w:val="none" w:sz="0" w:space="0" w:color="auto"/>
                    <w:right w:val="none" w:sz="0" w:space="0" w:color="auto"/>
                  </w:divBdr>
                </w:div>
                <w:div w:id="1886258786">
                  <w:marLeft w:val="0"/>
                  <w:marRight w:val="0"/>
                  <w:marTop w:val="0"/>
                  <w:marBottom w:val="0"/>
                  <w:divBdr>
                    <w:top w:val="none" w:sz="0" w:space="0" w:color="auto"/>
                    <w:left w:val="none" w:sz="0" w:space="0" w:color="auto"/>
                    <w:bottom w:val="none" w:sz="0" w:space="0" w:color="auto"/>
                    <w:right w:val="none" w:sz="0" w:space="0" w:color="auto"/>
                  </w:divBdr>
                </w:div>
                <w:div w:id="1920670388">
                  <w:marLeft w:val="0"/>
                  <w:marRight w:val="0"/>
                  <w:marTop w:val="0"/>
                  <w:marBottom w:val="0"/>
                  <w:divBdr>
                    <w:top w:val="none" w:sz="0" w:space="0" w:color="auto"/>
                    <w:left w:val="none" w:sz="0" w:space="0" w:color="auto"/>
                    <w:bottom w:val="none" w:sz="0" w:space="0" w:color="auto"/>
                    <w:right w:val="none" w:sz="0" w:space="0" w:color="auto"/>
                  </w:divBdr>
                </w:div>
                <w:div w:id="1999190205">
                  <w:marLeft w:val="0"/>
                  <w:marRight w:val="0"/>
                  <w:marTop w:val="0"/>
                  <w:marBottom w:val="0"/>
                  <w:divBdr>
                    <w:top w:val="none" w:sz="0" w:space="0" w:color="auto"/>
                    <w:left w:val="none" w:sz="0" w:space="0" w:color="auto"/>
                    <w:bottom w:val="none" w:sz="0" w:space="0" w:color="auto"/>
                    <w:right w:val="none" w:sz="0" w:space="0" w:color="auto"/>
                  </w:divBdr>
                </w:div>
                <w:div w:id="2018997341">
                  <w:marLeft w:val="0"/>
                  <w:marRight w:val="0"/>
                  <w:marTop w:val="0"/>
                  <w:marBottom w:val="0"/>
                  <w:divBdr>
                    <w:top w:val="none" w:sz="0" w:space="0" w:color="auto"/>
                    <w:left w:val="none" w:sz="0" w:space="0" w:color="auto"/>
                    <w:bottom w:val="none" w:sz="0" w:space="0" w:color="auto"/>
                    <w:right w:val="none" w:sz="0" w:space="0" w:color="auto"/>
                  </w:divBdr>
                </w:div>
                <w:div w:id="2065446631">
                  <w:marLeft w:val="0"/>
                  <w:marRight w:val="0"/>
                  <w:marTop w:val="0"/>
                  <w:marBottom w:val="0"/>
                  <w:divBdr>
                    <w:top w:val="none" w:sz="0" w:space="0" w:color="auto"/>
                    <w:left w:val="none" w:sz="0" w:space="0" w:color="auto"/>
                    <w:bottom w:val="none" w:sz="0" w:space="0" w:color="auto"/>
                    <w:right w:val="none" w:sz="0" w:space="0" w:color="auto"/>
                  </w:divBdr>
                </w:div>
                <w:div w:id="2071687705">
                  <w:marLeft w:val="0"/>
                  <w:marRight w:val="0"/>
                  <w:marTop w:val="0"/>
                  <w:marBottom w:val="0"/>
                  <w:divBdr>
                    <w:top w:val="none" w:sz="0" w:space="0" w:color="auto"/>
                    <w:left w:val="none" w:sz="0" w:space="0" w:color="auto"/>
                    <w:bottom w:val="none" w:sz="0" w:space="0" w:color="auto"/>
                    <w:right w:val="none" w:sz="0" w:space="0" w:color="auto"/>
                  </w:divBdr>
                </w:div>
              </w:divsChild>
            </w:div>
            <w:div w:id="1395007536">
              <w:marLeft w:val="0"/>
              <w:marRight w:val="0"/>
              <w:marTop w:val="0"/>
              <w:marBottom w:val="0"/>
              <w:divBdr>
                <w:top w:val="none" w:sz="0" w:space="0" w:color="auto"/>
                <w:left w:val="none" w:sz="0" w:space="0" w:color="auto"/>
                <w:bottom w:val="none" w:sz="0" w:space="0" w:color="auto"/>
                <w:right w:val="none" w:sz="0" w:space="0" w:color="auto"/>
              </w:divBdr>
            </w:div>
            <w:div w:id="1398166501">
              <w:marLeft w:val="0"/>
              <w:marRight w:val="0"/>
              <w:marTop w:val="0"/>
              <w:marBottom w:val="0"/>
              <w:divBdr>
                <w:top w:val="none" w:sz="0" w:space="0" w:color="auto"/>
                <w:left w:val="none" w:sz="0" w:space="0" w:color="auto"/>
                <w:bottom w:val="none" w:sz="0" w:space="0" w:color="auto"/>
                <w:right w:val="none" w:sz="0" w:space="0" w:color="auto"/>
              </w:divBdr>
            </w:div>
            <w:div w:id="1405950275">
              <w:marLeft w:val="0"/>
              <w:marRight w:val="0"/>
              <w:marTop w:val="0"/>
              <w:marBottom w:val="0"/>
              <w:divBdr>
                <w:top w:val="none" w:sz="0" w:space="0" w:color="auto"/>
                <w:left w:val="none" w:sz="0" w:space="0" w:color="auto"/>
                <w:bottom w:val="none" w:sz="0" w:space="0" w:color="auto"/>
                <w:right w:val="none" w:sz="0" w:space="0" w:color="auto"/>
              </w:divBdr>
            </w:div>
            <w:div w:id="1413508028">
              <w:marLeft w:val="0"/>
              <w:marRight w:val="0"/>
              <w:marTop w:val="0"/>
              <w:marBottom w:val="0"/>
              <w:divBdr>
                <w:top w:val="none" w:sz="0" w:space="0" w:color="auto"/>
                <w:left w:val="none" w:sz="0" w:space="0" w:color="auto"/>
                <w:bottom w:val="none" w:sz="0" w:space="0" w:color="auto"/>
                <w:right w:val="none" w:sz="0" w:space="0" w:color="auto"/>
              </w:divBdr>
            </w:div>
            <w:div w:id="1460801485">
              <w:marLeft w:val="0"/>
              <w:marRight w:val="0"/>
              <w:marTop w:val="0"/>
              <w:marBottom w:val="0"/>
              <w:divBdr>
                <w:top w:val="none" w:sz="0" w:space="0" w:color="auto"/>
                <w:left w:val="none" w:sz="0" w:space="0" w:color="auto"/>
                <w:bottom w:val="none" w:sz="0" w:space="0" w:color="auto"/>
                <w:right w:val="none" w:sz="0" w:space="0" w:color="auto"/>
              </w:divBdr>
            </w:div>
            <w:div w:id="1483539603">
              <w:marLeft w:val="0"/>
              <w:marRight w:val="0"/>
              <w:marTop w:val="0"/>
              <w:marBottom w:val="0"/>
              <w:divBdr>
                <w:top w:val="none" w:sz="0" w:space="0" w:color="auto"/>
                <w:left w:val="none" w:sz="0" w:space="0" w:color="auto"/>
                <w:bottom w:val="none" w:sz="0" w:space="0" w:color="auto"/>
                <w:right w:val="none" w:sz="0" w:space="0" w:color="auto"/>
              </w:divBdr>
            </w:div>
            <w:div w:id="1512182202">
              <w:marLeft w:val="0"/>
              <w:marRight w:val="0"/>
              <w:marTop w:val="0"/>
              <w:marBottom w:val="0"/>
              <w:divBdr>
                <w:top w:val="none" w:sz="0" w:space="0" w:color="auto"/>
                <w:left w:val="none" w:sz="0" w:space="0" w:color="auto"/>
                <w:bottom w:val="none" w:sz="0" w:space="0" w:color="auto"/>
                <w:right w:val="none" w:sz="0" w:space="0" w:color="auto"/>
              </w:divBdr>
            </w:div>
            <w:div w:id="1526408936">
              <w:marLeft w:val="0"/>
              <w:marRight w:val="0"/>
              <w:marTop w:val="0"/>
              <w:marBottom w:val="0"/>
              <w:divBdr>
                <w:top w:val="none" w:sz="0" w:space="0" w:color="auto"/>
                <w:left w:val="none" w:sz="0" w:space="0" w:color="auto"/>
                <w:bottom w:val="none" w:sz="0" w:space="0" w:color="auto"/>
                <w:right w:val="none" w:sz="0" w:space="0" w:color="auto"/>
              </w:divBdr>
            </w:div>
            <w:div w:id="1528257038">
              <w:marLeft w:val="0"/>
              <w:marRight w:val="0"/>
              <w:marTop w:val="0"/>
              <w:marBottom w:val="0"/>
              <w:divBdr>
                <w:top w:val="none" w:sz="0" w:space="0" w:color="auto"/>
                <w:left w:val="none" w:sz="0" w:space="0" w:color="auto"/>
                <w:bottom w:val="none" w:sz="0" w:space="0" w:color="auto"/>
                <w:right w:val="none" w:sz="0" w:space="0" w:color="auto"/>
              </w:divBdr>
            </w:div>
            <w:div w:id="1534149143">
              <w:marLeft w:val="0"/>
              <w:marRight w:val="0"/>
              <w:marTop w:val="0"/>
              <w:marBottom w:val="0"/>
              <w:divBdr>
                <w:top w:val="none" w:sz="0" w:space="0" w:color="auto"/>
                <w:left w:val="none" w:sz="0" w:space="0" w:color="auto"/>
                <w:bottom w:val="none" w:sz="0" w:space="0" w:color="auto"/>
                <w:right w:val="none" w:sz="0" w:space="0" w:color="auto"/>
              </w:divBdr>
            </w:div>
            <w:div w:id="1546213819">
              <w:marLeft w:val="0"/>
              <w:marRight w:val="0"/>
              <w:marTop w:val="0"/>
              <w:marBottom w:val="0"/>
              <w:divBdr>
                <w:top w:val="none" w:sz="0" w:space="0" w:color="auto"/>
                <w:left w:val="none" w:sz="0" w:space="0" w:color="auto"/>
                <w:bottom w:val="none" w:sz="0" w:space="0" w:color="auto"/>
                <w:right w:val="none" w:sz="0" w:space="0" w:color="auto"/>
              </w:divBdr>
            </w:div>
            <w:div w:id="1577739179">
              <w:marLeft w:val="0"/>
              <w:marRight w:val="0"/>
              <w:marTop w:val="0"/>
              <w:marBottom w:val="0"/>
              <w:divBdr>
                <w:top w:val="none" w:sz="0" w:space="0" w:color="auto"/>
                <w:left w:val="none" w:sz="0" w:space="0" w:color="auto"/>
                <w:bottom w:val="none" w:sz="0" w:space="0" w:color="auto"/>
                <w:right w:val="none" w:sz="0" w:space="0" w:color="auto"/>
              </w:divBdr>
            </w:div>
            <w:div w:id="1590263221">
              <w:marLeft w:val="0"/>
              <w:marRight w:val="0"/>
              <w:marTop w:val="0"/>
              <w:marBottom w:val="0"/>
              <w:divBdr>
                <w:top w:val="none" w:sz="0" w:space="0" w:color="auto"/>
                <w:left w:val="none" w:sz="0" w:space="0" w:color="auto"/>
                <w:bottom w:val="none" w:sz="0" w:space="0" w:color="auto"/>
                <w:right w:val="none" w:sz="0" w:space="0" w:color="auto"/>
              </w:divBdr>
            </w:div>
            <w:div w:id="1605380919">
              <w:marLeft w:val="0"/>
              <w:marRight w:val="0"/>
              <w:marTop w:val="0"/>
              <w:marBottom w:val="0"/>
              <w:divBdr>
                <w:top w:val="none" w:sz="0" w:space="0" w:color="auto"/>
                <w:left w:val="none" w:sz="0" w:space="0" w:color="auto"/>
                <w:bottom w:val="none" w:sz="0" w:space="0" w:color="auto"/>
                <w:right w:val="none" w:sz="0" w:space="0" w:color="auto"/>
              </w:divBdr>
            </w:div>
            <w:div w:id="1620184298">
              <w:marLeft w:val="0"/>
              <w:marRight w:val="0"/>
              <w:marTop w:val="0"/>
              <w:marBottom w:val="0"/>
              <w:divBdr>
                <w:top w:val="none" w:sz="0" w:space="0" w:color="auto"/>
                <w:left w:val="none" w:sz="0" w:space="0" w:color="auto"/>
                <w:bottom w:val="none" w:sz="0" w:space="0" w:color="auto"/>
                <w:right w:val="none" w:sz="0" w:space="0" w:color="auto"/>
              </w:divBdr>
            </w:div>
            <w:div w:id="1658075131">
              <w:marLeft w:val="0"/>
              <w:marRight w:val="0"/>
              <w:marTop w:val="0"/>
              <w:marBottom w:val="0"/>
              <w:divBdr>
                <w:top w:val="none" w:sz="0" w:space="0" w:color="auto"/>
                <w:left w:val="none" w:sz="0" w:space="0" w:color="auto"/>
                <w:bottom w:val="none" w:sz="0" w:space="0" w:color="auto"/>
                <w:right w:val="none" w:sz="0" w:space="0" w:color="auto"/>
              </w:divBdr>
            </w:div>
            <w:div w:id="1670061778">
              <w:marLeft w:val="0"/>
              <w:marRight w:val="0"/>
              <w:marTop w:val="0"/>
              <w:marBottom w:val="0"/>
              <w:divBdr>
                <w:top w:val="none" w:sz="0" w:space="0" w:color="auto"/>
                <w:left w:val="none" w:sz="0" w:space="0" w:color="auto"/>
                <w:bottom w:val="none" w:sz="0" w:space="0" w:color="auto"/>
                <w:right w:val="none" w:sz="0" w:space="0" w:color="auto"/>
              </w:divBdr>
            </w:div>
            <w:div w:id="1676569267">
              <w:marLeft w:val="0"/>
              <w:marRight w:val="0"/>
              <w:marTop w:val="0"/>
              <w:marBottom w:val="0"/>
              <w:divBdr>
                <w:top w:val="none" w:sz="0" w:space="0" w:color="auto"/>
                <w:left w:val="none" w:sz="0" w:space="0" w:color="auto"/>
                <w:bottom w:val="none" w:sz="0" w:space="0" w:color="auto"/>
                <w:right w:val="none" w:sz="0" w:space="0" w:color="auto"/>
              </w:divBdr>
            </w:div>
            <w:div w:id="1680424943">
              <w:marLeft w:val="0"/>
              <w:marRight w:val="0"/>
              <w:marTop w:val="0"/>
              <w:marBottom w:val="0"/>
              <w:divBdr>
                <w:top w:val="none" w:sz="0" w:space="0" w:color="auto"/>
                <w:left w:val="none" w:sz="0" w:space="0" w:color="auto"/>
                <w:bottom w:val="none" w:sz="0" w:space="0" w:color="auto"/>
                <w:right w:val="none" w:sz="0" w:space="0" w:color="auto"/>
              </w:divBdr>
            </w:div>
            <w:div w:id="1684160441">
              <w:marLeft w:val="0"/>
              <w:marRight w:val="0"/>
              <w:marTop w:val="0"/>
              <w:marBottom w:val="0"/>
              <w:divBdr>
                <w:top w:val="none" w:sz="0" w:space="0" w:color="auto"/>
                <w:left w:val="none" w:sz="0" w:space="0" w:color="auto"/>
                <w:bottom w:val="none" w:sz="0" w:space="0" w:color="auto"/>
                <w:right w:val="none" w:sz="0" w:space="0" w:color="auto"/>
              </w:divBdr>
            </w:div>
            <w:div w:id="1748964433">
              <w:marLeft w:val="0"/>
              <w:marRight w:val="0"/>
              <w:marTop w:val="0"/>
              <w:marBottom w:val="0"/>
              <w:divBdr>
                <w:top w:val="none" w:sz="0" w:space="0" w:color="auto"/>
                <w:left w:val="none" w:sz="0" w:space="0" w:color="auto"/>
                <w:bottom w:val="none" w:sz="0" w:space="0" w:color="auto"/>
                <w:right w:val="none" w:sz="0" w:space="0" w:color="auto"/>
              </w:divBdr>
            </w:div>
            <w:div w:id="1755739591">
              <w:marLeft w:val="0"/>
              <w:marRight w:val="0"/>
              <w:marTop w:val="0"/>
              <w:marBottom w:val="0"/>
              <w:divBdr>
                <w:top w:val="none" w:sz="0" w:space="0" w:color="auto"/>
                <w:left w:val="none" w:sz="0" w:space="0" w:color="auto"/>
                <w:bottom w:val="none" w:sz="0" w:space="0" w:color="auto"/>
                <w:right w:val="none" w:sz="0" w:space="0" w:color="auto"/>
              </w:divBdr>
            </w:div>
            <w:div w:id="1828983678">
              <w:marLeft w:val="0"/>
              <w:marRight w:val="0"/>
              <w:marTop w:val="0"/>
              <w:marBottom w:val="0"/>
              <w:divBdr>
                <w:top w:val="none" w:sz="0" w:space="0" w:color="auto"/>
                <w:left w:val="none" w:sz="0" w:space="0" w:color="auto"/>
                <w:bottom w:val="none" w:sz="0" w:space="0" w:color="auto"/>
                <w:right w:val="none" w:sz="0" w:space="0" w:color="auto"/>
              </w:divBdr>
            </w:div>
            <w:div w:id="1873612679">
              <w:marLeft w:val="0"/>
              <w:marRight w:val="0"/>
              <w:marTop w:val="0"/>
              <w:marBottom w:val="0"/>
              <w:divBdr>
                <w:top w:val="none" w:sz="0" w:space="0" w:color="auto"/>
                <w:left w:val="none" w:sz="0" w:space="0" w:color="auto"/>
                <w:bottom w:val="none" w:sz="0" w:space="0" w:color="auto"/>
                <w:right w:val="none" w:sz="0" w:space="0" w:color="auto"/>
              </w:divBdr>
            </w:div>
            <w:div w:id="1877159699">
              <w:marLeft w:val="0"/>
              <w:marRight w:val="0"/>
              <w:marTop w:val="0"/>
              <w:marBottom w:val="0"/>
              <w:divBdr>
                <w:top w:val="none" w:sz="0" w:space="0" w:color="auto"/>
                <w:left w:val="none" w:sz="0" w:space="0" w:color="auto"/>
                <w:bottom w:val="none" w:sz="0" w:space="0" w:color="auto"/>
                <w:right w:val="none" w:sz="0" w:space="0" w:color="auto"/>
              </w:divBdr>
            </w:div>
            <w:div w:id="1881700189">
              <w:marLeft w:val="0"/>
              <w:marRight w:val="0"/>
              <w:marTop w:val="0"/>
              <w:marBottom w:val="0"/>
              <w:divBdr>
                <w:top w:val="none" w:sz="0" w:space="0" w:color="auto"/>
                <w:left w:val="none" w:sz="0" w:space="0" w:color="auto"/>
                <w:bottom w:val="none" w:sz="0" w:space="0" w:color="auto"/>
                <w:right w:val="none" w:sz="0" w:space="0" w:color="auto"/>
              </w:divBdr>
            </w:div>
            <w:div w:id="1908416449">
              <w:marLeft w:val="0"/>
              <w:marRight w:val="0"/>
              <w:marTop w:val="0"/>
              <w:marBottom w:val="0"/>
              <w:divBdr>
                <w:top w:val="none" w:sz="0" w:space="0" w:color="auto"/>
                <w:left w:val="none" w:sz="0" w:space="0" w:color="auto"/>
                <w:bottom w:val="none" w:sz="0" w:space="0" w:color="auto"/>
                <w:right w:val="none" w:sz="0" w:space="0" w:color="auto"/>
              </w:divBdr>
            </w:div>
            <w:div w:id="1927034669">
              <w:marLeft w:val="0"/>
              <w:marRight w:val="0"/>
              <w:marTop w:val="0"/>
              <w:marBottom w:val="0"/>
              <w:divBdr>
                <w:top w:val="none" w:sz="0" w:space="0" w:color="auto"/>
                <w:left w:val="none" w:sz="0" w:space="0" w:color="auto"/>
                <w:bottom w:val="none" w:sz="0" w:space="0" w:color="auto"/>
                <w:right w:val="none" w:sz="0" w:space="0" w:color="auto"/>
              </w:divBdr>
            </w:div>
            <w:div w:id="1950619995">
              <w:marLeft w:val="0"/>
              <w:marRight w:val="0"/>
              <w:marTop w:val="0"/>
              <w:marBottom w:val="0"/>
              <w:divBdr>
                <w:top w:val="none" w:sz="0" w:space="0" w:color="auto"/>
                <w:left w:val="none" w:sz="0" w:space="0" w:color="auto"/>
                <w:bottom w:val="none" w:sz="0" w:space="0" w:color="auto"/>
                <w:right w:val="none" w:sz="0" w:space="0" w:color="auto"/>
              </w:divBdr>
            </w:div>
            <w:div w:id="1961379534">
              <w:marLeft w:val="0"/>
              <w:marRight w:val="0"/>
              <w:marTop w:val="0"/>
              <w:marBottom w:val="0"/>
              <w:divBdr>
                <w:top w:val="none" w:sz="0" w:space="0" w:color="auto"/>
                <w:left w:val="none" w:sz="0" w:space="0" w:color="auto"/>
                <w:bottom w:val="none" w:sz="0" w:space="0" w:color="auto"/>
                <w:right w:val="none" w:sz="0" w:space="0" w:color="auto"/>
              </w:divBdr>
            </w:div>
            <w:div w:id="1963612067">
              <w:marLeft w:val="0"/>
              <w:marRight w:val="0"/>
              <w:marTop w:val="0"/>
              <w:marBottom w:val="0"/>
              <w:divBdr>
                <w:top w:val="none" w:sz="0" w:space="0" w:color="auto"/>
                <w:left w:val="none" w:sz="0" w:space="0" w:color="auto"/>
                <w:bottom w:val="none" w:sz="0" w:space="0" w:color="auto"/>
                <w:right w:val="none" w:sz="0" w:space="0" w:color="auto"/>
              </w:divBdr>
            </w:div>
            <w:div w:id="1963805529">
              <w:marLeft w:val="0"/>
              <w:marRight w:val="0"/>
              <w:marTop w:val="0"/>
              <w:marBottom w:val="0"/>
              <w:divBdr>
                <w:top w:val="none" w:sz="0" w:space="0" w:color="auto"/>
                <w:left w:val="none" w:sz="0" w:space="0" w:color="auto"/>
                <w:bottom w:val="none" w:sz="0" w:space="0" w:color="auto"/>
                <w:right w:val="none" w:sz="0" w:space="0" w:color="auto"/>
              </w:divBdr>
            </w:div>
            <w:div w:id="2010057911">
              <w:marLeft w:val="0"/>
              <w:marRight w:val="0"/>
              <w:marTop w:val="0"/>
              <w:marBottom w:val="0"/>
              <w:divBdr>
                <w:top w:val="none" w:sz="0" w:space="0" w:color="auto"/>
                <w:left w:val="none" w:sz="0" w:space="0" w:color="auto"/>
                <w:bottom w:val="none" w:sz="0" w:space="0" w:color="auto"/>
                <w:right w:val="none" w:sz="0" w:space="0" w:color="auto"/>
              </w:divBdr>
            </w:div>
            <w:div w:id="2024892847">
              <w:marLeft w:val="0"/>
              <w:marRight w:val="0"/>
              <w:marTop w:val="0"/>
              <w:marBottom w:val="0"/>
              <w:divBdr>
                <w:top w:val="none" w:sz="0" w:space="0" w:color="auto"/>
                <w:left w:val="none" w:sz="0" w:space="0" w:color="auto"/>
                <w:bottom w:val="none" w:sz="0" w:space="0" w:color="auto"/>
                <w:right w:val="none" w:sz="0" w:space="0" w:color="auto"/>
              </w:divBdr>
            </w:div>
            <w:div w:id="2028674414">
              <w:marLeft w:val="0"/>
              <w:marRight w:val="0"/>
              <w:marTop w:val="0"/>
              <w:marBottom w:val="0"/>
              <w:divBdr>
                <w:top w:val="none" w:sz="0" w:space="0" w:color="auto"/>
                <w:left w:val="none" w:sz="0" w:space="0" w:color="auto"/>
                <w:bottom w:val="none" w:sz="0" w:space="0" w:color="auto"/>
                <w:right w:val="none" w:sz="0" w:space="0" w:color="auto"/>
              </w:divBdr>
            </w:div>
            <w:div w:id="2041588642">
              <w:marLeft w:val="0"/>
              <w:marRight w:val="0"/>
              <w:marTop w:val="0"/>
              <w:marBottom w:val="0"/>
              <w:divBdr>
                <w:top w:val="none" w:sz="0" w:space="0" w:color="auto"/>
                <w:left w:val="none" w:sz="0" w:space="0" w:color="auto"/>
                <w:bottom w:val="none" w:sz="0" w:space="0" w:color="auto"/>
                <w:right w:val="none" w:sz="0" w:space="0" w:color="auto"/>
              </w:divBdr>
            </w:div>
            <w:div w:id="2047366502">
              <w:marLeft w:val="0"/>
              <w:marRight w:val="0"/>
              <w:marTop w:val="0"/>
              <w:marBottom w:val="0"/>
              <w:divBdr>
                <w:top w:val="none" w:sz="0" w:space="0" w:color="auto"/>
                <w:left w:val="none" w:sz="0" w:space="0" w:color="auto"/>
                <w:bottom w:val="none" w:sz="0" w:space="0" w:color="auto"/>
                <w:right w:val="none" w:sz="0" w:space="0" w:color="auto"/>
              </w:divBdr>
            </w:div>
            <w:div w:id="2063821169">
              <w:marLeft w:val="0"/>
              <w:marRight w:val="0"/>
              <w:marTop w:val="0"/>
              <w:marBottom w:val="0"/>
              <w:divBdr>
                <w:top w:val="none" w:sz="0" w:space="0" w:color="auto"/>
                <w:left w:val="none" w:sz="0" w:space="0" w:color="auto"/>
                <w:bottom w:val="none" w:sz="0" w:space="0" w:color="auto"/>
                <w:right w:val="none" w:sz="0" w:space="0" w:color="auto"/>
              </w:divBdr>
            </w:div>
            <w:div w:id="2065247956">
              <w:marLeft w:val="0"/>
              <w:marRight w:val="0"/>
              <w:marTop w:val="0"/>
              <w:marBottom w:val="0"/>
              <w:divBdr>
                <w:top w:val="none" w:sz="0" w:space="0" w:color="auto"/>
                <w:left w:val="none" w:sz="0" w:space="0" w:color="auto"/>
                <w:bottom w:val="none" w:sz="0" w:space="0" w:color="auto"/>
                <w:right w:val="none" w:sz="0" w:space="0" w:color="auto"/>
              </w:divBdr>
            </w:div>
            <w:div w:id="2071419460">
              <w:marLeft w:val="0"/>
              <w:marRight w:val="0"/>
              <w:marTop w:val="0"/>
              <w:marBottom w:val="0"/>
              <w:divBdr>
                <w:top w:val="none" w:sz="0" w:space="0" w:color="auto"/>
                <w:left w:val="none" w:sz="0" w:space="0" w:color="auto"/>
                <w:bottom w:val="none" w:sz="0" w:space="0" w:color="auto"/>
                <w:right w:val="none" w:sz="0" w:space="0" w:color="auto"/>
              </w:divBdr>
            </w:div>
            <w:div w:id="2089886759">
              <w:marLeft w:val="0"/>
              <w:marRight w:val="0"/>
              <w:marTop w:val="0"/>
              <w:marBottom w:val="0"/>
              <w:divBdr>
                <w:top w:val="none" w:sz="0" w:space="0" w:color="auto"/>
                <w:left w:val="none" w:sz="0" w:space="0" w:color="auto"/>
                <w:bottom w:val="none" w:sz="0" w:space="0" w:color="auto"/>
                <w:right w:val="none" w:sz="0" w:space="0" w:color="auto"/>
              </w:divBdr>
            </w:div>
            <w:div w:id="2093163964">
              <w:marLeft w:val="0"/>
              <w:marRight w:val="0"/>
              <w:marTop w:val="0"/>
              <w:marBottom w:val="0"/>
              <w:divBdr>
                <w:top w:val="none" w:sz="0" w:space="0" w:color="auto"/>
                <w:left w:val="none" w:sz="0" w:space="0" w:color="auto"/>
                <w:bottom w:val="none" w:sz="0" w:space="0" w:color="auto"/>
                <w:right w:val="none" w:sz="0" w:space="0" w:color="auto"/>
              </w:divBdr>
            </w:div>
            <w:div w:id="2095279338">
              <w:marLeft w:val="0"/>
              <w:marRight w:val="0"/>
              <w:marTop w:val="0"/>
              <w:marBottom w:val="0"/>
              <w:divBdr>
                <w:top w:val="none" w:sz="0" w:space="0" w:color="auto"/>
                <w:left w:val="none" w:sz="0" w:space="0" w:color="auto"/>
                <w:bottom w:val="none" w:sz="0" w:space="0" w:color="auto"/>
                <w:right w:val="none" w:sz="0" w:space="0" w:color="auto"/>
              </w:divBdr>
            </w:div>
            <w:div w:id="2133858320">
              <w:marLeft w:val="0"/>
              <w:marRight w:val="0"/>
              <w:marTop w:val="0"/>
              <w:marBottom w:val="0"/>
              <w:divBdr>
                <w:top w:val="none" w:sz="0" w:space="0" w:color="auto"/>
                <w:left w:val="none" w:sz="0" w:space="0" w:color="auto"/>
                <w:bottom w:val="none" w:sz="0" w:space="0" w:color="auto"/>
                <w:right w:val="none" w:sz="0" w:space="0" w:color="auto"/>
              </w:divBdr>
            </w:div>
          </w:divsChild>
        </w:div>
        <w:div w:id="1343701196">
          <w:marLeft w:val="0"/>
          <w:marRight w:val="0"/>
          <w:marTop w:val="0"/>
          <w:marBottom w:val="0"/>
          <w:divBdr>
            <w:top w:val="none" w:sz="0" w:space="0" w:color="auto"/>
            <w:left w:val="none" w:sz="0" w:space="0" w:color="auto"/>
            <w:bottom w:val="none" w:sz="0" w:space="0" w:color="auto"/>
            <w:right w:val="none" w:sz="0" w:space="0" w:color="auto"/>
          </w:divBdr>
          <w:divsChild>
            <w:div w:id="3015429">
              <w:marLeft w:val="0"/>
              <w:marRight w:val="0"/>
              <w:marTop w:val="0"/>
              <w:marBottom w:val="0"/>
              <w:divBdr>
                <w:top w:val="none" w:sz="0" w:space="0" w:color="auto"/>
                <w:left w:val="none" w:sz="0" w:space="0" w:color="auto"/>
                <w:bottom w:val="none" w:sz="0" w:space="0" w:color="auto"/>
                <w:right w:val="none" w:sz="0" w:space="0" w:color="auto"/>
              </w:divBdr>
            </w:div>
            <w:div w:id="15888889">
              <w:marLeft w:val="0"/>
              <w:marRight w:val="0"/>
              <w:marTop w:val="0"/>
              <w:marBottom w:val="0"/>
              <w:divBdr>
                <w:top w:val="none" w:sz="0" w:space="0" w:color="auto"/>
                <w:left w:val="none" w:sz="0" w:space="0" w:color="auto"/>
                <w:bottom w:val="none" w:sz="0" w:space="0" w:color="auto"/>
                <w:right w:val="none" w:sz="0" w:space="0" w:color="auto"/>
              </w:divBdr>
            </w:div>
            <w:div w:id="34812586">
              <w:marLeft w:val="0"/>
              <w:marRight w:val="0"/>
              <w:marTop w:val="0"/>
              <w:marBottom w:val="0"/>
              <w:divBdr>
                <w:top w:val="none" w:sz="0" w:space="0" w:color="auto"/>
                <w:left w:val="none" w:sz="0" w:space="0" w:color="auto"/>
                <w:bottom w:val="none" w:sz="0" w:space="0" w:color="auto"/>
                <w:right w:val="none" w:sz="0" w:space="0" w:color="auto"/>
              </w:divBdr>
            </w:div>
            <w:div w:id="40981388">
              <w:marLeft w:val="0"/>
              <w:marRight w:val="0"/>
              <w:marTop w:val="0"/>
              <w:marBottom w:val="0"/>
              <w:divBdr>
                <w:top w:val="none" w:sz="0" w:space="0" w:color="auto"/>
                <w:left w:val="none" w:sz="0" w:space="0" w:color="auto"/>
                <w:bottom w:val="none" w:sz="0" w:space="0" w:color="auto"/>
                <w:right w:val="none" w:sz="0" w:space="0" w:color="auto"/>
              </w:divBdr>
            </w:div>
            <w:div w:id="41448403">
              <w:marLeft w:val="0"/>
              <w:marRight w:val="0"/>
              <w:marTop w:val="0"/>
              <w:marBottom w:val="0"/>
              <w:divBdr>
                <w:top w:val="none" w:sz="0" w:space="0" w:color="auto"/>
                <w:left w:val="none" w:sz="0" w:space="0" w:color="auto"/>
                <w:bottom w:val="none" w:sz="0" w:space="0" w:color="auto"/>
                <w:right w:val="none" w:sz="0" w:space="0" w:color="auto"/>
              </w:divBdr>
            </w:div>
            <w:div w:id="45615661">
              <w:marLeft w:val="0"/>
              <w:marRight w:val="0"/>
              <w:marTop w:val="0"/>
              <w:marBottom w:val="0"/>
              <w:divBdr>
                <w:top w:val="none" w:sz="0" w:space="0" w:color="auto"/>
                <w:left w:val="none" w:sz="0" w:space="0" w:color="auto"/>
                <w:bottom w:val="none" w:sz="0" w:space="0" w:color="auto"/>
                <w:right w:val="none" w:sz="0" w:space="0" w:color="auto"/>
              </w:divBdr>
            </w:div>
            <w:div w:id="47266340">
              <w:marLeft w:val="0"/>
              <w:marRight w:val="0"/>
              <w:marTop w:val="0"/>
              <w:marBottom w:val="0"/>
              <w:divBdr>
                <w:top w:val="none" w:sz="0" w:space="0" w:color="auto"/>
                <w:left w:val="none" w:sz="0" w:space="0" w:color="auto"/>
                <w:bottom w:val="none" w:sz="0" w:space="0" w:color="auto"/>
                <w:right w:val="none" w:sz="0" w:space="0" w:color="auto"/>
              </w:divBdr>
            </w:div>
            <w:div w:id="54134959">
              <w:marLeft w:val="0"/>
              <w:marRight w:val="0"/>
              <w:marTop w:val="0"/>
              <w:marBottom w:val="0"/>
              <w:divBdr>
                <w:top w:val="none" w:sz="0" w:space="0" w:color="auto"/>
                <w:left w:val="none" w:sz="0" w:space="0" w:color="auto"/>
                <w:bottom w:val="none" w:sz="0" w:space="0" w:color="auto"/>
                <w:right w:val="none" w:sz="0" w:space="0" w:color="auto"/>
              </w:divBdr>
            </w:div>
            <w:div w:id="54547210">
              <w:marLeft w:val="0"/>
              <w:marRight w:val="0"/>
              <w:marTop w:val="0"/>
              <w:marBottom w:val="0"/>
              <w:divBdr>
                <w:top w:val="none" w:sz="0" w:space="0" w:color="auto"/>
                <w:left w:val="none" w:sz="0" w:space="0" w:color="auto"/>
                <w:bottom w:val="none" w:sz="0" w:space="0" w:color="auto"/>
                <w:right w:val="none" w:sz="0" w:space="0" w:color="auto"/>
              </w:divBdr>
            </w:div>
            <w:div w:id="58595327">
              <w:marLeft w:val="0"/>
              <w:marRight w:val="0"/>
              <w:marTop w:val="0"/>
              <w:marBottom w:val="0"/>
              <w:divBdr>
                <w:top w:val="none" w:sz="0" w:space="0" w:color="auto"/>
                <w:left w:val="none" w:sz="0" w:space="0" w:color="auto"/>
                <w:bottom w:val="none" w:sz="0" w:space="0" w:color="auto"/>
                <w:right w:val="none" w:sz="0" w:space="0" w:color="auto"/>
              </w:divBdr>
            </w:div>
            <w:div w:id="64107573">
              <w:marLeft w:val="0"/>
              <w:marRight w:val="0"/>
              <w:marTop w:val="0"/>
              <w:marBottom w:val="0"/>
              <w:divBdr>
                <w:top w:val="none" w:sz="0" w:space="0" w:color="auto"/>
                <w:left w:val="none" w:sz="0" w:space="0" w:color="auto"/>
                <w:bottom w:val="none" w:sz="0" w:space="0" w:color="auto"/>
                <w:right w:val="none" w:sz="0" w:space="0" w:color="auto"/>
              </w:divBdr>
            </w:div>
            <w:div w:id="72360522">
              <w:marLeft w:val="0"/>
              <w:marRight w:val="0"/>
              <w:marTop w:val="0"/>
              <w:marBottom w:val="0"/>
              <w:divBdr>
                <w:top w:val="none" w:sz="0" w:space="0" w:color="auto"/>
                <w:left w:val="none" w:sz="0" w:space="0" w:color="auto"/>
                <w:bottom w:val="none" w:sz="0" w:space="0" w:color="auto"/>
                <w:right w:val="none" w:sz="0" w:space="0" w:color="auto"/>
              </w:divBdr>
            </w:div>
            <w:div w:id="72745558">
              <w:marLeft w:val="0"/>
              <w:marRight w:val="0"/>
              <w:marTop w:val="0"/>
              <w:marBottom w:val="0"/>
              <w:divBdr>
                <w:top w:val="none" w:sz="0" w:space="0" w:color="auto"/>
                <w:left w:val="none" w:sz="0" w:space="0" w:color="auto"/>
                <w:bottom w:val="none" w:sz="0" w:space="0" w:color="auto"/>
                <w:right w:val="none" w:sz="0" w:space="0" w:color="auto"/>
              </w:divBdr>
            </w:div>
            <w:div w:id="74324790">
              <w:marLeft w:val="0"/>
              <w:marRight w:val="0"/>
              <w:marTop w:val="0"/>
              <w:marBottom w:val="0"/>
              <w:divBdr>
                <w:top w:val="none" w:sz="0" w:space="0" w:color="auto"/>
                <w:left w:val="none" w:sz="0" w:space="0" w:color="auto"/>
                <w:bottom w:val="none" w:sz="0" w:space="0" w:color="auto"/>
                <w:right w:val="none" w:sz="0" w:space="0" w:color="auto"/>
              </w:divBdr>
            </w:div>
            <w:div w:id="85468956">
              <w:marLeft w:val="0"/>
              <w:marRight w:val="0"/>
              <w:marTop w:val="0"/>
              <w:marBottom w:val="0"/>
              <w:divBdr>
                <w:top w:val="none" w:sz="0" w:space="0" w:color="auto"/>
                <w:left w:val="none" w:sz="0" w:space="0" w:color="auto"/>
                <w:bottom w:val="none" w:sz="0" w:space="0" w:color="auto"/>
                <w:right w:val="none" w:sz="0" w:space="0" w:color="auto"/>
              </w:divBdr>
            </w:div>
            <w:div w:id="91053121">
              <w:marLeft w:val="0"/>
              <w:marRight w:val="0"/>
              <w:marTop w:val="0"/>
              <w:marBottom w:val="0"/>
              <w:divBdr>
                <w:top w:val="none" w:sz="0" w:space="0" w:color="auto"/>
                <w:left w:val="none" w:sz="0" w:space="0" w:color="auto"/>
                <w:bottom w:val="none" w:sz="0" w:space="0" w:color="auto"/>
                <w:right w:val="none" w:sz="0" w:space="0" w:color="auto"/>
              </w:divBdr>
            </w:div>
            <w:div w:id="96752329">
              <w:marLeft w:val="0"/>
              <w:marRight w:val="0"/>
              <w:marTop w:val="0"/>
              <w:marBottom w:val="0"/>
              <w:divBdr>
                <w:top w:val="none" w:sz="0" w:space="0" w:color="auto"/>
                <w:left w:val="none" w:sz="0" w:space="0" w:color="auto"/>
                <w:bottom w:val="none" w:sz="0" w:space="0" w:color="auto"/>
                <w:right w:val="none" w:sz="0" w:space="0" w:color="auto"/>
              </w:divBdr>
            </w:div>
            <w:div w:id="101993263">
              <w:marLeft w:val="0"/>
              <w:marRight w:val="0"/>
              <w:marTop w:val="0"/>
              <w:marBottom w:val="0"/>
              <w:divBdr>
                <w:top w:val="none" w:sz="0" w:space="0" w:color="auto"/>
                <w:left w:val="none" w:sz="0" w:space="0" w:color="auto"/>
                <w:bottom w:val="none" w:sz="0" w:space="0" w:color="auto"/>
                <w:right w:val="none" w:sz="0" w:space="0" w:color="auto"/>
              </w:divBdr>
            </w:div>
            <w:div w:id="102459764">
              <w:marLeft w:val="0"/>
              <w:marRight w:val="0"/>
              <w:marTop w:val="0"/>
              <w:marBottom w:val="0"/>
              <w:divBdr>
                <w:top w:val="none" w:sz="0" w:space="0" w:color="auto"/>
                <w:left w:val="none" w:sz="0" w:space="0" w:color="auto"/>
                <w:bottom w:val="none" w:sz="0" w:space="0" w:color="auto"/>
                <w:right w:val="none" w:sz="0" w:space="0" w:color="auto"/>
              </w:divBdr>
            </w:div>
            <w:div w:id="108820491">
              <w:marLeft w:val="0"/>
              <w:marRight w:val="0"/>
              <w:marTop w:val="0"/>
              <w:marBottom w:val="0"/>
              <w:divBdr>
                <w:top w:val="none" w:sz="0" w:space="0" w:color="auto"/>
                <w:left w:val="none" w:sz="0" w:space="0" w:color="auto"/>
                <w:bottom w:val="none" w:sz="0" w:space="0" w:color="auto"/>
                <w:right w:val="none" w:sz="0" w:space="0" w:color="auto"/>
              </w:divBdr>
            </w:div>
            <w:div w:id="112796356">
              <w:marLeft w:val="0"/>
              <w:marRight w:val="0"/>
              <w:marTop w:val="0"/>
              <w:marBottom w:val="0"/>
              <w:divBdr>
                <w:top w:val="none" w:sz="0" w:space="0" w:color="auto"/>
                <w:left w:val="none" w:sz="0" w:space="0" w:color="auto"/>
                <w:bottom w:val="none" w:sz="0" w:space="0" w:color="auto"/>
                <w:right w:val="none" w:sz="0" w:space="0" w:color="auto"/>
              </w:divBdr>
            </w:div>
            <w:div w:id="118033856">
              <w:marLeft w:val="0"/>
              <w:marRight w:val="0"/>
              <w:marTop w:val="0"/>
              <w:marBottom w:val="0"/>
              <w:divBdr>
                <w:top w:val="none" w:sz="0" w:space="0" w:color="auto"/>
                <w:left w:val="none" w:sz="0" w:space="0" w:color="auto"/>
                <w:bottom w:val="none" w:sz="0" w:space="0" w:color="auto"/>
                <w:right w:val="none" w:sz="0" w:space="0" w:color="auto"/>
              </w:divBdr>
            </w:div>
            <w:div w:id="125589797">
              <w:marLeft w:val="0"/>
              <w:marRight w:val="0"/>
              <w:marTop w:val="0"/>
              <w:marBottom w:val="0"/>
              <w:divBdr>
                <w:top w:val="none" w:sz="0" w:space="0" w:color="auto"/>
                <w:left w:val="none" w:sz="0" w:space="0" w:color="auto"/>
                <w:bottom w:val="none" w:sz="0" w:space="0" w:color="auto"/>
                <w:right w:val="none" w:sz="0" w:space="0" w:color="auto"/>
              </w:divBdr>
            </w:div>
            <w:div w:id="149755252">
              <w:marLeft w:val="0"/>
              <w:marRight w:val="0"/>
              <w:marTop w:val="0"/>
              <w:marBottom w:val="0"/>
              <w:divBdr>
                <w:top w:val="none" w:sz="0" w:space="0" w:color="auto"/>
                <w:left w:val="none" w:sz="0" w:space="0" w:color="auto"/>
                <w:bottom w:val="none" w:sz="0" w:space="0" w:color="auto"/>
                <w:right w:val="none" w:sz="0" w:space="0" w:color="auto"/>
              </w:divBdr>
            </w:div>
            <w:div w:id="151995098">
              <w:marLeft w:val="0"/>
              <w:marRight w:val="0"/>
              <w:marTop w:val="0"/>
              <w:marBottom w:val="0"/>
              <w:divBdr>
                <w:top w:val="none" w:sz="0" w:space="0" w:color="auto"/>
                <w:left w:val="none" w:sz="0" w:space="0" w:color="auto"/>
                <w:bottom w:val="none" w:sz="0" w:space="0" w:color="auto"/>
                <w:right w:val="none" w:sz="0" w:space="0" w:color="auto"/>
              </w:divBdr>
            </w:div>
            <w:div w:id="158155529">
              <w:marLeft w:val="0"/>
              <w:marRight w:val="0"/>
              <w:marTop w:val="0"/>
              <w:marBottom w:val="0"/>
              <w:divBdr>
                <w:top w:val="none" w:sz="0" w:space="0" w:color="auto"/>
                <w:left w:val="none" w:sz="0" w:space="0" w:color="auto"/>
                <w:bottom w:val="none" w:sz="0" w:space="0" w:color="auto"/>
                <w:right w:val="none" w:sz="0" w:space="0" w:color="auto"/>
              </w:divBdr>
            </w:div>
            <w:div w:id="164244258">
              <w:marLeft w:val="0"/>
              <w:marRight w:val="0"/>
              <w:marTop w:val="0"/>
              <w:marBottom w:val="0"/>
              <w:divBdr>
                <w:top w:val="none" w:sz="0" w:space="0" w:color="auto"/>
                <w:left w:val="none" w:sz="0" w:space="0" w:color="auto"/>
                <w:bottom w:val="none" w:sz="0" w:space="0" w:color="auto"/>
                <w:right w:val="none" w:sz="0" w:space="0" w:color="auto"/>
              </w:divBdr>
            </w:div>
            <w:div w:id="190067872">
              <w:marLeft w:val="0"/>
              <w:marRight w:val="0"/>
              <w:marTop w:val="0"/>
              <w:marBottom w:val="0"/>
              <w:divBdr>
                <w:top w:val="none" w:sz="0" w:space="0" w:color="auto"/>
                <w:left w:val="none" w:sz="0" w:space="0" w:color="auto"/>
                <w:bottom w:val="none" w:sz="0" w:space="0" w:color="auto"/>
                <w:right w:val="none" w:sz="0" w:space="0" w:color="auto"/>
              </w:divBdr>
            </w:div>
            <w:div w:id="191068213">
              <w:marLeft w:val="0"/>
              <w:marRight w:val="0"/>
              <w:marTop w:val="0"/>
              <w:marBottom w:val="0"/>
              <w:divBdr>
                <w:top w:val="none" w:sz="0" w:space="0" w:color="auto"/>
                <w:left w:val="none" w:sz="0" w:space="0" w:color="auto"/>
                <w:bottom w:val="none" w:sz="0" w:space="0" w:color="auto"/>
                <w:right w:val="none" w:sz="0" w:space="0" w:color="auto"/>
              </w:divBdr>
            </w:div>
            <w:div w:id="192501313">
              <w:marLeft w:val="0"/>
              <w:marRight w:val="0"/>
              <w:marTop w:val="0"/>
              <w:marBottom w:val="0"/>
              <w:divBdr>
                <w:top w:val="none" w:sz="0" w:space="0" w:color="auto"/>
                <w:left w:val="none" w:sz="0" w:space="0" w:color="auto"/>
                <w:bottom w:val="none" w:sz="0" w:space="0" w:color="auto"/>
                <w:right w:val="none" w:sz="0" w:space="0" w:color="auto"/>
              </w:divBdr>
            </w:div>
            <w:div w:id="193270678">
              <w:marLeft w:val="0"/>
              <w:marRight w:val="0"/>
              <w:marTop w:val="0"/>
              <w:marBottom w:val="0"/>
              <w:divBdr>
                <w:top w:val="none" w:sz="0" w:space="0" w:color="auto"/>
                <w:left w:val="none" w:sz="0" w:space="0" w:color="auto"/>
                <w:bottom w:val="none" w:sz="0" w:space="0" w:color="auto"/>
                <w:right w:val="none" w:sz="0" w:space="0" w:color="auto"/>
              </w:divBdr>
            </w:div>
            <w:div w:id="193928712">
              <w:marLeft w:val="0"/>
              <w:marRight w:val="0"/>
              <w:marTop w:val="0"/>
              <w:marBottom w:val="0"/>
              <w:divBdr>
                <w:top w:val="none" w:sz="0" w:space="0" w:color="auto"/>
                <w:left w:val="none" w:sz="0" w:space="0" w:color="auto"/>
                <w:bottom w:val="none" w:sz="0" w:space="0" w:color="auto"/>
                <w:right w:val="none" w:sz="0" w:space="0" w:color="auto"/>
              </w:divBdr>
            </w:div>
            <w:div w:id="212430727">
              <w:marLeft w:val="0"/>
              <w:marRight w:val="0"/>
              <w:marTop w:val="0"/>
              <w:marBottom w:val="0"/>
              <w:divBdr>
                <w:top w:val="none" w:sz="0" w:space="0" w:color="auto"/>
                <w:left w:val="none" w:sz="0" w:space="0" w:color="auto"/>
                <w:bottom w:val="none" w:sz="0" w:space="0" w:color="auto"/>
                <w:right w:val="none" w:sz="0" w:space="0" w:color="auto"/>
              </w:divBdr>
            </w:div>
            <w:div w:id="216936929">
              <w:marLeft w:val="0"/>
              <w:marRight w:val="0"/>
              <w:marTop w:val="0"/>
              <w:marBottom w:val="0"/>
              <w:divBdr>
                <w:top w:val="none" w:sz="0" w:space="0" w:color="auto"/>
                <w:left w:val="none" w:sz="0" w:space="0" w:color="auto"/>
                <w:bottom w:val="none" w:sz="0" w:space="0" w:color="auto"/>
                <w:right w:val="none" w:sz="0" w:space="0" w:color="auto"/>
              </w:divBdr>
            </w:div>
            <w:div w:id="217130685">
              <w:marLeft w:val="0"/>
              <w:marRight w:val="0"/>
              <w:marTop w:val="0"/>
              <w:marBottom w:val="0"/>
              <w:divBdr>
                <w:top w:val="none" w:sz="0" w:space="0" w:color="auto"/>
                <w:left w:val="none" w:sz="0" w:space="0" w:color="auto"/>
                <w:bottom w:val="none" w:sz="0" w:space="0" w:color="auto"/>
                <w:right w:val="none" w:sz="0" w:space="0" w:color="auto"/>
              </w:divBdr>
            </w:div>
            <w:div w:id="226496126">
              <w:marLeft w:val="0"/>
              <w:marRight w:val="0"/>
              <w:marTop w:val="0"/>
              <w:marBottom w:val="0"/>
              <w:divBdr>
                <w:top w:val="none" w:sz="0" w:space="0" w:color="auto"/>
                <w:left w:val="none" w:sz="0" w:space="0" w:color="auto"/>
                <w:bottom w:val="none" w:sz="0" w:space="0" w:color="auto"/>
                <w:right w:val="none" w:sz="0" w:space="0" w:color="auto"/>
              </w:divBdr>
            </w:div>
            <w:div w:id="229774820">
              <w:marLeft w:val="0"/>
              <w:marRight w:val="0"/>
              <w:marTop w:val="0"/>
              <w:marBottom w:val="0"/>
              <w:divBdr>
                <w:top w:val="none" w:sz="0" w:space="0" w:color="auto"/>
                <w:left w:val="none" w:sz="0" w:space="0" w:color="auto"/>
                <w:bottom w:val="none" w:sz="0" w:space="0" w:color="auto"/>
                <w:right w:val="none" w:sz="0" w:space="0" w:color="auto"/>
              </w:divBdr>
            </w:div>
            <w:div w:id="236476480">
              <w:marLeft w:val="0"/>
              <w:marRight w:val="0"/>
              <w:marTop w:val="0"/>
              <w:marBottom w:val="0"/>
              <w:divBdr>
                <w:top w:val="none" w:sz="0" w:space="0" w:color="auto"/>
                <w:left w:val="none" w:sz="0" w:space="0" w:color="auto"/>
                <w:bottom w:val="none" w:sz="0" w:space="0" w:color="auto"/>
                <w:right w:val="none" w:sz="0" w:space="0" w:color="auto"/>
              </w:divBdr>
            </w:div>
            <w:div w:id="245312251">
              <w:marLeft w:val="0"/>
              <w:marRight w:val="0"/>
              <w:marTop w:val="0"/>
              <w:marBottom w:val="0"/>
              <w:divBdr>
                <w:top w:val="none" w:sz="0" w:space="0" w:color="auto"/>
                <w:left w:val="none" w:sz="0" w:space="0" w:color="auto"/>
                <w:bottom w:val="none" w:sz="0" w:space="0" w:color="auto"/>
                <w:right w:val="none" w:sz="0" w:space="0" w:color="auto"/>
              </w:divBdr>
            </w:div>
            <w:div w:id="245498396">
              <w:marLeft w:val="0"/>
              <w:marRight w:val="0"/>
              <w:marTop w:val="0"/>
              <w:marBottom w:val="0"/>
              <w:divBdr>
                <w:top w:val="none" w:sz="0" w:space="0" w:color="auto"/>
                <w:left w:val="none" w:sz="0" w:space="0" w:color="auto"/>
                <w:bottom w:val="none" w:sz="0" w:space="0" w:color="auto"/>
                <w:right w:val="none" w:sz="0" w:space="0" w:color="auto"/>
              </w:divBdr>
            </w:div>
            <w:div w:id="250820585">
              <w:marLeft w:val="0"/>
              <w:marRight w:val="0"/>
              <w:marTop w:val="0"/>
              <w:marBottom w:val="0"/>
              <w:divBdr>
                <w:top w:val="none" w:sz="0" w:space="0" w:color="auto"/>
                <w:left w:val="none" w:sz="0" w:space="0" w:color="auto"/>
                <w:bottom w:val="none" w:sz="0" w:space="0" w:color="auto"/>
                <w:right w:val="none" w:sz="0" w:space="0" w:color="auto"/>
              </w:divBdr>
            </w:div>
            <w:div w:id="283922151">
              <w:marLeft w:val="0"/>
              <w:marRight w:val="0"/>
              <w:marTop w:val="0"/>
              <w:marBottom w:val="0"/>
              <w:divBdr>
                <w:top w:val="none" w:sz="0" w:space="0" w:color="auto"/>
                <w:left w:val="none" w:sz="0" w:space="0" w:color="auto"/>
                <w:bottom w:val="none" w:sz="0" w:space="0" w:color="auto"/>
                <w:right w:val="none" w:sz="0" w:space="0" w:color="auto"/>
              </w:divBdr>
            </w:div>
            <w:div w:id="288319924">
              <w:marLeft w:val="0"/>
              <w:marRight w:val="0"/>
              <w:marTop w:val="0"/>
              <w:marBottom w:val="0"/>
              <w:divBdr>
                <w:top w:val="none" w:sz="0" w:space="0" w:color="auto"/>
                <w:left w:val="none" w:sz="0" w:space="0" w:color="auto"/>
                <w:bottom w:val="none" w:sz="0" w:space="0" w:color="auto"/>
                <w:right w:val="none" w:sz="0" w:space="0" w:color="auto"/>
              </w:divBdr>
            </w:div>
            <w:div w:id="299460836">
              <w:marLeft w:val="0"/>
              <w:marRight w:val="0"/>
              <w:marTop w:val="0"/>
              <w:marBottom w:val="0"/>
              <w:divBdr>
                <w:top w:val="none" w:sz="0" w:space="0" w:color="auto"/>
                <w:left w:val="none" w:sz="0" w:space="0" w:color="auto"/>
                <w:bottom w:val="none" w:sz="0" w:space="0" w:color="auto"/>
                <w:right w:val="none" w:sz="0" w:space="0" w:color="auto"/>
              </w:divBdr>
            </w:div>
            <w:div w:id="306738528">
              <w:marLeft w:val="0"/>
              <w:marRight w:val="0"/>
              <w:marTop w:val="0"/>
              <w:marBottom w:val="0"/>
              <w:divBdr>
                <w:top w:val="none" w:sz="0" w:space="0" w:color="auto"/>
                <w:left w:val="none" w:sz="0" w:space="0" w:color="auto"/>
                <w:bottom w:val="none" w:sz="0" w:space="0" w:color="auto"/>
                <w:right w:val="none" w:sz="0" w:space="0" w:color="auto"/>
              </w:divBdr>
            </w:div>
            <w:div w:id="308367826">
              <w:marLeft w:val="0"/>
              <w:marRight w:val="0"/>
              <w:marTop w:val="0"/>
              <w:marBottom w:val="0"/>
              <w:divBdr>
                <w:top w:val="none" w:sz="0" w:space="0" w:color="auto"/>
                <w:left w:val="none" w:sz="0" w:space="0" w:color="auto"/>
                <w:bottom w:val="none" w:sz="0" w:space="0" w:color="auto"/>
                <w:right w:val="none" w:sz="0" w:space="0" w:color="auto"/>
              </w:divBdr>
            </w:div>
            <w:div w:id="313922959">
              <w:marLeft w:val="0"/>
              <w:marRight w:val="0"/>
              <w:marTop w:val="0"/>
              <w:marBottom w:val="0"/>
              <w:divBdr>
                <w:top w:val="none" w:sz="0" w:space="0" w:color="auto"/>
                <w:left w:val="none" w:sz="0" w:space="0" w:color="auto"/>
                <w:bottom w:val="none" w:sz="0" w:space="0" w:color="auto"/>
                <w:right w:val="none" w:sz="0" w:space="0" w:color="auto"/>
              </w:divBdr>
            </w:div>
            <w:div w:id="347372289">
              <w:marLeft w:val="0"/>
              <w:marRight w:val="0"/>
              <w:marTop w:val="0"/>
              <w:marBottom w:val="0"/>
              <w:divBdr>
                <w:top w:val="none" w:sz="0" w:space="0" w:color="auto"/>
                <w:left w:val="none" w:sz="0" w:space="0" w:color="auto"/>
                <w:bottom w:val="none" w:sz="0" w:space="0" w:color="auto"/>
                <w:right w:val="none" w:sz="0" w:space="0" w:color="auto"/>
              </w:divBdr>
            </w:div>
            <w:div w:id="350566279">
              <w:marLeft w:val="0"/>
              <w:marRight w:val="0"/>
              <w:marTop w:val="0"/>
              <w:marBottom w:val="0"/>
              <w:divBdr>
                <w:top w:val="none" w:sz="0" w:space="0" w:color="auto"/>
                <w:left w:val="none" w:sz="0" w:space="0" w:color="auto"/>
                <w:bottom w:val="none" w:sz="0" w:space="0" w:color="auto"/>
                <w:right w:val="none" w:sz="0" w:space="0" w:color="auto"/>
              </w:divBdr>
            </w:div>
            <w:div w:id="352846663">
              <w:marLeft w:val="0"/>
              <w:marRight w:val="0"/>
              <w:marTop w:val="0"/>
              <w:marBottom w:val="0"/>
              <w:divBdr>
                <w:top w:val="none" w:sz="0" w:space="0" w:color="auto"/>
                <w:left w:val="none" w:sz="0" w:space="0" w:color="auto"/>
                <w:bottom w:val="none" w:sz="0" w:space="0" w:color="auto"/>
                <w:right w:val="none" w:sz="0" w:space="0" w:color="auto"/>
              </w:divBdr>
            </w:div>
            <w:div w:id="380057359">
              <w:marLeft w:val="0"/>
              <w:marRight w:val="0"/>
              <w:marTop w:val="0"/>
              <w:marBottom w:val="0"/>
              <w:divBdr>
                <w:top w:val="none" w:sz="0" w:space="0" w:color="auto"/>
                <w:left w:val="none" w:sz="0" w:space="0" w:color="auto"/>
                <w:bottom w:val="none" w:sz="0" w:space="0" w:color="auto"/>
                <w:right w:val="none" w:sz="0" w:space="0" w:color="auto"/>
              </w:divBdr>
            </w:div>
            <w:div w:id="401098156">
              <w:marLeft w:val="0"/>
              <w:marRight w:val="0"/>
              <w:marTop w:val="0"/>
              <w:marBottom w:val="0"/>
              <w:divBdr>
                <w:top w:val="none" w:sz="0" w:space="0" w:color="auto"/>
                <w:left w:val="none" w:sz="0" w:space="0" w:color="auto"/>
                <w:bottom w:val="none" w:sz="0" w:space="0" w:color="auto"/>
                <w:right w:val="none" w:sz="0" w:space="0" w:color="auto"/>
              </w:divBdr>
            </w:div>
            <w:div w:id="415203129">
              <w:marLeft w:val="0"/>
              <w:marRight w:val="0"/>
              <w:marTop w:val="0"/>
              <w:marBottom w:val="0"/>
              <w:divBdr>
                <w:top w:val="none" w:sz="0" w:space="0" w:color="auto"/>
                <w:left w:val="none" w:sz="0" w:space="0" w:color="auto"/>
                <w:bottom w:val="none" w:sz="0" w:space="0" w:color="auto"/>
                <w:right w:val="none" w:sz="0" w:space="0" w:color="auto"/>
              </w:divBdr>
            </w:div>
            <w:div w:id="421530929">
              <w:marLeft w:val="0"/>
              <w:marRight w:val="0"/>
              <w:marTop w:val="0"/>
              <w:marBottom w:val="0"/>
              <w:divBdr>
                <w:top w:val="none" w:sz="0" w:space="0" w:color="auto"/>
                <w:left w:val="none" w:sz="0" w:space="0" w:color="auto"/>
                <w:bottom w:val="none" w:sz="0" w:space="0" w:color="auto"/>
                <w:right w:val="none" w:sz="0" w:space="0" w:color="auto"/>
              </w:divBdr>
            </w:div>
            <w:div w:id="427432938">
              <w:marLeft w:val="0"/>
              <w:marRight w:val="0"/>
              <w:marTop w:val="0"/>
              <w:marBottom w:val="0"/>
              <w:divBdr>
                <w:top w:val="none" w:sz="0" w:space="0" w:color="auto"/>
                <w:left w:val="none" w:sz="0" w:space="0" w:color="auto"/>
                <w:bottom w:val="none" w:sz="0" w:space="0" w:color="auto"/>
                <w:right w:val="none" w:sz="0" w:space="0" w:color="auto"/>
              </w:divBdr>
            </w:div>
            <w:div w:id="431511688">
              <w:marLeft w:val="0"/>
              <w:marRight w:val="0"/>
              <w:marTop w:val="0"/>
              <w:marBottom w:val="0"/>
              <w:divBdr>
                <w:top w:val="none" w:sz="0" w:space="0" w:color="auto"/>
                <w:left w:val="none" w:sz="0" w:space="0" w:color="auto"/>
                <w:bottom w:val="none" w:sz="0" w:space="0" w:color="auto"/>
                <w:right w:val="none" w:sz="0" w:space="0" w:color="auto"/>
              </w:divBdr>
            </w:div>
            <w:div w:id="441068806">
              <w:marLeft w:val="0"/>
              <w:marRight w:val="0"/>
              <w:marTop w:val="0"/>
              <w:marBottom w:val="0"/>
              <w:divBdr>
                <w:top w:val="none" w:sz="0" w:space="0" w:color="auto"/>
                <w:left w:val="none" w:sz="0" w:space="0" w:color="auto"/>
                <w:bottom w:val="none" w:sz="0" w:space="0" w:color="auto"/>
                <w:right w:val="none" w:sz="0" w:space="0" w:color="auto"/>
              </w:divBdr>
            </w:div>
            <w:div w:id="448162450">
              <w:marLeft w:val="0"/>
              <w:marRight w:val="0"/>
              <w:marTop w:val="0"/>
              <w:marBottom w:val="0"/>
              <w:divBdr>
                <w:top w:val="none" w:sz="0" w:space="0" w:color="auto"/>
                <w:left w:val="none" w:sz="0" w:space="0" w:color="auto"/>
                <w:bottom w:val="none" w:sz="0" w:space="0" w:color="auto"/>
                <w:right w:val="none" w:sz="0" w:space="0" w:color="auto"/>
              </w:divBdr>
            </w:div>
            <w:div w:id="469252705">
              <w:marLeft w:val="0"/>
              <w:marRight w:val="0"/>
              <w:marTop w:val="0"/>
              <w:marBottom w:val="0"/>
              <w:divBdr>
                <w:top w:val="none" w:sz="0" w:space="0" w:color="auto"/>
                <w:left w:val="none" w:sz="0" w:space="0" w:color="auto"/>
                <w:bottom w:val="none" w:sz="0" w:space="0" w:color="auto"/>
                <w:right w:val="none" w:sz="0" w:space="0" w:color="auto"/>
              </w:divBdr>
            </w:div>
            <w:div w:id="481428626">
              <w:marLeft w:val="0"/>
              <w:marRight w:val="0"/>
              <w:marTop w:val="0"/>
              <w:marBottom w:val="0"/>
              <w:divBdr>
                <w:top w:val="none" w:sz="0" w:space="0" w:color="auto"/>
                <w:left w:val="none" w:sz="0" w:space="0" w:color="auto"/>
                <w:bottom w:val="none" w:sz="0" w:space="0" w:color="auto"/>
                <w:right w:val="none" w:sz="0" w:space="0" w:color="auto"/>
              </w:divBdr>
            </w:div>
            <w:div w:id="484129839">
              <w:marLeft w:val="0"/>
              <w:marRight w:val="0"/>
              <w:marTop w:val="0"/>
              <w:marBottom w:val="0"/>
              <w:divBdr>
                <w:top w:val="none" w:sz="0" w:space="0" w:color="auto"/>
                <w:left w:val="none" w:sz="0" w:space="0" w:color="auto"/>
                <w:bottom w:val="none" w:sz="0" w:space="0" w:color="auto"/>
                <w:right w:val="none" w:sz="0" w:space="0" w:color="auto"/>
              </w:divBdr>
            </w:div>
            <w:div w:id="492182733">
              <w:marLeft w:val="0"/>
              <w:marRight w:val="0"/>
              <w:marTop w:val="0"/>
              <w:marBottom w:val="0"/>
              <w:divBdr>
                <w:top w:val="none" w:sz="0" w:space="0" w:color="auto"/>
                <w:left w:val="none" w:sz="0" w:space="0" w:color="auto"/>
                <w:bottom w:val="none" w:sz="0" w:space="0" w:color="auto"/>
                <w:right w:val="none" w:sz="0" w:space="0" w:color="auto"/>
              </w:divBdr>
            </w:div>
            <w:div w:id="495461355">
              <w:marLeft w:val="0"/>
              <w:marRight w:val="0"/>
              <w:marTop w:val="0"/>
              <w:marBottom w:val="0"/>
              <w:divBdr>
                <w:top w:val="none" w:sz="0" w:space="0" w:color="auto"/>
                <w:left w:val="none" w:sz="0" w:space="0" w:color="auto"/>
                <w:bottom w:val="none" w:sz="0" w:space="0" w:color="auto"/>
                <w:right w:val="none" w:sz="0" w:space="0" w:color="auto"/>
              </w:divBdr>
            </w:div>
            <w:div w:id="497118070">
              <w:marLeft w:val="0"/>
              <w:marRight w:val="0"/>
              <w:marTop w:val="0"/>
              <w:marBottom w:val="0"/>
              <w:divBdr>
                <w:top w:val="none" w:sz="0" w:space="0" w:color="auto"/>
                <w:left w:val="none" w:sz="0" w:space="0" w:color="auto"/>
                <w:bottom w:val="none" w:sz="0" w:space="0" w:color="auto"/>
                <w:right w:val="none" w:sz="0" w:space="0" w:color="auto"/>
              </w:divBdr>
            </w:div>
            <w:div w:id="521668420">
              <w:marLeft w:val="0"/>
              <w:marRight w:val="0"/>
              <w:marTop w:val="0"/>
              <w:marBottom w:val="0"/>
              <w:divBdr>
                <w:top w:val="none" w:sz="0" w:space="0" w:color="auto"/>
                <w:left w:val="none" w:sz="0" w:space="0" w:color="auto"/>
                <w:bottom w:val="none" w:sz="0" w:space="0" w:color="auto"/>
                <w:right w:val="none" w:sz="0" w:space="0" w:color="auto"/>
              </w:divBdr>
            </w:div>
            <w:div w:id="523328075">
              <w:marLeft w:val="0"/>
              <w:marRight w:val="0"/>
              <w:marTop w:val="0"/>
              <w:marBottom w:val="0"/>
              <w:divBdr>
                <w:top w:val="none" w:sz="0" w:space="0" w:color="auto"/>
                <w:left w:val="none" w:sz="0" w:space="0" w:color="auto"/>
                <w:bottom w:val="none" w:sz="0" w:space="0" w:color="auto"/>
                <w:right w:val="none" w:sz="0" w:space="0" w:color="auto"/>
              </w:divBdr>
            </w:div>
            <w:div w:id="530150486">
              <w:marLeft w:val="0"/>
              <w:marRight w:val="0"/>
              <w:marTop w:val="0"/>
              <w:marBottom w:val="0"/>
              <w:divBdr>
                <w:top w:val="none" w:sz="0" w:space="0" w:color="auto"/>
                <w:left w:val="none" w:sz="0" w:space="0" w:color="auto"/>
                <w:bottom w:val="none" w:sz="0" w:space="0" w:color="auto"/>
                <w:right w:val="none" w:sz="0" w:space="0" w:color="auto"/>
              </w:divBdr>
            </w:div>
            <w:div w:id="536772319">
              <w:marLeft w:val="0"/>
              <w:marRight w:val="0"/>
              <w:marTop w:val="0"/>
              <w:marBottom w:val="0"/>
              <w:divBdr>
                <w:top w:val="none" w:sz="0" w:space="0" w:color="auto"/>
                <w:left w:val="none" w:sz="0" w:space="0" w:color="auto"/>
                <w:bottom w:val="none" w:sz="0" w:space="0" w:color="auto"/>
                <w:right w:val="none" w:sz="0" w:space="0" w:color="auto"/>
              </w:divBdr>
            </w:div>
            <w:div w:id="537670451">
              <w:marLeft w:val="0"/>
              <w:marRight w:val="0"/>
              <w:marTop w:val="0"/>
              <w:marBottom w:val="0"/>
              <w:divBdr>
                <w:top w:val="none" w:sz="0" w:space="0" w:color="auto"/>
                <w:left w:val="none" w:sz="0" w:space="0" w:color="auto"/>
                <w:bottom w:val="none" w:sz="0" w:space="0" w:color="auto"/>
                <w:right w:val="none" w:sz="0" w:space="0" w:color="auto"/>
              </w:divBdr>
            </w:div>
            <w:div w:id="552469758">
              <w:marLeft w:val="0"/>
              <w:marRight w:val="0"/>
              <w:marTop w:val="0"/>
              <w:marBottom w:val="0"/>
              <w:divBdr>
                <w:top w:val="none" w:sz="0" w:space="0" w:color="auto"/>
                <w:left w:val="none" w:sz="0" w:space="0" w:color="auto"/>
                <w:bottom w:val="none" w:sz="0" w:space="0" w:color="auto"/>
                <w:right w:val="none" w:sz="0" w:space="0" w:color="auto"/>
              </w:divBdr>
            </w:div>
            <w:div w:id="554200469">
              <w:marLeft w:val="0"/>
              <w:marRight w:val="0"/>
              <w:marTop w:val="0"/>
              <w:marBottom w:val="0"/>
              <w:divBdr>
                <w:top w:val="none" w:sz="0" w:space="0" w:color="auto"/>
                <w:left w:val="none" w:sz="0" w:space="0" w:color="auto"/>
                <w:bottom w:val="none" w:sz="0" w:space="0" w:color="auto"/>
                <w:right w:val="none" w:sz="0" w:space="0" w:color="auto"/>
              </w:divBdr>
            </w:div>
            <w:div w:id="562066465">
              <w:marLeft w:val="0"/>
              <w:marRight w:val="0"/>
              <w:marTop w:val="0"/>
              <w:marBottom w:val="0"/>
              <w:divBdr>
                <w:top w:val="none" w:sz="0" w:space="0" w:color="auto"/>
                <w:left w:val="none" w:sz="0" w:space="0" w:color="auto"/>
                <w:bottom w:val="none" w:sz="0" w:space="0" w:color="auto"/>
                <w:right w:val="none" w:sz="0" w:space="0" w:color="auto"/>
              </w:divBdr>
            </w:div>
            <w:div w:id="576355366">
              <w:marLeft w:val="0"/>
              <w:marRight w:val="0"/>
              <w:marTop w:val="0"/>
              <w:marBottom w:val="0"/>
              <w:divBdr>
                <w:top w:val="none" w:sz="0" w:space="0" w:color="auto"/>
                <w:left w:val="none" w:sz="0" w:space="0" w:color="auto"/>
                <w:bottom w:val="none" w:sz="0" w:space="0" w:color="auto"/>
                <w:right w:val="none" w:sz="0" w:space="0" w:color="auto"/>
              </w:divBdr>
            </w:div>
            <w:div w:id="578558900">
              <w:marLeft w:val="0"/>
              <w:marRight w:val="0"/>
              <w:marTop w:val="0"/>
              <w:marBottom w:val="0"/>
              <w:divBdr>
                <w:top w:val="none" w:sz="0" w:space="0" w:color="auto"/>
                <w:left w:val="none" w:sz="0" w:space="0" w:color="auto"/>
                <w:bottom w:val="none" w:sz="0" w:space="0" w:color="auto"/>
                <w:right w:val="none" w:sz="0" w:space="0" w:color="auto"/>
              </w:divBdr>
            </w:div>
            <w:div w:id="582687712">
              <w:marLeft w:val="0"/>
              <w:marRight w:val="0"/>
              <w:marTop w:val="0"/>
              <w:marBottom w:val="0"/>
              <w:divBdr>
                <w:top w:val="none" w:sz="0" w:space="0" w:color="auto"/>
                <w:left w:val="none" w:sz="0" w:space="0" w:color="auto"/>
                <w:bottom w:val="none" w:sz="0" w:space="0" w:color="auto"/>
                <w:right w:val="none" w:sz="0" w:space="0" w:color="auto"/>
              </w:divBdr>
            </w:div>
            <w:div w:id="585456878">
              <w:marLeft w:val="0"/>
              <w:marRight w:val="0"/>
              <w:marTop w:val="0"/>
              <w:marBottom w:val="0"/>
              <w:divBdr>
                <w:top w:val="none" w:sz="0" w:space="0" w:color="auto"/>
                <w:left w:val="none" w:sz="0" w:space="0" w:color="auto"/>
                <w:bottom w:val="none" w:sz="0" w:space="0" w:color="auto"/>
                <w:right w:val="none" w:sz="0" w:space="0" w:color="auto"/>
              </w:divBdr>
            </w:div>
            <w:div w:id="591550124">
              <w:marLeft w:val="0"/>
              <w:marRight w:val="0"/>
              <w:marTop w:val="0"/>
              <w:marBottom w:val="0"/>
              <w:divBdr>
                <w:top w:val="none" w:sz="0" w:space="0" w:color="auto"/>
                <w:left w:val="none" w:sz="0" w:space="0" w:color="auto"/>
                <w:bottom w:val="none" w:sz="0" w:space="0" w:color="auto"/>
                <w:right w:val="none" w:sz="0" w:space="0" w:color="auto"/>
              </w:divBdr>
            </w:div>
            <w:div w:id="607389716">
              <w:marLeft w:val="0"/>
              <w:marRight w:val="0"/>
              <w:marTop w:val="0"/>
              <w:marBottom w:val="0"/>
              <w:divBdr>
                <w:top w:val="none" w:sz="0" w:space="0" w:color="auto"/>
                <w:left w:val="none" w:sz="0" w:space="0" w:color="auto"/>
                <w:bottom w:val="none" w:sz="0" w:space="0" w:color="auto"/>
                <w:right w:val="none" w:sz="0" w:space="0" w:color="auto"/>
              </w:divBdr>
            </w:div>
            <w:div w:id="637999303">
              <w:marLeft w:val="0"/>
              <w:marRight w:val="0"/>
              <w:marTop w:val="0"/>
              <w:marBottom w:val="0"/>
              <w:divBdr>
                <w:top w:val="none" w:sz="0" w:space="0" w:color="auto"/>
                <w:left w:val="none" w:sz="0" w:space="0" w:color="auto"/>
                <w:bottom w:val="none" w:sz="0" w:space="0" w:color="auto"/>
                <w:right w:val="none" w:sz="0" w:space="0" w:color="auto"/>
              </w:divBdr>
            </w:div>
            <w:div w:id="639657572">
              <w:marLeft w:val="0"/>
              <w:marRight w:val="0"/>
              <w:marTop w:val="0"/>
              <w:marBottom w:val="0"/>
              <w:divBdr>
                <w:top w:val="none" w:sz="0" w:space="0" w:color="auto"/>
                <w:left w:val="none" w:sz="0" w:space="0" w:color="auto"/>
                <w:bottom w:val="none" w:sz="0" w:space="0" w:color="auto"/>
                <w:right w:val="none" w:sz="0" w:space="0" w:color="auto"/>
              </w:divBdr>
            </w:div>
            <w:div w:id="653988533">
              <w:marLeft w:val="0"/>
              <w:marRight w:val="0"/>
              <w:marTop w:val="0"/>
              <w:marBottom w:val="0"/>
              <w:divBdr>
                <w:top w:val="none" w:sz="0" w:space="0" w:color="auto"/>
                <w:left w:val="none" w:sz="0" w:space="0" w:color="auto"/>
                <w:bottom w:val="none" w:sz="0" w:space="0" w:color="auto"/>
                <w:right w:val="none" w:sz="0" w:space="0" w:color="auto"/>
              </w:divBdr>
            </w:div>
            <w:div w:id="655457873">
              <w:marLeft w:val="0"/>
              <w:marRight w:val="0"/>
              <w:marTop w:val="0"/>
              <w:marBottom w:val="0"/>
              <w:divBdr>
                <w:top w:val="none" w:sz="0" w:space="0" w:color="auto"/>
                <w:left w:val="none" w:sz="0" w:space="0" w:color="auto"/>
                <w:bottom w:val="none" w:sz="0" w:space="0" w:color="auto"/>
                <w:right w:val="none" w:sz="0" w:space="0" w:color="auto"/>
              </w:divBdr>
            </w:div>
            <w:div w:id="668678128">
              <w:marLeft w:val="0"/>
              <w:marRight w:val="0"/>
              <w:marTop w:val="0"/>
              <w:marBottom w:val="0"/>
              <w:divBdr>
                <w:top w:val="none" w:sz="0" w:space="0" w:color="auto"/>
                <w:left w:val="none" w:sz="0" w:space="0" w:color="auto"/>
                <w:bottom w:val="none" w:sz="0" w:space="0" w:color="auto"/>
                <w:right w:val="none" w:sz="0" w:space="0" w:color="auto"/>
              </w:divBdr>
            </w:div>
            <w:div w:id="671251512">
              <w:marLeft w:val="0"/>
              <w:marRight w:val="0"/>
              <w:marTop w:val="0"/>
              <w:marBottom w:val="0"/>
              <w:divBdr>
                <w:top w:val="none" w:sz="0" w:space="0" w:color="auto"/>
                <w:left w:val="none" w:sz="0" w:space="0" w:color="auto"/>
                <w:bottom w:val="none" w:sz="0" w:space="0" w:color="auto"/>
                <w:right w:val="none" w:sz="0" w:space="0" w:color="auto"/>
              </w:divBdr>
            </w:div>
            <w:div w:id="695352390">
              <w:marLeft w:val="0"/>
              <w:marRight w:val="0"/>
              <w:marTop w:val="0"/>
              <w:marBottom w:val="0"/>
              <w:divBdr>
                <w:top w:val="none" w:sz="0" w:space="0" w:color="auto"/>
                <w:left w:val="none" w:sz="0" w:space="0" w:color="auto"/>
                <w:bottom w:val="none" w:sz="0" w:space="0" w:color="auto"/>
                <w:right w:val="none" w:sz="0" w:space="0" w:color="auto"/>
              </w:divBdr>
            </w:div>
            <w:div w:id="697656090">
              <w:marLeft w:val="0"/>
              <w:marRight w:val="0"/>
              <w:marTop w:val="0"/>
              <w:marBottom w:val="0"/>
              <w:divBdr>
                <w:top w:val="none" w:sz="0" w:space="0" w:color="auto"/>
                <w:left w:val="none" w:sz="0" w:space="0" w:color="auto"/>
                <w:bottom w:val="none" w:sz="0" w:space="0" w:color="auto"/>
                <w:right w:val="none" w:sz="0" w:space="0" w:color="auto"/>
              </w:divBdr>
            </w:div>
            <w:div w:id="698360538">
              <w:marLeft w:val="0"/>
              <w:marRight w:val="0"/>
              <w:marTop w:val="0"/>
              <w:marBottom w:val="0"/>
              <w:divBdr>
                <w:top w:val="none" w:sz="0" w:space="0" w:color="auto"/>
                <w:left w:val="none" w:sz="0" w:space="0" w:color="auto"/>
                <w:bottom w:val="none" w:sz="0" w:space="0" w:color="auto"/>
                <w:right w:val="none" w:sz="0" w:space="0" w:color="auto"/>
              </w:divBdr>
            </w:div>
            <w:div w:id="707608275">
              <w:marLeft w:val="0"/>
              <w:marRight w:val="0"/>
              <w:marTop w:val="0"/>
              <w:marBottom w:val="0"/>
              <w:divBdr>
                <w:top w:val="none" w:sz="0" w:space="0" w:color="auto"/>
                <w:left w:val="none" w:sz="0" w:space="0" w:color="auto"/>
                <w:bottom w:val="none" w:sz="0" w:space="0" w:color="auto"/>
                <w:right w:val="none" w:sz="0" w:space="0" w:color="auto"/>
              </w:divBdr>
            </w:div>
            <w:div w:id="712462984">
              <w:marLeft w:val="0"/>
              <w:marRight w:val="0"/>
              <w:marTop w:val="0"/>
              <w:marBottom w:val="0"/>
              <w:divBdr>
                <w:top w:val="none" w:sz="0" w:space="0" w:color="auto"/>
                <w:left w:val="none" w:sz="0" w:space="0" w:color="auto"/>
                <w:bottom w:val="none" w:sz="0" w:space="0" w:color="auto"/>
                <w:right w:val="none" w:sz="0" w:space="0" w:color="auto"/>
              </w:divBdr>
            </w:div>
            <w:div w:id="727461229">
              <w:marLeft w:val="0"/>
              <w:marRight w:val="0"/>
              <w:marTop w:val="0"/>
              <w:marBottom w:val="0"/>
              <w:divBdr>
                <w:top w:val="none" w:sz="0" w:space="0" w:color="auto"/>
                <w:left w:val="none" w:sz="0" w:space="0" w:color="auto"/>
                <w:bottom w:val="none" w:sz="0" w:space="0" w:color="auto"/>
                <w:right w:val="none" w:sz="0" w:space="0" w:color="auto"/>
              </w:divBdr>
            </w:div>
            <w:div w:id="730159170">
              <w:marLeft w:val="0"/>
              <w:marRight w:val="0"/>
              <w:marTop w:val="0"/>
              <w:marBottom w:val="0"/>
              <w:divBdr>
                <w:top w:val="none" w:sz="0" w:space="0" w:color="auto"/>
                <w:left w:val="none" w:sz="0" w:space="0" w:color="auto"/>
                <w:bottom w:val="none" w:sz="0" w:space="0" w:color="auto"/>
                <w:right w:val="none" w:sz="0" w:space="0" w:color="auto"/>
              </w:divBdr>
            </w:div>
            <w:div w:id="742217722">
              <w:marLeft w:val="0"/>
              <w:marRight w:val="0"/>
              <w:marTop w:val="0"/>
              <w:marBottom w:val="0"/>
              <w:divBdr>
                <w:top w:val="none" w:sz="0" w:space="0" w:color="auto"/>
                <w:left w:val="none" w:sz="0" w:space="0" w:color="auto"/>
                <w:bottom w:val="none" w:sz="0" w:space="0" w:color="auto"/>
                <w:right w:val="none" w:sz="0" w:space="0" w:color="auto"/>
              </w:divBdr>
            </w:div>
            <w:div w:id="757294242">
              <w:marLeft w:val="0"/>
              <w:marRight w:val="0"/>
              <w:marTop w:val="0"/>
              <w:marBottom w:val="0"/>
              <w:divBdr>
                <w:top w:val="none" w:sz="0" w:space="0" w:color="auto"/>
                <w:left w:val="none" w:sz="0" w:space="0" w:color="auto"/>
                <w:bottom w:val="none" w:sz="0" w:space="0" w:color="auto"/>
                <w:right w:val="none" w:sz="0" w:space="0" w:color="auto"/>
              </w:divBdr>
            </w:div>
            <w:div w:id="759721648">
              <w:marLeft w:val="0"/>
              <w:marRight w:val="0"/>
              <w:marTop w:val="0"/>
              <w:marBottom w:val="0"/>
              <w:divBdr>
                <w:top w:val="none" w:sz="0" w:space="0" w:color="auto"/>
                <w:left w:val="none" w:sz="0" w:space="0" w:color="auto"/>
                <w:bottom w:val="none" w:sz="0" w:space="0" w:color="auto"/>
                <w:right w:val="none" w:sz="0" w:space="0" w:color="auto"/>
              </w:divBdr>
            </w:div>
            <w:div w:id="784621387">
              <w:marLeft w:val="0"/>
              <w:marRight w:val="0"/>
              <w:marTop w:val="0"/>
              <w:marBottom w:val="0"/>
              <w:divBdr>
                <w:top w:val="none" w:sz="0" w:space="0" w:color="auto"/>
                <w:left w:val="none" w:sz="0" w:space="0" w:color="auto"/>
                <w:bottom w:val="none" w:sz="0" w:space="0" w:color="auto"/>
                <w:right w:val="none" w:sz="0" w:space="0" w:color="auto"/>
              </w:divBdr>
            </w:div>
            <w:div w:id="820654177">
              <w:marLeft w:val="0"/>
              <w:marRight w:val="0"/>
              <w:marTop w:val="0"/>
              <w:marBottom w:val="0"/>
              <w:divBdr>
                <w:top w:val="none" w:sz="0" w:space="0" w:color="auto"/>
                <w:left w:val="none" w:sz="0" w:space="0" w:color="auto"/>
                <w:bottom w:val="none" w:sz="0" w:space="0" w:color="auto"/>
                <w:right w:val="none" w:sz="0" w:space="0" w:color="auto"/>
              </w:divBdr>
            </w:div>
            <w:div w:id="826820082">
              <w:marLeft w:val="0"/>
              <w:marRight w:val="0"/>
              <w:marTop w:val="0"/>
              <w:marBottom w:val="0"/>
              <w:divBdr>
                <w:top w:val="none" w:sz="0" w:space="0" w:color="auto"/>
                <w:left w:val="none" w:sz="0" w:space="0" w:color="auto"/>
                <w:bottom w:val="none" w:sz="0" w:space="0" w:color="auto"/>
                <w:right w:val="none" w:sz="0" w:space="0" w:color="auto"/>
              </w:divBdr>
            </w:div>
            <w:div w:id="855847639">
              <w:marLeft w:val="0"/>
              <w:marRight w:val="0"/>
              <w:marTop w:val="0"/>
              <w:marBottom w:val="0"/>
              <w:divBdr>
                <w:top w:val="none" w:sz="0" w:space="0" w:color="auto"/>
                <w:left w:val="none" w:sz="0" w:space="0" w:color="auto"/>
                <w:bottom w:val="none" w:sz="0" w:space="0" w:color="auto"/>
                <w:right w:val="none" w:sz="0" w:space="0" w:color="auto"/>
              </w:divBdr>
            </w:div>
            <w:div w:id="860775384">
              <w:marLeft w:val="0"/>
              <w:marRight w:val="0"/>
              <w:marTop w:val="0"/>
              <w:marBottom w:val="0"/>
              <w:divBdr>
                <w:top w:val="none" w:sz="0" w:space="0" w:color="auto"/>
                <w:left w:val="none" w:sz="0" w:space="0" w:color="auto"/>
                <w:bottom w:val="none" w:sz="0" w:space="0" w:color="auto"/>
                <w:right w:val="none" w:sz="0" w:space="0" w:color="auto"/>
              </w:divBdr>
            </w:div>
            <w:div w:id="894004280">
              <w:marLeft w:val="0"/>
              <w:marRight w:val="0"/>
              <w:marTop w:val="0"/>
              <w:marBottom w:val="0"/>
              <w:divBdr>
                <w:top w:val="none" w:sz="0" w:space="0" w:color="auto"/>
                <w:left w:val="none" w:sz="0" w:space="0" w:color="auto"/>
                <w:bottom w:val="none" w:sz="0" w:space="0" w:color="auto"/>
                <w:right w:val="none" w:sz="0" w:space="0" w:color="auto"/>
              </w:divBdr>
            </w:div>
            <w:div w:id="895550542">
              <w:marLeft w:val="0"/>
              <w:marRight w:val="0"/>
              <w:marTop w:val="0"/>
              <w:marBottom w:val="0"/>
              <w:divBdr>
                <w:top w:val="none" w:sz="0" w:space="0" w:color="auto"/>
                <w:left w:val="none" w:sz="0" w:space="0" w:color="auto"/>
                <w:bottom w:val="none" w:sz="0" w:space="0" w:color="auto"/>
                <w:right w:val="none" w:sz="0" w:space="0" w:color="auto"/>
              </w:divBdr>
            </w:div>
            <w:div w:id="901790369">
              <w:marLeft w:val="0"/>
              <w:marRight w:val="0"/>
              <w:marTop w:val="0"/>
              <w:marBottom w:val="0"/>
              <w:divBdr>
                <w:top w:val="none" w:sz="0" w:space="0" w:color="auto"/>
                <w:left w:val="none" w:sz="0" w:space="0" w:color="auto"/>
                <w:bottom w:val="none" w:sz="0" w:space="0" w:color="auto"/>
                <w:right w:val="none" w:sz="0" w:space="0" w:color="auto"/>
              </w:divBdr>
            </w:div>
            <w:div w:id="906305883">
              <w:marLeft w:val="0"/>
              <w:marRight w:val="0"/>
              <w:marTop w:val="0"/>
              <w:marBottom w:val="0"/>
              <w:divBdr>
                <w:top w:val="none" w:sz="0" w:space="0" w:color="auto"/>
                <w:left w:val="none" w:sz="0" w:space="0" w:color="auto"/>
                <w:bottom w:val="none" w:sz="0" w:space="0" w:color="auto"/>
                <w:right w:val="none" w:sz="0" w:space="0" w:color="auto"/>
              </w:divBdr>
            </w:div>
            <w:div w:id="916403672">
              <w:marLeft w:val="0"/>
              <w:marRight w:val="0"/>
              <w:marTop w:val="0"/>
              <w:marBottom w:val="0"/>
              <w:divBdr>
                <w:top w:val="none" w:sz="0" w:space="0" w:color="auto"/>
                <w:left w:val="none" w:sz="0" w:space="0" w:color="auto"/>
                <w:bottom w:val="none" w:sz="0" w:space="0" w:color="auto"/>
                <w:right w:val="none" w:sz="0" w:space="0" w:color="auto"/>
              </w:divBdr>
            </w:div>
            <w:div w:id="923222522">
              <w:marLeft w:val="0"/>
              <w:marRight w:val="0"/>
              <w:marTop w:val="0"/>
              <w:marBottom w:val="0"/>
              <w:divBdr>
                <w:top w:val="none" w:sz="0" w:space="0" w:color="auto"/>
                <w:left w:val="none" w:sz="0" w:space="0" w:color="auto"/>
                <w:bottom w:val="none" w:sz="0" w:space="0" w:color="auto"/>
                <w:right w:val="none" w:sz="0" w:space="0" w:color="auto"/>
              </w:divBdr>
            </w:div>
            <w:div w:id="923759142">
              <w:marLeft w:val="0"/>
              <w:marRight w:val="0"/>
              <w:marTop w:val="0"/>
              <w:marBottom w:val="0"/>
              <w:divBdr>
                <w:top w:val="none" w:sz="0" w:space="0" w:color="auto"/>
                <w:left w:val="none" w:sz="0" w:space="0" w:color="auto"/>
                <w:bottom w:val="none" w:sz="0" w:space="0" w:color="auto"/>
                <w:right w:val="none" w:sz="0" w:space="0" w:color="auto"/>
              </w:divBdr>
            </w:div>
            <w:div w:id="929971171">
              <w:marLeft w:val="0"/>
              <w:marRight w:val="0"/>
              <w:marTop w:val="0"/>
              <w:marBottom w:val="0"/>
              <w:divBdr>
                <w:top w:val="none" w:sz="0" w:space="0" w:color="auto"/>
                <w:left w:val="none" w:sz="0" w:space="0" w:color="auto"/>
                <w:bottom w:val="none" w:sz="0" w:space="0" w:color="auto"/>
                <w:right w:val="none" w:sz="0" w:space="0" w:color="auto"/>
              </w:divBdr>
            </w:div>
            <w:div w:id="938368323">
              <w:marLeft w:val="0"/>
              <w:marRight w:val="0"/>
              <w:marTop w:val="0"/>
              <w:marBottom w:val="0"/>
              <w:divBdr>
                <w:top w:val="none" w:sz="0" w:space="0" w:color="auto"/>
                <w:left w:val="none" w:sz="0" w:space="0" w:color="auto"/>
                <w:bottom w:val="none" w:sz="0" w:space="0" w:color="auto"/>
                <w:right w:val="none" w:sz="0" w:space="0" w:color="auto"/>
              </w:divBdr>
            </w:div>
            <w:div w:id="956716598">
              <w:marLeft w:val="0"/>
              <w:marRight w:val="0"/>
              <w:marTop w:val="0"/>
              <w:marBottom w:val="0"/>
              <w:divBdr>
                <w:top w:val="none" w:sz="0" w:space="0" w:color="auto"/>
                <w:left w:val="none" w:sz="0" w:space="0" w:color="auto"/>
                <w:bottom w:val="none" w:sz="0" w:space="0" w:color="auto"/>
                <w:right w:val="none" w:sz="0" w:space="0" w:color="auto"/>
              </w:divBdr>
            </w:div>
            <w:div w:id="970936526">
              <w:marLeft w:val="0"/>
              <w:marRight w:val="0"/>
              <w:marTop w:val="0"/>
              <w:marBottom w:val="0"/>
              <w:divBdr>
                <w:top w:val="none" w:sz="0" w:space="0" w:color="auto"/>
                <w:left w:val="none" w:sz="0" w:space="0" w:color="auto"/>
                <w:bottom w:val="none" w:sz="0" w:space="0" w:color="auto"/>
                <w:right w:val="none" w:sz="0" w:space="0" w:color="auto"/>
              </w:divBdr>
            </w:div>
            <w:div w:id="975793554">
              <w:marLeft w:val="0"/>
              <w:marRight w:val="0"/>
              <w:marTop w:val="0"/>
              <w:marBottom w:val="0"/>
              <w:divBdr>
                <w:top w:val="none" w:sz="0" w:space="0" w:color="auto"/>
                <w:left w:val="none" w:sz="0" w:space="0" w:color="auto"/>
                <w:bottom w:val="none" w:sz="0" w:space="0" w:color="auto"/>
                <w:right w:val="none" w:sz="0" w:space="0" w:color="auto"/>
              </w:divBdr>
            </w:div>
            <w:div w:id="979656563">
              <w:marLeft w:val="0"/>
              <w:marRight w:val="0"/>
              <w:marTop w:val="0"/>
              <w:marBottom w:val="0"/>
              <w:divBdr>
                <w:top w:val="none" w:sz="0" w:space="0" w:color="auto"/>
                <w:left w:val="none" w:sz="0" w:space="0" w:color="auto"/>
                <w:bottom w:val="none" w:sz="0" w:space="0" w:color="auto"/>
                <w:right w:val="none" w:sz="0" w:space="0" w:color="auto"/>
              </w:divBdr>
            </w:div>
            <w:div w:id="982927649">
              <w:marLeft w:val="0"/>
              <w:marRight w:val="0"/>
              <w:marTop w:val="0"/>
              <w:marBottom w:val="0"/>
              <w:divBdr>
                <w:top w:val="none" w:sz="0" w:space="0" w:color="auto"/>
                <w:left w:val="none" w:sz="0" w:space="0" w:color="auto"/>
                <w:bottom w:val="none" w:sz="0" w:space="0" w:color="auto"/>
                <w:right w:val="none" w:sz="0" w:space="0" w:color="auto"/>
              </w:divBdr>
            </w:div>
            <w:div w:id="995646046">
              <w:marLeft w:val="0"/>
              <w:marRight w:val="0"/>
              <w:marTop w:val="0"/>
              <w:marBottom w:val="0"/>
              <w:divBdr>
                <w:top w:val="none" w:sz="0" w:space="0" w:color="auto"/>
                <w:left w:val="none" w:sz="0" w:space="0" w:color="auto"/>
                <w:bottom w:val="none" w:sz="0" w:space="0" w:color="auto"/>
                <w:right w:val="none" w:sz="0" w:space="0" w:color="auto"/>
              </w:divBdr>
            </w:div>
            <w:div w:id="1006983934">
              <w:marLeft w:val="0"/>
              <w:marRight w:val="0"/>
              <w:marTop w:val="0"/>
              <w:marBottom w:val="0"/>
              <w:divBdr>
                <w:top w:val="none" w:sz="0" w:space="0" w:color="auto"/>
                <w:left w:val="none" w:sz="0" w:space="0" w:color="auto"/>
                <w:bottom w:val="none" w:sz="0" w:space="0" w:color="auto"/>
                <w:right w:val="none" w:sz="0" w:space="0" w:color="auto"/>
              </w:divBdr>
            </w:div>
            <w:div w:id="1033847418">
              <w:marLeft w:val="0"/>
              <w:marRight w:val="0"/>
              <w:marTop w:val="0"/>
              <w:marBottom w:val="0"/>
              <w:divBdr>
                <w:top w:val="none" w:sz="0" w:space="0" w:color="auto"/>
                <w:left w:val="none" w:sz="0" w:space="0" w:color="auto"/>
                <w:bottom w:val="none" w:sz="0" w:space="0" w:color="auto"/>
                <w:right w:val="none" w:sz="0" w:space="0" w:color="auto"/>
              </w:divBdr>
            </w:div>
            <w:div w:id="1042176066">
              <w:marLeft w:val="0"/>
              <w:marRight w:val="0"/>
              <w:marTop w:val="0"/>
              <w:marBottom w:val="0"/>
              <w:divBdr>
                <w:top w:val="none" w:sz="0" w:space="0" w:color="auto"/>
                <w:left w:val="none" w:sz="0" w:space="0" w:color="auto"/>
                <w:bottom w:val="none" w:sz="0" w:space="0" w:color="auto"/>
                <w:right w:val="none" w:sz="0" w:space="0" w:color="auto"/>
              </w:divBdr>
            </w:div>
            <w:div w:id="1051880615">
              <w:marLeft w:val="0"/>
              <w:marRight w:val="0"/>
              <w:marTop w:val="0"/>
              <w:marBottom w:val="0"/>
              <w:divBdr>
                <w:top w:val="none" w:sz="0" w:space="0" w:color="auto"/>
                <w:left w:val="none" w:sz="0" w:space="0" w:color="auto"/>
                <w:bottom w:val="none" w:sz="0" w:space="0" w:color="auto"/>
                <w:right w:val="none" w:sz="0" w:space="0" w:color="auto"/>
              </w:divBdr>
            </w:div>
            <w:div w:id="1052000445">
              <w:marLeft w:val="0"/>
              <w:marRight w:val="0"/>
              <w:marTop w:val="0"/>
              <w:marBottom w:val="0"/>
              <w:divBdr>
                <w:top w:val="none" w:sz="0" w:space="0" w:color="auto"/>
                <w:left w:val="none" w:sz="0" w:space="0" w:color="auto"/>
                <w:bottom w:val="none" w:sz="0" w:space="0" w:color="auto"/>
                <w:right w:val="none" w:sz="0" w:space="0" w:color="auto"/>
              </w:divBdr>
            </w:div>
            <w:div w:id="1056128531">
              <w:marLeft w:val="0"/>
              <w:marRight w:val="0"/>
              <w:marTop w:val="0"/>
              <w:marBottom w:val="0"/>
              <w:divBdr>
                <w:top w:val="none" w:sz="0" w:space="0" w:color="auto"/>
                <w:left w:val="none" w:sz="0" w:space="0" w:color="auto"/>
                <w:bottom w:val="none" w:sz="0" w:space="0" w:color="auto"/>
                <w:right w:val="none" w:sz="0" w:space="0" w:color="auto"/>
              </w:divBdr>
            </w:div>
            <w:div w:id="1069881609">
              <w:marLeft w:val="0"/>
              <w:marRight w:val="0"/>
              <w:marTop w:val="0"/>
              <w:marBottom w:val="0"/>
              <w:divBdr>
                <w:top w:val="none" w:sz="0" w:space="0" w:color="auto"/>
                <w:left w:val="none" w:sz="0" w:space="0" w:color="auto"/>
                <w:bottom w:val="none" w:sz="0" w:space="0" w:color="auto"/>
                <w:right w:val="none" w:sz="0" w:space="0" w:color="auto"/>
              </w:divBdr>
            </w:div>
            <w:div w:id="1081953556">
              <w:marLeft w:val="0"/>
              <w:marRight w:val="0"/>
              <w:marTop w:val="0"/>
              <w:marBottom w:val="0"/>
              <w:divBdr>
                <w:top w:val="none" w:sz="0" w:space="0" w:color="auto"/>
                <w:left w:val="none" w:sz="0" w:space="0" w:color="auto"/>
                <w:bottom w:val="none" w:sz="0" w:space="0" w:color="auto"/>
                <w:right w:val="none" w:sz="0" w:space="0" w:color="auto"/>
              </w:divBdr>
            </w:div>
            <w:div w:id="1090155056">
              <w:marLeft w:val="0"/>
              <w:marRight w:val="0"/>
              <w:marTop w:val="0"/>
              <w:marBottom w:val="0"/>
              <w:divBdr>
                <w:top w:val="none" w:sz="0" w:space="0" w:color="auto"/>
                <w:left w:val="none" w:sz="0" w:space="0" w:color="auto"/>
                <w:bottom w:val="none" w:sz="0" w:space="0" w:color="auto"/>
                <w:right w:val="none" w:sz="0" w:space="0" w:color="auto"/>
              </w:divBdr>
            </w:div>
            <w:div w:id="1109466710">
              <w:marLeft w:val="0"/>
              <w:marRight w:val="0"/>
              <w:marTop w:val="0"/>
              <w:marBottom w:val="0"/>
              <w:divBdr>
                <w:top w:val="none" w:sz="0" w:space="0" w:color="auto"/>
                <w:left w:val="none" w:sz="0" w:space="0" w:color="auto"/>
                <w:bottom w:val="none" w:sz="0" w:space="0" w:color="auto"/>
                <w:right w:val="none" w:sz="0" w:space="0" w:color="auto"/>
              </w:divBdr>
            </w:div>
            <w:div w:id="1118181244">
              <w:marLeft w:val="0"/>
              <w:marRight w:val="0"/>
              <w:marTop w:val="0"/>
              <w:marBottom w:val="0"/>
              <w:divBdr>
                <w:top w:val="none" w:sz="0" w:space="0" w:color="auto"/>
                <w:left w:val="none" w:sz="0" w:space="0" w:color="auto"/>
                <w:bottom w:val="none" w:sz="0" w:space="0" w:color="auto"/>
                <w:right w:val="none" w:sz="0" w:space="0" w:color="auto"/>
              </w:divBdr>
            </w:div>
            <w:div w:id="1128359531">
              <w:marLeft w:val="0"/>
              <w:marRight w:val="0"/>
              <w:marTop w:val="0"/>
              <w:marBottom w:val="0"/>
              <w:divBdr>
                <w:top w:val="none" w:sz="0" w:space="0" w:color="auto"/>
                <w:left w:val="none" w:sz="0" w:space="0" w:color="auto"/>
                <w:bottom w:val="none" w:sz="0" w:space="0" w:color="auto"/>
                <w:right w:val="none" w:sz="0" w:space="0" w:color="auto"/>
              </w:divBdr>
            </w:div>
            <w:div w:id="1135178978">
              <w:marLeft w:val="0"/>
              <w:marRight w:val="0"/>
              <w:marTop w:val="0"/>
              <w:marBottom w:val="0"/>
              <w:divBdr>
                <w:top w:val="none" w:sz="0" w:space="0" w:color="auto"/>
                <w:left w:val="none" w:sz="0" w:space="0" w:color="auto"/>
                <w:bottom w:val="none" w:sz="0" w:space="0" w:color="auto"/>
                <w:right w:val="none" w:sz="0" w:space="0" w:color="auto"/>
              </w:divBdr>
            </w:div>
            <w:div w:id="1137644009">
              <w:marLeft w:val="0"/>
              <w:marRight w:val="0"/>
              <w:marTop w:val="0"/>
              <w:marBottom w:val="0"/>
              <w:divBdr>
                <w:top w:val="none" w:sz="0" w:space="0" w:color="auto"/>
                <w:left w:val="none" w:sz="0" w:space="0" w:color="auto"/>
                <w:bottom w:val="none" w:sz="0" w:space="0" w:color="auto"/>
                <w:right w:val="none" w:sz="0" w:space="0" w:color="auto"/>
              </w:divBdr>
            </w:div>
            <w:div w:id="1146554619">
              <w:marLeft w:val="0"/>
              <w:marRight w:val="0"/>
              <w:marTop w:val="0"/>
              <w:marBottom w:val="0"/>
              <w:divBdr>
                <w:top w:val="none" w:sz="0" w:space="0" w:color="auto"/>
                <w:left w:val="none" w:sz="0" w:space="0" w:color="auto"/>
                <w:bottom w:val="none" w:sz="0" w:space="0" w:color="auto"/>
                <w:right w:val="none" w:sz="0" w:space="0" w:color="auto"/>
              </w:divBdr>
            </w:div>
            <w:div w:id="1148549878">
              <w:marLeft w:val="0"/>
              <w:marRight w:val="0"/>
              <w:marTop w:val="0"/>
              <w:marBottom w:val="0"/>
              <w:divBdr>
                <w:top w:val="none" w:sz="0" w:space="0" w:color="auto"/>
                <w:left w:val="none" w:sz="0" w:space="0" w:color="auto"/>
                <w:bottom w:val="none" w:sz="0" w:space="0" w:color="auto"/>
                <w:right w:val="none" w:sz="0" w:space="0" w:color="auto"/>
              </w:divBdr>
            </w:div>
            <w:div w:id="1155683055">
              <w:marLeft w:val="0"/>
              <w:marRight w:val="0"/>
              <w:marTop w:val="0"/>
              <w:marBottom w:val="0"/>
              <w:divBdr>
                <w:top w:val="none" w:sz="0" w:space="0" w:color="auto"/>
                <w:left w:val="none" w:sz="0" w:space="0" w:color="auto"/>
                <w:bottom w:val="none" w:sz="0" w:space="0" w:color="auto"/>
                <w:right w:val="none" w:sz="0" w:space="0" w:color="auto"/>
              </w:divBdr>
            </w:div>
            <w:div w:id="1184897187">
              <w:marLeft w:val="0"/>
              <w:marRight w:val="0"/>
              <w:marTop w:val="0"/>
              <w:marBottom w:val="0"/>
              <w:divBdr>
                <w:top w:val="none" w:sz="0" w:space="0" w:color="auto"/>
                <w:left w:val="none" w:sz="0" w:space="0" w:color="auto"/>
                <w:bottom w:val="none" w:sz="0" w:space="0" w:color="auto"/>
                <w:right w:val="none" w:sz="0" w:space="0" w:color="auto"/>
              </w:divBdr>
            </w:div>
            <w:div w:id="1195191720">
              <w:marLeft w:val="0"/>
              <w:marRight w:val="0"/>
              <w:marTop w:val="0"/>
              <w:marBottom w:val="0"/>
              <w:divBdr>
                <w:top w:val="none" w:sz="0" w:space="0" w:color="auto"/>
                <w:left w:val="none" w:sz="0" w:space="0" w:color="auto"/>
                <w:bottom w:val="none" w:sz="0" w:space="0" w:color="auto"/>
                <w:right w:val="none" w:sz="0" w:space="0" w:color="auto"/>
              </w:divBdr>
            </w:div>
            <w:div w:id="1221743253">
              <w:marLeft w:val="0"/>
              <w:marRight w:val="0"/>
              <w:marTop w:val="0"/>
              <w:marBottom w:val="0"/>
              <w:divBdr>
                <w:top w:val="none" w:sz="0" w:space="0" w:color="auto"/>
                <w:left w:val="none" w:sz="0" w:space="0" w:color="auto"/>
                <w:bottom w:val="none" w:sz="0" w:space="0" w:color="auto"/>
                <w:right w:val="none" w:sz="0" w:space="0" w:color="auto"/>
              </w:divBdr>
            </w:div>
            <w:div w:id="1223057263">
              <w:marLeft w:val="0"/>
              <w:marRight w:val="0"/>
              <w:marTop w:val="0"/>
              <w:marBottom w:val="0"/>
              <w:divBdr>
                <w:top w:val="none" w:sz="0" w:space="0" w:color="auto"/>
                <w:left w:val="none" w:sz="0" w:space="0" w:color="auto"/>
                <w:bottom w:val="none" w:sz="0" w:space="0" w:color="auto"/>
                <w:right w:val="none" w:sz="0" w:space="0" w:color="auto"/>
              </w:divBdr>
            </w:div>
            <w:div w:id="1223717052">
              <w:marLeft w:val="0"/>
              <w:marRight w:val="0"/>
              <w:marTop w:val="0"/>
              <w:marBottom w:val="0"/>
              <w:divBdr>
                <w:top w:val="none" w:sz="0" w:space="0" w:color="auto"/>
                <w:left w:val="none" w:sz="0" w:space="0" w:color="auto"/>
                <w:bottom w:val="none" w:sz="0" w:space="0" w:color="auto"/>
                <w:right w:val="none" w:sz="0" w:space="0" w:color="auto"/>
              </w:divBdr>
            </w:div>
            <w:div w:id="1228343884">
              <w:marLeft w:val="0"/>
              <w:marRight w:val="0"/>
              <w:marTop w:val="0"/>
              <w:marBottom w:val="0"/>
              <w:divBdr>
                <w:top w:val="none" w:sz="0" w:space="0" w:color="auto"/>
                <w:left w:val="none" w:sz="0" w:space="0" w:color="auto"/>
                <w:bottom w:val="none" w:sz="0" w:space="0" w:color="auto"/>
                <w:right w:val="none" w:sz="0" w:space="0" w:color="auto"/>
              </w:divBdr>
            </w:div>
            <w:div w:id="1230380546">
              <w:marLeft w:val="0"/>
              <w:marRight w:val="0"/>
              <w:marTop w:val="0"/>
              <w:marBottom w:val="0"/>
              <w:divBdr>
                <w:top w:val="none" w:sz="0" w:space="0" w:color="auto"/>
                <w:left w:val="none" w:sz="0" w:space="0" w:color="auto"/>
                <w:bottom w:val="none" w:sz="0" w:space="0" w:color="auto"/>
                <w:right w:val="none" w:sz="0" w:space="0" w:color="auto"/>
              </w:divBdr>
            </w:div>
            <w:div w:id="1233735506">
              <w:marLeft w:val="0"/>
              <w:marRight w:val="0"/>
              <w:marTop w:val="0"/>
              <w:marBottom w:val="0"/>
              <w:divBdr>
                <w:top w:val="none" w:sz="0" w:space="0" w:color="auto"/>
                <w:left w:val="none" w:sz="0" w:space="0" w:color="auto"/>
                <w:bottom w:val="none" w:sz="0" w:space="0" w:color="auto"/>
                <w:right w:val="none" w:sz="0" w:space="0" w:color="auto"/>
              </w:divBdr>
            </w:div>
            <w:div w:id="1235510369">
              <w:marLeft w:val="0"/>
              <w:marRight w:val="0"/>
              <w:marTop w:val="0"/>
              <w:marBottom w:val="0"/>
              <w:divBdr>
                <w:top w:val="none" w:sz="0" w:space="0" w:color="auto"/>
                <w:left w:val="none" w:sz="0" w:space="0" w:color="auto"/>
                <w:bottom w:val="none" w:sz="0" w:space="0" w:color="auto"/>
                <w:right w:val="none" w:sz="0" w:space="0" w:color="auto"/>
              </w:divBdr>
            </w:div>
            <w:div w:id="1235581111">
              <w:marLeft w:val="0"/>
              <w:marRight w:val="0"/>
              <w:marTop w:val="0"/>
              <w:marBottom w:val="0"/>
              <w:divBdr>
                <w:top w:val="none" w:sz="0" w:space="0" w:color="auto"/>
                <w:left w:val="none" w:sz="0" w:space="0" w:color="auto"/>
                <w:bottom w:val="none" w:sz="0" w:space="0" w:color="auto"/>
                <w:right w:val="none" w:sz="0" w:space="0" w:color="auto"/>
              </w:divBdr>
            </w:div>
            <w:div w:id="1254587978">
              <w:marLeft w:val="0"/>
              <w:marRight w:val="0"/>
              <w:marTop w:val="0"/>
              <w:marBottom w:val="0"/>
              <w:divBdr>
                <w:top w:val="none" w:sz="0" w:space="0" w:color="auto"/>
                <w:left w:val="none" w:sz="0" w:space="0" w:color="auto"/>
                <w:bottom w:val="none" w:sz="0" w:space="0" w:color="auto"/>
                <w:right w:val="none" w:sz="0" w:space="0" w:color="auto"/>
              </w:divBdr>
            </w:div>
            <w:div w:id="1265921019">
              <w:marLeft w:val="0"/>
              <w:marRight w:val="0"/>
              <w:marTop w:val="0"/>
              <w:marBottom w:val="0"/>
              <w:divBdr>
                <w:top w:val="none" w:sz="0" w:space="0" w:color="auto"/>
                <w:left w:val="none" w:sz="0" w:space="0" w:color="auto"/>
                <w:bottom w:val="none" w:sz="0" w:space="0" w:color="auto"/>
                <w:right w:val="none" w:sz="0" w:space="0" w:color="auto"/>
              </w:divBdr>
            </w:div>
            <w:div w:id="1271623591">
              <w:marLeft w:val="0"/>
              <w:marRight w:val="0"/>
              <w:marTop w:val="0"/>
              <w:marBottom w:val="0"/>
              <w:divBdr>
                <w:top w:val="none" w:sz="0" w:space="0" w:color="auto"/>
                <w:left w:val="none" w:sz="0" w:space="0" w:color="auto"/>
                <w:bottom w:val="none" w:sz="0" w:space="0" w:color="auto"/>
                <w:right w:val="none" w:sz="0" w:space="0" w:color="auto"/>
              </w:divBdr>
            </w:div>
            <w:div w:id="1274362178">
              <w:marLeft w:val="0"/>
              <w:marRight w:val="0"/>
              <w:marTop w:val="0"/>
              <w:marBottom w:val="0"/>
              <w:divBdr>
                <w:top w:val="none" w:sz="0" w:space="0" w:color="auto"/>
                <w:left w:val="none" w:sz="0" w:space="0" w:color="auto"/>
                <w:bottom w:val="none" w:sz="0" w:space="0" w:color="auto"/>
                <w:right w:val="none" w:sz="0" w:space="0" w:color="auto"/>
              </w:divBdr>
            </w:div>
            <w:div w:id="1280718857">
              <w:marLeft w:val="0"/>
              <w:marRight w:val="0"/>
              <w:marTop w:val="0"/>
              <w:marBottom w:val="0"/>
              <w:divBdr>
                <w:top w:val="none" w:sz="0" w:space="0" w:color="auto"/>
                <w:left w:val="none" w:sz="0" w:space="0" w:color="auto"/>
                <w:bottom w:val="none" w:sz="0" w:space="0" w:color="auto"/>
                <w:right w:val="none" w:sz="0" w:space="0" w:color="auto"/>
              </w:divBdr>
            </w:div>
            <w:div w:id="1295596369">
              <w:marLeft w:val="0"/>
              <w:marRight w:val="0"/>
              <w:marTop w:val="0"/>
              <w:marBottom w:val="0"/>
              <w:divBdr>
                <w:top w:val="none" w:sz="0" w:space="0" w:color="auto"/>
                <w:left w:val="none" w:sz="0" w:space="0" w:color="auto"/>
                <w:bottom w:val="none" w:sz="0" w:space="0" w:color="auto"/>
                <w:right w:val="none" w:sz="0" w:space="0" w:color="auto"/>
              </w:divBdr>
            </w:div>
            <w:div w:id="1311903526">
              <w:marLeft w:val="0"/>
              <w:marRight w:val="0"/>
              <w:marTop w:val="0"/>
              <w:marBottom w:val="0"/>
              <w:divBdr>
                <w:top w:val="none" w:sz="0" w:space="0" w:color="auto"/>
                <w:left w:val="none" w:sz="0" w:space="0" w:color="auto"/>
                <w:bottom w:val="none" w:sz="0" w:space="0" w:color="auto"/>
                <w:right w:val="none" w:sz="0" w:space="0" w:color="auto"/>
              </w:divBdr>
            </w:div>
            <w:div w:id="1327393955">
              <w:marLeft w:val="0"/>
              <w:marRight w:val="0"/>
              <w:marTop w:val="0"/>
              <w:marBottom w:val="0"/>
              <w:divBdr>
                <w:top w:val="none" w:sz="0" w:space="0" w:color="auto"/>
                <w:left w:val="none" w:sz="0" w:space="0" w:color="auto"/>
                <w:bottom w:val="none" w:sz="0" w:space="0" w:color="auto"/>
                <w:right w:val="none" w:sz="0" w:space="0" w:color="auto"/>
              </w:divBdr>
            </w:div>
            <w:div w:id="1332374612">
              <w:marLeft w:val="0"/>
              <w:marRight w:val="0"/>
              <w:marTop w:val="0"/>
              <w:marBottom w:val="0"/>
              <w:divBdr>
                <w:top w:val="none" w:sz="0" w:space="0" w:color="auto"/>
                <w:left w:val="none" w:sz="0" w:space="0" w:color="auto"/>
                <w:bottom w:val="none" w:sz="0" w:space="0" w:color="auto"/>
                <w:right w:val="none" w:sz="0" w:space="0" w:color="auto"/>
              </w:divBdr>
            </w:div>
            <w:div w:id="1348826729">
              <w:marLeft w:val="0"/>
              <w:marRight w:val="0"/>
              <w:marTop w:val="0"/>
              <w:marBottom w:val="0"/>
              <w:divBdr>
                <w:top w:val="none" w:sz="0" w:space="0" w:color="auto"/>
                <w:left w:val="none" w:sz="0" w:space="0" w:color="auto"/>
                <w:bottom w:val="none" w:sz="0" w:space="0" w:color="auto"/>
                <w:right w:val="none" w:sz="0" w:space="0" w:color="auto"/>
              </w:divBdr>
            </w:div>
            <w:div w:id="1395080087">
              <w:marLeft w:val="0"/>
              <w:marRight w:val="0"/>
              <w:marTop w:val="0"/>
              <w:marBottom w:val="0"/>
              <w:divBdr>
                <w:top w:val="none" w:sz="0" w:space="0" w:color="auto"/>
                <w:left w:val="none" w:sz="0" w:space="0" w:color="auto"/>
                <w:bottom w:val="none" w:sz="0" w:space="0" w:color="auto"/>
                <w:right w:val="none" w:sz="0" w:space="0" w:color="auto"/>
              </w:divBdr>
            </w:div>
            <w:div w:id="1409690714">
              <w:marLeft w:val="0"/>
              <w:marRight w:val="0"/>
              <w:marTop w:val="0"/>
              <w:marBottom w:val="0"/>
              <w:divBdr>
                <w:top w:val="none" w:sz="0" w:space="0" w:color="auto"/>
                <w:left w:val="none" w:sz="0" w:space="0" w:color="auto"/>
                <w:bottom w:val="none" w:sz="0" w:space="0" w:color="auto"/>
                <w:right w:val="none" w:sz="0" w:space="0" w:color="auto"/>
              </w:divBdr>
            </w:div>
            <w:div w:id="1415778599">
              <w:marLeft w:val="0"/>
              <w:marRight w:val="0"/>
              <w:marTop w:val="0"/>
              <w:marBottom w:val="0"/>
              <w:divBdr>
                <w:top w:val="none" w:sz="0" w:space="0" w:color="auto"/>
                <w:left w:val="none" w:sz="0" w:space="0" w:color="auto"/>
                <w:bottom w:val="none" w:sz="0" w:space="0" w:color="auto"/>
                <w:right w:val="none" w:sz="0" w:space="0" w:color="auto"/>
              </w:divBdr>
            </w:div>
            <w:div w:id="1418553747">
              <w:marLeft w:val="0"/>
              <w:marRight w:val="0"/>
              <w:marTop w:val="0"/>
              <w:marBottom w:val="0"/>
              <w:divBdr>
                <w:top w:val="none" w:sz="0" w:space="0" w:color="auto"/>
                <w:left w:val="none" w:sz="0" w:space="0" w:color="auto"/>
                <w:bottom w:val="none" w:sz="0" w:space="0" w:color="auto"/>
                <w:right w:val="none" w:sz="0" w:space="0" w:color="auto"/>
              </w:divBdr>
            </w:div>
            <w:div w:id="1426459438">
              <w:marLeft w:val="0"/>
              <w:marRight w:val="0"/>
              <w:marTop w:val="0"/>
              <w:marBottom w:val="0"/>
              <w:divBdr>
                <w:top w:val="none" w:sz="0" w:space="0" w:color="auto"/>
                <w:left w:val="none" w:sz="0" w:space="0" w:color="auto"/>
                <w:bottom w:val="none" w:sz="0" w:space="0" w:color="auto"/>
                <w:right w:val="none" w:sz="0" w:space="0" w:color="auto"/>
              </w:divBdr>
            </w:div>
            <w:div w:id="1434664981">
              <w:marLeft w:val="0"/>
              <w:marRight w:val="0"/>
              <w:marTop w:val="0"/>
              <w:marBottom w:val="0"/>
              <w:divBdr>
                <w:top w:val="none" w:sz="0" w:space="0" w:color="auto"/>
                <w:left w:val="none" w:sz="0" w:space="0" w:color="auto"/>
                <w:bottom w:val="none" w:sz="0" w:space="0" w:color="auto"/>
                <w:right w:val="none" w:sz="0" w:space="0" w:color="auto"/>
              </w:divBdr>
            </w:div>
            <w:div w:id="1435632696">
              <w:marLeft w:val="0"/>
              <w:marRight w:val="0"/>
              <w:marTop w:val="0"/>
              <w:marBottom w:val="0"/>
              <w:divBdr>
                <w:top w:val="none" w:sz="0" w:space="0" w:color="auto"/>
                <w:left w:val="none" w:sz="0" w:space="0" w:color="auto"/>
                <w:bottom w:val="none" w:sz="0" w:space="0" w:color="auto"/>
                <w:right w:val="none" w:sz="0" w:space="0" w:color="auto"/>
              </w:divBdr>
            </w:div>
            <w:div w:id="1450275023">
              <w:marLeft w:val="0"/>
              <w:marRight w:val="0"/>
              <w:marTop w:val="0"/>
              <w:marBottom w:val="0"/>
              <w:divBdr>
                <w:top w:val="none" w:sz="0" w:space="0" w:color="auto"/>
                <w:left w:val="none" w:sz="0" w:space="0" w:color="auto"/>
                <w:bottom w:val="none" w:sz="0" w:space="0" w:color="auto"/>
                <w:right w:val="none" w:sz="0" w:space="0" w:color="auto"/>
              </w:divBdr>
            </w:div>
            <w:div w:id="1463157789">
              <w:marLeft w:val="0"/>
              <w:marRight w:val="0"/>
              <w:marTop w:val="0"/>
              <w:marBottom w:val="0"/>
              <w:divBdr>
                <w:top w:val="none" w:sz="0" w:space="0" w:color="auto"/>
                <w:left w:val="none" w:sz="0" w:space="0" w:color="auto"/>
                <w:bottom w:val="none" w:sz="0" w:space="0" w:color="auto"/>
                <w:right w:val="none" w:sz="0" w:space="0" w:color="auto"/>
              </w:divBdr>
            </w:div>
            <w:div w:id="1464348872">
              <w:marLeft w:val="0"/>
              <w:marRight w:val="0"/>
              <w:marTop w:val="0"/>
              <w:marBottom w:val="0"/>
              <w:divBdr>
                <w:top w:val="none" w:sz="0" w:space="0" w:color="auto"/>
                <w:left w:val="none" w:sz="0" w:space="0" w:color="auto"/>
                <w:bottom w:val="none" w:sz="0" w:space="0" w:color="auto"/>
                <w:right w:val="none" w:sz="0" w:space="0" w:color="auto"/>
              </w:divBdr>
            </w:div>
            <w:div w:id="1475022955">
              <w:marLeft w:val="0"/>
              <w:marRight w:val="0"/>
              <w:marTop w:val="0"/>
              <w:marBottom w:val="0"/>
              <w:divBdr>
                <w:top w:val="none" w:sz="0" w:space="0" w:color="auto"/>
                <w:left w:val="none" w:sz="0" w:space="0" w:color="auto"/>
                <w:bottom w:val="none" w:sz="0" w:space="0" w:color="auto"/>
                <w:right w:val="none" w:sz="0" w:space="0" w:color="auto"/>
              </w:divBdr>
            </w:div>
            <w:div w:id="1538397504">
              <w:marLeft w:val="0"/>
              <w:marRight w:val="0"/>
              <w:marTop w:val="0"/>
              <w:marBottom w:val="0"/>
              <w:divBdr>
                <w:top w:val="none" w:sz="0" w:space="0" w:color="auto"/>
                <w:left w:val="none" w:sz="0" w:space="0" w:color="auto"/>
                <w:bottom w:val="none" w:sz="0" w:space="0" w:color="auto"/>
                <w:right w:val="none" w:sz="0" w:space="0" w:color="auto"/>
              </w:divBdr>
            </w:div>
            <w:div w:id="1551258728">
              <w:marLeft w:val="0"/>
              <w:marRight w:val="0"/>
              <w:marTop w:val="0"/>
              <w:marBottom w:val="0"/>
              <w:divBdr>
                <w:top w:val="none" w:sz="0" w:space="0" w:color="auto"/>
                <w:left w:val="none" w:sz="0" w:space="0" w:color="auto"/>
                <w:bottom w:val="none" w:sz="0" w:space="0" w:color="auto"/>
                <w:right w:val="none" w:sz="0" w:space="0" w:color="auto"/>
              </w:divBdr>
            </w:div>
            <w:div w:id="1564216959">
              <w:marLeft w:val="0"/>
              <w:marRight w:val="0"/>
              <w:marTop w:val="0"/>
              <w:marBottom w:val="0"/>
              <w:divBdr>
                <w:top w:val="none" w:sz="0" w:space="0" w:color="auto"/>
                <w:left w:val="none" w:sz="0" w:space="0" w:color="auto"/>
                <w:bottom w:val="none" w:sz="0" w:space="0" w:color="auto"/>
                <w:right w:val="none" w:sz="0" w:space="0" w:color="auto"/>
              </w:divBdr>
            </w:div>
            <w:div w:id="1571503147">
              <w:marLeft w:val="0"/>
              <w:marRight w:val="0"/>
              <w:marTop w:val="0"/>
              <w:marBottom w:val="0"/>
              <w:divBdr>
                <w:top w:val="none" w:sz="0" w:space="0" w:color="auto"/>
                <w:left w:val="none" w:sz="0" w:space="0" w:color="auto"/>
                <w:bottom w:val="none" w:sz="0" w:space="0" w:color="auto"/>
                <w:right w:val="none" w:sz="0" w:space="0" w:color="auto"/>
              </w:divBdr>
            </w:div>
            <w:div w:id="1600915917">
              <w:marLeft w:val="0"/>
              <w:marRight w:val="0"/>
              <w:marTop w:val="0"/>
              <w:marBottom w:val="0"/>
              <w:divBdr>
                <w:top w:val="none" w:sz="0" w:space="0" w:color="auto"/>
                <w:left w:val="none" w:sz="0" w:space="0" w:color="auto"/>
                <w:bottom w:val="none" w:sz="0" w:space="0" w:color="auto"/>
                <w:right w:val="none" w:sz="0" w:space="0" w:color="auto"/>
              </w:divBdr>
            </w:div>
            <w:div w:id="1608271295">
              <w:marLeft w:val="0"/>
              <w:marRight w:val="0"/>
              <w:marTop w:val="0"/>
              <w:marBottom w:val="0"/>
              <w:divBdr>
                <w:top w:val="none" w:sz="0" w:space="0" w:color="auto"/>
                <w:left w:val="none" w:sz="0" w:space="0" w:color="auto"/>
                <w:bottom w:val="none" w:sz="0" w:space="0" w:color="auto"/>
                <w:right w:val="none" w:sz="0" w:space="0" w:color="auto"/>
              </w:divBdr>
            </w:div>
            <w:div w:id="1619263996">
              <w:marLeft w:val="0"/>
              <w:marRight w:val="0"/>
              <w:marTop w:val="0"/>
              <w:marBottom w:val="0"/>
              <w:divBdr>
                <w:top w:val="none" w:sz="0" w:space="0" w:color="auto"/>
                <w:left w:val="none" w:sz="0" w:space="0" w:color="auto"/>
                <w:bottom w:val="none" w:sz="0" w:space="0" w:color="auto"/>
                <w:right w:val="none" w:sz="0" w:space="0" w:color="auto"/>
              </w:divBdr>
            </w:div>
            <w:div w:id="1637904456">
              <w:marLeft w:val="0"/>
              <w:marRight w:val="0"/>
              <w:marTop w:val="0"/>
              <w:marBottom w:val="0"/>
              <w:divBdr>
                <w:top w:val="none" w:sz="0" w:space="0" w:color="auto"/>
                <w:left w:val="none" w:sz="0" w:space="0" w:color="auto"/>
                <w:bottom w:val="none" w:sz="0" w:space="0" w:color="auto"/>
                <w:right w:val="none" w:sz="0" w:space="0" w:color="auto"/>
              </w:divBdr>
            </w:div>
            <w:div w:id="1643581575">
              <w:marLeft w:val="0"/>
              <w:marRight w:val="0"/>
              <w:marTop w:val="0"/>
              <w:marBottom w:val="0"/>
              <w:divBdr>
                <w:top w:val="none" w:sz="0" w:space="0" w:color="auto"/>
                <w:left w:val="none" w:sz="0" w:space="0" w:color="auto"/>
                <w:bottom w:val="none" w:sz="0" w:space="0" w:color="auto"/>
                <w:right w:val="none" w:sz="0" w:space="0" w:color="auto"/>
              </w:divBdr>
            </w:div>
            <w:div w:id="1656756419">
              <w:marLeft w:val="0"/>
              <w:marRight w:val="0"/>
              <w:marTop w:val="0"/>
              <w:marBottom w:val="0"/>
              <w:divBdr>
                <w:top w:val="none" w:sz="0" w:space="0" w:color="auto"/>
                <w:left w:val="none" w:sz="0" w:space="0" w:color="auto"/>
                <w:bottom w:val="none" w:sz="0" w:space="0" w:color="auto"/>
                <w:right w:val="none" w:sz="0" w:space="0" w:color="auto"/>
              </w:divBdr>
            </w:div>
            <w:div w:id="1661230770">
              <w:marLeft w:val="0"/>
              <w:marRight w:val="0"/>
              <w:marTop w:val="0"/>
              <w:marBottom w:val="0"/>
              <w:divBdr>
                <w:top w:val="none" w:sz="0" w:space="0" w:color="auto"/>
                <w:left w:val="none" w:sz="0" w:space="0" w:color="auto"/>
                <w:bottom w:val="none" w:sz="0" w:space="0" w:color="auto"/>
                <w:right w:val="none" w:sz="0" w:space="0" w:color="auto"/>
              </w:divBdr>
            </w:div>
            <w:div w:id="1664353808">
              <w:marLeft w:val="0"/>
              <w:marRight w:val="0"/>
              <w:marTop w:val="0"/>
              <w:marBottom w:val="0"/>
              <w:divBdr>
                <w:top w:val="none" w:sz="0" w:space="0" w:color="auto"/>
                <w:left w:val="none" w:sz="0" w:space="0" w:color="auto"/>
                <w:bottom w:val="none" w:sz="0" w:space="0" w:color="auto"/>
                <w:right w:val="none" w:sz="0" w:space="0" w:color="auto"/>
              </w:divBdr>
            </w:div>
            <w:div w:id="1671323172">
              <w:marLeft w:val="0"/>
              <w:marRight w:val="0"/>
              <w:marTop w:val="0"/>
              <w:marBottom w:val="0"/>
              <w:divBdr>
                <w:top w:val="none" w:sz="0" w:space="0" w:color="auto"/>
                <w:left w:val="none" w:sz="0" w:space="0" w:color="auto"/>
                <w:bottom w:val="none" w:sz="0" w:space="0" w:color="auto"/>
                <w:right w:val="none" w:sz="0" w:space="0" w:color="auto"/>
              </w:divBdr>
            </w:div>
            <w:div w:id="1675184039">
              <w:marLeft w:val="0"/>
              <w:marRight w:val="0"/>
              <w:marTop w:val="0"/>
              <w:marBottom w:val="0"/>
              <w:divBdr>
                <w:top w:val="none" w:sz="0" w:space="0" w:color="auto"/>
                <w:left w:val="none" w:sz="0" w:space="0" w:color="auto"/>
                <w:bottom w:val="none" w:sz="0" w:space="0" w:color="auto"/>
                <w:right w:val="none" w:sz="0" w:space="0" w:color="auto"/>
              </w:divBdr>
            </w:div>
            <w:div w:id="1686131156">
              <w:marLeft w:val="0"/>
              <w:marRight w:val="0"/>
              <w:marTop w:val="0"/>
              <w:marBottom w:val="0"/>
              <w:divBdr>
                <w:top w:val="none" w:sz="0" w:space="0" w:color="auto"/>
                <w:left w:val="none" w:sz="0" w:space="0" w:color="auto"/>
                <w:bottom w:val="none" w:sz="0" w:space="0" w:color="auto"/>
                <w:right w:val="none" w:sz="0" w:space="0" w:color="auto"/>
              </w:divBdr>
            </w:div>
            <w:div w:id="1695033561">
              <w:marLeft w:val="0"/>
              <w:marRight w:val="0"/>
              <w:marTop w:val="0"/>
              <w:marBottom w:val="0"/>
              <w:divBdr>
                <w:top w:val="none" w:sz="0" w:space="0" w:color="auto"/>
                <w:left w:val="none" w:sz="0" w:space="0" w:color="auto"/>
                <w:bottom w:val="none" w:sz="0" w:space="0" w:color="auto"/>
                <w:right w:val="none" w:sz="0" w:space="0" w:color="auto"/>
              </w:divBdr>
            </w:div>
            <w:div w:id="1705210242">
              <w:marLeft w:val="0"/>
              <w:marRight w:val="0"/>
              <w:marTop w:val="0"/>
              <w:marBottom w:val="0"/>
              <w:divBdr>
                <w:top w:val="none" w:sz="0" w:space="0" w:color="auto"/>
                <w:left w:val="none" w:sz="0" w:space="0" w:color="auto"/>
                <w:bottom w:val="none" w:sz="0" w:space="0" w:color="auto"/>
                <w:right w:val="none" w:sz="0" w:space="0" w:color="auto"/>
              </w:divBdr>
            </w:div>
            <w:div w:id="1729185717">
              <w:marLeft w:val="0"/>
              <w:marRight w:val="0"/>
              <w:marTop w:val="0"/>
              <w:marBottom w:val="0"/>
              <w:divBdr>
                <w:top w:val="none" w:sz="0" w:space="0" w:color="auto"/>
                <w:left w:val="none" w:sz="0" w:space="0" w:color="auto"/>
                <w:bottom w:val="none" w:sz="0" w:space="0" w:color="auto"/>
                <w:right w:val="none" w:sz="0" w:space="0" w:color="auto"/>
              </w:divBdr>
            </w:div>
            <w:div w:id="1740327910">
              <w:marLeft w:val="0"/>
              <w:marRight w:val="0"/>
              <w:marTop w:val="0"/>
              <w:marBottom w:val="0"/>
              <w:divBdr>
                <w:top w:val="none" w:sz="0" w:space="0" w:color="auto"/>
                <w:left w:val="none" w:sz="0" w:space="0" w:color="auto"/>
                <w:bottom w:val="none" w:sz="0" w:space="0" w:color="auto"/>
                <w:right w:val="none" w:sz="0" w:space="0" w:color="auto"/>
              </w:divBdr>
            </w:div>
            <w:div w:id="1779134224">
              <w:marLeft w:val="0"/>
              <w:marRight w:val="0"/>
              <w:marTop w:val="0"/>
              <w:marBottom w:val="0"/>
              <w:divBdr>
                <w:top w:val="none" w:sz="0" w:space="0" w:color="auto"/>
                <w:left w:val="none" w:sz="0" w:space="0" w:color="auto"/>
                <w:bottom w:val="none" w:sz="0" w:space="0" w:color="auto"/>
                <w:right w:val="none" w:sz="0" w:space="0" w:color="auto"/>
              </w:divBdr>
            </w:div>
            <w:div w:id="1783113418">
              <w:marLeft w:val="0"/>
              <w:marRight w:val="0"/>
              <w:marTop w:val="0"/>
              <w:marBottom w:val="0"/>
              <w:divBdr>
                <w:top w:val="none" w:sz="0" w:space="0" w:color="auto"/>
                <w:left w:val="none" w:sz="0" w:space="0" w:color="auto"/>
                <w:bottom w:val="none" w:sz="0" w:space="0" w:color="auto"/>
                <w:right w:val="none" w:sz="0" w:space="0" w:color="auto"/>
              </w:divBdr>
            </w:div>
            <w:div w:id="1785611434">
              <w:marLeft w:val="0"/>
              <w:marRight w:val="0"/>
              <w:marTop w:val="0"/>
              <w:marBottom w:val="0"/>
              <w:divBdr>
                <w:top w:val="none" w:sz="0" w:space="0" w:color="auto"/>
                <w:left w:val="none" w:sz="0" w:space="0" w:color="auto"/>
                <w:bottom w:val="none" w:sz="0" w:space="0" w:color="auto"/>
                <w:right w:val="none" w:sz="0" w:space="0" w:color="auto"/>
              </w:divBdr>
            </w:div>
            <w:div w:id="1787581598">
              <w:marLeft w:val="0"/>
              <w:marRight w:val="0"/>
              <w:marTop w:val="0"/>
              <w:marBottom w:val="0"/>
              <w:divBdr>
                <w:top w:val="none" w:sz="0" w:space="0" w:color="auto"/>
                <w:left w:val="none" w:sz="0" w:space="0" w:color="auto"/>
                <w:bottom w:val="none" w:sz="0" w:space="0" w:color="auto"/>
                <w:right w:val="none" w:sz="0" w:space="0" w:color="auto"/>
              </w:divBdr>
            </w:div>
            <w:div w:id="1812483544">
              <w:marLeft w:val="0"/>
              <w:marRight w:val="0"/>
              <w:marTop w:val="0"/>
              <w:marBottom w:val="0"/>
              <w:divBdr>
                <w:top w:val="none" w:sz="0" w:space="0" w:color="auto"/>
                <w:left w:val="none" w:sz="0" w:space="0" w:color="auto"/>
                <w:bottom w:val="none" w:sz="0" w:space="0" w:color="auto"/>
                <w:right w:val="none" w:sz="0" w:space="0" w:color="auto"/>
              </w:divBdr>
            </w:div>
            <w:div w:id="1821076197">
              <w:marLeft w:val="0"/>
              <w:marRight w:val="0"/>
              <w:marTop w:val="0"/>
              <w:marBottom w:val="0"/>
              <w:divBdr>
                <w:top w:val="none" w:sz="0" w:space="0" w:color="auto"/>
                <w:left w:val="none" w:sz="0" w:space="0" w:color="auto"/>
                <w:bottom w:val="none" w:sz="0" w:space="0" w:color="auto"/>
                <w:right w:val="none" w:sz="0" w:space="0" w:color="auto"/>
              </w:divBdr>
            </w:div>
            <w:div w:id="1831481602">
              <w:marLeft w:val="0"/>
              <w:marRight w:val="0"/>
              <w:marTop w:val="0"/>
              <w:marBottom w:val="0"/>
              <w:divBdr>
                <w:top w:val="none" w:sz="0" w:space="0" w:color="auto"/>
                <w:left w:val="none" w:sz="0" w:space="0" w:color="auto"/>
                <w:bottom w:val="none" w:sz="0" w:space="0" w:color="auto"/>
                <w:right w:val="none" w:sz="0" w:space="0" w:color="auto"/>
              </w:divBdr>
            </w:div>
            <w:div w:id="1847674323">
              <w:marLeft w:val="0"/>
              <w:marRight w:val="0"/>
              <w:marTop w:val="0"/>
              <w:marBottom w:val="0"/>
              <w:divBdr>
                <w:top w:val="none" w:sz="0" w:space="0" w:color="auto"/>
                <w:left w:val="none" w:sz="0" w:space="0" w:color="auto"/>
                <w:bottom w:val="none" w:sz="0" w:space="0" w:color="auto"/>
                <w:right w:val="none" w:sz="0" w:space="0" w:color="auto"/>
              </w:divBdr>
            </w:div>
            <w:div w:id="1849982208">
              <w:marLeft w:val="0"/>
              <w:marRight w:val="0"/>
              <w:marTop w:val="0"/>
              <w:marBottom w:val="0"/>
              <w:divBdr>
                <w:top w:val="none" w:sz="0" w:space="0" w:color="auto"/>
                <w:left w:val="none" w:sz="0" w:space="0" w:color="auto"/>
                <w:bottom w:val="none" w:sz="0" w:space="0" w:color="auto"/>
                <w:right w:val="none" w:sz="0" w:space="0" w:color="auto"/>
              </w:divBdr>
            </w:div>
            <w:div w:id="1860510399">
              <w:marLeft w:val="0"/>
              <w:marRight w:val="0"/>
              <w:marTop w:val="0"/>
              <w:marBottom w:val="0"/>
              <w:divBdr>
                <w:top w:val="none" w:sz="0" w:space="0" w:color="auto"/>
                <w:left w:val="none" w:sz="0" w:space="0" w:color="auto"/>
                <w:bottom w:val="none" w:sz="0" w:space="0" w:color="auto"/>
                <w:right w:val="none" w:sz="0" w:space="0" w:color="auto"/>
              </w:divBdr>
            </w:div>
            <w:div w:id="1867787964">
              <w:marLeft w:val="0"/>
              <w:marRight w:val="0"/>
              <w:marTop w:val="0"/>
              <w:marBottom w:val="0"/>
              <w:divBdr>
                <w:top w:val="none" w:sz="0" w:space="0" w:color="auto"/>
                <w:left w:val="none" w:sz="0" w:space="0" w:color="auto"/>
                <w:bottom w:val="none" w:sz="0" w:space="0" w:color="auto"/>
                <w:right w:val="none" w:sz="0" w:space="0" w:color="auto"/>
              </w:divBdr>
            </w:div>
            <w:div w:id="1870680990">
              <w:marLeft w:val="0"/>
              <w:marRight w:val="0"/>
              <w:marTop w:val="0"/>
              <w:marBottom w:val="0"/>
              <w:divBdr>
                <w:top w:val="none" w:sz="0" w:space="0" w:color="auto"/>
                <w:left w:val="none" w:sz="0" w:space="0" w:color="auto"/>
                <w:bottom w:val="none" w:sz="0" w:space="0" w:color="auto"/>
                <w:right w:val="none" w:sz="0" w:space="0" w:color="auto"/>
              </w:divBdr>
            </w:div>
            <w:div w:id="1885557878">
              <w:marLeft w:val="0"/>
              <w:marRight w:val="0"/>
              <w:marTop w:val="0"/>
              <w:marBottom w:val="0"/>
              <w:divBdr>
                <w:top w:val="none" w:sz="0" w:space="0" w:color="auto"/>
                <w:left w:val="none" w:sz="0" w:space="0" w:color="auto"/>
                <w:bottom w:val="none" w:sz="0" w:space="0" w:color="auto"/>
                <w:right w:val="none" w:sz="0" w:space="0" w:color="auto"/>
              </w:divBdr>
            </w:div>
            <w:div w:id="1886868660">
              <w:marLeft w:val="0"/>
              <w:marRight w:val="0"/>
              <w:marTop w:val="0"/>
              <w:marBottom w:val="0"/>
              <w:divBdr>
                <w:top w:val="none" w:sz="0" w:space="0" w:color="auto"/>
                <w:left w:val="none" w:sz="0" w:space="0" w:color="auto"/>
                <w:bottom w:val="none" w:sz="0" w:space="0" w:color="auto"/>
                <w:right w:val="none" w:sz="0" w:space="0" w:color="auto"/>
              </w:divBdr>
            </w:div>
            <w:div w:id="1909918727">
              <w:marLeft w:val="0"/>
              <w:marRight w:val="0"/>
              <w:marTop w:val="0"/>
              <w:marBottom w:val="0"/>
              <w:divBdr>
                <w:top w:val="none" w:sz="0" w:space="0" w:color="auto"/>
                <w:left w:val="none" w:sz="0" w:space="0" w:color="auto"/>
                <w:bottom w:val="none" w:sz="0" w:space="0" w:color="auto"/>
                <w:right w:val="none" w:sz="0" w:space="0" w:color="auto"/>
              </w:divBdr>
            </w:div>
            <w:div w:id="1917089910">
              <w:marLeft w:val="0"/>
              <w:marRight w:val="0"/>
              <w:marTop w:val="0"/>
              <w:marBottom w:val="0"/>
              <w:divBdr>
                <w:top w:val="none" w:sz="0" w:space="0" w:color="auto"/>
                <w:left w:val="none" w:sz="0" w:space="0" w:color="auto"/>
                <w:bottom w:val="none" w:sz="0" w:space="0" w:color="auto"/>
                <w:right w:val="none" w:sz="0" w:space="0" w:color="auto"/>
              </w:divBdr>
            </w:div>
            <w:div w:id="1929192560">
              <w:marLeft w:val="0"/>
              <w:marRight w:val="0"/>
              <w:marTop w:val="0"/>
              <w:marBottom w:val="0"/>
              <w:divBdr>
                <w:top w:val="none" w:sz="0" w:space="0" w:color="auto"/>
                <w:left w:val="none" w:sz="0" w:space="0" w:color="auto"/>
                <w:bottom w:val="none" w:sz="0" w:space="0" w:color="auto"/>
                <w:right w:val="none" w:sz="0" w:space="0" w:color="auto"/>
              </w:divBdr>
            </w:div>
            <w:div w:id="1933390578">
              <w:marLeft w:val="0"/>
              <w:marRight w:val="0"/>
              <w:marTop w:val="0"/>
              <w:marBottom w:val="0"/>
              <w:divBdr>
                <w:top w:val="none" w:sz="0" w:space="0" w:color="auto"/>
                <w:left w:val="none" w:sz="0" w:space="0" w:color="auto"/>
                <w:bottom w:val="none" w:sz="0" w:space="0" w:color="auto"/>
                <w:right w:val="none" w:sz="0" w:space="0" w:color="auto"/>
              </w:divBdr>
            </w:div>
            <w:div w:id="1962687503">
              <w:marLeft w:val="0"/>
              <w:marRight w:val="0"/>
              <w:marTop w:val="0"/>
              <w:marBottom w:val="0"/>
              <w:divBdr>
                <w:top w:val="none" w:sz="0" w:space="0" w:color="auto"/>
                <w:left w:val="none" w:sz="0" w:space="0" w:color="auto"/>
                <w:bottom w:val="none" w:sz="0" w:space="0" w:color="auto"/>
                <w:right w:val="none" w:sz="0" w:space="0" w:color="auto"/>
              </w:divBdr>
            </w:div>
            <w:div w:id="1979063546">
              <w:marLeft w:val="0"/>
              <w:marRight w:val="0"/>
              <w:marTop w:val="0"/>
              <w:marBottom w:val="0"/>
              <w:divBdr>
                <w:top w:val="none" w:sz="0" w:space="0" w:color="auto"/>
                <w:left w:val="none" w:sz="0" w:space="0" w:color="auto"/>
                <w:bottom w:val="none" w:sz="0" w:space="0" w:color="auto"/>
                <w:right w:val="none" w:sz="0" w:space="0" w:color="auto"/>
              </w:divBdr>
            </w:div>
            <w:div w:id="1987202672">
              <w:marLeft w:val="0"/>
              <w:marRight w:val="0"/>
              <w:marTop w:val="0"/>
              <w:marBottom w:val="0"/>
              <w:divBdr>
                <w:top w:val="none" w:sz="0" w:space="0" w:color="auto"/>
                <w:left w:val="none" w:sz="0" w:space="0" w:color="auto"/>
                <w:bottom w:val="none" w:sz="0" w:space="0" w:color="auto"/>
                <w:right w:val="none" w:sz="0" w:space="0" w:color="auto"/>
              </w:divBdr>
            </w:div>
            <w:div w:id="2004317322">
              <w:marLeft w:val="0"/>
              <w:marRight w:val="0"/>
              <w:marTop w:val="0"/>
              <w:marBottom w:val="0"/>
              <w:divBdr>
                <w:top w:val="none" w:sz="0" w:space="0" w:color="auto"/>
                <w:left w:val="none" w:sz="0" w:space="0" w:color="auto"/>
                <w:bottom w:val="none" w:sz="0" w:space="0" w:color="auto"/>
                <w:right w:val="none" w:sz="0" w:space="0" w:color="auto"/>
              </w:divBdr>
            </w:div>
            <w:div w:id="2011831395">
              <w:marLeft w:val="0"/>
              <w:marRight w:val="0"/>
              <w:marTop w:val="0"/>
              <w:marBottom w:val="0"/>
              <w:divBdr>
                <w:top w:val="none" w:sz="0" w:space="0" w:color="auto"/>
                <w:left w:val="none" w:sz="0" w:space="0" w:color="auto"/>
                <w:bottom w:val="none" w:sz="0" w:space="0" w:color="auto"/>
                <w:right w:val="none" w:sz="0" w:space="0" w:color="auto"/>
              </w:divBdr>
            </w:div>
            <w:div w:id="2016498784">
              <w:marLeft w:val="0"/>
              <w:marRight w:val="0"/>
              <w:marTop w:val="0"/>
              <w:marBottom w:val="0"/>
              <w:divBdr>
                <w:top w:val="none" w:sz="0" w:space="0" w:color="auto"/>
                <w:left w:val="none" w:sz="0" w:space="0" w:color="auto"/>
                <w:bottom w:val="none" w:sz="0" w:space="0" w:color="auto"/>
                <w:right w:val="none" w:sz="0" w:space="0" w:color="auto"/>
              </w:divBdr>
            </w:div>
            <w:div w:id="2038046751">
              <w:marLeft w:val="0"/>
              <w:marRight w:val="0"/>
              <w:marTop w:val="0"/>
              <w:marBottom w:val="0"/>
              <w:divBdr>
                <w:top w:val="none" w:sz="0" w:space="0" w:color="auto"/>
                <w:left w:val="none" w:sz="0" w:space="0" w:color="auto"/>
                <w:bottom w:val="none" w:sz="0" w:space="0" w:color="auto"/>
                <w:right w:val="none" w:sz="0" w:space="0" w:color="auto"/>
              </w:divBdr>
            </w:div>
            <w:div w:id="2038388775">
              <w:marLeft w:val="0"/>
              <w:marRight w:val="0"/>
              <w:marTop w:val="0"/>
              <w:marBottom w:val="0"/>
              <w:divBdr>
                <w:top w:val="none" w:sz="0" w:space="0" w:color="auto"/>
                <w:left w:val="none" w:sz="0" w:space="0" w:color="auto"/>
                <w:bottom w:val="none" w:sz="0" w:space="0" w:color="auto"/>
                <w:right w:val="none" w:sz="0" w:space="0" w:color="auto"/>
              </w:divBdr>
            </w:div>
            <w:div w:id="2051614258">
              <w:marLeft w:val="0"/>
              <w:marRight w:val="0"/>
              <w:marTop w:val="0"/>
              <w:marBottom w:val="0"/>
              <w:divBdr>
                <w:top w:val="none" w:sz="0" w:space="0" w:color="auto"/>
                <w:left w:val="none" w:sz="0" w:space="0" w:color="auto"/>
                <w:bottom w:val="none" w:sz="0" w:space="0" w:color="auto"/>
                <w:right w:val="none" w:sz="0" w:space="0" w:color="auto"/>
              </w:divBdr>
            </w:div>
            <w:div w:id="2054381922">
              <w:marLeft w:val="0"/>
              <w:marRight w:val="0"/>
              <w:marTop w:val="0"/>
              <w:marBottom w:val="0"/>
              <w:divBdr>
                <w:top w:val="none" w:sz="0" w:space="0" w:color="auto"/>
                <w:left w:val="none" w:sz="0" w:space="0" w:color="auto"/>
                <w:bottom w:val="none" w:sz="0" w:space="0" w:color="auto"/>
                <w:right w:val="none" w:sz="0" w:space="0" w:color="auto"/>
              </w:divBdr>
            </w:div>
            <w:div w:id="2063212321">
              <w:marLeft w:val="0"/>
              <w:marRight w:val="0"/>
              <w:marTop w:val="0"/>
              <w:marBottom w:val="0"/>
              <w:divBdr>
                <w:top w:val="none" w:sz="0" w:space="0" w:color="auto"/>
                <w:left w:val="none" w:sz="0" w:space="0" w:color="auto"/>
                <w:bottom w:val="none" w:sz="0" w:space="0" w:color="auto"/>
                <w:right w:val="none" w:sz="0" w:space="0" w:color="auto"/>
              </w:divBdr>
            </w:div>
            <w:div w:id="2065132259">
              <w:marLeft w:val="0"/>
              <w:marRight w:val="0"/>
              <w:marTop w:val="0"/>
              <w:marBottom w:val="0"/>
              <w:divBdr>
                <w:top w:val="none" w:sz="0" w:space="0" w:color="auto"/>
                <w:left w:val="none" w:sz="0" w:space="0" w:color="auto"/>
                <w:bottom w:val="none" w:sz="0" w:space="0" w:color="auto"/>
                <w:right w:val="none" w:sz="0" w:space="0" w:color="auto"/>
              </w:divBdr>
            </w:div>
            <w:div w:id="2076472095">
              <w:marLeft w:val="0"/>
              <w:marRight w:val="0"/>
              <w:marTop w:val="0"/>
              <w:marBottom w:val="0"/>
              <w:divBdr>
                <w:top w:val="none" w:sz="0" w:space="0" w:color="auto"/>
                <w:left w:val="none" w:sz="0" w:space="0" w:color="auto"/>
                <w:bottom w:val="none" w:sz="0" w:space="0" w:color="auto"/>
                <w:right w:val="none" w:sz="0" w:space="0" w:color="auto"/>
              </w:divBdr>
            </w:div>
            <w:div w:id="2087141448">
              <w:marLeft w:val="0"/>
              <w:marRight w:val="0"/>
              <w:marTop w:val="0"/>
              <w:marBottom w:val="0"/>
              <w:divBdr>
                <w:top w:val="none" w:sz="0" w:space="0" w:color="auto"/>
                <w:left w:val="none" w:sz="0" w:space="0" w:color="auto"/>
                <w:bottom w:val="none" w:sz="0" w:space="0" w:color="auto"/>
                <w:right w:val="none" w:sz="0" w:space="0" w:color="auto"/>
              </w:divBdr>
            </w:div>
            <w:div w:id="2105608011">
              <w:marLeft w:val="0"/>
              <w:marRight w:val="0"/>
              <w:marTop w:val="0"/>
              <w:marBottom w:val="0"/>
              <w:divBdr>
                <w:top w:val="none" w:sz="0" w:space="0" w:color="auto"/>
                <w:left w:val="none" w:sz="0" w:space="0" w:color="auto"/>
                <w:bottom w:val="none" w:sz="0" w:space="0" w:color="auto"/>
                <w:right w:val="none" w:sz="0" w:space="0" w:color="auto"/>
              </w:divBdr>
            </w:div>
            <w:div w:id="2121021639">
              <w:marLeft w:val="0"/>
              <w:marRight w:val="0"/>
              <w:marTop w:val="0"/>
              <w:marBottom w:val="0"/>
              <w:divBdr>
                <w:top w:val="none" w:sz="0" w:space="0" w:color="auto"/>
                <w:left w:val="none" w:sz="0" w:space="0" w:color="auto"/>
                <w:bottom w:val="none" w:sz="0" w:space="0" w:color="auto"/>
                <w:right w:val="none" w:sz="0" w:space="0" w:color="auto"/>
              </w:divBdr>
            </w:div>
            <w:div w:id="2126339716">
              <w:marLeft w:val="0"/>
              <w:marRight w:val="0"/>
              <w:marTop w:val="0"/>
              <w:marBottom w:val="0"/>
              <w:divBdr>
                <w:top w:val="none" w:sz="0" w:space="0" w:color="auto"/>
                <w:left w:val="none" w:sz="0" w:space="0" w:color="auto"/>
                <w:bottom w:val="none" w:sz="0" w:space="0" w:color="auto"/>
                <w:right w:val="none" w:sz="0" w:space="0" w:color="auto"/>
              </w:divBdr>
            </w:div>
          </w:divsChild>
        </w:div>
        <w:div w:id="1428036191">
          <w:marLeft w:val="0"/>
          <w:marRight w:val="0"/>
          <w:marTop w:val="0"/>
          <w:marBottom w:val="0"/>
          <w:divBdr>
            <w:top w:val="none" w:sz="0" w:space="0" w:color="auto"/>
            <w:left w:val="none" w:sz="0" w:space="0" w:color="auto"/>
            <w:bottom w:val="none" w:sz="0" w:space="0" w:color="auto"/>
            <w:right w:val="none" w:sz="0" w:space="0" w:color="auto"/>
          </w:divBdr>
          <w:divsChild>
            <w:div w:id="2094546163">
              <w:marLeft w:val="0"/>
              <w:marRight w:val="0"/>
              <w:marTop w:val="0"/>
              <w:marBottom w:val="0"/>
              <w:divBdr>
                <w:top w:val="none" w:sz="0" w:space="0" w:color="auto"/>
                <w:left w:val="none" w:sz="0" w:space="0" w:color="auto"/>
                <w:bottom w:val="none" w:sz="0" w:space="0" w:color="auto"/>
                <w:right w:val="none" w:sz="0" w:space="0" w:color="auto"/>
              </w:divBdr>
            </w:div>
          </w:divsChild>
        </w:div>
        <w:div w:id="1443067371">
          <w:marLeft w:val="0"/>
          <w:marRight w:val="0"/>
          <w:marTop w:val="0"/>
          <w:marBottom w:val="0"/>
          <w:divBdr>
            <w:top w:val="none" w:sz="0" w:space="0" w:color="auto"/>
            <w:left w:val="none" w:sz="0" w:space="0" w:color="auto"/>
            <w:bottom w:val="none" w:sz="0" w:space="0" w:color="auto"/>
            <w:right w:val="none" w:sz="0" w:space="0" w:color="auto"/>
          </w:divBdr>
          <w:divsChild>
            <w:div w:id="7222748">
              <w:marLeft w:val="0"/>
              <w:marRight w:val="0"/>
              <w:marTop w:val="0"/>
              <w:marBottom w:val="0"/>
              <w:divBdr>
                <w:top w:val="none" w:sz="0" w:space="0" w:color="auto"/>
                <w:left w:val="none" w:sz="0" w:space="0" w:color="auto"/>
                <w:bottom w:val="none" w:sz="0" w:space="0" w:color="auto"/>
                <w:right w:val="none" w:sz="0" w:space="0" w:color="auto"/>
              </w:divBdr>
            </w:div>
            <w:div w:id="12343166">
              <w:marLeft w:val="0"/>
              <w:marRight w:val="0"/>
              <w:marTop w:val="0"/>
              <w:marBottom w:val="0"/>
              <w:divBdr>
                <w:top w:val="none" w:sz="0" w:space="0" w:color="auto"/>
                <w:left w:val="none" w:sz="0" w:space="0" w:color="auto"/>
                <w:bottom w:val="none" w:sz="0" w:space="0" w:color="auto"/>
                <w:right w:val="none" w:sz="0" w:space="0" w:color="auto"/>
              </w:divBdr>
            </w:div>
            <w:div w:id="22094387">
              <w:marLeft w:val="0"/>
              <w:marRight w:val="0"/>
              <w:marTop w:val="0"/>
              <w:marBottom w:val="0"/>
              <w:divBdr>
                <w:top w:val="none" w:sz="0" w:space="0" w:color="auto"/>
                <w:left w:val="none" w:sz="0" w:space="0" w:color="auto"/>
                <w:bottom w:val="none" w:sz="0" w:space="0" w:color="auto"/>
                <w:right w:val="none" w:sz="0" w:space="0" w:color="auto"/>
              </w:divBdr>
            </w:div>
            <w:div w:id="26949622">
              <w:marLeft w:val="0"/>
              <w:marRight w:val="0"/>
              <w:marTop w:val="0"/>
              <w:marBottom w:val="0"/>
              <w:divBdr>
                <w:top w:val="none" w:sz="0" w:space="0" w:color="auto"/>
                <w:left w:val="none" w:sz="0" w:space="0" w:color="auto"/>
                <w:bottom w:val="none" w:sz="0" w:space="0" w:color="auto"/>
                <w:right w:val="none" w:sz="0" w:space="0" w:color="auto"/>
              </w:divBdr>
            </w:div>
            <w:div w:id="32927648">
              <w:marLeft w:val="0"/>
              <w:marRight w:val="0"/>
              <w:marTop w:val="0"/>
              <w:marBottom w:val="0"/>
              <w:divBdr>
                <w:top w:val="none" w:sz="0" w:space="0" w:color="auto"/>
                <w:left w:val="none" w:sz="0" w:space="0" w:color="auto"/>
                <w:bottom w:val="none" w:sz="0" w:space="0" w:color="auto"/>
                <w:right w:val="none" w:sz="0" w:space="0" w:color="auto"/>
              </w:divBdr>
            </w:div>
            <w:div w:id="38940871">
              <w:marLeft w:val="0"/>
              <w:marRight w:val="0"/>
              <w:marTop w:val="0"/>
              <w:marBottom w:val="0"/>
              <w:divBdr>
                <w:top w:val="none" w:sz="0" w:space="0" w:color="auto"/>
                <w:left w:val="none" w:sz="0" w:space="0" w:color="auto"/>
                <w:bottom w:val="none" w:sz="0" w:space="0" w:color="auto"/>
                <w:right w:val="none" w:sz="0" w:space="0" w:color="auto"/>
              </w:divBdr>
            </w:div>
            <w:div w:id="57629455">
              <w:marLeft w:val="0"/>
              <w:marRight w:val="0"/>
              <w:marTop w:val="0"/>
              <w:marBottom w:val="0"/>
              <w:divBdr>
                <w:top w:val="none" w:sz="0" w:space="0" w:color="auto"/>
                <w:left w:val="none" w:sz="0" w:space="0" w:color="auto"/>
                <w:bottom w:val="none" w:sz="0" w:space="0" w:color="auto"/>
                <w:right w:val="none" w:sz="0" w:space="0" w:color="auto"/>
              </w:divBdr>
            </w:div>
            <w:div w:id="76633578">
              <w:marLeft w:val="0"/>
              <w:marRight w:val="0"/>
              <w:marTop w:val="0"/>
              <w:marBottom w:val="0"/>
              <w:divBdr>
                <w:top w:val="none" w:sz="0" w:space="0" w:color="auto"/>
                <w:left w:val="none" w:sz="0" w:space="0" w:color="auto"/>
                <w:bottom w:val="none" w:sz="0" w:space="0" w:color="auto"/>
                <w:right w:val="none" w:sz="0" w:space="0" w:color="auto"/>
              </w:divBdr>
            </w:div>
            <w:div w:id="78865803">
              <w:marLeft w:val="0"/>
              <w:marRight w:val="0"/>
              <w:marTop w:val="0"/>
              <w:marBottom w:val="0"/>
              <w:divBdr>
                <w:top w:val="none" w:sz="0" w:space="0" w:color="auto"/>
                <w:left w:val="none" w:sz="0" w:space="0" w:color="auto"/>
                <w:bottom w:val="none" w:sz="0" w:space="0" w:color="auto"/>
                <w:right w:val="none" w:sz="0" w:space="0" w:color="auto"/>
              </w:divBdr>
            </w:div>
            <w:div w:id="85462056">
              <w:marLeft w:val="0"/>
              <w:marRight w:val="0"/>
              <w:marTop w:val="0"/>
              <w:marBottom w:val="0"/>
              <w:divBdr>
                <w:top w:val="none" w:sz="0" w:space="0" w:color="auto"/>
                <w:left w:val="none" w:sz="0" w:space="0" w:color="auto"/>
                <w:bottom w:val="none" w:sz="0" w:space="0" w:color="auto"/>
                <w:right w:val="none" w:sz="0" w:space="0" w:color="auto"/>
              </w:divBdr>
            </w:div>
            <w:div w:id="88744430">
              <w:marLeft w:val="0"/>
              <w:marRight w:val="0"/>
              <w:marTop w:val="0"/>
              <w:marBottom w:val="0"/>
              <w:divBdr>
                <w:top w:val="none" w:sz="0" w:space="0" w:color="auto"/>
                <w:left w:val="none" w:sz="0" w:space="0" w:color="auto"/>
                <w:bottom w:val="none" w:sz="0" w:space="0" w:color="auto"/>
                <w:right w:val="none" w:sz="0" w:space="0" w:color="auto"/>
              </w:divBdr>
            </w:div>
            <w:div w:id="104738522">
              <w:marLeft w:val="0"/>
              <w:marRight w:val="0"/>
              <w:marTop w:val="0"/>
              <w:marBottom w:val="0"/>
              <w:divBdr>
                <w:top w:val="none" w:sz="0" w:space="0" w:color="auto"/>
                <w:left w:val="none" w:sz="0" w:space="0" w:color="auto"/>
                <w:bottom w:val="none" w:sz="0" w:space="0" w:color="auto"/>
                <w:right w:val="none" w:sz="0" w:space="0" w:color="auto"/>
              </w:divBdr>
            </w:div>
            <w:div w:id="108594544">
              <w:marLeft w:val="0"/>
              <w:marRight w:val="0"/>
              <w:marTop w:val="0"/>
              <w:marBottom w:val="0"/>
              <w:divBdr>
                <w:top w:val="none" w:sz="0" w:space="0" w:color="auto"/>
                <w:left w:val="none" w:sz="0" w:space="0" w:color="auto"/>
                <w:bottom w:val="none" w:sz="0" w:space="0" w:color="auto"/>
                <w:right w:val="none" w:sz="0" w:space="0" w:color="auto"/>
              </w:divBdr>
            </w:div>
            <w:div w:id="123432152">
              <w:marLeft w:val="0"/>
              <w:marRight w:val="0"/>
              <w:marTop w:val="0"/>
              <w:marBottom w:val="0"/>
              <w:divBdr>
                <w:top w:val="none" w:sz="0" w:space="0" w:color="auto"/>
                <w:left w:val="none" w:sz="0" w:space="0" w:color="auto"/>
                <w:bottom w:val="none" w:sz="0" w:space="0" w:color="auto"/>
                <w:right w:val="none" w:sz="0" w:space="0" w:color="auto"/>
              </w:divBdr>
            </w:div>
            <w:div w:id="128013647">
              <w:marLeft w:val="0"/>
              <w:marRight w:val="0"/>
              <w:marTop w:val="0"/>
              <w:marBottom w:val="0"/>
              <w:divBdr>
                <w:top w:val="none" w:sz="0" w:space="0" w:color="auto"/>
                <w:left w:val="none" w:sz="0" w:space="0" w:color="auto"/>
                <w:bottom w:val="none" w:sz="0" w:space="0" w:color="auto"/>
                <w:right w:val="none" w:sz="0" w:space="0" w:color="auto"/>
              </w:divBdr>
            </w:div>
            <w:div w:id="132531571">
              <w:marLeft w:val="0"/>
              <w:marRight w:val="0"/>
              <w:marTop w:val="0"/>
              <w:marBottom w:val="0"/>
              <w:divBdr>
                <w:top w:val="none" w:sz="0" w:space="0" w:color="auto"/>
                <w:left w:val="none" w:sz="0" w:space="0" w:color="auto"/>
                <w:bottom w:val="none" w:sz="0" w:space="0" w:color="auto"/>
                <w:right w:val="none" w:sz="0" w:space="0" w:color="auto"/>
              </w:divBdr>
            </w:div>
            <w:div w:id="135149556">
              <w:marLeft w:val="0"/>
              <w:marRight w:val="0"/>
              <w:marTop w:val="0"/>
              <w:marBottom w:val="0"/>
              <w:divBdr>
                <w:top w:val="none" w:sz="0" w:space="0" w:color="auto"/>
                <w:left w:val="none" w:sz="0" w:space="0" w:color="auto"/>
                <w:bottom w:val="none" w:sz="0" w:space="0" w:color="auto"/>
                <w:right w:val="none" w:sz="0" w:space="0" w:color="auto"/>
              </w:divBdr>
            </w:div>
            <w:div w:id="137773439">
              <w:marLeft w:val="0"/>
              <w:marRight w:val="0"/>
              <w:marTop w:val="0"/>
              <w:marBottom w:val="0"/>
              <w:divBdr>
                <w:top w:val="none" w:sz="0" w:space="0" w:color="auto"/>
                <w:left w:val="none" w:sz="0" w:space="0" w:color="auto"/>
                <w:bottom w:val="none" w:sz="0" w:space="0" w:color="auto"/>
                <w:right w:val="none" w:sz="0" w:space="0" w:color="auto"/>
              </w:divBdr>
            </w:div>
            <w:div w:id="139076153">
              <w:marLeft w:val="0"/>
              <w:marRight w:val="0"/>
              <w:marTop w:val="0"/>
              <w:marBottom w:val="0"/>
              <w:divBdr>
                <w:top w:val="none" w:sz="0" w:space="0" w:color="auto"/>
                <w:left w:val="none" w:sz="0" w:space="0" w:color="auto"/>
                <w:bottom w:val="none" w:sz="0" w:space="0" w:color="auto"/>
                <w:right w:val="none" w:sz="0" w:space="0" w:color="auto"/>
              </w:divBdr>
            </w:div>
            <w:div w:id="141118252">
              <w:marLeft w:val="0"/>
              <w:marRight w:val="0"/>
              <w:marTop w:val="0"/>
              <w:marBottom w:val="0"/>
              <w:divBdr>
                <w:top w:val="none" w:sz="0" w:space="0" w:color="auto"/>
                <w:left w:val="none" w:sz="0" w:space="0" w:color="auto"/>
                <w:bottom w:val="none" w:sz="0" w:space="0" w:color="auto"/>
                <w:right w:val="none" w:sz="0" w:space="0" w:color="auto"/>
              </w:divBdr>
            </w:div>
            <w:div w:id="163514229">
              <w:marLeft w:val="0"/>
              <w:marRight w:val="0"/>
              <w:marTop w:val="0"/>
              <w:marBottom w:val="0"/>
              <w:divBdr>
                <w:top w:val="none" w:sz="0" w:space="0" w:color="auto"/>
                <w:left w:val="none" w:sz="0" w:space="0" w:color="auto"/>
                <w:bottom w:val="none" w:sz="0" w:space="0" w:color="auto"/>
                <w:right w:val="none" w:sz="0" w:space="0" w:color="auto"/>
              </w:divBdr>
            </w:div>
            <w:div w:id="174275260">
              <w:marLeft w:val="0"/>
              <w:marRight w:val="0"/>
              <w:marTop w:val="0"/>
              <w:marBottom w:val="0"/>
              <w:divBdr>
                <w:top w:val="none" w:sz="0" w:space="0" w:color="auto"/>
                <w:left w:val="none" w:sz="0" w:space="0" w:color="auto"/>
                <w:bottom w:val="none" w:sz="0" w:space="0" w:color="auto"/>
                <w:right w:val="none" w:sz="0" w:space="0" w:color="auto"/>
              </w:divBdr>
            </w:div>
            <w:div w:id="177669942">
              <w:marLeft w:val="0"/>
              <w:marRight w:val="0"/>
              <w:marTop w:val="0"/>
              <w:marBottom w:val="0"/>
              <w:divBdr>
                <w:top w:val="none" w:sz="0" w:space="0" w:color="auto"/>
                <w:left w:val="none" w:sz="0" w:space="0" w:color="auto"/>
                <w:bottom w:val="none" w:sz="0" w:space="0" w:color="auto"/>
                <w:right w:val="none" w:sz="0" w:space="0" w:color="auto"/>
              </w:divBdr>
            </w:div>
            <w:div w:id="181283969">
              <w:marLeft w:val="0"/>
              <w:marRight w:val="0"/>
              <w:marTop w:val="0"/>
              <w:marBottom w:val="0"/>
              <w:divBdr>
                <w:top w:val="none" w:sz="0" w:space="0" w:color="auto"/>
                <w:left w:val="none" w:sz="0" w:space="0" w:color="auto"/>
                <w:bottom w:val="none" w:sz="0" w:space="0" w:color="auto"/>
                <w:right w:val="none" w:sz="0" w:space="0" w:color="auto"/>
              </w:divBdr>
            </w:div>
            <w:div w:id="181670249">
              <w:marLeft w:val="0"/>
              <w:marRight w:val="0"/>
              <w:marTop w:val="0"/>
              <w:marBottom w:val="0"/>
              <w:divBdr>
                <w:top w:val="none" w:sz="0" w:space="0" w:color="auto"/>
                <w:left w:val="none" w:sz="0" w:space="0" w:color="auto"/>
                <w:bottom w:val="none" w:sz="0" w:space="0" w:color="auto"/>
                <w:right w:val="none" w:sz="0" w:space="0" w:color="auto"/>
              </w:divBdr>
            </w:div>
            <w:div w:id="183986329">
              <w:marLeft w:val="0"/>
              <w:marRight w:val="0"/>
              <w:marTop w:val="0"/>
              <w:marBottom w:val="0"/>
              <w:divBdr>
                <w:top w:val="none" w:sz="0" w:space="0" w:color="auto"/>
                <w:left w:val="none" w:sz="0" w:space="0" w:color="auto"/>
                <w:bottom w:val="none" w:sz="0" w:space="0" w:color="auto"/>
                <w:right w:val="none" w:sz="0" w:space="0" w:color="auto"/>
              </w:divBdr>
            </w:div>
            <w:div w:id="186676205">
              <w:marLeft w:val="0"/>
              <w:marRight w:val="0"/>
              <w:marTop w:val="0"/>
              <w:marBottom w:val="0"/>
              <w:divBdr>
                <w:top w:val="none" w:sz="0" w:space="0" w:color="auto"/>
                <w:left w:val="none" w:sz="0" w:space="0" w:color="auto"/>
                <w:bottom w:val="none" w:sz="0" w:space="0" w:color="auto"/>
                <w:right w:val="none" w:sz="0" w:space="0" w:color="auto"/>
              </w:divBdr>
            </w:div>
            <w:div w:id="193612710">
              <w:marLeft w:val="0"/>
              <w:marRight w:val="0"/>
              <w:marTop w:val="0"/>
              <w:marBottom w:val="0"/>
              <w:divBdr>
                <w:top w:val="none" w:sz="0" w:space="0" w:color="auto"/>
                <w:left w:val="none" w:sz="0" w:space="0" w:color="auto"/>
                <w:bottom w:val="none" w:sz="0" w:space="0" w:color="auto"/>
                <w:right w:val="none" w:sz="0" w:space="0" w:color="auto"/>
              </w:divBdr>
            </w:div>
            <w:div w:id="203176442">
              <w:marLeft w:val="0"/>
              <w:marRight w:val="0"/>
              <w:marTop w:val="0"/>
              <w:marBottom w:val="0"/>
              <w:divBdr>
                <w:top w:val="none" w:sz="0" w:space="0" w:color="auto"/>
                <w:left w:val="none" w:sz="0" w:space="0" w:color="auto"/>
                <w:bottom w:val="none" w:sz="0" w:space="0" w:color="auto"/>
                <w:right w:val="none" w:sz="0" w:space="0" w:color="auto"/>
              </w:divBdr>
            </w:div>
            <w:div w:id="204224713">
              <w:marLeft w:val="0"/>
              <w:marRight w:val="0"/>
              <w:marTop w:val="0"/>
              <w:marBottom w:val="0"/>
              <w:divBdr>
                <w:top w:val="none" w:sz="0" w:space="0" w:color="auto"/>
                <w:left w:val="none" w:sz="0" w:space="0" w:color="auto"/>
                <w:bottom w:val="none" w:sz="0" w:space="0" w:color="auto"/>
                <w:right w:val="none" w:sz="0" w:space="0" w:color="auto"/>
              </w:divBdr>
            </w:div>
            <w:div w:id="232738815">
              <w:marLeft w:val="0"/>
              <w:marRight w:val="0"/>
              <w:marTop w:val="0"/>
              <w:marBottom w:val="0"/>
              <w:divBdr>
                <w:top w:val="none" w:sz="0" w:space="0" w:color="auto"/>
                <w:left w:val="none" w:sz="0" w:space="0" w:color="auto"/>
                <w:bottom w:val="none" w:sz="0" w:space="0" w:color="auto"/>
                <w:right w:val="none" w:sz="0" w:space="0" w:color="auto"/>
              </w:divBdr>
            </w:div>
            <w:div w:id="236288239">
              <w:marLeft w:val="0"/>
              <w:marRight w:val="0"/>
              <w:marTop w:val="0"/>
              <w:marBottom w:val="0"/>
              <w:divBdr>
                <w:top w:val="none" w:sz="0" w:space="0" w:color="auto"/>
                <w:left w:val="none" w:sz="0" w:space="0" w:color="auto"/>
                <w:bottom w:val="none" w:sz="0" w:space="0" w:color="auto"/>
                <w:right w:val="none" w:sz="0" w:space="0" w:color="auto"/>
              </w:divBdr>
            </w:div>
            <w:div w:id="241568102">
              <w:marLeft w:val="0"/>
              <w:marRight w:val="0"/>
              <w:marTop w:val="0"/>
              <w:marBottom w:val="0"/>
              <w:divBdr>
                <w:top w:val="none" w:sz="0" w:space="0" w:color="auto"/>
                <w:left w:val="none" w:sz="0" w:space="0" w:color="auto"/>
                <w:bottom w:val="none" w:sz="0" w:space="0" w:color="auto"/>
                <w:right w:val="none" w:sz="0" w:space="0" w:color="auto"/>
              </w:divBdr>
            </w:div>
            <w:div w:id="245529765">
              <w:marLeft w:val="0"/>
              <w:marRight w:val="0"/>
              <w:marTop w:val="0"/>
              <w:marBottom w:val="0"/>
              <w:divBdr>
                <w:top w:val="none" w:sz="0" w:space="0" w:color="auto"/>
                <w:left w:val="none" w:sz="0" w:space="0" w:color="auto"/>
                <w:bottom w:val="none" w:sz="0" w:space="0" w:color="auto"/>
                <w:right w:val="none" w:sz="0" w:space="0" w:color="auto"/>
              </w:divBdr>
            </w:div>
            <w:div w:id="247230206">
              <w:marLeft w:val="0"/>
              <w:marRight w:val="0"/>
              <w:marTop w:val="0"/>
              <w:marBottom w:val="0"/>
              <w:divBdr>
                <w:top w:val="none" w:sz="0" w:space="0" w:color="auto"/>
                <w:left w:val="none" w:sz="0" w:space="0" w:color="auto"/>
                <w:bottom w:val="none" w:sz="0" w:space="0" w:color="auto"/>
                <w:right w:val="none" w:sz="0" w:space="0" w:color="auto"/>
              </w:divBdr>
            </w:div>
            <w:div w:id="250359842">
              <w:marLeft w:val="0"/>
              <w:marRight w:val="0"/>
              <w:marTop w:val="0"/>
              <w:marBottom w:val="0"/>
              <w:divBdr>
                <w:top w:val="none" w:sz="0" w:space="0" w:color="auto"/>
                <w:left w:val="none" w:sz="0" w:space="0" w:color="auto"/>
                <w:bottom w:val="none" w:sz="0" w:space="0" w:color="auto"/>
                <w:right w:val="none" w:sz="0" w:space="0" w:color="auto"/>
              </w:divBdr>
            </w:div>
            <w:div w:id="266236122">
              <w:marLeft w:val="0"/>
              <w:marRight w:val="0"/>
              <w:marTop w:val="0"/>
              <w:marBottom w:val="0"/>
              <w:divBdr>
                <w:top w:val="none" w:sz="0" w:space="0" w:color="auto"/>
                <w:left w:val="none" w:sz="0" w:space="0" w:color="auto"/>
                <w:bottom w:val="none" w:sz="0" w:space="0" w:color="auto"/>
                <w:right w:val="none" w:sz="0" w:space="0" w:color="auto"/>
              </w:divBdr>
            </w:div>
            <w:div w:id="267782651">
              <w:marLeft w:val="0"/>
              <w:marRight w:val="0"/>
              <w:marTop w:val="0"/>
              <w:marBottom w:val="0"/>
              <w:divBdr>
                <w:top w:val="none" w:sz="0" w:space="0" w:color="auto"/>
                <w:left w:val="none" w:sz="0" w:space="0" w:color="auto"/>
                <w:bottom w:val="none" w:sz="0" w:space="0" w:color="auto"/>
                <w:right w:val="none" w:sz="0" w:space="0" w:color="auto"/>
              </w:divBdr>
            </w:div>
            <w:div w:id="289282173">
              <w:marLeft w:val="0"/>
              <w:marRight w:val="0"/>
              <w:marTop w:val="0"/>
              <w:marBottom w:val="0"/>
              <w:divBdr>
                <w:top w:val="none" w:sz="0" w:space="0" w:color="auto"/>
                <w:left w:val="none" w:sz="0" w:space="0" w:color="auto"/>
                <w:bottom w:val="none" w:sz="0" w:space="0" w:color="auto"/>
                <w:right w:val="none" w:sz="0" w:space="0" w:color="auto"/>
              </w:divBdr>
            </w:div>
            <w:div w:id="292173608">
              <w:marLeft w:val="0"/>
              <w:marRight w:val="0"/>
              <w:marTop w:val="0"/>
              <w:marBottom w:val="0"/>
              <w:divBdr>
                <w:top w:val="none" w:sz="0" w:space="0" w:color="auto"/>
                <w:left w:val="none" w:sz="0" w:space="0" w:color="auto"/>
                <w:bottom w:val="none" w:sz="0" w:space="0" w:color="auto"/>
                <w:right w:val="none" w:sz="0" w:space="0" w:color="auto"/>
              </w:divBdr>
            </w:div>
            <w:div w:id="298078313">
              <w:marLeft w:val="0"/>
              <w:marRight w:val="0"/>
              <w:marTop w:val="0"/>
              <w:marBottom w:val="0"/>
              <w:divBdr>
                <w:top w:val="none" w:sz="0" w:space="0" w:color="auto"/>
                <w:left w:val="none" w:sz="0" w:space="0" w:color="auto"/>
                <w:bottom w:val="none" w:sz="0" w:space="0" w:color="auto"/>
                <w:right w:val="none" w:sz="0" w:space="0" w:color="auto"/>
              </w:divBdr>
            </w:div>
            <w:div w:id="301006975">
              <w:marLeft w:val="0"/>
              <w:marRight w:val="0"/>
              <w:marTop w:val="0"/>
              <w:marBottom w:val="0"/>
              <w:divBdr>
                <w:top w:val="none" w:sz="0" w:space="0" w:color="auto"/>
                <w:left w:val="none" w:sz="0" w:space="0" w:color="auto"/>
                <w:bottom w:val="none" w:sz="0" w:space="0" w:color="auto"/>
                <w:right w:val="none" w:sz="0" w:space="0" w:color="auto"/>
              </w:divBdr>
            </w:div>
            <w:div w:id="301815571">
              <w:marLeft w:val="0"/>
              <w:marRight w:val="0"/>
              <w:marTop w:val="0"/>
              <w:marBottom w:val="0"/>
              <w:divBdr>
                <w:top w:val="none" w:sz="0" w:space="0" w:color="auto"/>
                <w:left w:val="none" w:sz="0" w:space="0" w:color="auto"/>
                <w:bottom w:val="none" w:sz="0" w:space="0" w:color="auto"/>
                <w:right w:val="none" w:sz="0" w:space="0" w:color="auto"/>
              </w:divBdr>
            </w:div>
            <w:div w:id="304087966">
              <w:marLeft w:val="0"/>
              <w:marRight w:val="0"/>
              <w:marTop w:val="0"/>
              <w:marBottom w:val="0"/>
              <w:divBdr>
                <w:top w:val="none" w:sz="0" w:space="0" w:color="auto"/>
                <w:left w:val="none" w:sz="0" w:space="0" w:color="auto"/>
                <w:bottom w:val="none" w:sz="0" w:space="0" w:color="auto"/>
                <w:right w:val="none" w:sz="0" w:space="0" w:color="auto"/>
              </w:divBdr>
            </w:div>
            <w:div w:id="305548168">
              <w:marLeft w:val="0"/>
              <w:marRight w:val="0"/>
              <w:marTop w:val="0"/>
              <w:marBottom w:val="0"/>
              <w:divBdr>
                <w:top w:val="none" w:sz="0" w:space="0" w:color="auto"/>
                <w:left w:val="none" w:sz="0" w:space="0" w:color="auto"/>
                <w:bottom w:val="none" w:sz="0" w:space="0" w:color="auto"/>
                <w:right w:val="none" w:sz="0" w:space="0" w:color="auto"/>
              </w:divBdr>
            </w:div>
            <w:div w:id="306935178">
              <w:marLeft w:val="0"/>
              <w:marRight w:val="0"/>
              <w:marTop w:val="0"/>
              <w:marBottom w:val="0"/>
              <w:divBdr>
                <w:top w:val="none" w:sz="0" w:space="0" w:color="auto"/>
                <w:left w:val="none" w:sz="0" w:space="0" w:color="auto"/>
                <w:bottom w:val="none" w:sz="0" w:space="0" w:color="auto"/>
                <w:right w:val="none" w:sz="0" w:space="0" w:color="auto"/>
              </w:divBdr>
            </w:div>
            <w:div w:id="307629749">
              <w:marLeft w:val="0"/>
              <w:marRight w:val="0"/>
              <w:marTop w:val="0"/>
              <w:marBottom w:val="0"/>
              <w:divBdr>
                <w:top w:val="none" w:sz="0" w:space="0" w:color="auto"/>
                <w:left w:val="none" w:sz="0" w:space="0" w:color="auto"/>
                <w:bottom w:val="none" w:sz="0" w:space="0" w:color="auto"/>
                <w:right w:val="none" w:sz="0" w:space="0" w:color="auto"/>
              </w:divBdr>
            </w:div>
            <w:div w:id="308292467">
              <w:marLeft w:val="0"/>
              <w:marRight w:val="0"/>
              <w:marTop w:val="0"/>
              <w:marBottom w:val="0"/>
              <w:divBdr>
                <w:top w:val="none" w:sz="0" w:space="0" w:color="auto"/>
                <w:left w:val="none" w:sz="0" w:space="0" w:color="auto"/>
                <w:bottom w:val="none" w:sz="0" w:space="0" w:color="auto"/>
                <w:right w:val="none" w:sz="0" w:space="0" w:color="auto"/>
              </w:divBdr>
            </w:div>
            <w:div w:id="319693554">
              <w:marLeft w:val="0"/>
              <w:marRight w:val="0"/>
              <w:marTop w:val="0"/>
              <w:marBottom w:val="0"/>
              <w:divBdr>
                <w:top w:val="none" w:sz="0" w:space="0" w:color="auto"/>
                <w:left w:val="none" w:sz="0" w:space="0" w:color="auto"/>
                <w:bottom w:val="none" w:sz="0" w:space="0" w:color="auto"/>
                <w:right w:val="none" w:sz="0" w:space="0" w:color="auto"/>
              </w:divBdr>
            </w:div>
            <w:div w:id="343213483">
              <w:marLeft w:val="0"/>
              <w:marRight w:val="0"/>
              <w:marTop w:val="0"/>
              <w:marBottom w:val="0"/>
              <w:divBdr>
                <w:top w:val="none" w:sz="0" w:space="0" w:color="auto"/>
                <w:left w:val="none" w:sz="0" w:space="0" w:color="auto"/>
                <w:bottom w:val="none" w:sz="0" w:space="0" w:color="auto"/>
                <w:right w:val="none" w:sz="0" w:space="0" w:color="auto"/>
              </w:divBdr>
            </w:div>
            <w:div w:id="346834509">
              <w:marLeft w:val="0"/>
              <w:marRight w:val="0"/>
              <w:marTop w:val="0"/>
              <w:marBottom w:val="0"/>
              <w:divBdr>
                <w:top w:val="none" w:sz="0" w:space="0" w:color="auto"/>
                <w:left w:val="none" w:sz="0" w:space="0" w:color="auto"/>
                <w:bottom w:val="none" w:sz="0" w:space="0" w:color="auto"/>
                <w:right w:val="none" w:sz="0" w:space="0" w:color="auto"/>
              </w:divBdr>
            </w:div>
            <w:div w:id="360472316">
              <w:marLeft w:val="0"/>
              <w:marRight w:val="0"/>
              <w:marTop w:val="0"/>
              <w:marBottom w:val="0"/>
              <w:divBdr>
                <w:top w:val="none" w:sz="0" w:space="0" w:color="auto"/>
                <w:left w:val="none" w:sz="0" w:space="0" w:color="auto"/>
                <w:bottom w:val="none" w:sz="0" w:space="0" w:color="auto"/>
                <w:right w:val="none" w:sz="0" w:space="0" w:color="auto"/>
              </w:divBdr>
            </w:div>
            <w:div w:id="363674869">
              <w:marLeft w:val="0"/>
              <w:marRight w:val="0"/>
              <w:marTop w:val="0"/>
              <w:marBottom w:val="0"/>
              <w:divBdr>
                <w:top w:val="none" w:sz="0" w:space="0" w:color="auto"/>
                <w:left w:val="none" w:sz="0" w:space="0" w:color="auto"/>
                <w:bottom w:val="none" w:sz="0" w:space="0" w:color="auto"/>
                <w:right w:val="none" w:sz="0" w:space="0" w:color="auto"/>
              </w:divBdr>
            </w:div>
            <w:div w:id="367947434">
              <w:marLeft w:val="0"/>
              <w:marRight w:val="0"/>
              <w:marTop w:val="0"/>
              <w:marBottom w:val="0"/>
              <w:divBdr>
                <w:top w:val="none" w:sz="0" w:space="0" w:color="auto"/>
                <w:left w:val="none" w:sz="0" w:space="0" w:color="auto"/>
                <w:bottom w:val="none" w:sz="0" w:space="0" w:color="auto"/>
                <w:right w:val="none" w:sz="0" w:space="0" w:color="auto"/>
              </w:divBdr>
            </w:div>
            <w:div w:id="380515370">
              <w:marLeft w:val="0"/>
              <w:marRight w:val="0"/>
              <w:marTop w:val="0"/>
              <w:marBottom w:val="0"/>
              <w:divBdr>
                <w:top w:val="none" w:sz="0" w:space="0" w:color="auto"/>
                <w:left w:val="none" w:sz="0" w:space="0" w:color="auto"/>
                <w:bottom w:val="none" w:sz="0" w:space="0" w:color="auto"/>
                <w:right w:val="none" w:sz="0" w:space="0" w:color="auto"/>
              </w:divBdr>
            </w:div>
            <w:div w:id="382026380">
              <w:marLeft w:val="0"/>
              <w:marRight w:val="0"/>
              <w:marTop w:val="0"/>
              <w:marBottom w:val="0"/>
              <w:divBdr>
                <w:top w:val="none" w:sz="0" w:space="0" w:color="auto"/>
                <w:left w:val="none" w:sz="0" w:space="0" w:color="auto"/>
                <w:bottom w:val="none" w:sz="0" w:space="0" w:color="auto"/>
                <w:right w:val="none" w:sz="0" w:space="0" w:color="auto"/>
              </w:divBdr>
            </w:div>
            <w:div w:id="396250029">
              <w:marLeft w:val="0"/>
              <w:marRight w:val="0"/>
              <w:marTop w:val="0"/>
              <w:marBottom w:val="0"/>
              <w:divBdr>
                <w:top w:val="none" w:sz="0" w:space="0" w:color="auto"/>
                <w:left w:val="none" w:sz="0" w:space="0" w:color="auto"/>
                <w:bottom w:val="none" w:sz="0" w:space="0" w:color="auto"/>
                <w:right w:val="none" w:sz="0" w:space="0" w:color="auto"/>
              </w:divBdr>
            </w:div>
            <w:div w:id="401100819">
              <w:marLeft w:val="0"/>
              <w:marRight w:val="0"/>
              <w:marTop w:val="0"/>
              <w:marBottom w:val="0"/>
              <w:divBdr>
                <w:top w:val="none" w:sz="0" w:space="0" w:color="auto"/>
                <w:left w:val="none" w:sz="0" w:space="0" w:color="auto"/>
                <w:bottom w:val="none" w:sz="0" w:space="0" w:color="auto"/>
                <w:right w:val="none" w:sz="0" w:space="0" w:color="auto"/>
              </w:divBdr>
            </w:div>
            <w:div w:id="403066204">
              <w:marLeft w:val="0"/>
              <w:marRight w:val="0"/>
              <w:marTop w:val="0"/>
              <w:marBottom w:val="0"/>
              <w:divBdr>
                <w:top w:val="none" w:sz="0" w:space="0" w:color="auto"/>
                <w:left w:val="none" w:sz="0" w:space="0" w:color="auto"/>
                <w:bottom w:val="none" w:sz="0" w:space="0" w:color="auto"/>
                <w:right w:val="none" w:sz="0" w:space="0" w:color="auto"/>
              </w:divBdr>
            </w:div>
            <w:div w:id="406193228">
              <w:marLeft w:val="0"/>
              <w:marRight w:val="0"/>
              <w:marTop w:val="0"/>
              <w:marBottom w:val="0"/>
              <w:divBdr>
                <w:top w:val="none" w:sz="0" w:space="0" w:color="auto"/>
                <w:left w:val="none" w:sz="0" w:space="0" w:color="auto"/>
                <w:bottom w:val="none" w:sz="0" w:space="0" w:color="auto"/>
                <w:right w:val="none" w:sz="0" w:space="0" w:color="auto"/>
              </w:divBdr>
            </w:div>
            <w:div w:id="412052213">
              <w:marLeft w:val="0"/>
              <w:marRight w:val="0"/>
              <w:marTop w:val="0"/>
              <w:marBottom w:val="0"/>
              <w:divBdr>
                <w:top w:val="none" w:sz="0" w:space="0" w:color="auto"/>
                <w:left w:val="none" w:sz="0" w:space="0" w:color="auto"/>
                <w:bottom w:val="none" w:sz="0" w:space="0" w:color="auto"/>
                <w:right w:val="none" w:sz="0" w:space="0" w:color="auto"/>
              </w:divBdr>
            </w:div>
            <w:div w:id="416098371">
              <w:marLeft w:val="0"/>
              <w:marRight w:val="0"/>
              <w:marTop w:val="0"/>
              <w:marBottom w:val="0"/>
              <w:divBdr>
                <w:top w:val="none" w:sz="0" w:space="0" w:color="auto"/>
                <w:left w:val="none" w:sz="0" w:space="0" w:color="auto"/>
                <w:bottom w:val="none" w:sz="0" w:space="0" w:color="auto"/>
                <w:right w:val="none" w:sz="0" w:space="0" w:color="auto"/>
              </w:divBdr>
            </w:div>
            <w:div w:id="421072658">
              <w:marLeft w:val="0"/>
              <w:marRight w:val="0"/>
              <w:marTop w:val="0"/>
              <w:marBottom w:val="0"/>
              <w:divBdr>
                <w:top w:val="none" w:sz="0" w:space="0" w:color="auto"/>
                <w:left w:val="none" w:sz="0" w:space="0" w:color="auto"/>
                <w:bottom w:val="none" w:sz="0" w:space="0" w:color="auto"/>
                <w:right w:val="none" w:sz="0" w:space="0" w:color="auto"/>
              </w:divBdr>
            </w:div>
            <w:div w:id="425813029">
              <w:marLeft w:val="0"/>
              <w:marRight w:val="0"/>
              <w:marTop w:val="0"/>
              <w:marBottom w:val="0"/>
              <w:divBdr>
                <w:top w:val="none" w:sz="0" w:space="0" w:color="auto"/>
                <w:left w:val="none" w:sz="0" w:space="0" w:color="auto"/>
                <w:bottom w:val="none" w:sz="0" w:space="0" w:color="auto"/>
                <w:right w:val="none" w:sz="0" w:space="0" w:color="auto"/>
              </w:divBdr>
            </w:div>
            <w:div w:id="428279275">
              <w:marLeft w:val="0"/>
              <w:marRight w:val="0"/>
              <w:marTop w:val="0"/>
              <w:marBottom w:val="0"/>
              <w:divBdr>
                <w:top w:val="none" w:sz="0" w:space="0" w:color="auto"/>
                <w:left w:val="none" w:sz="0" w:space="0" w:color="auto"/>
                <w:bottom w:val="none" w:sz="0" w:space="0" w:color="auto"/>
                <w:right w:val="none" w:sz="0" w:space="0" w:color="auto"/>
              </w:divBdr>
            </w:div>
            <w:div w:id="430853205">
              <w:marLeft w:val="0"/>
              <w:marRight w:val="0"/>
              <w:marTop w:val="0"/>
              <w:marBottom w:val="0"/>
              <w:divBdr>
                <w:top w:val="none" w:sz="0" w:space="0" w:color="auto"/>
                <w:left w:val="none" w:sz="0" w:space="0" w:color="auto"/>
                <w:bottom w:val="none" w:sz="0" w:space="0" w:color="auto"/>
                <w:right w:val="none" w:sz="0" w:space="0" w:color="auto"/>
              </w:divBdr>
            </w:div>
            <w:div w:id="434207494">
              <w:marLeft w:val="0"/>
              <w:marRight w:val="0"/>
              <w:marTop w:val="0"/>
              <w:marBottom w:val="0"/>
              <w:divBdr>
                <w:top w:val="none" w:sz="0" w:space="0" w:color="auto"/>
                <w:left w:val="none" w:sz="0" w:space="0" w:color="auto"/>
                <w:bottom w:val="none" w:sz="0" w:space="0" w:color="auto"/>
                <w:right w:val="none" w:sz="0" w:space="0" w:color="auto"/>
              </w:divBdr>
            </w:div>
            <w:div w:id="443310165">
              <w:marLeft w:val="0"/>
              <w:marRight w:val="0"/>
              <w:marTop w:val="0"/>
              <w:marBottom w:val="0"/>
              <w:divBdr>
                <w:top w:val="none" w:sz="0" w:space="0" w:color="auto"/>
                <w:left w:val="none" w:sz="0" w:space="0" w:color="auto"/>
                <w:bottom w:val="none" w:sz="0" w:space="0" w:color="auto"/>
                <w:right w:val="none" w:sz="0" w:space="0" w:color="auto"/>
              </w:divBdr>
            </w:div>
            <w:div w:id="443883363">
              <w:marLeft w:val="0"/>
              <w:marRight w:val="0"/>
              <w:marTop w:val="0"/>
              <w:marBottom w:val="0"/>
              <w:divBdr>
                <w:top w:val="none" w:sz="0" w:space="0" w:color="auto"/>
                <w:left w:val="none" w:sz="0" w:space="0" w:color="auto"/>
                <w:bottom w:val="none" w:sz="0" w:space="0" w:color="auto"/>
                <w:right w:val="none" w:sz="0" w:space="0" w:color="auto"/>
              </w:divBdr>
            </w:div>
            <w:div w:id="445200316">
              <w:marLeft w:val="0"/>
              <w:marRight w:val="0"/>
              <w:marTop w:val="0"/>
              <w:marBottom w:val="0"/>
              <w:divBdr>
                <w:top w:val="none" w:sz="0" w:space="0" w:color="auto"/>
                <w:left w:val="none" w:sz="0" w:space="0" w:color="auto"/>
                <w:bottom w:val="none" w:sz="0" w:space="0" w:color="auto"/>
                <w:right w:val="none" w:sz="0" w:space="0" w:color="auto"/>
              </w:divBdr>
            </w:div>
            <w:div w:id="464545093">
              <w:marLeft w:val="0"/>
              <w:marRight w:val="0"/>
              <w:marTop w:val="0"/>
              <w:marBottom w:val="0"/>
              <w:divBdr>
                <w:top w:val="none" w:sz="0" w:space="0" w:color="auto"/>
                <w:left w:val="none" w:sz="0" w:space="0" w:color="auto"/>
                <w:bottom w:val="none" w:sz="0" w:space="0" w:color="auto"/>
                <w:right w:val="none" w:sz="0" w:space="0" w:color="auto"/>
              </w:divBdr>
            </w:div>
            <w:div w:id="469635029">
              <w:marLeft w:val="0"/>
              <w:marRight w:val="0"/>
              <w:marTop w:val="0"/>
              <w:marBottom w:val="0"/>
              <w:divBdr>
                <w:top w:val="none" w:sz="0" w:space="0" w:color="auto"/>
                <w:left w:val="none" w:sz="0" w:space="0" w:color="auto"/>
                <w:bottom w:val="none" w:sz="0" w:space="0" w:color="auto"/>
                <w:right w:val="none" w:sz="0" w:space="0" w:color="auto"/>
              </w:divBdr>
            </w:div>
            <w:div w:id="478110414">
              <w:marLeft w:val="0"/>
              <w:marRight w:val="0"/>
              <w:marTop w:val="0"/>
              <w:marBottom w:val="0"/>
              <w:divBdr>
                <w:top w:val="none" w:sz="0" w:space="0" w:color="auto"/>
                <w:left w:val="none" w:sz="0" w:space="0" w:color="auto"/>
                <w:bottom w:val="none" w:sz="0" w:space="0" w:color="auto"/>
                <w:right w:val="none" w:sz="0" w:space="0" w:color="auto"/>
              </w:divBdr>
            </w:div>
            <w:div w:id="480343739">
              <w:marLeft w:val="0"/>
              <w:marRight w:val="0"/>
              <w:marTop w:val="0"/>
              <w:marBottom w:val="0"/>
              <w:divBdr>
                <w:top w:val="none" w:sz="0" w:space="0" w:color="auto"/>
                <w:left w:val="none" w:sz="0" w:space="0" w:color="auto"/>
                <w:bottom w:val="none" w:sz="0" w:space="0" w:color="auto"/>
                <w:right w:val="none" w:sz="0" w:space="0" w:color="auto"/>
              </w:divBdr>
            </w:div>
            <w:div w:id="483283423">
              <w:marLeft w:val="0"/>
              <w:marRight w:val="0"/>
              <w:marTop w:val="0"/>
              <w:marBottom w:val="0"/>
              <w:divBdr>
                <w:top w:val="none" w:sz="0" w:space="0" w:color="auto"/>
                <w:left w:val="none" w:sz="0" w:space="0" w:color="auto"/>
                <w:bottom w:val="none" w:sz="0" w:space="0" w:color="auto"/>
                <w:right w:val="none" w:sz="0" w:space="0" w:color="auto"/>
              </w:divBdr>
            </w:div>
            <w:div w:id="490871629">
              <w:marLeft w:val="0"/>
              <w:marRight w:val="0"/>
              <w:marTop w:val="0"/>
              <w:marBottom w:val="0"/>
              <w:divBdr>
                <w:top w:val="none" w:sz="0" w:space="0" w:color="auto"/>
                <w:left w:val="none" w:sz="0" w:space="0" w:color="auto"/>
                <w:bottom w:val="none" w:sz="0" w:space="0" w:color="auto"/>
                <w:right w:val="none" w:sz="0" w:space="0" w:color="auto"/>
              </w:divBdr>
            </w:div>
            <w:div w:id="491600762">
              <w:marLeft w:val="0"/>
              <w:marRight w:val="0"/>
              <w:marTop w:val="0"/>
              <w:marBottom w:val="0"/>
              <w:divBdr>
                <w:top w:val="none" w:sz="0" w:space="0" w:color="auto"/>
                <w:left w:val="none" w:sz="0" w:space="0" w:color="auto"/>
                <w:bottom w:val="none" w:sz="0" w:space="0" w:color="auto"/>
                <w:right w:val="none" w:sz="0" w:space="0" w:color="auto"/>
              </w:divBdr>
            </w:div>
            <w:div w:id="521748629">
              <w:marLeft w:val="0"/>
              <w:marRight w:val="0"/>
              <w:marTop w:val="0"/>
              <w:marBottom w:val="0"/>
              <w:divBdr>
                <w:top w:val="none" w:sz="0" w:space="0" w:color="auto"/>
                <w:left w:val="none" w:sz="0" w:space="0" w:color="auto"/>
                <w:bottom w:val="none" w:sz="0" w:space="0" w:color="auto"/>
                <w:right w:val="none" w:sz="0" w:space="0" w:color="auto"/>
              </w:divBdr>
            </w:div>
            <w:div w:id="522479376">
              <w:marLeft w:val="0"/>
              <w:marRight w:val="0"/>
              <w:marTop w:val="0"/>
              <w:marBottom w:val="0"/>
              <w:divBdr>
                <w:top w:val="none" w:sz="0" w:space="0" w:color="auto"/>
                <w:left w:val="none" w:sz="0" w:space="0" w:color="auto"/>
                <w:bottom w:val="none" w:sz="0" w:space="0" w:color="auto"/>
                <w:right w:val="none" w:sz="0" w:space="0" w:color="auto"/>
              </w:divBdr>
            </w:div>
            <w:div w:id="533156410">
              <w:marLeft w:val="0"/>
              <w:marRight w:val="0"/>
              <w:marTop w:val="0"/>
              <w:marBottom w:val="0"/>
              <w:divBdr>
                <w:top w:val="none" w:sz="0" w:space="0" w:color="auto"/>
                <w:left w:val="none" w:sz="0" w:space="0" w:color="auto"/>
                <w:bottom w:val="none" w:sz="0" w:space="0" w:color="auto"/>
                <w:right w:val="none" w:sz="0" w:space="0" w:color="auto"/>
              </w:divBdr>
            </w:div>
            <w:div w:id="536745643">
              <w:marLeft w:val="0"/>
              <w:marRight w:val="0"/>
              <w:marTop w:val="0"/>
              <w:marBottom w:val="0"/>
              <w:divBdr>
                <w:top w:val="none" w:sz="0" w:space="0" w:color="auto"/>
                <w:left w:val="none" w:sz="0" w:space="0" w:color="auto"/>
                <w:bottom w:val="none" w:sz="0" w:space="0" w:color="auto"/>
                <w:right w:val="none" w:sz="0" w:space="0" w:color="auto"/>
              </w:divBdr>
            </w:div>
            <w:div w:id="539172285">
              <w:marLeft w:val="0"/>
              <w:marRight w:val="0"/>
              <w:marTop w:val="0"/>
              <w:marBottom w:val="0"/>
              <w:divBdr>
                <w:top w:val="none" w:sz="0" w:space="0" w:color="auto"/>
                <w:left w:val="none" w:sz="0" w:space="0" w:color="auto"/>
                <w:bottom w:val="none" w:sz="0" w:space="0" w:color="auto"/>
                <w:right w:val="none" w:sz="0" w:space="0" w:color="auto"/>
              </w:divBdr>
            </w:div>
            <w:div w:id="548808981">
              <w:marLeft w:val="0"/>
              <w:marRight w:val="0"/>
              <w:marTop w:val="0"/>
              <w:marBottom w:val="0"/>
              <w:divBdr>
                <w:top w:val="none" w:sz="0" w:space="0" w:color="auto"/>
                <w:left w:val="none" w:sz="0" w:space="0" w:color="auto"/>
                <w:bottom w:val="none" w:sz="0" w:space="0" w:color="auto"/>
                <w:right w:val="none" w:sz="0" w:space="0" w:color="auto"/>
              </w:divBdr>
            </w:div>
            <w:div w:id="551113082">
              <w:marLeft w:val="0"/>
              <w:marRight w:val="0"/>
              <w:marTop w:val="0"/>
              <w:marBottom w:val="0"/>
              <w:divBdr>
                <w:top w:val="none" w:sz="0" w:space="0" w:color="auto"/>
                <w:left w:val="none" w:sz="0" w:space="0" w:color="auto"/>
                <w:bottom w:val="none" w:sz="0" w:space="0" w:color="auto"/>
                <w:right w:val="none" w:sz="0" w:space="0" w:color="auto"/>
              </w:divBdr>
            </w:div>
            <w:div w:id="557476093">
              <w:marLeft w:val="0"/>
              <w:marRight w:val="0"/>
              <w:marTop w:val="0"/>
              <w:marBottom w:val="0"/>
              <w:divBdr>
                <w:top w:val="none" w:sz="0" w:space="0" w:color="auto"/>
                <w:left w:val="none" w:sz="0" w:space="0" w:color="auto"/>
                <w:bottom w:val="none" w:sz="0" w:space="0" w:color="auto"/>
                <w:right w:val="none" w:sz="0" w:space="0" w:color="auto"/>
              </w:divBdr>
            </w:div>
            <w:div w:id="558059858">
              <w:marLeft w:val="0"/>
              <w:marRight w:val="0"/>
              <w:marTop w:val="0"/>
              <w:marBottom w:val="0"/>
              <w:divBdr>
                <w:top w:val="none" w:sz="0" w:space="0" w:color="auto"/>
                <w:left w:val="none" w:sz="0" w:space="0" w:color="auto"/>
                <w:bottom w:val="none" w:sz="0" w:space="0" w:color="auto"/>
                <w:right w:val="none" w:sz="0" w:space="0" w:color="auto"/>
              </w:divBdr>
            </w:div>
            <w:div w:id="562567562">
              <w:marLeft w:val="0"/>
              <w:marRight w:val="0"/>
              <w:marTop w:val="0"/>
              <w:marBottom w:val="0"/>
              <w:divBdr>
                <w:top w:val="none" w:sz="0" w:space="0" w:color="auto"/>
                <w:left w:val="none" w:sz="0" w:space="0" w:color="auto"/>
                <w:bottom w:val="none" w:sz="0" w:space="0" w:color="auto"/>
                <w:right w:val="none" w:sz="0" w:space="0" w:color="auto"/>
              </w:divBdr>
            </w:div>
            <w:div w:id="571815004">
              <w:marLeft w:val="0"/>
              <w:marRight w:val="0"/>
              <w:marTop w:val="0"/>
              <w:marBottom w:val="0"/>
              <w:divBdr>
                <w:top w:val="none" w:sz="0" w:space="0" w:color="auto"/>
                <w:left w:val="none" w:sz="0" w:space="0" w:color="auto"/>
                <w:bottom w:val="none" w:sz="0" w:space="0" w:color="auto"/>
                <w:right w:val="none" w:sz="0" w:space="0" w:color="auto"/>
              </w:divBdr>
            </w:div>
            <w:div w:id="575865979">
              <w:marLeft w:val="0"/>
              <w:marRight w:val="0"/>
              <w:marTop w:val="0"/>
              <w:marBottom w:val="0"/>
              <w:divBdr>
                <w:top w:val="none" w:sz="0" w:space="0" w:color="auto"/>
                <w:left w:val="none" w:sz="0" w:space="0" w:color="auto"/>
                <w:bottom w:val="none" w:sz="0" w:space="0" w:color="auto"/>
                <w:right w:val="none" w:sz="0" w:space="0" w:color="auto"/>
              </w:divBdr>
            </w:div>
            <w:div w:id="579028123">
              <w:marLeft w:val="0"/>
              <w:marRight w:val="0"/>
              <w:marTop w:val="0"/>
              <w:marBottom w:val="0"/>
              <w:divBdr>
                <w:top w:val="none" w:sz="0" w:space="0" w:color="auto"/>
                <w:left w:val="none" w:sz="0" w:space="0" w:color="auto"/>
                <w:bottom w:val="none" w:sz="0" w:space="0" w:color="auto"/>
                <w:right w:val="none" w:sz="0" w:space="0" w:color="auto"/>
              </w:divBdr>
            </w:div>
            <w:div w:id="583683954">
              <w:marLeft w:val="0"/>
              <w:marRight w:val="0"/>
              <w:marTop w:val="0"/>
              <w:marBottom w:val="0"/>
              <w:divBdr>
                <w:top w:val="none" w:sz="0" w:space="0" w:color="auto"/>
                <w:left w:val="none" w:sz="0" w:space="0" w:color="auto"/>
                <w:bottom w:val="none" w:sz="0" w:space="0" w:color="auto"/>
                <w:right w:val="none" w:sz="0" w:space="0" w:color="auto"/>
              </w:divBdr>
            </w:div>
            <w:div w:id="585530580">
              <w:marLeft w:val="0"/>
              <w:marRight w:val="0"/>
              <w:marTop w:val="0"/>
              <w:marBottom w:val="0"/>
              <w:divBdr>
                <w:top w:val="none" w:sz="0" w:space="0" w:color="auto"/>
                <w:left w:val="none" w:sz="0" w:space="0" w:color="auto"/>
                <w:bottom w:val="none" w:sz="0" w:space="0" w:color="auto"/>
                <w:right w:val="none" w:sz="0" w:space="0" w:color="auto"/>
              </w:divBdr>
            </w:div>
            <w:div w:id="590745437">
              <w:marLeft w:val="0"/>
              <w:marRight w:val="0"/>
              <w:marTop w:val="0"/>
              <w:marBottom w:val="0"/>
              <w:divBdr>
                <w:top w:val="none" w:sz="0" w:space="0" w:color="auto"/>
                <w:left w:val="none" w:sz="0" w:space="0" w:color="auto"/>
                <w:bottom w:val="none" w:sz="0" w:space="0" w:color="auto"/>
                <w:right w:val="none" w:sz="0" w:space="0" w:color="auto"/>
              </w:divBdr>
            </w:div>
            <w:div w:id="597372162">
              <w:marLeft w:val="0"/>
              <w:marRight w:val="0"/>
              <w:marTop w:val="0"/>
              <w:marBottom w:val="0"/>
              <w:divBdr>
                <w:top w:val="none" w:sz="0" w:space="0" w:color="auto"/>
                <w:left w:val="none" w:sz="0" w:space="0" w:color="auto"/>
                <w:bottom w:val="none" w:sz="0" w:space="0" w:color="auto"/>
                <w:right w:val="none" w:sz="0" w:space="0" w:color="auto"/>
              </w:divBdr>
            </w:div>
            <w:div w:id="597980266">
              <w:marLeft w:val="0"/>
              <w:marRight w:val="0"/>
              <w:marTop w:val="0"/>
              <w:marBottom w:val="0"/>
              <w:divBdr>
                <w:top w:val="none" w:sz="0" w:space="0" w:color="auto"/>
                <w:left w:val="none" w:sz="0" w:space="0" w:color="auto"/>
                <w:bottom w:val="none" w:sz="0" w:space="0" w:color="auto"/>
                <w:right w:val="none" w:sz="0" w:space="0" w:color="auto"/>
              </w:divBdr>
            </w:div>
            <w:div w:id="603265821">
              <w:marLeft w:val="0"/>
              <w:marRight w:val="0"/>
              <w:marTop w:val="0"/>
              <w:marBottom w:val="0"/>
              <w:divBdr>
                <w:top w:val="none" w:sz="0" w:space="0" w:color="auto"/>
                <w:left w:val="none" w:sz="0" w:space="0" w:color="auto"/>
                <w:bottom w:val="none" w:sz="0" w:space="0" w:color="auto"/>
                <w:right w:val="none" w:sz="0" w:space="0" w:color="auto"/>
              </w:divBdr>
            </w:div>
            <w:div w:id="605423743">
              <w:marLeft w:val="0"/>
              <w:marRight w:val="0"/>
              <w:marTop w:val="0"/>
              <w:marBottom w:val="0"/>
              <w:divBdr>
                <w:top w:val="none" w:sz="0" w:space="0" w:color="auto"/>
                <w:left w:val="none" w:sz="0" w:space="0" w:color="auto"/>
                <w:bottom w:val="none" w:sz="0" w:space="0" w:color="auto"/>
                <w:right w:val="none" w:sz="0" w:space="0" w:color="auto"/>
              </w:divBdr>
            </w:div>
            <w:div w:id="611133808">
              <w:marLeft w:val="0"/>
              <w:marRight w:val="0"/>
              <w:marTop w:val="0"/>
              <w:marBottom w:val="0"/>
              <w:divBdr>
                <w:top w:val="none" w:sz="0" w:space="0" w:color="auto"/>
                <w:left w:val="none" w:sz="0" w:space="0" w:color="auto"/>
                <w:bottom w:val="none" w:sz="0" w:space="0" w:color="auto"/>
                <w:right w:val="none" w:sz="0" w:space="0" w:color="auto"/>
              </w:divBdr>
            </w:div>
            <w:div w:id="611670416">
              <w:marLeft w:val="0"/>
              <w:marRight w:val="0"/>
              <w:marTop w:val="0"/>
              <w:marBottom w:val="0"/>
              <w:divBdr>
                <w:top w:val="none" w:sz="0" w:space="0" w:color="auto"/>
                <w:left w:val="none" w:sz="0" w:space="0" w:color="auto"/>
                <w:bottom w:val="none" w:sz="0" w:space="0" w:color="auto"/>
                <w:right w:val="none" w:sz="0" w:space="0" w:color="auto"/>
              </w:divBdr>
            </w:div>
            <w:div w:id="618337266">
              <w:marLeft w:val="0"/>
              <w:marRight w:val="0"/>
              <w:marTop w:val="0"/>
              <w:marBottom w:val="0"/>
              <w:divBdr>
                <w:top w:val="none" w:sz="0" w:space="0" w:color="auto"/>
                <w:left w:val="none" w:sz="0" w:space="0" w:color="auto"/>
                <w:bottom w:val="none" w:sz="0" w:space="0" w:color="auto"/>
                <w:right w:val="none" w:sz="0" w:space="0" w:color="auto"/>
              </w:divBdr>
            </w:div>
            <w:div w:id="618416543">
              <w:marLeft w:val="0"/>
              <w:marRight w:val="0"/>
              <w:marTop w:val="0"/>
              <w:marBottom w:val="0"/>
              <w:divBdr>
                <w:top w:val="none" w:sz="0" w:space="0" w:color="auto"/>
                <w:left w:val="none" w:sz="0" w:space="0" w:color="auto"/>
                <w:bottom w:val="none" w:sz="0" w:space="0" w:color="auto"/>
                <w:right w:val="none" w:sz="0" w:space="0" w:color="auto"/>
              </w:divBdr>
            </w:div>
            <w:div w:id="621809035">
              <w:marLeft w:val="0"/>
              <w:marRight w:val="0"/>
              <w:marTop w:val="0"/>
              <w:marBottom w:val="0"/>
              <w:divBdr>
                <w:top w:val="none" w:sz="0" w:space="0" w:color="auto"/>
                <w:left w:val="none" w:sz="0" w:space="0" w:color="auto"/>
                <w:bottom w:val="none" w:sz="0" w:space="0" w:color="auto"/>
                <w:right w:val="none" w:sz="0" w:space="0" w:color="auto"/>
              </w:divBdr>
            </w:div>
            <w:div w:id="626816370">
              <w:marLeft w:val="0"/>
              <w:marRight w:val="0"/>
              <w:marTop w:val="0"/>
              <w:marBottom w:val="0"/>
              <w:divBdr>
                <w:top w:val="none" w:sz="0" w:space="0" w:color="auto"/>
                <w:left w:val="none" w:sz="0" w:space="0" w:color="auto"/>
                <w:bottom w:val="none" w:sz="0" w:space="0" w:color="auto"/>
                <w:right w:val="none" w:sz="0" w:space="0" w:color="auto"/>
              </w:divBdr>
            </w:div>
            <w:div w:id="629018720">
              <w:marLeft w:val="0"/>
              <w:marRight w:val="0"/>
              <w:marTop w:val="0"/>
              <w:marBottom w:val="0"/>
              <w:divBdr>
                <w:top w:val="none" w:sz="0" w:space="0" w:color="auto"/>
                <w:left w:val="none" w:sz="0" w:space="0" w:color="auto"/>
                <w:bottom w:val="none" w:sz="0" w:space="0" w:color="auto"/>
                <w:right w:val="none" w:sz="0" w:space="0" w:color="auto"/>
              </w:divBdr>
            </w:div>
            <w:div w:id="634213642">
              <w:marLeft w:val="0"/>
              <w:marRight w:val="0"/>
              <w:marTop w:val="0"/>
              <w:marBottom w:val="0"/>
              <w:divBdr>
                <w:top w:val="none" w:sz="0" w:space="0" w:color="auto"/>
                <w:left w:val="none" w:sz="0" w:space="0" w:color="auto"/>
                <w:bottom w:val="none" w:sz="0" w:space="0" w:color="auto"/>
                <w:right w:val="none" w:sz="0" w:space="0" w:color="auto"/>
              </w:divBdr>
            </w:div>
            <w:div w:id="637228393">
              <w:marLeft w:val="0"/>
              <w:marRight w:val="0"/>
              <w:marTop w:val="0"/>
              <w:marBottom w:val="0"/>
              <w:divBdr>
                <w:top w:val="none" w:sz="0" w:space="0" w:color="auto"/>
                <w:left w:val="none" w:sz="0" w:space="0" w:color="auto"/>
                <w:bottom w:val="none" w:sz="0" w:space="0" w:color="auto"/>
                <w:right w:val="none" w:sz="0" w:space="0" w:color="auto"/>
              </w:divBdr>
            </w:div>
            <w:div w:id="639455366">
              <w:marLeft w:val="0"/>
              <w:marRight w:val="0"/>
              <w:marTop w:val="0"/>
              <w:marBottom w:val="0"/>
              <w:divBdr>
                <w:top w:val="none" w:sz="0" w:space="0" w:color="auto"/>
                <w:left w:val="none" w:sz="0" w:space="0" w:color="auto"/>
                <w:bottom w:val="none" w:sz="0" w:space="0" w:color="auto"/>
                <w:right w:val="none" w:sz="0" w:space="0" w:color="auto"/>
              </w:divBdr>
            </w:div>
            <w:div w:id="642851490">
              <w:marLeft w:val="0"/>
              <w:marRight w:val="0"/>
              <w:marTop w:val="0"/>
              <w:marBottom w:val="0"/>
              <w:divBdr>
                <w:top w:val="none" w:sz="0" w:space="0" w:color="auto"/>
                <w:left w:val="none" w:sz="0" w:space="0" w:color="auto"/>
                <w:bottom w:val="none" w:sz="0" w:space="0" w:color="auto"/>
                <w:right w:val="none" w:sz="0" w:space="0" w:color="auto"/>
              </w:divBdr>
            </w:div>
            <w:div w:id="652762628">
              <w:marLeft w:val="0"/>
              <w:marRight w:val="0"/>
              <w:marTop w:val="0"/>
              <w:marBottom w:val="0"/>
              <w:divBdr>
                <w:top w:val="none" w:sz="0" w:space="0" w:color="auto"/>
                <w:left w:val="none" w:sz="0" w:space="0" w:color="auto"/>
                <w:bottom w:val="none" w:sz="0" w:space="0" w:color="auto"/>
                <w:right w:val="none" w:sz="0" w:space="0" w:color="auto"/>
              </w:divBdr>
            </w:div>
            <w:div w:id="655500506">
              <w:marLeft w:val="0"/>
              <w:marRight w:val="0"/>
              <w:marTop w:val="0"/>
              <w:marBottom w:val="0"/>
              <w:divBdr>
                <w:top w:val="none" w:sz="0" w:space="0" w:color="auto"/>
                <w:left w:val="none" w:sz="0" w:space="0" w:color="auto"/>
                <w:bottom w:val="none" w:sz="0" w:space="0" w:color="auto"/>
                <w:right w:val="none" w:sz="0" w:space="0" w:color="auto"/>
              </w:divBdr>
            </w:div>
            <w:div w:id="657222606">
              <w:marLeft w:val="0"/>
              <w:marRight w:val="0"/>
              <w:marTop w:val="0"/>
              <w:marBottom w:val="0"/>
              <w:divBdr>
                <w:top w:val="none" w:sz="0" w:space="0" w:color="auto"/>
                <w:left w:val="none" w:sz="0" w:space="0" w:color="auto"/>
                <w:bottom w:val="none" w:sz="0" w:space="0" w:color="auto"/>
                <w:right w:val="none" w:sz="0" w:space="0" w:color="auto"/>
              </w:divBdr>
            </w:div>
            <w:div w:id="674501391">
              <w:marLeft w:val="0"/>
              <w:marRight w:val="0"/>
              <w:marTop w:val="0"/>
              <w:marBottom w:val="0"/>
              <w:divBdr>
                <w:top w:val="none" w:sz="0" w:space="0" w:color="auto"/>
                <w:left w:val="none" w:sz="0" w:space="0" w:color="auto"/>
                <w:bottom w:val="none" w:sz="0" w:space="0" w:color="auto"/>
                <w:right w:val="none" w:sz="0" w:space="0" w:color="auto"/>
              </w:divBdr>
            </w:div>
            <w:div w:id="677540207">
              <w:marLeft w:val="0"/>
              <w:marRight w:val="0"/>
              <w:marTop w:val="0"/>
              <w:marBottom w:val="0"/>
              <w:divBdr>
                <w:top w:val="none" w:sz="0" w:space="0" w:color="auto"/>
                <w:left w:val="none" w:sz="0" w:space="0" w:color="auto"/>
                <w:bottom w:val="none" w:sz="0" w:space="0" w:color="auto"/>
                <w:right w:val="none" w:sz="0" w:space="0" w:color="auto"/>
              </w:divBdr>
            </w:div>
            <w:div w:id="677998167">
              <w:marLeft w:val="0"/>
              <w:marRight w:val="0"/>
              <w:marTop w:val="0"/>
              <w:marBottom w:val="0"/>
              <w:divBdr>
                <w:top w:val="none" w:sz="0" w:space="0" w:color="auto"/>
                <w:left w:val="none" w:sz="0" w:space="0" w:color="auto"/>
                <w:bottom w:val="none" w:sz="0" w:space="0" w:color="auto"/>
                <w:right w:val="none" w:sz="0" w:space="0" w:color="auto"/>
              </w:divBdr>
            </w:div>
            <w:div w:id="678460234">
              <w:marLeft w:val="0"/>
              <w:marRight w:val="0"/>
              <w:marTop w:val="0"/>
              <w:marBottom w:val="0"/>
              <w:divBdr>
                <w:top w:val="none" w:sz="0" w:space="0" w:color="auto"/>
                <w:left w:val="none" w:sz="0" w:space="0" w:color="auto"/>
                <w:bottom w:val="none" w:sz="0" w:space="0" w:color="auto"/>
                <w:right w:val="none" w:sz="0" w:space="0" w:color="auto"/>
              </w:divBdr>
            </w:div>
            <w:div w:id="682325106">
              <w:marLeft w:val="0"/>
              <w:marRight w:val="0"/>
              <w:marTop w:val="0"/>
              <w:marBottom w:val="0"/>
              <w:divBdr>
                <w:top w:val="none" w:sz="0" w:space="0" w:color="auto"/>
                <w:left w:val="none" w:sz="0" w:space="0" w:color="auto"/>
                <w:bottom w:val="none" w:sz="0" w:space="0" w:color="auto"/>
                <w:right w:val="none" w:sz="0" w:space="0" w:color="auto"/>
              </w:divBdr>
            </w:div>
            <w:div w:id="684865051">
              <w:marLeft w:val="0"/>
              <w:marRight w:val="0"/>
              <w:marTop w:val="0"/>
              <w:marBottom w:val="0"/>
              <w:divBdr>
                <w:top w:val="none" w:sz="0" w:space="0" w:color="auto"/>
                <w:left w:val="none" w:sz="0" w:space="0" w:color="auto"/>
                <w:bottom w:val="none" w:sz="0" w:space="0" w:color="auto"/>
                <w:right w:val="none" w:sz="0" w:space="0" w:color="auto"/>
              </w:divBdr>
            </w:div>
            <w:div w:id="685205494">
              <w:marLeft w:val="0"/>
              <w:marRight w:val="0"/>
              <w:marTop w:val="0"/>
              <w:marBottom w:val="0"/>
              <w:divBdr>
                <w:top w:val="none" w:sz="0" w:space="0" w:color="auto"/>
                <w:left w:val="none" w:sz="0" w:space="0" w:color="auto"/>
                <w:bottom w:val="none" w:sz="0" w:space="0" w:color="auto"/>
                <w:right w:val="none" w:sz="0" w:space="0" w:color="auto"/>
              </w:divBdr>
            </w:div>
            <w:div w:id="685787531">
              <w:marLeft w:val="0"/>
              <w:marRight w:val="0"/>
              <w:marTop w:val="0"/>
              <w:marBottom w:val="0"/>
              <w:divBdr>
                <w:top w:val="none" w:sz="0" w:space="0" w:color="auto"/>
                <w:left w:val="none" w:sz="0" w:space="0" w:color="auto"/>
                <w:bottom w:val="none" w:sz="0" w:space="0" w:color="auto"/>
                <w:right w:val="none" w:sz="0" w:space="0" w:color="auto"/>
              </w:divBdr>
            </w:div>
            <w:div w:id="691761996">
              <w:marLeft w:val="0"/>
              <w:marRight w:val="0"/>
              <w:marTop w:val="0"/>
              <w:marBottom w:val="0"/>
              <w:divBdr>
                <w:top w:val="none" w:sz="0" w:space="0" w:color="auto"/>
                <w:left w:val="none" w:sz="0" w:space="0" w:color="auto"/>
                <w:bottom w:val="none" w:sz="0" w:space="0" w:color="auto"/>
                <w:right w:val="none" w:sz="0" w:space="0" w:color="auto"/>
              </w:divBdr>
            </w:div>
            <w:div w:id="699428796">
              <w:marLeft w:val="0"/>
              <w:marRight w:val="0"/>
              <w:marTop w:val="0"/>
              <w:marBottom w:val="0"/>
              <w:divBdr>
                <w:top w:val="none" w:sz="0" w:space="0" w:color="auto"/>
                <w:left w:val="none" w:sz="0" w:space="0" w:color="auto"/>
                <w:bottom w:val="none" w:sz="0" w:space="0" w:color="auto"/>
                <w:right w:val="none" w:sz="0" w:space="0" w:color="auto"/>
              </w:divBdr>
            </w:div>
            <w:div w:id="714500975">
              <w:marLeft w:val="0"/>
              <w:marRight w:val="0"/>
              <w:marTop w:val="0"/>
              <w:marBottom w:val="0"/>
              <w:divBdr>
                <w:top w:val="none" w:sz="0" w:space="0" w:color="auto"/>
                <w:left w:val="none" w:sz="0" w:space="0" w:color="auto"/>
                <w:bottom w:val="none" w:sz="0" w:space="0" w:color="auto"/>
                <w:right w:val="none" w:sz="0" w:space="0" w:color="auto"/>
              </w:divBdr>
            </w:div>
            <w:div w:id="714964275">
              <w:marLeft w:val="0"/>
              <w:marRight w:val="0"/>
              <w:marTop w:val="0"/>
              <w:marBottom w:val="0"/>
              <w:divBdr>
                <w:top w:val="none" w:sz="0" w:space="0" w:color="auto"/>
                <w:left w:val="none" w:sz="0" w:space="0" w:color="auto"/>
                <w:bottom w:val="none" w:sz="0" w:space="0" w:color="auto"/>
                <w:right w:val="none" w:sz="0" w:space="0" w:color="auto"/>
              </w:divBdr>
            </w:div>
            <w:div w:id="716585685">
              <w:marLeft w:val="0"/>
              <w:marRight w:val="0"/>
              <w:marTop w:val="0"/>
              <w:marBottom w:val="0"/>
              <w:divBdr>
                <w:top w:val="none" w:sz="0" w:space="0" w:color="auto"/>
                <w:left w:val="none" w:sz="0" w:space="0" w:color="auto"/>
                <w:bottom w:val="none" w:sz="0" w:space="0" w:color="auto"/>
                <w:right w:val="none" w:sz="0" w:space="0" w:color="auto"/>
              </w:divBdr>
            </w:div>
            <w:div w:id="721753475">
              <w:marLeft w:val="0"/>
              <w:marRight w:val="0"/>
              <w:marTop w:val="0"/>
              <w:marBottom w:val="0"/>
              <w:divBdr>
                <w:top w:val="none" w:sz="0" w:space="0" w:color="auto"/>
                <w:left w:val="none" w:sz="0" w:space="0" w:color="auto"/>
                <w:bottom w:val="none" w:sz="0" w:space="0" w:color="auto"/>
                <w:right w:val="none" w:sz="0" w:space="0" w:color="auto"/>
              </w:divBdr>
            </w:div>
            <w:div w:id="738794947">
              <w:marLeft w:val="0"/>
              <w:marRight w:val="0"/>
              <w:marTop w:val="0"/>
              <w:marBottom w:val="0"/>
              <w:divBdr>
                <w:top w:val="none" w:sz="0" w:space="0" w:color="auto"/>
                <w:left w:val="none" w:sz="0" w:space="0" w:color="auto"/>
                <w:bottom w:val="none" w:sz="0" w:space="0" w:color="auto"/>
                <w:right w:val="none" w:sz="0" w:space="0" w:color="auto"/>
              </w:divBdr>
            </w:div>
            <w:div w:id="749547386">
              <w:marLeft w:val="0"/>
              <w:marRight w:val="0"/>
              <w:marTop w:val="0"/>
              <w:marBottom w:val="0"/>
              <w:divBdr>
                <w:top w:val="none" w:sz="0" w:space="0" w:color="auto"/>
                <w:left w:val="none" w:sz="0" w:space="0" w:color="auto"/>
                <w:bottom w:val="none" w:sz="0" w:space="0" w:color="auto"/>
                <w:right w:val="none" w:sz="0" w:space="0" w:color="auto"/>
              </w:divBdr>
            </w:div>
            <w:div w:id="752894795">
              <w:marLeft w:val="0"/>
              <w:marRight w:val="0"/>
              <w:marTop w:val="0"/>
              <w:marBottom w:val="0"/>
              <w:divBdr>
                <w:top w:val="none" w:sz="0" w:space="0" w:color="auto"/>
                <w:left w:val="none" w:sz="0" w:space="0" w:color="auto"/>
                <w:bottom w:val="none" w:sz="0" w:space="0" w:color="auto"/>
                <w:right w:val="none" w:sz="0" w:space="0" w:color="auto"/>
              </w:divBdr>
            </w:div>
            <w:div w:id="756752055">
              <w:marLeft w:val="0"/>
              <w:marRight w:val="0"/>
              <w:marTop w:val="0"/>
              <w:marBottom w:val="0"/>
              <w:divBdr>
                <w:top w:val="none" w:sz="0" w:space="0" w:color="auto"/>
                <w:left w:val="none" w:sz="0" w:space="0" w:color="auto"/>
                <w:bottom w:val="none" w:sz="0" w:space="0" w:color="auto"/>
                <w:right w:val="none" w:sz="0" w:space="0" w:color="auto"/>
              </w:divBdr>
            </w:div>
            <w:div w:id="761494736">
              <w:marLeft w:val="0"/>
              <w:marRight w:val="0"/>
              <w:marTop w:val="0"/>
              <w:marBottom w:val="0"/>
              <w:divBdr>
                <w:top w:val="none" w:sz="0" w:space="0" w:color="auto"/>
                <w:left w:val="none" w:sz="0" w:space="0" w:color="auto"/>
                <w:bottom w:val="none" w:sz="0" w:space="0" w:color="auto"/>
                <w:right w:val="none" w:sz="0" w:space="0" w:color="auto"/>
              </w:divBdr>
            </w:div>
            <w:div w:id="762530949">
              <w:marLeft w:val="0"/>
              <w:marRight w:val="0"/>
              <w:marTop w:val="0"/>
              <w:marBottom w:val="0"/>
              <w:divBdr>
                <w:top w:val="none" w:sz="0" w:space="0" w:color="auto"/>
                <w:left w:val="none" w:sz="0" w:space="0" w:color="auto"/>
                <w:bottom w:val="none" w:sz="0" w:space="0" w:color="auto"/>
                <w:right w:val="none" w:sz="0" w:space="0" w:color="auto"/>
              </w:divBdr>
            </w:div>
            <w:div w:id="772867291">
              <w:marLeft w:val="0"/>
              <w:marRight w:val="0"/>
              <w:marTop w:val="0"/>
              <w:marBottom w:val="0"/>
              <w:divBdr>
                <w:top w:val="none" w:sz="0" w:space="0" w:color="auto"/>
                <w:left w:val="none" w:sz="0" w:space="0" w:color="auto"/>
                <w:bottom w:val="none" w:sz="0" w:space="0" w:color="auto"/>
                <w:right w:val="none" w:sz="0" w:space="0" w:color="auto"/>
              </w:divBdr>
            </w:div>
            <w:div w:id="776675221">
              <w:marLeft w:val="0"/>
              <w:marRight w:val="0"/>
              <w:marTop w:val="0"/>
              <w:marBottom w:val="0"/>
              <w:divBdr>
                <w:top w:val="none" w:sz="0" w:space="0" w:color="auto"/>
                <w:left w:val="none" w:sz="0" w:space="0" w:color="auto"/>
                <w:bottom w:val="none" w:sz="0" w:space="0" w:color="auto"/>
                <w:right w:val="none" w:sz="0" w:space="0" w:color="auto"/>
              </w:divBdr>
            </w:div>
            <w:div w:id="793671850">
              <w:marLeft w:val="0"/>
              <w:marRight w:val="0"/>
              <w:marTop w:val="0"/>
              <w:marBottom w:val="0"/>
              <w:divBdr>
                <w:top w:val="none" w:sz="0" w:space="0" w:color="auto"/>
                <w:left w:val="none" w:sz="0" w:space="0" w:color="auto"/>
                <w:bottom w:val="none" w:sz="0" w:space="0" w:color="auto"/>
                <w:right w:val="none" w:sz="0" w:space="0" w:color="auto"/>
              </w:divBdr>
            </w:div>
            <w:div w:id="795372811">
              <w:marLeft w:val="0"/>
              <w:marRight w:val="0"/>
              <w:marTop w:val="0"/>
              <w:marBottom w:val="0"/>
              <w:divBdr>
                <w:top w:val="none" w:sz="0" w:space="0" w:color="auto"/>
                <w:left w:val="none" w:sz="0" w:space="0" w:color="auto"/>
                <w:bottom w:val="none" w:sz="0" w:space="0" w:color="auto"/>
                <w:right w:val="none" w:sz="0" w:space="0" w:color="auto"/>
              </w:divBdr>
            </w:div>
            <w:div w:id="795414852">
              <w:marLeft w:val="0"/>
              <w:marRight w:val="0"/>
              <w:marTop w:val="0"/>
              <w:marBottom w:val="0"/>
              <w:divBdr>
                <w:top w:val="none" w:sz="0" w:space="0" w:color="auto"/>
                <w:left w:val="none" w:sz="0" w:space="0" w:color="auto"/>
                <w:bottom w:val="none" w:sz="0" w:space="0" w:color="auto"/>
                <w:right w:val="none" w:sz="0" w:space="0" w:color="auto"/>
              </w:divBdr>
            </w:div>
            <w:div w:id="796221921">
              <w:marLeft w:val="0"/>
              <w:marRight w:val="0"/>
              <w:marTop w:val="0"/>
              <w:marBottom w:val="0"/>
              <w:divBdr>
                <w:top w:val="none" w:sz="0" w:space="0" w:color="auto"/>
                <w:left w:val="none" w:sz="0" w:space="0" w:color="auto"/>
                <w:bottom w:val="none" w:sz="0" w:space="0" w:color="auto"/>
                <w:right w:val="none" w:sz="0" w:space="0" w:color="auto"/>
              </w:divBdr>
            </w:div>
            <w:div w:id="800148657">
              <w:marLeft w:val="0"/>
              <w:marRight w:val="0"/>
              <w:marTop w:val="0"/>
              <w:marBottom w:val="0"/>
              <w:divBdr>
                <w:top w:val="none" w:sz="0" w:space="0" w:color="auto"/>
                <w:left w:val="none" w:sz="0" w:space="0" w:color="auto"/>
                <w:bottom w:val="none" w:sz="0" w:space="0" w:color="auto"/>
                <w:right w:val="none" w:sz="0" w:space="0" w:color="auto"/>
              </w:divBdr>
            </w:div>
            <w:div w:id="805586371">
              <w:marLeft w:val="0"/>
              <w:marRight w:val="0"/>
              <w:marTop w:val="0"/>
              <w:marBottom w:val="0"/>
              <w:divBdr>
                <w:top w:val="none" w:sz="0" w:space="0" w:color="auto"/>
                <w:left w:val="none" w:sz="0" w:space="0" w:color="auto"/>
                <w:bottom w:val="none" w:sz="0" w:space="0" w:color="auto"/>
                <w:right w:val="none" w:sz="0" w:space="0" w:color="auto"/>
              </w:divBdr>
            </w:div>
            <w:div w:id="806360148">
              <w:marLeft w:val="0"/>
              <w:marRight w:val="0"/>
              <w:marTop w:val="0"/>
              <w:marBottom w:val="0"/>
              <w:divBdr>
                <w:top w:val="none" w:sz="0" w:space="0" w:color="auto"/>
                <w:left w:val="none" w:sz="0" w:space="0" w:color="auto"/>
                <w:bottom w:val="none" w:sz="0" w:space="0" w:color="auto"/>
                <w:right w:val="none" w:sz="0" w:space="0" w:color="auto"/>
              </w:divBdr>
            </w:div>
            <w:div w:id="806436157">
              <w:marLeft w:val="0"/>
              <w:marRight w:val="0"/>
              <w:marTop w:val="0"/>
              <w:marBottom w:val="0"/>
              <w:divBdr>
                <w:top w:val="none" w:sz="0" w:space="0" w:color="auto"/>
                <w:left w:val="none" w:sz="0" w:space="0" w:color="auto"/>
                <w:bottom w:val="none" w:sz="0" w:space="0" w:color="auto"/>
                <w:right w:val="none" w:sz="0" w:space="0" w:color="auto"/>
              </w:divBdr>
            </w:div>
            <w:div w:id="806555504">
              <w:marLeft w:val="0"/>
              <w:marRight w:val="0"/>
              <w:marTop w:val="0"/>
              <w:marBottom w:val="0"/>
              <w:divBdr>
                <w:top w:val="none" w:sz="0" w:space="0" w:color="auto"/>
                <w:left w:val="none" w:sz="0" w:space="0" w:color="auto"/>
                <w:bottom w:val="none" w:sz="0" w:space="0" w:color="auto"/>
                <w:right w:val="none" w:sz="0" w:space="0" w:color="auto"/>
              </w:divBdr>
            </w:div>
            <w:div w:id="808670752">
              <w:marLeft w:val="0"/>
              <w:marRight w:val="0"/>
              <w:marTop w:val="0"/>
              <w:marBottom w:val="0"/>
              <w:divBdr>
                <w:top w:val="none" w:sz="0" w:space="0" w:color="auto"/>
                <w:left w:val="none" w:sz="0" w:space="0" w:color="auto"/>
                <w:bottom w:val="none" w:sz="0" w:space="0" w:color="auto"/>
                <w:right w:val="none" w:sz="0" w:space="0" w:color="auto"/>
              </w:divBdr>
            </w:div>
            <w:div w:id="811562675">
              <w:marLeft w:val="0"/>
              <w:marRight w:val="0"/>
              <w:marTop w:val="0"/>
              <w:marBottom w:val="0"/>
              <w:divBdr>
                <w:top w:val="none" w:sz="0" w:space="0" w:color="auto"/>
                <w:left w:val="none" w:sz="0" w:space="0" w:color="auto"/>
                <w:bottom w:val="none" w:sz="0" w:space="0" w:color="auto"/>
                <w:right w:val="none" w:sz="0" w:space="0" w:color="auto"/>
              </w:divBdr>
            </w:div>
            <w:div w:id="814645038">
              <w:marLeft w:val="0"/>
              <w:marRight w:val="0"/>
              <w:marTop w:val="0"/>
              <w:marBottom w:val="0"/>
              <w:divBdr>
                <w:top w:val="none" w:sz="0" w:space="0" w:color="auto"/>
                <w:left w:val="none" w:sz="0" w:space="0" w:color="auto"/>
                <w:bottom w:val="none" w:sz="0" w:space="0" w:color="auto"/>
                <w:right w:val="none" w:sz="0" w:space="0" w:color="auto"/>
              </w:divBdr>
            </w:div>
            <w:div w:id="825098574">
              <w:marLeft w:val="0"/>
              <w:marRight w:val="0"/>
              <w:marTop w:val="0"/>
              <w:marBottom w:val="0"/>
              <w:divBdr>
                <w:top w:val="none" w:sz="0" w:space="0" w:color="auto"/>
                <w:left w:val="none" w:sz="0" w:space="0" w:color="auto"/>
                <w:bottom w:val="none" w:sz="0" w:space="0" w:color="auto"/>
                <w:right w:val="none" w:sz="0" w:space="0" w:color="auto"/>
              </w:divBdr>
            </w:div>
            <w:div w:id="837236486">
              <w:marLeft w:val="0"/>
              <w:marRight w:val="0"/>
              <w:marTop w:val="0"/>
              <w:marBottom w:val="0"/>
              <w:divBdr>
                <w:top w:val="none" w:sz="0" w:space="0" w:color="auto"/>
                <w:left w:val="none" w:sz="0" w:space="0" w:color="auto"/>
                <w:bottom w:val="none" w:sz="0" w:space="0" w:color="auto"/>
                <w:right w:val="none" w:sz="0" w:space="0" w:color="auto"/>
              </w:divBdr>
            </w:div>
            <w:div w:id="848907050">
              <w:marLeft w:val="0"/>
              <w:marRight w:val="0"/>
              <w:marTop w:val="0"/>
              <w:marBottom w:val="0"/>
              <w:divBdr>
                <w:top w:val="none" w:sz="0" w:space="0" w:color="auto"/>
                <w:left w:val="none" w:sz="0" w:space="0" w:color="auto"/>
                <w:bottom w:val="none" w:sz="0" w:space="0" w:color="auto"/>
                <w:right w:val="none" w:sz="0" w:space="0" w:color="auto"/>
              </w:divBdr>
            </w:div>
            <w:div w:id="851797170">
              <w:marLeft w:val="0"/>
              <w:marRight w:val="0"/>
              <w:marTop w:val="0"/>
              <w:marBottom w:val="0"/>
              <w:divBdr>
                <w:top w:val="none" w:sz="0" w:space="0" w:color="auto"/>
                <w:left w:val="none" w:sz="0" w:space="0" w:color="auto"/>
                <w:bottom w:val="none" w:sz="0" w:space="0" w:color="auto"/>
                <w:right w:val="none" w:sz="0" w:space="0" w:color="auto"/>
              </w:divBdr>
            </w:div>
            <w:div w:id="852957805">
              <w:marLeft w:val="0"/>
              <w:marRight w:val="0"/>
              <w:marTop w:val="0"/>
              <w:marBottom w:val="0"/>
              <w:divBdr>
                <w:top w:val="none" w:sz="0" w:space="0" w:color="auto"/>
                <w:left w:val="none" w:sz="0" w:space="0" w:color="auto"/>
                <w:bottom w:val="none" w:sz="0" w:space="0" w:color="auto"/>
                <w:right w:val="none" w:sz="0" w:space="0" w:color="auto"/>
              </w:divBdr>
            </w:div>
            <w:div w:id="862472017">
              <w:marLeft w:val="0"/>
              <w:marRight w:val="0"/>
              <w:marTop w:val="0"/>
              <w:marBottom w:val="0"/>
              <w:divBdr>
                <w:top w:val="none" w:sz="0" w:space="0" w:color="auto"/>
                <w:left w:val="none" w:sz="0" w:space="0" w:color="auto"/>
                <w:bottom w:val="none" w:sz="0" w:space="0" w:color="auto"/>
                <w:right w:val="none" w:sz="0" w:space="0" w:color="auto"/>
              </w:divBdr>
            </w:div>
            <w:div w:id="866255194">
              <w:marLeft w:val="0"/>
              <w:marRight w:val="0"/>
              <w:marTop w:val="0"/>
              <w:marBottom w:val="0"/>
              <w:divBdr>
                <w:top w:val="none" w:sz="0" w:space="0" w:color="auto"/>
                <w:left w:val="none" w:sz="0" w:space="0" w:color="auto"/>
                <w:bottom w:val="none" w:sz="0" w:space="0" w:color="auto"/>
                <w:right w:val="none" w:sz="0" w:space="0" w:color="auto"/>
              </w:divBdr>
            </w:div>
            <w:div w:id="881864156">
              <w:marLeft w:val="0"/>
              <w:marRight w:val="0"/>
              <w:marTop w:val="0"/>
              <w:marBottom w:val="0"/>
              <w:divBdr>
                <w:top w:val="none" w:sz="0" w:space="0" w:color="auto"/>
                <w:left w:val="none" w:sz="0" w:space="0" w:color="auto"/>
                <w:bottom w:val="none" w:sz="0" w:space="0" w:color="auto"/>
                <w:right w:val="none" w:sz="0" w:space="0" w:color="auto"/>
              </w:divBdr>
            </w:div>
            <w:div w:id="884876751">
              <w:marLeft w:val="0"/>
              <w:marRight w:val="0"/>
              <w:marTop w:val="0"/>
              <w:marBottom w:val="0"/>
              <w:divBdr>
                <w:top w:val="none" w:sz="0" w:space="0" w:color="auto"/>
                <w:left w:val="none" w:sz="0" w:space="0" w:color="auto"/>
                <w:bottom w:val="none" w:sz="0" w:space="0" w:color="auto"/>
                <w:right w:val="none" w:sz="0" w:space="0" w:color="auto"/>
              </w:divBdr>
            </w:div>
            <w:div w:id="888225554">
              <w:marLeft w:val="0"/>
              <w:marRight w:val="0"/>
              <w:marTop w:val="0"/>
              <w:marBottom w:val="0"/>
              <w:divBdr>
                <w:top w:val="none" w:sz="0" w:space="0" w:color="auto"/>
                <w:left w:val="none" w:sz="0" w:space="0" w:color="auto"/>
                <w:bottom w:val="none" w:sz="0" w:space="0" w:color="auto"/>
                <w:right w:val="none" w:sz="0" w:space="0" w:color="auto"/>
              </w:divBdr>
            </w:div>
            <w:div w:id="896477975">
              <w:marLeft w:val="0"/>
              <w:marRight w:val="0"/>
              <w:marTop w:val="0"/>
              <w:marBottom w:val="0"/>
              <w:divBdr>
                <w:top w:val="none" w:sz="0" w:space="0" w:color="auto"/>
                <w:left w:val="none" w:sz="0" w:space="0" w:color="auto"/>
                <w:bottom w:val="none" w:sz="0" w:space="0" w:color="auto"/>
                <w:right w:val="none" w:sz="0" w:space="0" w:color="auto"/>
              </w:divBdr>
            </w:div>
            <w:div w:id="901015872">
              <w:marLeft w:val="0"/>
              <w:marRight w:val="0"/>
              <w:marTop w:val="0"/>
              <w:marBottom w:val="0"/>
              <w:divBdr>
                <w:top w:val="none" w:sz="0" w:space="0" w:color="auto"/>
                <w:left w:val="none" w:sz="0" w:space="0" w:color="auto"/>
                <w:bottom w:val="none" w:sz="0" w:space="0" w:color="auto"/>
                <w:right w:val="none" w:sz="0" w:space="0" w:color="auto"/>
              </w:divBdr>
            </w:div>
            <w:div w:id="902057145">
              <w:marLeft w:val="0"/>
              <w:marRight w:val="0"/>
              <w:marTop w:val="0"/>
              <w:marBottom w:val="0"/>
              <w:divBdr>
                <w:top w:val="none" w:sz="0" w:space="0" w:color="auto"/>
                <w:left w:val="none" w:sz="0" w:space="0" w:color="auto"/>
                <w:bottom w:val="none" w:sz="0" w:space="0" w:color="auto"/>
                <w:right w:val="none" w:sz="0" w:space="0" w:color="auto"/>
              </w:divBdr>
            </w:div>
            <w:div w:id="902837012">
              <w:marLeft w:val="0"/>
              <w:marRight w:val="0"/>
              <w:marTop w:val="0"/>
              <w:marBottom w:val="0"/>
              <w:divBdr>
                <w:top w:val="none" w:sz="0" w:space="0" w:color="auto"/>
                <w:left w:val="none" w:sz="0" w:space="0" w:color="auto"/>
                <w:bottom w:val="none" w:sz="0" w:space="0" w:color="auto"/>
                <w:right w:val="none" w:sz="0" w:space="0" w:color="auto"/>
              </w:divBdr>
            </w:div>
            <w:div w:id="904604051">
              <w:marLeft w:val="0"/>
              <w:marRight w:val="0"/>
              <w:marTop w:val="0"/>
              <w:marBottom w:val="0"/>
              <w:divBdr>
                <w:top w:val="none" w:sz="0" w:space="0" w:color="auto"/>
                <w:left w:val="none" w:sz="0" w:space="0" w:color="auto"/>
                <w:bottom w:val="none" w:sz="0" w:space="0" w:color="auto"/>
                <w:right w:val="none" w:sz="0" w:space="0" w:color="auto"/>
              </w:divBdr>
            </w:div>
            <w:div w:id="906646148">
              <w:marLeft w:val="0"/>
              <w:marRight w:val="0"/>
              <w:marTop w:val="0"/>
              <w:marBottom w:val="0"/>
              <w:divBdr>
                <w:top w:val="none" w:sz="0" w:space="0" w:color="auto"/>
                <w:left w:val="none" w:sz="0" w:space="0" w:color="auto"/>
                <w:bottom w:val="none" w:sz="0" w:space="0" w:color="auto"/>
                <w:right w:val="none" w:sz="0" w:space="0" w:color="auto"/>
              </w:divBdr>
            </w:div>
            <w:div w:id="918562723">
              <w:marLeft w:val="0"/>
              <w:marRight w:val="0"/>
              <w:marTop w:val="0"/>
              <w:marBottom w:val="0"/>
              <w:divBdr>
                <w:top w:val="none" w:sz="0" w:space="0" w:color="auto"/>
                <w:left w:val="none" w:sz="0" w:space="0" w:color="auto"/>
                <w:bottom w:val="none" w:sz="0" w:space="0" w:color="auto"/>
                <w:right w:val="none" w:sz="0" w:space="0" w:color="auto"/>
              </w:divBdr>
            </w:div>
            <w:div w:id="922496342">
              <w:marLeft w:val="0"/>
              <w:marRight w:val="0"/>
              <w:marTop w:val="0"/>
              <w:marBottom w:val="0"/>
              <w:divBdr>
                <w:top w:val="none" w:sz="0" w:space="0" w:color="auto"/>
                <w:left w:val="none" w:sz="0" w:space="0" w:color="auto"/>
                <w:bottom w:val="none" w:sz="0" w:space="0" w:color="auto"/>
                <w:right w:val="none" w:sz="0" w:space="0" w:color="auto"/>
              </w:divBdr>
            </w:div>
            <w:div w:id="926689754">
              <w:marLeft w:val="0"/>
              <w:marRight w:val="0"/>
              <w:marTop w:val="0"/>
              <w:marBottom w:val="0"/>
              <w:divBdr>
                <w:top w:val="none" w:sz="0" w:space="0" w:color="auto"/>
                <w:left w:val="none" w:sz="0" w:space="0" w:color="auto"/>
                <w:bottom w:val="none" w:sz="0" w:space="0" w:color="auto"/>
                <w:right w:val="none" w:sz="0" w:space="0" w:color="auto"/>
              </w:divBdr>
            </w:div>
            <w:div w:id="929702198">
              <w:marLeft w:val="0"/>
              <w:marRight w:val="0"/>
              <w:marTop w:val="0"/>
              <w:marBottom w:val="0"/>
              <w:divBdr>
                <w:top w:val="none" w:sz="0" w:space="0" w:color="auto"/>
                <w:left w:val="none" w:sz="0" w:space="0" w:color="auto"/>
                <w:bottom w:val="none" w:sz="0" w:space="0" w:color="auto"/>
                <w:right w:val="none" w:sz="0" w:space="0" w:color="auto"/>
              </w:divBdr>
            </w:div>
            <w:div w:id="932515727">
              <w:marLeft w:val="0"/>
              <w:marRight w:val="0"/>
              <w:marTop w:val="0"/>
              <w:marBottom w:val="0"/>
              <w:divBdr>
                <w:top w:val="none" w:sz="0" w:space="0" w:color="auto"/>
                <w:left w:val="none" w:sz="0" w:space="0" w:color="auto"/>
                <w:bottom w:val="none" w:sz="0" w:space="0" w:color="auto"/>
                <w:right w:val="none" w:sz="0" w:space="0" w:color="auto"/>
              </w:divBdr>
            </w:div>
            <w:div w:id="933704125">
              <w:marLeft w:val="0"/>
              <w:marRight w:val="0"/>
              <w:marTop w:val="0"/>
              <w:marBottom w:val="0"/>
              <w:divBdr>
                <w:top w:val="none" w:sz="0" w:space="0" w:color="auto"/>
                <w:left w:val="none" w:sz="0" w:space="0" w:color="auto"/>
                <w:bottom w:val="none" w:sz="0" w:space="0" w:color="auto"/>
                <w:right w:val="none" w:sz="0" w:space="0" w:color="auto"/>
              </w:divBdr>
            </w:div>
            <w:div w:id="938874534">
              <w:marLeft w:val="0"/>
              <w:marRight w:val="0"/>
              <w:marTop w:val="0"/>
              <w:marBottom w:val="0"/>
              <w:divBdr>
                <w:top w:val="none" w:sz="0" w:space="0" w:color="auto"/>
                <w:left w:val="none" w:sz="0" w:space="0" w:color="auto"/>
                <w:bottom w:val="none" w:sz="0" w:space="0" w:color="auto"/>
                <w:right w:val="none" w:sz="0" w:space="0" w:color="auto"/>
              </w:divBdr>
            </w:div>
            <w:div w:id="946497424">
              <w:marLeft w:val="0"/>
              <w:marRight w:val="0"/>
              <w:marTop w:val="0"/>
              <w:marBottom w:val="0"/>
              <w:divBdr>
                <w:top w:val="none" w:sz="0" w:space="0" w:color="auto"/>
                <w:left w:val="none" w:sz="0" w:space="0" w:color="auto"/>
                <w:bottom w:val="none" w:sz="0" w:space="0" w:color="auto"/>
                <w:right w:val="none" w:sz="0" w:space="0" w:color="auto"/>
              </w:divBdr>
            </w:div>
            <w:div w:id="947005793">
              <w:marLeft w:val="0"/>
              <w:marRight w:val="0"/>
              <w:marTop w:val="0"/>
              <w:marBottom w:val="0"/>
              <w:divBdr>
                <w:top w:val="none" w:sz="0" w:space="0" w:color="auto"/>
                <w:left w:val="none" w:sz="0" w:space="0" w:color="auto"/>
                <w:bottom w:val="none" w:sz="0" w:space="0" w:color="auto"/>
                <w:right w:val="none" w:sz="0" w:space="0" w:color="auto"/>
              </w:divBdr>
            </w:div>
            <w:div w:id="960724272">
              <w:marLeft w:val="0"/>
              <w:marRight w:val="0"/>
              <w:marTop w:val="0"/>
              <w:marBottom w:val="0"/>
              <w:divBdr>
                <w:top w:val="none" w:sz="0" w:space="0" w:color="auto"/>
                <w:left w:val="none" w:sz="0" w:space="0" w:color="auto"/>
                <w:bottom w:val="none" w:sz="0" w:space="0" w:color="auto"/>
                <w:right w:val="none" w:sz="0" w:space="0" w:color="auto"/>
              </w:divBdr>
            </w:div>
            <w:div w:id="971060138">
              <w:marLeft w:val="0"/>
              <w:marRight w:val="0"/>
              <w:marTop w:val="0"/>
              <w:marBottom w:val="0"/>
              <w:divBdr>
                <w:top w:val="none" w:sz="0" w:space="0" w:color="auto"/>
                <w:left w:val="none" w:sz="0" w:space="0" w:color="auto"/>
                <w:bottom w:val="none" w:sz="0" w:space="0" w:color="auto"/>
                <w:right w:val="none" w:sz="0" w:space="0" w:color="auto"/>
              </w:divBdr>
            </w:div>
            <w:div w:id="971207835">
              <w:marLeft w:val="0"/>
              <w:marRight w:val="0"/>
              <w:marTop w:val="0"/>
              <w:marBottom w:val="0"/>
              <w:divBdr>
                <w:top w:val="none" w:sz="0" w:space="0" w:color="auto"/>
                <w:left w:val="none" w:sz="0" w:space="0" w:color="auto"/>
                <w:bottom w:val="none" w:sz="0" w:space="0" w:color="auto"/>
                <w:right w:val="none" w:sz="0" w:space="0" w:color="auto"/>
              </w:divBdr>
            </w:div>
            <w:div w:id="972294053">
              <w:marLeft w:val="0"/>
              <w:marRight w:val="0"/>
              <w:marTop w:val="0"/>
              <w:marBottom w:val="0"/>
              <w:divBdr>
                <w:top w:val="none" w:sz="0" w:space="0" w:color="auto"/>
                <w:left w:val="none" w:sz="0" w:space="0" w:color="auto"/>
                <w:bottom w:val="none" w:sz="0" w:space="0" w:color="auto"/>
                <w:right w:val="none" w:sz="0" w:space="0" w:color="auto"/>
              </w:divBdr>
            </w:div>
            <w:div w:id="985547685">
              <w:marLeft w:val="0"/>
              <w:marRight w:val="0"/>
              <w:marTop w:val="0"/>
              <w:marBottom w:val="0"/>
              <w:divBdr>
                <w:top w:val="none" w:sz="0" w:space="0" w:color="auto"/>
                <w:left w:val="none" w:sz="0" w:space="0" w:color="auto"/>
                <w:bottom w:val="none" w:sz="0" w:space="0" w:color="auto"/>
                <w:right w:val="none" w:sz="0" w:space="0" w:color="auto"/>
              </w:divBdr>
            </w:div>
            <w:div w:id="987708336">
              <w:marLeft w:val="0"/>
              <w:marRight w:val="0"/>
              <w:marTop w:val="0"/>
              <w:marBottom w:val="0"/>
              <w:divBdr>
                <w:top w:val="none" w:sz="0" w:space="0" w:color="auto"/>
                <w:left w:val="none" w:sz="0" w:space="0" w:color="auto"/>
                <w:bottom w:val="none" w:sz="0" w:space="0" w:color="auto"/>
                <w:right w:val="none" w:sz="0" w:space="0" w:color="auto"/>
              </w:divBdr>
            </w:div>
            <w:div w:id="994841707">
              <w:marLeft w:val="0"/>
              <w:marRight w:val="0"/>
              <w:marTop w:val="0"/>
              <w:marBottom w:val="0"/>
              <w:divBdr>
                <w:top w:val="none" w:sz="0" w:space="0" w:color="auto"/>
                <w:left w:val="none" w:sz="0" w:space="0" w:color="auto"/>
                <w:bottom w:val="none" w:sz="0" w:space="0" w:color="auto"/>
                <w:right w:val="none" w:sz="0" w:space="0" w:color="auto"/>
              </w:divBdr>
            </w:div>
            <w:div w:id="994920953">
              <w:marLeft w:val="0"/>
              <w:marRight w:val="0"/>
              <w:marTop w:val="0"/>
              <w:marBottom w:val="0"/>
              <w:divBdr>
                <w:top w:val="none" w:sz="0" w:space="0" w:color="auto"/>
                <w:left w:val="none" w:sz="0" w:space="0" w:color="auto"/>
                <w:bottom w:val="none" w:sz="0" w:space="0" w:color="auto"/>
                <w:right w:val="none" w:sz="0" w:space="0" w:color="auto"/>
              </w:divBdr>
            </w:div>
            <w:div w:id="999506631">
              <w:marLeft w:val="0"/>
              <w:marRight w:val="0"/>
              <w:marTop w:val="0"/>
              <w:marBottom w:val="0"/>
              <w:divBdr>
                <w:top w:val="none" w:sz="0" w:space="0" w:color="auto"/>
                <w:left w:val="none" w:sz="0" w:space="0" w:color="auto"/>
                <w:bottom w:val="none" w:sz="0" w:space="0" w:color="auto"/>
                <w:right w:val="none" w:sz="0" w:space="0" w:color="auto"/>
              </w:divBdr>
            </w:div>
            <w:div w:id="1002274812">
              <w:marLeft w:val="0"/>
              <w:marRight w:val="0"/>
              <w:marTop w:val="0"/>
              <w:marBottom w:val="0"/>
              <w:divBdr>
                <w:top w:val="none" w:sz="0" w:space="0" w:color="auto"/>
                <w:left w:val="none" w:sz="0" w:space="0" w:color="auto"/>
                <w:bottom w:val="none" w:sz="0" w:space="0" w:color="auto"/>
                <w:right w:val="none" w:sz="0" w:space="0" w:color="auto"/>
              </w:divBdr>
            </w:div>
            <w:div w:id="1003433992">
              <w:marLeft w:val="0"/>
              <w:marRight w:val="0"/>
              <w:marTop w:val="0"/>
              <w:marBottom w:val="0"/>
              <w:divBdr>
                <w:top w:val="none" w:sz="0" w:space="0" w:color="auto"/>
                <w:left w:val="none" w:sz="0" w:space="0" w:color="auto"/>
                <w:bottom w:val="none" w:sz="0" w:space="0" w:color="auto"/>
                <w:right w:val="none" w:sz="0" w:space="0" w:color="auto"/>
              </w:divBdr>
            </w:div>
            <w:div w:id="1010181064">
              <w:marLeft w:val="0"/>
              <w:marRight w:val="0"/>
              <w:marTop w:val="0"/>
              <w:marBottom w:val="0"/>
              <w:divBdr>
                <w:top w:val="none" w:sz="0" w:space="0" w:color="auto"/>
                <w:left w:val="none" w:sz="0" w:space="0" w:color="auto"/>
                <w:bottom w:val="none" w:sz="0" w:space="0" w:color="auto"/>
                <w:right w:val="none" w:sz="0" w:space="0" w:color="auto"/>
              </w:divBdr>
            </w:div>
            <w:div w:id="1015233782">
              <w:marLeft w:val="0"/>
              <w:marRight w:val="0"/>
              <w:marTop w:val="0"/>
              <w:marBottom w:val="0"/>
              <w:divBdr>
                <w:top w:val="none" w:sz="0" w:space="0" w:color="auto"/>
                <w:left w:val="none" w:sz="0" w:space="0" w:color="auto"/>
                <w:bottom w:val="none" w:sz="0" w:space="0" w:color="auto"/>
                <w:right w:val="none" w:sz="0" w:space="0" w:color="auto"/>
              </w:divBdr>
            </w:div>
            <w:div w:id="1021203056">
              <w:marLeft w:val="0"/>
              <w:marRight w:val="0"/>
              <w:marTop w:val="0"/>
              <w:marBottom w:val="0"/>
              <w:divBdr>
                <w:top w:val="none" w:sz="0" w:space="0" w:color="auto"/>
                <w:left w:val="none" w:sz="0" w:space="0" w:color="auto"/>
                <w:bottom w:val="none" w:sz="0" w:space="0" w:color="auto"/>
                <w:right w:val="none" w:sz="0" w:space="0" w:color="auto"/>
              </w:divBdr>
            </w:div>
            <w:div w:id="1022245700">
              <w:marLeft w:val="0"/>
              <w:marRight w:val="0"/>
              <w:marTop w:val="0"/>
              <w:marBottom w:val="0"/>
              <w:divBdr>
                <w:top w:val="none" w:sz="0" w:space="0" w:color="auto"/>
                <w:left w:val="none" w:sz="0" w:space="0" w:color="auto"/>
                <w:bottom w:val="none" w:sz="0" w:space="0" w:color="auto"/>
                <w:right w:val="none" w:sz="0" w:space="0" w:color="auto"/>
              </w:divBdr>
            </w:div>
            <w:div w:id="1029720621">
              <w:marLeft w:val="0"/>
              <w:marRight w:val="0"/>
              <w:marTop w:val="0"/>
              <w:marBottom w:val="0"/>
              <w:divBdr>
                <w:top w:val="none" w:sz="0" w:space="0" w:color="auto"/>
                <w:left w:val="none" w:sz="0" w:space="0" w:color="auto"/>
                <w:bottom w:val="none" w:sz="0" w:space="0" w:color="auto"/>
                <w:right w:val="none" w:sz="0" w:space="0" w:color="auto"/>
              </w:divBdr>
            </w:div>
            <w:div w:id="1031608267">
              <w:marLeft w:val="0"/>
              <w:marRight w:val="0"/>
              <w:marTop w:val="0"/>
              <w:marBottom w:val="0"/>
              <w:divBdr>
                <w:top w:val="none" w:sz="0" w:space="0" w:color="auto"/>
                <w:left w:val="none" w:sz="0" w:space="0" w:color="auto"/>
                <w:bottom w:val="none" w:sz="0" w:space="0" w:color="auto"/>
                <w:right w:val="none" w:sz="0" w:space="0" w:color="auto"/>
              </w:divBdr>
            </w:div>
            <w:div w:id="1031611725">
              <w:marLeft w:val="0"/>
              <w:marRight w:val="0"/>
              <w:marTop w:val="0"/>
              <w:marBottom w:val="0"/>
              <w:divBdr>
                <w:top w:val="none" w:sz="0" w:space="0" w:color="auto"/>
                <w:left w:val="none" w:sz="0" w:space="0" w:color="auto"/>
                <w:bottom w:val="none" w:sz="0" w:space="0" w:color="auto"/>
                <w:right w:val="none" w:sz="0" w:space="0" w:color="auto"/>
              </w:divBdr>
            </w:div>
            <w:div w:id="1038118073">
              <w:marLeft w:val="0"/>
              <w:marRight w:val="0"/>
              <w:marTop w:val="0"/>
              <w:marBottom w:val="0"/>
              <w:divBdr>
                <w:top w:val="none" w:sz="0" w:space="0" w:color="auto"/>
                <w:left w:val="none" w:sz="0" w:space="0" w:color="auto"/>
                <w:bottom w:val="none" w:sz="0" w:space="0" w:color="auto"/>
                <w:right w:val="none" w:sz="0" w:space="0" w:color="auto"/>
              </w:divBdr>
            </w:div>
            <w:div w:id="1045443999">
              <w:marLeft w:val="0"/>
              <w:marRight w:val="0"/>
              <w:marTop w:val="0"/>
              <w:marBottom w:val="0"/>
              <w:divBdr>
                <w:top w:val="none" w:sz="0" w:space="0" w:color="auto"/>
                <w:left w:val="none" w:sz="0" w:space="0" w:color="auto"/>
                <w:bottom w:val="none" w:sz="0" w:space="0" w:color="auto"/>
                <w:right w:val="none" w:sz="0" w:space="0" w:color="auto"/>
              </w:divBdr>
            </w:div>
            <w:div w:id="1047950135">
              <w:marLeft w:val="0"/>
              <w:marRight w:val="0"/>
              <w:marTop w:val="0"/>
              <w:marBottom w:val="0"/>
              <w:divBdr>
                <w:top w:val="none" w:sz="0" w:space="0" w:color="auto"/>
                <w:left w:val="none" w:sz="0" w:space="0" w:color="auto"/>
                <w:bottom w:val="none" w:sz="0" w:space="0" w:color="auto"/>
                <w:right w:val="none" w:sz="0" w:space="0" w:color="auto"/>
              </w:divBdr>
            </w:div>
            <w:div w:id="1048919436">
              <w:marLeft w:val="0"/>
              <w:marRight w:val="0"/>
              <w:marTop w:val="0"/>
              <w:marBottom w:val="0"/>
              <w:divBdr>
                <w:top w:val="none" w:sz="0" w:space="0" w:color="auto"/>
                <w:left w:val="none" w:sz="0" w:space="0" w:color="auto"/>
                <w:bottom w:val="none" w:sz="0" w:space="0" w:color="auto"/>
                <w:right w:val="none" w:sz="0" w:space="0" w:color="auto"/>
              </w:divBdr>
            </w:div>
            <w:div w:id="1053382151">
              <w:marLeft w:val="0"/>
              <w:marRight w:val="0"/>
              <w:marTop w:val="0"/>
              <w:marBottom w:val="0"/>
              <w:divBdr>
                <w:top w:val="none" w:sz="0" w:space="0" w:color="auto"/>
                <w:left w:val="none" w:sz="0" w:space="0" w:color="auto"/>
                <w:bottom w:val="none" w:sz="0" w:space="0" w:color="auto"/>
                <w:right w:val="none" w:sz="0" w:space="0" w:color="auto"/>
              </w:divBdr>
            </w:div>
            <w:div w:id="1054351784">
              <w:marLeft w:val="0"/>
              <w:marRight w:val="0"/>
              <w:marTop w:val="0"/>
              <w:marBottom w:val="0"/>
              <w:divBdr>
                <w:top w:val="none" w:sz="0" w:space="0" w:color="auto"/>
                <w:left w:val="none" w:sz="0" w:space="0" w:color="auto"/>
                <w:bottom w:val="none" w:sz="0" w:space="0" w:color="auto"/>
                <w:right w:val="none" w:sz="0" w:space="0" w:color="auto"/>
              </w:divBdr>
            </w:div>
            <w:div w:id="1057359123">
              <w:marLeft w:val="0"/>
              <w:marRight w:val="0"/>
              <w:marTop w:val="0"/>
              <w:marBottom w:val="0"/>
              <w:divBdr>
                <w:top w:val="none" w:sz="0" w:space="0" w:color="auto"/>
                <w:left w:val="none" w:sz="0" w:space="0" w:color="auto"/>
                <w:bottom w:val="none" w:sz="0" w:space="0" w:color="auto"/>
                <w:right w:val="none" w:sz="0" w:space="0" w:color="auto"/>
              </w:divBdr>
            </w:div>
            <w:div w:id="1057707164">
              <w:marLeft w:val="0"/>
              <w:marRight w:val="0"/>
              <w:marTop w:val="0"/>
              <w:marBottom w:val="0"/>
              <w:divBdr>
                <w:top w:val="none" w:sz="0" w:space="0" w:color="auto"/>
                <w:left w:val="none" w:sz="0" w:space="0" w:color="auto"/>
                <w:bottom w:val="none" w:sz="0" w:space="0" w:color="auto"/>
                <w:right w:val="none" w:sz="0" w:space="0" w:color="auto"/>
              </w:divBdr>
            </w:div>
            <w:div w:id="1059203653">
              <w:marLeft w:val="0"/>
              <w:marRight w:val="0"/>
              <w:marTop w:val="0"/>
              <w:marBottom w:val="0"/>
              <w:divBdr>
                <w:top w:val="none" w:sz="0" w:space="0" w:color="auto"/>
                <w:left w:val="none" w:sz="0" w:space="0" w:color="auto"/>
                <w:bottom w:val="none" w:sz="0" w:space="0" w:color="auto"/>
                <w:right w:val="none" w:sz="0" w:space="0" w:color="auto"/>
              </w:divBdr>
            </w:div>
            <w:div w:id="1059668652">
              <w:marLeft w:val="0"/>
              <w:marRight w:val="0"/>
              <w:marTop w:val="0"/>
              <w:marBottom w:val="0"/>
              <w:divBdr>
                <w:top w:val="none" w:sz="0" w:space="0" w:color="auto"/>
                <w:left w:val="none" w:sz="0" w:space="0" w:color="auto"/>
                <w:bottom w:val="none" w:sz="0" w:space="0" w:color="auto"/>
                <w:right w:val="none" w:sz="0" w:space="0" w:color="auto"/>
              </w:divBdr>
            </w:div>
            <w:div w:id="1063479761">
              <w:marLeft w:val="0"/>
              <w:marRight w:val="0"/>
              <w:marTop w:val="0"/>
              <w:marBottom w:val="0"/>
              <w:divBdr>
                <w:top w:val="none" w:sz="0" w:space="0" w:color="auto"/>
                <w:left w:val="none" w:sz="0" w:space="0" w:color="auto"/>
                <w:bottom w:val="none" w:sz="0" w:space="0" w:color="auto"/>
                <w:right w:val="none" w:sz="0" w:space="0" w:color="auto"/>
              </w:divBdr>
            </w:div>
            <w:div w:id="1069419806">
              <w:marLeft w:val="0"/>
              <w:marRight w:val="0"/>
              <w:marTop w:val="0"/>
              <w:marBottom w:val="0"/>
              <w:divBdr>
                <w:top w:val="none" w:sz="0" w:space="0" w:color="auto"/>
                <w:left w:val="none" w:sz="0" w:space="0" w:color="auto"/>
                <w:bottom w:val="none" w:sz="0" w:space="0" w:color="auto"/>
                <w:right w:val="none" w:sz="0" w:space="0" w:color="auto"/>
              </w:divBdr>
            </w:div>
            <w:div w:id="1083451758">
              <w:marLeft w:val="0"/>
              <w:marRight w:val="0"/>
              <w:marTop w:val="0"/>
              <w:marBottom w:val="0"/>
              <w:divBdr>
                <w:top w:val="none" w:sz="0" w:space="0" w:color="auto"/>
                <w:left w:val="none" w:sz="0" w:space="0" w:color="auto"/>
                <w:bottom w:val="none" w:sz="0" w:space="0" w:color="auto"/>
                <w:right w:val="none" w:sz="0" w:space="0" w:color="auto"/>
              </w:divBdr>
            </w:div>
            <w:div w:id="1084104534">
              <w:marLeft w:val="0"/>
              <w:marRight w:val="0"/>
              <w:marTop w:val="0"/>
              <w:marBottom w:val="0"/>
              <w:divBdr>
                <w:top w:val="none" w:sz="0" w:space="0" w:color="auto"/>
                <w:left w:val="none" w:sz="0" w:space="0" w:color="auto"/>
                <w:bottom w:val="none" w:sz="0" w:space="0" w:color="auto"/>
                <w:right w:val="none" w:sz="0" w:space="0" w:color="auto"/>
              </w:divBdr>
            </w:div>
            <w:div w:id="1084424497">
              <w:marLeft w:val="0"/>
              <w:marRight w:val="0"/>
              <w:marTop w:val="0"/>
              <w:marBottom w:val="0"/>
              <w:divBdr>
                <w:top w:val="none" w:sz="0" w:space="0" w:color="auto"/>
                <w:left w:val="none" w:sz="0" w:space="0" w:color="auto"/>
                <w:bottom w:val="none" w:sz="0" w:space="0" w:color="auto"/>
                <w:right w:val="none" w:sz="0" w:space="0" w:color="auto"/>
              </w:divBdr>
            </w:div>
            <w:div w:id="1084688985">
              <w:marLeft w:val="0"/>
              <w:marRight w:val="0"/>
              <w:marTop w:val="0"/>
              <w:marBottom w:val="0"/>
              <w:divBdr>
                <w:top w:val="none" w:sz="0" w:space="0" w:color="auto"/>
                <w:left w:val="none" w:sz="0" w:space="0" w:color="auto"/>
                <w:bottom w:val="none" w:sz="0" w:space="0" w:color="auto"/>
                <w:right w:val="none" w:sz="0" w:space="0" w:color="auto"/>
              </w:divBdr>
            </w:div>
            <w:div w:id="1090661715">
              <w:marLeft w:val="0"/>
              <w:marRight w:val="0"/>
              <w:marTop w:val="0"/>
              <w:marBottom w:val="0"/>
              <w:divBdr>
                <w:top w:val="none" w:sz="0" w:space="0" w:color="auto"/>
                <w:left w:val="none" w:sz="0" w:space="0" w:color="auto"/>
                <w:bottom w:val="none" w:sz="0" w:space="0" w:color="auto"/>
                <w:right w:val="none" w:sz="0" w:space="0" w:color="auto"/>
              </w:divBdr>
            </w:div>
            <w:div w:id="1092436581">
              <w:marLeft w:val="0"/>
              <w:marRight w:val="0"/>
              <w:marTop w:val="0"/>
              <w:marBottom w:val="0"/>
              <w:divBdr>
                <w:top w:val="none" w:sz="0" w:space="0" w:color="auto"/>
                <w:left w:val="none" w:sz="0" w:space="0" w:color="auto"/>
                <w:bottom w:val="none" w:sz="0" w:space="0" w:color="auto"/>
                <w:right w:val="none" w:sz="0" w:space="0" w:color="auto"/>
              </w:divBdr>
            </w:div>
            <w:div w:id="1093429885">
              <w:marLeft w:val="0"/>
              <w:marRight w:val="0"/>
              <w:marTop w:val="0"/>
              <w:marBottom w:val="0"/>
              <w:divBdr>
                <w:top w:val="none" w:sz="0" w:space="0" w:color="auto"/>
                <w:left w:val="none" w:sz="0" w:space="0" w:color="auto"/>
                <w:bottom w:val="none" w:sz="0" w:space="0" w:color="auto"/>
                <w:right w:val="none" w:sz="0" w:space="0" w:color="auto"/>
              </w:divBdr>
            </w:div>
            <w:div w:id="1118260008">
              <w:marLeft w:val="0"/>
              <w:marRight w:val="0"/>
              <w:marTop w:val="0"/>
              <w:marBottom w:val="0"/>
              <w:divBdr>
                <w:top w:val="none" w:sz="0" w:space="0" w:color="auto"/>
                <w:left w:val="none" w:sz="0" w:space="0" w:color="auto"/>
                <w:bottom w:val="none" w:sz="0" w:space="0" w:color="auto"/>
                <w:right w:val="none" w:sz="0" w:space="0" w:color="auto"/>
              </w:divBdr>
            </w:div>
            <w:div w:id="1129973210">
              <w:marLeft w:val="0"/>
              <w:marRight w:val="0"/>
              <w:marTop w:val="0"/>
              <w:marBottom w:val="0"/>
              <w:divBdr>
                <w:top w:val="none" w:sz="0" w:space="0" w:color="auto"/>
                <w:left w:val="none" w:sz="0" w:space="0" w:color="auto"/>
                <w:bottom w:val="none" w:sz="0" w:space="0" w:color="auto"/>
                <w:right w:val="none" w:sz="0" w:space="0" w:color="auto"/>
              </w:divBdr>
            </w:div>
            <w:div w:id="1130392077">
              <w:marLeft w:val="0"/>
              <w:marRight w:val="0"/>
              <w:marTop w:val="0"/>
              <w:marBottom w:val="0"/>
              <w:divBdr>
                <w:top w:val="none" w:sz="0" w:space="0" w:color="auto"/>
                <w:left w:val="none" w:sz="0" w:space="0" w:color="auto"/>
                <w:bottom w:val="none" w:sz="0" w:space="0" w:color="auto"/>
                <w:right w:val="none" w:sz="0" w:space="0" w:color="auto"/>
              </w:divBdr>
            </w:div>
            <w:div w:id="1133403963">
              <w:marLeft w:val="0"/>
              <w:marRight w:val="0"/>
              <w:marTop w:val="0"/>
              <w:marBottom w:val="0"/>
              <w:divBdr>
                <w:top w:val="none" w:sz="0" w:space="0" w:color="auto"/>
                <w:left w:val="none" w:sz="0" w:space="0" w:color="auto"/>
                <w:bottom w:val="none" w:sz="0" w:space="0" w:color="auto"/>
                <w:right w:val="none" w:sz="0" w:space="0" w:color="auto"/>
              </w:divBdr>
            </w:div>
            <w:div w:id="1134756410">
              <w:marLeft w:val="0"/>
              <w:marRight w:val="0"/>
              <w:marTop w:val="0"/>
              <w:marBottom w:val="0"/>
              <w:divBdr>
                <w:top w:val="none" w:sz="0" w:space="0" w:color="auto"/>
                <w:left w:val="none" w:sz="0" w:space="0" w:color="auto"/>
                <w:bottom w:val="none" w:sz="0" w:space="0" w:color="auto"/>
                <w:right w:val="none" w:sz="0" w:space="0" w:color="auto"/>
              </w:divBdr>
            </w:div>
            <w:div w:id="1135876684">
              <w:marLeft w:val="0"/>
              <w:marRight w:val="0"/>
              <w:marTop w:val="0"/>
              <w:marBottom w:val="0"/>
              <w:divBdr>
                <w:top w:val="none" w:sz="0" w:space="0" w:color="auto"/>
                <w:left w:val="none" w:sz="0" w:space="0" w:color="auto"/>
                <w:bottom w:val="none" w:sz="0" w:space="0" w:color="auto"/>
                <w:right w:val="none" w:sz="0" w:space="0" w:color="auto"/>
              </w:divBdr>
            </w:div>
            <w:div w:id="1144741236">
              <w:marLeft w:val="0"/>
              <w:marRight w:val="0"/>
              <w:marTop w:val="0"/>
              <w:marBottom w:val="0"/>
              <w:divBdr>
                <w:top w:val="none" w:sz="0" w:space="0" w:color="auto"/>
                <w:left w:val="none" w:sz="0" w:space="0" w:color="auto"/>
                <w:bottom w:val="none" w:sz="0" w:space="0" w:color="auto"/>
                <w:right w:val="none" w:sz="0" w:space="0" w:color="auto"/>
              </w:divBdr>
            </w:div>
            <w:div w:id="1146749015">
              <w:marLeft w:val="0"/>
              <w:marRight w:val="0"/>
              <w:marTop w:val="0"/>
              <w:marBottom w:val="0"/>
              <w:divBdr>
                <w:top w:val="none" w:sz="0" w:space="0" w:color="auto"/>
                <w:left w:val="none" w:sz="0" w:space="0" w:color="auto"/>
                <w:bottom w:val="none" w:sz="0" w:space="0" w:color="auto"/>
                <w:right w:val="none" w:sz="0" w:space="0" w:color="auto"/>
              </w:divBdr>
            </w:div>
            <w:div w:id="1148550983">
              <w:marLeft w:val="0"/>
              <w:marRight w:val="0"/>
              <w:marTop w:val="0"/>
              <w:marBottom w:val="0"/>
              <w:divBdr>
                <w:top w:val="none" w:sz="0" w:space="0" w:color="auto"/>
                <w:left w:val="none" w:sz="0" w:space="0" w:color="auto"/>
                <w:bottom w:val="none" w:sz="0" w:space="0" w:color="auto"/>
                <w:right w:val="none" w:sz="0" w:space="0" w:color="auto"/>
              </w:divBdr>
            </w:div>
            <w:div w:id="1156871519">
              <w:marLeft w:val="0"/>
              <w:marRight w:val="0"/>
              <w:marTop w:val="0"/>
              <w:marBottom w:val="0"/>
              <w:divBdr>
                <w:top w:val="none" w:sz="0" w:space="0" w:color="auto"/>
                <w:left w:val="none" w:sz="0" w:space="0" w:color="auto"/>
                <w:bottom w:val="none" w:sz="0" w:space="0" w:color="auto"/>
                <w:right w:val="none" w:sz="0" w:space="0" w:color="auto"/>
              </w:divBdr>
            </w:div>
            <w:div w:id="1188761154">
              <w:marLeft w:val="0"/>
              <w:marRight w:val="0"/>
              <w:marTop w:val="0"/>
              <w:marBottom w:val="0"/>
              <w:divBdr>
                <w:top w:val="none" w:sz="0" w:space="0" w:color="auto"/>
                <w:left w:val="none" w:sz="0" w:space="0" w:color="auto"/>
                <w:bottom w:val="none" w:sz="0" w:space="0" w:color="auto"/>
                <w:right w:val="none" w:sz="0" w:space="0" w:color="auto"/>
              </w:divBdr>
            </w:div>
            <w:div w:id="1193609230">
              <w:marLeft w:val="0"/>
              <w:marRight w:val="0"/>
              <w:marTop w:val="0"/>
              <w:marBottom w:val="0"/>
              <w:divBdr>
                <w:top w:val="none" w:sz="0" w:space="0" w:color="auto"/>
                <w:left w:val="none" w:sz="0" w:space="0" w:color="auto"/>
                <w:bottom w:val="none" w:sz="0" w:space="0" w:color="auto"/>
                <w:right w:val="none" w:sz="0" w:space="0" w:color="auto"/>
              </w:divBdr>
            </w:div>
            <w:div w:id="1195576088">
              <w:marLeft w:val="0"/>
              <w:marRight w:val="0"/>
              <w:marTop w:val="0"/>
              <w:marBottom w:val="0"/>
              <w:divBdr>
                <w:top w:val="none" w:sz="0" w:space="0" w:color="auto"/>
                <w:left w:val="none" w:sz="0" w:space="0" w:color="auto"/>
                <w:bottom w:val="none" w:sz="0" w:space="0" w:color="auto"/>
                <w:right w:val="none" w:sz="0" w:space="0" w:color="auto"/>
              </w:divBdr>
            </w:div>
            <w:div w:id="1204175994">
              <w:marLeft w:val="0"/>
              <w:marRight w:val="0"/>
              <w:marTop w:val="0"/>
              <w:marBottom w:val="0"/>
              <w:divBdr>
                <w:top w:val="none" w:sz="0" w:space="0" w:color="auto"/>
                <w:left w:val="none" w:sz="0" w:space="0" w:color="auto"/>
                <w:bottom w:val="none" w:sz="0" w:space="0" w:color="auto"/>
                <w:right w:val="none" w:sz="0" w:space="0" w:color="auto"/>
              </w:divBdr>
            </w:div>
            <w:div w:id="1206214490">
              <w:marLeft w:val="0"/>
              <w:marRight w:val="0"/>
              <w:marTop w:val="0"/>
              <w:marBottom w:val="0"/>
              <w:divBdr>
                <w:top w:val="none" w:sz="0" w:space="0" w:color="auto"/>
                <w:left w:val="none" w:sz="0" w:space="0" w:color="auto"/>
                <w:bottom w:val="none" w:sz="0" w:space="0" w:color="auto"/>
                <w:right w:val="none" w:sz="0" w:space="0" w:color="auto"/>
              </w:divBdr>
            </w:div>
            <w:div w:id="1216896150">
              <w:marLeft w:val="0"/>
              <w:marRight w:val="0"/>
              <w:marTop w:val="0"/>
              <w:marBottom w:val="0"/>
              <w:divBdr>
                <w:top w:val="none" w:sz="0" w:space="0" w:color="auto"/>
                <w:left w:val="none" w:sz="0" w:space="0" w:color="auto"/>
                <w:bottom w:val="none" w:sz="0" w:space="0" w:color="auto"/>
                <w:right w:val="none" w:sz="0" w:space="0" w:color="auto"/>
              </w:divBdr>
            </w:div>
            <w:div w:id="1218474035">
              <w:marLeft w:val="0"/>
              <w:marRight w:val="0"/>
              <w:marTop w:val="0"/>
              <w:marBottom w:val="0"/>
              <w:divBdr>
                <w:top w:val="none" w:sz="0" w:space="0" w:color="auto"/>
                <w:left w:val="none" w:sz="0" w:space="0" w:color="auto"/>
                <w:bottom w:val="none" w:sz="0" w:space="0" w:color="auto"/>
                <w:right w:val="none" w:sz="0" w:space="0" w:color="auto"/>
              </w:divBdr>
            </w:div>
            <w:div w:id="1223324699">
              <w:marLeft w:val="0"/>
              <w:marRight w:val="0"/>
              <w:marTop w:val="0"/>
              <w:marBottom w:val="0"/>
              <w:divBdr>
                <w:top w:val="none" w:sz="0" w:space="0" w:color="auto"/>
                <w:left w:val="none" w:sz="0" w:space="0" w:color="auto"/>
                <w:bottom w:val="none" w:sz="0" w:space="0" w:color="auto"/>
                <w:right w:val="none" w:sz="0" w:space="0" w:color="auto"/>
              </w:divBdr>
            </w:div>
            <w:div w:id="1227112525">
              <w:marLeft w:val="0"/>
              <w:marRight w:val="0"/>
              <w:marTop w:val="0"/>
              <w:marBottom w:val="0"/>
              <w:divBdr>
                <w:top w:val="none" w:sz="0" w:space="0" w:color="auto"/>
                <w:left w:val="none" w:sz="0" w:space="0" w:color="auto"/>
                <w:bottom w:val="none" w:sz="0" w:space="0" w:color="auto"/>
                <w:right w:val="none" w:sz="0" w:space="0" w:color="auto"/>
              </w:divBdr>
            </w:div>
            <w:div w:id="1230724139">
              <w:marLeft w:val="0"/>
              <w:marRight w:val="0"/>
              <w:marTop w:val="0"/>
              <w:marBottom w:val="0"/>
              <w:divBdr>
                <w:top w:val="none" w:sz="0" w:space="0" w:color="auto"/>
                <w:left w:val="none" w:sz="0" w:space="0" w:color="auto"/>
                <w:bottom w:val="none" w:sz="0" w:space="0" w:color="auto"/>
                <w:right w:val="none" w:sz="0" w:space="0" w:color="auto"/>
              </w:divBdr>
            </w:div>
            <w:div w:id="1232084032">
              <w:marLeft w:val="0"/>
              <w:marRight w:val="0"/>
              <w:marTop w:val="0"/>
              <w:marBottom w:val="0"/>
              <w:divBdr>
                <w:top w:val="none" w:sz="0" w:space="0" w:color="auto"/>
                <w:left w:val="none" w:sz="0" w:space="0" w:color="auto"/>
                <w:bottom w:val="none" w:sz="0" w:space="0" w:color="auto"/>
                <w:right w:val="none" w:sz="0" w:space="0" w:color="auto"/>
              </w:divBdr>
            </w:div>
            <w:div w:id="1236359775">
              <w:marLeft w:val="0"/>
              <w:marRight w:val="0"/>
              <w:marTop w:val="0"/>
              <w:marBottom w:val="0"/>
              <w:divBdr>
                <w:top w:val="none" w:sz="0" w:space="0" w:color="auto"/>
                <w:left w:val="none" w:sz="0" w:space="0" w:color="auto"/>
                <w:bottom w:val="none" w:sz="0" w:space="0" w:color="auto"/>
                <w:right w:val="none" w:sz="0" w:space="0" w:color="auto"/>
              </w:divBdr>
            </w:div>
            <w:div w:id="1250045285">
              <w:marLeft w:val="0"/>
              <w:marRight w:val="0"/>
              <w:marTop w:val="0"/>
              <w:marBottom w:val="0"/>
              <w:divBdr>
                <w:top w:val="none" w:sz="0" w:space="0" w:color="auto"/>
                <w:left w:val="none" w:sz="0" w:space="0" w:color="auto"/>
                <w:bottom w:val="none" w:sz="0" w:space="0" w:color="auto"/>
                <w:right w:val="none" w:sz="0" w:space="0" w:color="auto"/>
              </w:divBdr>
            </w:div>
            <w:div w:id="1251889446">
              <w:marLeft w:val="0"/>
              <w:marRight w:val="0"/>
              <w:marTop w:val="0"/>
              <w:marBottom w:val="0"/>
              <w:divBdr>
                <w:top w:val="none" w:sz="0" w:space="0" w:color="auto"/>
                <w:left w:val="none" w:sz="0" w:space="0" w:color="auto"/>
                <w:bottom w:val="none" w:sz="0" w:space="0" w:color="auto"/>
                <w:right w:val="none" w:sz="0" w:space="0" w:color="auto"/>
              </w:divBdr>
            </w:div>
            <w:div w:id="1256668200">
              <w:marLeft w:val="0"/>
              <w:marRight w:val="0"/>
              <w:marTop w:val="0"/>
              <w:marBottom w:val="0"/>
              <w:divBdr>
                <w:top w:val="none" w:sz="0" w:space="0" w:color="auto"/>
                <w:left w:val="none" w:sz="0" w:space="0" w:color="auto"/>
                <w:bottom w:val="none" w:sz="0" w:space="0" w:color="auto"/>
                <w:right w:val="none" w:sz="0" w:space="0" w:color="auto"/>
              </w:divBdr>
            </w:div>
            <w:div w:id="1274747749">
              <w:marLeft w:val="0"/>
              <w:marRight w:val="0"/>
              <w:marTop w:val="0"/>
              <w:marBottom w:val="0"/>
              <w:divBdr>
                <w:top w:val="none" w:sz="0" w:space="0" w:color="auto"/>
                <w:left w:val="none" w:sz="0" w:space="0" w:color="auto"/>
                <w:bottom w:val="none" w:sz="0" w:space="0" w:color="auto"/>
                <w:right w:val="none" w:sz="0" w:space="0" w:color="auto"/>
              </w:divBdr>
            </w:div>
            <w:div w:id="1282418634">
              <w:marLeft w:val="0"/>
              <w:marRight w:val="0"/>
              <w:marTop w:val="0"/>
              <w:marBottom w:val="0"/>
              <w:divBdr>
                <w:top w:val="none" w:sz="0" w:space="0" w:color="auto"/>
                <w:left w:val="none" w:sz="0" w:space="0" w:color="auto"/>
                <w:bottom w:val="none" w:sz="0" w:space="0" w:color="auto"/>
                <w:right w:val="none" w:sz="0" w:space="0" w:color="auto"/>
              </w:divBdr>
            </w:div>
            <w:div w:id="1289358032">
              <w:marLeft w:val="0"/>
              <w:marRight w:val="0"/>
              <w:marTop w:val="0"/>
              <w:marBottom w:val="0"/>
              <w:divBdr>
                <w:top w:val="none" w:sz="0" w:space="0" w:color="auto"/>
                <w:left w:val="none" w:sz="0" w:space="0" w:color="auto"/>
                <w:bottom w:val="none" w:sz="0" w:space="0" w:color="auto"/>
                <w:right w:val="none" w:sz="0" w:space="0" w:color="auto"/>
              </w:divBdr>
            </w:div>
            <w:div w:id="1291745842">
              <w:marLeft w:val="0"/>
              <w:marRight w:val="0"/>
              <w:marTop w:val="0"/>
              <w:marBottom w:val="0"/>
              <w:divBdr>
                <w:top w:val="none" w:sz="0" w:space="0" w:color="auto"/>
                <w:left w:val="none" w:sz="0" w:space="0" w:color="auto"/>
                <w:bottom w:val="none" w:sz="0" w:space="0" w:color="auto"/>
                <w:right w:val="none" w:sz="0" w:space="0" w:color="auto"/>
              </w:divBdr>
            </w:div>
            <w:div w:id="1306735312">
              <w:marLeft w:val="0"/>
              <w:marRight w:val="0"/>
              <w:marTop w:val="0"/>
              <w:marBottom w:val="0"/>
              <w:divBdr>
                <w:top w:val="none" w:sz="0" w:space="0" w:color="auto"/>
                <w:left w:val="none" w:sz="0" w:space="0" w:color="auto"/>
                <w:bottom w:val="none" w:sz="0" w:space="0" w:color="auto"/>
                <w:right w:val="none" w:sz="0" w:space="0" w:color="auto"/>
              </w:divBdr>
            </w:div>
            <w:div w:id="1314676485">
              <w:marLeft w:val="0"/>
              <w:marRight w:val="0"/>
              <w:marTop w:val="0"/>
              <w:marBottom w:val="0"/>
              <w:divBdr>
                <w:top w:val="none" w:sz="0" w:space="0" w:color="auto"/>
                <w:left w:val="none" w:sz="0" w:space="0" w:color="auto"/>
                <w:bottom w:val="none" w:sz="0" w:space="0" w:color="auto"/>
                <w:right w:val="none" w:sz="0" w:space="0" w:color="auto"/>
              </w:divBdr>
            </w:div>
            <w:div w:id="1329675989">
              <w:marLeft w:val="0"/>
              <w:marRight w:val="0"/>
              <w:marTop w:val="0"/>
              <w:marBottom w:val="0"/>
              <w:divBdr>
                <w:top w:val="none" w:sz="0" w:space="0" w:color="auto"/>
                <w:left w:val="none" w:sz="0" w:space="0" w:color="auto"/>
                <w:bottom w:val="none" w:sz="0" w:space="0" w:color="auto"/>
                <w:right w:val="none" w:sz="0" w:space="0" w:color="auto"/>
              </w:divBdr>
            </w:div>
            <w:div w:id="1331982243">
              <w:marLeft w:val="0"/>
              <w:marRight w:val="0"/>
              <w:marTop w:val="0"/>
              <w:marBottom w:val="0"/>
              <w:divBdr>
                <w:top w:val="none" w:sz="0" w:space="0" w:color="auto"/>
                <w:left w:val="none" w:sz="0" w:space="0" w:color="auto"/>
                <w:bottom w:val="none" w:sz="0" w:space="0" w:color="auto"/>
                <w:right w:val="none" w:sz="0" w:space="0" w:color="auto"/>
              </w:divBdr>
            </w:div>
            <w:div w:id="1336037770">
              <w:marLeft w:val="0"/>
              <w:marRight w:val="0"/>
              <w:marTop w:val="0"/>
              <w:marBottom w:val="0"/>
              <w:divBdr>
                <w:top w:val="none" w:sz="0" w:space="0" w:color="auto"/>
                <w:left w:val="none" w:sz="0" w:space="0" w:color="auto"/>
                <w:bottom w:val="none" w:sz="0" w:space="0" w:color="auto"/>
                <w:right w:val="none" w:sz="0" w:space="0" w:color="auto"/>
              </w:divBdr>
            </w:div>
            <w:div w:id="1346862219">
              <w:marLeft w:val="0"/>
              <w:marRight w:val="0"/>
              <w:marTop w:val="0"/>
              <w:marBottom w:val="0"/>
              <w:divBdr>
                <w:top w:val="none" w:sz="0" w:space="0" w:color="auto"/>
                <w:left w:val="none" w:sz="0" w:space="0" w:color="auto"/>
                <w:bottom w:val="none" w:sz="0" w:space="0" w:color="auto"/>
                <w:right w:val="none" w:sz="0" w:space="0" w:color="auto"/>
              </w:divBdr>
            </w:div>
            <w:div w:id="1348293283">
              <w:marLeft w:val="0"/>
              <w:marRight w:val="0"/>
              <w:marTop w:val="0"/>
              <w:marBottom w:val="0"/>
              <w:divBdr>
                <w:top w:val="none" w:sz="0" w:space="0" w:color="auto"/>
                <w:left w:val="none" w:sz="0" w:space="0" w:color="auto"/>
                <w:bottom w:val="none" w:sz="0" w:space="0" w:color="auto"/>
                <w:right w:val="none" w:sz="0" w:space="0" w:color="auto"/>
              </w:divBdr>
            </w:div>
            <w:div w:id="1353066639">
              <w:marLeft w:val="0"/>
              <w:marRight w:val="0"/>
              <w:marTop w:val="0"/>
              <w:marBottom w:val="0"/>
              <w:divBdr>
                <w:top w:val="none" w:sz="0" w:space="0" w:color="auto"/>
                <w:left w:val="none" w:sz="0" w:space="0" w:color="auto"/>
                <w:bottom w:val="none" w:sz="0" w:space="0" w:color="auto"/>
                <w:right w:val="none" w:sz="0" w:space="0" w:color="auto"/>
              </w:divBdr>
            </w:div>
            <w:div w:id="1356687108">
              <w:marLeft w:val="0"/>
              <w:marRight w:val="0"/>
              <w:marTop w:val="0"/>
              <w:marBottom w:val="0"/>
              <w:divBdr>
                <w:top w:val="none" w:sz="0" w:space="0" w:color="auto"/>
                <w:left w:val="none" w:sz="0" w:space="0" w:color="auto"/>
                <w:bottom w:val="none" w:sz="0" w:space="0" w:color="auto"/>
                <w:right w:val="none" w:sz="0" w:space="0" w:color="auto"/>
              </w:divBdr>
            </w:div>
            <w:div w:id="1375613464">
              <w:marLeft w:val="0"/>
              <w:marRight w:val="0"/>
              <w:marTop w:val="0"/>
              <w:marBottom w:val="0"/>
              <w:divBdr>
                <w:top w:val="none" w:sz="0" w:space="0" w:color="auto"/>
                <w:left w:val="none" w:sz="0" w:space="0" w:color="auto"/>
                <w:bottom w:val="none" w:sz="0" w:space="0" w:color="auto"/>
                <w:right w:val="none" w:sz="0" w:space="0" w:color="auto"/>
              </w:divBdr>
            </w:div>
            <w:div w:id="1377779954">
              <w:marLeft w:val="0"/>
              <w:marRight w:val="0"/>
              <w:marTop w:val="0"/>
              <w:marBottom w:val="0"/>
              <w:divBdr>
                <w:top w:val="none" w:sz="0" w:space="0" w:color="auto"/>
                <w:left w:val="none" w:sz="0" w:space="0" w:color="auto"/>
                <w:bottom w:val="none" w:sz="0" w:space="0" w:color="auto"/>
                <w:right w:val="none" w:sz="0" w:space="0" w:color="auto"/>
              </w:divBdr>
            </w:div>
            <w:div w:id="1378158910">
              <w:marLeft w:val="0"/>
              <w:marRight w:val="0"/>
              <w:marTop w:val="0"/>
              <w:marBottom w:val="0"/>
              <w:divBdr>
                <w:top w:val="none" w:sz="0" w:space="0" w:color="auto"/>
                <w:left w:val="none" w:sz="0" w:space="0" w:color="auto"/>
                <w:bottom w:val="none" w:sz="0" w:space="0" w:color="auto"/>
                <w:right w:val="none" w:sz="0" w:space="0" w:color="auto"/>
              </w:divBdr>
            </w:div>
            <w:div w:id="1379428644">
              <w:marLeft w:val="0"/>
              <w:marRight w:val="0"/>
              <w:marTop w:val="0"/>
              <w:marBottom w:val="0"/>
              <w:divBdr>
                <w:top w:val="none" w:sz="0" w:space="0" w:color="auto"/>
                <w:left w:val="none" w:sz="0" w:space="0" w:color="auto"/>
                <w:bottom w:val="none" w:sz="0" w:space="0" w:color="auto"/>
                <w:right w:val="none" w:sz="0" w:space="0" w:color="auto"/>
              </w:divBdr>
            </w:div>
            <w:div w:id="1388650194">
              <w:marLeft w:val="0"/>
              <w:marRight w:val="0"/>
              <w:marTop w:val="0"/>
              <w:marBottom w:val="0"/>
              <w:divBdr>
                <w:top w:val="none" w:sz="0" w:space="0" w:color="auto"/>
                <w:left w:val="none" w:sz="0" w:space="0" w:color="auto"/>
                <w:bottom w:val="none" w:sz="0" w:space="0" w:color="auto"/>
                <w:right w:val="none" w:sz="0" w:space="0" w:color="auto"/>
              </w:divBdr>
            </w:div>
            <w:div w:id="1392576802">
              <w:marLeft w:val="0"/>
              <w:marRight w:val="0"/>
              <w:marTop w:val="0"/>
              <w:marBottom w:val="0"/>
              <w:divBdr>
                <w:top w:val="none" w:sz="0" w:space="0" w:color="auto"/>
                <w:left w:val="none" w:sz="0" w:space="0" w:color="auto"/>
                <w:bottom w:val="none" w:sz="0" w:space="0" w:color="auto"/>
                <w:right w:val="none" w:sz="0" w:space="0" w:color="auto"/>
              </w:divBdr>
            </w:div>
            <w:div w:id="1397973422">
              <w:marLeft w:val="0"/>
              <w:marRight w:val="0"/>
              <w:marTop w:val="0"/>
              <w:marBottom w:val="0"/>
              <w:divBdr>
                <w:top w:val="none" w:sz="0" w:space="0" w:color="auto"/>
                <w:left w:val="none" w:sz="0" w:space="0" w:color="auto"/>
                <w:bottom w:val="none" w:sz="0" w:space="0" w:color="auto"/>
                <w:right w:val="none" w:sz="0" w:space="0" w:color="auto"/>
              </w:divBdr>
            </w:div>
            <w:div w:id="1404259669">
              <w:marLeft w:val="0"/>
              <w:marRight w:val="0"/>
              <w:marTop w:val="0"/>
              <w:marBottom w:val="0"/>
              <w:divBdr>
                <w:top w:val="none" w:sz="0" w:space="0" w:color="auto"/>
                <w:left w:val="none" w:sz="0" w:space="0" w:color="auto"/>
                <w:bottom w:val="none" w:sz="0" w:space="0" w:color="auto"/>
                <w:right w:val="none" w:sz="0" w:space="0" w:color="auto"/>
              </w:divBdr>
            </w:div>
            <w:div w:id="1404982649">
              <w:marLeft w:val="0"/>
              <w:marRight w:val="0"/>
              <w:marTop w:val="0"/>
              <w:marBottom w:val="0"/>
              <w:divBdr>
                <w:top w:val="none" w:sz="0" w:space="0" w:color="auto"/>
                <w:left w:val="none" w:sz="0" w:space="0" w:color="auto"/>
                <w:bottom w:val="none" w:sz="0" w:space="0" w:color="auto"/>
                <w:right w:val="none" w:sz="0" w:space="0" w:color="auto"/>
              </w:divBdr>
            </w:div>
            <w:div w:id="1405444514">
              <w:marLeft w:val="0"/>
              <w:marRight w:val="0"/>
              <w:marTop w:val="0"/>
              <w:marBottom w:val="0"/>
              <w:divBdr>
                <w:top w:val="none" w:sz="0" w:space="0" w:color="auto"/>
                <w:left w:val="none" w:sz="0" w:space="0" w:color="auto"/>
                <w:bottom w:val="none" w:sz="0" w:space="0" w:color="auto"/>
                <w:right w:val="none" w:sz="0" w:space="0" w:color="auto"/>
              </w:divBdr>
            </w:div>
            <w:div w:id="1417939658">
              <w:marLeft w:val="0"/>
              <w:marRight w:val="0"/>
              <w:marTop w:val="0"/>
              <w:marBottom w:val="0"/>
              <w:divBdr>
                <w:top w:val="none" w:sz="0" w:space="0" w:color="auto"/>
                <w:left w:val="none" w:sz="0" w:space="0" w:color="auto"/>
                <w:bottom w:val="none" w:sz="0" w:space="0" w:color="auto"/>
                <w:right w:val="none" w:sz="0" w:space="0" w:color="auto"/>
              </w:divBdr>
            </w:div>
            <w:div w:id="1429733865">
              <w:marLeft w:val="0"/>
              <w:marRight w:val="0"/>
              <w:marTop w:val="0"/>
              <w:marBottom w:val="0"/>
              <w:divBdr>
                <w:top w:val="none" w:sz="0" w:space="0" w:color="auto"/>
                <w:left w:val="none" w:sz="0" w:space="0" w:color="auto"/>
                <w:bottom w:val="none" w:sz="0" w:space="0" w:color="auto"/>
                <w:right w:val="none" w:sz="0" w:space="0" w:color="auto"/>
              </w:divBdr>
            </w:div>
            <w:div w:id="1430858169">
              <w:marLeft w:val="0"/>
              <w:marRight w:val="0"/>
              <w:marTop w:val="0"/>
              <w:marBottom w:val="0"/>
              <w:divBdr>
                <w:top w:val="none" w:sz="0" w:space="0" w:color="auto"/>
                <w:left w:val="none" w:sz="0" w:space="0" w:color="auto"/>
                <w:bottom w:val="none" w:sz="0" w:space="0" w:color="auto"/>
                <w:right w:val="none" w:sz="0" w:space="0" w:color="auto"/>
              </w:divBdr>
            </w:div>
            <w:div w:id="1441026458">
              <w:marLeft w:val="0"/>
              <w:marRight w:val="0"/>
              <w:marTop w:val="0"/>
              <w:marBottom w:val="0"/>
              <w:divBdr>
                <w:top w:val="none" w:sz="0" w:space="0" w:color="auto"/>
                <w:left w:val="none" w:sz="0" w:space="0" w:color="auto"/>
                <w:bottom w:val="none" w:sz="0" w:space="0" w:color="auto"/>
                <w:right w:val="none" w:sz="0" w:space="0" w:color="auto"/>
              </w:divBdr>
            </w:div>
            <w:div w:id="1445462435">
              <w:marLeft w:val="0"/>
              <w:marRight w:val="0"/>
              <w:marTop w:val="0"/>
              <w:marBottom w:val="0"/>
              <w:divBdr>
                <w:top w:val="none" w:sz="0" w:space="0" w:color="auto"/>
                <w:left w:val="none" w:sz="0" w:space="0" w:color="auto"/>
                <w:bottom w:val="none" w:sz="0" w:space="0" w:color="auto"/>
                <w:right w:val="none" w:sz="0" w:space="0" w:color="auto"/>
              </w:divBdr>
            </w:div>
            <w:div w:id="1448350723">
              <w:marLeft w:val="0"/>
              <w:marRight w:val="0"/>
              <w:marTop w:val="0"/>
              <w:marBottom w:val="0"/>
              <w:divBdr>
                <w:top w:val="none" w:sz="0" w:space="0" w:color="auto"/>
                <w:left w:val="none" w:sz="0" w:space="0" w:color="auto"/>
                <w:bottom w:val="none" w:sz="0" w:space="0" w:color="auto"/>
                <w:right w:val="none" w:sz="0" w:space="0" w:color="auto"/>
              </w:divBdr>
            </w:div>
            <w:div w:id="1453014580">
              <w:marLeft w:val="0"/>
              <w:marRight w:val="0"/>
              <w:marTop w:val="0"/>
              <w:marBottom w:val="0"/>
              <w:divBdr>
                <w:top w:val="none" w:sz="0" w:space="0" w:color="auto"/>
                <w:left w:val="none" w:sz="0" w:space="0" w:color="auto"/>
                <w:bottom w:val="none" w:sz="0" w:space="0" w:color="auto"/>
                <w:right w:val="none" w:sz="0" w:space="0" w:color="auto"/>
              </w:divBdr>
            </w:div>
            <w:div w:id="1455320155">
              <w:marLeft w:val="0"/>
              <w:marRight w:val="0"/>
              <w:marTop w:val="0"/>
              <w:marBottom w:val="0"/>
              <w:divBdr>
                <w:top w:val="none" w:sz="0" w:space="0" w:color="auto"/>
                <w:left w:val="none" w:sz="0" w:space="0" w:color="auto"/>
                <w:bottom w:val="none" w:sz="0" w:space="0" w:color="auto"/>
                <w:right w:val="none" w:sz="0" w:space="0" w:color="auto"/>
              </w:divBdr>
            </w:div>
            <w:div w:id="1468628391">
              <w:marLeft w:val="0"/>
              <w:marRight w:val="0"/>
              <w:marTop w:val="0"/>
              <w:marBottom w:val="0"/>
              <w:divBdr>
                <w:top w:val="none" w:sz="0" w:space="0" w:color="auto"/>
                <w:left w:val="none" w:sz="0" w:space="0" w:color="auto"/>
                <w:bottom w:val="none" w:sz="0" w:space="0" w:color="auto"/>
                <w:right w:val="none" w:sz="0" w:space="0" w:color="auto"/>
              </w:divBdr>
            </w:div>
            <w:div w:id="1470588010">
              <w:marLeft w:val="0"/>
              <w:marRight w:val="0"/>
              <w:marTop w:val="0"/>
              <w:marBottom w:val="0"/>
              <w:divBdr>
                <w:top w:val="none" w:sz="0" w:space="0" w:color="auto"/>
                <w:left w:val="none" w:sz="0" w:space="0" w:color="auto"/>
                <w:bottom w:val="none" w:sz="0" w:space="0" w:color="auto"/>
                <w:right w:val="none" w:sz="0" w:space="0" w:color="auto"/>
              </w:divBdr>
            </w:div>
            <w:div w:id="1472290431">
              <w:marLeft w:val="0"/>
              <w:marRight w:val="0"/>
              <w:marTop w:val="0"/>
              <w:marBottom w:val="0"/>
              <w:divBdr>
                <w:top w:val="none" w:sz="0" w:space="0" w:color="auto"/>
                <w:left w:val="none" w:sz="0" w:space="0" w:color="auto"/>
                <w:bottom w:val="none" w:sz="0" w:space="0" w:color="auto"/>
                <w:right w:val="none" w:sz="0" w:space="0" w:color="auto"/>
              </w:divBdr>
            </w:div>
            <w:div w:id="1477642480">
              <w:marLeft w:val="0"/>
              <w:marRight w:val="0"/>
              <w:marTop w:val="0"/>
              <w:marBottom w:val="0"/>
              <w:divBdr>
                <w:top w:val="none" w:sz="0" w:space="0" w:color="auto"/>
                <w:left w:val="none" w:sz="0" w:space="0" w:color="auto"/>
                <w:bottom w:val="none" w:sz="0" w:space="0" w:color="auto"/>
                <w:right w:val="none" w:sz="0" w:space="0" w:color="auto"/>
              </w:divBdr>
            </w:div>
            <w:div w:id="1478689877">
              <w:marLeft w:val="0"/>
              <w:marRight w:val="0"/>
              <w:marTop w:val="0"/>
              <w:marBottom w:val="0"/>
              <w:divBdr>
                <w:top w:val="none" w:sz="0" w:space="0" w:color="auto"/>
                <w:left w:val="none" w:sz="0" w:space="0" w:color="auto"/>
                <w:bottom w:val="none" w:sz="0" w:space="0" w:color="auto"/>
                <w:right w:val="none" w:sz="0" w:space="0" w:color="auto"/>
              </w:divBdr>
            </w:div>
            <w:div w:id="1480851491">
              <w:marLeft w:val="0"/>
              <w:marRight w:val="0"/>
              <w:marTop w:val="0"/>
              <w:marBottom w:val="0"/>
              <w:divBdr>
                <w:top w:val="none" w:sz="0" w:space="0" w:color="auto"/>
                <w:left w:val="none" w:sz="0" w:space="0" w:color="auto"/>
                <w:bottom w:val="none" w:sz="0" w:space="0" w:color="auto"/>
                <w:right w:val="none" w:sz="0" w:space="0" w:color="auto"/>
              </w:divBdr>
            </w:div>
            <w:div w:id="1481271910">
              <w:marLeft w:val="0"/>
              <w:marRight w:val="0"/>
              <w:marTop w:val="0"/>
              <w:marBottom w:val="0"/>
              <w:divBdr>
                <w:top w:val="none" w:sz="0" w:space="0" w:color="auto"/>
                <w:left w:val="none" w:sz="0" w:space="0" w:color="auto"/>
                <w:bottom w:val="none" w:sz="0" w:space="0" w:color="auto"/>
                <w:right w:val="none" w:sz="0" w:space="0" w:color="auto"/>
              </w:divBdr>
            </w:div>
            <w:div w:id="1496651985">
              <w:marLeft w:val="0"/>
              <w:marRight w:val="0"/>
              <w:marTop w:val="0"/>
              <w:marBottom w:val="0"/>
              <w:divBdr>
                <w:top w:val="none" w:sz="0" w:space="0" w:color="auto"/>
                <w:left w:val="none" w:sz="0" w:space="0" w:color="auto"/>
                <w:bottom w:val="none" w:sz="0" w:space="0" w:color="auto"/>
                <w:right w:val="none" w:sz="0" w:space="0" w:color="auto"/>
              </w:divBdr>
            </w:div>
            <w:div w:id="1499685256">
              <w:marLeft w:val="0"/>
              <w:marRight w:val="0"/>
              <w:marTop w:val="0"/>
              <w:marBottom w:val="0"/>
              <w:divBdr>
                <w:top w:val="none" w:sz="0" w:space="0" w:color="auto"/>
                <w:left w:val="none" w:sz="0" w:space="0" w:color="auto"/>
                <w:bottom w:val="none" w:sz="0" w:space="0" w:color="auto"/>
                <w:right w:val="none" w:sz="0" w:space="0" w:color="auto"/>
              </w:divBdr>
            </w:div>
            <w:div w:id="1500150430">
              <w:marLeft w:val="0"/>
              <w:marRight w:val="0"/>
              <w:marTop w:val="0"/>
              <w:marBottom w:val="0"/>
              <w:divBdr>
                <w:top w:val="none" w:sz="0" w:space="0" w:color="auto"/>
                <w:left w:val="none" w:sz="0" w:space="0" w:color="auto"/>
                <w:bottom w:val="none" w:sz="0" w:space="0" w:color="auto"/>
                <w:right w:val="none" w:sz="0" w:space="0" w:color="auto"/>
              </w:divBdr>
            </w:div>
            <w:div w:id="1515342276">
              <w:marLeft w:val="0"/>
              <w:marRight w:val="0"/>
              <w:marTop w:val="0"/>
              <w:marBottom w:val="0"/>
              <w:divBdr>
                <w:top w:val="none" w:sz="0" w:space="0" w:color="auto"/>
                <w:left w:val="none" w:sz="0" w:space="0" w:color="auto"/>
                <w:bottom w:val="none" w:sz="0" w:space="0" w:color="auto"/>
                <w:right w:val="none" w:sz="0" w:space="0" w:color="auto"/>
              </w:divBdr>
            </w:div>
            <w:div w:id="1516535585">
              <w:marLeft w:val="0"/>
              <w:marRight w:val="0"/>
              <w:marTop w:val="0"/>
              <w:marBottom w:val="0"/>
              <w:divBdr>
                <w:top w:val="none" w:sz="0" w:space="0" w:color="auto"/>
                <w:left w:val="none" w:sz="0" w:space="0" w:color="auto"/>
                <w:bottom w:val="none" w:sz="0" w:space="0" w:color="auto"/>
                <w:right w:val="none" w:sz="0" w:space="0" w:color="auto"/>
              </w:divBdr>
            </w:div>
            <w:div w:id="1533807517">
              <w:marLeft w:val="0"/>
              <w:marRight w:val="0"/>
              <w:marTop w:val="0"/>
              <w:marBottom w:val="0"/>
              <w:divBdr>
                <w:top w:val="none" w:sz="0" w:space="0" w:color="auto"/>
                <w:left w:val="none" w:sz="0" w:space="0" w:color="auto"/>
                <w:bottom w:val="none" w:sz="0" w:space="0" w:color="auto"/>
                <w:right w:val="none" w:sz="0" w:space="0" w:color="auto"/>
              </w:divBdr>
            </w:div>
            <w:div w:id="1538393570">
              <w:marLeft w:val="0"/>
              <w:marRight w:val="0"/>
              <w:marTop w:val="0"/>
              <w:marBottom w:val="0"/>
              <w:divBdr>
                <w:top w:val="none" w:sz="0" w:space="0" w:color="auto"/>
                <w:left w:val="none" w:sz="0" w:space="0" w:color="auto"/>
                <w:bottom w:val="none" w:sz="0" w:space="0" w:color="auto"/>
                <w:right w:val="none" w:sz="0" w:space="0" w:color="auto"/>
              </w:divBdr>
            </w:div>
            <w:div w:id="1538616452">
              <w:marLeft w:val="0"/>
              <w:marRight w:val="0"/>
              <w:marTop w:val="0"/>
              <w:marBottom w:val="0"/>
              <w:divBdr>
                <w:top w:val="none" w:sz="0" w:space="0" w:color="auto"/>
                <w:left w:val="none" w:sz="0" w:space="0" w:color="auto"/>
                <w:bottom w:val="none" w:sz="0" w:space="0" w:color="auto"/>
                <w:right w:val="none" w:sz="0" w:space="0" w:color="auto"/>
              </w:divBdr>
            </w:div>
            <w:div w:id="1541357892">
              <w:marLeft w:val="0"/>
              <w:marRight w:val="0"/>
              <w:marTop w:val="0"/>
              <w:marBottom w:val="0"/>
              <w:divBdr>
                <w:top w:val="none" w:sz="0" w:space="0" w:color="auto"/>
                <w:left w:val="none" w:sz="0" w:space="0" w:color="auto"/>
                <w:bottom w:val="none" w:sz="0" w:space="0" w:color="auto"/>
                <w:right w:val="none" w:sz="0" w:space="0" w:color="auto"/>
              </w:divBdr>
            </w:div>
            <w:div w:id="1554806665">
              <w:marLeft w:val="0"/>
              <w:marRight w:val="0"/>
              <w:marTop w:val="0"/>
              <w:marBottom w:val="0"/>
              <w:divBdr>
                <w:top w:val="none" w:sz="0" w:space="0" w:color="auto"/>
                <w:left w:val="none" w:sz="0" w:space="0" w:color="auto"/>
                <w:bottom w:val="none" w:sz="0" w:space="0" w:color="auto"/>
                <w:right w:val="none" w:sz="0" w:space="0" w:color="auto"/>
              </w:divBdr>
            </w:div>
            <w:div w:id="1559366815">
              <w:marLeft w:val="0"/>
              <w:marRight w:val="0"/>
              <w:marTop w:val="0"/>
              <w:marBottom w:val="0"/>
              <w:divBdr>
                <w:top w:val="none" w:sz="0" w:space="0" w:color="auto"/>
                <w:left w:val="none" w:sz="0" w:space="0" w:color="auto"/>
                <w:bottom w:val="none" w:sz="0" w:space="0" w:color="auto"/>
                <w:right w:val="none" w:sz="0" w:space="0" w:color="auto"/>
              </w:divBdr>
            </w:div>
            <w:div w:id="1578631349">
              <w:marLeft w:val="0"/>
              <w:marRight w:val="0"/>
              <w:marTop w:val="0"/>
              <w:marBottom w:val="0"/>
              <w:divBdr>
                <w:top w:val="none" w:sz="0" w:space="0" w:color="auto"/>
                <w:left w:val="none" w:sz="0" w:space="0" w:color="auto"/>
                <w:bottom w:val="none" w:sz="0" w:space="0" w:color="auto"/>
                <w:right w:val="none" w:sz="0" w:space="0" w:color="auto"/>
              </w:divBdr>
            </w:div>
            <w:div w:id="1578975783">
              <w:marLeft w:val="0"/>
              <w:marRight w:val="0"/>
              <w:marTop w:val="0"/>
              <w:marBottom w:val="0"/>
              <w:divBdr>
                <w:top w:val="none" w:sz="0" w:space="0" w:color="auto"/>
                <w:left w:val="none" w:sz="0" w:space="0" w:color="auto"/>
                <w:bottom w:val="none" w:sz="0" w:space="0" w:color="auto"/>
                <w:right w:val="none" w:sz="0" w:space="0" w:color="auto"/>
              </w:divBdr>
            </w:div>
            <w:div w:id="1588072977">
              <w:marLeft w:val="0"/>
              <w:marRight w:val="0"/>
              <w:marTop w:val="0"/>
              <w:marBottom w:val="0"/>
              <w:divBdr>
                <w:top w:val="none" w:sz="0" w:space="0" w:color="auto"/>
                <w:left w:val="none" w:sz="0" w:space="0" w:color="auto"/>
                <w:bottom w:val="none" w:sz="0" w:space="0" w:color="auto"/>
                <w:right w:val="none" w:sz="0" w:space="0" w:color="auto"/>
              </w:divBdr>
              <w:divsChild>
                <w:div w:id="55670071">
                  <w:marLeft w:val="0"/>
                  <w:marRight w:val="0"/>
                  <w:marTop w:val="0"/>
                  <w:marBottom w:val="0"/>
                  <w:divBdr>
                    <w:top w:val="none" w:sz="0" w:space="0" w:color="auto"/>
                    <w:left w:val="none" w:sz="0" w:space="0" w:color="auto"/>
                    <w:bottom w:val="none" w:sz="0" w:space="0" w:color="auto"/>
                    <w:right w:val="none" w:sz="0" w:space="0" w:color="auto"/>
                  </w:divBdr>
                </w:div>
                <w:div w:id="241723417">
                  <w:marLeft w:val="0"/>
                  <w:marRight w:val="0"/>
                  <w:marTop w:val="0"/>
                  <w:marBottom w:val="0"/>
                  <w:divBdr>
                    <w:top w:val="none" w:sz="0" w:space="0" w:color="auto"/>
                    <w:left w:val="none" w:sz="0" w:space="0" w:color="auto"/>
                    <w:bottom w:val="none" w:sz="0" w:space="0" w:color="auto"/>
                    <w:right w:val="none" w:sz="0" w:space="0" w:color="auto"/>
                  </w:divBdr>
                </w:div>
                <w:div w:id="300968280">
                  <w:marLeft w:val="0"/>
                  <w:marRight w:val="0"/>
                  <w:marTop w:val="0"/>
                  <w:marBottom w:val="0"/>
                  <w:divBdr>
                    <w:top w:val="none" w:sz="0" w:space="0" w:color="auto"/>
                    <w:left w:val="none" w:sz="0" w:space="0" w:color="auto"/>
                    <w:bottom w:val="none" w:sz="0" w:space="0" w:color="auto"/>
                    <w:right w:val="none" w:sz="0" w:space="0" w:color="auto"/>
                  </w:divBdr>
                </w:div>
                <w:div w:id="420831047">
                  <w:marLeft w:val="0"/>
                  <w:marRight w:val="0"/>
                  <w:marTop w:val="0"/>
                  <w:marBottom w:val="0"/>
                  <w:divBdr>
                    <w:top w:val="none" w:sz="0" w:space="0" w:color="auto"/>
                    <w:left w:val="none" w:sz="0" w:space="0" w:color="auto"/>
                    <w:bottom w:val="none" w:sz="0" w:space="0" w:color="auto"/>
                    <w:right w:val="none" w:sz="0" w:space="0" w:color="auto"/>
                  </w:divBdr>
                </w:div>
                <w:div w:id="475227187">
                  <w:marLeft w:val="0"/>
                  <w:marRight w:val="0"/>
                  <w:marTop w:val="0"/>
                  <w:marBottom w:val="0"/>
                  <w:divBdr>
                    <w:top w:val="none" w:sz="0" w:space="0" w:color="auto"/>
                    <w:left w:val="none" w:sz="0" w:space="0" w:color="auto"/>
                    <w:bottom w:val="none" w:sz="0" w:space="0" w:color="auto"/>
                    <w:right w:val="none" w:sz="0" w:space="0" w:color="auto"/>
                  </w:divBdr>
                </w:div>
                <w:div w:id="919751057">
                  <w:marLeft w:val="0"/>
                  <w:marRight w:val="0"/>
                  <w:marTop w:val="0"/>
                  <w:marBottom w:val="0"/>
                  <w:divBdr>
                    <w:top w:val="none" w:sz="0" w:space="0" w:color="auto"/>
                    <w:left w:val="none" w:sz="0" w:space="0" w:color="auto"/>
                    <w:bottom w:val="none" w:sz="0" w:space="0" w:color="auto"/>
                    <w:right w:val="none" w:sz="0" w:space="0" w:color="auto"/>
                  </w:divBdr>
                </w:div>
                <w:div w:id="1106969522">
                  <w:marLeft w:val="0"/>
                  <w:marRight w:val="0"/>
                  <w:marTop w:val="0"/>
                  <w:marBottom w:val="0"/>
                  <w:divBdr>
                    <w:top w:val="none" w:sz="0" w:space="0" w:color="auto"/>
                    <w:left w:val="none" w:sz="0" w:space="0" w:color="auto"/>
                    <w:bottom w:val="none" w:sz="0" w:space="0" w:color="auto"/>
                    <w:right w:val="none" w:sz="0" w:space="0" w:color="auto"/>
                  </w:divBdr>
                </w:div>
                <w:div w:id="1339774465">
                  <w:marLeft w:val="0"/>
                  <w:marRight w:val="0"/>
                  <w:marTop w:val="0"/>
                  <w:marBottom w:val="0"/>
                  <w:divBdr>
                    <w:top w:val="none" w:sz="0" w:space="0" w:color="auto"/>
                    <w:left w:val="none" w:sz="0" w:space="0" w:color="auto"/>
                    <w:bottom w:val="none" w:sz="0" w:space="0" w:color="auto"/>
                    <w:right w:val="none" w:sz="0" w:space="0" w:color="auto"/>
                  </w:divBdr>
                </w:div>
                <w:div w:id="2099599908">
                  <w:marLeft w:val="0"/>
                  <w:marRight w:val="0"/>
                  <w:marTop w:val="0"/>
                  <w:marBottom w:val="0"/>
                  <w:divBdr>
                    <w:top w:val="none" w:sz="0" w:space="0" w:color="auto"/>
                    <w:left w:val="none" w:sz="0" w:space="0" w:color="auto"/>
                    <w:bottom w:val="none" w:sz="0" w:space="0" w:color="auto"/>
                    <w:right w:val="none" w:sz="0" w:space="0" w:color="auto"/>
                  </w:divBdr>
                </w:div>
              </w:divsChild>
            </w:div>
            <w:div w:id="1593659517">
              <w:marLeft w:val="0"/>
              <w:marRight w:val="0"/>
              <w:marTop w:val="0"/>
              <w:marBottom w:val="0"/>
              <w:divBdr>
                <w:top w:val="none" w:sz="0" w:space="0" w:color="auto"/>
                <w:left w:val="none" w:sz="0" w:space="0" w:color="auto"/>
                <w:bottom w:val="none" w:sz="0" w:space="0" w:color="auto"/>
                <w:right w:val="none" w:sz="0" w:space="0" w:color="auto"/>
              </w:divBdr>
            </w:div>
            <w:div w:id="1604459312">
              <w:marLeft w:val="0"/>
              <w:marRight w:val="0"/>
              <w:marTop w:val="0"/>
              <w:marBottom w:val="0"/>
              <w:divBdr>
                <w:top w:val="none" w:sz="0" w:space="0" w:color="auto"/>
                <w:left w:val="none" w:sz="0" w:space="0" w:color="auto"/>
                <w:bottom w:val="none" w:sz="0" w:space="0" w:color="auto"/>
                <w:right w:val="none" w:sz="0" w:space="0" w:color="auto"/>
              </w:divBdr>
            </w:div>
            <w:div w:id="1617522753">
              <w:marLeft w:val="0"/>
              <w:marRight w:val="0"/>
              <w:marTop w:val="0"/>
              <w:marBottom w:val="0"/>
              <w:divBdr>
                <w:top w:val="none" w:sz="0" w:space="0" w:color="auto"/>
                <w:left w:val="none" w:sz="0" w:space="0" w:color="auto"/>
                <w:bottom w:val="none" w:sz="0" w:space="0" w:color="auto"/>
                <w:right w:val="none" w:sz="0" w:space="0" w:color="auto"/>
              </w:divBdr>
            </w:div>
            <w:div w:id="1619265093">
              <w:marLeft w:val="0"/>
              <w:marRight w:val="0"/>
              <w:marTop w:val="0"/>
              <w:marBottom w:val="0"/>
              <w:divBdr>
                <w:top w:val="none" w:sz="0" w:space="0" w:color="auto"/>
                <w:left w:val="none" w:sz="0" w:space="0" w:color="auto"/>
                <w:bottom w:val="none" w:sz="0" w:space="0" w:color="auto"/>
                <w:right w:val="none" w:sz="0" w:space="0" w:color="auto"/>
              </w:divBdr>
            </w:div>
            <w:div w:id="1623882189">
              <w:marLeft w:val="0"/>
              <w:marRight w:val="0"/>
              <w:marTop w:val="0"/>
              <w:marBottom w:val="0"/>
              <w:divBdr>
                <w:top w:val="none" w:sz="0" w:space="0" w:color="auto"/>
                <w:left w:val="none" w:sz="0" w:space="0" w:color="auto"/>
                <w:bottom w:val="none" w:sz="0" w:space="0" w:color="auto"/>
                <w:right w:val="none" w:sz="0" w:space="0" w:color="auto"/>
              </w:divBdr>
            </w:div>
            <w:div w:id="1632706599">
              <w:marLeft w:val="0"/>
              <w:marRight w:val="0"/>
              <w:marTop w:val="0"/>
              <w:marBottom w:val="0"/>
              <w:divBdr>
                <w:top w:val="none" w:sz="0" w:space="0" w:color="auto"/>
                <w:left w:val="none" w:sz="0" w:space="0" w:color="auto"/>
                <w:bottom w:val="none" w:sz="0" w:space="0" w:color="auto"/>
                <w:right w:val="none" w:sz="0" w:space="0" w:color="auto"/>
              </w:divBdr>
            </w:div>
            <w:div w:id="1641419715">
              <w:marLeft w:val="0"/>
              <w:marRight w:val="0"/>
              <w:marTop w:val="0"/>
              <w:marBottom w:val="0"/>
              <w:divBdr>
                <w:top w:val="none" w:sz="0" w:space="0" w:color="auto"/>
                <w:left w:val="none" w:sz="0" w:space="0" w:color="auto"/>
                <w:bottom w:val="none" w:sz="0" w:space="0" w:color="auto"/>
                <w:right w:val="none" w:sz="0" w:space="0" w:color="auto"/>
              </w:divBdr>
            </w:div>
            <w:div w:id="1646423412">
              <w:marLeft w:val="0"/>
              <w:marRight w:val="0"/>
              <w:marTop w:val="0"/>
              <w:marBottom w:val="0"/>
              <w:divBdr>
                <w:top w:val="none" w:sz="0" w:space="0" w:color="auto"/>
                <w:left w:val="none" w:sz="0" w:space="0" w:color="auto"/>
                <w:bottom w:val="none" w:sz="0" w:space="0" w:color="auto"/>
                <w:right w:val="none" w:sz="0" w:space="0" w:color="auto"/>
              </w:divBdr>
            </w:div>
            <w:div w:id="1661080836">
              <w:marLeft w:val="0"/>
              <w:marRight w:val="0"/>
              <w:marTop w:val="0"/>
              <w:marBottom w:val="0"/>
              <w:divBdr>
                <w:top w:val="none" w:sz="0" w:space="0" w:color="auto"/>
                <w:left w:val="none" w:sz="0" w:space="0" w:color="auto"/>
                <w:bottom w:val="none" w:sz="0" w:space="0" w:color="auto"/>
                <w:right w:val="none" w:sz="0" w:space="0" w:color="auto"/>
              </w:divBdr>
            </w:div>
            <w:div w:id="1662152834">
              <w:marLeft w:val="0"/>
              <w:marRight w:val="0"/>
              <w:marTop w:val="0"/>
              <w:marBottom w:val="0"/>
              <w:divBdr>
                <w:top w:val="none" w:sz="0" w:space="0" w:color="auto"/>
                <w:left w:val="none" w:sz="0" w:space="0" w:color="auto"/>
                <w:bottom w:val="none" w:sz="0" w:space="0" w:color="auto"/>
                <w:right w:val="none" w:sz="0" w:space="0" w:color="auto"/>
              </w:divBdr>
            </w:div>
            <w:div w:id="1671982743">
              <w:marLeft w:val="0"/>
              <w:marRight w:val="0"/>
              <w:marTop w:val="0"/>
              <w:marBottom w:val="0"/>
              <w:divBdr>
                <w:top w:val="none" w:sz="0" w:space="0" w:color="auto"/>
                <w:left w:val="none" w:sz="0" w:space="0" w:color="auto"/>
                <w:bottom w:val="none" w:sz="0" w:space="0" w:color="auto"/>
                <w:right w:val="none" w:sz="0" w:space="0" w:color="auto"/>
              </w:divBdr>
            </w:div>
            <w:div w:id="1672030102">
              <w:marLeft w:val="0"/>
              <w:marRight w:val="0"/>
              <w:marTop w:val="0"/>
              <w:marBottom w:val="0"/>
              <w:divBdr>
                <w:top w:val="none" w:sz="0" w:space="0" w:color="auto"/>
                <w:left w:val="none" w:sz="0" w:space="0" w:color="auto"/>
                <w:bottom w:val="none" w:sz="0" w:space="0" w:color="auto"/>
                <w:right w:val="none" w:sz="0" w:space="0" w:color="auto"/>
              </w:divBdr>
            </w:div>
            <w:div w:id="1675765094">
              <w:marLeft w:val="0"/>
              <w:marRight w:val="0"/>
              <w:marTop w:val="0"/>
              <w:marBottom w:val="0"/>
              <w:divBdr>
                <w:top w:val="none" w:sz="0" w:space="0" w:color="auto"/>
                <w:left w:val="none" w:sz="0" w:space="0" w:color="auto"/>
                <w:bottom w:val="none" w:sz="0" w:space="0" w:color="auto"/>
                <w:right w:val="none" w:sz="0" w:space="0" w:color="auto"/>
              </w:divBdr>
            </w:div>
            <w:div w:id="1677610531">
              <w:marLeft w:val="0"/>
              <w:marRight w:val="0"/>
              <w:marTop w:val="0"/>
              <w:marBottom w:val="0"/>
              <w:divBdr>
                <w:top w:val="none" w:sz="0" w:space="0" w:color="auto"/>
                <w:left w:val="none" w:sz="0" w:space="0" w:color="auto"/>
                <w:bottom w:val="none" w:sz="0" w:space="0" w:color="auto"/>
                <w:right w:val="none" w:sz="0" w:space="0" w:color="auto"/>
              </w:divBdr>
            </w:div>
            <w:div w:id="1683435474">
              <w:marLeft w:val="0"/>
              <w:marRight w:val="0"/>
              <w:marTop w:val="0"/>
              <w:marBottom w:val="0"/>
              <w:divBdr>
                <w:top w:val="none" w:sz="0" w:space="0" w:color="auto"/>
                <w:left w:val="none" w:sz="0" w:space="0" w:color="auto"/>
                <w:bottom w:val="none" w:sz="0" w:space="0" w:color="auto"/>
                <w:right w:val="none" w:sz="0" w:space="0" w:color="auto"/>
              </w:divBdr>
            </w:div>
            <w:div w:id="1686518843">
              <w:marLeft w:val="0"/>
              <w:marRight w:val="0"/>
              <w:marTop w:val="0"/>
              <w:marBottom w:val="0"/>
              <w:divBdr>
                <w:top w:val="none" w:sz="0" w:space="0" w:color="auto"/>
                <w:left w:val="none" w:sz="0" w:space="0" w:color="auto"/>
                <w:bottom w:val="none" w:sz="0" w:space="0" w:color="auto"/>
                <w:right w:val="none" w:sz="0" w:space="0" w:color="auto"/>
              </w:divBdr>
            </w:div>
            <w:div w:id="1691030619">
              <w:marLeft w:val="0"/>
              <w:marRight w:val="0"/>
              <w:marTop w:val="0"/>
              <w:marBottom w:val="0"/>
              <w:divBdr>
                <w:top w:val="none" w:sz="0" w:space="0" w:color="auto"/>
                <w:left w:val="none" w:sz="0" w:space="0" w:color="auto"/>
                <w:bottom w:val="none" w:sz="0" w:space="0" w:color="auto"/>
                <w:right w:val="none" w:sz="0" w:space="0" w:color="auto"/>
              </w:divBdr>
            </w:div>
            <w:div w:id="1691487637">
              <w:marLeft w:val="0"/>
              <w:marRight w:val="0"/>
              <w:marTop w:val="0"/>
              <w:marBottom w:val="0"/>
              <w:divBdr>
                <w:top w:val="none" w:sz="0" w:space="0" w:color="auto"/>
                <w:left w:val="none" w:sz="0" w:space="0" w:color="auto"/>
                <w:bottom w:val="none" w:sz="0" w:space="0" w:color="auto"/>
                <w:right w:val="none" w:sz="0" w:space="0" w:color="auto"/>
              </w:divBdr>
            </w:div>
            <w:div w:id="1696426037">
              <w:marLeft w:val="0"/>
              <w:marRight w:val="0"/>
              <w:marTop w:val="0"/>
              <w:marBottom w:val="0"/>
              <w:divBdr>
                <w:top w:val="none" w:sz="0" w:space="0" w:color="auto"/>
                <w:left w:val="none" w:sz="0" w:space="0" w:color="auto"/>
                <w:bottom w:val="none" w:sz="0" w:space="0" w:color="auto"/>
                <w:right w:val="none" w:sz="0" w:space="0" w:color="auto"/>
              </w:divBdr>
            </w:div>
            <w:div w:id="1698500239">
              <w:marLeft w:val="0"/>
              <w:marRight w:val="0"/>
              <w:marTop w:val="0"/>
              <w:marBottom w:val="0"/>
              <w:divBdr>
                <w:top w:val="none" w:sz="0" w:space="0" w:color="auto"/>
                <w:left w:val="none" w:sz="0" w:space="0" w:color="auto"/>
                <w:bottom w:val="none" w:sz="0" w:space="0" w:color="auto"/>
                <w:right w:val="none" w:sz="0" w:space="0" w:color="auto"/>
              </w:divBdr>
            </w:div>
            <w:div w:id="1702975586">
              <w:marLeft w:val="0"/>
              <w:marRight w:val="0"/>
              <w:marTop w:val="0"/>
              <w:marBottom w:val="0"/>
              <w:divBdr>
                <w:top w:val="none" w:sz="0" w:space="0" w:color="auto"/>
                <w:left w:val="none" w:sz="0" w:space="0" w:color="auto"/>
                <w:bottom w:val="none" w:sz="0" w:space="0" w:color="auto"/>
                <w:right w:val="none" w:sz="0" w:space="0" w:color="auto"/>
              </w:divBdr>
            </w:div>
            <w:div w:id="1715691211">
              <w:marLeft w:val="0"/>
              <w:marRight w:val="0"/>
              <w:marTop w:val="0"/>
              <w:marBottom w:val="0"/>
              <w:divBdr>
                <w:top w:val="none" w:sz="0" w:space="0" w:color="auto"/>
                <w:left w:val="none" w:sz="0" w:space="0" w:color="auto"/>
                <w:bottom w:val="none" w:sz="0" w:space="0" w:color="auto"/>
                <w:right w:val="none" w:sz="0" w:space="0" w:color="auto"/>
              </w:divBdr>
            </w:div>
            <w:div w:id="1719088722">
              <w:marLeft w:val="0"/>
              <w:marRight w:val="0"/>
              <w:marTop w:val="0"/>
              <w:marBottom w:val="0"/>
              <w:divBdr>
                <w:top w:val="none" w:sz="0" w:space="0" w:color="auto"/>
                <w:left w:val="none" w:sz="0" w:space="0" w:color="auto"/>
                <w:bottom w:val="none" w:sz="0" w:space="0" w:color="auto"/>
                <w:right w:val="none" w:sz="0" w:space="0" w:color="auto"/>
              </w:divBdr>
            </w:div>
            <w:div w:id="1723018241">
              <w:marLeft w:val="0"/>
              <w:marRight w:val="0"/>
              <w:marTop w:val="0"/>
              <w:marBottom w:val="0"/>
              <w:divBdr>
                <w:top w:val="none" w:sz="0" w:space="0" w:color="auto"/>
                <w:left w:val="none" w:sz="0" w:space="0" w:color="auto"/>
                <w:bottom w:val="none" w:sz="0" w:space="0" w:color="auto"/>
                <w:right w:val="none" w:sz="0" w:space="0" w:color="auto"/>
              </w:divBdr>
            </w:div>
            <w:div w:id="1724912776">
              <w:marLeft w:val="0"/>
              <w:marRight w:val="0"/>
              <w:marTop w:val="0"/>
              <w:marBottom w:val="0"/>
              <w:divBdr>
                <w:top w:val="none" w:sz="0" w:space="0" w:color="auto"/>
                <w:left w:val="none" w:sz="0" w:space="0" w:color="auto"/>
                <w:bottom w:val="none" w:sz="0" w:space="0" w:color="auto"/>
                <w:right w:val="none" w:sz="0" w:space="0" w:color="auto"/>
              </w:divBdr>
            </w:div>
            <w:div w:id="1735272027">
              <w:marLeft w:val="0"/>
              <w:marRight w:val="0"/>
              <w:marTop w:val="0"/>
              <w:marBottom w:val="0"/>
              <w:divBdr>
                <w:top w:val="none" w:sz="0" w:space="0" w:color="auto"/>
                <w:left w:val="none" w:sz="0" w:space="0" w:color="auto"/>
                <w:bottom w:val="none" w:sz="0" w:space="0" w:color="auto"/>
                <w:right w:val="none" w:sz="0" w:space="0" w:color="auto"/>
              </w:divBdr>
            </w:div>
            <w:div w:id="1737439564">
              <w:marLeft w:val="0"/>
              <w:marRight w:val="0"/>
              <w:marTop w:val="0"/>
              <w:marBottom w:val="0"/>
              <w:divBdr>
                <w:top w:val="none" w:sz="0" w:space="0" w:color="auto"/>
                <w:left w:val="none" w:sz="0" w:space="0" w:color="auto"/>
                <w:bottom w:val="none" w:sz="0" w:space="0" w:color="auto"/>
                <w:right w:val="none" w:sz="0" w:space="0" w:color="auto"/>
              </w:divBdr>
            </w:div>
            <w:div w:id="1738936483">
              <w:marLeft w:val="0"/>
              <w:marRight w:val="0"/>
              <w:marTop w:val="0"/>
              <w:marBottom w:val="0"/>
              <w:divBdr>
                <w:top w:val="none" w:sz="0" w:space="0" w:color="auto"/>
                <w:left w:val="none" w:sz="0" w:space="0" w:color="auto"/>
                <w:bottom w:val="none" w:sz="0" w:space="0" w:color="auto"/>
                <w:right w:val="none" w:sz="0" w:space="0" w:color="auto"/>
              </w:divBdr>
            </w:div>
            <w:div w:id="1746145169">
              <w:marLeft w:val="0"/>
              <w:marRight w:val="0"/>
              <w:marTop w:val="0"/>
              <w:marBottom w:val="0"/>
              <w:divBdr>
                <w:top w:val="none" w:sz="0" w:space="0" w:color="auto"/>
                <w:left w:val="none" w:sz="0" w:space="0" w:color="auto"/>
                <w:bottom w:val="none" w:sz="0" w:space="0" w:color="auto"/>
                <w:right w:val="none" w:sz="0" w:space="0" w:color="auto"/>
              </w:divBdr>
            </w:div>
            <w:div w:id="1752660554">
              <w:marLeft w:val="0"/>
              <w:marRight w:val="0"/>
              <w:marTop w:val="0"/>
              <w:marBottom w:val="0"/>
              <w:divBdr>
                <w:top w:val="none" w:sz="0" w:space="0" w:color="auto"/>
                <w:left w:val="none" w:sz="0" w:space="0" w:color="auto"/>
                <w:bottom w:val="none" w:sz="0" w:space="0" w:color="auto"/>
                <w:right w:val="none" w:sz="0" w:space="0" w:color="auto"/>
              </w:divBdr>
            </w:div>
            <w:div w:id="1753548712">
              <w:marLeft w:val="0"/>
              <w:marRight w:val="0"/>
              <w:marTop w:val="0"/>
              <w:marBottom w:val="0"/>
              <w:divBdr>
                <w:top w:val="none" w:sz="0" w:space="0" w:color="auto"/>
                <w:left w:val="none" w:sz="0" w:space="0" w:color="auto"/>
                <w:bottom w:val="none" w:sz="0" w:space="0" w:color="auto"/>
                <w:right w:val="none" w:sz="0" w:space="0" w:color="auto"/>
              </w:divBdr>
            </w:div>
            <w:div w:id="1756854975">
              <w:marLeft w:val="0"/>
              <w:marRight w:val="0"/>
              <w:marTop w:val="0"/>
              <w:marBottom w:val="0"/>
              <w:divBdr>
                <w:top w:val="none" w:sz="0" w:space="0" w:color="auto"/>
                <w:left w:val="none" w:sz="0" w:space="0" w:color="auto"/>
                <w:bottom w:val="none" w:sz="0" w:space="0" w:color="auto"/>
                <w:right w:val="none" w:sz="0" w:space="0" w:color="auto"/>
              </w:divBdr>
            </w:div>
            <w:div w:id="1758670873">
              <w:marLeft w:val="0"/>
              <w:marRight w:val="0"/>
              <w:marTop w:val="0"/>
              <w:marBottom w:val="0"/>
              <w:divBdr>
                <w:top w:val="none" w:sz="0" w:space="0" w:color="auto"/>
                <w:left w:val="none" w:sz="0" w:space="0" w:color="auto"/>
                <w:bottom w:val="none" w:sz="0" w:space="0" w:color="auto"/>
                <w:right w:val="none" w:sz="0" w:space="0" w:color="auto"/>
              </w:divBdr>
            </w:div>
            <w:div w:id="1765375179">
              <w:marLeft w:val="0"/>
              <w:marRight w:val="0"/>
              <w:marTop w:val="0"/>
              <w:marBottom w:val="0"/>
              <w:divBdr>
                <w:top w:val="none" w:sz="0" w:space="0" w:color="auto"/>
                <w:left w:val="none" w:sz="0" w:space="0" w:color="auto"/>
                <w:bottom w:val="none" w:sz="0" w:space="0" w:color="auto"/>
                <w:right w:val="none" w:sz="0" w:space="0" w:color="auto"/>
              </w:divBdr>
            </w:div>
            <w:div w:id="1771466238">
              <w:marLeft w:val="0"/>
              <w:marRight w:val="0"/>
              <w:marTop w:val="0"/>
              <w:marBottom w:val="0"/>
              <w:divBdr>
                <w:top w:val="none" w:sz="0" w:space="0" w:color="auto"/>
                <w:left w:val="none" w:sz="0" w:space="0" w:color="auto"/>
                <w:bottom w:val="none" w:sz="0" w:space="0" w:color="auto"/>
                <w:right w:val="none" w:sz="0" w:space="0" w:color="auto"/>
              </w:divBdr>
            </w:div>
            <w:div w:id="1789396794">
              <w:marLeft w:val="0"/>
              <w:marRight w:val="0"/>
              <w:marTop w:val="0"/>
              <w:marBottom w:val="0"/>
              <w:divBdr>
                <w:top w:val="none" w:sz="0" w:space="0" w:color="auto"/>
                <w:left w:val="none" w:sz="0" w:space="0" w:color="auto"/>
                <w:bottom w:val="none" w:sz="0" w:space="0" w:color="auto"/>
                <w:right w:val="none" w:sz="0" w:space="0" w:color="auto"/>
              </w:divBdr>
            </w:div>
            <w:div w:id="1789934639">
              <w:marLeft w:val="0"/>
              <w:marRight w:val="0"/>
              <w:marTop w:val="0"/>
              <w:marBottom w:val="0"/>
              <w:divBdr>
                <w:top w:val="none" w:sz="0" w:space="0" w:color="auto"/>
                <w:left w:val="none" w:sz="0" w:space="0" w:color="auto"/>
                <w:bottom w:val="none" w:sz="0" w:space="0" w:color="auto"/>
                <w:right w:val="none" w:sz="0" w:space="0" w:color="auto"/>
              </w:divBdr>
            </w:div>
            <w:div w:id="1799375605">
              <w:marLeft w:val="0"/>
              <w:marRight w:val="0"/>
              <w:marTop w:val="0"/>
              <w:marBottom w:val="0"/>
              <w:divBdr>
                <w:top w:val="none" w:sz="0" w:space="0" w:color="auto"/>
                <w:left w:val="none" w:sz="0" w:space="0" w:color="auto"/>
                <w:bottom w:val="none" w:sz="0" w:space="0" w:color="auto"/>
                <w:right w:val="none" w:sz="0" w:space="0" w:color="auto"/>
              </w:divBdr>
            </w:div>
            <w:div w:id="1802839737">
              <w:marLeft w:val="0"/>
              <w:marRight w:val="0"/>
              <w:marTop w:val="0"/>
              <w:marBottom w:val="0"/>
              <w:divBdr>
                <w:top w:val="none" w:sz="0" w:space="0" w:color="auto"/>
                <w:left w:val="none" w:sz="0" w:space="0" w:color="auto"/>
                <w:bottom w:val="none" w:sz="0" w:space="0" w:color="auto"/>
                <w:right w:val="none" w:sz="0" w:space="0" w:color="auto"/>
              </w:divBdr>
            </w:div>
            <w:div w:id="1814179304">
              <w:marLeft w:val="0"/>
              <w:marRight w:val="0"/>
              <w:marTop w:val="0"/>
              <w:marBottom w:val="0"/>
              <w:divBdr>
                <w:top w:val="none" w:sz="0" w:space="0" w:color="auto"/>
                <w:left w:val="none" w:sz="0" w:space="0" w:color="auto"/>
                <w:bottom w:val="none" w:sz="0" w:space="0" w:color="auto"/>
                <w:right w:val="none" w:sz="0" w:space="0" w:color="auto"/>
              </w:divBdr>
            </w:div>
            <w:div w:id="1822650454">
              <w:marLeft w:val="0"/>
              <w:marRight w:val="0"/>
              <w:marTop w:val="0"/>
              <w:marBottom w:val="0"/>
              <w:divBdr>
                <w:top w:val="none" w:sz="0" w:space="0" w:color="auto"/>
                <w:left w:val="none" w:sz="0" w:space="0" w:color="auto"/>
                <w:bottom w:val="none" w:sz="0" w:space="0" w:color="auto"/>
                <w:right w:val="none" w:sz="0" w:space="0" w:color="auto"/>
              </w:divBdr>
            </w:div>
            <w:div w:id="1825930741">
              <w:marLeft w:val="0"/>
              <w:marRight w:val="0"/>
              <w:marTop w:val="0"/>
              <w:marBottom w:val="0"/>
              <w:divBdr>
                <w:top w:val="none" w:sz="0" w:space="0" w:color="auto"/>
                <w:left w:val="none" w:sz="0" w:space="0" w:color="auto"/>
                <w:bottom w:val="none" w:sz="0" w:space="0" w:color="auto"/>
                <w:right w:val="none" w:sz="0" w:space="0" w:color="auto"/>
              </w:divBdr>
            </w:div>
            <w:div w:id="1850556098">
              <w:marLeft w:val="0"/>
              <w:marRight w:val="0"/>
              <w:marTop w:val="0"/>
              <w:marBottom w:val="0"/>
              <w:divBdr>
                <w:top w:val="none" w:sz="0" w:space="0" w:color="auto"/>
                <w:left w:val="none" w:sz="0" w:space="0" w:color="auto"/>
                <w:bottom w:val="none" w:sz="0" w:space="0" w:color="auto"/>
                <w:right w:val="none" w:sz="0" w:space="0" w:color="auto"/>
              </w:divBdr>
            </w:div>
            <w:div w:id="1851137260">
              <w:marLeft w:val="0"/>
              <w:marRight w:val="0"/>
              <w:marTop w:val="0"/>
              <w:marBottom w:val="0"/>
              <w:divBdr>
                <w:top w:val="none" w:sz="0" w:space="0" w:color="auto"/>
                <w:left w:val="none" w:sz="0" w:space="0" w:color="auto"/>
                <w:bottom w:val="none" w:sz="0" w:space="0" w:color="auto"/>
                <w:right w:val="none" w:sz="0" w:space="0" w:color="auto"/>
              </w:divBdr>
            </w:div>
            <w:div w:id="1851144785">
              <w:marLeft w:val="0"/>
              <w:marRight w:val="0"/>
              <w:marTop w:val="0"/>
              <w:marBottom w:val="0"/>
              <w:divBdr>
                <w:top w:val="none" w:sz="0" w:space="0" w:color="auto"/>
                <w:left w:val="none" w:sz="0" w:space="0" w:color="auto"/>
                <w:bottom w:val="none" w:sz="0" w:space="0" w:color="auto"/>
                <w:right w:val="none" w:sz="0" w:space="0" w:color="auto"/>
              </w:divBdr>
            </w:div>
            <w:div w:id="1852722651">
              <w:marLeft w:val="0"/>
              <w:marRight w:val="0"/>
              <w:marTop w:val="0"/>
              <w:marBottom w:val="0"/>
              <w:divBdr>
                <w:top w:val="none" w:sz="0" w:space="0" w:color="auto"/>
                <w:left w:val="none" w:sz="0" w:space="0" w:color="auto"/>
                <w:bottom w:val="none" w:sz="0" w:space="0" w:color="auto"/>
                <w:right w:val="none" w:sz="0" w:space="0" w:color="auto"/>
              </w:divBdr>
            </w:div>
            <w:div w:id="1869297120">
              <w:marLeft w:val="0"/>
              <w:marRight w:val="0"/>
              <w:marTop w:val="0"/>
              <w:marBottom w:val="0"/>
              <w:divBdr>
                <w:top w:val="none" w:sz="0" w:space="0" w:color="auto"/>
                <w:left w:val="none" w:sz="0" w:space="0" w:color="auto"/>
                <w:bottom w:val="none" w:sz="0" w:space="0" w:color="auto"/>
                <w:right w:val="none" w:sz="0" w:space="0" w:color="auto"/>
              </w:divBdr>
            </w:div>
            <w:div w:id="1871333587">
              <w:marLeft w:val="0"/>
              <w:marRight w:val="0"/>
              <w:marTop w:val="0"/>
              <w:marBottom w:val="0"/>
              <w:divBdr>
                <w:top w:val="none" w:sz="0" w:space="0" w:color="auto"/>
                <w:left w:val="none" w:sz="0" w:space="0" w:color="auto"/>
                <w:bottom w:val="none" w:sz="0" w:space="0" w:color="auto"/>
                <w:right w:val="none" w:sz="0" w:space="0" w:color="auto"/>
              </w:divBdr>
            </w:div>
            <w:div w:id="1880581075">
              <w:marLeft w:val="0"/>
              <w:marRight w:val="0"/>
              <w:marTop w:val="0"/>
              <w:marBottom w:val="0"/>
              <w:divBdr>
                <w:top w:val="none" w:sz="0" w:space="0" w:color="auto"/>
                <w:left w:val="none" w:sz="0" w:space="0" w:color="auto"/>
                <w:bottom w:val="none" w:sz="0" w:space="0" w:color="auto"/>
                <w:right w:val="none" w:sz="0" w:space="0" w:color="auto"/>
              </w:divBdr>
            </w:div>
            <w:div w:id="1886521842">
              <w:marLeft w:val="0"/>
              <w:marRight w:val="0"/>
              <w:marTop w:val="0"/>
              <w:marBottom w:val="0"/>
              <w:divBdr>
                <w:top w:val="none" w:sz="0" w:space="0" w:color="auto"/>
                <w:left w:val="none" w:sz="0" w:space="0" w:color="auto"/>
                <w:bottom w:val="none" w:sz="0" w:space="0" w:color="auto"/>
                <w:right w:val="none" w:sz="0" w:space="0" w:color="auto"/>
              </w:divBdr>
            </w:div>
            <w:div w:id="1889027839">
              <w:marLeft w:val="0"/>
              <w:marRight w:val="0"/>
              <w:marTop w:val="0"/>
              <w:marBottom w:val="0"/>
              <w:divBdr>
                <w:top w:val="none" w:sz="0" w:space="0" w:color="auto"/>
                <w:left w:val="none" w:sz="0" w:space="0" w:color="auto"/>
                <w:bottom w:val="none" w:sz="0" w:space="0" w:color="auto"/>
                <w:right w:val="none" w:sz="0" w:space="0" w:color="auto"/>
              </w:divBdr>
            </w:div>
            <w:div w:id="1889874953">
              <w:marLeft w:val="0"/>
              <w:marRight w:val="0"/>
              <w:marTop w:val="0"/>
              <w:marBottom w:val="0"/>
              <w:divBdr>
                <w:top w:val="none" w:sz="0" w:space="0" w:color="auto"/>
                <w:left w:val="none" w:sz="0" w:space="0" w:color="auto"/>
                <w:bottom w:val="none" w:sz="0" w:space="0" w:color="auto"/>
                <w:right w:val="none" w:sz="0" w:space="0" w:color="auto"/>
              </w:divBdr>
            </w:div>
            <w:div w:id="1891532140">
              <w:marLeft w:val="0"/>
              <w:marRight w:val="0"/>
              <w:marTop w:val="0"/>
              <w:marBottom w:val="0"/>
              <w:divBdr>
                <w:top w:val="none" w:sz="0" w:space="0" w:color="auto"/>
                <w:left w:val="none" w:sz="0" w:space="0" w:color="auto"/>
                <w:bottom w:val="none" w:sz="0" w:space="0" w:color="auto"/>
                <w:right w:val="none" w:sz="0" w:space="0" w:color="auto"/>
              </w:divBdr>
            </w:div>
            <w:div w:id="1897858363">
              <w:marLeft w:val="0"/>
              <w:marRight w:val="0"/>
              <w:marTop w:val="0"/>
              <w:marBottom w:val="0"/>
              <w:divBdr>
                <w:top w:val="none" w:sz="0" w:space="0" w:color="auto"/>
                <w:left w:val="none" w:sz="0" w:space="0" w:color="auto"/>
                <w:bottom w:val="none" w:sz="0" w:space="0" w:color="auto"/>
                <w:right w:val="none" w:sz="0" w:space="0" w:color="auto"/>
              </w:divBdr>
            </w:div>
            <w:div w:id="1903175990">
              <w:marLeft w:val="0"/>
              <w:marRight w:val="0"/>
              <w:marTop w:val="0"/>
              <w:marBottom w:val="0"/>
              <w:divBdr>
                <w:top w:val="none" w:sz="0" w:space="0" w:color="auto"/>
                <w:left w:val="none" w:sz="0" w:space="0" w:color="auto"/>
                <w:bottom w:val="none" w:sz="0" w:space="0" w:color="auto"/>
                <w:right w:val="none" w:sz="0" w:space="0" w:color="auto"/>
              </w:divBdr>
            </w:div>
            <w:div w:id="1913077373">
              <w:marLeft w:val="0"/>
              <w:marRight w:val="0"/>
              <w:marTop w:val="0"/>
              <w:marBottom w:val="0"/>
              <w:divBdr>
                <w:top w:val="none" w:sz="0" w:space="0" w:color="auto"/>
                <w:left w:val="none" w:sz="0" w:space="0" w:color="auto"/>
                <w:bottom w:val="none" w:sz="0" w:space="0" w:color="auto"/>
                <w:right w:val="none" w:sz="0" w:space="0" w:color="auto"/>
              </w:divBdr>
            </w:div>
            <w:div w:id="1925189751">
              <w:marLeft w:val="0"/>
              <w:marRight w:val="0"/>
              <w:marTop w:val="0"/>
              <w:marBottom w:val="0"/>
              <w:divBdr>
                <w:top w:val="none" w:sz="0" w:space="0" w:color="auto"/>
                <w:left w:val="none" w:sz="0" w:space="0" w:color="auto"/>
                <w:bottom w:val="none" w:sz="0" w:space="0" w:color="auto"/>
                <w:right w:val="none" w:sz="0" w:space="0" w:color="auto"/>
              </w:divBdr>
            </w:div>
            <w:div w:id="1929384374">
              <w:marLeft w:val="0"/>
              <w:marRight w:val="0"/>
              <w:marTop w:val="0"/>
              <w:marBottom w:val="0"/>
              <w:divBdr>
                <w:top w:val="none" w:sz="0" w:space="0" w:color="auto"/>
                <w:left w:val="none" w:sz="0" w:space="0" w:color="auto"/>
                <w:bottom w:val="none" w:sz="0" w:space="0" w:color="auto"/>
                <w:right w:val="none" w:sz="0" w:space="0" w:color="auto"/>
              </w:divBdr>
            </w:div>
            <w:div w:id="1933929630">
              <w:marLeft w:val="0"/>
              <w:marRight w:val="0"/>
              <w:marTop w:val="0"/>
              <w:marBottom w:val="0"/>
              <w:divBdr>
                <w:top w:val="none" w:sz="0" w:space="0" w:color="auto"/>
                <w:left w:val="none" w:sz="0" w:space="0" w:color="auto"/>
                <w:bottom w:val="none" w:sz="0" w:space="0" w:color="auto"/>
                <w:right w:val="none" w:sz="0" w:space="0" w:color="auto"/>
              </w:divBdr>
            </w:div>
            <w:div w:id="1940868795">
              <w:marLeft w:val="0"/>
              <w:marRight w:val="0"/>
              <w:marTop w:val="0"/>
              <w:marBottom w:val="0"/>
              <w:divBdr>
                <w:top w:val="none" w:sz="0" w:space="0" w:color="auto"/>
                <w:left w:val="none" w:sz="0" w:space="0" w:color="auto"/>
                <w:bottom w:val="none" w:sz="0" w:space="0" w:color="auto"/>
                <w:right w:val="none" w:sz="0" w:space="0" w:color="auto"/>
              </w:divBdr>
            </w:div>
            <w:div w:id="1950504888">
              <w:marLeft w:val="0"/>
              <w:marRight w:val="0"/>
              <w:marTop w:val="0"/>
              <w:marBottom w:val="0"/>
              <w:divBdr>
                <w:top w:val="none" w:sz="0" w:space="0" w:color="auto"/>
                <w:left w:val="none" w:sz="0" w:space="0" w:color="auto"/>
                <w:bottom w:val="none" w:sz="0" w:space="0" w:color="auto"/>
                <w:right w:val="none" w:sz="0" w:space="0" w:color="auto"/>
              </w:divBdr>
            </w:div>
            <w:div w:id="1953827734">
              <w:marLeft w:val="0"/>
              <w:marRight w:val="0"/>
              <w:marTop w:val="0"/>
              <w:marBottom w:val="0"/>
              <w:divBdr>
                <w:top w:val="none" w:sz="0" w:space="0" w:color="auto"/>
                <w:left w:val="none" w:sz="0" w:space="0" w:color="auto"/>
                <w:bottom w:val="none" w:sz="0" w:space="0" w:color="auto"/>
                <w:right w:val="none" w:sz="0" w:space="0" w:color="auto"/>
              </w:divBdr>
            </w:div>
            <w:div w:id="1959094177">
              <w:marLeft w:val="0"/>
              <w:marRight w:val="0"/>
              <w:marTop w:val="0"/>
              <w:marBottom w:val="0"/>
              <w:divBdr>
                <w:top w:val="none" w:sz="0" w:space="0" w:color="auto"/>
                <w:left w:val="none" w:sz="0" w:space="0" w:color="auto"/>
                <w:bottom w:val="none" w:sz="0" w:space="0" w:color="auto"/>
                <w:right w:val="none" w:sz="0" w:space="0" w:color="auto"/>
              </w:divBdr>
            </w:div>
            <w:div w:id="1959558027">
              <w:marLeft w:val="0"/>
              <w:marRight w:val="0"/>
              <w:marTop w:val="0"/>
              <w:marBottom w:val="0"/>
              <w:divBdr>
                <w:top w:val="none" w:sz="0" w:space="0" w:color="auto"/>
                <w:left w:val="none" w:sz="0" w:space="0" w:color="auto"/>
                <w:bottom w:val="none" w:sz="0" w:space="0" w:color="auto"/>
                <w:right w:val="none" w:sz="0" w:space="0" w:color="auto"/>
              </w:divBdr>
            </w:div>
            <w:div w:id="1981956712">
              <w:marLeft w:val="0"/>
              <w:marRight w:val="0"/>
              <w:marTop w:val="0"/>
              <w:marBottom w:val="0"/>
              <w:divBdr>
                <w:top w:val="none" w:sz="0" w:space="0" w:color="auto"/>
                <w:left w:val="none" w:sz="0" w:space="0" w:color="auto"/>
                <w:bottom w:val="none" w:sz="0" w:space="0" w:color="auto"/>
                <w:right w:val="none" w:sz="0" w:space="0" w:color="auto"/>
              </w:divBdr>
            </w:div>
            <w:div w:id="1982155455">
              <w:marLeft w:val="0"/>
              <w:marRight w:val="0"/>
              <w:marTop w:val="0"/>
              <w:marBottom w:val="0"/>
              <w:divBdr>
                <w:top w:val="none" w:sz="0" w:space="0" w:color="auto"/>
                <w:left w:val="none" w:sz="0" w:space="0" w:color="auto"/>
                <w:bottom w:val="none" w:sz="0" w:space="0" w:color="auto"/>
                <w:right w:val="none" w:sz="0" w:space="0" w:color="auto"/>
              </w:divBdr>
            </w:div>
            <w:div w:id="2003198261">
              <w:marLeft w:val="0"/>
              <w:marRight w:val="0"/>
              <w:marTop w:val="0"/>
              <w:marBottom w:val="0"/>
              <w:divBdr>
                <w:top w:val="none" w:sz="0" w:space="0" w:color="auto"/>
                <w:left w:val="none" w:sz="0" w:space="0" w:color="auto"/>
                <w:bottom w:val="none" w:sz="0" w:space="0" w:color="auto"/>
                <w:right w:val="none" w:sz="0" w:space="0" w:color="auto"/>
              </w:divBdr>
            </w:div>
            <w:div w:id="2003318157">
              <w:marLeft w:val="0"/>
              <w:marRight w:val="0"/>
              <w:marTop w:val="0"/>
              <w:marBottom w:val="0"/>
              <w:divBdr>
                <w:top w:val="none" w:sz="0" w:space="0" w:color="auto"/>
                <w:left w:val="none" w:sz="0" w:space="0" w:color="auto"/>
                <w:bottom w:val="none" w:sz="0" w:space="0" w:color="auto"/>
                <w:right w:val="none" w:sz="0" w:space="0" w:color="auto"/>
              </w:divBdr>
            </w:div>
            <w:div w:id="2009794192">
              <w:marLeft w:val="0"/>
              <w:marRight w:val="0"/>
              <w:marTop w:val="0"/>
              <w:marBottom w:val="0"/>
              <w:divBdr>
                <w:top w:val="none" w:sz="0" w:space="0" w:color="auto"/>
                <w:left w:val="none" w:sz="0" w:space="0" w:color="auto"/>
                <w:bottom w:val="none" w:sz="0" w:space="0" w:color="auto"/>
                <w:right w:val="none" w:sz="0" w:space="0" w:color="auto"/>
              </w:divBdr>
            </w:div>
            <w:div w:id="2010323204">
              <w:marLeft w:val="0"/>
              <w:marRight w:val="0"/>
              <w:marTop w:val="0"/>
              <w:marBottom w:val="0"/>
              <w:divBdr>
                <w:top w:val="none" w:sz="0" w:space="0" w:color="auto"/>
                <w:left w:val="none" w:sz="0" w:space="0" w:color="auto"/>
                <w:bottom w:val="none" w:sz="0" w:space="0" w:color="auto"/>
                <w:right w:val="none" w:sz="0" w:space="0" w:color="auto"/>
              </w:divBdr>
            </w:div>
            <w:div w:id="2012873015">
              <w:marLeft w:val="0"/>
              <w:marRight w:val="0"/>
              <w:marTop w:val="0"/>
              <w:marBottom w:val="0"/>
              <w:divBdr>
                <w:top w:val="none" w:sz="0" w:space="0" w:color="auto"/>
                <w:left w:val="none" w:sz="0" w:space="0" w:color="auto"/>
                <w:bottom w:val="none" w:sz="0" w:space="0" w:color="auto"/>
                <w:right w:val="none" w:sz="0" w:space="0" w:color="auto"/>
              </w:divBdr>
            </w:div>
            <w:div w:id="2024015107">
              <w:marLeft w:val="0"/>
              <w:marRight w:val="0"/>
              <w:marTop w:val="0"/>
              <w:marBottom w:val="0"/>
              <w:divBdr>
                <w:top w:val="none" w:sz="0" w:space="0" w:color="auto"/>
                <w:left w:val="none" w:sz="0" w:space="0" w:color="auto"/>
                <w:bottom w:val="none" w:sz="0" w:space="0" w:color="auto"/>
                <w:right w:val="none" w:sz="0" w:space="0" w:color="auto"/>
              </w:divBdr>
            </w:div>
            <w:div w:id="2028554740">
              <w:marLeft w:val="0"/>
              <w:marRight w:val="0"/>
              <w:marTop w:val="0"/>
              <w:marBottom w:val="0"/>
              <w:divBdr>
                <w:top w:val="none" w:sz="0" w:space="0" w:color="auto"/>
                <w:left w:val="none" w:sz="0" w:space="0" w:color="auto"/>
                <w:bottom w:val="none" w:sz="0" w:space="0" w:color="auto"/>
                <w:right w:val="none" w:sz="0" w:space="0" w:color="auto"/>
              </w:divBdr>
            </w:div>
            <w:div w:id="2030257639">
              <w:marLeft w:val="0"/>
              <w:marRight w:val="0"/>
              <w:marTop w:val="0"/>
              <w:marBottom w:val="0"/>
              <w:divBdr>
                <w:top w:val="none" w:sz="0" w:space="0" w:color="auto"/>
                <w:left w:val="none" w:sz="0" w:space="0" w:color="auto"/>
                <w:bottom w:val="none" w:sz="0" w:space="0" w:color="auto"/>
                <w:right w:val="none" w:sz="0" w:space="0" w:color="auto"/>
              </w:divBdr>
            </w:div>
            <w:div w:id="2040355377">
              <w:marLeft w:val="0"/>
              <w:marRight w:val="0"/>
              <w:marTop w:val="0"/>
              <w:marBottom w:val="0"/>
              <w:divBdr>
                <w:top w:val="none" w:sz="0" w:space="0" w:color="auto"/>
                <w:left w:val="none" w:sz="0" w:space="0" w:color="auto"/>
                <w:bottom w:val="none" w:sz="0" w:space="0" w:color="auto"/>
                <w:right w:val="none" w:sz="0" w:space="0" w:color="auto"/>
              </w:divBdr>
              <w:divsChild>
                <w:div w:id="6298941">
                  <w:marLeft w:val="0"/>
                  <w:marRight w:val="0"/>
                  <w:marTop w:val="0"/>
                  <w:marBottom w:val="0"/>
                  <w:divBdr>
                    <w:top w:val="none" w:sz="0" w:space="0" w:color="auto"/>
                    <w:left w:val="none" w:sz="0" w:space="0" w:color="auto"/>
                    <w:bottom w:val="none" w:sz="0" w:space="0" w:color="auto"/>
                    <w:right w:val="none" w:sz="0" w:space="0" w:color="auto"/>
                  </w:divBdr>
                </w:div>
                <w:div w:id="15355052">
                  <w:marLeft w:val="0"/>
                  <w:marRight w:val="0"/>
                  <w:marTop w:val="0"/>
                  <w:marBottom w:val="0"/>
                  <w:divBdr>
                    <w:top w:val="none" w:sz="0" w:space="0" w:color="auto"/>
                    <w:left w:val="none" w:sz="0" w:space="0" w:color="auto"/>
                    <w:bottom w:val="none" w:sz="0" w:space="0" w:color="auto"/>
                    <w:right w:val="none" w:sz="0" w:space="0" w:color="auto"/>
                  </w:divBdr>
                </w:div>
                <w:div w:id="15355853">
                  <w:marLeft w:val="0"/>
                  <w:marRight w:val="0"/>
                  <w:marTop w:val="0"/>
                  <w:marBottom w:val="0"/>
                  <w:divBdr>
                    <w:top w:val="none" w:sz="0" w:space="0" w:color="auto"/>
                    <w:left w:val="none" w:sz="0" w:space="0" w:color="auto"/>
                    <w:bottom w:val="none" w:sz="0" w:space="0" w:color="auto"/>
                    <w:right w:val="none" w:sz="0" w:space="0" w:color="auto"/>
                  </w:divBdr>
                </w:div>
                <w:div w:id="15739912">
                  <w:marLeft w:val="0"/>
                  <w:marRight w:val="0"/>
                  <w:marTop w:val="0"/>
                  <w:marBottom w:val="0"/>
                  <w:divBdr>
                    <w:top w:val="none" w:sz="0" w:space="0" w:color="auto"/>
                    <w:left w:val="none" w:sz="0" w:space="0" w:color="auto"/>
                    <w:bottom w:val="none" w:sz="0" w:space="0" w:color="auto"/>
                    <w:right w:val="none" w:sz="0" w:space="0" w:color="auto"/>
                  </w:divBdr>
                </w:div>
                <w:div w:id="36398788">
                  <w:marLeft w:val="0"/>
                  <w:marRight w:val="0"/>
                  <w:marTop w:val="0"/>
                  <w:marBottom w:val="0"/>
                  <w:divBdr>
                    <w:top w:val="none" w:sz="0" w:space="0" w:color="auto"/>
                    <w:left w:val="none" w:sz="0" w:space="0" w:color="auto"/>
                    <w:bottom w:val="none" w:sz="0" w:space="0" w:color="auto"/>
                    <w:right w:val="none" w:sz="0" w:space="0" w:color="auto"/>
                  </w:divBdr>
                </w:div>
                <w:div w:id="43608402">
                  <w:marLeft w:val="0"/>
                  <w:marRight w:val="0"/>
                  <w:marTop w:val="0"/>
                  <w:marBottom w:val="0"/>
                  <w:divBdr>
                    <w:top w:val="none" w:sz="0" w:space="0" w:color="auto"/>
                    <w:left w:val="none" w:sz="0" w:space="0" w:color="auto"/>
                    <w:bottom w:val="none" w:sz="0" w:space="0" w:color="auto"/>
                    <w:right w:val="none" w:sz="0" w:space="0" w:color="auto"/>
                  </w:divBdr>
                </w:div>
                <w:div w:id="44068803">
                  <w:marLeft w:val="0"/>
                  <w:marRight w:val="0"/>
                  <w:marTop w:val="0"/>
                  <w:marBottom w:val="0"/>
                  <w:divBdr>
                    <w:top w:val="none" w:sz="0" w:space="0" w:color="auto"/>
                    <w:left w:val="none" w:sz="0" w:space="0" w:color="auto"/>
                    <w:bottom w:val="none" w:sz="0" w:space="0" w:color="auto"/>
                    <w:right w:val="none" w:sz="0" w:space="0" w:color="auto"/>
                  </w:divBdr>
                </w:div>
                <w:div w:id="53436990">
                  <w:marLeft w:val="0"/>
                  <w:marRight w:val="0"/>
                  <w:marTop w:val="0"/>
                  <w:marBottom w:val="0"/>
                  <w:divBdr>
                    <w:top w:val="none" w:sz="0" w:space="0" w:color="auto"/>
                    <w:left w:val="none" w:sz="0" w:space="0" w:color="auto"/>
                    <w:bottom w:val="none" w:sz="0" w:space="0" w:color="auto"/>
                    <w:right w:val="none" w:sz="0" w:space="0" w:color="auto"/>
                  </w:divBdr>
                </w:div>
                <w:div w:id="58749904">
                  <w:marLeft w:val="0"/>
                  <w:marRight w:val="0"/>
                  <w:marTop w:val="0"/>
                  <w:marBottom w:val="0"/>
                  <w:divBdr>
                    <w:top w:val="none" w:sz="0" w:space="0" w:color="auto"/>
                    <w:left w:val="none" w:sz="0" w:space="0" w:color="auto"/>
                    <w:bottom w:val="none" w:sz="0" w:space="0" w:color="auto"/>
                    <w:right w:val="none" w:sz="0" w:space="0" w:color="auto"/>
                  </w:divBdr>
                </w:div>
                <w:div w:id="59597984">
                  <w:marLeft w:val="0"/>
                  <w:marRight w:val="0"/>
                  <w:marTop w:val="0"/>
                  <w:marBottom w:val="0"/>
                  <w:divBdr>
                    <w:top w:val="none" w:sz="0" w:space="0" w:color="auto"/>
                    <w:left w:val="none" w:sz="0" w:space="0" w:color="auto"/>
                    <w:bottom w:val="none" w:sz="0" w:space="0" w:color="auto"/>
                    <w:right w:val="none" w:sz="0" w:space="0" w:color="auto"/>
                  </w:divBdr>
                </w:div>
                <w:div w:id="65343562">
                  <w:marLeft w:val="0"/>
                  <w:marRight w:val="0"/>
                  <w:marTop w:val="0"/>
                  <w:marBottom w:val="0"/>
                  <w:divBdr>
                    <w:top w:val="none" w:sz="0" w:space="0" w:color="auto"/>
                    <w:left w:val="none" w:sz="0" w:space="0" w:color="auto"/>
                    <w:bottom w:val="none" w:sz="0" w:space="0" w:color="auto"/>
                    <w:right w:val="none" w:sz="0" w:space="0" w:color="auto"/>
                  </w:divBdr>
                </w:div>
                <w:div w:id="66655175">
                  <w:marLeft w:val="0"/>
                  <w:marRight w:val="0"/>
                  <w:marTop w:val="0"/>
                  <w:marBottom w:val="0"/>
                  <w:divBdr>
                    <w:top w:val="none" w:sz="0" w:space="0" w:color="auto"/>
                    <w:left w:val="none" w:sz="0" w:space="0" w:color="auto"/>
                    <w:bottom w:val="none" w:sz="0" w:space="0" w:color="auto"/>
                    <w:right w:val="none" w:sz="0" w:space="0" w:color="auto"/>
                  </w:divBdr>
                </w:div>
                <w:div w:id="79103418">
                  <w:marLeft w:val="0"/>
                  <w:marRight w:val="0"/>
                  <w:marTop w:val="0"/>
                  <w:marBottom w:val="0"/>
                  <w:divBdr>
                    <w:top w:val="none" w:sz="0" w:space="0" w:color="auto"/>
                    <w:left w:val="none" w:sz="0" w:space="0" w:color="auto"/>
                    <w:bottom w:val="none" w:sz="0" w:space="0" w:color="auto"/>
                    <w:right w:val="none" w:sz="0" w:space="0" w:color="auto"/>
                  </w:divBdr>
                </w:div>
                <w:div w:id="80370584">
                  <w:marLeft w:val="0"/>
                  <w:marRight w:val="0"/>
                  <w:marTop w:val="0"/>
                  <w:marBottom w:val="0"/>
                  <w:divBdr>
                    <w:top w:val="none" w:sz="0" w:space="0" w:color="auto"/>
                    <w:left w:val="none" w:sz="0" w:space="0" w:color="auto"/>
                    <w:bottom w:val="none" w:sz="0" w:space="0" w:color="auto"/>
                    <w:right w:val="none" w:sz="0" w:space="0" w:color="auto"/>
                  </w:divBdr>
                </w:div>
                <w:div w:id="82723080">
                  <w:marLeft w:val="0"/>
                  <w:marRight w:val="0"/>
                  <w:marTop w:val="0"/>
                  <w:marBottom w:val="0"/>
                  <w:divBdr>
                    <w:top w:val="none" w:sz="0" w:space="0" w:color="auto"/>
                    <w:left w:val="none" w:sz="0" w:space="0" w:color="auto"/>
                    <w:bottom w:val="none" w:sz="0" w:space="0" w:color="auto"/>
                    <w:right w:val="none" w:sz="0" w:space="0" w:color="auto"/>
                  </w:divBdr>
                </w:div>
                <w:div w:id="86538015">
                  <w:marLeft w:val="0"/>
                  <w:marRight w:val="0"/>
                  <w:marTop w:val="0"/>
                  <w:marBottom w:val="0"/>
                  <w:divBdr>
                    <w:top w:val="none" w:sz="0" w:space="0" w:color="auto"/>
                    <w:left w:val="none" w:sz="0" w:space="0" w:color="auto"/>
                    <w:bottom w:val="none" w:sz="0" w:space="0" w:color="auto"/>
                    <w:right w:val="none" w:sz="0" w:space="0" w:color="auto"/>
                  </w:divBdr>
                </w:div>
                <w:div w:id="94834432">
                  <w:marLeft w:val="0"/>
                  <w:marRight w:val="0"/>
                  <w:marTop w:val="0"/>
                  <w:marBottom w:val="0"/>
                  <w:divBdr>
                    <w:top w:val="none" w:sz="0" w:space="0" w:color="auto"/>
                    <w:left w:val="none" w:sz="0" w:space="0" w:color="auto"/>
                    <w:bottom w:val="none" w:sz="0" w:space="0" w:color="auto"/>
                    <w:right w:val="none" w:sz="0" w:space="0" w:color="auto"/>
                  </w:divBdr>
                </w:div>
                <w:div w:id="99225763">
                  <w:marLeft w:val="0"/>
                  <w:marRight w:val="0"/>
                  <w:marTop w:val="0"/>
                  <w:marBottom w:val="0"/>
                  <w:divBdr>
                    <w:top w:val="none" w:sz="0" w:space="0" w:color="auto"/>
                    <w:left w:val="none" w:sz="0" w:space="0" w:color="auto"/>
                    <w:bottom w:val="none" w:sz="0" w:space="0" w:color="auto"/>
                    <w:right w:val="none" w:sz="0" w:space="0" w:color="auto"/>
                  </w:divBdr>
                </w:div>
                <w:div w:id="100689997">
                  <w:marLeft w:val="0"/>
                  <w:marRight w:val="0"/>
                  <w:marTop w:val="0"/>
                  <w:marBottom w:val="0"/>
                  <w:divBdr>
                    <w:top w:val="none" w:sz="0" w:space="0" w:color="auto"/>
                    <w:left w:val="none" w:sz="0" w:space="0" w:color="auto"/>
                    <w:bottom w:val="none" w:sz="0" w:space="0" w:color="auto"/>
                    <w:right w:val="none" w:sz="0" w:space="0" w:color="auto"/>
                  </w:divBdr>
                </w:div>
                <w:div w:id="101655761">
                  <w:marLeft w:val="0"/>
                  <w:marRight w:val="0"/>
                  <w:marTop w:val="0"/>
                  <w:marBottom w:val="0"/>
                  <w:divBdr>
                    <w:top w:val="none" w:sz="0" w:space="0" w:color="auto"/>
                    <w:left w:val="none" w:sz="0" w:space="0" w:color="auto"/>
                    <w:bottom w:val="none" w:sz="0" w:space="0" w:color="auto"/>
                    <w:right w:val="none" w:sz="0" w:space="0" w:color="auto"/>
                  </w:divBdr>
                </w:div>
                <w:div w:id="102502980">
                  <w:marLeft w:val="0"/>
                  <w:marRight w:val="0"/>
                  <w:marTop w:val="0"/>
                  <w:marBottom w:val="0"/>
                  <w:divBdr>
                    <w:top w:val="none" w:sz="0" w:space="0" w:color="auto"/>
                    <w:left w:val="none" w:sz="0" w:space="0" w:color="auto"/>
                    <w:bottom w:val="none" w:sz="0" w:space="0" w:color="auto"/>
                    <w:right w:val="none" w:sz="0" w:space="0" w:color="auto"/>
                  </w:divBdr>
                </w:div>
                <w:div w:id="108553130">
                  <w:marLeft w:val="0"/>
                  <w:marRight w:val="0"/>
                  <w:marTop w:val="0"/>
                  <w:marBottom w:val="0"/>
                  <w:divBdr>
                    <w:top w:val="none" w:sz="0" w:space="0" w:color="auto"/>
                    <w:left w:val="none" w:sz="0" w:space="0" w:color="auto"/>
                    <w:bottom w:val="none" w:sz="0" w:space="0" w:color="auto"/>
                    <w:right w:val="none" w:sz="0" w:space="0" w:color="auto"/>
                  </w:divBdr>
                </w:div>
                <w:div w:id="108625866">
                  <w:marLeft w:val="0"/>
                  <w:marRight w:val="0"/>
                  <w:marTop w:val="0"/>
                  <w:marBottom w:val="0"/>
                  <w:divBdr>
                    <w:top w:val="none" w:sz="0" w:space="0" w:color="auto"/>
                    <w:left w:val="none" w:sz="0" w:space="0" w:color="auto"/>
                    <w:bottom w:val="none" w:sz="0" w:space="0" w:color="auto"/>
                    <w:right w:val="none" w:sz="0" w:space="0" w:color="auto"/>
                  </w:divBdr>
                </w:div>
                <w:div w:id="112092550">
                  <w:marLeft w:val="0"/>
                  <w:marRight w:val="0"/>
                  <w:marTop w:val="0"/>
                  <w:marBottom w:val="0"/>
                  <w:divBdr>
                    <w:top w:val="none" w:sz="0" w:space="0" w:color="auto"/>
                    <w:left w:val="none" w:sz="0" w:space="0" w:color="auto"/>
                    <w:bottom w:val="none" w:sz="0" w:space="0" w:color="auto"/>
                    <w:right w:val="none" w:sz="0" w:space="0" w:color="auto"/>
                  </w:divBdr>
                </w:div>
                <w:div w:id="125009432">
                  <w:marLeft w:val="0"/>
                  <w:marRight w:val="0"/>
                  <w:marTop w:val="0"/>
                  <w:marBottom w:val="0"/>
                  <w:divBdr>
                    <w:top w:val="none" w:sz="0" w:space="0" w:color="auto"/>
                    <w:left w:val="none" w:sz="0" w:space="0" w:color="auto"/>
                    <w:bottom w:val="none" w:sz="0" w:space="0" w:color="auto"/>
                    <w:right w:val="none" w:sz="0" w:space="0" w:color="auto"/>
                  </w:divBdr>
                </w:div>
                <w:div w:id="129441266">
                  <w:marLeft w:val="0"/>
                  <w:marRight w:val="0"/>
                  <w:marTop w:val="0"/>
                  <w:marBottom w:val="0"/>
                  <w:divBdr>
                    <w:top w:val="none" w:sz="0" w:space="0" w:color="auto"/>
                    <w:left w:val="none" w:sz="0" w:space="0" w:color="auto"/>
                    <w:bottom w:val="none" w:sz="0" w:space="0" w:color="auto"/>
                    <w:right w:val="none" w:sz="0" w:space="0" w:color="auto"/>
                  </w:divBdr>
                </w:div>
                <w:div w:id="130443766">
                  <w:marLeft w:val="0"/>
                  <w:marRight w:val="0"/>
                  <w:marTop w:val="0"/>
                  <w:marBottom w:val="0"/>
                  <w:divBdr>
                    <w:top w:val="none" w:sz="0" w:space="0" w:color="auto"/>
                    <w:left w:val="none" w:sz="0" w:space="0" w:color="auto"/>
                    <w:bottom w:val="none" w:sz="0" w:space="0" w:color="auto"/>
                    <w:right w:val="none" w:sz="0" w:space="0" w:color="auto"/>
                  </w:divBdr>
                </w:div>
                <w:div w:id="144518733">
                  <w:marLeft w:val="0"/>
                  <w:marRight w:val="0"/>
                  <w:marTop w:val="0"/>
                  <w:marBottom w:val="0"/>
                  <w:divBdr>
                    <w:top w:val="none" w:sz="0" w:space="0" w:color="auto"/>
                    <w:left w:val="none" w:sz="0" w:space="0" w:color="auto"/>
                    <w:bottom w:val="none" w:sz="0" w:space="0" w:color="auto"/>
                    <w:right w:val="none" w:sz="0" w:space="0" w:color="auto"/>
                  </w:divBdr>
                </w:div>
                <w:div w:id="153768887">
                  <w:marLeft w:val="0"/>
                  <w:marRight w:val="0"/>
                  <w:marTop w:val="0"/>
                  <w:marBottom w:val="0"/>
                  <w:divBdr>
                    <w:top w:val="none" w:sz="0" w:space="0" w:color="auto"/>
                    <w:left w:val="none" w:sz="0" w:space="0" w:color="auto"/>
                    <w:bottom w:val="none" w:sz="0" w:space="0" w:color="auto"/>
                    <w:right w:val="none" w:sz="0" w:space="0" w:color="auto"/>
                  </w:divBdr>
                </w:div>
                <w:div w:id="158430753">
                  <w:marLeft w:val="0"/>
                  <w:marRight w:val="0"/>
                  <w:marTop w:val="0"/>
                  <w:marBottom w:val="0"/>
                  <w:divBdr>
                    <w:top w:val="none" w:sz="0" w:space="0" w:color="auto"/>
                    <w:left w:val="none" w:sz="0" w:space="0" w:color="auto"/>
                    <w:bottom w:val="none" w:sz="0" w:space="0" w:color="auto"/>
                    <w:right w:val="none" w:sz="0" w:space="0" w:color="auto"/>
                  </w:divBdr>
                </w:div>
                <w:div w:id="159807819">
                  <w:marLeft w:val="0"/>
                  <w:marRight w:val="0"/>
                  <w:marTop w:val="0"/>
                  <w:marBottom w:val="0"/>
                  <w:divBdr>
                    <w:top w:val="none" w:sz="0" w:space="0" w:color="auto"/>
                    <w:left w:val="none" w:sz="0" w:space="0" w:color="auto"/>
                    <w:bottom w:val="none" w:sz="0" w:space="0" w:color="auto"/>
                    <w:right w:val="none" w:sz="0" w:space="0" w:color="auto"/>
                  </w:divBdr>
                </w:div>
                <w:div w:id="177548788">
                  <w:marLeft w:val="0"/>
                  <w:marRight w:val="0"/>
                  <w:marTop w:val="0"/>
                  <w:marBottom w:val="0"/>
                  <w:divBdr>
                    <w:top w:val="none" w:sz="0" w:space="0" w:color="auto"/>
                    <w:left w:val="none" w:sz="0" w:space="0" w:color="auto"/>
                    <w:bottom w:val="none" w:sz="0" w:space="0" w:color="auto"/>
                    <w:right w:val="none" w:sz="0" w:space="0" w:color="auto"/>
                  </w:divBdr>
                </w:div>
                <w:div w:id="178472586">
                  <w:marLeft w:val="0"/>
                  <w:marRight w:val="0"/>
                  <w:marTop w:val="0"/>
                  <w:marBottom w:val="0"/>
                  <w:divBdr>
                    <w:top w:val="none" w:sz="0" w:space="0" w:color="auto"/>
                    <w:left w:val="none" w:sz="0" w:space="0" w:color="auto"/>
                    <w:bottom w:val="none" w:sz="0" w:space="0" w:color="auto"/>
                    <w:right w:val="none" w:sz="0" w:space="0" w:color="auto"/>
                  </w:divBdr>
                </w:div>
                <w:div w:id="206766975">
                  <w:marLeft w:val="0"/>
                  <w:marRight w:val="0"/>
                  <w:marTop w:val="0"/>
                  <w:marBottom w:val="0"/>
                  <w:divBdr>
                    <w:top w:val="none" w:sz="0" w:space="0" w:color="auto"/>
                    <w:left w:val="none" w:sz="0" w:space="0" w:color="auto"/>
                    <w:bottom w:val="none" w:sz="0" w:space="0" w:color="auto"/>
                    <w:right w:val="none" w:sz="0" w:space="0" w:color="auto"/>
                  </w:divBdr>
                </w:div>
                <w:div w:id="209541151">
                  <w:marLeft w:val="0"/>
                  <w:marRight w:val="0"/>
                  <w:marTop w:val="0"/>
                  <w:marBottom w:val="0"/>
                  <w:divBdr>
                    <w:top w:val="none" w:sz="0" w:space="0" w:color="auto"/>
                    <w:left w:val="none" w:sz="0" w:space="0" w:color="auto"/>
                    <w:bottom w:val="none" w:sz="0" w:space="0" w:color="auto"/>
                    <w:right w:val="none" w:sz="0" w:space="0" w:color="auto"/>
                  </w:divBdr>
                </w:div>
                <w:div w:id="217396830">
                  <w:marLeft w:val="0"/>
                  <w:marRight w:val="0"/>
                  <w:marTop w:val="0"/>
                  <w:marBottom w:val="0"/>
                  <w:divBdr>
                    <w:top w:val="none" w:sz="0" w:space="0" w:color="auto"/>
                    <w:left w:val="none" w:sz="0" w:space="0" w:color="auto"/>
                    <w:bottom w:val="none" w:sz="0" w:space="0" w:color="auto"/>
                    <w:right w:val="none" w:sz="0" w:space="0" w:color="auto"/>
                  </w:divBdr>
                </w:div>
                <w:div w:id="217935423">
                  <w:marLeft w:val="0"/>
                  <w:marRight w:val="0"/>
                  <w:marTop w:val="0"/>
                  <w:marBottom w:val="0"/>
                  <w:divBdr>
                    <w:top w:val="none" w:sz="0" w:space="0" w:color="auto"/>
                    <w:left w:val="none" w:sz="0" w:space="0" w:color="auto"/>
                    <w:bottom w:val="none" w:sz="0" w:space="0" w:color="auto"/>
                    <w:right w:val="none" w:sz="0" w:space="0" w:color="auto"/>
                  </w:divBdr>
                </w:div>
                <w:div w:id="228854683">
                  <w:marLeft w:val="0"/>
                  <w:marRight w:val="0"/>
                  <w:marTop w:val="0"/>
                  <w:marBottom w:val="0"/>
                  <w:divBdr>
                    <w:top w:val="none" w:sz="0" w:space="0" w:color="auto"/>
                    <w:left w:val="none" w:sz="0" w:space="0" w:color="auto"/>
                    <w:bottom w:val="none" w:sz="0" w:space="0" w:color="auto"/>
                    <w:right w:val="none" w:sz="0" w:space="0" w:color="auto"/>
                  </w:divBdr>
                </w:div>
                <w:div w:id="233782417">
                  <w:marLeft w:val="0"/>
                  <w:marRight w:val="0"/>
                  <w:marTop w:val="0"/>
                  <w:marBottom w:val="0"/>
                  <w:divBdr>
                    <w:top w:val="none" w:sz="0" w:space="0" w:color="auto"/>
                    <w:left w:val="none" w:sz="0" w:space="0" w:color="auto"/>
                    <w:bottom w:val="none" w:sz="0" w:space="0" w:color="auto"/>
                    <w:right w:val="none" w:sz="0" w:space="0" w:color="auto"/>
                  </w:divBdr>
                </w:div>
                <w:div w:id="236479790">
                  <w:marLeft w:val="0"/>
                  <w:marRight w:val="0"/>
                  <w:marTop w:val="0"/>
                  <w:marBottom w:val="0"/>
                  <w:divBdr>
                    <w:top w:val="none" w:sz="0" w:space="0" w:color="auto"/>
                    <w:left w:val="none" w:sz="0" w:space="0" w:color="auto"/>
                    <w:bottom w:val="none" w:sz="0" w:space="0" w:color="auto"/>
                    <w:right w:val="none" w:sz="0" w:space="0" w:color="auto"/>
                  </w:divBdr>
                </w:div>
                <w:div w:id="236716734">
                  <w:marLeft w:val="0"/>
                  <w:marRight w:val="0"/>
                  <w:marTop w:val="0"/>
                  <w:marBottom w:val="0"/>
                  <w:divBdr>
                    <w:top w:val="none" w:sz="0" w:space="0" w:color="auto"/>
                    <w:left w:val="none" w:sz="0" w:space="0" w:color="auto"/>
                    <w:bottom w:val="none" w:sz="0" w:space="0" w:color="auto"/>
                    <w:right w:val="none" w:sz="0" w:space="0" w:color="auto"/>
                  </w:divBdr>
                </w:div>
                <w:div w:id="251281199">
                  <w:marLeft w:val="0"/>
                  <w:marRight w:val="0"/>
                  <w:marTop w:val="0"/>
                  <w:marBottom w:val="0"/>
                  <w:divBdr>
                    <w:top w:val="none" w:sz="0" w:space="0" w:color="auto"/>
                    <w:left w:val="none" w:sz="0" w:space="0" w:color="auto"/>
                    <w:bottom w:val="none" w:sz="0" w:space="0" w:color="auto"/>
                    <w:right w:val="none" w:sz="0" w:space="0" w:color="auto"/>
                  </w:divBdr>
                </w:div>
                <w:div w:id="251475669">
                  <w:marLeft w:val="0"/>
                  <w:marRight w:val="0"/>
                  <w:marTop w:val="0"/>
                  <w:marBottom w:val="0"/>
                  <w:divBdr>
                    <w:top w:val="none" w:sz="0" w:space="0" w:color="auto"/>
                    <w:left w:val="none" w:sz="0" w:space="0" w:color="auto"/>
                    <w:bottom w:val="none" w:sz="0" w:space="0" w:color="auto"/>
                    <w:right w:val="none" w:sz="0" w:space="0" w:color="auto"/>
                  </w:divBdr>
                </w:div>
                <w:div w:id="256406030">
                  <w:marLeft w:val="0"/>
                  <w:marRight w:val="0"/>
                  <w:marTop w:val="0"/>
                  <w:marBottom w:val="0"/>
                  <w:divBdr>
                    <w:top w:val="none" w:sz="0" w:space="0" w:color="auto"/>
                    <w:left w:val="none" w:sz="0" w:space="0" w:color="auto"/>
                    <w:bottom w:val="none" w:sz="0" w:space="0" w:color="auto"/>
                    <w:right w:val="none" w:sz="0" w:space="0" w:color="auto"/>
                  </w:divBdr>
                </w:div>
                <w:div w:id="257062733">
                  <w:marLeft w:val="0"/>
                  <w:marRight w:val="0"/>
                  <w:marTop w:val="0"/>
                  <w:marBottom w:val="0"/>
                  <w:divBdr>
                    <w:top w:val="none" w:sz="0" w:space="0" w:color="auto"/>
                    <w:left w:val="none" w:sz="0" w:space="0" w:color="auto"/>
                    <w:bottom w:val="none" w:sz="0" w:space="0" w:color="auto"/>
                    <w:right w:val="none" w:sz="0" w:space="0" w:color="auto"/>
                  </w:divBdr>
                </w:div>
                <w:div w:id="273438552">
                  <w:marLeft w:val="0"/>
                  <w:marRight w:val="0"/>
                  <w:marTop w:val="0"/>
                  <w:marBottom w:val="0"/>
                  <w:divBdr>
                    <w:top w:val="none" w:sz="0" w:space="0" w:color="auto"/>
                    <w:left w:val="none" w:sz="0" w:space="0" w:color="auto"/>
                    <w:bottom w:val="none" w:sz="0" w:space="0" w:color="auto"/>
                    <w:right w:val="none" w:sz="0" w:space="0" w:color="auto"/>
                  </w:divBdr>
                </w:div>
                <w:div w:id="275410788">
                  <w:marLeft w:val="0"/>
                  <w:marRight w:val="0"/>
                  <w:marTop w:val="0"/>
                  <w:marBottom w:val="0"/>
                  <w:divBdr>
                    <w:top w:val="none" w:sz="0" w:space="0" w:color="auto"/>
                    <w:left w:val="none" w:sz="0" w:space="0" w:color="auto"/>
                    <w:bottom w:val="none" w:sz="0" w:space="0" w:color="auto"/>
                    <w:right w:val="none" w:sz="0" w:space="0" w:color="auto"/>
                  </w:divBdr>
                </w:div>
                <w:div w:id="289896629">
                  <w:marLeft w:val="0"/>
                  <w:marRight w:val="0"/>
                  <w:marTop w:val="0"/>
                  <w:marBottom w:val="0"/>
                  <w:divBdr>
                    <w:top w:val="none" w:sz="0" w:space="0" w:color="auto"/>
                    <w:left w:val="none" w:sz="0" w:space="0" w:color="auto"/>
                    <w:bottom w:val="none" w:sz="0" w:space="0" w:color="auto"/>
                    <w:right w:val="none" w:sz="0" w:space="0" w:color="auto"/>
                  </w:divBdr>
                </w:div>
                <w:div w:id="299001897">
                  <w:marLeft w:val="0"/>
                  <w:marRight w:val="0"/>
                  <w:marTop w:val="0"/>
                  <w:marBottom w:val="0"/>
                  <w:divBdr>
                    <w:top w:val="none" w:sz="0" w:space="0" w:color="auto"/>
                    <w:left w:val="none" w:sz="0" w:space="0" w:color="auto"/>
                    <w:bottom w:val="none" w:sz="0" w:space="0" w:color="auto"/>
                    <w:right w:val="none" w:sz="0" w:space="0" w:color="auto"/>
                  </w:divBdr>
                </w:div>
                <w:div w:id="305355437">
                  <w:marLeft w:val="0"/>
                  <w:marRight w:val="0"/>
                  <w:marTop w:val="0"/>
                  <w:marBottom w:val="0"/>
                  <w:divBdr>
                    <w:top w:val="none" w:sz="0" w:space="0" w:color="auto"/>
                    <w:left w:val="none" w:sz="0" w:space="0" w:color="auto"/>
                    <w:bottom w:val="none" w:sz="0" w:space="0" w:color="auto"/>
                    <w:right w:val="none" w:sz="0" w:space="0" w:color="auto"/>
                  </w:divBdr>
                </w:div>
                <w:div w:id="307394240">
                  <w:marLeft w:val="0"/>
                  <w:marRight w:val="0"/>
                  <w:marTop w:val="0"/>
                  <w:marBottom w:val="0"/>
                  <w:divBdr>
                    <w:top w:val="none" w:sz="0" w:space="0" w:color="auto"/>
                    <w:left w:val="none" w:sz="0" w:space="0" w:color="auto"/>
                    <w:bottom w:val="none" w:sz="0" w:space="0" w:color="auto"/>
                    <w:right w:val="none" w:sz="0" w:space="0" w:color="auto"/>
                  </w:divBdr>
                </w:div>
                <w:div w:id="312103345">
                  <w:marLeft w:val="0"/>
                  <w:marRight w:val="0"/>
                  <w:marTop w:val="0"/>
                  <w:marBottom w:val="0"/>
                  <w:divBdr>
                    <w:top w:val="none" w:sz="0" w:space="0" w:color="auto"/>
                    <w:left w:val="none" w:sz="0" w:space="0" w:color="auto"/>
                    <w:bottom w:val="none" w:sz="0" w:space="0" w:color="auto"/>
                    <w:right w:val="none" w:sz="0" w:space="0" w:color="auto"/>
                  </w:divBdr>
                </w:div>
                <w:div w:id="317660650">
                  <w:marLeft w:val="0"/>
                  <w:marRight w:val="0"/>
                  <w:marTop w:val="0"/>
                  <w:marBottom w:val="0"/>
                  <w:divBdr>
                    <w:top w:val="none" w:sz="0" w:space="0" w:color="auto"/>
                    <w:left w:val="none" w:sz="0" w:space="0" w:color="auto"/>
                    <w:bottom w:val="none" w:sz="0" w:space="0" w:color="auto"/>
                    <w:right w:val="none" w:sz="0" w:space="0" w:color="auto"/>
                  </w:divBdr>
                </w:div>
                <w:div w:id="329724533">
                  <w:marLeft w:val="0"/>
                  <w:marRight w:val="0"/>
                  <w:marTop w:val="0"/>
                  <w:marBottom w:val="0"/>
                  <w:divBdr>
                    <w:top w:val="none" w:sz="0" w:space="0" w:color="auto"/>
                    <w:left w:val="none" w:sz="0" w:space="0" w:color="auto"/>
                    <w:bottom w:val="none" w:sz="0" w:space="0" w:color="auto"/>
                    <w:right w:val="none" w:sz="0" w:space="0" w:color="auto"/>
                  </w:divBdr>
                </w:div>
                <w:div w:id="332225903">
                  <w:marLeft w:val="0"/>
                  <w:marRight w:val="0"/>
                  <w:marTop w:val="0"/>
                  <w:marBottom w:val="0"/>
                  <w:divBdr>
                    <w:top w:val="none" w:sz="0" w:space="0" w:color="auto"/>
                    <w:left w:val="none" w:sz="0" w:space="0" w:color="auto"/>
                    <w:bottom w:val="none" w:sz="0" w:space="0" w:color="auto"/>
                    <w:right w:val="none" w:sz="0" w:space="0" w:color="auto"/>
                  </w:divBdr>
                </w:div>
                <w:div w:id="335111645">
                  <w:marLeft w:val="0"/>
                  <w:marRight w:val="0"/>
                  <w:marTop w:val="0"/>
                  <w:marBottom w:val="0"/>
                  <w:divBdr>
                    <w:top w:val="none" w:sz="0" w:space="0" w:color="auto"/>
                    <w:left w:val="none" w:sz="0" w:space="0" w:color="auto"/>
                    <w:bottom w:val="none" w:sz="0" w:space="0" w:color="auto"/>
                    <w:right w:val="none" w:sz="0" w:space="0" w:color="auto"/>
                  </w:divBdr>
                </w:div>
                <w:div w:id="335614217">
                  <w:marLeft w:val="0"/>
                  <w:marRight w:val="0"/>
                  <w:marTop w:val="0"/>
                  <w:marBottom w:val="0"/>
                  <w:divBdr>
                    <w:top w:val="none" w:sz="0" w:space="0" w:color="auto"/>
                    <w:left w:val="none" w:sz="0" w:space="0" w:color="auto"/>
                    <w:bottom w:val="none" w:sz="0" w:space="0" w:color="auto"/>
                    <w:right w:val="none" w:sz="0" w:space="0" w:color="auto"/>
                  </w:divBdr>
                </w:div>
                <w:div w:id="341472746">
                  <w:marLeft w:val="0"/>
                  <w:marRight w:val="0"/>
                  <w:marTop w:val="0"/>
                  <w:marBottom w:val="0"/>
                  <w:divBdr>
                    <w:top w:val="none" w:sz="0" w:space="0" w:color="auto"/>
                    <w:left w:val="none" w:sz="0" w:space="0" w:color="auto"/>
                    <w:bottom w:val="none" w:sz="0" w:space="0" w:color="auto"/>
                    <w:right w:val="none" w:sz="0" w:space="0" w:color="auto"/>
                  </w:divBdr>
                </w:div>
                <w:div w:id="342440030">
                  <w:marLeft w:val="0"/>
                  <w:marRight w:val="0"/>
                  <w:marTop w:val="0"/>
                  <w:marBottom w:val="0"/>
                  <w:divBdr>
                    <w:top w:val="none" w:sz="0" w:space="0" w:color="auto"/>
                    <w:left w:val="none" w:sz="0" w:space="0" w:color="auto"/>
                    <w:bottom w:val="none" w:sz="0" w:space="0" w:color="auto"/>
                    <w:right w:val="none" w:sz="0" w:space="0" w:color="auto"/>
                  </w:divBdr>
                </w:div>
                <w:div w:id="342631693">
                  <w:marLeft w:val="0"/>
                  <w:marRight w:val="0"/>
                  <w:marTop w:val="0"/>
                  <w:marBottom w:val="0"/>
                  <w:divBdr>
                    <w:top w:val="none" w:sz="0" w:space="0" w:color="auto"/>
                    <w:left w:val="none" w:sz="0" w:space="0" w:color="auto"/>
                    <w:bottom w:val="none" w:sz="0" w:space="0" w:color="auto"/>
                    <w:right w:val="none" w:sz="0" w:space="0" w:color="auto"/>
                  </w:divBdr>
                </w:div>
                <w:div w:id="345403632">
                  <w:marLeft w:val="0"/>
                  <w:marRight w:val="0"/>
                  <w:marTop w:val="0"/>
                  <w:marBottom w:val="0"/>
                  <w:divBdr>
                    <w:top w:val="none" w:sz="0" w:space="0" w:color="auto"/>
                    <w:left w:val="none" w:sz="0" w:space="0" w:color="auto"/>
                    <w:bottom w:val="none" w:sz="0" w:space="0" w:color="auto"/>
                    <w:right w:val="none" w:sz="0" w:space="0" w:color="auto"/>
                  </w:divBdr>
                </w:div>
                <w:div w:id="355742310">
                  <w:marLeft w:val="0"/>
                  <w:marRight w:val="0"/>
                  <w:marTop w:val="0"/>
                  <w:marBottom w:val="0"/>
                  <w:divBdr>
                    <w:top w:val="none" w:sz="0" w:space="0" w:color="auto"/>
                    <w:left w:val="none" w:sz="0" w:space="0" w:color="auto"/>
                    <w:bottom w:val="none" w:sz="0" w:space="0" w:color="auto"/>
                    <w:right w:val="none" w:sz="0" w:space="0" w:color="auto"/>
                  </w:divBdr>
                </w:div>
                <w:div w:id="359010894">
                  <w:marLeft w:val="0"/>
                  <w:marRight w:val="0"/>
                  <w:marTop w:val="0"/>
                  <w:marBottom w:val="0"/>
                  <w:divBdr>
                    <w:top w:val="none" w:sz="0" w:space="0" w:color="auto"/>
                    <w:left w:val="none" w:sz="0" w:space="0" w:color="auto"/>
                    <w:bottom w:val="none" w:sz="0" w:space="0" w:color="auto"/>
                    <w:right w:val="none" w:sz="0" w:space="0" w:color="auto"/>
                  </w:divBdr>
                </w:div>
                <w:div w:id="360017815">
                  <w:marLeft w:val="0"/>
                  <w:marRight w:val="0"/>
                  <w:marTop w:val="0"/>
                  <w:marBottom w:val="0"/>
                  <w:divBdr>
                    <w:top w:val="none" w:sz="0" w:space="0" w:color="auto"/>
                    <w:left w:val="none" w:sz="0" w:space="0" w:color="auto"/>
                    <w:bottom w:val="none" w:sz="0" w:space="0" w:color="auto"/>
                    <w:right w:val="none" w:sz="0" w:space="0" w:color="auto"/>
                  </w:divBdr>
                </w:div>
                <w:div w:id="364713991">
                  <w:marLeft w:val="0"/>
                  <w:marRight w:val="0"/>
                  <w:marTop w:val="0"/>
                  <w:marBottom w:val="0"/>
                  <w:divBdr>
                    <w:top w:val="none" w:sz="0" w:space="0" w:color="auto"/>
                    <w:left w:val="none" w:sz="0" w:space="0" w:color="auto"/>
                    <w:bottom w:val="none" w:sz="0" w:space="0" w:color="auto"/>
                    <w:right w:val="none" w:sz="0" w:space="0" w:color="auto"/>
                  </w:divBdr>
                </w:div>
                <w:div w:id="376202894">
                  <w:marLeft w:val="0"/>
                  <w:marRight w:val="0"/>
                  <w:marTop w:val="0"/>
                  <w:marBottom w:val="0"/>
                  <w:divBdr>
                    <w:top w:val="none" w:sz="0" w:space="0" w:color="auto"/>
                    <w:left w:val="none" w:sz="0" w:space="0" w:color="auto"/>
                    <w:bottom w:val="none" w:sz="0" w:space="0" w:color="auto"/>
                    <w:right w:val="none" w:sz="0" w:space="0" w:color="auto"/>
                  </w:divBdr>
                </w:div>
                <w:div w:id="386338922">
                  <w:marLeft w:val="0"/>
                  <w:marRight w:val="0"/>
                  <w:marTop w:val="0"/>
                  <w:marBottom w:val="0"/>
                  <w:divBdr>
                    <w:top w:val="none" w:sz="0" w:space="0" w:color="auto"/>
                    <w:left w:val="none" w:sz="0" w:space="0" w:color="auto"/>
                    <w:bottom w:val="none" w:sz="0" w:space="0" w:color="auto"/>
                    <w:right w:val="none" w:sz="0" w:space="0" w:color="auto"/>
                  </w:divBdr>
                </w:div>
                <w:div w:id="388960595">
                  <w:marLeft w:val="0"/>
                  <w:marRight w:val="0"/>
                  <w:marTop w:val="0"/>
                  <w:marBottom w:val="0"/>
                  <w:divBdr>
                    <w:top w:val="none" w:sz="0" w:space="0" w:color="auto"/>
                    <w:left w:val="none" w:sz="0" w:space="0" w:color="auto"/>
                    <w:bottom w:val="none" w:sz="0" w:space="0" w:color="auto"/>
                    <w:right w:val="none" w:sz="0" w:space="0" w:color="auto"/>
                  </w:divBdr>
                </w:div>
                <w:div w:id="398289431">
                  <w:marLeft w:val="0"/>
                  <w:marRight w:val="0"/>
                  <w:marTop w:val="0"/>
                  <w:marBottom w:val="0"/>
                  <w:divBdr>
                    <w:top w:val="none" w:sz="0" w:space="0" w:color="auto"/>
                    <w:left w:val="none" w:sz="0" w:space="0" w:color="auto"/>
                    <w:bottom w:val="none" w:sz="0" w:space="0" w:color="auto"/>
                    <w:right w:val="none" w:sz="0" w:space="0" w:color="auto"/>
                  </w:divBdr>
                </w:div>
                <w:div w:id="399211659">
                  <w:marLeft w:val="0"/>
                  <w:marRight w:val="0"/>
                  <w:marTop w:val="0"/>
                  <w:marBottom w:val="0"/>
                  <w:divBdr>
                    <w:top w:val="none" w:sz="0" w:space="0" w:color="auto"/>
                    <w:left w:val="none" w:sz="0" w:space="0" w:color="auto"/>
                    <w:bottom w:val="none" w:sz="0" w:space="0" w:color="auto"/>
                    <w:right w:val="none" w:sz="0" w:space="0" w:color="auto"/>
                  </w:divBdr>
                </w:div>
                <w:div w:id="400447508">
                  <w:marLeft w:val="0"/>
                  <w:marRight w:val="0"/>
                  <w:marTop w:val="0"/>
                  <w:marBottom w:val="0"/>
                  <w:divBdr>
                    <w:top w:val="none" w:sz="0" w:space="0" w:color="auto"/>
                    <w:left w:val="none" w:sz="0" w:space="0" w:color="auto"/>
                    <w:bottom w:val="none" w:sz="0" w:space="0" w:color="auto"/>
                    <w:right w:val="none" w:sz="0" w:space="0" w:color="auto"/>
                  </w:divBdr>
                </w:div>
                <w:div w:id="404496648">
                  <w:marLeft w:val="0"/>
                  <w:marRight w:val="0"/>
                  <w:marTop w:val="0"/>
                  <w:marBottom w:val="0"/>
                  <w:divBdr>
                    <w:top w:val="none" w:sz="0" w:space="0" w:color="auto"/>
                    <w:left w:val="none" w:sz="0" w:space="0" w:color="auto"/>
                    <w:bottom w:val="none" w:sz="0" w:space="0" w:color="auto"/>
                    <w:right w:val="none" w:sz="0" w:space="0" w:color="auto"/>
                  </w:divBdr>
                </w:div>
                <w:div w:id="404960156">
                  <w:marLeft w:val="0"/>
                  <w:marRight w:val="0"/>
                  <w:marTop w:val="0"/>
                  <w:marBottom w:val="0"/>
                  <w:divBdr>
                    <w:top w:val="none" w:sz="0" w:space="0" w:color="auto"/>
                    <w:left w:val="none" w:sz="0" w:space="0" w:color="auto"/>
                    <w:bottom w:val="none" w:sz="0" w:space="0" w:color="auto"/>
                    <w:right w:val="none" w:sz="0" w:space="0" w:color="auto"/>
                  </w:divBdr>
                </w:div>
                <w:div w:id="406651824">
                  <w:marLeft w:val="0"/>
                  <w:marRight w:val="0"/>
                  <w:marTop w:val="0"/>
                  <w:marBottom w:val="0"/>
                  <w:divBdr>
                    <w:top w:val="none" w:sz="0" w:space="0" w:color="auto"/>
                    <w:left w:val="none" w:sz="0" w:space="0" w:color="auto"/>
                    <w:bottom w:val="none" w:sz="0" w:space="0" w:color="auto"/>
                    <w:right w:val="none" w:sz="0" w:space="0" w:color="auto"/>
                  </w:divBdr>
                </w:div>
                <w:div w:id="409809233">
                  <w:marLeft w:val="0"/>
                  <w:marRight w:val="0"/>
                  <w:marTop w:val="0"/>
                  <w:marBottom w:val="0"/>
                  <w:divBdr>
                    <w:top w:val="none" w:sz="0" w:space="0" w:color="auto"/>
                    <w:left w:val="none" w:sz="0" w:space="0" w:color="auto"/>
                    <w:bottom w:val="none" w:sz="0" w:space="0" w:color="auto"/>
                    <w:right w:val="none" w:sz="0" w:space="0" w:color="auto"/>
                  </w:divBdr>
                </w:div>
                <w:div w:id="410346403">
                  <w:marLeft w:val="0"/>
                  <w:marRight w:val="0"/>
                  <w:marTop w:val="0"/>
                  <w:marBottom w:val="0"/>
                  <w:divBdr>
                    <w:top w:val="none" w:sz="0" w:space="0" w:color="auto"/>
                    <w:left w:val="none" w:sz="0" w:space="0" w:color="auto"/>
                    <w:bottom w:val="none" w:sz="0" w:space="0" w:color="auto"/>
                    <w:right w:val="none" w:sz="0" w:space="0" w:color="auto"/>
                  </w:divBdr>
                </w:div>
                <w:div w:id="414011059">
                  <w:marLeft w:val="0"/>
                  <w:marRight w:val="0"/>
                  <w:marTop w:val="0"/>
                  <w:marBottom w:val="0"/>
                  <w:divBdr>
                    <w:top w:val="none" w:sz="0" w:space="0" w:color="auto"/>
                    <w:left w:val="none" w:sz="0" w:space="0" w:color="auto"/>
                    <w:bottom w:val="none" w:sz="0" w:space="0" w:color="auto"/>
                    <w:right w:val="none" w:sz="0" w:space="0" w:color="auto"/>
                  </w:divBdr>
                </w:div>
                <w:div w:id="414865026">
                  <w:marLeft w:val="0"/>
                  <w:marRight w:val="0"/>
                  <w:marTop w:val="0"/>
                  <w:marBottom w:val="0"/>
                  <w:divBdr>
                    <w:top w:val="none" w:sz="0" w:space="0" w:color="auto"/>
                    <w:left w:val="none" w:sz="0" w:space="0" w:color="auto"/>
                    <w:bottom w:val="none" w:sz="0" w:space="0" w:color="auto"/>
                    <w:right w:val="none" w:sz="0" w:space="0" w:color="auto"/>
                  </w:divBdr>
                </w:div>
                <w:div w:id="415706735">
                  <w:marLeft w:val="0"/>
                  <w:marRight w:val="0"/>
                  <w:marTop w:val="0"/>
                  <w:marBottom w:val="0"/>
                  <w:divBdr>
                    <w:top w:val="none" w:sz="0" w:space="0" w:color="auto"/>
                    <w:left w:val="none" w:sz="0" w:space="0" w:color="auto"/>
                    <w:bottom w:val="none" w:sz="0" w:space="0" w:color="auto"/>
                    <w:right w:val="none" w:sz="0" w:space="0" w:color="auto"/>
                  </w:divBdr>
                </w:div>
                <w:div w:id="418135349">
                  <w:marLeft w:val="0"/>
                  <w:marRight w:val="0"/>
                  <w:marTop w:val="0"/>
                  <w:marBottom w:val="0"/>
                  <w:divBdr>
                    <w:top w:val="none" w:sz="0" w:space="0" w:color="auto"/>
                    <w:left w:val="none" w:sz="0" w:space="0" w:color="auto"/>
                    <w:bottom w:val="none" w:sz="0" w:space="0" w:color="auto"/>
                    <w:right w:val="none" w:sz="0" w:space="0" w:color="auto"/>
                  </w:divBdr>
                </w:div>
                <w:div w:id="421267807">
                  <w:marLeft w:val="0"/>
                  <w:marRight w:val="0"/>
                  <w:marTop w:val="0"/>
                  <w:marBottom w:val="0"/>
                  <w:divBdr>
                    <w:top w:val="none" w:sz="0" w:space="0" w:color="auto"/>
                    <w:left w:val="none" w:sz="0" w:space="0" w:color="auto"/>
                    <w:bottom w:val="none" w:sz="0" w:space="0" w:color="auto"/>
                    <w:right w:val="none" w:sz="0" w:space="0" w:color="auto"/>
                  </w:divBdr>
                </w:div>
                <w:div w:id="421806720">
                  <w:marLeft w:val="0"/>
                  <w:marRight w:val="0"/>
                  <w:marTop w:val="0"/>
                  <w:marBottom w:val="0"/>
                  <w:divBdr>
                    <w:top w:val="none" w:sz="0" w:space="0" w:color="auto"/>
                    <w:left w:val="none" w:sz="0" w:space="0" w:color="auto"/>
                    <w:bottom w:val="none" w:sz="0" w:space="0" w:color="auto"/>
                    <w:right w:val="none" w:sz="0" w:space="0" w:color="auto"/>
                  </w:divBdr>
                </w:div>
                <w:div w:id="429087971">
                  <w:marLeft w:val="0"/>
                  <w:marRight w:val="0"/>
                  <w:marTop w:val="0"/>
                  <w:marBottom w:val="0"/>
                  <w:divBdr>
                    <w:top w:val="none" w:sz="0" w:space="0" w:color="auto"/>
                    <w:left w:val="none" w:sz="0" w:space="0" w:color="auto"/>
                    <w:bottom w:val="none" w:sz="0" w:space="0" w:color="auto"/>
                    <w:right w:val="none" w:sz="0" w:space="0" w:color="auto"/>
                  </w:divBdr>
                </w:div>
                <w:div w:id="434792498">
                  <w:marLeft w:val="0"/>
                  <w:marRight w:val="0"/>
                  <w:marTop w:val="0"/>
                  <w:marBottom w:val="0"/>
                  <w:divBdr>
                    <w:top w:val="none" w:sz="0" w:space="0" w:color="auto"/>
                    <w:left w:val="none" w:sz="0" w:space="0" w:color="auto"/>
                    <w:bottom w:val="none" w:sz="0" w:space="0" w:color="auto"/>
                    <w:right w:val="none" w:sz="0" w:space="0" w:color="auto"/>
                  </w:divBdr>
                </w:div>
                <w:div w:id="434906687">
                  <w:marLeft w:val="0"/>
                  <w:marRight w:val="0"/>
                  <w:marTop w:val="0"/>
                  <w:marBottom w:val="0"/>
                  <w:divBdr>
                    <w:top w:val="none" w:sz="0" w:space="0" w:color="auto"/>
                    <w:left w:val="none" w:sz="0" w:space="0" w:color="auto"/>
                    <w:bottom w:val="none" w:sz="0" w:space="0" w:color="auto"/>
                    <w:right w:val="none" w:sz="0" w:space="0" w:color="auto"/>
                  </w:divBdr>
                </w:div>
                <w:div w:id="437604831">
                  <w:marLeft w:val="0"/>
                  <w:marRight w:val="0"/>
                  <w:marTop w:val="0"/>
                  <w:marBottom w:val="0"/>
                  <w:divBdr>
                    <w:top w:val="none" w:sz="0" w:space="0" w:color="auto"/>
                    <w:left w:val="none" w:sz="0" w:space="0" w:color="auto"/>
                    <w:bottom w:val="none" w:sz="0" w:space="0" w:color="auto"/>
                    <w:right w:val="none" w:sz="0" w:space="0" w:color="auto"/>
                  </w:divBdr>
                </w:div>
                <w:div w:id="442383030">
                  <w:marLeft w:val="0"/>
                  <w:marRight w:val="0"/>
                  <w:marTop w:val="0"/>
                  <w:marBottom w:val="0"/>
                  <w:divBdr>
                    <w:top w:val="none" w:sz="0" w:space="0" w:color="auto"/>
                    <w:left w:val="none" w:sz="0" w:space="0" w:color="auto"/>
                    <w:bottom w:val="none" w:sz="0" w:space="0" w:color="auto"/>
                    <w:right w:val="none" w:sz="0" w:space="0" w:color="auto"/>
                  </w:divBdr>
                </w:div>
                <w:div w:id="446043048">
                  <w:marLeft w:val="0"/>
                  <w:marRight w:val="0"/>
                  <w:marTop w:val="0"/>
                  <w:marBottom w:val="0"/>
                  <w:divBdr>
                    <w:top w:val="none" w:sz="0" w:space="0" w:color="auto"/>
                    <w:left w:val="none" w:sz="0" w:space="0" w:color="auto"/>
                    <w:bottom w:val="none" w:sz="0" w:space="0" w:color="auto"/>
                    <w:right w:val="none" w:sz="0" w:space="0" w:color="auto"/>
                  </w:divBdr>
                </w:div>
                <w:div w:id="452139488">
                  <w:marLeft w:val="0"/>
                  <w:marRight w:val="0"/>
                  <w:marTop w:val="0"/>
                  <w:marBottom w:val="0"/>
                  <w:divBdr>
                    <w:top w:val="none" w:sz="0" w:space="0" w:color="auto"/>
                    <w:left w:val="none" w:sz="0" w:space="0" w:color="auto"/>
                    <w:bottom w:val="none" w:sz="0" w:space="0" w:color="auto"/>
                    <w:right w:val="none" w:sz="0" w:space="0" w:color="auto"/>
                  </w:divBdr>
                </w:div>
                <w:div w:id="459299152">
                  <w:marLeft w:val="0"/>
                  <w:marRight w:val="0"/>
                  <w:marTop w:val="0"/>
                  <w:marBottom w:val="0"/>
                  <w:divBdr>
                    <w:top w:val="none" w:sz="0" w:space="0" w:color="auto"/>
                    <w:left w:val="none" w:sz="0" w:space="0" w:color="auto"/>
                    <w:bottom w:val="none" w:sz="0" w:space="0" w:color="auto"/>
                    <w:right w:val="none" w:sz="0" w:space="0" w:color="auto"/>
                  </w:divBdr>
                </w:div>
                <w:div w:id="460224719">
                  <w:marLeft w:val="0"/>
                  <w:marRight w:val="0"/>
                  <w:marTop w:val="0"/>
                  <w:marBottom w:val="0"/>
                  <w:divBdr>
                    <w:top w:val="none" w:sz="0" w:space="0" w:color="auto"/>
                    <w:left w:val="none" w:sz="0" w:space="0" w:color="auto"/>
                    <w:bottom w:val="none" w:sz="0" w:space="0" w:color="auto"/>
                    <w:right w:val="none" w:sz="0" w:space="0" w:color="auto"/>
                  </w:divBdr>
                </w:div>
                <w:div w:id="460808694">
                  <w:marLeft w:val="0"/>
                  <w:marRight w:val="0"/>
                  <w:marTop w:val="0"/>
                  <w:marBottom w:val="0"/>
                  <w:divBdr>
                    <w:top w:val="none" w:sz="0" w:space="0" w:color="auto"/>
                    <w:left w:val="none" w:sz="0" w:space="0" w:color="auto"/>
                    <w:bottom w:val="none" w:sz="0" w:space="0" w:color="auto"/>
                    <w:right w:val="none" w:sz="0" w:space="0" w:color="auto"/>
                  </w:divBdr>
                </w:div>
                <w:div w:id="480342255">
                  <w:marLeft w:val="0"/>
                  <w:marRight w:val="0"/>
                  <w:marTop w:val="0"/>
                  <w:marBottom w:val="0"/>
                  <w:divBdr>
                    <w:top w:val="none" w:sz="0" w:space="0" w:color="auto"/>
                    <w:left w:val="none" w:sz="0" w:space="0" w:color="auto"/>
                    <w:bottom w:val="none" w:sz="0" w:space="0" w:color="auto"/>
                    <w:right w:val="none" w:sz="0" w:space="0" w:color="auto"/>
                  </w:divBdr>
                </w:div>
                <w:div w:id="484592329">
                  <w:marLeft w:val="0"/>
                  <w:marRight w:val="0"/>
                  <w:marTop w:val="0"/>
                  <w:marBottom w:val="0"/>
                  <w:divBdr>
                    <w:top w:val="none" w:sz="0" w:space="0" w:color="auto"/>
                    <w:left w:val="none" w:sz="0" w:space="0" w:color="auto"/>
                    <w:bottom w:val="none" w:sz="0" w:space="0" w:color="auto"/>
                    <w:right w:val="none" w:sz="0" w:space="0" w:color="auto"/>
                  </w:divBdr>
                </w:div>
                <w:div w:id="487668518">
                  <w:marLeft w:val="0"/>
                  <w:marRight w:val="0"/>
                  <w:marTop w:val="0"/>
                  <w:marBottom w:val="0"/>
                  <w:divBdr>
                    <w:top w:val="none" w:sz="0" w:space="0" w:color="auto"/>
                    <w:left w:val="none" w:sz="0" w:space="0" w:color="auto"/>
                    <w:bottom w:val="none" w:sz="0" w:space="0" w:color="auto"/>
                    <w:right w:val="none" w:sz="0" w:space="0" w:color="auto"/>
                  </w:divBdr>
                </w:div>
                <w:div w:id="487941846">
                  <w:marLeft w:val="0"/>
                  <w:marRight w:val="0"/>
                  <w:marTop w:val="0"/>
                  <w:marBottom w:val="0"/>
                  <w:divBdr>
                    <w:top w:val="none" w:sz="0" w:space="0" w:color="auto"/>
                    <w:left w:val="none" w:sz="0" w:space="0" w:color="auto"/>
                    <w:bottom w:val="none" w:sz="0" w:space="0" w:color="auto"/>
                    <w:right w:val="none" w:sz="0" w:space="0" w:color="auto"/>
                  </w:divBdr>
                </w:div>
                <w:div w:id="497502056">
                  <w:marLeft w:val="0"/>
                  <w:marRight w:val="0"/>
                  <w:marTop w:val="0"/>
                  <w:marBottom w:val="0"/>
                  <w:divBdr>
                    <w:top w:val="none" w:sz="0" w:space="0" w:color="auto"/>
                    <w:left w:val="none" w:sz="0" w:space="0" w:color="auto"/>
                    <w:bottom w:val="none" w:sz="0" w:space="0" w:color="auto"/>
                    <w:right w:val="none" w:sz="0" w:space="0" w:color="auto"/>
                  </w:divBdr>
                </w:div>
                <w:div w:id="506486139">
                  <w:marLeft w:val="0"/>
                  <w:marRight w:val="0"/>
                  <w:marTop w:val="0"/>
                  <w:marBottom w:val="0"/>
                  <w:divBdr>
                    <w:top w:val="none" w:sz="0" w:space="0" w:color="auto"/>
                    <w:left w:val="none" w:sz="0" w:space="0" w:color="auto"/>
                    <w:bottom w:val="none" w:sz="0" w:space="0" w:color="auto"/>
                    <w:right w:val="none" w:sz="0" w:space="0" w:color="auto"/>
                  </w:divBdr>
                </w:div>
                <w:div w:id="511726677">
                  <w:marLeft w:val="0"/>
                  <w:marRight w:val="0"/>
                  <w:marTop w:val="0"/>
                  <w:marBottom w:val="0"/>
                  <w:divBdr>
                    <w:top w:val="none" w:sz="0" w:space="0" w:color="auto"/>
                    <w:left w:val="none" w:sz="0" w:space="0" w:color="auto"/>
                    <w:bottom w:val="none" w:sz="0" w:space="0" w:color="auto"/>
                    <w:right w:val="none" w:sz="0" w:space="0" w:color="auto"/>
                  </w:divBdr>
                </w:div>
                <w:div w:id="515651394">
                  <w:marLeft w:val="0"/>
                  <w:marRight w:val="0"/>
                  <w:marTop w:val="0"/>
                  <w:marBottom w:val="0"/>
                  <w:divBdr>
                    <w:top w:val="none" w:sz="0" w:space="0" w:color="auto"/>
                    <w:left w:val="none" w:sz="0" w:space="0" w:color="auto"/>
                    <w:bottom w:val="none" w:sz="0" w:space="0" w:color="auto"/>
                    <w:right w:val="none" w:sz="0" w:space="0" w:color="auto"/>
                  </w:divBdr>
                </w:div>
                <w:div w:id="517894385">
                  <w:marLeft w:val="0"/>
                  <w:marRight w:val="0"/>
                  <w:marTop w:val="0"/>
                  <w:marBottom w:val="0"/>
                  <w:divBdr>
                    <w:top w:val="none" w:sz="0" w:space="0" w:color="auto"/>
                    <w:left w:val="none" w:sz="0" w:space="0" w:color="auto"/>
                    <w:bottom w:val="none" w:sz="0" w:space="0" w:color="auto"/>
                    <w:right w:val="none" w:sz="0" w:space="0" w:color="auto"/>
                  </w:divBdr>
                </w:div>
                <w:div w:id="518933974">
                  <w:marLeft w:val="0"/>
                  <w:marRight w:val="0"/>
                  <w:marTop w:val="0"/>
                  <w:marBottom w:val="0"/>
                  <w:divBdr>
                    <w:top w:val="none" w:sz="0" w:space="0" w:color="auto"/>
                    <w:left w:val="none" w:sz="0" w:space="0" w:color="auto"/>
                    <w:bottom w:val="none" w:sz="0" w:space="0" w:color="auto"/>
                    <w:right w:val="none" w:sz="0" w:space="0" w:color="auto"/>
                  </w:divBdr>
                </w:div>
                <w:div w:id="546453865">
                  <w:marLeft w:val="0"/>
                  <w:marRight w:val="0"/>
                  <w:marTop w:val="0"/>
                  <w:marBottom w:val="0"/>
                  <w:divBdr>
                    <w:top w:val="none" w:sz="0" w:space="0" w:color="auto"/>
                    <w:left w:val="none" w:sz="0" w:space="0" w:color="auto"/>
                    <w:bottom w:val="none" w:sz="0" w:space="0" w:color="auto"/>
                    <w:right w:val="none" w:sz="0" w:space="0" w:color="auto"/>
                  </w:divBdr>
                </w:div>
                <w:div w:id="552888986">
                  <w:marLeft w:val="0"/>
                  <w:marRight w:val="0"/>
                  <w:marTop w:val="0"/>
                  <w:marBottom w:val="0"/>
                  <w:divBdr>
                    <w:top w:val="none" w:sz="0" w:space="0" w:color="auto"/>
                    <w:left w:val="none" w:sz="0" w:space="0" w:color="auto"/>
                    <w:bottom w:val="none" w:sz="0" w:space="0" w:color="auto"/>
                    <w:right w:val="none" w:sz="0" w:space="0" w:color="auto"/>
                  </w:divBdr>
                </w:div>
                <w:div w:id="576520393">
                  <w:marLeft w:val="0"/>
                  <w:marRight w:val="0"/>
                  <w:marTop w:val="0"/>
                  <w:marBottom w:val="0"/>
                  <w:divBdr>
                    <w:top w:val="none" w:sz="0" w:space="0" w:color="auto"/>
                    <w:left w:val="none" w:sz="0" w:space="0" w:color="auto"/>
                    <w:bottom w:val="none" w:sz="0" w:space="0" w:color="auto"/>
                    <w:right w:val="none" w:sz="0" w:space="0" w:color="auto"/>
                  </w:divBdr>
                </w:div>
                <w:div w:id="583801947">
                  <w:marLeft w:val="0"/>
                  <w:marRight w:val="0"/>
                  <w:marTop w:val="0"/>
                  <w:marBottom w:val="0"/>
                  <w:divBdr>
                    <w:top w:val="none" w:sz="0" w:space="0" w:color="auto"/>
                    <w:left w:val="none" w:sz="0" w:space="0" w:color="auto"/>
                    <w:bottom w:val="none" w:sz="0" w:space="0" w:color="auto"/>
                    <w:right w:val="none" w:sz="0" w:space="0" w:color="auto"/>
                  </w:divBdr>
                </w:div>
                <w:div w:id="585191080">
                  <w:marLeft w:val="0"/>
                  <w:marRight w:val="0"/>
                  <w:marTop w:val="0"/>
                  <w:marBottom w:val="0"/>
                  <w:divBdr>
                    <w:top w:val="none" w:sz="0" w:space="0" w:color="auto"/>
                    <w:left w:val="none" w:sz="0" w:space="0" w:color="auto"/>
                    <w:bottom w:val="none" w:sz="0" w:space="0" w:color="auto"/>
                    <w:right w:val="none" w:sz="0" w:space="0" w:color="auto"/>
                  </w:divBdr>
                </w:div>
                <w:div w:id="588126360">
                  <w:marLeft w:val="0"/>
                  <w:marRight w:val="0"/>
                  <w:marTop w:val="0"/>
                  <w:marBottom w:val="0"/>
                  <w:divBdr>
                    <w:top w:val="none" w:sz="0" w:space="0" w:color="auto"/>
                    <w:left w:val="none" w:sz="0" w:space="0" w:color="auto"/>
                    <w:bottom w:val="none" w:sz="0" w:space="0" w:color="auto"/>
                    <w:right w:val="none" w:sz="0" w:space="0" w:color="auto"/>
                  </w:divBdr>
                </w:div>
                <w:div w:id="590432512">
                  <w:marLeft w:val="0"/>
                  <w:marRight w:val="0"/>
                  <w:marTop w:val="0"/>
                  <w:marBottom w:val="0"/>
                  <w:divBdr>
                    <w:top w:val="none" w:sz="0" w:space="0" w:color="auto"/>
                    <w:left w:val="none" w:sz="0" w:space="0" w:color="auto"/>
                    <w:bottom w:val="none" w:sz="0" w:space="0" w:color="auto"/>
                    <w:right w:val="none" w:sz="0" w:space="0" w:color="auto"/>
                  </w:divBdr>
                </w:div>
                <w:div w:id="593712925">
                  <w:marLeft w:val="0"/>
                  <w:marRight w:val="0"/>
                  <w:marTop w:val="0"/>
                  <w:marBottom w:val="0"/>
                  <w:divBdr>
                    <w:top w:val="none" w:sz="0" w:space="0" w:color="auto"/>
                    <w:left w:val="none" w:sz="0" w:space="0" w:color="auto"/>
                    <w:bottom w:val="none" w:sz="0" w:space="0" w:color="auto"/>
                    <w:right w:val="none" w:sz="0" w:space="0" w:color="auto"/>
                  </w:divBdr>
                </w:div>
                <w:div w:id="596402244">
                  <w:marLeft w:val="0"/>
                  <w:marRight w:val="0"/>
                  <w:marTop w:val="0"/>
                  <w:marBottom w:val="0"/>
                  <w:divBdr>
                    <w:top w:val="none" w:sz="0" w:space="0" w:color="auto"/>
                    <w:left w:val="none" w:sz="0" w:space="0" w:color="auto"/>
                    <w:bottom w:val="none" w:sz="0" w:space="0" w:color="auto"/>
                    <w:right w:val="none" w:sz="0" w:space="0" w:color="auto"/>
                  </w:divBdr>
                </w:div>
                <w:div w:id="610625722">
                  <w:marLeft w:val="0"/>
                  <w:marRight w:val="0"/>
                  <w:marTop w:val="0"/>
                  <w:marBottom w:val="0"/>
                  <w:divBdr>
                    <w:top w:val="none" w:sz="0" w:space="0" w:color="auto"/>
                    <w:left w:val="none" w:sz="0" w:space="0" w:color="auto"/>
                    <w:bottom w:val="none" w:sz="0" w:space="0" w:color="auto"/>
                    <w:right w:val="none" w:sz="0" w:space="0" w:color="auto"/>
                  </w:divBdr>
                </w:div>
                <w:div w:id="629243663">
                  <w:marLeft w:val="0"/>
                  <w:marRight w:val="0"/>
                  <w:marTop w:val="0"/>
                  <w:marBottom w:val="0"/>
                  <w:divBdr>
                    <w:top w:val="none" w:sz="0" w:space="0" w:color="auto"/>
                    <w:left w:val="none" w:sz="0" w:space="0" w:color="auto"/>
                    <w:bottom w:val="none" w:sz="0" w:space="0" w:color="auto"/>
                    <w:right w:val="none" w:sz="0" w:space="0" w:color="auto"/>
                  </w:divBdr>
                </w:div>
                <w:div w:id="632249864">
                  <w:marLeft w:val="0"/>
                  <w:marRight w:val="0"/>
                  <w:marTop w:val="0"/>
                  <w:marBottom w:val="0"/>
                  <w:divBdr>
                    <w:top w:val="none" w:sz="0" w:space="0" w:color="auto"/>
                    <w:left w:val="none" w:sz="0" w:space="0" w:color="auto"/>
                    <w:bottom w:val="none" w:sz="0" w:space="0" w:color="auto"/>
                    <w:right w:val="none" w:sz="0" w:space="0" w:color="auto"/>
                  </w:divBdr>
                </w:div>
                <w:div w:id="639724243">
                  <w:marLeft w:val="0"/>
                  <w:marRight w:val="0"/>
                  <w:marTop w:val="0"/>
                  <w:marBottom w:val="0"/>
                  <w:divBdr>
                    <w:top w:val="none" w:sz="0" w:space="0" w:color="auto"/>
                    <w:left w:val="none" w:sz="0" w:space="0" w:color="auto"/>
                    <w:bottom w:val="none" w:sz="0" w:space="0" w:color="auto"/>
                    <w:right w:val="none" w:sz="0" w:space="0" w:color="auto"/>
                  </w:divBdr>
                </w:div>
                <w:div w:id="647705633">
                  <w:marLeft w:val="0"/>
                  <w:marRight w:val="0"/>
                  <w:marTop w:val="0"/>
                  <w:marBottom w:val="0"/>
                  <w:divBdr>
                    <w:top w:val="none" w:sz="0" w:space="0" w:color="auto"/>
                    <w:left w:val="none" w:sz="0" w:space="0" w:color="auto"/>
                    <w:bottom w:val="none" w:sz="0" w:space="0" w:color="auto"/>
                    <w:right w:val="none" w:sz="0" w:space="0" w:color="auto"/>
                  </w:divBdr>
                </w:div>
                <w:div w:id="652834780">
                  <w:marLeft w:val="0"/>
                  <w:marRight w:val="0"/>
                  <w:marTop w:val="0"/>
                  <w:marBottom w:val="0"/>
                  <w:divBdr>
                    <w:top w:val="none" w:sz="0" w:space="0" w:color="auto"/>
                    <w:left w:val="none" w:sz="0" w:space="0" w:color="auto"/>
                    <w:bottom w:val="none" w:sz="0" w:space="0" w:color="auto"/>
                    <w:right w:val="none" w:sz="0" w:space="0" w:color="auto"/>
                  </w:divBdr>
                </w:div>
                <w:div w:id="654647844">
                  <w:marLeft w:val="0"/>
                  <w:marRight w:val="0"/>
                  <w:marTop w:val="0"/>
                  <w:marBottom w:val="0"/>
                  <w:divBdr>
                    <w:top w:val="none" w:sz="0" w:space="0" w:color="auto"/>
                    <w:left w:val="none" w:sz="0" w:space="0" w:color="auto"/>
                    <w:bottom w:val="none" w:sz="0" w:space="0" w:color="auto"/>
                    <w:right w:val="none" w:sz="0" w:space="0" w:color="auto"/>
                  </w:divBdr>
                </w:div>
                <w:div w:id="668563452">
                  <w:marLeft w:val="0"/>
                  <w:marRight w:val="0"/>
                  <w:marTop w:val="0"/>
                  <w:marBottom w:val="0"/>
                  <w:divBdr>
                    <w:top w:val="none" w:sz="0" w:space="0" w:color="auto"/>
                    <w:left w:val="none" w:sz="0" w:space="0" w:color="auto"/>
                    <w:bottom w:val="none" w:sz="0" w:space="0" w:color="auto"/>
                    <w:right w:val="none" w:sz="0" w:space="0" w:color="auto"/>
                  </w:divBdr>
                </w:div>
                <w:div w:id="675958831">
                  <w:marLeft w:val="0"/>
                  <w:marRight w:val="0"/>
                  <w:marTop w:val="0"/>
                  <w:marBottom w:val="0"/>
                  <w:divBdr>
                    <w:top w:val="none" w:sz="0" w:space="0" w:color="auto"/>
                    <w:left w:val="none" w:sz="0" w:space="0" w:color="auto"/>
                    <w:bottom w:val="none" w:sz="0" w:space="0" w:color="auto"/>
                    <w:right w:val="none" w:sz="0" w:space="0" w:color="auto"/>
                  </w:divBdr>
                </w:div>
                <w:div w:id="690229342">
                  <w:marLeft w:val="0"/>
                  <w:marRight w:val="0"/>
                  <w:marTop w:val="0"/>
                  <w:marBottom w:val="0"/>
                  <w:divBdr>
                    <w:top w:val="none" w:sz="0" w:space="0" w:color="auto"/>
                    <w:left w:val="none" w:sz="0" w:space="0" w:color="auto"/>
                    <w:bottom w:val="none" w:sz="0" w:space="0" w:color="auto"/>
                    <w:right w:val="none" w:sz="0" w:space="0" w:color="auto"/>
                  </w:divBdr>
                </w:div>
                <w:div w:id="698747205">
                  <w:marLeft w:val="0"/>
                  <w:marRight w:val="0"/>
                  <w:marTop w:val="0"/>
                  <w:marBottom w:val="0"/>
                  <w:divBdr>
                    <w:top w:val="none" w:sz="0" w:space="0" w:color="auto"/>
                    <w:left w:val="none" w:sz="0" w:space="0" w:color="auto"/>
                    <w:bottom w:val="none" w:sz="0" w:space="0" w:color="auto"/>
                    <w:right w:val="none" w:sz="0" w:space="0" w:color="auto"/>
                  </w:divBdr>
                </w:div>
                <w:div w:id="710617837">
                  <w:marLeft w:val="0"/>
                  <w:marRight w:val="0"/>
                  <w:marTop w:val="0"/>
                  <w:marBottom w:val="0"/>
                  <w:divBdr>
                    <w:top w:val="none" w:sz="0" w:space="0" w:color="auto"/>
                    <w:left w:val="none" w:sz="0" w:space="0" w:color="auto"/>
                    <w:bottom w:val="none" w:sz="0" w:space="0" w:color="auto"/>
                    <w:right w:val="none" w:sz="0" w:space="0" w:color="auto"/>
                  </w:divBdr>
                </w:div>
                <w:div w:id="715741679">
                  <w:marLeft w:val="0"/>
                  <w:marRight w:val="0"/>
                  <w:marTop w:val="0"/>
                  <w:marBottom w:val="0"/>
                  <w:divBdr>
                    <w:top w:val="none" w:sz="0" w:space="0" w:color="auto"/>
                    <w:left w:val="none" w:sz="0" w:space="0" w:color="auto"/>
                    <w:bottom w:val="none" w:sz="0" w:space="0" w:color="auto"/>
                    <w:right w:val="none" w:sz="0" w:space="0" w:color="auto"/>
                  </w:divBdr>
                </w:div>
                <w:div w:id="722674936">
                  <w:marLeft w:val="0"/>
                  <w:marRight w:val="0"/>
                  <w:marTop w:val="0"/>
                  <w:marBottom w:val="0"/>
                  <w:divBdr>
                    <w:top w:val="none" w:sz="0" w:space="0" w:color="auto"/>
                    <w:left w:val="none" w:sz="0" w:space="0" w:color="auto"/>
                    <w:bottom w:val="none" w:sz="0" w:space="0" w:color="auto"/>
                    <w:right w:val="none" w:sz="0" w:space="0" w:color="auto"/>
                  </w:divBdr>
                </w:div>
                <w:div w:id="726026062">
                  <w:marLeft w:val="0"/>
                  <w:marRight w:val="0"/>
                  <w:marTop w:val="0"/>
                  <w:marBottom w:val="0"/>
                  <w:divBdr>
                    <w:top w:val="none" w:sz="0" w:space="0" w:color="auto"/>
                    <w:left w:val="none" w:sz="0" w:space="0" w:color="auto"/>
                    <w:bottom w:val="none" w:sz="0" w:space="0" w:color="auto"/>
                    <w:right w:val="none" w:sz="0" w:space="0" w:color="auto"/>
                  </w:divBdr>
                </w:div>
                <w:div w:id="735249048">
                  <w:marLeft w:val="0"/>
                  <w:marRight w:val="0"/>
                  <w:marTop w:val="0"/>
                  <w:marBottom w:val="0"/>
                  <w:divBdr>
                    <w:top w:val="none" w:sz="0" w:space="0" w:color="auto"/>
                    <w:left w:val="none" w:sz="0" w:space="0" w:color="auto"/>
                    <w:bottom w:val="none" w:sz="0" w:space="0" w:color="auto"/>
                    <w:right w:val="none" w:sz="0" w:space="0" w:color="auto"/>
                  </w:divBdr>
                </w:div>
                <w:div w:id="735517920">
                  <w:marLeft w:val="0"/>
                  <w:marRight w:val="0"/>
                  <w:marTop w:val="0"/>
                  <w:marBottom w:val="0"/>
                  <w:divBdr>
                    <w:top w:val="none" w:sz="0" w:space="0" w:color="auto"/>
                    <w:left w:val="none" w:sz="0" w:space="0" w:color="auto"/>
                    <w:bottom w:val="none" w:sz="0" w:space="0" w:color="auto"/>
                    <w:right w:val="none" w:sz="0" w:space="0" w:color="auto"/>
                  </w:divBdr>
                </w:div>
                <w:div w:id="736975360">
                  <w:marLeft w:val="0"/>
                  <w:marRight w:val="0"/>
                  <w:marTop w:val="0"/>
                  <w:marBottom w:val="0"/>
                  <w:divBdr>
                    <w:top w:val="none" w:sz="0" w:space="0" w:color="auto"/>
                    <w:left w:val="none" w:sz="0" w:space="0" w:color="auto"/>
                    <w:bottom w:val="none" w:sz="0" w:space="0" w:color="auto"/>
                    <w:right w:val="none" w:sz="0" w:space="0" w:color="auto"/>
                  </w:divBdr>
                </w:div>
                <w:div w:id="739444818">
                  <w:marLeft w:val="0"/>
                  <w:marRight w:val="0"/>
                  <w:marTop w:val="0"/>
                  <w:marBottom w:val="0"/>
                  <w:divBdr>
                    <w:top w:val="none" w:sz="0" w:space="0" w:color="auto"/>
                    <w:left w:val="none" w:sz="0" w:space="0" w:color="auto"/>
                    <w:bottom w:val="none" w:sz="0" w:space="0" w:color="auto"/>
                    <w:right w:val="none" w:sz="0" w:space="0" w:color="auto"/>
                  </w:divBdr>
                </w:div>
                <w:div w:id="742870467">
                  <w:marLeft w:val="0"/>
                  <w:marRight w:val="0"/>
                  <w:marTop w:val="0"/>
                  <w:marBottom w:val="0"/>
                  <w:divBdr>
                    <w:top w:val="none" w:sz="0" w:space="0" w:color="auto"/>
                    <w:left w:val="none" w:sz="0" w:space="0" w:color="auto"/>
                    <w:bottom w:val="none" w:sz="0" w:space="0" w:color="auto"/>
                    <w:right w:val="none" w:sz="0" w:space="0" w:color="auto"/>
                  </w:divBdr>
                </w:div>
                <w:div w:id="744961086">
                  <w:marLeft w:val="0"/>
                  <w:marRight w:val="0"/>
                  <w:marTop w:val="0"/>
                  <w:marBottom w:val="0"/>
                  <w:divBdr>
                    <w:top w:val="none" w:sz="0" w:space="0" w:color="auto"/>
                    <w:left w:val="none" w:sz="0" w:space="0" w:color="auto"/>
                    <w:bottom w:val="none" w:sz="0" w:space="0" w:color="auto"/>
                    <w:right w:val="none" w:sz="0" w:space="0" w:color="auto"/>
                  </w:divBdr>
                </w:div>
                <w:div w:id="751049794">
                  <w:marLeft w:val="0"/>
                  <w:marRight w:val="0"/>
                  <w:marTop w:val="0"/>
                  <w:marBottom w:val="0"/>
                  <w:divBdr>
                    <w:top w:val="none" w:sz="0" w:space="0" w:color="auto"/>
                    <w:left w:val="none" w:sz="0" w:space="0" w:color="auto"/>
                    <w:bottom w:val="none" w:sz="0" w:space="0" w:color="auto"/>
                    <w:right w:val="none" w:sz="0" w:space="0" w:color="auto"/>
                  </w:divBdr>
                </w:div>
                <w:div w:id="752969312">
                  <w:marLeft w:val="0"/>
                  <w:marRight w:val="0"/>
                  <w:marTop w:val="0"/>
                  <w:marBottom w:val="0"/>
                  <w:divBdr>
                    <w:top w:val="none" w:sz="0" w:space="0" w:color="auto"/>
                    <w:left w:val="none" w:sz="0" w:space="0" w:color="auto"/>
                    <w:bottom w:val="none" w:sz="0" w:space="0" w:color="auto"/>
                    <w:right w:val="none" w:sz="0" w:space="0" w:color="auto"/>
                  </w:divBdr>
                </w:div>
                <w:div w:id="755174976">
                  <w:marLeft w:val="0"/>
                  <w:marRight w:val="0"/>
                  <w:marTop w:val="0"/>
                  <w:marBottom w:val="0"/>
                  <w:divBdr>
                    <w:top w:val="none" w:sz="0" w:space="0" w:color="auto"/>
                    <w:left w:val="none" w:sz="0" w:space="0" w:color="auto"/>
                    <w:bottom w:val="none" w:sz="0" w:space="0" w:color="auto"/>
                    <w:right w:val="none" w:sz="0" w:space="0" w:color="auto"/>
                  </w:divBdr>
                </w:div>
                <w:div w:id="756904965">
                  <w:marLeft w:val="0"/>
                  <w:marRight w:val="0"/>
                  <w:marTop w:val="0"/>
                  <w:marBottom w:val="0"/>
                  <w:divBdr>
                    <w:top w:val="none" w:sz="0" w:space="0" w:color="auto"/>
                    <w:left w:val="none" w:sz="0" w:space="0" w:color="auto"/>
                    <w:bottom w:val="none" w:sz="0" w:space="0" w:color="auto"/>
                    <w:right w:val="none" w:sz="0" w:space="0" w:color="auto"/>
                  </w:divBdr>
                </w:div>
                <w:div w:id="758795270">
                  <w:marLeft w:val="0"/>
                  <w:marRight w:val="0"/>
                  <w:marTop w:val="0"/>
                  <w:marBottom w:val="0"/>
                  <w:divBdr>
                    <w:top w:val="none" w:sz="0" w:space="0" w:color="auto"/>
                    <w:left w:val="none" w:sz="0" w:space="0" w:color="auto"/>
                    <w:bottom w:val="none" w:sz="0" w:space="0" w:color="auto"/>
                    <w:right w:val="none" w:sz="0" w:space="0" w:color="auto"/>
                  </w:divBdr>
                </w:div>
                <w:div w:id="772281753">
                  <w:marLeft w:val="0"/>
                  <w:marRight w:val="0"/>
                  <w:marTop w:val="0"/>
                  <w:marBottom w:val="0"/>
                  <w:divBdr>
                    <w:top w:val="none" w:sz="0" w:space="0" w:color="auto"/>
                    <w:left w:val="none" w:sz="0" w:space="0" w:color="auto"/>
                    <w:bottom w:val="none" w:sz="0" w:space="0" w:color="auto"/>
                    <w:right w:val="none" w:sz="0" w:space="0" w:color="auto"/>
                  </w:divBdr>
                </w:div>
                <w:div w:id="776219518">
                  <w:marLeft w:val="0"/>
                  <w:marRight w:val="0"/>
                  <w:marTop w:val="0"/>
                  <w:marBottom w:val="0"/>
                  <w:divBdr>
                    <w:top w:val="none" w:sz="0" w:space="0" w:color="auto"/>
                    <w:left w:val="none" w:sz="0" w:space="0" w:color="auto"/>
                    <w:bottom w:val="none" w:sz="0" w:space="0" w:color="auto"/>
                    <w:right w:val="none" w:sz="0" w:space="0" w:color="auto"/>
                  </w:divBdr>
                </w:div>
                <w:div w:id="777674924">
                  <w:marLeft w:val="0"/>
                  <w:marRight w:val="0"/>
                  <w:marTop w:val="0"/>
                  <w:marBottom w:val="0"/>
                  <w:divBdr>
                    <w:top w:val="none" w:sz="0" w:space="0" w:color="auto"/>
                    <w:left w:val="none" w:sz="0" w:space="0" w:color="auto"/>
                    <w:bottom w:val="none" w:sz="0" w:space="0" w:color="auto"/>
                    <w:right w:val="none" w:sz="0" w:space="0" w:color="auto"/>
                  </w:divBdr>
                </w:div>
                <w:div w:id="777719300">
                  <w:marLeft w:val="0"/>
                  <w:marRight w:val="0"/>
                  <w:marTop w:val="0"/>
                  <w:marBottom w:val="0"/>
                  <w:divBdr>
                    <w:top w:val="none" w:sz="0" w:space="0" w:color="auto"/>
                    <w:left w:val="none" w:sz="0" w:space="0" w:color="auto"/>
                    <w:bottom w:val="none" w:sz="0" w:space="0" w:color="auto"/>
                    <w:right w:val="none" w:sz="0" w:space="0" w:color="auto"/>
                  </w:divBdr>
                </w:div>
                <w:div w:id="779566372">
                  <w:marLeft w:val="0"/>
                  <w:marRight w:val="0"/>
                  <w:marTop w:val="0"/>
                  <w:marBottom w:val="0"/>
                  <w:divBdr>
                    <w:top w:val="none" w:sz="0" w:space="0" w:color="auto"/>
                    <w:left w:val="none" w:sz="0" w:space="0" w:color="auto"/>
                    <w:bottom w:val="none" w:sz="0" w:space="0" w:color="auto"/>
                    <w:right w:val="none" w:sz="0" w:space="0" w:color="auto"/>
                  </w:divBdr>
                </w:div>
                <w:div w:id="787506979">
                  <w:marLeft w:val="0"/>
                  <w:marRight w:val="0"/>
                  <w:marTop w:val="0"/>
                  <w:marBottom w:val="0"/>
                  <w:divBdr>
                    <w:top w:val="none" w:sz="0" w:space="0" w:color="auto"/>
                    <w:left w:val="none" w:sz="0" w:space="0" w:color="auto"/>
                    <w:bottom w:val="none" w:sz="0" w:space="0" w:color="auto"/>
                    <w:right w:val="none" w:sz="0" w:space="0" w:color="auto"/>
                  </w:divBdr>
                </w:div>
                <w:div w:id="789475900">
                  <w:marLeft w:val="0"/>
                  <w:marRight w:val="0"/>
                  <w:marTop w:val="0"/>
                  <w:marBottom w:val="0"/>
                  <w:divBdr>
                    <w:top w:val="none" w:sz="0" w:space="0" w:color="auto"/>
                    <w:left w:val="none" w:sz="0" w:space="0" w:color="auto"/>
                    <w:bottom w:val="none" w:sz="0" w:space="0" w:color="auto"/>
                    <w:right w:val="none" w:sz="0" w:space="0" w:color="auto"/>
                  </w:divBdr>
                </w:div>
                <w:div w:id="798842012">
                  <w:marLeft w:val="0"/>
                  <w:marRight w:val="0"/>
                  <w:marTop w:val="0"/>
                  <w:marBottom w:val="0"/>
                  <w:divBdr>
                    <w:top w:val="none" w:sz="0" w:space="0" w:color="auto"/>
                    <w:left w:val="none" w:sz="0" w:space="0" w:color="auto"/>
                    <w:bottom w:val="none" w:sz="0" w:space="0" w:color="auto"/>
                    <w:right w:val="none" w:sz="0" w:space="0" w:color="auto"/>
                  </w:divBdr>
                </w:div>
                <w:div w:id="814250790">
                  <w:marLeft w:val="0"/>
                  <w:marRight w:val="0"/>
                  <w:marTop w:val="0"/>
                  <w:marBottom w:val="0"/>
                  <w:divBdr>
                    <w:top w:val="none" w:sz="0" w:space="0" w:color="auto"/>
                    <w:left w:val="none" w:sz="0" w:space="0" w:color="auto"/>
                    <w:bottom w:val="none" w:sz="0" w:space="0" w:color="auto"/>
                    <w:right w:val="none" w:sz="0" w:space="0" w:color="auto"/>
                  </w:divBdr>
                </w:div>
                <w:div w:id="814562121">
                  <w:marLeft w:val="0"/>
                  <w:marRight w:val="0"/>
                  <w:marTop w:val="0"/>
                  <w:marBottom w:val="0"/>
                  <w:divBdr>
                    <w:top w:val="none" w:sz="0" w:space="0" w:color="auto"/>
                    <w:left w:val="none" w:sz="0" w:space="0" w:color="auto"/>
                    <w:bottom w:val="none" w:sz="0" w:space="0" w:color="auto"/>
                    <w:right w:val="none" w:sz="0" w:space="0" w:color="auto"/>
                  </w:divBdr>
                </w:div>
                <w:div w:id="815418278">
                  <w:marLeft w:val="0"/>
                  <w:marRight w:val="0"/>
                  <w:marTop w:val="0"/>
                  <w:marBottom w:val="0"/>
                  <w:divBdr>
                    <w:top w:val="none" w:sz="0" w:space="0" w:color="auto"/>
                    <w:left w:val="none" w:sz="0" w:space="0" w:color="auto"/>
                    <w:bottom w:val="none" w:sz="0" w:space="0" w:color="auto"/>
                    <w:right w:val="none" w:sz="0" w:space="0" w:color="auto"/>
                  </w:divBdr>
                </w:div>
                <w:div w:id="821191600">
                  <w:marLeft w:val="0"/>
                  <w:marRight w:val="0"/>
                  <w:marTop w:val="0"/>
                  <w:marBottom w:val="0"/>
                  <w:divBdr>
                    <w:top w:val="none" w:sz="0" w:space="0" w:color="auto"/>
                    <w:left w:val="none" w:sz="0" w:space="0" w:color="auto"/>
                    <w:bottom w:val="none" w:sz="0" w:space="0" w:color="auto"/>
                    <w:right w:val="none" w:sz="0" w:space="0" w:color="auto"/>
                  </w:divBdr>
                </w:div>
                <w:div w:id="845747280">
                  <w:marLeft w:val="0"/>
                  <w:marRight w:val="0"/>
                  <w:marTop w:val="0"/>
                  <w:marBottom w:val="0"/>
                  <w:divBdr>
                    <w:top w:val="none" w:sz="0" w:space="0" w:color="auto"/>
                    <w:left w:val="none" w:sz="0" w:space="0" w:color="auto"/>
                    <w:bottom w:val="none" w:sz="0" w:space="0" w:color="auto"/>
                    <w:right w:val="none" w:sz="0" w:space="0" w:color="auto"/>
                  </w:divBdr>
                </w:div>
                <w:div w:id="856888329">
                  <w:marLeft w:val="0"/>
                  <w:marRight w:val="0"/>
                  <w:marTop w:val="0"/>
                  <w:marBottom w:val="0"/>
                  <w:divBdr>
                    <w:top w:val="none" w:sz="0" w:space="0" w:color="auto"/>
                    <w:left w:val="none" w:sz="0" w:space="0" w:color="auto"/>
                    <w:bottom w:val="none" w:sz="0" w:space="0" w:color="auto"/>
                    <w:right w:val="none" w:sz="0" w:space="0" w:color="auto"/>
                  </w:divBdr>
                </w:div>
                <w:div w:id="859126822">
                  <w:marLeft w:val="0"/>
                  <w:marRight w:val="0"/>
                  <w:marTop w:val="0"/>
                  <w:marBottom w:val="0"/>
                  <w:divBdr>
                    <w:top w:val="none" w:sz="0" w:space="0" w:color="auto"/>
                    <w:left w:val="none" w:sz="0" w:space="0" w:color="auto"/>
                    <w:bottom w:val="none" w:sz="0" w:space="0" w:color="auto"/>
                    <w:right w:val="none" w:sz="0" w:space="0" w:color="auto"/>
                  </w:divBdr>
                </w:div>
                <w:div w:id="869998744">
                  <w:marLeft w:val="0"/>
                  <w:marRight w:val="0"/>
                  <w:marTop w:val="0"/>
                  <w:marBottom w:val="0"/>
                  <w:divBdr>
                    <w:top w:val="none" w:sz="0" w:space="0" w:color="auto"/>
                    <w:left w:val="none" w:sz="0" w:space="0" w:color="auto"/>
                    <w:bottom w:val="none" w:sz="0" w:space="0" w:color="auto"/>
                    <w:right w:val="none" w:sz="0" w:space="0" w:color="auto"/>
                  </w:divBdr>
                </w:div>
                <w:div w:id="874737828">
                  <w:marLeft w:val="0"/>
                  <w:marRight w:val="0"/>
                  <w:marTop w:val="0"/>
                  <w:marBottom w:val="0"/>
                  <w:divBdr>
                    <w:top w:val="none" w:sz="0" w:space="0" w:color="auto"/>
                    <w:left w:val="none" w:sz="0" w:space="0" w:color="auto"/>
                    <w:bottom w:val="none" w:sz="0" w:space="0" w:color="auto"/>
                    <w:right w:val="none" w:sz="0" w:space="0" w:color="auto"/>
                  </w:divBdr>
                </w:div>
                <w:div w:id="874974329">
                  <w:marLeft w:val="0"/>
                  <w:marRight w:val="0"/>
                  <w:marTop w:val="0"/>
                  <w:marBottom w:val="0"/>
                  <w:divBdr>
                    <w:top w:val="none" w:sz="0" w:space="0" w:color="auto"/>
                    <w:left w:val="none" w:sz="0" w:space="0" w:color="auto"/>
                    <w:bottom w:val="none" w:sz="0" w:space="0" w:color="auto"/>
                    <w:right w:val="none" w:sz="0" w:space="0" w:color="auto"/>
                  </w:divBdr>
                </w:div>
                <w:div w:id="885533116">
                  <w:marLeft w:val="0"/>
                  <w:marRight w:val="0"/>
                  <w:marTop w:val="0"/>
                  <w:marBottom w:val="0"/>
                  <w:divBdr>
                    <w:top w:val="none" w:sz="0" w:space="0" w:color="auto"/>
                    <w:left w:val="none" w:sz="0" w:space="0" w:color="auto"/>
                    <w:bottom w:val="none" w:sz="0" w:space="0" w:color="auto"/>
                    <w:right w:val="none" w:sz="0" w:space="0" w:color="auto"/>
                  </w:divBdr>
                </w:div>
                <w:div w:id="895775539">
                  <w:marLeft w:val="0"/>
                  <w:marRight w:val="0"/>
                  <w:marTop w:val="0"/>
                  <w:marBottom w:val="0"/>
                  <w:divBdr>
                    <w:top w:val="none" w:sz="0" w:space="0" w:color="auto"/>
                    <w:left w:val="none" w:sz="0" w:space="0" w:color="auto"/>
                    <w:bottom w:val="none" w:sz="0" w:space="0" w:color="auto"/>
                    <w:right w:val="none" w:sz="0" w:space="0" w:color="auto"/>
                  </w:divBdr>
                </w:div>
                <w:div w:id="901670837">
                  <w:marLeft w:val="0"/>
                  <w:marRight w:val="0"/>
                  <w:marTop w:val="0"/>
                  <w:marBottom w:val="0"/>
                  <w:divBdr>
                    <w:top w:val="none" w:sz="0" w:space="0" w:color="auto"/>
                    <w:left w:val="none" w:sz="0" w:space="0" w:color="auto"/>
                    <w:bottom w:val="none" w:sz="0" w:space="0" w:color="auto"/>
                    <w:right w:val="none" w:sz="0" w:space="0" w:color="auto"/>
                  </w:divBdr>
                </w:div>
                <w:div w:id="902450595">
                  <w:marLeft w:val="0"/>
                  <w:marRight w:val="0"/>
                  <w:marTop w:val="0"/>
                  <w:marBottom w:val="0"/>
                  <w:divBdr>
                    <w:top w:val="none" w:sz="0" w:space="0" w:color="auto"/>
                    <w:left w:val="none" w:sz="0" w:space="0" w:color="auto"/>
                    <w:bottom w:val="none" w:sz="0" w:space="0" w:color="auto"/>
                    <w:right w:val="none" w:sz="0" w:space="0" w:color="auto"/>
                  </w:divBdr>
                </w:div>
                <w:div w:id="906066352">
                  <w:marLeft w:val="0"/>
                  <w:marRight w:val="0"/>
                  <w:marTop w:val="0"/>
                  <w:marBottom w:val="0"/>
                  <w:divBdr>
                    <w:top w:val="none" w:sz="0" w:space="0" w:color="auto"/>
                    <w:left w:val="none" w:sz="0" w:space="0" w:color="auto"/>
                    <w:bottom w:val="none" w:sz="0" w:space="0" w:color="auto"/>
                    <w:right w:val="none" w:sz="0" w:space="0" w:color="auto"/>
                  </w:divBdr>
                </w:div>
                <w:div w:id="907426669">
                  <w:marLeft w:val="0"/>
                  <w:marRight w:val="0"/>
                  <w:marTop w:val="0"/>
                  <w:marBottom w:val="0"/>
                  <w:divBdr>
                    <w:top w:val="none" w:sz="0" w:space="0" w:color="auto"/>
                    <w:left w:val="none" w:sz="0" w:space="0" w:color="auto"/>
                    <w:bottom w:val="none" w:sz="0" w:space="0" w:color="auto"/>
                    <w:right w:val="none" w:sz="0" w:space="0" w:color="auto"/>
                  </w:divBdr>
                </w:div>
                <w:div w:id="912277578">
                  <w:marLeft w:val="0"/>
                  <w:marRight w:val="0"/>
                  <w:marTop w:val="0"/>
                  <w:marBottom w:val="0"/>
                  <w:divBdr>
                    <w:top w:val="none" w:sz="0" w:space="0" w:color="auto"/>
                    <w:left w:val="none" w:sz="0" w:space="0" w:color="auto"/>
                    <w:bottom w:val="none" w:sz="0" w:space="0" w:color="auto"/>
                    <w:right w:val="none" w:sz="0" w:space="0" w:color="auto"/>
                  </w:divBdr>
                </w:div>
                <w:div w:id="916330985">
                  <w:marLeft w:val="0"/>
                  <w:marRight w:val="0"/>
                  <w:marTop w:val="0"/>
                  <w:marBottom w:val="0"/>
                  <w:divBdr>
                    <w:top w:val="none" w:sz="0" w:space="0" w:color="auto"/>
                    <w:left w:val="none" w:sz="0" w:space="0" w:color="auto"/>
                    <w:bottom w:val="none" w:sz="0" w:space="0" w:color="auto"/>
                    <w:right w:val="none" w:sz="0" w:space="0" w:color="auto"/>
                  </w:divBdr>
                </w:div>
                <w:div w:id="918754806">
                  <w:marLeft w:val="0"/>
                  <w:marRight w:val="0"/>
                  <w:marTop w:val="0"/>
                  <w:marBottom w:val="0"/>
                  <w:divBdr>
                    <w:top w:val="none" w:sz="0" w:space="0" w:color="auto"/>
                    <w:left w:val="none" w:sz="0" w:space="0" w:color="auto"/>
                    <w:bottom w:val="none" w:sz="0" w:space="0" w:color="auto"/>
                    <w:right w:val="none" w:sz="0" w:space="0" w:color="auto"/>
                  </w:divBdr>
                </w:div>
                <w:div w:id="927537014">
                  <w:marLeft w:val="0"/>
                  <w:marRight w:val="0"/>
                  <w:marTop w:val="0"/>
                  <w:marBottom w:val="0"/>
                  <w:divBdr>
                    <w:top w:val="none" w:sz="0" w:space="0" w:color="auto"/>
                    <w:left w:val="none" w:sz="0" w:space="0" w:color="auto"/>
                    <w:bottom w:val="none" w:sz="0" w:space="0" w:color="auto"/>
                    <w:right w:val="none" w:sz="0" w:space="0" w:color="auto"/>
                  </w:divBdr>
                </w:div>
                <w:div w:id="928779402">
                  <w:marLeft w:val="0"/>
                  <w:marRight w:val="0"/>
                  <w:marTop w:val="0"/>
                  <w:marBottom w:val="0"/>
                  <w:divBdr>
                    <w:top w:val="none" w:sz="0" w:space="0" w:color="auto"/>
                    <w:left w:val="none" w:sz="0" w:space="0" w:color="auto"/>
                    <w:bottom w:val="none" w:sz="0" w:space="0" w:color="auto"/>
                    <w:right w:val="none" w:sz="0" w:space="0" w:color="auto"/>
                  </w:divBdr>
                </w:div>
                <w:div w:id="931402124">
                  <w:marLeft w:val="0"/>
                  <w:marRight w:val="0"/>
                  <w:marTop w:val="0"/>
                  <w:marBottom w:val="0"/>
                  <w:divBdr>
                    <w:top w:val="none" w:sz="0" w:space="0" w:color="auto"/>
                    <w:left w:val="none" w:sz="0" w:space="0" w:color="auto"/>
                    <w:bottom w:val="none" w:sz="0" w:space="0" w:color="auto"/>
                    <w:right w:val="none" w:sz="0" w:space="0" w:color="auto"/>
                  </w:divBdr>
                </w:div>
                <w:div w:id="932514740">
                  <w:marLeft w:val="0"/>
                  <w:marRight w:val="0"/>
                  <w:marTop w:val="0"/>
                  <w:marBottom w:val="0"/>
                  <w:divBdr>
                    <w:top w:val="none" w:sz="0" w:space="0" w:color="auto"/>
                    <w:left w:val="none" w:sz="0" w:space="0" w:color="auto"/>
                    <w:bottom w:val="none" w:sz="0" w:space="0" w:color="auto"/>
                    <w:right w:val="none" w:sz="0" w:space="0" w:color="auto"/>
                  </w:divBdr>
                </w:div>
                <w:div w:id="940380371">
                  <w:marLeft w:val="0"/>
                  <w:marRight w:val="0"/>
                  <w:marTop w:val="0"/>
                  <w:marBottom w:val="0"/>
                  <w:divBdr>
                    <w:top w:val="none" w:sz="0" w:space="0" w:color="auto"/>
                    <w:left w:val="none" w:sz="0" w:space="0" w:color="auto"/>
                    <w:bottom w:val="none" w:sz="0" w:space="0" w:color="auto"/>
                    <w:right w:val="none" w:sz="0" w:space="0" w:color="auto"/>
                  </w:divBdr>
                </w:div>
                <w:div w:id="949358856">
                  <w:marLeft w:val="0"/>
                  <w:marRight w:val="0"/>
                  <w:marTop w:val="0"/>
                  <w:marBottom w:val="0"/>
                  <w:divBdr>
                    <w:top w:val="none" w:sz="0" w:space="0" w:color="auto"/>
                    <w:left w:val="none" w:sz="0" w:space="0" w:color="auto"/>
                    <w:bottom w:val="none" w:sz="0" w:space="0" w:color="auto"/>
                    <w:right w:val="none" w:sz="0" w:space="0" w:color="auto"/>
                  </w:divBdr>
                </w:div>
                <w:div w:id="955991410">
                  <w:marLeft w:val="0"/>
                  <w:marRight w:val="0"/>
                  <w:marTop w:val="0"/>
                  <w:marBottom w:val="0"/>
                  <w:divBdr>
                    <w:top w:val="none" w:sz="0" w:space="0" w:color="auto"/>
                    <w:left w:val="none" w:sz="0" w:space="0" w:color="auto"/>
                    <w:bottom w:val="none" w:sz="0" w:space="0" w:color="auto"/>
                    <w:right w:val="none" w:sz="0" w:space="0" w:color="auto"/>
                  </w:divBdr>
                </w:div>
                <w:div w:id="971134165">
                  <w:marLeft w:val="0"/>
                  <w:marRight w:val="0"/>
                  <w:marTop w:val="0"/>
                  <w:marBottom w:val="0"/>
                  <w:divBdr>
                    <w:top w:val="none" w:sz="0" w:space="0" w:color="auto"/>
                    <w:left w:val="none" w:sz="0" w:space="0" w:color="auto"/>
                    <w:bottom w:val="none" w:sz="0" w:space="0" w:color="auto"/>
                    <w:right w:val="none" w:sz="0" w:space="0" w:color="auto"/>
                  </w:divBdr>
                </w:div>
                <w:div w:id="977802733">
                  <w:marLeft w:val="0"/>
                  <w:marRight w:val="0"/>
                  <w:marTop w:val="0"/>
                  <w:marBottom w:val="0"/>
                  <w:divBdr>
                    <w:top w:val="none" w:sz="0" w:space="0" w:color="auto"/>
                    <w:left w:val="none" w:sz="0" w:space="0" w:color="auto"/>
                    <w:bottom w:val="none" w:sz="0" w:space="0" w:color="auto"/>
                    <w:right w:val="none" w:sz="0" w:space="0" w:color="auto"/>
                  </w:divBdr>
                </w:div>
                <w:div w:id="978996547">
                  <w:marLeft w:val="0"/>
                  <w:marRight w:val="0"/>
                  <w:marTop w:val="0"/>
                  <w:marBottom w:val="0"/>
                  <w:divBdr>
                    <w:top w:val="none" w:sz="0" w:space="0" w:color="auto"/>
                    <w:left w:val="none" w:sz="0" w:space="0" w:color="auto"/>
                    <w:bottom w:val="none" w:sz="0" w:space="0" w:color="auto"/>
                    <w:right w:val="none" w:sz="0" w:space="0" w:color="auto"/>
                  </w:divBdr>
                </w:div>
                <w:div w:id="979918978">
                  <w:marLeft w:val="0"/>
                  <w:marRight w:val="0"/>
                  <w:marTop w:val="0"/>
                  <w:marBottom w:val="0"/>
                  <w:divBdr>
                    <w:top w:val="none" w:sz="0" w:space="0" w:color="auto"/>
                    <w:left w:val="none" w:sz="0" w:space="0" w:color="auto"/>
                    <w:bottom w:val="none" w:sz="0" w:space="0" w:color="auto"/>
                    <w:right w:val="none" w:sz="0" w:space="0" w:color="auto"/>
                  </w:divBdr>
                </w:div>
                <w:div w:id="986057262">
                  <w:marLeft w:val="0"/>
                  <w:marRight w:val="0"/>
                  <w:marTop w:val="0"/>
                  <w:marBottom w:val="0"/>
                  <w:divBdr>
                    <w:top w:val="none" w:sz="0" w:space="0" w:color="auto"/>
                    <w:left w:val="none" w:sz="0" w:space="0" w:color="auto"/>
                    <w:bottom w:val="none" w:sz="0" w:space="0" w:color="auto"/>
                    <w:right w:val="none" w:sz="0" w:space="0" w:color="auto"/>
                  </w:divBdr>
                </w:div>
                <w:div w:id="986784624">
                  <w:marLeft w:val="0"/>
                  <w:marRight w:val="0"/>
                  <w:marTop w:val="0"/>
                  <w:marBottom w:val="0"/>
                  <w:divBdr>
                    <w:top w:val="none" w:sz="0" w:space="0" w:color="auto"/>
                    <w:left w:val="none" w:sz="0" w:space="0" w:color="auto"/>
                    <w:bottom w:val="none" w:sz="0" w:space="0" w:color="auto"/>
                    <w:right w:val="none" w:sz="0" w:space="0" w:color="auto"/>
                  </w:divBdr>
                </w:div>
                <w:div w:id="995378731">
                  <w:marLeft w:val="0"/>
                  <w:marRight w:val="0"/>
                  <w:marTop w:val="0"/>
                  <w:marBottom w:val="0"/>
                  <w:divBdr>
                    <w:top w:val="none" w:sz="0" w:space="0" w:color="auto"/>
                    <w:left w:val="none" w:sz="0" w:space="0" w:color="auto"/>
                    <w:bottom w:val="none" w:sz="0" w:space="0" w:color="auto"/>
                    <w:right w:val="none" w:sz="0" w:space="0" w:color="auto"/>
                  </w:divBdr>
                </w:div>
                <w:div w:id="997421724">
                  <w:marLeft w:val="0"/>
                  <w:marRight w:val="0"/>
                  <w:marTop w:val="0"/>
                  <w:marBottom w:val="0"/>
                  <w:divBdr>
                    <w:top w:val="none" w:sz="0" w:space="0" w:color="auto"/>
                    <w:left w:val="none" w:sz="0" w:space="0" w:color="auto"/>
                    <w:bottom w:val="none" w:sz="0" w:space="0" w:color="auto"/>
                    <w:right w:val="none" w:sz="0" w:space="0" w:color="auto"/>
                  </w:divBdr>
                </w:div>
                <w:div w:id="999386921">
                  <w:marLeft w:val="0"/>
                  <w:marRight w:val="0"/>
                  <w:marTop w:val="0"/>
                  <w:marBottom w:val="0"/>
                  <w:divBdr>
                    <w:top w:val="none" w:sz="0" w:space="0" w:color="auto"/>
                    <w:left w:val="none" w:sz="0" w:space="0" w:color="auto"/>
                    <w:bottom w:val="none" w:sz="0" w:space="0" w:color="auto"/>
                    <w:right w:val="none" w:sz="0" w:space="0" w:color="auto"/>
                  </w:divBdr>
                </w:div>
                <w:div w:id="1004550851">
                  <w:marLeft w:val="0"/>
                  <w:marRight w:val="0"/>
                  <w:marTop w:val="0"/>
                  <w:marBottom w:val="0"/>
                  <w:divBdr>
                    <w:top w:val="none" w:sz="0" w:space="0" w:color="auto"/>
                    <w:left w:val="none" w:sz="0" w:space="0" w:color="auto"/>
                    <w:bottom w:val="none" w:sz="0" w:space="0" w:color="auto"/>
                    <w:right w:val="none" w:sz="0" w:space="0" w:color="auto"/>
                  </w:divBdr>
                </w:div>
                <w:div w:id="1012531673">
                  <w:marLeft w:val="0"/>
                  <w:marRight w:val="0"/>
                  <w:marTop w:val="0"/>
                  <w:marBottom w:val="0"/>
                  <w:divBdr>
                    <w:top w:val="none" w:sz="0" w:space="0" w:color="auto"/>
                    <w:left w:val="none" w:sz="0" w:space="0" w:color="auto"/>
                    <w:bottom w:val="none" w:sz="0" w:space="0" w:color="auto"/>
                    <w:right w:val="none" w:sz="0" w:space="0" w:color="auto"/>
                  </w:divBdr>
                </w:div>
                <w:div w:id="1016689133">
                  <w:marLeft w:val="0"/>
                  <w:marRight w:val="0"/>
                  <w:marTop w:val="0"/>
                  <w:marBottom w:val="0"/>
                  <w:divBdr>
                    <w:top w:val="none" w:sz="0" w:space="0" w:color="auto"/>
                    <w:left w:val="none" w:sz="0" w:space="0" w:color="auto"/>
                    <w:bottom w:val="none" w:sz="0" w:space="0" w:color="auto"/>
                    <w:right w:val="none" w:sz="0" w:space="0" w:color="auto"/>
                  </w:divBdr>
                </w:div>
                <w:div w:id="1020929349">
                  <w:marLeft w:val="0"/>
                  <w:marRight w:val="0"/>
                  <w:marTop w:val="0"/>
                  <w:marBottom w:val="0"/>
                  <w:divBdr>
                    <w:top w:val="none" w:sz="0" w:space="0" w:color="auto"/>
                    <w:left w:val="none" w:sz="0" w:space="0" w:color="auto"/>
                    <w:bottom w:val="none" w:sz="0" w:space="0" w:color="auto"/>
                    <w:right w:val="none" w:sz="0" w:space="0" w:color="auto"/>
                  </w:divBdr>
                </w:div>
                <w:div w:id="1021004704">
                  <w:marLeft w:val="0"/>
                  <w:marRight w:val="0"/>
                  <w:marTop w:val="0"/>
                  <w:marBottom w:val="0"/>
                  <w:divBdr>
                    <w:top w:val="none" w:sz="0" w:space="0" w:color="auto"/>
                    <w:left w:val="none" w:sz="0" w:space="0" w:color="auto"/>
                    <w:bottom w:val="none" w:sz="0" w:space="0" w:color="auto"/>
                    <w:right w:val="none" w:sz="0" w:space="0" w:color="auto"/>
                  </w:divBdr>
                </w:div>
                <w:div w:id="1026636538">
                  <w:marLeft w:val="0"/>
                  <w:marRight w:val="0"/>
                  <w:marTop w:val="0"/>
                  <w:marBottom w:val="0"/>
                  <w:divBdr>
                    <w:top w:val="none" w:sz="0" w:space="0" w:color="auto"/>
                    <w:left w:val="none" w:sz="0" w:space="0" w:color="auto"/>
                    <w:bottom w:val="none" w:sz="0" w:space="0" w:color="auto"/>
                    <w:right w:val="none" w:sz="0" w:space="0" w:color="auto"/>
                  </w:divBdr>
                </w:div>
                <w:div w:id="1035159420">
                  <w:marLeft w:val="0"/>
                  <w:marRight w:val="0"/>
                  <w:marTop w:val="0"/>
                  <w:marBottom w:val="0"/>
                  <w:divBdr>
                    <w:top w:val="none" w:sz="0" w:space="0" w:color="auto"/>
                    <w:left w:val="none" w:sz="0" w:space="0" w:color="auto"/>
                    <w:bottom w:val="none" w:sz="0" w:space="0" w:color="auto"/>
                    <w:right w:val="none" w:sz="0" w:space="0" w:color="auto"/>
                  </w:divBdr>
                </w:div>
                <w:div w:id="1043293220">
                  <w:marLeft w:val="0"/>
                  <w:marRight w:val="0"/>
                  <w:marTop w:val="0"/>
                  <w:marBottom w:val="0"/>
                  <w:divBdr>
                    <w:top w:val="none" w:sz="0" w:space="0" w:color="auto"/>
                    <w:left w:val="none" w:sz="0" w:space="0" w:color="auto"/>
                    <w:bottom w:val="none" w:sz="0" w:space="0" w:color="auto"/>
                    <w:right w:val="none" w:sz="0" w:space="0" w:color="auto"/>
                  </w:divBdr>
                </w:div>
                <w:div w:id="1047873308">
                  <w:marLeft w:val="0"/>
                  <w:marRight w:val="0"/>
                  <w:marTop w:val="0"/>
                  <w:marBottom w:val="0"/>
                  <w:divBdr>
                    <w:top w:val="none" w:sz="0" w:space="0" w:color="auto"/>
                    <w:left w:val="none" w:sz="0" w:space="0" w:color="auto"/>
                    <w:bottom w:val="none" w:sz="0" w:space="0" w:color="auto"/>
                    <w:right w:val="none" w:sz="0" w:space="0" w:color="auto"/>
                  </w:divBdr>
                </w:div>
                <w:div w:id="1052508708">
                  <w:marLeft w:val="0"/>
                  <w:marRight w:val="0"/>
                  <w:marTop w:val="0"/>
                  <w:marBottom w:val="0"/>
                  <w:divBdr>
                    <w:top w:val="none" w:sz="0" w:space="0" w:color="auto"/>
                    <w:left w:val="none" w:sz="0" w:space="0" w:color="auto"/>
                    <w:bottom w:val="none" w:sz="0" w:space="0" w:color="auto"/>
                    <w:right w:val="none" w:sz="0" w:space="0" w:color="auto"/>
                  </w:divBdr>
                </w:div>
                <w:div w:id="1054237259">
                  <w:marLeft w:val="0"/>
                  <w:marRight w:val="0"/>
                  <w:marTop w:val="0"/>
                  <w:marBottom w:val="0"/>
                  <w:divBdr>
                    <w:top w:val="none" w:sz="0" w:space="0" w:color="auto"/>
                    <w:left w:val="none" w:sz="0" w:space="0" w:color="auto"/>
                    <w:bottom w:val="none" w:sz="0" w:space="0" w:color="auto"/>
                    <w:right w:val="none" w:sz="0" w:space="0" w:color="auto"/>
                  </w:divBdr>
                </w:div>
                <w:div w:id="1054889880">
                  <w:marLeft w:val="0"/>
                  <w:marRight w:val="0"/>
                  <w:marTop w:val="0"/>
                  <w:marBottom w:val="0"/>
                  <w:divBdr>
                    <w:top w:val="none" w:sz="0" w:space="0" w:color="auto"/>
                    <w:left w:val="none" w:sz="0" w:space="0" w:color="auto"/>
                    <w:bottom w:val="none" w:sz="0" w:space="0" w:color="auto"/>
                    <w:right w:val="none" w:sz="0" w:space="0" w:color="auto"/>
                  </w:divBdr>
                </w:div>
                <w:div w:id="1059594695">
                  <w:marLeft w:val="0"/>
                  <w:marRight w:val="0"/>
                  <w:marTop w:val="0"/>
                  <w:marBottom w:val="0"/>
                  <w:divBdr>
                    <w:top w:val="none" w:sz="0" w:space="0" w:color="auto"/>
                    <w:left w:val="none" w:sz="0" w:space="0" w:color="auto"/>
                    <w:bottom w:val="none" w:sz="0" w:space="0" w:color="auto"/>
                    <w:right w:val="none" w:sz="0" w:space="0" w:color="auto"/>
                  </w:divBdr>
                </w:div>
                <w:div w:id="1059666106">
                  <w:marLeft w:val="0"/>
                  <w:marRight w:val="0"/>
                  <w:marTop w:val="0"/>
                  <w:marBottom w:val="0"/>
                  <w:divBdr>
                    <w:top w:val="none" w:sz="0" w:space="0" w:color="auto"/>
                    <w:left w:val="none" w:sz="0" w:space="0" w:color="auto"/>
                    <w:bottom w:val="none" w:sz="0" w:space="0" w:color="auto"/>
                    <w:right w:val="none" w:sz="0" w:space="0" w:color="auto"/>
                  </w:divBdr>
                </w:div>
                <w:div w:id="1066220480">
                  <w:marLeft w:val="0"/>
                  <w:marRight w:val="0"/>
                  <w:marTop w:val="0"/>
                  <w:marBottom w:val="0"/>
                  <w:divBdr>
                    <w:top w:val="none" w:sz="0" w:space="0" w:color="auto"/>
                    <w:left w:val="none" w:sz="0" w:space="0" w:color="auto"/>
                    <w:bottom w:val="none" w:sz="0" w:space="0" w:color="auto"/>
                    <w:right w:val="none" w:sz="0" w:space="0" w:color="auto"/>
                  </w:divBdr>
                </w:div>
                <w:div w:id="1072121523">
                  <w:marLeft w:val="0"/>
                  <w:marRight w:val="0"/>
                  <w:marTop w:val="0"/>
                  <w:marBottom w:val="0"/>
                  <w:divBdr>
                    <w:top w:val="none" w:sz="0" w:space="0" w:color="auto"/>
                    <w:left w:val="none" w:sz="0" w:space="0" w:color="auto"/>
                    <w:bottom w:val="none" w:sz="0" w:space="0" w:color="auto"/>
                    <w:right w:val="none" w:sz="0" w:space="0" w:color="auto"/>
                  </w:divBdr>
                </w:div>
                <w:div w:id="1073968472">
                  <w:marLeft w:val="0"/>
                  <w:marRight w:val="0"/>
                  <w:marTop w:val="0"/>
                  <w:marBottom w:val="0"/>
                  <w:divBdr>
                    <w:top w:val="none" w:sz="0" w:space="0" w:color="auto"/>
                    <w:left w:val="none" w:sz="0" w:space="0" w:color="auto"/>
                    <w:bottom w:val="none" w:sz="0" w:space="0" w:color="auto"/>
                    <w:right w:val="none" w:sz="0" w:space="0" w:color="auto"/>
                  </w:divBdr>
                </w:div>
                <w:div w:id="1074477097">
                  <w:marLeft w:val="0"/>
                  <w:marRight w:val="0"/>
                  <w:marTop w:val="0"/>
                  <w:marBottom w:val="0"/>
                  <w:divBdr>
                    <w:top w:val="none" w:sz="0" w:space="0" w:color="auto"/>
                    <w:left w:val="none" w:sz="0" w:space="0" w:color="auto"/>
                    <w:bottom w:val="none" w:sz="0" w:space="0" w:color="auto"/>
                    <w:right w:val="none" w:sz="0" w:space="0" w:color="auto"/>
                  </w:divBdr>
                </w:div>
                <w:div w:id="1077365277">
                  <w:marLeft w:val="0"/>
                  <w:marRight w:val="0"/>
                  <w:marTop w:val="0"/>
                  <w:marBottom w:val="0"/>
                  <w:divBdr>
                    <w:top w:val="none" w:sz="0" w:space="0" w:color="auto"/>
                    <w:left w:val="none" w:sz="0" w:space="0" w:color="auto"/>
                    <w:bottom w:val="none" w:sz="0" w:space="0" w:color="auto"/>
                    <w:right w:val="none" w:sz="0" w:space="0" w:color="auto"/>
                  </w:divBdr>
                </w:div>
                <w:div w:id="1088310228">
                  <w:marLeft w:val="0"/>
                  <w:marRight w:val="0"/>
                  <w:marTop w:val="0"/>
                  <w:marBottom w:val="0"/>
                  <w:divBdr>
                    <w:top w:val="none" w:sz="0" w:space="0" w:color="auto"/>
                    <w:left w:val="none" w:sz="0" w:space="0" w:color="auto"/>
                    <w:bottom w:val="none" w:sz="0" w:space="0" w:color="auto"/>
                    <w:right w:val="none" w:sz="0" w:space="0" w:color="auto"/>
                  </w:divBdr>
                </w:div>
                <w:div w:id="1090859190">
                  <w:marLeft w:val="0"/>
                  <w:marRight w:val="0"/>
                  <w:marTop w:val="0"/>
                  <w:marBottom w:val="0"/>
                  <w:divBdr>
                    <w:top w:val="none" w:sz="0" w:space="0" w:color="auto"/>
                    <w:left w:val="none" w:sz="0" w:space="0" w:color="auto"/>
                    <w:bottom w:val="none" w:sz="0" w:space="0" w:color="auto"/>
                    <w:right w:val="none" w:sz="0" w:space="0" w:color="auto"/>
                  </w:divBdr>
                </w:div>
                <w:div w:id="1091245576">
                  <w:marLeft w:val="0"/>
                  <w:marRight w:val="0"/>
                  <w:marTop w:val="0"/>
                  <w:marBottom w:val="0"/>
                  <w:divBdr>
                    <w:top w:val="none" w:sz="0" w:space="0" w:color="auto"/>
                    <w:left w:val="none" w:sz="0" w:space="0" w:color="auto"/>
                    <w:bottom w:val="none" w:sz="0" w:space="0" w:color="auto"/>
                    <w:right w:val="none" w:sz="0" w:space="0" w:color="auto"/>
                  </w:divBdr>
                </w:div>
                <w:div w:id="1105926854">
                  <w:marLeft w:val="0"/>
                  <w:marRight w:val="0"/>
                  <w:marTop w:val="0"/>
                  <w:marBottom w:val="0"/>
                  <w:divBdr>
                    <w:top w:val="none" w:sz="0" w:space="0" w:color="auto"/>
                    <w:left w:val="none" w:sz="0" w:space="0" w:color="auto"/>
                    <w:bottom w:val="none" w:sz="0" w:space="0" w:color="auto"/>
                    <w:right w:val="none" w:sz="0" w:space="0" w:color="auto"/>
                  </w:divBdr>
                </w:div>
                <w:div w:id="1106121528">
                  <w:marLeft w:val="0"/>
                  <w:marRight w:val="0"/>
                  <w:marTop w:val="0"/>
                  <w:marBottom w:val="0"/>
                  <w:divBdr>
                    <w:top w:val="none" w:sz="0" w:space="0" w:color="auto"/>
                    <w:left w:val="none" w:sz="0" w:space="0" w:color="auto"/>
                    <w:bottom w:val="none" w:sz="0" w:space="0" w:color="auto"/>
                    <w:right w:val="none" w:sz="0" w:space="0" w:color="auto"/>
                  </w:divBdr>
                </w:div>
                <w:div w:id="1112556759">
                  <w:marLeft w:val="0"/>
                  <w:marRight w:val="0"/>
                  <w:marTop w:val="0"/>
                  <w:marBottom w:val="0"/>
                  <w:divBdr>
                    <w:top w:val="none" w:sz="0" w:space="0" w:color="auto"/>
                    <w:left w:val="none" w:sz="0" w:space="0" w:color="auto"/>
                    <w:bottom w:val="none" w:sz="0" w:space="0" w:color="auto"/>
                    <w:right w:val="none" w:sz="0" w:space="0" w:color="auto"/>
                  </w:divBdr>
                </w:div>
                <w:div w:id="1123035398">
                  <w:marLeft w:val="0"/>
                  <w:marRight w:val="0"/>
                  <w:marTop w:val="0"/>
                  <w:marBottom w:val="0"/>
                  <w:divBdr>
                    <w:top w:val="none" w:sz="0" w:space="0" w:color="auto"/>
                    <w:left w:val="none" w:sz="0" w:space="0" w:color="auto"/>
                    <w:bottom w:val="none" w:sz="0" w:space="0" w:color="auto"/>
                    <w:right w:val="none" w:sz="0" w:space="0" w:color="auto"/>
                  </w:divBdr>
                </w:div>
                <w:div w:id="1130980097">
                  <w:marLeft w:val="0"/>
                  <w:marRight w:val="0"/>
                  <w:marTop w:val="0"/>
                  <w:marBottom w:val="0"/>
                  <w:divBdr>
                    <w:top w:val="none" w:sz="0" w:space="0" w:color="auto"/>
                    <w:left w:val="none" w:sz="0" w:space="0" w:color="auto"/>
                    <w:bottom w:val="none" w:sz="0" w:space="0" w:color="auto"/>
                    <w:right w:val="none" w:sz="0" w:space="0" w:color="auto"/>
                  </w:divBdr>
                </w:div>
                <w:div w:id="1132937622">
                  <w:marLeft w:val="0"/>
                  <w:marRight w:val="0"/>
                  <w:marTop w:val="0"/>
                  <w:marBottom w:val="0"/>
                  <w:divBdr>
                    <w:top w:val="none" w:sz="0" w:space="0" w:color="auto"/>
                    <w:left w:val="none" w:sz="0" w:space="0" w:color="auto"/>
                    <w:bottom w:val="none" w:sz="0" w:space="0" w:color="auto"/>
                    <w:right w:val="none" w:sz="0" w:space="0" w:color="auto"/>
                  </w:divBdr>
                </w:div>
                <w:div w:id="1141309616">
                  <w:marLeft w:val="0"/>
                  <w:marRight w:val="0"/>
                  <w:marTop w:val="0"/>
                  <w:marBottom w:val="0"/>
                  <w:divBdr>
                    <w:top w:val="none" w:sz="0" w:space="0" w:color="auto"/>
                    <w:left w:val="none" w:sz="0" w:space="0" w:color="auto"/>
                    <w:bottom w:val="none" w:sz="0" w:space="0" w:color="auto"/>
                    <w:right w:val="none" w:sz="0" w:space="0" w:color="auto"/>
                  </w:divBdr>
                </w:div>
                <w:div w:id="1146816218">
                  <w:marLeft w:val="0"/>
                  <w:marRight w:val="0"/>
                  <w:marTop w:val="0"/>
                  <w:marBottom w:val="0"/>
                  <w:divBdr>
                    <w:top w:val="none" w:sz="0" w:space="0" w:color="auto"/>
                    <w:left w:val="none" w:sz="0" w:space="0" w:color="auto"/>
                    <w:bottom w:val="none" w:sz="0" w:space="0" w:color="auto"/>
                    <w:right w:val="none" w:sz="0" w:space="0" w:color="auto"/>
                  </w:divBdr>
                </w:div>
                <w:div w:id="1153989902">
                  <w:marLeft w:val="0"/>
                  <w:marRight w:val="0"/>
                  <w:marTop w:val="0"/>
                  <w:marBottom w:val="0"/>
                  <w:divBdr>
                    <w:top w:val="none" w:sz="0" w:space="0" w:color="auto"/>
                    <w:left w:val="none" w:sz="0" w:space="0" w:color="auto"/>
                    <w:bottom w:val="none" w:sz="0" w:space="0" w:color="auto"/>
                    <w:right w:val="none" w:sz="0" w:space="0" w:color="auto"/>
                  </w:divBdr>
                </w:div>
                <w:div w:id="1155336409">
                  <w:marLeft w:val="0"/>
                  <w:marRight w:val="0"/>
                  <w:marTop w:val="0"/>
                  <w:marBottom w:val="0"/>
                  <w:divBdr>
                    <w:top w:val="none" w:sz="0" w:space="0" w:color="auto"/>
                    <w:left w:val="none" w:sz="0" w:space="0" w:color="auto"/>
                    <w:bottom w:val="none" w:sz="0" w:space="0" w:color="auto"/>
                    <w:right w:val="none" w:sz="0" w:space="0" w:color="auto"/>
                  </w:divBdr>
                </w:div>
                <w:div w:id="1164591123">
                  <w:marLeft w:val="0"/>
                  <w:marRight w:val="0"/>
                  <w:marTop w:val="0"/>
                  <w:marBottom w:val="0"/>
                  <w:divBdr>
                    <w:top w:val="none" w:sz="0" w:space="0" w:color="auto"/>
                    <w:left w:val="none" w:sz="0" w:space="0" w:color="auto"/>
                    <w:bottom w:val="none" w:sz="0" w:space="0" w:color="auto"/>
                    <w:right w:val="none" w:sz="0" w:space="0" w:color="auto"/>
                  </w:divBdr>
                </w:div>
                <w:div w:id="1171332651">
                  <w:marLeft w:val="0"/>
                  <w:marRight w:val="0"/>
                  <w:marTop w:val="0"/>
                  <w:marBottom w:val="0"/>
                  <w:divBdr>
                    <w:top w:val="none" w:sz="0" w:space="0" w:color="auto"/>
                    <w:left w:val="none" w:sz="0" w:space="0" w:color="auto"/>
                    <w:bottom w:val="none" w:sz="0" w:space="0" w:color="auto"/>
                    <w:right w:val="none" w:sz="0" w:space="0" w:color="auto"/>
                  </w:divBdr>
                </w:div>
                <w:div w:id="1172375369">
                  <w:marLeft w:val="0"/>
                  <w:marRight w:val="0"/>
                  <w:marTop w:val="0"/>
                  <w:marBottom w:val="0"/>
                  <w:divBdr>
                    <w:top w:val="none" w:sz="0" w:space="0" w:color="auto"/>
                    <w:left w:val="none" w:sz="0" w:space="0" w:color="auto"/>
                    <w:bottom w:val="none" w:sz="0" w:space="0" w:color="auto"/>
                    <w:right w:val="none" w:sz="0" w:space="0" w:color="auto"/>
                  </w:divBdr>
                </w:div>
                <w:div w:id="1174685257">
                  <w:marLeft w:val="0"/>
                  <w:marRight w:val="0"/>
                  <w:marTop w:val="0"/>
                  <w:marBottom w:val="0"/>
                  <w:divBdr>
                    <w:top w:val="none" w:sz="0" w:space="0" w:color="auto"/>
                    <w:left w:val="none" w:sz="0" w:space="0" w:color="auto"/>
                    <w:bottom w:val="none" w:sz="0" w:space="0" w:color="auto"/>
                    <w:right w:val="none" w:sz="0" w:space="0" w:color="auto"/>
                  </w:divBdr>
                </w:div>
                <w:div w:id="1177118580">
                  <w:marLeft w:val="0"/>
                  <w:marRight w:val="0"/>
                  <w:marTop w:val="0"/>
                  <w:marBottom w:val="0"/>
                  <w:divBdr>
                    <w:top w:val="none" w:sz="0" w:space="0" w:color="auto"/>
                    <w:left w:val="none" w:sz="0" w:space="0" w:color="auto"/>
                    <w:bottom w:val="none" w:sz="0" w:space="0" w:color="auto"/>
                    <w:right w:val="none" w:sz="0" w:space="0" w:color="auto"/>
                  </w:divBdr>
                </w:div>
                <w:div w:id="1181311609">
                  <w:marLeft w:val="0"/>
                  <w:marRight w:val="0"/>
                  <w:marTop w:val="0"/>
                  <w:marBottom w:val="0"/>
                  <w:divBdr>
                    <w:top w:val="none" w:sz="0" w:space="0" w:color="auto"/>
                    <w:left w:val="none" w:sz="0" w:space="0" w:color="auto"/>
                    <w:bottom w:val="none" w:sz="0" w:space="0" w:color="auto"/>
                    <w:right w:val="none" w:sz="0" w:space="0" w:color="auto"/>
                  </w:divBdr>
                </w:div>
                <w:div w:id="1208490997">
                  <w:marLeft w:val="0"/>
                  <w:marRight w:val="0"/>
                  <w:marTop w:val="0"/>
                  <w:marBottom w:val="0"/>
                  <w:divBdr>
                    <w:top w:val="none" w:sz="0" w:space="0" w:color="auto"/>
                    <w:left w:val="none" w:sz="0" w:space="0" w:color="auto"/>
                    <w:bottom w:val="none" w:sz="0" w:space="0" w:color="auto"/>
                    <w:right w:val="none" w:sz="0" w:space="0" w:color="auto"/>
                  </w:divBdr>
                </w:div>
                <w:div w:id="1217352017">
                  <w:marLeft w:val="0"/>
                  <w:marRight w:val="0"/>
                  <w:marTop w:val="0"/>
                  <w:marBottom w:val="0"/>
                  <w:divBdr>
                    <w:top w:val="none" w:sz="0" w:space="0" w:color="auto"/>
                    <w:left w:val="none" w:sz="0" w:space="0" w:color="auto"/>
                    <w:bottom w:val="none" w:sz="0" w:space="0" w:color="auto"/>
                    <w:right w:val="none" w:sz="0" w:space="0" w:color="auto"/>
                  </w:divBdr>
                </w:div>
                <w:div w:id="1219240457">
                  <w:marLeft w:val="0"/>
                  <w:marRight w:val="0"/>
                  <w:marTop w:val="0"/>
                  <w:marBottom w:val="0"/>
                  <w:divBdr>
                    <w:top w:val="none" w:sz="0" w:space="0" w:color="auto"/>
                    <w:left w:val="none" w:sz="0" w:space="0" w:color="auto"/>
                    <w:bottom w:val="none" w:sz="0" w:space="0" w:color="auto"/>
                    <w:right w:val="none" w:sz="0" w:space="0" w:color="auto"/>
                  </w:divBdr>
                </w:div>
                <w:div w:id="1220628786">
                  <w:marLeft w:val="0"/>
                  <w:marRight w:val="0"/>
                  <w:marTop w:val="0"/>
                  <w:marBottom w:val="0"/>
                  <w:divBdr>
                    <w:top w:val="none" w:sz="0" w:space="0" w:color="auto"/>
                    <w:left w:val="none" w:sz="0" w:space="0" w:color="auto"/>
                    <w:bottom w:val="none" w:sz="0" w:space="0" w:color="auto"/>
                    <w:right w:val="none" w:sz="0" w:space="0" w:color="auto"/>
                  </w:divBdr>
                </w:div>
                <w:div w:id="1232500027">
                  <w:marLeft w:val="0"/>
                  <w:marRight w:val="0"/>
                  <w:marTop w:val="0"/>
                  <w:marBottom w:val="0"/>
                  <w:divBdr>
                    <w:top w:val="none" w:sz="0" w:space="0" w:color="auto"/>
                    <w:left w:val="none" w:sz="0" w:space="0" w:color="auto"/>
                    <w:bottom w:val="none" w:sz="0" w:space="0" w:color="auto"/>
                    <w:right w:val="none" w:sz="0" w:space="0" w:color="auto"/>
                  </w:divBdr>
                </w:div>
                <w:div w:id="1234312812">
                  <w:marLeft w:val="0"/>
                  <w:marRight w:val="0"/>
                  <w:marTop w:val="0"/>
                  <w:marBottom w:val="0"/>
                  <w:divBdr>
                    <w:top w:val="none" w:sz="0" w:space="0" w:color="auto"/>
                    <w:left w:val="none" w:sz="0" w:space="0" w:color="auto"/>
                    <w:bottom w:val="none" w:sz="0" w:space="0" w:color="auto"/>
                    <w:right w:val="none" w:sz="0" w:space="0" w:color="auto"/>
                  </w:divBdr>
                </w:div>
                <w:div w:id="1236866055">
                  <w:marLeft w:val="0"/>
                  <w:marRight w:val="0"/>
                  <w:marTop w:val="0"/>
                  <w:marBottom w:val="0"/>
                  <w:divBdr>
                    <w:top w:val="none" w:sz="0" w:space="0" w:color="auto"/>
                    <w:left w:val="none" w:sz="0" w:space="0" w:color="auto"/>
                    <w:bottom w:val="none" w:sz="0" w:space="0" w:color="auto"/>
                    <w:right w:val="none" w:sz="0" w:space="0" w:color="auto"/>
                  </w:divBdr>
                </w:div>
                <w:div w:id="1238438488">
                  <w:marLeft w:val="0"/>
                  <w:marRight w:val="0"/>
                  <w:marTop w:val="0"/>
                  <w:marBottom w:val="0"/>
                  <w:divBdr>
                    <w:top w:val="none" w:sz="0" w:space="0" w:color="auto"/>
                    <w:left w:val="none" w:sz="0" w:space="0" w:color="auto"/>
                    <w:bottom w:val="none" w:sz="0" w:space="0" w:color="auto"/>
                    <w:right w:val="none" w:sz="0" w:space="0" w:color="auto"/>
                  </w:divBdr>
                </w:div>
                <w:div w:id="1249997767">
                  <w:marLeft w:val="0"/>
                  <w:marRight w:val="0"/>
                  <w:marTop w:val="0"/>
                  <w:marBottom w:val="0"/>
                  <w:divBdr>
                    <w:top w:val="none" w:sz="0" w:space="0" w:color="auto"/>
                    <w:left w:val="none" w:sz="0" w:space="0" w:color="auto"/>
                    <w:bottom w:val="none" w:sz="0" w:space="0" w:color="auto"/>
                    <w:right w:val="none" w:sz="0" w:space="0" w:color="auto"/>
                  </w:divBdr>
                </w:div>
                <w:div w:id="1255897280">
                  <w:marLeft w:val="0"/>
                  <w:marRight w:val="0"/>
                  <w:marTop w:val="0"/>
                  <w:marBottom w:val="0"/>
                  <w:divBdr>
                    <w:top w:val="none" w:sz="0" w:space="0" w:color="auto"/>
                    <w:left w:val="none" w:sz="0" w:space="0" w:color="auto"/>
                    <w:bottom w:val="none" w:sz="0" w:space="0" w:color="auto"/>
                    <w:right w:val="none" w:sz="0" w:space="0" w:color="auto"/>
                  </w:divBdr>
                </w:div>
                <w:div w:id="1257515246">
                  <w:marLeft w:val="0"/>
                  <w:marRight w:val="0"/>
                  <w:marTop w:val="0"/>
                  <w:marBottom w:val="0"/>
                  <w:divBdr>
                    <w:top w:val="none" w:sz="0" w:space="0" w:color="auto"/>
                    <w:left w:val="none" w:sz="0" w:space="0" w:color="auto"/>
                    <w:bottom w:val="none" w:sz="0" w:space="0" w:color="auto"/>
                    <w:right w:val="none" w:sz="0" w:space="0" w:color="auto"/>
                  </w:divBdr>
                </w:div>
                <w:div w:id="1257519185">
                  <w:marLeft w:val="0"/>
                  <w:marRight w:val="0"/>
                  <w:marTop w:val="0"/>
                  <w:marBottom w:val="0"/>
                  <w:divBdr>
                    <w:top w:val="none" w:sz="0" w:space="0" w:color="auto"/>
                    <w:left w:val="none" w:sz="0" w:space="0" w:color="auto"/>
                    <w:bottom w:val="none" w:sz="0" w:space="0" w:color="auto"/>
                    <w:right w:val="none" w:sz="0" w:space="0" w:color="auto"/>
                  </w:divBdr>
                </w:div>
                <w:div w:id="1264151467">
                  <w:marLeft w:val="0"/>
                  <w:marRight w:val="0"/>
                  <w:marTop w:val="0"/>
                  <w:marBottom w:val="0"/>
                  <w:divBdr>
                    <w:top w:val="none" w:sz="0" w:space="0" w:color="auto"/>
                    <w:left w:val="none" w:sz="0" w:space="0" w:color="auto"/>
                    <w:bottom w:val="none" w:sz="0" w:space="0" w:color="auto"/>
                    <w:right w:val="none" w:sz="0" w:space="0" w:color="auto"/>
                  </w:divBdr>
                </w:div>
                <w:div w:id="1269972270">
                  <w:marLeft w:val="0"/>
                  <w:marRight w:val="0"/>
                  <w:marTop w:val="0"/>
                  <w:marBottom w:val="0"/>
                  <w:divBdr>
                    <w:top w:val="none" w:sz="0" w:space="0" w:color="auto"/>
                    <w:left w:val="none" w:sz="0" w:space="0" w:color="auto"/>
                    <w:bottom w:val="none" w:sz="0" w:space="0" w:color="auto"/>
                    <w:right w:val="none" w:sz="0" w:space="0" w:color="auto"/>
                  </w:divBdr>
                </w:div>
                <w:div w:id="1276400414">
                  <w:marLeft w:val="0"/>
                  <w:marRight w:val="0"/>
                  <w:marTop w:val="0"/>
                  <w:marBottom w:val="0"/>
                  <w:divBdr>
                    <w:top w:val="none" w:sz="0" w:space="0" w:color="auto"/>
                    <w:left w:val="none" w:sz="0" w:space="0" w:color="auto"/>
                    <w:bottom w:val="none" w:sz="0" w:space="0" w:color="auto"/>
                    <w:right w:val="none" w:sz="0" w:space="0" w:color="auto"/>
                  </w:divBdr>
                </w:div>
                <w:div w:id="1278488572">
                  <w:marLeft w:val="0"/>
                  <w:marRight w:val="0"/>
                  <w:marTop w:val="0"/>
                  <w:marBottom w:val="0"/>
                  <w:divBdr>
                    <w:top w:val="none" w:sz="0" w:space="0" w:color="auto"/>
                    <w:left w:val="none" w:sz="0" w:space="0" w:color="auto"/>
                    <w:bottom w:val="none" w:sz="0" w:space="0" w:color="auto"/>
                    <w:right w:val="none" w:sz="0" w:space="0" w:color="auto"/>
                  </w:divBdr>
                </w:div>
                <w:div w:id="1279022859">
                  <w:marLeft w:val="0"/>
                  <w:marRight w:val="0"/>
                  <w:marTop w:val="0"/>
                  <w:marBottom w:val="0"/>
                  <w:divBdr>
                    <w:top w:val="none" w:sz="0" w:space="0" w:color="auto"/>
                    <w:left w:val="none" w:sz="0" w:space="0" w:color="auto"/>
                    <w:bottom w:val="none" w:sz="0" w:space="0" w:color="auto"/>
                    <w:right w:val="none" w:sz="0" w:space="0" w:color="auto"/>
                  </w:divBdr>
                </w:div>
                <w:div w:id="1281961939">
                  <w:marLeft w:val="0"/>
                  <w:marRight w:val="0"/>
                  <w:marTop w:val="0"/>
                  <w:marBottom w:val="0"/>
                  <w:divBdr>
                    <w:top w:val="none" w:sz="0" w:space="0" w:color="auto"/>
                    <w:left w:val="none" w:sz="0" w:space="0" w:color="auto"/>
                    <w:bottom w:val="none" w:sz="0" w:space="0" w:color="auto"/>
                    <w:right w:val="none" w:sz="0" w:space="0" w:color="auto"/>
                  </w:divBdr>
                </w:div>
                <w:div w:id="1311519846">
                  <w:marLeft w:val="0"/>
                  <w:marRight w:val="0"/>
                  <w:marTop w:val="0"/>
                  <w:marBottom w:val="0"/>
                  <w:divBdr>
                    <w:top w:val="none" w:sz="0" w:space="0" w:color="auto"/>
                    <w:left w:val="none" w:sz="0" w:space="0" w:color="auto"/>
                    <w:bottom w:val="none" w:sz="0" w:space="0" w:color="auto"/>
                    <w:right w:val="none" w:sz="0" w:space="0" w:color="auto"/>
                  </w:divBdr>
                </w:div>
                <w:div w:id="1311908711">
                  <w:marLeft w:val="0"/>
                  <w:marRight w:val="0"/>
                  <w:marTop w:val="0"/>
                  <w:marBottom w:val="0"/>
                  <w:divBdr>
                    <w:top w:val="none" w:sz="0" w:space="0" w:color="auto"/>
                    <w:left w:val="none" w:sz="0" w:space="0" w:color="auto"/>
                    <w:bottom w:val="none" w:sz="0" w:space="0" w:color="auto"/>
                    <w:right w:val="none" w:sz="0" w:space="0" w:color="auto"/>
                  </w:divBdr>
                </w:div>
                <w:div w:id="1312564415">
                  <w:marLeft w:val="0"/>
                  <w:marRight w:val="0"/>
                  <w:marTop w:val="0"/>
                  <w:marBottom w:val="0"/>
                  <w:divBdr>
                    <w:top w:val="none" w:sz="0" w:space="0" w:color="auto"/>
                    <w:left w:val="none" w:sz="0" w:space="0" w:color="auto"/>
                    <w:bottom w:val="none" w:sz="0" w:space="0" w:color="auto"/>
                    <w:right w:val="none" w:sz="0" w:space="0" w:color="auto"/>
                  </w:divBdr>
                </w:div>
                <w:div w:id="1313871418">
                  <w:marLeft w:val="0"/>
                  <w:marRight w:val="0"/>
                  <w:marTop w:val="0"/>
                  <w:marBottom w:val="0"/>
                  <w:divBdr>
                    <w:top w:val="none" w:sz="0" w:space="0" w:color="auto"/>
                    <w:left w:val="none" w:sz="0" w:space="0" w:color="auto"/>
                    <w:bottom w:val="none" w:sz="0" w:space="0" w:color="auto"/>
                    <w:right w:val="none" w:sz="0" w:space="0" w:color="auto"/>
                  </w:divBdr>
                </w:div>
                <w:div w:id="1318802760">
                  <w:marLeft w:val="0"/>
                  <w:marRight w:val="0"/>
                  <w:marTop w:val="0"/>
                  <w:marBottom w:val="0"/>
                  <w:divBdr>
                    <w:top w:val="none" w:sz="0" w:space="0" w:color="auto"/>
                    <w:left w:val="none" w:sz="0" w:space="0" w:color="auto"/>
                    <w:bottom w:val="none" w:sz="0" w:space="0" w:color="auto"/>
                    <w:right w:val="none" w:sz="0" w:space="0" w:color="auto"/>
                  </w:divBdr>
                </w:div>
                <w:div w:id="1320575713">
                  <w:marLeft w:val="0"/>
                  <w:marRight w:val="0"/>
                  <w:marTop w:val="0"/>
                  <w:marBottom w:val="0"/>
                  <w:divBdr>
                    <w:top w:val="none" w:sz="0" w:space="0" w:color="auto"/>
                    <w:left w:val="none" w:sz="0" w:space="0" w:color="auto"/>
                    <w:bottom w:val="none" w:sz="0" w:space="0" w:color="auto"/>
                    <w:right w:val="none" w:sz="0" w:space="0" w:color="auto"/>
                  </w:divBdr>
                </w:div>
                <w:div w:id="1324819880">
                  <w:marLeft w:val="0"/>
                  <w:marRight w:val="0"/>
                  <w:marTop w:val="0"/>
                  <w:marBottom w:val="0"/>
                  <w:divBdr>
                    <w:top w:val="none" w:sz="0" w:space="0" w:color="auto"/>
                    <w:left w:val="none" w:sz="0" w:space="0" w:color="auto"/>
                    <w:bottom w:val="none" w:sz="0" w:space="0" w:color="auto"/>
                    <w:right w:val="none" w:sz="0" w:space="0" w:color="auto"/>
                  </w:divBdr>
                </w:div>
                <w:div w:id="1326057926">
                  <w:marLeft w:val="0"/>
                  <w:marRight w:val="0"/>
                  <w:marTop w:val="0"/>
                  <w:marBottom w:val="0"/>
                  <w:divBdr>
                    <w:top w:val="none" w:sz="0" w:space="0" w:color="auto"/>
                    <w:left w:val="none" w:sz="0" w:space="0" w:color="auto"/>
                    <w:bottom w:val="none" w:sz="0" w:space="0" w:color="auto"/>
                    <w:right w:val="none" w:sz="0" w:space="0" w:color="auto"/>
                  </w:divBdr>
                </w:div>
                <w:div w:id="1345092354">
                  <w:marLeft w:val="0"/>
                  <w:marRight w:val="0"/>
                  <w:marTop w:val="0"/>
                  <w:marBottom w:val="0"/>
                  <w:divBdr>
                    <w:top w:val="none" w:sz="0" w:space="0" w:color="auto"/>
                    <w:left w:val="none" w:sz="0" w:space="0" w:color="auto"/>
                    <w:bottom w:val="none" w:sz="0" w:space="0" w:color="auto"/>
                    <w:right w:val="none" w:sz="0" w:space="0" w:color="auto"/>
                  </w:divBdr>
                </w:div>
                <w:div w:id="1346715211">
                  <w:marLeft w:val="0"/>
                  <w:marRight w:val="0"/>
                  <w:marTop w:val="0"/>
                  <w:marBottom w:val="0"/>
                  <w:divBdr>
                    <w:top w:val="none" w:sz="0" w:space="0" w:color="auto"/>
                    <w:left w:val="none" w:sz="0" w:space="0" w:color="auto"/>
                    <w:bottom w:val="none" w:sz="0" w:space="0" w:color="auto"/>
                    <w:right w:val="none" w:sz="0" w:space="0" w:color="auto"/>
                  </w:divBdr>
                </w:div>
                <w:div w:id="1348096755">
                  <w:marLeft w:val="0"/>
                  <w:marRight w:val="0"/>
                  <w:marTop w:val="0"/>
                  <w:marBottom w:val="0"/>
                  <w:divBdr>
                    <w:top w:val="none" w:sz="0" w:space="0" w:color="auto"/>
                    <w:left w:val="none" w:sz="0" w:space="0" w:color="auto"/>
                    <w:bottom w:val="none" w:sz="0" w:space="0" w:color="auto"/>
                    <w:right w:val="none" w:sz="0" w:space="0" w:color="auto"/>
                  </w:divBdr>
                </w:div>
                <w:div w:id="1348632071">
                  <w:marLeft w:val="0"/>
                  <w:marRight w:val="0"/>
                  <w:marTop w:val="0"/>
                  <w:marBottom w:val="0"/>
                  <w:divBdr>
                    <w:top w:val="none" w:sz="0" w:space="0" w:color="auto"/>
                    <w:left w:val="none" w:sz="0" w:space="0" w:color="auto"/>
                    <w:bottom w:val="none" w:sz="0" w:space="0" w:color="auto"/>
                    <w:right w:val="none" w:sz="0" w:space="0" w:color="auto"/>
                  </w:divBdr>
                </w:div>
                <w:div w:id="1366367782">
                  <w:marLeft w:val="0"/>
                  <w:marRight w:val="0"/>
                  <w:marTop w:val="0"/>
                  <w:marBottom w:val="0"/>
                  <w:divBdr>
                    <w:top w:val="none" w:sz="0" w:space="0" w:color="auto"/>
                    <w:left w:val="none" w:sz="0" w:space="0" w:color="auto"/>
                    <w:bottom w:val="none" w:sz="0" w:space="0" w:color="auto"/>
                    <w:right w:val="none" w:sz="0" w:space="0" w:color="auto"/>
                  </w:divBdr>
                </w:div>
                <w:div w:id="1366714966">
                  <w:marLeft w:val="0"/>
                  <w:marRight w:val="0"/>
                  <w:marTop w:val="0"/>
                  <w:marBottom w:val="0"/>
                  <w:divBdr>
                    <w:top w:val="none" w:sz="0" w:space="0" w:color="auto"/>
                    <w:left w:val="none" w:sz="0" w:space="0" w:color="auto"/>
                    <w:bottom w:val="none" w:sz="0" w:space="0" w:color="auto"/>
                    <w:right w:val="none" w:sz="0" w:space="0" w:color="auto"/>
                  </w:divBdr>
                </w:div>
                <w:div w:id="1378511696">
                  <w:marLeft w:val="0"/>
                  <w:marRight w:val="0"/>
                  <w:marTop w:val="0"/>
                  <w:marBottom w:val="0"/>
                  <w:divBdr>
                    <w:top w:val="none" w:sz="0" w:space="0" w:color="auto"/>
                    <w:left w:val="none" w:sz="0" w:space="0" w:color="auto"/>
                    <w:bottom w:val="none" w:sz="0" w:space="0" w:color="auto"/>
                    <w:right w:val="none" w:sz="0" w:space="0" w:color="auto"/>
                  </w:divBdr>
                </w:div>
                <w:div w:id="1382024126">
                  <w:marLeft w:val="0"/>
                  <w:marRight w:val="0"/>
                  <w:marTop w:val="0"/>
                  <w:marBottom w:val="0"/>
                  <w:divBdr>
                    <w:top w:val="none" w:sz="0" w:space="0" w:color="auto"/>
                    <w:left w:val="none" w:sz="0" w:space="0" w:color="auto"/>
                    <w:bottom w:val="none" w:sz="0" w:space="0" w:color="auto"/>
                    <w:right w:val="none" w:sz="0" w:space="0" w:color="auto"/>
                  </w:divBdr>
                </w:div>
                <w:div w:id="1382678977">
                  <w:marLeft w:val="0"/>
                  <w:marRight w:val="0"/>
                  <w:marTop w:val="0"/>
                  <w:marBottom w:val="0"/>
                  <w:divBdr>
                    <w:top w:val="none" w:sz="0" w:space="0" w:color="auto"/>
                    <w:left w:val="none" w:sz="0" w:space="0" w:color="auto"/>
                    <w:bottom w:val="none" w:sz="0" w:space="0" w:color="auto"/>
                    <w:right w:val="none" w:sz="0" w:space="0" w:color="auto"/>
                  </w:divBdr>
                </w:div>
                <w:div w:id="1386296202">
                  <w:marLeft w:val="0"/>
                  <w:marRight w:val="0"/>
                  <w:marTop w:val="0"/>
                  <w:marBottom w:val="0"/>
                  <w:divBdr>
                    <w:top w:val="none" w:sz="0" w:space="0" w:color="auto"/>
                    <w:left w:val="none" w:sz="0" w:space="0" w:color="auto"/>
                    <w:bottom w:val="none" w:sz="0" w:space="0" w:color="auto"/>
                    <w:right w:val="none" w:sz="0" w:space="0" w:color="auto"/>
                  </w:divBdr>
                </w:div>
                <w:div w:id="1389574935">
                  <w:marLeft w:val="0"/>
                  <w:marRight w:val="0"/>
                  <w:marTop w:val="0"/>
                  <w:marBottom w:val="0"/>
                  <w:divBdr>
                    <w:top w:val="none" w:sz="0" w:space="0" w:color="auto"/>
                    <w:left w:val="none" w:sz="0" w:space="0" w:color="auto"/>
                    <w:bottom w:val="none" w:sz="0" w:space="0" w:color="auto"/>
                    <w:right w:val="none" w:sz="0" w:space="0" w:color="auto"/>
                  </w:divBdr>
                </w:div>
                <w:div w:id="1392194469">
                  <w:marLeft w:val="0"/>
                  <w:marRight w:val="0"/>
                  <w:marTop w:val="0"/>
                  <w:marBottom w:val="0"/>
                  <w:divBdr>
                    <w:top w:val="none" w:sz="0" w:space="0" w:color="auto"/>
                    <w:left w:val="none" w:sz="0" w:space="0" w:color="auto"/>
                    <w:bottom w:val="none" w:sz="0" w:space="0" w:color="auto"/>
                    <w:right w:val="none" w:sz="0" w:space="0" w:color="auto"/>
                  </w:divBdr>
                </w:div>
                <w:div w:id="1393305848">
                  <w:marLeft w:val="0"/>
                  <w:marRight w:val="0"/>
                  <w:marTop w:val="0"/>
                  <w:marBottom w:val="0"/>
                  <w:divBdr>
                    <w:top w:val="none" w:sz="0" w:space="0" w:color="auto"/>
                    <w:left w:val="none" w:sz="0" w:space="0" w:color="auto"/>
                    <w:bottom w:val="none" w:sz="0" w:space="0" w:color="auto"/>
                    <w:right w:val="none" w:sz="0" w:space="0" w:color="auto"/>
                  </w:divBdr>
                </w:div>
                <w:div w:id="1397708247">
                  <w:marLeft w:val="0"/>
                  <w:marRight w:val="0"/>
                  <w:marTop w:val="0"/>
                  <w:marBottom w:val="0"/>
                  <w:divBdr>
                    <w:top w:val="none" w:sz="0" w:space="0" w:color="auto"/>
                    <w:left w:val="none" w:sz="0" w:space="0" w:color="auto"/>
                    <w:bottom w:val="none" w:sz="0" w:space="0" w:color="auto"/>
                    <w:right w:val="none" w:sz="0" w:space="0" w:color="auto"/>
                  </w:divBdr>
                </w:div>
                <w:div w:id="1407411282">
                  <w:marLeft w:val="0"/>
                  <w:marRight w:val="0"/>
                  <w:marTop w:val="0"/>
                  <w:marBottom w:val="0"/>
                  <w:divBdr>
                    <w:top w:val="none" w:sz="0" w:space="0" w:color="auto"/>
                    <w:left w:val="none" w:sz="0" w:space="0" w:color="auto"/>
                    <w:bottom w:val="none" w:sz="0" w:space="0" w:color="auto"/>
                    <w:right w:val="none" w:sz="0" w:space="0" w:color="auto"/>
                  </w:divBdr>
                </w:div>
                <w:div w:id="1416391669">
                  <w:marLeft w:val="0"/>
                  <w:marRight w:val="0"/>
                  <w:marTop w:val="0"/>
                  <w:marBottom w:val="0"/>
                  <w:divBdr>
                    <w:top w:val="none" w:sz="0" w:space="0" w:color="auto"/>
                    <w:left w:val="none" w:sz="0" w:space="0" w:color="auto"/>
                    <w:bottom w:val="none" w:sz="0" w:space="0" w:color="auto"/>
                    <w:right w:val="none" w:sz="0" w:space="0" w:color="auto"/>
                  </w:divBdr>
                </w:div>
                <w:div w:id="1439637546">
                  <w:marLeft w:val="0"/>
                  <w:marRight w:val="0"/>
                  <w:marTop w:val="0"/>
                  <w:marBottom w:val="0"/>
                  <w:divBdr>
                    <w:top w:val="none" w:sz="0" w:space="0" w:color="auto"/>
                    <w:left w:val="none" w:sz="0" w:space="0" w:color="auto"/>
                    <w:bottom w:val="none" w:sz="0" w:space="0" w:color="auto"/>
                    <w:right w:val="none" w:sz="0" w:space="0" w:color="auto"/>
                  </w:divBdr>
                </w:div>
                <w:div w:id="1443498032">
                  <w:marLeft w:val="0"/>
                  <w:marRight w:val="0"/>
                  <w:marTop w:val="0"/>
                  <w:marBottom w:val="0"/>
                  <w:divBdr>
                    <w:top w:val="none" w:sz="0" w:space="0" w:color="auto"/>
                    <w:left w:val="none" w:sz="0" w:space="0" w:color="auto"/>
                    <w:bottom w:val="none" w:sz="0" w:space="0" w:color="auto"/>
                    <w:right w:val="none" w:sz="0" w:space="0" w:color="auto"/>
                  </w:divBdr>
                </w:div>
                <w:div w:id="1445731404">
                  <w:marLeft w:val="0"/>
                  <w:marRight w:val="0"/>
                  <w:marTop w:val="0"/>
                  <w:marBottom w:val="0"/>
                  <w:divBdr>
                    <w:top w:val="none" w:sz="0" w:space="0" w:color="auto"/>
                    <w:left w:val="none" w:sz="0" w:space="0" w:color="auto"/>
                    <w:bottom w:val="none" w:sz="0" w:space="0" w:color="auto"/>
                    <w:right w:val="none" w:sz="0" w:space="0" w:color="auto"/>
                  </w:divBdr>
                </w:div>
                <w:div w:id="1457873131">
                  <w:marLeft w:val="0"/>
                  <w:marRight w:val="0"/>
                  <w:marTop w:val="0"/>
                  <w:marBottom w:val="0"/>
                  <w:divBdr>
                    <w:top w:val="none" w:sz="0" w:space="0" w:color="auto"/>
                    <w:left w:val="none" w:sz="0" w:space="0" w:color="auto"/>
                    <w:bottom w:val="none" w:sz="0" w:space="0" w:color="auto"/>
                    <w:right w:val="none" w:sz="0" w:space="0" w:color="auto"/>
                  </w:divBdr>
                </w:div>
                <w:div w:id="1479229272">
                  <w:marLeft w:val="0"/>
                  <w:marRight w:val="0"/>
                  <w:marTop w:val="0"/>
                  <w:marBottom w:val="0"/>
                  <w:divBdr>
                    <w:top w:val="none" w:sz="0" w:space="0" w:color="auto"/>
                    <w:left w:val="none" w:sz="0" w:space="0" w:color="auto"/>
                    <w:bottom w:val="none" w:sz="0" w:space="0" w:color="auto"/>
                    <w:right w:val="none" w:sz="0" w:space="0" w:color="auto"/>
                  </w:divBdr>
                </w:div>
                <w:div w:id="1481799940">
                  <w:marLeft w:val="0"/>
                  <w:marRight w:val="0"/>
                  <w:marTop w:val="0"/>
                  <w:marBottom w:val="0"/>
                  <w:divBdr>
                    <w:top w:val="none" w:sz="0" w:space="0" w:color="auto"/>
                    <w:left w:val="none" w:sz="0" w:space="0" w:color="auto"/>
                    <w:bottom w:val="none" w:sz="0" w:space="0" w:color="auto"/>
                    <w:right w:val="none" w:sz="0" w:space="0" w:color="auto"/>
                  </w:divBdr>
                </w:div>
                <w:div w:id="1490175608">
                  <w:marLeft w:val="0"/>
                  <w:marRight w:val="0"/>
                  <w:marTop w:val="0"/>
                  <w:marBottom w:val="0"/>
                  <w:divBdr>
                    <w:top w:val="none" w:sz="0" w:space="0" w:color="auto"/>
                    <w:left w:val="none" w:sz="0" w:space="0" w:color="auto"/>
                    <w:bottom w:val="none" w:sz="0" w:space="0" w:color="auto"/>
                    <w:right w:val="none" w:sz="0" w:space="0" w:color="auto"/>
                  </w:divBdr>
                </w:div>
                <w:div w:id="1503885423">
                  <w:marLeft w:val="0"/>
                  <w:marRight w:val="0"/>
                  <w:marTop w:val="0"/>
                  <w:marBottom w:val="0"/>
                  <w:divBdr>
                    <w:top w:val="none" w:sz="0" w:space="0" w:color="auto"/>
                    <w:left w:val="none" w:sz="0" w:space="0" w:color="auto"/>
                    <w:bottom w:val="none" w:sz="0" w:space="0" w:color="auto"/>
                    <w:right w:val="none" w:sz="0" w:space="0" w:color="auto"/>
                  </w:divBdr>
                </w:div>
                <w:div w:id="1509901750">
                  <w:marLeft w:val="0"/>
                  <w:marRight w:val="0"/>
                  <w:marTop w:val="0"/>
                  <w:marBottom w:val="0"/>
                  <w:divBdr>
                    <w:top w:val="none" w:sz="0" w:space="0" w:color="auto"/>
                    <w:left w:val="none" w:sz="0" w:space="0" w:color="auto"/>
                    <w:bottom w:val="none" w:sz="0" w:space="0" w:color="auto"/>
                    <w:right w:val="none" w:sz="0" w:space="0" w:color="auto"/>
                  </w:divBdr>
                </w:div>
                <w:div w:id="1510024772">
                  <w:marLeft w:val="0"/>
                  <w:marRight w:val="0"/>
                  <w:marTop w:val="0"/>
                  <w:marBottom w:val="0"/>
                  <w:divBdr>
                    <w:top w:val="none" w:sz="0" w:space="0" w:color="auto"/>
                    <w:left w:val="none" w:sz="0" w:space="0" w:color="auto"/>
                    <w:bottom w:val="none" w:sz="0" w:space="0" w:color="auto"/>
                    <w:right w:val="none" w:sz="0" w:space="0" w:color="auto"/>
                  </w:divBdr>
                </w:div>
                <w:div w:id="1521971929">
                  <w:marLeft w:val="0"/>
                  <w:marRight w:val="0"/>
                  <w:marTop w:val="0"/>
                  <w:marBottom w:val="0"/>
                  <w:divBdr>
                    <w:top w:val="none" w:sz="0" w:space="0" w:color="auto"/>
                    <w:left w:val="none" w:sz="0" w:space="0" w:color="auto"/>
                    <w:bottom w:val="none" w:sz="0" w:space="0" w:color="auto"/>
                    <w:right w:val="none" w:sz="0" w:space="0" w:color="auto"/>
                  </w:divBdr>
                </w:div>
                <w:div w:id="1524661802">
                  <w:marLeft w:val="0"/>
                  <w:marRight w:val="0"/>
                  <w:marTop w:val="0"/>
                  <w:marBottom w:val="0"/>
                  <w:divBdr>
                    <w:top w:val="none" w:sz="0" w:space="0" w:color="auto"/>
                    <w:left w:val="none" w:sz="0" w:space="0" w:color="auto"/>
                    <w:bottom w:val="none" w:sz="0" w:space="0" w:color="auto"/>
                    <w:right w:val="none" w:sz="0" w:space="0" w:color="auto"/>
                  </w:divBdr>
                </w:div>
                <w:div w:id="1527718537">
                  <w:marLeft w:val="0"/>
                  <w:marRight w:val="0"/>
                  <w:marTop w:val="0"/>
                  <w:marBottom w:val="0"/>
                  <w:divBdr>
                    <w:top w:val="none" w:sz="0" w:space="0" w:color="auto"/>
                    <w:left w:val="none" w:sz="0" w:space="0" w:color="auto"/>
                    <w:bottom w:val="none" w:sz="0" w:space="0" w:color="auto"/>
                    <w:right w:val="none" w:sz="0" w:space="0" w:color="auto"/>
                  </w:divBdr>
                </w:div>
                <w:div w:id="1528173674">
                  <w:marLeft w:val="0"/>
                  <w:marRight w:val="0"/>
                  <w:marTop w:val="0"/>
                  <w:marBottom w:val="0"/>
                  <w:divBdr>
                    <w:top w:val="none" w:sz="0" w:space="0" w:color="auto"/>
                    <w:left w:val="none" w:sz="0" w:space="0" w:color="auto"/>
                    <w:bottom w:val="none" w:sz="0" w:space="0" w:color="auto"/>
                    <w:right w:val="none" w:sz="0" w:space="0" w:color="auto"/>
                  </w:divBdr>
                </w:div>
                <w:div w:id="1550068046">
                  <w:marLeft w:val="0"/>
                  <w:marRight w:val="0"/>
                  <w:marTop w:val="0"/>
                  <w:marBottom w:val="0"/>
                  <w:divBdr>
                    <w:top w:val="none" w:sz="0" w:space="0" w:color="auto"/>
                    <w:left w:val="none" w:sz="0" w:space="0" w:color="auto"/>
                    <w:bottom w:val="none" w:sz="0" w:space="0" w:color="auto"/>
                    <w:right w:val="none" w:sz="0" w:space="0" w:color="auto"/>
                  </w:divBdr>
                </w:div>
                <w:div w:id="1557542573">
                  <w:marLeft w:val="0"/>
                  <w:marRight w:val="0"/>
                  <w:marTop w:val="0"/>
                  <w:marBottom w:val="0"/>
                  <w:divBdr>
                    <w:top w:val="none" w:sz="0" w:space="0" w:color="auto"/>
                    <w:left w:val="none" w:sz="0" w:space="0" w:color="auto"/>
                    <w:bottom w:val="none" w:sz="0" w:space="0" w:color="auto"/>
                    <w:right w:val="none" w:sz="0" w:space="0" w:color="auto"/>
                  </w:divBdr>
                </w:div>
                <w:div w:id="1584335524">
                  <w:marLeft w:val="0"/>
                  <w:marRight w:val="0"/>
                  <w:marTop w:val="0"/>
                  <w:marBottom w:val="0"/>
                  <w:divBdr>
                    <w:top w:val="none" w:sz="0" w:space="0" w:color="auto"/>
                    <w:left w:val="none" w:sz="0" w:space="0" w:color="auto"/>
                    <w:bottom w:val="none" w:sz="0" w:space="0" w:color="auto"/>
                    <w:right w:val="none" w:sz="0" w:space="0" w:color="auto"/>
                  </w:divBdr>
                </w:div>
                <w:div w:id="1588689960">
                  <w:marLeft w:val="0"/>
                  <w:marRight w:val="0"/>
                  <w:marTop w:val="0"/>
                  <w:marBottom w:val="0"/>
                  <w:divBdr>
                    <w:top w:val="none" w:sz="0" w:space="0" w:color="auto"/>
                    <w:left w:val="none" w:sz="0" w:space="0" w:color="auto"/>
                    <w:bottom w:val="none" w:sz="0" w:space="0" w:color="auto"/>
                    <w:right w:val="none" w:sz="0" w:space="0" w:color="auto"/>
                  </w:divBdr>
                </w:div>
                <w:div w:id="1609578795">
                  <w:marLeft w:val="0"/>
                  <w:marRight w:val="0"/>
                  <w:marTop w:val="0"/>
                  <w:marBottom w:val="0"/>
                  <w:divBdr>
                    <w:top w:val="none" w:sz="0" w:space="0" w:color="auto"/>
                    <w:left w:val="none" w:sz="0" w:space="0" w:color="auto"/>
                    <w:bottom w:val="none" w:sz="0" w:space="0" w:color="auto"/>
                    <w:right w:val="none" w:sz="0" w:space="0" w:color="auto"/>
                  </w:divBdr>
                </w:div>
                <w:div w:id="1614089450">
                  <w:marLeft w:val="0"/>
                  <w:marRight w:val="0"/>
                  <w:marTop w:val="0"/>
                  <w:marBottom w:val="0"/>
                  <w:divBdr>
                    <w:top w:val="none" w:sz="0" w:space="0" w:color="auto"/>
                    <w:left w:val="none" w:sz="0" w:space="0" w:color="auto"/>
                    <w:bottom w:val="none" w:sz="0" w:space="0" w:color="auto"/>
                    <w:right w:val="none" w:sz="0" w:space="0" w:color="auto"/>
                  </w:divBdr>
                </w:div>
                <w:div w:id="1622760393">
                  <w:marLeft w:val="0"/>
                  <w:marRight w:val="0"/>
                  <w:marTop w:val="0"/>
                  <w:marBottom w:val="0"/>
                  <w:divBdr>
                    <w:top w:val="none" w:sz="0" w:space="0" w:color="auto"/>
                    <w:left w:val="none" w:sz="0" w:space="0" w:color="auto"/>
                    <w:bottom w:val="none" w:sz="0" w:space="0" w:color="auto"/>
                    <w:right w:val="none" w:sz="0" w:space="0" w:color="auto"/>
                  </w:divBdr>
                </w:div>
                <w:div w:id="1624649278">
                  <w:marLeft w:val="0"/>
                  <w:marRight w:val="0"/>
                  <w:marTop w:val="0"/>
                  <w:marBottom w:val="0"/>
                  <w:divBdr>
                    <w:top w:val="none" w:sz="0" w:space="0" w:color="auto"/>
                    <w:left w:val="none" w:sz="0" w:space="0" w:color="auto"/>
                    <w:bottom w:val="none" w:sz="0" w:space="0" w:color="auto"/>
                    <w:right w:val="none" w:sz="0" w:space="0" w:color="auto"/>
                  </w:divBdr>
                </w:div>
                <w:div w:id="1626737978">
                  <w:marLeft w:val="0"/>
                  <w:marRight w:val="0"/>
                  <w:marTop w:val="0"/>
                  <w:marBottom w:val="0"/>
                  <w:divBdr>
                    <w:top w:val="none" w:sz="0" w:space="0" w:color="auto"/>
                    <w:left w:val="none" w:sz="0" w:space="0" w:color="auto"/>
                    <w:bottom w:val="none" w:sz="0" w:space="0" w:color="auto"/>
                    <w:right w:val="none" w:sz="0" w:space="0" w:color="auto"/>
                  </w:divBdr>
                </w:div>
                <w:div w:id="1628313818">
                  <w:marLeft w:val="0"/>
                  <w:marRight w:val="0"/>
                  <w:marTop w:val="0"/>
                  <w:marBottom w:val="0"/>
                  <w:divBdr>
                    <w:top w:val="none" w:sz="0" w:space="0" w:color="auto"/>
                    <w:left w:val="none" w:sz="0" w:space="0" w:color="auto"/>
                    <w:bottom w:val="none" w:sz="0" w:space="0" w:color="auto"/>
                    <w:right w:val="none" w:sz="0" w:space="0" w:color="auto"/>
                  </w:divBdr>
                </w:div>
                <w:div w:id="1630821138">
                  <w:marLeft w:val="0"/>
                  <w:marRight w:val="0"/>
                  <w:marTop w:val="0"/>
                  <w:marBottom w:val="0"/>
                  <w:divBdr>
                    <w:top w:val="none" w:sz="0" w:space="0" w:color="auto"/>
                    <w:left w:val="none" w:sz="0" w:space="0" w:color="auto"/>
                    <w:bottom w:val="none" w:sz="0" w:space="0" w:color="auto"/>
                    <w:right w:val="none" w:sz="0" w:space="0" w:color="auto"/>
                  </w:divBdr>
                </w:div>
                <w:div w:id="1644850475">
                  <w:marLeft w:val="0"/>
                  <w:marRight w:val="0"/>
                  <w:marTop w:val="0"/>
                  <w:marBottom w:val="0"/>
                  <w:divBdr>
                    <w:top w:val="none" w:sz="0" w:space="0" w:color="auto"/>
                    <w:left w:val="none" w:sz="0" w:space="0" w:color="auto"/>
                    <w:bottom w:val="none" w:sz="0" w:space="0" w:color="auto"/>
                    <w:right w:val="none" w:sz="0" w:space="0" w:color="auto"/>
                  </w:divBdr>
                </w:div>
                <w:div w:id="1645428742">
                  <w:marLeft w:val="0"/>
                  <w:marRight w:val="0"/>
                  <w:marTop w:val="0"/>
                  <w:marBottom w:val="0"/>
                  <w:divBdr>
                    <w:top w:val="none" w:sz="0" w:space="0" w:color="auto"/>
                    <w:left w:val="none" w:sz="0" w:space="0" w:color="auto"/>
                    <w:bottom w:val="none" w:sz="0" w:space="0" w:color="auto"/>
                    <w:right w:val="none" w:sz="0" w:space="0" w:color="auto"/>
                  </w:divBdr>
                </w:div>
                <w:div w:id="1649019332">
                  <w:marLeft w:val="0"/>
                  <w:marRight w:val="0"/>
                  <w:marTop w:val="0"/>
                  <w:marBottom w:val="0"/>
                  <w:divBdr>
                    <w:top w:val="none" w:sz="0" w:space="0" w:color="auto"/>
                    <w:left w:val="none" w:sz="0" w:space="0" w:color="auto"/>
                    <w:bottom w:val="none" w:sz="0" w:space="0" w:color="auto"/>
                    <w:right w:val="none" w:sz="0" w:space="0" w:color="auto"/>
                  </w:divBdr>
                </w:div>
                <w:div w:id="1652129583">
                  <w:marLeft w:val="0"/>
                  <w:marRight w:val="0"/>
                  <w:marTop w:val="0"/>
                  <w:marBottom w:val="0"/>
                  <w:divBdr>
                    <w:top w:val="none" w:sz="0" w:space="0" w:color="auto"/>
                    <w:left w:val="none" w:sz="0" w:space="0" w:color="auto"/>
                    <w:bottom w:val="none" w:sz="0" w:space="0" w:color="auto"/>
                    <w:right w:val="none" w:sz="0" w:space="0" w:color="auto"/>
                  </w:divBdr>
                </w:div>
                <w:div w:id="1661227268">
                  <w:marLeft w:val="0"/>
                  <w:marRight w:val="0"/>
                  <w:marTop w:val="0"/>
                  <w:marBottom w:val="0"/>
                  <w:divBdr>
                    <w:top w:val="none" w:sz="0" w:space="0" w:color="auto"/>
                    <w:left w:val="none" w:sz="0" w:space="0" w:color="auto"/>
                    <w:bottom w:val="none" w:sz="0" w:space="0" w:color="auto"/>
                    <w:right w:val="none" w:sz="0" w:space="0" w:color="auto"/>
                  </w:divBdr>
                </w:div>
                <w:div w:id="1694696289">
                  <w:marLeft w:val="0"/>
                  <w:marRight w:val="0"/>
                  <w:marTop w:val="0"/>
                  <w:marBottom w:val="0"/>
                  <w:divBdr>
                    <w:top w:val="none" w:sz="0" w:space="0" w:color="auto"/>
                    <w:left w:val="none" w:sz="0" w:space="0" w:color="auto"/>
                    <w:bottom w:val="none" w:sz="0" w:space="0" w:color="auto"/>
                    <w:right w:val="none" w:sz="0" w:space="0" w:color="auto"/>
                  </w:divBdr>
                </w:div>
                <w:div w:id="1696147960">
                  <w:marLeft w:val="0"/>
                  <w:marRight w:val="0"/>
                  <w:marTop w:val="0"/>
                  <w:marBottom w:val="0"/>
                  <w:divBdr>
                    <w:top w:val="none" w:sz="0" w:space="0" w:color="auto"/>
                    <w:left w:val="none" w:sz="0" w:space="0" w:color="auto"/>
                    <w:bottom w:val="none" w:sz="0" w:space="0" w:color="auto"/>
                    <w:right w:val="none" w:sz="0" w:space="0" w:color="auto"/>
                  </w:divBdr>
                </w:div>
                <w:div w:id="1715277089">
                  <w:marLeft w:val="0"/>
                  <w:marRight w:val="0"/>
                  <w:marTop w:val="0"/>
                  <w:marBottom w:val="0"/>
                  <w:divBdr>
                    <w:top w:val="none" w:sz="0" w:space="0" w:color="auto"/>
                    <w:left w:val="none" w:sz="0" w:space="0" w:color="auto"/>
                    <w:bottom w:val="none" w:sz="0" w:space="0" w:color="auto"/>
                    <w:right w:val="none" w:sz="0" w:space="0" w:color="auto"/>
                  </w:divBdr>
                </w:div>
                <w:div w:id="1721518083">
                  <w:marLeft w:val="0"/>
                  <w:marRight w:val="0"/>
                  <w:marTop w:val="0"/>
                  <w:marBottom w:val="0"/>
                  <w:divBdr>
                    <w:top w:val="none" w:sz="0" w:space="0" w:color="auto"/>
                    <w:left w:val="none" w:sz="0" w:space="0" w:color="auto"/>
                    <w:bottom w:val="none" w:sz="0" w:space="0" w:color="auto"/>
                    <w:right w:val="none" w:sz="0" w:space="0" w:color="auto"/>
                  </w:divBdr>
                </w:div>
                <w:div w:id="1725058501">
                  <w:marLeft w:val="0"/>
                  <w:marRight w:val="0"/>
                  <w:marTop w:val="0"/>
                  <w:marBottom w:val="0"/>
                  <w:divBdr>
                    <w:top w:val="none" w:sz="0" w:space="0" w:color="auto"/>
                    <w:left w:val="none" w:sz="0" w:space="0" w:color="auto"/>
                    <w:bottom w:val="none" w:sz="0" w:space="0" w:color="auto"/>
                    <w:right w:val="none" w:sz="0" w:space="0" w:color="auto"/>
                  </w:divBdr>
                </w:div>
                <w:div w:id="1725369698">
                  <w:marLeft w:val="0"/>
                  <w:marRight w:val="0"/>
                  <w:marTop w:val="0"/>
                  <w:marBottom w:val="0"/>
                  <w:divBdr>
                    <w:top w:val="none" w:sz="0" w:space="0" w:color="auto"/>
                    <w:left w:val="none" w:sz="0" w:space="0" w:color="auto"/>
                    <w:bottom w:val="none" w:sz="0" w:space="0" w:color="auto"/>
                    <w:right w:val="none" w:sz="0" w:space="0" w:color="auto"/>
                  </w:divBdr>
                </w:div>
                <w:div w:id="1727490795">
                  <w:marLeft w:val="0"/>
                  <w:marRight w:val="0"/>
                  <w:marTop w:val="0"/>
                  <w:marBottom w:val="0"/>
                  <w:divBdr>
                    <w:top w:val="none" w:sz="0" w:space="0" w:color="auto"/>
                    <w:left w:val="none" w:sz="0" w:space="0" w:color="auto"/>
                    <w:bottom w:val="none" w:sz="0" w:space="0" w:color="auto"/>
                    <w:right w:val="none" w:sz="0" w:space="0" w:color="auto"/>
                  </w:divBdr>
                </w:div>
                <w:div w:id="1729112474">
                  <w:marLeft w:val="0"/>
                  <w:marRight w:val="0"/>
                  <w:marTop w:val="0"/>
                  <w:marBottom w:val="0"/>
                  <w:divBdr>
                    <w:top w:val="none" w:sz="0" w:space="0" w:color="auto"/>
                    <w:left w:val="none" w:sz="0" w:space="0" w:color="auto"/>
                    <w:bottom w:val="none" w:sz="0" w:space="0" w:color="auto"/>
                    <w:right w:val="none" w:sz="0" w:space="0" w:color="auto"/>
                  </w:divBdr>
                </w:div>
                <w:div w:id="1732773916">
                  <w:marLeft w:val="0"/>
                  <w:marRight w:val="0"/>
                  <w:marTop w:val="0"/>
                  <w:marBottom w:val="0"/>
                  <w:divBdr>
                    <w:top w:val="none" w:sz="0" w:space="0" w:color="auto"/>
                    <w:left w:val="none" w:sz="0" w:space="0" w:color="auto"/>
                    <w:bottom w:val="none" w:sz="0" w:space="0" w:color="auto"/>
                    <w:right w:val="none" w:sz="0" w:space="0" w:color="auto"/>
                  </w:divBdr>
                </w:div>
                <w:div w:id="1737586106">
                  <w:marLeft w:val="0"/>
                  <w:marRight w:val="0"/>
                  <w:marTop w:val="0"/>
                  <w:marBottom w:val="0"/>
                  <w:divBdr>
                    <w:top w:val="none" w:sz="0" w:space="0" w:color="auto"/>
                    <w:left w:val="none" w:sz="0" w:space="0" w:color="auto"/>
                    <w:bottom w:val="none" w:sz="0" w:space="0" w:color="auto"/>
                    <w:right w:val="none" w:sz="0" w:space="0" w:color="auto"/>
                  </w:divBdr>
                </w:div>
                <w:div w:id="1746344431">
                  <w:marLeft w:val="0"/>
                  <w:marRight w:val="0"/>
                  <w:marTop w:val="0"/>
                  <w:marBottom w:val="0"/>
                  <w:divBdr>
                    <w:top w:val="none" w:sz="0" w:space="0" w:color="auto"/>
                    <w:left w:val="none" w:sz="0" w:space="0" w:color="auto"/>
                    <w:bottom w:val="none" w:sz="0" w:space="0" w:color="auto"/>
                    <w:right w:val="none" w:sz="0" w:space="0" w:color="auto"/>
                  </w:divBdr>
                </w:div>
                <w:div w:id="1747141994">
                  <w:marLeft w:val="0"/>
                  <w:marRight w:val="0"/>
                  <w:marTop w:val="0"/>
                  <w:marBottom w:val="0"/>
                  <w:divBdr>
                    <w:top w:val="none" w:sz="0" w:space="0" w:color="auto"/>
                    <w:left w:val="none" w:sz="0" w:space="0" w:color="auto"/>
                    <w:bottom w:val="none" w:sz="0" w:space="0" w:color="auto"/>
                    <w:right w:val="none" w:sz="0" w:space="0" w:color="auto"/>
                  </w:divBdr>
                </w:div>
                <w:div w:id="1751656298">
                  <w:marLeft w:val="0"/>
                  <w:marRight w:val="0"/>
                  <w:marTop w:val="0"/>
                  <w:marBottom w:val="0"/>
                  <w:divBdr>
                    <w:top w:val="none" w:sz="0" w:space="0" w:color="auto"/>
                    <w:left w:val="none" w:sz="0" w:space="0" w:color="auto"/>
                    <w:bottom w:val="none" w:sz="0" w:space="0" w:color="auto"/>
                    <w:right w:val="none" w:sz="0" w:space="0" w:color="auto"/>
                  </w:divBdr>
                </w:div>
                <w:div w:id="1753164245">
                  <w:marLeft w:val="0"/>
                  <w:marRight w:val="0"/>
                  <w:marTop w:val="0"/>
                  <w:marBottom w:val="0"/>
                  <w:divBdr>
                    <w:top w:val="none" w:sz="0" w:space="0" w:color="auto"/>
                    <w:left w:val="none" w:sz="0" w:space="0" w:color="auto"/>
                    <w:bottom w:val="none" w:sz="0" w:space="0" w:color="auto"/>
                    <w:right w:val="none" w:sz="0" w:space="0" w:color="auto"/>
                  </w:divBdr>
                </w:div>
                <w:div w:id="1778407919">
                  <w:marLeft w:val="0"/>
                  <w:marRight w:val="0"/>
                  <w:marTop w:val="0"/>
                  <w:marBottom w:val="0"/>
                  <w:divBdr>
                    <w:top w:val="none" w:sz="0" w:space="0" w:color="auto"/>
                    <w:left w:val="none" w:sz="0" w:space="0" w:color="auto"/>
                    <w:bottom w:val="none" w:sz="0" w:space="0" w:color="auto"/>
                    <w:right w:val="none" w:sz="0" w:space="0" w:color="auto"/>
                  </w:divBdr>
                </w:div>
                <w:div w:id="1786996887">
                  <w:marLeft w:val="0"/>
                  <w:marRight w:val="0"/>
                  <w:marTop w:val="0"/>
                  <w:marBottom w:val="0"/>
                  <w:divBdr>
                    <w:top w:val="none" w:sz="0" w:space="0" w:color="auto"/>
                    <w:left w:val="none" w:sz="0" w:space="0" w:color="auto"/>
                    <w:bottom w:val="none" w:sz="0" w:space="0" w:color="auto"/>
                    <w:right w:val="none" w:sz="0" w:space="0" w:color="auto"/>
                  </w:divBdr>
                </w:div>
                <w:div w:id="1791705241">
                  <w:marLeft w:val="0"/>
                  <w:marRight w:val="0"/>
                  <w:marTop w:val="0"/>
                  <w:marBottom w:val="0"/>
                  <w:divBdr>
                    <w:top w:val="none" w:sz="0" w:space="0" w:color="auto"/>
                    <w:left w:val="none" w:sz="0" w:space="0" w:color="auto"/>
                    <w:bottom w:val="none" w:sz="0" w:space="0" w:color="auto"/>
                    <w:right w:val="none" w:sz="0" w:space="0" w:color="auto"/>
                  </w:divBdr>
                </w:div>
                <w:div w:id="1812751633">
                  <w:marLeft w:val="0"/>
                  <w:marRight w:val="0"/>
                  <w:marTop w:val="0"/>
                  <w:marBottom w:val="0"/>
                  <w:divBdr>
                    <w:top w:val="none" w:sz="0" w:space="0" w:color="auto"/>
                    <w:left w:val="none" w:sz="0" w:space="0" w:color="auto"/>
                    <w:bottom w:val="none" w:sz="0" w:space="0" w:color="auto"/>
                    <w:right w:val="none" w:sz="0" w:space="0" w:color="auto"/>
                  </w:divBdr>
                </w:div>
                <w:div w:id="1831366935">
                  <w:marLeft w:val="0"/>
                  <w:marRight w:val="0"/>
                  <w:marTop w:val="0"/>
                  <w:marBottom w:val="0"/>
                  <w:divBdr>
                    <w:top w:val="none" w:sz="0" w:space="0" w:color="auto"/>
                    <w:left w:val="none" w:sz="0" w:space="0" w:color="auto"/>
                    <w:bottom w:val="none" w:sz="0" w:space="0" w:color="auto"/>
                    <w:right w:val="none" w:sz="0" w:space="0" w:color="auto"/>
                  </w:divBdr>
                </w:div>
                <w:div w:id="1842620066">
                  <w:marLeft w:val="0"/>
                  <w:marRight w:val="0"/>
                  <w:marTop w:val="0"/>
                  <w:marBottom w:val="0"/>
                  <w:divBdr>
                    <w:top w:val="none" w:sz="0" w:space="0" w:color="auto"/>
                    <w:left w:val="none" w:sz="0" w:space="0" w:color="auto"/>
                    <w:bottom w:val="none" w:sz="0" w:space="0" w:color="auto"/>
                    <w:right w:val="none" w:sz="0" w:space="0" w:color="auto"/>
                  </w:divBdr>
                </w:div>
                <w:div w:id="1849059737">
                  <w:marLeft w:val="0"/>
                  <w:marRight w:val="0"/>
                  <w:marTop w:val="0"/>
                  <w:marBottom w:val="0"/>
                  <w:divBdr>
                    <w:top w:val="none" w:sz="0" w:space="0" w:color="auto"/>
                    <w:left w:val="none" w:sz="0" w:space="0" w:color="auto"/>
                    <w:bottom w:val="none" w:sz="0" w:space="0" w:color="auto"/>
                    <w:right w:val="none" w:sz="0" w:space="0" w:color="auto"/>
                  </w:divBdr>
                </w:div>
                <w:div w:id="1849364014">
                  <w:marLeft w:val="0"/>
                  <w:marRight w:val="0"/>
                  <w:marTop w:val="0"/>
                  <w:marBottom w:val="0"/>
                  <w:divBdr>
                    <w:top w:val="none" w:sz="0" w:space="0" w:color="auto"/>
                    <w:left w:val="none" w:sz="0" w:space="0" w:color="auto"/>
                    <w:bottom w:val="none" w:sz="0" w:space="0" w:color="auto"/>
                    <w:right w:val="none" w:sz="0" w:space="0" w:color="auto"/>
                  </w:divBdr>
                </w:div>
                <w:div w:id="1861315343">
                  <w:marLeft w:val="0"/>
                  <w:marRight w:val="0"/>
                  <w:marTop w:val="0"/>
                  <w:marBottom w:val="0"/>
                  <w:divBdr>
                    <w:top w:val="none" w:sz="0" w:space="0" w:color="auto"/>
                    <w:left w:val="none" w:sz="0" w:space="0" w:color="auto"/>
                    <w:bottom w:val="none" w:sz="0" w:space="0" w:color="auto"/>
                    <w:right w:val="none" w:sz="0" w:space="0" w:color="auto"/>
                  </w:divBdr>
                </w:div>
                <w:div w:id="1871147203">
                  <w:marLeft w:val="0"/>
                  <w:marRight w:val="0"/>
                  <w:marTop w:val="0"/>
                  <w:marBottom w:val="0"/>
                  <w:divBdr>
                    <w:top w:val="none" w:sz="0" w:space="0" w:color="auto"/>
                    <w:left w:val="none" w:sz="0" w:space="0" w:color="auto"/>
                    <w:bottom w:val="none" w:sz="0" w:space="0" w:color="auto"/>
                    <w:right w:val="none" w:sz="0" w:space="0" w:color="auto"/>
                  </w:divBdr>
                </w:div>
                <w:div w:id="1875191411">
                  <w:marLeft w:val="0"/>
                  <w:marRight w:val="0"/>
                  <w:marTop w:val="0"/>
                  <w:marBottom w:val="0"/>
                  <w:divBdr>
                    <w:top w:val="none" w:sz="0" w:space="0" w:color="auto"/>
                    <w:left w:val="none" w:sz="0" w:space="0" w:color="auto"/>
                    <w:bottom w:val="none" w:sz="0" w:space="0" w:color="auto"/>
                    <w:right w:val="none" w:sz="0" w:space="0" w:color="auto"/>
                  </w:divBdr>
                </w:div>
                <w:div w:id="1879778641">
                  <w:marLeft w:val="0"/>
                  <w:marRight w:val="0"/>
                  <w:marTop w:val="0"/>
                  <w:marBottom w:val="0"/>
                  <w:divBdr>
                    <w:top w:val="none" w:sz="0" w:space="0" w:color="auto"/>
                    <w:left w:val="none" w:sz="0" w:space="0" w:color="auto"/>
                    <w:bottom w:val="none" w:sz="0" w:space="0" w:color="auto"/>
                    <w:right w:val="none" w:sz="0" w:space="0" w:color="auto"/>
                  </w:divBdr>
                </w:div>
                <w:div w:id="1884900001">
                  <w:marLeft w:val="0"/>
                  <w:marRight w:val="0"/>
                  <w:marTop w:val="0"/>
                  <w:marBottom w:val="0"/>
                  <w:divBdr>
                    <w:top w:val="none" w:sz="0" w:space="0" w:color="auto"/>
                    <w:left w:val="none" w:sz="0" w:space="0" w:color="auto"/>
                    <w:bottom w:val="none" w:sz="0" w:space="0" w:color="auto"/>
                    <w:right w:val="none" w:sz="0" w:space="0" w:color="auto"/>
                  </w:divBdr>
                </w:div>
                <w:div w:id="1887598027">
                  <w:marLeft w:val="0"/>
                  <w:marRight w:val="0"/>
                  <w:marTop w:val="0"/>
                  <w:marBottom w:val="0"/>
                  <w:divBdr>
                    <w:top w:val="none" w:sz="0" w:space="0" w:color="auto"/>
                    <w:left w:val="none" w:sz="0" w:space="0" w:color="auto"/>
                    <w:bottom w:val="none" w:sz="0" w:space="0" w:color="auto"/>
                    <w:right w:val="none" w:sz="0" w:space="0" w:color="auto"/>
                  </w:divBdr>
                </w:div>
                <w:div w:id="1898003855">
                  <w:marLeft w:val="0"/>
                  <w:marRight w:val="0"/>
                  <w:marTop w:val="0"/>
                  <w:marBottom w:val="0"/>
                  <w:divBdr>
                    <w:top w:val="none" w:sz="0" w:space="0" w:color="auto"/>
                    <w:left w:val="none" w:sz="0" w:space="0" w:color="auto"/>
                    <w:bottom w:val="none" w:sz="0" w:space="0" w:color="auto"/>
                    <w:right w:val="none" w:sz="0" w:space="0" w:color="auto"/>
                  </w:divBdr>
                </w:div>
                <w:div w:id="1903977185">
                  <w:marLeft w:val="0"/>
                  <w:marRight w:val="0"/>
                  <w:marTop w:val="0"/>
                  <w:marBottom w:val="0"/>
                  <w:divBdr>
                    <w:top w:val="none" w:sz="0" w:space="0" w:color="auto"/>
                    <w:left w:val="none" w:sz="0" w:space="0" w:color="auto"/>
                    <w:bottom w:val="none" w:sz="0" w:space="0" w:color="auto"/>
                    <w:right w:val="none" w:sz="0" w:space="0" w:color="auto"/>
                  </w:divBdr>
                </w:div>
                <w:div w:id="1920480489">
                  <w:marLeft w:val="0"/>
                  <w:marRight w:val="0"/>
                  <w:marTop w:val="0"/>
                  <w:marBottom w:val="0"/>
                  <w:divBdr>
                    <w:top w:val="none" w:sz="0" w:space="0" w:color="auto"/>
                    <w:left w:val="none" w:sz="0" w:space="0" w:color="auto"/>
                    <w:bottom w:val="none" w:sz="0" w:space="0" w:color="auto"/>
                    <w:right w:val="none" w:sz="0" w:space="0" w:color="auto"/>
                  </w:divBdr>
                </w:div>
                <w:div w:id="1922057601">
                  <w:marLeft w:val="0"/>
                  <w:marRight w:val="0"/>
                  <w:marTop w:val="0"/>
                  <w:marBottom w:val="0"/>
                  <w:divBdr>
                    <w:top w:val="none" w:sz="0" w:space="0" w:color="auto"/>
                    <w:left w:val="none" w:sz="0" w:space="0" w:color="auto"/>
                    <w:bottom w:val="none" w:sz="0" w:space="0" w:color="auto"/>
                    <w:right w:val="none" w:sz="0" w:space="0" w:color="auto"/>
                  </w:divBdr>
                </w:div>
                <w:div w:id="1923947165">
                  <w:marLeft w:val="0"/>
                  <w:marRight w:val="0"/>
                  <w:marTop w:val="0"/>
                  <w:marBottom w:val="0"/>
                  <w:divBdr>
                    <w:top w:val="none" w:sz="0" w:space="0" w:color="auto"/>
                    <w:left w:val="none" w:sz="0" w:space="0" w:color="auto"/>
                    <w:bottom w:val="none" w:sz="0" w:space="0" w:color="auto"/>
                    <w:right w:val="none" w:sz="0" w:space="0" w:color="auto"/>
                  </w:divBdr>
                </w:div>
                <w:div w:id="1927107505">
                  <w:marLeft w:val="0"/>
                  <w:marRight w:val="0"/>
                  <w:marTop w:val="0"/>
                  <w:marBottom w:val="0"/>
                  <w:divBdr>
                    <w:top w:val="none" w:sz="0" w:space="0" w:color="auto"/>
                    <w:left w:val="none" w:sz="0" w:space="0" w:color="auto"/>
                    <w:bottom w:val="none" w:sz="0" w:space="0" w:color="auto"/>
                    <w:right w:val="none" w:sz="0" w:space="0" w:color="auto"/>
                  </w:divBdr>
                </w:div>
                <w:div w:id="1929538064">
                  <w:marLeft w:val="0"/>
                  <w:marRight w:val="0"/>
                  <w:marTop w:val="0"/>
                  <w:marBottom w:val="0"/>
                  <w:divBdr>
                    <w:top w:val="none" w:sz="0" w:space="0" w:color="auto"/>
                    <w:left w:val="none" w:sz="0" w:space="0" w:color="auto"/>
                    <w:bottom w:val="none" w:sz="0" w:space="0" w:color="auto"/>
                    <w:right w:val="none" w:sz="0" w:space="0" w:color="auto"/>
                  </w:divBdr>
                </w:div>
                <w:div w:id="1934435646">
                  <w:marLeft w:val="0"/>
                  <w:marRight w:val="0"/>
                  <w:marTop w:val="0"/>
                  <w:marBottom w:val="0"/>
                  <w:divBdr>
                    <w:top w:val="none" w:sz="0" w:space="0" w:color="auto"/>
                    <w:left w:val="none" w:sz="0" w:space="0" w:color="auto"/>
                    <w:bottom w:val="none" w:sz="0" w:space="0" w:color="auto"/>
                    <w:right w:val="none" w:sz="0" w:space="0" w:color="auto"/>
                  </w:divBdr>
                </w:div>
                <w:div w:id="1935043334">
                  <w:marLeft w:val="0"/>
                  <w:marRight w:val="0"/>
                  <w:marTop w:val="0"/>
                  <w:marBottom w:val="0"/>
                  <w:divBdr>
                    <w:top w:val="none" w:sz="0" w:space="0" w:color="auto"/>
                    <w:left w:val="none" w:sz="0" w:space="0" w:color="auto"/>
                    <w:bottom w:val="none" w:sz="0" w:space="0" w:color="auto"/>
                    <w:right w:val="none" w:sz="0" w:space="0" w:color="auto"/>
                  </w:divBdr>
                </w:div>
                <w:div w:id="1936202724">
                  <w:marLeft w:val="0"/>
                  <w:marRight w:val="0"/>
                  <w:marTop w:val="0"/>
                  <w:marBottom w:val="0"/>
                  <w:divBdr>
                    <w:top w:val="none" w:sz="0" w:space="0" w:color="auto"/>
                    <w:left w:val="none" w:sz="0" w:space="0" w:color="auto"/>
                    <w:bottom w:val="none" w:sz="0" w:space="0" w:color="auto"/>
                    <w:right w:val="none" w:sz="0" w:space="0" w:color="auto"/>
                  </w:divBdr>
                </w:div>
                <w:div w:id="1943688045">
                  <w:marLeft w:val="0"/>
                  <w:marRight w:val="0"/>
                  <w:marTop w:val="0"/>
                  <w:marBottom w:val="0"/>
                  <w:divBdr>
                    <w:top w:val="none" w:sz="0" w:space="0" w:color="auto"/>
                    <w:left w:val="none" w:sz="0" w:space="0" w:color="auto"/>
                    <w:bottom w:val="none" w:sz="0" w:space="0" w:color="auto"/>
                    <w:right w:val="none" w:sz="0" w:space="0" w:color="auto"/>
                  </w:divBdr>
                </w:div>
                <w:div w:id="1944726199">
                  <w:marLeft w:val="0"/>
                  <w:marRight w:val="0"/>
                  <w:marTop w:val="0"/>
                  <w:marBottom w:val="0"/>
                  <w:divBdr>
                    <w:top w:val="none" w:sz="0" w:space="0" w:color="auto"/>
                    <w:left w:val="none" w:sz="0" w:space="0" w:color="auto"/>
                    <w:bottom w:val="none" w:sz="0" w:space="0" w:color="auto"/>
                    <w:right w:val="none" w:sz="0" w:space="0" w:color="auto"/>
                  </w:divBdr>
                </w:div>
                <w:div w:id="1947888491">
                  <w:marLeft w:val="0"/>
                  <w:marRight w:val="0"/>
                  <w:marTop w:val="0"/>
                  <w:marBottom w:val="0"/>
                  <w:divBdr>
                    <w:top w:val="none" w:sz="0" w:space="0" w:color="auto"/>
                    <w:left w:val="none" w:sz="0" w:space="0" w:color="auto"/>
                    <w:bottom w:val="none" w:sz="0" w:space="0" w:color="auto"/>
                    <w:right w:val="none" w:sz="0" w:space="0" w:color="auto"/>
                  </w:divBdr>
                </w:div>
                <w:div w:id="1954047236">
                  <w:marLeft w:val="0"/>
                  <w:marRight w:val="0"/>
                  <w:marTop w:val="0"/>
                  <w:marBottom w:val="0"/>
                  <w:divBdr>
                    <w:top w:val="none" w:sz="0" w:space="0" w:color="auto"/>
                    <w:left w:val="none" w:sz="0" w:space="0" w:color="auto"/>
                    <w:bottom w:val="none" w:sz="0" w:space="0" w:color="auto"/>
                    <w:right w:val="none" w:sz="0" w:space="0" w:color="auto"/>
                  </w:divBdr>
                </w:div>
                <w:div w:id="1960139842">
                  <w:marLeft w:val="0"/>
                  <w:marRight w:val="0"/>
                  <w:marTop w:val="0"/>
                  <w:marBottom w:val="0"/>
                  <w:divBdr>
                    <w:top w:val="none" w:sz="0" w:space="0" w:color="auto"/>
                    <w:left w:val="none" w:sz="0" w:space="0" w:color="auto"/>
                    <w:bottom w:val="none" w:sz="0" w:space="0" w:color="auto"/>
                    <w:right w:val="none" w:sz="0" w:space="0" w:color="auto"/>
                  </w:divBdr>
                </w:div>
                <w:div w:id="1971671899">
                  <w:marLeft w:val="0"/>
                  <w:marRight w:val="0"/>
                  <w:marTop w:val="0"/>
                  <w:marBottom w:val="0"/>
                  <w:divBdr>
                    <w:top w:val="none" w:sz="0" w:space="0" w:color="auto"/>
                    <w:left w:val="none" w:sz="0" w:space="0" w:color="auto"/>
                    <w:bottom w:val="none" w:sz="0" w:space="0" w:color="auto"/>
                    <w:right w:val="none" w:sz="0" w:space="0" w:color="auto"/>
                  </w:divBdr>
                </w:div>
                <w:div w:id="1982999245">
                  <w:marLeft w:val="0"/>
                  <w:marRight w:val="0"/>
                  <w:marTop w:val="0"/>
                  <w:marBottom w:val="0"/>
                  <w:divBdr>
                    <w:top w:val="none" w:sz="0" w:space="0" w:color="auto"/>
                    <w:left w:val="none" w:sz="0" w:space="0" w:color="auto"/>
                    <w:bottom w:val="none" w:sz="0" w:space="0" w:color="auto"/>
                    <w:right w:val="none" w:sz="0" w:space="0" w:color="auto"/>
                  </w:divBdr>
                </w:div>
                <w:div w:id="1990476499">
                  <w:marLeft w:val="0"/>
                  <w:marRight w:val="0"/>
                  <w:marTop w:val="0"/>
                  <w:marBottom w:val="0"/>
                  <w:divBdr>
                    <w:top w:val="none" w:sz="0" w:space="0" w:color="auto"/>
                    <w:left w:val="none" w:sz="0" w:space="0" w:color="auto"/>
                    <w:bottom w:val="none" w:sz="0" w:space="0" w:color="auto"/>
                    <w:right w:val="none" w:sz="0" w:space="0" w:color="auto"/>
                  </w:divBdr>
                </w:div>
                <w:div w:id="1991865918">
                  <w:marLeft w:val="0"/>
                  <w:marRight w:val="0"/>
                  <w:marTop w:val="0"/>
                  <w:marBottom w:val="0"/>
                  <w:divBdr>
                    <w:top w:val="none" w:sz="0" w:space="0" w:color="auto"/>
                    <w:left w:val="none" w:sz="0" w:space="0" w:color="auto"/>
                    <w:bottom w:val="none" w:sz="0" w:space="0" w:color="auto"/>
                    <w:right w:val="none" w:sz="0" w:space="0" w:color="auto"/>
                  </w:divBdr>
                </w:div>
                <w:div w:id="2004818523">
                  <w:marLeft w:val="0"/>
                  <w:marRight w:val="0"/>
                  <w:marTop w:val="0"/>
                  <w:marBottom w:val="0"/>
                  <w:divBdr>
                    <w:top w:val="none" w:sz="0" w:space="0" w:color="auto"/>
                    <w:left w:val="none" w:sz="0" w:space="0" w:color="auto"/>
                    <w:bottom w:val="none" w:sz="0" w:space="0" w:color="auto"/>
                    <w:right w:val="none" w:sz="0" w:space="0" w:color="auto"/>
                  </w:divBdr>
                </w:div>
                <w:div w:id="2007131762">
                  <w:marLeft w:val="0"/>
                  <w:marRight w:val="0"/>
                  <w:marTop w:val="0"/>
                  <w:marBottom w:val="0"/>
                  <w:divBdr>
                    <w:top w:val="none" w:sz="0" w:space="0" w:color="auto"/>
                    <w:left w:val="none" w:sz="0" w:space="0" w:color="auto"/>
                    <w:bottom w:val="none" w:sz="0" w:space="0" w:color="auto"/>
                    <w:right w:val="none" w:sz="0" w:space="0" w:color="auto"/>
                  </w:divBdr>
                </w:div>
                <w:div w:id="2025472266">
                  <w:marLeft w:val="0"/>
                  <w:marRight w:val="0"/>
                  <w:marTop w:val="0"/>
                  <w:marBottom w:val="0"/>
                  <w:divBdr>
                    <w:top w:val="none" w:sz="0" w:space="0" w:color="auto"/>
                    <w:left w:val="none" w:sz="0" w:space="0" w:color="auto"/>
                    <w:bottom w:val="none" w:sz="0" w:space="0" w:color="auto"/>
                    <w:right w:val="none" w:sz="0" w:space="0" w:color="auto"/>
                  </w:divBdr>
                </w:div>
                <w:div w:id="2036271973">
                  <w:marLeft w:val="0"/>
                  <w:marRight w:val="0"/>
                  <w:marTop w:val="0"/>
                  <w:marBottom w:val="0"/>
                  <w:divBdr>
                    <w:top w:val="none" w:sz="0" w:space="0" w:color="auto"/>
                    <w:left w:val="none" w:sz="0" w:space="0" w:color="auto"/>
                    <w:bottom w:val="none" w:sz="0" w:space="0" w:color="auto"/>
                    <w:right w:val="none" w:sz="0" w:space="0" w:color="auto"/>
                  </w:divBdr>
                </w:div>
                <w:div w:id="2048210776">
                  <w:marLeft w:val="0"/>
                  <w:marRight w:val="0"/>
                  <w:marTop w:val="0"/>
                  <w:marBottom w:val="0"/>
                  <w:divBdr>
                    <w:top w:val="none" w:sz="0" w:space="0" w:color="auto"/>
                    <w:left w:val="none" w:sz="0" w:space="0" w:color="auto"/>
                    <w:bottom w:val="none" w:sz="0" w:space="0" w:color="auto"/>
                    <w:right w:val="none" w:sz="0" w:space="0" w:color="auto"/>
                  </w:divBdr>
                </w:div>
                <w:div w:id="2061902620">
                  <w:marLeft w:val="0"/>
                  <w:marRight w:val="0"/>
                  <w:marTop w:val="0"/>
                  <w:marBottom w:val="0"/>
                  <w:divBdr>
                    <w:top w:val="none" w:sz="0" w:space="0" w:color="auto"/>
                    <w:left w:val="none" w:sz="0" w:space="0" w:color="auto"/>
                    <w:bottom w:val="none" w:sz="0" w:space="0" w:color="auto"/>
                    <w:right w:val="none" w:sz="0" w:space="0" w:color="auto"/>
                  </w:divBdr>
                </w:div>
                <w:div w:id="2062553778">
                  <w:marLeft w:val="0"/>
                  <w:marRight w:val="0"/>
                  <w:marTop w:val="0"/>
                  <w:marBottom w:val="0"/>
                  <w:divBdr>
                    <w:top w:val="none" w:sz="0" w:space="0" w:color="auto"/>
                    <w:left w:val="none" w:sz="0" w:space="0" w:color="auto"/>
                    <w:bottom w:val="none" w:sz="0" w:space="0" w:color="auto"/>
                    <w:right w:val="none" w:sz="0" w:space="0" w:color="auto"/>
                  </w:divBdr>
                </w:div>
                <w:div w:id="2069330590">
                  <w:marLeft w:val="0"/>
                  <w:marRight w:val="0"/>
                  <w:marTop w:val="0"/>
                  <w:marBottom w:val="0"/>
                  <w:divBdr>
                    <w:top w:val="none" w:sz="0" w:space="0" w:color="auto"/>
                    <w:left w:val="none" w:sz="0" w:space="0" w:color="auto"/>
                    <w:bottom w:val="none" w:sz="0" w:space="0" w:color="auto"/>
                    <w:right w:val="none" w:sz="0" w:space="0" w:color="auto"/>
                  </w:divBdr>
                </w:div>
                <w:div w:id="2069457750">
                  <w:marLeft w:val="0"/>
                  <w:marRight w:val="0"/>
                  <w:marTop w:val="0"/>
                  <w:marBottom w:val="0"/>
                  <w:divBdr>
                    <w:top w:val="none" w:sz="0" w:space="0" w:color="auto"/>
                    <w:left w:val="none" w:sz="0" w:space="0" w:color="auto"/>
                    <w:bottom w:val="none" w:sz="0" w:space="0" w:color="auto"/>
                    <w:right w:val="none" w:sz="0" w:space="0" w:color="auto"/>
                  </w:divBdr>
                </w:div>
                <w:div w:id="2069572063">
                  <w:marLeft w:val="0"/>
                  <w:marRight w:val="0"/>
                  <w:marTop w:val="0"/>
                  <w:marBottom w:val="0"/>
                  <w:divBdr>
                    <w:top w:val="none" w:sz="0" w:space="0" w:color="auto"/>
                    <w:left w:val="none" w:sz="0" w:space="0" w:color="auto"/>
                    <w:bottom w:val="none" w:sz="0" w:space="0" w:color="auto"/>
                    <w:right w:val="none" w:sz="0" w:space="0" w:color="auto"/>
                  </w:divBdr>
                </w:div>
                <w:div w:id="2077898739">
                  <w:marLeft w:val="0"/>
                  <w:marRight w:val="0"/>
                  <w:marTop w:val="0"/>
                  <w:marBottom w:val="0"/>
                  <w:divBdr>
                    <w:top w:val="none" w:sz="0" w:space="0" w:color="auto"/>
                    <w:left w:val="none" w:sz="0" w:space="0" w:color="auto"/>
                    <w:bottom w:val="none" w:sz="0" w:space="0" w:color="auto"/>
                    <w:right w:val="none" w:sz="0" w:space="0" w:color="auto"/>
                  </w:divBdr>
                </w:div>
                <w:div w:id="2079015604">
                  <w:marLeft w:val="0"/>
                  <w:marRight w:val="0"/>
                  <w:marTop w:val="0"/>
                  <w:marBottom w:val="0"/>
                  <w:divBdr>
                    <w:top w:val="none" w:sz="0" w:space="0" w:color="auto"/>
                    <w:left w:val="none" w:sz="0" w:space="0" w:color="auto"/>
                    <w:bottom w:val="none" w:sz="0" w:space="0" w:color="auto"/>
                    <w:right w:val="none" w:sz="0" w:space="0" w:color="auto"/>
                  </w:divBdr>
                </w:div>
                <w:div w:id="2080588125">
                  <w:marLeft w:val="0"/>
                  <w:marRight w:val="0"/>
                  <w:marTop w:val="0"/>
                  <w:marBottom w:val="0"/>
                  <w:divBdr>
                    <w:top w:val="none" w:sz="0" w:space="0" w:color="auto"/>
                    <w:left w:val="none" w:sz="0" w:space="0" w:color="auto"/>
                    <w:bottom w:val="none" w:sz="0" w:space="0" w:color="auto"/>
                    <w:right w:val="none" w:sz="0" w:space="0" w:color="auto"/>
                  </w:divBdr>
                </w:div>
                <w:div w:id="2091610893">
                  <w:marLeft w:val="0"/>
                  <w:marRight w:val="0"/>
                  <w:marTop w:val="0"/>
                  <w:marBottom w:val="0"/>
                  <w:divBdr>
                    <w:top w:val="none" w:sz="0" w:space="0" w:color="auto"/>
                    <w:left w:val="none" w:sz="0" w:space="0" w:color="auto"/>
                    <w:bottom w:val="none" w:sz="0" w:space="0" w:color="auto"/>
                    <w:right w:val="none" w:sz="0" w:space="0" w:color="auto"/>
                  </w:divBdr>
                </w:div>
                <w:div w:id="2098017596">
                  <w:marLeft w:val="0"/>
                  <w:marRight w:val="0"/>
                  <w:marTop w:val="0"/>
                  <w:marBottom w:val="0"/>
                  <w:divBdr>
                    <w:top w:val="none" w:sz="0" w:space="0" w:color="auto"/>
                    <w:left w:val="none" w:sz="0" w:space="0" w:color="auto"/>
                    <w:bottom w:val="none" w:sz="0" w:space="0" w:color="auto"/>
                    <w:right w:val="none" w:sz="0" w:space="0" w:color="auto"/>
                  </w:divBdr>
                </w:div>
                <w:div w:id="2103380825">
                  <w:marLeft w:val="0"/>
                  <w:marRight w:val="0"/>
                  <w:marTop w:val="0"/>
                  <w:marBottom w:val="0"/>
                  <w:divBdr>
                    <w:top w:val="none" w:sz="0" w:space="0" w:color="auto"/>
                    <w:left w:val="none" w:sz="0" w:space="0" w:color="auto"/>
                    <w:bottom w:val="none" w:sz="0" w:space="0" w:color="auto"/>
                    <w:right w:val="none" w:sz="0" w:space="0" w:color="auto"/>
                  </w:divBdr>
                </w:div>
                <w:div w:id="2107843413">
                  <w:marLeft w:val="0"/>
                  <w:marRight w:val="0"/>
                  <w:marTop w:val="0"/>
                  <w:marBottom w:val="0"/>
                  <w:divBdr>
                    <w:top w:val="none" w:sz="0" w:space="0" w:color="auto"/>
                    <w:left w:val="none" w:sz="0" w:space="0" w:color="auto"/>
                    <w:bottom w:val="none" w:sz="0" w:space="0" w:color="auto"/>
                    <w:right w:val="none" w:sz="0" w:space="0" w:color="auto"/>
                  </w:divBdr>
                </w:div>
                <w:div w:id="2108691456">
                  <w:marLeft w:val="0"/>
                  <w:marRight w:val="0"/>
                  <w:marTop w:val="0"/>
                  <w:marBottom w:val="0"/>
                  <w:divBdr>
                    <w:top w:val="none" w:sz="0" w:space="0" w:color="auto"/>
                    <w:left w:val="none" w:sz="0" w:space="0" w:color="auto"/>
                    <w:bottom w:val="none" w:sz="0" w:space="0" w:color="auto"/>
                    <w:right w:val="none" w:sz="0" w:space="0" w:color="auto"/>
                  </w:divBdr>
                </w:div>
                <w:div w:id="2113932621">
                  <w:marLeft w:val="0"/>
                  <w:marRight w:val="0"/>
                  <w:marTop w:val="0"/>
                  <w:marBottom w:val="0"/>
                  <w:divBdr>
                    <w:top w:val="none" w:sz="0" w:space="0" w:color="auto"/>
                    <w:left w:val="none" w:sz="0" w:space="0" w:color="auto"/>
                    <w:bottom w:val="none" w:sz="0" w:space="0" w:color="auto"/>
                    <w:right w:val="none" w:sz="0" w:space="0" w:color="auto"/>
                  </w:divBdr>
                </w:div>
                <w:div w:id="2118285246">
                  <w:marLeft w:val="0"/>
                  <w:marRight w:val="0"/>
                  <w:marTop w:val="0"/>
                  <w:marBottom w:val="0"/>
                  <w:divBdr>
                    <w:top w:val="none" w:sz="0" w:space="0" w:color="auto"/>
                    <w:left w:val="none" w:sz="0" w:space="0" w:color="auto"/>
                    <w:bottom w:val="none" w:sz="0" w:space="0" w:color="auto"/>
                    <w:right w:val="none" w:sz="0" w:space="0" w:color="auto"/>
                  </w:divBdr>
                </w:div>
                <w:div w:id="2119057598">
                  <w:marLeft w:val="0"/>
                  <w:marRight w:val="0"/>
                  <w:marTop w:val="0"/>
                  <w:marBottom w:val="0"/>
                  <w:divBdr>
                    <w:top w:val="none" w:sz="0" w:space="0" w:color="auto"/>
                    <w:left w:val="none" w:sz="0" w:space="0" w:color="auto"/>
                    <w:bottom w:val="none" w:sz="0" w:space="0" w:color="auto"/>
                    <w:right w:val="none" w:sz="0" w:space="0" w:color="auto"/>
                  </w:divBdr>
                </w:div>
                <w:div w:id="2127306991">
                  <w:marLeft w:val="0"/>
                  <w:marRight w:val="0"/>
                  <w:marTop w:val="0"/>
                  <w:marBottom w:val="0"/>
                  <w:divBdr>
                    <w:top w:val="none" w:sz="0" w:space="0" w:color="auto"/>
                    <w:left w:val="none" w:sz="0" w:space="0" w:color="auto"/>
                    <w:bottom w:val="none" w:sz="0" w:space="0" w:color="auto"/>
                    <w:right w:val="none" w:sz="0" w:space="0" w:color="auto"/>
                  </w:divBdr>
                </w:div>
                <w:div w:id="2130464684">
                  <w:marLeft w:val="0"/>
                  <w:marRight w:val="0"/>
                  <w:marTop w:val="0"/>
                  <w:marBottom w:val="0"/>
                  <w:divBdr>
                    <w:top w:val="none" w:sz="0" w:space="0" w:color="auto"/>
                    <w:left w:val="none" w:sz="0" w:space="0" w:color="auto"/>
                    <w:bottom w:val="none" w:sz="0" w:space="0" w:color="auto"/>
                    <w:right w:val="none" w:sz="0" w:space="0" w:color="auto"/>
                  </w:divBdr>
                </w:div>
              </w:divsChild>
            </w:div>
            <w:div w:id="2042780819">
              <w:marLeft w:val="0"/>
              <w:marRight w:val="0"/>
              <w:marTop w:val="0"/>
              <w:marBottom w:val="0"/>
              <w:divBdr>
                <w:top w:val="none" w:sz="0" w:space="0" w:color="auto"/>
                <w:left w:val="none" w:sz="0" w:space="0" w:color="auto"/>
                <w:bottom w:val="none" w:sz="0" w:space="0" w:color="auto"/>
                <w:right w:val="none" w:sz="0" w:space="0" w:color="auto"/>
              </w:divBdr>
            </w:div>
            <w:div w:id="2049865601">
              <w:marLeft w:val="0"/>
              <w:marRight w:val="0"/>
              <w:marTop w:val="0"/>
              <w:marBottom w:val="0"/>
              <w:divBdr>
                <w:top w:val="none" w:sz="0" w:space="0" w:color="auto"/>
                <w:left w:val="none" w:sz="0" w:space="0" w:color="auto"/>
                <w:bottom w:val="none" w:sz="0" w:space="0" w:color="auto"/>
                <w:right w:val="none" w:sz="0" w:space="0" w:color="auto"/>
              </w:divBdr>
            </w:div>
            <w:div w:id="2066685124">
              <w:marLeft w:val="0"/>
              <w:marRight w:val="0"/>
              <w:marTop w:val="0"/>
              <w:marBottom w:val="0"/>
              <w:divBdr>
                <w:top w:val="none" w:sz="0" w:space="0" w:color="auto"/>
                <w:left w:val="none" w:sz="0" w:space="0" w:color="auto"/>
                <w:bottom w:val="none" w:sz="0" w:space="0" w:color="auto"/>
                <w:right w:val="none" w:sz="0" w:space="0" w:color="auto"/>
              </w:divBdr>
            </w:div>
            <w:div w:id="2072003109">
              <w:marLeft w:val="0"/>
              <w:marRight w:val="0"/>
              <w:marTop w:val="0"/>
              <w:marBottom w:val="0"/>
              <w:divBdr>
                <w:top w:val="none" w:sz="0" w:space="0" w:color="auto"/>
                <w:left w:val="none" w:sz="0" w:space="0" w:color="auto"/>
                <w:bottom w:val="none" w:sz="0" w:space="0" w:color="auto"/>
                <w:right w:val="none" w:sz="0" w:space="0" w:color="auto"/>
              </w:divBdr>
            </w:div>
            <w:div w:id="2074156602">
              <w:marLeft w:val="0"/>
              <w:marRight w:val="0"/>
              <w:marTop w:val="0"/>
              <w:marBottom w:val="0"/>
              <w:divBdr>
                <w:top w:val="none" w:sz="0" w:space="0" w:color="auto"/>
                <w:left w:val="none" w:sz="0" w:space="0" w:color="auto"/>
                <w:bottom w:val="none" w:sz="0" w:space="0" w:color="auto"/>
                <w:right w:val="none" w:sz="0" w:space="0" w:color="auto"/>
              </w:divBdr>
            </w:div>
            <w:div w:id="2081710732">
              <w:marLeft w:val="0"/>
              <w:marRight w:val="0"/>
              <w:marTop w:val="0"/>
              <w:marBottom w:val="0"/>
              <w:divBdr>
                <w:top w:val="none" w:sz="0" w:space="0" w:color="auto"/>
                <w:left w:val="none" w:sz="0" w:space="0" w:color="auto"/>
                <w:bottom w:val="none" w:sz="0" w:space="0" w:color="auto"/>
                <w:right w:val="none" w:sz="0" w:space="0" w:color="auto"/>
              </w:divBdr>
            </w:div>
            <w:div w:id="2081782193">
              <w:marLeft w:val="0"/>
              <w:marRight w:val="0"/>
              <w:marTop w:val="0"/>
              <w:marBottom w:val="0"/>
              <w:divBdr>
                <w:top w:val="none" w:sz="0" w:space="0" w:color="auto"/>
                <w:left w:val="none" w:sz="0" w:space="0" w:color="auto"/>
                <w:bottom w:val="none" w:sz="0" w:space="0" w:color="auto"/>
                <w:right w:val="none" w:sz="0" w:space="0" w:color="auto"/>
              </w:divBdr>
            </w:div>
            <w:div w:id="2082873257">
              <w:marLeft w:val="0"/>
              <w:marRight w:val="0"/>
              <w:marTop w:val="0"/>
              <w:marBottom w:val="0"/>
              <w:divBdr>
                <w:top w:val="none" w:sz="0" w:space="0" w:color="auto"/>
                <w:left w:val="none" w:sz="0" w:space="0" w:color="auto"/>
                <w:bottom w:val="none" w:sz="0" w:space="0" w:color="auto"/>
                <w:right w:val="none" w:sz="0" w:space="0" w:color="auto"/>
              </w:divBdr>
            </w:div>
            <w:div w:id="2083405326">
              <w:marLeft w:val="0"/>
              <w:marRight w:val="0"/>
              <w:marTop w:val="0"/>
              <w:marBottom w:val="0"/>
              <w:divBdr>
                <w:top w:val="none" w:sz="0" w:space="0" w:color="auto"/>
                <w:left w:val="none" w:sz="0" w:space="0" w:color="auto"/>
                <w:bottom w:val="none" w:sz="0" w:space="0" w:color="auto"/>
                <w:right w:val="none" w:sz="0" w:space="0" w:color="auto"/>
              </w:divBdr>
            </w:div>
            <w:div w:id="2101943786">
              <w:marLeft w:val="0"/>
              <w:marRight w:val="0"/>
              <w:marTop w:val="0"/>
              <w:marBottom w:val="0"/>
              <w:divBdr>
                <w:top w:val="none" w:sz="0" w:space="0" w:color="auto"/>
                <w:left w:val="none" w:sz="0" w:space="0" w:color="auto"/>
                <w:bottom w:val="none" w:sz="0" w:space="0" w:color="auto"/>
                <w:right w:val="none" w:sz="0" w:space="0" w:color="auto"/>
              </w:divBdr>
            </w:div>
            <w:div w:id="2102792108">
              <w:marLeft w:val="0"/>
              <w:marRight w:val="0"/>
              <w:marTop w:val="0"/>
              <w:marBottom w:val="0"/>
              <w:divBdr>
                <w:top w:val="none" w:sz="0" w:space="0" w:color="auto"/>
                <w:left w:val="none" w:sz="0" w:space="0" w:color="auto"/>
                <w:bottom w:val="none" w:sz="0" w:space="0" w:color="auto"/>
                <w:right w:val="none" w:sz="0" w:space="0" w:color="auto"/>
              </w:divBdr>
            </w:div>
            <w:div w:id="2107074753">
              <w:marLeft w:val="0"/>
              <w:marRight w:val="0"/>
              <w:marTop w:val="0"/>
              <w:marBottom w:val="0"/>
              <w:divBdr>
                <w:top w:val="none" w:sz="0" w:space="0" w:color="auto"/>
                <w:left w:val="none" w:sz="0" w:space="0" w:color="auto"/>
                <w:bottom w:val="none" w:sz="0" w:space="0" w:color="auto"/>
                <w:right w:val="none" w:sz="0" w:space="0" w:color="auto"/>
              </w:divBdr>
            </w:div>
            <w:div w:id="2117014877">
              <w:marLeft w:val="0"/>
              <w:marRight w:val="0"/>
              <w:marTop w:val="0"/>
              <w:marBottom w:val="0"/>
              <w:divBdr>
                <w:top w:val="none" w:sz="0" w:space="0" w:color="auto"/>
                <w:left w:val="none" w:sz="0" w:space="0" w:color="auto"/>
                <w:bottom w:val="none" w:sz="0" w:space="0" w:color="auto"/>
                <w:right w:val="none" w:sz="0" w:space="0" w:color="auto"/>
              </w:divBdr>
            </w:div>
            <w:div w:id="2121027777">
              <w:marLeft w:val="0"/>
              <w:marRight w:val="0"/>
              <w:marTop w:val="0"/>
              <w:marBottom w:val="0"/>
              <w:divBdr>
                <w:top w:val="none" w:sz="0" w:space="0" w:color="auto"/>
                <w:left w:val="none" w:sz="0" w:space="0" w:color="auto"/>
                <w:bottom w:val="none" w:sz="0" w:space="0" w:color="auto"/>
                <w:right w:val="none" w:sz="0" w:space="0" w:color="auto"/>
              </w:divBdr>
            </w:div>
            <w:div w:id="2132742531">
              <w:marLeft w:val="0"/>
              <w:marRight w:val="0"/>
              <w:marTop w:val="0"/>
              <w:marBottom w:val="0"/>
              <w:divBdr>
                <w:top w:val="none" w:sz="0" w:space="0" w:color="auto"/>
                <w:left w:val="none" w:sz="0" w:space="0" w:color="auto"/>
                <w:bottom w:val="none" w:sz="0" w:space="0" w:color="auto"/>
                <w:right w:val="none" w:sz="0" w:space="0" w:color="auto"/>
              </w:divBdr>
            </w:div>
            <w:div w:id="2133937427">
              <w:marLeft w:val="0"/>
              <w:marRight w:val="0"/>
              <w:marTop w:val="0"/>
              <w:marBottom w:val="0"/>
              <w:divBdr>
                <w:top w:val="none" w:sz="0" w:space="0" w:color="auto"/>
                <w:left w:val="none" w:sz="0" w:space="0" w:color="auto"/>
                <w:bottom w:val="none" w:sz="0" w:space="0" w:color="auto"/>
                <w:right w:val="none" w:sz="0" w:space="0" w:color="auto"/>
              </w:divBdr>
            </w:div>
            <w:div w:id="2145928461">
              <w:marLeft w:val="0"/>
              <w:marRight w:val="0"/>
              <w:marTop w:val="0"/>
              <w:marBottom w:val="0"/>
              <w:divBdr>
                <w:top w:val="none" w:sz="0" w:space="0" w:color="auto"/>
                <w:left w:val="none" w:sz="0" w:space="0" w:color="auto"/>
                <w:bottom w:val="none" w:sz="0" w:space="0" w:color="auto"/>
                <w:right w:val="none" w:sz="0" w:space="0" w:color="auto"/>
              </w:divBdr>
            </w:div>
          </w:divsChild>
        </w:div>
        <w:div w:id="1711997506">
          <w:marLeft w:val="0"/>
          <w:marRight w:val="0"/>
          <w:marTop w:val="0"/>
          <w:marBottom w:val="0"/>
          <w:divBdr>
            <w:top w:val="none" w:sz="0" w:space="0" w:color="auto"/>
            <w:left w:val="none" w:sz="0" w:space="0" w:color="auto"/>
            <w:bottom w:val="none" w:sz="0" w:space="0" w:color="auto"/>
            <w:right w:val="none" w:sz="0" w:space="0" w:color="auto"/>
          </w:divBdr>
          <w:divsChild>
            <w:div w:id="26684412">
              <w:marLeft w:val="0"/>
              <w:marRight w:val="0"/>
              <w:marTop w:val="0"/>
              <w:marBottom w:val="0"/>
              <w:divBdr>
                <w:top w:val="none" w:sz="0" w:space="0" w:color="auto"/>
                <w:left w:val="none" w:sz="0" w:space="0" w:color="auto"/>
                <w:bottom w:val="none" w:sz="0" w:space="0" w:color="auto"/>
                <w:right w:val="none" w:sz="0" w:space="0" w:color="auto"/>
              </w:divBdr>
            </w:div>
            <w:div w:id="31999605">
              <w:marLeft w:val="0"/>
              <w:marRight w:val="0"/>
              <w:marTop w:val="0"/>
              <w:marBottom w:val="0"/>
              <w:divBdr>
                <w:top w:val="none" w:sz="0" w:space="0" w:color="auto"/>
                <w:left w:val="none" w:sz="0" w:space="0" w:color="auto"/>
                <w:bottom w:val="none" w:sz="0" w:space="0" w:color="auto"/>
                <w:right w:val="none" w:sz="0" w:space="0" w:color="auto"/>
              </w:divBdr>
            </w:div>
            <w:div w:id="38432299">
              <w:marLeft w:val="0"/>
              <w:marRight w:val="0"/>
              <w:marTop w:val="0"/>
              <w:marBottom w:val="0"/>
              <w:divBdr>
                <w:top w:val="none" w:sz="0" w:space="0" w:color="auto"/>
                <w:left w:val="none" w:sz="0" w:space="0" w:color="auto"/>
                <w:bottom w:val="none" w:sz="0" w:space="0" w:color="auto"/>
                <w:right w:val="none" w:sz="0" w:space="0" w:color="auto"/>
              </w:divBdr>
            </w:div>
            <w:div w:id="38553055">
              <w:marLeft w:val="0"/>
              <w:marRight w:val="0"/>
              <w:marTop w:val="0"/>
              <w:marBottom w:val="0"/>
              <w:divBdr>
                <w:top w:val="none" w:sz="0" w:space="0" w:color="auto"/>
                <w:left w:val="none" w:sz="0" w:space="0" w:color="auto"/>
                <w:bottom w:val="none" w:sz="0" w:space="0" w:color="auto"/>
                <w:right w:val="none" w:sz="0" w:space="0" w:color="auto"/>
              </w:divBdr>
            </w:div>
            <w:div w:id="42297486">
              <w:marLeft w:val="0"/>
              <w:marRight w:val="0"/>
              <w:marTop w:val="0"/>
              <w:marBottom w:val="0"/>
              <w:divBdr>
                <w:top w:val="none" w:sz="0" w:space="0" w:color="auto"/>
                <w:left w:val="none" w:sz="0" w:space="0" w:color="auto"/>
                <w:bottom w:val="none" w:sz="0" w:space="0" w:color="auto"/>
                <w:right w:val="none" w:sz="0" w:space="0" w:color="auto"/>
              </w:divBdr>
            </w:div>
            <w:div w:id="44524914">
              <w:marLeft w:val="0"/>
              <w:marRight w:val="0"/>
              <w:marTop w:val="0"/>
              <w:marBottom w:val="0"/>
              <w:divBdr>
                <w:top w:val="none" w:sz="0" w:space="0" w:color="auto"/>
                <w:left w:val="none" w:sz="0" w:space="0" w:color="auto"/>
                <w:bottom w:val="none" w:sz="0" w:space="0" w:color="auto"/>
                <w:right w:val="none" w:sz="0" w:space="0" w:color="auto"/>
              </w:divBdr>
            </w:div>
            <w:div w:id="46883800">
              <w:marLeft w:val="0"/>
              <w:marRight w:val="0"/>
              <w:marTop w:val="0"/>
              <w:marBottom w:val="0"/>
              <w:divBdr>
                <w:top w:val="none" w:sz="0" w:space="0" w:color="auto"/>
                <w:left w:val="none" w:sz="0" w:space="0" w:color="auto"/>
                <w:bottom w:val="none" w:sz="0" w:space="0" w:color="auto"/>
                <w:right w:val="none" w:sz="0" w:space="0" w:color="auto"/>
              </w:divBdr>
            </w:div>
            <w:div w:id="46995350">
              <w:marLeft w:val="0"/>
              <w:marRight w:val="0"/>
              <w:marTop w:val="0"/>
              <w:marBottom w:val="0"/>
              <w:divBdr>
                <w:top w:val="none" w:sz="0" w:space="0" w:color="auto"/>
                <w:left w:val="none" w:sz="0" w:space="0" w:color="auto"/>
                <w:bottom w:val="none" w:sz="0" w:space="0" w:color="auto"/>
                <w:right w:val="none" w:sz="0" w:space="0" w:color="auto"/>
              </w:divBdr>
            </w:div>
            <w:div w:id="49808614">
              <w:marLeft w:val="0"/>
              <w:marRight w:val="0"/>
              <w:marTop w:val="0"/>
              <w:marBottom w:val="0"/>
              <w:divBdr>
                <w:top w:val="none" w:sz="0" w:space="0" w:color="auto"/>
                <w:left w:val="none" w:sz="0" w:space="0" w:color="auto"/>
                <w:bottom w:val="none" w:sz="0" w:space="0" w:color="auto"/>
                <w:right w:val="none" w:sz="0" w:space="0" w:color="auto"/>
              </w:divBdr>
            </w:div>
            <w:div w:id="56054799">
              <w:marLeft w:val="0"/>
              <w:marRight w:val="0"/>
              <w:marTop w:val="0"/>
              <w:marBottom w:val="0"/>
              <w:divBdr>
                <w:top w:val="none" w:sz="0" w:space="0" w:color="auto"/>
                <w:left w:val="none" w:sz="0" w:space="0" w:color="auto"/>
                <w:bottom w:val="none" w:sz="0" w:space="0" w:color="auto"/>
                <w:right w:val="none" w:sz="0" w:space="0" w:color="auto"/>
              </w:divBdr>
            </w:div>
            <w:div w:id="63727390">
              <w:marLeft w:val="0"/>
              <w:marRight w:val="0"/>
              <w:marTop w:val="0"/>
              <w:marBottom w:val="0"/>
              <w:divBdr>
                <w:top w:val="none" w:sz="0" w:space="0" w:color="auto"/>
                <w:left w:val="none" w:sz="0" w:space="0" w:color="auto"/>
                <w:bottom w:val="none" w:sz="0" w:space="0" w:color="auto"/>
                <w:right w:val="none" w:sz="0" w:space="0" w:color="auto"/>
              </w:divBdr>
            </w:div>
            <w:div w:id="74936463">
              <w:marLeft w:val="0"/>
              <w:marRight w:val="0"/>
              <w:marTop w:val="0"/>
              <w:marBottom w:val="0"/>
              <w:divBdr>
                <w:top w:val="none" w:sz="0" w:space="0" w:color="auto"/>
                <w:left w:val="none" w:sz="0" w:space="0" w:color="auto"/>
                <w:bottom w:val="none" w:sz="0" w:space="0" w:color="auto"/>
                <w:right w:val="none" w:sz="0" w:space="0" w:color="auto"/>
              </w:divBdr>
            </w:div>
            <w:div w:id="76943580">
              <w:marLeft w:val="0"/>
              <w:marRight w:val="0"/>
              <w:marTop w:val="0"/>
              <w:marBottom w:val="0"/>
              <w:divBdr>
                <w:top w:val="none" w:sz="0" w:space="0" w:color="auto"/>
                <w:left w:val="none" w:sz="0" w:space="0" w:color="auto"/>
                <w:bottom w:val="none" w:sz="0" w:space="0" w:color="auto"/>
                <w:right w:val="none" w:sz="0" w:space="0" w:color="auto"/>
              </w:divBdr>
            </w:div>
            <w:div w:id="77213410">
              <w:marLeft w:val="0"/>
              <w:marRight w:val="0"/>
              <w:marTop w:val="0"/>
              <w:marBottom w:val="0"/>
              <w:divBdr>
                <w:top w:val="none" w:sz="0" w:space="0" w:color="auto"/>
                <w:left w:val="none" w:sz="0" w:space="0" w:color="auto"/>
                <w:bottom w:val="none" w:sz="0" w:space="0" w:color="auto"/>
                <w:right w:val="none" w:sz="0" w:space="0" w:color="auto"/>
              </w:divBdr>
            </w:div>
            <w:div w:id="82723825">
              <w:marLeft w:val="0"/>
              <w:marRight w:val="0"/>
              <w:marTop w:val="0"/>
              <w:marBottom w:val="0"/>
              <w:divBdr>
                <w:top w:val="none" w:sz="0" w:space="0" w:color="auto"/>
                <w:left w:val="none" w:sz="0" w:space="0" w:color="auto"/>
                <w:bottom w:val="none" w:sz="0" w:space="0" w:color="auto"/>
                <w:right w:val="none" w:sz="0" w:space="0" w:color="auto"/>
              </w:divBdr>
            </w:div>
            <w:div w:id="82804179">
              <w:marLeft w:val="0"/>
              <w:marRight w:val="0"/>
              <w:marTop w:val="0"/>
              <w:marBottom w:val="0"/>
              <w:divBdr>
                <w:top w:val="none" w:sz="0" w:space="0" w:color="auto"/>
                <w:left w:val="none" w:sz="0" w:space="0" w:color="auto"/>
                <w:bottom w:val="none" w:sz="0" w:space="0" w:color="auto"/>
                <w:right w:val="none" w:sz="0" w:space="0" w:color="auto"/>
              </w:divBdr>
            </w:div>
            <w:div w:id="92017520">
              <w:marLeft w:val="0"/>
              <w:marRight w:val="0"/>
              <w:marTop w:val="0"/>
              <w:marBottom w:val="0"/>
              <w:divBdr>
                <w:top w:val="none" w:sz="0" w:space="0" w:color="auto"/>
                <w:left w:val="none" w:sz="0" w:space="0" w:color="auto"/>
                <w:bottom w:val="none" w:sz="0" w:space="0" w:color="auto"/>
                <w:right w:val="none" w:sz="0" w:space="0" w:color="auto"/>
              </w:divBdr>
            </w:div>
            <w:div w:id="94596774">
              <w:marLeft w:val="0"/>
              <w:marRight w:val="0"/>
              <w:marTop w:val="0"/>
              <w:marBottom w:val="0"/>
              <w:divBdr>
                <w:top w:val="none" w:sz="0" w:space="0" w:color="auto"/>
                <w:left w:val="none" w:sz="0" w:space="0" w:color="auto"/>
                <w:bottom w:val="none" w:sz="0" w:space="0" w:color="auto"/>
                <w:right w:val="none" w:sz="0" w:space="0" w:color="auto"/>
              </w:divBdr>
            </w:div>
            <w:div w:id="95559463">
              <w:marLeft w:val="0"/>
              <w:marRight w:val="0"/>
              <w:marTop w:val="0"/>
              <w:marBottom w:val="0"/>
              <w:divBdr>
                <w:top w:val="none" w:sz="0" w:space="0" w:color="auto"/>
                <w:left w:val="none" w:sz="0" w:space="0" w:color="auto"/>
                <w:bottom w:val="none" w:sz="0" w:space="0" w:color="auto"/>
                <w:right w:val="none" w:sz="0" w:space="0" w:color="auto"/>
              </w:divBdr>
            </w:div>
            <w:div w:id="96144950">
              <w:marLeft w:val="0"/>
              <w:marRight w:val="0"/>
              <w:marTop w:val="0"/>
              <w:marBottom w:val="0"/>
              <w:divBdr>
                <w:top w:val="none" w:sz="0" w:space="0" w:color="auto"/>
                <w:left w:val="none" w:sz="0" w:space="0" w:color="auto"/>
                <w:bottom w:val="none" w:sz="0" w:space="0" w:color="auto"/>
                <w:right w:val="none" w:sz="0" w:space="0" w:color="auto"/>
              </w:divBdr>
            </w:div>
            <w:div w:id="96293867">
              <w:marLeft w:val="0"/>
              <w:marRight w:val="0"/>
              <w:marTop w:val="0"/>
              <w:marBottom w:val="0"/>
              <w:divBdr>
                <w:top w:val="none" w:sz="0" w:space="0" w:color="auto"/>
                <w:left w:val="none" w:sz="0" w:space="0" w:color="auto"/>
                <w:bottom w:val="none" w:sz="0" w:space="0" w:color="auto"/>
                <w:right w:val="none" w:sz="0" w:space="0" w:color="auto"/>
              </w:divBdr>
            </w:div>
            <w:div w:id="97213329">
              <w:marLeft w:val="0"/>
              <w:marRight w:val="0"/>
              <w:marTop w:val="0"/>
              <w:marBottom w:val="0"/>
              <w:divBdr>
                <w:top w:val="none" w:sz="0" w:space="0" w:color="auto"/>
                <w:left w:val="none" w:sz="0" w:space="0" w:color="auto"/>
                <w:bottom w:val="none" w:sz="0" w:space="0" w:color="auto"/>
                <w:right w:val="none" w:sz="0" w:space="0" w:color="auto"/>
              </w:divBdr>
            </w:div>
            <w:div w:id="99498695">
              <w:marLeft w:val="0"/>
              <w:marRight w:val="0"/>
              <w:marTop w:val="0"/>
              <w:marBottom w:val="0"/>
              <w:divBdr>
                <w:top w:val="none" w:sz="0" w:space="0" w:color="auto"/>
                <w:left w:val="none" w:sz="0" w:space="0" w:color="auto"/>
                <w:bottom w:val="none" w:sz="0" w:space="0" w:color="auto"/>
                <w:right w:val="none" w:sz="0" w:space="0" w:color="auto"/>
              </w:divBdr>
            </w:div>
            <w:div w:id="100421219">
              <w:marLeft w:val="0"/>
              <w:marRight w:val="0"/>
              <w:marTop w:val="0"/>
              <w:marBottom w:val="0"/>
              <w:divBdr>
                <w:top w:val="none" w:sz="0" w:space="0" w:color="auto"/>
                <w:left w:val="none" w:sz="0" w:space="0" w:color="auto"/>
                <w:bottom w:val="none" w:sz="0" w:space="0" w:color="auto"/>
                <w:right w:val="none" w:sz="0" w:space="0" w:color="auto"/>
              </w:divBdr>
            </w:div>
            <w:div w:id="101146646">
              <w:marLeft w:val="0"/>
              <w:marRight w:val="0"/>
              <w:marTop w:val="0"/>
              <w:marBottom w:val="0"/>
              <w:divBdr>
                <w:top w:val="none" w:sz="0" w:space="0" w:color="auto"/>
                <w:left w:val="none" w:sz="0" w:space="0" w:color="auto"/>
                <w:bottom w:val="none" w:sz="0" w:space="0" w:color="auto"/>
                <w:right w:val="none" w:sz="0" w:space="0" w:color="auto"/>
              </w:divBdr>
            </w:div>
            <w:div w:id="103381704">
              <w:marLeft w:val="0"/>
              <w:marRight w:val="0"/>
              <w:marTop w:val="0"/>
              <w:marBottom w:val="0"/>
              <w:divBdr>
                <w:top w:val="none" w:sz="0" w:space="0" w:color="auto"/>
                <w:left w:val="none" w:sz="0" w:space="0" w:color="auto"/>
                <w:bottom w:val="none" w:sz="0" w:space="0" w:color="auto"/>
                <w:right w:val="none" w:sz="0" w:space="0" w:color="auto"/>
              </w:divBdr>
            </w:div>
            <w:div w:id="104888076">
              <w:marLeft w:val="0"/>
              <w:marRight w:val="0"/>
              <w:marTop w:val="0"/>
              <w:marBottom w:val="0"/>
              <w:divBdr>
                <w:top w:val="none" w:sz="0" w:space="0" w:color="auto"/>
                <w:left w:val="none" w:sz="0" w:space="0" w:color="auto"/>
                <w:bottom w:val="none" w:sz="0" w:space="0" w:color="auto"/>
                <w:right w:val="none" w:sz="0" w:space="0" w:color="auto"/>
              </w:divBdr>
            </w:div>
            <w:div w:id="108865834">
              <w:marLeft w:val="0"/>
              <w:marRight w:val="0"/>
              <w:marTop w:val="0"/>
              <w:marBottom w:val="0"/>
              <w:divBdr>
                <w:top w:val="none" w:sz="0" w:space="0" w:color="auto"/>
                <w:left w:val="none" w:sz="0" w:space="0" w:color="auto"/>
                <w:bottom w:val="none" w:sz="0" w:space="0" w:color="auto"/>
                <w:right w:val="none" w:sz="0" w:space="0" w:color="auto"/>
              </w:divBdr>
            </w:div>
            <w:div w:id="113907532">
              <w:marLeft w:val="0"/>
              <w:marRight w:val="0"/>
              <w:marTop w:val="0"/>
              <w:marBottom w:val="0"/>
              <w:divBdr>
                <w:top w:val="none" w:sz="0" w:space="0" w:color="auto"/>
                <w:left w:val="none" w:sz="0" w:space="0" w:color="auto"/>
                <w:bottom w:val="none" w:sz="0" w:space="0" w:color="auto"/>
                <w:right w:val="none" w:sz="0" w:space="0" w:color="auto"/>
              </w:divBdr>
            </w:div>
            <w:div w:id="123931911">
              <w:marLeft w:val="0"/>
              <w:marRight w:val="0"/>
              <w:marTop w:val="0"/>
              <w:marBottom w:val="0"/>
              <w:divBdr>
                <w:top w:val="none" w:sz="0" w:space="0" w:color="auto"/>
                <w:left w:val="none" w:sz="0" w:space="0" w:color="auto"/>
                <w:bottom w:val="none" w:sz="0" w:space="0" w:color="auto"/>
                <w:right w:val="none" w:sz="0" w:space="0" w:color="auto"/>
              </w:divBdr>
            </w:div>
            <w:div w:id="132717075">
              <w:marLeft w:val="0"/>
              <w:marRight w:val="0"/>
              <w:marTop w:val="0"/>
              <w:marBottom w:val="0"/>
              <w:divBdr>
                <w:top w:val="none" w:sz="0" w:space="0" w:color="auto"/>
                <w:left w:val="none" w:sz="0" w:space="0" w:color="auto"/>
                <w:bottom w:val="none" w:sz="0" w:space="0" w:color="auto"/>
                <w:right w:val="none" w:sz="0" w:space="0" w:color="auto"/>
              </w:divBdr>
            </w:div>
            <w:div w:id="132791428">
              <w:marLeft w:val="0"/>
              <w:marRight w:val="0"/>
              <w:marTop w:val="0"/>
              <w:marBottom w:val="0"/>
              <w:divBdr>
                <w:top w:val="none" w:sz="0" w:space="0" w:color="auto"/>
                <w:left w:val="none" w:sz="0" w:space="0" w:color="auto"/>
                <w:bottom w:val="none" w:sz="0" w:space="0" w:color="auto"/>
                <w:right w:val="none" w:sz="0" w:space="0" w:color="auto"/>
              </w:divBdr>
            </w:div>
            <w:div w:id="140659412">
              <w:marLeft w:val="0"/>
              <w:marRight w:val="0"/>
              <w:marTop w:val="0"/>
              <w:marBottom w:val="0"/>
              <w:divBdr>
                <w:top w:val="none" w:sz="0" w:space="0" w:color="auto"/>
                <w:left w:val="none" w:sz="0" w:space="0" w:color="auto"/>
                <w:bottom w:val="none" w:sz="0" w:space="0" w:color="auto"/>
                <w:right w:val="none" w:sz="0" w:space="0" w:color="auto"/>
              </w:divBdr>
            </w:div>
            <w:div w:id="150029036">
              <w:marLeft w:val="0"/>
              <w:marRight w:val="0"/>
              <w:marTop w:val="0"/>
              <w:marBottom w:val="0"/>
              <w:divBdr>
                <w:top w:val="none" w:sz="0" w:space="0" w:color="auto"/>
                <w:left w:val="none" w:sz="0" w:space="0" w:color="auto"/>
                <w:bottom w:val="none" w:sz="0" w:space="0" w:color="auto"/>
                <w:right w:val="none" w:sz="0" w:space="0" w:color="auto"/>
              </w:divBdr>
            </w:div>
            <w:div w:id="154613217">
              <w:marLeft w:val="0"/>
              <w:marRight w:val="0"/>
              <w:marTop w:val="0"/>
              <w:marBottom w:val="0"/>
              <w:divBdr>
                <w:top w:val="none" w:sz="0" w:space="0" w:color="auto"/>
                <w:left w:val="none" w:sz="0" w:space="0" w:color="auto"/>
                <w:bottom w:val="none" w:sz="0" w:space="0" w:color="auto"/>
                <w:right w:val="none" w:sz="0" w:space="0" w:color="auto"/>
              </w:divBdr>
            </w:div>
            <w:div w:id="154956307">
              <w:marLeft w:val="0"/>
              <w:marRight w:val="0"/>
              <w:marTop w:val="0"/>
              <w:marBottom w:val="0"/>
              <w:divBdr>
                <w:top w:val="none" w:sz="0" w:space="0" w:color="auto"/>
                <w:left w:val="none" w:sz="0" w:space="0" w:color="auto"/>
                <w:bottom w:val="none" w:sz="0" w:space="0" w:color="auto"/>
                <w:right w:val="none" w:sz="0" w:space="0" w:color="auto"/>
              </w:divBdr>
            </w:div>
            <w:div w:id="171073131">
              <w:marLeft w:val="0"/>
              <w:marRight w:val="0"/>
              <w:marTop w:val="0"/>
              <w:marBottom w:val="0"/>
              <w:divBdr>
                <w:top w:val="none" w:sz="0" w:space="0" w:color="auto"/>
                <w:left w:val="none" w:sz="0" w:space="0" w:color="auto"/>
                <w:bottom w:val="none" w:sz="0" w:space="0" w:color="auto"/>
                <w:right w:val="none" w:sz="0" w:space="0" w:color="auto"/>
              </w:divBdr>
            </w:div>
            <w:div w:id="174078788">
              <w:marLeft w:val="0"/>
              <w:marRight w:val="0"/>
              <w:marTop w:val="0"/>
              <w:marBottom w:val="0"/>
              <w:divBdr>
                <w:top w:val="none" w:sz="0" w:space="0" w:color="auto"/>
                <w:left w:val="none" w:sz="0" w:space="0" w:color="auto"/>
                <w:bottom w:val="none" w:sz="0" w:space="0" w:color="auto"/>
                <w:right w:val="none" w:sz="0" w:space="0" w:color="auto"/>
              </w:divBdr>
            </w:div>
            <w:div w:id="194004574">
              <w:marLeft w:val="0"/>
              <w:marRight w:val="0"/>
              <w:marTop w:val="0"/>
              <w:marBottom w:val="0"/>
              <w:divBdr>
                <w:top w:val="none" w:sz="0" w:space="0" w:color="auto"/>
                <w:left w:val="none" w:sz="0" w:space="0" w:color="auto"/>
                <w:bottom w:val="none" w:sz="0" w:space="0" w:color="auto"/>
                <w:right w:val="none" w:sz="0" w:space="0" w:color="auto"/>
              </w:divBdr>
            </w:div>
            <w:div w:id="203100780">
              <w:marLeft w:val="0"/>
              <w:marRight w:val="0"/>
              <w:marTop w:val="0"/>
              <w:marBottom w:val="0"/>
              <w:divBdr>
                <w:top w:val="none" w:sz="0" w:space="0" w:color="auto"/>
                <w:left w:val="none" w:sz="0" w:space="0" w:color="auto"/>
                <w:bottom w:val="none" w:sz="0" w:space="0" w:color="auto"/>
                <w:right w:val="none" w:sz="0" w:space="0" w:color="auto"/>
              </w:divBdr>
            </w:div>
            <w:div w:id="210315487">
              <w:marLeft w:val="0"/>
              <w:marRight w:val="0"/>
              <w:marTop w:val="0"/>
              <w:marBottom w:val="0"/>
              <w:divBdr>
                <w:top w:val="none" w:sz="0" w:space="0" w:color="auto"/>
                <w:left w:val="none" w:sz="0" w:space="0" w:color="auto"/>
                <w:bottom w:val="none" w:sz="0" w:space="0" w:color="auto"/>
                <w:right w:val="none" w:sz="0" w:space="0" w:color="auto"/>
              </w:divBdr>
            </w:div>
            <w:div w:id="211189017">
              <w:marLeft w:val="0"/>
              <w:marRight w:val="0"/>
              <w:marTop w:val="0"/>
              <w:marBottom w:val="0"/>
              <w:divBdr>
                <w:top w:val="none" w:sz="0" w:space="0" w:color="auto"/>
                <w:left w:val="none" w:sz="0" w:space="0" w:color="auto"/>
                <w:bottom w:val="none" w:sz="0" w:space="0" w:color="auto"/>
                <w:right w:val="none" w:sz="0" w:space="0" w:color="auto"/>
              </w:divBdr>
            </w:div>
            <w:div w:id="212892353">
              <w:marLeft w:val="0"/>
              <w:marRight w:val="0"/>
              <w:marTop w:val="0"/>
              <w:marBottom w:val="0"/>
              <w:divBdr>
                <w:top w:val="none" w:sz="0" w:space="0" w:color="auto"/>
                <w:left w:val="none" w:sz="0" w:space="0" w:color="auto"/>
                <w:bottom w:val="none" w:sz="0" w:space="0" w:color="auto"/>
                <w:right w:val="none" w:sz="0" w:space="0" w:color="auto"/>
              </w:divBdr>
            </w:div>
            <w:div w:id="213977625">
              <w:marLeft w:val="0"/>
              <w:marRight w:val="0"/>
              <w:marTop w:val="0"/>
              <w:marBottom w:val="0"/>
              <w:divBdr>
                <w:top w:val="none" w:sz="0" w:space="0" w:color="auto"/>
                <w:left w:val="none" w:sz="0" w:space="0" w:color="auto"/>
                <w:bottom w:val="none" w:sz="0" w:space="0" w:color="auto"/>
                <w:right w:val="none" w:sz="0" w:space="0" w:color="auto"/>
              </w:divBdr>
            </w:div>
            <w:div w:id="233659719">
              <w:marLeft w:val="0"/>
              <w:marRight w:val="0"/>
              <w:marTop w:val="0"/>
              <w:marBottom w:val="0"/>
              <w:divBdr>
                <w:top w:val="none" w:sz="0" w:space="0" w:color="auto"/>
                <w:left w:val="none" w:sz="0" w:space="0" w:color="auto"/>
                <w:bottom w:val="none" w:sz="0" w:space="0" w:color="auto"/>
                <w:right w:val="none" w:sz="0" w:space="0" w:color="auto"/>
              </w:divBdr>
            </w:div>
            <w:div w:id="241334559">
              <w:marLeft w:val="0"/>
              <w:marRight w:val="0"/>
              <w:marTop w:val="0"/>
              <w:marBottom w:val="0"/>
              <w:divBdr>
                <w:top w:val="none" w:sz="0" w:space="0" w:color="auto"/>
                <w:left w:val="none" w:sz="0" w:space="0" w:color="auto"/>
                <w:bottom w:val="none" w:sz="0" w:space="0" w:color="auto"/>
                <w:right w:val="none" w:sz="0" w:space="0" w:color="auto"/>
              </w:divBdr>
            </w:div>
            <w:div w:id="244416364">
              <w:marLeft w:val="0"/>
              <w:marRight w:val="0"/>
              <w:marTop w:val="0"/>
              <w:marBottom w:val="0"/>
              <w:divBdr>
                <w:top w:val="none" w:sz="0" w:space="0" w:color="auto"/>
                <w:left w:val="none" w:sz="0" w:space="0" w:color="auto"/>
                <w:bottom w:val="none" w:sz="0" w:space="0" w:color="auto"/>
                <w:right w:val="none" w:sz="0" w:space="0" w:color="auto"/>
              </w:divBdr>
            </w:div>
            <w:div w:id="255557391">
              <w:marLeft w:val="0"/>
              <w:marRight w:val="0"/>
              <w:marTop w:val="0"/>
              <w:marBottom w:val="0"/>
              <w:divBdr>
                <w:top w:val="none" w:sz="0" w:space="0" w:color="auto"/>
                <w:left w:val="none" w:sz="0" w:space="0" w:color="auto"/>
                <w:bottom w:val="none" w:sz="0" w:space="0" w:color="auto"/>
                <w:right w:val="none" w:sz="0" w:space="0" w:color="auto"/>
              </w:divBdr>
            </w:div>
            <w:div w:id="266885904">
              <w:marLeft w:val="0"/>
              <w:marRight w:val="0"/>
              <w:marTop w:val="0"/>
              <w:marBottom w:val="0"/>
              <w:divBdr>
                <w:top w:val="none" w:sz="0" w:space="0" w:color="auto"/>
                <w:left w:val="none" w:sz="0" w:space="0" w:color="auto"/>
                <w:bottom w:val="none" w:sz="0" w:space="0" w:color="auto"/>
                <w:right w:val="none" w:sz="0" w:space="0" w:color="auto"/>
              </w:divBdr>
            </w:div>
            <w:div w:id="272593968">
              <w:marLeft w:val="0"/>
              <w:marRight w:val="0"/>
              <w:marTop w:val="0"/>
              <w:marBottom w:val="0"/>
              <w:divBdr>
                <w:top w:val="none" w:sz="0" w:space="0" w:color="auto"/>
                <w:left w:val="none" w:sz="0" w:space="0" w:color="auto"/>
                <w:bottom w:val="none" w:sz="0" w:space="0" w:color="auto"/>
                <w:right w:val="none" w:sz="0" w:space="0" w:color="auto"/>
              </w:divBdr>
            </w:div>
            <w:div w:id="275139063">
              <w:marLeft w:val="0"/>
              <w:marRight w:val="0"/>
              <w:marTop w:val="0"/>
              <w:marBottom w:val="0"/>
              <w:divBdr>
                <w:top w:val="none" w:sz="0" w:space="0" w:color="auto"/>
                <w:left w:val="none" w:sz="0" w:space="0" w:color="auto"/>
                <w:bottom w:val="none" w:sz="0" w:space="0" w:color="auto"/>
                <w:right w:val="none" w:sz="0" w:space="0" w:color="auto"/>
              </w:divBdr>
            </w:div>
            <w:div w:id="276722367">
              <w:marLeft w:val="0"/>
              <w:marRight w:val="0"/>
              <w:marTop w:val="0"/>
              <w:marBottom w:val="0"/>
              <w:divBdr>
                <w:top w:val="none" w:sz="0" w:space="0" w:color="auto"/>
                <w:left w:val="none" w:sz="0" w:space="0" w:color="auto"/>
                <w:bottom w:val="none" w:sz="0" w:space="0" w:color="auto"/>
                <w:right w:val="none" w:sz="0" w:space="0" w:color="auto"/>
              </w:divBdr>
            </w:div>
            <w:div w:id="289288422">
              <w:marLeft w:val="0"/>
              <w:marRight w:val="0"/>
              <w:marTop w:val="0"/>
              <w:marBottom w:val="0"/>
              <w:divBdr>
                <w:top w:val="none" w:sz="0" w:space="0" w:color="auto"/>
                <w:left w:val="none" w:sz="0" w:space="0" w:color="auto"/>
                <w:bottom w:val="none" w:sz="0" w:space="0" w:color="auto"/>
                <w:right w:val="none" w:sz="0" w:space="0" w:color="auto"/>
              </w:divBdr>
            </w:div>
            <w:div w:id="303239256">
              <w:marLeft w:val="0"/>
              <w:marRight w:val="0"/>
              <w:marTop w:val="0"/>
              <w:marBottom w:val="0"/>
              <w:divBdr>
                <w:top w:val="none" w:sz="0" w:space="0" w:color="auto"/>
                <w:left w:val="none" w:sz="0" w:space="0" w:color="auto"/>
                <w:bottom w:val="none" w:sz="0" w:space="0" w:color="auto"/>
                <w:right w:val="none" w:sz="0" w:space="0" w:color="auto"/>
              </w:divBdr>
            </w:div>
            <w:div w:id="307327830">
              <w:marLeft w:val="0"/>
              <w:marRight w:val="0"/>
              <w:marTop w:val="0"/>
              <w:marBottom w:val="0"/>
              <w:divBdr>
                <w:top w:val="none" w:sz="0" w:space="0" w:color="auto"/>
                <w:left w:val="none" w:sz="0" w:space="0" w:color="auto"/>
                <w:bottom w:val="none" w:sz="0" w:space="0" w:color="auto"/>
                <w:right w:val="none" w:sz="0" w:space="0" w:color="auto"/>
              </w:divBdr>
            </w:div>
            <w:div w:id="308362864">
              <w:marLeft w:val="0"/>
              <w:marRight w:val="0"/>
              <w:marTop w:val="0"/>
              <w:marBottom w:val="0"/>
              <w:divBdr>
                <w:top w:val="none" w:sz="0" w:space="0" w:color="auto"/>
                <w:left w:val="none" w:sz="0" w:space="0" w:color="auto"/>
                <w:bottom w:val="none" w:sz="0" w:space="0" w:color="auto"/>
                <w:right w:val="none" w:sz="0" w:space="0" w:color="auto"/>
              </w:divBdr>
            </w:div>
            <w:div w:id="310640847">
              <w:marLeft w:val="0"/>
              <w:marRight w:val="0"/>
              <w:marTop w:val="0"/>
              <w:marBottom w:val="0"/>
              <w:divBdr>
                <w:top w:val="none" w:sz="0" w:space="0" w:color="auto"/>
                <w:left w:val="none" w:sz="0" w:space="0" w:color="auto"/>
                <w:bottom w:val="none" w:sz="0" w:space="0" w:color="auto"/>
                <w:right w:val="none" w:sz="0" w:space="0" w:color="auto"/>
              </w:divBdr>
            </w:div>
            <w:div w:id="319115797">
              <w:marLeft w:val="0"/>
              <w:marRight w:val="0"/>
              <w:marTop w:val="0"/>
              <w:marBottom w:val="0"/>
              <w:divBdr>
                <w:top w:val="none" w:sz="0" w:space="0" w:color="auto"/>
                <w:left w:val="none" w:sz="0" w:space="0" w:color="auto"/>
                <w:bottom w:val="none" w:sz="0" w:space="0" w:color="auto"/>
                <w:right w:val="none" w:sz="0" w:space="0" w:color="auto"/>
              </w:divBdr>
            </w:div>
            <w:div w:id="323751413">
              <w:marLeft w:val="0"/>
              <w:marRight w:val="0"/>
              <w:marTop w:val="0"/>
              <w:marBottom w:val="0"/>
              <w:divBdr>
                <w:top w:val="none" w:sz="0" w:space="0" w:color="auto"/>
                <w:left w:val="none" w:sz="0" w:space="0" w:color="auto"/>
                <w:bottom w:val="none" w:sz="0" w:space="0" w:color="auto"/>
                <w:right w:val="none" w:sz="0" w:space="0" w:color="auto"/>
              </w:divBdr>
            </w:div>
            <w:div w:id="330572864">
              <w:marLeft w:val="0"/>
              <w:marRight w:val="0"/>
              <w:marTop w:val="0"/>
              <w:marBottom w:val="0"/>
              <w:divBdr>
                <w:top w:val="none" w:sz="0" w:space="0" w:color="auto"/>
                <w:left w:val="none" w:sz="0" w:space="0" w:color="auto"/>
                <w:bottom w:val="none" w:sz="0" w:space="0" w:color="auto"/>
                <w:right w:val="none" w:sz="0" w:space="0" w:color="auto"/>
              </w:divBdr>
            </w:div>
            <w:div w:id="342705705">
              <w:marLeft w:val="0"/>
              <w:marRight w:val="0"/>
              <w:marTop w:val="0"/>
              <w:marBottom w:val="0"/>
              <w:divBdr>
                <w:top w:val="none" w:sz="0" w:space="0" w:color="auto"/>
                <w:left w:val="none" w:sz="0" w:space="0" w:color="auto"/>
                <w:bottom w:val="none" w:sz="0" w:space="0" w:color="auto"/>
                <w:right w:val="none" w:sz="0" w:space="0" w:color="auto"/>
              </w:divBdr>
            </w:div>
            <w:div w:id="345178978">
              <w:marLeft w:val="0"/>
              <w:marRight w:val="0"/>
              <w:marTop w:val="0"/>
              <w:marBottom w:val="0"/>
              <w:divBdr>
                <w:top w:val="none" w:sz="0" w:space="0" w:color="auto"/>
                <w:left w:val="none" w:sz="0" w:space="0" w:color="auto"/>
                <w:bottom w:val="none" w:sz="0" w:space="0" w:color="auto"/>
                <w:right w:val="none" w:sz="0" w:space="0" w:color="auto"/>
              </w:divBdr>
            </w:div>
            <w:div w:id="352806272">
              <w:marLeft w:val="0"/>
              <w:marRight w:val="0"/>
              <w:marTop w:val="0"/>
              <w:marBottom w:val="0"/>
              <w:divBdr>
                <w:top w:val="none" w:sz="0" w:space="0" w:color="auto"/>
                <w:left w:val="none" w:sz="0" w:space="0" w:color="auto"/>
                <w:bottom w:val="none" w:sz="0" w:space="0" w:color="auto"/>
                <w:right w:val="none" w:sz="0" w:space="0" w:color="auto"/>
              </w:divBdr>
            </w:div>
            <w:div w:id="359474926">
              <w:marLeft w:val="0"/>
              <w:marRight w:val="0"/>
              <w:marTop w:val="0"/>
              <w:marBottom w:val="0"/>
              <w:divBdr>
                <w:top w:val="none" w:sz="0" w:space="0" w:color="auto"/>
                <w:left w:val="none" w:sz="0" w:space="0" w:color="auto"/>
                <w:bottom w:val="none" w:sz="0" w:space="0" w:color="auto"/>
                <w:right w:val="none" w:sz="0" w:space="0" w:color="auto"/>
              </w:divBdr>
            </w:div>
            <w:div w:id="372969231">
              <w:marLeft w:val="0"/>
              <w:marRight w:val="0"/>
              <w:marTop w:val="0"/>
              <w:marBottom w:val="0"/>
              <w:divBdr>
                <w:top w:val="none" w:sz="0" w:space="0" w:color="auto"/>
                <w:left w:val="none" w:sz="0" w:space="0" w:color="auto"/>
                <w:bottom w:val="none" w:sz="0" w:space="0" w:color="auto"/>
                <w:right w:val="none" w:sz="0" w:space="0" w:color="auto"/>
              </w:divBdr>
            </w:div>
            <w:div w:id="373771689">
              <w:marLeft w:val="0"/>
              <w:marRight w:val="0"/>
              <w:marTop w:val="0"/>
              <w:marBottom w:val="0"/>
              <w:divBdr>
                <w:top w:val="none" w:sz="0" w:space="0" w:color="auto"/>
                <w:left w:val="none" w:sz="0" w:space="0" w:color="auto"/>
                <w:bottom w:val="none" w:sz="0" w:space="0" w:color="auto"/>
                <w:right w:val="none" w:sz="0" w:space="0" w:color="auto"/>
              </w:divBdr>
            </w:div>
            <w:div w:id="374350765">
              <w:marLeft w:val="0"/>
              <w:marRight w:val="0"/>
              <w:marTop w:val="0"/>
              <w:marBottom w:val="0"/>
              <w:divBdr>
                <w:top w:val="none" w:sz="0" w:space="0" w:color="auto"/>
                <w:left w:val="none" w:sz="0" w:space="0" w:color="auto"/>
                <w:bottom w:val="none" w:sz="0" w:space="0" w:color="auto"/>
                <w:right w:val="none" w:sz="0" w:space="0" w:color="auto"/>
              </w:divBdr>
            </w:div>
            <w:div w:id="380131207">
              <w:marLeft w:val="0"/>
              <w:marRight w:val="0"/>
              <w:marTop w:val="0"/>
              <w:marBottom w:val="0"/>
              <w:divBdr>
                <w:top w:val="none" w:sz="0" w:space="0" w:color="auto"/>
                <w:left w:val="none" w:sz="0" w:space="0" w:color="auto"/>
                <w:bottom w:val="none" w:sz="0" w:space="0" w:color="auto"/>
                <w:right w:val="none" w:sz="0" w:space="0" w:color="auto"/>
              </w:divBdr>
              <w:divsChild>
                <w:div w:id="20278049">
                  <w:marLeft w:val="0"/>
                  <w:marRight w:val="0"/>
                  <w:marTop w:val="0"/>
                  <w:marBottom w:val="0"/>
                  <w:divBdr>
                    <w:top w:val="none" w:sz="0" w:space="0" w:color="auto"/>
                    <w:left w:val="none" w:sz="0" w:space="0" w:color="auto"/>
                    <w:bottom w:val="none" w:sz="0" w:space="0" w:color="auto"/>
                    <w:right w:val="none" w:sz="0" w:space="0" w:color="auto"/>
                  </w:divBdr>
                </w:div>
                <w:div w:id="24643694">
                  <w:marLeft w:val="0"/>
                  <w:marRight w:val="0"/>
                  <w:marTop w:val="0"/>
                  <w:marBottom w:val="0"/>
                  <w:divBdr>
                    <w:top w:val="none" w:sz="0" w:space="0" w:color="auto"/>
                    <w:left w:val="none" w:sz="0" w:space="0" w:color="auto"/>
                    <w:bottom w:val="none" w:sz="0" w:space="0" w:color="auto"/>
                    <w:right w:val="none" w:sz="0" w:space="0" w:color="auto"/>
                  </w:divBdr>
                </w:div>
                <w:div w:id="27028924">
                  <w:marLeft w:val="0"/>
                  <w:marRight w:val="0"/>
                  <w:marTop w:val="0"/>
                  <w:marBottom w:val="0"/>
                  <w:divBdr>
                    <w:top w:val="none" w:sz="0" w:space="0" w:color="auto"/>
                    <w:left w:val="none" w:sz="0" w:space="0" w:color="auto"/>
                    <w:bottom w:val="none" w:sz="0" w:space="0" w:color="auto"/>
                    <w:right w:val="none" w:sz="0" w:space="0" w:color="auto"/>
                  </w:divBdr>
                </w:div>
                <w:div w:id="28188560">
                  <w:marLeft w:val="0"/>
                  <w:marRight w:val="0"/>
                  <w:marTop w:val="0"/>
                  <w:marBottom w:val="0"/>
                  <w:divBdr>
                    <w:top w:val="none" w:sz="0" w:space="0" w:color="auto"/>
                    <w:left w:val="none" w:sz="0" w:space="0" w:color="auto"/>
                    <w:bottom w:val="none" w:sz="0" w:space="0" w:color="auto"/>
                    <w:right w:val="none" w:sz="0" w:space="0" w:color="auto"/>
                  </w:divBdr>
                </w:div>
                <w:div w:id="35131094">
                  <w:marLeft w:val="0"/>
                  <w:marRight w:val="0"/>
                  <w:marTop w:val="0"/>
                  <w:marBottom w:val="0"/>
                  <w:divBdr>
                    <w:top w:val="none" w:sz="0" w:space="0" w:color="auto"/>
                    <w:left w:val="none" w:sz="0" w:space="0" w:color="auto"/>
                    <w:bottom w:val="none" w:sz="0" w:space="0" w:color="auto"/>
                    <w:right w:val="none" w:sz="0" w:space="0" w:color="auto"/>
                  </w:divBdr>
                </w:div>
                <w:div w:id="44379389">
                  <w:marLeft w:val="0"/>
                  <w:marRight w:val="0"/>
                  <w:marTop w:val="0"/>
                  <w:marBottom w:val="0"/>
                  <w:divBdr>
                    <w:top w:val="none" w:sz="0" w:space="0" w:color="auto"/>
                    <w:left w:val="none" w:sz="0" w:space="0" w:color="auto"/>
                    <w:bottom w:val="none" w:sz="0" w:space="0" w:color="auto"/>
                    <w:right w:val="none" w:sz="0" w:space="0" w:color="auto"/>
                  </w:divBdr>
                </w:div>
                <w:div w:id="52391841">
                  <w:marLeft w:val="0"/>
                  <w:marRight w:val="0"/>
                  <w:marTop w:val="0"/>
                  <w:marBottom w:val="0"/>
                  <w:divBdr>
                    <w:top w:val="none" w:sz="0" w:space="0" w:color="auto"/>
                    <w:left w:val="none" w:sz="0" w:space="0" w:color="auto"/>
                    <w:bottom w:val="none" w:sz="0" w:space="0" w:color="auto"/>
                    <w:right w:val="none" w:sz="0" w:space="0" w:color="auto"/>
                  </w:divBdr>
                </w:div>
                <w:div w:id="73943499">
                  <w:marLeft w:val="0"/>
                  <w:marRight w:val="0"/>
                  <w:marTop w:val="0"/>
                  <w:marBottom w:val="0"/>
                  <w:divBdr>
                    <w:top w:val="none" w:sz="0" w:space="0" w:color="auto"/>
                    <w:left w:val="none" w:sz="0" w:space="0" w:color="auto"/>
                    <w:bottom w:val="none" w:sz="0" w:space="0" w:color="auto"/>
                    <w:right w:val="none" w:sz="0" w:space="0" w:color="auto"/>
                  </w:divBdr>
                </w:div>
                <w:div w:id="75589435">
                  <w:marLeft w:val="0"/>
                  <w:marRight w:val="0"/>
                  <w:marTop w:val="0"/>
                  <w:marBottom w:val="0"/>
                  <w:divBdr>
                    <w:top w:val="none" w:sz="0" w:space="0" w:color="auto"/>
                    <w:left w:val="none" w:sz="0" w:space="0" w:color="auto"/>
                    <w:bottom w:val="none" w:sz="0" w:space="0" w:color="auto"/>
                    <w:right w:val="none" w:sz="0" w:space="0" w:color="auto"/>
                  </w:divBdr>
                </w:div>
                <w:div w:id="76096832">
                  <w:marLeft w:val="0"/>
                  <w:marRight w:val="0"/>
                  <w:marTop w:val="0"/>
                  <w:marBottom w:val="0"/>
                  <w:divBdr>
                    <w:top w:val="none" w:sz="0" w:space="0" w:color="auto"/>
                    <w:left w:val="none" w:sz="0" w:space="0" w:color="auto"/>
                    <w:bottom w:val="none" w:sz="0" w:space="0" w:color="auto"/>
                    <w:right w:val="none" w:sz="0" w:space="0" w:color="auto"/>
                  </w:divBdr>
                </w:div>
                <w:div w:id="82646953">
                  <w:marLeft w:val="0"/>
                  <w:marRight w:val="0"/>
                  <w:marTop w:val="0"/>
                  <w:marBottom w:val="0"/>
                  <w:divBdr>
                    <w:top w:val="none" w:sz="0" w:space="0" w:color="auto"/>
                    <w:left w:val="none" w:sz="0" w:space="0" w:color="auto"/>
                    <w:bottom w:val="none" w:sz="0" w:space="0" w:color="auto"/>
                    <w:right w:val="none" w:sz="0" w:space="0" w:color="auto"/>
                  </w:divBdr>
                </w:div>
                <w:div w:id="90786451">
                  <w:marLeft w:val="0"/>
                  <w:marRight w:val="0"/>
                  <w:marTop w:val="0"/>
                  <w:marBottom w:val="0"/>
                  <w:divBdr>
                    <w:top w:val="none" w:sz="0" w:space="0" w:color="auto"/>
                    <w:left w:val="none" w:sz="0" w:space="0" w:color="auto"/>
                    <w:bottom w:val="none" w:sz="0" w:space="0" w:color="auto"/>
                    <w:right w:val="none" w:sz="0" w:space="0" w:color="auto"/>
                  </w:divBdr>
                </w:div>
                <w:div w:id="103311020">
                  <w:marLeft w:val="0"/>
                  <w:marRight w:val="0"/>
                  <w:marTop w:val="0"/>
                  <w:marBottom w:val="0"/>
                  <w:divBdr>
                    <w:top w:val="none" w:sz="0" w:space="0" w:color="auto"/>
                    <w:left w:val="none" w:sz="0" w:space="0" w:color="auto"/>
                    <w:bottom w:val="none" w:sz="0" w:space="0" w:color="auto"/>
                    <w:right w:val="none" w:sz="0" w:space="0" w:color="auto"/>
                  </w:divBdr>
                </w:div>
                <w:div w:id="108932809">
                  <w:marLeft w:val="0"/>
                  <w:marRight w:val="0"/>
                  <w:marTop w:val="0"/>
                  <w:marBottom w:val="0"/>
                  <w:divBdr>
                    <w:top w:val="none" w:sz="0" w:space="0" w:color="auto"/>
                    <w:left w:val="none" w:sz="0" w:space="0" w:color="auto"/>
                    <w:bottom w:val="none" w:sz="0" w:space="0" w:color="auto"/>
                    <w:right w:val="none" w:sz="0" w:space="0" w:color="auto"/>
                  </w:divBdr>
                </w:div>
                <w:div w:id="110395386">
                  <w:marLeft w:val="0"/>
                  <w:marRight w:val="0"/>
                  <w:marTop w:val="0"/>
                  <w:marBottom w:val="0"/>
                  <w:divBdr>
                    <w:top w:val="none" w:sz="0" w:space="0" w:color="auto"/>
                    <w:left w:val="none" w:sz="0" w:space="0" w:color="auto"/>
                    <w:bottom w:val="none" w:sz="0" w:space="0" w:color="auto"/>
                    <w:right w:val="none" w:sz="0" w:space="0" w:color="auto"/>
                  </w:divBdr>
                </w:div>
                <w:div w:id="136653262">
                  <w:marLeft w:val="0"/>
                  <w:marRight w:val="0"/>
                  <w:marTop w:val="0"/>
                  <w:marBottom w:val="0"/>
                  <w:divBdr>
                    <w:top w:val="none" w:sz="0" w:space="0" w:color="auto"/>
                    <w:left w:val="none" w:sz="0" w:space="0" w:color="auto"/>
                    <w:bottom w:val="none" w:sz="0" w:space="0" w:color="auto"/>
                    <w:right w:val="none" w:sz="0" w:space="0" w:color="auto"/>
                  </w:divBdr>
                </w:div>
                <w:div w:id="140270846">
                  <w:marLeft w:val="0"/>
                  <w:marRight w:val="0"/>
                  <w:marTop w:val="0"/>
                  <w:marBottom w:val="0"/>
                  <w:divBdr>
                    <w:top w:val="none" w:sz="0" w:space="0" w:color="auto"/>
                    <w:left w:val="none" w:sz="0" w:space="0" w:color="auto"/>
                    <w:bottom w:val="none" w:sz="0" w:space="0" w:color="auto"/>
                    <w:right w:val="none" w:sz="0" w:space="0" w:color="auto"/>
                  </w:divBdr>
                </w:div>
                <w:div w:id="148450046">
                  <w:marLeft w:val="0"/>
                  <w:marRight w:val="0"/>
                  <w:marTop w:val="0"/>
                  <w:marBottom w:val="0"/>
                  <w:divBdr>
                    <w:top w:val="none" w:sz="0" w:space="0" w:color="auto"/>
                    <w:left w:val="none" w:sz="0" w:space="0" w:color="auto"/>
                    <w:bottom w:val="none" w:sz="0" w:space="0" w:color="auto"/>
                    <w:right w:val="none" w:sz="0" w:space="0" w:color="auto"/>
                  </w:divBdr>
                </w:div>
                <w:div w:id="156238082">
                  <w:marLeft w:val="0"/>
                  <w:marRight w:val="0"/>
                  <w:marTop w:val="0"/>
                  <w:marBottom w:val="0"/>
                  <w:divBdr>
                    <w:top w:val="none" w:sz="0" w:space="0" w:color="auto"/>
                    <w:left w:val="none" w:sz="0" w:space="0" w:color="auto"/>
                    <w:bottom w:val="none" w:sz="0" w:space="0" w:color="auto"/>
                    <w:right w:val="none" w:sz="0" w:space="0" w:color="auto"/>
                  </w:divBdr>
                </w:div>
                <w:div w:id="159925554">
                  <w:marLeft w:val="0"/>
                  <w:marRight w:val="0"/>
                  <w:marTop w:val="0"/>
                  <w:marBottom w:val="0"/>
                  <w:divBdr>
                    <w:top w:val="none" w:sz="0" w:space="0" w:color="auto"/>
                    <w:left w:val="none" w:sz="0" w:space="0" w:color="auto"/>
                    <w:bottom w:val="none" w:sz="0" w:space="0" w:color="auto"/>
                    <w:right w:val="none" w:sz="0" w:space="0" w:color="auto"/>
                  </w:divBdr>
                </w:div>
                <w:div w:id="164171525">
                  <w:marLeft w:val="0"/>
                  <w:marRight w:val="0"/>
                  <w:marTop w:val="0"/>
                  <w:marBottom w:val="0"/>
                  <w:divBdr>
                    <w:top w:val="none" w:sz="0" w:space="0" w:color="auto"/>
                    <w:left w:val="none" w:sz="0" w:space="0" w:color="auto"/>
                    <w:bottom w:val="none" w:sz="0" w:space="0" w:color="auto"/>
                    <w:right w:val="none" w:sz="0" w:space="0" w:color="auto"/>
                  </w:divBdr>
                </w:div>
                <w:div w:id="166485976">
                  <w:marLeft w:val="0"/>
                  <w:marRight w:val="0"/>
                  <w:marTop w:val="0"/>
                  <w:marBottom w:val="0"/>
                  <w:divBdr>
                    <w:top w:val="none" w:sz="0" w:space="0" w:color="auto"/>
                    <w:left w:val="none" w:sz="0" w:space="0" w:color="auto"/>
                    <w:bottom w:val="none" w:sz="0" w:space="0" w:color="auto"/>
                    <w:right w:val="none" w:sz="0" w:space="0" w:color="auto"/>
                  </w:divBdr>
                </w:div>
                <w:div w:id="169178389">
                  <w:marLeft w:val="0"/>
                  <w:marRight w:val="0"/>
                  <w:marTop w:val="0"/>
                  <w:marBottom w:val="0"/>
                  <w:divBdr>
                    <w:top w:val="none" w:sz="0" w:space="0" w:color="auto"/>
                    <w:left w:val="none" w:sz="0" w:space="0" w:color="auto"/>
                    <w:bottom w:val="none" w:sz="0" w:space="0" w:color="auto"/>
                    <w:right w:val="none" w:sz="0" w:space="0" w:color="auto"/>
                  </w:divBdr>
                </w:div>
                <w:div w:id="175922383">
                  <w:marLeft w:val="0"/>
                  <w:marRight w:val="0"/>
                  <w:marTop w:val="0"/>
                  <w:marBottom w:val="0"/>
                  <w:divBdr>
                    <w:top w:val="none" w:sz="0" w:space="0" w:color="auto"/>
                    <w:left w:val="none" w:sz="0" w:space="0" w:color="auto"/>
                    <w:bottom w:val="none" w:sz="0" w:space="0" w:color="auto"/>
                    <w:right w:val="none" w:sz="0" w:space="0" w:color="auto"/>
                  </w:divBdr>
                </w:div>
                <w:div w:id="187136189">
                  <w:marLeft w:val="0"/>
                  <w:marRight w:val="0"/>
                  <w:marTop w:val="0"/>
                  <w:marBottom w:val="0"/>
                  <w:divBdr>
                    <w:top w:val="none" w:sz="0" w:space="0" w:color="auto"/>
                    <w:left w:val="none" w:sz="0" w:space="0" w:color="auto"/>
                    <w:bottom w:val="none" w:sz="0" w:space="0" w:color="auto"/>
                    <w:right w:val="none" w:sz="0" w:space="0" w:color="auto"/>
                  </w:divBdr>
                </w:div>
                <w:div w:id="193035936">
                  <w:marLeft w:val="0"/>
                  <w:marRight w:val="0"/>
                  <w:marTop w:val="0"/>
                  <w:marBottom w:val="0"/>
                  <w:divBdr>
                    <w:top w:val="none" w:sz="0" w:space="0" w:color="auto"/>
                    <w:left w:val="none" w:sz="0" w:space="0" w:color="auto"/>
                    <w:bottom w:val="none" w:sz="0" w:space="0" w:color="auto"/>
                    <w:right w:val="none" w:sz="0" w:space="0" w:color="auto"/>
                  </w:divBdr>
                </w:div>
                <w:div w:id="196310083">
                  <w:marLeft w:val="0"/>
                  <w:marRight w:val="0"/>
                  <w:marTop w:val="0"/>
                  <w:marBottom w:val="0"/>
                  <w:divBdr>
                    <w:top w:val="none" w:sz="0" w:space="0" w:color="auto"/>
                    <w:left w:val="none" w:sz="0" w:space="0" w:color="auto"/>
                    <w:bottom w:val="none" w:sz="0" w:space="0" w:color="auto"/>
                    <w:right w:val="none" w:sz="0" w:space="0" w:color="auto"/>
                  </w:divBdr>
                </w:div>
                <w:div w:id="198205771">
                  <w:marLeft w:val="0"/>
                  <w:marRight w:val="0"/>
                  <w:marTop w:val="0"/>
                  <w:marBottom w:val="0"/>
                  <w:divBdr>
                    <w:top w:val="none" w:sz="0" w:space="0" w:color="auto"/>
                    <w:left w:val="none" w:sz="0" w:space="0" w:color="auto"/>
                    <w:bottom w:val="none" w:sz="0" w:space="0" w:color="auto"/>
                    <w:right w:val="none" w:sz="0" w:space="0" w:color="auto"/>
                  </w:divBdr>
                </w:div>
                <w:div w:id="198250219">
                  <w:marLeft w:val="0"/>
                  <w:marRight w:val="0"/>
                  <w:marTop w:val="0"/>
                  <w:marBottom w:val="0"/>
                  <w:divBdr>
                    <w:top w:val="none" w:sz="0" w:space="0" w:color="auto"/>
                    <w:left w:val="none" w:sz="0" w:space="0" w:color="auto"/>
                    <w:bottom w:val="none" w:sz="0" w:space="0" w:color="auto"/>
                    <w:right w:val="none" w:sz="0" w:space="0" w:color="auto"/>
                  </w:divBdr>
                </w:div>
                <w:div w:id="200897005">
                  <w:marLeft w:val="0"/>
                  <w:marRight w:val="0"/>
                  <w:marTop w:val="0"/>
                  <w:marBottom w:val="0"/>
                  <w:divBdr>
                    <w:top w:val="none" w:sz="0" w:space="0" w:color="auto"/>
                    <w:left w:val="none" w:sz="0" w:space="0" w:color="auto"/>
                    <w:bottom w:val="none" w:sz="0" w:space="0" w:color="auto"/>
                    <w:right w:val="none" w:sz="0" w:space="0" w:color="auto"/>
                  </w:divBdr>
                </w:div>
                <w:div w:id="204954124">
                  <w:marLeft w:val="0"/>
                  <w:marRight w:val="0"/>
                  <w:marTop w:val="0"/>
                  <w:marBottom w:val="0"/>
                  <w:divBdr>
                    <w:top w:val="none" w:sz="0" w:space="0" w:color="auto"/>
                    <w:left w:val="none" w:sz="0" w:space="0" w:color="auto"/>
                    <w:bottom w:val="none" w:sz="0" w:space="0" w:color="auto"/>
                    <w:right w:val="none" w:sz="0" w:space="0" w:color="auto"/>
                  </w:divBdr>
                </w:div>
                <w:div w:id="224726551">
                  <w:marLeft w:val="0"/>
                  <w:marRight w:val="0"/>
                  <w:marTop w:val="0"/>
                  <w:marBottom w:val="0"/>
                  <w:divBdr>
                    <w:top w:val="none" w:sz="0" w:space="0" w:color="auto"/>
                    <w:left w:val="none" w:sz="0" w:space="0" w:color="auto"/>
                    <w:bottom w:val="none" w:sz="0" w:space="0" w:color="auto"/>
                    <w:right w:val="none" w:sz="0" w:space="0" w:color="auto"/>
                  </w:divBdr>
                </w:div>
                <w:div w:id="227306067">
                  <w:marLeft w:val="0"/>
                  <w:marRight w:val="0"/>
                  <w:marTop w:val="0"/>
                  <w:marBottom w:val="0"/>
                  <w:divBdr>
                    <w:top w:val="none" w:sz="0" w:space="0" w:color="auto"/>
                    <w:left w:val="none" w:sz="0" w:space="0" w:color="auto"/>
                    <w:bottom w:val="none" w:sz="0" w:space="0" w:color="auto"/>
                    <w:right w:val="none" w:sz="0" w:space="0" w:color="auto"/>
                  </w:divBdr>
                </w:div>
                <w:div w:id="231618368">
                  <w:marLeft w:val="0"/>
                  <w:marRight w:val="0"/>
                  <w:marTop w:val="0"/>
                  <w:marBottom w:val="0"/>
                  <w:divBdr>
                    <w:top w:val="none" w:sz="0" w:space="0" w:color="auto"/>
                    <w:left w:val="none" w:sz="0" w:space="0" w:color="auto"/>
                    <w:bottom w:val="none" w:sz="0" w:space="0" w:color="auto"/>
                    <w:right w:val="none" w:sz="0" w:space="0" w:color="auto"/>
                  </w:divBdr>
                </w:div>
                <w:div w:id="240411361">
                  <w:marLeft w:val="0"/>
                  <w:marRight w:val="0"/>
                  <w:marTop w:val="0"/>
                  <w:marBottom w:val="0"/>
                  <w:divBdr>
                    <w:top w:val="none" w:sz="0" w:space="0" w:color="auto"/>
                    <w:left w:val="none" w:sz="0" w:space="0" w:color="auto"/>
                    <w:bottom w:val="none" w:sz="0" w:space="0" w:color="auto"/>
                    <w:right w:val="none" w:sz="0" w:space="0" w:color="auto"/>
                  </w:divBdr>
                </w:div>
                <w:div w:id="276379107">
                  <w:marLeft w:val="0"/>
                  <w:marRight w:val="0"/>
                  <w:marTop w:val="0"/>
                  <w:marBottom w:val="0"/>
                  <w:divBdr>
                    <w:top w:val="none" w:sz="0" w:space="0" w:color="auto"/>
                    <w:left w:val="none" w:sz="0" w:space="0" w:color="auto"/>
                    <w:bottom w:val="none" w:sz="0" w:space="0" w:color="auto"/>
                    <w:right w:val="none" w:sz="0" w:space="0" w:color="auto"/>
                  </w:divBdr>
                </w:div>
                <w:div w:id="282199904">
                  <w:marLeft w:val="0"/>
                  <w:marRight w:val="0"/>
                  <w:marTop w:val="0"/>
                  <w:marBottom w:val="0"/>
                  <w:divBdr>
                    <w:top w:val="none" w:sz="0" w:space="0" w:color="auto"/>
                    <w:left w:val="none" w:sz="0" w:space="0" w:color="auto"/>
                    <w:bottom w:val="none" w:sz="0" w:space="0" w:color="auto"/>
                    <w:right w:val="none" w:sz="0" w:space="0" w:color="auto"/>
                  </w:divBdr>
                </w:div>
                <w:div w:id="293293720">
                  <w:marLeft w:val="0"/>
                  <w:marRight w:val="0"/>
                  <w:marTop w:val="0"/>
                  <w:marBottom w:val="0"/>
                  <w:divBdr>
                    <w:top w:val="none" w:sz="0" w:space="0" w:color="auto"/>
                    <w:left w:val="none" w:sz="0" w:space="0" w:color="auto"/>
                    <w:bottom w:val="none" w:sz="0" w:space="0" w:color="auto"/>
                    <w:right w:val="none" w:sz="0" w:space="0" w:color="auto"/>
                  </w:divBdr>
                </w:div>
                <w:div w:id="298415074">
                  <w:marLeft w:val="0"/>
                  <w:marRight w:val="0"/>
                  <w:marTop w:val="0"/>
                  <w:marBottom w:val="0"/>
                  <w:divBdr>
                    <w:top w:val="none" w:sz="0" w:space="0" w:color="auto"/>
                    <w:left w:val="none" w:sz="0" w:space="0" w:color="auto"/>
                    <w:bottom w:val="none" w:sz="0" w:space="0" w:color="auto"/>
                    <w:right w:val="none" w:sz="0" w:space="0" w:color="auto"/>
                  </w:divBdr>
                </w:div>
                <w:div w:id="313876007">
                  <w:marLeft w:val="0"/>
                  <w:marRight w:val="0"/>
                  <w:marTop w:val="0"/>
                  <w:marBottom w:val="0"/>
                  <w:divBdr>
                    <w:top w:val="none" w:sz="0" w:space="0" w:color="auto"/>
                    <w:left w:val="none" w:sz="0" w:space="0" w:color="auto"/>
                    <w:bottom w:val="none" w:sz="0" w:space="0" w:color="auto"/>
                    <w:right w:val="none" w:sz="0" w:space="0" w:color="auto"/>
                  </w:divBdr>
                </w:div>
                <w:div w:id="330253386">
                  <w:marLeft w:val="0"/>
                  <w:marRight w:val="0"/>
                  <w:marTop w:val="0"/>
                  <w:marBottom w:val="0"/>
                  <w:divBdr>
                    <w:top w:val="none" w:sz="0" w:space="0" w:color="auto"/>
                    <w:left w:val="none" w:sz="0" w:space="0" w:color="auto"/>
                    <w:bottom w:val="none" w:sz="0" w:space="0" w:color="auto"/>
                    <w:right w:val="none" w:sz="0" w:space="0" w:color="auto"/>
                  </w:divBdr>
                </w:div>
                <w:div w:id="336200549">
                  <w:marLeft w:val="0"/>
                  <w:marRight w:val="0"/>
                  <w:marTop w:val="0"/>
                  <w:marBottom w:val="0"/>
                  <w:divBdr>
                    <w:top w:val="none" w:sz="0" w:space="0" w:color="auto"/>
                    <w:left w:val="none" w:sz="0" w:space="0" w:color="auto"/>
                    <w:bottom w:val="none" w:sz="0" w:space="0" w:color="auto"/>
                    <w:right w:val="none" w:sz="0" w:space="0" w:color="auto"/>
                  </w:divBdr>
                </w:div>
                <w:div w:id="350184239">
                  <w:marLeft w:val="0"/>
                  <w:marRight w:val="0"/>
                  <w:marTop w:val="0"/>
                  <w:marBottom w:val="0"/>
                  <w:divBdr>
                    <w:top w:val="none" w:sz="0" w:space="0" w:color="auto"/>
                    <w:left w:val="none" w:sz="0" w:space="0" w:color="auto"/>
                    <w:bottom w:val="none" w:sz="0" w:space="0" w:color="auto"/>
                    <w:right w:val="none" w:sz="0" w:space="0" w:color="auto"/>
                  </w:divBdr>
                </w:div>
                <w:div w:id="364336279">
                  <w:marLeft w:val="0"/>
                  <w:marRight w:val="0"/>
                  <w:marTop w:val="0"/>
                  <w:marBottom w:val="0"/>
                  <w:divBdr>
                    <w:top w:val="none" w:sz="0" w:space="0" w:color="auto"/>
                    <w:left w:val="none" w:sz="0" w:space="0" w:color="auto"/>
                    <w:bottom w:val="none" w:sz="0" w:space="0" w:color="auto"/>
                    <w:right w:val="none" w:sz="0" w:space="0" w:color="auto"/>
                  </w:divBdr>
                </w:div>
                <w:div w:id="368148446">
                  <w:marLeft w:val="0"/>
                  <w:marRight w:val="0"/>
                  <w:marTop w:val="0"/>
                  <w:marBottom w:val="0"/>
                  <w:divBdr>
                    <w:top w:val="none" w:sz="0" w:space="0" w:color="auto"/>
                    <w:left w:val="none" w:sz="0" w:space="0" w:color="auto"/>
                    <w:bottom w:val="none" w:sz="0" w:space="0" w:color="auto"/>
                    <w:right w:val="none" w:sz="0" w:space="0" w:color="auto"/>
                  </w:divBdr>
                </w:div>
                <w:div w:id="394016387">
                  <w:marLeft w:val="0"/>
                  <w:marRight w:val="0"/>
                  <w:marTop w:val="0"/>
                  <w:marBottom w:val="0"/>
                  <w:divBdr>
                    <w:top w:val="none" w:sz="0" w:space="0" w:color="auto"/>
                    <w:left w:val="none" w:sz="0" w:space="0" w:color="auto"/>
                    <w:bottom w:val="none" w:sz="0" w:space="0" w:color="auto"/>
                    <w:right w:val="none" w:sz="0" w:space="0" w:color="auto"/>
                  </w:divBdr>
                </w:div>
                <w:div w:id="394592970">
                  <w:marLeft w:val="0"/>
                  <w:marRight w:val="0"/>
                  <w:marTop w:val="0"/>
                  <w:marBottom w:val="0"/>
                  <w:divBdr>
                    <w:top w:val="none" w:sz="0" w:space="0" w:color="auto"/>
                    <w:left w:val="none" w:sz="0" w:space="0" w:color="auto"/>
                    <w:bottom w:val="none" w:sz="0" w:space="0" w:color="auto"/>
                    <w:right w:val="none" w:sz="0" w:space="0" w:color="auto"/>
                  </w:divBdr>
                </w:div>
                <w:div w:id="408041932">
                  <w:marLeft w:val="0"/>
                  <w:marRight w:val="0"/>
                  <w:marTop w:val="0"/>
                  <w:marBottom w:val="0"/>
                  <w:divBdr>
                    <w:top w:val="none" w:sz="0" w:space="0" w:color="auto"/>
                    <w:left w:val="none" w:sz="0" w:space="0" w:color="auto"/>
                    <w:bottom w:val="none" w:sz="0" w:space="0" w:color="auto"/>
                    <w:right w:val="none" w:sz="0" w:space="0" w:color="auto"/>
                  </w:divBdr>
                </w:div>
                <w:div w:id="417404750">
                  <w:marLeft w:val="0"/>
                  <w:marRight w:val="0"/>
                  <w:marTop w:val="0"/>
                  <w:marBottom w:val="0"/>
                  <w:divBdr>
                    <w:top w:val="none" w:sz="0" w:space="0" w:color="auto"/>
                    <w:left w:val="none" w:sz="0" w:space="0" w:color="auto"/>
                    <w:bottom w:val="none" w:sz="0" w:space="0" w:color="auto"/>
                    <w:right w:val="none" w:sz="0" w:space="0" w:color="auto"/>
                  </w:divBdr>
                </w:div>
                <w:div w:id="431514175">
                  <w:marLeft w:val="0"/>
                  <w:marRight w:val="0"/>
                  <w:marTop w:val="0"/>
                  <w:marBottom w:val="0"/>
                  <w:divBdr>
                    <w:top w:val="none" w:sz="0" w:space="0" w:color="auto"/>
                    <w:left w:val="none" w:sz="0" w:space="0" w:color="auto"/>
                    <w:bottom w:val="none" w:sz="0" w:space="0" w:color="auto"/>
                    <w:right w:val="none" w:sz="0" w:space="0" w:color="auto"/>
                  </w:divBdr>
                </w:div>
                <w:div w:id="435759657">
                  <w:marLeft w:val="0"/>
                  <w:marRight w:val="0"/>
                  <w:marTop w:val="0"/>
                  <w:marBottom w:val="0"/>
                  <w:divBdr>
                    <w:top w:val="none" w:sz="0" w:space="0" w:color="auto"/>
                    <w:left w:val="none" w:sz="0" w:space="0" w:color="auto"/>
                    <w:bottom w:val="none" w:sz="0" w:space="0" w:color="auto"/>
                    <w:right w:val="none" w:sz="0" w:space="0" w:color="auto"/>
                  </w:divBdr>
                </w:div>
                <w:div w:id="436144423">
                  <w:marLeft w:val="0"/>
                  <w:marRight w:val="0"/>
                  <w:marTop w:val="0"/>
                  <w:marBottom w:val="0"/>
                  <w:divBdr>
                    <w:top w:val="none" w:sz="0" w:space="0" w:color="auto"/>
                    <w:left w:val="none" w:sz="0" w:space="0" w:color="auto"/>
                    <w:bottom w:val="none" w:sz="0" w:space="0" w:color="auto"/>
                    <w:right w:val="none" w:sz="0" w:space="0" w:color="auto"/>
                  </w:divBdr>
                </w:div>
                <w:div w:id="441193483">
                  <w:marLeft w:val="0"/>
                  <w:marRight w:val="0"/>
                  <w:marTop w:val="0"/>
                  <w:marBottom w:val="0"/>
                  <w:divBdr>
                    <w:top w:val="none" w:sz="0" w:space="0" w:color="auto"/>
                    <w:left w:val="none" w:sz="0" w:space="0" w:color="auto"/>
                    <w:bottom w:val="none" w:sz="0" w:space="0" w:color="auto"/>
                    <w:right w:val="none" w:sz="0" w:space="0" w:color="auto"/>
                  </w:divBdr>
                </w:div>
                <w:div w:id="442191803">
                  <w:marLeft w:val="0"/>
                  <w:marRight w:val="0"/>
                  <w:marTop w:val="0"/>
                  <w:marBottom w:val="0"/>
                  <w:divBdr>
                    <w:top w:val="none" w:sz="0" w:space="0" w:color="auto"/>
                    <w:left w:val="none" w:sz="0" w:space="0" w:color="auto"/>
                    <w:bottom w:val="none" w:sz="0" w:space="0" w:color="auto"/>
                    <w:right w:val="none" w:sz="0" w:space="0" w:color="auto"/>
                  </w:divBdr>
                </w:div>
                <w:div w:id="442262132">
                  <w:marLeft w:val="0"/>
                  <w:marRight w:val="0"/>
                  <w:marTop w:val="0"/>
                  <w:marBottom w:val="0"/>
                  <w:divBdr>
                    <w:top w:val="none" w:sz="0" w:space="0" w:color="auto"/>
                    <w:left w:val="none" w:sz="0" w:space="0" w:color="auto"/>
                    <w:bottom w:val="none" w:sz="0" w:space="0" w:color="auto"/>
                    <w:right w:val="none" w:sz="0" w:space="0" w:color="auto"/>
                  </w:divBdr>
                </w:div>
                <w:div w:id="446659016">
                  <w:marLeft w:val="0"/>
                  <w:marRight w:val="0"/>
                  <w:marTop w:val="0"/>
                  <w:marBottom w:val="0"/>
                  <w:divBdr>
                    <w:top w:val="none" w:sz="0" w:space="0" w:color="auto"/>
                    <w:left w:val="none" w:sz="0" w:space="0" w:color="auto"/>
                    <w:bottom w:val="none" w:sz="0" w:space="0" w:color="auto"/>
                    <w:right w:val="none" w:sz="0" w:space="0" w:color="auto"/>
                  </w:divBdr>
                </w:div>
                <w:div w:id="446970845">
                  <w:marLeft w:val="0"/>
                  <w:marRight w:val="0"/>
                  <w:marTop w:val="0"/>
                  <w:marBottom w:val="0"/>
                  <w:divBdr>
                    <w:top w:val="none" w:sz="0" w:space="0" w:color="auto"/>
                    <w:left w:val="none" w:sz="0" w:space="0" w:color="auto"/>
                    <w:bottom w:val="none" w:sz="0" w:space="0" w:color="auto"/>
                    <w:right w:val="none" w:sz="0" w:space="0" w:color="auto"/>
                  </w:divBdr>
                </w:div>
                <w:div w:id="451175074">
                  <w:marLeft w:val="0"/>
                  <w:marRight w:val="0"/>
                  <w:marTop w:val="0"/>
                  <w:marBottom w:val="0"/>
                  <w:divBdr>
                    <w:top w:val="none" w:sz="0" w:space="0" w:color="auto"/>
                    <w:left w:val="none" w:sz="0" w:space="0" w:color="auto"/>
                    <w:bottom w:val="none" w:sz="0" w:space="0" w:color="auto"/>
                    <w:right w:val="none" w:sz="0" w:space="0" w:color="auto"/>
                  </w:divBdr>
                </w:div>
                <w:div w:id="476381713">
                  <w:marLeft w:val="0"/>
                  <w:marRight w:val="0"/>
                  <w:marTop w:val="0"/>
                  <w:marBottom w:val="0"/>
                  <w:divBdr>
                    <w:top w:val="none" w:sz="0" w:space="0" w:color="auto"/>
                    <w:left w:val="none" w:sz="0" w:space="0" w:color="auto"/>
                    <w:bottom w:val="none" w:sz="0" w:space="0" w:color="auto"/>
                    <w:right w:val="none" w:sz="0" w:space="0" w:color="auto"/>
                  </w:divBdr>
                </w:div>
                <w:div w:id="476797338">
                  <w:marLeft w:val="0"/>
                  <w:marRight w:val="0"/>
                  <w:marTop w:val="0"/>
                  <w:marBottom w:val="0"/>
                  <w:divBdr>
                    <w:top w:val="none" w:sz="0" w:space="0" w:color="auto"/>
                    <w:left w:val="none" w:sz="0" w:space="0" w:color="auto"/>
                    <w:bottom w:val="none" w:sz="0" w:space="0" w:color="auto"/>
                    <w:right w:val="none" w:sz="0" w:space="0" w:color="auto"/>
                  </w:divBdr>
                </w:div>
                <w:div w:id="476806202">
                  <w:marLeft w:val="0"/>
                  <w:marRight w:val="0"/>
                  <w:marTop w:val="0"/>
                  <w:marBottom w:val="0"/>
                  <w:divBdr>
                    <w:top w:val="none" w:sz="0" w:space="0" w:color="auto"/>
                    <w:left w:val="none" w:sz="0" w:space="0" w:color="auto"/>
                    <w:bottom w:val="none" w:sz="0" w:space="0" w:color="auto"/>
                    <w:right w:val="none" w:sz="0" w:space="0" w:color="auto"/>
                  </w:divBdr>
                </w:div>
                <w:div w:id="481044756">
                  <w:marLeft w:val="0"/>
                  <w:marRight w:val="0"/>
                  <w:marTop w:val="0"/>
                  <w:marBottom w:val="0"/>
                  <w:divBdr>
                    <w:top w:val="none" w:sz="0" w:space="0" w:color="auto"/>
                    <w:left w:val="none" w:sz="0" w:space="0" w:color="auto"/>
                    <w:bottom w:val="none" w:sz="0" w:space="0" w:color="auto"/>
                    <w:right w:val="none" w:sz="0" w:space="0" w:color="auto"/>
                  </w:divBdr>
                </w:div>
                <w:div w:id="487671286">
                  <w:marLeft w:val="0"/>
                  <w:marRight w:val="0"/>
                  <w:marTop w:val="0"/>
                  <w:marBottom w:val="0"/>
                  <w:divBdr>
                    <w:top w:val="none" w:sz="0" w:space="0" w:color="auto"/>
                    <w:left w:val="none" w:sz="0" w:space="0" w:color="auto"/>
                    <w:bottom w:val="none" w:sz="0" w:space="0" w:color="auto"/>
                    <w:right w:val="none" w:sz="0" w:space="0" w:color="auto"/>
                  </w:divBdr>
                </w:div>
                <w:div w:id="494952790">
                  <w:marLeft w:val="0"/>
                  <w:marRight w:val="0"/>
                  <w:marTop w:val="0"/>
                  <w:marBottom w:val="0"/>
                  <w:divBdr>
                    <w:top w:val="none" w:sz="0" w:space="0" w:color="auto"/>
                    <w:left w:val="none" w:sz="0" w:space="0" w:color="auto"/>
                    <w:bottom w:val="none" w:sz="0" w:space="0" w:color="auto"/>
                    <w:right w:val="none" w:sz="0" w:space="0" w:color="auto"/>
                  </w:divBdr>
                </w:div>
                <w:div w:id="498925859">
                  <w:marLeft w:val="0"/>
                  <w:marRight w:val="0"/>
                  <w:marTop w:val="0"/>
                  <w:marBottom w:val="0"/>
                  <w:divBdr>
                    <w:top w:val="none" w:sz="0" w:space="0" w:color="auto"/>
                    <w:left w:val="none" w:sz="0" w:space="0" w:color="auto"/>
                    <w:bottom w:val="none" w:sz="0" w:space="0" w:color="auto"/>
                    <w:right w:val="none" w:sz="0" w:space="0" w:color="auto"/>
                  </w:divBdr>
                </w:div>
                <w:div w:id="504249174">
                  <w:marLeft w:val="0"/>
                  <w:marRight w:val="0"/>
                  <w:marTop w:val="0"/>
                  <w:marBottom w:val="0"/>
                  <w:divBdr>
                    <w:top w:val="none" w:sz="0" w:space="0" w:color="auto"/>
                    <w:left w:val="none" w:sz="0" w:space="0" w:color="auto"/>
                    <w:bottom w:val="none" w:sz="0" w:space="0" w:color="auto"/>
                    <w:right w:val="none" w:sz="0" w:space="0" w:color="auto"/>
                  </w:divBdr>
                </w:div>
                <w:div w:id="506411377">
                  <w:marLeft w:val="0"/>
                  <w:marRight w:val="0"/>
                  <w:marTop w:val="0"/>
                  <w:marBottom w:val="0"/>
                  <w:divBdr>
                    <w:top w:val="none" w:sz="0" w:space="0" w:color="auto"/>
                    <w:left w:val="none" w:sz="0" w:space="0" w:color="auto"/>
                    <w:bottom w:val="none" w:sz="0" w:space="0" w:color="auto"/>
                    <w:right w:val="none" w:sz="0" w:space="0" w:color="auto"/>
                  </w:divBdr>
                </w:div>
                <w:div w:id="507867079">
                  <w:marLeft w:val="0"/>
                  <w:marRight w:val="0"/>
                  <w:marTop w:val="0"/>
                  <w:marBottom w:val="0"/>
                  <w:divBdr>
                    <w:top w:val="none" w:sz="0" w:space="0" w:color="auto"/>
                    <w:left w:val="none" w:sz="0" w:space="0" w:color="auto"/>
                    <w:bottom w:val="none" w:sz="0" w:space="0" w:color="auto"/>
                    <w:right w:val="none" w:sz="0" w:space="0" w:color="auto"/>
                  </w:divBdr>
                </w:div>
                <w:div w:id="510796593">
                  <w:marLeft w:val="0"/>
                  <w:marRight w:val="0"/>
                  <w:marTop w:val="0"/>
                  <w:marBottom w:val="0"/>
                  <w:divBdr>
                    <w:top w:val="none" w:sz="0" w:space="0" w:color="auto"/>
                    <w:left w:val="none" w:sz="0" w:space="0" w:color="auto"/>
                    <w:bottom w:val="none" w:sz="0" w:space="0" w:color="auto"/>
                    <w:right w:val="none" w:sz="0" w:space="0" w:color="auto"/>
                  </w:divBdr>
                </w:div>
                <w:div w:id="512111714">
                  <w:marLeft w:val="0"/>
                  <w:marRight w:val="0"/>
                  <w:marTop w:val="0"/>
                  <w:marBottom w:val="0"/>
                  <w:divBdr>
                    <w:top w:val="none" w:sz="0" w:space="0" w:color="auto"/>
                    <w:left w:val="none" w:sz="0" w:space="0" w:color="auto"/>
                    <w:bottom w:val="none" w:sz="0" w:space="0" w:color="auto"/>
                    <w:right w:val="none" w:sz="0" w:space="0" w:color="auto"/>
                  </w:divBdr>
                </w:div>
                <w:div w:id="532227356">
                  <w:marLeft w:val="0"/>
                  <w:marRight w:val="0"/>
                  <w:marTop w:val="0"/>
                  <w:marBottom w:val="0"/>
                  <w:divBdr>
                    <w:top w:val="none" w:sz="0" w:space="0" w:color="auto"/>
                    <w:left w:val="none" w:sz="0" w:space="0" w:color="auto"/>
                    <w:bottom w:val="none" w:sz="0" w:space="0" w:color="auto"/>
                    <w:right w:val="none" w:sz="0" w:space="0" w:color="auto"/>
                  </w:divBdr>
                </w:div>
                <w:div w:id="532305211">
                  <w:marLeft w:val="0"/>
                  <w:marRight w:val="0"/>
                  <w:marTop w:val="0"/>
                  <w:marBottom w:val="0"/>
                  <w:divBdr>
                    <w:top w:val="none" w:sz="0" w:space="0" w:color="auto"/>
                    <w:left w:val="none" w:sz="0" w:space="0" w:color="auto"/>
                    <w:bottom w:val="none" w:sz="0" w:space="0" w:color="auto"/>
                    <w:right w:val="none" w:sz="0" w:space="0" w:color="auto"/>
                  </w:divBdr>
                </w:div>
                <w:div w:id="544565448">
                  <w:marLeft w:val="0"/>
                  <w:marRight w:val="0"/>
                  <w:marTop w:val="0"/>
                  <w:marBottom w:val="0"/>
                  <w:divBdr>
                    <w:top w:val="none" w:sz="0" w:space="0" w:color="auto"/>
                    <w:left w:val="none" w:sz="0" w:space="0" w:color="auto"/>
                    <w:bottom w:val="none" w:sz="0" w:space="0" w:color="auto"/>
                    <w:right w:val="none" w:sz="0" w:space="0" w:color="auto"/>
                  </w:divBdr>
                </w:div>
                <w:div w:id="553080095">
                  <w:marLeft w:val="0"/>
                  <w:marRight w:val="0"/>
                  <w:marTop w:val="0"/>
                  <w:marBottom w:val="0"/>
                  <w:divBdr>
                    <w:top w:val="none" w:sz="0" w:space="0" w:color="auto"/>
                    <w:left w:val="none" w:sz="0" w:space="0" w:color="auto"/>
                    <w:bottom w:val="none" w:sz="0" w:space="0" w:color="auto"/>
                    <w:right w:val="none" w:sz="0" w:space="0" w:color="auto"/>
                  </w:divBdr>
                </w:div>
                <w:div w:id="566301768">
                  <w:marLeft w:val="0"/>
                  <w:marRight w:val="0"/>
                  <w:marTop w:val="0"/>
                  <w:marBottom w:val="0"/>
                  <w:divBdr>
                    <w:top w:val="none" w:sz="0" w:space="0" w:color="auto"/>
                    <w:left w:val="none" w:sz="0" w:space="0" w:color="auto"/>
                    <w:bottom w:val="none" w:sz="0" w:space="0" w:color="auto"/>
                    <w:right w:val="none" w:sz="0" w:space="0" w:color="auto"/>
                  </w:divBdr>
                </w:div>
                <w:div w:id="577834530">
                  <w:marLeft w:val="0"/>
                  <w:marRight w:val="0"/>
                  <w:marTop w:val="0"/>
                  <w:marBottom w:val="0"/>
                  <w:divBdr>
                    <w:top w:val="none" w:sz="0" w:space="0" w:color="auto"/>
                    <w:left w:val="none" w:sz="0" w:space="0" w:color="auto"/>
                    <w:bottom w:val="none" w:sz="0" w:space="0" w:color="auto"/>
                    <w:right w:val="none" w:sz="0" w:space="0" w:color="auto"/>
                  </w:divBdr>
                </w:div>
                <w:div w:id="593633102">
                  <w:marLeft w:val="0"/>
                  <w:marRight w:val="0"/>
                  <w:marTop w:val="0"/>
                  <w:marBottom w:val="0"/>
                  <w:divBdr>
                    <w:top w:val="none" w:sz="0" w:space="0" w:color="auto"/>
                    <w:left w:val="none" w:sz="0" w:space="0" w:color="auto"/>
                    <w:bottom w:val="none" w:sz="0" w:space="0" w:color="auto"/>
                    <w:right w:val="none" w:sz="0" w:space="0" w:color="auto"/>
                  </w:divBdr>
                </w:div>
                <w:div w:id="602303792">
                  <w:marLeft w:val="0"/>
                  <w:marRight w:val="0"/>
                  <w:marTop w:val="0"/>
                  <w:marBottom w:val="0"/>
                  <w:divBdr>
                    <w:top w:val="none" w:sz="0" w:space="0" w:color="auto"/>
                    <w:left w:val="none" w:sz="0" w:space="0" w:color="auto"/>
                    <w:bottom w:val="none" w:sz="0" w:space="0" w:color="auto"/>
                    <w:right w:val="none" w:sz="0" w:space="0" w:color="auto"/>
                  </w:divBdr>
                </w:div>
                <w:div w:id="602491293">
                  <w:marLeft w:val="0"/>
                  <w:marRight w:val="0"/>
                  <w:marTop w:val="0"/>
                  <w:marBottom w:val="0"/>
                  <w:divBdr>
                    <w:top w:val="none" w:sz="0" w:space="0" w:color="auto"/>
                    <w:left w:val="none" w:sz="0" w:space="0" w:color="auto"/>
                    <w:bottom w:val="none" w:sz="0" w:space="0" w:color="auto"/>
                    <w:right w:val="none" w:sz="0" w:space="0" w:color="auto"/>
                  </w:divBdr>
                </w:div>
                <w:div w:id="604771026">
                  <w:marLeft w:val="0"/>
                  <w:marRight w:val="0"/>
                  <w:marTop w:val="0"/>
                  <w:marBottom w:val="0"/>
                  <w:divBdr>
                    <w:top w:val="none" w:sz="0" w:space="0" w:color="auto"/>
                    <w:left w:val="none" w:sz="0" w:space="0" w:color="auto"/>
                    <w:bottom w:val="none" w:sz="0" w:space="0" w:color="auto"/>
                    <w:right w:val="none" w:sz="0" w:space="0" w:color="auto"/>
                  </w:divBdr>
                </w:div>
                <w:div w:id="615141909">
                  <w:marLeft w:val="0"/>
                  <w:marRight w:val="0"/>
                  <w:marTop w:val="0"/>
                  <w:marBottom w:val="0"/>
                  <w:divBdr>
                    <w:top w:val="none" w:sz="0" w:space="0" w:color="auto"/>
                    <w:left w:val="none" w:sz="0" w:space="0" w:color="auto"/>
                    <w:bottom w:val="none" w:sz="0" w:space="0" w:color="auto"/>
                    <w:right w:val="none" w:sz="0" w:space="0" w:color="auto"/>
                  </w:divBdr>
                </w:div>
                <w:div w:id="625307547">
                  <w:marLeft w:val="0"/>
                  <w:marRight w:val="0"/>
                  <w:marTop w:val="0"/>
                  <w:marBottom w:val="0"/>
                  <w:divBdr>
                    <w:top w:val="none" w:sz="0" w:space="0" w:color="auto"/>
                    <w:left w:val="none" w:sz="0" w:space="0" w:color="auto"/>
                    <w:bottom w:val="none" w:sz="0" w:space="0" w:color="auto"/>
                    <w:right w:val="none" w:sz="0" w:space="0" w:color="auto"/>
                  </w:divBdr>
                </w:div>
                <w:div w:id="628366533">
                  <w:marLeft w:val="0"/>
                  <w:marRight w:val="0"/>
                  <w:marTop w:val="0"/>
                  <w:marBottom w:val="0"/>
                  <w:divBdr>
                    <w:top w:val="none" w:sz="0" w:space="0" w:color="auto"/>
                    <w:left w:val="none" w:sz="0" w:space="0" w:color="auto"/>
                    <w:bottom w:val="none" w:sz="0" w:space="0" w:color="auto"/>
                    <w:right w:val="none" w:sz="0" w:space="0" w:color="auto"/>
                  </w:divBdr>
                </w:div>
                <w:div w:id="633290915">
                  <w:marLeft w:val="0"/>
                  <w:marRight w:val="0"/>
                  <w:marTop w:val="0"/>
                  <w:marBottom w:val="0"/>
                  <w:divBdr>
                    <w:top w:val="none" w:sz="0" w:space="0" w:color="auto"/>
                    <w:left w:val="none" w:sz="0" w:space="0" w:color="auto"/>
                    <w:bottom w:val="none" w:sz="0" w:space="0" w:color="auto"/>
                    <w:right w:val="none" w:sz="0" w:space="0" w:color="auto"/>
                  </w:divBdr>
                </w:div>
                <w:div w:id="653611424">
                  <w:marLeft w:val="0"/>
                  <w:marRight w:val="0"/>
                  <w:marTop w:val="0"/>
                  <w:marBottom w:val="0"/>
                  <w:divBdr>
                    <w:top w:val="none" w:sz="0" w:space="0" w:color="auto"/>
                    <w:left w:val="none" w:sz="0" w:space="0" w:color="auto"/>
                    <w:bottom w:val="none" w:sz="0" w:space="0" w:color="auto"/>
                    <w:right w:val="none" w:sz="0" w:space="0" w:color="auto"/>
                  </w:divBdr>
                </w:div>
                <w:div w:id="660278154">
                  <w:marLeft w:val="0"/>
                  <w:marRight w:val="0"/>
                  <w:marTop w:val="0"/>
                  <w:marBottom w:val="0"/>
                  <w:divBdr>
                    <w:top w:val="none" w:sz="0" w:space="0" w:color="auto"/>
                    <w:left w:val="none" w:sz="0" w:space="0" w:color="auto"/>
                    <w:bottom w:val="none" w:sz="0" w:space="0" w:color="auto"/>
                    <w:right w:val="none" w:sz="0" w:space="0" w:color="auto"/>
                  </w:divBdr>
                </w:div>
                <w:div w:id="674307064">
                  <w:marLeft w:val="0"/>
                  <w:marRight w:val="0"/>
                  <w:marTop w:val="0"/>
                  <w:marBottom w:val="0"/>
                  <w:divBdr>
                    <w:top w:val="none" w:sz="0" w:space="0" w:color="auto"/>
                    <w:left w:val="none" w:sz="0" w:space="0" w:color="auto"/>
                    <w:bottom w:val="none" w:sz="0" w:space="0" w:color="auto"/>
                    <w:right w:val="none" w:sz="0" w:space="0" w:color="auto"/>
                  </w:divBdr>
                </w:div>
                <w:div w:id="679894155">
                  <w:marLeft w:val="0"/>
                  <w:marRight w:val="0"/>
                  <w:marTop w:val="0"/>
                  <w:marBottom w:val="0"/>
                  <w:divBdr>
                    <w:top w:val="none" w:sz="0" w:space="0" w:color="auto"/>
                    <w:left w:val="none" w:sz="0" w:space="0" w:color="auto"/>
                    <w:bottom w:val="none" w:sz="0" w:space="0" w:color="auto"/>
                    <w:right w:val="none" w:sz="0" w:space="0" w:color="auto"/>
                  </w:divBdr>
                </w:div>
                <w:div w:id="685836769">
                  <w:marLeft w:val="0"/>
                  <w:marRight w:val="0"/>
                  <w:marTop w:val="0"/>
                  <w:marBottom w:val="0"/>
                  <w:divBdr>
                    <w:top w:val="none" w:sz="0" w:space="0" w:color="auto"/>
                    <w:left w:val="none" w:sz="0" w:space="0" w:color="auto"/>
                    <w:bottom w:val="none" w:sz="0" w:space="0" w:color="auto"/>
                    <w:right w:val="none" w:sz="0" w:space="0" w:color="auto"/>
                  </w:divBdr>
                </w:div>
                <w:div w:id="688947193">
                  <w:marLeft w:val="0"/>
                  <w:marRight w:val="0"/>
                  <w:marTop w:val="0"/>
                  <w:marBottom w:val="0"/>
                  <w:divBdr>
                    <w:top w:val="none" w:sz="0" w:space="0" w:color="auto"/>
                    <w:left w:val="none" w:sz="0" w:space="0" w:color="auto"/>
                    <w:bottom w:val="none" w:sz="0" w:space="0" w:color="auto"/>
                    <w:right w:val="none" w:sz="0" w:space="0" w:color="auto"/>
                  </w:divBdr>
                </w:div>
                <w:div w:id="693846393">
                  <w:marLeft w:val="0"/>
                  <w:marRight w:val="0"/>
                  <w:marTop w:val="0"/>
                  <w:marBottom w:val="0"/>
                  <w:divBdr>
                    <w:top w:val="none" w:sz="0" w:space="0" w:color="auto"/>
                    <w:left w:val="none" w:sz="0" w:space="0" w:color="auto"/>
                    <w:bottom w:val="none" w:sz="0" w:space="0" w:color="auto"/>
                    <w:right w:val="none" w:sz="0" w:space="0" w:color="auto"/>
                  </w:divBdr>
                </w:div>
                <w:div w:id="697851324">
                  <w:marLeft w:val="0"/>
                  <w:marRight w:val="0"/>
                  <w:marTop w:val="0"/>
                  <w:marBottom w:val="0"/>
                  <w:divBdr>
                    <w:top w:val="none" w:sz="0" w:space="0" w:color="auto"/>
                    <w:left w:val="none" w:sz="0" w:space="0" w:color="auto"/>
                    <w:bottom w:val="none" w:sz="0" w:space="0" w:color="auto"/>
                    <w:right w:val="none" w:sz="0" w:space="0" w:color="auto"/>
                  </w:divBdr>
                </w:div>
                <w:div w:id="706761259">
                  <w:marLeft w:val="0"/>
                  <w:marRight w:val="0"/>
                  <w:marTop w:val="0"/>
                  <w:marBottom w:val="0"/>
                  <w:divBdr>
                    <w:top w:val="none" w:sz="0" w:space="0" w:color="auto"/>
                    <w:left w:val="none" w:sz="0" w:space="0" w:color="auto"/>
                    <w:bottom w:val="none" w:sz="0" w:space="0" w:color="auto"/>
                    <w:right w:val="none" w:sz="0" w:space="0" w:color="auto"/>
                  </w:divBdr>
                </w:div>
                <w:div w:id="707023827">
                  <w:marLeft w:val="0"/>
                  <w:marRight w:val="0"/>
                  <w:marTop w:val="0"/>
                  <w:marBottom w:val="0"/>
                  <w:divBdr>
                    <w:top w:val="none" w:sz="0" w:space="0" w:color="auto"/>
                    <w:left w:val="none" w:sz="0" w:space="0" w:color="auto"/>
                    <w:bottom w:val="none" w:sz="0" w:space="0" w:color="auto"/>
                    <w:right w:val="none" w:sz="0" w:space="0" w:color="auto"/>
                  </w:divBdr>
                </w:div>
                <w:div w:id="713652200">
                  <w:marLeft w:val="0"/>
                  <w:marRight w:val="0"/>
                  <w:marTop w:val="0"/>
                  <w:marBottom w:val="0"/>
                  <w:divBdr>
                    <w:top w:val="none" w:sz="0" w:space="0" w:color="auto"/>
                    <w:left w:val="none" w:sz="0" w:space="0" w:color="auto"/>
                    <w:bottom w:val="none" w:sz="0" w:space="0" w:color="auto"/>
                    <w:right w:val="none" w:sz="0" w:space="0" w:color="auto"/>
                  </w:divBdr>
                </w:div>
                <w:div w:id="736249500">
                  <w:marLeft w:val="0"/>
                  <w:marRight w:val="0"/>
                  <w:marTop w:val="0"/>
                  <w:marBottom w:val="0"/>
                  <w:divBdr>
                    <w:top w:val="none" w:sz="0" w:space="0" w:color="auto"/>
                    <w:left w:val="none" w:sz="0" w:space="0" w:color="auto"/>
                    <w:bottom w:val="none" w:sz="0" w:space="0" w:color="auto"/>
                    <w:right w:val="none" w:sz="0" w:space="0" w:color="auto"/>
                  </w:divBdr>
                </w:div>
                <w:div w:id="747307923">
                  <w:marLeft w:val="0"/>
                  <w:marRight w:val="0"/>
                  <w:marTop w:val="0"/>
                  <w:marBottom w:val="0"/>
                  <w:divBdr>
                    <w:top w:val="none" w:sz="0" w:space="0" w:color="auto"/>
                    <w:left w:val="none" w:sz="0" w:space="0" w:color="auto"/>
                    <w:bottom w:val="none" w:sz="0" w:space="0" w:color="auto"/>
                    <w:right w:val="none" w:sz="0" w:space="0" w:color="auto"/>
                  </w:divBdr>
                </w:div>
                <w:div w:id="747534742">
                  <w:marLeft w:val="0"/>
                  <w:marRight w:val="0"/>
                  <w:marTop w:val="0"/>
                  <w:marBottom w:val="0"/>
                  <w:divBdr>
                    <w:top w:val="none" w:sz="0" w:space="0" w:color="auto"/>
                    <w:left w:val="none" w:sz="0" w:space="0" w:color="auto"/>
                    <w:bottom w:val="none" w:sz="0" w:space="0" w:color="auto"/>
                    <w:right w:val="none" w:sz="0" w:space="0" w:color="auto"/>
                  </w:divBdr>
                </w:div>
                <w:div w:id="747847821">
                  <w:marLeft w:val="0"/>
                  <w:marRight w:val="0"/>
                  <w:marTop w:val="0"/>
                  <w:marBottom w:val="0"/>
                  <w:divBdr>
                    <w:top w:val="none" w:sz="0" w:space="0" w:color="auto"/>
                    <w:left w:val="none" w:sz="0" w:space="0" w:color="auto"/>
                    <w:bottom w:val="none" w:sz="0" w:space="0" w:color="auto"/>
                    <w:right w:val="none" w:sz="0" w:space="0" w:color="auto"/>
                  </w:divBdr>
                </w:div>
                <w:div w:id="753165149">
                  <w:marLeft w:val="0"/>
                  <w:marRight w:val="0"/>
                  <w:marTop w:val="0"/>
                  <w:marBottom w:val="0"/>
                  <w:divBdr>
                    <w:top w:val="none" w:sz="0" w:space="0" w:color="auto"/>
                    <w:left w:val="none" w:sz="0" w:space="0" w:color="auto"/>
                    <w:bottom w:val="none" w:sz="0" w:space="0" w:color="auto"/>
                    <w:right w:val="none" w:sz="0" w:space="0" w:color="auto"/>
                  </w:divBdr>
                </w:div>
                <w:div w:id="760492082">
                  <w:marLeft w:val="0"/>
                  <w:marRight w:val="0"/>
                  <w:marTop w:val="0"/>
                  <w:marBottom w:val="0"/>
                  <w:divBdr>
                    <w:top w:val="none" w:sz="0" w:space="0" w:color="auto"/>
                    <w:left w:val="none" w:sz="0" w:space="0" w:color="auto"/>
                    <w:bottom w:val="none" w:sz="0" w:space="0" w:color="auto"/>
                    <w:right w:val="none" w:sz="0" w:space="0" w:color="auto"/>
                  </w:divBdr>
                </w:div>
                <w:div w:id="762459932">
                  <w:marLeft w:val="0"/>
                  <w:marRight w:val="0"/>
                  <w:marTop w:val="0"/>
                  <w:marBottom w:val="0"/>
                  <w:divBdr>
                    <w:top w:val="none" w:sz="0" w:space="0" w:color="auto"/>
                    <w:left w:val="none" w:sz="0" w:space="0" w:color="auto"/>
                    <w:bottom w:val="none" w:sz="0" w:space="0" w:color="auto"/>
                    <w:right w:val="none" w:sz="0" w:space="0" w:color="auto"/>
                  </w:divBdr>
                </w:div>
                <w:div w:id="770276434">
                  <w:marLeft w:val="0"/>
                  <w:marRight w:val="0"/>
                  <w:marTop w:val="0"/>
                  <w:marBottom w:val="0"/>
                  <w:divBdr>
                    <w:top w:val="none" w:sz="0" w:space="0" w:color="auto"/>
                    <w:left w:val="none" w:sz="0" w:space="0" w:color="auto"/>
                    <w:bottom w:val="none" w:sz="0" w:space="0" w:color="auto"/>
                    <w:right w:val="none" w:sz="0" w:space="0" w:color="auto"/>
                  </w:divBdr>
                </w:div>
                <w:div w:id="777529990">
                  <w:marLeft w:val="0"/>
                  <w:marRight w:val="0"/>
                  <w:marTop w:val="0"/>
                  <w:marBottom w:val="0"/>
                  <w:divBdr>
                    <w:top w:val="none" w:sz="0" w:space="0" w:color="auto"/>
                    <w:left w:val="none" w:sz="0" w:space="0" w:color="auto"/>
                    <w:bottom w:val="none" w:sz="0" w:space="0" w:color="auto"/>
                    <w:right w:val="none" w:sz="0" w:space="0" w:color="auto"/>
                  </w:divBdr>
                </w:div>
                <w:div w:id="780417814">
                  <w:marLeft w:val="0"/>
                  <w:marRight w:val="0"/>
                  <w:marTop w:val="0"/>
                  <w:marBottom w:val="0"/>
                  <w:divBdr>
                    <w:top w:val="none" w:sz="0" w:space="0" w:color="auto"/>
                    <w:left w:val="none" w:sz="0" w:space="0" w:color="auto"/>
                    <w:bottom w:val="none" w:sz="0" w:space="0" w:color="auto"/>
                    <w:right w:val="none" w:sz="0" w:space="0" w:color="auto"/>
                  </w:divBdr>
                </w:div>
                <w:div w:id="806319387">
                  <w:marLeft w:val="0"/>
                  <w:marRight w:val="0"/>
                  <w:marTop w:val="0"/>
                  <w:marBottom w:val="0"/>
                  <w:divBdr>
                    <w:top w:val="none" w:sz="0" w:space="0" w:color="auto"/>
                    <w:left w:val="none" w:sz="0" w:space="0" w:color="auto"/>
                    <w:bottom w:val="none" w:sz="0" w:space="0" w:color="auto"/>
                    <w:right w:val="none" w:sz="0" w:space="0" w:color="auto"/>
                  </w:divBdr>
                </w:div>
                <w:div w:id="809174260">
                  <w:marLeft w:val="0"/>
                  <w:marRight w:val="0"/>
                  <w:marTop w:val="0"/>
                  <w:marBottom w:val="0"/>
                  <w:divBdr>
                    <w:top w:val="none" w:sz="0" w:space="0" w:color="auto"/>
                    <w:left w:val="none" w:sz="0" w:space="0" w:color="auto"/>
                    <w:bottom w:val="none" w:sz="0" w:space="0" w:color="auto"/>
                    <w:right w:val="none" w:sz="0" w:space="0" w:color="auto"/>
                  </w:divBdr>
                </w:div>
                <w:div w:id="812717394">
                  <w:marLeft w:val="0"/>
                  <w:marRight w:val="0"/>
                  <w:marTop w:val="0"/>
                  <w:marBottom w:val="0"/>
                  <w:divBdr>
                    <w:top w:val="none" w:sz="0" w:space="0" w:color="auto"/>
                    <w:left w:val="none" w:sz="0" w:space="0" w:color="auto"/>
                    <w:bottom w:val="none" w:sz="0" w:space="0" w:color="auto"/>
                    <w:right w:val="none" w:sz="0" w:space="0" w:color="auto"/>
                  </w:divBdr>
                </w:div>
                <w:div w:id="815873039">
                  <w:marLeft w:val="0"/>
                  <w:marRight w:val="0"/>
                  <w:marTop w:val="0"/>
                  <w:marBottom w:val="0"/>
                  <w:divBdr>
                    <w:top w:val="none" w:sz="0" w:space="0" w:color="auto"/>
                    <w:left w:val="none" w:sz="0" w:space="0" w:color="auto"/>
                    <w:bottom w:val="none" w:sz="0" w:space="0" w:color="auto"/>
                    <w:right w:val="none" w:sz="0" w:space="0" w:color="auto"/>
                  </w:divBdr>
                </w:div>
                <w:div w:id="816801207">
                  <w:marLeft w:val="0"/>
                  <w:marRight w:val="0"/>
                  <w:marTop w:val="0"/>
                  <w:marBottom w:val="0"/>
                  <w:divBdr>
                    <w:top w:val="none" w:sz="0" w:space="0" w:color="auto"/>
                    <w:left w:val="none" w:sz="0" w:space="0" w:color="auto"/>
                    <w:bottom w:val="none" w:sz="0" w:space="0" w:color="auto"/>
                    <w:right w:val="none" w:sz="0" w:space="0" w:color="auto"/>
                  </w:divBdr>
                </w:div>
                <w:div w:id="820583276">
                  <w:marLeft w:val="0"/>
                  <w:marRight w:val="0"/>
                  <w:marTop w:val="0"/>
                  <w:marBottom w:val="0"/>
                  <w:divBdr>
                    <w:top w:val="none" w:sz="0" w:space="0" w:color="auto"/>
                    <w:left w:val="none" w:sz="0" w:space="0" w:color="auto"/>
                    <w:bottom w:val="none" w:sz="0" w:space="0" w:color="auto"/>
                    <w:right w:val="none" w:sz="0" w:space="0" w:color="auto"/>
                  </w:divBdr>
                </w:div>
                <w:div w:id="820730266">
                  <w:marLeft w:val="0"/>
                  <w:marRight w:val="0"/>
                  <w:marTop w:val="0"/>
                  <w:marBottom w:val="0"/>
                  <w:divBdr>
                    <w:top w:val="none" w:sz="0" w:space="0" w:color="auto"/>
                    <w:left w:val="none" w:sz="0" w:space="0" w:color="auto"/>
                    <w:bottom w:val="none" w:sz="0" w:space="0" w:color="auto"/>
                    <w:right w:val="none" w:sz="0" w:space="0" w:color="auto"/>
                  </w:divBdr>
                </w:div>
                <w:div w:id="827551631">
                  <w:marLeft w:val="0"/>
                  <w:marRight w:val="0"/>
                  <w:marTop w:val="0"/>
                  <w:marBottom w:val="0"/>
                  <w:divBdr>
                    <w:top w:val="none" w:sz="0" w:space="0" w:color="auto"/>
                    <w:left w:val="none" w:sz="0" w:space="0" w:color="auto"/>
                    <w:bottom w:val="none" w:sz="0" w:space="0" w:color="auto"/>
                    <w:right w:val="none" w:sz="0" w:space="0" w:color="auto"/>
                  </w:divBdr>
                </w:div>
                <w:div w:id="832910846">
                  <w:marLeft w:val="0"/>
                  <w:marRight w:val="0"/>
                  <w:marTop w:val="0"/>
                  <w:marBottom w:val="0"/>
                  <w:divBdr>
                    <w:top w:val="none" w:sz="0" w:space="0" w:color="auto"/>
                    <w:left w:val="none" w:sz="0" w:space="0" w:color="auto"/>
                    <w:bottom w:val="none" w:sz="0" w:space="0" w:color="auto"/>
                    <w:right w:val="none" w:sz="0" w:space="0" w:color="auto"/>
                  </w:divBdr>
                </w:div>
                <w:div w:id="834104861">
                  <w:marLeft w:val="0"/>
                  <w:marRight w:val="0"/>
                  <w:marTop w:val="0"/>
                  <w:marBottom w:val="0"/>
                  <w:divBdr>
                    <w:top w:val="none" w:sz="0" w:space="0" w:color="auto"/>
                    <w:left w:val="none" w:sz="0" w:space="0" w:color="auto"/>
                    <w:bottom w:val="none" w:sz="0" w:space="0" w:color="auto"/>
                    <w:right w:val="none" w:sz="0" w:space="0" w:color="auto"/>
                  </w:divBdr>
                </w:div>
                <w:div w:id="856236581">
                  <w:marLeft w:val="0"/>
                  <w:marRight w:val="0"/>
                  <w:marTop w:val="0"/>
                  <w:marBottom w:val="0"/>
                  <w:divBdr>
                    <w:top w:val="none" w:sz="0" w:space="0" w:color="auto"/>
                    <w:left w:val="none" w:sz="0" w:space="0" w:color="auto"/>
                    <w:bottom w:val="none" w:sz="0" w:space="0" w:color="auto"/>
                    <w:right w:val="none" w:sz="0" w:space="0" w:color="auto"/>
                  </w:divBdr>
                </w:div>
                <w:div w:id="860431655">
                  <w:marLeft w:val="0"/>
                  <w:marRight w:val="0"/>
                  <w:marTop w:val="0"/>
                  <w:marBottom w:val="0"/>
                  <w:divBdr>
                    <w:top w:val="none" w:sz="0" w:space="0" w:color="auto"/>
                    <w:left w:val="none" w:sz="0" w:space="0" w:color="auto"/>
                    <w:bottom w:val="none" w:sz="0" w:space="0" w:color="auto"/>
                    <w:right w:val="none" w:sz="0" w:space="0" w:color="auto"/>
                  </w:divBdr>
                </w:div>
                <w:div w:id="867714260">
                  <w:marLeft w:val="0"/>
                  <w:marRight w:val="0"/>
                  <w:marTop w:val="0"/>
                  <w:marBottom w:val="0"/>
                  <w:divBdr>
                    <w:top w:val="none" w:sz="0" w:space="0" w:color="auto"/>
                    <w:left w:val="none" w:sz="0" w:space="0" w:color="auto"/>
                    <w:bottom w:val="none" w:sz="0" w:space="0" w:color="auto"/>
                    <w:right w:val="none" w:sz="0" w:space="0" w:color="auto"/>
                  </w:divBdr>
                </w:div>
                <w:div w:id="871069765">
                  <w:marLeft w:val="0"/>
                  <w:marRight w:val="0"/>
                  <w:marTop w:val="0"/>
                  <w:marBottom w:val="0"/>
                  <w:divBdr>
                    <w:top w:val="none" w:sz="0" w:space="0" w:color="auto"/>
                    <w:left w:val="none" w:sz="0" w:space="0" w:color="auto"/>
                    <w:bottom w:val="none" w:sz="0" w:space="0" w:color="auto"/>
                    <w:right w:val="none" w:sz="0" w:space="0" w:color="auto"/>
                  </w:divBdr>
                </w:div>
                <w:div w:id="876699560">
                  <w:marLeft w:val="0"/>
                  <w:marRight w:val="0"/>
                  <w:marTop w:val="0"/>
                  <w:marBottom w:val="0"/>
                  <w:divBdr>
                    <w:top w:val="none" w:sz="0" w:space="0" w:color="auto"/>
                    <w:left w:val="none" w:sz="0" w:space="0" w:color="auto"/>
                    <w:bottom w:val="none" w:sz="0" w:space="0" w:color="auto"/>
                    <w:right w:val="none" w:sz="0" w:space="0" w:color="auto"/>
                  </w:divBdr>
                </w:div>
                <w:div w:id="879587505">
                  <w:marLeft w:val="0"/>
                  <w:marRight w:val="0"/>
                  <w:marTop w:val="0"/>
                  <w:marBottom w:val="0"/>
                  <w:divBdr>
                    <w:top w:val="none" w:sz="0" w:space="0" w:color="auto"/>
                    <w:left w:val="none" w:sz="0" w:space="0" w:color="auto"/>
                    <w:bottom w:val="none" w:sz="0" w:space="0" w:color="auto"/>
                    <w:right w:val="none" w:sz="0" w:space="0" w:color="auto"/>
                  </w:divBdr>
                </w:div>
                <w:div w:id="885990807">
                  <w:marLeft w:val="0"/>
                  <w:marRight w:val="0"/>
                  <w:marTop w:val="0"/>
                  <w:marBottom w:val="0"/>
                  <w:divBdr>
                    <w:top w:val="none" w:sz="0" w:space="0" w:color="auto"/>
                    <w:left w:val="none" w:sz="0" w:space="0" w:color="auto"/>
                    <w:bottom w:val="none" w:sz="0" w:space="0" w:color="auto"/>
                    <w:right w:val="none" w:sz="0" w:space="0" w:color="auto"/>
                  </w:divBdr>
                </w:div>
                <w:div w:id="888229577">
                  <w:marLeft w:val="0"/>
                  <w:marRight w:val="0"/>
                  <w:marTop w:val="0"/>
                  <w:marBottom w:val="0"/>
                  <w:divBdr>
                    <w:top w:val="none" w:sz="0" w:space="0" w:color="auto"/>
                    <w:left w:val="none" w:sz="0" w:space="0" w:color="auto"/>
                    <w:bottom w:val="none" w:sz="0" w:space="0" w:color="auto"/>
                    <w:right w:val="none" w:sz="0" w:space="0" w:color="auto"/>
                  </w:divBdr>
                </w:div>
                <w:div w:id="908073317">
                  <w:marLeft w:val="0"/>
                  <w:marRight w:val="0"/>
                  <w:marTop w:val="0"/>
                  <w:marBottom w:val="0"/>
                  <w:divBdr>
                    <w:top w:val="none" w:sz="0" w:space="0" w:color="auto"/>
                    <w:left w:val="none" w:sz="0" w:space="0" w:color="auto"/>
                    <w:bottom w:val="none" w:sz="0" w:space="0" w:color="auto"/>
                    <w:right w:val="none" w:sz="0" w:space="0" w:color="auto"/>
                  </w:divBdr>
                </w:div>
                <w:div w:id="915556323">
                  <w:marLeft w:val="0"/>
                  <w:marRight w:val="0"/>
                  <w:marTop w:val="0"/>
                  <w:marBottom w:val="0"/>
                  <w:divBdr>
                    <w:top w:val="none" w:sz="0" w:space="0" w:color="auto"/>
                    <w:left w:val="none" w:sz="0" w:space="0" w:color="auto"/>
                    <w:bottom w:val="none" w:sz="0" w:space="0" w:color="auto"/>
                    <w:right w:val="none" w:sz="0" w:space="0" w:color="auto"/>
                  </w:divBdr>
                </w:div>
                <w:div w:id="917791544">
                  <w:marLeft w:val="0"/>
                  <w:marRight w:val="0"/>
                  <w:marTop w:val="0"/>
                  <w:marBottom w:val="0"/>
                  <w:divBdr>
                    <w:top w:val="none" w:sz="0" w:space="0" w:color="auto"/>
                    <w:left w:val="none" w:sz="0" w:space="0" w:color="auto"/>
                    <w:bottom w:val="none" w:sz="0" w:space="0" w:color="auto"/>
                    <w:right w:val="none" w:sz="0" w:space="0" w:color="auto"/>
                  </w:divBdr>
                </w:div>
                <w:div w:id="919144659">
                  <w:marLeft w:val="0"/>
                  <w:marRight w:val="0"/>
                  <w:marTop w:val="0"/>
                  <w:marBottom w:val="0"/>
                  <w:divBdr>
                    <w:top w:val="none" w:sz="0" w:space="0" w:color="auto"/>
                    <w:left w:val="none" w:sz="0" w:space="0" w:color="auto"/>
                    <w:bottom w:val="none" w:sz="0" w:space="0" w:color="auto"/>
                    <w:right w:val="none" w:sz="0" w:space="0" w:color="auto"/>
                  </w:divBdr>
                </w:div>
                <w:div w:id="925726632">
                  <w:marLeft w:val="0"/>
                  <w:marRight w:val="0"/>
                  <w:marTop w:val="0"/>
                  <w:marBottom w:val="0"/>
                  <w:divBdr>
                    <w:top w:val="none" w:sz="0" w:space="0" w:color="auto"/>
                    <w:left w:val="none" w:sz="0" w:space="0" w:color="auto"/>
                    <w:bottom w:val="none" w:sz="0" w:space="0" w:color="auto"/>
                    <w:right w:val="none" w:sz="0" w:space="0" w:color="auto"/>
                  </w:divBdr>
                </w:div>
                <w:div w:id="929774381">
                  <w:marLeft w:val="0"/>
                  <w:marRight w:val="0"/>
                  <w:marTop w:val="0"/>
                  <w:marBottom w:val="0"/>
                  <w:divBdr>
                    <w:top w:val="none" w:sz="0" w:space="0" w:color="auto"/>
                    <w:left w:val="none" w:sz="0" w:space="0" w:color="auto"/>
                    <w:bottom w:val="none" w:sz="0" w:space="0" w:color="auto"/>
                    <w:right w:val="none" w:sz="0" w:space="0" w:color="auto"/>
                  </w:divBdr>
                </w:div>
                <w:div w:id="936062143">
                  <w:marLeft w:val="0"/>
                  <w:marRight w:val="0"/>
                  <w:marTop w:val="0"/>
                  <w:marBottom w:val="0"/>
                  <w:divBdr>
                    <w:top w:val="none" w:sz="0" w:space="0" w:color="auto"/>
                    <w:left w:val="none" w:sz="0" w:space="0" w:color="auto"/>
                    <w:bottom w:val="none" w:sz="0" w:space="0" w:color="auto"/>
                    <w:right w:val="none" w:sz="0" w:space="0" w:color="auto"/>
                  </w:divBdr>
                </w:div>
                <w:div w:id="937635868">
                  <w:marLeft w:val="0"/>
                  <w:marRight w:val="0"/>
                  <w:marTop w:val="0"/>
                  <w:marBottom w:val="0"/>
                  <w:divBdr>
                    <w:top w:val="none" w:sz="0" w:space="0" w:color="auto"/>
                    <w:left w:val="none" w:sz="0" w:space="0" w:color="auto"/>
                    <w:bottom w:val="none" w:sz="0" w:space="0" w:color="auto"/>
                    <w:right w:val="none" w:sz="0" w:space="0" w:color="auto"/>
                  </w:divBdr>
                </w:div>
                <w:div w:id="945501472">
                  <w:marLeft w:val="0"/>
                  <w:marRight w:val="0"/>
                  <w:marTop w:val="0"/>
                  <w:marBottom w:val="0"/>
                  <w:divBdr>
                    <w:top w:val="none" w:sz="0" w:space="0" w:color="auto"/>
                    <w:left w:val="none" w:sz="0" w:space="0" w:color="auto"/>
                    <w:bottom w:val="none" w:sz="0" w:space="0" w:color="auto"/>
                    <w:right w:val="none" w:sz="0" w:space="0" w:color="auto"/>
                  </w:divBdr>
                </w:div>
                <w:div w:id="948048174">
                  <w:marLeft w:val="0"/>
                  <w:marRight w:val="0"/>
                  <w:marTop w:val="0"/>
                  <w:marBottom w:val="0"/>
                  <w:divBdr>
                    <w:top w:val="none" w:sz="0" w:space="0" w:color="auto"/>
                    <w:left w:val="none" w:sz="0" w:space="0" w:color="auto"/>
                    <w:bottom w:val="none" w:sz="0" w:space="0" w:color="auto"/>
                    <w:right w:val="none" w:sz="0" w:space="0" w:color="auto"/>
                  </w:divBdr>
                </w:div>
                <w:div w:id="976490761">
                  <w:marLeft w:val="0"/>
                  <w:marRight w:val="0"/>
                  <w:marTop w:val="0"/>
                  <w:marBottom w:val="0"/>
                  <w:divBdr>
                    <w:top w:val="none" w:sz="0" w:space="0" w:color="auto"/>
                    <w:left w:val="none" w:sz="0" w:space="0" w:color="auto"/>
                    <w:bottom w:val="none" w:sz="0" w:space="0" w:color="auto"/>
                    <w:right w:val="none" w:sz="0" w:space="0" w:color="auto"/>
                  </w:divBdr>
                </w:div>
                <w:div w:id="982274391">
                  <w:marLeft w:val="0"/>
                  <w:marRight w:val="0"/>
                  <w:marTop w:val="0"/>
                  <w:marBottom w:val="0"/>
                  <w:divBdr>
                    <w:top w:val="none" w:sz="0" w:space="0" w:color="auto"/>
                    <w:left w:val="none" w:sz="0" w:space="0" w:color="auto"/>
                    <w:bottom w:val="none" w:sz="0" w:space="0" w:color="auto"/>
                    <w:right w:val="none" w:sz="0" w:space="0" w:color="auto"/>
                  </w:divBdr>
                </w:div>
                <w:div w:id="1016073834">
                  <w:marLeft w:val="0"/>
                  <w:marRight w:val="0"/>
                  <w:marTop w:val="0"/>
                  <w:marBottom w:val="0"/>
                  <w:divBdr>
                    <w:top w:val="none" w:sz="0" w:space="0" w:color="auto"/>
                    <w:left w:val="none" w:sz="0" w:space="0" w:color="auto"/>
                    <w:bottom w:val="none" w:sz="0" w:space="0" w:color="auto"/>
                    <w:right w:val="none" w:sz="0" w:space="0" w:color="auto"/>
                  </w:divBdr>
                </w:div>
                <w:div w:id="1022391687">
                  <w:marLeft w:val="0"/>
                  <w:marRight w:val="0"/>
                  <w:marTop w:val="0"/>
                  <w:marBottom w:val="0"/>
                  <w:divBdr>
                    <w:top w:val="none" w:sz="0" w:space="0" w:color="auto"/>
                    <w:left w:val="none" w:sz="0" w:space="0" w:color="auto"/>
                    <w:bottom w:val="none" w:sz="0" w:space="0" w:color="auto"/>
                    <w:right w:val="none" w:sz="0" w:space="0" w:color="auto"/>
                  </w:divBdr>
                </w:div>
                <w:div w:id="1042369450">
                  <w:marLeft w:val="0"/>
                  <w:marRight w:val="0"/>
                  <w:marTop w:val="0"/>
                  <w:marBottom w:val="0"/>
                  <w:divBdr>
                    <w:top w:val="none" w:sz="0" w:space="0" w:color="auto"/>
                    <w:left w:val="none" w:sz="0" w:space="0" w:color="auto"/>
                    <w:bottom w:val="none" w:sz="0" w:space="0" w:color="auto"/>
                    <w:right w:val="none" w:sz="0" w:space="0" w:color="auto"/>
                  </w:divBdr>
                </w:div>
                <w:div w:id="1044406972">
                  <w:marLeft w:val="0"/>
                  <w:marRight w:val="0"/>
                  <w:marTop w:val="0"/>
                  <w:marBottom w:val="0"/>
                  <w:divBdr>
                    <w:top w:val="none" w:sz="0" w:space="0" w:color="auto"/>
                    <w:left w:val="none" w:sz="0" w:space="0" w:color="auto"/>
                    <w:bottom w:val="none" w:sz="0" w:space="0" w:color="auto"/>
                    <w:right w:val="none" w:sz="0" w:space="0" w:color="auto"/>
                  </w:divBdr>
                </w:div>
                <w:div w:id="1047685052">
                  <w:marLeft w:val="0"/>
                  <w:marRight w:val="0"/>
                  <w:marTop w:val="0"/>
                  <w:marBottom w:val="0"/>
                  <w:divBdr>
                    <w:top w:val="none" w:sz="0" w:space="0" w:color="auto"/>
                    <w:left w:val="none" w:sz="0" w:space="0" w:color="auto"/>
                    <w:bottom w:val="none" w:sz="0" w:space="0" w:color="auto"/>
                    <w:right w:val="none" w:sz="0" w:space="0" w:color="auto"/>
                  </w:divBdr>
                </w:div>
                <w:div w:id="1075475948">
                  <w:marLeft w:val="0"/>
                  <w:marRight w:val="0"/>
                  <w:marTop w:val="0"/>
                  <w:marBottom w:val="0"/>
                  <w:divBdr>
                    <w:top w:val="none" w:sz="0" w:space="0" w:color="auto"/>
                    <w:left w:val="none" w:sz="0" w:space="0" w:color="auto"/>
                    <w:bottom w:val="none" w:sz="0" w:space="0" w:color="auto"/>
                    <w:right w:val="none" w:sz="0" w:space="0" w:color="auto"/>
                  </w:divBdr>
                </w:div>
                <w:div w:id="1078013653">
                  <w:marLeft w:val="0"/>
                  <w:marRight w:val="0"/>
                  <w:marTop w:val="0"/>
                  <w:marBottom w:val="0"/>
                  <w:divBdr>
                    <w:top w:val="none" w:sz="0" w:space="0" w:color="auto"/>
                    <w:left w:val="none" w:sz="0" w:space="0" w:color="auto"/>
                    <w:bottom w:val="none" w:sz="0" w:space="0" w:color="auto"/>
                    <w:right w:val="none" w:sz="0" w:space="0" w:color="auto"/>
                  </w:divBdr>
                </w:div>
                <w:div w:id="1083576102">
                  <w:marLeft w:val="0"/>
                  <w:marRight w:val="0"/>
                  <w:marTop w:val="0"/>
                  <w:marBottom w:val="0"/>
                  <w:divBdr>
                    <w:top w:val="none" w:sz="0" w:space="0" w:color="auto"/>
                    <w:left w:val="none" w:sz="0" w:space="0" w:color="auto"/>
                    <w:bottom w:val="none" w:sz="0" w:space="0" w:color="auto"/>
                    <w:right w:val="none" w:sz="0" w:space="0" w:color="auto"/>
                  </w:divBdr>
                </w:div>
                <w:div w:id="1091043913">
                  <w:marLeft w:val="0"/>
                  <w:marRight w:val="0"/>
                  <w:marTop w:val="0"/>
                  <w:marBottom w:val="0"/>
                  <w:divBdr>
                    <w:top w:val="none" w:sz="0" w:space="0" w:color="auto"/>
                    <w:left w:val="none" w:sz="0" w:space="0" w:color="auto"/>
                    <w:bottom w:val="none" w:sz="0" w:space="0" w:color="auto"/>
                    <w:right w:val="none" w:sz="0" w:space="0" w:color="auto"/>
                  </w:divBdr>
                </w:div>
                <w:div w:id="1100027480">
                  <w:marLeft w:val="0"/>
                  <w:marRight w:val="0"/>
                  <w:marTop w:val="0"/>
                  <w:marBottom w:val="0"/>
                  <w:divBdr>
                    <w:top w:val="none" w:sz="0" w:space="0" w:color="auto"/>
                    <w:left w:val="none" w:sz="0" w:space="0" w:color="auto"/>
                    <w:bottom w:val="none" w:sz="0" w:space="0" w:color="auto"/>
                    <w:right w:val="none" w:sz="0" w:space="0" w:color="auto"/>
                  </w:divBdr>
                </w:div>
                <w:div w:id="1107432690">
                  <w:marLeft w:val="0"/>
                  <w:marRight w:val="0"/>
                  <w:marTop w:val="0"/>
                  <w:marBottom w:val="0"/>
                  <w:divBdr>
                    <w:top w:val="none" w:sz="0" w:space="0" w:color="auto"/>
                    <w:left w:val="none" w:sz="0" w:space="0" w:color="auto"/>
                    <w:bottom w:val="none" w:sz="0" w:space="0" w:color="auto"/>
                    <w:right w:val="none" w:sz="0" w:space="0" w:color="auto"/>
                  </w:divBdr>
                </w:div>
                <w:div w:id="1109086452">
                  <w:marLeft w:val="0"/>
                  <w:marRight w:val="0"/>
                  <w:marTop w:val="0"/>
                  <w:marBottom w:val="0"/>
                  <w:divBdr>
                    <w:top w:val="none" w:sz="0" w:space="0" w:color="auto"/>
                    <w:left w:val="none" w:sz="0" w:space="0" w:color="auto"/>
                    <w:bottom w:val="none" w:sz="0" w:space="0" w:color="auto"/>
                    <w:right w:val="none" w:sz="0" w:space="0" w:color="auto"/>
                  </w:divBdr>
                </w:div>
                <w:div w:id="1112212832">
                  <w:marLeft w:val="0"/>
                  <w:marRight w:val="0"/>
                  <w:marTop w:val="0"/>
                  <w:marBottom w:val="0"/>
                  <w:divBdr>
                    <w:top w:val="none" w:sz="0" w:space="0" w:color="auto"/>
                    <w:left w:val="none" w:sz="0" w:space="0" w:color="auto"/>
                    <w:bottom w:val="none" w:sz="0" w:space="0" w:color="auto"/>
                    <w:right w:val="none" w:sz="0" w:space="0" w:color="auto"/>
                  </w:divBdr>
                </w:div>
                <w:div w:id="1130174460">
                  <w:marLeft w:val="0"/>
                  <w:marRight w:val="0"/>
                  <w:marTop w:val="0"/>
                  <w:marBottom w:val="0"/>
                  <w:divBdr>
                    <w:top w:val="none" w:sz="0" w:space="0" w:color="auto"/>
                    <w:left w:val="none" w:sz="0" w:space="0" w:color="auto"/>
                    <w:bottom w:val="none" w:sz="0" w:space="0" w:color="auto"/>
                    <w:right w:val="none" w:sz="0" w:space="0" w:color="auto"/>
                  </w:divBdr>
                </w:div>
                <w:div w:id="1140614578">
                  <w:marLeft w:val="0"/>
                  <w:marRight w:val="0"/>
                  <w:marTop w:val="0"/>
                  <w:marBottom w:val="0"/>
                  <w:divBdr>
                    <w:top w:val="none" w:sz="0" w:space="0" w:color="auto"/>
                    <w:left w:val="none" w:sz="0" w:space="0" w:color="auto"/>
                    <w:bottom w:val="none" w:sz="0" w:space="0" w:color="auto"/>
                    <w:right w:val="none" w:sz="0" w:space="0" w:color="auto"/>
                  </w:divBdr>
                </w:div>
                <w:div w:id="1145393354">
                  <w:marLeft w:val="0"/>
                  <w:marRight w:val="0"/>
                  <w:marTop w:val="0"/>
                  <w:marBottom w:val="0"/>
                  <w:divBdr>
                    <w:top w:val="none" w:sz="0" w:space="0" w:color="auto"/>
                    <w:left w:val="none" w:sz="0" w:space="0" w:color="auto"/>
                    <w:bottom w:val="none" w:sz="0" w:space="0" w:color="auto"/>
                    <w:right w:val="none" w:sz="0" w:space="0" w:color="auto"/>
                  </w:divBdr>
                </w:div>
                <w:div w:id="1151870982">
                  <w:marLeft w:val="0"/>
                  <w:marRight w:val="0"/>
                  <w:marTop w:val="0"/>
                  <w:marBottom w:val="0"/>
                  <w:divBdr>
                    <w:top w:val="none" w:sz="0" w:space="0" w:color="auto"/>
                    <w:left w:val="none" w:sz="0" w:space="0" w:color="auto"/>
                    <w:bottom w:val="none" w:sz="0" w:space="0" w:color="auto"/>
                    <w:right w:val="none" w:sz="0" w:space="0" w:color="auto"/>
                  </w:divBdr>
                </w:div>
                <w:div w:id="1151947153">
                  <w:marLeft w:val="0"/>
                  <w:marRight w:val="0"/>
                  <w:marTop w:val="0"/>
                  <w:marBottom w:val="0"/>
                  <w:divBdr>
                    <w:top w:val="none" w:sz="0" w:space="0" w:color="auto"/>
                    <w:left w:val="none" w:sz="0" w:space="0" w:color="auto"/>
                    <w:bottom w:val="none" w:sz="0" w:space="0" w:color="auto"/>
                    <w:right w:val="none" w:sz="0" w:space="0" w:color="auto"/>
                  </w:divBdr>
                </w:div>
                <w:div w:id="1153180689">
                  <w:marLeft w:val="0"/>
                  <w:marRight w:val="0"/>
                  <w:marTop w:val="0"/>
                  <w:marBottom w:val="0"/>
                  <w:divBdr>
                    <w:top w:val="none" w:sz="0" w:space="0" w:color="auto"/>
                    <w:left w:val="none" w:sz="0" w:space="0" w:color="auto"/>
                    <w:bottom w:val="none" w:sz="0" w:space="0" w:color="auto"/>
                    <w:right w:val="none" w:sz="0" w:space="0" w:color="auto"/>
                  </w:divBdr>
                </w:div>
                <w:div w:id="1154684816">
                  <w:marLeft w:val="0"/>
                  <w:marRight w:val="0"/>
                  <w:marTop w:val="0"/>
                  <w:marBottom w:val="0"/>
                  <w:divBdr>
                    <w:top w:val="none" w:sz="0" w:space="0" w:color="auto"/>
                    <w:left w:val="none" w:sz="0" w:space="0" w:color="auto"/>
                    <w:bottom w:val="none" w:sz="0" w:space="0" w:color="auto"/>
                    <w:right w:val="none" w:sz="0" w:space="0" w:color="auto"/>
                  </w:divBdr>
                </w:div>
                <w:div w:id="1157725312">
                  <w:marLeft w:val="0"/>
                  <w:marRight w:val="0"/>
                  <w:marTop w:val="0"/>
                  <w:marBottom w:val="0"/>
                  <w:divBdr>
                    <w:top w:val="none" w:sz="0" w:space="0" w:color="auto"/>
                    <w:left w:val="none" w:sz="0" w:space="0" w:color="auto"/>
                    <w:bottom w:val="none" w:sz="0" w:space="0" w:color="auto"/>
                    <w:right w:val="none" w:sz="0" w:space="0" w:color="auto"/>
                  </w:divBdr>
                </w:div>
                <w:div w:id="1171528743">
                  <w:marLeft w:val="0"/>
                  <w:marRight w:val="0"/>
                  <w:marTop w:val="0"/>
                  <w:marBottom w:val="0"/>
                  <w:divBdr>
                    <w:top w:val="none" w:sz="0" w:space="0" w:color="auto"/>
                    <w:left w:val="none" w:sz="0" w:space="0" w:color="auto"/>
                    <w:bottom w:val="none" w:sz="0" w:space="0" w:color="auto"/>
                    <w:right w:val="none" w:sz="0" w:space="0" w:color="auto"/>
                  </w:divBdr>
                </w:div>
                <w:div w:id="1199586356">
                  <w:marLeft w:val="0"/>
                  <w:marRight w:val="0"/>
                  <w:marTop w:val="0"/>
                  <w:marBottom w:val="0"/>
                  <w:divBdr>
                    <w:top w:val="none" w:sz="0" w:space="0" w:color="auto"/>
                    <w:left w:val="none" w:sz="0" w:space="0" w:color="auto"/>
                    <w:bottom w:val="none" w:sz="0" w:space="0" w:color="auto"/>
                    <w:right w:val="none" w:sz="0" w:space="0" w:color="auto"/>
                  </w:divBdr>
                </w:div>
                <w:div w:id="1205168199">
                  <w:marLeft w:val="0"/>
                  <w:marRight w:val="0"/>
                  <w:marTop w:val="0"/>
                  <w:marBottom w:val="0"/>
                  <w:divBdr>
                    <w:top w:val="none" w:sz="0" w:space="0" w:color="auto"/>
                    <w:left w:val="none" w:sz="0" w:space="0" w:color="auto"/>
                    <w:bottom w:val="none" w:sz="0" w:space="0" w:color="auto"/>
                    <w:right w:val="none" w:sz="0" w:space="0" w:color="auto"/>
                  </w:divBdr>
                </w:div>
                <w:div w:id="1210191170">
                  <w:marLeft w:val="0"/>
                  <w:marRight w:val="0"/>
                  <w:marTop w:val="0"/>
                  <w:marBottom w:val="0"/>
                  <w:divBdr>
                    <w:top w:val="none" w:sz="0" w:space="0" w:color="auto"/>
                    <w:left w:val="none" w:sz="0" w:space="0" w:color="auto"/>
                    <w:bottom w:val="none" w:sz="0" w:space="0" w:color="auto"/>
                    <w:right w:val="none" w:sz="0" w:space="0" w:color="auto"/>
                  </w:divBdr>
                </w:div>
                <w:div w:id="1218737484">
                  <w:marLeft w:val="0"/>
                  <w:marRight w:val="0"/>
                  <w:marTop w:val="0"/>
                  <w:marBottom w:val="0"/>
                  <w:divBdr>
                    <w:top w:val="none" w:sz="0" w:space="0" w:color="auto"/>
                    <w:left w:val="none" w:sz="0" w:space="0" w:color="auto"/>
                    <w:bottom w:val="none" w:sz="0" w:space="0" w:color="auto"/>
                    <w:right w:val="none" w:sz="0" w:space="0" w:color="auto"/>
                  </w:divBdr>
                </w:div>
                <w:div w:id="1219130909">
                  <w:marLeft w:val="0"/>
                  <w:marRight w:val="0"/>
                  <w:marTop w:val="0"/>
                  <w:marBottom w:val="0"/>
                  <w:divBdr>
                    <w:top w:val="none" w:sz="0" w:space="0" w:color="auto"/>
                    <w:left w:val="none" w:sz="0" w:space="0" w:color="auto"/>
                    <w:bottom w:val="none" w:sz="0" w:space="0" w:color="auto"/>
                    <w:right w:val="none" w:sz="0" w:space="0" w:color="auto"/>
                  </w:divBdr>
                </w:div>
                <w:div w:id="1225530614">
                  <w:marLeft w:val="0"/>
                  <w:marRight w:val="0"/>
                  <w:marTop w:val="0"/>
                  <w:marBottom w:val="0"/>
                  <w:divBdr>
                    <w:top w:val="none" w:sz="0" w:space="0" w:color="auto"/>
                    <w:left w:val="none" w:sz="0" w:space="0" w:color="auto"/>
                    <w:bottom w:val="none" w:sz="0" w:space="0" w:color="auto"/>
                    <w:right w:val="none" w:sz="0" w:space="0" w:color="auto"/>
                  </w:divBdr>
                </w:div>
                <w:div w:id="1237007683">
                  <w:marLeft w:val="0"/>
                  <w:marRight w:val="0"/>
                  <w:marTop w:val="0"/>
                  <w:marBottom w:val="0"/>
                  <w:divBdr>
                    <w:top w:val="none" w:sz="0" w:space="0" w:color="auto"/>
                    <w:left w:val="none" w:sz="0" w:space="0" w:color="auto"/>
                    <w:bottom w:val="none" w:sz="0" w:space="0" w:color="auto"/>
                    <w:right w:val="none" w:sz="0" w:space="0" w:color="auto"/>
                  </w:divBdr>
                </w:div>
                <w:div w:id="1237591351">
                  <w:marLeft w:val="0"/>
                  <w:marRight w:val="0"/>
                  <w:marTop w:val="0"/>
                  <w:marBottom w:val="0"/>
                  <w:divBdr>
                    <w:top w:val="none" w:sz="0" w:space="0" w:color="auto"/>
                    <w:left w:val="none" w:sz="0" w:space="0" w:color="auto"/>
                    <w:bottom w:val="none" w:sz="0" w:space="0" w:color="auto"/>
                    <w:right w:val="none" w:sz="0" w:space="0" w:color="auto"/>
                  </w:divBdr>
                </w:div>
                <w:div w:id="1243298423">
                  <w:marLeft w:val="0"/>
                  <w:marRight w:val="0"/>
                  <w:marTop w:val="0"/>
                  <w:marBottom w:val="0"/>
                  <w:divBdr>
                    <w:top w:val="none" w:sz="0" w:space="0" w:color="auto"/>
                    <w:left w:val="none" w:sz="0" w:space="0" w:color="auto"/>
                    <w:bottom w:val="none" w:sz="0" w:space="0" w:color="auto"/>
                    <w:right w:val="none" w:sz="0" w:space="0" w:color="auto"/>
                  </w:divBdr>
                </w:div>
                <w:div w:id="1248273548">
                  <w:marLeft w:val="0"/>
                  <w:marRight w:val="0"/>
                  <w:marTop w:val="0"/>
                  <w:marBottom w:val="0"/>
                  <w:divBdr>
                    <w:top w:val="none" w:sz="0" w:space="0" w:color="auto"/>
                    <w:left w:val="none" w:sz="0" w:space="0" w:color="auto"/>
                    <w:bottom w:val="none" w:sz="0" w:space="0" w:color="auto"/>
                    <w:right w:val="none" w:sz="0" w:space="0" w:color="auto"/>
                  </w:divBdr>
                </w:div>
                <w:div w:id="1296830240">
                  <w:marLeft w:val="0"/>
                  <w:marRight w:val="0"/>
                  <w:marTop w:val="0"/>
                  <w:marBottom w:val="0"/>
                  <w:divBdr>
                    <w:top w:val="none" w:sz="0" w:space="0" w:color="auto"/>
                    <w:left w:val="none" w:sz="0" w:space="0" w:color="auto"/>
                    <w:bottom w:val="none" w:sz="0" w:space="0" w:color="auto"/>
                    <w:right w:val="none" w:sz="0" w:space="0" w:color="auto"/>
                  </w:divBdr>
                </w:div>
                <w:div w:id="1302342704">
                  <w:marLeft w:val="0"/>
                  <w:marRight w:val="0"/>
                  <w:marTop w:val="0"/>
                  <w:marBottom w:val="0"/>
                  <w:divBdr>
                    <w:top w:val="none" w:sz="0" w:space="0" w:color="auto"/>
                    <w:left w:val="none" w:sz="0" w:space="0" w:color="auto"/>
                    <w:bottom w:val="none" w:sz="0" w:space="0" w:color="auto"/>
                    <w:right w:val="none" w:sz="0" w:space="0" w:color="auto"/>
                  </w:divBdr>
                </w:div>
                <w:div w:id="1330207906">
                  <w:marLeft w:val="0"/>
                  <w:marRight w:val="0"/>
                  <w:marTop w:val="0"/>
                  <w:marBottom w:val="0"/>
                  <w:divBdr>
                    <w:top w:val="none" w:sz="0" w:space="0" w:color="auto"/>
                    <w:left w:val="none" w:sz="0" w:space="0" w:color="auto"/>
                    <w:bottom w:val="none" w:sz="0" w:space="0" w:color="auto"/>
                    <w:right w:val="none" w:sz="0" w:space="0" w:color="auto"/>
                  </w:divBdr>
                </w:div>
                <w:div w:id="1365978242">
                  <w:marLeft w:val="0"/>
                  <w:marRight w:val="0"/>
                  <w:marTop w:val="0"/>
                  <w:marBottom w:val="0"/>
                  <w:divBdr>
                    <w:top w:val="none" w:sz="0" w:space="0" w:color="auto"/>
                    <w:left w:val="none" w:sz="0" w:space="0" w:color="auto"/>
                    <w:bottom w:val="none" w:sz="0" w:space="0" w:color="auto"/>
                    <w:right w:val="none" w:sz="0" w:space="0" w:color="auto"/>
                  </w:divBdr>
                </w:div>
                <w:div w:id="1366977551">
                  <w:marLeft w:val="0"/>
                  <w:marRight w:val="0"/>
                  <w:marTop w:val="0"/>
                  <w:marBottom w:val="0"/>
                  <w:divBdr>
                    <w:top w:val="none" w:sz="0" w:space="0" w:color="auto"/>
                    <w:left w:val="none" w:sz="0" w:space="0" w:color="auto"/>
                    <w:bottom w:val="none" w:sz="0" w:space="0" w:color="auto"/>
                    <w:right w:val="none" w:sz="0" w:space="0" w:color="auto"/>
                  </w:divBdr>
                </w:div>
                <w:div w:id="1369724038">
                  <w:marLeft w:val="0"/>
                  <w:marRight w:val="0"/>
                  <w:marTop w:val="0"/>
                  <w:marBottom w:val="0"/>
                  <w:divBdr>
                    <w:top w:val="none" w:sz="0" w:space="0" w:color="auto"/>
                    <w:left w:val="none" w:sz="0" w:space="0" w:color="auto"/>
                    <w:bottom w:val="none" w:sz="0" w:space="0" w:color="auto"/>
                    <w:right w:val="none" w:sz="0" w:space="0" w:color="auto"/>
                  </w:divBdr>
                </w:div>
                <w:div w:id="1385254941">
                  <w:marLeft w:val="0"/>
                  <w:marRight w:val="0"/>
                  <w:marTop w:val="0"/>
                  <w:marBottom w:val="0"/>
                  <w:divBdr>
                    <w:top w:val="none" w:sz="0" w:space="0" w:color="auto"/>
                    <w:left w:val="none" w:sz="0" w:space="0" w:color="auto"/>
                    <w:bottom w:val="none" w:sz="0" w:space="0" w:color="auto"/>
                    <w:right w:val="none" w:sz="0" w:space="0" w:color="auto"/>
                  </w:divBdr>
                </w:div>
                <w:div w:id="1391264709">
                  <w:marLeft w:val="0"/>
                  <w:marRight w:val="0"/>
                  <w:marTop w:val="0"/>
                  <w:marBottom w:val="0"/>
                  <w:divBdr>
                    <w:top w:val="none" w:sz="0" w:space="0" w:color="auto"/>
                    <w:left w:val="none" w:sz="0" w:space="0" w:color="auto"/>
                    <w:bottom w:val="none" w:sz="0" w:space="0" w:color="auto"/>
                    <w:right w:val="none" w:sz="0" w:space="0" w:color="auto"/>
                  </w:divBdr>
                </w:div>
                <w:div w:id="1392847524">
                  <w:marLeft w:val="0"/>
                  <w:marRight w:val="0"/>
                  <w:marTop w:val="0"/>
                  <w:marBottom w:val="0"/>
                  <w:divBdr>
                    <w:top w:val="none" w:sz="0" w:space="0" w:color="auto"/>
                    <w:left w:val="none" w:sz="0" w:space="0" w:color="auto"/>
                    <w:bottom w:val="none" w:sz="0" w:space="0" w:color="auto"/>
                    <w:right w:val="none" w:sz="0" w:space="0" w:color="auto"/>
                  </w:divBdr>
                </w:div>
                <w:div w:id="1394624141">
                  <w:marLeft w:val="0"/>
                  <w:marRight w:val="0"/>
                  <w:marTop w:val="0"/>
                  <w:marBottom w:val="0"/>
                  <w:divBdr>
                    <w:top w:val="none" w:sz="0" w:space="0" w:color="auto"/>
                    <w:left w:val="none" w:sz="0" w:space="0" w:color="auto"/>
                    <w:bottom w:val="none" w:sz="0" w:space="0" w:color="auto"/>
                    <w:right w:val="none" w:sz="0" w:space="0" w:color="auto"/>
                  </w:divBdr>
                </w:div>
                <w:div w:id="1395813105">
                  <w:marLeft w:val="0"/>
                  <w:marRight w:val="0"/>
                  <w:marTop w:val="0"/>
                  <w:marBottom w:val="0"/>
                  <w:divBdr>
                    <w:top w:val="none" w:sz="0" w:space="0" w:color="auto"/>
                    <w:left w:val="none" w:sz="0" w:space="0" w:color="auto"/>
                    <w:bottom w:val="none" w:sz="0" w:space="0" w:color="auto"/>
                    <w:right w:val="none" w:sz="0" w:space="0" w:color="auto"/>
                  </w:divBdr>
                </w:div>
                <w:div w:id="1397431912">
                  <w:marLeft w:val="0"/>
                  <w:marRight w:val="0"/>
                  <w:marTop w:val="0"/>
                  <w:marBottom w:val="0"/>
                  <w:divBdr>
                    <w:top w:val="none" w:sz="0" w:space="0" w:color="auto"/>
                    <w:left w:val="none" w:sz="0" w:space="0" w:color="auto"/>
                    <w:bottom w:val="none" w:sz="0" w:space="0" w:color="auto"/>
                    <w:right w:val="none" w:sz="0" w:space="0" w:color="auto"/>
                  </w:divBdr>
                </w:div>
                <w:div w:id="1404832948">
                  <w:marLeft w:val="0"/>
                  <w:marRight w:val="0"/>
                  <w:marTop w:val="0"/>
                  <w:marBottom w:val="0"/>
                  <w:divBdr>
                    <w:top w:val="none" w:sz="0" w:space="0" w:color="auto"/>
                    <w:left w:val="none" w:sz="0" w:space="0" w:color="auto"/>
                    <w:bottom w:val="none" w:sz="0" w:space="0" w:color="auto"/>
                    <w:right w:val="none" w:sz="0" w:space="0" w:color="auto"/>
                  </w:divBdr>
                </w:div>
                <w:div w:id="1406950055">
                  <w:marLeft w:val="0"/>
                  <w:marRight w:val="0"/>
                  <w:marTop w:val="0"/>
                  <w:marBottom w:val="0"/>
                  <w:divBdr>
                    <w:top w:val="none" w:sz="0" w:space="0" w:color="auto"/>
                    <w:left w:val="none" w:sz="0" w:space="0" w:color="auto"/>
                    <w:bottom w:val="none" w:sz="0" w:space="0" w:color="auto"/>
                    <w:right w:val="none" w:sz="0" w:space="0" w:color="auto"/>
                  </w:divBdr>
                </w:div>
                <w:div w:id="1408577648">
                  <w:marLeft w:val="0"/>
                  <w:marRight w:val="0"/>
                  <w:marTop w:val="0"/>
                  <w:marBottom w:val="0"/>
                  <w:divBdr>
                    <w:top w:val="none" w:sz="0" w:space="0" w:color="auto"/>
                    <w:left w:val="none" w:sz="0" w:space="0" w:color="auto"/>
                    <w:bottom w:val="none" w:sz="0" w:space="0" w:color="auto"/>
                    <w:right w:val="none" w:sz="0" w:space="0" w:color="auto"/>
                  </w:divBdr>
                </w:div>
                <w:div w:id="1412238665">
                  <w:marLeft w:val="0"/>
                  <w:marRight w:val="0"/>
                  <w:marTop w:val="0"/>
                  <w:marBottom w:val="0"/>
                  <w:divBdr>
                    <w:top w:val="none" w:sz="0" w:space="0" w:color="auto"/>
                    <w:left w:val="none" w:sz="0" w:space="0" w:color="auto"/>
                    <w:bottom w:val="none" w:sz="0" w:space="0" w:color="auto"/>
                    <w:right w:val="none" w:sz="0" w:space="0" w:color="auto"/>
                  </w:divBdr>
                </w:div>
                <w:div w:id="1425227779">
                  <w:marLeft w:val="0"/>
                  <w:marRight w:val="0"/>
                  <w:marTop w:val="0"/>
                  <w:marBottom w:val="0"/>
                  <w:divBdr>
                    <w:top w:val="none" w:sz="0" w:space="0" w:color="auto"/>
                    <w:left w:val="none" w:sz="0" w:space="0" w:color="auto"/>
                    <w:bottom w:val="none" w:sz="0" w:space="0" w:color="auto"/>
                    <w:right w:val="none" w:sz="0" w:space="0" w:color="auto"/>
                  </w:divBdr>
                </w:div>
                <w:div w:id="1425806430">
                  <w:marLeft w:val="0"/>
                  <w:marRight w:val="0"/>
                  <w:marTop w:val="0"/>
                  <w:marBottom w:val="0"/>
                  <w:divBdr>
                    <w:top w:val="none" w:sz="0" w:space="0" w:color="auto"/>
                    <w:left w:val="none" w:sz="0" w:space="0" w:color="auto"/>
                    <w:bottom w:val="none" w:sz="0" w:space="0" w:color="auto"/>
                    <w:right w:val="none" w:sz="0" w:space="0" w:color="auto"/>
                  </w:divBdr>
                </w:div>
                <w:div w:id="1440760075">
                  <w:marLeft w:val="0"/>
                  <w:marRight w:val="0"/>
                  <w:marTop w:val="0"/>
                  <w:marBottom w:val="0"/>
                  <w:divBdr>
                    <w:top w:val="none" w:sz="0" w:space="0" w:color="auto"/>
                    <w:left w:val="none" w:sz="0" w:space="0" w:color="auto"/>
                    <w:bottom w:val="none" w:sz="0" w:space="0" w:color="auto"/>
                    <w:right w:val="none" w:sz="0" w:space="0" w:color="auto"/>
                  </w:divBdr>
                </w:div>
                <w:div w:id="1468161545">
                  <w:marLeft w:val="0"/>
                  <w:marRight w:val="0"/>
                  <w:marTop w:val="0"/>
                  <w:marBottom w:val="0"/>
                  <w:divBdr>
                    <w:top w:val="none" w:sz="0" w:space="0" w:color="auto"/>
                    <w:left w:val="none" w:sz="0" w:space="0" w:color="auto"/>
                    <w:bottom w:val="none" w:sz="0" w:space="0" w:color="auto"/>
                    <w:right w:val="none" w:sz="0" w:space="0" w:color="auto"/>
                  </w:divBdr>
                </w:div>
                <w:div w:id="1510171833">
                  <w:marLeft w:val="0"/>
                  <w:marRight w:val="0"/>
                  <w:marTop w:val="0"/>
                  <w:marBottom w:val="0"/>
                  <w:divBdr>
                    <w:top w:val="none" w:sz="0" w:space="0" w:color="auto"/>
                    <w:left w:val="none" w:sz="0" w:space="0" w:color="auto"/>
                    <w:bottom w:val="none" w:sz="0" w:space="0" w:color="auto"/>
                    <w:right w:val="none" w:sz="0" w:space="0" w:color="auto"/>
                  </w:divBdr>
                </w:div>
                <w:div w:id="1532953470">
                  <w:marLeft w:val="0"/>
                  <w:marRight w:val="0"/>
                  <w:marTop w:val="0"/>
                  <w:marBottom w:val="0"/>
                  <w:divBdr>
                    <w:top w:val="none" w:sz="0" w:space="0" w:color="auto"/>
                    <w:left w:val="none" w:sz="0" w:space="0" w:color="auto"/>
                    <w:bottom w:val="none" w:sz="0" w:space="0" w:color="auto"/>
                    <w:right w:val="none" w:sz="0" w:space="0" w:color="auto"/>
                  </w:divBdr>
                </w:div>
                <w:div w:id="1537307164">
                  <w:marLeft w:val="0"/>
                  <w:marRight w:val="0"/>
                  <w:marTop w:val="0"/>
                  <w:marBottom w:val="0"/>
                  <w:divBdr>
                    <w:top w:val="none" w:sz="0" w:space="0" w:color="auto"/>
                    <w:left w:val="none" w:sz="0" w:space="0" w:color="auto"/>
                    <w:bottom w:val="none" w:sz="0" w:space="0" w:color="auto"/>
                    <w:right w:val="none" w:sz="0" w:space="0" w:color="auto"/>
                  </w:divBdr>
                </w:div>
                <w:div w:id="1544948348">
                  <w:marLeft w:val="0"/>
                  <w:marRight w:val="0"/>
                  <w:marTop w:val="0"/>
                  <w:marBottom w:val="0"/>
                  <w:divBdr>
                    <w:top w:val="none" w:sz="0" w:space="0" w:color="auto"/>
                    <w:left w:val="none" w:sz="0" w:space="0" w:color="auto"/>
                    <w:bottom w:val="none" w:sz="0" w:space="0" w:color="auto"/>
                    <w:right w:val="none" w:sz="0" w:space="0" w:color="auto"/>
                  </w:divBdr>
                </w:div>
                <w:div w:id="1552158706">
                  <w:marLeft w:val="0"/>
                  <w:marRight w:val="0"/>
                  <w:marTop w:val="0"/>
                  <w:marBottom w:val="0"/>
                  <w:divBdr>
                    <w:top w:val="none" w:sz="0" w:space="0" w:color="auto"/>
                    <w:left w:val="none" w:sz="0" w:space="0" w:color="auto"/>
                    <w:bottom w:val="none" w:sz="0" w:space="0" w:color="auto"/>
                    <w:right w:val="none" w:sz="0" w:space="0" w:color="auto"/>
                  </w:divBdr>
                </w:div>
                <w:div w:id="1557012223">
                  <w:marLeft w:val="0"/>
                  <w:marRight w:val="0"/>
                  <w:marTop w:val="0"/>
                  <w:marBottom w:val="0"/>
                  <w:divBdr>
                    <w:top w:val="none" w:sz="0" w:space="0" w:color="auto"/>
                    <w:left w:val="none" w:sz="0" w:space="0" w:color="auto"/>
                    <w:bottom w:val="none" w:sz="0" w:space="0" w:color="auto"/>
                    <w:right w:val="none" w:sz="0" w:space="0" w:color="auto"/>
                  </w:divBdr>
                </w:div>
                <w:div w:id="1562715482">
                  <w:marLeft w:val="0"/>
                  <w:marRight w:val="0"/>
                  <w:marTop w:val="0"/>
                  <w:marBottom w:val="0"/>
                  <w:divBdr>
                    <w:top w:val="none" w:sz="0" w:space="0" w:color="auto"/>
                    <w:left w:val="none" w:sz="0" w:space="0" w:color="auto"/>
                    <w:bottom w:val="none" w:sz="0" w:space="0" w:color="auto"/>
                    <w:right w:val="none" w:sz="0" w:space="0" w:color="auto"/>
                  </w:divBdr>
                </w:div>
                <w:div w:id="1597518247">
                  <w:marLeft w:val="0"/>
                  <w:marRight w:val="0"/>
                  <w:marTop w:val="0"/>
                  <w:marBottom w:val="0"/>
                  <w:divBdr>
                    <w:top w:val="none" w:sz="0" w:space="0" w:color="auto"/>
                    <w:left w:val="none" w:sz="0" w:space="0" w:color="auto"/>
                    <w:bottom w:val="none" w:sz="0" w:space="0" w:color="auto"/>
                    <w:right w:val="none" w:sz="0" w:space="0" w:color="auto"/>
                  </w:divBdr>
                </w:div>
                <w:div w:id="1606501051">
                  <w:marLeft w:val="0"/>
                  <w:marRight w:val="0"/>
                  <w:marTop w:val="0"/>
                  <w:marBottom w:val="0"/>
                  <w:divBdr>
                    <w:top w:val="none" w:sz="0" w:space="0" w:color="auto"/>
                    <w:left w:val="none" w:sz="0" w:space="0" w:color="auto"/>
                    <w:bottom w:val="none" w:sz="0" w:space="0" w:color="auto"/>
                    <w:right w:val="none" w:sz="0" w:space="0" w:color="auto"/>
                  </w:divBdr>
                </w:div>
                <w:div w:id="1641379454">
                  <w:marLeft w:val="0"/>
                  <w:marRight w:val="0"/>
                  <w:marTop w:val="0"/>
                  <w:marBottom w:val="0"/>
                  <w:divBdr>
                    <w:top w:val="none" w:sz="0" w:space="0" w:color="auto"/>
                    <w:left w:val="none" w:sz="0" w:space="0" w:color="auto"/>
                    <w:bottom w:val="none" w:sz="0" w:space="0" w:color="auto"/>
                    <w:right w:val="none" w:sz="0" w:space="0" w:color="auto"/>
                  </w:divBdr>
                </w:div>
                <w:div w:id="1650014580">
                  <w:marLeft w:val="0"/>
                  <w:marRight w:val="0"/>
                  <w:marTop w:val="0"/>
                  <w:marBottom w:val="0"/>
                  <w:divBdr>
                    <w:top w:val="none" w:sz="0" w:space="0" w:color="auto"/>
                    <w:left w:val="none" w:sz="0" w:space="0" w:color="auto"/>
                    <w:bottom w:val="none" w:sz="0" w:space="0" w:color="auto"/>
                    <w:right w:val="none" w:sz="0" w:space="0" w:color="auto"/>
                  </w:divBdr>
                </w:div>
                <w:div w:id="1660040845">
                  <w:marLeft w:val="0"/>
                  <w:marRight w:val="0"/>
                  <w:marTop w:val="0"/>
                  <w:marBottom w:val="0"/>
                  <w:divBdr>
                    <w:top w:val="none" w:sz="0" w:space="0" w:color="auto"/>
                    <w:left w:val="none" w:sz="0" w:space="0" w:color="auto"/>
                    <w:bottom w:val="none" w:sz="0" w:space="0" w:color="auto"/>
                    <w:right w:val="none" w:sz="0" w:space="0" w:color="auto"/>
                  </w:divBdr>
                </w:div>
                <w:div w:id="1661033046">
                  <w:marLeft w:val="0"/>
                  <w:marRight w:val="0"/>
                  <w:marTop w:val="0"/>
                  <w:marBottom w:val="0"/>
                  <w:divBdr>
                    <w:top w:val="none" w:sz="0" w:space="0" w:color="auto"/>
                    <w:left w:val="none" w:sz="0" w:space="0" w:color="auto"/>
                    <w:bottom w:val="none" w:sz="0" w:space="0" w:color="auto"/>
                    <w:right w:val="none" w:sz="0" w:space="0" w:color="auto"/>
                  </w:divBdr>
                </w:div>
                <w:div w:id="1669405218">
                  <w:marLeft w:val="0"/>
                  <w:marRight w:val="0"/>
                  <w:marTop w:val="0"/>
                  <w:marBottom w:val="0"/>
                  <w:divBdr>
                    <w:top w:val="none" w:sz="0" w:space="0" w:color="auto"/>
                    <w:left w:val="none" w:sz="0" w:space="0" w:color="auto"/>
                    <w:bottom w:val="none" w:sz="0" w:space="0" w:color="auto"/>
                    <w:right w:val="none" w:sz="0" w:space="0" w:color="auto"/>
                  </w:divBdr>
                </w:div>
                <w:div w:id="1678120547">
                  <w:marLeft w:val="0"/>
                  <w:marRight w:val="0"/>
                  <w:marTop w:val="0"/>
                  <w:marBottom w:val="0"/>
                  <w:divBdr>
                    <w:top w:val="none" w:sz="0" w:space="0" w:color="auto"/>
                    <w:left w:val="none" w:sz="0" w:space="0" w:color="auto"/>
                    <w:bottom w:val="none" w:sz="0" w:space="0" w:color="auto"/>
                    <w:right w:val="none" w:sz="0" w:space="0" w:color="auto"/>
                  </w:divBdr>
                </w:div>
                <w:div w:id="1682274482">
                  <w:marLeft w:val="0"/>
                  <w:marRight w:val="0"/>
                  <w:marTop w:val="0"/>
                  <w:marBottom w:val="0"/>
                  <w:divBdr>
                    <w:top w:val="none" w:sz="0" w:space="0" w:color="auto"/>
                    <w:left w:val="none" w:sz="0" w:space="0" w:color="auto"/>
                    <w:bottom w:val="none" w:sz="0" w:space="0" w:color="auto"/>
                    <w:right w:val="none" w:sz="0" w:space="0" w:color="auto"/>
                  </w:divBdr>
                </w:div>
                <w:div w:id="1687512760">
                  <w:marLeft w:val="0"/>
                  <w:marRight w:val="0"/>
                  <w:marTop w:val="0"/>
                  <w:marBottom w:val="0"/>
                  <w:divBdr>
                    <w:top w:val="none" w:sz="0" w:space="0" w:color="auto"/>
                    <w:left w:val="none" w:sz="0" w:space="0" w:color="auto"/>
                    <w:bottom w:val="none" w:sz="0" w:space="0" w:color="auto"/>
                    <w:right w:val="none" w:sz="0" w:space="0" w:color="auto"/>
                  </w:divBdr>
                </w:div>
                <w:div w:id="1695376274">
                  <w:marLeft w:val="0"/>
                  <w:marRight w:val="0"/>
                  <w:marTop w:val="0"/>
                  <w:marBottom w:val="0"/>
                  <w:divBdr>
                    <w:top w:val="none" w:sz="0" w:space="0" w:color="auto"/>
                    <w:left w:val="none" w:sz="0" w:space="0" w:color="auto"/>
                    <w:bottom w:val="none" w:sz="0" w:space="0" w:color="auto"/>
                    <w:right w:val="none" w:sz="0" w:space="0" w:color="auto"/>
                  </w:divBdr>
                </w:div>
                <w:div w:id="1703244216">
                  <w:marLeft w:val="0"/>
                  <w:marRight w:val="0"/>
                  <w:marTop w:val="0"/>
                  <w:marBottom w:val="0"/>
                  <w:divBdr>
                    <w:top w:val="none" w:sz="0" w:space="0" w:color="auto"/>
                    <w:left w:val="none" w:sz="0" w:space="0" w:color="auto"/>
                    <w:bottom w:val="none" w:sz="0" w:space="0" w:color="auto"/>
                    <w:right w:val="none" w:sz="0" w:space="0" w:color="auto"/>
                  </w:divBdr>
                </w:div>
                <w:div w:id="1708680513">
                  <w:marLeft w:val="0"/>
                  <w:marRight w:val="0"/>
                  <w:marTop w:val="0"/>
                  <w:marBottom w:val="0"/>
                  <w:divBdr>
                    <w:top w:val="none" w:sz="0" w:space="0" w:color="auto"/>
                    <w:left w:val="none" w:sz="0" w:space="0" w:color="auto"/>
                    <w:bottom w:val="none" w:sz="0" w:space="0" w:color="auto"/>
                    <w:right w:val="none" w:sz="0" w:space="0" w:color="auto"/>
                  </w:divBdr>
                </w:div>
                <w:div w:id="1709866782">
                  <w:marLeft w:val="0"/>
                  <w:marRight w:val="0"/>
                  <w:marTop w:val="0"/>
                  <w:marBottom w:val="0"/>
                  <w:divBdr>
                    <w:top w:val="none" w:sz="0" w:space="0" w:color="auto"/>
                    <w:left w:val="none" w:sz="0" w:space="0" w:color="auto"/>
                    <w:bottom w:val="none" w:sz="0" w:space="0" w:color="auto"/>
                    <w:right w:val="none" w:sz="0" w:space="0" w:color="auto"/>
                  </w:divBdr>
                </w:div>
                <w:div w:id="1732919950">
                  <w:marLeft w:val="0"/>
                  <w:marRight w:val="0"/>
                  <w:marTop w:val="0"/>
                  <w:marBottom w:val="0"/>
                  <w:divBdr>
                    <w:top w:val="none" w:sz="0" w:space="0" w:color="auto"/>
                    <w:left w:val="none" w:sz="0" w:space="0" w:color="auto"/>
                    <w:bottom w:val="none" w:sz="0" w:space="0" w:color="auto"/>
                    <w:right w:val="none" w:sz="0" w:space="0" w:color="auto"/>
                  </w:divBdr>
                </w:div>
                <w:div w:id="1738936038">
                  <w:marLeft w:val="0"/>
                  <w:marRight w:val="0"/>
                  <w:marTop w:val="0"/>
                  <w:marBottom w:val="0"/>
                  <w:divBdr>
                    <w:top w:val="none" w:sz="0" w:space="0" w:color="auto"/>
                    <w:left w:val="none" w:sz="0" w:space="0" w:color="auto"/>
                    <w:bottom w:val="none" w:sz="0" w:space="0" w:color="auto"/>
                    <w:right w:val="none" w:sz="0" w:space="0" w:color="auto"/>
                  </w:divBdr>
                </w:div>
                <w:div w:id="1741564150">
                  <w:marLeft w:val="0"/>
                  <w:marRight w:val="0"/>
                  <w:marTop w:val="0"/>
                  <w:marBottom w:val="0"/>
                  <w:divBdr>
                    <w:top w:val="none" w:sz="0" w:space="0" w:color="auto"/>
                    <w:left w:val="none" w:sz="0" w:space="0" w:color="auto"/>
                    <w:bottom w:val="none" w:sz="0" w:space="0" w:color="auto"/>
                    <w:right w:val="none" w:sz="0" w:space="0" w:color="auto"/>
                  </w:divBdr>
                </w:div>
                <w:div w:id="1760444464">
                  <w:marLeft w:val="0"/>
                  <w:marRight w:val="0"/>
                  <w:marTop w:val="0"/>
                  <w:marBottom w:val="0"/>
                  <w:divBdr>
                    <w:top w:val="none" w:sz="0" w:space="0" w:color="auto"/>
                    <w:left w:val="none" w:sz="0" w:space="0" w:color="auto"/>
                    <w:bottom w:val="none" w:sz="0" w:space="0" w:color="auto"/>
                    <w:right w:val="none" w:sz="0" w:space="0" w:color="auto"/>
                  </w:divBdr>
                </w:div>
                <w:div w:id="1768963334">
                  <w:marLeft w:val="0"/>
                  <w:marRight w:val="0"/>
                  <w:marTop w:val="0"/>
                  <w:marBottom w:val="0"/>
                  <w:divBdr>
                    <w:top w:val="none" w:sz="0" w:space="0" w:color="auto"/>
                    <w:left w:val="none" w:sz="0" w:space="0" w:color="auto"/>
                    <w:bottom w:val="none" w:sz="0" w:space="0" w:color="auto"/>
                    <w:right w:val="none" w:sz="0" w:space="0" w:color="auto"/>
                  </w:divBdr>
                </w:div>
                <w:div w:id="1777360883">
                  <w:marLeft w:val="0"/>
                  <w:marRight w:val="0"/>
                  <w:marTop w:val="0"/>
                  <w:marBottom w:val="0"/>
                  <w:divBdr>
                    <w:top w:val="none" w:sz="0" w:space="0" w:color="auto"/>
                    <w:left w:val="none" w:sz="0" w:space="0" w:color="auto"/>
                    <w:bottom w:val="none" w:sz="0" w:space="0" w:color="auto"/>
                    <w:right w:val="none" w:sz="0" w:space="0" w:color="auto"/>
                  </w:divBdr>
                </w:div>
                <w:div w:id="1780566775">
                  <w:marLeft w:val="0"/>
                  <w:marRight w:val="0"/>
                  <w:marTop w:val="0"/>
                  <w:marBottom w:val="0"/>
                  <w:divBdr>
                    <w:top w:val="none" w:sz="0" w:space="0" w:color="auto"/>
                    <w:left w:val="none" w:sz="0" w:space="0" w:color="auto"/>
                    <w:bottom w:val="none" w:sz="0" w:space="0" w:color="auto"/>
                    <w:right w:val="none" w:sz="0" w:space="0" w:color="auto"/>
                  </w:divBdr>
                </w:div>
                <w:div w:id="1781875957">
                  <w:marLeft w:val="0"/>
                  <w:marRight w:val="0"/>
                  <w:marTop w:val="0"/>
                  <w:marBottom w:val="0"/>
                  <w:divBdr>
                    <w:top w:val="none" w:sz="0" w:space="0" w:color="auto"/>
                    <w:left w:val="none" w:sz="0" w:space="0" w:color="auto"/>
                    <w:bottom w:val="none" w:sz="0" w:space="0" w:color="auto"/>
                    <w:right w:val="none" w:sz="0" w:space="0" w:color="auto"/>
                  </w:divBdr>
                </w:div>
                <w:div w:id="1783958677">
                  <w:marLeft w:val="0"/>
                  <w:marRight w:val="0"/>
                  <w:marTop w:val="0"/>
                  <w:marBottom w:val="0"/>
                  <w:divBdr>
                    <w:top w:val="none" w:sz="0" w:space="0" w:color="auto"/>
                    <w:left w:val="none" w:sz="0" w:space="0" w:color="auto"/>
                    <w:bottom w:val="none" w:sz="0" w:space="0" w:color="auto"/>
                    <w:right w:val="none" w:sz="0" w:space="0" w:color="auto"/>
                  </w:divBdr>
                </w:div>
                <w:div w:id="1784614181">
                  <w:marLeft w:val="0"/>
                  <w:marRight w:val="0"/>
                  <w:marTop w:val="0"/>
                  <w:marBottom w:val="0"/>
                  <w:divBdr>
                    <w:top w:val="none" w:sz="0" w:space="0" w:color="auto"/>
                    <w:left w:val="none" w:sz="0" w:space="0" w:color="auto"/>
                    <w:bottom w:val="none" w:sz="0" w:space="0" w:color="auto"/>
                    <w:right w:val="none" w:sz="0" w:space="0" w:color="auto"/>
                  </w:divBdr>
                </w:div>
                <w:div w:id="1791123451">
                  <w:marLeft w:val="0"/>
                  <w:marRight w:val="0"/>
                  <w:marTop w:val="0"/>
                  <w:marBottom w:val="0"/>
                  <w:divBdr>
                    <w:top w:val="none" w:sz="0" w:space="0" w:color="auto"/>
                    <w:left w:val="none" w:sz="0" w:space="0" w:color="auto"/>
                    <w:bottom w:val="none" w:sz="0" w:space="0" w:color="auto"/>
                    <w:right w:val="none" w:sz="0" w:space="0" w:color="auto"/>
                  </w:divBdr>
                </w:div>
                <w:div w:id="1814179316">
                  <w:marLeft w:val="0"/>
                  <w:marRight w:val="0"/>
                  <w:marTop w:val="0"/>
                  <w:marBottom w:val="0"/>
                  <w:divBdr>
                    <w:top w:val="none" w:sz="0" w:space="0" w:color="auto"/>
                    <w:left w:val="none" w:sz="0" w:space="0" w:color="auto"/>
                    <w:bottom w:val="none" w:sz="0" w:space="0" w:color="auto"/>
                    <w:right w:val="none" w:sz="0" w:space="0" w:color="auto"/>
                  </w:divBdr>
                </w:div>
                <w:div w:id="1824544749">
                  <w:marLeft w:val="0"/>
                  <w:marRight w:val="0"/>
                  <w:marTop w:val="0"/>
                  <w:marBottom w:val="0"/>
                  <w:divBdr>
                    <w:top w:val="none" w:sz="0" w:space="0" w:color="auto"/>
                    <w:left w:val="none" w:sz="0" w:space="0" w:color="auto"/>
                    <w:bottom w:val="none" w:sz="0" w:space="0" w:color="auto"/>
                    <w:right w:val="none" w:sz="0" w:space="0" w:color="auto"/>
                  </w:divBdr>
                </w:div>
                <w:div w:id="1831173017">
                  <w:marLeft w:val="0"/>
                  <w:marRight w:val="0"/>
                  <w:marTop w:val="0"/>
                  <w:marBottom w:val="0"/>
                  <w:divBdr>
                    <w:top w:val="none" w:sz="0" w:space="0" w:color="auto"/>
                    <w:left w:val="none" w:sz="0" w:space="0" w:color="auto"/>
                    <w:bottom w:val="none" w:sz="0" w:space="0" w:color="auto"/>
                    <w:right w:val="none" w:sz="0" w:space="0" w:color="auto"/>
                  </w:divBdr>
                </w:div>
                <w:div w:id="1840271133">
                  <w:marLeft w:val="0"/>
                  <w:marRight w:val="0"/>
                  <w:marTop w:val="0"/>
                  <w:marBottom w:val="0"/>
                  <w:divBdr>
                    <w:top w:val="none" w:sz="0" w:space="0" w:color="auto"/>
                    <w:left w:val="none" w:sz="0" w:space="0" w:color="auto"/>
                    <w:bottom w:val="none" w:sz="0" w:space="0" w:color="auto"/>
                    <w:right w:val="none" w:sz="0" w:space="0" w:color="auto"/>
                  </w:divBdr>
                </w:div>
                <w:div w:id="1852841605">
                  <w:marLeft w:val="0"/>
                  <w:marRight w:val="0"/>
                  <w:marTop w:val="0"/>
                  <w:marBottom w:val="0"/>
                  <w:divBdr>
                    <w:top w:val="none" w:sz="0" w:space="0" w:color="auto"/>
                    <w:left w:val="none" w:sz="0" w:space="0" w:color="auto"/>
                    <w:bottom w:val="none" w:sz="0" w:space="0" w:color="auto"/>
                    <w:right w:val="none" w:sz="0" w:space="0" w:color="auto"/>
                  </w:divBdr>
                </w:div>
                <w:div w:id="1854299270">
                  <w:marLeft w:val="0"/>
                  <w:marRight w:val="0"/>
                  <w:marTop w:val="0"/>
                  <w:marBottom w:val="0"/>
                  <w:divBdr>
                    <w:top w:val="none" w:sz="0" w:space="0" w:color="auto"/>
                    <w:left w:val="none" w:sz="0" w:space="0" w:color="auto"/>
                    <w:bottom w:val="none" w:sz="0" w:space="0" w:color="auto"/>
                    <w:right w:val="none" w:sz="0" w:space="0" w:color="auto"/>
                  </w:divBdr>
                </w:div>
                <w:div w:id="1854878878">
                  <w:marLeft w:val="0"/>
                  <w:marRight w:val="0"/>
                  <w:marTop w:val="0"/>
                  <w:marBottom w:val="0"/>
                  <w:divBdr>
                    <w:top w:val="none" w:sz="0" w:space="0" w:color="auto"/>
                    <w:left w:val="none" w:sz="0" w:space="0" w:color="auto"/>
                    <w:bottom w:val="none" w:sz="0" w:space="0" w:color="auto"/>
                    <w:right w:val="none" w:sz="0" w:space="0" w:color="auto"/>
                  </w:divBdr>
                </w:div>
                <w:div w:id="1857228146">
                  <w:marLeft w:val="0"/>
                  <w:marRight w:val="0"/>
                  <w:marTop w:val="0"/>
                  <w:marBottom w:val="0"/>
                  <w:divBdr>
                    <w:top w:val="none" w:sz="0" w:space="0" w:color="auto"/>
                    <w:left w:val="none" w:sz="0" w:space="0" w:color="auto"/>
                    <w:bottom w:val="none" w:sz="0" w:space="0" w:color="auto"/>
                    <w:right w:val="none" w:sz="0" w:space="0" w:color="auto"/>
                  </w:divBdr>
                </w:div>
                <w:div w:id="1868370096">
                  <w:marLeft w:val="0"/>
                  <w:marRight w:val="0"/>
                  <w:marTop w:val="0"/>
                  <w:marBottom w:val="0"/>
                  <w:divBdr>
                    <w:top w:val="none" w:sz="0" w:space="0" w:color="auto"/>
                    <w:left w:val="none" w:sz="0" w:space="0" w:color="auto"/>
                    <w:bottom w:val="none" w:sz="0" w:space="0" w:color="auto"/>
                    <w:right w:val="none" w:sz="0" w:space="0" w:color="auto"/>
                  </w:divBdr>
                </w:div>
                <w:div w:id="1871334930">
                  <w:marLeft w:val="0"/>
                  <w:marRight w:val="0"/>
                  <w:marTop w:val="0"/>
                  <w:marBottom w:val="0"/>
                  <w:divBdr>
                    <w:top w:val="none" w:sz="0" w:space="0" w:color="auto"/>
                    <w:left w:val="none" w:sz="0" w:space="0" w:color="auto"/>
                    <w:bottom w:val="none" w:sz="0" w:space="0" w:color="auto"/>
                    <w:right w:val="none" w:sz="0" w:space="0" w:color="auto"/>
                  </w:divBdr>
                </w:div>
                <w:div w:id="1877152906">
                  <w:marLeft w:val="0"/>
                  <w:marRight w:val="0"/>
                  <w:marTop w:val="0"/>
                  <w:marBottom w:val="0"/>
                  <w:divBdr>
                    <w:top w:val="none" w:sz="0" w:space="0" w:color="auto"/>
                    <w:left w:val="none" w:sz="0" w:space="0" w:color="auto"/>
                    <w:bottom w:val="none" w:sz="0" w:space="0" w:color="auto"/>
                    <w:right w:val="none" w:sz="0" w:space="0" w:color="auto"/>
                  </w:divBdr>
                </w:div>
                <w:div w:id="1912084073">
                  <w:marLeft w:val="0"/>
                  <w:marRight w:val="0"/>
                  <w:marTop w:val="0"/>
                  <w:marBottom w:val="0"/>
                  <w:divBdr>
                    <w:top w:val="none" w:sz="0" w:space="0" w:color="auto"/>
                    <w:left w:val="none" w:sz="0" w:space="0" w:color="auto"/>
                    <w:bottom w:val="none" w:sz="0" w:space="0" w:color="auto"/>
                    <w:right w:val="none" w:sz="0" w:space="0" w:color="auto"/>
                  </w:divBdr>
                </w:div>
                <w:div w:id="1918400811">
                  <w:marLeft w:val="0"/>
                  <w:marRight w:val="0"/>
                  <w:marTop w:val="0"/>
                  <w:marBottom w:val="0"/>
                  <w:divBdr>
                    <w:top w:val="none" w:sz="0" w:space="0" w:color="auto"/>
                    <w:left w:val="none" w:sz="0" w:space="0" w:color="auto"/>
                    <w:bottom w:val="none" w:sz="0" w:space="0" w:color="auto"/>
                    <w:right w:val="none" w:sz="0" w:space="0" w:color="auto"/>
                  </w:divBdr>
                </w:div>
                <w:div w:id="1919293090">
                  <w:marLeft w:val="0"/>
                  <w:marRight w:val="0"/>
                  <w:marTop w:val="0"/>
                  <w:marBottom w:val="0"/>
                  <w:divBdr>
                    <w:top w:val="none" w:sz="0" w:space="0" w:color="auto"/>
                    <w:left w:val="none" w:sz="0" w:space="0" w:color="auto"/>
                    <w:bottom w:val="none" w:sz="0" w:space="0" w:color="auto"/>
                    <w:right w:val="none" w:sz="0" w:space="0" w:color="auto"/>
                  </w:divBdr>
                </w:div>
                <w:div w:id="1942182095">
                  <w:marLeft w:val="0"/>
                  <w:marRight w:val="0"/>
                  <w:marTop w:val="0"/>
                  <w:marBottom w:val="0"/>
                  <w:divBdr>
                    <w:top w:val="none" w:sz="0" w:space="0" w:color="auto"/>
                    <w:left w:val="none" w:sz="0" w:space="0" w:color="auto"/>
                    <w:bottom w:val="none" w:sz="0" w:space="0" w:color="auto"/>
                    <w:right w:val="none" w:sz="0" w:space="0" w:color="auto"/>
                  </w:divBdr>
                </w:div>
                <w:div w:id="1956398979">
                  <w:marLeft w:val="0"/>
                  <w:marRight w:val="0"/>
                  <w:marTop w:val="0"/>
                  <w:marBottom w:val="0"/>
                  <w:divBdr>
                    <w:top w:val="none" w:sz="0" w:space="0" w:color="auto"/>
                    <w:left w:val="none" w:sz="0" w:space="0" w:color="auto"/>
                    <w:bottom w:val="none" w:sz="0" w:space="0" w:color="auto"/>
                    <w:right w:val="none" w:sz="0" w:space="0" w:color="auto"/>
                  </w:divBdr>
                </w:div>
                <w:div w:id="1959677018">
                  <w:marLeft w:val="0"/>
                  <w:marRight w:val="0"/>
                  <w:marTop w:val="0"/>
                  <w:marBottom w:val="0"/>
                  <w:divBdr>
                    <w:top w:val="none" w:sz="0" w:space="0" w:color="auto"/>
                    <w:left w:val="none" w:sz="0" w:space="0" w:color="auto"/>
                    <w:bottom w:val="none" w:sz="0" w:space="0" w:color="auto"/>
                    <w:right w:val="none" w:sz="0" w:space="0" w:color="auto"/>
                  </w:divBdr>
                </w:div>
                <w:div w:id="1986086648">
                  <w:marLeft w:val="0"/>
                  <w:marRight w:val="0"/>
                  <w:marTop w:val="0"/>
                  <w:marBottom w:val="0"/>
                  <w:divBdr>
                    <w:top w:val="none" w:sz="0" w:space="0" w:color="auto"/>
                    <w:left w:val="none" w:sz="0" w:space="0" w:color="auto"/>
                    <w:bottom w:val="none" w:sz="0" w:space="0" w:color="auto"/>
                    <w:right w:val="none" w:sz="0" w:space="0" w:color="auto"/>
                  </w:divBdr>
                </w:div>
                <w:div w:id="1992832909">
                  <w:marLeft w:val="0"/>
                  <w:marRight w:val="0"/>
                  <w:marTop w:val="0"/>
                  <w:marBottom w:val="0"/>
                  <w:divBdr>
                    <w:top w:val="none" w:sz="0" w:space="0" w:color="auto"/>
                    <w:left w:val="none" w:sz="0" w:space="0" w:color="auto"/>
                    <w:bottom w:val="none" w:sz="0" w:space="0" w:color="auto"/>
                    <w:right w:val="none" w:sz="0" w:space="0" w:color="auto"/>
                  </w:divBdr>
                </w:div>
                <w:div w:id="1993093630">
                  <w:marLeft w:val="0"/>
                  <w:marRight w:val="0"/>
                  <w:marTop w:val="0"/>
                  <w:marBottom w:val="0"/>
                  <w:divBdr>
                    <w:top w:val="none" w:sz="0" w:space="0" w:color="auto"/>
                    <w:left w:val="none" w:sz="0" w:space="0" w:color="auto"/>
                    <w:bottom w:val="none" w:sz="0" w:space="0" w:color="auto"/>
                    <w:right w:val="none" w:sz="0" w:space="0" w:color="auto"/>
                  </w:divBdr>
                </w:div>
                <w:div w:id="2014448650">
                  <w:marLeft w:val="0"/>
                  <w:marRight w:val="0"/>
                  <w:marTop w:val="0"/>
                  <w:marBottom w:val="0"/>
                  <w:divBdr>
                    <w:top w:val="none" w:sz="0" w:space="0" w:color="auto"/>
                    <w:left w:val="none" w:sz="0" w:space="0" w:color="auto"/>
                    <w:bottom w:val="none" w:sz="0" w:space="0" w:color="auto"/>
                    <w:right w:val="none" w:sz="0" w:space="0" w:color="auto"/>
                  </w:divBdr>
                </w:div>
                <w:div w:id="2033652338">
                  <w:marLeft w:val="0"/>
                  <w:marRight w:val="0"/>
                  <w:marTop w:val="0"/>
                  <w:marBottom w:val="0"/>
                  <w:divBdr>
                    <w:top w:val="none" w:sz="0" w:space="0" w:color="auto"/>
                    <w:left w:val="none" w:sz="0" w:space="0" w:color="auto"/>
                    <w:bottom w:val="none" w:sz="0" w:space="0" w:color="auto"/>
                    <w:right w:val="none" w:sz="0" w:space="0" w:color="auto"/>
                  </w:divBdr>
                </w:div>
                <w:div w:id="2050687520">
                  <w:marLeft w:val="0"/>
                  <w:marRight w:val="0"/>
                  <w:marTop w:val="0"/>
                  <w:marBottom w:val="0"/>
                  <w:divBdr>
                    <w:top w:val="none" w:sz="0" w:space="0" w:color="auto"/>
                    <w:left w:val="none" w:sz="0" w:space="0" w:color="auto"/>
                    <w:bottom w:val="none" w:sz="0" w:space="0" w:color="auto"/>
                    <w:right w:val="none" w:sz="0" w:space="0" w:color="auto"/>
                  </w:divBdr>
                </w:div>
                <w:div w:id="2056536131">
                  <w:marLeft w:val="0"/>
                  <w:marRight w:val="0"/>
                  <w:marTop w:val="0"/>
                  <w:marBottom w:val="0"/>
                  <w:divBdr>
                    <w:top w:val="none" w:sz="0" w:space="0" w:color="auto"/>
                    <w:left w:val="none" w:sz="0" w:space="0" w:color="auto"/>
                    <w:bottom w:val="none" w:sz="0" w:space="0" w:color="auto"/>
                    <w:right w:val="none" w:sz="0" w:space="0" w:color="auto"/>
                  </w:divBdr>
                </w:div>
                <w:div w:id="2078894389">
                  <w:marLeft w:val="0"/>
                  <w:marRight w:val="0"/>
                  <w:marTop w:val="0"/>
                  <w:marBottom w:val="0"/>
                  <w:divBdr>
                    <w:top w:val="none" w:sz="0" w:space="0" w:color="auto"/>
                    <w:left w:val="none" w:sz="0" w:space="0" w:color="auto"/>
                    <w:bottom w:val="none" w:sz="0" w:space="0" w:color="auto"/>
                    <w:right w:val="none" w:sz="0" w:space="0" w:color="auto"/>
                  </w:divBdr>
                </w:div>
                <w:div w:id="2079353361">
                  <w:marLeft w:val="0"/>
                  <w:marRight w:val="0"/>
                  <w:marTop w:val="0"/>
                  <w:marBottom w:val="0"/>
                  <w:divBdr>
                    <w:top w:val="none" w:sz="0" w:space="0" w:color="auto"/>
                    <w:left w:val="none" w:sz="0" w:space="0" w:color="auto"/>
                    <w:bottom w:val="none" w:sz="0" w:space="0" w:color="auto"/>
                    <w:right w:val="none" w:sz="0" w:space="0" w:color="auto"/>
                  </w:divBdr>
                </w:div>
                <w:div w:id="2099597841">
                  <w:marLeft w:val="0"/>
                  <w:marRight w:val="0"/>
                  <w:marTop w:val="0"/>
                  <w:marBottom w:val="0"/>
                  <w:divBdr>
                    <w:top w:val="none" w:sz="0" w:space="0" w:color="auto"/>
                    <w:left w:val="none" w:sz="0" w:space="0" w:color="auto"/>
                    <w:bottom w:val="none" w:sz="0" w:space="0" w:color="auto"/>
                    <w:right w:val="none" w:sz="0" w:space="0" w:color="auto"/>
                  </w:divBdr>
                </w:div>
                <w:div w:id="2103211368">
                  <w:marLeft w:val="0"/>
                  <w:marRight w:val="0"/>
                  <w:marTop w:val="0"/>
                  <w:marBottom w:val="0"/>
                  <w:divBdr>
                    <w:top w:val="none" w:sz="0" w:space="0" w:color="auto"/>
                    <w:left w:val="none" w:sz="0" w:space="0" w:color="auto"/>
                    <w:bottom w:val="none" w:sz="0" w:space="0" w:color="auto"/>
                    <w:right w:val="none" w:sz="0" w:space="0" w:color="auto"/>
                  </w:divBdr>
                </w:div>
                <w:div w:id="2114595110">
                  <w:marLeft w:val="0"/>
                  <w:marRight w:val="0"/>
                  <w:marTop w:val="0"/>
                  <w:marBottom w:val="0"/>
                  <w:divBdr>
                    <w:top w:val="none" w:sz="0" w:space="0" w:color="auto"/>
                    <w:left w:val="none" w:sz="0" w:space="0" w:color="auto"/>
                    <w:bottom w:val="none" w:sz="0" w:space="0" w:color="auto"/>
                    <w:right w:val="none" w:sz="0" w:space="0" w:color="auto"/>
                  </w:divBdr>
                </w:div>
                <w:div w:id="2133554385">
                  <w:marLeft w:val="0"/>
                  <w:marRight w:val="0"/>
                  <w:marTop w:val="0"/>
                  <w:marBottom w:val="0"/>
                  <w:divBdr>
                    <w:top w:val="none" w:sz="0" w:space="0" w:color="auto"/>
                    <w:left w:val="none" w:sz="0" w:space="0" w:color="auto"/>
                    <w:bottom w:val="none" w:sz="0" w:space="0" w:color="auto"/>
                    <w:right w:val="none" w:sz="0" w:space="0" w:color="auto"/>
                  </w:divBdr>
                </w:div>
                <w:div w:id="2137408691">
                  <w:marLeft w:val="0"/>
                  <w:marRight w:val="0"/>
                  <w:marTop w:val="0"/>
                  <w:marBottom w:val="0"/>
                  <w:divBdr>
                    <w:top w:val="none" w:sz="0" w:space="0" w:color="auto"/>
                    <w:left w:val="none" w:sz="0" w:space="0" w:color="auto"/>
                    <w:bottom w:val="none" w:sz="0" w:space="0" w:color="auto"/>
                    <w:right w:val="none" w:sz="0" w:space="0" w:color="auto"/>
                  </w:divBdr>
                </w:div>
                <w:div w:id="2139492193">
                  <w:marLeft w:val="0"/>
                  <w:marRight w:val="0"/>
                  <w:marTop w:val="0"/>
                  <w:marBottom w:val="0"/>
                  <w:divBdr>
                    <w:top w:val="none" w:sz="0" w:space="0" w:color="auto"/>
                    <w:left w:val="none" w:sz="0" w:space="0" w:color="auto"/>
                    <w:bottom w:val="none" w:sz="0" w:space="0" w:color="auto"/>
                    <w:right w:val="none" w:sz="0" w:space="0" w:color="auto"/>
                  </w:divBdr>
                </w:div>
              </w:divsChild>
            </w:div>
            <w:div w:id="382874150">
              <w:marLeft w:val="0"/>
              <w:marRight w:val="0"/>
              <w:marTop w:val="0"/>
              <w:marBottom w:val="0"/>
              <w:divBdr>
                <w:top w:val="none" w:sz="0" w:space="0" w:color="auto"/>
                <w:left w:val="none" w:sz="0" w:space="0" w:color="auto"/>
                <w:bottom w:val="none" w:sz="0" w:space="0" w:color="auto"/>
                <w:right w:val="none" w:sz="0" w:space="0" w:color="auto"/>
              </w:divBdr>
            </w:div>
            <w:div w:id="390810145">
              <w:marLeft w:val="0"/>
              <w:marRight w:val="0"/>
              <w:marTop w:val="0"/>
              <w:marBottom w:val="0"/>
              <w:divBdr>
                <w:top w:val="none" w:sz="0" w:space="0" w:color="auto"/>
                <w:left w:val="none" w:sz="0" w:space="0" w:color="auto"/>
                <w:bottom w:val="none" w:sz="0" w:space="0" w:color="auto"/>
                <w:right w:val="none" w:sz="0" w:space="0" w:color="auto"/>
              </w:divBdr>
            </w:div>
            <w:div w:id="392658144">
              <w:marLeft w:val="0"/>
              <w:marRight w:val="0"/>
              <w:marTop w:val="0"/>
              <w:marBottom w:val="0"/>
              <w:divBdr>
                <w:top w:val="none" w:sz="0" w:space="0" w:color="auto"/>
                <w:left w:val="none" w:sz="0" w:space="0" w:color="auto"/>
                <w:bottom w:val="none" w:sz="0" w:space="0" w:color="auto"/>
                <w:right w:val="none" w:sz="0" w:space="0" w:color="auto"/>
              </w:divBdr>
            </w:div>
            <w:div w:id="396706374">
              <w:marLeft w:val="0"/>
              <w:marRight w:val="0"/>
              <w:marTop w:val="0"/>
              <w:marBottom w:val="0"/>
              <w:divBdr>
                <w:top w:val="none" w:sz="0" w:space="0" w:color="auto"/>
                <w:left w:val="none" w:sz="0" w:space="0" w:color="auto"/>
                <w:bottom w:val="none" w:sz="0" w:space="0" w:color="auto"/>
                <w:right w:val="none" w:sz="0" w:space="0" w:color="auto"/>
              </w:divBdr>
            </w:div>
            <w:div w:id="401568263">
              <w:marLeft w:val="0"/>
              <w:marRight w:val="0"/>
              <w:marTop w:val="0"/>
              <w:marBottom w:val="0"/>
              <w:divBdr>
                <w:top w:val="none" w:sz="0" w:space="0" w:color="auto"/>
                <w:left w:val="none" w:sz="0" w:space="0" w:color="auto"/>
                <w:bottom w:val="none" w:sz="0" w:space="0" w:color="auto"/>
                <w:right w:val="none" w:sz="0" w:space="0" w:color="auto"/>
              </w:divBdr>
            </w:div>
            <w:div w:id="414204329">
              <w:marLeft w:val="0"/>
              <w:marRight w:val="0"/>
              <w:marTop w:val="0"/>
              <w:marBottom w:val="0"/>
              <w:divBdr>
                <w:top w:val="none" w:sz="0" w:space="0" w:color="auto"/>
                <w:left w:val="none" w:sz="0" w:space="0" w:color="auto"/>
                <w:bottom w:val="none" w:sz="0" w:space="0" w:color="auto"/>
                <w:right w:val="none" w:sz="0" w:space="0" w:color="auto"/>
              </w:divBdr>
            </w:div>
            <w:div w:id="420108075">
              <w:marLeft w:val="0"/>
              <w:marRight w:val="0"/>
              <w:marTop w:val="0"/>
              <w:marBottom w:val="0"/>
              <w:divBdr>
                <w:top w:val="none" w:sz="0" w:space="0" w:color="auto"/>
                <w:left w:val="none" w:sz="0" w:space="0" w:color="auto"/>
                <w:bottom w:val="none" w:sz="0" w:space="0" w:color="auto"/>
                <w:right w:val="none" w:sz="0" w:space="0" w:color="auto"/>
              </w:divBdr>
            </w:div>
            <w:div w:id="420561941">
              <w:marLeft w:val="0"/>
              <w:marRight w:val="0"/>
              <w:marTop w:val="0"/>
              <w:marBottom w:val="0"/>
              <w:divBdr>
                <w:top w:val="none" w:sz="0" w:space="0" w:color="auto"/>
                <w:left w:val="none" w:sz="0" w:space="0" w:color="auto"/>
                <w:bottom w:val="none" w:sz="0" w:space="0" w:color="auto"/>
                <w:right w:val="none" w:sz="0" w:space="0" w:color="auto"/>
              </w:divBdr>
            </w:div>
            <w:div w:id="426266710">
              <w:marLeft w:val="0"/>
              <w:marRight w:val="0"/>
              <w:marTop w:val="0"/>
              <w:marBottom w:val="0"/>
              <w:divBdr>
                <w:top w:val="none" w:sz="0" w:space="0" w:color="auto"/>
                <w:left w:val="none" w:sz="0" w:space="0" w:color="auto"/>
                <w:bottom w:val="none" w:sz="0" w:space="0" w:color="auto"/>
                <w:right w:val="none" w:sz="0" w:space="0" w:color="auto"/>
              </w:divBdr>
            </w:div>
            <w:div w:id="432408805">
              <w:marLeft w:val="0"/>
              <w:marRight w:val="0"/>
              <w:marTop w:val="0"/>
              <w:marBottom w:val="0"/>
              <w:divBdr>
                <w:top w:val="none" w:sz="0" w:space="0" w:color="auto"/>
                <w:left w:val="none" w:sz="0" w:space="0" w:color="auto"/>
                <w:bottom w:val="none" w:sz="0" w:space="0" w:color="auto"/>
                <w:right w:val="none" w:sz="0" w:space="0" w:color="auto"/>
              </w:divBdr>
            </w:div>
            <w:div w:id="455611305">
              <w:marLeft w:val="0"/>
              <w:marRight w:val="0"/>
              <w:marTop w:val="0"/>
              <w:marBottom w:val="0"/>
              <w:divBdr>
                <w:top w:val="none" w:sz="0" w:space="0" w:color="auto"/>
                <w:left w:val="none" w:sz="0" w:space="0" w:color="auto"/>
                <w:bottom w:val="none" w:sz="0" w:space="0" w:color="auto"/>
                <w:right w:val="none" w:sz="0" w:space="0" w:color="auto"/>
              </w:divBdr>
            </w:div>
            <w:div w:id="458568763">
              <w:marLeft w:val="0"/>
              <w:marRight w:val="0"/>
              <w:marTop w:val="0"/>
              <w:marBottom w:val="0"/>
              <w:divBdr>
                <w:top w:val="none" w:sz="0" w:space="0" w:color="auto"/>
                <w:left w:val="none" w:sz="0" w:space="0" w:color="auto"/>
                <w:bottom w:val="none" w:sz="0" w:space="0" w:color="auto"/>
                <w:right w:val="none" w:sz="0" w:space="0" w:color="auto"/>
              </w:divBdr>
            </w:div>
            <w:div w:id="461847231">
              <w:marLeft w:val="0"/>
              <w:marRight w:val="0"/>
              <w:marTop w:val="0"/>
              <w:marBottom w:val="0"/>
              <w:divBdr>
                <w:top w:val="none" w:sz="0" w:space="0" w:color="auto"/>
                <w:left w:val="none" w:sz="0" w:space="0" w:color="auto"/>
                <w:bottom w:val="none" w:sz="0" w:space="0" w:color="auto"/>
                <w:right w:val="none" w:sz="0" w:space="0" w:color="auto"/>
              </w:divBdr>
            </w:div>
            <w:div w:id="465658790">
              <w:marLeft w:val="0"/>
              <w:marRight w:val="0"/>
              <w:marTop w:val="0"/>
              <w:marBottom w:val="0"/>
              <w:divBdr>
                <w:top w:val="none" w:sz="0" w:space="0" w:color="auto"/>
                <w:left w:val="none" w:sz="0" w:space="0" w:color="auto"/>
                <w:bottom w:val="none" w:sz="0" w:space="0" w:color="auto"/>
                <w:right w:val="none" w:sz="0" w:space="0" w:color="auto"/>
              </w:divBdr>
            </w:div>
            <w:div w:id="466245073">
              <w:marLeft w:val="0"/>
              <w:marRight w:val="0"/>
              <w:marTop w:val="0"/>
              <w:marBottom w:val="0"/>
              <w:divBdr>
                <w:top w:val="none" w:sz="0" w:space="0" w:color="auto"/>
                <w:left w:val="none" w:sz="0" w:space="0" w:color="auto"/>
                <w:bottom w:val="none" w:sz="0" w:space="0" w:color="auto"/>
                <w:right w:val="none" w:sz="0" w:space="0" w:color="auto"/>
              </w:divBdr>
            </w:div>
            <w:div w:id="472524404">
              <w:marLeft w:val="0"/>
              <w:marRight w:val="0"/>
              <w:marTop w:val="0"/>
              <w:marBottom w:val="0"/>
              <w:divBdr>
                <w:top w:val="none" w:sz="0" w:space="0" w:color="auto"/>
                <w:left w:val="none" w:sz="0" w:space="0" w:color="auto"/>
                <w:bottom w:val="none" w:sz="0" w:space="0" w:color="auto"/>
                <w:right w:val="none" w:sz="0" w:space="0" w:color="auto"/>
              </w:divBdr>
            </w:div>
            <w:div w:id="472992325">
              <w:marLeft w:val="0"/>
              <w:marRight w:val="0"/>
              <w:marTop w:val="0"/>
              <w:marBottom w:val="0"/>
              <w:divBdr>
                <w:top w:val="none" w:sz="0" w:space="0" w:color="auto"/>
                <w:left w:val="none" w:sz="0" w:space="0" w:color="auto"/>
                <w:bottom w:val="none" w:sz="0" w:space="0" w:color="auto"/>
                <w:right w:val="none" w:sz="0" w:space="0" w:color="auto"/>
              </w:divBdr>
            </w:div>
            <w:div w:id="476799662">
              <w:marLeft w:val="0"/>
              <w:marRight w:val="0"/>
              <w:marTop w:val="0"/>
              <w:marBottom w:val="0"/>
              <w:divBdr>
                <w:top w:val="none" w:sz="0" w:space="0" w:color="auto"/>
                <w:left w:val="none" w:sz="0" w:space="0" w:color="auto"/>
                <w:bottom w:val="none" w:sz="0" w:space="0" w:color="auto"/>
                <w:right w:val="none" w:sz="0" w:space="0" w:color="auto"/>
              </w:divBdr>
            </w:div>
            <w:div w:id="477377983">
              <w:marLeft w:val="0"/>
              <w:marRight w:val="0"/>
              <w:marTop w:val="0"/>
              <w:marBottom w:val="0"/>
              <w:divBdr>
                <w:top w:val="none" w:sz="0" w:space="0" w:color="auto"/>
                <w:left w:val="none" w:sz="0" w:space="0" w:color="auto"/>
                <w:bottom w:val="none" w:sz="0" w:space="0" w:color="auto"/>
                <w:right w:val="none" w:sz="0" w:space="0" w:color="auto"/>
              </w:divBdr>
            </w:div>
            <w:div w:id="484398836">
              <w:marLeft w:val="0"/>
              <w:marRight w:val="0"/>
              <w:marTop w:val="0"/>
              <w:marBottom w:val="0"/>
              <w:divBdr>
                <w:top w:val="none" w:sz="0" w:space="0" w:color="auto"/>
                <w:left w:val="none" w:sz="0" w:space="0" w:color="auto"/>
                <w:bottom w:val="none" w:sz="0" w:space="0" w:color="auto"/>
                <w:right w:val="none" w:sz="0" w:space="0" w:color="auto"/>
              </w:divBdr>
            </w:div>
            <w:div w:id="484709913">
              <w:marLeft w:val="0"/>
              <w:marRight w:val="0"/>
              <w:marTop w:val="0"/>
              <w:marBottom w:val="0"/>
              <w:divBdr>
                <w:top w:val="none" w:sz="0" w:space="0" w:color="auto"/>
                <w:left w:val="none" w:sz="0" w:space="0" w:color="auto"/>
                <w:bottom w:val="none" w:sz="0" w:space="0" w:color="auto"/>
                <w:right w:val="none" w:sz="0" w:space="0" w:color="auto"/>
              </w:divBdr>
            </w:div>
            <w:div w:id="487790448">
              <w:marLeft w:val="0"/>
              <w:marRight w:val="0"/>
              <w:marTop w:val="0"/>
              <w:marBottom w:val="0"/>
              <w:divBdr>
                <w:top w:val="none" w:sz="0" w:space="0" w:color="auto"/>
                <w:left w:val="none" w:sz="0" w:space="0" w:color="auto"/>
                <w:bottom w:val="none" w:sz="0" w:space="0" w:color="auto"/>
                <w:right w:val="none" w:sz="0" w:space="0" w:color="auto"/>
              </w:divBdr>
            </w:div>
            <w:div w:id="487981640">
              <w:marLeft w:val="0"/>
              <w:marRight w:val="0"/>
              <w:marTop w:val="0"/>
              <w:marBottom w:val="0"/>
              <w:divBdr>
                <w:top w:val="none" w:sz="0" w:space="0" w:color="auto"/>
                <w:left w:val="none" w:sz="0" w:space="0" w:color="auto"/>
                <w:bottom w:val="none" w:sz="0" w:space="0" w:color="auto"/>
                <w:right w:val="none" w:sz="0" w:space="0" w:color="auto"/>
              </w:divBdr>
            </w:div>
            <w:div w:id="488785345">
              <w:marLeft w:val="0"/>
              <w:marRight w:val="0"/>
              <w:marTop w:val="0"/>
              <w:marBottom w:val="0"/>
              <w:divBdr>
                <w:top w:val="none" w:sz="0" w:space="0" w:color="auto"/>
                <w:left w:val="none" w:sz="0" w:space="0" w:color="auto"/>
                <w:bottom w:val="none" w:sz="0" w:space="0" w:color="auto"/>
                <w:right w:val="none" w:sz="0" w:space="0" w:color="auto"/>
              </w:divBdr>
            </w:div>
            <w:div w:id="494610496">
              <w:marLeft w:val="0"/>
              <w:marRight w:val="0"/>
              <w:marTop w:val="0"/>
              <w:marBottom w:val="0"/>
              <w:divBdr>
                <w:top w:val="none" w:sz="0" w:space="0" w:color="auto"/>
                <w:left w:val="none" w:sz="0" w:space="0" w:color="auto"/>
                <w:bottom w:val="none" w:sz="0" w:space="0" w:color="auto"/>
                <w:right w:val="none" w:sz="0" w:space="0" w:color="auto"/>
              </w:divBdr>
            </w:div>
            <w:div w:id="496650537">
              <w:marLeft w:val="0"/>
              <w:marRight w:val="0"/>
              <w:marTop w:val="0"/>
              <w:marBottom w:val="0"/>
              <w:divBdr>
                <w:top w:val="none" w:sz="0" w:space="0" w:color="auto"/>
                <w:left w:val="none" w:sz="0" w:space="0" w:color="auto"/>
                <w:bottom w:val="none" w:sz="0" w:space="0" w:color="auto"/>
                <w:right w:val="none" w:sz="0" w:space="0" w:color="auto"/>
              </w:divBdr>
            </w:div>
            <w:div w:id="503861184">
              <w:marLeft w:val="0"/>
              <w:marRight w:val="0"/>
              <w:marTop w:val="0"/>
              <w:marBottom w:val="0"/>
              <w:divBdr>
                <w:top w:val="none" w:sz="0" w:space="0" w:color="auto"/>
                <w:left w:val="none" w:sz="0" w:space="0" w:color="auto"/>
                <w:bottom w:val="none" w:sz="0" w:space="0" w:color="auto"/>
                <w:right w:val="none" w:sz="0" w:space="0" w:color="auto"/>
              </w:divBdr>
            </w:div>
            <w:div w:id="505825313">
              <w:marLeft w:val="0"/>
              <w:marRight w:val="0"/>
              <w:marTop w:val="0"/>
              <w:marBottom w:val="0"/>
              <w:divBdr>
                <w:top w:val="none" w:sz="0" w:space="0" w:color="auto"/>
                <w:left w:val="none" w:sz="0" w:space="0" w:color="auto"/>
                <w:bottom w:val="none" w:sz="0" w:space="0" w:color="auto"/>
                <w:right w:val="none" w:sz="0" w:space="0" w:color="auto"/>
              </w:divBdr>
            </w:div>
            <w:div w:id="510267181">
              <w:marLeft w:val="0"/>
              <w:marRight w:val="0"/>
              <w:marTop w:val="0"/>
              <w:marBottom w:val="0"/>
              <w:divBdr>
                <w:top w:val="none" w:sz="0" w:space="0" w:color="auto"/>
                <w:left w:val="none" w:sz="0" w:space="0" w:color="auto"/>
                <w:bottom w:val="none" w:sz="0" w:space="0" w:color="auto"/>
                <w:right w:val="none" w:sz="0" w:space="0" w:color="auto"/>
              </w:divBdr>
            </w:div>
            <w:div w:id="528374616">
              <w:marLeft w:val="0"/>
              <w:marRight w:val="0"/>
              <w:marTop w:val="0"/>
              <w:marBottom w:val="0"/>
              <w:divBdr>
                <w:top w:val="none" w:sz="0" w:space="0" w:color="auto"/>
                <w:left w:val="none" w:sz="0" w:space="0" w:color="auto"/>
                <w:bottom w:val="none" w:sz="0" w:space="0" w:color="auto"/>
                <w:right w:val="none" w:sz="0" w:space="0" w:color="auto"/>
              </w:divBdr>
            </w:div>
            <w:div w:id="529606434">
              <w:marLeft w:val="0"/>
              <w:marRight w:val="0"/>
              <w:marTop w:val="0"/>
              <w:marBottom w:val="0"/>
              <w:divBdr>
                <w:top w:val="none" w:sz="0" w:space="0" w:color="auto"/>
                <w:left w:val="none" w:sz="0" w:space="0" w:color="auto"/>
                <w:bottom w:val="none" w:sz="0" w:space="0" w:color="auto"/>
                <w:right w:val="none" w:sz="0" w:space="0" w:color="auto"/>
              </w:divBdr>
            </w:div>
            <w:div w:id="535967230">
              <w:marLeft w:val="0"/>
              <w:marRight w:val="0"/>
              <w:marTop w:val="0"/>
              <w:marBottom w:val="0"/>
              <w:divBdr>
                <w:top w:val="none" w:sz="0" w:space="0" w:color="auto"/>
                <w:left w:val="none" w:sz="0" w:space="0" w:color="auto"/>
                <w:bottom w:val="none" w:sz="0" w:space="0" w:color="auto"/>
                <w:right w:val="none" w:sz="0" w:space="0" w:color="auto"/>
              </w:divBdr>
            </w:div>
            <w:div w:id="541752136">
              <w:marLeft w:val="0"/>
              <w:marRight w:val="0"/>
              <w:marTop w:val="0"/>
              <w:marBottom w:val="0"/>
              <w:divBdr>
                <w:top w:val="none" w:sz="0" w:space="0" w:color="auto"/>
                <w:left w:val="none" w:sz="0" w:space="0" w:color="auto"/>
                <w:bottom w:val="none" w:sz="0" w:space="0" w:color="auto"/>
                <w:right w:val="none" w:sz="0" w:space="0" w:color="auto"/>
              </w:divBdr>
            </w:div>
            <w:div w:id="541939441">
              <w:marLeft w:val="0"/>
              <w:marRight w:val="0"/>
              <w:marTop w:val="0"/>
              <w:marBottom w:val="0"/>
              <w:divBdr>
                <w:top w:val="none" w:sz="0" w:space="0" w:color="auto"/>
                <w:left w:val="none" w:sz="0" w:space="0" w:color="auto"/>
                <w:bottom w:val="none" w:sz="0" w:space="0" w:color="auto"/>
                <w:right w:val="none" w:sz="0" w:space="0" w:color="auto"/>
              </w:divBdr>
            </w:div>
            <w:div w:id="542332501">
              <w:marLeft w:val="0"/>
              <w:marRight w:val="0"/>
              <w:marTop w:val="0"/>
              <w:marBottom w:val="0"/>
              <w:divBdr>
                <w:top w:val="none" w:sz="0" w:space="0" w:color="auto"/>
                <w:left w:val="none" w:sz="0" w:space="0" w:color="auto"/>
                <w:bottom w:val="none" w:sz="0" w:space="0" w:color="auto"/>
                <w:right w:val="none" w:sz="0" w:space="0" w:color="auto"/>
              </w:divBdr>
            </w:div>
            <w:div w:id="546374494">
              <w:marLeft w:val="0"/>
              <w:marRight w:val="0"/>
              <w:marTop w:val="0"/>
              <w:marBottom w:val="0"/>
              <w:divBdr>
                <w:top w:val="none" w:sz="0" w:space="0" w:color="auto"/>
                <w:left w:val="none" w:sz="0" w:space="0" w:color="auto"/>
                <w:bottom w:val="none" w:sz="0" w:space="0" w:color="auto"/>
                <w:right w:val="none" w:sz="0" w:space="0" w:color="auto"/>
              </w:divBdr>
            </w:div>
            <w:div w:id="551356045">
              <w:marLeft w:val="0"/>
              <w:marRight w:val="0"/>
              <w:marTop w:val="0"/>
              <w:marBottom w:val="0"/>
              <w:divBdr>
                <w:top w:val="none" w:sz="0" w:space="0" w:color="auto"/>
                <w:left w:val="none" w:sz="0" w:space="0" w:color="auto"/>
                <w:bottom w:val="none" w:sz="0" w:space="0" w:color="auto"/>
                <w:right w:val="none" w:sz="0" w:space="0" w:color="auto"/>
              </w:divBdr>
            </w:div>
            <w:div w:id="553005656">
              <w:marLeft w:val="0"/>
              <w:marRight w:val="0"/>
              <w:marTop w:val="0"/>
              <w:marBottom w:val="0"/>
              <w:divBdr>
                <w:top w:val="none" w:sz="0" w:space="0" w:color="auto"/>
                <w:left w:val="none" w:sz="0" w:space="0" w:color="auto"/>
                <w:bottom w:val="none" w:sz="0" w:space="0" w:color="auto"/>
                <w:right w:val="none" w:sz="0" w:space="0" w:color="auto"/>
              </w:divBdr>
            </w:div>
            <w:div w:id="557396821">
              <w:marLeft w:val="0"/>
              <w:marRight w:val="0"/>
              <w:marTop w:val="0"/>
              <w:marBottom w:val="0"/>
              <w:divBdr>
                <w:top w:val="none" w:sz="0" w:space="0" w:color="auto"/>
                <w:left w:val="none" w:sz="0" w:space="0" w:color="auto"/>
                <w:bottom w:val="none" w:sz="0" w:space="0" w:color="auto"/>
                <w:right w:val="none" w:sz="0" w:space="0" w:color="auto"/>
              </w:divBdr>
            </w:div>
            <w:div w:id="564803314">
              <w:marLeft w:val="0"/>
              <w:marRight w:val="0"/>
              <w:marTop w:val="0"/>
              <w:marBottom w:val="0"/>
              <w:divBdr>
                <w:top w:val="none" w:sz="0" w:space="0" w:color="auto"/>
                <w:left w:val="none" w:sz="0" w:space="0" w:color="auto"/>
                <w:bottom w:val="none" w:sz="0" w:space="0" w:color="auto"/>
                <w:right w:val="none" w:sz="0" w:space="0" w:color="auto"/>
              </w:divBdr>
            </w:div>
            <w:div w:id="565261938">
              <w:marLeft w:val="0"/>
              <w:marRight w:val="0"/>
              <w:marTop w:val="0"/>
              <w:marBottom w:val="0"/>
              <w:divBdr>
                <w:top w:val="none" w:sz="0" w:space="0" w:color="auto"/>
                <w:left w:val="none" w:sz="0" w:space="0" w:color="auto"/>
                <w:bottom w:val="none" w:sz="0" w:space="0" w:color="auto"/>
                <w:right w:val="none" w:sz="0" w:space="0" w:color="auto"/>
              </w:divBdr>
            </w:div>
            <w:div w:id="571038355">
              <w:marLeft w:val="0"/>
              <w:marRight w:val="0"/>
              <w:marTop w:val="0"/>
              <w:marBottom w:val="0"/>
              <w:divBdr>
                <w:top w:val="none" w:sz="0" w:space="0" w:color="auto"/>
                <w:left w:val="none" w:sz="0" w:space="0" w:color="auto"/>
                <w:bottom w:val="none" w:sz="0" w:space="0" w:color="auto"/>
                <w:right w:val="none" w:sz="0" w:space="0" w:color="auto"/>
              </w:divBdr>
            </w:div>
            <w:div w:id="586042267">
              <w:marLeft w:val="0"/>
              <w:marRight w:val="0"/>
              <w:marTop w:val="0"/>
              <w:marBottom w:val="0"/>
              <w:divBdr>
                <w:top w:val="none" w:sz="0" w:space="0" w:color="auto"/>
                <w:left w:val="none" w:sz="0" w:space="0" w:color="auto"/>
                <w:bottom w:val="none" w:sz="0" w:space="0" w:color="auto"/>
                <w:right w:val="none" w:sz="0" w:space="0" w:color="auto"/>
              </w:divBdr>
            </w:div>
            <w:div w:id="586424537">
              <w:marLeft w:val="0"/>
              <w:marRight w:val="0"/>
              <w:marTop w:val="0"/>
              <w:marBottom w:val="0"/>
              <w:divBdr>
                <w:top w:val="none" w:sz="0" w:space="0" w:color="auto"/>
                <w:left w:val="none" w:sz="0" w:space="0" w:color="auto"/>
                <w:bottom w:val="none" w:sz="0" w:space="0" w:color="auto"/>
                <w:right w:val="none" w:sz="0" w:space="0" w:color="auto"/>
              </w:divBdr>
            </w:div>
            <w:div w:id="593977392">
              <w:marLeft w:val="0"/>
              <w:marRight w:val="0"/>
              <w:marTop w:val="0"/>
              <w:marBottom w:val="0"/>
              <w:divBdr>
                <w:top w:val="none" w:sz="0" w:space="0" w:color="auto"/>
                <w:left w:val="none" w:sz="0" w:space="0" w:color="auto"/>
                <w:bottom w:val="none" w:sz="0" w:space="0" w:color="auto"/>
                <w:right w:val="none" w:sz="0" w:space="0" w:color="auto"/>
              </w:divBdr>
            </w:div>
            <w:div w:id="595211271">
              <w:marLeft w:val="0"/>
              <w:marRight w:val="0"/>
              <w:marTop w:val="0"/>
              <w:marBottom w:val="0"/>
              <w:divBdr>
                <w:top w:val="none" w:sz="0" w:space="0" w:color="auto"/>
                <w:left w:val="none" w:sz="0" w:space="0" w:color="auto"/>
                <w:bottom w:val="none" w:sz="0" w:space="0" w:color="auto"/>
                <w:right w:val="none" w:sz="0" w:space="0" w:color="auto"/>
              </w:divBdr>
            </w:div>
            <w:div w:id="596711686">
              <w:marLeft w:val="0"/>
              <w:marRight w:val="0"/>
              <w:marTop w:val="0"/>
              <w:marBottom w:val="0"/>
              <w:divBdr>
                <w:top w:val="none" w:sz="0" w:space="0" w:color="auto"/>
                <w:left w:val="none" w:sz="0" w:space="0" w:color="auto"/>
                <w:bottom w:val="none" w:sz="0" w:space="0" w:color="auto"/>
                <w:right w:val="none" w:sz="0" w:space="0" w:color="auto"/>
              </w:divBdr>
            </w:div>
            <w:div w:id="596714303">
              <w:marLeft w:val="0"/>
              <w:marRight w:val="0"/>
              <w:marTop w:val="0"/>
              <w:marBottom w:val="0"/>
              <w:divBdr>
                <w:top w:val="none" w:sz="0" w:space="0" w:color="auto"/>
                <w:left w:val="none" w:sz="0" w:space="0" w:color="auto"/>
                <w:bottom w:val="none" w:sz="0" w:space="0" w:color="auto"/>
                <w:right w:val="none" w:sz="0" w:space="0" w:color="auto"/>
              </w:divBdr>
            </w:div>
            <w:div w:id="599338187">
              <w:marLeft w:val="0"/>
              <w:marRight w:val="0"/>
              <w:marTop w:val="0"/>
              <w:marBottom w:val="0"/>
              <w:divBdr>
                <w:top w:val="none" w:sz="0" w:space="0" w:color="auto"/>
                <w:left w:val="none" w:sz="0" w:space="0" w:color="auto"/>
                <w:bottom w:val="none" w:sz="0" w:space="0" w:color="auto"/>
                <w:right w:val="none" w:sz="0" w:space="0" w:color="auto"/>
              </w:divBdr>
            </w:div>
            <w:div w:id="602764280">
              <w:marLeft w:val="0"/>
              <w:marRight w:val="0"/>
              <w:marTop w:val="0"/>
              <w:marBottom w:val="0"/>
              <w:divBdr>
                <w:top w:val="none" w:sz="0" w:space="0" w:color="auto"/>
                <w:left w:val="none" w:sz="0" w:space="0" w:color="auto"/>
                <w:bottom w:val="none" w:sz="0" w:space="0" w:color="auto"/>
                <w:right w:val="none" w:sz="0" w:space="0" w:color="auto"/>
              </w:divBdr>
            </w:div>
            <w:div w:id="609242821">
              <w:marLeft w:val="0"/>
              <w:marRight w:val="0"/>
              <w:marTop w:val="0"/>
              <w:marBottom w:val="0"/>
              <w:divBdr>
                <w:top w:val="none" w:sz="0" w:space="0" w:color="auto"/>
                <w:left w:val="none" w:sz="0" w:space="0" w:color="auto"/>
                <w:bottom w:val="none" w:sz="0" w:space="0" w:color="auto"/>
                <w:right w:val="none" w:sz="0" w:space="0" w:color="auto"/>
              </w:divBdr>
            </w:div>
            <w:div w:id="610211789">
              <w:marLeft w:val="0"/>
              <w:marRight w:val="0"/>
              <w:marTop w:val="0"/>
              <w:marBottom w:val="0"/>
              <w:divBdr>
                <w:top w:val="none" w:sz="0" w:space="0" w:color="auto"/>
                <w:left w:val="none" w:sz="0" w:space="0" w:color="auto"/>
                <w:bottom w:val="none" w:sz="0" w:space="0" w:color="auto"/>
                <w:right w:val="none" w:sz="0" w:space="0" w:color="auto"/>
              </w:divBdr>
            </w:div>
            <w:div w:id="616063250">
              <w:marLeft w:val="0"/>
              <w:marRight w:val="0"/>
              <w:marTop w:val="0"/>
              <w:marBottom w:val="0"/>
              <w:divBdr>
                <w:top w:val="none" w:sz="0" w:space="0" w:color="auto"/>
                <w:left w:val="none" w:sz="0" w:space="0" w:color="auto"/>
                <w:bottom w:val="none" w:sz="0" w:space="0" w:color="auto"/>
                <w:right w:val="none" w:sz="0" w:space="0" w:color="auto"/>
              </w:divBdr>
            </w:div>
            <w:div w:id="623733566">
              <w:marLeft w:val="0"/>
              <w:marRight w:val="0"/>
              <w:marTop w:val="0"/>
              <w:marBottom w:val="0"/>
              <w:divBdr>
                <w:top w:val="none" w:sz="0" w:space="0" w:color="auto"/>
                <w:left w:val="none" w:sz="0" w:space="0" w:color="auto"/>
                <w:bottom w:val="none" w:sz="0" w:space="0" w:color="auto"/>
                <w:right w:val="none" w:sz="0" w:space="0" w:color="auto"/>
              </w:divBdr>
            </w:div>
            <w:div w:id="627054441">
              <w:marLeft w:val="0"/>
              <w:marRight w:val="0"/>
              <w:marTop w:val="0"/>
              <w:marBottom w:val="0"/>
              <w:divBdr>
                <w:top w:val="none" w:sz="0" w:space="0" w:color="auto"/>
                <w:left w:val="none" w:sz="0" w:space="0" w:color="auto"/>
                <w:bottom w:val="none" w:sz="0" w:space="0" w:color="auto"/>
                <w:right w:val="none" w:sz="0" w:space="0" w:color="auto"/>
              </w:divBdr>
            </w:div>
            <w:div w:id="630860935">
              <w:marLeft w:val="0"/>
              <w:marRight w:val="0"/>
              <w:marTop w:val="0"/>
              <w:marBottom w:val="0"/>
              <w:divBdr>
                <w:top w:val="none" w:sz="0" w:space="0" w:color="auto"/>
                <w:left w:val="none" w:sz="0" w:space="0" w:color="auto"/>
                <w:bottom w:val="none" w:sz="0" w:space="0" w:color="auto"/>
                <w:right w:val="none" w:sz="0" w:space="0" w:color="auto"/>
              </w:divBdr>
            </w:div>
            <w:div w:id="634064423">
              <w:marLeft w:val="0"/>
              <w:marRight w:val="0"/>
              <w:marTop w:val="0"/>
              <w:marBottom w:val="0"/>
              <w:divBdr>
                <w:top w:val="none" w:sz="0" w:space="0" w:color="auto"/>
                <w:left w:val="none" w:sz="0" w:space="0" w:color="auto"/>
                <w:bottom w:val="none" w:sz="0" w:space="0" w:color="auto"/>
                <w:right w:val="none" w:sz="0" w:space="0" w:color="auto"/>
              </w:divBdr>
            </w:div>
            <w:div w:id="640694989">
              <w:marLeft w:val="0"/>
              <w:marRight w:val="0"/>
              <w:marTop w:val="0"/>
              <w:marBottom w:val="0"/>
              <w:divBdr>
                <w:top w:val="none" w:sz="0" w:space="0" w:color="auto"/>
                <w:left w:val="none" w:sz="0" w:space="0" w:color="auto"/>
                <w:bottom w:val="none" w:sz="0" w:space="0" w:color="auto"/>
                <w:right w:val="none" w:sz="0" w:space="0" w:color="auto"/>
              </w:divBdr>
            </w:div>
            <w:div w:id="647903820">
              <w:marLeft w:val="0"/>
              <w:marRight w:val="0"/>
              <w:marTop w:val="0"/>
              <w:marBottom w:val="0"/>
              <w:divBdr>
                <w:top w:val="none" w:sz="0" w:space="0" w:color="auto"/>
                <w:left w:val="none" w:sz="0" w:space="0" w:color="auto"/>
                <w:bottom w:val="none" w:sz="0" w:space="0" w:color="auto"/>
                <w:right w:val="none" w:sz="0" w:space="0" w:color="auto"/>
              </w:divBdr>
            </w:div>
            <w:div w:id="653724242">
              <w:marLeft w:val="0"/>
              <w:marRight w:val="0"/>
              <w:marTop w:val="0"/>
              <w:marBottom w:val="0"/>
              <w:divBdr>
                <w:top w:val="none" w:sz="0" w:space="0" w:color="auto"/>
                <w:left w:val="none" w:sz="0" w:space="0" w:color="auto"/>
                <w:bottom w:val="none" w:sz="0" w:space="0" w:color="auto"/>
                <w:right w:val="none" w:sz="0" w:space="0" w:color="auto"/>
              </w:divBdr>
            </w:div>
            <w:div w:id="668143645">
              <w:marLeft w:val="0"/>
              <w:marRight w:val="0"/>
              <w:marTop w:val="0"/>
              <w:marBottom w:val="0"/>
              <w:divBdr>
                <w:top w:val="none" w:sz="0" w:space="0" w:color="auto"/>
                <w:left w:val="none" w:sz="0" w:space="0" w:color="auto"/>
                <w:bottom w:val="none" w:sz="0" w:space="0" w:color="auto"/>
                <w:right w:val="none" w:sz="0" w:space="0" w:color="auto"/>
              </w:divBdr>
            </w:div>
            <w:div w:id="677468188">
              <w:marLeft w:val="0"/>
              <w:marRight w:val="0"/>
              <w:marTop w:val="0"/>
              <w:marBottom w:val="0"/>
              <w:divBdr>
                <w:top w:val="none" w:sz="0" w:space="0" w:color="auto"/>
                <w:left w:val="none" w:sz="0" w:space="0" w:color="auto"/>
                <w:bottom w:val="none" w:sz="0" w:space="0" w:color="auto"/>
                <w:right w:val="none" w:sz="0" w:space="0" w:color="auto"/>
              </w:divBdr>
            </w:div>
            <w:div w:id="688870911">
              <w:marLeft w:val="0"/>
              <w:marRight w:val="0"/>
              <w:marTop w:val="0"/>
              <w:marBottom w:val="0"/>
              <w:divBdr>
                <w:top w:val="none" w:sz="0" w:space="0" w:color="auto"/>
                <w:left w:val="none" w:sz="0" w:space="0" w:color="auto"/>
                <w:bottom w:val="none" w:sz="0" w:space="0" w:color="auto"/>
                <w:right w:val="none" w:sz="0" w:space="0" w:color="auto"/>
              </w:divBdr>
            </w:div>
            <w:div w:id="691539108">
              <w:marLeft w:val="0"/>
              <w:marRight w:val="0"/>
              <w:marTop w:val="0"/>
              <w:marBottom w:val="0"/>
              <w:divBdr>
                <w:top w:val="none" w:sz="0" w:space="0" w:color="auto"/>
                <w:left w:val="none" w:sz="0" w:space="0" w:color="auto"/>
                <w:bottom w:val="none" w:sz="0" w:space="0" w:color="auto"/>
                <w:right w:val="none" w:sz="0" w:space="0" w:color="auto"/>
              </w:divBdr>
            </w:div>
            <w:div w:id="692073491">
              <w:marLeft w:val="0"/>
              <w:marRight w:val="0"/>
              <w:marTop w:val="0"/>
              <w:marBottom w:val="0"/>
              <w:divBdr>
                <w:top w:val="none" w:sz="0" w:space="0" w:color="auto"/>
                <w:left w:val="none" w:sz="0" w:space="0" w:color="auto"/>
                <w:bottom w:val="none" w:sz="0" w:space="0" w:color="auto"/>
                <w:right w:val="none" w:sz="0" w:space="0" w:color="auto"/>
              </w:divBdr>
            </w:div>
            <w:div w:id="697777245">
              <w:marLeft w:val="0"/>
              <w:marRight w:val="0"/>
              <w:marTop w:val="0"/>
              <w:marBottom w:val="0"/>
              <w:divBdr>
                <w:top w:val="none" w:sz="0" w:space="0" w:color="auto"/>
                <w:left w:val="none" w:sz="0" w:space="0" w:color="auto"/>
                <w:bottom w:val="none" w:sz="0" w:space="0" w:color="auto"/>
                <w:right w:val="none" w:sz="0" w:space="0" w:color="auto"/>
              </w:divBdr>
            </w:div>
            <w:div w:id="728530896">
              <w:marLeft w:val="0"/>
              <w:marRight w:val="0"/>
              <w:marTop w:val="0"/>
              <w:marBottom w:val="0"/>
              <w:divBdr>
                <w:top w:val="none" w:sz="0" w:space="0" w:color="auto"/>
                <w:left w:val="none" w:sz="0" w:space="0" w:color="auto"/>
                <w:bottom w:val="none" w:sz="0" w:space="0" w:color="auto"/>
                <w:right w:val="none" w:sz="0" w:space="0" w:color="auto"/>
              </w:divBdr>
            </w:div>
            <w:div w:id="729882760">
              <w:marLeft w:val="0"/>
              <w:marRight w:val="0"/>
              <w:marTop w:val="0"/>
              <w:marBottom w:val="0"/>
              <w:divBdr>
                <w:top w:val="none" w:sz="0" w:space="0" w:color="auto"/>
                <w:left w:val="none" w:sz="0" w:space="0" w:color="auto"/>
                <w:bottom w:val="none" w:sz="0" w:space="0" w:color="auto"/>
                <w:right w:val="none" w:sz="0" w:space="0" w:color="auto"/>
              </w:divBdr>
            </w:div>
            <w:div w:id="741218963">
              <w:marLeft w:val="0"/>
              <w:marRight w:val="0"/>
              <w:marTop w:val="0"/>
              <w:marBottom w:val="0"/>
              <w:divBdr>
                <w:top w:val="none" w:sz="0" w:space="0" w:color="auto"/>
                <w:left w:val="none" w:sz="0" w:space="0" w:color="auto"/>
                <w:bottom w:val="none" w:sz="0" w:space="0" w:color="auto"/>
                <w:right w:val="none" w:sz="0" w:space="0" w:color="auto"/>
              </w:divBdr>
            </w:div>
            <w:div w:id="744642737">
              <w:marLeft w:val="0"/>
              <w:marRight w:val="0"/>
              <w:marTop w:val="0"/>
              <w:marBottom w:val="0"/>
              <w:divBdr>
                <w:top w:val="none" w:sz="0" w:space="0" w:color="auto"/>
                <w:left w:val="none" w:sz="0" w:space="0" w:color="auto"/>
                <w:bottom w:val="none" w:sz="0" w:space="0" w:color="auto"/>
                <w:right w:val="none" w:sz="0" w:space="0" w:color="auto"/>
              </w:divBdr>
            </w:div>
            <w:div w:id="751049207">
              <w:marLeft w:val="0"/>
              <w:marRight w:val="0"/>
              <w:marTop w:val="0"/>
              <w:marBottom w:val="0"/>
              <w:divBdr>
                <w:top w:val="none" w:sz="0" w:space="0" w:color="auto"/>
                <w:left w:val="none" w:sz="0" w:space="0" w:color="auto"/>
                <w:bottom w:val="none" w:sz="0" w:space="0" w:color="auto"/>
                <w:right w:val="none" w:sz="0" w:space="0" w:color="auto"/>
              </w:divBdr>
            </w:div>
            <w:div w:id="753624134">
              <w:marLeft w:val="0"/>
              <w:marRight w:val="0"/>
              <w:marTop w:val="0"/>
              <w:marBottom w:val="0"/>
              <w:divBdr>
                <w:top w:val="none" w:sz="0" w:space="0" w:color="auto"/>
                <w:left w:val="none" w:sz="0" w:space="0" w:color="auto"/>
                <w:bottom w:val="none" w:sz="0" w:space="0" w:color="auto"/>
                <w:right w:val="none" w:sz="0" w:space="0" w:color="auto"/>
              </w:divBdr>
            </w:div>
            <w:div w:id="756441340">
              <w:marLeft w:val="0"/>
              <w:marRight w:val="0"/>
              <w:marTop w:val="0"/>
              <w:marBottom w:val="0"/>
              <w:divBdr>
                <w:top w:val="none" w:sz="0" w:space="0" w:color="auto"/>
                <w:left w:val="none" w:sz="0" w:space="0" w:color="auto"/>
                <w:bottom w:val="none" w:sz="0" w:space="0" w:color="auto"/>
                <w:right w:val="none" w:sz="0" w:space="0" w:color="auto"/>
              </w:divBdr>
            </w:div>
            <w:div w:id="773091329">
              <w:marLeft w:val="0"/>
              <w:marRight w:val="0"/>
              <w:marTop w:val="0"/>
              <w:marBottom w:val="0"/>
              <w:divBdr>
                <w:top w:val="none" w:sz="0" w:space="0" w:color="auto"/>
                <w:left w:val="none" w:sz="0" w:space="0" w:color="auto"/>
                <w:bottom w:val="none" w:sz="0" w:space="0" w:color="auto"/>
                <w:right w:val="none" w:sz="0" w:space="0" w:color="auto"/>
              </w:divBdr>
            </w:div>
            <w:div w:id="788359211">
              <w:marLeft w:val="0"/>
              <w:marRight w:val="0"/>
              <w:marTop w:val="0"/>
              <w:marBottom w:val="0"/>
              <w:divBdr>
                <w:top w:val="none" w:sz="0" w:space="0" w:color="auto"/>
                <w:left w:val="none" w:sz="0" w:space="0" w:color="auto"/>
                <w:bottom w:val="none" w:sz="0" w:space="0" w:color="auto"/>
                <w:right w:val="none" w:sz="0" w:space="0" w:color="auto"/>
              </w:divBdr>
            </w:div>
            <w:div w:id="794102666">
              <w:marLeft w:val="0"/>
              <w:marRight w:val="0"/>
              <w:marTop w:val="0"/>
              <w:marBottom w:val="0"/>
              <w:divBdr>
                <w:top w:val="none" w:sz="0" w:space="0" w:color="auto"/>
                <w:left w:val="none" w:sz="0" w:space="0" w:color="auto"/>
                <w:bottom w:val="none" w:sz="0" w:space="0" w:color="auto"/>
                <w:right w:val="none" w:sz="0" w:space="0" w:color="auto"/>
              </w:divBdr>
            </w:div>
            <w:div w:id="799156336">
              <w:marLeft w:val="0"/>
              <w:marRight w:val="0"/>
              <w:marTop w:val="0"/>
              <w:marBottom w:val="0"/>
              <w:divBdr>
                <w:top w:val="none" w:sz="0" w:space="0" w:color="auto"/>
                <w:left w:val="none" w:sz="0" w:space="0" w:color="auto"/>
                <w:bottom w:val="none" w:sz="0" w:space="0" w:color="auto"/>
                <w:right w:val="none" w:sz="0" w:space="0" w:color="auto"/>
              </w:divBdr>
            </w:div>
            <w:div w:id="807211489">
              <w:marLeft w:val="0"/>
              <w:marRight w:val="0"/>
              <w:marTop w:val="0"/>
              <w:marBottom w:val="0"/>
              <w:divBdr>
                <w:top w:val="none" w:sz="0" w:space="0" w:color="auto"/>
                <w:left w:val="none" w:sz="0" w:space="0" w:color="auto"/>
                <w:bottom w:val="none" w:sz="0" w:space="0" w:color="auto"/>
                <w:right w:val="none" w:sz="0" w:space="0" w:color="auto"/>
              </w:divBdr>
            </w:div>
            <w:div w:id="814027628">
              <w:marLeft w:val="0"/>
              <w:marRight w:val="0"/>
              <w:marTop w:val="0"/>
              <w:marBottom w:val="0"/>
              <w:divBdr>
                <w:top w:val="none" w:sz="0" w:space="0" w:color="auto"/>
                <w:left w:val="none" w:sz="0" w:space="0" w:color="auto"/>
                <w:bottom w:val="none" w:sz="0" w:space="0" w:color="auto"/>
                <w:right w:val="none" w:sz="0" w:space="0" w:color="auto"/>
              </w:divBdr>
            </w:div>
            <w:div w:id="815495359">
              <w:marLeft w:val="0"/>
              <w:marRight w:val="0"/>
              <w:marTop w:val="0"/>
              <w:marBottom w:val="0"/>
              <w:divBdr>
                <w:top w:val="none" w:sz="0" w:space="0" w:color="auto"/>
                <w:left w:val="none" w:sz="0" w:space="0" w:color="auto"/>
                <w:bottom w:val="none" w:sz="0" w:space="0" w:color="auto"/>
                <w:right w:val="none" w:sz="0" w:space="0" w:color="auto"/>
              </w:divBdr>
            </w:div>
            <w:div w:id="817189814">
              <w:marLeft w:val="0"/>
              <w:marRight w:val="0"/>
              <w:marTop w:val="0"/>
              <w:marBottom w:val="0"/>
              <w:divBdr>
                <w:top w:val="none" w:sz="0" w:space="0" w:color="auto"/>
                <w:left w:val="none" w:sz="0" w:space="0" w:color="auto"/>
                <w:bottom w:val="none" w:sz="0" w:space="0" w:color="auto"/>
                <w:right w:val="none" w:sz="0" w:space="0" w:color="auto"/>
              </w:divBdr>
            </w:div>
            <w:div w:id="830408444">
              <w:marLeft w:val="0"/>
              <w:marRight w:val="0"/>
              <w:marTop w:val="0"/>
              <w:marBottom w:val="0"/>
              <w:divBdr>
                <w:top w:val="none" w:sz="0" w:space="0" w:color="auto"/>
                <w:left w:val="none" w:sz="0" w:space="0" w:color="auto"/>
                <w:bottom w:val="none" w:sz="0" w:space="0" w:color="auto"/>
                <w:right w:val="none" w:sz="0" w:space="0" w:color="auto"/>
              </w:divBdr>
            </w:div>
            <w:div w:id="833952466">
              <w:marLeft w:val="0"/>
              <w:marRight w:val="0"/>
              <w:marTop w:val="0"/>
              <w:marBottom w:val="0"/>
              <w:divBdr>
                <w:top w:val="none" w:sz="0" w:space="0" w:color="auto"/>
                <w:left w:val="none" w:sz="0" w:space="0" w:color="auto"/>
                <w:bottom w:val="none" w:sz="0" w:space="0" w:color="auto"/>
                <w:right w:val="none" w:sz="0" w:space="0" w:color="auto"/>
              </w:divBdr>
            </w:div>
            <w:div w:id="835926069">
              <w:marLeft w:val="0"/>
              <w:marRight w:val="0"/>
              <w:marTop w:val="0"/>
              <w:marBottom w:val="0"/>
              <w:divBdr>
                <w:top w:val="none" w:sz="0" w:space="0" w:color="auto"/>
                <w:left w:val="none" w:sz="0" w:space="0" w:color="auto"/>
                <w:bottom w:val="none" w:sz="0" w:space="0" w:color="auto"/>
                <w:right w:val="none" w:sz="0" w:space="0" w:color="auto"/>
              </w:divBdr>
            </w:div>
            <w:div w:id="838497375">
              <w:marLeft w:val="0"/>
              <w:marRight w:val="0"/>
              <w:marTop w:val="0"/>
              <w:marBottom w:val="0"/>
              <w:divBdr>
                <w:top w:val="none" w:sz="0" w:space="0" w:color="auto"/>
                <w:left w:val="none" w:sz="0" w:space="0" w:color="auto"/>
                <w:bottom w:val="none" w:sz="0" w:space="0" w:color="auto"/>
                <w:right w:val="none" w:sz="0" w:space="0" w:color="auto"/>
              </w:divBdr>
            </w:div>
            <w:div w:id="855777169">
              <w:marLeft w:val="0"/>
              <w:marRight w:val="0"/>
              <w:marTop w:val="0"/>
              <w:marBottom w:val="0"/>
              <w:divBdr>
                <w:top w:val="none" w:sz="0" w:space="0" w:color="auto"/>
                <w:left w:val="none" w:sz="0" w:space="0" w:color="auto"/>
                <w:bottom w:val="none" w:sz="0" w:space="0" w:color="auto"/>
                <w:right w:val="none" w:sz="0" w:space="0" w:color="auto"/>
              </w:divBdr>
            </w:div>
            <w:div w:id="860822576">
              <w:marLeft w:val="0"/>
              <w:marRight w:val="0"/>
              <w:marTop w:val="0"/>
              <w:marBottom w:val="0"/>
              <w:divBdr>
                <w:top w:val="none" w:sz="0" w:space="0" w:color="auto"/>
                <w:left w:val="none" w:sz="0" w:space="0" w:color="auto"/>
                <w:bottom w:val="none" w:sz="0" w:space="0" w:color="auto"/>
                <w:right w:val="none" w:sz="0" w:space="0" w:color="auto"/>
              </w:divBdr>
            </w:div>
            <w:div w:id="860969926">
              <w:marLeft w:val="0"/>
              <w:marRight w:val="0"/>
              <w:marTop w:val="0"/>
              <w:marBottom w:val="0"/>
              <w:divBdr>
                <w:top w:val="none" w:sz="0" w:space="0" w:color="auto"/>
                <w:left w:val="none" w:sz="0" w:space="0" w:color="auto"/>
                <w:bottom w:val="none" w:sz="0" w:space="0" w:color="auto"/>
                <w:right w:val="none" w:sz="0" w:space="0" w:color="auto"/>
              </w:divBdr>
            </w:div>
            <w:div w:id="865366957">
              <w:marLeft w:val="0"/>
              <w:marRight w:val="0"/>
              <w:marTop w:val="0"/>
              <w:marBottom w:val="0"/>
              <w:divBdr>
                <w:top w:val="none" w:sz="0" w:space="0" w:color="auto"/>
                <w:left w:val="none" w:sz="0" w:space="0" w:color="auto"/>
                <w:bottom w:val="none" w:sz="0" w:space="0" w:color="auto"/>
                <w:right w:val="none" w:sz="0" w:space="0" w:color="auto"/>
              </w:divBdr>
            </w:div>
            <w:div w:id="870537979">
              <w:marLeft w:val="0"/>
              <w:marRight w:val="0"/>
              <w:marTop w:val="0"/>
              <w:marBottom w:val="0"/>
              <w:divBdr>
                <w:top w:val="none" w:sz="0" w:space="0" w:color="auto"/>
                <w:left w:val="none" w:sz="0" w:space="0" w:color="auto"/>
                <w:bottom w:val="none" w:sz="0" w:space="0" w:color="auto"/>
                <w:right w:val="none" w:sz="0" w:space="0" w:color="auto"/>
              </w:divBdr>
            </w:div>
            <w:div w:id="880822871">
              <w:marLeft w:val="0"/>
              <w:marRight w:val="0"/>
              <w:marTop w:val="0"/>
              <w:marBottom w:val="0"/>
              <w:divBdr>
                <w:top w:val="none" w:sz="0" w:space="0" w:color="auto"/>
                <w:left w:val="none" w:sz="0" w:space="0" w:color="auto"/>
                <w:bottom w:val="none" w:sz="0" w:space="0" w:color="auto"/>
                <w:right w:val="none" w:sz="0" w:space="0" w:color="auto"/>
              </w:divBdr>
            </w:div>
            <w:div w:id="890961941">
              <w:marLeft w:val="0"/>
              <w:marRight w:val="0"/>
              <w:marTop w:val="0"/>
              <w:marBottom w:val="0"/>
              <w:divBdr>
                <w:top w:val="none" w:sz="0" w:space="0" w:color="auto"/>
                <w:left w:val="none" w:sz="0" w:space="0" w:color="auto"/>
                <w:bottom w:val="none" w:sz="0" w:space="0" w:color="auto"/>
                <w:right w:val="none" w:sz="0" w:space="0" w:color="auto"/>
              </w:divBdr>
            </w:div>
            <w:div w:id="896354015">
              <w:marLeft w:val="0"/>
              <w:marRight w:val="0"/>
              <w:marTop w:val="0"/>
              <w:marBottom w:val="0"/>
              <w:divBdr>
                <w:top w:val="none" w:sz="0" w:space="0" w:color="auto"/>
                <w:left w:val="none" w:sz="0" w:space="0" w:color="auto"/>
                <w:bottom w:val="none" w:sz="0" w:space="0" w:color="auto"/>
                <w:right w:val="none" w:sz="0" w:space="0" w:color="auto"/>
              </w:divBdr>
            </w:div>
            <w:div w:id="896740668">
              <w:marLeft w:val="0"/>
              <w:marRight w:val="0"/>
              <w:marTop w:val="0"/>
              <w:marBottom w:val="0"/>
              <w:divBdr>
                <w:top w:val="none" w:sz="0" w:space="0" w:color="auto"/>
                <w:left w:val="none" w:sz="0" w:space="0" w:color="auto"/>
                <w:bottom w:val="none" w:sz="0" w:space="0" w:color="auto"/>
                <w:right w:val="none" w:sz="0" w:space="0" w:color="auto"/>
              </w:divBdr>
            </w:div>
            <w:div w:id="905645737">
              <w:marLeft w:val="0"/>
              <w:marRight w:val="0"/>
              <w:marTop w:val="0"/>
              <w:marBottom w:val="0"/>
              <w:divBdr>
                <w:top w:val="none" w:sz="0" w:space="0" w:color="auto"/>
                <w:left w:val="none" w:sz="0" w:space="0" w:color="auto"/>
                <w:bottom w:val="none" w:sz="0" w:space="0" w:color="auto"/>
                <w:right w:val="none" w:sz="0" w:space="0" w:color="auto"/>
              </w:divBdr>
            </w:div>
            <w:div w:id="907034354">
              <w:marLeft w:val="0"/>
              <w:marRight w:val="0"/>
              <w:marTop w:val="0"/>
              <w:marBottom w:val="0"/>
              <w:divBdr>
                <w:top w:val="none" w:sz="0" w:space="0" w:color="auto"/>
                <w:left w:val="none" w:sz="0" w:space="0" w:color="auto"/>
                <w:bottom w:val="none" w:sz="0" w:space="0" w:color="auto"/>
                <w:right w:val="none" w:sz="0" w:space="0" w:color="auto"/>
              </w:divBdr>
            </w:div>
            <w:div w:id="910309519">
              <w:marLeft w:val="0"/>
              <w:marRight w:val="0"/>
              <w:marTop w:val="0"/>
              <w:marBottom w:val="0"/>
              <w:divBdr>
                <w:top w:val="none" w:sz="0" w:space="0" w:color="auto"/>
                <w:left w:val="none" w:sz="0" w:space="0" w:color="auto"/>
                <w:bottom w:val="none" w:sz="0" w:space="0" w:color="auto"/>
                <w:right w:val="none" w:sz="0" w:space="0" w:color="auto"/>
              </w:divBdr>
            </w:div>
            <w:div w:id="913514006">
              <w:marLeft w:val="0"/>
              <w:marRight w:val="0"/>
              <w:marTop w:val="0"/>
              <w:marBottom w:val="0"/>
              <w:divBdr>
                <w:top w:val="none" w:sz="0" w:space="0" w:color="auto"/>
                <w:left w:val="none" w:sz="0" w:space="0" w:color="auto"/>
                <w:bottom w:val="none" w:sz="0" w:space="0" w:color="auto"/>
                <w:right w:val="none" w:sz="0" w:space="0" w:color="auto"/>
              </w:divBdr>
            </w:div>
            <w:div w:id="914321114">
              <w:marLeft w:val="0"/>
              <w:marRight w:val="0"/>
              <w:marTop w:val="0"/>
              <w:marBottom w:val="0"/>
              <w:divBdr>
                <w:top w:val="none" w:sz="0" w:space="0" w:color="auto"/>
                <w:left w:val="none" w:sz="0" w:space="0" w:color="auto"/>
                <w:bottom w:val="none" w:sz="0" w:space="0" w:color="auto"/>
                <w:right w:val="none" w:sz="0" w:space="0" w:color="auto"/>
              </w:divBdr>
            </w:div>
            <w:div w:id="921111789">
              <w:marLeft w:val="0"/>
              <w:marRight w:val="0"/>
              <w:marTop w:val="0"/>
              <w:marBottom w:val="0"/>
              <w:divBdr>
                <w:top w:val="none" w:sz="0" w:space="0" w:color="auto"/>
                <w:left w:val="none" w:sz="0" w:space="0" w:color="auto"/>
                <w:bottom w:val="none" w:sz="0" w:space="0" w:color="auto"/>
                <w:right w:val="none" w:sz="0" w:space="0" w:color="auto"/>
              </w:divBdr>
            </w:div>
            <w:div w:id="925652606">
              <w:marLeft w:val="0"/>
              <w:marRight w:val="0"/>
              <w:marTop w:val="0"/>
              <w:marBottom w:val="0"/>
              <w:divBdr>
                <w:top w:val="none" w:sz="0" w:space="0" w:color="auto"/>
                <w:left w:val="none" w:sz="0" w:space="0" w:color="auto"/>
                <w:bottom w:val="none" w:sz="0" w:space="0" w:color="auto"/>
                <w:right w:val="none" w:sz="0" w:space="0" w:color="auto"/>
              </w:divBdr>
            </w:div>
            <w:div w:id="928779849">
              <w:marLeft w:val="0"/>
              <w:marRight w:val="0"/>
              <w:marTop w:val="0"/>
              <w:marBottom w:val="0"/>
              <w:divBdr>
                <w:top w:val="none" w:sz="0" w:space="0" w:color="auto"/>
                <w:left w:val="none" w:sz="0" w:space="0" w:color="auto"/>
                <w:bottom w:val="none" w:sz="0" w:space="0" w:color="auto"/>
                <w:right w:val="none" w:sz="0" w:space="0" w:color="auto"/>
              </w:divBdr>
            </w:div>
            <w:div w:id="932588297">
              <w:marLeft w:val="0"/>
              <w:marRight w:val="0"/>
              <w:marTop w:val="0"/>
              <w:marBottom w:val="0"/>
              <w:divBdr>
                <w:top w:val="none" w:sz="0" w:space="0" w:color="auto"/>
                <w:left w:val="none" w:sz="0" w:space="0" w:color="auto"/>
                <w:bottom w:val="none" w:sz="0" w:space="0" w:color="auto"/>
                <w:right w:val="none" w:sz="0" w:space="0" w:color="auto"/>
              </w:divBdr>
            </w:div>
            <w:div w:id="937327114">
              <w:marLeft w:val="0"/>
              <w:marRight w:val="0"/>
              <w:marTop w:val="0"/>
              <w:marBottom w:val="0"/>
              <w:divBdr>
                <w:top w:val="none" w:sz="0" w:space="0" w:color="auto"/>
                <w:left w:val="none" w:sz="0" w:space="0" w:color="auto"/>
                <w:bottom w:val="none" w:sz="0" w:space="0" w:color="auto"/>
                <w:right w:val="none" w:sz="0" w:space="0" w:color="auto"/>
              </w:divBdr>
            </w:div>
            <w:div w:id="940643614">
              <w:marLeft w:val="0"/>
              <w:marRight w:val="0"/>
              <w:marTop w:val="0"/>
              <w:marBottom w:val="0"/>
              <w:divBdr>
                <w:top w:val="none" w:sz="0" w:space="0" w:color="auto"/>
                <w:left w:val="none" w:sz="0" w:space="0" w:color="auto"/>
                <w:bottom w:val="none" w:sz="0" w:space="0" w:color="auto"/>
                <w:right w:val="none" w:sz="0" w:space="0" w:color="auto"/>
              </w:divBdr>
            </w:div>
            <w:div w:id="950749244">
              <w:marLeft w:val="0"/>
              <w:marRight w:val="0"/>
              <w:marTop w:val="0"/>
              <w:marBottom w:val="0"/>
              <w:divBdr>
                <w:top w:val="none" w:sz="0" w:space="0" w:color="auto"/>
                <w:left w:val="none" w:sz="0" w:space="0" w:color="auto"/>
                <w:bottom w:val="none" w:sz="0" w:space="0" w:color="auto"/>
                <w:right w:val="none" w:sz="0" w:space="0" w:color="auto"/>
              </w:divBdr>
            </w:div>
            <w:div w:id="958268398">
              <w:marLeft w:val="0"/>
              <w:marRight w:val="0"/>
              <w:marTop w:val="0"/>
              <w:marBottom w:val="0"/>
              <w:divBdr>
                <w:top w:val="none" w:sz="0" w:space="0" w:color="auto"/>
                <w:left w:val="none" w:sz="0" w:space="0" w:color="auto"/>
                <w:bottom w:val="none" w:sz="0" w:space="0" w:color="auto"/>
                <w:right w:val="none" w:sz="0" w:space="0" w:color="auto"/>
              </w:divBdr>
            </w:div>
            <w:div w:id="963736080">
              <w:marLeft w:val="0"/>
              <w:marRight w:val="0"/>
              <w:marTop w:val="0"/>
              <w:marBottom w:val="0"/>
              <w:divBdr>
                <w:top w:val="none" w:sz="0" w:space="0" w:color="auto"/>
                <w:left w:val="none" w:sz="0" w:space="0" w:color="auto"/>
                <w:bottom w:val="none" w:sz="0" w:space="0" w:color="auto"/>
                <w:right w:val="none" w:sz="0" w:space="0" w:color="auto"/>
              </w:divBdr>
            </w:div>
            <w:div w:id="985622071">
              <w:marLeft w:val="0"/>
              <w:marRight w:val="0"/>
              <w:marTop w:val="0"/>
              <w:marBottom w:val="0"/>
              <w:divBdr>
                <w:top w:val="none" w:sz="0" w:space="0" w:color="auto"/>
                <w:left w:val="none" w:sz="0" w:space="0" w:color="auto"/>
                <w:bottom w:val="none" w:sz="0" w:space="0" w:color="auto"/>
                <w:right w:val="none" w:sz="0" w:space="0" w:color="auto"/>
              </w:divBdr>
            </w:div>
            <w:div w:id="987517811">
              <w:marLeft w:val="0"/>
              <w:marRight w:val="0"/>
              <w:marTop w:val="0"/>
              <w:marBottom w:val="0"/>
              <w:divBdr>
                <w:top w:val="none" w:sz="0" w:space="0" w:color="auto"/>
                <w:left w:val="none" w:sz="0" w:space="0" w:color="auto"/>
                <w:bottom w:val="none" w:sz="0" w:space="0" w:color="auto"/>
                <w:right w:val="none" w:sz="0" w:space="0" w:color="auto"/>
              </w:divBdr>
            </w:div>
            <w:div w:id="996615635">
              <w:marLeft w:val="0"/>
              <w:marRight w:val="0"/>
              <w:marTop w:val="0"/>
              <w:marBottom w:val="0"/>
              <w:divBdr>
                <w:top w:val="none" w:sz="0" w:space="0" w:color="auto"/>
                <w:left w:val="none" w:sz="0" w:space="0" w:color="auto"/>
                <w:bottom w:val="none" w:sz="0" w:space="0" w:color="auto"/>
                <w:right w:val="none" w:sz="0" w:space="0" w:color="auto"/>
              </w:divBdr>
            </w:div>
            <w:div w:id="998537809">
              <w:marLeft w:val="0"/>
              <w:marRight w:val="0"/>
              <w:marTop w:val="0"/>
              <w:marBottom w:val="0"/>
              <w:divBdr>
                <w:top w:val="none" w:sz="0" w:space="0" w:color="auto"/>
                <w:left w:val="none" w:sz="0" w:space="0" w:color="auto"/>
                <w:bottom w:val="none" w:sz="0" w:space="0" w:color="auto"/>
                <w:right w:val="none" w:sz="0" w:space="0" w:color="auto"/>
              </w:divBdr>
            </w:div>
            <w:div w:id="1009522180">
              <w:marLeft w:val="0"/>
              <w:marRight w:val="0"/>
              <w:marTop w:val="0"/>
              <w:marBottom w:val="0"/>
              <w:divBdr>
                <w:top w:val="none" w:sz="0" w:space="0" w:color="auto"/>
                <w:left w:val="none" w:sz="0" w:space="0" w:color="auto"/>
                <w:bottom w:val="none" w:sz="0" w:space="0" w:color="auto"/>
                <w:right w:val="none" w:sz="0" w:space="0" w:color="auto"/>
              </w:divBdr>
            </w:div>
            <w:div w:id="1022711341">
              <w:marLeft w:val="0"/>
              <w:marRight w:val="0"/>
              <w:marTop w:val="0"/>
              <w:marBottom w:val="0"/>
              <w:divBdr>
                <w:top w:val="none" w:sz="0" w:space="0" w:color="auto"/>
                <w:left w:val="none" w:sz="0" w:space="0" w:color="auto"/>
                <w:bottom w:val="none" w:sz="0" w:space="0" w:color="auto"/>
                <w:right w:val="none" w:sz="0" w:space="0" w:color="auto"/>
              </w:divBdr>
            </w:div>
            <w:div w:id="1025594311">
              <w:marLeft w:val="0"/>
              <w:marRight w:val="0"/>
              <w:marTop w:val="0"/>
              <w:marBottom w:val="0"/>
              <w:divBdr>
                <w:top w:val="none" w:sz="0" w:space="0" w:color="auto"/>
                <w:left w:val="none" w:sz="0" w:space="0" w:color="auto"/>
                <w:bottom w:val="none" w:sz="0" w:space="0" w:color="auto"/>
                <w:right w:val="none" w:sz="0" w:space="0" w:color="auto"/>
              </w:divBdr>
            </w:div>
            <w:div w:id="1027409216">
              <w:marLeft w:val="0"/>
              <w:marRight w:val="0"/>
              <w:marTop w:val="0"/>
              <w:marBottom w:val="0"/>
              <w:divBdr>
                <w:top w:val="none" w:sz="0" w:space="0" w:color="auto"/>
                <w:left w:val="none" w:sz="0" w:space="0" w:color="auto"/>
                <w:bottom w:val="none" w:sz="0" w:space="0" w:color="auto"/>
                <w:right w:val="none" w:sz="0" w:space="0" w:color="auto"/>
              </w:divBdr>
            </w:div>
            <w:div w:id="1029530363">
              <w:marLeft w:val="0"/>
              <w:marRight w:val="0"/>
              <w:marTop w:val="0"/>
              <w:marBottom w:val="0"/>
              <w:divBdr>
                <w:top w:val="none" w:sz="0" w:space="0" w:color="auto"/>
                <w:left w:val="none" w:sz="0" w:space="0" w:color="auto"/>
                <w:bottom w:val="none" w:sz="0" w:space="0" w:color="auto"/>
                <w:right w:val="none" w:sz="0" w:space="0" w:color="auto"/>
              </w:divBdr>
            </w:div>
            <w:div w:id="1045183410">
              <w:marLeft w:val="0"/>
              <w:marRight w:val="0"/>
              <w:marTop w:val="0"/>
              <w:marBottom w:val="0"/>
              <w:divBdr>
                <w:top w:val="none" w:sz="0" w:space="0" w:color="auto"/>
                <w:left w:val="none" w:sz="0" w:space="0" w:color="auto"/>
                <w:bottom w:val="none" w:sz="0" w:space="0" w:color="auto"/>
                <w:right w:val="none" w:sz="0" w:space="0" w:color="auto"/>
              </w:divBdr>
            </w:div>
            <w:div w:id="1052197014">
              <w:marLeft w:val="0"/>
              <w:marRight w:val="0"/>
              <w:marTop w:val="0"/>
              <w:marBottom w:val="0"/>
              <w:divBdr>
                <w:top w:val="none" w:sz="0" w:space="0" w:color="auto"/>
                <w:left w:val="none" w:sz="0" w:space="0" w:color="auto"/>
                <w:bottom w:val="none" w:sz="0" w:space="0" w:color="auto"/>
                <w:right w:val="none" w:sz="0" w:space="0" w:color="auto"/>
              </w:divBdr>
            </w:div>
            <w:div w:id="1066026581">
              <w:marLeft w:val="0"/>
              <w:marRight w:val="0"/>
              <w:marTop w:val="0"/>
              <w:marBottom w:val="0"/>
              <w:divBdr>
                <w:top w:val="none" w:sz="0" w:space="0" w:color="auto"/>
                <w:left w:val="none" w:sz="0" w:space="0" w:color="auto"/>
                <w:bottom w:val="none" w:sz="0" w:space="0" w:color="auto"/>
                <w:right w:val="none" w:sz="0" w:space="0" w:color="auto"/>
              </w:divBdr>
            </w:div>
            <w:div w:id="1069302064">
              <w:marLeft w:val="0"/>
              <w:marRight w:val="0"/>
              <w:marTop w:val="0"/>
              <w:marBottom w:val="0"/>
              <w:divBdr>
                <w:top w:val="none" w:sz="0" w:space="0" w:color="auto"/>
                <w:left w:val="none" w:sz="0" w:space="0" w:color="auto"/>
                <w:bottom w:val="none" w:sz="0" w:space="0" w:color="auto"/>
                <w:right w:val="none" w:sz="0" w:space="0" w:color="auto"/>
              </w:divBdr>
            </w:div>
            <w:div w:id="1071736105">
              <w:marLeft w:val="0"/>
              <w:marRight w:val="0"/>
              <w:marTop w:val="0"/>
              <w:marBottom w:val="0"/>
              <w:divBdr>
                <w:top w:val="none" w:sz="0" w:space="0" w:color="auto"/>
                <w:left w:val="none" w:sz="0" w:space="0" w:color="auto"/>
                <w:bottom w:val="none" w:sz="0" w:space="0" w:color="auto"/>
                <w:right w:val="none" w:sz="0" w:space="0" w:color="auto"/>
              </w:divBdr>
            </w:div>
            <w:div w:id="1087924611">
              <w:marLeft w:val="0"/>
              <w:marRight w:val="0"/>
              <w:marTop w:val="0"/>
              <w:marBottom w:val="0"/>
              <w:divBdr>
                <w:top w:val="none" w:sz="0" w:space="0" w:color="auto"/>
                <w:left w:val="none" w:sz="0" w:space="0" w:color="auto"/>
                <w:bottom w:val="none" w:sz="0" w:space="0" w:color="auto"/>
                <w:right w:val="none" w:sz="0" w:space="0" w:color="auto"/>
              </w:divBdr>
            </w:div>
            <w:div w:id="1089471048">
              <w:marLeft w:val="0"/>
              <w:marRight w:val="0"/>
              <w:marTop w:val="0"/>
              <w:marBottom w:val="0"/>
              <w:divBdr>
                <w:top w:val="none" w:sz="0" w:space="0" w:color="auto"/>
                <w:left w:val="none" w:sz="0" w:space="0" w:color="auto"/>
                <w:bottom w:val="none" w:sz="0" w:space="0" w:color="auto"/>
                <w:right w:val="none" w:sz="0" w:space="0" w:color="auto"/>
              </w:divBdr>
            </w:div>
            <w:div w:id="1093207898">
              <w:marLeft w:val="0"/>
              <w:marRight w:val="0"/>
              <w:marTop w:val="0"/>
              <w:marBottom w:val="0"/>
              <w:divBdr>
                <w:top w:val="none" w:sz="0" w:space="0" w:color="auto"/>
                <w:left w:val="none" w:sz="0" w:space="0" w:color="auto"/>
                <w:bottom w:val="none" w:sz="0" w:space="0" w:color="auto"/>
                <w:right w:val="none" w:sz="0" w:space="0" w:color="auto"/>
              </w:divBdr>
            </w:div>
            <w:div w:id="1103572270">
              <w:marLeft w:val="0"/>
              <w:marRight w:val="0"/>
              <w:marTop w:val="0"/>
              <w:marBottom w:val="0"/>
              <w:divBdr>
                <w:top w:val="none" w:sz="0" w:space="0" w:color="auto"/>
                <w:left w:val="none" w:sz="0" w:space="0" w:color="auto"/>
                <w:bottom w:val="none" w:sz="0" w:space="0" w:color="auto"/>
                <w:right w:val="none" w:sz="0" w:space="0" w:color="auto"/>
              </w:divBdr>
            </w:div>
            <w:div w:id="1106776234">
              <w:marLeft w:val="0"/>
              <w:marRight w:val="0"/>
              <w:marTop w:val="0"/>
              <w:marBottom w:val="0"/>
              <w:divBdr>
                <w:top w:val="none" w:sz="0" w:space="0" w:color="auto"/>
                <w:left w:val="none" w:sz="0" w:space="0" w:color="auto"/>
                <w:bottom w:val="none" w:sz="0" w:space="0" w:color="auto"/>
                <w:right w:val="none" w:sz="0" w:space="0" w:color="auto"/>
              </w:divBdr>
            </w:div>
            <w:div w:id="1106846141">
              <w:marLeft w:val="0"/>
              <w:marRight w:val="0"/>
              <w:marTop w:val="0"/>
              <w:marBottom w:val="0"/>
              <w:divBdr>
                <w:top w:val="none" w:sz="0" w:space="0" w:color="auto"/>
                <w:left w:val="none" w:sz="0" w:space="0" w:color="auto"/>
                <w:bottom w:val="none" w:sz="0" w:space="0" w:color="auto"/>
                <w:right w:val="none" w:sz="0" w:space="0" w:color="auto"/>
              </w:divBdr>
            </w:div>
            <w:div w:id="1110054943">
              <w:marLeft w:val="0"/>
              <w:marRight w:val="0"/>
              <w:marTop w:val="0"/>
              <w:marBottom w:val="0"/>
              <w:divBdr>
                <w:top w:val="none" w:sz="0" w:space="0" w:color="auto"/>
                <w:left w:val="none" w:sz="0" w:space="0" w:color="auto"/>
                <w:bottom w:val="none" w:sz="0" w:space="0" w:color="auto"/>
                <w:right w:val="none" w:sz="0" w:space="0" w:color="auto"/>
              </w:divBdr>
            </w:div>
            <w:div w:id="1111826247">
              <w:marLeft w:val="0"/>
              <w:marRight w:val="0"/>
              <w:marTop w:val="0"/>
              <w:marBottom w:val="0"/>
              <w:divBdr>
                <w:top w:val="none" w:sz="0" w:space="0" w:color="auto"/>
                <w:left w:val="none" w:sz="0" w:space="0" w:color="auto"/>
                <w:bottom w:val="none" w:sz="0" w:space="0" w:color="auto"/>
                <w:right w:val="none" w:sz="0" w:space="0" w:color="auto"/>
              </w:divBdr>
            </w:div>
            <w:div w:id="1114668605">
              <w:marLeft w:val="0"/>
              <w:marRight w:val="0"/>
              <w:marTop w:val="0"/>
              <w:marBottom w:val="0"/>
              <w:divBdr>
                <w:top w:val="none" w:sz="0" w:space="0" w:color="auto"/>
                <w:left w:val="none" w:sz="0" w:space="0" w:color="auto"/>
                <w:bottom w:val="none" w:sz="0" w:space="0" w:color="auto"/>
                <w:right w:val="none" w:sz="0" w:space="0" w:color="auto"/>
              </w:divBdr>
            </w:div>
            <w:div w:id="1116414092">
              <w:marLeft w:val="0"/>
              <w:marRight w:val="0"/>
              <w:marTop w:val="0"/>
              <w:marBottom w:val="0"/>
              <w:divBdr>
                <w:top w:val="none" w:sz="0" w:space="0" w:color="auto"/>
                <w:left w:val="none" w:sz="0" w:space="0" w:color="auto"/>
                <w:bottom w:val="none" w:sz="0" w:space="0" w:color="auto"/>
                <w:right w:val="none" w:sz="0" w:space="0" w:color="auto"/>
              </w:divBdr>
            </w:div>
            <w:div w:id="1116481039">
              <w:marLeft w:val="0"/>
              <w:marRight w:val="0"/>
              <w:marTop w:val="0"/>
              <w:marBottom w:val="0"/>
              <w:divBdr>
                <w:top w:val="none" w:sz="0" w:space="0" w:color="auto"/>
                <w:left w:val="none" w:sz="0" w:space="0" w:color="auto"/>
                <w:bottom w:val="none" w:sz="0" w:space="0" w:color="auto"/>
                <w:right w:val="none" w:sz="0" w:space="0" w:color="auto"/>
              </w:divBdr>
            </w:div>
            <w:div w:id="1119764057">
              <w:marLeft w:val="0"/>
              <w:marRight w:val="0"/>
              <w:marTop w:val="0"/>
              <w:marBottom w:val="0"/>
              <w:divBdr>
                <w:top w:val="none" w:sz="0" w:space="0" w:color="auto"/>
                <w:left w:val="none" w:sz="0" w:space="0" w:color="auto"/>
                <w:bottom w:val="none" w:sz="0" w:space="0" w:color="auto"/>
                <w:right w:val="none" w:sz="0" w:space="0" w:color="auto"/>
              </w:divBdr>
            </w:div>
            <w:div w:id="1121220492">
              <w:marLeft w:val="0"/>
              <w:marRight w:val="0"/>
              <w:marTop w:val="0"/>
              <w:marBottom w:val="0"/>
              <w:divBdr>
                <w:top w:val="none" w:sz="0" w:space="0" w:color="auto"/>
                <w:left w:val="none" w:sz="0" w:space="0" w:color="auto"/>
                <w:bottom w:val="none" w:sz="0" w:space="0" w:color="auto"/>
                <w:right w:val="none" w:sz="0" w:space="0" w:color="auto"/>
              </w:divBdr>
            </w:div>
            <w:div w:id="1124153967">
              <w:marLeft w:val="0"/>
              <w:marRight w:val="0"/>
              <w:marTop w:val="0"/>
              <w:marBottom w:val="0"/>
              <w:divBdr>
                <w:top w:val="none" w:sz="0" w:space="0" w:color="auto"/>
                <w:left w:val="none" w:sz="0" w:space="0" w:color="auto"/>
                <w:bottom w:val="none" w:sz="0" w:space="0" w:color="auto"/>
                <w:right w:val="none" w:sz="0" w:space="0" w:color="auto"/>
              </w:divBdr>
            </w:div>
            <w:div w:id="1131290898">
              <w:marLeft w:val="0"/>
              <w:marRight w:val="0"/>
              <w:marTop w:val="0"/>
              <w:marBottom w:val="0"/>
              <w:divBdr>
                <w:top w:val="none" w:sz="0" w:space="0" w:color="auto"/>
                <w:left w:val="none" w:sz="0" w:space="0" w:color="auto"/>
                <w:bottom w:val="none" w:sz="0" w:space="0" w:color="auto"/>
                <w:right w:val="none" w:sz="0" w:space="0" w:color="auto"/>
              </w:divBdr>
            </w:div>
            <w:div w:id="1140457631">
              <w:marLeft w:val="0"/>
              <w:marRight w:val="0"/>
              <w:marTop w:val="0"/>
              <w:marBottom w:val="0"/>
              <w:divBdr>
                <w:top w:val="none" w:sz="0" w:space="0" w:color="auto"/>
                <w:left w:val="none" w:sz="0" w:space="0" w:color="auto"/>
                <w:bottom w:val="none" w:sz="0" w:space="0" w:color="auto"/>
                <w:right w:val="none" w:sz="0" w:space="0" w:color="auto"/>
              </w:divBdr>
            </w:div>
            <w:div w:id="1149206340">
              <w:marLeft w:val="0"/>
              <w:marRight w:val="0"/>
              <w:marTop w:val="0"/>
              <w:marBottom w:val="0"/>
              <w:divBdr>
                <w:top w:val="none" w:sz="0" w:space="0" w:color="auto"/>
                <w:left w:val="none" w:sz="0" w:space="0" w:color="auto"/>
                <w:bottom w:val="none" w:sz="0" w:space="0" w:color="auto"/>
                <w:right w:val="none" w:sz="0" w:space="0" w:color="auto"/>
              </w:divBdr>
            </w:div>
            <w:div w:id="1157500307">
              <w:marLeft w:val="0"/>
              <w:marRight w:val="0"/>
              <w:marTop w:val="0"/>
              <w:marBottom w:val="0"/>
              <w:divBdr>
                <w:top w:val="none" w:sz="0" w:space="0" w:color="auto"/>
                <w:left w:val="none" w:sz="0" w:space="0" w:color="auto"/>
                <w:bottom w:val="none" w:sz="0" w:space="0" w:color="auto"/>
                <w:right w:val="none" w:sz="0" w:space="0" w:color="auto"/>
              </w:divBdr>
            </w:div>
            <w:div w:id="1159808869">
              <w:marLeft w:val="0"/>
              <w:marRight w:val="0"/>
              <w:marTop w:val="0"/>
              <w:marBottom w:val="0"/>
              <w:divBdr>
                <w:top w:val="none" w:sz="0" w:space="0" w:color="auto"/>
                <w:left w:val="none" w:sz="0" w:space="0" w:color="auto"/>
                <w:bottom w:val="none" w:sz="0" w:space="0" w:color="auto"/>
                <w:right w:val="none" w:sz="0" w:space="0" w:color="auto"/>
              </w:divBdr>
            </w:div>
            <w:div w:id="1160972061">
              <w:marLeft w:val="0"/>
              <w:marRight w:val="0"/>
              <w:marTop w:val="0"/>
              <w:marBottom w:val="0"/>
              <w:divBdr>
                <w:top w:val="none" w:sz="0" w:space="0" w:color="auto"/>
                <w:left w:val="none" w:sz="0" w:space="0" w:color="auto"/>
                <w:bottom w:val="none" w:sz="0" w:space="0" w:color="auto"/>
                <w:right w:val="none" w:sz="0" w:space="0" w:color="auto"/>
              </w:divBdr>
            </w:div>
            <w:div w:id="1165052551">
              <w:marLeft w:val="0"/>
              <w:marRight w:val="0"/>
              <w:marTop w:val="0"/>
              <w:marBottom w:val="0"/>
              <w:divBdr>
                <w:top w:val="none" w:sz="0" w:space="0" w:color="auto"/>
                <w:left w:val="none" w:sz="0" w:space="0" w:color="auto"/>
                <w:bottom w:val="none" w:sz="0" w:space="0" w:color="auto"/>
                <w:right w:val="none" w:sz="0" w:space="0" w:color="auto"/>
              </w:divBdr>
            </w:div>
            <w:div w:id="1169517794">
              <w:marLeft w:val="0"/>
              <w:marRight w:val="0"/>
              <w:marTop w:val="0"/>
              <w:marBottom w:val="0"/>
              <w:divBdr>
                <w:top w:val="none" w:sz="0" w:space="0" w:color="auto"/>
                <w:left w:val="none" w:sz="0" w:space="0" w:color="auto"/>
                <w:bottom w:val="none" w:sz="0" w:space="0" w:color="auto"/>
                <w:right w:val="none" w:sz="0" w:space="0" w:color="auto"/>
              </w:divBdr>
            </w:div>
            <w:div w:id="1169826041">
              <w:marLeft w:val="0"/>
              <w:marRight w:val="0"/>
              <w:marTop w:val="0"/>
              <w:marBottom w:val="0"/>
              <w:divBdr>
                <w:top w:val="none" w:sz="0" w:space="0" w:color="auto"/>
                <w:left w:val="none" w:sz="0" w:space="0" w:color="auto"/>
                <w:bottom w:val="none" w:sz="0" w:space="0" w:color="auto"/>
                <w:right w:val="none" w:sz="0" w:space="0" w:color="auto"/>
              </w:divBdr>
            </w:div>
            <w:div w:id="1170289044">
              <w:marLeft w:val="0"/>
              <w:marRight w:val="0"/>
              <w:marTop w:val="0"/>
              <w:marBottom w:val="0"/>
              <w:divBdr>
                <w:top w:val="none" w:sz="0" w:space="0" w:color="auto"/>
                <w:left w:val="none" w:sz="0" w:space="0" w:color="auto"/>
                <w:bottom w:val="none" w:sz="0" w:space="0" w:color="auto"/>
                <w:right w:val="none" w:sz="0" w:space="0" w:color="auto"/>
              </w:divBdr>
            </w:div>
            <w:div w:id="1171336412">
              <w:marLeft w:val="0"/>
              <w:marRight w:val="0"/>
              <w:marTop w:val="0"/>
              <w:marBottom w:val="0"/>
              <w:divBdr>
                <w:top w:val="none" w:sz="0" w:space="0" w:color="auto"/>
                <w:left w:val="none" w:sz="0" w:space="0" w:color="auto"/>
                <w:bottom w:val="none" w:sz="0" w:space="0" w:color="auto"/>
                <w:right w:val="none" w:sz="0" w:space="0" w:color="auto"/>
              </w:divBdr>
            </w:div>
            <w:div w:id="1178272069">
              <w:marLeft w:val="0"/>
              <w:marRight w:val="0"/>
              <w:marTop w:val="0"/>
              <w:marBottom w:val="0"/>
              <w:divBdr>
                <w:top w:val="none" w:sz="0" w:space="0" w:color="auto"/>
                <w:left w:val="none" w:sz="0" w:space="0" w:color="auto"/>
                <w:bottom w:val="none" w:sz="0" w:space="0" w:color="auto"/>
                <w:right w:val="none" w:sz="0" w:space="0" w:color="auto"/>
              </w:divBdr>
            </w:div>
            <w:div w:id="1180312560">
              <w:marLeft w:val="0"/>
              <w:marRight w:val="0"/>
              <w:marTop w:val="0"/>
              <w:marBottom w:val="0"/>
              <w:divBdr>
                <w:top w:val="none" w:sz="0" w:space="0" w:color="auto"/>
                <w:left w:val="none" w:sz="0" w:space="0" w:color="auto"/>
                <w:bottom w:val="none" w:sz="0" w:space="0" w:color="auto"/>
                <w:right w:val="none" w:sz="0" w:space="0" w:color="auto"/>
              </w:divBdr>
            </w:div>
            <w:div w:id="1182277539">
              <w:marLeft w:val="0"/>
              <w:marRight w:val="0"/>
              <w:marTop w:val="0"/>
              <w:marBottom w:val="0"/>
              <w:divBdr>
                <w:top w:val="none" w:sz="0" w:space="0" w:color="auto"/>
                <w:left w:val="none" w:sz="0" w:space="0" w:color="auto"/>
                <w:bottom w:val="none" w:sz="0" w:space="0" w:color="auto"/>
                <w:right w:val="none" w:sz="0" w:space="0" w:color="auto"/>
              </w:divBdr>
            </w:div>
            <w:div w:id="1184980744">
              <w:marLeft w:val="0"/>
              <w:marRight w:val="0"/>
              <w:marTop w:val="0"/>
              <w:marBottom w:val="0"/>
              <w:divBdr>
                <w:top w:val="none" w:sz="0" w:space="0" w:color="auto"/>
                <w:left w:val="none" w:sz="0" w:space="0" w:color="auto"/>
                <w:bottom w:val="none" w:sz="0" w:space="0" w:color="auto"/>
                <w:right w:val="none" w:sz="0" w:space="0" w:color="auto"/>
              </w:divBdr>
            </w:div>
            <w:div w:id="1215385073">
              <w:marLeft w:val="0"/>
              <w:marRight w:val="0"/>
              <w:marTop w:val="0"/>
              <w:marBottom w:val="0"/>
              <w:divBdr>
                <w:top w:val="none" w:sz="0" w:space="0" w:color="auto"/>
                <w:left w:val="none" w:sz="0" w:space="0" w:color="auto"/>
                <w:bottom w:val="none" w:sz="0" w:space="0" w:color="auto"/>
                <w:right w:val="none" w:sz="0" w:space="0" w:color="auto"/>
              </w:divBdr>
            </w:div>
            <w:div w:id="1216963494">
              <w:marLeft w:val="0"/>
              <w:marRight w:val="0"/>
              <w:marTop w:val="0"/>
              <w:marBottom w:val="0"/>
              <w:divBdr>
                <w:top w:val="none" w:sz="0" w:space="0" w:color="auto"/>
                <w:left w:val="none" w:sz="0" w:space="0" w:color="auto"/>
                <w:bottom w:val="none" w:sz="0" w:space="0" w:color="auto"/>
                <w:right w:val="none" w:sz="0" w:space="0" w:color="auto"/>
              </w:divBdr>
            </w:div>
            <w:div w:id="1220824002">
              <w:marLeft w:val="0"/>
              <w:marRight w:val="0"/>
              <w:marTop w:val="0"/>
              <w:marBottom w:val="0"/>
              <w:divBdr>
                <w:top w:val="none" w:sz="0" w:space="0" w:color="auto"/>
                <w:left w:val="none" w:sz="0" w:space="0" w:color="auto"/>
                <w:bottom w:val="none" w:sz="0" w:space="0" w:color="auto"/>
                <w:right w:val="none" w:sz="0" w:space="0" w:color="auto"/>
              </w:divBdr>
            </w:div>
            <w:div w:id="1222134484">
              <w:marLeft w:val="0"/>
              <w:marRight w:val="0"/>
              <w:marTop w:val="0"/>
              <w:marBottom w:val="0"/>
              <w:divBdr>
                <w:top w:val="none" w:sz="0" w:space="0" w:color="auto"/>
                <w:left w:val="none" w:sz="0" w:space="0" w:color="auto"/>
                <w:bottom w:val="none" w:sz="0" w:space="0" w:color="auto"/>
                <w:right w:val="none" w:sz="0" w:space="0" w:color="auto"/>
              </w:divBdr>
            </w:div>
            <w:div w:id="1228883934">
              <w:marLeft w:val="0"/>
              <w:marRight w:val="0"/>
              <w:marTop w:val="0"/>
              <w:marBottom w:val="0"/>
              <w:divBdr>
                <w:top w:val="none" w:sz="0" w:space="0" w:color="auto"/>
                <w:left w:val="none" w:sz="0" w:space="0" w:color="auto"/>
                <w:bottom w:val="none" w:sz="0" w:space="0" w:color="auto"/>
                <w:right w:val="none" w:sz="0" w:space="0" w:color="auto"/>
              </w:divBdr>
            </w:div>
            <w:div w:id="1237935161">
              <w:marLeft w:val="0"/>
              <w:marRight w:val="0"/>
              <w:marTop w:val="0"/>
              <w:marBottom w:val="0"/>
              <w:divBdr>
                <w:top w:val="none" w:sz="0" w:space="0" w:color="auto"/>
                <w:left w:val="none" w:sz="0" w:space="0" w:color="auto"/>
                <w:bottom w:val="none" w:sz="0" w:space="0" w:color="auto"/>
                <w:right w:val="none" w:sz="0" w:space="0" w:color="auto"/>
              </w:divBdr>
            </w:div>
            <w:div w:id="1243031670">
              <w:marLeft w:val="0"/>
              <w:marRight w:val="0"/>
              <w:marTop w:val="0"/>
              <w:marBottom w:val="0"/>
              <w:divBdr>
                <w:top w:val="none" w:sz="0" w:space="0" w:color="auto"/>
                <w:left w:val="none" w:sz="0" w:space="0" w:color="auto"/>
                <w:bottom w:val="none" w:sz="0" w:space="0" w:color="auto"/>
                <w:right w:val="none" w:sz="0" w:space="0" w:color="auto"/>
              </w:divBdr>
            </w:div>
            <w:div w:id="1257665065">
              <w:marLeft w:val="0"/>
              <w:marRight w:val="0"/>
              <w:marTop w:val="0"/>
              <w:marBottom w:val="0"/>
              <w:divBdr>
                <w:top w:val="none" w:sz="0" w:space="0" w:color="auto"/>
                <w:left w:val="none" w:sz="0" w:space="0" w:color="auto"/>
                <w:bottom w:val="none" w:sz="0" w:space="0" w:color="auto"/>
                <w:right w:val="none" w:sz="0" w:space="0" w:color="auto"/>
              </w:divBdr>
            </w:div>
            <w:div w:id="1258757736">
              <w:marLeft w:val="0"/>
              <w:marRight w:val="0"/>
              <w:marTop w:val="0"/>
              <w:marBottom w:val="0"/>
              <w:divBdr>
                <w:top w:val="none" w:sz="0" w:space="0" w:color="auto"/>
                <w:left w:val="none" w:sz="0" w:space="0" w:color="auto"/>
                <w:bottom w:val="none" w:sz="0" w:space="0" w:color="auto"/>
                <w:right w:val="none" w:sz="0" w:space="0" w:color="auto"/>
              </w:divBdr>
            </w:div>
            <w:div w:id="1266814891">
              <w:marLeft w:val="0"/>
              <w:marRight w:val="0"/>
              <w:marTop w:val="0"/>
              <w:marBottom w:val="0"/>
              <w:divBdr>
                <w:top w:val="none" w:sz="0" w:space="0" w:color="auto"/>
                <w:left w:val="none" w:sz="0" w:space="0" w:color="auto"/>
                <w:bottom w:val="none" w:sz="0" w:space="0" w:color="auto"/>
                <w:right w:val="none" w:sz="0" w:space="0" w:color="auto"/>
              </w:divBdr>
            </w:div>
            <w:div w:id="1273636130">
              <w:marLeft w:val="0"/>
              <w:marRight w:val="0"/>
              <w:marTop w:val="0"/>
              <w:marBottom w:val="0"/>
              <w:divBdr>
                <w:top w:val="none" w:sz="0" w:space="0" w:color="auto"/>
                <w:left w:val="none" w:sz="0" w:space="0" w:color="auto"/>
                <w:bottom w:val="none" w:sz="0" w:space="0" w:color="auto"/>
                <w:right w:val="none" w:sz="0" w:space="0" w:color="auto"/>
              </w:divBdr>
            </w:div>
            <w:div w:id="1282617120">
              <w:marLeft w:val="0"/>
              <w:marRight w:val="0"/>
              <w:marTop w:val="0"/>
              <w:marBottom w:val="0"/>
              <w:divBdr>
                <w:top w:val="none" w:sz="0" w:space="0" w:color="auto"/>
                <w:left w:val="none" w:sz="0" w:space="0" w:color="auto"/>
                <w:bottom w:val="none" w:sz="0" w:space="0" w:color="auto"/>
                <w:right w:val="none" w:sz="0" w:space="0" w:color="auto"/>
              </w:divBdr>
            </w:div>
            <w:div w:id="1282879912">
              <w:marLeft w:val="0"/>
              <w:marRight w:val="0"/>
              <w:marTop w:val="0"/>
              <w:marBottom w:val="0"/>
              <w:divBdr>
                <w:top w:val="none" w:sz="0" w:space="0" w:color="auto"/>
                <w:left w:val="none" w:sz="0" w:space="0" w:color="auto"/>
                <w:bottom w:val="none" w:sz="0" w:space="0" w:color="auto"/>
                <w:right w:val="none" w:sz="0" w:space="0" w:color="auto"/>
              </w:divBdr>
            </w:div>
            <w:div w:id="1285426237">
              <w:marLeft w:val="0"/>
              <w:marRight w:val="0"/>
              <w:marTop w:val="0"/>
              <w:marBottom w:val="0"/>
              <w:divBdr>
                <w:top w:val="none" w:sz="0" w:space="0" w:color="auto"/>
                <w:left w:val="none" w:sz="0" w:space="0" w:color="auto"/>
                <w:bottom w:val="none" w:sz="0" w:space="0" w:color="auto"/>
                <w:right w:val="none" w:sz="0" w:space="0" w:color="auto"/>
              </w:divBdr>
            </w:div>
            <w:div w:id="1291012849">
              <w:marLeft w:val="0"/>
              <w:marRight w:val="0"/>
              <w:marTop w:val="0"/>
              <w:marBottom w:val="0"/>
              <w:divBdr>
                <w:top w:val="none" w:sz="0" w:space="0" w:color="auto"/>
                <w:left w:val="none" w:sz="0" w:space="0" w:color="auto"/>
                <w:bottom w:val="none" w:sz="0" w:space="0" w:color="auto"/>
                <w:right w:val="none" w:sz="0" w:space="0" w:color="auto"/>
              </w:divBdr>
            </w:div>
            <w:div w:id="1294944121">
              <w:marLeft w:val="0"/>
              <w:marRight w:val="0"/>
              <w:marTop w:val="0"/>
              <w:marBottom w:val="0"/>
              <w:divBdr>
                <w:top w:val="none" w:sz="0" w:space="0" w:color="auto"/>
                <w:left w:val="none" w:sz="0" w:space="0" w:color="auto"/>
                <w:bottom w:val="none" w:sz="0" w:space="0" w:color="auto"/>
                <w:right w:val="none" w:sz="0" w:space="0" w:color="auto"/>
              </w:divBdr>
            </w:div>
            <w:div w:id="1295134180">
              <w:marLeft w:val="0"/>
              <w:marRight w:val="0"/>
              <w:marTop w:val="0"/>
              <w:marBottom w:val="0"/>
              <w:divBdr>
                <w:top w:val="none" w:sz="0" w:space="0" w:color="auto"/>
                <w:left w:val="none" w:sz="0" w:space="0" w:color="auto"/>
                <w:bottom w:val="none" w:sz="0" w:space="0" w:color="auto"/>
                <w:right w:val="none" w:sz="0" w:space="0" w:color="auto"/>
              </w:divBdr>
            </w:div>
            <w:div w:id="1299266366">
              <w:marLeft w:val="0"/>
              <w:marRight w:val="0"/>
              <w:marTop w:val="0"/>
              <w:marBottom w:val="0"/>
              <w:divBdr>
                <w:top w:val="none" w:sz="0" w:space="0" w:color="auto"/>
                <w:left w:val="none" w:sz="0" w:space="0" w:color="auto"/>
                <w:bottom w:val="none" w:sz="0" w:space="0" w:color="auto"/>
                <w:right w:val="none" w:sz="0" w:space="0" w:color="auto"/>
              </w:divBdr>
            </w:div>
            <w:div w:id="1312711723">
              <w:marLeft w:val="0"/>
              <w:marRight w:val="0"/>
              <w:marTop w:val="0"/>
              <w:marBottom w:val="0"/>
              <w:divBdr>
                <w:top w:val="none" w:sz="0" w:space="0" w:color="auto"/>
                <w:left w:val="none" w:sz="0" w:space="0" w:color="auto"/>
                <w:bottom w:val="none" w:sz="0" w:space="0" w:color="auto"/>
                <w:right w:val="none" w:sz="0" w:space="0" w:color="auto"/>
              </w:divBdr>
            </w:div>
            <w:div w:id="1331828805">
              <w:marLeft w:val="0"/>
              <w:marRight w:val="0"/>
              <w:marTop w:val="0"/>
              <w:marBottom w:val="0"/>
              <w:divBdr>
                <w:top w:val="none" w:sz="0" w:space="0" w:color="auto"/>
                <w:left w:val="none" w:sz="0" w:space="0" w:color="auto"/>
                <w:bottom w:val="none" w:sz="0" w:space="0" w:color="auto"/>
                <w:right w:val="none" w:sz="0" w:space="0" w:color="auto"/>
              </w:divBdr>
            </w:div>
            <w:div w:id="1335648473">
              <w:marLeft w:val="0"/>
              <w:marRight w:val="0"/>
              <w:marTop w:val="0"/>
              <w:marBottom w:val="0"/>
              <w:divBdr>
                <w:top w:val="none" w:sz="0" w:space="0" w:color="auto"/>
                <w:left w:val="none" w:sz="0" w:space="0" w:color="auto"/>
                <w:bottom w:val="none" w:sz="0" w:space="0" w:color="auto"/>
                <w:right w:val="none" w:sz="0" w:space="0" w:color="auto"/>
              </w:divBdr>
            </w:div>
            <w:div w:id="1348869863">
              <w:marLeft w:val="0"/>
              <w:marRight w:val="0"/>
              <w:marTop w:val="0"/>
              <w:marBottom w:val="0"/>
              <w:divBdr>
                <w:top w:val="none" w:sz="0" w:space="0" w:color="auto"/>
                <w:left w:val="none" w:sz="0" w:space="0" w:color="auto"/>
                <w:bottom w:val="none" w:sz="0" w:space="0" w:color="auto"/>
                <w:right w:val="none" w:sz="0" w:space="0" w:color="auto"/>
              </w:divBdr>
            </w:div>
            <w:div w:id="1353922537">
              <w:marLeft w:val="0"/>
              <w:marRight w:val="0"/>
              <w:marTop w:val="0"/>
              <w:marBottom w:val="0"/>
              <w:divBdr>
                <w:top w:val="none" w:sz="0" w:space="0" w:color="auto"/>
                <w:left w:val="none" w:sz="0" w:space="0" w:color="auto"/>
                <w:bottom w:val="none" w:sz="0" w:space="0" w:color="auto"/>
                <w:right w:val="none" w:sz="0" w:space="0" w:color="auto"/>
              </w:divBdr>
            </w:div>
            <w:div w:id="1355037684">
              <w:marLeft w:val="0"/>
              <w:marRight w:val="0"/>
              <w:marTop w:val="0"/>
              <w:marBottom w:val="0"/>
              <w:divBdr>
                <w:top w:val="none" w:sz="0" w:space="0" w:color="auto"/>
                <w:left w:val="none" w:sz="0" w:space="0" w:color="auto"/>
                <w:bottom w:val="none" w:sz="0" w:space="0" w:color="auto"/>
                <w:right w:val="none" w:sz="0" w:space="0" w:color="auto"/>
              </w:divBdr>
            </w:div>
            <w:div w:id="1355155713">
              <w:marLeft w:val="0"/>
              <w:marRight w:val="0"/>
              <w:marTop w:val="0"/>
              <w:marBottom w:val="0"/>
              <w:divBdr>
                <w:top w:val="none" w:sz="0" w:space="0" w:color="auto"/>
                <w:left w:val="none" w:sz="0" w:space="0" w:color="auto"/>
                <w:bottom w:val="none" w:sz="0" w:space="0" w:color="auto"/>
                <w:right w:val="none" w:sz="0" w:space="0" w:color="auto"/>
              </w:divBdr>
            </w:div>
            <w:div w:id="1362899105">
              <w:marLeft w:val="0"/>
              <w:marRight w:val="0"/>
              <w:marTop w:val="0"/>
              <w:marBottom w:val="0"/>
              <w:divBdr>
                <w:top w:val="none" w:sz="0" w:space="0" w:color="auto"/>
                <w:left w:val="none" w:sz="0" w:space="0" w:color="auto"/>
                <w:bottom w:val="none" w:sz="0" w:space="0" w:color="auto"/>
                <w:right w:val="none" w:sz="0" w:space="0" w:color="auto"/>
              </w:divBdr>
            </w:div>
            <w:div w:id="1367365505">
              <w:marLeft w:val="0"/>
              <w:marRight w:val="0"/>
              <w:marTop w:val="0"/>
              <w:marBottom w:val="0"/>
              <w:divBdr>
                <w:top w:val="none" w:sz="0" w:space="0" w:color="auto"/>
                <w:left w:val="none" w:sz="0" w:space="0" w:color="auto"/>
                <w:bottom w:val="none" w:sz="0" w:space="0" w:color="auto"/>
                <w:right w:val="none" w:sz="0" w:space="0" w:color="auto"/>
              </w:divBdr>
            </w:div>
            <w:div w:id="1371955964">
              <w:marLeft w:val="0"/>
              <w:marRight w:val="0"/>
              <w:marTop w:val="0"/>
              <w:marBottom w:val="0"/>
              <w:divBdr>
                <w:top w:val="none" w:sz="0" w:space="0" w:color="auto"/>
                <w:left w:val="none" w:sz="0" w:space="0" w:color="auto"/>
                <w:bottom w:val="none" w:sz="0" w:space="0" w:color="auto"/>
                <w:right w:val="none" w:sz="0" w:space="0" w:color="auto"/>
              </w:divBdr>
            </w:div>
            <w:div w:id="1381174199">
              <w:marLeft w:val="0"/>
              <w:marRight w:val="0"/>
              <w:marTop w:val="0"/>
              <w:marBottom w:val="0"/>
              <w:divBdr>
                <w:top w:val="none" w:sz="0" w:space="0" w:color="auto"/>
                <w:left w:val="none" w:sz="0" w:space="0" w:color="auto"/>
                <w:bottom w:val="none" w:sz="0" w:space="0" w:color="auto"/>
                <w:right w:val="none" w:sz="0" w:space="0" w:color="auto"/>
              </w:divBdr>
            </w:div>
            <w:div w:id="1383865230">
              <w:marLeft w:val="0"/>
              <w:marRight w:val="0"/>
              <w:marTop w:val="0"/>
              <w:marBottom w:val="0"/>
              <w:divBdr>
                <w:top w:val="none" w:sz="0" w:space="0" w:color="auto"/>
                <w:left w:val="none" w:sz="0" w:space="0" w:color="auto"/>
                <w:bottom w:val="none" w:sz="0" w:space="0" w:color="auto"/>
                <w:right w:val="none" w:sz="0" w:space="0" w:color="auto"/>
              </w:divBdr>
            </w:div>
            <w:div w:id="1386837717">
              <w:marLeft w:val="0"/>
              <w:marRight w:val="0"/>
              <w:marTop w:val="0"/>
              <w:marBottom w:val="0"/>
              <w:divBdr>
                <w:top w:val="none" w:sz="0" w:space="0" w:color="auto"/>
                <w:left w:val="none" w:sz="0" w:space="0" w:color="auto"/>
                <w:bottom w:val="none" w:sz="0" w:space="0" w:color="auto"/>
                <w:right w:val="none" w:sz="0" w:space="0" w:color="auto"/>
              </w:divBdr>
            </w:div>
            <w:div w:id="1397389402">
              <w:marLeft w:val="0"/>
              <w:marRight w:val="0"/>
              <w:marTop w:val="0"/>
              <w:marBottom w:val="0"/>
              <w:divBdr>
                <w:top w:val="none" w:sz="0" w:space="0" w:color="auto"/>
                <w:left w:val="none" w:sz="0" w:space="0" w:color="auto"/>
                <w:bottom w:val="none" w:sz="0" w:space="0" w:color="auto"/>
                <w:right w:val="none" w:sz="0" w:space="0" w:color="auto"/>
              </w:divBdr>
            </w:div>
            <w:div w:id="1402870563">
              <w:marLeft w:val="0"/>
              <w:marRight w:val="0"/>
              <w:marTop w:val="0"/>
              <w:marBottom w:val="0"/>
              <w:divBdr>
                <w:top w:val="none" w:sz="0" w:space="0" w:color="auto"/>
                <w:left w:val="none" w:sz="0" w:space="0" w:color="auto"/>
                <w:bottom w:val="none" w:sz="0" w:space="0" w:color="auto"/>
                <w:right w:val="none" w:sz="0" w:space="0" w:color="auto"/>
              </w:divBdr>
            </w:div>
            <w:div w:id="1404914283">
              <w:marLeft w:val="0"/>
              <w:marRight w:val="0"/>
              <w:marTop w:val="0"/>
              <w:marBottom w:val="0"/>
              <w:divBdr>
                <w:top w:val="none" w:sz="0" w:space="0" w:color="auto"/>
                <w:left w:val="none" w:sz="0" w:space="0" w:color="auto"/>
                <w:bottom w:val="none" w:sz="0" w:space="0" w:color="auto"/>
                <w:right w:val="none" w:sz="0" w:space="0" w:color="auto"/>
              </w:divBdr>
            </w:div>
            <w:div w:id="1405713294">
              <w:marLeft w:val="0"/>
              <w:marRight w:val="0"/>
              <w:marTop w:val="0"/>
              <w:marBottom w:val="0"/>
              <w:divBdr>
                <w:top w:val="none" w:sz="0" w:space="0" w:color="auto"/>
                <w:left w:val="none" w:sz="0" w:space="0" w:color="auto"/>
                <w:bottom w:val="none" w:sz="0" w:space="0" w:color="auto"/>
                <w:right w:val="none" w:sz="0" w:space="0" w:color="auto"/>
              </w:divBdr>
            </w:div>
            <w:div w:id="1406731717">
              <w:marLeft w:val="0"/>
              <w:marRight w:val="0"/>
              <w:marTop w:val="0"/>
              <w:marBottom w:val="0"/>
              <w:divBdr>
                <w:top w:val="none" w:sz="0" w:space="0" w:color="auto"/>
                <w:left w:val="none" w:sz="0" w:space="0" w:color="auto"/>
                <w:bottom w:val="none" w:sz="0" w:space="0" w:color="auto"/>
                <w:right w:val="none" w:sz="0" w:space="0" w:color="auto"/>
              </w:divBdr>
            </w:div>
            <w:div w:id="1409500803">
              <w:marLeft w:val="0"/>
              <w:marRight w:val="0"/>
              <w:marTop w:val="0"/>
              <w:marBottom w:val="0"/>
              <w:divBdr>
                <w:top w:val="none" w:sz="0" w:space="0" w:color="auto"/>
                <w:left w:val="none" w:sz="0" w:space="0" w:color="auto"/>
                <w:bottom w:val="none" w:sz="0" w:space="0" w:color="auto"/>
                <w:right w:val="none" w:sz="0" w:space="0" w:color="auto"/>
              </w:divBdr>
            </w:div>
            <w:div w:id="1417942337">
              <w:marLeft w:val="0"/>
              <w:marRight w:val="0"/>
              <w:marTop w:val="0"/>
              <w:marBottom w:val="0"/>
              <w:divBdr>
                <w:top w:val="none" w:sz="0" w:space="0" w:color="auto"/>
                <w:left w:val="none" w:sz="0" w:space="0" w:color="auto"/>
                <w:bottom w:val="none" w:sz="0" w:space="0" w:color="auto"/>
                <w:right w:val="none" w:sz="0" w:space="0" w:color="auto"/>
              </w:divBdr>
            </w:div>
            <w:div w:id="1422141527">
              <w:marLeft w:val="0"/>
              <w:marRight w:val="0"/>
              <w:marTop w:val="0"/>
              <w:marBottom w:val="0"/>
              <w:divBdr>
                <w:top w:val="none" w:sz="0" w:space="0" w:color="auto"/>
                <w:left w:val="none" w:sz="0" w:space="0" w:color="auto"/>
                <w:bottom w:val="none" w:sz="0" w:space="0" w:color="auto"/>
                <w:right w:val="none" w:sz="0" w:space="0" w:color="auto"/>
              </w:divBdr>
            </w:div>
            <w:div w:id="1435707987">
              <w:marLeft w:val="0"/>
              <w:marRight w:val="0"/>
              <w:marTop w:val="0"/>
              <w:marBottom w:val="0"/>
              <w:divBdr>
                <w:top w:val="none" w:sz="0" w:space="0" w:color="auto"/>
                <w:left w:val="none" w:sz="0" w:space="0" w:color="auto"/>
                <w:bottom w:val="none" w:sz="0" w:space="0" w:color="auto"/>
                <w:right w:val="none" w:sz="0" w:space="0" w:color="auto"/>
              </w:divBdr>
            </w:div>
            <w:div w:id="1440368660">
              <w:marLeft w:val="0"/>
              <w:marRight w:val="0"/>
              <w:marTop w:val="0"/>
              <w:marBottom w:val="0"/>
              <w:divBdr>
                <w:top w:val="none" w:sz="0" w:space="0" w:color="auto"/>
                <w:left w:val="none" w:sz="0" w:space="0" w:color="auto"/>
                <w:bottom w:val="none" w:sz="0" w:space="0" w:color="auto"/>
                <w:right w:val="none" w:sz="0" w:space="0" w:color="auto"/>
              </w:divBdr>
            </w:div>
            <w:div w:id="1459252139">
              <w:marLeft w:val="0"/>
              <w:marRight w:val="0"/>
              <w:marTop w:val="0"/>
              <w:marBottom w:val="0"/>
              <w:divBdr>
                <w:top w:val="none" w:sz="0" w:space="0" w:color="auto"/>
                <w:left w:val="none" w:sz="0" w:space="0" w:color="auto"/>
                <w:bottom w:val="none" w:sz="0" w:space="0" w:color="auto"/>
                <w:right w:val="none" w:sz="0" w:space="0" w:color="auto"/>
              </w:divBdr>
            </w:div>
            <w:div w:id="1461847222">
              <w:marLeft w:val="0"/>
              <w:marRight w:val="0"/>
              <w:marTop w:val="0"/>
              <w:marBottom w:val="0"/>
              <w:divBdr>
                <w:top w:val="none" w:sz="0" w:space="0" w:color="auto"/>
                <w:left w:val="none" w:sz="0" w:space="0" w:color="auto"/>
                <w:bottom w:val="none" w:sz="0" w:space="0" w:color="auto"/>
                <w:right w:val="none" w:sz="0" w:space="0" w:color="auto"/>
              </w:divBdr>
            </w:div>
            <w:div w:id="1465539852">
              <w:marLeft w:val="0"/>
              <w:marRight w:val="0"/>
              <w:marTop w:val="0"/>
              <w:marBottom w:val="0"/>
              <w:divBdr>
                <w:top w:val="none" w:sz="0" w:space="0" w:color="auto"/>
                <w:left w:val="none" w:sz="0" w:space="0" w:color="auto"/>
                <w:bottom w:val="none" w:sz="0" w:space="0" w:color="auto"/>
                <w:right w:val="none" w:sz="0" w:space="0" w:color="auto"/>
              </w:divBdr>
            </w:div>
            <w:div w:id="1478720895">
              <w:marLeft w:val="0"/>
              <w:marRight w:val="0"/>
              <w:marTop w:val="0"/>
              <w:marBottom w:val="0"/>
              <w:divBdr>
                <w:top w:val="none" w:sz="0" w:space="0" w:color="auto"/>
                <w:left w:val="none" w:sz="0" w:space="0" w:color="auto"/>
                <w:bottom w:val="none" w:sz="0" w:space="0" w:color="auto"/>
                <w:right w:val="none" w:sz="0" w:space="0" w:color="auto"/>
              </w:divBdr>
            </w:div>
            <w:div w:id="1479614862">
              <w:marLeft w:val="0"/>
              <w:marRight w:val="0"/>
              <w:marTop w:val="0"/>
              <w:marBottom w:val="0"/>
              <w:divBdr>
                <w:top w:val="none" w:sz="0" w:space="0" w:color="auto"/>
                <w:left w:val="none" w:sz="0" w:space="0" w:color="auto"/>
                <w:bottom w:val="none" w:sz="0" w:space="0" w:color="auto"/>
                <w:right w:val="none" w:sz="0" w:space="0" w:color="auto"/>
              </w:divBdr>
            </w:div>
            <w:div w:id="1484545276">
              <w:marLeft w:val="0"/>
              <w:marRight w:val="0"/>
              <w:marTop w:val="0"/>
              <w:marBottom w:val="0"/>
              <w:divBdr>
                <w:top w:val="none" w:sz="0" w:space="0" w:color="auto"/>
                <w:left w:val="none" w:sz="0" w:space="0" w:color="auto"/>
                <w:bottom w:val="none" w:sz="0" w:space="0" w:color="auto"/>
                <w:right w:val="none" w:sz="0" w:space="0" w:color="auto"/>
              </w:divBdr>
            </w:div>
            <w:div w:id="1492330250">
              <w:marLeft w:val="0"/>
              <w:marRight w:val="0"/>
              <w:marTop w:val="0"/>
              <w:marBottom w:val="0"/>
              <w:divBdr>
                <w:top w:val="none" w:sz="0" w:space="0" w:color="auto"/>
                <w:left w:val="none" w:sz="0" w:space="0" w:color="auto"/>
                <w:bottom w:val="none" w:sz="0" w:space="0" w:color="auto"/>
                <w:right w:val="none" w:sz="0" w:space="0" w:color="auto"/>
              </w:divBdr>
            </w:div>
            <w:div w:id="1494444362">
              <w:marLeft w:val="0"/>
              <w:marRight w:val="0"/>
              <w:marTop w:val="0"/>
              <w:marBottom w:val="0"/>
              <w:divBdr>
                <w:top w:val="none" w:sz="0" w:space="0" w:color="auto"/>
                <w:left w:val="none" w:sz="0" w:space="0" w:color="auto"/>
                <w:bottom w:val="none" w:sz="0" w:space="0" w:color="auto"/>
                <w:right w:val="none" w:sz="0" w:space="0" w:color="auto"/>
              </w:divBdr>
            </w:div>
            <w:div w:id="1497305572">
              <w:marLeft w:val="0"/>
              <w:marRight w:val="0"/>
              <w:marTop w:val="0"/>
              <w:marBottom w:val="0"/>
              <w:divBdr>
                <w:top w:val="none" w:sz="0" w:space="0" w:color="auto"/>
                <w:left w:val="none" w:sz="0" w:space="0" w:color="auto"/>
                <w:bottom w:val="none" w:sz="0" w:space="0" w:color="auto"/>
                <w:right w:val="none" w:sz="0" w:space="0" w:color="auto"/>
              </w:divBdr>
            </w:div>
            <w:div w:id="1499539376">
              <w:marLeft w:val="0"/>
              <w:marRight w:val="0"/>
              <w:marTop w:val="0"/>
              <w:marBottom w:val="0"/>
              <w:divBdr>
                <w:top w:val="none" w:sz="0" w:space="0" w:color="auto"/>
                <w:left w:val="none" w:sz="0" w:space="0" w:color="auto"/>
                <w:bottom w:val="none" w:sz="0" w:space="0" w:color="auto"/>
                <w:right w:val="none" w:sz="0" w:space="0" w:color="auto"/>
              </w:divBdr>
            </w:div>
            <w:div w:id="1499808264">
              <w:marLeft w:val="0"/>
              <w:marRight w:val="0"/>
              <w:marTop w:val="0"/>
              <w:marBottom w:val="0"/>
              <w:divBdr>
                <w:top w:val="none" w:sz="0" w:space="0" w:color="auto"/>
                <w:left w:val="none" w:sz="0" w:space="0" w:color="auto"/>
                <w:bottom w:val="none" w:sz="0" w:space="0" w:color="auto"/>
                <w:right w:val="none" w:sz="0" w:space="0" w:color="auto"/>
              </w:divBdr>
            </w:div>
            <w:div w:id="1511024733">
              <w:marLeft w:val="0"/>
              <w:marRight w:val="0"/>
              <w:marTop w:val="0"/>
              <w:marBottom w:val="0"/>
              <w:divBdr>
                <w:top w:val="none" w:sz="0" w:space="0" w:color="auto"/>
                <w:left w:val="none" w:sz="0" w:space="0" w:color="auto"/>
                <w:bottom w:val="none" w:sz="0" w:space="0" w:color="auto"/>
                <w:right w:val="none" w:sz="0" w:space="0" w:color="auto"/>
              </w:divBdr>
            </w:div>
            <w:div w:id="1517040971">
              <w:marLeft w:val="0"/>
              <w:marRight w:val="0"/>
              <w:marTop w:val="0"/>
              <w:marBottom w:val="0"/>
              <w:divBdr>
                <w:top w:val="none" w:sz="0" w:space="0" w:color="auto"/>
                <w:left w:val="none" w:sz="0" w:space="0" w:color="auto"/>
                <w:bottom w:val="none" w:sz="0" w:space="0" w:color="auto"/>
                <w:right w:val="none" w:sz="0" w:space="0" w:color="auto"/>
              </w:divBdr>
            </w:div>
            <w:div w:id="1517772124">
              <w:marLeft w:val="0"/>
              <w:marRight w:val="0"/>
              <w:marTop w:val="0"/>
              <w:marBottom w:val="0"/>
              <w:divBdr>
                <w:top w:val="none" w:sz="0" w:space="0" w:color="auto"/>
                <w:left w:val="none" w:sz="0" w:space="0" w:color="auto"/>
                <w:bottom w:val="none" w:sz="0" w:space="0" w:color="auto"/>
                <w:right w:val="none" w:sz="0" w:space="0" w:color="auto"/>
              </w:divBdr>
            </w:div>
            <w:div w:id="1523321808">
              <w:marLeft w:val="0"/>
              <w:marRight w:val="0"/>
              <w:marTop w:val="0"/>
              <w:marBottom w:val="0"/>
              <w:divBdr>
                <w:top w:val="none" w:sz="0" w:space="0" w:color="auto"/>
                <w:left w:val="none" w:sz="0" w:space="0" w:color="auto"/>
                <w:bottom w:val="none" w:sz="0" w:space="0" w:color="auto"/>
                <w:right w:val="none" w:sz="0" w:space="0" w:color="auto"/>
              </w:divBdr>
            </w:div>
            <w:div w:id="1529564832">
              <w:marLeft w:val="0"/>
              <w:marRight w:val="0"/>
              <w:marTop w:val="0"/>
              <w:marBottom w:val="0"/>
              <w:divBdr>
                <w:top w:val="none" w:sz="0" w:space="0" w:color="auto"/>
                <w:left w:val="none" w:sz="0" w:space="0" w:color="auto"/>
                <w:bottom w:val="none" w:sz="0" w:space="0" w:color="auto"/>
                <w:right w:val="none" w:sz="0" w:space="0" w:color="auto"/>
              </w:divBdr>
            </w:div>
            <w:div w:id="1532647070">
              <w:marLeft w:val="0"/>
              <w:marRight w:val="0"/>
              <w:marTop w:val="0"/>
              <w:marBottom w:val="0"/>
              <w:divBdr>
                <w:top w:val="none" w:sz="0" w:space="0" w:color="auto"/>
                <w:left w:val="none" w:sz="0" w:space="0" w:color="auto"/>
                <w:bottom w:val="none" w:sz="0" w:space="0" w:color="auto"/>
                <w:right w:val="none" w:sz="0" w:space="0" w:color="auto"/>
              </w:divBdr>
            </w:div>
            <w:div w:id="1540698470">
              <w:marLeft w:val="0"/>
              <w:marRight w:val="0"/>
              <w:marTop w:val="0"/>
              <w:marBottom w:val="0"/>
              <w:divBdr>
                <w:top w:val="none" w:sz="0" w:space="0" w:color="auto"/>
                <w:left w:val="none" w:sz="0" w:space="0" w:color="auto"/>
                <w:bottom w:val="none" w:sz="0" w:space="0" w:color="auto"/>
                <w:right w:val="none" w:sz="0" w:space="0" w:color="auto"/>
              </w:divBdr>
            </w:div>
            <w:div w:id="1541674358">
              <w:marLeft w:val="0"/>
              <w:marRight w:val="0"/>
              <w:marTop w:val="0"/>
              <w:marBottom w:val="0"/>
              <w:divBdr>
                <w:top w:val="none" w:sz="0" w:space="0" w:color="auto"/>
                <w:left w:val="none" w:sz="0" w:space="0" w:color="auto"/>
                <w:bottom w:val="none" w:sz="0" w:space="0" w:color="auto"/>
                <w:right w:val="none" w:sz="0" w:space="0" w:color="auto"/>
              </w:divBdr>
            </w:div>
            <w:div w:id="1558860505">
              <w:marLeft w:val="0"/>
              <w:marRight w:val="0"/>
              <w:marTop w:val="0"/>
              <w:marBottom w:val="0"/>
              <w:divBdr>
                <w:top w:val="none" w:sz="0" w:space="0" w:color="auto"/>
                <w:left w:val="none" w:sz="0" w:space="0" w:color="auto"/>
                <w:bottom w:val="none" w:sz="0" w:space="0" w:color="auto"/>
                <w:right w:val="none" w:sz="0" w:space="0" w:color="auto"/>
              </w:divBdr>
            </w:div>
            <w:div w:id="1574856629">
              <w:marLeft w:val="0"/>
              <w:marRight w:val="0"/>
              <w:marTop w:val="0"/>
              <w:marBottom w:val="0"/>
              <w:divBdr>
                <w:top w:val="none" w:sz="0" w:space="0" w:color="auto"/>
                <w:left w:val="none" w:sz="0" w:space="0" w:color="auto"/>
                <w:bottom w:val="none" w:sz="0" w:space="0" w:color="auto"/>
                <w:right w:val="none" w:sz="0" w:space="0" w:color="auto"/>
              </w:divBdr>
            </w:div>
            <w:div w:id="1584604532">
              <w:marLeft w:val="0"/>
              <w:marRight w:val="0"/>
              <w:marTop w:val="0"/>
              <w:marBottom w:val="0"/>
              <w:divBdr>
                <w:top w:val="none" w:sz="0" w:space="0" w:color="auto"/>
                <w:left w:val="none" w:sz="0" w:space="0" w:color="auto"/>
                <w:bottom w:val="none" w:sz="0" w:space="0" w:color="auto"/>
                <w:right w:val="none" w:sz="0" w:space="0" w:color="auto"/>
              </w:divBdr>
            </w:div>
            <w:div w:id="1584677520">
              <w:marLeft w:val="0"/>
              <w:marRight w:val="0"/>
              <w:marTop w:val="0"/>
              <w:marBottom w:val="0"/>
              <w:divBdr>
                <w:top w:val="none" w:sz="0" w:space="0" w:color="auto"/>
                <w:left w:val="none" w:sz="0" w:space="0" w:color="auto"/>
                <w:bottom w:val="none" w:sz="0" w:space="0" w:color="auto"/>
                <w:right w:val="none" w:sz="0" w:space="0" w:color="auto"/>
              </w:divBdr>
            </w:div>
            <w:div w:id="1586650085">
              <w:marLeft w:val="0"/>
              <w:marRight w:val="0"/>
              <w:marTop w:val="0"/>
              <w:marBottom w:val="0"/>
              <w:divBdr>
                <w:top w:val="none" w:sz="0" w:space="0" w:color="auto"/>
                <w:left w:val="none" w:sz="0" w:space="0" w:color="auto"/>
                <w:bottom w:val="none" w:sz="0" w:space="0" w:color="auto"/>
                <w:right w:val="none" w:sz="0" w:space="0" w:color="auto"/>
              </w:divBdr>
            </w:div>
            <w:div w:id="1587616710">
              <w:marLeft w:val="0"/>
              <w:marRight w:val="0"/>
              <w:marTop w:val="0"/>
              <w:marBottom w:val="0"/>
              <w:divBdr>
                <w:top w:val="none" w:sz="0" w:space="0" w:color="auto"/>
                <w:left w:val="none" w:sz="0" w:space="0" w:color="auto"/>
                <w:bottom w:val="none" w:sz="0" w:space="0" w:color="auto"/>
                <w:right w:val="none" w:sz="0" w:space="0" w:color="auto"/>
              </w:divBdr>
            </w:div>
            <w:div w:id="1588346887">
              <w:marLeft w:val="0"/>
              <w:marRight w:val="0"/>
              <w:marTop w:val="0"/>
              <w:marBottom w:val="0"/>
              <w:divBdr>
                <w:top w:val="none" w:sz="0" w:space="0" w:color="auto"/>
                <w:left w:val="none" w:sz="0" w:space="0" w:color="auto"/>
                <w:bottom w:val="none" w:sz="0" w:space="0" w:color="auto"/>
                <w:right w:val="none" w:sz="0" w:space="0" w:color="auto"/>
              </w:divBdr>
            </w:div>
            <w:div w:id="1589192125">
              <w:marLeft w:val="0"/>
              <w:marRight w:val="0"/>
              <w:marTop w:val="0"/>
              <w:marBottom w:val="0"/>
              <w:divBdr>
                <w:top w:val="none" w:sz="0" w:space="0" w:color="auto"/>
                <w:left w:val="none" w:sz="0" w:space="0" w:color="auto"/>
                <w:bottom w:val="none" w:sz="0" w:space="0" w:color="auto"/>
                <w:right w:val="none" w:sz="0" w:space="0" w:color="auto"/>
              </w:divBdr>
            </w:div>
            <w:div w:id="1590429384">
              <w:marLeft w:val="0"/>
              <w:marRight w:val="0"/>
              <w:marTop w:val="0"/>
              <w:marBottom w:val="0"/>
              <w:divBdr>
                <w:top w:val="none" w:sz="0" w:space="0" w:color="auto"/>
                <w:left w:val="none" w:sz="0" w:space="0" w:color="auto"/>
                <w:bottom w:val="none" w:sz="0" w:space="0" w:color="auto"/>
                <w:right w:val="none" w:sz="0" w:space="0" w:color="auto"/>
              </w:divBdr>
            </w:div>
            <w:div w:id="1598712485">
              <w:marLeft w:val="0"/>
              <w:marRight w:val="0"/>
              <w:marTop w:val="0"/>
              <w:marBottom w:val="0"/>
              <w:divBdr>
                <w:top w:val="none" w:sz="0" w:space="0" w:color="auto"/>
                <w:left w:val="none" w:sz="0" w:space="0" w:color="auto"/>
                <w:bottom w:val="none" w:sz="0" w:space="0" w:color="auto"/>
                <w:right w:val="none" w:sz="0" w:space="0" w:color="auto"/>
              </w:divBdr>
            </w:div>
            <w:div w:id="1600410385">
              <w:marLeft w:val="0"/>
              <w:marRight w:val="0"/>
              <w:marTop w:val="0"/>
              <w:marBottom w:val="0"/>
              <w:divBdr>
                <w:top w:val="none" w:sz="0" w:space="0" w:color="auto"/>
                <w:left w:val="none" w:sz="0" w:space="0" w:color="auto"/>
                <w:bottom w:val="none" w:sz="0" w:space="0" w:color="auto"/>
                <w:right w:val="none" w:sz="0" w:space="0" w:color="auto"/>
              </w:divBdr>
            </w:div>
            <w:div w:id="1610703468">
              <w:marLeft w:val="0"/>
              <w:marRight w:val="0"/>
              <w:marTop w:val="0"/>
              <w:marBottom w:val="0"/>
              <w:divBdr>
                <w:top w:val="none" w:sz="0" w:space="0" w:color="auto"/>
                <w:left w:val="none" w:sz="0" w:space="0" w:color="auto"/>
                <w:bottom w:val="none" w:sz="0" w:space="0" w:color="auto"/>
                <w:right w:val="none" w:sz="0" w:space="0" w:color="auto"/>
              </w:divBdr>
            </w:div>
            <w:div w:id="1620448477">
              <w:marLeft w:val="0"/>
              <w:marRight w:val="0"/>
              <w:marTop w:val="0"/>
              <w:marBottom w:val="0"/>
              <w:divBdr>
                <w:top w:val="none" w:sz="0" w:space="0" w:color="auto"/>
                <w:left w:val="none" w:sz="0" w:space="0" w:color="auto"/>
                <w:bottom w:val="none" w:sz="0" w:space="0" w:color="auto"/>
                <w:right w:val="none" w:sz="0" w:space="0" w:color="auto"/>
              </w:divBdr>
            </w:div>
            <w:div w:id="1624535401">
              <w:marLeft w:val="0"/>
              <w:marRight w:val="0"/>
              <w:marTop w:val="0"/>
              <w:marBottom w:val="0"/>
              <w:divBdr>
                <w:top w:val="none" w:sz="0" w:space="0" w:color="auto"/>
                <w:left w:val="none" w:sz="0" w:space="0" w:color="auto"/>
                <w:bottom w:val="none" w:sz="0" w:space="0" w:color="auto"/>
                <w:right w:val="none" w:sz="0" w:space="0" w:color="auto"/>
              </w:divBdr>
            </w:div>
            <w:div w:id="1629239698">
              <w:marLeft w:val="0"/>
              <w:marRight w:val="0"/>
              <w:marTop w:val="0"/>
              <w:marBottom w:val="0"/>
              <w:divBdr>
                <w:top w:val="none" w:sz="0" w:space="0" w:color="auto"/>
                <w:left w:val="none" w:sz="0" w:space="0" w:color="auto"/>
                <w:bottom w:val="none" w:sz="0" w:space="0" w:color="auto"/>
                <w:right w:val="none" w:sz="0" w:space="0" w:color="auto"/>
              </w:divBdr>
            </w:div>
            <w:div w:id="1635451533">
              <w:marLeft w:val="0"/>
              <w:marRight w:val="0"/>
              <w:marTop w:val="0"/>
              <w:marBottom w:val="0"/>
              <w:divBdr>
                <w:top w:val="none" w:sz="0" w:space="0" w:color="auto"/>
                <w:left w:val="none" w:sz="0" w:space="0" w:color="auto"/>
                <w:bottom w:val="none" w:sz="0" w:space="0" w:color="auto"/>
                <w:right w:val="none" w:sz="0" w:space="0" w:color="auto"/>
              </w:divBdr>
            </w:div>
            <w:div w:id="1637107282">
              <w:marLeft w:val="0"/>
              <w:marRight w:val="0"/>
              <w:marTop w:val="0"/>
              <w:marBottom w:val="0"/>
              <w:divBdr>
                <w:top w:val="none" w:sz="0" w:space="0" w:color="auto"/>
                <w:left w:val="none" w:sz="0" w:space="0" w:color="auto"/>
                <w:bottom w:val="none" w:sz="0" w:space="0" w:color="auto"/>
                <w:right w:val="none" w:sz="0" w:space="0" w:color="auto"/>
              </w:divBdr>
            </w:div>
            <w:div w:id="1641570450">
              <w:marLeft w:val="0"/>
              <w:marRight w:val="0"/>
              <w:marTop w:val="0"/>
              <w:marBottom w:val="0"/>
              <w:divBdr>
                <w:top w:val="none" w:sz="0" w:space="0" w:color="auto"/>
                <w:left w:val="none" w:sz="0" w:space="0" w:color="auto"/>
                <w:bottom w:val="none" w:sz="0" w:space="0" w:color="auto"/>
                <w:right w:val="none" w:sz="0" w:space="0" w:color="auto"/>
              </w:divBdr>
            </w:div>
            <w:div w:id="1661694201">
              <w:marLeft w:val="0"/>
              <w:marRight w:val="0"/>
              <w:marTop w:val="0"/>
              <w:marBottom w:val="0"/>
              <w:divBdr>
                <w:top w:val="none" w:sz="0" w:space="0" w:color="auto"/>
                <w:left w:val="none" w:sz="0" w:space="0" w:color="auto"/>
                <w:bottom w:val="none" w:sz="0" w:space="0" w:color="auto"/>
                <w:right w:val="none" w:sz="0" w:space="0" w:color="auto"/>
              </w:divBdr>
            </w:div>
            <w:div w:id="1670479577">
              <w:marLeft w:val="0"/>
              <w:marRight w:val="0"/>
              <w:marTop w:val="0"/>
              <w:marBottom w:val="0"/>
              <w:divBdr>
                <w:top w:val="none" w:sz="0" w:space="0" w:color="auto"/>
                <w:left w:val="none" w:sz="0" w:space="0" w:color="auto"/>
                <w:bottom w:val="none" w:sz="0" w:space="0" w:color="auto"/>
                <w:right w:val="none" w:sz="0" w:space="0" w:color="auto"/>
              </w:divBdr>
            </w:div>
            <w:div w:id="1683773687">
              <w:marLeft w:val="0"/>
              <w:marRight w:val="0"/>
              <w:marTop w:val="0"/>
              <w:marBottom w:val="0"/>
              <w:divBdr>
                <w:top w:val="none" w:sz="0" w:space="0" w:color="auto"/>
                <w:left w:val="none" w:sz="0" w:space="0" w:color="auto"/>
                <w:bottom w:val="none" w:sz="0" w:space="0" w:color="auto"/>
                <w:right w:val="none" w:sz="0" w:space="0" w:color="auto"/>
              </w:divBdr>
            </w:div>
            <w:div w:id="1685277208">
              <w:marLeft w:val="0"/>
              <w:marRight w:val="0"/>
              <w:marTop w:val="0"/>
              <w:marBottom w:val="0"/>
              <w:divBdr>
                <w:top w:val="none" w:sz="0" w:space="0" w:color="auto"/>
                <w:left w:val="none" w:sz="0" w:space="0" w:color="auto"/>
                <w:bottom w:val="none" w:sz="0" w:space="0" w:color="auto"/>
                <w:right w:val="none" w:sz="0" w:space="0" w:color="auto"/>
              </w:divBdr>
            </w:div>
            <w:div w:id="1697345775">
              <w:marLeft w:val="0"/>
              <w:marRight w:val="0"/>
              <w:marTop w:val="0"/>
              <w:marBottom w:val="0"/>
              <w:divBdr>
                <w:top w:val="none" w:sz="0" w:space="0" w:color="auto"/>
                <w:left w:val="none" w:sz="0" w:space="0" w:color="auto"/>
                <w:bottom w:val="none" w:sz="0" w:space="0" w:color="auto"/>
                <w:right w:val="none" w:sz="0" w:space="0" w:color="auto"/>
              </w:divBdr>
            </w:div>
            <w:div w:id="1697925167">
              <w:marLeft w:val="0"/>
              <w:marRight w:val="0"/>
              <w:marTop w:val="0"/>
              <w:marBottom w:val="0"/>
              <w:divBdr>
                <w:top w:val="none" w:sz="0" w:space="0" w:color="auto"/>
                <w:left w:val="none" w:sz="0" w:space="0" w:color="auto"/>
                <w:bottom w:val="none" w:sz="0" w:space="0" w:color="auto"/>
                <w:right w:val="none" w:sz="0" w:space="0" w:color="auto"/>
              </w:divBdr>
            </w:div>
            <w:div w:id="1699040569">
              <w:marLeft w:val="0"/>
              <w:marRight w:val="0"/>
              <w:marTop w:val="0"/>
              <w:marBottom w:val="0"/>
              <w:divBdr>
                <w:top w:val="none" w:sz="0" w:space="0" w:color="auto"/>
                <w:left w:val="none" w:sz="0" w:space="0" w:color="auto"/>
                <w:bottom w:val="none" w:sz="0" w:space="0" w:color="auto"/>
                <w:right w:val="none" w:sz="0" w:space="0" w:color="auto"/>
              </w:divBdr>
            </w:div>
            <w:div w:id="1701082146">
              <w:marLeft w:val="0"/>
              <w:marRight w:val="0"/>
              <w:marTop w:val="0"/>
              <w:marBottom w:val="0"/>
              <w:divBdr>
                <w:top w:val="none" w:sz="0" w:space="0" w:color="auto"/>
                <w:left w:val="none" w:sz="0" w:space="0" w:color="auto"/>
                <w:bottom w:val="none" w:sz="0" w:space="0" w:color="auto"/>
                <w:right w:val="none" w:sz="0" w:space="0" w:color="auto"/>
              </w:divBdr>
            </w:div>
            <w:div w:id="1704405112">
              <w:marLeft w:val="0"/>
              <w:marRight w:val="0"/>
              <w:marTop w:val="0"/>
              <w:marBottom w:val="0"/>
              <w:divBdr>
                <w:top w:val="none" w:sz="0" w:space="0" w:color="auto"/>
                <w:left w:val="none" w:sz="0" w:space="0" w:color="auto"/>
                <w:bottom w:val="none" w:sz="0" w:space="0" w:color="auto"/>
                <w:right w:val="none" w:sz="0" w:space="0" w:color="auto"/>
              </w:divBdr>
            </w:div>
            <w:div w:id="1718122757">
              <w:marLeft w:val="0"/>
              <w:marRight w:val="0"/>
              <w:marTop w:val="0"/>
              <w:marBottom w:val="0"/>
              <w:divBdr>
                <w:top w:val="none" w:sz="0" w:space="0" w:color="auto"/>
                <w:left w:val="none" w:sz="0" w:space="0" w:color="auto"/>
                <w:bottom w:val="none" w:sz="0" w:space="0" w:color="auto"/>
                <w:right w:val="none" w:sz="0" w:space="0" w:color="auto"/>
              </w:divBdr>
            </w:div>
            <w:div w:id="1721593383">
              <w:marLeft w:val="0"/>
              <w:marRight w:val="0"/>
              <w:marTop w:val="0"/>
              <w:marBottom w:val="0"/>
              <w:divBdr>
                <w:top w:val="none" w:sz="0" w:space="0" w:color="auto"/>
                <w:left w:val="none" w:sz="0" w:space="0" w:color="auto"/>
                <w:bottom w:val="none" w:sz="0" w:space="0" w:color="auto"/>
                <w:right w:val="none" w:sz="0" w:space="0" w:color="auto"/>
              </w:divBdr>
            </w:div>
            <w:div w:id="1724865054">
              <w:marLeft w:val="0"/>
              <w:marRight w:val="0"/>
              <w:marTop w:val="0"/>
              <w:marBottom w:val="0"/>
              <w:divBdr>
                <w:top w:val="none" w:sz="0" w:space="0" w:color="auto"/>
                <w:left w:val="none" w:sz="0" w:space="0" w:color="auto"/>
                <w:bottom w:val="none" w:sz="0" w:space="0" w:color="auto"/>
                <w:right w:val="none" w:sz="0" w:space="0" w:color="auto"/>
              </w:divBdr>
            </w:div>
            <w:div w:id="1732607474">
              <w:marLeft w:val="0"/>
              <w:marRight w:val="0"/>
              <w:marTop w:val="0"/>
              <w:marBottom w:val="0"/>
              <w:divBdr>
                <w:top w:val="none" w:sz="0" w:space="0" w:color="auto"/>
                <w:left w:val="none" w:sz="0" w:space="0" w:color="auto"/>
                <w:bottom w:val="none" w:sz="0" w:space="0" w:color="auto"/>
                <w:right w:val="none" w:sz="0" w:space="0" w:color="auto"/>
              </w:divBdr>
            </w:div>
            <w:div w:id="1743717387">
              <w:marLeft w:val="0"/>
              <w:marRight w:val="0"/>
              <w:marTop w:val="0"/>
              <w:marBottom w:val="0"/>
              <w:divBdr>
                <w:top w:val="none" w:sz="0" w:space="0" w:color="auto"/>
                <w:left w:val="none" w:sz="0" w:space="0" w:color="auto"/>
                <w:bottom w:val="none" w:sz="0" w:space="0" w:color="auto"/>
                <w:right w:val="none" w:sz="0" w:space="0" w:color="auto"/>
              </w:divBdr>
            </w:div>
            <w:div w:id="1744910204">
              <w:marLeft w:val="0"/>
              <w:marRight w:val="0"/>
              <w:marTop w:val="0"/>
              <w:marBottom w:val="0"/>
              <w:divBdr>
                <w:top w:val="none" w:sz="0" w:space="0" w:color="auto"/>
                <w:left w:val="none" w:sz="0" w:space="0" w:color="auto"/>
                <w:bottom w:val="none" w:sz="0" w:space="0" w:color="auto"/>
                <w:right w:val="none" w:sz="0" w:space="0" w:color="auto"/>
              </w:divBdr>
            </w:div>
            <w:div w:id="1745640862">
              <w:marLeft w:val="0"/>
              <w:marRight w:val="0"/>
              <w:marTop w:val="0"/>
              <w:marBottom w:val="0"/>
              <w:divBdr>
                <w:top w:val="none" w:sz="0" w:space="0" w:color="auto"/>
                <w:left w:val="none" w:sz="0" w:space="0" w:color="auto"/>
                <w:bottom w:val="none" w:sz="0" w:space="0" w:color="auto"/>
                <w:right w:val="none" w:sz="0" w:space="0" w:color="auto"/>
              </w:divBdr>
            </w:div>
            <w:div w:id="1749885333">
              <w:marLeft w:val="0"/>
              <w:marRight w:val="0"/>
              <w:marTop w:val="0"/>
              <w:marBottom w:val="0"/>
              <w:divBdr>
                <w:top w:val="none" w:sz="0" w:space="0" w:color="auto"/>
                <w:left w:val="none" w:sz="0" w:space="0" w:color="auto"/>
                <w:bottom w:val="none" w:sz="0" w:space="0" w:color="auto"/>
                <w:right w:val="none" w:sz="0" w:space="0" w:color="auto"/>
              </w:divBdr>
            </w:div>
            <w:div w:id="1756704934">
              <w:marLeft w:val="0"/>
              <w:marRight w:val="0"/>
              <w:marTop w:val="0"/>
              <w:marBottom w:val="0"/>
              <w:divBdr>
                <w:top w:val="none" w:sz="0" w:space="0" w:color="auto"/>
                <w:left w:val="none" w:sz="0" w:space="0" w:color="auto"/>
                <w:bottom w:val="none" w:sz="0" w:space="0" w:color="auto"/>
                <w:right w:val="none" w:sz="0" w:space="0" w:color="auto"/>
              </w:divBdr>
            </w:div>
            <w:div w:id="1764061334">
              <w:marLeft w:val="0"/>
              <w:marRight w:val="0"/>
              <w:marTop w:val="0"/>
              <w:marBottom w:val="0"/>
              <w:divBdr>
                <w:top w:val="none" w:sz="0" w:space="0" w:color="auto"/>
                <w:left w:val="none" w:sz="0" w:space="0" w:color="auto"/>
                <w:bottom w:val="none" w:sz="0" w:space="0" w:color="auto"/>
                <w:right w:val="none" w:sz="0" w:space="0" w:color="auto"/>
              </w:divBdr>
            </w:div>
            <w:div w:id="1765683137">
              <w:marLeft w:val="0"/>
              <w:marRight w:val="0"/>
              <w:marTop w:val="0"/>
              <w:marBottom w:val="0"/>
              <w:divBdr>
                <w:top w:val="none" w:sz="0" w:space="0" w:color="auto"/>
                <w:left w:val="none" w:sz="0" w:space="0" w:color="auto"/>
                <w:bottom w:val="none" w:sz="0" w:space="0" w:color="auto"/>
                <w:right w:val="none" w:sz="0" w:space="0" w:color="auto"/>
              </w:divBdr>
            </w:div>
            <w:div w:id="1778520803">
              <w:marLeft w:val="0"/>
              <w:marRight w:val="0"/>
              <w:marTop w:val="0"/>
              <w:marBottom w:val="0"/>
              <w:divBdr>
                <w:top w:val="none" w:sz="0" w:space="0" w:color="auto"/>
                <w:left w:val="none" w:sz="0" w:space="0" w:color="auto"/>
                <w:bottom w:val="none" w:sz="0" w:space="0" w:color="auto"/>
                <w:right w:val="none" w:sz="0" w:space="0" w:color="auto"/>
              </w:divBdr>
            </w:div>
            <w:div w:id="1779910918">
              <w:marLeft w:val="0"/>
              <w:marRight w:val="0"/>
              <w:marTop w:val="0"/>
              <w:marBottom w:val="0"/>
              <w:divBdr>
                <w:top w:val="none" w:sz="0" w:space="0" w:color="auto"/>
                <w:left w:val="none" w:sz="0" w:space="0" w:color="auto"/>
                <w:bottom w:val="none" w:sz="0" w:space="0" w:color="auto"/>
                <w:right w:val="none" w:sz="0" w:space="0" w:color="auto"/>
              </w:divBdr>
            </w:div>
            <w:div w:id="1786197446">
              <w:marLeft w:val="0"/>
              <w:marRight w:val="0"/>
              <w:marTop w:val="0"/>
              <w:marBottom w:val="0"/>
              <w:divBdr>
                <w:top w:val="none" w:sz="0" w:space="0" w:color="auto"/>
                <w:left w:val="none" w:sz="0" w:space="0" w:color="auto"/>
                <w:bottom w:val="none" w:sz="0" w:space="0" w:color="auto"/>
                <w:right w:val="none" w:sz="0" w:space="0" w:color="auto"/>
              </w:divBdr>
            </w:div>
            <w:div w:id="1786659420">
              <w:marLeft w:val="0"/>
              <w:marRight w:val="0"/>
              <w:marTop w:val="0"/>
              <w:marBottom w:val="0"/>
              <w:divBdr>
                <w:top w:val="none" w:sz="0" w:space="0" w:color="auto"/>
                <w:left w:val="none" w:sz="0" w:space="0" w:color="auto"/>
                <w:bottom w:val="none" w:sz="0" w:space="0" w:color="auto"/>
                <w:right w:val="none" w:sz="0" w:space="0" w:color="auto"/>
              </w:divBdr>
            </w:div>
            <w:div w:id="1797137212">
              <w:marLeft w:val="0"/>
              <w:marRight w:val="0"/>
              <w:marTop w:val="0"/>
              <w:marBottom w:val="0"/>
              <w:divBdr>
                <w:top w:val="none" w:sz="0" w:space="0" w:color="auto"/>
                <w:left w:val="none" w:sz="0" w:space="0" w:color="auto"/>
                <w:bottom w:val="none" w:sz="0" w:space="0" w:color="auto"/>
                <w:right w:val="none" w:sz="0" w:space="0" w:color="auto"/>
              </w:divBdr>
            </w:div>
            <w:div w:id="1800420656">
              <w:marLeft w:val="0"/>
              <w:marRight w:val="0"/>
              <w:marTop w:val="0"/>
              <w:marBottom w:val="0"/>
              <w:divBdr>
                <w:top w:val="none" w:sz="0" w:space="0" w:color="auto"/>
                <w:left w:val="none" w:sz="0" w:space="0" w:color="auto"/>
                <w:bottom w:val="none" w:sz="0" w:space="0" w:color="auto"/>
                <w:right w:val="none" w:sz="0" w:space="0" w:color="auto"/>
              </w:divBdr>
            </w:div>
            <w:div w:id="1802334186">
              <w:marLeft w:val="0"/>
              <w:marRight w:val="0"/>
              <w:marTop w:val="0"/>
              <w:marBottom w:val="0"/>
              <w:divBdr>
                <w:top w:val="none" w:sz="0" w:space="0" w:color="auto"/>
                <w:left w:val="none" w:sz="0" w:space="0" w:color="auto"/>
                <w:bottom w:val="none" w:sz="0" w:space="0" w:color="auto"/>
                <w:right w:val="none" w:sz="0" w:space="0" w:color="auto"/>
              </w:divBdr>
            </w:div>
            <w:div w:id="1810398184">
              <w:marLeft w:val="0"/>
              <w:marRight w:val="0"/>
              <w:marTop w:val="0"/>
              <w:marBottom w:val="0"/>
              <w:divBdr>
                <w:top w:val="none" w:sz="0" w:space="0" w:color="auto"/>
                <w:left w:val="none" w:sz="0" w:space="0" w:color="auto"/>
                <w:bottom w:val="none" w:sz="0" w:space="0" w:color="auto"/>
                <w:right w:val="none" w:sz="0" w:space="0" w:color="auto"/>
              </w:divBdr>
            </w:div>
            <w:div w:id="1819569319">
              <w:marLeft w:val="0"/>
              <w:marRight w:val="0"/>
              <w:marTop w:val="0"/>
              <w:marBottom w:val="0"/>
              <w:divBdr>
                <w:top w:val="none" w:sz="0" w:space="0" w:color="auto"/>
                <w:left w:val="none" w:sz="0" w:space="0" w:color="auto"/>
                <w:bottom w:val="none" w:sz="0" w:space="0" w:color="auto"/>
                <w:right w:val="none" w:sz="0" w:space="0" w:color="auto"/>
              </w:divBdr>
            </w:div>
            <w:div w:id="1824740908">
              <w:marLeft w:val="0"/>
              <w:marRight w:val="0"/>
              <w:marTop w:val="0"/>
              <w:marBottom w:val="0"/>
              <w:divBdr>
                <w:top w:val="none" w:sz="0" w:space="0" w:color="auto"/>
                <w:left w:val="none" w:sz="0" w:space="0" w:color="auto"/>
                <w:bottom w:val="none" w:sz="0" w:space="0" w:color="auto"/>
                <w:right w:val="none" w:sz="0" w:space="0" w:color="auto"/>
              </w:divBdr>
            </w:div>
            <w:div w:id="1825243746">
              <w:marLeft w:val="0"/>
              <w:marRight w:val="0"/>
              <w:marTop w:val="0"/>
              <w:marBottom w:val="0"/>
              <w:divBdr>
                <w:top w:val="none" w:sz="0" w:space="0" w:color="auto"/>
                <w:left w:val="none" w:sz="0" w:space="0" w:color="auto"/>
                <w:bottom w:val="none" w:sz="0" w:space="0" w:color="auto"/>
                <w:right w:val="none" w:sz="0" w:space="0" w:color="auto"/>
              </w:divBdr>
            </w:div>
            <w:div w:id="1832257113">
              <w:marLeft w:val="0"/>
              <w:marRight w:val="0"/>
              <w:marTop w:val="0"/>
              <w:marBottom w:val="0"/>
              <w:divBdr>
                <w:top w:val="none" w:sz="0" w:space="0" w:color="auto"/>
                <w:left w:val="none" w:sz="0" w:space="0" w:color="auto"/>
                <w:bottom w:val="none" w:sz="0" w:space="0" w:color="auto"/>
                <w:right w:val="none" w:sz="0" w:space="0" w:color="auto"/>
              </w:divBdr>
            </w:div>
            <w:div w:id="1837451418">
              <w:marLeft w:val="0"/>
              <w:marRight w:val="0"/>
              <w:marTop w:val="0"/>
              <w:marBottom w:val="0"/>
              <w:divBdr>
                <w:top w:val="none" w:sz="0" w:space="0" w:color="auto"/>
                <w:left w:val="none" w:sz="0" w:space="0" w:color="auto"/>
                <w:bottom w:val="none" w:sz="0" w:space="0" w:color="auto"/>
                <w:right w:val="none" w:sz="0" w:space="0" w:color="auto"/>
              </w:divBdr>
            </w:div>
            <w:div w:id="1853374786">
              <w:marLeft w:val="0"/>
              <w:marRight w:val="0"/>
              <w:marTop w:val="0"/>
              <w:marBottom w:val="0"/>
              <w:divBdr>
                <w:top w:val="none" w:sz="0" w:space="0" w:color="auto"/>
                <w:left w:val="none" w:sz="0" w:space="0" w:color="auto"/>
                <w:bottom w:val="none" w:sz="0" w:space="0" w:color="auto"/>
                <w:right w:val="none" w:sz="0" w:space="0" w:color="auto"/>
              </w:divBdr>
            </w:div>
            <w:div w:id="1857619704">
              <w:marLeft w:val="0"/>
              <w:marRight w:val="0"/>
              <w:marTop w:val="0"/>
              <w:marBottom w:val="0"/>
              <w:divBdr>
                <w:top w:val="none" w:sz="0" w:space="0" w:color="auto"/>
                <w:left w:val="none" w:sz="0" w:space="0" w:color="auto"/>
                <w:bottom w:val="none" w:sz="0" w:space="0" w:color="auto"/>
                <w:right w:val="none" w:sz="0" w:space="0" w:color="auto"/>
              </w:divBdr>
            </w:div>
            <w:div w:id="1858428372">
              <w:marLeft w:val="0"/>
              <w:marRight w:val="0"/>
              <w:marTop w:val="0"/>
              <w:marBottom w:val="0"/>
              <w:divBdr>
                <w:top w:val="none" w:sz="0" w:space="0" w:color="auto"/>
                <w:left w:val="none" w:sz="0" w:space="0" w:color="auto"/>
                <w:bottom w:val="none" w:sz="0" w:space="0" w:color="auto"/>
                <w:right w:val="none" w:sz="0" w:space="0" w:color="auto"/>
              </w:divBdr>
            </w:div>
            <w:div w:id="1870870591">
              <w:marLeft w:val="0"/>
              <w:marRight w:val="0"/>
              <w:marTop w:val="0"/>
              <w:marBottom w:val="0"/>
              <w:divBdr>
                <w:top w:val="none" w:sz="0" w:space="0" w:color="auto"/>
                <w:left w:val="none" w:sz="0" w:space="0" w:color="auto"/>
                <w:bottom w:val="none" w:sz="0" w:space="0" w:color="auto"/>
                <w:right w:val="none" w:sz="0" w:space="0" w:color="auto"/>
              </w:divBdr>
            </w:div>
            <w:div w:id="1874416878">
              <w:marLeft w:val="0"/>
              <w:marRight w:val="0"/>
              <w:marTop w:val="0"/>
              <w:marBottom w:val="0"/>
              <w:divBdr>
                <w:top w:val="none" w:sz="0" w:space="0" w:color="auto"/>
                <w:left w:val="none" w:sz="0" w:space="0" w:color="auto"/>
                <w:bottom w:val="none" w:sz="0" w:space="0" w:color="auto"/>
                <w:right w:val="none" w:sz="0" w:space="0" w:color="auto"/>
              </w:divBdr>
            </w:div>
            <w:div w:id="1874881047">
              <w:marLeft w:val="0"/>
              <w:marRight w:val="0"/>
              <w:marTop w:val="0"/>
              <w:marBottom w:val="0"/>
              <w:divBdr>
                <w:top w:val="none" w:sz="0" w:space="0" w:color="auto"/>
                <w:left w:val="none" w:sz="0" w:space="0" w:color="auto"/>
                <w:bottom w:val="none" w:sz="0" w:space="0" w:color="auto"/>
                <w:right w:val="none" w:sz="0" w:space="0" w:color="auto"/>
              </w:divBdr>
            </w:div>
            <w:div w:id="1877352932">
              <w:marLeft w:val="0"/>
              <w:marRight w:val="0"/>
              <w:marTop w:val="0"/>
              <w:marBottom w:val="0"/>
              <w:divBdr>
                <w:top w:val="none" w:sz="0" w:space="0" w:color="auto"/>
                <w:left w:val="none" w:sz="0" w:space="0" w:color="auto"/>
                <w:bottom w:val="none" w:sz="0" w:space="0" w:color="auto"/>
                <w:right w:val="none" w:sz="0" w:space="0" w:color="auto"/>
              </w:divBdr>
            </w:div>
            <w:div w:id="1894927299">
              <w:marLeft w:val="0"/>
              <w:marRight w:val="0"/>
              <w:marTop w:val="0"/>
              <w:marBottom w:val="0"/>
              <w:divBdr>
                <w:top w:val="none" w:sz="0" w:space="0" w:color="auto"/>
                <w:left w:val="none" w:sz="0" w:space="0" w:color="auto"/>
                <w:bottom w:val="none" w:sz="0" w:space="0" w:color="auto"/>
                <w:right w:val="none" w:sz="0" w:space="0" w:color="auto"/>
              </w:divBdr>
            </w:div>
            <w:div w:id="1897860609">
              <w:marLeft w:val="0"/>
              <w:marRight w:val="0"/>
              <w:marTop w:val="0"/>
              <w:marBottom w:val="0"/>
              <w:divBdr>
                <w:top w:val="none" w:sz="0" w:space="0" w:color="auto"/>
                <w:left w:val="none" w:sz="0" w:space="0" w:color="auto"/>
                <w:bottom w:val="none" w:sz="0" w:space="0" w:color="auto"/>
                <w:right w:val="none" w:sz="0" w:space="0" w:color="auto"/>
              </w:divBdr>
            </w:div>
            <w:div w:id="1904169865">
              <w:marLeft w:val="0"/>
              <w:marRight w:val="0"/>
              <w:marTop w:val="0"/>
              <w:marBottom w:val="0"/>
              <w:divBdr>
                <w:top w:val="none" w:sz="0" w:space="0" w:color="auto"/>
                <w:left w:val="none" w:sz="0" w:space="0" w:color="auto"/>
                <w:bottom w:val="none" w:sz="0" w:space="0" w:color="auto"/>
                <w:right w:val="none" w:sz="0" w:space="0" w:color="auto"/>
              </w:divBdr>
            </w:div>
            <w:div w:id="1909152101">
              <w:marLeft w:val="0"/>
              <w:marRight w:val="0"/>
              <w:marTop w:val="0"/>
              <w:marBottom w:val="0"/>
              <w:divBdr>
                <w:top w:val="none" w:sz="0" w:space="0" w:color="auto"/>
                <w:left w:val="none" w:sz="0" w:space="0" w:color="auto"/>
                <w:bottom w:val="none" w:sz="0" w:space="0" w:color="auto"/>
                <w:right w:val="none" w:sz="0" w:space="0" w:color="auto"/>
              </w:divBdr>
            </w:div>
            <w:div w:id="1933313123">
              <w:marLeft w:val="0"/>
              <w:marRight w:val="0"/>
              <w:marTop w:val="0"/>
              <w:marBottom w:val="0"/>
              <w:divBdr>
                <w:top w:val="none" w:sz="0" w:space="0" w:color="auto"/>
                <w:left w:val="none" w:sz="0" w:space="0" w:color="auto"/>
                <w:bottom w:val="none" w:sz="0" w:space="0" w:color="auto"/>
                <w:right w:val="none" w:sz="0" w:space="0" w:color="auto"/>
              </w:divBdr>
            </w:div>
            <w:div w:id="1942226123">
              <w:marLeft w:val="0"/>
              <w:marRight w:val="0"/>
              <w:marTop w:val="0"/>
              <w:marBottom w:val="0"/>
              <w:divBdr>
                <w:top w:val="none" w:sz="0" w:space="0" w:color="auto"/>
                <w:left w:val="none" w:sz="0" w:space="0" w:color="auto"/>
                <w:bottom w:val="none" w:sz="0" w:space="0" w:color="auto"/>
                <w:right w:val="none" w:sz="0" w:space="0" w:color="auto"/>
              </w:divBdr>
            </w:div>
            <w:div w:id="1949044727">
              <w:marLeft w:val="0"/>
              <w:marRight w:val="0"/>
              <w:marTop w:val="0"/>
              <w:marBottom w:val="0"/>
              <w:divBdr>
                <w:top w:val="none" w:sz="0" w:space="0" w:color="auto"/>
                <w:left w:val="none" w:sz="0" w:space="0" w:color="auto"/>
                <w:bottom w:val="none" w:sz="0" w:space="0" w:color="auto"/>
                <w:right w:val="none" w:sz="0" w:space="0" w:color="auto"/>
              </w:divBdr>
            </w:div>
            <w:div w:id="1954166791">
              <w:marLeft w:val="0"/>
              <w:marRight w:val="0"/>
              <w:marTop w:val="0"/>
              <w:marBottom w:val="0"/>
              <w:divBdr>
                <w:top w:val="none" w:sz="0" w:space="0" w:color="auto"/>
                <w:left w:val="none" w:sz="0" w:space="0" w:color="auto"/>
                <w:bottom w:val="none" w:sz="0" w:space="0" w:color="auto"/>
                <w:right w:val="none" w:sz="0" w:space="0" w:color="auto"/>
              </w:divBdr>
            </w:div>
            <w:div w:id="1954360773">
              <w:marLeft w:val="0"/>
              <w:marRight w:val="0"/>
              <w:marTop w:val="0"/>
              <w:marBottom w:val="0"/>
              <w:divBdr>
                <w:top w:val="none" w:sz="0" w:space="0" w:color="auto"/>
                <w:left w:val="none" w:sz="0" w:space="0" w:color="auto"/>
                <w:bottom w:val="none" w:sz="0" w:space="0" w:color="auto"/>
                <w:right w:val="none" w:sz="0" w:space="0" w:color="auto"/>
              </w:divBdr>
            </w:div>
            <w:div w:id="1954551070">
              <w:marLeft w:val="0"/>
              <w:marRight w:val="0"/>
              <w:marTop w:val="0"/>
              <w:marBottom w:val="0"/>
              <w:divBdr>
                <w:top w:val="none" w:sz="0" w:space="0" w:color="auto"/>
                <w:left w:val="none" w:sz="0" w:space="0" w:color="auto"/>
                <w:bottom w:val="none" w:sz="0" w:space="0" w:color="auto"/>
                <w:right w:val="none" w:sz="0" w:space="0" w:color="auto"/>
              </w:divBdr>
            </w:div>
            <w:div w:id="1957103654">
              <w:marLeft w:val="0"/>
              <w:marRight w:val="0"/>
              <w:marTop w:val="0"/>
              <w:marBottom w:val="0"/>
              <w:divBdr>
                <w:top w:val="none" w:sz="0" w:space="0" w:color="auto"/>
                <w:left w:val="none" w:sz="0" w:space="0" w:color="auto"/>
                <w:bottom w:val="none" w:sz="0" w:space="0" w:color="auto"/>
                <w:right w:val="none" w:sz="0" w:space="0" w:color="auto"/>
              </w:divBdr>
            </w:div>
            <w:div w:id="1958247896">
              <w:marLeft w:val="0"/>
              <w:marRight w:val="0"/>
              <w:marTop w:val="0"/>
              <w:marBottom w:val="0"/>
              <w:divBdr>
                <w:top w:val="none" w:sz="0" w:space="0" w:color="auto"/>
                <w:left w:val="none" w:sz="0" w:space="0" w:color="auto"/>
                <w:bottom w:val="none" w:sz="0" w:space="0" w:color="auto"/>
                <w:right w:val="none" w:sz="0" w:space="0" w:color="auto"/>
              </w:divBdr>
            </w:div>
            <w:div w:id="1960868647">
              <w:marLeft w:val="0"/>
              <w:marRight w:val="0"/>
              <w:marTop w:val="0"/>
              <w:marBottom w:val="0"/>
              <w:divBdr>
                <w:top w:val="none" w:sz="0" w:space="0" w:color="auto"/>
                <w:left w:val="none" w:sz="0" w:space="0" w:color="auto"/>
                <w:bottom w:val="none" w:sz="0" w:space="0" w:color="auto"/>
                <w:right w:val="none" w:sz="0" w:space="0" w:color="auto"/>
              </w:divBdr>
            </w:div>
            <w:div w:id="1963882121">
              <w:marLeft w:val="0"/>
              <w:marRight w:val="0"/>
              <w:marTop w:val="0"/>
              <w:marBottom w:val="0"/>
              <w:divBdr>
                <w:top w:val="none" w:sz="0" w:space="0" w:color="auto"/>
                <w:left w:val="none" w:sz="0" w:space="0" w:color="auto"/>
                <w:bottom w:val="none" w:sz="0" w:space="0" w:color="auto"/>
                <w:right w:val="none" w:sz="0" w:space="0" w:color="auto"/>
              </w:divBdr>
            </w:div>
            <w:div w:id="1967275470">
              <w:marLeft w:val="0"/>
              <w:marRight w:val="0"/>
              <w:marTop w:val="0"/>
              <w:marBottom w:val="0"/>
              <w:divBdr>
                <w:top w:val="none" w:sz="0" w:space="0" w:color="auto"/>
                <w:left w:val="none" w:sz="0" w:space="0" w:color="auto"/>
                <w:bottom w:val="none" w:sz="0" w:space="0" w:color="auto"/>
                <w:right w:val="none" w:sz="0" w:space="0" w:color="auto"/>
              </w:divBdr>
            </w:div>
            <w:div w:id="1980188865">
              <w:marLeft w:val="0"/>
              <w:marRight w:val="0"/>
              <w:marTop w:val="0"/>
              <w:marBottom w:val="0"/>
              <w:divBdr>
                <w:top w:val="none" w:sz="0" w:space="0" w:color="auto"/>
                <w:left w:val="none" w:sz="0" w:space="0" w:color="auto"/>
                <w:bottom w:val="none" w:sz="0" w:space="0" w:color="auto"/>
                <w:right w:val="none" w:sz="0" w:space="0" w:color="auto"/>
              </w:divBdr>
            </w:div>
            <w:div w:id="1993096833">
              <w:marLeft w:val="0"/>
              <w:marRight w:val="0"/>
              <w:marTop w:val="0"/>
              <w:marBottom w:val="0"/>
              <w:divBdr>
                <w:top w:val="none" w:sz="0" w:space="0" w:color="auto"/>
                <w:left w:val="none" w:sz="0" w:space="0" w:color="auto"/>
                <w:bottom w:val="none" w:sz="0" w:space="0" w:color="auto"/>
                <w:right w:val="none" w:sz="0" w:space="0" w:color="auto"/>
              </w:divBdr>
            </w:div>
            <w:div w:id="1997759705">
              <w:marLeft w:val="0"/>
              <w:marRight w:val="0"/>
              <w:marTop w:val="0"/>
              <w:marBottom w:val="0"/>
              <w:divBdr>
                <w:top w:val="none" w:sz="0" w:space="0" w:color="auto"/>
                <w:left w:val="none" w:sz="0" w:space="0" w:color="auto"/>
                <w:bottom w:val="none" w:sz="0" w:space="0" w:color="auto"/>
                <w:right w:val="none" w:sz="0" w:space="0" w:color="auto"/>
              </w:divBdr>
            </w:div>
            <w:div w:id="2005548480">
              <w:marLeft w:val="0"/>
              <w:marRight w:val="0"/>
              <w:marTop w:val="0"/>
              <w:marBottom w:val="0"/>
              <w:divBdr>
                <w:top w:val="none" w:sz="0" w:space="0" w:color="auto"/>
                <w:left w:val="none" w:sz="0" w:space="0" w:color="auto"/>
                <w:bottom w:val="none" w:sz="0" w:space="0" w:color="auto"/>
                <w:right w:val="none" w:sz="0" w:space="0" w:color="auto"/>
              </w:divBdr>
            </w:div>
            <w:div w:id="2009937074">
              <w:marLeft w:val="0"/>
              <w:marRight w:val="0"/>
              <w:marTop w:val="0"/>
              <w:marBottom w:val="0"/>
              <w:divBdr>
                <w:top w:val="none" w:sz="0" w:space="0" w:color="auto"/>
                <w:left w:val="none" w:sz="0" w:space="0" w:color="auto"/>
                <w:bottom w:val="none" w:sz="0" w:space="0" w:color="auto"/>
                <w:right w:val="none" w:sz="0" w:space="0" w:color="auto"/>
              </w:divBdr>
            </w:div>
            <w:div w:id="2020426466">
              <w:marLeft w:val="0"/>
              <w:marRight w:val="0"/>
              <w:marTop w:val="0"/>
              <w:marBottom w:val="0"/>
              <w:divBdr>
                <w:top w:val="none" w:sz="0" w:space="0" w:color="auto"/>
                <w:left w:val="none" w:sz="0" w:space="0" w:color="auto"/>
                <w:bottom w:val="none" w:sz="0" w:space="0" w:color="auto"/>
                <w:right w:val="none" w:sz="0" w:space="0" w:color="auto"/>
              </w:divBdr>
            </w:div>
            <w:div w:id="2025741952">
              <w:marLeft w:val="0"/>
              <w:marRight w:val="0"/>
              <w:marTop w:val="0"/>
              <w:marBottom w:val="0"/>
              <w:divBdr>
                <w:top w:val="none" w:sz="0" w:space="0" w:color="auto"/>
                <w:left w:val="none" w:sz="0" w:space="0" w:color="auto"/>
                <w:bottom w:val="none" w:sz="0" w:space="0" w:color="auto"/>
                <w:right w:val="none" w:sz="0" w:space="0" w:color="auto"/>
              </w:divBdr>
            </w:div>
            <w:div w:id="2029603139">
              <w:marLeft w:val="0"/>
              <w:marRight w:val="0"/>
              <w:marTop w:val="0"/>
              <w:marBottom w:val="0"/>
              <w:divBdr>
                <w:top w:val="none" w:sz="0" w:space="0" w:color="auto"/>
                <w:left w:val="none" w:sz="0" w:space="0" w:color="auto"/>
                <w:bottom w:val="none" w:sz="0" w:space="0" w:color="auto"/>
                <w:right w:val="none" w:sz="0" w:space="0" w:color="auto"/>
              </w:divBdr>
            </w:div>
            <w:div w:id="2030450877">
              <w:marLeft w:val="0"/>
              <w:marRight w:val="0"/>
              <w:marTop w:val="0"/>
              <w:marBottom w:val="0"/>
              <w:divBdr>
                <w:top w:val="none" w:sz="0" w:space="0" w:color="auto"/>
                <w:left w:val="none" w:sz="0" w:space="0" w:color="auto"/>
                <w:bottom w:val="none" w:sz="0" w:space="0" w:color="auto"/>
                <w:right w:val="none" w:sz="0" w:space="0" w:color="auto"/>
              </w:divBdr>
            </w:div>
            <w:div w:id="2038654860">
              <w:marLeft w:val="0"/>
              <w:marRight w:val="0"/>
              <w:marTop w:val="0"/>
              <w:marBottom w:val="0"/>
              <w:divBdr>
                <w:top w:val="none" w:sz="0" w:space="0" w:color="auto"/>
                <w:left w:val="none" w:sz="0" w:space="0" w:color="auto"/>
                <w:bottom w:val="none" w:sz="0" w:space="0" w:color="auto"/>
                <w:right w:val="none" w:sz="0" w:space="0" w:color="auto"/>
              </w:divBdr>
            </w:div>
            <w:div w:id="2041315450">
              <w:marLeft w:val="0"/>
              <w:marRight w:val="0"/>
              <w:marTop w:val="0"/>
              <w:marBottom w:val="0"/>
              <w:divBdr>
                <w:top w:val="none" w:sz="0" w:space="0" w:color="auto"/>
                <w:left w:val="none" w:sz="0" w:space="0" w:color="auto"/>
                <w:bottom w:val="none" w:sz="0" w:space="0" w:color="auto"/>
                <w:right w:val="none" w:sz="0" w:space="0" w:color="auto"/>
              </w:divBdr>
            </w:div>
            <w:div w:id="2045523825">
              <w:marLeft w:val="0"/>
              <w:marRight w:val="0"/>
              <w:marTop w:val="0"/>
              <w:marBottom w:val="0"/>
              <w:divBdr>
                <w:top w:val="none" w:sz="0" w:space="0" w:color="auto"/>
                <w:left w:val="none" w:sz="0" w:space="0" w:color="auto"/>
                <w:bottom w:val="none" w:sz="0" w:space="0" w:color="auto"/>
                <w:right w:val="none" w:sz="0" w:space="0" w:color="auto"/>
              </w:divBdr>
            </w:div>
            <w:div w:id="2050907401">
              <w:marLeft w:val="0"/>
              <w:marRight w:val="0"/>
              <w:marTop w:val="0"/>
              <w:marBottom w:val="0"/>
              <w:divBdr>
                <w:top w:val="none" w:sz="0" w:space="0" w:color="auto"/>
                <w:left w:val="none" w:sz="0" w:space="0" w:color="auto"/>
                <w:bottom w:val="none" w:sz="0" w:space="0" w:color="auto"/>
                <w:right w:val="none" w:sz="0" w:space="0" w:color="auto"/>
              </w:divBdr>
            </w:div>
            <w:div w:id="2052029258">
              <w:marLeft w:val="0"/>
              <w:marRight w:val="0"/>
              <w:marTop w:val="0"/>
              <w:marBottom w:val="0"/>
              <w:divBdr>
                <w:top w:val="none" w:sz="0" w:space="0" w:color="auto"/>
                <w:left w:val="none" w:sz="0" w:space="0" w:color="auto"/>
                <w:bottom w:val="none" w:sz="0" w:space="0" w:color="auto"/>
                <w:right w:val="none" w:sz="0" w:space="0" w:color="auto"/>
              </w:divBdr>
            </w:div>
            <w:div w:id="2055888063">
              <w:marLeft w:val="0"/>
              <w:marRight w:val="0"/>
              <w:marTop w:val="0"/>
              <w:marBottom w:val="0"/>
              <w:divBdr>
                <w:top w:val="none" w:sz="0" w:space="0" w:color="auto"/>
                <w:left w:val="none" w:sz="0" w:space="0" w:color="auto"/>
                <w:bottom w:val="none" w:sz="0" w:space="0" w:color="auto"/>
                <w:right w:val="none" w:sz="0" w:space="0" w:color="auto"/>
              </w:divBdr>
            </w:div>
            <w:div w:id="2061322957">
              <w:marLeft w:val="0"/>
              <w:marRight w:val="0"/>
              <w:marTop w:val="0"/>
              <w:marBottom w:val="0"/>
              <w:divBdr>
                <w:top w:val="none" w:sz="0" w:space="0" w:color="auto"/>
                <w:left w:val="none" w:sz="0" w:space="0" w:color="auto"/>
                <w:bottom w:val="none" w:sz="0" w:space="0" w:color="auto"/>
                <w:right w:val="none" w:sz="0" w:space="0" w:color="auto"/>
              </w:divBdr>
            </w:div>
            <w:div w:id="2067338891">
              <w:marLeft w:val="0"/>
              <w:marRight w:val="0"/>
              <w:marTop w:val="0"/>
              <w:marBottom w:val="0"/>
              <w:divBdr>
                <w:top w:val="none" w:sz="0" w:space="0" w:color="auto"/>
                <w:left w:val="none" w:sz="0" w:space="0" w:color="auto"/>
                <w:bottom w:val="none" w:sz="0" w:space="0" w:color="auto"/>
                <w:right w:val="none" w:sz="0" w:space="0" w:color="auto"/>
              </w:divBdr>
            </w:div>
            <w:div w:id="2067949866">
              <w:marLeft w:val="0"/>
              <w:marRight w:val="0"/>
              <w:marTop w:val="0"/>
              <w:marBottom w:val="0"/>
              <w:divBdr>
                <w:top w:val="none" w:sz="0" w:space="0" w:color="auto"/>
                <w:left w:val="none" w:sz="0" w:space="0" w:color="auto"/>
                <w:bottom w:val="none" w:sz="0" w:space="0" w:color="auto"/>
                <w:right w:val="none" w:sz="0" w:space="0" w:color="auto"/>
              </w:divBdr>
            </w:div>
            <w:div w:id="2070153499">
              <w:marLeft w:val="0"/>
              <w:marRight w:val="0"/>
              <w:marTop w:val="0"/>
              <w:marBottom w:val="0"/>
              <w:divBdr>
                <w:top w:val="none" w:sz="0" w:space="0" w:color="auto"/>
                <w:left w:val="none" w:sz="0" w:space="0" w:color="auto"/>
                <w:bottom w:val="none" w:sz="0" w:space="0" w:color="auto"/>
                <w:right w:val="none" w:sz="0" w:space="0" w:color="auto"/>
              </w:divBdr>
            </w:div>
            <w:div w:id="2077705763">
              <w:marLeft w:val="0"/>
              <w:marRight w:val="0"/>
              <w:marTop w:val="0"/>
              <w:marBottom w:val="0"/>
              <w:divBdr>
                <w:top w:val="none" w:sz="0" w:space="0" w:color="auto"/>
                <w:left w:val="none" w:sz="0" w:space="0" w:color="auto"/>
                <w:bottom w:val="none" w:sz="0" w:space="0" w:color="auto"/>
                <w:right w:val="none" w:sz="0" w:space="0" w:color="auto"/>
              </w:divBdr>
            </w:div>
            <w:div w:id="2080446664">
              <w:marLeft w:val="0"/>
              <w:marRight w:val="0"/>
              <w:marTop w:val="0"/>
              <w:marBottom w:val="0"/>
              <w:divBdr>
                <w:top w:val="none" w:sz="0" w:space="0" w:color="auto"/>
                <w:left w:val="none" w:sz="0" w:space="0" w:color="auto"/>
                <w:bottom w:val="none" w:sz="0" w:space="0" w:color="auto"/>
                <w:right w:val="none" w:sz="0" w:space="0" w:color="auto"/>
              </w:divBdr>
            </w:div>
            <w:div w:id="2082293424">
              <w:marLeft w:val="0"/>
              <w:marRight w:val="0"/>
              <w:marTop w:val="0"/>
              <w:marBottom w:val="0"/>
              <w:divBdr>
                <w:top w:val="none" w:sz="0" w:space="0" w:color="auto"/>
                <w:left w:val="none" w:sz="0" w:space="0" w:color="auto"/>
                <w:bottom w:val="none" w:sz="0" w:space="0" w:color="auto"/>
                <w:right w:val="none" w:sz="0" w:space="0" w:color="auto"/>
              </w:divBdr>
              <w:divsChild>
                <w:div w:id="15499260">
                  <w:marLeft w:val="0"/>
                  <w:marRight w:val="0"/>
                  <w:marTop w:val="0"/>
                  <w:marBottom w:val="0"/>
                  <w:divBdr>
                    <w:top w:val="none" w:sz="0" w:space="0" w:color="auto"/>
                    <w:left w:val="none" w:sz="0" w:space="0" w:color="auto"/>
                    <w:bottom w:val="none" w:sz="0" w:space="0" w:color="auto"/>
                    <w:right w:val="none" w:sz="0" w:space="0" w:color="auto"/>
                  </w:divBdr>
                </w:div>
                <w:div w:id="22287776">
                  <w:marLeft w:val="0"/>
                  <w:marRight w:val="0"/>
                  <w:marTop w:val="0"/>
                  <w:marBottom w:val="0"/>
                  <w:divBdr>
                    <w:top w:val="none" w:sz="0" w:space="0" w:color="auto"/>
                    <w:left w:val="none" w:sz="0" w:space="0" w:color="auto"/>
                    <w:bottom w:val="none" w:sz="0" w:space="0" w:color="auto"/>
                    <w:right w:val="none" w:sz="0" w:space="0" w:color="auto"/>
                  </w:divBdr>
                </w:div>
                <w:div w:id="25834689">
                  <w:marLeft w:val="0"/>
                  <w:marRight w:val="0"/>
                  <w:marTop w:val="0"/>
                  <w:marBottom w:val="0"/>
                  <w:divBdr>
                    <w:top w:val="none" w:sz="0" w:space="0" w:color="auto"/>
                    <w:left w:val="none" w:sz="0" w:space="0" w:color="auto"/>
                    <w:bottom w:val="none" w:sz="0" w:space="0" w:color="auto"/>
                    <w:right w:val="none" w:sz="0" w:space="0" w:color="auto"/>
                  </w:divBdr>
                </w:div>
                <w:div w:id="37247124">
                  <w:marLeft w:val="0"/>
                  <w:marRight w:val="0"/>
                  <w:marTop w:val="0"/>
                  <w:marBottom w:val="0"/>
                  <w:divBdr>
                    <w:top w:val="none" w:sz="0" w:space="0" w:color="auto"/>
                    <w:left w:val="none" w:sz="0" w:space="0" w:color="auto"/>
                    <w:bottom w:val="none" w:sz="0" w:space="0" w:color="auto"/>
                    <w:right w:val="none" w:sz="0" w:space="0" w:color="auto"/>
                  </w:divBdr>
                </w:div>
                <w:div w:id="38365535">
                  <w:marLeft w:val="0"/>
                  <w:marRight w:val="0"/>
                  <w:marTop w:val="0"/>
                  <w:marBottom w:val="0"/>
                  <w:divBdr>
                    <w:top w:val="none" w:sz="0" w:space="0" w:color="auto"/>
                    <w:left w:val="none" w:sz="0" w:space="0" w:color="auto"/>
                    <w:bottom w:val="none" w:sz="0" w:space="0" w:color="auto"/>
                    <w:right w:val="none" w:sz="0" w:space="0" w:color="auto"/>
                  </w:divBdr>
                </w:div>
                <w:div w:id="40058329">
                  <w:marLeft w:val="0"/>
                  <w:marRight w:val="0"/>
                  <w:marTop w:val="0"/>
                  <w:marBottom w:val="0"/>
                  <w:divBdr>
                    <w:top w:val="none" w:sz="0" w:space="0" w:color="auto"/>
                    <w:left w:val="none" w:sz="0" w:space="0" w:color="auto"/>
                    <w:bottom w:val="none" w:sz="0" w:space="0" w:color="auto"/>
                    <w:right w:val="none" w:sz="0" w:space="0" w:color="auto"/>
                  </w:divBdr>
                </w:div>
                <w:div w:id="42599795">
                  <w:marLeft w:val="0"/>
                  <w:marRight w:val="0"/>
                  <w:marTop w:val="0"/>
                  <w:marBottom w:val="0"/>
                  <w:divBdr>
                    <w:top w:val="none" w:sz="0" w:space="0" w:color="auto"/>
                    <w:left w:val="none" w:sz="0" w:space="0" w:color="auto"/>
                    <w:bottom w:val="none" w:sz="0" w:space="0" w:color="auto"/>
                    <w:right w:val="none" w:sz="0" w:space="0" w:color="auto"/>
                  </w:divBdr>
                </w:div>
                <w:div w:id="55444481">
                  <w:marLeft w:val="0"/>
                  <w:marRight w:val="0"/>
                  <w:marTop w:val="0"/>
                  <w:marBottom w:val="0"/>
                  <w:divBdr>
                    <w:top w:val="none" w:sz="0" w:space="0" w:color="auto"/>
                    <w:left w:val="none" w:sz="0" w:space="0" w:color="auto"/>
                    <w:bottom w:val="none" w:sz="0" w:space="0" w:color="auto"/>
                    <w:right w:val="none" w:sz="0" w:space="0" w:color="auto"/>
                  </w:divBdr>
                </w:div>
                <w:div w:id="70203661">
                  <w:marLeft w:val="0"/>
                  <w:marRight w:val="0"/>
                  <w:marTop w:val="0"/>
                  <w:marBottom w:val="0"/>
                  <w:divBdr>
                    <w:top w:val="none" w:sz="0" w:space="0" w:color="auto"/>
                    <w:left w:val="none" w:sz="0" w:space="0" w:color="auto"/>
                    <w:bottom w:val="none" w:sz="0" w:space="0" w:color="auto"/>
                    <w:right w:val="none" w:sz="0" w:space="0" w:color="auto"/>
                  </w:divBdr>
                </w:div>
                <w:div w:id="70544907">
                  <w:marLeft w:val="0"/>
                  <w:marRight w:val="0"/>
                  <w:marTop w:val="0"/>
                  <w:marBottom w:val="0"/>
                  <w:divBdr>
                    <w:top w:val="none" w:sz="0" w:space="0" w:color="auto"/>
                    <w:left w:val="none" w:sz="0" w:space="0" w:color="auto"/>
                    <w:bottom w:val="none" w:sz="0" w:space="0" w:color="auto"/>
                    <w:right w:val="none" w:sz="0" w:space="0" w:color="auto"/>
                  </w:divBdr>
                </w:div>
                <w:div w:id="71895278">
                  <w:marLeft w:val="0"/>
                  <w:marRight w:val="0"/>
                  <w:marTop w:val="0"/>
                  <w:marBottom w:val="0"/>
                  <w:divBdr>
                    <w:top w:val="none" w:sz="0" w:space="0" w:color="auto"/>
                    <w:left w:val="none" w:sz="0" w:space="0" w:color="auto"/>
                    <w:bottom w:val="none" w:sz="0" w:space="0" w:color="auto"/>
                    <w:right w:val="none" w:sz="0" w:space="0" w:color="auto"/>
                  </w:divBdr>
                </w:div>
                <w:div w:id="72747229">
                  <w:marLeft w:val="0"/>
                  <w:marRight w:val="0"/>
                  <w:marTop w:val="0"/>
                  <w:marBottom w:val="0"/>
                  <w:divBdr>
                    <w:top w:val="none" w:sz="0" w:space="0" w:color="auto"/>
                    <w:left w:val="none" w:sz="0" w:space="0" w:color="auto"/>
                    <w:bottom w:val="none" w:sz="0" w:space="0" w:color="auto"/>
                    <w:right w:val="none" w:sz="0" w:space="0" w:color="auto"/>
                  </w:divBdr>
                </w:div>
                <w:div w:id="78336789">
                  <w:marLeft w:val="0"/>
                  <w:marRight w:val="0"/>
                  <w:marTop w:val="0"/>
                  <w:marBottom w:val="0"/>
                  <w:divBdr>
                    <w:top w:val="none" w:sz="0" w:space="0" w:color="auto"/>
                    <w:left w:val="none" w:sz="0" w:space="0" w:color="auto"/>
                    <w:bottom w:val="none" w:sz="0" w:space="0" w:color="auto"/>
                    <w:right w:val="none" w:sz="0" w:space="0" w:color="auto"/>
                  </w:divBdr>
                </w:div>
                <w:div w:id="87581651">
                  <w:marLeft w:val="0"/>
                  <w:marRight w:val="0"/>
                  <w:marTop w:val="0"/>
                  <w:marBottom w:val="0"/>
                  <w:divBdr>
                    <w:top w:val="none" w:sz="0" w:space="0" w:color="auto"/>
                    <w:left w:val="none" w:sz="0" w:space="0" w:color="auto"/>
                    <w:bottom w:val="none" w:sz="0" w:space="0" w:color="auto"/>
                    <w:right w:val="none" w:sz="0" w:space="0" w:color="auto"/>
                  </w:divBdr>
                </w:div>
                <w:div w:id="96223100">
                  <w:marLeft w:val="0"/>
                  <w:marRight w:val="0"/>
                  <w:marTop w:val="0"/>
                  <w:marBottom w:val="0"/>
                  <w:divBdr>
                    <w:top w:val="none" w:sz="0" w:space="0" w:color="auto"/>
                    <w:left w:val="none" w:sz="0" w:space="0" w:color="auto"/>
                    <w:bottom w:val="none" w:sz="0" w:space="0" w:color="auto"/>
                    <w:right w:val="none" w:sz="0" w:space="0" w:color="auto"/>
                  </w:divBdr>
                </w:div>
                <w:div w:id="97677970">
                  <w:marLeft w:val="0"/>
                  <w:marRight w:val="0"/>
                  <w:marTop w:val="0"/>
                  <w:marBottom w:val="0"/>
                  <w:divBdr>
                    <w:top w:val="none" w:sz="0" w:space="0" w:color="auto"/>
                    <w:left w:val="none" w:sz="0" w:space="0" w:color="auto"/>
                    <w:bottom w:val="none" w:sz="0" w:space="0" w:color="auto"/>
                    <w:right w:val="none" w:sz="0" w:space="0" w:color="auto"/>
                  </w:divBdr>
                </w:div>
                <w:div w:id="100152896">
                  <w:marLeft w:val="0"/>
                  <w:marRight w:val="0"/>
                  <w:marTop w:val="0"/>
                  <w:marBottom w:val="0"/>
                  <w:divBdr>
                    <w:top w:val="none" w:sz="0" w:space="0" w:color="auto"/>
                    <w:left w:val="none" w:sz="0" w:space="0" w:color="auto"/>
                    <w:bottom w:val="none" w:sz="0" w:space="0" w:color="auto"/>
                    <w:right w:val="none" w:sz="0" w:space="0" w:color="auto"/>
                  </w:divBdr>
                </w:div>
                <w:div w:id="109134615">
                  <w:marLeft w:val="0"/>
                  <w:marRight w:val="0"/>
                  <w:marTop w:val="0"/>
                  <w:marBottom w:val="0"/>
                  <w:divBdr>
                    <w:top w:val="none" w:sz="0" w:space="0" w:color="auto"/>
                    <w:left w:val="none" w:sz="0" w:space="0" w:color="auto"/>
                    <w:bottom w:val="none" w:sz="0" w:space="0" w:color="auto"/>
                    <w:right w:val="none" w:sz="0" w:space="0" w:color="auto"/>
                  </w:divBdr>
                </w:div>
                <w:div w:id="122695183">
                  <w:marLeft w:val="0"/>
                  <w:marRight w:val="0"/>
                  <w:marTop w:val="0"/>
                  <w:marBottom w:val="0"/>
                  <w:divBdr>
                    <w:top w:val="none" w:sz="0" w:space="0" w:color="auto"/>
                    <w:left w:val="none" w:sz="0" w:space="0" w:color="auto"/>
                    <w:bottom w:val="none" w:sz="0" w:space="0" w:color="auto"/>
                    <w:right w:val="none" w:sz="0" w:space="0" w:color="auto"/>
                  </w:divBdr>
                </w:div>
                <w:div w:id="130172635">
                  <w:marLeft w:val="0"/>
                  <w:marRight w:val="0"/>
                  <w:marTop w:val="0"/>
                  <w:marBottom w:val="0"/>
                  <w:divBdr>
                    <w:top w:val="none" w:sz="0" w:space="0" w:color="auto"/>
                    <w:left w:val="none" w:sz="0" w:space="0" w:color="auto"/>
                    <w:bottom w:val="none" w:sz="0" w:space="0" w:color="auto"/>
                    <w:right w:val="none" w:sz="0" w:space="0" w:color="auto"/>
                  </w:divBdr>
                </w:div>
                <w:div w:id="131560307">
                  <w:marLeft w:val="0"/>
                  <w:marRight w:val="0"/>
                  <w:marTop w:val="0"/>
                  <w:marBottom w:val="0"/>
                  <w:divBdr>
                    <w:top w:val="none" w:sz="0" w:space="0" w:color="auto"/>
                    <w:left w:val="none" w:sz="0" w:space="0" w:color="auto"/>
                    <w:bottom w:val="none" w:sz="0" w:space="0" w:color="auto"/>
                    <w:right w:val="none" w:sz="0" w:space="0" w:color="auto"/>
                  </w:divBdr>
                </w:div>
                <w:div w:id="133760893">
                  <w:marLeft w:val="0"/>
                  <w:marRight w:val="0"/>
                  <w:marTop w:val="0"/>
                  <w:marBottom w:val="0"/>
                  <w:divBdr>
                    <w:top w:val="none" w:sz="0" w:space="0" w:color="auto"/>
                    <w:left w:val="none" w:sz="0" w:space="0" w:color="auto"/>
                    <w:bottom w:val="none" w:sz="0" w:space="0" w:color="auto"/>
                    <w:right w:val="none" w:sz="0" w:space="0" w:color="auto"/>
                  </w:divBdr>
                </w:div>
                <w:div w:id="169180766">
                  <w:marLeft w:val="0"/>
                  <w:marRight w:val="0"/>
                  <w:marTop w:val="0"/>
                  <w:marBottom w:val="0"/>
                  <w:divBdr>
                    <w:top w:val="none" w:sz="0" w:space="0" w:color="auto"/>
                    <w:left w:val="none" w:sz="0" w:space="0" w:color="auto"/>
                    <w:bottom w:val="none" w:sz="0" w:space="0" w:color="auto"/>
                    <w:right w:val="none" w:sz="0" w:space="0" w:color="auto"/>
                  </w:divBdr>
                </w:div>
                <w:div w:id="170143342">
                  <w:marLeft w:val="0"/>
                  <w:marRight w:val="0"/>
                  <w:marTop w:val="0"/>
                  <w:marBottom w:val="0"/>
                  <w:divBdr>
                    <w:top w:val="none" w:sz="0" w:space="0" w:color="auto"/>
                    <w:left w:val="none" w:sz="0" w:space="0" w:color="auto"/>
                    <w:bottom w:val="none" w:sz="0" w:space="0" w:color="auto"/>
                    <w:right w:val="none" w:sz="0" w:space="0" w:color="auto"/>
                  </w:divBdr>
                </w:div>
                <w:div w:id="170679101">
                  <w:marLeft w:val="0"/>
                  <w:marRight w:val="0"/>
                  <w:marTop w:val="0"/>
                  <w:marBottom w:val="0"/>
                  <w:divBdr>
                    <w:top w:val="none" w:sz="0" w:space="0" w:color="auto"/>
                    <w:left w:val="none" w:sz="0" w:space="0" w:color="auto"/>
                    <w:bottom w:val="none" w:sz="0" w:space="0" w:color="auto"/>
                    <w:right w:val="none" w:sz="0" w:space="0" w:color="auto"/>
                  </w:divBdr>
                </w:div>
                <w:div w:id="174810043">
                  <w:marLeft w:val="0"/>
                  <w:marRight w:val="0"/>
                  <w:marTop w:val="0"/>
                  <w:marBottom w:val="0"/>
                  <w:divBdr>
                    <w:top w:val="none" w:sz="0" w:space="0" w:color="auto"/>
                    <w:left w:val="none" w:sz="0" w:space="0" w:color="auto"/>
                    <w:bottom w:val="none" w:sz="0" w:space="0" w:color="auto"/>
                    <w:right w:val="none" w:sz="0" w:space="0" w:color="auto"/>
                  </w:divBdr>
                </w:div>
                <w:div w:id="180358507">
                  <w:marLeft w:val="0"/>
                  <w:marRight w:val="0"/>
                  <w:marTop w:val="0"/>
                  <w:marBottom w:val="0"/>
                  <w:divBdr>
                    <w:top w:val="none" w:sz="0" w:space="0" w:color="auto"/>
                    <w:left w:val="none" w:sz="0" w:space="0" w:color="auto"/>
                    <w:bottom w:val="none" w:sz="0" w:space="0" w:color="auto"/>
                    <w:right w:val="none" w:sz="0" w:space="0" w:color="auto"/>
                  </w:divBdr>
                </w:div>
                <w:div w:id="194320227">
                  <w:marLeft w:val="0"/>
                  <w:marRight w:val="0"/>
                  <w:marTop w:val="0"/>
                  <w:marBottom w:val="0"/>
                  <w:divBdr>
                    <w:top w:val="none" w:sz="0" w:space="0" w:color="auto"/>
                    <w:left w:val="none" w:sz="0" w:space="0" w:color="auto"/>
                    <w:bottom w:val="none" w:sz="0" w:space="0" w:color="auto"/>
                    <w:right w:val="none" w:sz="0" w:space="0" w:color="auto"/>
                  </w:divBdr>
                </w:div>
                <w:div w:id="196629646">
                  <w:marLeft w:val="0"/>
                  <w:marRight w:val="0"/>
                  <w:marTop w:val="0"/>
                  <w:marBottom w:val="0"/>
                  <w:divBdr>
                    <w:top w:val="none" w:sz="0" w:space="0" w:color="auto"/>
                    <w:left w:val="none" w:sz="0" w:space="0" w:color="auto"/>
                    <w:bottom w:val="none" w:sz="0" w:space="0" w:color="auto"/>
                    <w:right w:val="none" w:sz="0" w:space="0" w:color="auto"/>
                  </w:divBdr>
                </w:div>
                <w:div w:id="203375151">
                  <w:marLeft w:val="0"/>
                  <w:marRight w:val="0"/>
                  <w:marTop w:val="0"/>
                  <w:marBottom w:val="0"/>
                  <w:divBdr>
                    <w:top w:val="none" w:sz="0" w:space="0" w:color="auto"/>
                    <w:left w:val="none" w:sz="0" w:space="0" w:color="auto"/>
                    <w:bottom w:val="none" w:sz="0" w:space="0" w:color="auto"/>
                    <w:right w:val="none" w:sz="0" w:space="0" w:color="auto"/>
                  </w:divBdr>
                </w:div>
                <w:div w:id="206112354">
                  <w:marLeft w:val="0"/>
                  <w:marRight w:val="0"/>
                  <w:marTop w:val="0"/>
                  <w:marBottom w:val="0"/>
                  <w:divBdr>
                    <w:top w:val="none" w:sz="0" w:space="0" w:color="auto"/>
                    <w:left w:val="none" w:sz="0" w:space="0" w:color="auto"/>
                    <w:bottom w:val="none" w:sz="0" w:space="0" w:color="auto"/>
                    <w:right w:val="none" w:sz="0" w:space="0" w:color="auto"/>
                  </w:divBdr>
                </w:div>
                <w:div w:id="206651830">
                  <w:marLeft w:val="0"/>
                  <w:marRight w:val="0"/>
                  <w:marTop w:val="0"/>
                  <w:marBottom w:val="0"/>
                  <w:divBdr>
                    <w:top w:val="none" w:sz="0" w:space="0" w:color="auto"/>
                    <w:left w:val="none" w:sz="0" w:space="0" w:color="auto"/>
                    <w:bottom w:val="none" w:sz="0" w:space="0" w:color="auto"/>
                    <w:right w:val="none" w:sz="0" w:space="0" w:color="auto"/>
                  </w:divBdr>
                </w:div>
                <w:div w:id="255788029">
                  <w:marLeft w:val="0"/>
                  <w:marRight w:val="0"/>
                  <w:marTop w:val="0"/>
                  <w:marBottom w:val="0"/>
                  <w:divBdr>
                    <w:top w:val="none" w:sz="0" w:space="0" w:color="auto"/>
                    <w:left w:val="none" w:sz="0" w:space="0" w:color="auto"/>
                    <w:bottom w:val="none" w:sz="0" w:space="0" w:color="auto"/>
                    <w:right w:val="none" w:sz="0" w:space="0" w:color="auto"/>
                  </w:divBdr>
                </w:div>
                <w:div w:id="257636151">
                  <w:marLeft w:val="0"/>
                  <w:marRight w:val="0"/>
                  <w:marTop w:val="0"/>
                  <w:marBottom w:val="0"/>
                  <w:divBdr>
                    <w:top w:val="none" w:sz="0" w:space="0" w:color="auto"/>
                    <w:left w:val="none" w:sz="0" w:space="0" w:color="auto"/>
                    <w:bottom w:val="none" w:sz="0" w:space="0" w:color="auto"/>
                    <w:right w:val="none" w:sz="0" w:space="0" w:color="auto"/>
                  </w:divBdr>
                </w:div>
                <w:div w:id="262306299">
                  <w:marLeft w:val="0"/>
                  <w:marRight w:val="0"/>
                  <w:marTop w:val="0"/>
                  <w:marBottom w:val="0"/>
                  <w:divBdr>
                    <w:top w:val="none" w:sz="0" w:space="0" w:color="auto"/>
                    <w:left w:val="none" w:sz="0" w:space="0" w:color="auto"/>
                    <w:bottom w:val="none" w:sz="0" w:space="0" w:color="auto"/>
                    <w:right w:val="none" w:sz="0" w:space="0" w:color="auto"/>
                  </w:divBdr>
                </w:div>
                <w:div w:id="263391098">
                  <w:marLeft w:val="0"/>
                  <w:marRight w:val="0"/>
                  <w:marTop w:val="0"/>
                  <w:marBottom w:val="0"/>
                  <w:divBdr>
                    <w:top w:val="none" w:sz="0" w:space="0" w:color="auto"/>
                    <w:left w:val="none" w:sz="0" w:space="0" w:color="auto"/>
                    <w:bottom w:val="none" w:sz="0" w:space="0" w:color="auto"/>
                    <w:right w:val="none" w:sz="0" w:space="0" w:color="auto"/>
                  </w:divBdr>
                </w:div>
                <w:div w:id="264846989">
                  <w:marLeft w:val="0"/>
                  <w:marRight w:val="0"/>
                  <w:marTop w:val="0"/>
                  <w:marBottom w:val="0"/>
                  <w:divBdr>
                    <w:top w:val="none" w:sz="0" w:space="0" w:color="auto"/>
                    <w:left w:val="none" w:sz="0" w:space="0" w:color="auto"/>
                    <w:bottom w:val="none" w:sz="0" w:space="0" w:color="auto"/>
                    <w:right w:val="none" w:sz="0" w:space="0" w:color="auto"/>
                  </w:divBdr>
                </w:div>
                <w:div w:id="276372800">
                  <w:marLeft w:val="0"/>
                  <w:marRight w:val="0"/>
                  <w:marTop w:val="0"/>
                  <w:marBottom w:val="0"/>
                  <w:divBdr>
                    <w:top w:val="none" w:sz="0" w:space="0" w:color="auto"/>
                    <w:left w:val="none" w:sz="0" w:space="0" w:color="auto"/>
                    <w:bottom w:val="none" w:sz="0" w:space="0" w:color="auto"/>
                    <w:right w:val="none" w:sz="0" w:space="0" w:color="auto"/>
                  </w:divBdr>
                </w:div>
                <w:div w:id="280233134">
                  <w:marLeft w:val="0"/>
                  <w:marRight w:val="0"/>
                  <w:marTop w:val="0"/>
                  <w:marBottom w:val="0"/>
                  <w:divBdr>
                    <w:top w:val="none" w:sz="0" w:space="0" w:color="auto"/>
                    <w:left w:val="none" w:sz="0" w:space="0" w:color="auto"/>
                    <w:bottom w:val="none" w:sz="0" w:space="0" w:color="auto"/>
                    <w:right w:val="none" w:sz="0" w:space="0" w:color="auto"/>
                  </w:divBdr>
                </w:div>
                <w:div w:id="290985937">
                  <w:marLeft w:val="0"/>
                  <w:marRight w:val="0"/>
                  <w:marTop w:val="0"/>
                  <w:marBottom w:val="0"/>
                  <w:divBdr>
                    <w:top w:val="none" w:sz="0" w:space="0" w:color="auto"/>
                    <w:left w:val="none" w:sz="0" w:space="0" w:color="auto"/>
                    <w:bottom w:val="none" w:sz="0" w:space="0" w:color="auto"/>
                    <w:right w:val="none" w:sz="0" w:space="0" w:color="auto"/>
                  </w:divBdr>
                </w:div>
                <w:div w:id="300811006">
                  <w:marLeft w:val="0"/>
                  <w:marRight w:val="0"/>
                  <w:marTop w:val="0"/>
                  <w:marBottom w:val="0"/>
                  <w:divBdr>
                    <w:top w:val="none" w:sz="0" w:space="0" w:color="auto"/>
                    <w:left w:val="none" w:sz="0" w:space="0" w:color="auto"/>
                    <w:bottom w:val="none" w:sz="0" w:space="0" w:color="auto"/>
                    <w:right w:val="none" w:sz="0" w:space="0" w:color="auto"/>
                  </w:divBdr>
                </w:div>
                <w:div w:id="316112757">
                  <w:marLeft w:val="0"/>
                  <w:marRight w:val="0"/>
                  <w:marTop w:val="0"/>
                  <w:marBottom w:val="0"/>
                  <w:divBdr>
                    <w:top w:val="none" w:sz="0" w:space="0" w:color="auto"/>
                    <w:left w:val="none" w:sz="0" w:space="0" w:color="auto"/>
                    <w:bottom w:val="none" w:sz="0" w:space="0" w:color="auto"/>
                    <w:right w:val="none" w:sz="0" w:space="0" w:color="auto"/>
                  </w:divBdr>
                </w:div>
                <w:div w:id="323170543">
                  <w:marLeft w:val="0"/>
                  <w:marRight w:val="0"/>
                  <w:marTop w:val="0"/>
                  <w:marBottom w:val="0"/>
                  <w:divBdr>
                    <w:top w:val="none" w:sz="0" w:space="0" w:color="auto"/>
                    <w:left w:val="none" w:sz="0" w:space="0" w:color="auto"/>
                    <w:bottom w:val="none" w:sz="0" w:space="0" w:color="auto"/>
                    <w:right w:val="none" w:sz="0" w:space="0" w:color="auto"/>
                  </w:divBdr>
                </w:div>
                <w:div w:id="375787205">
                  <w:marLeft w:val="0"/>
                  <w:marRight w:val="0"/>
                  <w:marTop w:val="0"/>
                  <w:marBottom w:val="0"/>
                  <w:divBdr>
                    <w:top w:val="none" w:sz="0" w:space="0" w:color="auto"/>
                    <w:left w:val="none" w:sz="0" w:space="0" w:color="auto"/>
                    <w:bottom w:val="none" w:sz="0" w:space="0" w:color="auto"/>
                    <w:right w:val="none" w:sz="0" w:space="0" w:color="auto"/>
                  </w:divBdr>
                </w:div>
                <w:div w:id="376206418">
                  <w:marLeft w:val="0"/>
                  <w:marRight w:val="0"/>
                  <w:marTop w:val="0"/>
                  <w:marBottom w:val="0"/>
                  <w:divBdr>
                    <w:top w:val="none" w:sz="0" w:space="0" w:color="auto"/>
                    <w:left w:val="none" w:sz="0" w:space="0" w:color="auto"/>
                    <w:bottom w:val="none" w:sz="0" w:space="0" w:color="auto"/>
                    <w:right w:val="none" w:sz="0" w:space="0" w:color="auto"/>
                  </w:divBdr>
                </w:div>
                <w:div w:id="390155311">
                  <w:marLeft w:val="0"/>
                  <w:marRight w:val="0"/>
                  <w:marTop w:val="0"/>
                  <w:marBottom w:val="0"/>
                  <w:divBdr>
                    <w:top w:val="none" w:sz="0" w:space="0" w:color="auto"/>
                    <w:left w:val="none" w:sz="0" w:space="0" w:color="auto"/>
                    <w:bottom w:val="none" w:sz="0" w:space="0" w:color="auto"/>
                    <w:right w:val="none" w:sz="0" w:space="0" w:color="auto"/>
                  </w:divBdr>
                </w:div>
                <w:div w:id="399600447">
                  <w:marLeft w:val="0"/>
                  <w:marRight w:val="0"/>
                  <w:marTop w:val="0"/>
                  <w:marBottom w:val="0"/>
                  <w:divBdr>
                    <w:top w:val="none" w:sz="0" w:space="0" w:color="auto"/>
                    <w:left w:val="none" w:sz="0" w:space="0" w:color="auto"/>
                    <w:bottom w:val="none" w:sz="0" w:space="0" w:color="auto"/>
                    <w:right w:val="none" w:sz="0" w:space="0" w:color="auto"/>
                  </w:divBdr>
                </w:div>
                <w:div w:id="399790692">
                  <w:marLeft w:val="0"/>
                  <w:marRight w:val="0"/>
                  <w:marTop w:val="0"/>
                  <w:marBottom w:val="0"/>
                  <w:divBdr>
                    <w:top w:val="none" w:sz="0" w:space="0" w:color="auto"/>
                    <w:left w:val="none" w:sz="0" w:space="0" w:color="auto"/>
                    <w:bottom w:val="none" w:sz="0" w:space="0" w:color="auto"/>
                    <w:right w:val="none" w:sz="0" w:space="0" w:color="auto"/>
                  </w:divBdr>
                </w:div>
                <w:div w:id="400637728">
                  <w:marLeft w:val="0"/>
                  <w:marRight w:val="0"/>
                  <w:marTop w:val="0"/>
                  <w:marBottom w:val="0"/>
                  <w:divBdr>
                    <w:top w:val="none" w:sz="0" w:space="0" w:color="auto"/>
                    <w:left w:val="none" w:sz="0" w:space="0" w:color="auto"/>
                    <w:bottom w:val="none" w:sz="0" w:space="0" w:color="auto"/>
                    <w:right w:val="none" w:sz="0" w:space="0" w:color="auto"/>
                  </w:divBdr>
                </w:div>
                <w:div w:id="401878733">
                  <w:marLeft w:val="0"/>
                  <w:marRight w:val="0"/>
                  <w:marTop w:val="0"/>
                  <w:marBottom w:val="0"/>
                  <w:divBdr>
                    <w:top w:val="none" w:sz="0" w:space="0" w:color="auto"/>
                    <w:left w:val="none" w:sz="0" w:space="0" w:color="auto"/>
                    <w:bottom w:val="none" w:sz="0" w:space="0" w:color="auto"/>
                    <w:right w:val="none" w:sz="0" w:space="0" w:color="auto"/>
                  </w:divBdr>
                </w:div>
                <w:div w:id="409623743">
                  <w:marLeft w:val="0"/>
                  <w:marRight w:val="0"/>
                  <w:marTop w:val="0"/>
                  <w:marBottom w:val="0"/>
                  <w:divBdr>
                    <w:top w:val="none" w:sz="0" w:space="0" w:color="auto"/>
                    <w:left w:val="none" w:sz="0" w:space="0" w:color="auto"/>
                    <w:bottom w:val="none" w:sz="0" w:space="0" w:color="auto"/>
                    <w:right w:val="none" w:sz="0" w:space="0" w:color="auto"/>
                  </w:divBdr>
                </w:div>
                <w:div w:id="417603419">
                  <w:marLeft w:val="0"/>
                  <w:marRight w:val="0"/>
                  <w:marTop w:val="0"/>
                  <w:marBottom w:val="0"/>
                  <w:divBdr>
                    <w:top w:val="none" w:sz="0" w:space="0" w:color="auto"/>
                    <w:left w:val="none" w:sz="0" w:space="0" w:color="auto"/>
                    <w:bottom w:val="none" w:sz="0" w:space="0" w:color="auto"/>
                    <w:right w:val="none" w:sz="0" w:space="0" w:color="auto"/>
                  </w:divBdr>
                </w:div>
                <w:div w:id="420033793">
                  <w:marLeft w:val="0"/>
                  <w:marRight w:val="0"/>
                  <w:marTop w:val="0"/>
                  <w:marBottom w:val="0"/>
                  <w:divBdr>
                    <w:top w:val="none" w:sz="0" w:space="0" w:color="auto"/>
                    <w:left w:val="none" w:sz="0" w:space="0" w:color="auto"/>
                    <w:bottom w:val="none" w:sz="0" w:space="0" w:color="auto"/>
                    <w:right w:val="none" w:sz="0" w:space="0" w:color="auto"/>
                  </w:divBdr>
                </w:div>
                <w:div w:id="430131118">
                  <w:marLeft w:val="0"/>
                  <w:marRight w:val="0"/>
                  <w:marTop w:val="0"/>
                  <w:marBottom w:val="0"/>
                  <w:divBdr>
                    <w:top w:val="none" w:sz="0" w:space="0" w:color="auto"/>
                    <w:left w:val="none" w:sz="0" w:space="0" w:color="auto"/>
                    <w:bottom w:val="none" w:sz="0" w:space="0" w:color="auto"/>
                    <w:right w:val="none" w:sz="0" w:space="0" w:color="auto"/>
                  </w:divBdr>
                </w:div>
                <w:div w:id="434643515">
                  <w:marLeft w:val="0"/>
                  <w:marRight w:val="0"/>
                  <w:marTop w:val="0"/>
                  <w:marBottom w:val="0"/>
                  <w:divBdr>
                    <w:top w:val="none" w:sz="0" w:space="0" w:color="auto"/>
                    <w:left w:val="none" w:sz="0" w:space="0" w:color="auto"/>
                    <w:bottom w:val="none" w:sz="0" w:space="0" w:color="auto"/>
                    <w:right w:val="none" w:sz="0" w:space="0" w:color="auto"/>
                  </w:divBdr>
                </w:div>
                <w:div w:id="440491591">
                  <w:marLeft w:val="0"/>
                  <w:marRight w:val="0"/>
                  <w:marTop w:val="0"/>
                  <w:marBottom w:val="0"/>
                  <w:divBdr>
                    <w:top w:val="none" w:sz="0" w:space="0" w:color="auto"/>
                    <w:left w:val="none" w:sz="0" w:space="0" w:color="auto"/>
                    <w:bottom w:val="none" w:sz="0" w:space="0" w:color="auto"/>
                    <w:right w:val="none" w:sz="0" w:space="0" w:color="auto"/>
                  </w:divBdr>
                </w:div>
                <w:div w:id="442844635">
                  <w:marLeft w:val="0"/>
                  <w:marRight w:val="0"/>
                  <w:marTop w:val="0"/>
                  <w:marBottom w:val="0"/>
                  <w:divBdr>
                    <w:top w:val="none" w:sz="0" w:space="0" w:color="auto"/>
                    <w:left w:val="none" w:sz="0" w:space="0" w:color="auto"/>
                    <w:bottom w:val="none" w:sz="0" w:space="0" w:color="auto"/>
                    <w:right w:val="none" w:sz="0" w:space="0" w:color="auto"/>
                  </w:divBdr>
                </w:div>
                <w:div w:id="453788584">
                  <w:marLeft w:val="0"/>
                  <w:marRight w:val="0"/>
                  <w:marTop w:val="0"/>
                  <w:marBottom w:val="0"/>
                  <w:divBdr>
                    <w:top w:val="none" w:sz="0" w:space="0" w:color="auto"/>
                    <w:left w:val="none" w:sz="0" w:space="0" w:color="auto"/>
                    <w:bottom w:val="none" w:sz="0" w:space="0" w:color="auto"/>
                    <w:right w:val="none" w:sz="0" w:space="0" w:color="auto"/>
                  </w:divBdr>
                </w:div>
                <w:div w:id="472984264">
                  <w:marLeft w:val="0"/>
                  <w:marRight w:val="0"/>
                  <w:marTop w:val="0"/>
                  <w:marBottom w:val="0"/>
                  <w:divBdr>
                    <w:top w:val="none" w:sz="0" w:space="0" w:color="auto"/>
                    <w:left w:val="none" w:sz="0" w:space="0" w:color="auto"/>
                    <w:bottom w:val="none" w:sz="0" w:space="0" w:color="auto"/>
                    <w:right w:val="none" w:sz="0" w:space="0" w:color="auto"/>
                  </w:divBdr>
                </w:div>
                <w:div w:id="511722693">
                  <w:marLeft w:val="0"/>
                  <w:marRight w:val="0"/>
                  <w:marTop w:val="0"/>
                  <w:marBottom w:val="0"/>
                  <w:divBdr>
                    <w:top w:val="none" w:sz="0" w:space="0" w:color="auto"/>
                    <w:left w:val="none" w:sz="0" w:space="0" w:color="auto"/>
                    <w:bottom w:val="none" w:sz="0" w:space="0" w:color="auto"/>
                    <w:right w:val="none" w:sz="0" w:space="0" w:color="auto"/>
                  </w:divBdr>
                </w:div>
                <w:div w:id="516970654">
                  <w:marLeft w:val="0"/>
                  <w:marRight w:val="0"/>
                  <w:marTop w:val="0"/>
                  <w:marBottom w:val="0"/>
                  <w:divBdr>
                    <w:top w:val="none" w:sz="0" w:space="0" w:color="auto"/>
                    <w:left w:val="none" w:sz="0" w:space="0" w:color="auto"/>
                    <w:bottom w:val="none" w:sz="0" w:space="0" w:color="auto"/>
                    <w:right w:val="none" w:sz="0" w:space="0" w:color="auto"/>
                  </w:divBdr>
                </w:div>
                <w:div w:id="534125243">
                  <w:marLeft w:val="0"/>
                  <w:marRight w:val="0"/>
                  <w:marTop w:val="0"/>
                  <w:marBottom w:val="0"/>
                  <w:divBdr>
                    <w:top w:val="none" w:sz="0" w:space="0" w:color="auto"/>
                    <w:left w:val="none" w:sz="0" w:space="0" w:color="auto"/>
                    <w:bottom w:val="none" w:sz="0" w:space="0" w:color="auto"/>
                    <w:right w:val="none" w:sz="0" w:space="0" w:color="auto"/>
                  </w:divBdr>
                </w:div>
                <w:div w:id="539973326">
                  <w:marLeft w:val="0"/>
                  <w:marRight w:val="0"/>
                  <w:marTop w:val="0"/>
                  <w:marBottom w:val="0"/>
                  <w:divBdr>
                    <w:top w:val="none" w:sz="0" w:space="0" w:color="auto"/>
                    <w:left w:val="none" w:sz="0" w:space="0" w:color="auto"/>
                    <w:bottom w:val="none" w:sz="0" w:space="0" w:color="auto"/>
                    <w:right w:val="none" w:sz="0" w:space="0" w:color="auto"/>
                  </w:divBdr>
                </w:div>
                <w:div w:id="541524846">
                  <w:marLeft w:val="0"/>
                  <w:marRight w:val="0"/>
                  <w:marTop w:val="0"/>
                  <w:marBottom w:val="0"/>
                  <w:divBdr>
                    <w:top w:val="none" w:sz="0" w:space="0" w:color="auto"/>
                    <w:left w:val="none" w:sz="0" w:space="0" w:color="auto"/>
                    <w:bottom w:val="none" w:sz="0" w:space="0" w:color="auto"/>
                    <w:right w:val="none" w:sz="0" w:space="0" w:color="auto"/>
                  </w:divBdr>
                </w:div>
                <w:div w:id="547957268">
                  <w:marLeft w:val="0"/>
                  <w:marRight w:val="0"/>
                  <w:marTop w:val="0"/>
                  <w:marBottom w:val="0"/>
                  <w:divBdr>
                    <w:top w:val="none" w:sz="0" w:space="0" w:color="auto"/>
                    <w:left w:val="none" w:sz="0" w:space="0" w:color="auto"/>
                    <w:bottom w:val="none" w:sz="0" w:space="0" w:color="auto"/>
                    <w:right w:val="none" w:sz="0" w:space="0" w:color="auto"/>
                  </w:divBdr>
                </w:div>
                <w:div w:id="550534309">
                  <w:marLeft w:val="0"/>
                  <w:marRight w:val="0"/>
                  <w:marTop w:val="0"/>
                  <w:marBottom w:val="0"/>
                  <w:divBdr>
                    <w:top w:val="none" w:sz="0" w:space="0" w:color="auto"/>
                    <w:left w:val="none" w:sz="0" w:space="0" w:color="auto"/>
                    <w:bottom w:val="none" w:sz="0" w:space="0" w:color="auto"/>
                    <w:right w:val="none" w:sz="0" w:space="0" w:color="auto"/>
                  </w:divBdr>
                </w:div>
                <w:div w:id="555432211">
                  <w:marLeft w:val="0"/>
                  <w:marRight w:val="0"/>
                  <w:marTop w:val="0"/>
                  <w:marBottom w:val="0"/>
                  <w:divBdr>
                    <w:top w:val="none" w:sz="0" w:space="0" w:color="auto"/>
                    <w:left w:val="none" w:sz="0" w:space="0" w:color="auto"/>
                    <w:bottom w:val="none" w:sz="0" w:space="0" w:color="auto"/>
                    <w:right w:val="none" w:sz="0" w:space="0" w:color="auto"/>
                  </w:divBdr>
                </w:div>
                <w:div w:id="560988612">
                  <w:marLeft w:val="0"/>
                  <w:marRight w:val="0"/>
                  <w:marTop w:val="0"/>
                  <w:marBottom w:val="0"/>
                  <w:divBdr>
                    <w:top w:val="none" w:sz="0" w:space="0" w:color="auto"/>
                    <w:left w:val="none" w:sz="0" w:space="0" w:color="auto"/>
                    <w:bottom w:val="none" w:sz="0" w:space="0" w:color="auto"/>
                    <w:right w:val="none" w:sz="0" w:space="0" w:color="auto"/>
                  </w:divBdr>
                </w:div>
                <w:div w:id="564531763">
                  <w:marLeft w:val="0"/>
                  <w:marRight w:val="0"/>
                  <w:marTop w:val="0"/>
                  <w:marBottom w:val="0"/>
                  <w:divBdr>
                    <w:top w:val="none" w:sz="0" w:space="0" w:color="auto"/>
                    <w:left w:val="none" w:sz="0" w:space="0" w:color="auto"/>
                    <w:bottom w:val="none" w:sz="0" w:space="0" w:color="auto"/>
                    <w:right w:val="none" w:sz="0" w:space="0" w:color="auto"/>
                  </w:divBdr>
                </w:div>
                <w:div w:id="570238919">
                  <w:marLeft w:val="0"/>
                  <w:marRight w:val="0"/>
                  <w:marTop w:val="0"/>
                  <w:marBottom w:val="0"/>
                  <w:divBdr>
                    <w:top w:val="none" w:sz="0" w:space="0" w:color="auto"/>
                    <w:left w:val="none" w:sz="0" w:space="0" w:color="auto"/>
                    <w:bottom w:val="none" w:sz="0" w:space="0" w:color="auto"/>
                    <w:right w:val="none" w:sz="0" w:space="0" w:color="auto"/>
                  </w:divBdr>
                </w:div>
                <w:div w:id="570776808">
                  <w:marLeft w:val="0"/>
                  <w:marRight w:val="0"/>
                  <w:marTop w:val="0"/>
                  <w:marBottom w:val="0"/>
                  <w:divBdr>
                    <w:top w:val="none" w:sz="0" w:space="0" w:color="auto"/>
                    <w:left w:val="none" w:sz="0" w:space="0" w:color="auto"/>
                    <w:bottom w:val="none" w:sz="0" w:space="0" w:color="auto"/>
                    <w:right w:val="none" w:sz="0" w:space="0" w:color="auto"/>
                  </w:divBdr>
                </w:div>
                <w:div w:id="577253604">
                  <w:marLeft w:val="0"/>
                  <w:marRight w:val="0"/>
                  <w:marTop w:val="0"/>
                  <w:marBottom w:val="0"/>
                  <w:divBdr>
                    <w:top w:val="none" w:sz="0" w:space="0" w:color="auto"/>
                    <w:left w:val="none" w:sz="0" w:space="0" w:color="auto"/>
                    <w:bottom w:val="none" w:sz="0" w:space="0" w:color="auto"/>
                    <w:right w:val="none" w:sz="0" w:space="0" w:color="auto"/>
                  </w:divBdr>
                </w:div>
                <w:div w:id="578174987">
                  <w:marLeft w:val="0"/>
                  <w:marRight w:val="0"/>
                  <w:marTop w:val="0"/>
                  <w:marBottom w:val="0"/>
                  <w:divBdr>
                    <w:top w:val="none" w:sz="0" w:space="0" w:color="auto"/>
                    <w:left w:val="none" w:sz="0" w:space="0" w:color="auto"/>
                    <w:bottom w:val="none" w:sz="0" w:space="0" w:color="auto"/>
                    <w:right w:val="none" w:sz="0" w:space="0" w:color="auto"/>
                  </w:divBdr>
                </w:div>
                <w:div w:id="581333214">
                  <w:marLeft w:val="0"/>
                  <w:marRight w:val="0"/>
                  <w:marTop w:val="0"/>
                  <w:marBottom w:val="0"/>
                  <w:divBdr>
                    <w:top w:val="none" w:sz="0" w:space="0" w:color="auto"/>
                    <w:left w:val="none" w:sz="0" w:space="0" w:color="auto"/>
                    <w:bottom w:val="none" w:sz="0" w:space="0" w:color="auto"/>
                    <w:right w:val="none" w:sz="0" w:space="0" w:color="auto"/>
                  </w:divBdr>
                </w:div>
                <w:div w:id="591203810">
                  <w:marLeft w:val="0"/>
                  <w:marRight w:val="0"/>
                  <w:marTop w:val="0"/>
                  <w:marBottom w:val="0"/>
                  <w:divBdr>
                    <w:top w:val="none" w:sz="0" w:space="0" w:color="auto"/>
                    <w:left w:val="none" w:sz="0" w:space="0" w:color="auto"/>
                    <w:bottom w:val="none" w:sz="0" w:space="0" w:color="auto"/>
                    <w:right w:val="none" w:sz="0" w:space="0" w:color="auto"/>
                  </w:divBdr>
                </w:div>
                <w:div w:id="601491631">
                  <w:marLeft w:val="0"/>
                  <w:marRight w:val="0"/>
                  <w:marTop w:val="0"/>
                  <w:marBottom w:val="0"/>
                  <w:divBdr>
                    <w:top w:val="none" w:sz="0" w:space="0" w:color="auto"/>
                    <w:left w:val="none" w:sz="0" w:space="0" w:color="auto"/>
                    <w:bottom w:val="none" w:sz="0" w:space="0" w:color="auto"/>
                    <w:right w:val="none" w:sz="0" w:space="0" w:color="auto"/>
                  </w:divBdr>
                </w:div>
                <w:div w:id="601761021">
                  <w:marLeft w:val="0"/>
                  <w:marRight w:val="0"/>
                  <w:marTop w:val="0"/>
                  <w:marBottom w:val="0"/>
                  <w:divBdr>
                    <w:top w:val="none" w:sz="0" w:space="0" w:color="auto"/>
                    <w:left w:val="none" w:sz="0" w:space="0" w:color="auto"/>
                    <w:bottom w:val="none" w:sz="0" w:space="0" w:color="auto"/>
                    <w:right w:val="none" w:sz="0" w:space="0" w:color="auto"/>
                  </w:divBdr>
                </w:div>
                <w:div w:id="608199452">
                  <w:marLeft w:val="0"/>
                  <w:marRight w:val="0"/>
                  <w:marTop w:val="0"/>
                  <w:marBottom w:val="0"/>
                  <w:divBdr>
                    <w:top w:val="none" w:sz="0" w:space="0" w:color="auto"/>
                    <w:left w:val="none" w:sz="0" w:space="0" w:color="auto"/>
                    <w:bottom w:val="none" w:sz="0" w:space="0" w:color="auto"/>
                    <w:right w:val="none" w:sz="0" w:space="0" w:color="auto"/>
                  </w:divBdr>
                </w:div>
                <w:div w:id="631327664">
                  <w:marLeft w:val="0"/>
                  <w:marRight w:val="0"/>
                  <w:marTop w:val="0"/>
                  <w:marBottom w:val="0"/>
                  <w:divBdr>
                    <w:top w:val="none" w:sz="0" w:space="0" w:color="auto"/>
                    <w:left w:val="none" w:sz="0" w:space="0" w:color="auto"/>
                    <w:bottom w:val="none" w:sz="0" w:space="0" w:color="auto"/>
                    <w:right w:val="none" w:sz="0" w:space="0" w:color="auto"/>
                  </w:divBdr>
                </w:div>
                <w:div w:id="633147123">
                  <w:marLeft w:val="0"/>
                  <w:marRight w:val="0"/>
                  <w:marTop w:val="0"/>
                  <w:marBottom w:val="0"/>
                  <w:divBdr>
                    <w:top w:val="none" w:sz="0" w:space="0" w:color="auto"/>
                    <w:left w:val="none" w:sz="0" w:space="0" w:color="auto"/>
                    <w:bottom w:val="none" w:sz="0" w:space="0" w:color="auto"/>
                    <w:right w:val="none" w:sz="0" w:space="0" w:color="auto"/>
                  </w:divBdr>
                </w:div>
                <w:div w:id="636910945">
                  <w:marLeft w:val="0"/>
                  <w:marRight w:val="0"/>
                  <w:marTop w:val="0"/>
                  <w:marBottom w:val="0"/>
                  <w:divBdr>
                    <w:top w:val="none" w:sz="0" w:space="0" w:color="auto"/>
                    <w:left w:val="none" w:sz="0" w:space="0" w:color="auto"/>
                    <w:bottom w:val="none" w:sz="0" w:space="0" w:color="auto"/>
                    <w:right w:val="none" w:sz="0" w:space="0" w:color="auto"/>
                  </w:divBdr>
                </w:div>
                <w:div w:id="641690103">
                  <w:marLeft w:val="0"/>
                  <w:marRight w:val="0"/>
                  <w:marTop w:val="0"/>
                  <w:marBottom w:val="0"/>
                  <w:divBdr>
                    <w:top w:val="none" w:sz="0" w:space="0" w:color="auto"/>
                    <w:left w:val="none" w:sz="0" w:space="0" w:color="auto"/>
                    <w:bottom w:val="none" w:sz="0" w:space="0" w:color="auto"/>
                    <w:right w:val="none" w:sz="0" w:space="0" w:color="auto"/>
                  </w:divBdr>
                </w:div>
                <w:div w:id="644817716">
                  <w:marLeft w:val="0"/>
                  <w:marRight w:val="0"/>
                  <w:marTop w:val="0"/>
                  <w:marBottom w:val="0"/>
                  <w:divBdr>
                    <w:top w:val="none" w:sz="0" w:space="0" w:color="auto"/>
                    <w:left w:val="none" w:sz="0" w:space="0" w:color="auto"/>
                    <w:bottom w:val="none" w:sz="0" w:space="0" w:color="auto"/>
                    <w:right w:val="none" w:sz="0" w:space="0" w:color="auto"/>
                  </w:divBdr>
                </w:div>
                <w:div w:id="651059359">
                  <w:marLeft w:val="0"/>
                  <w:marRight w:val="0"/>
                  <w:marTop w:val="0"/>
                  <w:marBottom w:val="0"/>
                  <w:divBdr>
                    <w:top w:val="none" w:sz="0" w:space="0" w:color="auto"/>
                    <w:left w:val="none" w:sz="0" w:space="0" w:color="auto"/>
                    <w:bottom w:val="none" w:sz="0" w:space="0" w:color="auto"/>
                    <w:right w:val="none" w:sz="0" w:space="0" w:color="auto"/>
                  </w:divBdr>
                </w:div>
                <w:div w:id="653265970">
                  <w:marLeft w:val="0"/>
                  <w:marRight w:val="0"/>
                  <w:marTop w:val="0"/>
                  <w:marBottom w:val="0"/>
                  <w:divBdr>
                    <w:top w:val="none" w:sz="0" w:space="0" w:color="auto"/>
                    <w:left w:val="none" w:sz="0" w:space="0" w:color="auto"/>
                    <w:bottom w:val="none" w:sz="0" w:space="0" w:color="auto"/>
                    <w:right w:val="none" w:sz="0" w:space="0" w:color="auto"/>
                  </w:divBdr>
                </w:div>
                <w:div w:id="656954755">
                  <w:marLeft w:val="0"/>
                  <w:marRight w:val="0"/>
                  <w:marTop w:val="0"/>
                  <w:marBottom w:val="0"/>
                  <w:divBdr>
                    <w:top w:val="none" w:sz="0" w:space="0" w:color="auto"/>
                    <w:left w:val="none" w:sz="0" w:space="0" w:color="auto"/>
                    <w:bottom w:val="none" w:sz="0" w:space="0" w:color="auto"/>
                    <w:right w:val="none" w:sz="0" w:space="0" w:color="auto"/>
                  </w:divBdr>
                </w:div>
                <w:div w:id="663584392">
                  <w:marLeft w:val="0"/>
                  <w:marRight w:val="0"/>
                  <w:marTop w:val="0"/>
                  <w:marBottom w:val="0"/>
                  <w:divBdr>
                    <w:top w:val="none" w:sz="0" w:space="0" w:color="auto"/>
                    <w:left w:val="none" w:sz="0" w:space="0" w:color="auto"/>
                    <w:bottom w:val="none" w:sz="0" w:space="0" w:color="auto"/>
                    <w:right w:val="none" w:sz="0" w:space="0" w:color="auto"/>
                  </w:divBdr>
                </w:div>
                <w:div w:id="664288794">
                  <w:marLeft w:val="0"/>
                  <w:marRight w:val="0"/>
                  <w:marTop w:val="0"/>
                  <w:marBottom w:val="0"/>
                  <w:divBdr>
                    <w:top w:val="none" w:sz="0" w:space="0" w:color="auto"/>
                    <w:left w:val="none" w:sz="0" w:space="0" w:color="auto"/>
                    <w:bottom w:val="none" w:sz="0" w:space="0" w:color="auto"/>
                    <w:right w:val="none" w:sz="0" w:space="0" w:color="auto"/>
                  </w:divBdr>
                </w:div>
                <w:div w:id="690376988">
                  <w:marLeft w:val="0"/>
                  <w:marRight w:val="0"/>
                  <w:marTop w:val="0"/>
                  <w:marBottom w:val="0"/>
                  <w:divBdr>
                    <w:top w:val="none" w:sz="0" w:space="0" w:color="auto"/>
                    <w:left w:val="none" w:sz="0" w:space="0" w:color="auto"/>
                    <w:bottom w:val="none" w:sz="0" w:space="0" w:color="auto"/>
                    <w:right w:val="none" w:sz="0" w:space="0" w:color="auto"/>
                  </w:divBdr>
                </w:div>
                <w:div w:id="702631711">
                  <w:marLeft w:val="0"/>
                  <w:marRight w:val="0"/>
                  <w:marTop w:val="0"/>
                  <w:marBottom w:val="0"/>
                  <w:divBdr>
                    <w:top w:val="none" w:sz="0" w:space="0" w:color="auto"/>
                    <w:left w:val="none" w:sz="0" w:space="0" w:color="auto"/>
                    <w:bottom w:val="none" w:sz="0" w:space="0" w:color="auto"/>
                    <w:right w:val="none" w:sz="0" w:space="0" w:color="auto"/>
                  </w:divBdr>
                </w:div>
                <w:div w:id="705717956">
                  <w:marLeft w:val="0"/>
                  <w:marRight w:val="0"/>
                  <w:marTop w:val="0"/>
                  <w:marBottom w:val="0"/>
                  <w:divBdr>
                    <w:top w:val="none" w:sz="0" w:space="0" w:color="auto"/>
                    <w:left w:val="none" w:sz="0" w:space="0" w:color="auto"/>
                    <w:bottom w:val="none" w:sz="0" w:space="0" w:color="auto"/>
                    <w:right w:val="none" w:sz="0" w:space="0" w:color="auto"/>
                  </w:divBdr>
                </w:div>
                <w:div w:id="715930595">
                  <w:marLeft w:val="0"/>
                  <w:marRight w:val="0"/>
                  <w:marTop w:val="0"/>
                  <w:marBottom w:val="0"/>
                  <w:divBdr>
                    <w:top w:val="none" w:sz="0" w:space="0" w:color="auto"/>
                    <w:left w:val="none" w:sz="0" w:space="0" w:color="auto"/>
                    <w:bottom w:val="none" w:sz="0" w:space="0" w:color="auto"/>
                    <w:right w:val="none" w:sz="0" w:space="0" w:color="auto"/>
                  </w:divBdr>
                </w:div>
                <w:div w:id="717825360">
                  <w:marLeft w:val="0"/>
                  <w:marRight w:val="0"/>
                  <w:marTop w:val="0"/>
                  <w:marBottom w:val="0"/>
                  <w:divBdr>
                    <w:top w:val="none" w:sz="0" w:space="0" w:color="auto"/>
                    <w:left w:val="none" w:sz="0" w:space="0" w:color="auto"/>
                    <w:bottom w:val="none" w:sz="0" w:space="0" w:color="auto"/>
                    <w:right w:val="none" w:sz="0" w:space="0" w:color="auto"/>
                  </w:divBdr>
                </w:div>
                <w:div w:id="720441275">
                  <w:marLeft w:val="0"/>
                  <w:marRight w:val="0"/>
                  <w:marTop w:val="0"/>
                  <w:marBottom w:val="0"/>
                  <w:divBdr>
                    <w:top w:val="none" w:sz="0" w:space="0" w:color="auto"/>
                    <w:left w:val="none" w:sz="0" w:space="0" w:color="auto"/>
                    <w:bottom w:val="none" w:sz="0" w:space="0" w:color="auto"/>
                    <w:right w:val="none" w:sz="0" w:space="0" w:color="auto"/>
                  </w:divBdr>
                </w:div>
                <w:div w:id="746459063">
                  <w:marLeft w:val="0"/>
                  <w:marRight w:val="0"/>
                  <w:marTop w:val="0"/>
                  <w:marBottom w:val="0"/>
                  <w:divBdr>
                    <w:top w:val="none" w:sz="0" w:space="0" w:color="auto"/>
                    <w:left w:val="none" w:sz="0" w:space="0" w:color="auto"/>
                    <w:bottom w:val="none" w:sz="0" w:space="0" w:color="auto"/>
                    <w:right w:val="none" w:sz="0" w:space="0" w:color="auto"/>
                  </w:divBdr>
                </w:div>
                <w:div w:id="749082597">
                  <w:marLeft w:val="0"/>
                  <w:marRight w:val="0"/>
                  <w:marTop w:val="0"/>
                  <w:marBottom w:val="0"/>
                  <w:divBdr>
                    <w:top w:val="none" w:sz="0" w:space="0" w:color="auto"/>
                    <w:left w:val="none" w:sz="0" w:space="0" w:color="auto"/>
                    <w:bottom w:val="none" w:sz="0" w:space="0" w:color="auto"/>
                    <w:right w:val="none" w:sz="0" w:space="0" w:color="auto"/>
                  </w:divBdr>
                </w:div>
                <w:div w:id="751316401">
                  <w:marLeft w:val="0"/>
                  <w:marRight w:val="0"/>
                  <w:marTop w:val="0"/>
                  <w:marBottom w:val="0"/>
                  <w:divBdr>
                    <w:top w:val="none" w:sz="0" w:space="0" w:color="auto"/>
                    <w:left w:val="none" w:sz="0" w:space="0" w:color="auto"/>
                    <w:bottom w:val="none" w:sz="0" w:space="0" w:color="auto"/>
                    <w:right w:val="none" w:sz="0" w:space="0" w:color="auto"/>
                  </w:divBdr>
                </w:div>
                <w:div w:id="756052900">
                  <w:marLeft w:val="0"/>
                  <w:marRight w:val="0"/>
                  <w:marTop w:val="0"/>
                  <w:marBottom w:val="0"/>
                  <w:divBdr>
                    <w:top w:val="none" w:sz="0" w:space="0" w:color="auto"/>
                    <w:left w:val="none" w:sz="0" w:space="0" w:color="auto"/>
                    <w:bottom w:val="none" w:sz="0" w:space="0" w:color="auto"/>
                    <w:right w:val="none" w:sz="0" w:space="0" w:color="auto"/>
                  </w:divBdr>
                </w:div>
                <w:div w:id="758790505">
                  <w:marLeft w:val="0"/>
                  <w:marRight w:val="0"/>
                  <w:marTop w:val="0"/>
                  <w:marBottom w:val="0"/>
                  <w:divBdr>
                    <w:top w:val="none" w:sz="0" w:space="0" w:color="auto"/>
                    <w:left w:val="none" w:sz="0" w:space="0" w:color="auto"/>
                    <w:bottom w:val="none" w:sz="0" w:space="0" w:color="auto"/>
                    <w:right w:val="none" w:sz="0" w:space="0" w:color="auto"/>
                  </w:divBdr>
                </w:div>
                <w:div w:id="758794716">
                  <w:marLeft w:val="0"/>
                  <w:marRight w:val="0"/>
                  <w:marTop w:val="0"/>
                  <w:marBottom w:val="0"/>
                  <w:divBdr>
                    <w:top w:val="none" w:sz="0" w:space="0" w:color="auto"/>
                    <w:left w:val="none" w:sz="0" w:space="0" w:color="auto"/>
                    <w:bottom w:val="none" w:sz="0" w:space="0" w:color="auto"/>
                    <w:right w:val="none" w:sz="0" w:space="0" w:color="auto"/>
                  </w:divBdr>
                </w:div>
                <w:div w:id="767582538">
                  <w:marLeft w:val="0"/>
                  <w:marRight w:val="0"/>
                  <w:marTop w:val="0"/>
                  <w:marBottom w:val="0"/>
                  <w:divBdr>
                    <w:top w:val="none" w:sz="0" w:space="0" w:color="auto"/>
                    <w:left w:val="none" w:sz="0" w:space="0" w:color="auto"/>
                    <w:bottom w:val="none" w:sz="0" w:space="0" w:color="auto"/>
                    <w:right w:val="none" w:sz="0" w:space="0" w:color="auto"/>
                  </w:divBdr>
                </w:div>
                <w:div w:id="768621156">
                  <w:marLeft w:val="0"/>
                  <w:marRight w:val="0"/>
                  <w:marTop w:val="0"/>
                  <w:marBottom w:val="0"/>
                  <w:divBdr>
                    <w:top w:val="none" w:sz="0" w:space="0" w:color="auto"/>
                    <w:left w:val="none" w:sz="0" w:space="0" w:color="auto"/>
                    <w:bottom w:val="none" w:sz="0" w:space="0" w:color="auto"/>
                    <w:right w:val="none" w:sz="0" w:space="0" w:color="auto"/>
                  </w:divBdr>
                </w:div>
                <w:div w:id="769818209">
                  <w:marLeft w:val="0"/>
                  <w:marRight w:val="0"/>
                  <w:marTop w:val="0"/>
                  <w:marBottom w:val="0"/>
                  <w:divBdr>
                    <w:top w:val="none" w:sz="0" w:space="0" w:color="auto"/>
                    <w:left w:val="none" w:sz="0" w:space="0" w:color="auto"/>
                    <w:bottom w:val="none" w:sz="0" w:space="0" w:color="auto"/>
                    <w:right w:val="none" w:sz="0" w:space="0" w:color="auto"/>
                  </w:divBdr>
                </w:div>
                <w:div w:id="770397658">
                  <w:marLeft w:val="0"/>
                  <w:marRight w:val="0"/>
                  <w:marTop w:val="0"/>
                  <w:marBottom w:val="0"/>
                  <w:divBdr>
                    <w:top w:val="none" w:sz="0" w:space="0" w:color="auto"/>
                    <w:left w:val="none" w:sz="0" w:space="0" w:color="auto"/>
                    <w:bottom w:val="none" w:sz="0" w:space="0" w:color="auto"/>
                    <w:right w:val="none" w:sz="0" w:space="0" w:color="auto"/>
                  </w:divBdr>
                </w:div>
                <w:div w:id="777919016">
                  <w:marLeft w:val="0"/>
                  <w:marRight w:val="0"/>
                  <w:marTop w:val="0"/>
                  <w:marBottom w:val="0"/>
                  <w:divBdr>
                    <w:top w:val="none" w:sz="0" w:space="0" w:color="auto"/>
                    <w:left w:val="none" w:sz="0" w:space="0" w:color="auto"/>
                    <w:bottom w:val="none" w:sz="0" w:space="0" w:color="auto"/>
                    <w:right w:val="none" w:sz="0" w:space="0" w:color="auto"/>
                  </w:divBdr>
                </w:div>
                <w:div w:id="784621054">
                  <w:marLeft w:val="0"/>
                  <w:marRight w:val="0"/>
                  <w:marTop w:val="0"/>
                  <w:marBottom w:val="0"/>
                  <w:divBdr>
                    <w:top w:val="none" w:sz="0" w:space="0" w:color="auto"/>
                    <w:left w:val="none" w:sz="0" w:space="0" w:color="auto"/>
                    <w:bottom w:val="none" w:sz="0" w:space="0" w:color="auto"/>
                    <w:right w:val="none" w:sz="0" w:space="0" w:color="auto"/>
                  </w:divBdr>
                </w:div>
                <w:div w:id="785393006">
                  <w:marLeft w:val="0"/>
                  <w:marRight w:val="0"/>
                  <w:marTop w:val="0"/>
                  <w:marBottom w:val="0"/>
                  <w:divBdr>
                    <w:top w:val="none" w:sz="0" w:space="0" w:color="auto"/>
                    <w:left w:val="none" w:sz="0" w:space="0" w:color="auto"/>
                    <w:bottom w:val="none" w:sz="0" w:space="0" w:color="auto"/>
                    <w:right w:val="none" w:sz="0" w:space="0" w:color="auto"/>
                  </w:divBdr>
                </w:div>
                <w:div w:id="789203036">
                  <w:marLeft w:val="0"/>
                  <w:marRight w:val="0"/>
                  <w:marTop w:val="0"/>
                  <w:marBottom w:val="0"/>
                  <w:divBdr>
                    <w:top w:val="none" w:sz="0" w:space="0" w:color="auto"/>
                    <w:left w:val="none" w:sz="0" w:space="0" w:color="auto"/>
                    <w:bottom w:val="none" w:sz="0" w:space="0" w:color="auto"/>
                    <w:right w:val="none" w:sz="0" w:space="0" w:color="auto"/>
                  </w:divBdr>
                </w:div>
                <w:div w:id="792527788">
                  <w:marLeft w:val="0"/>
                  <w:marRight w:val="0"/>
                  <w:marTop w:val="0"/>
                  <w:marBottom w:val="0"/>
                  <w:divBdr>
                    <w:top w:val="none" w:sz="0" w:space="0" w:color="auto"/>
                    <w:left w:val="none" w:sz="0" w:space="0" w:color="auto"/>
                    <w:bottom w:val="none" w:sz="0" w:space="0" w:color="auto"/>
                    <w:right w:val="none" w:sz="0" w:space="0" w:color="auto"/>
                  </w:divBdr>
                </w:div>
                <w:div w:id="793670153">
                  <w:marLeft w:val="0"/>
                  <w:marRight w:val="0"/>
                  <w:marTop w:val="0"/>
                  <w:marBottom w:val="0"/>
                  <w:divBdr>
                    <w:top w:val="none" w:sz="0" w:space="0" w:color="auto"/>
                    <w:left w:val="none" w:sz="0" w:space="0" w:color="auto"/>
                    <w:bottom w:val="none" w:sz="0" w:space="0" w:color="auto"/>
                    <w:right w:val="none" w:sz="0" w:space="0" w:color="auto"/>
                  </w:divBdr>
                </w:div>
                <w:div w:id="795180454">
                  <w:marLeft w:val="0"/>
                  <w:marRight w:val="0"/>
                  <w:marTop w:val="0"/>
                  <w:marBottom w:val="0"/>
                  <w:divBdr>
                    <w:top w:val="none" w:sz="0" w:space="0" w:color="auto"/>
                    <w:left w:val="none" w:sz="0" w:space="0" w:color="auto"/>
                    <w:bottom w:val="none" w:sz="0" w:space="0" w:color="auto"/>
                    <w:right w:val="none" w:sz="0" w:space="0" w:color="auto"/>
                  </w:divBdr>
                </w:div>
                <w:div w:id="798651176">
                  <w:marLeft w:val="0"/>
                  <w:marRight w:val="0"/>
                  <w:marTop w:val="0"/>
                  <w:marBottom w:val="0"/>
                  <w:divBdr>
                    <w:top w:val="none" w:sz="0" w:space="0" w:color="auto"/>
                    <w:left w:val="none" w:sz="0" w:space="0" w:color="auto"/>
                    <w:bottom w:val="none" w:sz="0" w:space="0" w:color="auto"/>
                    <w:right w:val="none" w:sz="0" w:space="0" w:color="auto"/>
                  </w:divBdr>
                </w:div>
                <w:div w:id="805858354">
                  <w:marLeft w:val="0"/>
                  <w:marRight w:val="0"/>
                  <w:marTop w:val="0"/>
                  <w:marBottom w:val="0"/>
                  <w:divBdr>
                    <w:top w:val="none" w:sz="0" w:space="0" w:color="auto"/>
                    <w:left w:val="none" w:sz="0" w:space="0" w:color="auto"/>
                    <w:bottom w:val="none" w:sz="0" w:space="0" w:color="auto"/>
                    <w:right w:val="none" w:sz="0" w:space="0" w:color="auto"/>
                  </w:divBdr>
                </w:div>
                <w:div w:id="808590293">
                  <w:marLeft w:val="0"/>
                  <w:marRight w:val="0"/>
                  <w:marTop w:val="0"/>
                  <w:marBottom w:val="0"/>
                  <w:divBdr>
                    <w:top w:val="none" w:sz="0" w:space="0" w:color="auto"/>
                    <w:left w:val="none" w:sz="0" w:space="0" w:color="auto"/>
                    <w:bottom w:val="none" w:sz="0" w:space="0" w:color="auto"/>
                    <w:right w:val="none" w:sz="0" w:space="0" w:color="auto"/>
                  </w:divBdr>
                </w:div>
                <w:div w:id="815337740">
                  <w:marLeft w:val="0"/>
                  <w:marRight w:val="0"/>
                  <w:marTop w:val="0"/>
                  <w:marBottom w:val="0"/>
                  <w:divBdr>
                    <w:top w:val="none" w:sz="0" w:space="0" w:color="auto"/>
                    <w:left w:val="none" w:sz="0" w:space="0" w:color="auto"/>
                    <w:bottom w:val="none" w:sz="0" w:space="0" w:color="auto"/>
                    <w:right w:val="none" w:sz="0" w:space="0" w:color="auto"/>
                  </w:divBdr>
                </w:div>
                <w:div w:id="817038061">
                  <w:marLeft w:val="0"/>
                  <w:marRight w:val="0"/>
                  <w:marTop w:val="0"/>
                  <w:marBottom w:val="0"/>
                  <w:divBdr>
                    <w:top w:val="none" w:sz="0" w:space="0" w:color="auto"/>
                    <w:left w:val="none" w:sz="0" w:space="0" w:color="auto"/>
                    <w:bottom w:val="none" w:sz="0" w:space="0" w:color="auto"/>
                    <w:right w:val="none" w:sz="0" w:space="0" w:color="auto"/>
                  </w:divBdr>
                </w:div>
                <w:div w:id="817040521">
                  <w:marLeft w:val="0"/>
                  <w:marRight w:val="0"/>
                  <w:marTop w:val="0"/>
                  <w:marBottom w:val="0"/>
                  <w:divBdr>
                    <w:top w:val="none" w:sz="0" w:space="0" w:color="auto"/>
                    <w:left w:val="none" w:sz="0" w:space="0" w:color="auto"/>
                    <w:bottom w:val="none" w:sz="0" w:space="0" w:color="auto"/>
                    <w:right w:val="none" w:sz="0" w:space="0" w:color="auto"/>
                  </w:divBdr>
                </w:div>
                <w:div w:id="847019906">
                  <w:marLeft w:val="0"/>
                  <w:marRight w:val="0"/>
                  <w:marTop w:val="0"/>
                  <w:marBottom w:val="0"/>
                  <w:divBdr>
                    <w:top w:val="none" w:sz="0" w:space="0" w:color="auto"/>
                    <w:left w:val="none" w:sz="0" w:space="0" w:color="auto"/>
                    <w:bottom w:val="none" w:sz="0" w:space="0" w:color="auto"/>
                    <w:right w:val="none" w:sz="0" w:space="0" w:color="auto"/>
                  </w:divBdr>
                </w:div>
                <w:div w:id="853766732">
                  <w:marLeft w:val="0"/>
                  <w:marRight w:val="0"/>
                  <w:marTop w:val="0"/>
                  <w:marBottom w:val="0"/>
                  <w:divBdr>
                    <w:top w:val="none" w:sz="0" w:space="0" w:color="auto"/>
                    <w:left w:val="none" w:sz="0" w:space="0" w:color="auto"/>
                    <w:bottom w:val="none" w:sz="0" w:space="0" w:color="auto"/>
                    <w:right w:val="none" w:sz="0" w:space="0" w:color="auto"/>
                  </w:divBdr>
                </w:div>
                <w:div w:id="864246982">
                  <w:marLeft w:val="0"/>
                  <w:marRight w:val="0"/>
                  <w:marTop w:val="0"/>
                  <w:marBottom w:val="0"/>
                  <w:divBdr>
                    <w:top w:val="none" w:sz="0" w:space="0" w:color="auto"/>
                    <w:left w:val="none" w:sz="0" w:space="0" w:color="auto"/>
                    <w:bottom w:val="none" w:sz="0" w:space="0" w:color="auto"/>
                    <w:right w:val="none" w:sz="0" w:space="0" w:color="auto"/>
                  </w:divBdr>
                </w:div>
                <w:div w:id="866983885">
                  <w:marLeft w:val="0"/>
                  <w:marRight w:val="0"/>
                  <w:marTop w:val="0"/>
                  <w:marBottom w:val="0"/>
                  <w:divBdr>
                    <w:top w:val="none" w:sz="0" w:space="0" w:color="auto"/>
                    <w:left w:val="none" w:sz="0" w:space="0" w:color="auto"/>
                    <w:bottom w:val="none" w:sz="0" w:space="0" w:color="auto"/>
                    <w:right w:val="none" w:sz="0" w:space="0" w:color="auto"/>
                  </w:divBdr>
                </w:div>
                <w:div w:id="880362521">
                  <w:marLeft w:val="0"/>
                  <w:marRight w:val="0"/>
                  <w:marTop w:val="0"/>
                  <w:marBottom w:val="0"/>
                  <w:divBdr>
                    <w:top w:val="none" w:sz="0" w:space="0" w:color="auto"/>
                    <w:left w:val="none" w:sz="0" w:space="0" w:color="auto"/>
                    <w:bottom w:val="none" w:sz="0" w:space="0" w:color="auto"/>
                    <w:right w:val="none" w:sz="0" w:space="0" w:color="auto"/>
                  </w:divBdr>
                </w:div>
                <w:div w:id="881671562">
                  <w:marLeft w:val="0"/>
                  <w:marRight w:val="0"/>
                  <w:marTop w:val="0"/>
                  <w:marBottom w:val="0"/>
                  <w:divBdr>
                    <w:top w:val="none" w:sz="0" w:space="0" w:color="auto"/>
                    <w:left w:val="none" w:sz="0" w:space="0" w:color="auto"/>
                    <w:bottom w:val="none" w:sz="0" w:space="0" w:color="auto"/>
                    <w:right w:val="none" w:sz="0" w:space="0" w:color="auto"/>
                  </w:divBdr>
                </w:div>
                <w:div w:id="887910310">
                  <w:marLeft w:val="0"/>
                  <w:marRight w:val="0"/>
                  <w:marTop w:val="0"/>
                  <w:marBottom w:val="0"/>
                  <w:divBdr>
                    <w:top w:val="none" w:sz="0" w:space="0" w:color="auto"/>
                    <w:left w:val="none" w:sz="0" w:space="0" w:color="auto"/>
                    <w:bottom w:val="none" w:sz="0" w:space="0" w:color="auto"/>
                    <w:right w:val="none" w:sz="0" w:space="0" w:color="auto"/>
                  </w:divBdr>
                </w:div>
                <w:div w:id="921840759">
                  <w:marLeft w:val="0"/>
                  <w:marRight w:val="0"/>
                  <w:marTop w:val="0"/>
                  <w:marBottom w:val="0"/>
                  <w:divBdr>
                    <w:top w:val="none" w:sz="0" w:space="0" w:color="auto"/>
                    <w:left w:val="none" w:sz="0" w:space="0" w:color="auto"/>
                    <w:bottom w:val="none" w:sz="0" w:space="0" w:color="auto"/>
                    <w:right w:val="none" w:sz="0" w:space="0" w:color="auto"/>
                  </w:divBdr>
                </w:div>
                <w:div w:id="922103206">
                  <w:marLeft w:val="0"/>
                  <w:marRight w:val="0"/>
                  <w:marTop w:val="0"/>
                  <w:marBottom w:val="0"/>
                  <w:divBdr>
                    <w:top w:val="none" w:sz="0" w:space="0" w:color="auto"/>
                    <w:left w:val="none" w:sz="0" w:space="0" w:color="auto"/>
                    <w:bottom w:val="none" w:sz="0" w:space="0" w:color="auto"/>
                    <w:right w:val="none" w:sz="0" w:space="0" w:color="auto"/>
                  </w:divBdr>
                </w:div>
                <w:div w:id="938878993">
                  <w:marLeft w:val="0"/>
                  <w:marRight w:val="0"/>
                  <w:marTop w:val="0"/>
                  <w:marBottom w:val="0"/>
                  <w:divBdr>
                    <w:top w:val="none" w:sz="0" w:space="0" w:color="auto"/>
                    <w:left w:val="none" w:sz="0" w:space="0" w:color="auto"/>
                    <w:bottom w:val="none" w:sz="0" w:space="0" w:color="auto"/>
                    <w:right w:val="none" w:sz="0" w:space="0" w:color="auto"/>
                  </w:divBdr>
                </w:div>
                <w:div w:id="963387954">
                  <w:marLeft w:val="0"/>
                  <w:marRight w:val="0"/>
                  <w:marTop w:val="0"/>
                  <w:marBottom w:val="0"/>
                  <w:divBdr>
                    <w:top w:val="none" w:sz="0" w:space="0" w:color="auto"/>
                    <w:left w:val="none" w:sz="0" w:space="0" w:color="auto"/>
                    <w:bottom w:val="none" w:sz="0" w:space="0" w:color="auto"/>
                    <w:right w:val="none" w:sz="0" w:space="0" w:color="auto"/>
                  </w:divBdr>
                </w:div>
                <w:div w:id="973024185">
                  <w:marLeft w:val="0"/>
                  <w:marRight w:val="0"/>
                  <w:marTop w:val="0"/>
                  <w:marBottom w:val="0"/>
                  <w:divBdr>
                    <w:top w:val="none" w:sz="0" w:space="0" w:color="auto"/>
                    <w:left w:val="none" w:sz="0" w:space="0" w:color="auto"/>
                    <w:bottom w:val="none" w:sz="0" w:space="0" w:color="auto"/>
                    <w:right w:val="none" w:sz="0" w:space="0" w:color="auto"/>
                  </w:divBdr>
                </w:div>
                <w:div w:id="983702867">
                  <w:marLeft w:val="0"/>
                  <w:marRight w:val="0"/>
                  <w:marTop w:val="0"/>
                  <w:marBottom w:val="0"/>
                  <w:divBdr>
                    <w:top w:val="none" w:sz="0" w:space="0" w:color="auto"/>
                    <w:left w:val="none" w:sz="0" w:space="0" w:color="auto"/>
                    <w:bottom w:val="none" w:sz="0" w:space="0" w:color="auto"/>
                    <w:right w:val="none" w:sz="0" w:space="0" w:color="auto"/>
                  </w:divBdr>
                </w:div>
                <w:div w:id="997926590">
                  <w:marLeft w:val="0"/>
                  <w:marRight w:val="0"/>
                  <w:marTop w:val="0"/>
                  <w:marBottom w:val="0"/>
                  <w:divBdr>
                    <w:top w:val="none" w:sz="0" w:space="0" w:color="auto"/>
                    <w:left w:val="none" w:sz="0" w:space="0" w:color="auto"/>
                    <w:bottom w:val="none" w:sz="0" w:space="0" w:color="auto"/>
                    <w:right w:val="none" w:sz="0" w:space="0" w:color="auto"/>
                  </w:divBdr>
                </w:div>
                <w:div w:id="1018779382">
                  <w:marLeft w:val="0"/>
                  <w:marRight w:val="0"/>
                  <w:marTop w:val="0"/>
                  <w:marBottom w:val="0"/>
                  <w:divBdr>
                    <w:top w:val="none" w:sz="0" w:space="0" w:color="auto"/>
                    <w:left w:val="none" w:sz="0" w:space="0" w:color="auto"/>
                    <w:bottom w:val="none" w:sz="0" w:space="0" w:color="auto"/>
                    <w:right w:val="none" w:sz="0" w:space="0" w:color="auto"/>
                  </w:divBdr>
                </w:div>
                <w:div w:id="1019969197">
                  <w:marLeft w:val="0"/>
                  <w:marRight w:val="0"/>
                  <w:marTop w:val="0"/>
                  <w:marBottom w:val="0"/>
                  <w:divBdr>
                    <w:top w:val="none" w:sz="0" w:space="0" w:color="auto"/>
                    <w:left w:val="none" w:sz="0" w:space="0" w:color="auto"/>
                    <w:bottom w:val="none" w:sz="0" w:space="0" w:color="auto"/>
                    <w:right w:val="none" w:sz="0" w:space="0" w:color="auto"/>
                  </w:divBdr>
                </w:div>
                <w:div w:id="1020811666">
                  <w:marLeft w:val="0"/>
                  <w:marRight w:val="0"/>
                  <w:marTop w:val="0"/>
                  <w:marBottom w:val="0"/>
                  <w:divBdr>
                    <w:top w:val="none" w:sz="0" w:space="0" w:color="auto"/>
                    <w:left w:val="none" w:sz="0" w:space="0" w:color="auto"/>
                    <w:bottom w:val="none" w:sz="0" w:space="0" w:color="auto"/>
                    <w:right w:val="none" w:sz="0" w:space="0" w:color="auto"/>
                  </w:divBdr>
                </w:div>
                <w:div w:id="1033068897">
                  <w:marLeft w:val="0"/>
                  <w:marRight w:val="0"/>
                  <w:marTop w:val="0"/>
                  <w:marBottom w:val="0"/>
                  <w:divBdr>
                    <w:top w:val="none" w:sz="0" w:space="0" w:color="auto"/>
                    <w:left w:val="none" w:sz="0" w:space="0" w:color="auto"/>
                    <w:bottom w:val="none" w:sz="0" w:space="0" w:color="auto"/>
                    <w:right w:val="none" w:sz="0" w:space="0" w:color="auto"/>
                  </w:divBdr>
                </w:div>
                <w:div w:id="1038318587">
                  <w:marLeft w:val="0"/>
                  <w:marRight w:val="0"/>
                  <w:marTop w:val="0"/>
                  <w:marBottom w:val="0"/>
                  <w:divBdr>
                    <w:top w:val="none" w:sz="0" w:space="0" w:color="auto"/>
                    <w:left w:val="none" w:sz="0" w:space="0" w:color="auto"/>
                    <w:bottom w:val="none" w:sz="0" w:space="0" w:color="auto"/>
                    <w:right w:val="none" w:sz="0" w:space="0" w:color="auto"/>
                  </w:divBdr>
                </w:div>
                <w:div w:id="1038579615">
                  <w:marLeft w:val="0"/>
                  <w:marRight w:val="0"/>
                  <w:marTop w:val="0"/>
                  <w:marBottom w:val="0"/>
                  <w:divBdr>
                    <w:top w:val="none" w:sz="0" w:space="0" w:color="auto"/>
                    <w:left w:val="none" w:sz="0" w:space="0" w:color="auto"/>
                    <w:bottom w:val="none" w:sz="0" w:space="0" w:color="auto"/>
                    <w:right w:val="none" w:sz="0" w:space="0" w:color="auto"/>
                  </w:divBdr>
                </w:div>
                <w:div w:id="1054692857">
                  <w:marLeft w:val="0"/>
                  <w:marRight w:val="0"/>
                  <w:marTop w:val="0"/>
                  <w:marBottom w:val="0"/>
                  <w:divBdr>
                    <w:top w:val="none" w:sz="0" w:space="0" w:color="auto"/>
                    <w:left w:val="none" w:sz="0" w:space="0" w:color="auto"/>
                    <w:bottom w:val="none" w:sz="0" w:space="0" w:color="auto"/>
                    <w:right w:val="none" w:sz="0" w:space="0" w:color="auto"/>
                  </w:divBdr>
                </w:div>
                <w:div w:id="1056053341">
                  <w:marLeft w:val="0"/>
                  <w:marRight w:val="0"/>
                  <w:marTop w:val="0"/>
                  <w:marBottom w:val="0"/>
                  <w:divBdr>
                    <w:top w:val="none" w:sz="0" w:space="0" w:color="auto"/>
                    <w:left w:val="none" w:sz="0" w:space="0" w:color="auto"/>
                    <w:bottom w:val="none" w:sz="0" w:space="0" w:color="auto"/>
                    <w:right w:val="none" w:sz="0" w:space="0" w:color="auto"/>
                  </w:divBdr>
                </w:div>
                <w:div w:id="1070033348">
                  <w:marLeft w:val="0"/>
                  <w:marRight w:val="0"/>
                  <w:marTop w:val="0"/>
                  <w:marBottom w:val="0"/>
                  <w:divBdr>
                    <w:top w:val="none" w:sz="0" w:space="0" w:color="auto"/>
                    <w:left w:val="none" w:sz="0" w:space="0" w:color="auto"/>
                    <w:bottom w:val="none" w:sz="0" w:space="0" w:color="auto"/>
                    <w:right w:val="none" w:sz="0" w:space="0" w:color="auto"/>
                  </w:divBdr>
                </w:div>
                <w:div w:id="1083256325">
                  <w:marLeft w:val="0"/>
                  <w:marRight w:val="0"/>
                  <w:marTop w:val="0"/>
                  <w:marBottom w:val="0"/>
                  <w:divBdr>
                    <w:top w:val="none" w:sz="0" w:space="0" w:color="auto"/>
                    <w:left w:val="none" w:sz="0" w:space="0" w:color="auto"/>
                    <w:bottom w:val="none" w:sz="0" w:space="0" w:color="auto"/>
                    <w:right w:val="none" w:sz="0" w:space="0" w:color="auto"/>
                  </w:divBdr>
                </w:div>
                <w:div w:id="1083839405">
                  <w:marLeft w:val="0"/>
                  <w:marRight w:val="0"/>
                  <w:marTop w:val="0"/>
                  <w:marBottom w:val="0"/>
                  <w:divBdr>
                    <w:top w:val="none" w:sz="0" w:space="0" w:color="auto"/>
                    <w:left w:val="none" w:sz="0" w:space="0" w:color="auto"/>
                    <w:bottom w:val="none" w:sz="0" w:space="0" w:color="auto"/>
                    <w:right w:val="none" w:sz="0" w:space="0" w:color="auto"/>
                  </w:divBdr>
                </w:div>
                <w:div w:id="1086683170">
                  <w:marLeft w:val="0"/>
                  <w:marRight w:val="0"/>
                  <w:marTop w:val="0"/>
                  <w:marBottom w:val="0"/>
                  <w:divBdr>
                    <w:top w:val="none" w:sz="0" w:space="0" w:color="auto"/>
                    <w:left w:val="none" w:sz="0" w:space="0" w:color="auto"/>
                    <w:bottom w:val="none" w:sz="0" w:space="0" w:color="auto"/>
                    <w:right w:val="none" w:sz="0" w:space="0" w:color="auto"/>
                  </w:divBdr>
                </w:div>
                <w:div w:id="1087655209">
                  <w:marLeft w:val="0"/>
                  <w:marRight w:val="0"/>
                  <w:marTop w:val="0"/>
                  <w:marBottom w:val="0"/>
                  <w:divBdr>
                    <w:top w:val="none" w:sz="0" w:space="0" w:color="auto"/>
                    <w:left w:val="none" w:sz="0" w:space="0" w:color="auto"/>
                    <w:bottom w:val="none" w:sz="0" w:space="0" w:color="auto"/>
                    <w:right w:val="none" w:sz="0" w:space="0" w:color="auto"/>
                  </w:divBdr>
                </w:div>
                <w:div w:id="1093359314">
                  <w:marLeft w:val="0"/>
                  <w:marRight w:val="0"/>
                  <w:marTop w:val="0"/>
                  <w:marBottom w:val="0"/>
                  <w:divBdr>
                    <w:top w:val="none" w:sz="0" w:space="0" w:color="auto"/>
                    <w:left w:val="none" w:sz="0" w:space="0" w:color="auto"/>
                    <w:bottom w:val="none" w:sz="0" w:space="0" w:color="auto"/>
                    <w:right w:val="none" w:sz="0" w:space="0" w:color="auto"/>
                  </w:divBdr>
                </w:div>
                <w:div w:id="1103264712">
                  <w:marLeft w:val="0"/>
                  <w:marRight w:val="0"/>
                  <w:marTop w:val="0"/>
                  <w:marBottom w:val="0"/>
                  <w:divBdr>
                    <w:top w:val="none" w:sz="0" w:space="0" w:color="auto"/>
                    <w:left w:val="none" w:sz="0" w:space="0" w:color="auto"/>
                    <w:bottom w:val="none" w:sz="0" w:space="0" w:color="auto"/>
                    <w:right w:val="none" w:sz="0" w:space="0" w:color="auto"/>
                  </w:divBdr>
                </w:div>
                <w:div w:id="1108429251">
                  <w:marLeft w:val="0"/>
                  <w:marRight w:val="0"/>
                  <w:marTop w:val="0"/>
                  <w:marBottom w:val="0"/>
                  <w:divBdr>
                    <w:top w:val="none" w:sz="0" w:space="0" w:color="auto"/>
                    <w:left w:val="none" w:sz="0" w:space="0" w:color="auto"/>
                    <w:bottom w:val="none" w:sz="0" w:space="0" w:color="auto"/>
                    <w:right w:val="none" w:sz="0" w:space="0" w:color="auto"/>
                  </w:divBdr>
                </w:div>
                <w:div w:id="1109202279">
                  <w:marLeft w:val="0"/>
                  <w:marRight w:val="0"/>
                  <w:marTop w:val="0"/>
                  <w:marBottom w:val="0"/>
                  <w:divBdr>
                    <w:top w:val="none" w:sz="0" w:space="0" w:color="auto"/>
                    <w:left w:val="none" w:sz="0" w:space="0" w:color="auto"/>
                    <w:bottom w:val="none" w:sz="0" w:space="0" w:color="auto"/>
                    <w:right w:val="none" w:sz="0" w:space="0" w:color="auto"/>
                  </w:divBdr>
                </w:div>
                <w:div w:id="1116098079">
                  <w:marLeft w:val="0"/>
                  <w:marRight w:val="0"/>
                  <w:marTop w:val="0"/>
                  <w:marBottom w:val="0"/>
                  <w:divBdr>
                    <w:top w:val="none" w:sz="0" w:space="0" w:color="auto"/>
                    <w:left w:val="none" w:sz="0" w:space="0" w:color="auto"/>
                    <w:bottom w:val="none" w:sz="0" w:space="0" w:color="auto"/>
                    <w:right w:val="none" w:sz="0" w:space="0" w:color="auto"/>
                  </w:divBdr>
                </w:div>
                <w:div w:id="1127436164">
                  <w:marLeft w:val="0"/>
                  <w:marRight w:val="0"/>
                  <w:marTop w:val="0"/>
                  <w:marBottom w:val="0"/>
                  <w:divBdr>
                    <w:top w:val="none" w:sz="0" w:space="0" w:color="auto"/>
                    <w:left w:val="none" w:sz="0" w:space="0" w:color="auto"/>
                    <w:bottom w:val="none" w:sz="0" w:space="0" w:color="auto"/>
                    <w:right w:val="none" w:sz="0" w:space="0" w:color="auto"/>
                  </w:divBdr>
                </w:div>
                <w:div w:id="1146512122">
                  <w:marLeft w:val="0"/>
                  <w:marRight w:val="0"/>
                  <w:marTop w:val="0"/>
                  <w:marBottom w:val="0"/>
                  <w:divBdr>
                    <w:top w:val="none" w:sz="0" w:space="0" w:color="auto"/>
                    <w:left w:val="none" w:sz="0" w:space="0" w:color="auto"/>
                    <w:bottom w:val="none" w:sz="0" w:space="0" w:color="auto"/>
                    <w:right w:val="none" w:sz="0" w:space="0" w:color="auto"/>
                  </w:divBdr>
                </w:div>
                <w:div w:id="1154836631">
                  <w:marLeft w:val="0"/>
                  <w:marRight w:val="0"/>
                  <w:marTop w:val="0"/>
                  <w:marBottom w:val="0"/>
                  <w:divBdr>
                    <w:top w:val="none" w:sz="0" w:space="0" w:color="auto"/>
                    <w:left w:val="none" w:sz="0" w:space="0" w:color="auto"/>
                    <w:bottom w:val="none" w:sz="0" w:space="0" w:color="auto"/>
                    <w:right w:val="none" w:sz="0" w:space="0" w:color="auto"/>
                  </w:divBdr>
                </w:div>
                <w:div w:id="1178155579">
                  <w:marLeft w:val="0"/>
                  <w:marRight w:val="0"/>
                  <w:marTop w:val="0"/>
                  <w:marBottom w:val="0"/>
                  <w:divBdr>
                    <w:top w:val="none" w:sz="0" w:space="0" w:color="auto"/>
                    <w:left w:val="none" w:sz="0" w:space="0" w:color="auto"/>
                    <w:bottom w:val="none" w:sz="0" w:space="0" w:color="auto"/>
                    <w:right w:val="none" w:sz="0" w:space="0" w:color="auto"/>
                  </w:divBdr>
                </w:div>
                <w:div w:id="1180658694">
                  <w:marLeft w:val="0"/>
                  <w:marRight w:val="0"/>
                  <w:marTop w:val="0"/>
                  <w:marBottom w:val="0"/>
                  <w:divBdr>
                    <w:top w:val="none" w:sz="0" w:space="0" w:color="auto"/>
                    <w:left w:val="none" w:sz="0" w:space="0" w:color="auto"/>
                    <w:bottom w:val="none" w:sz="0" w:space="0" w:color="auto"/>
                    <w:right w:val="none" w:sz="0" w:space="0" w:color="auto"/>
                  </w:divBdr>
                </w:div>
                <w:div w:id="1188374812">
                  <w:marLeft w:val="0"/>
                  <w:marRight w:val="0"/>
                  <w:marTop w:val="0"/>
                  <w:marBottom w:val="0"/>
                  <w:divBdr>
                    <w:top w:val="none" w:sz="0" w:space="0" w:color="auto"/>
                    <w:left w:val="none" w:sz="0" w:space="0" w:color="auto"/>
                    <w:bottom w:val="none" w:sz="0" w:space="0" w:color="auto"/>
                    <w:right w:val="none" w:sz="0" w:space="0" w:color="auto"/>
                  </w:divBdr>
                </w:div>
                <w:div w:id="1200047155">
                  <w:marLeft w:val="0"/>
                  <w:marRight w:val="0"/>
                  <w:marTop w:val="0"/>
                  <w:marBottom w:val="0"/>
                  <w:divBdr>
                    <w:top w:val="none" w:sz="0" w:space="0" w:color="auto"/>
                    <w:left w:val="none" w:sz="0" w:space="0" w:color="auto"/>
                    <w:bottom w:val="none" w:sz="0" w:space="0" w:color="auto"/>
                    <w:right w:val="none" w:sz="0" w:space="0" w:color="auto"/>
                  </w:divBdr>
                </w:div>
                <w:div w:id="1208373747">
                  <w:marLeft w:val="0"/>
                  <w:marRight w:val="0"/>
                  <w:marTop w:val="0"/>
                  <w:marBottom w:val="0"/>
                  <w:divBdr>
                    <w:top w:val="none" w:sz="0" w:space="0" w:color="auto"/>
                    <w:left w:val="none" w:sz="0" w:space="0" w:color="auto"/>
                    <w:bottom w:val="none" w:sz="0" w:space="0" w:color="auto"/>
                    <w:right w:val="none" w:sz="0" w:space="0" w:color="auto"/>
                  </w:divBdr>
                </w:div>
                <w:div w:id="1213230223">
                  <w:marLeft w:val="0"/>
                  <w:marRight w:val="0"/>
                  <w:marTop w:val="0"/>
                  <w:marBottom w:val="0"/>
                  <w:divBdr>
                    <w:top w:val="none" w:sz="0" w:space="0" w:color="auto"/>
                    <w:left w:val="none" w:sz="0" w:space="0" w:color="auto"/>
                    <w:bottom w:val="none" w:sz="0" w:space="0" w:color="auto"/>
                    <w:right w:val="none" w:sz="0" w:space="0" w:color="auto"/>
                  </w:divBdr>
                </w:div>
                <w:div w:id="1219587845">
                  <w:marLeft w:val="0"/>
                  <w:marRight w:val="0"/>
                  <w:marTop w:val="0"/>
                  <w:marBottom w:val="0"/>
                  <w:divBdr>
                    <w:top w:val="none" w:sz="0" w:space="0" w:color="auto"/>
                    <w:left w:val="none" w:sz="0" w:space="0" w:color="auto"/>
                    <w:bottom w:val="none" w:sz="0" w:space="0" w:color="auto"/>
                    <w:right w:val="none" w:sz="0" w:space="0" w:color="auto"/>
                  </w:divBdr>
                </w:div>
                <w:div w:id="1226139441">
                  <w:marLeft w:val="0"/>
                  <w:marRight w:val="0"/>
                  <w:marTop w:val="0"/>
                  <w:marBottom w:val="0"/>
                  <w:divBdr>
                    <w:top w:val="none" w:sz="0" w:space="0" w:color="auto"/>
                    <w:left w:val="none" w:sz="0" w:space="0" w:color="auto"/>
                    <w:bottom w:val="none" w:sz="0" w:space="0" w:color="auto"/>
                    <w:right w:val="none" w:sz="0" w:space="0" w:color="auto"/>
                  </w:divBdr>
                </w:div>
                <w:div w:id="1245067148">
                  <w:marLeft w:val="0"/>
                  <w:marRight w:val="0"/>
                  <w:marTop w:val="0"/>
                  <w:marBottom w:val="0"/>
                  <w:divBdr>
                    <w:top w:val="none" w:sz="0" w:space="0" w:color="auto"/>
                    <w:left w:val="none" w:sz="0" w:space="0" w:color="auto"/>
                    <w:bottom w:val="none" w:sz="0" w:space="0" w:color="auto"/>
                    <w:right w:val="none" w:sz="0" w:space="0" w:color="auto"/>
                  </w:divBdr>
                </w:div>
                <w:div w:id="1249271782">
                  <w:marLeft w:val="0"/>
                  <w:marRight w:val="0"/>
                  <w:marTop w:val="0"/>
                  <w:marBottom w:val="0"/>
                  <w:divBdr>
                    <w:top w:val="none" w:sz="0" w:space="0" w:color="auto"/>
                    <w:left w:val="none" w:sz="0" w:space="0" w:color="auto"/>
                    <w:bottom w:val="none" w:sz="0" w:space="0" w:color="auto"/>
                    <w:right w:val="none" w:sz="0" w:space="0" w:color="auto"/>
                  </w:divBdr>
                </w:div>
                <w:div w:id="1256018350">
                  <w:marLeft w:val="0"/>
                  <w:marRight w:val="0"/>
                  <w:marTop w:val="0"/>
                  <w:marBottom w:val="0"/>
                  <w:divBdr>
                    <w:top w:val="none" w:sz="0" w:space="0" w:color="auto"/>
                    <w:left w:val="none" w:sz="0" w:space="0" w:color="auto"/>
                    <w:bottom w:val="none" w:sz="0" w:space="0" w:color="auto"/>
                    <w:right w:val="none" w:sz="0" w:space="0" w:color="auto"/>
                  </w:divBdr>
                </w:div>
                <w:div w:id="1275819926">
                  <w:marLeft w:val="0"/>
                  <w:marRight w:val="0"/>
                  <w:marTop w:val="0"/>
                  <w:marBottom w:val="0"/>
                  <w:divBdr>
                    <w:top w:val="none" w:sz="0" w:space="0" w:color="auto"/>
                    <w:left w:val="none" w:sz="0" w:space="0" w:color="auto"/>
                    <w:bottom w:val="none" w:sz="0" w:space="0" w:color="auto"/>
                    <w:right w:val="none" w:sz="0" w:space="0" w:color="auto"/>
                  </w:divBdr>
                </w:div>
                <w:div w:id="1298220227">
                  <w:marLeft w:val="0"/>
                  <w:marRight w:val="0"/>
                  <w:marTop w:val="0"/>
                  <w:marBottom w:val="0"/>
                  <w:divBdr>
                    <w:top w:val="none" w:sz="0" w:space="0" w:color="auto"/>
                    <w:left w:val="none" w:sz="0" w:space="0" w:color="auto"/>
                    <w:bottom w:val="none" w:sz="0" w:space="0" w:color="auto"/>
                    <w:right w:val="none" w:sz="0" w:space="0" w:color="auto"/>
                  </w:divBdr>
                </w:div>
                <w:div w:id="1300381208">
                  <w:marLeft w:val="0"/>
                  <w:marRight w:val="0"/>
                  <w:marTop w:val="0"/>
                  <w:marBottom w:val="0"/>
                  <w:divBdr>
                    <w:top w:val="none" w:sz="0" w:space="0" w:color="auto"/>
                    <w:left w:val="none" w:sz="0" w:space="0" w:color="auto"/>
                    <w:bottom w:val="none" w:sz="0" w:space="0" w:color="auto"/>
                    <w:right w:val="none" w:sz="0" w:space="0" w:color="auto"/>
                  </w:divBdr>
                </w:div>
                <w:div w:id="1304041109">
                  <w:marLeft w:val="0"/>
                  <w:marRight w:val="0"/>
                  <w:marTop w:val="0"/>
                  <w:marBottom w:val="0"/>
                  <w:divBdr>
                    <w:top w:val="none" w:sz="0" w:space="0" w:color="auto"/>
                    <w:left w:val="none" w:sz="0" w:space="0" w:color="auto"/>
                    <w:bottom w:val="none" w:sz="0" w:space="0" w:color="auto"/>
                    <w:right w:val="none" w:sz="0" w:space="0" w:color="auto"/>
                  </w:divBdr>
                </w:div>
                <w:div w:id="1309938938">
                  <w:marLeft w:val="0"/>
                  <w:marRight w:val="0"/>
                  <w:marTop w:val="0"/>
                  <w:marBottom w:val="0"/>
                  <w:divBdr>
                    <w:top w:val="none" w:sz="0" w:space="0" w:color="auto"/>
                    <w:left w:val="none" w:sz="0" w:space="0" w:color="auto"/>
                    <w:bottom w:val="none" w:sz="0" w:space="0" w:color="auto"/>
                    <w:right w:val="none" w:sz="0" w:space="0" w:color="auto"/>
                  </w:divBdr>
                </w:div>
                <w:div w:id="1317343224">
                  <w:marLeft w:val="0"/>
                  <w:marRight w:val="0"/>
                  <w:marTop w:val="0"/>
                  <w:marBottom w:val="0"/>
                  <w:divBdr>
                    <w:top w:val="none" w:sz="0" w:space="0" w:color="auto"/>
                    <w:left w:val="none" w:sz="0" w:space="0" w:color="auto"/>
                    <w:bottom w:val="none" w:sz="0" w:space="0" w:color="auto"/>
                    <w:right w:val="none" w:sz="0" w:space="0" w:color="auto"/>
                  </w:divBdr>
                </w:div>
                <w:div w:id="1320764580">
                  <w:marLeft w:val="0"/>
                  <w:marRight w:val="0"/>
                  <w:marTop w:val="0"/>
                  <w:marBottom w:val="0"/>
                  <w:divBdr>
                    <w:top w:val="none" w:sz="0" w:space="0" w:color="auto"/>
                    <w:left w:val="none" w:sz="0" w:space="0" w:color="auto"/>
                    <w:bottom w:val="none" w:sz="0" w:space="0" w:color="auto"/>
                    <w:right w:val="none" w:sz="0" w:space="0" w:color="auto"/>
                  </w:divBdr>
                </w:div>
                <w:div w:id="1332021729">
                  <w:marLeft w:val="0"/>
                  <w:marRight w:val="0"/>
                  <w:marTop w:val="0"/>
                  <w:marBottom w:val="0"/>
                  <w:divBdr>
                    <w:top w:val="none" w:sz="0" w:space="0" w:color="auto"/>
                    <w:left w:val="none" w:sz="0" w:space="0" w:color="auto"/>
                    <w:bottom w:val="none" w:sz="0" w:space="0" w:color="auto"/>
                    <w:right w:val="none" w:sz="0" w:space="0" w:color="auto"/>
                  </w:divBdr>
                </w:div>
                <w:div w:id="1332560003">
                  <w:marLeft w:val="0"/>
                  <w:marRight w:val="0"/>
                  <w:marTop w:val="0"/>
                  <w:marBottom w:val="0"/>
                  <w:divBdr>
                    <w:top w:val="none" w:sz="0" w:space="0" w:color="auto"/>
                    <w:left w:val="none" w:sz="0" w:space="0" w:color="auto"/>
                    <w:bottom w:val="none" w:sz="0" w:space="0" w:color="auto"/>
                    <w:right w:val="none" w:sz="0" w:space="0" w:color="auto"/>
                  </w:divBdr>
                </w:div>
                <w:div w:id="1335763510">
                  <w:marLeft w:val="0"/>
                  <w:marRight w:val="0"/>
                  <w:marTop w:val="0"/>
                  <w:marBottom w:val="0"/>
                  <w:divBdr>
                    <w:top w:val="none" w:sz="0" w:space="0" w:color="auto"/>
                    <w:left w:val="none" w:sz="0" w:space="0" w:color="auto"/>
                    <w:bottom w:val="none" w:sz="0" w:space="0" w:color="auto"/>
                    <w:right w:val="none" w:sz="0" w:space="0" w:color="auto"/>
                  </w:divBdr>
                </w:div>
                <w:div w:id="1360665235">
                  <w:marLeft w:val="0"/>
                  <w:marRight w:val="0"/>
                  <w:marTop w:val="0"/>
                  <w:marBottom w:val="0"/>
                  <w:divBdr>
                    <w:top w:val="none" w:sz="0" w:space="0" w:color="auto"/>
                    <w:left w:val="none" w:sz="0" w:space="0" w:color="auto"/>
                    <w:bottom w:val="none" w:sz="0" w:space="0" w:color="auto"/>
                    <w:right w:val="none" w:sz="0" w:space="0" w:color="auto"/>
                  </w:divBdr>
                </w:div>
                <w:div w:id="1377437832">
                  <w:marLeft w:val="0"/>
                  <w:marRight w:val="0"/>
                  <w:marTop w:val="0"/>
                  <w:marBottom w:val="0"/>
                  <w:divBdr>
                    <w:top w:val="none" w:sz="0" w:space="0" w:color="auto"/>
                    <w:left w:val="none" w:sz="0" w:space="0" w:color="auto"/>
                    <w:bottom w:val="none" w:sz="0" w:space="0" w:color="auto"/>
                    <w:right w:val="none" w:sz="0" w:space="0" w:color="auto"/>
                  </w:divBdr>
                </w:div>
                <w:div w:id="1378046516">
                  <w:marLeft w:val="0"/>
                  <w:marRight w:val="0"/>
                  <w:marTop w:val="0"/>
                  <w:marBottom w:val="0"/>
                  <w:divBdr>
                    <w:top w:val="none" w:sz="0" w:space="0" w:color="auto"/>
                    <w:left w:val="none" w:sz="0" w:space="0" w:color="auto"/>
                    <w:bottom w:val="none" w:sz="0" w:space="0" w:color="auto"/>
                    <w:right w:val="none" w:sz="0" w:space="0" w:color="auto"/>
                  </w:divBdr>
                </w:div>
                <w:div w:id="1380320138">
                  <w:marLeft w:val="0"/>
                  <w:marRight w:val="0"/>
                  <w:marTop w:val="0"/>
                  <w:marBottom w:val="0"/>
                  <w:divBdr>
                    <w:top w:val="none" w:sz="0" w:space="0" w:color="auto"/>
                    <w:left w:val="none" w:sz="0" w:space="0" w:color="auto"/>
                    <w:bottom w:val="none" w:sz="0" w:space="0" w:color="auto"/>
                    <w:right w:val="none" w:sz="0" w:space="0" w:color="auto"/>
                  </w:divBdr>
                </w:div>
                <w:div w:id="1381130516">
                  <w:marLeft w:val="0"/>
                  <w:marRight w:val="0"/>
                  <w:marTop w:val="0"/>
                  <w:marBottom w:val="0"/>
                  <w:divBdr>
                    <w:top w:val="none" w:sz="0" w:space="0" w:color="auto"/>
                    <w:left w:val="none" w:sz="0" w:space="0" w:color="auto"/>
                    <w:bottom w:val="none" w:sz="0" w:space="0" w:color="auto"/>
                    <w:right w:val="none" w:sz="0" w:space="0" w:color="auto"/>
                  </w:divBdr>
                </w:div>
                <w:div w:id="1383093439">
                  <w:marLeft w:val="0"/>
                  <w:marRight w:val="0"/>
                  <w:marTop w:val="0"/>
                  <w:marBottom w:val="0"/>
                  <w:divBdr>
                    <w:top w:val="none" w:sz="0" w:space="0" w:color="auto"/>
                    <w:left w:val="none" w:sz="0" w:space="0" w:color="auto"/>
                    <w:bottom w:val="none" w:sz="0" w:space="0" w:color="auto"/>
                    <w:right w:val="none" w:sz="0" w:space="0" w:color="auto"/>
                  </w:divBdr>
                </w:div>
                <w:div w:id="1399785465">
                  <w:marLeft w:val="0"/>
                  <w:marRight w:val="0"/>
                  <w:marTop w:val="0"/>
                  <w:marBottom w:val="0"/>
                  <w:divBdr>
                    <w:top w:val="none" w:sz="0" w:space="0" w:color="auto"/>
                    <w:left w:val="none" w:sz="0" w:space="0" w:color="auto"/>
                    <w:bottom w:val="none" w:sz="0" w:space="0" w:color="auto"/>
                    <w:right w:val="none" w:sz="0" w:space="0" w:color="auto"/>
                  </w:divBdr>
                </w:div>
                <w:div w:id="1429346383">
                  <w:marLeft w:val="0"/>
                  <w:marRight w:val="0"/>
                  <w:marTop w:val="0"/>
                  <w:marBottom w:val="0"/>
                  <w:divBdr>
                    <w:top w:val="none" w:sz="0" w:space="0" w:color="auto"/>
                    <w:left w:val="none" w:sz="0" w:space="0" w:color="auto"/>
                    <w:bottom w:val="none" w:sz="0" w:space="0" w:color="auto"/>
                    <w:right w:val="none" w:sz="0" w:space="0" w:color="auto"/>
                  </w:divBdr>
                </w:div>
                <w:div w:id="1430156480">
                  <w:marLeft w:val="0"/>
                  <w:marRight w:val="0"/>
                  <w:marTop w:val="0"/>
                  <w:marBottom w:val="0"/>
                  <w:divBdr>
                    <w:top w:val="none" w:sz="0" w:space="0" w:color="auto"/>
                    <w:left w:val="none" w:sz="0" w:space="0" w:color="auto"/>
                    <w:bottom w:val="none" w:sz="0" w:space="0" w:color="auto"/>
                    <w:right w:val="none" w:sz="0" w:space="0" w:color="auto"/>
                  </w:divBdr>
                </w:div>
                <w:div w:id="1430272295">
                  <w:marLeft w:val="0"/>
                  <w:marRight w:val="0"/>
                  <w:marTop w:val="0"/>
                  <w:marBottom w:val="0"/>
                  <w:divBdr>
                    <w:top w:val="none" w:sz="0" w:space="0" w:color="auto"/>
                    <w:left w:val="none" w:sz="0" w:space="0" w:color="auto"/>
                    <w:bottom w:val="none" w:sz="0" w:space="0" w:color="auto"/>
                    <w:right w:val="none" w:sz="0" w:space="0" w:color="auto"/>
                  </w:divBdr>
                </w:div>
                <w:div w:id="1445344737">
                  <w:marLeft w:val="0"/>
                  <w:marRight w:val="0"/>
                  <w:marTop w:val="0"/>
                  <w:marBottom w:val="0"/>
                  <w:divBdr>
                    <w:top w:val="none" w:sz="0" w:space="0" w:color="auto"/>
                    <w:left w:val="none" w:sz="0" w:space="0" w:color="auto"/>
                    <w:bottom w:val="none" w:sz="0" w:space="0" w:color="auto"/>
                    <w:right w:val="none" w:sz="0" w:space="0" w:color="auto"/>
                  </w:divBdr>
                </w:div>
                <w:div w:id="1452744555">
                  <w:marLeft w:val="0"/>
                  <w:marRight w:val="0"/>
                  <w:marTop w:val="0"/>
                  <w:marBottom w:val="0"/>
                  <w:divBdr>
                    <w:top w:val="none" w:sz="0" w:space="0" w:color="auto"/>
                    <w:left w:val="none" w:sz="0" w:space="0" w:color="auto"/>
                    <w:bottom w:val="none" w:sz="0" w:space="0" w:color="auto"/>
                    <w:right w:val="none" w:sz="0" w:space="0" w:color="auto"/>
                  </w:divBdr>
                </w:div>
                <w:div w:id="1456874856">
                  <w:marLeft w:val="0"/>
                  <w:marRight w:val="0"/>
                  <w:marTop w:val="0"/>
                  <w:marBottom w:val="0"/>
                  <w:divBdr>
                    <w:top w:val="none" w:sz="0" w:space="0" w:color="auto"/>
                    <w:left w:val="none" w:sz="0" w:space="0" w:color="auto"/>
                    <w:bottom w:val="none" w:sz="0" w:space="0" w:color="auto"/>
                    <w:right w:val="none" w:sz="0" w:space="0" w:color="auto"/>
                  </w:divBdr>
                </w:div>
                <w:div w:id="1458335486">
                  <w:marLeft w:val="0"/>
                  <w:marRight w:val="0"/>
                  <w:marTop w:val="0"/>
                  <w:marBottom w:val="0"/>
                  <w:divBdr>
                    <w:top w:val="none" w:sz="0" w:space="0" w:color="auto"/>
                    <w:left w:val="none" w:sz="0" w:space="0" w:color="auto"/>
                    <w:bottom w:val="none" w:sz="0" w:space="0" w:color="auto"/>
                    <w:right w:val="none" w:sz="0" w:space="0" w:color="auto"/>
                  </w:divBdr>
                </w:div>
                <w:div w:id="1459832738">
                  <w:marLeft w:val="0"/>
                  <w:marRight w:val="0"/>
                  <w:marTop w:val="0"/>
                  <w:marBottom w:val="0"/>
                  <w:divBdr>
                    <w:top w:val="none" w:sz="0" w:space="0" w:color="auto"/>
                    <w:left w:val="none" w:sz="0" w:space="0" w:color="auto"/>
                    <w:bottom w:val="none" w:sz="0" w:space="0" w:color="auto"/>
                    <w:right w:val="none" w:sz="0" w:space="0" w:color="auto"/>
                  </w:divBdr>
                </w:div>
                <w:div w:id="1460148422">
                  <w:marLeft w:val="0"/>
                  <w:marRight w:val="0"/>
                  <w:marTop w:val="0"/>
                  <w:marBottom w:val="0"/>
                  <w:divBdr>
                    <w:top w:val="none" w:sz="0" w:space="0" w:color="auto"/>
                    <w:left w:val="none" w:sz="0" w:space="0" w:color="auto"/>
                    <w:bottom w:val="none" w:sz="0" w:space="0" w:color="auto"/>
                    <w:right w:val="none" w:sz="0" w:space="0" w:color="auto"/>
                  </w:divBdr>
                </w:div>
                <w:div w:id="1468157054">
                  <w:marLeft w:val="0"/>
                  <w:marRight w:val="0"/>
                  <w:marTop w:val="0"/>
                  <w:marBottom w:val="0"/>
                  <w:divBdr>
                    <w:top w:val="none" w:sz="0" w:space="0" w:color="auto"/>
                    <w:left w:val="none" w:sz="0" w:space="0" w:color="auto"/>
                    <w:bottom w:val="none" w:sz="0" w:space="0" w:color="auto"/>
                    <w:right w:val="none" w:sz="0" w:space="0" w:color="auto"/>
                  </w:divBdr>
                </w:div>
                <w:div w:id="1468745699">
                  <w:marLeft w:val="0"/>
                  <w:marRight w:val="0"/>
                  <w:marTop w:val="0"/>
                  <w:marBottom w:val="0"/>
                  <w:divBdr>
                    <w:top w:val="none" w:sz="0" w:space="0" w:color="auto"/>
                    <w:left w:val="none" w:sz="0" w:space="0" w:color="auto"/>
                    <w:bottom w:val="none" w:sz="0" w:space="0" w:color="auto"/>
                    <w:right w:val="none" w:sz="0" w:space="0" w:color="auto"/>
                  </w:divBdr>
                </w:div>
                <w:div w:id="1469320413">
                  <w:marLeft w:val="0"/>
                  <w:marRight w:val="0"/>
                  <w:marTop w:val="0"/>
                  <w:marBottom w:val="0"/>
                  <w:divBdr>
                    <w:top w:val="none" w:sz="0" w:space="0" w:color="auto"/>
                    <w:left w:val="none" w:sz="0" w:space="0" w:color="auto"/>
                    <w:bottom w:val="none" w:sz="0" w:space="0" w:color="auto"/>
                    <w:right w:val="none" w:sz="0" w:space="0" w:color="auto"/>
                  </w:divBdr>
                </w:div>
                <w:div w:id="1518234738">
                  <w:marLeft w:val="0"/>
                  <w:marRight w:val="0"/>
                  <w:marTop w:val="0"/>
                  <w:marBottom w:val="0"/>
                  <w:divBdr>
                    <w:top w:val="none" w:sz="0" w:space="0" w:color="auto"/>
                    <w:left w:val="none" w:sz="0" w:space="0" w:color="auto"/>
                    <w:bottom w:val="none" w:sz="0" w:space="0" w:color="auto"/>
                    <w:right w:val="none" w:sz="0" w:space="0" w:color="auto"/>
                  </w:divBdr>
                </w:div>
                <w:div w:id="1526558931">
                  <w:marLeft w:val="0"/>
                  <w:marRight w:val="0"/>
                  <w:marTop w:val="0"/>
                  <w:marBottom w:val="0"/>
                  <w:divBdr>
                    <w:top w:val="none" w:sz="0" w:space="0" w:color="auto"/>
                    <w:left w:val="none" w:sz="0" w:space="0" w:color="auto"/>
                    <w:bottom w:val="none" w:sz="0" w:space="0" w:color="auto"/>
                    <w:right w:val="none" w:sz="0" w:space="0" w:color="auto"/>
                  </w:divBdr>
                </w:div>
                <w:div w:id="1528524423">
                  <w:marLeft w:val="0"/>
                  <w:marRight w:val="0"/>
                  <w:marTop w:val="0"/>
                  <w:marBottom w:val="0"/>
                  <w:divBdr>
                    <w:top w:val="none" w:sz="0" w:space="0" w:color="auto"/>
                    <w:left w:val="none" w:sz="0" w:space="0" w:color="auto"/>
                    <w:bottom w:val="none" w:sz="0" w:space="0" w:color="auto"/>
                    <w:right w:val="none" w:sz="0" w:space="0" w:color="auto"/>
                  </w:divBdr>
                </w:div>
                <w:div w:id="1531868795">
                  <w:marLeft w:val="0"/>
                  <w:marRight w:val="0"/>
                  <w:marTop w:val="0"/>
                  <w:marBottom w:val="0"/>
                  <w:divBdr>
                    <w:top w:val="none" w:sz="0" w:space="0" w:color="auto"/>
                    <w:left w:val="none" w:sz="0" w:space="0" w:color="auto"/>
                    <w:bottom w:val="none" w:sz="0" w:space="0" w:color="auto"/>
                    <w:right w:val="none" w:sz="0" w:space="0" w:color="auto"/>
                  </w:divBdr>
                </w:div>
                <w:div w:id="1532107527">
                  <w:marLeft w:val="0"/>
                  <w:marRight w:val="0"/>
                  <w:marTop w:val="0"/>
                  <w:marBottom w:val="0"/>
                  <w:divBdr>
                    <w:top w:val="none" w:sz="0" w:space="0" w:color="auto"/>
                    <w:left w:val="none" w:sz="0" w:space="0" w:color="auto"/>
                    <w:bottom w:val="none" w:sz="0" w:space="0" w:color="auto"/>
                    <w:right w:val="none" w:sz="0" w:space="0" w:color="auto"/>
                  </w:divBdr>
                </w:div>
                <w:div w:id="1532572320">
                  <w:marLeft w:val="0"/>
                  <w:marRight w:val="0"/>
                  <w:marTop w:val="0"/>
                  <w:marBottom w:val="0"/>
                  <w:divBdr>
                    <w:top w:val="none" w:sz="0" w:space="0" w:color="auto"/>
                    <w:left w:val="none" w:sz="0" w:space="0" w:color="auto"/>
                    <w:bottom w:val="none" w:sz="0" w:space="0" w:color="auto"/>
                    <w:right w:val="none" w:sz="0" w:space="0" w:color="auto"/>
                  </w:divBdr>
                </w:div>
                <w:div w:id="1533691220">
                  <w:marLeft w:val="0"/>
                  <w:marRight w:val="0"/>
                  <w:marTop w:val="0"/>
                  <w:marBottom w:val="0"/>
                  <w:divBdr>
                    <w:top w:val="none" w:sz="0" w:space="0" w:color="auto"/>
                    <w:left w:val="none" w:sz="0" w:space="0" w:color="auto"/>
                    <w:bottom w:val="none" w:sz="0" w:space="0" w:color="auto"/>
                    <w:right w:val="none" w:sz="0" w:space="0" w:color="auto"/>
                  </w:divBdr>
                </w:div>
                <w:div w:id="1542329324">
                  <w:marLeft w:val="0"/>
                  <w:marRight w:val="0"/>
                  <w:marTop w:val="0"/>
                  <w:marBottom w:val="0"/>
                  <w:divBdr>
                    <w:top w:val="none" w:sz="0" w:space="0" w:color="auto"/>
                    <w:left w:val="none" w:sz="0" w:space="0" w:color="auto"/>
                    <w:bottom w:val="none" w:sz="0" w:space="0" w:color="auto"/>
                    <w:right w:val="none" w:sz="0" w:space="0" w:color="auto"/>
                  </w:divBdr>
                </w:div>
                <w:div w:id="1546485065">
                  <w:marLeft w:val="0"/>
                  <w:marRight w:val="0"/>
                  <w:marTop w:val="0"/>
                  <w:marBottom w:val="0"/>
                  <w:divBdr>
                    <w:top w:val="none" w:sz="0" w:space="0" w:color="auto"/>
                    <w:left w:val="none" w:sz="0" w:space="0" w:color="auto"/>
                    <w:bottom w:val="none" w:sz="0" w:space="0" w:color="auto"/>
                    <w:right w:val="none" w:sz="0" w:space="0" w:color="auto"/>
                  </w:divBdr>
                </w:div>
                <w:div w:id="1553418700">
                  <w:marLeft w:val="0"/>
                  <w:marRight w:val="0"/>
                  <w:marTop w:val="0"/>
                  <w:marBottom w:val="0"/>
                  <w:divBdr>
                    <w:top w:val="none" w:sz="0" w:space="0" w:color="auto"/>
                    <w:left w:val="none" w:sz="0" w:space="0" w:color="auto"/>
                    <w:bottom w:val="none" w:sz="0" w:space="0" w:color="auto"/>
                    <w:right w:val="none" w:sz="0" w:space="0" w:color="auto"/>
                  </w:divBdr>
                </w:div>
                <w:div w:id="1554193277">
                  <w:marLeft w:val="0"/>
                  <w:marRight w:val="0"/>
                  <w:marTop w:val="0"/>
                  <w:marBottom w:val="0"/>
                  <w:divBdr>
                    <w:top w:val="none" w:sz="0" w:space="0" w:color="auto"/>
                    <w:left w:val="none" w:sz="0" w:space="0" w:color="auto"/>
                    <w:bottom w:val="none" w:sz="0" w:space="0" w:color="auto"/>
                    <w:right w:val="none" w:sz="0" w:space="0" w:color="auto"/>
                  </w:divBdr>
                </w:div>
                <w:div w:id="1556509952">
                  <w:marLeft w:val="0"/>
                  <w:marRight w:val="0"/>
                  <w:marTop w:val="0"/>
                  <w:marBottom w:val="0"/>
                  <w:divBdr>
                    <w:top w:val="none" w:sz="0" w:space="0" w:color="auto"/>
                    <w:left w:val="none" w:sz="0" w:space="0" w:color="auto"/>
                    <w:bottom w:val="none" w:sz="0" w:space="0" w:color="auto"/>
                    <w:right w:val="none" w:sz="0" w:space="0" w:color="auto"/>
                  </w:divBdr>
                </w:div>
                <w:div w:id="1562522863">
                  <w:marLeft w:val="0"/>
                  <w:marRight w:val="0"/>
                  <w:marTop w:val="0"/>
                  <w:marBottom w:val="0"/>
                  <w:divBdr>
                    <w:top w:val="none" w:sz="0" w:space="0" w:color="auto"/>
                    <w:left w:val="none" w:sz="0" w:space="0" w:color="auto"/>
                    <w:bottom w:val="none" w:sz="0" w:space="0" w:color="auto"/>
                    <w:right w:val="none" w:sz="0" w:space="0" w:color="auto"/>
                  </w:divBdr>
                </w:div>
                <w:div w:id="1564103933">
                  <w:marLeft w:val="0"/>
                  <w:marRight w:val="0"/>
                  <w:marTop w:val="0"/>
                  <w:marBottom w:val="0"/>
                  <w:divBdr>
                    <w:top w:val="none" w:sz="0" w:space="0" w:color="auto"/>
                    <w:left w:val="none" w:sz="0" w:space="0" w:color="auto"/>
                    <w:bottom w:val="none" w:sz="0" w:space="0" w:color="auto"/>
                    <w:right w:val="none" w:sz="0" w:space="0" w:color="auto"/>
                  </w:divBdr>
                </w:div>
                <w:div w:id="1567033702">
                  <w:marLeft w:val="0"/>
                  <w:marRight w:val="0"/>
                  <w:marTop w:val="0"/>
                  <w:marBottom w:val="0"/>
                  <w:divBdr>
                    <w:top w:val="none" w:sz="0" w:space="0" w:color="auto"/>
                    <w:left w:val="none" w:sz="0" w:space="0" w:color="auto"/>
                    <w:bottom w:val="none" w:sz="0" w:space="0" w:color="auto"/>
                    <w:right w:val="none" w:sz="0" w:space="0" w:color="auto"/>
                  </w:divBdr>
                </w:div>
                <w:div w:id="1587573587">
                  <w:marLeft w:val="0"/>
                  <w:marRight w:val="0"/>
                  <w:marTop w:val="0"/>
                  <w:marBottom w:val="0"/>
                  <w:divBdr>
                    <w:top w:val="none" w:sz="0" w:space="0" w:color="auto"/>
                    <w:left w:val="none" w:sz="0" w:space="0" w:color="auto"/>
                    <w:bottom w:val="none" w:sz="0" w:space="0" w:color="auto"/>
                    <w:right w:val="none" w:sz="0" w:space="0" w:color="auto"/>
                  </w:divBdr>
                </w:div>
                <w:div w:id="1588735795">
                  <w:marLeft w:val="0"/>
                  <w:marRight w:val="0"/>
                  <w:marTop w:val="0"/>
                  <w:marBottom w:val="0"/>
                  <w:divBdr>
                    <w:top w:val="none" w:sz="0" w:space="0" w:color="auto"/>
                    <w:left w:val="none" w:sz="0" w:space="0" w:color="auto"/>
                    <w:bottom w:val="none" w:sz="0" w:space="0" w:color="auto"/>
                    <w:right w:val="none" w:sz="0" w:space="0" w:color="auto"/>
                  </w:divBdr>
                </w:div>
                <w:div w:id="1608274174">
                  <w:marLeft w:val="0"/>
                  <w:marRight w:val="0"/>
                  <w:marTop w:val="0"/>
                  <w:marBottom w:val="0"/>
                  <w:divBdr>
                    <w:top w:val="none" w:sz="0" w:space="0" w:color="auto"/>
                    <w:left w:val="none" w:sz="0" w:space="0" w:color="auto"/>
                    <w:bottom w:val="none" w:sz="0" w:space="0" w:color="auto"/>
                    <w:right w:val="none" w:sz="0" w:space="0" w:color="auto"/>
                  </w:divBdr>
                </w:div>
                <w:div w:id="1610812790">
                  <w:marLeft w:val="0"/>
                  <w:marRight w:val="0"/>
                  <w:marTop w:val="0"/>
                  <w:marBottom w:val="0"/>
                  <w:divBdr>
                    <w:top w:val="none" w:sz="0" w:space="0" w:color="auto"/>
                    <w:left w:val="none" w:sz="0" w:space="0" w:color="auto"/>
                    <w:bottom w:val="none" w:sz="0" w:space="0" w:color="auto"/>
                    <w:right w:val="none" w:sz="0" w:space="0" w:color="auto"/>
                  </w:divBdr>
                </w:div>
                <w:div w:id="1611931389">
                  <w:marLeft w:val="0"/>
                  <w:marRight w:val="0"/>
                  <w:marTop w:val="0"/>
                  <w:marBottom w:val="0"/>
                  <w:divBdr>
                    <w:top w:val="none" w:sz="0" w:space="0" w:color="auto"/>
                    <w:left w:val="none" w:sz="0" w:space="0" w:color="auto"/>
                    <w:bottom w:val="none" w:sz="0" w:space="0" w:color="auto"/>
                    <w:right w:val="none" w:sz="0" w:space="0" w:color="auto"/>
                  </w:divBdr>
                </w:div>
                <w:div w:id="1614046506">
                  <w:marLeft w:val="0"/>
                  <w:marRight w:val="0"/>
                  <w:marTop w:val="0"/>
                  <w:marBottom w:val="0"/>
                  <w:divBdr>
                    <w:top w:val="none" w:sz="0" w:space="0" w:color="auto"/>
                    <w:left w:val="none" w:sz="0" w:space="0" w:color="auto"/>
                    <w:bottom w:val="none" w:sz="0" w:space="0" w:color="auto"/>
                    <w:right w:val="none" w:sz="0" w:space="0" w:color="auto"/>
                  </w:divBdr>
                </w:div>
                <w:div w:id="1616667005">
                  <w:marLeft w:val="0"/>
                  <w:marRight w:val="0"/>
                  <w:marTop w:val="0"/>
                  <w:marBottom w:val="0"/>
                  <w:divBdr>
                    <w:top w:val="none" w:sz="0" w:space="0" w:color="auto"/>
                    <w:left w:val="none" w:sz="0" w:space="0" w:color="auto"/>
                    <w:bottom w:val="none" w:sz="0" w:space="0" w:color="auto"/>
                    <w:right w:val="none" w:sz="0" w:space="0" w:color="auto"/>
                  </w:divBdr>
                </w:div>
                <w:div w:id="1617247717">
                  <w:marLeft w:val="0"/>
                  <w:marRight w:val="0"/>
                  <w:marTop w:val="0"/>
                  <w:marBottom w:val="0"/>
                  <w:divBdr>
                    <w:top w:val="none" w:sz="0" w:space="0" w:color="auto"/>
                    <w:left w:val="none" w:sz="0" w:space="0" w:color="auto"/>
                    <w:bottom w:val="none" w:sz="0" w:space="0" w:color="auto"/>
                    <w:right w:val="none" w:sz="0" w:space="0" w:color="auto"/>
                  </w:divBdr>
                </w:div>
                <w:div w:id="1618564079">
                  <w:marLeft w:val="0"/>
                  <w:marRight w:val="0"/>
                  <w:marTop w:val="0"/>
                  <w:marBottom w:val="0"/>
                  <w:divBdr>
                    <w:top w:val="none" w:sz="0" w:space="0" w:color="auto"/>
                    <w:left w:val="none" w:sz="0" w:space="0" w:color="auto"/>
                    <w:bottom w:val="none" w:sz="0" w:space="0" w:color="auto"/>
                    <w:right w:val="none" w:sz="0" w:space="0" w:color="auto"/>
                  </w:divBdr>
                </w:div>
                <w:div w:id="1633638236">
                  <w:marLeft w:val="0"/>
                  <w:marRight w:val="0"/>
                  <w:marTop w:val="0"/>
                  <w:marBottom w:val="0"/>
                  <w:divBdr>
                    <w:top w:val="none" w:sz="0" w:space="0" w:color="auto"/>
                    <w:left w:val="none" w:sz="0" w:space="0" w:color="auto"/>
                    <w:bottom w:val="none" w:sz="0" w:space="0" w:color="auto"/>
                    <w:right w:val="none" w:sz="0" w:space="0" w:color="auto"/>
                  </w:divBdr>
                </w:div>
                <w:div w:id="1652522016">
                  <w:marLeft w:val="0"/>
                  <w:marRight w:val="0"/>
                  <w:marTop w:val="0"/>
                  <w:marBottom w:val="0"/>
                  <w:divBdr>
                    <w:top w:val="none" w:sz="0" w:space="0" w:color="auto"/>
                    <w:left w:val="none" w:sz="0" w:space="0" w:color="auto"/>
                    <w:bottom w:val="none" w:sz="0" w:space="0" w:color="auto"/>
                    <w:right w:val="none" w:sz="0" w:space="0" w:color="auto"/>
                  </w:divBdr>
                </w:div>
                <w:div w:id="1670063802">
                  <w:marLeft w:val="0"/>
                  <w:marRight w:val="0"/>
                  <w:marTop w:val="0"/>
                  <w:marBottom w:val="0"/>
                  <w:divBdr>
                    <w:top w:val="none" w:sz="0" w:space="0" w:color="auto"/>
                    <w:left w:val="none" w:sz="0" w:space="0" w:color="auto"/>
                    <w:bottom w:val="none" w:sz="0" w:space="0" w:color="auto"/>
                    <w:right w:val="none" w:sz="0" w:space="0" w:color="auto"/>
                  </w:divBdr>
                </w:div>
                <w:div w:id="1677154347">
                  <w:marLeft w:val="0"/>
                  <w:marRight w:val="0"/>
                  <w:marTop w:val="0"/>
                  <w:marBottom w:val="0"/>
                  <w:divBdr>
                    <w:top w:val="none" w:sz="0" w:space="0" w:color="auto"/>
                    <w:left w:val="none" w:sz="0" w:space="0" w:color="auto"/>
                    <w:bottom w:val="none" w:sz="0" w:space="0" w:color="auto"/>
                    <w:right w:val="none" w:sz="0" w:space="0" w:color="auto"/>
                  </w:divBdr>
                </w:div>
                <w:div w:id="1684866348">
                  <w:marLeft w:val="0"/>
                  <w:marRight w:val="0"/>
                  <w:marTop w:val="0"/>
                  <w:marBottom w:val="0"/>
                  <w:divBdr>
                    <w:top w:val="none" w:sz="0" w:space="0" w:color="auto"/>
                    <w:left w:val="none" w:sz="0" w:space="0" w:color="auto"/>
                    <w:bottom w:val="none" w:sz="0" w:space="0" w:color="auto"/>
                    <w:right w:val="none" w:sz="0" w:space="0" w:color="auto"/>
                  </w:divBdr>
                </w:div>
                <w:div w:id="1702169389">
                  <w:marLeft w:val="0"/>
                  <w:marRight w:val="0"/>
                  <w:marTop w:val="0"/>
                  <w:marBottom w:val="0"/>
                  <w:divBdr>
                    <w:top w:val="none" w:sz="0" w:space="0" w:color="auto"/>
                    <w:left w:val="none" w:sz="0" w:space="0" w:color="auto"/>
                    <w:bottom w:val="none" w:sz="0" w:space="0" w:color="auto"/>
                    <w:right w:val="none" w:sz="0" w:space="0" w:color="auto"/>
                  </w:divBdr>
                </w:div>
                <w:div w:id="1702588449">
                  <w:marLeft w:val="0"/>
                  <w:marRight w:val="0"/>
                  <w:marTop w:val="0"/>
                  <w:marBottom w:val="0"/>
                  <w:divBdr>
                    <w:top w:val="none" w:sz="0" w:space="0" w:color="auto"/>
                    <w:left w:val="none" w:sz="0" w:space="0" w:color="auto"/>
                    <w:bottom w:val="none" w:sz="0" w:space="0" w:color="auto"/>
                    <w:right w:val="none" w:sz="0" w:space="0" w:color="auto"/>
                  </w:divBdr>
                </w:div>
                <w:div w:id="1719014740">
                  <w:marLeft w:val="0"/>
                  <w:marRight w:val="0"/>
                  <w:marTop w:val="0"/>
                  <w:marBottom w:val="0"/>
                  <w:divBdr>
                    <w:top w:val="none" w:sz="0" w:space="0" w:color="auto"/>
                    <w:left w:val="none" w:sz="0" w:space="0" w:color="auto"/>
                    <w:bottom w:val="none" w:sz="0" w:space="0" w:color="auto"/>
                    <w:right w:val="none" w:sz="0" w:space="0" w:color="auto"/>
                  </w:divBdr>
                </w:div>
                <w:div w:id="1728914222">
                  <w:marLeft w:val="0"/>
                  <w:marRight w:val="0"/>
                  <w:marTop w:val="0"/>
                  <w:marBottom w:val="0"/>
                  <w:divBdr>
                    <w:top w:val="none" w:sz="0" w:space="0" w:color="auto"/>
                    <w:left w:val="none" w:sz="0" w:space="0" w:color="auto"/>
                    <w:bottom w:val="none" w:sz="0" w:space="0" w:color="auto"/>
                    <w:right w:val="none" w:sz="0" w:space="0" w:color="auto"/>
                  </w:divBdr>
                </w:div>
                <w:div w:id="1749377843">
                  <w:marLeft w:val="0"/>
                  <w:marRight w:val="0"/>
                  <w:marTop w:val="0"/>
                  <w:marBottom w:val="0"/>
                  <w:divBdr>
                    <w:top w:val="none" w:sz="0" w:space="0" w:color="auto"/>
                    <w:left w:val="none" w:sz="0" w:space="0" w:color="auto"/>
                    <w:bottom w:val="none" w:sz="0" w:space="0" w:color="auto"/>
                    <w:right w:val="none" w:sz="0" w:space="0" w:color="auto"/>
                  </w:divBdr>
                </w:div>
                <w:div w:id="1759672849">
                  <w:marLeft w:val="0"/>
                  <w:marRight w:val="0"/>
                  <w:marTop w:val="0"/>
                  <w:marBottom w:val="0"/>
                  <w:divBdr>
                    <w:top w:val="none" w:sz="0" w:space="0" w:color="auto"/>
                    <w:left w:val="none" w:sz="0" w:space="0" w:color="auto"/>
                    <w:bottom w:val="none" w:sz="0" w:space="0" w:color="auto"/>
                    <w:right w:val="none" w:sz="0" w:space="0" w:color="auto"/>
                  </w:divBdr>
                </w:div>
                <w:div w:id="1762294617">
                  <w:marLeft w:val="0"/>
                  <w:marRight w:val="0"/>
                  <w:marTop w:val="0"/>
                  <w:marBottom w:val="0"/>
                  <w:divBdr>
                    <w:top w:val="none" w:sz="0" w:space="0" w:color="auto"/>
                    <w:left w:val="none" w:sz="0" w:space="0" w:color="auto"/>
                    <w:bottom w:val="none" w:sz="0" w:space="0" w:color="auto"/>
                    <w:right w:val="none" w:sz="0" w:space="0" w:color="auto"/>
                  </w:divBdr>
                </w:div>
                <w:div w:id="1777020541">
                  <w:marLeft w:val="0"/>
                  <w:marRight w:val="0"/>
                  <w:marTop w:val="0"/>
                  <w:marBottom w:val="0"/>
                  <w:divBdr>
                    <w:top w:val="none" w:sz="0" w:space="0" w:color="auto"/>
                    <w:left w:val="none" w:sz="0" w:space="0" w:color="auto"/>
                    <w:bottom w:val="none" w:sz="0" w:space="0" w:color="auto"/>
                    <w:right w:val="none" w:sz="0" w:space="0" w:color="auto"/>
                  </w:divBdr>
                </w:div>
                <w:div w:id="1792824397">
                  <w:marLeft w:val="0"/>
                  <w:marRight w:val="0"/>
                  <w:marTop w:val="0"/>
                  <w:marBottom w:val="0"/>
                  <w:divBdr>
                    <w:top w:val="none" w:sz="0" w:space="0" w:color="auto"/>
                    <w:left w:val="none" w:sz="0" w:space="0" w:color="auto"/>
                    <w:bottom w:val="none" w:sz="0" w:space="0" w:color="auto"/>
                    <w:right w:val="none" w:sz="0" w:space="0" w:color="auto"/>
                  </w:divBdr>
                </w:div>
                <w:div w:id="1793134326">
                  <w:marLeft w:val="0"/>
                  <w:marRight w:val="0"/>
                  <w:marTop w:val="0"/>
                  <w:marBottom w:val="0"/>
                  <w:divBdr>
                    <w:top w:val="none" w:sz="0" w:space="0" w:color="auto"/>
                    <w:left w:val="none" w:sz="0" w:space="0" w:color="auto"/>
                    <w:bottom w:val="none" w:sz="0" w:space="0" w:color="auto"/>
                    <w:right w:val="none" w:sz="0" w:space="0" w:color="auto"/>
                  </w:divBdr>
                </w:div>
                <w:div w:id="1800564261">
                  <w:marLeft w:val="0"/>
                  <w:marRight w:val="0"/>
                  <w:marTop w:val="0"/>
                  <w:marBottom w:val="0"/>
                  <w:divBdr>
                    <w:top w:val="none" w:sz="0" w:space="0" w:color="auto"/>
                    <w:left w:val="none" w:sz="0" w:space="0" w:color="auto"/>
                    <w:bottom w:val="none" w:sz="0" w:space="0" w:color="auto"/>
                    <w:right w:val="none" w:sz="0" w:space="0" w:color="auto"/>
                  </w:divBdr>
                </w:div>
                <w:div w:id="1806504264">
                  <w:marLeft w:val="0"/>
                  <w:marRight w:val="0"/>
                  <w:marTop w:val="0"/>
                  <w:marBottom w:val="0"/>
                  <w:divBdr>
                    <w:top w:val="none" w:sz="0" w:space="0" w:color="auto"/>
                    <w:left w:val="none" w:sz="0" w:space="0" w:color="auto"/>
                    <w:bottom w:val="none" w:sz="0" w:space="0" w:color="auto"/>
                    <w:right w:val="none" w:sz="0" w:space="0" w:color="auto"/>
                  </w:divBdr>
                </w:div>
                <w:div w:id="1811901558">
                  <w:marLeft w:val="0"/>
                  <w:marRight w:val="0"/>
                  <w:marTop w:val="0"/>
                  <w:marBottom w:val="0"/>
                  <w:divBdr>
                    <w:top w:val="none" w:sz="0" w:space="0" w:color="auto"/>
                    <w:left w:val="none" w:sz="0" w:space="0" w:color="auto"/>
                    <w:bottom w:val="none" w:sz="0" w:space="0" w:color="auto"/>
                    <w:right w:val="none" w:sz="0" w:space="0" w:color="auto"/>
                  </w:divBdr>
                </w:div>
                <w:div w:id="1813867591">
                  <w:marLeft w:val="0"/>
                  <w:marRight w:val="0"/>
                  <w:marTop w:val="0"/>
                  <w:marBottom w:val="0"/>
                  <w:divBdr>
                    <w:top w:val="none" w:sz="0" w:space="0" w:color="auto"/>
                    <w:left w:val="none" w:sz="0" w:space="0" w:color="auto"/>
                    <w:bottom w:val="none" w:sz="0" w:space="0" w:color="auto"/>
                    <w:right w:val="none" w:sz="0" w:space="0" w:color="auto"/>
                  </w:divBdr>
                </w:div>
                <w:div w:id="1815559137">
                  <w:marLeft w:val="0"/>
                  <w:marRight w:val="0"/>
                  <w:marTop w:val="0"/>
                  <w:marBottom w:val="0"/>
                  <w:divBdr>
                    <w:top w:val="none" w:sz="0" w:space="0" w:color="auto"/>
                    <w:left w:val="none" w:sz="0" w:space="0" w:color="auto"/>
                    <w:bottom w:val="none" w:sz="0" w:space="0" w:color="auto"/>
                    <w:right w:val="none" w:sz="0" w:space="0" w:color="auto"/>
                  </w:divBdr>
                </w:div>
                <w:div w:id="1826242267">
                  <w:marLeft w:val="0"/>
                  <w:marRight w:val="0"/>
                  <w:marTop w:val="0"/>
                  <w:marBottom w:val="0"/>
                  <w:divBdr>
                    <w:top w:val="none" w:sz="0" w:space="0" w:color="auto"/>
                    <w:left w:val="none" w:sz="0" w:space="0" w:color="auto"/>
                    <w:bottom w:val="none" w:sz="0" w:space="0" w:color="auto"/>
                    <w:right w:val="none" w:sz="0" w:space="0" w:color="auto"/>
                  </w:divBdr>
                </w:div>
                <w:div w:id="1828978694">
                  <w:marLeft w:val="0"/>
                  <w:marRight w:val="0"/>
                  <w:marTop w:val="0"/>
                  <w:marBottom w:val="0"/>
                  <w:divBdr>
                    <w:top w:val="none" w:sz="0" w:space="0" w:color="auto"/>
                    <w:left w:val="none" w:sz="0" w:space="0" w:color="auto"/>
                    <w:bottom w:val="none" w:sz="0" w:space="0" w:color="auto"/>
                    <w:right w:val="none" w:sz="0" w:space="0" w:color="auto"/>
                  </w:divBdr>
                </w:div>
                <w:div w:id="1834568406">
                  <w:marLeft w:val="0"/>
                  <w:marRight w:val="0"/>
                  <w:marTop w:val="0"/>
                  <w:marBottom w:val="0"/>
                  <w:divBdr>
                    <w:top w:val="none" w:sz="0" w:space="0" w:color="auto"/>
                    <w:left w:val="none" w:sz="0" w:space="0" w:color="auto"/>
                    <w:bottom w:val="none" w:sz="0" w:space="0" w:color="auto"/>
                    <w:right w:val="none" w:sz="0" w:space="0" w:color="auto"/>
                  </w:divBdr>
                </w:div>
                <w:div w:id="1836728581">
                  <w:marLeft w:val="0"/>
                  <w:marRight w:val="0"/>
                  <w:marTop w:val="0"/>
                  <w:marBottom w:val="0"/>
                  <w:divBdr>
                    <w:top w:val="none" w:sz="0" w:space="0" w:color="auto"/>
                    <w:left w:val="none" w:sz="0" w:space="0" w:color="auto"/>
                    <w:bottom w:val="none" w:sz="0" w:space="0" w:color="auto"/>
                    <w:right w:val="none" w:sz="0" w:space="0" w:color="auto"/>
                  </w:divBdr>
                </w:div>
                <w:div w:id="1846899722">
                  <w:marLeft w:val="0"/>
                  <w:marRight w:val="0"/>
                  <w:marTop w:val="0"/>
                  <w:marBottom w:val="0"/>
                  <w:divBdr>
                    <w:top w:val="none" w:sz="0" w:space="0" w:color="auto"/>
                    <w:left w:val="none" w:sz="0" w:space="0" w:color="auto"/>
                    <w:bottom w:val="none" w:sz="0" w:space="0" w:color="auto"/>
                    <w:right w:val="none" w:sz="0" w:space="0" w:color="auto"/>
                  </w:divBdr>
                </w:div>
                <w:div w:id="1849517926">
                  <w:marLeft w:val="0"/>
                  <w:marRight w:val="0"/>
                  <w:marTop w:val="0"/>
                  <w:marBottom w:val="0"/>
                  <w:divBdr>
                    <w:top w:val="none" w:sz="0" w:space="0" w:color="auto"/>
                    <w:left w:val="none" w:sz="0" w:space="0" w:color="auto"/>
                    <w:bottom w:val="none" w:sz="0" w:space="0" w:color="auto"/>
                    <w:right w:val="none" w:sz="0" w:space="0" w:color="auto"/>
                  </w:divBdr>
                </w:div>
                <w:div w:id="1856724425">
                  <w:marLeft w:val="0"/>
                  <w:marRight w:val="0"/>
                  <w:marTop w:val="0"/>
                  <w:marBottom w:val="0"/>
                  <w:divBdr>
                    <w:top w:val="none" w:sz="0" w:space="0" w:color="auto"/>
                    <w:left w:val="none" w:sz="0" w:space="0" w:color="auto"/>
                    <w:bottom w:val="none" w:sz="0" w:space="0" w:color="auto"/>
                    <w:right w:val="none" w:sz="0" w:space="0" w:color="auto"/>
                  </w:divBdr>
                </w:div>
                <w:div w:id="1864900625">
                  <w:marLeft w:val="0"/>
                  <w:marRight w:val="0"/>
                  <w:marTop w:val="0"/>
                  <w:marBottom w:val="0"/>
                  <w:divBdr>
                    <w:top w:val="none" w:sz="0" w:space="0" w:color="auto"/>
                    <w:left w:val="none" w:sz="0" w:space="0" w:color="auto"/>
                    <w:bottom w:val="none" w:sz="0" w:space="0" w:color="auto"/>
                    <w:right w:val="none" w:sz="0" w:space="0" w:color="auto"/>
                  </w:divBdr>
                </w:div>
                <w:div w:id="1876262052">
                  <w:marLeft w:val="0"/>
                  <w:marRight w:val="0"/>
                  <w:marTop w:val="0"/>
                  <w:marBottom w:val="0"/>
                  <w:divBdr>
                    <w:top w:val="none" w:sz="0" w:space="0" w:color="auto"/>
                    <w:left w:val="none" w:sz="0" w:space="0" w:color="auto"/>
                    <w:bottom w:val="none" w:sz="0" w:space="0" w:color="auto"/>
                    <w:right w:val="none" w:sz="0" w:space="0" w:color="auto"/>
                  </w:divBdr>
                </w:div>
                <w:div w:id="1886061680">
                  <w:marLeft w:val="0"/>
                  <w:marRight w:val="0"/>
                  <w:marTop w:val="0"/>
                  <w:marBottom w:val="0"/>
                  <w:divBdr>
                    <w:top w:val="none" w:sz="0" w:space="0" w:color="auto"/>
                    <w:left w:val="none" w:sz="0" w:space="0" w:color="auto"/>
                    <w:bottom w:val="none" w:sz="0" w:space="0" w:color="auto"/>
                    <w:right w:val="none" w:sz="0" w:space="0" w:color="auto"/>
                  </w:divBdr>
                </w:div>
                <w:div w:id="1890678521">
                  <w:marLeft w:val="0"/>
                  <w:marRight w:val="0"/>
                  <w:marTop w:val="0"/>
                  <w:marBottom w:val="0"/>
                  <w:divBdr>
                    <w:top w:val="none" w:sz="0" w:space="0" w:color="auto"/>
                    <w:left w:val="none" w:sz="0" w:space="0" w:color="auto"/>
                    <w:bottom w:val="none" w:sz="0" w:space="0" w:color="auto"/>
                    <w:right w:val="none" w:sz="0" w:space="0" w:color="auto"/>
                  </w:divBdr>
                </w:div>
                <w:div w:id="1892962397">
                  <w:marLeft w:val="0"/>
                  <w:marRight w:val="0"/>
                  <w:marTop w:val="0"/>
                  <w:marBottom w:val="0"/>
                  <w:divBdr>
                    <w:top w:val="none" w:sz="0" w:space="0" w:color="auto"/>
                    <w:left w:val="none" w:sz="0" w:space="0" w:color="auto"/>
                    <w:bottom w:val="none" w:sz="0" w:space="0" w:color="auto"/>
                    <w:right w:val="none" w:sz="0" w:space="0" w:color="auto"/>
                  </w:divBdr>
                </w:div>
                <w:div w:id="1900244622">
                  <w:marLeft w:val="0"/>
                  <w:marRight w:val="0"/>
                  <w:marTop w:val="0"/>
                  <w:marBottom w:val="0"/>
                  <w:divBdr>
                    <w:top w:val="none" w:sz="0" w:space="0" w:color="auto"/>
                    <w:left w:val="none" w:sz="0" w:space="0" w:color="auto"/>
                    <w:bottom w:val="none" w:sz="0" w:space="0" w:color="auto"/>
                    <w:right w:val="none" w:sz="0" w:space="0" w:color="auto"/>
                  </w:divBdr>
                </w:div>
                <w:div w:id="1904949909">
                  <w:marLeft w:val="0"/>
                  <w:marRight w:val="0"/>
                  <w:marTop w:val="0"/>
                  <w:marBottom w:val="0"/>
                  <w:divBdr>
                    <w:top w:val="none" w:sz="0" w:space="0" w:color="auto"/>
                    <w:left w:val="none" w:sz="0" w:space="0" w:color="auto"/>
                    <w:bottom w:val="none" w:sz="0" w:space="0" w:color="auto"/>
                    <w:right w:val="none" w:sz="0" w:space="0" w:color="auto"/>
                  </w:divBdr>
                </w:div>
                <w:div w:id="1905485147">
                  <w:marLeft w:val="0"/>
                  <w:marRight w:val="0"/>
                  <w:marTop w:val="0"/>
                  <w:marBottom w:val="0"/>
                  <w:divBdr>
                    <w:top w:val="none" w:sz="0" w:space="0" w:color="auto"/>
                    <w:left w:val="none" w:sz="0" w:space="0" w:color="auto"/>
                    <w:bottom w:val="none" w:sz="0" w:space="0" w:color="auto"/>
                    <w:right w:val="none" w:sz="0" w:space="0" w:color="auto"/>
                  </w:divBdr>
                </w:div>
                <w:div w:id="1908150230">
                  <w:marLeft w:val="0"/>
                  <w:marRight w:val="0"/>
                  <w:marTop w:val="0"/>
                  <w:marBottom w:val="0"/>
                  <w:divBdr>
                    <w:top w:val="none" w:sz="0" w:space="0" w:color="auto"/>
                    <w:left w:val="none" w:sz="0" w:space="0" w:color="auto"/>
                    <w:bottom w:val="none" w:sz="0" w:space="0" w:color="auto"/>
                    <w:right w:val="none" w:sz="0" w:space="0" w:color="auto"/>
                  </w:divBdr>
                </w:div>
                <w:div w:id="1921406783">
                  <w:marLeft w:val="0"/>
                  <w:marRight w:val="0"/>
                  <w:marTop w:val="0"/>
                  <w:marBottom w:val="0"/>
                  <w:divBdr>
                    <w:top w:val="none" w:sz="0" w:space="0" w:color="auto"/>
                    <w:left w:val="none" w:sz="0" w:space="0" w:color="auto"/>
                    <w:bottom w:val="none" w:sz="0" w:space="0" w:color="auto"/>
                    <w:right w:val="none" w:sz="0" w:space="0" w:color="auto"/>
                  </w:divBdr>
                </w:div>
                <w:div w:id="1925449697">
                  <w:marLeft w:val="0"/>
                  <w:marRight w:val="0"/>
                  <w:marTop w:val="0"/>
                  <w:marBottom w:val="0"/>
                  <w:divBdr>
                    <w:top w:val="none" w:sz="0" w:space="0" w:color="auto"/>
                    <w:left w:val="none" w:sz="0" w:space="0" w:color="auto"/>
                    <w:bottom w:val="none" w:sz="0" w:space="0" w:color="auto"/>
                    <w:right w:val="none" w:sz="0" w:space="0" w:color="auto"/>
                  </w:divBdr>
                </w:div>
                <w:div w:id="1925455570">
                  <w:marLeft w:val="0"/>
                  <w:marRight w:val="0"/>
                  <w:marTop w:val="0"/>
                  <w:marBottom w:val="0"/>
                  <w:divBdr>
                    <w:top w:val="none" w:sz="0" w:space="0" w:color="auto"/>
                    <w:left w:val="none" w:sz="0" w:space="0" w:color="auto"/>
                    <w:bottom w:val="none" w:sz="0" w:space="0" w:color="auto"/>
                    <w:right w:val="none" w:sz="0" w:space="0" w:color="auto"/>
                  </w:divBdr>
                </w:div>
                <w:div w:id="1932473611">
                  <w:marLeft w:val="0"/>
                  <w:marRight w:val="0"/>
                  <w:marTop w:val="0"/>
                  <w:marBottom w:val="0"/>
                  <w:divBdr>
                    <w:top w:val="none" w:sz="0" w:space="0" w:color="auto"/>
                    <w:left w:val="none" w:sz="0" w:space="0" w:color="auto"/>
                    <w:bottom w:val="none" w:sz="0" w:space="0" w:color="auto"/>
                    <w:right w:val="none" w:sz="0" w:space="0" w:color="auto"/>
                  </w:divBdr>
                </w:div>
                <w:div w:id="1935168836">
                  <w:marLeft w:val="0"/>
                  <w:marRight w:val="0"/>
                  <w:marTop w:val="0"/>
                  <w:marBottom w:val="0"/>
                  <w:divBdr>
                    <w:top w:val="none" w:sz="0" w:space="0" w:color="auto"/>
                    <w:left w:val="none" w:sz="0" w:space="0" w:color="auto"/>
                    <w:bottom w:val="none" w:sz="0" w:space="0" w:color="auto"/>
                    <w:right w:val="none" w:sz="0" w:space="0" w:color="auto"/>
                  </w:divBdr>
                </w:div>
                <w:div w:id="1941373122">
                  <w:marLeft w:val="0"/>
                  <w:marRight w:val="0"/>
                  <w:marTop w:val="0"/>
                  <w:marBottom w:val="0"/>
                  <w:divBdr>
                    <w:top w:val="none" w:sz="0" w:space="0" w:color="auto"/>
                    <w:left w:val="none" w:sz="0" w:space="0" w:color="auto"/>
                    <w:bottom w:val="none" w:sz="0" w:space="0" w:color="auto"/>
                    <w:right w:val="none" w:sz="0" w:space="0" w:color="auto"/>
                  </w:divBdr>
                </w:div>
                <w:div w:id="1946301979">
                  <w:marLeft w:val="0"/>
                  <w:marRight w:val="0"/>
                  <w:marTop w:val="0"/>
                  <w:marBottom w:val="0"/>
                  <w:divBdr>
                    <w:top w:val="none" w:sz="0" w:space="0" w:color="auto"/>
                    <w:left w:val="none" w:sz="0" w:space="0" w:color="auto"/>
                    <w:bottom w:val="none" w:sz="0" w:space="0" w:color="auto"/>
                    <w:right w:val="none" w:sz="0" w:space="0" w:color="auto"/>
                  </w:divBdr>
                </w:div>
                <w:div w:id="1956865259">
                  <w:marLeft w:val="0"/>
                  <w:marRight w:val="0"/>
                  <w:marTop w:val="0"/>
                  <w:marBottom w:val="0"/>
                  <w:divBdr>
                    <w:top w:val="none" w:sz="0" w:space="0" w:color="auto"/>
                    <w:left w:val="none" w:sz="0" w:space="0" w:color="auto"/>
                    <w:bottom w:val="none" w:sz="0" w:space="0" w:color="auto"/>
                    <w:right w:val="none" w:sz="0" w:space="0" w:color="auto"/>
                  </w:divBdr>
                </w:div>
                <w:div w:id="1966236516">
                  <w:marLeft w:val="0"/>
                  <w:marRight w:val="0"/>
                  <w:marTop w:val="0"/>
                  <w:marBottom w:val="0"/>
                  <w:divBdr>
                    <w:top w:val="none" w:sz="0" w:space="0" w:color="auto"/>
                    <w:left w:val="none" w:sz="0" w:space="0" w:color="auto"/>
                    <w:bottom w:val="none" w:sz="0" w:space="0" w:color="auto"/>
                    <w:right w:val="none" w:sz="0" w:space="0" w:color="auto"/>
                  </w:divBdr>
                </w:div>
                <w:div w:id="1968393524">
                  <w:marLeft w:val="0"/>
                  <w:marRight w:val="0"/>
                  <w:marTop w:val="0"/>
                  <w:marBottom w:val="0"/>
                  <w:divBdr>
                    <w:top w:val="none" w:sz="0" w:space="0" w:color="auto"/>
                    <w:left w:val="none" w:sz="0" w:space="0" w:color="auto"/>
                    <w:bottom w:val="none" w:sz="0" w:space="0" w:color="auto"/>
                    <w:right w:val="none" w:sz="0" w:space="0" w:color="auto"/>
                  </w:divBdr>
                </w:div>
                <w:div w:id="1968463122">
                  <w:marLeft w:val="0"/>
                  <w:marRight w:val="0"/>
                  <w:marTop w:val="0"/>
                  <w:marBottom w:val="0"/>
                  <w:divBdr>
                    <w:top w:val="none" w:sz="0" w:space="0" w:color="auto"/>
                    <w:left w:val="none" w:sz="0" w:space="0" w:color="auto"/>
                    <w:bottom w:val="none" w:sz="0" w:space="0" w:color="auto"/>
                    <w:right w:val="none" w:sz="0" w:space="0" w:color="auto"/>
                  </w:divBdr>
                </w:div>
                <w:div w:id="1968855704">
                  <w:marLeft w:val="0"/>
                  <w:marRight w:val="0"/>
                  <w:marTop w:val="0"/>
                  <w:marBottom w:val="0"/>
                  <w:divBdr>
                    <w:top w:val="none" w:sz="0" w:space="0" w:color="auto"/>
                    <w:left w:val="none" w:sz="0" w:space="0" w:color="auto"/>
                    <w:bottom w:val="none" w:sz="0" w:space="0" w:color="auto"/>
                    <w:right w:val="none" w:sz="0" w:space="0" w:color="auto"/>
                  </w:divBdr>
                </w:div>
                <w:div w:id="1974946445">
                  <w:marLeft w:val="0"/>
                  <w:marRight w:val="0"/>
                  <w:marTop w:val="0"/>
                  <w:marBottom w:val="0"/>
                  <w:divBdr>
                    <w:top w:val="none" w:sz="0" w:space="0" w:color="auto"/>
                    <w:left w:val="none" w:sz="0" w:space="0" w:color="auto"/>
                    <w:bottom w:val="none" w:sz="0" w:space="0" w:color="auto"/>
                    <w:right w:val="none" w:sz="0" w:space="0" w:color="auto"/>
                  </w:divBdr>
                </w:div>
                <w:div w:id="1989048985">
                  <w:marLeft w:val="0"/>
                  <w:marRight w:val="0"/>
                  <w:marTop w:val="0"/>
                  <w:marBottom w:val="0"/>
                  <w:divBdr>
                    <w:top w:val="none" w:sz="0" w:space="0" w:color="auto"/>
                    <w:left w:val="none" w:sz="0" w:space="0" w:color="auto"/>
                    <w:bottom w:val="none" w:sz="0" w:space="0" w:color="auto"/>
                    <w:right w:val="none" w:sz="0" w:space="0" w:color="auto"/>
                  </w:divBdr>
                </w:div>
                <w:div w:id="1990477228">
                  <w:marLeft w:val="0"/>
                  <w:marRight w:val="0"/>
                  <w:marTop w:val="0"/>
                  <w:marBottom w:val="0"/>
                  <w:divBdr>
                    <w:top w:val="none" w:sz="0" w:space="0" w:color="auto"/>
                    <w:left w:val="none" w:sz="0" w:space="0" w:color="auto"/>
                    <w:bottom w:val="none" w:sz="0" w:space="0" w:color="auto"/>
                    <w:right w:val="none" w:sz="0" w:space="0" w:color="auto"/>
                  </w:divBdr>
                </w:div>
                <w:div w:id="1992247165">
                  <w:marLeft w:val="0"/>
                  <w:marRight w:val="0"/>
                  <w:marTop w:val="0"/>
                  <w:marBottom w:val="0"/>
                  <w:divBdr>
                    <w:top w:val="none" w:sz="0" w:space="0" w:color="auto"/>
                    <w:left w:val="none" w:sz="0" w:space="0" w:color="auto"/>
                    <w:bottom w:val="none" w:sz="0" w:space="0" w:color="auto"/>
                    <w:right w:val="none" w:sz="0" w:space="0" w:color="auto"/>
                  </w:divBdr>
                </w:div>
                <w:div w:id="2003385138">
                  <w:marLeft w:val="0"/>
                  <w:marRight w:val="0"/>
                  <w:marTop w:val="0"/>
                  <w:marBottom w:val="0"/>
                  <w:divBdr>
                    <w:top w:val="none" w:sz="0" w:space="0" w:color="auto"/>
                    <w:left w:val="none" w:sz="0" w:space="0" w:color="auto"/>
                    <w:bottom w:val="none" w:sz="0" w:space="0" w:color="auto"/>
                    <w:right w:val="none" w:sz="0" w:space="0" w:color="auto"/>
                  </w:divBdr>
                </w:div>
                <w:div w:id="2004384164">
                  <w:marLeft w:val="0"/>
                  <w:marRight w:val="0"/>
                  <w:marTop w:val="0"/>
                  <w:marBottom w:val="0"/>
                  <w:divBdr>
                    <w:top w:val="none" w:sz="0" w:space="0" w:color="auto"/>
                    <w:left w:val="none" w:sz="0" w:space="0" w:color="auto"/>
                    <w:bottom w:val="none" w:sz="0" w:space="0" w:color="auto"/>
                    <w:right w:val="none" w:sz="0" w:space="0" w:color="auto"/>
                  </w:divBdr>
                </w:div>
                <w:div w:id="2014992905">
                  <w:marLeft w:val="0"/>
                  <w:marRight w:val="0"/>
                  <w:marTop w:val="0"/>
                  <w:marBottom w:val="0"/>
                  <w:divBdr>
                    <w:top w:val="none" w:sz="0" w:space="0" w:color="auto"/>
                    <w:left w:val="none" w:sz="0" w:space="0" w:color="auto"/>
                    <w:bottom w:val="none" w:sz="0" w:space="0" w:color="auto"/>
                    <w:right w:val="none" w:sz="0" w:space="0" w:color="auto"/>
                  </w:divBdr>
                </w:div>
                <w:div w:id="2030909993">
                  <w:marLeft w:val="0"/>
                  <w:marRight w:val="0"/>
                  <w:marTop w:val="0"/>
                  <w:marBottom w:val="0"/>
                  <w:divBdr>
                    <w:top w:val="none" w:sz="0" w:space="0" w:color="auto"/>
                    <w:left w:val="none" w:sz="0" w:space="0" w:color="auto"/>
                    <w:bottom w:val="none" w:sz="0" w:space="0" w:color="auto"/>
                    <w:right w:val="none" w:sz="0" w:space="0" w:color="auto"/>
                  </w:divBdr>
                </w:div>
                <w:div w:id="2049064360">
                  <w:marLeft w:val="0"/>
                  <w:marRight w:val="0"/>
                  <w:marTop w:val="0"/>
                  <w:marBottom w:val="0"/>
                  <w:divBdr>
                    <w:top w:val="none" w:sz="0" w:space="0" w:color="auto"/>
                    <w:left w:val="none" w:sz="0" w:space="0" w:color="auto"/>
                    <w:bottom w:val="none" w:sz="0" w:space="0" w:color="auto"/>
                    <w:right w:val="none" w:sz="0" w:space="0" w:color="auto"/>
                  </w:divBdr>
                </w:div>
                <w:div w:id="2069718073">
                  <w:marLeft w:val="0"/>
                  <w:marRight w:val="0"/>
                  <w:marTop w:val="0"/>
                  <w:marBottom w:val="0"/>
                  <w:divBdr>
                    <w:top w:val="none" w:sz="0" w:space="0" w:color="auto"/>
                    <w:left w:val="none" w:sz="0" w:space="0" w:color="auto"/>
                    <w:bottom w:val="none" w:sz="0" w:space="0" w:color="auto"/>
                    <w:right w:val="none" w:sz="0" w:space="0" w:color="auto"/>
                  </w:divBdr>
                </w:div>
                <w:div w:id="2072537401">
                  <w:marLeft w:val="0"/>
                  <w:marRight w:val="0"/>
                  <w:marTop w:val="0"/>
                  <w:marBottom w:val="0"/>
                  <w:divBdr>
                    <w:top w:val="none" w:sz="0" w:space="0" w:color="auto"/>
                    <w:left w:val="none" w:sz="0" w:space="0" w:color="auto"/>
                    <w:bottom w:val="none" w:sz="0" w:space="0" w:color="auto"/>
                    <w:right w:val="none" w:sz="0" w:space="0" w:color="auto"/>
                  </w:divBdr>
                </w:div>
                <w:div w:id="2078041901">
                  <w:marLeft w:val="0"/>
                  <w:marRight w:val="0"/>
                  <w:marTop w:val="0"/>
                  <w:marBottom w:val="0"/>
                  <w:divBdr>
                    <w:top w:val="none" w:sz="0" w:space="0" w:color="auto"/>
                    <w:left w:val="none" w:sz="0" w:space="0" w:color="auto"/>
                    <w:bottom w:val="none" w:sz="0" w:space="0" w:color="auto"/>
                    <w:right w:val="none" w:sz="0" w:space="0" w:color="auto"/>
                  </w:divBdr>
                </w:div>
                <w:div w:id="2079282176">
                  <w:marLeft w:val="0"/>
                  <w:marRight w:val="0"/>
                  <w:marTop w:val="0"/>
                  <w:marBottom w:val="0"/>
                  <w:divBdr>
                    <w:top w:val="none" w:sz="0" w:space="0" w:color="auto"/>
                    <w:left w:val="none" w:sz="0" w:space="0" w:color="auto"/>
                    <w:bottom w:val="none" w:sz="0" w:space="0" w:color="auto"/>
                    <w:right w:val="none" w:sz="0" w:space="0" w:color="auto"/>
                  </w:divBdr>
                </w:div>
                <w:div w:id="2082672649">
                  <w:marLeft w:val="0"/>
                  <w:marRight w:val="0"/>
                  <w:marTop w:val="0"/>
                  <w:marBottom w:val="0"/>
                  <w:divBdr>
                    <w:top w:val="none" w:sz="0" w:space="0" w:color="auto"/>
                    <w:left w:val="none" w:sz="0" w:space="0" w:color="auto"/>
                    <w:bottom w:val="none" w:sz="0" w:space="0" w:color="auto"/>
                    <w:right w:val="none" w:sz="0" w:space="0" w:color="auto"/>
                  </w:divBdr>
                </w:div>
                <w:div w:id="2090496668">
                  <w:marLeft w:val="0"/>
                  <w:marRight w:val="0"/>
                  <w:marTop w:val="0"/>
                  <w:marBottom w:val="0"/>
                  <w:divBdr>
                    <w:top w:val="none" w:sz="0" w:space="0" w:color="auto"/>
                    <w:left w:val="none" w:sz="0" w:space="0" w:color="auto"/>
                    <w:bottom w:val="none" w:sz="0" w:space="0" w:color="auto"/>
                    <w:right w:val="none" w:sz="0" w:space="0" w:color="auto"/>
                  </w:divBdr>
                </w:div>
                <w:div w:id="2104717199">
                  <w:marLeft w:val="0"/>
                  <w:marRight w:val="0"/>
                  <w:marTop w:val="0"/>
                  <w:marBottom w:val="0"/>
                  <w:divBdr>
                    <w:top w:val="none" w:sz="0" w:space="0" w:color="auto"/>
                    <w:left w:val="none" w:sz="0" w:space="0" w:color="auto"/>
                    <w:bottom w:val="none" w:sz="0" w:space="0" w:color="auto"/>
                    <w:right w:val="none" w:sz="0" w:space="0" w:color="auto"/>
                  </w:divBdr>
                </w:div>
                <w:div w:id="2114743334">
                  <w:marLeft w:val="0"/>
                  <w:marRight w:val="0"/>
                  <w:marTop w:val="0"/>
                  <w:marBottom w:val="0"/>
                  <w:divBdr>
                    <w:top w:val="none" w:sz="0" w:space="0" w:color="auto"/>
                    <w:left w:val="none" w:sz="0" w:space="0" w:color="auto"/>
                    <w:bottom w:val="none" w:sz="0" w:space="0" w:color="auto"/>
                    <w:right w:val="none" w:sz="0" w:space="0" w:color="auto"/>
                  </w:divBdr>
                </w:div>
                <w:div w:id="2115902998">
                  <w:marLeft w:val="0"/>
                  <w:marRight w:val="0"/>
                  <w:marTop w:val="0"/>
                  <w:marBottom w:val="0"/>
                  <w:divBdr>
                    <w:top w:val="none" w:sz="0" w:space="0" w:color="auto"/>
                    <w:left w:val="none" w:sz="0" w:space="0" w:color="auto"/>
                    <w:bottom w:val="none" w:sz="0" w:space="0" w:color="auto"/>
                    <w:right w:val="none" w:sz="0" w:space="0" w:color="auto"/>
                  </w:divBdr>
                </w:div>
                <w:div w:id="2122217896">
                  <w:marLeft w:val="0"/>
                  <w:marRight w:val="0"/>
                  <w:marTop w:val="0"/>
                  <w:marBottom w:val="0"/>
                  <w:divBdr>
                    <w:top w:val="none" w:sz="0" w:space="0" w:color="auto"/>
                    <w:left w:val="none" w:sz="0" w:space="0" w:color="auto"/>
                    <w:bottom w:val="none" w:sz="0" w:space="0" w:color="auto"/>
                    <w:right w:val="none" w:sz="0" w:space="0" w:color="auto"/>
                  </w:divBdr>
                </w:div>
                <w:div w:id="2136095837">
                  <w:marLeft w:val="0"/>
                  <w:marRight w:val="0"/>
                  <w:marTop w:val="0"/>
                  <w:marBottom w:val="0"/>
                  <w:divBdr>
                    <w:top w:val="none" w:sz="0" w:space="0" w:color="auto"/>
                    <w:left w:val="none" w:sz="0" w:space="0" w:color="auto"/>
                    <w:bottom w:val="none" w:sz="0" w:space="0" w:color="auto"/>
                    <w:right w:val="none" w:sz="0" w:space="0" w:color="auto"/>
                  </w:divBdr>
                </w:div>
                <w:div w:id="2141486518">
                  <w:marLeft w:val="0"/>
                  <w:marRight w:val="0"/>
                  <w:marTop w:val="0"/>
                  <w:marBottom w:val="0"/>
                  <w:divBdr>
                    <w:top w:val="none" w:sz="0" w:space="0" w:color="auto"/>
                    <w:left w:val="none" w:sz="0" w:space="0" w:color="auto"/>
                    <w:bottom w:val="none" w:sz="0" w:space="0" w:color="auto"/>
                    <w:right w:val="none" w:sz="0" w:space="0" w:color="auto"/>
                  </w:divBdr>
                </w:div>
                <w:div w:id="2141528756">
                  <w:marLeft w:val="0"/>
                  <w:marRight w:val="0"/>
                  <w:marTop w:val="0"/>
                  <w:marBottom w:val="0"/>
                  <w:divBdr>
                    <w:top w:val="none" w:sz="0" w:space="0" w:color="auto"/>
                    <w:left w:val="none" w:sz="0" w:space="0" w:color="auto"/>
                    <w:bottom w:val="none" w:sz="0" w:space="0" w:color="auto"/>
                    <w:right w:val="none" w:sz="0" w:space="0" w:color="auto"/>
                  </w:divBdr>
                </w:div>
                <w:div w:id="2141915777">
                  <w:marLeft w:val="0"/>
                  <w:marRight w:val="0"/>
                  <w:marTop w:val="0"/>
                  <w:marBottom w:val="0"/>
                  <w:divBdr>
                    <w:top w:val="none" w:sz="0" w:space="0" w:color="auto"/>
                    <w:left w:val="none" w:sz="0" w:space="0" w:color="auto"/>
                    <w:bottom w:val="none" w:sz="0" w:space="0" w:color="auto"/>
                    <w:right w:val="none" w:sz="0" w:space="0" w:color="auto"/>
                  </w:divBdr>
                </w:div>
                <w:div w:id="2143306664">
                  <w:marLeft w:val="0"/>
                  <w:marRight w:val="0"/>
                  <w:marTop w:val="0"/>
                  <w:marBottom w:val="0"/>
                  <w:divBdr>
                    <w:top w:val="none" w:sz="0" w:space="0" w:color="auto"/>
                    <w:left w:val="none" w:sz="0" w:space="0" w:color="auto"/>
                    <w:bottom w:val="none" w:sz="0" w:space="0" w:color="auto"/>
                    <w:right w:val="none" w:sz="0" w:space="0" w:color="auto"/>
                  </w:divBdr>
                </w:div>
              </w:divsChild>
            </w:div>
            <w:div w:id="2083134391">
              <w:marLeft w:val="0"/>
              <w:marRight w:val="0"/>
              <w:marTop w:val="0"/>
              <w:marBottom w:val="0"/>
              <w:divBdr>
                <w:top w:val="none" w:sz="0" w:space="0" w:color="auto"/>
                <w:left w:val="none" w:sz="0" w:space="0" w:color="auto"/>
                <w:bottom w:val="none" w:sz="0" w:space="0" w:color="auto"/>
                <w:right w:val="none" w:sz="0" w:space="0" w:color="auto"/>
              </w:divBdr>
            </w:div>
            <w:div w:id="2093038589">
              <w:marLeft w:val="0"/>
              <w:marRight w:val="0"/>
              <w:marTop w:val="0"/>
              <w:marBottom w:val="0"/>
              <w:divBdr>
                <w:top w:val="none" w:sz="0" w:space="0" w:color="auto"/>
                <w:left w:val="none" w:sz="0" w:space="0" w:color="auto"/>
                <w:bottom w:val="none" w:sz="0" w:space="0" w:color="auto"/>
                <w:right w:val="none" w:sz="0" w:space="0" w:color="auto"/>
              </w:divBdr>
            </w:div>
            <w:div w:id="2094546889">
              <w:marLeft w:val="0"/>
              <w:marRight w:val="0"/>
              <w:marTop w:val="0"/>
              <w:marBottom w:val="0"/>
              <w:divBdr>
                <w:top w:val="none" w:sz="0" w:space="0" w:color="auto"/>
                <w:left w:val="none" w:sz="0" w:space="0" w:color="auto"/>
                <w:bottom w:val="none" w:sz="0" w:space="0" w:color="auto"/>
                <w:right w:val="none" w:sz="0" w:space="0" w:color="auto"/>
              </w:divBdr>
            </w:div>
            <w:div w:id="2118477823">
              <w:marLeft w:val="0"/>
              <w:marRight w:val="0"/>
              <w:marTop w:val="0"/>
              <w:marBottom w:val="0"/>
              <w:divBdr>
                <w:top w:val="none" w:sz="0" w:space="0" w:color="auto"/>
                <w:left w:val="none" w:sz="0" w:space="0" w:color="auto"/>
                <w:bottom w:val="none" w:sz="0" w:space="0" w:color="auto"/>
                <w:right w:val="none" w:sz="0" w:space="0" w:color="auto"/>
              </w:divBdr>
            </w:div>
            <w:div w:id="2120449007">
              <w:marLeft w:val="0"/>
              <w:marRight w:val="0"/>
              <w:marTop w:val="0"/>
              <w:marBottom w:val="0"/>
              <w:divBdr>
                <w:top w:val="none" w:sz="0" w:space="0" w:color="auto"/>
                <w:left w:val="none" w:sz="0" w:space="0" w:color="auto"/>
                <w:bottom w:val="none" w:sz="0" w:space="0" w:color="auto"/>
                <w:right w:val="none" w:sz="0" w:space="0" w:color="auto"/>
              </w:divBdr>
            </w:div>
            <w:div w:id="2122845726">
              <w:marLeft w:val="0"/>
              <w:marRight w:val="0"/>
              <w:marTop w:val="0"/>
              <w:marBottom w:val="0"/>
              <w:divBdr>
                <w:top w:val="none" w:sz="0" w:space="0" w:color="auto"/>
                <w:left w:val="none" w:sz="0" w:space="0" w:color="auto"/>
                <w:bottom w:val="none" w:sz="0" w:space="0" w:color="auto"/>
                <w:right w:val="none" w:sz="0" w:space="0" w:color="auto"/>
              </w:divBdr>
            </w:div>
            <w:div w:id="2122874657">
              <w:marLeft w:val="0"/>
              <w:marRight w:val="0"/>
              <w:marTop w:val="0"/>
              <w:marBottom w:val="0"/>
              <w:divBdr>
                <w:top w:val="none" w:sz="0" w:space="0" w:color="auto"/>
                <w:left w:val="none" w:sz="0" w:space="0" w:color="auto"/>
                <w:bottom w:val="none" w:sz="0" w:space="0" w:color="auto"/>
                <w:right w:val="none" w:sz="0" w:space="0" w:color="auto"/>
              </w:divBdr>
            </w:div>
            <w:div w:id="2124032115">
              <w:marLeft w:val="0"/>
              <w:marRight w:val="0"/>
              <w:marTop w:val="0"/>
              <w:marBottom w:val="0"/>
              <w:divBdr>
                <w:top w:val="none" w:sz="0" w:space="0" w:color="auto"/>
                <w:left w:val="none" w:sz="0" w:space="0" w:color="auto"/>
                <w:bottom w:val="none" w:sz="0" w:space="0" w:color="auto"/>
                <w:right w:val="none" w:sz="0" w:space="0" w:color="auto"/>
              </w:divBdr>
            </w:div>
            <w:div w:id="2130003309">
              <w:marLeft w:val="0"/>
              <w:marRight w:val="0"/>
              <w:marTop w:val="0"/>
              <w:marBottom w:val="0"/>
              <w:divBdr>
                <w:top w:val="none" w:sz="0" w:space="0" w:color="auto"/>
                <w:left w:val="none" w:sz="0" w:space="0" w:color="auto"/>
                <w:bottom w:val="none" w:sz="0" w:space="0" w:color="auto"/>
                <w:right w:val="none" w:sz="0" w:space="0" w:color="auto"/>
              </w:divBdr>
            </w:div>
            <w:div w:id="2133085073">
              <w:marLeft w:val="0"/>
              <w:marRight w:val="0"/>
              <w:marTop w:val="0"/>
              <w:marBottom w:val="0"/>
              <w:divBdr>
                <w:top w:val="none" w:sz="0" w:space="0" w:color="auto"/>
                <w:left w:val="none" w:sz="0" w:space="0" w:color="auto"/>
                <w:bottom w:val="none" w:sz="0" w:space="0" w:color="auto"/>
                <w:right w:val="none" w:sz="0" w:space="0" w:color="auto"/>
              </w:divBdr>
            </w:div>
            <w:div w:id="2135902638">
              <w:marLeft w:val="0"/>
              <w:marRight w:val="0"/>
              <w:marTop w:val="0"/>
              <w:marBottom w:val="0"/>
              <w:divBdr>
                <w:top w:val="none" w:sz="0" w:space="0" w:color="auto"/>
                <w:left w:val="none" w:sz="0" w:space="0" w:color="auto"/>
                <w:bottom w:val="none" w:sz="0" w:space="0" w:color="auto"/>
                <w:right w:val="none" w:sz="0" w:space="0" w:color="auto"/>
              </w:divBdr>
            </w:div>
            <w:div w:id="2137408596">
              <w:marLeft w:val="0"/>
              <w:marRight w:val="0"/>
              <w:marTop w:val="0"/>
              <w:marBottom w:val="0"/>
              <w:divBdr>
                <w:top w:val="none" w:sz="0" w:space="0" w:color="auto"/>
                <w:left w:val="none" w:sz="0" w:space="0" w:color="auto"/>
                <w:bottom w:val="none" w:sz="0" w:space="0" w:color="auto"/>
                <w:right w:val="none" w:sz="0" w:space="0" w:color="auto"/>
              </w:divBdr>
            </w:div>
            <w:div w:id="2143960764">
              <w:marLeft w:val="0"/>
              <w:marRight w:val="0"/>
              <w:marTop w:val="0"/>
              <w:marBottom w:val="0"/>
              <w:divBdr>
                <w:top w:val="none" w:sz="0" w:space="0" w:color="auto"/>
                <w:left w:val="none" w:sz="0" w:space="0" w:color="auto"/>
                <w:bottom w:val="none" w:sz="0" w:space="0" w:color="auto"/>
                <w:right w:val="none" w:sz="0" w:space="0" w:color="auto"/>
              </w:divBdr>
            </w:div>
            <w:div w:id="2144106416">
              <w:marLeft w:val="0"/>
              <w:marRight w:val="0"/>
              <w:marTop w:val="0"/>
              <w:marBottom w:val="0"/>
              <w:divBdr>
                <w:top w:val="none" w:sz="0" w:space="0" w:color="auto"/>
                <w:left w:val="none" w:sz="0" w:space="0" w:color="auto"/>
                <w:bottom w:val="none" w:sz="0" w:space="0" w:color="auto"/>
                <w:right w:val="none" w:sz="0" w:space="0" w:color="auto"/>
              </w:divBdr>
            </w:div>
            <w:div w:id="2146849712">
              <w:marLeft w:val="0"/>
              <w:marRight w:val="0"/>
              <w:marTop w:val="0"/>
              <w:marBottom w:val="0"/>
              <w:divBdr>
                <w:top w:val="none" w:sz="0" w:space="0" w:color="auto"/>
                <w:left w:val="none" w:sz="0" w:space="0" w:color="auto"/>
                <w:bottom w:val="none" w:sz="0" w:space="0" w:color="auto"/>
                <w:right w:val="none" w:sz="0" w:space="0" w:color="auto"/>
              </w:divBdr>
            </w:div>
          </w:divsChild>
        </w:div>
        <w:div w:id="1714115084">
          <w:marLeft w:val="0"/>
          <w:marRight w:val="0"/>
          <w:marTop w:val="0"/>
          <w:marBottom w:val="0"/>
          <w:divBdr>
            <w:top w:val="none" w:sz="0" w:space="0" w:color="auto"/>
            <w:left w:val="none" w:sz="0" w:space="0" w:color="auto"/>
            <w:bottom w:val="none" w:sz="0" w:space="0" w:color="auto"/>
            <w:right w:val="none" w:sz="0" w:space="0" w:color="auto"/>
          </w:divBdr>
          <w:divsChild>
            <w:div w:id="176162070">
              <w:marLeft w:val="0"/>
              <w:marRight w:val="0"/>
              <w:marTop w:val="0"/>
              <w:marBottom w:val="0"/>
              <w:divBdr>
                <w:top w:val="none" w:sz="0" w:space="0" w:color="auto"/>
                <w:left w:val="none" w:sz="0" w:space="0" w:color="auto"/>
                <w:bottom w:val="none" w:sz="0" w:space="0" w:color="auto"/>
                <w:right w:val="none" w:sz="0" w:space="0" w:color="auto"/>
              </w:divBdr>
            </w:div>
            <w:div w:id="292642089">
              <w:marLeft w:val="0"/>
              <w:marRight w:val="0"/>
              <w:marTop w:val="0"/>
              <w:marBottom w:val="0"/>
              <w:divBdr>
                <w:top w:val="none" w:sz="0" w:space="0" w:color="auto"/>
                <w:left w:val="none" w:sz="0" w:space="0" w:color="auto"/>
                <w:bottom w:val="none" w:sz="0" w:space="0" w:color="auto"/>
                <w:right w:val="none" w:sz="0" w:space="0" w:color="auto"/>
              </w:divBdr>
            </w:div>
            <w:div w:id="535235090">
              <w:marLeft w:val="0"/>
              <w:marRight w:val="0"/>
              <w:marTop w:val="0"/>
              <w:marBottom w:val="0"/>
              <w:divBdr>
                <w:top w:val="none" w:sz="0" w:space="0" w:color="auto"/>
                <w:left w:val="none" w:sz="0" w:space="0" w:color="auto"/>
                <w:bottom w:val="none" w:sz="0" w:space="0" w:color="auto"/>
                <w:right w:val="none" w:sz="0" w:space="0" w:color="auto"/>
              </w:divBdr>
            </w:div>
            <w:div w:id="571545763">
              <w:marLeft w:val="0"/>
              <w:marRight w:val="0"/>
              <w:marTop w:val="0"/>
              <w:marBottom w:val="0"/>
              <w:divBdr>
                <w:top w:val="none" w:sz="0" w:space="0" w:color="auto"/>
                <w:left w:val="none" w:sz="0" w:space="0" w:color="auto"/>
                <w:bottom w:val="none" w:sz="0" w:space="0" w:color="auto"/>
                <w:right w:val="none" w:sz="0" w:space="0" w:color="auto"/>
              </w:divBdr>
            </w:div>
            <w:div w:id="595023902">
              <w:marLeft w:val="0"/>
              <w:marRight w:val="0"/>
              <w:marTop w:val="0"/>
              <w:marBottom w:val="0"/>
              <w:divBdr>
                <w:top w:val="none" w:sz="0" w:space="0" w:color="auto"/>
                <w:left w:val="none" w:sz="0" w:space="0" w:color="auto"/>
                <w:bottom w:val="none" w:sz="0" w:space="0" w:color="auto"/>
                <w:right w:val="none" w:sz="0" w:space="0" w:color="auto"/>
              </w:divBdr>
            </w:div>
            <w:div w:id="656617342">
              <w:marLeft w:val="0"/>
              <w:marRight w:val="0"/>
              <w:marTop w:val="0"/>
              <w:marBottom w:val="0"/>
              <w:divBdr>
                <w:top w:val="none" w:sz="0" w:space="0" w:color="auto"/>
                <w:left w:val="none" w:sz="0" w:space="0" w:color="auto"/>
                <w:bottom w:val="none" w:sz="0" w:space="0" w:color="auto"/>
                <w:right w:val="none" w:sz="0" w:space="0" w:color="auto"/>
              </w:divBdr>
            </w:div>
            <w:div w:id="955066659">
              <w:marLeft w:val="0"/>
              <w:marRight w:val="0"/>
              <w:marTop w:val="0"/>
              <w:marBottom w:val="0"/>
              <w:divBdr>
                <w:top w:val="none" w:sz="0" w:space="0" w:color="auto"/>
                <w:left w:val="none" w:sz="0" w:space="0" w:color="auto"/>
                <w:bottom w:val="none" w:sz="0" w:space="0" w:color="auto"/>
                <w:right w:val="none" w:sz="0" w:space="0" w:color="auto"/>
              </w:divBdr>
            </w:div>
            <w:div w:id="1466969898">
              <w:marLeft w:val="0"/>
              <w:marRight w:val="0"/>
              <w:marTop w:val="0"/>
              <w:marBottom w:val="0"/>
              <w:divBdr>
                <w:top w:val="none" w:sz="0" w:space="0" w:color="auto"/>
                <w:left w:val="none" w:sz="0" w:space="0" w:color="auto"/>
                <w:bottom w:val="none" w:sz="0" w:space="0" w:color="auto"/>
                <w:right w:val="none" w:sz="0" w:space="0" w:color="auto"/>
              </w:divBdr>
            </w:div>
            <w:div w:id="1633250940">
              <w:marLeft w:val="0"/>
              <w:marRight w:val="0"/>
              <w:marTop w:val="0"/>
              <w:marBottom w:val="0"/>
              <w:divBdr>
                <w:top w:val="none" w:sz="0" w:space="0" w:color="auto"/>
                <w:left w:val="none" w:sz="0" w:space="0" w:color="auto"/>
                <w:bottom w:val="none" w:sz="0" w:space="0" w:color="auto"/>
                <w:right w:val="none" w:sz="0" w:space="0" w:color="auto"/>
              </w:divBdr>
            </w:div>
            <w:div w:id="1979411049">
              <w:marLeft w:val="0"/>
              <w:marRight w:val="0"/>
              <w:marTop w:val="0"/>
              <w:marBottom w:val="0"/>
              <w:divBdr>
                <w:top w:val="none" w:sz="0" w:space="0" w:color="auto"/>
                <w:left w:val="none" w:sz="0" w:space="0" w:color="auto"/>
                <w:bottom w:val="none" w:sz="0" w:space="0" w:color="auto"/>
                <w:right w:val="none" w:sz="0" w:space="0" w:color="auto"/>
              </w:divBdr>
            </w:div>
            <w:div w:id="2014530828">
              <w:marLeft w:val="0"/>
              <w:marRight w:val="0"/>
              <w:marTop w:val="0"/>
              <w:marBottom w:val="0"/>
              <w:divBdr>
                <w:top w:val="none" w:sz="0" w:space="0" w:color="auto"/>
                <w:left w:val="none" w:sz="0" w:space="0" w:color="auto"/>
                <w:bottom w:val="none" w:sz="0" w:space="0" w:color="auto"/>
                <w:right w:val="none" w:sz="0" w:space="0" w:color="auto"/>
              </w:divBdr>
            </w:div>
            <w:div w:id="2120105477">
              <w:marLeft w:val="0"/>
              <w:marRight w:val="0"/>
              <w:marTop w:val="0"/>
              <w:marBottom w:val="0"/>
              <w:divBdr>
                <w:top w:val="none" w:sz="0" w:space="0" w:color="auto"/>
                <w:left w:val="none" w:sz="0" w:space="0" w:color="auto"/>
                <w:bottom w:val="none" w:sz="0" w:space="0" w:color="auto"/>
                <w:right w:val="none" w:sz="0" w:space="0" w:color="auto"/>
              </w:divBdr>
            </w:div>
          </w:divsChild>
        </w:div>
        <w:div w:id="2020305928">
          <w:marLeft w:val="0"/>
          <w:marRight w:val="0"/>
          <w:marTop w:val="0"/>
          <w:marBottom w:val="0"/>
          <w:divBdr>
            <w:top w:val="none" w:sz="0" w:space="0" w:color="auto"/>
            <w:left w:val="none" w:sz="0" w:space="0" w:color="auto"/>
            <w:bottom w:val="none" w:sz="0" w:space="0" w:color="auto"/>
            <w:right w:val="none" w:sz="0" w:space="0" w:color="auto"/>
          </w:divBdr>
          <w:divsChild>
            <w:div w:id="107092381">
              <w:marLeft w:val="0"/>
              <w:marRight w:val="0"/>
              <w:marTop w:val="0"/>
              <w:marBottom w:val="0"/>
              <w:divBdr>
                <w:top w:val="none" w:sz="0" w:space="0" w:color="auto"/>
                <w:left w:val="none" w:sz="0" w:space="0" w:color="auto"/>
                <w:bottom w:val="none" w:sz="0" w:space="0" w:color="auto"/>
                <w:right w:val="none" w:sz="0" w:space="0" w:color="auto"/>
              </w:divBdr>
            </w:div>
            <w:div w:id="110175084">
              <w:marLeft w:val="0"/>
              <w:marRight w:val="0"/>
              <w:marTop w:val="0"/>
              <w:marBottom w:val="0"/>
              <w:divBdr>
                <w:top w:val="none" w:sz="0" w:space="0" w:color="auto"/>
                <w:left w:val="none" w:sz="0" w:space="0" w:color="auto"/>
                <w:bottom w:val="none" w:sz="0" w:space="0" w:color="auto"/>
                <w:right w:val="none" w:sz="0" w:space="0" w:color="auto"/>
              </w:divBdr>
            </w:div>
            <w:div w:id="211886972">
              <w:marLeft w:val="0"/>
              <w:marRight w:val="0"/>
              <w:marTop w:val="0"/>
              <w:marBottom w:val="0"/>
              <w:divBdr>
                <w:top w:val="none" w:sz="0" w:space="0" w:color="auto"/>
                <w:left w:val="none" w:sz="0" w:space="0" w:color="auto"/>
                <w:bottom w:val="none" w:sz="0" w:space="0" w:color="auto"/>
                <w:right w:val="none" w:sz="0" w:space="0" w:color="auto"/>
              </w:divBdr>
            </w:div>
            <w:div w:id="346640245">
              <w:marLeft w:val="0"/>
              <w:marRight w:val="0"/>
              <w:marTop w:val="0"/>
              <w:marBottom w:val="0"/>
              <w:divBdr>
                <w:top w:val="none" w:sz="0" w:space="0" w:color="auto"/>
                <w:left w:val="none" w:sz="0" w:space="0" w:color="auto"/>
                <w:bottom w:val="none" w:sz="0" w:space="0" w:color="auto"/>
                <w:right w:val="none" w:sz="0" w:space="0" w:color="auto"/>
              </w:divBdr>
            </w:div>
            <w:div w:id="535656746">
              <w:marLeft w:val="0"/>
              <w:marRight w:val="0"/>
              <w:marTop w:val="0"/>
              <w:marBottom w:val="0"/>
              <w:divBdr>
                <w:top w:val="none" w:sz="0" w:space="0" w:color="auto"/>
                <w:left w:val="none" w:sz="0" w:space="0" w:color="auto"/>
                <w:bottom w:val="none" w:sz="0" w:space="0" w:color="auto"/>
                <w:right w:val="none" w:sz="0" w:space="0" w:color="auto"/>
              </w:divBdr>
            </w:div>
            <w:div w:id="654797771">
              <w:marLeft w:val="0"/>
              <w:marRight w:val="0"/>
              <w:marTop w:val="0"/>
              <w:marBottom w:val="0"/>
              <w:divBdr>
                <w:top w:val="none" w:sz="0" w:space="0" w:color="auto"/>
                <w:left w:val="none" w:sz="0" w:space="0" w:color="auto"/>
                <w:bottom w:val="none" w:sz="0" w:space="0" w:color="auto"/>
                <w:right w:val="none" w:sz="0" w:space="0" w:color="auto"/>
              </w:divBdr>
            </w:div>
            <w:div w:id="657850722">
              <w:marLeft w:val="0"/>
              <w:marRight w:val="0"/>
              <w:marTop w:val="0"/>
              <w:marBottom w:val="0"/>
              <w:divBdr>
                <w:top w:val="none" w:sz="0" w:space="0" w:color="auto"/>
                <w:left w:val="none" w:sz="0" w:space="0" w:color="auto"/>
                <w:bottom w:val="none" w:sz="0" w:space="0" w:color="auto"/>
                <w:right w:val="none" w:sz="0" w:space="0" w:color="auto"/>
              </w:divBdr>
            </w:div>
            <w:div w:id="715277361">
              <w:marLeft w:val="0"/>
              <w:marRight w:val="0"/>
              <w:marTop w:val="0"/>
              <w:marBottom w:val="0"/>
              <w:divBdr>
                <w:top w:val="none" w:sz="0" w:space="0" w:color="auto"/>
                <w:left w:val="none" w:sz="0" w:space="0" w:color="auto"/>
                <w:bottom w:val="none" w:sz="0" w:space="0" w:color="auto"/>
                <w:right w:val="none" w:sz="0" w:space="0" w:color="auto"/>
              </w:divBdr>
            </w:div>
            <w:div w:id="768353128">
              <w:marLeft w:val="0"/>
              <w:marRight w:val="0"/>
              <w:marTop w:val="0"/>
              <w:marBottom w:val="0"/>
              <w:divBdr>
                <w:top w:val="none" w:sz="0" w:space="0" w:color="auto"/>
                <w:left w:val="none" w:sz="0" w:space="0" w:color="auto"/>
                <w:bottom w:val="none" w:sz="0" w:space="0" w:color="auto"/>
                <w:right w:val="none" w:sz="0" w:space="0" w:color="auto"/>
              </w:divBdr>
            </w:div>
            <w:div w:id="825433776">
              <w:marLeft w:val="0"/>
              <w:marRight w:val="0"/>
              <w:marTop w:val="0"/>
              <w:marBottom w:val="0"/>
              <w:divBdr>
                <w:top w:val="none" w:sz="0" w:space="0" w:color="auto"/>
                <w:left w:val="none" w:sz="0" w:space="0" w:color="auto"/>
                <w:bottom w:val="none" w:sz="0" w:space="0" w:color="auto"/>
                <w:right w:val="none" w:sz="0" w:space="0" w:color="auto"/>
              </w:divBdr>
            </w:div>
            <w:div w:id="926769617">
              <w:marLeft w:val="0"/>
              <w:marRight w:val="0"/>
              <w:marTop w:val="0"/>
              <w:marBottom w:val="0"/>
              <w:divBdr>
                <w:top w:val="none" w:sz="0" w:space="0" w:color="auto"/>
                <w:left w:val="none" w:sz="0" w:space="0" w:color="auto"/>
                <w:bottom w:val="none" w:sz="0" w:space="0" w:color="auto"/>
                <w:right w:val="none" w:sz="0" w:space="0" w:color="auto"/>
              </w:divBdr>
            </w:div>
            <w:div w:id="936863474">
              <w:marLeft w:val="0"/>
              <w:marRight w:val="0"/>
              <w:marTop w:val="0"/>
              <w:marBottom w:val="0"/>
              <w:divBdr>
                <w:top w:val="none" w:sz="0" w:space="0" w:color="auto"/>
                <w:left w:val="none" w:sz="0" w:space="0" w:color="auto"/>
                <w:bottom w:val="none" w:sz="0" w:space="0" w:color="auto"/>
                <w:right w:val="none" w:sz="0" w:space="0" w:color="auto"/>
              </w:divBdr>
            </w:div>
            <w:div w:id="1080370647">
              <w:marLeft w:val="0"/>
              <w:marRight w:val="0"/>
              <w:marTop w:val="0"/>
              <w:marBottom w:val="0"/>
              <w:divBdr>
                <w:top w:val="none" w:sz="0" w:space="0" w:color="auto"/>
                <w:left w:val="none" w:sz="0" w:space="0" w:color="auto"/>
                <w:bottom w:val="none" w:sz="0" w:space="0" w:color="auto"/>
                <w:right w:val="none" w:sz="0" w:space="0" w:color="auto"/>
              </w:divBdr>
            </w:div>
            <w:div w:id="1092969503">
              <w:marLeft w:val="0"/>
              <w:marRight w:val="0"/>
              <w:marTop w:val="0"/>
              <w:marBottom w:val="0"/>
              <w:divBdr>
                <w:top w:val="none" w:sz="0" w:space="0" w:color="auto"/>
                <w:left w:val="none" w:sz="0" w:space="0" w:color="auto"/>
                <w:bottom w:val="none" w:sz="0" w:space="0" w:color="auto"/>
                <w:right w:val="none" w:sz="0" w:space="0" w:color="auto"/>
              </w:divBdr>
            </w:div>
            <w:div w:id="1132139391">
              <w:marLeft w:val="0"/>
              <w:marRight w:val="0"/>
              <w:marTop w:val="0"/>
              <w:marBottom w:val="0"/>
              <w:divBdr>
                <w:top w:val="none" w:sz="0" w:space="0" w:color="auto"/>
                <w:left w:val="none" w:sz="0" w:space="0" w:color="auto"/>
                <w:bottom w:val="none" w:sz="0" w:space="0" w:color="auto"/>
                <w:right w:val="none" w:sz="0" w:space="0" w:color="auto"/>
              </w:divBdr>
            </w:div>
            <w:div w:id="1172261376">
              <w:marLeft w:val="0"/>
              <w:marRight w:val="0"/>
              <w:marTop w:val="0"/>
              <w:marBottom w:val="0"/>
              <w:divBdr>
                <w:top w:val="none" w:sz="0" w:space="0" w:color="auto"/>
                <w:left w:val="none" w:sz="0" w:space="0" w:color="auto"/>
                <w:bottom w:val="none" w:sz="0" w:space="0" w:color="auto"/>
                <w:right w:val="none" w:sz="0" w:space="0" w:color="auto"/>
              </w:divBdr>
            </w:div>
            <w:div w:id="1256328270">
              <w:marLeft w:val="0"/>
              <w:marRight w:val="0"/>
              <w:marTop w:val="0"/>
              <w:marBottom w:val="0"/>
              <w:divBdr>
                <w:top w:val="none" w:sz="0" w:space="0" w:color="auto"/>
                <w:left w:val="none" w:sz="0" w:space="0" w:color="auto"/>
                <w:bottom w:val="none" w:sz="0" w:space="0" w:color="auto"/>
                <w:right w:val="none" w:sz="0" w:space="0" w:color="auto"/>
              </w:divBdr>
            </w:div>
            <w:div w:id="1297687359">
              <w:marLeft w:val="0"/>
              <w:marRight w:val="0"/>
              <w:marTop w:val="0"/>
              <w:marBottom w:val="0"/>
              <w:divBdr>
                <w:top w:val="none" w:sz="0" w:space="0" w:color="auto"/>
                <w:left w:val="none" w:sz="0" w:space="0" w:color="auto"/>
                <w:bottom w:val="none" w:sz="0" w:space="0" w:color="auto"/>
                <w:right w:val="none" w:sz="0" w:space="0" w:color="auto"/>
              </w:divBdr>
            </w:div>
            <w:div w:id="1358237202">
              <w:marLeft w:val="0"/>
              <w:marRight w:val="0"/>
              <w:marTop w:val="0"/>
              <w:marBottom w:val="0"/>
              <w:divBdr>
                <w:top w:val="none" w:sz="0" w:space="0" w:color="auto"/>
                <w:left w:val="none" w:sz="0" w:space="0" w:color="auto"/>
                <w:bottom w:val="none" w:sz="0" w:space="0" w:color="auto"/>
                <w:right w:val="none" w:sz="0" w:space="0" w:color="auto"/>
              </w:divBdr>
            </w:div>
            <w:div w:id="1426924969">
              <w:marLeft w:val="0"/>
              <w:marRight w:val="0"/>
              <w:marTop w:val="0"/>
              <w:marBottom w:val="0"/>
              <w:divBdr>
                <w:top w:val="none" w:sz="0" w:space="0" w:color="auto"/>
                <w:left w:val="none" w:sz="0" w:space="0" w:color="auto"/>
                <w:bottom w:val="none" w:sz="0" w:space="0" w:color="auto"/>
                <w:right w:val="none" w:sz="0" w:space="0" w:color="auto"/>
              </w:divBdr>
            </w:div>
            <w:div w:id="1507284084">
              <w:marLeft w:val="0"/>
              <w:marRight w:val="0"/>
              <w:marTop w:val="0"/>
              <w:marBottom w:val="0"/>
              <w:divBdr>
                <w:top w:val="none" w:sz="0" w:space="0" w:color="auto"/>
                <w:left w:val="none" w:sz="0" w:space="0" w:color="auto"/>
                <w:bottom w:val="none" w:sz="0" w:space="0" w:color="auto"/>
                <w:right w:val="none" w:sz="0" w:space="0" w:color="auto"/>
              </w:divBdr>
            </w:div>
            <w:div w:id="1521773288">
              <w:marLeft w:val="0"/>
              <w:marRight w:val="0"/>
              <w:marTop w:val="0"/>
              <w:marBottom w:val="0"/>
              <w:divBdr>
                <w:top w:val="none" w:sz="0" w:space="0" w:color="auto"/>
                <w:left w:val="none" w:sz="0" w:space="0" w:color="auto"/>
                <w:bottom w:val="none" w:sz="0" w:space="0" w:color="auto"/>
                <w:right w:val="none" w:sz="0" w:space="0" w:color="auto"/>
              </w:divBdr>
            </w:div>
            <w:div w:id="1543639553">
              <w:marLeft w:val="0"/>
              <w:marRight w:val="0"/>
              <w:marTop w:val="0"/>
              <w:marBottom w:val="0"/>
              <w:divBdr>
                <w:top w:val="none" w:sz="0" w:space="0" w:color="auto"/>
                <w:left w:val="none" w:sz="0" w:space="0" w:color="auto"/>
                <w:bottom w:val="none" w:sz="0" w:space="0" w:color="auto"/>
                <w:right w:val="none" w:sz="0" w:space="0" w:color="auto"/>
              </w:divBdr>
            </w:div>
            <w:div w:id="1579945085">
              <w:marLeft w:val="0"/>
              <w:marRight w:val="0"/>
              <w:marTop w:val="0"/>
              <w:marBottom w:val="0"/>
              <w:divBdr>
                <w:top w:val="none" w:sz="0" w:space="0" w:color="auto"/>
                <w:left w:val="none" w:sz="0" w:space="0" w:color="auto"/>
                <w:bottom w:val="none" w:sz="0" w:space="0" w:color="auto"/>
                <w:right w:val="none" w:sz="0" w:space="0" w:color="auto"/>
              </w:divBdr>
            </w:div>
            <w:div w:id="1596281125">
              <w:marLeft w:val="0"/>
              <w:marRight w:val="0"/>
              <w:marTop w:val="0"/>
              <w:marBottom w:val="0"/>
              <w:divBdr>
                <w:top w:val="none" w:sz="0" w:space="0" w:color="auto"/>
                <w:left w:val="none" w:sz="0" w:space="0" w:color="auto"/>
                <w:bottom w:val="none" w:sz="0" w:space="0" w:color="auto"/>
                <w:right w:val="none" w:sz="0" w:space="0" w:color="auto"/>
              </w:divBdr>
            </w:div>
            <w:div w:id="1654749688">
              <w:marLeft w:val="0"/>
              <w:marRight w:val="0"/>
              <w:marTop w:val="0"/>
              <w:marBottom w:val="0"/>
              <w:divBdr>
                <w:top w:val="none" w:sz="0" w:space="0" w:color="auto"/>
                <w:left w:val="none" w:sz="0" w:space="0" w:color="auto"/>
                <w:bottom w:val="none" w:sz="0" w:space="0" w:color="auto"/>
                <w:right w:val="none" w:sz="0" w:space="0" w:color="auto"/>
              </w:divBdr>
            </w:div>
            <w:div w:id="1655328299">
              <w:marLeft w:val="0"/>
              <w:marRight w:val="0"/>
              <w:marTop w:val="0"/>
              <w:marBottom w:val="0"/>
              <w:divBdr>
                <w:top w:val="none" w:sz="0" w:space="0" w:color="auto"/>
                <w:left w:val="none" w:sz="0" w:space="0" w:color="auto"/>
                <w:bottom w:val="none" w:sz="0" w:space="0" w:color="auto"/>
                <w:right w:val="none" w:sz="0" w:space="0" w:color="auto"/>
              </w:divBdr>
            </w:div>
            <w:div w:id="1720741624">
              <w:marLeft w:val="0"/>
              <w:marRight w:val="0"/>
              <w:marTop w:val="0"/>
              <w:marBottom w:val="0"/>
              <w:divBdr>
                <w:top w:val="none" w:sz="0" w:space="0" w:color="auto"/>
                <w:left w:val="none" w:sz="0" w:space="0" w:color="auto"/>
                <w:bottom w:val="none" w:sz="0" w:space="0" w:color="auto"/>
                <w:right w:val="none" w:sz="0" w:space="0" w:color="auto"/>
              </w:divBdr>
            </w:div>
            <w:div w:id="1791052559">
              <w:marLeft w:val="0"/>
              <w:marRight w:val="0"/>
              <w:marTop w:val="0"/>
              <w:marBottom w:val="0"/>
              <w:divBdr>
                <w:top w:val="none" w:sz="0" w:space="0" w:color="auto"/>
                <w:left w:val="none" w:sz="0" w:space="0" w:color="auto"/>
                <w:bottom w:val="none" w:sz="0" w:space="0" w:color="auto"/>
                <w:right w:val="none" w:sz="0" w:space="0" w:color="auto"/>
              </w:divBdr>
            </w:div>
            <w:div w:id="1813061129">
              <w:marLeft w:val="0"/>
              <w:marRight w:val="0"/>
              <w:marTop w:val="0"/>
              <w:marBottom w:val="0"/>
              <w:divBdr>
                <w:top w:val="none" w:sz="0" w:space="0" w:color="auto"/>
                <w:left w:val="none" w:sz="0" w:space="0" w:color="auto"/>
                <w:bottom w:val="none" w:sz="0" w:space="0" w:color="auto"/>
                <w:right w:val="none" w:sz="0" w:space="0" w:color="auto"/>
              </w:divBdr>
            </w:div>
            <w:div w:id="1842232186">
              <w:marLeft w:val="0"/>
              <w:marRight w:val="0"/>
              <w:marTop w:val="0"/>
              <w:marBottom w:val="0"/>
              <w:divBdr>
                <w:top w:val="none" w:sz="0" w:space="0" w:color="auto"/>
                <w:left w:val="none" w:sz="0" w:space="0" w:color="auto"/>
                <w:bottom w:val="none" w:sz="0" w:space="0" w:color="auto"/>
                <w:right w:val="none" w:sz="0" w:space="0" w:color="auto"/>
              </w:divBdr>
            </w:div>
            <w:div w:id="1920678317">
              <w:marLeft w:val="0"/>
              <w:marRight w:val="0"/>
              <w:marTop w:val="0"/>
              <w:marBottom w:val="0"/>
              <w:divBdr>
                <w:top w:val="none" w:sz="0" w:space="0" w:color="auto"/>
                <w:left w:val="none" w:sz="0" w:space="0" w:color="auto"/>
                <w:bottom w:val="none" w:sz="0" w:space="0" w:color="auto"/>
                <w:right w:val="none" w:sz="0" w:space="0" w:color="auto"/>
              </w:divBdr>
            </w:div>
            <w:div w:id="1955862085">
              <w:marLeft w:val="0"/>
              <w:marRight w:val="0"/>
              <w:marTop w:val="0"/>
              <w:marBottom w:val="0"/>
              <w:divBdr>
                <w:top w:val="none" w:sz="0" w:space="0" w:color="auto"/>
                <w:left w:val="none" w:sz="0" w:space="0" w:color="auto"/>
                <w:bottom w:val="none" w:sz="0" w:space="0" w:color="auto"/>
                <w:right w:val="none" w:sz="0" w:space="0" w:color="auto"/>
              </w:divBdr>
            </w:div>
            <w:div w:id="2022970376">
              <w:marLeft w:val="0"/>
              <w:marRight w:val="0"/>
              <w:marTop w:val="0"/>
              <w:marBottom w:val="0"/>
              <w:divBdr>
                <w:top w:val="none" w:sz="0" w:space="0" w:color="auto"/>
                <w:left w:val="none" w:sz="0" w:space="0" w:color="auto"/>
                <w:bottom w:val="none" w:sz="0" w:space="0" w:color="auto"/>
                <w:right w:val="none" w:sz="0" w:space="0" w:color="auto"/>
              </w:divBdr>
            </w:div>
          </w:divsChild>
        </w:div>
        <w:div w:id="2106265599">
          <w:marLeft w:val="0"/>
          <w:marRight w:val="0"/>
          <w:marTop w:val="0"/>
          <w:marBottom w:val="0"/>
          <w:divBdr>
            <w:top w:val="none" w:sz="0" w:space="0" w:color="auto"/>
            <w:left w:val="none" w:sz="0" w:space="0" w:color="auto"/>
            <w:bottom w:val="none" w:sz="0" w:space="0" w:color="auto"/>
            <w:right w:val="none" w:sz="0" w:space="0" w:color="auto"/>
          </w:divBdr>
          <w:divsChild>
            <w:div w:id="380373263">
              <w:marLeft w:val="0"/>
              <w:marRight w:val="0"/>
              <w:marTop w:val="0"/>
              <w:marBottom w:val="0"/>
              <w:divBdr>
                <w:top w:val="none" w:sz="0" w:space="0" w:color="auto"/>
                <w:left w:val="none" w:sz="0" w:space="0" w:color="auto"/>
                <w:bottom w:val="none" w:sz="0" w:space="0" w:color="auto"/>
                <w:right w:val="none" w:sz="0" w:space="0" w:color="auto"/>
              </w:divBdr>
            </w:div>
            <w:div w:id="807670354">
              <w:marLeft w:val="0"/>
              <w:marRight w:val="0"/>
              <w:marTop w:val="0"/>
              <w:marBottom w:val="0"/>
              <w:divBdr>
                <w:top w:val="none" w:sz="0" w:space="0" w:color="auto"/>
                <w:left w:val="none" w:sz="0" w:space="0" w:color="auto"/>
                <w:bottom w:val="none" w:sz="0" w:space="0" w:color="auto"/>
                <w:right w:val="none" w:sz="0" w:space="0" w:color="auto"/>
              </w:divBdr>
            </w:div>
            <w:div w:id="1502313357">
              <w:marLeft w:val="0"/>
              <w:marRight w:val="0"/>
              <w:marTop w:val="0"/>
              <w:marBottom w:val="0"/>
              <w:divBdr>
                <w:top w:val="none" w:sz="0" w:space="0" w:color="auto"/>
                <w:left w:val="none" w:sz="0" w:space="0" w:color="auto"/>
                <w:bottom w:val="none" w:sz="0" w:space="0" w:color="auto"/>
                <w:right w:val="none" w:sz="0" w:space="0" w:color="auto"/>
              </w:divBdr>
            </w:div>
            <w:div w:id="1575703775">
              <w:marLeft w:val="0"/>
              <w:marRight w:val="0"/>
              <w:marTop w:val="0"/>
              <w:marBottom w:val="0"/>
              <w:divBdr>
                <w:top w:val="none" w:sz="0" w:space="0" w:color="auto"/>
                <w:left w:val="none" w:sz="0" w:space="0" w:color="auto"/>
                <w:bottom w:val="none" w:sz="0" w:space="0" w:color="auto"/>
                <w:right w:val="none" w:sz="0" w:space="0" w:color="auto"/>
              </w:divBdr>
            </w:div>
            <w:div w:id="1917744898">
              <w:marLeft w:val="0"/>
              <w:marRight w:val="0"/>
              <w:marTop w:val="0"/>
              <w:marBottom w:val="0"/>
              <w:divBdr>
                <w:top w:val="none" w:sz="0" w:space="0" w:color="auto"/>
                <w:left w:val="none" w:sz="0" w:space="0" w:color="auto"/>
                <w:bottom w:val="none" w:sz="0" w:space="0" w:color="auto"/>
                <w:right w:val="none" w:sz="0" w:space="0" w:color="auto"/>
              </w:divBdr>
            </w:div>
            <w:div w:id="2050450092">
              <w:marLeft w:val="0"/>
              <w:marRight w:val="0"/>
              <w:marTop w:val="0"/>
              <w:marBottom w:val="0"/>
              <w:divBdr>
                <w:top w:val="none" w:sz="0" w:space="0" w:color="auto"/>
                <w:left w:val="none" w:sz="0" w:space="0" w:color="auto"/>
                <w:bottom w:val="none" w:sz="0" w:space="0" w:color="auto"/>
                <w:right w:val="none" w:sz="0" w:space="0" w:color="auto"/>
              </w:divBdr>
            </w:div>
            <w:div w:id="210110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581435">
      <w:bodyDiv w:val="1"/>
      <w:marLeft w:val="0"/>
      <w:marRight w:val="0"/>
      <w:marTop w:val="0"/>
      <w:marBottom w:val="0"/>
      <w:divBdr>
        <w:top w:val="none" w:sz="0" w:space="0" w:color="auto"/>
        <w:left w:val="none" w:sz="0" w:space="0" w:color="auto"/>
        <w:bottom w:val="none" w:sz="0" w:space="0" w:color="auto"/>
        <w:right w:val="none" w:sz="0" w:space="0" w:color="auto"/>
      </w:divBdr>
      <w:divsChild>
        <w:div w:id="194539012">
          <w:marLeft w:val="0"/>
          <w:marRight w:val="0"/>
          <w:marTop w:val="0"/>
          <w:marBottom w:val="0"/>
          <w:divBdr>
            <w:top w:val="none" w:sz="0" w:space="0" w:color="auto"/>
            <w:left w:val="none" w:sz="0" w:space="0" w:color="auto"/>
            <w:bottom w:val="none" w:sz="0" w:space="0" w:color="auto"/>
            <w:right w:val="none" w:sz="0" w:space="0" w:color="auto"/>
          </w:divBdr>
        </w:div>
        <w:div w:id="247428417">
          <w:marLeft w:val="0"/>
          <w:marRight w:val="0"/>
          <w:marTop w:val="0"/>
          <w:marBottom w:val="0"/>
          <w:divBdr>
            <w:top w:val="none" w:sz="0" w:space="0" w:color="auto"/>
            <w:left w:val="none" w:sz="0" w:space="0" w:color="auto"/>
            <w:bottom w:val="none" w:sz="0" w:space="0" w:color="auto"/>
            <w:right w:val="none" w:sz="0" w:space="0" w:color="auto"/>
          </w:divBdr>
          <w:divsChild>
            <w:div w:id="29261602">
              <w:marLeft w:val="0"/>
              <w:marRight w:val="0"/>
              <w:marTop w:val="0"/>
              <w:marBottom w:val="0"/>
              <w:divBdr>
                <w:top w:val="none" w:sz="0" w:space="0" w:color="auto"/>
                <w:left w:val="none" w:sz="0" w:space="0" w:color="auto"/>
                <w:bottom w:val="none" w:sz="0" w:space="0" w:color="auto"/>
                <w:right w:val="none" w:sz="0" w:space="0" w:color="auto"/>
              </w:divBdr>
            </w:div>
            <w:div w:id="40595375">
              <w:marLeft w:val="0"/>
              <w:marRight w:val="0"/>
              <w:marTop w:val="0"/>
              <w:marBottom w:val="0"/>
              <w:divBdr>
                <w:top w:val="none" w:sz="0" w:space="0" w:color="auto"/>
                <w:left w:val="none" w:sz="0" w:space="0" w:color="auto"/>
                <w:bottom w:val="none" w:sz="0" w:space="0" w:color="auto"/>
                <w:right w:val="none" w:sz="0" w:space="0" w:color="auto"/>
              </w:divBdr>
            </w:div>
            <w:div w:id="88281797">
              <w:marLeft w:val="0"/>
              <w:marRight w:val="0"/>
              <w:marTop w:val="0"/>
              <w:marBottom w:val="0"/>
              <w:divBdr>
                <w:top w:val="none" w:sz="0" w:space="0" w:color="auto"/>
                <w:left w:val="none" w:sz="0" w:space="0" w:color="auto"/>
                <w:bottom w:val="none" w:sz="0" w:space="0" w:color="auto"/>
                <w:right w:val="none" w:sz="0" w:space="0" w:color="auto"/>
              </w:divBdr>
            </w:div>
            <w:div w:id="91513908">
              <w:marLeft w:val="0"/>
              <w:marRight w:val="0"/>
              <w:marTop w:val="0"/>
              <w:marBottom w:val="0"/>
              <w:divBdr>
                <w:top w:val="none" w:sz="0" w:space="0" w:color="auto"/>
                <w:left w:val="none" w:sz="0" w:space="0" w:color="auto"/>
                <w:bottom w:val="none" w:sz="0" w:space="0" w:color="auto"/>
                <w:right w:val="none" w:sz="0" w:space="0" w:color="auto"/>
              </w:divBdr>
            </w:div>
            <w:div w:id="191890164">
              <w:marLeft w:val="0"/>
              <w:marRight w:val="0"/>
              <w:marTop w:val="0"/>
              <w:marBottom w:val="0"/>
              <w:divBdr>
                <w:top w:val="none" w:sz="0" w:space="0" w:color="auto"/>
                <w:left w:val="none" w:sz="0" w:space="0" w:color="auto"/>
                <w:bottom w:val="none" w:sz="0" w:space="0" w:color="auto"/>
                <w:right w:val="none" w:sz="0" w:space="0" w:color="auto"/>
              </w:divBdr>
            </w:div>
            <w:div w:id="205222880">
              <w:marLeft w:val="0"/>
              <w:marRight w:val="0"/>
              <w:marTop w:val="0"/>
              <w:marBottom w:val="0"/>
              <w:divBdr>
                <w:top w:val="none" w:sz="0" w:space="0" w:color="auto"/>
                <w:left w:val="none" w:sz="0" w:space="0" w:color="auto"/>
                <w:bottom w:val="none" w:sz="0" w:space="0" w:color="auto"/>
                <w:right w:val="none" w:sz="0" w:space="0" w:color="auto"/>
              </w:divBdr>
            </w:div>
            <w:div w:id="221212538">
              <w:marLeft w:val="0"/>
              <w:marRight w:val="0"/>
              <w:marTop w:val="0"/>
              <w:marBottom w:val="0"/>
              <w:divBdr>
                <w:top w:val="none" w:sz="0" w:space="0" w:color="auto"/>
                <w:left w:val="none" w:sz="0" w:space="0" w:color="auto"/>
                <w:bottom w:val="none" w:sz="0" w:space="0" w:color="auto"/>
                <w:right w:val="none" w:sz="0" w:space="0" w:color="auto"/>
              </w:divBdr>
            </w:div>
            <w:div w:id="226693161">
              <w:marLeft w:val="0"/>
              <w:marRight w:val="0"/>
              <w:marTop w:val="0"/>
              <w:marBottom w:val="0"/>
              <w:divBdr>
                <w:top w:val="none" w:sz="0" w:space="0" w:color="auto"/>
                <w:left w:val="none" w:sz="0" w:space="0" w:color="auto"/>
                <w:bottom w:val="none" w:sz="0" w:space="0" w:color="auto"/>
                <w:right w:val="none" w:sz="0" w:space="0" w:color="auto"/>
              </w:divBdr>
            </w:div>
            <w:div w:id="306667491">
              <w:marLeft w:val="0"/>
              <w:marRight w:val="0"/>
              <w:marTop w:val="0"/>
              <w:marBottom w:val="0"/>
              <w:divBdr>
                <w:top w:val="none" w:sz="0" w:space="0" w:color="auto"/>
                <w:left w:val="none" w:sz="0" w:space="0" w:color="auto"/>
                <w:bottom w:val="none" w:sz="0" w:space="0" w:color="auto"/>
                <w:right w:val="none" w:sz="0" w:space="0" w:color="auto"/>
              </w:divBdr>
            </w:div>
            <w:div w:id="312030639">
              <w:marLeft w:val="0"/>
              <w:marRight w:val="0"/>
              <w:marTop w:val="0"/>
              <w:marBottom w:val="0"/>
              <w:divBdr>
                <w:top w:val="none" w:sz="0" w:space="0" w:color="auto"/>
                <w:left w:val="none" w:sz="0" w:space="0" w:color="auto"/>
                <w:bottom w:val="none" w:sz="0" w:space="0" w:color="auto"/>
                <w:right w:val="none" w:sz="0" w:space="0" w:color="auto"/>
              </w:divBdr>
            </w:div>
            <w:div w:id="383717706">
              <w:marLeft w:val="0"/>
              <w:marRight w:val="0"/>
              <w:marTop w:val="0"/>
              <w:marBottom w:val="0"/>
              <w:divBdr>
                <w:top w:val="none" w:sz="0" w:space="0" w:color="auto"/>
                <w:left w:val="none" w:sz="0" w:space="0" w:color="auto"/>
                <w:bottom w:val="none" w:sz="0" w:space="0" w:color="auto"/>
                <w:right w:val="none" w:sz="0" w:space="0" w:color="auto"/>
              </w:divBdr>
            </w:div>
            <w:div w:id="412703770">
              <w:marLeft w:val="0"/>
              <w:marRight w:val="0"/>
              <w:marTop w:val="0"/>
              <w:marBottom w:val="0"/>
              <w:divBdr>
                <w:top w:val="none" w:sz="0" w:space="0" w:color="auto"/>
                <w:left w:val="none" w:sz="0" w:space="0" w:color="auto"/>
                <w:bottom w:val="none" w:sz="0" w:space="0" w:color="auto"/>
                <w:right w:val="none" w:sz="0" w:space="0" w:color="auto"/>
              </w:divBdr>
            </w:div>
            <w:div w:id="414395954">
              <w:marLeft w:val="0"/>
              <w:marRight w:val="0"/>
              <w:marTop w:val="0"/>
              <w:marBottom w:val="0"/>
              <w:divBdr>
                <w:top w:val="none" w:sz="0" w:space="0" w:color="auto"/>
                <w:left w:val="none" w:sz="0" w:space="0" w:color="auto"/>
                <w:bottom w:val="none" w:sz="0" w:space="0" w:color="auto"/>
                <w:right w:val="none" w:sz="0" w:space="0" w:color="auto"/>
              </w:divBdr>
            </w:div>
            <w:div w:id="426198276">
              <w:marLeft w:val="0"/>
              <w:marRight w:val="0"/>
              <w:marTop w:val="0"/>
              <w:marBottom w:val="0"/>
              <w:divBdr>
                <w:top w:val="none" w:sz="0" w:space="0" w:color="auto"/>
                <w:left w:val="none" w:sz="0" w:space="0" w:color="auto"/>
                <w:bottom w:val="none" w:sz="0" w:space="0" w:color="auto"/>
                <w:right w:val="none" w:sz="0" w:space="0" w:color="auto"/>
              </w:divBdr>
            </w:div>
            <w:div w:id="436828528">
              <w:marLeft w:val="0"/>
              <w:marRight w:val="0"/>
              <w:marTop w:val="0"/>
              <w:marBottom w:val="0"/>
              <w:divBdr>
                <w:top w:val="none" w:sz="0" w:space="0" w:color="auto"/>
                <w:left w:val="none" w:sz="0" w:space="0" w:color="auto"/>
                <w:bottom w:val="none" w:sz="0" w:space="0" w:color="auto"/>
                <w:right w:val="none" w:sz="0" w:space="0" w:color="auto"/>
              </w:divBdr>
            </w:div>
            <w:div w:id="449057993">
              <w:marLeft w:val="0"/>
              <w:marRight w:val="0"/>
              <w:marTop w:val="0"/>
              <w:marBottom w:val="0"/>
              <w:divBdr>
                <w:top w:val="none" w:sz="0" w:space="0" w:color="auto"/>
                <w:left w:val="none" w:sz="0" w:space="0" w:color="auto"/>
                <w:bottom w:val="none" w:sz="0" w:space="0" w:color="auto"/>
                <w:right w:val="none" w:sz="0" w:space="0" w:color="auto"/>
              </w:divBdr>
            </w:div>
            <w:div w:id="452409312">
              <w:marLeft w:val="0"/>
              <w:marRight w:val="0"/>
              <w:marTop w:val="0"/>
              <w:marBottom w:val="0"/>
              <w:divBdr>
                <w:top w:val="none" w:sz="0" w:space="0" w:color="auto"/>
                <w:left w:val="none" w:sz="0" w:space="0" w:color="auto"/>
                <w:bottom w:val="none" w:sz="0" w:space="0" w:color="auto"/>
                <w:right w:val="none" w:sz="0" w:space="0" w:color="auto"/>
              </w:divBdr>
            </w:div>
            <w:div w:id="492993798">
              <w:marLeft w:val="0"/>
              <w:marRight w:val="0"/>
              <w:marTop w:val="0"/>
              <w:marBottom w:val="0"/>
              <w:divBdr>
                <w:top w:val="none" w:sz="0" w:space="0" w:color="auto"/>
                <w:left w:val="none" w:sz="0" w:space="0" w:color="auto"/>
                <w:bottom w:val="none" w:sz="0" w:space="0" w:color="auto"/>
                <w:right w:val="none" w:sz="0" w:space="0" w:color="auto"/>
              </w:divBdr>
            </w:div>
            <w:div w:id="504370708">
              <w:marLeft w:val="0"/>
              <w:marRight w:val="0"/>
              <w:marTop w:val="0"/>
              <w:marBottom w:val="0"/>
              <w:divBdr>
                <w:top w:val="none" w:sz="0" w:space="0" w:color="auto"/>
                <w:left w:val="none" w:sz="0" w:space="0" w:color="auto"/>
                <w:bottom w:val="none" w:sz="0" w:space="0" w:color="auto"/>
                <w:right w:val="none" w:sz="0" w:space="0" w:color="auto"/>
              </w:divBdr>
            </w:div>
            <w:div w:id="550849418">
              <w:marLeft w:val="0"/>
              <w:marRight w:val="0"/>
              <w:marTop w:val="0"/>
              <w:marBottom w:val="0"/>
              <w:divBdr>
                <w:top w:val="none" w:sz="0" w:space="0" w:color="auto"/>
                <w:left w:val="none" w:sz="0" w:space="0" w:color="auto"/>
                <w:bottom w:val="none" w:sz="0" w:space="0" w:color="auto"/>
                <w:right w:val="none" w:sz="0" w:space="0" w:color="auto"/>
              </w:divBdr>
            </w:div>
            <w:div w:id="551308032">
              <w:marLeft w:val="0"/>
              <w:marRight w:val="0"/>
              <w:marTop w:val="0"/>
              <w:marBottom w:val="0"/>
              <w:divBdr>
                <w:top w:val="none" w:sz="0" w:space="0" w:color="auto"/>
                <w:left w:val="none" w:sz="0" w:space="0" w:color="auto"/>
                <w:bottom w:val="none" w:sz="0" w:space="0" w:color="auto"/>
                <w:right w:val="none" w:sz="0" w:space="0" w:color="auto"/>
              </w:divBdr>
            </w:div>
            <w:div w:id="561602949">
              <w:marLeft w:val="0"/>
              <w:marRight w:val="0"/>
              <w:marTop w:val="0"/>
              <w:marBottom w:val="0"/>
              <w:divBdr>
                <w:top w:val="none" w:sz="0" w:space="0" w:color="auto"/>
                <w:left w:val="none" w:sz="0" w:space="0" w:color="auto"/>
                <w:bottom w:val="none" w:sz="0" w:space="0" w:color="auto"/>
                <w:right w:val="none" w:sz="0" w:space="0" w:color="auto"/>
              </w:divBdr>
            </w:div>
            <w:div w:id="605311084">
              <w:marLeft w:val="0"/>
              <w:marRight w:val="0"/>
              <w:marTop w:val="0"/>
              <w:marBottom w:val="0"/>
              <w:divBdr>
                <w:top w:val="none" w:sz="0" w:space="0" w:color="auto"/>
                <w:left w:val="none" w:sz="0" w:space="0" w:color="auto"/>
                <w:bottom w:val="none" w:sz="0" w:space="0" w:color="auto"/>
                <w:right w:val="none" w:sz="0" w:space="0" w:color="auto"/>
              </w:divBdr>
            </w:div>
            <w:div w:id="617489658">
              <w:marLeft w:val="0"/>
              <w:marRight w:val="0"/>
              <w:marTop w:val="0"/>
              <w:marBottom w:val="0"/>
              <w:divBdr>
                <w:top w:val="none" w:sz="0" w:space="0" w:color="auto"/>
                <w:left w:val="none" w:sz="0" w:space="0" w:color="auto"/>
                <w:bottom w:val="none" w:sz="0" w:space="0" w:color="auto"/>
                <w:right w:val="none" w:sz="0" w:space="0" w:color="auto"/>
              </w:divBdr>
            </w:div>
            <w:div w:id="629287058">
              <w:marLeft w:val="0"/>
              <w:marRight w:val="0"/>
              <w:marTop w:val="0"/>
              <w:marBottom w:val="0"/>
              <w:divBdr>
                <w:top w:val="none" w:sz="0" w:space="0" w:color="auto"/>
                <w:left w:val="none" w:sz="0" w:space="0" w:color="auto"/>
                <w:bottom w:val="none" w:sz="0" w:space="0" w:color="auto"/>
                <w:right w:val="none" w:sz="0" w:space="0" w:color="auto"/>
              </w:divBdr>
            </w:div>
            <w:div w:id="651451468">
              <w:marLeft w:val="0"/>
              <w:marRight w:val="0"/>
              <w:marTop w:val="0"/>
              <w:marBottom w:val="0"/>
              <w:divBdr>
                <w:top w:val="none" w:sz="0" w:space="0" w:color="auto"/>
                <w:left w:val="none" w:sz="0" w:space="0" w:color="auto"/>
                <w:bottom w:val="none" w:sz="0" w:space="0" w:color="auto"/>
                <w:right w:val="none" w:sz="0" w:space="0" w:color="auto"/>
              </w:divBdr>
            </w:div>
            <w:div w:id="653534925">
              <w:marLeft w:val="0"/>
              <w:marRight w:val="0"/>
              <w:marTop w:val="0"/>
              <w:marBottom w:val="0"/>
              <w:divBdr>
                <w:top w:val="none" w:sz="0" w:space="0" w:color="auto"/>
                <w:left w:val="none" w:sz="0" w:space="0" w:color="auto"/>
                <w:bottom w:val="none" w:sz="0" w:space="0" w:color="auto"/>
                <w:right w:val="none" w:sz="0" w:space="0" w:color="auto"/>
              </w:divBdr>
            </w:div>
            <w:div w:id="680081183">
              <w:marLeft w:val="0"/>
              <w:marRight w:val="0"/>
              <w:marTop w:val="0"/>
              <w:marBottom w:val="0"/>
              <w:divBdr>
                <w:top w:val="none" w:sz="0" w:space="0" w:color="auto"/>
                <w:left w:val="none" w:sz="0" w:space="0" w:color="auto"/>
                <w:bottom w:val="none" w:sz="0" w:space="0" w:color="auto"/>
                <w:right w:val="none" w:sz="0" w:space="0" w:color="auto"/>
              </w:divBdr>
            </w:div>
            <w:div w:id="684594914">
              <w:marLeft w:val="0"/>
              <w:marRight w:val="0"/>
              <w:marTop w:val="0"/>
              <w:marBottom w:val="0"/>
              <w:divBdr>
                <w:top w:val="none" w:sz="0" w:space="0" w:color="auto"/>
                <w:left w:val="none" w:sz="0" w:space="0" w:color="auto"/>
                <w:bottom w:val="none" w:sz="0" w:space="0" w:color="auto"/>
                <w:right w:val="none" w:sz="0" w:space="0" w:color="auto"/>
              </w:divBdr>
            </w:div>
            <w:div w:id="692733496">
              <w:marLeft w:val="0"/>
              <w:marRight w:val="0"/>
              <w:marTop w:val="0"/>
              <w:marBottom w:val="0"/>
              <w:divBdr>
                <w:top w:val="none" w:sz="0" w:space="0" w:color="auto"/>
                <w:left w:val="none" w:sz="0" w:space="0" w:color="auto"/>
                <w:bottom w:val="none" w:sz="0" w:space="0" w:color="auto"/>
                <w:right w:val="none" w:sz="0" w:space="0" w:color="auto"/>
              </w:divBdr>
            </w:div>
            <w:div w:id="751702646">
              <w:marLeft w:val="0"/>
              <w:marRight w:val="0"/>
              <w:marTop w:val="0"/>
              <w:marBottom w:val="0"/>
              <w:divBdr>
                <w:top w:val="none" w:sz="0" w:space="0" w:color="auto"/>
                <w:left w:val="none" w:sz="0" w:space="0" w:color="auto"/>
                <w:bottom w:val="none" w:sz="0" w:space="0" w:color="auto"/>
                <w:right w:val="none" w:sz="0" w:space="0" w:color="auto"/>
              </w:divBdr>
            </w:div>
            <w:div w:id="808984696">
              <w:marLeft w:val="0"/>
              <w:marRight w:val="0"/>
              <w:marTop w:val="0"/>
              <w:marBottom w:val="0"/>
              <w:divBdr>
                <w:top w:val="none" w:sz="0" w:space="0" w:color="auto"/>
                <w:left w:val="none" w:sz="0" w:space="0" w:color="auto"/>
                <w:bottom w:val="none" w:sz="0" w:space="0" w:color="auto"/>
                <w:right w:val="none" w:sz="0" w:space="0" w:color="auto"/>
              </w:divBdr>
            </w:div>
            <w:div w:id="811023159">
              <w:marLeft w:val="0"/>
              <w:marRight w:val="0"/>
              <w:marTop w:val="0"/>
              <w:marBottom w:val="0"/>
              <w:divBdr>
                <w:top w:val="none" w:sz="0" w:space="0" w:color="auto"/>
                <w:left w:val="none" w:sz="0" w:space="0" w:color="auto"/>
                <w:bottom w:val="none" w:sz="0" w:space="0" w:color="auto"/>
                <w:right w:val="none" w:sz="0" w:space="0" w:color="auto"/>
              </w:divBdr>
              <w:divsChild>
                <w:div w:id="30304132">
                  <w:marLeft w:val="0"/>
                  <w:marRight w:val="0"/>
                  <w:marTop w:val="0"/>
                  <w:marBottom w:val="0"/>
                  <w:divBdr>
                    <w:top w:val="none" w:sz="0" w:space="0" w:color="auto"/>
                    <w:left w:val="none" w:sz="0" w:space="0" w:color="auto"/>
                    <w:bottom w:val="none" w:sz="0" w:space="0" w:color="auto"/>
                    <w:right w:val="none" w:sz="0" w:space="0" w:color="auto"/>
                  </w:divBdr>
                </w:div>
                <w:div w:id="80415463">
                  <w:marLeft w:val="0"/>
                  <w:marRight w:val="0"/>
                  <w:marTop w:val="0"/>
                  <w:marBottom w:val="0"/>
                  <w:divBdr>
                    <w:top w:val="none" w:sz="0" w:space="0" w:color="auto"/>
                    <w:left w:val="none" w:sz="0" w:space="0" w:color="auto"/>
                    <w:bottom w:val="none" w:sz="0" w:space="0" w:color="auto"/>
                    <w:right w:val="none" w:sz="0" w:space="0" w:color="auto"/>
                  </w:divBdr>
                </w:div>
                <w:div w:id="112213285">
                  <w:marLeft w:val="0"/>
                  <w:marRight w:val="0"/>
                  <w:marTop w:val="0"/>
                  <w:marBottom w:val="0"/>
                  <w:divBdr>
                    <w:top w:val="none" w:sz="0" w:space="0" w:color="auto"/>
                    <w:left w:val="none" w:sz="0" w:space="0" w:color="auto"/>
                    <w:bottom w:val="none" w:sz="0" w:space="0" w:color="auto"/>
                    <w:right w:val="none" w:sz="0" w:space="0" w:color="auto"/>
                  </w:divBdr>
                </w:div>
                <w:div w:id="115296489">
                  <w:marLeft w:val="0"/>
                  <w:marRight w:val="0"/>
                  <w:marTop w:val="0"/>
                  <w:marBottom w:val="0"/>
                  <w:divBdr>
                    <w:top w:val="none" w:sz="0" w:space="0" w:color="auto"/>
                    <w:left w:val="none" w:sz="0" w:space="0" w:color="auto"/>
                    <w:bottom w:val="none" w:sz="0" w:space="0" w:color="auto"/>
                    <w:right w:val="none" w:sz="0" w:space="0" w:color="auto"/>
                  </w:divBdr>
                </w:div>
                <w:div w:id="142087688">
                  <w:marLeft w:val="0"/>
                  <w:marRight w:val="0"/>
                  <w:marTop w:val="0"/>
                  <w:marBottom w:val="0"/>
                  <w:divBdr>
                    <w:top w:val="none" w:sz="0" w:space="0" w:color="auto"/>
                    <w:left w:val="none" w:sz="0" w:space="0" w:color="auto"/>
                    <w:bottom w:val="none" w:sz="0" w:space="0" w:color="auto"/>
                    <w:right w:val="none" w:sz="0" w:space="0" w:color="auto"/>
                  </w:divBdr>
                </w:div>
                <w:div w:id="219443749">
                  <w:marLeft w:val="0"/>
                  <w:marRight w:val="0"/>
                  <w:marTop w:val="0"/>
                  <w:marBottom w:val="0"/>
                  <w:divBdr>
                    <w:top w:val="none" w:sz="0" w:space="0" w:color="auto"/>
                    <w:left w:val="none" w:sz="0" w:space="0" w:color="auto"/>
                    <w:bottom w:val="none" w:sz="0" w:space="0" w:color="auto"/>
                    <w:right w:val="none" w:sz="0" w:space="0" w:color="auto"/>
                  </w:divBdr>
                </w:div>
                <w:div w:id="276641809">
                  <w:marLeft w:val="0"/>
                  <w:marRight w:val="0"/>
                  <w:marTop w:val="0"/>
                  <w:marBottom w:val="0"/>
                  <w:divBdr>
                    <w:top w:val="none" w:sz="0" w:space="0" w:color="auto"/>
                    <w:left w:val="none" w:sz="0" w:space="0" w:color="auto"/>
                    <w:bottom w:val="none" w:sz="0" w:space="0" w:color="auto"/>
                    <w:right w:val="none" w:sz="0" w:space="0" w:color="auto"/>
                  </w:divBdr>
                </w:div>
                <w:div w:id="309018253">
                  <w:marLeft w:val="0"/>
                  <w:marRight w:val="0"/>
                  <w:marTop w:val="0"/>
                  <w:marBottom w:val="0"/>
                  <w:divBdr>
                    <w:top w:val="none" w:sz="0" w:space="0" w:color="auto"/>
                    <w:left w:val="none" w:sz="0" w:space="0" w:color="auto"/>
                    <w:bottom w:val="none" w:sz="0" w:space="0" w:color="auto"/>
                    <w:right w:val="none" w:sz="0" w:space="0" w:color="auto"/>
                  </w:divBdr>
                </w:div>
                <w:div w:id="376901437">
                  <w:marLeft w:val="0"/>
                  <w:marRight w:val="0"/>
                  <w:marTop w:val="0"/>
                  <w:marBottom w:val="0"/>
                  <w:divBdr>
                    <w:top w:val="none" w:sz="0" w:space="0" w:color="auto"/>
                    <w:left w:val="none" w:sz="0" w:space="0" w:color="auto"/>
                    <w:bottom w:val="none" w:sz="0" w:space="0" w:color="auto"/>
                    <w:right w:val="none" w:sz="0" w:space="0" w:color="auto"/>
                  </w:divBdr>
                </w:div>
                <w:div w:id="492919283">
                  <w:marLeft w:val="0"/>
                  <w:marRight w:val="0"/>
                  <w:marTop w:val="0"/>
                  <w:marBottom w:val="0"/>
                  <w:divBdr>
                    <w:top w:val="none" w:sz="0" w:space="0" w:color="auto"/>
                    <w:left w:val="none" w:sz="0" w:space="0" w:color="auto"/>
                    <w:bottom w:val="none" w:sz="0" w:space="0" w:color="auto"/>
                    <w:right w:val="none" w:sz="0" w:space="0" w:color="auto"/>
                  </w:divBdr>
                </w:div>
                <w:div w:id="508177803">
                  <w:marLeft w:val="0"/>
                  <w:marRight w:val="0"/>
                  <w:marTop w:val="0"/>
                  <w:marBottom w:val="0"/>
                  <w:divBdr>
                    <w:top w:val="none" w:sz="0" w:space="0" w:color="auto"/>
                    <w:left w:val="none" w:sz="0" w:space="0" w:color="auto"/>
                    <w:bottom w:val="none" w:sz="0" w:space="0" w:color="auto"/>
                    <w:right w:val="none" w:sz="0" w:space="0" w:color="auto"/>
                  </w:divBdr>
                </w:div>
                <w:div w:id="536963937">
                  <w:marLeft w:val="0"/>
                  <w:marRight w:val="0"/>
                  <w:marTop w:val="0"/>
                  <w:marBottom w:val="0"/>
                  <w:divBdr>
                    <w:top w:val="none" w:sz="0" w:space="0" w:color="auto"/>
                    <w:left w:val="none" w:sz="0" w:space="0" w:color="auto"/>
                    <w:bottom w:val="none" w:sz="0" w:space="0" w:color="auto"/>
                    <w:right w:val="none" w:sz="0" w:space="0" w:color="auto"/>
                  </w:divBdr>
                </w:div>
                <w:div w:id="542212041">
                  <w:marLeft w:val="0"/>
                  <w:marRight w:val="0"/>
                  <w:marTop w:val="0"/>
                  <w:marBottom w:val="0"/>
                  <w:divBdr>
                    <w:top w:val="none" w:sz="0" w:space="0" w:color="auto"/>
                    <w:left w:val="none" w:sz="0" w:space="0" w:color="auto"/>
                    <w:bottom w:val="none" w:sz="0" w:space="0" w:color="auto"/>
                    <w:right w:val="none" w:sz="0" w:space="0" w:color="auto"/>
                  </w:divBdr>
                </w:div>
                <w:div w:id="554657054">
                  <w:marLeft w:val="0"/>
                  <w:marRight w:val="0"/>
                  <w:marTop w:val="0"/>
                  <w:marBottom w:val="0"/>
                  <w:divBdr>
                    <w:top w:val="none" w:sz="0" w:space="0" w:color="auto"/>
                    <w:left w:val="none" w:sz="0" w:space="0" w:color="auto"/>
                    <w:bottom w:val="none" w:sz="0" w:space="0" w:color="auto"/>
                    <w:right w:val="none" w:sz="0" w:space="0" w:color="auto"/>
                  </w:divBdr>
                </w:div>
                <w:div w:id="575896411">
                  <w:marLeft w:val="0"/>
                  <w:marRight w:val="0"/>
                  <w:marTop w:val="0"/>
                  <w:marBottom w:val="0"/>
                  <w:divBdr>
                    <w:top w:val="none" w:sz="0" w:space="0" w:color="auto"/>
                    <w:left w:val="none" w:sz="0" w:space="0" w:color="auto"/>
                    <w:bottom w:val="none" w:sz="0" w:space="0" w:color="auto"/>
                    <w:right w:val="none" w:sz="0" w:space="0" w:color="auto"/>
                  </w:divBdr>
                </w:div>
                <w:div w:id="601843559">
                  <w:marLeft w:val="0"/>
                  <w:marRight w:val="0"/>
                  <w:marTop w:val="0"/>
                  <w:marBottom w:val="0"/>
                  <w:divBdr>
                    <w:top w:val="none" w:sz="0" w:space="0" w:color="auto"/>
                    <w:left w:val="none" w:sz="0" w:space="0" w:color="auto"/>
                    <w:bottom w:val="none" w:sz="0" w:space="0" w:color="auto"/>
                    <w:right w:val="none" w:sz="0" w:space="0" w:color="auto"/>
                  </w:divBdr>
                </w:div>
                <w:div w:id="615257877">
                  <w:marLeft w:val="0"/>
                  <w:marRight w:val="0"/>
                  <w:marTop w:val="0"/>
                  <w:marBottom w:val="0"/>
                  <w:divBdr>
                    <w:top w:val="none" w:sz="0" w:space="0" w:color="auto"/>
                    <w:left w:val="none" w:sz="0" w:space="0" w:color="auto"/>
                    <w:bottom w:val="none" w:sz="0" w:space="0" w:color="auto"/>
                    <w:right w:val="none" w:sz="0" w:space="0" w:color="auto"/>
                  </w:divBdr>
                </w:div>
                <w:div w:id="674458072">
                  <w:marLeft w:val="0"/>
                  <w:marRight w:val="0"/>
                  <w:marTop w:val="0"/>
                  <w:marBottom w:val="0"/>
                  <w:divBdr>
                    <w:top w:val="none" w:sz="0" w:space="0" w:color="auto"/>
                    <w:left w:val="none" w:sz="0" w:space="0" w:color="auto"/>
                    <w:bottom w:val="none" w:sz="0" w:space="0" w:color="auto"/>
                    <w:right w:val="none" w:sz="0" w:space="0" w:color="auto"/>
                  </w:divBdr>
                </w:div>
                <w:div w:id="757672618">
                  <w:marLeft w:val="0"/>
                  <w:marRight w:val="0"/>
                  <w:marTop w:val="0"/>
                  <w:marBottom w:val="0"/>
                  <w:divBdr>
                    <w:top w:val="none" w:sz="0" w:space="0" w:color="auto"/>
                    <w:left w:val="none" w:sz="0" w:space="0" w:color="auto"/>
                    <w:bottom w:val="none" w:sz="0" w:space="0" w:color="auto"/>
                    <w:right w:val="none" w:sz="0" w:space="0" w:color="auto"/>
                  </w:divBdr>
                </w:div>
                <w:div w:id="793838604">
                  <w:marLeft w:val="0"/>
                  <w:marRight w:val="0"/>
                  <w:marTop w:val="0"/>
                  <w:marBottom w:val="0"/>
                  <w:divBdr>
                    <w:top w:val="none" w:sz="0" w:space="0" w:color="auto"/>
                    <w:left w:val="none" w:sz="0" w:space="0" w:color="auto"/>
                    <w:bottom w:val="none" w:sz="0" w:space="0" w:color="auto"/>
                    <w:right w:val="none" w:sz="0" w:space="0" w:color="auto"/>
                  </w:divBdr>
                </w:div>
                <w:div w:id="821391599">
                  <w:marLeft w:val="0"/>
                  <w:marRight w:val="0"/>
                  <w:marTop w:val="0"/>
                  <w:marBottom w:val="0"/>
                  <w:divBdr>
                    <w:top w:val="none" w:sz="0" w:space="0" w:color="auto"/>
                    <w:left w:val="none" w:sz="0" w:space="0" w:color="auto"/>
                    <w:bottom w:val="none" w:sz="0" w:space="0" w:color="auto"/>
                    <w:right w:val="none" w:sz="0" w:space="0" w:color="auto"/>
                  </w:divBdr>
                </w:div>
                <w:div w:id="944311527">
                  <w:marLeft w:val="0"/>
                  <w:marRight w:val="0"/>
                  <w:marTop w:val="0"/>
                  <w:marBottom w:val="0"/>
                  <w:divBdr>
                    <w:top w:val="none" w:sz="0" w:space="0" w:color="auto"/>
                    <w:left w:val="none" w:sz="0" w:space="0" w:color="auto"/>
                    <w:bottom w:val="none" w:sz="0" w:space="0" w:color="auto"/>
                    <w:right w:val="none" w:sz="0" w:space="0" w:color="auto"/>
                  </w:divBdr>
                </w:div>
                <w:div w:id="957562197">
                  <w:marLeft w:val="0"/>
                  <w:marRight w:val="0"/>
                  <w:marTop w:val="0"/>
                  <w:marBottom w:val="0"/>
                  <w:divBdr>
                    <w:top w:val="none" w:sz="0" w:space="0" w:color="auto"/>
                    <w:left w:val="none" w:sz="0" w:space="0" w:color="auto"/>
                    <w:bottom w:val="none" w:sz="0" w:space="0" w:color="auto"/>
                    <w:right w:val="none" w:sz="0" w:space="0" w:color="auto"/>
                  </w:divBdr>
                </w:div>
                <w:div w:id="966353096">
                  <w:marLeft w:val="0"/>
                  <w:marRight w:val="0"/>
                  <w:marTop w:val="0"/>
                  <w:marBottom w:val="0"/>
                  <w:divBdr>
                    <w:top w:val="none" w:sz="0" w:space="0" w:color="auto"/>
                    <w:left w:val="none" w:sz="0" w:space="0" w:color="auto"/>
                    <w:bottom w:val="none" w:sz="0" w:space="0" w:color="auto"/>
                    <w:right w:val="none" w:sz="0" w:space="0" w:color="auto"/>
                  </w:divBdr>
                </w:div>
                <w:div w:id="1004823400">
                  <w:marLeft w:val="0"/>
                  <w:marRight w:val="0"/>
                  <w:marTop w:val="0"/>
                  <w:marBottom w:val="0"/>
                  <w:divBdr>
                    <w:top w:val="none" w:sz="0" w:space="0" w:color="auto"/>
                    <w:left w:val="none" w:sz="0" w:space="0" w:color="auto"/>
                    <w:bottom w:val="none" w:sz="0" w:space="0" w:color="auto"/>
                    <w:right w:val="none" w:sz="0" w:space="0" w:color="auto"/>
                  </w:divBdr>
                </w:div>
                <w:div w:id="1027636700">
                  <w:marLeft w:val="0"/>
                  <w:marRight w:val="0"/>
                  <w:marTop w:val="0"/>
                  <w:marBottom w:val="0"/>
                  <w:divBdr>
                    <w:top w:val="none" w:sz="0" w:space="0" w:color="auto"/>
                    <w:left w:val="none" w:sz="0" w:space="0" w:color="auto"/>
                    <w:bottom w:val="none" w:sz="0" w:space="0" w:color="auto"/>
                    <w:right w:val="none" w:sz="0" w:space="0" w:color="auto"/>
                  </w:divBdr>
                </w:div>
                <w:div w:id="1027677721">
                  <w:marLeft w:val="0"/>
                  <w:marRight w:val="0"/>
                  <w:marTop w:val="0"/>
                  <w:marBottom w:val="0"/>
                  <w:divBdr>
                    <w:top w:val="none" w:sz="0" w:space="0" w:color="auto"/>
                    <w:left w:val="none" w:sz="0" w:space="0" w:color="auto"/>
                    <w:bottom w:val="none" w:sz="0" w:space="0" w:color="auto"/>
                    <w:right w:val="none" w:sz="0" w:space="0" w:color="auto"/>
                  </w:divBdr>
                </w:div>
                <w:div w:id="1040205795">
                  <w:marLeft w:val="0"/>
                  <w:marRight w:val="0"/>
                  <w:marTop w:val="0"/>
                  <w:marBottom w:val="0"/>
                  <w:divBdr>
                    <w:top w:val="none" w:sz="0" w:space="0" w:color="auto"/>
                    <w:left w:val="none" w:sz="0" w:space="0" w:color="auto"/>
                    <w:bottom w:val="none" w:sz="0" w:space="0" w:color="auto"/>
                    <w:right w:val="none" w:sz="0" w:space="0" w:color="auto"/>
                  </w:divBdr>
                </w:div>
                <w:div w:id="1045569569">
                  <w:marLeft w:val="0"/>
                  <w:marRight w:val="0"/>
                  <w:marTop w:val="0"/>
                  <w:marBottom w:val="0"/>
                  <w:divBdr>
                    <w:top w:val="none" w:sz="0" w:space="0" w:color="auto"/>
                    <w:left w:val="none" w:sz="0" w:space="0" w:color="auto"/>
                    <w:bottom w:val="none" w:sz="0" w:space="0" w:color="auto"/>
                    <w:right w:val="none" w:sz="0" w:space="0" w:color="auto"/>
                  </w:divBdr>
                </w:div>
                <w:div w:id="1084883613">
                  <w:marLeft w:val="0"/>
                  <w:marRight w:val="0"/>
                  <w:marTop w:val="0"/>
                  <w:marBottom w:val="0"/>
                  <w:divBdr>
                    <w:top w:val="none" w:sz="0" w:space="0" w:color="auto"/>
                    <w:left w:val="none" w:sz="0" w:space="0" w:color="auto"/>
                    <w:bottom w:val="none" w:sz="0" w:space="0" w:color="auto"/>
                    <w:right w:val="none" w:sz="0" w:space="0" w:color="auto"/>
                  </w:divBdr>
                </w:div>
                <w:div w:id="1109544900">
                  <w:marLeft w:val="0"/>
                  <w:marRight w:val="0"/>
                  <w:marTop w:val="0"/>
                  <w:marBottom w:val="0"/>
                  <w:divBdr>
                    <w:top w:val="none" w:sz="0" w:space="0" w:color="auto"/>
                    <w:left w:val="none" w:sz="0" w:space="0" w:color="auto"/>
                    <w:bottom w:val="none" w:sz="0" w:space="0" w:color="auto"/>
                    <w:right w:val="none" w:sz="0" w:space="0" w:color="auto"/>
                  </w:divBdr>
                </w:div>
                <w:div w:id="1186745514">
                  <w:marLeft w:val="0"/>
                  <w:marRight w:val="0"/>
                  <w:marTop w:val="0"/>
                  <w:marBottom w:val="0"/>
                  <w:divBdr>
                    <w:top w:val="none" w:sz="0" w:space="0" w:color="auto"/>
                    <w:left w:val="none" w:sz="0" w:space="0" w:color="auto"/>
                    <w:bottom w:val="none" w:sz="0" w:space="0" w:color="auto"/>
                    <w:right w:val="none" w:sz="0" w:space="0" w:color="auto"/>
                  </w:divBdr>
                </w:div>
                <w:div w:id="1291060478">
                  <w:marLeft w:val="0"/>
                  <w:marRight w:val="0"/>
                  <w:marTop w:val="0"/>
                  <w:marBottom w:val="0"/>
                  <w:divBdr>
                    <w:top w:val="none" w:sz="0" w:space="0" w:color="auto"/>
                    <w:left w:val="none" w:sz="0" w:space="0" w:color="auto"/>
                    <w:bottom w:val="none" w:sz="0" w:space="0" w:color="auto"/>
                    <w:right w:val="none" w:sz="0" w:space="0" w:color="auto"/>
                  </w:divBdr>
                </w:div>
                <w:div w:id="1306008289">
                  <w:marLeft w:val="0"/>
                  <w:marRight w:val="0"/>
                  <w:marTop w:val="0"/>
                  <w:marBottom w:val="0"/>
                  <w:divBdr>
                    <w:top w:val="none" w:sz="0" w:space="0" w:color="auto"/>
                    <w:left w:val="none" w:sz="0" w:space="0" w:color="auto"/>
                    <w:bottom w:val="none" w:sz="0" w:space="0" w:color="auto"/>
                    <w:right w:val="none" w:sz="0" w:space="0" w:color="auto"/>
                  </w:divBdr>
                </w:div>
                <w:div w:id="1392191025">
                  <w:marLeft w:val="0"/>
                  <w:marRight w:val="0"/>
                  <w:marTop w:val="0"/>
                  <w:marBottom w:val="0"/>
                  <w:divBdr>
                    <w:top w:val="none" w:sz="0" w:space="0" w:color="auto"/>
                    <w:left w:val="none" w:sz="0" w:space="0" w:color="auto"/>
                    <w:bottom w:val="none" w:sz="0" w:space="0" w:color="auto"/>
                    <w:right w:val="none" w:sz="0" w:space="0" w:color="auto"/>
                  </w:divBdr>
                </w:div>
                <w:div w:id="1413311982">
                  <w:marLeft w:val="0"/>
                  <w:marRight w:val="0"/>
                  <w:marTop w:val="0"/>
                  <w:marBottom w:val="0"/>
                  <w:divBdr>
                    <w:top w:val="none" w:sz="0" w:space="0" w:color="auto"/>
                    <w:left w:val="none" w:sz="0" w:space="0" w:color="auto"/>
                    <w:bottom w:val="none" w:sz="0" w:space="0" w:color="auto"/>
                    <w:right w:val="none" w:sz="0" w:space="0" w:color="auto"/>
                  </w:divBdr>
                </w:div>
                <w:div w:id="1491094134">
                  <w:marLeft w:val="0"/>
                  <w:marRight w:val="0"/>
                  <w:marTop w:val="0"/>
                  <w:marBottom w:val="0"/>
                  <w:divBdr>
                    <w:top w:val="none" w:sz="0" w:space="0" w:color="auto"/>
                    <w:left w:val="none" w:sz="0" w:space="0" w:color="auto"/>
                    <w:bottom w:val="none" w:sz="0" w:space="0" w:color="auto"/>
                    <w:right w:val="none" w:sz="0" w:space="0" w:color="auto"/>
                  </w:divBdr>
                </w:div>
                <w:div w:id="1513296631">
                  <w:marLeft w:val="0"/>
                  <w:marRight w:val="0"/>
                  <w:marTop w:val="0"/>
                  <w:marBottom w:val="0"/>
                  <w:divBdr>
                    <w:top w:val="none" w:sz="0" w:space="0" w:color="auto"/>
                    <w:left w:val="none" w:sz="0" w:space="0" w:color="auto"/>
                    <w:bottom w:val="none" w:sz="0" w:space="0" w:color="auto"/>
                    <w:right w:val="none" w:sz="0" w:space="0" w:color="auto"/>
                  </w:divBdr>
                </w:div>
                <w:div w:id="1591819033">
                  <w:marLeft w:val="0"/>
                  <w:marRight w:val="0"/>
                  <w:marTop w:val="0"/>
                  <w:marBottom w:val="0"/>
                  <w:divBdr>
                    <w:top w:val="none" w:sz="0" w:space="0" w:color="auto"/>
                    <w:left w:val="none" w:sz="0" w:space="0" w:color="auto"/>
                    <w:bottom w:val="none" w:sz="0" w:space="0" w:color="auto"/>
                    <w:right w:val="none" w:sz="0" w:space="0" w:color="auto"/>
                  </w:divBdr>
                </w:div>
                <w:div w:id="1725255065">
                  <w:marLeft w:val="0"/>
                  <w:marRight w:val="0"/>
                  <w:marTop w:val="0"/>
                  <w:marBottom w:val="0"/>
                  <w:divBdr>
                    <w:top w:val="none" w:sz="0" w:space="0" w:color="auto"/>
                    <w:left w:val="none" w:sz="0" w:space="0" w:color="auto"/>
                    <w:bottom w:val="none" w:sz="0" w:space="0" w:color="auto"/>
                    <w:right w:val="none" w:sz="0" w:space="0" w:color="auto"/>
                  </w:divBdr>
                </w:div>
                <w:div w:id="1750536265">
                  <w:marLeft w:val="0"/>
                  <w:marRight w:val="0"/>
                  <w:marTop w:val="0"/>
                  <w:marBottom w:val="0"/>
                  <w:divBdr>
                    <w:top w:val="none" w:sz="0" w:space="0" w:color="auto"/>
                    <w:left w:val="none" w:sz="0" w:space="0" w:color="auto"/>
                    <w:bottom w:val="none" w:sz="0" w:space="0" w:color="auto"/>
                    <w:right w:val="none" w:sz="0" w:space="0" w:color="auto"/>
                  </w:divBdr>
                </w:div>
                <w:div w:id="1776247918">
                  <w:marLeft w:val="0"/>
                  <w:marRight w:val="0"/>
                  <w:marTop w:val="0"/>
                  <w:marBottom w:val="0"/>
                  <w:divBdr>
                    <w:top w:val="none" w:sz="0" w:space="0" w:color="auto"/>
                    <w:left w:val="none" w:sz="0" w:space="0" w:color="auto"/>
                    <w:bottom w:val="none" w:sz="0" w:space="0" w:color="auto"/>
                    <w:right w:val="none" w:sz="0" w:space="0" w:color="auto"/>
                  </w:divBdr>
                </w:div>
                <w:div w:id="1822041732">
                  <w:marLeft w:val="0"/>
                  <w:marRight w:val="0"/>
                  <w:marTop w:val="0"/>
                  <w:marBottom w:val="0"/>
                  <w:divBdr>
                    <w:top w:val="none" w:sz="0" w:space="0" w:color="auto"/>
                    <w:left w:val="none" w:sz="0" w:space="0" w:color="auto"/>
                    <w:bottom w:val="none" w:sz="0" w:space="0" w:color="auto"/>
                    <w:right w:val="none" w:sz="0" w:space="0" w:color="auto"/>
                  </w:divBdr>
                </w:div>
                <w:div w:id="1884365370">
                  <w:marLeft w:val="0"/>
                  <w:marRight w:val="0"/>
                  <w:marTop w:val="0"/>
                  <w:marBottom w:val="0"/>
                  <w:divBdr>
                    <w:top w:val="none" w:sz="0" w:space="0" w:color="auto"/>
                    <w:left w:val="none" w:sz="0" w:space="0" w:color="auto"/>
                    <w:bottom w:val="none" w:sz="0" w:space="0" w:color="auto"/>
                    <w:right w:val="none" w:sz="0" w:space="0" w:color="auto"/>
                  </w:divBdr>
                </w:div>
                <w:div w:id="1920750297">
                  <w:marLeft w:val="0"/>
                  <w:marRight w:val="0"/>
                  <w:marTop w:val="0"/>
                  <w:marBottom w:val="0"/>
                  <w:divBdr>
                    <w:top w:val="none" w:sz="0" w:space="0" w:color="auto"/>
                    <w:left w:val="none" w:sz="0" w:space="0" w:color="auto"/>
                    <w:bottom w:val="none" w:sz="0" w:space="0" w:color="auto"/>
                    <w:right w:val="none" w:sz="0" w:space="0" w:color="auto"/>
                  </w:divBdr>
                </w:div>
                <w:div w:id="2008898696">
                  <w:marLeft w:val="0"/>
                  <w:marRight w:val="0"/>
                  <w:marTop w:val="0"/>
                  <w:marBottom w:val="0"/>
                  <w:divBdr>
                    <w:top w:val="none" w:sz="0" w:space="0" w:color="auto"/>
                    <w:left w:val="none" w:sz="0" w:space="0" w:color="auto"/>
                    <w:bottom w:val="none" w:sz="0" w:space="0" w:color="auto"/>
                    <w:right w:val="none" w:sz="0" w:space="0" w:color="auto"/>
                  </w:divBdr>
                </w:div>
                <w:div w:id="2010208668">
                  <w:marLeft w:val="0"/>
                  <w:marRight w:val="0"/>
                  <w:marTop w:val="0"/>
                  <w:marBottom w:val="0"/>
                  <w:divBdr>
                    <w:top w:val="none" w:sz="0" w:space="0" w:color="auto"/>
                    <w:left w:val="none" w:sz="0" w:space="0" w:color="auto"/>
                    <w:bottom w:val="none" w:sz="0" w:space="0" w:color="auto"/>
                    <w:right w:val="none" w:sz="0" w:space="0" w:color="auto"/>
                  </w:divBdr>
                </w:div>
              </w:divsChild>
            </w:div>
            <w:div w:id="874121933">
              <w:marLeft w:val="0"/>
              <w:marRight w:val="0"/>
              <w:marTop w:val="0"/>
              <w:marBottom w:val="0"/>
              <w:divBdr>
                <w:top w:val="none" w:sz="0" w:space="0" w:color="auto"/>
                <w:left w:val="none" w:sz="0" w:space="0" w:color="auto"/>
                <w:bottom w:val="none" w:sz="0" w:space="0" w:color="auto"/>
                <w:right w:val="none" w:sz="0" w:space="0" w:color="auto"/>
              </w:divBdr>
            </w:div>
            <w:div w:id="884951027">
              <w:marLeft w:val="0"/>
              <w:marRight w:val="0"/>
              <w:marTop w:val="0"/>
              <w:marBottom w:val="0"/>
              <w:divBdr>
                <w:top w:val="none" w:sz="0" w:space="0" w:color="auto"/>
                <w:left w:val="none" w:sz="0" w:space="0" w:color="auto"/>
                <w:bottom w:val="none" w:sz="0" w:space="0" w:color="auto"/>
                <w:right w:val="none" w:sz="0" w:space="0" w:color="auto"/>
              </w:divBdr>
            </w:div>
            <w:div w:id="886645296">
              <w:marLeft w:val="0"/>
              <w:marRight w:val="0"/>
              <w:marTop w:val="0"/>
              <w:marBottom w:val="0"/>
              <w:divBdr>
                <w:top w:val="none" w:sz="0" w:space="0" w:color="auto"/>
                <w:left w:val="none" w:sz="0" w:space="0" w:color="auto"/>
                <w:bottom w:val="none" w:sz="0" w:space="0" w:color="auto"/>
                <w:right w:val="none" w:sz="0" w:space="0" w:color="auto"/>
              </w:divBdr>
            </w:div>
            <w:div w:id="901407546">
              <w:marLeft w:val="0"/>
              <w:marRight w:val="0"/>
              <w:marTop w:val="0"/>
              <w:marBottom w:val="0"/>
              <w:divBdr>
                <w:top w:val="none" w:sz="0" w:space="0" w:color="auto"/>
                <w:left w:val="none" w:sz="0" w:space="0" w:color="auto"/>
                <w:bottom w:val="none" w:sz="0" w:space="0" w:color="auto"/>
                <w:right w:val="none" w:sz="0" w:space="0" w:color="auto"/>
              </w:divBdr>
            </w:div>
            <w:div w:id="907227637">
              <w:marLeft w:val="0"/>
              <w:marRight w:val="0"/>
              <w:marTop w:val="0"/>
              <w:marBottom w:val="0"/>
              <w:divBdr>
                <w:top w:val="none" w:sz="0" w:space="0" w:color="auto"/>
                <w:left w:val="none" w:sz="0" w:space="0" w:color="auto"/>
                <w:bottom w:val="none" w:sz="0" w:space="0" w:color="auto"/>
                <w:right w:val="none" w:sz="0" w:space="0" w:color="auto"/>
              </w:divBdr>
            </w:div>
            <w:div w:id="933167368">
              <w:marLeft w:val="0"/>
              <w:marRight w:val="0"/>
              <w:marTop w:val="0"/>
              <w:marBottom w:val="0"/>
              <w:divBdr>
                <w:top w:val="none" w:sz="0" w:space="0" w:color="auto"/>
                <w:left w:val="none" w:sz="0" w:space="0" w:color="auto"/>
                <w:bottom w:val="none" w:sz="0" w:space="0" w:color="auto"/>
                <w:right w:val="none" w:sz="0" w:space="0" w:color="auto"/>
              </w:divBdr>
            </w:div>
            <w:div w:id="958103210">
              <w:marLeft w:val="0"/>
              <w:marRight w:val="0"/>
              <w:marTop w:val="0"/>
              <w:marBottom w:val="0"/>
              <w:divBdr>
                <w:top w:val="none" w:sz="0" w:space="0" w:color="auto"/>
                <w:left w:val="none" w:sz="0" w:space="0" w:color="auto"/>
                <w:bottom w:val="none" w:sz="0" w:space="0" w:color="auto"/>
                <w:right w:val="none" w:sz="0" w:space="0" w:color="auto"/>
              </w:divBdr>
            </w:div>
            <w:div w:id="965430969">
              <w:marLeft w:val="0"/>
              <w:marRight w:val="0"/>
              <w:marTop w:val="0"/>
              <w:marBottom w:val="0"/>
              <w:divBdr>
                <w:top w:val="none" w:sz="0" w:space="0" w:color="auto"/>
                <w:left w:val="none" w:sz="0" w:space="0" w:color="auto"/>
                <w:bottom w:val="none" w:sz="0" w:space="0" w:color="auto"/>
                <w:right w:val="none" w:sz="0" w:space="0" w:color="auto"/>
              </w:divBdr>
            </w:div>
            <w:div w:id="965624308">
              <w:marLeft w:val="0"/>
              <w:marRight w:val="0"/>
              <w:marTop w:val="0"/>
              <w:marBottom w:val="0"/>
              <w:divBdr>
                <w:top w:val="none" w:sz="0" w:space="0" w:color="auto"/>
                <w:left w:val="none" w:sz="0" w:space="0" w:color="auto"/>
                <w:bottom w:val="none" w:sz="0" w:space="0" w:color="auto"/>
                <w:right w:val="none" w:sz="0" w:space="0" w:color="auto"/>
              </w:divBdr>
            </w:div>
            <w:div w:id="975111351">
              <w:marLeft w:val="0"/>
              <w:marRight w:val="0"/>
              <w:marTop w:val="0"/>
              <w:marBottom w:val="0"/>
              <w:divBdr>
                <w:top w:val="none" w:sz="0" w:space="0" w:color="auto"/>
                <w:left w:val="none" w:sz="0" w:space="0" w:color="auto"/>
                <w:bottom w:val="none" w:sz="0" w:space="0" w:color="auto"/>
                <w:right w:val="none" w:sz="0" w:space="0" w:color="auto"/>
              </w:divBdr>
            </w:div>
            <w:div w:id="999886769">
              <w:marLeft w:val="0"/>
              <w:marRight w:val="0"/>
              <w:marTop w:val="0"/>
              <w:marBottom w:val="0"/>
              <w:divBdr>
                <w:top w:val="none" w:sz="0" w:space="0" w:color="auto"/>
                <w:left w:val="none" w:sz="0" w:space="0" w:color="auto"/>
                <w:bottom w:val="none" w:sz="0" w:space="0" w:color="auto"/>
                <w:right w:val="none" w:sz="0" w:space="0" w:color="auto"/>
              </w:divBdr>
            </w:div>
            <w:div w:id="1018121794">
              <w:marLeft w:val="0"/>
              <w:marRight w:val="0"/>
              <w:marTop w:val="0"/>
              <w:marBottom w:val="0"/>
              <w:divBdr>
                <w:top w:val="none" w:sz="0" w:space="0" w:color="auto"/>
                <w:left w:val="none" w:sz="0" w:space="0" w:color="auto"/>
                <w:bottom w:val="none" w:sz="0" w:space="0" w:color="auto"/>
                <w:right w:val="none" w:sz="0" w:space="0" w:color="auto"/>
              </w:divBdr>
            </w:div>
            <w:div w:id="1027294145">
              <w:marLeft w:val="0"/>
              <w:marRight w:val="0"/>
              <w:marTop w:val="0"/>
              <w:marBottom w:val="0"/>
              <w:divBdr>
                <w:top w:val="none" w:sz="0" w:space="0" w:color="auto"/>
                <w:left w:val="none" w:sz="0" w:space="0" w:color="auto"/>
                <w:bottom w:val="none" w:sz="0" w:space="0" w:color="auto"/>
                <w:right w:val="none" w:sz="0" w:space="0" w:color="auto"/>
              </w:divBdr>
            </w:div>
            <w:div w:id="1054741823">
              <w:marLeft w:val="0"/>
              <w:marRight w:val="0"/>
              <w:marTop w:val="0"/>
              <w:marBottom w:val="0"/>
              <w:divBdr>
                <w:top w:val="none" w:sz="0" w:space="0" w:color="auto"/>
                <w:left w:val="none" w:sz="0" w:space="0" w:color="auto"/>
                <w:bottom w:val="none" w:sz="0" w:space="0" w:color="auto"/>
                <w:right w:val="none" w:sz="0" w:space="0" w:color="auto"/>
              </w:divBdr>
            </w:div>
            <w:div w:id="1061750707">
              <w:marLeft w:val="0"/>
              <w:marRight w:val="0"/>
              <w:marTop w:val="0"/>
              <w:marBottom w:val="0"/>
              <w:divBdr>
                <w:top w:val="none" w:sz="0" w:space="0" w:color="auto"/>
                <w:left w:val="none" w:sz="0" w:space="0" w:color="auto"/>
                <w:bottom w:val="none" w:sz="0" w:space="0" w:color="auto"/>
                <w:right w:val="none" w:sz="0" w:space="0" w:color="auto"/>
              </w:divBdr>
            </w:div>
            <w:div w:id="1076321282">
              <w:marLeft w:val="0"/>
              <w:marRight w:val="0"/>
              <w:marTop w:val="0"/>
              <w:marBottom w:val="0"/>
              <w:divBdr>
                <w:top w:val="none" w:sz="0" w:space="0" w:color="auto"/>
                <w:left w:val="none" w:sz="0" w:space="0" w:color="auto"/>
                <w:bottom w:val="none" w:sz="0" w:space="0" w:color="auto"/>
                <w:right w:val="none" w:sz="0" w:space="0" w:color="auto"/>
              </w:divBdr>
            </w:div>
            <w:div w:id="1087848220">
              <w:marLeft w:val="0"/>
              <w:marRight w:val="0"/>
              <w:marTop w:val="0"/>
              <w:marBottom w:val="0"/>
              <w:divBdr>
                <w:top w:val="none" w:sz="0" w:space="0" w:color="auto"/>
                <w:left w:val="none" w:sz="0" w:space="0" w:color="auto"/>
                <w:bottom w:val="none" w:sz="0" w:space="0" w:color="auto"/>
                <w:right w:val="none" w:sz="0" w:space="0" w:color="auto"/>
              </w:divBdr>
            </w:div>
            <w:div w:id="1091203311">
              <w:marLeft w:val="0"/>
              <w:marRight w:val="0"/>
              <w:marTop w:val="0"/>
              <w:marBottom w:val="0"/>
              <w:divBdr>
                <w:top w:val="none" w:sz="0" w:space="0" w:color="auto"/>
                <w:left w:val="none" w:sz="0" w:space="0" w:color="auto"/>
                <w:bottom w:val="none" w:sz="0" w:space="0" w:color="auto"/>
                <w:right w:val="none" w:sz="0" w:space="0" w:color="auto"/>
              </w:divBdr>
            </w:div>
            <w:div w:id="1148864635">
              <w:marLeft w:val="0"/>
              <w:marRight w:val="0"/>
              <w:marTop w:val="0"/>
              <w:marBottom w:val="0"/>
              <w:divBdr>
                <w:top w:val="none" w:sz="0" w:space="0" w:color="auto"/>
                <w:left w:val="none" w:sz="0" w:space="0" w:color="auto"/>
                <w:bottom w:val="none" w:sz="0" w:space="0" w:color="auto"/>
                <w:right w:val="none" w:sz="0" w:space="0" w:color="auto"/>
              </w:divBdr>
            </w:div>
            <w:div w:id="1197281240">
              <w:marLeft w:val="0"/>
              <w:marRight w:val="0"/>
              <w:marTop w:val="0"/>
              <w:marBottom w:val="0"/>
              <w:divBdr>
                <w:top w:val="none" w:sz="0" w:space="0" w:color="auto"/>
                <w:left w:val="none" w:sz="0" w:space="0" w:color="auto"/>
                <w:bottom w:val="none" w:sz="0" w:space="0" w:color="auto"/>
                <w:right w:val="none" w:sz="0" w:space="0" w:color="auto"/>
              </w:divBdr>
            </w:div>
            <w:div w:id="1271208057">
              <w:marLeft w:val="0"/>
              <w:marRight w:val="0"/>
              <w:marTop w:val="0"/>
              <w:marBottom w:val="0"/>
              <w:divBdr>
                <w:top w:val="none" w:sz="0" w:space="0" w:color="auto"/>
                <w:left w:val="none" w:sz="0" w:space="0" w:color="auto"/>
                <w:bottom w:val="none" w:sz="0" w:space="0" w:color="auto"/>
                <w:right w:val="none" w:sz="0" w:space="0" w:color="auto"/>
              </w:divBdr>
            </w:div>
            <w:div w:id="1275094849">
              <w:marLeft w:val="0"/>
              <w:marRight w:val="0"/>
              <w:marTop w:val="0"/>
              <w:marBottom w:val="0"/>
              <w:divBdr>
                <w:top w:val="none" w:sz="0" w:space="0" w:color="auto"/>
                <w:left w:val="none" w:sz="0" w:space="0" w:color="auto"/>
                <w:bottom w:val="none" w:sz="0" w:space="0" w:color="auto"/>
                <w:right w:val="none" w:sz="0" w:space="0" w:color="auto"/>
              </w:divBdr>
            </w:div>
            <w:div w:id="1280380607">
              <w:marLeft w:val="0"/>
              <w:marRight w:val="0"/>
              <w:marTop w:val="0"/>
              <w:marBottom w:val="0"/>
              <w:divBdr>
                <w:top w:val="none" w:sz="0" w:space="0" w:color="auto"/>
                <w:left w:val="none" w:sz="0" w:space="0" w:color="auto"/>
                <w:bottom w:val="none" w:sz="0" w:space="0" w:color="auto"/>
                <w:right w:val="none" w:sz="0" w:space="0" w:color="auto"/>
              </w:divBdr>
            </w:div>
            <w:div w:id="1305232135">
              <w:marLeft w:val="0"/>
              <w:marRight w:val="0"/>
              <w:marTop w:val="0"/>
              <w:marBottom w:val="0"/>
              <w:divBdr>
                <w:top w:val="none" w:sz="0" w:space="0" w:color="auto"/>
                <w:left w:val="none" w:sz="0" w:space="0" w:color="auto"/>
                <w:bottom w:val="none" w:sz="0" w:space="0" w:color="auto"/>
                <w:right w:val="none" w:sz="0" w:space="0" w:color="auto"/>
              </w:divBdr>
            </w:div>
            <w:div w:id="1321731081">
              <w:marLeft w:val="0"/>
              <w:marRight w:val="0"/>
              <w:marTop w:val="0"/>
              <w:marBottom w:val="0"/>
              <w:divBdr>
                <w:top w:val="none" w:sz="0" w:space="0" w:color="auto"/>
                <w:left w:val="none" w:sz="0" w:space="0" w:color="auto"/>
                <w:bottom w:val="none" w:sz="0" w:space="0" w:color="auto"/>
                <w:right w:val="none" w:sz="0" w:space="0" w:color="auto"/>
              </w:divBdr>
            </w:div>
            <w:div w:id="1337608171">
              <w:marLeft w:val="0"/>
              <w:marRight w:val="0"/>
              <w:marTop w:val="480"/>
              <w:marBottom w:val="0"/>
              <w:divBdr>
                <w:top w:val="single" w:sz="6" w:space="0" w:color="auto"/>
                <w:left w:val="single" w:sz="6" w:space="0" w:color="auto"/>
                <w:bottom w:val="single" w:sz="6" w:space="0" w:color="auto"/>
                <w:right w:val="single" w:sz="6" w:space="0" w:color="auto"/>
              </w:divBdr>
            </w:div>
            <w:div w:id="1354500690">
              <w:marLeft w:val="0"/>
              <w:marRight w:val="0"/>
              <w:marTop w:val="0"/>
              <w:marBottom w:val="0"/>
              <w:divBdr>
                <w:top w:val="none" w:sz="0" w:space="0" w:color="auto"/>
                <w:left w:val="none" w:sz="0" w:space="0" w:color="auto"/>
                <w:bottom w:val="none" w:sz="0" w:space="0" w:color="auto"/>
                <w:right w:val="none" w:sz="0" w:space="0" w:color="auto"/>
              </w:divBdr>
            </w:div>
            <w:div w:id="1364790031">
              <w:marLeft w:val="0"/>
              <w:marRight w:val="0"/>
              <w:marTop w:val="0"/>
              <w:marBottom w:val="0"/>
              <w:divBdr>
                <w:top w:val="none" w:sz="0" w:space="0" w:color="auto"/>
                <w:left w:val="none" w:sz="0" w:space="0" w:color="auto"/>
                <w:bottom w:val="none" w:sz="0" w:space="0" w:color="auto"/>
                <w:right w:val="none" w:sz="0" w:space="0" w:color="auto"/>
              </w:divBdr>
            </w:div>
            <w:div w:id="1372918136">
              <w:marLeft w:val="0"/>
              <w:marRight w:val="0"/>
              <w:marTop w:val="0"/>
              <w:marBottom w:val="0"/>
              <w:divBdr>
                <w:top w:val="none" w:sz="0" w:space="0" w:color="auto"/>
                <w:left w:val="none" w:sz="0" w:space="0" w:color="auto"/>
                <w:bottom w:val="none" w:sz="0" w:space="0" w:color="auto"/>
                <w:right w:val="none" w:sz="0" w:space="0" w:color="auto"/>
              </w:divBdr>
            </w:div>
            <w:div w:id="1416978617">
              <w:marLeft w:val="0"/>
              <w:marRight w:val="0"/>
              <w:marTop w:val="0"/>
              <w:marBottom w:val="0"/>
              <w:divBdr>
                <w:top w:val="none" w:sz="0" w:space="0" w:color="auto"/>
                <w:left w:val="none" w:sz="0" w:space="0" w:color="auto"/>
                <w:bottom w:val="none" w:sz="0" w:space="0" w:color="auto"/>
                <w:right w:val="none" w:sz="0" w:space="0" w:color="auto"/>
              </w:divBdr>
            </w:div>
            <w:div w:id="1431586820">
              <w:marLeft w:val="0"/>
              <w:marRight w:val="0"/>
              <w:marTop w:val="0"/>
              <w:marBottom w:val="0"/>
              <w:divBdr>
                <w:top w:val="none" w:sz="0" w:space="0" w:color="auto"/>
                <w:left w:val="none" w:sz="0" w:space="0" w:color="auto"/>
                <w:bottom w:val="none" w:sz="0" w:space="0" w:color="auto"/>
                <w:right w:val="none" w:sz="0" w:space="0" w:color="auto"/>
              </w:divBdr>
            </w:div>
            <w:div w:id="1436484565">
              <w:marLeft w:val="0"/>
              <w:marRight w:val="0"/>
              <w:marTop w:val="0"/>
              <w:marBottom w:val="0"/>
              <w:divBdr>
                <w:top w:val="none" w:sz="0" w:space="0" w:color="auto"/>
                <w:left w:val="none" w:sz="0" w:space="0" w:color="auto"/>
                <w:bottom w:val="none" w:sz="0" w:space="0" w:color="auto"/>
                <w:right w:val="none" w:sz="0" w:space="0" w:color="auto"/>
              </w:divBdr>
            </w:div>
            <w:div w:id="1436485600">
              <w:marLeft w:val="0"/>
              <w:marRight w:val="0"/>
              <w:marTop w:val="0"/>
              <w:marBottom w:val="0"/>
              <w:divBdr>
                <w:top w:val="none" w:sz="0" w:space="0" w:color="auto"/>
                <w:left w:val="none" w:sz="0" w:space="0" w:color="auto"/>
                <w:bottom w:val="none" w:sz="0" w:space="0" w:color="auto"/>
                <w:right w:val="none" w:sz="0" w:space="0" w:color="auto"/>
              </w:divBdr>
            </w:div>
            <w:div w:id="1485509843">
              <w:marLeft w:val="0"/>
              <w:marRight w:val="0"/>
              <w:marTop w:val="0"/>
              <w:marBottom w:val="0"/>
              <w:divBdr>
                <w:top w:val="none" w:sz="0" w:space="0" w:color="auto"/>
                <w:left w:val="none" w:sz="0" w:space="0" w:color="auto"/>
                <w:bottom w:val="none" w:sz="0" w:space="0" w:color="auto"/>
                <w:right w:val="none" w:sz="0" w:space="0" w:color="auto"/>
              </w:divBdr>
            </w:div>
            <w:div w:id="1502693231">
              <w:marLeft w:val="0"/>
              <w:marRight w:val="0"/>
              <w:marTop w:val="0"/>
              <w:marBottom w:val="0"/>
              <w:divBdr>
                <w:top w:val="none" w:sz="0" w:space="0" w:color="auto"/>
                <w:left w:val="none" w:sz="0" w:space="0" w:color="auto"/>
                <w:bottom w:val="none" w:sz="0" w:space="0" w:color="auto"/>
                <w:right w:val="none" w:sz="0" w:space="0" w:color="auto"/>
              </w:divBdr>
            </w:div>
            <w:div w:id="1554192635">
              <w:marLeft w:val="0"/>
              <w:marRight w:val="0"/>
              <w:marTop w:val="0"/>
              <w:marBottom w:val="0"/>
              <w:divBdr>
                <w:top w:val="none" w:sz="0" w:space="0" w:color="auto"/>
                <w:left w:val="none" w:sz="0" w:space="0" w:color="auto"/>
                <w:bottom w:val="none" w:sz="0" w:space="0" w:color="auto"/>
                <w:right w:val="none" w:sz="0" w:space="0" w:color="auto"/>
              </w:divBdr>
            </w:div>
            <w:div w:id="1568607726">
              <w:marLeft w:val="0"/>
              <w:marRight w:val="0"/>
              <w:marTop w:val="0"/>
              <w:marBottom w:val="0"/>
              <w:divBdr>
                <w:top w:val="none" w:sz="0" w:space="0" w:color="auto"/>
                <w:left w:val="none" w:sz="0" w:space="0" w:color="auto"/>
                <w:bottom w:val="none" w:sz="0" w:space="0" w:color="auto"/>
                <w:right w:val="none" w:sz="0" w:space="0" w:color="auto"/>
              </w:divBdr>
            </w:div>
            <w:div w:id="1572882763">
              <w:marLeft w:val="0"/>
              <w:marRight w:val="0"/>
              <w:marTop w:val="0"/>
              <w:marBottom w:val="0"/>
              <w:divBdr>
                <w:top w:val="none" w:sz="0" w:space="0" w:color="auto"/>
                <w:left w:val="none" w:sz="0" w:space="0" w:color="auto"/>
                <w:bottom w:val="none" w:sz="0" w:space="0" w:color="auto"/>
                <w:right w:val="none" w:sz="0" w:space="0" w:color="auto"/>
              </w:divBdr>
            </w:div>
            <w:div w:id="1573151995">
              <w:marLeft w:val="0"/>
              <w:marRight w:val="0"/>
              <w:marTop w:val="0"/>
              <w:marBottom w:val="0"/>
              <w:divBdr>
                <w:top w:val="none" w:sz="0" w:space="0" w:color="auto"/>
                <w:left w:val="none" w:sz="0" w:space="0" w:color="auto"/>
                <w:bottom w:val="none" w:sz="0" w:space="0" w:color="auto"/>
                <w:right w:val="none" w:sz="0" w:space="0" w:color="auto"/>
              </w:divBdr>
            </w:div>
            <w:div w:id="1592078211">
              <w:marLeft w:val="0"/>
              <w:marRight w:val="0"/>
              <w:marTop w:val="0"/>
              <w:marBottom w:val="0"/>
              <w:divBdr>
                <w:top w:val="none" w:sz="0" w:space="0" w:color="auto"/>
                <w:left w:val="none" w:sz="0" w:space="0" w:color="auto"/>
                <w:bottom w:val="none" w:sz="0" w:space="0" w:color="auto"/>
                <w:right w:val="none" w:sz="0" w:space="0" w:color="auto"/>
              </w:divBdr>
            </w:div>
            <w:div w:id="1608653236">
              <w:marLeft w:val="0"/>
              <w:marRight w:val="0"/>
              <w:marTop w:val="0"/>
              <w:marBottom w:val="0"/>
              <w:divBdr>
                <w:top w:val="none" w:sz="0" w:space="0" w:color="auto"/>
                <w:left w:val="none" w:sz="0" w:space="0" w:color="auto"/>
                <w:bottom w:val="none" w:sz="0" w:space="0" w:color="auto"/>
                <w:right w:val="none" w:sz="0" w:space="0" w:color="auto"/>
              </w:divBdr>
            </w:div>
            <w:div w:id="1613247937">
              <w:marLeft w:val="0"/>
              <w:marRight w:val="0"/>
              <w:marTop w:val="0"/>
              <w:marBottom w:val="0"/>
              <w:divBdr>
                <w:top w:val="none" w:sz="0" w:space="0" w:color="auto"/>
                <w:left w:val="none" w:sz="0" w:space="0" w:color="auto"/>
                <w:bottom w:val="none" w:sz="0" w:space="0" w:color="auto"/>
                <w:right w:val="none" w:sz="0" w:space="0" w:color="auto"/>
              </w:divBdr>
            </w:div>
            <w:div w:id="1616403684">
              <w:marLeft w:val="0"/>
              <w:marRight w:val="0"/>
              <w:marTop w:val="0"/>
              <w:marBottom w:val="0"/>
              <w:divBdr>
                <w:top w:val="none" w:sz="0" w:space="0" w:color="auto"/>
                <w:left w:val="none" w:sz="0" w:space="0" w:color="auto"/>
                <w:bottom w:val="none" w:sz="0" w:space="0" w:color="auto"/>
                <w:right w:val="none" w:sz="0" w:space="0" w:color="auto"/>
              </w:divBdr>
            </w:div>
            <w:div w:id="1650404838">
              <w:marLeft w:val="0"/>
              <w:marRight w:val="0"/>
              <w:marTop w:val="0"/>
              <w:marBottom w:val="0"/>
              <w:divBdr>
                <w:top w:val="none" w:sz="0" w:space="0" w:color="auto"/>
                <w:left w:val="none" w:sz="0" w:space="0" w:color="auto"/>
                <w:bottom w:val="none" w:sz="0" w:space="0" w:color="auto"/>
                <w:right w:val="none" w:sz="0" w:space="0" w:color="auto"/>
              </w:divBdr>
            </w:div>
            <w:div w:id="1657224356">
              <w:marLeft w:val="0"/>
              <w:marRight w:val="0"/>
              <w:marTop w:val="0"/>
              <w:marBottom w:val="0"/>
              <w:divBdr>
                <w:top w:val="none" w:sz="0" w:space="0" w:color="auto"/>
                <w:left w:val="none" w:sz="0" w:space="0" w:color="auto"/>
                <w:bottom w:val="none" w:sz="0" w:space="0" w:color="auto"/>
                <w:right w:val="none" w:sz="0" w:space="0" w:color="auto"/>
              </w:divBdr>
            </w:div>
            <w:div w:id="1709647904">
              <w:marLeft w:val="0"/>
              <w:marRight w:val="0"/>
              <w:marTop w:val="0"/>
              <w:marBottom w:val="0"/>
              <w:divBdr>
                <w:top w:val="none" w:sz="0" w:space="0" w:color="auto"/>
                <w:left w:val="none" w:sz="0" w:space="0" w:color="auto"/>
                <w:bottom w:val="none" w:sz="0" w:space="0" w:color="auto"/>
                <w:right w:val="none" w:sz="0" w:space="0" w:color="auto"/>
              </w:divBdr>
            </w:div>
            <w:div w:id="1754010465">
              <w:marLeft w:val="0"/>
              <w:marRight w:val="0"/>
              <w:marTop w:val="0"/>
              <w:marBottom w:val="0"/>
              <w:divBdr>
                <w:top w:val="none" w:sz="0" w:space="0" w:color="auto"/>
                <w:left w:val="none" w:sz="0" w:space="0" w:color="auto"/>
                <w:bottom w:val="none" w:sz="0" w:space="0" w:color="auto"/>
                <w:right w:val="none" w:sz="0" w:space="0" w:color="auto"/>
              </w:divBdr>
            </w:div>
            <w:div w:id="1786120240">
              <w:marLeft w:val="0"/>
              <w:marRight w:val="0"/>
              <w:marTop w:val="0"/>
              <w:marBottom w:val="0"/>
              <w:divBdr>
                <w:top w:val="none" w:sz="0" w:space="0" w:color="auto"/>
                <w:left w:val="none" w:sz="0" w:space="0" w:color="auto"/>
                <w:bottom w:val="none" w:sz="0" w:space="0" w:color="auto"/>
                <w:right w:val="none" w:sz="0" w:space="0" w:color="auto"/>
              </w:divBdr>
            </w:div>
            <w:div w:id="1789006209">
              <w:marLeft w:val="0"/>
              <w:marRight w:val="0"/>
              <w:marTop w:val="0"/>
              <w:marBottom w:val="0"/>
              <w:divBdr>
                <w:top w:val="none" w:sz="0" w:space="0" w:color="auto"/>
                <w:left w:val="none" w:sz="0" w:space="0" w:color="auto"/>
                <w:bottom w:val="none" w:sz="0" w:space="0" w:color="auto"/>
                <w:right w:val="none" w:sz="0" w:space="0" w:color="auto"/>
              </w:divBdr>
            </w:div>
            <w:div w:id="1815171495">
              <w:marLeft w:val="0"/>
              <w:marRight w:val="0"/>
              <w:marTop w:val="0"/>
              <w:marBottom w:val="0"/>
              <w:divBdr>
                <w:top w:val="none" w:sz="0" w:space="0" w:color="auto"/>
                <w:left w:val="none" w:sz="0" w:space="0" w:color="auto"/>
                <w:bottom w:val="none" w:sz="0" w:space="0" w:color="auto"/>
                <w:right w:val="none" w:sz="0" w:space="0" w:color="auto"/>
              </w:divBdr>
            </w:div>
            <w:div w:id="1849253813">
              <w:marLeft w:val="0"/>
              <w:marRight w:val="0"/>
              <w:marTop w:val="0"/>
              <w:marBottom w:val="0"/>
              <w:divBdr>
                <w:top w:val="none" w:sz="0" w:space="0" w:color="auto"/>
                <w:left w:val="none" w:sz="0" w:space="0" w:color="auto"/>
                <w:bottom w:val="none" w:sz="0" w:space="0" w:color="auto"/>
                <w:right w:val="none" w:sz="0" w:space="0" w:color="auto"/>
              </w:divBdr>
            </w:div>
            <w:div w:id="1857110033">
              <w:marLeft w:val="0"/>
              <w:marRight w:val="0"/>
              <w:marTop w:val="0"/>
              <w:marBottom w:val="0"/>
              <w:divBdr>
                <w:top w:val="none" w:sz="0" w:space="0" w:color="auto"/>
                <w:left w:val="none" w:sz="0" w:space="0" w:color="auto"/>
                <w:bottom w:val="none" w:sz="0" w:space="0" w:color="auto"/>
                <w:right w:val="none" w:sz="0" w:space="0" w:color="auto"/>
              </w:divBdr>
            </w:div>
            <w:div w:id="1858888275">
              <w:marLeft w:val="0"/>
              <w:marRight w:val="0"/>
              <w:marTop w:val="0"/>
              <w:marBottom w:val="0"/>
              <w:divBdr>
                <w:top w:val="none" w:sz="0" w:space="0" w:color="auto"/>
                <w:left w:val="none" w:sz="0" w:space="0" w:color="auto"/>
                <w:bottom w:val="none" w:sz="0" w:space="0" w:color="auto"/>
                <w:right w:val="none" w:sz="0" w:space="0" w:color="auto"/>
              </w:divBdr>
            </w:div>
            <w:div w:id="1877085124">
              <w:marLeft w:val="0"/>
              <w:marRight w:val="0"/>
              <w:marTop w:val="0"/>
              <w:marBottom w:val="0"/>
              <w:divBdr>
                <w:top w:val="none" w:sz="0" w:space="0" w:color="auto"/>
                <w:left w:val="none" w:sz="0" w:space="0" w:color="auto"/>
                <w:bottom w:val="none" w:sz="0" w:space="0" w:color="auto"/>
                <w:right w:val="none" w:sz="0" w:space="0" w:color="auto"/>
              </w:divBdr>
            </w:div>
            <w:div w:id="1907641810">
              <w:marLeft w:val="0"/>
              <w:marRight w:val="0"/>
              <w:marTop w:val="0"/>
              <w:marBottom w:val="0"/>
              <w:divBdr>
                <w:top w:val="none" w:sz="0" w:space="0" w:color="auto"/>
                <w:left w:val="none" w:sz="0" w:space="0" w:color="auto"/>
                <w:bottom w:val="none" w:sz="0" w:space="0" w:color="auto"/>
                <w:right w:val="none" w:sz="0" w:space="0" w:color="auto"/>
              </w:divBdr>
            </w:div>
            <w:div w:id="1914663219">
              <w:marLeft w:val="0"/>
              <w:marRight w:val="0"/>
              <w:marTop w:val="0"/>
              <w:marBottom w:val="0"/>
              <w:divBdr>
                <w:top w:val="none" w:sz="0" w:space="0" w:color="auto"/>
                <w:left w:val="none" w:sz="0" w:space="0" w:color="auto"/>
                <w:bottom w:val="none" w:sz="0" w:space="0" w:color="auto"/>
                <w:right w:val="none" w:sz="0" w:space="0" w:color="auto"/>
              </w:divBdr>
            </w:div>
            <w:div w:id="1931623426">
              <w:marLeft w:val="0"/>
              <w:marRight w:val="0"/>
              <w:marTop w:val="480"/>
              <w:marBottom w:val="0"/>
              <w:divBdr>
                <w:top w:val="single" w:sz="6" w:space="0" w:color="auto"/>
                <w:left w:val="single" w:sz="6" w:space="0" w:color="auto"/>
                <w:bottom w:val="single" w:sz="6" w:space="0" w:color="auto"/>
                <w:right w:val="single" w:sz="6" w:space="0" w:color="auto"/>
              </w:divBdr>
            </w:div>
            <w:div w:id="1959140050">
              <w:marLeft w:val="0"/>
              <w:marRight w:val="0"/>
              <w:marTop w:val="0"/>
              <w:marBottom w:val="0"/>
              <w:divBdr>
                <w:top w:val="none" w:sz="0" w:space="0" w:color="auto"/>
                <w:left w:val="none" w:sz="0" w:space="0" w:color="auto"/>
                <w:bottom w:val="none" w:sz="0" w:space="0" w:color="auto"/>
                <w:right w:val="none" w:sz="0" w:space="0" w:color="auto"/>
              </w:divBdr>
            </w:div>
            <w:div w:id="1978294039">
              <w:marLeft w:val="0"/>
              <w:marRight w:val="0"/>
              <w:marTop w:val="0"/>
              <w:marBottom w:val="0"/>
              <w:divBdr>
                <w:top w:val="none" w:sz="0" w:space="0" w:color="auto"/>
                <w:left w:val="none" w:sz="0" w:space="0" w:color="auto"/>
                <w:bottom w:val="none" w:sz="0" w:space="0" w:color="auto"/>
                <w:right w:val="none" w:sz="0" w:space="0" w:color="auto"/>
              </w:divBdr>
            </w:div>
            <w:div w:id="2011181247">
              <w:marLeft w:val="0"/>
              <w:marRight w:val="0"/>
              <w:marTop w:val="0"/>
              <w:marBottom w:val="0"/>
              <w:divBdr>
                <w:top w:val="none" w:sz="0" w:space="0" w:color="auto"/>
                <w:left w:val="none" w:sz="0" w:space="0" w:color="auto"/>
                <w:bottom w:val="none" w:sz="0" w:space="0" w:color="auto"/>
                <w:right w:val="none" w:sz="0" w:space="0" w:color="auto"/>
              </w:divBdr>
            </w:div>
            <w:div w:id="2026900858">
              <w:marLeft w:val="0"/>
              <w:marRight w:val="0"/>
              <w:marTop w:val="0"/>
              <w:marBottom w:val="0"/>
              <w:divBdr>
                <w:top w:val="none" w:sz="0" w:space="0" w:color="auto"/>
                <w:left w:val="none" w:sz="0" w:space="0" w:color="auto"/>
                <w:bottom w:val="none" w:sz="0" w:space="0" w:color="auto"/>
                <w:right w:val="none" w:sz="0" w:space="0" w:color="auto"/>
              </w:divBdr>
            </w:div>
            <w:div w:id="2034763596">
              <w:marLeft w:val="0"/>
              <w:marRight w:val="0"/>
              <w:marTop w:val="0"/>
              <w:marBottom w:val="0"/>
              <w:divBdr>
                <w:top w:val="none" w:sz="0" w:space="0" w:color="auto"/>
                <w:left w:val="none" w:sz="0" w:space="0" w:color="auto"/>
                <w:bottom w:val="none" w:sz="0" w:space="0" w:color="auto"/>
                <w:right w:val="none" w:sz="0" w:space="0" w:color="auto"/>
              </w:divBdr>
            </w:div>
            <w:div w:id="2065906858">
              <w:marLeft w:val="0"/>
              <w:marRight w:val="0"/>
              <w:marTop w:val="0"/>
              <w:marBottom w:val="0"/>
              <w:divBdr>
                <w:top w:val="none" w:sz="0" w:space="0" w:color="auto"/>
                <w:left w:val="none" w:sz="0" w:space="0" w:color="auto"/>
                <w:bottom w:val="none" w:sz="0" w:space="0" w:color="auto"/>
                <w:right w:val="none" w:sz="0" w:space="0" w:color="auto"/>
              </w:divBdr>
            </w:div>
            <w:div w:id="2072071788">
              <w:marLeft w:val="0"/>
              <w:marRight w:val="0"/>
              <w:marTop w:val="0"/>
              <w:marBottom w:val="0"/>
              <w:divBdr>
                <w:top w:val="none" w:sz="0" w:space="0" w:color="auto"/>
                <w:left w:val="none" w:sz="0" w:space="0" w:color="auto"/>
                <w:bottom w:val="none" w:sz="0" w:space="0" w:color="auto"/>
                <w:right w:val="none" w:sz="0" w:space="0" w:color="auto"/>
              </w:divBdr>
            </w:div>
            <w:div w:id="2106026513">
              <w:marLeft w:val="0"/>
              <w:marRight w:val="0"/>
              <w:marTop w:val="480"/>
              <w:marBottom w:val="0"/>
              <w:divBdr>
                <w:top w:val="single" w:sz="6" w:space="0" w:color="auto"/>
                <w:left w:val="single" w:sz="6" w:space="0" w:color="auto"/>
                <w:bottom w:val="single" w:sz="6" w:space="0" w:color="auto"/>
                <w:right w:val="single" w:sz="6" w:space="0" w:color="auto"/>
              </w:divBdr>
            </w:div>
          </w:divsChild>
        </w:div>
        <w:div w:id="699820087">
          <w:marLeft w:val="0"/>
          <w:marRight w:val="0"/>
          <w:marTop w:val="0"/>
          <w:marBottom w:val="0"/>
          <w:divBdr>
            <w:top w:val="none" w:sz="0" w:space="0" w:color="auto"/>
            <w:left w:val="none" w:sz="0" w:space="0" w:color="auto"/>
            <w:bottom w:val="none" w:sz="0" w:space="0" w:color="auto"/>
            <w:right w:val="none" w:sz="0" w:space="0" w:color="auto"/>
          </w:divBdr>
          <w:divsChild>
            <w:div w:id="5444519">
              <w:marLeft w:val="0"/>
              <w:marRight w:val="0"/>
              <w:marTop w:val="0"/>
              <w:marBottom w:val="0"/>
              <w:divBdr>
                <w:top w:val="none" w:sz="0" w:space="0" w:color="auto"/>
                <w:left w:val="none" w:sz="0" w:space="0" w:color="auto"/>
                <w:bottom w:val="none" w:sz="0" w:space="0" w:color="auto"/>
                <w:right w:val="none" w:sz="0" w:space="0" w:color="auto"/>
              </w:divBdr>
            </w:div>
            <w:div w:id="5792831">
              <w:marLeft w:val="0"/>
              <w:marRight w:val="0"/>
              <w:marTop w:val="0"/>
              <w:marBottom w:val="0"/>
              <w:divBdr>
                <w:top w:val="none" w:sz="0" w:space="0" w:color="auto"/>
                <w:left w:val="none" w:sz="0" w:space="0" w:color="auto"/>
                <w:bottom w:val="none" w:sz="0" w:space="0" w:color="auto"/>
                <w:right w:val="none" w:sz="0" w:space="0" w:color="auto"/>
              </w:divBdr>
            </w:div>
            <w:div w:id="8681403">
              <w:marLeft w:val="0"/>
              <w:marRight w:val="0"/>
              <w:marTop w:val="0"/>
              <w:marBottom w:val="0"/>
              <w:divBdr>
                <w:top w:val="none" w:sz="0" w:space="0" w:color="auto"/>
                <w:left w:val="none" w:sz="0" w:space="0" w:color="auto"/>
                <w:bottom w:val="none" w:sz="0" w:space="0" w:color="auto"/>
                <w:right w:val="none" w:sz="0" w:space="0" w:color="auto"/>
              </w:divBdr>
            </w:div>
            <w:div w:id="15542135">
              <w:marLeft w:val="0"/>
              <w:marRight w:val="0"/>
              <w:marTop w:val="0"/>
              <w:marBottom w:val="0"/>
              <w:divBdr>
                <w:top w:val="none" w:sz="0" w:space="0" w:color="auto"/>
                <w:left w:val="none" w:sz="0" w:space="0" w:color="auto"/>
                <w:bottom w:val="none" w:sz="0" w:space="0" w:color="auto"/>
                <w:right w:val="none" w:sz="0" w:space="0" w:color="auto"/>
              </w:divBdr>
            </w:div>
            <w:div w:id="15618644">
              <w:marLeft w:val="0"/>
              <w:marRight w:val="0"/>
              <w:marTop w:val="0"/>
              <w:marBottom w:val="0"/>
              <w:divBdr>
                <w:top w:val="none" w:sz="0" w:space="0" w:color="auto"/>
                <w:left w:val="none" w:sz="0" w:space="0" w:color="auto"/>
                <w:bottom w:val="none" w:sz="0" w:space="0" w:color="auto"/>
                <w:right w:val="none" w:sz="0" w:space="0" w:color="auto"/>
              </w:divBdr>
            </w:div>
            <w:div w:id="15665697">
              <w:marLeft w:val="0"/>
              <w:marRight w:val="0"/>
              <w:marTop w:val="0"/>
              <w:marBottom w:val="0"/>
              <w:divBdr>
                <w:top w:val="none" w:sz="0" w:space="0" w:color="auto"/>
                <w:left w:val="none" w:sz="0" w:space="0" w:color="auto"/>
                <w:bottom w:val="none" w:sz="0" w:space="0" w:color="auto"/>
                <w:right w:val="none" w:sz="0" w:space="0" w:color="auto"/>
              </w:divBdr>
            </w:div>
            <w:div w:id="17004049">
              <w:marLeft w:val="0"/>
              <w:marRight w:val="0"/>
              <w:marTop w:val="0"/>
              <w:marBottom w:val="0"/>
              <w:divBdr>
                <w:top w:val="none" w:sz="0" w:space="0" w:color="auto"/>
                <w:left w:val="none" w:sz="0" w:space="0" w:color="auto"/>
                <w:bottom w:val="none" w:sz="0" w:space="0" w:color="auto"/>
                <w:right w:val="none" w:sz="0" w:space="0" w:color="auto"/>
              </w:divBdr>
            </w:div>
            <w:div w:id="18700668">
              <w:marLeft w:val="0"/>
              <w:marRight w:val="0"/>
              <w:marTop w:val="0"/>
              <w:marBottom w:val="0"/>
              <w:divBdr>
                <w:top w:val="none" w:sz="0" w:space="0" w:color="auto"/>
                <w:left w:val="none" w:sz="0" w:space="0" w:color="auto"/>
                <w:bottom w:val="none" w:sz="0" w:space="0" w:color="auto"/>
                <w:right w:val="none" w:sz="0" w:space="0" w:color="auto"/>
              </w:divBdr>
            </w:div>
            <w:div w:id="20714400">
              <w:marLeft w:val="0"/>
              <w:marRight w:val="0"/>
              <w:marTop w:val="0"/>
              <w:marBottom w:val="0"/>
              <w:divBdr>
                <w:top w:val="none" w:sz="0" w:space="0" w:color="auto"/>
                <w:left w:val="none" w:sz="0" w:space="0" w:color="auto"/>
                <w:bottom w:val="none" w:sz="0" w:space="0" w:color="auto"/>
                <w:right w:val="none" w:sz="0" w:space="0" w:color="auto"/>
              </w:divBdr>
            </w:div>
            <w:div w:id="52852838">
              <w:marLeft w:val="0"/>
              <w:marRight w:val="0"/>
              <w:marTop w:val="0"/>
              <w:marBottom w:val="0"/>
              <w:divBdr>
                <w:top w:val="none" w:sz="0" w:space="0" w:color="auto"/>
                <w:left w:val="none" w:sz="0" w:space="0" w:color="auto"/>
                <w:bottom w:val="none" w:sz="0" w:space="0" w:color="auto"/>
                <w:right w:val="none" w:sz="0" w:space="0" w:color="auto"/>
              </w:divBdr>
            </w:div>
            <w:div w:id="57749976">
              <w:marLeft w:val="0"/>
              <w:marRight w:val="0"/>
              <w:marTop w:val="0"/>
              <w:marBottom w:val="0"/>
              <w:divBdr>
                <w:top w:val="none" w:sz="0" w:space="0" w:color="auto"/>
                <w:left w:val="none" w:sz="0" w:space="0" w:color="auto"/>
                <w:bottom w:val="none" w:sz="0" w:space="0" w:color="auto"/>
                <w:right w:val="none" w:sz="0" w:space="0" w:color="auto"/>
              </w:divBdr>
            </w:div>
            <w:div w:id="62992979">
              <w:marLeft w:val="0"/>
              <w:marRight w:val="0"/>
              <w:marTop w:val="0"/>
              <w:marBottom w:val="0"/>
              <w:divBdr>
                <w:top w:val="none" w:sz="0" w:space="0" w:color="auto"/>
                <w:left w:val="none" w:sz="0" w:space="0" w:color="auto"/>
                <w:bottom w:val="none" w:sz="0" w:space="0" w:color="auto"/>
                <w:right w:val="none" w:sz="0" w:space="0" w:color="auto"/>
              </w:divBdr>
            </w:div>
            <w:div w:id="74666244">
              <w:marLeft w:val="0"/>
              <w:marRight w:val="0"/>
              <w:marTop w:val="0"/>
              <w:marBottom w:val="0"/>
              <w:divBdr>
                <w:top w:val="none" w:sz="0" w:space="0" w:color="auto"/>
                <w:left w:val="none" w:sz="0" w:space="0" w:color="auto"/>
                <w:bottom w:val="none" w:sz="0" w:space="0" w:color="auto"/>
                <w:right w:val="none" w:sz="0" w:space="0" w:color="auto"/>
              </w:divBdr>
            </w:div>
            <w:div w:id="82534545">
              <w:marLeft w:val="0"/>
              <w:marRight w:val="0"/>
              <w:marTop w:val="0"/>
              <w:marBottom w:val="0"/>
              <w:divBdr>
                <w:top w:val="none" w:sz="0" w:space="0" w:color="auto"/>
                <w:left w:val="none" w:sz="0" w:space="0" w:color="auto"/>
                <w:bottom w:val="none" w:sz="0" w:space="0" w:color="auto"/>
                <w:right w:val="none" w:sz="0" w:space="0" w:color="auto"/>
              </w:divBdr>
            </w:div>
            <w:div w:id="84811361">
              <w:marLeft w:val="0"/>
              <w:marRight w:val="0"/>
              <w:marTop w:val="0"/>
              <w:marBottom w:val="0"/>
              <w:divBdr>
                <w:top w:val="none" w:sz="0" w:space="0" w:color="auto"/>
                <w:left w:val="none" w:sz="0" w:space="0" w:color="auto"/>
                <w:bottom w:val="none" w:sz="0" w:space="0" w:color="auto"/>
                <w:right w:val="none" w:sz="0" w:space="0" w:color="auto"/>
              </w:divBdr>
            </w:div>
            <w:div w:id="85393742">
              <w:marLeft w:val="0"/>
              <w:marRight w:val="0"/>
              <w:marTop w:val="0"/>
              <w:marBottom w:val="0"/>
              <w:divBdr>
                <w:top w:val="none" w:sz="0" w:space="0" w:color="auto"/>
                <w:left w:val="none" w:sz="0" w:space="0" w:color="auto"/>
                <w:bottom w:val="none" w:sz="0" w:space="0" w:color="auto"/>
                <w:right w:val="none" w:sz="0" w:space="0" w:color="auto"/>
              </w:divBdr>
            </w:div>
            <w:div w:id="86000284">
              <w:marLeft w:val="0"/>
              <w:marRight w:val="0"/>
              <w:marTop w:val="0"/>
              <w:marBottom w:val="0"/>
              <w:divBdr>
                <w:top w:val="none" w:sz="0" w:space="0" w:color="auto"/>
                <w:left w:val="none" w:sz="0" w:space="0" w:color="auto"/>
                <w:bottom w:val="none" w:sz="0" w:space="0" w:color="auto"/>
                <w:right w:val="none" w:sz="0" w:space="0" w:color="auto"/>
              </w:divBdr>
            </w:div>
            <w:div w:id="90323403">
              <w:marLeft w:val="0"/>
              <w:marRight w:val="0"/>
              <w:marTop w:val="0"/>
              <w:marBottom w:val="0"/>
              <w:divBdr>
                <w:top w:val="none" w:sz="0" w:space="0" w:color="auto"/>
                <w:left w:val="none" w:sz="0" w:space="0" w:color="auto"/>
                <w:bottom w:val="none" w:sz="0" w:space="0" w:color="auto"/>
                <w:right w:val="none" w:sz="0" w:space="0" w:color="auto"/>
              </w:divBdr>
            </w:div>
            <w:div w:id="93285846">
              <w:marLeft w:val="0"/>
              <w:marRight w:val="0"/>
              <w:marTop w:val="0"/>
              <w:marBottom w:val="0"/>
              <w:divBdr>
                <w:top w:val="none" w:sz="0" w:space="0" w:color="auto"/>
                <w:left w:val="none" w:sz="0" w:space="0" w:color="auto"/>
                <w:bottom w:val="none" w:sz="0" w:space="0" w:color="auto"/>
                <w:right w:val="none" w:sz="0" w:space="0" w:color="auto"/>
              </w:divBdr>
            </w:div>
            <w:div w:id="93981320">
              <w:marLeft w:val="0"/>
              <w:marRight w:val="0"/>
              <w:marTop w:val="0"/>
              <w:marBottom w:val="0"/>
              <w:divBdr>
                <w:top w:val="none" w:sz="0" w:space="0" w:color="auto"/>
                <w:left w:val="none" w:sz="0" w:space="0" w:color="auto"/>
                <w:bottom w:val="none" w:sz="0" w:space="0" w:color="auto"/>
                <w:right w:val="none" w:sz="0" w:space="0" w:color="auto"/>
              </w:divBdr>
            </w:div>
            <w:div w:id="102503098">
              <w:marLeft w:val="0"/>
              <w:marRight w:val="0"/>
              <w:marTop w:val="0"/>
              <w:marBottom w:val="0"/>
              <w:divBdr>
                <w:top w:val="none" w:sz="0" w:space="0" w:color="auto"/>
                <w:left w:val="none" w:sz="0" w:space="0" w:color="auto"/>
                <w:bottom w:val="none" w:sz="0" w:space="0" w:color="auto"/>
                <w:right w:val="none" w:sz="0" w:space="0" w:color="auto"/>
              </w:divBdr>
            </w:div>
            <w:div w:id="108359998">
              <w:marLeft w:val="0"/>
              <w:marRight w:val="0"/>
              <w:marTop w:val="0"/>
              <w:marBottom w:val="0"/>
              <w:divBdr>
                <w:top w:val="none" w:sz="0" w:space="0" w:color="auto"/>
                <w:left w:val="none" w:sz="0" w:space="0" w:color="auto"/>
                <w:bottom w:val="none" w:sz="0" w:space="0" w:color="auto"/>
                <w:right w:val="none" w:sz="0" w:space="0" w:color="auto"/>
              </w:divBdr>
            </w:div>
            <w:div w:id="120731739">
              <w:marLeft w:val="0"/>
              <w:marRight w:val="0"/>
              <w:marTop w:val="0"/>
              <w:marBottom w:val="0"/>
              <w:divBdr>
                <w:top w:val="none" w:sz="0" w:space="0" w:color="auto"/>
                <w:left w:val="none" w:sz="0" w:space="0" w:color="auto"/>
                <w:bottom w:val="none" w:sz="0" w:space="0" w:color="auto"/>
                <w:right w:val="none" w:sz="0" w:space="0" w:color="auto"/>
              </w:divBdr>
            </w:div>
            <w:div w:id="126242232">
              <w:marLeft w:val="0"/>
              <w:marRight w:val="0"/>
              <w:marTop w:val="0"/>
              <w:marBottom w:val="0"/>
              <w:divBdr>
                <w:top w:val="none" w:sz="0" w:space="0" w:color="auto"/>
                <w:left w:val="none" w:sz="0" w:space="0" w:color="auto"/>
                <w:bottom w:val="none" w:sz="0" w:space="0" w:color="auto"/>
                <w:right w:val="none" w:sz="0" w:space="0" w:color="auto"/>
              </w:divBdr>
            </w:div>
            <w:div w:id="132797362">
              <w:marLeft w:val="0"/>
              <w:marRight w:val="0"/>
              <w:marTop w:val="0"/>
              <w:marBottom w:val="0"/>
              <w:divBdr>
                <w:top w:val="none" w:sz="0" w:space="0" w:color="auto"/>
                <w:left w:val="none" w:sz="0" w:space="0" w:color="auto"/>
                <w:bottom w:val="none" w:sz="0" w:space="0" w:color="auto"/>
                <w:right w:val="none" w:sz="0" w:space="0" w:color="auto"/>
              </w:divBdr>
            </w:div>
            <w:div w:id="142935878">
              <w:marLeft w:val="0"/>
              <w:marRight w:val="0"/>
              <w:marTop w:val="0"/>
              <w:marBottom w:val="0"/>
              <w:divBdr>
                <w:top w:val="none" w:sz="0" w:space="0" w:color="auto"/>
                <w:left w:val="none" w:sz="0" w:space="0" w:color="auto"/>
                <w:bottom w:val="none" w:sz="0" w:space="0" w:color="auto"/>
                <w:right w:val="none" w:sz="0" w:space="0" w:color="auto"/>
              </w:divBdr>
            </w:div>
            <w:div w:id="144124445">
              <w:marLeft w:val="0"/>
              <w:marRight w:val="0"/>
              <w:marTop w:val="0"/>
              <w:marBottom w:val="0"/>
              <w:divBdr>
                <w:top w:val="none" w:sz="0" w:space="0" w:color="auto"/>
                <w:left w:val="none" w:sz="0" w:space="0" w:color="auto"/>
                <w:bottom w:val="none" w:sz="0" w:space="0" w:color="auto"/>
                <w:right w:val="none" w:sz="0" w:space="0" w:color="auto"/>
              </w:divBdr>
            </w:div>
            <w:div w:id="147673104">
              <w:marLeft w:val="0"/>
              <w:marRight w:val="0"/>
              <w:marTop w:val="0"/>
              <w:marBottom w:val="0"/>
              <w:divBdr>
                <w:top w:val="none" w:sz="0" w:space="0" w:color="auto"/>
                <w:left w:val="none" w:sz="0" w:space="0" w:color="auto"/>
                <w:bottom w:val="none" w:sz="0" w:space="0" w:color="auto"/>
                <w:right w:val="none" w:sz="0" w:space="0" w:color="auto"/>
              </w:divBdr>
            </w:div>
            <w:div w:id="151458817">
              <w:marLeft w:val="0"/>
              <w:marRight w:val="0"/>
              <w:marTop w:val="0"/>
              <w:marBottom w:val="0"/>
              <w:divBdr>
                <w:top w:val="none" w:sz="0" w:space="0" w:color="auto"/>
                <w:left w:val="none" w:sz="0" w:space="0" w:color="auto"/>
                <w:bottom w:val="none" w:sz="0" w:space="0" w:color="auto"/>
                <w:right w:val="none" w:sz="0" w:space="0" w:color="auto"/>
              </w:divBdr>
            </w:div>
            <w:div w:id="159077241">
              <w:marLeft w:val="0"/>
              <w:marRight w:val="0"/>
              <w:marTop w:val="0"/>
              <w:marBottom w:val="0"/>
              <w:divBdr>
                <w:top w:val="none" w:sz="0" w:space="0" w:color="auto"/>
                <w:left w:val="none" w:sz="0" w:space="0" w:color="auto"/>
                <w:bottom w:val="none" w:sz="0" w:space="0" w:color="auto"/>
                <w:right w:val="none" w:sz="0" w:space="0" w:color="auto"/>
              </w:divBdr>
            </w:div>
            <w:div w:id="163785849">
              <w:marLeft w:val="0"/>
              <w:marRight w:val="0"/>
              <w:marTop w:val="0"/>
              <w:marBottom w:val="0"/>
              <w:divBdr>
                <w:top w:val="none" w:sz="0" w:space="0" w:color="auto"/>
                <w:left w:val="none" w:sz="0" w:space="0" w:color="auto"/>
                <w:bottom w:val="none" w:sz="0" w:space="0" w:color="auto"/>
                <w:right w:val="none" w:sz="0" w:space="0" w:color="auto"/>
              </w:divBdr>
            </w:div>
            <w:div w:id="166673399">
              <w:marLeft w:val="0"/>
              <w:marRight w:val="0"/>
              <w:marTop w:val="0"/>
              <w:marBottom w:val="0"/>
              <w:divBdr>
                <w:top w:val="none" w:sz="0" w:space="0" w:color="auto"/>
                <w:left w:val="none" w:sz="0" w:space="0" w:color="auto"/>
                <w:bottom w:val="none" w:sz="0" w:space="0" w:color="auto"/>
                <w:right w:val="none" w:sz="0" w:space="0" w:color="auto"/>
              </w:divBdr>
            </w:div>
            <w:div w:id="183635224">
              <w:marLeft w:val="0"/>
              <w:marRight w:val="0"/>
              <w:marTop w:val="0"/>
              <w:marBottom w:val="0"/>
              <w:divBdr>
                <w:top w:val="none" w:sz="0" w:space="0" w:color="auto"/>
                <w:left w:val="none" w:sz="0" w:space="0" w:color="auto"/>
                <w:bottom w:val="none" w:sz="0" w:space="0" w:color="auto"/>
                <w:right w:val="none" w:sz="0" w:space="0" w:color="auto"/>
              </w:divBdr>
            </w:div>
            <w:div w:id="185411434">
              <w:marLeft w:val="0"/>
              <w:marRight w:val="0"/>
              <w:marTop w:val="0"/>
              <w:marBottom w:val="0"/>
              <w:divBdr>
                <w:top w:val="none" w:sz="0" w:space="0" w:color="auto"/>
                <w:left w:val="none" w:sz="0" w:space="0" w:color="auto"/>
                <w:bottom w:val="none" w:sz="0" w:space="0" w:color="auto"/>
                <w:right w:val="none" w:sz="0" w:space="0" w:color="auto"/>
              </w:divBdr>
            </w:div>
            <w:div w:id="196115987">
              <w:marLeft w:val="0"/>
              <w:marRight w:val="0"/>
              <w:marTop w:val="0"/>
              <w:marBottom w:val="0"/>
              <w:divBdr>
                <w:top w:val="none" w:sz="0" w:space="0" w:color="auto"/>
                <w:left w:val="none" w:sz="0" w:space="0" w:color="auto"/>
                <w:bottom w:val="none" w:sz="0" w:space="0" w:color="auto"/>
                <w:right w:val="none" w:sz="0" w:space="0" w:color="auto"/>
              </w:divBdr>
            </w:div>
            <w:div w:id="199973929">
              <w:marLeft w:val="0"/>
              <w:marRight w:val="0"/>
              <w:marTop w:val="0"/>
              <w:marBottom w:val="0"/>
              <w:divBdr>
                <w:top w:val="none" w:sz="0" w:space="0" w:color="auto"/>
                <w:left w:val="none" w:sz="0" w:space="0" w:color="auto"/>
                <w:bottom w:val="none" w:sz="0" w:space="0" w:color="auto"/>
                <w:right w:val="none" w:sz="0" w:space="0" w:color="auto"/>
              </w:divBdr>
            </w:div>
            <w:div w:id="204223473">
              <w:marLeft w:val="0"/>
              <w:marRight w:val="0"/>
              <w:marTop w:val="0"/>
              <w:marBottom w:val="0"/>
              <w:divBdr>
                <w:top w:val="none" w:sz="0" w:space="0" w:color="auto"/>
                <w:left w:val="none" w:sz="0" w:space="0" w:color="auto"/>
                <w:bottom w:val="none" w:sz="0" w:space="0" w:color="auto"/>
                <w:right w:val="none" w:sz="0" w:space="0" w:color="auto"/>
              </w:divBdr>
            </w:div>
            <w:div w:id="207303450">
              <w:marLeft w:val="0"/>
              <w:marRight w:val="0"/>
              <w:marTop w:val="0"/>
              <w:marBottom w:val="0"/>
              <w:divBdr>
                <w:top w:val="none" w:sz="0" w:space="0" w:color="auto"/>
                <w:left w:val="none" w:sz="0" w:space="0" w:color="auto"/>
                <w:bottom w:val="none" w:sz="0" w:space="0" w:color="auto"/>
                <w:right w:val="none" w:sz="0" w:space="0" w:color="auto"/>
              </w:divBdr>
            </w:div>
            <w:div w:id="211237704">
              <w:marLeft w:val="0"/>
              <w:marRight w:val="0"/>
              <w:marTop w:val="0"/>
              <w:marBottom w:val="0"/>
              <w:divBdr>
                <w:top w:val="none" w:sz="0" w:space="0" w:color="auto"/>
                <w:left w:val="none" w:sz="0" w:space="0" w:color="auto"/>
                <w:bottom w:val="none" w:sz="0" w:space="0" w:color="auto"/>
                <w:right w:val="none" w:sz="0" w:space="0" w:color="auto"/>
              </w:divBdr>
            </w:div>
            <w:div w:id="217672416">
              <w:marLeft w:val="0"/>
              <w:marRight w:val="0"/>
              <w:marTop w:val="0"/>
              <w:marBottom w:val="0"/>
              <w:divBdr>
                <w:top w:val="none" w:sz="0" w:space="0" w:color="auto"/>
                <w:left w:val="none" w:sz="0" w:space="0" w:color="auto"/>
                <w:bottom w:val="none" w:sz="0" w:space="0" w:color="auto"/>
                <w:right w:val="none" w:sz="0" w:space="0" w:color="auto"/>
              </w:divBdr>
            </w:div>
            <w:div w:id="227226502">
              <w:marLeft w:val="0"/>
              <w:marRight w:val="0"/>
              <w:marTop w:val="0"/>
              <w:marBottom w:val="0"/>
              <w:divBdr>
                <w:top w:val="none" w:sz="0" w:space="0" w:color="auto"/>
                <w:left w:val="none" w:sz="0" w:space="0" w:color="auto"/>
                <w:bottom w:val="none" w:sz="0" w:space="0" w:color="auto"/>
                <w:right w:val="none" w:sz="0" w:space="0" w:color="auto"/>
              </w:divBdr>
            </w:div>
            <w:div w:id="228418003">
              <w:marLeft w:val="0"/>
              <w:marRight w:val="0"/>
              <w:marTop w:val="0"/>
              <w:marBottom w:val="0"/>
              <w:divBdr>
                <w:top w:val="none" w:sz="0" w:space="0" w:color="auto"/>
                <w:left w:val="none" w:sz="0" w:space="0" w:color="auto"/>
                <w:bottom w:val="none" w:sz="0" w:space="0" w:color="auto"/>
                <w:right w:val="none" w:sz="0" w:space="0" w:color="auto"/>
              </w:divBdr>
            </w:div>
            <w:div w:id="229653654">
              <w:marLeft w:val="0"/>
              <w:marRight w:val="0"/>
              <w:marTop w:val="0"/>
              <w:marBottom w:val="0"/>
              <w:divBdr>
                <w:top w:val="none" w:sz="0" w:space="0" w:color="auto"/>
                <w:left w:val="none" w:sz="0" w:space="0" w:color="auto"/>
                <w:bottom w:val="none" w:sz="0" w:space="0" w:color="auto"/>
                <w:right w:val="none" w:sz="0" w:space="0" w:color="auto"/>
              </w:divBdr>
            </w:div>
            <w:div w:id="248925694">
              <w:marLeft w:val="0"/>
              <w:marRight w:val="0"/>
              <w:marTop w:val="0"/>
              <w:marBottom w:val="0"/>
              <w:divBdr>
                <w:top w:val="none" w:sz="0" w:space="0" w:color="auto"/>
                <w:left w:val="none" w:sz="0" w:space="0" w:color="auto"/>
                <w:bottom w:val="none" w:sz="0" w:space="0" w:color="auto"/>
                <w:right w:val="none" w:sz="0" w:space="0" w:color="auto"/>
              </w:divBdr>
            </w:div>
            <w:div w:id="253706890">
              <w:marLeft w:val="0"/>
              <w:marRight w:val="0"/>
              <w:marTop w:val="0"/>
              <w:marBottom w:val="0"/>
              <w:divBdr>
                <w:top w:val="none" w:sz="0" w:space="0" w:color="auto"/>
                <w:left w:val="none" w:sz="0" w:space="0" w:color="auto"/>
                <w:bottom w:val="none" w:sz="0" w:space="0" w:color="auto"/>
                <w:right w:val="none" w:sz="0" w:space="0" w:color="auto"/>
              </w:divBdr>
            </w:div>
            <w:div w:id="256639388">
              <w:marLeft w:val="0"/>
              <w:marRight w:val="0"/>
              <w:marTop w:val="0"/>
              <w:marBottom w:val="0"/>
              <w:divBdr>
                <w:top w:val="none" w:sz="0" w:space="0" w:color="auto"/>
                <w:left w:val="none" w:sz="0" w:space="0" w:color="auto"/>
                <w:bottom w:val="none" w:sz="0" w:space="0" w:color="auto"/>
                <w:right w:val="none" w:sz="0" w:space="0" w:color="auto"/>
              </w:divBdr>
            </w:div>
            <w:div w:id="262153212">
              <w:marLeft w:val="0"/>
              <w:marRight w:val="0"/>
              <w:marTop w:val="0"/>
              <w:marBottom w:val="0"/>
              <w:divBdr>
                <w:top w:val="none" w:sz="0" w:space="0" w:color="auto"/>
                <w:left w:val="none" w:sz="0" w:space="0" w:color="auto"/>
                <w:bottom w:val="none" w:sz="0" w:space="0" w:color="auto"/>
                <w:right w:val="none" w:sz="0" w:space="0" w:color="auto"/>
              </w:divBdr>
            </w:div>
            <w:div w:id="265890510">
              <w:marLeft w:val="0"/>
              <w:marRight w:val="0"/>
              <w:marTop w:val="0"/>
              <w:marBottom w:val="0"/>
              <w:divBdr>
                <w:top w:val="none" w:sz="0" w:space="0" w:color="auto"/>
                <w:left w:val="none" w:sz="0" w:space="0" w:color="auto"/>
                <w:bottom w:val="none" w:sz="0" w:space="0" w:color="auto"/>
                <w:right w:val="none" w:sz="0" w:space="0" w:color="auto"/>
              </w:divBdr>
            </w:div>
            <w:div w:id="266621522">
              <w:marLeft w:val="0"/>
              <w:marRight w:val="0"/>
              <w:marTop w:val="0"/>
              <w:marBottom w:val="0"/>
              <w:divBdr>
                <w:top w:val="none" w:sz="0" w:space="0" w:color="auto"/>
                <w:left w:val="none" w:sz="0" w:space="0" w:color="auto"/>
                <w:bottom w:val="none" w:sz="0" w:space="0" w:color="auto"/>
                <w:right w:val="none" w:sz="0" w:space="0" w:color="auto"/>
              </w:divBdr>
            </w:div>
            <w:div w:id="282618726">
              <w:marLeft w:val="0"/>
              <w:marRight w:val="0"/>
              <w:marTop w:val="0"/>
              <w:marBottom w:val="0"/>
              <w:divBdr>
                <w:top w:val="none" w:sz="0" w:space="0" w:color="auto"/>
                <w:left w:val="none" w:sz="0" w:space="0" w:color="auto"/>
                <w:bottom w:val="none" w:sz="0" w:space="0" w:color="auto"/>
                <w:right w:val="none" w:sz="0" w:space="0" w:color="auto"/>
              </w:divBdr>
            </w:div>
            <w:div w:id="288437045">
              <w:marLeft w:val="0"/>
              <w:marRight w:val="0"/>
              <w:marTop w:val="0"/>
              <w:marBottom w:val="0"/>
              <w:divBdr>
                <w:top w:val="none" w:sz="0" w:space="0" w:color="auto"/>
                <w:left w:val="none" w:sz="0" w:space="0" w:color="auto"/>
                <w:bottom w:val="none" w:sz="0" w:space="0" w:color="auto"/>
                <w:right w:val="none" w:sz="0" w:space="0" w:color="auto"/>
              </w:divBdr>
            </w:div>
            <w:div w:id="292904662">
              <w:marLeft w:val="0"/>
              <w:marRight w:val="0"/>
              <w:marTop w:val="0"/>
              <w:marBottom w:val="0"/>
              <w:divBdr>
                <w:top w:val="none" w:sz="0" w:space="0" w:color="auto"/>
                <w:left w:val="none" w:sz="0" w:space="0" w:color="auto"/>
                <w:bottom w:val="none" w:sz="0" w:space="0" w:color="auto"/>
                <w:right w:val="none" w:sz="0" w:space="0" w:color="auto"/>
              </w:divBdr>
            </w:div>
            <w:div w:id="297105899">
              <w:marLeft w:val="0"/>
              <w:marRight w:val="0"/>
              <w:marTop w:val="0"/>
              <w:marBottom w:val="0"/>
              <w:divBdr>
                <w:top w:val="none" w:sz="0" w:space="0" w:color="auto"/>
                <w:left w:val="none" w:sz="0" w:space="0" w:color="auto"/>
                <w:bottom w:val="none" w:sz="0" w:space="0" w:color="auto"/>
                <w:right w:val="none" w:sz="0" w:space="0" w:color="auto"/>
              </w:divBdr>
            </w:div>
            <w:div w:id="300379095">
              <w:marLeft w:val="0"/>
              <w:marRight w:val="0"/>
              <w:marTop w:val="0"/>
              <w:marBottom w:val="0"/>
              <w:divBdr>
                <w:top w:val="none" w:sz="0" w:space="0" w:color="auto"/>
                <w:left w:val="none" w:sz="0" w:space="0" w:color="auto"/>
                <w:bottom w:val="none" w:sz="0" w:space="0" w:color="auto"/>
                <w:right w:val="none" w:sz="0" w:space="0" w:color="auto"/>
              </w:divBdr>
            </w:div>
            <w:div w:id="309099400">
              <w:marLeft w:val="0"/>
              <w:marRight w:val="0"/>
              <w:marTop w:val="0"/>
              <w:marBottom w:val="0"/>
              <w:divBdr>
                <w:top w:val="none" w:sz="0" w:space="0" w:color="auto"/>
                <w:left w:val="none" w:sz="0" w:space="0" w:color="auto"/>
                <w:bottom w:val="none" w:sz="0" w:space="0" w:color="auto"/>
                <w:right w:val="none" w:sz="0" w:space="0" w:color="auto"/>
              </w:divBdr>
            </w:div>
            <w:div w:id="310646060">
              <w:marLeft w:val="0"/>
              <w:marRight w:val="0"/>
              <w:marTop w:val="0"/>
              <w:marBottom w:val="0"/>
              <w:divBdr>
                <w:top w:val="none" w:sz="0" w:space="0" w:color="auto"/>
                <w:left w:val="none" w:sz="0" w:space="0" w:color="auto"/>
                <w:bottom w:val="none" w:sz="0" w:space="0" w:color="auto"/>
                <w:right w:val="none" w:sz="0" w:space="0" w:color="auto"/>
              </w:divBdr>
            </w:div>
            <w:div w:id="319693201">
              <w:marLeft w:val="0"/>
              <w:marRight w:val="0"/>
              <w:marTop w:val="0"/>
              <w:marBottom w:val="0"/>
              <w:divBdr>
                <w:top w:val="none" w:sz="0" w:space="0" w:color="auto"/>
                <w:left w:val="none" w:sz="0" w:space="0" w:color="auto"/>
                <w:bottom w:val="none" w:sz="0" w:space="0" w:color="auto"/>
                <w:right w:val="none" w:sz="0" w:space="0" w:color="auto"/>
              </w:divBdr>
            </w:div>
            <w:div w:id="328681300">
              <w:marLeft w:val="0"/>
              <w:marRight w:val="0"/>
              <w:marTop w:val="0"/>
              <w:marBottom w:val="0"/>
              <w:divBdr>
                <w:top w:val="none" w:sz="0" w:space="0" w:color="auto"/>
                <w:left w:val="none" w:sz="0" w:space="0" w:color="auto"/>
                <w:bottom w:val="none" w:sz="0" w:space="0" w:color="auto"/>
                <w:right w:val="none" w:sz="0" w:space="0" w:color="auto"/>
              </w:divBdr>
            </w:div>
            <w:div w:id="329874336">
              <w:marLeft w:val="0"/>
              <w:marRight w:val="0"/>
              <w:marTop w:val="0"/>
              <w:marBottom w:val="0"/>
              <w:divBdr>
                <w:top w:val="none" w:sz="0" w:space="0" w:color="auto"/>
                <w:left w:val="none" w:sz="0" w:space="0" w:color="auto"/>
                <w:bottom w:val="none" w:sz="0" w:space="0" w:color="auto"/>
                <w:right w:val="none" w:sz="0" w:space="0" w:color="auto"/>
              </w:divBdr>
            </w:div>
            <w:div w:id="331959433">
              <w:marLeft w:val="0"/>
              <w:marRight w:val="0"/>
              <w:marTop w:val="0"/>
              <w:marBottom w:val="0"/>
              <w:divBdr>
                <w:top w:val="none" w:sz="0" w:space="0" w:color="auto"/>
                <w:left w:val="none" w:sz="0" w:space="0" w:color="auto"/>
                <w:bottom w:val="none" w:sz="0" w:space="0" w:color="auto"/>
                <w:right w:val="none" w:sz="0" w:space="0" w:color="auto"/>
              </w:divBdr>
            </w:div>
            <w:div w:id="344405489">
              <w:marLeft w:val="0"/>
              <w:marRight w:val="0"/>
              <w:marTop w:val="0"/>
              <w:marBottom w:val="0"/>
              <w:divBdr>
                <w:top w:val="none" w:sz="0" w:space="0" w:color="auto"/>
                <w:left w:val="none" w:sz="0" w:space="0" w:color="auto"/>
                <w:bottom w:val="none" w:sz="0" w:space="0" w:color="auto"/>
                <w:right w:val="none" w:sz="0" w:space="0" w:color="auto"/>
              </w:divBdr>
            </w:div>
            <w:div w:id="345788998">
              <w:marLeft w:val="0"/>
              <w:marRight w:val="0"/>
              <w:marTop w:val="0"/>
              <w:marBottom w:val="0"/>
              <w:divBdr>
                <w:top w:val="none" w:sz="0" w:space="0" w:color="auto"/>
                <w:left w:val="none" w:sz="0" w:space="0" w:color="auto"/>
                <w:bottom w:val="none" w:sz="0" w:space="0" w:color="auto"/>
                <w:right w:val="none" w:sz="0" w:space="0" w:color="auto"/>
              </w:divBdr>
            </w:div>
            <w:div w:id="345907419">
              <w:marLeft w:val="0"/>
              <w:marRight w:val="0"/>
              <w:marTop w:val="0"/>
              <w:marBottom w:val="0"/>
              <w:divBdr>
                <w:top w:val="none" w:sz="0" w:space="0" w:color="auto"/>
                <w:left w:val="none" w:sz="0" w:space="0" w:color="auto"/>
                <w:bottom w:val="none" w:sz="0" w:space="0" w:color="auto"/>
                <w:right w:val="none" w:sz="0" w:space="0" w:color="auto"/>
              </w:divBdr>
            </w:div>
            <w:div w:id="350492173">
              <w:marLeft w:val="0"/>
              <w:marRight w:val="0"/>
              <w:marTop w:val="0"/>
              <w:marBottom w:val="0"/>
              <w:divBdr>
                <w:top w:val="none" w:sz="0" w:space="0" w:color="auto"/>
                <w:left w:val="none" w:sz="0" w:space="0" w:color="auto"/>
                <w:bottom w:val="none" w:sz="0" w:space="0" w:color="auto"/>
                <w:right w:val="none" w:sz="0" w:space="0" w:color="auto"/>
              </w:divBdr>
            </w:div>
            <w:div w:id="354118525">
              <w:marLeft w:val="0"/>
              <w:marRight w:val="0"/>
              <w:marTop w:val="0"/>
              <w:marBottom w:val="0"/>
              <w:divBdr>
                <w:top w:val="none" w:sz="0" w:space="0" w:color="auto"/>
                <w:left w:val="none" w:sz="0" w:space="0" w:color="auto"/>
                <w:bottom w:val="none" w:sz="0" w:space="0" w:color="auto"/>
                <w:right w:val="none" w:sz="0" w:space="0" w:color="auto"/>
              </w:divBdr>
            </w:div>
            <w:div w:id="355696158">
              <w:marLeft w:val="0"/>
              <w:marRight w:val="0"/>
              <w:marTop w:val="0"/>
              <w:marBottom w:val="0"/>
              <w:divBdr>
                <w:top w:val="none" w:sz="0" w:space="0" w:color="auto"/>
                <w:left w:val="none" w:sz="0" w:space="0" w:color="auto"/>
                <w:bottom w:val="none" w:sz="0" w:space="0" w:color="auto"/>
                <w:right w:val="none" w:sz="0" w:space="0" w:color="auto"/>
              </w:divBdr>
            </w:div>
            <w:div w:id="361132700">
              <w:marLeft w:val="0"/>
              <w:marRight w:val="0"/>
              <w:marTop w:val="0"/>
              <w:marBottom w:val="0"/>
              <w:divBdr>
                <w:top w:val="none" w:sz="0" w:space="0" w:color="auto"/>
                <w:left w:val="none" w:sz="0" w:space="0" w:color="auto"/>
                <w:bottom w:val="none" w:sz="0" w:space="0" w:color="auto"/>
                <w:right w:val="none" w:sz="0" w:space="0" w:color="auto"/>
              </w:divBdr>
            </w:div>
            <w:div w:id="367681397">
              <w:marLeft w:val="0"/>
              <w:marRight w:val="0"/>
              <w:marTop w:val="0"/>
              <w:marBottom w:val="0"/>
              <w:divBdr>
                <w:top w:val="none" w:sz="0" w:space="0" w:color="auto"/>
                <w:left w:val="none" w:sz="0" w:space="0" w:color="auto"/>
                <w:bottom w:val="none" w:sz="0" w:space="0" w:color="auto"/>
                <w:right w:val="none" w:sz="0" w:space="0" w:color="auto"/>
              </w:divBdr>
            </w:div>
            <w:div w:id="375354211">
              <w:marLeft w:val="0"/>
              <w:marRight w:val="0"/>
              <w:marTop w:val="0"/>
              <w:marBottom w:val="0"/>
              <w:divBdr>
                <w:top w:val="none" w:sz="0" w:space="0" w:color="auto"/>
                <w:left w:val="none" w:sz="0" w:space="0" w:color="auto"/>
                <w:bottom w:val="none" w:sz="0" w:space="0" w:color="auto"/>
                <w:right w:val="none" w:sz="0" w:space="0" w:color="auto"/>
              </w:divBdr>
            </w:div>
            <w:div w:id="376591481">
              <w:marLeft w:val="0"/>
              <w:marRight w:val="0"/>
              <w:marTop w:val="0"/>
              <w:marBottom w:val="0"/>
              <w:divBdr>
                <w:top w:val="none" w:sz="0" w:space="0" w:color="auto"/>
                <w:left w:val="none" w:sz="0" w:space="0" w:color="auto"/>
                <w:bottom w:val="none" w:sz="0" w:space="0" w:color="auto"/>
                <w:right w:val="none" w:sz="0" w:space="0" w:color="auto"/>
              </w:divBdr>
            </w:div>
            <w:div w:id="386102761">
              <w:marLeft w:val="0"/>
              <w:marRight w:val="0"/>
              <w:marTop w:val="0"/>
              <w:marBottom w:val="0"/>
              <w:divBdr>
                <w:top w:val="none" w:sz="0" w:space="0" w:color="auto"/>
                <w:left w:val="none" w:sz="0" w:space="0" w:color="auto"/>
                <w:bottom w:val="none" w:sz="0" w:space="0" w:color="auto"/>
                <w:right w:val="none" w:sz="0" w:space="0" w:color="auto"/>
              </w:divBdr>
            </w:div>
            <w:div w:id="395786245">
              <w:marLeft w:val="0"/>
              <w:marRight w:val="0"/>
              <w:marTop w:val="0"/>
              <w:marBottom w:val="0"/>
              <w:divBdr>
                <w:top w:val="none" w:sz="0" w:space="0" w:color="auto"/>
                <w:left w:val="none" w:sz="0" w:space="0" w:color="auto"/>
                <w:bottom w:val="none" w:sz="0" w:space="0" w:color="auto"/>
                <w:right w:val="none" w:sz="0" w:space="0" w:color="auto"/>
              </w:divBdr>
            </w:div>
            <w:div w:id="398674852">
              <w:marLeft w:val="0"/>
              <w:marRight w:val="0"/>
              <w:marTop w:val="0"/>
              <w:marBottom w:val="0"/>
              <w:divBdr>
                <w:top w:val="none" w:sz="0" w:space="0" w:color="auto"/>
                <w:left w:val="none" w:sz="0" w:space="0" w:color="auto"/>
                <w:bottom w:val="none" w:sz="0" w:space="0" w:color="auto"/>
                <w:right w:val="none" w:sz="0" w:space="0" w:color="auto"/>
              </w:divBdr>
            </w:div>
            <w:div w:id="414979862">
              <w:marLeft w:val="0"/>
              <w:marRight w:val="0"/>
              <w:marTop w:val="0"/>
              <w:marBottom w:val="0"/>
              <w:divBdr>
                <w:top w:val="none" w:sz="0" w:space="0" w:color="auto"/>
                <w:left w:val="none" w:sz="0" w:space="0" w:color="auto"/>
                <w:bottom w:val="none" w:sz="0" w:space="0" w:color="auto"/>
                <w:right w:val="none" w:sz="0" w:space="0" w:color="auto"/>
              </w:divBdr>
            </w:div>
            <w:div w:id="419104726">
              <w:marLeft w:val="0"/>
              <w:marRight w:val="0"/>
              <w:marTop w:val="0"/>
              <w:marBottom w:val="0"/>
              <w:divBdr>
                <w:top w:val="none" w:sz="0" w:space="0" w:color="auto"/>
                <w:left w:val="none" w:sz="0" w:space="0" w:color="auto"/>
                <w:bottom w:val="none" w:sz="0" w:space="0" w:color="auto"/>
                <w:right w:val="none" w:sz="0" w:space="0" w:color="auto"/>
              </w:divBdr>
            </w:div>
            <w:div w:id="427164436">
              <w:marLeft w:val="0"/>
              <w:marRight w:val="0"/>
              <w:marTop w:val="0"/>
              <w:marBottom w:val="0"/>
              <w:divBdr>
                <w:top w:val="none" w:sz="0" w:space="0" w:color="auto"/>
                <w:left w:val="none" w:sz="0" w:space="0" w:color="auto"/>
                <w:bottom w:val="none" w:sz="0" w:space="0" w:color="auto"/>
                <w:right w:val="none" w:sz="0" w:space="0" w:color="auto"/>
              </w:divBdr>
            </w:div>
            <w:div w:id="427851381">
              <w:marLeft w:val="0"/>
              <w:marRight w:val="0"/>
              <w:marTop w:val="0"/>
              <w:marBottom w:val="0"/>
              <w:divBdr>
                <w:top w:val="none" w:sz="0" w:space="0" w:color="auto"/>
                <w:left w:val="none" w:sz="0" w:space="0" w:color="auto"/>
                <w:bottom w:val="none" w:sz="0" w:space="0" w:color="auto"/>
                <w:right w:val="none" w:sz="0" w:space="0" w:color="auto"/>
              </w:divBdr>
            </w:div>
            <w:div w:id="434835674">
              <w:marLeft w:val="0"/>
              <w:marRight w:val="0"/>
              <w:marTop w:val="0"/>
              <w:marBottom w:val="0"/>
              <w:divBdr>
                <w:top w:val="none" w:sz="0" w:space="0" w:color="auto"/>
                <w:left w:val="none" w:sz="0" w:space="0" w:color="auto"/>
                <w:bottom w:val="none" w:sz="0" w:space="0" w:color="auto"/>
                <w:right w:val="none" w:sz="0" w:space="0" w:color="auto"/>
              </w:divBdr>
            </w:div>
            <w:div w:id="459305221">
              <w:marLeft w:val="0"/>
              <w:marRight w:val="0"/>
              <w:marTop w:val="0"/>
              <w:marBottom w:val="0"/>
              <w:divBdr>
                <w:top w:val="none" w:sz="0" w:space="0" w:color="auto"/>
                <w:left w:val="none" w:sz="0" w:space="0" w:color="auto"/>
                <w:bottom w:val="none" w:sz="0" w:space="0" w:color="auto"/>
                <w:right w:val="none" w:sz="0" w:space="0" w:color="auto"/>
              </w:divBdr>
            </w:div>
            <w:div w:id="459690672">
              <w:marLeft w:val="0"/>
              <w:marRight w:val="0"/>
              <w:marTop w:val="0"/>
              <w:marBottom w:val="0"/>
              <w:divBdr>
                <w:top w:val="none" w:sz="0" w:space="0" w:color="auto"/>
                <w:left w:val="none" w:sz="0" w:space="0" w:color="auto"/>
                <w:bottom w:val="none" w:sz="0" w:space="0" w:color="auto"/>
                <w:right w:val="none" w:sz="0" w:space="0" w:color="auto"/>
              </w:divBdr>
            </w:div>
            <w:div w:id="461003866">
              <w:marLeft w:val="0"/>
              <w:marRight w:val="0"/>
              <w:marTop w:val="0"/>
              <w:marBottom w:val="0"/>
              <w:divBdr>
                <w:top w:val="none" w:sz="0" w:space="0" w:color="auto"/>
                <w:left w:val="none" w:sz="0" w:space="0" w:color="auto"/>
                <w:bottom w:val="none" w:sz="0" w:space="0" w:color="auto"/>
                <w:right w:val="none" w:sz="0" w:space="0" w:color="auto"/>
              </w:divBdr>
            </w:div>
            <w:div w:id="464540679">
              <w:marLeft w:val="0"/>
              <w:marRight w:val="0"/>
              <w:marTop w:val="0"/>
              <w:marBottom w:val="0"/>
              <w:divBdr>
                <w:top w:val="none" w:sz="0" w:space="0" w:color="auto"/>
                <w:left w:val="none" w:sz="0" w:space="0" w:color="auto"/>
                <w:bottom w:val="none" w:sz="0" w:space="0" w:color="auto"/>
                <w:right w:val="none" w:sz="0" w:space="0" w:color="auto"/>
              </w:divBdr>
            </w:div>
            <w:div w:id="484860090">
              <w:marLeft w:val="0"/>
              <w:marRight w:val="0"/>
              <w:marTop w:val="0"/>
              <w:marBottom w:val="0"/>
              <w:divBdr>
                <w:top w:val="none" w:sz="0" w:space="0" w:color="auto"/>
                <w:left w:val="none" w:sz="0" w:space="0" w:color="auto"/>
                <w:bottom w:val="none" w:sz="0" w:space="0" w:color="auto"/>
                <w:right w:val="none" w:sz="0" w:space="0" w:color="auto"/>
              </w:divBdr>
            </w:div>
            <w:div w:id="487327009">
              <w:marLeft w:val="0"/>
              <w:marRight w:val="0"/>
              <w:marTop w:val="0"/>
              <w:marBottom w:val="0"/>
              <w:divBdr>
                <w:top w:val="none" w:sz="0" w:space="0" w:color="auto"/>
                <w:left w:val="none" w:sz="0" w:space="0" w:color="auto"/>
                <w:bottom w:val="none" w:sz="0" w:space="0" w:color="auto"/>
                <w:right w:val="none" w:sz="0" w:space="0" w:color="auto"/>
              </w:divBdr>
            </w:div>
            <w:div w:id="491145832">
              <w:marLeft w:val="0"/>
              <w:marRight w:val="0"/>
              <w:marTop w:val="0"/>
              <w:marBottom w:val="0"/>
              <w:divBdr>
                <w:top w:val="none" w:sz="0" w:space="0" w:color="auto"/>
                <w:left w:val="none" w:sz="0" w:space="0" w:color="auto"/>
                <w:bottom w:val="none" w:sz="0" w:space="0" w:color="auto"/>
                <w:right w:val="none" w:sz="0" w:space="0" w:color="auto"/>
              </w:divBdr>
            </w:div>
            <w:div w:id="492573130">
              <w:marLeft w:val="0"/>
              <w:marRight w:val="0"/>
              <w:marTop w:val="0"/>
              <w:marBottom w:val="0"/>
              <w:divBdr>
                <w:top w:val="none" w:sz="0" w:space="0" w:color="auto"/>
                <w:left w:val="none" w:sz="0" w:space="0" w:color="auto"/>
                <w:bottom w:val="none" w:sz="0" w:space="0" w:color="auto"/>
                <w:right w:val="none" w:sz="0" w:space="0" w:color="auto"/>
              </w:divBdr>
            </w:div>
            <w:div w:id="493453226">
              <w:marLeft w:val="0"/>
              <w:marRight w:val="0"/>
              <w:marTop w:val="0"/>
              <w:marBottom w:val="0"/>
              <w:divBdr>
                <w:top w:val="none" w:sz="0" w:space="0" w:color="auto"/>
                <w:left w:val="none" w:sz="0" w:space="0" w:color="auto"/>
                <w:bottom w:val="none" w:sz="0" w:space="0" w:color="auto"/>
                <w:right w:val="none" w:sz="0" w:space="0" w:color="auto"/>
              </w:divBdr>
            </w:div>
            <w:div w:id="493490162">
              <w:marLeft w:val="0"/>
              <w:marRight w:val="0"/>
              <w:marTop w:val="0"/>
              <w:marBottom w:val="0"/>
              <w:divBdr>
                <w:top w:val="none" w:sz="0" w:space="0" w:color="auto"/>
                <w:left w:val="none" w:sz="0" w:space="0" w:color="auto"/>
                <w:bottom w:val="none" w:sz="0" w:space="0" w:color="auto"/>
                <w:right w:val="none" w:sz="0" w:space="0" w:color="auto"/>
              </w:divBdr>
            </w:div>
            <w:div w:id="501167430">
              <w:marLeft w:val="0"/>
              <w:marRight w:val="0"/>
              <w:marTop w:val="0"/>
              <w:marBottom w:val="0"/>
              <w:divBdr>
                <w:top w:val="none" w:sz="0" w:space="0" w:color="auto"/>
                <w:left w:val="none" w:sz="0" w:space="0" w:color="auto"/>
                <w:bottom w:val="none" w:sz="0" w:space="0" w:color="auto"/>
                <w:right w:val="none" w:sz="0" w:space="0" w:color="auto"/>
              </w:divBdr>
            </w:div>
            <w:div w:id="506873750">
              <w:marLeft w:val="0"/>
              <w:marRight w:val="0"/>
              <w:marTop w:val="0"/>
              <w:marBottom w:val="0"/>
              <w:divBdr>
                <w:top w:val="none" w:sz="0" w:space="0" w:color="auto"/>
                <w:left w:val="none" w:sz="0" w:space="0" w:color="auto"/>
                <w:bottom w:val="none" w:sz="0" w:space="0" w:color="auto"/>
                <w:right w:val="none" w:sz="0" w:space="0" w:color="auto"/>
              </w:divBdr>
            </w:div>
            <w:div w:id="511258712">
              <w:marLeft w:val="0"/>
              <w:marRight w:val="0"/>
              <w:marTop w:val="0"/>
              <w:marBottom w:val="0"/>
              <w:divBdr>
                <w:top w:val="none" w:sz="0" w:space="0" w:color="auto"/>
                <w:left w:val="none" w:sz="0" w:space="0" w:color="auto"/>
                <w:bottom w:val="none" w:sz="0" w:space="0" w:color="auto"/>
                <w:right w:val="none" w:sz="0" w:space="0" w:color="auto"/>
              </w:divBdr>
            </w:div>
            <w:div w:id="526017610">
              <w:marLeft w:val="0"/>
              <w:marRight w:val="0"/>
              <w:marTop w:val="0"/>
              <w:marBottom w:val="0"/>
              <w:divBdr>
                <w:top w:val="none" w:sz="0" w:space="0" w:color="auto"/>
                <w:left w:val="none" w:sz="0" w:space="0" w:color="auto"/>
                <w:bottom w:val="none" w:sz="0" w:space="0" w:color="auto"/>
                <w:right w:val="none" w:sz="0" w:space="0" w:color="auto"/>
              </w:divBdr>
            </w:div>
            <w:div w:id="534654149">
              <w:marLeft w:val="0"/>
              <w:marRight w:val="0"/>
              <w:marTop w:val="0"/>
              <w:marBottom w:val="0"/>
              <w:divBdr>
                <w:top w:val="none" w:sz="0" w:space="0" w:color="auto"/>
                <w:left w:val="none" w:sz="0" w:space="0" w:color="auto"/>
                <w:bottom w:val="none" w:sz="0" w:space="0" w:color="auto"/>
                <w:right w:val="none" w:sz="0" w:space="0" w:color="auto"/>
              </w:divBdr>
            </w:div>
            <w:div w:id="543519142">
              <w:marLeft w:val="0"/>
              <w:marRight w:val="0"/>
              <w:marTop w:val="0"/>
              <w:marBottom w:val="0"/>
              <w:divBdr>
                <w:top w:val="none" w:sz="0" w:space="0" w:color="auto"/>
                <w:left w:val="none" w:sz="0" w:space="0" w:color="auto"/>
                <w:bottom w:val="none" w:sz="0" w:space="0" w:color="auto"/>
                <w:right w:val="none" w:sz="0" w:space="0" w:color="auto"/>
              </w:divBdr>
            </w:div>
            <w:div w:id="544760800">
              <w:marLeft w:val="0"/>
              <w:marRight w:val="0"/>
              <w:marTop w:val="0"/>
              <w:marBottom w:val="0"/>
              <w:divBdr>
                <w:top w:val="none" w:sz="0" w:space="0" w:color="auto"/>
                <w:left w:val="none" w:sz="0" w:space="0" w:color="auto"/>
                <w:bottom w:val="none" w:sz="0" w:space="0" w:color="auto"/>
                <w:right w:val="none" w:sz="0" w:space="0" w:color="auto"/>
              </w:divBdr>
            </w:div>
            <w:div w:id="546071352">
              <w:marLeft w:val="0"/>
              <w:marRight w:val="0"/>
              <w:marTop w:val="0"/>
              <w:marBottom w:val="0"/>
              <w:divBdr>
                <w:top w:val="none" w:sz="0" w:space="0" w:color="auto"/>
                <w:left w:val="none" w:sz="0" w:space="0" w:color="auto"/>
                <w:bottom w:val="none" w:sz="0" w:space="0" w:color="auto"/>
                <w:right w:val="none" w:sz="0" w:space="0" w:color="auto"/>
              </w:divBdr>
            </w:div>
            <w:div w:id="546571095">
              <w:marLeft w:val="0"/>
              <w:marRight w:val="0"/>
              <w:marTop w:val="0"/>
              <w:marBottom w:val="0"/>
              <w:divBdr>
                <w:top w:val="none" w:sz="0" w:space="0" w:color="auto"/>
                <w:left w:val="none" w:sz="0" w:space="0" w:color="auto"/>
                <w:bottom w:val="none" w:sz="0" w:space="0" w:color="auto"/>
                <w:right w:val="none" w:sz="0" w:space="0" w:color="auto"/>
              </w:divBdr>
            </w:div>
            <w:div w:id="547760412">
              <w:marLeft w:val="0"/>
              <w:marRight w:val="0"/>
              <w:marTop w:val="0"/>
              <w:marBottom w:val="0"/>
              <w:divBdr>
                <w:top w:val="none" w:sz="0" w:space="0" w:color="auto"/>
                <w:left w:val="none" w:sz="0" w:space="0" w:color="auto"/>
                <w:bottom w:val="none" w:sz="0" w:space="0" w:color="auto"/>
                <w:right w:val="none" w:sz="0" w:space="0" w:color="auto"/>
              </w:divBdr>
            </w:div>
            <w:div w:id="547959709">
              <w:marLeft w:val="0"/>
              <w:marRight w:val="0"/>
              <w:marTop w:val="0"/>
              <w:marBottom w:val="0"/>
              <w:divBdr>
                <w:top w:val="none" w:sz="0" w:space="0" w:color="auto"/>
                <w:left w:val="none" w:sz="0" w:space="0" w:color="auto"/>
                <w:bottom w:val="none" w:sz="0" w:space="0" w:color="auto"/>
                <w:right w:val="none" w:sz="0" w:space="0" w:color="auto"/>
              </w:divBdr>
            </w:div>
            <w:div w:id="549616509">
              <w:marLeft w:val="0"/>
              <w:marRight w:val="0"/>
              <w:marTop w:val="0"/>
              <w:marBottom w:val="0"/>
              <w:divBdr>
                <w:top w:val="none" w:sz="0" w:space="0" w:color="auto"/>
                <w:left w:val="none" w:sz="0" w:space="0" w:color="auto"/>
                <w:bottom w:val="none" w:sz="0" w:space="0" w:color="auto"/>
                <w:right w:val="none" w:sz="0" w:space="0" w:color="auto"/>
              </w:divBdr>
            </w:div>
            <w:div w:id="565191486">
              <w:marLeft w:val="0"/>
              <w:marRight w:val="0"/>
              <w:marTop w:val="0"/>
              <w:marBottom w:val="0"/>
              <w:divBdr>
                <w:top w:val="none" w:sz="0" w:space="0" w:color="auto"/>
                <w:left w:val="none" w:sz="0" w:space="0" w:color="auto"/>
                <w:bottom w:val="none" w:sz="0" w:space="0" w:color="auto"/>
                <w:right w:val="none" w:sz="0" w:space="0" w:color="auto"/>
              </w:divBdr>
            </w:div>
            <w:div w:id="565796445">
              <w:marLeft w:val="0"/>
              <w:marRight w:val="0"/>
              <w:marTop w:val="0"/>
              <w:marBottom w:val="0"/>
              <w:divBdr>
                <w:top w:val="none" w:sz="0" w:space="0" w:color="auto"/>
                <w:left w:val="none" w:sz="0" w:space="0" w:color="auto"/>
                <w:bottom w:val="none" w:sz="0" w:space="0" w:color="auto"/>
                <w:right w:val="none" w:sz="0" w:space="0" w:color="auto"/>
              </w:divBdr>
            </w:div>
            <w:div w:id="568464707">
              <w:marLeft w:val="0"/>
              <w:marRight w:val="0"/>
              <w:marTop w:val="0"/>
              <w:marBottom w:val="0"/>
              <w:divBdr>
                <w:top w:val="none" w:sz="0" w:space="0" w:color="auto"/>
                <w:left w:val="none" w:sz="0" w:space="0" w:color="auto"/>
                <w:bottom w:val="none" w:sz="0" w:space="0" w:color="auto"/>
                <w:right w:val="none" w:sz="0" w:space="0" w:color="auto"/>
              </w:divBdr>
            </w:div>
            <w:div w:id="583028923">
              <w:marLeft w:val="0"/>
              <w:marRight w:val="0"/>
              <w:marTop w:val="0"/>
              <w:marBottom w:val="0"/>
              <w:divBdr>
                <w:top w:val="none" w:sz="0" w:space="0" w:color="auto"/>
                <w:left w:val="none" w:sz="0" w:space="0" w:color="auto"/>
                <w:bottom w:val="none" w:sz="0" w:space="0" w:color="auto"/>
                <w:right w:val="none" w:sz="0" w:space="0" w:color="auto"/>
              </w:divBdr>
            </w:div>
            <w:div w:id="594557064">
              <w:marLeft w:val="0"/>
              <w:marRight w:val="0"/>
              <w:marTop w:val="0"/>
              <w:marBottom w:val="0"/>
              <w:divBdr>
                <w:top w:val="none" w:sz="0" w:space="0" w:color="auto"/>
                <w:left w:val="none" w:sz="0" w:space="0" w:color="auto"/>
                <w:bottom w:val="none" w:sz="0" w:space="0" w:color="auto"/>
                <w:right w:val="none" w:sz="0" w:space="0" w:color="auto"/>
              </w:divBdr>
            </w:div>
            <w:div w:id="600378073">
              <w:marLeft w:val="0"/>
              <w:marRight w:val="0"/>
              <w:marTop w:val="0"/>
              <w:marBottom w:val="0"/>
              <w:divBdr>
                <w:top w:val="none" w:sz="0" w:space="0" w:color="auto"/>
                <w:left w:val="none" w:sz="0" w:space="0" w:color="auto"/>
                <w:bottom w:val="none" w:sz="0" w:space="0" w:color="auto"/>
                <w:right w:val="none" w:sz="0" w:space="0" w:color="auto"/>
              </w:divBdr>
            </w:div>
            <w:div w:id="609168453">
              <w:marLeft w:val="0"/>
              <w:marRight w:val="0"/>
              <w:marTop w:val="0"/>
              <w:marBottom w:val="0"/>
              <w:divBdr>
                <w:top w:val="none" w:sz="0" w:space="0" w:color="auto"/>
                <w:left w:val="none" w:sz="0" w:space="0" w:color="auto"/>
                <w:bottom w:val="none" w:sz="0" w:space="0" w:color="auto"/>
                <w:right w:val="none" w:sz="0" w:space="0" w:color="auto"/>
              </w:divBdr>
            </w:div>
            <w:div w:id="615066897">
              <w:marLeft w:val="0"/>
              <w:marRight w:val="0"/>
              <w:marTop w:val="0"/>
              <w:marBottom w:val="0"/>
              <w:divBdr>
                <w:top w:val="none" w:sz="0" w:space="0" w:color="auto"/>
                <w:left w:val="none" w:sz="0" w:space="0" w:color="auto"/>
                <w:bottom w:val="none" w:sz="0" w:space="0" w:color="auto"/>
                <w:right w:val="none" w:sz="0" w:space="0" w:color="auto"/>
              </w:divBdr>
            </w:div>
            <w:div w:id="618999893">
              <w:marLeft w:val="0"/>
              <w:marRight w:val="0"/>
              <w:marTop w:val="0"/>
              <w:marBottom w:val="0"/>
              <w:divBdr>
                <w:top w:val="none" w:sz="0" w:space="0" w:color="auto"/>
                <w:left w:val="none" w:sz="0" w:space="0" w:color="auto"/>
                <w:bottom w:val="none" w:sz="0" w:space="0" w:color="auto"/>
                <w:right w:val="none" w:sz="0" w:space="0" w:color="auto"/>
              </w:divBdr>
            </w:div>
            <w:div w:id="619607394">
              <w:marLeft w:val="0"/>
              <w:marRight w:val="0"/>
              <w:marTop w:val="0"/>
              <w:marBottom w:val="0"/>
              <w:divBdr>
                <w:top w:val="none" w:sz="0" w:space="0" w:color="auto"/>
                <w:left w:val="none" w:sz="0" w:space="0" w:color="auto"/>
                <w:bottom w:val="none" w:sz="0" w:space="0" w:color="auto"/>
                <w:right w:val="none" w:sz="0" w:space="0" w:color="auto"/>
              </w:divBdr>
            </w:div>
            <w:div w:id="624652655">
              <w:marLeft w:val="0"/>
              <w:marRight w:val="0"/>
              <w:marTop w:val="0"/>
              <w:marBottom w:val="0"/>
              <w:divBdr>
                <w:top w:val="none" w:sz="0" w:space="0" w:color="auto"/>
                <w:left w:val="none" w:sz="0" w:space="0" w:color="auto"/>
                <w:bottom w:val="none" w:sz="0" w:space="0" w:color="auto"/>
                <w:right w:val="none" w:sz="0" w:space="0" w:color="auto"/>
              </w:divBdr>
            </w:div>
            <w:div w:id="631323128">
              <w:marLeft w:val="0"/>
              <w:marRight w:val="0"/>
              <w:marTop w:val="0"/>
              <w:marBottom w:val="0"/>
              <w:divBdr>
                <w:top w:val="none" w:sz="0" w:space="0" w:color="auto"/>
                <w:left w:val="none" w:sz="0" w:space="0" w:color="auto"/>
                <w:bottom w:val="none" w:sz="0" w:space="0" w:color="auto"/>
                <w:right w:val="none" w:sz="0" w:space="0" w:color="auto"/>
              </w:divBdr>
            </w:div>
            <w:div w:id="631712135">
              <w:marLeft w:val="0"/>
              <w:marRight w:val="0"/>
              <w:marTop w:val="0"/>
              <w:marBottom w:val="0"/>
              <w:divBdr>
                <w:top w:val="none" w:sz="0" w:space="0" w:color="auto"/>
                <w:left w:val="none" w:sz="0" w:space="0" w:color="auto"/>
                <w:bottom w:val="none" w:sz="0" w:space="0" w:color="auto"/>
                <w:right w:val="none" w:sz="0" w:space="0" w:color="auto"/>
              </w:divBdr>
            </w:div>
            <w:div w:id="636225030">
              <w:marLeft w:val="0"/>
              <w:marRight w:val="0"/>
              <w:marTop w:val="0"/>
              <w:marBottom w:val="0"/>
              <w:divBdr>
                <w:top w:val="none" w:sz="0" w:space="0" w:color="auto"/>
                <w:left w:val="none" w:sz="0" w:space="0" w:color="auto"/>
                <w:bottom w:val="none" w:sz="0" w:space="0" w:color="auto"/>
                <w:right w:val="none" w:sz="0" w:space="0" w:color="auto"/>
              </w:divBdr>
            </w:div>
            <w:div w:id="640430534">
              <w:marLeft w:val="0"/>
              <w:marRight w:val="0"/>
              <w:marTop w:val="0"/>
              <w:marBottom w:val="0"/>
              <w:divBdr>
                <w:top w:val="none" w:sz="0" w:space="0" w:color="auto"/>
                <w:left w:val="none" w:sz="0" w:space="0" w:color="auto"/>
                <w:bottom w:val="none" w:sz="0" w:space="0" w:color="auto"/>
                <w:right w:val="none" w:sz="0" w:space="0" w:color="auto"/>
              </w:divBdr>
            </w:div>
            <w:div w:id="643437822">
              <w:marLeft w:val="0"/>
              <w:marRight w:val="0"/>
              <w:marTop w:val="0"/>
              <w:marBottom w:val="0"/>
              <w:divBdr>
                <w:top w:val="none" w:sz="0" w:space="0" w:color="auto"/>
                <w:left w:val="none" w:sz="0" w:space="0" w:color="auto"/>
                <w:bottom w:val="none" w:sz="0" w:space="0" w:color="auto"/>
                <w:right w:val="none" w:sz="0" w:space="0" w:color="auto"/>
              </w:divBdr>
            </w:div>
            <w:div w:id="647512340">
              <w:marLeft w:val="0"/>
              <w:marRight w:val="0"/>
              <w:marTop w:val="0"/>
              <w:marBottom w:val="0"/>
              <w:divBdr>
                <w:top w:val="none" w:sz="0" w:space="0" w:color="auto"/>
                <w:left w:val="none" w:sz="0" w:space="0" w:color="auto"/>
                <w:bottom w:val="none" w:sz="0" w:space="0" w:color="auto"/>
                <w:right w:val="none" w:sz="0" w:space="0" w:color="auto"/>
              </w:divBdr>
            </w:div>
            <w:div w:id="658192110">
              <w:marLeft w:val="0"/>
              <w:marRight w:val="0"/>
              <w:marTop w:val="0"/>
              <w:marBottom w:val="0"/>
              <w:divBdr>
                <w:top w:val="none" w:sz="0" w:space="0" w:color="auto"/>
                <w:left w:val="none" w:sz="0" w:space="0" w:color="auto"/>
                <w:bottom w:val="none" w:sz="0" w:space="0" w:color="auto"/>
                <w:right w:val="none" w:sz="0" w:space="0" w:color="auto"/>
              </w:divBdr>
            </w:div>
            <w:div w:id="664668825">
              <w:marLeft w:val="0"/>
              <w:marRight w:val="0"/>
              <w:marTop w:val="0"/>
              <w:marBottom w:val="0"/>
              <w:divBdr>
                <w:top w:val="none" w:sz="0" w:space="0" w:color="auto"/>
                <w:left w:val="none" w:sz="0" w:space="0" w:color="auto"/>
                <w:bottom w:val="none" w:sz="0" w:space="0" w:color="auto"/>
                <w:right w:val="none" w:sz="0" w:space="0" w:color="auto"/>
              </w:divBdr>
            </w:div>
            <w:div w:id="675963040">
              <w:marLeft w:val="0"/>
              <w:marRight w:val="0"/>
              <w:marTop w:val="0"/>
              <w:marBottom w:val="0"/>
              <w:divBdr>
                <w:top w:val="none" w:sz="0" w:space="0" w:color="auto"/>
                <w:left w:val="none" w:sz="0" w:space="0" w:color="auto"/>
                <w:bottom w:val="none" w:sz="0" w:space="0" w:color="auto"/>
                <w:right w:val="none" w:sz="0" w:space="0" w:color="auto"/>
              </w:divBdr>
            </w:div>
            <w:div w:id="683627804">
              <w:marLeft w:val="0"/>
              <w:marRight w:val="0"/>
              <w:marTop w:val="0"/>
              <w:marBottom w:val="0"/>
              <w:divBdr>
                <w:top w:val="none" w:sz="0" w:space="0" w:color="auto"/>
                <w:left w:val="none" w:sz="0" w:space="0" w:color="auto"/>
                <w:bottom w:val="none" w:sz="0" w:space="0" w:color="auto"/>
                <w:right w:val="none" w:sz="0" w:space="0" w:color="auto"/>
              </w:divBdr>
            </w:div>
            <w:div w:id="691224670">
              <w:marLeft w:val="0"/>
              <w:marRight w:val="0"/>
              <w:marTop w:val="0"/>
              <w:marBottom w:val="0"/>
              <w:divBdr>
                <w:top w:val="none" w:sz="0" w:space="0" w:color="auto"/>
                <w:left w:val="none" w:sz="0" w:space="0" w:color="auto"/>
                <w:bottom w:val="none" w:sz="0" w:space="0" w:color="auto"/>
                <w:right w:val="none" w:sz="0" w:space="0" w:color="auto"/>
              </w:divBdr>
            </w:div>
            <w:div w:id="708601965">
              <w:marLeft w:val="0"/>
              <w:marRight w:val="0"/>
              <w:marTop w:val="0"/>
              <w:marBottom w:val="0"/>
              <w:divBdr>
                <w:top w:val="none" w:sz="0" w:space="0" w:color="auto"/>
                <w:left w:val="none" w:sz="0" w:space="0" w:color="auto"/>
                <w:bottom w:val="none" w:sz="0" w:space="0" w:color="auto"/>
                <w:right w:val="none" w:sz="0" w:space="0" w:color="auto"/>
              </w:divBdr>
            </w:div>
            <w:div w:id="718624879">
              <w:marLeft w:val="0"/>
              <w:marRight w:val="0"/>
              <w:marTop w:val="0"/>
              <w:marBottom w:val="0"/>
              <w:divBdr>
                <w:top w:val="none" w:sz="0" w:space="0" w:color="auto"/>
                <w:left w:val="none" w:sz="0" w:space="0" w:color="auto"/>
                <w:bottom w:val="none" w:sz="0" w:space="0" w:color="auto"/>
                <w:right w:val="none" w:sz="0" w:space="0" w:color="auto"/>
              </w:divBdr>
            </w:div>
            <w:div w:id="772477387">
              <w:marLeft w:val="0"/>
              <w:marRight w:val="0"/>
              <w:marTop w:val="0"/>
              <w:marBottom w:val="0"/>
              <w:divBdr>
                <w:top w:val="none" w:sz="0" w:space="0" w:color="auto"/>
                <w:left w:val="none" w:sz="0" w:space="0" w:color="auto"/>
                <w:bottom w:val="none" w:sz="0" w:space="0" w:color="auto"/>
                <w:right w:val="none" w:sz="0" w:space="0" w:color="auto"/>
              </w:divBdr>
            </w:div>
            <w:div w:id="773130935">
              <w:marLeft w:val="0"/>
              <w:marRight w:val="0"/>
              <w:marTop w:val="0"/>
              <w:marBottom w:val="0"/>
              <w:divBdr>
                <w:top w:val="none" w:sz="0" w:space="0" w:color="auto"/>
                <w:left w:val="none" w:sz="0" w:space="0" w:color="auto"/>
                <w:bottom w:val="none" w:sz="0" w:space="0" w:color="auto"/>
                <w:right w:val="none" w:sz="0" w:space="0" w:color="auto"/>
              </w:divBdr>
            </w:div>
            <w:div w:id="777330739">
              <w:marLeft w:val="0"/>
              <w:marRight w:val="0"/>
              <w:marTop w:val="0"/>
              <w:marBottom w:val="0"/>
              <w:divBdr>
                <w:top w:val="none" w:sz="0" w:space="0" w:color="auto"/>
                <w:left w:val="none" w:sz="0" w:space="0" w:color="auto"/>
                <w:bottom w:val="none" w:sz="0" w:space="0" w:color="auto"/>
                <w:right w:val="none" w:sz="0" w:space="0" w:color="auto"/>
              </w:divBdr>
            </w:div>
            <w:div w:id="777523634">
              <w:marLeft w:val="0"/>
              <w:marRight w:val="0"/>
              <w:marTop w:val="0"/>
              <w:marBottom w:val="0"/>
              <w:divBdr>
                <w:top w:val="none" w:sz="0" w:space="0" w:color="auto"/>
                <w:left w:val="none" w:sz="0" w:space="0" w:color="auto"/>
                <w:bottom w:val="none" w:sz="0" w:space="0" w:color="auto"/>
                <w:right w:val="none" w:sz="0" w:space="0" w:color="auto"/>
              </w:divBdr>
            </w:div>
            <w:div w:id="789592321">
              <w:marLeft w:val="0"/>
              <w:marRight w:val="0"/>
              <w:marTop w:val="0"/>
              <w:marBottom w:val="0"/>
              <w:divBdr>
                <w:top w:val="none" w:sz="0" w:space="0" w:color="auto"/>
                <w:left w:val="none" w:sz="0" w:space="0" w:color="auto"/>
                <w:bottom w:val="none" w:sz="0" w:space="0" w:color="auto"/>
                <w:right w:val="none" w:sz="0" w:space="0" w:color="auto"/>
              </w:divBdr>
            </w:div>
            <w:div w:id="790561121">
              <w:marLeft w:val="0"/>
              <w:marRight w:val="0"/>
              <w:marTop w:val="0"/>
              <w:marBottom w:val="0"/>
              <w:divBdr>
                <w:top w:val="none" w:sz="0" w:space="0" w:color="auto"/>
                <w:left w:val="none" w:sz="0" w:space="0" w:color="auto"/>
                <w:bottom w:val="none" w:sz="0" w:space="0" w:color="auto"/>
                <w:right w:val="none" w:sz="0" w:space="0" w:color="auto"/>
              </w:divBdr>
            </w:div>
            <w:div w:id="813180637">
              <w:marLeft w:val="0"/>
              <w:marRight w:val="0"/>
              <w:marTop w:val="0"/>
              <w:marBottom w:val="0"/>
              <w:divBdr>
                <w:top w:val="none" w:sz="0" w:space="0" w:color="auto"/>
                <w:left w:val="none" w:sz="0" w:space="0" w:color="auto"/>
                <w:bottom w:val="none" w:sz="0" w:space="0" w:color="auto"/>
                <w:right w:val="none" w:sz="0" w:space="0" w:color="auto"/>
              </w:divBdr>
            </w:div>
            <w:div w:id="820467384">
              <w:marLeft w:val="0"/>
              <w:marRight w:val="0"/>
              <w:marTop w:val="0"/>
              <w:marBottom w:val="0"/>
              <w:divBdr>
                <w:top w:val="none" w:sz="0" w:space="0" w:color="auto"/>
                <w:left w:val="none" w:sz="0" w:space="0" w:color="auto"/>
                <w:bottom w:val="none" w:sz="0" w:space="0" w:color="auto"/>
                <w:right w:val="none" w:sz="0" w:space="0" w:color="auto"/>
              </w:divBdr>
            </w:div>
            <w:div w:id="822354525">
              <w:marLeft w:val="0"/>
              <w:marRight w:val="0"/>
              <w:marTop w:val="0"/>
              <w:marBottom w:val="0"/>
              <w:divBdr>
                <w:top w:val="none" w:sz="0" w:space="0" w:color="auto"/>
                <w:left w:val="none" w:sz="0" w:space="0" w:color="auto"/>
                <w:bottom w:val="none" w:sz="0" w:space="0" w:color="auto"/>
                <w:right w:val="none" w:sz="0" w:space="0" w:color="auto"/>
              </w:divBdr>
            </w:div>
            <w:div w:id="828441548">
              <w:marLeft w:val="0"/>
              <w:marRight w:val="0"/>
              <w:marTop w:val="0"/>
              <w:marBottom w:val="0"/>
              <w:divBdr>
                <w:top w:val="none" w:sz="0" w:space="0" w:color="auto"/>
                <w:left w:val="none" w:sz="0" w:space="0" w:color="auto"/>
                <w:bottom w:val="none" w:sz="0" w:space="0" w:color="auto"/>
                <w:right w:val="none" w:sz="0" w:space="0" w:color="auto"/>
              </w:divBdr>
            </w:div>
            <w:div w:id="829177337">
              <w:marLeft w:val="0"/>
              <w:marRight w:val="0"/>
              <w:marTop w:val="0"/>
              <w:marBottom w:val="0"/>
              <w:divBdr>
                <w:top w:val="none" w:sz="0" w:space="0" w:color="auto"/>
                <w:left w:val="none" w:sz="0" w:space="0" w:color="auto"/>
                <w:bottom w:val="none" w:sz="0" w:space="0" w:color="auto"/>
                <w:right w:val="none" w:sz="0" w:space="0" w:color="auto"/>
              </w:divBdr>
            </w:div>
            <w:div w:id="830147081">
              <w:marLeft w:val="0"/>
              <w:marRight w:val="0"/>
              <w:marTop w:val="0"/>
              <w:marBottom w:val="0"/>
              <w:divBdr>
                <w:top w:val="none" w:sz="0" w:space="0" w:color="auto"/>
                <w:left w:val="none" w:sz="0" w:space="0" w:color="auto"/>
                <w:bottom w:val="none" w:sz="0" w:space="0" w:color="auto"/>
                <w:right w:val="none" w:sz="0" w:space="0" w:color="auto"/>
              </w:divBdr>
            </w:div>
            <w:div w:id="830634197">
              <w:marLeft w:val="0"/>
              <w:marRight w:val="0"/>
              <w:marTop w:val="0"/>
              <w:marBottom w:val="0"/>
              <w:divBdr>
                <w:top w:val="none" w:sz="0" w:space="0" w:color="auto"/>
                <w:left w:val="none" w:sz="0" w:space="0" w:color="auto"/>
                <w:bottom w:val="none" w:sz="0" w:space="0" w:color="auto"/>
                <w:right w:val="none" w:sz="0" w:space="0" w:color="auto"/>
              </w:divBdr>
            </w:div>
            <w:div w:id="835995970">
              <w:marLeft w:val="0"/>
              <w:marRight w:val="0"/>
              <w:marTop w:val="0"/>
              <w:marBottom w:val="0"/>
              <w:divBdr>
                <w:top w:val="none" w:sz="0" w:space="0" w:color="auto"/>
                <w:left w:val="none" w:sz="0" w:space="0" w:color="auto"/>
                <w:bottom w:val="none" w:sz="0" w:space="0" w:color="auto"/>
                <w:right w:val="none" w:sz="0" w:space="0" w:color="auto"/>
              </w:divBdr>
            </w:div>
            <w:div w:id="840120141">
              <w:marLeft w:val="0"/>
              <w:marRight w:val="0"/>
              <w:marTop w:val="0"/>
              <w:marBottom w:val="0"/>
              <w:divBdr>
                <w:top w:val="none" w:sz="0" w:space="0" w:color="auto"/>
                <w:left w:val="none" w:sz="0" w:space="0" w:color="auto"/>
                <w:bottom w:val="none" w:sz="0" w:space="0" w:color="auto"/>
                <w:right w:val="none" w:sz="0" w:space="0" w:color="auto"/>
              </w:divBdr>
            </w:div>
            <w:div w:id="841508684">
              <w:marLeft w:val="0"/>
              <w:marRight w:val="0"/>
              <w:marTop w:val="0"/>
              <w:marBottom w:val="0"/>
              <w:divBdr>
                <w:top w:val="none" w:sz="0" w:space="0" w:color="auto"/>
                <w:left w:val="none" w:sz="0" w:space="0" w:color="auto"/>
                <w:bottom w:val="none" w:sz="0" w:space="0" w:color="auto"/>
                <w:right w:val="none" w:sz="0" w:space="0" w:color="auto"/>
              </w:divBdr>
            </w:div>
            <w:div w:id="858815611">
              <w:marLeft w:val="0"/>
              <w:marRight w:val="0"/>
              <w:marTop w:val="0"/>
              <w:marBottom w:val="0"/>
              <w:divBdr>
                <w:top w:val="none" w:sz="0" w:space="0" w:color="auto"/>
                <w:left w:val="none" w:sz="0" w:space="0" w:color="auto"/>
                <w:bottom w:val="none" w:sz="0" w:space="0" w:color="auto"/>
                <w:right w:val="none" w:sz="0" w:space="0" w:color="auto"/>
              </w:divBdr>
            </w:div>
            <w:div w:id="885026780">
              <w:marLeft w:val="0"/>
              <w:marRight w:val="0"/>
              <w:marTop w:val="0"/>
              <w:marBottom w:val="0"/>
              <w:divBdr>
                <w:top w:val="none" w:sz="0" w:space="0" w:color="auto"/>
                <w:left w:val="none" w:sz="0" w:space="0" w:color="auto"/>
                <w:bottom w:val="none" w:sz="0" w:space="0" w:color="auto"/>
                <w:right w:val="none" w:sz="0" w:space="0" w:color="auto"/>
              </w:divBdr>
            </w:div>
            <w:div w:id="885484621">
              <w:marLeft w:val="0"/>
              <w:marRight w:val="0"/>
              <w:marTop w:val="0"/>
              <w:marBottom w:val="0"/>
              <w:divBdr>
                <w:top w:val="none" w:sz="0" w:space="0" w:color="auto"/>
                <w:left w:val="none" w:sz="0" w:space="0" w:color="auto"/>
                <w:bottom w:val="none" w:sz="0" w:space="0" w:color="auto"/>
                <w:right w:val="none" w:sz="0" w:space="0" w:color="auto"/>
              </w:divBdr>
            </w:div>
            <w:div w:id="888415848">
              <w:marLeft w:val="0"/>
              <w:marRight w:val="0"/>
              <w:marTop w:val="0"/>
              <w:marBottom w:val="0"/>
              <w:divBdr>
                <w:top w:val="none" w:sz="0" w:space="0" w:color="auto"/>
                <w:left w:val="none" w:sz="0" w:space="0" w:color="auto"/>
                <w:bottom w:val="none" w:sz="0" w:space="0" w:color="auto"/>
                <w:right w:val="none" w:sz="0" w:space="0" w:color="auto"/>
              </w:divBdr>
            </w:div>
            <w:div w:id="893154514">
              <w:marLeft w:val="0"/>
              <w:marRight w:val="0"/>
              <w:marTop w:val="0"/>
              <w:marBottom w:val="0"/>
              <w:divBdr>
                <w:top w:val="none" w:sz="0" w:space="0" w:color="auto"/>
                <w:left w:val="none" w:sz="0" w:space="0" w:color="auto"/>
                <w:bottom w:val="none" w:sz="0" w:space="0" w:color="auto"/>
                <w:right w:val="none" w:sz="0" w:space="0" w:color="auto"/>
              </w:divBdr>
            </w:div>
            <w:div w:id="904031499">
              <w:marLeft w:val="0"/>
              <w:marRight w:val="0"/>
              <w:marTop w:val="0"/>
              <w:marBottom w:val="0"/>
              <w:divBdr>
                <w:top w:val="none" w:sz="0" w:space="0" w:color="auto"/>
                <w:left w:val="none" w:sz="0" w:space="0" w:color="auto"/>
                <w:bottom w:val="none" w:sz="0" w:space="0" w:color="auto"/>
                <w:right w:val="none" w:sz="0" w:space="0" w:color="auto"/>
              </w:divBdr>
            </w:div>
            <w:div w:id="904529272">
              <w:marLeft w:val="0"/>
              <w:marRight w:val="0"/>
              <w:marTop w:val="0"/>
              <w:marBottom w:val="0"/>
              <w:divBdr>
                <w:top w:val="none" w:sz="0" w:space="0" w:color="auto"/>
                <w:left w:val="none" w:sz="0" w:space="0" w:color="auto"/>
                <w:bottom w:val="none" w:sz="0" w:space="0" w:color="auto"/>
                <w:right w:val="none" w:sz="0" w:space="0" w:color="auto"/>
              </w:divBdr>
            </w:div>
            <w:div w:id="905647229">
              <w:marLeft w:val="0"/>
              <w:marRight w:val="0"/>
              <w:marTop w:val="0"/>
              <w:marBottom w:val="0"/>
              <w:divBdr>
                <w:top w:val="none" w:sz="0" w:space="0" w:color="auto"/>
                <w:left w:val="none" w:sz="0" w:space="0" w:color="auto"/>
                <w:bottom w:val="none" w:sz="0" w:space="0" w:color="auto"/>
                <w:right w:val="none" w:sz="0" w:space="0" w:color="auto"/>
              </w:divBdr>
            </w:div>
            <w:div w:id="909657167">
              <w:marLeft w:val="0"/>
              <w:marRight w:val="0"/>
              <w:marTop w:val="0"/>
              <w:marBottom w:val="0"/>
              <w:divBdr>
                <w:top w:val="none" w:sz="0" w:space="0" w:color="auto"/>
                <w:left w:val="none" w:sz="0" w:space="0" w:color="auto"/>
                <w:bottom w:val="none" w:sz="0" w:space="0" w:color="auto"/>
                <w:right w:val="none" w:sz="0" w:space="0" w:color="auto"/>
              </w:divBdr>
            </w:div>
            <w:div w:id="912395847">
              <w:marLeft w:val="0"/>
              <w:marRight w:val="0"/>
              <w:marTop w:val="0"/>
              <w:marBottom w:val="0"/>
              <w:divBdr>
                <w:top w:val="none" w:sz="0" w:space="0" w:color="auto"/>
                <w:left w:val="none" w:sz="0" w:space="0" w:color="auto"/>
                <w:bottom w:val="none" w:sz="0" w:space="0" w:color="auto"/>
                <w:right w:val="none" w:sz="0" w:space="0" w:color="auto"/>
              </w:divBdr>
            </w:div>
            <w:div w:id="926692771">
              <w:marLeft w:val="0"/>
              <w:marRight w:val="0"/>
              <w:marTop w:val="0"/>
              <w:marBottom w:val="0"/>
              <w:divBdr>
                <w:top w:val="none" w:sz="0" w:space="0" w:color="auto"/>
                <w:left w:val="none" w:sz="0" w:space="0" w:color="auto"/>
                <w:bottom w:val="none" w:sz="0" w:space="0" w:color="auto"/>
                <w:right w:val="none" w:sz="0" w:space="0" w:color="auto"/>
              </w:divBdr>
            </w:div>
            <w:div w:id="929966978">
              <w:marLeft w:val="0"/>
              <w:marRight w:val="0"/>
              <w:marTop w:val="0"/>
              <w:marBottom w:val="0"/>
              <w:divBdr>
                <w:top w:val="none" w:sz="0" w:space="0" w:color="auto"/>
                <w:left w:val="none" w:sz="0" w:space="0" w:color="auto"/>
                <w:bottom w:val="none" w:sz="0" w:space="0" w:color="auto"/>
                <w:right w:val="none" w:sz="0" w:space="0" w:color="auto"/>
              </w:divBdr>
            </w:div>
            <w:div w:id="930552293">
              <w:marLeft w:val="0"/>
              <w:marRight w:val="0"/>
              <w:marTop w:val="0"/>
              <w:marBottom w:val="0"/>
              <w:divBdr>
                <w:top w:val="none" w:sz="0" w:space="0" w:color="auto"/>
                <w:left w:val="none" w:sz="0" w:space="0" w:color="auto"/>
                <w:bottom w:val="none" w:sz="0" w:space="0" w:color="auto"/>
                <w:right w:val="none" w:sz="0" w:space="0" w:color="auto"/>
              </w:divBdr>
            </w:div>
            <w:div w:id="974145192">
              <w:marLeft w:val="0"/>
              <w:marRight w:val="0"/>
              <w:marTop w:val="0"/>
              <w:marBottom w:val="0"/>
              <w:divBdr>
                <w:top w:val="none" w:sz="0" w:space="0" w:color="auto"/>
                <w:left w:val="none" w:sz="0" w:space="0" w:color="auto"/>
                <w:bottom w:val="none" w:sz="0" w:space="0" w:color="auto"/>
                <w:right w:val="none" w:sz="0" w:space="0" w:color="auto"/>
              </w:divBdr>
            </w:div>
            <w:div w:id="985354191">
              <w:marLeft w:val="0"/>
              <w:marRight w:val="0"/>
              <w:marTop w:val="0"/>
              <w:marBottom w:val="0"/>
              <w:divBdr>
                <w:top w:val="none" w:sz="0" w:space="0" w:color="auto"/>
                <w:left w:val="none" w:sz="0" w:space="0" w:color="auto"/>
                <w:bottom w:val="none" w:sz="0" w:space="0" w:color="auto"/>
                <w:right w:val="none" w:sz="0" w:space="0" w:color="auto"/>
              </w:divBdr>
            </w:div>
            <w:div w:id="990599082">
              <w:marLeft w:val="0"/>
              <w:marRight w:val="0"/>
              <w:marTop w:val="0"/>
              <w:marBottom w:val="0"/>
              <w:divBdr>
                <w:top w:val="none" w:sz="0" w:space="0" w:color="auto"/>
                <w:left w:val="none" w:sz="0" w:space="0" w:color="auto"/>
                <w:bottom w:val="none" w:sz="0" w:space="0" w:color="auto"/>
                <w:right w:val="none" w:sz="0" w:space="0" w:color="auto"/>
              </w:divBdr>
            </w:div>
            <w:div w:id="993294275">
              <w:marLeft w:val="0"/>
              <w:marRight w:val="0"/>
              <w:marTop w:val="0"/>
              <w:marBottom w:val="0"/>
              <w:divBdr>
                <w:top w:val="none" w:sz="0" w:space="0" w:color="auto"/>
                <w:left w:val="none" w:sz="0" w:space="0" w:color="auto"/>
                <w:bottom w:val="none" w:sz="0" w:space="0" w:color="auto"/>
                <w:right w:val="none" w:sz="0" w:space="0" w:color="auto"/>
              </w:divBdr>
            </w:div>
            <w:div w:id="996960953">
              <w:marLeft w:val="0"/>
              <w:marRight w:val="0"/>
              <w:marTop w:val="0"/>
              <w:marBottom w:val="0"/>
              <w:divBdr>
                <w:top w:val="none" w:sz="0" w:space="0" w:color="auto"/>
                <w:left w:val="none" w:sz="0" w:space="0" w:color="auto"/>
                <w:bottom w:val="none" w:sz="0" w:space="0" w:color="auto"/>
                <w:right w:val="none" w:sz="0" w:space="0" w:color="auto"/>
              </w:divBdr>
            </w:div>
            <w:div w:id="1006521108">
              <w:marLeft w:val="0"/>
              <w:marRight w:val="0"/>
              <w:marTop w:val="0"/>
              <w:marBottom w:val="0"/>
              <w:divBdr>
                <w:top w:val="none" w:sz="0" w:space="0" w:color="auto"/>
                <w:left w:val="none" w:sz="0" w:space="0" w:color="auto"/>
                <w:bottom w:val="none" w:sz="0" w:space="0" w:color="auto"/>
                <w:right w:val="none" w:sz="0" w:space="0" w:color="auto"/>
              </w:divBdr>
            </w:div>
            <w:div w:id="1032612707">
              <w:marLeft w:val="0"/>
              <w:marRight w:val="0"/>
              <w:marTop w:val="0"/>
              <w:marBottom w:val="0"/>
              <w:divBdr>
                <w:top w:val="none" w:sz="0" w:space="0" w:color="auto"/>
                <w:left w:val="none" w:sz="0" w:space="0" w:color="auto"/>
                <w:bottom w:val="none" w:sz="0" w:space="0" w:color="auto"/>
                <w:right w:val="none" w:sz="0" w:space="0" w:color="auto"/>
              </w:divBdr>
            </w:div>
            <w:div w:id="1035614511">
              <w:marLeft w:val="0"/>
              <w:marRight w:val="0"/>
              <w:marTop w:val="0"/>
              <w:marBottom w:val="0"/>
              <w:divBdr>
                <w:top w:val="none" w:sz="0" w:space="0" w:color="auto"/>
                <w:left w:val="none" w:sz="0" w:space="0" w:color="auto"/>
                <w:bottom w:val="none" w:sz="0" w:space="0" w:color="auto"/>
                <w:right w:val="none" w:sz="0" w:space="0" w:color="auto"/>
              </w:divBdr>
            </w:div>
            <w:div w:id="1046105871">
              <w:marLeft w:val="0"/>
              <w:marRight w:val="0"/>
              <w:marTop w:val="0"/>
              <w:marBottom w:val="0"/>
              <w:divBdr>
                <w:top w:val="none" w:sz="0" w:space="0" w:color="auto"/>
                <w:left w:val="none" w:sz="0" w:space="0" w:color="auto"/>
                <w:bottom w:val="none" w:sz="0" w:space="0" w:color="auto"/>
                <w:right w:val="none" w:sz="0" w:space="0" w:color="auto"/>
              </w:divBdr>
            </w:div>
            <w:div w:id="1050375799">
              <w:marLeft w:val="0"/>
              <w:marRight w:val="0"/>
              <w:marTop w:val="0"/>
              <w:marBottom w:val="0"/>
              <w:divBdr>
                <w:top w:val="none" w:sz="0" w:space="0" w:color="auto"/>
                <w:left w:val="none" w:sz="0" w:space="0" w:color="auto"/>
                <w:bottom w:val="none" w:sz="0" w:space="0" w:color="auto"/>
                <w:right w:val="none" w:sz="0" w:space="0" w:color="auto"/>
              </w:divBdr>
            </w:div>
            <w:div w:id="1062220587">
              <w:marLeft w:val="0"/>
              <w:marRight w:val="0"/>
              <w:marTop w:val="0"/>
              <w:marBottom w:val="0"/>
              <w:divBdr>
                <w:top w:val="none" w:sz="0" w:space="0" w:color="auto"/>
                <w:left w:val="none" w:sz="0" w:space="0" w:color="auto"/>
                <w:bottom w:val="none" w:sz="0" w:space="0" w:color="auto"/>
                <w:right w:val="none" w:sz="0" w:space="0" w:color="auto"/>
              </w:divBdr>
            </w:div>
            <w:div w:id="1062946612">
              <w:marLeft w:val="0"/>
              <w:marRight w:val="0"/>
              <w:marTop w:val="0"/>
              <w:marBottom w:val="0"/>
              <w:divBdr>
                <w:top w:val="none" w:sz="0" w:space="0" w:color="auto"/>
                <w:left w:val="none" w:sz="0" w:space="0" w:color="auto"/>
                <w:bottom w:val="none" w:sz="0" w:space="0" w:color="auto"/>
                <w:right w:val="none" w:sz="0" w:space="0" w:color="auto"/>
              </w:divBdr>
            </w:div>
            <w:div w:id="1067416335">
              <w:marLeft w:val="0"/>
              <w:marRight w:val="0"/>
              <w:marTop w:val="0"/>
              <w:marBottom w:val="0"/>
              <w:divBdr>
                <w:top w:val="none" w:sz="0" w:space="0" w:color="auto"/>
                <w:left w:val="none" w:sz="0" w:space="0" w:color="auto"/>
                <w:bottom w:val="none" w:sz="0" w:space="0" w:color="auto"/>
                <w:right w:val="none" w:sz="0" w:space="0" w:color="auto"/>
              </w:divBdr>
            </w:div>
            <w:div w:id="1072003401">
              <w:marLeft w:val="0"/>
              <w:marRight w:val="0"/>
              <w:marTop w:val="0"/>
              <w:marBottom w:val="0"/>
              <w:divBdr>
                <w:top w:val="none" w:sz="0" w:space="0" w:color="auto"/>
                <w:left w:val="none" w:sz="0" w:space="0" w:color="auto"/>
                <w:bottom w:val="none" w:sz="0" w:space="0" w:color="auto"/>
                <w:right w:val="none" w:sz="0" w:space="0" w:color="auto"/>
              </w:divBdr>
            </w:div>
            <w:div w:id="1072848773">
              <w:marLeft w:val="0"/>
              <w:marRight w:val="0"/>
              <w:marTop w:val="0"/>
              <w:marBottom w:val="0"/>
              <w:divBdr>
                <w:top w:val="none" w:sz="0" w:space="0" w:color="auto"/>
                <w:left w:val="none" w:sz="0" w:space="0" w:color="auto"/>
                <w:bottom w:val="none" w:sz="0" w:space="0" w:color="auto"/>
                <w:right w:val="none" w:sz="0" w:space="0" w:color="auto"/>
              </w:divBdr>
            </w:div>
            <w:div w:id="1084492936">
              <w:marLeft w:val="0"/>
              <w:marRight w:val="0"/>
              <w:marTop w:val="0"/>
              <w:marBottom w:val="0"/>
              <w:divBdr>
                <w:top w:val="none" w:sz="0" w:space="0" w:color="auto"/>
                <w:left w:val="none" w:sz="0" w:space="0" w:color="auto"/>
                <w:bottom w:val="none" w:sz="0" w:space="0" w:color="auto"/>
                <w:right w:val="none" w:sz="0" w:space="0" w:color="auto"/>
              </w:divBdr>
            </w:div>
            <w:div w:id="1092161172">
              <w:marLeft w:val="0"/>
              <w:marRight w:val="0"/>
              <w:marTop w:val="0"/>
              <w:marBottom w:val="0"/>
              <w:divBdr>
                <w:top w:val="none" w:sz="0" w:space="0" w:color="auto"/>
                <w:left w:val="none" w:sz="0" w:space="0" w:color="auto"/>
                <w:bottom w:val="none" w:sz="0" w:space="0" w:color="auto"/>
                <w:right w:val="none" w:sz="0" w:space="0" w:color="auto"/>
              </w:divBdr>
            </w:div>
            <w:div w:id="1092358731">
              <w:marLeft w:val="0"/>
              <w:marRight w:val="0"/>
              <w:marTop w:val="0"/>
              <w:marBottom w:val="0"/>
              <w:divBdr>
                <w:top w:val="none" w:sz="0" w:space="0" w:color="auto"/>
                <w:left w:val="none" w:sz="0" w:space="0" w:color="auto"/>
                <w:bottom w:val="none" w:sz="0" w:space="0" w:color="auto"/>
                <w:right w:val="none" w:sz="0" w:space="0" w:color="auto"/>
              </w:divBdr>
            </w:div>
            <w:div w:id="1092777537">
              <w:marLeft w:val="0"/>
              <w:marRight w:val="0"/>
              <w:marTop w:val="0"/>
              <w:marBottom w:val="0"/>
              <w:divBdr>
                <w:top w:val="none" w:sz="0" w:space="0" w:color="auto"/>
                <w:left w:val="none" w:sz="0" w:space="0" w:color="auto"/>
                <w:bottom w:val="none" w:sz="0" w:space="0" w:color="auto"/>
                <w:right w:val="none" w:sz="0" w:space="0" w:color="auto"/>
              </w:divBdr>
            </w:div>
            <w:div w:id="1097336594">
              <w:marLeft w:val="0"/>
              <w:marRight w:val="0"/>
              <w:marTop w:val="0"/>
              <w:marBottom w:val="0"/>
              <w:divBdr>
                <w:top w:val="none" w:sz="0" w:space="0" w:color="auto"/>
                <w:left w:val="none" w:sz="0" w:space="0" w:color="auto"/>
                <w:bottom w:val="none" w:sz="0" w:space="0" w:color="auto"/>
                <w:right w:val="none" w:sz="0" w:space="0" w:color="auto"/>
              </w:divBdr>
            </w:div>
            <w:div w:id="1099595307">
              <w:marLeft w:val="0"/>
              <w:marRight w:val="0"/>
              <w:marTop w:val="0"/>
              <w:marBottom w:val="0"/>
              <w:divBdr>
                <w:top w:val="none" w:sz="0" w:space="0" w:color="auto"/>
                <w:left w:val="none" w:sz="0" w:space="0" w:color="auto"/>
                <w:bottom w:val="none" w:sz="0" w:space="0" w:color="auto"/>
                <w:right w:val="none" w:sz="0" w:space="0" w:color="auto"/>
              </w:divBdr>
            </w:div>
            <w:div w:id="1102340622">
              <w:marLeft w:val="0"/>
              <w:marRight w:val="0"/>
              <w:marTop w:val="0"/>
              <w:marBottom w:val="0"/>
              <w:divBdr>
                <w:top w:val="none" w:sz="0" w:space="0" w:color="auto"/>
                <w:left w:val="none" w:sz="0" w:space="0" w:color="auto"/>
                <w:bottom w:val="none" w:sz="0" w:space="0" w:color="auto"/>
                <w:right w:val="none" w:sz="0" w:space="0" w:color="auto"/>
              </w:divBdr>
            </w:div>
            <w:div w:id="1107772828">
              <w:marLeft w:val="0"/>
              <w:marRight w:val="0"/>
              <w:marTop w:val="0"/>
              <w:marBottom w:val="0"/>
              <w:divBdr>
                <w:top w:val="none" w:sz="0" w:space="0" w:color="auto"/>
                <w:left w:val="none" w:sz="0" w:space="0" w:color="auto"/>
                <w:bottom w:val="none" w:sz="0" w:space="0" w:color="auto"/>
                <w:right w:val="none" w:sz="0" w:space="0" w:color="auto"/>
              </w:divBdr>
            </w:div>
            <w:div w:id="1109085773">
              <w:marLeft w:val="0"/>
              <w:marRight w:val="0"/>
              <w:marTop w:val="0"/>
              <w:marBottom w:val="0"/>
              <w:divBdr>
                <w:top w:val="none" w:sz="0" w:space="0" w:color="auto"/>
                <w:left w:val="none" w:sz="0" w:space="0" w:color="auto"/>
                <w:bottom w:val="none" w:sz="0" w:space="0" w:color="auto"/>
                <w:right w:val="none" w:sz="0" w:space="0" w:color="auto"/>
              </w:divBdr>
            </w:div>
            <w:div w:id="1124541371">
              <w:marLeft w:val="0"/>
              <w:marRight w:val="0"/>
              <w:marTop w:val="0"/>
              <w:marBottom w:val="0"/>
              <w:divBdr>
                <w:top w:val="none" w:sz="0" w:space="0" w:color="auto"/>
                <w:left w:val="none" w:sz="0" w:space="0" w:color="auto"/>
                <w:bottom w:val="none" w:sz="0" w:space="0" w:color="auto"/>
                <w:right w:val="none" w:sz="0" w:space="0" w:color="auto"/>
              </w:divBdr>
            </w:div>
            <w:div w:id="1125656581">
              <w:marLeft w:val="0"/>
              <w:marRight w:val="0"/>
              <w:marTop w:val="0"/>
              <w:marBottom w:val="0"/>
              <w:divBdr>
                <w:top w:val="none" w:sz="0" w:space="0" w:color="auto"/>
                <w:left w:val="none" w:sz="0" w:space="0" w:color="auto"/>
                <w:bottom w:val="none" w:sz="0" w:space="0" w:color="auto"/>
                <w:right w:val="none" w:sz="0" w:space="0" w:color="auto"/>
              </w:divBdr>
            </w:div>
            <w:div w:id="1131022716">
              <w:marLeft w:val="0"/>
              <w:marRight w:val="0"/>
              <w:marTop w:val="0"/>
              <w:marBottom w:val="0"/>
              <w:divBdr>
                <w:top w:val="none" w:sz="0" w:space="0" w:color="auto"/>
                <w:left w:val="none" w:sz="0" w:space="0" w:color="auto"/>
                <w:bottom w:val="none" w:sz="0" w:space="0" w:color="auto"/>
                <w:right w:val="none" w:sz="0" w:space="0" w:color="auto"/>
              </w:divBdr>
            </w:div>
            <w:div w:id="1142187136">
              <w:marLeft w:val="0"/>
              <w:marRight w:val="0"/>
              <w:marTop w:val="0"/>
              <w:marBottom w:val="0"/>
              <w:divBdr>
                <w:top w:val="none" w:sz="0" w:space="0" w:color="auto"/>
                <w:left w:val="none" w:sz="0" w:space="0" w:color="auto"/>
                <w:bottom w:val="none" w:sz="0" w:space="0" w:color="auto"/>
                <w:right w:val="none" w:sz="0" w:space="0" w:color="auto"/>
              </w:divBdr>
            </w:div>
            <w:div w:id="1155879938">
              <w:marLeft w:val="0"/>
              <w:marRight w:val="0"/>
              <w:marTop w:val="0"/>
              <w:marBottom w:val="0"/>
              <w:divBdr>
                <w:top w:val="none" w:sz="0" w:space="0" w:color="auto"/>
                <w:left w:val="none" w:sz="0" w:space="0" w:color="auto"/>
                <w:bottom w:val="none" w:sz="0" w:space="0" w:color="auto"/>
                <w:right w:val="none" w:sz="0" w:space="0" w:color="auto"/>
              </w:divBdr>
            </w:div>
            <w:div w:id="1158306118">
              <w:marLeft w:val="0"/>
              <w:marRight w:val="0"/>
              <w:marTop w:val="0"/>
              <w:marBottom w:val="0"/>
              <w:divBdr>
                <w:top w:val="none" w:sz="0" w:space="0" w:color="auto"/>
                <w:left w:val="none" w:sz="0" w:space="0" w:color="auto"/>
                <w:bottom w:val="none" w:sz="0" w:space="0" w:color="auto"/>
                <w:right w:val="none" w:sz="0" w:space="0" w:color="auto"/>
              </w:divBdr>
            </w:div>
            <w:div w:id="1158687803">
              <w:marLeft w:val="0"/>
              <w:marRight w:val="0"/>
              <w:marTop w:val="0"/>
              <w:marBottom w:val="0"/>
              <w:divBdr>
                <w:top w:val="none" w:sz="0" w:space="0" w:color="auto"/>
                <w:left w:val="none" w:sz="0" w:space="0" w:color="auto"/>
                <w:bottom w:val="none" w:sz="0" w:space="0" w:color="auto"/>
                <w:right w:val="none" w:sz="0" w:space="0" w:color="auto"/>
              </w:divBdr>
            </w:div>
            <w:div w:id="1161193345">
              <w:marLeft w:val="0"/>
              <w:marRight w:val="0"/>
              <w:marTop w:val="0"/>
              <w:marBottom w:val="0"/>
              <w:divBdr>
                <w:top w:val="none" w:sz="0" w:space="0" w:color="auto"/>
                <w:left w:val="none" w:sz="0" w:space="0" w:color="auto"/>
                <w:bottom w:val="none" w:sz="0" w:space="0" w:color="auto"/>
                <w:right w:val="none" w:sz="0" w:space="0" w:color="auto"/>
              </w:divBdr>
            </w:div>
            <w:div w:id="1167481043">
              <w:marLeft w:val="0"/>
              <w:marRight w:val="0"/>
              <w:marTop w:val="0"/>
              <w:marBottom w:val="0"/>
              <w:divBdr>
                <w:top w:val="none" w:sz="0" w:space="0" w:color="auto"/>
                <w:left w:val="none" w:sz="0" w:space="0" w:color="auto"/>
                <w:bottom w:val="none" w:sz="0" w:space="0" w:color="auto"/>
                <w:right w:val="none" w:sz="0" w:space="0" w:color="auto"/>
              </w:divBdr>
            </w:div>
            <w:div w:id="1168979944">
              <w:marLeft w:val="0"/>
              <w:marRight w:val="0"/>
              <w:marTop w:val="0"/>
              <w:marBottom w:val="0"/>
              <w:divBdr>
                <w:top w:val="none" w:sz="0" w:space="0" w:color="auto"/>
                <w:left w:val="none" w:sz="0" w:space="0" w:color="auto"/>
                <w:bottom w:val="none" w:sz="0" w:space="0" w:color="auto"/>
                <w:right w:val="none" w:sz="0" w:space="0" w:color="auto"/>
              </w:divBdr>
            </w:div>
            <w:div w:id="1171994033">
              <w:marLeft w:val="0"/>
              <w:marRight w:val="0"/>
              <w:marTop w:val="0"/>
              <w:marBottom w:val="0"/>
              <w:divBdr>
                <w:top w:val="none" w:sz="0" w:space="0" w:color="auto"/>
                <w:left w:val="none" w:sz="0" w:space="0" w:color="auto"/>
                <w:bottom w:val="none" w:sz="0" w:space="0" w:color="auto"/>
                <w:right w:val="none" w:sz="0" w:space="0" w:color="auto"/>
              </w:divBdr>
            </w:div>
            <w:div w:id="1172917392">
              <w:marLeft w:val="0"/>
              <w:marRight w:val="0"/>
              <w:marTop w:val="0"/>
              <w:marBottom w:val="0"/>
              <w:divBdr>
                <w:top w:val="none" w:sz="0" w:space="0" w:color="auto"/>
                <w:left w:val="none" w:sz="0" w:space="0" w:color="auto"/>
                <w:bottom w:val="none" w:sz="0" w:space="0" w:color="auto"/>
                <w:right w:val="none" w:sz="0" w:space="0" w:color="auto"/>
              </w:divBdr>
            </w:div>
            <w:div w:id="1190755303">
              <w:marLeft w:val="0"/>
              <w:marRight w:val="0"/>
              <w:marTop w:val="0"/>
              <w:marBottom w:val="0"/>
              <w:divBdr>
                <w:top w:val="none" w:sz="0" w:space="0" w:color="auto"/>
                <w:left w:val="none" w:sz="0" w:space="0" w:color="auto"/>
                <w:bottom w:val="none" w:sz="0" w:space="0" w:color="auto"/>
                <w:right w:val="none" w:sz="0" w:space="0" w:color="auto"/>
              </w:divBdr>
            </w:div>
            <w:div w:id="1201625477">
              <w:marLeft w:val="0"/>
              <w:marRight w:val="0"/>
              <w:marTop w:val="0"/>
              <w:marBottom w:val="0"/>
              <w:divBdr>
                <w:top w:val="none" w:sz="0" w:space="0" w:color="auto"/>
                <w:left w:val="none" w:sz="0" w:space="0" w:color="auto"/>
                <w:bottom w:val="none" w:sz="0" w:space="0" w:color="auto"/>
                <w:right w:val="none" w:sz="0" w:space="0" w:color="auto"/>
              </w:divBdr>
            </w:div>
            <w:div w:id="1218589557">
              <w:marLeft w:val="0"/>
              <w:marRight w:val="0"/>
              <w:marTop w:val="0"/>
              <w:marBottom w:val="0"/>
              <w:divBdr>
                <w:top w:val="none" w:sz="0" w:space="0" w:color="auto"/>
                <w:left w:val="none" w:sz="0" w:space="0" w:color="auto"/>
                <w:bottom w:val="none" w:sz="0" w:space="0" w:color="auto"/>
                <w:right w:val="none" w:sz="0" w:space="0" w:color="auto"/>
              </w:divBdr>
            </w:div>
            <w:div w:id="1228497835">
              <w:marLeft w:val="0"/>
              <w:marRight w:val="0"/>
              <w:marTop w:val="0"/>
              <w:marBottom w:val="0"/>
              <w:divBdr>
                <w:top w:val="none" w:sz="0" w:space="0" w:color="auto"/>
                <w:left w:val="none" w:sz="0" w:space="0" w:color="auto"/>
                <w:bottom w:val="none" w:sz="0" w:space="0" w:color="auto"/>
                <w:right w:val="none" w:sz="0" w:space="0" w:color="auto"/>
              </w:divBdr>
            </w:div>
            <w:div w:id="1230455727">
              <w:marLeft w:val="0"/>
              <w:marRight w:val="0"/>
              <w:marTop w:val="0"/>
              <w:marBottom w:val="0"/>
              <w:divBdr>
                <w:top w:val="none" w:sz="0" w:space="0" w:color="auto"/>
                <w:left w:val="none" w:sz="0" w:space="0" w:color="auto"/>
                <w:bottom w:val="none" w:sz="0" w:space="0" w:color="auto"/>
                <w:right w:val="none" w:sz="0" w:space="0" w:color="auto"/>
              </w:divBdr>
            </w:div>
            <w:div w:id="1234196697">
              <w:marLeft w:val="0"/>
              <w:marRight w:val="0"/>
              <w:marTop w:val="0"/>
              <w:marBottom w:val="0"/>
              <w:divBdr>
                <w:top w:val="none" w:sz="0" w:space="0" w:color="auto"/>
                <w:left w:val="none" w:sz="0" w:space="0" w:color="auto"/>
                <w:bottom w:val="none" w:sz="0" w:space="0" w:color="auto"/>
                <w:right w:val="none" w:sz="0" w:space="0" w:color="auto"/>
              </w:divBdr>
            </w:div>
            <w:div w:id="1253928686">
              <w:marLeft w:val="0"/>
              <w:marRight w:val="0"/>
              <w:marTop w:val="0"/>
              <w:marBottom w:val="0"/>
              <w:divBdr>
                <w:top w:val="none" w:sz="0" w:space="0" w:color="auto"/>
                <w:left w:val="none" w:sz="0" w:space="0" w:color="auto"/>
                <w:bottom w:val="none" w:sz="0" w:space="0" w:color="auto"/>
                <w:right w:val="none" w:sz="0" w:space="0" w:color="auto"/>
              </w:divBdr>
            </w:div>
            <w:div w:id="1254388862">
              <w:marLeft w:val="0"/>
              <w:marRight w:val="0"/>
              <w:marTop w:val="0"/>
              <w:marBottom w:val="0"/>
              <w:divBdr>
                <w:top w:val="none" w:sz="0" w:space="0" w:color="auto"/>
                <w:left w:val="none" w:sz="0" w:space="0" w:color="auto"/>
                <w:bottom w:val="none" w:sz="0" w:space="0" w:color="auto"/>
                <w:right w:val="none" w:sz="0" w:space="0" w:color="auto"/>
              </w:divBdr>
            </w:div>
            <w:div w:id="1256397105">
              <w:marLeft w:val="0"/>
              <w:marRight w:val="0"/>
              <w:marTop w:val="0"/>
              <w:marBottom w:val="0"/>
              <w:divBdr>
                <w:top w:val="none" w:sz="0" w:space="0" w:color="auto"/>
                <w:left w:val="none" w:sz="0" w:space="0" w:color="auto"/>
                <w:bottom w:val="none" w:sz="0" w:space="0" w:color="auto"/>
                <w:right w:val="none" w:sz="0" w:space="0" w:color="auto"/>
              </w:divBdr>
            </w:div>
            <w:div w:id="1281494448">
              <w:marLeft w:val="0"/>
              <w:marRight w:val="0"/>
              <w:marTop w:val="0"/>
              <w:marBottom w:val="0"/>
              <w:divBdr>
                <w:top w:val="none" w:sz="0" w:space="0" w:color="auto"/>
                <w:left w:val="none" w:sz="0" w:space="0" w:color="auto"/>
                <w:bottom w:val="none" w:sz="0" w:space="0" w:color="auto"/>
                <w:right w:val="none" w:sz="0" w:space="0" w:color="auto"/>
              </w:divBdr>
            </w:div>
            <w:div w:id="1284850934">
              <w:marLeft w:val="0"/>
              <w:marRight w:val="0"/>
              <w:marTop w:val="0"/>
              <w:marBottom w:val="0"/>
              <w:divBdr>
                <w:top w:val="none" w:sz="0" w:space="0" w:color="auto"/>
                <w:left w:val="none" w:sz="0" w:space="0" w:color="auto"/>
                <w:bottom w:val="none" w:sz="0" w:space="0" w:color="auto"/>
                <w:right w:val="none" w:sz="0" w:space="0" w:color="auto"/>
              </w:divBdr>
            </w:div>
            <w:div w:id="1286233761">
              <w:marLeft w:val="0"/>
              <w:marRight w:val="0"/>
              <w:marTop w:val="0"/>
              <w:marBottom w:val="0"/>
              <w:divBdr>
                <w:top w:val="none" w:sz="0" w:space="0" w:color="auto"/>
                <w:left w:val="none" w:sz="0" w:space="0" w:color="auto"/>
                <w:bottom w:val="none" w:sz="0" w:space="0" w:color="auto"/>
                <w:right w:val="none" w:sz="0" w:space="0" w:color="auto"/>
              </w:divBdr>
            </w:div>
            <w:div w:id="1309282216">
              <w:marLeft w:val="0"/>
              <w:marRight w:val="0"/>
              <w:marTop w:val="0"/>
              <w:marBottom w:val="0"/>
              <w:divBdr>
                <w:top w:val="none" w:sz="0" w:space="0" w:color="auto"/>
                <w:left w:val="none" w:sz="0" w:space="0" w:color="auto"/>
                <w:bottom w:val="none" w:sz="0" w:space="0" w:color="auto"/>
                <w:right w:val="none" w:sz="0" w:space="0" w:color="auto"/>
              </w:divBdr>
            </w:div>
            <w:div w:id="1327708464">
              <w:marLeft w:val="0"/>
              <w:marRight w:val="0"/>
              <w:marTop w:val="0"/>
              <w:marBottom w:val="0"/>
              <w:divBdr>
                <w:top w:val="none" w:sz="0" w:space="0" w:color="auto"/>
                <w:left w:val="none" w:sz="0" w:space="0" w:color="auto"/>
                <w:bottom w:val="none" w:sz="0" w:space="0" w:color="auto"/>
                <w:right w:val="none" w:sz="0" w:space="0" w:color="auto"/>
              </w:divBdr>
            </w:div>
            <w:div w:id="1331172947">
              <w:marLeft w:val="0"/>
              <w:marRight w:val="0"/>
              <w:marTop w:val="0"/>
              <w:marBottom w:val="0"/>
              <w:divBdr>
                <w:top w:val="none" w:sz="0" w:space="0" w:color="auto"/>
                <w:left w:val="none" w:sz="0" w:space="0" w:color="auto"/>
                <w:bottom w:val="none" w:sz="0" w:space="0" w:color="auto"/>
                <w:right w:val="none" w:sz="0" w:space="0" w:color="auto"/>
              </w:divBdr>
            </w:div>
            <w:div w:id="1331715585">
              <w:marLeft w:val="0"/>
              <w:marRight w:val="0"/>
              <w:marTop w:val="0"/>
              <w:marBottom w:val="0"/>
              <w:divBdr>
                <w:top w:val="none" w:sz="0" w:space="0" w:color="auto"/>
                <w:left w:val="none" w:sz="0" w:space="0" w:color="auto"/>
                <w:bottom w:val="none" w:sz="0" w:space="0" w:color="auto"/>
                <w:right w:val="none" w:sz="0" w:space="0" w:color="auto"/>
              </w:divBdr>
            </w:div>
            <w:div w:id="1334256734">
              <w:marLeft w:val="0"/>
              <w:marRight w:val="0"/>
              <w:marTop w:val="0"/>
              <w:marBottom w:val="0"/>
              <w:divBdr>
                <w:top w:val="none" w:sz="0" w:space="0" w:color="auto"/>
                <w:left w:val="none" w:sz="0" w:space="0" w:color="auto"/>
                <w:bottom w:val="none" w:sz="0" w:space="0" w:color="auto"/>
                <w:right w:val="none" w:sz="0" w:space="0" w:color="auto"/>
              </w:divBdr>
            </w:div>
            <w:div w:id="1337657834">
              <w:marLeft w:val="0"/>
              <w:marRight w:val="0"/>
              <w:marTop w:val="0"/>
              <w:marBottom w:val="0"/>
              <w:divBdr>
                <w:top w:val="none" w:sz="0" w:space="0" w:color="auto"/>
                <w:left w:val="none" w:sz="0" w:space="0" w:color="auto"/>
                <w:bottom w:val="none" w:sz="0" w:space="0" w:color="auto"/>
                <w:right w:val="none" w:sz="0" w:space="0" w:color="auto"/>
              </w:divBdr>
            </w:div>
            <w:div w:id="1339042226">
              <w:marLeft w:val="0"/>
              <w:marRight w:val="0"/>
              <w:marTop w:val="0"/>
              <w:marBottom w:val="0"/>
              <w:divBdr>
                <w:top w:val="none" w:sz="0" w:space="0" w:color="auto"/>
                <w:left w:val="none" w:sz="0" w:space="0" w:color="auto"/>
                <w:bottom w:val="none" w:sz="0" w:space="0" w:color="auto"/>
                <w:right w:val="none" w:sz="0" w:space="0" w:color="auto"/>
              </w:divBdr>
            </w:div>
            <w:div w:id="1341348527">
              <w:marLeft w:val="0"/>
              <w:marRight w:val="0"/>
              <w:marTop w:val="0"/>
              <w:marBottom w:val="0"/>
              <w:divBdr>
                <w:top w:val="none" w:sz="0" w:space="0" w:color="auto"/>
                <w:left w:val="none" w:sz="0" w:space="0" w:color="auto"/>
                <w:bottom w:val="none" w:sz="0" w:space="0" w:color="auto"/>
                <w:right w:val="none" w:sz="0" w:space="0" w:color="auto"/>
              </w:divBdr>
            </w:div>
            <w:div w:id="1343513274">
              <w:marLeft w:val="0"/>
              <w:marRight w:val="0"/>
              <w:marTop w:val="0"/>
              <w:marBottom w:val="0"/>
              <w:divBdr>
                <w:top w:val="none" w:sz="0" w:space="0" w:color="auto"/>
                <w:left w:val="none" w:sz="0" w:space="0" w:color="auto"/>
                <w:bottom w:val="none" w:sz="0" w:space="0" w:color="auto"/>
                <w:right w:val="none" w:sz="0" w:space="0" w:color="auto"/>
              </w:divBdr>
            </w:div>
            <w:div w:id="1344479842">
              <w:marLeft w:val="0"/>
              <w:marRight w:val="0"/>
              <w:marTop w:val="0"/>
              <w:marBottom w:val="0"/>
              <w:divBdr>
                <w:top w:val="none" w:sz="0" w:space="0" w:color="auto"/>
                <w:left w:val="none" w:sz="0" w:space="0" w:color="auto"/>
                <w:bottom w:val="none" w:sz="0" w:space="0" w:color="auto"/>
                <w:right w:val="none" w:sz="0" w:space="0" w:color="auto"/>
              </w:divBdr>
            </w:div>
            <w:div w:id="1357999232">
              <w:marLeft w:val="0"/>
              <w:marRight w:val="0"/>
              <w:marTop w:val="0"/>
              <w:marBottom w:val="0"/>
              <w:divBdr>
                <w:top w:val="none" w:sz="0" w:space="0" w:color="auto"/>
                <w:left w:val="none" w:sz="0" w:space="0" w:color="auto"/>
                <w:bottom w:val="none" w:sz="0" w:space="0" w:color="auto"/>
                <w:right w:val="none" w:sz="0" w:space="0" w:color="auto"/>
              </w:divBdr>
            </w:div>
            <w:div w:id="1358123311">
              <w:marLeft w:val="0"/>
              <w:marRight w:val="0"/>
              <w:marTop w:val="0"/>
              <w:marBottom w:val="0"/>
              <w:divBdr>
                <w:top w:val="none" w:sz="0" w:space="0" w:color="auto"/>
                <w:left w:val="none" w:sz="0" w:space="0" w:color="auto"/>
                <w:bottom w:val="none" w:sz="0" w:space="0" w:color="auto"/>
                <w:right w:val="none" w:sz="0" w:space="0" w:color="auto"/>
              </w:divBdr>
            </w:div>
            <w:div w:id="1364289723">
              <w:marLeft w:val="0"/>
              <w:marRight w:val="0"/>
              <w:marTop w:val="0"/>
              <w:marBottom w:val="0"/>
              <w:divBdr>
                <w:top w:val="none" w:sz="0" w:space="0" w:color="auto"/>
                <w:left w:val="none" w:sz="0" w:space="0" w:color="auto"/>
                <w:bottom w:val="none" w:sz="0" w:space="0" w:color="auto"/>
                <w:right w:val="none" w:sz="0" w:space="0" w:color="auto"/>
              </w:divBdr>
            </w:div>
            <w:div w:id="1369985157">
              <w:marLeft w:val="0"/>
              <w:marRight w:val="0"/>
              <w:marTop w:val="0"/>
              <w:marBottom w:val="0"/>
              <w:divBdr>
                <w:top w:val="none" w:sz="0" w:space="0" w:color="auto"/>
                <w:left w:val="none" w:sz="0" w:space="0" w:color="auto"/>
                <w:bottom w:val="none" w:sz="0" w:space="0" w:color="auto"/>
                <w:right w:val="none" w:sz="0" w:space="0" w:color="auto"/>
              </w:divBdr>
            </w:div>
            <w:div w:id="1377006150">
              <w:marLeft w:val="0"/>
              <w:marRight w:val="0"/>
              <w:marTop w:val="0"/>
              <w:marBottom w:val="0"/>
              <w:divBdr>
                <w:top w:val="none" w:sz="0" w:space="0" w:color="auto"/>
                <w:left w:val="none" w:sz="0" w:space="0" w:color="auto"/>
                <w:bottom w:val="none" w:sz="0" w:space="0" w:color="auto"/>
                <w:right w:val="none" w:sz="0" w:space="0" w:color="auto"/>
              </w:divBdr>
            </w:div>
            <w:div w:id="1384210034">
              <w:marLeft w:val="0"/>
              <w:marRight w:val="0"/>
              <w:marTop w:val="0"/>
              <w:marBottom w:val="0"/>
              <w:divBdr>
                <w:top w:val="none" w:sz="0" w:space="0" w:color="auto"/>
                <w:left w:val="none" w:sz="0" w:space="0" w:color="auto"/>
                <w:bottom w:val="none" w:sz="0" w:space="0" w:color="auto"/>
                <w:right w:val="none" w:sz="0" w:space="0" w:color="auto"/>
              </w:divBdr>
            </w:div>
            <w:div w:id="1393305949">
              <w:marLeft w:val="0"/>
              <w:marRight w:val="0"/>
              <w:marTop w:val="0"/>
              <w:marBottom w:val="0"/>
              <w:divBdr>
                <w:top w:val="none" w:sz="0" w:space="0" w:color="auto"/>
                <w:left w:val="none" w:sz="0" w:space="0" w:color="auto"/>
                <w:bottom w:val="none" w:sz="0" w:space="0" w:color="auto"/>
                <w:right w:val="none" w:sz="0" w:space="0" w:color="auto"/>
              </w:divBdr>
            </w:div>
            <w:div w:id="1395543146">
              <w:marLeft w:val="0"/>
              <w:marRight w:val="0"/>
              <w:marTop w:val="0"/>
              <w:marBottom w:val="0"/>
              <w:divBdr>
                <w:top w:val="none" w:sz="0" w:space="0" w:color="auto"/>
                <w:left w:val="none" w:sz="0" w:space="0" w:color="auto"/>
                <w:bottom w:val="none" w:sz="0" w:space="0" w:color="auto"/>
                <w:right w:val="none" w:sz="0" w:space="0" w:color="auto"/>
              </w:divBdr>
            </w:div>
            <w:div w:id="1395663520">
              <w:marLeft w:val="0"/>
              <w:marRight w:val="0"/>
              <w:marTop w:val="0"/>
              <w:marBottom w:val="0"/>
              <w:divBdr>
                <w:top w:val="none" w:sz="0" w:space="0" w:color="auto"/>
                <w:left w:val="none" w:sz="0" w:space="0" w:color="auto"/>
                <w:bottom w:val="none" w:sz="0" w:space="0" w:color="auto"/>
                <w:right w:val="none" w:sz="0" w:space="0" w:color="auto"/>
              </w:divBdr>
            </w:div>
            <w:div w:id="1414473496">
              <w:marLeft w:val="0"/>
              <w:marRight w:val="0"/>
              <w:marTop w:val="0"/>
              <w:marBottom w:val="0"/>
              <w:divBdr>
                <w:top w:val="none" w:sz="0" w:space="0" w:color="auto"/>
                <w:left w:val="none" w:sz="0" w:space="0" w:color="auto"/>
                <w:bottom w:val="none" w:sz="0" w:space="0" w:color="auto"/>
                <w:right w:val="none" w:sz="0" w:space="0" w:color="auto"/>
              </w:divBdr>
            </w:div>
            <w:div w:id="1422410830">
              <w:marLeft w:val="0"/>
              <w:marRight w:val="0"/>
              <w:marTop w:val="0"/>
              <w:marBottom w:val="0"/>
              <w:divBdr>
                <w:top w:val="none" w:sz="0" w:space="0" w:color="auto"/>
                <w:left w:val="none" w:sz="0" w:space="0" w:color="auto"/>
                <w:bottom w:val="none" w:sz="0" w:space="0" w:color="auto"/>
                <w:right w:val="none" w:sz="0" w:space="0" w:color="auto"/>
              </w:divBdr>
            </w:div>
            <w:div w:id="1428579783">
              <w:marLeft w:val="0"/>
              <w:marRight w:val="0"/>
              <w:marTop w:val="0"/>
              <w:marBottom w:val="0"/>
              <w:divBdr>
                <w:top w:val="none" w:sz="0" w:space="0" w:color="auto"/>
                <w:left w:val="none" w:sz="0" w:space="0" w:color="auto"/>
                <w:bottom w:val="none" w:sz="0" w:space="0" w:color="auto"/>
                <w:right w:val="none" w:sz="0" w:space="0" w:color="auto"/>
              </w:divBdr>
            </w:div>
            <w:div w:id="1450003438">
              <w:marLeft w:val="0"/>
              <w:marRight w:val="0"/>
              <w:marTop w:val="0"/>
              <w:marBottom w:val="0"/>
              <w:divBdr>
                <w:top w:val="none" w:sz="0" w:space="0" w:color="auto"/>
                <w:left w:val="none" w:sz="0" w:space="0" w:color="auto"/>
                <w:bottom w:val="none" w:sz="0" w:space="0" w:color="auto"/>
                <w:right w:val="none" w:sz="0" w:space="0" w:color="auto"/>
              </w:divBdr>
            </w:div>
            <w:div w:id="1450004059">
              <w:marLeft w:val="0"/>
              <w:marRight w:val="0"/>
              <w:marTop w:val="0"/>
              <w:marBottom w:val="0"/>
              <w:divBdr>
                <w:top w:val="none" w:sz="0" w:space="0" w:color="auto"/>
                <w:left w:val="none" w:sz="0" w:space="0" w:color="auto"/>
                <w:bottom w:val="none" w:sz="0" w:space="0" w:color="auto"/>
                <w:right w:val="none" w:sz="0" w:space="0" w:color="auto"/>
              </w:divBdr>
            </w:div>
            <w:div w:id="1451705581">
              <w:marLeft w:val="0"/>
              <w:marRight w:val="0"/>
              <w:marTop w:val="0"/>
              <w:marBottom w:val="0"/>
              <w:divBdr>
                <w:top w:val="none" w:sz="0" w:space="0" w:color="auto"/>
                <w:left w:val="none" w:sz="0" w:space="0" w:color="auto"/>
                <w:bottom w:val="none" w:sz="0" w:space="0" w:color="auto"/>
                <w:right w:val="none" w:sz="0" w:space="0" w:color="auto"/>
              </w:divBdr>
            </w:div>
            <w:div w:id="1452548381">
              <w:marLeft w:val="0"/>
              <w:marRight w:val="0"/>
              <w:marTop w:val="0"/>
              <w:marBottom w:val="0"/>
              <w:divBdr>
                <w:top w:val="none" w:sz="0" w:space="0" w:color="auto"/>
                <w:left w:val="none" w:sz="0" w:space="0" w:color="auto"/>
                <w:bottom w:val="none" w:sz="0" w:space="0" w:color="auto"/>
                <w:right w:val="none" w:sz="0" w:space="0" w:color="auto"/>
              </w:divBdr>
            </w:div>
            <w:div w:id="1455127064">
              <w:marLeft w:val="0"/>
              <w:marRight w:val="0"/>
              <w:marTop w:val="0"/>
              <w:marBottom w:val="0"/>
              <w:divBdr>
                <w:top w:val="none" w:sz="0" w:space="0" w:color="auto"/>
                <w:left w:val="none" w:sz="0" w:space="0" w:color="auto"/>
                <w:bottom w:val="none" w:sz="0" w:space="0" w:color="auto"/>
                <w:right w:val="none" w:sz="0" w:space="0" w:color="auto"/>
              </w:divBdr>
            </w:div>
            <w:div w:id="1458374950">
              <w:marLeft w:val="0"/>
              <w:marRight w:val="0"/>
              <w:marTop w:val="0"/>
              <w:marBottom w:val="0"/>
              <w:divBdr>
                <w:top w:val="none" w:sz="0" w:space="0" w:color="auto"/>
                <w:left w:val="none" w:sz="0" w:space="0" w:color="auto"/>
                <w:bottom w:val="none" w:sz="0" w:space="0" w:color="auto"/>
                <w:right w:val="none" w:sz="0" w:space="0" w:color="auto"/>
              </w:divBdr>
            </w:div>
            <w:div w:id="1461611466">
              <w:marLeft w:val="0"/>
              <w:marRight w:val="0"/>
              <w:marTop w:val="0"/>
              <w:marBottom w:val="0"/>
              <w:divBdr>
                <w:top w:val="none" w:sz="0" w:space="0" w:color="auto"/>
                <w:left w:val="none" w:sz="0" w:space="0" w:color="auto"/>
                <w:bottom w:val="none" w:sz="0" w:space="0" w:color="auto"/>
                <w:right w:val="none" w:sz="0" w:space="0" w:color="auto"/>
              </w:divBdr>
            </w:div>
            <w:div w:id="1466384572">
              <w:marLeft w:val="0"/>
              <w:marRight w:val="0"/>
              <w:marTop w:val="0"/>
              <w:marBottom w:val="0"/>
              <w:divBdr>
                <w:top w:val="none" w:sz="0" w:space="0" w:color="auto"/>
                <w:left w:val="none" w:sz="0" w:space="0" w:color="auto"/>
                <w:bottom w:val="none" w:sz="0" w:space="0" w:color="auto"/>
                <w:right w:val="none" w:sz="0" w:space="0" w:color="auto"/>
              </w:divBdr>
            </w:div>
            <w:div w:id="1468553061">
              <w:marLeft w:val="0"/>
              <w:marRight w:val="0"/>
              <w:marTop w:val="0"/>
              <w:marBottom w:val="0"/>
              <w:divBdr>
                <w:top w:val="none" w:sz="0" w:space="0" w:color="auto"/>
                <w:left w:val="none" w:sz="0" w:space="0" w:color="auto"/>
                <w:bottom w:val="none" w:sz="0" w:space="0" w:color="auto"/>
                <w:right w:val="none" w:sz="0" w:space="0" w:color="auto"/>
              </w:divBdr>
            </w:div>
            <w:div w:id="1471243584">
              <w:marLeft w:val="0"/>
              <w:marRight w:val="0"/>
              <w:marTop w:val="0"/>
              <w:marBottom w:val="0"/>
              <w:divBdr>
                <w:top w:val="none" w:sz="0" w:space="0" w:color="auto"/>
                <w:left w:val="none" w:sz="0" w:space="0" w:color="auto"/>
                <w:bottom w:val="none" w:sz="0" w:space="0" w:color="auto"/>
                <w:right w:val="none" w:sz="0" w:space="0" w:color="auto"/>
              </w:divBdr>
            </w:div>
            <w:div w:id="1476220930">
              <w:marLeft w:val="0"/>
              <w:marRight w:val="0"/>
              <w:marTop w:val="0"/>
              <w:marBottom w:val="0"/>
              <w:divBdr>
                <w:top w:val="none" w:sz="0" w:space="0" w:color="auto"/>
                <w:left w:val="none" w:sz="0" w:space="0" w:color="auto"/>
                <w:bottom w:val="none" w:sz="0" w:space="0" w:color="auto"/>
                <w:right w:val="none" w:sz="0" w:space="0" w:color="auto"/>
              </w:divBdr>
            </w:div>
            <w:div w:id="1488130346">
              <w:marLeft w:val="0"/>
              <w:marRight w:val="0"/>
              <w:marTop w:val="0"/>
              <w:marBottom w:val="0"/>
              <w:divBdr>
                <w:top w:val="none" w:sz="0" w:space="0" w:color="auto"/>
                <w:left w:val="none" w:sz="0" w:space="0" w:color="auto"/>
                <w:bottom w:val="none" w:sz="0" w:space="0" w:color="auto"/>
                <w:right w:val="none" w:sz="0" w:space="0" w:color="auto"/>
              </w:divBdr>
            </w:div>
            <w:div w:id="1490948763">
              <w:marLeft w:val="0"/>
              <w:marRight w:val="0"/>
              <w:marTop w:val="0"/>
              <w:marBottom w:val="0"/>
              <w:divBdr>
                <w:top w:val="none" w:sz="0" w:space="0" w:color="auto"/>
                <w:left w:val="none" w:sz="0" w:space="0" w:color="auto"/>
                <w:bottom w:val="none" w:sz="0" w:space="0" w:color="auto"/>
                <w:right w:val="none" w:sz="0" w:space="0" w:color="auto"/>
              </w:divBdr>
            </w:div>
            <w:div w:id="1494374065">
              <w:marLeft w:val="0"/>
              <w:marRight w:val="0"/>
              <w:marTop w:val="0"/>
              <w:marBottom w:val="0"/>
              <w:divBdr>
                <w:top w:val="none" w:sz="0" w:space="0" w:color="auto"/>
                <w:left w:val="none" w:sz="0" w:space="0" w:color="auto"/>
                <w:bottom w:val="none" w:sz="0" w:space="0" w:color="auto"/>
                <w:right w:val="none" w:sz="0" w:space="0" w:color="auto"/>
              </w:divBdr>
            </w:div>
            <w:div w:id="1505240361">
              <w:marLeft w:val="0"/>
              <w:marRight w:val="0"/>
              <w:marTop w:val="0"/>
              <w:marBottom w:val="0"/>
              <w:divBdr>
                <w:top w:val="none" w:sz="0" w:space="0" w:color="auto"/>
                <w:left w:val="none" w:sz="0" w:space="0" w:color="auto"/>
                <w:bottom w:val="none" w:sz="0" w:space="0" w:color="auto"/>
                <w:right w:val="none" w:sz="0" w:space="0" w:color="auto"/>
              </w:divBdr>
            </w:div>
            <w:div w:id="1506554081">
              <w:marLeft w:val="0"/>
              <w:marRight w:val="0"/>
              <w:marTop w:val="0"/>
              <w:marBottom w:val="0"/>
              <w:divBdr>
                <w:top w:val="none" w:sz="0" w:space="0" w:color="auto"/>
                <w:left w:val="none" w:sz="0" w:space="0" w:color="auto"/>
                <w:bottom w:val="none" w:sz="0" w:space="0" w:color="auto"/>
                <w:right w:val="none" w:sz="0" w:space="0" w:color="auto"/>
              </w:divBdr>
            </w:div>
            <w:div w:id="1507597027">
              <w:marLeft w:val="0"/>
              <w:marRight w:val="0"/>
              <w:marTop w:val="0"/>
              <w:marBottom w:val="0"/>
              <w:divBdr>
                <w:top w:val="none" w:sz="0" w:space="0" w:color="auto"/>
                <w:left w:val="none" w:sz="0" w:space="0" w:color="auto"/>
                <w:bottom w:val="none" w:sz="0" w:space="0" w:color="auto"/>
                <w:right w:val="none" w:sz="0" w:space="0" w:color="auto"/>
              </w:divBdr>
            </w:div>
            <w:div w:id="1515194105">
              <w:marLeft w:val="0"/>
              <w:marRight w:val="0"/>
              <w:marTop w:val="0"/>
              <w:marBottom w:val="0"/>
              <w:divBdr>
                <w:top w:val="none" w:sz="0" w:space="0" w:color="auto"/>
                <w:left w:val="none" w:sz="0" w:space="0" w:color="auto"/>
                <w:bottom w:val="none" w:sz="0" w:space="0" w:color="auto"/>
                <w:right w:val="none" w:sz="0" w:space="0" w:color="auto"/>
              </w:divBdr>
            </w:div>
            <w:div w:id="1517690725">
              <w:marLeft w:val="0"/>
              <w:marRight w:val="0"/>
              <w:marTop w:val="0"/>
              <w:marBottom w:val="0"/>
              <w:divBdr>
                <w:top w:val="none" w:sz="0" w:space="0" w:color="auto"/>
                <w:left w:val="none" w:sz="0" w:space="0" w:color="auto"/>
                <w:bottom w:val="none" w:sz="0" w:space="0" w:color="auto"/>
                <w:right w:val="none" w:sz="0" w:space="0" w:color="auto"/>
              </w:divBdr>
            </w:div>
            <w:div w:id="1543127091">
              <w:marLeft w:val="0"/>
              <w:marRight w:val="0"/>
              <w:marTop w:val="0"/>
              <w:marBottom w:val="0"/>
              <w:divBdr>
                <w:top w:val="none" w:sz="0" w:space="0" w:color="auto"/>
                <w:left w:val="none" w:sz="0" w:space="0" w:color="auto"/>
                <w:bottom w:val="none" w:sz="0" w:space="0" w:color="auto"/>
                <w:right w:val="none" w:sz="0" w:space="0" w:color="auto"/>
              </w:divBdr>
            </w:div>
            <w:div w:id="1545020983">
              <w:marLeft w:val="0"/>
              <w:marRight w:val="0"/>
              <w:marTop w:val="0"/>
              <w:marBottom w:val="0"/>
              <w:divBdr>
                <w:top w:val="none" w:sz="0" w:space="0" w:color="auto"/>
                <w:left w:val="none" w:sz="0" w:space="0" w:color="auto"/>
                <w:bottom w:val="none" w:sz="0" w:space="0" w:color="auto"/>
                <w:right w:val="none" w:sz="0" w:space="0" w:color="auto"/>
              </w:divBdr>
            </w:div>
            <w:div w:id="1551188834">
              <w:marLeft w:val="0"/>
              <w:marRight w:val="0"/>
              <w:marTop w:val="0"/>
              <w:marBottom w:val="0"/>
              <w:divBdr>
                <w:top w:val="none" w:sz="0" w:space="0" w:color="auto"/>
                <w:left w:val="none" w:sz="0" w:space="0" w:color="auto"/>
                <w:bottom w:val="none" w:sz="0" w:space="0" w:color="auto"/>
                <w:right w:val="none" w:sz="0" w:space="0" w:color="auto"/>
              </w:divBdr>
            </w:div>
            <w:div w:id="1560289498">
              <w:marLeft w:val="0"/>
              <w:marRight w:val="0"/>
              <w:marTop w:val="0"/>
              <w:marBottom w:val="0"/>
              <w:divBdr>
                <w:top w:val="none" w:sz="0" w:space="0" w:color="auto"/>
                <w:left w:val="none" w:sz="0" w:space="0" w:color="auto"/>
                <w:bottom w:val="none" w:sz="0" w:space="0" w:color="auto"/>
                <w:right w:val="none" w:sz="0" w:space="0" w:color="auto"/>
              </w:divBdr>
            </w:div>
            <w:div w:id="1561210974">
              <w:marLeft w:val="0"/>
              <w:marRight w:val="0"/>
              <w:marTop w:val="0"/>
              <w:marBottom w:val="0"/>
              <w:divBdr>
                <w:top w:val="none" w:sz="0" w:space="0" w:color="auto"/>
                <w:left w:val="none" w:sz="0" w:space="0" w:color="auto"/>
                <w:bottom w:val="none" w:sz="0" w:space="0" w:color="auto"/>
                <w:right w:val="none" w:sz="0" w:space="0" w:color="auto"/>
              </w:divBdr>
            </w:div>
            <w:div w:id="1562516345">
              <w:marLeft w:val="0"/>
              <w:marRight w:val="0"/>
              <w:marTop w:val="0"/>
              <w:marBottom w:val="0"/>
              <w:divBdr>
                <w:top w:val="none" w:sz="0" w:space="0" w:color="auto"/>
                <w:left w:val="none" w:sz="0" w:space="0" w:color="auto"/>
                <w:bottom w:val="none" w:sz="0" w:space="0" w:color="auto"/>
                <w:right w:val="none" w:sz="0" w:space="0" w:color="auto"/>
              </w:divBdr>
            </w:div>
            <w:div w:id="1577321251">
              <w:marLeft w:val="0"/>
              <w:marRight w:val="0"/>
              <w:marTop w:val="0"/>
              <w:marBottom w:val="0"/>
              <w:divBdr>
                <w:top w:val="none" w:sz="0" w:space="0" w:color="auto"/>
                <w:left w:val="none" w:sz="0" w:space="0" w:color="auto"/>
                <w:bottom w:val="none" w:sz="0" w:space="0" w:color="auto"/>
                <w:right w:val="none" w:sz="0" w:space="0" w:color="auto"/>
              </w:divBdr>
            </w:div>
            <w:div w:id="1580868951">
              <w:marLeft w:val="0"/>
              <w:marRight w:val="0"/>
              <w:marTop w:val="0"/>
              <w:marBottom w:val="0"/>
              <w:divBdr>
                <w:top w:val="none" w:sz="0" w:space="0" w:color="auto"/>
                <w:left w:val="none" w:sz="0" w:space="0" w:color="auto"/>
                <w:bottom w:val="none" w:sz="0" w:space="0" w:color="auto"/>
                <w:right w:val="none" w:sz="0" w:space="0" w:color="auto"/>
              </w:divBdr>
            </w:div>
            <w:div w:id="1586647747">
              <w:marLeft w:val="0"/>
              <w:marRight w:val="0"/>
              <w:marTop w:val="0"/>
              <w:marBottom w:val="0"/>
              <w:divBdr>
                <w:top w:val="none" w:sz="0" w:space="0" w:color="auto"/>
                <w:left w:val="none" w:sz="0" w:space="0" w:color="auto"/>
                <w:bottom w:val="none" w:sz="0" w:space="0" w:color="auto"/>
                <w:right w:val="none" w:sz="0" w:space="0" w:color="auto"/>
              </w:divBdr>
            </w:div>
            <w:div w:id="1591501968">
              <w:marLeft w:val="0"/>
              <w:marRight w:val="0"/>
              <w:marTop w:val="0"/>
              <w:marBottom w:val="0"/>
              <w:divBdr>
                <w:top w:val="none" w:sz="0" w:space="0" w:color="auto"/>
                <w:left w:val="none" w:sz="0" w:space="0" w:color="auto"/>
                <w:bottom w:val="none" w:sz="0" w:space="0" w:color="auto"/>
                <w:right w:val="none" w:sz="0" w:space="0" w:color="auto"/>
              </w:divBdr>
            </w:div>
            <w:div w:id="1591887298">
              <w:marLeft w:val="0"/>
              <w:marRight w:val="0"/>
              <w:marTop w:val="0"/>
              <w:marBottom w:val="0"/>
              <w:divBdr>
                <w:top w:val="none" w:sz="0" w:space="0" w:color="auto"/>
                <w:left w:val="none" w:sz="0" w:space="0" w:color="auto"/>
                <w:bottom w:val="none" w:sz="0" w:space="0" w:color="auto"/>
                <w:right w:val="none" w:sz="0" w:space="0" w:color="auto"/>
              </w:divBdr>
            </w:div>
            <w:div w:id="1593586585">
              <w:marLeft w:val="0"/>
              <w:marRight w:val="0"/>
              <w:marTop w:val="0"/>
              <w:marBottom w:val="0"/>
              <w:divBdr>
                <w:top w:val="none" w:sz="0" w:space="0" w:color="auto"/>
                <w:left w:val="none" w:sz="0" w:space="0" w:color="auto"/>
                <w:bottom w:val="none" w:sz="0" w:space="0" w:color="auto"/>
                <w:right w:val="none" w:sz="0" w:space="0" w:color="auto"/>
              </w:divBdr>
            </w:div>
            <w:div w:id="1616327046">
              <w:marLeft w:val="0"/>
              <w:marRight w:val="0"/>
              <w:marTop w:val="0"/>
              <w:marBottom w:val="0"/>
              <w:divBdr>
                <w:top w:val="none" w:sz="0" w:space="0" w:color="auto"/>
                <w:left w:val="none" w:sz="0" w:space="0" w:color="auto"/>
                <w:bottom w:val="none" w:sz="0" w:space="0" w:color="auto"/>
                <w:right w:val="none" w:sz="0" w:space="0" w:color="auto"/>
              </w:divBdr>
            </w:div>
            <w:div w:id="1616908637">
              <w:marLeft w:val="0"/>
              <w:marRight w:val="0"/>
              <w:marTop w:val="0"/>
              <w:marBottom w:val="0"/>
              <w:divBdr>
                <w:top w:val="none" w:sz="0" w:space="0" w:color="auto"/>
                <w:left w:val="none" w:sz="0" w:space="0" w:color="auto"/>
                <w:bottom w:val="none" w:sz="0" w:space="0" w:color="auto"/>
                <w:right w:val="none" w:sz="0" w:space="0" w:color="auto"/>
              </w:divBdr>
            </w:div>
            <w:div w:id="1632982348">
              <w:marLeft w:val="0"/>
              <w:marRight w:val="0"/>
              <w:marTop w:val="0"/>
              <w:marBottom w:val="0"/>
              <w:divBdr>
                <w:top w:val="none" w:sz="0" w:space="0" w:color="auto"/>
                <w:left w:val="none" w:sz="0" w:space="0" w:color="auto"/>
                <w:bottom w:val="none" w:sz="0" w:space="0" w:color="auto"/>
                <w:right w:val="none" w:sz="0" w:space="0" w:color="auto"/>
              </w:divBdr>
            </w:div>
            <w:div w:id="1635016034">
              <w:marLeft w:val="0"/>
              <w:marRight w:val="0"/>
              <w:marTop w:val="0"/>
              <w:marBottom w:val="0"/>
              <w:divBdr>
                <w:top w:val="none" w:sz="0" w:space="0" w:color="auto"/>
                <w:left w:val="none" w:sz="0" w:space="0" w:color="auto"/>
                <w:bottom w:val="none" w:sz="0" w:space="0" w:color="auto"/>
                <w:right w:val="none" w:sz="0" w:space="0" w:color="auto"/>
              </w:divBdr>
            </w:div>
            <w:div w:id="1636251973">
              <w:marLeft w:val="0"/>
              <w:marRight w:val="0"/>
              <w:marTop w:val="0"/>
              <w:marBottom w:val="0"/>
              <w:divBdr>
                <w:top w:val="none" w:sz="0" w:space="0" w:color="auto"/>
                <w:left w:val="none" w:sz="0" w:space="0" w:color="auto"/>
                <w:bottom w:val="none" w:sz="0" w:space="0" w:color="auto"/>
                <w:right w:val="none" w:sz="0" w:space="0" w:color="auto"/>
              </w:divBdr>
            </w:div>
            <w:div w:id="1641886408">
              <w:marLeft w:val="0"/>
              <w:marRight w:val="0"/>
              <w:marTop w:val="0"/>
              <w:marBottom w:val="0"/>
              <w:divBdr>
                <w:top w:val="none" w:sz="0" w:space="0" w:color="auto"/>
                <w:left w:val="none" w:sz="0" w:space="0" w:color="auto"/>
                <w:bottom w:val="none" w:sz="0" w:space="0" w:color="auto"/>
                <w:right w:val="none" w:sz="0" w:space="0" w:color="auto"/>
              </w:divBdr>
            </w:div>
            <w:div w:id="1650476005">
              <w:marLeft w:val="0"/>
              <w:marRight w:val="0"/>
              <w:marTop w:val="0"/>
              <w:marBottom w:val="0"/>
              <w:divBdr>
                <w:top w:val="none" w:sz="0" w:space="0" w:color="auto"/>
                <w:left w:val="none" w:sz="0" w:space="0" w:color="auto"/>
                <w:bottom w:val="none" w:sz="0" w:space="0" w:color="auto"/>
                <w:right w:val="none" w:sz="0" w:space="0" w:color="auto"/>
              </w:divBdr>
            </w:div>
            <w:div w:id="1650862789">
              <w:marLeft w:val="0"/>
              <w:marRight w:val="0"/>
              <w:marTop w:val="0"/>
              <w:marBottom w:val="0"/>
              <w:divBdr>
                <w:top w:val="none" w:sz="0" w:space="0" w:color="auto"/>
                <w:left w:val="none" w:sz="0" w:space="0" w:color="auto"/>
                <w:bottom w:val="none" w:sz="0" w:space="0" w:color="auto"/>
                <w:right w:val="none" w:sz="0" w:space="0" w:color="auto"/>
              </w:divBdr>
            </w:div>
            <w:div w:id="1652446842">
              <w:marLeft w:val="0"/>
              <w:marRight w:val="0"/>
              <w:marTop w:val="0"/>
              <w:marBottom w:val="0"/>
              <w:divBdr>
                <w:top w:val="none" w:sz="0" w:space="0" w:color="auto"/>
                <w:left w:val="none" w:sz="0" w:space="0" w:color="auto"/>
                <w:bottom w:val="none" w:sz="0" w:space="0" w:color="auto"/>
                <w:right w:val="none" w:sz="0" w:space="0" w:color="auto"/>
              </w:divBdr>
            </w:div>
            <w:div w:id="1662388471">
              <w:marLeft w:val="0"/>
              <w:marRight w:val="0"/>
              <w:marTop w:val="0"/>
              <w:marBottom w:val="0"/>
              <w:divBdr>
                <w:top w:val="none" w:sz="0" w:space="0" w:color="auto"/>
                <w:left w:val="none" w:sz="0" w:space="0" w:color="auto"/>
                <w:bottom w:val="none" w:sz="0" w:space="0" w:color="auto"/>
                <w:right w:val="none" w:sz="0" w:space="0" w:color="auto"/>
              </w:divBdr>
            </w:div>
            <w:div w:id="1667978795">
              <w:marLeft w:val="0"/>
              <w:marRight w:val="0"/>
              <w:marTop w:val="0"/>
              <w:marBottom w:val="0"/>
              <w:divBdr>
                <w:top w:val="none" w:sz="0" w:space="0" w:color="auto"/>
                <w:left w:val="none" w:sz="0" w:space="0" w:color="auto"/>
                <w:bottom w:val="none" w:sz="0" w:space="0" w:color="auto"/>
                <w:right w:val="none" w:sz="0" w:space="0" w:color="auto"/>
              </w:divBdr>
            </w:div>
            <w:div w:id="1675304004">
              <w:marLeft w:val="0"/>
              <w:marRight w:val="0"/>
              <w:marTop w:val="0"/>
              <w:marBottom w:val="0"/>
              <w:divBdr>
                <w:top w:val="none" w:sz="0" w:space="0" w:color="auto"/>
                <w:left w:val="none" w:sz="0" w:space="0" w:color="auto"/>
                <w:bottom w:val="none" w:sz="0" w:space="0" w:color="auto"/>
                <w:right w:val="none" w:sz="0" w:space="0" w:color="auto"/>
              </w:divBdr>
            </w:div>
            <w:div w:id="1680236740">
              <w:marLeft w:val="0"/>
              <w:marRight w:val="0"/>
              <w:marTop w:val="0"/>
              <w:marBottom w:val="0"/>
              <w:divBdr>
                <w:top w:val="none" w:sz="0" w:space="0" w:color="auto"/>
                <w:left w:val="none" w:sz="0" w:space="0" w:color="auto"/>
                <w:bottom w:val="none" w:sz="0" w:space="0" w:color="auto"/>
                <w:right w:val="none" w:sz="0" w:space="0" w:color="auto"/>
              </w:divBdr>
            </w:div>
            <w:div w:id="1684359581">
              <w:marLeft w:val="0"/>
              <w:marRight w:val="0"/>
              <w:marTop w:val="0"/>
              <w:marBottom w:val="0"/>
              <w:divBdr>
                <w:top w:val="none" w:sz="0" w:space="0" w:color="auto"/>
                <w:left w:val="none" w:sz="0" w:space="0" w:color="auto"/>
                <w:bottom w:val="none" w:sz="0" w:space="0" w:color="auto"/>
                <w:right w:val="none" w:sz="0" w:space="0" w:color="auto"/>
              </w:divBdr>
            </w:div>
            <w:div w:id="1685667363">
              <w:marLeft w:val="0"/>
              <w:marRight w:val="0"/>
              <w:marTop w:val="0"/>
              <w:marBottom w:val="0"/>
              <w:divBdr>
                <w:top w:val="none" w:sz="0" w:space="0" w:color="auto"/>
                <w:left w:val="none" w:sz="0" w:space="0" w:color="auto"/>
                <w:bottom w:val="none" w:sz="0" w:space="0" w:color="auto"/>
                <w:right w:val="none" w:sz="0" w:space="0" w:color="auto"/>
              </w:divBdr>
            </w:div>
            <w:div w:id="1695960939">
              <w:marLeft w:val="0"/>
              <w:marRight w:val="0"/>
              <w:marTop w:val="0"/>
              <w:marBottom w:val="0"/>
              <w:divBdr>
                <w:top w:val="none" w:sz="0" w:space="0" w:color="auto"/>
                <w:left w:val="none" w:sz="0" w:space="0" w:color="auto"/>
                <w:bottom w:val="none" w:sz="0" w:space="0" w:color="auto"/>
                <w:right w:val="none" w:sz="0" w:space="0" w:color="auto"/>
              </w:divBdr>
            </w:div>
            <w:div w:id="1707096101">
              <w:marLeft w:val="0"/>
              <w:marRight w:val="0"/>
              <w:marTop w:val="0"/>
              <w:marBottom w:val="0"/>
              <w:divBdr>
                <w:top w:val="none" w:sz="0" w:space="0" w:color="auto"/>
                <w:left w:val="none" w:sz="0" w:space="0" w:color="auto"/>
                <w:bottom w:val="none" w:sz="0" w:space="0" w:color="auto"/>
                <w:right w:val="none" w:sz="0" w:space="0" w:color="auto"/>
              </w:divBdr>
            </w:div>
            <w:div w:id="1716345240">
              <w:marLeft w:val="0"/>
              <w:marRight w:val="0"/>
              <w:marTop w:val="0"/>
              <w:marBottom w:val="0"/>
              <w:divBdr>
                <w:top w:val="none" w:sz="0" w:space="0" w:color="auto"/>
                <w:left w:val="none" w:sz="0" w:space="0" w:color="auto"/>
                <w:bottom w:val="none" w:sz="0" w:space="0" w:color="auto"/>
                <w:right w:val="none" w:sz="0" w:space="0" w:color="auto"/>
              </w:divBdr>
            </w:div>
            <w:div w:id="1722558409">
              <w:marLeft w:val="0"/>
              <w:marRight w:val="0"/>
              <w:marTop w:val="0"/>
              <w:marBottom w:val="0"/>
              <w:divBdr>
                <w:top w:val="none" w:sz="0" w:space="0" w:color="auto"/>
                <w:left w:val="none" w:sz="0" w:space="0" w:color="auto"/>
                <w:bottom w:val="none" w:sz="0" w:space="0" w:color="auto"/>
                <w:right w:val="none" w:sz="0" w:space="0" w:color="auto"/>
              </w:divBdr>
            </w:div>
            <w:div w:id="1735591261">
              <w:marLeft w:val="0"/>
              <w:marRight w:val="0"/>
              <w:marTop w:val="0"/>
              <w:marBottom w:val="0"/>
              <w:divBdr>
                <w:top w:val="none" w:sz="0" w:space="0" w:color="auto"/>
                <w:left w:val="none" w:sz="0" w:space="0" w:color="auto"/>
                <w:bottom w:val="none" w:sz="0" w:space="0" w:color="auto"/>
                <w:right w:val="none" w:sz="0" w:space="0" w:color="auto"/>
              </w:divBdr>
            </w:div>
            <w:div w:id="1766804879">
              <w:marLeft w:val="0"/>
              <w:marRight w:val="0"/>
              <w:marTop w:val="0"/>
              <w:marBottom w:val="0"/>
              <w:divBdr>
                <w:top w:val="none" w:sz="0" w:space="0" w:color="auto"/>
                <w:left w:val="none" w:sz="0" w:space="0" w:color="auto"/>
                <w:bottom w:val="none" w:sz="0" w:space="0" w:color="auto"/>
                <w:right w:val="none" w:sz="0" w:space="0" w:color="auto"/>
              </w:divBdr>
            </w:div>
            <w:div w:id="1767144561">
              <w:marLeft w:val="0"/>
              <w:marRight w:val="0"/>
              <w:marTop w:val="0"/>
              <w:marBottom w:val="0"/>
              <w:divBdr>
                <w:top w:val="none" w:sz="0" w:space="0" w:color="auto"/>
                <w:left w:val="none" w:sz="0" w:space="0" w:color="auto"/>
                <w:bottom w:val="none" w:sz="0" w:space="0" w:color="auto"/>
                <w:right w:val="none" w:sz="0" w:space="0" w:color="auto"/>
              </w:divBdr>
            </w:div>
            <w:div w:id="1767463862">
              <w:marLeft w:val="0"/>
              <w:marRight w:val="0"/>
              <w:marTop w:val="0"/>
              <w:marBottom w:val="0"/>
              <w:divBdr>
                <w:top w:val="none" w:sz="0" w:space="0" w:color="auto"/>
                <w:left w:val="none" w:sz="0" w:space="0" w:color="auto"/>
                <w:bottom w:val="none" w:sz="0" w:space="0" w:color="auto"/>
                <w:right w:val="none" w:sz="0" w:space="0" w:color="auto"/>
              </w:divBdr>
            </w:div>
            <w:div w:id="1768499273">
              <w:marLeft w:val="0"/>
              <w:marRight w:val="0"/>
              <w:marTop w:val="0"/>
              <w:marBottom w:val="0"/>
              <w:divBdr>
                <w:top w:val="none" w:sz="0" w:space="0" w:color="auto"/>
                <w:left w:val="none" w:sz="0" w:space="0" w:color="auto"/>
                <w:bottom w:val="none" w:sz="0" w:space="0" w:color="auto"/>
                <w:right w:val="none" w:sz="0" w:space="0" w:color="auto"/>
              </w:divBdr>
            </w:div>
            <w:div w:id="1770392782">
              <w:marLeft w:val="0"/>
              <w:marRight w:val="0"/>
              <w:marTop w:val="0"/>
              <w:marBottom w:val="0"/>
              <w:divBdr>
                <w:top w:val="none" w:sz="0" w:space="0" w:color="auto"/>
                <w:left w:val="none" w:sz="0" w:space="0" w:color="auto"/>
                <w:bottom w:val="none" w:sz="0" w:space="0" w:color="auto"/>
                <w:right w:val="none" w:sz="0" w:space="0" w:color="auto"/>
              </w:divBdr>
            </w:div>
            <w:div w:id="1779788416">
              <w:marLeft w:val="0"/>
              <w:marRight w:val="0"/>
              <w:marTop w:val="0"/>
              <w:marBottom w:val="0"/>
              <w:divBdr>
                <w:top w:val="none" w:sz="0" w:space="0" w:color="auto"/>
                <w:left w:val="none" w:sz="0" w:space="0" w:color="auto"/>
                <w:bottom w:val="none" w:sz="0" w:space="0" w:color="auto"/>
                <w:right w:val="none" w:sz="0" w:space="0" w:color="auto"/>
              </w:divBdr>
            </w:div>
            <w:div w:id="1779987224">
              <w:marLeft w:val="0"/>
              <w:marRight w:val="0"/>
              <w:marTop w:val="0"/>
              <w:marBottom w:val="0"/>
              <w:divBdr>
                <w:top w:val="none" w:sz="0" w:space="0" w:color="auto"/>
                <w:left w:val="none" w:sz="0" w:space="0" w:color="auto"/>
                <w:bottom w:val="none" w:sz="0" w:space="0" w:color="auto"/>
                <w:right w:val="none" w:sz="0" w:space="0" w:color="auto"/>
              </w:divBdr>
            </w:div>
            <w:div w:id="1800681923">
              <w:marLeft w:val="0"/>
              <w:marRight w:val="0"/>
              <w:marTop w:val="0"/>
              <w:marBottom w:val="0"/>
              <w:divBdr>
                <w:top w:val="none" w:sz="0" w:space="0" w:color="auto"/>
                <w:left w:val="none" w:sz="0" w:space="0" w:color="auto"/>
                <w:bottom w:val="none" w:sz="0" w:space="0" w:color="auto"/>
                <w:right w:val="none" w:sz="0" w:space="0" w:color="auto"/>
              </w:divBdr>
            </w:div>
            <w:div w:id="1811290872">
              <w:marLeft w:val="0"/>
              <w:marRight w:val="0"/>
              <w:marTop w:val="0"/>
              <w:marBottom w:val="0"/>
              <w:divBdr>
                <w:top w:val="none" w:sz="0" w:space="0" w:color="auto"/>
                <w:left w:val="none" w:sz="0" w:space="0" w:color="auto"/>
                <w:bottom w:val="none" w:sz="0" w:space="0" w:color="auto"/>
                <w:right w:val="none" w:sz="0" w:space="0" w:color="auto"/>
              </w:divBdr>
            </w:div>
            <w:div w:id="1813522363">
              <w:marLeft w:val="0"/>
              <w:marRight w:val="0"/>
              <w:marTop w:val="0"/>
              <w:marBottom w:val="0"/>
              <w:divBdr>
                <w:top w:val="none" w:sz="0" w:space="0" w:color="auto"/>
                <w:left w:val="none" w:sz="0" w:space="0" w:color="auto"/>
                <w:bottom w:val="none" w:sz="0" w:space="0" w:color="auto"/>
                <w:right w:val="none" w:sz="0" w:space="0" w:color="auto"/>
              </w:divBdr>
            </w:div>
            <w:div w:id="1827479363">
              <w:marLeft w:val="0"/>
              <w:marRight w:val="0"/>
              <w:marTop w:val="0"/>
              <w:marBottom w:val="0"/>
              <w:divBdr>
                <w:top w:val="none" w:sz="0" w:space="0" w:color="auto"/>
                <w:left w:val="none" w:sz="0" w:space="0" w:color="auto"/>
                <w:bottom w:val="none" w:sz="0" w:space="0" w:color="auto"/>
                <w:right w:val="none" w:sz="0" w:space="0" w:color="auto"/>
              </w:divBdr>
            </w:div>
            <w:div w:id="1834029959">
              <w:marLeft w:val="0"/>
              <w:marRight w:val="0"/>
              <w:marTop w:val="0"/>
              <w:marBottom w:val="0"/>
              <w:divBdr>
                <w:top w:val="none" w:sz="0" w:space="0" w:color="auto"/>
                <w:left w:val="none" w:sz="0" w:space="0" w:color="auto"/>
                <w:bottom w:val="none" w:sz="0" w:space="0" w:color="auto"/>
                <w:right w:val="none" w:sz="0" w:space="0" w:color="auto"/>
              </w:divBdr>
            </w:div>
            <w:div w:id="1837453349">
              <w:marLeft w:val="0"/>
              <w:marRight w:val="0"/>
              <w:marTop w:val="0"/>
              <w:marBottom w:val="0"/>
              <w:divBdr>
                <w:top w:val="none" w:sz="0" w:space="0" w:color="auto"/>
                <w:left w:val="none" w:sz="0" w:space="0" w:color="auto"/>
                <w:bottom w:val="none" w:sz="0" w:space="0" w:color="auto"/>
                <w:right w:val="none" w:sz="0" w:space="0" w:color="auto"/>
              </w:divBdr>
            </w:div>
            <w:div w:id="1839536148">
              <w:marLeft w:val="0"/>
              <w:marRight w:val="0"/>
              <w:marTop w:val="0"/>
              <w:marBottom w:val="0"/>
              <w:divBdr>
                <w:top w:val="none" w:sz="0" w:space="0" w:color="auto"/>
                <w:left w:val="none" w:sz="0" w:space="0" w:color="auto"/>
                <w:bottom w:val="none" w:sz="0" w:space="0" w:color="auto"/>
                <w:right w:val="none" w:sz="0" w:space="0" w:color="auto"/>
              </w:divBdr>
            </w:div>
            <w:div w:id="1841582806">
              <w:marLeft w:val="0"/>
              <w:marRight w:val="0"/>
              <w:marTop w:val="0"/>
              <w:marBottom w:val="0"/>
              <w:divBdr>
                <w:top w:val="none" w:sz="0" w:space="0" w:color="auto"/>
                <w:left w:val="none" w:sz="0" w:space="0" w:color="auto"/>
                <w:bottom w:val="none" w:sz="0" w:space="0" w:color="auto"/>
                <w:right w:val="none" w:sz="0" w:space="0" w:color="auto"/>
              </w:divBdr>
            </w:div>
            <w:div w:id="1849902197">
              <w:marLeft w:val="0"/>
              <w:marRight w:val="0"/>
              <w:marTop w:val="0"/>
              <w:marBottom w:val="0"/>
              <w:divBdr>
                <w:top w:val="none" w:sz="0" w:space="0" w:color="auto"/>
                <w:left w:val="none" w:sz="0" w:space="0" w:color="auto"/>
                <w:bottom w:val="none" w:sz="0" w:space="0" w:color="auto"/>
                <w:right w:val="none" w:sz="0" w:space="0" w:color="auto"/>
              </w:divBdr>
            </w:div>
            <w:div w:id="1850410874">
              <w:marLeft w:val="0"/>
              <w:marRight w:val="0"/>
              <w:marTop w:val="0"/>
              <w:marBottom w:val="0"/>
              <w:divBdr>
                <w:top w:val="none" w:sz="0" w:space="0" w:color="auto"/>
                <w:left w:val="none" w:sz="0" w:space="0" w:color="auto"/>
                <w:bottom w:val="none" w:sz="0" w:space="0" w:color="auto"/>
                <w:right w:val="none" w:sz="0" w:space="0" w:color="auto"/>
              </w:divBdr>
            </w:div>
            <w:div w:id="1851598367">
              <w:marLeft w:val="0"/>
              <w:marRight w:val="0"/>
              <w:marTop w:val="0"/>
              <w:marBottom w:val="0"/>
              <w:divBdr>
                <w:top w:val="none" w:sz="0" w:space="0" w:color="auto"/>
                <w:left w:val="none" w:sz="0" w:space="0" w:color="auto"/>
                <w:bottom w:val="none" w:sz="0" w:space="0" w:color="auto"/>
                <w:right w:val="none" w:sz="0" w:space="0" w:color="auto"/>
              </w:divBdr>
            </w:div>
            <w:div w:id="1858159404">
              <w:marLeft w:val="0"/>
              <w:marRight w:val="0"/>
              <w:marTop w:val="0"/>
              <w:marBottom w:val="0"/>
              <w:divBdr>
                <w:top w:val="none" w:sz="0" w:space="0" w:color="auto"/>
                <w:left w:val="none" w:sz="0" w:space="0" w:color="auto"/>
                <w:bottom w:val="none" w:sz="0" w:space="0" w:color="auto"/>
                <w:right w:val="none" w:sz="0" w:space="0" w:color="auto"/>
              </w:divBdr>
            </w:div>
            <w:div w:id="1858501519">
              <w:marLeft w:val="0"/>
              <w:marRight w:val="0"/>
              <w:marTop w:val="0"/>
              <w:marBottom w:val="0"/>
              <w:divBdr>
                <w:top w:val="none" w:sz="0" w:space="0" w:color="auto"/>
                <w:left w:val="none" w:sz="0" w:space="0" w:color="auto"/>
                <w:bottom w:val="none" w:sz="0" w:space="0" w:color="auto"/>
                <w:right w:val="none" w:sz="0" w:space="0" w:color="auto"/>
              </w:divBdr>
            </w:div>
            <w:div w:id="1859614800">
              <w:marLeft w:val="0"/>
              <w:marRight w:val="0"/>
              <w:marTop w:val="0"/>
              <w:marBottom w:val="0"/>
              <w:divBdr>
                <w:top w:val="none" w:sz="0" w:space="0" w:color="auto"/>
                <w:left w:val="none" w:sz="0" w:space="0" w:color="auto"/>
                <w:bottom w:val="none" w:sz="0" w:space="0" w:color="auto"/>
                <w:right w:val="none" w:sz="0" w:space="0" w:color="auto"/>
              </w:divBdr>
            </w:div>
            <w:div w:id="1865709065">
              <w:marLeft w:val="0"/>
              <w:marRight w:val="0"/>
              <w:marTop w:val="0"/>
              <w:marBottom w:val="0"/>
              <w:divBdr>
                <w:top w:val="none" w:sz="0" w:space="0" w:color="auto"/>
                <w:left w:val="none" w:sz="0" w:space="0" w:color="auto"/>
                <w:bottom w:val="none" w:sz="0" w:space="0" w:color="auto"/>
                <w:right w:val="none" w:sz="0" w:space="0" w:color="auto"/>
              </w:divBdr>
            </w:div>
            <w:div w:id="1869678481">
              <w:marLeft w:val="0"/>
              <w:marRight w:val="0"/>
              <w:marTop w:val="0"/>
              <w:marBottom w:val="0"/>
              <w:divBdr>
                <w:top w:val="none" w:sz="0" w:space="0" w:color="auto"/>
                <w:left w:val="none" w:sz="0" w:space="0" w:color="auto"/>
                <w:bottom w:val="none" w:sz="0" w:space="0" w:color="auto"/>
                <w:right w:val="none" w:sz="0" w:space="0" w:color="auto"/>
              </w:divBdr>
            </w:div>
            <w:div w:id="1879388833">
              <w:marLeft w:val="0"/>
              <w:marRight w:val="0"/>
              <w:marTop w:val="0"/>
              <w:marBottom w:val="0"/>
              <w:divBdr>
                <w:top w:val="none" w:sz="0" w:space="0" w:color="auto"/>
                <w:left w:val="none" w:sz="0" w:space="0" w:color="auto"/>
                <w:bottom w:val="none" w:sz="0" w:space="0" w:color="auto"/>
                <w:right w:val="none" w:sz="0" w:space="0" w:color="auto"/>
              </w:divBdr>
            </w:div>
            <w:div w:id="1882744881">
              <w:marLeft w:val="0"/>
              <w:marRight w:val="0"/>
              <w:marTop w:val="0"/>
              <w:marBottom w:val="0"/>
              <w:divBdr>
                <w:top w:val="none" w:sz="0" w:space="0" w:color="auto"/>
                <w:left w:val="none" w:sz="0" w:space="0" w:color="auto"/>
                <w:bottom w:val="none" w:sz="0" w:space="0" w:color="auto"/>
                <w:right w:val="none" w:sz="0" w:space="0" w:color="auto"/>
              </w:divBdr>
            </w:div>
            <w:div w:id="1892185475">
              <w:marLeft w:val="0"/>
              <w:marRight w:val="0"/>
              <w:marTop w:val="0"/>
              <w:marBottom w:val="0"/>
              <w:divBdr>
                <w:top w:val="none" w:sz="0" w:space="0" w:color="auto"/>
                <w:left w:val="none" w:sz="0" w:space="0" w:color="auto"/>
                <w:bottom w:val="none" w:sz="0" w:space="0" w:color="auto"/>
                <w:right w:val="none" w:sz="0" w:space="0" w:color="auto"/>
              </w:divBdr>
            </w:div>
            <w:div w:id="1905986623">
              <w:marLeft w:val="0"/>
              <w:marRight w:val="0"/>
              <w:marTop w:val="0"/>
              <w:marBottom w:val="0"/>
              <w:divBdr>
                <w:top w:val="none" w:sz="0" w:space="0" w:color="auto"/>
                <w:left w:val="none" w:sz="0" w:space="0" w:color="auto"/>
                <w:bottom w:val="none" w:sz="0" w:space="0" w:color="auto"/>
                <w:right w:val="none" w:sz="0" w:space="0" w:color="auto"/>
              </w:divBdr>
            </w:div>
            <w:div w:id="1908607666">
              <w:marLeft w:val="0"/>
              <w:marRight w:val="0"/>
              <w:marTop w:val="0"/>
              <w:marBottom w:val="0"/>
              <w:divBdr>
                <w:top w:val="none" w:sz="0" w:space="0" w:color="auto"/>
                <w:left w:val="none" w:sz="0" w:space="0" w:color="auto"/>
                <w:bottom w:val="none" w:sz="0" w:space="0" w:color="auto"/>
                <w:right w:val="none" w:sz="0" w:space="0" w:color="auto"/>
              </w:divBdr>
            </w:div>
            <w:div w:id="1918132177">
              <w:marLeft w:val="0"/>
              <w:marRight w:val="0"/>
              <w:marTop w:val="0"/>
              <w:marBottom w:val="0"/>
              <w:divBdr>
                <w:top w:val="none" w:sz="0" w:space="0" w:color="auto"/>
                <w:left w:val="none" w:sz="0" w:space="0" w:color="auto"/>
                <w:bottom w:val="none" w:sz="0" w:space="0" w:color="auto"/>
                <w:right w:val="none" w:sz="0" w:space="0" w:color="auto"/>
              </w:divBdr>
            </w:div>
            <w:div w:id="1930960838">
              <w:marLeft w:val="0"/>
              <w:marRight w:val="0"/>
              <w:marTop w:val="0"/>
              <w:marBottom w:val="0"/>
              <w:divBdr>
                <w:top w:val="none" w:sz="0" w:space="0" w:color="auto"/>
                <w:left w:val="none" w:sz="0" w:space="0" w:color="auto"/>
                <w:bottom w:val="none" w:sz="0" w:space="0" w:color="auto"/>
                <w:right w:val="none" w:sz="0" w:space="0" w:color="auto"/>
              </w:divBdr>
            </w:div>
            <w:div w:id="1931309969">
              <w:marLeft w:val="0"/>
              <w:marRight w:val="0"/>
              <w:marTop w:val="0"/>
              <w:marBottom w:val="0"/>
              <w:divBdr>
                <w:top w:val="none" w:sz="0" w:space="0" w:color="auto"/>
                <w:left w:val="none" w:sz="0" w:space="0" w:color="auto"/>
                <w:bottom w:val="none" w:sz="0" w:space="0" w:color="auto"/>
                <w:right w:val="none" w:sz="0" w:space="0" w:color="auto"/>
              </w:divBdr>
            </w:div>
            <w:div w:id="1931346924">
              <w:marLeft w:val="0"/>
              <w:marRight w:val="0"/>
              <w:marTop w:val="0"/>
              <w:marBottom w:val="0"/>
              <w:divBdr>
                <w:top w:val="none" w:sz="0" w:space="0" w:color="auto"/>
                <w:left w:val="none" w:sz="0" w:space="0" w:color="auto"/>
                <w:bottom w:val="none" w:sz="0" w:space="0" w:color="auto"/>
                <w:right w:val="none" w:sz="0" w:space="0" w:color="auto"/>
              </w:divBdr>
            </w:div>
            <w:div w:id="1937706522">
              <w:marLeft w:val="0"/>
              <w:marRight w:val="0"/>
              <w:marTop w:val="0"/>
              <w:marBottom w:val="0"/>
              <w:divBdr>
                <w:top w:val="none" w:sz="0" w:space="0" w:color="auto"/>
                <w:left w:val="none" w:sz="0" w:space="0" w:color="auto"/>
                <w:bottom w:val="none" w:sz="0" w:space="0" w:color="auto"/>
                <w:right w:val="none" w:sz="0" w:space="0" w:color="auto"/>
              </w:divBdr>
            </w:div>
            <w:div w:id="1940719103">
              <w:marLeft w:val="0"/>
              <w:marRight w:val="0"/>
              <w:marTop w:val="0"/>
              <w:marBottom w:val="0"/>
              <w:divBdr>
                <w:top w:val="none" w:sz="0" w:space="0" w:color="auto"/>
                <w:left w:val="none" w:sz="0" w:space="0" w:color="auto"/>
                <w:bottom w:val="none" w:sz="0" w:space="0" w:color="auto"/>
                <w:right w:val="none" w:sz="0" w:space="0" w:color="auto"/>
              </w:divBdr>
            </w:div>
            <w:div w:id="1957708381">
              <w:marLeft w:val="0"/>
              <w:marRight w:val="0"/>
              <w:marTop w:val="0"/>
              <w:marBottom w:val="0"/>
              <w:divBdr>
                <w:top w:val="none" w:sz="0" w:space="0" w:color="auto"/>
                <w:left w:val="none" w:sz="0" w:space="0" w:color="auto"/>
                <w:bottom w:val="none" w:sz="0" w:space="0" w:color="auto"/>
                <w:right w:val="none" w:sz="0" w:space="0" w:color="auto"/>
              </w:divBdr>
            </w:div>
            <w:div w:id="1960796036">
              <w:marLeft w:val="0"/>
              <w:marRight w:val="0"/>
              <w:marTop w:val="0"/>
              <w:marBottom w:val="0"/>
              <w:divBdr>
                <w:top w:val="none" w:sz="0" w:space="0" w:color="auto"/>
                <w:left w:val="none" w:sz="0" w:space="0" w:color="auto"/>
                <w:bottom w:val="none" w:sz="0" w:space="0" w:color="auto"/>
                <w:right w:val="none" w:sz="0" w:space="0" w:color="auto"/>
              </w:divBdr>
            </w:div>
            <w:div w:id="1967154269">
              <w:marLeft w:val="0"/>
              <w:marRight w:val="0"/>
              <w:marTop w:val="0"/>
              <w:marBottom w:val="0"/>
              <w:divBdr>
                <w:top w:val="none" w:sz="0" w:space="0" w:color="auto"/>
                <w:left w:val="none" w:sz="0" w:space="0" w:color="auto"/>
                <w:bottom w:val="none" w:sz="0" w:space="0" w:color="auto"/>
                <w:right w:val="none" w:sz="0" w:space="0" w:color="auto"/>
              </w:divBdr>
            </w:div>
            <w:div w:id="1969389070">
              <w:marLeft w:val="0"/>
              <w:marRight w:val="0"/>
              <w:marTop w:val="0"/>
              <w:marBottom w:val="0"/>
              <w:divBdr>
                <w:top w:val="none" w:sz="0" w:space="0" w:color="auto"/>
                <w:left w:val="none" w:sz="0" w:space="0" w:color="auto"/>
                <w:bottom w:val="none" w:sz="0" w:space="0" w:color="auto"/>
                <w:right w:val="none" w:sz="0" w:space="0" w:color="auto"/>
              </w:divBdr>
            </w:div>
            <w:div w:id="1980108093">
              <w:marLeft w:val="0"/>
              <w:marRight w:val="0"/>
              <w:marTop w:val="0"/>
              <w:marBottom w:val="0"/>
              <w:divBdr>
                <w:top w:val="none" w:sz="0" w:space="0" w:color="auto"/>
                <w:left w:val="none" w:sz="0" w:space="0" w:color="auto"/>
                <w:bottom w:val="none" w:sz="0" w:space="0" w:color="auto"/>
                <w:right w:val="none" w:sz="0" w:space="0" w:color="auto"/>
              </w:divBdr>
            </w:div>
            <w:div w:id="1983846943">
              <w:marLeft w:val="0"/>
              <w:marRight w:val="0"/>
              <w:marTop w:val="0"/>
              <w:marBottom w:val="0"/>
              <w:divBdr>
                <w:top w:val="none" w:sz="0" w:space="0" w:color="auto"/>
                <w:left w:val="none" w:sz="0" w:space="0" w:color="auto"/>
                <w:bottom w:val="none" w:sz="0" w:space="0" w:color="auto"/>
                <w:right w:val="none" w:sz="0" w:space="0" w:color="auto"/>
              </w:divBdr>
            </w:div>
            <w:div w:id="1986540567">
              <w:marLeft w:val="0"/>
              <w:marRight w:val="0"/>
              <w:marTop w:val="0"/>
              <w:marBottom w:val="0"/>
              <w:divBdr>
                <w:top w:val="none" w:sz="0" w:space="0" w:color="auto"/>
                <w:left w:val="none" w:sz="0" w:space="0" w:color="auto"/>
                <w:bottom w:val="none" w:sz="0" w:space="0" w:color="auto"/>
                <w:right w:val="none" w:sz="0" w:space="0" w:color="auto"/>
              </w:divBdr>
            </w:div>
            <w:div w:id="1987393504">
              <w:marLeft w:val="0"/>
              <w:marRight w:val="0"/>
              <w:marTop w:val="0"/>
              <w:marBottom w:val="0"/>
              <w:divBdr>
                <w:top w:val="none" w:sz="0" w:space="0" w:color="auto"/>
                <w:left w:val="none" w:sz="0" w:space="0" w:color="auto"/>
                <w:bottom w:val="none" w:sz="0" w:space="0" w:color="auto"/>
                <w:right w:val="none" w:sz="0" w:space="0" w:color="auto"/>
              </w:divBdr>
            </w:div>
            <w:div w:id="2004772250">
              <w:marLeft w:val="0"/>
              <w:marRight w:val="0"/>
              <w:marTop w:val="0"/>
              <w:marBottom w:val="0"/>
              <w:divBdr>
                <w:top w:val="none" w:sz="0" w:space="0" w:color="auto"/>
                <w:left w:val="none" w:sz="0" w:space="0" w:color="auto"/>
                <w:bottom w:val="none" w:sz="0" w:space="0" w:color="auto"/>
                <w:right w:val="none" w:sz="0" w:space="0" w:color="auto"/>
              </w:divBdr>
            </w:div>
            <w:div w:id="2013413733">
              <w:marLeft w:val="0"/>
              <w:marRight w:val="0"/>
              <w:marTop w:val="0"/>
              <w:marBottom w:val="0"/>
              <w:divBdr>
                <w:top w:val="none" w:sz="0" w:space="0" w:color="auto"/>
                <w:left w:val="none" w:sz="0" w:space="0" w:color="auto"/>
                <w:bottom w:val="none" w:sz="0" w:space="0" w:color="auto"/>
                <w:right w:val="none" w:sz="0" w:space="0" w:color="auto"/>
              </w:divBdr>
            </w:div>
            <w:div w:id="2017922849">
              <w:marLeft w:val="0"/>
              <w:marRight w:val="0"/>
              <w:marTop w:val="0"/>
              <w:marBottom w:val="0"/>
              <w:divBdr>
                <w:top w:val="none" w:sz="0" w:space="0" w:color="auto"/>
                <w:left w:val="none" w:sz="0" w:space="0" w:color="auto"/>
                <w:bottom w:val="none" w:sz="0" w:space="0" w:color="auto"/>
                <w:right w:val="none" w:sz="0" w:space="0" w:color="auto"/>
              </w:divBdr>
            </w:div>
            <w:div w:id="2020152565">
              <w:marLeft w:val="0"/>
              <w:marRight w:val="0"/>
              <w:marTop w:val="0"/>
              <w:marBottom w:val="0"/>
              <w:divBdr>
                <w:top w:val="none" w:sz="0" w:space="0" w:color="auto"/>
                <w:left w:val="none" w:sz="0" w:space="0" w:color="auto"/>
                <w:bottom w:val="none" w:sz="0" w:space="0" w:color="auto"/>
                <w:right w:val="none" w:sz="0" w:space="0" w:color="auto"/>
              </w:divBdr>
            </w:div>
            <w:div w:id="2025981317">
              <w:marLeft w:val="0"/>
              <w:marRight w:val="0"/>
              <w:marTop w:val="0"/>
              <w:marBottom w:val="0"/>
              <w:divBdr>
                <w:top w:val="none" w:sz="0" w:space="0" w:color="auto"/>
                <w:left w:val="none" w:sz="0" w:space="0" w:color="auto"/>
                <w:bottom w:val="none" w:sz="0" w:space="0" w:color="auto"/>
                <w:right w:val="none" w:sz="0" w:space="0" w:color="auto"/>
              </w:divBdr>
            </w:div>
            <w:div w:id="2028094394">
              <w:marLeft w:val="0"/>
              <w:marRight w:val="0"/>
              <w:marTop w:val="0"/>
              <w:marBottom w:val="0"/>
              <w:divBdr>
                <w:top w:val="none" w:sz="0" w:space="0" w:color="auto"/>
                <w:left w:val="none" w:sz="0" w:space="0" w:color="auto"/>
                <w:bottom w:val="none" w:sz="0" w:space="0" w:color="auto"/>
                <w:right w:val="none" w:sz="0" w:space="0" w:color="auto"/>
              </w:divBdr>
            </w:div>
            <w:div w:id="2030525893">
              <w:marLeft w:val="0"/>
              <w:marRight w:val="0"/>
              <w:marTop w:val="0"/>
              <w:marBottom w:val="0"/>
              <w:divBdr>
                <w:top w:val="none" w:sz="0" w:space="0" w:color="auto"/>
                <w:left w:val="none" w:sz="0" w:space="0" w:color="auto"/>
                <w:bottom w:val="none" w:sz="0" w:space="0" w:color="auto"/>
                <w:right w:val="none" w:sz="0" w:space="0" w:color="auto"/>
              </w:divBdr>
            </w:div>
            <w:div w:id="2055882638">
              <w:marLeft w:val="0"/>
              <w:marRight w:val="0"/>
              <w:marTop w:val="0"/>
              <w:marBottom w:val="0"/>
              <w:divBdr>
                <w:top w:val="none" w:sz="0" w:space="0" w:color="auto"/>
                <w:left w:val="none" w:sz="0" w:space="0" w:color="auto"/>
                <w:bottom w:val="none" w:sz="0" w:space="0" w:color="auto"/>
                <w:right w:val="none" w:sz="0" w:space="0" w:color="auto"/>
              </w:divBdr>
            </w:div>
            <w:div w:id="2069768283">
              <w:marLeft w:val="0"/>
              <w:marRight w:val="0"/>
              <w:marTop w:val="0"/>
              <w:marBottom w:val="0"/>
              <w:divBdr>
                <w:top w:val="none" w:sz="0" w:space="0" w:color="auto"/>
                <w:left w:val="none" w:sz="0" w:space="0" w:color="auto"/>
                <w:bottom w:val="none" w:sz="0" w:space="0" w:color="auto"/>
                <w:right w:val="none" w:sz="0" w:space="0" w:color="auto"/>
              </w:divBdr>
            </w:div>
            <w:div w:id="2071810092">
              <w:marLeft w:val="0"/>
              <w:marRight w:val="0"/>
              <w:marTop w:val="0"/>
              <w:marBottom w:val="0"/>
              <w:divBdr>
                <w:top w:val="none" w:sz="0" w:space="0" w:color="auto"/>
                <w:left w:val="none" w:sz="0" w:space="0" w:color="auto"/>
                <w:bottom w:val="none" w:sz="0" w:space="0" w:color="auto"/>
                <w:right w:val="none" w:sz="0" w:space="0" w:color="auto"/>
              </w:divBdr>
            </w:div>
            <w:div w:id="2083214673">
              <w:marLeft w:val="0"/>
              <w:marRight w:val="0"/>
              <w:marTop w:val="0"/>
              <w:marBottom w:val="0"/>
              <w:divBdr>
                <w:top w:val="none" w:sz="0" w:space="0" w:color="auto"/>
                <w:left w:val="none" w:sz="0" w:space="0" w:color="auto"/>
                <w:bottom w:val="none" w:sz="0" w:space="0" w:color="auto"/>
                <w:right w:val="none" w:sz="0" w:space="0" w:color="auto"/>
              </w:divBdr>
            </w:div>
            <w:div w:id="2101366094">
              <w:marLeft w:val="0"/>
              <w:marRight w:val="0"/>
              <w:marTop w:val="0"/>
              <w:marBottom w:val="0"/>
              <w:divBdr>
                <w:top w:val="none" w:sz="0" w:space="0" w:color="auto"/>
                <w:left w:val="none" w:sz="0" w:space="0" w:color="auto"/>
                <w:bottom w:val="none" w:sz="0" w:space="0" w:color="auto"/>
                <w:right w:val="none" w:sz="0" w:space="0" w:color="auto"/>
              </w:divBdr>
            </w:div>
            <w:div w:id="2102791793">
              <w:marLeft w:val="0"/>
              <w:marRight w:val="0"/>
              <w:marTop w:val="0"/>
              <w:marBottom w:val="0"/>
              <w:divBdr>
                <w:top w:val="none" w:sz="0" w:space="0" w:color="auto"/>
                <w:left w:val="none" w:sz="0" w:space="0" w:color="auto"/>
                <w:bottom w:val="none" w:sz="0" w:space="0" w:color="auto"/>
                <w:right w:val="none" w:sz="0" w:space="0" w:color="auto"/>
              </w:divBdr>
            </w:div>
            <w:div w:id="2102986471">
              <w:marLeft w:val="0"/>
              <w:marRight w:val="0"/>
              <w:marTop w:val="0"/>
              <w:marBottom w:val="0"/>
              <w:divBdr>
                <w:top w:val="none" w:sz="0" w:space="0" w:color="auto"/>
                <w:left w:val="none" w:sz="0" w:space="0" w:color="auto"/>
                <w:bottom w:val="none" w:sz="0" w:space="0" w:color="auto"/>
                <w:right w:val="none" w:sz="0" w:space="0" w:color="auto"/>
              </w:divBdr>
            </w:div>
            <w:div w:id="2126734634">
              <w:marLeft w:val="0"/>
              <w:marRight w:val="0"/>
              <w:marTop w:val="0"/>
              <w:marBottom w:val="0"/>
              <w:divBdr>
                <w:top w:val="none" w:sz="0" w:space="0" w:color="auto"/>
                <w:left w:val="none" w:sz="0" w:space="0" w:color="auto"/>
                <w:bottom w:val="none" w:sz="0" w:space="0" w:color="auto"/>
                <w:right w:val="none" w:sz="0" w:space="0" w:color="auto"/>
              </w:divBdr>
            </w:div>
            <w:div w:id="2145348669">
              <w:marLeft w:val="0"/>
              <w:marRight w:val="0"/>
              <w:marTop w:val="0"/>
              <w:marBottom w:val="0"/>
              <w:divBdr>
                <w:top w:val="none" w:sz="0" w:space="0" w:color="auto"/>
                <w:left w:val="none" w:sz="0" w:space="0" w:color="auto"/>
                <w:bottom w:val="none" w:sz="0" w:space="0" w:color="auto"/>
                <w:right w:val="none" w:sz="0" w:space="0" w:color="auto"/>
              </w:divBdr>
            </w:div>
          </w:divsChild>
        </w:div>
        <w:div w:id="1271624951">
          <w:marLeft w:val="0"/>
          <w:marRight w:val="0"/>
          <w:marTop w:val="0"/>
          <w:marBottom w:val="0"/>
          <w:divBdr>
            <w:top w:val="none" w:sz="0" w:space="0" w:color="auto"/>
            <w:left w:val="none" w:sz="0" w:space="0" w:color="auto"/>
            <w:bottom w:val="none" w:sz="0" w:space="0" w:color="auto"/>
            <w:right w:val="none" w:sz="0" w:space="0" w:color="auto"/>
          </w:divBdr>
          <w:divsChild>
            <w:div w:id="27459852">
              <w:marLeft w:val="0"/>
              <w:marRight w:val="0"/>
              <w:marTop w:val="0"/>
              <w:marBottom w:val="0"/>
              <w:divBdr>
                <w:top w:val="none" w:sz="0" w:space="0" w:color="auto"/>
                <w:left w:val="none" w:sz="0" w:space="0" w:color="auto"/>
                <w:bottom w:val="none" w:sz="0" w:space="0" w:color="auto"/>
                <w:right w:val="none" w:sz="0" w:space="0" w:color="auto"/>
              </w:divBdr>
            </w:div>
            <w:div w:id="88426226">
              <w:marLeft w:val="0"/>
              <w:marRight w:val="0"/>
              <w:marTop w:val="0"/>
              <w:marBottom w:val="0"/>
              <w:divBdr>
                <w:top w:val="none" w:sz="0" w:space="0" w:color="auto"/>
                <w:left w:val="none" w:sz="0" w:space="0" w:color="auto"/>
                <w:bottom w:val="none" w:sz="0" w:space="0" w:color="auto"/>
                <w:right w:val="none" w:sz="0" w:space="0" w:color="auto"/>
              </w:divBdr>
            </w:div>
            <w:div w:id="230315995">
              <w:marLeft w:val="0"/>
              <w:marRight w:val="0"/>
              <w:marTop w:val="0"/>
              <w:marBottom w:val="0"/>
              <w:divBdr>
                <w:top w:val="none" w:sz="0" w:space="0" w:color="auto"/>
                <w:left w:val="none" w:sz="0" w:space="0" w:color="auto"/>
                <w:bottom w:val="none" w:sz="0" w:space="0" w:color="auto"/>
                <w:right w:val="none" w:sz="0" w:space="0" w:color="auto"/>
              </w:divBdr>
            </w:div>
            <w:div w:id="476385048">
              <w:marLeft w:val="0"/>
              <w:marRight w:val="0"/>
              <w:marTop w:val="0"/>
              <w:marBottom w:val="0"/>
              <w:divBdr>
                <w:top w:val="none" w:sz="0" w:space="0" w:color="auto"/>
                <w:left w:val="none" w:sz="0" w:space="0" w:color="auto"/>
                <w:bottom w:val="none" w:sz="0" w:space="0" w:color="auto"/>
                <w:right w:val="none" w:sz="0" w:space="0" w:color="auto"/>
              </w:divBdr>
            </w:div>
            <w:div w:id="580261404">
              <w:marLeft w:val="0"/>
              <w:marRight w:val="0"/>
              <w:marTop w:val="0"/>
              <w:marBottom w:val="0"/>
              <w:divBdr>
                <w:top w:val="none" w:sz="0" w:space="0" w:color="auto"/>
                <w:left w:val="none" w:sz="0" w:space="0" w:color="auto"/>
                <w:bottom w:val="none" w:sz="0" w:space="0" w:color="auto"/>
                <w:right w:val="none" w:sz="0" w:space="0" w:color="auto"/>
              </w:divBdr>
            </w:div>
            <w:div w:id="604579495">
              <w:marLeft w:val="0"/>
              <w:marRight w:val="0"/>
              <w:marTop w:val="0"/>
              <w:marBottom w:val="0"/>
              <w:divBdr>
                <w:top w:val="none" w:sz="0" w:space="0" w:color="auto"/>
                <w:left w:val="none" w:sz="0" w:space="0" w:color="auto"/>
                <w:bottom w:val="none" w:sz="0" w:space="0" w:color="auto"/>
                <w:right w:val="none" w:sz="0" w:space="0" w:color="auto"/>
              </w:divBdr>
            </w:div>
            <w:div w:id="606960705">
              <w:marLeft w:val="0"/>
              <w:marRight w:val="0"/>
              <w:marTop w:val="0"/>
              <w:marBottom w:val="0"/>
              <w:divBdr>
                <w:top w:val="none" w:sz="0" w:space="0" w:color="auto"/>
                <w:left w:val="none" w:sz="0" w:space="0" w:color="auto"/>
                <w:bottom w:val="none" w:sz="0" w:space="0" w:color="auto"/>
                <w:right w:val="none" w:sz="0" w:space="0" w:color="auto"/>
              </w:divBdr>
            </w:div>
            <w:div w:id="815294356">
              <w:marLeft w:val="0"/>
              <w:marRight w:val="0"/>
              <w:marTop w:val="0"/>
              <w:marBottom w:val="0"/>
              <w:divBdr>
                <w:top w:val="none" w:sz="0" w:space="0" w:color="auto"/>
                <w:left w:val="none" w:sz="0" w:space="0" w:color="auto"/>
                <w:bottom w:val="none" w:sz="0" w:space="0" w:color="auto"/>
                <w:right w:val="none" w:sz="0" w:space="0" w:color="auto"/>
              </w:divBdr>
            </w:div>
            <w:div w:id="843663381">
              <w:marLeft w:val="0"/>
              <w:marRight w:val="0"/>
              <w:marTop w:val="0"/>
              <w:marBottom w:val="0"/>
              <w:divBdr>
                <w:top w:val="none" w:sz="0" w:space="0" w:color="auto"/>
                <w:left w:val="none" w:sz="0" w:space="0" w:color="auto"/>
                <w:bottom w:val="none" w:sz="0" w:space="0" w:color="auto"/>
                <w:right w:val="none" w:sz="0" w:space="0" w:color="auto"/>
              </w:divBdr>
            </w:div>
            <w:div w:id="1002975792">
              <w:marLeft w:val="0"/>
              <w:marRight w:val="0"/>
              <w:marTop w:val="0"/>
              <w:marBottom w:val="0"/>
              <w:divBdr>
                <w:top w:val="none" w:sz="0" w:space="0" w:color="auto"/>
                <w:left w:val="none" w:sz="0" w:space="0" w:color="auto"/>
                <w:bottom w:val="none" w:sz="0" w:space="0" w:color="auto"/>
                <w:right w:val="none" w:sz="0" w:space="0" w:color="auto"/>
              </w:divBdr>
            </w:div>
            <w:div w:id="1036739381">
              <w:marLeft w:val="0"/>
              <w:marRight w:val="0"/>
              <w:marTop w:val="0"/>
              <w:marBottom w:val="0"/>
              <w:divBdr>
                <w:top w:val="none" w:sz="0" w:space="0" w:color="auto"/>
                <w:left w:val="none" w:sz="0" w:space="0" w:color="auto"/>
                <w:bottom w:val="none" w:sz="0" w:space="0" w:color="auto"/>
                <w:right w:val="none" w:sz="0" w:space="0" w:color="auto"/>
              </w:divBdr>
            </w:div>
            <w:div w:id="1186211273">
              <w:marLeft w:val="0"/>
              <w:marRight w:val="0"/>
              <w:marTop w:val="0"/>
              <w:marBottom w:val="0"/>
              <w:divBdr>
                <w:top w:val="none" w:sz="0" w:space="0" w:color="auto"/>
                <w:left w:val="none" w:sz="0" w:space="0" w:color="auto"/>
                <w:bottom w:val="none" w:sz="0" w:space="0" w:color="auto"/>
                <w:right w:val="none" w:sz="0" w:space="0" w:color="auto"/>
              </w:divBdr>
            </w:div>
            <w:div w:id="1306860967">
              <w:marLeft w:val="0"/>
              <w:marRight w:val="0"/>
              <w:marTop w:val="0"/>
              <w:marBottom w:val="0"/>
              <w:divBdr>
                <w:top w:val="none" w:sz="0" w:space="0" w:color="auto"/>
                <w:left w:val="none" w:sz="0" w:space="0" w:color="auto"/>
                <w:bottom w:val="none" w:sz="0" w:space="0" w:color="auto"/>
                <w:right w:val="none" w:sz="0" w:space="0" w:color="auto"/>
              </w:divBdr>
            </w:div>
            <w:div w:id="1853256023">
              <w:marLeft w:val="0"/>
              <w:marRight w:val="0"/>
              <w:marTop w:val="0"/>
              <w:marBottom w:val="0"/>
              <w:divBdr>
                <w:top w:val="none" w:sz="0" w:space="0" w:color="auto"/>
                <w:left w:val="none" w:sz="0" w:space="0" w:color="auto"/>
                <w:bottom w:val="none" w:sz="0" w:space="0" w:color="auto"/>
                <w:right w:val="none" w:sz="0" w:space="0" w:color="auto"/>
              </w:divBdr>
            </w:div>
            <w:div w:id="2072606988">
              <w:marLeft w:val="0"/>
              <w:marRight w:val="0"/>
              <w:marTop w:val="0"/>
              <w:marBottom w:val="0"/>
              <w:divBdr>
                <w:top w:val="none" w:sz="0" w:space="0" w:color="auto"/>
                <w:left w:val="none" w:sz="0" w:space="0" w:color="auto"/>
                <w:bottom w:val="none" w:sz="0" w:space="0" w:color="auto"/>
                <w:right w:val="none" w:sz="0" w:space="0" w:color="auto"/>
              </w:divBdr>
            </w:div>
            <w:div w:id="2093233347">
              <w:marLeft w:val="0"/>
              <w:marRight w:val="0"/>
              <w:marTop w:val="0"/>
              <w:marBottom w:val="0"/>
              <w:divBdr>
                <w:top w:val="none" w:sz="0" w:space="0" w:color="auto"/>
                <w:left w:val="none" w:sz="0" w:space="0" w:color="auto"/>
                <w:bottom w:val="none" w:sz="0" w:space="0" w:color="auto"/>
                <w:right w:val="none" w:sz="0" w:space="0" w:color="auto"/>
              </w:divBdr>
            </w:div>
            <w:div w:id="213169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PC_Form\PCform2010_styl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1ADB0-2F1C-4C76-AE64-0F96942E7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PCform2010_style</Template>
  <TotalTime>220</TotalTime>
  <Pages>10</Pages>
  <Words>2932</Words>
  <Characters>16714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NRC</Company>
  <LinksUpToDate>false</LinksUpToDate>
  <CharactersWithSpaces>19607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Tikhonova</dc:creator>
  <cp:keywords/>
  <dc:description/>
  <cp:lastModifiedBy>Dang, Tommy HOUS:EX</cp:lastModifiedBy>
  <cp:revision>17</cp:revision>
  <dcterms:created xsi:type="dcterms:W3CDTF">2023-07-26T20:32:00Z</dcterms:created>
  <dcterms:modified xsi:type="dcterms:W3CDTF">2023-09-01T23:53:00Z</dcterms:modified>
</cp:coreProperties>
</file>